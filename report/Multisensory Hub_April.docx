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76901" w14:textId="79A2A732" w:rsidR="006912A8" w:rsidRPr="006912A8" w:rsidRDefault="249334B1" w:rsidP="6A31513F">
      <w:pPr>
        <w:pStyle w:val="Title"/>
        <w:rPr>
          <w:color w:val="0F4761" w:themeColor="accent1" w:themeShade="BF"/>
          <w:sz w:val="40"/>
          <w:szCs w:val="40"/>
        </w:rPr>
      </w:pPr>
      <w:r>
        <w:t xml:space="preserve">Welcome to </w:t>
      </w:r>
      <w:r w:rsidR="006912A8">
        <w:t xml:space="preserve">Multisensory </w:t>
      </w:r>
      <w:r w:rsidR="20F56294">
        <w:t>Futures</w:t>
      </w:r>
    </w:p>
    <w:p w14:paraId="631692CB" w14:textId="5E510FFD" w:rsidR="006912A8" w:rsidRPr="006912A8" w:rsidRDefault="20F56294" w:rsidP="6A31513F">
      <w:pPr>
        <w:pStyle w:val="Subtitle"/>
      </w:pPr>
      <w:r>
        <w:t xml:space="preserve"> </w:t>
      </w:r>
      <w:r w:rsidR="5872087D">
        <w:t xml:space="preserve">A resource </w:t>
      </w:r>
      <w:r w:rsidR="006912A8">
        <w:t>hub</w:t>
      </w:r>
      <w:r w:rsidR="5872087D">
        <w:t xml:space="preserve"> </w:t>
      </w:r>
      <w:r w:rsidR="6805AE88">
        <w:t>for the creative industries</w:t>
      </w:r>
    </w:p>
    <w:p w14:paraId="61B69D53" w14:textId="35C51FCB" w:rsidR="28125DA7" w:rsidRDefault="47483753" w:rsidP="325FB9AB">
      <w:pPr>
        <w:spacing w:before="240" w:after="240"/>
      </w:pPr>
      <w:r w:rsidRPr="6A31513F">
        <w:rPr>
          <w:rFonts w:ascii="Aptos" w:eastAsia="Aptos" w:hAnsi="Aptos" w:cs="Aptos"/>
        </w:rPr>
        <w:t>Imagine a future in which you can feel your favourite stories</w:t>
      </w:r>
      <w:r w:rsidR="0EFF816E" w:rsidRPr="6A31513F">
        <w:rPr>
          <w:rFonts w:ascii="Aptos" w:eastAsia="Aptos" w:hAnsi="Aptos" w:cs="Aptos"/>
        </w:rPr>
        <w:t xml:space="preserve"> –</w:t>
      </w:r>
      <w:r w:rsidRPr="6A31513F">
        <w:rPr>
          <w:rFonts w:ascii="Aptos" w:eastAsia="Aptos" w:hAnsi="Aptos" w:cs="Aptos"/>
        </w:rPr>
        <w:t xml:space="preserve"> sensing the heat and vibration of a high-speed car chase or crunching leaves under your feet as you walk towards a deserted house in the woods. In real life, we experience the world in multiple ways at once: seeing, hearing, touching, smelling, even sensing our own heartbeats. If the technologies of the future can simulate multisensory experience more fully, this will bring our imagined worlds to life more vividly, delivering more meaningful engagement, intense emotions and </w:t>
      </w:r>
      <w:commentRangeStart w:id="0"/>
      <w:commentRangeStart w:id="1"/>
      <w:commentRangeStart w:id="2"/>
      <w:r w:rsidRPr="6A31513F">
        <w:rPr>
          <w:rFonts w:ascii="Aptos" w:eastAsia="Aptos" w:hAnsi="Aptos" w:cs="Aptos"/>
        </w:rPr>
        <w:t>longer-lasting memories for audiences.</w:t>
      </w:r>
    </w:p>
    <w:p w14:paraId="0CC8D5B6" w14:textId="6659C693" w:rsidR="00B036CE" w:rsidRPr="00B036CE" w:rsidRDefault="50966809" w:rsidP="6A31513F">
      <w:pPr>
        <w:spacing w:before="240" w:after="240"/>
      </w:pPr>
      <w:r w:rsidRPr="6A31513F">
        <w:rPr>
          <w:rFonts w:ascii="Aptos" w:eastAsia="Aptos" w:hAnsi="Aptos" w:cs="Aptos"/>
        </w:rPr>
        <w:t>This hub is designed to help make that future a reality, providing i</w:t>
      </w:r>
      <w:commentRangeEnd w:id="0"/>
      <w:r w:rsidR="00B036CE">
        <w:rPr>
          <w:rStyle w:val="CommentReference"/>
          <w:sz w:val="24"/>
          <w:szCs w:val="24"/>
        </w:rPr>
        <w:commentReference w:id="0"/>
      </w:r>
      <w:commentRangeEnd w:id="1"/>
      <w:r>
        <w:rPr>
          <w:rStyle w:val="CommentReference"/>
          <w:sz w:val="24"/>
          <w:szCs w:val="24"/>
        </w:rPr>
        <w:commentReference w:id="1"/>
      </w:r>
      <w:commentRangeEnd w:id="2"/>
      <w:r>
        <w:rPr>
          <w:rStyle w:val="CommentReference"/>
          <w:sz w:val="24"/>
          <w:szCs w:val="24"/>
        </w:rPr>
        <w:commentReference w:id="2"/>
      </w:r>
      <w:r w:rsidR="406C88DC">
        <w:t>nsights, tips and resources for working inclusively with the senses</w:t>
      </w:r>
      <w:r w:rsidR="2E5A62AF">
        <w:t>.</w:t>
      </w:r>
      <w:r w:rsidR="300CBA93">
        <w:t xml:space="preserve"> </w:t>
      </w:r>
      <w:r w:rsidR="00B036CE">
        <w:t xml:space="preserve">Think of </w:t>
      </w:r>
      <w:r w:rsidR="3A57348A">
        <w:t>it</w:t>
      </w:r>
      <w:r w:rsidR="00B036CE">
        <w:t xml:space="preserve"> less like a report you read and more like one you explore – a richly interactive map of multisensory ideas, references and design nudges </w:t>
      </w:r>
      <w:r w:rsidR="0CE06573">
        <w:t xml:space="preserve">which </w:t>
      </w:r>
      <w:r w:rsidR="00B036CE">
        <w:t>you can lift straight into production.</w:t>
      </w:r>
    </w:p>
    <w:p w14:paraId="0FBB6ADB" w14:textId="5CD84F03" w:rsidR="00B036CE" w:rsidRPr="00B036CE" w:rsidRDefault="00B036CE" w:rsidP="00941537">
      <w:pPr>
        <w:pStyle w:val="Heading3"/>
      </w:pPr>
      <w:bookmarkStart w:id="4" w:name="_Toc1774298370"/>
      <w:r>
        <w:t>Why multisensory now?</w:t>
      </w:r>
      <w:bookmarkEnd w:id="4"/>
    </w:p>
    <w:p w14:paraId="23FF0ED4" w14:textId="7EC10FE0" w:rsidR="00B036CE" w:rsidRPr="00B036CE" w:rsidRDefault="3EFC105A" w:rsidP="00B036CE">
      <w:r>
        <w:t>M</w:t>
      </w:r>
      <w:r w:rsidR="00B036CE">
        <w:t>ultisensory work matters: it can deepen presence and emotion</w:t>
      </w:r>
      <w:r w:rsidR="4CDA71C4">
        <w:t xml:space="preserve"> as well as</w:t>
      </w:r>
      <w:r w:rsidR="00B036CE">
        <w:t xml:space="preserve"> </w:t>
      </w:r>
      <w:r w:rsidR="026D9938">
        <w:t>create longer-lasting memories</w:t>
      </w:r>
      <w:r w:rsidR="00B036CE">
        <w:t xml:space="preserve">. [Multisensory Value] </w:t>
      </w:r>
      <w:r w:rsidR="66168A31">
        <w:t>There is also</w:t>
      </w:r>
      <w:r w:rsidR="00B036CE">
        <w:t xml:space="preserve"> a growing appetite for immersive, interactive and multisensory events</w:t>
      </w:r>
      <w:r w:rsidR="559FC399">
        <w:t xml:space="preserve">, </w:t>
      </w:r>
      <w:r w:rsidR="00B036CE">
        <w:t>particularly where they support meaningful emotional engagement. [Audience trends towards multisensory]</w:t>
      </w:r>
    </w:p>
    <w:p w14:paraId="0AE8A87F" w14:textId="67EB4BA1" w:rsidR="00B036CE" w:rsidRPr="00B036CE" w:rsidRDefault="00B036CE" w:rsidP="00B036CE">
      <w:r>
        <w:t xml:space="preserve">But </w:t>
      </w:r>
      <w:r w:rsidRPr="6A31513F">
        <w:rPr>
          <w:b/>
          <w:bCs/>
        </w:rPr>
        <w:t>more sensation isn’t the point</w:t>
      </w:r>
      <w:r>
        <w:t xml:space="preserve">. The point is </w:t>
      </w:r>
      <w:r w:rsidRPr="509986BF">
        <w:t xml:space="preserve">the </w:t>
      </w:r>
      <w:r w:rsidRPr="6A31513F">
        <w:rPr>
          <w:i/>
          <w:iCs/>
        </w:rPr>
        <w:t xml:space="preserve">right sensation, at the right time, </w:t>
      </w:r>
      <w:r w:rsidR="00FD7938" w:rsidRPr="6A31513F">
        <w:rPr>
          <w:i/>
          <w:iCs/>
        </w:rPr>
        <w:t>grounded in purpose</w:t>
      </w:r>
      <w:r>
        <w:t xml:space="preserve">. </w:t>
      </w:r>
      <w:r w:rsidR="51BE35AB">
        <w:t>Indeed,</w:t>
      </w:r>
      <w:r>
        <w:t xml:space="preserve"> </w:t>
      </w:r>
      <w:r w:rsidRPr="6A31513F">
        <w:rPr>
          <w:i/>
          <w:iCs/>
        </w:rPr>
        <w:t>less</w:t>
      </w:r>
      <w:r>
        <w:t xml:space="preserve"> </w:t>
      </w:r>
      <w:r w:rsidRPr="6A31513F">
        <w:rPr>
          <w:i/>
          <w:iCs/>
        </w:rPr>
        <w:t xml:space="preserve">sensation </w:t>
      </w:r>
      <w:r>
        <w:t>can often be more! [Multisensory experience]</w:t>
      </w:r>
    </w:p>
    <w:p w14:paraId="1A94BC92" w14:textId="6B99A0E9" w:rsidR="00B036CE" w:rsidRPr="00B036CE" w:rsidRDefault="00B036CE" w:rsidP="00941537">
      <w:pPr>
        <w:pStyle w:val="Heading3"/>
      </w:pPr>
      <w:bookmarkStart w:id="5" w:name="_Toc336827877"/>
      <w:r>
        <w:t>Inclusion isn’t a bolt</w:t>
      </w:r>
      <w:r w:rsidR="7A10B237">
        <w:t>-</w:t>
      </w:r>
      <w:r>
        <w:t>on and multisensory isn’t automatically inclusive</w:t>
      </w:r>
      <w:bookmarkEnd w:id="5"/>
    </w:p>
    <w:p w14:paraId="5712FBDD" w14:textId="76428AFB" w:rsidR="00B036CE" w:rsidRPr="00B036CE" w:rsidRDefault="00053524" w:rsidP="00B036CE">
      <w:r>
        <w:t xml:space="preserve">Openness is required when creating inclusive multisensory experiences, as we cannot presume to know what </w:t>
      </w:r>
      <w:r w:rsidR="3E196461">
        <w:t xml:space="preserve">all </w:t>
      </w:r>
      <w:r>
        <w:t>users need</w:t>
      </w:r>
      <w:r w:rsidR="005C7A97">
        <w:t xml:space="preserve">. For instance, while </w:t>
      </w:r>
      <w:r w:rsidR="39B0D4C5">
        <w:t xml:space="preserve">the introduction of </w:t>
      </w:r>
      <w:r w:rsidR="005C7A97">
        <w:t>haptics is often considered helpful for all blind individuals, preferences</w:t>
      </w:r>
      <w:r w:rsidR="61BAD14B">
        <w:t>, abilities</w:t>
      </w:r>
      <w:r w:rsidR="005C7A97">
        <w:t xml:space="preserve"> and situations </w:t>
      </w:r>
      <w:r w:rsidR="00414534">
        <w:t xml:space="preserve">vary </w:t>
      </w:r>
      <w:r w:rsidR="2EF01BED">
        <w:t>significantly</w:t>
      </w:r>
      <w:r w:rsidR="005C7A97">
        <w:t xml:space="preserve">. </w:t>
      </w:r>
      <w:r w:rsidR="09016E50">
        <w:t xml:space="preserve">Treating haptics as a </w:t>
      </w:r>
      <w:r w:rsidR="09016E50" w:rsidRPr="509986BF">
        <w:rPr>
          <w:i/>
        </w:rPr>
        <w:t>tick-box inclusion measure</w:t>
      </w:r>
      <w:r w:rsidR="09016E50">
        <w:t xml:space="preserve"> risks overlooking this diversity</w:t>
      </w:r>
      <w:r w:rsidR="0E9D66FE">
        <w:t xml:space="preserve"> and may act to limit creative exploration for inclusion</w:t>
      </w:r>
      <w:r w:rsidR="09016E50">
        <w:t>.</w:t>
      </w:r>
      <w:r w:rsidR="005C7A97">
        <w:t xml:space="preserve"> </w:t>
      </w:r>
      <w:r w:rsidR="00B036CE">
        <w:t>[Multisensory experience]</w:t>
      </w:r>
    </w:p>
    <w:p w14:paraId="2E3F03EE" w14:textId="5495B052" w:rsidR="00B036CE" w:rsidRPr="00B036CE" w:rsidRDefault="208A5EE7" w:rsidP="00B036CE">
      <w:r>
        <w:t>The temptation to add new and exciting sensations also brings with it a risk of overload</w:t>
      </w:r>
      <w:r w:rsidR="51E2FD3F">
        <w:t>. W</w:t>
      </w:r>
      <w:r w:rsidR="00B036CE">
        <w:t xml:space="preserve">hen </w:t>
      </w:r>
      <w:r w:rsidR="44DB5CE9">
        <w:t xml:space="preserve">sensory input becomes </w:t>
      </w:r>
      <w:r w:rsidR="44DB5CE9" w:rsidRPr="6A31513F">
        <w:rPr>
          <w:i/>
          <w:iCs/>
        </w:rPr>
        <w:t>too overwhelming</w:t>
      </w:r>
      <w:r w:rsidR="44DB5CE9">
        <w:t xml:space="preserve"> </w:t>
      </w:r>
      <w:r w:rsidR="00B036CE">
        <w:t xml:space="preserve">for someone, </w:t>
      </w:r>
      <w:r w:rsidR="4C0C3AC4">
        <w:t>tools like</w:t>
      </w:r>
      <w:r w:rsidR="4C0C3AC4" w:rsidRPr="509986BF">
        <w:rPr>
          <w:i/>
        </w:rPr>
        <w:t xml:space="preserve"> </w:t>
      </w:r>
      <w:r w:rsidR="00B036CE" w:rsidRPr="509986BF">
        <w:rPr>
          <w:i/>
        </w:rPr>
        <w:t xml:space="preserve">sensory guides </w:t>
      </w:r>
      <w:r w:rsidR="00B036CE" w:rsidRPr="509986BF">
        <w:t xml:space="preserve">and </w:t>
      </w:r>
      <w:r w:rsidR="00B036CE" w:rsidRPr="509986BF">
        <w:rPr>
          <w:i/>
        </w:rPr>
        <w:t>refuge spaces</w:t>
      </w:r>
      <w:r w:rsidR="00B036CE">
        <w:t xml:space="preserve"> can </w:t>
      </w:r>
      <w:r w:rsidR="0D040BCD">
        <w:t xml:space="preserve">matter just as much as the </w:t>
      </w:r>
      <w:r w:rsidR="00B036CE" w:rsidRPr="509986BF">
        <w:rPr>
          <w:i/>
        </w:rPr>
        <w:t>effect</w:t>
      </w:r>
      <w:r w:rsidR="387A4366" w:rsidRPr="509986BF">
        <w:rPr>
          <w:i/>
        </w:rPr>
        <w:t>s</w:t>
      </w:r>
      <w:r w:rsidR="64475E27" w:rsidRPr="509986BF">
        <w:rPr>
          <w:i/>
        </w:rPr>
        <w:t xml:space="preserve"> </w:t>
      </w:r>
      <w:r w:rsidR="64475E27">
        <w:t>themselves</w:t>
      </w:r>
      <w:r w:rsidR="00B036CE">
        <w:t>. [Multisensory Value]</w:t>
      </w:r>
    </w:p>
    <w:p w14:paraId="42869767" w14:textId="77777777" w:rsidR="00B036CE" w:rsidRPr="00B036CE" w:rsidRDefault="00B036CE" w:rsidP="00941537">
      <w:pPr>
        <w:pStyle w:val="Heading3"/>
      </w:pPr>
      <w:bookmarkStart w:id="6" w:name="_Toc1590234682"/>
      <w:r w:rsidRPr="00B036CE">
        <w:t xml:space="preserve">Design lessons you can use </w:t>
      </w:r>
      <w:bookmarkStart w:id="7" w:name="_Int_oB4K1QLG"/>
      <w:r w:rsidRPr="00B036CE">
        <w:t>immediately</w:t>
      </w:r>
      <w:bookmarkEnd w:id="6"/>
      <w:bookmarkEnd w:id="7"/>
    </w:p>
    <w:p w14:paraId="406B315F" w14:textId="39C944C0" w:rsidR="00B036CE" w:rsidRPr="00B036CE" w:rsidRDefault="00B036CE" w:rsidP="00B036CE">
      <w:r w:rsidRPr="6BA7A3B6">
        <w:rPr>
          <w:b/>
          <w:bCs/>
        </w:rPr>
        <w:t>1)</w:t>
      </w:r>
      <w:r w:rsidRPr="509986BF">
        <w:rPr>
          <w:b/>
          <w:i/>
        </w:rPr>
        <w:t xml:space="preserve"> </w:t>
      </w:r>
      <w:r w:rsidRPr="509986BF">
        <w:rPr>
          <w:b/>
          <w:bCs/>
          <w:i/>
          <w:iCs/>
        </w:rPr>
        <w:t>Lo</w:t>
      </w:r>
      <w:r w:rsidRPr="509986BF">
        <w:rPr>
          <w:b/>
          <w:i/>
        </w:rPr>
        <w:t xml:space="preserve">–fi </w:t>
      </w:r>
      <w:r w:rsidRPr="6BA7A3B6">
        <w:rPr>
          <w:b/>
          <w:bCs/>
        </w:rPr>
        <w:t>can do serious heavy lifting</w:t>
      </w:r>
      <w:r w:rsidR="669572FB" w:rsidRPr="6BA7A3B6">
        <w:rPr>
          <w:b/>
          <w:bCs/>
        </w:rPr>
        <w:t xml:space="preserve">... </w:t>
      </w:r>
      <w:r w:rsidRPr="6BA7A3B6">
        <w:rPr>
          <w:b/>
          <w:bCs/>
        </w:rPr>
        <w:t>if it’s motivated</w:t>
      </w:r>
    </w:p>
    <w:p w14:paraId="3D192190" w14:textId="4D31C336" w:rsidR="00B036CE" w:rsidRPr="00B036CE" w:rsidRDefault="00B036CE" w:rsidP="00B036CE">
      <w:r>
        <w:lastRenderedPageBreak/>
        <w:t>In</w:t>
      </w:r>
      <w:r w:rsidR="00DF4106">
        <w:t xml:space="preserve"> </w:t>
      </w:r>
      <w:r w:rsidRPr="6A31513F">
        <w:rPr>
          <w:b/>
          <w:bCs/>
          <w:i/>
          <w:iCs/>
        </w:rPr>
        <w:t>Current, Rising</w:t>
      </w:r>
      <w:r w:rsidR="781E30AC" w:rsidRPr="00DF4106">
        <w:t xml:space="preserve"> –</w:t>
      </w:r>
      <w:r w:rsidR="781E30AC" w:rsidRPr="6A31513F">
        <w:rPr>
          <w:i/>
          <w:iCs/>
        </w:rPr>
        <w:t xml:space="preserve"> </w:t>
      </w:r>
      <w:r>
        <w:t>a location–based hyper</w:t>
      </w:r>
      <w:r w:rsidR="1B8DDC9C">
        <w:t>-</w:t>
      </w:r>
      <w:r>
        <w:t xml:space="preserve">reality opera combining </w:t>
      </w:r>
      <w:r w:rsidR="088929C8">
        <w:t>Virtual Reality (</w:t>
      </w:r>
      <w:r>
        <w:t>VR</w:t>
      </w:r>
      <w:r w:rsidR="4FA0F380">
        <w:t>)</w:t>
      </w:r>
      <w:r>
        <w:t xml:space="preserve"> with free</w:t>
      </w:r>
      <w:r w:rsidR="0297A534">
        <w:t>-</w:t>
      </w:r>
      <w:r>
        <w:t>roam movement, wind, floor vibrations and more</w:t>
      </w:r>
      <w:r w:rsidR="2188531F">
        <w:t xml:space="preserve"> –</w:t>
      </w:r>
      <w:r w:rsidR="4BBF3CC0">
        <w:t xml:space="preserve"> </w:t>
      </w:r>
      <w:r w:rsidRPr="001A33A8">
        <w:t xml:space="preserve">audiences reported that blowing wind and free movement had the </w:t>
      </w:r>
      <w:r w:rsidR="21A1318A" w:rsidRPr="001A33A8">
        <w:t xml:space="preserve">greatest </w:t>
      </w:r>
      <w:r w:rsidRPr="001A33A8">
        <w:t>impact</w:t>
      </w:r>
      <w:r>
        <w:t xml:space="preserve"> on their sense of presence. </w:t>
      </w:r>
      <w:r w:rsidR="29D2E8CC">
        <w:t>However</w:t>
      </w:r>
      <w:r w:rsidR="52232389">
        <w:t>,</w:t>
      </w:r>
      <w:r w:rsidR="29D2E8CC" w:rsidRPr="011B71A1">
        <w:rPr>
          <w:i/>
        </w:rPr>
        <w:t xml:space="preserve"> </w:t>
      </w:r>
      <w:hyperlink r:id="rId15">
        <w:r w:rsidR="0F07B69B" w:rsidRPr="011B71A1">
          <w:rPr>
            <w:rStyle w:val="Hyperlink"/>
            <w:i/>
            <w:iCs/>
          </w:rPr>
          <w:t>Figment Productions</w:t>
        </w:r>
      </w:hyperlink>
      <w:r w:rsidR="001A33A8" w:rsidRPr="011B71A1">
        <w:rPr>
          <w:i/>
        </w:rPr>
        <w:t xml:space="preserve"> </w:t>
      </w:r>
      <w:r w:rsidR="33815E2F">
        <w:t>–</w:t>
      </w:r>
      <w:r w:rsidR="33815E2F" w:rsidRPr="011B71A1">
        <w:rPr>
          <w:i/>
          <w:iCs/>
        </w:rPr>
        <w:t xml:space="preserve"> </w:t>
      </w:r>
      <w:r w:rsidR="0C2C847E">
        <w:t xml:space="preserve">the company </w:t>
      </w:r>
      <w:r w:rsidR="5BE2EE84">
        <w:t xml:space="preserve">that </w:t>
      </w:r>
      <w:r w:rsidR="0C2C847E">
        <w:t xml:space="preserve">created </w:t>
      </w:r>
      <w:r w:rsidR="0C2C847E" w:rsidRPr="6A31513F">
        <w:rPr>
          <w:b/>
          <w:bCs/>
          <w:i/>
          <w:iCs/>
        </w:rPr>
        <w:t>Current, Rising</w:t>
      </w:r>
      <w:r w:rsidR="550CBB3E" w:rsidRPr="011B71A1">
        <w:rPr>
          <w:b/>
          <w:bCs/>
          <w:i/>
          <w:iCs/>
        </w:rPr>
        <w:t xml:space="preserve"> </w:t>
      </w:r>
      <w:r w:rsidR="550CBB3E">
        <w:t>–</w:t>
      </w:r>
      <w:r w:rsidR="0C2C847E" w:rsidRPr="011B71A1">
        <w:rPr>
          <w:i/>
        </w:rPr>
        <w:t xml:space="preserve"> </w:t>
      </w:r>
      <w:r w:rsidR="001A33A8">
        <w:t xml:space="preserve">reported that one of the best sensory effects they ever delivered was </w:t>
      </w:r>
      <w:r w:rsidR="2EEB22DD">
        <w:t>create</w:t>
      </w:r>
      <w:r w:rsidR="1145B7A0">
        <w:t>d far more simply</w:t>
      </w:r>
      <w:r w:rsidR="2C75448D">
        <w:t>,</w:t>
      </w:r>
      <w:r w:rsidR="1145B7A0">
        <w:t xml:space="preserve"> </w:t>
      </w:r>
      <w:commentRangeStart w:id="8"/>
      <w:commentRangeStart w:id="9"/>
      <w:commentRangeStart w:id="10"/>
      <w:r w:rsidR="1145B7A0">
        <w:t xml:space="preserve">via </w:t>
      </w:r>
      <w:r w:rsidR="001A33A8">
        <w:t>gravel glued onto hardboard</w:t>
      </w:r>
      <w:r w:rsidR="5920DC91">
        <w:t xml:space="preserve"> that people walked on</w:t>
      </w:r>
      <w:r w:rsidR="096028FA">
        <w:t>.</w:t>
      </w:r>
      <w:commentRangeEnd w:id="8"/>
      <w:r>
        <w:rPr>
          <w:rStyle w:val="CommentReference"/>
          <w:sz w:val="24"/>
          <w:szCs w:val="24"/>
        </w:rPr>
        <w:commentReference w:id="8"/>
      </w:r>
      <w:commentRangeEnd w:id="9"/>
      <w:r>
        <w:rPr>
          <w:rStyle w:val="CommentReference"/>
          <w:sz w:val="24"/>
          <w:szCs w:val="24"/>
        </w:rPr>
        <w:commentReference w:id="9"/>
      </w:r>
      <w:commentRangeEnd w:id="10"/>
      <w:r>
        <w:rPr>
          <w:rStyle w:val="CommentReference"/>
          <w:sz w:val="24"/>
          <w:szCs w:val="24"/>
        </w:rPr>
        <w:commentReference w:id="10"/>
      </w:r>
      <w:commentRangeStart w:id="12"/>
      <w:r>
        <w:t xml:space="preserve">  </w:t>
      </w:r>
      <w:commentRangeEnd w:id="12"/>
      <w:r w:rsidR="001A33A8">
        <w:rPr>
          <w:rStyle w:val="CommentReference"/>
          <w:sz w:val="24"/>
          <w:szCs w:val="24"/>
        </w:rPr>
        <w:commentReference w:id="12"/>
      </w:r>
      <w:r w:rsidR="01485E79">
        <w:t>It cost only a f</w:t>
      </w:r>
      <w:r>
        <w:t>ew pounds</w:t>
      </w:r>
      <w:r w:rsidR="38A7C153">
        <w:t xml:space="preserve">, yet it made a huge </w:t>
      </w:r>
      <w:r>
        <w:t>boost to immersion. [Case study: Current, Rising]</w:t>
      </w:r>
      <w:commentRangeStart w:id="13"/>
      <w:commentRangeEnd w:id="13"/>
      <w:r w:rsidR="001A33A8" w:rsidRPr="00B036CE">
        <w:rPr>
          <w:rStyle w:val="CommentReference"/>
          <w:sz w:val="24"/>
          <w:szCs w:val="24"/>
        </w:rPr>
        <w:commentReference w:id="13"/>
      </w:r>
    </w:p>
    <w:p w14:paraId="08295461" w14:textId="41384EBD" w:rsidR="00B036CE" w:rsidRPr="00B036CE" w:rsidRDefault="00B036CE" w:rsidP="00B036CE">
      <w:r w:rsidRPr="6A31513F">
        <w:rPr>
          <w:b/>
          <w:bCs/>
        </w:rPr>
        <w:t>Tip:</w:t>
      </w:r>
      <w:r>
        <w:t xml:space="preserve"> </w:t>
      </w:r>
      <w:r w:rsidR="4E9F1A7B">
        <w:t xml:space="preserve">Even very simple sensory effects can </w:t>
      </w:r>
      <w:r w:rsidR="273D2102">
        <w:t xml:space="preserve">have significant impact if they are </w:t>
      </w:r>
      <w:r>
        <w:t>clear</w:t>
      </w:r>
      <w:r w:rsidR="6231E147">
        <w:t>ly</w:t>
      </w:r>
      <w:r>
        <w:t xml:space="preserve"> connect</w:t>
      </w:r>
      <w:r w:rsidR="2FA6BDC2">
        <w:t xml:space="preserve">ed </w:t>
      </w:r>
      <w:r>
        <w:t xml:space="preserve">to </w:t>
      </w:r>
      <w:r w:rsidR="5057C6AB">
        <w:t>the audience’s expectations</w:t>
      </w:r>
      <w:r>
        <w:t>. Context and motivation matter.</w:t>
      </w:r>
    </w:p>
    <w:p w14:paraId="3496B028" w14:textId="78103EB1" w:rsidR="00B036CE" w:rsidRPr="00B036CE" w:rsidRDefault="00B036CE" w:rsidP="6BA7A3B6">
      <w:pPr>
        <w:rPr>
          <w:b/>
          <w:i/>
        </w:rPr>
      </w:pPr>
      <w:r w:rsidRPr="6BA7A3B6">
        <w:rPr>
          <w:b/>
          <w:bCs/>
        </w:rPr>
        <w:t xml:space="preserve">2) Chase </w:t>
      </w:r>
      <w:r w:rsidR="5CAC0B88" w:rsidRPr="011B71A1">
        <w:rPr>
          <w:b/>
          <w:bCs/>
          <w:i/>
          <w:iCs/>
        </w:rPr>
        <w:t>q</w:t>
      </w:r>
      <w:r w:rsidRPr="011B71A1">
        <w:rPr>
          <w:b/>
          <w:bCs/>
          <w:i/>
          <w:iCs/>
        </w:rPr>
        <w:t>uality</w:t>
      </w:r>
      <w:r w:rsidRPr="011B71A1">
        <w:rPr>
          <w:b/>
          <w:i/>
        </w:rPr>
        <w:t xml:space="preserve"> of </w:t>
      </w:r>
      <w:r w:rsidR="18E67C6C" w:rsidRPr="011B71A1">
        <w:rPr>
          <w:b/>
          <w:bCs/>
          <w:i/>
          <w:iCs/>
        </w:rPr>
        <w:t>e</w:t>
      </w:r>
      <w:r w:rsidRPr="011B71A1">
        <w:rPr>
          <w:b/>
          <w:bCs/>
          <w:i/>
          <w:iCs/>
        </w:rPr>
        <w:t>xperience</w:t>
      </w:r>
      <w:r w:rsidRPr="6BA7A3B6">
        <w:rPr>
          <w:b/>
          <w:bCs/>
        </w:rPr>
        <w:t xml:space="preserve">, not just </w:t>
      </w:r>
      <w:r w:rsidR="6DF61A57" w:rsidRPr="011B71A1">
        <w:rPr>
          <w:b/>
          <w:bCs/>
          <w:i/>
          <w:iCs/>
        </w:rPr>
        <w:t>q</w:t>
      </w:r>
      <w:r w:rsidRPr="011B71A1">
        <w:rPr>
          <w:b/>
          <w:bCs/>
          <w:i/>
          <w:iCs/>
        </w:rPr>
        <w:t>uality</w:t>
      </w:r>
      <w:r w:rsidRPr="011B71A1">
        <w:rPr>
          <w:b/>
          <w:i/>
        </w:rPr>
        <w:t xml:space="preserve"> of </w:t>
      </w:r>
      <w:r w:rsidR="61124A91" w:rsidRPr="011B71A1">
        <w:rPr>
          <w:b/>
          <w:bCs/>
          <w:i/>
          <w:iCs/>
        </w:rPr>
        <w:t>s</w:t>
      </w:r>
      <w:r w:rsidRPr="011B71A1">
        <w:rPr>
          <w:b/>
          <w:bCs/>
          <w:i/>
          <w:iCs/>
        </w:rPr>
        <w:t>ervice</w:t>
      </w:r>
    </w:p>
    <w:p w14:paraId="2BA00136" w14:textId="71D79388" w:rsidR="00B036CE" w:rsidRPr="00B036CE" w:rsidRDefault="005D1EA7" w:rsidP="00B036CE">
      <w:r>
        <w:t xml:space="preserve">There is a clear and highly practical distinction between what technical teams measure </w:t>
      </w:r>
      <w:r w:rsidR="6EEE3DC2">
        <w:t xml:space="preserve">– </w:t>
      </w:r>
      <w:r w:rsidR="32CBB2CC" w:rsidRPr="011B71A1">
        <w:rPr>
          <w:i/>
          <w:iCs/>
        </w:rPr>
        <w:t>q</w:t>
      </w:r>
      <w:r w:rsidRPr="011B71A1">
        <w:rPr>
          <w:i/>
          <w:iCs/>
        </w:rPr>
        <w:t>uality</w:t>
      </w:r>
      <w:r w:rsidRPr="011B71A1">
        <w:rPr>
          <w:i/>
        </w:rPr>
        <w:t xml:space="preserve"> of </w:t>
      </w:r>
      <w:r w:rsidR="3F0CB4BA" w:rsidRPr="011B71A1">
        <w:rPr>
          <w:i/>
          <w:iCs/>
        </w:rPr>
        <w:t>s</w:t>
      </w:r>
      <w:r w:rsidRPr="011B71A1">
        <w:rPr>
          <w:i/>
          <w:iCs/>
        </w:rPr>
        <w:t>ervice</w:t>
      </w:r>
      <w:r w:rsidR="1DAC5611" w:rsidRPr="011B71A1">
        <w:rPr>
          <w:i/>
          <w:iCs/>
        </w:rPr>
        <w:t xml:space="preserve">, </w:t>
      </w:r>
      <w:r>
        <w:t>such as bandwidth, jitter, latency</w:t>
      </w:r>
      <w:r w:rsidR="47C5731A">
        <w:t xml:space="preserve"> –</w:t>
      </w:r>
      <w:r>
        <w:t xml:space="preserve"> and what audiences perceive </w:t>
      </w:r>
      <w:r w:rsidR="47EC4687">
        <w:t>–</w:t>
      </w:r>
      <w:r>
        <w:t xml:space="preserve"> </w:t>
      </w:r>
      <w:r w:rsidR="74F6F426" w:rsidRPr="011B71A1">
        <w:rPr>
          <w:i/>
          <w:iCs/>
        </w:rPr>
        <w:t>q</w:t>
      </w:r>
      <w:r w:rsidRPr="011B71A1">
        <w:rPr>
          <w:i/>
          <w:iCs/>
        </w:rPr>
        <w:t>uality</w:t>
      </w:r>
      <w:r w:rsidRPr="011B71A1">
        <w:rPr>
          <w:i/>
        </w:rPr>
        <w:t xml:space="preserve"> of </w:t>
      </w:r>
      <w:r w:rsidR="26D306D8" w:rsidRPr="011B71A1">
        <w:rPr>
          <w:i/>
          <w:iCs/>
        </w:rPr>
        <w:t>e</w:t>
      </w:r>
      <w:r w:rsidRPr="011B71A1">
        <w:rPr>
          <w:i/>
          <w:iCs/>
        </w:rPr>
        <w:t>xperience</w:t>
      </w:r>
      <w:r w:rsidR="712B1781" w:rsidRPr="011B71A1">
        <w:rPr>
          <w:i/>
          <w:iCs/>
        </w:rPr>
        <w:t xml:space="preserve">, </w:t>
      </w:r>
      <w:r>
        <w:t>including smoothness, responsiveness, comfort and immersion. These two aspects don’t always align</w:t>
      </w:r>
      <w:r w:rsidR="005F6DB1">
        <w:t xml:space="preserve">. </w:t>
      </w:r>
      <w:r w:rsidR="2EDD6FA7">
        <w:t>For example</w:t>
      </w:r>
      <w:r w:rsidR="005F6DB1">
        <w:t xml:space="preserve">, </w:t>
      </w:r>
      <w:r w:rsidR="00B036CE">
        <w:t xml:space="preserve">our brain can tolerate small timing mismatches, so </w:t>
      </w:r>
      <w:r w:rsidR="00B036CE" w:rsidRPr="011B71A1">
        <w:rPr>
          <w:i/>
        </w:rPr>
        <w:t>absolute zero latency</w:t>
      </w:r>
      <w:r w:rsidR="00B036CE">
        <w:t xml:space="preserve"> isn’t always necessary. [Latency tolerances]</w:t>
      </w:r>
    </w:p>
    <w:p w14:paraId="35A1BA5D" w14:textId="0D50420E" w:rsidR="00B036CE" w:rsidRPr="00B036CE" w:rsidRDefault="00B036CE" w:rsidP="00B036CE">
      <w:r w:rsidRPr="6BA7A3B6">
        <w:rPr>
          <w:b/>
          <w:bCs/>
        </w:rPr>
        <w:t>Tip:</w:t>
      </w:r>
      <w:r>
        <w:t xml:space="preserve"> </w:t>
      </w:r>
      <w:r w:rsidR="5D89CFD6">
        <w:t>D</w:t>
      </w:r>
      <w:r>
        <w:t>ecide what must be tight</w:t>
      </w:r>
      <w:r w:rsidR="35A10C9F">
        <w:t>,</w:t>
      </w:r>
      <w:r w:rsidR="19F0A9E9">
        <w:t xml:space="preserve"> typically</w:t>
      </w:r>
      <w:r w:rsidR="0BC12AC9">
        <w:t>:</w:t>
      </w:r>
      <w:r w:rsidR="19F0A9E9">
        <w:t xml:space="preserve"> action </w:t>
      </w:r>
      <w:r>
        <w:t>→ visual response</w:t>
      </w:r>
      <w:r w:rsidR="57138308">
        <w:t>,</w:t>
      </w:r>
      <w:r w:rsidR="719B7EDE">
        <w:t xml:space="preserve"> and </w:t>
      </w:r>
      <w:r>
        <w:t>where you can spend a little slack</w:t>
      </w:r>
      <w:r w:rsidR="1211A601">
        <w:t xml:space="preserve">, usually in </w:t>
      </w:r>
      <w:r>
        <w:t>secondary cues</w:t>
      </w:r>
      <w:r w:rsidR="631A5E9F">
        <w:t>. T</w:t>
      </w:r>
      <w:r>
        <w:t xml:space="preserve">hen test </w:t>
      </w:r>
      <w:r w:rsidR="36BEC73E">
        <w:t xml:space="preserve">early </w:t>
      </w:r>
      <w:r>
        <w:t xml:space="preserve">with diverse </w:t>
      </w:r>
      <w:r w:rsidR="00F32941">
        <w:t>user groups</w:t>
      </w:r>
      <w:r>
        <w:t>. [Latency tolerances]</w:t>
      </w:r>
    </w:p>
    <w:p w14:paraId="1877588E" w14:textId="3166D6CD" w:rsidR="00B036CE" w:rsidRPr="00B036CE" w:rsidRDefault="00B036CE" w:rsidP="00B036CE">
      <w:r w:rsidRPr="6BA7A3B6">
        <w:rPr>
          <w:b/>
          <w:bCs/>
        </w:rPr>
        <w:t xml:space="preserve">3) </w:t>
      </w:r>
      <w:r w:rsidR="57B1630E" w:rsidRPr="6BA7A3B6">
        <w:rPr>
          <w:b/>
          <w:bCs/>
        </w:rPr>
        <w:t>T</w:t>
      </w:r>
      <w:r w:rsidRPr="6BA7A3B6">
        <w:rPr>
          <w:b/>
          <w:bCs/>
        </w:rPr>
        <w:t xml:space="preserve">he smallest effect </w:t>
      </w:r>
      <w:r w:rsidR="6B0C83A6" w:rsidRPr="6BA7A3B6">
        <w:rPr>
          <w:b/>
          <w:bCs/>
        </w:rPr>
        <w:t xml:space="preserve">often </w:t>
      </w:r>
      <w:r w:rsidRPr="6BA7A3B6">
        <w:rPr>
          <w:b/>
          <w:bCs/>
        </w:rPr>
        <w:t>gets remembered</w:t>
      </w:r>
    </w:p>
    <w:p w14:paraId="358D001A" w14:textId="3C14D459" w:rsidR="00B036CE" w:rsidRPr="00B036CE" w:rsidRDefault="00B036CE" w:rsidP="00B036CE">
      <w:r w:rsidRPr="011B71A1">
        <w:rPr>
          <w:i/>
        </w:rPr>
        <w:t xml:space="preserve">DARKFIELD’s </w:t>
      </w:r>
      <w:r w:rsidRPr="6A31513F">
        <w:rPr>
          <w:b/>
          <w:bCs/>
          <w:i/>
          <w:iCs/>
        </w:rPr>
        <w:t>Arcade</w:t>
      </w:r>
      <w:r>
        <w:t xml:space="preserve"> </w:t>
      </w:r>
      <w:r w:rsidR="2031EC6C">
        <w:t xml:space="preserve">is a strong </w:t>
      </w:r>
      <w:r>
        <w:t>ex</w:t>
      </w:r>
      <w:r w:rsidR="33CD4A15">
        <w:t xml:space="preserve">ample of </w:t>
      </w:r>
      <w:r>
        <w:t>story</w:t>
      </w:r>
      <w:r w:rsidR="174ABE04" w:rsidRPr="6A31513F">
        <w:rPr>
          <w:b/>
          <w:bCs/>
        </w:rPr>
        <w:t>-</w:t>
      </w:r>
      <w:r>
        <w:t>first s</w:t>
      </w:r>
      <w:r w:rsidR="5E7FC864">
        <w:t>ensory approach</w:t>
      </w:r>
      <w:r>
        <w:t>: binaural sound in pitch</w:t>
      </w:r>
      <w:r w:rsidR="50FF4492">
        <w:t xml:space="preserve"> </w:t>
      </w:r>
      <w:r>
        <w:t xml:space="preserve">blackness, </w:t>
      </w:r>
      <w:r w:rsidR="029C10C6">
        <w:t xml:space="preserve">a </w:t>
      </w:r>
      <w:r>
        <w:t>branching narrative and</w:t>
      </w:r>
      <w:r w:rsidR="568BEE30">
        <w:t xml:space="preserve"> the principle that</w:t>
      </w:r>
      <w:r>
        <w:t xml:space="preserve"> often the smallest effect can have the biggest impact</w:t>
      </w:r>
      <w:r w:rsidR="1BF7B94A">
        <w:t>. T</w:t>
      </w:r>
      <w:r>
        <w:t>he water spray</w:t>
      </w:r>
      <w:r w:rsidR="69ECBADA">
        <w:t>, sensed as the splashing of blood in the experience,</w:t>
      </w:r>
      <w:r>
        <w:t xml:space="preserve"> is the one most people </w:t>
      </w:r>
      <w:r w:rsidR="6FF9EC5C">
        <w:t>remember</w:t>
      </w:r>
      <w:r>
        <w:t>, because it’s integral to augmenting the audio</w:t>
      </w:r>
      <w:r w:rsidR="10FFB1FF">
        <w:t xml:space="preserve"> aspect it accompanies</w:t>
      </w:r>
      <w:r>
        <w:t>. [Case study: Arcade]</w:t>
      </w:r>
    </w:p>
    <w:p w14:paraId="3F25FF1B" w14:textId="0D81BF67" w:rsidR="00B036CE" w:rsidRPr="008A5B62" w:rsidRDefault="00B036CE" w:rsidP="6A31513F">
      <w:r w:rsidRPr="6A31513F">
        <w:rPr>
          <w:b/>
          <w:bCs/>
        </w:rPr>
        <w:t>Tip:</w:t>
      </w:r>
      <w:r>
        <w:t xml:space="preserve"> </w:t>
      </w:r>
      <w:r w:rsidR="0E47BD69">
        <w:t>A</w:t>
      </w:r>
      <w:r>
        <w:t xml:space="preserve">sk </w:t>
      </w:r>
      <w:r w:rsidR="48C753C9">
        <w:t xml:space="preserve">direct </w:t>
      </w:r>
      <w:r>
        <w:t>question</w:t>
      </w:r>
      <w:r w:rsidR="00034D13">
        <w:t>s</w:t>
      </w:r>
      <w:r>
        <w:t xml:space="preserve"> </w:t>
      </w:r>
      <w:r w:rsidR="60AA3BF6">
        <w:t xml:space="preserve">during </w:t>
      </w:r>
      <w:r>
        <w:t>reviews</w:t>
      </w:r>
      <w:r w:rsidR="00034D13">
        <w:t>. For example</w:t>
      </w:r>
      <w:r w:rsidR="7B558538">
        <w:t>:</w:t>
      </w:r>
      <w:r w:rsidRPr="011B71A1">
        <w:t xml:space="preserve"> </w:t>
      </w:r>
      <w:r w:rsidR="2C0CD46F" w:rsidRPr="011B71A1">
        <w:t>“</w:t>
      </w:r>
      <w:r w:rsidRPr="011B71A1">
        <w:t>If we removed this effect, would the meaning of the moment change</w:t>
      </w:r>
      <w:r w:rsidR="67CC8BF4" w:rsidRPr="011B71A1">
        <w:t>?”</w:t>
      </w:r>
      <w:r>
        <w:t xml:space="preserve"> If not, it</w:t>
      </w:r>
      <w:r w:rsidR="23E78A9F">
        <w:t xml:space="preserve">’s likely </w:t>
      </w:r>
      <w:r>
        <w:t>decoration</w:t>
      </w:r>
      <w:r w:rsidR="41B5B533">
        <w:t>,</w:t>
      </w:r>
      <w:r w:rsidR="42366BF0">
        <w:t xml:space="preserve"> rather than </w:t>
      </w:r>
      <w:r>
        <w:t xml:space="preserve">storytelling. </w:t>
      </w:r>
    </w:p>
    <w:p w14:paraId="2FB88E91" w14:textId="04E3FC4A" w:rsidR="00B036CE" w:rsidRPr="00B036CE" w:rsidRDefault="002E4C5A" w:rsidP="00941537">
      <w:pPr>
        <w:pStyle w:val="Heading3"/>
      </w:pPr>
      <w:bookmarkStart w:id="14" w:name="_Toc1346967633"/>
      <w:r>
        <w:t>What next?</w:t>
      </w:r>
      <w:bookmarkEnd w:id="14"/>
    </w:p>
    <w:p w14:paraId="56422FC2" w14:textId="6E7DC5EE" w:rsidR="00B036CE" w:rsidRPr="00B036CE" w:rsidRDefault="00B036CE" w:rsidP="00B036CE">
      <w:r>
        <w:t>Th</w:t>
      </w:r>
      <w:r w:rsidR="66DFB84A">
        <w:t>is</w:t>
      </w:r>
      <w:r>
        <w:t xml:space="preserve"> Hub will evolve and grow</w:t>
      </w:r>
      <w:r w:rsidR="7A1E88B3">
        <w:t>,</w:t>
      </w:r>
      <w:r w:rsidR="53E6B951">
        <w:t xml:space="preserve"> </w:t>
      </w:r>
      <w:r w:rsidR="7A058642">
        <w:t>expanding</w:t>
      </w:r>
      <w:r w:rsidR="53E6B951">
        <w:t xml:space="preserve"> through </w:t>
      </w:r>
      <w:r>
        <w:t xml:space="preserve">industry </w:t>
      </w:r>
      <w:r w:rsidR="766E2889">
        <w:t>engagement and original new research,</w:t>
      </w:r>
      <w:r w:rsidR="7909E318">
        <w:t xml:space="preserve"> and eventually </w:t>
      </w:r>
      <w:r w:rsidR="0F792457">
        <w:t xml:space="preserve">also </w:t>
      </w:r>
      <w:r w:rsidR="7909E318">
        <w:t>incorporating shareable multisensory tools</w:t>
      </w:r>
      <w:r>
        <w:t xml:space="preserve">. </w:t>
      </w:r>
    </w:p>
    <w:p w14:paraId="03E46D6F" w14:textId="4B437869" w:rsidR="18104931" w:rsidRDefault="005B516A" w:rsidP="18104931">
      <w:pPr>
        <w:spacing w:before="240" w:after="240"/>
      </w:pPr>
      <w:r>
        <w:t>We feel that this reflects the true spirit of multisensory</w:t>
      </w:r>
      <w:r w:rsidR="6A1A0CFB">
        <w:t xml:space="preserve"> design – </w:t>
      </w:r>
      <w:r w:rsidR="5E4CA67A">
        <w:t>t</w:t>
      </w:r>
      <w:r>
        <w:t xml:space="preserve">hat it is not a fixed set of rules, but rather a shared, living set of ever-improving patterns. These are tested in real rooms, with real </w:t>
      </w:r>
      <w:r w:rsidR="70F480EE">
        <w:t>people</w:t>
      </w:r>
      <w:r>
        <w:t xml:space="preserve">, through open discussion. </w:t>
      </w:r>
      <w:r w:rsidR="00B036CE">
        <w:t>And sometimes</w:t>
      </w:r>
      <w:r w:rsidR="72DEAF54">
        <w:t xml:space="preserve"> i</w:t>
      </w:r>
      <w:r w:rsidR="00B036CE">
        <w:t xml:space="preserve">t’s still </w:t>
      </w:r>
      <w:r w:rsidR="32927197">
        <w:t>about</w:t>
      </w:r>
      <w:r w:rsidR="00B036CE">
        <w:t xml:space="preserve"> gravel glued to hardboard.</w:t>
      </w:r>
    </w:p>
    <w:p w14:paraId="66427AE7" w14:textId="14132EC5" w:rsidR="011B71A1" w:rsidRDefault="011B71A1"/>
    <w:p w14:paraId="432CBE51" w14:textId="00729DB5" w:rsidR="0EFCDD7C" w:rsidRDefault="0EFCDD7C" w:rsidP="18104931">
      <w:pPr>
        <w:pStyle w:val="Subtitle"/>
      </w:pPr>
      <w:r>
        <w:lastRenderedPageBreak/>
        <w:t>What are you looking for?</w:t>
      </w:r>
    </w:p>
    <w:p w14:paraId="15C33AE4" w14:textId="56F44063" w:rsidR="71CB20EA" w:rsidRDefault="00C55913" w:rsidP="18104931">
      <w:r w:rsidRPr="00C55913">
        <w:t>[top-level headings]</w:t>
      </w:r>
    </w:p>
    <w:p w14:paraId="4C65AA04" w14:textId="433BDB83" w:rsidR="71CB20EA" w:rsidRDefault="18104931">
      <w:r>
        <w:br w:type="page"/>
      </w:r>
    </w:p>
    <w:p w14:paraId="4B43B676" w14:textId="19D58944" w:rsidR="1D43BD31" w:rsidRDefault="4F869B41" w:rsidP="00EC5166">
      <w:pPr>
        <w:pStyle w:val="Heading1"/>
      </w:pPr>
      <w:r>
        <w:lastRenderedPageBreak/>
        <w:t>A</w:t>
      </w:r>
      <w:r w:rsidR="009B19E0">
        <w:t>bout</w:t>
      </w:r>
      <w:r>
        <w:t xml:space="preserve"> page</w:t>
      </w:r>
    </w:p>
    <w:p w14:paraId="4993229D" w14:textId="1E32D882" w:rsidR="1D43BD31" w:rsidRDefault="1D43BD31" w:rsidP="18104931"/>
    <w:p w14:paraId="0CE14825" w14:textId="52744A62" w:rsidR="1D43BD31" w:rsidRDefault="4F869B41" w:rsidP="18104931">
      <w:r>
        <w:t xml:space="preserve">This site is created and run by the CoSTAR National Lab </w:t>
      </w:r>
      <w:r w:rsidR="36D43358">
        <w:t>Inclusive</w:t>
      </w:r>
      <w:r>
        <w:t xml:space="preserve"> Users team.</w:t>
      </w:r>
    </w:p>
    <w:p w14:paraId="35C1FF99" w14:textId="0CDA8FDB" w:rsidR="1D43BD31" w:rsidRDefault="4F869B41" w:rsidP="18104931">
      <w:r>
        <w:t>[Brief intro to CSNL with links]</w:t>
      </w:r>
    </w:p>
    <w:p w14:paraId="66028773" w14:textId="5B0489B5" w:rsidR="1D43BD31" w:rsidRDefault="4F869B41" w:rsidP="18104931">
      <w:r>
        <w:t>[Team pics and short bios]</w:t>
      </w:r>
    </w:p>
    <w:p w14:paraId="0DE0CECA" w14:textId="2AF37201" w:rsidR="1D43BD31" w:rsidRDefault="1D43BD31" w:rsidP="18104931">
      <w:r>
        <w:br w:type="page"/>
      </w:r>
    </w:p>
    <w:p w14:paraId="4246EBD8" w14:textId="57A0DB3A" w:rsidR="1D43BD31" w:rsidRDefault="466FD706" w:rsidP="18104931">
      <w:pPr>
        <w:pStyle w:val="Heading1"/>
      </w:pPr>
      <w:bookmarkStart w:id="15" w:name="_Toc1248064898"/>
      <w:r>
        <w:lastRenderedPageBreak/>
        <w:t>Audience t</w:t>
      </w:r>
      <w:r w:rsidR="6D2553C9">
        <w:t>rends towards multisensory</w:t>
      </w:r>
      <w:bookmarkEnd w:id="15"/>
      <w:r w:rsidR="1D43BD31">
        <w:t xml:space="preserve"> </w:t>
      </w:r>
    </w:p>
    <w:p w14:paraId="5E0B4206" w14:textId="471BAFAF" w:rsidR="00F4797B" w:rsidRPr="00F4797B" w:rsidRDefault="56E95111" w:rsidP="6A31513F">
      <w:r>
        <w:t xml:space="preserve">Immersive, interactive and multisensory events are growing in popularity, particularly where they support meaningful emotional engagement. These are linked to a range of audience drivers and it is increasingly recognised that the senses play a key role. </w:t>
      </w:r>
      <w:r w:rsidR="04ACF13B">
        <w:t xml:space="preserve">Here are some trends that we have been observing. </w:t>
      </w:r>
    </w:p>
    <w:p w14:paraId="7698C092" w14:textId="13018BC0" w:rsidR="00F4797B" w:rsidRPr="00F4797B" w:rsidRDefault="540C51CD" w:rsidP="011B71A1">
      <w:pPr>
        <w:pStyle w:val="Heading2"/>
      </w:pPr>
      <w:bookmarkStart w:id="16" w:name="_Toc1215787358"/>
      <w:r>
        <w:t>Trends b</w:t>
      </w:r>
      <w:r w:rsidR="00F4797B">
        <w:t>y age</w:t>
      </w:r>
      <w:bookmarkEnd w:id="16"/>
      <w:r w:rsidR="00F4797B">
        <w:t>  </w:t>
      </w:r>
    </w:p>
    <w:p w14:paraId="5D209F71" w14:textId="40A2A34D" w:rsidR="00F4797B" w:rsidRPr="00F4797B" w:rsidRDefault="00F4797B" w:rsidP="00F6457C">
      <w:pPr>
        <w:numPr>
          <w:ilvl w:val="0"/>
          <w:numId w:val="10"/>
        </w:numPr>
      </w:pPr>
      <w:r w:rsidRPr="0691484D">
        <w:rPr>
          <w:b/>
          <w:bCs/>
        </w:rPr>
        <w:t>Gen Z want goosebumps: </w:t>
      </w:r>
      <w:r>
        <w:t>When compared to other generations, Gen</w:t>
      </w:r>
      <w:r w:rsidR="59343F2F">
        <w:t xml:space="preserve"> </w:t>
      </w:r>
      <w:r>
        <w:t>Z</w:t>
      </w:r>
      <w:r w:rsidR="72760EE1">
        <w:t xml:space="preserve"> </w:t>
      </w:r>
      <w:r>
        <w:t>indicated</w:t>
      </w:r>
      <w:r w:rsidR="1B31B5DC">
        <w:t xml:space="preserve"> </w:t>
      </w:r>
      <w:r>
        <w:t>the</w:t>
      </w:r>
      <w:r w:rsidR="1EB7208E">
        <w:t xml:space="preserve"> </w:t>
      </w:r>
      <w:r>
        <w:t>strongest need for engaging brands (</w:t>
      </w:r>
      <w:r w:rsidR="7A37CB6A" w:rsidRPr="0691484D">
        <w:rPr>
          <w:rFonts w:ascii="Aptos" w:eastAsia="Aptos" w:hAnsi="Aptos" w:cs="Aptos"/>
        </w:rPr>
        <w:t>65% Gen</w:t>
      </w:r>
      <w:r w:rsidR="218CAE07" w:rsidRPr="0691484D">
        <w:rPr>
          <w:rFonts w:ascii="Aptos" w:eastAsia="Aptos" w:hAnsi="Aptos" w:cs="Aptos"/>
        </w:rPr>
        <w:t xml:space="preserve"> Z agreed to</w:t>
      </w:r>
      <w:r w:rsidR="7A37CB6A" w:rsidRPr="0691484D">
        <w:rPr>
          <w:rFonts w:ascii="Aptos" w:eastAsia="Aptos" w:hAnsi="Aptos" w:cs="Aptos"/>
        </w:rPr>
        <w:t xml:space="preserve"> </w:t>
      </w:r>
      <w:r w:rsidR="6833A8B8">
        <w:t>“</w:t>
      </w:r>
      <w:r>
        <w:t>I want to live in a world where brands think giving customers goosebumps is important</w:t>
      </w:r>
      <w:r w:rsidR="6E39556A">
        <w:t>.</w:t>
      </w:r>
      <w:r>
        <w:t>”</w:t>
      </w:r>
      <w:r w:rsidR="229A0456">
        <w:t>)</w:t>
      </w:r>
      <w:r>
        <w:t xml:space="preserve">, followed by the </w:t>
      </w:r>
      <w:r w:rsidR="451DFC6F">
        <w:t>M</w:t>
      </w:r>
      <w:r>
        <w:t>illennials (64%) and Gen X (53%).</w:t>
      </w:r>
      <w:sdt>
        <w:sdtPr>
          <w:rPr>
            <w:rFonts w:ascii="Aptos" w:hAnsi="Aptos"/>
            <w:color w:val="000000"/>
            <w:vertAlign w:val="superscript"/>
          </w:rPr>
          <w:tag w:val="MENDELEY_CITATION_v3_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"/>
          <w:id w:val="-1206019890"/>
          <w:placeholder>
            <w:docPart w:val="DefaultPlaceholder_-1854013440"/>
          </w:placeholder>
        </w:sdtPr>
        <w:sdtEndPr/>
        <w:sdtContent>
          <w:r w:rsidR="004D3373" w:rsidRPr="004D3373">
            <w:rPr>
              <w:rFonts w:ascii="Aptos" w:eastAsia="Aptos" w:hAnsi="Aptos" w:cs="Aptos"/>
              <w:color w:val="000000"/>
              <w:vertAlign w:val="superscript"/>
            </w:rPr>
            <w:t>1</w:t>
          </w:r>
        </w:sdtContent>
      </w:sdt>
      <w:r>
        <w:t> </w:t>
      </w:r>
    </w:p>
    <w:p w14:paraId="1FC7E3FB" w14:textId="40B42A1B" w:rsidR="003971A2" w:rsidRDefault="00F4797B" w:rsidP="003971A2">
      <w:pPr>
        <w:pStyle w:val="ListParagraph"/>
        <w:numPr>
          <w:ilvl w:val="0"/>
          <w:numId w:val="10"/>
        </w:numPr>
      </w:pPr>
      <w:r w:rsidRPr="0691484D">
        <w:rPr>
          <w:b/>
          <w:bCs/>
        </w:rPr>
        <w:t>Younger generations are used to interactive media: </w:t>
      </w:r>
      <w:r>
        <w:t>Engagement with video games is increasing by generation</w:t>
      </w:r>
      <w:r w:rsidR="6EC05DB2">
        <w:t>. For example,</w:t>
      </w:r>
      <w:r>
        <w:t xml:space="preserve"> Gen Alpha spend 22% of leisure time per week gaming, followed by Gen Z with 19% and Millennials with 18%</w:t>
      </w:r>
      <w:r w:rsidR="6A601941">
        <w:t>.</w:t>
      </w:r>
      <w:sdt>
        <w:sdtPr>
          <w:rPr>
            <w:rFonts w:ascii="Aptos" w:hAnsi="Aptos"/>
            <w:color w:val="000000"/>
            <w:vertAlign w:val="superscript"/>
          </w:rPr>
          <w:tag w:val="MENDELEY_CITATION_v3_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"/>
          <w:id w:val="-192161216"/>
          <w:placeholder>
            <w:docPart w:val="DefaultPlaceholder_-1854013440"/>
          </w:placeholder>
        </w:sdtPr>
        <w:sdtEndPr/>
        <w:sdtContent>
          <w:r w:rsidR="004D3373" w:rsidRPr="004D3373">
            <w:rPr>
              <w:rFonts w:ascii="Aptos" w:eastAsia="Aptos" w:hAnsi="Aptos" w:cs="Aptos"/>
              <w:color w:val="000000"/>
              <w:vertAlign w:val="superscript"/>
            </w:rPr>
            <w:t>1</w:t>
          </w:r>
        </w:sdtContent>
      </w:sdt>
      <w:r w:rsidR="001961BE">
        <w:t xml:space="preserve"> </w:t>
      </w:r>
      <w:r w:rsidR="6ECB1FE5">
        <w:t>The</w:t>
      </w:r>
      <w:r>
        <w:t xml:space="preserve"> most recent </w:t>
      </w:r>
      <w:r w:rsidRPr="0691484D">
        <w:rPr>
          <w:i/>
          <w:iCs/>
        </w:rPr>
        <w:t>Ofcom </w:t>
      </w:r>
      <w:r>
        <w:t>report highlights that 61% (3.5m) UK 8</w:t>
      </w:r>
      <w:r w:rsidR="64460D13">
        <w:t xml:space="preserve"> to </w:t>
      </w:r>
      <w:r>
        <w:t>14-year-olds play </w:t>
      </w:r>
      <w:r w:rsidRPr="0691484D">
        <w:rPr>
          <w:i/>
          <w:iCs/>
        </w:rPr>
        <w:t>Rob</w:t>
      </w:r>
      <w:r w:rsidR="774DB7A0" w:rsidRPr="0691484D">
        <w:rPr>
          <w:i/>
          <w:iCs/>
        </w:rPr>
        <w:t>l</w:t>
      </w:r>
      <w:r w:rsidRPr="0691484D">
        <w:rPr>
          <w:i/>
          <w:iCs/>
        </w:rPr>
        <w:t>o</w:t>
      </w:r>
      <w:r w:rsidR="004B5CA1" w:rsidRPr="0691484D">
        <w:rPr>
          <w:i/>
          <w:iCs/>
        </w:rPr>
        <w:t>x</w:t>
      </w:r>
      <w:r w:rsidR="4E816FFB">
        <w:t>.</w:t>
      </w:r>
      <w:sdt>
        <w:sdtPr>
          <w:rPr>
            <w:rFonts w:ascii="Aptos" w:hAnsi="Aptos"/>
            <w:color w:val="000000"/>
            <w:vertAlign w:val="superscript"/>
          </w:rPr>
          <w:tag w:val="MENDELEY_CITATION_v3_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"/>
          <w:id w:val="1354532525"/>
          <w:placeholder>
            <w:docPart w:val="DefaultPlaceholder_-1854013440"/>
          </w:placeholder>
        </w:sdtPr>
        <w:sdtEndPr/>
        <w:sdtContent>
          <w:r w:rsidR="004D3373" w:rsidRPr="004D3373">
            <w:rPr>
              <w:rFonts w:ascii="Aptos" w:eastAsia="Aptos" w:hAnsi="Aptos" w:cs="Aptos"/>
              <w:color w:val="000000"/>
              <w:vertAlign w:val="superscript"/>
            </w:rPr>
            <w:t>2</w:t>
          </w:r>
        </w:sdtContent>
      </w:sdt>
      <w:r>
        <w:t>  </w:t>
      </w:r>
    </w:p>
    <w:p w14:paraId="249B83D3" w14:textId="0B9D94DA" w:rsidR="003971A2" w:rsidRPr="003971A2" w:rsidRDefault="00F4797B" w:rsidP="003971A2">
      <w:pPr>
        <w:pStyle w:val="ListParagraph"/>
        <w:numPr>
          <w:ilvl w:val="0"/>
          <w:numId w:val="10"/>
        </w:numPr>
      </w:pPr>
      <w:r w:rsidRPr="003971A2">
        <w:rPr>
          <w:b/>
          <w:bCs/>
        </w:rPr>
        <w:t>Gen Z are also concerned about technology:</w:t>
      </w:r>
      <w:r w:rsidR="2AEC26F8" w:rsidRPr="003971A2">
        <w:rPr>
          <w:b/>
          <w:bCs/>
        </w:rPr>
        <w:t xml:space="preserve"> </w:t>
      </w:r>
      <w:r>
        <w:t>There also appears to be a raising concern about the impact of technology, recognised by younger generations</w:t>
      </w:r>
      <w:r w:rsidR="1EE9099B">
        <w:t>. For example,</w:t>
      </w:r>
      <w:r>
        <w:t xml:space="preserve"> 59% Gen Z were concerned about echo chambers created by algorithms</w:t>
      </w:r>
      <w:r w:rsidR="47D9771E">
        <w:t>.</w:t>
      </w:r>
      <w:sdt>
        <w:sdtPr>
          <w:rPr>
            <w:rFonts w:ascii="Aptos" w:hAnsi="Aptos"/>
            <w:color w:val="000000"/>
            <w:vertAlign w:val="superscript"/>
          </w:rPr>
          <w:tag w:val="MENDELEY_CITATION_v3_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"/>
          <w:id w:val="1062678752"/>
          <w:placeholder>
            <w:docPart w:val="DefaultPlaceholder_-1854013440"/>
          </w:placeholder>
        </w:sdtPr>
        <w:sdtEndPr/>
        <w:sdtContent>
          <w:r w:rsidR="004D3373" w:rsidRPr="004D3373">
            <w:rPr>
              <w:rFonts w:ascii="Aptos" w:eastAsia="Aptos" w:hAnsi="Aptos" w:cs="Aptos"/>
              <w:color w:val="000000"/>
              <w:vertAlign w:val="superscript"/>
            </w:rPr>
            <w:t>1</w:t>
          </w:r>
        </w:sdtContent>
      </w:sdt>
    </w:p>
    <w:p w14:paraId="10BCC1C5" w14:textId="6E6AC202" w:rsidR="003971A2" w:rsidRDefault="00F4797B" w:rsidP="003971A2">
      <w:pPr>
        <w:pStyle w:val="ListParagraph"/>
        <w:numPr>
          <w:ilvl w:val="0"/>
          <w:numId w:val="10"/>
        </w:numPr>
      </w:pPr>
      <w:r w:rsidRPr="003971A2">
        <w:rPr>
          <w:b/>
          <w:bCs/>
        </w:rPr>
        <w:t>Young adults as the main audience for immersive experiences: </w:t>
      </w:r>
      <w:r>
        <w:t>In</w:t>
      </w:r>
      <w:r w:rsidR="16E7EBB5">
        <w:t xml:space="preserve"> </w:t>
      </w:r>
      <w:r>
        <w:t>the</w:t>
      </w:r>
      <w:r w:rsidR="73EB0D38">
        <w:t xml:space="preserve"> </w:t>
      </w:r>
      <w:r w:rsidRPr="003971A2">
        <w:rPr>
          <w:i/>
          <w:iCs/>
        </w:rPr>
        <w:t>Immersive</w:t>
      </w:r>
      <w:r w:rsidR="77F9B2D6" w:rsidRPr="003971A2">
        <w:rPr>
          <w:i/>
          <w:iCs/>
        </w:rPr>
        <w:t xml:space="preserve"> </w:t>
      </w:r>
      <w:r w:rsidRPr="003971A2">
        <w:rPr>
          <w:i/>
          <w:iCs/>
        </w:rPr>
        <w:t>Experience Network</w:t>
      </w:r>
      <w:r>
        <w:t xml:space="preserve">’s 2024 </w:t>
      </w:r>
      <w:r w:rsidR="6B8180E6">
        <w:t xml:space="preserve">audience </w:t>
      </w:r>
      <w:r>
        <w:t>report</w:t>
      </w:r>
      <w:r w:rsidR="107A6E81">
        <w:t>,</w:t>
      </w:r>
      <w:r>
        <w:t xml:space="preserve"> young adults (aged 16</w:t>
      </w:r>
      <w:r w:rsidR="1D4BBE87">
        <w:t xml:space="preserve"> to </w:t>
      </w:r>
      <w:r>
        <w:t>34)</w:t>
      </w:r>
      <w:r w:rsidR="273A12A7">
        <w:t xml:space="preserve"> accounted for </w:t>
      </w:r>
      <w:r>
        <w:t>50% immersive audiences</w:t>
      </w:r>
      <w:r w:rsidR="4ABA98B5">
        <w:t xml:space="preserve">, while those </w:t>
      </w:r>
      <w:r>
        <w:t>age</w:t>
      </w:r>
      <w:r w:rsidR="67A2AD6F">
        <w:t>d</w:t>
      </w:r>
      <w:r>
        <w:t xml:space="preserve"> 45</w:t>
      </w:r>
      <w:r w:rsidR="78ADD30B">
        <w:t xml:space="preserve"> and </w:t>
      </w:r>
      <w:r w:rsidR="568B2E95">
        <w:t>overrepresented</w:t>
      </w:r>
      <w:r w:rsidR="78ADD30B">
        <w:t xml:space="preserve"> </w:t>
      </w:r>
      <w:r>
        <w:t>onl</w:t>
      </w:r>
      <w:r w:rsidR="0210A736">
        <w:t>y</w:t>
      </w:r>
      <w:r>
        <w:t xml:space="preserve"> 25%</w:t>
      </w:r>
      <w:r w:rsidR="0B1B9190">
        <w:t>.</w:t>
      </w:r>
      <w:sdt>
        <w:sdtPr>
          <w:rPr>
            <w:rFonts w:ascii="Aptos" w:hAnsi="Aptos"/>
            <w:color w:val="000000"/>
            <w:vertAlign w:val="superscript"/>
          </w:rPr>
          <w:tag w:val="MENDELEY_CITATION_v3_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"/>
          <w:id w:val="716472904"/>
          <w:placeholder>
            <w:docPart w:val="DefaultPlaceholder_-1854013440"/>
          </w:placeholder>
        </w:sdtPr>
        <w:sdtEndPr/>
        <w:sdtContent>
          <w:r w:rsidR="004D3373" w:rsidRPr="004D3373">
            <w:rPr>
              <w:rFonts w:ascii="Aptos" w:eastAsia="Aptos" w:hAnsi="Aptos" w:cs="Aptos"/>
              <w:color w:val="000000"/>
              <w:vertAlign w:val="superscript"/>
            </w:rPr>
            <w:t>3</w:t>
          </w:r>
          <w:commentRangeStart w:id="17"/>
          <w:commentRangeStart w:id="18"/>
          <w:commentRangeStart w:id="19"/>
        </w:sdtContent>
      </w:sdt>
      <w:r w:rsidR="52667C56">
        <w:t xml:space="preserve"> (NB we consider </w:t>
      </w:r>
      <w:r>
        <w:t xml:space="preserve">the umbrella term </w:t>
      </w:r>
      <w:r w:rsidRPr="003971A2">
        <w:rPr>
          <w:i/>
          <w:iCs/>
        </w:rPr>
        <w:t xml:space="preserve">immersive </w:t>
      </w:r>
      <w:r>
        <w:t>to include multisensory experiences</w:t>
      </w:r>
      <w:r w:rsidR="1969F035">
        <w:t>)</w:t>
      </w:r>
      <w:r>
        <w:t>. </w:t>
      </w:r>
      <w:commentRangeEnd w:id="17"/>
      <w:r>
        <w:rPr>
          <w:rStyle w:val="CommentReference"/>
          <w:sz w:val="24"/>
          <w:szCs w:val="24"/>
        </w:rPr>
        <w:commentReference w:id="17"/>
      </w:r>
      <w:commentRangeEnd w:id="18"/>
      <w:r>
        <w:rPr>
          <w:rStyle w:val="CommentReference"/>
          <w:sz w:val="24"/>
          <w:szCs w:val="24"/>
        </w:rPr>
        <w:commentReference w:id="18"/>
      </w:r>
      <w:commentRangeEnd w:id="19"/>
      <w:r>
        <w:rPr>
          <w:rStyle w:val="CommentReference"/>
          <w:sz w:val="24"/>
          <w:szCs w:val="24"/>
        </w:rPr>
        <w:commentReference w:id="19"/>
      </w:r>
    </w:p>
    <w:p w14:paraId="3D7EABB8" w14:textId="73633A3B" w:rsidR="003971A2" w:rsidRDefault="00F4797B" w:rsidP="003971A2">
      <w:pPr>
        <w:pStyle w:val="ListParagraph"/>
        <w:numPr>
          <w:ilvl w:val="0"/>
          <w:numId w:val="10"/>
        </w:numPr>
      </w:pPr>
      <w:r w:rsidRPr="003971A2">
        <w:rPr>
          <w:b/>
          <w:bCs/>
        </w:rPr>
        <w:t>Immersive audiences are much younger than</w:t>
      </w:r>
      <w:r w:rsidR="55652CE7" w:rsidRPr="003971A2">
        <w:rPr>
          <w:b/>
          <w:bCs/>
        </w:rPr>
        <w:t xml:space="preserve"> </w:t>
      </w:r>
      <w:r w:rsidRPr="003971A2">
        <w:rPr>
          <w:b/>
          <w:bCs/>
        </w:rPr>
        <w:t>traditional theatre audiences</w:t>
      </w:r>
      <w:r>
        <w:t>: The majority of recent West End attendees were 45</w:t>
      </w:r>
      <w:r w:rsidR="08534DE0">
        <w:t xml:space="preserve"> years and over</w:t>
      </w:r>
      <w:r>
        <w:t xml:space="preserve">, according to </w:t>
      </w:r>
      <w:r w:rsidR="32059171">
        <w:t xml:space="preserve">a </w:t>
      </w:r>
      <w:r w:rsidRPr="003971A2">
        <w:rPr>
          <w:i/>
          <w:iCs/>
        </w:rPr>
        <w:t>Society of London Theatre &amp; UK Theatre</w:t>
      </w:r>
      <w:r>
        <w:t> survey conducted in 2024 and 2025</w:t>
      </w:r>
      <w:r w:rsidR="086F4760">
        <w:t>.</w:t>
      </w:r>
      <w:sdt>
        <w:sdtPr>
          <w:rPr>
            <w:rFonts w:ascii="Aptos" w:hAnsi="Aptos"/>
            <w:color w:val="000000"/>
            <w:vertAlign w:val="superscript"/>
          </w:rPr>
          <w:tag w:val="MENDELEY_CITATION_v3_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"/>
          <w:id w:val="-953858505"/>
          <w:placeholder>
            <w:docPart w:val="DefaultPlaceholder_-1854013440"/>
          </w:placeholder>
        </w:sdtPr>
        <w:sdtEndPr/>
        <w:sdtContent>
          <w:r w:rsidR="004D3373" w:rsidRPr="004D3373">
            <w:rPr>
              <w:rFonts w:ascii="Aptos" w:eastAsia="Aptos" w:hAnsi="Aptos" w:cs="Aptos"/>
              <w:color w:val="000000"/>
              <w:vertAlign w:val="superscript"/>
            </w:rPr>
            <w:t>4</w:t>
          </w:r>
        </w:sdtContent>
      </w:sdt>
      <w:r>
        <w:t> </w:t>
      </w:r>
    </w:p>
    <w:p w14:paraId="63699053" w14:textId="67005C4D" w:rsidR="003971A2" w:rsidRPr="003971A2" w:rsidRDefault="00F4797B" w:rsidP="003971A2">
      <w:pPr>
        <w:pStyle w:val="ListParagraph"/>
        <w:numPr>
          <w:ilvl w:val="0"/>
          <w:numId w:val="10"/>
        </w:numPr>
      </w:pPr>
      <w:r w:rsidRPr="003971A2">
        <w:rPr>
          <w:b/>
          <w:bCs/>
        </w:rPr>
        <w:t>Immersive audiences are similar to cinema-going audiences: </w:t>
      </w:r>
      <w:r>
        <w:t>For example,</w:t>
      </w:r>
      <w:r w:rsidR="36962347">
        <w:t xml:space="preserve"> </w:t>
      </w:r>
      <w:r>
        <w:t>young adults</w:t>
      </w:r>
      <w:r w:rsidR="098A21F3">
        <w:t xml:space="preserve"> </w:t>
      </w:r>
      <w:r>
        <w:t>(</w:t>
      </w:r>
      <w:r w:rsidR="31C6A4C5">
        <w:t xml:space="preserve">aged </w:t>
      </w:r>
      <w:r>
        <w:t>16</w:t>
      </w:r>
      <w:r w:rsidR="2F5A64B8">
        <w:t xml:space="preserve"> to </w:t>
      </w:r>
      <w:r>
        <w:t xml:space="preserve">34) accounted for 37% </w:t>
      </w:r>
      <w:r w:rsidR="1BE27500">
        <w:t>cinemagoers</w:t>
      </w:r>
      <w:r w:rsidR="3B0DCD20">
        <w:t xml:space="preserve"> in </w:t>
      </w:r>
      <w:r>
        <w:t>2020</w:t>
      </w:r>
      <w:r w:rsidR="56D287E8">
        <w:t xml:space="preserve">, rising to </w:t>
      </w:r>
      <w:r>
        <w:t xml:space="preserve">42% </w:t>
      </w:r>
      <w:r w:rsidR="6F13F824">
        <w:t xml:space="preserve">in </w:t>
      </w:r>
      <w:r>
        <w:t>2022</w:t>
      </w:r>
      <w:r w:rsidR="64D81BA8">
        <w:t>.</w:t>
      </w:r>
      <w:sdt>
        <w:sdtPr>
          <w:rPr>
            <w:rFonts w:ascii="Aptos" w:hAnsi="Aptos"/>
            <w:color w:val="000000"/>
            <w:vertAlign w:val="superscript"/>
          </w:rPr>
          <w:tag w:val="MENDELEY_CITATION_v3_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"/>
          <w:id w:val="-5528625"/>
          <w:placeholder>
            <w:docPart w:val="DefaultPlaceholder_-1854013440"/>
          </w:placeholder>
        </w:sdtPr>
        <w:sdtEndPr/>
        <w:sdtContent>
          <w:r w:rsidR="004D3373" w:rsidRPr="004D3373">
            <w:rPr>
              <w:rFonts w:ascii="Aptos" w:eastAsia="Aptos" w:hAnsi="Aptos" w:cs="Aptos"/>
              <w:color w:val="000000"/>
              <w:vertAlign w:val="superscript"/>
            </w:rPr>
            <w:t>5</w:t>
          </w:r>
        </w:sdtContent>
      </w:sdt>
    </w:p>
    <w:p w14:paraId="6E1055A3" w14:textId="04179021" w:rsidR="003971A2" w:rsidRPr="003971A2" w:rsidRDefault="00F4797B" w:rsidP="003971A2">
      <w:pPr>
        <w:pStyle w:val="ListParagraph"/>
        <w:numPr>
          <w:ilvl w:val="0"/>
          <w:numId w:val="10"/>
        </w:numPr>
      </w:pPr>
      <w:r w:rsidRPr="003971A2">
        <w:rPr>
          <w:b/>
          <w:bCs/>
        </w:rPr>
        <w:t>Gen Alph</w:t>
      </w:r>
      <w:r w:rsidR="0A5091ED" w:rsidRPr="003971A2">
        <w:rPr>
          <w:b/>
          <w:bCs/>
        </w:rPr>
        <w:t>a</w:t>
      </w:r>
      <w:r w:rsidRPr="003971A2">
        <w:rPr>
          <w:b/>
          <w:bCs/>
        </w:rPr>
        <w:t> crave unique sensory-enhanced live experiences</w:t>
      </w:r>
      <w:r>
        <w:t>: A</w:t>
      </w:r>
      <w:r w:rsidR="2F2BE7AE">
        <w:t xml:space="preserve"> recent US-based report </w:t>
      </w:r>
      <w:r>
        <w:t>(2025) on the youngest generation of movie theatre</w:t>
      </w:r>
      <w:r w:rsidR="17E40B90">
        <w:t>-</w:t>
      </w:r>
      <w:r>
        <w:t>goers</w:t>
      </w:r>
      <w:r w:rsidR="602FC2B4">
        <w:t xml:space="preserve">, </w:t>
      </w:r>
      <w:r>
        <w:t>Gen Alpha</w:t>
      </w:r>
      <w:r w:rsidR="5363416D">
        <w:t xml:space="preserve"> (</w:t>
      </w:r>
      <w:r w:rsidR="0FA5C1BB">
        <w:t xml:space="preserve">aged </w:t>
      </w:r>
      <w:r>
        <w:t>12 and under in 2025)</w:t>
      </w:r>
      <w:r w:rsidR="7F4F33A3">
        <w:t xml:space="preserve">, </w:t>
      </w:r>
      <w:r>
        <w:t xml:space="preserve">suggests </w:t>
      </w:r>
      <w:r w:rsidR="3EEA1FC4">
        <w:t xml:space="preserve">a </w:t>
      </w:r>
      <w:r>
        <w:t>preference for live</w:t>
      </w:r>
      <w:r w:rsidR="31D536D9">
        <w:t>, distinctive e</w:t>
      </w:r>
      <w:r>
        <w:t>ntertainment experiences</w:t>
      </w:r>
      <w:r w:rsidR="52AA47C2">
        <w:t xml:space="preserve">, </w:t>
      </w:r>
      <w:r>
        <w:t xml:space="preserve">making them more </w:t>
      </w:r>
      <w:r w:rsidR="36AC3116">
        <w:t xml:space="preserve">inclined to </w:t>
      </w:r>
      <w:r>
        <w:t xml:space="preserve">in-person </w:t>
      </w:r>
      <w:r w:rsidR="3FA2D275">
        <w:t xml:space="preserve">viewing than </w:t>
      </w:r>
      <w:r>
        <w:t>streaming</w:t>
      </w:r>
      <w:r w:rsidR="54587A61">
        <w:t xml:space="preserve">, even </w:t>
      </w:r>
      <w:r w:rsidR="4D5FA35D">
        <w:t xml:space="preserve">when </w:t>
      </w:r>
      <w:r w:rsidR="54587A61">
        <w:t xml:space="preserve">compared with </w:t>
      </w:r>
      <w:r>
        <w:t>Millennials. Note that they</w:t>
      </w:r>
      <w:r w:rsidR="25153F8A">
        <w:t xml:space="preserve"> </w:t>
      </w:r>
      <w:r>
        <w:t>want</w:t>
      </w:r>
      <w:r w:rsidR="3755858E">
        <w:t xml:space="preserve"> </w:t>
      </w:r>
      <w:r>
        <w:t xml:space="preserve">experiences </w:t>
      </w:r>
      <w:r w:rsidR="4106F57F">
        <w:t xml:space="preserve">not easily replicated </w:t>
      </w:r>
      <w:r>
        <w:t>at home, </w:t>
      </w:r>
      <w:r w:rsidR="55E9DAA5">
        <w:t>including</w:t>
      </w:r>
      <w:r>
        <w:t xml:space="preserve"> </w:t>
      </w:r>
      <w:r w:rsidR="27DD54CF">
        <w:t>l</w:t>
      </w:r>
      <w:r>
        <w:t>arge-format</w:t>
      </w:r>
      <w:r w:rsidR="16C296AC">
        <w:t xml:space="preserve"> </w:t>
      </w:r>
      <w:r w:rsidR="16C296AC">
        <w:lastRenderedPageBreak/>
        <w:t>screenings</w:t>
      </w:r>
      <w:r>
        <w:t>, 3D</w:t>
      </w:r>
      <w:r w:rsidR="38C0E271">
        <w:t xml:space="preserve">, </w:t>
      </w:r>
      <w:r w:rsidR="60A59339">
        <w:t>Virtual Reality (</w:t>
      </w:r>
      <w:r>
        <w:t>VR</w:t>
      </w:r>
      <w:r w:rsidR="17C744AF">
        <w:t>)</w:t>
      </w:r>
      <w:r>
        <w:t xml:space="preserve"> </w:t>
      </w:r>
      <w:r w:rsidR="658938C4">
        <w:t xml:space="preserve">and </w:t>
      </w:r>
      <w:r>
        <w:t xml:space="preserve">multisensory </w:t>
      </w:r>
      <w:r w:rsidR="0C603B45">
        <w:t>formats. Examples highlighted include w</w:t>
      </w:r>
      <w:r>
        <w:t>ind, lights and seat movement</w:t>
      </w:r>
      <w:r w:rsidR="60F4AD09">
        <w:t>.</w:t>
      </w:r>
      <w:sdt>
        <w:sdtPr>
          <w:rPr>
            <w:rFonts w:ascii="Aptos" w:hAnsi="Aptos"/>
            <w:color w:val="000000"/>
            <w:vertAlign w:val="superscript"/>
          </w:rPr>
          <w:tag w:val="MENDELEY_CITATION_v3_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"/>
          <w:id w:val="1135525337"/>
          <w:placeholder>
            <w:docPart w:val="DefaultPlaceholder_-1854013440"/>
          </w:placeholder>
        </w:sdtPr>
        <w:sdtEndPr/>
        <w:sdtContent>
          <w:r w:rsidR="004D3373" w:rsidRPr="004D3373">
            <w:rPr>
              <w:rFonts w:ascii="Aptos" w:eastAsia="Aptos" w:hAnsi="Aptos" w:cs="Aptos"/>
              <w:color w:val="000000"/>
              <w:vertAlign w:val="superscript"/>
            </w:rPr>
            <w:t>6</w:t>
          </w:r>
        </w:sdtContent>
      </w:sdt>
    </w:p>
    <w:p w14:paraId="1CB8E163" w14:textId="1CBAE00F" w:rsidR="478245DF" w:rsidRPr="003971A2" w:rsidRDefault="00F4797B" w:rsidP="003971A2">
      <w:pPr>
        <w:pStyle w:val="ListParagraph"/>
        <w:numPr>
          <w:ilvl w:val="0"/>
          <w:numId w:val="10"/>
        </w:numPr>
      </w:pPr>
      <w:r w:rsidRPr="003971A2">
        <w:rPr>
          <w:b/>
          <w:bCs/>
        </w:rPr>
        <w:t>Younger generations are more likely to prioritise communal experiences than Millennials or Gen X: </w:t>
      </w:r>
      <w:r w:rsidR="7124BEC2">
        <w:t xml:space="preserve">US-based data indicate that spending time with friends and family was the most commonly reported reason for cinema attendance among </w:t>
      </w:r>
      <w:r>
        <w:t>Gen Alpha and Gen Z,</w:t>
      </w:r>
      <w:r w:rsidR="755AA83F">
        <w:t xml:space="preserve"> whereas this was not the leading factor for </w:t>
      </w:r>
      <w:r>
        <w:t>Millennials and Gen X</w:t>
      </w:r>
      <w:r w:rsidR="43A2E2FB">
        <w:t>.</w:t>
      </w:r>
      <w:sdt>
        <w:sdtPr>
          <w:rPr>
            <w:rFonts w:ascii="Aptos" w:hAnsi="Aptos"/>
            <w:color w:val="000000"/>
            <w:vertAlign w:val="superscript"/>
          </w:rPr>
          <w:tag w:val="MENDELEY_CITATION_v3_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"/>
          <w:id w:val="365643953"/>
          <w:placeholder>
            <w:docPart w:val="DefaultPlaceholder_-1854013440"/>
          </w:placeholder>
        </w:sdtPr>
        <w:sdtEndPr/>
        <w:sdtContent>
          <w:r w:rsidR="004D3373" w:rsidRPr="004D3373">
            <w:rPr>
              <w:rFonts w:ascii="Aptos" w:eastAsia="Aptos" w:hAnsi="Aptos" w:cs="Aptos"/>
              <w:color w:val="000000"/>
              <w:vertAlign w:val="superscript"/>
            </w:rPr>
            <w:t>6</w:t>
          </w:r>
        </w:sdtContent>
      </w:sdt>
    </w:p>
    <w:p w14:paraId="1A849E32" w14:textId="6980AB6B" w:rsidR="00F4797B" w:rsidRPr="00F4797B" w:rsidRDefault="76BC30DC" w:rsidP="00F4797B">
      <w:pPr>
        <w:pStyle w:val="Heading2"/>
      </w:pPr>
      <w:bookmarkStart w:id="21" w:name="_Toc1420759139"/>
      <w:r>
        <w:t>Trends b</w:t>
      </w:r>
      <w:r w:rsidR="00F4797B">
        <w:t>y location</w:t>
      </w:r>
      <w:bookmarkEnd w:id="21"/>
      <w:r w:rsidR="00F4797B">
        <w:t> </w:t>
      </w:r>
    </w:p>
    <w:p w14:paraId="6CC96E64" w14:textId="607661E5" w:rsidR="00355C50" w:rsidRPr="00355C50" w:rsidRDefault="00F4797B" w:rsidP="00355C50">
      <w:pPr>
        <w:numPr>
          <w:ilvl w:val="0"/>
          <w:numId w:val="18"/>
        </w:numPr>
        <w:rPr>
          <w:rFonts w:ascii="Aptos" w:eastAsia="Aptos" w:hAnsi="Aptos" w:cs="Aptos"/>
          <w:color w:val="000000" w:themeColor="text1"/>
          <w:vertAlign w:val="superscript"/>
        </w:rPr>
      </w:pPr>
      <w:r w:rsidRPr="0691484D">
        <w:rPr>
          <w:b/>
          <w:bCs/>
        </w:rPr>
        <w:t>London as a hotspot for immersive experiences: </w:t>
      </w:r>
      <w:r>
        <w:t>Londoners made up nearly a quarter of all UK-based immersive audiences</w:t>
      </w:r>
      <w:r w:rsidR="494DA458">
        <w:t xml:space="preserve"> (22%)</w:t>
      </w:r>
      <w:r>
        <w:t xml:space="preserve">. They also appear to go marginally more regularly than those in other regions. Nonetheless, for many this is considered a </w:t>
      </w:r>
      <w:r w:rsidRPr="0691484D">
        <w:rPr>
          <w:i/>
          <w:iCs/>
        </w:rPr>
        <w:t>special occasion</w:t>
      </w:r>
      <w:r w:rsidR="21970773">
        <w:t>.</w:t>
      </w:r>
      <w:sdt>
        <w:sdtPr>
          <w:rPr>
            <w:rFonts w:ascii="Aptos" w:hAnsi="Aptos"/>
            <w:color w:val="000000"/>
            <w:vertAlign w:val="superscript"/>
          </w:rPr>
          <w:tag w:val="MENDELEY_CITATION_v3_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"/>
          <w:id w:val="-1362893465"/>
          <w:placeholder>
            <w:docPart w:val="DefaultPlaceholder_-1854013440"/>
          </w:placeholder>
        </w:sdtPr>
        <w:sdtEndPr/>
        <w:sdtContent>
          <w:r w:rsidR="004D3373" w:rsidRPr="004D3373">
            <w:rPr>
              <w:rFonts w:ascii="Aptos" w:eastAsia="Aptos" w:hAnsi="Aptos" w:cs="Aptos"/>
              <w:color w:val="000000"/>
              <w:vertAlign w:val="superscript"/>
            </w:rPr>
            <w:t>7</w:t>
          </w:r>
        </w:sdtContent>
      </w:sdt>
    </w:p>
    <w:p w14:paraId="3CB71658" w14:textId="7165F86C" w:rsidR="00F4797B" w:rsidRPr="00355C50" w:rsidRDefault="00F4797B" w:rsidP="00355C50">
      <w:pPr>
        <w:numPr>
          <w:ilvl w:val="0"/>
          <w:numId w:val="18"/>
        </w:numPr>
        <w:rPr>
          <w:rFonts w:ascii="Aptos" w:eastAsia="Aptos" w:hAnsi="Aptos" w:cs="Aptos"/>
          <w:color w:val="000000" w:themeColor="text1"/>
          <w:vertAlign w:val="superscript"/>
        </w:rPr>
      </w:pPr>
      <w:r w:rsidRPr="00355C50">
        <w:rPr>
          <w:b/>
          <w:bCs/>
        </w:rPr>
        <w:t>This is different to geographic metrics for cinema, which seem more balanced across the UK: </w:t>
      </w:r>
      <w:r>
        <w:t>Most regions around the UK fluctuate between 36% and 43% people that watched a film in the cinema in 2021</w:t>
      </w:r>
      <w:r w:rsidR="4891A97D">
        <w:t xml:space="preserve"> and </w:t>
      </w:r>
      <w:r>
        <w:t>2022</w:t>
      </w:r>
      <w:r w:rsidR="022B558B">
        <w:t>.</w:t>
      </w:r>
      <w:sdt>
        <w:sdtPr>
          <w:rPr>
            <w:rFonts w:ascii="Aptos" w:hAnsi="Aptos"/>
            <w:color w:val="000000"/>
            <w:vertAlign w:val="superscript"/>
          </w:rPr>
          <w:tag w:val="MENDELEY_CITATION_v3_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"/>
          <w:id w:val="1684004004"/>
          <w:placeholder>
            <w:docPart w:val="C747E352135C48CC81B78BC64F0C6816"/>
          </w:placeholder>
        </w:sdtPr>
        <w:sdtEndPr/>
        <w:sdtContent>
          <w:r w:rsidR="004D3373" w:rsidRPr="004D3373">
            <w:rPr>
              <w:rFonts w:ascii="Aptos" w:eastAsia="Aptos" w:hAnsi="Aptos" w:cs="Aptos"/>
              <w:color w:val="000000"/>
              <w:vertAlign w:val="superscript"/>
            </w:rPr>
            <w:t>8</w:t>
          </w:r>
        </w:sdtContent>
      </w:sdt>
    </w:p>
    <w:p w14:paraId="580F2CCE" w14:textId="2FD83104" w:rsidR="478245DF" w:rsidRDefault="478245DF"/>
    <w:p w14:paraId="771E58D7" w14:textId="7FE1FBB9" w:rsidR="00F4797B" w:rsidRPr="00F4797B" w:rsidRDefault="30ED57D9" w:rsidP="00F4797B">
      <w:pPr>
        <w:pStyle w:val="Heading2"/>
      </w:pPr>
      <w:bookmarkStart w:id="22" w:name="_Toc1717096557"/>
      <w:r>
        <w:t>Trends b</w:t>
      </w:r>
      <w:r w:rsidR="00F4797B">
        <w:t>y personality</w:t>
      </w:r>
      <w:bookmarkEnd w:id="22"/>
      <w:r w:rsidR="00F4797B">
        <w:t>  </w:t>
      </w:r>
    </w:p>
    <w:p w14:paraId="22603E08" w14:textId="6F4BEE3C" w:rsidR="00355C50" w:rsidRPr="00355C50" w:rsidRDefault="00F4797B" w:rsidP="00355C50">
      <w:pPr>
        <w:numPr>
          <w:ilvl w:val="0"/>
          <w:numId w:val="20"/>
        </w:numPr>
        <w:rPr>
          <w:rFonts w:ascii="Aptos" w:eastAsia="Aptos" w:hAnsi="Aptos" w:cs="Aptos"/>
          <w:color w:val="000000" w:themeColor="text1"/>
          <w:vertAlign w:val="superscript"/>
        </w:rPr>
      </w:pPr>
      <w:r w:rsidRPr="0691484D">
        <w:rPr>
          <w:b/>
          <w:bCs/>
        </w:rPr>
        <w:t xml:space="preserve">Not all audience members seek </w:t>
      </w:r>
      <w:r w:rsidR="38658638" w:rsidRPr="0691484D">
        <w:rPr>
          <w:b/>
          <w:bCs/>
        </w:rPr>
        <w:t xml:space="preserve">active </w:t>
      </w:r>
      <w:r w:rsidRPr="0691484D">
        <w:rPr>
          <w:b/>
          <w:bCs/>
        </w:rPr>
        <w:t>interaction: </w:t>
      </w:r>
      <w:r w:rsidR="156C9440">
        <w:t xml:space="preserve">Interactive experience designers often use audience personas that </w:t>
      </w:r>
      <w:r>
        <w:t xml:space="preserve">include </w:t>
      </w:r>
      <w:r w:rsidRPr="0691484D">
        <w:rPr>
          <w:i/>
          <w:iCs/>
        </w:rPr>
        <w:t xml:space="preserve">paddlers </w:t>
      </w:r>
      <w:r>
        <w:t xml:space="preserve">(prefer to observe), </w:t>
      </w:r>
      <w:r w:rsidRPr="0691484D">
        <w:rPr>
          <w:i/>
          <w:iCs/>
        </w:rPr>
        <w:t xml:space="preserve">waders </w:t>
      </w:r>
      <w:r>
        <w:t xml:space="preserve">(are happy to engage but slightly reserved) and </w:t>
      </w:r>
      <w:r w:rsidRPr="0691484D">
        <w:rPr>
          <w:i/>
          <w:iCs/>
        </w:rPr>
        <w:t xml:space="preserve">swimmers </w:t>
      </w:r>
      <w:r>
        <w:t>(completely immersive themselves in stories</w:t>
      </w:r>
      <w:r w:rsidR="068CE383">
        <w:t>).</w:t>
      </w:r>
      <w:sdt>
        <w:sdtPr>
          <w:rPr>
            <w:rFonts w:ascii="Aptos" w:hAnsi="Aptos"/>
            <w:color w:val="000000"/>
            <w:vertAlign w:val="superscript"/>
          </w:rPr>
          <w:tag w:val="MENDELEY_CITATION_v3_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"/>
          <w:id w:val="-703941057"/>
          <w:placeholder>
            <w:docPart w:val="DefaultPlaceholder_-1854013440"/>
          </w:placeholder>
        </w:sdtPr>
        <w:sdtEndPr/>
        <w:sdtContent>
          <w:r w:rsidR="004D3373" w:rsidRPr="004D3373">
            <w:rPr>
              <w:rFonts w:ascii="Aptos" w:eastAsia="Aptos" w:hAnsi="Aptos" w:cs="Aptos"/>
              <w:color w:val="000000"/>
              <w:vertAlign w:val="superscript"/>
            </w:rPr>
            <w:t>7</w:t>
          </w:r>
        </w:sdtContent>
      </w:sdt>
    </w:p>
    <w:p w14:paraId="19693698" w14:textId="534A03B0" w:rsidR="263B36F1" w:rsidRPr="00355C50" w:rsidRDefault="00F4797B" w:rsidP="00355C50">
      <w:pPr>
        <w:numPr>
          <w:ilvl w:val="0"/>
          <w:numId w:val="20"/>
        </w:numPr>
        <w:rPr>
          <w:rFonts w:ascii="Aptos" w:eastAsia="Aptos" w:hAnsi="Aptos" w:cs="Aptos"/>
          <w:color w:val="000000" w:themeColor="text1"/>
          <w:vertAlign w:val="superscript"/>
        </w:rPr>
      </w:pPr>
      <w:r w:rsidRPr="00355C50">
        <w:rPr>
          <w:b/>
          <w:bCs/>
        </w:rPr>
        <w:t xml:space="preserve">Personality traits also </w:t>
      </w:r>
      <w:r w:rsidR="2CD67F98" w:rsidRPr="00355C50">
        <w:rPr>
          <w:b/>
          <w:bCs/>
        </w:rPr>
        <w:t>influence engagement</w:t>
      </w:r>
      <w:r>
        <w:t>: Openness to experience has been identified as a key personality trait in people with an interest in diverse art forms, including modern and abstract art forms</w:t>
      </w:r>
      <w:r w:rsidR="1620D02C">
        <w:t>.</w:t>
      </w:r>
      <w:sdt>
        <w:sdtPr>
          <w:rPr>
            <w:rFonts w:ascii="Aptos" w:hAnsi="Aptos"/>
            <w:color w:val="000000"/>
            <w:vertAlign w:val="superscript"/>
          </w:rPr>
          <w:tag w:val="MENDELEY_CITATION_v3_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"/>
          <w:id w:val="-1959326748"/>
          <w:placeholder>
            <w:docPart w:val="DefaultPlaceholder_-1854013440"/>
          </w:placeholder>
        </w:sdtPr>
        <w:sdtEndPr/>
        <w:sdtContent>
          <w:r w:rsidR="004D3373" w:rsidRPr="004D3373">
            <w:rPr>
              <w:rFonts w:ascii="Aptos" w:eastAsia="Aptos" w:hAnsi="Aptos" w:cs="Aptos"/>
              <w:color w:val="000000"/>
              <w:vertAlign w:val="superscript"/>
            </w:rPr>
            <w:t>9</w:t>
          </w:r>
        </w:sdtContent>
      </w:sdt>
    </w:p>
    <w:p w14:paraId="0924AF82" w14:textId="6B3CEC6F" w:rsidR="1D43BD31" w:rsidRDefault="4805F595" w:rsidP="144C55E8">
      <w:pPr>
        <w:pStyle w:val="Heading1"/>
        <w:rPr>
          <w:rFonts w:ascii="Aptos" w:eastAsia="Aptos" w:hAnsi="Aptos" w:cs="Aptos"/>
        </w:rPr>
      </w:pPr>
      <w:bookmarkStart w:id="23" w:name="_Toc1392945023"/>
      <w:commentRangeStart w:id="24"/>
      <w:commentRangeStart w:id="25"/>
      <w:commentRangeStart w:id="26"/>
      <w:r>
        <w:t>Multisensory</w:t>
      </w:r>
      <w:r w:rsidR="1D43BD31">
        <w:t xml:space="preserve"> Value</w:t>
      </w:r>
      <w:bookmarkEnd w:id="23"/>
      <w:r w:rsidR="1D43BD31">
        <w:t xml:space="preserve"> </w:t>
      </w:r>
      <w:commentRangeEnd w:id="24"/>
      <w:r>
        <w:rPr>
          <w:rStyle w:val="CommentReference"/>
          <w:rFonts w:ascii="Aptos" w:eastAsia="Aptos" w:hAnsi="Aptos" w:cs="Aptos"/>
          <w:sz w:val="40"/>
          <w:szCs w:val="40"/>
        </w:rPr>
        <w:commentReference w:id="24"/>
      </w:r>
      <w:commentRangeEnd w:id="25"/>
      <w:r>
        <w:rPr>
          <w:rStyle w:val="CommentReference"/>
          <w:rFonts w:ascii="Aptos" w:eastAsia="Aptos" w:hAnsi="Aptos" w:cs="Aptos"/>
          <w:sz w:val="40"/>
          <w:szCs w:val="40"/>
        </w:rPr>
        <w:commentReference w:id="25"/>
      </w:r>
      <w:commentRangeEnd w:id="26"/>
      <w:r>
        <w:rPr>
          <w:rStyle w:val="CommentReference"/>
          <w:rFonts w:ascii="Aptos" w:eastAsia="Aptos" w:hAnsi="Aptos" w:cs="Aptos"/>
          <w:sz w:val="40"/>
          <w:szCs w:val="40"/>
        </w:rPr>
        <w:commentReference w:id="26"/>
      </w:r>
    </w:p>
    <w:p w14:paraId="30342620" w14:textId="723A1CB9" w:rsidR="220DFCC5" w:rsidRDefault="220DFCC5" w:rsidP="6A31513F">
      <w:r>
        <w:t>Multisensory work is reshaping how we create, experience and value cultural, commercial and artistic experiences. Understanding its value can help us unlock new opportunities</w:t>
      </w:r>
      <w:r w:rsidR="1231EC17">
        <w:t xml:space="preserve">, which we expand on below. </w:t>
      </w:r>
    </w:p>
    <w:p w14:paraId="0644240D" w14:textId="31A5DB67" w:rsidR="3C38DE51" w:rsidRDefault="3C38DE51" w:rsidP="263B36F1">
      <w:pPr>
        <w:pStyle w:val="Heading3"/>
        <w:rPr>
          <w:rFonts w:ascii="Aptos" w:eastAsia="Aptos" w:hAnsi="Aptos" w:cs="Aptos"/>
        </w:rPr>
      </w:pPr>
      <w:bookmarkStart w:id="27" w:name="_Toc1330357624"/>
      <w:r w:rsidRPr="18104931">
        <w:rPr>
          <w:rFonts w:ascii="Aptos" w:eastAsia="Aptos" w:hAnsi="Aptos" w:cs="Aptos"/>
        </w:rPr>
        <w:t xml:space="preserve">Economic </w:t>
      </w:r>
      <w:commentRangeStart w:id="28"/>
      <w:r w:rsidRPr="18104931">
        <w:rPr>
          <w:rFonts w:ascii="Aptos" w:eastAsia="Aptos" w:hAnsi="Aptos" w:cs="Aptos"/>
        </w:rPr>
        <w:t>value</w:t>
      </w:r>
      <w:bookmarkEnd w:id="27"/>
      <w:commentRangeEnd w:id="28"/>
      <w:r>
        <w:rPr>
          <w:rStyle w:val="CommentReference"/>
          <w:rFonts w:ascii="Aptos" w:eastAsia="Aptos" w:hAnsi="Aptos" w:cs="Aptos"/>
          <w:sz w:val="28"/>
          <w:szCs w:val="28"/>
        </w:rPr>
        <w:commentReference w:id="28"/>
      </w:r>
    </w:p>
    <w:p w14:paraId="517DDF3A" w14:textId="7374816B" w:rsidR="3C38DE51" w:rsidRDefault="5D9C907C" w:rsidP="263B36F1">
      <w:pPr>
        <w:rPr>
          <w:rFonts w:ascii="Aptos" w:eastAsia="Aptos" w:hAnsi="Aptos" w:cs="Aptos"/>
        </w:rPr>
      </w:pPr>
      <w:r w:rsidRPr="6A31513F">
        <w:rPr>
          <w:rFonts w:ascii="Aptos" w:eastAsia="Aptos" w:hAnsi="Aptos" w:cs="Aptos"/>
        </w:rPr>
        <w:t xml:space="preserve">Multisensory experiences aren’t just novel, they’re profitable. </w:t>
      </w:r>
      <w:commentRangeStart w:id="30"/>
      <w:r w:rsidR="3C38DE51" w:rsidRPr="6A31513F">
        <w:rPr>
          <w:rFonts w:ascii="Aptos" w:eastAsia="Aptos" w:hAnsi="Aptos" w:cs="Aptos"/>
        </w:rPr>
        <w:t xml:space="preserve">The </w:t>
      </w:r>
      <w:r w:rsidR="3C38DE51" w:rsidRPr="011B71A1">
        <w:rPr>
          <w:rFonts w:ascii="Aptos" w:eastAsia="Aptos" w:hAnsi="Aptos" w:cs="Aptos"/>
          <w:i/>
        </w:rPr>
        <w:t xml:space="preserve">economic value </w:t>
      </w:r>
      <w:r w:rsidR="3C38DE51" w:rsidRPr="6A31513F">
        <w:rPr>
          <w:rFonts w:ascii="Aptos" w:eastAsia="Aptos" w:hAnsi="Aptos" w:cs="Aptos"/>
        </w:rPr>
        <w:t xml:space="preserve">examines how </w:t>
      </w:r>
      <w:r w:rsidR="4805F595" w:rsidRPr="6A31513F">
        <w:rPr>
          <w:rFonts w:ascii="Aptos" w:eastAsia="Aptos" w:hAnsi="Aptos" w:cs="Aptos"/>
        </w:rPr>
        <w:t>multisensory</w:t>
      </w:r>
      <w:r w:rsidR="3C38DE51" w:rsidRPr="6A31513F">
        <w:rPr>
          <w:rFonts w:ascii="Aptos" w:eastAsia="Aptos" w:hAnsi="Aptos" w:cs="Aptos"/>
        </w:rPr>
        <w:t xml:space="preserve"> elements drive revenue, market growth and return on investment in the context of creative industries. </w:t>
      </w:r>
      <w:commentRangeEnd w:id="30"/>
      <w:r>
        <w:rPr>
          <w:rStyle w:val="CommentReference"/>
          <w:rFonts w:ascii="Aptos" w:eastAsia="Aptos" w:hAnsi="Aptos" w:cs="Aptos"/>
          <w:sz w:val="24"/>
          <w:szCs w:val="24"/>
        </w:rPr>
        <w:commentReference w:id="30"/>
      </w:r>
    </w:p>
    <w:p w14:paraId="598F32AF" w14:textId="2D4D780A" w:rsidR="3C38DE51" w:rsidRDefault="3C38DE51" w:rsidP="00F6457C">
      <w:pPr>
        <w:pStyle w:val="ListParagraph"/>
        <w:numPr>
          <w:ilvl w:val="0"/>
          <w:numId w:val="3"/>
        </w:numPr>
        <w:rPr>
          <w:rFonts w:ascii="Aptos" w:eastAsia="Aptos" w:hAnsi="Aptos" w:cs="Aptos"/>
        </w:rPr>
      </w:pPr>
      <w:r w:rsidRPr="6BA7A3B6">
        <w:rPr>
          <w:rFonts w:ascii="Aptos" w:eastAsia="Aptos" w:hAnsi="Aptos" w:cs="Aptos"/>
          <w:b/>
          <w:bCs/>
        </w:rPr>
        <w:t xml:space="preserve">The economic value of experiences engaging multiple senses has been recognised </w:t>
      </w:r>
      <w:r w:rsidR="7A778582" w:rsidRPr="28125DA7">
        <w:rPr>
          <w:rFonts w:ascii="Aptos" w:eastAsia="Aptos" w:hAnsi="Aptos" w:cs="Aptos"/>
          <w:b/>
          <w:bCs/>
        </w:rPr>
        <w:t>since</w:t>
      </w:r>
      <w:r w:rsidRPr="6BA7A3B6">
        <w:rPr>
          <w:rFonts w:ascii="Aptos" w:eastAsia="Aptos" w:hAnsi="Aptos" w:cs="Aptos"/>
          <w:b/>
          <w:bCs/>
        </w:rPr>
        <w:t xml:space="preserve"> the </w:t>
      </w:r>
      <w:r w:rsidR="02B9B28E" w:rsidRPr="28125DA7">
        <w:rPr>
          <w:rFonts w:ascii="Aptos" w:eastAsia="Aptos" w:hAnsi="Aptos" w:cs="Aptos"/>
          <w:b/>
          <w:bCs/>
        </w:rPr>
        <w:t>19</w:t>
      </w:r>
      <w:r w:rsidRPr="28125DA7">
        <w:rPr>
          <w:rFonts w:ascii="Aptos" w:eastAsia="Aptos" w:hAnsi="Aptos" w:cs="Aptos"/>
          <w:b/>
          <w:bCs/>
        </w:rPr>
        <w:t>90s:</w:t>
      </w:r>
      <w:r w:rsidRPr="28125DA7">
        <w:rPr>
          <w:rFonts w:ascii="Aptos" w:eastAsia="Aptos" w:hAnsi="Aptos" w:cs="Aptos"/>
        </w:rPr>
        <w:t xml:space="preserve"> </w:t>
      </w:r>
      <w:r w:rsidR="61DBE4D7" w:rsidRPr="28125DA7">
        <w:rPr>
          <w:rFonts w:ascii="Aptos" w:eastAsia="Aptos" w:hAnsi="Aptos" w:cs="Aptos"/>
        </w:rPr>
        <w:t>E</w:t>
      </w:r>
      <w:r w:rsidRPr="28125DA7">
        <w:rPr>
          <w:rFonts w:ascii="Aptos" w:eastAsia="Aptos" w:hAnsi="Aptos" w:cs="Aptos"/>
        </w:rPr>
        <w:t>xperience</w:t>
      </w:r>
      <w:r w:rsidR="718234C1" w:rsidRPr="28125DA7">
        <w:rPr>
          <w:rFonts w:ascii="Aptos" w:eastAsia="Aptos" w:hAnsi="Aptos" w:cs="Aptos"/>
        </w:rPr>
        <w:t>-</w:t>
      </w:r>
      <w:r w:rsidRPr="28125DA7">
        <w:rPr>
          <w:rFonts w:ascii="Aptos" w:eastAsia="Aptos" w:hAnsi="Aptos" w:cs="Aptos"/>
        </w:rPr>
        <w:t>econom</w:t>
      </w:r>
      <w:r w:rsidR="2EF97DC5" w:rsidRPr="28125DA7">
        <w:rPr>
          <w:rFonts w:ascii="Aptos" w:eastAsia="Aptos" w:hAnsi="Aptos" w:cs="Aptos"/>
        </w:rPr>
        <w:t>y</w:t>
      </w:r>
      <w:r w:rsidRPr="6BA7A3B6">
        <w:rPr>
          <w:rFonts w:ascii="Aptos" w:eastAsia="Aptos" w:hAnsi="Aptos" w:cs="Aptos"/>
        </w:rPr>
        <w:t xml:space="preserve"> theorists Joseph Pine and </w:t>
      </w:r>
      <w:r w:rsidRPr="6BA7A3B6">
        <w:rPr>
          <w:rFonts w:ascii="Aptos" w:eastAsia="Aptos" w:hAnsi="Aptos" w:cs="Aptos"/>
        </w:rPr>
        <w:lastRenderedPageBreak/>
        <w:t xml:space="preserve">James Gilmore </w:t>
      </w:r>
      <w:r w:rsidRPr="28125DA7">
        <w:rPr>
          <w:rFonts w:ascii="Aptos" w:eastAsia="Aptos" w:hAnsi="Aptos" w:cs="Aptos"/>
        </w:rPr>
        <w:t>highlight</w:t>
      </w:r>
      <w:r w:rsidR="54B96056" w:rsidRPr="28125DA7">
        <w:rPr>
          <w:rFonts w:ascii="Aptos" w:eastAsia="Aptos" w:hAnsi="Aptos" w:cs="Aptos"/>
        </w:rPr>
        <w:t>ed</w:t>
      </w:r>
      <w:r w:rsidRPr="6BA7A3B6">
        <w:rPr>
          <w:rFonts w:ascii="Aptos" w:eastAsia="Aptos" w:hAnsi="Aptos" w:cs="Aptos"/>
        </w:rPr>
        <w:t xml:space="preserve"> that engaging all five senses is </w:t>
      </w:r>
      <w:r w:rsidR="469AAC62" w:rsidRPr="28125DA7">
        <w:rPr>
          <w:rFonts w:ascii="Aptos" w:eastAsia="Aptos" w:hAnsi="Aptos" w:cs="Aptos"/>
        </w:rPr>
        <w:t xml:space="preserve">a powerful </w:t>
      </w:r>
      <w:r w:rsidRPr="28125DA7">
        <w:rPr>
          <w:rFonts w:ascii="Aptos" w:eastAsia="Aptos" w:hAnsi="Aptos" w:cs="Aptos"/>
        </w:rPr>
        <w:t>way</w:t>
      </w:r>
      <w:r w:rsidR="57DE8CD5" w:rsidRPr="28125DA7">
        <w:rPr>
          <w:rFonts w:ascii="Aptos" w:eastAsia="Aptos" w:hAnsi="Aptos" w:cs="Aptos"/>
        </w:rPr>
        <w:t xml:space="preserve"> to</w:t>
      </w:r>
      <w:r w:rsidRPr="28125DA7">
        <w:rPr>
          <w:rFonts w:ascii="Aptos" w:eastAsia="Aptos" w:hAnsi="Aptos" w:cs="Aptos"/>
        </w:rPr>
        <w:t xml:space="preserve"> design</w:t>
      </w:r>
      <w:r w:rsidRPr="6BA7A3B6">
        <w:rPr>
          <w:rFonts w:ascii="Aptos" w:eastAsia="Aptos" w:hAnsi="Aptos" w:cs="Aptos"/>
        </w:rPr>
        <w:t xml:space="preserve"> memorable experiences</w:t>
      </w:r>
      <w:r w:rsidR="236C60B6" w:rsidRPr="28125DA7">
        <w:rPr>
          <w:rFonts w:ascii="Aptos" w:eastAsia="Aptos" w:hAnsi="Aptos" w:cs="Aptos"/>
        </w:rPr>
        <w:t>, an economic offering in its own right</w:t>
      </w:r>
      <w:r w:rsidRPr="28125DA7">
        <w:rPr>
          <w:rFonts w:ascii="Aptos" w:eastAsia="Aptos" w:hAnsi="Aptos" w:cs="Aptos"/>
        </w:rPr>
        <w:t>.</w:t>
      </w:r>
      <w:r w:rsidRPr="6BA7A3B6">
        <w:rPr>
          <w:rFonts w:ascii="Aptos" w:eastAsia="Aptos" w:hAnsi="Aptos" w:cs="Aptos"/>
        </w:rPr>
        <w:t xml:space="preserve"> They argue that</w:t>
      </w:r>
      <w:r w:rsidR="09ADC670" w:rsidRPr="6BA7A3B6">
        <w:rPr>
          <w:rFonts w:ascii="Aptos" w:eastAsia="Aptos" w:hAnsi="Aptos" w:cs="Aptos"/>
        </w:rPr>
        <w:t>:</w:t>
      </w:r>
    </w:p>
    <w:p w14:paraId="10F8A20D" w14:textId="1FEF1DA9" w:rsidR="3C38DE51" w:rsidRDefault="3C38DE51" w:rsidP="011B71A1">
      <w:pPr>
        <w:ind w:left="1440"/>
        <w:rPr>
          <w:rFonts w:ascii="Aptos" w:eastAsia="Aptos" w:hAnsi="Aptos" w:cs="Aptos"/>
          <w:color w:val="000000" w:themeColor="text1"/>
        </w:rPr>
      </w:pPr>
      <w:r w:rsidRPr="0691484D">
        <w:rPr>
          <w:rFonts w:ascii="Aptos" w:eastAsia="Aptos" w:hAnsi="Aptos" w:cs="Aptos"/>
        </w:rPr>
        <w:t>Smart shoeshine operators augment the smell of polish with crisp snaps of the cloth, scents and sounds that don’t make the shoes any shinier but do make the experience more engaging. Savvy hair</w:t>
      </w:r>
      <w:r w:rsidR="6AC245C1" w:rsidRPr="0691484D">
        <w:rPr>
          <w:rFonts w:ascii="Aptos" w:eastAsia="Aptos" w:hAnsi="Aptos" w:cs="Aptos"/>
        </w:rPr>
        <w:t>stylists</w:t>
      </w:r>
      <w:r w:rsidRPr="0691484D">
        <w:rPr>
          <w:rFonts w:ascii="Aptos" w:eastAsia="Aptos" w:hAnsi="Aptos" w:cs="Aptos"/>
        </w:rPr>
        <w:t xml:space="preserve"> shampoo and apply lotions not simply because the styling requires it but because they add more tactile sensations to the customer experience. Similarly, grocery stores pipe bakery smells into the aisles and some use light and sound to simulate thunderstorms when misting their produce</w:t>
      </w:r>
      <w:r w:rsidR="3BA57B7D" w:rsidRPr="0691484D">
        <w:rPr>
          <w:rFonts w:ascii="Aptos" w:eastAsia="Aptos" w:hAnsi="Aptos" w:cs="Aptos"/>
        </w:rPr>
        <w:t>.</w:t>
      </w:r>
      <w:sdt>
        <w:sdtPr>
          <w:rPr>
            <w:rFonts w:ascii="Aptos" w:eastAsia="Aptos" w:hAnsi="Aptos" w:cs="Aptos"/>
            <w:color w:val="000000"/>
            <w:vertAlign w:val="superscript"/>
          </w:rPr>
          <w:tag w:val="MENDELEY_CITATION_v3_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"/>
          <w:id w:val="588890946"/>
          <w:placeholder>
            <w:docPart w:val="DefaultPlaceholder_-1854013440"/>
          </w:placeholder>
        </w:sdtPr>
        <w:sdtEndPr/>
        <w:sdtContent>
          <w:r w:rsidR="004D3373" w:rsidRPr="004D3373">
            <w:rPr>
              <w:rFonts w:ascii="Aptos" w:eastAsia="Aptos" w:hAnsi="Aptos" w:cs="Aptos"/>
              <w:color w:val="000000"/>
              <w:vertAlign w:val="superscript"/>
            </w:rPr>
            <w:t>10</w:t>
          </w:r>
        </w:sdtContent>
      </w:sdt>
      <w:r w:rsidR="00C86DCB" w:rsidRPr="0691484D">
        <w:rPr>
          <w:rFonts w:ascii="Aptos" w:eastAsia="Aptos" w:hAnsi="Aptos" w:cs="Aptos"/>
        </w:rPr>
        <w:t xml:space="preserve">  </w:t>
      </w:r>
    </w:p>
    <w:p w14:paraId="3B0BB1DD" w14:textId="2920A5AE" w:rsidR="3C38DE51" w:rsidRDefault="3C38DE51" w:rsidP="0691484D">
      <w:pPr>
        <w:pStyle w:val="ListParagraph"/>
        <w:numPr>
          <w:ilvl w:val="0"/>
          <w:numId w:val="2"/>
        </w:numPr>
        <w:rPr>
          <w:rFonts w:ascii="Aptos" w:eastAsia="Aptos" w:hAnsi="Aptos" w:cs="Aptos"/>
          <w:color w:val="000000" w:themeColor="text1"/>
          <w:vertAlign w:val="superscript"/>
        </w:rPr>
      </w:pPr>
      <w:r w:rsidRPr="0691484D">
        <w:rPr>
          <w:rFonts w:ascii="Aptos" w:eastAsia="Aptos" w:hAnsi="Aptos" w:cs="Aptos"/>
          <w:b/>
          <w:bCs/>
          <w:color w:val="000000" w:themeColor="text1"/>
        </w:rPr>
        <w:t xml:space="preserve">Industries built on immersion are booming: </w:t>
      </w:r>
      <w:r w:rsidRPr="0691484D">
        <w:rPr>
          <w:rFonts w:ascii="Aptos" w:eastAsia="Aptos" w:hAnsi="Aptos" w:cs="Aptos"/>
          <w:color w:val="000000" w:themeColor="text1"/>
        </w:rPr>
        <w:t xml:space="preserve">For example, theme parks, which are inherently </w:t>
      </w:r>
      <w:r w:rsidR="4805F595" w:rsidRPr="0691484D">
        <w:rPr>
          <w:rFonts w:ascii="Aptos" w:eastAsia="Aptos" w:hAnsi="Aptos" w:cs="Aptos"/>
          <w:color w:val="000000" w:themeColor="text1"/>
        </w:rPr>
        <w:t>multisensory</w:t>
      </w:r>
      <w:r w:rsidR="3A77D9F2" w:rsidRPr="0691484D">
        <w:rPr>
          <w:rFonts w:ascii="Aptos" w:eastAsia="Aptos" w:hAnsi="Aptos" w:cs="Aptos"/>
          <w:color w:val="000000" w:themeColor="text1"/>
        </w:rPr>
        <w:t>,</w:t>
      </w:r>
      <w:r w:rsidRPr="0691484D">
        <w:rPr>
          <w:rFonts w:ascii="Aptos" w:eastAsia="Aptos" w:hAnsi="Aptos" w:cs="Aptos"/>
          <w:color w:val="000000" w:themeColor="text1"/>
        </w:rPr>
        <w:t xml:space="preserve"> are valued at $64.6B (global market; 2023), which </w:t>
      </w:r>
      <w:r w:rsidR="0B97AEE0" w:rsidRPr="0691484D">
        <w:rPr>
          <w:rFonts w:ascii="Aptos" w:eastAsia="Aptos" w:hAnsi="Aptos" w:cs="Aptos"/>
          <w:color w:val="000000" w:themeColor="text1"/>
        </w:rPr>
        <w:t xml:space="preserve">is </w:t>
      </w:r>
      <w:r w:rsidRPr="0691484D">
        <w:rPr>
          <w:rFonts w:ascii="Aptos" w:eastAsia="Aptos" w:hAnsi="Aptos" w:cs="Aptos"/>
          <w:color w:val="000000" w:themeColor="text1"/>
        </w:rPr>
        <w:t>projected to nearly</w:t>
      </w:r>
      <w:r w:rsidR="5BE0B41F" w:rsidRPr="0691484D">
        <w:rPr>
          <w:rFonts w:ascii="Aptos" w:eastAsia="Aptos" w:hAnsi="Aptos" w:cs="Aptos"/>
          <w:color w:val="000000" w:themeColor="text1"/>
        </w:rPr>
        <w:t>-</w:t>
      </w:r>
      <w:r w:rsidRPr="0691484D">
        <w:rPr>
          <w:rFonts w:ascii="Aptos" w:eastAsia="Aptos" w:hAnsi="Aptos" w:cs="Aptos"/>
          <w:color w:val="000000" w:themeColor="text1"/>
        </w:rPr>
        <w:t>double by 2032 (~$113B) due to gro</w:t>
      </w:r>
      <w:r w:rsidR="4604C8F5" w:rsidRPr="0691484D">
        <w:rPr>
          <w:rFonts w:ascii="Aptos" w:eastAsia="Aptos" w:hAnsi="Aptos" w:cs="Aptos"/>
          <w:color w:val="000000" w:themeColor="text1"/>
        </w:rPr>
        <w:t>wth</w:t>
      </w:r>
      <w:r w:rsidRPr="0691484D">
        <w:rPr>
          <w:rFonts w:ascii="Aptos" w:eastAsia="Aptos" w:hAnsi="Aptos" w:cs="Aptos"/>
          <w:color w:val="000000" w:themeColor="text1"/>
        </w:rPr>
        <w:t xml:space="preserve"> at ~5–6% per year</w:t>
      </w:r>
      <w:r w:rsidR="66E57089" w:rsidRPr="0691484D">
        <w:rPr>
          <w:rFonts w:ascii="Aptos" w:eastAsia="Aptos" w:hAnsi="Aptos" w:cs="Aptos"/>
          <w:color w:val="000000" w:themeColor="text1"/>
        </w:rPr>
        <w:t>.</w:t>
      </w:r>
      <w:sdt>
        <w:sdtPr>
          <w:rPr>
            <w:rFonts w:ascii="Aptos" w:eastAsia="Aptos" w:hAnsi="Aptos" w:cs="Aptos"/>
            <w:color w:val="000000"/>
            <w:vertAlign w:val="superscript"/>
          </w:rPr>
          <w:tag w:val="MENDELEY_CITATION_v3_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"/>
          <w:id w:val="1280217207"/>
          <w:placeholder>
            <w:docPart w:val="DefaultPlaceholder_-1854013440"/>
          </w:placeholder>
        </w:sdtPr>
        <w:sdtEndPr/>
        <w:sdtContent>
          <w:r w:rsidR="004D3373" w:rsidRPr="004D3373">
            <w:rPr>
              <w:rFonts w:ascii="Aptos" w:eastAsia="Aptos" w:hAnsi="Aptos" w:cs="Aptos"/>
              <w:color w:val="000000"/>
              <w:vertAlign w:val="superscript"/>
            </w:rPr>
            <w:t>11</w:t>
          </w:r>
        </w:sdtContent>
      </w:sdt>
    </w:p>
    <w:p w14:paraId="6AC8F8BA" w14:textId="595976EC" w:rsidR="3C38DE51" w:rsidRDefault="4805F595" w:rsidP="00F6457C">
      <w:pPr>
        <w:pStyle w:val="ListParagraph"/>
        <w:numPr>
          <w:ilvl w:val="0"/>
          <w:numId w:val="2"/>
        </w:numPr>
      </w:pPr>
      <w:r w:rsidRPr="0691484D">
        <w:rPr>
          <w:b/>
          <w:bCs/>
        </w:rPr>
        <w:t>Multisensory</w:t>
      </w:r>
      <w:r w:rsidR="019A6061" w:rsidRPr="0691484D">
        <w:rPr>
          <w:b/>
          <w:bCs/>
        </w:rPr>
        <w:t xml:space="preserve"> elements could represent competitive differentiation and attract new audiences:</w:t>
      </w:r>
      <w:r w:rsidR="019A6061">
        <w:t xml:space="preserve"> Offering something beyond standard audiovisual presentation can attract new audiences and encourage repeat visits</w:t>
      </w:r>
      <w:r w:rsidR="4AC66239">
        <w:t>.</w:t>
      </w:r>
      <w:sdt>
        <w:sdtPr>
          <w:rPr>
            <w:rFonts w:ascii="Aptos" w:hAnsi="Aptos"/>
            <w:color w:val="000000"/>
            <w:vertAlign w:val="superscript"/>
          </w:rPr>
          <w:tag w:val="MENDELEY_CITATION_v3_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"/>
          <w:id w:val="257545018"/>
          <w:placeholder>
            <w:docPart w:val="DefaultPlaceholder_-1854013440"/>
          </w:placeholder>
        </w:sdtPr>
        <w:sdtEndPr/>
        <w:sdtContent>
          <w:r w:rsidR="004D3373" w:rsidRPr="004D3373">
            <w:rPr>
              <w:rFonts w:ascii="Aptos" w:eastAsia="Aptos" w:hAnsi="Aptos" w:cs="Aptos"/>
              <w:color w:val="000000"/>
              <w:vertAlign w:val="superscript"/>
            </w:rPr>
            <w:t>12</w:t>
          </w:r>
        </w:sdtContent>
      </w:sdt>
      <w:r w:rsidR="019A6061">
        <w:t xml:space="preserve"> This may open pathways for entirely new forms of entertainment, art, training and communication.</w:t>
      </w:r>
    </w:p>
    <w:p w14:paraId="149C9048" w14:textId="6D7B17F3" w:rsidR="3C38DE51" w:rsidRDefault="5FE2F941" w:rsidP="00F6457C">
      <w:pPr>
        <w:pStyle w:val="ListParagraph"/>
        <w:numPr>
          <w:ilvl w:val="0"/>
          <w:numId w:val="2"/>
        </w:numPr>
        <w:rPr>
          <w:rFonts w:ascii="Aptos" w:eastAsia="Aptos" w:hAnsi="Aptos" w:cs="Aptos"/>
          <w:rPrChange w:id="31" w:author="" w16du:dateUtc="2026-03-06T08:47:00Z">
            <w:rPr>
              <w:rFonts w:ascii="Aptos" w:eastAsia="Aptos" w:hAnsi="Aptos" w:cs="Aptos"/>
              <w:color w:val="0E2740"/>
            </w:rPr>
          </w:rPrChange>
        </w:rPr>
      </w:pPr>
      <w:r w:rsidRPr="0691484D">
        <w:rPr>
          <w:rFonts w:ascii="Aptos" w:eastAsia="Aptos" w:hAnsi="Aptos" w:cs="Aptos"/>
          <w:b/>
          <w:bCs/>
        </w:rPr>
        <w:t>M</w:t>
      </w:r>
      <w:r w:rsidR="4805F595" w:rsidRPr="0691484D">
        <w:rPr>
          <w:rFonts w:ascii="Aptos" w:eastAsia="Aptos" w:hAnsi="Aptos" w:cs="Aptos"/>
          <w:b/>
          <w:bCs/>
        </w:rPr>
        <w:t>ultisensory</w:t>
      </w:r>
      <w:r w:rsidR="3C38DE51" w:rsidRPr="0691484D">
        <w:rPr>
          <w:rFonts w:ascii="Aptos" w:eastAsia="Aptos" w:hAnsi="Aptos" w:cs="Aptos"/>
          <w:b/>
          <w:bCs/>
        </w:rPr>
        <w:t xml:space="preserve"> engagement was listed as </w:t>
      </w:r>
      <w:r w:rsidR="136477AD" w:rsidRPr="0691484D">
        <w:rPr>
          <w:rFonts w:ascii="Aptos" w:eastAsia="Aptos" w:hAnsi="Aptos" w:cs="Aptos"/>
          <w:b/>
          <w:bCs/>
        </w:rPr>
        <w:t xml:space="preserve">one of </w:t>
      </w:r>
      <w:r w:rsidR="3C38DE51" w:rsidRPr="0691484D">
        <w:rPr>
          <w:rFonts w:ascii="Aptos" w:eastAsia="Aptos" w:hAnsi="Aptos" w:cs="Aptos"/>
          <w:b/>
          <w:bCs/>
        </w:rPr>
        <w:t>the top 10 drivers of brand engagement</w:t>
      </w:r>
      <w:r w:rsidR="3C38DE51" w:rsidRPr="0691484D">
        <w:rPr>
          <w:rFonts w:ascii="Aptos" w:eastAsia="Aptos" w:hAnsi="Aptos" w:cs="Aptos"/>
        </w:rPr>
        <w:t xml:space="preserve"> in </w:t>
      </w:r>
      <w:r w:rsidR="3C38DE51" w:rsidRPr="0691484D">
        <w:rPr>
          <w:rFonts w:ascii="Aptos" w:eastAsia="Aptos" w:hAnsi="Aptos" w:cs="Aptos"/>
          <w:i/>
          <w:iCs/>
        </w:rPr>
        <w:t>VML Intelligence</w:t>
      </w:r>
      <w:r w:rsidR="0A709086" w:rsidRPr="0691484D">
        <w:rPr>
          <w:rFonts w:ascii="Aptos" w:eastAsia="Aptos" w:hAnsi="Aptos" w:cs="Aptos"/>
        </w:rPr>
        <w:t xml:space="preserve"> 2023</w:t>
      </w:r>
      <w:r w:rsidR="3C38DE51" w:rsidRPr="0691484D">
        <w:rPr>
          <w:rFonts w:ascii="Aptos" w:eastAsia="Aptos" w:hAnsi="Aptos" w:cs="Aptos"/>
        </w:rPr>
        <w:t xml:space="preserve"> report</w:t>
      </w:r>
      <w:sdt>
        <w:sdtPr>
          <w:rPr>
            <w:rFonts w:ascii="Aptos" w:eastAsia="Aptos" w:hAnsi="Aptos" w:cs="Aptos"/>
            <w:color w:val="000000"/>
            <w:vertAlign w:val="superscript"/>
          </w:rPr>
          <w:tag w:val="MENDELEY_CITATION_v3_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"/>
          <w:id w:val="-1701690481"/>
          <w:placeholder>
            <w:docPart w:val="DefaultPlaceholder_-1854013440"/>
          </w:placeholder>
        </w:sdtPr>
        <w:sdtEndPr/>
        <w:sdtContent>
          <w:r w:rsidR="004D3373" w:rsidRPr="004D3373">
            <w:rPr>
              <w:rFonts w:ascii="Aptos" w:eastAsia="Aptos" w:hAnsi="Aptos" w:cs="Aptos"/>
              <w:color w:val="000000"/>
              <w:vertAlign w:val="superscript"/>
            </w:rPr>
            <w:t>1</w:t>
          </w:r>
        </w:sdtContent>
      </w:sdt>
      <w:r w:rsidR="3C38DE51" w:rsidRPr="0691484D">
        <w:rPr>
          <w:rFonts w:ascii="Aptos" w:eastAsia="Aptos" w:hAnsi="Aptos" w:cs="Aptos"/>
        </w:rPr>
        <w:t xml:space="preserve"> (</w:t>
      </w:r>
      <w:r w:rsidR="4B29C790" w:rsidRPr="0691484D">
        <w:rPr>
          <w:rFonts w:ascii="Aptos" w:eastAsia="Aptos" w:hAnsi="Aptos" w:cs="Aptos"/>
        </w:rPr>
        <w:t xml:space="preserve">i.e. answers to question </w:t>
      </w:r>
      <w:r w:rsidR="3C38DE51" w:rsidRPr="0691484D">
        <w:rPr>
          <w:rFonts w:ascii="Aptos" w:eastAsia="Aptos" w:hAnsi="Aptos" w:cs="Aptos"/>
        </w:rPr>
        <w:t xml:space="preserve">“I’d be more likely to purchase a brand if it...”), alongside </w:t>
      </w:r>
      <w:r w:rsidR="4349FF05" w:rsidRPr="0691484D">
        <w:rPr>
          <w:rFonts w:ascii="Aptos" w:eastAsia="Aptos" w:hAnsi="Aptos" w:cs="Aptos"/>
        </w:rPr>
        <w:t xml:space="preserve">factors such as </w:t>
      </w:r>
      <w:r w:rsidR="3C38DE51" w:rsidRPr="0691484D">
        <w:rPr>
          <w:rFonts w:ascii="Aptos" w:eastAsia="Aptos" w:hAnsi="Aptos" w:cs="Aptos"/>
        </w:rPr>
        <w:t xml:space="preserve">inducing intense emotion, transporting </w:t>
      </w:r>
      <w:r w:rsidR="3439C6D0" w:rsidRPr="0691484D">
        <w:rPr>
          <w:rFonts w:ascii="Aptos" w:eastAsia="Aptos" w:hAnsi="Aptos" w:cs="Aptos"/>
        </w:rPr>
        <w:t xml:space="preserve">people </w:t>
      </w:r>
      <w:r w:rsidR="3C38DE51" w:rsidRPr="0691484D">
        <w:rPr>
          <w:rFonts w:ascii="Aptos" w:eastAsia="Aptos" w:hAnsi="Aptos" w:cs="Aptos"/>
        </w:rPr>
        <w:t xml:space="preserve">to another world and </w:t>
      </w:r>
      <w:r w:rsidR="176EBA4F" w:rsidRPr="0691484D">
        <w:rPr>
          <w:rFonts w:ascii="Aptos" w:eastAsia="Aptos" w:hAnsi="Aptos" w:cs="Aptos"/>
        </w:rPr>
        <w:t>creating a sense of connection</w:t>
      </w:r>
      <w:r w:rsidR="3C38DE51" w:rsidRPr="0691484D">
        <w:rPr>
          <w:rFonts w:ascii="Aptos" w:eastAsia="Aptos" w:hAnsi="Aptos" w:cs="Aptos"/>
        </w:rPr>
        <w:t xml:space="preserve"> to something bigger</w:t>
      </w:r>
      <w:r w:rsidR="6666ED71" w:rsidRPr="0691484D">
        <w:rPr>
          <w:rFonts w:ascii="Aptos" w:eastAsia="Aptos" w:hAnsi="Aptos" w:cs="Aptos"/>
        </w:rPr>
        <w:t>,</w:t>
      </w:r>
      <w:r w:rsidR="4A8B1777" w:rsidRPr="0691484D">
        <w:rPr>
          <w:rFonts w:ascii="Aptos" w:eastAsia="Aptos" w:hAnsi="Aptos" w:cs="Aptos"/>
        </w:rPr>
        <w:t xml:space="preserve"> while </w:t>
      </w:r>
      <w:r w:rsidR="3C38DE51" w:rsidRPr="0691484D">
        <w:rPr>
          <w:rFonts w:ascii="Aptos" w:eastAsia="Aptos" w:hAnsi="Aptos" w:cs="Aptos"/>
        </w:rPr>
        <w:t xml:space="preserve">bringing a sense of </w:t>
      </w:r>
      <w:r w:rsidR="4A8B1777" w:rsidRPr="0691484D">
        <w:rPr>
          <w:rFonts w:ascii="Aptos" w:eastAsia="Aptos" w:hAnsi="Aptos" w:cs="Aptos"/>
        </w:rPr>
        <w:t>joy ranked highest overall.</w:t>
      </w:r>
      <w:r w:rsidR="3C38DE51" w:rsidRPr="0691484D">
        <w:rPr>
          <w:rFonts w:ascii="Aptos" w:eastAsia="Aptos" w:hAnsi="Aptos" w:cs="Aptos"/>
        </w:rPr>
        <w:t xml:space="preserve"> However, </w:t>
      </w:r>
      <w:r w:rsidR="29F93B2C" w:rsidRPr="0691484D">
        <w:rPr>
          <w:rFonts w:ascii="Aptos" w:eastAsia="Aptos" w:hAnsi="Aptos" w:cs="Aptos"/>
        </w:rPr>
        <w:t xml:space="preserve">the </w:t>
      </w:r>
      <w:r w:rsidR="0ACEEF49" w:rsidRPr="0691484D">
        <w:rPr>
          <w:rFonts w:ascii="Aptos" w:eastAsia="Aptos" w:hAnsi="Aptos" w:cs="Aptos"/>
        </w:rPr>
        <w:t xml:space="preserve">importance </w:t>
      </w:r>
      <w:r w:rsidR="73FFA6FD" w:rsidRPr="0691484D">
        <w:rPr>
          <w:rFonts w:ascii="Aptos" w:eastAsia="Aptos" w:hAnsi="Aptos" w:cs="Aptos"/>
        </w:rPr>
        <w:t>of multisensory engagement</w:t>
      </w:r>
      <w:r w:rsidR="0ACEEF49" w:rsidRPr="0691484D">
        <w:rPr>
          <w:rFonts w:ascii="Aptos" w:eastAsia="Aptos" w:hAnsi="Aptos" w:cs="Aptos"/>
        </w:rPr>
        <w:t xml:space="preserve"> varies by generation: Gen Z and Millennials rated multisensory brand engagement as less influential, whereas Gen X and Baby Boomers placed greater value on it.</w:t>
      </w:r>
    </w:p>
    <w:p w14:paraId="40326393" w14:textId="0FA64D09" w:rsidR="3C38DE51" w:rsidRDefault="3C38DE51" w:rsidP="0691484D">
      <w:pPr>
        <w:pStyle w:val="ListParagraph"/>
        <w:numPr>
          <w:ilvl w:val="0"/>
          <w:numId w:val="2"/>
        </w:numPr>
        <w:rPr>
          <w:rFonts w:ascii="Aptos" w:eastAsia="Aptos" w:hAnsi="Aptos" w:cs="Aptos"/>
          <w:color w:val="000000" w:themeColor="text1"/>
          <w:vertAlign w:val="superscript"/>
        </w:rPr>
      </w:pPr>
      <w:r w:rsidRPr="0691484D">
        <w:rPr>
          <w:rFonts w:ascii="Aptos" w:eastAsia="Aptos" w:hAnsi="Aptos" w:cs="Aptos"/>
          <w:b/>
          <w:bCs/>
          <w:i/>
          <w:iCs/>
          <w:color w:val="000000" w:themeColor="text1"/>
        </w:rPr>
        <w:t xml:space="preserve">Return </w:t>
      </w:r>
      <w:r w:rsidR="7DC084BC" w:rsidRPr="0691484D">
        <w:rPr>
          <w:rFonts w:ascii="Aptos" w:eastAsia="Aptos" w:hAnsi="Aptos" w:cs="Aptos"/>
          <w:b/>
          <w:bCs/>
          <w:i/>
          <w:iCs/>
          <w:color w:val="000000" w:themeColor="text1"/>
        </w:rPr>
        <w:t>o</w:t>
      </w:r>
      <w:r w:rsidRPr="0691484D">
        <w:rPr>
          <w:rFonts w:ascii="Aptos" w:eastAsia="Aptos" w:hAnsi="Aptos" w:cs="Aptos"/>
          <w:b/>
          <w:bCs/>
          <w:i/>
          <w:iCs/>
          <w:color w:val="000000" w:themeColor="text1"/>
        </w:rPr>
        <w:t xml:space="preserve">n </w:t>
      </w:r>
      <w:r w:rsidR="27458EAB" w:rsidRPr="0691484D">
        <w:rPr>
          <w:rFonts w:ascii="Aptos" w:eastAsia="Aptos" w:hAnsi="Aptos" w:cs="Aptos"/>
          <w:b/>
          <w:bCs/>
          <w:i/>
          <w:iCs/>
          <w:color w:val="000000" w:themeColor="text1"/>
        </w:rPr>
        <w:t>s</w:t>
      </w:r>
      <w:r w:rsidRPr="0691484D">
        <w:rPr>
          <w:rFonts w:ascii="Aptos" w:eastAsia="Aptos" w:hAnsi="Aptos" w:cs="Aptos"/>
          <w:b/>
          <w:bCs/>
          <w:i/>
          <w:iCs/>
          <w:color w:val="000000" w:themeColor="text1"/>
        </w:rPr>
        <w:t xml:space="preserve">ensory </w:t>
      </w:r>
      <w:r w:rsidR="72342A6D" w:rsidRPr="0691484D">
        <w:rPr>
          <w:rFonts w:ascii="Aptos" w:eastAsia="Aptos" w:hAnsi="Aptos" w:cs="Aptos"/>
          <w:b/>
          <w:bCs/>
          <w:i/>
          <w:iCs/>
          <w:color w:val="000000" w:themeColor="text1"/>
        </w:rPr>
        <w:t>i</w:t>
      </w:r>
      <w:r w:rsidRPr="0691484D">
        <w:rPr>
          <w:rFonts w:ascii="Aptos" w:eastAsia="Aptos" w:hAnsi="Aptos" w:cs="Aptos"/>
          <w:b/>
          <w:bCs/>
          <w:i/>
          <w:iCs/>
          <w:color w:val="000000" w:themeColor="text1"/>
        </w:rPr>
        <w:t xml:space="preserve">nvestment </w:t>
      </w:r>
      <w:r w:rsidRPr="0691484D">
        <w:rPr>
          <w:rFonts w:ascii="Aptos" w:eastAsia="Aptos" w:hAnsi="Aptos" w:cs="Aptos"/>
          <w:b/>
          <w:bCs/>
          <w:color w:val="000000" w:themeColor="text1"/>
        </w:rPr>
        <w:t xml:space="preserve">(ROSI) is poorly researched but the field of sensory marketing suggests it is promising: </w:t>
      </w:r>
      <w:r w:rsidRPr="0691484D">
        <w:rPr>
          <w:rFonts w:ascii="Aptos" w:eastAsia="Aptos" w:hAnsi="Aptos" w:cs="Aptos"/>
          <w:color w:val="000000" w:themeColor="text1"/>
        </w:rPr>
        <w:t>Some statistics suggest that s</w:t>
      </w:r>
      <w:r w:rsidRPr="0691484D">
        <w:rPr>
          <w:rFonts w:ascii="Aptos" w:eastAsia="Aptos" w:hAnsi="Aptos" w:cs="Aptos"/>
        </w:rPr>
        <w:t>ensory marketing increases sales by 10%</w:t>
      </w:r>
      <w:r w:rsidR="40A635DA" w:rsidRPr="0691484D">
        <w:rPr>
          <w:rFonts w:ascii="Aptos" w:eastAsia="Aptos" w:hAnsi="Aptos" w:cs="Aptos"/>
        </w:rPr>
        <w:t>.</w:t>
      </w:r>
      <w:sdt>
        <w:sdtPr>
          <w:rPr>
            <w:rFonts w:ascii="Aptos" w:eastAsia="Aptos" w:hAnsi="Aptos" w:cs="Aptos"/>
            <w:color w:val="000000"/>
            <w:vertAlign w:val="superscript"/>
          </w:rPr>
          <w:tag w:val="MENDELEY_CITATION_v3_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"/>
          <w:id w:val="-1360275773"/>
          <w:placeholder>
            <w:docPart w:val="DefaultPlaceholder_-1854013440"/>
          </w:placeholder>
        </w:sdtPr>
        <w:sdtEndPr/>
        <w:sdtContent>
          <w:r w:rsidR="004D3373" w:rsidRPr="004D3373">
            <w:rPr>
              <w:rFonts w:ascii="Aptos" w:eastAsia="Aptos" w:hAnsi="Aptos" w:cs="Aptos"/>
              <w:color w:val="000000"/>
              <w:vertAlign w:val="superscript"/>
            </w:rPr>
            <w:t>13</w:t>
          </w:r>
        </w:sdtContent>
      </w:sdt>
      <w:r w:rsidR="002E5C43" w:rsidRPr="0691484D">
        <w:rPr>
          <w:rFonts w:ascii="Aptos" w:eastAsia="Aptos" w:hAnsi="Aptos" w:cs="Aptos"/>
        </w:rPr>
        <w:t xml:space="preserve"> A</w:t>
      </w:r>
      <w:r w:rsidRPr="0691484D">
        <w:rPr>
          <w:rFonts w:ascii="Aptos" w:eastAsia="Aptos" w:hAnsi="Aptos" w:cs="Aptos"/>
        </w:rPr>
        <w:t xml:space="preserve">cademic research observes similar trends, such as research </w:t>
      </w:r>
      <w:r w:rsidRPr="0691484D">
        <w:rPr>
          <w:rFonts w:ascii="Aptos" w:eastAsia="Aptos" w:hAnsi="Aptos" w:cs="Aptos"/>
          <w:color w:val="000000" w:themeColor="text1"/>
        </w:rPr>
        <w:t>conducted by the University of the Arts Helsinki suggesting that playing nature sounds in a supermarket increased the sales</w:t>
      </w:r>
      <w:r w:rsidR="2B72B785" w:rsidRPr="0691484D">
        <w:rPr>
          <w:rFonts w:ascii="Aptos" w:eastAsia="Aptos" w:hAnsi="Aptos" w:cs="Aptos"/>
          <w:color w:val="000000" w:themeColor="text1"/>
        </w:rPr>
        <w:t>.</w:t>
      </w:r>
      <w:sdt>
        <w:sdtPr>
          <w:rPr>
            <w:rFonts w:ascii="Aptos" w:eastAsia="Aptos" w:hAnsi="Aptos" w:cs="Aptos"/>
            <w:color w:val="000000"/>
            <w:vertAlign w:val="superscript"/>
          </w:rPr>
          <w:tag w:val="MENDELEY_CITATION_v3_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"/>
          <w:id w:val="-403218939"/>
          <w:placeholder>
            <w:docPart w:val="DefaultPlaceholder_-1854013440"/>
          </w:placeholder>
        </w:sdtPr>
        <w:sdtEndPr/>
        <w:sdtContent>
          <w:r w:rsidR="004D3373" w:rsidRPr="004D3373">
            <w:rPr>
              <w:rFonts w:ascii="Aptos" w:eastAsia="Aptos" w:hAnsi="Aptos" w:cs="Aptos"/>
              <w:color w:val="000000"/>
              <w:vertAlign w:val="superscript"/>
            </w:rPr>
            <w:t>14</w:t>
          </w:r>
        </w:sdtContent>
      </w:sdt>
    </w:p>
    <w:p w14:paraId="1BF8A349" w14:textId="5280D1C5" w:rsidR="585D3B31" w:rsidRDefault="5B9E50FA" w:rsidP="00F6457C">
      <w:pPr>
        <w:pStyle w:val="ListParagraph"/>
        <w:numPr>
          <w:ilvl w:val="0"/>
          <w:numId w:val="2"/>
        </w:numPr>
      </w:pPr>
      <w:r w:rsidRPr="6A31513F">
        <w:rPr>
          <w:b/>
          <w:bCs/>
        </w:rPr>
        <w:t>However, m</w:t>
      </w:r>
      <w:commentRangeStart w:id="32"/>
      <w:commentRangeStart w:id="33"/>
      <w:r>
        <w:t>u</w:t>
      </w:r>
      <w:r w:rsidRPr="6A31513F">
        <w:rPr>
          <w:b/>
          <w:bCs/>
        </w:rPr>
        <w:t>ltisensory can be cost-intensive</w:t>
      </w:r>
      <w:r>
        <w:t>: I</w:t>
      </w:r>
      <w:r w:rsidR="7529B27E">
        <w:t xml:space="preserve">t often </w:t>
      </w:r>
      <w:r w:rsidR="014CB576">
        <w:t>demand</w:t>
      </w:r>
      <w:r w:rsidR="160EA37B">
        <w:t>s</w:t>
      </w:r>
      <w:r w:rsidR="7529B27E">
        <w:t xml:space="preserve"> more</w:t>
      </w:r>
      <w:r>
        <w:t xml:space="preserve"> computer power, equipment and </w:t>
      </w:r>
      <w:r w:rsidR="6FF7BC73">
        <w:t>additional</w:t>
      </w:r>
      <w:r>
        <w:t xml:space="preserve"> operation</w:t>
      </w:r>
      <w:r w:rsidR="0EDE3FBC">
        <w:t>al</w:t>
      </w:r>
      <w:r w:rsidR="1323E149">
        <w:t xml:space="preserve"> s</w:t>
      </w:r>
      <w:r w:rsidR="1CA7B213">
        <w:t>u</w:t>
      </w:r>
      <w:r w:rsidR="1323E149">
        <w:t>pport</w:t>
      </w:r>
      <w:r w:rsidR="51691D75">
        <w:t>. I</w:t>
      </w:r>
      <w:r>
        <w:t>ntegrati</w:t>
      </w:r>
      <w:r w:rsidR="723CED01">
        <w:t>ng</w:t>
      </w:r>
      <w:r>
        <w:t xml:space="preserve"> </w:t>
      </w:r>
      <w:r w:rsidR="4805F595">
        <w:t>multisensory</w:t>
      </w:r>
      <w:r>
        <w:t xml:space="preserve"> elements m</w:t>
      </w:r>
      <w:r w:rsidR="7232DBF8">
        <w:t>ay</w:t>
      </w:r>
      <w:r>
        <w:t xml:space="preserve"> </w:t>
      </w:r>
      <w:r w:rsidR="7232DBF8">
        <w:t>also</w:t>
      </w:r>
      <w:r>
        <w:t xml:space="preserve"> require extra time and staff for </w:t>
      </w:r>
      <w:r w:rsidR="526C503C">
        <w:t xml:space="preserve">setup and </w:t>
      </w:r>
      <w:r>
        <w:t xml:space="preserve">onboarding. </w:t>
      </w:r>
      <w:commentRangeEnd w:id="32"/>
      <w:r>
        <w:rPr>
          <w:rStyle w:val="CommentReference"/>
          <w:sz w:val="24"/>
          <w:szCs w:val="24"/>
        </w:rPr>
        <w:commentReference w:id="32"/>
      </w:r>
      <w:commentRangeEnd w:id="33"/>
      <w:r>
        <w:rPr>
          <w:rStyle w:val="CommentReference"/>
          <w:sz w:val="24"/>
          <w:szCs w:val="24"/>
        </w:rPr>
        <w:commentReference w:id="33"/>
      </w:r>
    </w:p>
    <w:p w14:paraId="268E7427" w14:textId="4E91C621" w:rsidR="263B36F1" w:rsidRDefault="263B36F1" w:rsidP="263B36F1">
      <w:pPr>
        <w:ind w:left="720" w:hanging="360"/>
        <w:rPr>
          <w:rFonts w:ascii="Aptos" w:eastAsia="Aptos" w:hAnsi="Aptos" w:cs="Aptos"/>
          <w:color w:val="0E2740"/>
        </w:rPr>
      </w:pPr>
    </w:p>
    <w:p w14:paraId="27E6433F" w14:textId="720AD10E" w:rsidR="3C38DE51" w:rsidRDefault="3C38DE51" w:rsidP="263B36F1">
      <w:pPr>
        <w:pStyle w:val="Heading3"/>
        <w:rPr>
          <w:rFonts w:ascii="Aptos" w:eastAsia="Aptos" w:hAnsi="Aptos" w:cs="Aptos"/>
        </w:rPr>
      </w:pPr>
      <w:bookmarkStart w:id="34" w:name="_Toc902596371"/>
      <w:r w:rsidRPr="18104931">
        <w:rPr>
          <w:rFonts w:ascii="Aptos" w:eastAsia="Aptos" w:hAnsi="Aptos" w:cs="Aptos"/>
        </w:rPr>
        <w:lastRenderedPageBreak/>
        <w:t>Social-emotional and cultural value</w:t>
      </w:r>
      <w:bookmarkEnd w:id="34"/>
    </w:p>
    <w:p w14:paraId="7EC0F127" w14:textId="77DF5E3E" w:rsidR="3C38DE51" w:rsidRDefault="3C38DE51" w:rsidP="28125DA7">
      <w:pPr>
        <w:rPr>
          <w:rFonts w:ascii="Aptos" w:eastAsia="Aptos" w:hAnsi="Aptos" w:cs="Aptos"/>
        </w:rPr>
      </w:pPr>
      <w:r w:rsidRPr="28125DA7">
        <w:rPr>
          <w:rFonts w:ascii="Aptos" w:eastAsia="Aptos" w:hAnsi="Aptos" w:cs="Aptos"/>
        </w:rPr>
        <w:t xml:space="preserve">The </w:t>
      </w:r>
      <w:r w:rsidRPr="011B71A1">
        <w:rPr>
          <w:rFonts w:ascii="Aptos" w:eastAsia="Aptos" w:hAnsi="Aptos" w:cs="Aptos"/>
          <w:i/>
        </w:rPr>
        <w:t xml:space="preserve">social-emotional </w:t>
      </w:r>
      <w:r w:rsidR="0136C0E4" w:rsidRPr="011B71A1">
        <w:rPr>
          <w:rFonts w:ascii="Aptos" w:eastAsia="Aptos" w:hAnsi="Aptos" w:cs="Aptos"/>
          <w:i/>
        </w:rPr>
        <w:t xml:space="preserve">and cultural </w:t>
      </w:r>
      <w:r w:rsidRPr="011B71A1">
        <w:rPr>
          <w:rFonts w:ascii="Aptos" w:eastAsia="Aptos" w:hAnsi="Aptos" w:cs="Aptos"/>
          <w:i/>
        </w:rPr>
        <w:t xml:space="preserve">lens </w:t>
      </w:r>
      <w:r w:rsidRPr="28125DA7">
        <w:rPr>
          <w:rFonts w:ascii="Aptos" w:eastAsia="Aptos" w:hAnsi="Aptos" w:cs="Aptos"/>
        </w:rPr>
        <w:t xml:space="preserve">focuses on the impact of </w:t>
      </w:r>
      <w:r w:rsidR="4805F595" w:rsidRPr="28125DA7">
        <w:rPr>
          <w:rFonts w:ascii="Aptos" w:eastAsia="Aptos" w:hAnsi="Aptos" w:cs="Aptos"/>
        </w:rPr>
        <w:t>multisensory</w:t>
      </w:r>
      <w:r w:rsidRPr="28125DA7">
        <w:rPr>
          <w:rFonts w:ascii="Aptos" w:eastAsia="Aptos" w:hAnsi="Aptos" w:cs="Aptos"/>
        </w:rPr>
        <w:t xml:space="preserve"> experiences on </w:t>
      </w:r>
      <w:r w:rsidR="4EF8A6E3" w:rsidRPr="28125DA7">
        <w:rPr>
          <w:rFonts w:ascii="Aptos" w:eastAsia="Aptos" w:hAnsi="Aptos" w:cs="Aptos"/>
        </w:rPr>
        <w:t>individuals,</w:t>
      </w:r>
      <w:r w:rsidRPr="28125DA7">
        <w:rPr>
          <w:rFonts w:ascii="Aptos" w:eastAsia="Aptos" w:hAnsi="Aptos" w:cs="Aptos"/>
        </w:rPr>
        <w:t xml:space="preserve"> communities</w:t>
      </w:r>
      <w:r w:rsidR="65966BC8" w:rsidRPr="011B71A1">
        <w:rPr>
          <w:rFonts w:ascii="Aptos" w:eastAsia="Aptos" w:hAnsi="Aptos" w:cs="Aptos"/>
        </w:rPr>
        <w:t xml:space="preserve"> and </w:t>
      </w:r>
      <w:r w:rsidRPr="011B71A1">
        <w:rPr>
          <w:rFonts w:ascii="Aptos" w:eastAsia="Aptos" w:hAnsi="Aptos" w:cs="Aptos"/>
        </w:rPr>
        <w:t>c</w:t>
      </w:r>
      <w:r w:rsidR="47DCC8FE" w:rsidRPr="011B71A1">
        <w:rPr>
          <w:rFonts w:ascii="Aptos" w:eastAsia="Aptos" w:hAnsi="Aptos" w:cs="Aptos"/>
        </w:rPr>
        <w:t>ulture</w:t>
      </w:r>
      <w:r w:rsidRPr="011B71A1">
        <w:rPr>
          <w:rFonts w:ascii="Aptos" w:eastAsia="Aptos" w:hAnsi="Aptos" w:cs="Aptos"/>
        </w:rPr>
        <w:t>.</w:t>
      </w:r>
      <w:r w:rsidRPr="28125DA7">
        <w:rPr>
          <w:rFonts w:ascii="Aptos" w:eastAsia="Aptos" w:hAnsi="Aptos" w:cs="Aptos"/>
        </w:rPr>
        <w:t xml:space="preserve"> </w:t>
      </w:r>
      <w:r w:rsidR="050EBF1E" w:rsidRPr="28125DA7">
        <w:rPr>
          <w:rFonts w:ascii="Aptos" w:eastAsia="Aptos" w:hAnsi="Aptos" w:cs="Aptos"/>
        </w:rPr>
        <w:t>E</w:t>
      </w:r>
      <w:r w:rsidRPr="28125DA7">
        <w:rPr>
          <w:rFonts w:ascii="Aptos" w:eastAsia="Aptos" w:hAnsi="Aptos" w:cs="Aptos"/>
        </w:rPr>
        <w:t>vidence suggest</w:t>
      </w:r>
      <w:r w:rsidR="654B51AB" w:rsidRPr="28125DA7">
        <w:rPr>
          <w:rFonts w:ascii="Aptos" w:eastAsia="Aptos" w:hAnsi="Aptos" w:cs="Aptos"/>
        </w:rPr>
        <w:t>s</w:t>
      </w:r>
      <w:r w:rsidRPr="28125DA7">
        <w:rPr>
          <w:rFonts w:ascii="Aptos" w:eastAsia="Aptos" w:hAnsi="Aptos" w:cs="Aptos"/>
        </w:rPr>
        <w:t xml:space="preserve"> that integrating multiple senses can increase emotional engagement</w:t>
      </w:r>
      <w:r w:rsidR="0A824DDE" w:rsidRPr="28125DA7">
        <w:rPr>
          <w:rFonts w:ascii="Aptos" w:eastAsia="Aptos" w:hAnsi="Aptos" w:cs="Aptos"/>
        </w:rPr>
        <w:t xml:space="preserve">, </w:t>
      </w:r>
      <w:r w:rsidRPr="28125DA7">
        <w:rPr>
          <w:rFonts w:ascii="Aptos" w:eastAsia="Aptos" w:hAnsi="Aptos" w:cs="Aptos"/>
        </w:rPr>
        <w:t>foster pro-social behaviour</w:t>
      </w:r>
      <w:r w:rsidR="273C77E6" w:rsidRPr="28125DA7">
        <w:rPr>
          <w:rFonts w:ascii="Aptos" w:eastAsia="Aptos" w:hAnsi="Aptos" w:cs="Aptos"/>
        </w:rPr>
        <w:t xml:space="preserve"> </w:t>
      </w:r>
      <w:r w:rsidRPr="28125DA7">
        <w:rPr>
          <w:rFonts w:ascii="Aptos" w:eastAsia="Aptos" w:hAnsi="Aptos" w:cs="Aptos"/>
        </w:rPr>
        <w:t xml:space="preserve">and social connection. </w:t>
      </w:r>
      <w:r w:rsidR="4FF11D75" w:rsidRPr="28125DA7">
        <w:rPr>
          <w:rFonts w:ascii="Aptos" w:eastAsia="Aptos" w:hAnsi="Aptos" w:cs="Aptos"/>
        </w:rPr>
        <w:t>E</w:t>
      </w:r>
      <w:r w:rsidRPr="28125DA7">
        <w:rPr>
          <w:rFonts w:ascii="Aptos" w:eastAsia="Aptos" w:hAnsi="Aptos" w:cs="Aptos"/>
        </w:rPr>
        <w:t xml:space="preserve">ngaging multiple senses can </w:t>
      </w:r>
      <w:r w:rsidR="1D085DD6" w:rsidRPr="28125DA7">
        <w:rPr>
          <w:rFonts w:ascii="Aptos" w:eastAsia="Aptos" w:hAnsi="Aptos" w:cs="Aptos"/>
        </w:rPr>
        <w:t xml:space="preserve">also </w:t>
      </w:r>
      <w:r w:rsidR="0AD1B0F0" w:rsidRPr="28125DA7">
        <w:rPr>
          <w:rFonts w:ascii="Aptos" w:eastAsia="Aptos" w:hAnsi="Aptos" w:cs="Aptos"/>
        </w:rPr>
        <w:t xml:space="preserve">support more </w:t>
      </w:r>
      <w:r w:rsidRPr="28125DA7">
        <w:rPr>
          <w:rFonts w:ascii="Aptos" w:eastAsia="Aptos" w:hAnsi="Aptos" w:cs="Aptos"/>
        </w:rPr>
        <w:t>accessible experiences</w:t>
      </w:r>
      <w:r w:rsidR="58339609" w:rsidRPr="28125DA7">
        <w:rPr>
          <w:rFonts w:ascii="Aptos" w:eastAsia="Aptos" w:hAnsi="Aptos" w:cs="Aptos"/>
        </w:rPr>
        <w:t xml:space="preserve"> by offering alternative ways for people with </w:t>
      </w:r>
      <w:r w:rsidR="3EC9052E" w:rsidRPr="28125DA7">
        <w:rPr>
          <w:rFonts w:ascii="Aptos" w:eastAsia="Aptos" w:hAnsi="Aptos" w:cs="Aptos"/>
        </w:rPr>
        <w:t>diverse</w:t>
      </w:r>
      <w:r w:rsidR="7C73BFDA" w:rsidRPr="28125DA7">
        <w:rPr>
          <w:rFonts w:ascii="Aptos" w:eastAsia="Aptos" w:hAnsi="Aptos" w:cs="Aptos"/>
        </w:rPr>
        <w:t xml:space="preserve"> sensory needs </w:t>
      </w:r>
      <w:r w:rsidR="58339609" w:rsidRPr="28125DA7">
        <w:rPr>
          <w:rFonts w:ascii="Aptos" w:eastAsia="Aptos" w:hAnsi="Aptos" w:cs="Aptos"/>
        </w:rPr>
        <w:t xml:space="preserve">to experience stories, particularly when traditional media </w:t>
      </w:r>
      <w:r w:rsidR="00E7CB21" w:rsidRPr="28125DA7">
        <w:rPr>
          <w:rFonts w:ascii="Aptos" w:eastAsia="Aptos" w:hAnsi="Aptos" w:cs="Aptos"/>
        </w:rPr>
        <w:t xml:space="preserve">has </w:t>
      </w:r>
      <w:r w:rsidR="58339609" w:rsidRPr="28125DA7">
        <w:rPr>
          <w:rFonts w:ascii="Aptos" w:eastAsia="Aptos" w:hAnsi="Aptos" w:cs="Aptos"/>
        </w:rPr>
        <w:t xml:space="preserve">heavily </w:t>
      </w:r>
      <w:r w:rsidR="2D753557" w:rsidRPr="28125DA7">
        <w:rPr>
          <w:rFonts w:ascii="Aptos" w:eastAsia="Aptos" w:hAnsi="Aptos" w:cs="Aptos"/>
        </w:rPr>
        <w:t xml:space="preserve">relied </w:t>
      </w:r>
      <w:r w:rsidR="58339609" w:rsidRPr="28125DA7">
        <w:rPr>
          <w:rFonts w:ascii="Aptos" w:eastAsia="Aptos" w:hAnsi="Aptos" w:cs="Aptos"/>
        </w:rPr>
        <w:t>on sight or sound.</w:t>
      </w:r>
    </w:p>
    <w:p w14:paraId="36A1987E" w14:textId="0AF06134" w:rsidR="3C38DE51" w:rsidRDefault="4805F595" w:rsidP="0691484D">
      <w:pPr>
        <w:pStyle w:val="ListParagraph"/>
        <w:numPr>
          <w:ilvl w:val="0"/>
          <w:numId w:val="1"/>
        </w:numPr>
        <w:rPr>
          <w:rFonts w:ascii="Aptos" w:eastAsia="Aptos" w:hAnsi="Aptos" w:cs="Aptos"/>
          <w:color w:val="000000" w:themeColor="text1"/>
          <w:vertAlign w:val="superscript"/>
        </w:rPr>
      </w:pPr>
      <w:r w:rsidRPr="0691484D">
        <w:rPr>
          <w:rFonts w:ascii="Aptos" w:eastAsia="Aptos" w:hAnsi="Aptos" w:cs="Aptos"/>
          <w:b/>
          <w:bCs/>
        </w:rPr>
        <w:t>Multisensory</w:t>
      </w:r>
      <w:r w:rsidR="3C38DE51" w:rsidRPr="0691484D">
        <w:rPr>
          <w:rFonts w:ascii="Aptos" w:eastAsia="Aptos" w:hAnsi="Aptos" w:cs="Aptos"/>
          <w:b/>
          <w:bCs/>
        </w:rPr>
        <w:t xml:space="preserve"> integration amplifies aesthetic experiences: </w:t>
      </w:r>
      <w:r w:rsidR="3C38DE51" w:rsidRPr="0691484D">
        <w:rPr>
          <w:rFonts w:ascii="Aptos" w:eastAsia="Aptos" w:hAnsi="Aptos" w:cs="Aptos"/>
        </w:rPr>
        <w:t xml:space="preserve">Recognition of the social-emotional impact of </w:t>
      </w:r>
      <w:r w:rsidRPr="0691484D">
        <w:rPr>
          <w:rFonts w:ascii="Aptos" w:eastAsia="Aptos" w:hAnsi="Aptos" w:cs="Aptos"/>
        </w:rPr>
        <w:t>multisensory</w:t>
      </w:r>
      <w:r w:rsidR="3C38DE51" w:rsidRPr="0691484D">
        <w:rPr>
          <w:rFonts w:ascii="Aptos" w:eastAsia="Aptos" w:hAnsi="Aptos" w:cs="Aptos"/>
        </w:rPr>
        <w:t xml:space="preserve"> integration goes back to the 19</w:t>
      </w:r>
      <w:r w:rsidR="3C38DE51" w:rsidRPr="0691484D">
        <w:rPr>
          <w:rFonts w:ascii="Aptos" w:eastAsia="Aptos" w:hAnsi="Aptos" w:cs="Aptos"/>
          <w:vertAlign w:val="superscript"/>
        </w:rPr>
        <w:t>th</w:t>
      </w:r>
      <w:r w:rsidR="3C38DE51" w:rsidRPr="0691484D">
        <w:rPr>
          <w:rFonts w:ascii="Aptos" w:eastAsia="Aptos" w:hAnsi="Aptos" w:cs="Aptos"/>
        </w:rPr>
        <w:t xml:space="preserve"> century, with the foundation of the field of </w:t>
      </w:r>
      <w:r w:rsidR="3C38DE51" w:rsidRPr="0691484D">
        <w:rPr>
          <w:rFonts w:ascii="Aptos" w:eastAsia="Aptos" w:hAnsi="Aptos" w:cs="Aptos"/>
          <w:i/>
          <w:iCs/>
        </w:rPr>
        <w:t>experimental aesthetics</w:t>
      </w:r>
      <w:r w:rsidR="3C38DE51" w:rsidRPr="0691484D">
        <w:rPr>
          <w:rFonts w:ascii="Aptos" w:eastAsia="Aptos" w:hAnsi="Aptos" w:cs="Aptos"/>
        </w:rPr>
        <w:t xml:space="preserve"> and its founder, Gustav Theodor Fechner,</w:t>
      </w:r>
      <w:r w:rsidR="3C38DE51" w:rsidRPr="0691484D">
        <w:rPr>
          <w:rFonts w:ascii="Aptos" w:eastAsia="Aptos" w:hAnsi="Aptos" w:cs="Aptos"/>
          <w:b/>
          <w:bCs/>
        </w:rPr>
        <w:t xml:space="preserve"> </w:t>
      </w:r>
      <w:r w:rsidR="3C38DE51" w:rsidRPr="0691484D">
        <w:rPr>
          <w:rFonts w:ascii="Aptos" w:eastAsia="Aptos" w:hAnsi="Aptos" w:cs="Aptos"/>
        </w:rPr>
        <w:t>emphasising the importance of multi-layered experiential perception, including engagement of multiple senses, for rich aesthetic experiences and full appreciation of beauty</w:t>
      </w:r>
      <w:r w:rsidR="597E3A51" w:rsidRPr="0691484D">
        <w:rPr>
          <w:rFonts w:ascii="Aptos" w:eastAsia="Aptos" w:hAnsi="Aptos" w:cs="Aptos"/>
        </w:rPr>
        <w:t>.</w:t>
      </w:r>
      <w:sdt>
        <w:sdtPr>
          <w:rPr>
            <w:rFonts w:ascii="Aptos" w:eastAsia="Aptos" w:hAnsi="Aptos" w:cs="Aptos"/>
            <w:color w:val="000000"/>
            <w:vertAlign w:val="superscript"/>
          </w:rPr>
          <w:tag w:val="MENDELEY_CITATION_v3_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"/>
          <w:id w:val="-837455987"/>
          <w:placeholder>
            <w:docPart w:val="DefaultPlaceholder_-1854013440"/>
          </w:placeholder>
        </w:sdtPr>
        <w:sdtEndPr/>
        <w:sdtContent>
          <w:r w:rsidR="004D3373" w:rsidRPr="004D3373">
            <w:rPr>
              <w:rFonts w:ascii="Aptos" w:eastAsia="Aptos" w:hAnsi="Aptos" w:cs="Aptos"/>
              <w:color w:val="000000"/>
              <w:vertAlign w:val="superscript"/>
            </w:rPr>
            <w:t>15</w:t>
          </w:r>
        </w:sdtContent>
      </w:sdt>
    </w:p>
    <w:p w14:paraId="466EAA52" w14:textId="6FB171BB" w:rsidR="3C38DE51" w:rsidRPr="00AC2BF4" w:rsidRDefault="4805F595" w:rsidP="0691484D">
      <w:pPr>
        <w:pStyle w:val="ListParagraph"/>
        <w:numPr>
          <w:ilvl w:val="0"/>
          <w:numId w:val="1"/>
        </w:numPr>
        <w:rPr>
          <w:rFonts w:ascii="Aptos" w:eastAsia="Aptos" w:hAnsi="Aptos" w:cs="Aptos"/>
          <w:color w:val="000000" w:themeColor="text1"/>
          <w:vertAlign w:val="superscript"/>
        </w:rPr>
      </w:pPr>
      <w:r w:rsidRPr="0691484D">
        <w:rPr>
          <w:rFonts w:ascii="Aptos" w:eastAsia="Aptos" w:hAnsi="Aptos" w:cs="Aptos"/>
          <w:b/>
          <w:bCs/>
        </w:rPr>
        <w:t>Multisensory</w:t>
      </w:r>
      <w:r w:rsidR="45755C54" w:rsidRPr="0691484D">
        <w:rPr>
          <w:rFonts w:ascii="Aptos" w:eastAsia="Aptos" w:hAnsi="Aptos" w:cs="Aptos"/>
          <w:b/>
          <w:bCs/>
        </w:rPr>
        <w:t xml:space="preserve"> can engage audiences in more meaningful way</w:t>
      </w:r>
      <w:r w:rsidR="2D40CAE9" w:rsidRPr="0691484D">
        <w:rPr>
          <w:rFonts w:ascii="Aptos" w:eastAsia="Aptos" w:hAnsi="Aptos" w:cs="Aptos"/>
          <w:b/>
          <w:bCs/>
        </w:rPr>
        <w:t>s</w:t>
      </w:r>
      <w:r w:rsidR="45755C54" w:rsidRPr="0691484D">
        <w:rPr>
          <w:rFonts w:ascii="Aptos" w:eastAsia="Aptos" w:hAnsi="Aptos" w:cs="Aptos"/>
          <w:b/>
          <w:bCs/>
        </w:rPr>
        <w:t xml:space="preserve">: </w:t>
      </w:r>
      <w:r w:rsidR="45755C54" w:rsidRPr="0691484D">
        <w:rPr>
          <w:rFonts w:ascii="Aptos" w:eastAsia="Aptos" w:hAnsi="Aptos" w:cs="Aptos"/>
        </w:rPr>
        <w:t xml:space="preserve">Experiences that stimulate multiple senses have the potential to engage their audiences in more active and meaningful ways. </w:t>
      </w:r>
      <w:r w:rsidR="26BD8206" w:rsidRPr="0691484D">
        <w:rPr>
          <w:rFonts w:ascii="Aptos" w:eastAsia="Aptos" w:hAnsi="Aptos" w:cs="Aptos"/>
        </w:rPr>
        <w:t>For example,</w:t>
      </w:r>
      <w:r w:rsidR="45755C54" w:rsidRPr="0691484D">
        <w:rPr>
          <w:rFonts w:ascii="Aptos" w:eastAsia="Aptos" w:hAnsi="Aptos" w:cs="Aptos"/>
        </w:rPr>
        <w:t xml:space="preserve"> in museums</w:t>
      </w:r>
      <w:r w:rsidR="30F0354C" w:rsidRPr="0691484D">
        <w:rPr>
          <w:rFonts w:ascii="Aptos" w:eastAsia="Aptos" w:hAnsi="Aptos" w:cs="Aptos"/>
        </w:rPr>
        <w:t xml:space="preserve"> </w:t>
      </w:r>
      <w:r w:rsidR="77800AD2" w:rsidRPr="0691484D">
        <w:rPr>
          <w:rFonts w:ascii="Aptos" w:eastAsia="Aptos" w:hAnsi="Aptos" w:cs="Aptos"/>
        </w:rPr>
        <w:t>the field</w:t>
      </w:r>
      <w:r w:rsidR="45755C54" w:rsidRPr="0691484D">
        <w:rPr>
          <w:rFonts w:ascii="Aptos" w:eastAsia="Aptos" w:hAnsi="Aptos" w:cs="Aptos"/>
        </w:rPr>
        <w:t xml:space="preserve"> of </w:t>
      </w:r>
      <w:r w:rsidR="45755C54" w:rsidRPr="0691484D">
        <w:rPr>
          <w:rFonts w:ascii="Aptos" w:eastAsia="Aptos" w:hAnsi="Aptos" w:cs="Aptos"/>
          <w:i/>
          <w:iCs/>
        </w:rPr>
        <w:t>sensory museology</w:t>
      </w:r>
      <w:r w:rsidR="77800AD2" w:rsidRPr="0691484D">
        <w:rPr>
          <w:rFonts w:ascii="Aptos" w:eastAsia="Aptos" w:hAnsi="Aptos" w:cs="Aptos"/>
          <w:i/>
          <w:iCs/>
        </w:rPr>
        <w:t xml:space="preserve"> </w:t>
      </w:r>
      <w:r w:rsidR="77800AD2" w:rsidRPr="0691484D">
        <w:rPr>
          <w:rFonts w:ascii="Aptos" w:eastAsia="Aptos" w:hAnsi="Aptos" w:cs="Aptos"/>
        </w:rPr>
        <w:t xml:space="preserve">has emerged in response to </w:t>
      </w:r>
      <w:r w:rsidR="45755C54" w:rsidRPr="0691484D">
        <w:rPr>
          <w:rFonts w:ascii="Aptos" w:eastAsia="Aptos" w:hAnsi="Aptos" w:cs="Aptos"/>
        </w:rPr>
        <w:t>traditionally hands</w:t>
      </w:r>
      <w:r w:rsidR="00E93A76" w:rsidRPr="0691484D">
        <w:rPr>
          <w:rFonts w:ascii="Aptos" w:eastAsia="Aptos" w:hAnsi="Aptos" w:cs="Aptos"/>
        </w:rPr>
        <w:t>-</w:t>
      </w:r>
      <w:r w:rsidR="45755C54" w:rsidRPr="0691484D">
        <w:rPr>
          <w:rFonts w:ascii="Aptos" w:eastAsia="Aptos" w:hAnsi="Aptos" w:cs="Aptos"/>
        </w:rPr>
        <w:t>off</w:t>
      </w:r>
      <w:r w:rsidR="77800AD2" w:rsidRPr="0691484D">
        <w:rPr>
          <w:rFonts w:ascii="Aptos" w:eastAsia="Aptos" w:hAnsi="Aptos" w:cs="Aptos"/>
        </w:rPr>
        <w:t xml:space="preserve">, visually dominated approaches </w:t>
      </w:r>
      <w:r w:rsidR="45755C54" w:rsidRPr="0691484D">
        <w:rPr>
          <w:rFonts w:ascii="Aptos" w:eastAsia="Aptos" w:hAnsi="Aptos" w:cs="Aptos"/>
        </w:rPr>
        <w:t>(</w:t>
      </w:r>
      <w:r w:rsidR="45755C54" w:rsidRPr="0691484D">
        <w:rPr>
          <w:rFonts w:ascii="Aptos" w:eastAsia="Aptos" w:hAnsi="Aptos" w:cs="Aptos"/>
          <w:i/>
          <w:iCs/>
        </w:rPr>
        <w:t>single-sense epiphanies</w:t>
      </w:r>
      <w:r w:rsidR="1EF0BB76" w:rsidRPr="0691484D">
        <w:rPr>
          <w:rFonts w:ascii="Aptos" w:eastAsia="Aptos" w:hAnsi="Aptos" w:cs="Aptos"/>
        </w:rPr>
        <w:t>).</w:t>
      </w:r>
      <w:sdt>
        <w:sdtPr>
          <w:rPr>
            <w:rFonts w:ascii="Aptos" w:eastAsia="Aptos" w:hAnsi="Aptos" w:cs="Aptos"/>
            <w:color w:val="000000"/>
            <w:vertAlign w:val="superscript"/>
          </w:rPr>
          <w:tag w:val="MENDELEY_CITATION_v3_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"/>
          <w:id w:val="-879858052"/>
          <w:placeholder>
            <w:docPart w:val="DefaultPlaceholder_-1854013440"/>
          </w:placeholder>
        </w:sdtPr>
        <w:sdtEndPr/>
        <w:sdtContent>
          <w:r w:rsidR="004D3373" w:rsidRPr="004D3373">
            <w:rPr>
              <w:rFonts w:ascii="Aptos" w:eastAsia="Aptos" w:hAnsi="Aptos" w:cs="Aptos"/>
              <w:color w:val="000000"/>
              <w:vertAlign w:val="superscript"/>
            </w:rPr>
            <w:t>16</w:t>
          </w:r>
        </w:sdtContent>
      </w:sdt>
      <w:r w:rsidR="751E2D07" w:rsidRPr="0691484D">
        <w:rPr>
          <w:rFonts w:ascii="Aptos" w:eastAsia="Aptos" w:hAnsi="Aptos" w:cs="Aptos"/>
        </w:rPr>
        <w:t xml:space="preserve"> E</w:t>
      </w:r>
      <w:r w:rsidR="45755C54" w:rsidRPr="0691484D">
        <w:rPr>
          <w:rFonts w:ascii="Aptos" w:eastAsia="Aptos" w:hAnsi="Aptos" w:cs="Aptos"/>
        </w:rPr>
        <w:t xml:space="preserve">vidence </w:t>
      </w:r>
      <w:r w:rsidR="0A008662" w:rsidRPr="0691484D">
        <w:rPr>
          <w:rFonts w:ascii="Aptos" w:eastAsia="Aptos" w:hAnsi="Aptos" w:cs="Aptos"/>
        </w:rPr>
        <w:t>now shows</w:t>
      </w:r>
      <w:r w:rsidR="45755C54" w:rsidRPr="0691484D">
        <w:rPr>
          <w:rFonts w:ascii="Aptos" w:eastAsia="Aptos" w:hAnsi="Aptos" w:cs="Aptos"/>
        </w:rPr>
        <w:t xml:space="preserve"> that novel and immersive approaches can create more engaging and memorable museum visits.</w:t>
      </w:r>
      <w:sdt>
        <w:sdtPr>
          <w:rPr>
            <w:rFonts w:ascii="Aptos" w:eastAsia="Aptos" w:hAnsi="Aptos" w:cs="Aptos"/>
            <w:color w:val="000000"/>
            <w:vertAlign w:val="superscript"/>
          </w:rPr>
          <w:tag w:val="MENDELEY_CITATION_v3_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"/>
          <w:id w:val="2121563723"/>
          <w:placeholder>
            <w:docPart w:val="DefaultPlaceholder_-1854013440"/>
          </w:placeholder>
        </w:sdtPr>
        <w:sdtEndPr/>
        <w:sdtContent>
          <w:r w:rsidR="004D3373" w:rsidRPr="004D3373">
            <w:rPr>
              <w:rFonts w:ascii="Aptos" w:eastAsia="Aptos" w:hAnsi="Aptos" w:cs="Aptos"/>
              <w:color w:val="000000"/>
              <w:vertAlign w:val="superscript"/>
            </w:rPr>
            <w:t>12,17</w:t>
          </w:r>
        </w:sdtContent>
      </w:sdt>
      <w:r w:rsidR="00D967AE" w:rsidRPr="0691484D">
        <w:rPr>
          <w:rFonts w:ascii="Aptos" w:eastAsia="Aptos" w:hAnsi="Aptos" w:cs="Aptos"/>
        </w:rPr>
        <w:t xml:space="preserve"> </w:t>
      </w:r>
      <w:r w:rsidR="45755C54" w:rsidRPr="0691484D">
        <w:rPr>
          <w:rFonts w:ascii="Aptos" w:eastAsia="Aptos" w:hAnsi="Aptos" w:cs="Aptos"/>
        </w:rPr>
        <w:t>Our senses are deeply tied to our emotions</w:t>
      </w:r>
      <w:r w:rsidR="0BB5EED3" w:rsidRPr="0691484D">
        <w:rPr>
          <w:rFonts w:ascii="Aptos" w:eastAsia="Aptos" w:hAnsi="Aptos" w:cs="Aptos"/>
        </w:rPr>
        <w:t xml:space="preserve">: </w:t>
      </w:r>
      <w:commentRangeStart w:id="35"/>
      <w:commentRangeStart w:id="36"/>
      <w:commentRangeStart w:id="37"/>
      <w:commentRangeStart w:id="38"/>
      <w:commentRangeStart w:id="39"/>
      <w:r w:rsidR="0BB5EED3" w:rsidRPr="0691484D">
        <w:rPr>
          <w:rFonts w:ascii="Aptos" w:eastAsia="Aptos" w:hAnsi="Aptos" w:cs="Aptos"/>
        </w:rPr>
        <w:t>m</w:t>
      </w:r>
      <w:r w:rsidR="45755C54" w:rsidRPr="0691484D">
        <w:rPr>
          <w:rFonts w:ascii="Aptos" w:eastAsia="Aptos" w:hAnsi="Aptos" w:cs="Aptos"/>
        </w:rPr>
        <w:t>usic</w:t>
      </w:r>
      <w:r w:rsidR="0B37AE71" w:rsidRPr="0691484D">
        <w:rPr>
          <w:rFonts w:ascii="Aptos" w:eastAsia="Aptos" w:hAnsi="Aptos" w:cs="Aptos"/>
        </w:rPr>
        <w:t>,</w:t>
      </w:r>
      <w:r w:rsidR="45755C54" w:rsidRPr="0691484D">
        <w:rPr>
          <w:rFonts w:ascii="Aptos" w:eastAsia="Aptos" w:hAnsi="Aptos" w:cs="Aptos"/>
          <w:color w:val="000000" w:themeColor="text1"/>
          <w:vertAlign w:val="superscript"/>
        </w:rPr>
        <w:t>8</w:t>
      </w:r>
      <w:r w:rsidR="45755C54" w:rsidRPr="0691484D">
        <w:rPr>
          <w:rFonts w:ascii="Aptos" w:eastAsia="Aptos" w:hAnsi="Aptos" w:cs="Aptos"/>
        </w:rPr>
        <w:t xml:space="preserve"> colour</w:t>
      </w:r>
      <w:r w:rsidR="79C1033D" w:rsidRPr="0691484D">
        <w:rPr>
          <w:rFonts w:ascii="Aptos" w:eastAsia="Aptos" w:hAnsi="Aptos" w:cs="Aptos"/>
        </w:rPr>
        <w:t>,</w:t>
      </w:r>
      <w:r w:rsidR="45755C54" w:rsidRPr="0691484D">
        <w:rPr>
          <w:rFonts w:ascii="Aptos" w:eastAsia="Aptos" w:hAnsi="Aptos" w:cs="Aptos"/>
          <w:color w:val="000000" w:themeColor="text1"/>
          <w:vertAlign w:val="superscript"/>
        </w:rPr>
        <w:t>9</w:t>
      </w:r>
      <w:r w:rsidR="45755C54" w:rsidRPr="0691484D">
        <w:rPr>
          <w:rFonts w:ascii="Aptos" w:eastAsia="Aptos" w:hAnsi="Aptos" w:cs="Aptos"/>
        </w:rPr>
        <w:t xml:space="preserve"> texture</w:t>
      </w:r>
      <w:r w:rsidR="45755C54" w:rsidRPr="0691484D">
        <w:rPr>
          <w:rFonts w:ascii="Aptos" w:eastAsia="Aptos" w:hAnsi="Aptos" w:cs="Aptos"/>
          <w:color w:val="000000" w:themeColor="text1"/>
          <w:vertAlign w:val="superscript"/>
        </w:rPr>
        <w:t>10</w:t>
      </w:r>
      <w:r w:rsidR="45755C54" w:rsidRPr="0691484D">
        <w:rPr>
          <w:rFonts w:ascii="Aptos" w:eastAsia="Aptos" w:hAnsi="Aptos" w:cs="Aptos"/>
        </w:rPr>
        <w:t xml:space="preserve"> and even scent</w:t>
      </w:r>
      <w:r w:rsidR="45755C54" w:rsidRPr="0691484D">
        <w:rPr>
          <w:rFonts w:ascii="Aptos" w:eastAsia="Aptos" w:hAnsi="Aptos" w:cs="Aptos"/>
          <w:color w:val="000000" w:themeColor="text1"/>
          <w:vertAlign w:val="superscript"/>
        </w:rPr>
        <w:t>11</w:t>
      </w:r>
      <w:r w:rsidR="45755C54" w:rsidRPr="0691484D">
        <w:rPr>
          <w:rFonts w:ascii="Aptos" w:eastAsia="Aptos" w:hAnsi="Aptos" w:cs="Aptos"/>
          <w:color w:val="000000" w:themeColor="text1"/>
          <w:sz w:val="19"/>
          <w:szCs w:val="19"/>
        </w:rPr>
        <w:t xml:space="preserve"> </w:t>
      </w:r>
      <w:commentRangeEnd w:id="35"/>
      <w:r w:rsidRPr="0691484D">
        <w:rPr>
          <w:rStyle w:val="CommentReference"/>
          <w:rFonts w:ascii="Aptos" w:eastAsia="Aptos" w:hAnsi="Aptos" w:cs="Aptos"/>
          <w:sz w:val="24"/>
          <w:szCs w:val="24"/>
        </w:rPr>
        <w:commentReference w:id="35"/>
      </w:r>
      <w:commentRangeEnd w:id="36"/>
      <w:r w:rsidRPr="0691484D">
        <w:rPr>
          <w:rStyle w:val="CommentReference"/>
          <w:rFonts w:ascii="Aptos" w:eastAsia="Aptos" w:hAnsi="Aptos" w:cs="Aptos"/>
          <w:sz w:val="24"/>
          <w:szCs w:val="24"/>
        </w:rPr>
        <w:commentReference w:id="36"/>
      </w:r>
      <w:commentRangeEnd w:id="37"/>
      <w:r w:rsidRPr="0691484D">
        <w:rPr>
          <w:rStyle w:val="CommentReference"/>
          <w:rFonts w:ascii="Aptos" w:eastAsia="Aptos" w:hAnsi="Aptos" w:cs="Aptos"/>
          <w:sz w:val="24"/>
          <w:szCs w:val="24"/>
        </w:rPr>
        <w:commentReference w:id="37"/>
      </w:r>
      <w:commentRangeEnd w:id="38"/>
      <w:r w:rsidRPr="0691484D">
        <w:rPr>
          <w:rStyle w:val="CommentReference"/>
          <w:rFonts w:ascii="Aptos" w:eastAsia="Aptos" w:hAnsi="Aptos" w:cs="Aptos"/>
          <w:sz w:val="24"/>
          <w:szCs w:val="24"/>
        </w:rPr>
        <w:commentReference w:id="38"/>
      </w:r>
      <w:commentRangeEnd w:id="39"/>
      <w:r w:rsidRPr="0691484D">
        <w:rPr>
          <w:rStyle w:val="CommentReference"/>
          <w:rFonts w:ascii="Aptos" w:eastAsia="Aptos" w:hAnsi="Aptos" w:cs="Aptos"/>
          <w:sz w:val="24"/>
          <w:szCs w:val="24"/>
        </w:rPr>
        <w:commentReference w:id="39"/>
      </w:r>
      <w:r w:rsidR="45755C54" w:rsidRPr="0691484D">
        <w:rPr>
          <w:rFonts w:ascii="Aptos" w:eastAsia="Aptos" w:hAnsi="Aptos" w:cs="Aptos"/>
        </w:rPr>
        <w:t>can powerfully shape mood and audience response, creating more impactful narratives.</w:t>
      </w:r>
      <w:r w:rsidR="6F79281C" w:rsidRPr="0691484D">
        <w:rPr>
          <w:rFonts w:ascii="Aptos" w:eastAsia="Aptos" w:hAnsi="Aptos" w:cs="Aptos"/>
        </w:rPr>
        <w:t xml:space="preserve"> </w:t>
      </w:r>
      <w:r w:rsidR="6F79281C">
        <w:t>Multisensory elements make experiences more compelling and immersive, leading audiences to feel more present and connected, boosting satisfaction</w:t>
      </w:r>
      <w:r w:rsidR="1B5BB602">
        <w:t>.</w:t>
      </w:r>
      <w:sdt>
        <w:sdtPr>
          <w:rPr>
            <w:rFonts w:ascii="Aptos" w:hAnsi="Aptos"/>
            <w:color w:val="000000"/>
            <w:vertAlign w:val="superscript"/>
          </w:rPr>
          <w:tag w:val="MENDELEY_CITATION_v3_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"/>
          <w:id w:val="1705034105"/>
          <w:placeholder>
            <w:docPart w:val="DefaultPlaceholder_-1854013440"/>
          </w:placeholder>
        </w:sdtPr>
        <w:sdtEndPr/>
        <w:sdtContent>
          <w:r w:rsidR="004D3373" w:rsidRPr="004D3373">
            <w:rPr>
              <w:rFonts w:ascii="Aptos" w:eastAsia="Aptos" w:hAnsi="Aptos" w:cs="Aptos"/>
              <w:color w:val="000000"/>
              <w:vertAlign w:val="superscript"/>
            </w:rPr>
            <w:t>18</w:t>
          </w:r>
        </w:sdtContent>
      </w:sdt>
    </w:p>
    <w:p w14:paraId="0899BEA0" w14:textId="20C84F50" w:rsidR="3C38DE51" w:rsidRDefault="35880A87" w:rsidP="0691484D">
      <w:pPr>
        <w:pStyle w:val="ListParagraph"/>
        <w:numPr>
          <w:ilvl w:val="0"/>
          <w:numId w:val="1"/>
        </w:numPr>
        <w:rPr>
          <w:rFonts w:ascii="Aptos" w:eastAsia="Aptos" w:hAnsi="Aptos" w:cs="Aptos"/>
          <w:color w:val="000000" w:themeColor="text1"/>
          <w:vertAlign w:val="superscript"/>
        </w:rPr>
      </w:pPr>
      <w:commentRangeStart w:id="41"/>
      <w:r w:rsidRPr="0691484D">
        <w:rPr>
          <w:rFonts w:ascii="Aptos" w:eastAsia="Aptos" w:hAnsi="Aptos" w:cs="Aptos"/>
          <w:b/>
          <w:bCs/>
        </w:rPr>
        <w:t>S</w:t>
      </w:r>
      <w:r w:rsidR="3C38DE51" w:rsidRPr="0691484D">
        <w:rPr>
          <w:rFonts w:ascii="Aptos" w:eastAsia="Aptos" w:hAnsi="Aptos" w:cs="Aptos"/>
          <w:b/>
          <w:bCs/>
        </w:rPr>
        <w:t xml:space="preserve">timulating </w:t>
      </w:r>
      <w:r w:rsidR="3242DC84" w:rsidRPr="0691484D">
        <w:rPr>
          <w:rFonts w:ascii="Aptos" w:eastAsia="Aptos" w:hAnsi="Aptos" w:cs="Aptos"/>
          <w:b/>
          <w:bCs/>
        </w:rPr>
        <w:t>multiple</w:t>
      </w:r>
      <w:r w:rsidR="3C38DE51" w:rsidRPr="0691484D">
        <w:rPr>
          <w:rFonts w:ascii="Aptos" w:eastAsia="Aptos" w:hAnsi="Aptos" w:cs="Aptos"/>
          <w:b/>
          <w:bCs/>
        </w:rPr>
        <w:t xml:space="preserve"> senses </w:t>
      </w:r>
      <w:r w:rsidR="68C53A2B" w:rsidRPr="0691484D">
        <w:rPr>
          <w:rFonts w:ascii="Aptos" w:eastAsia="Aptos" w:hAnsi="Aptos" w:cs="Aptos"/>
          <w:b/>
          <w:bCs/>
        </w:rPr>
        <w:t xml:space="preserve">can boost </w:t>
      </w:r>
      <w:r w:rsidR="3C38DE51" w:rsidRPr="0691484D">
        <w:rPr>
          <w:rFonts w:ascii="Aptos" w:eastAsia="Aptos" w:hAnsi="Aptos" w:cs="Aptos"/>
          <w:b/>
          <w:bCs/>
        </w:rPr>
        <w:t>well-being in virtual environments:</w:t>
      </w:r>
      <w:commentRangeEnd w:id="41"/>
      <w:r w:rsidRPr="0691484D">
        <w:rPr>
          <w:rStyle w:val="CommentReference"/>
          <w:rFonts w:ascii="Aptos" w:eastAsia="Aptos" w:hAnsi="Aptos" w:cs="Aptos"/>
          <w:b/>
          <w:bCs/>
          <w:sz w:val="24"/>
          <w:szCs w:val="24"/>
        </w:rPr>
        <w:commentReference w:id="41"/>
      </w:r>
      <w:r w:rsidR="3C38DE51" w:rsidRPr="0691484D">
        <w:rPr>
          <w:rFonts w:ascii="Aptos" w:eastAsia="Aptos" w:hAnsi="Aptos" w:cs="Aptos"/>
          <w:b/>
          <w:bCs/>
        </w:rPr>
        <w:t xml:space="preserve"> </w:t>
      </w:r>
      <w:r w:rsidR="5623EF0B" w:rsidRPr="0691484D">
        <w:rPr>
          <w:rFonts w:ascii="Aptos" w:eastAsia="Aptos" w:hAnsi="Aptos" w:cs="Aptos"/>
        </w:rPr>
        <w:t>I</w:t>
      </w:r>
      <w:r w:rsidR="3C38DE51" w:rsidRPr="0691484D">
        <w:rPr>
          <w:rFonts w:ascii="Aptos" w:eastAsia="Aptos" w:hAnsi="Aptos" w:cs="Aptos"/>
        </w:rPr>
        <w:t xml:space="preserve">n </w:t>
      </w:r>
      <w:r w:rsidR="61FB8EE8" w:rsidRPr="0691484D">
        <w:rPr>
          <w:rFonts w:ascii="Aptos" w:eastAsia="Aptos" w:hAnsi="Aptos" w:cs="Aptos"/>
        </w:rPr>
        <w:t>one</w:t>
      </w:r>
      <w:r w:rsidR="3C38DE51" w:rsidRPr="0691484D">
        <w:rPr>
          <w:rFonts w:ascii="Aptos" w:eastAsia="Aptos" w:hAnsi="Aptos" w:cs="Aptos"/>
        </w:rPr>
        <w:t xml:space="preserve"> study</w:t>
      </w:r>
      <w:r w:rsidR="2A6188E1" w:rsidRPr="0691484D">
        <w:rPr>
          <w:rFonts w:ascii="Aptos" w:eastAsia="Aptos" w:hAnsi="Aptos" w:cs="Aptos"/>
        </w:rPr>
        <w:t xml:space="preserve"> exploring virtual urban green spaces, participants experienced</w:t>
      </w:r>
      <w:r w:rsidR="3C38DE51" w:rsidRPr="0691484D">
        <w:rPr>
          <w:rFonts w:ascii="Aptos" w:eastAsia="Aptos" w:hAnsi="Aptos" w:cs="Aptos"/>
        </w:rPr>
        <w:t xml:space="preserve"> different combinations of </w:t>
      </w:r>
      <w:r w:rsidR="2A6188E1" w:rsidRPr="0691484D">
        <w:rPr>
          <w:rFonts w:ascii="Aptos" w:eastAsia="Aptos" w:hAnsi="Aptos" w:cs="Aptos"/>
        </w:rPr>
        <w:t xml:space="preserve">sensory stimulations, with </w:t>
      </w:r>
      <w:r w:rsidR="3C38DE51" w:rsidRPr="0691484D">
        <w:rPr>
          <w:rFonts w:ascii="Aptos" w:eastAsia="Aptos" w:hAnsi="Aptos" w:cs="Aptos"/>
        </w:rPr>
        <w:t>eight possible combinations</w:t>
      </w:r>
      <w:r w:rsidR="2A6188E1" w:rsidRPr="0691484D">
        <w:rPr>
          <w:rFonts w:ascii="Aptos" w:eastAsia="Aptos" w:hAnsi="Aptos" w:cs="Aptos"/>
        </w:rPr>
        <w:t xml:space="preserve">. Those exposed to </w:t>
      </w:r>
      <w:r w:rsidR="3C38DE51" w:rsidRPr="0691484D">
        <w:rPr>
          <w:rFonts w:ascii="Aptos" w:eastAsia="Aptos" w:hAnsi="Aptos" w:cs="Aptos"/>
        </w:rPr>
        <w:t xml:space="preserve">four or five senses (visual, </w:t>
      </w:r>
      <w:r w:rsidR="2A6188E1" w:rsidRPr="0691484D">
        <w:rPr>
          <w:rFonts w:ascii="Aptos" w:eastAsia="Aptos" w:hAnsi="Aptos" w:cs="Aptos"/>
        </w:rPr>
        <w:t>auditory</w:t>
      </w:r>
      <w:r w:rsidR="3C38DE51" w:rsidRPr="0691484D">
        <w:rPr>
          <w:rFonts w:ascii="Aptos" w:eastAsia="Aptos" w:hAnsi="Aptos" w:cs="Aptos"/>
        </w:rPr>
        <w:t>, olfactory, tactile</w:t>
      </w:r>
      <w:r w:rsidR="2A6188E1" w:rsidRPr="0691484D">
        <w:rPr>
          <w:rFonts w:ascii="Aptos" w:eastAsia="Aptos" w:hAnsi="Aptos" w:cs="Aptos"/>
        </w:rPr>
        <w:t xml:space="preserve"> and </w:t>
      </w:r>
      <w:r w:rsidR="3C38DE51" w:rsidRPr="0691484D">
        <w:rPr>
          <w:rFonts w:ascii="Aptos" w:eastAsia="Aptos" w:hAnsi="Aptos" w:cs="Aptos"/>
        </w:rPr>
        <w:t>taste) showed the most positive impact on blood</w:t>
      </w:r>
      <w:r w:rsidR="04D7F8B7" w:rsidRPr="0691484D">
        <w:rPr>
          <w:rFonts w:ascii="Aptos" w:eastAsia="Aptos" w:hAnsi="Aptos" w:cs="Aptos"/>
        </w:rPr>
        <w:t xml:space="preserve"> </w:t>
      </w:r>
      <w:r w:rsidR="3C38DE51" w:rsidRPr="0691484D">
        <w:rPr>
          <w:rFonts w:ascii="Aptos" w:eastAsia="Aptos" w:hAnsi="Aptos" w:cs="Aptos"/>
        </w:rPr>
        <w:t>pressure recovery and psychological recovery</w:t>
      </w:r>
      <w:r w:rsidR="48A614AE" w:rsidRPr="0691484D">
        <w:rPr>
          <w:rFonts w:ascii="Aptos" w:eastAsia="Aptos" w:hAnsi="Aptos" w:cs="Aptos"/>
        </w:rPr>
        <w:t>,</w:t>
      </w:r>
      <w:r w:rsidR="3C38DE51" w:rsidRPr="0691484D">
        <w:rPr>
          <w:rFonts w:ascii="Aptos" w:eastAsia="Aptos" w:hAnsi="Aptos" w:cs="Aptos"/>
        </w:rPr>
        <w:t xml:space="preserve"> compared </w:t>
      </w:r>
      <w:r w:rsidR="2A6188E1" w:rsidRPr="0691484D">
        <w:rPr>
          <w:rFonts w:ascii="Aptos" w:eastAsia="Aptos" w:hAnsi="Aptos" w:cs="Aptos"/>
        </w:rPr>
        <w:t>with groups receiving fewer sensory inputs (such as</w:t>
      </w:r>
      <w:r w:rsidR="3C38DE51" w:rsidRPr="0691484D">
        <w:rPr>
          <w:rFonts w:ascii="Aptos" w:eastAsia="Aptos" w:hAnsi="Aptos" w:cs="Aptos"/>
        </w:rPr>
        <w:t xml:space="preserve"> audio</w:t>
      </w:r>
      <w:r w:rsidR="4DBECBBE" w:rsidRPr="0691484D">
        <w:rPr>
          <w:rFonts w:ascii="Aptos" w:eastAsia="Aptos" w:hAnsi="Aptos" w:cs="Aptos"/>
        </w:rPr>
        <w:t xml:space="preserve"> </w:t>
      </w:r>
      <w:r w:rsidR="6171B2CB" w:rsidRPr="0691484D">
        <w:rPr>
          <w:rFonts w:ascii="Aptos" w:eastAsia="Aptos" w:hAnsi="Aptos" w:cs="Aptos"/>
        </w:rPr>
        <w:t xml:space="preserve">+ </w:t>
      </w:r>
      <w:r w:rsidR="3C38DE51" w:rsidRPr="0691484D">
        <w:rPr>
          <w:rFonts w:ascii="Aptos" w:eastAsia="Aptos" w:hAnsi="Aptos" w:cs="Aptos"/>
        </w:rPr>
        <w:t>visual</w:t>
      </w:r>
      <w:r w:rsidR="2A6188E1" w:rsidRPr="0691484D">
        <w:rPr>
          <w:rFonts w:ascii="Aptos" w:eastAsia="Aptos" w:hAnsi="Aptos" w:cs="Aptos"/>
        </w:rPr>
        <w:t xml:space="preserve"> only</w:t>
      </w:r>
      <w:r w:rsidR="3C38DE51" w:rsidRPr="0691484D">
        <w:rPr>
          <w:rFonts w:ascii="Aptos" w:eastAsia="Aptos" w:hAnsi="Aptos" w:cs="Aptos"/>
        </w:rPr>
        <w:t xml:space="preserve">). However, this is just one study in relation to a particular </w:t>
      </w:r>
      <w:r w:rsidR="7B355CE5" w:rsidRPr="0691484D">
        <w:rPr>
          <w:rFonts w:ascii="Aptos" w:eastAsia="Aptos" w:hAnsi="Aptos" w:cs="Aptos"/>
        </w:rPr>
        <w:t xml:space="preserve">type of </w:t>
      </w:r>
      <w:r w:rsidR="3C38DE51" w:rsidRPr="0691484D">
        <w:rPr>
          <w:rFonts w:ascii="Aptos" w:eastAsia="Aptos" w:hAnsi="Aptos" w:cs="Aptos"/>
        </w:rPr>
        <w:t xml:space="preserve">virtual environment (nature), and there is a big research gap in terms of understanding which senses and </w:t>
      </w:r>
      <w:r w:rsidR="758DCBE2" w:rsidRPr="0691484D">
        <w:rPr>
          <w:rFonts w:ascii="Aptos" w:eastAsia="Aptos" w:hAnsi="Aptos" w:cs="Aptos"/>
        </w:rPr>
        <w:t xml:space="preserve">which </w:t>
      </w:r>
      <w:r w:rsidR="3C38DE51" w:rsidRPr="0691484D">
        <w:rPr>
          <w:rFonts w:ascii="Aptos" w:eastAsia="Aptos" w:hAnsi="Aptos" w:cs="Aptos"/>
        </w:rPr>
        <w:t xml:space="preserve">combinations have the best impact on </w:t>
      </w:r>
      <w:r w:rsidR="00A07B04" w:rsidRPr="0691484D">
        <w:rPr>
          <w:rFonts w:ascii="Aptos" w:eastAsia="Aptos" w:hAnsi="Aptos" w:cs="Aptos"/>
        </w:rPr>
        <w:t xml:space="preserve">physiological </w:t>
      </w:r>
      <w:r w:rsidR="3C38DE51" w:rsidRPr="0691484D">
        <w:rPr>
          <w:rFonts w:ascii="Aptos" w:eastAsia="Aptos" w:hAnsi="Aptos" w:cs="Aptos"/>
        </w:rPr>
        <w:t>and psychological well-being</w:t>
      </w:r>
      <w:r w:rsidR="23DC2574" w:rsidRPr="0691484D">
        <w:rPr>
          <w:rFonts w:ascii="Aptos" w:eastAsia="Aptos" w:hAnsi="Aptos" w:cs="Aptos"/>
        </w:rPr>
        <w:t>.</w:t>
      </w:r>
      <w:sdt>
        <w:sdtPr>
          <w:rPr>
            <w:rFonts w:ascii="Aptos" w:eastAsia="Aptos" w:hAnsi="Aptos" w:cs="Aptos"/>
            <w:color w:val="000000"/>
            <w:vertAlign w:val="superscript"/>
          </w:rPr>
          <w:tag w:val="MENDELEY_CITATION_v3_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"/>
          <w:id w:val="1781682845"/>
          <w:placeholder>
            <w:docPart w:val="DefaultPlaceholder_-1854013440"/>
          </w:placeholder>
        </w:sdtPr>
        <w:sdtEndPr/>
        <w:sdtContent>
          <w:r w:rsidR="004D3373" w:rsidRPr="004D3373">
            <w:rPr>
              <w:rFonts w:ascii="Aptos" w:eastAsia="Aptos" w:hAnsi="Aptos" w:cs="Aptos"/>
              <w:color w:val="000000"/>
              <w:vertAlign w:val="superscript"/>
            </w:rPr>
            <w:t>11</w:t>
          </w:r>
        </w:sdtContent>
      </w:sdt>
    </w:p>
    <w:p w14:paraId="0AE234DA" w14:textId="72B5F12E" w:rsidR="3C38DE51" w:rsidRDefault="3C38DE51" w:rsidP="0691484D">
      <w:pPr>
        <w:pStyle w:val="ListParagraph"/>
        <w:numPr>
          <w:ilvl w:val="0"/>
          <w:numId w:val="1"/>
        </w:numPr>
        <w:rPr>
          <w:rFonts w:ascii="Aptos" w:eastAsia="Aptos" w:hAnsi="Aptos" w:cs="Aptos"/>
          <w:color w:val="000000" w:themeColor="text1"/>
          <w:vertAlign w:val="superscript"/>
        </w:rPr>
      </w:pPr>
      <w:r w:rsidRPr="0691484D">
        <w:rPr>
          <w:rFonts w:ascii="Aptos" w:eastAsia="Aptos" w:hAnsi="Aptos" w:cs="Aptos"/>
          <w:b/>
          <w:bCs/>
        </w:rPr>
        <w:t xml:space="preserve">Smell and memory are strongly intertwined: </w:t>
      </w:r>
      <w:r w:rsidRPr="0691484D">
        <w:rPr>
          <w:rFonts w:ascii="Aptos" w:eastAsia="Aptos" w:hAnsi="Aptos" w:cs="Aptos"/>
        </w:rPr>
        <w:t xml:space="preserve">The connection between </w:t>
      </w:r>
      <w:r w:rsidR="6BC6B1C3" w:rsidRPr="0691484D">
        <w:rPr>
          <w:rFonts w:ascii="Aptos" w:eastAsia="Aptos" w:hAnsi="Aptos" w:cs="Aptos"/>
        </w:rPr>
        <w:t xml:space="preserve">memory </w:t>
      </w:r>
      <w:r w:rsidRPr="0691484D">
        <w:rPr>
          <w:rFonts w:ascii="Aptos" w:eastAsia="Aptos" w:hAnsi="Aptos" w:cs="Aptos"/>
        </w:rPr>
        <w:t>and smell is well-researched and evidenced, as the two brain centres are strongly linked</w:t>
      </w:r>
      <w:r w:rsidR="38337B4E" w:rsidRPr="0691484D">
        <w:rPr>
          <w:rFonts w:ascii="Aptos" w:eastAsia="Aptos" w:hAnsi="Aptos" w:cs="Aptos"/>
        </w:rPr>
        <w:t xml:space="preserve"> </w:t>
      </w:r>
      <w:r w:rsidR="38337B4E">
        <w:t>– think of how a specific smell can instantly bring to mind a past moment</w:t>
      </w:r>
      <w:r w:rsidR="3913F867">
        <w:t>.</w:t>
      </w:r>
      <w:sdt>
        <w:sdtPr>
          <w:rPr>
            <w:rFonts w:ascii="Aptos" w:hAnsi="Aptos"/>
            <w:color w:val="000000"/>
            <w:vertAlign w:val="superscript"/>
          </w:rPr>
          <w:tag w:val="MENDELEY_CITATION_v3_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"/>
          <w:id w:val="2147082860"/>
          <w:placeholder>
            <w:docPart w:val="DefaultPlaceholder_-1854013440"/>
          </w:placeholder>
        </w:sdtPr>
        <w:sdtEndPr/>
        <w:sdtContent>
          <w:r w:rsidR="004D3373" w:rsidRPr="004D3373">
            <w:rPr>
              <w:rFonts w:ascii="Aptos" w:eastAsia="Aptos" w:hAnsi="Aptos" w:cs="Aptos"/>
              <w:color w:val="000000"/>
              <w:vertAlign w:val="superscript"/>
            </w:rPr>
            <w:t>19</w:t>
          </w:r>
        </w:sdtContent>
      </w:sdt>
      <w:r w:rsidR="00CB5460" w:rsidRPr="0691484D">
        <w:rPr>
          <w:rFonts w:ascii="Aptos" w:eastAsia="Aptos" w:hAnsi="Aptos" w:cs="Aptos"/>
          <w:vertAlign w:val="superscript"/>
        </w:rPr>
        <w:t xml:space="preserve"> </w:t>
      </w:r>
      <w:r w:rsidRPr="0691484D">
        <w:rPr>
          <w:rFonts w:ascii="Aptos" w:eastAsia="Aptos" w:hAnsi="Aptos" w:cs="Aptos"/>
        </w:rPr>
        <w:t>Therefore, it is unsurprising that multisensory learning is a well-supported research area</w:t>
      </w:r>
      <w:r w:rsidR="7C914578" w:rsidRPr="0691484D">
        <w:rPr>
          <w:rFonts w:ascii="Aptos" w:eastAsia="Aptos" w:hAnsi="Aptos" w:cs="Aptos"/>
        </w:rPr>
        <w:t>.</w:t>
      </w:r>
      <w:sdt>
        <w:sdtPr>
          <w:rPr>
            <w:rFonts w:ascii="Aptos" w:eastAsia="Aptos" w:hAnsi="Aptos" w:cs="Aptos"/>
            <w:color w:val="000000"/>
            <w:vertAlign w:val="superscript"/>
          </w:rPr>
          <w:tag w:val="MENDELEY_CITATION_v3_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"/>
          <w:id w:val="1186338228"/>
          <w:placeholder>
            <w:docPart w:val="DefaultPlaceholder_-1854013440"/>
          </w:placeholder>
        </w:sdtPr>
        <w:sdtEndPr/>
        <w:sdtContent>
          <w:r w:rsidR="004D3373" w:rsidRPr="004D3373">
            <w:rPr>
              <w:rFonts w:ascii="Aptos" w:eastAsia="Aptos" w:hAnsi="Aptos" w:cs="Aptos"/>
              <w:color w:val="000000"/>
              <w:vertAlign w:val="superscript"/>
            </w:rPr>
            <w:t>20</w:t>
          </w:r>
        </w:sdtContent>
      </w:sdt>
      <w:r w:rsidR="7AC36AED" w:rsidRPr="0691484D">
        <w:rPr>
          <w:rFonts w:ascii="Aptos" w:eastAsia="Aptos" w:hAnsi="Aptos" w:cs="Aptos"/>
          <w:color w:val="000000" w:themeColor="text1"/>
          <w:vertAlign w:val="superscript"/>
        </w:rPr>
        <w:t xml:space="preserve"> </w:t>
      </w:r>
      <w:r w:rsidR="04866730">
        <w:t xml:space="preserve">Multisensory experiences are often </w:t>
      </w:r>
      <w:r w:rsidR="04866730" w:rsidRPr="0691484D">
        <w:rPr>
          <w:rFonts w:ascii="Aptos" w:eastAsia="Aptos" w:hAnsi="Aptos" w:cs="Aptos"/>
        </w:rPr>
        <w:t xml:space="preserve">more memorable </w:t>
      </w:r>
      <w:r w:rsidR="04866730" w:rsidRPr="0691484D">
        <w:rPr>
          <w:rFonts w:ascii="Aptos" w:eastAsia="Aptos" w:hAnsi="Aptos" w:cs="Aptos"/>
        </w:rPr>
        <w:lastRenderedPageBreak/>
        <w:t xml:space="preserve">long after </w:t>
      </w:r>
      <w:r w:rsidR="40856348" w:rsidRPr="0691484D">
        <w:rPr>
          <w:rFonts w:ascii="Aptos" w:eastAsia="Aptos" w:hAnsi="Aptos" w:cs="Aptos"/>
        </w:rPr>
        <w:t>they occur; when</w:t>
      </w:r>
      <w:r w:rsidR="04866730" w:rsidRPr="0691484D">
        <w:rPr>
          <w:rFonts w:ascii="Aptos" w:eastAsia="Aptos" w:hAnsi="Aptos" w:cs="Aptos"/>
        </w:rPr>
        <w:t xml:space="preserve"> multiple senses reinforce the same idea, learning tends to </w:t>
      </w:r>
      <w:r w:rsidR="40856348" w:rsidRPr="0691484D">
        <w:rPr>
          <w:rFonts w:ascii="Aptos" w:eastAsia="Aptos" w:hAnsi="Aptos" w:cs="Aptos"/>
        </w:rPr>
        <w:t>become</w:t>
      </w:r>
      <w:r w:rsidR="04866730" w:rsidRPr="0691484D">
        <w:rPr>
          <w:rFonts w:ascii="Aptos" w:eastAsia="Aptos" w:hAnsi="Aptos" w:cs="Aptos"/>
        </w:rPr>
        <w:t xml:space="preserve"> stronger and more memorable</w:t>
      </w:r>
      <w:r w:rsidR="094457D8" w:rsidRPr="0691484D">
        <w:rPr>
          <w:rFonts w:ascii="Aptos" w:eastAsia="Aptos" w:hAnsi="Aptos" w:cs="Aptos"/>
        </w:rPr>
        <w:t>.</w:t>
      </w:r>
      <w:commentRangeStart w:id="42"/>
      <w:commentRangeEnd w:id="42"/>
      <w:r w:rsidRPr="004D3373">
        <w:rPr>
          <w:rStyle w:val="CommentReference"/>
          <w:rFonts w:ascii="Aptos" w:eastAsia="Aptos" w:hAnsi="Aptos" w:cs="Aptos"/>
          <w:sz w:val="24"/>
          <w:szCs w:val="24"/>
        </w:rPr>
        <w:commentReference w:id="42"/>
      </w:r>
      <w:sdt>
        <w:sdtPr>
          <w:rPr>
            <w:rFonts w:ascii="Aptos" w:eastAsia="Aptos" w:hAnsi="Aptos" w:cs="Aptos"/>
            <w:color w:val="000000"/>
            <w:vertAlign w:val="superscript"/>
          </w:rPr>
          <w:tag w:val="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"/>
          <w:id w:val="462734207"/>
          <w:placeholder>
            <w:docPart w:val="C7C7205B587346DD93790B530831F38C"/>
          </w:placeholder>
        </w:sdtPr>
        <w:sdtEndPr/>
        <w:sdtContent>
          <w:r w:rsidR="004D3373" w:rsidRPr="004D3373">
            <w:rPr>
              <w:rFonts w:ascii="Aptos" w:eastAsia="Aptos" w:hAnsi="Aptos" w:cs="Aptos"/>
              <w:color w:val="000000"/>
              <w:vertAlign w:val="superscript"/>
            </w:rPr>
            <w:t>21–23</w:t>
          </w:r>
        </w:sdtContent>
      </w:sdt>
    </w:p>
    <w:p w14:paraId="7FB0566E" w14:textId="6E07A09E" w:rsidR="3C38DE51" w:rsidRDefault="4805F595" w:rsidP="0691484D">
      <w:pPr>
        <w:pStyle w:val="ListParagraph"/>
        <w:numPr>
          <w:ilvl w:val="0"/>
          <w:numId w:val="1"/>
        </w:numPr>
        <w:rPr>
          <w:rFonts w:ascii="Aptos" w:eastAsia="Aptos" w:hAnsi="Aptos" w:cs="Aptos"/>
          <w:color w:val="000000" w:themeColor="text1"/>
          <w:vertAlign w:val="superscript"/>
        </w:rPr>
      </w:pPr>
      <w:r w:rsidRPr="0691484D">
        <w:rPr>
          <w:rFonts w:ascii="Aptos" w:eastAsia="Aptos" w:hAnsi="Aptos" w:cs="Aptos"/>
          <w:b/>
          <w:bCs/>
        </w:rPr>
        <w:t>Multisensory</w:t>
      </w:r>
      <w:r w:rsidR="3C38DE51" w:rsidRPr="0691484D">
        <w:rPr>
          <w:rFonts w:ascii="Aptos" w:eastAsia="Aptos" w:hAnsi="Aptos" w:cs="Aptos"/>
          <w:b/>
          <w:bCs/>
        </w:rPr>
        <w:t xml:space="preserve"> for place-making and preserving cultural heritage:</w:t>
      </w:r>
      <w:r w:rsidR="3C38DE51" w:rsidRPr="0691484D">
        <w:rPr>
          <w:rFonts w:ascii="Aptos" w:eastAsia="Aptos" w:hAnsi="Aptos" w:cs="Aptos"/>
        </w:rPr>
        <w:t xml:space="preserve"> </w:t>
      </w:r>
      <w:r w:rsidR="71AD2D67" w:rsidRPr="0691484D">
        <w:rPr>
          <w:rFonts w:ascii="Aptos" w:eastAsia="Aptos" w:hAnsi="Aptos" w:cs="Aptos"/>
        </w:rPr>
        <w:t>It is increasingly recognised</w:t>
      </w:r>
      <w:r w:rsidR="3C38DE51" w:rsidRPr="0691484D">
        <w:rPr>
          <w:rFonts w:ascii="Aptos" w:eastAsia="Aptos" w:hAnsi="Aptos" w:cs="Aptos"/>
        </w:rPr>
        <w:t xml:space="preserve"> that engaging multiple senses could play </w:t>
      </w:r>
      <w:r w:rsidR="698A7FE4" w:rsidRPr="0691484D">
        <w:rPr>
          <w:rFonts w:ascii="Aptos" w:eastAsia="Aptos" w:hAnsi="Aptos" w:cs="Aptos"/>
        </w:rPr>
        <w:t xml:space="preserve">a role </w:t>
      </w:r>
      <w:r w:rsidR="3C38DE51" w:rsidRPr="0691484D">
        <w:rPr>
          <w:rFonts w:ascii="Aptos" w:eastAsia="Aptos" w:hAnsi="Aptos" w:cs="Aptos"/>
        </w:rPr>
        <w:t>in facilitating cultural understanding and connections. Such approaches are increasingly used in tourism to facilitate cross-cultural connections (e.g.</w:t>
      </w:r>
      <w:r w:rsidR="0A39E821" w:rsidRPr="0691484D">
        <w:rPr>
          <w:rFonts w:ascii="Aptos" w:eastAsia="Aptos" w:hAnsi="Aptos" w:cs="Aptos"/>
        </w:rPr>
        <w:t>,</w:t>
      </w:r>
      <w:r w:rsidR="3C38DE51" w:rsidRPr="0691484D">
        <w:rPr>
          <w:rFonts w:ascii="Aptos" w:eastAsia="Aptos" w:hAnsi="Aptos" w:cs="Aptos"/>
        </w:rPr>
        <w:t xml:space="preserve"> food experiences)</w:t>
      </w:r>
      <w:sdt>
        <w:sdtPr>
          <w:rPr>
            <w:rFonts w:ascii="Aptos" w:eastAsia="Aptos" w:hAnsi="Aptos" w:cs="Aptos"/>
            <w:color w:val="000000"/>
            <w:vertAlign w:val="superscript"/>
          </w:rPr>
          <w:tag w:val="MENDELEY_CITATION_v3_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"/>
          <w:id w:val="-325673483"/>
          <w:placeholder>
            <w:docPart w:val="DefaultPlaceholder_-1854013440"/>
          </w:placeholder>
        </w:sdtPr>
        <w:sdtEndPr/>
        <w:sdtContent>
          <w:r w:rsidR="004D3373" w:rsidRPr="004D3373">
            <w:rPr>
              <w:rFonts w:ascii="Aptos" w:eastAsia="Aptos" w:hAnsi="Aptos" w:cs="Aptos"/>
              <w:color w:val="000000"/>
              <w:vertAlign w:val="superscript"/>
            </w:rPr>
            <w:t>24</w:t>
          </w:r>
        </w:sdtContent>
      </w:sdt>
      <w:r w:rsidR="007576A2" w:rsidRPr="0691484D">
        <w:rPr>
          <w:rFonts w:ascii="Aptos" w:eastAsia="Aptos" w:hAnsi="Aptos" w:cs="Aptos"/>
          <w:color w:val="000000" w:themeColor="text1"/>
          <w:vertAlign w:val="superscript"/>
        </w:rPr>
        <w:t xml:space="preserve"> </w:t>
      </w:r>
      <w:r w:rsidR="3C38DE51" w:rsidRPr="0691484D">
        <w:rPr>
          <w:rFonts w:ascii="Aptos" w:eastAsia="Aptos" w:hAnsi="Aptos" w:cs="Aptos"/>
        </w:rPr>
        <w:t>and cultural heritage documentation (e.g.</w:t>
      </w:r>
      <w:r w:rsidR="78B069DF" w:rsidRPr="0691484D">
        <w:rPr>
          <w:rFonts w:ascii="Aptos" w:eastAsia="Aptos" w:hAnsi="Aptos" w:cs="Aptos"/>
        </w:rPr>
        <w:t>,</w:t>
      </w:r>
      <w:r w:rsidR="3C38DE51" w:rsidRPr="0691484D">
        <w:rPr>
          <w:rFonts w:ascii="Aptos" w:eastAsia="Aptos" w:hAnsi="Aptos" w:cs="Aptos"/>
        </w:rPr>
        <w:t xml:space="preserve"> sensory heritage experiences)</w:t>
      </w:r>
      <w:r w:rsidR="2BE66849" w:rsidRPr="0691484D">
        <w:rPr>
          <w:rFonts w:ascii="Aptos" w:eastAsia="Aptos" w:hAnsi="Aptos" w:cs="Aptos"/>
        </w:rPr>
        <w:t xml:space="preserve">. </w:t>
      </w:r>
      <w:sdt>
        <w:sdtPr>
          <w:rPr>
            <w:rFonts w:ascii="Aptos" w:eastAsia="Aptos" w:hAnsi="Aptos" w:cs="Aptos"/>
            <w:color w:val="000000"/>
            <w:vertAlign w:val="superscript"/>
          </w:rPr>
          <w:tag w:val="MENDELEY_CITATION_v3_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"/>
          <w:id w:val="74705235"/>
          <w:placeholder>
            <w:docPart w:val="DefaultPlaceholder_-1854013440"/>
          </w:placeholder>
        </w:sdtPr>
        <w:sdtEndPr/>
        <w:sdtContent>
          <w:r w:rsidR="004D3373" w:rsidRPr="004D3373">
            <w:rPr>
              <w:rFonts w:ascii="Aptos" w:eastAsia="Aptos" w:hAnsi="Aptos" w:cs="Aptos"/>
              <w:color w:val="000000"/>
              <w:vertAlign w:val="superscript"/>
            </w:rPr>
            <w:t>25</w:t>
          </w:r>
        </w:sdtContent>
      </w:sdt>
    </w:p>
    <w:p w14:paraId="7619CB38" w14:textId="09C9A1FE" w:rsidR="3C38DE51" w:rsidRDefault="4805F595" w:rsidP="263B36F1">
      <w:pPr>
        <w:pStyle w:val="ListParagraph"/>
        <w:numPr>
          <w:ilvl w:val="0"/>
          <w:numId w:val="1"/>
        </w:numPr>
        <w:rPr>
          <w:rFonts w:ascii="Aptos" w:eastAsia="Aptos" w:hAnsi="Aptos" w:cs="Aptos"/>
        </w:rPr>
      </w:pPr>
      <w:r w:rsidRPr="0691484D">
        <w:rPr>
          <w:rFonts w:ascii="Aptos" w:eastAsia="Aptos" w:hAnsi="Aptos" w:cs="Aptos"/>
          <w:b/>
          <w:bCs/>
        </w:rPr>
        <w:t>Multisensory</w:t>
      </w:r>
      <w:r w:rsidR="3C38DE51" w:rsidRPr="0691484D">
        <w:rPr>
          <w:rFonts w:ascii="Aptos" w:eastAsia="Aptos" w:hAnsi="Aptos" w:cs="Aptos"/>
          <w:b/>
          <w:bCs/>
        </w:rPr>
        <w:t xml:space="preserve"> design </w:t>
      </w:r>
      <w:r w:rsidR="48B5B0B2" w:rsidRPr="0691484D">
        <w:rPr>
          <w:rFonts w:ascii="Aptos" w:eastAsia="Aptos" w:hAnsi="Aptos" w:cs="Aptos"/>
          <w:b/>
          <w:bCs/>
        </w:rPr>
        <w:t xml:space="preserve">can </w:t>
      </w:r>
      <w:r w:rsidR="3C38DE51" w:rsidRPr="0691484D">
        <w:rPr>
          <w:rFonts w:ascii="Aptos" w:eastAsia="Aptos" w:hAnsi="Aptos" w:cs="Aptos"/>
          <w:b/>
          <w:bCs/>
        </w:rPr>
        <w:t xml:space="preserve">also </w:t>
      </w:r>
      <w:r w:rsidR="63ADF602" w:rsidRPr="0691484D">
        <w:rPr>
          <w:rFonts w:ascii="Aptos" w:eastAsia="Aptos" w:hAnsi="Aptos" w:cs="Aptos"/>
          <w:b/>
          <w:bCs/>
        </w:rPr>
        <w:t>enhance</w:t>
      </w:r>
      <w:r w:rsidR="3C38DE51" w:rsidRPr="0691484D">
        <w:rPr>
          <w:rFonts w:ascii="Aptos" w:eastAsia="Aptos" w:hAnsi="Aptos" w:cs="Aptos"/>
          <w:b/>
          <w:bCs/>
        </w:rPr>
        <w:t xml:space="preserve"> accessibility and inclusion</w:t>
      </w:r>
      <w:r w:rsidR="3C38DE51" w:rsidRPr="0691484D">
        <w:rPr>
          <w:rFonts w:ascii="Aptos" w:eastAsia="Aptos" w:hAnsi="Aptos" w:cs="Aptos"/>
        </w:rPr>
        <w:t xml:space="preserve">: </w:t>
      </w:r>
      <w:r w:rsidR="0D813230">
        <w:t>Multisensory design provide</w:t>
      </w:r>
      <w:r w:rsidR="2FAF6CB4">
        <w:t>s</w:t>
      </w:r>
      <w:r w:rsidR="0D813230">
        <w:t xml:space="preserve"> </w:t>
      </w:r>
      <w:r w:rsidR="31F6AA98">
        <w:t>information through multiple sensory channels,</w:t>
      </w:r>
      <w:r w:rsidR="5C08ED4B">
        <w:t xml:space="preserve"> offering</w:t>
      </w:r>
      <w:r w:rsidR="0D813230">
        <w:t xml:space="preserve"> alternative ways for people with </w:t>
      </w:r>
      <w:r w:rsidR="7B12983C">
        <w:t xml:space="preserve">diverse </w:t>
      </w:r>
      <w:r w:rsidR="0D813230">
        <w:t xml:space="preserve">sensory </w:t>
      </w:r>
      <w:r w:rsidR="4009B3DA">
        <w:t>need</w:t>
      </w:r>
      <w:r w:rsidR="0D813230">
        <w:t>s to access and enjoy experiences</w:t>
      </w:r>
      <w:r w:rsidR="116BE712">
        <w:t>.</w:t>
      </w:r>
      <w:sdt>
        <w:sdtPr>
          <w:rPr>
            <w:rFonts w:ascii="Aptos" w:hAnsi="Aptos"/>
            <w:color w:val="000000"/>
            <w:vertAlign w:val="superscript"/>
          </w:rPr>
          <w:tag w:val="MENDELEY_CITATION_v3_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"/>
          <w:id w:val="760999033"/>
          <w:placeholder>
            <w:docPart w:val="DefaultPlaceholder_-1854013440"/>
          </w:placeholder>
        </w:sdtPr>
        <w:sdtEndPr/>
        <w:sdtContent>
          <w:r w:rsidR="004D3373" w:rsidRPr="004D3373">
            <w:rPr>
              <w:rFonts w:ascii="Aptos" w:eastAsia="Aptos" w:hAnsi="Aptos" w:cs="Aptos"/>
              <w:color w:val="000000"/>
              <w:vertAlign w:val="superscript"/>
            </w:rPr>
            <w:t>26,27</w:t>
          </w:r>
        </w:sdtContent>
      </w:sdt>
      <w:r w:rsidR="0D813230" w:rsidRPr="0691484D">
        <w:rPr>
          <w:color w:val="000000" w:themeColor="text1"/>
          <w:vertAlign w:val="superscript"/>
        </w:rPr>
        <w:t xml:space="preserve"> </w:t>
      </w:r>
      <w:r w:rsidR="15C9D915">
        <w:t>Many of these approaches,</w:t>
      </w:r>
      <w:r w:rsidR="0D813230">
        <w:t xml:space="preserve"> such </w:t>
      </w:r>
      <w:r w:rsidR="15C9D915">
        <w:t>as audiobooks and subtitles</w:t>
      </w:r>
      <w:r w:rsidR="04E7D3BE">
        <w:t>,</w:t>
      </w:r>
      <w:sdt>
        <w:sdtPr>
          <w:rPr>
            <w:rFonts w:ascii="Aptos" w:hAnsi="Aptos"/>
            <w:color w:val="000000"/>
            <w:vertAlign w:val="superscript"/>
          </w:rPr>
          <w:tag w:val="MENDELEY_CITATION_v3_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"/>
          <w:id w:val="1584383323"/>
          <w:placeholder>
            <w:docPart w:val="3707928F584B4B57A996B2DEF3B96B79"/>
          </w:placeholder>
        </w:sdtPr>
        <w:sdtEndPr/>
        <w:sdtContent>
          <w:r w:rsidR="004D3373" w:rsidRPr="004D3373">
            <w:rPr>
              <w:rFonts w:ascii="Aptos" w:eastAsia="Aptos" w:hAnsi="Aptos" w:cs="Aptos"/>
              <w:color w:val="000000"/>
              <w:vertAlign w:val="superscript"/>
            </w:rPr>
            <w:t>28</w:t>
          </w:r>
        </w:sdtContent>
      </w:sdt>
      <w:r w:rsidR="0C2296BF">
        <w:t xml:space="preserve"> </w:t>
      </w:r>
      <w:r w:rsidR="759860F8">
        <w:t>have</w:t>
      </w:r>
      <w:r w:rsidR="0D813230">
        <w:t xml:space="preserve"> become popular in their own right. </w:t>
      </w:r>
      <w:r w:rsidR="7A87467A">
        <w:t>For example, many m</w:t>
      </w:r>
      <w:r w:rsidR="2E39D472" w:rsidRPr="0691484D">
        <w:rPr>
          <w:rFonts w:ascii="Aptos" w:eastAsia="Aptos" w:hAnsi="Aptos" w:cs="Aptos"/>
        </w:rPr>
        <w:t>useums</w:t>
      </w:r>
      <w:r w:rsidR="3C38DE51" w:rsidRPr="0691484D">
        <w:rPr>
          <w:rFonts w:ascii="Aptos" w:eastAsia="Aptos" w:hAnsi="Aptos" w:cs="Aptos"/>
        </w:rPr>
        <w:t xml:space="preserve"> </w:t>
      </w:r>
      <w:r w:rsidR="76195E33" w:rsidRPr="0691484D">
        <w:rPr>
          <w:rFonts w:ascii="Aptos" w:eastAsia="Aptos" w:hAnsi="Aptos" w:cs="Aptos"/>
        </w:rPr>
        <w:t xml:space="preserve">are </w:t>
      </w:r>
      <w:r w:rsidR="3C38DE51" w:rsidRPr="0691484D">
        <w:rPr>
          <w:rFonts w:ascii="Aptos" w:eastAsia="Aptos" w:hAnsi="Aptos" w:cs="Aptos"/>
        </w:rPr>
        <w:t xml:space="preserve">moving towards </w:t>
      </w:r>
      <w:r w:rsidRPr="0691484D">
        <w:rPr>
          <w:rFonts w:ascii="Aptos" w:eastAsia="Aptos" w:hAnsi="Aptos" w:cs="Aptos"/>
        </w:rPr>
        <w:t>multisensory</w:t>
      </w:r>
      <w:r w:rsidR="3C38DE51" w:rsidRPr="0691484D">
        <w:rPr>
          <w:rFonts w:ascii="Aptos" w:eastAsia="Aptos" w:hAnsi="Aptos" w:cs="Aptos"/>
        </w:rPr>
        <w:t xml:space="preserve"> exhibits as a way of making their collections more accessible for those with visual impairments. </w:t>
      </w:r>
      <w:r w:rsidR="468B66A0" w:rsidRPr="0691484D">
        <w:rPr>
          <w:rFonts w:ascii="Aptos" w:eastAsia="Aptos" w:hAnsi="Aptos" w:cs="Aptos"/>
        </w:rPr>
        <w:t>R</w:t>
      </w:r>
      <w:r w:rsidR="3C38DE51" w:rsidRPr="0691484D">
        <w:rPr>
          <w:rFonts w:ascii="Aptos" w:eastAsia="Aptos" w:hAnsi="Aptos" w:cs="Aptos"/>
        </w:rPr>
        <w:t xml:space="preserve">esearch conducted with scented guided tours in the Rijksmuseum, Amsterdam, reported that </w:t>
      </w:r>
      <w:r w:rsidR="2214A56C" w:rsidRPr="0691484D">
        <w:rPr>
          <w:rFonts w:ascii="Aptos" w:eastAsia="Aptos" w:hAnsi="Aptos" w:cs="Aptos"/>
        </w:rPr>
        <w:t xml:space="preserve">visitors who </w:t>
      </w:r>
      <w:r w:rsidR="2EF2D47F" w:rsidRPr="0691484D">
        <w:rPr>
          <w:rFonts w:ascii="Aptos" w:eastAsia="Aptos" w:hAnsi="Aptos" w:cs="Aptos"/>
        </w:rPr>
        <w:t>we</w:t>
      </w:r>
      <w:r w:rsidR="2214A56C" w:rsidRPr="0691484D">
        <w:rPr>
          <w:rFonts w:ascii="Aptos" w:eastAsia="Aptos" w:hAnsi="Aptos" w:cs="Aptos"/>
        </w:rPr>
        <w:t>re blind or ha</w:t>
      </w:r>
      <w:r w:rsidR="403DBF25" w:rsidRPr="0691484D">
        <w:rPr>
          <w:rFonts w:ascii="Aptos" w:eastAsia="Aptos" w:hAnsi="Aptos" w:cs="Aptos"/>
        </w:rPr>
        <w:t>d</w:t>
      </w:r>
      <w:r w:rsidR="2214A56C" w:rsidRPr="0691484D">
        <w:rPr>
          <w:rFonts w:ascii="Aptos" w:eastAsia="Aptos" w:hAnsi="Aptos" w:cs="Aptos"/>
        </w:rPr>
        <w:t xml:space="preserve"> low vision</w:t>
      </w:r>
      <w:r w:rsidR="3C38DE51" w:rsidRPr="0691484D">
        <w:rPr>
          <w:rFonts w:ascii="Aptos" w:eastAsia="Aptos" w:hAnsi="Aptos" w:cs="Aptos"/>
        </w:rPr>
        <w:t xml:space="preserve"> felt more engaged and understood the artistic objects better through olfactory stimulation</w:t>
      </w:r>
      <w:r w:rsidR="2823D2EE" w:rsidRPr="0691484D">
        <w:rPr>
          <w:rFonts w:ascii="Aptos" w:eastAsia="Aptos" w:hAnsi="Aptos" w:cs="Aptos"/>
        </w:rPr>
        <w:t>.</w:t>
      </w:r>
      <w:sdt>
        <w:sdtPr>
          <w:rPr>
            <w:rFonts w:ascii="Aptos" w:eastAsia="Aptos" w:hAnsi="Aptos" w:cs="Aptos"/>
            <w:color w:val="000000"/>
            <w:vertAlign w:val="superscript"/>
          </w:rPr>
          <w:tag w:val="MENDELEY_CITATION_v3_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"/>
          <w:id w:val="-1274780937"/>
          <w:placeholder>
            <w:docPart w:val="41182F5B018348A5A1B778C22DDF12F7"/>
          </w:placeholder>
        </w:sdtPr>
        <w:sdtEndPr/>
        <w:sdtContent>
          <w:r w:rsidR="004D3373" w:rsidRPr="004D3373">
            <w:rPr>
              <w:rFonts w:ascii="Aptos" w:eastAsia="Aptos" w:hAnsi="Aptos" w:cs="Aptos"/>
              <w:color w:val="000000"/>
              <w:vertAlign w:val="superscript"/>
            </w:rPr>
            <w:t>29,30</w:t>
          </w:r>
        </w:sdtContent>
      </w:sdt>
      <w:r w:rsidR="50C0DD0D" w:rsidRPr="0691484D">
        <w:rPr>
          <w:rFonts w:ascii="Aptos" w:eastAsia="Aptos" w:hAnsi="Aptos" w:cs="Aptos"/>
        </w:rPr>
        <w:t xml:space="preserve"> </w:t>
      </w:r>
      <w:r w:rsidR="65836ECF" w:rsidRPr="0691484D">
        <w:rPr>
          <w:rFonts w:ascii="Aptos" w:eastAsia="Aptos" w:hAnsi="Aptos" w:cs="Aptos"/>
        </w:rPr>
        <w:t xml:space="preserve">Inclusion considerations are </w:t>
      </w:r>
      <w:r w:rsidR="005B06D6" w:rsidRPr="0691484D">
        <w:rPr>
          <w:rFonts w:ascii="Aptos" w:eastAsia="Aptos" w:hAnsi="Aptos" w:cs="Aptos"/>
        </w:rPr>
        <w:t>elaborated on t</w:t>
      </w:r>
      <w:r w:rsidR="65836ECF" w:rsidRPr="0691484D">
        <w:rPr>
          <w:rFonts w:ascii="Aptos" w:eastAsia="Aptos" w:hAnsi="Aptos" w:cs="Aptos"/>
        </w:rPr>
        <w:t>hroughout.</w:t>
      </w:r>
    </w:p>
    <w:p w14:paraId="3210772E" w14:textId="0D31ED7A" w:rsidR="3C38DE51" w:rsidRDefault="3C38DE51" w:rsidP="0691484D">
      <w:pPr>
        <w:pStyle w:val="ListParagraph"/>
        <w:numPr>
          <w:ilvl w:val="0"/>
          <w:numId w:val="1"/>
        </w:numPr>
        <w:rPr>
          <w:rFonts w:ascii="Aptos" w:eastAsia="Aptos" w:hAnsi="Aptos" w:cs="Aptos"/>
          <w:color w:val="000000" w:themeColor="text1"/>
          <w:vertAlign w:val="superscript"/>
        </w:rPr>
      </w:pPr>
      <w:r w:rsidRPr="0691484D">
        <w:rPr>
          <w:rFonts w:ascii="Aptos" w:eastAsia="Aptos" w:hAnsi="Aptos" w:cs="Aptos"/>
          <w:b/>
          <w:bCs/>
        </w:rPr>
        <w:t>When sens</w:t>
      </w:r>
      <w:r w:rsidR="3FF852BC" w:rsidRPr="0691484D">
        <w:rPr>
          <w:rFonts w:ascii="Aptos" w:eastAsia="Aptos" w:hAnsi="Aptos" w:cs="Aptos"/>
          <w:b/>
          <w:bCs/>
        </w:rPr>
        <w:t>ory input becomes overwhelming</w:t>
      </w:r>
      <w:r w:rsidRPr="0691484D">
        <w:rPr>
          <w:rFonts w:ascii="Aptos" w:eastAsia="Aptos" w:hAnsi="Aptos" w:cs="Aptos"/>
          <w:b/>
          <w:bCs/>
        </w:rPr>
        <w:t xml:space="preserve">, guides and refuge spaces are equally important: </w:t>
      </w:r>
      <w:r w:rsidRPr="0691484D">
        <w:rPr>
          <w:rFonts w:ascii="Aptos" w:eastAsia="Aptos" w:hAnsi="Aptos" w:cs="Aptos"/>
        </w:rPr>
        <w:t xml:space="preserve">When discussing inclusion and sensory experiences, one must recognise that not </w:t>
      </w:r>
      <w:r w:rsidR="35479999" w:rsidRPr="0691484D">
        <w:rPr>
          <w:rFonts w:ascii="Aptos" w:eastAsia="Aptos" w:hAnsi="Aptos" w:cs="Aptos"/>
        </w:rPr>
        <w:t>everyone processes sensory information</w:t>
      </w:r>
      <w:r w:rsidRPr="0691484D">
        <w:rPr>
          <w:rFonts w:ascii="Aptos" w:eastAsia="Aptos" w:hAnsi="Aptos" w:cs="Aptos"/>
        </w:rPr>
        <w:t xml:space="preserve"> in the same way</w:t>
      </w:r>
      <w:r w:rsidR="35479999" w:rsidRPr="0691484D">
        <w:rPr>
          <w:rFonts w:ascii="Aptos" w:eastAsia="Aptos" w:hAnsi="Aptos" w:cs="Aptos"/>
        </w:rPr>
        <w:t xml:space="preserve">; some people are highly </w:t>
      </w:r>
      <w:r w:rsidRPr="0691484D">
        <w:rPr>
          <w:rFonts w:ascii="Aptos" w:eastAsia="Aptos" w:hAnsi="Aptos" w:cs="Aptos"/>
        </w:rPr>
        <w:t>sensitive to stimuli</w:t>
      </w:r>
      <w:r w:rsidR="35479999" w:rsidRPr="0691484D">
        <w:rPr>
          <w:rFonts w:ascii="Aptos" w:eastAsia="Aptos" w:hAnsi="Aptos" w:cs="Aptos"/>
        </w:rPr>
        <w:t xml:space="preserve"> while others may need stronger input to engage</w:t>
      </w:r>
      <w:r w:rsidRPr="0691484D">
        <w:rPr>
          <w:rFonts w:ascii="Aptos" w:eastAsia="Aptos" w:hAnsi="Aptos" w:cs="Aptos"/>
        </w:rPr>
        <w:t xml:space="preserve">. Therefore, initiatives such as </w:t>
      </w:r>
      <w:r w:rsidRPr="0691484D">
        <w:rPr>
          <w:rFonts w:ascii="Aptos" w:eastAsia="Aptos" w:hAnsi="Aptos" w:cs="Aptos"/>
          <w:i/>
          <w:iCs/>
        </w:rPr>
        <w:t xml:space="preserve">sensory guides </w:t>
      </w:r>
      <w:r w:rsidRPr="0691484D">
        <w:rPr>
          <w:rFonts w:ascii="Aptos" w:eastAsia="Aptos" w:hAnsi="Aptos" w:cs="Aptos"/>
        </w:rPr>
        <w:t xml:space="preserve">and </w:t>
      </w:r>
      <w:r w:rsidRPr="0691484D">
        <w:rPr>
          <w:rFonts w:ascii="Aptos" w:eastAsia="Aptos" w:hAnsi="Aptos" w:cs="Aptos"/>
          <w:i/>
          <w:iCs/>
        </w:rPr>
        <w:t>refuge spaces</w:t>
      </w:r>
      <w:r w:rsidRPr="0691484D">
        <w:rPr>
          <w:rFonts w:ascii="Aptos" w:eastAsia="Aptos" w:hAnsi="Aptos" w:cs="Aptos"/>
        </w:rPr>
        <w:t xml:space="preserve"> are also extremely important inclusion practices</w:t>
      </w:r>
      <w:r w:rsidR="13B5C853" w:rsidRPr="0691484D">
        <w:rPr>
          <w:rFonts w:ascii="Aptos" w:eastAsia="Aptos" w:hAnsi="Aptos" w:cs="Aptos"/>
        </w:rPr>
        <w:t>.</w:t>
      </w:r>
      <w:sdt>
        <w:sdtPr>
          <w:rPr>
            <w:rFonts w:ascii="Aptos" w:eastAsia="Aptos" w:hAnsi="Aptos" w:cs="Aptos"/>
            <w:color w:val="000000"/>
            <w:vertAlign w:val="superscript"/>
          </w:rPr>
          <w:tag w:val="MENDELEY_CITATION_v3_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"/>
          <w:id w:val="-1108502908"/>
          <w:placeholder>
            <w:docPart w:val="DefaultPlaceholder_-1854013440"/>
          </w:placeholder>
        </w:sdtPr>
        <w:sdtEndPr/>
        <w:sdtContent>
          <w:r w:rsidR="004D3373" w:rsidRPr="004D3373">
            <w:rPr>
              <w:rFonts w:ascii="Aptos" w:eastAsia="Aptos" w:hAnsi="Aptos" w:cs="Aptos"/>
              <w:color w:val="000000"/>
              <w:vertAlign w:val="superscript"/>
            </w:rPr>
            <w:t>31</w:t>
          </w:r>
        </w:sdtContent>
      </w:sdt>
    </w:p>
    <w:p w14:paraId="687FB170" w14:textId="3A2FFB42" w:rsidR="65BEE505" w:rsidRDefault="321CA328" w:rsidP="325FB9AB">
      <w:pPr>
        <w:pStyle w:val="ListParagraph"/>
        <w:numPr>
          <w:ilvl w:val="0"/>
          <w:numId w:val="1"/>
        </w:numPr>
      </w:pPr>
      <w:r w:rsidRPr="6A31513F">
        <w:rPr>
          <w:rFonts w:ascii="Aptos" w:eastAsia="Aptos" w:hAnsi="Aptos" w:cs="Aptos"/>
          <w:b/>
          <w:bCs/>
        </w:rPr>
        <w:t>N</w:t>
      </w:r>
      <w:r w:rsidR="65BEE505" w:rsidRPr="6A31513F">
        <w:rPr>
          <w:rFonts w:ascii="Aptos" w:eastAsia="Aptos" w:hAnsi="Aptos" w:cs="Aptos"/>
          <w:b/>
          <w:bCs/>
        </w:rPr>
        <w:t>ewly developed experience</w:t>
      </w:r>
      <w:r w:rsidR="2A1AA8EB" w:rsidRPr="6A31513F">
        <w:rPr>
          <w:rFonts w:ascii="Aptos" w:eastAsia="Aptos" w:hAnsi="Aptos" w:cs="Aptos"/>
          <w:b/>
          <w:bCs/>
        </w:rPr>
        <w:t>s</w:t>
      </w:r>
      <w:r w:rsidR="65BEE505" w:rsidRPr="6A31513F">
        <w:rPr>
          <w:rFonts w:ascii="Aptos" w:eastAsia="Aptos" w:hAnsi="Aptos" w:cs="Aptos"/>
          <w:b/>
          <w:bCs/>
        </w:rPr>
        <w:t xml:space="preserve"> can also </w:t>
      </w:r>
      <w:r w:rsidR="4A357F2B" w:rsidRPr="6A31513F">
        <w:rPr>
          <w:rFonts w:ascii="Aptos" w:eastAsia="Aptos" w:hAnsi="Aptos" w:cs="Aptos"/>
          <w:b/>
          <w:bCs/>
        </w:rPr>
        <w:t xml:space="preserve">introduce </w:t>
      </w:r>
      <w:r w:rsidR="65BEE505" w:rsidRPr="6A31513F">
        <w:rPr>
          <w:rFonts w:ascii="Aptos" w:eastAsia="Aptos" w:hAnsi="Aptos" w:cs="Aptos"/>
          <w:b/>
          <w:bCs/>
        </w:rPr>
        <w:t xml:space="preserve">unexpected barriers: </w:t>
      </w:r>
      <w:commentRangeStart w:id="43"/>
      <w:commentRangeStart w:id="44"/>
      <w:r w:rsidR="65BEE505">
        <w:t xml:space="preserve">By </w:t>
      </w:r>
      <w:r w:rsidR="27D4D169">
        <w:t xml:space="preserve">involving diverse audiences through the </w:t>
      </w:r>
      <w:r w:rsidR="65BEE505">
        <w:t>production process</w:t>
      </w:r>
      <w:r w:rsidR="6F9B9DCC">
        <w:t>,</w:t>
      </w:r>
      <w:r w:rsidR="65BEE505">
        <w:t xml:space="preserve"> from </w:t>
      </w:r>
      <w:r w:rsidR="669704EF">
        <w:t xml:space="preserve">early </w:t>
      </w:r>
      <w:r w:rsidR="65BEE505">
        <w:t xml:space="preserve">ideation to </w:t>
      </w:r>
      <w:r w:rsidR="2843D74E">
        <w:t xml:space="preserve">final </w:t>
      </w:r>
      <w:r w:rsidR="65BEE505">
        <w:t xml:space="preserve">delivery, creatives </w:t>
      </w:r>
      <w:r w:rsidR="4826B75D">
        <w:t xml:space="preserve">can identify </w:t>
      </w:r>
      <w:r w:rsidR="65BEE505">
        <w:t xml:space="preserve">barriers and </w:t>
      </w:r>
      <w:r w:rsidR="36DEEAD8">
        <w:t xml:space="preserve">make the </w:t>
      </w:r>
      <w:r w:rsidR="65BEE505">
        <w:t xml:space="preserve">adaptations </w:t>
      </w:r>
      <w:r w:rsidR="503DF93F">
        <w:t>needed</w:t>
      </w:r>
      <w:r w:rsidR="2EB14936">
        <w:t xml:space="preserve"> t</w:t>
      </w:r>
      <w:commentRangeEnd w:id="43"/>
      <w:r w:rsidR="65BEE505">
        <w:rPr>
          <w:rStyle w:val="CommentReference"/>
          <w:sz w:val="24"/>
          <w:szCs w:val="24"/>
        </w:rPr>
        <w:commentReference w:id="43"/>
      </w:r>
      <w:commentRangeEnd w:id="44"/>
      <w:r>
        <w:rPr>
          <w:rStyle w:val="CommentReference"/>
          <w:sz w:val="24"/>
          <w:szCs w:val="24"/>
        </w:rPr>
        <w:commentReference w:id="44"/>
      </w:r>
      <w:r w:rsidR="5C87498D">
        <w:t>o ensure experiences are welcoming and accessible for everyone.</w:t>
      </w:r>
    </w:p>
    <w:p w14:paraId="614C98CC" w14:textId="5ADB5FF4" w:rsidR="2BB78E61" w:rsidRDefault="2ABC1EDB" w:rsidP="2961D25A">
      <w:pPr>
        <w:pStyle w:val="Heading1"/>
      </w:pPr>
      <w:bookmarkStart w:id="45" w:name="_Toc395320607"/>
      <w:r>
        <w:t>Multisensory experience</w:t>
      </w:r>
      <w:bookmarkEnd w:id="45"/>
      <w:commentRangeStart w:id="46"/>
      <w:commentRangeEnd w:id="46"/>
      <w:r>
        <w:rPr>
          <w:rStyle w:val="CommentReference"/>
          <w:sz w:val="40"/>
          <w:szCs w:val="40"/>
        </w:rPr>
        <w:commentReference w:id="46"/>
      </w:r>
    </w:p>
    <w:p w14:paraId="131620AA" w14:textId="118975CD" w:rsidR="00761825" w:rsidRDefault="729B082A" w:rsidP="0691484D">
      <w:pPr>
        <w:rPr>
          <w:rFonts w:ascii="Aptos" w:eastAsia="Aptos" w:hAnsi="Aptos" w:cs="Aptos"/>
          <w:color w:val="000000" w:themeColor="text1"/>
          <w:vertAlign w:val="superscript"/>
        </w:rPr>
      </w:pPr>
      <w:r>
        <w:t xml:space="preserve">All experience is multisensory. </w:t>
      </w:r>
      <w:r w:rsidR="0355A4C1">
        <w:t>Our senses are constantly combining and interacting</w:t>
      </w:r>
      <w:r w:rsidR="0EE2B030">
        <w:t xml:space="preserve"> to </w:t>
      </w:r>
      <w:r w:rsidR="024B0000">
        <w:t>give us</w:t>
      </w:r>
      <w:r w:rsidR="2AE76A52">
        <w:t xml:space="preserve"> </w:t>
      </w:r>
      <w:r w:rsidR="0EE2B030">
        <w:t xml:space="preserve">the </w:t>
      </w:r>
      <w:r w:rsidR="73E350F1">
        <w:t>b</w:t>
      </w:r>
      <w:r w:rsidR="0EE2B030">
        <w:t>est possible understanding of the world.</w:t>
      </w:r>
      <w:r w:rsidR="5B4A4D50">
        <w:t xml:space="preserve"> </w:t>
      </w:r>
      <w:r w:rsidR="33900B54">
        <w:t>T</w:t>
      </w:r>
      <w:r w:rsidR="34FC8135">
        <w:t>his</w:t>
      </w:r>
      <w:r w:rsidR="084B278E">
        <w:t xml:space="preserve"> section</w:t>
      </w:r>
      <w:r w:rsidR="34FC8135">
        <w:t xml:space="preserve"> </w:t>
      </w:r>
      <w:r w:rsidR="7C23B075">
        <w:t xml:space="preserve">could </w:t>
      </w:r>
      <w:r w:rsidR="33900B54" w:rsidRPr="0691484D">
        <w:rPr>
          <w:rFonts w:ascii="Aptos" w:eastAsia="Aptos" w:hAnsi="Aptos" w:cs="Aptos"/>
          <w:color w:val="000000" w:themeColor="text1"/>
        </w:rPr>
        <w:t xml:space="preserve">offer a range of </w:t>
      </w:r>
      <w:r w:rsidR="6DAE69B9" w:rsidRPr="0691484D">
        <w:rPr>
          <w:rFonts w:ascii="Aptos" w:eastAsia="Aptos" w:hAnsi="Aptos" w:cs="Aptos"/>
          <w:color w:val="000000" w:themeColor="text1"/>
        </w:rPr>
        <w:t xml:space="preserve">creative </w:t>
      </w:r>
      <w:r w:rsidR="247FAA4D" w:rsidRPr="0691484D">
        <w:rPr>
          <w:rFonts w:ascii="Aptos" w:eastAsia="Aptos" w:hAnsi="Aptos" w:cs="Aptos"/>
          <w:color w:val="000000" w:themeColor="text1"/>
        </w:rPr>
        <w:t>provocations</w:t>
      </w:r>
      <w:r w:rsidR="33900B54" w:rsidRPr="0691484D">
        <w:rPr>
          <w:rFonts w:ascii="Aptos" w:eastAsia="Aptos" w:hAnsi="Aptos" w:cs="Aptos"/>
          <w:color w:val="000000" w:themeColor="text1"/>
        </w:rPr>
        <w:t xml:space="preserve">, both in </w:t>
      </w:r>
      <w:r w:rsidR="144A95BE" w:rsidRPr="0691484D">
        <w:rPr>
          <w:rFonts w:ascii="Aptos" w:eastAsia="Aptos" w:hAnsi="Aptos" w:cs="Aptos"/>
          <w:color w:val="000000" w:themeColor="text1"/>
        </w:rPr>
        <w:t xml:space="preserve">finding novel </w:t>
      </w:r>
      <w:r w:rsidR="333B8CC4" w:rsidRPr="0691484D">
        <w:rPr>
          <w:rFonts w:ascii="Aptos" w:eastAsia="Aptos" w:hAnsi="Aptos" w:cs="Aptos"/>
          <w:color w:val="000000" w:themeColor="text1"/>
        </w:rPr>
        <w:t xml:space="preserve">techniques for </w:t>
      </w:r>
      <w:r w:rsidR="33900B54" w:rsidRPr="0691484D">
        <w:rPr>
          <w:rFonts w:ascii="Aptos" w:eastAsia="Aptos" w:hAnsi="Aptos" w:cs="Aptos"/>
          <w:color w:val="000000" w:themeColor="text1"/>
        </w:rPr>
        <w:t>simulat</w:t>
      </w:r>
      <w:r w:rsidR="5BC30AA4" w:rsidRPr="0691484D">
        <w:rPr>
          <w:rFonts w:ascii="Aptos" w:eastAsia="Aptos" w:hAnsi="Aptos" w:cs="Aptos"/>
          <w:color w:val="000000" w:themeColor="text1"/>
        </w:rPr>
        <w:t>ing</w:t>
      </w:r>
      <w:r w:rsidR="7DB2DBE8" w:rsidRPr="0691484D">
        <w:rPr>
          <w:rFonts w:ascii="Aptos" w:eastAsia="Aptos" w:hAnsi="Aptos" w:cs="Aptos"/>
          <w:color w:val="000000" w:themeColor="text1"/>
        </w:rPr>
        <w:t xml:space="preserve"> </w:t>
      </w:r>
      <w:r w:rsidR="33900B54" w:rsidRPr="0691484D">
        <w:rPr>
          <w:rFonts w:ascii="Aptos" w:eastAsia="Aptos" w:hAnsi="Aptos" w:cs="Aptos"/>
          <w:color w:val="000000" w:themeColor="text1"/>
        </w:rPr>
        <w:t>sensory experience and in combining the senses in new and interesting ways.</w:t>
      </w:r>
      <w:r w:rsidR="20490872" w:rsidRPr="0691484D">
        <w:rPr>
          <w:rFonts w:ascii="Aptos" w:eastAsia="Aptos" w:hAnsi="Aptos" w:cs="Aptos"/>
          <w:color w:val="000000" w:themeColor="text1"/>
        </w:rPr>
        <w:t xml:space="preserve"> What follows is </w:t>
      </w:r>
      <w:r w:rsidR="644A2622" w:rsidRPr="0691484D">
        <w:rPr>
          <w:rFonts w:ascii="Aptos" w:eastAsia="Aptos" w:hAnsi="Aptos" w:cs="Aptos"/>
          <w:color w:val="000000" w:themeColor="text1"/>
        </w:rPr>
        <w:t xml:space="preserve">not </w:t>
      </w:r>
      <w:r w:rsidR="20490872" w:rsidRPr="0691484D">
        <w:rPr>
          <w:rFonts w:ascii="Aptos" w:eastAsia="Aptos" w:hAnsi="Aptos" w:cs="Aptos"/>
          <w:color w:val="000000" w:themeColor="text1"/>
        </w:rPr>
        <w:t xml:space="preserve">a </w:t>
      </w:r>
      <w:r w:rsidR="0A833311" w:rsidRPr="0691484D">
        <w:rPr>
          <w:rFonts w:ascii="Aptos" w:eastAsia="Aptos" w:hAnsi="Aptos" w:cs="Aptos"/>
          <w:color w:val="000000" w:themeColor="text1"/>
        </w:rPr>
        <w:t>comprehensive account of multisensory experience but a</w:t>
      </w:r>
      <w:r w:rsidR="06B12777" w:rsidRPr="0691484D">
        <w:rPr>
          <w:rFonts w:ascii="Aptos" w:eastAsia="Aptos" w:hAnsi="Aptos" w:cs="Aptos"/>
          <w:color w:val="000000" w:themeColor="text1"/>
        </w:rPr>
        <w:t>n overview of some</w:t>
      </w:r>
      <w:r w:rsidR="0A833311" w:rsidRPr="0691484D">
        <w:rPr>
          <w:rFonts w:ascii="Aptos" w:eastAsia="Aptos" w:hAnsi="Aptos" w:cs="Aptos"/>
          <w:color w:val="000000" w:themeColor="text1"/>
        </w:rPr>
        <w:t xml:space="preserve"> </w:t>
      </w:r>
      <w:r w:rsidR="23BA2CB6" w:rsidRPr="0691484D">
        <w:rPr>
          <w:rFonts w:ascii="Aptos" w:eastAsia="Aptos" w:hAnsi="Aptos" w:cs="Aptos"/>
          <w:color w:val="000000" w:themeColor="text1"/>
        </w:rPr>
        <w:t xml:space="preserve">selected </w:t>
      </w:r>
      <w:r w:rsidR="20490872" w:rsidRPr="0691484D">
        <w:rPr>
          <w:rFonts w:ascii="Aptos" w:eastAsia="Aptos" w:hAnsi="Aptos" w:cs="Aptos"/>
          <w:color w:val="000000" w:themeColor="text1"/>
        </w:rPr>
        <w:t>multisensory effects and interactions</w:t>
      </w:r>
      <w:r w:rsidR="37C45E98" w:rsidRPr="0691484D">
        <w:rPr>
          <w:rFonts w:ascii="Aptos" w:eastAsia="Aptos" w:hAnsi="Aptos" w:cs="Aptos"/>
          <w:color w:val="000000" w:themeColor="text1"/>
        </w:rPr>
        <w:t xml:space="preserve"> that </w:t>
      </w:r>
      <w:r w:rsidR="1CB447B4" w:rsidRPr="0691484D">
        <w:rPr>
          <w:rFonts w:ascii="Aptos" w:eastAsia="Aptos" w:hAnsi="Aptos" w:cs="Aptos"/>
          <w:color w:val="000000" w:themeColor="text1"/>
        </w:rPr>
        <w:t xml:space="preserve">might be </w:t>
      </w:r>
      <w:r w:rsidR="37C45E98" w:rsidRPr="0691484D">
        <w:rPr>
          <w:rFonts w:ascii="Aptos" w:eastAsia="Aptos" w:hAnsi="Aptos" w:cs="Aptos"/>
          <w:color w:val="000000" w:themeColor="text1"/>
        </w:rPr>
        <w:t xml:space="preserve">particularly relevant </w:t>
      </w:r>
      <w:r w:rsidR="007727CB" w:rsidRPr="0691484D">
        <w:rPr>
          <w:rFonts w:ascii="Aptos" w:eastAsia="Aptos" w:hAnsi="Aptos" w:cs="Aptos"/>
          <w:color w:val="000000" w:themeColor="text1"/>
        </w:rPr>
        <w:t>for converged media production and experience</w:t>
      </w:r>
      <w:r w:rsidR="0D218AD6" w:rsidRPr="0691484D">
        <w:rPr>
          <w:rFonts w:ascii="Aptos" w:eastAsia="Aptos" w:hAnsi="Aptos" w:cs="Aptos"/>
          <w:color w:val="000000" w:themeColor="text1"/>
        </w:rPr>
        <w:t>.</w:t>
      </w:r>
      <w:sdt>
        <w:sdtPr>
          <w:rPr>
            <w:rFonts w:ascii="Aptos" w:eastAsia="Aptos" w:hAnsi="Aptos" w:cs="Aptos"/>
            <w:color w:val="000000"/>
            <w:vertAlign w:val="superscript"/>
          </w:rPr>
          <w:tag w:val="MENDELEY_CITATION_v3_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"/>
          <w:id w:val="313617219"/>
          <w:placeholder>
            <w:docPart w:val="DefaultPlaceholder_-1854013440"/>
          </w:placeholder>
        </w:sdtPr>
        <w:sdtEndPr/>
        <w:sdtContent>
          <w:r w:rsidR="004D3373" w:rsidRPr="004D3373">
            <w:rPr>
              <w:rFonts w:ascii="Aptos" w:eastAsia="Aptos" w:hAnsi="Aptos" w:cs="Aptos"/>
              <w:color w:val="000000"/>
              <w:vertAlign w:val="superscript"/>
            </w:rPr>
            <w:t>32</w:t>
          </w:r>
        </w:sdtContent>
      </w:sdt>
    </w:p>
    <w:p w14:paraId="2D164FEB" w14:textId="489EAC32" w:rsidR="003F7731" w:rsidRDefault="004F5700" w:rsidP="003F7731">
      <w:pPr>
        <w:spacing w:after="0"/>
      </w:pPr>
      <w:commentRangeStart w:id="47"/>
      <w:r>
        <w:lastRenderedPageBreak/>
        <w:t xml:space="preserve">A word of warning. </w:t>
      </w:r>
      <w:r w:rsidR="00F87ED4">
        <w:t xml:space="preserve">From an inclusion perspective, considering experiences </w:t>
      </w:r>
      <w:r>
        <w:t xml:space="preserve">in terms of </w:t>
      </w:r>
      <w:r w:rsidR="00F87ED4">
        <w:t>multisenso</w:t>
      </w:r>
      <w:r>
        <w:t xml:space="preserve">ry </w:t>
      </w:r>
      <w:r w:rsidR="00F87ED4">
        <w:t>works best when guided by openness rather than fixed assumptions about what people need. Haptic sensory substitution, for example, is often assumed to benefit all blind people</w:t>
      </w:r>
      <w:r w:rsidR="0B07F5DC">
        <w:t>;</w:t>
      </w:r>
      <w:r w:rsidR="00F87ED4">
        <w:t xml:space="preserve"> yet</w:t>
      </w:r>
      <w:r w:rsidR="004E2EC9">
        <w:t xml:space="preserve"> people’s</w:t>
      </w:r>
      <w:r w:rsidR="00F87ED4">
        <w:t xml:space="preserve"> preferences, abilities and contexts differ greatly. Treating haptics as a</w:t>
      </w:r>
      <w:r w:rsidR="00F87ED4" w:rsidRPr="3A256A66">
        <w:rPr>
          <w:i/>
        </w:rPr>
        <w:t xml:space="preserve"> tick-box inclusion measure </w:t>
      </w:r>
      <w:r w:rsidR="00F87ED4">
        <w:t xml:space="preserve">risks overlooking this diversity and may </w:t>
      </w:r>
      <w:r w:rsidR="00D82E2C">
        <w:t xml:space="preserve">even act to </w:t>
      </w:r>
      <w:r w:rsidR="00F87ED4">
        <w:t>limit creative exploration</w:t>
      </w:r>
      <w:r w:rsidR="00D82E2C">
        <w:t xml:space="preserve"> for inclusion</w:t>
      </w:r>
      <w:r w:rsidR="00F87ED4">
        <w:t>.</w:t>
      </w:r>
      <w:commentRangeEnd w:id="47"/>
      <w:r>
        <w:rPr>
          <w:rStyle w:val="CommentReference"/>
          <w:sz w:val="24"/>
          <w:szCs w:val="24"/>
        </w:rPr>
        <w:commentReference w:id="47"/>
      </w:r>
    </w:p>
    <w:p w14:paraId="6B449BAE" w14:textId="77777777" w:rsidR="003F7731" w:rsidRDefault="003F7731" w:rsidP="003F7731">
      <w:pPr>
        <w:spacing w:after="0"/>
      </w:pPr>
    </w:p>
    <w:p w14:paraId="249A6230" w14:textId="472DD827" w:rsidR="003F7731" w:rsidRPr="003F7731" w:rsidRDefault="00520ADD" w:rsidP="003F7731">
      <w:pPr>
        <w:spacing w:after="0"/>
      </w:pPr>
      <w:commentRangeStart w:id="49"/>
      <w:commentRangeStart w:id="50"/>
      <w:commentRangeStart w:id="51"/>
      <w:commentRangeStart w:id="52"/>
      <w:r>
        <w:t>T</w:t>
      </w:r>
      <w:r w:rsidR="001E56A6">
        <w:t xml:space="preserve">here are several ways </w:t>
      </w:r>
      <w:r w:rsidR="48F939ED">
        <w:t xml:space="preserve">in which </w:t>
      </w:r>
      <w:r w:rsidR="003F7731">
        <w:t xml:space="preserve">multisensory experiences </w:t>
      </w:r>
      <w:r w:rsidR="001E56A6">
        <w:t>can</w:t>
      </w:r>
      <w:r>
        <w:t xml:space="preserve"> be designed to promote inclusion:</w:t>
      </w:r>
      <w:commentRangeEnd w:id="49"/>
      <w:r w:rsidRPr="003F7731">
        <w:rPr>
          <w:rStyle w:val="CommentReference"/>
          <w:sz w:val="24"/>
          <w:szCs w:val="24"/>
        </w:rPr>
        <w:commentReference w:id="49"/>
      </w:r>
      <w:commentRangeEnd w:id="50"/>
      <w:r w:rsidRPr="003F7731">
        <w:rPr>
          <w:rStyle w:val="CommentReference"/>
          <w:sz w:val="24"/>
          <w:szCs w:val="24"/>
        </w:rPr>
        <w:commentReference w:id="50"/>
      </w:r>
      <w:commentRangeEnd w:id="51"/>
      <w:r w:rsidRPr="003F7731">
        <w:rPr>
          <w:rStyle w:val="CommentReference"/>
          <w:sz w:val="24"/>
          <w:szCs w:val="24"/>
        </w:rPr>
        <w:commentReference w:id="51"/>
      </w:r>
      <w:commentRangeEnd w:id="52"/>
      <w:r w:rsidRPr="003F7731">
        <w:rPr>
          <w:rStyle w:val="CommentReference"/>
          <w:sz w:val="24"/>
          <w:szCs w:val="24"/>
        </w:rPr>
        <w:commentReference w:id="52"/>
      </w:r>
    </w:p>
    <w:p w14:paraId="51B59A7C" w14:textId="77777777" w:rsidR="003F7731" w:rsidRPr="003F7731" w:rsidRDefault="003F7731" w:rsidP="00F6457C">
      <w:pPr>
        <w:numPr>
          <w:ilvl w:val="0"/>
          <w:numId w:val="9"/>
        </w:numPr>
        <w:spacing w:after="0"/>
      </w:pPr>
      <w:commentRangeStart w:id="53"/>
      <w:commentRangeStart w:id="54"/>
      <w:commentRangeStart w:id="55"/>
      <w:r w:rsidRPr="3A256A66">
        <w:rPr>
          <w:i/>
        </w:rPr>
        <w:t xml:space="preserve">Adaptation </w:t>
      </w:r>
      <w:r w:rsidRPr="003F7731">
        <w:t xml:space="preserve">enhances accessibility by tailoring the sensory experience for diverse audiences. In </w:t>
      </w:r>
      <w:r w:rsidRPr="3A256A66">
        <w:rPr>
          <w:i/>
        </w:rPr>
        <w:t>Punchdrunk</w:t>
      </w:r>
      <w:r w:rsidRPr="003F7731">
        <w:t xml:space="preserve">’s </w:t>
      </w:r>
      <w:r w:rsidRPr="3A256A66">
        <w:rPr>
          <w:b/>
        </w:rPr>
        <w:t>Viola’s Room</w:t>
      </w:r>
      <w:r w:rsidRPr="003F7731">
        <w:t xml:space="preserve">, participants explore an environment while listening to an audio experience through headphones. Demonstrating adaptation, individuals with hearing loss in one ear can opt for mono audio to improve their experience. </w:t>
      </w:r>
      <w:commentRangeEnd w:id="53"/>
      <w:r w:rsidRPr="003F7731">
        <w:rPr>
          <w:rStyle w:val="CommentReference"/>
          <w:sz w:val="24"/>
          <w:szCs w:val="24"/>
        </w:rPr>
        <w:commentReference w:id="53"/>
      </w:r>
      <w:commentRangeEnd w:id="54"/>
      <w:r w:rsidRPr="003F7731">
        <w:rPr>
          <w:rStyle w:val="CommentReference"/>
          <w:sz w:val="24"/>
          <w:szCs w:val="24"/>
        </w:rPr>
        <w:commentReference w:id="54"/>
      </w:r>
      <w:commentRangeEnd w:id="55"/>
      <w:r w:rsidRPr="003F7731">
        <w:rPr>
          <w:rStyle w:val="CommentReference"/>
          <w:sz w:val="24"/>
          <w:szCs w:val="24"/>
        </w:rPr>
        <w:commentReference w:id="55"/>
      </w:r>
    </w:p>
    <w:p w14:paraId="40D5E66F" w14:textId="532D4B4F" w:rsidR="003F7731" w:rsidRDefault="003F7731" w:rsidP="00F6457C">
      <w:pPr>
        <w:numPr>
          <w:ilvl w:val="0"/>
          <w:numId w:val="9"/>
        </w:numPr>
        <w:spacing w:after="0"/>
      </w:pPr>
      <w:r w:rsidRPr="3A256A66">
        <w:rPr>
          <w:i/>
        </w:rPr>
        <w:t xml:space="preserve">Substitution </w:t>
      </w:r>
      <w:r w:rsidRPr="003F7731">
        <w:t xml:space="preserve">allows for information that would be communicated in one sense to be communicated in another. If participants had a visual impairment, in addition to the audio narration, descriptions of the environment could be overlaid. In </w:t>
      </w:r>
      <w:r w:rsidRPr="3A256A66">
        <w:rPr>
          <w:i/>
        </w:rPr>
        <w:t>Punchdrunk</w:t>
      </w:r>
      <w:r w:rsidRPr="003F7731">
        <w:t xml:space="preserve">’s </w:t>
      </w:r>
      <w:r w:rsidRPr="3A256A66">
        <w:rPr>
          <w:b/>
        </w:rPr>
        <w:t>Viola’s Room</w:t>
      </w:r>
      <w:r w:rsidRPr="003F7731">
        <w:t>, multiple accessible listening options are available, including dialogue-enhanced and audio-described.</w:t>
      </w:r>
    </w:p>
    <w:p w14:paraId="4503A128" w14:textId="757FBF2C" w:rsidR="003F7731" w:rsidRDefault="003F7731" w:rsidP="00F6457C">
      <w:pPr>
        <w:numPr>
          <w:ilvl w:val="0"/>
          <w:numId w:val="9"/>
        </w:numPr>
        <w:spacing w:after="0"/>
      </w:pPr>
      <w:r w:rsidRPr="3A256A66">
        <w:rPr>
          <w:i/>
        </w:rPr>
        <w:t>Integration</w:t>
      </w:r>
      <w:r>
        <w:t xml:space="preserve">, on the other hand, involves including additional sensory elements. Someone with audio processing needs might find subtitles helpful. Conversely, it is also important to consider allowing for some sensory elements to be switched off, such as flashing lights. </w:t>
      </w:r>
    </w:p>
    <w:p w14:paraId="2A101C5C" w14:textId="206612C1" w:rsidR="263B36F1" w:rsidRDefault="263B36F1" w:rsidP="263B36F1">
      <w:pPr>
        <w:rPr>
          <w:rFonts w:ascii="Aptos" w:eastAsia="Aptos" w:hAnsi="Aptos" w:cs="Aptos"/>
        </w:rPr>
      </w:pPr>
    </w:p>
    <w:p w14:paraId="6A5C6E23" w14:textId="360644A1" w:rsidR="2BB78E61" w:rsidRDefault="00C3DC4E" w:rsidP="4E87E5E5">
      <w:pPr>
        <w:pStyle w:val="Heading2"/>
      </w:pPr>
      <w:bookmarkStart w:id="56" w:name="_Toc785910497"/>
      <w:commentRangeStart w:id="57"/>
      <w:r>
        <w:t>Creative opportunities: P</w:t>
      </w:r>
      <w:r w:rsidR="1D9668A3">
        <w:t>laying with expectation</w:t>
      </w:r>
      <w:bookmarkEnd w:id="56"/>
      <w:commentRangeEnd w:id="57"/>
      <w:r>
        <w:rPr>
          <w:rStyle w:val="CommentReference"/>
          <w:sz w:val="32"/>
          <w:szCs w:val="32"/>
        </w:rPr>
        <w:commentReference w:id="57"/>
      </w:r>
    </w:p>
    <w:p w14:paraId="26B62390" w14:textId="7B536365" w:rsidR="01FFE1D2" w:rsidRDefault="160CAFE2" w:rsidP="6A31513F">
      <w:r>
        <w:t>As we build up multisensory experience</w:t>
      </w:r>
      <w:r w:rsidR="3ABC7E07">
        <w:t xml:space="preserve"> </w:t>
      </w:r>
      <w:r>
        <w:t>throughout</w:t>
      </w:r>
      <w:r w:rsidR="02B56747">
        <w:t xml:space="preserve"> our lifetimes, we develop</w:t>
      </w:r>
      <w:r>
        <w:t xml:space="preserve"> expectations about </w:t>
      </w:r>
      <w:r w:rsidR="5F57ADFE">
        <w:t>the types of sensory input that are likely to appear together.</w:t>
      </w:r>
      <w:r w:rsidR="743D62B6">
        <w:t xml:space="preserve"> For example, </w:t>
      </w:r>
      <w:r w:rsidR="73270334">
        <w:t>if you</w:t>
      </w:r>
      <w:r w:rsidR="10F8110E">
        <w:t xml:space="preserve"> </w:t>
      </w:r>
      <w:r w:rsidR="17D397DE">
        <w:t xml:space="preserve">see </w:t>
      </w:r>
      <w:r w:rsidR="73270334">
        <w:t xml:space="preserve">that you are </w:t>
      </w:r>
      <w:r w:rsidR="002D8B3C">
        <w:t>approach</w:t>
      </w:r>
      <w:r w:rsidR="02A621F9">
        <w:t>ing</w:t>
      </w:r>
      <w:r w:rsidR="002D8B3C">
        <w:t xml:space="preserve"> </w:t>
      </w:r>
      <w:r w:rsidR="743D62B6">
        <w:t xml:space="preserve">a rose </w:t>
      </w:r>
      <w:r w:rsidR="2E057046">
        <w:t>bush</w:t>
      </w:r>
      <w:r w:rsidR="6DCE10E4">
        <w:t>,</w:t>
      </w:r>
      <w:r w:rsidR="2E057046">
        <w:t xml:space="preserve"> </w:t>
      </w:r>
      <w:r w:rsidR="743D62B6">
        <w:t xml:space="preserve">you may </w:t>
      </w:r>
      <w:r w:rsidR="1DF68DF9">
        <w:t xml:space="preserve">also </w:t>
      </w:r>
      <w:r w:rsidR="18C09ADC">
        <w:t xml:space="preserve">start to </w:t>
      </w:r>
      <w:r w:rsidR="743D62B6">
        <w:t>expect the smell of roses.</w:t>
      </w:r>
      <w:r w:rsidR="22FC4126">
        <w:t xml:space="preserve"> In the following sections, we consider some creative opportunities that </w:t>
      </w:r>
      <w:r w:rsidR="5514BF86">
        <w:t xml:space="preserve">these multisensory </w:t>
      </w:r>
      <w:r w:rsidR="22FC4126">
        <w:t>expectations</w:t>
      </w:r>
      <w:r w:rsidR="117C539E">
        <w:t xml:space="preserve"> might </w:t>
      </w:r>
      <w:r w:rsidR="53943790">
        <w:t>provide.</w:t>
      </w:r>
      <w:r w:rsidR="3508DCEA">
        <w:t xml:space="preserve"> </w:t>
      </w:r>
      <w:r w:rsidR="00DD25A5">
        <w:t>Building on the</w:t>
      </w:r>
      <w:r w:rsidR="3508DCEA">
        <w:t xml:space="preserve"> example, if it turns out that the roses actually smell of peppermint then this is likely</w:t>
      </w:r>
      <w:r w:rsidR="1D4D287C">
        <w:t xml:space="preserve"> to surprise and perhaps delight an audience (whereas if the ros</w:t>
      </w:r>
      <w:r w:rsidR="714C48C9">
        <w:t>es</w:t>
      </w:r>
      <w:r w:rsidR="1D4D287C">
        <w:t xml:space="preserve"> smell of something unpleasant then that </w:t>
      </w:r>
      <w:r w:rsidR="6A8B0BC3">
        <w:t xml:space="preserve">could </w:t>
      </w:r>
      <w:r w:rsidR="1D4D287C">
        <w:t>be</w:t>
      </w:r>
      <w:r w:rsidR="1DFBB5F6">
        <w:t xml:space="preserve"> shocking and</w:t>
      </w:r>
      <w:r w:rsidR="1D4D287C">
        <w:t xml:space="preserve"> unnerving).</w:t>
      </w:r>
    </w:p>
    <w:p w14:paraId="5A792613" w14:textId="6A96EF25" w:rsidR="01FFE1D2" w:rsidRDefault="722B14FD" w:rsidP="0051651F">
      <w:pPr>
        <w:pStyle w:val="Heading3"/>
      </w:pPr>
      <w:bookmarkStart w:id="58" w:name="_Toc1916534719"/>
      <w:r>
        <w:lastRenderedPageBreak/>
        <w:t>Sensory substitution</w:t>
      </w:r>
      <w:bookmarkEnd w:id="58"/>
    </w:p>
    <w:p w14:paraId="002E2573" w14:textId="57E07D6F" w:rsidR="00A5173A" w:rsidRDefault="00A5173A" w:rsidP="006D66B9">
      <w:pPr>
        <w:keepNext/>
      </w:pPr>
      <w:r>
        <w:rPr>
          <w:noProof/>
        </w:rPr>
        <w:drawing>
          <wp:inline distT="0" distB="0" distL="0" distR="0" wp14:anchorId="219E0AE4" wp14:editId="7AAC6899">
            <wp:extent cx="5416541" cy="2771775"/>
            <wp:effectExtent l="0" t="0" r="0" b="0"/>
            <wp:docPr id="187060078" name="Picture 4" descr="Side-by-side comparison of a 3D relief map and a detailed color map of a campus area, showing buildings, roads, and green spaces. The 3D map highlights structural elevations and layout, while the color map includes labels, pathways, and natural features like ponds and wooded are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60078" name="Picture 4" descr="Side-by-side comparison of a 3D relief map and a detailed color map of a campus area, showing buildings, roads, and green spaces. The 3D map highlights structural elevations and layout, while the color map includes labels, pathways, and natural features like ponds and wooded areas."/>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16541" cy="2771775"/>
                    </a:xfrm>
                    <a:prstGeom prst="rect">
                      <a:avLst/>
                    </a:prstGeom>
                  </pic:spPr>
                </pic:pic>
              </a:graphicData>
            </a:graphic>
          </wp:inline>
        </w:drawing>
      </w:r>
    </w:p>
    <w:p w14:paraId="14D77BB5" w14:textId="546093E0" w:rsidR="00E61F6A" w:rsidRDefault="00C83474" w:rsidP="73805CC3">
      <w:pPr>
        <w:pStyle w:val="Caption"/>
      </w:pPr>
      <w:r>
        <w:t>Left</w:t>
      </w:r>
      <w:r w:rsidR="29259152">
        <w:t xml:space="preserve"> Figure</w:t>
      </w:r>
      <w:r>
        <w:t xml:space="preserve">: 3D-printed tactile map generated with </w:t>
      </w:r>
      <w:hyperlink r:id="rId17">
        <w:r w:rsidRPr="73805CC3">
          <w:rPr>
            <w:rStyle w:val="Hyperlink"/>
          </w:rPr>
          <w:t>Touch Mapper</w:t>
        </w:r>
      </w:hyperlink>
      <w:r>
        <w:t>, showing raised braille and surface features</w:t>
      </w:r>
      <w:r w:rsidR="19AB50C7">
        <w:t xml:space="preserve"> of Egham, UK.</w:t>
      </w:r>
      <w:r>
        <w:t xml:space="preserve"> Right</w:t>
      </w:r>
      <w:r w:rsidR="0C364065">
        <w:t xml:space="preserve"> Figure</w:t>
      </w:r>
      <w:r>
        <w:t xml:space="preserve">: the corresponding </w:t>
      </w:r>
      <w:r w:rsidRPr="73805CC3">
        <w:rPr>
          <w:i/>
        </w:rPr>
        <w:t>OpenStreetMap</w:t>
      </w:r>
      <w:r>
        <w:t xml:space="preserve"> base map of </w:t>
      </w:r>
      <w:hyperlink r:id="rId18">
        <w:r w:rsidRPr="73805CC3">
          <w:rPr>
            <w:rStyle w:val="Hyperlink"/>
          </w:rPr>
          <w:t xml:space="preserve">the approximate same area </w:t>
        </w:r>
        <w:r w:rsidR="03F97B60" w:rsidRPr="73805CC3">
          <w:rPr>
            <w:rStyle w:val="Hyperlink"/>
          </w:rPr>
          <w:t>of</w:t>
        </w:r>
        <w:r w:rsidRPr="73805CC3">
          <w:rPr>
            <w:rStyle w:val="Hyperlink"/>
          </w:rPr>
          <w:t xml:space="preserve"> Egham</w:t>
        </w:r>
        <w:r w:rsidR="03F97B60" w:rsidRPr="73805CC3">
          <w:rPr>
            <w:rStyle w:val="Hyperlink"/>
          </w:rPr>
          <w:t xml:space="preserve"> </w:t>
        </w:r>
        <w:r w:rsidR="391C2EC4" w:rsidRPr="73805CC3">
          <w:rPr>
            <w:rStyle w:val="Hyperlink"/>
          </w:rPr>
          <w:t>as shown in le</w:t>
        </w:r>
        <w:r w:rsidR="73BE445F" w:rsidRPr="73805CC3">
          <w:rPr>
            <w:rStyle w:val="Hyperlink"/>
          </w:rPr>
          <w:t>ft.</w:t>
        </w:r>
      </w:hyperlink>
      <w:r>
        <w:t xml:space="preserve"> Map data © OpenStreetMap contributors, available under the Open Database License (ODbL).</w:t>
      </w:r>
    </w:p>
    <w:p w14:paraId="63F5DB86" w14:textId="5A1DB1AD" w:rsidR="01FFE1D2" w:rsidRDefault="722B14FD" w:rsidP="044B0010">
      <w:pPr>
        <w:spacing w:before="240" w:after="240"/>
        <w:rPr>
          <w:rFonts w:ascii="Aptos" w:eastAsia="Aptos" w:hAnsi="Aptos" w:cs="Aptos"/>
        </w:rPr>
      </w:pPr>
      <w:r>
        <w:t>It is increasingly possible to translate information from one sense into another</w:t>
      </w:r>
      <w:r w:rsidR="68B6E8B6">
        <w:t>,</w:t>
      </w:r>
      <w:r>
        <w:t xml:space="preserve"> a process known as </w:t>
      </w:r>
      <w:r w:rsidRPr="3A256A66">
        <w:rPr>
          <w:i/>
        </w:rPr>
        <w:t xml:space="preserve">sensory </w:t>
      </w:r>
      <w:commentRangeStart w:id="59"/>
      <w:r w:rsidRPr="3A256A66">
        <w:rPr>
          <w:i/>
        </w:rPr>
        <w:t>substitution</w:t>
      </w:r>
      <w:r w:rsidR="00F21D2A">
        <w:t xml:space="preserve"> </w:t>
      </w:r>
      <w:r w:rsidR="140EAD45">
        <w:t>(</w:t>
      </w:r>
      <w:r w:rsidR="00BB1005">
        <w:t>e.g.</w:t>
      </w:r>
      <w:r w:rsidR="2AA47D23">
        <w:t>,</w:t>
      </w:r>
      <w:r w:rsidR="00BB1005">
        <w:t xml:space="preserve"> sound</w:t>
      </w:r>
      <w:r w:rsidR="00D00B81">
        <w:t xml:space="preserve"> </w:t>
      </w:r>
      <w:r w:rsidR="002D4CE8">
        <w:t>to</w:t>
      </w:r>
      <w:r w:rsidR="00D00B81">
        <w:t xml:space="preserve"> </w:t>
      </w:r>
      <w:r w:rsidR="00BB1005">
        <w:t>vibration via haptic vests</w:t>
      </w:r>
      <w:r w:rsidR="0B5B09C9">
        <w:t>;</w:t>
      </w:r>
      <w:r w:rsidR="00BB1005">
        <w:t xml:space="preserve"> vision</w:t>
      </w:r>
      <w:r w:rsidR="00D00B81">
        <w:t xml:space="preserve"> </w:t>
      </w:r>
      <w:r w:rsidR="002D4CE8">
        <w:t>to</w:t>
      </w:r>
      <w:r w:rsidR="00D00B81">
        <w:t xml:space="preserve"> </w:t>
      </w:r>
      <w:r w:rsidR="00BB1005">
        <w:t xml:space="preserve">audio </w:t>
      </w:r>
      <w:r w:rsidR="00BB1005" w:rsidRPr="3A256A66">
        <w:rPr>
          <w:i/>
        </w:rPr>
        <w:t>sonification</w:t>
      </w:r>
      <w:r w:rsidR="33458B20">
        <w:t>).</w:t>
      </w:r>
      <w:commentRangeEnd w:id="59"/>
      <w:r>
        <w:rPr>
          <w:rStyle w:val="CommentReference"/>
          <w:sz w:val="24"/>
          <w:szCs w:val="24"/>
        </w:rPr>
        <w:commentReference w:id="59"/>
      </w:r>
      <w:r>
        <w:t xml:space="preserve"> </w:t>
      </w:r>
      <w:r w:rsidR="002C0F34">
        <w:t>Th</w:t>
      </w:r>
      <w:r w:rsidR="005C1D16">
        <w:t>is</w:t>
      </w:r>
      <w:r w:rsidR="002C0F34">
        <w:t xml:space="preserve"> may </w:t>
      </w:r>
      <w:r w:rsidR="005C1D16">
        <w:t>happen</w:t>
      </w:r>
      <w:r w:rsidR="002C0F34">
        <w:t xml:space="preserve"> in real</w:t>
      </w:r>
      <w:r w:rsidR="00D16D73">
        <w:t>-</w:t>
      </w:r>
      <w:r w:rsidR="002C0F34">
        <w:t>time (e.g.</w:t>
      </w:r>
      <w:r w:rsidR="1BA03984">
        <w:t>,</w:t>
      </w:r>
      <w:r w:rsidR="002C0F34">
        <w:t xml:space="preserve"> haptic navigation vests) or through pre-prepared representations</w:t>
      </w:r>
      <w:r w:rsidR="007069BD">
        <w:t xml:space="preserve"> such as</w:t>
      </w:r>
      <w:r w:rsidR="002C0F34">
        <w:t xml:space="preserve"> tactile </w:t>
      </w:r>
      <w:r w:rsidR="007069BD">
        <w:t>diagrams</w:t>
      </w:r>
      <w:r w:rsidR="169FF373">
        <w:t>.</w:t>
      </w:r>
      <w:r w:rsidR="00E452F6">
        <w:t xml:space="preserve"> </w:t>
      </w:r>
      <w:r w:rsidR="76BBDA60">
        <w:t>I</w:t>
      </w:r>
      <w:r w:rsidR="007069BD">
        <w:t>n the figure above</w:t>
      </w:r>
      <w:r w:rsidR="00E452F6">
        <w:t xml:space="preserve">, </w:t>
      </w:r>
      <w:r w:rsidR="007069BD">
        <w:t xml:space="preserve">a tactile map </w:t>
      </w:r>
      <w:r w:rsidR="00E452F6">
        <w:t>portrays</w:t>
      </w:r>
      <w:r w:rsidR="007069BD">
        <w:t xml:space="preserve"> visual information represented in tactile form</w:t>
      </w:r>
      <w:r w:rsidR="1730EF28">
        <w:t>; t</w:t>
      </w:r>
      <w:r>
        <w:t>his can improve accessibility</w:t>
      </w:r>
      <w:r w:rsidR="4FCE5205">
        <w:t xml:space="preserve"> by</w:t>
      </w:r>
      <w:r>
        <w:t xml:space="preserve"> providing alternative ways to represent information for people with </w:t>
      </w:r>
      <w:r w:rsidR="1522E8FF">
        <w:t xml:space="preserve">diverse </w:t>
      </w:r>
      <w:r>
        <w:t xml:space="preserve">sensory </w:t>
      </w:r>
      <w:r w:rsidR="267192B7">
        <w:t xml:space="preserve">needs </w:t>
      </w:r>
      <w:r>
        <w:t>(e.g.</w:t>
      </w:r>
      <w:r w:rsidR="6FC43353">
        <w:t>,</w:t>
      </w:r>
      <w:r>
        <w:t xml:space="preserve"> providing real-time subtitles for people with hearing loss). It also </w:t>
      </w:r>
      <w:r w:rsidRPr="6A31513F">
        <w:rPr>
          <w:rFonts w:ascii="Aptos" w:eastAsia="Aptos" w:hAnsi="Aptos" w:cs="Aptos"/>
        </w:rPr>
        <w:t>opens exciting creative opportunities, for example</w:t>
      </w:r>
      <w:r w:rsidR="5002B425" w:rsidRPr="6A31513F">
        <w:rPr>
          <w:rFonts w:ascii="Aptos" w:eastAsia="Aptos" w:hAnsi="Aptos" w:cs="Aptos"/>
        </w:rPr>
        <w:t>,</w:t>
      </w:r>
      <w:r w:rsidRPr="6A31513F">
        <w:rPr>
          <w:rFonts w:ascii="Aptos" w:eastAsia="Aptos" w:hAnsi="Aptos" w:cs="Aptos"/>
        </w:rPr>
        <w:t xml:space="preserve"> through translating a</w:t>
      </w:r>
      <w:r w:rsidR="4642FFA1" w:rsidRPr="6A31513F">
        <w:rPr>
          <w:rFonts w:ascii="Aptos" w:eastAsia="Aptos" w:hAnsi="Aptos" w:cs="Aptos"/>
        </w:rPr>
        <w:t xml:space="preserve"> performer’s</w:t>
      </w:r>
      <w:r w:rsidRPr="6A31513F">
        <w:rPr>
          <w:rFonts w:ascii="Aptos" w:eastAsia="Aptos" w:hAnsi="Aptos" w:cs="Aptos"/>
        </w:rPr>
        <w:t xml:space="preserve"> </w:t>
      </w:r>
      <w:r w:rsidR="2737A20C" w:rsidRPr="6A31513F">
        <w:rPr>
          <w:rFonts w:ascii="Aptos" w:eastAsia="Aptos" w:hAnsi="Aptos" w:cs="Aptos"/>
        </w:rPr>
        <w:t xml:space="preserve">body </w:t>
      </w:r>
      <w:r w:rsidRPr="6A31513F">
        <w:rPr>
          <w:rFonts w:ascii="Aptos" w:eastAsia="Aptos" w:hAnsi="Aptos" w:cs="Aptos"/>
        </w:rPr>
        <w:t>movements into sound and light</w:t>
      </w:r>
      <w:r w:rsidR="33C8DA4D" w:rsidRPr="3A256A66">
        <w:rPr>
          <w:rFonts w:ascii="Aptos" w:eastAsia="Aptos" w:hAnsi="Aptos" w:cs="Aptos"/>
        </w:rPr>
        <w:t xml:space="preserve">, such as in </w:t>
      </w:r>
      <w:r w:rsidR="33C8DA4D" w:rsidRPr="3A256A66">
        <w:rPr>
          <w:rFonts w:ascii="Aptos" w:eastAsia="Aptos" w:hAnsi="Aptos" w:cs="Aptos"/>
          <w:b/>
          <w:bCs/>
          <w:i/>
          <w:iCs/>
        </w:rPr>
        <w:t>Steady State</w:t>
      </w:r>
      <w:r w:rsidR="33C8DA4D" w:rsidRPr="3A256A66">
        <w:rPr>
          <w:rFonts w:ascii="Aptos" w:eastAsia="Aptos" w:hAnsi="Aptos" w:cs="Aptos"/>
        </w:rPr>
        <w:t xml:space="preserve">. </w:t>
      </w:r>
    </w:p>
    <w:p w14:paraId="5D6C498E" w14:textId="77777777" w:rsidR="00590F37" w:rsidRDefault="722B14FD" w:rsidP="008F5654">
      <w:pPr>
        <w:keepNext/>
        <w:spacing w:before="240" w:after="240"/>
        <w:ind w:left="630"/>
        <w:jc w:val="center"/>
      </w:pPr>
      <w:r>
        <w:rPr>
          <w:noProof/>
        </w:rPr>
        <w:lastRenderedPageBreak/>
        <w:drawing>
          <wp:inline distT="0" distB="0" distL="0" distR="0" wp14:anchorId="014F5374" wp14:editId="4C137F81">
            <wp:extent cx="4017840" cy="2679302"/>
            <wp:effectExtent l="0" t="0" r="2540" b="6985"/>
            <wp:docPr id="1660426487" name="Picture 2" descr="Photograph showing two individuals in a dark room with a large, vivid red and white abstract projection behind them. One person stands holding cables, while the other sits in a chair, creating a dramatic and immersive visual sce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426487" name="Picture 2" descr="Photograph showing two individuals in a dark room with a large, vivid red and white abstract projection behind them. One person stands holding cables, while the other sits in a chair, creating a dramatic and immersive visual scen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017840" cy="2679302"/>
                    </a:xfrm>
                    <a:prstGeom prst="rect">
                      <a:avLst/>
                    </a:prstGeom>
                  </pic:spPr>
                </pic:pic>
              </a:graphicData>
            </a:graphic>
          </wp:inline>
        </w:drawing>
      </w:r>
    </w:p>
    <w:p w14:paraId="5CE4ECFB" w14:textId="0E1BB250" w:rsidR="75681F26" w:rsidRDefault="75681F26" w:rsidP="73805CC3">
      <w:pPr>
        <w:pStyle w:val="Caption"/>
        <w:ind w:left="0"/>
        <w:jc w:val="center"/>
      </w:pPr>
      <w:r>
        <w:t xml:space="preserve">Mid-performance photograph of </w:t>
      </w:r>
      <w:r w:rsidR="00590F37" w:rsidRPr="73805CC3">
        <w:rPr>
          <w:b/>
          <w:i/>
        </w:rPr>
        <w:t>Steady State</w:t>
      </w:r>
      <w:r w:rsidR="00590F37">
        <w:t xml:space="preserve">. </w:t>
      </w:r>
      <w:r w:rsidR="787157D5">
        <w:t>© R</w:t>
      </w:r>
      <w:r w:rsidR="3E9D5335">
        <w:t>.</w:t>
      </w:r>
      <w:commentRangeStart w:id="60"/>
      <w:commentRangeStart w:id="61"/>
      <w:r w:rsidR="243FAF9E">
        <w:t xml:space="preserve"> Murphy O’Sullivan, 2024.</w:t>
      </w:r>
      <w:commentRangeEnd w:id="60"/>
      <w:r>
        <w:rPr>
          <w:rStyle w:val="CommentReference"/>
          <w:sz w:val="20"/>
          <w:szCs w:val="20"/>
        </w:rPr>
        <w:commentReference w:id="60"/>
      </w:r>
      <w:commentRangeEnd w:id="61"/>
      <w:r>
        <w:rPr>
          <w:rStyle w:val="CommentReference"/>
          <w:sz w:val="20"/>
          <w:szCs w:val="20"/>
        </w:rPr>
        <w:commentReference w:id="61"/>
      </w:r>
      <w:r w:rsidR="243FAF9E">
        <w:t xml:space="preserve"> </w:t>
      </w:r>
    </w:p>
    <w:p w14:paraId="29404E50" w14:textId="569B4482" w:rsidR="01FFE1D2" w:rsidRDefault="722B14FD" w:rsidP="044B0010">
      <w:pPr>
        <w:pStyle w:val="Heading4"/>
        <w:ind w:firstLine="630"/>
        <w:rPr>
          <w:i/>
        </w:rPr>
      </w:pPr>
      <w:bookmarkStart w:id="62" w:name="_Toc1777976162"/>
      <w:r>
        <w:t>Case Study:</w:t>
      </w:r>
      <w:r w:rsidRPr="3C88DE13">
        <w:rPr>
          <w:i/>
        </w:rPr>
        <w:t xml:space="preserve"> Steady </w:t>
      </w:r>
      <w:commentRangeStart w:id="63"/>
      <w:commentRangeStart w:id="64"/>
      <w:commentRangeStart w:id="65"/>
      <w:commentRangeStart w:id="66"/>
      <w:r w:rsidRPr="3C88DE13">
        <w:rPr>
          <w:i/>
        </w:rPr>
        <w:t>State</w:t>
      </w:r>
      <w:bookmarkEnd w:id="62"/>
      <w:commentRangeEnd w:id="63"/>
      <w:r w:rsidR="005D5CC6">
        <w:rPr>
          <w:rStyle w:val="CommentReference"/>
          <w:i/>
          <w:sz w:val="24"/>
          <w:szCs w:val="24"/>
        </w:rPr>
        <w:commentReference w:id="63"/>
      </w:r>
      <w:commentRangeEnd w:id="64"/>
      <w:r>
        <w:rPr>
          <w:rStyle w:val="CommentReference"/>
          <w:i/>
          <w:sz w:val="24"/>
          <w:szCs w:val="24"/>
        </w:rPr>
        <w:commentReference w:id="64"/>
      </w:r>
      <w:commentRangeEnd w:id="65"/>
      <w:r>
        <w:rPr>
          <w:rStyle w:val="CommentReference"/>
          <w:i/>
          <w:sz w:val="24"/>
          <w:szCs w:val="24"/>
        </w:rPr>
        <w:commentReference w:id="65"/>
      </w:r>
      <w:commentRangeEnd w:id="66"/>
      <w:r>
        <w:rPr>
          <w:rStyle w:val="CommentReference"/>
          <w:i/>
          <w:sz w:val="24"/>
          <w:szCs w:val="24"/>
        </w:rPr>
        <w:commentReference w:id="66"/>
      </w:r>
    </w:p>
    <w:p w14:paraId="30D2FC07" w14:textId="6530A738" w:rsidR="00E63700" w:rsidRDefault="00747727" w:rsidP="006D66B9">
      <w:r>
        <w:t>C</w:t>
      </w:r>
      <w:r w:rsidR="00E31222">
        <w:t>reated by performer</w:t>
      </w:r>
      <w:r w:rsidR="43693314">
        <w:t>-</w:t>
      </w:r>
      <w:r w:rsidR="00E31222">
        <w:t xml:space="preserve">technologist and </w:t>
      </w:r>
      <w:r w:rsidR="417991C7">
        <w:t>r</w:t>
      </w:r>
      <w:r w:rsidR="00E31222">
        <w:t xml:space="preserve">esearch </w:t>
      </w:r>
      <w:r w:rsidR="3A3438CB">
        <w:t>l</w:t>
      </w:r>
      <w:r w:rsidR="00E31222">
        <w:t>ead Zubin Kanga (</w:t>
      </w:r>
      <w:r w:rsidR="00E31222" w:rsidRPr="3C88DE13">
        <w:rPr>
          <w:i/>
        </w:rPr>
        <w:t>Royal Holloway, University of London</w:t>
      </w:r>
      <w:r w:rsidR="00E31222">
        <w:t>), composer Alexander Schubert (</w:t>
      </w:r>
      <w:r w:rsidR="00E31222" w:rsidRPr="3C88DE13">
        <w:rPr>
          <w:i/>
        </w:rPr>
        <w:t>Musikhochschule Hamburg</w:t>
      </w:r>
      <w:r w:rsidR="00E31222">
        <w:t>), brain sensor and neuro</w:t>
      </w:r>
      <w:r w:rsidR="4AD8FA33">
        <w:t>-</w:t>
      </w:r>
      <w:r w:rsidR="00E31222">
        <w:t xml:space="preserve">diagnostics company </w:t>
      </w:r>
      <w:r w:rsidR="00E31222" w:rsidRPr="678DA874">
        <w:rPr>
          <w:i/>
        </w:rPr>
        <w:t>ANT Neuro</w:t>
      </w:r>
      <w:r w:rsidR="00E31222" w:rsidRPr="5C13A47C">
        <w:rPr>
          <w:i/>
        </w:rPr>
        <w:t xml:space="preserve"> </w:t>
      </w:r>
      <w:r w:rsidR="00E31222">
        <w:t xml:space="preserve">(Netherlands/UK/Germany), </w:t>
      </w:r>
      <w:r w:rsidR="1857BA4D">
        <w:t>b</w:t>
      </w:r>
      <w:r w:rsidR="00E31222">
        <w:t>rain-</w:t>
      </w:r>
      <w:r w:rsidR="0CDAD750">
        <w:t>c</w:t>
      </w:r>
      <w:r w:rsidR="00E31222">
        <w:t>omputer</w:t>
      </w:r>
      <w:r w:rsidR="18BC9F99">
        <w:t xml:space="preserve"> i</w:t>
      </w:r>
      <w:r w:rsidR="00E31222">
        <w:t>nteraction engineer Serafeim Perdikis (</w:t>
      </w:r>
      <w:r w:rsidR="00E31222" w:rsidRPr="3C88DE13">
        <w:rPr>
          <w:i/>
        </w:rPr>
        <w:t>University of Essex</w:t>
      </w:r>
      <w:r w:rsidR="00E31222">
        <w:t xml:space="preserve">) and a </w:t>
      </w:r>
      <w:r w:rsidR="300F0B97">
        <w:t xml:space="preserve">wider </w:t>
      </w:r>
      <w:r w:rsidR="00E31222">
        <w:t xml:space="preserve">team of artists, </w:t>
      </w:r>
      <w:r w:rsidRPr="6A31513F">
        <w:rPr>
          <w:b/>
          <w:bCs/>
          <w:i/>
          <w:iCs/>
        </w:rPr>
        <w:t>Steady State</w:t>
      </w:r>
      <w:r>
        <w:t xml:space="preserve"> (2024) r</w:t>
      </w:r>
      <w:r w:rsidR="00E31222">
        <w:t xml:space="preserve">ecasts the recital </w:t>
      </w:r>
      <w:r w:rsidR="036530A9">
        <w:t xml:space="preserve">format </w:t>
      </w:r>
      <w:r w:rsidR="00E31222">
        <w:t xml:space="preserve">as a retro-sci-fi laboratory in which the performer is both subject and instrument. </w:t>
      </w:r>
      <w:r w:rsidR="1CA4D7FD" w:rsidRPr="3C88DE13">
        <w:rPr>
          <w:b/>
          <w:bCs/>
          <w:i/>
          <w:iCs/>
        </w:rPr>
        <w:t>Steady State</w:t>
      </w:r>
      <w:r w:rsidR="1CA4D7FD">
        <w:t xml:space="preserve"> was created as part of </w:t>
      </w:r>
      <w:r w:rsidR="1CA4D7FD" w:rsidRPr="3C88DE13">
        <w:rPr>
          <w:i/>
          <w:iCs/>
        </w:rPr>
        <w:t>Cyborg Soloists</w:t>
      </w:r>
      <w:r w:rsidR="1CA4D7FD">
        <w:t xml:space="preserve">, Zubin Kanga’s </w:t>
      </w:r>
      <w:r w:rsidR="1CA4D7FD" w:rsidRPr="3C88DE13">
        <w:rPr>
          <w:i/>
          <w:iCs/>
        </w:rPr>
        <w:t>UKRI Future Leaders Fellowship</w:t>
      </w:r>
      <w:r w:rsidR="1CA4D7FD">
        <w:t xml:space="preserve"> research project.</w:t>
      </w:r>
    </w:p>
    <w:p w14:paraId="07BD4FD9" w14:textId="6DA5007D" w:rsidR="00E63700" w:rsidRDefault="00E31222" w:rsidP="006D66B9">
      <w:r>
        <w:t xml:space="preserve">Wearing an ANT Neuro </w:t>
      </w:r>
      <w:r w:rsidR="00622A2A">
        <w:t xml:space="preserve">Electroencephalography (EEG) </w:t>
      </w:r>
      <w:r>
        <w:t xml:space="preserve">cap, hand-controlled motion sensors and multiple muscle sensors, </w:t>
      </w:r>
      <w:r w:rsidR="65E7A993">
        <w:t xml:space="preserve">the artist Zubin </w:t>
      </w:r>
      <w:r>
        <w:t xml:space="preserve">Kanga streams </w:t>
      </w:r>
      <w:r w:rsidR="43D1384A">
        <w:t>brainwave</w:t>
      </w:r>
      <w:r>
        <w:t xml:space="preserve"> rhythms</w:t>
      </w:r>
      <w:r w:rsidR="793D97F9">
        <w:t xml:space="preserve"> into a custom </w:t>
      </w:r>
      <w:r w:rsidR="793D97F9" w:rsidRPr="48B8EDBD">
        <w:rPr>
          <w:i/>
          <w:iCs/>
        </w:rPr>
        <w:t xml:space="preserve">Max </w:t>
      </w:r>
      <w:r w:rsidR="793D97F9">
        <w:t>system, while</w:t>
      </w:r>
      <w:r>
        <w:t xml:space="preserve"> finger </w:t>
      </w:r>
      <w:r w:rsidR="2E26607F">
        <w:t xml:space="preserve">movements </w:t>
      </w:r>
      <w:r>
        <w:t xml:space="preserve">and torso </w:t>
      </w:r>
      <w:r w:rsidR="7053971A">
        <w:t xml:space="preserve">gestures </w:t>
      </w:r>
      <w:r w:rsidR="793D97F9">
        <w:t xml:space="preserve">are routed to </w:t>
      </w:r>
      <w:r w:rsidRPr="48B8EDBD">
        <w:rPr>
          <w:i/>
          <w:iCs/>
        </w:rPr>
        <w:t xml:space="preserve">TouchDesigner </w:t>
      </w:r>
      <w:r w:rsidR="793D97F9">
        <w:t xml:space="preserve">for </w:t>
      </w:r>
      <w:r w:rsidR="39002400">
        <w:t>real-time</w:t>
      </w:r>
      <w:r w:rsidR="793D97F9">
        <w:t xml:space="preserve"> processing.</w:t>
      </w:r>
      <w:r w:rsidR="7CFD6E52">
        <w:t xml:space="preserve"> This system</w:t>
      </w:r>
      <w:r>
        <w:t xml:space="preserve"> simultaneously moulds and morphs the immersive electronics sounds and sculpts dreamlike holographic projections. Using Steady State Visually Evoked Potential signals</w:t>
      </w:r>
      <w:r w:rsidR="550D0CB7" w:rsidRPr="48B8EDBD">
        <w:rPr>
          <w:i/>
          <w:iCs/>
        </w:rPr>
        <w:t xml:space="preserve"> </w:t>
      </w:r>
      <w:r w:rsidR="550D0CB7">
        <w:t>(a standard brain–computer interface technique)</w:t>
      </w:r>
      <w:r>
        <w:t>, Kanga control</w:t>
      </w:r>
      <w:r w:rsidR="34C7B7DD">
        <w:t>s</w:t>
      </w:r>
      <w:r>
        <w:t xml:space="preserve"> audiovisual patterns </w:t>
      </w:r>
      <w:r w:rsidR="0707B0A1">
        <w:t xml:space="preserve">by focusing on different </w:t>
      </w:r>
      <w:r>
        <w:t>strobing object</w:t>
      </w:r>
      <w:r w:rsidR="3C1DF18E">
        <w:t>s</w:t>
      </w:r>
      <w:r>
        <w:t xml:space="preserve">, facilitating the first ever use of brain sensors to consciously control sound and visuals on stage. </w:t>
      </w:r>
      <w:r w:rsidR="4C046EA8">
        <w:t>F</w:t>
      </w:r>
      <w:r>
        <w:t xml:space="preserve">inger </w:t>
      </w:r>
      <w:r w:rsidR="1D89E8E5">
        <w:t xml:space="preserve">articulations trigger a </w:t>
      </w:r>
      <w:r>
        <w:t>virtual piano</w:t>
      </w:r>
      <w:r w:rsidR="556E65BD">
        <w:t xml:space="preserve"> via motion sensors</w:t>
      </w:r>
      <w:r>
        <w:t xml:space="preserve">, </w:t>
      </w:r>
      <w:r w:rsidR="7431195A">
        <w:t>while</w:t>
      </w:r>
      <w:r>
        <w:t xml:space="preserve"> </w:t>
      </w:r>
      <w:r w:rsidR="00D00578">
        <w:t>Electromyography (</w:t>
      </w:r>
      <w:r>
        <w:t>EMG</w:t>
      </w:r>
      <w:r w:rsidR="00D00578">
        <w:t>)</w:t>
      </w:r>
      <w:r>
        <w:t xml:space="preserve"> sensors </w:t>
      </w:r>
      <w:r w:rsidR="4392FC5D">
        <w:t xml:space="preserve">modulate </w:t>
      </w:r>
      <w:r>
        <w:t xml:space="preserve">the bass electronics. </w:t>
      </w:r>
      <w:r w:rsidR="2A96164A">
        <w:t xml:space="preserve">In </w:t>
      </w:r>
      <w:r>
        <w:t xml:space="preserve">the </w:t>
      </w:r>
      <w:r w:rsidR="6904CF4D">
        <w:t xml:space="preserve">work’s </w:t>
      </w:r>
      <w:r>
        <w:t xml:space="preserve">climax, the performer’s brain and the audiovisual system enter a feedback loop, accelerating to </w:t>
      </w:r>
      <w:r w:rsidR="0B66EEA8">
        <w:t xml:space="preserve">a </w:t>
      </w:r>
      <w:r>
        <w:t xml:space="preserve">hallucinatory and transcendental conclusion. </w:t>
      </w:r>
    </w:p>
    <w:p w14:paraId="7A008214" w14:textId="27FE46A1" w:rsidR="00C818E1" w:rsidRPr="00C818E1" w:rsidRDefault="00C818E1" w:rsidP="6A31513F">
      <w:pPr>
        <w:pStyle w:val="Heading4"/>
        <w:ind w:left="720"/>
      </w:pPr>
      <w:r>
        <w:t xml:space="preserve">Case Study: </w:t>
      </w:r>
      <w:r w:rsidR="3CC1944F">
        <w:t>W</w:t>
      </w:r>
      <w:r w:rsidR="00893E3F">
        <w:t xml:space="preserve">atch-based </w:t>
      </w:r>
      <w:r w:rsidR="002F057E">
        <w:t>haptic navigation</w:t>
      </w:r>
    </w:p>
    <w:p w14:paraId="3FEC25AA" w14:textId="03761324" w:rsidR="00C818E1" w:rsidRDefault="00C60839" w:rsidP="6A31513F">
      <w:ins w:id="68" w:author="Woods, Andy" w:date="2026-03-17T09:06:00Z" w16du:dateUtc="2026-03-17T09:06:00Z">
        <w:r>
          <w:fldChar w:fldCharType="begin"/>
        </w:r>
        <w:r>
          <w:instrText>HYPERLINK "https://www.cio.com/article/242788/apple-watch-how-to-understand-haptic-feedback-in-maps.html"</w:instrText>
        </w:r>
        <w:r>
          <w:fldChar w:fldCharType="separate"/>
        </w:r>
      </w:ins>
      <w:commentRangeStart w:id="69"/>
      <w:commentRangeStart w:id="70"/>
      <w:commentRangeStart w:id="71"/>
      <w:commentRangeStart w:id="72"/>
      <w:commentRangeStart w:id="73"/>
      <w:r w:rsidR="00626F27" w:rsidRPr="3C88DE13">
        <w:rPr>
          <w:rStyle w:val="Hyperlink"/>
          <w:i/>
        </w:rPr>
        <w:t>Apple Watch</w:t>
      </w:r>
      <w:ins w:id="74" w:author="Woods, Andy" w:date="2026-03-17T09:06:00Z" w16du:dateUtc="2026-03-17T09:06:00Z">
        <w:r>
          <w:fldChar w:fldCharType="end"/>
        </w:r>
      </w:ins>
      <w:r w:rsidR="00626F27" w:rsidRPr="3C88DE13">
        <w:rPr>
          <w:i/>
        </w:rPr>
        <w:t xml:space="preserve"> </w:t>
      </w:r>
      <w:r w:rsidR="00626F27" w:rsidRPr="6A31513F">
        <w:t xml:space="preserve">uses distinct haptic patterns paired with brief tones to signal left </w:t>
      </w:r>
      <w:r w:rsidR="00626F27" w:rsidRPr="3C88DE13">
        <w:rPr>
          <w:i/>
          <w:iCs/>
        </w:rPr>
        <w:t>v</w:t>
      </w:r>
      <w:r w:rsidR="067B178D" w:rsidRPr="3C88DE13">
        <w:rPr>
          <w:i/>
          <w:iCs/>
        </w:rPr>
        <w:t>ersus</w:t>
      </w:r>
      <w:r w:rsidR="00626F27" w:rsidRPr="3C88DE13">
        <w:rPr>
          <w:i/>
        </w:rPr>
        <w:t xml:space="preserve"> </w:t>
      </w:r>
      <w:r w:rsidR="00626F27" w:rsidRPr="6A31513F">
        <w:t>right</w:t>
      </w:r>
      <w:r w:rsidR="36BA8AF0">
        <w:t>,</w:t>
      </w:r>
      <w:r w:rsidR="00626F27" w:rsidRPr="6A31513F">
        <w:t xml:space="preserve"> turns and arrival, letting people navigate </w:t>
      </w:r>
      <w:r w:rsidR="00276B35" w:rsidRPr="6A31513F">
        <w:t xml:space="preserve">without </w:t>
      </w:r>
      <w:r w:rsidR="007F57E0" w:rsidRPr="6A31513F">
        <w:t>inspecting</w:t>
      </w:r>
      <w:r w:rsidR="00276B35" w:rsidRPr="6A31513F">
        <w:t xml:space="preserve"> a map</w:t>
      </w:r>
      <w:r w:rsidR="00626F27" w:rsidRPr="00C60839">
        <w:rPr>
          <w:bCs/>
          <w:iCs/>
        </w:rPr>
        <w:t xml:space="preserve">. </w:t>
      </w:r>
      <w:r w:rsidR="009A475B" w:rsidRPr="6A31513F">
        <w:t xml:space="preserve">This feature </w:t>
      </w:r>
      <w:r w:rsidR="009A475B" w:rsidRPr="6A31513F">
        <w:lastRenderedPageBreak/>
        <w:t xml:space="preserve">can </w:t>
      </w:r>
      <w:r w:rsidR="00F11413" w:rsidRPr="6A31513F">
        <w:t>now</w:t>
      </w:r>
      <w:r w:rsidR="009A475B" w:rsidRPr="6A31513F">
        <w:t xml:space="preserve"> work </w:t>
      </w:r>
      <w:r w:rsidR="00F11413" w:rsidRPr="6A31513F">
        <w:t xml:space="preserve">when there is no </w:t>
      </w:r>
      <w:r w:rsidR="00A47BE7" w:rsidRPr="6A31513F">
        <w:t>internet</w:t>
      </w:r>
      <w:r w:rsidR="00F11413" w:rsidRPr="6A31513F">
        <w:t xml:space="preserve"> connect</w:t>
      </w:r>
      <w:r w:rsidR="104F2116" w:rsidRPr="6A31513F">
        <w:t>ion</w:t>
      </w:r>
      <w:r w:rsidR="00566A94" w:rsidRPr="00C60839">
        <w:rPr>
          <w:bCs/>
          <w:iCs/>
        </w:rPr>
        <w:t xml:space="preserve">. </w:t>
      </w:r>
      <w:ins w:id="75" w:author="Woods, Andy" w:date="2026-03-17T12:48:00Z" w16du:dateUtc="2026-03-17T12:48:00Z">
        <w:r>
          <w:fldChar w:fldCharType="begin"/>
        </w:r>
        <w:r>
          <w:instrText>HYPERLINK "https://www.t3.com/news/this-little-known-google-maps-feature-is-ideal-if-youre-walking-alone"</w:instrText>
        </w:r>
        <w:r>
          <w:fldChar w:fldCharType="separate"/>
        </w:r>
      </w:ins>
      <w:r w:rsidR="00620CB5" w:rsidRPr="6A31513F">
        <w:rPr>
          <w:rStyle w:val="Hyperlink"/>
        </w:rPr>
        <w:t>Similar navigation</w:t>
      </w:r>
      <w:ins w:id="76" w:author="Woods, Andy" w:date="2026-03-17T12:48:00Z" w16du:dateUtc="2026-03-17T12:48:00Z">
        <w:r>
          <w:fldChar w:fldCharType="end"/>
        </w:r>
      </w:ins>
      <w:r w:rsidR="00620CB5" w:rsidRPr="6A31513F">
        <w:t xml:space="preserve"> is available </w:t>
      </w:r>
      <w:r w:rsidR="00F61D2F" w:rsidRPr="6A31513F">
        <w:t xml:space="preserve">with Google Maps on mobile and Wear OS (see </w:t>
      </w:r>
      <w:r w:rsidR="10CEF03E">
        <w:t>figure below</w:t>
      </w:r>
      <w:r w:rsidR="00B54DF7">
        <w:t>)</w:t>
      </w:r>
      <w:r w:rsidR="00F61D2F">
        <w:t xml:space="preserve">. </w:t>
      </w:r>
      <w:commentRangeEnd w:id="69"/>
      <w:del w:id="77" w:author="Woods, Andy" w:date="2026-03-17T12:46:00Z" w16du:dateUtc="2026-03-17T12:46:00Z">
        <w:r w:rsidR="00B54DF7" w:rsidDel="00F61D2F">
          <w:rPr>
            <w:rStyle w:val="CommentReference"/>
            <w:sz w:val="24"/>
            <w:szCs w:val="24"/>
          </w:rPr>
          <w:commentReference w:id="69"/>
        </w:r>
        <w:commentRangeEnd w:id="70"/>
        <w:r>
          <w:rPr>
            <w:rStyle w:val="CommentReference"/>
            <w:sz w:val="24"/>
            <w:szCs w:val="24"/>
          </w:rPr>
          <w:commentReference w:id="70"/>
        </w:r>
        <w:commentRangeEnd w:id="71"/>
        <w:r>
          <w:rPr>
            <w:rStyle w:val="CommentReference"/>
            <w:sz w:val="24"/>
            <w:szCs w:val="24"/>
          </w:rPr>
          <w:commentReference w:id="71"/>
        </w:r>
        <w:commentRangeEnd w:id="72"/>
        <w:r>
          <w:rPr>
            <w:rStyle w:val="CommentReference"/>
            <w:sz w:val="24"/>
            <w:szCs w:val="24"/>
          </w:rPr>
          <w:commentReference w:id="72"/>
        </w:r>
        <w:commentRangeEnd w:id="73"/>
        <w:r>
          <w:rPr>
            <w:rStyle w:val="CommentReference"/>
            <w:sz w:val="24"/>
            <w:szCs w:val="24"/>
          </w:rPr>
          <w:commentReference w:id="73"/>
        </w:r>
      </w:del>
    </w:p>
    <w:p w14:paraId="2EED601C" w14:textId="77777777" w:rsidR="00F61D2F" w:rsidRDefault="00F61D2F" w:rsidP="006D66B9"/>
    <w:p w14:paraId="07BB5335" w14:textId="77777777" w:rsidR="00F61D2F" w:rsidRDefault="00F61D2F" w:rsidP="3C88DE13">
      <w:pPr>
        <w:keepNext/>
        <w:jc w:val="center"/>
      </w:pPr>
      <w:r>
        <w:rPr>
          <w:noProof/>
        </w:rPr>
        <w:drawing>
          <wp:inline distT="0" distB="0" distL="0" distR="0" wp14:anchorId="565E2570" wp14:editId="31EA838B">
            <wp:extent cx="3780913" cy="1321851"/>
            <wp:effectExtent l="0" t="0" r="0" b="0"/>
            <wp:docPr id="280288449" name="Picture 1" descr="Diagram comparing Apple Watch Maps and Google Maps on mobile/Wear OS for three navigation commands: turn left, turn right, and destination. Each command is represented by a series of brown dots and dashes, with Apple Watch showing more dots for turn right and a long dash for destination, while Google Maps uses fewer, larger dots and dash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288449" name="Picture 1" descr="Diagram comparing Apple Watch Maps and Google Maps on mobile/Wear OS for three navigation commands: turn left, turn right, and destination. Each command is represented by a series of brown dots and dashes, with Apple Watch showing more dots for turn right and a long dash for destination, while Google Maps uses fewer, larger dots and dashes."/>
                    <pic:cNvPicPr/>
                  </pic:nvPicPr>
                  <pic:blipFill>
                    <a:blip r:embed="rId20"/>
                    <a:stretch>
                      <a:fillRect/>
                    </a:stretch>
                  </pic:blipFill>
                  <pic:spPr>
                    <a:xfrm>
                      <a:off x="0" y="0"/>
                      <a:ext cx="3785771" cy="1323550"/>
                    </a:xfrm>
                    <a:prstGeom prst="rect">
                      <a:avLst/>
                    </a:prstGeom>
                  </pic:spPr>
                </pic:pic>
              </a:graphicData>
            </a:graphic>
          </wp:inline>
        </w:drawing>
      </w:r>
    </w:p>
    <w:p w14:paraId="3E8F8265" w14:textId="1191C0CB" w:rsidR="00F61D2F" w:rsidRPr="00F61D2F" w:rsidRDefault="16820E91" w:rsidP="73805CC3">
      <w:pPr>
        <w:pStyle w:val="Caption"/>
      </w:pPr>
      <w:r>
        <w:t>Illustrative haptic navigation patterns across smartwatch platforms</w:t>
      </w:r>
      <w:r w:rsidR="78D58481">
        <w:t xml:space="preserve">. </w:t>
      </w:r>
      <w:r w:rsidR="283A4092">
        <w:t>© A</w:t>
      </w:r>
      <w:r w:rsidR="4C907007">
        <w:t>.</w:t>
      </w:r>
      <w:r w:rsidR="283A4092">
        <w:t xml:space="preserve"> Woods</w:t>
      </w:r>
      <w:commentRangeStart w:id="79"/>
      <w:commentRangeStart w:id="80"/>
      <w:r w:rsidR="283A4092">
        <w:t>, 2026.</w:t>
      </w:r>
      <w:commentRangeEnd w:id="79"/>
      <w:r w:rsidR="1B8DB7CB" w:rsidRPr="00F61D2F">
        <w:rPr>
          <w:rStyle w:val="CommentReference"/>
          <w:sz w:val="20"/>
          <w:szCs w:val="20"/>
        </w:rPr>
        <w:commentReference w:id="79"/>
      </w:r>
      <w:commentRangeEnd w:id="80"/>
      <w:r w:rsidRPr="00F61D2F">
        <w:rPr>
          <w:rStyle w:val="CommentReference"/>
          <w:sz w:val="20"/>
          <w:szCs w:val="20"/>
        </w:rPr>
        <w:commentReference w:id="80"/>
      </w:r>
    </w:p>
    <w:p w14:paraId="7CA417D0" w14:textId="60946AF6" w:rsidR="00C60839" w:rsidRDefault="00C60839" w:rsidP="00C60839"/>
    <w:p w14:paraId="2FA973E9" w14:textId="420BC6A8" w:rsidR="01FFE1D2" w:rsidRDefault="0CDBE2E1" w:rsidP="044B0010">
      <w:pPr>
        <w:pStyle w:val="Heading3"/>
      </w:pPr>
      <w:bookmarkStart w:id="81" w:name="_Ref209526585"/>
      <w:bookmarkStart w:id="82" w:name="_Toc1827816192"/>
      <w:r>
        <w:t>Crossmodal illusions</w:t>
      </w:r>
      <w:bookmarkEnd w:id="81"/>
      <w:bookmarkEnd w:id="82"/>
    </w:p>
    <w:p w14:paraId="51755749" w14:textId="4CEFED43" w:rsidR="01FFE1D2" w:rsidRDefault="0CDBE2E1" w:rsidP="044B0010">
      <w:r>
        <w:t xml:space="preserve">The senses can interact </w:t>
      </w:r>
      <w:r w:rsidR="2A45B8DD">
        <w:t>in ways that</w:t>
      </w:r>
      <w:r>
        <w:t xml:space="preserve"> create a range of illusions, </w:t>
      </w:r>
      <w:r w:rsidR="1AE0F9A3">
        <w:t>where</w:t>
      </w:r>
      <w:r>
        <w:t xml:space="preserve"> information </w:t>
      </w:r>
      <w:r w:rsidR="0AF45350">
        <w:t>from</w:t>
      </w:r>
      <w:r>
        <w:t xml:space="preserve"> one sense </w:t>
      </w:r>
      <w:r w:rsidR="301F4AEB">
        <w:t xml:space="preserve">alters how we </w:t>
      </w:r>
      <w:r>
        <w:t>perce</w:t>
      </w:r>
      <w:r w:rsidR="011682E7">
        <w:t>ive</w:t>
      </w:r>
      <w:r>
        <w:t xml:space="preserve"> another.</w:t>
      </w:r>
      <w:r w:rsidR="1C0A9A21">
        <w:t xml:space="preserve"> </w:t>
      </w:r>
      <w:r w:rsidR="3D524BF6">
        <w:t>Some</w:t>
      </w:r>
      <w:r w:rsidR="1C0A9A21">
        <w:t xml:space="preserve"> of these could have interesting creative applications</w:t>
      </w:r>
      <w:r w:rsidR="34F5BF7A">
        <w:t>.</w:t>
      </w:r>
      <w:r w:rsidR="71CC9CCF">
        <w:t xml:space="preserve"> </w:t>
      </w:r>
      <w:r w:rsidR="3A4EC193">
        <w:t>For example:</w:t>
      </w:r>
    </w:p>
    <w:p w14:paraId="5E4344AA" w14:textId="3C180D78" w:rsidR="01FFE1D2" w:rsidRDefault="0CDBE2E1" w:rsidP="00F6457C">
      <w:pPr>
        <w:pStyle w:val="ListParagraph"/>
        <w:numPr>
          <w:ilvl w:val="0"/>
          <w:numId w:val="7"/>
        </w:numPr>
      </w:pPr>
      <w:r w:rsidRPr="5C13A47C">
        <w:rPr>
          <w:b/>
          <w:bCs/>
        </w:rPr>
        <w:t>Anti</w:t>
      </w:r>
      <w:r w:rsidR="0A31F20C" w:rsidRPr="5C13A47C">
        <w:rPr>
          <w:b/>
          <w:bCs/>
        </w:rPr>
        <w:t>-g</w:t>
      </w:r>
      <w:r w:rsidRPr="5C13A47C">
        <w:rPr>
          <w:b/>
          <w:bCs/>
        </w:rPr>
        <w:t>ravity</w:t>
      </w:r>
      <w:r w:rsidRPr="6A31513F">
        <w:rPr>
          <w:b/>
          <w:bCs/>
        </w:rPr>
        <w:t xml:space="preserve"> illusion</w:t>
      </w:r>
      <w:r>
        <w:t xml:space="preserve">: </w:t>
      </w:r>
      <w:r w:rsidR="2EEBDC59">
        <w:t xml:space="preserve">By constructing an environment with a sloped floor but building the walls and props perpendicular to that slope, </w:t>
      </w:r>
      <w:r>
        <w:t>the visual</w:t>
      </w:r>
      <w:r w:rsidR="5FEFEE57">
        <w:t xml:space="preserve"> cues</w:t>
      </w:r>
      <w:r>
        <w:t xml:space="preserve"> </w:t>
      </w:r>
      <w:r w:rsidR="4255612A">
        <w:t xml:space="preserve">convince </w:t>
      </w:r>
      <w:r>
        <w:t xml:space="preserve">people </w:t>
      </w:r>
      <w:r w:rsidR="3641FE70">
        <w:t>that</w:t>
      </w:r>
      <w:r>
        <w:t xml:space="preserve"> they are standing upright </w:t>
      </w:r>
      <w:r w:rsidR="1BE64E22">
        <w:t xml:space="preserve">even </w:t>
      </w:r>
      <w:r>
        <w:t>when they are actually standing at an angle. Other people in the room can then appear to lean at impossibl</w:t>
      </w:r>
      <w:r w:rsidR="0069190E">
        <w:t>e</w:t>
      </w:r>
      <w:r>
        <w:t xml:space="preserve"> angles</w:t>
      </w:r>
      <w:r w:rsidR="00017B47">
        <w:t xml:space="preserve">, upside down, or </w:t>
      </w:r>
      <w:r>
        <w:t>pour liquids uphill</w:t>
      </w:r>
      <w:r w:rsidR="00EA454F">
        <w:t>.</w:t>
      </w:r>
    </w:p>
    <w:p w14:paraId="7D723B1B" w14:textId="7BA7112B" w:rsidR="00685F04" w:rsidRDefault="006B34F9" w:rsidP="00685F04">
      <w:pPr>
        <w:keepNext/>
        <w:jc w:val="center"/>
      </w:pPr>
      <w:r>
        <w:rPr>
          <w:noProof/>
        </w:rPr>
        <w:lastRenderedPageBreak/>
        <w:drawing>
          <wp:inline distT="0" distB="0" distL="0" distR="0" wp14:anchorId="534A977B" wp14:editId="6FCB1151">
            <wp:extent cx="2643253" cy="3777163"/>
            <wp:effectExtent l="0" t="0" r="5080" b="0"/>
            <wp:docPr id="442471039" name="Picture 1" descr="Photograph of two children appearing to hang upside down from a ceiling in a room with black and white vertical striped walls, a white door, and a bench on the floor. The room features a green-lit rectangular ceiling fixture and a small plant on the floor, creating an optical illusion of gravity revers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471039" name="Picture 1" descr="Photograph of two children appearing to hang upside down from a ceiling in a room with black and white vertical striped walls, a white door, and a bench on the floor. The room features a green-lit rectangular ceiling fixture and a small plant on the floor, creating an optical illusion of gravity reversal."/>
                    <pic:cNvPicPr/>
                  </pic:nvPicPr>
                  <pic:blipFill>
                    <a:blip r:embed="rId21"/>
                    <a:stretch>
                      <a:fillRect/>
                    </a:stretch>
                  </pic:blipFill>
                  <pic:spPr>
                    <a:xfrm>
                      <a:off x="0" y="0"/>
                      <a:ext cx="2649835" cy="3786568"/>
                    </a:xfrm>
                    <a:prstGeom prst="rect">
                      <a:avLst/>
                    </a:prstGeom>
                  </pic:spPr>
                </pic:pic>
              </a:graphicData>
            </a:graphic>
          </wp:inline>
        </w:drawing>
      </w:r>
    </w:p>
    <w:p w14:paraId="553DCB26" w14:textId="04E5FF86" w:rsidR="00590F37" w:rsidRDefault="00685F04" w:rsidP="006D66B9">
      <w:pPr>
        <w:pStyle w:val="Caption"/>
      </w:pPr>
      <w:r>
        <w:t xml:space="preserve">The </w:t>
      </w:r>
      <w:r w:rsidRPr="73805CC3">
        <w:rPr>
          <w:b/>
          <w:i/>
        </w:rPr>
        <w:t>Reversed Room</w:t>
      </w:r>
      <w:r w:rsidR="159348D0" w:rsidRPr="73805CC3">
        <w:rPr>
          <w:b/>
          <w:bCs/>
          <w:i/>
          <w:iCs/>
        </w:rPr>
        <w:t xml:space="preserve"> </w:t>
      </w:r>
      <w:r w:rsidR="159348D0" w:rsidRPr="73805CC3">
        <w:t>at</w:t>
      </w:r>
      <w:r>
        <w:t xml:space="preserve"> </w:t>
      </w:r>
      <w:r w:rsidRPr="73805CC3">
        <w:rPr>
          <w:i/>
        </w:rPr>
        <w:t>Illuseum Berlin</w:t>
      </w:r>
      <w:r>
        <w:t>. A rotated set makes visitors appear to stand on the ceiling</w:t>
      </w:r>
      <w:r w:rsidR="3C65FC67">
        <w:t>,</w:t>
      </w:r>
      <w:r>
        <w:t xml:space="preserve"> creating an upside-down gravity effect. Photo: © </w:t>
      </w:r>
      <w:r w:rsidR="3C65FC67">
        <w:t>A</w:t>
      </w:r>
      <w:r w:rsidR="18B8C5E5">
        <w:t>.</w:t>
      </w:r>
      <w:r>
        <w:t xml:space="preserve"> Woods, 2023.</w:t>
      </w:r>
    </w:p>
    <w:p w14:paraId="58225F68" w14:textId="774C8D15" w:rsidR="01FFE1D2" w:rsidRDefault="0CDBE2E1" w:rsidP="00F6457C">
      <w:pPr>
        <w:pStyle w:val="ListParagraph"/>
        <w:numPr>
          <w:ilvl w:val="0"/>
          <w:numId w:val="4"/>
        </w:numPr>
      </w:pPr>
      <w:r w:rsidRPr="0691484D">
        <w:rPr>
          <w:b/>
          <w:bCs/>
        </w:rPr>
        <w:t xml:space="preserve">Rubber </w:t>
      </w:r>
      <w:r w:rsidR="7012FF77" w:rsidRPr="0691484D">
        <w:rPr>
          <w:b/>
          <w:bCs/>
        </w:rPr>
        <w:t>H</w:t>
      </w:r>
      <w:r w:rsidR="6E5605DA" w:rsidRPr="0691484D">
        <w:rPr>
          <w:b/>
          <w:bCs/>
        </w:rPr>
        <w:t>and</w:t>
      </w:r>
      <w:r w:rsidRPr="0691484D">
        <w:rPr>
          <w:b/>
          <w:bCs/>
        </w:rPr>
        <w:t xml:space="preserve"> illusion</w:t>
      </w:r>
      <w:r>
        <w:t xml:space="preserve">: </w:t>
      </w:r>
      <w:r w:rsidR="6148D304">
        <w:t>V</w:t>
      </w:r>
      <w:r w:rsidR="431731BD">
        <w:t xml:space="preserve">isual and tactile information can be integrated to alter a person’s sense of </w:t>
      </w:r>
      <w:r w:rsidR="6B888BDD">
        <w:t>body ownership</w:t>
      </w:r>
      <w:r w:rsidR="431731BD">
        <w:t xml:space="preserve">. In a typical setup, the person’s real hand is hidden from view, while a visible </w:t>
      </w:r>
      <w:r w:rsidR="61C9B71F">
        <w:t>fake</w:t>
      </w:r>
      <w:r w:rsidR="14FD405C">
        <w:t>, or</w:t>
      </w:r>
      <w:r w:rsidR="28621916">
        <w:t xml:space="preserve"> </w:t>
      </w:r>
      <w:r w:rsidR="7B9B9A32" w:rsidRPr="0691484D">
        <w:rPr>
          <w:i/>
          <w:iCs/>
        </w:rPr>
        <w:t>rubber</w:t>
      </w:r>
      <w:r w:rsidR="5000482E" w:rsidRPr="0691484D">
        <w:rPr>
          <w:i/>
          <w:iCs/>
        </w:rPr>
        <w:t xml:space="preserve"> </w:t>
      </w:r>
      <w:r w:rsidR="431731BD">
        <w:t xml:space="preserve">hand is placed in front of them. When </w:t>
      </w:r>
      <w:r w:rsidR="6C88F4C9">
        <w:t xml:space="preserve">the (hidden) </w:t>
      </w:r>
      <w:r w:rsidR="431731BD">
        <w:t xml:space="preserve">real hand and </w:t>
      </w:r>
      <w:r w:rsidR="64C05764">
        <w:t>(</w:t>
      </w:r>
      <w:r w:rsidR="431731BD">
        <w:t>visible</w:t>
      </w:r>
      <w:r w:rsidR="6D156F17">
        <w:t>)</w:t>
      </w:r>
      <w:r w:rsidR="431731BD">
        <w:t xml:space="preserve"> </w:t>
      </w:r>
      <w:r w:rsidR="0AD24475">
        <w:t>fake</w:t>
      </w:r>
      <w:r w:rsidR="431731BD">
        <w:t xml:space="preserve"> hand are stroked </w:t>
      </w:r>
      <w:r w:rsidR="727338E6">
        <w:t>in the same wa</w:t>
      </w:r>
      <w:r w:rsidR="431731BD">
        <w:t>y</w:t>
      </w:r>
      <w:r w:rsidR="5FBCCB19">
        <w:t xml:space="preserve"> at the same time</w:t>
      </w:r>
      <w:r w:rsidR="431731BD">
        <w:t xml:space="preserve">, </w:t>
      </w:r>
      <w:r w:rsidR="487CD02E">
        <w:t xml:space="preserve">80% of people </w:t>
      </w:r>
      <w:r w:rsidR="61CC0A58">
        <w:t xml:space="preserve">report </w:t>
      </w:r>
      <w:r w:rsidR="3C007CF1">
        <w:t xml:space="preserve">feeling that </w:t>
      </w:r>
      <w:r w:rsidR="431731BD">
        <w:t>the rubber hand</w:t>
      </w:r>
      <w:r w:rsidR="6C427A52">
        <w:t xml:space="preserve"> is</w:t>
      </w:r>
      <w:r w:rsidR="431731BD">
        <w:t xml:space="preserve"> </w:t>
      </w:r>
      <w:r w:rsidR="2E86B743">
        <w:t>becoming</w:t>
      </w:r>
      <w:r w:rsidR="15D6C162">
        <w:t xml:space="preserve"> </w:t>
      </w:r>
      <w:r w:rsidR="431731BD">
        <w:t>part of their own body</w:t>
      </w:r>
      <w:sdt>
        <w:sdtPr>
          <w:rPr>
            <w:rFonts w:ascii="Aptos" w:hAnsi="Aptos"/>
            <w:color w:val="000000"/>
            <w:vertAlign w:val="superscript"/>
          </w:rPr>
          <w:tag w:val="MENDELEY_CITATION_v3_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"/>
          <w:id w:val="667212040"/>
          <w:placeholder>
            <w:docPart w:val="DefaultPlaceholder_-1854013440"/>
          </w:placeholder>
        </w:sdtPr>
        <w:sdtEndPr/>
        <w:sdtContent>
          <w:r w:rsidR="004D3373" w:rsidRPr="004D3373">
            <w:rPr>
              <w:rFonts w:ascii="Aptos" w:eastAsia="Aptos" w:hAnsi="Aptos" w:cs="Aptos"/>
              <w:color w:val="000000"/>
              <w:vertAlign w:val="superscript"/>
            </w:rPr>
            <w:t>33</w:t>
          </w:r>
        </w:sdtContent>
      </w:sdt>
      <w:r w:rsidR="431731BD">
        <w:t xml:space="preserve">. </w:t>
      </w:r>
      <w:r w:rsidR="003300B1">
        <w:t xml:space="preserve">Similar principles extend to whole-body illusions in </w:t>
      </w:r>
      <w:r w:rsidR="00D103CE">
        <w:t>VR</w:t>
      </w:r>
      <w:r w:rsidR="003300B1">
        <w:t>, where synchronous visual and tactile stimulation can induce the compelling experience of inhabiting a virtual avatar</w:t>
      </w:r>
      <w:sdt>
        <w:sdtPr>
          <w:rPr>
            <w:rFonts w:ascii="Aptos" w:hAnsi="Aptos"/>
            <w:color w:val="000000"/>
            <w:vertAlign w:val="superscript"/>
          </w:rPr>
          <w:tag w:val="MENDELEY_CITATION_v3_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"/>
          <w:id w:val="-944536699"/>
          <w:placeholder>
            <w:docPart w:val="DefaultPlaceholder_-1854013440"/>
          </w:placeholder>
        </w:sdtPr>
        <w:sdtEndPr/>
        <w:sdtContent>
          <w:r w:rsidR="004D3373" w:rsidRPr="004D3373">
            <w:rPr>
              <w:rFonts w:ascii="Aptos" w:eastAsia="Aptos" w:hAnsi="Aptos" w:cs="Aptos"/>
              <w:color w:val="000000"/>
              <w:vertAlign w:val="superscript"/>
            </w:rPr>
            <w:t>34</w:t>
          </w:r>
        </w:sdtContent>
      </w:sdt>
      <w:r w:rsidR="0B38E0AA">
        <w:t>.</w:t>
      </w:r>
      <w:r w:rsidR="00E02BB0">
        <w:t xml:space="preserve"> </w:t>
      </w:r>
    </w:p>
    <w:p w14:paraId="71F77DFC" w14:textId="54172841" w:rsidR="01FFE1D2" w:rsidRDefault="01FFE1D2" w:rsidP="044B0010">
      <w:pPr>
        <w:pStyle w:val="ListParagraph"/>
      </w:pPr>
    </w:p>
    <w:p w14:paraId="4E0C25BD" w14:textId="4A8422CE" w:rsidR="01FFE1D2" w:rsidRDefault="589DFE8B" w:rsidP="00F6457C">
      <w:pPr>
        <w:pStyle w:val="ListParagraph"/>
        <w:numPr>
          <w:ilvl w:val="0"/>
          <w:numId w:val="4"/>
        </w:numPr>
      </w:pPr>
      <w:r w:rsidRPr="0691484D">
        <w:rPr>
          <w:b/>
          <w:bCs/>
        </w:rPr>
        <w:t>Parchment</w:t>
      </w:r>
      <w:r w:rsidR="19DE562B" w:rsidRPr="0691484D">
        <w:rPr>
          <w:b/>
          <w:bCs/>
        </w:rPr>
        <w:t>-</w:t>
      </w:r>
      <w:r w:rsidRPr="0691484D">
        <w:rPr>
          <w:b/>
          <w:bCs/>
        </w:rPr>
        <w:t xml:space="preserve">skin illusion: </w:t>
      </w:r>
      <w:r>
        <w:t>This</w:t>
      </w:r>
      <w:r w:rsidR="4A70244D">
        <w:t xml:space="preserve"> </w:t>
      </w:r>
      <w:r>
        <w:t xml:space="preserve">illustrates </w:t>
      </w:r>
      <w:r w:rsidR="1E980169">
        <w:t xml:space="preserve">how </w:t>
      </w:r>
      <w:r>
        <w:t xml:space="preserve">auditory information </w:t>
      </w:r>
      <w:r w:rsidR="771DA131">
        <w:t xml:space="preserve">can </w:t>
      </w:r>
      <w:r w:rsidR="297532C7">
        <w:t>influenc</w:t>
      </w:r>
      <w:r w:rsidR="78F919B3">
        <w:t>e</w:t>
      </w:r>
      <w:r w:rsidR="297532C7">
        <w:t xml:space="preserve"> tactile experience</w:t>
      </w:r>
      <w:r>
        <w:t>.</w:t>
      </w:r>
      <w:r w:rsidR="3EEF725A">
        <w:t xml:space="preserve"> </w:t>
      </w:r>
      <w:r w:rsidR="17F9AB8A">
        <w:t xml:space="preserve">People </w:t>
      </w:r>
      <w:r w:rsidR="2ADA094C">
        <w:t xml:space="preserve">rub their hands together in front of a microphone which plays back the </w:t>
      </w:r>
      <w:r w:rsidR="3DC2E0FD">
        <w:t xml:space="preserve">resulting </w:t>
      </w:r>
      <w:r w:rsidR="2ADA094C">
        <w:t xml:space="preserve">sounds </w:t>
      </w:r>
      <w:r w:rsidR="5AC6DB97">
        <w:t>over headphones</w:t>
      </w:r>
      <w:r w:rsidR="63072504">
        <w:t xml:space="preserve"> with minimal delay</w:t>
      </w:r>
      <w:r w:rsidR="5AC6DB97">
        <w:t xml:space="preserve">. When </w:t>
      </w:r>
      <w:r w:rsidR="0DD919FE">
        <w:t xml:space="preserve">the </w:t>
      </w:r>
      <w:r w:rsidR="5AC6DB97">
        <w:t xml:space="preserve">high frequency components </w:t>
      </w:r>
      <w:r w:rsidR="4BCEBC8B">
        <w:t xml:space="preserve">of the audio </w:t>
      </w:r>
      <w:r w:rsidR="1B4C920A">
        <w:t xml:space="preserve">are </w:t>
      </w:r>
      <w:r w:rsidR="5AC6DB97">
        <w:t xml:space="preserve">boosted, people </w:t>
      </w:r>
      <w:r w:rsidR="314D5091">
        <w:t>typically perceive their skin as feeling drier or rougher</w:t>
      </w:r>
      <w:r w:rsidR="1ADEE6B8">
        <w:t xml:space="preserve">, like </w:t>
      </w:r>
      <w:r w:rsidR="1ADEE6B8" w:rsidRPr="0691484D">
        <w:rPr>
          <w:i/>
          <w:iCs/>
        </w:rPr>
        <w:t>parchment</w:t>
      </w:r>
      <w:sdt>
        <w:sdtPr>
          <w:rPr>
            <w:rFonts w:ascii="Aptos" w:hAnsi="Aptos"/>
            <w:i/>
            <w:color w:val="000000"/>
            <w:vertAlign w:val="superscript"/>
          </w:rPr>
          <w:tag w:val="MENDELEY_CITATION_v3_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"/>
          <w:id w:val="-305163397"/>
          <w:placeholder>
            <w:docPart w:val="DefaultPlaceholder_-1854013440"/>
          </w:placeholder>
        </w:sdtPr>
        <w:sdtEndPr/>
        <w:sdtContent>
          <w:r w:rsidR="004D3373" w:rsidRPr="004D3373">
            <w:rPr>
              <w:rFonts w:ascii="Aptos" w:eastAsia="Aptos" w:hAnsi="Aptos" w:cs="Aptos"/>
              <w:i/>
              <w:iCs/>
              <w:color w:val="000000"/>
              <w:vertAlign w:val="superscript"/>
            </w:rPr>
            <w:t>35</w:t>
          </w:r>
        </w:sdtContent>
      </w:sdt>
      <w:r w:rsidR="314D5091">
        <w:t xml:space="preserve">. </w:t>
      </w:r>
    </w:p>
    <w:p w14:paraId="428CDD9B" w14:textId="77777777" w:rsidR="00276950" w:rsidRPr="00276950" w:rsidRDefault="00276950" w:rsidP="00276950">
      <w:pPr>
        <w:pStyle w:val="ListParagraph"/>
      </w:pPr>
    </w:p>
    <w:p w14:paraId="57DE4F3C" w14:textId="0A9F9652" w:rsidR="01FFE1D2" w:rsidRDefault="3119D6E2" w:rsidP="00F6457C">
      <w:pPr>
        <w:pStyle w:val="ListParagraph"/>
        <w:numPr>
          <w:ilvl w:val="0"/>
          <w:numId w:val="4"/>
        </w:numPr>
      </w:pPr>
      <w:r w:rsidRPr="0691484D">
        <w:rPr>
          <w:b/>
          <w:bCs/>
        </w:rPr>
        <w:t>Size–weight illusion</w:t>
      </w:r>
      <w:r>
        <w:t>:</w:t>
      </w:r>
      <w:r w:rsidRPr="0691484D">
        <w:rPr>
          <w:b/>
          <w:bCs/>
        </w:rPr>
        <w:t xml:space="preserve"> </w:t>
      </w:r>
      <w:r>
        <w:t>The size of an object can affect how heavy it feels</w:t>
      </w:r>
      <w:r w:rsidR="3177D977">
        <w:t>:</w:t>
      </w:r>
      <w:r>
        <w:t xml:space="preserve"> smaller objects often seem heavier than larger ones of the same weight. This is because we expect the larger object to weigh more than the smaller one, so when they weigh the same, the contrast with our expectation makes the smaller one feel </w:t>
      </w:r>
      <w:r>
        <w:lastRenderedPageBreak/>
        <w:t>relatively heavier. VR researchers can amplify this</w:t>
      </w:r>
      <w:sdt>
        <w:sdtPr>
          <w:rPr>
            <w:rFonts w:ascii="Aptos" w:hAnsi="Aptos"/>
            <w:color w:val="000000"/>
            <w:vertAlign w:val="superscript"/>
          </w:rPr>
          <w:tag w:val="MENDELEY_CITATION_v3_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"/>
          <w:id w:val="2033325196"/>
          <w:placeholder>
            <w:docPart w:val="DefaultPlaceholder_-1854013440"/>
          </w:placeholder>
        </w:sdtPr>
        <w:sdtEndPr/>
        <w:sdtContent>
          <w:r w:rsidR="004D3373" w:rsidRPr="004D3373">
            <w:rPr>
              <w:rFonts w:ascii="Aptos" w:eastAsia="Aptos" w:hAnsi="Aptos" w:cs="Aptos"/>
              <w:color w:val="000000"/>
              <w:vertAlign w:val="superscript"/>
            </w:rPr>
            <w:t>36</w:t>
          </w:r>
        </w:sdtContent>
      </w:sdt>
      <w:r>
        <w:t xml:space="preserve"> by making a virtual object shrink or swell just before the user </w:t>
      </w:r>
      <w:r w:rsidRPr="0691484D">
        <w:rPr>
          <w:i/>
          <w:iCs/>
        </w:rPr>
        <w:t>picks it up</w:t>
      </w:r>
      <w:r>
        <w:t>.</w:t>
      </w:r>
    </w:p>
    <w:p w14:paraId="53B1DDF4" w14:textId="7C1D74F7" w:rsidR="01FFE1D2" w:rsidRDefault="2220AA00" w:rsidP="044B0010">
      <w:pPr>
        <w:pStyle w:val="Heading3"/>
      </w:pPr>
      <w:bookmarkStart w:id="83" w:name="_Toc1455321424"/>
      <w:r>
        <w:t>Crossmodal correspondences</w:t>
      </w:r>
      <w:bookmarkEnd w:id="83"/>
    </w:p>
    <w:p w14:paraId="09EA6D82" w14:textId="64DD5467" w:rsidR="48AE4F03" w:rsidRDefault="48AE4F03" w:rsidP="044B0010">
      <w:pPr>
        <w:rPr>
          <w:rFonts w:ascii="Aptos" w:eastAsia="Aptos" w:hAnsi="Aptos" w:cs="Aptos"/>
        </w:rPr>
      </w:pPr>
      <w:r w:rsidRPr="4E87E5E5">
        <w:rPr>
          <w:rFonts w:ascii="Aptos" w:eastAsia="Aptos" w:hAnsi="Aptos" w:cs="Aptos"/>
        </w:rPr>
        <w:t xml:space="preserve">Our brains </w:t>
      </w:r>
      <w:r w:rsidR="3217FB62" w:rsidRPr="693A94D7">
        <w:rPr>
          <w:rFonts w:ascii="Aptos" w:eastAsia="Aptos" w:hAnsi="Aptos" w:cs="Aptos"/>
        </w:rPr>
        <w:t>tend to</w:t>
      </w:r>
      <w:r w:rsidRPr="4E87E5E5">
        <w:rPr>
          <w:rFonts w:ascii="Aptos" w:eastAsia="Aptos" w:hAnsi="Aptos" w:cs="Aptos"/>
        </w:rPr>
        <w:t xml:space="preserve"> link sensory features across the different senses, creating correspondences</w:t>
      </w:r>
      <w:sdt>
        <w:sdtPr>
          <w:rPr>
            <w:rFonts w:ascii="Aptos" w:eastAsia="Aptos" w:hAnsi="Aptos" w:cs="Aptos"/>
            <w:color w:val="000000"/>
            <w:vertAlign w:val="superscript"/>
          </w:rPr>
          <w:tag w:val="MENDELEY_CITATION_v3_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"/>
          <w:id w:val="1134194302"/>
          <w:placeholder>
            <w:docPart w:val="DefaultPlaceholder_-1854013440"/>
          </w:placeholder>
        </w:sdtPr>
        <w:sdtEndPr/>
        <w:sdtContent>
          <w:r w:rsidR="004D3373" w:rsidRPr="004D3373">
            <w:rPr>
              <w:rFonts w:ascii="Aptos" w:eastAsia="Aptos" w:hAnsi="Aptos" w:cs="Aptos"/>
              <w:color w:val="000000"/>
              <w:vertAlign w:val="superscript"/>
            </w:rPr>
            <w:t>37</w:t>
          </w:r>
        </w:sdtContent>
      </w:sdt>
      <w:r w:rsidRPr="4E87E5E5">
        <w:rPr>
          <w:rFonts w:ascii="Aptos" w:eastAsia="Aptos" w:hAnsi="Aptos" w:cs="Aptos"/>
        </w:rPr>
        <w:t xml:space="preserve"> that shape how we perceive the world. For instance, people from across many cultures have been shown to pair the sound </w:t>
      </w:r>
      <w:r w:rsidRPr="0691484D">
        <w:rPr>
          <w:rFonts w:ascii="Aptos" w:eastAsia="Aptos" w:hAnsi="Aptos" w:cs="Aptos"/>
          <w:i/>
          <w:iCs/>
        </w:rPr>
        <w:t xml:space="preserve">kiki </w:t>
      </w:r>
      <w:r w:rsidRPr="4E87E5E5">
        <w:rPr>
          <w:rFonts w:ascii="Aptos" w:eastAsia="Aptos" w:hAnsi="Aptos" w:cs="Aptos"/>
        </w:rPr>
        <w:t xml:space="preserve">with a spiky, more angular shape and the sound </w:t>
      </w:r>
      <w:r w:rsidRPr="0691484D">
        <w:rPr>
          <w:rFonts w:ascii="Aptos" w:eastAsia="Aptos" w:hAnsi="Aptos" w:cs="Aptos"/>
          <w:i/>
          <w:iCs/>
        </w:rPr>
        <w:t xml:space="preserve">bouba </w:t>
      </w:r>
      <w:r w:rsidRPr="4E87E5E5">
        <w:rPr>
          <w:rFonts w:ascii="Aptos" w:eastAsia="Aptos" w:hAnsi="Aptos" w:cs="Aptos"/>
        </w:rPr>
        <w:t>with a more rounded shape, demonstrating correspondences between certain speech sounds and particular visual patterns</w:t>
      </w:r>
      <w:sdt>
        <w:sdtPr>
          <w:rPr>
            <w:rFonts w:ascii="Aptos" w:eastAsia="Aptos" w:hAnsi="Aptos" w:cs="Aptos"/>
            <w:color w:val="000000"/>
            <w:vertAlign w:val="superscript"/>
          </w:rPr>
          <w:tag w:val="MENDELEY_CITATION_v3_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"/>
          <w:id w:val="297119758"/>
          <w:placeholder>
            <w:docPart w:val="DefaultPlaceholder_-1854013440"/>
          </w:placeholder>
        </w:sdtPr>
        <w:sdtEndPr/>
        <w:sdtContent>
          <w:r w:rsidR="004D3373" w:rsidRPr="004D3373">
            <w:rPr>
              <w:rFonts w:ascii="Aptos" w:eastAsia="Aptos" w:hAnsi="Aptos" w:cs="Aptos"/>
              <w:color w:val="000000"/>
              <w:vertAlign w:val="superscript"/>
            </w:rPr>
            <w:t>38</w:t>
          </w:r>
        </w:sdtContent>
      </w:sdt>
      <w:r w:rsidRPr="4E87E5E5">
        <w:rPr>
          <w:rFonts w:ascii="Aptos" w:eastAsia="Aptos" w:hAnsi="Aptos" w:cs="Aptos"/>
          <w:color w:val="000000" w:themeColor="text1"/>
          <w:vertAlign w:val="superscript"/>
        </w:rPr>
        <w:t xml:space="preserve"> </w:t>
      </w:r>
      <w:r w:rsidRPr="4E87E5E5">
        <w:rPr>
          <w:rFonts w:ascii="Aptos" w:eastAsia="Aptos" w:hAnsi="Aptos" w:cs="Aptos"/>
        </w:rPr>
        <w:t xml:space="preserve">(see </w:t>
      </w:r>
      <w:r w:rsidR="00F70764">
        <w:rPr>
          <w:rFonts w:ascii="Aptos" w:eastAsia="Aptos" w:hAnsi="Aptos" w:cs="Aptos"/>
        </w:rPr>
        <w:fldChar w:fldCharType="begin"/>
      </w:r>
      <w:r w:rsidR="00F70764">
        <w:rPr>
          <w:rFonts w:ascii="Aptos" w:eastAsia="Aptos" w:hAnsi="Aptos" w:cs="Aptos"/>
        </w:rPr>
        <w:instrText xml:space="preserve"> REF _Ref205972686 \h </w:instrText>
      </w:r>
      <w:r w:rsidR="00F70764">
        <w:rPr>
          <w:rFonts w:ascii="Aptos" w:eastAsia="Aptos" w:hAnsi="Aptos" w:cs="Aptos"/>
        </w:rPr>
      </w:r>
      <w:r w:rsidR="00F70764">
        <w:rPr>
          <w:rFonts w:ascii="Aptos" w:eastAsia="Aptos" w:hAnsi="Aptos" w:cs="Aptos"/>
        </w:rPr>
        <w:fldChar w:fldCharType="separate"/>
      </w:r>
      <w:r w:rsidR="00F70764">
        <w:t xml:space="preserve">Figure </w:t>
      </w:r>
      <w:r w:rsidR="00F70764">
        <w:rPr>
          <w:noProof/>
        </w:rPr>
        <w:t>3</w:t>
      </w:r>
      <w:r w:rsidR="00F70764">
        <w:rPr>
          <w:rFonts w:ascii="Aptos" w:eastAsia="Aptos" w:hAnsi="Aptos" w:cs="Aptos"/>
        </w:rPr>
        <w:fldChar w:fldCharType="end"/>
      </w:r>
      <w:r w:rsidRPr="4E87E5E5">
        <w:rPr>
          <w:rFonts w:ascii="Aptos" w:eastAsia="Aptos" w:hAnsi="Aptos" w:cs="Aptos"/>
        </w:rPr>
        <w:t>).</w:t>
      </w:r>
    </w:p>
    <w:p w14:paraId="4121E790" w14:textId="77777777" w:rsidR="00D15ADA" w:rsidRDefault="001C0C20" w:rsidP="008F5654">
      <w:pPr>
        <w:keepNext/>
        <w:spacing w:before="240" w:after="240"/>
        <w:jc w:val="center"/>
      </w:pPr>
      <w:r>
        <w:rPr>
          <w:noProof/>
        </w:rPr>
        <w:drawing>
          <wp:inline distT="0" distB="0" distL="0" distR="0" wp14:anchorId="6104C914" wp14:editId="016B54C9">
            <wp:extent cx="2753474" cy="1404271"/>
            <wp:effectExtent l="0" t="0" r="0" b="0"/>
            <wp:docPr id="658831638" name="Graphic 1" descr="Two simple abstract shapes side by side: a sharp, angular tiki-like shape on the left and a rounded, soft bouba-like shape on the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831638" name="Graphic 1" descr="Two simple abstract shapes side by side: a sharp, angular tiki-like shape on the left and a rounded, soft bouba-like shape on the right."/>
                    <pic:cNvPicPr/>
                  </pic:nvPicPr>
                  <pic:blipFill>
                    <a:blip r:embed="rId22">
                      <a:extLst>
                        <a:ext uri="{96DAC541-7B7A-43D3-8B79-37D633B846F1}">
                          <asvg:svgBlip xmlns:asvg="http://schemas.microsoft.com/office/drawing/2016/SVG/main" r:embed="rId23"/>
                        </a:ext>
                      </a:extLst>
                    </a:blip>
                    <a:stretch>
                      <a:fillRect/>
                    </a:stretch>
                  </pic:blipFill>
                  <pic:spPr>
                    <a:xfrm>
                      <a:off x="0" y="0"/>
                      <a:ext cx="2753474" cy="1404271"/>
                    </a:xfrm>
                    <a:prstGeom prst="rect">
                      <a:avLst/>
                    </a:prstGeom>
                  </pic:spPr>
                </pic:pic>
              </a:graphicData>
            </a:graphic>
          </wp:inline>
        </w:drawing>
      </w:r>
    </w:p>
    <w:p w14:paraId="1CCADE95" w14:textId="74C2D770" w:rsidR="00115DB4" w:rsidRDefault="3CC29257" w:rsidP="00115DB4">
      <w:pPr>
        <w:pStyle w:val="Caption"/>
      </w:pPr>
      <w:r>
        <w:t>T</w:t>
      </w:r>
      <w:r w:rsidR="00115DB4">
        <w:t xml:space="preserve">he </w:t>
      </w:r>
      <w:r w:rsidR="00115DB4" w:rsidRPr="73805CC3">
        <w:rPr>
          <w:b/>
          <w:i/>
        </w:rPr>
        <w:t>Bouba–Kiki</w:t>
      </w:r>
      <w:r w:rsidR="00115DB4">
        <w:t xml:space="preserve"> </w:t>
      </w:r>
      <w:r w:rsidR="00115DB4" w:rsidRPr="73805CC3">
        <w:rPr>
          <w:b/>
          <w:i/>
        </w:rPr>
        <w:t>effect</w:t>
      </w:r>
      <w:r w:rsidR="7FCFE1D1">
        <w:t>: o</w:t>
      </w:r>
      <w:r w:rsidR="00115DB4">
        <w:t>bservers overwhelmingly match smooth shapes with soft-sounding pseudoword</w:t>
      </w:r>
      <w:r w:rsidR="089982EB">
        <w:t>s</w:t>
      </w:r>
      <w:r w:rsidR="00115DB4">
        <w:t xml:space="preserve"> </w:t>
      </w:r>
      <w:r w:rsidR="2D38D4EA">
        <w:t xml:space="preserve">such as </w:t>
      </w:r>
      <w:r w:rsidR="585BAA60" w:rsidRPr="73805CC3">
        <w:rPr>
          <w:i/>
          <w:iCs/>
        </w:rPr>
        <w:t>bouba</w:t>
      </w:r>
      <w:r w:rsidR="00115DB4" w:rsidRPr="73805CC3">
        <w:rPr>
          <w:i/>
        </w:rPr>
        <w:t xml:space="preserve"> </w:t>
      </w:r>
      <w:r w:rsidR="3074D734">
        <w:t>or</w:t>
      </w:r>
      <w:r w:rsidR="426CCCD8">
        <w:t xml:space="preserve"> </w:t>
      </w:r>
      <w:r w:rsidR="74BEBF92" w:rsidRPr="73805CC3">
        <w:rPr>
          <w:i/>
          <w:iCs/>
        </w:rPr>
        <w:t>maluma</w:t>
      </w:r>
      <w:r w:rsidR="426CCCD8">
        <w:t xml:space="preserve">, and </w:t>
      </w:r>
      <w:r w:rsidR="00115DB4">
        <w:t>spiky shapes with sharp-sounding pseudoword</w:t>
      </w:r>
      <w:r w:rsidR="1A886533">
        <w:t>s</w:t>
      </w:r>
      <w:r w:rsidR="00115DB4">
        <w:t xml:space="preserve"> </w:t>
      </w:r>
      <w:r w:rsidR="1121549C">
        <w:t xml:space="preserve">such as </w:t>
      </w:r>
      <w:r w:rsidR="585BAA60" w:rsidRPr="73805CC3">
        <w:rPr>
          <w:i/>
          <w:iCs/>
        </w:rPr>
        <w:t>kiki</w:t>
      </w:r>
      <w:r w:rsidR="42F22A4A" w:rsidRPr="73805CC3">
        <w:rPr>
          <w:i/>
        </w:rPr>
        <w:t xml:space="preserve"> </w:t>
      </w:r>
      <w:r w:rsidR="42F22A4A">
        <w:t xml:space="preserve">and </w:t>
      </w:r>
      <w:r w:rsidR="76EB0942" w:rsidRPr="73805CC3">
        <w:rPr>
          <w:i/>
          <w:iCs/>
        </w:rPr>
        <w:t>takete</w:t>
      </w:r>
      <w:r w:rsidR="585BAA60">
        <w:t>.</w:t>
      </w:r>
      <w:r w:rsidR="4E182176">
        <w:t xml:space="preserve"> A.</w:t>
      </w:r>
      <w:r w:rsidR="30F8CC90">
        <w:t xml:space="preserve"> </w:t>
      </w:r>
      <w:r w:rsidR="001F5B52">
        <w:t>Dunn</w:t>
      </w:r>
      <w:r w:rsidR="25E33A25">
        <w:t>/</w:t>
      </w:r>
      <w:r w:rsidR="001F5B52">
        <w:t>Wikimedia Commons</w:t>
      </w:r>
      <w:r w:rsidR="25E33A25">
        <w:t>,</w:t>
      </w:r>
      <w:r w:rsidR="001F5B52">
        <w:t xml:space="preserve"> CC BY-SA 3.0 or GFDL 1.2</w:t>
      </w:r>
      <w:r w:rsidR="25E33A25">
        <w:t xml:space="preserve">+; </w:t>
      </w:r>
      <w:r w:rsidR="001F5B52">
        <w:t xml:space="preserve">monochrome </w:t>
      </w:r>
      <w:r w:rsidR="25E33A25">
        <w:t>adaptation</w:t>
      </w:r>
      <w:r w:rsidR="001F5B52">
        <w:t xml:space="preserve"> by Bendž</w:t>
      </w:r>
      <w:r w:rsidR="25E33A25">
        <w:t>.</w:t>
      </w:r>
    </w:p>
    <w:p w14:paraId="0371E864" w14:textId="521C7B08" w:rsidR="01FFE1D2" w:rsidRDefault="1B0FCFBC" w:rsidP="1898712A">
      <w:pPr>
        <w:spacing w:before="240" w:after="240"/>
        <w:rPr>
          <w:rFonts w:ascii="Aptos" w:eastAsia="Aptos" w:hAnsi="Aptos" w:cs="Aptos"/>
        </w:rPr>
      </w:pPr>
      <w:r w:rsidRPr="6A31513F">
        <w:rPr>
          <w:rFonts w:ascii="Aptos" w:eastAsia="Aptos" w:hAnsi="Aptos" w:cs="Aptos"/>
        </w:rPr>
        <w:t xml:space="preserve">There are too many of these </w:t>
      </w:r>
      <w:r w:rsidR="41E87829" w:rsidRPr="6A31513F">
        <w:rPr>
          <w:rFonts w:ascii="Aptos" w:eastAsia="Aptos" w:hAnsi="Aptos" w:cs="Aptos"/>
        </w:rPr>
        <w:t xml:space="preserve">correspondences </w:t>
      </w:r>
      <w:r w:rsidR="23BA7A75" w:rsidRPr="6A31513F">
        <w:rPr>
          <w:rFonts w:ascii="Aptos" w:eastAsia="Aptos" w:hAnsi="Aptos" w:cs="Aptos"/>
        </w:rPr>
        <w:t xml:space="preserve">to </w:t>
      </w:r>
      <w:r w:rsidR="2379B922" w:rsidRPr="6A31513F">
        <w:rPr>
          <w:rFonts w:ascii="Aptos" w:eastAsia="Aptos" w:hAnsi="Aptos" w:cs="Aptos"/>
        </w:rPr>
        <w:t xml:space="preserve">attempt to </w:t>
      </w:r>
      <w:r w:rsidR="23BA7A75" w:rsidRPr="6A31513F">
        <w:rPr>
          <w:rFonts w:ascii="Aptos" w:eastAsia="Aptos" w:hAnsi="Aptos" w:cs="Aptos"/>
        </w:rPr>
        <w:t>list</w:t>
      </w:r>
      <w:r w:rsidR="532E63C0" w:rsidRPr="6A31513F">
        <w:rPr>
          <w:rFonts w:ascii="Aptos" w:eastAsia="Aptos" w:hAnsi="Aptos" w:cs="Aptos"/>
        </w:rPr>
        <w:t xml:space="preserve"> </w:t>
      </w:r>
      <w:r w:rsidR="57147FBF" w:rsidRPr="6A31513F">
        <w:rPr>
          <w:rFonts w:ascii="Aptos" w:eastAsia="Aptos" w:hAnsi="Aptos" w:cs="Aptos"/>
        </w:rPr>
        <w:t>them all in full</w:t>
      </w:r>
      <w:r w:rsidR="571F2F1E" w:rsidRPr="6A31513F">
        <w:rPr>
          <w:rFonts w:ascii="Aptos" w:eastAsia="Aptos" w:hAnsi="Aptos" w:cs="Aptos"/>
        </w:rPr>
        <w:t xml:space="preserve">, </w:t>
      </w:r>
      <w:r w:rsidR="000503AC">
        <w:rPr>
          <w:rFonts w:ascii="Aptos" w:eastAsia="Aptos" w:hAnsi="Aptos" w:cs="Aptos"/>
        </w:rPr>
        <w:t>and</w:t>
      </w:r>
      <w:r w:rsidR="571F2F1E" w:rsidRPr="6A31513F">
        <w:rPr>
          <w:rFonts w:ascii="Aptos" w:eastAsia="Aptos" w:hAnsi="Aptos" w:cs="Aptos"/>
        </w:rPr>
        <w:t xml:space="preserve"> </w:t>
      </w:r>
      <w:r w:rsidR="5AD6BAB0" w:rsidRPr="6A31513F">
        <w:rPr>
          <w:rFonts w:ascii="Aptos" w:eastAsia="Aptos" w:hAnsi="Aptos" w:cs="Aptos"/>
        </w:rPr>
        <w:t xml:space="preserve"> </w:t>
      </w:r>
      <w:r w:rsidR="532E63C0" w:rsidRPr="6A31513F">
        <w:rPr>
          <w:rFonts w:ascii="Aptos" w:eastAsia="Aptos" w:hAnsi="Aptos" w:cs="Aptos"/>
        </w:rPr>
        <w:t>new ones are frequently being identified</w:t>
      </w:r>
      <w:r w:rsidR="690F7399" w:rsidRPr="6A31513F">
        <w:rPr>
          <w:rFonts w:ascii="Aptos" w:eastAsia="Aptos" w:hAnsi="Aptos" w:cs="Aptos"/>
        </w:rPr>
        <w:t>, but</w:t>
      </w:r>
      <w:r w:rsidR="41E87829" w:rsidRPr="6A31513F">
        <w:rPr>
          <w:rFonts w:ascii="Aptos" w:eastAsia="Aptos" w:hAnsi="Aptos" w:cs="Aptos"/>
        </w:rPr>
        <w:t xml:space="preserve"> </w:t>
      </w:r>
      <w:r w:rsidR="291A0DC6" w:rsidRPr="6A31513F">
        <w:rPr>
          <w:rFonts w:ascii="Aptos" w:eastAsia="Aptos" w:hAnsi="Aptos" w:cs="Aptos"/>
        </w:rPr>
        <w:t xml:space="preserve">some additional </w:t>
      </w:r>
      <w:r w:rsidR="12682231" w:rsidRPr="6A31513F">
        <w:rPr>
          <w:rFonts w:ascii="Aptos" w:eastAsia="Aptos" w:hAnsi="Aptos" w:cs="Aptos"/>
        </w:rPr>
        <w:t xml:space="preserve">key </w:t>
      </w:r>
      <w:r w:rsidR="291A0DC6" w:rsidRPr="6A31513F">
        <w:rPr>
          <w:rFonts w:ascii="Aptos" w:eastAsia="Aptos" w:hAnsi="Aptos" w:cs="Aptos"/>
        </w:rPr>
        <w:t>examples are:</w:t>
      </w:r>
    </w:p>
    <w:p w14:paraId="03448F46" w14:textId="02F90CC3" w:rsidR="01FFE1D2" w:rsidRDefault="2BB2D61B" w:rsidP="693A94D7">
      <w:pPr>
        <w:pStyle w:val="ListParagraph"/>
        <w:numPr>
          <w:ilvl w:val="0"/>
          <w:numId w:val="5"/>
        </w:numPr>
        <w:rPr>
          <w:rFonts w:ascii="Aptos" w:hAnsi="Aptos"/>
          <w:color w:val="000000" w:themeColor="text1"/>
          <w:vertAlign w:val="superscript"/>
        </w:rPr>
      </w:pPr>
      <w:r w:rsidRPr="0691484D">
        <w:rPr>
          <w:rFonts w:eastAsia="Aptos"/>
        </w:rPr>
        <w:t xml:space="preserve">Bright visuals are often </w:t>
      </w:r>
      <w:r w:rsidR="2C3B55C1" w:rsidRPr="0691484D">
        <w:rPr>
          <w:rFonts w:eastAsia="Aptos"/>
        </w:rPr>
        <w:t>associated</w:t>
      </w:r>
      <w:r w:rsidRPr="0691484D">
        <w:rPr>
          <w:rFonts w:eastAsia="Aptos"/>
        </w:rPr>
        <w:t xml:space="preserve"> with louder sounds</w:t>
      </w:r>
      <w:r w:rsidR="08CE91AF" w:rsidRPr="0691484D">
        <w:rPr>
          <w:rFonts w:eastAsia="Aptos"/>
        </w:rPr>
        <w:t xml:space="preserve"> and </w:t>
      </w:r>
      <w:r w:rsidRPr="0691484D">
        <w:rPr>
          <w:rFonts w:eastAsia="Aptos"/>
        </w:rPr>
        <w:t>dim</w:t>
      </w:r>
      <w:r w:rsidR="3538857E" w:rsidRPr="0691484D">
        <w:rPr>
          <w:rFonts w:eastAsia="Aptos"/>
        </w:rPr>
        <w:t>mer</w:t>
      </w:r>
      <w:r w:rsidRPr="0691484D">
        <w:rPr>
          <w:rFonts w:eastAsia="Aptos"/>
        </w:rPr>
        <w:t xml:space="preserve"> </w:t>
      </w:r>
      <w:r w:rsidR="712FB6B5" w:rsidRPr="0691484D">
        <w:rPr>
          <w:rFonts w:eastAsia="Aptos"/>
        </w:rPr>
        <w:t xml:space="preserve">visuals </w:t>
      </w:r>
      <w:r w:rsidRPr="0691484D">
        <w:rPr>
          <w:rFonts w:eastAsia="Aptos"/>
        </w:rPr>
        <w:t>with quieter sounds.</w:t>
      </w:r>
      <w:r w:rsidR="006C2A4A" w:rsidRPr="0691484D">
        <w:rPr>
          <w:rFonts w:eastAsia="Aptos"/>
        </w:rPr>
        <w:t xml:space="preserve"> </w:t>
      </w:r>
      <w:r w:rsidR="0DBB950D">
        <w:t xml:space="preserve">Brighter visuals are </w:t>
      </w:r>
      <w:r w:rsidR="40A80429">
        <w:t>also</w:t>
      </w:r>
      <w:r w:rsidR="0DBB950D">
        <w:t xml:space="preserve"> </w:t>
      </w:r>
      <w:r w:rsidR="4D6922A9">
        <w:t xml:space="preserve">typically </w:t>
      </w:r>
      <w:r w:rsidR="0DBB950D">
        <w:t>paired with higher-pitched tones</w:t>
      </w:r>
      <w:sdt>
        <w:sdtPr>
          <w:rPr>
            <w:rFonts w:ascii="Aptos" w:hAnsi="Aptos"/>
            <w:color w:val="000000"/>
            <w:vertAlign w:val="superscript"/>
          </w:rPr>
          <w:tag w:val="MENDELEY_CITATION_v3_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"/>
          <w:id w:val="-1657295789"/>
          <w:placeholder>
            <w:docPart w:val="DefaultPlaceholder_-1854013440"/>
          </w:placeholder>
        </w:sdtPr>
        <w:sdtEndPr/>
        <w:sdtContent>
          <w:r w:rsidR="004D3373" w:rsidRPr="004D3373">
            <w:rPr>
              <w:rFonts w:ascii="Aptos" w:eastAsia="Aptos" w:hAnsi="Aptos" w:cs="Aptos"/>
              <w:color w:val="000000"/>
              <w:vertAlign w:val="superscript"/>
            </w:rPr>
            <w:t>39</w:t>
          </w:r>
        </w:sdtContent>
      </w:sdt>
      <w:r w:rsidR="007D44AF" w:rsidRPr="0691484D">
        <w:rPr>
          <w:rFonts w:ascii="Aptos" w:hAnsi="Aptos"/>
          <w:color w:val="000000" w:themeColor="text1"/>
        </w:rPr>
        <w:t>.</w:t>
      </w:r>
    </w:p>
    <w:p w14:paraId="6DB7D5E8" w14:textId="7B70C03A" w:rsidR="01FFE1D2" w:rsidRDefault="21029EB8" w:rsidP="00F6457C">
      <w:pPr>
        <w:pStyle w:val="ListParagraph"/>
        <w:numPr>
          <w:ilvl w:val="0"/>
          <w:numId w:val="5"/>
        </w:numPr>
        <w:spacing w:before="240" w:after="240"/>
        <w:rPr>
          <w:rFonts w:eastAsia="Aptos"/>
        </w:rPr>
      </w:pPr>
      <w:r w:rsidRPr="4E87E5E5">
        <w:rPr>
          <w:rFonts w:eastAsia="Aptos"/>
        </w:rPr>
        <w:t>V</w:t>
      </w:r>
      <w:r w:rsidR="04D750C3" w:rsidRPr="4E87E5E5">
        <w:rPr>
          <w:rFonts w:eastAsia="Aptos"/>
        </w:rPr>
        <w:t>isual object</w:t>
      </w:r>
      <w:r w:rsidR="5C89F568" w:rsidRPr="4E87E5E5">
        <w:rPr>
          <w:rFonts w:eastAsia="Aptos"/>
        </w:rPr>
        <w:t xml:space="preserve"> size is also </w:t>
      </w:r>
      <w:r w:rsidR="04D750C3" w:rsidRPr="4E87E5E5">
        <w:rPr>
          <w:rFonts w:eastAsia="Aptos"/>
        </w:rPr>
        <w:t>linked to pitch</w:t>
      </w:r>
      <w:r w:rsidR="1142DAED" w:rsidRPr="4E87E5E5">
        <w:rPr>
          <w:rFonts w:eastAsia="Aptos"/>
        </w:rPr>
        <w:t>, with smaller objects associated with higher pitche</w:t>
      </w:r>
      <w:r w:rsidR="2EECF89B" w:rsidRPr="4E87E5E5">
        <w:rPr>
          <w:rFonts w:eastAsia="Aptos"/>
        </w:rPr>
        <w:t>s</w:t>
      </w:r>
      <w:r w:rsidR="1142DAED" w:rsidRPr="4E87E5E5">
        <w:rPr>
          <w:rFonts w:eastAsia="Aptos"/>
        </w:rPr>
        <w:t>.</w:t>
      </w:r>
    </w:p>
    <w:p w14:paraId="12C3A256" w14:textId="041A565A" w:rsidR="01FFE1D2" w:rsidRDefault="3B265949" w:rsidP="00F6457C">
      <w:pPr>
        <w:pStyle w:val="ListParagraph"/>
        <w:numPr>
          <w:ilvl w:val="0"/>
          <w:numId w:val="5"/>
        </w:numPr>
        <w:spacing w:before="240" w:after="240"/>
        <w:rPr>
          <w:rFonts w:eastAsia="Aptos"/>
        </w:rPr>
      </w:pPr>
      <w:r w:rsidRPr="0691484D">
        <w:rPr>
          <w:rFonts w:ascii="Aptos" w:eastAsia="Aptos" w:hAnsi="Aptos" w:cs="Aptos"/>
        </w:rPr>
        <w:t>R</w:t>
      </w:r>
      <w:r w:rsidR="56B9F478" w:rsidRPr="0691484D">
        <w:rPr>
          <w:rFonts w:ascii="Aptos" w:eastAsia="Aptos" w:hAnsi="Aptos" w:cs="Aptos"/>
        </w:rPr>
        <w:t>ough</w:t>
      </w:r>
      <w:r w:rsidR="6730AA1A" w:rsidRPr="0691484D">
        <w:rPr>
          <w:rFonts w:ascii="Aptos" w:eastAsia="Aptos" w:hAnsi="Aptos" w:cs="Aptos"/>
        </w:rPr>
        <w:t>er</w:t>
      </w:r>
      <w:r w:rsidR="56B9F478" w:rsidRPr="0691484D">
        <w:rPr>
          <w:rFonts w:ascii="Aptos" w:eastAsia="Aptos" w:hAnsi="Aptos" w:cs="Aptos"/>
        </w:rPr>
        <w:t xml:space="preserve"> </w:t>
      </w:r>
      <w:r w:rsidR="1B617F08" w:rsidRPr="0691484D">
        <w:rPr>
          <w:rFonts w:ascii="Aptos" w:eastAsia="Aptos" w:hAnsi="Aptos" w:cs="Aptos"/>
        </w:rPr>
        <w:t xml:space="preserve">tactile </w:t>
      </w:r>
      <w:r w:rsidR="56B9F478" w:rsidRPr="0691484D">
        <w:rPr>
          <w:rFonts w:ascii="Aptos" w:eastAsia="Aptos" w:hAnsi="Aptos" w:cs="Aptos"/>
        </w:rPr>
        <w:t>textures are associated with harsh</w:t>
      </w:r>
      <w:r w:rsidR="2139668A" w:rsidRPr="0691484D">
        <w:rPr>
          <w:rFonts w:ascii="Aptos" w:eastAsia="Aptos" w:hAnsi="Aptos" w:cs="Aptos"/>
        </w:rPr>
        <w:t>er,</w:t>
      </w:r>
      <w:r w:rsidR="00246361" w:rsidRPr="0691484D">
        <w:rPr>
          <w:rFonts w:ascii="Aptos" w:eastAsia="Aptos" w:hAnsi="Aptos" w:cs="Aptos"/>
        </w:rPr>
        <w:t xml:space="preserve"> high</w:t>
      </w:r>
      <w:r w:rsidR="5E95913A" w:rsidRPr="0691484D">
        <w:rPr>
          <w:rFonts w:ascii="Aptos" w:eastAsia="Aptos" w:hAnsi="Aptos" w:cs="Aptos"/>
        </w:rPr>
        <w:t>er</w:t>
      </w:r>
      <w:r w:rsidR="00246361" w:rsidRPr="0691484D">
        <w:rPr>
          <w:rFonts w:ascii="Aptos" w:eastAsia="Aptos" w:hAnsi="Aptos" w:cs="Aptos"/>
        </w:rPr>
        <w:t xml:space="preserve"> energy s</w:t>
      </w:r>
      <w:r w:rsidR="56B9F478" w:rsidRPr="0691484D">
        <w:rPr>
          <w:rFonts w:ascii="Aptos" w:eastAsia="Aptos" w:hAnsi="Aptos" w:cs="Aptos"/>
        </w:rPr>
        <w:t>ounds</w:t>
      </w:r>
      <w:r w:rsidR="00246361" w:rsidRPr="0691484D">
        <w:rPr>
          <w:rFonts w:ascii="Aptos" w:eastAsia="Aptos" w:hAnsi="Aptos" w:cs="Aptos"/>
        </w:rPr>
        <w:t xml:space="preserve"> (e.g</w:t>
      </w:r>
      <w:r w:rsidR="62FE7954" w:rsidRPr="0691484D">
        <w:rPr>
          <w:rFonts w:ascii="Aptos" w:eastAsia="Aptos" w:hAnsi="Aptos" w:cs="Aptos"/>
        </w:rPr>
        <w:t>.</w:t>
      </w:r>
      <w:r w:rsidR="1C4037EE" w:rsidRPr="0691484D">
        <w:rPr>
          <w:rFonts w:ascii="Aptos" w:eastAsia="Aptos" w:hAnsi="Aptos" w:cs="Aptos"/>
        </w:rPr>
        <w:t>,</w:t>
      </w:r>
      <w:r w:rsidR="00246361" w:rsidRPr="0691484D">
        <w:rPr>
          <w:rFonts w:ascii="Aptos" w:eastAsia="Aptos" w:hAnsi="Aptos" w:cs="Aptos"/>
        </w:rPr>
        <w:t xml:space="preserve"> white noise</w:t>
      </w:r>
      <w:r w:rsidR="3BC26B40" w:rsidRPr="0691484D">
        <w:rPr>
          <w:rFonts w:ascii="Aptos" w:eastAsia="Aptos" w:hAnsi="Aptos" w:cs="Aptos"/>
        </w:rPr>
        <w:t xml:space="preserve"> or </w:t>
      </w:r>
      <w:r w:rsidR="00246361" w:rsidRPr="0691484D">
        <w:rPr>
          <w:rFonts w:ascii="Aptos" w:eastAsia="Aptos" w:hAnsi="Aptos" w:cs="Aptos"/>
        </w:rPr>
        <w:t>scratchy static)</w:t>
      </w:r>
      <w:sdt>
        <w:sdtPr>
          <w:rPr>
            <w:rFonts w:ascii="Aptos" w:eastAsia="Aptos" w:hAnsi="Aptos" w:cs="Aptos"/>
            <w:color w:val="000000"/>
            <w:vertAlign w:val="superscript"/>
          </w:rPr>
          <w:tag w:val="MENDELEY_CITATION_v3_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"/>
          <w:id w:val="8344942"/>
          <w:placeholder>
            <w:docPart w:val="DefaultPlaceholder_-1854013440"/>
          </w:placeholder>
        </w:sdtPr>
        <w:sdtEndPr/>
        <w:sdtContent>
          <w:r w:rsidR="004D3373" w:rsidRPr="004D3373">
            <w:rPr>
              <w:rFonts w:ascii="Aptos" w:eastAsia="Aptos" w:hAnsi="Aptos" w:cs="Aptos"/>
              <w:color w:val="000000"/>
              <w:vertAlign w:val="superscript"/>
            </w:rPr>
            <w:t>40</w:t>
          </w:r>
        </w:sdtContent>
      </w:sdt>
      <w:r w:rsidR="00246361" w:rsidRPr="0691484D">
        <w:rPr>
          <w:rFonts w:ascii="Aptos" w:eastAsia="Aptos" w:hAnsi="Aptos" w:cs="Aptos"/>
        </w:rPr>
        <w:t>.</w:t>
      </w:r>
    </w:p>
    <w:p w14:paraId="32C4AE91" w14:textId="1BE35A29" w:rsidR="01FFE1D2" w:rsidRDefault="00404971" w:rsidP="00F6457C">
      <w:pPr>
        <w:pStyle w:val="ListParagraph"/>
        <w:numPr>
          <w:ilvl w:val="0"/>
          <w:numId w:val="5"/>
        </w:numPr>
        <w:spacing w:before="240" w:after="240"/>
        <w:rPr>
          <w:rFonts w:eastAsia="Aptos"/>
        </w:rPr>
      </w:pPr>
      <w:r w:rsidRPr="4E87E5E5">
        <w:rPr>
          <w:rFonts w:eastAsia="Aptos"/>
        </w:rPr>
        <w:t>Heavier objects are expected to sound lower in pitch.</w:t>
      </w:r>
    </w:p>
    <w:p w14:paraId="58FD724F" w14:textId="05C234F0" w:rsidR="01FFE1D2" w:rsidRDefault="06D9EF18" w:rsidP="4E87E5E5">
      <w:pPr>
        <w:spacing w:before="240" w:after="240"/>
        <w:rPr>
          <w:rFonts w:ascii="Aptos" w:eastAsia="Aptos" w:hAnsi="Aptos" w:cs="Aptos"/>
        </w:rPr>
      </w:pPr>
      <w:r w:rsidRPr="0691484D">
        <w:rPr>
          <w:rFonts w:ascii="Aptos" w:eastAsia="Aptos" w:hAnsi="Aptos" w:cs="Aptos"/>
        </w:rPr>
        <w:t>M</w:t>
      </w:r>
      <w:r w:rsidR="41E6602C" w:rsidRPr="0691484D">
        <w:rPr>
          <w:rFonts w:ascii="Aptos" w:eastAsia="Aptos" w:hAnsi="Aptos" w:cs="Aptos"/>
        </w:rPr>
        <w:t xml:space="preserve">any </w:t>
      </w:r>
      <w:r w:rsidR="666D0857" w:rsidRPr="0691484D">
        <w:rPr>
          <w:rFonts w:ascii="Aptos" w:eastAsia="Aptos" w:hAnsi="Aptos" w:cs="Aptos"/>
        </w:rPr>
        <w:t xml:space="preserve">of these links </w:t>
      </w:r>
      <w:r w:rsidR="41E6602C" w:rsidRPr="0691484D">
        <w:rPr>
          <w:rFonts w:ascii="Aptos" w:eastAsia="Aptos" w:hAnsi="Aptos" w:cs="Aptos"/>
        </w:rPr>
        <w:t>are influenced by culture, language and personal experience</w:t>
      </w:r>
      <w:sdt>
        <w:sdtPr>
          <w:rPr>
            <w:rFonts w:ascii="Aptos" w:eastAsia="Aptos" w:hAnsi="Aptos" w:cs="Aptos"/>
            <w:color w:val="000000"/>
            <w:vertAlign w:val="superscript"/>
          </w:rPr>
          <w:tag w:val="MENDELEY_CITATION_v3_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"/>
          <w:id w:val="-883640762"/>
          <w:placeholder>
            <w:docPart w:val="DefaultPlaceholder_-1854013440"/>
          </w:placeholder>
        </w:sdtPr>
        <w:sdtEndPr/>
        <w:sdtContent>
          <w:r w:rsidR="004D3373" w:rsidRPr="004D3373">
            <w:rPr>
              <w:rFonts w:ascii="Aptos" w:eastAsia="Aptos" w:hAnsi="Aptos" w:cs="Aptos"/>
              <w:color w:val="000000"/>
              <w:vertAlign w:val="superscript"/>
            </w:rPr>
            <w:t>37</w:t>
          </w:r>
        </w:sdtContent>
      </w:sdt>
      <w:r w:rsidR="41E6602C" w:rsidRPr="0691484D">
        <w:rPr>
          <w:rFonts w:ascii="Aptos" w:eastAsia="Aptos" w:hAnsi="Aptos" w:cs="Aptos"/>
        </w:rPr>
        <w:t xml:space="preserve">. For example, in many Western societies, people report that cinnamon smells sweet, </w:t>
      </w:r>
      <w:r w:rsidR="1F17EC9B" w:rsidRPr="0691484D">
        <w:rPr>
          <w:rFonts w:ascii="Aptos" w:eastAsia="Aptos" w:hAnsi="Aptos" w:cs="Aptos"/>
        </w:rPr>
        <w:t>presumably because</w:t>
      </w:r>
      <w:r w:rsidR="41E6602C" w:rsidRPr="0691484D">
        <w:rPr>
          <w:rFonts w:ascii="Aptos" w:eastAsia="Aptos" w:hAnsi="Aptos" w:cs="Aptos"/>
        </w:rPr>
        <w:t xml:space="preserve"> it is frequently paired with sugar in desserts</w:t>
      </w:r>
      <w:sdt>
        <w:sdtPr>
          <w:rPr>
            <w:rFonts w:ascii="Aptos" w:eastAsia="Aptos" w:hAnsi="Aptos" w:cs="Aptos"/>
            <w:color w:val="000000"/>
            <w:vertAlign w:val="superscript"/>
          </w:rPr>
          <w:tag w:val="MENDELEY_CITATION_v3_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"/>
          <w:id w:val="-2004654245"/>
          <w:placeholder>
            <w:docPart w:val="DefaultPlaceholder_-1854013440"/>
          </w:placeholder>
        </w:sdtPr>
        <w:sdtEndPr/>
        <w:sdtContent>
          <w:r w:rsidR="004D3373" w:rsidRPr="004D3373">
            <w:rPr>
              <w:rFonts w:ascii="Aptos" w:eastAsia="Aptos" w:hAnsi="Aptos" w:cs="Aptos"/>
              <w:color w:val="000000"/>
              <w:vertAlign w:val="superscript"/>
            </w:rPr>
            <w:t>41</w:t>
          </w:r>
        </w:sdtContent>
      </w:sdt>
      <w:r w:rsidR="41E6602C" w:rsidRPr="0691484D">
        <w:rPr>
          <w:rFonts w:ascii="Aptos" w:eastAsia="Aptos" w:hAnsi="Aptos" w:cs="Aptos"/>
        </w:rPr>
        <w:t>. In contrast, in cultures</w:t>
      </w:r>
      <w:r w:rsidR="2453F6C7" w:rsidRPr="0691484D">
        <w:rPr>
          <w:rFonts w:ascii="Aptos" w:eastAsia="Aptos" w:hAnsi="Aptos" w:cs="Aptos"/>
        </w:rPr>
        <w:t xml:space="preserve"> </w:t>
      </w:r>
      <w:r w:rsidR="41E6602C" w:rsidRPr="0691484D">
        <w:rPr>
          <w:rFonts w:ascii="Aptos" w:eastAsia="Aptos" w:hAnsi="Aptos" w:cs="Aptos"/>
        </w:rPr>
        <w:t xml:space="preserve">where cinnamon is </w:t>
      </w:r>
      <w:r w:rsidR="66FDADA2" w:rsidRPr="0691484D">
        <w:rPr>
          <w:rFonts w:ascii="Aptos" w:eastAsia="Aptos" w:hAnsi="Aptos" w:cs="Aptos"/>
        </w:rPr>
        <w:t xml:space="preserve">more </w:t>
      </w:r>
      <w:r w:rsidR="41E6602C" w:rsidRPr="0691484D">
        <w:rPr>
          <w:rFonts w:ascii="Aptos" w:eastAsia="Aptos" w:hAnsi="Aptos" w:cs="Aptos"/>
        </w:rPr>
        <w:t xml:space="preserve">commonly used in savoury dishes, it </w:t>
      </w:r>
      <w:r w:rsidR="5D38C22A" w:rsidRPr="0691484D">
        <w:rPr>
          <w:rFonts w:ascii="Aptos" w:eastAsia="Aptos" w:hAnsi="Aptos" w:cs="Aptos"/>
        </w:rPr>
        <w:t>may not be</w:t>
      </w:r>
      <w:r w:rsidR="41E6602C" w:rsidRPr="0691484D">
        <w:rPr>
          <w:rFonts w:ascii="Aptos" w:eastAsia="Aptos" w:hAnsi="Aptos" w:cs="Aptos"/>
        </w:rPr>
        <w:t xml:space="preserve"> perceived as sweet at all. Learned correspondences like these</w:t>
      </w:r>
      <w:r w:rsidR="61FF81C7" w:rsidRPr="0691484D">
        <w:rPr>
          <w:rFonts w:ascii="Aptos" w:eastAsia="Aptos" w:hAnsi="Aptos" w:cs="Aptos"/>
        </w:rPr>
        <w:t>,</w:t>
      </w:r>
      <w:r w:rsidR="41E6602C" w:rsidRPr="0691484D">
        <w:rPr>
          <w:rFonts w:ascii="Aptos" w:eastAsia="Aptos" w:hAnsi="Aptos" w:cs="Aptos"/>
        </w:rPr>
        <w:t xml:space="preserve"> shape how we interpret sensory information, </w:t>
      </w:r>
      <w:r w:rsidR="79A6EF35" w:rsidRPr="0691484D">
        <w:rPr>
          <w:rFonts w:ascii="Aptos" w:eastAsia="Aptos" w:hAnsi="Aptos" w:cs="Aptos"/>
        </w:rPr>
        <w:t>meaning that different audience members are likely to have different patterns of correspondences.</w:t>
      </w:r>
    </w:p>
    <w:p w14:paraId="13BF734A" w14:textId="46C9D9E3" w:rsidR="01FFE1D2" w:rsidRDefault="73F3FB37" w:rsidP="25595CE8">
      <w:pPr>
        <w:spacing w:before="240" w:after="240"/>
        <w:rPr>
          <w:rFonts w:ascii="Aptos" w:eastAsia="Aptos" w:hAnsi="Aptos" w:cs="Aptos"/>
        </w:rPr>
      </w:pPr>
      <w:r w:rsidRPr="0691484D">
        <w:rPr>
          <w:rFonts w:ascii="Aptos" w:eastAsia="Aptos" w:hAnsi="Aptos" w:cs="Aptos"/>
        </w:rPr>
        <w:lastRenderedPageBreak/>
        <w:t>T</w:t>
      </w:r>
      <w:r w:rsidR="1A69641D" w:rsidRPr="0691484D">
        <w:rPr>
          <w:rFonts w:ascii="Aptos" w:eastAsia="Aptos" w:hAnsi="Aptos" w:cs="Aptos"/>
        </w:rPr>
        <w:t xml:space="preserve">hese observations highlight the potential </w:t>
      </w:r>
      <w:r w:rsidR="6B8858A2" w:rsidRPr="0691484D">
        <w:rPr>
          <w:rFonts w:ascii="Aptos" w:eastAsia="Aptos" w:hAnsi="Aptos" w:cs="Aptos"/>
        </w:rPr>
        <w:t>of</w:t>
      </w:r>
      <w:r w:rsidR="778F78C8" w:rsidRPr="0691484D">
        <w:rPr>
          <w:rFonts w:ascii="Aptos" w:eastAsia="Aptos" w:hAnsi="Aptos" w:cs="Aptos"/>
        </w:rPr>
        <w:t xml:space="preserve"> experiment</w:t>
      </w:r>
      <w:r w:rsidR="0618CECF" w:rsidRPr="0691484D">
        <w:rPr>
          <w:rFonts w:ascii="Aptos" w:eastAsia="Aptos" w:hAnsi="Aptos" w:cs="Aptos"/>
        </w:rPr>
        <w:t>ing</w:t>
      </w:r>
      <w:r w:rsidR="1A69641D" w:rsidRPr="0691484D">
        <w:rPr>
          <w:rFonts w:ascii="Aptos" w:eastAsia="Aptos" w:hAnsi="Aptos" w:cs="Aptos"/>
        </w:rPr>
        <w:t xml:space="preserve"> with sensory pairings: c</w:t>
      </w:r>
      <w:r w:rsidR="11BA8A4E" w:rsidRPr="0691484D">
        <w:rPr>
          <w:rFonts w:ascii="Aptos" w:eastAsia="Aptos" w:hAnsi="Aptos" w:cs="Aptos"/>
        </w:rPr>
        <w:t>onsistent, intuitive pairings can feel seamless, whereas deliberate mismatches can create novelty or tension</w:t>
      </w:r>
      <w:r w:rsidR="6E5B4037" w:rsidRPr="0691484D">
        <w:rPr>
          <w:rFonts w:ascii="Aptos" w:eastAsia="Aptos" w:hAnsi="Aptos" w:cs="Aptos"/>
        </w:rPr>
        <w:t xml:space="preserve"> by disrupting expectations</w:t>
      </w:r>
      <w:sdt>
        <w:sdtPr>
          <w:rPr>
            <w:rFonts w:ascii="Aptos" w:eastAsia="Aptos" w:hAnsi="Aptos" w:cs="Aptos"/>
            <w:color w:val="000000"/>
            <w:vertAlign w:val="superscript"/>
          </w:rPr>
          <w:tag w:val="MENDELEY_CITATION_v3_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"/>
          <w:id w:val="1345984777"/>
          <w:placeholder>
            <w:docPart w:val="DefaultPlaceholder_-1854013440"/>
          </w:placeholder>
        </w:sdtPr>
        <w:sdtEndPr/>
        <w:sdtContent>
          <w:r w:rsidR="004D3373" w:rsidRPr="004D3373">
            <w:rPr>
              <w:rFonts w:ascii="Aptos" w:eastAsia="Aptos" w:hAnsi="Aptos" w:cs="Aptos"/>
              <w:color w:val="000000"/>
              <w:vertAlign w:val="superscript"/>
            </w:rPr>
            <w:t>42</w:t>
          </w:r>
        </w:sdtContent>
      </w:sdt>
      <w:r w:rsidR="11BA8A4E" w:rsidRPr="0691484D">
        <w:rPr>
          <w:rFonts w:ascii="Aptos" w:eastAsia="Aptos" w:hAnsi="Aptos" w:cs="Aptos"/>
        </w:rPr>
        <w:t>.</w:t>
      </w:r>
      <w:r w:rsidR="11BA8A4E">
        <w:t xml:space="preserve"> </w:t>
      </w:r>
      <w:r w:rsidR="372ED4D3" w:rsidRPr="0691484D">
        <w:rPr>
          <w:rFonts w:ascii="Aptos" w:eastAsia="Aptos" w:hAnsi="Aptos" w:cs="Aptos"/>
        </w:rPr>
        <w:t>W</w:t>
      </w:r>
      <w:r w:rsidR="41E6602C" w:rsidRPr="0691484D">
        <w:rPr>
          <w:rFonts w:ascii="Aptos" w:eastAsia="Aptos" w:hAnsi="Aptos" w:cs="Aptos"/>
        </w:rPr>
        <w:t>ell-established correspondences</w:t>
      </w:r>
      <w:r w:rsidR="3211CB83" w:rsidRPr="0691484D">
        <w:rPr>
          <w:rFonts w:ascii="Aptos" w:eastAsia="Aptos" w:hAnsi="Aptos" w:cs="Aptos"/>
        </w:rPr>
        <w:t xml:space="preserve"> can </w:t>
      </w:r>
      <w:r w:rsidR="0AC7F362" w:rsidRPr="0691484D">
        <w:rPr>
          <w:rFonts w:ascii="Aptos" w:eastAsia="Aptos" w:hAnsi="Aptos" w:cs="Aptos"/>
        </w:rPr>
        <w:t xml:space="preserve">also </w:t>
      </w:r>
      <w:r w:rsidR="3211CB83" w:rsidRPr="0691484D">
        <w:rPr>
          <w:rFonts w:ascii="Aptos" w:eastAsia="Aptos" w:hAnsi="Aptos" w:cs="Aptos"/>
        </w:rPr>
        <w:t xml:space="preserve">be </w:t>
      </w:r>
      <w:r w:rsidR="77E0A9FE" w:rsidRPr="0691484D">
        <w:rPr>
          <w:rFonts w:ascii="Aptos" w:eastAsia="Aptos" w:hAnsi="Aptos" w:cs="Aptos"/>
        </w:rPr>
        <w:t xml:space="preserve">recruited </w:t>
      </w:r>
      <w:r w:rsidR="1110BFF8" w:rsidRPr="0691484D">
        <w:rPr>
          <w:rFonts w:ascii="Aptos" w:eastAsia="Aptos" w:hAnsi="Aptos" w:cs="Aptos"/>
        </w:rPr>
        <w:t xml:space="preserve">to </w:t>
      </w:r>
      <w:r w:rsidR="0E4A87A6" w:rsidRPr="0691484D">
        <w:rPr>
          <w:rFonts w:ascii="Aptos" w:eastAsia="Aptos" w:hAnsi="Aptos" w:cs="Aptos"/>
        </w:rPr>
        <w:t>imply</w:t>
      </w:r>
      <w:r w:rsidR="3ECE774F" w:rsidRPr="0691484D">
        <w:rPr>
          <w:rFonts w:ascii="Aptos" w:eastAsia="Aptos" w:hAnsi="Aptos" w:cs="Aptos"/>
        </w:rPr>
        <w:t xml:space="preserve"> certain</w:t>
      </w:r>
      <w:r w:rsidR="0E4A87A6" w:rsidRPr="0691484D">
        <w:rPr>
          <w:rFonts w:ascii="Aptos" w:eastAsia="Aptos" w:hAnsi="Aptos" w:cs="Aptos"/>
        </w:rPr>
        <w:t xml:space="preserve"> </w:t>
      </w:r>
      <w:r w:rsidR="61DE6023" w:rsidRPr="0691484D">
        <w:rPr>
          <w:rFonts w:ascii="Aptos" w:eastAsia="Aptos" w:hAnsi="Aptos" w:cs="Aptos"/>
        </w:rPr>
        <w:t>aspects of an environment that aren’t simulated</w:t>
      </w:r>
      <w:r w:rsidR="41E6602C" w:rsidRPr="0691484D">
        <w:rPr>
          <w:rFonts w:ascii="Aptos" w:eastAsia="Aptos" w:hAnsi="Aptos" w:cs="Aptos"/>
        </w:rPr>
        <w:t xml:space="preserve">, such as </w:t>
      </w:r>
      <w:r w:rsidR="65166979" w:rsidRPr="0691484D">
        <w:rPr>
          <w:rFonts w:ascii="Aptos" w:eastAsia="Aptos" w:hAnsi="Aptos" w:cs="Aptos"/>
        </w:rPr>
        <w:t>reverb being used to evoke a sense of space in an auditory-only experience</w:t>
      </w:r>
      <w:sdt>
        <w:sdtPr>
          <w:rPr>
            <w:rFonts w:ascii="Aptos" w:eastAsia="Aptos" w:hAnsi="Aptos" w:cs="Aptos"/>
            <w:color w:val="000000"/>
            <w:vertAlign w:val="superscript"/>
          </w:rPr>
          <w:tag w:val="MENDELEY_CITATION_v3_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"/>
          <w:id w:val="889376879"/>
          <w:placeholder>
            <w:docPart w:val="DefaultPlaceholder_-1854013440"/>
          </w:placeholder>
        </w:sdtPr>
        <w:sdtEndPr/>
        <w:sdtContent>
          <w:r w:rsidR="004D3373" w:rsidRPr="004D3373">
            <w:rPr>
              <w:rFonts w:ascii="Aptos" w:eastAsia="Aptos" w:hAnsi="Aptos" w:cs="Aptos"/>
              <w:color w:val="000000"/>
              <w:vertAlign w:val="superscript"/>
            </w:rPr>
            <w:t>43</w:t>
          </w:r>
        </w:sdtContent>
      </w:sdt>
      <w:r w:rsidR="65166979" w:rsidRPr="0691484D">
        <w:rPr>
          <w:rFonts w:ascii="Aptos" w:eastAsia="Aptos" w:hAnsi="Aptos" w:cs="Aptos"/>
        </w:rPr>
        <w:t>.</w:t>
      </w:r>
      <w:r w:rsidR="41E6602C" w:rsidRPr="0691484D">
        <w:rPr>
          <w:rFonts w:ascii="Aptos" w:eastAsia="Aptos" w:hAnsi="Aptos" w:cs="Aptos"/>
        </w:rPr>
        <w:t xml:space="preserve"> </w:t>
      </w:r>
    </w:p>
    <w:p w14:paraId="5FBE6776" w14:textId="564F4D56" w:rsidR="73292E27" w:rsidRDefault="4D66E8B3" w:rsidP="044B0010">
      <w:pPr>
        <w:pStyle w:val="Heading2"/>
      </w:pPr>
      <w:bookmarkStart w:id="84" w:name="_Ref208572498"/>
      <w:bookmarkStart w:id="85" w:name="_Toc928925221"/>
      <w:r>
        <w:t xml:space="preserve">Creative opportunities: </w:t>
      </w:r>
      <w:r w:rsidR="345443BE">
        <w:t xml:space="preserve">Boosting </w:t>
      </w:r>
      <w:bookmarkEnd w:id="84"/>
      <w:bookmarkEnd w:id="85"/>
      <w:r w:rsidR="345443BE" w:rsidRPr="5C13A47C">
        <w:t>presence</w:t>
      </w:r>
    </w:p>
    <w:p w14:paraId="02D03874" w14:textId="5AF1F20A" w:rsidR="73292E27" w:rsidRDefault="345443BE" w:rsidP="044B0010">
      <w:pPr>
        <w:rPr>
          <w:rFonts w:ascii="Aptos" w:eastAsia="Aptos" w:hAnsi="Aptos" w:cs="Aptos"/>
          <w:color w:val="498205"/>
          <w:sz w:val="22"/>
          <w:szCs w:val="22"/>
        </w:rPr>
      </w:pPr>
      <w:commentRangeStart w:id="86"/>
      <w:r>
        <w:t>A primary goal of many experiences is to make audiences feel genuinely present within the story world</w:t>
      </w:r>
      <w:r w:rsidR="7BEBC036">
        <w:t xml:space="preserve">, what </w:t>
      </w:r>
      <w:r w:rsidR="00C45620" w:rsidRPr="0691484D">
        <w:rPr>
          <w:i/>
          <w:iCs/>
        </w:rPr>
        <w:t>Industrial Light &amp; Magic’s</w:t>
      </w:r>
      <w:r w:rsidR="00CD3574">
        <w:t xml:space="preserve"> Vicki Dobbs-Beck </w:t>
      </w:r>
      <w:r w:rsidR="1640E6A2">
        <w:t xml:space="preserve">describes as </w:t>
      </w:r>
      <w:commentRangeStart w:id="87"/>
      <w:r w:rsidR="00CD3574" w:rsidRPr="0691484D">
        <w:rPr>
          <w:b/>
          <w:bCs/>
          <w:i/>
          <w:iCs/>
        </w:rPr>
        <w:t>Story living</w:t>
      </w:r>
      <w:sdt>
        <w:sdtPr>
          <w:rPr>
            <w:rFonts w:ascii="Aptos" w:hAnsi="Aptos"/>
            <w:b/>
            <w:i/>
            <w:color w:val="000000"/>
            <w:vertAlign w:val="superscript"/>
          </w:rPr>
          <w:tag w:val="MENDELEY_CITATION_v3_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"/>
          <w:id w:val="1605761518"/>
          <w:placeholder>
            <w:docPart w:val="FBA64C12A4D746868AA71D71CA460DB6"/>
          </w:placeholder>
        </w:sdtPr>
        <w:sdtEndPr/>
        <w:sdtContent>
          <w:r w:rsidR="004D3373" w:rsidRPr="004D3373">
            <w:rPr>
              <w:rFonts w:ascii="Aptos" w:eastAsia="Aptos" w:hAnsi="Aptos" w:cs="Aptos"/>
              <w:b/>
              <w:bCs/>
              <w:i/>
              <w:iCs/>
              <w:color w:val="000000"/>
              <w:vertAlign w:val="superscript"/>
            </w:rPr>
            <w:t>44</w:t>
          </w:r>
        </w:sdtContent>
      </w:sdt>
      <w:r w:rsidR="00CD3574">
        <w:t xml:space="preserve">. </w:t>
      </w:r>
      <w:commentRangeEnd w:id="87"/>
      <w:r>
        <w:rPr>
          <w:rStyle w:val="CommentReference"/>
          <w:sz w:val="24"/>
          <w:szCs w:val="24"/>
        </w:rPr>
        <w:commentReference w:id="87"/>
      </w:r>
      <w:commentRangeEnd w:id="86"/>
      <w:r>
        <w:rPr>
          <w:rStyle w:val="CommentReference"/>
          <w:sz w:val="24"/>
          <w:szCs w:val="24"/>
        </w:rPr>
        <w:commentReference w:id="86"/>
      </w:r>
      <w:r>
        <w:t>Indeed, this sense of presence is increasingly being treated as a key performance indicator that sits alongside box-office revenue or dwell-time metrics. Multisensory elements can significantly enhance this sense of presence</w:t>
      </w:r>
      <w:sdt>
        <w:sdtPr>
          <w:rPr>
            <w:rFonts w:ascii="Aptos" w:hAnsi="Aptos"/>
            <w:color w:val="000000"/>
            <w:vertAlign w:val="superscript"/>
          </w:rPr>
          <w:tag w:val="MENDELEY_CITATION_v3_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"/>
          <w:id w:val="2027837022"/>
          <w:placeholder>
            <w:docPart w:val="CF2BB882134944B2914C66528C988B3E"/>
          </w:placeholder>
        </w:sdtPr>
        <w:sdtEndPr/>
        <w:sdtContent>
          <w:r w:rsidR="004D3373" w:rsidRPr="004D3373">
            <w:rPr>
              <w:rFonts w:ascii="Aptos" w:eastAsia="Aptos" w:hAnsi="Aptos" w:cs="Aptos"/>
              <w:color w:val="000000"/>
              <w:vertAlign w:val="superscript"/>
            </w:rPr>
            <w:t>18</w:t>
          </w:r>
        </w:sdtContent>
      </w:sdt>
      <w:r>
        <w:t>, making experiences more engaging, enjoyable</w:t>
      </w:r>
      <w:sdt>
        <w:sdtPr>
          <w:rPr>
            <w:rFonts w:ascii="Aptos" w:hAnsi="Aptos"/>
            <w:color w:val="000000"/>
            <w:vertAlign w:val="superscript"/>
          </w:rPr>
          <w:tag w:val="MENDELEY_CITATION_v3_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"/>
          <w:id w:val="1964863238"/>
          <w:placeholder>
            <w:docPart w:val="DefaultPlaceholder_-1854013440"/>
          </w:placeholder>
        </w:sdtPr>
        <w:sdtEndPr/>
        <w:sdtContent>
          <w:r w:rsidR="004D3373" w:rsidRPr="004D3373">
            <w:rPr>
              <w:rFonts w:ascii="Aptos" w:eastAsia="Aptos" w:hAnsi="Aptos" w:cs="Aptos"/>
              <w:color w:val="000000"/>
              <w:vertAlign w:val="superscript"/>
            </w:rPr>
            <w:t>45</w:t>
          </w:r>
        </w:sdtContent>
      </w:sdt>
      <w:r>
        <w:t xml:space="preserve"> and emotionally resonant</w:t>
      </w:r>
      <w:sdt>
        <w:sdtPr>
          <w:rPr>
            <w:rFonts w:ascii="Aptos" w:hAnsi="Aptos"/>
            <w:color w:val="000000"/>
            <w:vertAlign w:val="superscript"/>
          </w:rPr>
          <w:tag w:val="MENDELEY_CITATION_v3_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"/>
          <w:id w:val="1660050520"/>
          <w:placeholder>
            <w:docPart w:val="DefaultPlaceholder_-1854013440"/>
          </w:placeholder>
        </w:sdtPr>
        <w:sdtEndPr/>
        <w:sdtContent>
          <w:r w:rsidR="004D3373" w:rsidRPr="004D3373">
            <w:rPr>
              <w:rFonts w:ascii="Aptos" w:eastAsia="Aptos" w:hAnsi="Aptos" w:cs="Aptos"/>
              <w:color w:val="000000"/>
              <w:vertAlign w:val="superscript"/>
            </w:rPr>
            <w:t>46</w:t>
          </w:r>
        </w:sdtContent>
      </w:sdt>
      <w:r>
        <w:t xml:space="preserve">. </w:t>
      </w:r>
    </w:p>
    <w:p w14:paraId="6212FAE4" w14:textId="7ADE7D43" w:rsidR="73292E27" w:rsidRDefault="345443BE" w:rsidP="044B0010">
      <w:pPr>
        <w:pStyle w:val="Heading4"/>
        <w:ind w:left="450"/>
      </w:pPr>
      <w:bookmarkStart w:id="88" w:name="_Toc684454082"/>
      <w:r>
        <w:t xml:space="preserve">Case study: </w:t>
      </w:r>
      <w:commentRangeStart w:id="89"/>
      <w:r>
        <w:t>Current, Rising</w:t>
      </w:r>
      <w:bookmarkEnd w:id="88"/>
      <w:commentRangeEnd w:id="89"/>
      <w:r>
        <w:rPr>
          <w:rStyle w:val="CommentReference"/>
          <w:sz w:val="24"/>
          <w:szCs w:val="24"/>
        </w:rPr>
        <w:commentReference w:id="89"/>
      </w:r>
    </w:p>
    <w:p w14:paraId="01A07297" w14:textId="2295083E" w:rsidR="73292E27" w:rsidRDefault="345443BE" w:rsidP="006D66B9">
      <w:pPr>
        <w:ind w:right="1260"/>
        <w:rPr>
          <w:rFonts w:ascii="Aptos" w:eastAsia="Aptos" w:hAnsi="Aptos" w:cs="Aptos"/>
          <w:color w:val="498205"/>
          <w:sz w:val="22"/>
          <w:szCs w:val="22"/>
          <w:u w:val="single"/>
        </w:rPr>
      </w:pPr>
      <w:r w:rsidRPr="6A31513F">
        <w:rPr>
          <w:b/>
          <w:bCs/>
          <w:i/>
          <w:iCs/>
        </w:rPr>
        <w:t>Current, Rising</w:t>
      </w:r>
      <w:r>
        <w:t xml:space="preserve"> </w:t>
      </w:r>
      <w:r w:rsidR="35AFEDF7">
        <w:t>is</w:t>
      </w:r>
      <w:r>
        <w:t xml:space="preserve"> an award-winning, location-based </w:t>
      </w:r>
      <w:r w:rsidRPr="5C13A47C">
        <w:rPr>
          <w:i/>
        </w:rPr>
        <w:t xml:space="preserve">hyper </w:t>
      </w:r>
      <w:r w:rsidRPr="5C13A47C">
        <w:rPr>
          <w:i/>
          <w:iCs/>
        </w:rPr>
        <w:t>reality</w:t>
      </w:r>
      <w:r w:rsidRPr="5C13A47C">
        <w:rPr>
          <w:i/>
        </w:rPr>
        <w:t xml:space="preserve"> </w:t>
      </w:r>
      <w:r>
        <w:t xml:space="preserve">opera experience created in collaboration between the </w:t>
      </w:r>
      <w:r w:rsidRPr="5C13A47C">
        <w:rPr>
          <w:i/>
        </w:rPr>
        <w:t xml:space="preserve">Royal Opera House’s </w:t>
      </w:r>
      <w:r w:rsidR="40344FE9" w:rsidRPr="5C13A47C">
        <w:t>I</w:t>
      </w:r>
      <w:r w:rsidRPr="5C13A47C">
        <w:t xml:space="preserve">nnovation </w:t>
      </w:r>
      <w:r w:rsidR="5E31113D" w:rsidRPr="5C13A47C">
        <w:t>P</w:t>
      </w:r>
      <w:r w:rsidRPr="5C13A47C">
        <w:t>rogramme</w:t>
      </w:r>
      <w:r w:rsidRPr="5C13A47C">
        <w:rPr>
          <w:i/>
        </w:rPr>
        <w:t>, Audience Labs</w:t>
      </w:r>
      <w:r>
        <w:t xml:space="preserve"> and </w:t>
      </w:r>
      <w:r w:rsidRPr="5C13A47C">
        <w:rPr>
          <w:i/>
          <w:iCs/>
        </w:rPr>
        <w:t>Figment Productions,</w:t>
      </w:r>
      <w:r>
        <w:t xml:space="preserve"> with audience insight research by </w:t>
      </w:r>
      <w:r w:rsidRPr="5C13A47C">
        <w:rPr>
          <w:i/>
        </w:rPr>
        <w:t>StoryFutures</w:t>
      </w:r>
      <w:r>
        <w:t xml:space="preserve"> at </w:t>
      </w:r>
      <w:r w:rsidRPr="5C13A47C">
        <w:rPr>
          <w:i/>
        </w:rPr>
        <w:t>Royal Holloway, University of London</w:t>
      </w:r>
      <w:r>
        <w:t xml:space="preserve">. In addition to a conventional audiovisual VR headset, </w:t>
      </w:r>
      <w:r w:rsidRPr="6A31513F">
        <w:rPr>
          <w:b/>
          <w:bCs/>
          <w:i/>
          <w:iCs/>
        </w:rPr>
        <w:t>Current, Rising</w:t>
      </w:r>
      <w:r w:rsidRPr="6A31513F">
        <w:rPr>
          <w:b/>
          <w:bCs/>
        </w:rPr>
        <w:t xml:space="preserve"> </w:t>
      </w:r>
      <w:r>
        <w:t>featured free-roam movement, avatars, wind effects, floor vibrations and highly detailed virtual hands, allowing for a richer, more embodied experience.</w:t>
      </w:r>
    </w:p>
    <w:p w14:paraId="094641BA" w14:textId="06823AB9" w:rsidR="73292E27" w:rsidRDefault="345443BE" w:rsidP="006D66B9">
      <w:pPr>
        <w:ind w:right="1260"/>
        <w:rPr>
          <w:i/>
        </w:rPr>
      </w:pPr>
      <w:r>
        <w:t>Audience members reported that elements simulating physical sensations – namely blowing wind and free movement through the space – had the most significant impact on their sense of presence (</w:t>
      </w:r>
      <w:commentRangeStart w:id="90"/>
      <w:r>
        <w:t>see</w:t>
      </w:r>
      <w:r w:rsidR="00B54DF7">
        <w:t xml:space="preserve"> </w:t>
      </w:r>
      <w:r>
        <w:fldChar w:fldCharType="begin"/>
      </w:r>
      <w:r>
        <w:instrText xml:space="preserve"> REF _Ref224644343 \h </w:instrText>
      </w:r>
      <w:r>
        <w:fldChar w:fldCharType="separate"/>
      </w:r>
      <w:r w:rsidR="00B54DF7">
        <w:t xml:space="preserve">Figure </w:t>
      </w:r>
      <w:r w:rsidR="00B54DF7" w:rsidRPr="6A31513F">
        <w:rPr>
          <w:noProof/>
        </w:rPr>
        <w:t>7</w:t>
      </w:r>
      <w:r>
        <w:fldChar w:fldCharType="end"/>
      </w:r>
      <w:commentRangeEnd w:id="90"/>
      <w:r>
        <w:rPr>
          <w:rStyle w:val="CommentReference"/>
          <w:sz w:val="24"/>
          <w:szCs w:val="24"/>
        </w:rPr>
        <w:commentReference w:id="90"/>
      </w:r>
      <w:r>
        <w:t xml:space="preserve">). These features fostered a visceral connection between the audience and the virtual world, enhancing the illusion of genuinely being present. Floor vibration and the visibility of avatars of fellow participants were thought to be less important, with virtual hands having the least effect of all, perhaps because there were few interaction opportunities allowing people to use their hands in the experience. </w:t>
      </w:r>
      <w:r w:rsidR="53055DDD">
        <w:t xml:space="preserve">Simon cautions against over-reading the lower score for floor vibration in </w:t>
      </w:r>
      <w:r w:rsidR="53055DDD" w:rsidRPr="5C13A47C">
        <w:rPr>
          <w:b/>
          <w:bCs/>
          <w:i/>
          <w:iCs/>
        </w:rPr>
        <w:t>Current, Rising</w:t>
      </w:r>
      <w:r w:rsidR="53055DDD">
        <w:t>:</w:t>
      </w:r>
    </w:p>
    <w:p w14:paraId="791A3624" w14:textId="77777777" w:rsidR="00927361" w:rsidRDefault="345443BE" w:rsidP="006D66B9">
      <w:pPr>
        <w:keepNext/>
        <w:ind w:left="450" w:right="1260"/>
        <w:jc w:val="center"/>
      </w:pPr>
      <w:r>
        <w:rPr>
          <w:noProof/>
        </w:rPr>
        <w:lastRenderedPageBreak/>
        <w:drawing>
          <wp:inline distT="0" distB="0" distL="0" distR="0" wp14:anchorId="64726F7B" wp14:editId="3722DD74">
            <wp:extent cx="3371850" cy="2867025"/>
            <wp:effectExtent l="0" t="0" r="0" b="0"/>
            <wp:docPr id="1252637312" name="Picture 1298137558" descr="Stacked bar chart displays participant agreement levels on how certain non-typical virtual reality aspects enhanced immersion, with categories including blowing wind, free roam walking, floor vibration, audience avatars, and virtual hands. Color-coded segments range from &quot;Not at all&quot; (black) to &quot;Very much so&quot; (light yellow), showing high immersion for blowing wind and free roam walking, while virtual hands received lower agreement; accompanying photos depict VR setup with user wearing headset and devices generating wind effe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637312" name="Picture 1298137558" descr="Stacked bar chart displays participant agreement levels on how certain non-typical virtual reality aspects enhanced immersion, with categories including blowing wind, free roam walking, floor vibration, audience avatars, and virtual hands. Color-coded segments range from &quot;Not at all&quot; (black) to &quot;Very much so&quot; (light yellow), showing high immersion for blowing wind and free roam walking, while virtual hands received lower agreement; accompanying photos depict VR setup with user wearing headset and devices generating wind effects."/>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371850" cy="2867025"/>
                    </a:xfrm>
                    <a:prstGeom prst="rect">
                      <a:avLst/>
                    </a:prstGeom>
                  </pic:spPr>
                </pic:pic>
              </a:graphicData>
            </a:graphic>
          </wp:inline>
        </w:drawing>
      </w:r>
    </w:p>
    <w:p w14:paraId="5955B395" w14:textId="7C460261" w:rsidR="00664FA6" w:rsidRDefault="0C6D026D" w:rsidP="5C13A47C">
      <w:pPr>
        <w:pStyle w:val="Caption"/>
      </w:pPr>
      <w:r w:rsidRPr="47AAA167">
        <w:rPr>
          <w:b/>
          <w:i/>
        </w:rPr>
        <w:t>Left</w:t>
      </w:r>
      <w:r w:rsidR="74445488" w:rsidRPr="47AAA167">
        <w:rPr>
          <w:b/>
          <w:i/>
        </w:rPr>
        <w:t xml:space="preserve"> Figure:</w:t>
      </w:r>
      <w:r w:rsidR="74445488">
        <w:t xml:space="preserve"> D</w:t>
      </w:r>
      <w:r>
        <w:t xml:space="preserve">epicting the frequency people responded with the different rating options to the question </w:t>
      </w:r>
      <w:r w:rsidR="2547E691">
        <w:t>“</w:t>
      </w:r>
      <w:r w:rsidRPr="73805CC3">
        <w:rPr>
          <w:i/>
          <w:iCs/>
        </w:rPr>
        <w:t xml:space="preserve">The aspects below are not normally present in </w:t>
      </w:r>
      <w:r w:rsidR="2AB3A115" w:rsidRPr="73805CC3">
        <w:rPr>
          <w:i/>
          <w:iCs/>
        </w:rPr>
        <w:t>VR</w:t>
      </w:r>
      <w:r w:rsidRPr="73805CC3">
        <w:rPr>
          <w:i/>
          <w:iCs/>
        </w:rPr>
        <w:t>. To what extent do you agree that they helped draw you into the experience more than if they were not present?</w:t>
      </w:r>
      <w:r w:rsidR="0C81C05F" w:rsidRPr="73805CC3">
        <w:rPr>
          <w:i/>
          <w:iCs/>
        </w:rPr>
        <w:t>”</w:t>
      </w:r>
      <w:r>
        <w:t xml:space="preserve">  </w:t>
      </w:r>
      <w:commentRangeStart w:id="91"/>
      <w:r w:rsidR="6AB6E366" w:rsidRPr="47AAA167">
        <w:rPr>
          <w:b/>
          <w:i/>
        </w:rPr>
        <w:t>Top-right</w:t>
      </w:r>
      <w:r w:rsidR="60AD72D2" w:rsidRPr="47AAA167">
        <w:rPr>
          <w:b/>
          <w:i/>
        </w:rPr>
        <w:t xml:space="preserve"> Figure</w:t>
      </w:r>
      <w:r w:rsidR="60AD72D2">
        <w:t xml:space="preserve">: </w:t>
      </w:r>
      <w:r w:rsidR="6AB6E366" w:rsidRPr="73805CC3">
        <w:rPr>
          <w:i/>
          <w:iCs/>
        </w:rPr>
        <w:t>HTC Vive Tracker</w:t>
      </w:r>
      <w:r w:rsidR="6AB6E366">
        <w:t xml:space="preserve"> used to locate head position precisely</w:t>
      </w:r>
      <w:r w:rsidR="1C3C4934">
        <w:t xml:space="preserve"> and</w:t>
      </w:r>
      <w:r w:rsidR="2C732C1F">
        <w:t xml:space="preserve"> </w:t>
      </w:r>
      <w:r w:rsidR="6AB6E366" w:rsidRPr="73805CC3">
        <w:rPr>
          <w:i/>
          <w:iCs/>
        </w:rPr>
        <w:t>Leap Motion</w:t>
      </w:r>
      <w:r w:rsidR="6AB6E366">
        <w:t xml:space="preserve"> </w:t>
      </w:r>
      <w:r w:rsidR="458E0A60">
        <w:t>c</w:t>
      </w:r>
      <w:r w:rsidR="6AB6E366">
        <w:t xml:space="preserve">ontroller for tracking hand position. </w:t>
      </w:r>
      <w:r w:rsidR="26E3C465" w:rsidRPr="47AAA167">
        <w:rPr>
          <w:b/>
          <w:i/>
        </w:rPr>
        <w:t>Middle</w:t>
      </w:r>
      <w:r w:rsidR="42F896BE" w:rsidRPr="47AAA167">
        <w:rPr>
          <w:b/>
          <w:i/>
        </w:rPr>
        <w:t>-right Fi</w:t>
      </w:r>
      <w:r w:rsidR="6A2DEE1B" w:rsidRPr="47AAA167">
        <w:rPr>
          <w:b/>
          <w:i/>
        </w:rPr>
        <w:t>g</w:t>
      </w:r>
      <w:r w:rsidR="42F896BE" w:rsidRPr="47AAA167">
        <w:rPr>
          <w:b/>
          <w:i/>
        </w:rPr>
        <w:t>ure:</w:t>
      </w:r>
      <w:r w:rsidR="42F896BE">
        <w:t xml:space="preserve"> I</w:t>
      </w:r>
      <w:r w:rsidR="6AB6E366">
        <w:t xml:space="preserve">llustration of a bass-shaker used to generate experience vibration. </w:t>
      </w:r>
      <w:r w:rsidR="54F806BF" w:rsidRPr="47AAA167">
        <w:rPr>
          <w:b/>
          <w:i/>
        </w:rPr>
        <w:t>Bottom-right Figure:</w:t>
      </w:r>
      <w:r w:rsidR="54F806BF">
        <w:t xml:space="preserve"> R</w:t>
      </w:r>
      <w:r w:rsidR="6AB6E366">
        <w:t>ig-mounted</w:t>
      </w:r>
      <w:r>
        <w:t xml:space="preserve"> fan</w:t>
      </w:r>
      <w:r w:rsidR="547361C1">
        <w:t xml:space="preserve">. </w:t>
      </w:r>
      <w:r w:rsidR="0DAF82BA">
        <w:t xml:space="preserve">Adapted from </w:t>
      </w:r>
      <w:r w:rsidR="6257F1D9">
        <w:t xml:space="preserve">© A. Woods et al., 2025. </w:t>
      </w:r>
      <w:r w:rsidR="547361C1" w:rsidRPr="73805CC3">
        <w:rPr>
          <w:i/>
          <w:iCs/>
        </w:rPr>
        <w:t>Going Beyond the Ordinary</w:t>
      </w:r>
      <w:r w:rsidR="12772A96" w:rsidRPr="73805CC3">
        <w:rPr>
          <w:i/>
          <w:iCs/>
        </w:rPr>
        <w:t xml:space="preserve"> </w:t>
      </w:r>
      <w:r w:rsidR="547361C1" w:rsidRPr="73805CC3">
        <w:rPr>
          <w:i/>
          <w:iCs/>
        </w:rPr>
        <w:t>—</w:t>
      </w:r>
      <w:r w:rsidR="12772A96" w:rsidRPr="73805CC3">
        <w:rPr>
          <w:i/>
          <w:iCs/>
        </w:rPr>
        <w:t xml:space="preserve"> </w:t>
      </w:r>
      <w:r w:rsidR="547361C1" w:rsidRPr="73805CC3">
        <w:rPr>
          <w:i/>
          <w:iCs/>
        </w:rPr>
        <w:t>User Perceptions of the Impact of Multisensory Elements on Presence in Virtual Reality at the Royal Opera House</w:t>
      </w:r>
      <w:r w:rsidR="547361C1">
        <w:t xml:space="preserve"> </w:t>
      </w:r>
      <w:commentRangeEnd w:id="91"/>
      <w:r w:rsidR="00927361">
        <w:rPr>
          <w:rStyle w:val="CommentReference"/>
          <w:sz w:val="20"/>
          <w:szCs w:val="20"/>
        </w:rPr>
        <w:commentReference w:id="91"/>
      </w:r>
      <w:r w:rsidR="547361C1">
        <w:t>(</w:t>
      </w:r>
      <w:hyperlink r:id="rId25">
        <w:r w:rsidR="547361C1" w:rsidRPr="73805CC3">
          <w:rPr>
            <w:rStyle w:val="Hyperlink"/>
          </w:rPr>
          <w:t>Author Accepted Manuscript</w:t>
        </w:r>
      </w:hyperlink>
      <w:r w:rsidR="547361C1">
        <w:t>, Royal Holloway Research Portal</w:t>
      </w:r>
      <w:r w:rsidR="279417BB">
        <w:t>, used under CC BY</w:t>
      </w:r>
      <w:r w:rsidR="547361C1">
        <w:t>)</w:t>
      </w:r>
      <w:r w:rsidR="09CA8854">
        <w:t>.</w:t>
      </w:r>
    </w:p>
    <w:p w14:paraId="3423F353" w14:textId="3137B740" w:rsidR="00664FA6" w:rsidRDefault="00553178" w:rsidP="00664FA6">
      <w:pPr>
        <w:ind w:left="720"/>
        <w:rPr>
          <w:i/>
        </w:rPr>
      </w:pPr>
      <w:r w:rsidRPr="5C13A47C">
        <w:rPr>
          <w:i/>
        </w:rPr>
        <w:t>“</w:t>
      </w:r>
      <w:r w:rsidRPr="006D66B9">
        <w:rPr>
          <w:i/>
          <w:iCs/>
        </w:rPr>
        <w:t>Simple physical cues, like wind and free movement, do a lot of heavy lifting for presence, but to really make them impactful, they need a clear, direct connection to focal elements in the scene</w:t>
      </w:r>
      <w:r w:rsidR="70DD34EC" w:rsidRPr="5C13A47C">
        <w:rPr>
          <w:i/>
          <w:iCs/>
        </w:rPr>
        <w:t xml:space="preserve">. </w:t>
      </w:r>
      <w:r w:rsidR="138E7DE4" w:rsidRPr="5C13A47C">
        <w:rPr>
          <w:i/>
          <w:iCs/>
        </w:rPr>
        <w:t>T</w:t>
      </w:r>
      <w:r w:rsidR="00A8340F" w:rsidRPr="5C13A47C">
        <w:rPr>
          <w:i/>
          <w:iCs/>
        </w:rPr>
        <w:t xml:space="preserve">he takeout is how much context/motivation for an effect </w:t>
      </w:r>
      <w:r w:rsidR="20A059A8" w:rsidRPr="5C13A47C">
        <w:rPr>
          <w:i/>
          <w:iCs/>
        </w:rPr>
        <w:t>matter</w:t>
      </w:r>
      <w:r w:rsidR="00A8340F" w:rsidRPr="5C13A47C">
        <w:rPr>
          <w:i/>
          <w:iCs/>
        </w:rPr>
        <w:t>.</w:t>
      </w:r>
      <w:r w:rsidR="00113668" w:rsidRPr="5C13A47C">
        <w:rPr>
          <w:i/>
          <w:iCs/>
        </w:rPr>
        <w:t xml:space="preserve"> In</w:t>
      </w:r>
      <w:r w:rsidR="00113668" w:rsidRPr="6A31513F">
        <w:rPr>
          <w:i/>
          <w:iCs/>
        </w:rPr>
        <w:t xml:space="preserve"> </w:t>
      </w:r>
      <w:r w:rsidR="00B83EBE" w:rsidRPr="5C13A47C">
        <w:t>[another experience]</w:t>
      </w:r>
      <w:r w:rsidR="00113668" w:rsidRPr="6A31513F">
        <w:rPr>
          <w:i/>
          <w:iCs/>
        </w:rPr>
        <w:t>, the vibrating floor was used to amplify the effect of travelling on a monorail and that was a real standout moment for the majority of our users</w:t>
      </w:r>
      <w:r w:rsidR="0B7A3195" w:rsidRPr="5C13A47C">
        <w:rPr>
          <w:i/>
          <w:iCs/>
        </w:rPr>
        <w:t>.</w:t>
      </w:r>
      <w:r w:rsidR="48270C58" w:rsidRPr="5C13A47C">
        <w:rPr>
          <w:i/>
          <w:iCs/>
        </w:rPr>
        <w:t xml:space="preserve"> </w:t>
      </w:r>
      <w:r w:rsidR="3B236C55" w:rsidRPr="5C13A47C">
        <w:rPr>
          <w:i/>
        </w:rPr>
        <w:t>M</w:t>
      </w:r>
      <w:r w:rsidR="00533075" w:rsidRPr="6A31513F">
        <w:rPr>
          <w:i/>
          <w:iCs/>
        </w:rPr>
        <w:t xml:space="preserve">y feeling is that </w:t>
      </w:r>
      <w:r w:rsidR="003E1A5D" w:rsidRPr="5C13A47C">
        <w:t>[multisensory el</w:t>
      </w:r>
      <w:r w:rsidR="00FE7BBA" w:rsidRPr="5C13A47C">
        <w:t>e</w:t>
      </w:r>
      <w:r w:rsidR="003E1A5D" w:rsidRPr="5C13A47C">
        <w:t>ments]</w:t>
      </w:r>
      <w:r w:rsidR="00533075" w:rsidRPr="6A31513F">
        <w:rPr>
          <w:i/>
          <w:iCs/>
        </w:rPr>
        <w:t xml:space="preserve"> often play their part in a greater-than-the-sum-of-the-parts equation</w:t>
      </w:r>
      <w:r w:rsidR="163EA855" w:rsidRPr="5C13A47C">
        <w:rPr>
          <w:i/>
          <w:iCs/>
        </w:rPr>
        <w:t>.</w:t>
      </w:r>
      <w:r w:rsidR="57253585" w:rsidRPr="5C13A47C">
        <w:rPr>
          <w:i/>
          <w:iCs/>
        </w:rPr>
        <w:t xml:space="preserve"> </w:t>
      </w:r>
      <w:r w:rsidR="00C77ECC" w:rsidRPr="006D66B9">
        <w:rPr>
          <w:i/>
          <w:iCs/>
        </w:rPr>
        <w:t>One of the wonderful things about these sensory effects is that they are generally, relatively lo-fi and therefore, relatively cost-effective. In fact, one of the best sensory effects we ever delivered was some gravel glued onto hardboard. Stepping on that natural texture when walking into a (virtual) exterior space gives a huge boost to immersion but costs a few pounds to deliver.”</w:t>
      </w:r>
    </w:p>
    <w:p w14:paraId="69969552" w14:textId="1E7B0CA4" w:rsidR="00553178" w:rsidRDefault="00553178" w:rsidP="006D66B9">
      <w:pPr>
        <w:ind w:left="720"/>
      </w:pPr>
      <w:r w:rsidRPr="00553178">
        <w:t xml:space="preserve">— </w:t>
      </w:r>
      <w:commentRangeStart w:id="92"/>
      <w:r w:rsidRPr="00553178">
        <w:rPr>
          <w:b/>
          <w:bCs/>
        </w:rPr>
        <w:t>Simon</w:t>
      </w:r>
      <w:commentRangeEnd w:id="92"/>
      <w:r w:rsidR="00282F69" w:rsidRPr="00553178">
        <w:rPr>
          <w:rStyle w:val="CommentReference"/>
          <w:b/>
          <w:bCs/>
          <w:sz w:val="24"/>
          <w:szCs w:val="24"/>
        </w:rPr>
        <w:commentReference w:id="92"/>
      </w:r>
      <w:r w:rsidRPr="00553178">
        <w:rPr>
          <w:b/>
          <w:bCs/>
        </w:rPr>
        <w:t xml:space="preserve"> Reveley, CEO</w:t>
      </w:r>
      <w:r w:rsidR="4FC30E48" w:rsidRPr="5C13A47C">
        <w:rPr>
          <w:b/>
          <w:bCs/>
        </w:rPr>
        <w:t xml:space="preserve"> </w:t>
      </w:r>
      <w:r w:rsidR="4FC30E48">
        <w:t>at</w:t>
      </w:r>
      <w:r>
        <w:t xml:space="preserve"> </w:t>
      </w:r>
      <w:ins w:id="93" w:author="Woods, Andy" w:date="2026-03-17T08:17:00Z" w16du:dateUtc="2026-03-17T08:17:00Z">
        <w:r w:rsidRPr="6A31513F">
          <w:fldChar w:fldCharType="begin"/>
        </w:r>
        <w:r w:rsidRPr="6A31513F">
          <w:rPr>
            <w:b/>
            <w:bCs/>
          </w:rPr>
          <w:instrText>HYPERLINK "https://www.figmentproductions.co.uk/"</w:instrText>
        </w:r>
        <w:r w:rsidRPr="6A31513F">
          <w:rPr>
            <w:b/>
            <w:bCs/>
          </w:rPr>
          <w:fldChar w:fldCharType="separate"/>
        </w:r>
      </w:ins>
      <w:r w:rsidRPr="5C13A47C">
        <w:rPr>
          <w:rStyle w:val="Hyperlink"/>
        </w:rPr>
        <w:t>Figment Productions</w:t>
      </w:r>
      <w:ins w:id="94" w:author="Woods, Andy" w:date="2026-03-17T08:17:00Z" w16du:dateUtc="2026-03-17T08:17:00Z">
        <w:r w:rsidRPr="6A31513F">
          <w:rPr>
            <w:b/>
            <w:bCs/>
          </w:rPr>
          <w:fldChar w:fldCharType="end"/>
        </w:r>
      </w:ins>
      <w:r w:rsidR="00FE7BBA">
        <w:t xml:space="preserve"> </w:t>
      </w:r>
    </w:p>
    <w:p w14:paraId="0D6A8111" w14:textId="53903002" w:rsidR="73292E27" w:rsidRDefault="345443BE" w:rsidP="0051768E">
      <w:pPr>
        <w:ind w:right="1260"/>
        <w:rPr>
          <w:rFonts w:ascii="Aptos" w:eastAsia="Aptos" w:hAnsi="Aptos" w:cs="Aptos"/>
          <w:color w:val="498205"/>
          <w:sz w:val="22"/>
          <w:szCs w:val="22"/>
        </w:rPr>
      </w:pPr>
      <w:r>
        <w:t>The findings reinforce a broader principle: presence flourishes when</w:t>
      </w:r>
      <w:r w:rsidR="00B061A6">
        <w:t xml:space="preserve"> </w:t>
      </w:r>
      <w:r>
        <w:t xml:space="preserve">multisensory signals are plausible, well-timed and narratively relevant. </w:t>
      </w:r>
    </w:p>
    <w:p w14:paraId="7AD7770C" w14:textId="2098043B" w:rsidR="73292E27" w:rsidRDefault="47D9053F" w:rsidP="044B0010">
      <w:pPr>
        <w:pStyle w:val="Heading2"/>
      </w:pPr>
      <w:bookmarkStart w:id="95" w:name="_Toc798485543"/>
      <w:r>
        <w:lastRenderedPageBreak/>
        <w:t>Pract</w:t>
      </w:r>
      <w:r w:rsidR="0B109C67">
        <w:t xml:space="preserve">ical </w:t>
      </w:r>
      <w:r w:rsidR="7D44C99D">
        <w:t>insights</w:t>
      </w:r>
      <w:bookmarkEnd w:id="95"/>
    </w:p>
    <w:p w14:paraId="5D11359B" w14:textId="35E149F2" w:rsidR="16988A96" w:rsidRDefault="64450EB4" w:rsidP="044B0010">
      <w:pPr>
        <w:pStyle w:val="Heading3"/>
        <w:rPr>
          <w:rFonts w:ascii="Aptos" w:eastAsia="Aptos" w:hAnsi="Aptos" w:cs="Aptos"/>
          <w:sz w:val="24"/>
          <w:szCs w:val="24"/>
        </w:rPr>
      </w:pPr>
      <w:bookmarkStart w:id="96" w:name="_Toc1835703355"/>
      <w:r>
        <w:t>Latency tolerances</w:t>
      </w:r>
      <w:bookmarkEnd w:id="96"/>
    </w:p>
    <w:p w14:paraId="375CDFA2" w14:textId="4F75D8A5" w:rsidR="000B03A9" w:rsidRDefault="00B54DF7" w:rsidP="000B03A9">
      <w:commentRangeStart w:id="97"/>
      <w:commentRangeStart w:id="98"/>
      <w:commentRangeStart w:id="99"/>
      <w:r>
        <w:t>It is popular to</w:t>
      </w:r>
      <w:commentRangeEnd w:id="99"/>
      <w:r>
        <w:rPr>
          <w:rStyle w:val="CommentReference"/>
          <w:sz w:val="24"/>
          <w:szCs w:val="24"/>
        </w:rPr>
        <w:commentReference w:id="99"/>
      </w:r>
      <w:r w:rsidR="000B03A9">
        <w:t xml:space="preserve"> benchmark</w:t>
      </w:r>
      <w:r>
        <w:t xml:space="preserve"> </w:t>
      </w:r>
      <w:r w:rsidR="000B03A9">
        <w:t xml:space="preserve">creative technical solutions in terms of </w:t>
      </w:r>
      <w:r w:rsidR="186A2DA8" w:rsidRPr="0691484D">
        <w:rPr>
          <w:i/>
          <w:iCs/>
        </w:rPr>
        <w:t>q</w:t>
      </w:r>
      <w:r w:rsidR="000B03A9" w:rsidRPr="0691484D">
        <w:rPr>
          <w:i/>
          <w:iCs/>
        </w:rPr>
        <w:t xml:space="preserve">uality of </w:t>
      </w:r>
      <w:r w:rsidR="7FF4B4D8" w:rsidRPr="0691484D">
        <w:rPr>
          <w:i/>
          <w:iCs/>
        </w:rPr>
        <w:t>s</w:t>
      </w:r>
      <w:r w:rsidR="000B03A9" w:rsidRPr="0691484D">
        <w:rPr>
          <w:i/>
          <w:iCs/>
        </w:rPr>
        <w:t>ervice</w:t>
      </w:r>
      <w:sdt>
        <w:sdtPr>
          <w:rPr>
            <w:rFonts w:ascii="Aptos" w:hAnsi="Aptos"/>
            <w:i/>
            <w:color w:val="000000"/>
            <w:vertAlign w:val="superscript"/>
          </w:rPr>
          <w:tag w:val="MENDELEY_CITATION_v3_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"/>
          <w:id w:val="757486993"/>
          <w:placeholder>
            <w:docPart w:val="01C158DEA17E43B3B1F722C20C557A1C"/>
          </w:placeholder>
        </w:sdtPr>
        <w:sdtEndPr/>
        <w:sdtContent>
          <w:r w:rsidR="004D3373" w:rsidRPr="004D3373">
            <w:rPr>
              <w:rFonts w:ascii="Aptos" w:eastAsia="Aptos" w:hAnsi="Aptos" w:cs="Aptos"/>
              <w:i/>
              <w:iCs/>
              <w:color w:val="000000"/>
              <w:vertAlign w:val="superscript"/>
            </w:rPr>
            <w:t>47</w:t>
          </w:r>
        </w:sdtContent>
      </w:sdt>
      <w:r w:rsidR="000B03A9">
        <w:t>, which encompasses</w:t>
      </w:r>
      <w:r w:rsidR="002C5607">
        <w:t xml:space="preserve"> computer science related</w:t>
      </w:r>
      <w:r w:rsidR="000B03A9">
        <w:t xml:space="preserve"> terms such as </w:t>
      </w:r>
      <w:r w:rsidR="000B03A9" w:rsidRPr="0691484D">
        <w:rPr>
          <w:i/>
          <w:iCs/>
        </w:rPr>
        <w:t>bandwidth</w:t>
      </w:r>
      <w:r w:rsidR="000B03A9">
        <w:t xml:space="preserve">, </w:t>
      </w:r>
      <w:r w:rsidR="000B03A9" w:rsidRPr="0691484D">
        <w:rPr>
          <w:i/>
          <w:iCs/>
        </w:rPr>
        <w:t>jitter</w:t>
      </w:r>
      <w:r w:rsidR="000B03A9">
        <w:t xml:space="preserve">, </w:t>
      </w:r>
      <w:r w:rsidR="000B03A9" w:rsidRPr="0691484D">
        <w:rPr>
          <w:i/>
          <w:iCs/>
        </w:rPr>
        <w:t xml:space="preserve">packet loss </w:t>
      </w:r>
      <w:r w:rsidR="000B03A9">
        <w:t xml:space="preserve">and </w:t>
      </w:r>
      <w:r w:rsidR="000B03A9" w:rsidRPr="0691484D">
        <w:rPr>
          <w:i/>
          <w:iCs/>
        </w:rPr>
        <w:t>latency</w:t>
      </w:r>
      <w:r w:rsidR="000B03A9">
        <w:t xml:space="preserve">. Audiences on the other hand are concerned with the </w:t>
      </w:r>
      <w:r w:rsidR="210C7EFD" w:rsidRPr="0691484D">
        <w:rPr>
          <w:i/>
          <w:iCs/>
        </w:rPr>
        <w:t>q</w:t>
      </w:r>
      <w:r w:rsidR="000B03A9" w:rsidRPr="0691484D">
        <w:rPr>
          <w:i/>
          <w:iCs/>
        </w:rPr>
        <w:t xml:space="preserve">uality </w:t>
      </w:r>
      <w:r w:rsidR="000B03A9">
        <w:t xml:space="preserve">of </w:t>
      </w:r>
      <w:r w:rsidR="27A8C6A2">
        <w:t>ex</w:t>
      </w:r>
      <w:r w:rsidR="000B03A9" w:rsidRPr="0691484D">
        <w:rPr>
          <w:i/>
          <w:iCs/>
        </w:rPr>
        <w:t>perience</w:t>
      </w:r>
      <w:sdt>
        <w:sdtPr>
          <w:rPr>
            <w:rFonts w:ascii="Aptos" w:hAnsi="Aptos"/>
            <w:i/>
            <w:color w:val="000000"/>
            <w:vertAlign w:val="superscript"/>
          </w:rPr>
          <w:tag w:val="MENDELEY_CITATION_v3_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"/>
          <w:id w:val="-328679175"/>
          <w:placeholder>
            <w:docPart w:val="01C158DEA17E43B3B1F722C20C557A1C"/>
          </w:placeholder>
        </w:sdtPr>
        <w:sdtEndPr/>
        <w:sdtContent>
          <w:r w:rsidR="004D3373" w:rsidRPr="004D3373">
            <w:rPr>
              <w:rFonts w:ascii="Aptos" w:eastAsia="Aptos" w:hAnsi="Aptos" w:cs="Aptos"/>
              <w:i/>
              <w:iCs/>
              <w:color w:val="000000"/>
              <w:vertAlign w:val="superscript"/>
            </w:rPr>
            <w:t>47</w:t>
          </w:r>
        </w:sdtContent>
      </w:sdt>
      <w:r w:rsidR="000B03A9">
        <w:t>, encompassing subjective terms such as smoothness, responsiveness, comfort and immersion.</w:t>
      </w:r>
    </w:p>
    <w:p w14:paraId="79321219" w14:textId="295C03C0" w:rsidR="000B03A9" w:rsidRDefault="000B03A9">
      <w:r>
        <w:t>The</w:t>
      </w:r>
      <w:r w:rsidR="00E10A71">
        <w:t>se</w:t>
      </w:r>
      <w:r>
        <w:t xml:space="preserve"> two do not always align. </w:t>
      </w:r>
      <w:r w:rsidR="6F4AEC41">
        <w:t>S</w:t>
      </w:r>
      <w:r>
        <w:t xml:space="preserve">olutions that technically fall short in terms of strict </w:t>
      </w:r>
      <w:r w:rsidR="0E71EC3C" w:rsidRPr="5C13A47C">
        <w:rPr>
          <w:i/>
          <w:iCs/>
        </w:rPr>
        <w:t>q</w:t>
      </w:r>
      <w:r w:rsidRPr="5C13A47C">
        <w:rPr>
          <w:i/>
          <w:iCs/>
        </w:rPr>
        <w:t>uality</w:t>
      </w:r>
      <w:r w:rsidRPr="5C13A47C">
        <w:rPr>
          <w:i/>
        </w:rPr>
        <w:t xml:space="preserve"> of </w:t>
      </w:r>
      <w:r w:rsidR="3B18C3A6" w:rsidRPr="5C13A47C">
        <w:rPr>
          <w:i/>
          <w:iCs/>
        </w:rPr>
        <w:t>s</w:t>
      </w:r>
      <w:r w:rsidRPr="5C13A47C">
        <w:rPr>
          <w:i/>
          <w:iCs/>
        </w:rPr>
        <w:t>ervice</w:t>
      </w:r>
      <w:r>
        <w:t xml:space="preserve"> thresholds can sometimes still deliver a satisfying experience if they remain within perceptual tolerance windows. On the other hand, despite meeting </w:t>
      </w:r>
      <w:r w:rsidR="1A3E665D" w:rsidRPr="5C13A47C">
        <w:rPr>
          <w:i/>
          <w:iCs/>
        </w:rPr>
        <w:t>q</w:t>
      </w:r>
      <w:r w:rsidRPr="5C13A47C">
        <w:rPr>
          <w:i/>
          <w:iCs/>
        </w:rPr>
        <w:t>uality</w:t>
      </w:r>
      <w:r w:rsidRPr="5C13A47C">
        <w:rPr>
          <w:i/>
        </w:rPr>
        <w:t xml:space="preserve"> of </w:t>
      </w:r>
      <w:r w:rsidR="5004411A" w:rsidRPr="5C13A47C">
        <w:rPr>
          <w:i/>
          <w:iCs/>
        </w:rPr>
        <w:t>s</w:t>
      </w:r>
      <w:r w:rsidRPr="5C13A47C">
        <w:rPr>
          <w:i/>
          <w:iCs/>
        </w:rPr>
        <w:t>ervice</w:t>
      </w:r>
      <w:r>
        <w:t xml:space="preserve"> thresholds, something might feel </w:t>
      </w:r>
      <w:r w:rsidRPr="5C13A47C">
        <w:rPr>
          <w:i/>
        </w:rPr>
        <w:t xml:space="preserve">just </w:t>
      </w:r>
      <w:r w:rsidRPr="5C13A47C">
        <w:rPr>
          <w:i/>
          <w:iCs/>
        </w:rPr>
        <w:t>off</w:t>
      </w:r>
      <w:r w:rsidRPr="5C13A47C">
        <w:rPr>
          <w:i/>
        </w:rPr>
        <w:t xml:space="preserve"> </w:t>
      </w:r>
      <w:r>
        <w:t>about an experience without careful thought to multisensory elements. This distinction helps guide where creative effort and technical effort are best invested.</w:t>
      </w:r>
      <w:commentRangeEnd w:id="97"/>
      <w:r>
        <w:rPr>
          <w:rStyle w:val="CommentReference"/>
          <w:sz w:val="24"/>
          <w:szCs w:val="24"/>
        </w:rPr>
        <w:commentReference w:id="97"/>
      </w:r>
      <w:commentRangeEnd w:id="98"/>
      <w:r>
        <w:rPr>
          <w:rStyle w:val="CommentReference"/>
          <w:sz w:val="24"/>
          <w:szCs w:val="24"/>
        </w:rPr>
        <w:commentReference w:id="98"/>
      </w:r>
    </w:p>
    <w:p w14:paraId="11A7D8BC" w14:textId="1FC1A176" w:rsidR="00584AD3" w:rsidRPr="00C13DB2" w:rsidRDefault="14EAEDD2" w:rsidP="000227F3">
      <w:pPr>
        <w:keepNext/>
      </w:pPr>
      <w:r>
        <w:t xml:space="preserve">It is often difficult to </w:t>
      </w:r>
      <w:r w:rsidR="3EC57020">
        <w:t>ensure that information being presented to</w:t>
      </w:r>
      <w:r w:rsidR="67101CF4">
        <w:t xml:space="preserve"> different senses arrives at exactly the same time</w:t>
      </w:r>
      <w:r>
        <w:t xml:space="preserve">. Fortunately, </w:t>
      </w:r>
      <w:r w:rsidR="60AB6596">
        <w:t xml:space="preserve">in integrating sensory information </w:t>
      </w:r>
      <w:r>
        <w:t xml:space="preserve">our brains </w:t>
      </w:r>
      <w:r w:rsidR="0A3E56CA">
        <w:t xml:space="preserve">can tolerate </w:t>
      </w:r>
      <w:r>
        <w:t xml:space="preserve">small mismatches in timing. This means </w:t>
      </w:r>
      <w:r w:rsidR="144A86CB">
        <w:t xml:space="preserve">that </w:t>
      </w:r>
      <w:r>
        <w:t xml:space="preserve">absolute zero-latency is not always necessary for an engaging, comfortable experience. </w:t>
      </w:r>
      <w:r w:rsidR="348786C2">
        <w:t xml:space="preserve">The graph below illustrates the lags that can be tolerated </w:t>
      </w:r>
      <w:r w:rsidR="64F1DF25">
        <w:t>for different tasks and information type</w:t>
      </w:r>
      <w:r w:rsidR="6F261C3A">
        <w:t>.</w:t>
      </w:r>
      <w:commentRangeStart w:id="100"/>
      <w:commentRangeStart w:id="101"/>
      <w:commentRangeStart w:id="102"/>
      <w:commentRangeStart w:id="103"/>
      <w:commentRangeStart w:id="104"/>
      <w:commentRangeEnd w:id="103"/>
      <w:r w:rsidR="00584AD3" w:rsidRPr="00C13DB2">
        <w:rPr>
          <w:rStyle w:val="CommentReference"/>
          <w:sz w:val="24"/>
          <w:szCs w:val="24"/>
        </w:rPr>
        <w:commentReference w:id="103"/>
      </w:r>
      <w:commentRangeEnd w:id="104"/>
      <w:r w:rsidRPr="00C13DB2">
        <w:rPr>
          <w:rStyle w:val="CommentReference"/>
          <w:sz w:val="24"/>
          <w:szCs w:val="24"/>
        </w:rPr>
        <w:commentReference w:id="104"/>
      </w:r>
      <w:commentRangeEnd w:id="100"/>
      <w:r w:rsidR="00584AD3" w:rsidRPr="00C13DB2">
        <w:rPr>
          <w:rStyle w:val="CommentReference"/>
          <w:sz w:val="24"/>
          <w:szCs w:val="24"/>
        </w:rPr>
        <w:commentReference w:id="100"/>
      </w:r>
      <w:commentRangeEnd w:id="101"/>
      <w:r w:rsidRPr="00C13DB2">
        <w:rPr>
          <w:rStyle w:val="CommentReference"/>
          <w:sz w:val="24"/>
          <w:szCs w:val="24"/>
        </w:rPr>
        <w:commentReference w:id="101"/>
      </w:r>
      <w:commentRangeEnd w:id="102"/>
      <w:r w:rsidRPr="00C13DB2">
        <w:rPr>
          <w:rStyle w:val="CommentReference"/>
          <w:sz w:val="24"/>
          <w:szCs w:val="24"/>
        </w:rPr>
        <w:commentReference w:id="102"/>
      </w:r>
    </w:p>
    <w:p w14:paraId="4D95F06C" w14:textId="5251A8E8" w:rsidR="00584AD3" w:rsidRPr="00C13DB2" w:rsidRDefault="00584AD3" w:rsidP="000227F3">
      <w:pPr>
        <w:keepNext/>
      </w:pPr>
      <w:r>
        <w:t>[CHART-DATA: latency-tolerance]</w:t>
      </w:r>
    </w:p>
    <w:tbl>
      <w:tblPr>
        <w:tblW w:w="10239" w:type="dxa"/>
        <w:tblLook w:val="04A0" w:firstRow="1" w:lastRow="0" w:firstColumn="1" w:lastColumn="0" w:noHBand="0" w:noVBand="1"/>
      </w:tblPr>
      <w:tblGrid>
        <w:gridCol w:w="1393"/>
        <w:gridCol w:w="4892"/>
        <w:gridCol w:w="1174"/>
        <w:gridCol w:w="1174"/>
        <w:gridCol w:w="1606"/>
      </w:tblGrid>
      <w:tr w:rsidR="008B1985" w:rsidRPr="008B1985" w14:paraId="5CC99007" w14:textId="77777777" w:rsidTr="0691484D">
        <w:trPr>
          <w:trHeight w:val="300"/>
        </w:trPr>
        <w:tc>
          <w:tcPr>
            <w:tcW w:w="1393" w:type="dxa"/>
            <w:tcBorders>
              <w:top w:val="nil"/>
              <w:left w:val="nil"/>
              <w:bottom w:val="nil"/>
              <w:right w:val="nil"/>
            </w:tcBorders>
            <w:noWrap/>
            <w:vAlign w:val="bottom"/>
            <w:hideMark/>
          </w:tcPr>
          <w:p w14:paraId="2BB0074F" w14:textId="77777777" w:rsidR="008B1985" w:rsidRPr="008B1985" w:rsidRDefault="008B1985" w:rsidP="008B1985">
            <w:pPr>
              <w:spacing w:after="0" w:line="240" w:lineRule="auto"/>
              <w:rPr>
                <w:rFonts w:ascii="Aptos Narrow" w:eastAsia="Times New Roman" w:hAnsi="Aptos Narrow" w:cs="Times New Roman"/>
                <w:color w:val="000000"/>
                <w:sz w:val="22"/>
                <w:szCs w:val="22"/>
                <w:lang w:eastAsia="en-GB"/>
              </w:rPr>
            </w:pPr>
            <w:r w:rsidRPr="6A31513F">
              <w:rPr>
                <w:rFonts w:ascii="Aptos Narrow" w:eastAsia="Times New Roman" w:hAnsi="Aptos Narrow" w:cs="Times New Roman"/>
                <w:color w:val="000000" w:themeColor="text1"/>
                <w:sz w:val="22"/>
                <w:szCs w:val="22"/>
                <w:lang w:eastAsia="en-GB"/>
              </w:rPr>
              <w:t>Group</w:t>
            </w:r>
          </w:p>
        </w:tc>
        <w:tc>
          <w:tcPr>
            <w:tcW w:w="4892" w:type="dxa"/>
            <w:tcBorders>
              <w:top w:val="nil"/>
              <w:left w:val="nil"/>
              <w:bottom w:val="nil"/>
              <w:right w:val="nil"/>
            </w:tcBorders>
            <w:noWrap/>
            <w:vAlign w:val="bottom"/>
            <w:hideMark/>
          </w:tcPr>
          <w:p w14:paraId="1B152B6E" w14:textId="77777777" w:rsidR="008B1985" w:rsidRPr="008B1985" w:rsidRDefault="008B1985" w:rsidP="008B1985">
            <w:pPr>
              <w:spacing w:after="0" w:line="240" w:lineRule="auto"/>
              <w:rPr>
                <w:rFonts w:ascii="Aptos Narrow" w:eastAsia="Times New Roman" w:hAnsi="Aptos Narrow" w:cs="Times New Roman"/>
                <w:color w:val="000000"/>
                <w:sz w:val="22"/>
                <w:szCs w:val="22"/>
                <w:lang w:eastAsia="en-GB"/>
              </w:rPr>
            </w:pPr>
            <w:r w:rsidRPr="6A31513F">
              <w:rPr>
                <w:rFonts w:ascii="Aptos Narrow" w:eastAsia="Times New Roman" w:hAnsi="Aptos Narrow" w:cs="Times New Roman"/>
                <w:color w:val="000000" w:themeColor="text1"/>
                <w:sz w:val="22"/>
                <w:szCs w:val="22"/>
                <w:lang w:eastAsia="en-GB"/>
              </w:rPr>
              <w:t>Label</w:t>
            </w:r>
          </w:p>
        </w:tc>
        <w:tc>
          <w:tcPr>
            <w:tcW w:w="1174" w:type="dxa"/>
            <w:tcBorders>
              <w:top w:val="nil"/>
              <w:left w:val="nil"/>
              <w:bottom w:val="nil"/>
              <w:right w:val="nil"/>
            </w:tcBorders>
            <w:noWrap/>
            <w:vAlign w:val="bottom"/>
            <w:hideMark/>
          </w:tcPr>
          <w:p w14:paraId="162FEA9D" w14:textId="77777777" w:rsidR="008B1985" w:rsidRPr="008B1985" w:rsidRDefault="008B1985" w:rsidP="008B1985">
            <w:pPr>
              <w:spacing w:after="0" w:line="240" w:lineRule="auto"/>
              <w:rPr>
                <w:rFonts w:ascii="Aptos Narrow" w:eastAsia="Times New Roman" w:hAnsi="Aptos Narrow" w:cs="Times New Roman"/>
                <w:color w:val="000000"/>
                <w:sz w:val="22"/>
                <w:szCs w:val="22"/>
                <w:lang w:eastAsia="en-GB"/>
              </w:rPr>
            </w:pPr>
            <w:r w:rsidRPr="6A31513F">
              <w:rPr>
                <w:rFonts w:ascii="Aptos Narrow" w:eastAsia="Times New Roman" w:hAnsi="Aptos Narrow" w:cs="Times New Roman"/>
                <w:color w:val="000000" w:themeColor="text1"/>
                <w:sz w:val="22"/>
                <w:szCs w:val="22"/>
                <w:lang w:eastAsia="en-GB"/>
              </w:rPr>
              <w:t>Value (ms)</w:t>
            </w:r>
          </w:p>
        </w:tc>
        <w:tc>
          <w:tcPr>
            <w:tcW w:w="1174" w:type="dxa"/>
            <w:tcBorders>
              <w:top w:val="nil"/>
              <w:left w:val="nil"/>
              <w:bottom w:val="nil"/>
              <w:right w:val="nil"/>
            </w:tcBorders>
            <w:noWrap/>
            <w:vAlign w:val="bottom"/>
            <w:hideMark/>
          </w:tcPr>
          <w:p w14:paraId="47483FBC" w14:textId="77777777" w:rsidR="008B1985" w:rsidRPr="008B1985" w:rsidRDefault="008B1985" w:rsidP="008B1985">
            <w:pPr>
              <w:spacing w:after="0" w:line="240" w:lineRule="auto"/>
              <w:rPr>
                <w:rFonts w:ascii="Aptos Narrow" w:eastAsia="Times New Roman" w:hAnsi="Aptos Narrow" w:cs="Times New Roman"/>
                <w:color w:val="000000"/>
                <w:sz w:val="22"/>
                <w:szCs w:val="22"/>
                <w:lang w:eastAsia="en-GB"/>
              </w:rPr>
            </w:pPr>
            <w:r w:rsidRPr="6A31513F">
              <w:rPr>
                <w:rFonts w:ascii="Aptos Narrow" w:eastAsia="Times New Roman" w:hAnsi="Aptos Narrow" w:cs="Times New Roman"/>
                <w:color w:val="000000" w:themeColor="text1"/>
                <w:sz w:val="22"/>
                <w:szCs w:val="22"/>
                <w:lang w:eastAsia="en-GB"/>
              </w:rPr>
              <w:t>Error (ms)</w:t>
            </w:r>
          </w:p>
        </w:tc>
        <w:tc>
          <w:tcPr>
            <w:tcW w:w="1606" w:type="dxa"/>
            <w:tcBorders>
              <w:top w:val="nil"/>
              <w:left w:val="nil"/>
              <w:bottom w:val="nil"/>
              <w:right w:val="nil"/>
            </w:tcBorders>
            <w:noWrap/>
            <w:vAlign w:val="bottom"/>
            <w:hideMark/>
          </w:tcPr>
          <w:p w14:paraId="39C1D9B4" w14:textId="77777777" w:rsidR="008B1985" w:rsidRPr="008B1985" w:rsidRDefault="008B1985" w:rsidP="008B1985">
            <w:pPr>
              <w:spacing w:after="0" w:line="240" w:lineRule="auto"/>
              <w:rPr>
                <w:rFonts w:ascii="Aptos Narrow" w:eastAsia="Times New Roman" w:hAnsi="Aptos Narrow" w:cs="Times New Roman"/>
                <w:color w:val="000000"/>
                <w:sz w:val="22"/>
                <w:szCs w:val="22"/>
                <w:lang w:eastAsia="en-GB"/>
              </w:rPr>
            </w:pPr>
            <w:r w:rsidRPr="6A31513F">
              <w:rPr>
                <w:rFonts w:ascii="Aptos Narrow" w:eastAsia="Times New Roman" w:hAnsi="Aptos Narrow" w:cs="Times New Roman"/>
                <w:color w:val="000000" w:themeColor="text1"/>
                <w:sz w:val="22"/>
                <w:szCs w:val="22"/>
                <w:lang w:eastAsia="en-GB"/>
              </w:rPr>
              <w:t>Threshold</w:t>
            </w:r>
          </w:p>
        </w:tc>
      </w:tr>
      <w:tr w:rsidR="008B1985" w:rsidRPr="008B1985" w14:paraId="33ACF41E" w14:textId="77777777" w:rsidTr="0691484D">
        <w:trPr>
          <w:trHeight w:val="300"/>
        </w:trPr>
        <w:tc>
          <w:tcPr>
            <w:tcW w:w="1393" w:type="dxa"/>
            <w:tcBorders>
              <w:top w:val="nil"/>
              <w:left w:val="nil"/>
              <w:bottom w:val="nil"/>
              <w:right w:val="nil"/>
            </w:tcBorders>
            <w:noWrap/>
            <w:vAlign w:val="bottom"/>
            <w:hideMark/>
          </w:tcPr>
          <w:p w14:paraId="3BA73AE1" w14:textId="77777777" w:rsidR="008B1985" w:rsidRPr="008B1985" w:rsidRDefault="008B1985" w:rsidP="008B1985">
            <w:pPr>
              <w:spacing w:after="0" w:line="240" w:lineRule="auto"/>
              <w:rPr>
                <w:rFonts w:ascii="Aptos Narrow" w:eastAsia="Times New Roman" w:hAnsi="Aptos Narrow" w:cs="Times New Roman"/>
                <w:color w:val="000000"/>
                <w:sz w:val="22"/>
                <w:szCs w:val="22"/>
                <w:lang w:eastAsia="en-GB"/>
              </w:rPr>
            </w:pPr>
            <w:r w:rsidRPr="6A31513F">
              <w:rPr>
                <w:rFonts w:ascii="Aptos Narrow" w:eastAsia="Times New Roman" w:hAnsi="Aptos Narrow" w:cs="Times New Roman"/>
                <w:color w:val="000000" w:themeColor="text1"/>
                <w:sz w:val="22"/>
                <w:szCs w:val="22"/>
                <w:lang w:eastAsia="en-GB"/>
              </w:rPr>
              <w:t>Collaborative music</w:t>
            </w:r>
          </w:p>
        </w:tc>
        <w:tc>
          <w:tcPr>
            <w:tcW w:w="4892" w:type="dxa"/>
            <w:tcBorders>
              <w:top w:val="nil"/>
              <w:left w:val="nil"/>
              <w:bottom w:val="nil"/>
              <w:right w:val="nil"/>
            </w:tcBorders>
            <w:noWrap/>
            <w:vAlign w:val="bottom"/>
            <w:hideMark/>
          </w:tcPr>
          <w:p w14:paraId="198A9784" w14:textId="0DEBEC01" w:rsidR="008B1985" w:rsidRPr="00E63E71" w:rsidRDefault="5D447E69" w:rsidP="0691484D">
            <w:pPr>
              <w:spacing w:after="0" w:line="240" w:lineRule="auto"/>
              <w:rPr>
                <w:rFonts w:ascii="Aptos Narrow" w:eastAsia="Aptos Narrow" w:hAnsi="Aptos Narrow" w:cs="Aptos Narrow"/>
                <w:color w:val="000000"/>
                <w:sz w:val="22"/>
                <w:szCs w:val="22"/>
                <w:vertAlign w:val="superscript"/>
                <w:lang w:eastAsia="en-GB"/>
              </w:rPr>
            </w:pPr>
            <w:r w:rsidRPr="0691484D">
              <w:rPr>
                <w:rFonts w:ascii="Aptos Narrow" w:eastAsia="Times New Roman" w:hAnsi="Aptos Narrow" w:cs="Times New Roman"/>
                <w:color w:val="000000" w:themeColor="text1"/>
                <w:sz w:val="22"/>
                <w:szCs w:val="22"/>
                <w:lang w:eastAsia="en-GB"/>
              </w:rPr>
              <w:t>Pro d</w:t>
            </w:r>
            <w:r w:rsidR="75D64019" w:rsidRPr="0691484D">
              <w:rPr>
                <w:rFonts w:ascii="Aptos Narrow" w:eastAsia="Times New Roman" w:hAnsi="Aptos Narrow" w:cs="Times New Roman"/>
                <w:color w:val="000000" w:themeColor="text1"/>
                <w:sz w:val="22"/>
                <w:szCs w:val="22"/>
                <w:lang w:eastAsia="en-GB"/>
              </w:rPr>
              <w:t>rumm</w:t>
            </w:r>
            <w:r w:rsidRPr="0691484D">
              <w:rPr>
                <w:rFonts w:ascii="Aptos Narrow" w:eastAsia="Times New Roman" w:hAnsi="Aptos Narrow" w:cs="Times New Roman"/>
                <w:color w:val="000000" w:themeColor="text1"/>
                <w:sz w:val="22"/>
                <w:szCs w:val="22"/>
                <w:lang w:eastAsia="en-GB"/>
              </w:rPr>
              <w:t>ers</w:t>
            </w:r>
            <w:r w:rsidR="50710ED9" w:rsidRPr="0691484D">
              <w:rPr>
                <w:rFonts w:ascii="Aptos Narrow" w:eastAsia="Times New Roman" w:hAnsi="Aptos Narrow" w:cs="Times New Roman"/>
                <w:color w:val="000000" w:themeColor="text1"/>
                <w:sz w:val="22"/>
                <w:szCs w:val="22"/>
                <w:lang w:eastAsia="en-GB"/>
              </w:rPr>
              <w:t xml:space="preserve"> introduce delay for</w:t>
            </w:r>
            <w:r w:rsidR="71613865" w:rsidRPr="0691484D">
              <w:rPr>
                <w:rFonts w:ascii="Aptos Narrow" w:eastAsia="Times New Roman" w:hAnsi="Aptos Narrow" w:cs="Times New Roman"/>
                <w:color w:val="000000" w:themeColor="text1"/>
                <w:sz w:val="22"/>
                <w:szCs w:val="22"/>
                <w:lang w:eastAsia="en-GB"/>
              </w:rPr>
              <w:t xml:space="preserve"> music</w:t>
            </w:r>
            <w:r w:rsidR="75D64019" w:rsidRPr="0691484D">
              <w:rPr>
                <w:rFonts w:ascii="Aptos Narrow" w:eastAsia="Times New Roman" w:hAnsi="Aptos Narrow" w:cs="Times New Roman"/>
                <w:color w:val="000000" w:themeColor="text1"/>
                <w:sz w:val="22"/>
                <w:szCs w:val="22"/>
                <w:lang w:eastAsia="en-GB"/>
              </w:rPr>
              <w:t xml:space="preserve"> </w:t>
            </w:r>
            <w:r w:rsidR="0FC1B05E" w:rsidRPr="0691484D">
              <w:rPr>
                <w:rFonts w:ascii="Aptos Narrow" w:eastAsia="Times New Roman" w:hAnsi="Aptos Narrow" w:cs="Times New Roman"/>
                <w:color w:val="000000" w:themeColor="text1"/>
                <w:sz w:val="22"/>
                <w:szCs w:val="22"/>
                <w:lang w:eastAsia="en-GB"/>
              </w:rPr>
              <w:t>‘</w:t>
            </w:r>
            <w:r w:rsidR="75D64019" w:rsidRPr="0691484D">
              <w:rPr>
                <w:rFonts w:ascii="Aptos Narrow" w:eastAsia="Times New Roman" w:hAnsi="Aptos Narrow" w:cs="Times New Roman"/>
                <w:color w:val="000000" w:themeColor="text1"/>
                <w:sz w:val="22"/>
                <w:szCs w:val="22"/>
                <w:lang w:eastAsia="en-GB"/>
              </w:rPr>
              <w:t>feel</w:t>
            </w:r>
            <w:r w:rsidR="0FC1B05E" w:rsidRPr="0691484D">
              <w:rPr>
                <w:rFonts w:ascii="Aptos Narrow" w:eastAsia="Times New Roman" w:hAnsi="Aptos Narrow" w:cs="Times New Roman"/>
                <w:color w:val="000000" w:themeColor="text1"/>
                <w:sz w:val="22"/>
                <w:szCs w:val="22"/>
                <w:lang w:eastAsia="en-GB"/>
              </w:rPr>
              <w:t>’</w:t>
            </w:r>
            <w:r w:rsidR="4C36B286" w:rsidRPr="0691484D">
              <w:rPr>
                <w:rFonts w:ascii="Aptos Narrow" w:eastAsia="Times New Roman" w:hAnsi="Aptos Narrow" w:cs="Times New Roman"/>
                <w:color w:val="000000" w:themeColor="text1"/>
                <w:sz w:val="22"/>
                <w:szCs w:val="22"/>
                <w:lang w:eastAsia="en-GB"/>
              </w:rPr>
              <w:t xml:space="preserve"> </w:t>
            </w:r>
            <w:sdt>
              <w:sdtPr>
                <w:rPr>
                  <w:rFonts w:ascii="Aptos Narrow" w:eastAsia="Times New Roman" w:hAnsi="Aptos Narrow" w:cs="Times New Roman"/>
                  <w:color w:val="000000"/>
                  <w:sz w:val="22"/>
                  <w:szCs w:val="22"/>
                  <w:vertAlign w:val="superscript"/>
                  <w:lang w:eastAsia="en-GB"/>
                </w:rPr>
                <w:tag w:val="MENDELEY_CITATION_v3_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"/>
                <w:id w:val="-1788262886"/>
                <w:placeholder>
                  <w:docPart w:val="DefaultPlaceholder_-1854013440"/>
                </w:placeholder>
              </w:sdtPr>
              <w:sdtEndPr/>
              <w:sdtContent>
                <w:r w:rsidR="004D3373" w:rsidRPr="004D3373">
                  <w:rPr>
                    <w:rFonts w:ascii="Aptos Narrow" w:eastAsia="Aptos Narrow" w:hAnsi="Aptos Narrow" w:cs="Aptos Narrow"/>
                    <w:color w:val="000000"/>
                    <w:sz w:val="22"/>
                    <w:szCs w:val="22"/>
                    <w:vertAlign w:val="superscript"/>
                    <w:lang w:eastAsia="en-GB"/>
                  </w:rPr>
                  <w:t>48</w:t>
                </w:r>
              </w:sdtContent>
            </w:sdt>
          </w:p>
        </w:tc>
        <w:tc>
          <w:tcPr>
            <w:tcW w:w="1174" w:type="dxa"/>
            <w:tcBorders>
              <w:top w:val="nil"/>
              <w:left w:val="nil"/>
              <w:bottom w:val="nil"/>
              <w:right w:val="nil"/>
            </w:tcBorders>
            <w:noWrap/>
            <w:vAlign w:val="bottom"/>
            <w:hideMark/>
          </w:tcPr>
          <w:p w14:paraId="74E36B42" w14:textId="77777777" w:rsidR="008B1985" w:rsidRPr="008B1985" w:rsidRDefault="008B1985" w:rsidP="008B1985">
            <w:pPr>
              <w:spacing w:after="0" w:line="240" w:lineRule="auto"/>
              <w:jc w:val="right"/>
              <w:rPr>
                <w:rFonts w:ascii="Aptos Narrow" w:eastAsia="Times New Roman" w:hAnsi="Aptos Narrow" w:cs="Times New Roman"/>
                <w:color w:val="000000"/>
                <w:sz w:val="22"/>
                <w:szCs w:val="22"/>
                <w:lang w:eastAsia="en-GB"/>
              </w:rPr>
            </w:pPr>
            <w:r w:rsidRPr="6A31513F">
              <w:rPr>
                <w:rFonts w:ascii="Aptos Narrow" w:eastAsia="Times New Roman" w:hAnsi="Aptos Narrow" w:cs="Times New Roman"/>
                <w:color w:val="000000" w:themeColor="text1"/>
                <w:sz w:val="22"/>
                <w:szCs w:val="22"/>
                <w:lang w:eastAsia="en-GB"/>
              </w:rPr>
              <w:t>1</w:t>
            </w:r>
          </w:p>
        </w:tc>
        <w:tc>
          <w:tcPr>
            <w:tcW w:w="1174" w:type="dxa"/>
            <w:tcBorders>
              <w:top w:val="nil"/>
              <w:left w:val="nil"/>
              <w:bottom w:val="nil"/>
              <w:right w:val="nil"/>
            </w:tcBorders>
            <w:noWrap/>
            <w:vAlign w:val="bottom"/>
            <w:hideMark/>
          </w:tcPr>
          <w:p w14:paraId="5396A7AE" w14:textId="77777777" w:rsidR="008B1985" w:rsidRPr="008B1985" w:rsidRDefault="008B1985" w:rsidP="008B1985">
            <w:pPr>
              <w:spacing w:after="0" w:line="240" w:lineRule="auto"/>
              <w:jc w:val="right"/>
              <w:rPr>
                <w:rFonts w:ascii="Aptos Narrow" w:eastAsia="Times New Roman" w:hAnsi="Aptos Narrow" w:cs="Times New Roman"/>
                <w:color w:val="000000"/>
                <w:sz w:val="22"/>
                <w:szCs w:val="22"/>
                <w:lang w:eastAsia="en-GB"/>
              </w:rPr>
            </w:pPr>
            <w:r w:rsidRPr="6A31513F">
              <w:rPr>
                <w:rFonts w:ascii="Aptos Narrow" w:eastAsia="Times New Roman" w:hAnsi="Aptos Narrow" w:cs="Times New Roman"/>
                <w:color w:val="000000" w:themeColor="text1"/>
                <w:sz w:val="22"/>
                <w:szCs w:val="22"/>
                <w:lang w:eastAsia="en-GB"/>
              </w:rPr>
              <w:t>0</w:t>
            </w:r>
          </w:p>
        </w:tc>
        <w:tc>
          <w:tcPr>
            <w:tcW w:w="1606" w:type="dxa"/>
            <w:tcBorders>
              <w:top w:val="nil"/>
              <w:left w:val="nil"/>
              <w:bottom w:val="nil"/>
              <w:right w:val="nil"/>
            </w:tcBorders>
            <w:noWrap/>
            <w:vAlign w:val="bottom"/>
            <w:hideMark/>
          </w:tcPr>
          <w:p w14:paraId="55AB9CD8" w14:textId="77777777" w:rsidR="008B1985" w:rsidRPr="008B1985" w:rsidRDefault="008B1985" w:rsidP="008B1985">
            <w:pPr>
              <w:spacing w:after="0" w:line="240" w:lineRule="auto"/>
              <w:rPr>
                <w:rFonts w:ascii="Aptos Narrow" w:eastAsia="Times New Roman" w:hAnsi="Aptos Narrow" w:cs="Times New Roman"/>
                <w:color w:val="000000"/>
                <w:sz w:val="22"/>
                <w:szCs w:val="22"/>
                <w:lang w:eastAsia="en-GB"/>
              </w:rPr>
            </w:pPr>
            <w:r w:rsidRPr="6A31513F">
              <w:rPr>
                <w:rFonts w:ascii="Aptos Narrow" w:eastAsia="Times New Roman" w:hAnsi="Aptos Narrow" w:cs="Times New Roman"/>
                <w:color w:val="000000" w:themeColor="text1"/>
                <w:sz w:val="22"/>
                <w:szCs w:val="22"/>
                <w:lang w:eastAsia="en-GB"/>
              </w:rPr>
              <w:t>Acceptable</w:t>
            </w:r>
          </w:p>
        </w:tc>
      </w:tr>
      <w:tr w:rsidR="008B1985" w:rsidRPr="008B1985" w14:paraId="345AE4A0" w14:textId="77777777" w:rsidTr="0691484D">
        <w:trPr>
          <w:trHeight w:val="300"/>
        </w:trPr>
        <w:tc>
          <w:tcPr>
            <w:tcW w:w="1393" w:type="dxa"/>
            <w:tcBorders>
              <w:top w:val="nil"/>
              <w:left w:val="nil"/>
              <w:bottom w:val="nil"/>
              <w:right w:val="nil"/>
            </w:tcBorders>
            <w:noWrap/>
            <w:vAlign w:val="bottom"/>
            <w:hideMark/>
          </w:tcPr>
          <w:p w14:paraId="0D1E0116" w14:textId="77777777" w:rsidR="008B1985" w:rsidRPr="008B1985" w:rsidRDefault="008B1985" w:rsidP="008B1985">
            <w:pPr>
              <w:spacing w:after="0" w:line="240" w:lineRule="auto"/>
              <w:rPr>
                <w:rFonts w:ascii="Aptos Narrow" w:eastAsia="Times New Roman" w:hAnsi="Aptos Narrow" w:cs="Times New Roman"/>
                <w:color w:val="000000"/>
                <w:sz w:val="22"/>
                <w:szCs w:val="22"/>
                <w:lang w:eastAsia="en-GB"/>
              </w:rPr>
            </w:pPr>
            <w:r w:rsidRPr="6A31513F">
              <w:rPr>
                <w:rFonts w:ascii="Aptos Narrow" w:eastAsia="Times New Roman" w:hAnsi="Aptos Narrow" w:cs="Times New Roman"/>
                <w:color w:val="000000" w:themeColor="text1"/>
                <w:sz w:val="22"/>
                <w:szCs w:val="22"/>
                <w:lang w:eastAsia="en-GB"/>
              </w:rPr>
              <w:t>Collaborative music</w:t>
            </w:r>
          </w:p>
        </w:tc>
        <w:tc>
          <w:tcPr>
            <w:tcW w:w="4892" w:type="dxa"/>
            <w:tcBorders>
              <w:top w:val="nil"/>
              <w:left w:val="nil"/>
              <w:bottom w:val="nil"/>
              <w:right w:val="nil"/>
            </w:tcBorders>
            <w:noWrap/>
            <w:vAlign w:val="bottom"/>
            <w:hideMark/>
          </w:tcPr>
          <w:p w14:paraId="531C68D5" w14:textId="09C5457E" w:rsidR="008B1985" w:rsidRPr="00E63E71" w:rsidRDefault="75D64019" w:rsidP="0691484D">
            <w:pPr>
              <w:spacing w:after="0" w:line="240" w:lineRule="auto"/>
              <w:rPr>
                <w:rFonts w:ascii="Aptos Narrow" w:eastAsia="Aptos Narrow" w:hAnsi="Aptos Narrow" w:cs="Aptos Narrow"/>
                <w:color w:val="000000"/>
                <w:sz w:val="22"/>
                <w:szCs w:val="22"/>
                <w:vertAlign w:val="superscript"/>
                <w:lang w:eastAsia="en-GB"/>
              </w:rPr>
            </w:pPr>
            <w:r w:rsidRPr="0691484D">
              <w:rPr>
                <w:rFonts w:ascii="Aptos Narrow" w:eastAsia="Times New Roman" w:hAnsi="Aptos Narrow" w:cs="Times New Roman"/>
                <w:color w:val="000000" w:themeColor="text1"/>
                <w:sz w:val="22"/>
                <w:szCs w:val="22"/>
                <w:lang w:eastAsia="en-GB"/>
              </w:rPr>
              <w:t>Play to ear music e</w:t>
            </w:r>
            <w:r w:rsidR="59749250" w:rsidRPr="0691484D">
              <w:rPr>
                <w:rFonts w:ascii="Aptos Narrow" w:eastAsia="Times New Roman" w:hAnsi="Aptos Narrow" w:cs="Times New Roman"/>
                <w:color w:val="000000" w:themeColor="text1"/>
                <w:sz w:val="22"/>
                <w:szCs w:val="22"/>
                <w:lang w:eastAsia="en-GB"/>
              </w:rPr>
              <w:t>.</w:t>
            </w:r>
            <w:r w:rsidRPr="0691484D">
              <w:rPr>
                <w:rFonts w:ascii="Aptos Narrow" w:eastAsia="Times New Roman" w:hAnsi="Aptos Narrow" w:cs="Times New Roman"/>
                <w:color w:val="000000" w:themeColor="text1"/>
                <w:sz w:val="22"/>
                <w:szCs w:val="22"/>
                <w:lang w:eastAsia="en-GB"/>
              </w:rPr>
              <w:t>g</w:t>
            </w:r>
            <w:r w:rsidR="26BB7FBA" w:rsidRPr="0691484D">
              <w:rPr>
                <w:rFonts w:ascii="Aptos Narrow" w:eastAsia="Times New Roman" w:hAnsi="Aptos Narrow" w:cs="Times New Roman"/>
                <w:color w:val="000000" w:themeColor="text1"/>
                <w:sz w:val="22"/>
                <w:szCs w:val="22"/>
                <w:lang w:eastAsia="en-GB"/>
              </w:rPr>
              <w:t>.</w:t>
            </w:r>
            <w:r w:rsidR="7937AF4E" w:rsidRPr="0691484D">
              <w:rPr>
                <w:rFonts w:ascii="Aptos Narrow" w:eastAsia="Times New Roman" w:hAnsi="Aptos Narrow" w:cs="Times New Roman"/>
                <w:color w:val="000000" w:themeColor="text1"/>
                <w:sz w:val="22"/>
                <w:szCs w:val="22"/>
                <w:lang w:eastAsia="en-GB"/>
              </w:rPr>
              <w:t>,</w:t>
            </w:r>
            <w:r w:rsidRPr="0691484D">
              <w:rPr>
                <w:rFonts w:ascii="Aptos Narrow" w:eastAsia="Times New Roman" w:hAnsi="Aptos Narrow" w:cs="Times New Roman"/>
                <w:color w:val="000000" w:themeColor="text1"/>
                <w:sz w:val="22"/>
                <w:szCs w:val="22"/>
                <w:lang w:eastAsia="en-GB"/>
              </w:rPr>
              <w:t xml:space="preserve"> jazz </w:t>
            </w:r>
            <w:r w:rsidR="59749250" w:rsidRPr="0691484D">
              <w:rPr>
                <w:rFonts w:ascii="Aptos Narrow" w:eastAsia="Times New Roman" w:hAnsi="Aptos Narrow" w:cs="Times New Roman"/>
                <w:color w:val="000000" w:themeColor="text1"/>
                <w:sz w:val="22"/>
                <w:szCs w:val="22"/>
                <w:lang w:eastAsia="en-GB"/>
              </w:rPr>
              <w:t xml:space="preserve">and </w:t>
            </w:r>
            <w:r w:rsidRPr="0691484D">
              <w:rPr>
                <w:rFonts w:ascii="Aptos Narrow" w:eastAsia="Times New Roman" w:hAnsi="Aptos Narrow" w:cs="Times New Roman"/>
                <w:color w:val="000000" w:themeColor="text1"/>
                <w:sz w:val="22"/>
                <w:szCs w:val="22"/>
                <w:lang w:eastAsia="en-GB"/>
              </w:rPr>
              <w:t>rock</w:t>
            </w:r>
            <w:r w:rsidR="2EC8B2CB" w:rsidRPr="0691484D">
              <w:rPr>
                <w:rFonts w:ascii="Aptos Narrow" w:eastAsia="Times New Roman" w:hAnsi="Aptos Narrow" w:cs="Times New Roman"/>
                <w:color w:val="000000" w:themeColor="text1"/>
                <w:sz w:val="22"/>
                <w:szCs w:val="22"/>
                <w:lang w:eastAsia="en-GB"/>
              </w:rPr>
              <w:t xml:space="preserve"> </w:t>
            </w:r>
            <w:sdt>
              <w:sdtPr>
                <w:rPr>
                  <w:rFonts w:ascii="Aptos Narrow" w:eastAsia="Times New Roman" w:hAnsi="Aptos Narrow" w:cs="Times New Roman"/>
                  <w:color w:val="000000"/>
                  <w:sz w:val="22"/>
                  <w:szCs w:val="22"/>
                  <w:vertAlign w:val="superscript"/>
                  <w:lang w:eastAsia="en-GB"/>
                </w:rPr>
                <w:tag w:val="MENDELEY_CITATION_v3_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"/>
                <w:id w:val="-1106651399"/>
                <w:placeholder>
                  <w:docPart w:val="DefaultPlaceholder_-1854013440"/>
                </w:placeholder>
              </w:sdtPr>
              <w:sdtEndPr/>
              <w:sdtContent>
                <w:r w:rsidR="004D3373" w:rsidRPr="004D3373">
                  <w:rPr>
                    <w:rFonts w:ascii="Aptos Narrow" w:eastAsia="Aptos Narrow" w:hAnsi="Aptos Narrow" w:cs="Aptos Narrow"/>
                    <w:color w:val="000000"/>
                    <w:sz w:val="22"/>
                    <w:szCs w:val="22"/>
                    <w:vertAlign w:val="superscript"/>
                    <w:lang w:eastAsia="en-GB"/>
                  </w:rPr>
                  <w:t>48</w:t>
                </w:r>
              </w:sdtContent>
            </w:sdt>
          </w:p>
        </w:tc>
        <w:tc>
          <w:tcPr>
            <w:tcW w:w="1174" w:type="dxa"/>
            <w:tcBorders>
              <w:top w:val="nil"/>
              <w:left w:val="nil"/>
              <w:bottom w:val="nil"/>
              <w:right w:val="nil"/>
            </w:tcBorders>
            <w:noWrap/>
            <w:vAlign w:val="bottom"/>
            <w:hideMark/>
          </w:tcPr>
          <w:p w14:paraId="03EE83EE" w14:textId="77777777" w:rsidR="008B1985" w:rsidRPr="008B1985" w:rsidRDefault="008B1985" w:rsidP="008B1985">
            <w:pPr>
              <w:spacing w:after="0" w:line="240" w:lineRule="auto"/>
              <w:jc w:val="right"/>
              <w:rPr>
                <w:rFonts w:ascii="Aptos Narrow" w:eastAsia="Times New Roman" w:hAnsi="Aptos Narrow" w:cs="Times New Roman"/>
                <w:color w:val="000000"/>
                <w:sz w:val="22"/>
                <w:szCs w:val="22"/>
                <w:lang w:eastAsia="en-GB"/>
              </w:rPr>
            </w:pPr>
            <w:r w:rsidRPr="6A31513F">
              <w:rPr>
                <w:rFonts w:ascii="Aptos Narrow" w:eastAsia="Times New Roman" w:hAnsi="Aptos Narrow" w:cs="Times New Roman"/>
                <w:color w:val="000000" w:themeColor="text1"/>
                <w:sz w:val="22"/>
                <w:szCs w:val="22"/>
                <w:lang w:eastAsia="en-GB"/>
              </w:rPr>
              <w:t>7.5</w:t>
            </w:r>
          </w:p>
        </w:tc>
        <w:tc>
          <w:tcPr>
            <w:tcW w:w="1174" w:type="dxa"/>
            <w:tcBorders>
              <w:top w:val="nil"/>
              <w:left w:val="nil"/>
              <w:bottom w:val="nil"/>
              <w:right w:val="nil"/>
            </w:tcBorders>
            <w:noWrap/>
            <w:vAlign w:val="bottom"/>
            <w:hideMark/>
          </w:tcPr>
          <w:p w14:paraId="7047FF0D" w14:textId="77777777" w:rsidR="008B1985" w:rsidRPr="008B1985" w:rsidRDefault="008B1985" w:rsidP="008B1985">
            <w:pPr>
              <w:spacing w:after="0" w:line="240" w:lineRule="auto"/>
              <w:jc w:val="right"/>
              <w:rPr>
                <w:rFonts w:ascii="Aptos Narrow" w:eastAsia="Times New Roman" w:hAnsi="Aptos Narrow" w:cs="Times New Roman"/>
                <w:color w:val="000000"/>
                <w:sz w:val="22"/>
                <w:szCs w:val="22"/>
                <w:lang w:eastAsia="en-GB"/>
              </w:rPr>
            </w:pPr>
            <w:r w:rsidRPr="6A31513F">
              <w:rPr>
                <w:rFonts w:ascii="Aptos Narrow" w:eastAsia="Times New Roman" w:hAnsi="Aptos Narrow" w:cs="Times New Roman"/>
                <w:color w:val="000000" w:themeColor="text1"/>
                <w:sz w:val="22"/>
                <w:szCs w:val="22"/>
                <w:lang w:eastAsia="en-GB"/>
              </w:rPr>
              <w:t>2.5</w:t>
            </w:r>
          </w:p>
        </w:tc>
        <w:tc>
          <w:tcPr>
            <w:tcW w:w="1606" w:type="dxa"/>
            <w:tcBorders>
              <w:top w:val="nil"/>
              <w:left w:val="nil"/>
              <w:bottom w:val="nil"/>
              <w:right w:val="nil"/>
            </w:tcBorders>
            <w:noWrap/>
            <w:vAlign w:val="bottom"/>
            <w:hideMark/>
          </w:tcPr>
          <w:p w14:paraId="15107B67" w14:textId="77777777" w:rsidR="008B1985" w:rsidRPr="008B1985" w:rsidRDefault="008B1985" w:rsidP="008B1985">
            <w:pPr>
              <w:spacing w:after="0" w:line="240" w:lineRule="auto"/>
              <w:rPr>
                <w:rFonts w:ascii="Aptos Narrow" w:eastAsia="Times New Roman" w:hAnsi="Aptos Narrow" w:cs="Times New Roman"/>
                <w:color w:val="000000"/>
                <w:sz w:val="22"/>
                <w:szCs w:val="22"/>
                <w:lang w:eastAsia="en-GB"/>
              </w:rPr>
            </w:pPr>
            <w:r w:rsidRPr="6A31513F">
              <w:rPr>
                <w:rFonts w:ascii="Aptos Narrow" w:eastAsia="Times New Roman" w:hAnsi="Aptos Narrow" w:cs="Times New Roman"/>
                <w:color w:val="000000" w:themeColor="text1"/>
                <w:sz w:val="22"/>
                <w:szCs w:val="22"/>
                <w:lang w:eastAsia="en-GB"/>
              </w:rPr>
              <w:t>Acceptable</w:t>
            </w:r>
          </w:p>
        </w:tc>
      </w:tr>
      <w:tr w:rsidR="008B1985" w:rsidRPr="008B1985" w14:paraId="4D783E39" w14:textId="77777777" w:rsidTr="0691484D">
        <w:trPr>
          <w:trHeight w:val="300"/>
        </w:trPr>
        <w:tc>
          <w:tcPr>
            <w:tcW w:w="1393" w:type="dxa"/>
            <w:tcBorders>
              <w:top w:val="nil"/>
              <w:left w:val="nil"/>
              <w:bottom w:val="nil"/>
              <w:right w:val="nil"/>
            </w:tcBorders>
            <w:noWrap/>
            <w:vAlign w:val="bottom"/>
            <w:hideMark/>
          </w:tcPr>
          <w:p w14:paraId="1E01AF89" w14:textId="77777777" w:rsidR="008B1985" w:rsidRPr="008B1985" w:rsidRDefault="008B1985" w:rsidP="008B1985">
            <w:pPr>
              <w:spacing w:after="0" w:line="240" w:lineRule="auto"/>
              <w:rPr>
                <w:rFonts w:ascii="Aptos Narrow" w:eastAsia="Times New Roman" w:hAnsi="Aptos Narrow" w:cs="Times New Roman"/>
                <w:color w:val="000000"/>
                <w:sz w:val="22"/>
                <w:szCs w:val="22"/>
                <w:lang w:eastAsia="en-GB"/>
              </w:rPr>
            </w:pPr>
            <w:commentRangeStart w:id="105"/>
            <w:r w:rsidRPr="6A31513F">
              <w:rPr>
                <w:rFonts w:ascii="Aptos Narrow" w:eastAsia="Times New Roman" w:hAnsi="Aptos Narrow" w:cs="Times New Roman"/>
                <w:color w:val="000000" w:themeColor="text1"/>
                <w:sz w:val="22"/>
                <w:szCs w:val="22"/>
                <w:lang w:eastAsia="en-GB"/>
              </w:rPr>
              <w:t>Collaborative music</w:t>
            </w:r>
          </w:p>
        </w:tc>
        <w:tc>
          <w:tcPr>
            <w:tcW w:w="4892" w:type="dxa"/>
            <w:tcBorders>
              <w:top w:val="nil"/>
              <w:left w:val="nil"/>
              <w:bottom w:val="nil"/>
              <w:right w:val="nil"/>
            </w:tcBorders>
            <w:noWrap/>
            <w:vAlign w:val="bottom"/>
            <w:hideMark/>
          </w:tcPr>
          <w:p w14:paraId="41B7D357" w14:textId="179FA8FF" w:rsidR="008B1985" w:rsidRPr="00E63E71" w:rsidRDefault="75D64019" w:rsidP="0691484D">
            <w:pPr>
              <w:spacing w:after="0" w:line="240" w:lineRule="auto"/>
              <w:rPr>
                <w:rFonts w:ascii="Aptos Narrow" w:eastAsia="Aptos Narrow" w:hAnsi="Aptos Narrow" w:cs="Aptos Narrow"/>
                <w:color w:val="000000"/>
                <w:sz w:val="22"/>
                <w:szCs w:val="22"/>
                <w:vertAlign w:val="superscript"/>
                <w:lang w:eastAsia="en-GB"/>
              </w:rPr>
            </w:pPr>
            <w:r w:rsidRPr="0691484D">
              <w:rPr>
                <w:rFonts w:ascii="Aptos Narrow" w:eastAsia="Times New Roman" w:hAnsi="Aptos Narrow" w:cs="Times New Roman"/>
                <w:color w:val="000000" w:themeColor="text1"/>
                <w:sz w:val="22"/>
                <w:szCs w:val="22"/>
                <w:lang w:eastAsia="en-GB"/>
              </w:rPr>
              <w:t>Musicians</w:t>
            </w:r>
            <w:sdt>
              <w:sdtPr>
                <w:rPr>
                  <w:rFonts w:ascii="Aptos Narrow" w:eastAsia="Times New Roman" w:hAnsi="Aptos Narrow" w:cs="Times New Roman"/>
                  <w:color w:val="000000"/>
                  <w:sz w:val="22"/>
                  <w:szCs w:val="22"/>
                  <w:vertAlign w:val="superscript"/>
                  <w:lang w:eastAsia="en-GB"/>
                </w:rPr>
                <w:tag w:val="MENDELEY_CITATION_v3_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"/>
                <w:id w:val="-727151566"/>
                <w:placeholder>
                  <w:docPart w:val="DefaultPlaceholder_-1854013440"/>
                </w:placeholder>
              </w:sdtPr>
              <w:sdtEndPr/>
              <w:sdtContent>
                <w:r w:rsidR="004D3373" w:rsidRPr="004D3373">
                  <w:rPr>
                    <w:rFonts w:ascii="Aptos Narrow" w:eastAsia="Aptos Narrow" w:hAnsi="Aptos Narrow" w:cs="Aptos Narrow"/>
                    <w:color w:val="000000"/>
                    <w:sz w:val="22"/>
                    <w:szCs w:val="22"/>
                    <w:vertAlign w:val="superscript"/>
                    <w:lang w:eastAsia="en-GB"/>
                  </w:rPr>
                  <w:t>49,50</w:t>
                </w:r>
              </w:sdtContent>
            </w:sdt>
          </w:p>
        </w:tc>
        <w:tc>
          <w:tcPr>
            <w:tcW w:w="1174" w:type="dxa"/>
            <w:tcBorders>
              <w:top w:val="nil"/>
              <w:left w:val="nil"/>
              <w:bottom w:val="nil"/>
              <w:right w:val="nil"/>
            </w:tcBorders>
            <w:noWrap/>
            <w:vAlign w:val="bottom"/>
            <w:hideMark/>
          </w:tcPr>
          <w:p w14:paraId="44338FC4" w14:textId="77777777" w:rsidR="008B1985" w:rsidRPr="008B1985" w:rsidRDefault="008B1985" w:rsidP="008B1985">
            <w:pPr>
              <w:spacing w:after="0" w:line="240" w:lineRule="auto"/>
              <w:jc w:val="right"/>
              <w:rPr>
                <w:rFonts w:ascii="Aptos Narrow" w:eastAsia="Times New Roman" w:hAnsi="Aptos Narrow" w:cs="Times New Roman"/>
                <w:color w:val="000000"/>
                <w:sz w:val="22"/>
                <w:szCs w:val="22"/>
                <w:lang w:eastAsia="en-GB"/>
              </w:rPr>
            </w:pPr>
            <w:r w:rsidRPr="6A31513F">
              <w:rPr>
                <w:rFonts w:ascii="Aptos Narrow" w:eastAsia="Times New Roman" w:hAnsi="Aptos Narrow" w:cs="Times New Roman"/>
                <w:color w:val="000000" w:themeColor="text1"/>
                <w:sz w:val="22"/>
                <w:szCs w:val="22"/>
                <w:lang w:eastAsia="en-GB"/>
              </w:rPr>
              <w:t>25</w:t>
            </w:r>
          </w:p>
        </w:tc>
        <w:tc>
          <w:tcPr>
            <w:tcW w:w="1174" w:type="dxa"/>
            <w:tcBorders>
              <w:top w:val="nil"/>
              <w:left w:val="nil"/>
              <w:bottom w:val="nil"/>
              <w:right w:val="nil"/>
            </w:tcBorders>
            <w:noWrap/>
            <w:vAlign w:val="bottom"/>
            <w:hideMark/>
          </w:tcPr>
          <w:p w14:paraId="091F1FE8" w14:textId="5D769F8F" w:rsidR="008B1985" w:rsidRPr="008B1985" w:rsidRDefault="00DD3E98" w:rsidP="008B1985">
            <w:pPr>
              <w:spacing w:after="0" w:line="240" w:lineRule="auto"/>
              <w:jc w:val="right"/>
              <w:rPr>
                <w:rFonts w:ascii="Aptos Narrow" w:eastAsia="Times New Roman" w:hAnsi="Aptos Narrow" w:cs="Times New Roman"/>
                <w:color w:val="000000"/>
                <w:sz w:val="22"/>
                <w:szCs w:val="22"/>
                <w:lang w:eastAsia="en-GB"/>
              </w:rPr>
            </w:pPr>
            <w:r>
              <w:rPr>
                <w:rFonts w:ascii="Aptos Narrow" w:eastAsia="Times New Roman" w:hAnsi="Aptos Narrow" w:cs="Times New Roman"/>
                <w:color w:val="000000" w:themeColor="text1"/>
                <w:sz w:val="22"/>
                <w:szCs w:val="22"/>
                <w:lang w:eastAsia="en-GB"/>
              </w:rPr>
              <w:t>0</w:t>
            </w:r>
          </w:p>
        </w:tc>
        <w:tc>
          <w:tcPr>
            <w:tcW w:w="1606" w:type="dxa"/>
            <w:tcBorders>
              <w:top w:val="nil"/>
              <w:left w:val="nil"/>
              <w:bottom w:val="nil"/>
              <w:right w:val="nil"/>
            </w:tcBorders>
            <w:noWrap/>
            <w:vAlign w:val="bottom"/>
            <w:hideMark/>
          </w:tcPr>
          <w:p w14:paraId="0A17C89F" w14:textId="77777777" w:rsidR="008B1985" w:rsidRPr="008B1985" w:rsidRDefault="008B1985" w:rsidP="008B1985">
            <w:pPr>
              <w:spacing w:after="0" w:line="240" w:lineRule="auto"/>
              <w:rPr>
                <w:rFonts w:ascii="Aptos Narrow" w:eastAsia="Times New Roman" w:hAnsi="Aptos Narrow" w:cs="Times New Roman"/>
                <w:color w:val="000000"/>
                <w:sz w:val="22"/>
                <w:szCs w:val="22"/>
                <w:lang w:eastAsia="en-GB"/>
              </w:rPr>
            </w:pPr>
            <w:r w:rsidRPr="6A31513F">
              <w:rPr>
                <w:rFonts w:ascii="Aptos Narrow" w:eastAsia="Times New Roman" w:hAnsi="Aptos Narrow" w:cs="Times New Roman"/>
                <w:color w:val="000000" w:themeColor="text1"/>
                <w:sz w:val="22"/>
                <w:szCs w:val="22"/>
                <w:lang w:eastAsia="en-GB"/>
              </w:rPr>
              <w:t>Acceptable</w:t>
            </w:r>
            <w:commentRangeEnd w:id="105"/>
            <w:r w:rsidR="00CD6889" w:rsidRPr="008B1985">
              <w:rPr>
                <w:rStyle w:val="CommentReference"/>
                <w:rFonts w:ascii="Aptos Narrow" w:eastAsia="Times New Roman" w:hAnsi="Aptos Narrow" w:cs="Times New Roman"/>
                <w:color w:val="000000"/>
                <w:sz w:val="22"/>
                <w:szCs w:val="22"/>
                <w:lang w:eastAsia="en-GB"/>
              </w:rPr>
              <w:commentReference w:id="105"/>
            </w:r>
          </w:p>
        </w:tc>
      </w:tr>
      <w:tr w:rsidR="00BE2660" w:rsidRPr="008B1985" w14:paraId="1DD7886D" w14:textId="77777777" w:rsidTr="0691484D">
        <w:trPr>
          <w:trHeight w:val="300"/>
        </w:trPr>
        <w:tc>
          <w:tcPr>
            <w:tcW w:w="1393" w:type="dxa"/>
            <w:tcBorders>
              <w:top w:val="nil"/>
              <w:left w:val="nil"/>
              <w:bottom w:val="nil"/>
              <w:right w:val="nil"/>
            </w:tcBorders>
            <w:noWrap/>
            <w:vAlign w:val="bottom"/>
            <w:hideMark/>
          </w:tcPr>
          <w:p w14:paraId="527E77F2" w14:textId="0F215375" w:rsidR="00BE2660" w:rsidRPr="008B1985" w:rsidRDefault="00BE2660" w:rsidP="008B1985">
            <w:pPr>
              <w:spacing w:after="0" w:line="240" w:lineRule="auto"/>
              <w:rPr>
                <w:rFonts w:ascii="Aptos Narrow" w:eastAsia="Times New Roman" w:hAnsi="Aptos Narrow" w:cs="Times New Roman"/>
                <w:color w:val="000000"/>
                <w:sz w:val="22"/>
                <w:szCs w:val="22"/>
                <w:lang w:eastAsia="en-GB"/>
              </w:rPr>
            </w:pPr>
            <w:r w:rsidRPr="6A31513F">
              <w:rPr>
                <w:rFonts w:ascii="Aptos Narrow" w:eastAsia="Times New Roman" w:hAnsi="Aptos Narrow" w:cs="Times New Roman"/>
                <w:color w:val="000000" w:themeColor="text1"/>
                <w:sz w:val="22"/>
                <w:szCs w:val="22"/>
                <w:lang w:eastAsia="en-GB"/>
              </w:rPr>
              <w:t>XR</w:t>
            </w:r>
          </w:p>
        </w:tc>
        <w:tc>
          <w:tcPr>
            <w:tcW w:w="4892" w:type="dxa"/>
            <w:tcBorders>
              <w:top w:val="nil"/>
              <w:left w:val="nil"/>
              <w:bottom w:val="nil"/>
              <w:right w:val="nil"/>
            </w:tcBorders>
            <w:noWrap/>
            <w:vAlign w:val="bottom"/>
            <w:hideMark/>
          </w:tcPr>
          <w:p w14:paraId="58CC6664" w14:textId="7E2A0DFB" w:rsidR="00BE2660" w:rsidRPr="00E63E71" w:rsidRDefault="263DFD72" w:rsidP="0691484D">
            <w:pPr>
              <w:spacing w:after="0" w:line="240" w:lineRule="auto"/>
              <w:rPr>
                <w:rFonts w:ascii="Aptos Narrow" w:eastAsia="Aptos Narrow" w:hAnsi="Aptos Narrow" w:cs="Aptos Narrow"/>
                <w:color w:val="000000"/>
                <w:sz w:val="22"/>
                <w:szCs w:val="22"/>
                <w:vertAlign w:val="superscript"/>
                <w:lang w:eastAsia="en-GB"/>
              </w:rPr>
            </w:pPr>
            <w:r w:rsidRPr="0691484D">
              <w:rPr>
                <w:rFonts w:ascii="Aptos Narrow" w:eastAsia="Times New Roman" w:hAnsi="Aptos Narrow" w:cs="Times New Roman"/>
                <w:color w:val="000000" w:themeColor="text1"/>
                <w:sz w:val="22"/>
                <w:szCs w:val="22"/>
                <w:lang w:eastAsia="en-GB"/>
              </w:rPr>
              <w:t>Motion to Photon</w:t>
            </w:r>
            <w:sdt>
              <w:sdtPr>
                <w:rPr>
                  <w:rFonts w:ascii="Aptos Narrow" w:eastAsia="Times New Roman" w:hAnsi="Aptos Narrow" w:cs="Times New Roman"/>
                  <w:color w:val="000000"/>
                  <w:sz w:val="22"/>
                  <w:szCs w:val="22"/>
                  <w:vertAlign w:val="superscript"/>
                  <w:lang w:eastAsia="en-GB"/>
                </w:rPr>
                <w:tag w:val="MENDELEY_CITATION_v3_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"/>
                <w:id w:val="-864904623"/>
                <w:placeholder>
                  <w:docPart w:val="DefaultPlaceholder_-1854013440"/>
                </w:placeholder>
              </w:sdtPr>
              <w:sdtEndPr/>
              <w:sdtContent>
                <w:r w:rsidR="004D3373" w:rsidRPr="004D3373">
                  <w:rPr>
                    <w:rFonts w:ascii="Aptos Narrow" w:eastAsia="Aptos Narrow" w:hAnsi="Aptos Narrow" w:cs="Aptos Narrow"/>
                    <w:color w:val="000000"/>
                    <w:sz w:val="22"/>
                    <w:szCs w:val="22"/>
                    <w:vertAlign w:val="superscript"/>
                    <w:lang w:eastAsia="en-GB"/>
                  </w:rPr>
                  <w:t>51,52</w:t>
                </w:r>
              </w:sdtContent>
            </w:sdt>
          </w:p>
        </w:tc>
        <w:tc>
          <w:tcPr>
            <w:tcW w:w="1174" w:type="dxa"/>
            <w:tcBorders>
              <w:top w:val="nil"/>
              <w:left w:val="nil"/>
              <w:bottom w:val="nil"/>
              <w:right w:val="nil"/>
            </w:tcBorders>
            <w:noWrap/>
            <w:vAlign w:val="bottom"/>
            <w:hideMark/>
          </w:tcPr>
          <w:p w14:paraId="3480DE40" w14:textId="0C4EEF08" w:rsidR="00BE2660" w:rsidRPr="008B1985" w:rsidRDefault="00BE2660" w:rsidP="008B1985">
            <w:pPr>
              <w:spacing w:after="0" w:line="240" w:lineRule="auto"/>
              <w:jc w:val="right"/>
              <w:rPr>
                <w:rFonts w:ascii="Aptos Narrow" w:eastAsia="Times New Roman" w:hAnsi="Aptos Narrow" w:cs="Times New Roman"/>
                <w:color w:val="000000"/>
                <w:sz w:val="22"/>
                <w:szCs w:val="22"/>
                <w:lang w:eastAsia="en-GB"/>
              </w:rPr>
            </w:pPr>
            <w:r w:rsidRPr="6A31513F">
              <w:rPr>
                <w:rFonts w:ascii="Aptos Narrow" w:eastAsia="Times New Roman" w:hAnsi="Aptos Narrow" w:cs="Times New Roman"/>
                <w:color w:val="000000" w:themeColor="text1"/>
                <w:sz w:val="22"/>
                <w:szCs w:val="22"/>
                <w:lang w:eastAsia="en-GB"/>
              </w:rPr>
              <w:t>2</w:t>
            </w:r>
            <w:r w:rsidR="00CB28D1">
              <w:rPr>
                <w:rFonts w:ascii="Aptos Narrow" w:eastAsia="Times New Roman" w:hAnsi="Aptos Narrow" w:cs="Times New Roman"/>
                <w:color w:val="000000" w:themeColor="text1"/>
                <w:sz w:val="22"/>
                <w:szCs w:val="22"/>
                <w:lang w:eastAsia="en-GB"/>
              </w:rPr>
              <w:t>0</w:t>
            </w:r>
          </w:p>
        </w:tc>
        <w:tc>
          <w:tcPr>
            <w:tcW w:w="1174" w:type="dxa"/>
            <w:tcBorders>
              <w:top w:val="nil"/>
              <w:left w:val="nil"/>
              <w:bottom w:val="nil"/>
              <w:right w:val="nil"/>
            </w:tcBorders>
            <w:noWrap/>
            <w:vAlign w:val="bottom"/>
            <w:hideMark/>
          </w:tcPr>
          <w:p w14:paraId="4EDB0182" w14:textId="418D6CB4" w:rsidR="00BE2660" w:rsidRPr="008B1985" w:rsidRDefault="00CB28D1" w:rsidP="008B1985">
            <w:pPr>
              <w:spacing w:after="0" w:line="240" w:lineRule="auto"/>
              <w:jc w:val="right"/>
              <w:rPr>
                <w:rFonts w:ascii="Aptos Narrow" w:eastAsia="Times New Roman" w:hAnsi="Aptos Narrow" w:cs="Times New Roman"/>
                <w:color w:val="000000"/>
                <w:sz w:val="22"/>
                <w:szCs w:val="22"/>
                <w:lang w:eastAsia="en-GB"/>
              </w:rPr>
            </w:pPr>
            <w:r>
              <w:rPr>
                <w:rFonts w:ascii="Aptos Narrow" w:eastAsia="Times New Roman" w:hAnsi="Aptos Narrow" w:cs="Times New Roman"/>
                <w:color w:val="000000" w:themeColor="text1"/>
                <w:sz w:val="22"/>
                <w:szCs w:val="22"/>
                <w:lang w:eastAsia="en-GB"/>
              </w:rPr>
              <w:t>0</w:t>
            </w:r>
          </w:p>
        </w:tc>
        <w:tc>
          <w:tcPr>
            <w:tcW w:w="1606" w:type="dxa"/>
            <w:tcBorders>
              <w:top w:val="nil"/>
              <w:left w:val="nil"/>
              <w:bottom w:val="nil"/>
              <w:right w:val="nil"/>
            </w:tcBorders>
            <w:noWrap/>
            <w:vAlign w:val="bottom"/>
            <w:hideMark/>
          </w:tcPr>
          <w:p w14:paraId="42D5C446" w14:textId="309E534A" w:rsidR="00BE2660" w:rsidRPr="008B1985" w:rsidRDefault="00BE2660" w:rsidP="008B1985">
            <w:pPr>
              <w:spacing w:after="0" w:line="240" w:lineRule="auto"/>
              <w:rPr>
                <w:rFonts w:ascii="Aptos Narrow" w:eastAsia="Times New Roman" w:hAnsi="Aptos Narrow" w:cs="Times New Roman"/>
                <w:color w:val="000000"/>
                <w:sz w:val="22"/>
                <w:szCs w:val="22"/>
                <w:lang w:eastAsia="en-GB"/>
              </w:rPr>
            </w:pPr>
            <w:r w:rsidRPr="6A31513F">
              <w:rPr>
                <w:rFonts w:ascii="Aptos Narrow" w:eastAsia="Times New Roman" w:hAnsi="Aptos Narrow" w:cs="Times New Roman"/>
                <w:color w:val="000000" w:themeColor="text1"/>
                <w:sz w:val="22"/>
                <w:szCs w:val="22"/>
                <w:lang w:eastAsia="en-GB"/>
              </w:rPr>
              <w:t>Acceptable</w:t>
            </w:r>
          </w:p>
        </w:tc>
      </w:tr>
      <w:tr w:rsidR="002770C2" w:rsidRPr="008B1985" w14:paraId="0E664C67" w14:textId="77777777" w:rsidTr="0691484D">
        <w:trPr>
          <w:trHeight w:val="300"/>
        </w:trPr>
        <w:tc>
          <w:tcPr>
            <w:tcW w:w="1393" w:type="dxa"/>
            <w:tcBorders>
              <w:top w:val="nil"/>
              <w:left w:val="nil"/>
              <w:bottom w:val="nil"/>
              <w:right w:val="nil"/>
            </w:tcBorders>
            <w:noWrap/>
            <w:vAlign w:val="bottom"/>
          </w:tcPr>
          <w:p w14:paraId="0DAC11B1" w14:textId="29E9C87A" w:rsidR="002770C2" w:rsidRPr="6A31513F" w:rsidRDefault="002770C2" w:rsidP="008B1985">
            <w:pPr>
              <w:spacing w:after="0" w:line="240" w:lineRule="auto"/>
              <w:rPr>
                <w:rFonts w:ascii="Aptos Narrow" w:eastAsia="Times New Roman" w:hAnsi="Aptos Narrow" w:cs="Times New Roman"/>
                <w:color w:val="000000" w:themeColor="text1"/>
                <w:sz w:val="22"/>
                <w:szCs w:val="22"/>
                <w:lang w:eastAsia="en-GB"/>
              </w:rPr>
            </w:pPr>
            <w:r>
              <w:rPr>
                <w:rFonts w:ascii="Aptos Narrow" w:eastAsia="Times New Roman" w:hAnsi="Aptos Narrow" w:cs="Times New Roman"/>
                <w:color w:val="000000" w:themeColor="text1"/>
                <w:sz w:val="22"/>
                <w:szCs w:val="22"/>
                <w:lang w:eastAsia="en-GB"/>
              </w:rPr>
              <w:t>XR</w:t>
            </w:r>
          </w:p>
        </w:tc>
        <w:tc>
          <w:tcPr>
            <w:tcW w:w="4892" w:type="dxa"/>
            <w:tcBorders>
              <w:top w:val="nil"/>
              <w:left w:val="nil"/>
              <w:bottom w:val="nil"/>
              <w:right w:val="nil"/>
            </w:tcBorders>
            <w:noWrap/>
            <w:vAlign w:val="bottom"/>
          </w:tcPr>
          <w:p w14:paraId="1D2F6A13" w14:textId="68F8C3D5" w:rsidR="002770C2" w:rsidRPr="00E63E71" w:rsidRDefault="4D01EDA9" w:rsidP="0691484D">
            <w:pPr>
              <w:spacing w:after="0" w:line="240" w:lineRule="auto"/>
              <w:rPr>
                <w:rFonts w:ascii="Aptos Narrow" w:eastAsia="Aptos Narrow" w:hAnsi="Aptos Narrow" w:cs="Aptos Narrow"/>
                <w:color w:val="000000" w:themeColor="text1"/>
                <w:sz w:val="22"/>
                <w:szCs w:val="22"/>
                <w:vertAlign w:val="superscript"/>
                <w:lang w:eastAsia="en-GB"/>
              </w:rPr>
            </w:pPr>
            <w:r w:rsidRPr="0691484D">
              <w:rPr>
                <w:rFonts w:ascii="Aptos Narrow" w:eastAsia="Times New Roman" w:hAnsi="Aptos Narrow" w:cs="Times New Roman"/>
                <w:color w:val="000000" w:themeColor="text1"/>
                <w:sz w:val="22"/>
                <w:szCs w:val="22"/>
                <w:lang w:eastAsia="en-GB"/>
              </w:rPr>
              <w:t>Tactile to v</w:t>
            </w:r>
            <w:r w:rsidR="74700592" w:rsidRPr="0691484D">
              <w:rPr>
                <w:rFonts w:ascii="Aptos Narrow" w:eastAsia="Times New Roman" w:hAnsi="Aptos Narrow" w:cs="Times New Roman"/>
                <w:color w:val="000000" w:themeColor="text1"/>
                <w:sz w:val="22"/>
                <w:szCs w:val="22"/>
                <w:lang w:eastAsia="en-GB"/>
              </w:rPr>
              <w:t>isual</w:t>
            </w:r>
            <w:sdt>
              <w:sdtPr>
                <w:rPr>
                  <w:rFonts w:ascii="Aptos Narrow" w:eastAsia="Times New Roman" w:hAnsi="Aptos Narrow" w:cs="Times New Roman"/>
                  <w:color w:val="000000"/>
                  <w:sz w:val="22"/>
                  <w:szCs w:val="22"/>
                  <w:vertAlign w:val="superscript"/>
                  <w:lang w:eastAsia="en-GB"/>
                </w:rPr>
                <w:tag w:val="MENDELEY_CITATION_v3_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"/>
                <w:id w:val="-579996030"/>
                <w:placeholder>
                  <w:docPart w:val="DefaultPlaceholder_-1854013440"/>
                </w:placeholder>
              </w:sdtPr>
              <w:sdtEndPr/>
              <w:sdtContent>
                <w:r w:rsidR="004D3373" w:rsidRPr="004D3373">
                  <w:rPr>
                    <w:rFonts w:ascii="Aptos Narrow" w:eastAsia="Aptos Narrow" w:hAnsi="Aptos Narrow" w:cs="Aptos Narrow"/>
                    <w:color w:val="000000"/>
                    <w:sz w:val="22"/>
                    <w:szCs w:val="22"/>
                    <w:vertAlign w:val="superscript"/>
                    <w:lang w:eastAsia="en-GB"/>
                  </w:rPr>
                  <w:t>53</w:t>
                </w:r>
              </w:sdtContent>
            </w:sdt>
          </w:p>
        </w:tc>
        <w:tc>
          <w:tcPr>
            <w:tcW w:w="1174" w:type="dxa"/>
            <w:tcBorders>
              <w:top w:val="nil"/>
              <w:left w:val="nil"/>
              <w:bottom w:val="nil"/>
              <w:right w:val="nil"/>
            </w:tcBorders>
            <w:noWrap/>
            <w:vAlign w:val="bottom"/>
          </w:tcPr>
          <w:p w14:paraId="3F052C46" w14:textId="4B0A0FC2" w:rsidR="002770C2" w:rsidRPr="6A31513F" w:rsidRDefault="00AE24BB" w:rsidP="008B1985">
            <w:pPr>
              <w:spacing w:after="0" w:line="240" w:lineRule="auto"/>
              <w:jc w:val="right"/>
              <w:rPr>
                <w:rFonts w:ascii="Aptos Narrow" w:eastAsia="Times New Roman" w:hAnsi="Aptos Narrow" w:cs="Times New Roman"/>
                <w:color w:val="000000" w:themeColor="text1"/>
                <w:sz w:val="22"/>
                <w:szCs w:val="22"/>
                <w:lang w:eastAsia="en-GB"/>
              </w:rPr>
            </w:pPr>
            <w:r>
              <w:rPr>
                <w:rFonts w:ascii="Aptos Narrow" w:eastAsia="Times New Roman" w:hAnsi="Aptos Narrow" w:cs="Times New Roman"/>
                <w:color w:val="000000" w:themeColor="text1"/>
                <w:sz w:val="22"/>
                <w:szCs w:val="22"/>
                <w:lang w:eastAsia="en-GB"/>
              </w:rPr>
              <w:t>55</w:t>
            </w:r>
          </w:p>
        </w:tc>
        <w:tc>
          <w:tcPr>
            <w:tcW w:w="1174" w:type="dxa"/>
            <w:tcBorders>
              <w:top w:val="nil"/>
              <w:left w:val="nil"/>
              <w:bottom w:val="nil"/>
              <w:right w:val="nil"/>
            </w:tcBorders>
            <w:noWrap/>
            <w:vAlign w:val="bottom"/>
          </w:tcPr>
          <w:p w14:paraId="44805D4F" w14:textId="5C0B7126" w:rsidR="002770C2" w:rsidRPr="6A31513F" w:rsidRDefault="00AE24BB" w:rsidP="008B1985">
            <w:pPr>
              <w:spacing w:after="0" w:line="240" w:lineRule="auto"/>
              <w:jc w:val="right"/>
              <w:rPr>
                <w:rFonts w:ascii="Aptos Narrow" w:eastAsia="Times New Roman" w:hAnsi="Aptos Narrow" w:cs="Times New Roman"/>
                <w:color w:val="000000" w:themeColor="text1"/>
                <w:sz w:val="22"/>
                <w:szCs w:val="22"/>
                <w:lang w:eastAsia="en-GB"/>
              </w:rPr>
            </w:pPr>
            <w:r>
              <w:rPr>
                <w:rFonts w:ascii="Aptos Narrow" w:eastAsia="Times New Roman" w:hAnsi="Aptos Narrow" w:cs="Times New Roman"/>
                <w:color w:val="000000" w:themeColor="text1"/>
                <w:sz w:val="22"/>
                <w:szCs w:val="22"/>
                <w:lang w:eastAsia="en-GB"/>
              </w:rPr>
              <w:t>0</w:t>
            </w:r>
          </w:p>
        </w:tc>
        <w:tc>
          <w:tcPr>
            <w:tcW w:w="1606" w:type="dxa"/>
            <w:tcBorders>
              <w:top w:val="nil"/>
              <w:left w:val="nil"/>
              <w:bottom w:val="nil"/>
              <w:right w:val="nil"/>
            </w:tcBorders>
            <w:noWrap/>
            <w:vAlign w:val="bottom"/>
          </w:tcPr>
          <w:p w14:paraId="0B887E69" w14:textId="2202486E" w:rsidR="002770C2" w:rsidRPr="6A31513F" w:rsidRDefault="00AE24BB" w:rsidP="008B1985">
            <w:pPr>
              <w:spacing w:after="0" w:line="240" w:lineRule="auto"/>
              <w:rPr>
                <w:rFonts w:ascii="Aptos Narrow" w:eastAsia="Times New Roman" w:hAnsi="Aptos Narrow" w:cs="Times New Roman"/>
                <w:color w:val="000000" w:themeColor="text1"/>
                <w:sz w:val="22"/>
                <w:szCs w:val="22"/>
                <w:lang w:eastAsia="en-GB"/>
              </w:rPr>
            </w:pPr>
            <w:r>
              <w:rPr>
                <w:rFonts w:ascii="Aptos Narrow" w:eastAsia="Times New Roman" w:hAnsi="Aptos Narrow" w:cs="Times New Roman"/>
                <w:color w:val="000000" w:themeColor="text1"/>
                <w:sz w:val="22"/>
                <w:szCs w:val="22"/>
                <w:lang w:eastAsia="en-GB"/>
              </w:rPr>
              <w:t>Acceptable</w:t>
            </w:r>
          </w:p>
        </w:tc>
      </w:tr>
      <w:tr w:rsidR="002770C2" w:rsidRPr="008B1985" w14:paraId="47DFFA57" w14:textId="77777777" w:rsidTr="0691484D">
        <w:trPr>
          <w:trHeight w:val="300"/>
        </w:trPr>
        <w:tc>
          <w:tcPr>
            <w:tcW w:w="1393" w:type="dxa"/>
            <w:tcBorders>
              <w:top w:val="nil"/>
              <w:left w:val="nil"/>
              <w:bottom w:val="nil"/>
              <w:right w:val="nil"/>
            </w:tcBorders>
            <w:noWrap/>
            <w:vAlign w:val="bottom"/>
          </w:tcPr>
          <w:p w14:paraId="2B24EC79" w14:textId="53C35A27" w:rsidR="002770C2" w:rsidRPr="6A31513F" w:rsidRDefault="00AE24BB" w:rsidP="008B1985">
            <w:pPr>
              <w:spacing w:after="0" w:line="240" w:lineRule="auto"/>
              <w:rPr>
                <w:rFonts w:ascii="Aptos Narrow" w:eastAsia="Times New Roman" w:hAnsi="Aptos Narrow" w:cs="Times New Roman"/>
                <w:color w:val="000000" w:themeColor="text1"/>
                <w:sz w:val="22"/>
                <w:szCs w:val="22"/>
                <w:lang w:eastAsia="en-GB"/>
              </w:rPr>
            </w:pPr>
            <w:r>
              <w:rPr>
                <w:rFonts w:ascii="Aptos Narrow" w:eastAsia="Times New Roman" w:hAnsi="Aptos Narrow" w:cs="Times New Roman"/>
                <w:color w:val="000000" w:themeColor="text1"/>
                <w:sz w:val="22"/>
                <w:szCs w:val="22"/>
                <w:lang w:eastAsia="en-GB"/>
              </w:rPr>
              <w:t>XR</w:t>
            </w:r>
          </w:p>
        </w:tc>
        <w:tc>
          <w:tcPr>
            <w:tcW w:w="4892" w:type="dxa"/>
            <w:tcBorders>
              <w:top w:val="nil"/>
              <w:left w:val="nil"/>
              <w:bottom w:val="nil"/>
              <w:right w:val="nil"/>
            </w:tcBorders>
            <w:noWrap/>
            <w:vAlign w:val="bottom"/>
          </w:tcPr>
          <w:p w14:paraId="4290B699" w14:textId="33868F1A" w:rsidR="002770C2" w:rsidRPr="00E63E71" w:rsidRDefault="4D01EDA9" w:rsidP="0691484D">
            <w:pPr>
              <w:spacing w:after="0" w:line="240" w:lineRule="auto"/>
              <w:rPr>
                <w:rFonts w:ascii="Aptos Narrow" w:eastAsia="Aptos Narrow" w:hAnsi="Aptos Narrow" w:cs="Aptos Narrow"/>
                <w:color w:val="000000" w:themeColor="text1"/>
                <w:sz w:val="22"/>
                <w:szCs w:val="22"/>
                <w:vertAlign w:val="superscript"/>
                <w:lang w:eastAsia="en-GB"/>
              </w:rPr>
            </w:pPr>
            <w:r w:rsidRPr="0691484D">
              <w:rPr>
                <w:rFonts w:ascii="Aptos Narrow" w:eastAsia="Times New Roman" w:hAnsi="Aptos Narrow" w:cs="Times New Roman"/>
                <w:color w:val="000000" w:themeColor="text1"/>
                <w:sz w:val="22"/>
                <w:szCs w:val="22"/>
                <w:lang w:eastAsia="en-GB"/>
              </w:rPr>
              <w:t>Tactile to audio</w:t>
            </w:r>
            <w:sdt>
              <w:sdtPr>
                <w:rPr>
                  <w:rFonts w:ascii="Aptos Narrow" w:eastAsia="Times New Roman" w:hAnsi="Aptos Narrow" w:cs="Times New Roman"/>
                  <w:color w:val="000000"/>
                  <w:sz w:val="22"/>
                  <w:szCs w:val="22"/>
                  <w:vertAlign w:val="superscript"/>
                  <w:lang w:eastAsia="en-GB"/>
                </w:rPr>
                <w:tag w:val="MENDELEY_CITATION_v3_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"/>
                <w:id w:val="529375446"/>
                <w:placeholder>
                  <w:docPart w:val="DefaultPlaceholder_-1854013440"/>
                </w:placeholder>
              </w:sdtPr>
              <w:sdtEndPr/>
              <w:sdtContent>
                <w:r w:rsidR="004D3373" w:rsidRPr="004D3373">
                  <w:rPr>
                    <w:rFonts w:ascii="Aptos Narrow" w:eastAsia="Aptos Narrow" w:hAnsi="Aptos Narrow" w:cs="Aptos Narrow"/>
                    <w:color w:val="000000"/>
                    <w:sz w:val="22"/>
                    <w:szCs w:val="22"/>
                    <w:vertAlign w:val="superscript"/>
                    <w:lang w:eastAsia="en-GB"/>
                  </w:rPr>
                  <w:t>53</w:t>
                </w:r>
              </w:sdtContent>
            </w:sdt>
          </w:p>
        </w:tc>
        <w:tc>
          <w:tcPr>
            <w:tcW w:w="1174" w:type="dxa"/>
            <w:tcBorders>
              <w:top w:val="nil"/>
              <w:left w:val="nil"/>
              <w:bottom w:val="nil"/>
              <w:right w:val="nil"/>
            </w:tcBorders>
            <w:noWrap/>
            <w:vAlign w:val="bottom"/>
          </w:tcPr>
          <w:p w14:paraId="44B9E0DA" w14:textId="1583E76C" w:rsidR="002770C2" w:rsidRPr="6A31513F" w:rsidRDefault="00AE24BB" w:rsidP="008B1985">
            <w:pPr>
              <w:spacing w:after="0" w:line="240" w:lineRule="auto"/>
              <w:jc w:val="right"/>
              <w:rPr>
                <w:rFonts w:ascii="Aptos Narrow" w:eastAsia="Times New Roman" w:hAnsi="Aptos Narrow" w:cs="Times New Roman"/>
                <w:color w:val="000000" w:themeColor="text1"/>
                <w:sz w:val="22"/>
                <w:szCs w:val="22"/>
                <w:lang w:eastAsia="en-GB"/>
              </w:rPr>
            </w:pPr>
            <w:r>
              <w:rPr>
                <w:rFonts w:ascii="Aptos Narrow" w:eastAsia="Times New Roman" w:hAnsi="Aptos Narrow" w:cs="Times New Roman"/>
                <w:color w:val="000000" w:themeColor="text1"/>
                <w:sz w:val="22"/>
                <w:szCs w:val="22"/>
                <w:lang w:eastAsia="en-GB"/>
              </w:rPr>
              <w:t>25</w:t>
            </w:r>
          </w:p>
        </w:tc>
        <w:tc>
          <w:tcPr>
            <w:tcW w:w="1174" w:type="dxa"/>
            <w:tcBorders>
              <w:top w:val="nil"/>
              <w:left w:val="nil"/>
              <w:bottom w:val="nil"/>
              <w:right w:val="nil"/>
            </w:tcBorders>
            <w:noWrap/>
            <w:vAlign w:val="bottom"/>
          </w:tcPr>
          <w:p w14:paraId="29F3D9CC" w14:textId="0051D954" w:rsidR="002770C2" w:rsidRPr="6A31513F" w:rsidRDefault="00AE24BB" w:rsidP="008B1985">
            <w:pPr>
              <w:spacing w:after="0" w:line="240" w:lineRule="auto"/>
              <w:jc w:val="right"/>
              <w:rPr>
                <w:rFonts w:ascii="Aptos Narrow" w:eastAsia="Times New Roman" w:hAnsi="Aptos Narrow" w:cs="Times New Roman"/>
                <w:color w:val="000000" w:themeColor="text1"/>
                <w:sz w:val="22"/>
                <w:szCs w:val="22"/>
                <w:lang w:eastAsia="en-GB"/>
              </w:rPr>
            </w:pPr>
            <w:r>
              <w:rPr>
                <w:rFonts w:ascii="Aptos Narrow" w:eastAsia="Times New Roman" w:hAnsi="Aptos Narrow" w:cs="Times New Roman"/>
                <w:color w:val="000000" w:themeColor="text1"/>
                <w:sz w:val="22"/>
                <w:szCs w:val="22"/>
                <w:lang w:eastAsia="en-GB"/>
              </w:rPr>
              <w:t>0</w:t>
            </w:r>
          </w:p>
        </w:tc>
        <w:tc>
          <w:tcPr>
            <w:tcW w:w="1606" w:type="dxa"/>
            <w:tcBorders>
              <w:top w:val="nil"/>
              <w:left w:val="nil"/>
              <w:bottom w:val="nil"/>
              <w:right w:val="nil"/>
            </w:tcBorders>
            <w:noWrap/>
            <w:vAlign w:val="bottom"/>
          </w:tcPr>
          <w:p w14:paraId="0AF72F58" w14:textId="70FDD90A" w:rsidR="002770C2" w:rsidRPr="6A31513F" w:rsidRDefault="00AE24BB" w:rsidP="008B1985">
            <w:pPr>
              <w:spacing w:after="0" w:line="240" w:lineRule="auto"/>
              <w:rPr>
                <w:rFonts w:ascii="Aptos Narrow" w:eastAsia="Times New Roman" w:hAnsi="Aptos Narrow" w:cs="Times New Roman"/>
                <w:color w:val="000000" w:themeColor="text1"/>
                <w:sz w:val="22"/>
                <w:szCs w:val="22"/>
                <w:lang w:eastAsia="en-GB"/>
              </w:rPr>
            </w:pPr>
            <w:r>
              <w:rPr>
                <w:rFonts w:ascii="Aptos Narrow" w:eastAsia="Times New Roman" w:hAnsi="Aptos Narrow" w:cs="Times New Roman"/>
                <w:color w:val="000000" w:themeColor="text1"/>
                <w:sz w:val="22"/>
                <w:szCs w:val="22"/>
                <w:lang w:eastAsia="en-GB"/>
              </w:rPr>
              <w:t>Acceptable</w:t>
            </w:r>
          </w:p>
        </w:tc>
      </w:tr>
      <w:tr w:rsidR="00E40FF8" w:rsidRPr="008B1985" w14:paraId="7BB4C3D7" w14:textId="77777777" w:rsidTr="0691484D">
        <w:trPr>
          <w:trHeight w:val="300"/>
        </w:trPr>
        <w:tc>
          <w:tcPr>
            <w:tcW w:w="1393" w:type="dxa"/>
            <w:tcBorders>
              <w:top w:val="nil"/>
              <w:left w:val="nil"/>
              <w:bottom w:val="nil"/>
              <w:right w:val="nil"/>
            </w:tcBorders>
            <w:noWrap/>
            <w:vAlign w:val="bottom"/>
            <w:hideMark/>
          </w:tcPr>
          <w:p w14:paraId="3B9EBED3" w14:textId="667DEBC8" w:rsidR="00E40FF8" w:rsidRPr="008B1985" w:rsidRDefault="00E40FF8" w:rsidP="008B1985">
            <w:pPr>
              <w:spacing w:after="0" w:line="240" w:lineRule="auto"/>
              <w:rPr>
                <w:rFonts w:ascii="Aptos Narrow" w:eastAsia="Times New Roman" w:hAnsi="Aptos Narrow" w:cs="Times New Roman"/>
                <w:color w:val="000000"/>
                <w:sz w:val="22"/>
                <w:szCs w:val="22"/>
                <w:lang w:eastAsia="en-GB"/>
              </w:rPr>
            </w:pPr>
            <w:r w:rsidRPr="6A31513F">
              <w:rPr>
                <w:rFonts w:ascii="Aptos Narrow" w:eastAsia="Times New Roman" w:hAnsi="Aptos Narrow" w:cs="Times New Roman"/>
                <w:color w:val="000000" w:themeColor="text1"/>
                <w:sz w:val="22"/>
                <w:szCs w:val="22"/>
                <w:lang w:eastAsia="en-GB"/>
              </w:rPr>
              <w:t>TV</w:t>
            </w:r>
          </w:p>
        </w:tc>
        <w:tc>
          <w:tcPr>
            <w:tcW w:w="4892" w:type="dxa"/>
            <w:tcBorders>
              <w:top w:val="nil"/>
              <w:left w:val="nil"/>
              <w:bottom w:val="nil"/>
              <w:right w:val="nil"/>
            </w:tcBorders>
            <w:noWrap/>
            <w:vAlign w:val="bottom"/>
            <w:hideMark/>
          </w:tcPr>
          <w:p w14:paraId="540B66BE" w14:textId="19700B9F" w:rsidR="00E40FF8" w:rsidRPr="00E63E71" w:rsidRDefault="2974524D" w:rsidP="0691484D">
            <w:pPr>
              <w:spacing w:after="0" w:line="240" w:lineRule="auto"/>
              <w:rPr>
                <w:rFonts w:ascii="Aptos Narrow" w:eastAsia="Aptos Narrow" w:hAnsi="Aptos Narrow" w:cs="Aptos Narrow"/>
                <w:color w:val="000000"/>
                <w:sz w:val="22"/>
                <w:szCs w:val="22"/>
                <w:vertAlign w:val="superscript"/>
                <w:lang w:eastAsia="en-GB"/>
              </w:rPr>
            </w:pPr>
            <w:r w:rsidRPr="0691484D">
              <w:rPr>
                <w:rFonts w:ascii="Aptos Narrow" w:eastAsia="Times New Roman" w:hAnsi="Aptos Narrow" w:cs="Times New Roman"/>
                <w:color w:val="000000" w:themeColor="text1"/>
                <w:sz w:val="22"/>
                <w:szCs w:val="22"/>
                <w:lang w:eastAsia="en-GB"/>
              </w:rPr>
              <w:t>Audio ahead of video</w:t>
            </w:r>
            <w:sdt>
              <w:sdtPr>
                <w:rPr>
                  <w:rFonts w:ascii="Aptos Narrow" w:eastAsia="Times New Roman" w:hAnsi="Aptos Narrow" w:cs="Times New Roman"/>
                  <w:color w:val="000000"/>
                  <w:sz w:val="22"/>
                  <w:szCs w:val="22"/>
                  <w:vertAlign w:val="superscript"/>
                  <w:lang w:eastAsia="en-GB"/>
                </w:rPr>
                <w:tag w:val="MENDELEY_CITATION_v3_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"/>
                <w:id w:val="2054186274"/>
                <w:placeholder>
                  <w:docPart w:val="DefaultPlaceholder_-1854013440"/>
                </w:placeholder>
              </w:sdtPr>
              <w:sdtEndPr/>
              <w:sdtContent>
                <w:r w:rsidR="004D3373" w:rsidRPr="004D3373">
                  <w:rPr>
                    <w:rFonts w:ascii="Aptos Narrow" w:eastAsia="Aptos Narrow" w:hAnsi="Aptos Narrow" w:cs="Aptos Narrow"/>
                    <w:color w:val="000000"/>
                    <w:sz w:val="22"/>
                    <w:szCs w:val="22"/>
                    <w:vertAlign w:val="superscript"/>
                    <w:lang w:eastAsia="en-GB"/>
                  </w:rPr>
                  <w:t>54</w:t>
                </w:r>
              </w:sdtContent>
            </w:sdt>
          </w:p>
        </w:tc>
        <w:tc>
          <w:tcPr>
            <w:tcW w:w="1174" w:type="dxa"/>
            <w:tcBorders>
              <w:top w:val="nil"/>
              <w:left w:val="nil"/>
              <w:bottom w:val="nil"/>
              <w:right w:val="nil"/>
            </w:tcBorders>
            <w:noWrap/>
            <w:vAlign w:val="bottom"/>
            <w:hideMark/>
          </w:tcPr>
          <w:p w14:paraId="54715972" w14:textId="682178C5" w:rsidR="00E40FF8" w:rsidRPr="008B1985" w:rsidRDefault="00E40FF8" w:rsidP="008B1985">
            <w:pPr>
              <w:spacing w:after="0" w:line="240" w:lineRule="auto"/>
              <w:jc w:val="right"/>
              <w:rPr>
                <w:rFonts w:ascii="Aptos Narrow" w:eastAsia="Times New Roman" w:hAnsi="Aptos Narrow" w:cs="Times New Roman"/>
                <w:color w:val="000000"/>
                <w:sz w:val="22"/>
                <w:szCs w:val="22"/>
                <w:lang w:eastAsia="en-GB"/>
              </w:rPr>
            </w:pPr>
            <w:r w:rsidRPr="6A31513F">
              <w:rPr>
                <w:rFonts w:ascii="Aptos Narrow" w:eastAsia="Times New Roman" w:hAnsi="Aptos Narrow" w:cs="Times New Roman"/>
                <w:color w:val="000000" w:themeColor="text1"/>
                <w:sz w:val="22"/>
                <w:szCs w:val="22"/>
                <w:lang w:eastAsia="en-GB"/>
              </w:rPr>
              <w:t>45</w:t>
            </w:r>
          </w:p>
        </w:tc>
        <w:tc>
          <w:tcPr>
            <w:tcW w:w="1174" w:type="dxa"/>
            <w:tcBorders>
              <w:top w:val="nil"/>
              <w:left w:val="nil"/>
              <w:bottom w:val="nil"/>
              <w:right w:val="nil"/>
            </w:tcBorders>
            <w:noWrap/>
            <w:vAlign w:val="bottom"/>
            <w:hideMark/>
          </w:tcPr>
          <w:p w14:paraId="1B813CC3" w14:textId="464BA1FE" w:rsidR="00E40FF8" w:rsidRPr="008B1985" w:rsidRDefault="00E40FF8" w:rsidP="008B1985">
            <w:pPr>
              <w:spacing w:after="0" w:line="240" w:lineRule="auto"/>
              <w:jc w:val="right"/>
              <w:rPr>
                <w:rFonts w:ascii="Aptos Narrow" w:eastAsia="Times New Roman" w:hAnsi="Aptos Narrow" w:cs="Times New Roman"/>
                <w:color w:val="000000"/>
                <w:sz w:val="22"/>
                <w:szCs w:val="22"/>
                <w:lang w:eastAsia="en-GB"/>
              </w:rPr>
            </w:pPr>
            <w:r w:rsidRPr="6A31513F">
              <w:rPr>
                <w:rFonts w:ascii="Aptos Narrow" w:eastAsia="Times New Roman" w:hAnsi="Aptos Narrow" w:cs="Times New Roman"/>
                <w:color w:val="000000" w:themeColor="text1"/>
                <w:sz w:val="22"/>
                <w:szCs w:val="22"/>
                <w:lang w:eastAsia="en-GB"/>
              </w:rPr>
              <w:t>0</w:t>
            </w:r>
          </w:p>
        </w:tc>
        <w:tc>
          <w:tcPr>
            <w:tcW w:w="1606" w:type="dxa"/>
            <w:tcBorders>
              <w:top w:val="nil"/>
              <w:left w:val="nil"/>
              <w:bottom w:val="nil"/>
              <w:right w:val="nil"/>
            </w:tcBorders>
            <w:noWrap/>
            <w:vAlign w:val="bottom"/>
            <w:hideMark/>
          </w:tcPr>
          <w:p w14:paraId="4804D038" w14:textId="31AFF387" w:rsidR="00E40FF8" w:rsidRPr="008B1985" w:rsidRDefault="00E40FF8" w:rsidP="008B1985">
            <w:pPr>
              <w:spacing w:after="0" w:line="240" w:lineRule="auto"/>
              <w:rPr>
                <w:rFonts w:ascii="Aptos Narrow" w:eastAsia="Times New Roman" w:hAnsi="Aptos Narrow" w:cs="Times New Roman"/>
                <w:color w:val="000000"/>
                <w:sz w:val="22"/>
                <w:szCs w:val="22"/>
                <w:lang w:eastAsia="en-GB"/>
              </w:rPr>
            </w:pPr>
            <w:r w:rsidRPr="6A31513F">
              <w:rPr>
                <w:rFonts w:ascii="Aptos Narrow" w:eastAsia="Times New Roman" w:hAnsi="Aptos Narrow" w:cs="Times New Roman"/>
                <w:color w:val="000000" w:themeColor="text1"/>
                <w:sz w:val="22"/>
                <w:szCs w:val="22"/>
                <w:lang w:eastAsia="en-GB"/>
              </w:rPr>
              <w:t>Acceptable</w:t>
            </w:r>
          </w:p>
        </w:tc>
      </w:tr>
      <w:tr w:rsidR="00E40FF8" w:rsidRPr="008B1985" w14:paraId="613CC585" w14:textId="77777777" w:rsidTr="0691484D">
        <w:trPr>
          <w:trHeight w:val="300"/>
        </w:trPr>
        <w:tc>
          <w:tcPr>
            <w:tcW w:w="1393" w:type="dxa"/>
            <w:tcBorders>
              <w:top w:val="nil"/>
              <w:left w:val="nil"/>
              <w:bottom w:val="nil"/>
              <w:right w:val="nil"/>
            </w:tcBorders>
            <w:noWrap/>
            <w:vAlign w:val="bottom"/>
            <w:hideMark/>
          </w:tcPr>
          <w:p w14:paraId="60CA0497" w14:textId="135EF9CE" w:rsidR="00E40FF8" w:rsidRPr="008B1985" w:rsidRDefault="00E40FF8" w:rsidP="008B1985">
            <w:pPr>
              <w:spacing w:after="0" w:line="240" w:lineRule="auto"/>
              <w:rPr>
                <w:rFonts w:ascii="Aptos Narrow" w:eastAsia="Times New Roman" w:hAnsi="Aptos Narrow" w:cs="Times New Roman"/>
                <w:color w:val="000000"/>
                <w:sz w:val="22"/>
                <w:szCs w:val="22"/>
                <w:lang w:eastAsia="en-GB"/>
              </w:rPr>
            </w:pPr>
            <w:r w:rsidRPr="6A31513F">
              <w:rPr>
                <w:rFonts w:ascii="Aptos Narrow" w:eastAsia="Times New Roman" w:hAnsi="Aptos Narrow" w:cs="Times New Roman"/>
                <w:color w:val="000000" w:themeColor="text1"/>
                <w:sz w:val="22"/>
                <w:szCs w:val="22"/>
                <w:lang w:eastAsia="en-GB"/>
              </w:rPr>
              <w:t>TV</w:t>
            </w:r>
          </w:p>
        </w:tc>
        <w:tc>
          <w:tcPr>
            <w:tcW w:w="4892" w:type="dxa"/>
            <w:tcBorders>
              <w:top w:val="nil"/>
              <w:left w:val="nil"/>
              <w:bottom w:val="nil"/>
              <w:right w:val="nil"/>
            </w:tcBorders>
            <w:noWrap/>
            <w:vAlign w:val="bottom"/>
            <w:hideMark/>
          </w:tcPr>
          <w:p w14:paraId="411F0DDD" w14:textId="68D762EC" w:rsidR="00E40FF8" w:rsidRPr="00E63E71" w:rsidRDefault="2974524D" w:rsidP="0691484D">
            <w:pPr>
              <w:spacing w:after="0" w:line="240" w:lineRule="auto"/>
              <w:rPr>
                <w:rFonts w:ascii="Aptos Narrow" w:eastAsia="Aptos Narrow" w:hAnsi="Aptos Narrow" w:cs="Aptos Narrow"/>
                <w:color w:val="000000"/>
                <w:sz w:val="22"/>
                <w:szCs w:val="22"/>
                <w:vertAlign w:val="superscript"/>
                <w:lang w:eastAsia="en-GB"/>
              </w:rPr>
            </w:pPr>
            <w:r w:rsidRPr="0691484D">
              <w:rPr>
                <w:rFonts w:ascii="Aptos Narrow" w:eastAsia="Times New Roman" w:hAnsi="Aptos Narrow" w:cs="Times New Roman"/>
                <w:color w:val="000000" w:themeColor="text1"/>
                <w:sz w:val="22"/>
                <w:szCs w:val="22"/>
                <w:lang w:eastAsia="en-GB"/>
              </w:rPr>
              <w:t>Video ahead of audio</w:t>
            </w:r>
            <w:sdt>
              <w:sdtPr>
                <w:rPr>
                  <w:rFonts w:ascii="Aptos Narrow" w:eastAsia="Times New Roman" w:hAnsi="Aptos Narrow" w:cs="Times New Roman"/>
                  <w:color w:val="000000"/>
                  <w:sz w:val="22"/>
                  <w:szCs w:val="22"/>
                  <w:vertAlign w:val="superscript"/>
                  <w:lang w:eastAsia="en-GB"/>
                </w:rPr>
                <w:tag w:val="MENDELEY_CITATION_v3_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"/>
                <w:id w:val="-2056380839"/>
                <w:placeholder>
                  <w:docPart w:val="DefaultPlaceholder_-1854013440"/>
                </w:placeholder>
              </w:sdtPr>
              <w:sdtEndPr/>
              <w:sdtContent>
                <w:r w:rsidR="004D3373" w:rsidRPr="004D3373">
                  <w:rPr>
                    <w:rFonts w:ascii="Aptos Narrow" w:eastAsia="Aptos Narrow" w:hAnsi="Aptos Narrow" w:cs="Aptos Narrow"/>
                    <w:color w:val="000000"/>
                    <w:sz w:val="22"/>
                    <w:szCs w:val="22"/>
                    <w:vertAlign w:val="superscript"/>
                    <w:lang w:eastAsia="en-GB"/>
                  </w:rPr>
                  <w:t>54</w:t>
                </w:r>
              </w:sdtContent>
            </w:sdt>
          </w:p>
        </w:tc>
        <w:tc>
          <w:tcPr>
            <w:tcW w:w="1174" w:type="dxa"/>
            <w:tcBorders>
              <w:top w:val="nil"/>
              <w:left w:val="nil"/>
              <w:bottom w:val="nil"/>
              <w:right w:val="nil"/>
            </w:tcBorders>
            <w:noWrap/>
            <w:vAlign w:val="bottom"/>
            <w:hideMark/>
          </w:tcPr>
          <w:p w14:paraId="5F63BE89" w14:textId="4D105DC9" w:rsidR="00E40FF8" w:rsidRPr="008B1985" w:rsidRDefault="00E40FF8" w:rsidP="008B1985">
            <w:pPr>
              <w:spacing w:after="0" w:line="240" w:lineRule="auto"/>
              <w:jc w:val="right"/>
              <w:rPr>
                <w:rFonts w:ascii="Aptos Narrow" w:eastAsia="Times New Roman" w:hAnsi="Aptos Narrow" w:cs="Times New Roman"/>
                <w:color w:val="000000"/>
                <w:sz w:val="22"/>
                <w:szCs w:val="22"/>
                <w:lang w:eastAsia="en-GB"/>
              </w:rPr>
            </w:pPr>
            <w:r w:rsidRPr="6A31513F">
              <w:rPr>
                <w:rFonts w:ascii="Aptos Narrow" w:eastAsia="Times New Roman" w:hAnsi="Aptos Narrow" w:cs="Times New Roman"/>
                <w:color w:val="000000" w:themeColor="text1"/>
                <w:sz w:val="22"/>
                <w:szCs w:val="22"/>
                <w:lang w:eastAsia="en-GB"/>
              </w:rPr>
              <w:t>125</w:t>
            </w:r>
          </w:p>
        </w:tc>
        <w:tc>
          <w:tcPr>
            <w:tcW w:w="1174" w:type="dxa"/>
            <w:tcBorders>
              <w:top w:val="nil"/>
              <w:left w:val="nil"/>
              <w:bottom w:val="nil"/>
              <w:right w:val="nil"/>
            </w:tcBorders>
            <w:noWrap/>
            <w:vAlign w:val="bottom"/>
            <w:hideMark/>
          </w:tcPr>
          <w:p w14:paraId="10917327" w14:textId="53FC4804" w:rsidR="00E40FF8" w:rsidRPr="008B1985" w:rsidRDefault="00E40FF8" w:rsidP="008B1985">
            <w:pPr>
              <w:spacing w:after="0" w:line="240" w:lineRule="auto"/>
              <w:jc w:val="right"/>
              <w:rPr>
                <w:rFonts w:ascii="Aptos Narrow" w:eastAsia="Times New Roman" w:hAnsi="Aptos Narrow" w:cs="Times New Roman"/>
                <w:color w:val="000000"/>
                <w:sz w:val="22"/>
                <w:szCs w:val="22"/>
                <w:lang w:eastAsia="en-GB"/>
              </w:rPr>
            </w:pPr>
            <w:r w:rsidRPr="6A31513F">
              <w:rPr>
                <w:rFonts w:ascii="Aptos Narrow" w:eastAsia="Times New Roman" w:hAnsi="Aptos Narrow" w:cs="Times New Roman"/>
                <w:color w:val="000000" w:themeColor="text1"/>
                <w:sz w:val="22"/>
                <w:szCs w:val="22"/>
                <w:lang w:eastAsia="en-GB"/>
              </w:rPr>
              <w:t>0</w:t>
            </w:r>
          </w:p>
        </w:tc>
        <w:tc>
          <w:tcPr>
            <w:tcW w:w="1606" w:type="dxa"/>
            <w:tcBorders>
              <w:top w:val="nil"/>
              <w:left w:val="nil"/>
              <w:bottom w:val="nil"/>
              <w:right w:val="nil"/>
            </w:tcBorders>
            <w:noWrap/>
            <w:vAlign w:val="bottom"/>
            <w:hideMark/>
          </w:tcPr>
          <w:p w14:paraId="36FB496E" w14:textId="594372AA" w:rsidR="00E40FF8" w:rsidRPr="008B1985" w:rsidRDefault="00E40FF8" w:rsidP="008B1985">
            <w:pPr>
              <w:spacing w:after="0" w:line="240" w:lineRule="auto"/>
              <w:rPr>
                <w:rFonts w:ascii="Aptos Narrow" w:eastAsia="Times New Roman" w:hAnsi="Aptos Narrow" w:cs="Times New Roman"/>
                <w:color w:val="000000"/>
                <w:sz w:val="22"/>
                <w:szCs w:val="22"/>
                <w:lang w:eastAsia="en-GB"/>
              </w:rPr>
            </w:pPr>
            <w:r w:rsidRPr="6A31513F">
              <w:rPr>
                <w:rFonts w:ascii="Aptos Narrow" w:eastAsia="Times New Roman" w:hAnsi="Aptos Narrow" w:cs="Times New Roman"/>
                <w:color w:val="000000" w:themeColor="text1"/>
                <w:sz w:val="22"/>
                <w:szCs w:val="22"/>
                <w:lang w:eastAsia="en-GB"/>
              </w:rPr>
              <w:t>Acceptable</w:t>
            </w:r>
          </w:p>
        </w:tc>
      </w:tr>
      <w:tr w:rsidR="001F0D55" w:rsidRPr="008B1985" w14:paraId="7AF11323" w14:textId="77777777" w:rsidTr="0691484D">
        <w:trPr>
          <w:trHeight w:val="300"/>
        </w:trPr>
        <w:tc>
          <w:tcPr>
            <w:tcW w:w="1393" w:type="dxa"/>
            <w:tcBorders>
              <w:top w:val="nil"/>
              <w:left w:val="nil"/>
              <w:bottom w:val="nil"/>
              <w:right w:val="nil"/>
            </w:tcBorders>
            <w:noWrap/>
            <w:vAlign w:val="bottom"/>
            <w:hideMark/>
          </w:tcPr>
          <w:p w14:paraId="0D07E53A" w14:textId="5F770E39" w:rsidR="001F0D55" w:rsidRPr="008B1985" w:rsidRDefault="001F0D55" w:rsidP="008B1985">
            <w:pPr>
              <w:spacing w:after="0" w:line="240" w:lineRule="auto"/>
              <w:rPr>
                <w:rFonts w:ascii="Aptos Narrow" w:eastAsia="Times New Roman" w:hAnsi="Aptos Narrow" w:cs="Times New Roman"/>
                <w:color w:val="000000"/>
                <w:sz w:val="22"/>
                <w:szCs w:val="22"/>
                <w:lang w:eastAsia="en-GB"/>
              </w:rPr>
            </w:pPr>
            <w:r w:rsidRPr="6A31513F">
              <w:rPr>
                <w:rFonts w:ascii="Aptos Narrow" w:eastAsia="Times New Roman" w:hAnsi="Aptos Narrow" w:cs="Times New Roman"/>
                <w:color w:val="000000" w:themeColor="text1"/>
                <w:sz w:val="22"/>
                <w:szCs w:val="22"/>
                <w:lang w:eastAsia="en-GB"/>
              </w:rPr>
              <w:t>Speech</w:t>
            </w:r>
          </w:p>
        </w:tc>
        <w:tc>
          <w:tcPr>
            <w:tcW w:w="4892" w:type="dxa"/>
            <w:tcBorders>
              <w:top w:val="nil"/>
              <w:left w:val="nil"/>
              <w:bottom w:val="nil"/>
              <w:right w:val="nil"/>
            </w:tcBorders>
            <w:noWrap/>
            <w:vAlign w:val="bottom"/>
            <w:hideMark/>
          </w:tcPr>
          <w:p w14:paraId="02F19314" w14:textId="2C8B3F46" w:rsidR="001F0D55" w:rsidRPr="00E63E71" w:rsidRDefault="6CCCF2F9" w:rsidP="0691484D">
            <w:pPr>
              <w:spacing w:after="0" w:line="240" w:lineRule="auto"/>
              <w:rPr>
                <w:rFonts w:ascii="Aptos Narrow" w:eastAsia="Aptos Narrow" w:hAnsi="Aptos Narrow" w:cs="Aptos Narrow"/>
                <w:color w:val="000000"/>
                <w:sz w:val="22"/>
                <w:szCs w:val="22"/>
                <w:vertAlign w:val="superscript"/>
                <w:lang w:eastAsia="en-GB"/>
              </w:rPr>
            </w:pPr>
            <w:r w:rsidRPr="0691484D">
              <w:rPr>
                <w:rFonts w:ascii="Aptos Narrow" w:eastAsia="Times New Roman" w:hAnsi="Aptos Narrow" w:cs="Times New Roman"/>
                <w:color w:val="000000" w:themeColor="text1"/>
                <w:sz w:val="22"/>
                <w:szCs w:val="22"/>
                <w:lang w:eastAsia="en-GB"/>
              </w:rPr>
              <w:t>Speech over mobile phone</w:t>
            </w:r>
            <w:sdt>
              <w:sdtPr>
                <w:rPr>
                  <w:rFonts w:ascii="Aptos Narrow" w:eastAsia="Times New Roman" w:hAnsi="Aptos Narrow" w:cs="Times New Roman"/>
                  <w:color w:val="000000"/>
                  <w:sz w:val="22"/>
                  <w:szCs w:val="22"/>
                  <w:vertAlign w:val="superscript"/>
                  <w:lang w:eastAsia="en-GB"/>
                </w:rPr>
                <w:tag w:val="MENDELEY_CITATION_v3_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"/>
                <w:id w:val="-714117648"/>
                <w:placeholder>
                  <w:docPart w:val="DefaultPlaceholder_-1854013440"/>
                </w:placeholder>
              </w:sdtPr>
              <w:sdtEndPr/>
              <w:sdtContent>
                <w:r w:rsidR="004D3373" w:rsidRPr="004D3373">
                  <w:rPr>
                    <w:rFonts w:ascii="Aptos Narrow" w:eastAsia="Aptos Narrow" w:hAnsi="Aptos Narrow" w:cs="Aptos Narrow"/>
                    <w:color w:val="000000"/>
                    <w:sz w:val="22"/>
                    <w:szCs w:val="22"/>
                    <w:vertAlign w:val="superscript"/>
                    <w:lang w:eastAsia="en-GB"/>
                  </w:rPr>
                  <w:t>55</w:t>
                </w:r>
              </w:sdtContent>
            </w:sdt>
          </w:p>
        </w:tc>
        <w:tc>
          <w:tcPr>
            <w:tcW w:w="1174" w:type="dxa"/>
            <w:tcBorders>
              <w:top w:val="nil"/>
              <w:left w:val="nil"/>
              <w:bottom w:val="nil"/>
              <w:right w:val="nil"/>
            </w:tcBorders>
            <w:noWrap/>
            <w:vAlign w:val="bottom"/>
            <w:hideMark/>
          </w:tcPr>
          <w:p w14:paraId="08A411CD" w14:textId="586D7C05" w:rsidR="001F0D55" w:rsidRPr="008B1985" w:rsidRDefault="001F0D55" w:rsidP="008B1985">
            <w:pPr>
              <w:spacing w:after="0" w:line="240" w:lineRule="auto"/>
              <w:jc w:val="right"/>
              <w:rPr>
                <w:rFonts w:ascii="Aptos Narrow" w:eastAsia="Times New Roman" w:hAnsi="Aptos Narrow" w:cs="Times New Roman"/>
                <w:color w:val="000000"/>
                <w:sz w:val="22"/>
                <w:szCs w:val="22"/>
                <w:lang w:eastAsia="en-GB"/>
              </w:rPr>
            </w:pPr>
            <w:r w:rsidRPr="6A31513F">
              <w:rPr>
                <w:rFonts w:ascii="Aptos Narrow" w:eastAsia="Times New Roman" w:hAnsi="Aptos Narrow" w:cs="Times New Roman"/>
                <w:color w:val="000000" w:themeColor="text1"/>
                <w:sz w:val="22"/>
                <w:szCs w:val="22"/>
                <w:lang w:eastAsia="en-GB"/>
              </w:rPr>
              <w:t>150</w:t>
            </w:r>
          </w:p>
        </w:tc>
        <w:tc>
          <w:tcPr>
            <w:tcW w:w="1174" w:type="dxa"/>
            <w:tcBorders>
              <w:top w:val="nil"/>
              <w:left w:val="nil"/>
              <w:bottom w:val="nil"/>
              <w:right w:val="nil"/>
            </w:tcBorders>
            <w:noWrap/>
            <w:vAlign w:val="bottom"/>
            <w:hideMark/>
          </w:tcPr>
          <w:p w14:paraId="194BAD69" w14:textId="3BCA5EA2" w:rsidR="001F0D55" w:rsidRPr="008B1985" w:rsidRDefault="001F0D55" w:rsidP="008B1985">
            <w:pPr>
              <w:spacing w:after="0" w:line="240" w:lineRule="auto"/>
              <w:jc w:val="right"/>
              <w:rPr>
                <w:rFonts w:ascii="Aptos Narrow" w:eastAsia="Times New Roman" w:hAnsi="Aptos Narrow" w:cs="Times New Roman"/>
                <w:color w:val="000000"/>
                <w:sz w:val="22"/>
                <w:szCs w:val="22"/>
                <w:lang w:eastAsia="en-GB"/>
              </w:rPr>
            </w:pPr>
            <w:r w:rsidRPr="6A31513F">
              <w:rPr>
                <w:rFonts w:ascii="Aptos Narrow" w:eastAsia="Times New Roman" w:hAnsi="Aptos Narrow" w:cs="Times New Roman"/>
                <w:color w:val="000000" w:themeColor="text1"/>
                <w:sz w:val="22"/>
                <w:szCs w:val="22"/>
                <w:lang w:eastAsia="en-GB"/>
              </w:rPr>
              <w:t>50</w:t>
            </w:r>
          </w:p>
        </w:tc>
        <w:tc>
          <w:tcPr>
            <w:tcW w:w="1606" w:type="dxa"/>
            <w:tcBorders>
              <w:top w:val="nil"/>
              <w:left w:val="nil"/>
              <w:bottom w:val="nil"/>
              <w:right w:val="nil"/>
            </w:tcBorders>
            <w:noWrap/>
            <w:vAlign w:val="bottom"/>
            <w:hideMark/>
          </w:tcPr>
          <w:p w14:paraId="074847A4" w14:textId="7499D263" w:rsidR="001F0D55" w:rsidRPr="008B1985" w:rsidRDefault="001F0D55" w:rsidP="008B1985">
            <w:pPr>
              <w:spacing w:after="0" w:line="240" w:lineRule="auto"/>
              <w:rPr>
                <w:rFonts w:ascii="Aptos Narrow" w:eastAsia="Times New Roman" w:hAnsi="Aptos Narrow" w:cs="Times New Roman"/>
                <w:color w:val="000000"/>
                <w:sz w:val="22"/>
                <w:szCs w:val="22"/>
                <w:lang w:eastAsia="en-GB"/>
              </w:rPr>
            </w:pPr>
            <w:r w:rsidRPr="6A31513F">
              <w:rPr>
                <w:rFonts w:ascii="Aptos Narrow" w:eastAsia="Times New Roman" w:hAnsi="Aptos Narrow" w:cs="Times New Roman"/>
                <w:color w:val="000000" w:themeColor="text1"/>
                <w:sz w:val="22"/>
                <w:szCs w:val="22"/>
                <w:lang w:eastAsia="en-GB"/>
              </w:rPr>
              <w:t>Acceptable</w:t>
            </w:r>
          </w:p>
        </w:tc>
      </w:tr>
      <w:tr w:rsidR="001F0D55" w:rsidRPr="008B1985" w14:paraId="236F977A" w14:textId="77777777" w:rsidTr="0691484D">
        <w:trPr>
          <w:trHeight w:val="300"/>
        </w:trPr>
        <w:tc>
          <w:tcPr>
            <w:tcW w:w="1393" w:type="dxa"/>
            <w:tcBorders>
              <w:top w:val="nil"/>
              <w:left w:val="nil"/>
              <w:bottom w:val="nil"/>
              <w:right w:val="nil"/>
            </w:tcBorders>
            <w:noWrap/>
            <w:vAlign w:val="bottom"/>
            <w:hideMark/>
          </w:tcPr>
          <w:p w14:paraId="0645AA4E" w14:textId="460D1BFD" w:rsidR="001F0D55" w:rsidRPr="008B1985" w:rsidRDefault="001F0D55" w:rsidP="008B1985">
            <w:pPr>
              <w:spacing w:after="0" w:line="240" w:lineRule="auto"/>
              <w:rPr>
                <w:rFonts w:ascii="Aptos Narrow" w:eastAsia="Times New Roman" w:hAnsi="Aptos Narrow" w:cs="Times New Roman"/>
                <w:color w:val="000000"/>
                <w:sz w:val="22"/>
                <w:szCs w:val="22"/>
                <w:lang w:eastAsia="en-GB"/>
              </w:rPr>
            </w:pPr>
            <w:r w:rsidRPr="6A31513F">
              <w:rPr>
                <w:rFonts w:ascii="Aptos Narrow" w:eastAsia="Times New Roman" w:hAnsi="Aptos Narrow" w:cs="Times New Roman"/>
                <w:color w:val="000000" w:themeColor="text1"/>
                <w:sz w:val="22"/>
                <w:szCs w:val="22"/>
                <w:lang w:eastAsia="en-GB"/>
              </w:rPr>
              <w:t>Speech</w:t>
            </w:r>
          </w:p>
        </w:tc>
        <w:tc>
          <w:tcPr>
            <w:tcW w:w="4892" w:type="dxa"/>
            <w:tcBorders>
              <w:top w:val="nil"/>
              <w:left w:val="nil"/>
              <w:bottom w:val="nil"/>
              <w:right w:val="nil"/>
            </w:tcBorders>
            <w:noWrap/>
            <w:vAlign w:val="bottom"/>
            <w:hideMark/>
          </w:tcPr>
          <w:p w14:paraId="39A31388" w14:textId="3CA5B6FB" w:rsidR="001F0D55" w:rsidRPr="00E63E71" w:rsidRDefault="6CCCF2F9" w:rsidP="008B1985">
            <w:pPr>
              <w:spacing w:after="0" w:line="240" w:lineRule="auto"/>
              <w:rPr>
                <w:rFonts w:ascii="Aptos Narrow" w:eastAsia="Times New Roman" w:hAnsi="Aptos Narrow" w:cs="Times New Roman"/>
                <w:color w:val="000000"/>
                <w:sz w:val="22"/>
                <w:szCs w:val="22"/>
                <w:lang w:eastAsia="en-GB"/>
              </w:rPr>
            </w:pPr>
            <w:r w:rsidRPr="0691484D">
              <w:rPr>
                <w:rFonts w:ascii="Aptos Narrow" w:eastAsia="Times New Roman" w:hAnsi="Aptos Narrow" w:cs="Times New Roman"/>
                <w:color w:val="000000" w:themeColor="text1"/>
                <w:sz w:val="22"/>
                <w:szCs w:val="22"/>
                <w:lang w:eastAsia="en-GB"/>
              </w:rPr>
              <w:t>Own speech</w:t>
            </w:r>
            <w:sdt>
              <w:sdtPr>
                <w:rPr>
                  <w:rFonts w:ascii="Aptos Narrow" w:eastAsia="Times New Roman" w:hAnsi="Aptos Narrow" w:cs="Times New Roman"/>
                  <w:color w:val="000000"/>
                  <w:sz w:val="22"/>
                  <w:szCs w:val="22"/>
                  <w:vertAlign w:val="superscript"/>
                  <w:lang w:eastAsia="en-GB"/>
                </w:rPr>
                <w:tag w:val="MENDELEY_CITATION_v3_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"/>
                <w:id w:val="1159960959"/>
                <w:placeholder>
                  <w:docPart w:val="DefaultPlaceholder_-1854013440"/>
                </w:placeholder>
              </w:sdtPr>
              <w:sdtEndPr/>
              <w:sdtContent>
                <w:r w:rsidR="004D3373" w:rsidRPr="004D3373">
                  <w:rPr>
                    <w:rFonts w:ascii="Aptos Narrow" w:eastAsia="Aptos Narrow" w:hAnsi="Aptos Narrow" w:cs="Aptos Narrow"/>
                    <w:color w:val="000000"/>
                    <w:sz w:val="22"/>
                    <w:szCs w:val="22"/>
                    <w:vertAlign w:val="superscript"/>
                    <w:lang w:eastAsia="en-GB"/>
                  </w:rPr>
                  <w:t>56</w:t>
                </w:r>
              </w:sdtContent>
            </w:sdt>
            <w:r w:rsidR="745B8DFB" w:rsidRPr="0691484D">
              <w:rPr>
                <w:rFonts w:ascii="Aptos Narrow" w:eastAsia="Times New Roman" w:hAnsi="Aptos Narrow" w:cs="Times New Roman"/>
                <w:color w:val="000000" w:themeColor="text1"/>
                <w:sz w:val="22"/>
                <w:szCs w:val="22"/>
                <w:lang w:eastAsia="en-GB"/>
              </w:rPr>
              <w:t xml:space="preserve"> </w:t>
            </w:r>
          </w:p>
        </w:tc>
        <w:tc>
          <w:tcPr>
            <w:tcW w:w="1174" w:type="dxa"/>
            <w:tcBorders>
              <w:top w:val="nil"/>
              <w:left w:val="nil"/>
              <w:bottom w:val="nil"/>
              <w:right w:val="nil"/>
            </w:tcBorders>
            <w:noWrap/>
            <w:vAlign w:val="bottom"/>
            <w:hideMark/>
          </w:tcPr>
          <w:p w14:paraId="40310DCA" w14:textId="3E1C7925" w:rsidR="001F0D55" w:rsidRPr="008B1985" w:rsidRDefault="0024318B" w:rsidP="00335CC1">
            <w:pPr>
              <w:spacing w:after="0" w:line="240" w:lineRule="auto"/>
              <w:jc w:val="center"/>
              <w:rPr>
                <w:rFonts w:ascii="Aptos Narrow" w:eastAsia="Times New Roman" w:hAnsi="Aptos Narrow" w:cs="Times New Roman"/>
                <w:color w:val="000000"/>
                <w:sz w:val="22"/>
                <w:szCs w:val="22"/>
                <w:lang w:eastAsia="en-GB"/>
              </w:rPr>
            </w:pPr>
            <w:r>
              <w:rPr>
                <w:rFonts w:ascii="Aptos Narrow" w:eastAsia="Times New Roman" w:hAnsi="Aptos Narrow" w:cs="Times New Roman"/>
                <w:color w:val="000000" w:themeColor="text1"/>
                <w:sz w:val="22"/>
                <w:szCs w:val="22"/>
                <w:lang w:eastAsia="en-GB"/>
              </w:rPr>
              <w:t>1</w:t>
            </w:r>
          </w:p>
        </w:tc>
        <w:tc>
          <w:tcPr>
            <w:tcW w:w="1174" w:type="dxa"/>
            <w:tcBorders>
              <w:top w:val="nil"/>
              <w:left w:val="nil"/>
              <w:bottom w:val="nil"/>
              <w:right w:val="nil"/>
            </w:tcBorders>
            <w:noWrap/>
            <w:vAlign w:val="bottom"/>
            <w:hideMark/>
          </w:tcPr>
          <w:p w14:paraId="34EADFDE" w14:textId="6A976389" w:rsidR="001F0D55" w:rsidRPr="008B1985" w:rsidRDefault="001F0D55" w:rsidP="008B1985">
            <w:pPr>
              <w:spacing w:after="0" w:line="240" w:lineRule="auto"/>
              <w:jc w:val="right"/>
              <w:rPr>
                <w:rFonts w:ascii="Aptos Narrow" w:eastAsia="Times New Roman" w:hAnsi="Aptos Narrow" w:cs="Times New Roman"/>
                <w:color w:val="000000"/>
                <w:sz w:val="22"/>
                <w:szCs w:val="22"/>
                <w:lang w:eastAsia="en-GB"/>
              </w:rPr>
            </w:pPr>
          </w:p>
        </w:tc>
        <w:tc>
          <w:tcPr>
            <w:tcW w:w="1606" w:type="dxa"/>
            <w:tcBorders>
              <w:top w:val="nil"/>
              <w:left w:val="nil"/>
              <w:bottom w:val="nil"/>
              <w:right w:val="nil"/>
            </w:tcBorders>
            <w:noWrap/>
            <w:vAlign w:val="bottom"/>
            <w:hideMark/>
          </w:tcPr>
          <w:p w14:paraId="319B0730" w14:textId="4B673BEA" w:rsidR="001F0D55" w:rsidRPr="008B1985" w:rsidRDefault="001F0D55" w:rsidP="008B1985">
            <w:pPr>
              <w:spacing w:after="0" w:line="240" w:lineRule="auto"/>
              <w:rPr>
                <w:rFonts w:ascii="Aptos Narrow" w:eastAsia="Times New Roman" w:hAnsi="Aptos Narrow" w:cs="Times New Roman"/>
                <w:color w:val="000000"/>
                <w:sz w:val="22"/>
                <w:szCs w:val="22"/>
                <w:lang w:eastAsia="en-GB"/>
              </w:rPr>
            </w:pPr>
            <w:r w:rsidRPr="6A31513F">
              <w:rPr>
                <w:rFonts w:ascii="Aptos Narrow" w:eastAsia="Times New Roman" w:hAnsi="Aptos Narrow" w:cs="Times New Roman"/>
                <w:color w:val="000000" w:themeColor="text1"/>
                <w:sz w:val="22"/>
                <w:szCs w:val="22"/>
                <w:lang w:eastAsia="en-GB"/>
              </w:rPr>
              <w:t>Not noticeable</w:t>
            </w:r>
          </w:p>
        </w:tc>
      </w:tr>
      <w:tr w:rsidR="001F0D55" w:rsidRPr="008B1985" w14:paraId="240167CD" w14:textId="77777777" w:rsidTr="0691484D">
        <w:trPr>
          <w:trHeight w:val="300"/>
        </w:trPr>
        <w:tc>
          <w:tcPr>
            <w:tcW w:w="1393" w:type="dxa"/>
            <w:tcBorders>
              <w:top w:val="nil"/>
              <w:left w:val="nil"/>
              <w:bottom w:val="nil"/>
              <w:right w:val="nil"/>
            </w:tcBorders>
            <w:noWrap/>
            <w:vAlign w:val="bottom"/>
            <w:hideMark/>
          </w:tcPr>
          <w:p w14:paraId="0B12F166" w14:textId="06443EA6" w:rsidR="001F0D55" w:rsidRPr="008B1985" w:rsidRDefault="001F0D55" w:rsidP="008B1985">
            <w:pPr>
              <w:spacing w:after="0" w:line="240" w:lineRule="auto"/>
              <w:rPr>
                <w:rFonts w:ascii="Aptos Narrow" w:eastAsia="Times New Roman" w:hAnsi="Aptos Narrow" w:cs="Times New Roman"/>
                <w:color w:val="000000"/>
                <w:sz w:val="22"/>
                <w:szCs w:val="22"/>
                <w:lang w:eastAsia="en-GB"/>
              </w:rPr>
            </w:pPr>
            <w:r w:rsidRPr="6A31513F">
              <w:rPr>
                <w:rFonts w:ascii="Aptos Narrow" w:eastAsia="Times New Roman" w:hAnsi="Aptos Narrow" w:cs="Times New Roman"/>
                <w:color w:val="000000" w:themeColor="text1"/>
                <w:sz w:val="22"/>
                <w:szCs w:val="22"/>
                <w:lang w:eastAsia="en-GB"/>
              </w:rPr>
              <w:t>Speech</w:t>
            </w:r>
          </w:p>
        </w:tc>
        <w:tc>
          <w:tcPr>
            <w:tcW w:w="4892" w:type="dxa"/>
            <w:tcBorders>
              <w:top w:val="nil"/>
              <w:left w:val="nil"/>
              <w:bottom w:val="nil"/>
              <w:right w:val="nil"/>
            </w:tcBorders>
            <w:noWrap/>
            <w:vAlign w:val="bottom"/>
            <w:hideMark/>
          </w:tcPr>
          <w:p w14:paraId="70C393DE" w14:textId="4A45D43C" w:rsidR="001F0D55" w:rsidRPr="00E63E71" w:rsidRDefault="6CCCF2F9" w:rsidP="0691484D">
            <w:pPr>
              <w:spacing w:after="0" w:line="240" w:lineRule="auto"/>
              <w:rPr>
                <w:rFonts w:ascii="Aptos Narrow" w:eastAsia="Aptos Narrow" w:hAnsi="Aptos Narrow" w:cs="Aptos Narrow"/>
                <w:color w:val="000000"/>
                <w:sz w:val="22"/>
                <w:szCs w:val="22"/>
                <w:vertAlign w:val="superscript"/>
                <w:lang w:eastAsia="en-GB"/>
              </w:rPr>
            </w:pPr>
            <w:r w:rsidRPr="0691484D">
              <w:rPr>
                <w:rFonts w:ascii="Aptos Narrow" w:eastAsia="Times New Roman" w:hAnsi="Aptos Narrow" w:cs="Times New Roman"/>
                <w:color w:val="000000" w:themeColor="text1"/>
                <w:sz w:val="22"/>
                <w:szCs w:val="22"/>
                <w:lang w:eastAsia="en-GB"/>
              </w:rPr>
              <w:t>Speech, person to person, 2m apart</w:t>
            </w:r>
            <w:sdt>
              <w:sdtPr>
                <w:rPr>
                  <w:rFonts w:ascii="Aptos Narrow" w:eastAsia="Times New Roman" w:hAnsi="Aptos Narrow" w:cs="Times New Roman"/>
                  <w:color w:val="000000"/>
                  <w:sz w:val="22"/>
                  <w:szCs w:val="22"/>
                  <w:vertAlign w:val="superscript"/>
                  <w:lang w:eastAsia="en-GB"/>
                </w:rPr>
                <w:tag w:val="MENDELEY_CITATION_v3_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"/>
                <w:id w:val="883833074"/>
                <w:placeholder>
                  <w:docPart w:val="A8A6F2A9A82740098A062EF0682B5DC2"/>
                </w:placeholder>
              </w:sdtPr>
              <w:sdtEndPr/>
              <w:sdtContent>
                <w:r w:rsidR="004D3373" w:rsidRPr="004D3373">
                  <w:rPr>
                    <w:rFonts w:ascii="Aptos Narrow" w:eastAsia="Aptos Narrow" w:hAnsi="Aptos Narrow" w:cs="Aptos Narrow"/>
                    <w:color w:val="000000"/>
                    <w:sz w:val="22"/>
                    <w:szCs w:val="22"/>
                    <w:vertAlign w:val="superscript"/>
                    <w:lang w:eastAsia="en-GB"/>
                  </w:rPr>
                  <w:t>48</w:t>
                </w:r>
              </w:sdtContent>
            </w:sdt>
          </w:p>
        </w:tc>
        <w:tc>
          <w:tcPr>
            <w:tcW w:w="1174" w:type="dxa"/>
            <w:tcBorders>
              <w:top w:val="nil"/>
              <w:left w:val="nil"/>
              <w:bottom w:val="nil"/>
              <w:right w:val="nil"/>
            </w:tcBorders>
            <w:noWrap/>
            <w:vAlign w:val="bottom"/>
            <w:hideMark/>
          </w:tcPr>
          <w:p w14:paraId="1A0CA63C" w14:textId="776019BC" w:rsidR="001F0D55" w:rsidRPr="008B1985" w:rsidRDefault="001F0D55" w:rsidP="008B1985">
            <w:pPr>
              <w:spacing w:after="0" w:line="240" w:lineRule="auto"/>
              <w:jc w:val="right"/>
              <w:rPr>
                <w:rFonts w:ascii="Aptos Narrow" w:eastAsia="Times New Roman" w:hAnsi="Aptos Narrow" w:cs="Times New Roman"/>
                <w:color w:val="000000"/>
                <w:sz w:val="22"/>
                <w:szCs w:val="22"/>
                <w:lang w:eastAsia="en-GB"/>
              </w:rPr>
            </w:pPr>
            <w:r w:rsidRPr="6A31513F">
              <w:rPr>
                <w:rFonts w:ascii="Aptos Narrow" w:eastAsia="Times New Roman" w:hAnsi="Aptos Narrow" w:cs="Times New Roman"/>
                <w:color w:val="000000" w:themeColor="text1"/>
                <w:sz w:val="22"/>
                <w:szCs w:val="22"/>
                <w:lang w:eastAsia="en-GB"/>
              </w:rPr>
              <w:t>6</w:t>
            </w:r>
          </w:p>
        </w:tc>
        <w:tc>
          <w:tcPr>
            <w:tcW w:w="1174" w:type="dxa"/>
            <w:tcBorders>
              <w:top w:val="nil"/>
              <w:left w:val="nil"/>
              <w:bottom w:val="nil"/>
              <w:right w:val="nil"/>
            </w:tcBorders>
            <w:noWrap/>
            <w:vAlign w:val="bottom"/>
            <w:hideMark/>
          </w:tcPr>
          <w:p w14:paraId="72520590" w14:textId="693520DE" w:rsidR="001F0D55" w:rsidRPr="008B1985" w:rsidRDefault="001F0D55" w:rsidP="008B1985">
            <w:pPr>
              <w:spacing w:after="0" w:line="240" w:lineRule="auto"/>
              <w:jc w:val="right"/>
              <w:rPr>
                <w:rFonts w:ascii="Aptos Narrow" w:eastAsia="Times New Roman" w:hAnsi="Aptos Narrow" w:cs="Times New Roman"/>
                <w:color w:val="000000"/>
                <w:sz w:val="22"/>
                <w:szCs w:val="22"/>
                <w:lang w:eastAsia="en-GB"/>
              </w:rPr>
            </w:pPr>
            <w:r w:rsidRPr="6A31513F">
              <w:rPr>
                <w:rFonts w:ascii="Aptos Narrow" w:eastAsia="Times New Roman" w:hAnsi="Aptos Narrow" w:cs="Times New Roman"/>
                <w:color w:val="000000" w:themeColor="text1"/>
                <w:sz w:val="22"/>
                <w:szCs w:val="22"/>
                <w:lang w:eastAsia="en-GB"/>
              </w:rPr>
              <w:t>0</w:t>
            </w:r>
          </w:p>
        </w:tc>
        <w:tc>
          <w:tcPr>
            <w:tcW w:w="1606" w:type="dxa"/>
            <w:tcBorders>
              <w:top w:val="nil"/>
              <w:left w:val="nil"/>
              <w:bottom w:val="nil"/>
              <w:right w:val="nil"/>
            </w:tcBorders>
            <w:noWrap/>
            <w:vAlign w:val="bottom"/>
            <w:hideMark/>
          </w:tcPr>
          <w:p w14:paraId="4FAC673D" w14:textId="07B02751" w:rsidR="001F0D55" w:rsidRPr="008B1985" w:rsidRDefault="001F0D55" w:rsidP="008B1985">
            <w:pPr>
              <w:spacing w:after="0" w:line="240" w:lineRule="auto"/>
              <w:rPr>
                <w:rFonts w:ascii="Aptos Narrow" w:eastAsia="Times New Roman" w:hAnsi="Aptos Narrow" w:cs="Times New Roman"/>
                <w:color w:val="000000"/>
                <w:sz w:val="22"/>
                <w:szCs w:val="22"/>
                <w:lang w:eastAsia="en-GB"/>
              </w:rPr>
            </w:pPr>
            <w:r w:rsidRPr="6A31513F">
              <w:rPr>
                <w:rFonts w:ascii="Aptos Narrow" w:eastAsia="Times New Roman" w:hAnsi="Aptos Narrow" w:cs="Times New Roman"/>
                <w:color w:val="000000" w:themeColor="text1"/>
                <w:sz w:val="22"/>
                <w:szCs w:val="22"/>
                <w:lang w:eastAsia="en-GB"/>
              </w:rPr>
              <w:t>Not noticeable</w:t>
            </w:r>
          </w:p>
        </w:tc>
      </w:tr>
      <w:tr w:rsidR="001F0D55" w:rsidRPr="008B1985" w14:paraId="30FD26A5" w14:textId="77777777" w:rsidTr="0691484D">
        <w:trPr>
          <w:trHeight w:val="300"/>
        </w:trPr>
        <w:tc>
          <w:tcPr>
            <w:tcW w:w="1393" w:type="dxa"/>
            <w:tcBorders>
              <w:top w:val="nil"/>
              <w:left w:val="nil"/>
              <w:bottom w:val="nil"/>
              <w:right w:val="nil"/>
            </w:tcBorders>
            <w:noWrap/>
            <w:vAlign w:val="bottom"/>
            <w:hideMark/>
          </w:tcPr>
          <w:p w14:paraId="64F7F8BD" w14:textId="534C1E7E" w:rsidR="001F0D55" w:rsidRPr="008B1985" w:rsidRDefault="001F0D55" w:rsidP="008B1985">
            <w:pPr>
              <w:spacing w:after="0" w:line="240" w:lineRule="auto"/>
              <w:rPr>
                <w:rFonts w:ascii="Aptos Narrow" w:eastAsia="Times New Roman" w:hAnsi="Aptos Narrow" w:cs="Times New Roman"/>
                <w:color w:val="000000"/>
                <w:sz w:val="22"/>
                <w:szCs w:val="22"/>
                <w:lang w:eastAsia="en-GB"/>
              </w:rPr>
            </w:pPr>
            <w:r w:rsidRPr="6A31513F">
              <w:rPr>
                <w:rFonts w:ascii="Aptos Narrow" w:eastAsia="Times New Roman" w:hAnsi="Aptos Narrow" w:cs="Times New Roman"/>
                <w:color w:val="000000" w:themeColor="text1"/>
                <w:sz w:val="22"/>
                <w:szCs w:val="22"/>
                <w:lang w:eastAsia="en-GB"/>
              </w:rPr>
              <w:t>Speech</w:t>
            </w:r>
          </w:p>
        </w:tc>
        <w:tc>
          <w:tcPr>
            <w:tcW w:w="4892" w:type="dxa"/>
            <w:tcBorders>
              <w:top w:val="nil"/>
              <w:left w:val="nil"/>
              <w:bottom w:val="nil"/>
              <w:right w:val="nil"/>
            </w:tcBorders>
            <w:noWrap/>
            <w:vAlign w:val="bottom"/>
            <w:hideMark/>
          </w:tcPr>
          <w:p w14:paraId="180E5FA0" w14:textId="0C1BE70D" w:rsidR="001F0D55" w:rsidRPr="00E63E71" w:rsidRDefault="6CCCF2F9" w:rsidP="0691484D">
            <w:pPr>
              <w:spacing w:after="0" w:line="240" w:lineRule="auto"/>
              <w:rPr>
                <w:rFonts w:ascii="Aptos Narrow" w:eastAsia="Aptos Narrow" w:hAnsi="Aptos Narrow" w:cs="Aptos Narrow"/>
                <w:color w:val="000000"/>
                <w:sz w:val="22"/>
                <w:szCs w:val="22"/>
                <w:vertAlign w:val="superscript"/>
                <w:lang w:eastAsia="en-GB"/>
              </w:rPr>
            </w:pPr>
            <w:r w:rsidRPr="0691484D">
              <w:rPr>
                <w:rFonts w:ascii="Aptos Narrow" w:eastAsia="Times New Roman" w:hAnsi="Aptos Narrow" w:cs="Times New Roman"/>
                <w:color w:val="000000" w:themeColor="text1"/>
                <w:sz w:val="22"/>
                <w:szCs w:val="22"/>
                <w:lang w:eastAsia="en-GB"/>
              </w:rPr>
              <w:t xml:space="preserve">Speech, person to person, </w:t>
            </w:r>
            <w:r w:rsidR="4E7E893F" w:rsidRPr="0691484D">
              <w:rPr>
                <w:rFonts w:ascii="Aptos Narrow" w:eastAsia="Times New Roman" w:hAnsi="Aptos Narrow" w:cs="Times New Roman"/>
                <w:color w:val="000000" w:themeColor="text1"/>
                <w:sz w:val="22"/>
                <w:szCs w:val="22"/>
                <w:lang w:eastAsia="en-GB"/>
              </w:rPr>
              <w:t>10</w:t>
            </w:r>
            <w:r w:rsidRPr="0691484D">
              <w:rPr>
                <w:rFonts w:ascii="Aptos Narrow" w:eastAsia="Times New Roman" w:hAnsi="Aptos Narrow" w:cs="Times New Roman"/>
                <w:color w:val="000000" w:themeColor="text1"/>
                <w:sz w:val="22"/>
                <w:szCs w:val="22"/>
                <w:lang w:eastAsia="en-GB"/>
              </w:rPr>
              <w:t>m apart</w:t>
            </w:r>
            <w:sdt>
              <w:sdtPr>
                <w:rPr>
                  <w:rFonts w:ascii="Aptos Narrow" w:eastAsia="Times New Roman" w:hAnsi="Aptos Narrow" w:cs="Times New Roman"/>
                  <w:color w:val="000000"/>
                  <w:sz w:val="22"/>
                  <w:szCs w:val="22"/>
                  <w:vertAlign w:val="superscript"/>
                  <w:lang w:eastAsia="en-GB"/>
                </w:rPr>
                <w:tag w:val="MENDELEY_CITATION_v3_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"/>
                <w:id w:val="1340279628"/>
                <w:placeholder>
                  <w:docPart w:val="C84FDFBF53D647A780FFA47453546171"/>
                </w:placeholder>
              </w:sdtPr>
              <w:sdtEndPr/>
              <w:sdtContent>
                <w:r w:rsidR="004D3373" w:rsidRPr="004D3373">
                  <w:rPr>
                    <w:rFonts w:ascii="Aptos Narrow" w:eastAsia="Aptos Narrow" w:hAnsi="Aptos Narrow" w:cs="Aptos Narrow"/>
                    <w:color w:val="000000"/>
                    <w:sz w:val="22"/>
                    <w:szCs w:val="22"/>
                    <w:vertAlign w:val="superscript"/>
                    <w:lang w:eastAsia="en-GB"/>
                  </w:rPr>
                  <w:t>48</w:t>
                </w:r>
              </w:sdtContent>
            </w:sdt>
          </w:p>
        </w:tc>
        <w:tc>
          <w:tcPr>
            <w:tcW w:w="1174" w:type="dxa"/>
            <w:tcBorders>
              <w:top w:val="nil"/>
              <w:left w:val="nil"/>
              <w:bottom w:val="nil"/>
              <w:right w:val="nil"/>
            </w:tcBorders>
            <w:noWrap/>
            <w:vAlign w:val="bottom"/>
            <w:hideMark/>
          </w:tcPr>
          <w:p w14:paraId="7A77455A" w14:textId="7D43D542" w:rsidR="001F0D55" w:rsidRPr="008B1985" w:rsidRDefault="00BD4BE9" w:rsidP="008B1985">
            <w:pPr>
              <w:spacing w:after="0" w:line="240" w:lineRule="auto"/>
              <w:jc w:val="right"/>
              <w:rPr>
                <w:rFonts w:ascii="Aptos Narrow" w:eastAsia="Times New Roman" w:hAnsi="Aptos Narrow" w:cs="Times New Roman"/>
                <w:color w:val="000000"/>
                <w:sz w:val="22"/>
                <w:szCs w:val="22"/>
                <w:lang w:eastAsia="en-GB"/>
              </w:rPr>
            </w:pPr>
            <w:r>
              <w:rPr>
                <w:rFonts w:ascii="Aptos Narrow" w:eastAsia="Times New Roman" w:hAnsi="Aptos Narrow" w:cs="Times New Roman"/>
                <w:color w:val="000000" w:themeColor="text1"/>
                <w:sz w:val="22"/>
                <w:szCs w:val="22"/>
                <w:lang w:eastAsia="en-GB"/>
              </w:rPr>
              <w:t>30</w:t>
            </w:r>
          </w:p>
        </w:tc>
        <w:tc>
          <w:tcPr>
            <w:tcW w:w="1174" w:type="dxa"/>
            <w:tcBorders>
              <w:top w:val="nil"/>
              <w:left w:val="nil"/>
              <w:bottom w:val="nil"/>
              <w:right w:val="nil"/>
            </w:tcBorders>
            <w:noWrap/>
            <w:vAlign w:val="bottom"/>
            <w:hideMark/>
          </w:tcPr>
          <w:p w14:paraId="4CAC91CB" w14:textId="4C44D6A0" w:rsidR="001F0D55" w:rsidRPr="008B1985" w:rsidRDefault="001F0D55" w:rsidP="008B1985">
            <w:pPr>
              <w:spacing w:after="0" w:line="240" w:lineRule="auto"/>
              <w:jc w:val="right"/>
              <w:rPr>
                <w:rFonts w:ascii="Aptos Narrow" w:eastAsia="Times New Roman" w:hAnsi="Aptos Narrow" w:cs="Times New Roman"/>
                <w:color w:val="000000"/>
                <w:sz w:val="22"/>
                <w:szCs w:val="22"/>
                <w:lang w:eastAsia="en-GB"/>
              </w:rPr>
            </w:pPr>
            <w:r w:rsidRPr="6A31513F">
              <w:rPr>
                <w:rFonts w:ascii="Aptos Narrow" w:eastAsia="Times New Roman" w:hAnsi="Aptos Narrow" w:cs="Times New Roman"/>
                <w:color w:val="000000" w:themeColor="text1"/>
                <w:sz w:val="22"/>
                <w:szCs w:val="22"/>
                <w:lang w:eastAsia="en-GB"/>
              </w:rPr>
              <w:t>5</w:t>
            </w:r>
          </w:p>
        </w:tc>
        <w:tc>
          <w:tcPr>
            <w:tcW w:w="1606" w:type="dxa"/>
            <w:tcBorders>
              <w:top w:val="nil"/>
              <w:left w:val="nil"/>
              <w:bottom w:val="nil"/>
              <w:right w:val="nil"/>
            </w:tcBorders>
            <w:noWrap/>
            <w:vAlign w:val="bottom"/>
            <w:hideMark/>
          </w:tcPr>
          <w:p w14:paraId="1361FB94" w14:textId="4EF10B41" w:rsidR="001F0D55" w:rsidRPr="008B1985" w:rsidRDefault="001F0D55" w:rsidP="008B1985">
            <w:pPr>
              <w:spacing w:after="0" w:line="240" w:lineRule="auto"/>
              <w:rPr>
                <w:rFonts w:ascii="Aptos Narrow" w:eastAsia="Times New Roman" w:hAnsi="Aptos Narrow" w:cs="Times New Roman"/>
                <w:color w:val="000000"/>
                <w:sz w:val="22"/>
                <w:szCs w:val="22"/>
                <w:lang w:eastAsia="en-GB"/>
              </w:rPr>
            </w:pPr>
            <w:r w:rsidRPr="6A31513F">
              <w:rPr>
                <w:rFonts w:ascii="Aptos Narrow" w:eastAsia="Times New Roman" w:hAnsi="Aptos Narrow" w:cs="Times New Roman"/>
                <w:color w:val="000000" w:themeColor="text1"/>
                <w:sz w:val="22"/>
                <w:szCs w:val="22"/>
                <w:lang w:eastAsia="en-GB"/>
              </w:rPr>
              <w:t>Not noticeable</w:t>
            </w:r>
          </w:p>
        </w:tc>
      </w:tr>
      <w:tr w:rsidR="001F0D55" w:rsidRPr="008B1985" w14:paraId="2B2E6C7C" w14:textId="77777777" w:rsidTr="0691484D">
        <w:trPr>
          <w:trHeight w:val="300"/>
        </w:trPr>
        <w:tc>
          <w:tcPr>
            <w:tcW w:w="1393" w:type="dxa"/>
            <w:tcBorders>
              <w:top w:val="nil"/>
              <w:left w:val="nil"/>
              <w:bottom w:val="nil"/>
              <w:right w:val="nil"/>
            </w:tcBorders>
            <w:noWrap/>
            <w:vAlign w:val="bottom"/>
            <w:hideMark/>
          </w:tcPr>
          <w:p w14:paraId="7AC06586" w14:textId="70BC21B8" w:rsidR="001F0D55" w:rsidRPr="008B1985" w:rsidRDefault="001F0D55" w:rsidP="008B1985">
            <w:pPr>
              <w:spacing w:after="0" w:line="240" w:lineRule="auto"/>
              <w:rPr>
                <w:rFonts w:ascii="Aptos Narrow" w:eastAsia="Times New Roman" w:hAnsi="Aptos Narrow" w:cs="Times New Roman"/>
                <w:color w:val="000000"/>
                <w:sz w:val="22"/>
                <w:szCs w:val="22"/>
                <w:lang w:eastAsia="en-GB"/>
              </w:rPr>
            </w:pPr>
            <w:r w:rsidRPr="6A31513F">
              <w:rPr>
                <w:rFonts w:ascii="Aptos Narrow" w:eastAsia="Times New Roman" w:hAnsi="Aptos Narrow" w:cs="Times New Roman"/>
                <w:color w:val="000000" w:themeColor="text1"/>
                <w:sz w:val="22"/>
                <w:szCs w:val="22"/>
                <w:lang w:eastAsia="en-GB"/>
              </w:rPr>
              <w:t>[LEGEND]</w:t>
            </w:r>
          </w:p>
        </w:tc>
        <w:tc>
          <w:tcPr>
            <w:tcW w:w="4892" w:type="dxa"/>
            <w:tcBorders>
              <w:top w:val="nil"/>
              <w:left w:val="nil"/>
              <w:bottom w:val="nil"/>
              <w:right w:val="nil"/>
            </w:tcBorders>
            <w:noWrap/>
            <w:vAlign w:val="bottom"/>
            <w:hideMark/>
          </w:tcPr>
          <w:p w14:paraId="4203C0DD" w14:textId="1E502CAF" w:rsidR="001F0D55" w:rsidRPr="008B1985" w:rsidRDefault="001F0D55" w:rsidP="008B1985">
            <w:pPr>
              <w:spacing w:after="0" w:line="240" w:lineRule="auto"/>
              <w:rPr>
                <w:rFonts w:ascii="Aptos Narrow" w:eastAsia="Times New Roman" w:hAnsi="Aptos Narrow" w:cs="Times New Roman"/>
                <w:color w:val="000000"/>
                <w:sz w:val="22"/>
                <w:szCs w:val="22"/>
                <w:lang w:eastAsia="en-GB"/>
              </w:rPr>
            </w:pPr>
            <w:r w:rsidRPr="6A31513F">
              <w:rPr>
                <w:rFonts w:ascii="Aptos Narrow" w:eastAsia="Times New Roman" w:hAnsi="Aptos Narrow" w:cs="Times New Roman"/>
                <w:color w:val="000000" w:themeColor="text1"/>
                <w:sz w:val="22"/>
                <w:szCs w:val="22"/>
                <w:lang w:eastAsia="en-GB"/>
              </w:rPr>
              <w:t xml:space="preserve">Key latency tolerances for multisensory experiences. The graph shows approximate tolerated time delays and imperceptible time delays across a range of activities including motion-to-photon latency in gaming remote collaborative performance live music streaming and everyday sound propagation. Error </w:t>
            </w:r>
            <w:r w:rsidRPr="6A31513F">
              <w:rPr>
                <w:rFonts w:ascii="Aptos Narrow" w:eastAsia="Times New Roman" w:hAnsi="Aptos Narrow" w:cs="Times New Roman"/>
                <w:color w:val="000000" w:themeColor="text1"/>
                <w:sz w:val="22"/>
                <w:szCs w:val="22"/>
                <w:lang w:eastAsia="en-GB"/>
              </w:rPr>
              <w:lastRenderedPageBreak/>
              <w:t>bars show that several studies have been undertaken for a given activity and that their reported time delays do not match exactly.</w:t>
            </w:r>
            <w:r w:rsidR="00757526">
              <w:rPr>
                <w:rFonts w:ascii="Aptos Narrow" w:eastAsia="Times New Roman" w:hAnsi="Aptos Narrow" w:cs="Times New Roman"/>
                <w:color w:val="000000" w:themeColor="text1"/>
                <w:sz w:val="22"/>
                <w:szCs w:val="22"/>
                <w:lang w:eastAsia="en-GB"/>
              </w:rPr>
              <w:t xml:space="preserve"> Note that XR stands for </w:t>
            </w:r>
            <w:r w:rsidR="00626E60">
              <w:rPr>
                <w:rFonts w:ascii="Aptos Narrow" w:eastAsia="Times New Roman" w:hAnsi="Aptos Narrow" w:cs="Times New Roman"/>
                <w:color w:val="000000" w:themeColor="text1"/>
                <w:sz w:val="22"/>
                <w:szCs w:val="22"/>
                <w:lang w:eastAsia="en-GB"/>
              </w:rPr>
              <w:t>eX</w:t>
            </w:r>
            <w:r w:rsidR="002B52EA">
              <w:rPr>
                <w:rFonts w:ascii="Aptos Narrow" w:eastAsia="Times New Roman" w:hAnsi="Aptos Narrow" w:cs="Times New Roman"/>
                <w:color w:val="000000" w:themeColor="text1"/>
                <w:sz w:val="22"/>
                <w:szCs w:val="22"/>
                <w:lang w:eastAsia="en-GB"/>
              </w:rPr>
              <w:t>tended Reality.</w:t>
            </w:r>
          </w:p>
        </w:tc>
        <w:tc>
          <w:tcPr>
            <w:tcW w:w="1174" w:type="dxa"/>
            <w:noWrap/>
            <w:hideMark/>
          </w:tcPr>
          <w:p w14:paraId="250AA971" w14:textId="412F14D5" w:rsidR="001F0D55" w:rsidRPr="008B1985" w:rsidRDefault="001F0D55" w:rsidP="008B1985">
            <w:pPr>
              <w:spacing w:after="0" w:line="240" w:lineRule="auto"/>
              <w:jc w:val="right"/>
              <w:rPr>
                <w:rFonts w:ascii="Aptos Narrow" w:eastAsia="Times New Roman" w:hAnsi="Aptos Narrow" w:cs="Times New Roman"/>
                <w:color w:val="000000"/>
                <w:sz w:val="22"/>
                <w:szCs w:val="22"/>
                <w:lang w:eastAsia="en-GB"/>
              </w:rPr>
            </w:pPr>
          </w:p>
        </w:tc>
        <w:tc>
          <w:tcPr>
            <w:tcW w:w="1174" w:type="dxa"/>
            <w:tcBorders>
              <w:top w:val="nil"/>
              <w:left w:val="nil"/>
              <w:bottom w:val="nil"/>
              <w:right w:val="nil"/>
            </w:tcBorders>
            <w:noWrap/>
            <w:vAlign w:val="bottom"/>
            <w:hideMark/>
          </w:tcPr>
          <w:p w14:paraId="25130EA6" w14:textId="463EFC8E" w:rsidR="001F0D55" w:rsidRPr="008B1985" w:rsidRDefault="001F0D55" w:rsidP="008B1985">
            <w:pPr>
              <w:spacing w:after="0" w:line="240" w:lineRule="auto"/>
              <w:jc w:val="right"/>
              <w:rPr>
                <w:rFonts w:ascii="Aptos Narrow" w:eastAsia="Times New Roman" w:hAnsi="Aptos Narrow" w:cs="Times New Roman"/>
                <w:color w:val="000000"/>
                <w:sz w:val="22"/>
                <w:szCs w:val="22"/>
                <w:lang w:eastAsia="en-GB"/>
              </w:rPr>
            </w:pPr>
          </w:p>
        </w:tc>
        <w:tc>
          <w:tcPr>
            <w:tcW w:w="1606" w:type="dxa"/>
            <w:tcBorders>
              <w:top w:val="nil"/>
              <w:left w:val="nil"/>
              <w:bottom w:val="nil"/>
              <w:right w:val="nil"/>
            </w:tcBorders>
            <w:noWrap/>
            <w:vAlign w:val="bottom"/>
            <w:hideMark/>
          </w:tcPr>
          <w:p w14:paraId="6725AB6D" w14:textId="796BBC55" w:rsidR="001F0D55" w:rsidRPr="008B1985" w:rsidRDefault="001F0D55" w:rsidP="008B1985">
            <w:pPr>
              <w:spacing w:after="0" w:line="240" w:lineRule="auto"/>
              <w:rPr>
                <w:rFonts w:ascii="Aptos Narrow" w:eastAsia="Times New Roman" w:hAnsi="Aptos Narrow" w:cs="Times New Roman"/>
                <w:color w:val="000000"/>
                <w:sz w:val="22"/>
                <w:szCs w:val="22"/>
                <w:lang w:eastAsia="en-GB"/>
              </w:rPr>
            </w:pPr>
          </w:p>
        </w:tc>
      </w:tr>
    </w:tbl>
    <w:p w14:paraId="5D452913" w14:textId="4855CC13" w:rsidR="000227F3" w:rsidRPr="00EC2BDE" w:rsidRDefault="42ABAF6A" w:rsidP="00EC2BDE">
      <w:pPr>
        <w:spacing w:line="278" w:lineRule="auto"/>
        <w:rPr>
          <w:rFonts w:ascii="Aptos" w:eastAsia="Aptos" w:hAnsi="Aptos" w:cs="Aptos"/>
        </w:rPr>
      </w:pPr>
      <w:r w:rsidRPr="6A31513F">
        <w:rPr>
          <w:rFonts w:ascii="Aptos" w:eastAsia="Aptos" w:hAnsi="Aptos" w:cs="Aptos"/>
        </w:rPr>
        <w:t>[/CHART-DATA]</w:t>
      </w:r>
    </w:p>
    <w:p w14:paraId="7094B1DA" w14:textId="1670F653" w:rsidR="3F1D7476" w:rsidRDefault="33B05348" w:rsidP="00F6457C">
      <w:pPr>
        <w:pStyle w:val="ListParagraph"/>
        <w:numPr>
          <w:ilvl w:val="0"/>
          <w:numId w:val="6"/>
        </w:numPr>
        <w:spacing w:before="240" w:after="240"/>
        <w:rPr>
          <w:rFonts w:ascii="Aptos" w:eastAsia="Aptos" w:hAnsi="Aptos" w:cs="Aptos"/>
          <w:color w:val="000000" w:themeColor="text1"/>
        </w:rPr>
      </w:pPr>
      <w:r w:rsidRPr="0691484D">
        <w:rPr>
          <w:rFonts w:ascii="Aptos" w:eastAsia="Aptos" w:hAnsi="Aptos" w:cs="Aptos"/>
          <w:b/>
          <w:bCs/>
          <w:color w:val="000000" w:themeColor="text1"/>
        </w:rPr>
        <w:t>Motion-to-Photon Latency in Gaming</w:t>
      </w:r>
      <w:r w:rsidRPr="0691484D">
        <w:rPr>
          <w:rFonts w:ascii="Aptos" w:eastAsia="Aptos" w:hAnsi="Aptos" w:cs="Aptos"/>
          <w:color w:val="000000" w:themeColor="text1"/>
        </w:rPr>
        <w:t xml:space="preserve">: When a player moves their character, a </w:t>
      </w:r>
      <w:commentRangeStart w:id="106"/>
      <w:r w:rsidRPr="0691484D">
        <w:rPr>
          <w:rFonts w:ascii="Aptos" w:eastAsia="Aptos" w:hAnsi="Aptos" w:cs="Aptos"/>
          <w:color w:val="000000" w:themeColor="text1"/>
        </w:rPr>
        <w:t xml:space="preserve">traditional view is that there should be a minimal delay before this movement is reflected on screen. This delay is known as motion-to-photon latency. </w:t>
      </w:r>
      <w:r w:rsidR="00D66A11" w:rsidRPr="0691484D">
        <w:rPr>
          <w:rFonts w:ascii="Aptos" w:eastAsia="Aptos" w:hAnsi="Aptos" w:cs="Aptos"/>
          <w:color w:val="000000" w:themeColor="text1"/>
        </w:rPr>
        <w:t>Studies on first-person targeting and competitive FPS play show that reducing local latency improves performance; performance differences are already measurable in the tens-of-milliseconds range</w:t>
      </w:r>
      <w:sdt>
        <w:sdtPr>
          <w:rPr>
            <w:rFonts w:ascii="Aptos" w:eastAsia="Aptos" w:hAnsi="Aptos" w:cs="Aptos"/>
            <w:color w:val="000000"/>
            <w:vertAlign w:val="superscript"/>
          </w:rPr>
          <w:tag w:val="MENDELEY_CITATION_v3_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"/>
          <w:id w:val="-1804078178"/>
          <w:placeholder>
            <w:docPart w:val="DefaultPlaceholder_-1854013440"/>
          </w:placeholder>
        </w:sdtPr>
        <w:sdtEndPr/>
        <w:sdtContent>
          <w:r w:rsidR="004D3373" w:rsidRPr="004D3373">
            <w:rPr>
              <w:rFonts w:ascii="Aptos" w:eastAsia="Aptos" w:hAnsi="Aptos" w:cs="Aptos"/>
              <w:color w:val="000000"/>
              <w:vertAlign w:val="superscript"/>
            </w:rPr>
            <w:t>57,58</w:t>
          </w:r>
        </w:sdtContent>
      </w:sdt>
      <w:r w:rsidRPr="0691484D">
        <w:rPr>
          <w:rFonts w:ascii="Aptos" w:eastAsia="Aptos" w:hAnsi="Aptos" w:cs="Aptos"/>
          <w:color w:val="000000" w:themeColor="text1"/>
        </w:rPr>
        <w:t xml:space="preserve">. </w:t>
      </w:r>
    </w:p>
    <w:p w14:paraId="199986AC" w14:textId="469242C7" w:rsidR="3F1D7476" w:rsidRPr="0070627A" w:rsidRDefault="33B05348" w:rsidP="00F6457C">
      <w:pPr>
        <w:pStyle w:val="ListParagraph"/>
        <w:numPr>
          <w:ilvl w:val="0"/>
          <w:numId w:val="6"/>
        </w:numPr>
        <w:spacing w:before="240" w:after="240"/>
        <w:rPr>
          <w:rFonts w:ascii="Aptos" w:eastAsia="Aptos" w:hAnsi="Aptos" w:cs="Aptos"/>
          <w:color w:val="000000" w:themeColor="text1"/>
        </w:rPr>
      </w:pPr>
      <w:r w:rsidRPr="0691484D">
        <w:rPr>
          <w:rFonts w:ascii="Aptos" w:eastAsia="Aptos" w:hAnsi="Aptos" w:cs="Aptos"/>
          <w:b/>
          <w:bCs/>
          <w:color w:val="000000" w:themeColor="text1"/>
        </w:rPr>
        <w:t>Remote Collaborative Performances</w:t>
      </w:r>
      <w:r w:rsidRPr="0691484D">
        <w:rPr>
          <w:rFonts w:ascii="Aptos" w:eastAsia="Aptos" w:hAnsi="Aptos" w:cs="Aptos"/>
          <w:color w:val="000000" w:themeColor="text1"/>
        </w:rPr>
        <w:t xml:space="preserve">: </w:t>
      </w:r>
      <w:commentRangeStart w:id="107"/>
      <w:commentRangeStart w:id="108"/>
      <w:commentRangeStart w:id="109"/>
      <w:r w:rsidRPr="0691484D">
        <w:rPr>
          <w:rFonts w:ascii="Aptos" w:eastAsia="Aptos" w:hAnsi="Aptos" w:cs="Aptos"/>
          <w:color w:val="000000" w:themeColor="text1"/>
        </w:rPr>
        <w:t>When actors or musicians collaborate from different locations</w:t>
      </w:r>
      <w:r w:rsidR="007856E9" w:rsidRPr="0691484D">
        <w:rPr>
          <w:rFonts w:ascii="Aptos" w:eastAsia="Aptos" w:hAnsi="Aptos" w:cs="Aptos"/>
          <w:color w:val="000000" w:themeColor="text1"/>
        </w:rPr>
        <w:t xml:space="preserve"> on the map</w:t>
      </w:r>
      <w:r w:rsidRPr="0691484D">
        <w:rPr>
          <w:rFonts w:ascii="Aptos" w:eastAsia="Aptos" w:hAnsi="Aptos" w:cs="Aptos"/>
          <w:color w:val="000000" w:themeColor="text1"/>
        </w:rPr>
        <w:t xml:space="preserve">, delays in audio and visual transmission can disrupt the natural flow of interaction, </w:t>
      </w:r>
      <w:r w:rsidR="004F05CD" w:rsidRPr="0691484D">
        <w:rPr>
          <w:rFonts w:ascii="Aptos" w:eastAsia="Aptos" w:hAnsi="Aptos" w:cs="Aptos"/>
          <w:color w:val="000000" w:themeColor="text1"/>
        </w:rPr>
        <w:t xml:space="preserve">which can influence </w:t>
      </w:r>
      <w:r w:rsidR="0088226E" w:rsidRPr="0691484D">
        <w:rPr>
          <w:rFonts w:ascii="Aptos" w:eastAsia="Aptos" w:hAnsi="Aptos" w:cs="Aptos"/>
          <w:color w:val="000000" w:themeColor="text1"/>
        </w:rPr>
        <w:t xml:space="preserve">the quality of </w:t>
      </w:r>
      <w:r w:rsidR="004F05CD" w:rsidRPr="0691484D">
        <w:rPr>
          <w:rFonts w:ascii="Aptos" w:eastAsia="Aptos" w:hAnsi="Aptos" w:cs="Aptos"/>
          <w:color w:val="000000" w:themeColor="text1"/>
        </w:rPr>
        <w:t xml:space="preserve">their </w:t>
      </w:r>
      <w:r w:rsidRPr="0691484D">
        <w:rPr>
          <w:rFonts w:ascii="Aptos" w:eastAsia="Aptos" w:hAnsi="Aptos" w:cs="Aptos"/>
          <w:color w:val="000000" w:themeColor="text1"/>
        </w:rPr>
        <w:t xml:space="preserve">performance </w:t>
      </w:r>
      <w:r w:rsidR="00111867" w:rsidRPr="0691484D">
        <w:rPr>
          <w:rFonts w:ascii="Aptos" w:eastAsia="Aptos" w:hAnsi="Aptos" w:cs="Aptos"/>
          <w:color w:val="000000" w:themeColor="text1"/>
        </w:rPr>
        <w:t>and expressive nuance</w:t>
      </w:r>
      <w:sdt>
        <w:sdtPr>
          <w:rPr>
            <w:rFonts w:ascii="Aptos" w:eastAsia="Aptos" w:hAnsi="Aptos" w:cs="Aptos"/>
            <w:color w:val="000000"/>
            <w:vertAlign w:val="superscript"/>
          </w:rPr>
          <w:tag w:val="MENDELEY_CITATION_v3_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"/>
          <w:id w:val="1138529597"/>
          <w:placeholder>
            <w:docPart w:val="DefaultPlaceholder_-1854013440"/>
          </w:placeholder>
        </w:sdtPr>
        <w:sdtEndPr/>
        <w:sdtContent>
          <w:commentRangeEnd w:id="107"/>
          <w:r w:rsidRPr="004D3373">
            <w:rPr>
              <w:rStyle w:val="CommentReference"/>
              <w:rFonts w:ascii="Aptos" w:eastAsia="Aptos" w:hAnsi="Aptos" w:cs="Aptos"/>
              <w:color w:val="000000"/>
              <w:sz w:val="24"/>
              <w:szCs w:val="24"/>
              <w:vertAlign w:val="superscript"/>
            </w:rPr>
            <w:commentReference w:id="107"/>
          </w:r>
          <w:commentRangeEnd w:id="108"/>
          <w:r w:rsidRPr="004D3373">
            <w:rPr>
              <w:rStyle w:val="CommentReference"/>
              <w:rFonts w:ascii="Aptos" w:eastAsia="Aptos" w:hAnsi="Aptos" w:cs="Aptos"/>
              <w:color w:val="000000"/>
              <w:sz w:val="24"/>
              <w:szCs w:val="24"/>
              <w:vertAlign w:val="superscript"/>
            </w:rPr>
            <w:commentReference w:id="108"/>
          </w:r>
          <w:commentRangeEnd w:id="109"/>
          <w:r w:rsidRPr="004D3373">
            <w:rPr>
              <w:rStyle w:val="CommentReference"/>
              <w:rFonts w:ascii="Aptos" w:eastAsia="Aptos" w:hAnsi="Aptos" w:cs="Aptos"/>
              <w:color w:val="000000"/>
              <w:sz w:val="24"/>
              <w:szCs w:val="24"/>
              <w:vertAlign w:val="superscript"/>
            </w:rPr>
            <w:commentReference w:id="109"/>
          </w:r>
          <w:r w:rsidR="004D3373" w:rsidRPr="004D3373">
            <w:rPr>
              <w:rFonts w:ascii="Aptos" w:eastAsia="Aptos" w:hAnsi="Aptos" w:cs="Aptos"/>
              <w:color w:val="000000"/>
              <w:vertAlign w:val="superscript"/>
            </w:rPr>
            <w:t>59</w:t>
          </w:r>
        </w:sdtContent>
      </w:sdt>
      <w:r w:rsidRPr="0691484D">
        <w:rPr>
          <w:rFonts w:ascii="Aptos" w:eastAsia="Aptos" w:hAnsi="Aptos" w:cs="Aptos"/>
          <w:color w:val="000000" w:themeColor="text1"/>
        </w:rPr>
        <w:t xml:space="preserve">. </w:t>
      </w:r>
      <w:r w:rsidR="00B62CD7" w:rsidRPr="0691484D">
        <w:rPr>
          <w:rFonts w:ascii="Aptos" w:eastAsia="Aptos" w:hAnsi="Aptos" w:cs="Aptos"/>
          <w:color w:val="000000" w:themeColor="text1"/>
        </w:rPr>
        <w:t>In networked music performance, 20–30 ms is often cited as a target that feels close to in-person playing, although tolerable delay depends on repertoire, rhythm and performer adaptation</w:t>
      </w:r>
      <w:sdt>
        <w:sdtPr>
          <w:rPr>
            <w:rFonts w:ascii="Aptos" w:eastAsia="Aptos" w:hAnsi="Aptos" w:cs="Aptos"/>
            <w:color w:val="000000"/>
            <w:vertAlign w:val="superscript"/>
          </w:rPr>
          <w:tag w:val="MENDELEY_CITATION_v3_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"/>
          <w:id w:val="825475321"/>
          <w:placeholder>
            <w:docPart w:val="DefaultPlaceholder_-1854013440"/>
          </w:placeholder>
        </w:sdtPr>
        <w:sdtEndPr/>
        <w:sdtContent>
          <w:r w:rsidR="004D3373" w:rsidRPr="004D3373">
            <w:rPr>
              <w:rFonts w:ascii="Aptos" w:eastAsia="Aptos" w:hAnsi="Aptos" w:cs="Aptos"/>
              <w:color w:val="000000"/>
              <w:vertAlign w:val="superscript"/>
            </w:rPr>
            <w:t>49</w:t>
          </w:r>
        </w:sdtContent>
      </w:sdt>
      <w:r w:rsidR="00D8019B" w:rsidRPr="0691484D">
        <w:rPr>
          <w:rFonts w:ascii="Aptos" w:eastAsia="Aptos" w:hAnsi="Aptos" w:cs="Aptos"/>
          <w:color w:val="000000" w:themeColor="text1"/>
        </w:rPr>
        <w:t>.</w:t>
      </w:r>
      <w:r w:rsidRPr="0691484D">
        <w:rPr>
          <w:rFonts w:ascii="Aptos" w:eastAsia="Aptos" w:hAnsi="Aptos" w:cs="Aptos"/>
          <w:color w:val="000000" w:themeColor="text1"/>
        </w:rPr>
        <w:t xml:space="preserve"> </w:t>
      </w:r>
      <w:commentRangeEnd w:id="106"/>
      <w:r w:rsidRPr="0691484D">
        <w:rPr>
          <w:rStyle w:val="CommentReference"/>
          <w:rFonts w:ascii="Aptos" w:eastAsia="Aptos" w:hAnsi="Aptos" w:cs="Aptos"/>
          <w:color w:val="000000" w:themeColor="text1"/>
          <w:sz w:val="24"/>
          <w:szCs w:val="24"/>
        </w:rPr>
        <w:commentReference w:id="106"/>
      </w:r>
      <w:r w:rsidR="00B02FA1" w:rsidRPr="0691484D">
        <w:rPr>
          <w:rFonts w:ascii="Aptos" w:eastAsia="Aptos" w:hAnsi="Aptos" w:cs="Aptos"/>
          <w:color w:val="000000" w:themeColor="text1"/>
        </w:rPr>
        <w:t xml:space="preserve">That being said, </w:t>
      </w:r>
      <w:r w:rsidR="006822D6" w:rsidRPr="0691484D">
        <w:rPr>
          <w:rFonts w:ascii="Aptos" w:eastAsia="Aptos" w:hAnsi="Aptos" w:cs="Aptos"/>
          <w:color w:val="000000" w:themeColor="text1"/>
        </w:rPr>
        <w:t>large orchestras</w:t>
      </w:r>
      <w:r w:rsidR="00ED63F1" w:rsidRPr="0691484D">
        <w:rPr>
          <w:rFonts w:ascii="Aptos" w:eastAsia="Aptos" w:hAnsi="Aptos" w:cs="Aptos"/>
          <w:color w:val="000000" w:themeColor="text1"/>
        </w:rPr>
        <w:t>,</w:t>
      </w:r>
      <w:r w:rsidR="006822D6" w:rsidRPr="0691484D">
        <w:rPr>
          <w:rFonts w:ascii="Aptos" w:eastAsia="Aptos" w:hAnsi="Aptos" w:cs="Aptos"/>
          <w:color w:val="000000" w:themeColor="text1"/>
        </w:rPr>
        <w:t xml:space="preserve"> spread over </w:t>
      </w:r>
      <w:r w:rsidR="00ED63F1" w:rsidRPr="0691484D">
        <w:rPr>
          <w:rFonts w:ascii="Aptos" w:eastAsia="Aptos" w:hAnsi="Aptos" w:cs="Aptos"/>
          <w:color w:val="000000" w:themeColor="text1"/>
        </w:rPr>
        <w:t xml:space="preserve">a </w:t>
      </w:r>
      <w:r w:rsidR="006822D6" w:rsidRPr="0691484D">
        <w:rPr>
          <w:rFonts w:ascii="Aptos" w:eastAsia="Aptos" w:hAnsi="Aptos" w:cs="Aptos"/>
          <w:color w:val="000000" w:themeColor="text1"/>
        </w:rPr>
        <w:t xml:space="preserve">40ft </w:t>
      </w:r>
      <w:r w:rsidR="00D05BED" w:rsidRPr="0691484D">
        <w:rPr>
          <w:rFonts w:ascii="Aptos" w:eastAsia="Aptos" w:hAnsi="Aptos" w:cs="Aptos"/>
          <w:color w:val="000000" w:themeColor="text1"/>
        </w:rPr>
        <w:t>area</w:t>
      </w:r>
      <w:r w:rsidR="00902149" w:rsidRPr="0691484D">
        <w:rPr>
          <w:rFonts w:ascii="Aptos" w:eastAsia="Aptos" w:hAnsi="Aptos" w:cs="Aptos"/>
          <w:color w:val="000000" w:themeColor="text1"/>
        </w:rPr>
        <w:t xml:space="preserve"> (12.2m)</w:t>
      </w:r>
      <w:r w:rsidR="00ED63F1" w:rsidRPr="0691484D">
        <w:rPr>
          <w:rFonts w:ascii="Aptos" w:eastAsia="Aptos" w:hAnsi="Aptos" w:cs="Aptos"/>
          <w:color w:val="000000" w:themeColor="text1"/>
        </w:rPr>
        <w:t>,</w:t>
      </w:r>
      <w:r w:rsidR="00D05BED" w:rsidRPr="0691484D">
        <w:rPr>
          <w:rFonts w:ascii="Aptos" w:eastAsia="Aptos" w:hAnsi="Aptos" w:cs="Aptos"/>
          <w:color w:val="000000" w:themeColor="text1"/>
        </w:rPr>
        <w:t xml:space="preserve"> </w:t>
      </w:r>
      <w:r w:rsidR="006822D6" w:rsidRPr="0691484D">
        <w:rPr>
          <w:rFonts w:ascii="Aptos" w:eastAsia="Aptos" w:hAnsi="Aptos" w:cs="Aptos"/>
          <w:color w:val="000000" w:themeColor="text1"/>
        </w:rPr>
        <w:t xml:space="preserve">would </w:t>
      </w:r>
      <w:r w:rsidR="00CE06C2" w:rsidRPr="0691484D">
        <w:rPr>
          <w:rFonts w:ascii="Aptos" w:eastAsia="Aptos" w:hAnsi="Aptos" w:cs="Aptos"/>
          <w:color w:val="000000" w:themeColor="text1"/>
        </w:rPr>
        <w:t>have</w:t>
      </w:r>
      <w:r w:rsidR="006822D6" w:rsidRPr="0691484D">
        <w:rPr>
          <w:rFonts w:ascii="Aptos" w:eastAsia="Aptos" w:hAnsi="Aptos" w:cs="Aptos"/>
          <w:color w:val="000000" w:themeColor="text1"/>
        </w:rPr>
        <w:t xml:space="preserve"> delays of </w:t>
      </w:r>
      <w:r w:rsidR="001D5EAB" w:rsidRPr="0691484D">
        <w:rPr>
          <w:rFonts w:ascii="Aptos" w:eastAsia="Aptos" w:hAnsi="Aptos" w:cs="Aptos"/>
          <w:color w:val="000000" w:themeColor="text1"/>
        </w:rPr>
        <w:t>35–36 ms</w:t>
      </w:r>
      <w:r w:rsidR="00D05BED" w:rsidRPr="0691484D">
        <w:rPr>
          <w:rFonts w:ascii="Aptos" w:eastAsia="Aptos" w:hAnsi="Aptos" w:cs="Aptos"/>
          <w:color w:val="000000" w:themeColor="text1"/>
        </w:rPr>
        <w:t xml:space="preserve"> milliseconds </w:t>
      </w:r>
      <w:r w:rsidR="00CE06C2" w:rsidRPr="0691484D">
        <w:rPr>
          <w:rFonts w:ascii="Aptos" w:eastAsia="Aptos" w:hAnsi="Aptos" w:cs="Aptos"/>
          <w:color w:val="000000" w:themeColor="text1"/>
        </w:rPr>
        <w:t xml:space="preserve">due to </w:t>
      </w:r>
      <w:r w:rsidR="00D05BED" w:rsidRPr="0691484D">
        <w:rPr>
          <w:rFonts w:ascii="Aptos" w:eastAsia="Aptos" w:hAnsi="Aptos" w:cs="Aptos"/>
          <w:color w:val="000000" w:themeColor="text1"/>
        </w:rPr>
        <w:t>speed of sound</w:t>
      </w:r>
      <w:r w:rsidR="00FD4509" w:rsidRPr="0691484D">
        <w:rPr>
          <w:rFonts w:ascii="Aptos" w:eastAsia="Aptos" w:hAnsi="Aptos" w:cs="Aptos"/>
          <w:color w:val="000000" w:themeColor="text1"/>
        </w:rPr>
        <w:t>, implying</w:t>
      </w:r>
      <w:r w:rsidR="006D2BC3" w:rsidRPr="0691484D">
        <w:rPr>
          <w:rFonts w:ascii="Aptos" w:eastAsia="Aptos" w:hAnsi="Aptos" w:cs="Aptos"/>
          <w:color w:val="000000" w:themeColor="text1"/>
        </w:rPr>
        <w:t xml:space="preserve"> that</w:t>
      </w:r>
      <w:r w:rsidR="00FD4509" w:rsidRPr="0691484D">
        <w:rPr>
          <w:rFonts w:ascii="Aptos" w:eastAsia="Aptos" w:hAnsi="Aptos" w:cs="Aptos"/>
          <w:color w:val="000000" w:themeColor="text1"/>
        </w:rPr>
        <w:t xml:space="preserve"> there are </w:t>
      </w:r>
      <w:r w:rsidR="25A91F5B" w:rsidRPr="0691484D">
        <w:rPr>
          <w:rFonts w:ascii="Aptos" w:eastAsia="Aptos" w:hAnsi="Aptos" w:cs="Aptos"/>
          <w:color w:val="000000" w:themeColor="text1"/>
        </w:rPr>
        <w:t>workarounds</w:t>
      </w:r>
      <w:r w:rsidR="00FD4509" w:rsidRPr="0691484D">
        <w:rPr>
          <w:rFonts w:ascii="Aptos" w:eastAsia="Aptos" w:hAnsi="Aptos" w:cs="Aptos"/>
          <w:color w:val="000000" w:themeColor="text1"/>
        </w:rPr>
        <w:t xml:space="preserve"> </w:t>
      </w:r>
      <w:r w:rsidR="006D2BC3" w:rsidRPr="0691484D">
        <w:rPr>
          <w:rFonts w:ascii="Aptos" w:eastAsia="Aptos" w:hAnsi="Aptos" w:cs="Aptos"/>
          <w:color w:val="000000" w:themeColor="text1"/>
        </w:rPr>
        <w:t>to this issue</w:t>
      </w:r>
      <w:sdt>
        <w:sdtPr>
          <w:rPr>
            <w:rFonts w:ascii="Aptos" w:eastAsia="Aptos" w:hAnsi="Aptos" w:cs="Aptos"/>
            <w:color w:val="000000"/>
            <w:vertAlign w:val="superscript"/>
          </w:rPr>
          <w:tag w:val="MENDELEY_CITATION_v3_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"/>
          <w:id w:val="164669722"/>
          <w:placeholder>
            <w:docPart w:val="DefaultPlaceholder_-1854013440"/>
          </w:placeholder>
        </w:sdtPr>
        <w:sdtEndPr/>
        <w:sdtContent>
          <w:r w:rsidR="004D3373" w:rsidRPr="004D3373">
            <w:rPr>
              <w:rFonts w:ascii="Aptos" w:eastAsia="Aptos" w:hAnsi="Aptos" w:cs="Aptos"/>
              <w:color w:val="000000"/>
              <w:vertAlign w:val="superscript"/>
            </w:rPr>
            <w:t>48</w:t>
          </w:r>
        </w:sdtContent>
      </w:sdt>
      <w:r w:rsidR="0EC6D989" w:rsidRPr="0691484D">
        <w:rPr>
          <w:rFonts w:ascii="Aptos" w:eastAsia="Aptos" w:hAnsi="Aptos" w:cs="Aptos"/>
          <w:color w:val="000000" w:themeColor="text1"/>
        </w:rPr>
        <w:t>.</w:t>
      </w:r>
      <w:r w:rsidR="00DD7C52" w:rsidRPr="0691484D">
        <w:rPr>
          <w:rFonts w:ascii="Aptos" w:eastAsia="Aptos" w:hAnsi="Aptos" w:cs="Aptos"/>
          <w:color w:val="000000" w:themeColor="text1"/>
        </w:rPr>
        <w:t xml:space="preserve"> O</w:t>
      </w:r>
      <w:r w:rsidR="6DCD799F" w:rsidRPr="0691484D">
        <w:rPr>
          <w:rFonts w:ascii="Aptos" w:eastAsia="Aptos" w:hAnsi="Aptos" w:cs="Aptos"/>
          <w:color w:val="000000" w:themeColor="text1"/>
        </w:rPr>
        <w:t>ut o</w:t>
      </w:r>
      <w:r w:rsidR="00DD7C52" w:rsidRPr="0691484D">
        <w:rPr>
          <w:rFonts w:ascii="Aptos" w:eastAsia="Aptos" w:hAnsi="Aptos" w:cs="Aptos"/>
          <w:color w:val="000000" w:themeColor="text1"/>
        </w:rPr>
        <w:t xml:space="preserve">f curiosity, </w:t>
      </w:r>
      <w:r w:rsidR="0382C90F" w:rsidRPr="0691484D">
        <w:rPr>
          <w:rFonts w:ascii="Aptos" w:eastAsia="Aptos" w:hAnsi="Aptos" w:cs="Aptos"/>
          <w:color w:val="000000" w:themeColor="text1"/>
        </w:rPr>
        <w:t xml:space="preserve">it is worth noting a striking parallel: </w:t>
      </w:r>
      <w:r w:rsidR="00DD7C52" w:rsidRPr="0691484D">
        <w:rPr>
          <w:rFonts w:ascii="Aptos" w:eastAsia="Aptos" w:hAnsi="Aptos" w:cs="Aptos"/>
          <w:color w:val="000000" w:themeColor="text1"/>
        </w:rPr>
        <w:t>the band AC/DC often perform</w:t>
      </w:r>
      <w:r w:rsidR="6F1C16BA" w:rsidRPr="0691484D">
        <w:rPr>
          <w:rFonts w:ascii="Aptos" w:eastAsia="Aptos" w:hAnsi="Aptos" w:cs="Aptos"/>
          <w:color w:val="000000" w:themeColor="text1"/>
        </w:rPr>
        <w:t>ed</w:t>
      </w:r>
      <w:r w:rsidR="00DD7C52" w:rsidRPr="0691484D">
        <w:rPr>
          <w:rFonts w:ascii="Aptos" w:eastAsia="Aptos" w:hAnsi="Aptos" w:cs="Aptos"/>
          <w:color w:val="000000" w:themeColor="text1"/>
        </w:rPr>
        <w:t xml:space="preserve"> within a few feet of each other, with Malcolm Young (rhythm guitar), Cliff Williams (bass) and Phil Rudd (drums) positioned very close and maintaining their famously precise rhythmic tightness: “</w:t>
      </w:r>
      <w:r w:rsidR="00DD7C52" w:rsidRPr="0691484D">
        <w:rPr>
          <w:rFonts w:ascii="Aptos" w:eastAsia="Aptos" w:hAnsi="Aptos" w:cs="Aptos"/>
          <w:i/>
          <w:iCs/>
          <w:color w:val="000000" w:themeColor="text1"/>
        </w:rPr>
        <w:t>They didn’t just play in time, they felt the time — the groove — together</w:t>
      </w:r>
      <w:r w:rsidR="00DD7C52" w:rsidRPr="0691484D">
        <w:rPr>
          <w:rFonts w:ascii="Aptos" w:eastAsia="Aptos" w:hAnsi="Aptos" w:cs="Aptos"/>
          <w:color w:val="000000" w:themeColor="text1"/>
        </w:rPr>
        <w:t>.”</w:t>
      </w:r>
      <w:sdt>
        <w:sdtPr>
          <w:rPr>
            <w:rFonts w:ascii="Aptos" w:eastAsia="Aptos" w:hAnsi="Aptos" w:cs="Aptos"/>
            <w:color w:val="000000"/>
            <w:vertAlign w:val="superscript"/>
          </w:rPr>
          <w:tag w:val="MENDELEY_CITATION_v3_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"/>
          <w:id w:val="-134257576"/>
          <w:placeholder>
            <w:docPart w:val="4FE9451247634E439ADD8068A67E4DA0"/>
          </w:placeholder>
        </w:sdtPr>
        <w:sdtEndPr/>
        <w:sdtContent>
          <w:r w:rsidR="004D3373" w:rsidRPr="004D3373">
            <w:rPr>
              <w:rFonts w:ascii="Aptos" w:eastAsia="Aptos" w:hAnsi="Aptos" w:cs="Aptos"/>
              <w:color w:val="000000"/>
              <w:vertAlign w:val="superscript"/>
            </w:rPr>
            <w:t>60</w:t>
          </w:r>
        </w:sdtContent>
      </w:sdt>
      <w:r w:rsidR="00DD7C52" w:rsidRPr="0691484D">
        <w:rPr>
          <w:rFonts w:ascii="Aptos" w:eastAsia="Aptos" w:hAnsi="Aptos" w:cs="Aptos"/>
          <w:color w:val="000000" w:themeColor="text1"/>
        </w:rPr>
        <w:t xml:space="preserve">  </w:t>
      </w:r>
    </w:p>
    <w:p w14:paraId="11E15B4D" w14:textId="69A4DA8A" w:rsidR="3F1D7476" w:rsidRDefault="33B05348" w:rsidP="00F6457C">
      <w:pPr>
        <w:pStyle w:val="ListParagraph"/>
        <w:numPr>
          <w:ilvl w:val="0"/>
          <w:numId w:val="6"/>
        </w:numPr>
        <w:spacing w:before="240" w:after="240"/>
        <w:rPr>
          <w:rFonts w:ascii="Aptos" w:eastAsia="Aptos" w:hAnsi="Aptos" w:cs="Aptos"/>
          <w:color w:val="000000" w:themeColor="text1"/>
        </w:rPr>
      </w:pPr>
      <w:r w:rsidRPr="6A31513F">
        <w:rPr>
          <w:rFonts w:ascii="Aptos" w:eastAsia="Aptos" w:hAnsi="Aptos" w:cs="Aptos"/>
          <w:b/>
          <w:bCs/>
          <w:color w:val="000000" w:themeColor="text1"/>
        </w:rPr>
        <w:t>Live Music Streaming</w:t>
      </w:r>
      <w:r w:rsidRPr="6A31513F">
        <w:rPr>
          <w:rFonts w:ascii="Aptos" w:eastAsia="Aptos" w:hAnsi="Aptos" w:cs="Aptos"/>
          <w:color w:val="000000" w:themeColor="text1"/>
        </w:rPr>
        <w:t xml:space="preserve">: </w:t>
      </w:r>
      <w:r w:rsidR="00927714" w:rsidRPr="6A31513F">
        <w:rPr>
          <w:rFonts w:ascii="Aptos" w:eastAsia="Aptos" w:hAnsi="Aptos" w:cs="Aptos"/>
          <w:color w:val="000000" w:themeColor="text1"/>
        </w:rPr>
        <w:t xml:space="preserve">When streaming a live music performance into viewers’ homes, it is important to consider how latency affects the experience. A small mismatch between audio and video can be tolerated, but the acceptable limits depend on which signal leads. </w:t>
      </w:r>
      <w:r w:rsidR="00FD528C" w:rsidRPr="00FD528C">
        <w:rPr>
          <w:rFonts w:ascii="Aptos" w:eastAsia="Aptos" w:hAnsi="Aptos" w:cs="Aptos"/>
          <w:color w:val="000000" w:themeColor="text1"/>
        </w:rPr>
        <w:t>For broadcast-style audiovisual sync, viewers begin to detect mismatch at roughly 45 ms when audio leads video</w:t>
      </w:r>
      <w:r w:rsidR="0F68C56C" w:rsidRPr="73805CC3">
        <w:rPr>
          <w:rFonts w:ascii="Aptos" w:eastAsia="Aptos" w:hAnsi="Aptos" w:cs="Aptos"/>
          <w:color w:val="000000" w:themeColor="text1"/>
        </w:rPr>
        <w:t>,</w:t>
      </w:r>
      <w:r w:rsidR="00FD528C" w:rsidRPr="00FD528C">
        <w:rPr>
          <w:rFonts w:ascii="Aptos" w:eastAsia="Aptos" w:hAnsi="Aptos" w:cs="Aptos"/>
          <w:color w:val="000000" w:themeColor="text1"/>
        </w:rPr>
        <w:t xml:space="preserve"> and 125 ms when video leads audio</w:t>
      </w:r>
      <w:r w:rsidR="00397C5F">
        <w:rPr>
          <w:rFonts w:ascii="Aptos" w:eastAsia="Aptos" w:hAnsi="Aptos" w:cs="Aptos"/>
          <w:color w:val="000000" w:themeColor="text1"/>
        </w:rPr>
        <w:t>.</w:t>
      </w:r>
    </w:p>
    <w:p w14:paraId="39BF2838" w14:textId="1E1E8049" w:rsidR="00F0108A" w:rsidRPr="00C21F52" w:rsidRDefault="003F2623" w:rsidP="00A33843">
      <w:pPr>
        <w:pStyle w:val="ListParagraph"/>
        <w:numPr>
          <w:ilvl w:val="0"/>
          <w:numId w:val="6"/>
        </w:numPr>
        <w:spacing w:before="240" w:after="240"/>
        <w:rPr>
          <w:rFonts w:ascii="Aptos" w:eastAsia="Aptos" w:hAnsi="Aptos" w:cs="Aptos"/>
        </w:rPr>
      </w:pPr>
      <w:commentRangeStart w:id="110"/>
      <w:commentRangeStart w:id="111"/>
      <w:r w:rsidRPr="0691484D">
        <w:rPr>
          <w:rFonts w:ascii="Aptos" w:eastAsia="Aptos" w:hAnsi="Aptos" w:cs="Aptos"/>
          <w:b/>
          <w:bCs/>
          <w:color w:val="000000" w:themeColor="text1"/>
        </w:rPr>
        <w:t>Speed of sound</w:t>
      </w:r>
      <w:commentRangeEnd w:id="110"/>
      <w:r w:rsidRPr="0691484D">
        <w:rPr>
          <w:rStyle w:val="CommentReference"/>
          <w:rFonts w:ascii="Aptos" w:eastAsia="Aptos" w:hAnsi="Aptos" w:cs="Aptos"/>
          <w:color w:val="000000" w:themeColor="text1"/>
          <w:sz w:val="24"/>
          <w:szCs w:val="24"/>
        </w:rPr>
        <w:commentReference w:id="110"/>
      </w:r>
      <w:commentRangeEnd w:id="111"/>
      <w:r w:rsidRPr="0691484D">
        <w:rPr>
          <w:rStyle w:val="CommentReference"/>
          <w:rFonts w:ascii="Aptos" w:eastAsia="Aptos" w:hAnsi="Aptos" w:cs="Aptos"/>
          <w:color w:val="000000" w:themeColor="text1"/>
          <w:sz w:val="24"/>
          <w:szCs w:val="24"/>
        </w:rPr>
        <w:commentReference w:id="111"/>
      </w:r>
      <w:r w:rsidRPr="0691484D">
        <w:rPr>
          <w:rFonts w:ascii="Aptos" w:eastAsia="Aptos" w:hAnsi="Aptos" w:cs="Aptos"/>
          <w:color w:val="000000" w:themeColor="text1"/>
        </w:rPr>
        <w:t xml:space="preserve">: </w:t>
      </w:r>
      <w:r w:rsidR="00F7100A" w:rsidRPr="0691484D">
        <w:rPr>
          <w:rFonts w:ascii="Aptos" w:eastAsia="Aptos" w:hAnsi="Aptos" w:cs="Aptos"/>
          <w:color w:val="000000" w:themeColor="text1"/>
        </w:rPr>
        <w:t xml:space="preserve">Sound travels through air at approximately 343 meters per second, </w:t>
      </w:r>
      <w:r w:rsidR="14253571" w:rsidRPr="0691484D">
        <w:rPr>
          <w:rFonts w:ascii="Aptos" w:eastAsia="Aptos" w:hAnsi="Aptos" w:cs="Aptos"/>
          <w:color w:val="000000" w:themeColor="text1"/>
        </w:rPr>
        <w:t>meaning</w:t>
      </w:r>
      <w:r w:rsidR="008C4ADE" w:rsidRPr="0691484D">
        <w:rPr>
          <w:rFonts w:ascii="Aptos" w:eastAsia="Aptos" w:hAnsi="Aptos" w:cs="Aptos"/>
          <w:color w:val="000000" w:themeColor="text1"/>
        </w:rPr>
        <w:t xml:space="preserve"> it takes about 2.9</w:t>
      </w:r>
      <w:r w:rsidR="3C330E13" w:rsidRPr="0691484D">
        <w:rPr>
          <w:rFonts w:ascii="Aptos" w:eastAsia="Aptos" w:hAnsi="Aptos" w:cs="Aptos"/>
          <w:color w:val="000000" w:themeColor="text1"/>
        </w:rPr>
        <w:t xml:space="preserve"> </w:t>
      </w:r>
      <w:r w:rsidR="008C4ADE" w:rsidRPr="0691484D">
        <w:rPr>
          <w:rFonts w:ascii="Aptos" w:eastAsia="Aptos" w:hAnsi="Aptos" w:cs="Aptos"/>
          <w:color w:val="000000" w:themeColor="text1"/>
        </w:rPr>
        <w:t>m</w:t>
      </w:r>
      <w:r w:rsidR="3C330E13" w:rsidRPr="0691484D">
        <w:rPr>
          <w:rFonts w:ascii="Aptos" w:eastAsia="Aptos" w:hAnsi="Aptos" w:cs="Aptos"/>
          <w:color w:val="000000" w:themeColor="text1"/>
        </w:rPr>
        <w:t>illi</w:t>
      </w:r>
      <w:r w:rsidR="008C4ADE" w:rsidRPr="0691484D">
        <w:rPr>
          <w:rFonts w:ascii="Aptos" w:eastAsia="Aptos" w:hAnsi="Aptos" w:cs="Aptos"/>
          <w:color w:val="000000" w:themeColor="text1"/>
        </w:rPr>
        <w:t>s</w:t>
      </w:r>
      <w:r w:rsidR="289E99BC" w:rsidRPr="0691484D">
        <w:rPr>
          <w:rFonts w:ascii="Aptos" w:eastAsia="Aptos" w:hAnsi="Aptos" w:cs="Aptos"/>
          <w:color w:val="000000" w:themeColor="text1"/>
        </w:rPr>
        <w:t>econds</w:t>
      </w:r>
      <w:r w:rsidR="008C4ADE" w:rsidRPr="0691484D">
        <w:rPr>
          <w:rFonts w:ascii="Aptos" w:eastAsia="Aptos" w:hAnsi="Aptos" w:cs="Aptos"/>
          <w:color w:val="000000" w:themeColor="text1"/>
        </w:rPr>
        <w:t xml:space="preserve"> to travel 1</w:t>
      </w:r>
      <w:r w:rsidR="00065701" w:rsidRPr="0691484D">
        <w:rPr>
          <w:rFonts w:ascii="Aptos" w:eastAsia="Aptos" w:hAnsi="Aptos" w:cs="Aptos"/>
          <w:color w:val="000000" w:themeColor="text1"/>
        </w:rPr>
        <w:t xml:space="preserve"> metre</w:t>
      </w:r>
      <w:r w:rsidR="00C62A9D" w:rsidRPr="0691484D">
        <w:rPr>
          <w:rFonts w:ascii="Aptos" w:eastAsia="Aptos" w:hAnsi="Aptos" w:cs="Aptos"/>
          <w:color w:val="000000" w:themeColor="text1"/>
        </w:rPr>
        <w:t xml:space="preserve">. </w:t>
      </w:r>
      <w:r w:rsidR="001D72F6" w:rsidRPr="0691484D">
        <w:rPr>
          <w:rFonts w:ascii="Aptos" w:eastAsia="Aptos" w:hAnsi="Aptos" w:cs="Aptos"/>
          <w:color w:val="000000" w:themeColor="text1"/>
        </w:rPr>
        <w:t>I</w:t>
      </w:r>
      <w:r w:rsidR="00A24358" w:rsidRPr="0691484D">
        <w:rPr>
          <w:rFonts w:ascii="Aptos" w:eastAsia="Aptos" w:hAnsi="Aptos" w:cs="Aptos"/>
          <w:color w:val="000000" w:themeColor="text1"/>
        </w:rPr>
        <w:t xml:space="preserve">f you </w:t>
      </w:r>
      <w:r w:rsidR="00C62A9D" w:rsidRPr="0691484D">
        <w:rPr>
          <w:rFonts w:ascii="Aptos" w:eastAsia="Aptos" w:hAnsi="Aptos" w:cs="Aptos"/>
          <w:color w:val="000000" w:themeColor="text1"/>
        </w:rPr>
        <w:t xml:space="preserve">sit 10 metres from </w:t>
      </w:r>
      <w:r w:rsidR="5AECF455" w:rsidRPr="0691484D">
        <w:rPr>
          <w:rFonts w:ascii="Aptos" w:eastAsia="Aptos" w:hAnsi="Aptos" w:cs="Aptos"/>
          <w:color w:val="000000" w:themeColor="text1"/>
        </w:rPr>
        <w:t>a</w:t>
      </w:r>
      <w:r w:rsidR="00C62A9D" w:rsidRPr="0691484D">
        <w:rPr>
          <w:rFonts w:ascii="Aptos" w:eastAsia="Aptos" w:hAnsi="Aptos" w:cs="Aptos"/>
          <w:color w:val="000000" w:themeColor="text1"/>
        </w:rPr>
        <w:t xml:space="preserve"> stage</w:t>
      </w:r>
      <w:r w:rsidR="7ACCB9C9" w:rsidRPr="0691484D">
        <w:rPr>
          <w:rFonts w:ascii="Aptos" w:eastAsia="Aptos" w:hAnsi="Aptos" w:cs="Aptos"/>
          <w:color w:val="000000" w:themeColor="text1"/>
        </w:rPr>
        <w:t>,</w:t>
      </w:r>
      <w:r w:rsidR="00C62A9D" w:rsidRPr="0691484D">
        <w:rPr>
          <w:rFonts w:ascii="Aptos" w:eastAsia="Aptos" w:hAnsi="Aptos" w:cs="Aptos"/>
          <w:color w:val="000000" w:themeColor="text1"/>
        </w:rPr>
        <w:t xml:space="preserve"> you</w:t>
      </w:r>
      <w:r w:rsidR="008063E6" w:rsidRPr="0691484D">
        <w:rPr>
          <w:rFonts w:ascii="Aptos" w:eastAsia="Aptos" w:hAnsi="Aptos" w:cs="Aptos"/>
          <w:color w:val="000000" w:themeColor="text1"/>
        </w:rPr>
        <w:t xml:space="preserve"> wi</w:t>
      </w:r>
      <w:r w:rsidR="00C62A9D" w:rsidRPr="0691484D">
        <w:rPr>
          <w:rFonts w:ascii="Aptos" w:eastAsia="Aptos" w:hAnsi="Aptos" w:cs="Aptos"/>
          <w:color w:val="000000" w:themeColor="text1"/>
        </w:rPr>
        <w:t xml:space="preserve">ll hear the performer about </w:t>
      </w:r>
      <w:r w:rsidR="00F302FB" w:rsidRPr="0691484D">
        <w:rPr>
          <w:rFonts w:ascii="Aptos" w:eastAsia="Aptos" w:hAnsi="Aptos" w:cs="Aptos"/>
          <w:color w:val="000000" w:themeColor="text1"/>
        </w:rPr>
        <w:t>29</w:t>
      </w:r>
      <w:r w:rsidR="00C62A9D" w:rsidRPr="0691484D">
        <w:rPr>
          <w:rFonts w:ascii="Aptos" w:eastAsia="Aptos" w:hAnsi="Aptos" w:cs="Aptos"/>
          <w:color w:val="000000" w:themeColor="text1"/>
        </w:rPr>
        <w:t xml:space="preserve"> milliseconds later than someone </w:t>
      </w:r>
      <w:r w:rsidR="00A24358" w:rsidRPr="0691484D">
        <w:rPr>
          <w:rFonts w:ascii="Aptos" w:eastAsia="Aptos" w:hAnsi="Aptos" w:cs="Aptos"/>
          <w:color w:val="000000" w:themeColor="text1"/>
        </w:rPr>
        <w:t>in</w:t>
      </w:r>
      <w:r w:rsidR="00C62A9D" w:rsidRPr="0691484D">
        <w:rPr>
          <w:rFonts w:ascii="Aptos" w:eastAsia="Aptos" w:hAnsi="Aptos" w:cs="Aptos"/>
          <w:color w:val="000000" w:themeColor="text1"/>
        </w:rPr>
        <w:t xml:space="preserve"> the front row</w:t>
      </w:r>
      <w:r w:rsidR="00A24358" w:rsidRPr="0691484D">
        <w:rPr>
          <w:rFonts w:ascii="Aptos" w:eastAsia="Aptos" w:hAnsi="Aptos" w:cs="Aptos"/>
          <w:color w:val="000000" w:themeColor="text1"/>
        </w:rPr>
        <w:t>.</w:t>
      </w:r>
      <w:r w:rsidR="00C36CF7" w:rsidRPr="0691484D">
        <w:rPr>
          <w:rFonts w:ascii="Aptos" w:eastAsia="Aptos" w:hAnsi="Aptos" w:cs="Aptos"/>
          <w:color w:val="000000" w:themeColor="text1"/>
        </w:rPr>
        <w:t xml:space="preserve"> </w:t>
      </w:r>
      <w:r w:rsidR="002D1975" w:rsidRPr="0691484D">
        <w:rPr>
          <w:rFonts w:ascii="Aptos" w:eastAsia="Aptos" w:hAnsi="Aptos" w:cs="Aptos"/>
          <w:color w:val="000000" w:themeColor="text1"/>
        </w:rPr>
        <w:t>Temperature also has a significant effect</w:t>
      </w:r>
      <w:r w:rsidR="00173AA8" w:rsidRPr="0691484D">
        <w:rPr>
          <w:rFonts w:ascii="Aptos" w:eastAsia="Aptos" w:hAnsi="Aptos" w:cs="Aptos"/>
          <w:color w:val="000000" w:themeColor="text1"/>
        </w:rPr>
        <w:t>: the speed of sound increases by around 0.5–0.6 m/s for each 1°C rise in air temperature</w:t>
      </w:r>
      <w:sdt>
        <w:sdtPr>
          <w:rPr>
            <w:rFonts w:ascii="Aptos" w:eastAsia="Aptos" w:hAnsi="Aptos" w:cs="Aptos"/>
            <w:color w:val="000000"/>
            <w:vertAlign w:val="superscript"/>
          </w:rPr>
          <w:tag w:val="MENDELEY_CITATION_v3_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"/>
          <w:id w:val="-1492164893"/>
          <w:placeholder>
            <w:docPart w:val="46BEEFB071084253AC0B0A0062F7D958"/>
          </w:placeholder>
        </w:sdtPr>
        <w:sdtEndPr/>
        <w:sdtContent>
          <w:r w:rsidR="004D3373" w:rsidRPr="004D3373">
            <w:rPr>
              <w:rFonts w:ascii="Aptos" w:eastAsia="Aptos" w:hAnsi="Aptos" w:cs="Aptos"/>
              <w:color w:val="000000"/>
              <w:vertAlign w:val="superscript"/>
            </w:rPr>
            <w:t>61</w:t>
          </w:r>
        </w:sdtContent>
      </w:sdt>
      <w:r w:rsidR="0082326C" w:rsidRPr="0691484D">
        <w:rPr>
          <w:rFonts w:ascii="Aptos" w:eastAsia="Aptos" w:hAnsi="Aptos" w:cs="Aptos"/>
          <w:color w:val="000000" w:themeColor="text1"/>
        </w:rPr>
        <w:t>, with smaller contributions from humidity and air pressure</w:t>
      </w:r>
      <w:r w:rsidR="002D1975" w:rsidRPr="0691484D">
        <w:rPr>
          <w:rFonts w:ascii="Aptos" w:eastAsia="Aptos" w:hAnsi="Aptos" w:cs="Aptos"/>
          <w:color w:val="000000" w:themeColor="text1"/>
        </w:rPr>
        <w:t xml:space="preserve">. </w:t>
      </w:r>
      <w:r w:rsidR="00005427" w:rsidRPr="0691484D">
        <w:rPr>
          <w:rFonts w:ascii="Aptos" w:eastAsia="Aptos" w:hAnsi="Aptos" w:cs="Aptos"/>
          <w:color w:val="000000" w:themeColor="text1"/>
        </w:rPr>
        <w:t>H</w:t>
      </w:r>
      <w:r w:rsidR="007E25FC" w:rsidRPr="0691484D">
        <w:rPr>
          <w:rFonts w:ascii="Aptos" w:eastAsia="Aptos" w:hAnsi="Aptos" w:cs="Aptos"/>
          <w:color w:val="000000" w:themeColor="text1"/>
        </w:rPr>
        <w:t>igh frequencies are</w:t>
      </w:r>
      <w:r w:rsidR="00005427" w:rsidRPr="0691484D">
        <w:rPr>
          <w:rFonts w:ascii="Aptos" w:eastAsia="Aptos" w:hAnsi="Aptos" w:cs="Aptos"/>
          <w:color w:val="000000" w:themeColor="text1"/>
        </w:rPr>
        <w:t xml:space="preserve"> </w:t>
      </w:r>
      <w:r w:rsidR="00B401F6" w:rsidRPr="0691484D">
        <w:rPr>
          <w:rFonts w:ascii="Aptos" w:eastAsia="Aptos" w:hAnsi="Aptos" w:cs="Aptos"/>
          <w:color w:val="000000" w:themeColor="text1"/>
        </w:rPr>
        <w:t xml:space="preserve">more </w:t>
      </w:r>
      <w:r w:rsidR="0021504F" w:rsidRPr="0691484D">
        <w:rPr>
          <w:rFonts w:ascii="Aptos" w:eastAsia="Aptos" w:hAnsi="Aptos" w:cs="Aptos"/>
          <w:color w:val="000000" w:themeColor="text1"/>
        </w:rPr>
        <w:t>dampened than lower frequencies</w:t>
      </w:r>
      <w:r w:rsidR="007E25FC" w:rsidRPr="0691484D">
        <w:rPr>
          <w:rFonts w:ascii="Aptos" w:eastAsia="Aptos" w:hAnsi="Aptos" w:cs="Aptos"/>
          <w:color w:val="000000" w:themeColor="text1"/>
        </w:rPr>
        <w:t xml:space="preserve">, </w:t>
      </w:r>
      <w:r w:rsidR="0021504F" w:rsidRPr="0691484D">
        <w:rPr>
          <w:rFonts w:ascii="Aptos" w:eastAsia="Aptos" w:hAnsi="Aptos" w:cs="Aptos"/>
          <w:color w:val="000000" w:themeColor="text1"/>
        </w:rPr>
        <w:t>leading to</w:t>
      </w:r>
      <w:r w:rsidR="007E25FC" w:rsidRPr="0691484D">
        <w:rPr>
          <w:rFonts w:ascii="Aptos" w:eastAsia="Aptos" w:hAnsi="Aptos" w:cs="Aptos"/>
          <w:color w:val="000000" w:themeColor="text1"/>
        </w:rPr>
        <w:t xml:space="preserve"> a loss of brightness</w:t>
      </w:r>
      <w:r w:rsidR="00BB464A" w:rsidRPr="0691484D">
        <w:rPr>
          <w:rFonts w:ascii="Aptos" w:eastAsia="Aptos" w:hAnsi="Aptos" w:cs="Aptos"/>
          <w:color w:val="000000" w:themeColor="text1"/>
        </w:rPr>
        <w:t xml:space="preserve"> over distance</w:t>
      </w:r>
      <w:r w:rsidR="007E25FC" w:rsidRPr="0691484D">
        <w:rPr>
          <w:rFonts w:ascii="Aptos" w:eastAsia="Aptos" w:hAnsi="Aptos" w:cs="Aptos"/>
          <w:color w:val="000000" w:themeColor="text1"/>
        </w:rPr>
        <w:t xml:space="preserve">. </w:t>
      </w:r>
      <w:r w:rsidR="00405957" w:rsidRPr="0691484D">
        <w:rPr>
          <w:rFonts w:ascii="Aptos" w:eastAsia="Aptos" w:hAnsi="Aptos" w:cs="Aptos"/>
          <w:color w:val="000000" w:themeColor="text1"/>
        </w:rPr>
        <w:t>Here’s a</w:t>
      </w:r>
      <w:r w:rsidR="18AD19AD" w:rsidRPr="0691484D">
        <w:rPr>
          <w:rFonts w:ascii="Aptos" w:eastAsia="Aptos" w:hAnsi="Aptos" w:cs="Aptos"/>
          <w:color w:val="000000" w:themeColor="text1"/>
        </w:rPr>
        <w:t>n interesting</w:t>
      </w:r>
      <w:r w:rsidR="00405957" w:rsidRPr="0691484D">
        <w:rPr>
          <w:rFonts w:ascii="Aptos" w:eastAsia="Aptos" w:hAnsi="Aptos" w:cs="Aptos"/>
          <w:color w:val="000000" w:themeColor="text1"/>
        </w:rPr>
        <w:t xml:space="preserve"> thought: </w:t>
      </w:r>
      <w:r w:rsidR="53B35A8E" w:rsidRPr="0691484D">
        <w:rPr>
          <w:rFonts w:ascii="Aptos" w:eastAsia="Aptos" w:hAnsi="Aptos" w:cs="Aptos"/>
          <w:color w:val="000000" w:themeColor="text1"/>
        </w:rPr>
        <w:t xml:space="preserve">if a performer’s mouth </w:t>
      </w:r>
      <w:r w:rsidR="00783C27" w:rsidRPr="0691484D">
        <w:rPr>
          <w:rFonts w:ascii="Aptos" w:eastAsia="Aptos" w:hAnsi="Aptos" w:cs="Aptos"/>
          <w:color w:val="000000" w:themeColor="text1"/>
        </w:rPr>
        <w:t>occupies</w:t>
      </w:r>
      <w:r w:rsidR="53B35A8E" w:rsidRPr="0691484D">
        <w:rPr>
          <w:rFonts w:ascii="Aptos" w:eastAsia="Aptos" w:hAnsi="Aptos" w:cs="Aptos"/>
          <w:color w:val="000000" w:themeColor="text1"/>
        </w:rPr>
        <w:t xml:space="preserve"> about 2 cm in your visual field at 1 m but only 0.2 cm at 10 m (simply due to physics), </w:t>
      </w:r>
      <w:r w:rsidR="00927714" w:rsidRPr="0691484D">
        <w:rPr>
          <w:rFonts w:ascii="Aptos" w:eastAsia="Aptos" w:hAnsi="Aptos" w:cs="Aptos"/>
          <w:color w:val="000000" w:themeColor="text1"/>
        </w:rPr>
        <w:t>lip-sync errors may be less perceptually obvious at that distance — but timing differences in sound remain important.</w:t>
      </w:r>
      <w:commentRangeStart w:id="112"/>
      <w:r w:rsidR="53B35A8E" w:rsidRPr="0691484D">
        <w:rPr>
          <w:rFonts w:ascii="Aptos" w:eastAsia="Aptos" w:hAnsi="Aptos" w:cs="Aptos"/>
          <w:color w:val="000000" w:themeColor="text1"/>
        </w:rPr>
        <w:t xml:space="preserve"> </w:t>
      </w:r>
      <w:commentRangeEnd w:id="112"/>
      <w:r w:rsidRPr="0691484D">
        <w:rPr>
          <w:rStyle w:val="CommentReference"/>
          <w:rFonts w:ascii="Aptos" w:eastAsia="Aptos" w:hAnsi="Aptos" w:cs="Aptos"/>
          <w:color w:val="000000" w:themeColor="text1"/>
          <w:sz w:val="24"/>
          <w:szCs w:val="24"/>
        </w:rPr>
        <w:commentReference w:id="112"/>
      </w:r>
      <w:r w:rsidR="53B35A8E" w:rsidRPr="0691484D">
        <w:rPr>
          <w:rFonts w:ascii="Aptos" w:eastAsia="Aptos" w:hAnsi="Aptos" w:cs="Aptos"/>
          <w:color w:val="000000" w:themeColor="text1"/>
        </w:rPr>
        <w:t xml:space="preserve">This is one reason </w:t>
      </w:r>
      <w:r w:rsidR="53B35A8E" w:rsidRPr="0691484D">
        <w:rPr>
          <w:rFonts w:ascii="Aptos" w:eastAsia="Aptos" w:hAnsi="Aptos" w:cs="Aptos"/>
          <w:color w:val="000000" w:themeColor="text1"/>
        </w:rPr>
        <w:lastRenderedPageBreak/>
        <w:t>large venues and festivals</w:t>
      </w:r>
      <w:r w:rsidR="003D29E2" w:rsidRPr="0691484D">
        <w:rPr>
          <w:rFonts w:ascii="Aptos" w:eastAsia="Aptos" w:hAnsi="Aptos" w:cs="Aptos"/>
          <w:color w:val="000000" w:themeColor="text1"/>
        </w:rPr>
        <w:t xml:space="preserve"> strategically</w:t>
      </w:r>
      <w:r w:rsidR="53B35A8E" w:rsidRPr="0691484D">
        <w:rPr>
          <w:rFonts w:ascii="Aptos" w:eastAsia="Aptos" w:hAnsi="Aptos" w:cs="Aptos"/>
          <w:color w:val="000000" w:themeColor="text1"/>
        </w:rPr>
        <w:t xml:space="preserve"> distribute speakers </w:t>
      </w:r>
      <w:r w:rsidR="0076209B" w:rsidRPr="0691484D">
        <w:rPr>
          <w:rFonts w:ascii="Aptos" w:eastAsia="Aptos" w:hAnsi="Aptos" w:cs="Aptos"/>
          <w:color w:val="000000" w:themeColor="text1"/>
        </w:rPr>
        <w:t>(</w:t>
      </w:r>
      <w:r w:rsidR="53B35A8E" w:rsidRPr="0691484D">
        <w:rPr>
          <w:rFonts w:ascii="Aptos" w:eastAsia="Aptos" w:hAnsi="Aptos" w:cs="Aptos"/>
          <w:i/>
          <w:iCs/>
          <w:color w:val="000000" w:themeColor="text1"/>
        </w:rPr>
        <w:t>delay towers</w:t>
      </w:r>
      <w:r w:rsidR="0076209B" w:rsidRPr="0691484D">
        <w:rPr>
          <w:rFonts w:ascii="Aptos" w:eastAsia="Aptos" w:hAnsi="Aptos" w:cs="Aptos"/>
          <w:color w:val="000000" w:themeColor="text1"/>
        </w:rPr>
        <w:t>)</w:t>
      </w:r>
      <w:r w:rsidR="53B35A8E" w:rsidRPr="0691484D">
        <w:rPr>
          <w:rFonts w:ascii="Aptos" w:eastAsia="Aptos" w:hAnsi="Aptos" w:cs="Aptos"/>
          <w:color w:val="000000" w:themeColor="text1"/>
        </w:rPr>
        <w:t xml:space="preserve"> to keep sound aligned across the audience area.</w:t>
      </w:r>
      <w:r w:rsidR="00405957" w:rsidRPr="0691484D">
        <w:rPr>
          <w:rFonts w:ascii="Aptos" w:eastAsia="Aptos" w:hAnsi="Aptos" w:cs="Aptos"/>
          <w:color w:val="000000" w:themeColor="text1"/>
        </w:rPr>
        <w:t xml:space="preserve"> </w:t>
      </w:r>
      <w:r w:rsidR="003220EA" w:rsidRPr="0691484D">
        <w:rPr>
          <w:rFonts w:ascii="Aptos" w:eastAsia="Aptos" w:hAnsi="Aptos" w:cs="Aptos"/>
          <w:color w:val="000000" w:themeColor="text1"/>
        </w:rPr>
        <w:t xml:space="preserve"> </w:t>
      </w:r>
      <w:r w:rsidR="00B91070" w:rsidRPr="0691484D">
        <w:rPr>
          <w:rFonts w:ascii="Aptos" w:eastAsia="Aptos" w:hAnsi="Aptos" w:cs="Aptos"/>
          <w:color w:val="000000" w:themeColor="text1"/>
        </w:rPr>
        <w:t xml:space="preserve">A known issue is that audience members located between two towers may hear slightly misaligned signals, creating a hollow or echo-like effect. Much of the craft of setting up </w:t>
      </w:r>
      <w:r w:rsidR="00031ECB" w:rsidRPr="0691484D">
        <w:rPr>
          <w:rFonts w:ascii="Aptos" w:eastAsia="Aptos" w:hAnsi="Aptos" w:cs="Aptos"/>
          <w:color w:val="000000" w:themeColor="text1"/>
        </w:rPr>
        <w:t>public address</w:t>
      </w:r>
      <w:r w:rsidR="00B91070" w:rsidRPr="0691484D">
        <w:rPr>
          <w:rFonts w:ascii="Aptos" w:eastAsia="Aptos" w:hAnsi="Aptos" w:cs="Aptos"/>
          <w:color w:val="000000" w:themeColor="text1"/>
        </w:rPr>
        <w:t xml:space="preserve"> systems involves tuning these time delays and shaping directivity patterns to minimise</w:t>
      </w:r>
      <w:r w:rsidR="00A3578A" w:rsidRPr="0691484D">
        <w:rPr>
          <w:rFonts w:ascii="Aptos" w:eastAsia="Aptos" w:hAnsi="Aptos" w:cs="Aptos"/>
          <w:color w:val="000000" w:themeColor="text1"/>
        </w:rPr>
        <w:t xml:space="preserve"> overlap and</w:t>
      </w:r>
      <w:r w:rsidR="00B91070" w:rsidRPr="0691484D">
        <w:rPr>
          <w:rFonts w:ascii="Aptos" w:eastAsia="Aptos" w:hAnsi="Aptos" w:cs="Aptos"/>
          <w:color w:val="000000" w:themeColor="text1"/>
        </w:rPr>
        <w:t xml:space="preserve"> interference</w:t>
      </w:r>
      <w:sdt>
        <w:sdtPr>
          <w:rPr>
            <w:rFonts w:ascii="Aptos" w:eastAsia="Aptos" w:hAnsi="Aptos" w:cs="Aptos"/>
            <w:color w:val="000000"/>
            <w:vertAlign w:val="superscript"/>
          </w:rPr>
          <w:tag w:val="MENDELEY_CITATION_v3_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"/>
          <w:id w:val="1546408351"/>
          <w:placeholder>
            <w:docPart w:val="DefaultPlaceholder_-1854013440"/>
          </w:placeholder>
        </w:sdtPr>
        <w:sdtEndPr/>
        <w:sdtContent>
          <w:r w:rsidR="004D3373" w:rsidRPr="004D3373">
            <w:rPr>
              <w:rFonts w:ascii="Aptos" w:eastAsia="Aptos" w:hAnsi="Aptos" w:cs="Aptos"/>
              <w:color w:val="000000"/>
              <w:vertAlign w:val="superscript"/>
            </w:rPr>
            <w:t>56,62</w:t>
          </w:r>
        </w:sdtContent>
      </w:sdt>
      <w:r w:rsidR="00B91070" w:rsidRPr="0691484D">
        <w:rPr>
          <w:rFonts w:ascii="Aptos" w:eastAsia="Aptos" w:hAnsi="Aptos" w:cs="Aptos"/>
          <w:color w:val="000000" w:themeColor="text1"/>
        </w:rPr>
        <w:t>.</w:t>
      </w:r>
    </w:p>
    <w:p w14:paraId="33CBA13B" w14:textId="682744C9" w:rsidR="3F1D7476" w:rsidRPr="005F10A7" w:rsidRDefault="00F0108A" w:rsidP="00A33843">
      <w:pPr>
        <w:spacing w:before="240" w:after="240"/>
      </w:pPr>
      <w:r>
        <w:t>Toleranc</w:t>
      </w:r>
      <w:r w:rsidR="00C17436">
        <w:t>e</w:t>
      </w:r>
      <w:r>
        <w:t>s</w:t>
      </w:r>
      <w:r w:rsidR="42333CE6">
        <w:t xml:space="preserve"> also vary substantially from person to person. </w:t>
      </w:r>
      <w:r w:rsidR="00AE4191">
        <w:t>For example, children typically have a higher tolerance for audiovisual delays than adults</w:t>
      </w:r>
      <w:sdt>
        <w:sdtPr>
          <w:rPr>
            <w:rFonts w:ascii="Aptos" w:hAnsi="Aptos"/>
            <w:color w:val="000000"/>
            <w:vertAlign w:val="superscript"/>
          </w:rPr>
          <w:tag w:val="MENDELEY_CITATION_v3_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"/>
          <w:id w:val="30162789"/>
          <w:placeholder>
            <w:docPart w:val="416CA92BB79947C788F9F6ABB1289924"/>
          </w:placeholder>
        </w:sdtPr>
        <w:sdtEndPr/>
        <w:sdtContent>
          <w:r w:rsidR="004D3373" w:rsidRPr="004D3373">
            <w:rPr>
              <w:rFonts w:ascii="Aptos" w:eastAsia="Aptos" w:hAnsi="Aptos" w:cs="Aptos"/>
              <w:color w:val="000000"/>
              <w:vertAlign w:val="superscript"/>
            </w:rPr>
            <w:t>63</w:t>
          </w:r>
        </w:sdtContent>
      </w:sdt>
      <w:r w:rsidR="00F41C74">
        <w:t>, p</w:t>
      </w:r>
      <w:r w:rsidR="00AE4191">
        <w:t xml:space="preserve">eople with </w:t>
      </w:r>
      <w:r w:rsidR="00D70931">
        <w:t xml:space="preserve"> </w:t>
      </w:r>
      <w:r w:rsidR="2B581283">
        <w:t>Attention Deficit</w:t>
      </w:r>
      <w:r w:rsidR="00D70931">
        <w:t>/Hyperactivity Disorder (</w:t>
      </w:r>
      <w:r w:rsidR="00AE4191">
        <w:t>ADHD</w:t>
      </w:r>
      <w:r w:rsidR="00D70931">
        <w:t>)</w:t>
      </w:r>
      <w:r w:rsidR="00AE4191">
        <w:t xml:space="preserve"> tend to have a lower tolerance</w:t>
      </w:r>
      <w:sdt>
        <w:sdtPr>
          <w:rPr>
            <w:rFonts w:ascii="Aptos" w:hAnsi="Aptos"/>
            <w:color w:val="000000"/>
            <w:vertAlign w:val="superscript"/>
          </w:rPr>
          <w:tag w:val="MENDELEY_CITATION_v3_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"/>
          <w:id w:val="819080359"/>
          <w:placeholder>
            <w:docPart w:val="DefaultPlaceholder_-1854013440"/>
          </w:placeholder>
        </w:sdtPr>
        <w:sdtEndPr/>
        <w:sdtContent>
          <w:r w:rsidR="004D3373" w:rsidRPr="004D3373">
            <w:rPr>
              <w:rFonts w:ascii="Aptos" w:eastAsia="Aptos" w:hAnsi="Aptos" w:cs="Aptos"/>
              <w:color w:val="000000"/>
              <w:vertAlign w:val="superscript"/>
            </w:rPr>
            <w:t>64</w:t>
          </w:r>
        </w:sdtContent>
      </w:sdt>
      <w:r w:rsidR="005B71E5">
        <w:t xml:space="preserve"> </w:t>
      </w:r>
      <w:r w:rsidR="00AE4191">
        <w:t>(narrower window</w:t>
      </w:r>
      <w:r w:rsidR="00F97818">
        <w:t>s;</w:t>
      </w:r>
      <w:r w:rsidR="003A5DCF">
        <w:t xml:space="preserve"> </w:t>
      </w:r>
      <w:r w:rsidR="00F97818">
        <w:t>note</w:t>
      </w:r>
      <w:r w:rsidR="003A5DCF">
        <w:t xml:space="preserve"> some recent counter evidence </w:t>
      </w:r>
      <w:r w:rsidR="00F97818">
        <w:t>exists</w:t>
      </w:r>
      <w:sdt>
        <w:sdtPr>
          <w:rPr>
            <w:rFonts w:ascii="Aptos" w:hAnsi="Aptos"/>
            <w:color w:val="000000"/>
            <w:vertAlign w:val="superscript"/>
          </w:rPr>
          <w:tag w:val="MENDELEY_CITATION_v3_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"/>
          <w:id w:val="-1115208953"/>
          <w:placeholder>
            <w:docPart w:val="DefaultPlaceholder_-1854013440"/>
          </w:placeholder>
        </w:sdtPr>
        <w:sdtEndPr/>
        <w:sdtContent>
          <w:r w:rsidR="004D3373" w:rsidRPr="004D3373">
            <w:rPr>
              <w:rFonts w:ascii="Aptos" w:eastAsia="Aptos" w:hAnsi="Aptos" w:cs="Aptos"/>
              <w:color w:val="000000"/>
              <w:vertAlign w:val="superscript"/>
            </w:rPr>
            <w:t>65</w:t>
          </w:r>
        </w:sdtContent>
      </w:sdt>
      <w:r w:rsidR="00AE4191">
        <w:t xml:space="preserve">), </w:t>
      </w:r>
      <w:r w:rsidR="252D32C8">
        <w:t>and</w:t>
      </w:r>
      <w:r w:rsidR="00AE4191">
        <w:t xml:space="preserve"> individuals with developmental dyslexia</w:t>
      </w:r>
      <w:sdt>
        <w:sdtPr>
          <w:rPr>
            <w:rFonts w:ascii="Aptos" w:hAnsi="Aptos"/>
            <w:color w:val="000000"/>
            <w:vertAlign w:val="superscript"/>
          </w:rPr>
          <w:tag w:val="MENDELEY_CITATION_v3_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"/>
          <w:id w:val="175931270"/>
          <w:placeholder>
            <w:docPart w:val="DefaultPlaceholder_-1854013440"/>
          </w:placeholder>
        </w:sdtPr>
        <w:sdtEndPr/>
        <w:sdtContent>
          <w:r w:rsidR="004D3373" w:rsidRPr="004D3373">
            <w:rPr>
              <w:rFonts w:ascii="Aptos" w:eastAsia="Aptos" w:hAnsi="Aptos" w:cs="Aptos"/>
              <w:color w:val="000000"/>
              <w:vertAlign w:val="superscript"/>
            </w:rPr>
            <w:t>66</w:t>
          </w:r>
        </w:sdtContent>
      </w:sdt>
      <w:r w:rsidR="00AE4191">
        <w:t xml:space="preserve"> or with schizophrenia</w:t>
      </w:r>
      <w:sdt>
        <w:sdtPr>
          <w:rPr>
            <w:rFonts w:ascii="Aptos" w:hAnsi="Aptos"/>
            <w:color w:val="000000"/>
            <w:vertAlign w:val="superscript"/>
          </w:rPr>
          <w:tag w:val="MENDELEY_CITATION_v3_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"/>
          <w:id w:val="-288201264"/>
          <w:placeholder>
            <w:docPart w:val="DefaultPlaceholder_-1854013440"/>
          </w:placeholder>
        </w:sdtPr>
        <w:sdtEndPr/>
        <w:sdtContent>
          <w:r w:rsidR="004D3373" w:rsidRPr="004D3373">
            <w:rPr>
              <w:rFonts w:ascii="Aptos" w:eastAsia="Aptos" w:hAnsi="Aptos" w:cs="Aptos"/>
              <w:color w:val="000000"/>
              <w:vertAlign w:val="superscript"/>
            </w:rPr>
            <w:t>67</w:t>
          </w:r>
        </w:sdtContent>
      </w:sdt>
      <w:r w:rsidR="00AE4191">
        <w:t xml:space="preserve"> generally display higher tolerances (broader windows) for the same lags</w:t>
      </w:r>
      <w:r w:rsidR="62445986">
        <w:t>.</w:t>
      </w:r>
      <w:r w:rsidR="00FA4807">
        <w:t xml:space="preserve"> Because inclusive design should cater for </w:t>
      </w:r>
      <w:r w:rsidR="2CEA0967">
        <w:t>all, including</w:t>
      </w:r>
      <w:r w:rsidR="00FA4807">
        <w:t xml:space="preserve"> the most sensitive group</w:t>
      </w:r>
      <w:r w:rsidR="39F3A8B3">
        <w:t>s</w:t>
      </w:r>
      <w:r w:rsidR="00FA4807">
        <w:t xml:space="preserve">, latency </w:t>
      </w:r>
      <w:r w:rsidR="00FA4807" w:rsidRPr="0691484D">
        <w:rPr>
          <w:i/>
          <w:iCs/>
        </w:rPr>
        <w:t xml:space="preserve">budgets </w:t>
      </w:r>
      <w:r w:rsidR="00FA4807">
        <w:t>ought to be set just below the smallest empirically reported window</w:t>
      </w:r>
      <w:r w:rsidR="001955EC">
        <w:t xml:space="preserve">, </w:t>
      </w:r>
      <w:r w:rsidR="00FA4807">
        <w:t>even if larger windows appear acceptable for other audiences.</w:t>
      </w:r>
    </w:p>
    <w:p w14:paraId="4ED0D7F6" w14:textId="19C66FB5" w:rsidR="6745CBD1" w:rsidRPr="009A3B36" w:rsidRDefault="5DEE4D2E" w:rsidP="009A3B36">
      <w:pPr>
        <w:pStyle w:val="Heading3"/>
      </w:pPr>
      <w:bookmarkStart w:id="113" w:name="_Ref199926030"/>
      <w:bookmarkStart w:id="114" w:name="_Ref199926040"/>
      <w:bookmarkStart w:id="115" w:name="_Toc1972059161"/>
      <w:r>
        <w:t>Tolerance of s</w:t>
      </w:r>
      <w:r w:rsidR="0AD42A11">
        <w:t xml:space="preserve">patial </w:t>
      </w:r>
      <w:r w:rsidR="7F1C3B3E">
        <w:t>mismatches</w:t>
      </w:r>
      <w:bookmarkEnd w:id="113"/>
      <w:bookmarkEnd w:id="114"/>
      <w:bookmarkEnd w:id="115"/>
    </w:p>
    <w:p w14:paraId="6001AABA" w14:textId="67E6D3A0" w:rsidR="174F2712" w:rsidRPr="00520165" w:rsidRDefault="0AD42A11" w:rsidP="2961D25A">
      <w:pPr>
        <w:rPr>
          <w:rFonts w:ascii="Aptos" w:eastAsia="Aptos" w:hAnsi="Aptos" w:cs="Aptos"/>
        </w:rPr>
      </w:pPr>
      <w:r w:rsidRPr="0691484D">
        <w:rPr>
          <w:rFonts w:ascii="Aptos" w:eastAsia="Aptos" w:hAnsi="Aptos" w:cs="Aptos"/>
        </w:rPr>
        <w:t>When sensory signals appear in roughly the same location, our brains tend to merge them. Interestingly, this principle can hold even if there is a small but noticeable gap.</w:t>
      </w:r>
      <w:r w:rsidR="3FAC2236" w:rsidRPr="0691484D">
        <w:rPr>
          <w:rFonts w:ascii="Aptos" w:eastAsia="Aptos" w:hAnsi="Aptos" w:cs="Aptos"/>
        </w:rPr>
        <w:t xml:space="preserve"> For example, in </w:t>
      </w:r>
      <w:r>
        <w:t xml:space="preserve">a </w:t>
      </w:r>
      <w:commentRangeStart w:id="116"/>
      <w:commentRangeStart w:id="117"/>
      <w:r>
        <w:t xml:space="preserve">ventriloquist’s performance the puppeteer’s mouth </w:t>
      </w:r>
      <w:commentRangeEnd w:id="116"/>
      <w:r>
        <w:rPr>
          <w:rStyle w:val="CommentReference"/>
          <w:sz w:val="24"/>
          <w:szCs w:val="24"/>
        </w:rPr>
        <w:commentReference w:id="116"/>
      </w:r>
      <w:commentRangeEnd w:id="117"/>
      <w:r>
        <w:rPr>
          <w:rStyle w:val="CommentReference"/>
          <w:sz w:val="24"/>
          <w:szCs w:val="24"/>
        </w:rPr>
        <w:commentReference w:id="117"/>
      </w:r>
      <w:r>
        <w:t xml:space="preserve">is the true source of sound, yet onlookers </w:t>
      </w:r>
      <w:r w:rsidR="4715E800">
        <w:t xml:space="preserve">often </w:t>
      </w:r>
      <w:r>
        <w:t>perceive the puppet itself as talking</w:t>
      </w:r>
      <w:sdt>
        <w:sdtPr>
          <w:rPr>
            <w:rFonts w:ascii="Aptos" w:hAnsi="Aptos"/>
            <w:color w:val="000000"/>
            <w:vertAlign w:val="superscript"/>
          </w:rPr>
          <w:tag w:val="MENDELEY_CITATION_v3_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"/>
          <w:id w:val="-503279875"/>
          <w:placeholder>
            <w:docPart w:val="DefaultPlaceholder_-1854013440"/>
          </w:placeholder>
        </w:sdtPr>
        <w:sdtEndPr/>
        <w:sdtContent>
          <w:r w:rsidR="004D3373" w:rsidRPr="004D3373">
            <w:rPr>
              <w:rFonts w:ascii="Aptos" w:eastAsia="Aptos" w:hAnsi="Aptos" w:cs="Aptos"/>
              <w:color w:val="000000"/>
              <w:vertAlign w:val="superscript"/>
            </w:rPr>
            <w:t>68</w:t>
          </w:r>
        </w:sdtContent>
      </w:sdt>
      <w:r>
        <w:t xml:space="preserve">. </w:t>
      </w:r>
      <w:r w:rsidR="00EC01A7">
        <w:t xml:space="preserve">Even when there is a </w:t>
      </w:r>
      <w:r w:rsidR="001D4DDE">
        <w:t>30</w:t>
      </w:r>
      <w:r w:rsidR="00EC01A7">
        <w:t>° separation</w:t>
      </w:r>
      <w:sdt>
        <w:sdtPr>
          <w:rPr>
            <w:rFonts w:ascii="Aptos" w:hAnsi="Aptos"/>
            <w:color w:val="000000"/>
            <w:vertAlign w:val="superscript"/>
          </w:rPr>
          <w:tag w:val="MENDELEY_CITATION_v3_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"/>
          <w:id w:val="-358349635"/>
          <w:placeholder>
            <w:docPart w:val="DefaultPlaceholder_-1854013440"/>
          </w:placeholder>
        </w:sdtPr>
        <w:sdtEndPr/>
        <w:sdtContent>
          <w:r w:rsidR="004D3373" w:rsidRPr="004D3373">
            <w:rPr>
              <w:rFonts w:ascii="Aptos" w:eastAsia="Aptos" w:hAnsi="Aptos" w:cs="Aptos"/>
              <w:color w:val="000000"/>
              <w:vertAlign w:val="superscript"/>
            </w:rPr>
            <w:t>69</w:t>
          </w:r>
        </w:sdtContent>
      </w:sdt>
      <w:r w:rsidR="00EC01A7">
        <w:t xml:space="preserve"> between the puppet and the ventriloquist’s mouth, observers often fuse the two.</w:t>
      </w:r>
      <w:r w:rsidRPr="0691484D">
        <w:rPr>
          <w:rFonts w:ascii="Aptos" w:eastAsia="Aptos" w:hAnsi="Aptos" w:cs="Aptos"/>
        </w:rPr>
        <w:t xml:space="preserve"> </w:t>
      </w:r>
      <w:r w:rsidR="005F54C1" w:rsidRPr="0691484D">
        <w:rPr>
          <w:rFonts w:ascii="Aptos" w:eastAsia="Aptos" w:hAnsi="Aptos" w:cs="Aptos"/>
        </w:rPr>
        <w:t>A</w:t>
      </w:r>
      <w:r w:rsidR="00541FC7" w:rsidRPr="0691484D">
        <w:rPr>
          <w:rFonts w:ascii="Aptos" w:eastAsia="Aptos" w:hAnsi="Aptos" w:cs="Aptos"/>
        </w:rPr>
        <w:t xml:space="preserve"> variety of factors influence the level of acceptable variation</w:t>
      </w:r>
      <w:r w:rsidR="3C1F52AF" w:rsidRPr="0691484D">
        <w:rPr>
          <w:rFonts w:ascii="Aptos" w:eastAsia="Aptos" w:hAnsi="Aptos" w:cs="Aptos"/>
        </w:rPr>
        <w:t>, as outlined in the next section</w:t>
      </w:r>
      <w:r w:rsidR="00541FC7" w:rsidRPr="0691484D">
        <w:rPr>
          <w:rFonts w:ascii="Aptos" w:eastAsia="Aptos" w:hAnsi="Aptos" w:cs="Aptos"/>
        </w:rPr>
        <w:t xml:space="preserve">. </w:t>
      </w:r>
    </w:p>
    <w:p w14:paraId="285C05F0" w14:textId="5677D8CA" w:rsidR="174F2712" w:rsidRDefault="0AD42A11" w:rsidP="044B0010">
      <w:pPr>
        <w:pStyle w:val="Heading3"/>
      </w:pPr>
      <w:bookmarkStart w:id="118" w:name="_Toc1720862550"/>
      <w:r>
        <w:t>Prior experience and the assumption of unity</w:t>
      </w:r>
      <w:bookmarkEnd w:id="118"/>
    </w:p>
    <w:p w14:paraId="7B7E660B" w14:textId="7B5F592D" w:rsidR="00E12800" w:rsidRDefault="57B749DD" w:rsidP="50423F7E">
      <w:pPr>
        <w:spacing w:before="240" w:after="240"/>
        <w:rPr>
          <w:rFonts w:ascii="Aptos" w:eastAsia="Aptos" w:hAnsi="Aptos" w:cs="Aptos"/>
        </w:rPr>
      </w:pPr>
      <w:r w:rsidRPr="0691484D">
        <w:rPr>
          <w:rFonts w:ascii="Aptos" w:eastAsia="Aptos" w:hAnsi="Aptos" w:cs="Aptos"/>
        </w:rPr>
        <w:t>I</w:t>
      </w:r>
      <w:r w:rsidR="05C76C60" w:rsidRPr="0691484D">
        <w:rPr>
          <w:rFonts w:ascii="Aptos" w:eastAsia="Aptos" w:hAnsi="Aptos" w:cs="Aptos"/>
        </w:rPr>
        <w:t xml:space="preserve">f we believe </w:t>
      </w:r>
      <w:r w:rsidR="389BB9A5" w:rsidRPr="0691484D">
        <w:rPr>
          <w:rFonts w:ascii="Aptos" w:eastAsia="Aptos" w:hAnsi="Aptos" w:cs="Aptos"/>
        </w:rPr>
        <w:t xml:space="preserve">that </w:t>
      </w:r>
      <w:r w:rsidR="05C76C60" w:rsidRPr="0691484D">
        <w:rPr>
          <w:rFonts w:ascii="Aptos" w:eastAsia="Aptos" w:hAnsi="Aptos" w:cs="Aptos"/>
        </w:rPr>
        <w:t>two signals share the same origin, our brain</w:t>
      </w:r>
      <w:r w:rsidR="0E06CF06" w:rsidRPr="0691484D">
        <w:rPr>
          <w:rFonts w:ascii="Aptos" w:eastAsia="Aptos" w:hAnsi="Aptos" w:cs="Aptos"/>
        </w:rPr>
        <w:t>s</w:t>
      </w:r>
      <w:r w:rsidR="05C76C60" w:rsidRPr="0691484D">
        <w:rPr>
          <w:rFonts w:ascii="Aptos" w:eastAsia="Aptos" w:hAnsi="Aptos" w:cs="Aptos"/>
        </w:rPr>
        <w:t xml:space="preserve"> can tolerate more pronounced mismatches </w:t>
      </w:r>
      <w:r w:rsidR="22B86D0E" w:rsidRPr="0691484D">
        <w:rPr>
          <w:rFonts w:ascii="Aptos" w:eastAsia="Aptos" w:hAnsi="Aptos" w:cs="Aptos"/>
        </w:rPr>
        <w:t xml:space="preserve">in timing or location </w:t>
      </w:r>
      <w:r w:rsidR="05C76C60" w:rsidRPr="0691484D">
        <w:rPr>
          <w:rFonts w:ascii="Aptos" w:eastAsia="Aptos" w:hAnsi="Aptos" w:cs="Aptos"/>
        </w:rPr>
        <w:t xml:space="preserve">than usual. </w:t>
      </w:r>
      <w:r w:rsidR="001A5788" w:rsidRPr="0691484D">
        <w:rPr>
          <w:rFonts w:ascii="Aptos" w:eastAsia="Aptos" w:hAnsi="Aptos" w:cs="Aptos"/>
        </w:rPr>
        <w:t>Early work</w:t>
      </w:r>
      <w:sdt>
        <w:sdtPr>
          <w:rPr>
            <w:rFonts w:ascii="Aptos" w:eastAsia="Aptos" w:hAnsi="Aptos" w:cs="Aptos"/>
            <w:color w:val="000000"/>
            <w:vertAlign w:val="superscript"/>
          </w:rPr>
          <w:tag w:val="MENDELEY_CITATION_v3_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"/>
          <w:id w:val="-1597626478"/>
          <w:placeholder>
            <w:docPart w:val="DefaultPlaceholder_-1854013440"/>
          </w:placeholder>
        </w:sdtPr>
        <w:sdtEndPr/>
        <w:sdtContent>
          <w:r w:rsidR="004D3373" w:rsidRPr="004D3373">
            <w:rPr>
              <w:rFonts w:ascii="Aptos" w:eastAsia="Aptos" w:hAnsi="Aptos" w:cs="Aptos"/>
              <w:color w:val="000000"/>
              <w:vertAlign w:val="superscript"/>
            </w:rPr>
            <w:t>70</w:t>
          </w:r>
        </w:sdtContent>
      </w:sdt>
      <w:r w:rsidR="001A5788" w:rsidRPr="0691484D">
        <w:rPr>
          <w:rFonts w:ascii="Aptos" w:eastAsia="Aptos" w:hAnsi="Aptos" w:cs="Aptos"/>
        </w:rPr>
        <w:t xml:space="preserve"> showed that simply expecting signals to come from one source can override some discrepancies in timing or location.</w:t>
      </w:r>
      <w:r w:rsidR="00173E6E" w:rsidRPr="0691484D">
        <w:rPr>
          <w:rFonts w:ascii="Aptos" w:eastAsia="Aptos" w:hAnsi="Aptos" w:cs="Aptos"/>
        </w:rPr>
        <w:t xml:space="preserve"> </w:t>
      </w:r>
      <w:r w:rsidR="06B9CD3D" w:rsidRPr="0691484D">
        <w:rPr>
          <w:rFonts w:ascii="Aptos" w:eastAsia="Aptos" w:hAnsi="Aptos" w:cs="Aptos"/>
        </w:rPr>
        <w:t xml:space="preserve">This is known as the </w:t>
      </w:r>
      <w:r w:rsidR="06B9CD3D" w:rsidRPr="0691484D">
        <w:rPr>
          <w:rFonts w:ascii="Aptos" w:eastAsia="Aptos" w:hAnsi="Aptos" w:cs="Aptos"/>
          <w:i/>
          <w:iCs/>
        </w:rPr>
        <w:t>assumption of unity</w:t>
      </w:r>
      <w:r w:rsidR="06B9CD3D" w:rsidRPr="0691484D">
        <w:rPr>
          <w:rFonts w:ascii="Aptos" w:eastAsia="Aptos" w:hAnsi="Aptos" w:cs="Aptos"/>
        </w:rPr>
        <w:t xml:space="preserve"> and it is strongly </w:t>
      </w:r>
      <w:r w:rsidR="426F3BC5" w:rsidRPr="0691484D">
        <w:rPr>
          <w:rFonts w:ascii="Aptos" w:eastAsia="Aptos" w:hAnsi="Aptos" w:cs="Aptos"/>
        </w:rPr>
        <w:t xml:space="preserve">influenced by </w:t>
      </w:r>
      <w:r w:rsidR="05C76C60" w:rsidRPr="0691484D">
        <w:rPr>
          <w:rFonts w:ascii="Aptos" w:eastAsia="Aptos" w:hAnsi="Aptos" w:cs="Aptos"/>
        </w:rPr>
        <w:t>prior experience</w:t>
      </w:r>
      <w:r w:rsidR="3E29917A" w:rsidRPr="0691484D">
        <w:rPr>
          <w:rFonts w:ascii="Aptos" w:eastAsia="Aptos" w:hAnsi="Aptos" w:cs="Aptos"/>
        </w:rPr>
        <w:t xml:space="preserve"> –</w:t>
      </w:r>
      <w:r w:rsidR="05C76C60" w:rsidRPr="0691484D">
        <w:rPr>
          <w:rFonts w:ascii="Aptos" w:eastAsia="Aptos" w:hAnsi="Aptos" w:cs="Aptos"/>
        </w:rPr>
        <w:t xml:space="preserve"> the brain learns from repeated </w:t>
      </w:r>
      <w:r w:rsidR="50392732" w:rsidRPr="0691484D">
        <w:rPr>
          <w:rFonts w:ascii="Aptos" w:eastAsia="Aptos" w:hAnsi="Aptos" w:cs="Aptos"/>
        </w:rPr>
        <w:t xml:space="preserve">multisensory </w:t>
      </w:r>
      <w:r w:rsidR="05C76C60" w:rsidRPr="0691484D">
        <w:rPr>
          <w:rFonts w:ascii="Aptos" w:eastAsia="Aptos" w:hAnsi="Aptos" w:cs="Aptos"/>
        </w:rPr>
        <w:t xml:space="preserve">encounters, building strong associations that guide whether future signals are integrated. </w:t>
      </w:r>
    </w:p>
    <w:p w14:paraId="43AC2E37" w14:textId="77777777" w:rsidR="00325AE2" w:rsidRDefault="00E12800" w:rsidP="00325AE2">
      <w:pPr>
        <w:keepNext/>
        <w:spacing w:before="240" w:after="240"/>
      </w:pPr>
      <w:r>
        <w:rPr>
          <w:noProof/>
        </w:rPr>
        <w:lastRenderedPageBreak/>
        <w:drawing>
          <wp:inline distT="0" distB="0" distL="0" distR="0" wp14:anchorId="60593FB2" wp14:editId="5B59FC57">
            <wp:extent cx="5731510" cy="4231640"/>
            <wp:effectExtent l="0" t="0" r="2540" b="0"/>
            <wp:docPr id="891948078" name="Picture 1" descr="Black and white photograph showing a section of a cratered planetary surface with several raised, rounded formations resembling faces. The formations stand out due to shadows and light contrasts, highlighting unusual shapes amid a textured, pockmarked terr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948078" name="Picture 1" descr="Black and white photograph showing a section of a cratered planetary surface with several raised, rounded formations resembling faces. The formations stand out due to shadows and light contrasts, highlighting unusual shapes amid a textured, pockmarked terrain."/>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4231640"/>
                    </a:xfrm>
                    <a:prstGeom prst="rect">
                      <a:avLst/>
                    </a:prstGeom>
                    <a:noFill/>
                    <a:ln>
                      <a:noFill/>
                    </a:ln>
                  </pic:spPr>
                </pic:pic>
              </a:graphicData>
            </a:graphic>
          </wp:inline>
        </w:drawing>
      </w:r>
    </w:p>
    <w:p w14:paraId="7B1B96ED" w14:textId="4469CAEC" w:rsidR="00E12800" w:rsidRDefault="00325AE2" w:rsidP="00325AE2">
      <w:pPr>
        <w:pStyle w:val="Caption"/>
      </w:pPr>
      <w:r>
        <w:t xml:space="preserve">The </w:t>
      </w:r>
      <w:r w:rsidRPr="73805CC3">
        <w:rPr>
          <w:b/>
          <w:i/>
        </w:rPr>
        <w:t xml:space="preserve">Face on </w:t>
      </w:r>
      <w:r w:rsidR="30F83B9C" w:rsidRPr="73805CC3">
        <w:rPr>
          <w:b/>
          <w:bCs/>
          <w:i/>
          <w:iCs/>
        </w:rPr>
        <w:t>Mars</w:t>
      </w:r>
      <w:r w:rsidRPr="73805CC3">
        <w:rPr>
          <w:b/>
        </w:rPr>
        <w:t xml:space="preserve"> </w:t>
      </w:r>
      <w:r>
        <w:t xml:space="preserve">captured by NASA’s </w:t>
      </w:r>
      <w:r w:rsidRPr="73805CC3">
        <w:rPr>
          <w:i/>
        </w:rPr>
        <w:t>Viking 1 orbiter</w:t>
      </w:r>
      <w:r>
        <w:t xml:space="preserve"> in 1976. This image is often cited as a classic example of pareidolia</w:t>
      </w:r>
      <w:r w:rsidR="78FCABDF">
        <w:t>:</w:t>
      </w:r>
      <w:r>
        <w:t xml:space="preserve"> the human tendency to perceive meaningful patterns, such as faces, in random or ambiguous visual data. </w:t>
      </w:r>
      <w:r w:rsidR="086BCDA3" w:rsidRPr="73805CC3">
        <w:rPr>
          <w:rFonts w:ascii="Arial" w:eastAsia="Arial" w:hAnsi="Arial" w:cs="Arial"/>
          <w:color w:val="000000" w:themeColor="text1"/>
          <w:sz w:val="18"/>
          <w:szCs w:val="18"/>
        </w:rPr>
        <w:t xml:space="preserve">© </w:t>
      </w:r>
      <w:r w:rsidR="7F085642">
        <w:t>NASA/JPL, Viking 1 Orbiter</w:t>
      </w:r>
      <w:r w:rsidR="75E8E9CA">
        <w:t xml:space="preserve">, </w:t>
      </w:r>
      <w:r w:rsidR="7F085642">
        <w:t>1976</w:t>
      </w:r>
      <w:r w:rsidR="6811FE0F">
        <w:t>.</w:t>
      </w:r>
    </w:p>
    <w:p w14:paraId="3DE43F3B" w14:textId="263B7C8A" w:rsidR="76F0EB4E" w:rsidRDefault="3950C0E1" w:rsidP="044B0010">
      <w:pPr>
        <w:pStyle w:val="Heading3"/>
      </w:pPr>
      <w:bookmarkStart w:id="119" w:name="_Ref199925829"/>
      <w:bookmarkStart w:id="120" w:name="_Ref199925880"/>
      <w:bookmarkStart w:id="121" w:name="_Toc1181606413"/>
      <w:r>
        <w:t xml:space="preserve">Perceptual </w:t>
      </w:r>
      <w:r w:rsidR="09B29A72">
        <w:t>‘</w:t>
      </w:r>
      <w:r w:rsidR="0AD42A11">
        <w:t>filling in</w:t>
      </w:r>
      <w:r w:rsidR="0D1FA4E9">
        <w:t>’</w:t>
      </w:r>
      <w:bookmarkEnd w:id="119"/>
      <w:bookmarkEnd w:id="120"/>
      <w:bookmarkEnd w:id="121"/>
    </w:p>
    <w:p w14:paraId="3FDDEF34" w14:textId="3C6C3917" w:rsidR="174F2712" w:rsidRDefault="4B599883" w:rsidP="2961D25A">
      <w:pPr>
        <w:rPr>
          <w:rFonts w:eastAsia="Aptos"/>
        </w:rPr>
      </w:pPr>
      <w:r w:rsidRPr="0691484D">
        <w:rPr>
          <w:rFonts w:ascii="Aptos" w:eastAsia="Aptos" w:hAnsi="Aptos" w:cs="Aptos"/>
        </w:rPr>
        <w:t xml:space="preserve">Our brains often </w:t>
      </w:r>
      <w:r w:rsidRPr="0691484D">
        <w:rPr>
          <w:rFonts w:ascii="Aptos" w:eastAsia="Aptos" w:hAnsi="Aptos" w:cs="Aptos"/>
          <w:i/>
          <w:iCs/>
        </w:rPr>
        <w:t>fill in</w:t>
      </w:r>
      <w:r w:rsidRPr="0691484D">
        <w:rPr>
          <w:rFonts w:ascii="Aptos" w:eastAsia="Aptos" w:hAnsi="Aptos" w:cs="Aptos"/>
        </w:rPr>
        <w:t xml:space="preserve"> missing or messy </w:t>
      </w:r>
      <w:r w:rsidR="4A670CC2" w:rsidRPr="0691484D">
        <w:rPr>
          <w:rFonts w:ascii="Aptos" w:eastAsia="Aptos" w:hAnsi="Aptos" w:cs="Aptos"/>
        </w:rPr>
        <w:t xml:space="preserve">sensory </w:t>
      </w:r>
      <w:r w:rsidRPr="0691484D">
        <w:rPr>
          <w:rFonts w:ascii="Aptos" w:eastAsia="Aptos" w:hAnsi="Aptos" w:cs="Aptos"/>
        </w:rPr>
        <w:t>data, drawing on past knowledge and context</w:t>
      </w:r>
      <w:r w:rsidR="27E1B36A" w:rsidRPr="0691484D">
        <w:rPr>
          <w:rFonts w:ascii="Aptos" w:eastAsia="Aptos" w:hAnsi="Aptos" w:cs="Aptos"/>
        </w:rPr>
        <w:t xml:space="preserve"> to create an experience that is fuller than that of the sensory information provided</w:t>
      </w:r>
      <w:r w:rsidR="52C2E985" w:rsidRPr="0691484D">
        <w:rPr>
          <w:rFonts w:ascii="Aptos" w:eastAsia="Aptos" w:hAnsi="Aptos" w:cs="Aptos"/>
        </w:rPr>
        <w:t xml:space="preserve">. </w:t>
      </w:r>
      <w:r w:rsidR="3CA180E0" w:rsidRPr="0691484D">
        <w:rPr>
          <w:rFonts w:ascii="Aptos" w:eastAsia="Aptos" w:hAnsi="Aptos" w:cs="Aptos"/>
        </w:rPr>
        <w:t>A</w:t>
      </w:r>
      <w:r w:rsidR="666AAAA7" w:rsidRPr="0691484D">
        <w:rPr>
          <w:rFonts w:ascii="Aptos" w:eastAsia="Aptos" w:hAnsi="Aptos" w:cs="Aptos"/>
        </w:rPr>
        <w:t>n</w:t>
      </w:r>
      <w:r w:rsidR="3CA180E0" w:rsidRPr="0691484D">
        <w:rPr>
          <w:rFonts w:ascii="Aptos" w:eastAsia="Aptos" w:hAnsi="Aptos" w:cs="Aptos"/>
        </w:rPr>
        <w:t xml:space="preserve"> example of this is </w:t>
      </w:r>
      <w:commentRangeStart w:id="122"/>
      <w:commentRangeStart w:id="123"/>
      <w:r w:rsidR="3CA180E0" w:rsidRPr="0691484D">
        <w:rPr>
          <w:rFonts w:ascii="Aptos" w:eastAsia="Aptos" w:hAnsi="Aptos" w:cs="Aptos"/>
        </w:rPr>
        <w:t>pareidolia</w:t>
      </w:r>
      <w:commentRangeEnd w:id="122"/>
      <w:r w:rsidRPr="0691484D">
        <w:rPr>
          <w:rStyle w:val="CommentReference"/>
          <w:rFonts w:ascii="Aptos" w:eastAsia="Aptos" w:hAnsi="Aptos" w:cs="Aptos"/>
          <w:sz w:val="24"/>
          <w:szCs w:val="24"/>
        </w:rPr>
        <w:commentReference w:id="122"/>
      </w:r>
      <w:commentRangeEnd w:id="123"/>
      <w:r w:rsidRPr="0691484D">
        <w:rPr>
          <w:rStyle w:val="CommentReference"/>
          <w:rFonts w:ascii="Aptos" w:eastAsia="Aptos" w:hAnsi="Aptos" w:cs="Aptos"/>
          <w:sz w:val="24"/>
          <w:szCs w:val="24"/>
        </w:rPr>
        <w:commentReference w:id="123"/>
      </w:r>
      <w:r w:rsidR="45B30441" w:rsidRPr="0691484D">
        <w:rPr>
          <w:rFonts w:ascii="Aptos" w:eastAsia="Aptos" w:hAnsi="Aptos" w:cs="Aptos"/>
        </w:rPr>
        <w:t xml:space="preserve">, </w:t>
      </w:r>
      <w:r w:rsidR="3CA180E0" w:rsidRPr="0691484D">
        <w:rPr>
          <w:rFonts w:ascii="Aptos" w:eastAsia="Aptos" w:hAnsi="Aptos" w:cs="Aptos"/>
        </w:rPr>
        <w:t xml:space="preserve">the tendency to see meaningful patterns in random or ambiguous things. </w:t>
      </w:r>
      <w:r w:rsidR="3C1FC101" w:rsidRPr="0691484D">
        <w:rPr>
          <w:rFonts w:ascii="Aptos" w:eastAsia="Aptos" w:hAnsi="Aptos" w:cs="Aptos"/>
        </w:rPr>
        <w:t>This is</w:t>
      </w:r>
      <w:r w:rsidR="3CA180E0" w:rsidRPr="0691484D">
        <w:rPr>
          <w:rFonts w:ascii="Aptos" w:eastAsia="Aptos" w:hAnsi="Aptos" w:cs="Aptos"/>
        </w:rPr>
        <w:t xml:space="preserve"> why we might see a face on the surface of the moon or a human figure in the shadows on a dark street</w:t>
      </w:r>
      <w:sdt>
        <w:sdtPr>
          <w:rPr>
            <w:rFonts w:ascii="Aptos" w:eastAsia="Aptos" w:hAnsi="Aptos" w:cs="Aptos"/>
            <w:color w:val="000000"/>
            <w:vertAlign w:val="superscript"/>
          </w:rPr>
          <w:tag w:val="MENDELEY_CITATION_v3_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"/>
          <w:id w:val="-770239905"/>
          <w:placeholder>
            <w:docPart w:val="DefaultPlaceholder_-1854013440"/>
          </w:placeholder>
        </w:sdtPr>
        <w:sdtEndPr/>
        <w:sdtContent>
          <w:r w:rsidR="004D3373" w:rsidRPr="004D3373">
            <w:rPr>
              <w:rFonts w:ascii="Aptos" w:eastAsia="Aptos" w:hAnsi="Aptos" w:cs="Aptos"/>
              <w:color w:val="000000"/>
              <w:vertAlign w:val="superscript"/>
            </w:rPr>
            <w:t>71</w:t>
          </w:r>
        </w:sdtContent>
      </w:sdt>
      <w:r w:rsidR="3CA180E0" w:rsidRPr="0691484D">
        <w:rPr>
          <w:rFonts w:ascii="Aptos" w:eastAsia="Aptos" w:hAnsi="Aptos" w:cs="Aptos"/>
        </w:rPr>
        <w:t xml:space="preserve">. </w:t>
      </w:r>
      <w:r w:rsidR="1009FD76" w:rsidRPr="0691484D">
        <w:rPr>
          <w:rFonts w:ascii="Aptos" w:eastAsia="Aptos" w:hAnsi="Aptos" w:cs="Aptos"/>
        </w:rPr>
        <w:t>This</w:t>
      </w:r>
      <w:r w:rsidR="3CA180E0" w:rsidRPr="0691484D">
        <w:rPr>
          <w:rFonts w:ascii="Aptos" w:eastAsia="Aptos" w:hAnsi="Aptos" w:cs="Aptos"/>
        </w:rPr>
        <w:t xml:space="preserve"> ability to interpret incomplete sensory information is essential for navigating the messy reality of everyday </w:t>
      </w:r>
      <w:r w:rsidR="4514CA44" w:rsidRPr="0691484D">
        <w:rPr>
          <w:rFonts w:ascii="Aptos" w:eastAsia="Aptos" w:hAnsi="Aptos" w:cs="Aptos"/>
        </w:rPr>
        <w:t>perception</w:t>
      </w:r>
      <w:r w:rsidR="3CA180E0" w:rsidRPr="0691484D">
        <w:rPr>
          <w:rFonts w:ascii="Aptos" w:eastAsia="Aptos" w:hAnsi="Aptos" w:cs="Aptos"/>
        </w:rPr>
        <w:t>.</w:t>
      </w:r>
      <w:r w:rsidR="5030B5F7" w:rsidRPr="0691484D">
        <w:rPr>
          <w:rFonts w:ascii="Aptos" w:eastAsia="Aptos" w:hAnsi="Aptos" w:cs="Aptos"/>
        </w:rPr>
        <w:t xml:space="preserve"> And it also offers creative opportunities. In particular, it points to the conclusion that </w:t>
      </w:r>
      <w:r w:rsidRPr="0691484D">
        <w:rPr>
          <w:rFonts w:ascii="Aptos" w:eastAsia="Aptos" w:hAnsi="Aptos" w:cs="Aptos"/>
        </w:rPr>
        <w:t>not every detail needs perfect simulation. Strategic hints can prompt audiences to imagine the rest, easing technical demands without sacrificing immersion.</w:t>
      </w:r>
    </w:p>
    <w:p w14:paraId="4873C6BC" w14:textId="38CA7AD3" w:rsidR="174F2712" w:rsidRDefault="5274DE16" w:rsidP="044B0010">
      <w:pPr>
        <w:pStyle w:val="Heading3"/>
        <w:rPr>
          <w:rFonts w:eastAsia="Aptos"/>
        </w:rPr>
      </w:pPr>
      <w:bookmarkStart w:id="124" w:name="_Toc200529074"/>
      <w:r>
        <w:t>Multisensory a</w:t>
      </w:r>
      <w:r w:rsidR="0AD42A11">
        <w:t>ttention</w:t>
      </w:r>
      <w:bookmarkEnd w:id="124"/>
    </w:p>
    <w:p w14:paraId="0CB49EA5" w14:textId="7DB0ECA7" w:rsidR="05C76C60" w:rsidRDefault="05C76C60" w:rsidP="1898712A">
      <w:pPr>
        <w:spacing w:before="240" w:after="240"/>
        <w:rPr>
          <w:rFonts w:ascii="Aptos" w:eastAsia="Aptos" w:hAnsi="Aptos" w:cs="Aptos"/>
        </w:rPr>
      </w:pPr>
      <w:r w:rsidRPr="6A31513F">
        <w:rPr>
          <w:rFonts w:ascii="Aptos" w:eastAsia="Aptos" w:hAnsi="Aptos" w:cs="Aptos"/>
        </w:rPr>
        <w:t xml:space="preserve">Multisensory cues are excellent at </w:t>
      </w:r>
      <w:r w:rsidR="5DB3CCBF" w:rsidRPr="6A31513F">
        <w:rPr>
          <w:rFonts w:ascii="Aptos" w:eastAsia="Aptos" w:hAnsi="Aptos" w:cs="Aptos"/>
        </w:rPr>
        <w:t>attract</w:t>
      </w:r>
      <w:r w:rsidRPr="6A31513F">
        <w:rPr>
          <w:rFonts w:ascii="Aptos" w:eastAsia="Aptos" w:hAnsi="Aptos" w:cs="Aptos"/>
        </w:rPr>
        <w:t xml:space="preserve">ing and holding attention. Hearing a loud bang alongside a bright flash is more </w:t>
      </w:r>
      <w:r w:rsidR="71FA0C71" w:rsidRPr="6A31513F">
        <w:rPr>
          <w:rFonts w:ascii="Aptos" w:eastAsia="Aptos" w:hAnsi="Aptos" w:cs="Aptos"/>
        </w:rPr>
        <w:t>attention-grabbing</w:t>
      </w:r>
      <w:r w:rsidRPr="6A31513F">
        <w:rPr>
          <w:rFonts w:ascii="Aptos" w:eastAsia="Aptos" w:hAnsi="Aptos" w:cs="Aptos"/>
        </w:rPr>
        <w:t xml:space="preserve"> than either </w:t>
      </w:r>
      <w:r w:rsidR="57ABCFA4" w:rsidRPr="6A31513F">
        <w:rPr>
          <w:rFonts w:ascii="Aptos" w:eastAsia="Aptos" w:hAnsi="Aptos" w:cs="Aptos"/>
        </w:rPr>
        <w:t xml:space="preserve">of these </w:t>
      </w:r>
      <w:r w:rsidRPr="6A31513F">
        <w:rPr>
          <w:rFonts w:ascii="Aptos" w:eastAsia="Aptos" w:hAnsi="Aptos" w:cs="Aptos"/>
        </w:rPr>
        <w:t>alone.</w:t>
      </w:r>
      <w:r w:rsidR="007B551F" w:rsidRPr="6A31513F">
        <w:rPr>
          <w:rFonts w:ascii="Aptos" w:eastAsia="Aptos" w:hAnsi="Aptos" w:cs="Aptos"/>
        </w:rPr>
        <w:t xml:space="preserve"> And in a </w:t>
      </w:r>
      <w:r w:rsidR="007B551F" w:rsidRPr="6A31513F">
        <w:rPr>
          <w:rFonts w:ascii="Aptos" w:eastAsia="Aptos" w:hAnsi="Aptos" w:cs="Aptos"/>
        </w:rPr>
        <w:lastRenderedPageBreak/>
        <w:t>performance or interactive exhibit, coordinating sound, light and even gentle tactile cues can effectively steer the audience’s focus.</w:t>
      </w:r>
    </w:p>
    <w:p w14:paraId="71C0C08D" w14:textId="2BA2ED23" w:rsidR="007B551F" w:rsidRDefault="02462321" w:rsidP="7D447247">
      <w:pPr>
        <w:rPr>
          <w:rFonts w:ascii="Aptos" w:eastAsia="Aptos" w:hAnsi="Aptos" w:cs="Aptos"/>
          <w:color w:val="000000" w:themeColor="text1"/>
        </w:rPr>
      </w:pPr>
      <w:r w:rsidRPr="0691484D">
        <w:rPr>
          <w:rFonts w:ascii="Aptos" w:eastAsia="Aptos" w:hAnsi="Aptos" w:cs="Aptos"/>
          <w:color w:val="000000" w:themeColor="text1"/>
        </w:rPr>
        <w:t xml:space="preserve">Attention can also be </w:t>
      </w:r>
      <w:r w:rsidR="2111D50B" w:rsidRPr="0691484D">
        <w:rPr>
          <w:rFonts w:ascii="Aptos" w:eastAsia="Aptos" w:hAnsi="Aptos" w:cs="Aptos"/>
          <w:color w:val="000000" w:themeColor="text1"/>
        </w:rPr>
        <w:t xml:space="preserve">drawn </w:t>
      </w:r>
      <w:r w:rsidRPr="0691484D">
        <w:rPr>
          <w:rFonts w:ascii="Aptos" w:eastAsia="Aptos" w:hAnsi="Aptos" w:cs="Aptos"/>
          <w:color w:val="000000" w:themeColor="text1"/>
        </w:rPr>
        <w:t>by sensations which violate our expectations</w:t>
      </w:r>
      <w:sdt>
        <w:sdtPr>
          <w:rPr>
            <w:rFonts w:ascii="Aptos" w:eastAsia="Aptos" w:hAnsi="Aptos" w:cs="Aptos"/>
            <w:color w:val="000000"/>
            <w:vertAlign w:val="superscript"/>
          </w:rPr>
          <w:tag w:val="MENDELEY_CITATION_v3_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"/>
          <w:id w:val="-264385708"/>
          <w:placeholder>
            <w:docPart w:val="DefaultPlaceholder_-1854013440"/>
          </w:placeholder>
        </w:sdtPr>
        <w:sdtEndPr/>
        <w:sdtContent>
          <w:r w:rsidR="004D3373" w:rsidRPr="004D3373">
            <w:rPr>
              <w:rFonts w:ascii="Aptos" w:eastAsia="Aptos" w:hAnsi="Aptos" w:cs="Aptos"/>
              <w:color w:val="000000"/>
              <w:vertAlign w:val="superscript"/>
            </w:rPr>
            <w:t>72</w:t>
          </w:r>
        </w:sdtContent>
      </w:sdt>
      <w:r w:rsidRPr="0691484D">
        <w:rPr>
          <w:rFonts w:ascii="Aptos" w:eastAsia="Aptos" w:hAnsi="Aptos" w:cs="Aptos"/>
          <w:color w:val="000000" w:themeColor="text1"/>
        </w:rPr>
        <w:t xml:space="preserve">. </w:t>
      </w:r>
      <w:r w:rsidR="53851CDA" w:rsidRPr="0691484D">
        <w:rPr>
          <w:rFonts w:ascii="Aptos" w:eastAsia="Aptos" w:hAnsi="Aptos" w:cs="Aptos"/>
          <w:color w:val="000000" w:themeColor="text1"/>
        </w:rPr>
        <w:t xml:space="preserve">This </w:t>
      </w:r>
      <w:r w:rsidR="28E29A4A" w:rsidRPr="0691484D">
        <w:rPr>
          <w:rFonts w:ascii="Aptos" w:eastAsia="Aptos" w:hAnsi="Aptos" w:cs="Aptos"/>
          <w:color w:val="000000" w:themeColor="text1"/>
        </w:rPr>
        <w:t>suggests t</w:t>
      </w:r>
      <w:r w:rsidR="53851CDA" w:rsidRPr="0691484D">
        <w:rPr>
          <w:rFonts w:ascii="Aptos" w:eastAsia="Aptos" w:hAnsi="Aptos" w:cs="Aptos"/>
          <w:color w:val="000000" w:themeColor="text1"/>
        </w:rPr>
        <w:t>hat d</w:t>
      </w:r>
      <w:r w:rsidR="5E73B8B9" w:rsidRPr="0691484D">
        <w:rPr>
          <w:rFonts w:ascii="Aptos" w:eastAsia="Aptos" w:hAnsi="Aptos" w:cs="Aptos"/>
          <w:color w:val="000000" w:themeColor="text1"/>
        </w:rPr>
        <w:t xml:space="preserve">eliberate deviations from multisensory realism could be used to </w:t>
      </w:r>
      <w:r w:rsidR="2E94DC98" w:rsidRPr="0691484D">
        <w:rPr>
          <w:rFonts w:ascii="Aptos" w:eastAsia="Aptos" w:hAnsi="Aptos" w:cs="Aptos"/>
          <w:color w:val="000000" w:themeColor="text1"/>
        </w:rPr>
        <w:t xml:space="preserve">capture </w:t>
      </w:r>
      <w:r w:rsidR="5E73B8B9" w:rsidRPr="0691484D">
        <w:rPr>
          <w:rFonts w:ascii="Aptos" w:eastAsia="Aptos" w:hAnsi="Aptos" w:cs="Aptos"/>
          <w:color w:val="000000" w:themeColor="text1"/>
        </w:rPr>
        <w:t>people’s attention in interesting ways</w:t>
      </w:r>
      <w:r w:rsidR="0036506E" w:rsidRPr="0691484D">
        <w:rPr>
          <w:rFonts w:ascii="Aptos" w:eastAsia="Aptos" w:hAnsi="Aptos" w:cs="Aptos"/>
          <w:color w:val="000000" w:themeColor="text1"/>
        </w:rPr>
        <w:t>, where objects may appear to be made of one material but feel unexpectedly different to the touch (e.g.</w:t>
      </w:r>
      <w:r w:rsidR="2F16C13F" w:rsidRPr="0691484D">
        <w:rPr>
          <w:rFonts w:ascii="Aptos" w:eastAsia="Aptos" w:hAnsi="Aptos" w:cs="Aptos"/>
          <w:color w:val="000000" w:themeColor="text1"/>
        </w:rPr>
        <w:t>,</w:t>
      </w:r>
      <w:r w:rsidR="0036506E" w:rsidRPr="0691484D">
        <w:rPr>
          <w:rFonts w:ascii="Aptos" w:eastAsia="Aptos" w:hAnsi="Aptos" w:cs="Aptos"/>
          <w:color w:val="000000" w:themeColor="text1"/>
        </w:rPr>
        <w:t xml:space="preserve"> a surface that looks like hard stone but is actually soft), thereby creating surprise and increasing user interest or engagement.</w:t>
      </w:r>
    </w:p>
    <w:p w14:paraId="2BB9F082" w14:textId="1FA2436E" w:rsidR="007B551F" w:rsidRDefault="0BD94EEE" w:rsidP="1898712A">
      <w:pPr>
        <w:rPr>
          <w:rFonts w:ascii="Aptos" w:eastAsia="Aptos" w:hAnsi="Aptos" w:cs="Aptos"/>
          <w:color w:val="000000" w:themeColor="text1"/>
        </w:rPr>
      </w:pPr>
      <w:r w:rsidRPr="0691484D">
        <w:rPr>
          <w:rFonts w:ascii="Aptos" w:eastAsia="Aptos" w:hAnsi="Aptos" w:cs="Aptos"/>
          <w:color w:val="000000" w:themeColor="text1"/>
        </w:rPr>
        <w:t>O</w:t>
      </w:r>
      <w:r w:rsidR="3BC41CDD" w:rsidRPr="0691484D">
        <w:rPr>
          <w:rFonts w:ascii="Aptos" w:eastAsia="Aptos" w:hAnsi="Aptos" w:cs="Aptos"/>
          <w:color w:val="000000" w:themeColor="text1"/>
        </w:rPr>
        <w:t xml:space="preserve">nce attention is focused on a particular event, it has a number of </w:t>
      </w:r>
      <w:r w:rsidR="6C8450E7" w:rsidRPr="0691484D">
        <w:rPr>
          <w:rFonts w:ascii="Aptos" w:eastAsia="Aptos" w:hAnsi="Aptos" w:cs="Aptos"/>
          <w:color w:val="000000" w:themeColor="text1"/>
        </w:rPr>
        <w:t xml:space="preserve">other </w:t>
      </w:r>
      <w:r w:rsidR="3BC41CDD" w:rsidRPr="0691484D">
        <w:rPr>
          <w:rFonts w:ascii="Aptos" w:eastAsia="Aptos" w:hAnsi="Aptos" w:cs="Aptos"/>
          <w:color w:val="000000" w:themeColor="text1"/>
        </w:rPr>
        <w:t>important effects. F</w:t>
      </w:r>
      <w:r w:rsidR="7CF088B7" w:rsidRPr="0691484D">
        <w:rPr>
          <w:rFonts w:ascii="Aptos" w:eastAsia="Aptos" w:hAnsi="Aptos" w:cs="Aptos"/>
          <w:color w:val="000000" w:themeColor="text1"/>
        </w:rPr>
        <w:t>o</w:t>
      </w:r>
      <w:r w:rsidR="3BC41CDD" w:rsidRPr="0691484D">
        <w:rPr>
          <w:rFonts w:ascii="Aptos" w:eastAsia="Aptos" w:hAnsi="Aptos" w:cs="Aptos"/>
          <w:color w:val="000000" w:themeColor="text1"/>
        </w:rPr>
        <w:t>r example,</w:t>
      </w:r>
      <w:r w:rsidR="48B29736" w:rsidRPr="0691484D">
        <w:rPr>
          <w:rFonts w:ascii="Aptos" w:eastAsia="Aptos" w:hAnsi="Aptos" w:cs="Aptos"/>
          <w:color w:val="000000" w:themeColor="text1"/>
        </w:rPr>
        <w:t xml:space="preserve"> </w:t>
      </w:r>
      <w:r w:rsidR="7821ADE7" w:rsidRPr="0691484D">
        <w:rPr>
          <w:rFonts w:ascii="Aptos" w:eastAsia="Aptos" w:hAnsi="Aptos" w:cs="Aptos"/>
          <w:color w:val="000000" w:themeColor="text1"/>
        </w:rPr>
        <w:t xml:space="preserve">attention can enhance multisensory integration, amplifying effects such as the </w:t>
      </w:r>
      <w:r w:rsidR="62433A1A" w:rsidRPr="0691484D">
        <w:rPr>
          <w:rFonts w:ascii="Aptos" w:eastAsia="Aptos" w:hAnsi="Aptos" w:cs="Aptos"/>
          <w:color w:val="000000" w:themeColor="text1"/>
        </w:rPr>
        <w:t>v</w:t>
      </w:r>
      <w:r w:rsidR="7821ADE7" w:rsidRPr="0691484D">
        <w:rPr>
          <w:rFonts w:ascii="Aptos" w:eastAsia="Aptos" w:hAnsi="Aptos" w:cs="Aptos"/>
          <w:color w:val="000000" w:themeColor="text1"/>
        </w:rPr>
        <w:t xml:space="preserve">entriloquist </w:t>
      </w:r>
      <w:r w:rsidR="176EFD32" w:rsidRPr="0691484D">
        <w:rPr>
          <w:rFonts w:ascii="Aptos" w:eastAsia="Aptos" w:hAnsi="Aptos" w:cs="Aptos"/>
          <w:color w:val="000000" w:themeColor="text1"/>
        </w:rPr>
        <w:t>e</w:t>
      </w:r>
      <w:r w:rsidR="7821ADE7" w:rsidRPr="0691484D">
        <w:rPr>
          <w:rFonts w:ascii="Aptos" w:eastAsia="Aptos" w:hAnsi="Aptos" w:cs="Aptos"/>
          <w:color w:val="000000" w:themeColor="text1"/>
        </w:rPr>
        <w:t>ffect discussed earlier</w:t>
      </w:r>
      <w:sdt>
        <w:sdtPr>
          <w:rPr>
            <w:rFonts w:ascii="Aptos" w:eastAsia="Aptos" w:hAnsi="Aptos" w:cs="Aptos"/>
            <w:color w:val="000000"/>
            <w:vertAlign w:val="superscript"/>
          </w:rPr>
          <w:tag w:val="MENDELEY_CITATION_v3_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"/>
          <w:id w:val="-553933867"/>
          <w:placeholder>
            <w:docPart w:val="DefaultPlaceholder_-1854013440"/>
          </w:placeholder>
        </w:sdtPr>
        <w:sdtEndPr/>
        <w:sdtContent>
          <w:r w:rsidR="004D3373" w:rsidRPr="004D3373">
            <w:rPr>
              <w:rFonts w:ascii="Aptos" w:eastAsia="Aptos" w:hAnsi="Aptos" w:cs="Aptos"/>
              <w:color w:val="000000"/>
              <w:vertAlign w:val="superscript"/>
            </w:rPr>
            <w:t>68</w:t>
          </w:r>
        </w:sdtContent>
      </w:sdt>
      <w:r w:rsidR="7821ADE7" w:rsidRPr="0691484D">
        <w:rPr>
          <w:rFonts w:ascii="Aptos" w:eastAsia="Aptos" w:hAnsi="Aptos" w:cs="Aptos"/>
          <w:color w:val="000000" w:themeColor="text1"/>
        </w:rPr>
        <w:t xml:space="preserve">. </w:t>
      </w:r>
      <w:r w:rsidR="76039F3C" w:rsidRPr="0691484D">
        <w:rPr>
          <w:rFonts w:ascii="Aptos" w:eastAsia="Aptos" w:hAnsi="Aptos" w:cs="Aptos"/>
          <w:color w:val="000000" w:themeColor="text1"/>
        </w:rPr>
        <w:t>Attention can also s</w:t>
      </w:r>
      <w:r w:rsidR="7821ADE7" w:rsidRPr="0691484D">
        <w:rPr>
          <w:rFonts w:ascii="Aptos" w:eastAsia="Aptos" w:hAnsi="Aptos" w:cs="Aptos"/>
          <w:color w:val="000000" w:themeColor="text1"/>
        </w:rPr>
        <w:t>electively amplif</w:t>
      </w:r>
      <w:r w:rsidR="01F22E3E" w:rsidRPr="0691484D">
        <w:rPr>
          <w:rFonts w:ascii="Aptos" w:eastAsia="Aptos" w:hAnsi="Aptos" w:cs="Aptos"/>
          <w:color w:val="000000" w:themeColor="text1"/>
        </w:rPr>
        <w:t xml:space="preserve">y </w:t>
      </w:r>
      <w:r w:rsidR="7821ADE7" w:rsidRPr="0691484D">
        <w:rPr>
          <w:rFonts w:ascii="Aptos" w:eastAsia="Aptos" w:hAnsi="Aptos" w:cs="Aptos"/>
          <w:color w:val="000000" w:themeColor="text1"/>
        </w:rPr>
        <w:t xml:space="preserve">some stimuli while suppressing others. The </w:t>
      </w:r>
      <w:r w:rsidR="7821ADE7" w:rsidRPr="0691484D">
        <w:rPr>
          <w:rFonts w:ascii="Aptos" w:eastAsia="Aptos" w:hAnsi="Aptos" w:cs="Aptos"/>
          <w:i/>
          <w:iCs/>
          <w:color w:val="000000" w:themeColor="text1"/>
        </w:rPr>
        <w:t>cocktail party effect</w:t>
      </w:r>
      <w:r w:rsidR="7821ADE7" w:rsidRPr="0691484D">
        <w:rPr>
          <w:rFonts w:ascii="Aptos" w:eastAsia="Aptos" w:hAnsi="Aptos" w:cs="Aptos"/>
          <w:color w:val="000000" w:themeColor="text1"/>
        </w:rPr>
        <w:t xml:space="preserve"> is a classic example</w:t>
      </w:r>
      <w:r w:rsidR="559B68F5" w:rsidRPr="0691484D">
        <w:rPr>
          <w:rFonts w:ascii="Aptos" w:eastAsia="Aptos" w:hAnsi="Aptos" w:cs="Aptos"/>
          <w:color w:val="000000" w:themeColor="text1"/>
        </w:rPr>
        <w:t xml:space="preserve"> whereby </w:t>
      </w:r>
      <w:r w:rsidR="7821ADE7" w:rsidRPr="0691484D">
        <w:rPr>
          <w:rFonts w:ascii="Aptos" w:eastAsia="Aptos" w:hAnsi="Aptos" w:cs="Aptos"/>
          <w:color w:val="000000" w:themeColor="text1"/>
        </w:rPr>
        <w:t xml:space="preserve">you can </w:t>
      </w:r>
      <w:r w:rsidR="4618E190" w:rsidRPr="0691484D">
        <w:rPr>
          <w:rFonts w:ascii="Aptos" w:eastAsia="Aptos" w:hAnsi="Aptos" w:cs="Aptos"/>
          <w:color w:val="000000" w:themeColor="text1"/>
        </w:rPr>
        <w:t xml:space="preserve">often </w:t>
      </w:r>
      <w:r w:rsidR="7821ADE7" w:rsidRPr="0691484D">
        <w:rPr>
          <w:rFonts w:ascii="Aptos" w:eastAsia="Aptos" w:hAnsi="Aptos" w:cs="Aptos"/>
          <w:color w:val="000000" w:themeColor="text1"/>
        </w:rPr>
        <w:t>tune out background noise to focus on a single conversation</w:t>
      </w:r>
      <w:sdt>
        <w:sdtPr>
          <w:rPr>
            <w:rFonts w:ascii="Aptos" w:eastAsia="Aptos" w:hAnsi="Aptos" w:cs="Aptos"/>
            <w:color w:val="000000"/>
            <w:vertAlign w:val="superscript"/>
          </w:rPr>
          <w:tag w:val="MENDELEY_CITATION_v3_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"/>
          <w:id w:val="1077862864"/>
          <w:placeholder>
            <w:docPart w:val="DefaultPlaceholder_-1854013440"/>
          </w:placeholder>
        </w:sdtPr>
        <w:sdtEndPr/>
        <w:sdtContent>
          <w:r w:rsidR="004D3373" w:rsidRPr="004D3373">
            <w:rPr>
              <w:rFonts w:ascii="Aptos" w:eastAsia="Aptos" w:hAnsi="Aptos" w:cs="Aptos"/>
              <w:color w:val="000000"/>
              <w:vertAlign w:val="superscript"/>
            </w:rPr>
            <w:t>73</w:t>
          </w:r>
        </w:sdtContent>
      </w:sdt>
      <w:r w:rsidR="7821ADE7" w:rsidRPr="0691484D">
        <w:rPr>
          <w:rFonts w:ascii="Aptos" w:eastAsia="Aptos" w:hAnsi="Aptos" w:cs="Aptos"/>
          <w:color w:val="000000" w:themeColor="text1"/>
        </w:rPr>
        <w:t xml:space="preserve">. Interestingly, </w:t>
      </w:r>
      <w:r w:rsidR="00246E2F" w:rsidRPr="0691484D">
        <w:rPr>
          <w:rFonts w:ascii="Aptos" w:eastAsia="Aptos" w:hAnsi="Aptos" w:cs="Aptos"/>
          <w:color w:val="000000" w:themeColor="text1"/>
        </w:rPr>
        <w:t>attending to lip movements in a noisy room has been found to make a speaker’s voice perceptually louder</w:t>
      </w:r>
      <w:r w:rsidR="372AAF4C" w:rsidRPr="0691484D">
        <w:rPr>
          <w:rFonts w:ascii="Aptos" w:eastAsia="Aptos" w:hAnsi="Aptos" w:cs="Aptos"/>
          <w:color w:val="000000" w:themeColor="text1"/>
        </w:rPr>
        <w:t xml:space="preserve">, </w:t>
      </w:r>
      <w:r w:rsidR="00246E2F" w:rsidRPr="0691484D">
        <w:rPr>
          <w:rFonts w:ascii="Aptos" w:eastAsia="Aptos" w:hAnsi="Aptos" w:cs="Aptos"/>
          <w:color w:val="000000" w:themeColor="text1"/>
        </w:rPr>
        <w:t>roughly the same as a +5 dB increase in sound level or about 150% of the original loudness</w:t>
      </w:r>
      <w:sdt>
        <w:sdtPr>
          <w:rPr>
            <w:rFonts w:ascii="Aptos" w:eastAsia="Aptos" w:hAnsi="Aptos" w:cs="Aptos"/>
            <w:color w:val="000000"/>
            <w:vertAlign w:val="superscript"/>
          </w:rPr>
          <w:tag w:val="MENDELEY_CITATION_v3_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"/>
          <w:id w:val="806442837"/>
          <w:placeholder>
            <w:docPart w:val="DefaultPlaceholder_-1854013440"/>
          </w:placeholder>
        </w:sdtPr>
        <w:sdtEndPr/>
        <w:sdtContent>
          <w:r w:rsidR="004D3373" w:rsidRPr="004D3373">
            <w:rPr>
              <w:rFonts w:ascii="Aptos" w:eastAsia="Aptos" w:hAnsi="Aptos" w:cs="Aptos"/>
              <w:color w:val="000000"/>
              <w:vertAlign w:val="superscript"/>
            </w:rPr>
            <w:t>73</w:t>
          </w:r>
        </w:sdtContent>
      </w:sdt>
      <w:r w:rsidR="009473FD" w:rsidRPr="0691484D">
        <w:rPr>
          <w:rFonts w:ascii="Aptos" w:eastAsia="Aptos" w:hAnsi="Aptos" w:cs="Aptos"/>
          <w:color w:val="000000" w:themeColor="text1"/>
        </w:rPr>
        <w:t>.</w:t>
      </w:r>
      <w:r w:rsidR="3371EDE7" w:rsidRPr="0691484D">
        <w:rPr>
          <w:rFonts w:ascii="Aptos" w:eastAsia="Aptos" w:hAnsi="Aptos" w:cs="Aptos"/>
          <w:color w:val="000000" w:themeColor="text1"/>
        </w:rPr>
        <w:t xml:space="preserve"> </w:t>
      </w:r>
      <w:r w:rsidR="63DD4463" w:rsidRPr="0691484D">
        <w:rPr>
          <w:rFonts w:ascii="Aptos" w:eastAsia="Aptos" w:hAnsi="Aptos" w:cs="Aptos"/>
          <w:color w:val="000000" w:themeColor="text1"/>
        </w:rPr>
        <w:t>A</w:t>
      </w:r>
      <w:r w:rsidR="48E7D9B3" w:rsidRPr="0691484D">
        <w:rPr>
          <w:rFonts w:ascii="Aptos" w:eastAsia="Aptos" w:hAnsi="Aptos" w:cs="Aptos"/>
          <w:color w:val="000000" w:themeColor="text1"/>
        </w:rPr>
        <w:t xml:space="preserve">nd this amplification effect occurs in </w:t>
      </w:r>
      <w:r w:rsidR="73A80C1F" w:rsidRPr="0691484D">
        <w:rPr>
          <w:rFonts w:ascii="Aptos" w:eastAsia="Aptos" w:hAnsi="Aptos" w:cs="Aptos"/>
          <w:color w:val="000000" w:themeColor="text1"/>
        </w:rPr>
        <w:t xml:space="preserve">the other </w:t>
      </w:r>
      <w:r w:rsidR="48E7D9B3" w:rsidRPr="0691484D">
        <w:rPr>
          <w:rFonts w:ascii="Aptos" w:eastAsia="Aptos" w:hAnsi="Aptos" w:cs="Aptos"/>
          <w:color w:val="000000" w:themeColor="text1"/>
        </w:rPr>
        <w:t xml:space="preserve">senses </w:t>
      </w:r>
      <w:r w:rsidR="6279189C" w:rsidRPr="0691484D">
        <w:rPr>
          <w:rFonts w:ascii="Aptos" w:eastAsia="Aptos" w:hAnsi="Aptos" w:cs="Aptos"/>
          <w:color w:val="000000" w:themeColor="text1"/>
        </w:rPr>
        <w:t>as well</w:t>
      </w:r>
      <w:sdt>
        <w:sdtPr>
          <w:rPr>
            <w:rFonts w:ascii="Aptos" w:eastAsia="Aptos" w:hAnsi="Aptos" w:cs="Aptos"/>
            <w:color w:val="000000"/>
            <w:vertAlign w:val="superscript"/>
          </w:rPr>
          <w:tag w:val="MENDELEY_CITATION_v3_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"/>
          <w:id w:val="-278800814"/>
          <w:placeholder>
            <w:docPart w:val="DefaultPlaceholder_-1854013440"/>
          </w:placeholder>
        </w:sdtPr>
        <w:sdtEndPr/>
        <w:sdtContent>
          <w:r w:rsidR="004D3373" w:rsidRPr="004D3373">
            <w:rPr>
              <w:rFonts w:ascii="Aptos" w:eastAsia="Aptos" w:hAnsi="Aptos" w:cs="Aptos"/>
              <w:color w:val="000000"/>
              <w:vertAlign w:val="superscript"/>
            </w:rPr>
            <w:t>74</w:t>
          </w:r>
        </w:sdtContent>
      </w:sdt>
      <w:r w:rsidR="48E7D9B3" w:rsidRPr="0691484D">
        <w:rPr>
          <w:rFonts w:ascii="Aptos" w:eastAsia="Aptos" w:hAnsi="Aptos" w:cs="Aptos"/>
          <w:color w:val="000000" w:themeColor="text1"/>
        </w:rPr>
        <w:t>, for example heightening visual contrast</w:t>
      </w:r>
      <w:sdt>
        <w:sdtPr>
          <w:rPr>
            <w:rFonts w:ascii="Aptos" w:eastAsia="Aptos" w:hAnsi="Aptos" w:cs="Aptos"/>
            <w:color w:val="000000"/>
            <w:vertAlign w:val="superscript"/>
          </w:rPr>
          <w:tag w:val="MENDELEY_CITATION_v3_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"/>
          <w:id w:val="587651912"/>
          <w:placeholder>
            <w:docPart w:val="DefaultPlaceholder_-1854013440"/>
          </w:placeholder>
        </w:sdtPr>
        <w:sdtEndPr/>
        <w:sdtContent>
          <w:r w:rsidR="004D3373" w:rsidRPr="004D3373">
            <w:rPr>
              <w:rFonts w:ascii="Aptos" w:eastAsia="Aptos" w:hAnsi="Aptos" w:cs="Aptos"/>
              <w:color w:val="000000"/>
              <w:vertAlign w:val="superscript"/>
            </w:rPr>
            <w:t>75</w:t>
          </w:r>
        </w:sdtContent>
      </w:sdt>
      <w:r w:rsidR="48E7D9B3" w:rsidRPr="0691484D">
        <w:rPr>
          <w:rFonts w:ascii="Aptos" w:eastAsia="Aptos" w:hAnsi="Aptos" w:cs="Aptos"/>
          <w:color w:val="000000" w:themeColor="text1"/>
        </w:rPr>
        <w:t xml:space="preserve">, or </w:t>
      </w:r>
      <w:r w:rsidR="12FA5546" w:rsidRPr="0691484D">
        <w:rPr>
          <w:rFonts w:ascii="Aptos" w:eastAsia="Aptos" w:hAnsi="Aptos" w:cs="Aptos"/>
          <w:color w:val="000000" w:themeColor="text1"/>
        </w:rPr>
        <w:t xml:space="preserve">making </w:t>
      </w:r>
      <w:r w:rsidR="180404DE" w:rsidRPr="0691484D">
        <w:rPr>
          <w:rFonts w:ascii="Aptos" w:eastAsia="Aptos" w:hAnsi="Aptos" w:cs="Aptos"/>
          <w:color w:val="000000" w:themeColor="text1"/>
        </w:rPr>
        <w:t>flavours seem richer or more pronounced</w:t>
      </w:r>
      <w:sdt>
        <w:sdtPr>
          <w:rPr>
            <w:rFonts w:ascii="Aptos" w:eastAsia="Aptos" w:hAnsi="Aptos" w:cs="Aptos"/>
            <w:color w:val="000000"/>
            <w:vertAlign w:val="superscript"/>
          </w:rPr>
          <w:tag w:val="MENDELEY_CITATION_v3_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"/>
          <w:id w:val="-231695637"/>
          <w:placeholder>
            <w:docPart w:val="DefaultPlaceholder_-1854013440"/>
          </w:placeholder>
        </w:sdtPr>
        <w:sdtEndPr/>
        <w:sdtContent>
          <w:r w:rsidR="004D3373" w:rsidRPr="004D3373">
            <w:rPr>
              <w:rFonts w:ascii="Aptos" w:eastAsia="Aptos" w:hAnsi="Aptos" w:cs="Aptos"/>
              <w:color w:val="000000"/>
              <w:vertAlign w:val="superscript"/>
            </w:rPr>
            <w:t>76</w:t>
          </w:r>
        </w:sdtContent>
      </w:sdt>
      <w:r w:rsidR="48E7D9B3" w:rsidRPr="0691484D">
        <w:rPr>
          <w:rFonts w:ascii="Aptos" w:eastAsia="Aptos" w:hAnsi="Aptos" w:cs="Aptos"/>
          <w:color w:val="000000" w:themeColor="text1"/>
        </w:rPr>
        <w:t>.</w:t>
      </w:r>
    </w:p>
    <w:p w14:paraId="1C456C0C" w14:textId="309E482A" w:rsidR="003E5554" w:rsidRDefault="4E01268B" w:rsidP="1898712A">
      <w:pPr>
        <w:rPr>
          <w:rFonts w:ascii="Aptos" w:eastAsia="Aptos" w:hAnsi="Aptos" w:cs="Aptos"/>
          <w:color w:val="000000" w:themeColor="text1"/>
        </w:rPr>
      </w:pPr>
      <w:r w:rsidRPr="0691484D">
        <w:rPr>
          <w:rFonts w:ascii="Aptos" w:eastAsia="Aptos" w:hAnsi="Aptos" w:cs="Aptos"/>
          <w:color w:val="000000" w:themeColor="text1"/>
        </w:rPr>
        <w:t xml:space="preserve">Attention directed toward emotional stimuli can </w:t>
      </w:r>
      <w:r w:rsidR="0385B8E3" w:rsidRPr="0691484D">
        <w:rPr>
          <w:rFonts w:ascii="Aptos" w:eastAsia="Aptos" w:hAnsi="Aptos" w:cs="Aptos"/>
          <w:color w:val="000000" w:themeColor="text1"/>
        </w:rPr>
        <w:t xml:space="preserve">also </w:t>
      </w:r>
      <w:r w:rsidRPr="0691484D">
        <w:rPr>
          <w:rFonts w:ascii="Aptos" w:eastAsia="Aptos" w:hAnsi="Aptos" w:cs="Aptos"/>
          <w:color w:val="000000" w:themeColor="text1"/>
        </w:rPr>
        <w:t>heighten affective responses, making emotionally charged experiences more intense</w:t>
      </w:r>
      <w:sdt>
        <w:sdtPr>
          <w:rPr>
            <w:rFonts w:ascii="Aptos" w:eastAsia="Aptos" w:hAnsi="Aptos" w:cs="Aptos"/>
            <w:color w:val="000000"/>
            <w:vertAlign w:val="superscript"/>
          </w:rPr>
          <w:tag w:val="MENDELEY_CITATION_v3_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"/>
          <w:id w:val="432782216"/>
          <w:placeholder>
            <w:docPart w:val="DefaultPlaceholder_-1854013440"/>
          </w:placeholder>
        </w:sdtPr>
        <w:sdtEndPr/>
        <w:sdtContent>
          <w:r w:rsidR="004D3373" w:rsidRPr="004D3373">
            <w:rPr>
              <w:rFonts w:ascii="Aptos" w:eastAsia="Aptos" w:hAnsi="Aptos" w:cs="Aptos"/>
              <w:color w:val="000000"/>
              <w:vertAlign w:val="superscript"/>
            </w:rPr>
            <w:t>77</w:t>
          </w:r>
        </w:sdtContent>
      </w:sdt>
      <w:r w:rsidR="00943222" w:rsidRPr="0691484D">
        <w:rPr>
          <w:rFonts w:ascii="Aptos" w:eastAsia="Aptos" w:hAnsi="Aptos" w:cs="Aptos"/>
          <w:color w:val="000000" w:themeColor="text1"/>
        </w:rPr>
        <w:t xml:space="preserve">. </w:t>
      </w:r>
      <w:r w:rsidRPr="0691484D">
        <w:rPr>
          <w:rFonts w:ascii="Aptos" w:eastAsia="Aptos" w:hAnsi="Aptos" w:cs="Aptos"/>
          <w:color w:val="000000" w:themeColor="text1"/>
        </w:rPr>
        <w:t>Whether it’s focusing on a beautifully plated meal or a dramatic moment in a film, attention can amplify the depth of an emotional experience by prioriti</w:t>
      </w:r>
      <w:r w:rsidR="140795FF" w:rsidRPr="0691484D">
        <w:rPr>
          <w:rFonts w:ascii="Aptos" w:eastAsia="Aptos" w:hAnsi="Aptos" w:cs="Aptos"/>
          <w:color w:val="000000" w:themeColor="text1"/>
        </w:rPr>
        <w:t>s</w:t>
      </w:r>
      <w:r w:rsidRPr="0691484D">
        <w:rPr>
          <w:rFonts w:ascii="Aptos" w:eastAsia="Aptos" w:hAnsi="Aptos" w:cs="Aptos"/>
          <w:color w:val="000000" w:themeColor="text1"/>
        </w:rPr>
        <w:t>ing and enhancing relevant sensory cues.</w:t>
      </w:r>
    </w:p>
    <w:p w14:paraId="1A13064F" w14:textId="3EA7DE8C" w:rsidR="174F2712" w:rsidRDefault="0AD42A11" w:rsidP="044B0010">
      <w:pPr>
        <w:pStyle w:val="Heading3"/>
      </w:pPr>
      <w:bookmarkStart w:id="125" w:name="_Toc1133413615"/>
      <w:r>
        <w:t>Holistic experiential integration</w:t>
      </w:r>
      <w:bookmarkEnd w:id="125"/>
    </w:p>
    <w:p w14:paraId="4BE6CC46" w14:textId="46D97DF4" w:rsidR="4E87E5E5" w:rsidRDefault="0AD42A11" w:rsidP="0D463331">
      <w:pPr>
        <w:spacing w:before="240" w:after="240"/>
      </w:pPr>
      <w:r w:rsidRPr="0691484D">
        <w:rPr>
          <w:rFonts w:ascii="Aptos" w:eastAsia="Aptos" w:hAnsi="Aptos" w:cs="Aptos"/>
        </w:rPr>
        <w:t xml:space="preserve">Audiences </w:t>
      </w:r>
      <w:r w:rsidR="4FEA3882" w:rsidRPr="0691484D">
        <w:rPr>
          <w:rFonts w:ascii="Aptos" w:eastAsia="Aptos" w:hAnsi="Aptos" w:cs="Aptos"/>
        </w:rPr>
        <w:t xml:space="preserve">absorb far </w:t>
      </w:r>
      <w:r w:rsidRPr="0691484D">
        <w:rPr>
          <w:rFonts w:ascii="Aptos" w:eastAsia="Aptos" w:hAnsi="Aptos" w:cs="Aptos"/>
        </w:rPr>
        <w:t>more than just the main show. From the</w:t>
      </w:r>
      <w:r w:rsidR="76002B37" w:rsidRPr="0691484D">
        <w:rPr>
          <w:rFonts w:ascii="Aptos" w:eastAsia="Aptos" w:hAnsi="Aptos" w:cs="Aptos"/>
        </w:rPr>
        <w:t>ir</w:t>
      </w:r>
      <w:r w:rsidRPr="0691484D">
        <w:rPr>
          <w:rFonts w:ascii="Aptos" w:eastAsia="Aptos" w:hAnsi="Aptos" w:cs="Aptos"/>
        </w:rPr>
        <w:t xml:space="preserve"> first step into a venue</w:t>
      </w:r>
      <w:r w:rsidR="68667D69" w:rsidRPr="0691484D">
        <w:rPr>
          <w:rFonts w:ascii="Aptos" w:eastAsia="Aptos" w:hAnsi="Aptos" w:cs="Aptos"/>
        </w:rPr>
        <w:t>,</w:t>
      </w:r>
      <w:r w:rsidRPr="0691484D">
        <w:rPr>
          <w:rFonts w:ascii="Aptos" w:eastAsia="Aptos" w:hAnsi="Aptos" w:cs="Aptos"/>
        </w:rPr>
        <w:t xml:space="preserve"> the lighting, ambient sounds </w:t>
      </w:r>
      <w:r w:rsidR="529AA7EC" w:rsidRPr="0691484D">
        <w:rPr>
          <w:rFonts w:ascii="Aptos" w:eastAsia="Aptos" w:hAnsi="Aptos" w:cs="Aptos"/>
        </w:rPr>
        <w:t>and even the scent of the lobby</w:t>
      </w:r>
      <w:r w:rsidR="1AC1A44B" w:rsidRPr="0691484D">
        <w:rPr>
          <w:rFonts w:ascii="Aptos" w:eastAsia="Aptos" w:hAnsi="Aptos" w:cs="Aptos"/>
        </w:rPr>
        <w:t>,</w:t>
      </w:r>
      <w:r w:rsidR="529AA7EC" w:rsidRPr="0691484D">
        <w:rPr>
          <w:rFonts w:ascii="Aptos" w:eastAsia="Aptos" w:hAnsi="Aptos" w:cs="Aptos"/>
        </w:rPr>
        <w:t xml:space="preserve"> all shape their overall impression</w:t>
      </w:r>
      <w:r w:rsidRPr="0691484D">
        <w:rPr>
          <w:rFonts w:ascii="Aptos" w:eastAsia="Aptos" w:hAnsi="Aptos" w:cs="Aptos"/>
        </w:rPr>
        <w:t xml:space="preserve">. </w:t>
      </w:r>
      <w:r w:rsidR="5CE69C47" w:rsidRPr="0691484D">
        <w:rPr>
          <w:rFonts w:ascii="Aptos" w:eastAsia="Aptos" w:hAnsi="Aptos" w:cs="Aptos"/>
        </w:rPr>
        <w:t>Subtle</w:t>
      </w:r>
      <w:r w:rsidRPr="0691484D">
        <w:rPr>
          <w:rFonts w:ascii="Aptos" w:eastAsia="Aptos" w:hAnsi="Aptos" w:cs="Aptos"/>
        </w:rPr>
        <w:t xml:space="preserve"> touches, like a textured ticket or a gentle aroma, can make a lasting emotional impact.</w:t>
      </w:r>
      <w:r w:rsidR="6F1AFA42" w:rsidRPr="0691484D">
        <w:rPr>
          <w:rFonts w:ascii="Aptos" w:eastAsia="Aptos" w:hAnsi="Aptos" w:cs="Aptos"/>
        </w:rPr>
        <w:t xml:space="preserve"> </w:t>
      </w:r>
      <w:r w:rsidR="4BC35819" w:rsidRPr="0691484D">
        <w:rPr>
          <w:rFonts w:ascii="Aptos" w:eastAsia="Aptos" w:hAnsi="Aptos" w:cs="Aptos"/>
        </w:rPr>
        <w:t xml:space="preserve">This </w:t>
      </w:r>
      <w:r w:rsidR="0F5CDFEB" w:rsidRPr="0691484D">
        <w:rPr>
          <w:rFonts w:ascii="Aptos" w:eastAsia="Aptos" w:hAnsi="Aptos" w:cs="Aptos"/>
        </w:rPr>
        <w:t>highlights the</w:t>
      </w:r>
      <w:r w:rsidR="4BC35819" w:rsidRPr="0691484D">
        <w:rPr>
          <w:rFonts w:ascii="Aptos" w:eastAsia="Aptos" w:hAnsi="Aptos" w:cs="Aptos"/>
        </w:rPr>
        <w:t xml:space="preserve"> </w:t>
      </w:r>
      <w:r w:rsidR="62940DC3" w:rsidRPr="0691484D">
        <w:rPr>
          <w:rFonts w:ascii="Aptos" w:eastAsia="Aptos" w:hAnsi="Aptos" w:cs="Aptos"/>
        </w:rPr>
        <w:t>importan</w:t>
      </w:r>
      <w:r w:rsidR="09E9C99F" w:rsidRPr="0691484D">
        <w:rPr>
          <w:rFonts w:ascii="Aptos" w:eastAsia="Aptos" w:hAnsi="Aptos" w:cs="Aptos"/>
        </w:rPr>
        <w:t>ce</w:t>
      </w:r>
      <w:r w:rsidR="62940DC3" w:rsidRPr="0691484D">
        <w:rPr>
          <w:rFonts w:ascii="Aptos" w:eastAsia="Aptos" w:hAnsi="Aptos" w:cs="Aptos"/>
        </w:rPr>
        <w:t xml:space="preserve"> </w:t>
      </w:r>
      <w:r w:rsidR="63CBE3BB" w:rsidRPr="0691484D">
        <w:rPr>
          <w:rFonts w:ascii="Aptos" w:eastAsia="Aptos" w:hAnsi="Aptos" w:cs="Aptos"/>
        </w:rPr>
        <w:t>of carefully designing the</w:t>
      </w:r>
      <w:r w:rsidR="62940DC3" w:rsidRPr="0691484D">
        <w:rPr>
          <w:rFonts w:ascii="Aptos" w:eastAsia="Aptos" w:hAnsi="Aptos" w:cs="Aptos"/>
        </w:rPr>
        <w:t xml:space="preserve"> onboarding and offboarding </w:t>
      </w:r>
      <w:r w:rsidR="604933F9" w:rsidRPr="0691484D">
        <w:rPr>
          <w:rFonts w:ascii="Aptos" w:eastAsia="Aptos" w:hAnsi="Aptos" w:cs="Aptos"/>
        </w:rPr>
        <w:t xml:space="preserve">phases of an </w:t>
      </w:r>
      <w:r w:rsidR="54491585" w:rsidRPr="0691484D">
        <w:rPr>
          <w:rFonts w:ascii="Aptos" w:eastAsia="Aptos" w:hAnsi="Aptos" w:cs="Aptos"/>
        </w:rPr>
        <w:t xml:space="preserve">experience </w:t>
      </w:r>
      <w:r w:rsidR="62940DC3" w:rsidRPr="0691484D">
        <w:rPr>
          <w:rFonts w:ascii="Aptos" w:eastAsia="Aptos" w:hAnsi="Aptos" w:cs="Aptos"/>
        </w:rPr>
        <w:t xml:space="preserve">(the </w:t>
      </w:r>
      <w:r w:rsidR="62940DC3" w:rsidRPr="0691484D">
        <w:rPr>
          <w:rFonts w:ascii="Aptos" w:eastAsia="Aptos" w:hAnsi="Aptos" w:cs="Aptos"/>
          <w:i/>
          <w:iCs/>
        </w:rPr>
        <w:t xml:space="preserve">whole </w:t>
      </w:r>
      <w:r w:rsidR="6C728232" w:rsidRPr="0691484D">
        <w:rPr>
          <w:rFonts w:ascii="Aptos" w:eastAsia="Aptos" w:hAnsi="Aptos" w:cs="Aptos"/>
          <w:i/>
          <w:iCs/>
        </w:rPr>
        <w:t>arc</w:t>
      </w:r>
      <w:sdt>
        <w:sdtPr>
          <w:rPr>
            <w:rFonts w:ascii="Aptos" w:eastAsia="Aptos" w:hAnsi="Aptos" w:cs="Aptos"/>
            <w:i/>
            <w:color w:val="000000"/>
            <w:vertAlign w:val="superscript"/>
          </w:rPr>
          <w:tag w:val="MENDELEY_CITATION_v3_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"/>
          <w:id w:val="1981724998"/>
          <w:placeholder>
            <w:docPart w:val="DefaultPlaceholder_-1854013440"/>
          </w:placeholder>
        </w:sdtPr>
        <w:sdtEndPr/>
        <w:sdtContent>
          <w:r w:rsidR="004D3373" w:rsidRPr="004D3373">
            <w:rPr>
              <w:rFonts w:ascii="Aptos" w:eastAsia="Aptos" w:hAnsi="Aptos" w:cs="Aptos"/>
              <w:i/>
              <w:iCs/>
              <w:color w:val="000000"/>
              <w:vertAlign w:val="superscript"/>
            </w:rPr>
            <w:t>32</w:t>
          </w:r>
        </w:sdtContent>
      </w:sdt>
      <w:r w:rsidR="3728A226" w:rsidRPr="0691484D">
        <w:rPr>
          <w:rFonts w:ascii="Aptos" w:eastAsia="Aptos" w:hAnsi="Aptos" w:cs="Aptos"/>
        </w:rPr>
        <w:t>)</w:t>
      </w:r>
      <w:r w:rsidR="65404234" w:rsidRPr="0691484D">
        <w:rPr>
          <w:rFonts w:ascii="Aptos" w:eastAsia="Aptos" w:hAnsi="Aptos" w:cs="Aptos"/>
        </w:rPr>
        <w:t xml:space="preserve"> </w:t>
      </w:r>
      <w:r w:rsidR="008F7655" w:rsidRPr="0691484D">
        <w:rPr>
          <w:rFonts w:ascii="Aptos" w:eastAsia="Aptos" w:hAnsi="Aptos" w:cs="Aptos"/>
        </w:rPr>
        <w:t xml:space="preserve">to </w:t>
      </w:r>
      <w:r w:rsidR="61B98691" w:rsidRPr="0691484D">
        <w:rPr>
          <w:rFonts w:ascii="Aptos" w:eastAsia="Aptos" w:hAnsi="Aptos" w:cs="Aptos"/>
        </w:rPr>
        <w:t xml:space="preserve">ensure it feels </w:t>
      </w:r>
      <w:r w:rsidR="65404234" w:rsidRPr="0691484D">
        <w:rPr>
          <w:rFonts w:ascii="Aptos" w:eastAsia="Aptos" w:hAnsi="Aptos" w:cs="Aptos"/>
        </w:rPr>
        <w:t>inclusive, enjoyable</w:t>
      </w:r>
      <w:r w:rsidR="25DF732A" w:rsidRPr="0691484D">
        <w:rPr>
          <w:rFonts w:ascii="Aptos" w:eastAsia="Aptos" w:hAnsi="Aptos" w:cs="Aptos"/>
        </w:rPr>
        <w:t xml:space="preserve"> and comfor</w:t>
      </w:r>
      <w:r w:rsidR="00233BC3" w:rsidRPr="0691484D">
        <w:rPr>
          <w:rFonts w:ascii="Aptos" w:eastAsia="Aptos" w:hAnsi="Aptos" w:cs="Aptos"/>
        </w:rPr>
        <w:t>t</w:t>
      </w:r>
      <w:r w:rsidR="25DF732A" w:rsidRPr="0691484D">
        <w:rPr>
          <w:rFonts w:ascii="Aptos" w:eastAsia="Aptos" w:hAnsi="Aptos" w:cs="Aptos"/>
        </w:rPr>
        <w:t>able</w:t>
      </w:r>
      <w:r w:rsidR="65404234" w:rsidRPr="0691484D">
        <w:rPr>
          <w:rFonts w:ascii="Aptos" w:eastAsia="Aptos" w:hAnsi="Aptos" w:cs="Aptos"/>
        </w:rPr>
        <w:t xml:space="preserve"> </w:t>
      </w:r>
      <w:r w:rsidR="7B78A216" w:rsidRPr="0691484D">
        <w:rPr>
          <w:rFonts w:ascii="Aptos" w:eastAsia="Aptos" w:hAnsi="Aptos" w:cs="Aptos"/>
        </w:rPr>
        <w:t>for everyone</w:t>
      </w:r>
      <w:sdt>
        <w:sdtPr>
          <w:rPr>
            <w:rFonts w:ascii="Aptos" w:eastAsia="Aptos" w:hAnsi="Aptos" w:cs="Aptos"/>
            <w:color w:val="000000"/>
            <w:vertAlign w:val="superscript"/>
          </w:rPr>
          <w:tag w:val="MENDELEY_CITATION_v3_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"/>
          <w:id w:val="-240563403"/>
          <w:placeholder>
            <w:docPart w:val="DefaultPlaceholder_-1854013440"/>
          </w:placeholder>
        </w:sdtPr>
        <w:sdtEndPr/>
        <w:sdtContent>
          <w:r w:rsidR="004D3373" w:rsidRPr="004D3373">
            <w:rPr>
              <w:rFonts w:ascii="Aptos" w:eastAsia="Aptos" w:hAnsi="Aptos" w:cs="Aptos"/>
              <w:color w:val="000000"/>
              <w:vertAlign w:val="superscript"/>
            </w:rPr>
            <w:t>78</w:t>
          </w:r>
        </w:sdtContent>
      </w:sdt>
      <w:r w:rsidR="43B62105" w:rsidRPr="0691484D">
        <w:rPr>
          <w:rFonts w:ascii="Aptos" w:eastAsia="Aptos" w:hAnsi="Aptos" w:cs="Aptos"/>
        </w:rPr>
        <w:t xml:space="preserve"> </w:t>
      </w:r>
      <w:r w:rsidR="65404234" w:rsidRPr="0691484D">
        <w:rPr>
          <w:rFonts w:ascii="Aptos" w:eastAsia="Aptos" w:hAnsi="Aptos" w:cs="Aptos"/>
        </w:rPr>
        <w:t>.</w:t>
      </w:r>
      <w:r>
        <w:br w:type="page"/>
      </w:r>
    </w:p>
    <w:p w14:paraId="5CCA2D75" w14:textId="55EB9D2C" w:rsidR="00834467" w:rsidRDefault="7B92B792" w:rsidP="1898712A">
      <w:pPr>
        <w:pStyle w:val="Heading1"/>
      </w:pPr>
      <w:bookmarkStart w:id="126" w:name="_Toc988541147"/>
      <w:r>
        <w:lastRenderedPageBreak/>
        <w:t>In focus: V</w:t>
      </w:r>
      <w:r w:rsidR="0571220C">
        <w:t>ision</w:t>
      </w:r>
      <w:bookmarkEnd w:id="126"/>
    </w:p>
    <w:p w14:paraId="1CEBAD4D" w14:textId="701B32DE" w:rsidR="3C9661BD" w:rsidRDefault="3C9661BD" w:rsidP="1898712A">
      <w:r>
        <w:t xml:space="preserve">The increasing availability of very large, high-resolution </w:t>
      </w:r>
      <w:r w:rsidR="00B95815">
        <w:t>light</w:t>
      </w:r>
      <w:r w:rsidR="00702F15">
        <w:t>-</w:t>
      </w:r>
      <w:r w:rsidR="00B95815">
        <w:t>emitting diode (</w:t>
      </w:r>
      <w:r>
        <w:t>LED</w:t>
      </w:r>
      <w:r w:rsidR="00B95815">
        <w:t>)</w:t>
      </w:r>
      <w:r>
        <w:t xml:space="preserve"> screens is transforming our built environments</w:t>
      </w:r>
      <w:r w:rsidR="7EA2CE23">
        <w:t>, production processes and entertainment experiences.</w:t>
      </w:r>
      <w:r w:rsidR="0D3120A8">
        <w:t xml:space="preserve"> At the same time, continuing developments in </w:t>
      </w:r>
      <w:r w:rsidR="44E4B82A">
        <w:t>VR</w:t>
      </w:r>
      <w:r w:rsidR="0D3120A8">
        <w:t xml:space="preserve"> and </w:t>
      </w:r>
      <w:r w:rsidR="353A89A5">
        <w:t>Augmented Reality</w:t>
      </w:r>
      <w:r w:rsidR="66C343E4">
        <w:t xml:space="preserve"> </w:t>
      </w:r>
      <w:r w:rsidR="64053E58">
        <w:t>(</w:t>
      </w:r>
      <w:r w:rsidR="44E4B82A">
        <w:t>AR</w:t>
      </w:r>
      <w:r w:rsidR="4D1E2F7C">
        <w:t>)</w:t>
      </w:r>
      <w:r w:rsidR="00B81AAE">
        <w:t xml:space="preserve"> </w:t>
      </w:r>
      <w:r w:rsidR="0D3120A8">
        <w:t xml:space="preserve">visual presentation techniques are </w:t>
      </w:r>
      <w:r w:rsidR="6D322E0F">
        <w:t xml:space="preserve">introducing new possibilities for immersive experiences and </w:t>
      </w:r>
      <w:r w:rsidR="0D508FD5">
        <w:t>M</w:t>
      </w:r>
      <w:r w:rsidR="33802515">
        <w:t xml:space="preserve">ixed </w:t>
      </w:r>
      <w:r w:rsidR="12DE8C78">
        <w:t>R</w:t>
      </w:r>
      <w:r w:rsidR="33802515">
        <w:t>eality</w:t>
      </w:r>
      <w:r w:rsidR="53A760F4">
        <w:t xml:space="preserve"> (MR)</w:t>
      </w:r>
      <w:r w:rsidR="33802515">
        <w:t>.</w:t>
      </w:r>
      <w:r w:rsidR="6D322E0F">
        <w:t xml:space="preserve"> The dominance of vis</w:t>
      </w:r>
      <w:r w:rsidR="2F66D216">
        <w:t xml:space="preserve">ual media </w:t>
      </w:r>
      <w:r w:rsidR="50C54C13">
        <w:t>is</w:t>
      </w:r>
      <w:r w:rsidR="6336837F">
        <w:t xml:space="preserve"> therefore</w:t>
      </w:r>
      <w:r w:rsidR="50C54C13">
        <w:t xml:space="preserve"> set to continue and for good reason</w:t>
      </w:r>
      <w:r w:rsidR="389C13D5">
        <w:t>:</w:t>
      </w:r>
      <w:r w:rsidR="50C54C13">
        <w:t xml:space="preserve"> vision plays a central role in most people’s experience of the world.</w:t>
      </w:r>
    </w:p>
    <w:p w14:paraId="15C56633" w14:textId="6CA5AE45" w:rsidR="00B81EF3" w:rsidRPr="00AA16BB" w:rsidRDefault="001130E8" w:rsidP="00525F75">
      <w:pPr>
        <w:keepNext/>
        <w:spacing w:line="278" w:lineRule="auto"/>
        <w:rPr>
          <w:rFonts w:ascii="Aptos" w:eastAsia="Aptos" w:hAnsi="Aptos" w:cs="Aptos"/>
          <w:color w:val="000000" w:themeColor="text1"/>
        </w:rPr>
      </w:pPr>
      <w:r>
        <w:t>P</w:t>
      </w:r>
      <w:r w:rsidR="008546C4">
        <w:t xml:space="preserve">erhaps </w:t>
      </w:r>
      <w:r w:rsidR="0036506E">
        <w:t xml:space="preserve">one of </w:t>
      </w:r>
      <w:r w:rsidR="008546C4">
        <w:t>t</w:t>
      </w:r>
      <w:commentRangeStart w:id="127"/>
      <w:r w:rsidR="008546C4">
        <w:t xml:space="preserve">he most well-known </w:t>
      </w:r>
      <w:r w:rsidR="5E68479E">
        <w:t>screen</w:t>
      </w:r>
      <w:commentRangeEnd w:id="127"/>
      <w:r>
        <w:rPr>
          <w:rStyle w:val="CommentReference"/>
          <w:sz w:val="24"/>
          <w:szCs w:val="24"/>
        </w:rPr>
        <w:commentReference w:id="127"/>
      </w:r>
      <w:r w:rsidR="0036506E">
        <w:t>s</w:t>
      </w:r>
      <w:r w:rsidR="5E68479E">
        <w:t xml:space="preserve"> </w:t>
      </w:r>
      <w:r w:rsidR="008546C4">
        <w:t xml:space="preserve">is </w:t>
      </w:r>
      <w:ins w:id="128" w:author="Woods, Andy" w:date="2026-03-18T08:21:00Z" w16du:dateUtc="2026-03-18T08:21:00Z">
        <w:r>
          <w:fldChar w:fldCharType="begin"/>
        </w:r>
        <w:r>
          <w:instrText>HYPERLINK "https://www.thesphere.com/"</w:instrText>
        </w:r>
        <w:r>
          <w:fldChar w:fldCharType="separate"/>
        </w:r>
      </w:ins>
      <w:r w:rsidR="008546C4" w:rsidRPr="693A94D7">
        <w:rPr>
          <w:rStyle w:val="Hyperlink"/>
        </w:rPr>
        <w:t>t</w:t>
      </w:r>
      <w:r w:rsidR="008546C4" w:rsidRPr="693A94D7">
        <w:rPr>
          <w:rStyle w:val="Hyperlink"/>
          <w:rFonts w:ascii="Aptos" w:eastAsia="Aptos" w:hAnsi="Aptos" w:cs="Aptos"/>
        </w:rPr>
        <w:t xml:space="preserve">he </w:t>
      </w:r>
      <w:r w:rsidR="008546C4" w:rsidRPr="693A94D7">
        <w:rPr>
          <w:rStyle w:val="Hyperlink"/>
        </w:rPr>
        <w:t>Sphere</w:t>
      </w:r>
      <w:ins w:id="129" w:author="Woods, Andy" w:date="2026-03-18T08:21:00Z" w16du:dateUtc="2026-03-18T08:21:00Z">
        <w:r>
          <w:fldChar w:fldCharType="end"/>
        </w:r>
      </w:ins>
      <w:r w:rsidR="008546C4" w:rsidRPr="693A94D7">
        <w:rPr>
          <w:rFonts w:ascii="Aptos" w:eastAsia="Aptos" w:hAnsi="Aptos" w:cs="Aptos"/>
          <w:b/>
          <w:bCs/>
          <w:color w:val="000000" w:themeColor="text1"/>
        </w:rPr>
        <w:t xml:space="preserve"> </w:t>
      </w:r>
      <w:r w:rsidR="008546C4" w:rsidRPr="0064411D">
        <w:rPr>
          <w:rFonts w:ascii="Aptos" w:eastAsia="Aptos" w:hAnsi="Aptos" w:cs="Aptos"/>
          <w:color w:val="000000" w:themeColor="text1"/>
        </w:rPr>
        <w:t xml:space="preserve">in Las Vegas, </w:t>
      </w:r>
      <w:r w:rsidR="0036506E" w:rsidRPr="693A94D7">
        <w:rPr>
          <w:rFonts w:ascii="Aptos" w:eastAsia="Aptos" w:hAnsi="Aptos" w:cs="Aptos"/>
          <w:color w:val="000000" w:themeColor="text1"/>
        </w:rPr>
        <w:t xml:space="preserve">which </w:t>
      </w:r>
      <w:r w:rsidR="008546C4" w:rsidRPr="0064411D">
        <w:rPr>
          <w:rFonts w:ascii="Aptos" w:eastAsia="Aptos" w:hAnsi="Aptos" w:cs="Aptos"/>
          <w:color w:val="000000" w:themeColor="text1"/>
        </w:rPr>
        <w:t>opened in 2023</w:t>
      </w:r>
      <w:sdt>
        <w:sdtPr>
          <w:rPr>
            <w:rFonts w:ascii="Aptos" w:eastAsia="Aptos" w:hAnsi="Aptos" w:cs="Aptos"/>
            <w:color w:val="000000"/>
            <w:vertAlign w:val="superscript"/>
          </w:rPr>
          <w:tag w:val="MENDELEY_CITATION_v3_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"/>
          <w:id w:val="-64263152"/>
          <w:placeholder>
            <w:docPart w:val="DefaultPlaceholder_-1854013440"/>
          </w:placeholder>
        </w:sdtPr>
        <w:sdtEndPr/>
        <w:sdtContent>
          <w:r w:rsidR="004D3373" w:rsidRPr="004D3373">
            <w:rPr>
              <w:rFonts w:ascii="Aptos" w:eastAsia="Aptos" w:hAnsi="Aptos" w:cs="Aptos"/>
              <w:color w:val="000000"/>
              <w:vertAlign w:val="superscript"/>
            </w:rPr>
            <w:t>79,80</w:t>
          </w:r>
        </w:sdtContent>
      </w:sdt>
      <w:r w:rsidR="000F3063">
        <w:rPr>
          <w:rFonts w:ascii="Aptos" w:eastAsia="Aptos" w:hAnsi="Aptos" w:cs="Aptos"/>
          <w:color w:val="000000" w:themeColor="text1"/>
        </w:rPr>
        <w:t>. I</w:t>
      </w:r>
      <w:r w:rsidR="497142C9">
        <w:rPr>
          <w:rFonts w:ascii="Aptos" w:eastAsia="Aptos" w:hAnsi="Aptos" w:cs="Aptos"/>
          <w:color w:val="000000" w:themeColor="text1"/>
        </w:rPr>
        <w:t>t i</w:t>
      </w:r>
      <w:r w:rsidR="008546C4" w:rsidRPr="0064411D">
        <w:rPr>
          <w:rFonts w:ascii="Aptos" w:eastAsia="Aptos" w:hAnsi="Aptos" w:cs="Aptos"/>
          <w:color w:val="000000" w:themeColor="text1"/>
        </w:rPr>
        <w:t>s the world’s largest spherical structure</w:t>
      </w:r>
      <w:r w:rsidR="00EC735C">
        <w:rPr>
          <w:rFonts w:ascii="Aptos" w:eastAsia="Aptos" w:hAnsi="Aptos" w:cs="Aptos"/>
          <w:color w:val="000000" w:themeColor="text1"/>
        </w:rPr>
        <w:t xml:space="preserve"> </w:t>
      </w:r>
      <w:commentRangeStart w:id="130"/>
      <w:r w:rsidR="00EC735C">
        <w:rPr>
          <w:rFonts w:ascii="Aptos" w:eastAsia="Aptos" w:hAnsi="Aptos" w:cs="Aptos"/>
          <w:color w:val="000000" w:themeColor="text1"/>
        </w:rPr>
        <w:t>(</w:t>
      </w:r>
      <w:r w:rsidR="008546C4" w:rsidRPr="0064411D">
        <w:rPr>
          <w:rFonts w:ascii="Aptos" w:eastAsia="Aptos" w:hAnsi="Aptos" w:cs="Aptos"/>
          <w:color w:val="000000" w:themeColor="text1"/>
        </w:rPr>
        <w:t>17,600</w:t>
      </w:r>
      <w:del w:id="131" w:author="Woods, Andy" w:date="2026-03-18T08:25:00Z" w16du:dateUtc="2026-03-18T08:25:00Z">
        <w:r w:rsidR="008546C4" w:rsidRPr="4E87E5E5" w:rsidDel="00650FCA">
          <w:rPr>
            <w:rStyle w:val="FootnoteReference"/>
            <w:rFonts w:ascii="Aptos" w:eastAsia="Aptos" w:hAnsi="Aptos" w:cs="Aptos"/>
            <w:color w:val="000000" w:themeColor="text1"/>
          </w:rPr>
          <w:footnoteReference w:id="1"/>
        </w:r>
      </w:del>
      <w:r w:rsidR="53AC1141">
        <w:rPr>
          <w:rFonts w:ascii="Aptos" w:eastAsia="Aptos" w:hAnsi="Aptos" w:cs="Aptos"/>
          <w:color w:val="000000" w:themeColor="text1"/>
        </w:rPr>
        <w:t xml:space="preserve"> </w:t>
      </w:r>
      <w:r w:rsidR="00EC735C">
        <w:rPr>
          <w:rFonts w:ascii="Aptos" w:eastAsia="Aptos" w:hAnsi="Aptos" w:cs="Aptos"/>
          <w:color w:val="000000" w:themeColor="text1"/>
        </w:rPr>
        <w:t>seats) with</w:t>
      </w:r>
      <w:r w:rsidR="008546C4" w:rsidRPr="0064411D">
        <w:rPr>
          <w:rFonts w:ascii="Aptos" w:eastAsia="Aptos" w:hAnsi="Aptos" w:cs="Aptos"/>
          <w:color w:val="000000" w:themeColor="text1"/>
        </w:rPr>
        <w:t xml:space="preserve"> a 15,000m², 16K wrap</w:t>
      </w:r>
      <w:r w:rsidR="40F9CD2A" w:rsidRPr="0064411D">
        <w:rPr>
          <w:rFonts w:ascii="Aptos" w:eastAsia="Aptos" w:hAnsi="Aptos" w:cs="Aptos"/>
          <w:color w:val="000000" w:themeColor="text1"/>
        </w:rPr>
        <w:t>-</w:t>
      </w:r>
      <w:r w:rsidR="008546C4" w:rsidRPr="0064411D">
        <w:rPr>
          <w:rFonts w:ascii="Aptos" w:eastAsia="Aptos" w:hAnsi="Aptos" w:cs="Aptos"/>
          <w:color w:val="000000" w:themeColor="text1"/>
        </w:rPr>
        <w:t xml:space="preserve">around LED </w:t>
      </w:r>
      <w:r w:rsidR="008546C4" w:rsidRPr="00AA16BB">
        <w:rPr>
          <w:rFonts w:ascii="Aptos" w:eastAsia="Aptos" w:hAnsi="Aptos" w:cs="Aptos"/>
          <w:color w:val="000000" w:themeColor="text1"/>
        </w:rPr>
        <w:t xml:space="preserve">screen. It includes </w:t>
      </w:r>
      <w:r w:rsidR="00AA16BB" w:rsidRPr="693A94D7">
        <w:rPr>
          <w:rFonts w:ascii="Aptos" w:eastAsia="Aptos" w:hAnsi="Aptos" w:cs="Aptos"/>
          <w:color w:val="000000" w:themeColor="text1"/>
        </w:rPr>
        <w:t>an immersive sound system with approximately 167,000 speaker drivers</w:t>
      </w:r>
      <w:del w:id="132" w:author="Woods, Andy" w:date="2026-03-18T08:20:00Z" w16du:dateUtc="2026-03-18T08:20:00Z">
        <w:r w:rsidR="008546C4" w:rsidRPr="00AA16BB" w:rsidDel="00650FCA">
          <w:rPr>
            <w:rStyle w:val="FootnoteReference"/>
            <w:rFonts w:ascii="Aptos" w:eastAsia="Aptos" w:hAnsi="Aptos" w:cs="Aptos"/>
            <w:color w:val="202122"/>
          </w:rPr>
          <w:footnoteReference w:id="2"/>
        </w:r>
      </w:del>
      <w:r w:rsidR="008546C4" w:rsidRPr="00AA16BB">
        <w:rPr>
          <w:rFonts w:ascii="Aptos" w:eastAsia="Aptos" w:hAnsi="Aptos" w:cs="Aptos"/>
          <w:color w:val="000000" w:themeColor="text1"/>
        </w:rPr>
        <w:t>, 10,000 haptic seats</w:t>
      </w:r>
      <w:del w:id="133" w:author="Woods, Andy" w:date="2026-03-18T08:20:00Z" w16du:dateUtc="2026-03-18T08:20:00Z">
        <w:r w:rsidR="008546C4" w:rsidRPr="00AA16BB" w:rsidDel="00650FCA">
          <w:rPr>
            <w:rStyle w:val="FootnoteReference"/>
            <w:rFonts w:ascii="Aptos" w:eastAsia="Aptos" w:hAnsi="Aptos" w:cs="Aptos"/>
            <w:color w:val="202122"/>
          </w:rPr>
          <w:footnoteReference w:id="3"/>
        </w:r>
        <w:commentRangeEnd w:id="130"/>
        <w:r w:rsidRPr="005B582A" w:rsidDel="00650FCA">
          <w:rPr>
            <w:rStyle w:val="CommentReference"/>
            <w:rFonts w:ascii="Aptos" w:eastAsia="Aptos" w:hAnsi="Aptos" w:cs="Aptos"/>
            <w:color w:val="202122"/>
            <w:sz w:val="24"/>
            <w:szCs w:val="24"/>
          </w:rPr>
          <w:commentReference w:id="130"/>
        </w:r>
      </w:del>
      <w:r w:rsidR="008546C4" w:rsidRPr="005B582A">
        <w:rPr>
          <w:rFonts w:ascii="Aptos" w:eastAsia="Aptos" w:hAnsi="Aptos" w:cs="Aptos"/>
          <w:color w:val="202122"/>
        </w:rPr>
        <w:t xml:space="preserve"> </w:t>
      </w:r>
      <w:r w:rsidR="008546C4" w:rsidRPr="00AA16BB">
        <w:rPr>
          <w:rFonts w:ascii="Aptos" w:eastAsia="Aptos" w:hAnsi="Aptos" w:cs="Aptos"/>
          <w:color w:val="000000" w:themeColor="text1"/>
        </w:rPr>
        <w:t xml:space="preserve">, wind, temperature and scent effects. Its debut concert, </w:t>
      </w:r>
      <w:r w:rsidR="008546C4" w:rsidRPr="48B8EDBD">
        <w:rPr>
          <w:rFonts w:ascii="Aptos" w:eastAsia="Aptos" w:hAnsi="Aptos" w:cs="Aptos"/>
          <w:i/>
          <w:iCs/>
          <w:color w:val="000000" w:themeColor="text1"/>
        </w:rPr>
        <w:t>U2:UV Achtung Baby Live at Sphere</w:t>
      </w:r>
      <w:r w:rsidR="008546C4" w:rsidRPr="00AA16BB">
        <w:rPr>
          <w:rFonts w:ascii="Aptos" w:eastAsia="Aptos" w:hAnsi="Aptos" w:cs="Aptos"/>
          <w:color w:val="000000" w:themeColor="text1"/>
        </w:rPr>
        <w:t>, blended live music with reactive digital environments. An external facing screen</w:t>
      </w:r>
      <w:r w:rsidR="128F0876" w:rsidRPr="00AA16BB">
        <w:rPr>
          <w:rFonts w:ascii="Aptos" w:eastAsia="Aptos" w:hAnsi="Aptos" w:cs="Aptos"/>
          <w:color w:val="000000" w:themeColor="text1"/>
        </w:rPr>
        <w:t>,</w:t>
      </w:r>
      <w:r w:rsidR="1501BBEB" w:rsidRPr="00AA16BB">
        <w:rPr>
          <w:rFonts w:ascii="Aptos" w:eastAsia="Aptos" w:hAnsi="Aptos" w:cs="Aptos"/>
          <w:color w:val="000000" w:themeColor="text1"/>
        </w:rPr>
        <w:t xml:space="preserve"> known as the</w:t>
      </w:r>
      <w:r w:rsidR="008546C4" w:rsidRPr="00AA16BB">
        <w:rPr>
          <w:rFonts w:ascii="Aptos" w:eastAsia="Aptos" w:hAnsi="Aptos" w:cs="Aptos"/>
          <w:color w:val="000000" w:themeColor="text1"/>
        </w:rPr>
        <w:t xml:space="preserve"> </w:t>
      </w:r>
      <w:r w:rsidR="2D050BAC" w:rsidRPr="48B8EDBD">
        <w:rPr>
          <w:rFonts w:ascii="Aptos" w:eastAsia="Aptos" w:hAnsi="Aptos" w:cs="Aptos"/>
          <w:i/>
          <w:iCs/>
          <w:color w:val="000000" w:themeColor="text1"/>
        </w:rPr>
        <w:t>e</w:t>
      </w:r>
      <w:r w:rsidR="008546C4" w:rsidRPr="48B8EDBD">
        <w:rPr>
          <w:rFonts w:ascii="Aptos" w:eastAsia="Aptos" w:hAnsi="Aptos" w:cs="Aptos"/>
          <w:i/>
          <w:iCs/>
          <w:color w:val="000000" w:themeColor="text1"/>
        </w:rPr>
        <w:t>xosphere</w:t>
      </w:r>
      <w:r w:rsidR="02AE6172" w:rsidRPr="00AA16BB">
        <w:rPr>
          <w:rFonts w:ascii="Aptos" w:eastAsia="Aptos" w:hAnsi="Aptos" w:cs="Aptos"/>
          <w:color w:val="000000" w:themeColor="text1"/>
        </w:rPr>
        <w:t>,</w:t>
      </w:r>
      <w:r w:rsidR="008546C4" w:rsidRPr="00AA16BB">
        <w:rPr>
          <w:rFonts w:ascii="Aptos" w:eastAsia="Aptos" w:hAnsi="Aptos" w:cs="Aptos"/>
          <w:color w:val="000000" w:themeColor="text1"/>
        </w:rPr>
        <w:t xml:space="preserve"> transforms the structure into dynamic animations for art and promotion. </w:t>
      </w:r>
    </w:p>
    <w:p w14:paraId="13C0A482" w14:textId="2ADD3A3A" w:rsidR="00475CAE" w:rsidRDefault="00B81EF3" w:rsidP="00525F75">
      <w:pPr>
        <w:keepNext/>
        <w:spacing w:line="278" w:lineRule="auto"/>
      </w:pPr>
      <w:r w:rsidRPr="00AA16BB">
        <w:rPr>
          <w:rFonts w:ascii="Aptos" w:eastAsia="Aptos" w:hAnsi="Aptos" w:cs="Aptos"/>
          <w:color w:val="000000" w:themeColor="text1"/>
        </w:rPr>
        <w:t>In London, the</w:t>
      </w:r>
      <w:r w:rsidR="00525F75" w:rsidRPr="00AA16BB">
        <w:rPr>
          <w:rFonts w:ascii="Aptos" w:eastAsia="Aptos" w:hAnsi="Aptos" w:cs="Aptos"/>
          <w:color w:val="000000" w:themeColor="text1"/>
        </w:rPr>
        <w:t xml:space="preserve"> </w:t>
      </w:r>
      <w:ins w:id="134" w:author="Woods, Andy" w:date="2026-03-18T08:21:00Z" w16du:dateUtc="2026-03-18T08:21:00Z">
        <w:r w:rsidRPr="6A31513F">
          <w:fldChar w:fldCharType="begin"/>
        </w:r>
        <w:r w:rsidRPr="6A31513F">
          <w:rPr>
            <w:rFonts w:ascii="Aptos" w:eastAsia="Aptos" w:hAnsi="Aptos" w:cs="Aptos"/>
            <w:color w:val="000000" w:themeColor="text1"/>
          </w:rPr>
          <w:instrText>HYPERLINK "https://www.outernet.com/"</w:instrText>
        </w:r>
        <w:r w:rsidRPr="6A31513F">
          <w:rPr>
            <w:rFonts w:ascii="Aptos" w:eastAsia="Aptos" w:hAnsi="Aptos" w:cs="Aptos"/>
            <w:color w:val="000000" w:themeColor="text1"/>
          </w:rPr>
          <w:fldChar w:fldCharType="separate"/>
        </w:r>
      </w:ins>
      <w:r w:rsidR="00525F75" w:rsidRPr="00650FCA">
        <w:rPr>
          <w:rStyle w:val="Hyperlink"/>
        </w:rPr>
        <w:t>Outernet</w:t>
      </w:r>
      <w:ins w:id="135" w:author="Woods, Andy" w:date="2026-03-18T08:21:00Z" w16du:dateUtc="2026-03-18T08:21:00Z">
        <w:r w:rsidRPr="6A31513F">
          <w:rPr>
            <w:rFonts w:ascii="Aptos" w:eastAsia="Aptos" w:hAnsi="Aptos" w:cs="Aptos"/>
            <w:color w:val="000000" w:themeColor="text1"/>
          </w:rPr>
          <w:fldChar w:fldCharType="end"/>
        </w:r>
      </w:ins>
      <w:r w:rsidRPr="00AA16BB">
        <w:rPr>
          <w:rFonts w:ascii="Aptos" w:eastAsia="Aptos" w:hAnsi="Aptos" w:cs="Aptos"/>
          <w:color w:val="000000" w:themeColor="text1"/>
        </w:rPr>
        <w:t xml:space="preserve"> is</w:t>
      </w:r>
      <w:r w:rsidR="00525F75" w:rsidRPr="00AA16BB">
        <w:t xml:space="preserve"> </w:t>
      </w:r>
      <w:r w:rsidR="00475CAE" w:rsidRPr="00AA16BB">
        <w:t>a free-to-enter, public walkthrough entertainment area based in the Now Building</w:t>
      </w:r>
      <w:del w:id="136" w:author="Woods, Andy" w:date="2026-03-18T08:22:00Z" w16du:dateUtc="2026-03-18T08:22:00Z">
        <w:r w:rsidR="00475CAE" w:rsidRPr="00AA16BB" w:rsidDel="00650FCA">
          <w:rPr>
            <w:rStyle w:val="FootnoteReference"/>
          </w:rPr>
          <w:footnoteReference w:id="4"/>
        </w:r>
      </w:del>
      <w:r w:rsidR="732081C3" w:rsidRPr="00AA16BB">
        <w:t>,</w:t>
      </w:r>
      <w:r w:rsidR="00475CAE" w:rsidRPr="00AA16BB">
        <w:t xml:space="preserve"> a four-storey-tall structure wrapped in wall to ceiling high-definition LED screens with spatial audio. Content includes digital art, live broadcasts and immersive branded experiences. Outernet sometimes</w:t>
      </w:r>
      <w:r w:rsidR="00475CAE" w:rsidRPr="00E43BEA">
        <w:t xml:space="preserve"> incorporates multisensory elements such as motion-responsive lighting installations, phone-triggered collective soundscapes and atomised scent</w:t>
      </w:r>
      <w:r w:rsidR="00475CAE">
        <w:t>.</w:t>
      </w:r>
    </w:p>
    <w:p w14:paraId="55A699AC" w14:textId="62FCA9BD" w:rsidR="00213566" w:rsidRPr="006D66B9" w:rsidRDefault="00213566" w:rsidP="006D66B9">
      <w:pPr>
        <w:keepNext/>
        <w:spacing w:line="278" w:lineRule="auto"/>
        <w:rPr>
          <w:rFonts w:ascii="Aptos" w:eastAsia="Aptos" w:hAnsi="Aptos" w:cs="Aptos"/>
          <w:color w:val="000000" w:themeColor="text1"/>
        </w:rPr>
      </w:pPr>
      <w:r w:rsidRPr="00213566">
        <w:rPr>
          <w:rFonts w:ascii="Aptos" w:eastAsia="Aptos" w:hAnsi="Aptos" w:cs="Aptos"/>
          <w:color w:val="000000" w:themeColor="text1"/>
        </w:rPr>
        <w:t>Together, these examples highlight how large-scale visual technologies are being paired with other senses to reshape expectations of immersion in both public and ticketed settings.</w:t>
      </w:r>
    </w:p>
    <w:p w14:paraId="1A968DE0" w14:textId="77777777" w:rsidR="00475CAE" w:rsidRDefault="00475CAE" w:rsidP="73805CC3">
      <w:pPr>
        <w:keepNext/>
        <w:spacing w:after="0"/>
        <w:jc w:val="center"/>
      </w:pPr>
      <w:r>
        <w:rPr>
          <w:noProof/>
        </w:rPr>
        <w:drawing>
          <wp:inline distT="0" distB="0" distL="0" distR="0" wp14:anchorId="0F0E2E5E" wp14:editId="77ADBCAC">
            <wp:extent cx="3140075" cy="2096135"/>
            <wp:effectExtent l="0" t="0" r="3175" b="0"/>
            <wp:docPr id="1834123079" name="Picture 2" descr="Photograph of Sphere, a large spherical entertainment venue illuminated at night with blue lighting and text reading &quot;sphere now open.&quot; The structure is surrounded by city buildings and streetlights, highlighting its prominence and recent ope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123079" name="Picture 2" descr="Photograph of Sphere, a large spherical entertainment venue illuminated at night with blue lighting and text reading &quot;sphere now open.&quot; The structure is surrounded by city buildings and streetlights, highlighting its prominence and recent opening."/>
                    <pic:cNvPicPr/>
                  </pic:nvPicPr>
                  <pic:blipFill>
                    <a:blip r:embed="rId27">
                      <a:extLst>
                        <a:ext uri="{28A0092B-C50C-407E-A947-70E740481C1C}">
                          <a14:useLocalDpi xmlns:a14="http://schemas.microsoft.com/office/drawing/2010/main" val="0"/>
                        </a:ext>
                      </a:extLst>
                    </a:blip>
                    <a:stretch>
                      <a:fillRect/>
                    </a:stretch>
                  </pic:blipFill>
                  <pic:spPr>
                    <a:xfrm>
                      <a:off x="0" y="0"/>
                      <a:ext cx="3140075" cy="2096135"/>
                    </a:xfrm>
                    <a:prstGeom prst="rect">
                      <a:avLst/>
                    </a:prstGeom>
                  </pic:spPr>
                </pic:pic>
              </a:graphicData>
            </a:graphic>
          </wp:inline>
        </w:drawing>
      </w:r>
    </w:p>
    <w:p w14:paraId="1CCD99BA" w14:textId="361B5FF0" w:rsidR="00475CAE" w:rsidRDefault="009103C6" w:rsidP="00475CAE">
      <w:pPr>
        <w:pStyle w:val="Caption"/>
      </w:pPr>
      <w:r>
        <w:t xml:space="preserve">The exterior of the </w:t>
      </w:r>
      <w:r w:rsidRPr="73805CC3">
        <w:rPr>
          <w:b/>
          <w:i/>
        </w:rPr>
        <w:t>Sphere</w:t>
      </w:r>
      <w:r w:rsidRPr="73805CC3">
        <w:rPr>
          <w:i/>
        </w:rPr>
        <w:t xml:space="preserve"> </w:t>
      </w:r>
      <w:r>
        <w:t>in Las Vegas</w:t>
      </w:r>
      <w:r w:rsidR="00475CAE">
        <w:t xml:space="preserve">. </w:t>
      </w:r>
      <w:r w:rsidR="56CDE90E" w:rsidRPr="73805CC3">
        <w:t xml:space="preserve">© </w:t>
      </w:r>
      <w:r w:rsidR="34885FBF" w:rsidRPr="73805CC3">
        <w:t>Y2kcrazyjoker4</w:t>
      </w:r>
      <w:r w:rsidR="56CDE90E" w:rsidRPr="73805CC3">
        <w:t>,</w:t>
      </w:r>
      <w:r w:rsidR="60DE28AA" w:rsidRPr="73805CC3">
        <w:t xml:space="preserve"> 2024.</w:t>
      </w:r>
    </w:p>
    <w:p w14:paraId="12DBAFA4" w14:textId="07F25C1D" w:rsidR="009F2B8D" w:rsidRDefault="007F5F89" w:rsidP="009F2B8D">
      <w:pPr>
        <w:pStyle w:val="Heading4"/>
        <w:ind w:left="720"/>
      </w:pPr>
      <w:bookmarkStart w:id="137" w:name="_Toc26931671"/>
      <w:r>
        <w:t>Case study: Abba Voyage</w:t>
      </w:r>
      <w:bookmarkEnd w:id="137"/>
    </w:p>
    <w:p w14:paraId="11935FDE" w14:textId="7D9578A7" w:rsidR="009F2B8D" w:rsidRDefault="009F2B8D" w:rsidP="00DC54B4">
      <w:r>
        <w:t xml:space="preserve">Opened in May 2022, </w:t>
      </w:r>
      <w:r w:rsidRPr="0691484D">
        <w:rPr>
          <w:b/>
          <w:bCs/>
          <w:i/>
          <w:iCs/>
        </w:rPr>
        <w:t>ABBA Voyage</w:t>
      </w:r>
      <w:r>
        <w:t xml:space="preserve"> is a landmark virtual concert residency staged in the purpose-built </w:t>
      </w:r>
      <w:r w:rsidRPr="0691484D">
        <w:rPr>
          <w:i/>
          <w:iCs/>
        </w:rPr>
        <w:t>ABBA Arena</w:t>
      </w:r>
      <w:r>
        <w:t xml:space="preserve"> (3,000 capacity) at </w:t>
      </w:r>
      <w:r w:rsidRPr="0691484D">
        <w:rPr>
          <w:i/>
          <w:iCs/>
        </w:rPr>
        <w:t>Queen Elizabeth Olympic Park</w:t>
      </w:r>
      <w:r>
        <w:t xml:space="preserve">, </w:t>
      </w:r>
      <w:r>
        <w:lastRenderedPageBreak/>
        <w:t xml:space="preserve">London. The show blends </w:t>
      </w:r>
      <w:commentRangeStart w:id="138"/>
      <w:r>
        <w:t>de-aged</w:t>
      </w:r>
      <w:commentRangeEnd w:id="138"/>
      <w:r>
        <w:rPr>
          <w:rStyle w:val="CommentReference"/>
          <w:sz w:val="24"/>
          <w:szCs w:val="24"/>
        </w:rPr>
        <w:commentReference w:id="138"/>
      </w:r>
      <w:r w:rsidR="00650FCA">
        <w:t xml:space="preserve"> (by 40+ years)</w:t>
      </w:r>
      <w:r>
        <w:t xml:space="preserve"> </w:t>
      </w:r>
      <w:r w:rsidR="004B5A83">
        <w:t>sometimes 1</w:t>
      </w:r>
      <w:r w:rsidR="00D159C1">
        <w:t>0-</w:t>
      </w:r>
      <w:r w:rsidR="0053595C">
        <w:t>metre</w:t>
      </w:r>
      <w:r w:rsidR="00D159C1">
        <w:t>-</w:t>
      </w:r>
      <w:r w:rsidR="0053595C">
        <w:t xml:space="preserve">tall </w:t>
      </w:r>
      <w:r>
        <w:t>digital avatars</w:t>
      </w:r>
      <w:r w:rsidR="00917FD0">
        <w:t xml:space="preserve"> (</w:t>
      </w:r>
      <w:r w:rsidRPr="0691484D">
        <w:rPr>
          <w:i/>
          <w:iCs/>
        </w:rPr>
        <w:t>ABBAtars</w:t>
      </w:r>
      <w:r w:rsidR="00917FD0">
        <w:t>)</w:t>
      </w:r>
      <w:r>
        <w:t xml:space="preserve"> of the band</w:t>
      </w:r>
      <w:r w:rsidR="00241786">
        <w:t xml:space="preserve"> </w:t>
      </w:r>
      <w:r>
        <w:t>with a 10-piece live band performing on stage</w:t>
      </w:r>
      <w:sdt>
        <w:sdtPr>
          <w:rPr>
            <w:rFonts w:ascii="Aptos" w:hAnsi="Aptos"/>
            <w:color w:val="000000"/>
            <w:vertAlign w:val="superscript"/>
          </w:rPr>
          <w:tag w:val="MENDELEY_CITATION_v3_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"/>
          <w:id w:val="1330101161"/>
          <w:placeholder>
            <w:docPart w:val="DefaultPlaceholder_-1854013440"/>
          </w:placeholder>
        </w:sdtPr>
        <w:sdtEndPr/>
        <w:sdtContent>
          <w:r w:rsidR="004D3373" w:rsidRPr="004D3373">
            <w:rPr>
              <w:rFonts w:ascii="Aptos" w:eastAsia="Aptos" w:hAnsi="Aptos" w:cs="Aptos"/>
              <w:color w:val="000000"/>
              <w:vertAlign w:val="superscript"/>
            </w:rPr>
            <w:t>81</w:t>
          </w:r>
        </w:sdtContent>
      </w:sdt>
      <w:r>
        <w:t xml:space="preserve">. </w:t>
      </w:r>
      <w:r w:rsidR="00241786">
        <w:t xml:space="preserve"> </w:t>
      </w:r>
      <w:r w:rsidR="00D82D26" w:rsidRPr="0691484D">
        <w:rPr>
          <w:i/>
          <w:iCs/>
        </w:rPr>
        <w:t xml:space="preserve">ABBAtars </w:t>
      </w:r>
      <w:r w:rsidR="00D82D26">
        <w:t xml:space="preserve">were </w:t>
      </w:r>
      <w:r w:rsidR="00241786">
        <w:t xml:space="preserve">created with performance capture and visual effects by </w:t>
      </w:r>
      <w:r w:rsidR="00241786" w:rsidRPr="0691484D">
        <w:rPr>
          <w:i/>
          <w:iCs/>
        </w:rPr>
        <w:t>Industrial Light</w:t>
      </w:r>
      <w:r w:rsidR="399C4B9D" w:rsidRPr="0691484D">
        <w:rPr>
          <w:i/>
          <w:iCs/>
        </w:rPr>
        <w:t xml:space="preserve"> &amp; Magic</w:t>
      </w:r>
      <w:r w:rsidR="00D82D26" w:rsidRPr="0691484D">
        <w:rPr>
          <w:i/>
          <w:iCs/>
        </w:rPr>
        <w:t>.</w:t>
      </w:r>
      <w:r w:rsidR="003C2EDA" w:rsidRPr="0691484D">
        <w:rPr>
          <w:i/>
          <w:iCs/>
        </w:rPr>
        <w:t xml:space="preserve"> </w:t>
      </w:r>
      <w:r>
        <w:t>Sound is delivered</w:t>
      </w:r>
      <w:r w:rsidR="4D418C00">
        <w:t xml:space="preserve"> </w:t>
      </w:r>
      <w:r w:rsidR="1AE4D3ED">
        <w:t>through</w:t>
      </w:r>
      <w:r>
        <w:t xml:space="preserve"> </w:t>
      </w:r>
      <w:r w:rsidR="00BC10DA">
        <w:t xml:space="preserve">an L-ISA system with </w:t>
      </w:r>
      <w:r w:rsidR="00917FD0">
        <w:t>291</w:t>
      </w:r>
      <w:r>
        <w:t xml:space="preserve"> surround speakers. </w:t>
      </w:r>
    </w:p>
    <w:p w14:paraId="1D598627" w14:textId="18590AD2" w:rsidR="009F52B2" w:rsidRDefault="009A27B7" w:rsidP="00DC54B4">
      <w:commentRangeStart w:id="139"/>
      <w:commentRangeStart w:id="140"/>
      <w:commentRangeStart w:id="141"/>
      <w:r>
        <w:t xml:space="preserve">The performance is hybrid, combining pre-recorded, rendered </w:t>
      </w:r>
      <w:r w:rsidRPr="0691484D">
        <w:rPr>
          <w:i/>
          <w:iCs/>
        </w:rPr>
        <w:t xml:space="preserve">ABBAtar </w:t>
      </w:r>
      <w:r>
        <w:t>performances alongside live musicians. There is a tight choreography between both sets of performers, generating a strong sense of liveness and presence</w:t>
      </w:r>
      <w:sdt>
        <w:sdtPr>
          <w:rPr>
            <w:rFonts w:ascii="Aptos" w:hAnsi="Aptos"/>
            <w:color w:val="000000"/>
            <w:vertAlign w:val="superscript"/>
          </w:rPr>
          <w:tag w:val="MENDELEY_CITATION_v3_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"/>
          <w:id w:val="826404050"/>
          <w:placeholder>
            <w:docPart w:val="DefaultPlaceholder_-1854013440"/>
          </w:placeholder>
        </w:sdtPr>
        <w:sdtEndPr/>
        <w:sdtContent>
          <w:r w:rsidR="004D3373" w:rsidRPr="004D3373">
            <w:rPr>
              <w:rFonts w:ascii="Aptos" w:eastAsia="Aptos" w:hAnsi="Aptos" w:cs="Aptos"/>
              <w:color w:val="000000"/>
              <w:vertAlign w:val="superscript"/>
            </w:rPr>
            <w:t>82</w:t>
          </w:r>
        </w:sdtContent>
      </w:sdt>
      <w:r>
        <w:t xml:space="preserve">. The </w:t>
      </w:r>
      <w:r w:rsidRPr="0691484D">
        <w:rPr>
          <w:i/>
          <w:iCs/>
        </w:rPr>
        <w:t xml:space="preserve">ABBAtars </w:t>
      </w:r>
      <w:r>
        <w:t xml:space="preserve">are displayed on a high-resolution LED screen and transparent staging elements, with carefully controlled lighting. </w:t>
      </w:r>
      <w:r w:rsidR="00C86ADE">
        <w:t>It has been argued that such performances can still be experienced as live, even when the performers are digital and pre-programmed</w:t>
      </w:r>
      <w:sdt>
        <w:sdtPr>
          <w:rPr>
            <w:rFonts w:ascii="Aptos" w:hAnsi="Aptos"/>
            <w:color w:val="000000"/>
            <w:vertAlign w:val="superscript"/>
          </w:rPr>
          <w:tag w:val="MENDELEY_CITATION_v3_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"/>
          <w:id w:val="-318730441"/>
          <w:placeholder>
            <w:docPart w:val="DefaultPlaceholder_-1854013440"/>
          </w:placeholder>
        </w:sdtPr>
        <w:sdtEndPr/>
        <w:sdtContent>
          <w:commentRangeEnd w:id="139"/>
          <w:r w:rsidRPr="004D3373">
            <w:rPr>
              <w:rStyle w:val="CommentReference"/>
              <w:rFonts w:ascii="Aptos" w:eastAsia="Aptos" w:hAnsi="Aptos" w:cs="Aptos"/>
              <w:color w:val="000000"/>
              <w:sz w:val="24"/>
              <w:szCs w:val="24"/>
              <w:vertAlign w:val="superscript"/>
            </w:rPr>
            <w:commentReference w:id="139"/>
          </w:r>
          <w:commentRangeEnd w:id="140"/>
          <w:r w:rsidRPr="004D3373">
            <w:rPr>
              <w:rStyle w:val="CommentReference"/>
              <w:rFonts w:ascii="Aptos" w:eastAsia="Aptos" w:hAnsi="Aptos" w:cs="Aptos"/>
              <w:color w:val="000000"/>
              <w:sz w:val="24"/>
              <w:szCs w:val="24"/>
              <w:vertAlign w:val="superscript"/>
            </w:rPr>
            <w:commentReference w:id="140"/>
          </w:r>
          <w:commentRangeEnd w:id="141"/>
          <w:r w:rsidRPr="004D3373">
            <w:rPr>
              <w:rStyle w:val="CommentReference"/>
              <w:rFonts w:ascii="Aptos" w:eastAsia="Aptos" w:hAnsi="Aptos" w:cs="Aptos"/>
              <w:color w:val="000000"/>
              <w:sz w:val="24"/>
              <w:szCs w:val="24"/>
              <w:vertAlign w:val="superscript"/>
            </w:rPr>
            <w:commentReference w:id="141"/>
          </w:r>
          <w:r w:rsidR="004D3373" w:rsidRPr="004D3373">
            <w:rPr>
              <w:rFonts w:ascii="Aptos" w:eastAsia="Aptos" w:hAnsi="Aptos" w:cs="Aptos"/>
              <w:color w:val="000000"/>
              <w:vertAlign w:val="superscript"/>
            </w:rPr>
            <w:t>83</w:t>
          </w:r>
        </w:sdtContent>
      </w:sdt>
      <w:r w:rsidR="00E8650F">
        <w:t xml:space="preserve">. </w:t>
      </w:r>
    </w:p>
    <w:p w14:paraId="4C839577" w14:textId="77777777" w:rsidR="009F52B2" w:rsidRDefault="00507727" w:rsidP="006D66B9">
      <w:pPr>
        <w:keepNext/>
      </w:pPr>
      <w:r>
        <w:rPr>
          <w:noProof/>
        </w:rPr>
        <w:drawing>
          <wp:inline distT="0" distB="0" distL="0" distR="0" wp14:anchorId="5B8FB4A5" wp14:editId="47F58DA8">
            <wp:extent cx="5731510" cy="4298950"/>
            <wp:effectExtent l="0" t="0" r="2540" b="6350"/>
            <wp:docPr id="1675286908" name="Picture 5" descr="A large outdoor billboard featuring a realistic 3D-style depiction of a yawning calico cat lying in a recessed shelf. The billboard uses shading and perspective to create depth, making the cat appear to extend out from the building facade, attracting attention in a busy urban ar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286908" name="Picture 5" descr="A large outdoor billboard featuring a realistic 3D-style depiction of a yawning calico cat lying in a recessed shelf. The billboard uses shading and perspective to create depth, making the cat appear to extend out from the building facade, attracting attention in a busy urban area."/>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2C5F0944" w14:textId="5BEFA813" w:rsidR="00507727" w:rsidRPr="007F5F89" w:rsidRDefault="35C8E2EA" w:rsidP="006D66B9">
      <w:pPr>
        <w:pStyle w:val="Caption"/>
      </w:pPr>
      <w:commentRangeStart w:id="142"/>
      <w:commentRangeStart w:id="143"/>
      <w:r w:rsidRPr="73805CC3">
        <w:t xml:space="preserve">3D digital </w:t>
      </w:r>
      <w:commentRangeEnd w:id="142"/>
      <w:r w:rsidR="45EA858F" w:rsidRPr="73805CC3">
        <w:rPr>
          <w:rStyle w:val="CommentReference"/>
          <w:sz w:val="20"/>
          <w:szCs w:val="20"/>
        </w:rPr>
        <w:commentReference w:id="142"/>
      </w:r>
      <w:commentRangeEnd w:id="143"/>
      <w:r w:rsidRPr="73805CC3">
        <w:rPr>
          <w:rStyle w:val="CommentReference"/>
          <w:sz w:val="20"/>
          <w:szCs w:val="20"/>
        </w:rPr>
        <w:commentReference w:id="143"/>
      </w:r>
      <w:r w:rsidRPr="73805CC3">
        <w:t>signage</w:t>
      </w:r>
      <w:r w:rsidR="2039635E" w:rsidRPr="73805CC3">
        <w:t xml:space="preserve"> at </w:t>
      </w:r>
      <w:r w:rsidR="2039635E" w:rsidRPr="73805CC3">
        <w:rPr>
          <w:i/>
          <w:iCs/>
        </w:rPr>
        <w:t xml:space="preserve">Shinjuku </w:t>
      </w:r>
      <w:r w:rsidR="140A5A8D" w:rsidRPr="73805CC3">
        <w:rPr>
          <w:i/>
          <w:iCs/>
        </w:rPr>
        <w:t>train stat</w:t>
      </w:r>
      <w:r w:rsidR="2039635E" w:rsidRPr="73805CC3">
        <w:rPr>
          <w:i/>
          <w:iCs/>
        </w:rPr>
        <w:t>ion</w:t>
      </w:r>
      <w:r w:rsidR="2039635E" w:rsidRPr="73805CC3">
        <w:t xml:space="preserve">. </w:t>
      </w:r>
      <w:r w:rsidR="44E18EAE">
        <w:t>©</w:t>
      </w:r>
      <w:r w:rsidR="0081758D">
        <w:t xml:space="preserve"> </w:t>
      </w:r>
      <w:hyperlink r:id="rId29">
        <w:r w:rsidR="0081758D" w:rsidRPr="47AAA167">
          <w:rPr>
            <w:rStyle w:val="Hyperlink"/>
          </w:rPr>
          <w:t>Suicasmo</w:t>
        </w:r>
      </w:hyperlink>
      <w:r w:rsidR="44E18EAE">
        <w:t xml:space="preserve">, </w:t>
      </w:r>
      <w:r w:rsidR="0081758D">
        <w:t>2021</w:t>
      </w:r>
      <w:r w:rsidR="020E050B">
        <w:t xml:space="preserve">, </w:t>
      </w:r>
      <w:r w:rsidR="006E64D7">
        <w:t>CC BY-SA 4.0</w:t>
      </w:r>
      <w:r w:rsidR="0081758D">
        <w:t>.</w:t>
      </w:r>
    </w:p>
    <w:p w14:paraId="57CB86A8" w14:textId="2FB652FB" w:rsidR="58B02466" w:rsidRDefault="00A93347" w:rsidP="6A31513F">
      <w:pPr>
        <w:pStyle w:val="Heading4"/>
      </w:pPr>
      <w:r>
        <w:tab/>
      </w:r>
      <w:commentRangeStart w:id="146"/>
      <w:commentRangeStart w:id="147"/>
      <w:commentRangeStart w:id="148"/>
      <w:commentRangeStart w:id="149"/>
      <w:commentRangeStart w:id="150"/>
      <w:commentRangeStart w:id="151"/>
      <w:commentRangeStart w:id="152"/>
      <w:r w:rsidR="659EF730">
        <w:t xml:space="preserve">Case study: </w:t>
      </w:r>
      <w:r w:rsidR="00E16057">
        <w:t>3</w:t>
      </w:r>
      <w:r w:rsidR="00B95815">
        <w:t>D</w:t>
      </w:r>
      <w:r w:rsidR="00E16057">
        <w:t xml:space="preserve"> digital signage, </w:t>
      </w:r>
      <w:r w:rsidR="755710AE">
        <w:t>Shinjuku train station (Tokyo, Japan)</w:t>
      </w:r>
      <w:commentRangeEnd w:id="148"/>
      <w:r w:rsidR="659EF730">
        <w:rPr>
          <w:rStyle w:val="CommentReference"/>
          <w:sz w:val="24"/>
          <w:szCs w:val="24"/>
        </w:rPr>
        <w:commentReference w:id="148"/>
      </w:r>
      <w:commentRangeEnd w:id="149"/>
      <w:r>
        <w:rPr>
          <w:rStyle w:val="CommentReference"/>
          <w:sz w:val="24"/>
          <w:szCs w:val="24"/>
        </w:rPr>
        <w:commentReference w:id="149"/>
      </w:r>
      <w:commentRangeEnd w:id="150"/>
      <w:r>
        <w:rPr>
          <w:rStyle w:val="CommentReference"/>
          <w:sz w:val="24"/>
          <w:szCs w:val="24"/>
        </w:rPr>
        <w:commentReference w:id="150"/>
      </w:r>
      <w:commentRangeEnd w:id="151"/>
      <w:r>
        <w:rPr>
          <w:rStyle w:val="CommentReference"/>
          <w:sz w:val="24"/>
          <w:szCs w:val="24"/>
        </w:rPr>
        <w:commentReference w:id="151"/>
      </w:r>
      <w:commentRangeEnd w:id="152"/>
      <w:r>
        <w:rPr>
          <w:rStyle w:val="CommentReference"/>
          <w:sz w:val="24"/>
          <w:szCs w:val="24"/>
        </w:rPr>
        <w:commentReference w:id="152"/>
      </w:r>
    </w:p>
    <w:p w14:paraId="2BC2B759" w14:textId="410951A8" w:rsidR="58B02466" w:rsidRDefault="3A009A63" w:rsidP="00DC54B4">
      <w:r>
        <w:t xml:space="preserve">Since 2021, a giant </w:t>
      </w:r>
      <w:r w:rsidR="3768C2F8">
        <w:t>hyper-</w:t>
      </w:r>
      <w:r w:rsidR="79D5F367">
        <w:t>realistic</w:t>
      </w:r>
      <w:r>
        <w:t xml:space="preserve"> </w:t>
      </w:r>
      <w:r w:rsidR="79D5F367">
        <w:t xml:space="preserve">3D </w:t>
      </w:r>
      <w:r>
        <w:t xml:space="preserve">cat </w:t>
      </w:r>
      <w:r w:rsidR="5EEBC809">
        <w:t>has been</w:t>
      </w:r>
      <w:r>
        <w:t xml:space="preserve"> </w:t>
      </w:r>
      <w:r w:rsidR="4371560E">
        <w:t>capt</w:t>
      </w:r>
      <w:r w:rsidR="2A41633E">
        <w:t xml:space="preserve">ivating passersby </w:t>
      </w:r>
      <w:r w:rsidR="4371560E">
        <w:t xml:space="preserve">above the </w:t>
      </w:r>
      <w:r w:rsidR="4371560E" w:rsidRPr="0691484D">
        <w:rPr>
          <w:i/>
          <w:iCs/>
        </w:rPr>
        <w:t>Shinjuku train station</w:t>
      </w:r>
      <w:r w:rsidR="4371560E">
        <w:t xml:space="preserve"> in Tokyo</w:t>
      </w:r>
      <w:r w:rsidR="6CA9ACD6">
        <w:t>,</w:t>
      </w:r>
      <w:r w:rsidR="684080B1">
        <w:t xml:space="preserve"> not only </w:t>
      </w:r>
      <w:r w:rsidR="13DD5D90">
        <w:t>because of</w:t>
      </w:r>
      <w:r w:rsidR="684080B1">
        <w:t xml:space="preserve"> its cuteness but also </w:t>
      </w:r>
      <w:r w:rsidR="381E805D">
        <w:t>thanks to</w:t>
      </w:r>
      <w:r w:rsidR="684080B1">
        <w:t xml:space="preserve"> the </w:t>
      </w:r>
      <w:r w:rsidR="5CFDAB5D">
        <w:t xml:space="preserve">anamorphic </w:t>
      </w:r>
      <w:r w:rsidR="684080B1">
        <w:t xml:space="preserve">visual illusion </w:t>
      </w:r>
      <w:r w:rsidR="4CABE340">
        <w:t xml:space="preserve">of depth. The </w:t>
      </w:r>
      <w:r w:rsidR="3EA0A81C">
        <w:t xml:space="preserve">calico </w:t>
      </w:r>
      <w:r w:rsidR="4CABE340">
        <w:t xml:space="preserve">cat naps, stretches and plays in </w:t>
      </w:r>
      <w:r w:rsidR="7A42BF92">
        <w:t>a</w:t>
      </w:r>
      <w:r w:rsidR="6085E860">
        <w:t xml:space="preserve"> way </w:t>
      </w:r>
      <w:r w:rsidR="4CABE340">
        <w:t>which</w:t>
      </w:r>
      <w:r w:rsidR="74ADFC4A">
        <w:t xml:space="preserve">, thanks to </w:t>
      </w:r>
      <w:r w:rsidR="529C280B">
        <w:t>the</w:t>
      </w:r>
      <w:r w:rsidR="74ADFC4A">
        <w:t xml:space="preserve"> </w:t>
      </w:r>
      <w:r w:rsidR="4CABE340">
        <w:t xml:space="preserve">curved 4K </w:t>
      </w:r>
      <w:r w:rsidR="38F1CC95">
        <w:t xml:space="preserve">LED </w:t>
      </w:r>
      <w:r w:rsidR="4CABE340">
        <w:t>screen</w:t>
      </w:r>
      <w:r w:rsidR="34FEDF5E">
        <w:t>,</w:t>
      </w:r>
      <w:r w:rsidR="34D86FCC">
        <w:t xml:space="preserve"> </w:t>
      </w:r>
      <w:r w:rsidR="5B12A870">
        <w:t xml:space="preserve">makes </w:t>
      </w:r>
      <w:r w:rsidR="0D66BC80">
        <w:t xml:space="preserve">it </w:t>
      </w:r>
      <w:r w:rsidR="1A75FEB4">
        <w:t xml:space="preserve">appear to be stepping </w:t>
      </w:r>
      <w:r w:rsidR="16C5434D">
        <w:t>out of</w:t>
      </w:r>
      <w:r w:rsidR="4A3620F2">
        <w:t xml:space="preserve"> </w:t>
      </w:r>
      <w:r w:rsidR="4CABE340">
        <w:t xml:space="preserve">its </w:t>
      </w:r>
      <w:r w:rsidR="16B45525">
        <w:t>digital home</w:t>
      </w:r>
      <w:sdt>
        <w:sdtPr>
          <w:rPr>
            <w:rFonts w:ascii="Aptos" w:hAnsi="Aptos"/>
            <w:color w:val="000000"/>
            <w:vertAlign w:val="superscript"/>
          </w:rPr>
          <w:tag w:val="MENDELEY_CITATION_v3_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"/>
          <w:id w:val="1804728050"/>
          <w:placeholder>
            <w:docPart w:val="DefaultPlaceholder_-1854013440"/>
          </w:placeholder>
        </w:sdtPr>
        <w:sdtEndPr/>
        <w:sdtContent>
          <w:r w:rsidR="004D3373" w:rsidRPr="004D3373">
            <w:rPr>
              <w:rFonts w:ascii="Aptos" w:eastAsia="Aptos" w:hAnsi="Aptos" w:cs="Aptos"/>
              <w:color w:val="000000"/>
              <w:vertAlign w:val="superscript"/>
            </w:rPr>
            <w:t>84</w:t>
          </w:r>
          <w:commentRangeStart w:id="153"/>
        </w:sdtContent>
      </w:sdt>
      <w:r w:rsidR="0FF16290" w:rsidRPr="00D8019B">
        <w:rPr>
          <w:rFonts w:ascii="Aptos" w:hAnsi="Aptos"/>
          <w:color w:val="000000"/>
        </w:rPr>
        <w:t>.</w:t>
      </w:r>
      <w:del w:id="154" w:author="Woods, Andy" w:date="2026-03-18T09:33:00Z" w16du:dateUtc="2026-03-18T09:33:00Z">
        <w:r w:rsidRPr="58B02466" w:rsidDel="00E321DA">
          <w:rPr>
            <w:rStyle w:val="FootnoteReference"/>
          </w:rPr>
          <w:footnoteReference w:id="5"/>
        </w:r>
        <w:commentRangeEnd w:id="146"/>
        <w:r w:rsidDel="00E321DA">
          <w:rPr>
            <w:rStyle w:val="CommentReference"/>
            <w:sz w:val="24"/>
            <w:szCs w:val="24"/>
          </w:rPr>
          <w:commentReference w:id="146"/>
        </w:r>
        <w:commentRangeEnd w:id="147"/>
        <w:r>
          <w:rPr>
            <w:rStyle w:val="CommentReference"/>
            <w:sz w:val="24"/>
            <w:szCs w:val="24"/>
          </w:rPr>
          <w:commentReference w:id="147"/>
        </w:r>
      </w:del>
      <w:commentRangeEnd w:id="153"/>
      <w:r>
        <w:rPr>
          <w:rStyle w:val="CommentReference"/>
          <w:sz w:val="24"/>
          <w:szCs w:val="24"/>
        </w:rPr>
        <w:commentReference w:id="153"/>
      </w:r>
    </w:p>
    <w:p w14:paraId="35765548" w14:textId="42A6A387" w:rsidR="00C15BD4" w:rsidRPr="00D0338D" w:rsidRDefault="2568E0BE" w:rsidP="006D66B9">
      <w:pPr>
        <w:pStyle w:val="Heading2"/>
      </w:pPr>
      <w:bookmarkStart w:id="155" w:name="_Toc192351278"/>
      <w:r w:rsidRPr="00261DF8">
        <w:lastRenderedPageBreak/>
        <w:t>Pract</w:t>
      </w:r>
      <w:r w:rsidR="2DC35C52" w:rsidRPr="00261DF8">
        <w:t>ical insights</w:t>
      </w:r>
      <w:bookmarkEnd w:id="155"/>
      <w:commentRangeStart w:id="156"/>
      <w:commentRangeStart w:id="157"/>
      <w:commentRangeStart w:id="158"/>
      <w:commentRangeEnd w:id="158"/>
      <w:r w:rsidR="3C9D618B" w:rsidRPr="00D0338D">
        <w:rPr>
          <w:rStyle w:val="CommentReference"/>
          <w:sz w:val="32"/>
          <w:szCs w:val="32"/>
        </w:rPr>
        <w:commentReference w:id="158"/>
      </w:r>
      <w:commentRangeEnd w:id="156"/>
      <w:r w:rsidR="003142DA" w:rsidRPr="00D0338D">
        <w:rPr>
          <w:rStyle w:val="CommentReference"/>
          <w:sz w:val="32"/>
          <w:szCs w:val="32"/>
        </w:rPr>
        <w:commentReference w:id="156"/>
      </w:r>
      <w:commentRangeEnd w:id="157"/>
      <w:r w:rsidRPr="00D0338D">
        <w:rPr>
          <w:rStyle w:val="CommentReference"/>
          <w:sz w:val="32"/>
          <w:szCs w:val="32"/>
        </w:rPr>
        <w:commentReference w:id="157"/>
      </w:r>
    </w:p>
    <w:p w14:paraId="3487F136" w14:textId="5591C870" w:rsidR="00967F98" w:rsidRPr="00D0338D" w:rsidRDefault="3C972412" w:rsidP="1898712A">
      <w:pPr>
        <w:pStyle w:val="Heading3"/>
      </w:pPr>
      <w:bookmarkStart w:id="159" w:name="_Toc1514834618"/>
      <w:r>
        <w:t>Flicker</w:t>
      </w:r>
      <w:bookmarkEnd w:id="159"/>
    </w:p>
    <w:p w14:paraId="5344FA1B" w14:textId="3499500B" w:rsidR="00967F98" w:rsidRPr="00D0338D" w:rsidRDefault="1A254028" w:rsidP="1898712A">
      <w:pPr>
        <w:spacing w:line="259" w:lineRule="auto"/>
        <w:rPr>
          <w:rFonts w:ascii="Aptos" w:eastAsia="Aptos" w:hAnsi="Aptos" w:cs="Aptos"/>
          <w:color w:val="000000" w:themeColor="text1"/>
        </w:rPr>
      </w:pPr>
      <w:r w:rsidRPr="0691484D">
        <w:rPr>
          <w:rFonts w:ascii="Aptos" w:eastAsia="Aptos" w:hAnsi="Aptos" w:cs="Aptos"/>
        </w:rPr>
        <w:t xml:space="preserve">Perceived </w:t>
      </w:r>
      <w:r w:rsidR="5DDFF7EF" w:rsidRPr="0691484D">
        <w:rPr>
          <w:rFonts w:ascii="Aptos" w:eastAsia="Aptos" w:hAnsi="Aptos" w:cs="Aptos"/>
          <w:i/>
          <w:iCs/>
        </w:rPr>
        <w:t>f</w:t>
      </w:r>
      <w:r w:rsidR="06A4F47B" w:rsidRPr="0691484D">
        <w:rPr>
          <w:rFonts w:ascii="Aptos" w:eastAsia="Aptos" w:hAnsi="Aptos" w:cs="Aptos"/>
          <w:i/>
          <w:iCs/>
        </w:rPr>
        <w:t>licker</w:t>
      </w:r>
      <w:r w:rsidR="420C200D" w:rsidRPr="0691484D">
        <w:rPr>
          <w:rFonts w:ascii="Aptos" w:eastAsia="Aptos" w:hAnsi="Aptos" w:cs="Aptos"/>
        </w:rPr>
        <w:t xml:space="preserve"> </w:t>
      </w:r>
      <w:r w:rsidR="3028C158" w:rsidRPr="0691484D">
        <w:rPr>
          <w:rFonts w:ascii="Aptos" w:eastAsia="Aptos" w:hAnsi="Aptos" w:cs="Aptos"/>
        </w:rPr>
        <w:t>in</w:t>
      </w:r>
      <w:r w:rsidR="5A77B727" w:rsidRPr="0691484D">
        <w:rPr>
          <w:rFonts w:ascii="Aptos" w:eastAsia="Aptos" w:hAnsi="Aptos" w:cs="Aptos"/>
        </w:rPr>
        <w:t xml:space="preserve"> visual </w:t>
      </w:r>
      <w:r w:rsidR="5E897A5B" w:rsidRPr="0691484D">
        <w:rPr>
          <w:rFonts w:ascii="Aptos" w:eastAsia="Aptos" w:hAnsi="Aptos" w:cs="Aptos"/>
        </w:rPr>
        <w:t xml:space="preserve">displays </w:t>
      </w:r>
      <w:r w:rsidR="5A77B727" w:rsidRPr="0691484D">
        <w:rPr>
          <w:rFonts w:ascii="Aptos" w:eastAsia="Aptos" w:hAnsi="Aptos" w:cs="Aptos"/>
        </w:rPr>
        <w:t>can be uncomfortable for viewers</w:t>
      </w:r>
      <w:r w:rsidR="6CF8DE0F" w:rsidRPr="0691484D">
        <w:rPr>
          <w:rFonts w:ascii="Aptos" w:eastAsia="Aptos" w:hAnsi="Aptos" w:cs="Aptos"/>
        </w:rPr>
        <w:t>. It</w:t>
      </w:r>
      <w:r w:rsidR="4D483AAB" w:rsidRPr="0691484D">
        <w:rPr>
          <w:rFonts w:ascii="Aptos" w:eastAsia="Aptos" w:hAnsi="Aptos" w:cs="Aptos"/>
        </w:rPr>
        <w:t xml:space="preserve"> can </w:t>
      </w:r>
      <w:r w:rsidR="026CFCD5" w:rsidRPr="0691484D">
        <w:rPr>
          <w:rFonts w:ascii="Aptos" w:eastAsia="Aptos" w:hAnsi="Aptos" w:cs="Aptos"/>
        </w:rPr>
        <w:t xml:space="preserve">also </w:t>
      </w:r>
      <w:r w:rsidR="4D483AAB" w:rsidRPr="0691484D">
        <w:rPr>
          <w:rFonts w:ascii="Aptos" w:eastAsia="Aptos" w:hAnsi="Aptos" w:cs="Aptos"/>
        </w:rPr>
        <w:t>reduce</w:t>
      </w:r>
      <w:r w:rsidR="5A77B727" w:rsidRPr="0691484D">
        <w:rPr>
          <w:rFonts w:ascii="Aptos" w:eastAsia="Aptos" w:hAnsi="Aptos" w:cs="Aptos"/>
        </w:rPr>
        <w:t xml:space="preserve"> </w:t>
      </w:r>
      <w:r w:rsidR="53CB89DE" w:rsidRPr="0691484D">
        <w:rPr>
          <w:rFonts w:ascii="Aptos" w:eastAsia="Aptos" w:hAnsi="Aptos" w:cs="Aptos"/>
        </w:rPr>
        <w:t xml:space="preserve">the sense of </w:t>
      </w:r>
      <w:r w:rsidR="5A77B727" w:rsidRPr="0691484D">
        <w:rPr>
          <w:rFonts w:ascii="Aptos" w:eastAsia="Aptos" w:hAnsi="Aptos" w:cs="Aptos"/>
        </w:rPr>
        <w:t>realism and</w:t>
      </w:r>
      <w:r w:rsidR="543CECD3" w:rsidRPr="0691484D">
        <w:rPr>
          <w:rFonts w:ascii="Aptos" w:eastAsia="Aptos" w:hAnsi="Aptos" w:cs="Aptos"/>
        </w:rPr>
        <w:t>,</w:t>
      </w:r>
      <w:r w:rsidR="5A77B727" w:rsidRPr="0691484D">
        <w:rPr>
          <w:rFonts w:ascii="Aptos" w:eastAsia="Aptos" w:hAnsi="Aptos" w:cs="Aptos"/>
        </w:rPr>
        <w:t xml:space="preserve"> therefore</w:t>
      </w:r>
      <w:r w:rsidR="2E3AB995" w:rsidRPr="0691484D">
        <w:rPr>
          <w:rFonts w:ascii="Aptos" w:eastAsia="Aptos" w:hAnsi="Aptos" w:cs="Aptos"/>
        </w:rPr>
        <w:t>,</w:t>
      </w:r>
      <w:r w:rsidR="5A77B727" w:rsidRPr="0691484D">
        <w:rPr>
          <w:rFonts w:ascii="Aptos" w:eastAsia="Aptos" w:hAnsi="Aptos" w:cs="Aptos"/>
        </w:rPr>
        <w:t xml:space="preserve"> immersion in virtual environments.</w:t>
      </w:r>
      <w:r w:rsidR="5A77B727">
        <w:t xml:space="preserve"> </w:t>
      </w:r>
      <w:r w:rsidR="5B0CC5F1">
        <w:t xml:space="preserve">People can </w:t>
      </w:r>
      <w:r w:rsidR="166E919D">
        <w:t>typically</w:t>
      </w:r>
      <w:r w:rsidR="06D4EA68">
        <w:t xml:space="preserve"> </w:t>
      </w:r>
      <w:r w:rsidR="5B0CC5F1">
        <w:t>detect</w:t>
      </w:r>
      <w:r w:rsidR="55C2DFDD">
        <w:t xml:space="preserve"> flick</w:t>
      </w:r>
      <w:r w:rsidR="70CF8AC6">
        <w:t>er</w:t>
      </w:r>
      <w:r w:rsidR="5B0CC5F1">
        <w:t xml:space="preserve"> </w:t>
      </w:r>
      <w:r w:rsidR="1E3CDA33">
        <w:t xml:space="preserve">at frequencies </w:t>
      </w:r>
      <w:r w:rsidR="5B0CC5F1">
        <w:t xml:space="preserve">up to </w:t>
      </w:r>
      <w:r w:rsidR="687E6989">
        <w:t xml:space="preserve">around </w:t>
      </w:r>
      <w:r w:rsidR="5B0CC5F1">
        <w:t>60</w:t>
      </w:r>
      <w:r w:rsidR="4092FBC2">
        <w:t>-77</w:t>
      </w:r>
      <w:r w:rsidR="5B0CC5F1">
        <w:t xml:space="preserve"> Hz</w:t>
      </w:r>
      <w:sdt>
        <w:sdtPr>
          <w:rPr>
            <w:rFonts w:ascii="Aptos" w:hAnsi="Aptos"/>
            <w:color w:val="000000"/>
            <w:vertAlign w:val="superscript"/>
          </w:rPr>
          <w:tag w:val="MENDELEY_CITATION_v3_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"/>
          <w:id w:val="-981839228"/>
          <w:placeholder>
            <w:docPart w:val="DefaultPlaceholder_-1854013440"/>
          </w:placeholder>
        </w:sdtPr>
        <w:sdtEndPr/>
        <w:sdtContent>
          <w:r w:rsidR="004D3373" w:rsidRPr="004D3373">
            <w:rPr>
              <w:rFonts w:ascii="Aptos" w:eastAsia="Aptos" w:hAnsi="Aptos" w:cs="Aptos"/>
              <w:color w:val="000000"/>
              <w:vertAlign w:val="superscript"/>
            </w:rPr>
            <w:t>85</w:t>
          </w:r>
        </w:sdtContent>
      </w:sdt>
      <w:r w:rsidR="205A8D4F">
        <w:t>.</w:t>
      </w:r>
    </w:p>
    <w:p w14:paraId="5DADAF84" w14:textId="3CA40358" w:rsidR="002D0B05" w:rsidRDefault="5B0CC5F1" w:rsidP="1898712A">
      <w:pPr>
        <w:pStyle w:val="Heading3"/>
      </w:pPr>
      <w:bookmarkStart w:id="160" w:name="_Toc697889494"/>
      <w:r>
        <w:t xml:space="preserve">Light and </w:t>
      </w:r>
      <w:r w:rsidR="6A180EB9">
        <w:t>d</w:t>
      </w:r>
      <w:r>
        <w:t>ark adaptation</w:t>
      </w:r>
      <w:bookmarkEnd w:id="160"/>
    </w:p>
    <w:p w14:paraId="45D01838" w14:textId="1D08525A" w:rsidR="00967F98" w:rsidRDefault="5CB0B09F" w:rsidP="1898712A">
      <w:r w:rsidRPr="6A31513F">
        <w:rPr>
          <w:rFonts w:ascii="Aptos" w:eastAsia="Aptos" w:hAnsi="Aptos" w:cs="Aptos"/>
        </w:rPr>
        <w:t>Our eyes adapt to the dark over time, with most adjustment happening in the first 5</w:t>
      </w:r>
      <w:r w:rsidR="343A31C5" w:rsidRPr="6A31513F">
        <w:rPr>
          <w:rFonts w:ascii="Aptos" w:eastAsia="Aptos" w:hAnsi="Aptos" w:cs="Aptos"/>
        </w:rPr>
        <w:t xml:space="preserve"> </w:t>
      </w:r>
      <w:r w:rsidR="343A31C5" w:rsidRPr="5C13A47C">
        <w:rPr>
          <w:rFonts w:ascii="Aptos" w:eastAsia="Aptos" w:hAnsi="Aptos" w:cs="Aptos"/>
        </w:rPr>
        <w:t>to</w:t>
      </w:r>
      <w:r w:rsidR="5FAA545B" w:rsidRPr="5C13A47C">
        <w:rPr>
          <w:rFonts w:ascii="Aptos" w:eastAsia="Aptos" w:hAnsi="Aptos" w:cs="Aptos"/>
        </w:rPr>
        <w:t xml:space="preserve"> </w:t>
      </w:r>
      <w:r w:rsidRPr="5C13A47C">
        <w:rPr>
          <w:rFonts w:ascii="Aptos" w:eastAsia="Aptos" w:hAnsi="Aptos" w:cs="Aptos"/>
        </w:rPr>
        <w:t>10</w:t>
      </w:r>
      <w:r w:rsidRPr="6A31513F">
        <w:rPr>
          <w:rFonts w:ascii="Aptos" w:eastAsia="Aptos" w:hAnsi="Aptos" w:cs="Aptos"/>
        </w:rPr>
        <w:t xml:space="preserve"> minutes, </w:t>
      </w:r>
      <w:r w:rsidR="521189D6" w:rsidRPr="6A31513F">
        <w:rPr>
          <w:rFonts w:ascii="Aptos" w:eastAsia="Aptos" w:hAnsi="Aptos" w:cs="Aptos"/>
        </w:rPr>
        <w:t xml:space="preserve">and </w:t>
      </w:r>
      <w:r w:rsidRPr="6A31513F">
        <w:rPr>
          <w:rFonts w:ascii="Aptos" w:eastAsia="Aptos" w:hAnsi="Aptos" w:cs="Aptos"/>
        </w:rPr>
        <w:t xml:space="preserve">full adaptation </w:t>
      </w:r>
      <w:r w:rsidR="282E5B96" w:rsidRPr="5C13A47C">
        <w:rPr>
          <w:rFonts w:ascii="Aptos" w:eastAsia="Aptos" w:hAnsi="Aptos" w:cs="Aptos"/>
        </w:rPr>
        <w:t>tak</w:t>
      </w:r>
      <w:r w:rsidR="605D4F9D" w:rsidRPr="5C13A47C">
        <w:rPr>
          <w:rFonts w:ascii="Aptos" w:eastAsia="Aptos" w:hAnsi="Aptos" w:cs="Aptos"/>
        </w:rPr>
        <w:t>ing</w:t>
      </w:r>
      <w:r w:rsidRPr="6A31513F">
        <w:rPr>
          <w:rFonts w:ascii="Aptos" w:eastAsia="Aptos" w:hAnsi="Aptos" w:cs="Aptos"/>
        </w:rPr>
        <w:t xml:space="preserve"> up to 30 minutes. As our eyes adapt, we see less colo</w:t>
      </w:r>
      <w:r w:rsidR="2D56440E" w:rsidRPr="6A31513F">
        <w:rPr>
          <w:rFonts w:ascii="Aptos" w:eastAsia="Aptos" w:hAnsi="Aptos" w:cs="Aptos"/>
        </w:rPr>
        <w:t>u</w:t>
      </w:r>
      <w:r w:rsidRPr="6A31513F">
        <w:rPr>
          <w:rFonts w:ascii="Aptos" w:eastAsia="Aptos" w:hAnsi="Aptos" w:cs="Aptos"/>
        </w:rPr>
        <w:t xml:space="preserve">r and rely more on differences in brightness and contrast. </w:t>
      </w:r>
      <w:r w:rsidR="08366EA9" w:rsidRPr="6A31513F">
        <w:rPr>
          <w:rFonts w:ascii="Aptos" w:eastAsia="Aptos" w:hAnsi="Aptos" w:cs="Aptos"/>
        </w:rPr>
        <w:t>Slightly higher light levels or careful lighting can preserve some colour without sacrificing the immersive feel of darkness.</w:t>
      </w:r>
    </w:p>
    <w:p w14:paraId="32DC4BF3" w14:textId="0F090B18" w:rsidR="5687C833" w:rsidRDefault="5687C833" w:rsidP="71CB20EA">
      <w:pPr>
        <w:pStyle w:val="Heading3"/>
      </w:pPr>
      <w:bookmarkStart w:id="161" w:name="_Toc309562817"/>
      <w:r>
        <w:t>Visual illusions</w:t>
      </w:r>
      <w:bookmarkEnd w:id="161"/>
    </w:p>
    <w:p w14:paraId="16406C2F" w14:textId="0A8261A8" w:rsidR="0066671A" w:rsidRDefault="00FF3D41" w:rsidP="71CB20EA">
      <w:pPr>
        <w:spacing w:after="0"/>
        <w:rPr>
          <w:rFonts w:ascii="Aptos" w:eastAsia="Aptos" w:hAnsi="Aptos" w:cs="Aptos"/>
        </w:rPr>
      </w:pPr>
      <w:r w:rsidRPr="6A31513F">
        <w:rPr>
          <w:rFonts w:ascii="Aptos" w:eastAsia="Aptos" w:hAnsi="Aptos" w:cs="Aptos"/>
        </w:rPr>
        <w:t>O</w:t>
      </w:r>
      <w:r w:rsidR="5687C833" w:rsidRPr="6A31513F">
        <w:rPr>
          <w:rFonts w:ascii="Aptos" w:eastAsia="Aptos" w:hAnsi="Aptos" w:cs="Aptos"/>
        </w:rPr>
        <w:t>ur visual system can be tricked by a range of illusions, some of which offer interesting creative opportunities</w:t>
      </w:r>
      <w:r w:rsidR="0095024E" w:rsidRPr="6A31513F">
        <w:rPr>
          <w:rFonts w:ascii="Aptos" w:eastAsia="Aptos" w:hAnsi="Aptos" w:cs="Aptos"/>
        </w:rPr>
        <w:t>.</w:t>
      </w:r>
    </w:p>
    <w:p w14:paraId="611A06A8" w14:textId="77777777" w:rsidR="00E21A5D" w:rsidRDefault="00E21A5D" w:rsidP="71CB20EA">
      <w:pPr>
        <w:spacing w:after="0"/>
        <w:rPr>
          <w:rFonts w:ascii="Aptos" w:eastAsia="Aptos" w:hAnsi="Aptos" w:cs="Aptos"/>
        </w:rPr>
      </w:pPr>
    </w:p>
    <w:p w14:paraId="695F74DE" w14:textId="482B590D" w:rsidR="0066671A" w:rsidRDefault="00630E8C" w:rsidP="00F6457C">
      <w:pPr>
        <w:pStyle w:val="ListParagraph"/>
        <w:numPr>
          <w:ilvl w:val="0"/>
          <w:numId w:val="7"/>
        </w:numPr>
        <w:spacing w:after="0"/>
        <w:rPr>
          <w:rFonts w:ascii="Aptos" w:eastAsia="Aptos" w:hAnsi="Aptos" w:cs="Aptos"/>
        </w:rPr>
      </w:pPr>
      <w:r w:rsidRPr="5C13A47C">
        <w:rPr>
          <w:rFonts w:ascii="Aptos" w:eastAsia="Aptos" w:hAnsi="Aptos" w:cs="Aptos"/>
          <w:i/>
        </w:rPr>
        <w:t>Forced perspective</w:t>
      </w:r>
      <w:r w:rsidR="25672895" w:rsidRPr="6A31513F">
        <w:rPr>
          <w:rFonts w:ascii="Aptos" w:eastAsia="Aptos" w:hAnsi="Aptos" w:cs="Aptos"/>
        </w:rPr>
        <w:t>:</w:t>
      </w:r>
      <w:r w:rsidR="00E21A5D" w:rsidRPr="6A31513F">
        <w:rPr>
          <w:rFonts w:ascii="Aptos" w:eastAsia="Aptos" w:hAnsi="Aptos" w:cs="Aptos"/>
        </w:rPr>
        <w:t xml:space="preserve"> </w:t>
      </w:r>
      <w:r w:rsidR="5EEA2D3A">
        <w:t xml:space="preserve">Our brains interpret </w:t>
      </w:r>
      <w:r w:rsidR="5D171383">
        <w:t xml:space="preserve">visual </w:t>
      </w:r>
      <w:r w:rsidR="5EEA2D3A">
        <w:t xml:space="preserve">size </w:t>
      </w:r>
      <w:r w:rsidR="2DD7AC83">
        <w:t xml:space="preserve">and distance </w:t>
      </w:r>
      <w:r w:rsidR="5EEA2D3A">
        <w:t xml:space="preserve">based on context. For example, we </w:t>
      </w:r>
      <w:r w:rsidR="11D314DC">
        <w:t>know from experience that</w:t>
      </w:r>
      <w:r w:rsidR="5EEA2D3A">
        <w:t xml:space="preserve"> objects at a distance appear smaller. </w:t>
      </w:r>
      <w:r w:rsidR="5EEA2D3A" w:rsidRPr="6A31513F">
        <w:rPr>
          <w:rFonts w:ascii="Aptos" w:eastAsia="Aptos" w:hAnsi="Aptos" w:cs="Aptos"/>
        </w:rPr>
        <w:t xml:space="preserve">The forced perspective illusion </w:t>
      </w:r>
      <w:r w:rsidR="38FC1278" w:rsidRPr="6A31513F">
        <w:rPr>
          <w:rFonts w:ascii="Aptos" w:eastAsia="Aptos" w:hAnsi="Aptos" w:cs="Aptos"/>
        </w:rPr>
        <w:t>tricks</w:t>
      </w:r>
      <w:r w:rsidR="4456BF17" w:rsidRPr="6A31513F">
        <w:rPr>
          <w:rFonts w:ascii="Aptos" w:eastAsia="Aptos" w:hAnsi="Aptos" w:cs="Aptos"/>
        </w:rPr>
        <w:t xml:space="preserve"> </w:t>
      </w:r>
      <w:r w:rsidR="5EEA2D3A" w:rsidRPr="6A31513F">
        <w:rPr>
          <w:rFonts w:ascii="Aptos" w:eastAsia="Aptos" w:hAnsi="Aptos" w:cs="Aptos"/>
        </w:rPr>
        <w:t xml:space="preserve">this aspect of visual perception through the strategic placement of objects and the </w:t>
      </w:r>
      <w:r w:rsidR="6B515BC3" w:rsidRPr="6A31513F">
        <w:rPr>
          <w:rFonts w:ascii="Aptos" w:eastAsia="Aptos" w:hAnsi="Aptos" w:cs="Aptos"/>
        </w:rPr>
        <w:t>viewing</w:t>
      </w:r>
      <w:r w:rsidR="5EEA2D3A" w:rsidRPr="6A31513F">
        <w:rPr>
          <w:rFonts w:ascii="Aptos" w:eastAsia="Aptos" w:hAnsi="Aptos" w:cs="Aptos"/>
        </w:rPr>
        <w:t xml:space="preserve"> angle to make items appear larger</w:t>
      </w:r>
      <w:r w:rsidR="0EBD1816" w:rsidRPr="6A31513F">
        <w:rPr>
          <w:rFonts w:ascii="Aptos" w:eastAsia="Aptos" w:hAnsi="Aptos" w:cs="Aptos"/>
        </w:rPr>
        <w:t xml:space="preserve"> or </w:t>
      </w:r>
      <w:r w:rsidR="5EEA2D3A" w:rsidRPr="6A31513F">
        <w:rPr>
          <w:rFonts w:ascii="Aptos" w:eastAsia="Aptos" w:hAnsi="Aptos" w:cs="Aptos"/>
        </w:rPr>
        <w:t>smaller</w:t>
      </w:r>
      <w:r w:rsidR="7FF296BF" w:rsidRPr="6A31513F">
        <w:rPr>
          <w:rFonts w:ascii="Aptos" w:eastAsia="Aptos" w:hAnsi="Aptos" w:cs="Aptos"/>
        </w:rPr>
        <w:t xml:space="preserve">, </w:t>
      </w:r>
      <w:r w:rsidR="0AC1E112" w:rsidRPr="6A31513F">
        <w:rPr>
          <w:rFonts w:ascii="Aptos" w:eastAsia="Aptos" w:hAnsi="Aptos" w:cs="Aptos"/>
        </w:rPr>
        <w:t>or at different distances</w:t>
      </w:r>
      <w:r w:rsidR="2922053E" w:rsidRPr="6A31513F">
        <w:rPr>
          <w:rFonts w:ascii="Aptos" w:eastAsia="Aptos" w:hAnsi="Aptos" w:cs="Aptos"/>
        </w:rPr>
        <w:t xml:space="preserve">, </w:t>
      </w:r>
      <w:r w:rsidR="5EEA2D3A" w:rsidRPr="6A31513F">
        <w:rPr>
          <w:rFonts w:ascii="Aptos" w:eastAsia="Aptos" w:hAnsi="Aptos" w:cs="Aptos"/>
        </w:rPr>
        <w:t>than they actually are.</w:t>
      </w:r>
      <w:r w:rsidR="797474EA" w:rsidRPr="6A31513F">
        <w:rPr>
          <w:rFonts w:ascii="Aptos" w:eastAsia="Aptos" w:hAnsi="Aptos" w:cs="Aptos"/>
        </w:rPr>
        <w:t xml:space="preserve"> </w:t>
      </w:r>
      <w:r w:rsidR="03FEADC6">
        <w:t>I</w:t>
      </w:r>
      <w:r w:rsidR="00E21A5D" w:rsidRPr="6A31513F">
        <w:rPr>
          <w:rFonts w:ascii="Aptos" w:eastAsia="Aptos" w:hAnsi="Aptos" w:cs="Aptos"/>
        </w:rPr>
        <w:t xml:space="preserve">n </w:t>
      </w:r>
      <w:r w:rsidR="00E21A5D" w:rsidRPr="6A31513F">
        <w:rPr>
          <w:rFonts w:ascii="Aptos" w:eastAsia="Aptos" w:hAnsi="Aptos" w:cs="Aptos"/>
          <w:b/>
          <w:bCs/>
          <w:i/>
          <w:iCs/>
        </w:rPr>
        <w:t>The Lord of the Rings</w:t>
      </w:r>
      <w:r w:rsidR="06D54E53" w:rsidRPr="6A31513F">
        <w:rPr>
          <w:rFonts w:ascii="Aptos" w:eastAsia="Aptos" w:hAnsi="Aptos" w:cs="Aptos"/>
          <w:i/>
          <w:iCs/>
        </w:rPr>
        <w:t xml:space="preserve"> </w:t>
      </w:r>
      <w:r w:rsidR="06D54E53" w:rsidRPr="6A31513F">
        <w:rPr>
          <w:rFonts w:ascii="Aptos" w:eastAsia="Aptos" w:hAnsi="Aptos" w:cs="Aptos"/>
        </w:rPr>
        <w:t>films</w:t>
      </w:r>
      <w:r w:rsidR="00430F23" w:rsidRPr="6A31513F">
        <w:rPr>
          <w:rFonts w:ascii="Aptos" w:eastAsia="Aptos" w:hAnsi="Aptos" w:cs="Aptos"/>
        </w:rPr>
        <w:t>,</w:t>
      </w:r>
      <w:r w:rsidR="00E21A5D" w:rsidRPr="6A31513F">
        <w:rPr>
          <w:rFonts w:ascii="Aptos" w:eastAsia="Aptos" w:hAnsi="Aptos" w:cs="Aptos"/>
        </w:rPr>
        <w:t xml:space="preserve"> </w:t>
      </w:r>
      <w:r w:rsidR="7A90C8BE" w:rsidRPr="6A31513F">
        <w:rPr>
          <w:rFonts w:ascii="Aptos" w:eastAsia="Aptos" w:hAnsi="Aptos" w:cs="Aptos"/>
        </w:rPr>
        <w:t xml:space="preserve">director </w:t>
      </w:r>
      <w:r w:rsidR="00E21A5D" w:rsidRPr="5C13A47C">
        <w:rPr>
          <w:rFonts w:ascii="Aptos" w:eastAsia="Aptos" w:hAnsi="Aptos" w:cs="Aptos"/>
          <w:i/>
        </w:rPr>
        <w:t>Peter Jackson</w:t>
      </w:r>
      <w:r w:rsidR="00E21A5D" w:rsidRPr="6A31513F">
        <w:rPr>
          <w:rFonts w:ascii="Aptos" w:eastAsia="Aptos" w:hAnsi="Aptos" w:cs="Aptos"/>
        </w:rPr>
        <w:t xml:space="preserve"> offset actors in depth </w:t>
      </w:r>
      <w:r w:rsidR="001E3A13">
        <w:rPr>
          <w:rFonts w:ascii="Aptos" w:eastAsia="Aptos" w:hAnsi="Aptos" w:cs="Aptos"/>
        </w:rPr>
        <w:t>but</w:t>
      </w:r>
      <w:r w:rsidR="00E21A5D" w:rsidRPr="6A31513F">
        <w:rPr>
          <w:rFonts w:ascii="Aptos" w:eastAsia="Aptos" w:hAnsi="Aptos" w:cs="Aptos"/>
        </w:rPr>
        <w:t xml:space="preserve"> hid </w:t>
      </w:r>
      <w:r w:rsidR="6BEF5B2B" w:rsidRPr="6A31513F">
        <w:rPr>
          <w:rFonts w:ascii="Aptos" w:eastAsia="Aptos" w:hAnsi="Aptos" w:cs="Aptos"/>
        </w:rPr>
        <w:t>th</w:t>
      </w:r>
      <w:r w:rsidR="00F815B4">
        <w:rPr>
          <w:rFonts w:ascii="Aptos" w:eastAsia="Aptos" w:hAnsi="Aptos" w:cs="Aptos"/>
        </w:rPr>
        <w:t>is</w:t>
      </w:r>
      <w:r w:rsidR="0A8C14AA" w:rsidRPr="6A31513F">
        <w:rPr>
          <w:rFonts w:ascii="Aptos" w:eastAsia="Aptos" w:hAnsi="Aptos" w:cs="Aptos"/>
        </w:rPr>
        <w:t xml:space="preserve"> </w:t>
      </w:r>
      <w:r w:rsidR="00F815B4">
        <w:rPr>
          <w:rFonts w:ascii="Aptos" w:eastAsia="Aptos" w:hAnsi="Aptos" w:cs="Aptos"/>
        </w:rPr>
        <w:t>difference</w:t>
      </w:r>
      <w:r w:rsidR="0A8C14AA" w:rsidRPr="6A31513F">
        <w:rPr>
          <w:rFonts w:ascii="Aptos" w:eastAsia="Aptos" w:hAnsi="Aptos" w:cs="Aptos"/>
        </w:rPr>
        <w:t xml:space="preserve"> </w:t>
      </w:r>
      <w:r w:rsidR="00E21A5D" w:rsidRPr="6A31513F">
        <w:rPr>
          <w:rFonts w:ascii="Aptos" w:eastAsia="Aptos" w:hAnsi="Aptos" w:cs="Aptos"/>
        </w:rPr>
        <w:t xml:space="preserve">with </w:t>
      </w:r>
      <w:r w:rsidR="76A15DDA" w:rsidRPr="6A31513F">
        <w:rPr>
          <w:rFonts w:ascii="Aptos" w:eastAsia="Aptos" w:hAnsi="Aptos" w:cs="Aptos"/>
        </w:rPr>
        <w:t xml:space="preserve">carefully </w:t>
      </w:r>
      <w:r w:rsidR="00E21A5D" w:rsidRPr="6A31513F">
        <w:rPr>
          <w:rFonts w:ascii="Aptos" w:eastAsia="Aptos" w:hAnsi="Aptos" w:cs="Aptos"/>
        </w:rPr>
        <w:t>duplicate</w:t>
      </w:r>
      <w:r w:rsidR="73C277B1" w:rsidRPr="6A31513F">
        <w:rPr>
          <w:rFonts w:ascii="Aptos" w:eastAsia="Aptos" w:hAnsi="Aptos" w:cs="Aptos"/>
        </w:rPr>
        <w:t>d</w:t>
      </w:r>
      <w:r w:rsidR="00E21A5D" w:rsidRPr="6A31513F">
        <w:rPr>
          <w:rFonts w:ascii="Aptos" w:eastAsia="Aptos" w:hAnsi="Aptos" w:cs="Aptos"/>
        </w:rPr>
        <w:t xml:space="preserve"> props</w:t>
      </w:r>
      <w:r w:rsidR="67414EDD" w:rsidRPr="6A31513F">
        <w:rPr>
          <w:rFonts w:ascii="Aptos" w:eastAsia="Aptos" w:hAnsi="Aptos" w:cs="Aptos"/>
        </w:rPr>
        <w:t xml:space="preserve"> to make hobbits appear half-sized</w:t>
      </w:r>
      <w:r w:rsidR="2FF01D4E" w:rsidRPr="6A31513F">
        <w:rPr>
          <w:rFonts w:ascii="Aptos" w:eastAsia="Aptos" w:hAnsi="Aptos" w:cs="Aptos"/>
        </w:rPr>
        <w:t>.</w:t>
      </w:r>
      <w:r w:rsidR="0C01CA9C" w:rsidRPr="6A31513F">
        <w:rPr>
          <w:rFonts w:ascii="Aptos" w:eastAsia="Aptos" w:hAnsi="Aptos" w:cs="Aptos"/>
        </w:rPr>
        <w:t xml:space="preserve"> T</w:t>
      </w:r>
      <w:r w:rsidR="260449C8" w:rsidRPr="6A31513F">
        <w:rPr>
          <w:rFonts w:ascii="Aptos" w:eastAsia="Aptos" w:hAnsi="Aptos" w:cs="Aptos"/>
        </w:rPr>
        <w:t xml:space="preserve">he hobbit character would sit </w:t>
      </w:r>
      <w:r w:rsidR="7F06C2C5" w:rsidRPr="6A31513F">
        <w:rPr>
          <w:rFonts w:ascii="Aptos" w:eastAsia="Aptos" w:hAnsi="Aptos" w:cs="Aptos"/>
        </w:rPr>
        <w:t>further away from the camera than the non-hobbit</w:t>
      </w:r>
      <w:r w:rsidR="00E21A5D" w:rsidRPr="6A31513F">
        <w:rPr>
          <w:rFonts w:ascii="Aptos" w:eastAsia="Aptos" w:hAnsi="Aptos" w:cs="Aptos"/>
        </w:rPr>
        <w:t xml:space="preserve">, </w:t>
      </w:r>
      <w:r w:rsidR="356FB1AA" w:rsidRPr="6A31513F">
        <w:rPr>
          <w:rFonts w:ascii="Aptos" w:eastAsia="Aptos" w:hAnsi="Aptos" w:cs="Aptos"/>
        </w:rPr>
        <w:t xml:space="preserve">with props such as </w:t>
      </w:r>
      <w:r w:rsidR="00E21A5D" w:rsidRPr="6A31513F">
        <w:rPr>
          <w:rFonts w:ascii="Aptos" w:eastAsia="Aptos" w:hAnsi="Aptos" w:cs="Aptos"/>
        </w:rPr>
        <w:t>bench</w:t>
      </w:r>
      <w:r w:rsidR="18D34452" w:rsidRPr="6A31513F">
        <w:rPr>
          <w:rFonts w:ascii="Aptos" w:eastAsia="Aptos" w:hAnsi="Aptos" w:cs="Aptos"/>
        </w:rPr>
        <w:t>es</w:t>
      </w:r>
      <w:r w:rsidR="00E21A5D" w:rsidRPr="6A31513F">
        <w:rPr>
          <w:rFonts w:ascii="Aptos" w:eastAsia="Aptos" w:hAnsi="Aptos" w:cs="Aptos"/>
        </w:rPr>
        <w:t xml:space="preserve"> and table</w:t>
      </w:r>
      <w:r w:rsidR="0B894AB1" w:rsidRPr="6A31513F">
        <w:rPr>
          <w:rFonts w:ascii="Aptos" w:eastAsia="Aptos" w:hAnsi="Aptos" w:cs="Aptos"/>
        </w:rPr>
        <w:t>s</w:t>
      </w:r>
      <w:r w:rsidR="00E21A5D" w:rsidRPr="6A31513F">
        <w:rPr>
          <w:rFonts w:ascii="Aptos" w:eastAsia="Aptos" w:hAnsi="Aptos" w:cs="Aptos"/>
        </w:rPr>
        <w:t xml:space="preserve"> merg</w:t>
      </w:r>
      <w:r w:rsidR="2EF92BB1" w:rsidRPr="6A31513F">
        <w:rPr>
          <w:rFonts w:ascii="Aptos" w:eastAsia="Aptos" w:hAnsi="Aptos" w:cs="Aptos"/>
        </w:rPr>
        <w:t>ing</w:t>
      </w:r>
      <w:r w:rsidR="00E21A5D" w:rsidRPr="6A31513F">
        <w:rPr>
          <w:rFonts w:ascii="Aptos" w:eastAsia="Aptos" w:hAnsi="Aptos" w:cs="Aptos"/>
        </w:rPr>
        <w:t xml:space="preserve"> flawlessly in camera</w:t>
      </w:r>
      <w:r w:rsidR="7C37BC21" w:rsidRPr="6A31513F">
        <w:rPr>
          <w:rFonts w:ascii="Aptos" w:eastAsia="Aptos" w:hAnsi="Aptos" w:cs="Aptos"/>
        </w:rPr>
        <w:t xml:space="preserve"> to hide the cues that would normally help us notice these differences in depth. </w:t>
      </w:r>
      <w:r w:rsidR="4ADF8001" w:rsidRPr="6A31513F">
        <w:rPr>
          <w:rFonts w:ascii="Aptos" w:eastAsia="Aptos" w:hAnsi="Aptos" w:cs="Aptos"/>
        </w:rPr>
        <w:t>T</w:t>
      </w:r>
      <w:r w:rsidR="56D52EFE" w:rsidRPr="6A31513F">
        <w:rPr>
          <w:rFonts w:ascii="Aptos" w:eastAsia="Aptos" w:hAnsi="Aptos" w:cs="Aptos"/>
        </w:rPr>
        <w:t>his</w:t>
      </w:r>
      <w:r w:rsidR="7C37BC21" w:rsidRPr="6A31513F">
        <w:rPr>
          <w:rFonts w:ascii="Aptos" w:eastAsia="Aptos" w:hAnsi="Aptos" w:cs="Aptos"/>
        </w:rPr>
        <w:t xml:space="preserve"> way, </w:t>
      </w:r>
      <w:r w:rsidR="0DBE2CF5" w:rsidRPr="6A31513F">
        <w:rPr>
          <w:rFonts w:ascii="Aptos" w:eastAsia="Aptos" w:hAnsi="Aptos" w:cs="Aptos"/>
        </w:rPr>
        <w:t xml:space="preserve">the actors’ </w:t>
      </w:r>
      <w:r w:rsidR="00E21A5D" w:rsidRPr="6A31513F">
        <w:rPr>
          <w:rFonts w:ascii="Aptos" w:eastAsia="Aptos" w:hAnsi="Aptos" w:cs="Aptos"/>
        </w:rPr>
        <w:t xml:space="preserve">scale </w:t>
      </w:r>
      <w:r w:rsidR="32E0FF26" w:rsidRPr="6A31513F">
        <w:rPr>
          <w:rFonts w:ascii="Aptos" w:eastAsia="Aptos" w:hAnsi="Aptos" w:cs="Aptos"/>
        </w:rPr>
        <w:t xml:space="preserve">was </w:t>
      </w:r>
      <w:r w:rsidR="00E21A5D" w:rsidRPr="6A31513F">
        <w:rPr>
          <w:rFonts w:ascii="Aptos" w:eastAsia="Aptos" w:hAnsi="Aptos" w:cs="Aptos"/>
        </w:rPr>
        <w:t xml:space="preserve">changed </w:t>
      </w:r>
      <w:r w:rsidR="3695FC82" w:rsidRPr="6A31513F">
        <w:rPr>
          <w:rFonts w:ascii="Aptos" w:eastAsia="Aptos" w:hAnsi="Aptos" w:cs="Aptos"/>
        </w:rPr>
        <w:t xml:space="preserve">via </w:t>
      </w:r>
      <w:r w:rsidR="00E21A5D" w:rsidRPr="6A31513F">
        <w:rPr>
          <w:rFonts w:ascii="Aptos" w:eastAsia="Aptos" w:hAnsi="Aptos" w:cs="Aptos"/>
        </w:rPr>
        <w:t xml:space="preserve">optics, not </w:t>
      </w:r>
      <w:r w:rsidR="1C3CBEB4" w:rsidRPr="5C13A47C">
        <w:rPr>
          <w:rFonts w:ascii="Aptos" w:eastAsia="Aptos" w:hAnsi="Aptos" w:cs="Aptos"/>
        </w:rPr>
        <w:t xml:space="preserve">in </w:t>
      </w:r>
      <w:r w:rsidR="00E21A5D" w:rsidRPr="6A31513F">
        <w:rPr>
          <w:rFonts w:ascii="Aptos" w:eastAsia="Aptos" w:hAnsi="Aptos" w:cs="Aptos"/>
        </w:rPr>
        <w:t>post-production</w:t>
      </w:r>
      <w:r w:rsidR="00AF79E3" w:rsidRPr="6A31513F">
        <w:rPr>
          <w:rFonts w:ascii="Aptos" w:eastAsia="Aptos" w:hAnsi="Aptos" w:cs="Aptos"/>
        </w:rPr>
        <w:t>.</w:t>
      </w:r>
    </w:p>
    <w:p w14:paraId="64E248F9" w14:textId="26965926" w:rsidR="00C02055" w:rsidRDefault="00C02055" w:rsidP="044B0010">
      <w:pPr>
        <w:spacing w:after="0"/>
        <w:rPr>
          <w:rFonts w:ascii="Aptos" w:eastAsia="Aptos" w:hAnsi="Aptos" w:cs="Aptos"/>
        </w:rPr>
      </w:pPr>
    </w:p>
    <w:p w14:paraId="68E60C0D" w14:textId="42F7D015" w:rsidR="005D1289" w:rsidRDefault="006265F9" w:rsidP="00F6457C">
      <w:pPr>
        <w:pStyle w:val="ListParagraph"/>
        <w:numPr>
          <w:ilvl w:val="0"/>
          <w:numId w:val="7"/>
        </w:numPr>
      </w:pPr>
      <w:r w:rsidRPr="0691484D">
        <w:rPr>
          <w:i/>
          <w:iCs/>
        </w:rPr>
        <w:t>Hollow-</w:t>
      </w:r>
      <w:r w:rsidR="00944D34" w:rsidRPr="0691484D">
        <w:rPr>
          <w:i/>
          <w:iCs/>
        </w:rPr>
        <w:t>face</w:t>
      </w:r>
      <w:r w:rsidRPr="0691484D">
        <w:rPr>
          <w:i/>
          <w:iCs/>
        </w:rPr>
        <w:t xml:space="preserve"> illusion</w:t>
      </w:r>
      <w:r w:rsidR="526E32F5">
        <w:t>:</w:t>
      </w:r>
      <w:r>
        <w:t xml:space="preserve"> A</w:t>
      </w:r>
      <w:r w:rsidR="00F34F1B">
        <w:t>n inverted (</w:t>
      </w:r>
      <w:r>
        <w:t>concave</w:t>
      </w:r>
      <w:r w:rsidR="00F34F1B">
        <w:t>)</w:t>
      </w:r>
      <w:r>
        <w:t xml:space="preserve"> face mask, viewed from the front, is </w:t>
      </w:r>
      <w:r w:rsidR="00C9523C">
        <w:t xml:space="preserve">interpreted as </w:t>
      </w:r>
      <w:r>
        <w:t>a normal face that eerily appears to track the observer as they move</w:t>
      </w:r>
      <w:r w:rsidR="00C9523C">
        <w:t>. T</w:t>
      </w:r>
      <w:r>
        <w:t xml:space="preserve">he illusion works under modest lighting and </w:t>
      </w:r>
      <w:r w:rsidR="00157331">
        <w:t xml:space="preserve">when viewed </w:t>
      </w:r>
      <w:r w:rsidR="001D02B7">
        <w:t xml:space="preserve">from </w:t>
      </w:r>
      <w:r w:rsidR="00157331">
        <w:t>1.3m</w:t>
      </w:r>
      <w:sdt>
        <w:sdtPr>
          <w:rPr>
            <w:rFonts w:ascii="Aptos" w:hAnsi="Aptos"/>
            <w:color w:val="000000"/>
            <w:vertAlign w:val="superscript"/>
          </w:rPr>
          <w:tag w:val="MENDELEY_CITATION_v3_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"/>
          <w:id w:val="-992414383"/>
          <w:placeholder>
            <w:docPart w:val="DefaultPlaceholder_-1854013440"/>
          </w:placeholder>
        </w:sdtPr>
        <w:sdtEndPr/>
        <w:sdtContent>
          <w:r w:rsidR="004D3373" w:rsidRPr="004D3373">
            <w:rPr>
              <w:rFonts w:ascii="Aptos" w:eastAsia="Aptos" w:hAnsi="Aptos" w:cs="Aptos"/>
              <w:color w:val="000000"/>
              <w:vertAlign w:val="superscript"/>
            </w:rPr>
            <w:t>86</w:t>
          </w:r>
        </w:sdtContent>
      </w:sdt>
      <w:r w:rsidR="00157331">
        <w:t xml:space="preserve"> </w:t>
      </w:r>
      <w:r w:rsidR="00F86015">
        <w:t>and beyond</w:t>
      </w:r>
      <w:r>
        <w:t xml:space="preserve">, making it a low-cost way to add </w:t>
      </w:r>
      <w:r w:rsidR="35549C77">
        <w:t xml:space="preserve">an </w:t>
      </w:r>
      <w:r>
        <w:t>unsettling</w:t>
      </w:r>
      <w:r w:rsidR="00492450">
        <w:t xml:space="preserve"> </w:t>
      </w:r>
      <w:r>
        <w:t>presence to galleries or stage backdrops.</w:t>
      </w:r>
    </w:p>
    <w:p w14:paraId="34515ECA" w14:textId="77777777" w:rsidR="005D1289" w:rsidRDefault="005D1289" w:rsidP="005D1289">
      <w:pPr>
        <w:pStyle w:val="ListParagraph"/>
      </w:pPr>
    </w:p>
    <w:p w14:paraId="3F8AE68D" w14:textId="298604B1" w:rsidR="005D1289" w:rsidRDefault="006265F9" w:rsidP="00F6457C">
      <w:pPr>
        <w:pStyle w:val="ListParagraph"/>
        <w:numPr>
          <w:ilvl w:val="0"/>
          <w:numId w:val="7"/>
        </w:numPr>
      </w:pPr>
      <w:r w:rsidRPr="0691484D">
        <w:rPr>
          <w:i/>
          <w:iCs/>
        </w:rPr>
        <w:t xml:space="preserve">Pepper’s </w:t>
      </w:r>
      <w:r w:rsidR="351E4C1F" w:rsidRPr="0691484D">
        <w:rPr>
          <w:i/>
          <w:iCs/>
        </w:rPr>
        <w:t>g</w:t>
      </w:r>
      <w:r w:rsidRPr="0691484D">
        <w:rPr>
          <w:i/>
          <w:iCs/>
        </w:rPr>
        <w:t>host</w:t>
      </w:r>
      <w:r w:rsidR="4E69F6B4" w:rsidRPr="0691484D">
        <w:rPr>
          <w:i/>
          <w:iCs/>
        </w:rPr>
        <w:t>:</w:t>
      </w:r>
      <w:r w:rsidRPr="0691484D">
        <w:rPr>
          <w:i/>
          <w:iCs/>
        </w:rPr>
        <w:t xml:space="preserve"> </w:t>
      </w:r>
      <w:r>
        <w:t xml:space="preserve">An angled sheet of glass </w:t>
      </w:r>
      <w:r w:rsidR="31FA1031">
        <w:t xml:space="preserve">can be </w:t>
      </w:r>
      <w:r w:rsidR="0FD581A4">
        <w:t>positioned</w:t>
      </w:r>
      <w:r w:rsidR="31FA1031">
        <w:t xml:space="preserve"> to </w:t>
      </w:r>
      <w:r>
        <w:t xml:space="preserve">reflect a hidden, brightly lit performer or </w:t>
      </w:r>
      <w:r w:rsidR="7AF5DC76">
        <w:t xml:space="preserve">projection, </w:t>
      </w:r>
      <w:r w:rsidR="6FB7071A">
        <w:t>creating the illusion of a</w:t>
      </w:r>
      <w:r>
        <w:t xml:space="preserve"> lifelike </w:t>
      </w:r>
      <w:r w:rsidRPr="0691484D">
        <w:rPr>
          <w:i/>
          <w:iCs/>
        </w:rPr>
        <w:t>ghost</w:t>
      </w:r>
      <w:r w:rsidR="5F24584F" w:rsidRPr="0691484D">
        <w:rPr>
          <w:i/>
          <w:iCs/>
        </w:rPr>
        <w:t xml:space="preserve"> </w:t>
      </w:r>
      <w:r w:rsidR="67693F29">
        <w:t xml:space="preserve">appearing </w:t>
      </w:r>
      <w:r>
        <w:t xml:space="preserve">among live </w:t>
      </w:r>
      <w:r w:rsidR="5D1121B3">
        <w:t xml:space="preserve">on-stage </w:t>
      </w:r>
      <w:r>
        <w:t xml:space="preserve">actors. From Victorian parlour tricks to </w:t>
      </w:r>
      <w:r w:rsidR="2AC57940">
        <w:t>the present day</w:t>
      </w:r>
      <w:r>
        <w:t xml:space="preserve">, </w:t>
      </w:r>
      <w:r w:rsidR="4028F0CD">
        <w:t xml:space="preserve">this technique has been </w:t>
      </w:r>
      <w:r w:rsidR="006262F7">
        <w:t>key to</w:t>
      </w:r>
      <w:r>
        <w:t xml:space="preserve"> hologram-style stagecraft</w:t>
      </w:r>
      <w:sdt>
        <w:sdtPr>
          <w:rPr>
            <w:rFonts w:ascii="Aptos" w:hAnsi="Aptos"/>
            <w:color w:val="000000"/>
            <w:vertAlign w:val="superscript"/>
          </w:rPr>
          <w:tag w:val="MENDELEY_CITATION_v3_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"/>
          <w:id w:val="-757058840"/>
          <w:placeholder>
            <w:docPart w:val="DefaultPlaceholder_-1854013440"/>
          </w:placeholder>
        </w:sdtPr>
        <w:sdtEndPr/>
        <w:sdtContent>
          <w:r w:rsidR="004D3373" w:rsidRPr="004D3373">
            <w:rPr>
              <w:rFonts w:ascii="Aptos" w:eastAsia="Aptos" w:hAnsi="Aptos" w:cs="Aptos"/>
              <w:color w:val="000000"/>
              <w:vertAlign w:val="superscript"/>
            </w:rPr>
            <w:t>87</w:t>
          </w:r>
        </w:sdtContent>
      </w:sdt>
      <w:r>
        <w:t>.</w:t>
      </w:r>
    </w:p>
    <w:p w14:paraId="404F2CAF" w14:textId="33DD47B1" w:rsidR="003D5503" w:rsidRDefault="003D5503" w:rsidP="003D5503">
      <w:pPr>
        <w:pStyle w:val="ListParagraph"/>
      </w:pPr>
    </w:p>
    <w:p w14:paraId="4B81F7D1" w14:textId="157F2B57" w:rsidR="00DE727E" w:rsidRDefault="006265F9" w:rsidP="00F6457C">
      <w:pPr>
        <w:pStyle w:val="ListParagraph"/>
        <w:numPr>
          <w:ilvl w:val="0"/>
          <w:numId w:val="7"/>
        </w:numPr>
      </w:pPr>
      <w:r w:rsidRPr="549E5C04">
        <w:rPr>
          <w:i/>
        </w:rPr>
        <w:t>Illusory contours</w:t>
      </w:r>
      <w:r w:rsidR="079B7687" w:rsidRPr="549E5C04">
        <w:rPr>
          <w:i/>
        </w:rPr>
        <w:t>:</w:t>
      </w:r>
      <w:r>
        <w:t xml:space="preserve"> </w:t>
      </w:r>
      <w:r w:rsidR="08938640">
        <w:t xml:space="preserve">The </w:t>
      </w:r>
      <w:r>
        <w:t xml:space="preserve">brain </w:t>
      </w:r>
      <w:r w:rsidR="0FEA8B73">
        <w:t xml:space="preserve">often </w:t>
      </w:r>
      <w:r w:rsidR="0FEA8B73" w:rsidRPr="549E5C04">
        <w:rPr>
          <w:i/>
        </w:rPr>
        <w:t xml:space="preserve">fills </w:t>
      </w:r>
      <w:r w:rsidR="0FEA8B73" w:rsidRPr="549E5C04">
        <w:rPr>
          <w:i/>
          <w:iCs/>
        </w:rPr>
        <w:t>in</w:t>
      </w:r>
      <w:r w:rsidR="0FEA8B73" w:rsidRPr="549E5C04">
        <w:rPr>
          <w:i/>
        </w:rPr>
        <w:t xml:space="preserve"> </w:t>
      </w:r>
      <w:r w:rsidR="0FEA8B73">
        <w:t xml:space="preserve">visual lines or edges where these are </w:t>
      </w:r>
      <w:r w:rsidR="1B65DA08">
        <w:t>implied</w:t>
      </w:r>
      <w:r w:rsidR="3A563717">
        <w:t xml:space="preserve">, even if they are </w:t>
      </w:r>
      <w:r w:rsidR="0FEA8B73">
        <w:t>not fully depicted.</w:t>
      </w:r>
      <w:r w:rsidR="55CDF7D2">
        <w:t xml:space="preserve"> For example, in</w:t>
      </w:r>
      <w:r w:rsidR="00E321DA">
        <w:t xml:space="preserve"> </w:t>
      </w:r>
      <w:r>
        <w:fldChar w:fldCharType="begin"/>
      </w:r>
      <w:r>
        <w:instrText xml:space="preserve"> REF _Ref224718902 \h </w:instrText>
      </w:r>
      <w:r>
        <w:fldChar w:fldCharType="separate"/>
      </w:r>
      <w:r w:rsidR="1678D1AB">
        <w:t>th</w:t>
      </w:r>
      <w:r>
        <w:fldChar w:fldCharType="end"/>
      </w:r>
      <w:r w:rsidR="1678D1AB">
        <w:t>e figure below</w:t>
      </w:r>
      <w:r w:rsidR="00E321DA">
        <w:t xml:space="preserve">, </w:t>
      </w:r>
      <w:r w:rsidR="55CDF7D2">
        <w:t xml:space="preserve">most people perceive a white triangle sitting on top of another triangle and three black circles, even though this white triangle is not </w:t>
      </w:r>
      <w:r w:rsidR="70E12DB3">
        <w:t>drawn.</w:t>
      </w:r>
    </w:p>
    <w:p w14:paraId="1046B24A" w14:textId="77777777" w:rsidR="00C95260" w:rsidRDefault="4E8DB46B" w:rsidP="006D66B9">
      <w:pPr>
        <w:keepNext/>
        <w:jc w:val="center"/>
      </w:pPr>
      <w:r>
        <w:rPr>
          <w:noProof/>
        </w:rPr>
        <w:drawing>
          <wp:inline distT="0" distB="0" distL="0" distR="0" wp14:anchorId="1101170C" wp14:editId="479DD645">
            <wp:extent cx="1990726" cy="1990726"/>
            <wp:effectExtent l="0" t="0" r="0" b="0"/>
            <wp:docPr id="655551542" name="Picture 655551542" descr="Three pac-man discs and three corner bars induce the perception of a bright white triangle, with crisp edges and apparent occlusion, despite no triangle being dra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551542" name="Picture 655551542" descr="Three pac-man discs and three corner bars induce the perception of a bright white triangle, with crisp edges and apparent occlusion, despite no triangle being drawn."/>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990726" cy="1990726"/>
                    </a:xfrm>
                    <a:prstGeom prst="rect">
                      <a:avLst/>
                    </a:prstGeom>
                  </pic:spPr>
                </pic:pic>
              </a:graphicData>
            </a:graphic>
          </wp:inline>
        </w:drawing>
      </w:r>
    </w:p>
    <w:p w14:paraId="0BAE4BE5" w14:textId="78123747" w:rsidR="00DE727E" w:rsidRDefault="6D249B4F" w:rsidP="73805CC3">
      <w:pPr>
        <w:pStyle w:val="Caption"/>
      </w:pPr>
      <w:r w:rsidRPr="73805CC3">
        <w:rPr>
          <w:b/>
          <w:bCs/>
          <w:i/>
          <w:iCs/>
        </w:rPr>
        <w:t>Illusory triangle:</w:t>
      </w:r>
      <w:r w:rsidR="00C95260">
        <w:t xml:space="preserve"> Three pac-</w:t>
      </w:r>
      <w:r w:rsidR="7E3D677C" w:rsidRPr="73805CC3">
        <w:t>man</w:t>
      </w:r>
      <w:r w:rsidR="00C95260">
        <w:t xml:space="preserve"> discs and three corner bars induce the perception of a bright white triangle,</w:t>
      </w:r>
      <w:r w:rsidR="003C7D63">
        <w:t xml:space="preserve"> </w:t>
      </w:r>
      <w:r w:rsidR="00C95260">
        <w:t>with crisp edges and apparent occlusion,</w:t>
      </w:r>
      <w:r w:rsidR="00373901">
        <w:t xml:space="preserve"> </w:t>
      </w:r>
      <w:r w:rsidR="00C95260">
        <w:t>despite no triangle being drawn</w:t>
      </w:r>
      <w:r w:rsidR="001A658B">
        <w:t xml:space="preserve">. </w:t>
      </w:r>
      <w:r w:rsidR="7CC6A7A1">
        <w:t>©</w:t>
      </w:r>
      <w:r w:rsidR="001A658B">
        <w:t xml:space="preserve"> </w:t>
      </w:r>
      <w:hyperlink r:id="rId31">
        <w:r w:rsidR="001A658B" w:rsidRPr="47AAA167">
          <w:rPr>
            <w:rStyle w:val="Hyperlink"/>
          </w:rPr>
          <w:t>Fibonacci</w:t>
        </w:r>
      </w:hyperlink>
      <w:r w:rsidR="355A558D">
        <w:t xml:space="preserve">, </w:t>
      </w:r>
      <w:r w:rsidR="001A658B">
        <w:t>2007</w:t>
      </w:r>
      <w:r w:rsidR="666A2790">
        <w:t>,</w:t>
      </w:r>
      <w:commentRangeStart w:id="162"/>
      <w:r w:rsidR="3756C5FC">
        <w:t xml:space="preserve"> </w:t>
      </w:r>
      <w:r w:rsidR="00085F17">
        <w:t>CC BY-SA 3.0</w:t>
      </w:r>
      <w:r w:rsidR="001A658B">
        <w:t>.</w:t>
      </w:r>
      <w:commentRangeEnd w:id="162"/>
      <w:r>
        <w:rPr>
          <w:rStyle w:val="CommentReference"/>
          <w:sz w:val="20"/>
          <w:szCs w:val="20"/>
        </w:rPr>
        <w:commentReference w:id="162"/>
      </w:r>
    </w:p>
    <w:p w14:paraId="05A2F6F7" w14:textId="3F008FB9" w:rsidR="00967F98" w:rsidRDefault="32613084" w:rsidP="1898712A">
      <w:pPr>
        <w:pStyle w:val="Heading2"/>
        <w:rPr>
          <w:rFonts w:ascii="Aptos" w:eastAsia="Aptos" w:hAnsi="Aptos" w:cs="Aptos"/>
        </w:rPr>
      </w:pPr>
      <w:bookmarkStart w:id="164" w:name="_Toc726429424"/>
      <w:r>
        <w:t xml:space="preserve">Inclusion </w:t>
      </w:r>
      <w:r w:rsidR="5043AC30">
        <w:t>c</w:t>
      </w:r>
      <w:r>
        <w:t>onsiderations</w:t>
      </w:r>
      <w:bookmarkEnd w:id="164"/>
    </w:p>
    <w:p w14:paraId="1741055B" w14:textId="4E544C32" w:rsidR="00896CBC" w:rsidRDefault="78B9DD53" w:rsidP="1898712A">
      <w:pPr>
        <w:pStyle w:val="Heading3"/>
      </w:pPr>
      <w:bookmarkStart w:id="165" w:name="_Toc116092330"/>
      <w:r>
        <w:t xml:space="preserve">Colour </w:t>
      </w:r>
      <w:r w:rsidR="4812BEE5">
        <w:t>b</w:t>
      </w:r>
      <w:r>
        <w:t xml:space="preserve">lindness and </w:t>
      </w:r>
      <w:r w:rsidR="5B6C4969">
        <w:t>l</w:t>
      </w:r>
      <w:r>
        <w:t xml:space="preserve">ow </w:t>
      </w:r>
      <w:r w:rsidR="323FCAFD">
        <w:t>v</w:t>
      </w:r>
      <w:r>
        <w:t>ision</w:t>
      </w:r>
      <w:bookmarkEnd w:id="165"/>
      <w:r>
        <w:t xml:space="preserve"> </w:t>
      </w:r>
    </w:p>
    <w:p w14:paraId="7703EC37" w14:textId="29EE8BD9" w:rsidR="00967F98" w:rsidRPr="00896CBC" w:rsidRDefault="14437108" w:rsidP="00896CBC">
      <w:pPr>
        <w:spacing w:before="240" w:after="240" w:line="259" w:lineRule="auto"/>
      </w:pPr>
      <w:r>
        <w:t>Roughly 1 in 12 men and 1 in 200 women experience some form of colour blindness</w:t>
      </w:r>
      <w:sdt>
        <w:sdtPr>
          <w:rPr>
            <w:rFonts w:ascii="Aptos" w:hAnsi="Aptos"/>
            <w:color w:val="000000"/>
            <w:vertAlign w:val="superscript"/>
          </w:rPr>
          <w:tag w:val="MENDELEY_CITATION_v3_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"/>
          <w:id w:val="-1667079589"/>
          <w:placeholder>
            <w:docPart w:val="DefaultPlaceholder_-1854013440"/>
          </w:placeholder>
        </w:sdtPr>
        <w:sdtEndPr/>
        <w:sdtContent>
          <w:r w:rsidR="004D3373" w:rsidRPr="004D3373">
            <w:rPr>
              <w:rFonts w:ascii="Aptos" w:eastAsia="Aptos" w:hAnsi="Aptos" w:cs="Aptos"/>
              <w:color w:val="000000"/>
              <w:vertAlign w:val="superscript"/>
            </w:rPr>
            <w:t>88</w:t>
          </w:r>
        </w:sdtContent>
      </w:sdt>
      <w:r w:rsidR="00ED51E8">
        <w:t xml:space="preserve"> </w:t>
      </w:r>
      <w:r w:rsidR="39A89578">
        <w:t xml:space="preserve">worldwide. </w:t>
      </w:r>
      <w:r w:rsidR="03744760">
        <w:t xml:space="preserve"> </w:t>
      </w:r>
      <w:r w:rsidR="3C868D1D">
        <w:t xml:space="preserve">In the </w:t>
      </w:r>
      <w:r>
        <w:t>UK</w:t>
      </w:r>
      <w:r w:rsidR="2F4DD887">
        <w:t xml:space="preserve">, </w:t>
      </w:r>
      <w:r>
        <w:t xml:space="preserve">1 in 5 people will </w:t>
      </w:r>
      <w:r w:rsidR="356BA240">
        <w:t>experience sight loss at some point</w:t>
      </w:r>
      <w:sdt>
        <w:sdtPr>
          <w:rPr>
            <w:rFonts w:ascii="Aptos" w:hAnsi="Aptos"/>
            <w:color w:val="000000"/>
            <w:vertAlign w:val="superscript"/>
          </w:rPr>
          <w:tag w:val="MENDELEY_CITATION_v3_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"/>
          <w:id w:val="-139190970"/>
          <w:placeholder>
            <w:docPart w:val="DefaultPlaceholder_-1854013440"/>
          </w:placeholder>
        </w:sdtPr>
        <w:sdtEndPr/>
        <w:sdtContent>
          <w:r w:rsidR="004D3373" w:rsidRPr="004D3373">
            <w:rPr>
              <w:rFonts w:ascii="Aptos" w:eastAsia="Aptos" w:hAnsi="Aptos" w:cs="Aptos"/>
              <w:color w:val="000000"/>
              <w:vertAlign w:val="superscript"/>
            </w:rPr>
            <w:t>89</w:t>
          </w:r>
        </w:sdtContent>
      </w:sdt>
      <w:r w:rsidR="03744760">
        <w:t>.</w:t>
      </w:r>
      <w:r>
        <w:t xml:space="preserve"> To </w:t>
      </w:r>
      <w:r w:rsidR="766BE057">
        <w:t xml:space="preserve">support greater </w:t>
      </w:r>
      <w:r w:rsidR="03744760">
        <w:t>inclusi</w:t>
      </w:r>
      <w:r w:rsidR="7A57A051">
        <w:t>vity</w:t>
      </w:r>
      <w:r>
        <w:t xml:space="preserve">, </w:t>
      </w:r>
      <w:r w:rsidR="7C76D323">
        <w:t xml:space="preserve">use </w:t>
      </w:r>
      <w:r>
        <w:t xml:space="preserve">high-contrast </w:t>
      </w:r>
      <w:r w:rsidR="5EAC740A">
        <w:t>colour</w:t>
      </w:r>
      <w:r w:rsidR="03744760">
        <w:t xml:space="preserve"> </w:t>
      </w:r>
      <w:r>
        <w:t xml:space="preserve">palettes, offer the </w:t>
      </w:r>
      <w:r w:rsidR="4A57356A">
        <w:t xml:space="preserve">option </w:t>
      </w:r>
      <w:r>
        <w:t xml:space="preserve">to adjust text size and </w:t>
      </w:r>
      <w:r w:rsidR="10BFD71E">
        <w:t xml:space="preserve">select different </w:t>
      </w:r>
      <w:r w:rsidR="03744760">
        <w:t>font</w:t>
      </w:r>
      <w:r w:rsidR="24724C1C">
        <w:t xml:space="preserve">s, including </w:t>
      </w:r>
      <w:r>
        <w:t>dyslexia</w:t>
      </w:r>
      <w:r w:rsidR="090D0B2B">
        <w:t>-</w:t>
      </w:r>
      <w:r>
        <w:t>friendly fonts and provide visual indicators that do not rely solely on colour (e.g</w:t>
      </w:r>
      <w:r w:rsidR="2664AC44">
        <w:t>.</w:t>
      </w:r>
      <w:r w:rsidR="4733E4AC">
        <w:t>,</w:t>
      </w:r>
      <w:r>
        <w:t xml:space="preserve"> by employing distinct shapes or textures). Whenever possible, offer alternative </w:t>
      </w:r>
      <w:r w:rsidR="1A06BE12">
        <w:t xml:space="preserve">formats </w:t>
      </w:r>
      <w:r>
        <w:t xml:space="preserve">to access visual </w:t>
      </w:r>
      <w:r w:rsidR="5DE2B086">
        <w:t>information</w:t>
      </w:r>
      <w:r w:rsidR="03744760">
        <w:t>.</w:t>
      </w:r>
      <w:r>
        <w:t xml:space="preserve"> There are numerous</w:t>
      </w:r>
      <w:r w:rsidR="00FB7AF3">
        <w:t xml:space="preserve"> sources</w:t>
      </w:r>
      <w:sdt>
        <w:sdtPr>
          <w:rPr>
            <w:rFonts w:ascii="Aptos" w:hAnsi="Aptos"/>
            <w:color w:val="000000"/>
            <w:vertAlign w:val="superscript"/>
          </w:rPr>
          <w:tag w:val="MENDELEY_CITATION_v3_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"/>
          <w:id w:val="-635556787"/>
          <w:placeholder>
            <w:docPart w:val="DefaultPlaceholder_-1854013440"/>
          </w:placeholder>
        </w:sdtPr>
        <w:sdtEndPr/>
        <w:sdtContent>
          <w:r w:rsidR="004D3373" w:rsidRPr="004D3373">
            <w:rPr>
              <w:rFonts w:ascii="Aptos" w:eastAsia="Aptos" w:hAnsi="Aptos" w:cs="Aptos"/>
              <w:color w:val="000000"/>
              <w:vertAlign w:val="superscript"/>
            </w:rPr>
            <w:t>90,91</w:t>
          </w:r>
        </w:sdtContent>
      </w:sdt>
      <w:r w:rsidR="00FB7AF3">
        <w:t xml:space="preserve"> </w:t>
      </w:r>
      <w:del w:id="166" w:author="Woods, Andy" w:date="2026-03-19T10:02:00Z" w16du:dateUtc="2026-03-19T10:02:00Z">
        <w:r w:rsidR="00695B53" w:rsidDel="00FB7AF3">
          <w:rPr>
            <w:rStyle w:val="FootnoteReference"/>
          </w:rPr>
          <w:footnoteReference w:id="6"/>
        </w:r>
        <w:r w:rsidR="00651171" w:rsidDel="00FB7AF3">
          <w:rPr>
            <w:rStyle w:val="FootnoteReference"/>
          </w:rPr>
          <w:footnoteReference w:id="7"/>
        </w:r>
      </w:del>
      <w:r>
        <w:t>that provide practical recommendations on designing for users with low vision or colour blindness.</w:t>
      </w:r>
    </w:p>
    <w:p w14:paraId="69705A3C" w14:textId="49E2203F" w:rsidR="78B9DD53" w:rsidRDefault="78B9DD53" w:rsidP="1898712A">
      <w:pPr>
        <w:pStyle w:val="Heading3"/>
      </w:pPr>
      <w:bookmarkStart w:id="167" w:name="_Toc289923472"/>
      <w:r>
        <w:t xml:space="preserve">Lighting </w:t>
      </w:r>
      <w:r w:rsidR="168A3095">
        <w:t>and brightness</w:t>
      </w:r>
      <w:bookmarkEnd w:id="167"/>
    </w:p>
    <w:p w14:paraId="38BDD734" w14:textId="7F9EE419" w:rsidR="00967F98" w:rsidRPr="007075E9" w:rsidRDefault="14437108" w:rsidP="007075E9">
      <w:pPr>
        <w:spacing w:before="240" w:after="240"/>
      </w:pPr>
      <w:r>
        <w:t xml:space="preserve">Bright lights or high-glare </w:t>
      </w:r>
      <w:r w:rsidR="61419749">
        <w:t xml:space="preserve">visuals </w:t>
      </w:r>
      <w:r>
        <w:t>can be overwhelming for some individuals, including those with migraines or photosensitivity. Providing adjustable brightness levels or offering darker night</w:t>
      </w:r>
      <w:r w:rsidR="730CB3ED">
        <w:t>-</w:t>
      </w:r>
      <w:r>
        <w:t xml:space="preserve">mode </w:t>
      </w:r>
      <w:r w:rsidR="03744760">
        <w:t>display</w:t>
      </w:r>
      <w:r w:rsidR="6A10CF51">
        <w:t xml:space="preserve"> options</w:t>
      </w:r>
      <w:r>
        <w:t xml:space="preserve"> can help mitigate discomfort.</w:t>
      </w:r>
    </w:p>
    <w:p w14:paraId="36D210E3" w14:textId="5AB9F4A8" w:rsidR="00896CBC" w:rsidRDefault="78B9DD53" w:rsidP="1898712A">
      <w:pPr>
        <w:pStyle w:val="Heading3"/>
      </w:pPr>
      <w:bookmarkStart w:id="168" w:name="_Toc628528458"/>
      <w:r>
        <w:t xml:space="preserve">Motion </w:t>
      </w:r>
      <w:r w:rsidR="76E37F76">
        <w:t>s</w:t>
      </w:r>
      <w:r>
        <w:t xml:space="preserve">ensitivity and </w:t>
      </w:r>
      <w:r w:rsidR="070BF511">
        <w:t>f</w:t>
      </w:r>
      <w:r>
        <w:t>licker</w:t>
      </w:r>
      <w:bookmarkEnd w:id="168"/>
    </w:p>
    <w:p w14:paraId="549721E1" w14:textId="3C611AFC" w:rsidR="00967F98" w:rsidRDefault="14437108" w:rsidP="371339A4">
      <w:pPr>
        <w:spacing w:before="240" w:after="240"/>
      </w:pPr>
      <w:r>
        <w:t xml:space="preserve">Rapid on-screen movements and flicker effects may trigger discomfort or photosensitive epileptic seizures. Offering reduced-motion or static display options </w:t>
      </w:r>
      <w:r>
        <w:lastRenderedPageBreak/>
        <w:t>and ensuring critical content is not lost if motion is disabled</w:t>
      </w:r>
      <w:r w:rsidR="5E66605E">
        <w:t xml:space="preserve">, </w:t>
      </w:r>
      <w:r w:rsidR="0739AAAA">
        <w:t>can</w:t>
      </w:r>
      <w:r>
        <w:t xml:space="preserve"> help users remain engaged without health risks.</w:t>
      </w:r>
    </w:p>
    <w:p w14:paraId="47E99BE7" w14:textId="63917690" w:rsidR="00896CBC" w:rsidRDefault="78B9DD53" w:rsidP="1898712A">
      <w:pPr>
        <w:pStyle w:val="Heading3"/>
      </w:pPr>
      <w:bookmarkStart w:id="169" w:name="_Toc70126124"/>
      <w:r>
        <w:t xml:space="preserve">Cognitive </w:t>
      </w:r>
      <w:r w:rsidR="076FE8A2">
        <w:t>l</w:t>
      </w:r>
      <w:r>
        <w:t xml:space="preserve">oad </w:t>
      </w:r>
      <w:r w:rsidR="6D539DD9">
        <w:t>and simplified layouts</w:t>
      </w:r>
      <w:bookmarkEnd w:id="169"/>
    </w:p>
    <w:p w14:paraId="485052CA" w14:textId="6AB494E1" w:rsidR="4E87E5E5" w:rsidRDefault="78B9DD53" w:rsidP="6A31513F">
      <w:pPr>
        <w:spacing w:before="240" w:after="240"/>
      </w:pPr>
      <w:r>
        <w:t xml:space="preserve">Overly dense or cluttered designs can </w:t>
      </w:r>
      <w:r w:rsidR="36D45DAB">
        <w:t xml:space="preserve">create </w:t>
      </w:r>
      <w:r>
        <w:t xml:space="preserve">cognitive overload. Offering simpler </w:t>
      </w:r>
      <w:r w:rsidR="4C933CB8">
        <w:t>focus</w:t>
      </w:r>
      <w:r w:rsidR="2EED4D00">
        <w:t xml:space="preserve"> </w:t>
      </w:r>
      <w:r>
        <w:t xml:space="preserve">modes or letting users </w:t>
      </w:r>
      <w:r w:rsidR="7EF5289E">
        <w:t>hide</w:t>
      </w:r>
      <w:r>
        <w:t xml:space="preserve"> non-essential visuals and text can help reduce </w:t>
      </w:r>
      <w:r w:rsidR="4C37F9FD">
        <w:t>cognitive load.</w:t>
      </w:r>
    </w:p>
    <w:p w14:paraId="5E8B315E" w14:textId="57DF1BB5" w:rsidR="001A3899" w:rsidRPr="001A3899" w:rsidRDefault="084D0114" w:rsidP="1898712A">
      <w:pPr>
        <w:pStyle w:val="Heading1"/>
      </w:pPr>
      <w:bookmarkStart w:id="170" w:name="_Toc1225043543"/>
      <w:r>
        <w:t>In focus: Hearing</w:t>
      </w:r>
      <w:bookmarkEnd w:id="170"/>
    </w:p>
    <w:p w14:paraId="2815BE70" w14:textId="36674967" w:rsidR="00967F98" w:rsidRDefault="39A722BC" w:rsidP="1898712A">
      <w:pPr>
        <w:spacing w:after="0"/>
      </w:pPr>
      <w:r>
        <w:t>S</w:t>
      </w:r>
      <w:r w:rsidR="7C864058">
        <w:t xml:space="preserve">ound </w:t>
      </w:r>
      <w:r w:rsidR="31CC4314">
        <w:t xml:space="preserve">plays an </w:t>
      </w:r>
      <w:r w:rsidR="7C864058">
        <w:t xml:space="preserve">important </w:t>
      </w:r>
      <w:r w:rsidR="5D72DC35">
        <w:t xml:space="preserve">role </w:t>
      </w:r>
      <w:r w:rsidR="7C864058">
        <w:t>in shaping our experience</w:t>
      </w:r>
      <w:r w:rsidR="4FA80FBD">
        <w:t xml:space="preserve"> – </w:t>
      </w:r>
      <w:r w:rsidR="7C864058">
        <w:t>a horror film without sound feel</w:t>
      </w:r>
      <w:r w:rsidR="5370EF07">
        <w:t xml:space="preserve">s </w:t>
      </w:r>
      <w:r w:rsidR="2E2CDAB6">
        <w:t xml:space="preserve">a lot less </w:t>
      </w:r>
      <w:r w:rsidR="7C864058">
        <w:t>scary</w:t>
      </w:r>
      <w:sdt>
        <w:sdtPr>
          <w:rPr>
            <w:rFonts w:ascii="Aptos" w:hAnsi="Aptos"/>
            <w:color w:val="000000"/>
            <w:vertAlign w:val="superscript"/>
          </w:rPr>
          <w:tag w:val="MENDELEY_CITATION_v3_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"/>
          <w:id w:val="-1462949398"/>
          <w:placeholder>
            <w:docPart w:val="DefaultPlaceholder_-1854013440"/>
          </w:placeholder>
        </w:sdtPr>
        <w:sdtEndPr/>
        <w:sdtContent>
          <w:r w:rsidR="004D3373" w:rsidRPr="004D3373">
            <w:rPr>
              <w:rFonts w:ascii="Aptos" w:eastAsia="Aptos" w:hAnsi="Aptos" w:cs="Aptos"/>
              <w:color w:val="000000"/>
              <w:vertAlign w:val="superscript"/>
            </w:rPr>
            <w:t>92</w:t>
          </w:r>
        </w:sdtContent>
      </w:sdt>
      <w:r w:rsidR="7200662A">
        <w:t xml:space="preserve">. </w:t>
      </w:r>
      <w:r w:rsidR="0A3A979F">
        <w:t>R</w:t>
      </w:r>
      <w:r w:rsidR="00FD3639">
        <w:t xml:space="preserve">ecent VR-horror </w:t>
      </w:r>
      <w:r w:rsidR="00EC0D4F">
        <w:t>games</w:t>
      </w:r>
      <w:r w:rsidR="00FD3639">
        <w:t xml:space="preserve"> </w:t>
      </w:r>
      <w:r w:rsidR="00EC0D4F">
        <w:t>with</w:t>
      </w:r>
      <w:r w:rsidR="00FD3639">
        <w:t xml:space="preserve"> realistic ambient sound </w:t>
      </w:r>
      <w:r w:rsidR="00332FC3">
        <w:t xml:space="preserve">have </w:t>
      </w:r>
      <w:r w:rsidR="0BD06241">
        <w:t xml:space="preserve">shown </w:t>
      </w:r>
      <w:r w:rsidR="00FD3639">
        <w:t xml:space="preserve">almost double </w:t>
      </w:r>
      <w:r w:rsidR="714559DB">
        <w:t xml:space="preserve">the </w:t>
      </w:r>
      <w:r w:rsidR="00FD3639">
        <w:t xml:space="preserve">self-reported fear levels </w:t>
      </w:r>
      <w:r w:rsidR="7828F210">
        <w:t xml:space="preserve">by comparison </w:t>
      </w:r>
      <w:r w:rsidR="00FD3639">
        <w:t>with silent conditions</w:t>
      </w:r>
      <w:sdt>
        <w:sdtPr>
          <w:rPr>
            <w:rFonts w:ascii="Aptos" w:hAnsi="Aptos"/>
            <w:color w:val="000000"/>
            <w:vertAlign w:val="superscript"/>
          </w:rPr>
          <w:tag w:val="MENDELEY_CITATION_v3_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"/>
          <w:id w:val="-1545973969"/>
          <w:placeholder>
            <w:docPart w:val="DefaultPlaceholder_-1854013440"/>
          </w:placeholder>
        </w:sdtPr>
        <w:sdtEndPr/>
        <w:sdtContent>
          <w:r w:rsidR="004D3373" w:rsidRPr="004D3373">
            <w:rPr>
              <w:rFonts w:ascii="Aptos" w:eastAsia="Aptos" w:hAnsi="Aptos" w:cs="Aptos"/>
              <w:color w:val="000000"/>
              <w:vertAlign w:val="superscript"/>
            </w:rPr>
            <w:t>93</w:t>
          </w:r>
        </w:sdtContent>
      </w:sdt>
      <w:r w:rsidR="00FD3639">
        <w:t>.</w:t>
      </w:r>
      <w:r w:rsidR="00F01BA0">
        <w:t xml:space="preserve"> </w:t>
      </w:r>
      <w:r w:rsidR="279A46BC">
        <w:t>R</w:t>
      </w:r>
      <w:r w:rsidR="59097CA9">
        <w:t xml:space="preserve">apid </w:t>
      </w:r>
      <w:r w:rsidR="523F133E">
        <w:t xml:space="preserve">recent </w:t>
      </w:r>
      <w:r w:rsidR="59097CA9">
        <w:t xml:space="preserve">advancements in </w:t>
      </w:r>
      <w:r w:rsidR="22643DE6">
        <w:t>3D audio</w:t>
      </w:r>
      <w:r w:rsidR="02F2BF1D">
        <w:t xml:space="preserve"> and </w:t>
      </w:r>
      <w:r w:rsidR="14E46EC4">
        <w:t>beam</w:t>
      </w:r>
      <w:r w:rsidR="1CC8465A">
        <w:t>forming technology</w:t>
      </w:r>
      <w:r w:rsidR="14E46EC4">
        <w:t xml:space="preserve"> (for </w:t>
      </w:r>
      <w:r w:rsidR="74DB3FB9">
        <w:t>directing sound to specific locations</w:t>
      </w:r>
      <w:r w:rsidR="14E46EC4">
        <w:t>)</w:t>
      </w:r>
      <w:r w:rsidR="3391B2A5">
        <w:t xml:space="preserve"> </w:t>
      </w:r>
      <w:r w:rsidR="116A4493">
        <w:t xml:space="preserve">can </w:t>
      </w:r>
      <w:r w:rsidR="2E8C1B03">
        <w:t xml:space="preserve">also </w:t>
      </w:r>
      <w:r w:rsidR="116A4493">
        <w:t>unlock exciting creative opportunities for immersive experience and spatial sound designers.</w:t>
      </w:r>
    </w:p>
    <w:p w14:paraId="7950496C" w14:textId="190202F4" w:rsidR="00D03BF5" w:rsidRDefault="00D03BF5" w:rsidP="044B0010">
      <w:pPr>
        <w:spacing w:after="0"/>
      </w:pPr>
    </w:p>
    <w:p w14:paraId="762B09FB" w14:textId="06A37A2C" w:rsidR="29370B59" w:rsidRDefault="29370B59" w:rsidP="4E87E5E5">
      <w:pPr>
        <w:pStyle w:val="Heading4"/>
        <w:ind w:left="810"/>
      </w:pPr>
      <w:bookmarkStart w:id="171" w:name="_Case_study:_Arcade"/>
      <w:bookmarkStart w:id="172" w:name="_Toc644839014"/>
      <w:bookmarkEnd w:id="171"/>
      <w:r>
        <w:t>Case study: Arcade</w:t>
      </w:r>
      <w:bookmarkEnd w:id="172"/>
    </w:p>
    <w:p w14:paraId="66F62A95" w14:textId="2FC66D40" w:rsidR="7115858C" w:rsidRDefault="7115858C" w:rsidP="00A93347">
      <w:pPr>
        <w:spacing w:after="0"/>
      </w:pPr>
      <w:r w:rsidRPr="5C13A47C">
        <w:rPr>
          <w:i/>
        </w:rPr>
        <w:t xml:space="preserve">DARKFIELD </w:t>
      </w:r>
      <w:r>
        <w:t xml:space="preserve">are renowned for their innovative use of binaural sound in complete darkness. Usually located inside a shipping container, their experiences locate stories in space with an innovative use of audio, expanding our understanding of the importance and potential of sound for storytelling. </w:t>
      </w:r>
    </w:p>
    <w:p w14:paraId="45637E67" w14:textId="1A46B505" w:rsidR="4E87E5E5" w:rsidRDefault="4E87E5E5" w:rsidP="4E87E5E5">
      <w:pPr>
        <w:spacing w:after="0"/>
        <w:ind w:left="810"/>
      </w:pPr>
    </w:p>
    <w:p w14:paraId="6FC41BED" w14:textId="192C6B61" w:rsidR="00460113" w:rsidRDefault="7115858C" w:rsidP="006D66B9">
      <w:pPr>
        <w:spacing w:after="0"/>
      </w:pPr>
      <w:r w:rsidRPr="6A31513F">
        <w:rPr>
          <w:b/>
          <w:bCs/>
          <w:i/>
          <w:iCs/>
        </w:rPr>
        <w:t xml:space="preserve">Arcade </w:t>
      </w:r>
      <w:r>
        <w:t>is a 2</w:t>
      </w:r>
      <w:r w:rsidR="00E63595">
        <w:t>5</w:t>
      </w:r>
      <w:r>
        <w:t xml:space="preserve">-minute, choose-your-own-path experience run in pitch-blackness. Wearing noise-isolating headphones, participants are guided solely by a 360-degree binaural soundtrack whose branching narrative responds to a button press and coins </w:t>
      </w:r>
      <w:r w:rsidR="116A14F7">
        <w:t xml:space="preserve">inserted </w:t>
      </w:r>
      <w:r>
        <w:t xml:space="preserve">into a </w:t>
      </w:r>
      <w:r w:rsidR="0080E8F0">
        <w:t>cabinet</w:t>
      </w:r>
      <w:r w:rsidR="71A64368">
        <w:t>’s slot</w:t>
      </w:r>
      <w:r>
        <w:t xml:space="preserve">. </w:t>
      </w:r>
      <w:r w:rsidRPr="6A31513F">
        <w:rPr>
          <w:b/>
          <w:bCs/>
          <w:i/>
          <w:iCs/>
        </w:rPr>
        <w:t xml:space="preserve">Arcade </w:t>
      </w:r>
      <w:r>
        <w:t xml:space="preserve">also incorporates additional sensory elements such as </w:t>
      </w:r>
      <w:commentRangeStart w:id="173"/>
      <w:commentRangeStart w:id="174"/>
      <w:commentRangeStart w:id="175"/>
      <w:r>
        <w:t>sudden splashes of water</w:t>
      </w:r>
      <w:r w:rsidR="007D47BF">
        <w:t xml:space="preserve"> (</w:t>
      </w:r>
      <w:r w:rsidR="007043A1">
        <w:t xml:space="preserve">see </w:t>
      </w:r>
      <w:r w:rsidR="007043A1">
        <w:rPr>
          <w:highlight w:val="yellow"/>
        </w:rPr>
        <w:fldChar w:fldCharType="begin"/>
      </w:r>
      <w:r w:rsidR="007043A1">
        <w:instrText xml:space="preserve"> REF _Ref209442110 \h </w:instrText>
      </w:r>
      <w:r w:rsidR="007043A1">
        <w:rPr>
          <w:highlight w:val="yellow"/>
        </w:rPr>
      </w:r>
      <w:r w:rsidR="007043A1">
        <w:rPr>
          <w:highlight w:val="yellow"/>
        </w:rPr>
        <w:fldChar w:fldCharType="separate"/>
      </w:r>
      <w:r w:rsidR="007043A1">
        <w:t>Case study: water droplets</w:t>
      </w:r>
      <w:r w:rsidR="007043A1">
        <w:rPr>
          <w:highlight w:val="yellow"/>
        </w:rPr>
        <w:fldChar w:fldCharType="end"/>
      </w:r>
      <w:r w:rsidR="007D47BF">
        <w:t>)</w:t>
      </w:r>
      <w:r>
        <w:t xml:space="preserve"> </w:t>
      </w:r>
      <w:commentRangeEnd w:id="173"/>
      <w:r w:rsidR="009B7872">
        <w:rPr>
          <w:rStyle w:val="CommentReference"/>
          <w:sz w:val="24"/>
          <w:szCs w:val="24"/>
        </w:rPr>
        <w:commentReference w:id="173"/>
      </w:r>
      <w:commentRangeEnd w:id="174"/>
      <w:r>
        <w:rPr>
          <w:rStyle w:val="CommentReference"/>
          <w:sz w:val="24"/>
          <w:szCs w:val="24"/>
        </w:rPr>
        <w:commentReference w:id="174"/>
      </w:r>
      <w:commentRangeEnd w:id="175"/>
      <w:r>
        <w:rPr>
          <w:rStyle w:val="CommentReference"/>
          <w:sz w:val="24"/>
          <w:szCs w:val="24"/>
        </w:rPr>
        <w:commentReference w:id="175"/>
      </w:r>
      <w:r w:rsidR="007D47BF">
        <w:t xml:space="preserve">and </w:t>
      </w:r>
      <w:r w:rsidR="134AE330">
        <w:t>3</w:t>
      </w:r>
      <w:r w:rsidR="1517722F">
        <w:t>D-</w:t>
      </w:r>
      <w:r w:rsidR="007D47BF">
        <w:t xml:space="preserve">printed </w:t>
      </w:r>
      <w:r w:rsidR="007B0CCD">
        <w:t>props</w:t>
      </w:r>
      <w:r>
        <w:t xml:space="preserve">. </w:t>
      </w:r>
    </w:p>
    <w:p w14:paraId="01196953" w14:textId="0339CC7D" w:rsidR="00AD4D49" w:rsidRDefault="00063EAC" w:rsidP="73805CC3">
      <w:pPr>
        <w:keepNext/>
        <w:spacing w:after="0"/>
        <w:jc w:val="center"/>
      </w:pPr>
      <w:commentRangeStart w:id="176"/>
      <w:r w:rsidRPr="00063EAC">
        <w:rPr>
          <w:noProof/>
        </w:rPr>
        <w:lastRenderedPageBreak/>
        <w:drawing>
          <wp:inline distT="0" distB="0" distL="0" distR="0" wp14:anchorId="7C584F8A" wp14:editId="4628A1B4">
            <wp:extent cx="5731510" cy="3819525"/>
            <wp:effectExtent l="0" t="0" r="2540" b="9525"/>
            <wp:docPr id="1482762222" name="Picture 1" descr="Photograph of a row of black gaming or VR stations with headsets hanging on each unit, illuminated by vibrant neon lights in green, purple, and blue. The setup suggests a futuristic gaming or virtual reality arcade environment with reflective surfaces enhancing the colorful lighting effe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762222" name="Picture 1" descr="Photograph of a row of black gaming or VR stations with headsets hanging on each unit, illuminated by vibrant neon lights in green, purple, and blue. The setup suggests a futuristic gaming or virtual reality arcade environment with reflective surfaces enhancing the colorful lighting effects."/>
                    <pic:cNvPicPr/>
                  </pic:nvPicPr>
                  <pic:blipFill>
                    <a:blip r:embed="rId32"/>
                    <a:stretch>
                      <a:fillRect/>
                    </a:stretch>
                  </pic:blipFill>
                  <pic:spPr>
                    <a:xfrm>
                      <a:off x="0" y="0"/>
                      <a:ext cx="5731510" cy="3819525"/>
                    </a:xfrm>
                    <a:prstGeom prst="rect">
                      <a:avLst/>
                    </a:prstGeom>
                  </pic:spPr>
                </pic:pic>
              </a:graphicData>
            </a:graphic>
          </wp:inline>
        </w:drawing>
      </w:r>
      <w:commentRangeEnd w:id="176"/>
      <w:r w:rsidR="009A0132">
        <w:rPr>
          <w:rStyle w:val="CommentReference"/>
          <w:sz w:val="24"/>
          <w:szCs w:val="24"/>
        </w:rPr>
        <w:commentReference w:id="176"/>
      </w:r>
    </w:p>
    <w:p w14:paraId="73310E91" w14:textId="5A6524FE" w:rsidR="00D0789C" w:rsidRPr="00D0789C" w:rsidRDefault="00D51648" w:rsidP="5C13A47C">
      <w:pPr>
        <w:pStyle w:val="Caption"/>
        <w:ind w:left="810"/>
      </w:pPr>
      <w:commentRangeStart w:id="177"/>
      <w:commentRangeStart w:id="178"/>
      <w:r>
        <w:t xml:space="preserve">DARKFIELD’s </w:t>
      </w:r>
      <w:r w:rsidRPr="73805CC3">
        <w:rPr>
          <w:b/>
          <w:i/>
        </w:rPr>
        <w:t>ARCADE</w:t>
      </w:r>
      <w:r w:rsidR="008149AD">
        <w:t xml:space="preserve">, </w:t>
      </w:r>
      <w:r>
        <w:t xml:space="preserve">Nottingham Lakeside Arts. Neon-lit interior with a row of arcade cabinets and over-ear headphones inside </w:t>
      </w:r>
      <w:r w:rsidR="008149AD">
        <w:t>a</w:t>
      </w:r>
      <w:r>
        <w:t xml:space="preserve"> shipping-container installation. </w:t>
      </w:r>
      <w:r w:rsidR="000967DF">
        <w:t xml:space="preserve">© </w:t>
      </w:r>
      <w:r>
        <w:t>Katie Edwards</w:t>
      </w:r>
      <w:r w:rsidR="406ED182">
        <w:t xml:space="preserve">, </w:t>
      </w:r>
      <w:r w:rsidR="000967DF">
        <w:t>2024</w:t>
      </w:r>
      <w:r w:rsidR="45B1912B">
        <w:t>.</w:t>
      </w:r>
      <w:commentRangeEnd w:id="177"/>
      <w:r w:rsidR="00AD4D49" w:rsidRPr="00D0789C">
        <w:rPr>
          <w:rStyle w:val="CommentReference"/>
          <w:sz w:val="20"/>
          <w:szCs w:val="20"/>
        </w:rPr>
        <w:commentReference w:id="177"/>
      </w:r>
      <w:commentRangeEnd w:id="178"/>
      <w:r w:rsidRPr="00D0789C">
        <w:rPr>
          <w:rStyle w:val="CommentReference"/>
          <w:sz w:val="20"/>
          <w:szCs w:val="20"/>
        </w:rPr>
        <w:commentReference w:id="178"/>
      </w:r>
    </w:p>
    <w:p w14:paraId="7AFC09EB" w14:textId="562C939C" w:rsidR="00D0789C" w:rsidRPr="00D0789C" w:rsidRDefault="00D0789C" w:rsidP="48B8EDBD">
      <w:pPr>
        <w:rPr>
          <w:i/>
          <w:iCs/>
        </w:rPr>
      </w:pPr>
      <w:r w:rsidRPr="48B8EDBD">
        <w:rPr>
          <w:i/>
          <w:iCs/>
        </w:rPr>
        <w:t>“When we begin thinking about a new show we always think about what new multisensory elements we can explore. Our work is less interested in a traditional narrative structure and the special effects we use are as integral to the story we tell as the script.</w:t>
      </w:r>
      <w:r w:rsidR="0A018751" w:rsidRPr="48B8EDBD">
        <w:rPr>
          <w:i/>
          <w:iCs/>
        </w:rPr>
        <w:t xml:space="preserve"> </w:t>
      </w:r>
      <w:r w:rsidRPr="48B8EDBD">
        <w:rPr>
          <w:i/>
          <w:iCs/>
        </w:rPr>
        <w:t>Because of the branch narrative structure of Arcade</w:t>
      </w:r>
      <w:r w:rsidR="60703D2E" w:rsidRPr="48B8EDBD">
        <w:rPr>
          <w:i/>
          <w:iCs/>
        </w:rPr>
        <w:t>,</w:t>
      </w:r>
      <w:r w:rsidRPr="48B8EDBD">
        <w:rPr>
          <w:i/>
          <w:iCs/>
        </w:rPr>
        <w:t xml:space="preserve"> it was clear that any sensory events needed to be individual to each audience member (in all our other shows the effects are universal to everyone). Often the smallest effect can have the biggest impact, the water spray in Arcade is the one that most people mention. It's important though that any effect we use is integral to the story</w:t>
      </w:r>
      <w:r w:rsidR="699D2EFE" w:rsidRPr="48B8EDBD">
        <w:rPr>
          <w:i/>
          <w:iCs/>
        </w:rPr>
        <w:t>;</w:t>
      </w:r>
      <w:r w:rsidRPr="48B8EDBD">
        <w:rPr>
          <w:i/>
          <w:iCs/>
        </w:rPr>
        <w:t xml:space="preserve"> its primary function is to augment the audio.”</w:t>
      </w:r>
      <w:r w:rsidR="10EF035C" w:rsidRPr="48B8EDBD">
        <w:rPr>
          <w:i/>
          <w:iCs/>
        </w:rPr>
        <w:t xml:space="preserve"> </w:t>
      </w:r>
      <w:r>
        <w:t xml:space="preserve">— </w:t>
      </w:r>
      <w:r w:rsidRPr="48B8EDBD">
        <w:rPr>
          <w:b/>
          <w:bCs/>
        </w:rPr>
        <w:t xml:space="preserve">Glen Neath, </w:t>
      </w:r>
      <w:r w:rsidR="001F14F5">
        <w:t xml:space="preserve">Artistic Director and </w:t>
      </w:r>
      <w:r w:rsidR="47752313">
        <w:t>C</w:t>
      </w:r>
      <w:r w:rsidR="001F14F5">
        <w:t>o</w:t>
      </w:r>
      <w:r w:rsidR="00E6633E">
        <w:t>-</w:t>
      </w:r>
      <w:r w:rsidR="5A0BBD28">
        <w:t>F</w:t>
      </w:r>
      <w:r w:rsidR="001F14F5">
        <w:t>ounder</w:t>
      </w:r>
      <w:r w:rsidR="68CAD297">
        <w:t xml:space="preserve"> at</w:t>
      </w:r>
      <w:r>
        <w:t xml:space="preserve"> DARKFIELD</w:t>
      </w:r>
    </w:p>
    <w:p w14:paraId="6C428AE4" w14:textId="77777777" w:rsidR="00D0789C" w:rsidRDefault="00D0789C" w:rsidP="006D66B9"/>
    <w:p w14:paraId="060D1314" w14:textId="21C3B6A5" w:rsidR="7AC1C768" w:rsidRDefault="7AC1C768" w:rsidP="1898712A">
      <w:pPr>
        <w:pStyle w:val="Heading2"/>
      </w:pPr>
      <w:bookmarkStart w:id="180" w:name="_Toc170785152"/>
      <w:r>
        <w:t>Pract</w:t>
      </w:r>
      <w:r w:rsidR="2206A88D">
        <w:t>ical insights</w:t>
      </w:r>
      <w:bookmarkEnd w:id="180"/>
    </w:p>
    <w:p w14:paraId="1D60D445" w14:textId="77777777" w:rsidR="001A3899" w:rsidRDefault="41D48875" w:rsidP="1898712A">
      <w:pPr>
        <w:pStyle w:val="Heading3"/>
      </w:pPr>
      <w:bookmarkStart w:id="181" w:name="_Toc871857078"/>
      <w:r>
        <w:t>Low spatial resolution</w:t>
      </w:r>
      <w:bookmarkEnd w:id="181"/>
    </w:p>
    <w:p w14:paraId="25C06412" w14:textId="50C83E0B" w:rsidR="00967F98" w:rsidRDefault="60EBE545" w:rsidP="48B8EDBD">
      <w:pPr>
        <w:rPr>
          <w:rFonts w:eastAsia="Aptos"/>
        </w:rPr>
      </w:pPr>
      <w:r>
        <w:t>B</w:t>
      </w:r>
      <w:r w:rsidR="41D48875">
        <w:t xml:space="preserve">oth ears are required to determine the source of a sound, </w:t>
      </w:r>
      <w:r w:rsidR="3BACAA9A">
        <w:t>a process the brain carries out by comparing the signals received at each ear</w:t>
      </w:r>
      <w:r w:rsidR="77EAED58">
        <w:t xml:space="preserve">. </w:t>
      </w:r>
      <w:r w:rsidR="2112E9C2">
        <w:t xml:space="preserve">A </w:t>
      </w:r>
      <w:r w:rsidR="77A42C1F">
        <w:t>s</w:t>
      </w:r>
      <w:r w:rsidR="3734043C">
        <w:t xml:space="preserve">ound </w:t>
      </w:r>
      <w:r w:rsidR="5D9FB390">
        <w:t>will be</w:t>
      </w:r>
      <w:r w:rsidR="683662CF">
        <w:t xml:space="preserve"> perceived </w:t>
      </w:r>
      <w:r w:rsidR="583E5AC3">
        <w:t xml:space="preserve">more loudly </w:t>
      </w:r>
      <w:r w:rsidR="1671CC13">
        <w:t xml:space="preserve">in, and </w:t>
      </w:r>
      <w:r w:rsidR="3D8B0CFF">
        <w:t>arrive</w:t>
      </w:r>
      <w:r w:rsidR="1671CC13">
        <w:t xml:space="preserve"> fractionally earlier </w:t>
      </w:r>
      <w:r w:rsidR="3734043C">
        <w:t>at</w:t>
      </w:r>
      <w:r w:rsidR="63105A4A">
        <w:t>,</w:t>
      </w:r>
      <w:r w:rsidR="3734043C">
        <w:t xml:space="preserve"> </w:t>
      </w:r>
      <w:r w:rsidR="683662CF">
        <w:t xml:space="preserve">the ear </w:t>
      </w:r>
      <w:r w:rsidR="7AA2E725">
        <w:t xml:space="preserve">that is </w:t>
      </w:r>
      <w:r w:rsidR="683662CF">
        <w:t>close</w:t>
      </w:r>
      <w:r w:rsidR="1E14A598">
        <w:t>r</w:t>
      </w:r>
      <w:r w:rsidR="683662CF">
        <w:t xml:space="preserve"> to </w:t>
      </w:r>
      <w:r w:rsidR="2FC5A0BB">
        <w:t>the source</w:t>
      </w:r>
      <w:r w:rsidR="683662CF">
        <w:t xml:space="preserve">. </w:t>
      </w:r>
      <w:r w:rsidR="41D48875">
        <w:t xml:space="preserve">These </w:t>
      </w:r>
      <w:r w:rsidR="745AE814">
        <w:t xml:space="preserve">difference </w:t>
      </w:r>
      <w:r w:rsidR="41D48875">
        <w:t xml:space="preserve">cues </w:t>
      </w:r>
      <w:r w:rsidR="4051D2B3">
        <w:t>allow</w:t>
      </w:r>
      <w:r w:rsidR="70DAFBF5">
        <w:t xml:space="preserve"> the brain to identify the broad </w:t>
      </w:r>
      <w:r w:rsidR="41D48875">
        <w:t>direction of the sound</w:t>
      </w:r>
      <w:r w:rsidR="12053F1D">
        <w:t xml:space="preserve">. However, this process often delivers a range of possible solutions, </w:t>
      </w:r>
      <w:r w:rsidR="3FB1BF21">
        <w:t xml:space="preserve">producing a range of </w:t>
      </w:r>
      <w:r w:rsidR="41D48875">
        <w:t xml:space="preserve">potential locations </w:t>
      </w:r>
      <w:r w:rsidR="4A55DBCC">
        <w:t>known as the</w:t>
      </w:r>
      <w:r w:rsidR="556D7E30">
        <w:t xml:space="preserve"> </w:t>
      </w:r>
      <w:r w:rsidR="41D48875" w:rsidRPr="48B8EDBD">
        <w:rPr>
          <w:i/>
          <w:iCs/>
        </w:rPr>
        <w:t>cone of confusion</w:t>
      </w:r>
      <w:r w:rsidR="41D48875">
        <w:t xml:space="preserve">. </w:t>
      </w:r>
      <w:r w:rsidR="0EACCF61">
        <w:t xml:space="preserve">Because of this </w:t>
      </w:r>
      <w:r w:rsidR="7490EA4F">
        <w:t xml:space="preserve">relatively </w:t>
      </w:r>
      <w:r w:rsidR="0EACCF61">
        <w:t xml:space="preserve">imprecise ability to </w:t>
      </w:r>
      <w:r w:rsidR="0EACCF61">
        <w:lastRenderedPageBreak/>
        <w:t xml:space="preserve">localise sound, </w:t>
      </w:r>
      <w:r w:rsidR="41D48875">
        <w:t xml:space="preserve">we </w:t>
      </w:r>
      <w:r w:rsidR="06B53FAF">
        <w:t>frequently</w:t>
      </w:r>
      <w:r w:rsidR="41D48875">
        <w:t xml:space="preserve"> rely on vision</w:t>
      </w:r>
      <w:r w:rsidR="1218778F">
        <w:t xml:space="preserve"> </w:t>
      </w:r>
      <w:r w:rsidR="0D58CDEC">
        <w:t>(</w:t>
      </w:r>
      <w:r w:rsidR="79A0CFF5">
        <w:t xml:space="preserve">which generally operates </w:t>
      </w:r>
      <w:r w:rsidR="17EE93C2">
        <w:t xml:space="preserve">at </w:t>
      </w:r>
      <w:r w:rsidR="79A0CFF5">
        <w:t>much higher spatial resolution</w:t>
      </w:r>
      <w:r w:rsidR="6450E840">
        <w:t xml:space="preserve">) </w:t>
      </w:r>
      <w:r w:rsidR="41D48875">
        <w:t>to decode a specific source of sound</w:t>
      </w:r>
      <w:r w:rsidR="55891BB4">
        <w:t>. F</w:t>
      </w:r>
      <w:r w:rsidR="41D48875">
        <w:t xml:space="preserve">or example, </w:t>
      </w:r>
      <w:r w:rsidR="7B0552B8">
        <w:t xml:space="preserve">we may use </w:t>
      </w:r>
      <w:r w:rsidR="7389451B">
        <w:t xml:space="preserve">hearing </w:t>
      </w:r>
      <w:r w:rsidR="07E7F815">
        <w:t xml:space="preserve">to </w:t>
      </w:r>
      <w:r w:rsidR="41D48875">
        <w:t xml:space="preserve">turn </w:t>
      </w:r>
      <w:r w:rsidR="1D7F0CC5">
        <w:t>toward the approximate</w:t>
      </w:r>
      <w:r w:rsidR="41D48875">
        <w:t xml:space="preserve"> direction of a sound </w:t>
      </w:r>
      <w:r w:rsidR="00B64B2C">
        <w:t>source but</w:t>
      </w:r>
      <w:r w:rsidR="4850AC65">
        <w:t xml:space="preserve"> then </w:t>
      </w:r>
      <w:r w:rsidR="10DE5855">
        <w:t>depend on</w:t>
      </w:r>
      <w:r w:rsidR="6F59CAAE">
        <w:t xml:space="preserve"> </w:t>
      </w:r>
      <w:r w:rsidR="00B64B2C">
        <w:t>visual</w:t>
      </w:r>
      <w:r w:rsidR="633CA8BC">
        <w:t xml:space="preserve"> information</w:t>
      </w:r>
      <w:r w:rsidR="4850AC65">
        <w:t xml:space="preserve"> </w:t>
      </w:r>
      <w:r w:rsidR="1F2A16DB">
        <w:t xml:space="preserve">to </w:t>
      </w:r>
      <w:r w:rsidR="41D48875">
        <w:t>pinpoint the exact source</w:t>
      </w:r>
      <w:r w:rsidR="41D48875" w:rsidRPr="48B8EDBD">
        <w:rPr>
          <w:rFonts w:eastAsia="Aptos"/>
          <w:vertAlign w:val="superscript"/>
        </w:rPr>
        <w:t>10</w:t>
      </w:r>
      <w:r w:rsidR="00D8019B" w:rsidRPr="48B8EDBD">
        <w:rPr>
          <w:rFonts w:eastAsia="Aptos"/>
        </w:rPr>
        <w:t>.</w:t>
      </w:r>
    </w:p>
    <w:p w14:paraId="23A2E0F6" w14:textId="1FC0EC0B" w:rsidR="00967F98" w:rsidRDefault="2F8E7AEE" w:rsidP="1898712A">
      <w:pPr>
        <w:pStyle w:val="Heading2"/>
        <w:rPr>
          <w:rFonts w:ascii="Aptos" w:eastAsia="Aptos" w:hAnsi="Aptos" w:cs="Aptos"/>
        </w:rPr>
      </w:pPr>
      <w:bookmarkStart w:id="182" w:name="_Toc524143705"/>
      <w:r>
        <w:t xml:space="preserve">Inclusion </w:t>
      </w:r>
      <w:r w:rsidR="75A933AF">
        <w:t>c</w:t>
      </w:r>
      <w:r>
        <w:t>onsiderations</w:t>
      </w:r>
      <w:bookmarkEnd w:id="182"/>
    </w:p>
    <w:p w14:paraId="3AC7636E" w14:textId="08C1CC73" w:rsidR="001A3899" w:rsidRDefault="48FF5148" w:rsidP="1898712A">
      <w:pPr>
        <w:pStyle w:val="Heading3"/>
      </w:pPr>
      <w:bookmarkStart w:id="183" w:name="_Toc1405861554"/>
      <w:r>
        <w:t>Hearing diversity</w:t>
      </w:r>
      <w:bookmarkEnd w:id="183"/>
    </w:p>
    <w:p w14:paraId="13D519E5" w14:textId="03864895" w:rsidR="001A3899" w:rsidRDefault="48FF5148" w:rsidP="1898712A">
      <w:pPr>
        <w:rPr>
          <w:rFonts w:eastAsia="Aptos"/>
        </w:rPr>
      </w:pPr>
      <w:r w:rsidRPr="6A31513F">
        <w:rPr>
          <w:rFonts w:eastAsia="Aptos"/>
        </w:rPr>
        <w:t>Not everyone hears the same way. Where possible, provide alternative channels such as captions, text transcripts and visual alerts, to ensure that core content and prompts are available to all.</w:t>
      </w:r>
      <w:r>
        <w:t xml:space="preserve"> </w:t>
      </w:r>
    </w:p>
    <w:p w14:paraId="06106C1A" w14:textId="1D5E19FC" w:rsidR="001A3899" w:rsidRDefault="70A12887" w:rsidP="1898712A">
      <w:pPr>
        <w:pStyle w:val="Heading3"/>
      </w:pPr>
      <w:bookmarkStart w:id="184" w:name="_Toc1227859043"/>
      <w:r>
        <w:t xml:space="preserve">Sound </w:t>
      </w:r>
      <w:r w:rsidR="725E739E">
        <w:t>o</w:t>
      </w:r>
      <w:r>
        <w:t>verload</w:t>
      </w:r>
      <w:r w:rsidR="3D54C85D">
        <w:t xml:space="preserve"> and s</w:t>
      </w:r>
      <w:r>
        <w:t xml:space="preserve">ensory </w:t>
      </w:r>
      <w:r w:rsidR="57B3C28C">
        <w:t>s</w:t>
      </w:r>
      <w:r>
        <w:t>ensitivities</w:t>
      </w:r>
      <w:bookmarkEnd w:id="184"/>
    </w:p>
    <w:p w14:paraId="44AE67B7" w14:textId="1758ED50" w:rsidR="00967F98" w:rsidRDefault="70A12887" w:rsidP="00D0338D">
      <w:pPr>
        <w:rPr>
          <w:rFonts w:eastAsia="Aptos"/>
        </w:rPr>
      </w:pPr>
      <w:r w:rsidRPr="6A31513F">
        <w:rPr>
          <w:rFonts w:eastAsia="Aptos"/>
        </w:rPr>
        <w:t xml:space="preserve">Some individuals, </w:t>
      </w:r>
      <w:r w:rsidR="066949CA" w:rsidRPr="6A31513F">
        <w:rPr>
          <w:rFonts w:eastAsia="Aptos"/>
        </w:rPr>
        <w:t>for example some people</w:t>
      </w:r>
      <w:r w:rsidRPr="6A31513F">
        <w:rPr>
          <w:rFonts w:eastAsia="Aptos"/>
        </w:rPr>
        <w:t xml:space="preserve"> with autism, may find certain sounds, sudden noises, or loud environments overwhelming or distressing.  Offering user-adjustable volume controls, sensory-friendly sessions, sound dampening headphones and </w:t>
      </w:r>
      <w:r w:rsidR="2D068D55" w:rsidRPr="6A31513F">
        <w:rPr>
          <w:rFonts w:eastAsia="Aptos"/>
        </w:rPr>
        <w:t xml:space="preserve">ensuring access to </w:t>
      </w:r>
      <w:r w:rsidRPr="6A31513F">
        <w:rPr>
          <w:rFonts w:eastAsia="Aptos"/>
        </w:rPr>
        <w:t>a quiet space</w:t>
      </w:r>
      <w:r w:rsidR="67742FC0" w:rsidRPr="73805CC3">
        <w:rPr>
          <w:rFonts w:eastAsia="Aptos"/>
        </w:rPr>
        <w:t>,</w:t>
      </w:r>
      <w:r w:rsidRPr="6A31513F">
        <w:rPr>
          <w:rFonts w:eastAsia="Aptos"/>
        </w:rPr>
        <w:t xml:space="preserve"> </w:t>
      </w:r>
      <w:r w:rsidR="75E810FE" w:rsidRPr="6A31513F">
        <w:rPr>
          <w:rFonts w:eastAsia="Aptos"/>
        </w:rPr>
        <w:t>can all help reduce sensory overload</w:t>
      </w:r>
      <w:r w:rsidRPr="6A31513F">
        <w:rPr>
          <w:rFonts w:eastAsia="Aptos"/>
        </w:rPr>
        <w:t xml:space="preserve">. </w:t>
      </w:r>
    </w:p>
    <w:p w14:paraId="12258C4A" w14:textId="3E002191" w:rsidR="001A3899" w:rsidRDefault="70A12887" w:rsidP="1898712A">
      <w:pPr>
        <w:pStyle w:val="Heading3"/>
      </w:pPr>
      <w:bookmarkStart w:id="185" w:name="_Toc1583453425"/>
      <w:r>
        <w:t xml:space="preserve">Spatial </w:t>
      </w:r>
      <w:r w:rsidR="721335C8">
        <w:t>a</w:t>
      </w:r>
      <w:r>
        <w:t xml:space="preserve">udio for </w:t>
      </w:r>
      <w:r w:rsidR="30846878">
        <w:t>o</w:t>
      </w:r>
      <w:r>
        <w:t>rientation</w:t>
      </w:r>
      <w:bookmarkEnd w:id="185"/>
    </w:p>
    <w:p w14:paraId="594ACAFC" w14:textId="7A35AE48" w:rsidR="00967F98" w:rsidRDefault="70A12887" w:rsidP="00D0338D">
      <w:pPr>
        <w:rPr>
          <w:rFonts w:eastAsia="Aptos"/>
        </w:rPr>
      </w:pPr>
      <w:r w:rsidRPr="48B8EDBD">
        <w:rPr>
          <w:rFonts w:eastAsia="Aptos"/>
        </w:rPr>
        <w:t>Spatial or 3D audio can enhance immersion and assist navigation for those with limited vision</w:t>
      </w:r>
      <w:r w:rsidR="06CED991" w:rsidRPr="48B8EDBD">
        <w:rPr>
          <w:rFonts w:eastAsia="Aptos"/>
        </w:rPr>
        <w:t xml:space="preserve">. However, </w:t>
      </w:r>
      <w:r w:rsidRPr="48B8EDBD">
        <w:rPr>
          <w:rFonts w:eastAsia="Aptos"/>
        </w:rPr>
        <w:t xml:space="preserve">keep in mind that some </w:t>
      </w:r>
      <w:r w:rsidR="0B3C5A54" w:rsidRPr="48B8EDBD">
        <w:rPr>
          <w:rFonts w:eastAsia="Aptos"/>
        </w:rPr>
        <w:t xml:space="preserve">people </w:t>
      </w:r>
      <w:r w:rsidRPr="48B8EDBD">
        <w:rPr>
          <w:rFonts w:eastAsia="Aptos"/>
        </w:rPr>
        <w:t xml:space="preserve">may </w:t>
      </w:r>
      <w:r w:rsidR="66AF431D" w:rsidRPr="48B8EDBD">
        <w:rPr>
          <w:rFonts w:eastAsia="Aptos"/>
        </w:rPr>
        <w:t xml:space="preserve">have difficulties localising </w:t>
      </w:r>
      <w:r w:rsidRPr="48B8EDBD">
        <w:rPr>
          <w:rFonts w:eastAsia="Aptos"/>
        </w:rPr>
        <w:t xml:space="preserve">sound. </w:t>
      </w:r>
      <w:r w:rsidR="0AD17BB9" w:rsidRPr="48B8EDBD">
        <w:rPr>
          <w:rFonts w:eastAsia="Aptos"/>
        </w:rPr>
        <w:t xml:space="preserve">Providing </w:t>
      </w:r>
      <w:r w:rsidRPr="48B8EDBD">
        <w:rPr>
          <w:rFonts w:eastAsia="Aptos"/>
        </w:rPr>
        <w:t xml:space="preserve">complementary visual or tactile cues </w:t>
      </w:r>
      <w:r w:rsidR="26B1B28A" w:rsidRPr="48B8EDBD">
        <w:rPr>
          <w:rFonts w:eastAsia="Aptos"/>
        </w:rPr>
        <w:t xml:space="preserve">can </w:t>
      </w:r>
      <w:r w:rsidR="34974538" w:rsidRPr="48B8EDBD">
        <w:rPr>
          <w:rFonts w:eastAsia="Aptos"/>
        </w:rPr>
        <w:t>help</w:t>
      </w:r>
      <w:r w:rsidR="0ACE2E34" w:rsidRPr="48B8EDBD">
        <w:rPr>
          <w:rFonts w:eastAsia="Aptos"/>
        </w:rPr>
        <w:t xml:space="preserve"> </w:t>
      </w:r>
      <w:r w:rsidRPr="48B8EDBD">
        <w:rPr>
          <w:rFonts w:eastAsia="Aptos"/>
        </w:rPr>
        <w:t xml:space="preserve">ensure </w:t>
      </w:r>
      <w:r w:rsidR="5BA2974C" w:rsidRPr="48B8EDBD">
        <w:rPr>
          <w:rFonts w:eastAsia="Aptos"/>
        </w:rPr>
        <w:t xml:space="preserve">that essential </w:t>
      </w:r>
      <w:r w:rsidRPr="48B8EDBD">
        <w:rPr>
          <w:rFonts w:eastAsia="Aptos"/>
        </w:rPr>
        <w:t>directional information is not lost.</w:t>
      </w:r>
    </w:p>
    <w:p w14:paraId="07DADCCD" w14:textId="27E55374" w:rsidR="4E87E5E5" w:rsidRDefault="4E87E5E5">
      <w:r>
        <w:br w:type="page"/>
      </w:r>
    </w:p>
    <w:p w14:paraId="4EA49D67" w14:textId="4B8B9162" w:rsidR="1249A426" w:rsidRDefault="1249A426" w:rsidP="1898712A">
      <w:pPr>
        <w:pStyle w:val="Heading1"/>
      </w:pPr>
      <w:bookmarkStart w:id="186" w:name="_Toc433097559"/>
      <w:r>
        <w:lastRenderedPageBreak/>
        <w:t>In focus: Touch</w:t>
      </w:r>
      <w:bookmarkEnd w:id="186"/>
    </w:p>
    <w:p w14:paraId="5A12A28F" w14:textId="4617D4BC" w:rsidR="6ED80D83" w:rsidRDefault="6ED80D83" w:rsidP="71CB20EA">
      <w:pPr>
        <w:spacing w:after="0"/>
        <w:rPr>
          <w:rFonts w:ascii="Aptos" w:eastAsia="Aptos" w:hAnsi="Aptos" w:cs="Aptos"/>
        </w:rPr>
      </w:pPr>
      <w:r>
        <w:t>The</w:t>
      </w:r>
      <w:r w:rsidR="20F6AE12">
        <w:t xml:space="preserve"> </w:t>
      </w:r>
      <w:r w:rsidR="5B76D19E">
        <w:t>sense of t</w:t>
      </w:r>
      <w:r w:rsidR="24417D00">
        <w:t xml:space="preserve">ouch </w:t>
      </w:r>
      <w:r w:rsidR="5E14ED83">
        <w:t>plays a key role in</w:t>
      </w:r>
      <w:r w:rsidR="75E2B2BA">
        <w:t xml:space="preserve"> our</w:t>
      </w:r>
      <w:r w:rsidR="631CFF80">
        <w:t xml:space="preserve"> </w:t>
      </w:r>
      <w:r w:rsidR="50235291">
        <w:t>interacti</w:t>
      </w:r>
      <w:r w:rsidR="1BA27ACF">
        <w:t>ons</w:t>
      </w:r>
      <w:r w:rsidR="50235291">
        <w:t xml:space="preserve"> </w:t>
      </w:r>
      <w:r w:rsidR="7254A124">
        <w:t xml:space="preserve">with the world, </w:t>
      </w:r>
      <w:r w:rsidR="62CC9E60">
        <w:t>whether sen</w:t>
      </w:r>
      <w:r w:rsidR="657C09BE">
        <w:t>s</w:t>
      </w:r>
      <w:r w:rsidR="62CC9E60">
        <w:t xml:space="preserve">ing temperatures, </w:t>
      </w:r>
      <w:r w:rsidR="2158507E">
        <w:t xml:space="preserve">signalling pain, allowing us to </w:t>
      </w:r>
      <w:r w:rsidR="62CC9E60">
        <w:t>hold and manipulat</w:t>
      </w:r>
      <w:r w:rsidR="1AE6C6C8">
        <w:t xml:space="preserve">e </w:t>
      </w:r>
      <w:r w:rsidR="62CC9E60">
        <w:t xml:space="preserve">objects, or </w:t>
      </w:r>
      <w:r w:rsidR="441BDE63">
        <w:t xml:space="preserve">providing a route for social </w:t>
      </w:r>
      <w:r w:rsidR="6C6A8EE3">
        <w:t>connect</w:t>
      </w:r>
      <w:r w:rsidR="18C5703B">
        <w:t>ion</w:t>
      </w:r>
      <w:r w:rsidR="62CC9E60">
        <w:t xml:space="preserve">. Touch is </w:t>
      </w:r>
      <w:r w:rsidR="2468AA1D">
        <w:t xml:space="preserve">also </w:t>
      </w:r>
      <w:r w:rsidR="24417D00">
        <w:t>a complex sense</w:t>
      </w:r>
      <w:r w:rsidR="37F72144">
        <w:t xml:space="preserve">: </w:t>
      </w:r>
      <w:r w:rsidR="24417D00">
        <w:t xml:space="preserve">different </w:t>
      </w:r>
      <w:r w:rsidR="1D839423" w:rsidRPr="48B8EDBD">
        <w:rPr>
          <w:rFonts w:ascii="Aptos" w:eastAsia="Aptos" w:hAnsi="Aptos" w:cs="Aptos"/>
        </w:rPr>
        <w:t>receptors in the skin detect</w:t>
      </w:r>
      <w:r w:rsidR="6758D6D2" w:rsidRPr="48B8EDBD">
        <w:rPr>
          <w:rFonts w:ascii="Aptos" w:eastAsia="Aptos" w:hAnsi="Aptos" w:cs="Aptos"/>
        </w:rPr>
        <w:t xml:space="preserve"> different qualities of touch, including</w:t>
      </w:r>
      <w:r w:rsidR="1D839423" w:rsidRPr="48B8EDBD">
        <w:rPr>
          <w:rFonts w:ascii="Aptos" w:eastAsia="Aptos" w:hAnsi="Aptos" w:cs="Aptos"/>
        </w:rPr>
        <w:t xml:space="preserve"> pressure, vibration, stretch, texture and temperature</w:t>
      </w:r>
      <w:r w:rsidR="7234247C" w:rsidRPr="48B8EDBD">
        <w:rPr>
          <w:rFonts w:ascii="Aptos" w:eastAsia="Aptos" w:hAnsi="Aptos" w:cs="Aptos"/>
        </w:rPr>
        <w:t>.</w:t>
      </w:r>
    </w:p>
    <w:p w14:paraId="287A082E" w14:textId="5596C679" w:rsidR="71CB20EA" w:rsidRDefault="71CB20EA" w:rsidP="71CB20EA">
      <w:pPr>
        <w:spacing w:after="0"/>
        <w:rPr>
          <w:rFonts w:ascii="Aptos" w:eastAsia="Aptos" w:hAnsi="Aptos" w:cs="Aptos"/>
        </w:rPr>
      </w:pPr>
    </w:p>
    <w:p w14:paraId="14BE1EFF" w14:textId="3CFFE4BF" w:rsidR="00B05726" w:rsidRDefault="00CC1A5B" w:rsidP="006D66B9">
      <w:pPr>
        <w:rPr>
          <w:rFonts w:ascii="Aptos" w:eastAsia="Aptos" w:hAnsi="Aptos" w:cs="Aptos"/>
        </w:rPr>
      </w:pPr>
      <w:r w:rsidRPr="48B8EDBD">
        <w:rPr>
          <w:rFonts w:ascii="Aptos" w:eastAsia="Aptos" w:hAnsi="Aptos" w:cs="Aptos"/>
        </w:rPr>
        <w:t>Haptic technologies range from common vibration motors found in phones and game controllers (e.g., Sony DualSense, Apple Taptic Engine) and force-feedback devices like steering wheels. More advanced solutions include</w:t>
      </w:r>
      <w:r w:rsidR="09C924DA" w:rsidRPr="48B8EDBD">
        <w:rPr>
          <w:rFonts w:ascii="Aptos" w:eastAsia="Aptos" w:hAnsi="Aptos" w:cs="Aptos"/>
        </w:rPr>
        <w:t>:</w:t>
      </w:r>
      <w:r w:rsidRPr="48B8EDBD">
        <w:rPr>
          <w:rFonts w:ascii="Aptos" w:eastAsia="Aptos" w:hAnsi="Aptos" w:cs="Aptos"/>
        </w:rPr>
        <w:t xml:space="preserve"> haptic vests that provide localised feedback for VR</w:t>
      </w:r>
      <w:r w:rsidR="4292DA41" w:rsidRPr="48B8EDBD">
        <w:rPr>
          <w:rFonts w:ascii="Aptos" w:eastAsia="Aptos" w:hAnsi="Aptos" w:cs="Aptos"/>
        </w:rPr>
        <w:t>;</w:t>
      </w:r>
      <w:r w:rsidRPr="48B8EDBD">
        <w:rPr>
          <w:rFonts w:ascii="Aptos" w:eastAsia="Aptos" w:hAnsi="Aptos" w:cs="Aptos"/>
        </w:rPr>
        <w:t xml:space="preserve"> full-body suits that deliver tactile sensations across multiple areas; and 4D cinemas that incorporate in-seat vibration, motion and even wind effects. Experimental approaches are also emerging, such as ultrasonic mid-air haptics, surface haptics that simulate screen textures and Electrical Muscle Stimulation (EMS), which uses low-level electrical impulses to directly evoke sensations of force or movement.</w:t>
      </w:r>
    </w:p>
    <w:p w14:paraId="5236E9D1" w14:textId="77777777" w:rsidR="00263426" w:rsidRDefault="00724224" w:rsidP="006D66B9">
      <w:r>
        <w:rPr>
          <w:noProof/>
        </w:rPr>
        <w:drawing>
          <wp:inline distT="0" distB="0" distL="0" distR="0" wp14:anchorId="1A59313C" wp14:editId="0E08D489">
            <wp:extent cx="5731510" cy="4299585"/>
            <wp:effectExtent l="0" t="0" r="2540" b="5715"/>
            <wp:docPr id="1152526621" name="Picture 3" descr="Photograph of a person standing with arms raised under heavy rainfall illuminated by a bright light source behind them. The scene highlights falling raindrops creating vertical streaks and a reflective wet surface, emphasizing motion and contrast between light and sha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526621" name="Picture 3" descr="Photograph of a person standing with arms raised under heavy rainfall illuminated by a bright light source behind them. The scene highlights falling raindrops creating vertical streaks and a reflective wet surface, emphasizing motion and contrast between light and shadow."/>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4299585"/>
                    </a:xfrm>
                    <a:prstGeom prst="rect">
                      <a:avLst/>
                    </a:prstGeom>
                    <a:noFill/>
                    <a:ln>
                      <a:noFill/>
                    </a:ln>
                  </pic:spPr>
                </pic:pic>
              </a:graphicData>
            </a:graphic>
          </wp:inline>
        </w:drawing>
      </w:r>
    </w:p>
    <w:p w14:paraId="6739784E" w14:textId="1EA8D200" w:rsidR="00B05726" w:rsidRDefault="00263426" w:rsidP="006D66B9">
      <w:pPr>
        <w:pStyle w:val="Caption"/>
      </w:pPr>
      <w:r w:rsidRPr="73805CC3">
        <w:rPr>
          <w:b/>
          <w:i/>
        </w:rPr>
        <w:t>Rain Room</w:t>
      </w:r>
      <w:r>
        <w:t xml:space="preserve">, </w:t>
      </w:r>
      <w:r w:rsidRPr="73805CC3">
        <w:rPr>
          <w:i/>
        </w:rPr>
        <w:t xml:space="preserve">Sharjah Art Foundation </w:t>
      </w:r>
      <w:r>
        <w:t xml:space="preserve">(2018). Installation by </w:t>
      </w:r>
      <w:r w:rsidRPr="73805CC3">
        <w:rPr>
          <w:i/>
        </w:rPr>
        <w:t>Random International</w:t>
      </w:r>
      <w:r>
        <w:t xml:space="preserve"> where visitors walk through simulated rainfall </w:t>
      </w:r>
      <w:r w:rsidR="00F250EA">
        <w:t>whilst remaining (mostly) dry</w:t>
      </w:r>
      <w:r>
        <w:t xml:space="preserve">. </w:t>
      </w:r>
      <w:r w:rsidR="36AC20F4" w:rsidRPr="73805CC3">
        <w:rPr>
          <w:rFonts w:ascii="Arial" w:eastAsia="Arial" w:hAnsi="Arial" w:cs="Arial"/>
          <w:color w:val="000000" w:themeColor="text1"/>
          <w:sz w:val="18"/>
          <w:szCs w:val="18"/>
        </w:rPr>
        <w:t>©</w:t>
      </w:r>
      <w:r w:rsidR="00F54B20">
        <w:t xml:space="preserve"> Wikimedia Commons, licensed under CC BY-SA 4.0</w:t>
      </w:r>
    </w:p>
    <w:p w14:paraId="79D4BA18" w14:textId="1781080B" w:rsidR="00F2071E" w:rsidRDefault="00F2071E" w:rsidP="006D66B9">
      <w:pPr>
        <w:pStyle w:val="Heading4"/>
        <w:ind w:left="720"/>
      </w:pPr>
      <w:bookmarkStart w:id="187" w:name="_Toc1650488483"/>
      <w:r>
        <w:lastRenderedPageBreak/>
        <w:br/>
      </w:r>
      <w:bookmarkStart w:id="188" w:name="_Ref209442110"/>
      <w:r>
        <w:t xml:space="preserve">Case study: </w:t>
      </w:r>
      <w:r w:rsidR="33E4A107">
        <w:t>W</w:t>
      </w:r>
      <w:r w:rsidR="0A35812C">
        <w:t xml:space="preserve">ater </w:t>
      </w:r>
      <w:r w:rsidR="58669696">
        <w:t>D</w:t>
      </w:r>
      <w:r w:rsidR="00BB7931">
        <w:t>roplets</w:t>
      </w:r>
      <w:bookmarkEnd w:id="187"/>
      <w:bookmarkEnd w:id="188"/>
    </w:p>
    <w:p w14:paraId="3F58B097" w14:textId="7683E035" w:rsidR="00BB7931" w:rsidRPr="00BB7931" w:rsidRDefault="007B0CCD" w:rsidP="006D66B9">
      <w:r>
        <w:t>Various experiences such as 4</w:t>
      </w:r>
      <w:r w:rsidR="006A6D17">
        <w:t>D</w:t>
      </w:r>
      <w:r>
        <w:t xml:space="preserve"> cinemas</w:t>
      </w:r>
      <w:r w:rsidR="009631D9">
        <w:t xml:space="preserve"> and</w:t>
      </w:r>
      <w:r>
        <w:t xml:space="preserve"> </w:t>
      </w:r>
      <w:r w:rsidR="00E10C2B">
        <w:t>theme-park</w:t>
      </w:r>
      <w:r w:rsidR="009631D9">
        <w:t xml:space="preserve"> rides</w:t>
      </w:r>
      <w:r w:rsidR="0012130E">
        <w:t xml:space="preserve"> project water to enhance realis</w:t>
      </w:r>
      <w:r w:rsidR="001D7867">
        <w:t>m</w:t>
      </w:r>
      <w:r w:rsidR="0012130E">
        <w:t xml:space="preserve">. </w:t>
      </w:r>
      <w:r w:rsidR="001D7867">
        <w:t xml:space="preserve">This use is also </w:t>
      </w:r>
      <w:r w:rsidR="6AA2F6B8">
        <w:t>appearing</w:t>
      </w:r>
      <w:r w:rsidR="001D7867">
        <w:t xml:space="preserve"> in other more bespoke experiences. For example, </w:t>
      </w:r>
      <w:r w:rsidRPr="0691484D">
        <w:rPr>
          <w:b/>
          <w:bCs/>
          <w:i/>
          <w:iCs/>
        </w:rPr>
        <w:t>Arcade</w:t>
      </w:r>
      <w:r w:rsidR="001D7867" w:rsidRPr="0691484D">
        <w:rPr>
          <w:b/>
          <w:bCs/>
          <w:i/>
          <w:iCs/>
        </w:rPr>
        <w:t xml:space="preserve"> </w:t>
      </w:r>
      <w:r w:rsidR="001D7867">
        <w:t>(</w:t>
      </w:r>
      <w:r w:rsidR="00140230">
        <w:t xml:space="preserve">see </w:t>
      </w:r>
      <w:hyperlink w:anchor="_Case_study:_Arcade" w:history="1">
        <w:r w:rsidR="00140230" w:rsidRPr="0691484D">
          <w:rPr>
            <w:rStyle w:val="Hyperlink"/>
          </w:rPr>
          <w:t>Case study: Arcade</w:t>
        </w:r>
      </w:hyperlink>
      <w:r w:rsidR="001D7867">
        <w:t>)</w:t>
      </w:r>
      <w:r>
        <w:t xml:space="preserve"> also incorporates sudden splashes of water when a nearby character is shot,</w:t>
      </w:r>
      <w:r w:rsidR="001D7867">
        <w:t xml:space="preserve"> to</w:t>
      </w:r>
      <w:r>
        <w:t xml:space="preserve"> simulat</w:t>
      </w:r>
      <w:r w:rsidR="001D7867">
        <w:t>e</w:t>
      </w:r>
      <w:r>
        <w:t xml:space="preserve"> the spray of blood. </w:t>
      </w:r>
      <w:r w:rsidR="00F60BE3">
        <w:t xml:space="preserve">These </w:t>
      </w:r>
      <w:r w:rsidR="008A516E">
        <w:t>can be</w:t>
      </w:r>
      <w:r w:rsidR="00F60BE3">
        <w:t xml:space="preserve"> delivered through simple nozzles that release a timed spray</w:t>
      </w:r>
      <w:r w:rsidR="007F018D">
        <w:t xml:space="preserve"> from a central reservoir</w:t>
      </w:r>
      <w:r w:rsidR="00B24B97">
        <w:t xml:space="preserve"> (</w:t>
      </w:r>
      <w:r w:rsidR="001434BE">
        <w:t>used in 4</w:t>
      </w:r>
      <w:r w:rsidR="00D2214A">
        <w:t>D</w:t>
      </w:r>
      <w:r w:rsidR="001434BE">
        <w:t xml:space="preserve"> cinemas and theme-parks)</w:t>
      </w:r>
      <w:r w:rsidR="00F60BE3">
        <w:t xml:space="preserve">, but </w:t>
      </w:r>
      <w:r w:rsidR="008A516E">
        <w:t xml:space="preserve">there are </w:t>
      </w:r>
      <w:r w:rsidR="00F60BE3">
        <w:t>other methods such as piezo atomisers t</w:t>
      </w:r>
      <w:r w:rsidR="00553130">
        <w:t>o</w:t>
      </w:r>
      <w:r w:rsidR="00F60BE3">
        <w:t xml:space="preserve"> create a fine mist, peristaltic pumps</w:t>
      </w:r>
      <w:r w:rsidR="002B43F7">
        <w:t xml:space="preserve"> </w:t>
      </w:r>
      <w:r w:rsidR="00F60BE3">
        <w:t xml:space="preserve">to deliver a precise droplet burst, and air–water jets </w:t>
      </w:r>
      <w:r w:rsidR="00553130">
        <w:t>using</w:t>
      </w:r>
      <w:r w:rsidR="00F60BE3">
        <w:t xml:space="preserve"> compressed air to flick a small amount of liquid.</w:t>
      </w:r>
      <w:r w:rsidR="003655F1">
        <w:t xml:space="preserve"> Large-scale installations such as </w:t>
      </w:r>
      <w:r w:rsidR="003655F1" w:rsidRPr="0691484D">
        <w:rPr>
          <w:b/>
          <w:bCs/>
          <w:i/>
          <w:iCs/>
        </w:rPr>
        <w:t>Rain Room</w:t>
      </w:r>
      <w:sdt>
        <w:sdtPr>
          <w:rPr>
            <w:rFonts w:ascii="Aptos" w:hAnsi="Aptos"/>
            <w:b/>
            <w:i/>
            <w:iCs/>
            <w:color w:val="000000"/>
            <w:vertAlign w:val="superscript"/>
          </w:rPr>
          <w:tag w:val="MENDELEY_CITATION_v3_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"/>
          <w:id w:val="1296725515"/>
          <w:placeholder>
            <w:docPart w:val="DefaultPlaceholder_-1854013440"/>
          </w:placeholder>
        </w:sdtPr>
        <w:sdtEndPr/>
        <w:sdtContent>
          <w:r w:rsidR="004D3373" w:rsidRPr="004D3373">
            <w:rPr>
              <w:rFonts w:ascii="Aptos" w:eastAsia="Aptos" w:hAnsi="Aptos" w:cs="Aptos"/>
              <w:b/>
              <w:bCs/>
              <w:i/>
              <w:iCs/>
              <w:color w:val="000000"/>
              <w:vertAlign w:val="superscript"/>
            </w:rPr>
            <w:t>94</w:t>
          </w:r>
        </w:sdtContent>
      </w:sdt>
      <w:r w:rsidR="003655F1">
        <w:t xml:space="preserve"> use a grid of computer-controlled ceiling nozzles supplied by pumps and recirculating water systems, with overhead tracking cameras to detect visitors and pause the rainfall above them</w:t>
      </w:r>
      <w:r w:rsidR="00356689">
        <w:t xml:space="preserve">, </w:t>
      </w:r>
      <w:r w:rsidR="003655F1">
        <w:t xml:space="preserve">allowing people to walk through rain </w:t>
      </w:r>
      <w:r w:rsidR="12E0F1CD">
        <w:t xml:space="preserve">(mostly) </w:t>
      </w:r>
      <w:r w:rsidR="003655F1">
        <w:t>without getting wet</w:t>
      </w:r>
      <w:r w:rsidR="00356689">
        <w:t>.</w:t>
      </w:r>
    </w:p>
    <w:p w14:paraId="4C1AAEF9" w14:textId="77777777" w:rsidR="005B582A" w:rsidRDefault="005B582A" w:rsidP="005B582A">
      <w:pPr>
        <w:pStyle w:val="Heading4"/>
        <w:ind w:left="720"/>
      </w:pPr>
      <w:bookmarkStart w:id="189" w:name="_Toc1214521361"/>
      <w:commentRangeStart w:id="190"/>
      <w:r>
        <w:t>Case study: I</w:t>
      </w:r>
      <w:commentRangeStart w:id="191"/>
      <w:r>
        <w:t>n Pursuit of Repetitive Beats</w:t>
      </w:r>
      <w:commentRangeEnd w:id="191"/>
      <w:r>
        <w:rPr>
          <w:rStyle w:val="CommentReference"/>
          <w:sz w:val="24"/>
          <w:szCs w:val="24"/>
        </w:rPr>
        <w:commentReference w:id="191"/>
      </w:r>
      <w:commentRangeEnd w:id="190"/>
      <w:r>
        <w:rPr>
          <w:rStyle w:val="CommentReference"/>
          <w:sz w:val="24"/>
          <w:szCs w:val="24"/>
        </w:rPr>
        <w:commentReference w:id="190"/>
      </w:r>
    </w:p>
    <w:p w14:paraId="36B772CE" w14:textId="5184BEA4" w:rsidR="005B582A" w:rsidRDefault="005B582A" w:rsidP="0691484D">
      <w:pPr>
        <w:rPr>
          <w:rFonts w:ascii="Aptos" w:eastAsia="Aptos" w:hAnsi="Aptos" w:cs="Aptos"/>
          <w:color w:val="000000" w:themeColor="text1"/>
          <w:vertAlign w:val="superscript"/>
        </w:rPr>
      </w:pPr>
      <w:r w:rsidRPr="48B8EDBD">
        <w:rPr>
          <w:b/>
          <w:bCs/>
          <w:i/>
          <w:iCs/>
        </w:rPr>
        <w:t>In Pursuit of Repetitive Beats</w:t>
      </w:r>
      <w:r>
        <w:t>, a VR film c</w:t>
      </w:r>
      <w:r w:rsidRPr="48B8EDBD">
        <w:rPr>
          <w:lang w:val="en-US"/>
        </w:rPr>
        <w:t xml:space="preserve">reated by </w:t>
      </w:r>
      <w:r w:rsidRPr="48B8EDBD">
        <w:rPr>
          <w:i/>
          <w:iCs/>
        </w:rPr>
        <w:t>Darren Emerson,</w:t>
      </w:r>
      <w:r>
        <w:t xml:space="preserve"> demonstrates how touch-based stimuli, delivered via haptic vests and environmental wind, can be incorporated into VR to elevate immersion. Set in 1989, </w:t>
      </w:r>
      <w:r w:rsidRPr="48B8EDBD">
        <w:rPr>
          <w:b/>
          <w:bCs/>
          <w:i/>
          <w:iCs/>
        </w:rPr>
        <w:t>In Pursuit of Repetitive Beats</w:t>
      </w:r>
      <w:r>
        <w:t xml:space="preserve"> immerses its audience in the UK acid-house scene. In addition to the VR headset, participants wear a haptic vest which physically vibrates in sync with the music to replicate the visceral sensation of a rave’s pulsing beat. At times, a fan is activated to simulate the sense of being outside or driving in a car with open windows. Director </w:t>
      </w:r>
      <w:r w:rsidRPr="48B8EDBD">
        <w:rPr>
          <w:i/>
          <w:iCs/>
        </w:rPr>
        <w:t xml:space="preserve">Darren Emerson </w:t>
      </w:r>
      <w:r>
        <w:t xml:space="preserve">explains that the audience </w:t>
      </w:r>
      <w:commentRangeStart w:id="192"/>
      <w:r>
        <w:t>“</w:t>
      </w:r>
      <w:r w:rsidRPr="48B8EDBD">
        <w:rPr>
          <w:i/>
          <w:iCs/>
        </w:rPr>
        <w:t>can be in a specific physical location that has a fan so that they can feel the wind blowing on them as they're</w:t>
      </w:r>
      <w:commentRangeEnd w:id="192"/>
      <w:r w:rsidRPr="48B8EDBD">
        <w:rPr>
          <w:rStyle w:val="CommentReference"/>
          <w:i/>
          <w:iCs/>
          <w:sz w:val="24"/>
          <w:szCs w:val="24"/>
        </w:rPr>
        <w:commentReference w:id="192"/>
      </w:r>
      <w:r w:rsidRPr="48B8EDBD">
        <w:rPr>
          <w:i/>
          <w:iCs/>
        </w:rPr>
        <w:t xml:space="preserve"> in the car but also as they're going into this cosmic space and dancing</w:t>
      </w:r>
      <w:r>
        <w:t>.”</w:t>
      </w:r>
      <w:sdt>
        <w:sdtPr>
          <w:rPr>
            <w:rFonts w:ascii="Aptos" w:hAnsi="Aptos"/>
            <w:color w:val="000000"/>
            <w:vertAlign w:val="superscript"/>
          </w:rPr>
          <w:tag w:val="MENDELEY_CITATION_v3_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"/>
          <w:id w:val="1882825742"/>
          <w:placeholder>
            <w:docPart w:val="DefaultPlaceholder_-1854013440"/>
          </w:placeholder>
        </w:sdtPr>
        <w:sdtEndPr/>
        <w:sdtContent>
          <w:r w:rsidR="004D3373" w:rsidRPr="004D3373">
            <w:rPr>
              <w:rFonts w:ascii="Aptos" w:eastAsia="Aptos" w:hAnsi="Aptos" w:cs="Aptos"/>
              <w:color w:val="000000"/>
              <w:vertAlign w:val="superscript"/>
            </w:rPr>
            <w:t>95</w:t>
          </w:r>
        </w:sdtContent>
      </w:sdt>
    </w:p>
    <w:p w14:paraId="36BC1557" w14:textId="77777777" w:rsidR="005B582A" w:rsidRDefault="005B582A" w:rsidP="005B582A">
      <w:pPr>
        <w:rPr>
          <w:noProof/>
        </w:rPr>
      </w:pPr>
    </w:p>
    <w:p w14:paraId="688B6F8A" w14:textId="77777777" w:rsidR="005B582A" w:rsidRDefault="005B582A" w:rsidP="73805CC3">
      <w:pPr>
        <w:jc w:val="center"/>
      </w:pPr>
      <w:commentRangeStart w:id="193"/>
      <w:commentRangeStart w:id="194"/>
      <w:r>
        <w:rPr>
          <w:noProof/>
        </w:rPr>
        <w:drawing>
          <wp:inline distT="0" distB="0" distL="0" distR="0" wp14:anchorId="22DF4DEB" wp14:editId="01A6BB79">
            <wp:extent cx="2876550" cy="2876550"/>
            <wp:effectExtent l="0" t="0" r="0" b="0"/>
            <wp:docPr id="752502247" name="Picture 2" descr="Promotional poster for &quot;Jeff Wayne's Musical Version of The War of the Worlds: The Immersive Experience,&quot; featuring people in boats wearing VR headsets amidst a dramatic scene with large tripod machines firing beams. The design uses vibrant colors and dynamic lighting to highlight the immersive and interactive nature of the exper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502247" name="Picture 2" descr="Promotional poster for &quot;Jeff Wayne's Musical Version of The War of the Worlds: The Immersive Experience,&quot; featuring people in boats wearing VR headsets amidst a dramatic scene with large tripod machines firing beams. The design uses vibrant colors and dynamic lighting to highlight the immersive and interactive nature of the experienc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876550" cy="2876550"/>
                    </a:xfrm>
                    <a:prstGeom prst="rect">
                      <a:avLst/>
                    </a:prstGeom>
                  </pic:spPr>
                </pic:pic>
              </a:graphicData>
            </a:graphic>
          </wp:inline>
        </w:drawing>
      </w:r>
      <w:commentRangeEnd w:id="193"/>
      <w:r>
        <w:rPr>
          <w:rStyle w:val="CommentReference"/>
          <w:sz w:val="24"/>
          <w:szCs w:val="24"/>
        </w:rPr>
        <w:commentReference w:id="193"/>
      </w:r>
      <w:commentRangeEnd w:id="194"/>
      <w:r>
        <w:rPr>
          <w:rStyle w:val="CommentReference"/>
          <w:sz w:val="24"/>
          <w:szCs w:val="24"/>
        </w:rPr>
        <w:commentReference w:id="194"/>
      </w:r>
    </w:p>
    <w:p w14:paraId="4842DF2B" w14:textId="570169D6" w:rsidR="005B582A" w:rsidRPr="00B76610" w:rsidRDefault="005B582A" w:rsidP="73805CC3">
      <w:pPr>
        <w:pStyle w:val="Caption"/>
      </w:pPr>
      <w:r>
        <w:lastRenderedPageBreak/>
        <w:t xml:space="preserve">Poster for </w:t>
      </w:r>
      <w:r w:rsidRPr="73805CC3">
        <w:rPr>
          <w:b/>
          <w:i/>
        </w:rPr>
        <w:t>Jeff Wayne’s The War of the Worlds: The Immersive Experience.</w:t>
      </w:r>
      <w:r>
        <w:t xml:space="preserve">  </w:t>
      </w:r>
      <w:r w:rsidR="553133C6" w:rsidRPr="47AAA167">
        <w:rPr>
          <w:rFonts w:ascii="Arial" w:eastAsia="Arial" w:hAnsi="Arial" w:cs="Arial"/>
          <w:color w:val="000000" w:themeColor="text1"/>
          <w:sz w:val="18"/>
          <w:szCs w:val="18"/>
        </w:rPr>
        <w:t>©</w:t>
      </w:r>
      <w:r w:rsidRPr="47AAA167">
        <w:rPr>
          <w:rFonts w:ascii="Arial" w:eastAsia="Arial" w:hAnsi="Arial" w:cs="Arial"/>
          <w:color w:val="000000" w:themeColor="text1"/>
          <w:sz w:val="18"/>
          <w:szCs w:val="18"/>
        </w:rPr>
        <w:t xml:space="preserve"> </w:t>
      </w:r>
      <w:hyperlink r:id="rId35">
        <w:r w:rsidRPr="47AAA167">
          <w:rPr>
            <w:rStyle w:val="Hyperlink"/>
          </w:rPr>
          <w:t>Layered Reality</w:t>
        </w:r>
        <w:r w:rsidR="007128CE" w:rsidRPr="47AAA167">
          <w:rPr>
            <w:rStyle w:val="Hyperlink"/>
          </w:rPr>
          <w:t>.</w:t>
        </w:r>
      </w:hyperlink>
    </w:p>
    <w:p w14:paraId="74244BCA" w14:textId="77777777" w:rsidR="005B582A" w:rsidRDefault="005B582A" w:rsidP="005B582A">
      <w:pPr>
        <w:pStyle w:val="Heading4"/>
        <w:ind w:left="720"/>
      </w:pPr>
      <w:r>
        <w:t xml:space="preserve">Case study: </w:t>
      </w:r>
      <w:commentRangeStart w:id="195"/>
      <w:r>
        <w:t>Jeff Wayne’s The War of the Worlds: The Immersive Experience</w:t>
      </w:r>
      <w:commentRangeEnd w:id="195"/>
      <w:r>
        <w:rPr>
          <w:rStyle w:val="CommentReference"/>
          <w:sz w:val="24"/>
          <w:szCs w:val="24"/>
        </w:rPr>
        <w:commentReference w:id="195"/>
      </w:r>
    </w:p>
    <w:p w14:paraId="2F7C6DF5" w14:textId="5AC57315" w:rsidR="005B582A" w:rsidRDefault="005B582A" w:rsidP="005B582A">
      <w:r>
        <w:t xml:space="preserve">Produced by </w:t>
      </w:r>
      <w:r w:rsidRPr="73805CC3">
        <w:rPr>
          <w:i/>
        </w:rPr>
        <w:t>Layered Reality</w:t>
      </w:r>
      <w:r>
        <w:t xml:space="preserve">, </w:t>
      </w:r>
      <w:r w:rsidRPr="6A31513F">
        <w:rPr>
          <w:b/>
          <w:bCs/>
          <w:i/>
          <w:iCs/>
        </w:rPr>
        <w:t>Jeff Wayne’s The Ware of the Worlds: The Immersive Experience</w:t>
      </w:r>
      <w:r>
        <w:t xml:space="preserve"> is a large-scale walk-through encompassing live actors, spatialised sound, holograms and various VR segments with realistic physical sensations. Across 24 scenes, tactile elements are used to help drive narrative. These include controlled vibration</w:t>
      </w:r>
      <w:r w:rsidR="57EC0B7B">
        <w:t xml:space="preserve"> and </w:t>
      </w:r>
      <w:r>
        <w:t>motion cues for artillery fire and Martian machinery, cool and hot airflow to indicate outdoor chases and a heat-ray, and moments in which visitors physically crawl or slide.</w:t>
      </w:r>
    </w:p>
    <w:p w14:paraId="690B7BEE" w14:textId="2C6C6D67" w:rsidR="5B693F4E" w:rsidRDefault="5B693F4E" w:rsidP="371339A4">
      <w:pPr>
        <w:pStyle w:val="Heading2"/>
      </w:pPr>
      <w:r>
        <w:t>Practical insights</w:t>
      </w:r>
      <w:bookmarkEnd w:id="189"/>
    </w:p>
    <w:p w14:paraId="5D61CAAF" w14:textId="5A8FCBDE" w:rsidR="371339A4" w:rsidRDefault="06010680" w:rsidP="71CB20EA">
      <w:pPr>
        <w:pStyle w:val="Heading3"/>
      </w:pPr>
      <w:bookmarkStart w:id="196" w:name="_Toc695403106"/>
      <w:r>
        <w:t xml:space="preserve">Active </w:t>
      </w:r>
      <w:r w:rsidR="403AE08D">
        <w:t>and</w:t>
      </w:r>
      <w:r>
        <w:t xml:space="preserve"> passive</w:t>
      </w:r>
      <w:r w:rsidR="7AE9CBAD">
        <w:t xml:space="preserve"> forms of touch</w:t>
      </w:r>
      <w:bookmarkEnd w:id="196"/>
    </w:p>
    <w:p w14:paraId="1C024337" w14:textId="76DCA05E" w:rsidR="371339A4" w:rsidRDefault="06010680" w:rsidP="371339A4">
      <w:pPr>
        <w:spacing w:before="240" w:after="240"/>
      </w:pPr>
      <w:r>
        <w:t>Scientists make a distinction between active and passive touch</w:t>
      </w:r>
      <w:sdt>
        <w:sdtPr>
          <w:rPr>
            <w:rFonts w:ascii="Aptos" w:hAnsi="Aptos"/>
            <w:color w:val="000000"/>
            <w:vertAlign w:val="superscript"/>
          </w:rPr>
          <w:tag w:val="MENDELEY_CITATION_v3_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"/>
          <w:id w:val="-1453017339"/>
          <w:placeholder>
            <w:docPart w:val="DefaultPlaceholder_-1854013440"/>
          </w:placeholder>
        </w:sdtPr>
        <w:sdtEndPr/>
        <w:sdtContent>
          <w:r w:rsidR="004D3373" w:rsidRPr="004D3373">
            <w:rPr>
              <w:rFonts w:ascii="Aptos" w:eastAsia="Aptos" w:hAnsi="Aptos" w:cs="Aptos"/>
              <w:color w:val="000000"/>
              <w:vertAlign w:val="superscript"/>
            </w:rPr>
            <w:t>96</w:t>
          </w:r>
        </w:sdtContent>
      </w:sdt>
      <w:r w:rsidR="00145A28">
        <w:t>.</w:t>
      </w:r>
      <w:r>
        <w:t xml:space="preserve"> In active touch, we move our hands or bodies to explore and manipulate objects</w:t>
      </w:r>
      <w:r w:rsidR="4FAE4C56">
        <w:t>;</w:t>
      </w:r>
      <w:r>
        <w:t xml:space="preserve"> think of running your fingertips over a fabric to feel its texture. By contrast, passive touch occurs when an external stimulus is applied to us without our involvement, such as </w:t>
      </w:r>
      <w:r w:rsidR="36F1C5CA">
        <w:t>a spider running across</w:t>
      </w:r>
      <w:r>
        <w:t xml:space="preserve"> our skin. Both forms </w:t>
      </w:r>
      <w:r w:rsidR="30DD20CD">
        <w:t xml:space="preserve">of touch </w:t>
      </w:r>
      <w:r>
        <w:t>contribute to our overall tactile experience but</w:t>
      </w:r>
      <w:r w:rsidR="020AF433">
        <w:t xml:space="preserve"> they</w:t>
      </w:r>
      <w:r>
        <w:t xml:space="preserve"> engage different cognitive and motor processes.</w:t>
      </w:r>
    </w:p>
    <w:p w14:paraId="1D103A7E" w14:textId="7A3C2355" w:rsidR="371339A4" w:rsidRDefault="74FCE57F" w:rsidP="71CB20EA">
      <w:pPr>
        <w:pStyle w:val="Heading3"/>
      </w:pPr>
      <w:bookmarkStart w:id="197" w:name="_Toc1988941316"/>
      <w:r>
        <w:t>Temperature</w:t>
      </w:r>
      <w:bookmarkEnd w:id="197"/>
    </w:p>
    <w:p w14:paraId="7A632F12" w14:textId="25327016" w:rsidR="371339A4" w:rsidRDefault="74FCE57F" w:rsidP="00FE7F73">
      <w:pPr>
        <w:spacing w:before="240" w:after="240"/>
      </w:pPr>
      <w:r>
        <w:t>Temperature can be a powerful cue for enhancing immersion in a virtual scene.</w:t>
      </w:r>
      <w:r w:rsidR="00A87C89">
        <w:t xml:space="preserve"> For example, </w:t>
      </w:r>
      <w:commentRangeStart w:id="198"/>
      <w:r w:rsidR="00E930C0">
        <w:t>Peltier</w:t>
      </w:r>
      <w:r w:rsidR="00A87C89">
        <w:t xml:space="preserve"> </w:t>
      </w:r>
      <w:r w:rsidR="00CA6C69">
        <w:t>cooling elements</w:t>
      </w:r>
      <w:commentRangeEnd w:id="198"/>
      <w:r>
        <w:rPr>
          <w:rStyle w:val="CommentReference"/>
          <w:sz w:val="24"/>
          <w:szCs w:val="24"/>
        </w:rPr>
        <w:commentReference w:id="198"/>
      </w:r>
      <w:r w:rsidR="00A87C89">
        <w:t xml:space="preserve"> </w:t>
      </w:r>
      <w:r w:rsidR="00EB198C">
        <w:t xml:space="preserve">(which use an electric current to generate localised cooling as well as heating) </w:t>
      </w:r>
      <w:r w:rsidR="00E930C0">
        <w:t xml:space="preserve">added </w:t>
      </w:r>
      <w:r w:rsidR="00A87C89">
        <w:t xml:space="preserve">to a VR headset </w:t>
      </w:r>
      <w:r w:rsidR="007578D6">
        <w:t xml:space="preserve">significantly enhanced presence </w:t>
      </w:r>
      <w:r w:rsidR="00E930C0">
        <w:t xml:space="preserve">in scenes </w:t>
      </w:r>
      <w:r w:rsidR="00A87C89">
        <w:t>depicting snow-covered mountains and desert canyons</w:t>
      </w:r>
      <w:sdt>
        <w:sdtPr>
          <w:rPr>
            <w:rFonts w:ascii="Aptos" w:hAnsi="Aptos"/>
            <w:color w:val="000000"/>
            <w:vertAlign w:val="superscript"/>
          </w:rPr>
          <w:tag w:val="MENDELEY_CITATION_v3_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"/>
          <w:id w:val="1308511921"/>
          <w:placeholder>
            <w:docPart w:val="DefaultPlaceholder_-1854013440"/>
          </w:placeholder>
        </w:sdtPr>
        <w:sdtEndPr/>
        <w:sdtContent>
          <w:r w:rsidR="004D3373" w:rsidRPr="004D3373">
            <w:rPr>
              <w:rFonts w:ascii="Aptos" w:eastAsia="Aptos" w:hAnsi="Aptos" w:cs="Aptos"/>
              <w:color w:val="000000"/>
              <w:vertAlign w:val="superscript"/>
            </w:rPr>
            <w:t>97</w:t>
          </w:r>
        </w:sdtContent>
      </w:sdt>
      <w:r w:rsidR="00A87C89">
        <w:t xml:space="preserve">. </w:t>
      </w:r>
    </w:p>
    <w:p w14:paraId="58040FA7" w14:textId="24EAC7CC" w:rsidR="371339A4" w:rsidRDefault="74FCE57F" w:rsidP="71CB20EA">
      <w:pPr>
        <w:pStyle w:val="Heading3"/>
        <w:rPr>
          <w:rFonts w:ascii="Aptos" w:eastAsia="Aptos" w:hAnsi="Aptos" w:cs="Aptos"/>
          <w:sz w:val="24"/>
          <w:szCs w:val="24"/>
        </w:rPr>
      </w:pPr>
      <w:bookmarkStart w:id="199" w:name="_Toc458126191"/>
      <w:r>
        <w:t>Localisation</w:t>
      </w:r>
      <w:bookmarkEnd w:id="199"/>
    </w:p>
    <w:p w14:paraId="6F3EAECD" w14:textId="4D55932F" w:rsidR="371339A4" w:rsidRDefault="74FCE57F" w:rsidP="71CB20EA">
      <w:pPr>
        <w:spacing w:before="240" w:after="240"/>
        <w:rPr>
          <w:rFonts w:ascii="Aptos" w:eastAsia="Aptos" w:hAnsi="Aptos" w:cs="Aptos"/>
          <w:color w:val="000000" w:themeColor="text1"/>
        </w:rPr>
      </w:pPr>
      <w:r w:rsidRPr="4E87E5E5">
        <w:rPr>
          <w:rFonts w:ascii="Aptos" w:eastAsia="Aptos" w:hAnsi="Aptos" w:cs="Aptos"/>
          <w:color w:val="000000" w:themeColor="text1"/>
        </w:rPr>
        <w:t xml:space="preserve">Touch works together with </w:t>
      </w:r>
      <w:commentRangeStart w:id="200"/>
      <w:commentRangeStart w:id="201"/>
      <w:r w:rsidRPr="4E87E5E5">
        <w:rPr>
          <w:rFonts w:ascii="Aptos" w:eastAsia="Aptos" w:hAnsi="Aptos" w:cs="Aptos"/>
          <w:color w:val="000000" w:themeColor="text1"/>
        </w:rPr>
        <w:t>proprioception (our sense of body position</w:t>
      </w:r>
      <w:r w:rsidR="00EB198C">
        <w:rPr>
          <w:rFonts w:ascii="Aptos" w:eastAsia="Aptos" w:hAnsi="Aptos" w:cs="Aptos"/>
          <w:color w:val="000000" w:themeColor="text1"/>
        </w:rPr>
        <w:t xml:space="preserve">; see later section </w:t>
      </w:r>
      <w:ins w:id="202" w:author="Woods, Andy" w:date="2026-03-18T09:52:00Z" w16du:dateUtc="2026-03-18T09:52:00Z">
        <w:r w:rsidRPr="6A31513F">
          <w:rPr>
            <w:rFonts w:ascii="Aptos" w:eastAsia="Aptos" w:hAnsi="Aptos" w:cs="Aptos"/>
            <w:color w:val="000000" w:themeColor="text1"/>
            <w:u w:val="single"/>
          </w:rPr>
          <w:fldChar w:fldCharType="begin"/>
        </w:r>
        <w:r w:rsidRPr="6A31513F">
          <w:rPr>
            <w:rFonts w:ascii="Aptos" w:eastAsia="Aptos" w:hAnsi="Aptos" w:cs="Aptos"/>
            <w:color w:val="000000" w:themeColor="text1"/>
            <w:u w:val="single"/>
          </w:rPr>
          <w:instrText xml:space="preserve"> REF _Ref224719945 \h </w:instrText>
        </w:r>
      </w:ins>
      <w:r w:rsidR="00EB198C">
        <w:rPr>
          <w:rFonts w:ascii="Aptos" w:eastAsia="Aptos" w:hAnsi="Aptos" w:cs="Aptos"/>
          <w:color w:val="000000" w:themeColor="text1"/>
          <w:u w:val="single"/>
        </w:rPr>
        <w:instrText xml:space="preserve"> \* MERGEFORMAT </w:instrText>
      </w:r>
      <w:r w:rsidRPr="6A31513F">
        <w:rPr>
          <w:rFonts w:ascii="Aptos" w:eastAsia="Aptos" w:hAnsi="Aptos" w:cs="Aptos"/>
          <w:color w:val="000000" w:themeColor="text1"/>
          <w:u w:val="single"/>
        </w:rPr>
      </w:r>
      <w:r w:rsidRPr="6A31513F">
        <w:rPr>
          <w:rFonts w:ascii="Aptos" w:eastAsia="Aptos" w:hAnsi="Aptos" w:cs="Aptos"/>
          <w:color w:val="000000" w:themeColor="text1"/>
          <w:u w:val="single"/>
        </w:rPr>
        <w:fldChar w:fldCharType="separate"/>
      </w:r>
      <w:r w:rsidR="00EB198C" w:rsidRPr="6A31513F">
        <w:rPr>
          <w:u w:val="single"/>
        </w:rPr>
        <w:t>In</w:t>
      </w:r>
      <w:r w:rsidR="00EB198C" w:rsidRPr="00EB198C">
        <w:rPr>
          <w:u w:val="single"/>
        </w:rPr>
        <w:t xml:space="preserve"> focus: Proprioception and body map</w:t>
      </w:r>
      <w:ins w:id="203" w:author="Woods, Andy" w:date="2026-03-18T09:52:00Z" w16du:dateUtc="2026-03-18T09:52:00Z">
        <w:r w:rsidRPr="6A31513F">
          <w:rPr>
            <w:rFonts w:ascii="Aptos" w:eastAsia="Aptos" w:hAnsi="Aptos" w:cs="Aptos"/>
            <w:color w:val="000000" w:themeColor="text1"/>
            <w:u w:val="single"/>
          </w:rPr>
          <w:fldChar w:fldCharType="end"/>
        </w:r>
      </w:ins>
      <w:r w:rsidRPr="4E87E5E5">
        <w:rPr>
          <w:rFonts w:ascii="Aptos" w:eastAsia="Aptos" w:hAnsi="Aptos" w:cs="Aptos"/>
          <w:color w:val="000000" w:themeColor="text1"/>
        </w:rPr>
        <w:t>)</w:t>
      </w:r>
      <w:commentRangeEnd w:id="200"/>
      <w:r w:rsidR="005B6FCF" w:rsidRPr="4E87E5E5">
        <w:rPr>
          <w:rStyle w:val="CommentReference"/>
          <w:rFonts w:ascii="Aptos" w:eastAsia="Aptos" w:hAnsi="Aptos" w:cs="Aptos"/>
          <w:color w:val="000000" w:themeColor="text1"/>
          <w:sz w:val="24"/>
          <w:szCs w:val="24"/>
        </w:rPr>
        <w:commentReference w:id="200"/>
      </w:r>
      <w:commentRangeEnd w:id="201"/>
      <w:r w:rsidRPr="4E87E5E5">
        <w:rPr>
          <w:rStyle w:val="CommentReference"/>
          <w:rFonts w:ascii="Aptos" w:eastAsia="Aptos" w:hAnsi="Aptos" w:cs="Aptos"/>
          <w:color w:val="000000" w:themeColor="text1"/>
          <w:sz w:val="24"/>
          <w:szCs w:val="24"/>
        </w:rPr>
        <w:commentReference w:id="201"/>
      </w:r>
      <w:r w:rsidRPr="4E87E5E5">
        <w:rPr>
          <w:rFonts w:ascii="Aptos" w:eastAsia="Aptos" w:hAnsi="Aptos" w:cs="Aptos"/>
          <w:color w:val="000000" w:themeColor="text1"/>
        </w:rPr>
        <w:t xml:space="preserve"> and the vestibular system (which contributes </w:t>
      </w:r>
      <w:r w:rsidR="6D05E1FE" w:rsidRPr="4E87E5E5">
        <w:rPr>
          <w:rFonts w:ascii="Aptos" w:eastAsia="Aptos" w:hAnsi="Aptos" w:cs="Aptos"/>
          <w:color w:val="000000" w:themeColor="text1"/>
        </w:rPr>
        <w:t>cues relating to gravity and movement</w:t>
      </w:r>
      <w:r w:rsidRPr="4E87E5E5">
        <w:rPr>
          <w:rFonts w:ascii="Aptos" w:eastAsia="Aptos" w:hAnsi="Aptos" w:cs="Aptos"/>
          <w:color w:val="000000" w:themeColor="text1"/>
        </w:rPr>
        <w:t>) to help us identify where on our bodies we’re being touched.</w:t>
      </w:r>
    </w:p>
    <w:p w14:paraId="2FB89DF0" w14:textId="29D6590B" w:rsidR="371339A4" w:rsidRDefault="771AD341" w:rsidP="71CB20EA">
      <w:pPr>
        <w:pStyle w:val="Heading3"/>
      </w:pPr>
      <w:bookmarkStart w:id="204" w:name="_Toc694671278"/>
      <w:r>
        <w:lastRenderedPageBreak/>
        <w:t>Social touch</w:t>
      </w:r>
      <w:bookmarkEnd w:id="204"/>
    </w:p>
    <w:p w14:paraId="14754457" w14:textId="6512FF04" w:rsidR="371339A4" w:rsidRDefault="74FCE57F" w:rsidP="71CB20EA">
      <w:pPr>
        <w:keepNext/>
        <w:keepLines/>
      </w:pPr>
      <w:r>
        <w:t xml:space="preserve">Touch </w:t>
      </w:r>
      <w:r w:rsidR="5342E7F8">
        <w:t>can carry significant</w:t>
      </w:r>
      <w:r>
        <w:t xml:space="preserve"> emotional weight</w:t>
      </w:r>
      <w:r w:rsidR="008856FA" w:rsidRPr="0691484D">
        <w:rPr>
          <w:rFonts w:ascii="Aptos" w:eastAsia="Aptos" w:hAnsi="Aptos" w:cs="Aptos"/>
          <w:color w:val="000000" w:themeColor="text1"/>
          <w:vertAlign w:val="superscript"/>
        </w:rPr>
        <w:t>98</w:t>
      </w:r>
      <w:r w:rsidR="00EC256F" w:rsidRPr="0691484D">
        <w:rPr>
          <w:color w:val="000000" w:themeColor="text1"/>
          <w:vertAlign w:val="superscript"/>
        </w:rPr>
        <w:t>,</w:t>
      </w:r>
      <w:sdt>
        <w:sdtPr>
          <w:rPr>
            <w:rFonts w:ascii="Aptos" w:hAnsi="Aptos"/>
            <w:color w:val="000000"/>
            <w:vertAlign w:val="superscript"/>
          </w:rPr>
          <w:tag w:val="MENDELEY_CITATION_v3_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"/>
          <w:id w:val="-1062173733"/>
          <w:placeholder>
            <w:docPart w:val="DefaultPlaceholder_-1854013440"/>
          </w:placeholder>
        </w:sdtPr>
        <w:sdtEndPr/>
        <w:sdtContent>
          <w:r w:rsidR="004D3373" w:rsidRPr="004D3373">
            <w:rPr>
              <w:rFonts w:ascii="Aptos" w:eastAsia="Aptos" w:hAnsi="Aptos" w:cs="Aptos"/>
              <w:color w:val="000000"/>
              <w:vertAlign w:val="superscript"/>
            </w:rPr>
            <w:t>98</w:t>
          </w:r>
        </w:sdtContent>
      </w:sdt>
      <w:r w:rsidR="0D52DA70">
        <w:t xml:space="preserve">. For example, </w:t>
      </w:r>
      <w:r>
        <w:t>hugs, handshakes and gentle pats on the back can all communicate comfort or camaraderie</w:t>
      </w:r>
      <w:r w:rsidR="00C24DE4">
        <w:t xml:space="preserve">. </w:t>
      </w:r>
      <w:r w:rsidR="36C44D6C">
        <w:t>However, r</w:t>
      </w:r>
      <w:r>
        <w:t xml:space="preserve">eplicating these nuanced social touches digitally remains a significant challenge. </w:t>
      </w:r>
    </w:p>
    <w:p w14:paraId="60A318D1" w14:textId="769EB1BC" w:rsidR="371339A4" w:rsidRDefault="74FCE57F" w:rsidP="71CB20EA">
      <w:pPr>
        <w:pStyle w:val="Heading3"/>
      </w:pPr>
      <w:bookmarkStart w:id="205" w:name="_Toc786243951"/>
      <w:r>
        <w:t xml:space="preserve">Current </w:t>
      </w:r>
      <w:r w:rsidR="3E5D1717">
        <w:t xml:space="preserve">technical </w:t>
      </w:r>
      <w:r>
        <w:t>challenges</w:t>
      </w:r>
      <w:bookmarkEnd w:id="205"/>
    </w:p>
    <w:p w14:paraId="58DEB88C" w14:textId="7169BCFC" w:rsidR="371339A4" w:rsidRDefault="06010680" w:rsidP="71CB20EA">
      <w:pPr>
        <w:rPr>
          <w:rFonts w:ascii="Aptos" w:eastAsia="Aptos" w:hAnsi="Aptos" w:cs="Aptos"/>
        </w:rPr>
      </w:pPr>
      <w:r>
        <w:t xml:space="preserve">There are significant limitations with </w:t>
      </w:r>
      <w:r w:rsidR="1CDFDAA3">
        <w:t>existing haptic technologie</w:t>
      </w:r>
      <w:r>
        <w:t>s. Many wearable systems like suits and vests are bulky, restrictive and can cause discomfort or fatigue, potentially breaking immersion rather than enhancing it. Additionally, the sensations generated by many devices remain relatively crude, often relying on basic vibrations that lack the nuance of real-world tactile experiences, though user imagination can partially bridge this gap (</w:t>
      </w:r>
      <w:r w:rsidR="22580F35">
        <w:t>see the earlier section on</w:t>
      </w:r>
      <w:r w:rsidR="00EB198C">
        <w:t xml:space="preserve"> </w:t>
      </w:r>
      <w:r w:rsidR="22580F35">
        <w:t xml:space="preserve"> </w:t>
      </w:r>
      <w:ins w:id="206" w:author="Woods, Andy" w:date="2026-03-18T09:56:00Z" w16du:dateUtc="2026-03-18T09:56:00Z">
        <w:r w:rsidRPr="0691484D">
          <w:rPr>
            <w:u w:val="single"/>
          </w:rPr>
          <w:fldChar w:fldCharType="begin"/>
        </w:r>
        <w:r w:rsidRPr="0691484D">
          <w:rPr>
            <w:u w:val="single"/>
          </w:rPr>
          <w:instrText xml:space="preserve"> REF _Ref199925829 \h </w:instrText>
        </w:r>
      </w:ins>
      <w:r w:rsidR="00EB198C">
        <w:rPr>
          <w:u w:val="single"/>
        </w:rPr>
        <w:instrText xml:space="preserve"> \* MERGEFORMAT </w:instrText>
      </w:r>
      <w:r w:rsidRPr="0691484D">
        <w:rPr>
          <w:u w:val="single"/>
        </w:rPr>
      </w:r>
      <w:r w:rsidRPr="0691484D">
        <w:rPr>
          <w:u w:val="single"/>
        </w:rPr>
        <w:fldChar w:fldCharType="separate"/>
      </w:r>
      <w:r w:rsidR="00EB198C" w:rsidRPr="6A31513F">
        <w:rPr>
          <w:u w:val="single"/>
        </w:rPr>
        <w:t>Perceptual</w:t>
      </w:r>
      <w:r w:rsidR="00EB198C" w:rsidRPr="00EB198C">
        <w:rPr>
          <w:u w:val="single"/>
        </w:rPr>
        <w:t xml:space="preserve"> ‘filling in’</w:t>
      </w:r>
      <w:ins w:id="207" w:author="Woods, Andy" w:date="2026-03-18T09:56:00Z" w16du:dateUtc="2026-03-18T09:56:00Z">
        <w:r w:rsidRPr="0691484D">
          <w:rPr>
            <w:u w:val="single"/>
          </w:rPr>
          <w:fldChar w:fldCharType="end"/>
        </w:r>
      </w:ins>
      <w:commentRangeStart w:id="208"/>
      <w:r>
        <w:t>).</w:t>
      </w:r>
      <w:commentRangeEnd w:id="208"/>
      <w:r w:rsidR="005B6FCF">
        <w:rPr>
          <w:rStyle w:val="CommentReference"/>
          <w:sz w:val="24"/>
          <w:szCs w:val="24"/>
        </w:rPr>
        <w:commentReference w:id="208"/>
      </w:r>
      <w:r>
        <w:t xml:space="preserve"> Technical complexities also pose a major challenge, particularly achieving the precise, real-time synchronisation needed between haptic feedback and corresponding visual or auditory events; any noticeable lag or mismatch can disrupt the sense of realism more severely than omitting haptics altogether</w:t>
      </w:r>
      <w:r w:rsidR="395BB87A">
        <w:t xml:space="preserve"> (see also the earlier section on</w:t>
      </w:r>
      <w:r w:rsidR="00EB198C">
        <w:t xml:space="preserve"> </w:t>
      </w:r>
      <w:ins w:id="209" w:author="Woods, Andy" w:date="2026-03-18T09:57:00Z" w16du:dateUtc="2026-03-18T09:57:00Z">
        <w:r w:rsidRPr="0691484D">
          <w:rPr>
            <w:u w:val="single"/>
          </w:rPr>
          <w:fldChar w:fldCharType="begin"/>
        </w:r>
        <w:r w:rsidRPr="0691484D">
          <w:rPr>
            <w:u w:val="single"/>
          </w:rPr>
          <w:instrText xml:space="preserve"> REF _Ref199926030 \h </w:instrText>
        </w:r>
      </w:ins>
      <w:r w:rsidR="00EB198C">
        <w:rPr>
          <w:u w:val="single"/>
        </w:rPr>
        <w:instrText xml:space="preserve"> \* MERGEFORMAT </w:instrText>
      </w:r>
      <w:r w:rsidRPr="0691484D">
        <w:rPr>
          <w:u w:val="single"/>
        </w:rPr>
      </w:r>
      <w:r w:rsidRPr="0691484D">
        <w:rPr>
          <w:u w:val="single"/>
        </w:rPr>
        <w:fldChar w:fldCharType="separate"/>
      </w:r>
      <w:r w:rsidR="00EB198C" w:rsidRPr="00EB198C">
        <w:rPr>
          <w:u w:val="single"/>
        </w:rPr>
        <w:t>Tolerance of spatial mismatches</w:t>
      </w:r>
      <w:ins w:id="210" w:author="Woods, Andy" w:date="2026-03-18T09:57:00Z" w16du:dateUtc="2026-03-18T09:57:00Z">
        <w:r w:rsidRPr="0691484D">
          <w:rPr>
            <w:u w:val="single"/>
          </w:rPr>
          <w:fldChar w:fldCharType="end"/>
        </w:r>
      </w:ins>
      <w:r w:rsidR="33959CB5">
        <w:t>)</w:t>
      </w:r>
      <w:r>
        <w:t xml:space="preserve">. </w:t>
      </w:r>
    </w:p>
    <w:p w14:paraId="4FFC719F" w14:textId="317BA616" w:rsidR="322F0538" w:rsidDel="005B582A" w:rsidRDefault="00BA461F" w:rsidP="00BA461F">
      <w:pPr>
        <w:pStyle w:val="Heading2"/>
        <w:rPr>
          <w:rFonts w:ascii="Aptos" w:eastAsia="Aptos" w:hAnsi="Aptos" w:cs="Aptos"/>
        </w:rPr>
      </w:pPr>
      <w:bookmarkStart w:id="211" w:name="_Toc637478693"/>
      <w:r>
        <w:t>I</w:t>
      </w:r>
      <w:r w:rsidR="2F8E7AEE">
        <w:t>nclusion</w:t>
      </w:r>
      <w:r w:rsidR="25F0D00D">
        <w:t xml:space="preserve"> </w:t>
      </w:r>
      <w:r w:rsidR="0B14402F">
        <w:t>c</w:t>
      </w:r>
      <w:r w:rsidR="25F0D00D">
        <w:t>onsiderations</w:t>
      </w:r>
      <w:bookmarkEnd w:id="211"/>
    </w:p>
    <w:p w14:paraId="206BC7C3" w14:textId="5265F135" w:rsidR="00F13BC1" w:rsidRDefault="620BB3FA" w:rsidP="71CB20EA">
      <w:pPr>
        <w:pStyle w:val="Heading3"/>
      </w:pPr>
      <w:bookmarkStart w:id="212" w:name="_Toc205129623"/>
      <w:r>
        <w:t xml:space="preserve">Sensory and </w:t>
      </w:r>
      <w:r w:rsidR="53EEF205">
        <w:t>p</w:t>
      </w:r>
      <w:r>
        <w:t xml:space="preserve">hysical </w:t>
      </w:r>
      <w:r w:rsidR="00159A16">
        <w:t>d</w:t>
      </w:r>
      <w:r>
        <w:t>iversity</w:t>
      </w:r>
      <w:bookmarkEnd w:id="212"/>
    </w:p>
    <w:p w14:paraId="0C5B7DFF" w14:textId="3949E51A" w:rsidR="00967F98" w:rsidRDefault="43E1640F" w:rsidP="325FB9AB">
      <w:pPr>
        <w:rPr>
          <w:rFonts w:eastAsia="Aptos"/>
        </w:rPr>
      </w:pPr>
      <w:r w:rsidRPr="0691484D">
        <w:rPr>
          <w:rFonts w:eastAsia="Aptos"/>
        </w:rPr>
        <w:t xml:space="preserve">People </w:t>
      </w:r>
      <w:r w:rsidR="32C26C2A" w:rsidRPr="0691484D">
        <w:rPr>
          <w:rFonts w:eastAsia="Aptos"/>
        </w:rPr>
        <w:t>vary widely</w:t>
      </w:r>
      <w:r w:rsidR="73075828" w:rsidRPr="0691484D">
        <w:rPr>
          <w:rFonts w:eastAsia="Aptos"/>
        </w:rPr>
        <w:t xml:space="preserve"> in </w:t>
      </w:r>
      <w:r w:rsidR="4DE11ADD" w:rsidRPr="0691484D">
        <w:rPr>
          <w:rFonts w:eastAsia="Aptos"/>
        </w:rPr>
        <w:t xml:space="preserve">their </w:t>
      </w:r>
      <w:r w:rsidR="73075828" w:rsidRPr="0691484D">
        <w:rPr>
          <w:rFonts w:eastAsia="Aptos"/>
        </w:rPr>
        <w:t>tactile sensitivity</w:t>
      </w:r>
      <w:r w:rsidR="1BE179FE" w:rsidRPr="0691484D">
        <w:rPr>
          <w:rFonts w:eastAsia="Aptos"/>
        </w:rPr>
        <w:t xml:space="preserve"> </w:t>
      </w:r>
      <w:r w:rsidR="3BFF3219" w:rsidRPr="0691484D">
        <w:rPr>
          <w:rFonts w:eastAsia="Aptos"/>
        </w:rPr>
        <w:t xml:space="preserve">and </w:t>
      </w:r>
      <w:r w:rsidR="1BE179FE" w:rsidRPr="0691484D">
        <w:rPr>
          <w:rFonts w:eastAsia="Aptos"/>
        </w:rPr>
        <w:t xml:space="preserve">some may </w:t>
      </w:r>
      <w:r w:rsidR="4C2423BD" w:rsidRPr="0691484D">
        <w:rPr>
          <w:rFonts w:eastAsia="Aptos"/>
        </w:rPr>
        <w:t xml:space="preserve">experience </w:t>
      </w:r>
      <w:r w:rsidR="1BE179FE" w:rsidRPr="0691484D">
        <w:rPr>
          <w:rFonts w:eastAsia="Aptos"/>
        </w:rPr>
        <w:t xml:space="preserve">any </w:t>
      </w:r>
      <w:r w:rsidR="79766D38" w:rsidRPr="0691484D">
        <w:rPr>
          <w:rFonts w:eastAsia="Aptos"/>
        </w:rPr>
        <w:t xml:space="preserve">form </w:t>
      </w:r>
      <w:r w:rsidR="1BE179FE" w:rsidRPr="0691484D">
        <w:rPr>
          <w:rFonts w:eastAsia="Aptos"/>
        </w:rPr>
        <w:t xml:space="preserve">of touch </w:t>
      </w:r>
      <w:r w:rsidR="07CAB807" w:rsidRPr="0691484D">
        <w:rPr>
          <w:rFonts w:eastAsia="Aptos"/>
        </w:rPr>
        <w:t xml:space="preserve">as </w:t>
      </w:r>
      <w:r w:rsidR="1BE179FE" w:rsidRPr="0691484D">
        <w:rPr>
          <w:rFonts w:eastAsia="Aptos"/>
        </w:rPr>
        <w:t>intrusive</w:t>
      </w:r>
      <w:r w:rsidR="73075828" w:rsidRPr="0691484D">
        <w:rPr>
          <w:rFonts w:eastAsia="Aptos"/>
        </w:rPr>
        <w:t xml:space="preserve">. </w:t>
      </w:r>
      <w:r w:rsidR="326DEE72" w:rsidRPr="0691484D">
        <w:rPr>
          <w:rFonts w:eastAsia="Aptos"/>
        </w:rPr>
        <w:t xml:space="preserve">Allowing users </w:t>
      </w:r>
      <w:r w:rsidR="73075828" w:rsidRPr="0691484D">
        <w:rPr>
          <w:rFonts w:eastAsia="Aptos"/>
        </w:rPr>
        <w:t xml:space="preserve">to </w:t>
      </w:r>
      <w:r w:rsidR="00991650" w:rsidRPr="0691484D">
        <w:rPr>
          <w:rFonts w:eastAsia="Aptos"/>
        </w:rPr>
        <w:t>personalise</w:t>
      </w:r>
      <w:r w:rsidR="73075828" w:rsidRPr="0691484D">
        <w:rPr>
          <w:rFonts w:eastAsia="Aptos"/>
        </w:rPr>
        <w:t xml:space="preserve"> the intensity and pattern</w:t>
      </w:r>
      <w:r w:rsidR="008F4282" w:rsidRPr="0691484D">
        <w:rPr>
          <w:rFonts w:eastAsia="Aptos"/>
        </w:rPr>
        <w:t xml:space="preserve"> </w:t>
      </w:r>
      <w:r w:rsidR="00D60A10" w:rsidRPr="0691484D">
        <w:rPr>
          <w:rFonts w:eastAsia="Aptos"/>
        </w:rPr>
        <w:t>of stimulation</w:t>
      </w:r>
      <w:r w:rsidR="331C92EC" w:rsidRPr="0691484D">
        <w:rPr>
          <w:rFonts w:eastAsia="Aptos"/>
        </w:rPr>
        <w:t>,</w:t>
      </w:r>
      <w:r w:rsidR="008F4282" w:rsidRPr="0691484D">
        <w:rPr>
          <w:rFonts w:eastAsia="Aptos"/>
        </w:rPr>
        <w:t xml:space="preserve"> such as the rhythm, duration and spatial distribution of haptic pulses</w:t>
      </w:r>
      <w:r w:rsidR="1F64D963" w:rsidRPr="0691484D">
        <w:rPr>
          <w:rFonts w:eastAsia="Aptos"/>
        </w:rPr>
        <w:t>,</w:t>
      </w:r>
      <w:r w:rsidR="00D60A10" w:rsidRPr="0691484D">
        <w:rPr>
          <w:rFonts w:eastAsia="Aptos"/>
        </w:rPr>
        <w:t xml:space="preserve"> can</w:t>
      </w:r>
      <w:r w:rsidR="73075828" w:rsidRPr="0691484D">
        <w:rPr>
          <w:rFonts w:eastAsia="Aptos"/>
        </w:rPr>
        <w:t xml:space="preserve"> help </w:t>
      </w:r>
      <w:r w:rsidR="28289BB0" w:rsidRPr="0691484D">
        <w:rPr>
          <w:rFonts w:eastAsia="Aptos"/>
        </w:rPr>
        <w:t xml:space="preserve">mitigate </w:t>
      </w:r>
      <w:r w:rsidR="73075828" w:rsidRPr="0691484D">
        <w:rPr>
          <w:rFonts w:eastAsia="Aptos"/>
        </w:rPr>
        <w:t>this</w:t>
      </w:r>
      <w:sdt>
        <w:sdtPr>
          <w:rPr>
            <w:rFonts w:ascii="Aptos" w:eastAsia="Aptos" w:hAnsi="Aptos"/>
            <w:color w:val="000000"/>
            <w:vertAlign w:val="superscript"/>
          </w:rPr>
          <w:tag w:val="MENDELEY_CITATION_v3_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"/>
          <w:id w:val="-537432165"/>
          <w:placeholder>
            <w:docPart w:val="E8A8814E7C334400A4B22F38E09D9F1D"/>
          </w:placeholder>
        </w:sdtPr>
        <w:sdtEndPr/>
        <w:sdtContent>
          <w:r w:rsidR="004D3373" w:rsidRPr="004D3373">
            <w:rPr>
              <w:rFonts w:ascii="Aptos" w:eastAsia="Aptos" w:hAnsi="Aptos" w:cs="Aptos"/>
              <w:color w:val="000000"/>
              <w:vertAlign w:val="superscript"/>
            </w:rPr>
            <w:t>98</w:t>
          </w:r>
        </w:sdtContent>
      </w:sdt>
      <w:r w:rsidR="368164C4" w:rsidRPr="0691484D">
        <w:rPr>
          <w:rFonts w:eastAsia="Aptos"/>
        </w:rPr>
        <w:t xml:space="preserve">, as can </w:t>
      </w:r>
      <w:r w:rsidR="67399686" w:rsidRPr="0691484D">
        <w:rPr>
          <w:rFonts w:eastAsia="Aptos"/>
        </w:rPr>
        <w:t xml:space="preserve">providing </w:t>
      </w:r>
      <w:r w:rsidR="368164C4" w:rsidRPr="0691484D">
        <w:rPr>
          <w:rFonts w:eastAsia="Aptos"/>
        </w:rPr>
        <w:t xml:space="preserve">explicit </w:t>
      </w:r>
      <w:r w:rsidR="4B6DC635" w:rsidRPr="0691484D">
        <w:rPr>
          <w:rFonts w:eastAsia="Aptos"/>
        </w:rPr>
        <w:t xml:space="preserve">advance </w:t>
      </w:r>
      <w:r w:rsidR="368164C4" w:rsidRPr="0691484D">
        <w:rPr>
          <w:rFonts w:eastAsia="Aptos"/>
        </w:rPr>
        <w:t>warnings</w:t>
      </w:r>
      <w:r w:rsidR="4E651819" w:rsidRPr="0691484D">
        <w:rPr>
          <w:rFonts w:eastAsia="Aptos"/>
        </w:rPr>
        <w:t xml:space="preserve"> </w:t>
      </w:r>
      <w:r w:rsidR="76D57329" w:rsidRPr="0691484D">
        <w:rPr>
          <w:rFonts w:eastAsia="Aptos"/>
        </w:rPr>
        <w:t xml:space="preserve">when </w:t>
      </w:r>
      <w:r w:rsidR="2CEECBE8" w:rsidRPr="0691484D">
        <w:rPr>
          <w:rFonts w:eastAsia="Aptos"/>
        </w:rPr>
        <w:t xml:space="preserve">touch </w:t>
      </w:r>
      <w:r w:rsidR="7125F054" w:rsidRPr="0691484D">
        <w:rPr>
          <w:rFonts w:eastAsia="Aptos"/>
        </w:rPr>
        <w:t xml:space="preserve">will be used </w:t>
      </w:r>
      <w:r w:rsidR="2CEECBE8" w:rsidRPr="0691484D">
        <w:rPr>
          <w:rFonts w:eastAsia="Aptos"/>
        </w:rPr>
        <w:t xml:space="preserve">in an experience. </w:t>
      </w:r>
    </w:p>
    <w:p w14:paraId="3CCA8303" w14:textId="05E9795E" w:rsidR="00967F98" w:rsidRDefault="005B582A" w:rsidP="00D0338D">
      <w:r>
        <w:t>Wearable systems vary widely in form, ranging from full-body suits to more localised devices such as bracelets, chest straps, gloves, headbands or trouser-based systems. Across these formats, devices should adapt to diverse body shapes, sizes and mobility levels</w:t>
      </w:r>
      <w:commentRangeStart w:id="213"/>
      <w:commentRangeStart w:id="214"/>
      <w:r w:rsidR="4E651819">
        <w:t>.</w:t>
      </w:r>
      <w:r w:rsidR="4ADCAE11">
        <w:t xml:space="preserve"> </w:t>
      </w:r>
      <w:r w:rsidR="73AA09CA">
        <w:t>Currently, m</w:t>
      </w:r>
      <w:r w:rsidR="4ADCAE11">
        <w:t xml:space="preserve">any commercial </w:t>
      </w:r>
      <w:r w:rsidR="03BAB9EC">
        <w:t>wearable</w:t>
      </w:r>
      <w:r w:rsidR="6A42964E">
        <w:t xml:space="preserve"> suits</w:t>
      </w:r>
      <w:r w:rsidR="03BAB9EC">
        <w:t xml:space="preserve"> </w:t>
      </w:r>
      <w:r w:rsidR="4ADCAE11">
        <w:t>are based on the average male body</w:t>
      </w:r>
      <w:sdt>
        <w:sdtPr>
          <w:rPr>
            <w:rFonts w:ascii="Aptos" w:hAnsi="Aptos"/>
            <w:color w:val="000000"/>
            <w:vertAlign w:val="superscript"/>
          </w:rPr>
          <w:tag w:val="MENDELEY_CITATION_v3_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"/>
          <w:id w:val="2013220494"/>
          <w:placeholder>
            <w:docPart w:val="FCF5F1E19DA14256BE2D1845EF9B945D"/>
          </w:placeholder>
        </w:sdtPr>
        <w:sdtEndPr/>
        <w:sdtContent>
          <w:r w:rsidR="004D3373" w:rsidRPr="004D3373">
            <w:rPr>
              <w:rFonts w:ascii="Aptos" w:eastAsia="Aptos" w:hAnsi="Aptos" w:cs="Aptos"/>
              <w:color w:val="000000"/>
              <w:vertAlign w:val="superscript"/>
            </w:rPr>
            <w:t>99</w:t>
          </w:r>
        </w:sdtContent>
      </w:sdt>
      <w:r w:rsidR="4ADCAE11">
        <w:t xml:space="preserve">. </w:t>
      </w:r>
      <w:r w:rsidR="665C756E">
        <w:t>For users wit</w:t>
      </w:r>
      <w:r w:rsidR="006D60E4">
        <w:t>h</w:t>
      </w:r>
      <w:r w:rsidR="665C756E">
        <w:t xml:space="preserve"> </w:t>
      </w:r>
      <w:r w:rsidR="4ADCAE11">
        <w:t>shorter statures, curved spines, wider hips or breasts</w:t>
      </w:r>
      <w:r w:rsidR="31E48376">
        <w:t xml:space="preserve">, </w:t>
      </w:r>
      <w:r w:rsidR="4ADCAE11">
        <w:t xml:space="preserve">sensors </w:t>
      </w:r>
      <w:r w:rsidR="3174221C">
        <w:t xml:space="preserve">and </w:t>
      </w:r>
      <w:r w:rsidR="4ADCAE11">
        <w:t>actuators</w:t>
      </w:r>
      <w:r w:rsidR="7AF0C3D4">
        <w:t xml:space="preserve"> can shift out of place</w:t>
      </w:r>
      <w:r w:rsidR="4ADCAE11">
        <w:t xml:space="preserve">, </w:t>
      </w:r>
      <w:r w:rsidR="51E432FE">
        <w:t xml:space="preserve">reducing </w:t>
      </w:r>
      <w:r w:rsidR="4ADCAE11">
        <w:t xml:space="preserve">feedback </w:t>
      </w:r>
      <w:r w:rsidR="0587CB22">
        <w:t>quality</w:t>
      </w:r>
      <w:r w:rsidR="5169E4A8">
        <w:t xml:space="preserve"> </w:t>
      </w:r>
      <w:r w:rsidR="4ADCAE11">
        <w:t xml:space="preserve">or </w:t>
      </w:r>
      <w:r w:rsidR="627CC88A">
        <w:t xml:space="preserve">creating </w:t>
      </w:r>
      <w:r>
        <w:t xml:space="preserve">unnecessary </w:t>
      </w:r>
      <w:r w:rsidR="4ADCAE11">
        <w:t>pressure points. Vibra</w:t>
      </w:r>
      <w:r>
        <w:t>t</w:t>
      </w:r>
      <w:r w:rsidR="4ADCAE11">
        <w:t>ion can also be perceived as intrusive</w:t>
      </w:r>
      <w:r w:rsidR="25EBD684">
        <w:t xml:space="preserve"> for some individuals</w:t>
      </w:r>
      <w:r w:rsidR="5169E4A8">
        <w:t>.</w:t>
      </w:r>
      <w:r w:rsidR="4ADCAE11">
        <w:t xml:space="preserve"> To help offset this, modular panels</w:t>
      </w:r>
      <w:sdt>
        <w:sdtPr>
          <w:rPr>
            <w:rFonts w:ascii="Aptos" w:hAnsi="Aptos"/>
            <w:color w:val="000000"/>
            <w:vertAlign w:val="superscript"/>
          </w:rPr>
          <w:tag w:val="MENDELEY_CITATION_v3_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"/>
          <w:id w:val="1034365667"/>
          <w:placeholder>
            <w:docPart w:val="FCF5F1E19DA14256BE2D1845EF9B945D"/>
          </w:placeholder>
        </w:sdtPr>
        <w:sdtEndPr/>
        <w:sdtContent>
          <w:r w:rsidR="004D3373" w:rsidRPr="004D3373">
            <w:rPr>
              <w:rFonts w:ascii="Aptos" w:eastAsia="Aptos" w:hAnsi="Aptos" w:cs="Aptos"/>
              <w:color w:val="000000"/>
              <w:vertAlign w:val="superscript"/>
            </w:rPr>
            <w:t>100</w:t>
          </w:r>
        </w:sdtContent>
      </w:sdt>
      <w:r w:rsidR="4ADCAE11">
        <w:t xml:space="preserve"> with elastic lacing or </w:t>
      </w:r>
      <w:r w:rsidR="4BD01654">
        <w:t>v</w:t>
      </w:r>
      <w:r w:rsidR="4ADCAE11">
        <w:t xml:space="preserve">elcro </w:t>
      </w:r>
      <w:commentRangeStart w:id="215"/>
      <w:commentRangeStart w:id="216"/>
      <w:r w:rsidR="3BD3E5CB">
        <w:t xml:space="preserve">allow </w:t>
      </w:r>
      <w:r w:rsidR="4ADCAE11">
        <w:t xml:space="preserve">sleeves and torso </w:t>
      </w:r>
      <w:r w:rsidR="13B3FCEE">
        <w:t xml:space="preserve">sections to </w:t>
      </w:r>
      <w:r w:rsidR="1079810D">
        <w:t xml:space="preserve">be </w:t>
      </w:r>
      <w:r w:rsidR="5169E4A8">
        <w:t>adjust</w:t>
      </w:r>
      <w:r w:rsidR="1043BFB3">
        <w:t>ed</w:t>
      </w:r>
      <w:commentRangeEnd w:id="215"/>
      <w:r>
        <w:rPr>
          <w:rStyle w:val="CommentReference"/>
          <w:sz w:val="24"/>
          <w:szCs w:val="24"/>
        </w:rPr>
        <w:commentReference w:id="215"/>
      </w:r>
      <w:commentRangeEnd w:id="216"/>
      <w:r>
        <w:rPr>
          <w:rStyle w:val="CommentReference"/>
          <w:sz w:val="24"/>
          <w:szCs w:val="24"/>
        </w:rPr>
        <w:commentReference w:id="216"/>
      </w:r>
      <w:r w:rsidR="4ADCAE11">
        <w:t xml:space="preserve"> independently </w:t>
      </w:r>
      <w:r w:rsidR="2A84992F">
        <w:t xml:space="preserve">around the </w:t>
      </w:r>
      <w:r w:rsidR="4ADCAE11">
        <w:t>hips, waist and chest.</w:t>
      </w:r>
      <w:commentRangeEnd w:id="213"/>
      <w:r>
        <w:rPr>
          <w:rStyle w:val="CommentReference"/>
          <w:sz w:val="24"/>
          <w:szCs w:val="24"/>
        </w:rPr>
        <w:commentReference w:id="213"/>
      </w:r>
      <w:commentRangeEnd w:id="214"/>
      <w:r>
        <w:rPr>
          <w:rStyle w:val="CommentReference"/>
          <w:sz w:val="24"/>
          <w:szCs w:val="24"/>
        </w:rPr>
        <w:commentReference w:id="214"/>
      </w:r>
    </w:p>
    <w:p w14:paraId="33D739BA" w14:textId="72C0E351" w:rsidR="00F13BC1" w:rsidRDefault="620BB3FA" w:rsidP="71CB20EA">
      <w:pPr>
        <w:pStyle w:val="Heading3"/>
      </w:pPr>
      <w:bookmarkStart w:id="217" w:name="_Toc309706382"/>
      <w:commentRangeStart w:id="218"/>
      <w:r>
        <w:t>Assistive</w:t>
      </w:r>
      <w:commentRangeEnd w:id="218"/>
      <w:r w:rsidR="005B6FCF">
        <w:rPr>
          <w:rStyle w:val="CommentReference"/>
          <w:sz w:val="28"/>
          <w:szCs w:val="28"/>
        </w:rPr>
        <w:commentReference w:id="218"/>
      </w:r>
      <w:r>
        <w:t xml:space="preserve"> </w:t>
      </w:r>
      <w:r w:rsidR="361BD2A4">
        <w:t>o</w:t>
      </w:r>
      <w:r>
        <w:t>pportunities</w:t>
      </w:r>
      <w:bookmarkEnd w:id="217"/>
    </w:p>
    <w:p w14:paraId="7CF2717D" w14:textId="65E19729" w:rsidR="4E87E5E5" w:rsidRDefault="00D51F0E" w:rsidP="00DE3497">
      <w:r w:rsidRPr="0691484D">
        <w:rPr>
          <w:rFonts w:eastAsia="Aptos"/>
        </w:rPr>
        <w:t>Haptics can be used to augment audio feedback, help people with spatial orientation and improve access for people with visual impairment</w:t>
      </w:r>
      <w:r w:rsidR="00356520" w:rsidRPr="0691484D">
        <w:rPr>
          <w:rFonts w:eastAsia="Aptos"/>
        </w:rPr>
        <w:t>s</w:t>
      </w:r>
      <w:r w:rsidRPr="0691484D">
        <w:rPr>
          <w:rFonts w:eastAsia="Aptos"/>
        </w:rPr>
        <w:t xml:space="preserve">. They can also provide an alternative route into rhythm and atmosphere for people who are deaf or hard of </w:t>
      </w:r>
      <w:r w:rsidRPr="0691484D">
        <w:rPr>
          <w:rFonts w:eastAsia="Aptos"/>
        </w:rPr>
        <w:lastRenderedPageBreak/>
        <w:t xml:space="preserve">hearing. For example, Coldplay’s </w:t>
      </w:r>
      <w:r w:rsidRPr="0691484D">
        <w:rPr>
          <w:rFonts w:eastAsia="Aptos"/>
          <w:b/>
          <w:bCs/>
          <w:i/>
          <w:iCs/>
        </w:rPr>
        <w:t>Music of the Spheres tour</w:t>
      </w:r>
      <w:r w:rsidRPr="0691484D">
        <w:rPr>
          <w:rFonts w:eastAsia="Aptos"/>
        </w:rPr>
        <w:t xml:space="preserve"> (2022–25), mentioned earlier, began offering wearable bass-responsive vests and vibration backpacks, allowing audience members to feel the bass and rhythm.</w:t>
      </w:r>
      <w:r>
        <w:br w:type="page"/>
      </w:r>
    </w:p>
    <w:p w14:paraId="008A6216" w14:textId="0563C6F6" w:rsidR="3F2DD3BF" w:rsidRDefault="3F2DD3BF" w:rsidP="71CB20EA">
      <w:pPr>
        <w:pStyle w:val="Heading1"/>
      </w:pPr>
      <w:bookmarkStart w:id="219" w:name="_Toc1007847999"/>
      <w:r>
        <w:lastRenderedPageBreak/>
        <w:t>In focus</w:t>
      </w:r>
      <w:commentRangeStart w:id="220"/>
      <w:commentRangeStart w:id="221"/>
      <w:r>
        <w:t>: Smell</w:t>
      </w:r>
      <w:bookmarkEnd w:id="219"/>
      <w:commentRangeEnd w:id="220"/>
      <w:r w:rsidR="005B6FCF">
        <w:rPr>
          <w:rStyle w:val="CommentReference"/>
          <w:sz w:val="40"/>
          <w:szCs w:val="40"/>
        </w:rPr>
        <w:commentReference w:id="220"/>
      </w:r>
      <w:commentRangeEnd w:id="221"/>
      <w:r>
        <w:rPr>
          <w:rStyle w:val="CommentReference"/>
          <w:sz w:val="40"/>
          <w:szCs w:val="40"/>
        </w:rPr>
        <w:commentReference w:id="221"/>
      </w:r>
    </w:p>
    <w:p w14:paraId="5C28890A" w14:textId="67E2B689" w:rsidR="00F85251" w:rsidRDefault="1A09A7FE" w:rsidP="71CB20EA">
      <w:r>
        <w:t xml:space="preserve">Smells can </w:t>
      </w:r>
      <w:r w:rsidR="1C9F342E">
        <w:t>have a s</w:t>
      </w:r>
      <w:r w:rsidR="1C9F342E" w:rsidRPr="6A31513F">
        <w:rPr>
          <w:rFonts w:ascii="Aptos" w:eastAsia="Aptos" w:hAnsi="Aptos" w:cs="Aptos"/>
        </w:rPr>
        <w:t xml:space="preserve">trong, often subconscious, influence on mood and emotion, as well as </w:t>
      </w:r>
      <w:r>
        <w:t>trigger</w:t>
      </w:r>
      <w:r w:rsidR="75FD2B80">
        <w:t>ing</w:t>
      </w:r>
      <w:r>
        <w:t xml:space="preserve"> powerful recollections. This </w:t>
      </w:r>
      <w:r w:rsidR="2287CC13">
        <w:t xml:space="preserve">strong link to memory </w:t>
      </w:r>
      <w:r>
        <w:t xml:space="preserve">is sometimes referred to as the </w:t>
      </w:r>
      <w:r w:rsidRPr="549E5C04">
        <w:rPr>
          <w:i/>
        </w:rPr>
        <w:t xml:space="preserve">Proustian </w:t>
      </w:r>
      <w:r w:rsidRPr="549E5C04">
        <w:rPr>
          <w:i/>
          <w:iCs/>
        </w:rPr>
        <w:t>effect</w:t>
      </w:r>
      <w:r w:rsidR="07E29BC0">
        <w:t>,</w:t>
      </w:r>
      <w:r>
        <w:t xml:space="preserve"> after a sequence in Marcel Proust’s novel </w:t>
      </w:r>
      <w:r w:rsidRPr="6A31513F">
        <w:rPr>
          <w:rFonts w:ascii="Aptos" w:eastAsia="Aptos" w:hAnsi="Aptos" w:cs="Aptos"/>
          <w:b/>
          <w:bCs/>
          <w:i/>
          <w:iCs/>
          <w:color w:val="000000" w:themeColor="text1"/>
        </w:rPr>
        <w:t xml:space="preserve">In </w:t>
      </w:r>
      <w:r w:rsidRPr="6A31513F">
        <w:rPr>
          <w:b/>
          <w:bCs/>
        </w:rPr>
        <w:t>S</w:t>
      </w:r>
      <w:r w:rsidRPr="6A31513F">
        <w:rPr>
          <w:rFonts w:ascii="Aptos" w:eastAsia="Aptos" w:hAnsi="Aptos" w:cs="Aptos"/>
          <w:b/>
          <w:bCs/>
          <w:i/>
          <w:iCs/>
          <w:color w:val="000000" w:themeColor="text1"/>
        </w:rPr>
        <w:t>earch of Lost Time</w:t>
      </w:r>
      <w:r w:rsidRPr="011B71A1">
        <w:rPr>
          <w:rFonts w:ascii="Aptos" w:eastAsia="Aptos" w:hAnsi="Aptos" w:cs="Aptos"/>
          <w:color w:val="000000" w:themeColor="text1"/>
        </w:rPr>
        <w:t xml:space="preserve"> </w:t>
      </w:r>
      <w:r w:rsidRPr="6A31513F">
        <w:rPr>
          <w:rFonts w:ascii="Aptos" w:eastAsia="Aptos" w:hAnsi="Aptos" w:cs="Aptos"/>
          <w:color w:val="000000" w:themeColor="text1"/>
        </w:rPr>
        <w:t xml:space="preserve">in which </w:t>
      </w:r>
      <w:r>
        <w:t xml:space="preserve">the narrator tastes a madeleine (a small French cake) dipped in tea and is suddenly flooded with long-forgotten childhood memories. </w:t>
      </w:r>
      <w:r w:rsidR="25B6D545">
        <w:t xml:space="preserve">Although this example focuses on the </w:t>
      </w:r>
      <w:r w:rsidR="25B6D545" w:rsidRPr="6A31513F">
        <w:rPr>
          <w:i/>
          <w:iCs/>
        </w:rPr>
        <w:t>taste</w:t>
      </w:r>
      <w:r w:rsidR="25B6D545">
        <w:t xml:space="preserve"> of </w:t>
      </w:r>
      <w:r w:rsidR="779B5FEA">
        <w:t xml:space="preserve">the </w:t>
      </w:r>
      <w:r w:rsidR="25B6D545">
        <w:t>cake, flavour experiences of t</w:t>
      </w:r>
      <w:r w:rsidR="6C113940">
        <w:t>his type</w:t>
      </w:r>
      <w:r w:rsidR="25B6D545">
        <w:t xml:space="preserve"> involve smell as well as taste</w:t>
      </w:r>
      <w:r w:rsidR="258F9F0B">
        <w:t>;</w:t>
      </w:r>
      <w:r w:rsidR="25B6D545">
        <w:t xml:space="preserve"> this i</w:t>
      </w:r>
      <w:r w:rsidR="4A090444">
        <w:t xml:space="preserve">s why people often find that food </w:t>
      </w:r>
      <w:r w:rsidR="4A090444" w:rsidRPr="549E5C04">
        <w:rPr>
          <w:i/>
          <w:iCs/>
        </w:rPr>
        <w:t>tastes</w:t>
      </w:r>
      <w:r w:rsidR="4A090444" w:rsidRPr="549E5C04">
        <w:rPr>
          <w:i/>
        </w:rPr>
        <w:t xml:space="preserve"> </w:t>
      </w:r>
      <w:r w:rsidR="4A090444">
        <w:t>bland when they have a cold</w:t>
      </w:r>
      <w:r w:rsidR="25B6D545">
        <w:t>.</w:t>
      </w:r>
    </w:p>
    <w:p w14:paraId="5680EC0B" w14:textId="3E5B9FC6" w:rsidR="61994B6A" w:rsidRDefault="02A54266" w:rsidP="4E87E5E5">
      <w:pPr>
        <w:spacing w:after="0"/>
        <w:rPr>
          <w:rFonts w:eastAsia="Aptos"/>
        </w:rPr>
      </w:pPr>
      <w:commentRangeStart w:id="222"/>
      <w:r w:rsidRPr="180118AB">
        <w:rPr>
          <w:rFonts w:eastAsia="Aptos"/>
        </w:rPr>
        <w:t>Efforts to incorporate smell into experiences</w:t>
      </w:r>
      <w:commentRangeEnd w:id="222"/>
      <w:r w:rsidR="61994B6A" w:rsidRPr="180118AB">
        <w:rPr>
          <w:rStyle w:val="CommentReference"/>
          <w:rFonts w:eastAsia="Aptos"/>
          <w:sz w:val="24"/>
          <w:szCs w:val="24"/>
        </w:rPr>
        <w:commentReference w:id="222"/>
      </w:r>
      <w:r w:rsidRPr="180118AB">
        <w:rPr>
          <w:rFonts w:eastAsia="Aptos"/>
        </w:rPr>
        <w:t xml:space="preserve"> </w:t>
      </w:r>
      <w:r w:rsidR="5A24D393" w:rsidRPr="180118AB">
        <w:rPr>
          <w:rFonts w:eastAsia="Aptos"/>
        </w:rPr>
        <w:t>gener</w:t>
      </w:r>
      <w:r w:rsidRPr="180118AB">
        <w:rPr>
          <w:rFonts w:eastAsia="Aptos"/>
        </w:rPr>
        <w:t xml:space="preserve">ally rely on computer-controlled scent-delivery systems. These devices release specific chemical odorants, typically stored in pre-mixed oils or cartridges, at precisely timed moments to synchronise with the experience. </w:t>
      </w:r>
      <w:r w:rsidR="00792B09" w:rsidRPr="180118AB">
        <w:rPr>
          <w:rFonts w:eastAsia="Aptos"/>
        </w:rPr>
        <w:t>A</w:t>
      </w:r>
      <w:r w:rsidR="04F11B02" w:rsidRPr="180118AB">
        <w:rPr>
          <w:rFonts w:eastAsia="Aptos"/>
        </w:rPr>
        <w:t xml:space="preserve"> promising </w:t>
      </w:r>
      <w:r w:rsidR="00792B09" w:rsidRPr="180118AB">
        <w:rPr>
          <w:rFonts w:eastAsia="Aptos"/>
        </w:rPr>
        <w:t>emerging technology is to use</w:t>
      </w:r>
      <w:r w:rsidR="21CD86F0" w:rsidRPr="180118AB">
        <w:rPr>
          <w:rFonts w:eastAsia="Aptos"/>
        </w:rPr>
        <w:t xml:space="preserve"> modular</w:t>
      </w:r>
      <w:r w:rsidR="00792B09" w:rsidRPr="180118AB">
        <w:rPr>
          <w:rFonts w:eastAsia="Aptos"/>
        </w:rPr>
        <w:t xml:space="preserve"> piezo-</w:t>
      </w:r>
      <w:r w:rsidR="015FD0A8" w:rsidRPr="180118AB">
        <w:rPr>
          <w:rFonts w:eastAsia="Aptos"/>
        </w:rPr>
        <w:t>electronic devices to vaporise odorants</w:t>
      </w:r>
      <w:r w:rsidR="6657FDDB" w:rsidRPr="180118AB">
        <w:rPr>
          <w:rFonts w:eastAsia="Aptos"/>
        </w:rPr>
        <w:t xml:space="preserve"> </w:t>
      </w:r>
      <w:r w:rsidR="510C0EB6" w:rsidRPr="180118AB">
        <w:rPr>
          <w:rFonts w:eastAsia="Aptos"/>
        </w:rPr>
        <w:t>precisely</w:t>
      </w:r>
      <w:r w:rsidR="015FD0A8" w:rsidRPr="180118AB">
        <w:rPr>
          <w:rFonts w:eastAsia="Aptos"/>
        </w:rPr>
        <w:t xml:space="preserve"> without heat</w:t>
      </w:r>
      <w:sdt>
        <w:sdtPr>
          <w:rPr>
            <w:rFonts w:ascii="Aptos" w:eastAsia="Aptos" w:hAnsi="Aptos"/>
            <w:color w:val="000000"/>
            <w:vertAlign w:val="superscript"/>
          </w:rPr>
          <w:tag w:val="MENDELEY_CITATION_v3_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"/>
          <w:id w:val="1530991761"/>
          <w:placeholder>
            <w:docPart w:val="DefaultPlaceholder_-1854013440"/>
          </w:placeholder>
        </w:sdtPr>
        <w:sdtEndPr/>
        <w:sdtContent>
          <w:r w:rsidR="004D3373" w:rsidRPr="004D3373">
            <w:rPr>
              <w:rFonts w:ascii="Aptos" w:eastAsia="Aptos" w:hAnsi="Aptos" w:cs="Aptos"/>
              <w:color w:val="000000"/>
              <w:vertAlign w:val="superscript"/>
            </w:rPr>
            <w:t>101</w:t>
          </w:r>
          <w:commentRangeStart w:id="223"/>
          <w:commentRangeStart w:id="224"/>
        </w:sdtContent>
      </w:sdt>
      <w:r w:rsidR="015FD0A8" w:rsidRPr="180118AB">
        <w:rPr>
          <w:rFonts w:eastAsia="Aptos"/>
        </w:rPr>
        <w:t xml:space="preserve">. </w:t>
      </w:r>
      <w:r w:rsidRPr="180118AB">
        <w:rPr>
          <w:rFonts w:eastAsia="Aptos"/>
        </w:rPr>
        <w:t>Alongside these established chemical-release methods, highly experimental research is exploring the direct electrical stimulation of olfactory receptors within the nasal cavity, aiming to evoke smell sensations without using physical odorants</w:t>
      </w:r>
      <w:sdt>
        <w:sdtPr>
          <w:rPr>
            <w:rFonts w:ascii="Aptos" w:eastAsia="Aptos" w:hAnsi="Aptos"/>
            <w:color w:val="000000"/>
            <w:vertAlign w:val="superscript"/>
          </w:rPr>
          <w:tag w:val="MENDELEY_CITATION_v3_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"/>
          <w:id w:val="-963193490"/>
          <w:placeholder>
            <w:docPart w:val="DefaultPlaceholder_-1854013440"/>
          </w:placeholder>
        </w:sdtPr>
        <w:sdtEndPr/>
        <w:sdtContent>
          <w:r w:rsidR="004D3373" w:rsidRPr="004D3373">
            <w:rPr>
              <w:rFonts w:ascii="Aptos" w:eastAsia="Aptos" w:hAnsi="Aptos" w:cs="Aptos"/>
              <w:color w:val="000000"/>
              <w:vertAlign w:val="superscript"/>
            </w:rPr>
            <w:t>102</w:t>
          </w:r>
        </w:sdtContent>
      </w:sdt>
      <w:r w:rsidRPr="180118AB">
        <w:rPr>
          <w:rFonts w:eastAsia="Aptos"/>
        </w:rPr>
        <w:t>.</w:t>
      </w:r>
      <w:commentRangeEnd w:id="223"/>
      <w:r w:rsidR="61994B6A">
        <w:rPr>
          <w:rStyle w:val="CommentReference"/>
          <w:rFonts w:eastAsia="Aptos"/>
          <w:sz w:val="24"/>
          <w:szCs w:val="24"/>
        </w:rPr>
        <w:commentReference w:id="223"/>
      </w:r>
      <w:commentRangeEnd w:id="224"/>
      <w:r>
        <w:rPr>
          <w:rStyle w:val="CommentReference"/>
          <w:rFonts w:eastAsia="Aptos"/>
          <w:sz w:val="24"/>
          <w:szCs w:val="24"/>
        </w:rPr>
        <w:commentReference w:id="224"/>
      </w:r>
    </w:p>
    <w:p w14:paraId="3B979DE8" w14:textId="77777777" w:rsidR="0023042F" w:rsidRDefault="0023042F" w:rsidP="4E87E5E5">
      <w:pPr>
        <w:spacing w:after="0"/>
        <w:rPr>
          <w:rFonts w:eastAsia="Aptos"/>
        </w:rPr>
      </w:pPr>
    </w:p>
    <w:p w14:paraId="49010100" w14:textId="1C11E3FC" w:rsidR="001B3980" w:rsidRDefault="00B22151" w:rsidP="001B3980">
      <w:pPr>
        <w:keepNext/>
        <w:spacing w:after="0"/>
      </w:pPr>
      <w:r w:rsidRPr="00B22151">
        <w:rPr>
          <w:noProof/>
        </w:rPr>
        <w:drawing>
          <wp:inline distT="0" distB="0" distL="0" distR="0" wp14:anchorId="7563FFA1" wp14:editId="5C86BE28">
            <wp:extent cx="5731510" cy="3839845"/>
            <wp:effectExtent l="0" t="0" r="2540" b="8255"/>
            <wp:docPr id="1413799902" name="Picture 1" descr="Photograph of a historical reenactment or museum display depicting two individuals dressed in medieval or Viking-era clothing engaged in fishing net repair. Scene includes rustic wooden buildings, a docked Viking-style ship with a sail, fishing nets, and baskets, set against a backdrop of a cloudy sky and barren tre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799902" name="Picture 1" descr="Photograph of a historical reenactment or museum display depicting two individuals dressed in medieval or Viking-era clothing engaged in fishing net repair. Scene includes rustic wooden buildings, a docked Viking-style ship with a sail, fishing nets, and baskets, set against a backdrop of a cloudy sky and barren trees."/>
                    <pic:cNvPicPr/>
                  </pic:nvPicPr>
                  <pic:blipFill>
                    <a:blip r:embed="rId36"/>
                    <a:stretch>
                      <a:fillRect/>
                    </a:stretch>
                  </pic:blipFill>
                  <pic:spPr>
                    <a:xfrm>
                      <a:off x="0" y="0"/>
                      <a:ext cx="5731510" cy="3839845"/>
                    </a:xfrm>
                    <a:prstGeom prst="rect">
                      <a:avLst/>
                    </a:prstGeom>
                  </pic:spPr>
                </pic:pic>
              </a:graphicData>
            </a:graphic>
          </wp:inline>
        </w:drawing>
      </w:r>
    </w:p>
    <w:p w14:paraId="2DE4925B" w14:textId="590129A6" w:rsidR="0023042F" w:rsidRDefault="001B3980" w:rsidP="001B3980">
      <w:pPr>
        <w:pStyle w:val="Caption"/>
        <w:rPr>
          <w:rFonts w:eastAsia="Aptos"/>
        </w:rPr>
      </w:pPr>
      <w:commentRangeStart w:id="226"/>
      <w:r>
        <w:t xml:space="preserve">Animatronic fishermen tableau at </w:t>
      </w:r>
      <w:r w:rsidRPr="0691484D">
        <w:rPr>
          <w:b/>
          <w:bCs/>
          <w:i/>
          <w:iCs/>
        </w:rPr>
        <w:t>JORVIK Viking Centre</w:t>
      </w:r>
      <w:r w:rsidR="00544863">
        <w:t xml:space="preserve">, </w:t>
      </w:r>
      <w:r w:rsidR="00D01830">
        <w:t xml:space="preserve">where scent effects are used alongside the visual scene to evoke the smells of the Viking-age environment. </w:t>
      </w:r>
      <w:r w:rsidR="000C369C">
        <w:t>© York Archaeology</w:t>
      </w:r>
      <w:commentRangeEnd w:id="226"/>
      <w:r>
        <w:rPr>
          <w:rStyle w:val="CommentReference"/>
          <w:rFonts w:eastAsia="Aptos"/>
          <w:sz w:val="20"/>
          <w:szCs w:val="20"/>
        </w:rPr>
        <w:commentReference w:id="226"/>
      </w:r>
    </w:p>
    <w:p w14:paraId="2BA15561" w14:textId="77777777" w:rsidR="0023042F" w:rsidRDefault="0023042F" w:rsidP="4E87E5E5">
      <w:pPr>
        <w:spacing w:after="0"/>
        <w:rPr>
          <w:rFonts w:eastAsia="Aptos"/>
        </w:rPr>
      </w:pPr>
    </w:p>
    <w:p w14:paraId="37D56BCA" w14:textId="7348E615" w:rsidR="0008665B" w:rsidRDefault="0008665B" w:rsidP="6A31513F">
      <w:pPr>
        <w:pStyle w:val="Heading4"/>
        <w:ind w:left="720"/>
        <w:rPr>
          <w:rFonts w:eastAsia="Aptos"/>
        </w:rPr>
      </w:pPr>
      <w:r>
        <w:t>Case study</w:t>
      </w:r>
      <w:r w:rsidR="00431B22" w:rsidRPr="6A31513F">
        <w:rPr>
          <w:rFonts w:eastAsia="Aptos"/>
        </w:rPr>
        <w:t xml:space="preserve">: Jorvik Viking </w:t>
      </w:r>
      <w:r w:rsidR="0070219C" w:rsidRPr="6A31513F">
        <w:rPr>
          <w:rFonts w:eastAsia="Aptos"/>
        </w:rPr>
        <w:t>Centre</w:t>
      </w:r>
      <w:r w:rsidRPr="6A31513F">
        <w:rPr>
          <w:rFonts w:eastAsia="Aptos"/>
        </w:rPr>
        <w:t xml:space="preserve"> </w:t>
      </w:r>
    </w:p>
    <w:p w14:paraId="39E614F1" w14:textId="59A3C78E" w:rsidR="4E87E5E5" w:rsidRDefault="007B340A" w:rsidP="4E87E5E5">
      <w:pPr>
        <w:spacing w:after="0"/>
      </w:pPr>
      <w:r>
        <w:lastRenderedPageBreak/>
        <w:t xml:space="preserve">The </w:t>
      </w:r>
      <w:r w:rsidRPr="73805CC3">
        <w:rPr>
          <w:b/>
          <w:i/>
        </w:rPr>
        <w:t>Jorvik Viking Centre</w:t>
      </w:r>
      <w:r>
        <w:t xml:space="preserve"> in York, opened in 1984, has long been recognised for its pioneering use of multisensory design to bring history to life. Central to the experience is a ride through a reconstructed Viking settlement, complete with </w:t>
      </w:r>
      <w:r w:rsidR="004813F0">
        <w:t xml:space="preserve">animatronic figures, sounds, </w:t>
      </w:r>
      <w:r>
        <w:t>visuals</w:t>
      </w:r>
      <w:r w:rsidR="0023042F">
        <w:t xml:space="preserve"> </w:t>
      </w:r>
      <w:r>
        <w:t>and</w:t>
      </w:r>
      <w:r w:rsidR="00DC204A">
        <w:t xml:space="preserve"> </w:t>
      </w:r>
      <w:r w:rsidR="003B7F30">
        <w:t>distinct</w:t>
      </w:r>
      <w:r w:rsidR="0070219C">
        <w:t xml:space="preserve"> </w:t>
      </w:r>
      <w:r>
        <w:t>smells. The</w:t>
      </w:r>
      <w:r w:rsidR="00DC204A">
        <w:t xml:space="preserve"> latter </w:t>
      </w:r>
      <w:r w:rsidR="007406D9">
        <w:t>were</w:t>
      </w:r>
      <w:r>
        <w:t xml:space="preserve"> delivered </w:t>
      </w:r>
      <w:r w:rsidR="007406D9">
        <w:t>originally</w:t>
      </w:r>
      <w:r w:rsidR="002147E7">
        <w:t xml:space="preserve"> using scent pots</w:t>
      </w:r>
      <w:r w:rsidR="0056755C">
        <w:t xml:space="preserve"> but are now delivered via pipes from a </w:t>
      </w:r>
      <w:r w:rsidR="008D6703">
        <w:t>centralised</w:t>
      </w:r>
      <w:r w:rsidR="0056755C">
        <w:t xml:space="preserve"> scent </w:t>
      </w:r>
      <w:r w:rsidR="008D6703">
        <w:t xml:space="preserve">bank </w:t>
      </w:r>
      <w:r w:rsidR="0056755C">
        <w:t>for ease of refilling</w:t>
      </w:r>
      <w:r w:rsidR="008D6703">
        <w:t>.</w:t>
      </w:r>
      <w:r>
        <w:t xml:space="preserve"> </w:t>
      </w:r>
      <w:r w:rsidR="008D6703">
        <w:t>Smells are released</w:t>
      </w:r>
      <w:r>
        <w:t xml:space="preserve"> at key points along the ride</w:t>
      </w:r>
      <w:r w:rsidR="009F4B60">
        <w:t xml:space="preserve">, </w:t>
      </w:r>
      <w:r w:rsidR="001D77DB">
        <w:t xml:space="preserve">which </w:t>
      </w:r>
      <w:r w:rsidR="009F4B60">
        <w:t>rang</w:t>
      </w:r>
      <w:r w:rsidR="001D77DB">
        <w:t>e</w:t>
      </w:r>
      <w:r w:rsidR="009F4B60">
        <w:t xml:space="preserve"> </w:t>
      </w:r>
      <w:r>
        <w:t>from wood smoke and leather to fish and human waste</w:t>
      </w:r>
      <w:r w:rsidR="002A7FA2">
        <w:t xml:space="preserve">. </w:t>
      </w:r>
      <w:r>
        <w:t xml:space="preserve">Several of the authors visited the museum as </w:t>
      </w:r>
      <w:r w:rsidR="009677ED">
        <w:t>children and</w:t>
      </w:r>
      <w:r>
        <w:t xml:space="preserve"> vividly remember the distinctive smells of the ride decades later. For them, the experience was exciting</w:t>
      </w:r>
      <w:r w:rsidR="002A7FA2">
        <w:t>,</w:t>
      </w:r>
      <w:r>
        <w:t xml:space="preserve"> at times even </w:t>
      </w:r>
      <w:r w:rsidR="00192523">
        <w:t>frightening,</w:t>
      </w:r>
      <w:r w:rsidR="002A7FA2">
        <w:t xml:space="preserve"> </w:t>
      </w:r>
      <w:r>
        <w:t>yet profoundly memorable. This highlights how multisensory design can create long-lasting impressions that endure well beyond the immediate visit.</w:t>
      </w:r>
      <w:r w:rsidR="002A7FA2">
        <w:t xml:space="preserve"> </w:t>
      </w:r>
      <w:r>
        <w:t xml:space="preserve">By blending sight, sound and smell in a tightly synchronised way, </w:t>
      </w:r>
      <w:r w:rsidR="00644635">
        <w:t xml:space="preserve">the </w:t>
      </w:r>
      <w:r w:rsidR="00644635" w:rsidRPr="73805CC3">
        <w:rPr>
          <w:b/>
          <w:i/>
        </w:rPr>
        <w:t>J</w:t>
      </w:r>
      <w:r w:rsidRPr="73805CC3">
        <w:rPr>
          <w:b/>
          <w:i/>
        </w:rPr>
        <w:t>orvik</w:t>
      </w:r>
      <w:r w:rsidR="00131D4B" w:rsidRPr="73805CC3">
        <w:rPr>
          <w:b/>
          <w:i/>
        </w:rPr>
        <w:t xml:space="preserve"> Viking Centre</w:t>
      </w:r>
      <w:r>
        <w:t xml:space="preserve"> illustrates how relatively simple technologies</w:t>
      </w:r>
      <w:r w:rsidR="2A2B0462">
        <w:t>,</w:t>
      </w:r>
      <w:r>
        <w:t xml:space="preserve"> when applied thoughtfully</w:t>
      </w:r>
      <w:r w:rsidR="594ECA1C">
        <w:t>,</w:t>
      </w:r>
      <w:r>
        <w:t xml:space="preserve"> can transform education into an embodied, emotional</w:t>
      </w:r>
      <w:r w:rsidR="002A7FA2">
        <w:t xml:space="preserve"> </w:t>
      </w:r>
      <w:r>
        <w:t>experience</w:t>
      </w:r>
      <w:r w:rsidR="002A7FA2">
        <w:t>.</w:t>
      </w:r>
    </w:p>
    <w:p w14:paraId="02ED43D6" w14:textId="54AD17C1" w:rsidR="00F85251" w:rsidRDefault="005B6FCF" w:rsidP="71CB20EA">
      <w:pPr>
        <w:pStyle w:val="Heading2"/>
        <w:rPr>
          <w:rFonts w:ascii="Aptos" w:eastAsia="Aptos" w:hAnsi="Aptos" w:cs="Aptos"/>
        </w:rPr>
      </w:pPr>
      <w:bookmarkStart w:id="227" w:name="_Toc421259308"/>
      <w:commentRangeStart w:id="228"/>
      <w:commentRangeStart w:id="229"/>
      <w:commentRangeStart w:id="230"/>
      <w:commentRangeEnd w:id="228"/>
      <w:r>
        <w:rPr>
          <w:rStyle w:val="CommentReference"/>
          <w:sz w:val="32"/>
          <w:szCs w:val="32"/>
        </w:rPr>
        <w:commentReference w:id="228"/>
      </w:r>
      <w:commentRangeEnd w:id="229"/>
      <w:r>
        <w:rPr>
          <w:rStyle w:val="CommentReference"/>
          <w:sz w:val="32"/>
          <w:szCs w:val="32"/>
        </w:rPr>
        <w:commentReference w:id="229"/>
      </w:r>
      <w:commentRangeEnd w:id="230"/>
      <w:r>
        <w:rPr>
          <w:rStyle w:val="CommentReference"/>
          <w:sz w:val="32"/>
          <w:szCs w:val="32"/>
        </w:rPr>
        <w:commentReference w:id="230"/>
      </w:r>
      <w:r w:rsidR="61994B6A">
        <w:t>Practical insights</w:t>
      </w:r>
      <w:bookmarkEnd w:id="227"/>
    </w:p>
    <w:p w14:paraId="1461103A" w14:textId="331D84D3" w:rsidR="00601976" w:rsidRDefault="7893C614" w:rsidP="71CB20EA">
      <w:pPr>
        <w:pStyle w:val="Heading3"/>
      </w:pPr>
      <w:bookmarkStart w:id="231" w:name="_Toc197462490"/>
      <w:r>
        <w:t>Adaptation</w:t>
      </w:r>
      <w:bookmarkEnd w:id="231"/>
    </w:p>
    <w:p w14:paraId="4236DE1D" w14:textId="5AA3B179" w:rsidR="00601976" w:rsidRDefault="2BF0247F" w:rsidP="71CB20EA">
      <w:pPr>
        <w:rPr>
          <w:rFonts w:ascii="Aptos" w:eastAsia="Aptos" w:hAnsi="Aptos" w:cs="Aptos"/>
        </w:rPr>
      </w:pPr>
      <w:r w:rsidRPr="0691484D">
        <w:rPr>
          <w:rFonts w:ascii="Aptos" w:eastAsia="Aptos" w:hAnsi="Aptos" w:cs="Aptos"/>
        </w:rPr>
        <w:t xml:space="preserve">We </w:t>
      </w:r>
      <w:r w:rsidR="492248B9" w:rsidRPr="0691484D">
        <w:rPr>
          <w:rFonts w:ascii="Aptos" w:eastAsia="Aptos" w:hAnsi="Aptos" w:cs="Aptos"/>
        </w:rPr>
        <w:t>quickly</w:t>
      </w:r>
      <w:r w:rsidR="7893C614" w:rsidRPr="0691484D">
        <w:rPr>
          <w:rFonts w:ascii="Aptos" w:eastAsia="Aptos" w:hAnsi="Aptos" w:cs="Aptos"/>
        </w:rPr>
        <w:t xml:space="preserve"> adapt to individual smells</w:t>
      </w:r>
      <w:r w:rsidR="002A06F3" w:rsidRPr="0691484D">
        <w:rPr>
          <w:rFonts w:ascii="Aptos" w:eastAsia="Aptos" w:hAnsi="Aptos" w:cs="Aptos"/>
        </w:rPr>
        <w:t>, sometimes within 200ms</w:t>
      </w:r>
      <w:sdt>
        <w:sdtPr>
          <w:rPr>
            <w:rFonts w:ascii="Aptos" w:eastAsia="Aptos" w:hAnsi="Aptos" w:cs="Aptos"/>
            <w:color w:val="000000"/>
            <w:vertAlign w:val="superscript"/>
          </w:rPr>
          <w:tag w:val="MENDELEY_CITATION_v3_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"/>
          <w:id w:val="1285846812"/>
          <w:placeholder>
            <w:docPart w:val="6A95B69943A2463B8EE340F2D78FADF7"/>
          </w:placeholder>
        </w:sdtPr>
        <w:sdtEndPr/>
        <w:sdtContent>
          <w:r w:rsidR="004D3373" w:rsidRPr="004D3373">
            <w:rPr>
              <w:rFonts w:ascii="Aptos" w:eastAsia="Aptos" w:hAnsi="Aptos" w:cs="Aptos"/>
              <w:color w:val="000000"/>
              <w:vertAlign w:val="superscript"/>
            </w:rPr>
            <w:t>103</w:t>
          </w:r>
        </w:sdtContent>
      </w:sdt>
      <w:r w:rsidR="7893C614" w:rsidRPr="0691484D">
        <w:rPr>
          <w:rFonts w:ascii="Aptos" w:eastAsia="Aptos" w:hAnsi="Aptos" w:cs="Aptos"/>
        </w:rPr>
        <w:t>, meaning that we might not notice a certain smell after it has been present for a certain amount of time. When incorporating smells into experiences</w:t>
      </w:r>
      <w:r w:rsidR="546FDC52" w:rsidRPr="0691484D">
        <w:rPr>
          <w:rFonts w:ascii="Aptos" w:eastAsia="Aptos" w:hAnsi="Aptos" w:cs="Aptos"/>
        </w:rPr>
        <w:t>,</w:t>
      </w:r>
      <w:r w:rsidR="7893C614" w:rsidRPr="0691484D">
        <w:rPr>
          <w:rFonts w:ascii="Aptos" w:eastAsia="Aptos" w:hAnsi="Aptos" w:cs="Aptos"/>
        </w:rPr>
        <w:t xml:space="preserve"> it might be helpful to plan for periodic changes.</w:t>
      </w:r>
      <w:r w:rsidR="7893C614">
        <w:t xml:space="preserve"> </w:t>
      </w:r>
    </w:p>
    <w:p w14:paraId="4E4734B1" w14:textId="1FF052F6" w:rsidR="00601976" w:rsidRDefault="685B5332" w:rsidP="71CB20EA">
      <w:pPr>
        <w:pStyle w:val="Heading3"/>
      </w:pPr>
      <w:bookmarkStart w:id="232" w:name="_Toc459461420"/>
      <w:r>
        <w:t>Sensitivity</w:t>
      </w:r>
      <w:bookmarkEnd w:id="232"/>
    </w:p>
    <w:p w14:paraId="72C58EB2" w14:textId="2E60A56B" w:rsidR="00967F98" w:rsidRPr="00601976" w:rsidRDefault="08712139" w:rsidP="00601976">
      <w:pPr>
        <w:rPr>
          <w:rFonts w:ascii="Aptos" w:eastAsia="Aptos" w:hAnsi="Aptos" w:cs="Aptos"/>
        </w:rPr>
      </w:pPr>
      <w:r>
        <w:t xml:space="preserve">Human noses can distinguish thousands of odorants at very low concentrations, though individual sensitivity varies greatly. It was traditionally thought that </w:t>
      </w:r>
      <w:r w:rsidR="6F107CE4">
        <w:t>humans could distinguish</w:t>
      </w:r>
      <w:r>
        <w:t xml:space="preserve"> around 10,000 odours, but new research exploring combinations of odours puts this figure much higher</w:t>
      </w:r>
      <w:r w:rsidR="218A6FC0">
        <w:t>,</w:t>
      </w:r>
      <w:r>
        <w:t xml:space="preserve"> at </w:t>
      </w:r>
      <w:r w:rsidR="00CA700D">
        <w:t>more than</w:t>
      </w:r>
      <w:r>
        <w:t xml:space="preserve"> a trillion</w:t>
      </w:r>
      <w:sdt>
        <w:sdtPr>
          <w:rPr>
            <w:rFonts w:ascii="Aptos" w:hAnsi="Aptos"/>
            <w:color w:val="000000"/>
            <w:vertAlign w:val="superscript"/>
          </w:rPr>
          <w:tag w:val="MENDELEY_CITATION_v3_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"/>
          <w:id w:val="-1981303838"/>
          <w:placeholder>
            <w:docPart w:val="DefaultPlaceholder_-1854013440"/>
          </w:placeholder>
        </w:sdtPr>
        <w:sdtEndPr/>
        <w:sdtContent>
          <w:r w:rsidR="004D3373" w:rsidRPr="004D3373">
            <w:rPr>
              <w:rFonts w:ascii="Aptos" w:eastAsia="Aptos" w:hAnsi="Aptos" w:cs="Aptos"/>
              <w:color w:val="000000"/>
              <w:vertAlign w:val="superscript"/>
            </w:rPr>
            <w:t>104</w:t>
          </w:r>
        </w:sdtContent>
      </w:sdt>
      <w:r>
        <w:t>.</w:t>
      </w:r>
      <w:r w:rsidR="0FEC1A0F">
        <w:t xml:space="preserve"> </w:t>
      </w:r>
      <w:r w:rsidR="6B172731">
        <w:t>Surprisingly</w:t>
      </w:r>
      <w:r w:rsidR="5587FC27">
        <w:t xml:space="preserve"> though</w:t>
      </w:r>
      <w:r w:rsidR="0FEC1A0F">
        <w:t xml:space="preserve">, </w:t>
      </w:r>
      <w:r w:rsidR="6B2EE54A">
        <w:t xml:space="preserve">despite this sensitivity in distinguishing between </w:t>
      </w:r>
      <w:r w:rsidR="06E0B565">
        <w:t xml:space="preserve">smells, </w:t>
      </w:r>
      <w:r w:rsidR="0FEC1A0F" w:rsidRPr="0691484D">
        <w:rPr>
          <w:rFonts w:ascii="Aptos" w:eastAsia="Aptos" w:hAnsi="Aptos" w:cs="Aptos"/>
        </w:rPr>
        <w:t xml:space="preserve">naming </w:t>
      </w:r>
      <w:r w:rsidR="72AE282F" w:rsidRPr="0691484D">
        <w:rPr>
          <w:rFonts w:ascii="Aptos" w:eastAsia="Aptos" w:hAnsi="Aptos" w:cs="Aptos"/>
        </w:rPr>
        <w:t xml:space="preserve">them </w:t>
      </w:r>
      <w:r w:rsidR="03A8E094" w:rsidRPr="0691484D">
        <w:rPr>
          <w:rFonts w:ascii="Aptos" w:eastAsia="Aptos" w:hAnsi="Aptos" w:cs="Aptos"/>
        </w:rPr>
        <w:t xml:space="preserve">appears to be </w:t>
      </w:r>
      <w:r w:rsidR="6FD97A8C" w:rsidRPr="0691484D">
        <w:rPr>
          <w:rFonts w:ascii="Aptos" w:eastAsia="Aptos" w:hAnsi="Aptos" w:cs="Aptos"/>
        </w:rPr>
        <w:t>something that many people find difficult</w:t>
      </w:r>
      <w:r w:rsidR="69848493" w:rsidRPr="0691484D">
        <w:rPr>
          <w:rFonts w:ascii="Aptos" w:eastAsia="Aptos" w:hAnsi="Aptos" w:cs="Aptos"/>
        </w:rPr>
        <w:t xml:space="preserve"> in the absence of additional context from </w:t>
      </w:r>
      <w:r w:rsidR="07E16729" w:rsidRPr="0691484D">
        <w:rPr>
          <w:rFonts w:ascii="Aptos" w:eastAsia="Aptos" w:hAnsi="Aptos" w:cs="Aptos"/>
        </w:rPr>
        <w:t xml:space="preserve">the </w:t>
      </w:r>
      <w:r w:rsidR="69848493" w:rsidRPr="0691484D">
        <w:rPr>
          <w:rFonts w:ascii="Aptos" w:eastAsia="Aptos" w:hAnsi="Aptos" w:cs="Aptos"/>
        </w:rPr>
        <w:t>other senses</w:t>
      </w:r>
      <w:r w:rsidR="0FEC1A0F" w:rsidRPr="0691484D">
        <w:rPr>
          <w:rFonts w:ascii="Aptos" w:eastAsia="Aptos" w:hAnsi="Aptos" w:cs="Aptos"/>
        </w:rPr>
        <w:t>.</w:t>
      </w:r>
    </w:p>
    <w:p w14:paraId="2FA3641D" w14:textId="77777777" w:rsidR="00601976" w:rsidRDefault="685B5332" w:rsidP="71CB20EA">
      <w:pPr>
        <w:pStyle w:val="Heading3"/>
      </w:pPr>
      <w:bookmarkStart w:id="233" w:name="_Toc1870887275"/>
      <w:r>
        <w:t>Context</w:t>
      </w:r>
      <w:bookmarkEnd w:id="233"/>
    </w:p>
    <w:p w14:paraId="3DBA103D" w14:textId="78E5A8F8" w:rsidR="00967F98" w:rsidRPr="00D0338D" w:rsidRDefault="43488F58" w:rsidP="007A426E">
      <w:r>
        <w:t>Odo</w:t>
      </w:r>
      <w:r w:rsidR="26C41916">
        <w:t>u</w:t>
      </w:r>
      <w:r>
        <w:t>r perception depends on context</w:t>
      </w:r>
      <w:r w:rsidR="009363A9">
        <w:t xml:space="preserve">, </w:t>
      </w:r>
      <w:r w:rsidR="00323866">
        <w:t xml:space="preserve">temperature and </w:t>
      </w:r>
      <w:r w:rsidR="6FA211FC">
        <w:t>humidity</w:t>
      </w:r>
      <w:r w:rsidR="00EF6F1D">
        <w:t xml:space="preserve">. </w:t>
      </w:r>
      <w:r w:rsidR="4F6C84C5">
        <w:t>A subtle scent in an open-air environment may become overwhelming in a confined space. In addition, h</w:t>
      </w:r>
      <w:r w:rsidR="004B0DCB">
        <w:t xml:space="preserve">igher </w:t>
      </w:r>
      <w:r w:rsidR="3B061DCC">
        <w:t xml:space="preserve">temperatures increase the </w:t>
      </w:r>
      <w:r w:rsidR="004B0DCB">
        <w:t>volatility of odour molecules</w:t>
      </w:r>
      <w:r w:rsidR="785283EE">
        <w:t>, making smells stronger. L</w:t>
      </w:r>
      <w:r w:rsidR="00E324A2">
        <w:t xml:space="preserve">ow </w:t>
      </w:r>
      <w:r w:rsidR="00E07846">
        <w:t>humidity</w:t>
      </w:r>
      <w:r w:rsidR="006001BD">
        <w:t xml:space="preserve"> dries out </w:t>
      </w:r>
      <w:r w:rsidR="14F83F19">
        <w:t xml:space="preserve">the </w:t>
      </w:r>
      <w:r w:rsidR="006001BD">
        <w:t xml:space="preserve">nose </w:t>
      </w:r>
      <w:r w:rsidR="005F7D6D">
        <w:t>whilst high humidity slows evaporation of odour molecules,</w:t>
      </w:r>
      <w:r w:rsidR="00D16C98">
        <w:t xml:space="preserve"> both</w:t>
      </w:r>
      <w:r w:rsidR="005F7D6D">
        <w:t xml:space="preserve"> </w:t>
      </w:r>
      <w:r w:rsidR="097D769F">
        <w:t xml:space="preserve">of which </w:t>
      </w:r>
      <w:r w:rsidR="543484A1">
        <w:t xml:space="preserve">are likely to </w:t>
      </w:r>
      <w:r w:rsidR="007B4670">
        <w:t>degrad</w:t>
      </w:r>
      <w:r w:rsidR="1E5F260C">
        <w:t xml:space="preserve">e </w:t>
      </w:r>
      <w:r w:rsidR="007F7F1A">
        <w:t>odour</w:t>
      </w:r>
      <w:r w:rsidR="006001BD">
        <w:t xml:space="preserve"> perceptio</w:t>
      </w:r>
      <w:r w:rsidR="007F7F1A">
        <w:t>n</w:t>
      </w:r>
      <w:sdt>
        <w:sdtPr>
          <w:rPr>
            <w:rFonts w:ascii="Aptos" w:hAnsi="Aptos"/>
            <w:color w:val="000000"/>
            <w:vertAlign w:val="superscript"/>
          </w:rPr>
          <w:tag w:val="MENDELEY_CITATION_v3_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"/>
          <w:id w:val="1549952368"/>
          <w:placeholder>
            <w:docPart w:val="DefaultPlaceholder_-1854013440"/>
          </w:placeholder>
        </w:sdtPr>
        <w:sdtEndPr/>
        <w:sdtContent>
          <w:r w:rsidR="004D3373" w:rsidRPr="004D3373">
            <w:rPr>
              <w:rFonts w:ascii="Aptos" w:eastAsia="Aptos" w:hAnsi="Aptos" w:cs="Aptos"/>
              <w:color w:val="000000"/>
              <w:vertAlign w:val="superscript"/>
            </w:rPr>
            <w:t>105</w:t>
          </w:r>
        </w:sdtContent>
      </w:sdt>
      <w:r w:rsidR="6FA211FC">
        <w:t>.</w:t>
      </w:r>
    </w:p>
    <w:p w14:paraId="22D1A712" w14:textId="47372E42" w:rsidR="00967F98" w:rsidRPr="00D0338D" w:rsidRDefault="43488F58" w:rsidP="007A426E">
      <w:r>
        <w:t>A well-known example of how context shapes odour perception comes from a neuroimaging study</w:t>
      </w:r>
      <w:sdt>
        <w:sdtPr>
          <w:rPr>
            <w:rFonts w:ascii="Aptos" w:hAnsi="Aptos"/>
            <w:color w:val="000000"/>
            <w:vertAlign w:val="superscript"/>
          </w:rPr>
          <w:tag w:val="MENDELEY_CITATION_v3_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"/>
          <w:id w:val="-776557195"/>
          <w:placeholder>
            <w:docPart w:val="DefaultPlaceholder_-1854013440"/>
          </w:placeholder>
        </w:sdtPr>
        <w:sdtEndPr/>
        <w:sdtContent>
          <w:r w:rsidR="004D3373" w:rsidRPr="004D3373">
            <w:rPr>
              <w:rFonts w:ascii="Aptos" w:eastAsia="Aptos" w:hAnsi="Aptos" w:cs="Aptos"/>
              <w:color w:val="000000"/>
              <w:vertAlign w:val="superscript"/>
            </w:rPr>
            <w:t>106</w:t>
          </w:r>
        </w:sdtContent>
      </w:sdt>
      <w:r>
        <w:t xml:space="preserve"> where a cheese-like odour was presented to participants under the label </w:t>
      </w:r>
      <w:r w:rsidRPr="0691484D">
        <w:rPr>
          <w:i/>
          <w:iCs/>
        </w:rPr>
        <w:t xml:space="preserve">cheddar </w:t>
      </w:r>
      <w:r w:rsidR="7445868E" w:rsidRPr="0691484D">
        <w:rPr>
          <w:i/>
          <w:iCs/>
        </w:rPr>
        <w:t>cheese</w:t>
      </w:r>
      <w:r>
        <w:t xml:space="preserve"> or </w:t>
      </w:r>
      <w:r w:rsidRPr="0691484D">
        <w:rPr>
          <w:i/>
          <w:iCs/>
        </w:rPr>
        <w:t xml:space="preserve">body </w:t>
      </w:r>
      <w:r w:rsidR="7445868E" w:rsidRPr="0691484D">
        <w:rPr>
          <w:i/>
          <w:iCs/>
        </w:rPr>
        <w:t>odour</w:t>
      </w:r>
      <w:r w:rsidR="7445868E">
        <w:t>.</w:t>
      </w:r>
      <w:r>
        <w:t xml:space="preserve"> This labelling strongly impacted how the brain </w:t>
      </w:r>
      <w:r>
        <w:lastRenderedPageBreak/>
        <w:t>responded to the odour, in regions linked with emotional processing and odour processing.</w:t>
      </w:r>
      <w:r w:rsidR="001A19AA">
        <w:t xml:space="preserve"> </w:t>
      </w:r>
      <w:r w:rsidR="4686F67F">
        <w:t xml:space="preserve">In addition, people’s perception of the </w:t>
      </w:r>
      <w:r w:rsidR="001A19AA">
        <w:t>pleasantness</w:t>
      </w:r>
      <w:r w:rsidR="145D27F4">
        <w:t xml:space="preserve"> of the odour </w:t>
      </w:r>
      <w:r w:rsidR="001A19AA">
        <w:t xml:space="preserve">fell sharply when the label read </w:t>
      </w:r>
      <w:r w:rsidR="001A19AA" w:rsidRPr="0691484D">
        <w:rPr>
          <w:i/>
          <w:iCs/>
        </w:rPr>
        <w:t xml:space="preserve">body </w:t>
      </w:r>
      <w:r w:rsidR="44183483" w:rsidRPr="0691484D">
        <w:rPr>
          <w:i/>
          <w:iCs/>
        </w:rPr>
        <w:t>odour</w:t>
      </w:r>
      <w:r w:rsidR="001A19AA">
        <w:t xml:space="preserve"> compared with </w:t>
      </w:r>
      <w:r w:rsidR="001A19AA" w:rsidRPr="0691484D">
        <w:rPr>
          <w:i/>
          <w:iCs/>
        </w:rPr>
        <w:t xml:space="preserve">cheddar </w:t>
      </w:r>
      <w:r w:rsidR="44183483" w:rsidRPr="0691484D">
        <w:rPr>
          <w:i/>
          <w:iCs/>
        </w:rPr>
        <w:t>cheese</w:t>
      </w:r>
      <w:r w:rsidR="44183483">
        <w:t>.</w:t>
      </w:r>
      <w:r w:rsidR="007A426E">
        <w:t xml:space="preserve"> In another classic experiment</w:t>
      </w:r>
      <w:sdt>
        <w:sdtPr>
          <w:rPr>
            <w:rFonts w:ascii="Aptos" w:hAnsi="Aptos"/>
            <w:color w:val="000000"/>
            <w:vertAlign w:val="superscript"/>
          </w:rPr>
          <w:tag w:val="MENDELEY_CITATION_v3_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"/>
          <w:id w:val="403568255"/>
          <w:placeholder>
            <w:docPart w:val="DefaultPlaceholder_-1854013440"/>
          </w:placeholder>
        </w:sdtPr>
        <w:sdtEndPr/>
        <w:sdtContent>
          <w:r w:rsidR="004D3373" w:rsidRPr="004D3373">
            <w:rPr>
              <w:rFonts w:ascii="Aptos" w:eastAsia="Aptos" w:hAnsi="Aptos" w:cs="Aptos"/>
              <w:color w:val="000000"/>
              <w:vertAlign w:val="superscript"/>
            </w:rPr>
            <w:t>107</w:t>
          </w:r>
        </w:sdtContent>
      </w:sdt>
      <w:r w:rsidR="001E5946">
        <w:t xml:space="preserve">, </w:t>
      </w:r>
      <w:r w:rsidR="007A426E">
        <w:t>researchers took five chemically ambiguous odours an</w:t>
      </w:r>
      <w:r w:rsidR="00184C9D">
        <w:t xml:space="preserve">d </w:t>
      </w:r>
      <w:r w:rsidR="0014148A">
        <w:t xml:space="preserve">paired them with positive or negative descriptions, </w:t>
      </w:r>
      <w:r w:rsidR="28A1E5D9">
        <w:t>then</w:t>
      </w:r>
      <w:r w:rsidR="0014148A">
        <w:t xml:space="preserve"> </w:t>
      </w:r>
      <w:r w:rsidR="007535F9">
        <w:t>a</w:t>
      </w:r>
      <w:r w:rsidR="00184C9D">
        <w:t xml:space="preserve">sked </w:t>
      </w:r>
      <w:r w:rsidR="007A426E">
        <w:t>participan</w:t>
      </w:r>
      <w:r w:rsidR="00184C9D">
        <w:t>ts to</w:t>
      </w:r>
      <w:r w:rsidR="0014148A">
        <w:t xml:space="preserve"> rate them</w:t>
      </w:r>
      <w:r w:rsidR="007535F9">
        <w:t xml:space="preserve">. These included </w:t>
      </w:r>
      <w:r w:rsidR="4A318E1D">
        <w:t>p</w:t>
      </w:r>
      <w:r w:rsidR="007A426E">
        <w:t xml:space="preserve">ine oil </w:t>
      </w:r>
      <w:r w:rsidR="007535F9">
        <w:t xml:space="preserve">(paired with </w:t>
      </w:r>
      <w:r w:rsidR="4E9D6499" w:rsidRPr="0691484D">
        <w:rPr>
          <w:i/>
          <w:iCs/>
        </w:rPr>
        <w:t>Christmas</w:t>
      </w:r>
      <w:r w:rsidR="007A426E" w:rsidRPr="0691484D">
        <w:rPr>
          <w:i/>
          <w:iCs/>
        </w:rPr>
        <w:t xml:space="preserve"> tree</w:t>
      </w:r>
      <w:r w:rsidR="007A426E">
        <w:t xml:space="preserve"> vs </w:t>
      </w:r>
      <w:r w:rsidR="007A426E" w:rsidRPr="0691484D">
        <w:rPr>
          <w:i/>
          <w:iCs/>
        </w:rPr>
        <w:t>spray disinfectant</w:t>
      </w:r>
      <w:r w:rsidR="2EDBE45B" w:rsidRPr="0691484D">
        <w:rPr>
          <w:i/>
          <w:iCs/>
        </w:rPr>
        <w:t>)</w:t>
      </w:r>
      <w:r w:rsidR="2EDBE45B">
        <w:t>,</w:t>
      </w:r>
      <w:r w:rsidR="007535F9">
        <w:t xml:space="preserve"> </w:t>
      </w:r>
      <w:r w:rsidR="0365D198">
        <w:t>m</w:t>
      </w:r>
      <w:r w:rsidR="007A426E">
        <w:t xml:space="preserve">enthol </w:t>
      </w:r>
      <w:r w:rsidR="2EDBE45B">
        <w:t>(</w:t>
      </w:r>
      <w:r w:rsidR="007A426E" w:rsidRPr="0691484D">
        <w:rPr>
          <w:i/>
          <w:iCs/>
        </w:rPr>
        <w:t>breath mint</w:t>
      </w:r>
      <w:r w:rsidR="007A426E">
        <w:t xml:space="preserve"> vs </w:t>
      </w:r>
      <w:r w:rsidR="007A426E" w:rsidRPr="0691484D">
        <w:rPr>
          <w:i/>
          <w:iCs/>
        </w:rPr>
        <w:t>chest medicine</w:t>
      </w:r>
      <w:r w:rsidR="2EDBE45B">
        <w:t>),</w:t>
      </w:r>
      <w:r w:rsidR="007535F9">
        <w:t xml:space="preserve"> </w:t>
      </w:r>
      <w:r w:rsidR="635D5D40">
        <w:t>v</w:t>
      </w:r>
      <w:r w:rsidR="007A426E">
        <w:t xml:space="preserve">iolet-leaf </w:t>
      </w:r>
      <w:r w:rsidR="2EDBE45B">
        <w:t>(</w:t>
      </w:r>
      <w:r w:rsidR="007A426E" w:rsidRPr="0691484D">
        <w:rPr>
          <w:i/>
          <w:iCs/>
        </w:rPr>
        <w:t>fresh cucumber</w:t>
      </w:r>
      <w:r w:rsidR="007A426E">
        <w:t xml:space="preserve"> vs </w:t>
      </w:r>
      <w:r w:rsidR="007A426E" w:rsidRPr="0691484D">
        <w:rPr>
          <w:i/>
          <w:iCs/>
        </w:rPr>
        <w:t>mildew</w:t>
      </w:r>
      <w:r w:rsidR="2EDBE45B">
        <w:t>)</w:t>
      </w:r>
      <w:r w:rsidR="007535F9">
        <w:t xml:space="preserve"> and </w:t>
      </w:r>
      <w:r w:rsidR="2506453B">
        <w:t>p</w:t>
      </w:r>
      <w:r w:rsidR="007A426E">
        <w:t>atchouli oil</w:t>
      </w:r>
      <w:r w:rsidR="007535F9">
        <w:t xml:space="preserve"> </w:t>
      </w:r>
      <w:r w:rsidR="2EDBE45B">
        <w:t>(</w:t>
      </w:r>
      <w:r w:rsidR="007A426E" w:rsidRPr="0691484D">
        <w:rPr>
          <w:i/>
          <w:iCs/>
        </w:rPr>
        <w:t xml:space="preserve">incense </w:t>
      </w:r>
      <w:r w:rsidR="007A426E">
        <w:t xml:space="preserve">vs </w:t>
      </w:r>
      <w:r w:rsidR="007A426E" w:rsidRPr="0691484D">
        <w:rPr>
          <w:i/>
          <w:iCs/>
        </w:rPr>
        <w:t>musty basement</w:t>
      </w:r>
      <w:r w:rsidR="2EDBE45B">
        <w:t>).</w:t>
      </w:r>
      <w:r w:rsidR="007535F9">
        <w:t xml:space="preserve"> A</w:t>
      </w:r>
      <w:r w:rsidR="007A426E">
        <w:t xml:space="preserve">lternative labels swung </w:t>
      </w:r>
      <w:r w:rsidR="4EE7F65A">
        <w:t xml:space="preserve">pleasantness </w:t>
      </w:r>
      <w:r w:rsidR="007A426E">
        <w:t xml:space="preserve">ratings by </w:t>
      </w:r>
      <w:r w:rsidR="002D17CA">
        <w:t>1-3</w:t>
      </w:r>
      <w:r w:rsidR="007A426E">
        <w:t xml:space="preserve"> points on a nine-point scale</w:t>
      </w:r>
      <w:r w:rsidR="007535F9">
        <w:t xml:space="preserve">, </w:t>
      </w:r>
      <w:r w:rsidR="399F464C">
        <w:t xml:space="preserve">again </w:t>
      </w:r>
      <w:r w:rsidR="007A426E">
        <w:t xml:space="preserve">illustrating </w:t>
      </w:r>
      <w:r w:rsidR="0077690A">
        <w:t xml:space="preserve">the </w:t>
      </w:r>
      <w:r w:rsidR="63BABCD7">
        <w:t xml:space="preserve">significant importance </w:t>
      </w:r>
      <w:r w:rsidR="0077690A">
        <w:t>of context</w:t>
      </w:r>
      <w:r w:rsidR="73B3D6B6">
        <w:t xml:space="preserve"> in our odour experiences</w:t>
      </w:r>
      <w:r w:rsidR="0077690A">
        <w:t>.</w:t>
      </w:r>
    </w:p>
    <w:p w14:paraId="467F76D9" w14:textId="58433D67" w:rsidR="00967F98" w:rsidRDefault="73051755" w:rsidP="71CB20EA">
      <w:pPr>
        <w:pStyle w:val="Heading3"/>
        <w:rPr>
          <w:rFonts w:ascii="Aptos" w:eastAsia="Aptos" w:hAnsi="Aptos" w:cs="Aptos"/>
        </w:rPr>
      </w:pPr>
      <w:bookmarkStart w:id="234" w:name="_Toc786438025"/>
      <w:r>
        <w:t>Current technical challenges</w:t>
      </w:r>
      <w:bookmarkEnd w:id="234"/>
    </w:p>
    <w:p w14:paraId="4BD61F6C" w14:textId="75263C3A" w:rsidR="00967F98" w:rsidRDefault="553D495D" w:rsidP="00D0338D">
      <w:pPr>
        <w:rPr>
          <w:rFonts w:eastAsia="Aptos"/>
        </w:rPr>
      </w:pPr>
      <w:r w:rsidRPr="71CB20EA">
        <w:rPr>
          <w:rFonts w:eastAsia="Aptos"/>
        </w:rPr>
        <w:t xml:space="preserve">Current chemical-release systems are often expensive, </w:t>
      </w:r>
      <w:r w:rsidR="197B9A65" w:rsidRPr="71CB20EA">
        <w:rPr>
          <w:rFonts w:eastAsia="Aptos"/>
        </w:rPr>
        <w:t>rely on scent vials that need to be replaced regularly, and are limited in terms of the number of vials that can be handled</w:t>
      </w:r>
      <w:r w:rsidR="31C9CA4A" w:rsidRPr="71CB20EA">
        <w:rPr>
          <w:rFonts w:eastAsia="Aptos"/>
        </w:rPr>
        <w:t xml:space="preserve"> (limiting the number of </w:t>
      </w:r>
      <w:r w:rsidR="197B9A65" w:rsidRPr="71CB20EA">
        <w:rPr>
          <w:rFonts w:eastAsia="Aptos"/>
        </w:rPr>
        <w:t>smells that can be released</w:t>
      </w:r>
      <w:r w:rsidR="4BFA1D32" w:rsidRPr="71CB20EA">
        <w:rPr>
          <w:rFonts w:eastAsia="Aptos"/>
        </w:rPr>
        <w:t>)</w:t>
      </w:r>
      <w:r w:rsidRPr="71CB20EA">
        <w:rPr>
          <w:rFonts w:eastAsia="Aptos"/>
        </w:rPr>
        <w:t>. Controlling the scent diffusion is also problematic: odours frequently linger long after their intended moment</w:t>
      </w:r>
      <w:r w:rsidR="00391029">
        <w:rPr>
          <w:rFonts w:eastAsia="Aptos"/>
        </w:rPr>
        <w:t xml:space="preserve">, which can be impactful </w:t>
      </w:r>
      <w:r w:rsidR="00C67444">
        <w:rPr>
          <w:rFonts w:eastAsia="Aptos"/>
        </w:rPr>
        <w:t xml:space="preserve">when multiple people are doing different experiences in a </w:t>
      </w:r>
      <w:r w:rsidR="005F43B6">
        <w:rPr>
          <w:rFonts w:eastAsia="Aptos"/>
        </w:rPr>
        <w:t>confined area.</w:t>
      </w:r>
    </w:p>
    <w:p w14:paraId="58CDB836" w14:textId="79158F2D" w:rsidR="00967F98" w:rsidRDefault="2F8E7AEE" w:rsidP="1898712A">
      <w:pPr>
        <w:pStyle w:val="Heading2"/>
        <w:rPr>
          <w:rFonts w:ascii="Aptos" w:eastAsia="Aptos" w:hAnsi="Aptos" w:cs="Aptos"/>
        </w:rPr>
      </w:pPr>
      <w:bookmarkStart w:id="235" w:name="_Toc621514872"/>
      <w:r>
        <w:t>Inclusion</w:t>
      </w:r>
      <w:r w:rsidR="54143BBB">
        <w:t xml:space="preserve"> </w:t>
      </w:r>
      <w:r w:rsidR="616311A3">
        <w:t>c</w:t>
      </w:r>
      <w:r w:rsidR="54143BBB">
        <w:t>onsiderations</w:t>
      </w:r>
      <w:bookmarkEnd w:id="235"/>
    </w:p>
    <w:p w14:paraId="52ECF389" w14:textId="77777777" w:rsidR="00601976" w:rsidRDefault="3D7F626D" w:rsidP="71CB20EA">
      <w:pPr>
        <w:pStyle w:val="Heading3"/>
      </w:pPr>
      <w:bookmarkStart w:id="236" w:name="_Toc2098335372"/>
      <w:r>
        <w:t>Fragrance sensitivities</w:t>
      </w:r>
      <w:bookmarkEnd w:id="236"/>
    </w:p>
    <w:p w14:paraId="1276F953" w14:textId="00EBF3AD" w:rsidR="00967F98" w:rsidRPr="00601976" w:rsidRDefault="4C1624C5" w:rsidP="00601976">
      <w:pPr>
        <w:spacing w:after="0"/>
        <w:rPr>
          <w:rFonts w:ascii="Aptos" w:eastAsia="Aptos" w:hAnsi="Aptos" w:cs="Aptos"/>
        </w:rPr>
      </w:pPr>
      <w:r>
        <w:t>Research suggests that anywhere from 10% to 30% of the population experiences notable fragrance sensitivities</w:t>
      </w:r>
      <w:sdt>
        <w:sdtPr>
          <w:rPr>
            <w:rFonts w:ascii="Aptos" w:hAnsi="Aptos"/>
            <w:color w:val="000000"/>
            <w:vertAlign w:val="superscript"/>
          </w:rPr>
          <w:tag w:val="MENDELEY_CITATION_v3_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"/>
          <w:id w:val="236531847"/>
          <w:placeholder>
            <w:docPart w:val="DefaultPlaceholder_-1854013440"/>
          </w:placeholder>
        </w:sdtPr>
        <w:sdtEndPr/>
        <w:sdtContent>
          <w:r w:rsidR="004D3373" w:rsidRPr="004D3373">
            <w:rPr>
              <w:rFonts w:ascii="Aptos" w:eastAsia="Aptos" w:hAnsi="Aptos" w:cs="Aptos"/>
              <w:color w:val="000000"/>
              <w:vertAlign w:val="superscript"/>
            </w:rPr>
            <w:t>108</w:t>
          </w:r>
        </w:sdtContent>
      </w:sdt>
      <w:r>
        <w:t>, which include strong aversions to synthetic scents</w:t>
      </w:r>
      <w:r w:rsidR="472FCA20">
        <w:t xml:space="preserve"> and </w:t>
      </w:r>
      <w:r>
        <w:t xml:space="preserve">can induce headaches or even respiratory discomfort. Note that the </w:t>
      </w:r>
      <w:r w:rsidRPr="0691484D">
        <w:rPr>
          <w:i/>
          <w:iCs/>
        </w:rPr>
        <w:t>bread smell</w:t>
      </w:r>
      <w:r w:rsidR="06C2497B">
        <w:t xml:space="preserve"> </w:t>
      </w:r>
      <w:r w:rsidR="749AA0AF">
        <w:t>that</w:t>
      </w:r>
      <w:r>
        <w:t xml:space="preserve"> some sandwich shops pipe into the air in front of their shops can be off-putting or even nauseating to these individuals. </w:t>
      </w:r>
      <w:r w:rsidR="4220A13F">
        <w:t xml:space="preserve">It is considered good practice to </w:t>
      </w:r>
      <w:r w:rsidR="02CCDED6" w:rsidRPr="0691484D">
        <w:rPr>
          <w:rFonts w:ascii="Aptos" w:eastAsia="Aptos" w:hAnsi="Aptos" w:cs="Aptos"/>
        </w:rPr>
        <w:t>provide clear warnings, ensure good ventilation and offer scent-free alternatives or zones.</w:t>
      </w:r>
    </w:p>
    <w:p w14:paraId="3439719C" w14:textId="7E435971" w:rsidR="00601976" w:rsidRDefault="2314595D" w:rsidP="71CB20EA">
      <w:pPr>
        <w:pStyle w:val="Heading3"/>
      </w:pPr>
      <w:bookmarkStart w:id="237" w:name="_Toc1753967942"/>
      <w:r>
        <w:t>Impaired sense of smell</w:t>
      </w:r>
      <w:bookmarkEnd w:id="237"/>
    </w:p>
    <w:p w14:paraId="7B0A2057" w14:textId="01A0CE32" w:rsidR="00736E11" w:rsidRPr="00736E11" w:rsidRDefault="0F7B8B9A" w:rsidP="00601976">
      <w:pPr>
        <w:spacing w:after="0"/>
        <w:rPr>
          <w:rFonts w:ascii="Aptos" w:eastAsia="Aptos" w:hAnsi="Aptos" w:cs="Aptos"/>
          <w:color w:val="808080" w:themeColor="background1" w:themeShade="80"/>
          <w:sz w:val="22"/>
          <w:szCs w:val="22"/>
        </w:rPr>
      </w:pPr>
      <w:r>
        <w:t>At the other end of the spectrum, some people have an impaired sense of smell and the likelihood of experiencing this se</w:t>
      </w:r>
      <w:r w:rsidR="666A3B75">
        <w:t>ems to increase with age</w:t>
      </w:r>
      <w:sdt>
        <w:sdtPr>
          <w:rPr>
            <w:rFonts w:ascii="Aptos" w:hAnsi="Aptos"/>
            <w:color w:val="000000"/>
            <w:vertAlign w:val="superscript"/>
          </w:rPr>
          <w:tag w:val="MENDELEY_CITATION_v3_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"/>
          <w:id w:val="638619028"/>
          <w:placeholder>
            <w:docPart w:val="DefaultPlaceholder_-1854013440"/>
          </w:placeholder>
        </w:sdtPr>
        <w:sdtEndPr/>
        <w:sdtContent>
          <w:r w:rsidR="004D3373" w:rsidRPr="004D3373">
            <w:rPr>
              <w:rFonts w:ascii="Aptos" w:eastAsia="Aptos" w:hAnsi="Aptos" w:cs="Aptos"/>
              <w:color w:val="000000"/>
              <w:vertAlign w:val="superscript"/>
            </w:rPr>
            <w:t>109</w:t>
          </w:r>
        </w:sdtContent>
      </w:sdt>
      <w:r>
        <w:t xml:space="preserve">. </w:t>
      </w:r>
      <w:r w:rsidR="68AEE8DE">
        <w:t>For example, o</w:t>
      </w:r>
      <w:r>
        <w:t xml:space="preserve">ne study found that </w:t>
      </w:r>
      <w:r w:rsidR="534AC5D1">
        <w:t xml:space="preserve">24.5% of those older than 53 had an </w:t>
      </w:r>
      <w:r w:rsidR="41DD0C2F">
        <w:t>impaired sense of smell</w:t>
      </w:r>
      <w:r w:rsidR="534AC5D1">
        <w:t>, compared to around 1.4% in the general population</w:t>
      </w:r>
      <w:sdt>
        <w:sdtPr>
          <w:rPr>
            <w:rFonts w:ascii="Aptos" w:hAnsi="Aptos"/>
            <w:color w:val="000000"/>
            <w:vertAlign w:val="superscript"/>
          </w:rPr>
          <w:tag w:val="MENDELEY_CITATION_v3_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"/>
          <w:id w:val="-166784381"/>
          <w:placeholder>
            <w:docPart w:val="DefaultPlaceholder_-1854013440"/>
          </w:placeholder>
        </w:sdtPr>
        <w:sdtEndPr/>
        <w:sdtContent>
          <w:r w:rsidR="004D3373" w:rsidRPr="004D3373">
            <w:rPr>
              <w:rFonts w:ascii="Aptos" w:eastAsia="Aptos" w:hAnsi="Aptos" w:cs="Aptos"/>
              <w:color w:val="000000"/>
              <w:vertAlign w:val="superscript"/>
            </w:rPr>
            <w:t>110</w:t>
          </w:r>
        </w:sdtContent>
      </w:sdt>
      <w:r w:rsidR="534AC5D1">
        <w:t>.</w:t>
      </w:r>
    </w:p>
    <w:p w14:paraId="3A53AFFE" w14:textId="7D66F95C" w:rsidR="4E87E5E5" w:rsidRDefault="4E87E5E5">
      <w:r>
        <w:br w:type="page"/>
      </w:r>
    </w:p>
    <w:p w14:paraId="2C4F67D5" w14:textId="3DD9BC26" w:rsidR="00967F98" w:rsidRDefault="3A52F9B2" w:rsidP="1898712A">
      <w:pPr>
        <w:pStyle w:val="Heading1"/>
      </w:pPr>
      <w:bookmarkStart w:id="238" w:name="_Toc1169206627"/>
      <w:r>
        <w:lastRenderedPageBreak/>
        <w:t xml:space="preserve">In focus: </w:t>
      </w:r>
      <w:r w:rsidR="46469C93">
        <w:t>S</w:t>
      </w:r>
      <w:r w:rsidR="2F8E7AEE">
        <w:t xml:space="preserve">ense of </w:t>
      </w:r>
      <w:r w:rsidR="62040C2A">
        <w:t>s</w:t>
      </w:r>
      <w:r w:rsidR="2F8E7AEE">
        <w:t>pace</w:t>
      </w:r>
      <w:bookmarkEnd w:id="238"/>
    </w:p>
    <w:p w14:paraId="5F7ADF41" w14:textId="78C09B71" w:rsidR="3004D59C" w:rsidRDefault="3004D59C">
      <w:r>
        <w:t xml:space="preserve">Given that many experiences seek to transport audiences to new places, it is useful to consider how we build up a sense of the space that we are in, even though this </w:t>
      </w:r>
      <w:r w:rsidR="3C75FB1D">
        <w:t xml:space="preserve">is not </w:t>
      </w:r>
      <w:r>
        <w:t xml:space="preserve">traditionally </w:t>
      </w:r>
      <w:r w:rsidR="4376566B">
        <w:t xml:space="preserve">seen </w:t>
      </w:r>
      <w:r>
        <w:t xml:space="preserve">as </w:t>
      </w:r>
      <w:r w:rsidR="10C2B572">
        <w:t xml:space="preserve">constituting </w:t>
      </w:r>
      <w:r>
        <w:t xml:space="preserve">a </w:t>
      </w:r>
      <w:r w:rsidR="7FD71B52">
        <w:t xml:space="preserve">separate </w:t>
      </w:r>
      <w:r>
        <w:t xml:space="preserve">sense in </w:t>
      </w:r>
      <w:r w:rsidR="29392F5B">
        <w:t>its own right</w:t>
      </w:r>
      <w:r>
        <w:t>.</w:t>
      </w:r>
      <w:r w:rsidR="51652437">
        <w:t xml:space="preserve"> Instead, our perception of space involves the integration of vision, hearing, balance (vestibular system) and the sense of body positioning (proprioception)</w:t>
      </w:r>
      <w:r w:rsidR="2F65C27B">
        <w:t>, allowing us to navigate, judge distances and layouts</w:t>
      </w:r>
      <w:r w:rsidR="00440D53">
        <w:t>,</w:t>
      </w:r>
      <w:r w:rsidR="2F65C27B">
        <w:t xml:space="preserve"> and maintain posture and balance. </w:t>
      </w:r>
      <w:r w:rsidR="0702C7BE">
        <w:t>The sense of space can</w:t>
      </w:r>
      <w:r w:rsidR="5247B577">
        <w:t xml:space="preserve"> </w:t>
      </w:r>
      <w:r w:rsidR="27A669E3">
        <w:t xml:space="preserve">also </w:t>
      </w:r>
      <w:r w:rsidR="5247B577">
        <w:t>have a powerful</w:t>
      </w:r>
      <w:r w:rsidR="0702C7BE">
        <w:t xml:space="preserve"> influence </w:t>
      </w:r>
      <w:r w:rsidR="64A89E33">
        <w:t xml:space="preserve">on </w:t>
      </w:r>
      <w:r w:rsidR="0702C7BE">
        <w:t>mood and emotional responses. For example, the experience of b</w:t>
      </w:r>
      <w:r w:rsidR="37DC6604">
        <w:t>e</w:t>
      </w:r>
      <w:r w:rsidR="0702C7BE">
        <w:t>ing in a vast</w:t>
      </w:r>
      <w:r w:rsidR="00440D53">
        <w:t>,</w:t>
      </w:r>
      <w:r w:rsidR="00C428D4">
        <w:t xml:space="preserve"> open</w:t>
      </w:r>
      <w:r w:rsidR="0702C7BE">
        <w:t xml:space="preserve"> </w:t>
      </w:r>
      <w:r w:rsidR="00C9475B">
        <w:t xml:space="preserve">simulated </w:t>
      </w:r>
      <w:r w:rsidR="0702C7BE">
        <w:t>spac</w:t>
      </w:r>
      <w:r w:rsidR="00847A6D">
        <w:t>e</w:t>
      </w:r>
      <w:sdt>
        <w:sdtPr>
          <w:rPr>
            <w:rFonts w:ascii="Aptos" w:hAnsi="Aptos"/>
            <w:color w:val="000000"/>
            <w:vertAlign w:val="superscript"/>
          </w:rPr>
          <w:tag w:val="MENDELEY_CITATION_v3_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"/>
          <w:id w:val="769967057"/>
          <w:placeholder>
            <w:docPart w:val="FEFFD64434385C4595F3146BFB7E377B"/>
          </w:placeholder>
        </w:sdtPr>
        <w:sdtEndPr/>
        <w:sdtContent>
          <w:r w:rsidR="004D3373" w:rsidRPr="004D3373">
            <w:rPr>
              <w:rFonts w:ascii="Aptos" w:eastAsia="Aptos" w:hAnsi="Aptos" w:cs="Aptos"/>
              <w:color w:val="000000"/>
              <w:vertAlign w:val="superscript"/>
            </w:rPr>
            <w:t>111</w:t>
          </w:r>
        </w:sdtContent>
      </w:sdt>
      <w:r w:rsidR="00337E60">
        <w:t xml:space="preserve"> </w:t>
      </w:r>
      <w:r w:rsidR="00847A6D">
        <w:t xml:space="preserve"> or large room</w:t>
      </w:r>
      <w:sdt>
        <w:sdtPr>
          <w:rPr>
            <w:rFonts w:ascii="Aptos" w:hAnsi="Aptos"/>
            <w:color w:val="000000"/>
            <w:vertAlign w:val="superscript"/>
          </w:rPr>
          <w:tag w:val="MENDELEY_CITATION_v3_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"/>
          <w:id w:val="1328525"/>
          <w:placeholder>
            <w:docPart w:val="DefaultPlaceholder_-1854013440"/>
          </w:placeholder>
        </w:sdtPr>
        <w:sdtEndPr/>
        <w:sdtContent>
          <w:r w:rsidR="004D3373" w:rsidRPr="004D3373">
            <w:rPr>
              <w:rFonts w:ascii="Aptos" w:eastAsia="Aptos" w:hAnsi="Aptos" w:cs="Aptos"/>
              <w:color w:val="000000"/>
              <w:vertAlign w:val="superscript"/>
            </w:rPr>
            <w:t>112</w:t>
          </w:r>
        </w:sdtContent>
      </w:sdt>
      <w:r w:rsidR="0702C7BE">
        <w:t xml:space="preserve"> can inspire awe,</w:t>
      </w:r>
      <w:r w:rsidR="003E1B24">
        <w:t xml:space="preserve"> compared to smaller areas</w:t>
      </w:r>
      <w:r w:rsidR="0702C7BE">
        <w:t>.</w:t>
      </w:r>
    </w:p>
    <w:p w14:paraId="378BC282" w14:textId="77777777" w:rsidR="00C67778" w:rsidRDefault="004E1C91" w:rsidP="006D66B9">
      <w:pPr>
        <w:keepNext/>
      </w:pPr>
      <w:r>
        <w:rPr>
          <w:noProof/>
        </w:rPr>
        <w:drawing>
          <wp:inline distT="0" distB="0" distL="0" distR="0" wp14:anchorId="747AC9EC" wp14:editId="5DCCFEE0">
            <wp:extent cx="5731510" cy="3340100"/>
            <wp:effectExtent l="0" t="0" r="2540" b="0"/>
            <wp:docPr id="1100380406" name="Picture 1" descr="Photograph of a modern auditorium with tiered seating filled with attendees, facing a large curved screen displaying a cityscape with tall glass buildings. The setting highlights a high-tech presentation or conference environment with dark interior, multiple rows of seats, and a focus on urban architecture on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380406" name="Picture 1" descr="Photograph of a modern auditorium with tiered seating filled with attendees, facing a large curved screen displaying a cityscape with tall glass buildings. The setting highlights a high-tech presentation or conference environment with dark interior, multiple rows of seats, and a focus on urban architecture on screen."/>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1510" cy="3340100"/>
                    </a:xfrm>
                    <a:prstGeom prst="rect">
                      <a:avLst/>
                    </a:prstGeom>
                    <a:noFill/>
                    <a:ln>
                      <a:noFill/>
                    </a:ln>
                  </pic:spPr>
                </pic:pic>
              </a:graphicData>
            </a:graphic>
          </wp:inline>
        </w:drawing>
      </w:r>
    </w:p>
    <w:p w14:paraId="72A14FEE" w14:textId="7697CD5D" w:rsidR="004E1C91" w:rsidRDefault="00D91737" w:rsidP="006D66B9">
      <w:pPr>
        <w:pStyle w:val="Caption"/>
      </w:pPr>
      <w:r w:rsidRPr="6A31513F">
        <w:rPr>
          <w:highlight w:val="yellow"/>
        </w:rPr>
        <w:t xml:space="preserve">AW </w:t>
      </w:r>
      <w:r w:rsidR="00732B92" w:rsidRPr="6A31513F">
        <w:rPr>
          <w:highlight w:val="yellow"/>
        </w:rPr>
        <w:t xml:space="preserve">requested </w:t>
      </w:r>
      <w:r w:rsidR="7DF30BB6" w:rsidRPr="6A31513F">
        <w:rPr>
          <w:highlight w:val="yellow"/>
        </w:rPr>
        <w:t>permission to</w:t>
      </w:r>
      <w:r w:rsidR="00732B92" w:rsidRPr="6A31513F">
        <w:rPr>
          <w:highlight w:val="yellow"/>
        </w:rPr>
        <w:t xml:space="preserve"> use photo 27-2-</w:t>
      </w:r>
      <w:r w:rsidR="00D01830" w:rsidRPr="6A31513F">
        <w:rPr>
          <w:highlight w:val="yellow"/>
        </w:rPr>
        <w:t xml:space="preserve">26 </w:t>
      </w:r>
      <w:r w:rsidRPr="6A31513F">
        <w:rPr>
          <w:highlight w:val="yellow"/>
        </w:rPr>
        <w:t>photo</w:t>
      </w:r>
      <w:r w:rsidR="00732B92" w:rsidRPr="6A31513F">
        <w:rPr>
          <w:highlight w:val="yellow"/>
        </w:rPr>
        <w:t xml:space="preserve"> for below case study</w:t>
      </w:r>
      <w:r w:rsidRPr="6A31513F">
        <w:rPr>
          <w:highlight w:val="yellow"/>
        </w:rPr>
        <w:t>.</w:t>
      </w:r>
      <w:r w:rsidR="00E50187">
        <w:t xml:space="preserve"> </w:t>
      </w:r>
      <w:r w:rsidR="00D01830" w:rsidRPr="6A31513F">
        <w:rPr>
          <w:highlight w:val="yellow"/>
        </w:rPr>
        <w:t>Reminder sent 18.3.26.</w:t>
      </w:r>
      <w:r w:rsidR="35AE4380" w:rsidRPr="47AAA167">
        <w:rPr>
          <w:highlight w:val="yellow"/>
        </w:rPr>
        <w:t xml:space="preserve"> Another reminder sent 28.4.26</w:t>
      </w:r>
    </w:p>
    <w:p w14:paraId="339D0F28" w14:textId="4FF006A7" w:rsidR="001E7E21" w:rsidRDefault="00F02FC6" w:rsidP="006D66B9">
      <w:pPr>
        <w:pStyle w:val="Heading4"/>
        <w:ind w:left="360" w:firstLine="720"/>
      </w:pPr>
      <w:bookmarkStart w:id="239" w:name="_Toc1739669436"/>
      <w:r>
        <w:t xml:space="preserve">Case study: </w:t>
      </w:r>
      <w:r w:rsidR="001D3962">
        <w:t xml:space="preserve">The Matrix in </w:t>
      </w:r>
      <w:r w:rsidR="001D3962" w:rsidRPr="549E5C04">
        <w:rPr>
          <w:i/>
        </w:rPr>
        <w:t xml:space="preserve">Shared </w:t>
      </w:r>
      <w:bookmarkEnd w:id="239"/>
      <w:r w:rsidR="001D3962" w:rsidRPr="549E5C04">
        <w:rPr>
          <w:i/>
          <w:iCs/>
        </w:rPr>
        <w:t>Reality</w:t>
      </w:r>
    </w:p>
    <w:p w14:paraId="00ED6955" w14:textId="11A91603" w:rsidR="00A77A5B" w:rsidRPr="00A77A5B" w:rsidRDefault="00A77A5B" w:rsidP="00A77A5B">
      <w:r w:rsidRPr="73805CC3">
        <w:rPr>
          <w:i/>
        </w:rPr>
        <w:t>Cosm</w:t>
      </w:r>
      <w:r>
        <w:t>, an experiential media company that opened its first flagship venues in Los Angeles and Dallas in 2023–24, uses giant 87-foot LED domes with spatial audio to deliver what it calls</w:t>
      </w:r>
      <w:r w:rsidRPr="73805CC3">
        <w:rPr>
          <w:i/>
        </w:rPr>
        <w:t xml:space="preserve"> </w:t>
      </w:r>
      <w:r w:rsidRPr="73805CC3">
        <w:rPr>
          <w:b/>
          <w:i/>
        </w:rPr>
        <w:t>Shared Reality</w:t>
      </w:r>
      <w:r w:rsidRPr="73805CC3">
        <w:rPr>
          <w:i/>
        </w:rPr>
        <w:t xml:space="preserve"> </w:t>
      </w:r>
      <w:r>
        <w:t>experiences</w:t>
      </w:r>
      <w:r w:rsidR="2D484062">
        <w:t>,</w:t>
      </w:r>
      <w:r w:rsidR="00BE2DAE">
        <w:t xml:space="preserve"> </w:t>
      </w:r>
      <w:r>
        <w:t xml:space="preserve">blending cinema, live events and immersive environments. </w:t>
      </w:r>
      <w:r w:rsidR="006A47E8" w:rsidRPr="73805CC3">
        <w:rPr>
          <w:i/>
        </w:rPr>
        <w:t>Cosm’s</w:t>
      </w:r>
      <w:r w:rsidR="006A47E8" w:rsidRPr="6A31513F">
        <w:rPr>
          <w:b/>
          <w:bCs/>
          <w:i/>
          <w:iCs/>
        </w:rPr>
        <w:t xml:space="preserve"> </w:t>
      </w:r>
      <w:r w:rsidR="006A47E8" w:rsidRPr="73805CC3">
        <w:rPr>
          <w:b/>
          <w:i/>
        </w:rPr>
        <w:t>Shared Reality</w:t>
      </w:r>
      <w:r w:rsidR="006A47E8">
        <w:t xml:space="preserve"> adaptation of </w:t>
      </w:r>
      <w:r w:rsidR="006A47E8" w:rsidRPr="6A31513F">
        <w:rPr>
          <w:b/>
          <w:bCs/>
          <w:i/>
          <w:iCs/>
        </w:rPr>
        <w:t xml:space="preserve">The Matrix </w:t>
      </w:r>
      <w:r w:rsidR="006A47E8">
        <w:t xml:space="preserve">premiered June 2025 as a collaboration between </w:t>
      </w:r>
      <w:r w:rsidR="006A47E8" w:rsidRPr="73805CC3">
        <w:rPr>
          <w:i/>
        </w:rPr>
        <w:t>Cosm</w:t>
      </w:r>
      <w:r w:rsidR="006A47E8">
        <w:t xml:space="preserve">, </w:t>
      </w:r>
      <w:r w:rsidR="006A47E8" w:rsidRPr="73805CC3">
        <w:rPr>
          <w:i/>
        </w:rPr>
        <w:t>Warner Bros.</w:t>
      </w:r>
      <w:r w:rsidR="006A47E8">
        <w:t xml:space="preserve"> and </w:t>
      </w:r>
      <w:r w:rsidR="006A47E8" w:rsidRPr="73805CC3">
        <w:rPr>
          <w:i/>
        </w:rPr>
        <w:t>Little Cinema</w:t>
      </w:r>
      <w:r w:rsidR="006A47E8">
        <w:t xml:space="preserve">. </w:t>
      </w:r>
      <w:r>
        <w:t xml:space="preserve">The </w:t>
      </w:r>
      <w:r w:rsidR="00AF7C04">
        <w:t>movie</w:t>
      </w:r>
      <w:r>
        <w:t xml:space="preserve"> is shown in its original 16:9 frame, while the surrounding dome expands the world outward</w:t>
      </w:r>
      <w:r w:rsidR="00AF7C04">
        <w:t xml:space="preserve"> with, for example, o</w:t>
      </w:r>
      <w:r>
        <w:t>ffice interiors continu</w:t>
      </w:r>
      <w:r w:rsidR="00AF7C04">
        <w:t>ing</w:t>
      </w:r>
      <w:r>
        <w:t xml:space="preserve"> beyond the screen, bullets fly </w:t>
      </w:r>
      <w:r w:rsidR="00726A00">
        <w:t>out of the frame</w:t>
      </w:r>
      <w:r>
        <w:t xml:space="preserve">, and during </w:t>
      </w:r>
      <w:r w:rsidR="000E5A63">
        <w:t>a</w:t>
      </w:r>
      <w:r>
        <w:t xml:space="preserve"> helicopter rescue the skyline ripples and tilts in sync with the action.</w:t>
      </w:r>
    </w:p>
    <w:p w14:paraId="69EA162C" w14:textId="5C9608E4" w:rsidR="5213A600" w:rsidRDefault="5213A600" w:rsidP="6A31513F">
      <w:pPr>
        <w:pStyle w:val="Heading4"/>
        <w:ind w:left="720"/>
        <w:rPr>
          <w:i/>
          <w:iCs/>
        </w:rPr>
      </w:pPr>
      <w:bookmarkStart w:id="240" w:name="_Toc204936453"/>
      <w:commentRangeStart w:id="241"/>
      <w:commentRangeStart w:id="242"/>
      <w:r>
        <w:t>Case study: Disney HoloTile floor</w:t>
      </w:r>
      <w:bookmarkEnd w:id="240"/>
      <w:commentRangeEnd w:id="241"/>
      <w:r>
        <w:rPr>
          <w:rStyle w:val="CommentReference"/>
          <w:i/>
          <w:iCs/>
          <w:sz w:val="24"/>
          <w:szCs w:val="24"/>
        </w:rPr>
        <w:commentReference w:id="241"/>
      </w:r>
      <w:commentRangeEnd w:id="242"/>
      <w:r>
        <w:rPr>
          <w:rStyle w:val="CommentReference"/>
          <w:i/>
          <w:iCs/>
          <w:sz w:val="24"/>
          <w:szCs w:val="24"/>
        </w:rPr>
        <w:commentReference w:id="242"/>
      </w:r>
    </w:p>
    <w:p w14:paraId="058E7DB6" w14:textId="2497F2E5" w:rsidR="5213A600" w:rsidRDefault="5213A600" w:rsidP="006D66B9">
      <w:pPr>
        <w:rPr>
          <w:rFonts w:ascii="Times New Roman" w:eastAsia="Times New Roman" w:hAnsi="Times New Roman" w:cs="Times New Roman"/>
          <w:color w:val="000000" w:themeColor="text1"/>
        </w:rPr>
      </w:pPr>
      <w:r w:rsidRPr="4E87E5E5">
        <w:lastRenderedPageBreak/>
        <w:t xml:space="preserve">While </w:t>
      </w:r>
      <w:r w:rsidR="0A744911" w:rsidRPr="4E87E5E5">
        <w:t xml:space="preserve">VR </w:t>
      </w:r>
      <w:r w:rsidRPr="4E87E5E5">
        <w:t xml:space="preserve">can visually extend our sense of space, physical movement in those spaces is often restricted, relying on teleportation interactions or visual movements </w:t>
      </w:r>
      <w:r w:rsidR="69CBDBB0" w:rsidRPr="4E87E5E5">
        <w:t>without corresponding body movements</w:t>
      </w:r>
      <w:r w:rsidRPr="4E87E5E5">
        <w:t xml:space="preserve">, which can be </w:t>
      </w:r>
      <w:r w:rsidR="0A47E10B">
        <w:t>disorienting or cause motion discomfort</w:t>
      </w:r>
      <w:r w:rsidRPr="4E87E5E5">
        <w:rPr>
          <w:vertAlign w:val="superscript"/>
        </w:rPr>
        <w:t>62</w:t>
      </w:r>
      <w:r w:rsidR="001E5946" w:rsidRPr="001E5946">
        <w:t>.</w:t>
      </w:r>
      <w:r w:rsidR="001E5946">
        <w:t xml:space="preserve"> </w:t>
      </w:r>
      <w:r w:rsidRPr="0691484D">
        <w:rPr>
          <w:i/>
          <w:iCs/>
        </w:rPr>
        <w:t xml:space="preserve">Disney Imagineering </w:t>
      </w:r>
      <w:r w:rsidRPr="4E87E5E5">
        <w:t xml:space="preserve">provide an interesting way of extending physical space with the </w:t>
      </w:r>
      <w:r w:rsidRPr="0691484D">
        <w:rPr>
          <w:b/>
          <w:bCs/>
          <w:i/>
          <w:iCs/>
        </w:rPr>
        <w:t>HoloTile</w:t>
      </w:r>
      <w:sdt>
        <w:sdtPr>
          <w:rPr>
            <w:rFonts w:ascii="Aptos" w:hAnsi="Aptos"/>
            <w:b/>
            <w:i/>
            <w:iCs/>
            <w:color w:val="000000"/>
            <w:vertAlign w:val="superscript"/>
          </w:rPr>
          <w:tag w:val="MENDELEY_CITATION_v3_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"/>
          <w:id w:val="168921869"/>
          <w:placeholder>
            <w:docPart w:val="DefaultPlaceholder_-1854013440"/>
          </w:placeholder>
        </w:sdtPr>
        <w:sdtEndPr/>
        <w:sdtContent>
          <w:r w:rsidR="004D3373" w:rsidRPr="004D3373">
            <w:rPr>
              <w:rFonts w:ascii="Aptos" w:eastAsia="Aptos" w:hAnsi="Aptos" w:cs="Aptos"/>
              <w:b/>
              <w:bCs/>
              <w:i/>
              <w:iCs/>
              <w:color w:val="000000"/>
              <w:vertAlign w:val="superscript"/>
            </w:rPr>
            <w:t>113,114</w:t>
          </w:r>
        </w:sdtContent>
      </w:sdt>
      <w:r w:rsidRPr="000256D8">
        <w:rPr>
          <w:bCs/>
        </w:rPr>
        <w:t xml:space="preserve">, </w:t>
      </w:r>
      <w:r w:rsidRPr="4E87E5E5">
        <w:t>an omnidirectional modular treadmill floor. The floor enables endless walking due to the hundreds of independently rotating tile-like disks, which counteract the user’s movement and redirect them towards the centre of the floor, regardless of their direction of walking</w:t>
      </w:r>
      <w:del w:id="243" w:author="Woods, Andy" w:date="2026-03-19T10:26:00Z" w16du:dateUtc="2026-03-19T10:26:00Z">
        <w:r w:rsidR="008B3AC8" w:rsidDel="005323F9">
          <w:rPr>
            <w:rStyle w:val="FootnoteReference"/>
          </w:rPr>
          <w:footnoteReference w:id="8"/>
        </w:r>
      </w:del>
      <w:r w:rsidRPr="4E87E5E5">
        <w:t xml:space="preserve">. With this, </w:t>
      </w:r>
      <w:r w:rsidRPr="0691484D">
        <w:rPr>
          <w:b/>
          <w:bCs/>
          <w:i/>
          <w:iCs/>
        </w:rPr>
        <w:t>HoloTiles</w:t>
      </w:r>
      <w:r w:rsidRPr="4E87E5E5">
        <w:t xml:space="preserve"> can create an illusion of endless space and movement within a physical as well as virtual environment, which could have fascinating creative implications</w:t>
      </w:r>
      <w:del w:id="244" w:author="Woods, Andy" w:date="2026-03-19T10:26:00Z" w16du:dateUtc="2026-03-19T10:26:00Z">
        <w:r w:rsidR="00C8646B" w:rsidDel="005323F9">
          <w:rPr>
            <w:rStyle w:val="FootnoteReference"/>
          </w:rPr>
          <w:footnoteReference w:id="9"/>
        </w:r>
      </w:del>
      <w:r w:rsidRPr="4E87E5E5">
        <w:t>.</w:t>
      </w:r>
    </w:p>
    <w:p w14:paraId="03AABF4D" w14:textId="102A5DC5" w:rsidR="00716A86" w:rsidRDefault="006C2BC1" w:rsidP="1898712A">
      <w:pPr>
        <w:pStyle w:val="Heading2"/>
      </w:pPr>
      <w:bookmarkStart w:id="245" w:name="_Toc709290067"/>
      <w:r>
        <w:t>Pract</w:t>
      </w:r>
      <w:r w:rsidR="593C0676">
        <w:t>ical insights</w:t>
      </w:r>
      <w:bookmarkEnd w:id="245"/>
    </w:p>
    <w:p w14:paraId="5B0D1521" w14:textId="4A348A7C" w:rsidR="00E20C06" w:rsidRDefault="5AF6F52D" w:rsidP="71CB20EA">
      <w:pPr>
        <w:pStyle w:val="Heading3"/>
      </w:pPr>
      <w:bookmarkStart w:id="246" w:name="_Toc1790989691"/>
      <w:r>
        <w:t>Presence</w:t>
      </w:r>
      <w:bookmarkEnd w:id="246"/>
    </w:p>
    <w:p w14:paraId="69977F3E" w14:textId="10214BB9" w:rsidR="00967F98" w:rsidRPr="003C3CFF" w:rsidRDefault="0E458327" w:rsidP="71CB20EA">
      <w:pPr>
        <w:spacing w:after="0"/>
        <w:rPr>
          <w:rFonts w:ascii="Aptos" w:eastAsia="Aptos" w:hAnsi="Aptos" w:cs="Aptos"/>
        </w:rPr>
      </w:pPr>
      <w:r w:rsidRPr="71CB20EA">
        <w:rPr>
          <w:rFonts w:ascii="Aptos" w:eastAsia="Aptos" w:hAnsi="Aptos" w:cs="Aptos"/>
        </w:rPr>
        <w:t xml:space="preserve">A convincing sense of space is </w:t>
      </w:r>
      <w:r w:rsidR="2B2547B7" w:rsidRPr="71CB20EA">
        <w:rPr>
          <w:rFonts w:ascii="Aptos" w:eastAsia="Aptos" w:hAnsi="Aptos" w:cs="Aptos"/>
        </w:rPr>
        <w:t xml:space="preserve">crucial for establishing the sense of </w:t>
      </w:r>
      <w:r w:rsidR="2B2547B7" w:rsidRPr="0691484D">
        <w:rPr>
          <w:rFonts w:ascii="Aptos" w:eastAsia="Aptos" w:hAnsi="Aptos" w:cs="Aptos"/>
          <w:i/>
          <w:iCs/>
        </w:rPr>
        <w:t xml:space="preserve">presence </w:t>
      </w:r>
      <w:r w:rsidR="2B2547B7" w:rsidRPr="71CB20EA">
        <w:rPr>
          <w:rFonts w:ascii="Aptos" w:eastAsia="Aptos" w:hAnsi="Aptos" w:cs="Aptos"/>
        </w:rPr>
        <w:t xml:space="preserve">or </w:t>
      </w:r>
      <w:r w:rsidR="2B2547B7" w:rsidRPr="0691484D">
        <w:rPr>
          <w:rFonts w:ascii="Aptos" w:eastAsia="Aptos" w:hAnsi="Aptos" w:cs="Aptos"/>
          <w:i/>
          <w:iCs/>
        </w:rPr>
        <w:t>being there</w:t>
      </w:r>
      <w:r w:rsidR="2B2547B7" w:rsidRPr="71CB20EA">
        <w:rPr>
          <w:rFonts w:ascii="Aptos" w:eastAsia="Aptos" w:hAnsi="Aptos" w:cs="Aptos"/>
        </w:rPr>
        <w:t>, particularly in virtual environments</w:t>
      </w:r>
      <w:sdt>
        <w:sdtPr>
          <w:rPr>
            <w:rFonts w:ascii="Aptos" w:eastAsia="Aptos" w:hAnsi="Aptos" w:cs="Aptos"/>
            <w:color w:val="000000"/>
            <w:vertAlign w:val="superscript"/>
          </w:rPr>
          <w:tag w:val="MENDELEY_CITATION_v3_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"/>
          <w:id w:val="-671407505"/>
          <w:placeholder>
            <w:docPart w:val="DefaultPlaceholder_-1854013440"/>
          </w:placeholder>
        </w:sdtPr>
        <w:sdtEndPr/>
        <w:sdtContent>
          <w:r w:rsidR="004D3373" w:rsidRPr="004D3373">
            <w:rPr>
              <w:rFonts w:ascii="Aptos" w:eastAsia="Aptos" w:hAnsi="Aptos" w:cs="Aptos"/>
              <w:color w:val="000000"/>
              <w:vertAlign w:val="superscript"/>
            </w:rPr>
            <w:t>115,116</w:t>
          </w:r>
        </w:sdtContent>
      </w:sdt>
      <w:r w:rsidR="0067555F">
        <w:rPr>
          <w:rFonts w:ascii="Aptos" w:eastAsia="Aptos" w:hAnsi="Aptos" w:cs="Aptos"/>
        </w:rPr>
        <w:t xml:space="preserve"> (see section </w:t>
      </w:r>
      <w:r w:rsidR="00E90FB4">
        <w:rPr>
          <w:rFonts w:ascii="Aptos" w:eastAsia="Aptos" w:hAnsi="Aptos" w:cs="Aptos"/>
        </w:rPr>
        <w:fldChar w:fldCharType="begin"/>
      </w:r>
      <w:r w:rsidR="00E90FB4">
        <w:rPr>
          <w:rFonts w:ascii="Aptos" w:eastAsia="Aptos" w:hAnsi="Aptos" w:cs="Aptos"/>
        </w:rPr>
        <w:instrText xml:space="preserve"> REF _Ref208572498 \h </w:instrText>
      </w:r>
      <w:r w:rsidR="00E90FB4">
        <w:rPr>
          <w:rFonts w:ascii="Aptos" w:eastAsia="Aptos" w:hAnsi="Aptos" w:cs="Aptos"/>
        </w:rPr>
      </w:r>
      <w:r w:rsidR="00E90FB4">
        <w:rPr>
          <w:rFonts w:ascii="Aptos" w:eastAsia="Aptos" w:hAnsi="Aptos" w:cs="Aptos"/>
        </w:rPr>
        <w:fldChar w:fldCharType="separate"/>
      </w:r>
      <w:r w:rsidR="00E90FB4">
        <w:t>Creative opportunities: Boosting ‘presence’</w:t>
      </w:r>
      <w:r w:rsidR="00E90FB4">
        <w:rPr>
          <w:rFonts w:ascii="Aptos" w:eastAsia="Aptos" w:hAnsi="Aptos" w:cs="Aptos"/>
        </w:rPr>
        <w:fldChar w:fldCharType="end"/>
      </w:r>
      <w:r w:rsidR="0067555F">
        <w:rPr>
          <w:rFonts w:ascii="Aptos" w:eastAsia="Aptos" w:hAnsi="Aptos" w:cs="Aptos"/>
        </w:rPr>
        <w:t xml:space="preserve">). </w:t>
      </w:r>
    </w:p>
    <w:p w14:paraId="41B53D51" w14:textId="66A1F678" w:rsidR="003C3CFF" w:rsidRDefault="4F31B921" w:rsidP="71CB20EA">
      <w:pPr>
        <w:pStyle w:val="Heading3"/>
      </w:pPr>
      <w:bookmarkStart w:id="247" w:name="_Toc1440694847"/>
      <w:r>
        <w:t>Spatial i</w:t>
      </w:r>
      <w:r w:rsidR="30B0F747">
        <w:t>llusions</w:t>
      </w:r>
      <w:bookmarkEnd w:id="247"/>
    </w:p>
    <w:p w14:paraId="3993BF6D" w14:textId="1D09AD74" w:rsidR="00957473" w:rsidRDefault="61849697" w:rsidP="71CB20EA">
      <w:pPr>
        <w:spacing w:after="0"/>
        <w:rPr>
          <w:rFonts w:eastAsia="Aptos"/>
        </w:rPr>
      </w:pPr>
      <w:r w:rsidRPr="0691484D">
        <w:rPr>
          <w:rFonts w:ascii="Aptos" w:eastAsia="Aptos" w:hAnsi="Aptos" w:cs="Aptos"/>
        </w:rPr>
        <w:t>Our understanding of space is h</w:t>
      </w:r>
      <w:r w:rsidR="2B2547B7" w:rsidRPr="0691484D">
        <w:rPr>
          <w:rFonts w:ascii="Aptos" w:eastAsia="Aptos" w:hAnsi="Aptos" w:cs="Aptos"/>
        </w:rPr>
        <w:t xml:space="preserve">ighly malleable and </w:t>
      </w:r>
      <w:r w:rsidR="61D33D66" w:rsidRPr="0691484D">
        <w:rPr>
          <w:rFonts w:ascii="Aptos" w:eastAsia="Aptos" w:hAnsi="Aptos" w:cs="Aptos"/>
        </w:rPr>
        <w:t xml:space="preserve">therefore </w:t>
      </w:r>
      <w:r w:rsidR="2B2547B7" w:rsidRPr="0691484D">
        <w:rPr>
          <w:rFonts w:ascii="Aptos" w:eastAsia="Aptos" w:hAnsi="Aptos" w:cs="Aptos"/>
        </w:rPr>
        <w:t>susceptible to alteration</w:t>
      </w:r>
      <w:r w:rsidR="4D12328F" w:rsidRPr="0691484D">
        <w:rPr>
          <w:rFonts w:ascii="Aptos" w:eastAsia="Aptos" w:hAnsi="Aptos" w:cs="Aptos"/>
        </w:rPr>
        <w:t xml:space="preserve">. </w:t>
      </w:r>
      <w:r w:rsidR="4D12328F">
        <w:t xml:space="preserve">Spatial illusions can be used to </w:t>
      </w:r>
      <w:r w:rsidR="4D12328F" w:rsidRPr="0691484D">
        <w:rPr>
          <w:rFonts w:eastAsia="Aptos"/>
        </w:rPr>
        <w:t xml:space="preserve">intentionally distort virtual or physical layouts to make tight areas seem larger, or vast spaces appear more intimate. </w:t>
      </w:r>
      <w:r w:rsidR="4061932A" w:rsidRPr="0691484D">
        <w:rPr>
          <w:rFonts w:eastAsia="Aptos"/>
        </w:rPr>
        <w:t xml:space="preserve">In </w:t>
      </w:r>
      <w:r w:rsidR="5EF1DB99" w:rsidRPr="0691484D">
        <w:rPr>
          <w:rFonts w:eastAsia="Aptos"/>
        </w:rPr>
        <w:t>VR</w:t>
      </w:r>
      <w:r w:rsidR="4D12328F" w:rsidRPr="0691484D">
        <w:rPr>
          <w:rFonts w:eastAsia="Aptos"/>
        </w:rPr>
        <w:t xml:space="preserve"> and </w:t>
      </w:r>
      <w:r w:rsidR="5869C892" w:rsidRPr="0691484D">
        <w:rPr>
          <w:rFonts w:eastAsia="Aptos"/>
        </w:rPr>
        <w:t>AR</w:t>
      </w:r>
      <w:r w:rsidR="4D12328F" w:rsidRPr="0691484D">
        <w:rPr>
          <w:rFonts w:eastAsia="Aptos"/>
        </w:rPr>
        <w:t xml:space="preserve">, by </w:t>
      </w:r>
      <w:r w:rsidR="37DAD23F" w:rsidRPr="0691484D">
        <w:rPr>
          <w:rFonts w:eastAsia="Aptos"/>
        </w:rPr>
        <w:t xml:space="preserve">providing the right kinds of </w:t>
      </w:r>
      <w:r w:rsidR="4D12328F" w:rsidRPr="0691484D">
        <w:rPr>
          <w:rFonts w:eastAsia="Aptos"/>
        </w:rPr>
        <w:t xml:space="preserve">visual and auditory feedback, a small studio can feel like a sprawling landscape, </w:t>
      </w:r>
      <w:commentRangeStart w:id="248"/>
      <w:commentRangeStart w:id="249"/>
      <w:r w:rsidR="4D12328F" w:rsidRPr="0691484D">
        <w:rPr>
          <w:rFonts w:eastAsia="Aptos"/>
        </w:rPr>
        <w:t>or a lifeless corridor can transform into an immersive fantasy realm.</w:t>
      </w:r>
      <w:commentRangeEnd w:id="248"/>
      <w:r w:rsidRPr="0691484D">
        <w:rPr>
          <w:rStyle w:val="CommentReference"/>
          <w:rFonts w:eastAsia="Aptos"/>
          <w:sz w:val="24"/>
          <w:szCs w:val="24"/>
        </w:rPr>
        <w:commentReference w:id="248"/>
      </w:r>
      <w:commentRangeEnd w:id="249"/>
      <w:r w:rsidRPr="0691484D">
        <w:rPr>
          <w:rStyle w:val="CommentReference"/>
          <w:rFonts w:eastAsia="Aptos"/>
          <w:sz w:val="24"/>
          <w:szCs w:val="24"/>
        </w:rPr>
        <w:commentReference w:id="249"/>
      </w:r>
      <w:r w:rsidR="4D12328F" w:rsidRPr="0691484D">
        <w:rPr>
          <w:rFonts w:eastAsia="Aptos"/>
        </w:rPr>
        <w:t xml:space="preserve"> The effectiveness of these illusions relies on the brain’s assumptions about geometry, proximity and movement</w:t>
      </w:r>
      <w:r w:rsidR="76886854" w:rsidRPr="0691484D">
        <w:rPr>
          <w:rFonts w:eastAsia="Aptos"/>
        </w:rPr>
        <w:t xml:space="preserve">, </w:t>
      </w:r>
      <w:r w:rsidR="4D12328F" w:rsidRPr="0691484D">
        <w:rPr>
          <w:rFonts w:eastAsia="Aptos"/>
        </w:rPr>
        <w:t>revealing how easily we can be tricked into perceiving spaces that aren’t really there.</w:t>
      </w:r>
      <w:r w:rsidR="209406D6" w:rsidRPr="0691484D">
        <w:rPr>
          <w:rFonts w:eastAsia="Aptos"/>
        </w:rPr>
        <w:t xml:space="preserve"> </w:t>
      </w:r>
      <w:r w:rsidR="00B57870" w:rsidRPr="0691484D">
        <w:rPr>
          <w:rFonts w:eastAsia="Aptos"/>
        </w:rPr>
        <w:t xml:space="preserve">For example, </w:t>
      </w:r>
      <w:r w:rsidR="003B5231" w:rsidRPr="0691484D">
        <w:rPr>
          <w:rFonts w:eastAsia="Aptos"/>
        </w:rPr>
        <w:t xml:space="preserve">in </w:t>
      </w:r>
      <w:r w:rsidR="51ABC7C0" w:rsidRPr="0691484D">
        <w:rPr>
          <w:rFonts w:eastAsia="Aptos"/>
        </w:rPr>
        <w:t xml:space="preserve">one </w:t>
      </w:r>
      <w:r w:rsidR="00957473" w:rsidRPr="0691484D">
        <w:rPr>
          <w:rFonts w:eastAsia="Aptos"/>
        </w:rPr>
        <w:t xml:space="preserve">VR </w:t>
      </w:r>
      <w:r w:rsidR="002B4C52" w:rsidRPr="0691484D">
        <w:rPr>
          <w:rFonts w:eastAsia="Aptos"/>
        </w:rPr>
        <w:t>study</w:t>
      </w:r>
      <w:sdt>
        <w:sdtPr>
          <w:rPr>
            <w:rFonts w:ascii="Aptos" w:eastAsia="Aptos" w:hAnsi="Aptos"/>
            <w:color w:val="000000"/>
            <w:vertAlign w:val="superscript"/>
          </w:rPr>
          <w:tag w:val="MENDELEY_CITATION_v3_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"/>
          <w:id w:val="1469398780"/>
          <w:placeholder>
            <w:docPart w:val="DefaultPlaceholder_-1854013440"/>
          </w:placeholder>
        </w:sdtPr>
        <w:sdtEndPr/>
        <w:sdtContent>
          <w:r w:rsidR="004D3373" w:rsidRPr="004D3373">
            <w:rPr>
              <w:rFonts w:ascii="Aptos" w:eastAsia="Aptos" w:hAnsi="Aptos" w:cs="Aptos"/>
              <w:color w:val="000000"/>
              <w:vertAlign w:val="superscript"/>
            </w:rPr>
            <w:t>117,118</w:t>
          </w:r>
        </w:sdtContent>
      </w:sdt>
      <w:r w:rsidR="00957473" w:rsidRPr="0691484D">
        <w:rPr>
          <w:rFonts w:eastAsia="Aptos"/>
        </w:rPr>
        <w:t xml:space="preserve"> whenever </w:t>
      </w:r>
      <w:r w:rsidR="00C53328" w:rsidRPr="0691484D">
        <w:rPr>
          <w:rFonts w:eastAsia="Aptos"/>
        </w:rPr>
        <w:t>an opaque door blocked the user’s view</w:t>
      </w:r>
      <w:r w:rsidR="00957473" w:rsidRPr="0691484D">
        <w:rPr>
          <w:rFonts w:eastAsia="Aptos"/>
        </w:rPr>
        <w:t>, the system silently pivot</w:t>
      </w:r>
      <w:r w:rsidR="003B5231" w:rsidRPr="0691484D">
        <w:rPr>
          <w:rFonts w:eastAsia="Aptos"/>
        </w:rPr>
        <w:t>ed</w:t>
      </w:r>
      <w:r w:rsidR="00957473" w:rsidRPr="0691484D">
        <w:rPr>
          <w:rFonts w:eastAsia="Aptos"/>
        </w:rPr>
        <w:t xml:space="preserve"> the adjoining corridor by 90°</w:t>
      </w:r>
      <w:r w:rsidR="2F7F0FA0" w:rsidRPr="0691484D">
        <w:rPr>
          <w:rFonts w:eastAsia="Aptos"/>
        </w:rPr>
        <w:t xml:space="preserve">. </w:t>
      </w:r>
      <w:r w:rsidR="001D15F5" w:rsidRPr="0691484D">
        <w:rPr>
          <w:rFonts w:eastAsia="Aptos"/>
        </w:rPr>
        <w:t>O</w:t>
      </w:r>
      <w:r w:rsidR="00957473" w:rsidRPr="0691484D">
        <w:rPr>
          <w:rFonts w:eastAsia="Aptos"/>
        </w:rPr>
        <w:t xml:space="preserve">nly 1 of 77 </w:t>
      </w:r>
      <w:r w:rsidR="003B5231" w:rsidRPr="0691484D">
        <w:rPr>
          <w:rFonts w:eastAsia="Aptos"/>
        </w:rPr>
        <w:t>users</w:t>
      </w:r>
      <w:r w:rsidR="00957473" w:rsidRPr="0691484D">
        <w:rPr>
          <w:rFonts w:eastAsia="Aptos"/>
        </w:rPr>
        <w:t xml:space="preserve"> detected </w:t>
      </w:r>
      <w:r w:rsidR="68970BDC" w:rsidRPr="0691484D">
        <w:rPr>
          <w:rFonts w:eastAsia="Aptos"/>
        </w:rPr>
        <w:t xml:space="preserve">this </w:t>
      </w:r>
      <w:r w:rsidR="00957473" w:rsidRPr="0691484D">
        <w:rPr>
          <w:rFonts w:eastAsia="Aptos"/>
        </w:rPr>
        <w:t>switch, showing how easily vision, proprioception and vestibular cues can be re-aligned to turn a small lab into a much larger building. Follow-up work on impossible spaces found that rooms can overlap by up to 56%, letting a 100-metre mansion fit inside a 9 m × 9 m tracking area without anyone noticing.</w:t>
      </w:r>
    </w:p>
    <w:p w14:paraId="1149A612" w14:textId="488BB0D4" w:rsidR="00967F98" w:rsidRPr="0043240F" w:rsidRDefault="2F8E7AEE" w:rsidP="1898712A">
      <w:pPr>
        <w:pStyle w:val="Heading2"/>
        <w:rPr>
          <w:rFonts w:ascii="Aptos" w:eastAsia="Aptos" w:hAnsi="Aptos" w:cs="Aptos"/>
        </w:rPr>
      </w:pPr>
      <w:bookmarkStart w:id="250" w:name="_Toc1621150224"/>
      <w:r>
        <w:t xml:space="preserve">Inclusion </w:t>
      </w:r>
      <w:r w:rsidR="07131F3C">
        <w:t>c</w:t>
      </w:r>
      <w:r>
        <w:t>onsiderations</w:t>
      </w:r>
      <w:bookmarkEnd w:id="250"/>
    </w:p>
    <w:p w14:paraId="08B1016F" w14:textId="3E4293AC" w:rsidR="003C3CFF" w:rsidRDefault="01DAE539" w:rsidP="71CB20EA">
      <w:pPr>
        <w:pStyle w:val="Heading3"/>
      </w:pPr>
      <w:bookmarkStart w:id="251" w:name="_Toc332964390"/>
      <w:r>
        <w:t xml:space="preserve">Motion </w:t>
      </w:r>
      <w:r w:rsidR="076FF7BB">
        <w:t>s</w:t>
      </w:r>
      <w:r>
        <w:t xml:space="preserve">ickness </w:t>
      </w:r>
      <w:r w:rsidR="698F1FE5">
        <w:t>and c</w:t>
      </w:r>
      <w:r>
        <w:t>omfor</w:t>
      </w:r>
      <w:r w:rsidR="30B0F747">
        <w:t>t</w:t>
      </w:r>
      <w:bookmarkEnd w:id="251"/>
    </w:p>
    <w:p w14:paraId="24B9DD56" w14:textId="65915181" w:rsidR="00967F98" w:rsidRDefault="00EF166A" w:rsidP="00D0338D">
      <w:pPr>
        <w:rPr>
          <w:rFonts w:eastAsia="Aptos"/>
        </w:rPr>
      </w:pPr>
      <w:r w:rsidRPr="0691484D">
        <w:rPr>
          <w:rFonts w:eastAsia="Aptos"/>
        </w:rPr>
        <w:t>Technology that manipulates people’s sense of space can cause discomfort or nausea, with VR sickness being a particularly salient example. Despite best efforts to align sensory inputs (e.g</w:t>
      </w:r>
      <w:r w:rsidR="7BE42E5D" w:rsidRPr="0691484D">
        <w:rPr>
          <w:rFonts w:eastAsia="Aptos"/>
        </w:rPr>
        <w:t>.</w:t>
      </w:r>
      <w:r w:rsidR="73ADB012" w:rsidRPr="0691484D">
        <w:rPr>
          <w:rFonts w:eastAsia="Aptos"/>
        </w:rPr>
        <w:t>,</w:t>
      </w:r>
      <w:r w:rsidRPr="0691484D">
        <w:rPr>
          <w:rFonts w:eastAsia="Aptos"/>
        </w:rPr>
        <w:t xml:space="preserve"> matching visuals to vestibular cues), even minor delays between head movement and visual can create sensory discrepancies that the brain interprets </w:t>
      </w:r>
      <w:r w:rsidRPr="0691484D">
        <w:rPr>
          <w:rFonts w:eastAsia="Aptos"/>
        </w:rPr>
        <w:lastRenderedPageBreak/>
        <w:t>as disorienting</w:t>
      </w:r>
      <w:r w:rsidR="00CA5093" w:rsidRPr="0691484D">
        <w:rPr>
          <w:rFonts w:eastAsia="Aptos"/>
        </w:rPr>
        <w:t xml:space="preserve"> (delays of 20ms or above</w:t>
      </w:r>
      <w:sdt>
        <w:sdtPr>
          <w:rPr>
            <w:rFonts w:ascii="Aptos" w:eastAsia="Aptos" w:hAnsi="Aptos"/>
            <w:color w:val="000000"/>
            <w:vertAlign w:val="superscript"/>
          </w:rPr>
          <w:tag w:val="MENDELEY_CITATION_v3_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"/>
          <w:id w:val="1393073520"/>
          <w:placeholder>
            <w:docPart w:val="DefaultPlaceholder_-1854013440"/>
          </w:placeholder>
        </w:sdtPr>
        <w:sdtEndPr/>
        <w:sdtContent>
          <w:r w:rsidR="004D3373" w:rsidRPr="004D3373">
            <w:rPr>
              <w:rFonts w:ascii="Aptos" w:eastAsia="Aptos" w:hAnsi="Aptos" w:cs="Aptos"/>
              <w:color w:val="000000"/>
              <w:vertAlign w:val="superscript"/>
            </w:rPr>
            <w:t>119</w:t>
          </w:r>
        </w:sdtContent>
      </w:sdt>
      <w:r w:rsidR="00CA5093" w:rsidRPr="0691484D">
        <w:rPr>
          <w:rFonts w:eastAsia="Aptos"/>
        </w:rPr>
        <w:t>)</w:t>
      </w:r>
      <w:r w:rsidRPr="0691484D">
        <w:rPr>
          <w:rFonts w:eastAsia="Aptos"/>
        </w:rPr>
        <w:t>. Providing user-controlled personalisation settings, allowing for a period of adaptation, avoiding contradictory sensory signals and incorporating regular breaks</w:t>
      </w:r>
      <w:r w:rsidR="73735DED" w:rsidRPr="0691484D">
        <w:rPr>
          <w:rFonts w:eastAsia="Aptos"/>
        </w:rPr>
        <w:t>,</w:t>
      </w:r>
      <w:r w:rsidRPr="0691484D">
        <w:rPr>
          <w:rFonts w:eastAsia="Aptos"/>
        </w:rPr>
        <w:t xml:space="preserve"> can all help mitigate these effects.</w:t>
      </w:r>
    </w:p>
    <w:p w14:paraId="3CEE9154" w14:textId="6CF46421" w:rsidR="4E87E5E5" w:rsidRDefault="4E87E5E5">
      <w:r>
        <w:br w:type="page"/>
      </w:r>
    </w:p>
    <w:p w14:paraId="1160175A" w14:textId="5E20319A" w:rsidR="00675AC7" w:rsidRPr="00675AC7" w:rsidRDefault="00675AC7" w:rsidP="00675AC7">
      <w:pPr>
        <w:pStyle w:val="Heading1"/>
      </w:pPr>
      <w:bookmarkStart w:id="252" w:name="_Toc754768600"/>
      <w:r>
        <w:lastRenderedPageBreak/>
        <w:t>I</w:t>
      </w:r>
      <w:commentRangeStart w:id="253"/>
      <w:r>
        <w:t>n f</w:t>
      </w:r>
      <w:commentRangeEnd w:id="253"/>
      <w:r w:rsidR="005B6FCF">
        <w:rPr>
          <w:rStyle w:val="CommentReference"/>
          <w:sz w:val="40"/>
          <w:szCs w:val="40"/>
        </w:rPr>
        <w:commentReference w:id="253"/>
      </w:r>
      <w:r>
        <w:t xml:space="preserve">ocus: Personal </w:t>
      </w:r>
      <w:r w:rsidR="00576766">
        <w:t xml:space="preserve">and peripersonal </w:t>
      </w:r>
      <w:r>
        <w:t>space</w:t>
      </w:r>
      <w:bookmarkEnd w:id="252"/>
    </w:p>
    <w:p w14:paraId="2EBBFD33" w14:textId="32F37FDC" w:rsidR="00F01005" w:rsidRPr="00F01005" w:rsidRDefault="00F01005" w:rsidP="006628CE">
      <w:r>
        <w:t xml:space="preserve">Immersive media and live cultural events </w:t>
      </w:r>
      <w:r w:rsidR="00C81854">
        <w:t>influence</w:t>
      </w:r>
      <w:r>
        <w:t xml:space="preserve"> the bubble of space we inhabit and the distances we keep from others. These spatial boundaries are not fixed</w:t>
      </w:r>
      <w:r w:rsidR="7EDF6E9C">
        <w:t>,</w:t>
      </w:r>
      <w:r>
        <w:t xml:space="preserve"> they influence how intimate an encounter feels, how much tension is conveyed and how comfortable audiences remain in a crowd. The same principles apply whether someone is meeting an avatar in </w:t>
      </w:r>
      <w:r w:rsidR="007872BB">
        <w:t>Exte</w:t>
      </w:r>
      <w:r w:rsidR="00FB6806">
        <w:t>n</w:t>
      </w:r>
      <w:r w:rsidR="007872BB">
        <w:t>ded Reality (</w:t>
      </w:r>
      <w:r>
        <w:t>XR</w:t>
      </w:r>
      <w:r w:rsidR="007872BB">
        <w:t>)</w:t>
      </w:r>
      <w:r>
        <w:t>, sitting in a packed cinema, or dancing at a festival.</w:t>
      </w:r>
    </w:p>
    <w:p w14:paraId="1D4E96B5" w14:textId="34AA7EA2" w:rsidR="009E40FB" w:rsidRPr="009E40FB" w:rsidRDefault="00AB613E" w:rsidP="006D66B9">
      <w:r>
        <w:t>Interactions range from one-to-one encounters (face-to-face with an actor or virtual agent) to group co-presence (audience seating, queues, crowd flows) to non-human intrusions (objects, lights or effects that enter the near-body zone). Understanding interpersonal space (the socially negotiated distance between people) and peripersonal space (the near-body region where the brain integrates vision, touch, proprioception and threat cues) offers creators a vocabulary for designing with these considerations in mind</w:t>
      </w:r>
      <w:r w:rsidR="00F01005">
        <w:t>.</w:t>
      </w:r>
    </w:p>
    <w:p w14:paraId="02DD0210" w14:textId="74E638AB" w:rsidR="0049041E" w:rsidRDefault="00293566" w:rsidP="6A31513F">
      <w:pPr>
        <w:pStyle w:val="Heading4"/>
        <w:ind w:firstLine="720"/>
        <w:rPr>
          <w:i/>
          <w:iCs/>
        </w:rPr>
      </w:pPr>
      <w:bookmarkStart w:id="254" w:name="_Toc388044428"/>
      <w:r>
        <w:t>Case Study:</w:t>
      </w:r>
      <w:r w:rsidR="00ED21BA">
        <w:t xml:space="preserve"> </w:t>
      </w:r>
      <w:r w:rsidR="000B2465">
        <w:t>Managing the bubble in onboarding</w:t>
      </w:r>
      <w:bookmarkEnd w:id="254"/>
    </w:p>
    <w:p w14:paraId="728B8897" w14:textId="4EB675A4" w:rsidR="0049041E" w:rsidRPr="0049041E" w:rsidRDefault="009D4B28" w:rsidP="006D66B9">
      <w:r w:rsidRPr="0691484D">
        <w:rPr>
          <w:i/>
          <w:iCs/>
        </w:rPr>
        <w:t>Laryssa Whittaker</w:t>
      </w:r>
      <w:sdt>
        <w:sdtPr>
          <w:rPr>
            <w:rFonts w:ascii="Aptos" w:hAnsi="Aptos"/>
            <w:i/>
            <w:color w:val="000000"/>
            <w:vertAlign w:val="superscript"/>
          </w:rPr>
          <w:tag w:val="MENDELEY_CITATION_v3_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"/>
          <w:id w:val="474039131"/>
          <w:placeholder>
            <w:docPart w:val="DefaultPlaceholder_-1854013440"/>
          </w:placeholder>
        </w:sdtPr>
        <w:sdtEndPr>
          <w:rPr>
            <w:b/>
            <w:bCs/>
          </w:rPr>
        </w:sdtEndPr>
        <w:sdtContent>
          <w:r w:rsidR="004D3373" w:rsidRPr="004D3373">
            <w:rPr>
              <w:rFonts w:ascii="Aptos" w:eastAsia="Aptos" w:hAnsi="Aptos" w:cs="Aptos"/>
              <w:i/>
              <w:iCs/>
              <w:color w:val="000000"/>
              <w:vertAlign w:val="superscript"/>
            </w:rPr>
            <w:t>78</w:t>
          </w:r>
        </w:sdtContent>
      </w:sdt>
      <w:r>
        <w:t xml:space="preserve"> </w:t>
      </w:r>
      <w:r w:rsidR="00473C2A">
        <w:t>explored</w:t>
      </w:r>
      <w:r>
        <w:t xml:space="preserve"> how onboarding and offboarding shape audience comfort. At </w:t>
      </w:r>
      <w:r w:rsidR="006E29B1">
        <w:t xml:space="preserve">a </w:t>
      </w:r>
      <w:r w:rsidRPr="0691484D">
        <w:rPr>
          <w:b/>
          <w:bCs/>
          <w:i/>
          <w:iCs/>
        </w:rPr>
        <w:t>Limina Immersive Cinema</w:t>
      </w:r>
      <w:r w:rsidR="006E29B1">
        <w:t xml:space="preserve"> </w:t>
      </w:r>
      <w:r w:rsidR="006E29B1" w:rsidRPr="0691484D">
        <w:rPr>
          <w:b/>
          <w:bCs/>
          <w:i/>
          <w:iCs/>
        </w:rPr>
        <w:t xml:space="preserve">pilot </w:t>
      </w:r>
      <w:r w:rsidR="006E29B1">
        <w:t>in Bristol</w:t>
      </w:r>
      <w:r>
        <w:t>, careful attention was given to personal space: soft furnishings, low lighting and roped-off areas created a sense of safety before headsets went on. Audiences were asked how they preferred staff to signal attention</w:t>
      </w:r>
      <w:r w:rsidR="004836E4">
        <w:t>,</w:t>
      </w:r>
      <w:r>
        <w:t xml:space="preserve"> for example, </w:t>
      </w:r>
      <w:r w:rsidR="004836E4">
        <w:t>by a consented to</w:t>
      </w:r>
      <w:r>
        <w:t xml:space="preserve"> gentle tap on the shoulder. By contrast, a festival screening without seating or clear boundaries left participants sitting on the floor in public view, tethered by cables, and uncomfortably aware of strangers moving around them.</w:t>
      </w:r>
    </w:p>
    <w:p w14:paraId="096542B7" w14:textId="77777777" w:rsidR="00675AC7" w:rsidRPr="00675AC7" w:rsidRDefault="00675AC7" w:rsidP="006D66B9">
      <w:pPr>
        <w:pStyle w:val="Heading2"/>
      </w:pPr>
      <w:bookmarkStart w:id="255" w:name="_Toc2065951656"/>
      <w:r>
        <w:t>Practical Insights</w:t>
      </w:r>
      <w:bookmarkEnd w:id="255"/>
    </w:p>
    <w:p w14:paraId="2090DFAC" w14:textId="77777777" w:rsidR="00D62B6D" w:rsidRDefault="001F374D" w:rsidP="006D66B9">
      <w:pPr>
        <w:pStyle w:val="Heading3"/>
      </w:pPr>
      <w:bookmarkStart w:id="256" w:name="_Toc936687910"/>
      <w:r>
        <w:t>Interpersonal space</w:t>
      </w:r>
      <w:bookmarkEnd w:id="256"/>
      <w:r>
        <w:t xml:space="preserve"> </w:t>
      </w:r>
    </w:p>
    <w:p w14:paraId="1C020BB8" w14:textId="29ADCDF5" w:rsidR="00675AC7" w:rsidRDefault="262EB946">
      <w:r>
        <w:t>Interpersonal space can be thought of as t</w:t>
      </w:r>
      <w:r w:rsidR="001F374D">
        <w:t>he socially negotiated gap we keep between ourselves and others. Several bands have been proposed</w:t>
      </w:r>
      <w:sdt>
        <w:sdtPr>
          <w:rPr>
            <w:rFonts w:ascii="Aptos" w:hAnsi="Aptos"/>
            <w:color w:val="000000"/>
            <w:vertAlign w:val="superscript"/>
          </w:rPr>
          <w:tag w:val="MENDELEY_CITATION_v3_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"/>
          <w:id w:val="-1861044477"/>
          <w:placeholder>
            <w:docPart w:val="DefaultPlaceholder_-1854013440"/>
          </w:placeholder>
        </w:sdtPr>
        <w:sdtEndPr/>
        <w:sdtContent>
          <w:r w:rsidR="004D3373" w:rsidRPr="004D3373">
            <w:rPr>
              <w:rFonts w:ascii="Aptos" w:eastAsia="Aptos" w:hAnsi="Aptos" w:cs="Aptos"/>
              <w:color w:val="000000"/>
              <w:vertAlign w:val="superscript"/>
            </w:rPr>
            <w:t>120</w:t>
          </w:r>
        </w:sdtContent>
      </w:sdt>
      <w:r w:rsidR="001F374D">
        <w:t xml:space="preserve">: </w:t>
      </w:r>
      <w:r w:rsidR="5AE2BC65" w:rsidRPr="0691484D">
        <w:rPr>
          <w:i/>
          <w:iCs/>
        </w:rPr>
        <w:t>i</w:t>
      </w:r>
      <w:r w:rsidR="001F374D" w:rsidRPr="0691484D">
        <w:rPr>
          <w:i/>
          <w:iCs/>
        </w:rPr>
        <w:t xml:space="preserve">ntimate </w:t>
      </w:r>
      <w:r w:rsidR="001F374D">
        <w:t xml:space="preserve">(&lt; 0.5 m), </w:t>
      </w:r>
      <w:r w:rsidR="5AB85730" w:rsidRPr="0691484D">
        <w:rPr>
          <w:i/>
          <w:iCs/>
        </w:rPr>
        <w:t>p</w:t>
      </w:r>
      <w:r w:rsidR="001F374D" w:rsidRPr="0691484D">
        <w:rPr>
          <w:i/>
          <w:iCs/>
        </w:rPr>
        <w:t xml:space="preserve">ersonal </w:t>
      </w:r>
      <w:r w:rsidR="001F374D">
        <w:t xml:space="preserve">(0.5 – 1.2 m), </w:t>
      </w:r>
      <w:r w:rsidR="51184828" w:rsidRPr="0691484D">
        <w:rPr>
          <w:i/>
          <w:iCs/>
        </w:rPr>
        <w:t>s</w:t>
      </w:r>
      <w:r w:rsidR="001F374D" w:rsidRPr="0691484D">
        <w:rPr>
          <w:i/>
          <w:iCs/>
        </w:rPr>
        <w:t xml:space="preserve">ocial </w:t>
      </w:r>
      <w:r w:rsidR="001F374D">
        <w:t xml:space="preserve">(1.2 – 2.1 m) and </w:t>
      </w:r>
      <w:r w:rsidR="01DA27A5" w:rsidRPr="0691484D">
        <w:rPr>
          <w:i/>
          <w:iCs/>
        </w:rPr>
        <w:t>p</w:t>
      </w:r>
      <w:r w:rsidR="001F374D" w:rsidRPr="0691484D">
        <w:rPr>
          <w:i/>
          <w:iCs/>
        </w:rPr>
        <w:t xml:space="preserve">ublic </w:t>
      </w:r>
      <w:r w:rsidR="001F374D">
        <w:t>(&gt; 2.1 m). These boundaries vary</w:t>
      </w:r>
      <w:sdt>
        <w:sdtPr>
          <w:rPr>
            <w:rFonts w:ascii="Aptos" w:hAnsi="Aptos"/>
            <w:color w:val="000000"/>
            <w:vertAlign w:val="superscript"/>
          </w:rPr>
          <w:tag w:val="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"/>
          <w:id w:val="-574366401"/>
          <w:placeholder>
            <w:docPart w:val="BF38261EBD454CAF93C715A55103811F"/>
          </w:placeholder>
        </w:sdtPr>
        <w:sdtEndPr/>
        <w:sdtContent>
          <w:r w:rsidR="004D3373" w:rsidRPr="004D3373">
            <w:rPr>
              <w:rFonts w:ascii="Aptos" w:eastAsia="Aptos" w:hAnsi="Aptos" w:cs="Aptos"/>
              <w:color w:val="000000"/>
              <w:vertAlign w:val="superscript"/>
            </w:rPr>
            <w:t>121</w:t>
          </w:r>
        </w:sdtContent>
      </w:sdt>
      <w:r w:rsidR="00EE3BAA" w:rsidRPr="0691484D">
        <w:rPr>
          <w:color w:val="000000" w:themeColor="text1"/>
          <w:vertAlign w:val="superscript"/>
        </w:rPr>
        <w:t xml:space="preserve"> </w:t>
      </w:r>
      <w:r w:rsidR="001F374D">
        <w:t>depending upon cultur</w:t>
      </w:r>
      <w:r w:rsidR="00EE3BAA">
        <w:t>e</w:t>
      </w:r>
      <w:r w:rsidR="001F374D">
        <w:t xml:space="preserve">, relationship status, crowd density and task. </w:t>
      </w:r>
      <w:r w:rsidR="7633D0A0">
        <w:t xml:space="preserve">For example, </w:t>
      </w:r>
      <w:r w:rsidR="001F374D">
        <w:t>East Asian norms tolerate closer proximity than Northern European</w:t>
      </w:r>
      <w:r w:rsidR="00E60795">
        <w:t>.</w:t>
      </w:r>
      <w:r w:rsidR="001F374D">
        <w:t xml:space="preserve"> In immersive environments, </w:t>
      </w:r>
      <w:r w:rsidR="14061275">
        <w:t>a consideration of interpersonal space can be</w:t>
      </w:r>
      <w:r w:rsidR="001F374D">
        <w:t xml:space="preserve"> important for issues such as comfortable avatar spacing</w:t>
      </w:r>
      <w:sdt>
        <w:sdtPr>
          <w:rPr>
            <w:rFonts w:ascii="Aptos" w:hAnsi="Aptos"/>
            <w:color w:val="000000"/>
            <w:vertAlign w:val="superscript"/>
          </w:rPr>
          <w:tag w:val="MENDELEY_CITATION_v3_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"/>
          <w:id w:val="838280067"/>
          <w:placeholder>
            <w:docPart w:val="DefaultPlaceholder_-1854013440"/>
          </w:placeholder>
        </w:sdtPr>
        <w:sdtEndPr/>
        <w:sdtContent>
          <w:r w:rsidR="004D3373" w:rsidRPr="004D3373">
            <w:rPr>
              <w:rFonts w:ascii="Aptos" w:eastAsia="Aptos" w:hAnsi="Aptos" w:cs="Aptos"/>
              <w:color w:val="000000"/>
              <w:vertAlign w:val="superscript"/>
            </w:rPr>
            <w:t>122</w:t>
          </w:r>
        </w:sdtContent>
      </w:sdt>
      <w:r w:rsidR="001F374D">
        <w:t xml:space="preserve"> and queue management</w:t>
      </w:r>
      <w:sdt>
        <w:sdtPr>
          <w:rPr>
            <w:rFonts w:ascii="Aptos" w:hAnsi="Aptos"/>
            <w:color w:val="000000"/>
            <w:vertAlign w:val="superscript"/>
          </w:rPr>
          <w:tag w:val="MENDELEY_CITATION_v3_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"/>
          <w:id w:val="-916861284"/>
          <w:placeholder>
            <w:docPart w:val="DefaultPlaceholder_-1854013440"/>
          </w:placeholder>
        </w:sdtPr>
        <w:sdtEndPr/>
        <w:sdtContent>
          <w:r w:rsidR="004D3373" w:rsidRPr="004D3373">
            <w:rPr>
              <w:rFonts w:ascii="Aptos" w:eastAsia="Aptos" w:hAnsi="Aptos" w:cs="Aptos"/>
              <w:color w:val="000000"/>
              <w:vertAlign w:val="superscript"/>
            </w:rPr>
            <w:t>78</w:t>
          </w:r>
        </w:sdtContent>
      </w:sdt>
      <w:r w:rsidR="001F374D">
        <w:t>.</w:t>
      </w:r>
    </w:p>
    <w:p w14:paraId="4F717497" w14:textId="77777777" w:rsidR="00D62B6D" w:rsidRDefault="004A38C6" w:rsidP="006D66B9">
      <w:pPr>
        <w:pStyle w:val="Heading3"/>
      </w:pPr>
      <w:bookmarkStart w:id="257" w:name="_Toc1389058977"/>
      <w:r>
        <w:t>Peripersonal</w:t>
      </w:r>
      <w:r w:rsidR="003F6757">
        <w:t xml:space="preserve"> </w:t>
      </w:r>
      <w:r>
        <w:t>spac</w:t>
      </w:r>
      <w:r w:rsidR="009464E1">
        <w:t>e</w:t>
      </w:r>
      <w:bookmarkEnd w:id="257"/>
      <w:r>
        <w:t xml:space="preserve"> </w:t>
      </w:r>
    </w:p>
    <w:p w14:paraId="7E330694" w14:textId="39050AA4" w:rsidR="00F23CC4" w:rsidRPr="004A38C6" w:rsidRDefault="2E2D9E5D" w:rsidP="004A38C6">
      <w:r>
        <w:t>Peripersonal space has been referred to as t</w:t>
      </w:r>
      <w:r w:rsidR="004B2DF5">
        <w:t xml:space="preserve">he </w:t>
      </w:r>
      <w:r w:rsidR="7BF58D55">
        <w:t>“</w:t>
      </w:r>
      <w:r w:rsidR="004B2DF5" w:rsidRPr="0691484D">
        <w:rPr>
          <w:i/>
          <w:iCs/>
        </w:rPr>
        <w:t>multisensory interface between the individual and environmen</w:t>
      </w:r>
      <w:r w:rsidR="009464E1" w:rsidRPr="0691484D">
        <w:rPr>
          <w:i/>
          <w:iCs/>
        </w:rPr>
        <w:t>t</w:t>
      </w:r>
      <w:r w:rsidR="004B2DF5">
        <w:t>.</w:t>
      </w:r>
      <w:r w:rsidR="0741CCFF">
        <w:t>”</w:t>
      </w:r>
      <w:sdt>
        <w:sdtPr>
          <w:rPr>
            <w:rFonts w:ascii="Aptos" w:hAnsi="Aptos"/>
            <w:i/>
            <w:iCs/>
            <w:color w:val="000000"/>
            <w:vertAlign w:val="superscript"/>
          </w:rPr>
          <w:tag w:val="MENDELEY_CITATION_v3_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"/>
          <w:id w:val="-1953314300"/>
          <w:placeholder>
            <w:docPart w:val="5F875C5DD2AF4765B1D390CE5A3BC048"/>
          </w:placeholder>
        </w:sdtPr>
        <w:sdtEndPr/>
        <w:sdtContent>
          <w:r w:rsidR="004D3373" w:rsidRPr="004D3373">
            <w:rPr>
              <w:rFonts w:ascii="Aptos" w:eastAsia="Aptos" w:hAnsi="Aptos" w:cs="Aptos"/>
              <w:i/>
              <w:iCs/>
              <w:color w:val="000000"/>
              <w:vertAlign w:val="superscript"/>
            </w:rPr>
            <w:t>123</w:t>
          </w:r>
        </w:sdtContent>
      </w:sdt>
      <w:r w:rsidR="009464E1">
        <w:t xml:space="preserve"> I</w:t>
      </w:r>
      <w:r w:rsidR="003F6757">
        <w:t xml:space="preserve">t’s </w:t>
      </w:r>
      <w:r w:rsidR="003F6757" w:rsidRPr="0691484D">
        <w:rPr>
          <w:i/>
          <w:iCs/>
        </w:rPr>
        <w:t>a</w:t>
      </w:r>
      <w:r w:rsidR="004A38C6" w:rsidRPr="0691484D">
        <w:rPr>
          <w:i/>
          <w:iCs/>
        </w:rPr>
        <w:t>n invisible bubble</w:t>
      </w:r>
      <w:r w:rsidR="004A38C6">
        <w:t xml:space="preserve"> of space, perhaps extending 60cm from the body, </w:t>
      </w:r>
      <w:r w:rsidR="61B86855">
        <w:t>in which</w:t>
      </w:r>
      <w:r w:rsidR="004A38C6">
        <w:t xml:space="preserve"> the brain processes objects/events differently from those </w:t>
      </w:r>
      <w:r w:rsidR="004A38C6">
        <w:lastRenderedPageBreak/>
        <w:t>farther away</w:t>
      </w:r>
      <w:sdt>
        <w:sdtPr>
          <w:rPr>
            <w:rFonts w:ascii="Aptos" w:hAnsi="Aptos"/>
            <w:color w:val="000000"/>
            <w:vertAlign w:val="superscript"/>
          </w:rPr>
          <w:tag w:val="MENDELEY_CITATION_v3_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"/>
          <w:id w:val="959464315"/>
          <w:placeholder>
            <w:docPart w:val="DefaultPlaceholder_-1854013440"/>
          </w:placeholder>
        </w:sdtPr>
        <w:sdtEndPr/>
        <w:sdtContent>
          <w:r w:rsidR="004D3373" w:rsidRPr="004D3373">
            <w:rPr>
              <w:rFonts w:ascii="Aptos" w:eastAsia="Aptos" w:hAnsi="Aptos" w:cs="Aptos"/>
              <w:color w:val="000000"/>
              <w:vertAlign w:val="superscript"/>
            </w:rPr>
            <w:t>124</w:t>
          </w:r>
        </w:sdtContent>
      </w:sdt>
      <w:r w:rsidR="004A38C6">
        <w:t>. Within this space the brain continuously fuses vision, touch, proprioception and threat cues to guide reaching, manipulation and self-</w:t>
      </w:r>
      <w:r w:rsidR="00F23CC4">
        <w:t>protection.</w:t>
      </w:r>
    </w:p>
    <w:p w14:paraId="7CF2BC47" w14:textId="2703265A" w:rsidR="00403350" w:rsidRPr="00403350" w:rsidRDefault="00403350" w:rsidP="006D66B9">
      <w:pPr>
        <w:pStyle w:val="Heading2"/>
      </w:pPr>
      <w:bookmarkStart w:id="258" w:name="_Toc341538004"/>
      <w:r>
        <w:t>Inclusion considerations</w:t>
      </w:r>
      <w:bookmarkEnd w:id="258"/>
    </w:p>
    <w:p w14:paraId="158BA67E" w14:textId="349C5914" w:rsidR="00360E67" w:rsidRPr="00360E67" w:rsidRDefault="00CC2E1C" w:rsidP="006D66B9">
      <w:pPr>
        <w:pStyle w:val="Heading3"/>
      </w:pPr>
      <w:bookmarkStart w:id="259" w:name="_Toc245365699"/>
      <w:r>
        <w:t>D</w:t>
      </w:r>
      <w:r w:rsidR="00360E67">
        <w:t>iversity</w:t>
      </w:r>
      <w:bookmarkEnd w:id="259"/>
    </w:p>
    <w:p w14:paraId="4636A8E4" w14:textId="0A32E568" w:rsidR="00A23867" w:rsidRPr="00A23867" w:rsidRDefault="00A23867" w:rsidP="00D121A5">
      <w:r>
        <w:t xml:space="preserve">Not all users are comfortable with the same interpersonal distances. </w:t>
      </w:r>
      <w:r w:rsidR="4B5127FD">
        <w:t>Creators could p</w:t>
      </w:r>
      <w:r>
        <w:t xml:space="preserve">rovide adjustable avatar proximity tiers </w:t>
      </w:r>
      <w:r w:rsidR="5448C396">
        <w:t xml:space="preserve">allowing </w:t>
      </w:r>
      <w:r>
        <w:t xml:space="preserve">people </w:t>
      </w:r>
      <w:r w:rsidR="0038B944">
        <w:t xml:space="preserve">to </w:t>
      </w:r>
      <w:r>
        <w:t>tune their comfort radius.</w:t>
      </w:r>
      <w:r w:rsidR="009551E4">
        <w:t xml:space="preserve"> </w:t>
      </w:r>
    </w:p>
    <w:p w14:paraId="0DBDA9D9" w14:textId="79D23D22" w:rsidR="00647C3D" w:rsidRDefault="2B4754A5" w:rsidP="6A31513F">
      <w:r>
        <w:t>S</w:t>
      </w:r>
      <w:r w:rsidR="00BA1AD2">
        <w:t xml:space="preserve">ome people are put off </w:t>
      </w:r>
      <w:r w:rsidR="00270492">
        <w:t>experiences if they know in advance that there is no way of avoiding social interaction</w:t>
      </w:r>
      <w:sdt>
        <w:sdtPr>
          <w:rPr>
            <w:rFonts w:ascii="Aptos" w:hAnsi="Aptos"/>
            <w:color w:val="000000"/>
            <w:vertAlign w:val="superscript"/>
          </w:rPr>
          <w:tag w:val="MENDELEY_CITATION_v3_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"/>
          <w:id w:val="371668226"/>
          <w:placeholder>
            <w:docPart w:val="DefaultPlaceholder_-1854013440"/>
          </w:placeholder>
        </w:sdtPr>
        <w:sdtEndPr/>
        <w:sdtContent>
          <w:r w:rsidR="004D3373" w:rsidRPr="004D3373">
            <w:rPr>
              <w:rFonts w:ascii="Aptos" w:eastAsia="Aptos" w:hAnsi="Aptos" w:cs="Aptos"/>
              <w:color w:val="000000"/>
              <w:vertAlign w:val="superscript"/>
            </w:rPr>
            <w:t>125</w:t>
          </w:r>
        </w:sdtContent>
      </w:sdt>
      <w:r w:rsidR="00270492">
        <w:t xml:space="preserve">. Consider adding </w:t>
      </w:r>
      <w:r w:rsidR="00122B20">
        <w:t xml:space="preserve">ways of </w:t>
      </w:r>
      <w:r w:rsidR="00BB4715">
        <w:t xml:space="preserve">letting users do your experience </w:t>
      </w:r>
      <w:r w:rsidR="005A79E9">
        <w:t xml:space="preserve">separated </w:t>
      </w:r>
      <w:r w:rsidR="00BB4715">
        <w:t>from</w:t>
      </w:r>
      <w:r w:rsidR="005A79E9">
        <w:t xml:space="preserve"> others</w:t>
      </w:r>
      <w:r w:rsidR="005F4EF9">
        <w:t xml:space="preserve"> and make this feature obvious </w:t>
      </w:r>
      <w:r w:rsidR="00FA301C">
        <w:t xml:space="preserve">to users </w:t>
      </w:r>
      <w:r w:rsidR="005F4EF9">
        <w:t>beforehand</w:t>
      </w:r>
      <w:r w:rsidR="0041684B">
        <w:t>. In the case of VR, you could consider booths</w:t>
      </w:r>
      <w:r w:rsidR="00FA301C">
        <w:t xml:space="preserve"> or</w:t>
      </w:r>
      <w:r w:rsidR="0041684B">
        <w:t xml:space="preserve"> a roped off section</w:t>
      </w:r>
      <w:r w:rsidR="00FA301C">
        <w:t>.</w:t>
      </w:r>
    </w:p>
    <w:p w14:paraId="55DC6647" w14:textId="784D49F2" w:rsidR="00614B34" w:rsidRPr="00614B34" w:rsidRDefault="00614B34" w:rsidP="006D66B9">
      <w:pPr>
        <w:pStyle w:val="Heading3"/>
      </w:pPr>
      <w:bookmarkStart w:id="260" w:name="_Toc472827195"/>
      <w:r>
        <w:t>Peripersonal space sensitivity</w:t>
      </w:r>
      <w:bookmarkEnd w:id="260"/>
    </w:p>
    <w:p w14:paraId="08609FAC" w14:textId="3052CFA1" w:rsidR="004A38C6" w:rsidRDefault="00614B34" w:rsidP="006D66B9">
      <w:r>
        <w:t>Surprise intrusions into this spac</w:t>
      </w:r>
      <w:r w:rsidR="00DD039F">
        <w:t>e</w:t>
      </w:r>
      <w:r>
        <w:t xml:space="preserve"> can trigger defensive reaction</w:t>
      </w:r>
      <w:r w:rsidR="39CF367E">
        <w:t>s</w:t>
      </w:r>
      <w:r>
        <w:t xml:space="preserve">. </w:t>
      </w:r>
      <w:commentRangeStart w:id="261"/>
      <w:commentRangeStart w:id="262"/>
      <w:r>
        <w:t>Where close approaches are part of the experience (e.g</w:t>
      </w:r>
      <w:r w:rsidR="2606902B">
        <w:t>.</w:t>
      </w:r>
      <w:r w:rsidR="6ED19020">
        <w:t>,</w:t>
      </w:r>
      <w:r>
        <w:t xml:space="preserve"> looming objects, intimate encounters), </w:t>
      </w:r>
      <w:r w:rsidR="00D63A8C">
        <w:t>offer opt</w:t>
      </w:r>
      <w:r w:rsidR="000F2FB9">
        <w:t>-in</w:t>
      </w:r>
      <w:r w:rsidR="00D63A8C">
        <w:t xml:space="preserve"> </w:t>
      </w:r>
      <w:r>
        <w:t>gradual motion, soft sound cues or haptic forewarning.</w:t>
      </w:r>
      <w:r w:rsidR="00CB29D9">
        <w:t xml:space="preserve"> </w:t>
      </w:r>
      <w:r w:rsidR="00776D65">
        <w:t>P</w:t>
      </w:r>
      <w:r w:rsidR="00360E67">
        <w:t>rovide preview clips, clear opt-out points and staff support.</w:t>
      </w:r>
      <w:commentRangeEnd w:id="261"/>
      <w:r>
        <w:rPr>
          <w:rStyle w:val="CommentReference"/>
          <w:sz w:val="24"/>
          <w:szCs w:val="24"/>
        </w:rPr>
        <w:commentReference w:id="261"/>
      </w:r>
      <w:commentRangeEnd w:id="262"/>
      <w:r>
        <w:rPr>
          <w:rStyle w:val="CommentReference"/>
          <w:sz w:val="24"/>
          <w:szCs w:val="24"/>
        </w:rPr>
        <w:commentReference w:id="262"/>
      </w:r>
    </w:p>
    <w:p w14:paraId="6FB0EADA" w14:textId="7318DDCE" w:rsidR="00967F98" w:rsidRDefault="4AE7A8AC" w:rsidP="1898712A">
      <w:pPr>
        <w:pStyle w:val="Heading1"/>
        <w:rPr>
          <w:rFonts w:ascii="Aptos" w:eastAsia="Aptos" w:hAnsi="Aptos" w:cs="Aptos"/>
          <w:b/>
          <w:bCs/>
          <w:sz w:val="24"/>
          <w:szCs w:val="24"/>
        </w:rPr>
      </w:pPr>
      <w:bookmarkStart w:id="263" w:name="_Toc1812381984"/>
      <w:commentRangeStart w:id="264"/>
      <w:commentRangeStart w:id="265"/>
      <w:r>
        <w:t xml:space="preserve">In focus: </w:t>
      </w:r>
      <w:r w:rsidR="17ADF32A">
        <w:t>Interoception</w:t>
      </w:r>
      <w:bookmarkEnd w:id="263"/>
      <w:commentRangeEnd w:id="264"/>
      <w:r w:rsidR="005B6FCF">
        <w:rPr>
          <w:rStyle w:val="CommentReference"/>
          <w:rFonts w:ascii="Aptos" w:eastAsia="Aptos" w:hAnsi="Aptos" w:cs="Aptos"/>
          <w:b/>
          <w:bCs/>
          <w:sz w:val="24"/>
          <w:szCs w:val="24"/>
        </w:rPr>
        <w:commentReference w:id="264"/>
      </w:r>
      <w:commentRangeEnd w:id="265"/>
      <w:r>
        <w:rPr>
          <w:rStyle w:val="CommentReference"/>
          <w:rFonts w:ascii="Aptos" w:eastAsia="Aptos" w:hAnsi="Aptos" w:cs="Aptos"/>
          <w:b/>
          <w:bCs/>
          <w:sz w:val="24"/>
          <w:szCs w:val="24"/>
        </w:rPr>
        <w:commentReference w:id="265"/>
      </w:r>
    </w:p>
    <w:p w14:paraId="4AF9402D" w14:textId="5FEBBB6C" w:rsidR="71CB20EA" w:rsidRDefault="7288E4C2" w:rsidP="71CB20EA">
      <w:pPr>
        <w:spacing w:after="0"/>
      </w:pPr>
      <w:r>
        <w:t>Interoception refers to the sense of the internal states of our bodies</w:t>
      </w:r>
      <w:r w:rsidR="1FE076E1">
        <w:t>:</w:t>
      </w:r>
      <w:r>
        <w:t xml:space="preserve"> everything from feeling one’s own heartbeat, breath, hunger and thirst to visceral sensations such as butterflies in the stomach or fullness after </w:t>
      </w:r>
      <w:r w:rsidR="41E8DF1B">
        <w:t>eating</w:t>
      </w:r>
      <w:r>
        <w:t xml:space="preserve">. </w:t>
      </w:r>
      <w:r w:rsidR="1E76E63D">
        <w:t>Interoception is intrinsically linked to emotion</w:t>
      </w:r>
      <w:r w:rsidR="5B11252F">
        <w:t>:</w:t>
      </w:r>
      <w:r w:rsidR="1E76E63D">
        <w:t xml:space="preserve"> perceiving a rapid heartbeat can amplify feelings of excitement or fear, while steady breathing often promotes calm. </w:t>
      </w:r>
      <w:r w:rsidR="00F37674">
        <w:t>I</w:t>
      </w:r>
      <w:r w:rsidR="299BDEF7">
        <w:t>n fact, according to some theories</w:t>
      </w:r>
      <w:sdt>
        <w:sdtPr>
          <w:rPr>
            <w:rFonts w:ascii="Aptos" w:hAnsi="Aptos"/>
            <w:color w:val="000000"/>
            <w:vertAlign w:val="superscript"/>
          </w:rPr>
          <w:tag w:val="MENDELEY_CITATION_v3_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"/>
          <w:id w:val="555824393"/>
          <w:placeholder>
            <w:docPart w:val="DefaultPlaceholder_-1854013440"/>
          </w:placeholder>
        </w:sdtPr>
        <w:sdtEndPr/>
        <w:sdtContent>
          <w:r w:rsidR="004D3373" w:rsidRPr="004D3373">
            <w:rPr>
              <w:rFonts w:ascii="Aptos" w:eastAsia="Aptos" w:hAnsi="Aptos" w:cs="Aptos"/>
              <w:color w:val="000000"/>
              <w:vertAlign w:val="superscript"/>
            </w:rPr>
            <w:t>126</w:t>
          </w:r>
        </w:sdtContent>
      </w:sdt>
      <w:r w:rsidR="299BDEF7">
        <w:t>, our emotions them</w:t>
      </w:r>
      <w:r w:rsidR="03C5A15B">
        <w:t xml:space="preserve">selves </w:t>
      </w:r>
      <w:r w:rsidR="299BDEF7">
        <w:t xml:space="preserve">arise as a result of interpreting these bodily signals. </w:t>
      </w:r>
      <w:r w:rsidR="1E76E63D">
        <w:t>However, awareness of these internal signals varies significantly between individuals; some readily detect changes in their heartbeat or stress levels, whereas others notice</w:t>
      </w:r>
      <w:r w:rsidR="5DAE4AA7">
        <w:t xml:space="preserve"> very</w:t>
      </w:r>
      <w:r w:rsidR="1E76E63D">
        <w:t xml:space="preserve"> little.</w:t>
      </w:r>
      <w:r w:rsidR="00E37575">
        <w:t xml:space="preserve"> </w:t>
      </w:r>
    </w:p>
    <w:p w14:paraId="2AC3DFEB" w14:textId="249EB6A6" w:rsidR="4E87E5E5" w:rsidRDefault="4E87E5E5" w:rsidP="4E87E5E5">
      <w:pPr>
        <w:spacing w:after="0"/>
      </w:pPr>
    </w:p>
    <w:p w14:paraId="0CD6F0AD" w14:textId="7A8C2873" w:rsidR="70C36CFD" w:rsidRDefault="70C36CFD" w:rsidP="71CB20EA">
      <w:pPr>
        <w:spacing w:after="0"/>
      </w:pPr>
      <w:r>
        <w:t xml:space="preserve">Recent developments in wearable devices </w:t>
      </w:r>
      <w:r w:rsidR="71EBDA54">
        <w:t>give</w:t>
      </w:r>
      <w:r>
        <w:t xml:space="preserve"> people easy access to information about their internal bodily processes, such as heart </w:t>
      </w:r>
      <w:r w:rsidR="6A922953">
        <w:t xml:space="preserve">rate </w:t>
      </w:r>
      <w:r>
        <w:t xml:space="preserve">and breathing </w:t>
      </w:r>
      <w:r w:rsidR="35513E46">
        <w:t>patterns</w:t>
      </w:r>
      <w:r>
        <w:t>, as well as offering a range of interesting creativ</w:t>
      </w:r>
      <w:r w:rsidR="1079070F">
        <w:t>e opportunities.</w:t>
      </w:r>
      <w:r w:rsidR="7BD4AFD2">
        <w:t xml:space="preserve"> </w:t>
      </w:r>
      <w:r w:rsidR="7FB01998">
        <w:t>S</w:t>
      </w:r>
      <w:r w:rsidR="39E28BAE">
        <w:t>ome</w:t>
      </w:r>
      <w:r w:rsidR="7BD4AFD2">
        <w:t xml:space="preserve"> </w:t>
      </w:r>
      <w:r w:rsidR="4B07A0E1">
        <w:t xml:space="preserve">emerging </w:t>
      </w:r>
      <w:r w:rsidR="7BD4AFD2">
        <w:t>technologies</w:t>
      </w:r>
      <w:sdt>
        <w:sdtPr>
          <w:rPr>
            <w:rFonts w:ascii="Aptos" w:hAnsi="Aptos"/>
            <w:color w:val="000000"/>
            <w:vertAlign w:val="superscript"/>
          </w:rPr>
          <w:tag w:val="MENDELEY_CITATION_v3_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"/>
          <w:id w:val="988978926"/>
          <w:placeholder>
            <w:docPart w:val="DefaultPlaceholder_-1854013440"/>
          </w:placeholder>
        </w:sdtPr>
        <w:sdtEndPr/>
        <w:sdtContent>
          <w:r w:rsidR="004D3373" w:rsidRPr="004D3373">
            <w:rPr>
              <w:rFonts w:ascii="Aptos" w:eastAsia="Aptos" w:hAnsi="Aptos" w:cs="Aptos"/>
              <w:color w:val="000000"/>
              <w:vertAlign w:val="superscript"/>
            </w:rPr>
            <w:t>127,128</w:t>
          </w:r>
        </w:sdtContent>
      </w:sdt>
      <w:r w:rsidR="7BD4AFD2">
        <w:t xml:space="preserve"> can even </w:t>
      </w:r>
      <w:r w:rsidR="3D42981F">
        <w:t xml:space="preserve">estimate </w:t>
      </w:r>
      <w:r w:rsidR="39E28BAE">
        <w:t>heart</w:t>
      </w:r>
      <w:r w:rsidR="7B77507E">
        <w:t xml:space="preserve"> </w:t>
      </w:r>
      <w:r w:rsidR="39E28BAE">
        <w:t>rate</w:t>
      </w:r>
      <w:r w:rsidR="00B01F8A">
        <w:t xml:space="preserve"> and </w:t>
      </w:r>
      <w:r w:rsidR="00341D14">
        <w:t>respiration</w:t>
      </w:r>
      <w:r w:rsidR="7BD4AFD2">
        <w:t xml:space="preserve"> from live video footage</w:t>
      </w:r>
      <w:r w:rsidR="00897A03">
        <w:t xml:space="preserve">, </w:t>
      </w:r>
      <w:r w:rsidR="2A7B5DDC">
        <w:t xml:space="preserve">though this typically requires the </w:t>
      </w:r>
      <w:r w:rsidR="0A3BABDA">
        <w:t>person being recorded to remain still</w:t>
      </w:r>
      <w:r w:rsidR="7BD4AFD2">
        <w:t>.</w:t>
      </w:r>
    </w:p>
    <w:p w14:paraId="01D50239" w14:textId="68FE4B10" w:rsidR="3297D58F" w:rsidRDefault="3297D58F" w:rsidP="3297D58F">
      <w:pPr>
        <w:spacing w:after="0"/>
      </w:pPr>
    </w:p>
    <w:p w14:paraId="1A1CE4EF" w14:textId="36D28A6E" w:rsidR="00EE0B5F" w:rsidRDefault="008F55D4" w:rsidP="73805CC3">
      <w:pPr>
        <w:keepNext/>
        <w:spacing w:after="0"/>
        <w:jc w:val="center"/>
      </w:pPr>
      <w:r>
        <w:lastRenderedPageBreak/>
        <w:fldChar w:fldCharType="begin"/>
      </w:r>
      <w:r>
        <w:instrText xml:space="preserve"> INCLUDEPICTURE "https://www.rouast.com/blog/assets/img/vitallens-js.png" \* MERGEFORMATINET </w:instrText>
      </w:r>
      <w:r>
        <w:fldChar w:fldCharType="separate"/>
      </w:r>
      <w:r>
        <w:rPr>
          <w:noProof/>
        </w:rPr>
        <w:drawing>
          <wp:inline distT="0" distB="0" distL="0" distR="0" wp14:anchorId="46F227D7" wp14:editId="7F6EFA1B">
            <wp:extent cx="5163671" cy="3272117"/>
            <wp:effectExtent l="0" t="0" r="5715" b="5080"/>
            <wp:docPr id="307654176" name="Picture 1" descr="Screenshot of a health monitoring dashboard displaying a blurred face under &quot;File&quot; tab with real-time vital signs data. It features red PPG waveform and heart rate of 60 bpm, blue respiratory waveform and respiratory rate of 11 bpm, along with controls for PPG method and tips on slow breath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654176" name="Picture 1" descr="Screenshot of a health monitoring dashboard displaying a blurred face under &quot;File&quot; tab with real-time vital signs data. It features red PPG waveform and heart rate of 60 bpm, blue respiratory waveform and respiratory rate of 11 bpm, along with controls for PPG method and tips on slow breathing."/>
                    <pic:cNvPicPr>
                      <a:picLocks noChangeAspect="1" noChangeArrowheads="1"/>
                    </pic:cNvPicPr>
                  </pic:nvPicPr>
                  <pic:blipFill rotWithShape="1">
                    <a:blip r:embed="rId38">
                      <a:extLst>
                        <a:ext uri="{28A0092B-C50C-407E-A947-70E740481C1C}">
                          <a14:useLocalDpi xmlns:a14="http://schemas.microsoft.com/office/drawing/2010/main" val="0"/>
                        </a:ext>
                      </a:extLst>
                    </a:blip>
                    <a:srcRect l="4850" t="11130" r="5059" b="9215"/>
                    <a:stretch>
                      <a:fillRect/>
                    </a:stretch>
                  </pic:blipFill>
                  <pic:spPr bwMode="auto">
                    <a:xfrm>
                      <a:off x="0" y="0"/>
                      <a:ext cx="5163883" cy="3272251"/>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p w14:paraId="1642D609" w14:textId="456B95FB" w:rsidR="00ED2E80" w:rsidRDefault="00EE0B5F" w:rsidP="00EE0B5F">
      <w:pPr>
        <w:pStyle w:val="Caption"/>
      </w:pPr>
      <w:commentRangeStart w:id="266"/>
      <w:commentRangeStart w:id="267"/>
      <w:r>
        <w:t xml:space="preserve">Browser-based remote photoplethysmography (rPPG) demo estimating heart rate from live facial video </w:t>
      </w:r>
      <w:r w:rsidR="7E6AD763">
        <w:t>via real time</w:t>
      </w:r>
      <w:r>
        <w:t xml:space="preserve"> subtle skin-colour </w:t>
      </w:r>
      <w:r w:rsidR="7E6AD763">
        <w:t>change</w:t>
      </w:r>
      <w:r>
        <w:t>; runs entirely in-browser</w:t>
      </w:r>
      <w:sdt>
        <w:sdtPr>
          <w:rPr>
            <w:rFonts w:ascii="Aptos" w:hAnsi="Aptos"/>
            <w:color w:val="0E2841"/>
            <w:vertAlign w:val="superscript"/>
          </w:rPr>
          <w:tag w:val="MENDELEY_CITATION_v3_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"/>
          <w:id w:val="1218478303"/>
          <w:placeholder>
            <w:docPart w:val="DefaultPlaceholder_-1854013440"/>
          </w:placeholder>
        </w:sdtPr>
        <w:sdtEndPr/>
        <w:sdtContent>
          <w:r w:rsidR="004D3373" w:rsidRPr="004D3373">
            <w:rPr>
              <w:rFonts w:ascii="Aptos" w:eastAsia="Aptos" w:hAnsi="Aptos" w:cs="Aptos"/>
              <w:color w:val="0E2841"/>
              <w:vertAlign w:val="superscript"/>
            </w:rPr>
            <w:t>129</w:t>
          </w:r>
        </w:sdtContent>
      </w:sdt>
      <w:r>
        <w:t>.</w:t>
      </w:r>
      <w:r w:rsidR="006E0288">
        <w:t xml:space="preserve"> </w:t>
      </w:r>
      <w:r w:rsidR="6B9B7A38">
        <w:t>Image</w:t>
      </w:r>
      <w:r w:rsidR="17B46FD7">
        <w:t xml:space="preserve"> shows</w:t>
      </w:r>
      <w:r w:rsidR="00D367C8">
        <w:t xml:space="preserve"> live webcam feed </w:t>
      </w:r>
      <w:r w:rsidR="17B46FD7">
        <w:t>and</w:t>
      </w:r>
      <w:r w:rsidR="00DB4CB3">
        <w:t xml:space="preserve"> estimated </w:t>
      </w:r>
      <w:r w:rsidR="00780AD4">
        <w:t>heart rate</w:t>
      </w:r>
      <w:r w:rsidR="17B46FD7">
        <w:t>.</w:t>
      </w:r>
      <w:r w:rsidR="00A002B3">
        <w:t xml:space="preserve"> </w:t>
      </w:r>
      <w:hyperlink r:id="rId39">
        <w:r w:rsidRPr="0691484D">
          <w:rPr>
            <w:rStyle w:val="Hyperlink"/>
          </w:rPr>
          <w:t>Demo</w:t>
        </w:r>
      </w:hyperlink>
      <w:commentRangeEnd w:id="266"/>
      <w:r>
        <w:rPr>
          <w:rStyle w:val="CommentReference"/>
          <w:sz w:val="20"/>
          <w:szCs w:val="20"/>
        </w:rPr>
        <w:commentReference w:id="266"/>
      </w:r>
      <w:commentRangeEnd w:id="267"/>
      <w:r>
        <w:rPr>
          <w:rStyle w:val="CommentReference"/>
          <w:sz w:val="20"/>
          <w:szCs w:val="20"/>
        </w:rPr>
        <w:commentReference w:id="267"/>
      </w:r>
      <w:r w:rsidR="00BD2CCC">
        <w:t xml:space="preserve">. </w:t>
      </w:r>
      <w:r w:rsidR="0A2C4669">
        <w:t>©</w:t>
      </w:r>
      <w:r w:rsidR="00BD2CCC">
        <w:t xml:space="preserve"> P</w:t>
      </w:r>
      <w:r w:rsidR="5F59D858">
        <w:t>.</w:t>
      </w:r>
      <w:r w:rsidR="00BD2CCC">
        <w:t>V. Rouast / Rouast Labs</w:t>
      </w:r>
      <w:r w:rsidR="2EB444A8">
        <w:t>.</w:t>
      </w:r>
    </w:p>
    <w:p w14:paraId="20A5EFD3" w14:textId="6272C392" w:rsidR="00ED2E80" w:rsidRPr="00ED2E80" w:rsidRDefault="005B6FCF" w:rsidP="0016249B">
      <w:pPr>
        <w:pStyle w:val="Heading2"/>
      </w:pPr>
      <w:bookmarkStart w:id="269" w:name="_Toc1167544260"/>
      <w:commentRangeStart w:id="270"/>
      <w:commentRangeStart w:id="271"/>
      <w:commentRangeStart w:id="272"/>
      <w:commentRangeStart w:id="273"/>
      <w:commentRangeEnd w:id="270"/>
      <w:r>
        <w:rPr>
          <w:rStyle w:val="CommentReference"/>
          <w:sz w:val="32"/>
          <w:szCs w:val="32"/>
        </w:rPr>
        <w:commentReference w:id="270"/>
      </w:r>
      <w:commentRangeEnd w:id="271"/>
      <w:r>
        <w:rPr>
          <w:rStyle w:val="CommentReference"/>
          <w:sz w:val="32"/>
          <w:szCs w:val="32"/>
        </w:rPr>
        <w:commentReference w:id="271"/>
      </w:r>
      <w:commentRangeEnd w:id="272"/>
      <w:r>
        <w:rPr>
          <w:rStyle w:val="CommentReference"/>
          <w:sz w:val="32"/>
          <w:szCs w:val="32"/>
        </w:rPr>
        <w:commentReference w:id="272"/>
      </w:r>
      <w:commentRangeEnd w:id="273"/>
      <w:r>
        <w:rPr>
          <w:rStyle w:val="CommentReference"/>
          <w:sz w:val="32"/>
          <w:szCs w:val="32"/>
        </w:rPr>
        <w:commentReference w:id="273"/>
      </w:r>
      <w:r w:rsidR="08217BE6">
        <w:t>Pract</w:t>
      </w:r>
      <w:r w:rsidR="71677960">
        <w:t>ical insights</w:t>
      </w:r>
      <w:bookmarkEnd w:id="269"/>
    </w:p>
    <w:p w14:paraId="2FCEF6CB" w14:textId="0BD01968" w:rsidR="4521A11D" w:rsidRDefault="4521A11D" w:rsidP="71CB20EA">
      <w:pPr>
        <w:pStyle w:val="Heading3"/>
      </w:pPr>
      <w:bookmarkStart w:id="274" w:name="_Toc1381352645"/>
      <w:r>
        <w:t xml:space="preserve">Boosting </w:t>
      </w:r>
      <w:r w:rsidR="4A84EBAB">
        <w:t xml:space="preserve">true </w:t>
      </w:r>
      <w:r>
        <w:t>bodily signals</w:t>
      </w:r>
      <w:bookmarkEnd w:id="274"/>
    </w:p>
    <w:p w14:paraId="73506C48" w14:textId="0CE1E523" w:rsidR="4521A11D" w:rsidRDefault="4521A11D" w:rsidP="71CB20EA">
      <w:r>
        <w:t xml:space="preserve">Experiences that bring </w:t>
      </w:r>
      <w:r w:rsidR="7B196004">
        <w:t xml:space="preserve">our real </w:t>
      </w:r>
      <w:r>
        <w:t xml:space="preserve">bodily sensations more effectively to our awareness may be able to support physical and emotional regulation. For example, heartrate and breathing </w:t>
      </w:r>
      <w:r w:rsidR="39EAAA7C">
        <w:t xml:space="preserve">monitors </w:t>
      </w:r>
      <w:r>
        <w:t xml:space="preserve">are often used </w:t>
      </w:r>
      <w:r w:rsidR="47501A5C">
        <w:t xml:space="preserve">to provide feedback to participants </w:t>
      </w:r>
      <w:r>
        <w:t xml:space="preserve">in relaxation-focused </w:t>
      </w:r>
      <w:r w:rsidR="580CD7E7">
        <w:t>experiences.</w:t>
      </w:r>
    </w:p>
    <w:p w14:paraId="5C63EF68" w14:textId="0FE67FA8" w:rsidR="0043240F" w:rsidRDefault="730DDF3D" w:rsidP="71CB20EA">
      <w:pPr>
        <w:pStyle w:val="Heading3"/>
      </w:pPr>
      <w:bookmarkStart w:id="275" w:name="_Toc1529958236"/>
      <w:r>
        <w:t>Creating i</w:t>
      </w:r>
      <w:r w:rsidR="66DF270D">
        <w:t>llusory bodily signals</w:t>
      </w:r>
      <w:bookmarkEnd w:id="275"/>
    </w:p>
    <w:p w14:paraId="0D19D2B8" w14:textId="69A83594" w:rsidR="00967F98" w:rsidRDefault="66DF270D" w:rsidP="693A94D7">
      <w:pPr>
        <w:spacing w:line="259" w:lineRule="auto"/>
        <w:rPr>
          <w:rFonts w:ascii="Aptos" w:hAnsi="Aptos"/>
          <w:color w:val="000000" w:themeColor="text1"/>
          <w:vertAlign w:val="superscript"/>
        </w:rPr>
      </w:pPr>
      <w:r>
        <w:t>It is also possible to create interoceptive illusions, for example by providing</w:t>
      </w:r>
      <w:r w:rsidR="1A38B0BB">
        <w:t xml:space="preserve"> </w:t>
      </w:r>
      <w:r w:rsidR="1A62D409">
        <w:t xml:space="preserve">a </w:t>
      </w:r>
      <w:r w:rsidR="1A38B0BB">
        <w:t xml:space="preserve">haptic </w:t>
      </w:r>
      <w:r w:rsidR="53264F3A">
        <w:t>or</w:t>
      </w:r>
      <w:r w:rsidR="1A38B0BB">
        <w:t xml:space="preserve"> audio </w:t>
      </w:r>
      <w:r w:rsidR="60B2F821">
        <w:t>heartbeat</w:t>
      </w:r>
      <w:r w:rsidR="1A38B0BB">
        <w:t xml:space="preserve"> (</w:t>
      </w:r>
      <w:r w:rsidR="160AF97B">
        <w:t>e.g.</w:t>
      </w:r>
      <w:r w:rsidR="1A38B0BB">
        <w:t xml:space="preserve">, a </w:t>
      </w:r>
      <w:r w:rsidR="492B0731">
        <w:t xml:space="preserve">heartbeat </w:t>
      </w:r>
      <w:r w:rsidR="1A38B0BB">
        <w:t xml:space="preserve">sound or </w:t>
      </w:r>
      <w:r w:rsidR="449C394F">
        <w:t xml:space="preserve">pulse-like </w:t>
      </w:r>
      <w:r w:rsidR="1A38B0BB">
        <w:t>vibrati</w:t>
      </w:r>
      <w:r w:rsidR="70120652">
        <w:t>on</w:t>
      </w:r>
      <w:r w:rsidR="1A38B0BB">
        <w:t>)</w:t>
      </w:r>
      <w:r w:rsidR="20B2D237">
        <w:t>.</w:t>
      </w:r>
      <w:r w:rsidR="1A38B0BB">
        <w:t xml:space="preserve"> If the illusion is convincing</w:t>
      </w:r>
      <w:r w:rsidR="5264571B">
        <w:t>,</w:t>
      </w:r>
      <w:r w:rsidR="1A38B0BB">
        <w:t xml:space="preserve"> timed closely enough to the real pulse</w:t>
      </w:r>
      <w:r w:rsidR="6541BA35">
        <w:t xml:space="preserve">, </w:t>
      </w:r>
      <w:r w:rsidR="1A38B0BB">
        <w:t xml:space="preserve">people </w:t>
      </w:r>
      <w:r w:rsidR="7A5829C8">
        <w:t>can</w:t>
      </w:r>
      <w:r w:rsidR="1A38B0BB">
        <w:t xml:space="preserve"> think </w:t>
      </w:r>
      <w:r w:rsidR="4B392B75">
        <w:t xml:space="preserve">that </w:t>
      </w:r>
      <w:r w:rsidR="1A38B0BB">
        <w:t xml:space="preserve">the artificial rhythm is their own, </w:t>
      </w:r>
      <w:r w:rsidR="64304F2A">
        <w:t>and this can</w:t>
      </w:r>
      <w:r w:rsidR="1A38B0BB">
        <w:t xml:space="preserve"> in turn modulate their emotional state</w:t>
      </w:r>
      <w:r w:rsidR="4837BD85">
        <w:t xml:space="preserve"> </w:t>
      </w:r>
      <w:r w:rsidR="4504CD29">
        <w:t>(</w:t>
      </w:r>
      <w:r w:rsidR="6417529F">
        <w:t xml:space="preserve">e.g., </w:t>
      </w:r>
      <w:r w:rsidR="4504CD29">
        <w:t>increasing fear by portraying a rising heartrate, or promoting</w:t>
      </w:r>
      <w:r w:rsidR="1A38B0BB">
        <w:t xml:space="preserve"> calm</w:t>
      </w:r>
      <w:r w:rsidR="451A73C1">
        <w:t xml:space="preserve"> </w:t>
      </w:r>
      <w:r w:rsidR="1A38B0BB">
        <w:t>through simulated slow, steady beats</w:t>
      </w:r>
      <w:sdt>
        <w:sdtPr>
          <w:rPr>
            <w:rFonts w:ascii="Aptos" w:hAnsi="Aptos"/>
            <w:color w:val="000000"/>
            <w:vertAlign w:val="superscript"/>
          </w:rPr>
          <w:tag w:val="MENDELEY_CITATION_v3_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"/>
          <w:id w:val="-128240845"/>
          <w:placeholder>
            <w:docPart w:val="DefaultPlaceholder_-1854013440"/>
          </w:placeholder>
        </w:sdtPr>
        <w:sdtEndPr/>
        <w:sdtContent>
          <w:r w:rsidR="004D3373" w:rsidRPr="004D3373">
            <w:rPr>
              <w:rFonts w:ascii="Aptos" w:eastAsia="Aptos" w:hAnsi="Aptos" w:cs="Aptos"/>
              <w:color w:val="000000"/>
              <w:vertAlign w:val="superscript"/>
            </w:rPr>
            <w:t>130</w:t>
          </w:r>
        </w:sdtContent>
      </w:sdt>
      <w:r w:rsidR="006876D4" w:rsidRPr="0691484D">
        <w:rPr>
          <w:rFonts w:ascii="Aptos" w:hAnsi="Aptos"/>
          <w:color w:val="000000" w:themeColor="text1"/>
        </w:rPr>
        <w:t>).</w:t>
      </w:r>
    </w:p>
    <w:p w14:paraId="38D50AB7" w14:textId="204748AB" w:rsidR="00967F98" w:rsidRPr="00E501C7" w:rsidRDefault="2F8E7AEE" w:rsidP="71CB20EA">
      <w:pPr>
        <w:pStyle w:val="Heading2"/>
      </w:pPr>
      <w:bookmarkStart w:id="276" w:name="_Toc761373527"/>
      <w:r>
        <w:t xml:space="preserve">Inclusion </w:t>
      </w:r>
      <w:r w:rsidR="0B504980">
        <w:t>c</w:t>
      </w:r>
      <w:r>
        <w:t>onsiderations</w:t>
      </w:r>
      <w:bookmarkEnd w:id="276"/>
    </w:p>
    <w:p w14:paraId="5CAE9C66" w14:textId="0E204A8B" w:rsidR="1898712A" w:rsidRDefault="59329816" w:rsidP="71CB20EA">
      <w:pPr>
        <w:pStyle w:val="Heading3"/>
      </w:pPr>
      <w:bookmarkStart w:id="277" w:name="_Toc1258088852"/>
      <w:r>
        <w:t>Individual differences</w:t>
      </w:r>
      <w:bookmarkEnd w:id="277"/>
    </w:p>
    <w:p w14:paraId="67666718" w14:textId="6DA4EC67" w:rsidR="1898712A" w:rsidRDefault="59329816" w:rsidP="71CB20EA">
      <w:pPr>
        <w:spacing w:after="0"/>
        <w:rPr>
          <w:rFonts w:ascii="Aptos" w:eastAsia="Aptos" w:hAnsi="Aptos" w:cs="Aptos"/>
        </w:rPr>
      </w:pPr>
      <w:r w:rsidRPr="71CB20EA">
        <w:rPr>
          <w:rFonts w:ascii="Aptos" w:eastAsia="Aptos" w:hAnsi="Aptos" w:cs="Aptos"/>
        </w:rPr>
        <w:t>A</w:t>
      </w:r>
      <w:r w:rsidR="2F8E7AEE" w:rsidRPr="71CB20EA">
        <w:rPr>
          <w:rFonts w:ascii="Aptos" w:eastAsia="Aptos" w:hAnsi="Aptos" w:cs="Aptos"/>
        </w:rPr>
        <w:t xml:space="preserve">mplifying interoceptive signals can increase anxiety or be uncomfortable for some. </w:t>
      </w:r>
      <w:r w:rsidR="1C9F58CC" w:rsidRPr="71CB20EA">
        <w:rPr>
          <w:rFonts w:ascii="Aptos" w:eastAsia="Aptos" w:hAnsi="Aptos" w:cs="Aptos"/>
        </w:rPr>
        <w:t xml:space="preserve">In addition, many people do not experience strong interoceptive sensations, so experiences that are overly dependent on subtle interoceptive cues may not </w:t>
      </w:r>
      <w:r w:rsidR="00186D32">
        <w:rPr>
          <w:rFonts w:ascii="Aptos" w:eastAsia="Aptos" w:hAnsi="Aptos" w:cs="Aptos"/>
        </w:rPr>
        <w:t>work well</w:t>
      </w:r>
      <w:r w:rsidR="1C9F58CC" w:rsidRPr="71CB20EA">
        <w:rPr>
          <w:rFonts w:ascii="Aptos" w:eastAsia="Aptos" w:hAnsi="Aptos" w:cs="Aptos"/>
        </w:rPr>
        <w:t xml:space="preserve"> </w:t>
      </w:r>
      <w:r w:rsidR="00186D32">
        <w:rPr>
          <w:rFonts w:ascii="Aptos" w:eastAsia="Aptos" w:hAnsi="Aptos" w:cs="Aptos"/>
        </w:rPr>
        <w:t>for</w:t>
      </w:r>
      <w:r w:rsidR="1C9F58CC" w:rsidRPr="71CB20EA">
        <w:rPr>
          <w:rFonts w:ascii="Aptos" w:eastAsia="Aptos" w:hAnsi="Aptos" w:cs="Aptos"/>
        </w:rPr>
        <w:t xml:space="preserve"> these audience</w:t>
      </w:r>
      <w:r w:rsidR="018FCBE6" w:rsidRPr="71CB20EA">
        <w:rPr>
          <w:rFonts w:ascii="Aptos" w:eastAsia="Aptos" w:hAnsi="Aptos" w:cs="Aptos"/>
        </w:rPr>
        <w:t xml:space="preserve"> member</w:t>
      </w:r>
      <w:r w:rsidR="1C9F58CC" w:rsidRPr="71CB20EA">
        <w:rPr>
          <w:rFonts w:ascii="Aptos" w:eastAsia="Aptos" w:hAnsi="Aptos" w:cs="Aptos"/>
        </w:rPr>
        <w:t>s.</w:t>
      </w:r>
    </w:p>
    <w:p w14:paraId="2DE353C7" w14:textId="03917C2E" w:rsidR="1898712A" w:rsidRDefault="1C9F58CC" w:rsidP="71CB20EA">
      <w:pPr>
        <w:pStyle w:val="Heading3"/>
      </w:pPr>
      <w:bookmarkStart w:id="278" w:name="_Toc416376307"/>
      <w:r>
        <w:lastRenderedPageBreak/>
        <w:t>Data protection</w:t>
      </w:r>
      <w:bookmarkEnd w:id="278"/>
    </w:p>
    <w:p w14:paraId="633BBBE2" w14:textId="40AB31CF" w:rsidR="00104A42" w:rsidRDefault="1C9F58CC">
      <w:r>
        <w:t>Biometric data can be highly sensitive</w:t>
      </w:r>
      <w:r w:rsidR="45307239">
        <w:t xml:space="preserve">. For example, heartrate monitoring may reveal abnormalities that a participant may not yet be aware of and that </w:t>
      </w:r>
      <w:r w:rsidR="28E39BA6">
        <w:t>onsite staff may not be trained to handle</w:t>
      </w:r>
      <w:r w:rsidR="45307239">
        <w:t>.</w:t>
      </w:r>
      <w:r w:rsidR="2F8E7AEE">
        <w:t xml:space="preserve"> </w:t>
      </w:r>
      <w:r w:rsidR="755469C2">
        <w:t>U</w:t>
      </w:r>
      <w:r w:rsidR="2F8E7AEE">
        <w:t>ser consent</w:t>
      </w:r>
      <w:r w:rsidR="4C98ABC3">
        <w:t xml:space="preserve"> and</w:t>
      </w:r>
      <w:r w:rsidR="2F8E7AEE">
        <w:t xml:space="preserve"> data privacy</w:t>
      </w:r>
      <w:r w:rsidR="7ABBA540">
        <w:t xml:space="preserve"> considerations are critical</w:t>
      </w:r>
      <w:r w:rsidR="2F8E7AEE">
        <w:t xml:space="preserve">. </w:t>
      </w:r>
    </w:p>
    <w:p w14:paraId="21C72C93" w14:textId="77777777" w:rsidR="00292272" w:rsidRDefault="00292272" w:rsidP="006D66B9"/>
    <w:p w14:paraId="490CF1EC" w14:textId="7A41609B" w:rsidR="00292272" w:rsidRPr="00292272" w:rsidRDefault="00292272" w:rsidP="00292272">
      <w:pPr>
        <w:pStyle w:val="Heading1"/>
      </w:pPr>
      <w:bookmarkStart w:id="279" w:name="_Toc871477746"/>
      <w:bookmarkStart w:id="280" w:name="_Ref224719945"/>
      <w:r>
        <w:t>I</w:t>
      </w:r>
      <w:commentRangeStart w:id="281"/>
      <w:r>
        <w:t>n f</w:t>
      </w:r>
      <w:commentRangeEnd w:id="281"/>
      <w:r w:rsidR="005B6FCF">
        <w:rPr>
          <w:rStyle w:val="CommentReference"/>
          <w:sz w:val="40"/>
          <w:szCs w:val="40"/>
        </w:rPr>
        <w:commentReference w:id="281"/>
      </w:r>
      <w:r>
        <w:t xml:space="preserve">ocus: </w:t>
      </w:r>
      <w:r w:rsidR="00C965B2">
        <w:t>Proprioception and body map</w:t>
      </w:r>
      <w:bookmarkEnd w:id="279"/>
      <w:bookmarkEnd w:id="280"/>
    </w:p>
    <w:p w14:paraId="7F057443" w14:textId="09B9FB76" w:rsidR="3C532172" w:rsidRDefault="3C532172">
      <w:r>
        <w:t xml:space="preserve">Our proprioceptive system constantly tells us where each limb is and how the body is arranged; the body schema is the brain’s running model of that information. </w:t>
      </w:r>
      <w:r w:rsidR="24D82009">
        <w:t xml:space="preserve">In </w:t>
      </w:r>
      <w:r w:rsidR="1C43C028">
        <w:t>V</w:t>
      </w:r>
      <w:r w:rsidR="44ECA4A4">
        <w:t>R</w:t>
      </w:r>
      <w:r w:rsidR="24D82009">
        <w:t xml:space="preserve">, </w:t>
      </w:r>
      <w:r w:rsidR="1C43C028">
        <w:t>A</w:t>
      </w:r>
      <w:r w:rsidR="5103D2D5">
        <w:t>R</w:t>
      </w:r>
      <w:r w:rsidR="00CC1A3A">
        <w:t xml:space="preserve"> </w:t>
      </w:r>
      <w:r>
        <w:t xml:space="preserve">and </w:t>
      </w:r>
      <w:r w:rsidR="6AEBE2D1">
        <w:t>M</w:t>
      </w:r>
      <w:r w:rsidR="3E41F442">
        <w:t>R</w:t>
      </w:r>
      <w:r>
        <w:t>, this map is surprisingly pliable</w:t>
      </w:r>
      <w:r w:rsidR="2178BCD9">
        <w:t xml:space="preserve"> – </w:t>
      </w:r>
      <w:r>
        <w:t>sight, touch and movement cues can nudge it to accept new limb sizes, extra joints or even a completely different body.  </w:t>
      </w:r>
    </w:p>
    <w:p w14:paraId="10A9B43E" w14:textId="7BC370D4" w:rsidR="00292272" w:rsidRPr="00292272" w:rsidRDefault="00292272" w:rsidP="006D66B9">
      <w:pPr>
        <w:pStyle w:val="Heading4"/>
        <w:ind w:left="720"/>
        <w:rPr>
          <w:rFonts w:ascii="Arial" w:hAnsi="Arial" w:cs="Arial"/>
        </w:rPr>
      </w:pPr>
      <w:bookmarkStart w:id="282" w:name="_Toc679005349"/>
      <w:r>
        <w:t>Case Study:</w:t>
      </w:r>
      <w:r w:rsidR="00A37CE5">
        <w:t xml:space="preserve"> </w:t>
      </w:r>
      <w:r w:rsidR="00A37CE5" w:rsidRPr="18104931">
        <w:rPr>
          <w:rFonts w:ascii="Arial" w:hAnsi="Arial" w:cs="Arial"/>
        </w:rPr>
        <w:t>Body of Mine</w:t>
      </w:r>
      <w:bookmarkEnd w:id="282"/>
    </w:p>
    <w:p w14:paraId="79F62BE6" w14:textId="6DF5CCE1" w:rsidR="0053197D" w:rsidRPr="0053197D" w:rsidRDefault="00445F0A" w:rsidP="6A31513F">
      <w:r>
        <w:t xml:space="preserve">In </w:t>
      </w:r>
      <w:r w:rsidR="14BEAAF6">
        <w:t xml:space="preserve">the </w:t>
      </w:r>
      <w:r>
        <w:t>a</w:t>
      </w:r>
      <w:r w:rsidR="0053197D">
        <w:t>ward-winning full-body-tracked VR experience</w:t>
      </w:r>
      <w:r w:rsidR="5CF5EC09">
        <w:t xml:space="preserve">, </w:t>
      </w:r>
      <w:r w:rsidR="5CF5EC09" w:rsidRPr="0691484D">
        <w:rPr>
          <w:b/>
          <w:bCs/>
          <w:i/>
          <w:iCs/>
        </w:rPr>
        <w:t>Body of Mine</w:t>
      </w:r>
      <w:r w:rsidR="0053197D">
        <w:t xml:space="preserve"> by </w:t>
      </w:r>
      <w:r w:rsidR="0053197D" w:rsidRPr="0691484D">
        <w:rPr>
          <w:i/>
          <w:iCs/>
        </w:rPr>
        <w:t>Cameron Kostopoulos</w:t>
      </w:r>
      <w:sdt>
        <w:sdtPr>
          <w:rPr>
            <w:rFonts w:ascii="Aptos" w:hAnsi="Aptos"/>
            <w:i/>
            <w:color w:val="000000"/>
            <w:vertAlign w:val="superscript"/>
          </w:rPr>
          <w:tag w:val="MENDELEY_CITATION_v3_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"/>
          <w:id w:val="1112636791"/>
          <w:placeholder>
            <w:docPart w:val="DefaultPlaceholder_-1854013440"/>
          </w:placeholder>
        </w:sdtPr>
        <w:sdtEndPr/>
        <w:sdtContent>
          <w:r w:rsidR="004D3373" w:rsidRPr="004D3373">
            <w:rPr>
              <w:rFonts w:ascii="Aptos" w:eastAsia="Aptos" w:hAnsi="Aptos" w:cs="Aptos"/>
              <w:i/>
              <w:iCs/>
              <w:color w:val="000000"/>
              <w:vertAlign w:val="superscript"/>
            </w:rPr>
            <w:t>131</w:t>
          </w:r>
        </w:sdtContent>
      </w:sdt>
      <w:r w:rsidR="0053197D">
        <w:t xml:space="preserve"> (</w:t>
      </w:r>
      <w:r w:rsidR="0053197D" w:rsidRPr="0691484D">
        <w:rPr>
          <w:i/>
          <w:iCs/>
        </w:rPr>
        <w:t>SXSW 2023, Venice Immersive</w:t>
      </w:r>
      <w:r w:rsidR="0053197D">
        <w:t xml:space="preserve"> </w:t>
      </w:r>
      <w:r w:rsidR="0053197D" w:rsidRPr="0691484D">
        <w:rPr>
          <w:i/>
          <w:iCs/>
        </w:rPr>
        <w:t>2023</w:t>
      </w:r>
      <w:r w:rsidR="0053197D">
        <w:t>)</w:t>
      </w:r>
      <w:r>
        <w:t>, u</w:t>
      </w:r>
      <w:r w:rsidR="0053197D">
        <w:t>sers step into an avatar of a different gender</w:t>
      </w:r>
      <w:r>
        <w:t>. L</w:t>
      </w:r>
      <w:r w:rsidR="0053197D">
        <w:t xml:space="preserve">ive head, hand and eye tracking ensure movements line up, while first-person audio from trans interviewees </w:t>
      </w:r>
      <w:r w:rsidR="0DDAFDE4">
        <w:t xml:space="preserve">is delivered </w:t>
      </w:r>
      <w:r w:rsidR="0053197D">
        <w:t xml:space="preserve">through spatialised sound, tightening ownership of the borrowed body.  </w:t>
      </w:r>
    </w:p>
    <w:p w14:paraId="193BFA35" w14:textId="7841978B" w:rsidR="0053197D" w:rsidRPr="0053197D" w:rsidRDefault="00B67292" w:rsidP="006D66B9">
      <w:pPr>
        <w:pStyle w:val="Heading2"/>
        <w:rPr>
          <w:rFonts w:eastAsiaTheme="minorEastAsia" w:cstheme="minorBidi"/>
          <w:color w:val="auto"/>
          <w:sz w:val="24"/>
          <w:szCs w:val="24"/>
        </w:rPr>
      </w:pPr>
      <w:bookmarkStart w:id="283" w:name="_Toc886284555"/>
      <w:r>
        <w:t>Practical Insights</w:t>
      </w:r>
      <w:bookmarkEnd w:id="283"/>
    </w:p>
    <w:p w14:paraId="570161AB" w14:textId="77910F94" w:rsidR="00F43DC5" w:rsidRPr="00F43DC5" w:rsidRDefault="00F43DC5" w:rsidP="006D66B9">
      <w:pPr>
        <w:pStyle w:val="Heading3"/>
      </w:pPr>
      <w:bookmarkStart w:id="284" w:name="_Toc1907607100"/>
      <w:r>
        <w:t xml:space="preserve">Masking bulky haptics </w:t>
      </w:r>
      <w:r w:rsidR="00FA3647">
        <w:t>gear</w:t>
      </w:r>
      <w:bookmarkEnd w:id="284"/>
    </w:p>
    <w:p w14:paraId="4A97C173" w14:textId="2D6446B4" w:rsidR="00CD4625" w:rsidRDefault="00CD4625" w:rsidP="00CD4625">
      <w:r>
        <w:t>Synchronous visual–tactile cues, such as those used in rubber-hand</w:t>
      </w:r>
      <w:r w:rsidR="00A6722E">
        <w:t xml:space="preserve"> </w:t>
      </w:r>
      <w:r w:rsidR="4435645E">
        <w:t>illusions</w:t>
      </w:r>
      <w:r w:rsidR="4ED44CB9">
        <w:t xml:space="preserve"> </w:t>
      </w:r>
      <w:r w:rsidR="00A6722E">
        <w:t>(</w:t>
      </w:r>
      <w:r w:rsidR="69C3A003">
        <w:t>see</w:t>
      </w:r>
      <w:r w:rsidR="00BC4A31">
        <w:t xml:space="preserve"> the</w:t>
      </w:r>
      <w:r w:rsidR="00A6722E">
        <w:t xml:space="preserve"> </w:t>
      </w:r>
      <w:r>
        <w:fldChar w:fldCharType="begin"/>
      </w:r>
      <w:r>
        <w:instrText xml:space="preserve"> REF _Ref209526585 \h  \* MERGEFORMAT </w:instrText>
      </w:r>
      <w:r>
        <w:fldChar w:fldCharType="separate"/>
      </w:r>
      <w:r w:rsidR="00A6722E">
        <w:t>Crossmodal illusions</w:t>
      </w:r>
      <w:r>
        <w:fldChar w:fldCharType="end"/>
      </w:r>
      <w:r w:rsidR="00A6722E">
        <w:t xml:space="preserve"> section</w:t>
      </w:r>
      <w:r w:rsidR="5131B343">
        <w:t xml:space="preserve"> for details</w:t>
      </w:r>
      <w:r w:rsidR="00A6722E">
        <w:t>)</w:t>
      </w:r>
      <w:r>
        <w:t>, can shift perceived limb position by several centimetres in under 60 seconds</w:t>
      </w:r>
      <w:sdt>
        <w:sdtPr>
          <w:rPr>
            <w:rFonts w:ascii="Aptos" w:hAnsi="Aptos"/>
            <w:color w:val="000000"/>
            <w:vertAlign w:val="superscript"/>
          </w:rPr>
          <w:tag w:val="MENDELEY_CITATION_v3_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"/>
          <w:id w:val="1142234487"/>
          <w:placeholder>
            <w:docPart w:val="DefaultPlaceholder_-1854013440"/>
          </w:placeholder>
        </w:sdtPr>
        <w:sdtEndPr/>
        <w:sdtContent>
          <w:r w:rsidR="004D3373" w:rsidRPr="004D3373">
            <w:rPr>
              <w:rFonts w:ascii="Aptos" w:eastAsia="Aptos" w:hAnsi="Aptos" w:cs="Aptos"/>
              <w:color w:val="000000"/>
              <w:vertAlign w:val="superscript"/>
            </w:rPr>
            <w:t>33</w:t>
          </w:r>
        </w:sdtContent>
      </w:sdt>
      <w:r>
        <w:t>. At the whole-body level, the effect is even greater: just 60 seconds of synchronous</w:t>
      </w:r>
      <w:r w:rsidR="007F08D5">
        <w:t xml:space="preserve">ly stroking someone’s back </w:t>
      </w:r>
      <w:commentRangeStart w:id="285"/>
      <w:commentRangeStart w:id="286"/>
      <w:r w:rsidR="007F08D5">
        <w:t>whilst also being seen</w:t>
      </w:r>
      <w:r w:rsidR="00C31534">
        <w:t xml:space="preserve"> (by the person)</w:t>
      </w:r>
      <w:r w:rsidR="007F08D5">
        <w:t xml:space="preserve"> to stroke an avatar’s back</w:t>
      </w:r>
      <w:commentRangeEnd w:id="285"/>
      <w:r>
        <w:rPr>
          <w:rStyle w:val="CommentReference"/>
          <w:sz w:val="24"/>
          <w:szCs w:val="24"/>
        </w:rPr>
        <w:commentReference w:id="285"/>
      </w:r>
      <w:commentRangeEnd w:id="286"/>
      <w:r>
        <w:rPr>
          <w:rStyle w:val="CommentReference"/>
          <w:sz w:val="24"/>
          <w:szCs w:val="24"/>
        </w:rPr>
        <w:commentReference w:id="286"/>
      </w:r>
      <w:r>
        <w:t xml:space="preserve"> can displace perceived self-location by up to 24 cm toward </w:t>
      </w:r>
      <w:r w:rsidR="007F08D5">
        <w:t>the</w:t>
      </w:r>
      <w:r>
        <w:t xml:space="preserve"> avatar</w:t>
      </w:r>
      <w:sdt>
        <w:sdtPr>
          <w:rPr>
            <w:rFonts w:ascii="Aptos" w:hAnsi="Aptos"/>
            <w:color w:val="000000"/>
            <w:vertAlign w:val="superscript"/>
          </w:rPr>
          <w:tag w:val="MENDELEY_CITATION_v3_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"/>
          <w:id w:val="-625534719"/>
          <w:placeholder>
            <w:docPart w:val="DefaultPlaceholder_-1854013440"/>
          </w:placeholder>
        </w:sdtPr>
        <w:sdtEndPr/>
        <w:sdtContent>
          <w:r w:rsidR="004D3373" w:rsidRPr="004D3373">
            <w:rPr>
              <w:rFonts w:ascii="Aptos" w:eastAsia="Aptos" w:hAnsi="Aptos" w:cs="Aptos"/>
              <w:color w:val="000000"/>
              <w:vertAlign w:val="superscript"/>
            </w:rPr>
            <w:t>132</w:t>
          </w:r>
        </w:sdtContent>
      </w:sdt>
      <w:r>
        <w:t xml:space="preserve">. Deliberate visual–motor mismatches, such as </w:t>
      </w:r>
      <w:r w:rsidR="007F08D5">
        <w:t>making a hand</w:t>
      </w:r>
      <w:r w:rsidR="00187C26">
        <w:t xml:space="preserve"> appear to</w:t>
      </w:r>
      <w:r w:rsidR="007F08D5">
        <w:t xml:space="preserve"> </w:t>
      </w:r>
      <w:r w:rsidR="00187C26">
        <w:t xml:space="preserve">rotate 30 degrees more than </w:t>
      </w:r>
      <w:r w:rsidR="007F08D5">
        <w:t>in real life</w:t>
      </w:r>
      <w:r>
        <w:t>, are typically adapted to within minutes</w:t>
      </w:r>
      <w:sdt>
        <w:sdtPr>
          <w:rPr>
            <w:rFonts w:ascii="Aptos" w:hAnsi="Aptos"/>
            <w:color w:val="000000"/>
            <w:vertAlign w:val="superscript"/>
          </w:rPr>
          <w:tag w:val="MENDELEY_CITATION_v3_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"/>
          <w:id w:val="1511634884"/>
          <w:placeholder>
            <w:docPart w:val="DefaultPlaceholder_-1854013440"/>
          </w:placeholder>
        </w:sdtPr>
        <w:sdtEndPr/>
        <w:sdtContent>
          <w:r w:rsidR="004D3373" w:rsidRPr="004D3373">
            <w:rPr>
              <w:rFonts w:ascii="Aptos" w:eastAsia="Aptos" w:hAnsi="Aptos" w:cs="Aptos"/>
              <w:color w:val="000000"/>
              <w:vertAlign w:val="superscript"/>
            </w:rPr>
            <w:t>133</w:t>
          </w:r>
        </w:sdtContent>
      </w:sdt>
      <w:r>
        <w:t xml:space="preserve">, reflecting the sensorimotor system’s rapid recalibration capabilities. </w:t>
      </w:r>
      <w:r w:rsidR="007D087B">
        <w:t>This demonstrates how quickly the sensorimotor system can recalibrate. This plasticity could potentially help hide the physical constraints imposed by bulky haptic devices, given sufficient time is given for adaptation.</w:t>
      </w:r>
    </w:p>
    <w:p w14:paraId="720116F2" w14:textId="2B22508A" w:rsidR="009368D1" w:rsidRDefault="009368D1" w:rsidP="006D66B9">
      <w:pPr>
        <w:pStyle w:val="Heading3"/>
      </w:pPr>
      <w:bookmarkStart w:id="287" w:name="_Toc755198804"/>
      <w:r>
        <w:t>Influencing strength</w:t>
      </w:r>
      <w:bookmarkEnd w:id="287"/>
    </w:p>
    <w:p w14:paraId="3AE531F1" w14:textId="17C22357" w:rsidR="00CD4625" w:rsidRDefault="00040901" w:rsidP="00CD4625">
      <w:commentRangeStart w:id="288"/>
      <w:r>
        <w:t xml:space="preserve">Being given a different body or having your physical size manipulated in immersive experiences can change how people judge effort and what seems physically possible. In such situations, your body acts like a perceptual ruler, with objects in the virtual environment, distances and actions undertaken being perceived quite differently, sometimes differently from how they feel in reality. A consequence is that some </w:t>
      </w:r>
      <w:r>
        <w:lastRenderedPageBreak/>
        <w:t>interactions might feel easier or harder, and the realism of how objects behave can seem different depending on the perceived body size or identity</w:t>
      </w:r>
      <w:sdt>
        <w:sdtPr>
          <w:rPr>
            <w:rFonts w:ascii="Aptos" w:hAnsi="Aptos"/>
            <w:color w:val="000000"/>
            <w:vertAlign w:val="superscript"/>
          </w:rPr>
          <w:tag w:val="MENDELEY_CITATION_v3_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"/>
          <w:id w:val="-811784955"/>
          <w:placeholder>
            <w:docPart w:val="DefaultPlaceholder_-1854013440"/>
          </w:placeholder>
        </w:sdtPr>
        <w:sdtEndPr/>
        <w:sdtContent>
          <w:r w:rsidR="004D3373" w:rsidRPr="004D3373">
            <w:rPr>
              <w:rFonts w:ascii="Aptos" w:eastAsia="Aptos" w:hAnsi="Aptos" w:cs="Aptos"/>
              <w:color w:val="000000"/>
              <w:vertAlign w:val="superscript"/>
            </w:rPr>
            <w:t>134</w:t>
          </w:r>
        </w:sdtContent>
      </w:sdt>
      <w:r w:rsidR="00CD4625">
        <w:t xml:space="preserve">. </w:t>
      </w:r>
      <w:commentRangeEnd w:id="288"/>
      <w:r>
        <w:rPr>
          <w:rStyle w:val="CommentReference"/>
          <w:sz w:val="24"/>
          <w:szCs w:val="24"/>
        </w:rPr>
        <w:commentReference w:id="288"/>
      </w:r>
    </w:p>
    <w:p w14:paraId="56C20036" w14:textId="18600282" w:rsidR="00765E41" w:rsidRDefault="00765E41" w:rsidP="006D66B9">
      <w:pPr>
        <w:pStyle w:val="Heading2"/>
      </w:pPr>
      <w:bookmarkStart w:id="289" w:name="_Toc1529329068"/>
      <w:r>
        <w:t>Technical challenges</w:t>
      </w:r>
      <w:bookmarkEnd w:id="289"/>
      <w:r>
        <w:t xml:space="preserve"> </w:t>
      </w:r>
    </w:p>
    <w:p w14:paraId="2F7D54FA" w14:textId="3A430FC6" w:rsidR="00765E41" w:rsidRDefault="4EFCD39E" w:rsidP="00765E41">
      <w:r>
        <w:t xml:space="preserve">Consumer grade trackers remain vulnerable to occlusion and can drift by approximately ±2 cm. </w:t>
      </w:r>
      <w:r w:rsidR="473D9A68">
        <w:t>Adding</w:t>
      </w:r>
      <w:r w:rsidR="00765E41">
        <w:t xml:space="preserve"> Inertial Measurement Units (small sensor packages </w:t>
      </w:r>
      <w:r w:rsidR="3D1893C1">
        <w:t xml:space="preserve">containing </w:t>
      </w:r>
      <w:r w:rsidR="00765E41">
        <w:t>accelerometers, gyroscopes</w:t>
      </w:r>
      <w:r w:rsidR="7329A856">
        <w:t>, etc.</w:t>
      </w:r>
      <w:r w:rsidR="5A7DAFD1">
        <w:t>)</w:t>
      </w:r>
      <w:r w:rsidR="00765E41">
        <w:t xml:space="preserve"> or </w:t>
      </w:r>
      <w:r w:rsidR="7A23CD9B">
        <w:t>using</w:t>
      </w:r>
      <w:r w:rsidR="5A7DAFD1">
        <w:t xml:space="preserve"> </w:t>
      </w:r>
      <w:r w:rsidR="00765E41">
        <w:t xml:space="preserve">inside-out </w:t>
      </w:r>
      <w:r w:rsidR="0EC6D921">
        <w:t xml:space="preserve">tracking </w:t>
      </w:r>
      <w:r w:rsidR="00765E41">
        <w:t xml:space="preserve">(outward facing cameras on VR headsets) </w:t>
      </w:r>
      <w:r w:rsidR="43CF3B7E">
        <w:t xml:space="preserve">can reduce the errors, </w:t>
      </w:r>
      <w:r w:rsidR="00765E41">
        <w:t>but</w:t>
      </w:r>
      <w:r w:rsidR="00081875">
        <w:t xml:space="preserve"> these can</w:t>
      </w:r>
      <w:r w:rsidR="00765E41">
        <w:t xml:space="preserve"> </w:t>
      </w:r>
      <w:r w:rsidR="183142FF">
        <w:t>increase system complexity</w:t>
      </w:r>
      <w:sdt>
        <w:sdtPr>
          <w:rPr>
            <w:rFonts w:ascii="Aptos" w:hAnsi="Aptos"/>
            <w:color w:val="000000"/>
            <w:vertAlign w:val="superscript"/>
          </w:rPr>
          <w:tag w:val="MENDELEY_CITATION_v3_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"/>
          <w:id w:val="1633596855"/>
          <w:placeholder>
            <w:docPart w:val="DefaultPlaceholder_-1854013440"/>
          </w:placeholder>
        </w:sdtPr>
        <w:sdtEndPr/>
        <w:sdtContent>
          <w:r w:rsidR="004D3373" w:rsidRPr="004D3373">
            <w:rPr>
              <w:rFonts w:ascii="Aptos" w:eastAsia="Aptos" w:hAnsi="Aptos" w:cs="Aptos"/>
              <w:color w:val="000000"/>
              <w:vertAlign w:val="superscript"/>
            </w:rPr>
            <w:t>135</w:t>
          </w:r>
        </w:sdtContent>
      </w:sdt>
      <w:r w:rsidR="00765E41">
        <w:t xml:space="preserve">. </w:t>
      </w:r>
    </w:p>
    <w:p w14:paraId="3C66B3C9" w14:textId="047C510C" w:rsidR="00765E41" w:rsidRDefault="00765E41" w:rsidP="00765E41"/>
    <w:p w14:paraId="2809F996" w14:textId="52D500F5" w:rsidR="00765E41" w:rsidRDefault="00765E41" w:rsidP="006D66B9">
      <w:pPr>
        <w:pStyle w:val="Heading2"/>
      </w:pPr>
      <w:bookmarkStart w:id="290" w:name="_Toc336502489"/>
      <w:r>
        <w:t>Inclusion considerations</w:t>
      </w:r>
      <w:bookmarkEnd w:id="290"/>
      <w:r>
        <w:t xml:space="preserve"> </w:t>
      </w:r>
    </w:p>
    <w:p w14:paraId="219BEF18" w14:textId="7D969F0F" w:rsidR="001324CB" w:rsidRDefault="00765E41" w:rsidP="006D66B9">
      <w:pPr>
        <w:pStyle w:val="Heading3"/>
      </w:pPr>
      <w:bookmarkStart w:id="291" w:name="_Toc1941738575"/>
      <w:r>
        <w:t>Proprioceptive diversity</w:t>
      </w:r>
      <w:bookmarkEnd w:id="291"/>
    </w:p>
    <w:p w14:paraId="447328B4" w14:textId="3E5750AC" w:rsidR="00765E41" w:rsidRDefault="001324CB" w:rsidP="00765E41">
      <w:r>
        <w:t>A</w:t>
      </w:r>
      <w:r w:rsidR="00765E41">
        <w:t xml:space="preserve">geing, stroke and conditions that affect sensory or motor function can all distort our sense of limb position. Personalisation can help keep interactions comfortable. For example, allow users to adjust motion-gain </w:t>
      </w:r>
      <w:r w:rsidR="1AE71BBA">
        <w:t>(</w:t>
      </w:r>
      <w:r w:rsidR="00765E41">
        <w:t>the ratio between their real movement and the avatar’s</w:t>
      </w:r>
      <w:r w:rsidR="43BF28E3">
        <w:t xml:space="preserve">) </w:t>
      </w:r>
      <w:r w:rsidR="00765E41">
        <w:t>and provide clear, high-contrast outlines of virtual limbs so visual cues can compensate for reduced proprioceptive</w:t>
      </w:r>
      <w:r w:rsidR="7FA3C91B">
        <w:t xml:space="preserve"> and </w:t>
      </w:r>
      <w:r w:rsidR="00765E41">
        <w:t xml:space="preserve">motor acuity (see the section on </w:t>
      </w:r>
      <w:r w:rsidR="194853FE">
        <w:t>P</w:t>
      </w:r>
      <w:r w:rsidR="00765E41">
        <w:t xml:space="preserve">lasticity). </w:t>
      </w:r>
    </w:p>
    <w:p w14:paraId="5CA60D51" w14:textId="23AE670F" w:rsidR="001324CB" w:rsidRDefault="001324CB" w:rsidP="006D66B9">
      <w:pPr>
        <w:pStyle w:val="Heading3"/>
      </w:pPr>
      <w:bookmarkStart w:id="292" w:name="_Toc1692584431"/>
      <w:r>
        <w:t>Sensory mismatch</w:t>
      </w:r>
      <w:bookmarkEnd w:id="292"/>
    </w:p>
    <w:p w14:paraId="7D9DCEEB" w14:textId="549B354D" w:rsidR="00765E41" w:rsidRDefault="58DF84E2" w:rsidP="00765E41">
      <w:r>
        <w:t>S</w:t>
      </w:r>
      <w:r w:rsidR="00765E41">
        <w:t>ensory mismatch can induce nausea</w:t>
      </w:r>
      <w:r w:rsidR="003A66A1">
        <w:t xml:space="preserve">, </w:t>
      </w:r>
      <w:r w:rsidR="1779A63B">
        <w:t>dizziness</w:t>
      </w:r>
      <w:r w:rsidR="003A66A1">
        <w:t xml:space="preserve"> and lingering disorientation</w:t>
      </w:r>
      <w:r w:rsidR="00765E41">
        <w:t>. Adaptation periods can help. Provide content warnings</w:t>
      </w:r>
      <w:r w:rsidR="008415BE">
        <w:t xml:space="preserve">, preview videos, opt-out points, </w:t>
      </w:r>
      <w:r w:rsidR="00627B8D">
        <w:t>clear exit routines and seated decompression recovery zones</w:t>
      </w:r>
      <w:sdt>
        <w:sdtPr>
          <w:rPr>
            <w:rFonts w:ascii="Aptos" w:hAnsi="Aptos"/>
            <w:color w:val="000000"/>
            <w:vertAlign w:val="superscript"/>
          </w:rPr>
          <w:tag w:val="MENDELEY_CITATION_v3_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"/>
          <w:id w:val="-1126316393"/>
          <w:placeholder>
            <w:docPart w:val="DefaultPlaceholder_-1854013440"/>
          </w:placeholder>
        </w:sdtPr>
        <w:sdtEndPr/>
        <w:sdtContent>
          <w:r w:rsidR="004D3373" w:rsidRPr="004D3373">
            <w:rPr>
              <w:rFonts w:ascii="Aptos" w:eastAsia="Aptos" w:hAnsi="Aptos" w:cs="Aptos"/>
              <w:color w:val="000000"/>
              <w:vertAlign w:val="superscript"/>
            </w:rPr>
            <w:t>78</w:t>
          </w:r>
        </w:sdtContent>
      </w:sdt>
      <w:r w:rsidR="00627B8D">
        <w:t>.</w:t>
      </w:r>
    </w:p>
    <w:p w14:paraId="5E0E0484" w14:textId="2C0F9B63" w:rsidR="00293566" w:rsidRPr="00293566" w:rsidRDefault="001324CB" w:rsidP="006D66B9">
      <w:r>
        <w:t xml:space="preserve">In </w:t>
      </w:r>
      <w:r w:rsidR="192B9AFD">
        <w:t>v</w:t>
      </w:r>
      <w:r>
        <w:t xml:space="preserve">irtual </w:t>
      </w:r>
      <w:r w:rsidR="4232E18E">
        <w:t>p</w:t>
      </w:r>
      <w:r>
        <w:t>roduction</w:t>
      </w:r>
      <w:r w:rsidR="00765E41">
        <w:t>, actors can fall over with background shifts</w:t>
      </w:r>
      <w:r w:rsidR="47DE72B7">
        <w:t>.</w:t>
      </w:r>
      <w:r w:rsidR="00765E41">
        <w:t xml:space="preserve"> Bill Burr (</w:t>
      </w:r>
      <w:r w:rsidR="2F123DD9">
        <w:t xml:space="preserve">the </w:t>
      </w:r>
      <w:r w:rsidR="00765E41">
        <w:t xml:space="preserve">actor who played </w:t>
      </w:r>
      <w:r w:rsidR="00765E41" w:rsidRPr="0691484D">
        <w:rPr>
          <w:i/>
          <w:iCs/>
        </w:rPr>
        <w:t>Migs Mayfield</w:t>
      </w:r>
      <w:r w:rsidR="00765E41">
        <w:t xml:space="preserve"> in the </w:t>
      </w:r>
      <w:r w:rsidR="00765E41" w:rsidRPr="0691484D">
        <w:rPr>
          <w:b/>
          <w:bCs/>
          <w:i/>
          <w:iCs/>
        </w:rPr>
        <w:t>Mandalor</w:t>
      </w:r>
      <w:r w:rsidR="4A33D37A" w:rsidRPr="0691484D">
        <w:rPr>
          <w:b/>
          <w:bCs/>
          <w:i/>
          <w:iCs/>
        </w:rPr>
        <w:t>i</w:t>
      </w:r>
      <w:r w:rsidR="00765E41" w:rsidRPr="0691484D">
        <w:rPr>
          <w:b/>
          <w:bCs/>
          <w:i/>
          <w:iCs/>
        </w:rPr>
        <w:t>an</w:t>
      </w:r>
      <w:r w:rsidR="00765E41">
        <w:t>)</w:t>
      </w:r>
      <w:r w:rsidR="1D92F99B">
        <w:t xml:space="preserve"> said</w:t>
      </w:r>
      <w:r w:rsidR="00765E41">
        <w:t>: “</w:t>
      </w:r>
      <w:r w:rsidR="43736087" w:rsidRPr="0691484D">
        <w:rPr>
          <w:i/>
          <w:iCs/>
        </w:rPr>
        <w:t>I</w:t>
      </w:r>
      <w:r w:rsidR="00765E41" w:rsidRPr="0691484D">
        <w:rPr>
          <w:i/>
          <w:iCs/>
        </w:rPr>
        <w:t>f the camera moves behind me, the stuff behind you moves, you get like, vertigo. So that's why I think the acting in those scenes is really good</w:t>
      </w:r>
      <w:r w:rsidR="361D523D" w:rsidRPr="0691484D">
        <w:rPr>
          <w:i/>
          <w:iCs/>
        </w:rPr>
        <w:t xml:space="preserve"> </w:t>
      </w:r>
      <w:r w:rsidR="5A7DAFD1" w:rsidRPr="0691484D">
        <w:rPr>
          <w:i/>
          <w:iCs/>
        </w:rPr>
        <w:t>-</w:t>
      </w:r>
      <w:r w:rsidR="361D523D" w:rsidRPr="0691484D">
        <w:rPr>
          <w:i/>
          <w:iCs/>
        </w:rPr>
        <w:t xml:space="preserve"> </w:t>
      </w:r>
      <w:r w:rsidR="00765E41" w:rsidRPr="0691484D">
        <w:rPr>
          <w:i/>
          <w:iCs/>
        </w:rPr>
        <w:t>you have to lock in on the actor because if you start looking at the other stuff you're gonna tip over</w:t>
      </w:r>
      <w:r w:rsidR="00765E41">
        <w:t>”</w:t>
      </w:r>
      <w:sdt>
        <w:sdtPr>
          <w:rPr>
            <w:rFonts w:ascii="Aptos" w:hAnsi="Aptos"/>
            <w:color w:val="000000"/>
            <w:vertAlign w:val="superscript"/>
          </w:rPr>
          <w:tag w:val="MENDELEY_CITATION_v3_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"/>
          <w:id w:val="475257654"/>
          <w:placeholder>
            <w:docPart w:val="DefaultPlaceholder_-1854013440"/>
          </w:placeholder>
        </w:sdtPr>
        <w:sdtEndPr/>
        <w:sdtContent>
          <w:r w:rsidR="004D3373" w:rsidRPr="004D3373">
            <w:rPr>
              <w:rFonts w:ascii="Aptos" w:eastAsia="Aptos" w:hAnsi="Aptos" w:cs="Aptos"/>
              <w:color w:val="000000"/>
              <w:vertAlign w:val="superscript"/>
            </w:rPr>
            <w:t>136</w:t>
          </w:r>
        </w:sdtContent>
      </w:sdt>
      <w:r w:rsidR="00765E41">
        <w:t xml:space="preserve">. </w:t>
      </w:r>
    </w:p>
    <w:p w14:paraId="0AEF6DB1" w14:textId="3A02AA66" w:rsidR="00DD4A20" w:rsidRDefault="73A2C4EC" w:rsidP="00DD4A20">
      <w:pPr>
        <w:pStyle w:val="Heading1"/>
      </w:pPr>
      <w:bookmarkStart w:id="293" w:name="_Toc1105984917"/>
      <w:r>
        <w:t>I</w:t>
      </w:r>
      <w:commentRangeStart w:id="294"/>
      <w:r>
        <w:t>n</w:t>
      </w:r>
      <w:r w:rsidR="6013E334">
        <w:t xml:space="preserve"> f</w:t>
      </w:r>
      <w:commentRangeEnd w:id="294"/>
      <w:r w:rsidR="005B6FCF">
        <w:rPr>
          <w:rStyle w:val="CommentReference"/>
          <w:sz w:val="40"/>
          <w:szCs w:val="40"/>
        </w:rPr>
        <w:commentReference w:id="294"/>
      </w:r>
      <w:r w:rsidR="6013E334">
        <w:t>ocu</w:t>
      </w:r>
      <w:commentRangeStart w:id="295"/>
      <w:commentRangeStart w:id="296"/>
      <w:r w:rsidR="6013E334">
        <w:t>s: In</w:t>
      </w:r>
      <w:r>
        <w:t>teractivity</w:t>
      </w:r>
      <w:bookmarkEnd w:id="293"/>
      <w:commentRangeEnd w:id="295"/>
      <w:r w:rsidR="005B6FCF">
        <w:rPr>
          <w:rStyle w:val="CommentReference"/>
          <w:sz w:val="40"/>
          <w:szCs w:val="40"/>
        </w:rPr>
        <w:commentReference w:id="295"/>
      </w:r>
      <w:commentRangeEnd w:id="296"/>
      <w:r>
        <w:rPr>
          <w:rStyle w:val="CommentReference"/>
          <w:sz w:val="40"/>
          <w:szCs w:val="40"/>
        </w:rPr>
        <w:commentReference w:id="296"/>
      </w:r>
    </w:p>
    <w:p w14:paraId="1AAFE7CE" w14:textId="48FFC90F" w:rsidR="001A6B5C" w:rsidRPr="001A6B5C" w:rsidRDefault="004175B8" w:rsidP="002C5D7B">
      <w:r>
        <w:t xml:space="preserve">Interactivity is often seen as a key feature of immersive and multisensory experiences, and it can take many forms. Audiences may engage through physical movements such as gestures, </w:t>
      </w:r>
      <w:r w:rsidR="00705F29">
        <w:t xml:space="preserve">eye-movement, </w:t>
      </w:r>
      <w:r w:rsidR="002278AA">
        <w:t xml:space="preserve">speech, </w:t>
      </w:r>
      <w:r>
        <w:t xml:space="preserve">touch or full-body motion, through social interactions with other participants, live performers or virtual avatars, or via technologies including controllers, sensors, wearables and smartphones. The environment itself can also become interactive, with sound, light, vibration or objects responding dynamically to audience presence. These interactions can occur at </w:t>
      </w:r>
      <w:r>
        <w:lastRenderedPageBreak/>
        <w:t>different levels</w:t>
      </w:r>
      <w:r w:rsidR="00D8233F">
        <w:t xml:space="preserve">, </w:t>
      </w:r>
      <w:r>
        <w:t>rang</w:t>
      </w:r>
      <w:r w:rsidR="00D8233F">
        <w:t>ing</w:t>
      </w:r>
      <w:r>
        <w:t xml:space="preserve"> from subtle ambient feedback </w:t>
      </w:r>
      <w:r w:rsidR="21CCB12A">
        <w:t>(</w:t>
      </w:r>
      <w:r>
        <w:t>such as lighting, sound or vibration</w:t>
      </w:r>
      <w:r w:rsidR="0AE489F8">
        <w:t xml:space="preserve"> </w:t>
      </w:r>
      <w:r>
        <w:t>that responds to movement</w:t>
      </w:r>
      <w:r w:rsidR="3F35D7A6">
        <w:t>)</w:t>
      </w:r>
      <w:r>
        <w:t xml:space="preserve"> to collective audience-wide participation</w:t>
      </w:r>
      <w:r w:rsidR="28FAE306">
        <w:t xml:space="preserve">, </w:t>
      </w:r>
      <w:r>
        <w:t>and to branching narrative choices that alter the story. Ideally, interactivity shifts audiences from passive spectators to active co-creators. However, inclusion remains essential: not everyone desires or enjoys the same degree of interactivity</w:t>
      </w:r>
      <w:r w:rsidR="4789E238">
        <w:t>;</w:t>
      </w:r>
      <w:r>
        <w:t xml:space="preserve"> experiences should offer multiple pathways that are both accessible and adaptable.</w:t>
      </w:r>
    </w:p>
    <w:p w14:paraId="5BF51B49" w14:textId="2BE6FA96" w:rsidR="00DA3AA9" w:rsidRPr="00DA3AA9" w:rsidRDefault="00DA3AA9" w:rsidP="6A31513F">
      <w:pPr>
        <w:pStyle w:val="Heading4"/>
        <w:ind w:left="720" w:firstLine="720"/>
      </w:pPr>
      <w:r w:rsidRPr="6A31513F">
        <w:t xml:space="preserve">Case study: Brainstorms </w:t>
      </w:r>
      <w:commentRangeStart w:id="297"/>
      <w:commentRangeStart w:id="298"/>
      <w:commentRangeStart w:id="299"/>
      <w:commentRangeStart w:id="300"/>
      <w:commentRangeEnd w:id="297"/>
      <w:r w:rsidRPr="6A31513F">
        <w:rPr>
          <w:rStyle w:val="CommentReference"/>
          <w:sz w:val="24"/>
          <w:szCs w:val="24"/>
        </w:rPr>
        <w:commentReference w:id="297"/>
      </w:r>
      <w:commentRangeEnd w:id="298"/>
      <w:r w:rsidRPr="6A31513F">
        <w:rPr>
          <w:rStyle w:val="CommentReference"/>
          <w:sz w:val="24"/>
          <w:szCs w:val="24"/>
        </w:rPr>
        <w:commentReference w:id="298"/>
      </w:r>
      <w:commentRangeEnd w:id="299"/>
      <w:r w:rsidRPr="6A31513F">
        <w:rPr>
          <w:rStyle w:val="CommentReference"/>
          <w:sz w:val="24"/>
          <w:szCs w:val="24"/>
        </w:rPr>
        <w:commentReference w:id="299"/>
      </w:r>
      <w:commentRangeEnd w:id="300"/>
      <w:r w:rsidRPr="6A31513F">
        <w:rPr>
          <w:rStyle w:val="CommentReference"/>
          <w:sz w:val="24"/>
          <w:szCs w:val="24"/>
        </w:rPr>
        <w:commentReference w:id="300"/>
      </w:r>
      <w:r w:rsidRPr="6A31513F">
        <w:t xml:space="preserve"> </w:t>
      </w:r>
    </w:p>
    <w:p w14:paraId="6524AD6D" w14:textId="26F5B111" w:rsidR="00DA3AA9" w:rsidRPr="00DA3AA9" w:rsidRDefault="00DA3AA9" w:rsidP="00842ED6">
      <w:r w:rsidRPr="00DA3AA9">
        <w:t xml:space="preserve">An interesting example of the creative engagement with internal bodily signals is the </w:t>
      </w:r>
      <w:r w:rsidRPr="0691484D">
        <w:rPr>
          <w:b/>
          <w:bCs/>
          <w:i/>
          <w:iCs/>
        </w:rPr>
        <w:t>Brainstorms: A Great Gig in the Sky</w:t>
      </w:r>
      <w:r w:rsidRPr="693A94D7">
        <w:rPr>
          <w:b/>
          <w:bCs/>
        </w:rPr>
        <w:t xml:space="preserve"> </w:t>
      </w:r>
      <w:r w:rsidRPr="00DA3AA9">
        <w:t xml:space="preserve">(2024) installation, produced by </w:t>
      </w:r>
      <w:r w:rsidRPr="0691484D">
        <w:rPr>
          <w:i/>
          <w:iCs/>
        </w:rPr>
        <w:t xml:space="preserve">Pollen </w:t>
      </w:r>
      <w:r w:rsidRPr="00DA3AA9">
        <w:t xml:space="preserve">and curated at </w:t>
      </w:r>
      <w:r w:rsidRPr="0691484D">
        <w:rPr>
          <w:i/>
          <w:iCs/>
        </w:rPr>
        <w:t>London's Frameless</w:t>
      </w:r>
      <w:r w:rsidRPr="00DA3AA9">
        <w:t xml:space="preserve"> gallery. The experience visualises the audience’s </w:t>
      </w:r>
      <w:commentRangeStart w:id="301"/>
      <w:commentRangeStart w:id="302"/>
      <w:r w:rsidRPr="00DA3AA9">
        <w:t xml:space="preserve">real-time brainwave data </w:t>
      </w:r>
      <w:commentRangeEnd w:id="301"/>
      <w:r w:rsidR="005B6FCF" w:rsidRPr="00DA3AA9">
        <w:rPr>
          <w:rStyle w:val="CommentReference"/>
          <w:sz w:val="24"/>
          <w:szCs w:val="24"/>
        </w:rPr>
        <w:commentReference w:id="301"/>
      </w:r>
      <w:commentRangeEnd w:id="302"/>
      <w:r w:rsidRPr="00DA3AA9">
        <w:rPr>
          <w:rStyle w:val="CommentReference"/>
          <w:sz w:val="24"/>
          <w:szCs w:val="24"/>
        </w:rPr>
        <w:commentReference w:id="302"/>
      </w:r>
      <w:r w:rsidRPr="00DA3AA9">
        <w:t xml:space="preserve">while listening to </w:t>
      </w:r>
      <w:r w:rsidRPr="73805CC3">
        <w:t>Pink Floyd</w:t>
      </w:r>
      <w:r w:rsidRPr="00DA3AA9">
        <w:t xml:space="preserve"> through the use of EEG caps that measure their neural activity. This experience allowed people to view creative projections of their brain’s real-time reactions to the music as shifting aurora-like skies, star murmurations or glowing neural clouds. Audiences reported feelings of emotional connection with their brainwaves and a sense of self-awareness</w:t>
      </w:r>
      <w:sdt>
        <w:sdtPr>
          <w:rPr>
            <w:rFonts w:ascii="Aptos" w:hAnsi="Aptos"/>
            <w:color w:val="000000"/>
            <w:vertAlign w:val="superscript"/>
          </w:rPr>
          <w:tag w:val="MENDELEY_CITATION_v3_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"/>
          <w:id w:val="1889838248"/>
          <w:placeholder>
            <w:docPart w:val="DefaultPlaceholder_-1854013440"/>
          </w:placeholder>
        </w:sdtPr>
        <w:sdtEndPr/>
        <w:sdtContent>
          <w:r w:rsidR="004D3373" w:rsidRPr="004D3373">
            <w:rPr>
              <w:rFonts w:ascii="Aptos" w:eastAsia="Aptos" w:hAnsi="Aptos" w:cs="Aptos"/>
              <w:color w:val="000000"/>
              <w:vertAlign w:val="superscript"/>
            </w:rPr>
            <w:t>137</w:t>
          </w:r>
          <w:commentRangeStart w:id="303"/>
        </w:sdtContent>
      </w:sdt>
      <w:del w:id="304" w:author="Woods, Andy" w:date="2026-03-19T10:24:00Z" w16du:dateUtc="2026-03-19T10:24:00Z">
        <w:r w:rsidRPr="00DA3AA9" w:rsidDel="006D7BB4">
          <w:rPr>
            <w:vertAlign w:val="superscript"/>
          </w:rPr>
          <w:footnoteReference w:id="10"/>
        </w:r>
      </w:del>
      <w:commentRangeEnd w:id="303"/>
      <w:r w:rsidRPr="00DA3AA9">
        <w:rPr>
          <w:rStyle w:val="CommentReference"/>
          <w:sz w:val="24"/>
          <w:szCs w:val="24"/>
        </w:rPr>
        <w:commentReference w:id="303"/>
      </w:r>
      <w:r w:rsidRPr="00DA3AA9">
        <w:t>.</w:t>
      </w:r>
    </w:p>
    <w:p w14:paraId="69E88C95" w14:textId="77777777" w:rsidR="00DA3AA9" w:rsidRDefault="00DA3AA9"/>
    <w:p w14:paraId="6970D255" w14:textId="67F74AA8" w:rsidR="005B1406" w:rsidRDefault="005B1406" w:rsidP="00912D1E">
      <w:pPr>
        <w:pStyle w:val="Heading2"/>
      </w:pPr>
      <w:bookmarkStart w:id="306" w:name="_Toc1215263578"/>
      <w:commentRangeStart w:id="307"/>
      <w:r>
        <w:t>Practical insights</w:t>
      </w:r>
      <w:bookmarkEnd w:id="306"/>
      <w:r>
        <w:t> </w:t>
      </w:r>
      <w:commentRangeEnd w:id="307"/>
      <w:r>
        <w:rPr>
          <w:rStyle w:val="CommentReference"/>
          <w:sz w:val="32"/>
          <w:szCs w:val="32"/>
        </w:rPr>
        <w:commentReference w:id="307"/>
      </w:r>
    </w:p>
    <w:p w14:paraId="01CFBA3D" w14:textId="181C5998" w:rsidR="0050476E" w:rsidRPr="0050476E" w:rsidRDefault="00912D1E" w:rsidP="00F575BA">
      <w:pPr>
        <w:pStyle w:val="Heading3"/>
      </w:pPr>
      <w:r>
        <w:t xml:space="preserve">Full-body real-time motion capture </w:t>
      </w:r>
    </w:p>
    <w:p w14:paraId="2841F5C6" w14:textId="14BAA49D" w:rsidR="005B1406" w:rsidRPr="005B1406" w:rsidRDefault="00EB0646" w:rsidP="6A31513F">
      <w:r>
        <w:t>R</w:t>
      </w:r>
      <w:r w:rsidR="005B1406">
        <w:t>obustness is key</w:t>
      </w:r>
      <w:r w:rsidR="00BE3794">
        <w:t xml:space="preserve">: </w:t>
      </w:r>
      <w:r w:rsidR="6426FC96">
        <w:t xml:space="preserve">ensure </w:t>
      </w:r>
      <w:r w:rsidR="00E260D7">
        <w:t xml:space="preserve">that </w:t>
      </w:r>
      <w:r w:rsidR="414F5152">
        <w:t>the loss of any single</w:t>
      </w:r>
      <w:r w:rsidR="005B1406">
        <w:t xml:space="preserve"> channe</w:t>
      </w:r>
      <w:r w:rsidR="000948B0">
        <w:t>l</w:t>
      </w:r>
      <w:r w:rsidR="644E15A9">
        <w:t>,</w:t>
      </w:r>
      <w:r w:rsidR="005B1406">
        <w:t xml:space="preserve"> does not significantly </w:t>
      </w:r>
      <w:r w:rsidR="13B103AC">
        <w:t xml:space="preserve">degrade </w:t>
      </w:r>
      <w:r w:rsidR="005B1406">
        <w:t xml:space="preserve">the experience. </w:t>
      </w:r>
      <w:r w:rsidR="00C46B52">
        <w:t>For example, Taylor Swift’s</w:t>
      </w:r>
      <w:r w:rsidR="00C46B52" w:rsidRPr="0691484D">
        <w:rPr>
          <w:b/>
          <w:bCs/>
          <w:i/>
          <w:iCs/>
        </w:rPr>
        <w:t xml:space="preserve"> Eras Tour </w:t>
      </w:r>
      <w:r w:rsidR="00C46B52">
        <w:t xml:space="preserve">(2023–24) used </w:t>
      </w:r>
      <w:r w:rsidR="00C46B52" w:rsidRPr="0691484D">
        <w:rPr>
          <w:i/>
          <w:iCs/>
        </w:rPr>
        <w:t>PixMob</w:t>
      </w:r>
      <w:r w:rsidR="00C46B52">
        <w:t xml:space="preserve"> wristbands with coloured LEDs controlled via infrared, turning the audience into a low-resolution visual display. If that infrared signal is blocked or disrupted</w:t>
      </w:r>
      <w:r w:rsidR="003F5497">
        <w:t xml:space="preserve"> (be it due to an audience member standing behind a tall person)</w:t>
      </w:r>
      <w:r w:rsidR="00C46B52">
        <w:t>, the effect may be weakened for some audience members</w:t>
      </w:r>
      <w:r w:rsidR="00476596">
        <w:t xml:space="preserve">.  </w:t>
      </w:r>
      <w:r w:rsidR="005B1406">
        <w:t xml:space="preserve">It is also important the technologies </w:t>
      </w:r>
      <w:r w:rsidR="27C071D6">
        <w:t xml:space="preserve">remain reliable under </w:t>
      </w:r>
      <w:r w:rsidR="005B1406">
        <w:t>long term</w:t>
      </w:r>
      <w:r w:rsidR="2F7BE2EB">
        <w:t>, repeated</w:t>
      </w:r>
      <w:r w:rsidR="005B1406">
        <w:t xml:space="preserve"> usage. </w:t>
      </w:r>
    </w:p>
    <w:p w14:paraId="057E802E" w14:textId="7945634B" w:rsidR="005B1406" w:rsidRDefault="005B1406" w:rsidP="005B1406">
      <w:r>
        <w:t>With multiple audience members</w:t>
      </w:r>
      <w:r w:rsidR="49938199">
        <w:t>,</w:t>
      </w:r>
      <w:r>
        <w:t xml:space="preserve"> priority</w:t>
      </w:r>
      <w:r w:rsidR="10E5EC19">
        <w:t xml:space="preserve"> becomes a consideration</w:t>
      </w:r>
      <w:r>
        <w:t xml:space="preserve">.  Does the first gesture win, or </w:t>
      </w:r>
      <w:r w:rsidR="4B9AA6C1">
        <w:t xml:space="preserve">are gestures </w:t>
      </w:r>
      <w:r>
        <w:t>aggregate</w:t>
      </w:r>
      <w:r w:rsidR="73410B2D">
        <w:t>d across audience members</w:t>
      </w:r>
      <w:r>
        <w:t>? Is there a central location where someone can override inputs? </w:t>
      </w:r>
    </w:p>
    <w:p w14:paraId="228A168C" w14:textId="1847F498" w:rsidR="0094623E" w:rsidRPr="005B1406" w:rsidRDefault="0094623E" w:rsidP="6A31513F">
      <w:pPr>
        <w:pStyle w:val="Heading3"/>
      </w:pPr>
      <w:r>
        <w:t>Physiological data</w:t>
      </w:r>
    </w:p>
    <w:p w14:paraId="50FFDA3C" w14:textId="3705ECF7" w:rsidR="007B2272" w:rsidRPr="005B1406" w:rsidRDefault="005B1406" w:rsidP="005B1406">
      <w:r>
        <w:t xml:space="preserve">Data needs to be ephemeral and not stored, unless visitors have given explicit permission for research or marketing use. </w:t>
      </w:r>
      <w:r w:rsidR="00057C85">
        <w:t xml:space="preserve">Treat physiological data (e.g., heart rate) as sensitive and obtain explicit, informed consent; </w:t>
      </w:r>
      <w:r w:rsidR="4103866C">
        <w:t xml:space="preserve">also </w:t>
      </w:r>
      <w:r w:rsidR="00057C85">
        <w:t>provide opt-out and deletion routes.</w:t>
      </w:r>
    </w:p>
    <w:p w14:paraId="0D72682D" w14:textId="77777777" w:rsidR="005B1406" w:rsidRPr="005B1406" w:rsidRDefault="005B1406" w:rsidP="6A31513F">
      <w:pPr>
        <w:pStyle w:val="Heading2"/>
      </w:pPr>
      <w:bookmarkStart w:id="308" w:name="_Toc1604824035"/>
      <w:commentRangeStart w:id="309"/>
      <w:r>
        <w:lastRenderedPageBreak/>
        <w:t>Inclusion considerations</w:t>
      </w:r>
      <w:bookmarkEnd w:id="308"/>
      <w:r>
        <w:t> </w:t>
      </w:r>
      <w:commentRangeEnd w:id="309"/>
      <w:r w:rsidRPr="005B1406">
        <w:rPr>
          <w:rStyle w:val="CommentReference"/>
          <w:sz w:val="32"/>
          <w:szCs w:val="32"/>
        </w:rPr>
        <w:commentReference w:id="309"/>
      </w:r>
    </w:p>
    <w:p w14:paraId="1BD29056" w14:textId="4AE362AA" w:rsidR="005E56F5" w:rsidRDefault="005E56F5" w:rsidP="6A31513F">
      <w:pPr>
        <w:pStyle w:val="Heading3"/>
      </w:pPr>
      <w:r>
        <w:t>Alternate channels</w:t>
      </w:r>
    </w:p>
    <w:p w14:paraId="36CB1E8B" w14:textId="62A1D12C" w:rsidR="005B1406" w:rsidRDefault="005B1406">
      <w:r>
        <w:t xml:space="preserve">Interactivity should not be based on a single sense or ability. Providing a range of alternate inputs, </w:t>
      </w:r>
      <w:r w:rsidR="00D77092">
        <w:t xml:space="preserve">such as gestures and physical </w:t>
      </w:r>
      <w:r w:rsidR="003B12D0">
        <w:t>inputs</w:t>
      </w:r>
      <w:r w:rsidR="00D77092">
        <w:t xml:space="preserve"> </w:t>
      </w:r>
      <w:r w:rsidR="003B12D0">
        <w:t>(perhaps via</w:t>
      </w:r>
      <w:r w:rsidR="00D77092">
        <w:t xml:space="preserve"> smartphon</w:t>
      </w:r>
      <w:r w:rsidR="003B12D0">
        <w:t>e</w:t>
      </w:r>
      <w:r w:rsidR="00933ED4">
        <w:t>, thus permitting aid</w:t>
      </w:r>
      <w:r w:rsidR="00E42CDF">
        <w:t xml:space="preserve"> from </w:t>
      </w:r>
      <w:r w:rsidR="006C5441">
        <w:t>assistive technologies)</w:t>
      </w:r>
      <w:r w:rsidR="00D77092">
        <w:t xml:space="preserve"> allows individuals with limited mobility or speech to </w:t>
      </w:r>
      <w:r>
        <w:t>still trigger pivotal moments.</w:t>
      </w:r>
    </w:p>
    <w:p w14:paraId="29E147F2" w14:textId="5DCC3956" w:rsidR="03F2FB2F" w:rsidRDefault="03F2FB2F" w:rsidP="1898712A">
      <w:pPr>
        <w:pStyle w:val="Heading1"/>
      </w:pPr>
      <w:bookmarkStart w:id="310" w:name="_Toc792510886"/>
      <w:commentRangeStart w:id="311"/>
      <w:r>
        <w:t>References</w:t>
      </w:r>
      <w:bookmarkEnd w:id="310"/>
      <w:commentRangeEnd w:id="311"/>
      <w:r>
        <w:rPr>
          <w:rStyle w:val="CommentReference"/>
          <w:sz w:val="40"/>
          <w:szCs w:val="40"/>
        </w:rPr>
        <w:commentReference w:id="311"/>
      </w:r>
    </w:p>
    <w:sdt>
      <w:sdtPr>
        <w:rPr>
          <w:rFonts w:ascii="Calibri" w:eastAsia="Times New Roman" w:hAnsi="Calibri" w:cs="Calibri"/>
          <w:color w:val="000000"/>
        </w:rPr>
        <w:tag w:val="MENDELEY_BIBLIOGRAPHY"/>
        <w:id w:val="-1136799609"/>
        <w:placeholder>
          <w:docPart w:val="DefaultPlaceholder_-1854013440"/>
        </w:placeholder>
      </w:sdtPr>
      <w:sdtEndPr>
        <w:rPr>
          <w:color w:val="000000" w:themeColor="text1"/>
        </w:rPr>
      </w:sdtEndPr>
      <w:sdtContent>
        <w:p w14:paraId="367BFE1E" w14:textId="77777777" w:rsidR="00E3584E" w:rsidRPr="00E3584E" w:rsidRDefault="00E3584E">
          <w:pPr>
            <w:autoSpaceDE w:val="0"/>
            <w:autoSpaceDN w:val="0"/>
            <w:ind w:hanging="640"/>
            <w:rPr>
              <w:rFonts w:ascii="Calibri" w:eastAsia="Times New Roman" w:hAnsi="Calibri" w:cs="Calibri"/>
              <w:color w:val="000000"/>
            </w:rPr>
          </w:pPr>
          <w:r w:rsidRPr="00E3584E">
            <w:rPr>
              <w:rFonts w:ascii="Calibri" w:eastAsia="Times New Roman" w:hAnsi="Calibri" w:cs="Calibri"/>
              <w:color w:val="000000"/>
            </w:rPr>
            <w:t>1.</w:t>
          </w:r>
          <w:r w:rsidRPr="00E3584E">
            <w:rPr>
              <w:rFonts w:ascii="Calibri" w:eastAsia="Times New Roman" w:hAnsi="Calibri" w:cs="Calibri"/>
              <w:color w:val="000000"/>
            </w:rPr>
            <w:tab/>
            <w:t xml:space="preserve">VML Intelligence. </w:t>
          </w:r>
          <w:r w:rsidRPr="00E3584E">
            <w:rPr>
              <w:rFonts w:ascii="Calibri" w:eastAsia="Times New Roman" w:hAnsi="Calibri" w:cs="Calibri"/>
              <w:i/>
              <w:iCs/>
              <w:color w:val="000000"/>
            </w:rPr>
            <w:t>Welcome to the Age of Re-Enchantment</w:t>
          </w:r>
          <w:r w:rsidRPr="00E3584E">
            <w:rPr>
              <w:rFonts w:ascii="Calibri" w:eastAsia="Times New Roman" w:hAnsi="Calibri" w:cs="Calibri"/>
              <w:color w:val="000000"/>
            </w:rPr>
            <w:t>. https://www.vml.com/insight/the-age-of-re-enchantment-report (2023).</w:t>
          </w:r>
        </w:p>
        <w:p w14:paraId="4DD090A7" w14:textId="77777777" w:rsidR="00E3584E" w:rsidRPr="00E3584E" w:rsidRDefault="00E3584E">
          <w:pPr>
            <w:autoSpaceDE w:val="0"/>
            <w:autoSpaceDN w:val="0"/>
            <w:ind w:hanging="640"/>
            <w:divId w:val="173570068"/>
            <w:rPr>
              <w:rFonts w:ascii="Calibri" w:eastAsia="Times New Roman" w:hAnsi="Calibri" w:cs="Calibri"/>
              <w:color w:val="000000"/>
            </w:rPr>
          </w:pPr>
          <w:r w:rsidRPr="00E3584E">
            <w:rPr>
              <w:rFonts w:ascii="Calibri" w:eastAsia="Times New Roman" w:hAnsi="Calibri" w:cs="Calibri"/>
              <w:color w:val="000000"/>
            </w:rPr>
            <w:t>2.</w:t>
          </w:r>
          <w:r w:rsidRPr="00E3584E">
            <w:rPr>
              <w:rFonts w:ascii="Calibri" w:eastAsia="Times New Roman" w:hAnsi="Calibri" w:cs="Calibri"/>
              <w:color w:val="000000"/>
            </w:rPr>
            <w:tab/>
            <w:t xml:space="preserve">Ofcom. </w:t>
          </w:r>
          <w:r w:rsidRPr="00E3584E">
            <w:rPr>
              <w:rFonts w:ascii="Calibri" w:eastAsia="Times New Roman" w:hAnsi="Calibri" w:cs="Calibri"/>
              <w:i/>
              <w:iCs/>
              <w:color w:val="000000"/>
            </w:rPr>
            <w:t>Children’s Passive Online Measurement.</w:t>
          </w:r>
          <w:r w:rsidRPr="00E3584E">
            <w:rPr>
              <w:rFonts w:ascii="Calibri" w:eastAsia="Times New Roman" w:hAnsi="Calibri" w:cs="Calibri"/>
              <w:color w:val="000000"/>
            </w:rPr>
            <w:t xml:space="preserve"> https://www.ofcom.org.uk/siteassets/resources/documents/online-safety/research-statistics-and-data/protecting-children/ofcom-childrens-passive-online-measurement.pdf (2025).</w:t>
          </w:r>
        </w:p>
        <w:p w14:paraId="554A22A5" w14:textId="77777777" w:rsidR="00E3584E" w:rsidRPr="00E3584E" w:rsidRDefault="00E3584E">
          <w:pPr>
            <w:autoSpaceDE w:val="0"/>
            <w:autoSpaceDN w:val="0"/>
            <w:ind w:hanging="640"/>
            <w:divId w:val="49964611"/>
            <w:rPr>
              <w:rFonts w:ascii="Calibri" w:eastAsia="Times New Roman" w:hAnsi="Calibri" w:cs="Calibri"/>
              <w:color w:val="000000"/>
            </w:rPr>
          </w:pPr>
          <w:r w:rsidRPr="00E3584E">
            <w:rPr>
              <w:rFonts w:ascii="Calibri" w:eastAsia="Times New Roman" w:hAnsi="Calibri" w:cs="Calibri"/>
              <w:color w:val="000000"/>
            </w:rPr>
            <w:t>3.</w:t>
          </w:r>
          <w:r w:rsidRPr="00E3584E">
            <w:rPr>
              <w:rFonts w:ascii="Calibri" w:eastAsia="Times New Roman" w:hAnsi="Calibri" w:cs="Calibri"/>
              <w:color w:val="000000"/>
            </w:rPr>
            <w:tab/>
            <w:t>of London Theatre, S. &amp; Theatre, U. K. The State Of British Theatre In 2025: Growth, Risk And The Urgent Need For Public Investment. Preprint at https://uktheatre.org/wp-content/uploads/sites/2/2025/05/SOLTUKT-State-Of-British-Theatre.pdf (2025).</w:t>
          </w:r>
        </w:p>
        <w:p w14:paraId="181FF4D4" w14:textId="77777777" w:rsidR="00E3584E" w:rsidRPr="00E3584E" w:rsidRDefault="00E3584E">
          <w:pPr>
            <w:autoSpaceDE w:val="0"/>
            <w:autoSpaceDN w:val="0"/>
            <w:ind w:hanging="640"/>
            <w:rPr>
              <w:rFonts w:ascii="Calibri" w:eastAsia="Times New Roman" w:hAnsi="Calibri" w:cs="Calibri"/>
              <w:color w:val="000000"/>
            </w:rPr>
          </w:pPr>
          <w:r w:rsidRPr="00E3584E">
            <w:rPr>
              <w:rFonts w:ascii="Calibri" w:eastAsia="Times New Roman" w:hAnsi="Calibri" w:cs="Calibri"/>
              <w:color w:val="000000"/>
            </w:rPr>
            <w:t>4.</w:t>
          </w:r>
          <w:r w:rsidRPr="00E3584E">
            <w:rPr>
              <w:rFonts w:ascii="Calibri" w:eastAsia="Times New Roman" w:hAnsi="Calibri" w:cs="Calibri"/>
              <w:color w:val="000000"/>
            </w:rPr>
            <w:tab/>
            <w:t>Society of London Theatre &amp; UK Theatre. The State Of British Theatre In 2025: Growth, Risk And The Urgent Need For Public Investment. https://uktheatre.org/wp-content/uploads/sites/2/2025/05/SOLTUKT-State-Of-British-Theatre.pdf (2025).</w:t>
          </w:r>
        </w:p>
        <w:p w14:paraId="1D00172D" w14:textId="77777777" w:rsidR="00E3584E" w:rsidRPr="00E3584E" w:rsidRDefault="00E3584E">
          <w:pPr>
            <w:autoSpaceDE w:val="0"/>
            <w:autoSpaceDN w:val="0"/>
            <w:ind w:hanging="640"/>
            <w:rPr>
              <w:rFonts w:ascii="Calibri" w:eastAsia="Times New Roman" w:hAnsi="Calibri" w:cs="Calibri"/>
              <w:color w:val="000000"/>
            </w:rPr>
          </w:pPr>
          <w:r w:rsidRPr="00E3584E">
            <w:rPr>
              <w:rFonts w:ascii="Calibri" w:eastAsia="Times New Roman" w:hAnsi="Calibri" w:cs="Calibri"/>
              <w:color w:val="000000"/>
            </w:rPr>
            <w:t>5.</w:t>
          </w:r>
          <w:r w:rsidRPr="00E3584E">
            <w:rPr>
              <w:rFonts w:ascii="Calibri" w:eastAsia="Times New Roman" w:hAnsi="Calibri" w:cs="Calibri"/>
              <w:color w:val="000000"/>
            </w:rPr>
            <w:tab/>
            <w:t>DCM. Cinema Advertising: Our Audiences. Preprint at https://www.dcm.co.uk/audience.</w:t>
          </w:r>
        </w:p>
        <w:p w14:paraId="2785C8A1" w14:textId="77777777" w:rsidR="00E3584E" w:rsidRPr="00E3584E" w:rsidRDefault="00E3584E">
          <w:pPr>
            <w:autoSpaceDE w:val="0"/>
            <w:autoSpaceDN w:val="0"/>
            <w:ind w:hanging="640"/>
            <w:divId w:val="1642229165"/>
            <w:rPr>
              <w:rFonts w:ascii="Calibri" w:eastAsia="Times New Roman" w:hAnsi="Calibri" w:cs="Calibri"/>
              <w:color w:val="000000"/>
            </w:rPr>
          </w:pPr>
          <w:r w:rsidRPr="00E3584E">
            <w:rPr>
              <w:rFonts w:ascii="Calibri" w:eastAsia="Times New Roman" w:hAnsi="Calibri" w:cs="Calibri"/>
              <w:color w:val="000000"/>
            </w:rPr>
            <w:t>6.</w:t>
          </w:r>
          <w:r w:rsidRPr="00E3584E">
            <w:rPr>
              <w:rFonts w:ascii="Calibri" w:eastAsia="Times New Roman" w:hAnsi="Calibri" w:cs="Calibri"/>
              <w:color w:val="000000"/>
            </w:rPr>
            <w:tab/>
            <w:t>Nrg. Gen Alpha at the Movies: From Pixels to Popcorn. https://www.nrgmr.com/our-thinking/entertainment/gen-alpha-at-the-movies-from-pixels-to-popcorn/ (2025).</w:t>
          </w:r>
        </w:p>
        <w:p w14:paraId="526E9391" w14:textId="77777777" w:rsidR="00E3584E" w:rsidRPr="00E3584E" w:rsidRDefault="00E3584E">
          <w:pPr>
            <w:autoSpaceDE w:val="0"/>
            <w:autoSpaceDN w:val="0"/>
            <w:ind w:hanging="640"/>
            <w:rPr>
              <w:rFonts w:ascii="Calibri" w:eastAsia="Times New Roman" w:hAnsi="Calibri" w:cs="Calibri"/>
              <w:color w:val="000000"/>
            </w:rPr>
          </w:pPr>
          <w:r w:rsidRPr="00E3584E">
            <w:rPr>
              <w:rFonts w:ascii="Calibri" w:eastAsia="Times New Roman" w:hAnsi="Calibri" w:cs="Calibri"/>
              <w:color w:val="000000"/>
            </w:rPr>
            <w:t>7.</w:t>
          </w:r>
          <w:r w:rsidRPr="00E3584E">
            <w:rPr>
              <w:rFonts w:ascii="Calibri" w:eastAsia="Times New Roman" w:hAnsi="Calibri" w:cs="Calibri"/>
              <w:color w:val="000000"/>
            </w:rPr>
            <w:tab/>
            <w:t>Immersive Experience Network. Immersive Audience Report 2024. https://immersiveexperience.network/articles/immersive-audiences-report-2024/#download (2024).</w:t>
          </w:r>
        </w:p>
        <w:p w14:paraId="771FFBA9" w14:textId="77777777" w:rsidR="00E3584E" w:rsidRPr="00E3584E" w:rsidRDefault="00E3584E">
          <w:pPr>
            <w:autoSpaceDE w:val="0"/>
            <w:autoSpaceDN w:val="0"/>
            <w:ind w:hanging="640"/>
            <w:divId w:val="1161383483"/>
            <w:rPr>
              <w:rFonts w:ascii="Calibri" w:eastAsia="Times New Roman" w:hAnsi="Calibri" w:cs="Calibri"/>
              <w:color w:val="000000"/>
            </w:rPr>
          </w:pPr>
          <w:r w:rsidRPr="00E3584E">
            <w:rPr>
              <w:rFonts w:ascii="Calibri" w:eastAsia="Times New Roman" w:hAnsi="Calibri" w:cs="Calibri"/>
              <w:color w:val="000000"/>
            </w:rPr>
            <w:t>8.</w:t>
          </w:r>
          <w:r w:rsidRPr="00E3584E">
            <w:rPr>
              <w:rFonts w:ascii="Calibri" w:eastAsia="Times New Roman" w:hAnsi="Calibri" w:cs="Calibri"/>
              <w:color w:val="000000"/>
            </w:rPr>
            <w:tab/>
            <w:t>BFI. Watching films in the UK: How often, how many and how? Tracking audiences screen engagement (before and during the pandemic). Preprint at https://www.bfi.org.uk/industry-data-insights/reports/audiences (2023).</w:t>
          </w:r>
        </w:p>
        <w:p w14:paraId="2106885E" w14:textId="77777777" w:rsidR="00E3584E" w:rsidRPr="00E3584E" w:rsidRDefault="00E3584E">
          <w:pPr>
            <w:autoSpaceDE w:val="0"/>
            <w:autoSpaceDN w:val="0"/>
            <w:ind w:hanging="640"/>
            <w:divId w:val="1616406958"/>
            <w:rPr>
              <w:rFonts w:ascii="Calibri" w:eastAsia="Times New Roman" w:hAnsi="Calibri" w:cs="Calibri"/>
              <w:color w:val="000000"/>
            </w:rPr>
          </w:pPr>
          <w:r w:rsidRPr="00E3584E">
            <w:rPr>
              <w:rFonts w:ascii="Calibri" w:eastAsia="Times New Roman" w:hAnsi="Calibri" w:cs="Calibri"/>
              <w:color w:val="000000"/>
            </w:rPr>
            <w:t>9.</w:t>
          </w:r>
          <w:r w:rsidRPr="00E3584E">
            <w:rPr>
              <w:rFonts w:ascii="Calibri" w:eastAsia="Times New Roman" w:hAnsi="Calibri" w:cs="Calibri"/>
              <w:color w:val="000000"/>
            </w:rPr>
            <w:tab/>
            <w:t xml:space="preserve">Cleridou, K. &amp; Furnham, A. Personality Correlates of Aesthetic Preferences for Art, Architecture, and Music. </w:t>
          </w:r>
          <w:r w:rsidRPr="00E3584E">
            <w:rPr>
              <w:rFonts w:ascii="Calibri" w:eastAsia="Times New Roman" w:hAnsi="Calibri" w:cs="Calibri"/>
              <w:i/>
              <w:iCs/>
              <w:color w:val="000000"/>
            </w:rPr>
            <w:t>Empirical Studies of the Arts</w:t>
          </w:r>
          <w:r w:rsidRPr="00E3584E">
            <w:rPr>
              <w:rFonts w:ascii="Calibri" w:eastAsia="Times New Roman" w:hAnsi="Calibri" w:cs="Calibri"/>
              <w:color w:val="000000"/>
            </w:rPr>
            <w:t xml:space="preserve"> </w:t>
          </w:r>
          <w:r w:rsidRPr="00E3584E">
            <w:rPr>
              <w:rFonts w:ascii="Calibri" w:eastAsia="Times New Roman" w:hAnsi="Calibri" w:cs="Calibri"/>
              <w:b/>
              <w:bCs/>
              <w:color w:val="000000"/>
            </w:rPr>
            <w:t>32</w:t>
          </w:r>
          <w:r w:rsidRPr="00E3584E">
            <w:rPr>
              <w:rFonts w:ascii="Calibri" w:eastAsia="Times New Roman" w:hAnsi="Calibri" w:cs="Calibri"/>
              <w:color w:val="000000"/>
            </w:rPr>
            <w:t>, 231–255 (2014).</w:t>
          </w:r>
        </w:p>
        <w:p w14:paraId="12AA4F4D" w14:textId="77777777" w:rsidR="00E3584E" w:rsidRPr="00E3584E" w:rsidRDefault="00E3584E">
          <w:pPr>
            <w:autoSpaceDE w:val="0"/>
            <w:autoSpaceDN w:val="0"/>
            <w:ind w:hanging="640"/>
            <w:divId w:val="772171687"/>
            <w:rPr>
              <w:rFonts w:ascii="Calibri" w:eastAsia="Times New Roman" w:hAnsi="Calibri" w:cs="Calibri"/>
              <w:color w:val="000000"/>
            </w:rPr>
          </w:pPr>
          <w:r w:rsidRPr="00E3584E">
            <w:rPr>
              <w:rFonts w:ascii="Calibri" w:eastAsia="Times New Roman" w:hAnsi="Calibri" w:cs="Calibri"/>
              <w:color w:val="000000"/>
            </w:rPr>
            <w:lastRenderedPageBreak/>
            <w:t>10.</w:t>
          </w:r>
          <w:r w:rsidRPr="00E3584E">
            <w:rPr>
              <w:rFonts w:ascii="Calibri" w:eastAsia="Times New Roman" w:hAnsi="Calibri" w:cs="Calibri"/>
              <w:color w:val="000000"/>
            </w:rPr>
            <w:tab/>
            <w:t xml:space="preserve">Robinson, D. K. Gustav Theodor Fechner: Psychophysics and Natural Science. in </w:t>
          </w:r>
          <w:r w:rsidRPr="00E3584E">
            <w:rPr>
              <w:rFonts w:ascii="Calibri" w:eastAsia="Times New Roman" w:hAnsi="Calibri" w:cs="Calibri"/>
              <w:i/>
              <w:iCs/>
              <w:color w:val="000000"/>
            </w:rPr>
            <w:t>Oxford Research Encyclopedia of Psychology</w:t>
          </w:r>
          <w:r w:rsidRPr="00E3584E">
            <w:rPr>
              <w:rFonts w:ascii="Calibri" w:eastAsia="Times New Roman" w:hAnsi="Calibri" w:cs="Calibri"/>
              <w:color w:val="000000"/>
            </w:rPr>
            <w:t xml:space="preserve"> (Oxford University Press, 2020). doi:10.1093/acrefore/9780190236557.013.487.</w:t>
          </w:r>
        </w:p>
        <w:p w14:paraId="2AB0E596" w14:textId="77777777" w:rsidR="00E3584E" w:rsidRPr="00E3584E" w:rsidRDefault="00E3584E">
          <w:pPr>
            <w:autoSpaceDE w:val="0"/>
            <w:autoSpaceDN w:val="0"/>
            <w:ind w:hanging="640"/>
            <w:divId w:val="149291847"/>
            <w:rPr>
              <w:rFonts w:ascii="Calibri" w:eastAsia="Times New Roman" w:hAnsi="Calibri" w:cs="Calibri"/>
              <w:color w:val="000000"/>
            </w:rPr>
          </w:pPr>
          <w:r w:rsidRPr="00E3584E">
            <w:rPr>
              <w:rFonts w:ascii="Calibri" w:eastAsia="Times New Roman" w:hAnsi="Calibri" w:cs="Calibri"/>
              <w:color w:val="000000"/>
            </w:rPr>
            <w:t>11.</w:t>
          </w:r>
          <w:r w:rsidRPr="00E3584E">
            <w:rPr>
              <w:rFonts w:ascii="Calibri" w:eastAsia="Times New Roman" w:hAnsi="Calibri" w:cs="Calibri"/>
              <w:color w:val="000000"/>
            </w:rPr>
            <w:tab/>
            <w:t xml:space="preserve">Song, C. </w:t>
          </w:r>
          <w:r w:rsidRPr="00E3584E">
            <w:rPr>
              <w:rFonts w:ascii="Calibri" w:eastAsia="Times New Roman" w:hAnsi="Calibri" w:cs="Calibri"/>
              <w:i/>
              <w:iCs/>
              <w:color w:val="000000"/>
            </w:rPr>
            <w:t>et al.</w:t>
          </w:r>
          <w:r w:rsidRPr="00E3584E">
            <w:rPr>
              <w:rFonts w:ascii="Calibri" w:eastAsia="Times New Roman" w:hAnsi="Calibri" w:cs="Calibri"/>
              <w:color w:val="000000"/>
            </w:rPr>
            <w:t xml:space="preserve"> Effects of simulated multi-sensory stimulation integration on physiological and psychological restoration in virtual urban green space environment. </w:t>
          </w:r>
          <w:r w:rsidRPr="00E3584E">
            <w:rPr>
              <w:rFonts w:ascii="Calibri" w:eastAsia="Times New Roman" w:hAnsi="Calibri" w:cs="Calibri"/>
              <w:i/>
              <w:iCs/>
              <w:color w:val="000000"/>
            </w:rPr>
            <w:t>Front. Psychol.</w:t>
          </w:r>
          <w:r w:rsidRPr="00E3584E">
            <w:rPr>
              <w:rFonts w:ascii="Calibri" w:eastAsia="Times New Roman" w:hAnsi="Calibri" w:cs="Calibri"/>
              <w:color w:val="000000"/>
            </w:rPr>
            <w:t xml:space="preserve"> </w:t>
          </w:r>
          <w:r w:rsidRPr="00E3584E">
            <w:rPr>
              <w:rFonts w:ascii="Calibri" w:eastAsia="Times New Roman" w:hAnsi="Calibri" w:cs="Calibri"/>
              <w:b/>
              <w:bCs/>
              <w:color w:val="000000"/>
            </w:rPr>
            <w:t>15</w:t>
          </w:r>
          <w:r w:rsidRPr="00E3584E">
            <w:rPr>
              <w:rFonts w:ascii="Calibri" w:eastAsia="Times New Roman" w:hAnsi="Calibri" w:cs="Calibri"/>
              <w:color w:val="000000"/>
            </w:rPr>
            <w:t>, (2024).</w:t>
          </w:r>
        </w:p>
        <w:p w14:paraId="5F647033" w14:textId="77777777" w:rsidR="00E3584E" w:rsidRPr="00E3584E" w:rsidRDefault="00E3584E">
          <w:pPr>
            <w:autoSpaceDE w:val="0"/>
            <w:autoSpaceDN w:val="0"/>
            <w:ind w:hanging="640"/>
            <w:rPr>
              <w:rFonts w:ascii="Calibri" w:eastAsia="Times New Roman" w:hAnsi="Calibri" w:cs="Calibri"/>
              <w:color w:val="000000"/>
            </w:rPr>
          </w:pPr>
          <w:r w:rsidRPr="00E3584E">
            <w:rPr>
              <w:rFonts w:ascii="Calibri" w:eastAsia="Times New Roman" w:hAnsi="Calibri" w:cs="Calibri"/>
              <w:color w:val="000000"/>
            </w:rPr>
            <w:t>12.</w:t>
          </w:r>
          <w:r w:rsidRPr="00E3584E">
            <w:rPr>
              <w:rFonts w:ascii="Calibri" w:eastAsia="Times New Roman" w:hAnsi="Calibri" w:cs="Calibri"/>
              <w:color w:val="000000"/>
            </w:rPr>
            <w:tab/>
            <w:t xml:space="preserve">Luo, D., Doucé, L. &amp; Nys, K. Multisensory museum experience: an integrative view and future research directions. </w:t>
          </w:r>
          <w:r w:rsidRPr="00E3584E">
            <w:rPr>
              <w:rFonts w:ascii="Calibri" w:eastAsia="Times New Roman" w:hAnsi="Calibri" w:cs="Calibri"/>
              <w:i/>
              <w:iCs/>
              <w:color w:val="000000"/>
            </w:rPr>
            <w:t>Museum Management and Curatorship</w:t>
          </w:r>
          <w:r w:rsidRPr="00E3584E">
            <w:rPr>
              <w:rFonts w:ascii="Calibri" w:eastAsia="Times New Roman" w:hAnsi="Calibri" w:cs="Calibri"/>
              <w:color w:val="000000"/>
            </w:rPr>
            <w:t xml:space="preserve"> 1–28 (2024) doi:10.1080/09647775.2024.2357071.</w:t>
          </w:r>
        </w:p>
        <w:p w14:paraId="2B314406" w14:textId="77777777" w:rsidR="00E3584E" w:rsidRPr="00E3584E" w:rsidRDefault="00E3584E">
          <w:pPr>
            <w:autoSpaceDE w:val="0"/>
            <w:autoSpaceDN w:val="0"/>
            <w:ind w:hanging="640"/>
            <w:divId w:val="1355957633"/>
            <w:rPr>
              <w:rFonts w:ascii="Calibri" w:eastAsia="Times New Roman" w:hAnsi="Calibri" w:cs="Calibri"/>
              <w:color w:val="000000"/>
            </w:rPr>
          </w:pPr>
          <w:r w:rsidRPr="00E3584E">
            <w:rPr>
              <w:rFonts w:ascii="Calibri" w:eastAsia="Times New Roman" w:hAnsi="Calibri" w:cs="Calibri"/>
              <w:color w:val="000000"/>
            </w:rPr>
            <w:t>13.</w:t>
          </w:r>
          <w:r w:rsidRPr="00E3584E">
            <w:rPr>
              <w:rFonts w:ascii="Calibri" w:eastAsia="Times New Roman" w:hAnsi="Calibri" w:cs="Calibri"/>
              <w:color w:val="000000"/>
            </w:rPr>
            <w:tab/>
            <w:t>Amra &amp; Elma. Best sensory marketing statistics . (2025).</w:t>
          </w:r>
        </w:p>
        <w:p w14:paraId="1C0B5873" w14:textId="77777777" w:rsidR="00E3584E" w:rsidRPr="00E3584E" w:rsidRDefault="00E3584E">
          <w:pPr>
            <w:autoSpaceDE w:val="0"/>
            <w:autoSpaceDN w:val="0"/>
            <w:ind w:hanging="640"/>
            <w:rPr>
              <w:rFonts w:ascii="Calibri" w:eastAsia="Times New Roman" w:hAnsi="Calibri" w:cs="Calibri"/>
              <w:color w:val="000000"/>
            </w:rPr>
          </w:pPr>
          <w:r w:rsidRPr="00E3584E">
            <w:rPr>
              <w:rFonts w:ascii="Calibri" w:eastAsia="Times New Roman" w:hAnsi="Calibri" w:cs="Calibri"/>
              <w:color w:val="000000"/>
            </w:rPr>
            <w:t>14.</w:t>
          </w:r>
          <w:r w:rsidRPr="00E3584E">
            <w:rPr>
              <w:rFonts w:ascii="Calibri" w:eastAsia="Times New Roman" w:hAnsi="Calibri" w:cs="Calibri"/>
              <w:color w:val="000000"/>
            </w:rPr>
            <w:tab/>
            <w:t xml:space="preserve">Kontukoski, M. Nature sounds in a hypermarket. </w:t>
          </w:r>
          <w:r w:rsidRPr="00E3584E">
            <w:rPr>
              <w:rFonts w:ascii="Calibri" w:eastAsia="Times New Roman" w:hAnsi="Calibri" w:cs="Calibri"/>
              <w:i/>
              <w:iCs/>
              <w:color w:val="000000"/>
            </w:rPr>
            <w:t>Etnomusikologian vuosikirja</w:t>
          </w:r>
          <w:r w:rsidRPr="00E3584E">
            <w:rPr>
              <w:rFonts w:ascii="Calibri" w:eastAsia="Times New Roman" w:hAnsi="Calibri" w:cs="Calibri"/>
              <w:color w:val="000000"/>
            </w:rPr>
            <w:t xml:space="preserve"> </w:t>
          </w:r>
          <w:r w:rsidRPr="00E3584E">
            <w:rPr>
              <w:rFonts w:ascii="Calibri" w:eastAsia="Times New Roman" w:hAnsi="Calibri" w:cs="Calibri"/>
              <w:b/>
              <w:bCs/>
              <w:color w:val="000000"/>
            </w:rPr>
            <w:t>30</w:t>
          </w:r>
          <w:r w:rsidRPr="00E3584E">
            <w:rPr>
              <w:rFonts w:ascii="Calibri" w:eastAsia="Times New Roman" w:hAnsi="Calibri" w:cs="Calibri"/>
              <w:color w:val="000000"/>
            </w:rPr>
            <w:t>, (2018).</w:t>
          </w:r>
        </w:p>
        <w:p w14:paraId="7A4CE514" w14:textId="77777777" w:rsidR="00E3584E" w:rsidRPr="00E3584E" w:rsidRDefault="00E3584E">
          <w:pPr>
            <w:autoSpaceDE w:val="0"/>
            <w:autoSpaceDN w:val="0"/>
            <w:ind w:hanging="640"/>
            <w:rPr>
              <w:rFonts w:ascii="Calibri" w:eastAsia="Times New Roman" w:hAnsi="Calibri" w:cs="Calibri"/>
              <w:color w:val="000000"/>
            </w:rPr>
          </w:pPr>
          <w:r w:rsidRPr="00E3584E">
            <w:rPr>
              <w:rFonts w:ascii="Calibri" w:eastAsia="Times New Roman" w:hAnsi="Calibri" w:cs="Calibri"/>
              <w:color w:val="000000"/>
            </w:rPr>
            <w:t>15.</w:t>
          </w:r>
          <w:r w:rsidRPr="00E3584E">
            <w:rPr>
              <w:rFonts w:ascii="Calibri" w:eastAsia="Times New Roman" w:hAnsi="Calibri" w:cs="Calibri"/>
              <w:color w:val="000000"/>
            </w:rPr>
            <w:tab/>
            <w:t xml:space="preserve">Robinson, D. K. Gustav Theodor Fechner: Psychophysics and Natural Science. in </w:t>
          </w:r>
          <w:r w:rsidRPr="00E3584E">
            <w:rPr>
              <w:rFonts w:ascii="Calibri" w:eastAsia="Times New Roman" w:hAnsi="Calibri" w:cs="Calibri"/>
              <w:i/>
              <w:iCs/>
              <w:color w:val="000000"/>
            </w:rPr>
            <w:t>Oxford Research Encyclopedia of Psychology</w:t>
          </w:r>
          <w:r w:rsidRPr="00E3584E">
            <w:rPr>
              <w:rFonts w:ascii="Calibri" w:eastAsia="Times New Roman" w:hAnsi="Calibri" w:cs="Calibri"/>
              <w:color w:val="000000"/>
            </w:rPr>
            <w:t xml:space="preserve"> (Oxford University Press, 2020). doi:10.1093/acrefore/9780190236557.013.487.</w:t>
          </w:r>
        </w:p>
        <w:p w14:paraId="72FD1E08" w14:textId="77777777" w:rsidR="00E3584E" w:rsidRPr="00E3584E" w:rsidRDefault="00E3584E">
          <w:pPr>
            <w:autoSpaceDE w:val="0"/>
            <w:autoSpaceDN w:val="0"/>
            <w:ind w:hanging="640"/>
            <w:rPr>
              <w:rFonts w:ascii="Calibri" w:eastAsia="Times New Roman" w:hAnsi="Calibri" w:cs="Calibri"/>
              <w:color w:val="000000"/>
            </w:rPr>
          </w:pPr>
          <w:r w:rsidRPr="00E3584E">
            <w:rPr>
              <w:rFonts w:ascii="Calibri" w:eastAsia="Times New Roman" w:hAnsi="Calibri" w:cs="Calibri"/>
              <w:color w:val="000000"/>
            </w:rPr>
            <w:t>16.</w:t>
          </w:r>
          <w:r w:rsidRPr="00E3584E">
            <w:rPr>
              <w:rFonts w:ascii="Calibri" w:eastAsia="Times New Roman" w:hAnsi="Calibri" w:cs="Calibri"/>
              <w:color w:val="000000"/>
            </w:rPr>
            <w:tab/>
            <w:t xml:space="preserve">Kirshenblatt-Gimblett, B. </w:t>
          </w:r>
          <w:r w:rsidRPr="00E3584E">
            <w:rPr>
              <w:rFonts w:ascii="Calibri" w:eastAsia="Times New Roman" w:hAnsi="Calibri" w:cs="Calibri"/>
              <w:i/>
              <w:iCs/>
              <w:color w:val="000000"/>
            </w:rPr>
            <w:t xml:space="preserve">Destination Culture: Tourism, Museums, and Heritage. </w:t>
          </w:r>
          <w:r w:rsidRPr="00E3584E">
            <w:rPr>
              <w:rFonts w:ascii="Calibri" w:eastAsia="Times New Roman" w:hAnsi="Calibri" w:cs="Calibri"/>
              <w:color w:val="000000"/>
            </w:rPr>
            <w:t>. (University of California Press, Berkeley and Los Angeles, 1998).</w:t>
          </w:r>
        </w:p>
        <w:p w14:paraId="73761D27" w14:textId="77777777" w:rsidR="00E3584E" w:rsidRPr="00E3584E" w:rsidRDefault="00E3584E">
          <w:pPr>
            <w:autoSpaceDE w:val="0"/>
            <w:autoSpaceDN w:val="0"/>
            <w:ind w:hanging="640"/>
            <w:rPr>
              <w:rFonts w:ascii="Calibri" w:eastAsia="Times New Roman" w:hAnsi="Calibri" w:cs="Calibri"/>
              <w:color w:val="000000"/>
            </w:rPr>
          </w:pPr>
          <w:r w:rsidRPr="00E3584E">
            <w:rPr>
              <w:rFonts w:ascii="Calibri" w:eastAsia="Times New Roman" w:hAnsi="Calibri" w:cs="Calibri"/>
              <w:color w:val="000000"/>
            </w:rPr>
            <w:t>17.</w:t>
          </w:r>
          <w:r w:rsidRPr="00E3584E">
            <w:rPr>
              <w:rFonts w:ascii="Calibri" w:eastAsia="Times New Roman" w:hAnsi="Calibri" w:cs="Calibri"/>
              <w:color w:val="000000"/>
            </w:rPr>
            <w:tab/>
            <w:t xml:space="preserve">Woods, A. T. </w:t>
          </w:r>
          <w:r w:rsidRPr="00E3584E">
            <w:rPr>
              <w:rFonts w:ascii="Calibri" w:eastAsia="Times New Roman" w:hAnsi="Calibri" w:cs="Calibri"/>
              <w:i/>
              <w:iCs/>
              <w:color w:val="000000"/>
            </w:rPr>
            <w:t>et al.</w:t>
          </w:r>
          <w:r w:rsidRPr="00E3584E">
            <w:rPr>
              <w:rFonts w:ascii="Calibri" w:eastAsia="Times New Roman" w:hAnsi="Calibri" w:cs="Calibri"/>
              <w:color w:val="000000"/>
            </w:rPr>
            <w:t xml:space="preserve"> Going Beyond the Ordinary — User Perceptions of the Impact of Multisensory Elements on Presence in Virtual Reality at the Royal Opera House. </w:t>
          </w:r>
          <w:r w:rsidRPr="00E3584E">
            <w:rPr>
              <w:rFonts w:ascii="Calibri" w:eastAsia="Times New Roman" w:hAnsi="Calibri" w:cs="Calibri"/>
              <w:i/>
              <w:iCs/>
              <w:color w:val="000000"/>
            </w:rPr>
            <w:t>Multisens. Res.</w:t>
          </w:r>
          <w:r w:rsidRPr="00E3584E">
            <w:rPr>
              <w:rFonts w:ascii="Calibri" w:eastAsia="Times New Roman" w:hAnsi="Calibri" w:cs="Calibri"/>
              <w:color w:val="000000"/>
            </w:rPr>
            <w:t xml:space="preserve"> </w:t>
          </w:r>
          <w:r w:rsidRPr="00E3584E">
            <w:rPr>
              <w:rFonts w:ascii="Calibri" w:eastAsia="Times New Roman" w:hAnsi="Calibri" w:cs="Calibri"/>
              <w:b/>
              <w:bCs/>
              <w:color w:val="000000"/>
            </w:rPr>
            <w:t>38</w:t>
          </w:r>
          <w:r w:rsidRPr="00E3584E">
            <w:rPr>
              <w:rFonts w:ascii="Calibri" w:eastAsia="Times New Roman" w:hAnsi="Calibri" w:cs="Calibri"/>
              <w:color w:val="000000"/>
            </w:rPr>
            <w:t>, 1–25 (2025).</w:t>
          </w:r>
        </w:p>
        <w:p w14:paraId="154951F0" w14:textId="77777777" w:rsidR="00E3584E" w:rsidRPr="00E3584E" w:rsidRDefault="00E3584E">
          <w:pPr>
            <w:autoSpaceDE w:val="0"/>
            <w:autoSpaceDN w:val="0"/>
            <w:ind w:hanging="640"/>
            <w:divId w:val="7099733"/>
            <w:rPr>
              <w:rFonts w:ascii="Calibri" w:eastAsia="Times New Roman" w:hAnsi="Calibri" w:cs="Calibri"/>
              <w:color w:val="000000"/>
            </w:rPr>
          </w:pPr>
          <w:r w:rsidRPr="00E3584E">
            <w:rPr>
              <w:rFonts w:ascii="Calibri" w:eastAsia="Times New Roman" w:hAnsi="Calibri" w:cs="Calibri"/>
              <w:color w:val="000000"/>
            </w:rPr>
            <w:t>18.</w:t>
          </w:r>
          <w:r w:rsidRPr="00E3584E">
            <w:rPr>
              <w:rFonts w:ascii="Calibri" w:eastAsia="Times New Roman" w:hAnsi="Calibri" w:cs="Calibri"/>
              <w:color w:val="000000"/>
            </w:rPr>
            <w:tab/>
            <w:t xml:space="preserve">Herz, R. The Role of Odor-Evoked Memory in Psychological and Physiological Health. </w:t>
          </w:r>
          <w:r w:rsidRPr="00E3584E">
            <w:rPr>
              <w:rFonts w:ascii="Calibri" w:eastAsia="Times New Roman" w:hAnsi="Calibri" w:cs="Calibri"/>
              <w:i/>
              <w:iCs/>
              <w:color w:val="000000"/>
            </w:rPr>
            <w:t>Brain Sci.</w:t>
          </w:r>
          <w:r w:rsidRPr="00E3584E">
            <w:rPr>
              <w:rFonts w:ascii="Calibri" w:eastAsia="Times New Roman" w:hAnsi="Calibri" w:cs="Calibri"/>
              <w:color w:val="000000"/>
            </w:rPr>
            <w:t xml:space="preserve"> </w:t>
          </w:r>
          <w:r w:rsidRPr="00E3584E">
            <w:rPr>
              <w:rFonts w:ascii="Calibri" w:eastAsia="Times New Roman" w:hAnsi="Calibri" w:cs="Calibri"/>
              <w:b/>
              <w:bCs/>
              <w:color w:val="000000"/>
            </w:rPr>
            <w:t>6</w:t>
          </w:r>
          <w:r w:rsidRPr="00E3584E">
            <w:rPr>
              <w:rFonts w:ascii="Calibri" w:eastAsia="Times New Roman" w:hAnsi="Calibri" w:cs="Calibri"/>
              <w:color w:val="000000"/>
            </w:rPr>
            <w:t>, 22 (2016).</w:t>
          </w:r>
        </w:p>
        <w:p w14:paraId="38D925E6" w14:textId="77777777" w:rsidR="00E3584E" w:rsidRPr="00E3584E" w:rsidRDefault="00E3584E">
          <w:pPr>
            <w:autoSpaceDE w:val="0"/>
            <w:autoSpaceDN w:val="0"/>
            <w:ind w:hanging="640"/>
            <w:divId w:val="1008213817"/>
            <w:rPr>
              <w:rFonts w:ascii="Calibri" w:eastAsia="Times New Roman" w:hAnsi="Calibri" w:cs="Calibri"/>
              <w:color w:val="000000"/>
            </w:rPr>
          </w:pPr>
          <w:r w:rsidRPr="00E3584E">
            <w:rPr>
              <w:rFonts w:ascii="Calibri" w:eastAsia="Times New Roman" w:hAnsi="Calibri" w:cs="Calibri"/>
              <w:color w:val="000000"/>
            </w:rPr>
            <w:t>19.</w:t>
          </w:r>
          <w:r w:rsidRPr="00E3584E">
            <w:rPr>
              <w:rFonts w:ascii="Calibri" w:eastAsia="Times New Roman" w:hAnsi="Calibri" w:cs="Calibri"/>
              <w:color w:val="000000"/>
            </w:rPr>
            <w:tab/>
            <w:t xml:space="preserve">Shams, L. &amp; Seitz, A. R. Benefits of multisensory learning. </w:t>
          </w:r>
          <w:r w:rsidRPr="00E3584E">
            <w:rPr>
              <w:rFonts w:ascii="Calibri" w:eastAsia="Times New Roman" w:hAnsi="Calibri" w:cs="Calibri"/>
              <w:i/>
              <w:iCs/>
              <w:color w:val="000000"/>
            </w:rPr>
            <w:t>Trends Cogn. Sci.</w:t>
          </w:r>
          <w:r w:rsidRPr="00E3584E">
            <w:rPr>
              <w:rFonts w:ascii="Calibri" w:eastAsia="Times New Roman" w:hAnsi="Calibri" w:cs="Calibri"/>
              <w:color w:val="000000"/>
            </w:rPr>
            <w:t xml:space="preserve"> </w:t>
          </w:r>
          <w:r w:rsidRPr="00E3584E">
            <w:rPr>
              <w:rFonts w:ascii="Calibri" w:eastAsia="Times New Roman" w:hAnsi="Calibri" w:cs="Calibri"/>
              <w:b/>
              <w:bCs/>
              <w:color w:val="000000"/>
            </w:rPr>
            <w:t>12</w:t>
          </w:r>
          <w:r w:rsidRPr="00E3584E">
            <w:rPr>
              <w:rFonts w:ascii="Calibri" w:eastAsia="Times New Roman" w:hAnsi="Calibri" w:cs="Calibri"/>
              <w:color w:val="000000"/>
            </w:rPr>
            <w:t>, 411–417 (2008).</w:t>
          </w:r>
        </w:p>
        <w:p w14:paraId="7D8FCDDB" w14:textId="77777777" w:rsidR="00E3584E" w:rsidRPr="00E3584E" w:rsidRDefault="00E3584E">
          <w:pPr>
            <w:autoSpaceDE w:val="0"/>
            <w:autoSpaceDN w:val="0"/>
            <w:ind w:hanging="640"/>
            <w:divId w:val="1661231367"/>
            <w:rPr>
              <w:rFonts w:ascii="Calibri" w:eastAsia="Times New Roman" w:hAnsi="Calibri" w:cs="Calibri"/>
              <w:color w:val="000000"/>
            </w:rPr>
          </w:pPr>
          <w:r w:rsidRPr="00E3584E">
            <w:rPr>
              <w:rFonts w:ascii="Calibri" w:eastAsia="Times New Roman" w:hAnsi="Calibri" w:cs="Calibri"/>
              <w:color w:val="000000"/>
            </w:rPr>
            <w:t>20.</w:t>
          </w:r>
          <w:r w:rsidRPr="00E3584E">
            <w:rPr>
              <w:rFonts w:ascii="Calibri" w:eastAsia="Times New Roman" w:hAnsi="Calibri" w:cs="Calibri"/>
              <w:color w:val="000000"/>
            </w:rPr>
            <w:tab/>
            <w:t xml:space="preserve">Pecher, D. &amp; Zeelenberg, R. Does multisensory study benefit memory for pictures and sounds? </w:t>
          </w:r>
          <w:r w:rsidRPr="00E3584E">
            <w:rPr>
              <w:rFonts w:ascii="Calibri" w:eastAsia="Times New Roman" w:hAnsi="Calibri" w:cs="Calibri"/>
              <w:i/>
              <w:iCs/>
              <w:color w:val="000000"/>
            </w:rPr>
            <w:t>Cognition</w:t>
          </w:r>
          <w:r w:rsidRPr="00E3584E">
            <w:rPr>
              <w:rFonts w:ascii="Calibri" w:eastAsia="Times New Roman" w:hAnsi="Calibri" w:cs="Calibri"/>
              <w:color w:val="000000"/>
            </w:rPr>
            <w:t xml:space="preserve"> </w:t>
          </w:r>
          <w:r w:rsidRPr="00E3584E">
            <w:rPr>
              <w:rFonts w:ascii="Calibri" w:eastAsia="Times New Roman" w:hAnsi="Calibri" w:cs="Calibri"/>
              <w:b/>
              <w:bCs/>
              <w:color w:val="000000"/>
            </w:rPr>
            <w:t>226</w:t>
          </w:r>
          <w:r w:rsidRPr="00E3584E">
            <w:rPr>
              <w:rFonts w:ascii="Calibri" w:eastAsia="Times New Roman" w:hAnsi="Calibri" w:cs="Calibri"/>
              <w:color w:val="000000"/>
            </w:rPr>
            <w:t>, 105181 (2022).</w:t>
          </w:r>
        </w:p>
        <w:p w14:paraId="10D93A94" w14:textId="77777777" w:rsidR="00E3584E" w:rsidRPr="00E3584E" w:rsidRDefault="00E3584E">
          <w:pPr>
            <w:autoSpaceDE w:val="0"/>
            <w:autoSpaceDN w:val="0"/>
            <w:ind w:hanging="640"/>
            <w:divId w:val="300232772"/>
            <w:rPr>
              <w:rFonts w:ascii="Calibri" w:eastAsia="Times New Roman" w:hAnsi="Calibri" w:cs="Calibri"/>
              <w:color w:val="000000"/>
            </w:rPr>
          </w:pPr>
          <w:r w:rsidRPr="00E3584E">
            <w:rPr>
              <w:rFonts w:ascii="Calibri" w:eastAsia="Times New Roman" w:hAnsi="Calibri" w:cs="Calibri"/>
              <w:color w:val="000000"/>
            </w:rPr>
            <w:t>21.</w:t>
          </w:r>
          <w:r w:rsidRPr="00E3584E">
            <w:rPr>
              <w:rFonts w:ascii="Calibri" w:eastAsia="Times New Roman" w:hAnsi="Calibri" w:cs="Calibri"/>
              <w:color w:val="000000"/>
            </w:rPr>
            <w:tab/>
            <w:t xml:space="preserve">Dinh, H. Q., Walker, N., Hodges, L. F., Chang Song &amp; Kobayashi, A. Evaluating the importance of multi-sensory input on memory and the sense of presence in virtual environments. in </w:t>
          </w:r>
          <w:r w:rsidRPr="00E3584E">
            <w:rPr>
              <w:rFonts w:ascii="Calibri" w:eastAsia="Times New Roman" w:hAnsi="Calibri" w:cs="Calibri"/>
              <w:i/>
              <w:iCs/>
              <w:color w:val="000000"/>
            </w:rPr>
            <w:t>Proceedings IEEE Virtual Reality (Cat. No. 99CB36316)</w:t>
          </w:r>
          <w:r w:rsidRPr="00E3584E">
            <w:rPr>
              <w:rFonts w:ascii="Calibri" w:eastAsia="Times New Roman" w:hAnsi="Calibri" w:cs="Calibri"/>
              <w:color w:val="000000"/>
            </w:rPr>
            <w:t xml:space="preserve"> 222–228 (IEEE Comput. Soc). doi:10.1109/VR.1999.756955.</w:t>
          </w:r>
        </w:p>
        <w:p w14:paraId="78A90885" w14:textId="77777777" w:rsidR="00E3584E" w:rsidRPr="00E3584E" w:rsidRDefault="00E3584E">
          <w:pPr>
            <w:autoSpaceDE w:val="0"/>
            <w:autoSpaceDN w:val="0"/>
            <w:ind w:hanging="640"/>
            <w:rPr>
              <w:rFonts w:ascii="Calibri" w:eastAsia="Times New Roman" w:hAnsi="Calibri" w:cs="Calibri"/>
              <w:color w:val="000000"/>
            </w:rPr>
          </w:pPr>
          <w:r w:rsidRPr="00E3584E">
            <w:rPr>
              <w:rFonts w:ascii="Calibri" w:eastAsia="Times New Roman" w:hAnsi="Calibri" w:cs="Calibri"/>
              <w:color w:val="000000"/>
            </w:rPr>
            <w:t>22.</w:t>
          </w:r>
          <w:r w:rsidRPr="00E3584E">
            <w:rPr>
              <w:rFonts w:ascii="Calibri" w:eastAsia="Times New Roman" w:hAnsi="Calibri" w:cs="Calibri"/>
              <w:color w:val="000000"/>
            </w:rPr>
            <w:tab/>
            <w:t xml:space="preserve">Soto-Faraco, S. &amp; Spence, C. Crossmodal semantics in memory: Scoping review and meta-analyses of multisensory effects in short-term and episodic memory systems. </w:t>
          </w:r>
          <w:r w:rsidRPr="00E3584E">
            <w:rPr>
              <w:rFonts w:ascii="Calibri" w:eastAsia="Times New Roman" w:hAnsi="Calibri" w:cs="Calibri"/>
              <w:i/>
              <w:iCs/>
              <w:color w:val="000000"/>
            </w:rPr>
            <w:t>Psychol. Bull.</w:t>
          </w:r>
          <w:r w:rsidRPr="00E3584E">
            <w:rPr>
              <w:rFonts w:ascii="Calibri" w:eastAsia="Times New Roman" w:hAnsi="Calibri" w:cs="Calibri"/>
              <w:color w:val="000000"/>
            </w:rPr>
            <w:t xml:space="preserve"> https://doi.org/10.1037/bul0000483 (2025) doi:10.1037/bul0000483.</w:t>
          </w:r>
        </w:p>
        <w:p w14:paraId="07B8BE78" w14:textId="77777777" w:rsidR="00E3584E" w:rsidRPr="00E3584E" w:rsidRDefault="00E3584E">
          <w:pPr>
            <w:autoSpaceDE w:val="0"/>
            <w:autoSpaceDN w:val="0"/>
            <w:ind w:hanging="640"/>
            <w:divId w:val="1395893"/>
            <w:rPr>
              <w:rFonts w:ascii="Calibri" w:eastAsia="Times New Roman" w:hAnsi="Calibri" w:cs="Calibri"/>
              <w:color w:val="000000"/>
            </w:rPr>
          </w:pPr>
          <w:r w:rsidRPr="00E3584E">
            <w:rPr>
              <w:rFonts w:ascii="Calibri" w:eastAsia="Times New Roman" w:hAnsi="Calibri" w:cs="Calibri"/>
              <w:color w:val="000000"/>
            </w:rPr>
            <w:t>23.</w:t>
          </w:r>
          <w:r w:rsidRPr="00E3584E">
            <w:rPr>
              <w:rFonts w:ascii="Calibri" w:eastAsia="Times New Roman" w:hAnsi="Calibri" w:cs="Calibri"/>
              <w:color w:val="000000"/>
            </w:rPr>
            <w:tab/>
            <w:t xml:space="preserve">Tran, H., Veflen, N., Jørgensen, E. J. B. &amp; Velasco, C. Multisensory Food Experiences in Northern Norway: An Exploratory Study. </w:t>
          </w:r>
          <w:r w:rsidRPr="00E3584E">
            <w:rPr>
              <w:rFonts w:ascii="Calibri" w:eastAsia="Times New Roman" w:hAnsi="Calibri" w:cs="Calibri"/>
              <w:i/>
              <w:iCs/>
              <w:color w:val="000000"/>
            </w:rPr>
            <w:t>Foods</w:t>
          </w:r>
          <w:r w:rsidRPr="00E3584E">
            <w:rPr>
              <w:rFonts w:ascii="Calibri" w:eastAsia="Times New Roman" w:hAnsi="Calibri" w:cs="Calibri"/>
              <w:color w:val="000000"/>
            </w:rPr>
            <w:t xml:space="preserve"> </w:t>
          </w:r>
          <w:r w:rsidRPr="00E3584E">
            <w:rPr>
              <w:rFonts w:ascii="Calibri" w:eastAsia="Times New Roman" w:hAnsi="Calibri" w:cs="Calibri"/>
              <w:b/>
              <w:bCs/>
              <w:color w:val="000000"/>
            </w:rPr>
            <w:t>13</w:t>
          </w:r>
          <w:r w:rsidRPr="00E3584E">
            <w:rPr>
              <w:rFonts w:ascii="Calibri" w:eastAsia="Times New Roman" w:hAnsi="Calibri" w:cs="Calibri"/>
              <w:color w:val="000000"/>
            </w:rPr>
            <w:t>, 2156 (2024).</w:t>
          </w:r>
        </w:p>
        <w:p w14:paraId="556FC7A7" w14:textId="77777777" w:rsidR="00E3584E" w:rsidRPr="00E3584E" w:rsidRDefault="00E3584E">
          <w:pPr>
            <w:autoSpaceDE w:val="0"/>
            <w:autoSpaceDN w:val="0"/>
            <w:ind w:hanging="640"/>
            <w:divId w:val="1493910866"/>
            <w:rPr>
              <w:rFonts w:ascii="Calibri" w:eastAsia="Times New Roman" w:hAnsi="Calibri" w:cs="Calibri"/>
              <w:color w:val="000000"/>
            </w:rPr>
          </w:pPr>
          <w:r w:rsidRPr="00E3584E">
            <w:rPr>
              <w:rFonts w:ascii="Calibri" w:eastAsia="Times New Roman" w:hAnsi="Calibri" w:cs="Calibri"/>
              <w:color w:val="000000"/>
            </w:rPr>
            <w:lastRenderedPageBreak/>
            <w:t>24.</w:t>
          </w:r>
          <w:r w:rsidRPr="00E3584E">
            <w:rPr>
              <w:rFonts w:ascii="Calibri" w:eastAsia="Times New Roman" w:hAnsi="Calibri" w:cs="Calibri"/>
              <w:color w:val="000000"/>
            </w:rPr>
            <w:tab/>
            <w:t xml:space="preserve">Parker, M., Spennemann, D. H. R. &amp; Bond, J. Sensory perception in cultural studies—a review of sensorial and multisensorial heritage. </w:t>
          </w:r>
          <w:r w:rsidRPr="00E3584E">
            <w:rPr>
              <w:rFonts w:ascii="Calibri" w:eastAsia="Times New Roman" w:hAnsi="Calibri" w:cs="Calibri"/>
              <w:i/>
              <w:iCs/>
              <w:color w:val="000000"/>
            </w:rPr>
            <w:t>The Senses and Society</w:t>
          </w:r>
          <w:r w:rsidRPr="00E3584E">
            <w:rPr>
              <w:rFonts w:ascii="Calibri" w:eastAsia="Times New Roman" w:hAnsi="Calibri" w:cs="Calibri"/>
              <w:color w:val="000000"/>
            </w:rPr>
            <w:t xml:space="preserve"> </w:t>
          </w:r>
          <w:r w:rsidRPr="00E3584E">
            <w:rPr>
              <w:rFonts w:ascii="Calibri" w:eastAsia="Times New Roman" w:hAnsi="Calibri" w:cs="Calibri"/>
              <w:b/>
              <w:bCs/>
              <w:color w:val="000000"/>
            </w:rPr>
            <w:t>19</w:t>
          </w:r>
          <w:r w:rsidRPr="00E3584E">
            <w:rPr>
              <w:rFonts w:ascii="Calibri" w:eastAsia="Times New Roman" w:hAnsi="Calibri" w:cs="Calibri"/>
              <w:color w:val="000000"/>
            </w:rPr>
            <w:t>, 231–261 (2024).</w:t>
          </w:r>
        </w:p>
        <w:p w14:paraId="3C4B2523" w14:textId="77777777" w:rsidR="00E3584E" w:rsidRPr="00E3584E" w:rsidRDefault="00E3584E">
          <w:pPr>
            <w:autoSpaceDE w:val="0"/>
            <w:autoSpaceDN w:val="0"/>
            <w:ind w:hanging="640"/>
            <w:divId w:val="583153630"/>
            <w:rPr>
              <w:rFonts w:ascii="Calibri" w:eastAsia="Times New Roman" w:hAnsi="Calibri" w:cs="Calibri"/>
              <w:color w:val="000000"/>
            </w:rPr>
          </w:pPr>
          <w:r w:rsidRPr="00E3584E">
            <w:rPr>
              <w:rFonts w:ascii="Calibri" w:eastAsia="Times New Roman" w:hAnsi="Calibri" w:cs="Calibri"/>
              <w:color w:val="000000"/>
            </w:rPr>
            <w:t>25.</w:t>
          </w:r>
          <w:r w:rsidRPr="00E3584E">
            <w:rPr>
              <w:rFonts w:ascii="Calibri" w:eastAsia="Times New Roman" w:hAnsi="Calibri" w:cs="Calibri"/>
              <w:color w:val="000000"/>
            </w:rPr>
            <w:tab/>
            <w:t xml:space="preserve">Avni, Y., Danial-Saad, A., Sheidin, J. &amp; Kuflik, T. Enhancing museum accessibility for blind and low vision visitors through interactive multimodal tangible interfaces. </w:t>
          </w:r>
          <w:r w:rsidRPr="00E3584E">
            <w:rPr>
              <w:rFonts w:ascii="Calibri" w:eastAsia="Times New Roman" w:hAnsi="Calibri" w:cs="Calibri"/>
              <w:i/>
              <w:iCs/>
              <w:color w:val="000000"/>
            </w:rPr>
            <w:t>Int. J. Hum. Comput. Stud.</w:t>
          </w:r>
          <w:r w:rsidRPr="00E3584E">
            <w:rPr>
              <w:rFonts w:ascii="Calibri" w:eastAsia="Times New Roman" w:hAnsi="Calibri" w:cs="Calibri"/>
              <w:color w:val="000000"/>
            </w:rPr>
            <w:t xml:space="preserve"> </w:t>
          </w:r>
          <w:r w:rsidRPr="00E3584E">
            <w:rPr>
              <w:rFonts w:ascii="Calibri" w:eastAsia="Times New Roman" w:hAnsi="Calibri" w:cs="Calibri"/>
              <w:b/>
              <w:bCs/>
              <w:color w:val="000000"/>
            </w:rPr>
            <w:t>198</w:t>
          </w:r>
          <w:r w:rsidRPr="00E3584E">
            <w:rPr>
              <w:rFonts w:ascii="Calibri" w:eastAsia="Times New Roman" w:hAnsi="Calibri" w:cs="Calibri"/>
              <w:color w:val="000000"/>
            </w:rPr>
            <w:t>, 103469 (2025).</w:t>
          </w:r>
        </w:p>
        <w:p w14:paraId="29DC96E5" w14:textId="77777777" w:rsidR="00E3584E" w:rsidRPr="00E3584E" w:rsidRDefault="00E3584E">
          <w:pPr>
            <w:autoSpaceDE w:val="0"/>
            <w:autoSpaceDN w:val="0"/>
            <w:ind w:hanging="640"/>
            <w:divId w:val="1138765790"/>
            <w:rPr>
              <w:rFonts w:ascii="Calibri" w:eastAsia="Times New Roman" w:hAnsi="Calibri" w:cs="Calibri"/>
              <w:color w:val="000000"/>
            </w:rPr>
          </w:pPr>
          <w:r w:rsidRPr="00E3584E">
            <w:rPr>
              <w:rFonts w:ascii="Calibri" w:eastAsia="Times New Roman" w:hAnsi="Calibri" w:cs="Calibri"/>
              <w:color w:val="000000"/>
            </w:rPr>
            <w:t>26.</w:t>
          </w:r>
          <w:r w:rsidRPr="00E3584E">
            <w:rPr>
              <w:rFonts w:ascii="Calibri" w:eastAsia="Times New Roman" w:hAnsi="Calibri" w:cs="Calibri"/>
              <w:color w:val="000000"/>
            </w:rPr>
            <w:tab/>
            <w:t xml:space="preserve">Lloyd-Esenkaya, T., Lloyd-Esenkaya, V., O’Neill, E. &amp; Proulx, M. J. Multisensory inclusive design with sensory substitution. </w:t>
          </w:r>
          <w:r w:rsidRPr="00E3584E">
            <w:rPr>
              <w:rFonts w:ascii="Calibri" w:eastAsia="Times New Roman" w:hAnsi="Calibri" w:cs="Calibri"/>
              <w:i/>
              <w:iCs/>
              <w:color w:val="000000"/>
            </w:rPr>
            <w:t>Cognitive Research: Principles and Implications</w:t>
          </w:r>
          <w:r w:rsidRPr="00E3584E">
            <w:rPr>
              <w:rFonts w:ascii="Calibri" w:eastAsia="Times New Roman" w:hAnsi="Calibri" w:cs="Calibri"/>
              <w:color w:val="000000"/>
            </w:rPr>
            <w:t xml:space="preserve"> vol. 5 Preprint at https://doi.org/10.1186/s41235-020-00240-7 (2020).</w:t>
          </w:r>
        </w:p>
        <w:p w14:paraId="0E95873E" w14:textId="77777777" w:rsidR="00E3584E" w:rsidRPr="00E3584E" w:rsidRDefault="00E3584E">
          <w:pPr>
            <w:autoSpaceDE w:val="0"/>
            <w:autoSpaceDN w:val="0"/>
            <w:ind w:hanging="640"/>
            <w:divId w:val="913466106"/>
            <w:rPr>
              <w:rFonts w:ascii="Calibri" w:eastAsia="Times New Roman" w:hAnsi="Calibri" w:cs="Calibri"/>
              <w:color w:val="000000"/>
            </w:rPr>
          </w:pPr>
          <w:r w:rsidRPr="00E3584E">
            <w:rPr>
              <w:rFonts w:ascii="Calibri" w:eastAsia="Times New Roman" w:hAnsi="Calibri" w:cs="Calibri"/>
              <w:color w:val="000000"/>
            </w:rPr>
            <w:t>27.</w:t>
          </w:r>
          <w:r w:rsidRPr="00E3584E">
            <w:rPr>
              <w:rFonts w:ascii="Calibri" w:eastAsia="Times New Roman" w:hAnsi="Calibri" w:cs="Calibri"/>
              <w:color w:val="000000"/>
            </w:rPr>
            <w:tab/>
            <w:t xml:space="preserve">Reid, B. E. </w:t>
          </w:r>
          <w:r w:rsidRPr="00E3584E">
            <w:rPr>
              <w:rFonts w:ascii="Calibri" w:eastAsia="Times New Roman" w:hAnsi="Calibri" w:cs="Calibri"/>
              <w:i/>
              <w:iCs/>
              <w:color w:val="000000"/>
            </w:rPr>
            <w:t>The Curb-Cut Effect and the Perils of Accessibility without Disability</w:t>
          </w:r>
          <w:r w:rsidRPr="00E3584E">
            <w:rPr>
              <w:rFonts w:ascii="Calibri" w:eastAsia="Times New Roman" w:hAnsi="Calibri" w:cs="Calibri"/>
              <w:color w:val="000000"/>
            </w:rPr>
            <w:t xml:space="preserve">. </w:t>
          </w:r>
          <w:r w:rsidRPr="00E3584E">
            <w:rPr>
              <w:rFonts w:ascii="Calibri" w:eastAsia="Times New Roman" w:hAnsi="Calibri" w:cs="Calibri"/>
              <w:i/>
              <w:iCs/>
              <w:color w:val="000000"/>
            </w:rPr>
            <w:t>Feminist Cyberlaw</w:t>
          </w:r>
          <w:r w:rsidRPr="00E3584E">
            <w:rPr>
              <w:rFonts w:ascii="Calibri" w:eastAsia="Times New Roman" w:hAnsi="Calibri" w:cs="Calibri"/>
              <w:color w:val="000000"/>
            </w:rPr>
            <w:t xml:space="preserve"> (University of California Press, 2024). doi:10.1525/luminos.190.i.</w:t>
          </w:r>
        </w:p>
        <w:p w14:paraId="197203E8" w14:textId="77777777" w:rsidR="00E3584E" w:rsidRPr="00E3584E" w:rsidRDefault="00E3584E">
          <w:pPr>
            <w:autoSpaceDE w:val="0"/>
            <w:autoSpaceDN w:val="0"/>
            <w:ind w:hanging="640"/>
            <w:divId w:val="1650018115"/>
            <w:rPr>
              <w:rFonts w:ascii="Calibri" w:eastAsia="Times New Roman" w:hAnsi="Calibri" w:cs="Calibri"/>
              <w:color w:val="000000"/>
            </w:rPr>
          </w:pPr>
          <w:r w:rsidRPr="00E3584E">
            <w:rPr>
              <w:rFonts w:ascii="Calibri" w:eastAsia="Times New Roman" w:hAnsi="Calibri" w:cs="Calibri"/>
              <w:color w:val="000000"/>
            </w:rPr>
            <w:t>28.</w:t>
          </w:r>
          <w:r w:rsidRPr="00E3584E">
            <w:rPr>
              <w:rFonts w:ascii="Calibri" w:eastAsia="Times New Roman" w:hAnsi="Calibri" w:cs="Calibri"/>
              <w:color w:val="000000"/>
            </w:rPr>
            <w:tab/>
            <w:t xml:space="preserve">Fotiadi, S. E. Multisensory Technologies for Inclusive Exhibition Spaces: Disability Access Meets Artistic and Curatorial Research. </w:t>
          </w:r>
          <w:r w:rsidRPr="00E3584E">
            <w:rPr>
              <w:rFonts w:ascii="Calibri" w:eastAsia="Times New Roman" w:hAnsi="Calibri" w:cs="Calibri"/>
              <w:i/>
              <w:iCs/>
              <w:color w:val="000000"/>
            </w:rPr>
            <w:t>Multimodal Technologies and Interaction</w:t>
          </w:r>
          <w:r w:rsidRPr="00E3584E">
            <w:rPr>
              <w:rFonts w:ascii="Calibri" w:eastAsia="Times New Roman" w:hAnsi="Calibri" w:cs="Calibri"/>
              <w:color w:val="000000"/>
            </w:rPr>
            <w:t xml:space="preserve"> </w:t>
          </w:r>
          <w:r w:rsidRPr="00E3584E">
            <w:rPr>
              <w:rFonts w:ascii="Calibri" w:eastAsia="Times New Roman" w:hAnsi="Calibri" w:cs="Calibri"/>
              <w:b/>
              <w:bCs/>
              <w:color w:val="000000"/>
            </w:rPr>
            <w:t>8</w:t>
          </w:r>
          <w:r w:rsidRPr="00E3584E">
            <w:rPr>
              <w:rFonts w:ascii="Calibri" w:eastAsia="Times New Roman" w:hAnsi="Calibri" w:cs="Calibri"/>
              <w:color w:val="000000"/>
            </w:rPr>
            <w:t>, 74 (2024).</w:t>
          </w:r>
        </w:p>
        <w:p w14:paraId="460C9F77" w14:textId="77777777" w:rsidR="00E3584E" w:rsidRPr="00E3584E" w:rsidRDefault="00E3584E">
          <w:pPr>
            <w:autoSpaceDE w:val="0"/>
            <w:autoSpaceDN w:val="0"/>
            <w:ind w:hanging="640"/>
            <w:divId w:val="1558854187"/>
            <w:rPr>
              <w:rFonts w:ascii="Calibri" w:eastAsia="Times New Roman" w:hAnsi="Calibri" w:cs="Calibri"/>
              <w:color w:val="000000"/>
            </w:rPr>
          </w:pPr>
          <w:r w:rsidRPr="00E3584E">
            <w:rPr>
              <w:rFonts w:ascii="Calibri" w:eastAsia="Times New Roman" w:hAnsi="Calibri" w:cs="Calibri"/>
              <w:color w:val="000000"/>
            </w:rPr>
            <w:t>29.</w:t>
          </w:r>
          <w:r w:rsidRPr="00E3584E">
            <w:rPr>
              <w:rFonts w:ascii="Calibri" w:eastAsia="Times New Roman" w:hAnsi="Calibri" w:cs="Calibri"/>
              <w:color w:val="000000"/>
            </w:rPr>
            <w:tab/>
            <w:t xml:space="preserve">Verbeek, C., Leemans, I. &amp; Fleming, B. How can scents enhance the impact of guided museum tours? towards an impact approach for olfactory museology. </w:t>
          </w:r>
          <w:r w:rsidRPr="00E3584E">
            <w:rPr>
              <w:rFonts w:ascii="Calibri" w:eastAsia="Times New Roman" w:hAnsi="Calibri" w:cs="Calibri"/>
              <w:i/>
              <w:iCs/>
              <w:color w:val="000000"/>
            </w:rPr>
            <w:t>The Senses and Society</w:t>
          </w:r>
          <w:r w:rsidRPr="00E3584E">
            <w:rPr>
              <w:rFonts w:ascii="Calibri" w:eastAsia="Times New Roman" w:hAnsi="Calibri" w:cs="Calibri"/>
              <w:color w:val="000000"/>
            </w:rPr>
            <w:t xml:space="preserve"> </w:t>
          </w:r>
          <w:r w:rsidRPr="00E3584E">
            <w:rPr>
              <w:rFonts w:ascii="Calibri" w:eastAsia="Times New Roman" w:hAnsi="Calibri" w:cs="Calibri"/>
              <w:b/>
              <w:bCs/>
              <w:color w:val="000000"/>
            </w:rPr>
            <w:t>17</w:t>
          </w:r>
          <w:r w:rsidRPr="00E3584E">
            <w:rPr>
              <w:rFonts w:ascii="Calibri" w:eastAsia="Times New Roman" w:hAnsi="Calibri" w:cs="Calibri"/>
              <w:color w:val="000000"/>
            </w:rPr>
            <w:t>, 315–342 (2022).</w:t>
          </w:r>
        </w:p>
        <w:p w14:paraId="6D4E7D4E" w14:textId="77777777" w:rsidR="00E3584E" w:rsidRPr="00E3584E" w:rsidRDefault="00E3584E">
          <w:pPr>
            <w:autoSpaceDE w:val="0"/>
            <w:autoSpaceDN w:val="0"/>
            <w:ind w:hanging="640"/>
            <w:rPr>
              <w:rFonts w:ascii="Calibri" w:eastAsia="Times New Roman" w:hAnsi="Calibri" w:cs="Calibri"/>
              <w:color w:val="000000"/>
            </w:rPr>
          </w:pPr>
          <w:r w:rsidRPr="00E3584E">
            <w:rPr>
              <w:rFonts w:ascii="Calibri" w:eastAsia="Times New Roman" w:hAnsi="Calibri" w:cs="Calibri"/>
              <w:color w:val="000000"/>
            </w:rPr>
            <w:t>30.</w:t>
          </w:r>
          <w:r w:rsidRPr="00E3584E">
            <w:rPr>
              <w:rFonts w:ascii="Calibri" w:eastAsia="Times New Roman" w:hAnsi="Calibri" w:cs="Calibri"/>
              <w:color w:val="000000"/>
            </w:rPr>
            <w:tab/>
            <w:t xml:space="preserve">Wood-Nartker, J. Calm In Chaos: Creating Refuge Spaces In The Theme Park Setting For People With Autism Spectrum Disorder And Post-Traumatic Stress Disorder. </w:t>
          </w:r>
          <w:r w:rsidRPr="00E3584E">
            <w:rPr>
              <w:rFonts w:ascii="Calibri" w:eastAsia="Times New Roman" w:hAnsi="Calibri" w:cs="Calibri"/>
              <w:i/>
              <w:iCs/>
              <w:color w:val="000000"/>
            </w:rPr>
            <w:t>Physical Medicine, Rehabilitation and Disabilities</w:t>
          </w:r>
          <w:r w:rsidRPr="00E3584E">
            <w:rPr>
              <w:rFonts w:ascii="Calibri" w:eastAsia="Times New Roman" w:hAnsi="Calibri" w:cs="Calibri"/>
              <w:color w:val="000000"/>
            </w:rPr>
            <w:t xml:space="preserve"> </w:t>
          </w:r>
          <w:r w:rsidRPr="00E3584E">
            <w:rPr>
              <w:rFonts w:ascii="Calibri" w:eastAsia="Times New Roman" w:hAnsi="Calibri" w:cs="Calibri"/>
              <w:b/>
              <w:bCs/>
              <w:color w:val="000000"/>
            </w:rPr>
            <w:t>6</w:t>
          </w:r>
          <w:r w:rsidRPr="00E3584E">
            <w:rPr>
              <w:rFonts w:ascii="Calibri" w:eastAsia="Times New Roman" w:hAnsi="Calibri" w:cs="Calibri"/>
              <w:color w:val="000000"/>
            </w:rPr>
            <w:t>, 1–12 (2020).</w:t>
          </w:r>
        </w:p>
        <w:p w14:paraId="772A1ACF" w14:textId="77777777" w:rsidR="00E3584E" w:rsidRPr="00E3584E" w:rsidRDefault="00E3584E">
          <w:pPr>
            <w:autoSpaceDE w:val="0"/>
            <w:autoSpaceDN w:val="0"/>
            <w:ind w:hanging="640"/>
            <w:divId w:val="223639430"/>
            <w:rPr>
              <w:rFonts w:ascii="Calibri" w:eastAsia="Times New Roman" w:hAnsi="Calibri" w:cs="Calibri"/>
              <w:color w:val="000000"/>
            </w:rPr>
          </w:pPr>
          <w:r w:rsidRPr="00E3584E">
            <w:rPr>
              <w:rFonts w:ascii="Calibri" w:eastAsia="Times New Roman" w:hAnsi="Calibri" w:cs="Calibri"/>
              <w:color w:val="000000"/>
            </w:rPr>
            <w:t>31.</w:t>
          </w:r>
          <w:r w:rsidRPr="00E3584E">
            <w:rPr>
              <w:rFonts w:ascii="Calibri" w:eastAsia="Times New Roman" w:hAnsi="Calibri" w:cs="Calibri"/>
              <w:color w:val="000000"/>
            </w:rPr>
            <w:tab/>
            <w:t xml:space="preserve">Velasco, C. &amp; Obrist, M. </w:t>
          </w:r>
          <w:r w:rsidRPr="00E3584E">
            <w:rPr>
              <w:rFonts w:ascii="Calibri" w:eastAsia="Times New Roman" w:hAnsi="Calibri" w:cs="Calibri"/>
              <w:i/>
              <w:iCs/>
              <w:color w:val="000000"/>
            </w:rPr>
            <w:t>Multisensory Experiences</w:t>
          </w:r>
          <w:r w:rsidRPr="00E3584E">
            <w:rPr>
              <w:rFonts w:ascii="Calibri" w:eastAsia="Times New Roman" w:hAnsi="Calibri" w:cs="Calibri"/>
              <w:color w:val="000000"/>
            </w:rPr>
            <w:t xml:space="preserve">. </w:t>
          </w:r>
          <w:r w:rsidRPr="00E3584E">
            <w:rPr>
              <w:rFonts w:ascii="Calibri" w:eastAsia="Times New Roman" w:hAnsi="Calibri" w:cs="Calibri"/>
              <w:i/>
              <w:iCs/>
              <w:color w:val="000000"/>
            </w:rPr>
            <w:t>Multisensory Experiences: where the Senses Meet Technology, Second Edition</w:t>
          </w:r>
          <w:r w:rsidRPr="00E3584E">
            <w:rPr>
              <w:rFonts w:ascii="Calibri" w:eastAsia="Times New Roman" w:hAnsi="Calibri" w:cs="Calibri"/>
              <w:color w:val="000000"/>
            </w:rPr>
            <w:t xml:space="preserve"> (Oxford University PressOxford, 2025). doi:10.1093/oso/9780198886709.001.0001.</w:t>
          </w:r>
        </w:p>
        <w:p w14:paraId="2553729C" w14:textId="77777777" w:rsidR="00E3584E" w:rsidRPr="00E3584E" w:rsidRDefault="00E3584E">
          <w:pPr>
            <w:autoSpaceDE w:val="0"/>
            <w:autoSpaceDN w:val="0"/>
            <w:ind w:hanging="640"/>
            <w:divId w:val="894196554"/>
            <w:rPr>
              <w:rFonts w:ascii="Calibri" w:eastAsia="Times New Roman" w:hAnsi="Calibri" w:cs="Calibri"/>
              <w:color w:val="000000"/>
            </w:rPr>
          </w:pPr>
          <w:r w:rsidRPr="00E3584E">
            <w:rPr>
              <w:rFonts w:ascii="Calibri" w:eastAsia="Times New Roman" w:hAnsi="Calibri" w:cs="Calibri"/>
              <w:color w:val="000000"/>
            </w:rPr>
            <w:t>32.</w:t>
          </w:r>
          <w:r w:rsidRPr="00E3584E">
            <w:rPr>
              <w:rFonts w:ascii="Calibri" w:eastAsia="Times New Roman" w:hAnsi="Calibri" w:cs="Calibri"/>
              <w:color w:val="000000"/>
            </w:rPr>
            <w:tab/>
            <w:t xml:space="preserve">Botvinick, M. &amp; Cohen, J. Rubber hands ‘feel’ touch that eyes see. </w:t>
          </w:r>
          <w:r w:rsidRPr="00E3584E">
            <w:rPr>
              <w:rFonts w:ascii="Calibri" w:eastAsia="Times New Roman" w:hAnsi="Calibri" w:cs="Calibri"/>
              <w:i/>
              <w:iCs/>
              <w:color w:val="000000"/>
            </w:rPr>
            <w:t>Nature</w:t>
          </w:r>
          <w:r w:rsidRPr="00E3584E">
            <w:rPr>
              <w:rFonts w:ascii="Calibri" w:eastAsia="Times New Roman" w:hAnsi="Calibri" w:cs="Calibri"/>
              <w:color w:val="000000"/>
            </w:rPr>
            <w:t xml:space="preserve"> </w:t>
          </w:r>
          <w:r w:rsidRPr="00E3584E">
            <w:rPr>
              <w:rFonts w:ascii="Calibri" w:eastAsia="Times New Roman" w:hAnsi="Calibri" w:cs="Calibri"/>
              <w:b/>
              <w:bCs/>
              <w:color w:val="000000"/>
            </w:rPr>
            <w:t>391</w:t>
          </w:r>
          <w:r w:rsidRPr="00E3584E">
            <w:rPr>
              <w:rFonts w:ascii="Calibri" w:eastAsia="Times New Roman" w:hAnsi="Calibri" w:cs="Calibri"/>
              <w:color w:val="000000"/>
            </w:rPr>
            <w:t>, 756–756 (1998).</w:t>
          </w:r>
        </w:p>
        <w:p w14:paraId="0D608472" w14:textId="77777777" w:rsidR="00E3584E" w:rsidRPr="00E3584E" w:rsidRDefault="00E3584E">
          <w:pPr>
            <w:autoSpaceDE w:val="0"/>
            <w:autoSpaceDN w:val="0"/>
            <w:ind w:hanging="640"/>
            <w:divId w:val="1748385304"/>
            <w:rPr>
              <w:rFonts w:ascii="Calibri" w:eastAsia="Times New Roman" w:hAnsi="Calibri" w:cs="Calibri"/>
              <w:color w:val="000000"/>
            </w:rPr>
          </w:pPr>
          <w:r w:rsidRPr="00E3584E">
            <w:rPr>
              <w:rFonts w:ascii="Calibri" w:eastAsia="Times New Roman" w:hAnsi="Calibri" w:cs="Calibri"/>
              <w:color w:val="000000"/>
            </w:rPr>
            <w:t>33.</w:t>
          </w:r>
          <w:r w:rsidRPr="00E3584E">
            <w:rPr>
              <w:rFonts w:ascii="Calibri" w:eastAsia="Times New Roman" w:hAnsi="Calibri" w:cs="Calibri"/>
              <w:color w:val="000000"/>
            </w:rPr>
            <w:tab/>
            <w:t xml:space="preserve">Jousmäki, V. &amp; Hari, R. Parchment-skin illusion: sound-biased touch. </w:t>
          </w:r>
          <w:r w:rsidRPr="00E3584E">
            <w:rPr>
              <w:rFonts w:ascii="Calibri" w:eastAsia="Times New Roman" w:hAnsi="Calibri" w:cs="Calibri"/>
              <w:i/>
              <w:iCs/>
              <w:color w:val="000000"/>
            </w:rPr>
            <w:t>Current Biology</w:t>
          </w:r>
          <w:r w:rsidRPr="00E3584E">
            <w:rPr>
              <w:rFonts w:ascii="Calibri" w:eastAsia="Times New Roman" w:hAnsi="Calibri" w:cs="Calibri"/>
              <w:color w:val="000000"/>
            </w:rPr>
            <w:t xml:space="preserve"> </w:t>
          </w:r>
          <w:r w:rsidRPr="00E3584E">
            <w:rPr>
              <w:rFonts w:ascii="Calibri" w:eastAsia="Times New Roman" w:hAnsi="Calibri" w:cs="Calibri"/>
              <w:b/>
              <w:bCs/>
              <w:color w:val="000000"/>
            </w:rPr>
            <w:t>8</w:t>
          </w:r>
          <w:r w:rsidRPr="00E3584E">
            <w:rPr>
              <w:rFonts w:ascii="Calibri" w:eastAsia="Times New Roman" w:hAnsi="Calibri" w:cs="Calibri"/>
              <w:color w:val="000000"/>
            </w:rPr>
            <w:t>, R190–R191 (1998).</w:t>
          </w:r>
        </w:p>
        <w:p w14:paraId="4AC5BE9D" w14:textId="77777777" w:rsidR="00E3584E" w:rsidRPr="00E3584E" w:rsidRDefault="00E3584E">
          <w:pPr>
            <w:autoSpaceDE w:val="0"/>
            <w:autoSpaceDN w:val="0"/>
            <w:ind w:hanging="640"/>
            <w:rPr>
              <w:rFonts w:ascii="Calibri" w:eastAsia="Times New Roman" w:hAnsi="Calibri" w:cs="Calibri"/>
              <w:color w:val="000000"/>
            </w:rPr>
          </w:pPr>
          <w:r w:rsidRPr="00E3584E">
            <w:rPr>
              <w:rFonts w:ascii="Calibri" w:eastAsia="Times New Roman" w:hAnsi="Calibri" w:cs="Calibri"/>
              <w:color w:val="000000"/>
            </w:rPr>
            <w:t>34.</w:t>
          </w:r>
          <w:r w:rsidRPr="00E3584E">
            <w:rPr>
              <w:rFonts w:ascii="Calibri" w:eastAsia="Times New Roman" w:hAnsi="Calibri" w:cs="Calibri"/>
              <w:color w:val="000000"/>
            </w:rPr>
            <w:tab/>
            <w:t xml:space="preserve">Jousmäki, V. &amp; Hari, R. Parchment-skin illusion: sound-biased touch. </w:t>
          </w:r>
          <w:r w:rsidRPr="00E3584E">
            <w:rPr>
              <w:rFonts w:ascii="Calibri" w:eastAsia="Times New Roman" w:hAnsi="Calibri" w:cs="Calibri"/>
              <w:i/>
              <w:iCs/>
              <w:color w:val="000000"/>
            </w:rPr>
            <w:t>Current Biology</w:t>
          </w:r>
          <w:r w:rsidRPr="00E3584E">
            <w:rPr>
              <w:rFonts w:ascii="Calibri" w:eastAsia="Times New Roman" w:hAnsi="Calibri" w:cs="Calibri"/>
              <w:color w:val="000000"/>
            </w:rPr>
            <w:t xml:space="preserve"> </w:t>
          </w:r>
          <w:r w:rsidRPr="00E3584E">
            <w:rPr>
              <w:rFonts w:ascii="Calibri" w:eastAsia="Times New Roman" w:hAnsi="Calibri" w:cs="Calibri"/>
              <w:b/>
              <w:bCs/>
              <w:color w:val="000000"/>
            </w:rPr>
            <w:t>8</w:t>
          </w:r>
          <w:r w:rsidRPr="00E3584E">
            <w:rPr>
              <w:rFonts w:ascii="Calibri" w:eastAsia="Times New Roman" w:hAnsi="Calibri" w:cs="Calibri"/>
              <w:color w:val="000000"/>
            </w:rPr>
            <w:t>, R190–R191 (1998).</w:t>
          </w:r>
        </w:p>
        <w:p w14:paraId="1F2E6587" w14:textId="77777777" w:rsidR="00E3584E" w:rsidRPr="00E3584E" w:rsidRDefault="00E3584E">
          <w:pPr>
            <w:autoSpaceDE w:val="0"/>
            <w:autoSpaceDN w:val="0"/>
            <w:ind w:hanging="640"/>
            <w:rPr>
              <w:rFonts w:ascii="Calibri" w:eastAsia="Times New Roman" w:hAnsi="Calibri" w:cs="Calibri"/>
              <w:color w:val="000000"/>
            </w:rPr>
          </w:pPr>
          <w:r w:rsidRPr="00E3584E">
            <w:rPr>
              <w:rFonts w:ascii="Calibri" w:eastAsia="Times New Roman" w:hAnsi="Calibri" w:cs="Calibri"/>
              <w:color w:val="000000"/>
            </w:rPr>
            <w:t>35.</w:t>
          </w:r>
          <w:r w:rsidRPr="00E3584E">
            <w:rPr>
              <w:rFonts w:ascii="Calibri" w:eastAsia="Times New Roman" w:hAnsi="Calibri" w:cs="Calibri"/>
              <w:color w:val="000000"/>
            </w:rPr>
            <w:tab/>
            <w:t xml:space="preserve">Spence, C. Exploring Group Differences in the Crossmodal Correspondences. </w:t>
          </w:r>
          <w:r w:rsidRPr="00E3584E">
            <w:rPr>
              <w:rFonts w:ascii="Calibri" w:eastAsia="Times New Roman" w:hAnsi="Calibri" w:cs="Calibri"/>
              <w:i/>
              <w:iCs/>
              <w:color w:val="000000"/>
            </w:rPr>
            <w:t>Multisens. Res.</w:t>
          </w:r>
          <w:r w:rsidRPr="00E3584E">
            <w:rPr>
              <w:rFonts w:ascii="Calibri" w:eastAsia="Times New Roman" w:hAnsi="Calibri" w:cs="Calibri"/>
              <w:color w:val="000000"/>
            </w:rPr>
            <w:t xml:space="preserve"> </w:t>
          </w:r>
          <w:r w:rsidRPr="00E3584E">
            <w:rPr>
              <w:rFonts w:ascii="Calibri" w:eastAsia="Times New Roman" w:hAnsi="Calibri" w:cs="Calibri"/>
              <w:b/>
              <w:bCs/>
              <w:color w:val="000000"/>
            </w:rPr>
            <w:t>35</w:t>
          </w:r>
          <w:r w:rsidRPr="00E3584E">
            <w:rPr>
              <w:rFonts w:ascii="Calibri" w:eastAsia="Times New Roman" w:hAnsi="Calibri" w:cs="Calibri"/>
              <w:color w:val="000000"/>
            </w:rPr>
            <w:t>, 495–536 (2022).</w:t>
          </w:r>
        </w:p>
        <w:p w14:paraId="51F9B360" w14:textId="77777777" w:rsidR="00E3584E" w:rsidRPr="00E3584E" w:rsidRDefault="00E3584E">
          <w:pPr>
            <w:autoSpaceDE w:val="0"/>
            <w:autoSpaceDN w:val="0"/>
            <w:ind w:hanging="640"/>
            <w:divId w:val="217742342"/>
            <w:rPr>
              <w:rFonts w:ascii="Calibri" w:eastAsia="Times New Roman" w:hAnsi="Calibri" w:cs="Calibri"/>
              <w:color w:val="000000"/>
            </w:rPr>
          </w:pPr>
          <w:r w:rsidRPr="00E3584E">
            <w:rPr>
              <w:rFonts w:ascii="Calibri" w:eastAsia="Times New Roman" w:hAnsi="Calibri" w:cs="Calibri"/>
              <w:color w:val="000000"/>
            </w:rPr>
            <w:t>36.</w:t>
          </w:r>
          <w:r w:rsidRPr="00E3584E">
            <w:rPr>
              <w:rFonts w:ascii="Calibri" w:eastAsia="Times New Roman" w:hAnsi="Calibri" w:cs="Calibri"/>
              <w:color w:val="000000"/>
            </w:rPr>
            <w:tab/>
            <w:t xml:space="preserve">Spence, C. Exploring Group Differences in the Crossmodal Correspondences. </w:t>
          </w:r>
          <w:r w:rsidRPr="00E3584E">
            <w:rPr>
              <w:rFonts w:ascii="Calibri" w:eastAsia="Times New Roman" w:hAnsi="Calibri" w:cs="Calibri"/>
              <w:i/>
              <w:iCs/>
              <w:color w:val="000000"/>
            </w:rPr>
            <w:t>Multisens. Res.</w:t>
          </w:r>
          <w:r w:rsidRPr="00E3584E">
            <w:rPr>
              <w:rFonts w:ascii="Calibri" w:eastAsia="Times New Roman" w:hAnsi="Calibri" w:cs="Calibri"/>
              <w:color w:val="000000"/>
            </w:rPr>
            <w:t xml:space="preserve"> </w:t>
          </w:r>
          <w:r w:rsidRPr="00E3584E">
            <w:rPr>
              <w:rFonts w:ascii="Calibri" w:eastAsia="Times New Roman" w:hAnsi="Calibri" w:cs="Calibri"/>
              <w:b/>
              <w:bCs/>
              <w:color w:val="000000"/>
            </w:rPr>
            <w:t>35</w:t>
          </w:r>
          <w:r w:rsidRPr="00E3584E">
            <w:rPr>
              <w:rFonts w:ascii="Calibri" w:eastAsia="Times New Roman" w:hAnsi="Calibri" w:cs="Calibri"/>
              <w:color w:val="000000"/>
            </w:rPr>
            <w:t>, 495–536 (2022).</w:t>
          </w:r>
        </w:p>
        <w:p w14:paraId="736340B7" w14:textId="77777777" w:rsidR="00E3584E" w:rsidRPr="00E3584E" w:rsidRDefault="00E3584E">
          <w:pPr>
            <w:autoSpaceDE w:val="0"/>
            <w:autoSpaceDN w:val="0"/>
            <w:ind w:hanging="640"/>
            <w:rPr>
              <w:rFonts w:ascii="Calibri" w:eastAsia="Times New Roman" w:hAnsi="Calibri" w:cs="Calibri"/>
              <w:color w:val="000000"/>
            </w:rPr>
          </w:pPr>
          <w:r w:rsidRPr="00E3584E">
            <w:rPr>
              <w:rFonts w:ascii="Calibri" w:eastAsia="Times New Roman" w:hAnsi="Calibri" w:cs="Calibri"/>
              <w:color w:val="000000"/>
            </w:rPr>
            <w:t>37.</w:t>
          </w:r>
          <w:r w:rsidRPr="00E3584E">
            <w:rPr>
              <w:rFonts w:ascii="Calibri" w:eastAsia="Times New Roman" w:hAnsi="Calibri" w:cs="Calibri"/>
              <w:color w:val="000000"/>
            </w:rPr>
            <w:tab/>
            <w:t xml:space="preserve">Ćwiek, A. </w:t>
          </w:r>
          <w:r w:rsidRPr="00E3584E">
            <w:rPr>
              <w:rFonts w:ascii="Calibri" w:eastAsia="Times New Roman" w:hAnsi="Calibri" w:cs="Calibri"/>
              <w:i/>
              <w:iCs/>
              <w:color w:val="000000"/>
            </w:rPr>
            <w:t>et al.</w:t>
          </w:r>
          <w:r w:rsidRPr="00E3584E">
            <w:rPr>
              <w:rFonts w:ascii="Calibri" w:eastAsia="Times New Roman" w:hAnsi="Calibri" w:cs="Calibri"/>
              <w:color w:val="000000"/>
            </w:rPr>
            <w:t xml:space="preserve"> The bouba/kiki effect is robust across cultures and writing systems. </w:t>
          </w:r>
          <w:r w:rsidRPr="00E3584E">
            <w:rPr>
              <w:rFonts w:ascii="Calibri" w:eastAsia="Times New Roman" w:hAnsi="Calibri" w:cs="Calibri"/>
              <w:i/>
              <w:iCs/>
              <w:color w:val="000000"/>
            </w:rPr>
            <w:t>Philosophical Transactions of the Royal Society B: Biological Sciences</w:t>
          </w:r>
          <w:r w:rsidRPr="00E3584E">
            <w:rPr>
              <w:rFonts w:ascii="Calibri" w:eastAsia="Times New Roman" w:hAnsi="Calibri" w:cs="Calibri"/>
              <w:color w:val="000000"/>
            </w:rPr>
            <w:t xml:space="preserve"> </w:t>
          </w:r>
          <w:r w:rsidRPr="00E3584E">
            <w:rPr>
              <w:rFonts w:ascii="Calibri" w:eastAsia="Times New Roman" w:hAnsi="Calibri" w:cs="Calibri"/>
              <w:b/>
              <w:bCs/>
              <w:color w:val="000000"/>
            </w:rPr>
            <w:t>377</w:t>
          </w:r>
          <w:r w:rsidRPr="00E3584E">
            <w:rPr>
              <w:rFonts w:ascii="Calibri" w:eastAsia="Times New Roman" w:hAnsi="Calibri" w:cs="Calibri"/>
              <w:color w:val="000000"/>
            </w:rPr>
            <w:t>, (2022).</w:t>
          </w:r>
        </w:p>
        <w:p w14:paraId="41B69A53" w14:textId="77777777" w:rsidR="00E3584E" w:rsidRPr="00E3584E" w:rsidRDefault="00E3584E">
          <w:pPr>
            <w:autoSpaceDE w:val="0"/>
            <w:autoSpaceDN w:val="0"/>
            <w:ind w:hanging="640"/>
            <w:divId w:val="1169297061"/>
            <w:rPr>
              <w:rFonts w:ascii="Calibri" w:eastAsia="Times New Roman" w:hAnsi="Calibri" w:cs="Calibri"/>
              <w:color w:val="000000"/>
            </w:rPr>
          </w:pPr>
          <w:r w:rsidRPr="00E3584E">
            <w:rPr>
              <w:rFonts w:ascii="Calibri" w:eastAsia="Times New Roman" w:hAnsi="Calibri" w:cs="Calibri"/>
              <w:color w:val="000000"/>
            </w:rPr>
            <w:lastRenderedPageBreak/>
            <w:t>38.</w:t>
          </w:r>
          <w:r w:rsidRPr="00E3584E">
            <w:rPr>
              <w:rFonts w:ascii="Calibri" w:eastAsia="Times New Roman" w:hAnsi="Calibri" w:cs="Calibri"/>
              <w:color w:val="000000"/>
            </w:rPr>
            <w:tab/>
            <w:t xml:space="preserve">Zeljko, M., Kritikos, A. &amp; Grove, P. M. Lightness/pitch and elevation/pitch crossmodal correspondences are low-level sensory effects. </w:t>
          </w:r>
          <w:r w:rsidRPr="00E3584E">
            <w:rPr>
              <w:rFonts w:ascii="Calibri" w:eastAsia="Times New Roman" w:hAnsi="Calibri" w:cs="Calibri"/>
              <w:i/>
              <w:iCs/>
              <w:color w:val="000000"/>
            </w:rPr>
            <w:t>Atten. Percept. Psychophys.</w:t>
          </w:r>
          <w:r w:rsidRPr="00E3584E">
            <w:rPr>
              <w:rFonts w:ascii="Calibri" w:eastAsia="Times New Roman" w:hAnsi="Calibri" w:cs="Calibri"/>
              <w:color w:val="000000"/>
            </w:rPr>
            <w:t xml:space="preserve"> </w:t>
          </w:r>
          <w:r w:rsidRPr="00E3584E">
            <w:rPr>
              <w:rFonts w:ascii="Calibri" w:eastAsia="Times New Roman" w:hAnsi="Calibri" w:cs="Calibri"/>
              <w:b/>
              <w:bCs/>
              <w:color w:val="000000"/>
            </w:rPr>
            <w:t>81</w:t>
          </w:r>
          <w:r w:rsidRPr="00E3584E">
            <w:rPr>
              <w:rFonts w:ascii="Calibri" w:eastAsia="Times New Roman" w:hAnsi="Calibri" w:cs="Calibri"/>
              <w:color w:val="000000"/>
            </w:rPr>
            <w:t>, 1609–1623 (2019).</w:t>
          </w:r>
        </w:p>
        <w:p w14:paraId="154B4715" w14:textId="77777777" w:rsidR="00E3584E" w:rsidRPr="00E3584E" w:rsidRDefault="00E3584E">
          <w:pPr>
            <w:autoSpaceDE w:val="0"/>
            <w:autoSpaceDN w:val="0"/>
            <w:ind w:hanging="640"/>
            <w:divId w:val="271057614"/>
            <w:rPr>
              <w:rFonts w:ascii="Calibri" w:eastAsia="Times New Roman" w:hAnsi="Calibri" w:cs="Calibri"/>
              <w:color w:val="000000"/>
            </w:rPr>
          </w:pPr>
          <w:r w:rsidRPr="00E3584E">
            <w:rPr>
              <w:rFonts w:ascii="Calibri" w:eastAsia="Times New Roman" w:hAnsi="Calibri" w:cs="Calibri"/>
              <w:color w:val="000000"/>
            </w:rPr>
            <w:t>39.</w:t>
          </w:r>
          <w:r w:rsidRPr="00E3584E">
            <w:rPr>
              <w:rFonts w:ascii="Calibri" w:eastAsia="Times New Roman" w:hAnsi="Calibri" w:cs="Calibri"/>
              <w:color w:val="000000"/>
            </w:rPr>
            <w:tab/>
            <w:t xml:space="preserve">Di Stefano, N. &amp; Spence, C. Roughness perception: A multisensory/crossmodal perspective. </w:t>
          </w:r>
          <w:r w:rsidRPr="00E3584E">
            <w:rPr>
              <w:rFonts w:ascii="Calibri" w:eastAsia="Times New Roman" w:hAnsi="Calibri" w:cs="Calibri"/>
              <w:i/>
              <w:iCs/>
              <w:color w:val="000000"/>
            </w:rPr>
            <w:t>Atten. Percept. Psychophys.</w:t>
          </w:r>
          <w:r w:rsidRPr="00E3584E">
            <w:rPr>
              <w:rFonts w:ascii="Calibri" w:eastAsia="Times New Roman" w:hAnsi="Calibri" w:cs="Calibri"/>
              <w:color w:val="000000"/>
            </w:rPr>
            <w:t xml:space="preserve"> </w:t>
          </w:r>
          <w:r w:rsidRPr="00E3584E">
            <w:rPr>
              <w:rFonts w:ascii="Calibri" w:eastAsia="Times New Roman" w:hAnsi="Calibri" w:cs="Calibri"/>
              <w:b/>
              <w:bCs/>
              <w:color w:val="000000"/>
            </w:rPr>
            <w:t>84</w:t>
          </w:r>
          <w:r w:rsidRPr="00E3584E">
            <w:rPr>
              <w:rFonts w:ascii="Calibri" w:eastAsia="Times New Roman" w:hAnsi="Calibri" w:cs="Calibri"/>
              <w:color w:val="000000"/>
            </w:rPr>
            <w:t>, 2087–2114 (2022).</w:t>
          </w:r>
        </w:p>
        <w:p w14:paraId="03F2BDCF" w14:textId="77777777" w:rsidR="00E3584E" w:rsidRPr="00E3584E" w:rsidRDefault="00E3584E">
          <w:pPr>
            <w:autoSpaceDE w:val="0"/>
            <w:autoSpaceDN w:val="0"/>
            <w:ind w:hanging="640"/>
            <w:divId w:val="726297485"/>
            <w:rPr>
              <w:rFonts w:ascii="Calibri" w:eastAsia="Times New Roman" w:hAnsi="Calibri" w:cs="Calibri"/>
              <w:color w:val="000000"/>
            </w:rPr>
          </w:pPr>
          <w:r w:rsidRPr="00E3584E">
            <w:rPr>
              <w:rFonts w:ascii="Calibri" w:eastAsia="Times New Roman" w:hAnsi="Calibri" w:cs="Calibri"/>
              <w:color w:val="000000"/>
            </w:rPr>
            <w:t>40.</w:t>
          </w:r>
          <w:r w:rsidRPr="00E3584E">
            <w:rPr>
              <w:rFonts w:ascii="Calibri" w:eastAsia="Times New Roman" w:hAnsi="Calibri" w:cs="Calibri"/>
              <w:color w:val="000000"/>
            </w:rPr>
            <w:tab/>
            <w:t xml:space="preserve">Spence, C. Cinnamon: The historic spice, medicinal uses, and flavour chemistry. </w:t>
          </w:r>
          <w:r w:rsidRPr="00E3584E">
            <w:rPr>
              <w:rFonts w:ascii="Calibri" w:eastAsia="Times New Roman" w:hAnsi="Calibri" w:cs="Calibri"/>
              <w:i/>
              <w:iCs/>
              <w:color w:val="000000"/>
            </w:rPr>
            <w:t>Int. J. Gastron. Food Sci.</w:t>
          </w:r>
          <w:r w:rsidRPr="00E3584E">
            <w:rPr>
              <w:rFonts w:ascii="Calibri" w:eastAsia="Times New Roman" w:hAnsi="Calibri" w:cs="Calibri"/>
              <w:color w:val="000000"/>
            </w:rPr>
            <w:t xml:space="preserve"> </w:t>
          </w:r>
          <w:r w:rsidRPr="00E3584E">
            <w:rPr>
              <w:rFonts w:ascii="Calibri" w:eastAsia="Times New Roman" w:hAnsi="Calibri" w:cs="Calibri"/>
              <w:b/>
              <w:bCs/>
              <w:color w:val="000000"/>
            </w:rPr>
            <w:t>35</w:t>
          </w:r>
          <w:r w:rsidRPr="00E3584E">
            <w:rPr>
              <w:rFonts w:ascii="Calibri" w:eastAsia="Times New Roman" w:hAnsi="Calibri" w:cs="Calibri"/>
              <w:color w:val="000000"/>
            </w:rPr>
            <w:t>, 100858 (2024).</w:t>
          </w:r>
        </w:p>
        <w:p w14:paraId="12686520" w14:textId="77777777" w:rsidR="00E3584E" w:rsidRPr="00E3584E" w:rsidRDefault="00E3584E">
          <w:pPr>
            <w:autoSpaceDE w:val="0"/>
            <w:autoSpaceDN w:val="0"/>
            <w:ind w:hanging="640"/>
            <w:divId w:val="494148060"/>
            <w:rPr>
              <w:rFonts w:ascii="Calibri" w:eastAsia="Times New Roman" w:hAnsi="Calibri" w:cs="Calibri"/>
              <w:color w:val="000000"/>
            </w:rPr>
          </w:pPr>
          <w:r w:rsidRPr="00E3584E">
            <w:rPr>
              <w:rFonts w:ascii="Calibri" w:eastAsia="Times New Roman" w:hAnsi="Calibri" w:cs="Calibri"/>
              <w:color w:val="000000"/>
            </w:rPr>
            <w:t>41.</w:t>
          </w:r>
          <w:r w:rsidRPr="00E3584E">
            <w:rPr>
              <w:rFonts w:ascii="Calibri" w:eastAsia="Times New Roman" w:hAnsi="Calibri" w:cs="Calibri"/>
              <w:color w:val="000000"/>
            </w:rPr>
            <w:tab/>
            <w:t xml:space="preserve">Ludden, G. D. S., Schifferstein, H. N. J. &amp; Hekkert, P. N. J. Surprising the Senses. </w:t>
          </w:r>
          <w:r w:rsidRPr="00E3584E">
            <w:rPr>
              <w:rFonts w:ascii="Calibri" w:eastAsia="Times New Roman" w:hAnsi="Calibri" w:cs="Calibri"/>
              <w:i/>
              <w:iCs/>
              <w:color w:val="000000"/>
            </w:rPr>
            <w:t>The Senses and Society</w:t>
          </w:r>
          <w:r w:rsidRPr="00E3584E">
            <w:rPr>
              <w:rFonts w:ascii="Calibri" w:eastAsia="Times New Roman" w:hAnsi="Calibri" w:cs="Calibri"/>
              <w:color w:val="000000"/>
            </w:rPr>
            <w:t xml:space="preserve"> </w:t>
          </w:r>
          <w:r w:rsidRPr="00E3584E">
            <w:rPr>
              <w:rFonts w:ascii="Calibri" w:eastAsia="Times New Roman" w:hAnsi="Calibri" w:cs="Calibri"/>
              <w:b/>
              <w:bCs/>
              <w:color w:val="000000"/>
            </w:rPr>
            <w:t>2</w:t>
          </w:r>
          <w:r w:rsidRPr="00E3584E">
            <w:rPr>
              <w:rFonts w:ascii="Calibri" w:eastAsia="Times New Roman" w:hAnsi="Calibri" w:cs="Calibri"/>
              <w:color w:val="000000"/>
            </w:rPr>
            <w:t>, 353–362 (2007).</w:t>
          </w:r>
        </w:p>
        <w:p w14:paraId="49FC3592" w14:textId="77777777" w:rsidR="00E3584E" w:rsidRPr="00E3584E" w:rsidRDefault="00E3584E">
          <w:pPr>
            <w:autoSpaceDE w:val="0"/>
            <w:autoSpaceDN w:val="0"/>
            <w:ind w:hanging="640"/>
            <w:divId w:val="1442144672"/>
            <w:rPr>
              <w:rFonts w:ascii="Calibri" w:eastAsia="Times New Roman" w:hAnsi="Calibri" w:cs="Calibri"/>
              <w:color w:val="000000"/>
            </w:rPr>
          </w:pPr>
          <w:r w:rsidRPr="00E3584E">
            <w:rPr>
              <w:rFonts w:ascii="Calibri" w:eastAsia="Times New Roman" w:hAnsi="Calibri" w:cs="Calibri"/>
              <w:color w:val="000000"/>
            </w:rPr>
            <w:t>42.</w:t>
          </w:r>
          <w:r w:rsidRPr="00E3584E">
            <w:rPr>
              <w:rFonts w:ascii="Calibri" w:eastAsia="Times New Roman" w:hAnsi="Calibri" w:cs="Calibri"/>
              <w:color w:val="000000"/>
            </w:rPr>
            <w:tab/>
            <w:t xml:space="preserve">Kolarik, A. J. </w:t>
          </w:r>
          <w:r w:rsidRPr="00E3584E">
            <w:rPr>
              <w:rFonts w:ascii="Calibri" w:eastAsia="Times New Roman" w:hAnsi="Calibri" w:cs="Calibri"/>
              <w:i/>
              <w:iCs/>
              <w:color w:val="000000"/>
            </w:rPr>
            <w:t>et al.</w:t>
          </w:r>
          <w:r w:rsidRPr="00E3584E">
            <w:rPr>
              <w:rFonts w:ascii="Calibri" w:eastAsia="Times New Roman" w:hAnsi="Calibri" w:cs="Calibri"/>
              <w:color w:val="000000"/>
            </w:rPr>
            <w:t xml:space="preserve"> Factors Affecting Auditory Estimates of Virtual Room Size: Effects of Stimulus, Level, and Reverberation. </w:t>
          </w:r>
          <w:r w:rsidRPr="00E3584E">
            <w:rPr>
              <w:rFonts w:ascii="Calibri" w:eastAsia="Times New Roman" w:hAnsi="Calibri" w:cs="Calibri"/>
              <w:i/>
              <w:iCs/>
              <w:color w:val="000000"/>
            </w:rPr>
            <w:t>Perception</w:t>
          </w:r>
          <w:r w:rsidRPr="00E3584E">
            <w:rPr>
              <w:rFonts w:ascii="Calibri" w:eastAsia="Times New Roman" w:hAnsi="Calibri" w:cs="Calibri"/>
              <w:color w:val="000000"/>
            </w:rPr>
            <w:t xml:space="preserve"> </w:t>
          </w:r>
          <w:r w:rsidRPr="00E3584E">
            <w:rPr>
              <w:rFonts w:ascii="Calibri" w:eastAsia="Times New Roman" w:hAnsi="Calibri" w:cs="Calibri"/>
              <w:b/>
              <w:bCs/>
              <w:color w:val="000000"/>
            </w:rPr>
            <w:t>50</w:t>
          </w:r>
          <w:r w:rsidRPr="00E3584E">
            <w:rPr>
              <w:rFonts w:ascii="Calibri" w:eastAsia="Times New Roman" w:hAnsi="Calibri" w:cs="Calibri"/>
              <w:color w:val="000000"/>
            </w:rPr>
            <w:t>, 646–663 (2021).</w:t>
          </w:r>
        </w:p>
        <w:p w14:paraId="6B9FFDAD" w14:textId="77777777" w:rsidR="00E3584E" w:rsidRPr="00E3584E" w:rsidRDefault="00E3584E">
          <w:pPr>
            <w:autoSpaceDE w:val="0"/>
            <w:autoSpaceDN w:val="0"/>
            <w:ind w:hanging="640"/>
            <w:divId w:val="1172989933"/>
            <w:rPr>
              <w:rFonts w:ascii="Calibri" w:eastAsia="Times New Roman" w:hAnsi="Calibri" w:cs="Calibri"/>
              <w:color w:val="000000"/>
            </w:rPr>
          </w:pPr>
          <w:r w:rsidRPr="00E3584E">
            <w:rPr>
              <w:rFonts w:ascii="Calibri" w:eastAsia="Times New Roman" w:hAnsi="Calibri" w:cs="Calibri"/>
              <w:color w:val="000000"/>
            </w:rPr>
            <w:t>43.</w:t>
          </w:r>
          <w:r w:rsidRPr="00E3584E">
            <w:rPr>
              <w:rFonts w:ascii="Calibri" w:eastAsia="Times New Roman" w:hAnsi="Calibri" w:cs="Calibri"/>
              <w:color w:val="000000"/>
            </w:rPr>
            <w:tab/>
            <w:t>Dobbs-Beck, V. Vicki Dobbs-Beck – Executive in Charge, ILMxLAB. https://www.lucasfilm.com/leadership/vicki-dobbs-beck/ (2025).</w:t>
          </w:r>
        </w:p>
        <w:p w14:paraId="73D3B54E" w14:textId="77777777" w:rsidR="00E3584E" w:rsidRPr="00E3584E" w:rsidRDefault="00E3584E">
          <w:pPr>
            <w:autoSpaceDE w:val="0"/>
            <w:autoSpaceDN w:val="0"/>
            <w:ind w:hanging="640"/>
            <w:divId w:val="1723871810"/>
            <w:rPr>
              <w:rFonts w:ascii="Calibri" w:eastAsia="Times New Roman" w:hAnsi="Calibri" w:cs="Calibri"/>
              <w:color w:val="000000"/>
            </w:rPr>
          </w:pPr>
          <w:r w:rsidRPr="00E3584E">
            <w:rPr>
              <w:rFonts w:ascii="Calibri" w:eastAsia="Times New Roman" w:hAnsi="Calibri" w:cs="Calibri"/>
              <w:color w:val="000000"/>
            </w:rPr>
            <w:t>44.</w:t>
          </w:r>
          <w:r w:rsidRPr="00E3584E">
            <w:rPr>
              <w:rFonts w:ascii="Calibri" w:eastAsia="Times New Roman" w:hAnsi="Calibri" w:cs="Calibri"/>
              <w:color w:val="000000"/>
            </w:rPr>
            <w:tab/>
            <w:t xml:space="preserve">Tussyadiah, I. P., Wang, D., Jung, T. H. &amp; tom Dieck, M. C. Virtual reality, presence, and attitude change: Empirical evidence from tourism. </w:t>
          </w:r>
          <w:r w:rsidRPr="00E3584E">
            <w:rPr>
              <w:rFonts w:ascii="Calibri" w:eastAsia="Times New Roman" w:hAnsi="Calibri" w:cs="Calibri"/>
              <w:i/>
              <w:iCs/>
              <w:color w:val="000000"/>
            </w:rPr>
            <w:t>Tour. Manag.</w:t>
          </w:r>
          <w:r w:rsidRPr="00E3584E">
            <w:rPr>
              <w:rFonts w:ascii="Calibri" w:eastAsia="Times New Roman" w:hAnsi="Calibri" w:cs="Calibri"/>
              <w:color w:val="000000"/>
            </w:rPr>
            <w:t xml:space="preserve"> </w:t>
          </w:r>
          <w:r w:rsidRPr="00E3584E">
            <w:rPr>
              <w:rFonts w:ascii="Calibri" w:eastAsia="Times New Roman" w:hAnsi="Calibri" w:cs="Calibri"/>
              <w:b/>
              <w:bCs/>
              <w:color w:val="000000"/>
            </w:rPr>
            <w:t>66</w:t>
          </w:r>
          <w:r w:rsidRPr="00E3584E">
            <w:rPr>
              <w:rFonts w:ascii="Calibri" w:eastAsia="Times New Roman" w:hAnsi="Calibri" w:cs="Calibri"/>
              <w:color w:val="000000"/>
            </w:rPr>
            <w:t>, 140–154 (2018).</w:t>
          </w:r>
        </w:p>
        <w:p w14:paraId="1BDF5B10" w14:textId="77777777" w:rsidR="00E3584E" w:rsidRPr="00E3584E" w:rsidRDefault="00E3584E">
          <w:pPr>
            <w:autoSpaceDE w:val="0"/>
            <w:autoSpaceDN w:val="0"/>
            <w:ind w:hanging="640"/>
            <w:divId w:val="901914112"/>
            <w:rPr>
              <w:rFonts w:ascii="Calibri" w:eastAsia="Times New Roman" w:hAnsi="Calibri" w:cs="Calibri"/>
              <w:color w:val="000000"/>
            </w:rPr>
          </w:pPr>
          <w:r w:rsidRPr="00E3584E">
            <w:rPr>
              <w:rFonts w:ascii="Calibri" w:eastAsia="Times New Roman" w:hAnsi="Calibri" w:cs="Calibri"/>
              <w:color w:val="000000"/>
            </w:rPr>
            <w:t>45.</w:t>
          </w:r>
          <w:r w:rsidRPr="00E3584E">
            <w:rPr>
              <w:rFonts w:ascii="Calibri" w:eastAsia="Times New Roman" w:hAnsi="Calibri" w:cs="Calibri"/>
              <w:color w:val="000000"/>
            </w:rPr>
            <w:tab/>
            <w:t xml:space="preserve">Diemer, J., Alpers, G. W., Peperkorn, H. M., Shiban, Y. &amp; MÃ¼hlberger, A. The impact of perception and presence on emotional reactions: a review of research in virtual reality. </w:t>
          </w:r>
          <w:r w:rsidRPr="00E3584E">
            <w:rPr>
              <w:rFonts w:ascii="Calibri" w:eastAsia="Times New Roman" w:hAnsi="Calibri" w:cs="Calibri"/>
              <w:i/>
              <w:iCs/>
              <w:color w:val="000000"/>
            </w:rPr>
            <w:t>Front. Psychol.</w:t>
          </w:r>
          <w:r w:rsidRPr="00E3584E">
            <w:rPr>
              <w:rFonts w:ascii="Calibri" w:eastAsia="Times New Roman" w:hAnsi="Calibri" w:cs="Calibri"/>
              <w:color w:val="000000"/>
            </w:rPr>
            <w:t xml:space="preserve"> </w:t>
          </w:r>
          <w:r w:rsidRPr="00E3584E">
            <w:rPr>
              <w:rFonts w:ascii="Calibri" w:eastAsia="Times New Roman" w:hAnsi="Calibri" w:cs="Calibri"/>
              <w:b/>
              <w:bCs/>
              <w:color w:val="000000"/>
            </w:rPr>
            <w:t>6</w:t>
          </w:r>
          <w:r w:rsidRPr="00E3584E">
            <w:rPr>
              <w:rFonts w:ascii="Calibri" w:eastAsia="Times New Roman" w:hAnsi="Calibri" w:cs="Calibri"/>
              <w:color w:val="000000"/>
            </w:rPr>
            <w:t>, 111605 (2015).</w:t>
          </w:r>
        </w:p>
        <w:p w14:paraId="62B533AD" w14:textId="77777777" w:rsidR="00E3584E" w:rsidRPr="00E3584E" w:rsidRDefault="00E3584E">
          <w:pPr>
            <w:autoSpaceDE w:val="0"/>
            <w:autoSpaceDN w:val="0"/>
            <w:ind w:hanging="640"/>
            <w:divId w:val="1444114655"/>
            <w:rPr>
              <w:rFonts w:ascii="Calibri" w:eastAsia="Times New Roman" w:hAnsi="Calibri" w:cs="Calibri"/>
              <w:color w:val="000000"/>
            </w:rPr>
          </w:pPr>
          <w:r w:rsidRPr="00E3584E">
            <w:rPr>
              <w:rFonts w:ascii="Calibri" w:eastAsia="Times New Roman" w:hAnsi="Calibri" w:cs="Calibri"/>
              <w:color w:val="000000"/>
            </w:rPr>
            <w:t>46.</w:t>
          </w:r>
          <w:r w:rsidRPr="00E3584E">
            <w:rPr>
              <w:rFonts w:ascii="Calibri" w:eastAsia="Times New Roman" w:hAnsi="Calibri" w:cs="Calibri"/>
              <w:color w:val="000000"/>
            </w:rPr>
            <w:tab/>
            <w:t xml:space="preserve">Fiedler, M., Hossfeld, T. &amp; Tran-Gia, P. A generic quantitative relationship between quality of experience and quality of service. </w:t>
          </w:r>
          <w:r w:rsidRPr="00E3584E">
            <w:rPr>
              <w:rFonts w:ascii="Calibri" w:eastAsia="Times New Roman" w:hAnsi="Calibri" w:cs="Calibri"/>
              <w:i/>
              <w:iCs/>
              <w:color w:val="000000"/>
            </w:rPr>
            <w:t>IEEE Netw.</w:t>
          </w:r>
          <w:r w:rsidRPr="00E3584E">
            <w:rPr>
              <w:rFonts w:ascii="Calibri" w:eastAsia="Times New Roman" w:hAnsi="Calibri" w:cs="Calibri"/>
              <w:color w:val="000000"/>
            </w:rPr>
            <w:t xml:space="preserve"> </w:t>
          </w:r>
          <w:r w:rsidRPr="00E3584E">
            <w:rPr>
              <w:rFonts w:ascii="Calibri" w:eastAsia="Times New Roman" w:hAnsi="Calibri" w:cs="Calibri"/>
              <w:b/>
              <w:bCs/>
              <w:color w:val="000000"/>
            </w:rPr>
            <w:t>24</w:t>
          </w:r>
          <w:r w:rsidRPr="00E3584E">
            <w:rPr>
              <w:rFonts w:ascii="Calibri" w:eastAsia="Times New Roman" w:hAnsi="Calibri" w:cs="Calibri"/>
              <w:color w:val="000000"/>
            </w:rPr>
            <w:t>, 36–41 (2010).</w:t>
          </w:r>
        </w:p>
        <w:p w14:paraId="5C8C5CE5" w14:textId="77777777" w:rsidR="00E3584E" w:rsidRPr="00E3584E" w:rsidRDefault="00E3584E">
          <w:pPr>
            <w:autoSpaceDE w:val="0"/>
            <w:autoSpaceDN w:val="0"/>
            <w:ind w:hanging="640"/>
            <w:divId w:val="1550995503"/>
            <w:rPr>
              <w:rFonts w:ascii="Calibri" w:eastAsia="Times New Roman" w:hAnsi="Calibri" w:cs="Calibri"/>
              <w:color w:val="000000"/>
            </w:rPr>
          </w:pPr>
          <w:r w:rsidRPr="00E3584E">
            <w:rPr>
              <w:rFonts w:ascii="Calibri" w:eastAsia="Times New Roman" w:hAnsi="Calibri" w:cs="Calibri"/>
              <w:color w:val="000000"/>
            </w:rPr>
            <w:t>47.</w:t>
          </w:r>
          <w:r w:rsidRPr="00E3584E">
            <w:rPr>
              <w:rFonts w:ascii="Calibri" w:eastAsia="Times New Roman" w:hAnsi="Calibri" w:cs="Calibri"/>
              <w:color w:val="000000"/>
            </w:rPr>
            <w:tab/>
            <w:t xml:space="preserve">Shay, G. The Hierarchy of Latency. in </w:t>
          </w:r>
          <w:r w:rsidRPr="00E3584E">
            <w:rPr>
              <w:rFonts w:ascii="Calibri" w:eastAsia="Times New Roman" w:hAnsi="Calibri" w:cs="Calibri"/>
              <w:i/>
              <w:iCs/>
              <w:color w:val="000000"/>
            </w:rPr>
            <w:t>NAB Broadcast Engineering and Information Technology (BEIT) Conference</w:t>
          </w:r>
          <w:r w:rsidRPr="00E3584E">
            <w:rPr>
              <w:rFonts w:ascii="Calibri" w:eastAsia="Times New Roman" w:hAnsi="Calibri" w:cs="Calibri"/>
              <w:color w:val="000000"/>
            </w:rPr>
            <w:t xml:space="preserve"> 1–14 (National Association of Broadcasters, Washington, 2024).</w:t>
          </w:r>
        </w:p>
        <w:p w14:paraId="0FD4B05C" w14:textId="77777777" w:rsidR="00E3584E" w:rsidRPr="00E3584E" w:rsidRDefault="00E3584E">
          <w:pPr>
            <w:autoSpaceDE w:val="0"/>
            <w:autoSpaceDN w:val="0"/>
            <w:ind w:hanging="640"/>
            <w:divId w:val="648940839"/>
            <w:rPr>
              <w:rFonts w:ascii="Calibri" w:eastAsia="Times New Roman" w:hAnsi="Calibri" w:cs="Calibri"/>
              <w:color w:val="000000"/>
            </w:rPr>
          </w:pPr>
          <w:r w:rsidRPr="00E3584E">
            <w:rPr>
              <w:rFonts w:ascii="Calibri" w:eastAsia="Times New Roman" w:hAnsi="Calibri" w:cs="Calibri"/>
              <w:color w:val="000000"/>
            </w:rPr>
            <w:t>48.</w:t>
          </w:r>
          <w:r w:rsidRPr="00E3584E">
            <w:rPr>
              <w:rFonts w:ascii="Calibri" w:eastAsia="Times New Roman" w:hAnsi="Calibri" w:cs="Calibri"/>
              <w:color w:val="000000"/>
            </w:rPr>
            <w:tab/>
            <w:t xml:space="preserve">Carôt, A. &amp; Werner, C. Fundamentals and Principles of Musical Telepresence. </w:t>
          </w:r>
          <w:r w:rsidRPr="00E3584E">
            <w:rPr>
              <w:rFonts w:ascii="Calibri" w:eastAsia="Times New Roman" w:hAnsi="Calibri" w:cs="Calibri"/>
              <w:i/>
              <w:iCs/>
              <w:color w:val="000000"/>
            </w:rPr>
            <w:t>Journal of Science and Technology of the Arts</w:t>
          </w:r>
          <w:r w:rsidRPr="00E3584E">
            <w:rPr>
              <w:rFonts w:ascii="Calibri" w:eastAsia="Times New Roman" w:hAnsi="Calibri" w:cs="Calibri"/>
              <w:color w:val="000000"/>
            </w:rPr>
            <w:t xml:space="preserve"> </w:t>
          </w:r>
          <w:r w:rsidRPr="00E3584E">
            <w:rPr>
              <w:rFonts w:ascii="Calibri" w:eastAsia="Times New Roman" w:hAnsi="Calibri" w:cs="Calibri"/>
              <w:b/>
              <w:bCs/>
              <w:color w:val="000000"/>
            </w:rPr>
            <w:t>1</w:t>
          </w:r>
          <w:r w:rsidRPr="00E3584E">
            <w:rPr>
              <w:rFonts w:ascii="Calibri" w:eastAsia="Times New Roman" w:hAnsi="Calibri" w:cs="Calibri"/>
              <w:color w:val="000000"/>
            </w:rPr>
            <w:t>, (2009).</w:t>
          </w:r>
        </w:p>
        <w:p w14:paraId="6D7E73DD" w14:textId="77777777" w:rsidR="00E3584E" w:rsidRPr="00E3584E" w:rsidRDefault="00E3584E">
          <w:pPr>
            <w:autoSpaceDE w:val="0"/>
            <w:autoSpaceDN w:val="0"/>
            <w:ind w:hanging="640"/>
            <w:divId w:val="834682976"/>
            <w:rPr>
              <w:rFonts w:ascii="Calibri" w:eastAsia="Times New Roman" w:hAnsi="Calibri" w:cs="Calibri"/>
              <w:color w:val="000000"/>
            </w:rPr>
          </w:pPr>
          <w:r w:rsidRPr="00E3584E">
            <w:rPr>
              <w:rFonts w:ascii="Calibri" w:eastAsia="Times New Roman" w:hAnsi="Calibri" w:cs="Calibri"/>
              <w:color w:val="000000"/>
            </w:rPr>
            <w:t>49.</w:t>
          </w:r>
          <w:r w:rsidRPr="00E3584E">
            <w:rPr>
              <w:rFonts w:ascii="Calibri" w:eastAsia="Times New Roman" w:hAnsi="Calibri" w:cs="Calibri"/>
              <w:color w:val="000000"/>
            </w:rPr>
            <w:tab/>
            <w:t>Schuett, N. The effects of latency on ensemble performance. (Stanford University, 2002).</w:t>
          </w:r>
        </w:p>
        <w:p w14:paraId="272FD933" w14:textId="77777777" w:rsidR="00E3584E" w:rsidRPr="00E3584E" w:rsidRDefault="00E3584E">
          <w:pPr>
            <w:autoSpaceDE w:val="0"/>
            <w:autoSpaceDN w:val="0"/>
            <w:ind w:hanging="640"/>
            <w:divId w:val="684746074"/>
            <w:rPr>
              <w:rFonts w:ascii="Calibri" w:eastAsia="Times New Roman" w:hAnsi="Calibri" w:cs="Calibri"/>
              <w:color w:val="000000"/>
            </w:rPr>
          </w:pPr>
          <w:r w:rsidRPr="00E3584E">
            <w:rPr>
              <w:rFonts w:ascii="Calibri" w:eastAsia="Times New Roman" w:hAnsi="Calibri" w:cs="Calibri"/>
              <w:color w:val="000000"/>
            </w:rPr>
            <w:t>50.</w:t>
          </w:r>
          <w:r w:rsidRPr="00E3584E">
            <w:rPr>
              <w:rFonts w:ascii="Calibri" w:eastAsia="Times New Roman" w:hAnsi="Calibri" w:cs="Calibri"/>
              <w:color w:val="000000"/>
            </w:rPr>
            <w:tab/>
            <w:t xml:space="preserve">Stauffert, J. P., Niebling, F. &amp; Latoschik, M. E. Latency and Cybersickness: Impact, Causes, and Measures. A Review. </w:t>
          </w:r>
          <w:r w:rsidRPr="00E3584E">
            <w:rPr>
              <w:rFonts w:ascii="Calibri" w:eastAsia="Times New Roman" w:hAnsi="Calibri" w:cs="Calibri"/>
              <w:i/>
              <w:iCs/>
              <w:color w:val="000000"/>
            </w:rPr>
            <w:t>Frontiers in Virtual Reality</w:t>
          </w:r>
          <w:r w:rsidRPr="00E3584E">
            <w:rPr>
              <w:rFonts w:ascii="Calibri" w:eastAsia="Times New Roman" w:hAnsi="Calibri" w:cs="Calibri"/>
              <w:color w:val="000000"/>
            </w:rPr>
            <w:t xml:space="preserve"> vol. 1 Preprint at https://doi.org/10.3389/frvir.2020.582204 (2020).</w:t>
          </w:r>
        </w:p>
        <w:p w14:paraId="71AC535D" w14:textId="77777777" w:rsidR="00E3584E" w:rsidRPr="00E3584E" w:rsidRDefault="00E3584E">
          <w:pPr>
            <w:autoSpaceDE w:val="0"/>
            <w:autoSpaceDN w:val="0"/>
            <w:ind w:hanging="640"/>
            <w:divId w:val="238251255"/>
            <w:rPr>
              <w:rFonts w:ascii="Calibri" w:eastAsia="Times New Roman" w:hAnsi="Calibri" w:cs="Calibri"/>
              <w:color w:val="000000"/>
            </w:rPr>
          </w:pPr>
          <w:r w:rsidRPr="00E3584E">
            <w:rPr>
              <w:rFonts w:ascii="Calibri" w:eastAsia="Times New Roman" w:hAnsi="Calibri" w:cs="Calibri"/>
              <w:color w:val="000000"/>
            </w:rPr>
            <w:t>51.</w:t>
          </w:r>
          <w:r w:rsidRPr="00E3584E">
            <w:rPr>
              <w:rFonts w:ascii="Calibri" w:eastAsia="Times New Roman" w:hAnsi="Calibri" w:cs="Calibri"/>
              <w:color w:val="000000"/>
            </w:rPr>
            <w:tab/>
            <w:t xml:space="preserve">Carmack, J. John Carmack’s Latency mitigation strategies. </w:t>
          </w:r>
          <w:r w:rsidRPr="00E3584E">
            <w:rPr>
              <w:rFonts w:ascii="Calibri" w:eastAsia="Times New Roman" w:hAnsi="Calibri" w:cs="Calibri"/>
              <w:i/>
              <w:iCs/>
              <w:color w:val="000000"/>
            </w:rPr>
            <w:t>Twenty Milliseconds today.</w:t>
          </w:r>
          <w:r w:rsidRPr="00E3584E">
            <w:rPr>
              <w:rFonts w:ascii="Calibri" w:eastAsia="Times New Roman" w:hAnsi="Calibri" w:cs="Calibri"/>
              <w:color w:val="000000"/>
            </w:rPr>
            <w:t xml:space="preserve"> (2013).</w:t>
          </w:r>
        </w:p>
        <w:p w14:paraId="7B070ED1" w14:textId="77777777" w:rsidR="00E3584E" w:rsidRPr="00E3584E" w:rsidRDefault="00E3584E">
          <w:pPr>
            <w:autoSpaceDE w:val="0"/>
            <w:autoSpaceDN w:val="0"/>
            <w:ind w:hanging="640"/>
            <w:rPr>
              <w:rFonts w:ascii="Calibri" w:eastAsia="Times New Roman" w:hAnsi="Calibri" w:cs="Calibri"/>
              <w:color w:val="000000"/>
            </w:rPr>
          </w:pPr>
          <w:r w:rsidRPr="00E3584E">
            <w:rPr>
              <w:rFonts w:ascii="Calibri" w:eastAsia="Times New Roman" w:hAnsi="Calibri" w:cs="Calibri"/>
              <w:color w:val="000000"/>
            </w:rPr>
            <w:lastRenderedPageBreak/>
            <w:t>52.</w:t>
          </w:r>
          <w:r w:rsidRPr="00E3584E">
            <w:rPr>
              <w:rFonts w:ascii="Calibri" w:eastAsia="Times New Roman" w:hAnsi="Calibri" w:cs="Calibri"/>
              <w:color w:val="000000"/>
            </w:rPr>
            <w:tab/>
            <w:t xml:space="preserve">Attig, C., Rauh, N., Franke, T. &amp; Krems, J. F. System latency guidelines then and now – Is zero latency really considered necessary? in </w:t>
          </w:r>
          <w:r w:rsidRPr="00E3584E">
            <w:rPr>
              <w:rFonts w:ascii="Calibri" w:eastAsia="Times New Roman" w:hAnsi="Calibri" w:cs="Calibri"/>
              <w:i/>
              <w:iCs/>
              <w:color w:val="000000"/>
            </w:rPr>
            <w:t>Lecture Notes in Computer Science (including subseries Lecture Notes in Artificial Intelligence and Lecture Notes in Bioinformatics)</w:t>
          </w:r>
          <w:r w:rsidRPr="00E3584E">
            <w:rPr>
              <w:rFonts w:ascii="Calibri" w:eastAsia="Times New Roman" w:hAnsi="Calibri" w:cs="Calibri"/>
              <w:color w:val="000000"/>
            </w:rPr>
            <w:t xml:space="preserve"> vol. 10276 LNAI (2017).</w:t>
          </w:r>
        </w:p>
        <w:p w14:paraId="58D067D4" w14:textId="77777777" w:rsidR="00E3584E" w:rsidRPr="00E3584E" w:rsidRDefault="00E3584E">
          <w:pPr>
            <w:autoSpaceDE w:val="0"/>
            <w:autoSpaceDN w:val="0"/>
            <w:ind w:hanging="640"/>
            <w:divId w:val="990014488"/>
            <w:rPr>
              <w:rFonts w:ascii="Calibri" w:eastAsia="Times New Roman" w:hAnsi="Calibri" w:cs="Calibri"/>
              <w:color w:val="000000"/>
            </w:rPr>
          </w:pPr>
          <w:r w:rsidRPr="00E3584E">
            <w:rPr>
              <w:rFonts w:ascii="Calibri" w:eastAsia="Times New Roman" w:hAnsi="Calibri" w:cs="Calibri"/>
              <w:color w:val="000000"/>
            </w:rPr>
            <w:t>53.</w:t>
          </w:r>
          <w:r w:rsidRPr="00E3584E">
            <w:rPr>
              <w:rFonts w:ascii="Calibri" w:eastAsia="Times New Roman" w:hAnsi="Calibri" w:cs="Calibri"/>
              <w:color w:val="000000"/>
            </w:rPr>
            <w:tab/>
            <w:t xml:space="preserve">International Telecommunication Union. </w:t>
          </w:r>
          <w:r w:rsidRPr="00E3584E">
            <w:rPr>
              <w:rFonts w:ascii="Calibri" w:eastAsia="Times New Roman" w:hAnsi="Calibri" w:cs="Calibri"/>
              <w:i/>
              <w:iCs/>
              <w:color w:val="000000"/>
            </w:rPr>
            <w:t>Relative Timing of Sound and Vision for Broadcasting Series / Report Number: ITU-R BT.1359-1</w:t>
          </w:r>
          <w:r w:rsidRPr="00E3584E">
            <w:rPr>
              <w:rFonts w:ascii="Calibri" w:eastAsia="Times New Roman" w:hAnsi="Calibri" w:cs="Calibri"/>
              <w:color w:val="000000"/>
            </w:rPr>
            <w:t>. https://www.itu.int/dms_pubrec/itu-r/rec/bt/R-REC-BT.1359-1-199811-I%21%21PDF-E.pdf (1998).</w:t>
          </w:r>
        </w:p>
        <w:p w14:paraId="4E2C0C40" w14:textId="77777777" w:rsidR="00E3584E" w:rsidRPr="00E3584E" w:rsidRDefault="00E3584E">
          <w:pPr>
            <w:autoSpaceDE w:val="0"/>
            <w:autoSpaceDN w:val="0"/>
            <w:ind w:hanging="640"/>
            <w:rPr>
              <w:rFonts w:ascii="Calibri" w:eastAsia="Times New Roman" w:hAnsi="Calibri" w:cs="Calibri"/>
              <w:color w:val="000000"/>
            </w:rPr>
          </w:pPr>
          <w:r w:rsidRPr="00E3584E">
            <w:rPr>
              <w:rFonts w:ascii="Calibri" w:eastAsia="Times New Roman" w:hAnsi="Calibri" w:cs="Calibri"/>
              <w:color w:val="000000"/>
            </w:rPr>
            <w:t>54.</w:t>
          </w:r>
          <w:r w:rsidRPr="00E3584E">
            <w:rPr>
              <w:rFonts w:ascii="Calibri" w:eastAsia="Times New Roman" w:hAnsi="Calibri" w:cs="Calibri"/>
              <w:color w:val="000000"/>
            </w:rPr>
            <w:tab/>
            <w:t xml:space="preserve">CCITT. </w:t>
          </w:r>
          <w:r w:rsidRPr="00E3584E">
            <w:rPr>
              <w:rFonts w:ascii="Calibri" w:eastAsia="Times New Roman" w:hAnsi="Calibri" w:cs="Calibri"/>
              <w:i/>
              <w:iCs/>
              <w:color w:val="000000"/>
            </w:rPr>
            <w:t>G.114: Mean One-Way Propagation Time</w:t>
          </w:r>
          <w:r w:rsidRPr="00E3584E">
            <w:rPr>
              <w:rFonts w:ascii="Calibri" w:eastAsia="Times New Roman" w:hAnsi="Calibri" w:cs="Calibri"/>
              <w:color w:val="000000"/>
            </w:rPr>
            <w:t>. (1988).</w:t>
          </w:r>
        </w:p>
        <w:p w14:paraId="0ADEE418" w14:textId="77777777" w:rsidR="00E3584E" w:rsidRPr="00E3584E" w:rsidRDefault="00E3584E">
          <w:pPr>
            <w:autoSpaceDE w:val="0"/>
            <w:autoSpaceDN w:val="0"/>
            <w:ind w:hanging="640"/>
            <w:divId w:val="1203791470"/>
            <w:rPr>
              <w:rFonts w:ascii="Calibri" w:eastAsia="Times New Roman" w:hAnsi="Calibri" w:cs="Calibri"/>
              <w:color w:val="000000"/>
            </w:rPr>
          </w:pPr>
          <w:r w:rsidRPr="00E3584E">
            <w:rPr>
              <w:rFonts w:ascii="Calibri" w:eastAsia="Times New Roman" w:hAnsi="Calibri" w:cs="Calibri"/>
              <w:color w:val="000000"/>
            </w:rPr>
            <w:t>55.</w:t>
          </w:r>
          <w:r w:rsidRPr="00E3584E">
            <w:rPr>
              <w:rFonts w:ascii="Calibri" w:eastAsia="Times New Roman" w:hAnsi="Calibri" w:cs="Calibri"/>
              <w:color w:val="000000"/>
            </w:rPr>
            <w:tab/>
            <w:t xml:space="preserve">Lester, M. &amp; Boley, J. The effects of latency on live sound monitoring. in </w:t>
          </w:r>
          <w:r w:rsidRPr="00E3584E">
            <w:rPr>
              <w:rFonts w:ascii="Calibri" w:eastAsia="Times New Roman" w:hAnsi="Calibri" w:cs="Calibri"/>
              <w:i/>
              <w:iCs/>
              <w:color w:val="000000"/>
            </w:rPr>
            <w:t>Audio Engineering Society - 123rd Audio Engineering Society Convention 2007</w:t>
          </w:r>
          <w:r w:rsidRPr="00E3584E">
            <w:rPr>
              <w:rFonts w:ascii="Calibri" w:eastAsia="Times New Roman" w:hAnsi="Calibri" w:cs="Calibri"/>
              <w:color w:val="000000"/>
            </w:rPr>
            <w:t xml:space="preserve"> vol. 2 (2007).</w:t>
          </w:r>
        </w:p>
        <w:p w14:paraId="23E13554" w14:textId="77777777" w:rsidR="00E3584E" w:rsidRPr="00E3584E" w:rsidRDefault="00E3584E">
          <w:pPr>
            <w:autoSpaceDE w:val="0"/>
            <w:autoSpaceDN w:val="0"/>
            <w:ind w:hanging="640"/>
            <w:rPr>
              <w:rFonts w:ascii="Calibri" w:eastAsia="Times New Roman" w:hAnsi="Calibri" w:cs="Calibri"/>
              <w:color w:val="000000"/>
            </w:rPr>
          </w:pPr>
          <w:r w:rsidRPr="00E3584E">
            <w:rPr>
              <w:rFonts w:ascii="Calibri" w:eastAsia="Times New Roman" w:hAnsi="Calibri" w:cs="Calibri"/>
              <w:color w:val="000000"/>
            </w:rPr>
            <w:t>56.</w:t>
          </w:r>
          <w:r w:rsidRPr="00E3584E">
            <w:rPr>
              <w:rFonts w:ascii="Calibri" w:eastAsia="Times New Roman" w:hAnsi="Calibri" w:cs="Calibri"/>
              <w:color w:val="000000"/>
            </w:rPr>
            <w:tab/>
            <w:t xml:space="preserve">Spjut, J. </w:t>
          </w:r>
          <w:r w:rsidRPr="00E3584E">
            <w:rPr>
              <w:rFonts w:ascii="Calibri" w:eastAsia="Times New Roman" w:hAnsi="Calibri" w:cs="Calibri"/>
              <w:i/>
              <w:iCs/>
              <w:color w:val="000000"/>
            </w:rPr>
            <w:t>et al.</w:t>
          </w:r>
          <w:r w:rsidRPr="00E3584E">
            <w:rPr>
              <w:rFonts w:ascii="Calibri" w:eastAsia="Times New Roman" w:hAnsi="Calibri" w:cs="Calibri"/>
              <w:color w:val="000000"/>
            </w:rPr>
            <w:t xml:space="preserve"> Latency of 30 ms benefits first person targeting tasks more than refresh rate above 60 Hz. in </w:t>
          </w:r>
          <w:r w:rsidRPr="00E3584E">
            <w:rPr>
              <w:rFonts w:ascii="Calibri" w:eastAsia="Times New Roman" w:hAnsi="Calibri" w:cs="Calibri"/>
              <w:i/>
              <w:iCs/>
              <w:color w:val="000000"/>
            </w:rPr>
            <w:t>SIGGRAPH Asia 2019 Technical Briefs, SA 2019</w:t>
          </w:r>
          <w:r w:rsidRPr="00E3584E">
            <w:rPr>
              <w:rFonts w:ascii="Calibri" w:eastAsia="Times New Roman" w:hAnsi="Calibri" w:cs="Calibri"/>
              <w:color w:val="000000"/>
            </w:rPr>
            <w:t xml:space="preserve"> (2019). doi:10.1145/3355088.3365170.</w:t>
          </w:r>
        </w:p>
        <w:p w14:paraId="11C78B5F" w14:textId="77777777" w:rsidR="00E3584E" w:rsidRPr="00E3584E" w:rsidRDefault="00E3584E">
          <w:pPr>
            <w:autoSpaceDE w:val="0"/>
            <w:autoSpaceDN w:val="0"/>
            <w:ind w:hanging="640"/>
            <w:divId w:val="1472868464"/>
            <w:rPr>
              <w:rFonts w:ascii="Calibri" w:eastAsia="Times New Roman" w:hAnsi="Calibri" w:cs="Calibri"/>
              <w:color w:val="000000"/>
            </w:rPr>
          </w:pPr>
          <w:r w:rsidRPr="00E3584E">
            <w:rPr>
              <w:rFonts w:ascii="Calibri" w:eastAsia="Times New Roman" w:hAnsi="Calibri" w:cs="Calibri"/>
              <w:color w:val="000000"/>
            </w:rPr>
            <w:t>57.</w:t>
          </w:r>
          <w:r w:rsidRPr="00E3584E">
            <w:rPr>
              <w:rFonts w:ascii="Calibri" w:eastAsia="Times New Roman" w:hAnsi="Calibri" w:cs="Calibri"/>
              <w:color w:val="000000"/>
            </w:rPr>
            <w:tab/>
            <w:t xml:space="preserve">Liu, S., Claypool, M., Kuwahara, A., Scovell, J. &amp; Sherman, J. Lower is better? The effects of local latencies on competitive first-person shooter game players. in </w:t>
          </w:r>
          <w:r w:rsidRPr="00E3584E">
            <w:rPr>
              <w:rFonts w:ascii="Calibri" w:eastAsia="Times New Roman" w:hAnsi="Calibri" w:cs="Calibri"/>
              <w:i/>
              <w:iCs/>
              <w:color w:val="000000"/>
            </w:rPr>
            <w:t>Conference on Human Factors in Computing Systems - Proceedings</w:t>
          </w:r>
          <w:r w:rsidRPr="00E3584E">
            <w:rPr>
              <w:rFonts w:ascii="Calibri" w:eastAsia="Times New Roman" w:hAnsi="Calibri" w:cs="Calibri"/>
              <w:color w:val="000000"/>
            </w:rPr>
            <w:t xml:space="preserve"> (2021). doi:10.1145/3411764.3445245.</w:t>
          </w:r>
        </w:p>
        <w:p w14:paraId="2F3A634D" w14:textId="77777777" w:rsidR="00E3584E" w:rsidRPr="00E3584E" w:rsidRDefault="00E3584E">
          <w:pPr>
            <w:autoSpaceDE w:val="0"/>
            <w:autoSpaceDN w:val="0"/>
            <w:ind w:hanging="640"/>
            <w:rPr>
              <w:rFonts w:ascii="Calibri" w:eastAsia="Times New Roman" w:hAnsi="Calibri" w:cs="Calibri"/>
              <w:color w:val="000000"/>
            </w:rPr>
          </w:pPr>
          <w:r w:rsidRPr="00E3584E">
            <w:rPr>
              <w:rFonts w:ascii="Calibri" w:eastAsia="Times New Roman" w:hAnsi="Calibri" w:cs="Calibri"/>
              <w:color w:val="000000"/>
            </w:rPr>
            <w:t>58.</w:t>
          </w:r>
          <w:r w:rsidRPr="00E3584E">
            <w:rPr>
              <w:rFonts w:ascii="Calibri" w:eastAsia="Times New Roman" w:hAnsi="Calibri" w:cs="Calibri"/>
              <w:color w:val="000000"/>
            </w:rPr>
            <w:tab/>
            <w:t xml:space="preserve">Bartlette, C., Headlam, D., Bocko, M. &amp; Velikic, G. Effect of Network Latency on Interactive Musical Performance. </w:t>
          </w:r>
          <w:r w:rsidRPr="00E3584E">
            <w:rPr>
              <w:rFonts w:ascii="Calibri" w:eastAsia="Times New Roman" w:hAnsi="Calibri" w:cs="Calibri"/>
              <w:i/>
              <w:iCs/>
              <w:color w:val="000000"/>
            </w:rPr>
            <w:t>Music Percept.</w:t>
          </w:r>
          <w:r w:rsidRPr="00E3584E">
            <w:rPr>
              <w:rFonts w:ascii="Calibri" w:eastAsia="Times New Roman" w:hAnsi="Calibri" w:cs="Calibri"/>
              <w:color w:val="000000"/>
            </w:rPr>
            <w:t xml:space="preserve"> </w:t>
          </w:r>
          <w:r w:rsidRPr="00E3584E">
            <w:rPr>
              <w:rFonts w:ascii="Calibri" w:eastAsia="Times New Roman" w:hAnsi="Calibri" w:cs="Calibri"/>
              <w:b/>
              <w:bCs/>
              <w:color w:val="000000"/>
            </w:rPr>
            <w:t>24</w:t>
          </w:r>
          <w:r w:rsidRPr="00E3584E">
            <w:rPr>
              <w:rFonts w:ascii="Calibri" w:eastAsia="Times New Roman" w:hAnsi="Calibri" w:cs="Calibri"/>
              <w:color w:val="000000"/>
            </w:rPr>
            <w:t>, 49–62 (2006).</w:t>
          </w:r>
        </w:p>
        <w:p w14:paraId="6E0045C1" w14:textId="77777777" w:rsidR="00E3584E" w:rsidRPr="00E3584E" w:rsidRDefault="00E3584E">
          <w:pPr>
            <w:autoSpaceDE w:val="0"/>
            <w:autoSpaceDN w:val="0"/>
            <w:ind w:hanging="640"/>
            <w:rPr>
              <w:rFonts w:ascii="Calibri" w:eastAsia="Times New Roman" w:hAnsi="Calibri" w:cs="Calibri"/>
              <w:color w:val="000000"/>
            </w:rPr>
          </w:pPr>
          <w:r w:rsidRPr="00E3584E">
            <w:rPr>
              <w:rFonts w:ascii="Calibri" w:eastAsia="Times New Roman" w:hAnsi="Calibri" w:cs="Calibri"/>
              <w:color w:val="000000"/>
            </w:rPr>
            <w:t>59.</w:t>
          </w:r>
          <w:r w:rsidRPr="00E3584E">
            <w:rPr>
              <w:rFonts w:ascii="Calibri" w:eastAsia="Times New Roman" w:hAnsi="Calibri" w:cs="Calibri"/>
              <w:color w:val="000000"/>
            </w:rPr>
            <w:tab/>
            <w:t xml:space="preserve">Fink, J. </w:t>
          </w:r>
          <w:r w:rsidRPr="00E3584E">
            <w:rPr>
              <w:rFonts w:ascii="Calibri" w:eastAsia="Times New Roman" w:hAnsi="Calibri" w:cs="Calibri"/>
              <w:i/>
              <w:iCs/>
              <w:color w:val="000000"/>
            </w:rPr>
            <w:t>The Youngs: The Brothers Who Built AC/DC</w:t>
          </w:r>
          <w:r w:rsidRPr="00E3584E">
            <w:rPr>
              <w:rFonts w:ascii="Calibri" w:eastAsia="Times New Roman" w:hAnsi="Calibri" w:cs="Calibri"/>
              <w:color w:val="000000"/>
            </w:rPr>
            <w:t>. (Random House Australia, Sydney, 2013).</w:t>
          </w:r>
        </w:p>
        <w:p w14:paraId="1B80F394" w14:textId="77777777" w:rsidR="00E3584E" w:rsidRPr="00E3584E" w:rsidRDefault="00E3584E">
          <w:pPr>
            <w:autoSpaceDE w:val="0"/>
            <w:autoSpaceDN w:val="0"/>
            <w:ind w:hanging="640"/>
            <w:rPr>
              <w:rFonts w:ascii="Calibri" w:eastAsia="Times New Roman" w:hAnsi="Calibri" w:cs="Calibri"/>
              <w:color w:val="000000"/>
            </w:rPr>
          </w:pPr>
          <w:r w:rsidRPr="00E3584E">
            <w:rPr>
              <w:rFonts w:ascii="Calibri" w:eastAsia="Times New Roman" w:hAnsi="Calibri" w:cs="Calibri"/>
              <w:color w:val="000000"/>
            </w:rPr>
            <w:t>60.</w:t>
          </w:r>
          <w:r w:rsidRPr="00E3584E">
            <w:rPr>
              <w:rFonts w:ascii="Calibri" w:eastAsia="Times New Roman" w:hAnsi="Calibri" w:cs="Calibri"/>
              <w:color w:val="000000"/>
            </w:rPr>
            <w:tab/>
            <w:t xml:space="preserve">Löfqvist, T., Sokas, K. &amp; Delsing, J. Speed of sound measurements in humid air using an ultrasonic flow meter. in </w:t>
          </w:r>
          <w:r w:rsidRPr="00E3584E">
            <w:rPr>
              <w:rFonts w:ascii="Calibri" w:eastAsia="Times New Roman" w:hAnsi="Calibri" w:cs="Calibri"/>
              <w:i/>
              <w:iCs/>
              <w:color w:val="000000"/>
            </w:rPr>
            <w:t>IMEKO World Congress 2003: Metrology in the 3rd Millenium</w:t>
          </w:r>
          <w:r w:rsidRPr="00E3584E">
            <w:rPr>
              <w:rFonts w:ascii="Calibri" w:eastAsia="Times New Roman" w:hAnsi="Calibri" w:cs="Calibri"/>
              <w:color w:val="000000"/>
            </w:rPr>
            <w:t xml:space="preserve"> 1650–1653 (Dubrovnik, Croatia, 2003).</w:t>
          </w:r>
        </w:p>
        <w:p w14:paraId="3D0D2EFC" w14:textId="77777777" w:rsidR="00E3584E" w:rsidRPr="00E3584E" w:rsidRDefault="00E3584E">
          <w:pPr>
            <w:autoSpaceDE w:val="0"/>
            <w:autoSpaceDN w:val="0"/>
            <w:ind w:hanging="640"/>
            <w:divId w:val="545726618"/>
            <w:rPr>
              <w:rFonts w:ascii="Calibri" w:eastAsia="Times New Roman" w:hAnsi="Calibri" w:cs="Calibri"/>
              <w:color w:val="000000"/>
            </w:rPr>
          </w:pPr>
          <w:r w:rsidRPr="00E3584E">
            <w:rPr>
              <w:rFonts w:ascii="Calibri" w:eastAsia="Times New Roman" w:hAnsi="Calibri" w:cs="Calibri"/>
              <w:color w:val="000000"/>
            </w:rPr>
            <w:t>61.</w:t>
          </w:r>
          <w:r w:rsidRPr="00E3584E">
            <w:rPr>
              <w:rFonts w:ascii="Calibri" w:eastAsia="Times New Roman" w:hAnsi="Calibri" w:cs="Calibri"/>
              <w:color w:val="000000"/>
            </w:rPr>
            <w:tab/>
            <w:t xml:space="preserve">Audio Engineering Society. </w:t>
          </w:r>
          <w:r w:rsidRPr="00E3584E">
            <w:rPr>
              <w:rFonts w:ascii="Calibri" w:eastAsia="Times New Roman" w:hAnsi="Calibri" w:cs="Calibri"/>
              <w:i/>
              <w:iCs/>
              <w:color w:val="000000"/>
            </w:rPr>
            <w:t>Understanding and Managing Sound Exposure and Noise Pollution at Outdoor Events</w:t>
          </w:r>
          <w:r w:rsidRPr="00E3584E">
            <w:rPr>
              <w:rFonts w:ascii="Calibri" w:eastAsia="Times New Roman" w:hAnsi="Calibri" w:cs="Calibri"/>
              <w:color w:val="000000"/>
            </w:rPr>
            <w:t>. (2020).</w:t>
          </w:r>
        </w:p>
        <w:p w14:paraId="3DD0588E" w14:textId="77777777" w:rsidR="00E3584E" w:rsidRPr="00E3584E" w:rsidRDefault="00E3584E">
          <w:pPr>
            <w:autoSpaceDE w:val="0"/>
            <w:autoSpaceDN w:val="0"/>
            <w:ind w:hanging="640"/>
            <w:divId w:val="790133118"/>
            <w:rPr>
              <w:rFonts w:ascii="Calibri" w:eastAsia="Times New Roman" w:hAnsi="Calibri" w:cs="Calibri"/>
              <w:color w:val="000000"/>
            </w:rPr>
          </w:pPr>
          <w:r w:rsidRPr="00E3584E">
            <w:rPr>
              <w:rFonts w:ascii="Calibri" w:eastAsia="Times New Roman" w:hAnsi="Calibri" w:cs="Calibri"/>
              <w:color w:val="000000"/>
            </w:rPr>
            <w:t>62.</w:t>
          </w:r>
          <w:r w:rsidRPr="00E3584E">
            <w:rPr>
              <w:rFonts w:ascii="Calibri" w:eastAsia="Times New Roman" w:hAnsi="Calibri" w:cs="Calibri"/>
              <w:color w:val="000000"/>
            </w:rPr>
            <w:tab/>
            <w:t xml:space="preserve">Hillock, A. R., Powers, A. R. &amp; Wallace, M. T. Binding of sights and sounds: Age-related changes in multisensory temporal processing. </w:t>
          </w:r>
          <w:r w:rsidRPr="00E3584E">
            <w:rPr>
              <w:rFonts w:ascii="Calibri" w:eastAsia="Times New Roman" w:hAnsi="Calibri" w:cs="Calibri"/>
              <w:i/>
              <w:iCs/>
              <w:color w:val="000000"/>
            </w:rPr>
            <w:t>Neuropsychologia</w:t>
          </w:r>
          <w:r w:rsidRPr="00E3584E">
            <w:rPr>
              <w:rFonts w:ascii="Calibri" w:eastAsia="Times New Roman" w:hAnsi="Calibri" w:cs="Calibri"/>
              <w:color w:val="000000"/>
            </w:rPr>
            <w:t xml:space="preserve"> </w:t>
          </w:r>
          <w:r w:rsidRPr="00E3584E">
            <w:rPr>
              <w:rFonts w:ascii="Calibri" w:eastAsia="Times New Roman" w:hAnsi="Calibri" w:cs="Calibri"/>
              <w:b/>
              <w:bCs/>
              <w:color w:val="000000"/>
            </w:rPr>
            <w:t>49</w:t>
          </w:r>
          <w:r w:rsidRPr="00E3584E">
            <w:rPr>
              <w:rFonts w:ascii="Calibri" w:eastAsia="Times New Roman" w:hAnsi="Calibri" w:cs="Calibri"/>
              <w:color w:val="000000"/>
            </w:rPr>
            <w:t>, 461–467 (2011).</w:t>
          </w:r>
        </w:p>
        <w:p w14:paraId="7CE225B6" w14:textId="77777777" w:rsidR="00E3584E" w:rsidRPr="00E3584E" w:rsidRDefault="00E3584E">
          <w:pPr>
            <w:autoSpaceDE w:val="0"/>
            <w:autoSpaceDN w:val="0"/>
            <w:ind w:hanging="640"/>
            <w:divId w:val="1436100873"/>
            <w:rPr>
              <w:rFonts w:ascii="Calibri" w:eastAsia="Times New Roman" w:hAnsi="Calibri" w:cs="Calibri"/>
              <w:color w:val="000000"/>
            </w:rPr>
          </w:pPr>
          <w:r w:rsidRPr="00E3584E">
            <w:rPr>
              <w:rFonts w:ascii="Calibri" w:eastAsia="Times New Roman" w:hAnsi="Calibri" w:cs="Calibri"/>
              <w:color w:val="000000"/>
            </w:rPr>
            <w:t>63.</w:t>
          </w:r>
          <w:r w:rsidRPr="00E3584E">
            <w:rPr>
              <w:rFonts w:ascii="Calibri" w:eastAsia="Times New Roman" w:hAnsi="Calibri" w:cs="Calibri"/>
              <w:color w:val="000000"/>
            </w:rPr>
            <w:tab/>
            <w:t xml:space="preserve">Panagiotidi, M., Overton, P. G. &amp; Stafford, T. Multisensory integration and ADHD-like traits: Evidence for an abnormal temporal integration window in ADHD. </w:t>
          </w:r>
          <w:r w:rsidRPr="00E3584E">
            <w:rPr>
              <w:rFonts w:ascii="Calibri" w:eastAsia="Times New Roman" w:hAnsi="Calibri" w:cs="Calibri"/>
              <w:i/>
              <w:iCs/>
              <w:color w:val="000000"/>
            </w:rPr>
            <w:t>Acta Psychol. (Amst).</w:t>
          </w:r>
          <w:r w:rsidRPr="00E3584E">
            <w:rPr>
              <w:rFonts w:ascii="Calibri" w:eastAsia="Times New Roman" w:hAnsi="Calibri" w:cs="Calibri"/>
              <w:color w:val="000000"/>
            </w:rPr>
            <w:t xml:space="preserve"> </w:t>
          </w:r>
          <w:r w:rsidRPr="00E3584E">
            <w:rPr>
              <w:rFonts w:ascii="Calibri" w:eastAsia="Times New Roman" w:hAnsi="Calibri" w:cs="Calibri"/>
              <w:b/>
              <w:bCs/>
              <w:color w:val="000000"/>
            </w:rPr>
            <w:t>181</w:t>
          </w:r>
          <w:r w:rsidRPr="00E3584E">
            <w:rPr>
              <w:rFonts w:ascii="Calibri" w:eastAsia="Times New Roman" w:hAnsi="Calibri" w:cs="Calibri"/>
              <w:color w:val="000000"/>
            </w:rPr>
            <w:t>, (2017).</w:t>
          </w:r>
        </w:p>
        <w:p w14:paraId="0ACDA710" w14:textId="77777777" w:rsidR="00E3584E" w:rsidRPr="00E3584E" w:rsidRDefault="00E3584E">
          <w:pPr>
            <w:autoSpaceDE w:val="0"/>
            <w:autoSpaceDN w:val="0"/>
            <w:ind w:hanging="640"/>
            <w:divId w:val="704670618"/>
            <w:rPr>
              <w:rFonts w:ascii="Calibri" w:eastAsia="Times New Roman" w:hAnsi="Calibri" w:cs="Calibri"/>
              <w:color w:val="000000"/>
            </w:rPr>
          </w:pPr>
          <w:r w:rsidRPr="00E3584E">
            <w:rPr>
              <w:rFonts w:ascii="Calibri" w:eastAsia="Times New Roman" w:hAnsi="Calibri" w:cs="Calibri"/>
              <w:color w:val="000000"/>
            </w:rPr>
            <w:t>64.</w:t>
          </w:r>
          <w:r w:rsidRPr="00E3584E">
            <w:rPr>
              <w:rFonts w:ascii="Calibri" w:eastAsia="Times New Roman" w:hAnsi="Calibri" w:cs="Calibri"/>
              <w:color w:val="000000"/>
            </w:rPr>
            <w:tab/>
            <w:t xml:space="preserve">Hare, C. </w:t>
          </w:r>
          <w:r w:rsidRPr="00E3584E">
            <w:rPr>
              <w:rFonts w:ascii="Calibri" w:eastAsia="Times New Roman" w:hAnsi="Calibri" w:cs="Calibri"/>
              <w:i/>
              <w:iCs/>
              <w:color w:val="000000"/>
            </w:rPr>
            <w:t>et al.</w:t>
          </w:r>
          <w:r w:rsidRPr="00E3584E">
            <w:rPr>
              <w:rFonts w:ascii="Calibri" w:eastAsia="Times New Roman" w:hAnsi="Calibri" w:cs="Calibri"/>
              <w:color w:val="000000"/>
            </w:rPr>
            <w:t xml:space="preserve"> The relationship between multisensory temporal processing and ADHD traits. </w:t>
          </w:r>
          <w:r w:rsidRPr="00E3584E">
            <w:rPr>
              <w:rFonts w:ascii="Calibri" w:eastAsia="Times New Roman" w:hAnsi="Calibri" w:cs="Calibri"/>
              <w:i/>
              <w:iCs/>
              <w:color w:val="000000"/>
            </w:rPr>
            <w:t>Acta Psychol. (Amst).</w:t>
          </w:r>
          <w:r w:rsidRPr="00E3584E">
            <w:rPr>
              <w:rFonts w:ascii="Calibri" w:eastAsia="Times New Roman" w:hAnsi="Calibri" w:cs="Calibri"/>
              <w:color w:val="000000"/>
            </w:rPr>
            <w:t xml:space="preserve"> </w:t>
          </w:r>
          <w:r w:rsidRPr="00E3584E">
            <w:rPr>
              <w:rFonts w:ascii="Calibri" w:eastAsia="Times New Roman" w:hAnsi="Calibri" w:cs="Calibri"/>
              <w:b/>
              <w:bCs/>
              <w:color w:val="000000"/>
            </w:rPr>
            <w:t>264</w:t>
          </w:r>
          <w:r w:rsidRPr="00E3584E">
            <w:rPr>
              <w:rFonts w:ascii="Calibri" w:eastAsia="Times New Roman" w:hAnsi="Calibri" w:cs="Calibri"/>
              <w:color w:val="000000"/>
            </w:rPr>
            <w:t>, 106595 (2026).</w:t>
          </w:r>
        </w:p>
        <w:p w14:paraId="0E8ED2AE" w14:textId="77777777" w:rsidR="00E3584E" w:rsidRPr="00E3584E" w:rsidRDefault="00E3584E">
          <w:pPr>
            <w:autoSpaceDE w:val="0"/>
            <w:autoSpaceDN w:val="0"/>
            <w:ind w:hanging="640"/>
            <w:rPr>
              <w:rFonts w:ascii="Calibri" w:eastAsia="Times New Roman" w:hAnsi="Calibri" w:cs="Calibri"/>
              <w:color w:val="000000"/>
            </w:rPr>
          </w:pPr>
          <w:r w:rsidRPr="00E3584E">
            <w:rPr>
              <w:rFonts w:ascii="Calibri" w:eastAsia="Times New Roman" w:hAnsi="Calibri" w:cs="Calibri"/>
              <w:color w:val="000000"/>
            </w:rPr>
            <w:lastRenderedPageBreak/>
            <w:t>65.</w:t>
          </w:r>
          <w:r w:rsidRPr="00E3584E">
            <w:rPr>
              <w:rFonts w:ascii="Calibri" w:eastAsia="Times New Roman" w:hAnsi="Calibri" w:cs="Calibri"/>
              <w:color w:val="000000"/>
            </w:rPr>
            <w:tab/>
            <w:t xml:space="preserve">Francisco, A. A., Jesse, A., Groen, M. A. &amp; McQueen, J. M. Audiovisual temporal sensitivity in typical and dyslexic adult readers. in </w:t>
          </w:r>
          <w:r w:rsidRPr="00E3584E">
            <w:rPr>
              <w:rFonts w:ascii="Calibri" w:eastAsia="Times New Roman" w:hAnsi="Calibri" w:cs="Calibri"/>
              <w:i/>
              <w:iCs/>
              <w:color w:val="000000"/>
            </w:rPr>
            <w:t>Interspeech 2014</w:t>
          </w:r>
          <w:r w:rsidRPr="00E3584E">
            <w:rPr>
              <w:rFonts w:ascii="Calibri" w:eastAsia="Times New Roman" w:hAnsi="Calibri" w:cs="Calibri"/>
              <w:color w:val="000000"/>
            </w:rPr>
            <w:t xml:space="preserve"> 2575–2579 (ISCA, ISCA, 2014). doi:10.21437/Interspeech.2014-552.</w:t>
          </w:r>
        </w:p>
        <w:p w14:paraId="183503BA" w14:textId="77777777" w:rsidR="00E3584E" w:rsidRPr="00E3584E" w:rsidRDefault="00E3584E">
          <w:pPr>
            <w:autoSpaceDE w:val="0"/>
            <w:autoSpaceDN w:val="0"/>
            <w:ind w:hanging="640"/>
            <w:divId w:val="1579359876"/>
            <w:rPr>
              <w:rFonts w:ascii="Calibri" w:eastAsia="Times New Roman" w:hAnsi="Calibri" w:cs="Calibri"/>
              <w:color w:val="000000"/>
            </w:rPr>
          </w:pPr>
          <w:r w:rsidRPr="00E3584E">
            <w:rPr>
              <w:rFonts w:ascii="Calibri" w:eastAsia="Times New Roman" w:hAnsi="Calibri" w:cs="Calibri"/>
              <w:color w:val="000000"/>
            </w:rPr>
            <w:t>66.</w:t>
          </w:r>
          <w:r w:rsidRPr="00E3584E">
            <w:rPr>
              <w:rFonts w:ascii="Calibri" w:eastAsia="Times New Roman" w:hAnsi="Calibri" w:cs="Calibri"/>
              <w:color w:val="000000"/>
            </w:rPr>
            <w:tab/>
            <w:t xml:space="preserve">Zhou, H. </w:t>
          </w:r>
          <w:r w:rsidRPr="00E3584E">
            <w:rPr>
              <w:rFonts w:ascii="Calibri" w:eastAsia="Times New Roman" w:hAnsi="Calibri" w:cs="Calibri"/>
              <w:i/>
              <w:iCs/>
              <w:color w:val="000000"/>
            </w:rPr>
            <w:t>et al.</w:t>
          </w:r>
          <w:r w:rsidRPr="00E3584E">
            <w:rPr>
              <w:rFonts w:ascii="Calibri" w:eastAsia="Times New Roman" w:hAnsi="Calibri" w:cs="Calibri"/>
              <w:color w:val="000000"/>
            </w:rPr>
            <w:t xml:space="preserve"> Audiovisual temporal processing in adult patients with first-episode schizophrenia and high-functioning autism. </w:t>
          </w:r>
          <w:r w:rsidRPr="00E3584E">
            <w:rPr>
              <w:rFonts w:ascii="Calibri" w:eastAsia="Times New Roman" w:hAnsi="Calibri" w:cs="Calibri"/>
              <w:i/>
              <w:iCs/>
              <w:color w:val="000000"/>
            </w:rPr>
            <w:t>Schizophrenia</w:t>
          </w:r>
          <w:r w:rsidRPr="00E3584E">
            <w:rPr>
              <w:rFonts w:ascii="Calibri" w:eastAsia="Times New Roman" w:hAnsi="Calibri" w:cs="Calibri"/>
              <w:color w:val="000000"/>
            </w:rPr>
            <w:t xml:space="preserve"> </w:t>
          </w:r>
          <w:r w:rsidRPr="00E3584E">
            <w:rPr>
              <w:rFonts w:ascii="Calibri" w:eastAsia="Times New Roman" w:hAnsi="Calibri" w:cs="Calibri"/>
              <w:b/>
              <w:bCs/>
              <w:color w:val="000000"/>
            </w:rPr>
            <w:t>8</w:t>
          </w:r>
          <w:r w:rsidRPr="00E3584E">
            <w:rPr>
              <w:rFonts w:ascii="Calibri" w:eastAsia="Times New Roman" w:hAnsi="Calibri" w:cs="Calibri"/>
              <w:color w:val="000000"/>
            </w:rPr>
            <w:t>, 75 (2022).</w:t>
          </w:r>
        </w:p>
        <w:p w14:paraId="44DCB7FC" w14:textId="77777777" w:rsidR="00E3584E" w:rsidRPr="00E3584E" w:rsidRDefault="00E3584E">
          <w:pPr>
            <w:autoSpaceDE w:val="0"/>
            <w:autoSpaceDN w:val="0"/>
            <w:ind w:hanging="640"/>
            <w:divId w:val="801191049"/>
            <w:rPr>
              <w:rFonts w:ascii="Calibri" w:eastAsia="Times New Roman" w:hAnsi="Calibri" w:cs="Calibri"/>
              <w:color w:val="000000"/>
            </w:rPr>
          </w:pPr>
          <w:r w:rsidRPr="00E3584E">
            <w:rPr>
              <w:rFonts w:ascii="Calibri" w:eastAsia="Times New Roman" w:hAnsi="Calibri" w:cs="Calibri"/>
              <w:color w:val="000000"/>
            </w:rPr>
            <w:t>67.</w:t>
          </w:r>
          <w:r w:rsidRPr="00E3584E">
            <w:rPr>
              <w:rFonts w:ascii="Calibri" w:eastAsia="Times New Roman" w:hAnsi="Calibri" w:cs="Calibri"/>
              <w:color w:val="000000"/>
            </w:rPr>
            <w:tab/>
            <w:t xml:space="preserve">Bruns, P. The Ventriloquist Illusion as a Tool to Study Multisensory Processing: An Update. </w:t>
          </w:r>
          <w:r w:rsidRPr="00E3584E">
            <w:rPr>
              <w:rFonts w:ascii="Calibri" w:eastAsia="Times New Roman" w:hAnsi="Calibri" w:cs="Calibri"/>
              <w:i/>
              <w:iCs/>
              <w:color w:val="000000"/>
            </w:rPr>
            <w:t>Front. Integr. Neurosci.</w:t>
          </w:r>
          <w:r w:rsidRPr="00E3584E">
            <w:rPr>
              <w:rFonts w:ascii="Calibri" w:eastAsia="Times New Roman" w:hAnsi="Calibri" w:cs="Calibri"/>
              <w:color w:val="000000"/>
            </w:rPr>
            <w:t xml:space="preserve"> </w:t>
          </w:r>
          <w:r w:rsidRPr="00E3584E">
            <w:rPr>
              <w:rFonts w:ascii="Calibri" w:eastAsia="Times New Roman" w:hAnsi="Calibri" w:cs="Calibri"/>
              <w:b/>
              <w:bCs/>
              <w:color w:val="000000"/>
            </w:rPr>
            <w:t>13</w:t>
          </w:r>
          <w:r w:rsidRPr="00E3584E">
            <w:rPr>
              <w:rFonts w:ascii="Calibri" w:eastAsia="Times New Roman" w:hAnsi="Calibri" w:cs="Calibri"/>
              <w:color w:val="000000"/>
            </w:rPr>
            <w:t>, (2019).</w:t>
          </w:r>
        </w:p>
        <w:p w14:paraId="628B07FA" w14:textId="77777777" w:rsidR="00E3584E" w:rsidRPr="00E3584E" w:rsidRDefault="00E3584E">
          <w:pPr>
            <w:autoSpaceDE w:val="0"/>
            <w:autoSpaceDN w:val="0"/>
            <w:ind w:hanging="640"/>
            <w:divId w:val="49351143"/>
            <w:rPr>
              <w:rFonts w:ascii="Calibri" w:eastAsia="Times New Roman" w:hAnsi="Calibri" w:cs="Calibri"/>
              <w:color w:val="000000"/>
            </w:rPr>
          </w:pPr>
          <w:r w:rsidRPr="00E3584E">
            <w:rPr>
              <w:rFonts w:ascii="Calibri" w:eastAsia="Times New Roman" w:hAnsi="Calibri" w:cs="Calibri"/>
              <w:color w:val="000000"/>
            </w:rPr>
            <w:t>68.</w:t>
          </w:r>
          <w:r w:rsidRPr="00E3584E">
            <w:rPr>
              <w:rFonts w:ascii="Calibri" w:eastAsia="Times New Roman" w:hAnsi="Calibri" w:cs="Calibri"/>
              <w:color w:val="000000"/>
            </w:rPr>
            <w:tab/>
            <w:t xml:space="preserve">JACK, C. E. &amp; THURLOW, W. R. Effects of degree of visual association and angle of displacement on the ‘ventriloquism’ effect. </w:t>
          </w:r>
          <w:r w:rsidRPr="00E3584E">
            <w:rPr>
              <w:rFonts w:ascii="Calibri" w:eastAsia="Times New Roman" w:hAnsi="Calibri" w:cs="Calibri"/>
              <w:i/>
              <w:iCs/>
              <w:color w:val="000000"/>
            </w:rPr>
            <w:t>Percept. Mot. Skills</w:t>
          </w:r>
          <w:r w:rsidRPr="00E3584E">
            <w:rPr>
              <w:rFonts w:ascii="Calibri" w:eastAsia="Times New Roman" w:hAnsi="Calibri" w:cs="Calibri"/>
              <w:color w:val="000000"/>
            </w:rPr>
            <w:t xml:space="preserve"> </w:t>
          </w:r>
          <w:r w:rsidRPr="00E3584E">
            <w:rPr>
              <w:rFonts w:ascii="Calibri" w:eastAsia="Times New Roman" w:hAnsi="Calibri" w:cs="Calibri"/>
              <w:b/>
              <w:bCs/>
              <w:color w:val="000000"/>
            </w:rPr>
            <w:t>37</w:t>
          </w:r>
          <w:r w:rsidRPr="00E3584E">
            <w:rPr>
              <w:rFonts w:ascii="Calibri" w:eastAsia="Times New Roman" w:hAnsi="Calibri" w:cs="Calibri"/>
              <w:color w:val="000000"/>
            </w:rPr>
            <w:t>, 967–979 (1973).</w:t>
          </w:r>
        </w:p>
        <w:p w14:paraId="0ABDDBF6" w14:textId="77777777" w:rsidR="00E3584E" w:rsidRPr="00E3584E" w:rsidRDefault="00E3584E">
          <w:pPr>
            <w:autoSpaceDE w:val="0"/>
            <w:autoSpaceDN w:val="0"/>
            <w:ind w:hanging="640"/>
            <w:divId w:val="1147166721"/>
            <w:rPr>
              <w:rFonts w:ascii="Calibri" w:eastAsia="Times New Roman" w:hAnsi="Calibri" w:cs="Calibri"/>
              <w:color w:val="000000"/>
            </w:rPr>
          </w:pPr>
          <w:r w:rsidRPr="00E3584E">
            <w:rPr>
              <w:rFonts w:ascii="Calibri" w:eastAsia="Times New Roman" w:hAnsi="Calibri" w:cs="Calibri"/>
              <w:color w:val="000000"/>
            </w:rPr>
            <w:t>69.</w:t>
          </w:r>
          <w:r w:rsidRPr="00E3584E">
            <w:rPr>
              <w:rFonts w:ascii="Calibri" w:eastAsia="Times New Roman" w:hAnsi="Calibri" w:cs="Calibri"/>
              <w:color w:val="000000"/>
            </w:rPr>
            <w:tab/>
            <w:t xml:space="preserve">Welch, R. B. &amp; Warren, D. H. Immediate perceptual response to intersensory discrepancy. </w:t>
          </w:r>
          <w:r w:rsidRPr="00E3584E">
            <w:rPr>
              <w:rFonts w:ascii="Calibri" w:eastAsia="Times New Roman" w:hAnsi="Calibri" w:cs="Calibri"/>
              <w:i/>
              <w:iCs/>
              <w:color w:val="000000"/>
            </w:rPr>
            <w:t>Psychol. Bull.</w:t>
          </w:r>
          <w:r w:rsidRPr="00E3584E">
            <w:rPr>
              <w:rFonts w:ascii="Calibri" w:eastAsia="Times New Roman" w:hAnsi="Calibri" w:cs="Calibri"/>
              <w:color w:val="000000"/>
            </w:rPr>
            <w:t xml:space="preserve"> </w:t>
          </w:r>
          <w:r w:rsidRPr="00E3584E">
            <w:rPr>
              <w:rFonts w:ascii="Calibri" w:eastAsia="Times New Roman" w:hAnsi="Calibri" w:cs="Calibri"/>
              <w:b/>
              <w:bCs/>
              <w:color w:val="000000"/>
            </w:rPr>
            <w:t>88</w:t>
          </w:r>
          <w:r w:rsidRPr="00E3584E">
            <w:rPr>
              <w:rFonts w:ascii="Calibri" w:eastAsia="Times New Roman" w:hAnsi="Calibri" w:cs="Calibri"/>
              <w:color w:val="000000"/>
            </w:rPr>
            <w:t>, 638–667 (1980).</w:t>
          </w:r>
        </w:p>
        <w:p w14:paraId="30AC338D" w14:textId="77777777" w:rsidR="00E3584E" w:rsidRPr="00E3584E" w:rsidRDefault="00E3584E">
          <w:pPr>
            <w:autoSpaceDE w:val="0"/>
            <w:autoSpaceDN w:val="0"/>
            <w:ind w:hanging="640"/>
            <w:divId w:val="870461635"/>
            <w:rPr>
              <w:rFonts w:ascii="Calibri" w:eastAsia="Times New Roman" w:hAnsi="Calibri" w:cs="Calibri"/>
              <w:color w:val="000000"/>
            </w:rPr>
          </w:pPr>
          <w:r w:rsidRPr="00E3584E">
            <w:rPr>
              <w:rFonts w:ascii="Calibri" w:eastAsia="Times New Roman" w:hAnsi="Calibri" w:cs="Calibri"/>
              <w:color w:val="000000"/>
            </w:rPr>
            <w:t>70.</w:t>
          </w:r>
          <w:r w:rsidRPr="00E3584E">
            <w:rPr>
              <w:rFonts w:ascii="Calibri" w:eastAsia="Times New Roman" w:hAnsi="Calibri" w:cs="Calibri"/>
              <w:color w:val="000000"/>
            </w:rPr>
            <w:tab/>
            <w:t xml:space="preserve">Alais, D. &amp; Burr, D. The Ventriloquist Effect Results from Near-Optimal Bimodal Integration. </w:t>
          </w:r>
          <w:r w:rsidRPr="00E3584E">
            <w:rPr>
              <w:rFonts w:ascii="Calibri" w:eastAsia="Times New Roman" w:hAnsi="Calibri" w:cs="Calibri"/>
              <w:i/>
              <w:iCs/>
              <w:color w:val="000000"/>
            </w:rPr>
            <w:t>Current Biology</w:t>
          </w:r>
          <w:r w:rsidRPr="00E3584E">
            <w:rPr>
              <w:rFonts w:ascii="Calibri" w:eastAsia="Times New Roman" w:hAnsi="Calibri" w:cs="Calibri"/>
              <w:color w:val="000000"/>
            </w:rPr>
            <w:t xml:space="preserve"> </w:t>
          </w:r>
          <w:r w:rsidRPr="00E3584E">
            <w:rPr>
              <w:rFonts w:ascii="Calibri" w:eastAsia="Times New Roman" w:hAnsi="Calibri" w:cs="Calibri"/>
              <w:b/>
              <w:bCs/>
              <w:color w:val="000000"/>
            </w:rPr>
            <w:t>14</w:t>
          </w:r>
          <w:r w:rsidRPr="00E3584E">
            <w:rPr>
              <w:rFonts w:ascii="Calibri" w:eastAsia="Times New Roman" w:hAnsi="Calibri" w:cs="Calibri"/>
              <w:color w:val="000000"/>
            </w:rPr>
            <w:t>, 257–262 (2004).</w:t>
          </w:r>
        </w:p>
        <w:p w14:paraId="59427120" w14:textId="77777777" w:rsidR="00E3584E" w:rsidRPr="00E3584E" w:rsidRDefault="00E3584E">
          <w:pPr>
            <w:autoSpaceDE w:val="0"/>
            <w:autoSpaceDN w:val="0"/>
            <w:ind w:hanging="640"/>
            <w:rPr>
              <w:rFonts w:ascii="Calibri" w:eastAsia="Times New Roman" w:hAnsi="Calibri" w:cs="Calibri"/>
              <w:color w:val="000000"/>
            </w:rPr>
          </w:pPr>
          <w:r w:rsidRPr="00E3584E">
            <w:rPr>
              <w:rFonts w:ascii="Calibri" w:eastAsia="Times New Roman" w:hAnsi="Calibri" w:cs="Calibri"/>
              <w:color w:val="000000"/>
            </w:rPr>
            <w:t>71.</w:t>
          </w:r>
          <w:r w:rsidRPr="00E3584E">
            <w:rPr>
              <w:rFonts w:ascii="Calibri" w:eastAsia="Times New Roman" w:hAnsi="Calibri" w:cs="Calibri"/>
              <w:color w:val="000000"/>
            </w:rPr>
            <w:tab/>
            <w:t xml:space="preserve">Zhou, L.-F. &amp; Meng, M. Do you see the “face”? Individual differences in face pareidolia. </w:t>
          </w:r>
          <w:r w:rsidRPr="00E3584E">
            <w:rPr>
              <w:rFonts w:ascii="Calibri" w:eastAsia="Times New Roman" w:hAnsi="Calibri" w:cs="Calibri"/>
              <w:i/>
              <w:iCs/>
              <w:color w:val="000000"/>
            </w:rPr>
            <w:t>Journal of Pacific Rim Psychology</w:t>
          </w:r>
          <w:r w:rsidRPr="00E3584E">
            <w:rPr>
              <w:rFonts w:ascii="Calibri" w:eastAsia="Times New Roman" w:hAnsi="Calibri" w:cs="Calibri"/>
              <w:color w:val="000000"/>
            </w:rPr>
            <w:t xml:space="preserve"> </w:t>
          </w:r>
          <w:r w:rsidRPr="00E3584E">
            <w:rPr>
              <w:rFonts w:ascii="Calibri" w:eastAsia="Times New Roman" w:hAnsi="Calibri" w:cs="Calibri"/>
              <w:b/>
              <w:bCs/>
              <w:color w:val="000000"/>
            </w:rPr>
            <w:t>14</w:t>
          </w:r>
          <w:r w:rsidRPr="00E3584E">
            <w:rPr>
              <w:rFonts w:ascii="Calibri" w:eastAsia="Times New Roman" w:hAnsi="Calibri" w:cs="Calibri"/>
              <w:color w:val="000000"/>
            </w:rPr>
            <w:t>, e2 (2020).</w:t>
          </w:r>
        </w:p>
        <w:p w14:paraId="64FACEB6" w14:textId="77777777" w:rsidR="00E3584E" w:rsidRPr="00E3584E" w:rsidRDefault="00E3584E">
          <w:pPr>
            <w:autoSpaceDE w:val="0"/>
            <w:autoSpaceDN w:val="0"/>
            <w:ind w:hanging="640"/>
            <w:divId w:val="1109932024"/>
            <w:rPr>
              <w:rFonts w:ascii="Calibri" w:eastAsia="Times New Roman" w:hAnsi="Calibri" w:cs="Calibri"/>
              <w:color w:val="000000"/>
            </w:rPr>
          </w:pPr>
          <w:r w:rsidRPr="00E3584E">
            <w:rPr>
              <w:rFonts w:ascii="Calibri" w:eastAsia="Times New Roman" w:hAnsi="Calibri" w:cs="Calibri"/>
              <w:color w:val="000000"/>
            </w:rPr>
            <w:t>72.</w:t>
          </w:r>
          <w:r w:rsidRPr="00E3584E">
            <w:rPr>
              <w:rFonts w:ascii="Calibri" w:eastAsia="Times New Roman" w:hAnsi="Calibri" w:cs="Calibri"/>
              <w:color w:val="000000"/>
            </w:rPr>
            <w:tab/>
            <w:t xml:space="preserve">Horstmann, G. The surprise–attention link: a review. </w:t>
          </w:r>
          <w:r w:rsidRPr="00E3584E">
            <w:rPr>
              <w:rFonts w:ascii="Calibri" w:eastAsia="Times New Roman" w:hAnsi="Calibri" w:cs="Calibri"/>
              <w:i/>
              <w:iCs/>
              <w:color w:val="000000"/>
            </w:rPr>
            <w:t>Ann. N. Y. Acad. Sci.</w:t>
          </w:r>
          <w:r w:rsidRPr="00E3584E">
            <w:rPr>
              <w:rFonts w:ascii="Calibri" w:eastAsia="Times New Roman" w:hAnsi="Calibri" w:cs="Calibri"/>
              <w:color w:val="000000"/>
            </w:rPr>
            <w:t xml:space="preserve"> </w:t>
          </w:r>
          <w:r w:rsidRPr="00E3584E">
            <w:rPr>
              <w:rFonts w:ascii="Calibri" w:eastAsia="Times New Roman" w:hAnsi="Calibri" w:cs="Calibri"/>
              <w:b/>
              <w:bCs/>
              <w:color w:val="000000"/>
            </w:rPr>
            <w:t>1339</w:t>
          </w:r>
          <w:r w:rsidRPr="00E3584E">
            <w:rPr>
              <w:rFonts w:ascii="Calibri" w:eastAsia="Times New Roman" w:hAnsi="Calibri" w:cs="Calibri"/>
              <w:color w:val="000000"/>
            </w:rPr>
            <w:t>, 106–115 (2015).</w:t>
          </w:r>
        </w:p>
        <w:p w14:paraId="04D90027" w14:textId="77777777" w:rsidR="00E3584E" w:rsidRPr="00E3584E" w:rsidRDefault="00E3584E">
          <w:pPr>
            <w:autoSpaceDE w:val="0"/>
            <w:autoSpaceDN w:val="0"/>
            <w:ind w:hanging="640"/>
            <w:divId w:val="739913138"/>
            <w:rPr>
              <w:rFonts w:ascii="Calibri" w:eastAsia="Times New Roman" w:hAnsi="Calibri" w:cs="Calibri"/>
              <w:color w:val="000000"/>
            </w:rPr>
          </w:pPr>
          <w:r w:rsidRPr="00E3584E">
            <w:rPr>
              <w:rFonts w:ascii="Calibri" w:eastAsia="Times New Roman" w:hAnsi="Calibri" w:cs="Calibri"/>
              <w:color w:val="000000"/>
            </w:rPr>
            <w:t>73.</w:t>
          </w:r>
          <w:r w:rsidRPr="00E3584E">
            <w:rPr>
              <w:rFonts w:ascii="Calibri" w:eastAsia="Times New Roman" w:hAnsi="Calibri" w:cs="Calibri"/>
              <w:color w:val="000000"/>
            </w:rPr>
            <w:tab/>
            <w:t xml:space="preserve">Bronkhorst, A. W. The cocktail-party problem revisited: early processing and selection of multi-talker speech. </w:t>
          </w:r>
          <w:r w:rsidRPr="00E3584E">
            <w:rPr>
              <w:rFonts w:ascii="Calibri" w:eastAsia="Times New Roman" w:hAnsi="Calibri" w:cs="Calibri"/>
              <w:i/>
              <w:iCs/>
              <w:color w:val="000000"/>
            </w:rPr>
            <w:t>Atten. Percept. Psychophys.</w:t>
          </w:r>
          <w:r w:rsidRPr="00E3584E">
            <w:rPr>
              <w:rFonts w:ascii="Calibri" w:eastAsia="Times New Roman" w:hAnsi="Calibri" w:cs="Calibri"/>
              <w:color w:val="000000"/>
            </w:rPr>
            <w:t xml:space="preserve"> </w:t>
          </w:r>
          <w:r w:rsidRPr="00E3584E">
            <w:rPr>
              <w:rFonts w:ascii="Calibri" w:eastAsia="Times New Roman" w:hAnsi="Calibri" w:cs="Calibri"/>
              <w:b/>
              <w:bCs/>
              <w:color w:val="000000"/>
            </w:rPr>
            <w:t>77</w:t>
          </w:r>
          <w:r w:rsidRPr="00E3584E">
            <w:rPr>
              <w:rFonts w:ascii="Calibri" w:eastAsia="Times New Roman" w:hAnsi="Calibri" w:cs="Calibri"/>
              <w:color w:val="000000"/>
            </w:rPr>
            <w:t>, 1465–1487 (2015).</w:t>
          </w:r>
        </w:p>
        <w:p w14:paraId="13E77817" w14:textId="77777777" w:rsidR="00E3584E" w:rsidRPr="00E3584E" w:rsidRDefault="00E3584E">
          <w:pPr>
            <w:autoSpaceDE w:val="0"/>
            <w:autoSpaceDN w:val="0"/>
            <w:ind w:hanging="640"/>
            <w:divId w:val="826634747"/>
            <w:rPr>
              <w:rFonts w:ascii="Calibri" w:eastAsia="Times New Roman" w:hAnsi="Calibri" w:cs="Calibri"/>
              <w:color w:val="000000"/>
            </w:rPr>
          </w:pPr>
          <w:r w:rsidRPr="00E3584E">
            <w:rPr>
              <w:rFonts w:ascii="Calibri" w:eastAsia="Times New Roman" w:hAnsi="Calibri" w:cs="Calibri"/>
              <w:color w:val="000000"/>
            </w:rPr>
            <w:t>74.</w:t>
          </w:r>
          <w:r w:rsidRPr="00E3584E">
            <w:rPr>
              <w:rFonts w:ascii="Calibri" w:eastAsia="Times New Roman" w:hAnsi="Calibri" w:cs="Calibri"/>
              <w:color w:val="000000"/>
            </w:rPr>
            <w:tab/>
            <w:t xml:space="preserve">Talsma, D., Senkowski, D., Soto-Faraco, S. &amp; Woldorff, M. G. The multifaceted interplay between attention and multisensory integration. </w:t>
          </w:r>
          <w:r w:rsidRPr="00E3584E">
            <w:rPr>
              <w:rFonts w:ascii="Calibri" w:eastAsia="Times New Roman" w:hAnsi="Calibri" w:cs="Calibri"/>
              <w:i/>
              <w:iCs/>
              <w:color w:val="000000"/>
            </w:rPr>
            <w:t>Trends Cogn. Sci.</w:t>
          </w:r>
          <w:r w:rsidRPr="00E3584E">
            <w:rPr>
              <w:rFonts w:ascii="Calibri" w:eastAsia="Times New Roman" w:hAnsi="Calibri" w:cs="Calibri"/>
              <w:color w:val="000000"/>
            </w:rPr>
            <w:t xml:space="preserve"> </w:t>
          </w:r>
          <w:r w:rsidRPr="00E3584E">
            <w:rPr>
              <w:rFonts w:ascii="Calibri" w:eastAsia="Times New Roman" w:hAnsi="Calibri" w:cs="Calibri"/>
              <w:b/>
              <w:bCs/>
              <w:color w:val="000000"/>
            </w:rPr>
            <w:t>14</w:t>
          </w:r>
          <w:r w:rsidRPr="00E3584E">
            <w:rPr>
              <w:rFonts w:ascii="Calibri" w:eastAsia="Times New Roman" w:hAnsi="Calibri" w:cs="Calibri"/>
              <w:color w:val="000000"/>
            </w:rPr>
            <w:t>, 400–410 (2010).</w:t>
          </w:r>
        </w:p>
        <w:p w14:paraId="31F6CC5E" w14:textId="77777777" w:rsidR="00E3584E" w:rsidRPr="00E3584E" w:rsidRDefault="00E3584E">
          <w:pPr>
            <w:autoSpaceDE w:val="0"/>
            <w:autoSpaceDN w:val="0"/>
            <w:ind w:hanging="640"/>
            <w:divId w:val="1263489076"/>
            <w:rPr>
              <w:rFonts w:ascii="Calibri" w:eastAsia="Times New Roman" w:hAnsi="Calibri" w:cs="Calibri"/>
              <w:color w:val="000000"/>
            </w:rPr>
          </w:pPr>
          <w:r w:rsidRPr="00E3584E">
            <w:rPr>
              <w:rFonts w:ascii="Calibri" w:eastAsia="Times New Roman" w:hAnsi="Calibri" w:cs="Calibri"/>
              <w:color w:val="000000"/>
            </w:rPr>
            <w:t>75.</w:t>
          </w:r>
          <w:r w:rsidRPr="00E3584E">
            <w:rPr>
              <w:rFonts w:ascii="Calibri" w:eastAsia="Times New Roman" w:hAnsi="Calibri" w:cs="Calibri"/>
              <w:color w:val="000000"/>
            </w:rPr>
            <w:tab/>
            <w:t xml:space="preserve">Liu, T., Abrams, J. &amp; Carrasco, M. Voluntary Attention Enhances Contrast Appearance. </w:t>
          </w:r>
          <w:r w:rsidRPr="00E3584E">
            <w:rPr>
              <w:rFonts w:ascii="Calibri" w:eastAsia="Times New Roman" w:hAnsi="Calibri" w:cs="Calibri"/>
              <w:i/>
              <w:iCs/>
              <w:color w:val="000000"/>
            </w:rPr>
            <w:t>Psychol. Sci.</w:t>
          </w:r>
          <w:r w:rsidRPr="00E3584E">
            <w:rPr>
              <w:rFonts w:ascii="Calibri" w:eastAsia="Times New Roman" w:hAnsi="Calibri" w:cs="Calibri"/>
              <w:color w:val="000000"/>
            </w:rPr>
            <w:t xml:space="preserve"> </w:t>
          </w:r>
          <w:r w:rsidRPr="00E3584E">
            <w:rPr>
              <w:rFonts w:ascii="Calibri" w:eastAsia="Times New Roman" w:hAnsi="Calibri" w:cs="Calibri"/>
              <w:b/>
              <w:bCs/>
              <w:color w:val="000000"/>
            </w:rPr>
            <w:t>20</w:t>
          </w:r>
          <w:r w:rsidRPr="00E3584E">
            <w:rPr>
              <w:rFonts w:ascii="Calibri" w:eastAsia="Times New Roman" w:hAnsi="Calibri" w:cs="Calibri"/>
              <w:color w:val="000000"/>
            </w:rPr>
            <w:t>, 354–362 (2009).</w:t>
          </w:r>
        </w:p>
        <w:p w14:paraId="640B0CF6" w14:textId="77777777" w:rsidR="00E3584E" w:rsidRPr="00E3584E" w:rsidRDefault="00E3584E">
          <w:pPr>
            <w:autoSpaceDE w:val="0"/>
            <w:autoSpaceDN w:val="0"/>
            <w:ind w:hanging="640"/>
            <w:divId w:val="1546983468"/>
            <w:rPr>
              <w:rFonts w:ascii="Calibri" w:eastAsia="Times New Roman" w:hAnsi="Calibri" w:cs="Calibri"/>
              <w:color w:val="000000"/>
            </w:rPr>
          </w:pPr>
          <w:r w:rsidRPr="00E3584E">
            <w:rPr>
              <w:rFonts w:ascii="Calibri" w:eastAsia="Times New Roman" w:hAnsi="Calibri" w:cs="Calibri"/>
              <w:color w:val="000000"/>
            </w:rPr>
            <w:t>76.</w:t>
          </w:r>
          <w:r w:rsidRPr="00E3584E">
            <w:rPr>
              <w:rFonts w:ascii="Calibri" w:eastAsia="Times New Roman" w:hAnsi="Calibri" w:cs="Calibri"/>
              <w:color w:val="000000"/>
            </w:rPr>
            <w:tab/>
            <w:t xml:space="preserve">Small, D. M. &amp; Prescott, J. Odor/taste integration and the perception of flavor. </w:t>
          </w:r>
          <w:r w:rsidRPr="00E3584E">
            <w:rPr>
              <w:rFonts w:ascii="Calibri" w:eastAsia="Times New Roman" w:hAnsi="Calibri" w:cs="Calibri"/>
              <w:i/>
              <w:iCs/>
              <w:color w:val="000000"/>
            </w:rPr>
            <w:t>Exp. Brain Res.</w:t>
          </w:r>
          <w:r w:rsidRPr="00E3584E">
            <w:rPr>
              <w:rFonts w:ascii="Calibri" w:eastAsia="Times New Roman" w:hAnsi="Calibri" w:cs="Calibri"/>
              <w:color w:val="000000"/>
            </w:rPr>
            <w:t xml:space="preserve"> </w:t>
          </w:r>
          <w:r w:rsidRPr="00E3584E">
            <w:rPr>
              <w:rFonts w:ascii="Calibri" w:eastAsia="Times New Roman" w:hAnsi="Calibri" w:cs="Calibri"/>
              <w:b/>
              <w:bCs/>
              <w:color w:val="000000"/>
            </w:rPr>
            <w:t>166</w:t>
          </w:r>
          <w:r w:rsidRPr="00E3584E">
            <w:rPr>
              <w:rFonts w:ascii="Calibri" w:eastAsia="Times New Roman" w:hAnsi="Calibri" w:cs="Calibri"/>
              <w:color w:val="000000"/>
            </w:rPr>
            <w:t>, 345–357 (2005).</w:t>
          </w:r>
        </w:p>
        <w:p w14:paraId="16FD18E7" w14:textId="77777777" w:rsidR="00E3584E" w:rsidRPr="00E3584E" w:rsidRDefault="00E3584E">
          <w:pPr>
            <w:autoSpaceDE w:val="0"/>
            <w:autoSpaceDN w:val="0"/>
            <w:ind w:hanging="640"/>
            <w:divId w:val="844973732"/>
            <w:rPr>
              <w:rFonts w:ascii="Calibri" w:eastAsia="Times New Roman" w:hAnsi="Calibri" w:cs="Calibri"/>
              <w:color w:val="000000"/>
            </w:rPr>
          </w:pPr>
          <w:r w:rsidRPr="00E3584E">
            <w:rPr>
              <w:rFonts w:ascii="Calibri" w:eastAsia="Times New Roman" w:hAnsi="Calibri" w:cs="Calibri"/>
              <w:color w:val="000000"/>
            </w:rPr>
            <w:t>77.</w:t>
          </w:r>
          <w:r w:rsidRPr="00E3584E">
            <w:rPr>
              <w:rFonts w:ascii="Calibri" w:eastAsia="Times New Roman" w:hAnsi="Calibri" w:cs="Calibri"/>
              <w:color w:val="000000"/>
            </w:rPr>
            <w:tab/>
            <w:t xml:space="preserve">Vuilleumier, P. How brains beware: neural mechanisms of emotional attention. </w:t>
          </w:r>
          <w:r w:rsidRPr="00E3584E">
            <w:rPr>
              <w:rFonts w:ascii="Calibri" w:eastAsia="Times New Roman" w:hAnsi="Calibri" w:cs="Calibri"/>
              <w:i/>
              <w:iCs/>
              <w:color w:val="000000"/>
            </w:rPr>
            <w:t>Trends Cogn. Sci.</w:t>
          </w:r>
          <w:r w:rsidRPr="00E3584E">
            <w:rPr>
              <w:rFonts w:ascii="Calibri" w:eastAsia="Times New Roman" w:hAnsi="Calibri" w:cs="Calibri"/>
              <w:color w:val="000000"/>
            </w:rPr>
            <w:t xml:space="preserve"> </w:t>
          </w:r>
          <w:r w:rsidRPr="00E3584E">
            <w:rPr>
              <w:rFonts w:ascii="Calibri" w:eastAsia="Times New Roman" w:hAnsi="Calibri" w:cs="Calibri"/>
              <w:b/>
              <w:bCs/>
              <w:color w:val="000000"/>
            </w:rPr>
            <w:t>9</w:t>
          </w:r>
          <w:r w:rsidRPr="00E3584E">
            <w:rPr>
              <w:rFonts w:ascii="Calibri" w:eastAsia="Times New Roman" w:hAnsi="Calibri" w:cs="Calibri"/>
              <w:color w:val="000000"/>
            </w:rPr>
            <w:t>, 585–594 (2005).</w:t>
          </w:r>
        </w:p>
        <w:p w14:paraId="06B1201A" w14:textId="77777777" w:rsidR="00E3584E" w:rsidRPr="00E3584E" w:rsidRDefault="00E3584E">
          <w:pPr>
            <w:autoSpaceDE w:val="0"/>
            <w:autoSpaceDN w:val="0"/>
            <w:ind w:hanging="640"/>
            <w:rPr>
              <w:rFonts w:ascii="Calibri" w:eastAsia="Times New Roman" w:hAnsi="Calibri" w:cs="Calibri"/>
              <w:color w:val="000000"/>
            </w:rPr>
          </w:pPr>
          <w:r w:rsidRPr="00E3584E">
            <w:rPr>
              <w:rFonts w:ascii="Calibri" w:eastAsia="Times New Roman" w:hAnsi="Calibri" w:cs="Calibri"/>
              <w:color w:val="000000"/>
            </w:rPr>
            <w:t>78.</w:t>
          </w:r>
          <w:r w:rsidRPr="00E3584E">
            <w:rPr>
              <w:rFonts w:ascii="Calibri" w:eastAsia="Times New Roman" w:hAnsi="Calibri" w:cs="Calibri"/>
              <w:color w:val="000000"/>
            </w:rPr>
            <w:tab/>
            <w:t xml:space="preserve">Whittaker, L. Onboarding and offboarding in virtual reality: A user-centred framework for audience experience across genres and spaces. </w:t>
          </w:r>
          <w:r w:rsidRPr="00E3584E">
            <w:rPr>
              <w:rFonts w:ascii="Calibri" w:eastAsia="Times New Roman" w:hAnsi="Calibri" w:cs="Calibri"/>
              <w:i/>
              <w:iCs/>
              <w:color w:val="000000"/>
            </w:rPr>
            <w:t>Convergence: The International Journal of Research into New Media Technologies</w:t>
          </w:r>
          <w:r w:rsidRPr="00E3584E">
            <w:rPr>
              <w:rFonts w:ascii="Calibri" w:eastAsia="Times New Roman" w:hAnsi="Calibri" w:cs="Calibri"/>
              <w:color w:val="000000"/>
            </w:rPr>
            <w:t xml:space="preserve"> </w:t>
          </w:r>
          <w:r w:rsidRPr="00E3584E">
            <w:rPr>
              <w:rFonts w:ascii="Calibri" w:eastAsia="Times New Roman" w:hAnsi="Calibri" w:cs="Calibri"/>
              <w:b/>
              <w:bCs/>
              <w:color w:val="000000"/>
            </w:rPr>
            <w:t>31</w:t>
          </w:r>
          <w:r w:rsidRPr="00E3584E">
            <w:rPr>
              <w:rFonts w:ascii="Calibri" w:eastAsia="Times New Roman" w:hAnsi="Calibri" w:cs="Calibri"/>
              <w:color w:val="000000"/>
            </w:rPr>
            <w:t>, 87–106 (2025).</w:t>
          </w:r>
        </w:p>
        <w:p w14:paraId="5429322D" w14:textId="77777777" w:rsidR="00E3584E" w:rsidRPr="00E3584E" w:rsidRDefault="00E3584E">
          <w:pPr>
            <w:autoSpaceDE w:val="0"/>
            <w:autoSpaceDN w:val="0"/>
            <w:ind w:hanging="640"/>
            <w:divId w:val="861170920"/>
            <w:rPr>
              <w:rFonts w:ascii="Calibri" w:eastAsia="Times New Roman" w:hAnsi="Calibri" w:cs="Calibri"/>
              <w:color w:val="000000"/>
            </w:rPr>
          </w:pPr>
          <w:r w:rsidRPr="00E3584E">
            <w:rPr>
              <w:rFonts w:ascii="Calibri" w:eastAsia="Times New Roman" w:hAnsi="Calibri" w:cs="Calibri"/>
              <w:color w:val="000000"/>
            </w:rPr>
            <w:t>79.</w:t>
          </w:r>
          <w:r w:rsidRPr="00E3584E">
            <w:rPr>
              <w:rFonts w:ascii="Calibri" w:eastAsia="Times New Roman" w:hAnsi="Calibri" w:cs="Calibri"/>
              <w:color w:val="000000"/>
            </w:rPr>
            <w:tab/>
            <w:t>Sphere Entertainment Co. Sphere Entertainment Unveils The Most Advanced Concert-Grade Audio System In The World: Sphere Immersive Sound, Powered By HOLOPLOT. https://www.sphereentertainmentco.com/sphere-entertainment-</w:t>
          </w:r>
          <w:r w:rsidRPr="00E3584E">
            <w:rPr>
              <w:rFonts w:ascii="Calibri" w:eastAsia="Times New Roman" w:hAnsi="Calibri" w:cs="Calibri"/>
              <w:color w:val="000000"/>
            </w:rPr>
            <w:lastRenderedPageBreak/>
            <w:t>unveils-the-most-advanced-concert-grade-audio-system-in-the-world-sphere-immersive-sound-powered-by-holoplot/ (2023).</w:t>
          </w:r>
        </w:p>
        <w:p w14:paraId="4B76D30C" w14:textId="77777777" w:rsidR="00E3584E" w:rsidRPr="00E3584E" w:rsidRDefault="00E3584E">
          <w:pPr>
            <w:autoSpaceDE w:val="0"/>
            <w:autoSpaceDN w:val="0"/>
            <w:ind w:hanging="640"/>
            <w:divId w:val="585236952"/>
            <w:rPr>
              <w:rFonts w:ascii="Calibri" w:eastAsia="Times New Roman" w:hAnsi="Calibri" w:cs="Calibri"/>
              <w:color w:val="000000"/>
            </w:rPr>
          </w:pPr>
          <w:r w:rsidRPr="00E3584E">
            <w:rPr>
              <w:rFonts w:ascii="Calibri" w:eastAsia="Times New Roman" w:hAnsi="Calibri" w:cs="Calibri"/>
              <w:color w:val="000000"/>
            </w:rPr>
            <w:t>80.</w:t>
          </w:r>
          <w:r w:rsidRPr="00E3584E">
            <w:rPr>
              <w:rFonts w:ascii="Calibri" w:eastAsia="Times New Roman" w:hAnsi="Calibri" w:cs="Calibri"/>
              <w:color w:val="000000"/>
            </w:rPr>
            <w:tab/>
            <w:t>Mix Staff. Sphere Shakes Things Up with Haptic Seating. https://www.mixonline.com/live-sound/sphere-shakes-things-up-with-haptic-seating (2023).</w:t>
          </w:r>
        </w:p>
        <w:p w14:paraId="288B4003" w14:textId="77777777" w:rsidR="00E3584E" w:rsidRPr="00E3584E" w:rsidRDefault="00E3584E">
          <w:pPr>
            <w:autoSpaceDE w:val="0"/>
            <w:autoSpaceDN w:val="0"/>
            <w:ind w:hanging="640"/>
            <w:rPr>
              <w:rFonts w:ascii="Calibri" w:eastAsia="Times New Roman" w:hAnsi="Calibri" w:cs="Calibri"/>
              <w:color w:val="000000"/>
            </w:rPr>
          </w:pPr>
          <w:r w:rsidRPr="00E3584E">
            <w:rPr>
              <w:rFonts w:ascii="Calibri" w:eastAsia="Times New Roman" w:hAnsi="Calibri" w:cs="Calibri"/>
              <w:color w:val="000000"/>
            </w:rPr>
            <w:t>81.</w:t>
          </w:r>
          <w:r w:rsidRPr="00E3584E">
            <w:rPr>
              <w:rFonts w:ascii="Calibri" w:eastAsia="Times New Roman" w:hAnsi="Calibri" w:cs="Calibri"/>
              <w:color w:val="000000"/>
            </w:rPr>
            <w:tab/>
            <w:t>The Guardian. It was the best day of my life! (2022).</w:t>
          </w:r>
        </w:p>
        <w:p w14:paraId="012385F7" w14:textId="77777777" w:rsidR="00E3584E" w:rsidRPr="00E3584E" w:rsidRDefault="00E3584E">
          <w:pPr>
            <w:autoSpaceDE w:val="0"/>
            <w:autoSpaceDN w:val="0"/>
            <w:ind w:hanging="640"/>
            <w:rPr>
              <w:rFonts w:ascii="Calibri" w:eastAsia="Times New Roman" w:hAnsi="Calibri" w:cs="Calibri"/>
              <w:color w:val="000000"/>
            </w:rPr>
          </w:pPr>
          <w:r w:rsidRPr="00E3584E">
            <w:rPr>
              <w:rFonts w:ascii="Calibri" w:eastAsia="Times New Roman" w:hAnsi="Calibri" w:cs="Calibri"/>
              <w:color w:val="000000"/>
            </w:rPr>
            <w:t>82.</w:t>
          </w:r>
          <w:r w:rsidRPr="00E3584E">
            <w:rPr>
              <w:rFonts w:ascii="Calibri" w:eastAsia="Times New Roman" w:hAnsi="Calibri" w:cs="Calibri"/>
              <w:color w:val="000000"/>
            </w:rPr>
            <w:tab/>
            <w:t xml:space="preserve">Matthews, J. &amp; Nairn, A. Holographic ABBA: Examining Fan Responses to ABBA’s Virtual “Live” Concert. </w:t>
          </w:r>
          <w:r w:rsidRPr="00E3584E">
            <w:rPr>
              <w:rFonts w:ascii="Calibri" w:eastAsia="Times New Roman" w:hAnsi="Calibri" w:cs="Calibri"/>
              <w:i/>
              <w:iCs/>
              <w:color w:val="000000"/>
            </w:rPr>
            <w:t>Popular Music and Society</w:t>
          </w:r>
          <w:r w:rsidRPr="00E3584E">
            <w:rPr>
              <w:rFonts w:ascii="Calibri" w:eastAsia="Times New Roman" w:hAnsi="Calibri" w:cs="Calibri"/>
              <w:color w:val="000000"/>
            </w:rPr>
            <w:t xml:space="preserve"> </w:t>
          </w:r>
          <w:r w:rsidRPr="00E3584E">
            <w:rPr>
              <w:rFonts w:ascii="Calibri" w:eastAsia="Times New Roman" w:hAnsi="Calibri" w:cs="Calibri"/>
              <w:b/>
              <w:bCs/>
              <w:color w:val="000000"/>
            </w:rPr>
            <w:t>46</w:t>
          </w:r>
          <w:r w:rsidRPr="00E3584E">
            <w:rPr>
              <w:rFonts w:ascii="Calibri" w:eastAsia="Times New Roman" w:hAnsi="Calibri" w:cs="Calibri"/>
              <w:color w:val="000000"/>
            </w:rPr>
            <w:t>, (2023).</w:t>
          </w:r>
        </w:p>
        <w:p w14:paraId="4AD70429" w14:textId="77777777" w:rsidR="00E3584E" w:rsidRPr="00E3584E" w:rsidRDefault="00E3584E">
          <w:pPr>
            <w:autoSpaceDE w:val="0"/>
            <w:autoSpaceDN w:val="0"/>
            <w:ind w:hanging="640"/>
            <w:divId w:val="1464423648"/>
            <w:rPr>
              <w:rFonts w:ascii="Calibri" w:eastAsia="Times New Roman" w:hAnsi="Calibri" w:cs="Calibri"/>
              <w:color w:val="000000"/>
            </w:rPr>
          </w:pPr>
          <w:r w:rsidRPr="00E3584E">
            <w:rPr>
              <w:rFonts w:ascii="Calibri" w:eastAsia="Times New Roman" w:hAnsi="Calibri" w:cs="Calibri"/>
              <w:color w:val="000000"/>
            </w:rPr>
            <w:t>83.</w:t>
          </w:r>
          <w:r w:rsidRPr="00E3584E">
            <w:rPr>
              <w:rFonts w:ascii="Calibri" w:eastAsia="Times New Roman" w:hAnsi="Calibri" w:cs="Calibri"/>
              <w:color w:val="000000"/>
            </w:rPr>
            <w:tab/>
            <w:t xml:space="preserve">Michaud, A. Locating liveness in holographic performances: technological anxiety and participatory fandom at Vocaloid concerts. </w:t>
          </w:r>
          <w:r w:rsidRPr="00E3584E">
            <w:rPr>
              <w:rFonts w:ascii="Calibri" w:eastAsia="Times New Roman" w:hAnsi="Calibri" w:cs="Calibri"/>
              <w:i/>
              <w:iCs/>
              <w:color w:val="000000"/>
            </w:rPr>
            <w:t>Popular Music</w:t>
          </w:r>
          <w:r w:rsidRPr="00E3584E">
            <w:rPr>
              <w:rFonts w:ascii="Calibri" w:eastAsia="Times New Roman" w:hAnsi="Calibri" w:cs="Calibri"/>
              <w:color w:val="000000"/>
            </w:rPr>
            <w:t xml:space="preserve"> </w:t>
          </w:r>
          <w:r w:rsidRPr="00E3584E">
            <w:rPr>
              <w:rFonts w:ascii="Calibri" w:eastAsia="Times New Roman" w:hAnsi="Calibri" w:cs="Calibri"/>
              <w:b/>
              <w:bCs/>
              <w:color w:val="000000"/>
            </w:rPr>
            <w:t>41</w:t>
          </w:r>
          <w:r w:rsidRPr="00E3584E">
            <w:rPr>
              <w:rFonts w:ascii="Calibri" w:eastAsia="Times New Roman" w:hAnsi="Calibri" w:cs="Calibri"/>
              <w:color w:val="000000"/>
            </w:rPr>
            <w:t>, (2022).</w:t>
          </w:r>
        </w:p>
        <w:p w14:paraId="35C771E9" w14:textId="77777777" w:rsidR="00E3584E" w:rsidRPr="00E3584E" w:rsidRDefault="00E3584E">
          <w:pPr>
            <w:autoSpaceDE w:val="0"/>
            <w:autoSpaceDN w:val="0"/>
            <w:ind w:hanging="640"/>
            <w:divId w:val="701829895"/>
            <w:rPr>
              <w:rFonts w:ascii="Calibri" w:eastAsia="Times New Roman" w:hAnsi="Calibri" w:cs="Calibri"/>
              <w:color w:val="000000"/>
            </w:rPr>
          </w:pPr>
          <w:r w:rsidRPr="00E3584E">
            <w:rPr>
              <w:rFonts w:ascii="Calibri" w:eastAsia="Times New Roman" w:hAnsi="Calibri" w:cs="Calibri"/>
              <w:color w:val="000000"/>
            </w:rPr>
            <w:t>84.</w:t>
          </w:r>
          <w:r w:rsidRPr="00E3584E">
            <w:rPr>
              <w:rFonts w:ascii="Calibri" w:eastAsia="Times New Roman" w:hAnsi="Calibri" w:cs="Calibri"/>
              <w:color w:val="000000"/>
            </w:rPr>
            <w:tab/>
            <w:t xml:space="preserve">Imada, K. A super realistic giant 3D cat has appeared on a billboard in Shinjuku. </w:t>
          </w:r>
          <w:r w:rsidRPr="00E3584E">
            <w:rPr>
              <w:rFonts w:ascii="Calibri" w:eastAsia="Times New Roman" w:hAnsi="Calibri" w:cs="Calibri"/>
              <w:i/>
              <w:iCs/>
              <w:color w:val="000000"/>
            </w:rPr>
            <w:t>TimeOut Tokyo</w:t>
          </w:r>
          <w:r w:rsidRPr="00E3584E">
            <w:rPr>
              <w:rFonts w:ascii="Calibri" w:eastAsia="Times New Roman" w:hAnsi="Calibri" w:cs="Calibri"/>
              <w:color w:val="000000"/>
            </w:rPr>
            <w:t xml:space="preserve"> https://www.timeout.com/tokyo/news/a-super-realistic-giant-3d-cat-has-appeared-on-a-billboard-in-shinjuku-070621 (2021).</w:t>
          </w:r>
        </w:p>
        <w:p w14:paraId="3F69D4DB" w14:textId="77777777" w:rsidR="00E3584E" w:rsidRPr="00E3584E" w:rsidRDefault="00E3584E">
          <w:pPr>
            <w:autoSpaceDE w:val="0"/>
            <w:autoSpaceDN w:val="0"/>
            <w:ind w:hanging="640"/>
            <w:divId w:val="193076414"/>
            <w:rPr>
              <w:rFonts w:ascii="Calibri" w:eastAsia="Times New Roman" w:hAnsi="Calibri" w:cs="Calibri"/>
              <w:color w:val="000000"/>
            </w:rPr>
          </w:pPr>
          <w:r w:rsidRPr="00E3584E">
            <w:rPr>
              <w:rFonts w:ascii="Calibri" w:eastAsia="Times New Roman" w:hAnsi="Calibri" w:cs="Calibri"/>
              <w:color w:val="000000"/>
            </w:rPr>
            <w:t>85.</w:t>
          </w:r>
          <w:r w:rsidRPr="00E3584E">
            <w:rPr>
              <w:rFonts w:ascii="Calibri" w:eastAsia="Times New Roman" w:hAnsi="Calibri" w:cs="Calibri"/>
              <w:color w:val="000000"/>
            </w:rPr>
            <w:tab/>
            <w:t xml:space="preserve">Potter, M. C., Wyble, B., Hagmann, C. E. &amp; McCourt, E. S. Detecting meaning in RSVP at 13 ms per picture. </w:t>
          </w:r>
          <w:r w:rsidRPr="00E3584E">
            <w:rPr>
              <w:rFonts w:ascii="Calibri" w:eastAsia="Times New Roman" w:hAnsi="Calibri" w:cs="Calibri"/>
              <w:i/>
              <w:iCs/>
              <w:color w:val="000000"/>
            </w:rPr>
            <w:t>Atten. Percept. Psychophys.</w:t>
          </w:r>
          <w:r w:rsidRPr="00E3584E">
            <w:rPr>
              <w:rFonts w:ascii="Calibri" w:eastAsia="Times New Roman" w:hAnsi="Calibri" w:cs="Calibri"/>
              <w:color w:val="000000"/>
            </w:rPr>
            <w:t xml:space="preserve"> </w:t>
          </w:r>
          <w:r w:rsidRPr="00E3584E">
            <w:rPr>
              <w:rFonts w:ascii="Calibri" w:eastAsia="Times New Roman" w:hAnsi="Calibri" w:cs="Calibri"/>
              <w:b/>
              <w:bCs/>
              <w:color w:val="000000"/>
            </w:rPr>
            <w:t>76</w:t>
          </w:r>
          <w:r w:rsidRPr="00E3584E">
            <w:rPr>
              <w:rFonts w:ascii="Calibri" w:eastAsia="Times New Roman" w:hAnsi="Calibri" w:cs="Calibri"/>
              <w:color w:val="000000"/>
            </w:rPr>
            <w:t>, 270–279 (2014).</w:t>
          </w:r>
        </w:p>
        <w:p w14:paraId="5A17ADE6" w14:textId="77777777" w:rsidR="00E3584E" w:rsidRPr="00E3584E" w:rsidRDefault="00E3584E">
          <w:pPr>
            <w:autoSpaceDE w:val="0"/>
            <w:autoSpaceDN w:val="0"/>
            <w:ind w:hanging="640"/>
            <w:divId w:val="182398877"/>
            <w:rPr>
              <w:rFonts w:ascii="Calibri" w:eastAsia="Times New Roman" w:hAnsi="Calibri" w:cs="Calibri"/>
              <w:color w:val="000000"/>
            </w:rPr>
          </w:pPr>
          <w:r w:rsidRPr="00E3584E">
            <w:rPr>
              <w:rFonts w:ascii="Calibri" w:eastAsia="Times New Roman" w:hAnsi="Calibri" w:cs="Calibri"/>
              <w:color w:val="000000"/>
            </w:rPr>
            <w:t>86.</w:t>
          </w:r>
          <w:r w:rsidRPr="00E3584E">
            <w:rPr>
              <w:rFonts w:ascii="Calibri" w:eastAsia="Times New Roman" w:hAnsi="Calibri" w:cs="Calibri"/>
              <w:color w:val="000000"/>
            </w:rPr>
            <w:tab/>
            <w:t xml:space="preserve">Koessler, T. &amp; Hill, H. Pinhole Viewing Strengthens the Hollow-Face Illusion. </w:t>
          </w:r>
          <w:r w:rsidRPr="00E3584E">
            <w:rPr>
              <w:rFonts w:ascii="Calibri" w:eastAsia="Times New Roman" w:hAnsi="Calibri" w:cs="Calibri"/>
              <w:i/>
              <w:iCs/>
              <w:color w:val="000000"/>
            </w:rPr>
            <w:t>Iperception</w:t>
          </w:r>
          <w:r w:rsidRPr="00E3584E">
            <w:rPr>
              <w:rFonts w:ascii="Calibri" w:eastAsia="Times New Roman" w:hAnsi="Calibri" w:cs="Calibri"/>
              <w:color w:val="000000"/>
            </w:rPr>
            <w:t xml:space="preserve"> </w:t>
          </w:r>
          <w:r w:rsidRPr="00E3584E">
            <w:rPr>
              <w:rFonts w:ascii="Calibri" w:eastAsia="Times New Roman" w:hAnsi="Calibri" w:cs="Calibri"/>
              <w:b/>
              <w:bCs/>
              <w:color w:val="000000"/>
            </w:rPr>
            <w:t>6</w:t>
          </w:r>
          <w:r w:rsidRPr="00E3584E">
            <w:rPr>
              <w:rFonts w:ascii="Calibri" w:eastAsia="Times New Roman" w:hAnsi="Calibri" w:cs="Calibri"/>
              <w:color w:val="000000"/>
            </w:rPr>
            <w:t>, 1–9 (2015).</w:t>
          </w:r>
        </w:p>
        <w:p w14:paraId="59773050" w14:textId="77777777" w:rsidR="00E3584E" w:rsidRPr="00E3584E" w:rsidRDefault="00E3584E">
          <w:pPr>
            <w:autoSpaceDE w:val="0"/>
            <w:autoSpaceDN w:val="0"/>
            <w:ind w:hanging="640"/>
            <w:divId w:val="1472484028"/>
            <w:rPr>
              <w:rFonts w:ascii="Calibri" w:eastAsia="Times New Roman" w:hAnsi="Calibri" w:cs="Calibri"/>
              <w:color w:val="000000"/>
            </w:rPr>
          </w:pPr>
          <w:r w:rsidRPr="00E3584E">
            <w:rPr>
              <w:rFonts w:ascii="Calibri" w:eastAsia="Times New Roman" w:hAnsi="Calibri" w:cs="Calibri"/>
              <w:color w:val="000000"/>
            </w:rPr>
            <w:t>87.</w:t>
          </w:r>
          <w:r w:rsidRPr="00E3584E">
            <w:rPr>
              <w:rFonts w:ascii="Calibri" w:eastAsia="Times New Roman" w:hAnsi="Calibri" w:cs="Calibri"/>
              <w:color w:val="000000"/>
            </w:rPr>
            <w:tab/>
            <w:t xml:space="preserve">Pietroni, E., Ferdani, D., Forlani, M., Pagano, A. &amp; Rufa, C. Bringing the Illusion of Reality Inside Museums—A Methodological Proposal for an Advanced Museology Using Holographic Showcases. </w:t>
          </w:r>
          <w:r w:rsidRPr="00E3584E">
            <w:rPr>
              <w:rFonts w:ascii="Calibri" w:eastAsia="Times New Roman" w:hAnsi="Calibri" w:cs="Calibri"/>
              <w:i/>
              <w:iCs/>
              <w:color w:val="000000"/>
            </w:rPr>
            <w:t>Informatics</w:t>
          </w:r>
          <w:r w:rsidRPr="00E3584E">
            <w:rPr>
              <w:rFonts w:ascii="Calibri" w:eastAsia="Times New Roman" w:hAnsi="Calibri" w:cs="Calibri"/>
              <w:color w:val="000000"/>
            </w:rPr>
            <w:t xml:space="preserve"> </w:t>
          </w:r>
          <w:r w:rsidRPr="00E3584E">
            <w:rPr>
              <w:rFonts w:ascii="Calibri" w:eastAsia="Times New Roman" w:hAnsi="Calibri" w:cs="Calibri"/>
              <w:b/>
              <w:bCs/>
              <w:color w:val="000000"/>
            </w:rPr>
            <w:t>6</w:t>
          </w:r>
          <w:r w:rsidRPr="00E3584E">
            <w:rPr>
              <w:rFonts w:ascii="Calibri" w:eastAsia="Times New Roman" w:hAnsi="Calibri" w:cs="Calibri"/>
              <w:color w:val="000000"/>
            </w:rPr>
            <w:t>, 2 (2019).</w:t>
          </w:r>
        </w:p>
        <w:p w14:paraId="4C854C25" w14:textId="77777777" w:rsidR="00E3584E" w:rsidRPr="00E3584E" w:rsidRDefault="00E3584E">
          <w:pPr>
            <w:autoSpaceDE w:val="0"/>
            <w:autoSpaceDN w:val="0"/>
            <w:ind w:hanging="640"/>
            <w:divId w:val="1235503786"/>
            <w:rPr>
              <w:rFonts w:ascii="Calibri" w:eastAsia="Times New Roman" w:hAnsi="Calibri" w:cs="Calibri"/>
              <w:color w:val="000000"/>
            </w:rPr>
          </w:pPr>
          <w:r w:rsidRPr="00E3584E">
            <w:rPr>
              <w:rFonts w:ascii="Calibri" w:eastAsia="Times New Roman" w:hAnsi="Calibri" w:cs="Calibri"/>
              <w:color w:val="000000"/>
            </w:rPr>
            <w:t>88.</w:t>
          </w:r>
          <w:r w:rsidRPr="00E3584E">
            <w:rPr>
              <w:rFonts w:ascii="Calibri" w:eastAsia="Times New Roman" w:hAnsi="Calibri" w:cs="Calibri"/>
              <w:color w:val="000000"/>
            </w:rPr>
            <w:tab/>
            <w:t>Blind Awareness. About Colour Blindness. https://www.colourblindawareness.org/colour-blindness/.</w:t>
          </w:r>
        </w:p>
        <w:p w14:paraId="30C7148A" w14:textId="77777777" w:rsidR="00E3584E" w:rsidRPr="00E3584E" w:rsidRDefault="00E3584E">
          <w:pPr>
            <w:autoSpaceDE w:val="0"/>
            <w:autoSpaceDN w:val="0"/>
            <w:ind w:hanging="640"/>
            <w:rPr>
              <w:rFonts w:ascii="Calibri" w:eastAsia="Times New Roman" w:hAnsi="Calibri" w:cs="Calibri"/>
              <w:color w:val="000000"/>
            </w:rPr>
          </w:pPr>
          <w:r w:rsidRPr="00E3584E">
            <w:rPr>
              <w:rFonts w:ascii="Calibri" w:eastAsia="Times New Roman" w:hAnsi="Calibri" w:cs="Calibri"/>
              <w:color w:val="000000"/>
            </w:rPr>
            <w:t>89.</w:t>
          </w:r>
          <w:r w:rsidRPr="00E3584E">
            <w:rPr>
              <w:rFonts w:ascii="Calibri" w:eastAsia="Times New Roman" w:hAnsi="Calibri" w:cs="Calibri"/>
              <w:color w:val="000000"/>
            </w:rPr>
            <w:tab/>
            <w:t>Royal National Institute of Blind People. Key information and statistics on sight loss in the UK. https://www.rnib.org.uk/professionals/research-and-data/key-information-and-statistics-on-sight-loss-in-the-uk/.</w:t>
          </w:r>
        </w:p>
        <w:p w14:paraId="606BB797" w14:textId="77777777" w:rsidR="00E3584E" w:rsidRPr="00E3584E" w:rsidRDefault="00E3584E">
          <w:pPr>
            <w:autoSpaceDE w:val="0"/>
            <w:autoSpaceDN w:val="0"/>
            <w:ind w:hanging="640"/>
            <w:divId w:val="1474563189"/>
            <w:rPr>
              <w:rFonts w:ascii="Calibri" w:eastAsia="Times New Roman" w:hAnsi="Calibri" w:cs="Calibri"/>
              <w:color w:val="000000"/>
            </w:rPr>
          </w:pPr>
          <w:r w:rsidRPr="00E3584E">
            <w:rPr>
              <w:rFonts w:ascii="Calibri" w:eastAsia="Times New Roman" w:hAnsi="Calibri" w:cs="Calibri"/>
              <w:color w:val="000000"/>
            </w:rPr>
            <w:t>90.</w:t>
          </w:r>
          <w:r w:rsidRPr="00E3584E">
            <w:rPr>
              <w:rFonts w:ascii="Calibri" w:eastAsia="Times New Roman" w:hAnsi="Calibri" w:cs="Calibri"/>
              <w:color w:val="000000"/>
            </w:rPr>
            <w:tab/>
            <w:t>World Wide Web Consortium. W3C Web Accessibility Initiative Home. https://www.w3.org/WAI/.</w:t>
          </w:r>
        </w:p>
        <w:p w14:paraId="1F6F044F" w14:textId="77777777" w:rsidR="00E3584E" w:rsidRPr="00E3584E" w:rsidRDefault="00E3584E">
          <w:pPr>
            <w:autoSpaceDE w:val="0"/>
            <w:autoSpaceDN w:val="0"/>
            <w:ind w:hanging="640"/>
            <w:divId w:val="567618110"/>
            <w:rPr>
              <w:rFonts w:ascii="Calibri" w:eastAsia="Times New Roman" w:hAnsi="Calibri" w:cs="Calibri"/>
              <w:color w:val="000000"/>
            </w:rPr>
          </w:pPr>
          <w:r w:rsidRPr="00E3584E">
            <w:rPr>
              <w:rFonts w:ascii="Calibri" w:eastAsia="Times New Roman" w:hAnsi="Calibri" w:cs="Calibri"/>
              <w:color w:val="000000"/>
            </w:rPr>
            <w:t>91.</w:t>
          </w:r>
          <w:r w:rsidRPr="00E3584E">
            <w:rPr>
              <w:rFonts w:ascii="Calibri" w:eastAsia="Times New Roman" w:hAnsi="Calibri" w:cs="Calibri"/>
              <w:color w:val="000000"/>
            </w:rPr>
            <w:tab/>
            <w:t>Royal National Institute of Blind People. Digital accessibility. https://www.rnib.org.uk/professionals-old-version/business-professionals/digital-accessibility-hub/.</w:t>
          </w:r>
        </w:p>
        <w:p w14:paraId="0105061F" w14:textId="77777777" w:rsidR="00E3584E" w:rsidRPr="00E3584E" w:rsidRDefault="00E3584E">
          <w:pPr>
            <w:autoSpaceDE w:val="0"/>
            <w:autoSpaceDN w:val="0"/>
            <w:ind w:hanging="640"/>
            <w:divId w:val="180166540"/>
            <w:rPr>
              <w:rFonts w:ascii="Calibri" w:eastAsia="Times New Roman" w:hAnsi="Calibri" w:cs="Calibri"/>
              <w:color w:val="000000"/>
            </w:rPr>
          </w:pPr>
          <w:r w:rsidRPr="00E3584E">
            <w:rPr>
              <w:rFonts w:ascii="Calibri" w:eastAsia="Times New Roman" w:hAnsi="Calibri" w:cs="Calibri"/>
              <w:color w:val="000000"/>
            </w:rPr>
            <w:t>92.</w:t>
          </w:r>
          <w:r w:rsidRPr="00E3584E">
            <w:rPr>
              <w:rFonts w:ascii="Calibri" w:eastAsia="Times New Roman" w:hAnsi="Calibri" w:cs="Calibri"/>
              <w:color w:val="000000"/>
            </w:rPr>
            <w:tab/>
            <w:t xml:space="preserve">Pradhan, B. K. </w:t>
          </w:r>
          <w:r w:rsidRPr="00E3584E">
            <w:rPr>
              <w:rFonts w:ascii="Calibri" w:eastAsia="Times New Roman" w:hAnsi="Calibri" w:cs="Calibri"/>
              <w:i/>
              <w:iCs/>
              <w:color w:val="000000"/>
            </w:rPr>
            <w:t>et al.</w:t>
          </w:r>
          <w:r w:rsidRPr="00E3584E">
            <w:rPr>
              <w:rFonts w:ascii="Calibri" w:eastAsia="Times New Roman" w:hAnsi="Calibri" w:cs="Calibri"/>
              <w:color w:val="000000"/>
            </w:rPr>
            <w:t xml:space="preserve"> Investigating the effect of sound in horror clip on the cardiac electrophysiology of young adults using wavelet packet decomposition and machine learning classifiers. </w:t>
          </w:r>
          <w:r w:rsidRPr="00E3584E">
            <w:rPr>
              <w:rFonts w:ascii="Calibri" w:eastAsia="Times New Roman" w:hAnsi="Calibri" w:cs="Calibri"/>
              <w:i/>
              <w:iCs/>
              <w:color w:val="000000"/>
            </w:rPr>
            <w:t>Biomedical Engineering Advances</w:t>
          </w:r>
          <w:r w:rsidRPr="00E3584E">
            <w:rPr>
              <w:rFonts w:ascii="Calibri" w:eastAsia="Times New Roman" w:hAnsi="Calibri" w:cs="Calibri"/>
              <w:color w:val="000000"/>
            </w:rPr>
            <w:t xml:space="preserve"> </w:t>
          </w:r>
          <w:r w:rsidRPr="00E3584E">
            <w:rPr>
              <w:rFonts w:ascii="Calibri" w:eastAsia="Times New Roman" w:hAnsi="Calibri" w:cs="Calibri"/>
              <w:b/>
              <w:bCs/>
              <w:color w:val="000000"/>
            </w:rPr>
            <w:t>3</w:t>
          </w:r>
          <w:r w:rsidRPr="00E3584E">
            <w:rPr>
              <w:rFonts w:ascii="Calibri" w:eastAsia="Times New Roman" w:hAnsi="Calibri" w:cs="Calibri"/>
              <w:color w:val="000000"/>
            </w:rPr>
            <w:t>, 100037 (2022).</w:t>
          </w:r>
        </w:p>
        <w:p w14:paraId="38C88850" w14:textId="77777777" w:rsidR="00E3584E" w:rsidRPr="00E3584E" w:rsidRDefault="00E3584E">
          <w:pPr>
            <w:autoSpaceDE w:val="0"/>
            <w:autoSpaceDN w:val="0"/>
            <w:ind w:hanging="640"/>
            <w:divId w:val="253634005"/>
            <w:rPr>
              <w:rFonts w:ascii="Calibri" w:eastAsia="Times New Roman" w:hAnsi="Calibri" w:cs="Calibri"/>
              <w:color w:val="000000"/>
            </w:rPr>
          </w:pPr>
          <w:r w:rsidRPr="00E3584E">
            <w:rPr>
              <w:rFonts w:ascii="Calibri" w:eastAsia="Times New Roman" w:hAnsi="Calibri" w:cs="Calibri"/>
              <w:color w:val="000000"/>
            </w:rPr>
            <w:lastRenderedPageBreak/>
            <w:t>93.</w:t>
          </w:r>
          <w:r w:rsidRPr="00E3584E">
            <w:rPr>
              <w:rFonts w:ascii="Calibri" w:eastAsia="Times New Roman" w:hAnsi="Calibri" w:cs="Calibri"/>
              <w:color w:val="000000"/>
            </w:rPr>
            <w:tab/>
            <w:t xml:space="preserve">Zhang, H., Li, X., Qiu, C. &amp; Fu, X. Decoding Fear: Exploring User Experiences in Virtual Reality Horror Games. in </w:t>
          </w:r>
          <w:r w:rsidRPr="00E3584E">
            <w:rPr>
              <w:rFonts w:ascii="Calibri" w:eastAsia="Times New Roman" w:hAnsi="Calibri" w:cs="Calibri"/>
              <w:i/>
              <w:iCs/>
              <w:color w:val="000000"/>
            </w:rPr>
            <w:t>Proceedings of the Eleventh International Symposium of Chinese CHI</w:t>
          </w:r>
          <w:r w:rsidRPr="00E3584E">
            <w:rPr>
              <w:rFonts w:ascii="Calibri" w:eastAsia="Times New Roman" w:hAnsi="Calibri" w:cs="Calibri"/>
              <w:color w:val="000000"/>
            </w:rPr>
            <w:t xml:space="preserve"> 411–419 (ACM, New York, NY, USA, 2023). doi:10.1145/3629606.3629646.</w:t>
          </w:r>
        </w:p>
        <w:p w14:paraId="00222F9F" w14:textId="77777777" w:rsidR="00E3584E" w:rsidRPr="00E3584E" w:rsidRDefault="00E3584E">
          <w:pPr>
            <w:autoSpaceDE w:val="0"/>
            <w:autoSpaceDN w:val="0"/>
            <w:ind w:hanging="640"/>
            <w:divId w:val="894970181"/>
            <w:rPr>
              <w:rFonts w:ascii="Calibri" w:eastAsia="Times New Roman" w:hAnsi="Calibri" w:cs="Calibri"/>
              <w:color w:val="000000"/>
            </w:rPr>
          </w:pPr>
          <w:r w:rsidRPr="00E3584E">
            <w:rPr>
              <w:rFonts w:ascii="Calibri" w:eastAsia="Times New Roman" w:hAnsi="Calibri" w:cs="Calibri"/>
              <w:color w:val="000000"/>
            </w:rPr>
            <w:t>94.</w:t>
          </w:r>
          <w:r w:rsidRPr="00E3584E">
            <w:rPr>
              <w:rFonts w:ascii="Calibri" w:eastAsia="Times New Roman" w:hAnsi="Calibri" w:cs="Calibri"/>
              <w:color w:val="000000"/>
            </w:rPr>
            <w:tab/>
            <w:t>Scott, F. Limits of Control: Rain Room and Immersive Environments. https://www.artforum.com/features/limits-of-control-rain-room-and-immersive-environments-217722/ (2013).</w:t>
          </w:r>
        </w:p>
        <w:p w14:paraId="3A899B70" w14:textId="77777777" w:rsidR="00E3584E" w:rsidRPr="00E3584E" w:rsidRDefault="00E3584E">
          <w:pPr>
            <w:autoSpaceDE w:val="0"/>
            <w:autoSpaceDN w:val="0"/>
            <w:ind w:hanging="640"/>
            <w:divId w:val="359093348"/>
            <w:rPr>
              <w:rFonts w:ascii="Calibri" w:eastAsia="Times New Roman" w:hAnsi="Calibri" w:cs="Calibri"/>
              <w:color w:val="000000"/>
            </w:rPr>
          </w:pPr>
          <w:r w:rsidRPr="00E3584E">
            <w:rPr>
              <w:rFonts w:ascii="Calibri" w:eastAsia="Times New Roman" w:hAnsi="Calibri" w:cs="Calibri"/>
              <w:color w:val="000000"/>
            </w:rPr>
            <w:t>95.</w:t>
          </w:r>
          <w:r w:rsidRPr="00E3584E">
            <w:rPr>
              <w:rFonts w:ascii="Calibri" w:eastAsia="Times New Roman" w:hAnsi="Calibri" w:cs="Calibri"/>
              <w:color w:val="000000"/>
            </w:rPr>
            <w:tab/>
            <w:t>Bye, K. #1161: The Many Immersive Documentary Innovations of “In Pursuit of Repetitive Beats:” Winner of IDFA DocLab Award for Immersive Non-Fiction. https://voicesofvr.com/1161-the-many-immersive-documentary-innovations-of-in-pursuit-of-repetitive-beats-winner-of-idfa-doclab-award-for-immersive-non-fiction (2022).</w:t>
          </w:r>
        </w:p>
        <w:p w14:paraId="4C1CE5C4" w14:textId="77777777" w:rsidR="00E3584E" w:rsidRPr="00E3584E" w:rsidRDefault="00E3584E">
          <w:pPr>
            <w:autoSpaceDE w:val="0"/>
            <w:autoSpaceDN w:val="0"/>
            <w:ind w:hanging="640"/>
            <w:rPr>
              <w:rFonts w:ascii="Calibri" w:eastAsia="Times New Roman" w:hAnsi="Calibri" w:cs="Calibri"/>
              <w:color w:val="000000"/>
            </w:rPr>
          </w:pPr>
          <w:r w:rsidRPr="00E3584E">
            <w:rPr>
              <w:rFonts w:ascii="Calibri" w:eastAsia="Times New Roman" w:hAnsi="Calibri" w:cs="Calibri"/>
              <w:color w:val="000000"/>
            </w:rPr>
            <w:t>96.</w:t>
          </w:r>
          <w:r w:rsidRPr="00E3584E">
            <w:rPr>
              <w:rFonts w:ascii="Calibri" w:eastAsia="Times New Roman" w:hAnsi="Calibri" w:cs="Calibri"/>
              <w:color w:val="000000"/>
            </w:rPr>
            <w:tab/>
            <w:t xml:space="preserve">Lederman, S. J. &amp; Klatzky, R. L. Haptic perception: A tutorial. </w:t>
          </w:r>
          <w:r w:rsidRPr="00E3584E">
            <w:rPr>
              <w:rFonts w:ascii="Calibri" w:eastAsia="Times New Roman" w:hAnsi="Calibri" w:cs="Calibri"/>
              <w:i/>
              <w:iCs/>
              <w:color w:val="000000"/>
            </w:rPr>
            <w:t>Atten. Percept. Psychophys.</w:t>
          </w:r>
          <w:r w:rsidRPr="00E3584E">
            <w:rPr>
              <w:rFonts w:ascii="Calibri" w:eastAsia="Times New Roman" w:hAnsi="Calibri" w:cs="Calibri"/>
              <w:color w:val="000000"/>
            </w:rPr>
            <w:t xml:space="preserve"> </w:t>
          </w:r>
          <w:r w:rsidRPr="00E3584E">
            <w:rPr>
              <w:rFonts w:ascii="Calibri" w:eastAsia="Times New Roman" w:hAnsi="Calibri" w:cs="Calibri"/>
              <w:b/>
              <w:bCs/>
              <w:color w:val="000000"/>
            </w:rPr>
            <w:t>71</w:t>
          </w:r>
          <w:r w:rsidRPr="00E3584E">
            <w:rPr>
              <w:rFonts w:ascii="Calibri" w:eastAsia="Times New Roman" w:hAnsi="Calibri" w:cs="Calibri"/>
              <w:color w:val="000000"/>
            </w:rPr>
            <w:t>, 1439–1459 (2009).</w:t>
          </w:r>
        </w:p>
        <w:p w14:paraId="0BA75C69" w14:textId="77777777" w:rsidR="00E3584E" w:rsidRPr="00E3584E" w:rsidRDefault="00E3584E">
          <w:pPr>
            <w:autoSpaceDE w:val="0"/>
            <w:autoSpaceDN w:val="0"/>
            <w:ind w:hanging="640"/>
            <w:divId w:val="50226842"/>
            <w:rPr>
              <w:rFonts w:ascii="Calibri" w:eastAsia="Times New Roman" w:hAnsi="Calibri" w:cs="Calibri"/>
              <w:color w:val="000000"/>
            </w:rPr>
          </w:pPr>
          <w:r w:rsidRPr="00E3584E">
            <w:rPr>
              <w:rFonts w:ascii="Calibri" w:eastAsia="Times New Roman" w:hAnsi="Calibri" w:cs="Calibri"/>
              <w:color w:val="000000"/>
            </w:rPr>
            <w:t>97.</w:t>
          </w:r>
          <w:r w:rsidRPr="00E3584E">
            <w:rPr>
              <w:rFonts w:ascii="Calibri" w:eastAsia="Times New Roman" w:hAnsi="Calibri" w:cs="Calibri"/>
              <w:color w:val="000000"/>
            </w:rPr>
            <w:tab/>
            <w:t xml:space="preserve">Marquardt, A. </w:t>
          </w:r>
          <w:r w:rsidRPr="00E3584E">
            <w:rPr>
              <w:rFonts w:ascii="Calibri" w:eastAsia="Times New Roman" w:hAnsi="Calibri" w:cs="Calibri"/>
              <w:i/>
              <w:iCs/>
              <w:color w:val="000000"/>
            </w:rPr>
            <w:t>et al.</w:t>
          </w:r>
          <w:r w:rsidRPr="00E3584E">
            <w:rPr>
              <w:rFonts w:ascii="Calibri" w:eastAsia="Times New Roman" w:hAnsi="Calibri" w:cs="Calibri"/>
              <w:color w:val="000000"/>
            </w:rPr>
            <w:t xml:space="preserve"> Temperature Matters: Thermal Feedback for Awe Experiences in VR. in </w:t>
          </w:r>
          <w:r w:rsidRPr="00E3584E">
            <w:rPr>
              <w:rFonts w:ascii="Calibri" w:eastAsia="Times New Roman" w:hAnsi="Calibri" w:cs="Calibri"/>
              <w:i/>
              <w:iCs/>
              <w:color w:val="000000"/>
            </w:rPr>
            <w:t>2025 IEEE Conference on Virtual Reality and 3D User Interfaces Abstracts and Workshops (VRW)</w:t>
          </w:r>
          <w:r w:rsidRPr="00E3584E">
            <w:rPr>
              <w:rFonts w:ascii="Calibri" w:eastAsia="Times New Roman" w:hAnsi="Calibri" w:cs="Calibri"/>
              <w:color w:val="000000"/>
            </w:rPr>
            <w:t xml:space="preserve"> 1352–1353 (IEEE, 2025). doi:10.1109/VRW66409.2025.00322.</w:t>
          </w:r>
        </w:p>
        <w:p w14:paraId="2E90D135" w14:textId="77777777" w:rsidR="00E3584E" w:rsidRPr="00E3584E" w:rsidRDefault="00E3584E">
          <w:pPr>
            <w:autoSpaceDE w:val="0"/>
            <w:autoSpaceDN w:val="0"/>
            <w:ind w:hanging="640"/>
            <w:rPr>
              <w:rFonts w:ascii="Calibri" w:eastAsia="Times New Roman" w:hAnsi="Calibri" w:cs="Calibri"/>
              <w:color w:val="000000"/>
            </w:rPr>
          </w:pPr>
          <w:r w:rsidRPr="00E3584E">
            <w:rPr>
              <w:rFonts w:ascii="Calibri" w:eastAsia="Times New Roman" w:hAnsi="Calibri" w:cs="Calibri"/>
              <w:color w:val="000000"/>
            </w:rPr>
            <w:t>98.</w:t>
          </w:r>
          <w:r w:rsidRPr="00E3584E">
            <w:rPr>
              <w:rFonts w:ascii="Calibri" w:eastAsia="Times New Roman" w:hAnsi="Calibri" w:cs="Calibri"/>
              <w:color w:val="000000"/>
            </w:rPr>
            <w:tab/>
            <w:t xml:space="preserve">Fairhurst, M. T., McGlone, F. &amp; Croy, I. Affective touch: a communication channel for social exchange. </w:t>
          </w:r>
          <w:r w:rsidRPr="00E3584E">
            <w:rPr>
              <w:rFonts w:ascii="Calibri" w:eastAsia="Times New Roman" w:hAnsi="Calibri" w:cs="Calibri"/>
              <w:i/>
              <w:iCs/>
              <w:color w:val="000000"/>
            </w:rPr>
            <w:t>Curr. Opin. Behav. Sci.</w:t>
          </w:r>
          <w:r w:rsidRPr="00E3584E">
            <w:rPr>
              <w:rFonts w:ascii="Calibri" w:eastAsia="Times New Roman" w:hAnsi="Calibri" w:cs="Calibri"/>
              <w:color w:val="000000"/>
            </w:rPr>
            <w:t xml:space="preserve"> </w:t>
          </w:r>
          <w:r w:rsidRPr="00E3584E">
            <w:rPr>
              <w:rFonts w:ascii="Calibri" w:eastAsia="Times New Roman" w:hAnsi="Calibri" w:cs="Calibri"/>
              <w:b/>
              <w:bCs/>
              <w:color w:val="000000"/>
            </w:rPr>
            <w:t>43</w:t>
          </w:r>
          <w:r w:rsidRPr="00E3584E">
            <w:rPr>
              <w:rFonts w:ascii="Calibri" w:eastAsia="Times New Roman" w:hAnsi="Calibri" w:cs="Calibri"/>
              <w:color w:val="000000"/>
            </w:rPr>
            <w:t>, 54–61 (2022).</w:t>
          </w:r>
        </w:p>
        <w:p w14:paraId="04B6A66A" w14:textId="77777777" w:rsidR="00E3584E" w:rsidRPr="00E3584E" w:rsidRDefault="00E3584E">
          <w:pPr>
            <w:autoSpaceDE w:val="0"/>
            <w:autoSpaceDN w:val="0"/>
            <w:ind w:hanging="640"/>
            <w:divId w:val="984625296"/>
            <w:rPr>
              <w:rFonts w:ascii="Calibri" w:eastAsia="Times New Roman" w:hAnsi="Calibri" w:cs="Calibri"/>
              <w:color w:val="000000"/>
            </w:rPr>
          </w:pPr>
          <w:r w:rsidRPr="00E3584E">
            <w:rPr>
              <w:rFonts w:ascii="Calibri" w:eastAsia="Times New Roman" w:hAnsi="Calibri" w:cs="Calibri"/>
              <w:color w:val="000000"/>
            </w:rPr>
            <w:t>99.</w:t>
          </w:r>
          <w:r w:rsidRPr="00E3584E">
            <w:rPr>
              <w:rFonts w:ascii="Calibri" w:eastAsia="Times New Roman" w:hAnsi="Calibri" w:cs="Calibri"/>
              <w:color w:val="000000"/>
            </w:rPr>
            <w:tab/>
            <w:t xml:space="preserve">MacLean, K. E. Designing affective haptic experience for wellness and social communication: where designers need affective neuroscience and psychology. </w:t>
          </w:r>
          <w:r w:rsidRPr="00E3584E">
            <w:rPr>
              <w:rFonts w:ascii="Calibri" w:eastAsia="Times New Roman" w:hAnsi="Calibri" w:cs="Calibri"/>
              <w:i/>
              <w:iCs/>
              <w:color w:val="000000"/>
            </w:rPr>
            <w:t>Curr. Opin. Behav. Sci.</w:t>
          </w:r>
          <w:r w:rsidRPr="00E3584E">
            <w:rPr>
              <w:rFonts w:ascii="Calibri" w:eastAsia="Times New Roman" w:hAnsi="Calibri" w:cs="Calibri"/>
              <w:color w:val="000000"/>
            </w:rPr>
            <w:t xml:space="preserve"> </w:t>
          </w:r>
          <w:r w:rsidRPr="00E3584E">
            <w:rPr>
              <w:rFonts w:ascii="Calibri" w:eastAsia="Times New Roman" w:hAnsi="Calibri" w:cs="Calibri"/>
              <w:b/>
              <w:bCs/>
              <w:color w:val="000000"/>
            </w:rPr>
            <w:t>45</w:t>
          </w:r>
          <w:r w:rsidRPr="00E3584E">
            <w:rPr>
              <w:rFonts w:ascii="Calibri" w:eastAsia="Times New Roman" w:hAnsi="Calibri" w:cs="Calibri"/>
              <w:color w:val="000000"/>
            </w:rPr>
            <w:t>, 101113 (2022).</w:t>
          </w:r>
        </w:p>
        <w:p w14:paraId="6E1AE0E9" w14:textId="77777777" w:rsidR="00E3584E" w:rsidRPr="00E3584E" w:rsidRDefault="00E3584E">
          <w:pPr>
            <w:autoSpaceDE w:val="0"/>
            <w:autoSpaceDN w:val="0"/>
            <w:ind w:hanging="640"/>
            <w:rPr>
              <w:rFonts w:ascii="Calibri" w:eastAsia="Times New Roman" w:hAnsi="Calibri" w:cs="Calibri"/>
              <w:color w:val="000000"/>
            </w:rPr>
          </w:pPr>
          <w:r w:rsidRPr="00E3584E">
            <w:rPr>
              <w:rFonts w:ascii="Calibri" w:eastAsia="Times New Roman" w:hAnsi="Calibri" w:cs="Calibri"/>
              <w:color w:val="000000"/>
            </w:rPr>
            <w:t>100.</w:t>
          </w:r>
          <w:r w:rsidRPr="00E3584E">
            <w:rPr>
              <w:rFonts w:ascii="Calibri" w:eastAsia="Times New Roman" w:hAnsi="Calibri" w:cs="Calibri"/>
              <w:color w:val="000000"/>
            </w:rPr>
            <w:tab/>
            <w:t xml:space="preserve">Hokka, J. Gender and the Diversity of the Human Body as Challenges for the Inclusive Design of Wearable Technology. </w:t>
          </w:r>
          <w:r w:rsidRPr="00E3584E">
            <w:rPr>
              <w:rFonts w:ascii="Calibri" w:eastAsia="Times New Roman" w:hAnsi="Calibri" w:cs="Calibri"/>
              <w:i/>
              <w:iCs/>
              <w:color w:val="000000"/>
            </w:rPr>
            <w:t>Fashion Practice</w:t>
          </w:r>
          <w:r w:rsidRPr="00E3584E">
            <w:rPr>
              <w:rFonts w:ascii="Calibri" w:eastAsia="Times New Roman" w:hAnsi="Calibri" w:cs="Calibri"/>
              <w:color w:val="000000"/>
            </w:rPr>
            <w:t xml:space="preserve"> </w:t>
          </w:r>
          <w:r w:rsidRPr="00E3584E">
            <w:rPr>
              <w:rFonts w:ascii="Calibri" w:eastAsia="Times New Roman" w:hAnsi="Calibri" w:cs="Calibri"/>
              <w:b/>
              <w:bCs/>
              <w:color w:val="000000"/>
            </w:rPr>
            <w:t>16</w:t>
          </w:r>
          <w:r w:rsidRPr="00E3584E">
            <w:rPr>
              <w:rFonts w:ascii="Calibri" w:eastAsia="Times New Roman" w:hAnsi="Calibri" w:cs="Calibri"/>
              <w:color w:val="000000"/>
            </w:rPr>
            <w:t>, (2024).</w:t>
          </w:r>
        </w:p>
        <w:p w14:paraId="18333186" w14:textId="77777777" w:rsidR="00E3584E" w:rsidRPr="00E3584E" w:rsidRDefault="00E3584E">
          <w:pPr>
            <w:autoSpaceDE w:val="0"/>
            <w:autoSpaceDN w:val="0"/>
            <w:ind w:hanging="640"/>
            <w:divId w:val="167135181"/>
            <w:rPr>
              <w:rFonts w:ascii="Calibri" w:eastAsia="Times New Roman" w:hAnsi="Calibri" w:cs="Calibri"/>
              <w:color w:val="000000"/>
            </w:rPr>
          </w:pPr>
          <w:r w:rsidRPr="00E3584E">
            <w:rPr>
              <w:rFonts w:ascii="Calibri" w:eastAsia="Times New Roman" w:hAnsi="Calibri" w:cs="Calibri"/>
              <w:color w:val="000000"/>
            </w:rPr>
            <w:t>101.</w:t>
          </w:r>
          <w:r w:rsidRPr="00E3584E">
            <w:rPr>
              <w:rFonts w:ascii="Calibri" w:eastAsia="Times New Roman" w:hAnsi="Calibri" w:cs="Calibri"/>
              <w:color w:val="000000"/>
            </w:rPr>
            <w:tab/>
            <w:t xml:space="preserve">Topliss, J., Lukosch, S., Coutts, E. &amp; Piumsomboon, T. Is modularity the future of haptics in XR? A systematic literature review. </w:t>
          </w:r>
          <w:r w:rsidRPr="00E3584E">
            <w:rPr>
              <w:rFonts w:ascii="Calibri" w:eastAsia="Times New Roman" w:hAnsi="Calibri" w:cs="Calibri"/>
              <w:i/>
              <w:iCs/>
              <w:color w:val="000000"/>
            </w:rPr>
            <w:t>Virtual Real.</w:t>
          </w:r>
          <w:r w:rsidRPr="00E3584E">
            <w:rPr>
              <w:rFonts w:ascii="Calibri" w:eastAsia="Times New Roman" w:hAnsi="Calibri" w:cs="Calibri"/>
              <w:color w:val="000000"/>
            </w:rPr>
            <w:t xml:space="preserve"> </w:t>
          </w:r>
          <w:r w:rsidRPr="00E3584E">
            <w:rPr>
              <w:rFonts w:ascii="Calibri" w:eastAsia="Times New Roman" w:hAnsi="Calibri" w:cs="Calibri"/>
              <w:b/>
              <w:bCs/>
              <w:color w:val="000000"/>
            </w:rPr>
            <w:t>29</w:t>
          </w:r>
          <w:r w:rsidRPr="00E3584E">
            <w:rPr>
              <w:rFonts w:ascii="Calibri" w:eastAsia="Times New Roman" w:hAnsi="Calibri" w:cs="Calibri"/>
              <w:color w:val="000000"/>
            </w:rPr>
            <w:t>, 74 (2025).</w:t>
          </w:r>
        </w:p>
        <w:p w14:paraId="7EFFA44A" w14:textId="77777777" w:rsidR="00E3584E" w:rsidRPr="00E3584E" w:rsidRDefault="00E3584E">
          <w:pPr>
            <w:autoSpaceDE w:val="0"/>
            <w:autoSpaceDN w:val="0"/>
            <w:ind w:hanging="640"/>
            <w:divId w:val="1268194119"/>
            <w:rPr>
              <w:rFonts w:ascii="Calibri" w:eastAsia="Times New Roman" w:hAnsi="Calibri" w:cs="Calibri"/>
              <w:color w:val="000000"/>
            </w:rPr>
          </w:pPr>
          <w:r w:rsidRPr="00E3584E">
            <w:rPr>
              <w:rFonts w:ascii="Calibri" w:eastAsia="Times New Roman" w:hAnsi="Calibri" w:cs="Calibri"/>
              <w:color w:val="000000"/>
            </w:rPr>
            <w:t>102.</w:t>
          </w:r>
          <w:r w:rsidRPr="00E3584E">
            <w:rPr>
              <w:rFonts w:ascii="Calibri" w:eastAsia="Times New Roman" w:hAnsi="Calibri" w:cs="Calibri"/>
              <w:color w:val="000000"/>
            </w:rPr>
            <w:tab/>
            <w:t>Kersley, A. Smell Your Way Out of the Uncanny Valley. https://www.wired.com/story/scentient-smell-virtual-reality/ (2023).</w:t>
          </w:r>
        </w:p>
        <w:p w14:paraId="304E9715" w14:textId="77777777" w:rsidR="00E3584E" w:rsidRPr="00E3584E" w:rsidRDefault="00E3584E">
          <w:pPr>
            <w:autoSpaceDE w:val="0"/>
            <w:autoSpaceDN w:val="0"/>
            <w:ind w:hanging="640"/>
            <w:divId w:val="30152198"/>
            <w:rPr>
              <w:rFonts w:ascii="Calibri" w:eastAsia="Times New Roman" w:hAnsi="Calibri" w:cs="Calibri"/>
              <w:color w:val="000000"/>
            </w:rPr>
          </w:pPr>
          <w:r w:rsidRPr="00E3584E">
            <w:rPr>
              <w:rFonts w:ascii="Calibri" w:eastAsia="Times New Roman" w:hAnsi="Calibri" w:cs="Calibri"/>
              <w:color w:val="000000"/>
            </w:rPr>
            <w:t>103.</w:t>
          </w:r>
          <w:r w:rsidRPr="00E3584E">
            <w:rPr>
              <w:rFonts w:ascii="Calibri" w:eastAsia="Times New Roman" w:hAnsi="Calibri" w:cs="Calibri"/>
              <w:color w:val="000000"/>
            </w:rPr>
            <w:tab/>
            <w:t xml:space="preserve">Lipp, C. </w:t>
          </w:r>
          <w:r w:rsidRPr="00E3584E">
            <w:rPr>
              <w:rFonts w:ascii="Calibri" w:eastAsia="Times New Roman" w:hAnsi="Calibri" w:cs="Calibri"/>
              <w:i/>
              <w:iCs/>
              <w:color w:val="000000"/>
            </w:rPr>
            <w:t>et al.</w:t>
          </w:r>
          <w:r w:rsidRPr="00E3584E">
            <w:rPr>
              <w:rFonts w:ascii="Calibri" w:eastAsia="Times New Roman" w:hAnsi="Calibri" w:cs="Calibri"/>
              <w:color w:val="000000"/>
            </w:rPr>
            <w:t xml:space="preserve"> Devices for the electrical stimulation of the olfactory system: A review. </w:t>
          </w:r>
          <w:r w:rsidRPr="00E3584E">
            <w:rPr>
              <w:rFonts w:ascii="Calibri" w:eastAsia="Times New Roman" w:hAnsi="Calibri" w:cs="Calibri"/>
              <w:i/>
              <w:iCs/>
              <w:color w:val="000000"/>
            </w:rPr>
            <w:t>Biosens. Bioelectron.</w:t>
          </w:r>
          <w:r w:rsidRPr="00E3584E">
            <w:rPr>
              <w:rFonts w:ascii="Calibri" w:eastAsia="Times New Roman" w:hAnsi="Calibri" w:cs="Calibri"/>
              <w:color w:val="000000"/>
            </w:rPr>
            <w:t xml:space="preserve"> </w:t>
          </w:r>
          <w:r w:rsidRPr="00E3584E">
            <w:rPr>
              <w:rFonts w:ascii="Calibri" w:eastAsia="Times New Roman" w:hAnsi="Calibri" w:cs="Calibri"/>
              <w:b/>
              <w:bCs/>
              <w:color w:val="000000"/>
            </w:rPr>
            <w:t>271</w:t>
          </w:r>
          <w:r w:rsidRPr="00E3584E">
            <w:rPr>
              <w:rFonts w:ascii="Calibri" w:eastAsia="Times New Roman" w:hAnsi="Calibri" w:cs="Calibri"/>
              <w:color w:val="000000"/>
            </w:rPr>
            <w:t>, 117063 (2025).</w:t>
          </w:r>
        </w:p>
        <w:p w14:paraId="5206BF31" w14:textId="77777777" w:rsidR="00E3584E" w:rsidRPr="00E3584E" w:rsidRDefault="00E3584E">
          <w:pPr>
            <w:autoSpaceDE w:val="0"/>
            <w:autoSpaceDN w:val="0"/>
            <w:ind w:hanging="640"/>
            <w:divId w:val="1554344193"/>
            <w:rPr>
              <w:rFonts w:ascii="Calibri" w:eastAsia="Times New Roman" w:hAnsi="Calibri" w:cs="Calibri"/>
              <w:color w:val="000000"/>
            </w:rPr>
          </w:pPr>
          <w:r w:rsidRPr="00E3584E">
            <w:rPr>
              <w:rFonts w:ascii="Calibri" w:eastAsia="Times New Roman" w:hAnsi="Calibri" w:cs="Calibri"/>
              <w:color w:val="000000"/>
            </w:rPr>
            <w:t>104.</w:t>
          </w:r>
          <w:r w:rsidRPr="00E3584E">
            <w:rPr>
              <w:rFonts w:ascii="Calibri" w:eastAsia="Times New Roman" w:hAnsi="Calibri" w:cs="Calibri"/>
              <w:color w:val="000000"/>
            </w:rPr>
            <w:tab/>
            <w:t xml:space="preserve">Kim, K., Bae, J., Jin, Y. &amp; Moon, C. Odor habituation can modulate very early olfactory event-related potential. </w:t>
          </w:r>
          <w:r w:rsidRPr="00E3584E">
            <w:rPr>
              <w:rFonts w:ascii="Calibri" w:eastAsia="Times New Roman" w:hAnsi="Calibri" w:cs="Calibri"/>
              <w:i/>
              <w:iCs/>
              <w:color w:val="000000"/>
            </w:rPr>
            <w:t>Sci. Rep.</w:t>
          </w:r>
          <w:r w:rsidRPr="00E3584E">
            <w:rPr>
              <w:rFonts w:ascii="Calibri" w:eastAsia="Times New Roman" w:hAnsi="Calibri" w:cs="Calibri"/>
              <w:color w:val="000000"/>
            </w:rPr>
            <w:t xml:space="preserve"> </w:t>
          </w:r>
          <w:r w:rsidRPr="00E3584E">
            <w:rPr>
              <w:rFonts w:ascii="Calibri" w:eastAsia="Times New Roman" w:hAnsi="Calibri" w:cs="Calibri"/>
              <w:b/>
              <w:bCs/>
              <w:color w:val="000000"/>
            </w:rPr>
            <w:t>10</w:t>
          </w:r>
          <w:r w:rsidRPr="00E3584E">
            <w:rPr>
              <w:rFonts w:ascii="Calibri" w:eastAsia="Times New Roman" w:hAnsi="Calibri" w:cs="Calibri"/>
              <w:color w:val="000000"/>
            </w:rPr>
            <w:t>, 18117 (2020).</w:t>
          </w:r>
        </w:p>
        <w:p w14:paraId="67E1AE57" w14:textId="77777777" w:rsidR="00E3584E" w:rsidRPr="00E3584E" w:rsidRDefault="00E3584E">
          <w:pPr>
            <w:autoSpaceDE w:val="0"/>
            <w:autoSpaceDN w:val="0"/>
            <w:ind w:hanging="640"/>
            <w:rPr>
              <w:rFonts w:ascii="Calibri" w:eastAsia="Times New Roman" w:hAnsi="Calibri" w:cs="Calibri"/>
              <w:color w:val="000000"/>
            </w:rPr>
          </w:pPr>
          <w:r w:rsidRPr="00E3584E">
            <w:rPr>
              <w:rFonts w:ascii="Calibri" w:eastAsia="Times New Roman" w:hAnsi="Calibri" w:cs="Calibri"/>
              <w:color w:val="000000"/>
            </w:rPr>
            <w:t>105.</w:t>
          </w:r>
          <w:r w:rsidRPr="00E3584E">
            <w:rPr>
              <w:rFonts w:ascii="Calibri" w:eastAsia="Times New Roman" w:hAnsi="Calibri" w:cs="Calibri"/>
              <w:color w:val="000000"/>
            </w:rPr>
            <w:tab/>
            <w:t xml:space="preserve">Bushdid, C., Magnasco, M. O., Vosshall, L. B. &amp; Keller, A. Humans Can Discriminate More than 1 Trillion Olfactory Stimuli. </w:t>
          </w:r>
          <w:r w:rsidRPr="00E3584E">
            <w:rPr>
              <w:rFonts w:ascii="Calibri" w:eastAsia="Times New Roman" w:hAnsi="Calibri" w:cs="Calibri"/>
              <w:i/>
              <w:iCs/>
              <w:color w:val="000000"/>
            </w:rPr>
            <w:t>Science (1979).</w:t>
          </w:r>
          <w:r w:rsidRPr="00E3584E">
            <w:rPr>
              <w:rFonts w:ascii="Calibri" w:eastAsia="Times New Roman" w:hAnsi="Calibri" w:cs="Calibri"/>
              <w:color w:val="000000"/>
            </w:rPr>
            <w:t xml:space="preserve"> </w:t>
          </w:r>
          <w:r w:rsidRPr="00E3584E">
            <w:rPr>
              <w:rFonts w:ascii="Calibri" w:eastAsia="Times New Roman" w:hAnsi="Calibri" w:cs="Calibri"/>
              <w:b/>
              <w:bCs/>
              <w:color w:val="000000"/>
            </w:rPr>
            <w:t>343</w:t>
          </w:r>
          <w:r w:rsidRPr="00E3584E">
            <w:rPr>
              <w:rFonts w:ascii="Calibri" w:eastAsia="Times New Roman" w:hAnsi="Calibri" w:cs="Calibri"/>
              <w:color w:val="000000"/>
            </w:rPr>
            <w:t>, 1370–1372 (2014).</w:t>
          </w:r>
        </w:p>
        <w:p w14:paraId="57EA1CE4" w14:textId="77777777" w:rsidR="00E3584E" w:rsidRPr="00E3584E" w:rsidRDefault="00E3584E">
          <w:pPr>
            <w:autoSpaceDE w:val="0"/>
            <w:autoSpaceDN w:val="0"/>
            <w:ind w:hanging="640"/>
            <w:divId w:val="1437293167"/>
            <w:rPr>
              <w:rFonts w:ascii="Calibri" w:eastAsia="Times New Roman" w:hAnsi="Calibri" w:cs="Calibri"/>
              <w:color w:val="000000"/>
            </w:rPr>
          </w:pPr>
          <w:r w:rsidRPr="00E3584E">
            <w:rPr>
              <w:rFonts w:ascii="Calibri" w:eastAsia="Times New Roman" w:hAnsi="Calibri" w:cs="Calibri"/>
              <w:color w:val="000000"/>
            </w:rPr>
            <w:lastRenderedPageBreak/>
            <w:t>106.</w:t>
          </w:r>
          <w:r w:rsidRPr="00E3584E">
            <w:rPr>
              <w:rFonts w:ascii="Calibri" w:eastAsia="Times New Roman" w:hAnsi="Calibri" w:cs="Calibri"/>
              <w:color w:val="000000"/>
            </w:rPr>
            <w:tab/>
            <w:t xml:space="preserve">Thiele, V. </w:t>
          </w:r>
          <w:r w:rsidRPr="00E3584E">
            <w:rPr>
              <w:rFonts w:ascii="Calibri" w:eastAsia="Times New Roman" w:hAnsi="Calibri" w:cs="Calibri"/>
              <w:i/>
              <w:iCs/>
              <w:color w:val="000000"/>
            </w:rPr>
            <w:t>et al.</w:t>
          </w:r>
          <w:r w:rsidRPr="00E3584E">
            <w:rPr>
              <w:rFonts w:ascii="Calibri" w:eastAsia="Times New Roman" w:hAnsi="Calibri" w:cs="Calibri"/>
              <w:color w:val="000000"/>
            </w:rPr>
            <w:t xml:space="preserve"> Influence of uncomfortable environmental conditions on odor detection thresholds for n-butanol determined with a dynamic dilution olfactometer and in room air. </w:t>
          </w:r>
          <w:r w:rsidRPr="00E3584E">
            <w:rPr>
              <w:rFonts w:ascii="Calibri" w:eastAsia="Times New Roman" w:hAnsi="Calibri" w:cs="Calibri"/>
              <w:i/>
              <w:iCs/>
              <w:color w:val="000000"/>
            </w:rPr>
            <w:t>Indoor Environments</w:t>
          </w:r>
          <w:r w:rsidRPr="00E3584E">
            <w:rPr>
              <w:rFonts w:ascii="Calibri" w:eastAsia="Times New Roman" w:hAnsi="Calibri" w:cs="Calibri"/>
              <w:color w:val="000000"/>
            </w:rPr>
            <w:t xml:space="preserve"> </w:t>
          </w:r>
          <w:r w:rsidRPr="00E3584E">
            <w:rPr>
              <w:rFonts w:ascii="Calibri" w:eastAsia="Times New Roman" w:hAnsi="Calibri" w:cs="Calibri"/>
              <w:b/>
              <w:bCs/>
              <w:color w:val="000000"/>
            </w:rPr>
            <w:t>1</w:t>
          </w:r>
          <w:r w:rsidRPr="00E3584E">
            <w:rPr>
              <w:rFonts w:ascii="Calibri" w:eastAsia="Times New Roman" w:hAnsi="Calibri" w:cs="Calibri"/>
              <w:color w:val="000000"/>
            </w:rPr>
            <w:t>, 100035 (2024).</w:t>
          </w:r>
        </w:p>
        <w:p w14:paraId="4B633623" w14:textId="77777777" w:rsidR="00E3584E" w:rsidRPr="00E3584E" w:rsidRDefault="00E3584E">
          <w:pPr>
            <w:autoSpaceDE w:val="0"/>
            <w:autoSpaceDN w:val="0"/>
            <w:ind w:hanging="640"/>
            <w:divId w:val="811365682"/>
            <w:rPr>
              <w:rFonts w:ascii="Calibri" w:eastAsia="Times New Roman" w:hAnsi="Calibri" w:cs="Calibri"/>
              <w:color w:val="000000"/>
            </w:rPr>
          </w:pPr>
          <w:r w:rsidRPr="00E3584E">
            <w:rPr>
              <w:rFonts w:ascii="Calibri" w:eastAsia="Times New Roman" w:hAnsi="Calibri" w:cs="Calibri"/>
              <w:color w:val="000000"/>
            </w:rPr>
            <w:t>107.</w:t>
          </w:r>
          <w:r w:rsidRPr="00E3584E">
            <w:rPr>
              <w:rFonts w:ascii="Calibri" w:eastAsia="Times New Roman" w:hAnsi="Calibri" w:cs="Calibri"/>
              <w:color w:val="000000"/>
            </w:rPr>
            <w:tab/>
            <w:t xml:space="preserve">de Araujo, I. E., Rolls, E. T., Velazco, M. I., Margot, C. &amp; Cayeux, I. Cognitive Modulation of Olfactory Processing. </w:t>
          </w:r>
          <w:r w:rsidRPr="00E3584E">
            <w:rPr>
              <w:rFonts w:ascii="Calibri" w:eastAsia="Times New Roman" w:hAnsi="Calibri" w:cs="Calibri"/>
              <w:i/>
              <w:iCs/>
              <w:color w:val="000000"/>
            </w:rPr>
            <w:t>Neuron</w:t>
          </w:r>
          <w:r w:rsidRPr="00E3584E">
            <w:rPr>
              <w:rFonts w:ascii="Calibri" w:eastAsia="Times New Roman" w:hAnsi="Calibri" w:cs="Calibri"/>
              <w:color w:val="000000"/>
            </w:rPr>
            <w:t xml:space="preserve"> </w:t>
          </w:r>
          <w:r w:rsidRPr="00E3584E">
            <w:rPr>
              <w:rFonts w:ascii="Calibri" w:eastAsia="Times New Roman" w:hAnsi="Calibri" w:cs="Calibri"/>
              <w:b/>
              <w:bCs/>
              <w:color w:val="000000"/>
            </w:rPr>
            <w:t>46</w:t>
          </w:r>
          <w:r w:rsidRPr="00E3584E">
            <w:rPr>
              <w:rFonts w:ascii="Calibri" w:eastAsia="Times New Roman" w:hAnsi="Calibri" w:cs="Calibri"/>
              <w:color w:val="000000"/>
            </w:rPr>
            <w:t>, 671–679 (2005).</w:t>
          </w:r>
        </w:p>
        <w:p w14:paraId="3820B85A" w14:textId="77777777" w:rsidR="00E3584E" w:rsidRPr="00E3584E" w:rsidRDefault="00E3584E">
          <w:pPr>
            <w:autoSpaceDE w:val="0"/>
            <w:autoSpaceDN w:val="0"/>
            <w:ind w:hanging="640"/>
            <w:divId w:val="1294292927"/>
            <w:rPr>
              <w:rFonts w:ascii="Calibri" w:eastAsia="Times New Roman" w:hAnsi="Calibri" w:cs="Calibri"/>
              <w:color w:val="000000"/>
            </w:rPr>
          </w:pPr>
          <w:r w:rsidRPr="00E3584E">
            <w:rPr>
              <w:rFonts w:ascii="Calibri" w:eastAsia="Times New Roman" w:hAnsi="Calibri" w:cs="Calibri"/>
              <w:color w:val="000000"/>
            </w:rPr>
            <w:t>108.</w:t>
          </w:r>
          <w:r w:rsidRPr="00E3584E">
            <w:rPr>
              <w:rFonts w:ascii="Calibri" w:eastAsia="Times New Roman" w:hAnsi="Calibri" w:cs="Calibri"/>
              <w:color w:val="000000"/>
            </w:rPr>
            <w:tab/>
            <w:t xml:space="preserve">Herz, R. S. &amp; von Clef, J. The Influence of Verbal Labeling on the Perception of Odors: Evidence for Olfactory Illusions? </w:t>
          </w:r>
          <w:r w:rsidRPr="00E3584E">
            <w:rPr>
              <w:rFonts w:ascii="Calibri" w:eastAsia="Times New Roman" w:hAnsi="Calibri" w:cs="Calibri"/>
              <w:i/>
              <w:iCs/>
              <w:color w:val="000000"/>
            </w:rPr>
            <w:t>Perception</w:t>
          </w:r>
          <w:r w:rsidRPr="00E3584E">
            <w:rPr>
              <w:rFonts w:ascii="Calibri" w:eastAsia="Times New Roman" w:hAnsi="Calibri" w:cs="Calibri"/>
              <w:color w:val="000000"/>
            </w:rPr>
            <w:t xml:space="preserve"> </w:t>
          </w:r>
          <w:r w:rsidRPr="00E3584E">
            <w:rPr>
              <w:rFonts w:ascii="Calibri" w:eastAsia="Times New Roman" w:hAnsi="Calibri" w:cs="Calibri"/>
              <w:b/>
              <w:bCs/>
              <w:color w:val="000000"/>
            </w:rPr>
            <w:t>30</w:t>
          </w:r>
          <w:r w:rsidRPr="00E3584E">
            <w:rPr>
              <w:rFonts w:ascii="Calibri" w:eastAsia="Times New Roman" w:hAnsi="Calibri" w:cs="Calibri"/>
              <w:color w:val="000000"/>
            </w:rPr>
            <w:t>, 381–391 (2001).</w:t>
          </w:r>
        </w:p>
        <w:p w14:paraId="5A4D3427" w14:textId="77777777" w:rsidR="00E3584E" w:rsidRPr="00E3584E" w:rsidRDefault="00E3584E">
          <w:pPr>
            <w:autoSpaceDE w:val="0"/>
            <w:autoSpaceDN w:val="0"/>
            <w:ind w:hanging="640"/>
            <w:divId w:val="1160655289"/>
            <w:rPr>
              <w:rFonts w:ascii="Calibri" w:eastAsia="Times New Roman" w:hAnsi="Calibri" w:cs="Calibri"/>
              <w:color w:val="000000"/>
            </w:rPr>
          </w:pPr>
          <w:r w:rsidRPr="00E3584E">
            <w:rPr>
              <w:rFonts w:ascii="Calibri" w:eastAsia="Times New Roman" w:hAnsi="Calibri" w:cs="Calibri"/>
              <w:color w:val="000000"/>
            </w:rPr>
            <w:t>109.</w:t>
          </w:r>
          <w:r w:rsidRPr="00E3584E">
            <w:rPr>
              <w:rFonts w:ascii="Calibri" w:eastAsia="Times New Roman" w:hAnsi="Calibri" w:cs="Calibri"/>
              <w:color w:val="000000"/>
            </w:rPr>
            <w:tab/>
            <w:t xml:space="preserve">Caress, S. M. &amp; Steinemann, A. C. Prevalence of fragrance sensitivity in the American population. </w:t>
          </w:r>
          <w:r w:rsidRPr="00E3584E">
            <w:rPr>
              <w:rFonts w:ascii="Calibri" w:eastAsia="Times New Roman" w:hAnsi="Calibri" w:cs="Calibri"/>
              <w:i/>
              <w:iCs/>
              <w:color w:val="000000"/>
            </w:rPr>
            <w:t>J. Environ. Health</w:t>
          </w:r>
          <w:r w:rsidRPr="00E3584E">
            <w:rPr>
              <w:rFonts w:ascii="Calibri" w:eastAsia="Times New Roman" w:hAnsi="Calibri" w:cs="Calibri"/>
              <w:color w:val="000000"/>
            </w:rPr>
            <w:t xml:space="preserve"> </w:t>
          </w:r>
          <w:r w:rsidRPr="00E3584E">
            <w:rPr>
              <w:rFonts w:ascii="Calibri" w:eastAsia="Times New Roman" w:hAnsi="Calibri" w:cs="Calibri"/>
              <w:b/>
              <w:bCs/>
              <w:color w:val="000000"/>
            </w:rPr>
            <w:t>71</w:t>
          </w:r>
          <w:r w:rsidRPr="00E3584E">
            <w:rPr>
              <w:rFonts w:ascii="Calibri" w:eastAsia="Times New Roman" w:hAnsi="Calibri" w:cs="Calibri"/>
              <w:color w:val="000000"/>
            </w:rPr>
            <w:t>, 46–50 (2009).</w:t>
          </w:r>
        </w:p>
        <w:p w14:paraId="5ED6A5BE" w14:textId="77777777" w:rsidR="00E3584E" w:rsidRPr="00E3584E" w:rsidRDefault="00E3584E">
          <w:pPr>
            <w:autoSpaceDE w:val="0"/>
            <w:autoSpaceDN w:val="0"/>
            <w:ind w:hanging="640"/>
            <w:divId w:val="1194731983"/>
            <w:rPr>
              <w:rFonts w:ascii="Calibri" w:eastAsia="Times New Roman" w:hAnsi="Calibri" w:cs="Calibri"/>
              <w:color w:val="000000"/>
            </w:rPr>
          </w:pPr>
          <w:r w:rsidRPr="00E3584E">
            <w:rPr>
              <w:rFonts w:ascii="Calibri" w:eastAsia="Times New Roman" w:hAnsi="Calibri" w:cs="Calibri"/>
              <w:color w:val="000000"/>
            </w:rPr>
            <w:t>110.</w:t>
          </w:r>
          <w:r w:rsidRPr="00E3584E">
            <w:rPr>
              <w:rFonts w:ascii="Calibri" w:eastAsia="Times New Roman" w:hAnsi="Calibri" w:cs="Calibri"/>
              <w:color w:val="000000"/>
            </w:rPr>
            <w:tab/>
            <w:t xml:space="preserve">Brämerson, A., Johansson, L., Ek, L., Nordin, S. &amp; Bende, M. Prevalence of Olfactory Dysfunction: The Skövde Population‐Based Study. </w:t>
          </w:r>
          <w:r w:rsidRPr="00E3584E">
            <w:rPr>
              <w:rFonts w:ascii="Calibri" w:eastAsia="Times New Roman" w:hAnsi="Calibri" w:cs="Calibri"/>
              <w:i/>
              <w:iCs/>
              <w:color w:val="000000"/>
            </w:rPr>
            <w:t>Laryngoscope</w:t>
          </w:r>
          <w:r w:rsidRPr="00E3584E">
            <w:rPr>
              <w:rFonts w:ascii="Calibri" w:eastAsia="Times New Roman" w:hAnsi="Calibri" w:cs="Calibri"/>
              <w:color w:val="000000"/>
            </w:rPr>
            <w:t xml:space="preserve"> </w:t>
          </w:r>
          <w:r w:rsidRPr="00E3584E">
            <w:rPr>
              <w:rFonts w:ascii="Calibri" w:eastAsia="Times New Roman" w:hAnsi="Calibri" w:cs="Calibri"/>
              <w:b/>
              <w:bCs/>
              <w:color w:val="000000"/>
            </w:rPr>
            <w:t>114</w:t>
          </w:r>
          <w:r w:rsidRPr="00E3584E">
            <w:rPr>
              <w:rFonts w:ascii="Calibri" w:eastAsia="Times New Roman" w:hAnsi="Calibri" w:cs="Calibri"/>
              <w:color w:val="000000"/>
            </w:rPr>
            <w:t>, 733–737 (2004).</w:t>
          </w:r>
        </w:p>
        <w:p w14:paraId="6BA1413D" w14:textId="77777777" w:rsidR="00E3584E" w:rsidRPr="00E3584E" w:rsidRDefault="00E3584E">
          <w:pPr>
            <w:autoSpaceDE w:val="0"/>
            <w:autoSpaceDN w:val="0"/>
            <w:ind w:hanging="640"/>
            <w:divId w:val="624390719"/>
            <w:rPr>
              <w:rFonts w:ascii="Calibri" w:eastAsia="Times New Roman" w:hAnsi="Calibri" w:cs="Calibri"/>
              <w:color w:val="000000"/>
            </w:rPr>
          </w:pPr>
          <w:r w:rsidRPr="00E3584E">
            <w:rPr>
              <w:rFonts w:ascii="Calibri" w:eastAsia="Times New Roman" w:hAnsi="Calibri" w:cs="Calibri"/>
              <w:color w:val="000000"/>
            </w:rPr>
            <w:t>111.</w:t>
          </w:r>
          <w:r w:rsidRPr="00E3584E">
            <w:rPr>
              <w:rFonts w:ascii="Calibri" w:eastAsia="Times New Roman" w:hAnsi="Calibri" w:cs="Calibri"/>
              <w:color w:val="000000"/>
            </w:rPr>
            <w:tab/>
            <w:t xml:space="preserve">Murphy, C. Prevalence of Olfactory Impairment in Older Adults. </w:t>
          </w:r>
          <w:r w:rsidRPr="00E3584E">
            <w:rPr>
              <w:rFonts w:ascii="Calibri" w:eastAsia="Times New Roman" w:hAnsi="Calibri" w:cs="Calibri"/>
              <w:i/>
              <w:iCs/>
              <w:color w:val="000000"/>
            </w:rPr>
            <w:t>JAMA</w:t>
          </w:r>
          <w:r w:rsidRPr="00E3584E">
            <w:rPr>
              <w:rFonts w:ascii="Calibri" w:eastAsia="Times New Roman" w:hAnsi="Calibri" w:cs="Calibri"/>
              <w:color w:val="000000"/>
            </w:rPr>
            <w:t xml:space="preserve"> </w:t>
          </w:r>
          <w:r w:rsidRPr="00E3584E">
            <w:rPr>
              <w:rFonts w:ascii="Calibri" w:eastAsia="Times New Roman" w:hAnsi="Calibri" w:cs="Calibri"/>
              <w:b/>
              <w:bCs/>
              <w:color w:val="000000"/>
            </w:rPr>
            <w:t>288</w:t>
          </w:r>
          <w:r w:rsidRPr="00E3584E">
            <w:rPr>
              <w:rFonts w:ascii="Calibri" w:eastAsia="Times New Roman" w:hAnsi="Calibri" w:cs="Calibri"/>
              <w:color w:val="000000"/>
            </w:rPr>
            <w:t>, 2307 (2002).</w:t>
          </w:r>
        </w:p>
        <w:p w14:paraId="2450AB7C" w14:textId="77777777" w:rsidR="00E3584E" w:rsidRPr="00E3584E" w:rsidRDefault="00E3584E">
          <w:pPr>
            <w:autoSpaceDE w:val="0"/>
            <w:autoSpaceDN w:val="0"/>
            <w:ind w:hanging="640"/>
            <w:divId w:val="131681256"/>
            <w:rPr>
              <w:rFonts w:ascii="Calibri" w:eastAsia="Times New Roman" w:hAnsi="Calibri" w:cs="Calibri"/>
              <w:color w:val="000000"/>
            </w:rPr>
          </w:pPr>
          <w:r w:rsidRPr="00E3584E">
            <w:rPr>
              <w:rFonts w:ascii="Calibri" w:eastAsia="Times New Roman" w:hAnsi="Calibri" w:cs="Calibri"/>
              <w:color w:val="000000"/>
            </w:rPr>
            <w:t>112.</w:t>
          </w:r>
          <w:r w:rsidRPr="00E3584E">
            <w:rPr>
              <w:rFonts w:ascii="Calibri" w:eastAsia="Times New Roman" w:hAnsi="Calibri" w:cs="Calibri"/>
              <w:color w:val="000000"/>
            </w:rPr>
            <w:tab/>
            <w:t xml:space="preserve">Ochadleus, C., Kirby, C. &amp; Scollon, C. N. It’s awe-fully unfamiliar: The effect of familiarity on awe within a virtual reality setting. </w:t>
          </w:r>
          <w:r w:rsidRPr="00E3584E">
            <w:rPr>
              <w:rFonts w:ascii="Calibri" w:eastAsia="Times New Roman" w:hAnsi="Calibri" w:cs="Calibri"/>
              <w:i/>
              <w:iCs/>
              <w:color w:val="000000"/>
            </w:rPr>
            <w:t>Front. Psychol.</w:t>
          </w:r>
          <w:r w:rsidRPr="00E3584E">
            <w:rPr>
              <w:rFonts w:ascii="Calibri" w:eastAsia="Times New Roman" w:hAnsi="Calibri" w:cs="Calibri"/>
              <w:color w:val="000000"/>
            </w:rPr>
            <w:t xml:space="preserve"> </w:t>
          </w:r>
          <w:r w:rsidRPr="00E3584E">
            <w:rPr>
              <w:rFonts w:ascii="Calibri" w:eastAsia="Times New Roman" w:hAnsi="Calibri" w:cs="Calibri"/>
              <w:b/>
              <w:bCs/>
              <w:color w:val="000000"/>
            </w:rPr>
            <w:t>14</w:t>
          </w:r>
          <w:r w:rsidRPr="00E3584E">
            <w:rPr>
              <w:rFonts w:ascii="Calibri" w:eastAsia="Times New Roman" w:hAnsi="Calibri" w:cs="Calibri"/>
              <w:color w:val="000000"/>
            </w:rPr>
            <w:t>, (2023).</w:t>
          </w:r>
        </w:p>
        <w:p w14:paraId="45CF844C" w14:textId="77777777" w:rsidR="00E3584E" w:rsidRPr="00E3584E" w:rsidRDefault="00E3584E">
          <w:pPr>
            <w:autoSpaceDE w:val="0"/>
            <w:autoSpaceDN w:val="0"/>
            <w:ind w:hanging="640"/>
            <w:divId w:val="309483182"/>
            <w:rPr>
              <w:rFonts w:ascii="Calibri" w:eastAsia="Times New Roman" w:hAnsi="Calibri" w:cs="Calibri"/>
              <w:color w:val="000000"/>
            </w:rPr>
          </w:pPr>
          <w:r w:rsidRPr="00E3584E">
            <w:rPr>
              <w:rFonts w:ascii="Calibri" w:eastAsia="Times New Roman" w:hAnsi="Calibri" w:cs="Calibri"/>
              <w:color w:val="000000"/>
            </w:rPr>
            <w:t>113.</w:t>
          </w:r>
          <w:r w:rsidRPr="00E3584E">
            <w:rPr>
              <w:rFonts w:ascii="Calibri" w:eastAsia="Times New Roman" w:hAnsi="Calibri" w:cs="Calibri"/>
              <w:color w:val="000000"/>
            </w:rPr>
            <w:tab/>
            <w:t xml:space="preserve">Han, E. </w:t>
          </w:r>
          <w:r w:rsidRPr="00E3584E">
            <w:rPr>
              <w:rFonts w:ascii="Calibri" w:eastAsia="Times New Roman" w:hAnsi="Calibri" w:cs="Calibri"/>
              <w:i/>
              <w:iCs/>
              <w:color w:val="000000"/>
            </w:rPr>
            <w:t>et al.</w:t>
          </w:r>
          <w:r w:rsidRPr="00E3584E">
            <w:rPr>
              <w:rFonts w:ascii="Calibri" w:eastAsia="Times New Roman" w:hAnsi="Calibri" w:cs="Calibri"/>
              <w:color w:val="000000"/>
            </w:rPr>
            <w:t xml:space="preserve"> The influence of spatial dimensions of virtual environments on attitudes and nonverbal behaviors during social interactions. </w:t>
          </w:r>
          <w:r w:rsidRPr="00E3584E">
            <w:rPr>
              <w:rFonts w:ascii="Calibri" w:eastAsia="Times New Roman" w:hAnsi="Calibri" w:cs="Calibri"/>
              <w:i/>
              <w:iCs/>
              <w:color w:val="000000"/>
            </w:rPr>
            <w:t>J. Environ. Psychol.</w:t>
          </w:r>
          <w:r w:rsidRPr="00E3584E">
            <w:rPr>
              <w:rFonts w:ascii="Calibri" w:eastAsia="Times New Roman" w:hAnsi="Calibri" w:cs="Calibri"/>
              <w:color w:val="000000"/>
            </w:rPr>
            <w:t xml:space="preserve"> </w:t>
          </w:r>
          <w:r w:rsidRPr="00E3584E">
            <w:rPr>
              <w:rFonts w:ascii="Calibri" w:eastAsia="Times New Roman" w:hAnsi="Calibri" w:cs="Calibri"/>
              <w:b/>
              <w:bCs/>
              <w:color w:val="000000"/>
            </w:rPr>
            <w:t>95</w:t>
          </w:r>
          <w:r w:rsidRPr="00E3584E">
            <w:rPr>
              <w:rFonts w:ascii="Calibri" w:eastAsia="Times New Roman" w:hAnsi="Calibri" w:cs="Calibri"/>
              <w:color w:val="000000"/>
            </w:rPr>
            <w:t>, 102269 (2024).</w:t>
          </w:r>
        </w:p>
        <w:p w14:paraId="45131FB1" w14:textId="77777777" w:rsidR="00E3584E" w:rsidRPr="00E3584E" w:rsidRDefault="00E3584E">
          <w:pPr>
            <w:autoSpaceDE w:val="0"/>
            <w:autoSpaceDN w:val="0"/>
            <w:ind w:hanging="640"/>
            <w:divId w:val="188226168"/>
            <w:rPr>
              <w:rFonts w:ascii="Calibri" w:eastAsia="Times New Roman" w:hAnsi="Calibri" w:cs="Calibri"/>
              <w:color w:val="000000"/>
            </w:rPr>
          </w:pPr>
          <w:r w:rsidRPr="00E3584E">
            <w:rPr>
              <w:rFonts w:ascii="Calibri" w:eastAsia="Times New Roman" w:hAnsi="Calibri" w:cs="Calibri"/>
              <w:color w:val="000000"/>
            </w:rPr>
            <w:t>114.</w:t>
          </w:r>
          <w:r w:rsidRPr="00E3584E">
            <w:rPr>
              <w:rFonts w:ascii="Calibri" w:eastAsia="Times New Roman" w:hAnsi="Calibri" w:cs="Calibri"/>
              <w:color w:val="000000"/>
            </w:rPr>
            <w:tab/>
            <w:t xml:space="preserve">Papp, D. Here’s How That Disney 360° Treadmill Works. </w:t>
          </w:r>
          <w:r w:rsidRPr="00E3584E">
            <w:rPr>
              <w:rFonts w:ascii="Calibri" w:eastAsia="Times New Roman" w:hAnsi="Calibri" w:cs="Calibri"/>
              <w:i/>
              <w:iCs/>
              <w:color w:val="000000"/>
            </w:rPr>
            <w:t>Hackaday</w:t>
          </w:r>
          <w:r w:rsidRPr="00E3584E">
            <w:rPr>
              <w:rFonts w:ascii="Calibri" w:eastAsia="Times New Roman" w:hAnsi="Calibri" w:cs="Calibri"/>
              <w:color w:val="000000"/>
            </w:rPr>
            <w:t xml:space="preserve"> https://hackaday.com/2024/05/03/heres-how-that-disney-360-treadmill-works/ (2024).</w:t>
          </w:r>
        </w:p>
        <w:p w14:paraId="09B3991A" w14:textId="77777777" w:rsidR="00E3584E" w:rsidRPr="00E3584E" w:rsidRDefault="00E3584E">
          <w:pPr>
            <w:autoSpaceDE w:val="0"/>
            <w:autoSpaceDN w:val="0"/>
            <w:ind w:hanging="640"/>
            <w:divId w:val="1628197341"/>
            <w:rPr>
              <w:rFonts w:ascii="Calibri" w:eastAsia="Times New Roman" w:hAnsi="Calibri" w:cs="Calibri"/>
              <w:color w:val="000000"/>
            </w:rPr>
          </w:pPr>
          <w:r w:rsidRPr="00E3584E">
            <w:rPr>
              <w:rFonts w:ascii="Calibri" w:eastAsia="Times New Roman" w:hAnsi="Calibri" w:cs="Calibri"/>
              <w:color w:val="000000"/>
            </w:rPr>
            <w:t>115.</w:t>
          </w:r>
          <w:r w:rsidRPr="00E3584E">
            <w:rPr>
              <w:rFonts w:ascii="Calibri" w:eastAsia="Times New Roman" w:hAnsi="Calibri" w:cs="Calibri"/>
              <w:color w:val="000000"/>
            </w:rPr>
            <w:tab/>
            <w:t xml:space="preserve">Berg, N. A Disney Imagineer explains how they made the HoloTile floor, a magical walkway that moves in any direction. </w:t>
          </w:r>
          <w:r w:rsidRPr="00E3584E">
            <w:rPr>
              <w:rFonts w:ascii="Calibri" w:eastAsia="Times New Roman" w:hAnsi="Calibri" w:cs="Calibri"/>
              <w:i/>
              <w:iCs/>
              <w:color w:val="000000"/>
            </w:rPr>
            <w:t>Fast Company</w:t>
          </w:r>
          <w:r w:rsidRPr="00E3584E">
            <w:rPr>
              <w:rFonts w:ascii="Calibri" w:eastAsia="Times New Roman" w:hAnsi="Calibri" w:cs="Calibri"/>
              <w:color w:val="000000"/>
            </w:rPr>
            <w:t xml:space="preserve"> https://www.fastcompany.com/91019277/a-disney-imagineer-explains-how-they-made-the-holotile-floor-a-magical-walkway-that-moves-in-any-direction (2024).</w:t>
          </w:r>
        </w:p>
        <w:p w14:paraId="4A053F14" w14:textId="77777777" w:rsidR="00E3584E" w:rsidRPr="00E3584E" w:rsidRDefault="00E3584E">
          <w:pPr>
            <w:autoSpaceDE w:val="0"/>
            <w:autoSpaceDN w:val="0"/>
            <w:ind w:hanging="640"/>
            <w:divId w:val="748425124"/>
            <w:rPr>
              <w:rFonts w:ascii="Calibri" w:eastAsia="Times New Roman" w:hAnsi="Calibri" w:cs="Calibri"/>
              <w:color w:val="000000"/>
            </w:rPr>
          </w:pPr>
          <w:r w:rsidRPr="00E3584E">
            <w:rPr>
              <w:rFonts w:ascii="Calibri" w:eastAsia="Times New Roman" w:hAnsi="Calibri" w:cs="Calibri"/>
              <w:color w:val="000000"/>
            </w:rPr>
            <w:t>116.</w:t>
          </w:r>
          <w:r w:rsidRPr="00E3584E">
            <w:rPr>
              <w:rFonts w:ascii="Calibri" w:eastAsia="Times New Roman" w:hAnsi="Calibri" w:cs="Calibri"/>
              <w:color w:val="000000"/>
            </w:rPr>
            <w:tab/>
            <w:t xml:space="preserve">Slater, M., Lotto, B., Arnold, M. M. &amp; Sanchez-Vives, M. V. How we experience immersive virtual environments: the concept of presence and its measurement. </w:t>
          </w:r>
          <w:r w:rsidRPr="00E3584E">
            <w:rPr>
              <w:rFonts w:ascii="Calibri" w:eastAsia="Times New Roman" w:hAnsi="Calibri" w:cs="Calibri"/>
              <w:i/>
              <w:iCs/>
              <w:color w:val="000000"/>
            </w:rPr>
            <w:t>Anuario de psicología</w:t>
          </w:r>
          <w:r w:rsidRPr="00E3584E">
            <w:rPr>
              <w:rFonts w:ascii="Calibri" w:eastAsia="Times New Roman" w:hAnsi="Calibri" w:cs="Calibri"/>
              <w:color w:val="000000"/>
            </w:rPr>
            <w:t xml:space="preserve"> </w:t>
          </w:r>
          <w:r w:rsidRPr="00E3584E">
            <w:rPr>
              <w:rFonts w:ascii="Calibri" w:eastAsia="Times New Roman" w:hAnsi="Calibri" w:cs="Calibri"/>
              <w:b/>
              <w:bCs/>
              <w:color w:val="000000"/>
            </w:rPr>
            <w:t>40</w:t>
          </w:r>
          <w:r w:rsidRPr="00E3584E">
            <w:rPr>
              <w:rFonts w:ascii="Calibri" w:eastAsia="Times New Roman" w:hAnsi="Calibri" w:cs="Calibri"/>
              <w:color w:val="000000"/>
            </w:rPr>
            <w:t>, 193–210 (2009).</w:t>
          </w:r>
        </w:p>
        <w:p w14:paraId="4651CACA" w14:textId="77777777" w:rsidR="00E3584E" w:rsidRPr="00E3584E" w:rsidRDefault="00E3584E">
          <w:pPr>
            <w:autoSpaceDE w:val="0"/>
            <w:autoSpaceDN w:val="0"/>
            <w:ind w:hanging="640"/>
            <w:divId w:val="406272869"/>
            <w:rPr>
              <w:rFonts w:ascii="Calibri" w:eastAsia="Times New Roman" w:hAnsi="Calibri" w:cs="Calibri"/>
              <w:color w:val="000000"/>
            </w:rPr>
          </w:pPr>
          <w:r w:rsidRPr="00E3584E">
            <w:rPr>
              <w:rFonts w:ascii="Calibri" w:eastAsia="Times New Roman" w:hAnsi="Calibri" w:cs="Calibri"/>
              <w:color w:val="000000"/>
            </w:rPr>
            <w:t>117.</w:t>
          </w:r>
          <w:r w:rsidRPr="00E3584E">
            <w:rPr>
              <w:rFonts w:ascii="Calibri" w:eastAsia="Times New Roman" w:hAnsi="Calibri" w:cs="Calibri"/>
              <w:color w:val="000000"/>
            </w:rPr>
            <w:tab/>
            <w:t xml:space="preserve">Diemer, J., Alpers, G. W., Peperkorn, H. M., Shiban, Y. &amp; MÃ¼hlberger, A. The impact of perception and presence on emotional reactions: a review of research in virtual reality. </w:t>
          </w:r>
          <w:r w:rsidRPr="00E3584E">
            <w:rPr>
              <w:rFonts w:ascii="Calibri" w:eastAsia="Times New Roman" w:hAnsi="Calibri" w:cs="Calibri"/>
              <w:i/>
              <w:iCs/>
              <w:color w:val="000000"/>
            </w:rPr>
            <w:t>Front. Psychol.</w:t>
          </w:r>
          <w:r w:rsidRPr="00E3584E">
            <w:rPr>
              <w:rFonts w:ascii="Calibri" w:eastAsia="Times New Roman" w:hAnsi="Calibri" w:cs="Calibri"/>
              <w:color w:val="000000"/>
            </w:rPr>
            <w:t xml:space="preserve"> </w:t>
          </w:r>
          <w:r w:rsidRPr="00E3584E">
            <w:rPr>
              <w:rFonts w:ascii="Calibri" w:eastAsia="Times New Roman" w:hAnsi="Calibri" w:cs="Calibri"/>
              <w:b/>
              <w:bCs/>
              <w:color w:val="000000"/>
            </w:rPr>
            <w:t>6</w:t>
          </w:r>
          <w:r w:rsidRPr="00E3584E">
            <w:rPr>
              <w:rFonts w:ascii="Calibri" w:eastAsia="Times New Roman" w:hAnsi="Calibri" w:cs="Calibri"/>
              <w:color w:val="000000"/>
            </w:rPr>
            <w:t>, (2015).</w:t>
          </w:r>
        </w:p>
        <w:p w14:paraId="4ADD9022" w14:textId="77777777" w:rsidR="00E3584E" w:rsidRPr="00E3584E" w:rsidRDefault="00E3584E">
          <w:pPr>
            <w:autoSpaceDE w:val="0"/>
            <w:autoSpaceDN w:val="0"/>
            <w:ind w:hanging="640"/>
            <w:divId w:val="442726877"/>
            <w:rPr>
              <w:rFonts w:ascii="Calibri" w:eastAsia="Times New Roman" w:hAnsi="Calibri" w:cs="Calibri"/>
              <w:color w:val="000000"/>
            </w:rPr>
          </w:pPr>
          <w:r w:rsidRPr="00E3584E">
            <w:rPr>
              <w:rFonts w:ascii="Calibri" w:eastAsia="Times New Roman" w:hAnsi="Calibri" w:cs="Calibri"/>
              <w:color w:val="000000"/>
            </w:rPr>
            <w:t>118.</w:t>
          </w:r>
          <w:r w:rsidRPr="00E3584E">
            <w:rPr>
              <w:rFonts w:ascii="Calibri" w:eastAsia="Times New Roman" w:hAnsi="Calibri" w:cs="Calibri"/>
              <w:color w:val="000000"/>
            </w:rPr>
            <w:tab/>
            <w:t xml:space="preserve">Suma, E. A. </w:t>
          </w:r>
          <w:r w:rsidRPr="00E3584E">
            <w:rPr>
              <w:rFonts w:ascii="Calibri" w:eastAsia="Times New Roman" w:hAnsi="Calibri" w:cs="Calibri"/>
              <w:i/>
              <w:iCs/>
              <w:color w:val="000000"/>
            </w:rPr>
            <w:t>et al.</w:t>
          </w:r>
          <w:r w:rsidRPr="00E3584E">
            <w:rPr>
              <w:rFonts w:ascii="Calibri" w:eastAsia="Times New Roman" w:hAnsi="Calibri" w:cs="Calibri"/>
              <w:color w:val="000000"/>
            </w:rPr>
            <w:t xml:space="preserve"> Leveraging change blindness for redirection in virtual environments. in </w:t>
          </w:r>
          <w:r w:rsidRPr="00E3584E">
            <w:rPr>
              <w:rFonts w:ascii="Calibri" w:eastAsia="Times New Roman" w:hAnsi="Calibri" w:cs="Calibri"/>
              <w:i/>
              <w:iCs/>
              <w:color w:val="000000"/>
            </w:rPr>
            <w:t>2011 IEEE Virtual Reality Conference</w:t>
          </w:r>
          <w:r w:rsidRPr="00E3584E">
            <w:rPr>
              <w:rFonts w:ascii="Calibri" w:eastAsia="Times New Roman" w:hAnsi="Calibri" w:cs="Calibri"/>
              <w:color w:val="000000"/>
            </w:rPr>
            <w:t xml:space="preserve"> 159–166 (IEEE, 2011). doi:10.1109/VR.2011.5759455.</w:t>
          </w:r>
        </w:p>
        <w:p w14:paraId="30EF3FA5" w14:textId="77777777" w:rsidR="00E3584E" w:rsidRPr="00E3584E" w:rsidRDefault="00E3584E">
          <w:pPr>
            <w:autoSpaceDE w:val="0"/>
            <w:autoSpaceDN w:val="0"/>
            <w:ind w:hanging="640"/>
            <w:divId w:val="1293902822"/>
            <w:rPr>
              <w:rFonts w:ascii="Calibri" w:eastAsia="Times New Roman" w:hAnsi="Calibri" w:cs="Calibri"/>
              <w:color w:val="000000"/>
            </w:rPr>
          </w:pPr>
          <w:r w:rsidRPr="00E3584E">
            <w:rPr>
              <w:rFonts w:ascii="Calibri" w:eastAsia="Times New Roman" w:hAnsi="Calibri" w:cs="Calibri"/>
              <w:color w:val="000000"/>
            </w:rPr>
            <w:lastRenderedPageBreak/>
            <w:t>119.</w:t>
          </w:r>
          <w:r w:rsidRPr="00E3584E">
            <w:rPr>
              <w:rFonts w:ascii="Calibri" w:eastAsia="Times New Roman" w:hAnsi="Calibri" w:cs="Calibri"/>
              <w:color w:val="000000"/>
            </w:rPr>
            <w:tab/>
            <w:t xml:space="preserve">Suma, E. A., Lipps, Z., Finkelstein, S., Krum, D. M. &amp; Bolas, M. Impossible Spaces: Maximizing Natural Walking in Virtual Environments with Self-Overlapping Architecture. </w:t>
          </w:r>
          <w:r w:rsidRPr="00E3584E">
            <w:rPr>
              <w:rFonts w:ascii="Calibri" w:eastAsia="Times New Roman" w:hAnsi="Calibri" w:cs="Calibri"/>
              <w:i/>
              <w:iCs/>
              <w:color w:val="000000"/>
            </w:rPr>
            <w:t>IEEE Trans. Vis. Comput. Graph.</w:t>
          </w:r>
          <w:r w:rsidRPr="00E3584E">
            <w:rPr>
              <w:rFonts w:ascii="Calibri" w:eastAsia="Times New Roman" w:hAnsi="Calibri" w:cs="Calibri"/>
              <w:color w:val="000000"/>
            </w:rPr>
            <w:t xml:space="preserve"> </w:t>
          </w:r>
          <w:r w:rsidRPr="00E3584E">
            <w:rPr>
              <w:rFonts w:ascii="Calibri" w:eastAsia="Times New Roman" w:hAnsi="Calibri" w:cs="Calibri"/>
              <w:b/>
              <w:bCs/>
              <w:color w:val="000000"/>
            </w:rPr>
            <w:t>18</w:t>
          </w:r>
          <w:r w:rsidRPr="00E3584E">
            <w:rPr>
              <w:rFonts w:ascii="Calibri" w:eastAsia="Times New Roman" w:hAnsi="Calibri" w:cs="Calibri"/>
              <w:color w:val="000000"/>
            </w:rPr>
            <w:t>, 555–564 (2012).</w:t>
          </w:r>
        </w:p>
        <w:p w14:paraId="656967DE" w14:textId="77777777" w:rsidR="00E3584E" w:rsidRPr="00E3584E" w:rsidRDefault="00E3584E">
          <w:pPr>
            <w:autoSpaceDE w:val="0"/>
            <w:autoSpaceDN w:val="0"/>
            <w:ind w:hanging="640"/>
            <w:rPr>
              <w:rFonts w:ascii="Calibri" w:eastAsia="Times New Roman" w:hAnsi="Calibri" w:cs="Calibri"/>
              <w:color w:val="000000"/>
            </w:rPr>
          </w:pPr>
          <w:r w:rsidRPr="00E3584E">
            <w:rPr>
              <w:rFonts w:ascii="Calibri" w:eastAsia="Times New Roman" w:hAnsi="Calibri" w:cs="Calibri"/>
              <w:color w:val="000000"/>
            </w:rPr>
            <w:t>120.</w:t>
          </w:r>
          <w:r w:rsidRPr="00E3584E">
            <w:rPr>
              <w:rFonts w:ascii="Calibri" w:eastAsia="Times New Roman" w:hAnsi="Calibri" w:cs="Calibri"/>
              <w:color w:val="000000"/>
            </w:rPr>
            <w:tab/>
            <w:t xml:space="preserve">Chang, E., Kim, H. T. &amp; Yoo, B. Virtual Reality Sickness: A Review of Causes and Measurements. </w:t>
          </w:r>
          <w:r w:rsidRPr="00E3584E">
            <w:rPr>
              <w:rFonts w:ascii="Calibri" w:eastAsia="Times New Roman" w:hAnsi="Calibri" w:cs="Calibri"/>
              <w:i/>
              <w:iCs/>
              <w:color w:val="000000"/>
            </w:rPr>
            <w:t>Int. J. Hum. Comput. Interact.</w:t>
          </w:r>
          <w:r w:rsidRPr="00E3584E">
            <w:rPr>
              <w:rFonts w:ascii="Calibri" w:eastAsia="Times New Roman" w:hAnsi="Calibri" w:cs="Calibri"/>
              <w:color w:val="000000"/>
            </w:rPr>
            <w:t xml:space="preserve"> </w:t>
          </w:r>
          <w:r w:rsidRPr="00E3584E">
            <w:rPr>
              <w:rFonts w:ascii="Calibri" w:eastAsia="Times New Roman" w:hAnsi="Calibri" w:cs="Calibri"/>
              <w:b/>
              <w:bCs/>
              <w:color w:val="000000"/>
            </w:rPr>
            <w:t>36</w:t>
          </w:r>
          <w:r w:rsidRPr="00E3584E">
            <w:rPr>
              <w:rFonts w:ascii="Calibri" w:eastAsia="Times New Roman" w:hAnsi="Calibri" w:cs="Calibri"/>
              <w:color w:val="000000"/>
            </w:rPr>
            <w:t>, 1658–1682 (2020).</w:t>
          </w:r>
        </w:p>
        <w:p w14:paraId="17C2A211" w14:textId="77777777" w:rsidR="00E3584E" w:rsidRPr="00E3584E" w:rsidRDefault="00E3584E">
          <w:pPr>
            <w:autoSpaceDE w:val="0"/>
            <w:autoSpaceDN w:val="0"/>
            <w:ind w:hanging="640"/>
            <w:rPr>
              <w:rFonts w:ascii="Calibri" w:eastAsia="Times New Roman" w:hAnsi="Calibri" w:cs="Calibri"/>
              <w:color w:val="000000"/>
            </w:rPr>
          </w:pPr>
          <w:r w:rsidRPr="00E3584E">
            <w:rPr>
              <w:rFonts w:ascii="Calibri" w:eastAsia="Times New Roman" w:hAnsi="Calibri" w:cs="Calibri"/>
              <w:color w:val="000000"/>
            </w:rPr>
            <w:t>121.</w:t>
          </w:r>
          <w:r w:rsidRPr="00E3584E">
            <w:rPr>
              <w:rFonts w:ascii="Calibri" w:eastAsia="Times New Roman" w:hAnsi="Calibri" w:cs="Calibri"/>
              <w:color w:val="000000"/>
            </w:rPr>
            <w:tab/>
            <w:t xml:space="preserve">Hall, E. T. &amp; Hall, E. T. </w:t>
          </w:r>
          <w:r w:rsidRPr="00E3584E">
            <w:rPr>
              <w:rFonts w:ascii="Calibri" w:eastAsia="Times New Roman" w:hAnsi="Calibri" w:cs="Calibri"/>
              <w:i/>
              <w:iCs/>
              <w:color w:val="000000"/>
            </w:rPr>
            <w:t>The Hidden Dimension</w:t>
          </w:r>
          <w:r w:rsidRPr="00E3584E">
            <w:rPr>
              <w:rFonts w:ascii="Calibri" w:eastAsia="Times New Roman" w:hAnsi="Calibri" w:cs="Calibri"/>
              <w:color w:val="000000"/>
            </w:rPr>
            <w:t>. vol. 609 (Anchor, 1966).</w:t>
          </w:r>
        </w:p>
        <w:p w14:paraId="20D027AA" w14:textId="77777777" w:rsidR="00E3584E" w:rsidRPr="00E3584E" w:rsidRDefault="00E3584E">
          <w:pPr>
            <w:autoSpaceDE w:val="0"/>
            <w:autoSpaceDN w:val="0"/>
            <w:ind w:hanging="640"/>
            <w:divId w:val="1458455381"/>
            <w:rPr>
              <w:rFonts w:ascii="Calibri" w:eastAsia="Times New Roman" w:hAnsi="Calibri" w:cs="Calibri"/>
              <w:color w:val="000000"/>
            </w:rPr>
          </w:pPr>
          <w:r w:rsidRPr="00E3584E">
            <w:rPr>
              <w:rFonts w:ascii="Calibri" w:eastAsia="Times New Roman" w:hAnsi="Calibri" w:cs="Calibri"/>
              <w:color w:val="000000"/>
            </w:rPr>
            <w:t>122.</w:t>
          </w:r>
          <w:r w:rsidRPr="00E3584E">
            <w:rPr>
              <w:rFonts w:ascii="Calibri" w:eastAsia="Times New Roman" w:hAnsi="Calibri" w:cs="Calibri"/>
              <w:color w:val="000000"/>
            </w:rPr>
            <w:tab/>
            <w:t xml:space="preserve">Sorokowska, A. </w:t>
          </w:r>
          <w:r w:rsidRPr="00E3584E">
            <w:rPr>
              <w:rFonts w:ascii="Calibri" w:eastAsia="Times New Roman" w:hAnsi="Calibri" w:cs="Calibri"/>
              <w:i/>
              <w:iCs/>
              <w:color w:val="000000"/>
            </w:rPr>
            <w:t>et al.</w:t>
          </w:r>
          <w:r w:rsidRPr="00E3584E">
            <w:rPr>
              <w:rFonts w:ascii="Calibri" w:eastAsia="Times New Roman" w:hAnsi="Calibri" w:cs="Calibri"/>
              <w:color w:val="000000"/>
            </w:rPr>
            <w:t xml:space="preserve"> Preferred Interpersonal Distances: A Global Comparison. </w:t>
          </w:r>
          <w:r w:rsidRPr="00E3584E">
            <w:rPr>
              <w:rFonts w:ascii="Calibri" w:eastAsia="Times New Roman" w:hAnsi="Calibri" w:cs="Calibri"/>
              <w:i/>
              <w:iCs/>
              <w:color w:val="000000"/>
            </w:rPr>
            <w:t>J. Cross. Cult. Psychol.</w:t>
          </w:r>
          <w:r w:rsidRPr="00E3584E">
            <w:rPr>
              <w:rFonts w:ascii="Calibri" w:eastAsia="Times New Roman" w:hAnsi="Calibri" w:cs="Calibri"/>
              <w:color w:val="000000"/>
            </w:rPr>
            <w:t xml:space="preserve"> </w:t>
          </w:r>
          <w:r w:rsidRPr="00E3584E">
            <w:rPr>
              <w:rFonts w:ascii="Calibri" w:eastAsia="Times New Roman" w:hAnsi="Calibri" w:cs="Calibri"/>
              <w:b/>
              <w:bCs/>
              <w:color w:val="000000"/>
            </w:rPr>
            <w:t>48</w:t>
          </w:r>
          <w:r w:rsidRPr="00E3584E">
            <w:rPr>
              <w:rFonts w:ascii="Calibri" w:eastAsia="Times New Roman" w:hAnsi="Calibri" w:cs="Calibri"/>
              <w:color w:val="000000"/>
            </w:rPr>
            <w:t>, (2017).</w:t>
          </w:r>
        </w:p>
        <w:p w14:paraId="6C8E7527" w14:textId="77777777" w:rsidR="00E3584E" w:rsidRPr="00E3584E" w:rsidRDefault="00E3584E">
          <w:pPr>
            <w:autoSpaceDE w:val="0"/>
            <w:autoSpaceDN w:val="0"/>
            <w:ind w:hanging="640"/>
            <w:divId w:val="1415008951"/>
            <w:rPr>
              <w:rFonts w:ascii="Calibri" w:eastAsia="Times New Roman" w:hAnsi="Calibri" w:cs="Calibri"/>
              <w:color w:val="000000"/>
            </w:rPr>
          </w:pPr>
          <w:r w:rsidRPr="00E3584E">
            <w:rPr>
              <w:rFonts w:ascii="Calibri" w:eastAsia="Times New Roman" w:hAnsi="Calibri" w:cs="Calibri"/>
              <w:color w:val="000000"/>
            </w:rPr>
            <w:t>123.</w:t>
          </w:r>
          <w:r w:rsidRPr="00E3584E">
            <w:rPr>
              <w:rFonts w:ascii="Calibri" w:eastAsia="Times New Roman" w:hAnsi="Calibri" w:cs="Calibri"/>
              <w:color w:val="000000"/>
            </w:rPr>
            <w:tab/>
            <w:t xml:space="preserve">Bailenson, J. N., Blascovich, J., Beall, A. C. &amp; Loomis, J. M. Interpersonal distance in immersive virtual environments. </w:t>
          </w:r>
          <w:r w:rsidRPr="00E3584E">
            <w:rPr>
              <w:rFonts w:ascii="Calibri" w:eastAsia="Times New Roman" w:hAnsi="Calibri" w:cs="Calibri"/>
              <w:i/>
              <w:iCs/>
              <w:color w:val="000000"/>
            </w:rPr>
            <w:t>Personality and Social Psychology Bulletin</w:t>
          </w:r>
          <w:r w:rsidRPr="00E3584E">
            <w:rPr>
              <w:rFonts w:ascii="Calibri" w:eastAsia="Times New Roman" w:hAnsi="Calibri" w:cs="Calibri"/>
              <w:color w:val="000000"/>
            </w:rPr>
            <w:t xml:space="preserve"> vol. 29 Preprint at https://doi.org/10.1177/0146167203029007002 (2003).</w:t>
          </w:r>
        </w:p>
        <w:p w14:paraId="3031558D" w14:textId="77777777" w:rsidR="00E3584E" w:rsidRPr="00E3584E" w:rsidRDefault="00E3584E">
          <w:pPr>
            <w:autoSpaceDE w:val="0"/>
            <w:autoSpaceDN w:val="0"/>
            <w:ind w:hanging="640"/>
            <w:divId w:val="678966418"/>
            <w:rPr>
              <w:rFonts w:ascii="Calibri" w:eastAsia="Times New Roman" w:hAnsi="Calibri" w:cs="Calibri"/>
              <w:color w:val="000000"/>
            </w:rPr>
          </w:pPr>
          <w:r w:rsidRPr="00E3584E">
            <w:rPr>
              <w:rFonts w:ascii="Calibri" w:eastAsia="Times New Roman" w:hAnsi="Calibri" w:cs="Calibri"/>
              <w:color w:val="000000"/>
            </w:rPr>
            <w:t>124.</w:t>
          </w:r>
          <w:r w:rsidRPr="00E3584E">
            <w:rPr>
              <w:rFonts w:ascii="Calibri" w:eastAsia="Times New Roman" w:hAnsi="Calibri" w:cs="Calibri"/>
              <w:color w:val="000000"/>
            </w:rPr>
            <w:tab/>
            <w:t xml:space="preserve">Serino, A. Peripersonal space (PPS) as a multisensory interface between the individual and the environment, defining the space of the self. </w:t>
          </w:r>
          <w:r w:rsidRPr="00E3584E">
            <w:rPr>
              <w:rFonts w:ascii="Calibri" w:eastAsia="Times New Roman" w:hAnsi="Calibri" w:cs="Calibri"/>
              <w:i/>
              <w:iCs/>
              <w:color w:val="000000"/>
            </w:rPr>
            <w:t>Neuroscience and Biobehavioral Reviews</w:t>
          </w:r>
          <w:r w:rsidRPr="00E3584E">
            <w:rPr>
              <w:rFonts w:ascii="Calibri" w:eastAsia="Times New Roman" w:hAnsi="Calibri" w:cs="Calibri"/>
              <w:color w:val="000000"/>
            </w:rPr>
            <w:t xml:space="preserve"> vol. 99 Preprint at https://doi.org/10.1016/j.neubiorev.2019.01.016 (2019).</w:t>
          </w:r>
        </w:p>
        <w:p w14:paraId="6FABC9C7" w14:textId="77777777" w:rsidR="00E3584E" w:rsidRPr="00E3584E" w:rsidRDefault="00E3584E">
          <w:pPr>
            <w:autoSpaceDE w:val="0"/>
            <w:autoSpaceDN w:val="0"/>
            <w:ind w:hanging="640"/>
            <w:divId w:val="1752845061"/>
            <w:rPr>
              <w:rFonts w:ascii="Calibri" w:eastAsia="Times New Roman" w:hAnsi="Calibri" w:cs="Calibri"/>
              <w:color w:val="000000"/>
            </w:rPr>
          </w:pPr>
          <w:r w:rsidRPr="00E3584E">
            <w:rPr>
              <w:rFonts w:ascii="Calibri" w:eastAsia="Times New Roman" w:hAnsi="Calibri" w:cs="Calibri"/>
              <w:color w:val="000000"/>
            </w:rPr>
            <w:t>125.</w:t>
          </w:r>
          <w:r w:rsidRPr="00E3584E">
            <w:rPr>
              <w:rFonts w:ascii="Calibri" w:eastAsia="Times New Roman" w:hAnsi="Calibri" w:cs="Calibri"/>
              <w:color w:val="000000"/>
            </w:rPr>
            <w:tab/>
            <w:t xml:space="preserve">Holmes, N. P. &amp; Spence, C. The body schema and multisensory representation(s) of peripersonal space. </w:t>
          </w:r>
          <w:r w:rsidRPr="00E3584E">
            <w:rPr>
              <w:rFonts w:ascii="Calibri" w:eastAsia="Times New Roman" w:hAnsi="Calibri" w:cs="Calibri"/>
              <w:i/>
              <w:iCs/>
              <w:color w:val="000000"/>
            </w:rPr>
            <w:t>Cogn. Process.</w:t>
          </w:r>
          <w:r w:rsidRPr="00E3584E">
            <w:rPr>
              <w:rFonts w:ascii="Calibri" w:eastAsia="Times New Roman" w:hAnsi="Calibri" w:cs="Calibri"/>
              <w:color w:val="000000"/>
            </w:rPr>
            <w:t xml:space="preserve"> </w:t>
          </w:r>
          <w:r w:rsidRPr="00E3584E">
            <w:rPr>
              <w:rFonts w:ascii="Calibri" w:eastAsia="Times New Roman" w:hAnsi="Calibri" w:cs="Calibri"/>
              <w:b/>
              <w:bCs/>
              <w:color w:val="000000"/>
            </w:rPr>
            <w:t>5</w:t>
          </w:r>
          <w:r w:rsidRPr="00E3584E">
            <w:rPr>
              <w:rFonts w:ascii="Calibri" w:eastAsia="Times New Roman" w:hAnsi="Calibri" w:cs="Calibri"/>
              <w:color w:val="000000"/>
            </w:rPr>
            <w:t>, (2004).</w:t>
          </w:r>
        </w:p>
        <w:p w14:paraId="2C68C30B" w14:textId="77777777" w:rsidR="00E3584E" w:rsidRPr="00E3584E" w:rsidRDefault="00E3584E">
          <w:pPr>
            <w:autoSpaceDE w:val="0"/>
            <w:autoSpaceDN w:val="0"/>
            <w:ind w:hanging="640"/>
            <w:rPr>
              <w:rFonts w:ascii="Calibri" w:eastAsia="Times New Roman" w:hAnsi="Calibri" w:cs="Calibri"/>
              <w:color w:val="000000"/>
            </w:rPr>
          </w:pPr>
          <w:r w:rsidRPr="00E3584E">
            <w:rPr>
              <w:rFonts w:ascii="Calibri" w:eastAsia="Times New Roman" w:hAnsi="Calibri" w:cs="Calibri"/>
              <w:color w:val="000000"/>
            </w:rPr>
            <w:t>126.</w:t>
          </w:r>
          <w:r w:rsidRPr="00E3584E">
            <w:rPr>
              <w:rFonts w:ascii="Calibri" w:eastAsia="Times New Roman" w:hAnsi="Calibri" w:cs="Calibri"/>
              <w:color w:val="000000"/>
            </w:rPr>
            <w:tab/>
            <w:t xml:space="preserve">Woods, A. T., Whittaker, L., Verhulst, I., Bennett, J. &amp; Dalton, P. The Impact of an Audience on the Appeal of Virtual Reality. </w:t>
          </w:r>
          <w:r w:rsidRPr="00E3584E">
            <w:rPr>
              <w:rFonts w:ascii="Calibri" w:eastAsia="Times New Roman" w:hAnsi="Calibri" w:cs="Calibri"/>
              <w:i/>
              <w:iCs/>
              <w:color w:val="000000"/>
            </w:rPr>
            <w:t>Front. Virtual Real.</w:t>
          </w:r>
          <w:r w:rsidRPr="00E3584E">
            <w:rPr>
              <w:rFonts w:ascii="Calibri" w:eastAsia="Times New Roman" w:hAnsi="Calibri" w:cs="Calibri"/>
              <w:color w:val="000000"/>
            </w:rPr>
            <w:t xml:space="preserve"> </w:t>
          </w:r>
          <w:r w:rsidRPr="00E3584E">
            <w:rPr>
              <w:rFonts w:ascii="Calibri" w:eastAsia="Times New Roman" w:hAnsi="Calibri" w:cs="Calibri"/>
              <w:b/>
              <w:bCs/>
              <w:color w:val="000000"/>
            </w:rPr>
            <w:t>2</w:t>
          </w:r>
          <w:r w:rsidRPr="00E3584E">
            <w:rPr>
              <w:rFonts w:ascii="Calibri" w:eastAsia="Times New Roman" w:hAnsi="Calibri" w:cs="Calibri"/>
              <w:color w:val="000000"/>
            </w:rPr>
            <w:t>, (2022).</w:t>
          </w:r>
        </w:p>
        <w:p w14:paraId="4A0F3844" w14:textId="77777777" w:rsidR="00E3584E" w:rsidRPr="00E3584E" w:rsidRDefault="00E3584E">
          <w:pPr>
            <w:autoSpaceDE w:val="0"/>
            <w:autoSpaceDN w:val="0"/>
            <w:ind w:hanging="640"/>
            <w:divId w:val="1268346060"/>
            <w:rPr>
              <w:rFonts w:ascii="Calibri" w:eastAsia="Times New Roman" w:hAnsi="Calibri" w:cs="Calibri"/>
              <w:color w:val="000000"/>
            </w:rPr>
          </w:pPr>
          <w:r w:rsidRPr="00E3584E">
            <w:rPr>
              <w:rFonts w:ascii="Calibri" w:eastAsia="Times New Roman" w:hAnsi="Calibri" w:cs="Calibri"/>
              <w:color w:val="000000"/>
            </w:rPr>
            <w:t>127.</w:t>
          </w:r>
          <w:r w:rsidRPr="00E3584E">
            <w:rPr>
              <w:rFonts w:ascii="Calibri" w:eastAsia="Times New Roman" w:hAnsi="Calibri" w:cs="Calibri"/>
              <w:color w:val="000000"/>
            </w:rPr>
            <w:tab/>
            <w:t xml:space="preserve">Greenwood, B. M. &amp; Garfinkel, S. N. Interoceptive Mechanisms and Emotional Processing. </w:t>
          </w:r>
          <w:r w:rsidRPr="00E3584E">
            <w:rPr>
              <w:rFonts w:ascii="Calibri" w:eastAsia="Times New Roman" w:hAnsi="Calibri" w:cs="Calibri"/>
              <w:i/>
              <w:iCs/>
              <w:color w:val="000000"/>
            </w:rPr>
            <w:t>Annu. Rev. Psychol.</w:t>
          </w:r>
          <w:r w:rsidRPr="00E3584E">
            <w:rPr>
              <w:rFonts w:ascii="Calibri" w:eastAsia="Times New Roman" w:hAnsi="Calibri" w:cs="Calibri"/>
              <w:color w:val="000000"/>
            </w:rPr>
            <w:t xml:space="preserve"> </w:t>
          </w:r>
          <w:r w:rsidRPr="00E3584E">
            <w:rPr>
              <w:rFonts w:ascii="Calibri" w:eastAsia="Times New Roman" w:hAnsi="Calibri" w:cs="Calibri"/>
              <w:b/>
              <w:bCs/>
              <w:color w:val="000000"/>
            </w:rPr>
            <w:t>76</w:t>
          </w:r>
          <w:r w:rsidRPr="00E3584E">
            <w:rPr>
              <w:rFonts w:ascii="Calibri" w:eastAsia="Times New Roman" w:hAnsi="Calibri" w:cs="Calibri"/>
              <w:color w:val="000000"/>
            </w:rPr>
            <w:t>, 59–86 (2025).</w:t>
          </w:r>
        </w:p>
        <w:p w14:paraId="44EE562E" w14:textId="77777777" w:rsidR="00E3584E" w:rsidRPr="00E3584E" w:rsidRDefault="00E3584E">
          <w:pPr>
            <w:autoSpaceDE w:val="0"/>
            <w:autoSpaceDN w:val="0"/>
            <w:ind w:hanging="640"/>
            <w:divId w:val="753278920"/>
            <w:rPr>
              <w:rFonts w:ascii="Calibri" w:eastAsia="Times New Roman" w:hAnsi="Calibri" w:cs="Calibri"/>
              <w:color w:val="000000"/>
            </w:rPr>
          </w:pPr>
          <w:r w:rsidRPr="00E3584E">
            <w:rPr>
              <w:rFonts w:ascii="Calibri" w:eastAsia="Times New Roman" w:hAnsi="Calibri" w:cs="Calibri"/>
              <w:color w:val="000000"/>
            </w:rPr>
            <w:t>128.</w:t>
          </w:r>
          <w:r w:rsidRPr="00E3584E">
            <w:rPr>
              <w:rFonts w:ascii="Calibri" w:eastAsia="Times New Roman" w:hAnsi="Calibri" w:cs="Calibri"/>
              <w:color w:val="000000"/>
            </w:rPr>
            <w:tab/>
            <w:t xml:space="preserve">Yu, Z., Peng, W., Li, X., Hong, X. &amp; Zhao, G. Remote Heart Rate Measurement From Highly Compressed Facial Videos: An End-to-End Deep Learning Solution With Video Enhancement. in </w:t>
          </w:r>
          <w:r w:rsidRPr="00E3584E">
            <w:rPr>
              <w:rFonts w:ascii="Calibri" w:eastAsia="Times New Roman" w:hAnsi="Calibri" w:cs="Calibri"/>
              <w:i/>
              <w:iCs/>
              <w:color w:val="000000"/>
            </w:rPr>
            <w:t>2019 IEEE/CVF International Conference on Computer Vision (ICCV)</w:t>
          </w:r>
          <w:r w:rsidRPr="00E3584E">
            <w:rPr>
              <w:rFonts w:ascii="Calibri" w:eastAsia="Times New Roman" w:hAnsi="Calibri" w:cs="Calibri"/>
              <w:color w:val="000000"/>
            </w:rPr>
            <w:t xml:space="preserve"> 151–160 (IEEE, 2019). doi:10.1109/ICCV.2019.00024.</w:t>
          </w:r>
        </w:p>
        <w:p w14:paraId="066CF583" w14:textId="77777777" w:rsidR="00E3584E" w:rsidRPr="00E3584E" w:rsidRDefault="00E3584E">
          <w:pPr>
            <w:autoSpaceDE w:val="0"/>
            <w:autoSpaceDN w:val="0"/>
            <w:ind w:hanging="640"/>
            <w:divId w:val="718282472"/>
            <w:rPr>
              <w:rFonts w:ascii="Calibri" w:eastAsia="Times New Roman" w:hAnsi="Calibri" w:cs="Calibri"/>
              <w:color w:val="000000"/>
            </w:rPr>
          </w:pPr>
          <w:r w:rsidRPr="00E3584E">
            <w:rPr>
              <w:rFonts w:ascii="Calibri" w:eastAsia="Times New Roman" w:hAnsi="Calibri" w:cs="Calibri"/>
              <w:color w:val="000000"/>
            </w:rPr>
            <w:t>129.</w:t>
          </w:r>
          <w:r w:rsidRPr="00E3584E">
            <w:rPr>
              <w:rFonts w:ascii="Calibri" w:eastAsia="Times New Roman" w:hAnsi="Calibri" w:cs="Calibri"/>
              <w:color w:val="000000"/>
            </w:rPr>
            <w:tab/>
            <w:t xml:space="preserve">Di Lernia, D., Finotti, G., Tsakiris, M., Riva, G. &amp; Naber, M. Remote photoplethysmography (rPPG) in the wild: Remote heart rate imaging via online webcams. </w:t>
          </w:r>
          <w:r w:rsidRPr="00E3584E">
            <w:rPr>
              <w:rFonts w:ascii="Calibri" w:eastAsia="Times New Roman" w:hAnsi="Calibri" w:cs="Calibri"/>
              <w:i/>
              <w:iCs/>
              <w:color w:val="000000"/>
            </w:rPr>
            <w:t>Behav. Res. Methods</w:t>
          </w:r>
          <w:r w:rsidRPr="00E3584E">
            <w:rPr>
              <w:rFonts w:ascii="Calibri" w:eastAsia="Times New Roman" w:hAnsi="Calibri" w:cs="Calibri"/>
              <w:color w:val="000000"/>
            </w:rPr>
            <w:t xml:space="preserve"> </w:t>
          </w:r>
          <w:r w:rsidRPr="00E3584E">
            <w:rPr>
              <w:rFonts w:ascii="Calibri" w:eastAsia="Times New Roman" w:hAnsi="Calibri" w:cs="Calibri"/>
              <w:b/>
              <w:bCs/>
              <w:color w:val="000000"/>
            </w:rPr>
            <w:t>56</w:t>
          </w:r>
          <w:r w:rsidRPr="00E3584E">
            <w:rPr>
              <w:rFonts w:ascii="Calibri" w:eastAsia="Times New Roman" w:hAnsi="Calibri" w:cs="Calibri"/>
              <w:color w:val="000000"/>
            </w:rPr>
            <w:t>, 6904–6914 (2024).</w:t>
          </w:r>
        </w:p>
        <w:p w14:paraId="1D134B0E" w14:textId="77777777" w:rsidR="00E3584E" w:rsidRPr="00E3584E" w:rsidRDefault="00E3584E">
          <w:pPr>
            <w:autoSpaceDE w:val="0"/>
            <w:autoSpaceDN w:val="0"/>
            <w:ind w:hanging="640"/>
            <w:divId w:val="1476024640"/>
            <w:rPr>
              <w:rFonts w:ascii="Calibri" w:eastAsia="Times New Roman" w:hAnsi="Calibri" w:cs="Calibri"/>
              <w:color w:val="000000"/>
            </w:rPr>
          </w:pPr>
          <w:r w:rsidRPr="00E3584E">
            <w:rPr>
              <w:rFonts w:ascii="Calibri" w:eastAsia="Times New Roman" w:hAnsi="Calibri" w:cs="Calibri"/>
              <w:color w:val="000000"/>
            </w:rPr>
            <w:t>130.</w:t>
          </w:r>
          <w:r w:rsidRPr="00E3584E">
            <w:rPr>
              <w:rFonts w:ascii="Calibri" w:eastAsia="Times New Roman" w:hAnsi="Calibri" w:cs="Calibri"/>
              <w:color w:val="000000"/>
            </w:rPr>
            <w:tab/>
            <w:t xml:space="preserve">Vicentin, S., Guglielmi, S., Stramucci, G., Bisiacchi, P. &amp; Cainelli, E. Listen to the beat: Behavioral and neurophysiological correlates of slow and fast heartbeat sounds. </w:t>
          </w:r>
          <w:r w:rsidRPr="00E3584E">
            <w:rPr>
              <w:rFonts w:ascii="Calibri" w:eastAsia="Times New Roman" w:hAnsi="Calibri" w:cs="Calibri"/>
              <w:i/>
              <w:iCs/>
              <w:color w:val="000000"/>
            </w:rPr>
            <w:t>International Journal of Psychophysiology</w:t>
          </w:r>
          <w:r w:rsidRPr="00E3584E">
            <w:rPr>
              <w:rFonts w:ascii="Calibri" w:eastAsia="Times New Roman" w:hAnsi="Calibri" w:cs="Calibri"/>
              <w:color w:val="000000"/>
            </w:rPr>
            <w:t xml:space="preserve"> </w:t>
          </w:r>
          <w:r w:rsidRPr="00E3584E">
            <w:rPr>
              <w:rFonts w:ascii="Calibri" w:eastAsia="Times New Roman" w:hAnsi="Calibri" w:cs="Calibri"/>
              <w:b/>
              <w:bCs/>
              <w:color w:val="000000"/>
            </w:rPr>
            <w:t>206</w:t>
          </w:r>
          <w:r w:rsidRPr="00E3584E">
            <w:rPr>
              <w:rFonts w:ascii="Calibri" w:eastAsia="Times New Roman" w:hAnsi="Calibri" w:cs="Calibri"/>
              <w:color w:val="000000"/>
            </w:rPr>
            <w:t>, 112447 (2024).</w:t>
          </w:r>
        </w:p>
        <w:p w14:paraId="08330EDD" w14:textId="77777777" w:rsidR="00E3584E" w:rsidRPr="00E3584E" w:rsidRDefault="00E3584E">
          <w:pPr>
            <w:autoSpaceDE w:val="0"/>
            <w:autoSpaceDN w:val="0"/>
            <w:ind w:hanging="640"/>
            <w:divId w:val="1106072298"/>
            <w:rPr>
              <w:rFonts w:ascii="Calibri" w:eastAsia="Times New Roman" w:hAnsi="Calibri" w:cs="Calibri"/>
              <w:color w:val="000000"/>
            </w:rPr>
          </w:pPr>
          <w:r w:rsidRPr="00E3584E">
            <w:rPr>
              <w:rFonts w:ascii="Calibri" w:eastAsia="Times New Roman" w:hAnsi="Calibri" w:cs="Calibri"/>
              <w:color w:val="000000"/>
            </w:rPr>
            <w:t>131.</w:t>
          </w:r>
          <w:r w:rsidRPr="00E3584E">
            <w:rPr>
              <w:rFonts w:ascii="Calibri" w:eastAsia="Times New Roman" w:hAnsi="Calibri" w:cs="Calibri"/>
              <w:color w:val="000000"/>
            </w:rPr>
            <w:tab/>
            <w:t>La Biennale di Venezia. Body of Mine. https://www.labiennale.org/en/cinema/2023/venice-immersive/body-mine (2023).</w:t>
          </w:r>
        </w:p>
        <w:p w14:paraId="29CDDF4C" w14:textId="77777777" w:rsidR="00E3584E" w:rsidRPr="00E3584E" w:rsidRDefault="00E3584E">
          <w:pPr>
            <w:autoSpaceDE w:val="0"/>
            <w:autoSpaceDN w:val="0"/>
            <w:ind w:hanging="640"/>
            <w:divId w:val="991908074"/>
            <w:rPr>
              <w:rFonts w:ascii="Calibri" w:eastAsia="Times New Roman" w:hAnsi="Calibri" w:cs="Calibri"/>
              <w:color w:val="000000"/>
            </w:rPr>
          </w:pPr>
          <w:r w:rsidRPr="00E3584E">
            <w:rPr>
              <w:rFonts w:ascii="Calibri" w:eastAsia="Times New Roman" w:hAnsi="Calibri" w:cs="Calibri"/>
              <w:color w:val="000000"/>
            </w:rPr>
            <w:t>132.</w:t>
          </w:r>
          <w:r w:rsidRPr="00E3584E">
            <w:rPr>
              <w:rFonts w:ascii="Calibri" w:eastAsia="Times New Roman" w:hAnsi="Calibri" w:cs="Calibri"/>
              <w:color w:val="000000"/>
            </w:rPr>
            <w:tab/>
            <w:t xml:space="preserve">Lenggenhager, B., Tadi, T., Metzinger, T. &amp; Blanke, O. Video ergo sum: Manipulating bodily self-consciousness. </w:t>
          </w:r>
          <w:r w:rsidRPr="00E3584E">
            <w:rPr>
              <w:rFonts w:ascii="Calibri" w:eastAsia="Times New Roman" w:hAnsi="Calibri" w:cs="Calibri"/>
              <w:i/>
              <w:iCs/>
              <w:color w:val="000000"/>
            </w:rPr>
            <w:t>Science (1979).</w:t>
          </w:r>
          <w:r w:rsidRPr="00E3584E">
            <w:rPr>
              <w:rFonts w:ascii="Calibri" w:eastAsia="Times New Roman" w:hAnsi="Calibri" w:cs="Calibri"/>
              <w:color w:val="000000"/>
            </w:rPr>
            <w:t xml:space="preserve"> </w:t>
          </w:r>
          <w:r w:rsidRPr="00E3584E">
            <w:rPr>
              <w:rFonts w:ascii="Calibri" w:eastAsia="Times New Roman" w:hAnsi="Calibri" w:cs="Calibri"/>
              <w:b/>
              <w:bCs/>
              <w:color w:val="000000"/>
            </w:rPr>
            <w:t>317</w:t>
          </w:r>
          <w:r w:rsidRPr="00E3584E">
            <w:rPr>
              <w:rFonts w:ascii="Calibri" w:eastAsia="Times New Roman" w:hAnsi="Calibri" w:cs="Calibri"/>
              <w:color w:val="000000"/>
            </w:rPr>
            <w:t>, (2007).</w:t>
          </w:r>
        </w:p>
        <w:p w14:paraId="59FC2420" w14:textId="77777777" w:rsidR="00E3584E" w:rsidRPr="00E3584E" w:rsidRDefault="00E3584E">
          <w:pPr>
            <w:autoSpaceDE w:val="0"/>
            <w:autoSpaceDN w:val="0"/>
            <w:ind w:hanging="640"/>
            <w:rPr>
              <w:rFonts w:ascii="Calibri" w:eastAsia="Times New Roman" w:hAnsi="Calibri" w:cs="Calibri"/>
              <w:color w:val="000000"/>
            </w:rPr>
          </w:pPr>
          <w:r w:rsidRPr="00E3584E">
            <w:rPr>
              <w:rFonts w:ascii="Calibri" w:eastAsia="Times New Roman" w:hAnsi="Calibri" w:cs="Calibri"/>
              <w:color w:val="000000"/>
            </w:rPr>
            <w:lastRenderedPageBreak/>
            <w:t>133.</w:t>
          </w:r>
          <w:r w:rsidRPr="00E3584E">
            <w:rPr>
              <w:rFonts w:ascii="Calibri" w:eastAsia="Times New Roman" w:hAnsi="Calibri" w:cs="Calibri"/>
              <w:color w:val="000000"/>
            </w:rPr>
            <w:tab/>
            <w:t xml:space="preserve">Cressman, E. K. &amp; Henriques, D. Y. P. Sensory recalibration of hand position following visuomotor adaptation. </w:t>
          </w:r>
          <w:r w:rsidRPr="00E3584E">
            <w:rPr>
              <w:rFonts w:ascii="Calibri" w:eastAsia="Times New Roman" w:hAnsi="Calibri" w:cs="Calibri"/>
              <w:i/>
              <w:iCs/>
              <w:color w:val="000000"/>
            </w:rPr>
            <w:t>J. Neurophysiol.</w:t>
          </w:r>
          <w:r w:rsidRPr="00E3584E">
            <w:rPr>
              <w:rFonts w:ascii="Calibri" w:eastAsia="Times New Roman" w:hAnsi="Calibri" w:cs="Calibri"/>
              <w:color w:val="000000"/>
            </w:rPr>
            <w:t xml:space="preserve"> </w:t>
          </w:r>
          <w:r w:rsidRPr="00E3584E">
            <w:rPr>
              <w:rFonts w:ascii="Calibri" w:eastAsia="Times New Roman" w:hAnsi="Calibri" w:cs="Calibri"/>
              <w:b/>
              <w:bCs/>
              <w:color w:val="000000"/>
            </w:rPr>
            <w:t>102</w:t>
          </w:r>
          <w:r w:rsidRPr="00E3584E">
            <w:rPr>
              <w:rFonts w:ascii="Calibri" w:eastAsia="Times New Roman" w:hAnsi="Calibri" w:cs="Calibri"/>
              <w:color w:val="000000"/>
            </w:rPr>
            <w:t>, (2009).</w:t>
          </w:r>
        </w:p>
        <w:p w14:paraId="3902BE56" w14:textId="77777777" w:rsidR="00E3584E" w:rsidRPr="00E3584E" w:rsidRDefault="00E3584E">
          <w:pPr>
            <w:autoSpaceDE w:val="0"/>
            <w:autoSpaceDN w:val="0"/>
            <w:ind w:hanging="640"/>
            <w:divId w:val="584846916"/>
            <w:rPr>
              <w:rFonts w:ascii="Calibri" w:eastAsia="Times New Roman" w:hAnsi="Calibri" w:cs="Calibri"/>
              <w:color w:val="000000"/>
            </w:rPr>
          </w:pPr>
          <w:r w:rsidRPr="00E3584E">
            <w:rPr>
              <w:rFonts w:ascii="Calibri" w:eastAsia="Times New Roman" w:hAnsi="Calibri" w:cs="Calibri"/>
              <w:color w:val="000000"/>
            </w:rPr>
            <w:t>134.</w:t>
          </w:r>
          <w:r w:rsidRPr="00E3584E">
            <w:rPr>
              <w:rFonts w:ascii="Calibri" w:eastAsia="Times New Roman" w:hAnsi="Calibri" w:cs="Calibri"/>
              <w:color w:val="000000"/>
            </w:rPr>
            <w:tab/>
            <w:t xml:space="preserve">Pouke, M. </w:t>
          </w:r>
          <w:r w:rsidRPr="00E3584E">
            <w:rPr>
              <w:rFonts w:ascii="Calibri" w:eastAsia="Times New Roman" w:hAnsi="Calibri" w:cs="Calibri"/>
              <w:i/>
              <w:iCs/>
              <w:color w:val="000000"/>
            </w:rPr>
            <w:t>et al.</w:t>
          </w:r>
          <w:r w:rsidRPr="00E3584E">
            <w:rPr>
              <w:rFonts w:ascii="Calibri" w:eastAsia="Times New Roman" w:hAnsi="Calibri" w:cs="Calibri"/>
              <w:color w:val="000000"/>
            </w:rPr>
            <w:t xml:space="preserve"> The Body Scaling Effect and Its Impact on Physics Plausibility. </w:t>
          </w:r>
          <w:r w:rsidRPr="00E3584E">
            <w:rPr>
              <w:rFonts w:ascii="Calibri" w:eastAsia="Times New Roman" w:hAnsi="Calibri" w:cs="Calibri"/>
              <w:i/>
              <w:iCs/>
              <w:color w:val="000000"/>
            </w:rPr>
            <w:t>Front. Virtual Real.</w:t>
          </w:r>
          <w:r w:rsidRPr="00E3584E">
            <w:rPr>
              <w:rFonts w:ascii="Calibri" w:eastAsia="Times New Roman" w:hAnsi="Calibri" w:cs="Calibri"/>
              <w:color w:val="000000"/>
            </w:rPr>
            <w:t xml:space="preserve"> </w:t>
          </w:r>
          <w:r w:rsidRPr="00E3584E">
            <w:rPr>
              <w:rFonts w:ascii="Calibri" w:eastAsia="Times New Roman" w:hAnsi="Calibri" w:cs="Calibri"/>
              <w:b/>
              <w:bCs/>
              <w:color w:val="000000"/>
            </w:rPr>
            <w:t>3</w:t>
          </w:r>
          <w:r w:rsidRPr="00E3584E">
            <w:rPr>
              <w:rFonts w:ascii="Calibri" w:eastAsia="Times New Roman" w:hAnsi="Calibri" w:cs="Calibri"/>
              <w:color w:val="000000"/>
            </w:rPr>
            <w:t>, (2022).</w:t>
          </w:r>
        </w:p>
        <w:p w14:paraId="394CB37F" w14:textId="77777777" w:rsidR="00E3584E" w:rsidRPr="00E3584E" w:rsidRDefault="00E3584E">
          <w:pPr>
            <w:autoSpaceDE w:val="0"/>
            <w:autoSpaceDN w:val="0"/>
            <w:ind w:hanging="640"/>
            <w:divId w:val="1648388628"/>
            <w:rPr>
              <w:rFonts w:ascii="Calibri" w:eastAsia="Times New Roman" w:hAnsi="Calibri" w:cs="Calibri"/>
              <w:color w:val="000000"/>
            </w:rPr>
          </w:pPr>
          <w:r w:rsidRPr="00E3584E">
            <w:rPr>
              <w:rFonts w:ascii="Calibri" w:eastAsia="Times New Roman" w:hAnsi="Calibri" w:cs="Calibri"/>
              <w:color w:val="000000"/>
            </w:rPr>
            <w:t>135.</w:t>
          </w:r>
          <w:r w:rsidRPr="00E3584E">
            <w:rPr>
              <w:rFonts w:ascii="Calibri" w:eastAsia="Times New Roman" w:hAnsi="Calibri" w:cs="Calibri"/>
              <w:color w:val="000000"/>
            </w:rPr>
            <w:tab/>
            <w:t xml:space="preserve">Kaufmann, M. </w:t>
          </w:r>
          <w:r w:rsidRPr="00E3584E">
            <w:rPr>
              <w:rFonts w:ascii="Calibri" w:eastAsia="Times New Roman" w:hAnsi="Calibri" w:cs="Calibri"/>
              <w:i/>
              <w:iCs/>
              <w:color w:val="000000"/>
            </w:rPr>
            <w:t>et al.</w:t>
          </w:r>
          <w:r w:rsidRPr="00E3584E">
            <w:rPr>
              <w:rFonts w:ascii="Calibri" w:eastAsia="Times New Roman" w:hAnsi="Calibri" w:cs="Calibri"/>
              <w:color w:val="000000"/>
            </w:rPr>
            <w:t xml:space="preserve"> EM-POSE: 3D Human Pose Estimation from Sparse Electromagnetic Trackers. in </w:t>
          </w:r>
          <w:r w:rsidRPr="00E3584E">
            <w:rPr>
              <w:rFonts w:ascii="Calibri" w:eastAsia="Times New Roman" w:hAnsi="Calibri" w:cs="Calibri"/>
              <w:i/>
              <w:iCs/>
              <w:color w:val="000000"/>
            </w:rPr>
            <w:t>Proceedings of the IEEE International Conference on Computer Vision</w:t>
          </w:r>
          <w:r w:rsidRPr="00E3584E">
            <w:rPr>
              <w:rFonts w:ascii="Calibri" w:eastAsia="Times New Roman" w:hAnsi="Calibri" w:cs="Calibri"/>
              <w:color w:val="000000"/>
            </w:rPr>
            <w:t xml:space="preserve"> (2021). doi:10.1109/ICCV48922.2021.01131.</w:t>
          </w:r>
        </w:p>
        <w:p w14:paraId="4E8EE933" w14:textId="77777777" w:rsidR="00E3584E" w:rsidRPr="00E3584E" w:rsidRDefault="00E3584E">
          <w:pPr>
            <w:autoSpaceDE w:val="0"/>
            <w:autoSpaceDN w:val="0"/>
            <w:ind w:hanging="640"/>
            <w:divId w:val="861479426"/>
            <w:rPr>
              <w:rFonts w:ascii="Calibri" w:eastAsia="Times New Roman" w:hAnsi="Calibri" w:cs="Calibri"/>
              <w:color w:val="000000"/>
            </w:rPr>
          </w:pPr>
          <w:r w:rsidRPr="0691484D">
            <w:rPr>
              <w:rFonts w:ascii="Calibri" w:eastAsia="Times New Roman" w:hAnsi="Calibri" w:cs="Calibri"/>
              <w:color w:val="000000" w:themeColor="text1"/>
            </w:rPr>
            <w:t>136.</w:t>
          </w:r>
          <w:r>
            <w:tab/>
          </w:r>
          <w:r w:rsidRPr="0691484D">
            <w:rPr>
              <w:rFonts w:ascii="Calibri" w:eastAsia="Times New Roman" w:hAnsi="Calibri" w:cs="Calibri"/>
              <w:color w:val="000000" w:themeColor="text1"/>
            </w:rPr>
            <w:t xml:space="preserve">Frederiksen, E. Bill Burr Got His Mandalorian Role </w:t>
          </w:r>
          <w:bookmarkStart w:id="312" w:name="_Int_jrk8TQyX"/>
          <w:r w:rsidRPr="0691484D">
            <w:rPr>
              <w:rFonts w:ascii="Calibri" w:eastAsia="Times New Roman" w:hAnsi="Calibri" w:cs="Calibri"/>
              <w:color w:val="000000" w:themeColor="text1"/>
            </w:rPr>
            <w:t>By</w:t>
          </w:r>
          <w:bookmarkEnd w:id="312"/>
          <w:r w:rsidRPr="0691484D">
            <w:rPr>
              <w:rFonts w:ascii="Calibri" w:eastAsia="Times New Roman" w:hAnsi="Calibri" w:cs="Calibri"/>
              <w:color w:val="000000" w:themeColor="text1"/>
            </w:rPr>
            <w:t xml:space="preserve"> Dunking On Star Wars. https://www.gamespot.com/articles/bill-burr-got-his-mandalorian-role-by-dunking-on-star-wars/1100-6495117/ (2021).</w:t>
          </w:r>
        </w:p>
        <w:p w14:paraId="5B95301A" w14:textId="77777777" w:rsidR="00E3584E" w:rsidRPr="00E3584E" w:rsidRDefault="00E3584E">
          <w:pPr>
            <w:autoSpaceDE w:val="0"/>
            <w:autoSpaceDN w:val="0"/>
            <w:ind w:hanging="640"/>
            <w:rPr>
              <w:rFonts w:ascii="Calibri" w:eastAsia="Times New Roman" w:hAnsi="Calibri" w:cs="Calibri"/>
              <w:color w:val="000000"/>
            </w:rPr>
          </w:pPr>
          <w:r w:rsidRPr="00E3584E">
            <w:rPr>
              <w:rFonts w:ascii="Calibri" w:eastAsia="Times New Roman" w:hAnsi="Calibri" w:cs="Calibri"/>
              <w:color w:val="000000"/>
            </w:rPr>
            <w:t>137.</w:t>
          </w:r>
          <w:r w:rsidRPr="00E3584E">
            <w:rPr>
              <w:rFonts w:ascii="Calibri" w:eastAsia="Times New Roman" w:hAnsi="Calibri" w:cs="Calibri"/>
              <w:color w:val="000000"/>
            </w:rPr>
            <w:tab/>
            <w:t xml:space="preserve">Potton, E. Brainstorms: A Great Gig in the Sky – Pink Floyd meets neuroscience. </w:t>
          </w:r>
          <w:r w:rsidRPr="00E3584E">
            <w:rPr>
              <w:rFonts w:ascii="Calibri" w:eastAsia="Times New Roman" w:hAnsi="Calibri" w:cs="Calibri"/>
              <w:i/>
              <w:iCs/>
              <w:color w:val="000000"/>
            </w:rPr>
            <w:t>The Times</w:t>
          </w:r>
          <w:r w:rsidRPr="00E3584E">
            <w:rPr>
              <w:rFonts w:ascii="Calibri" w:eastAsia="Times New Roman" w:hAnsi="Calibri" w:cs="Calibri"/>
              <w:color w:val="000000"/>
            </w:rPr>
            <w:t xml:space="preserve"> https://www.thetimes.com/culture/music/article/brainstorms-a-great-gig-in-the-sky-pink-floyd-meets-neuroscience-zqfzmz7hq (2024).</w:t>
          </w:r>
        </w:p>
        <w:p w14:paraId="7BA7DF58" w14:textId="056348D7" w:rsidR="044B0010" w:rsidRDefault="00E3584E" w:rsidP="044B0010">
          <w:pPr>
            <w:rPr>
              <w:rFonts w:ascii="Calibri" w:eastAsia="Times New Roman" w:hAnsi="Calibri" w:cs="Calibri"/>
              <w:color w:val="000000" w:themeColor="text1"/>
            </w:rPr>
          </w:pPr>
          <w:r w:rsidRPr="00E3584E">
            <w:rPr>
              <w:rFonts w:ascii="Calibri" w:eastAsia="Times New Roman" w:hAnsi="Calibri" w:cs="Calibri"/>
              <w:color w:val="000000"/>
            </w:rPr>
            <w:t> </w:t>
          </w:r>
        </w:p>
      </w:sdtContent>
    </w:sdt>
    <w:sectPr w:rsidR="044B0010">
      <w:headerReference w:type="default" r:id="rId40"/>
      <w:footerReference w:type="default" r:id="rId41"/>
      <w:footnotePr>
        <w:numFmt w:val="lowerLetter"/>
      </w:footnotePr>
      <w:pgSz w:w="11906" w:h="16838"/>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Bennett, James" w:date="2025-07-11T00:53:00Z" w:initials="BJ">
    <w:p w14:paraId="6AB78278" w14:textId="5F3A2328" w:rsidR="00EF41A9" w:rsidRDefault="00800C6C">
      <w:pPr>
        <w:pStyle w:val="CommentText"/>
      </w:pPr>
      <w:r>
        <w:rPr>
          <w:rStyle w:val="CommentReference"/>
        </w:rPr>
        <w:annotationRef/>
      </w:r>
      <w:r w:rsidRPr="582E8DDB">
        <w:t xml:space="preserve">do we mention social impact here as well, e.g positive behavior changes like environmental sustainability etc ? </w:t>
      </w:r>
    </w:p>
  </w:comment>
  <w:comment w:id="1" w:author="Woods, Andy" w:date="2025-09-11T19:04:00Z" w:initials="WA">
    <w:p w14:paraId="245BFE84" w14:textId="405E977D" w:rsidR="00EF41A9" w:rsidRDefault="00800C6C">
      <w:pPr>
        <w:pStyle w:val="CommentText"/>
      </w:pPr>
      <w:r>
        <w:rPr>
          <w:rStyle w:val="CommentReference"/>
        </w:rPr>
        <w:annotationRef/>
      </w:r>
      <w:r>
        <w:fldChar w:fldCharType="begin"/>
      </w:r>
      <w:r>
        <w:instrText xml:space="preserve"> HYPERLINK "mailto:Marusa.Levstek@rhul.ac.uk"</w:instrText>
      </w:r>
      <w:bookmarkStart w:id="3" w:name="_@_9060449AD1624A65AC5F01C5A4700A0EZ"/>
      <w:r>
        <w:fldChar w:fldCharType="separate"/>
      </w:r>
      <w:bookmarkEnd w:id="3"/>
      <w:r w:rsidRPr="6C5FB47C">
        <w:rPr>
          <w:rStyle w:val="Mention"/>
          <w:noProof/>
        </w:rPr>
        <w:t>@Levstek, Marusa</w:t>
      </w:r>
      <w:r>
        <w:fldChar w:fldCharType="end"/>
      </w:r>
      <w:r w:rsidRPr="2BE8249A">
        <w:t xml:space="preserve"> wouldn’t mind leaving this one with you. Thanks. Kinda fits with your ‘values’ report. N.b. I added a ‘behav change’ bullet below.</w:t>
      </w:r>
    </w:p>
  </w:comment>
  <w:comment w:id="2" w:author="Dalton, Polly" w:date="2025-09-15T23:25:00Z" w:initials="DP">
    <w:p w14:paraId="11162D96" w14:textId="25D4610D" w:rsidR="00EF41A9" w:rsidRDefault="00800C6C">
      <w:pPr>
        <w:pStyle w:val="CommentText"/>
      </w:pPr>
      <w:r>
        <w:rPr>
          <w:rStyle w:val="CommentReference"/>
        </w:rPr>
        <w:annotationRef/>
      </w:r>
      <w:r w:rsidRPr="70B1344F">
        <w:t>Agreed - let's expand this section in general in the light of M's values work</w:t>
      </w:r>
    </w:p>
  </w:comment>
  <w:comment w:id="8" w:author="Levstek, Marusa" w:date="2026-04-23T17:31:00Z" w:initials="LM">
    <w:p w14:paraId="28666C8D" w14:textId="1C26F9BD" w:rsidR="0054085D" w:rsidRDefault="0054085D">
      <w:pPr>
        <w:pStyle w:val="CommentText"/>
      </w:pPr>
      <w:r>
        <w:rPr>
          <w:rStyle w:val="CommentReference"/>
        </w:rPr>
        <w:annotationRef/>
      </w:r>
      <w:r w:rsidRPr="7FB418AF">
        <w:t xml:space="preserve">What was the effect this created? What was multisensory about it? </w:t>
      </w:r>
      <w:r>
        <w:fldChar w:fldCharType="begin"/>
      </w:r>
      <w:r>
        <w:instrText xml:space="preserve"> HYPERLINK "mailto:Andy.Woods@rhul.ac.uk"</w:instrText>
      </w:r>
      <w:bookmarkStart w:id="11" w:name="_@_DBCEFB237B2D40A4B7B10E7C27536E41Z"/>
      <w:r>
        <w:fldChar w:fldCharType="separate"/>
      </w:r>
      <w:bookmarkEnd w:id="11"/>
      <w:r w:rsidRPr="5145D665">
        <w:rPr>
          <w:rStyle w:val="Mention"/>
          <w:noProof/>
        </w:rPr>
        <w:t>@Woods, Andy</w:t>
      </w:r>
      <w:r>
        <w:fldChar w:fldCharType="end"/>
      </w:r>
      <w:r w:rsidRPr="280E6E08">
        <w:t xml:space="preserve"> would you know?</w:t>
      </w:r>
    </w:p>
  </w:comment>
  <w:comment w:id="9" w:author="Woods, Andy [2]" w:date="2026-04-23T17:38:00Z" w:initials="WA">
    <w:p w14:paraId="7F3BD429" w14:textId="18E5E8BE" w:rsidR="0054085D" w:rsidRDefault="0054085D">
      <w:pPr>
        <w:pStyle w:val="CommentText"/>
      </w:pPr>
      <w:r>
        <w:rPr>
          <w:rStyle w:val="CommentReference"/>
        </w:rPr>
        <w:annotationRef/>
      </w:r>
      <w:r w:rsidRPr="24A838BA">
        <w:t>thinking poeple walked on top of it</w:t>
      </w:r>
    </w:p>
  </w:comment>
  <w:comment w:id="10" w:author="Levstek, Marusa" w:date="2026-04-24T10:06:00Z" w:initials="LM">
    <w:p w14:paraId="0114CF3B" w14:textId="001CCBC8" w:rsidR="000A18CD" w:rsidRDefault="000A18CD">
      <w:pPr>
        <w:pStyle w:val="CommentText"/>
      </w:pPr>
      <w:r>
        <w:rPr>
          <w:rStyle w:val="CommentReference"/>
        </w:rPr>
        <w:annotationRef/>
      </w:r>
      <w:r w:rsidRPr="0E290477">
        <w:t>thank you. i added this context to the sentence if you'd like to check</w:t>
      </w:r>
    </w:p>
  </w:comment>
  <w:comment w:id="12" w:author="Galindo Esparza, Rosella" w:date="2026-02-26T11:51:00Z" w:initials="GR">
    <w:p w14:paraId="5165838F" w14:textId="7191C1DA" w:rsidR="003453E3" w:rsidRDefault="003453E3">
      <w:pPr>
        <w:pStyle w:val="CommentText"/>
      </w:pPr>
      <w:r>
        <w:rPr>
          <w:rStyle w:val="CommentReference"/>
        </w:rPr>
        <w:annotationRef/>
      </w:r>
      <w:r w:rsidRPr="3398921C">
        <w:t>Up to this point Figment had not been mentioned, so it might be worth clarifying who they are (e.g., creators of Current, Rising?) and then be more specific about what whas this 'gravel glued onto hardboard' effect? Just a single line placing it in context to the show.</w:t>
      </w:r>
    </w:p>
  </w:comment>
  <w:comment w:id="13" w:author="Woods, Andy [2]" w:date="2026-01-23T08:38:00Z" w:initials="WA">
    <w:p w14:paraId="6DEF044A" w14:textId="77777777" w:rsidR="00B036CE" w:rsidRDefault="00B036CE" w:rsidP="00B036CE">
      <w:r>
        <w:annotationRef/>
      </w:r>
      <w:r w:rsidRPr="754B74BC">
        <w:t>maybe we just add Simon's citation straight in here</w:t>
      </w:r>
    </w:p>
  </w:comment>
  <w:comment w:id="17" w:author="Galindo Esparza, Rosella" w:date="2026-02-19T14:19:00Z" w:initials="GR">
    <w:p w14:paraId="2E7F7881" w14:textId="04F2EBA4" w:rsidR="00A10A5D" w:rsidRDefault="00A10A5D">
      <w:pPr>
        <w:pStyle w:val="CommentText"/>
      </w:pPr>
      <w:r>
        <w:rPr>
          <w:rStyle w:val="CommentReference"/>
        </w:rPr>
        <w:annotationRef/>
      </w:r>
      <w:r w:rsidRPr="06D32CA9">
        <w:t>Will this be incuded?</w:t>
      </w:r>
    </w:p>
  </w:comment>
  <w:comment w:id="18" w:author="Woods, Andy [2]" w:date="2026-02-20T06:55:00Z" w:initials="WA">
    <w:p w14:paraId="66314FE3" w14:textId="33EF9516" w:rsidR="003453E3" w:rsidRDefault="003453E3">
      <w:pPr>
        <w:pStyle w:val="CommentText"/>
      </w:pPr>
      <w:r>
        <w:rPr>
          <w:rStyle w:val="CommentReference"/>
        </w:rPr>
        <w:annotationRef/>
      </w:r>
      <w:r>
        <w:fldChar w:fldCharType="begin"/>
      </w:r>
      <w:r>
        <w:instrText xml:space="preserve"> HYPERLINK "mailto:Marusa.Levstek@rhul.ac.uk"</w:instrText>
      </w:r>
      <w:bookmarkStart w:id="20" w:name="_@_CBAA6BDD1C79498987A3264152D7D344Z"/>
      <w:r>
        <w:fldChar w:fldCharType="separate"/>
      </w:r>
      <w:bookmarkEnd w:id="20"/>
      <w:r w:rsidRPr="3CD498FB">
        <w:rPr>
          <w:rStyle w:val="Mention"/>
          <w:noProof/>
        </w:rPr>
        <w:t>@Levstek, Marusa</w:t>
      </w:r>
      <w:r>
        <w:fldChar w:fldCharType="end"/>
      </w:r>
      <w:r w:rsidRPr="5C74EA3C">
        <w:t xml:space="preserve"> I feel we convert those sqaure brackets to regular? </w:t>
      </w:r>
    </w:p>
  </w:comment>
  <w:comment w:id="19" w:author="Dalton, Polly" w:date="2026-03-02T15:43:00Z" w:initials="DP">
    <w:p w14:paraId="35D4F454" w14:textId="055C5D32" w:rsidR="00EF41A9" w:rsidRDefault="00800C6C">
      <w:pPr>
        <w:pStyle w:val="CommentText"/>
      </w:pPr>
      <w:r>
        <w:rPr>
          <w:rStyle w:val="CommentReference"/>
        </w:rPr>
        <w:annotationRef/>
      </w:r>
      <w:r w:rsidRPr="41BCD8CB">
        <w:t>As this is a more general point, perhaps it can be incorporated into the intro para (just before 'by age')?</w:t>
      </w:r>
    </w:p>
  </w:comment>
  <w:comment w:id="24" w:author="Galindo Esparza, Rosella" w:date="2026-03-02T13:16:00Z" w:initials="GR">
    <w:p w14:paraId="414EC266" w14:textId="162F2B59" w:rsidR="00EF41A9" w:rsidRDefault="00800C6C">
      <w:pPr>
        <w:pStyle w:val="CommentText"/>
      </w:pPr>
      <w:r>
        <w:rPr>
          <w:rStyle w:val="CommentReference"/>
        </w:rPr>
        <w:annotationRef/>
      </w:r>
      <w:r w:rsidRPr="6AFCB9DB">
        <w:t>I'd like to propose the following paragraph before we jump into 'Economic Value' and 'Social-emotional and cultural value':</w:t>
      </w:r>
    </w:p>
    <w:p w14:paraId="366B13C1" w14:textId="78360C35" w:rsidR="00EF41A9" w:rsidRDefault="00EF41A9">
      <w:pPr>
        <w:pStyle w:val="CommentText"/>
      </w:pPr>
    </w:p>
    <w:p w14:paraId="08B2A876" w14:textId="712E778A" w:rsidR="00EF41A9" w:rsidRDefault="00800C6C">
      <w:pPr>
        <w:pStyle w:val="CommentText"/>
      </w:pPr>
      <w:r w:rsidRPr="6523F9FB">
        <w:t>Multisensory work is reshaping how we create, experience and value cultural, commercial and artistic experiences. Understanding its value can helps us unlock new opportunities.</w:t>
      </w:r>
    </w:p>
  </w:comment>
  <w:comment w:id="25" w:author="Galindo Esparza, Rosella" w:date="2026-03-02T13:16:00Z" w:initials="GR">
    <w:p w14:paraId="552E7563" w14:textId="27DBD3FD" w:rsidR="00EF41A9" w:rsidRDefault="00800C6C">
      <w:pPr>
        <w:pStyle w:val="CommentText"/>
      </w:pPr>
      <w:r>
        <w:rPr>
          <w:rStyle w:val="CommentReference"/>
        </w:rPr>
        <w:annotationRef/>
      </w:r>
      <w:r w:rsidRPr="757DF8DC">
        <w:t>So if somebody goes straight to this section, they have a gentle introduction to the subsections.</w:t>
      </w:r>
    </w:p>
  </w:comment>
  <w:comment w:id="26" w:author="Dalton, Polly" w:date="2026-03-02T15:43:00Z" w:initials="DP">
    <w:p w14:paraId="621FA5EF" w14:textId="79AFE47B" w:rsidR="00EF41A9" w:rsidRDefault="00800C6C">
      <w:pPr>
        <w:pStyle w:val="CommentText"/>
      </w:pPr>
      <w:r>
        <w:rPr>
          <w:rStyle w:val="CommentReference"/>
        </w:rPr>
        <w:annotationRef/>
      </w:r>
      <w:r w:rsidRPr="4E087244">
        <w:t>Agree!</w:t>
      </w:r>
    </w:p>
  </w:comment>
  <w:comment w:id="28" w:author="Levstek, Marusa" w:date="2026-04-23T18:14:00Z" w:initials="LM">
    <w:p w14:paraId="7C4D1A17" w14:textId="51B66845" w:rsidR="0054085D" w:rsidRDefault="0054085D">
      <w:pPr>
        <w:pStyle w:val="CommentText"/>
      </w:pPr>
      <w:r>
        <w:rPr>
          <w:rStyle w:val="CommentReference"/>
        </w:rPr>
        <w:annotationRef/>
      </w:r>
      <w:r w:rsidRPr="7C609552">
        <w:t xml:space="preserve">Uff I feel like we should mention the Magnum ad, what do you think, </w:t>
      </w:r>
      <w:r>
        <w:fldChar w:fldCharType="begin"/>
      </w:r>
      <w:r>
        <w:instrText xml:space="preserve"> HYPERLINK "mailto:Polly.Dalton@rhul.ac.uk"</w:instrText>
      </w:r>
      <w:bookmarkStart w:id="29" w:name="_@_954490FF56A54CEBA66CE7255ECC2D0FZ"/>
      <w:r>
        <w:fldChar w:fldCharType="separate"/>
      </w:r>
      <w:bookmarkEnd w:id="29"/>
      <w:r w:rsidRPr="2E1F060B">
        <w:rPr>
          <w:rStyle w:val="Mention"/>
          <w:noProof/>
        </w:rPr>
        <w:t>@Dalton, Polly</w:t>
      </w:r>
      <w:r>
        <w:fldChar w:fldCharType="end"/>
      </w:r>
      <w:r w:rsidRPr="06B4A40F">
        <w:t xml:space="preserve"> ?</w:t>
      </w:r>
    </w:p>
  </w:comment>
  <w:comment w:id="30" w:author="Galindo Esparza, Rosella" w:date="2026-03-02T13:18:00Z" w:initials="GR">
    <w:p w14:paraId="36E0ECA3" w14:textId="1A0F6B6D" w:rsidR="00EF41A9" w:rsidRDefault="00800C6C">
      <w:pPr>
        <w:pStyle w:val="CommentText"/>
      </w:pPr>
      <w:r>
        <w:rPr>
          <w:rStyle w:val="CommentReference"/>
        </w:rPr>
        <w:annotationRef/>
      </w:r>
      <w:r w:rsidRPr="7C5D8120">
        <w:t xml:space="preserve">We could add the following line before 'The economic value...": </w:t>
      </w:r>
    </w:p>
    <w:p w14:paraId="2660C9E7" w14:textId="3CBF53D9" w:rsidR="00EF41A9" w:rsidRDefault="00EF41A9">
      <w:pPr>
        <w:pStyle w:val="CommentText"/>
      </w:pPr>
    </w:p>
    <w:p w14:paraId="4C7A66B5" w14:textId="5C010F2C" w:rsidR="00EF41A9" w:rsidRDefault="00800C6C">
      <w:pPr>
        <w:pStyle w:val="CommentText"/>
      </w:pPr>
      <w:r w:rsidRPr="150D4334">
        <w:t xml:space="preserve">Multisensory experiences aren’t just novel, they’re profitable. </w:t>
      </w:r>
    </w:p>
  </w:comment>
  <w:comment w:id="32" w:author="Dalton, Polly" w:date="2025-09-16T06:29:00Z" w:initials="DP">
    <w:p w14:paraId="50F6C31A" w14:textId="18D2AF88" w:rsidR="00A31C76" w:rsidRDefault="000C5A4E">
      <w:pPr>
        <w:pStyle w:val="CommentText"/>
      </w:pPr>
      <w:r>
        <w:rPr>
          <w:rStyle w:val="CommentReference"/>
        </w:rPr>
        <w:annotationRef/>
      </w:r>
      <w:r w:rsidRPr="687CEFF7">
        <w:t>Suggest we integrate into the para below and phrase in terms of ROI - I will do this</w:t>
      </w:r>
    </w:p>
  </w:comment>
  <w:comment w:id="33" w:author="Levstek, Marusa" w:date="2025-09-19T15:47:00Z" w:initials="LM">
    <w:p w14:paraId="751FD597" w14:textId="2D11853F" w:rsidR="00A31C76" w:rsidRDefault="000C5A4E">
      <w:pPr>
        <w:pStyle w:val="CommentText"/>
      </w:pPr>
      <w:r>
        <w:rPr>
          <w:rStyle w:val="CommentReference"/>
        </w:rPr>
        <w:annotationRef/>
      </w:r>
      <w:r w:rsidRPr="6F409E64">
        <w:t xml:space="preserve">how about here? </w:t>
      </w:r>
    </w:p>
  </w:comment>
  <w:comment w:id="35" w:author="Levstek, Marusa" w:date="2026-04-23T18:19:00Z" w:initials="LM">
    <w:p w14:paraId="76D2CFDD" w14:textId="5275BAC7" w:rsidR="0054085D" w:rsidRDefault="0054085D">
      <w:pPr>
        <w:pStyle w:val="CommentText"/>
      </w:pPr>
      <w:r>
        <w:rPr>
          <w:rStyle w:val="CommentReference"/>
        </w:rPr>
        <w:annotationRef/>
      </w:r>
      <w:r>
        <w:fldChar w:fldCharType="begin"/>
      </w:r>
      <w:r>
        <w:instrText xml:space="preserve"> HYPERLINK "mailto:Andy.Woods@rhul.ac.uk"</w:instrText>
      </w:r>
      <w:bookmarkStart w:id="40" w:name="_@_A8AD5734155E4D2DAB723A20B8B007BCZ"/>
      <w:r>
        <w:fldChar w:fldCharType="separate"/>
      </w:r>
      <w:bookmarkEnd w:id="40"/>
      <w:r w:rsidRPr="591726D9">
        <w:rPr>
          <w:rStyle w:val="Mention"/>
          <w:noProof/>
        </w:rPr>
        <w:t>@Woods, Andy</w:t>
      </w:r>
      <w:r>
        <w:fldChar w:fldCharType="end"/>
      </w:r>
      <w:r w:rsidRPr="308E9296">
        <w:t xml:space="preserve"> would you mind double-checking if these references are recognised? The footnotes and behaving differently to other footnotes i've been encountering</w:t>
      </w:r>
    </w:p>
  </w:comment>
  <w:comment w:id="36" w:author="Woods, Andy" w:date="2026-04-24T06:39:00Z" w:initials="AW">
    <w:p w14:paraId="7A5D9815" w14:textId="77777777" w:rsidR="00502C70" w:rsidRDefault="00502C70" w:rsidP="00502C70">
      <w:pPr>
        <w:pStyle w:val="CommentText"/>
      </w:pPr>
      <w:r>
        <w:rPr>
          <w:rStyle w:val="CommentReference"/>
        </w:rPr>
        <w:annotationRef/>
      </w:r>
      <w:r>
        <w:t xml:space="preserve">Could I get the doc where these are cited please. Cant find in </w:t>
      </w:r>
      <w:hyperlink r:id="rId1" w:history="1">
        <w:r w:rsidRPr="00574961">
          <w:rPr>
            <w:rStyle w:val="Hyperlink"/>
          </w:rPr>
          <w:t>https://rhul.sharepoint.com/:w:/r/sites/StoryFutures/_layouts/15/Doc.aspx?sourcedoc=%7B92A6705D-2A7B-4A56-8BED-D1288779628F%7D&amp;file=MS%20Value%20Brainstorm.docx&amp;action=default&amp;mobileredirect=true</w:t>
        </w:r>
      </w:hyperlink>
      <w:r>
        <w:t xml:space="preserve"> </w:t>
      </w:r>
    </w:p>
  </w:comment>
  <w:comment w:id="37" w:author="Woods, Andy" w:date="2026-04-24T06:40:00Z" w:initials="AW">
    <w:p w14:paraId="6FDCD816" w14:textId="77777777" w:rsidR="00AC7C5B" w:rsidRDefault="00AC7C5B" w:rsidP="00AC7C5B">
      <w:pPr>
        <w:pStyle w:val="CommentText"/>
      </w:pPr>
      <w:r>
        <w:rPr>
          <w:rStyle w:val="CommentReference"/>
        </w:rPr>
        <w:annotationRef/>
      </w:r>
      <w:r>
        <w:t>Do do look ‘broken’ those refs, good spot</w:t>
      </w:r>
    </w:p>
  </w:comment>
  <w:comment w:id="38" w:author="Levstek, Marusa" w:date="2026-04-24T10:11:00Z" w:initials="LM">
    <w:p w14:paraId="3B0F4C15" w14:textId="3676E328" w:rsidR="000A18CD" w:rsidRDefault="000A18CD">
      <w:pPr>
        <w:pStyle w:val="CommentText"/>
      </w:pPr>
      <w:r>
        <w:rPr>
          <w:rStyle w:val="CommentReference"/>
        </w:rPr>
        <w:annotationRef/>
      </w:r>
      <w:r w:rsidRPr="099CF630">
        <w:t xml:space="preserve">hm... i just had a look at my doc and it isn't there. so there is a chance someone else added those? </w:t>
      </w:r>
    </w:p>
    <w:p w14:paraId="17DEDB70" w14:textId="562EF55E" w:rsidR="000A18CD" w:rsidRDefault="000A18CD">
      <w:pPr>
        <w:pStyle w:val="CommentText"/>
      </w:pPr>
    </w:p>
  </w:comment>
  <w:comment w:id="39" w:author="Levstek, Marusa" w:date="2026-04-24T10:20:00Z" w:initials="LM">
    <w:p w14:paraId="4D8EBAAB" w14:textId="4A0F390C" w:rsidR="000A18CD" w:rsidRDefault="000A18CD">
      <w:pPr>
        <w:pStyle w:val="CommentText"/>
      </w:pPr>
      <w:r>
        <w:rPr>
          <w:rStyle w:val="CommentReference"/>
        </w:rPr>
        <w:annotationRef/>
      </w:r>
      <w:r w:rsidRPr="149EF482">
        <w:t xml:space="preserve">Here are my suggestions for refs, unless someone else has them: 8 </w:t>
      </w:r>
      <w:hyperlink r:id="rId2">
        <w:r w:rsidRPr="47EBBE75">
          <w:rPr>
            <w:rStyle w:val="Hyperlink"/>
          </w:rPr>
          <w:t>https://doi.org/10.1038/nrn3666;</w:t>
        </w:r>
      </w:hyperlink>
      <w:r w:rsidRPr="124FE002">
        <w:t xml:space="preserve"> 9 </w:t>
      </w:r>
      <w:hyperlink r:id="rId3">
        <w:r w:rsidRPr="2CACB533">
          <w:rPr>
            <w:rStyle w:val="Hyperlink"/>
          </w:rPr>
          <w:t>https://doi.org/10.1146/annurev-psych-010213-115035;</w:t>
        </w:r>
      </w:hyperlink>
      <w:r w:rsidRPr="42CD7AA4">
        <w:t xml:space="preserve"> 10 </w:t>
      </w:r>
      <w:hyperlink r:id="rId4">
        <w:r w:rsidRPr="0F8297AD">
          <w:rPr>
            <w:rStyle w:val="Hyperlink"/>
          </w:rPr>
          <w:t>10.1016/j.neuron.2014.05.001 External Link</w:t>
        </w:r>
      </w:hyperlink>
      <w:r w:rsidRPr="75781296">
        <w:t>; 11 https://doi.org/10.1038/s41593-024-01803-3</w:t>
      </w:r>
    </w:p>
  </w:comment>
  <w:comment w:id="41" w:author="Galindo Esparza, Rosella" w:date="2026-03-02T14:05:00Z" w:initials="GR">
    <w:p w14:paraId="11184DA5" w14:textId="4B14F989" w:rsidR="00EF41A9" w:rsidRDefault="00800C6C">
      <w:pPr>
        <w:pStyle w:val="CommentText"/>
      </w:pPr>
      <w:r>
        <w:rPr>
          <w:rStyle w:val="CommentReference"/>
        </w:rPr>
        <w:annotationRef/>
      </w:r>
      <w:r w:rsidRPr="69B5E56B">
        <w:t>How about: More sensory input can enhance well‑being in virtual environments?</w:t>
      </w:r>
    </w:p>
  </w:comment>
  <w:comment w:id="42" w:author="Bennett, James" w:date="2025-07-12T05:23:00Z" w:initials="BJ">
    <w:p w14:paraId="02EE19E0" w14:textId="46A4AD9F" w:rsidR="00A31C76" w:rsidRDefault="000C5A4E">
      <w:pPr>
        <w:pStyle w:val="CommentText"/>
      </w:pPr>
      <w:r>
        <w:rPr>
          <w:rStyle w:val="CommentReference"/>
        </w:rPr>
        <w:annotationRef/>
      </w:r>
      <w:r w:rsidRPr="4915460A">
        <w:t>memorable?</w:t>
      </w:r>
    </w:p>
  </w:comment>
  <w:comment w:id="43" w:author="Woods, Andy" w:date="2025-09-12T02:09:00Z" w:initials="WA">
    <w:p w14:paraId="45F35CC1" w14:textId="3E5010BB" w:rsidR="00A31C76" w:rsidRDefault="000C5A4E">
      <w:pPr>
        <w:pStyle w:val="CommentText"/>
      </w:pPr>
      <w:r>
        <w:rPr>
          <w:rStyle w:val="CommentReference"/>
        </w:rPr>
        <w:annotationRef/>
      </w:r>
      <w:r w:rsidRPr="2E2B9464">
        <w:t>I feel a repeat of end of ‘accessibility 1’</w:t>
      </w:r>
    </w:p>
  </w:comment>
  <w:comment w:id="44" w:author="Dalton, Polly" w:date="2025-09-16T06:27:00Z" w:initials="DP">
    <w:p w14:paraId="75CA4A1B" w14:textId="1F82DC5F" w:rsidR="00A31C76" w:rsidRDefault="000C5A4E">
      <w:pPr>
        <w:pStyle w:val="CommentText"/>
      </w:pPr>
      <w:r>
        <w:rPr>
          <w:rStyle w:val="CommentReference"/>
        </w:rPr>
        <w:annotationRef/>
      </w:r>
      <w:r w:rsidRPr="41FE0E5B">
        <w:t>I think in general we could combine this bullet with inclusivity bullet 1?</w:t>
      </w:r>
    </w:p>
  </w:comment>
  <w:comment w:id="46" w:author="Woods, Andy" w:date="2026-01-20T09:19:00Z" w:initials="WA">
    <w:p w14:paraId="797608A1" w14:textId="52AD8292" w:rsidR="00010B12" w:rsidRDefault="00010B12">
      <w:pPr>
        <w:pStyle w:val="CommentText"/>
      </w:pPr>
      <w:r>
        <w:rPr>
          <w:rStyle w:val="CommentReference"/>
        </w:rPr>
        <w:annotationRef/>
      </w:r>
      <w:r w:rsidRPr="5ED045F8">
        <w:t>PD wants this at the start</w:t>
      </w:r>
    </w:p>
  </w:comment>
  <w:comment w:id="47" w:author="Woods, Andy" w:date="2025-09-23T12:52:00Z" w:initials="AW">
    <w:p w14:paraId="2E5EF5BE" w14:textId="3D117A15" w:rsidR="00D82E2C" w:rsidRDefault="00D82E2C" w:rsidP="00D82E2C">
      <w:pPr>
        <w:pStyle w:val="CommentText"/>
      </w:pPr>
      <w:r>
        <w:rPr>
          <w:rStyle w:val="CommentReference"/>
        </w:rPr>
        <w:annotationRef/>
      </w:r>
      <w:r>
        <w:t xml:space="preserve">Hi </w:t>
      </w:r>
      <w:r>
        <w:fldChar w:fldCharType="begin"/>
      </w:r>
      <w:r>
        <w:instrText>HYPERLINK "mailto:Hazel.Dixon@rhul.ac.uk"</w:instrText>
      </w:r>
      <w:bookmarkStart w:id="48" w:name="_@_00D1F1B323E84E69867804A960874928Z"/>
      <w:r>
        <w:fldChar w:fldCharType="separate"/>
      </w:r>
      <w:bookmarkEnd w:id="48"/>
      <w:r w:rsidRPr="00D82E2C">
        <w:rPr>
          <w:rStyle w:val="Mention"/>
          <w:noProof/>
        </w:rPr>
        <w:t>@Dixon, Hazel</w:t>
      </w:r>
      <w:r>
        <w:fldChar w:fldCharType="end"/>
      </w:r>
      <w:r>
        <w:t xml:space="preserve"> . What do you make of this text? Have I captured that conversation you had? THANKS!</w:t>
      </w:r>
    </w:p>
  </w:comment>
  <w:comment w:id="49" w:author="Galindo Esparza, Rosella" w:date="2026-03-02T15:32:00Z" w:initials="GR">
    <w:p w14:paraId="2FB4374B" w14:textId="05B10F18" w:rsidR="00EF41A9" w:rsidRDefault="00800C6C">
      <w:pPr>
        <w:pStyle w:val="CommentText"/>
      </w:pPr>
      <w:r>
        <w:rPr>
          <w:rStyle w:val="CommentReference"/>
        </w:rPr>
        <w:annotationRef/>
      </w:r>
      <w:r w:rsidRPr="093E3B82">
        <w:t>This is mentioned in the opening page, but it's very similar. The opening page could have a short summary instead or remove it.</w:t>
      </w:r>
    </w:p>
  </w:comment>
  <w:comment w:id="50" w:author="Dalton, Polly" w:date="2026-03-02T16:52:00Z" w:initials="DP">
    <w:p w14:paraId="7E9240BA" w14:textId="73EAC2CE" w:rsidR="00EF41A9" w:rsidRDefault="00800C6C">
      <w:pPr>
        <w:pStyle w:val="CommentText"/>
      </w:pPr>
      <w:r>
        <w:rPr>
          <w:rStyle w:val="CommentReference"/>
        </w:rPr>
        <w:annotationRef/>
      </w:r>
      <w:r w:rsidRPr="23AEE7B6">
        <w:t>Agree, I also suggested deleting 'Inclusion–led checkpoints across senses' on the front page which is the bit I think you're referring to?</w:t>
      </w:r>
    </w:p>
  </w:comment>
  <w:comment w:id="51" w:author="Woods, Andy" w:date="2026-03-17T08:51:00Z" w:initials="AW">
    <w:p w14:paraId="65C21C1F" w14:textId="77777777" w:rsidR="006A21BB" w:rsidRDefault="006A21BB" w:rsidP="006A21BB">
      <w:pPr>
        <w:pStyle w:val="CommentText"/>
      </w:pPr>
      <w:r>
        <w:rPr>
          <w:rStyle w:val="CommentReference"/>
        </w:rPr>
        <w:annotationRef/>
      </w:r>
      <w:r>
        <w:t>The opening page has been updated quite a bit. I think this issue is now resolved but it’s wise we double check in the future.</w:t>
      </w:r>
    </w:p>
  </w:comment>
  <w:comment w:id="52" w:author="Levstek, Marusa" w:date="2026-04-23T18:57:00Z" w:initials="LM">
    <w:p w14:paraId="55D82FAD" w14:textId="6A4737B7" w:rsidR="00CE6890" w:rsidRDefault="008F1F18">
      <w:pPr>
        <w:pStyle w:val="CommentText"/>
      </w:pPr>
      <w:r>
        <w:rPr>
          <w:rStyle w:val="CommentReference"/>
        </w:rPr>
        <w:annotationRef/>
      </w:r>
      <w:r w:rsidRPr="654EA7C2">
        <w:t>Can confirm there isn't too much repetition</w:t>
      </w:r>
    </w:p>
  </w:comment>
  <w:comment w:id="53" w:author="Woods, Andy" w:date="2025-09-04T09:52:00Z" w:initials="AW">
    <w:p w14:paraId="0A70D0CB" w14:textId="77777777" w:rsidR="003F7731" w:rsidRDefault="003F7731" w:rsidP="003F7731">
      <w:pPr>
        <w:pStyle w:val="CommentText"/>
      </w:pPr>
      <w:r>
        <w:rPr>
          <w:rStyle w:val="CommentReference"/>
        </w:rPr>
        <w:annotationRef/>
      </w:r>
      <w:r>
        <w:t xml:space="preserve">Does Punch drunk offer this ability? Thanks. </w:t>
      </w:r>
    </w:p>
  </w:comment>
  <w:comment w:id="54" w:author="Woods, Andy" w:date="2025-09-12T09:14:00Z" w:initials="AW">
    <w:p w14:paraId="2506A987" w14:textId="77777777" w:rsidR="003F7731" w:rsidRDefault="003F7731" w:rsidP="003F7731">
      <w:pPr>
        <w:pStyle w:val="CommentText"/>
      </w:pPr>
      <w:r>
        <w:rPr>
          <w:rStyle w:val="CommentReference"/>
        </w:rPr>
        <w:annotationRef/>
      </w:r>
      <w:r>
        <w:t>Not sure if we are saying that this is already a feature, or if we advise that it should be a feature</w:t>
      </w:r>
    </w:p>
  </w:comment>
  <w:comment w:id="55" w:author="Woods, Andy" w:date="2025-09-12T09:17:00Z" w:initials="AW">
    <w:p w14:paraId="0BA27936" w14:textId="77777777" w:rsidR="003F7731" w:rsidRDefault="003F7731" w:rsidP="003F7731">
      <w:pPr>
        <w:pStyle w:val="CommentText"/>
      </w:pPr>
      <w:r>
        <w:rPr>
          <w:rStyle w:val="CommentReference"/>
        </w:rPr>
        <w:annotationRef/>
      </w:r>
      <w:r>
        <w:t xml:space="preserve">Oops, think </w:t>
      </w:r>
      <w:hyperlink r:id="rId5" w:history="1">
        <w:r w:rsidRPr="0004377E">
          <w:rPr>
            <w:rStyle w:val="Mention"/>
            <w:noProof/>
          </w:rPr>
          <w:t>@Dixon, Hazel</w:t>
        </w:r>
      </w:hyperlink>
      <w:r>
        <w:t xml:space="preserve"> added this. Hazel, would you mind exploring this comment. Thanks ☺️</w:t>
      </w:r>
    </w:p>
  </w:comment>
  <w:comment w:id="57" w:author="Galindo Esparza, Rosella" w:date="2026-03-02T16:03:00Z" w:initials="GR">
    <w:p w14:paraId="455C902D" w14:textId="189953FE" w:rsidR="00EF41A9" w:rsidRDefault="00800C6C">
      <w:pPr>
        <w:pStyle w:val="CommentText"/>
      </w:pPr>
      <w:r>
        <w:rPr>
          <w:rStyle w:val="CommentReference"/>
        </w:rPr>
        <w:annotationRef/>
      </w:r>
      <w:r w:rsidRPr="548F7313">
        <w:t>It wold be good to have a short opening paragraph for this section. I wasn't fully clear on what this would be about, until I was past the 'Sensory substituion subsection'.</w:t>
      </w:r>
    </w:p>
  </w:comment>
  <w:comment w:id="59" w:author="Bennett, James" w:date="2025-07-12T12:29:00Z" w:initials="BJ">
    <w:p w14:paraId="0F6906DB" w14:textId="5F881C34" w:rsidR="000F4C25" w:rsidRDefault="000F4C25">
      <w:pPr>
        <w:pStyle w:val="CommentText"/>
      </w:pPr>
      <w:r>
        <w:rPr>
          <w:rStyle w:val="CommentReference"/>
        </w:rPr>
        <w:annotationRef/>
      </w:r>
      <w:r w:rsidRPr="21DCFC0A">
        <w:t xml:space="preserve">could we immediatley have an e.g. here? </w:t>
      </w:r>
    </w:p>
  </w:comment>
  <w:comment w:id="60" w:author="Galindo Esparza, Rosella" w:date="2026-03-02T07:43:00Z" w:initials="GR">
    <w:p w14:paraId="66C8FB02" w14:textId="2D00285B" w:rsidR="00CE6890" w:rsidRDefault="008F1F18">
      <w:pPr>
        <w:pStyle w:val="CommentText"/>
      </w:pPr>
      <w:r>
        <w:rPr>
          <w:rStyle w:val="CommentReference"/>
        </w:rPr>
        <w:annotationRef/>
      </w:r>
      <w:r w:rsidRPr="7ECEC603">
        <w:t>Would we need copyright permission to use these images in the report? Do we need to check with RH library team?</w:t>
      </w:r>
    </w:p>
  </w:comment>
  <w:comment w:id="61" w:author="Woods, Andy" w:date="2026-03-17T01:52:00Z" w:initials="WA">
    <w:p w14:paraId="0BBE9DE6" w14:textId="11D1AB88" w:rsidR="00CE6890" w:rsidRDefault="008F1F18">
      <w:pPr>
        <w:pStyle w:val="CommentText"/>
      </w:pPr>
      <w:r>
        <w:rPr>
          <w:rStyle w:val="CommentReference"/>
        </w:rPr>
        <w:annotationRef/>
      </w:r>
      <w:r w:rsidRPr="151577E6">
        <w:t>It is OK, Zubin has given us permission.  cheers</w:t>
      </w:r>
    </w:p>
  </w:comment>
  <w:comment w:id="63" w:author="Woods, Andy" w:date="2026-04-15T09:10:00Z" w:initials="AW">
    <w:p w14:paraId="57673667" w14:textId="77777777" w:rsidR="00E925D5" w:rsidRDefault="005D5CC6" w:rsidP="00E925D5">
      <w:pPr>
        <w:pStyle w:val="CommentText"/>
      </w:pPr>
      <w:r>
        <w:rPr>
          <w:rStyle w:val="CommentReference"/>
        </w:rPr>
        <w:annotationRef/>
      </w:r>
      <w:r w:rsidR="00E925D5">
        <w:t>Would someone mind reflowing this section? I don’t want to tread on Zubin’s toes – it’s his text. I’ve read the section so many times I’m a bit blind to it now so don’t feel in the best place to reflow it myself.</w:t>
      </w:r>
    </w:p>
  </w:comment>
  <w:comment w:id="64" w:author="Levstek, Marusa" w:date="2026-04-23T19:10:00Z" w:initials="LM">
    <w:p w14:paraId="2F7904E8" w14:textId="6A7B5E75" w:rsidR="00BD1FBE" w:rsidRDefault="00BD1FBE">
      <w:pPr>
        <w:pStyle w:val="CommentText"/>
      </w:pPr>
      <w:r>
        <w:rPr>
          <w:rStyle w:val="CommentReference"/>
        </w:rPr>
        <w:annotationRef/>
      </w:r>
      <w:r w:rsidRPr="50C794B3">
        <w:t xml:space="preserve">I made a few small edits to try and achieve this. BTW I don't think we need the last paragraph on Steady State, could I suggest deleting it? </w:t>
      </w:r>
    </w:p>
  </w:comment>
  <w:comment w:id="65" w:author="Woods, Andy" w:date="2026-04-24T06:40:00Z" w:initials="AW">
    <w:p w14:paraId="640AA4B0" w14:textId="61D2B8DF" w:rsidR="005C2036" w:rsidRDefault="005C2036" w:rsidP="005C2036">
      <w:pPr>
        <w:pStyle w:val="CommentText"/>
      </w:pPr>
      <w:r>
        <w:rPr>
          <w:rStyle w:val="CommentReference"/>
        </w:rPr>
        <w:annotationRef/>
      </w:r>
      <w:r>
        <w:fldChar w:fldCharType="begin"/>
      </w:r>
      <w:r>
        <w:instrText>HYPERLINK "mailto:Polly.Dalton@rhul.ac.uk"</w:instrText>
      </w:r>
      <w:bookmarkStart w:id="67" w:name="_@_767CDC550D5E4752B9CAC54B01360755Z"/>
      <w:r>
        <w:fldChar w:fldCharType="separate"/>
      </w:r>
      <w:bookmarkEnd w:id="67"/>
      <w:r w:rsidRPr="005C2036">
        <w:rPr>
          <w:rStyle w:val="Mention"/>
          <w:noProof/>
        </w:rPr>
        <w:t>@Dalton, Polly</w:t>
      </w:r>
      <w:r>
        <w:fldChar w:fldCharType="end"/>
      </w:r>
      <w:r>
        <w:t xml:space="preserve"> ball in your court if that’s ok</w:t>
      </w:r>
    </w:p>
  </w:comment>
  <w:comment w:id="66" w:author="Dalton, Polly" w:date="2026-05-01T14:37:00Z" w:initials="DP">
    <w:p w14:paraId="3E55C10D" w14:textId="2E7AD09A" w:rsidR="00CB2D9E" w:rsidRDefault="00CB2D9E">
      <w:pPr>
        <w:pStyle w:val="CommentText"/>
      </w:pPr>
      <w:r>
        <w:rPr>
          <w:rStyle w:val="CommentReference"/>
        </w:rPr>
        <w:annotationRef/>
      </w:r>
      <w:r w:rsidRPr="57B70388">
        <w:t>Agree have removed</w:t>
      </w:r>
    </w:p>
  </w:comment>
  <w:comment w:id="69" w:author="Galindo Esparza, Rosella" w:date="2026-03-02T16:02:00Z" w:initials="GR">
    <w:p w14:paraId="3576EDAC" w14:textId="554505BE" w:rsidR="00EF41A9" w:rsidRDefault="00800C6C">
      <w:pPr>
        <w:pStyle w:val="CommentText"/>
      </w:pPr>
      <w:r>
        <w:rPr>
          <w:rStyle w:val="CommentReference"/>
        </w:rPr>
        <w:annotationRef/>
      </w:r>
      <w:r w:rsidRPr="64218FF4">
        <w:t>Feels too short in contrast to the rest of the case studies included in the report. Is the intention to expand it, keep it as is, or remove it?</w:t>
      </w:r>
    </w:p>
  </w:comment>
  <w:comment w:id="70" w:author="Woods, Andy" w:date="2026-03-17T12:49:00Z" w:initials="AW">
    <w:p w14:paraId="27B645C0" w14:textId="77777777" w:rsidR="00B54DF7" w:rsidRDefault="00B54DF7" w:rsidP="00B54DF7">
      <w:pPr>
        <w:pStyle w:val="CommentText"/>
      </w:pPr>
      <w:r>
        <w:rPr>
          <w:rStyle w:val="CommentReference"/>
        </w:rPr>
        <w:annotationRef/>
      </w:r>
      <w:r>
        <w:t>I added a Figure. Perhaps this works in terms of making the case study more interesting.</w:t>
      </w:r>
    </w:p>
  </w:comment>
  <w:comment w:id="71" w:author="Levstek, Marusa" w:date="2026-04-23T19:14:00Z" w:initials="LM">
    <w:p w14:paraId="6EEEF86A" w14:textId="68CC0DC4" w:rsidR="00BD1FBE" w:rsidRDefault="00BD1FBE">
      <w:pPr>
        <w:pStyle w:val="CommentText"/>
      </w:pPr>
      <w:r>
        <w:rPr>
          <w:rStyle w:val="CommentReference"/>
        </w:rPr>
        <w:annotationRef/>
      </w:r>
      <w:r w:rsidRPr="531CF0F1">
        <w:t xml:space="preserve">I think the figure works. </w:t>
      </w:r>
      <w:r>
        <w:fldChar w:fldCharType="begin"/>
      </w:r>
      <w:r>
        <w:instrText xml:space="preserve"> HYPERLINK "mailto:Andy.Woods@rhul.ac.uk"</w:instrText>
      </w:r>
      <w:bookmarkStart w:id="78" w:name="_@_0DCCF954A07E40A9AD16C72F4EF78774Z"/>
      <w:r>
        <w:fldChar w:fldCharType="separate"/>
      </w:r>
      <w:bookmarkEnd w:id="78"/>
      <w:r w:rsidRPr="7BAFA07E">
        <w:rPr>
          <w:rStyle w:val="Mention"/>
          <w:noProof/>
        </w:rPr>
        <w:t>@Woods, Andy</w:t>
      </w:r>
      <w:r>
        <w:fldChar w:fldCharType="end"/>
      </w:r>
      <w:r w:rsidRPr="5F7B9427">
        <w:t xml:space="preserve"> would you mind adding image credit? </w:t>
      </w:r>
    </w:p>
  </w:comment>
  <w:comment w:id="72" w:author="Woods, Andy" w:date="2026-04-24T06:41:00Z" w:initials="AW">
    <w:p w14:paraId="4E9B4FA4" w14:textId="77777777" w:rsidR="009047E8" w:rsidRDefault="009047E8" w:rsidP="009047E8">
      <w:pPr>
        <w:pStyle w:val="CommentText"/>
      </w:pPr>
      <w:r>
        <w:rPr>
          <w:rStyle w:val="CommentReference"/>
        </w:rPr>
        <w:annotationRef/>
      </w:r>
      <w:r>
        <w:t>It’s mine. Not sure how to deal with that! Just leave as is?</w:t>
      </w:r>
    </w:p>
  </w:comment>
  <w:comment w:id="73" w:author="Levstek, Marusa" w:date="2026-04-24T10:20:00Z" w:initials="LM">
    <w:p w14:paraId="2F2B88F1" w14:textId="7851E9F0" w:rsidR="000A18CD" w:rsidRDefault="000A18CD">
      <w:pPr>
        <w:pStyle w:val="CommentText"/>
      </w:pPr>
      <w:r>
        <w:rPr>
          <w:rStyle w:val="CommentReference"/>
        </w:rPr>
        <w:annotationRef/>
      </w:r>
      <w:r w:rsidRPr="7B8E663B">
        <w:t xml:space="preserve">would </w:t>
      </w:r>
      <w:r w:rsidRPr="3405926F">
        <w:rPr>
          <w:i/>
          <w:iCs/>
        </w:rPr>
        <w:t>© </w:t>
      </w:r>
      <w:r w:rsidRPr="3B2B2105">
        <w:t>Andy Woods, 2026.</w:t>
      </w:r>
      <w:r w:rsidRPr="5D54D398">
        <w:rPr>
          <w:i/>
          <w:iCs/>
        </w:rPr>
        <w:t>  work?</w:t>
      </w:r>
    </w:p>
  </w:comment>
  <w:comment w:id="79" w:author="Galindo Esparza, Rosella" w:date="2026-03-01T23:43:00Z" w:initials="GR">
    <w:p w14:paraId="3382C640" w14:textId="5BB3FB95" w:rsidR="000A18CD" w:rsidRDefault="000A18CD">
      <w:pPr>
        <w:pStyle w:val="CommentText"/>
      </w:pPr>
      <w:r>
        <w:rPr>
          <w:rStyle w:val="CommentReference"/>
        </w:rPr>
        <w:annotationRef/>
      </w:r>
      <w:r w:rsidRPr="658038C9">
        <w:t>Would we need copyright permission to use these images in the report? Do we need to check with RH library team?</w:t>
      </w:r>
    </w:p>
  </w:comment>
  <w:comment w:id="80" w:author="Woods, Andy" w:date="2026-03-16T18:52:00Z" w:initials="WA">
    <w:p w14:paraId="6C350EC8" w14:textId="010CFE2D" w:rsidR="000A18CD" w:rsidRDefault="000A18CD">
      <w:pPr>
        <w:pStyle w:val="CommentText"/>
      </w:pPr>
      <w:r>
        <w:rPr>
          <w:rStyle w:val="CommentReference"/>
        </w:rPr>
        <w:annotationRef/>
      </w:r>
      <w:r w:rsidRPr="457148CC">
        <w:t>It is OK, Zubin has given us permission.  cheers</w:t>
      </w:r>
    </w:p>
  </w:comment>
  <w:comment w:id="87" w:author="Dalton, Polly" w:date="2025-09-16T13:41:00Z" w:initials="DP">
    <w:p w14:paraId="185AF5F6" w14:textId="277C46C5" w:rsidR="00201FAD" w:rsidRDefault="00201FAD">
      <w:pPr>
        <w:pStyle w:val="CommentText"/>
      </w:pPr>
      <w:r>
        <w:rPr>
          <w:rStyle w:val="CommentReference"/>
        </w:rPr>
        <w:annotationRef/>
      </w:r>
      <w:r w:rsidRPr="47E25458">
        <w:t>Can we cite something in case people want to learn more?</w:t>
      </w:r>
    </w:p>
  </w:comment>
  <w:comment w:id="86" w:author="Bennett, James" w:date="2025-07-12T12:38:00Z" w:initials="BJ">
    <w:p w14:paraId="0499DC80" w14:textId="46858AE2" w:rsidR="000F4C25" w:rsidRDefault="000F4C25">
      <w:pPr>
        <w:pStyle w:val="CommentText"/>
      </w:pPr>
      <w:r>
        <w:rPr>
          <w:rStyle w:val="CommentReference"/>
        </w:rPr>
        <w:annotationRef/>
      </w:r>
      <w:r w:rsidRPr="2B95DE14">
        <w:t xml:space="preserve">ILM's Vicki Dobbs-Beck calls this 'Story living'. </w:t>
      </w:r>
    </w:p>
  </w:comment>
  <w:comment w:id="89" w:author="Dalton, Polly" w:date="2025-09-16T13:42:00Z" w:initials="DP">
    <w:p w14:paraId="20C8E7DC" w14:textId="14290B69" w:rsidR="00201FAD" w:rsidRDefault="00201FAD">
      <w:pPr>
        <w:pStyle w:val="CommentText"/>
      </w:pPr>
      <w:r>
        <w:rPr>
          <w:rStyle w:val="CommentReference"/>
        </w:rPr>
        <w:annotationRef/>
      </w:r>
      <w:r w:rsidRPr="4AC215CA">
        <w:t>Note that we have quotes from Simon to integrate here</w:t>
      </w:r>
    </w:p>
  </w:comment>
  <w:comment w:id="90" w:author="Galindo Esparza, Rosella" w:date="2026-03-02T16:19:00Z" w:initials="GR">
    <w:p w14:paraId="17F5C872" w14:textId="0EFC3603" w:rsidR="00EF41A9" w:rsidRDefault="00800C6C">
      <w:pPr>
        <w:pStyle w:val="CommentText"/>
      </w:pPr>
      <w:r>
        <w:rPr>
          <w:rStyle w:val="CommentReference"/>
        </w:rPr>
        <w:annotationRef/>
      </w:r>
      <w:r w:rsidRPr="429617B1">
        <w:t>Figures required nummeration update plus accurate in-text cross-reference.</w:t>
      </w:r>
    </w:p>
  </w:comment>
  <w:comment w:id="91" w:author="Galindo Esparza, Rosella" w:date="2026-03-02T16:23:00Z" w:initials="GR">
    <w:p w14:paraId="06AF0535" w14:textId="4BED32B4" w:rsidR="00EF41A9" w:rsidRDefault="00800C6C">
      <w:pPr>
        <w:pStyle w:val="CommentText"/>
      </w:pPr>
      <w:r>
        <w:rPr>
          <w:rStyle w:val="CommentReference"/>
        </w:rPr>
        <w:annotationRef/>
      </w:r>
      <w:r w:rsidRPr="4DA9D998">
        <w:t>Clarify image position + description</w:t>
      </w:r>
    </w:p>
  </w:comment>
  <w:comment w:id="92" w:author="Woods, Andy" w:date="2025-09-24T15:34:00Z" w:initials="AW">
    <w:p w14:paraId="794B10B9" w14:textId="77777777" w:rsidR="00282F69" w:rsidRDefault="00282F69" w:rsidP="00282F69">
      <w:pPr>
        <w:pStyle w:val="CommentText"/>
      </w:pPr>
      <w:r>
        <w:rPr>
          <w:rStyle w:val="CommentReference"/>
        </w:rPr>
        <w:annotationRef/>
      </w:r>
      <w:r>
        <w:rPr>
          <w:b/>
          <w:bCs/>
          <w:u w:val="single"/>
        </w:rPr>
        <w:t xml:space="preserve">From Simon </w:t>
      </w:r>
    </w:p>
    <w:p w14:paraId="4FCD8836" w14:textId="77777777" w:rsidR="00282F69" w:rsidRDefault="00282F69" w:rsidP="00282F69">
      <w:pPr>
        <w:pStyle w:val="CommentText"/>
      </w:pPr>
      <w:r>
        <w:t>Re the statement, I would prefer if it recognised that we have always prioritised multi-sensory cues in our hyper-reality experiences. By definition, these experiences always have more than VR, and the multi-sensory elements are a foundation layer. I would argue that all these effects are equally powerful when used effectively and therefore where something like “vibrating floor” scored a bit lower on </w:t>
      </w:r>
      <w:r>
        <w:rPr>
          <w:i/>
          <w:iCs/>
        </w:rPr>
        <w:t>Current, Rising</w:t>
      </w:r>
      <w:r>
        <w:t>, I think it’s only because the context for it wasn’t as strong as in other experiences we’ve done. For instance, in our Jurassica demo, the vibrating floor was used to amplify the effect of travelling on a monorail and that was a real standout moment for the majority of our users. I actually find that more interesting than the higher score for wind and free movement. For me, the takeout is how much context/motivation for an effect matters.</w:t>
      </w:r>
    </w:p>
    <w:p w14:paraId="1AEF54F7" w14:textId="77777777" w:rsidR="00282F69" w:rsidRDefault="00282F69" w:rsidP="00282F69">
      <w:pPr>
        <w:pStyle w:val="CommentText"/>
      </w:pPr>
    </w:p>
    <w:p w14:paraId="6A9B36EF" w14:textId="77777777" w:rsidR="00282F69" w:rsidRDefault="00282F69" w:rsidP="00282F69">
      <w:pPr>
        <w:pStyle w:val="CommentText"/>
      </w:pPr>
      <w:r>
        <w:t>Perhaps the statement could read:</w:t>
      </w:r>
    </w:p>
    <w:p w14:paraId="5F97594C" w14:textId="77777777" w:rsidR="00282F69" w:rsidRDefault="00282F69" w:rsidP="00282F69">
      <w:pPr>
        <w:pStyle w:val="CommentText"/>
      </w:pPr>
      <w:r>
        <w:rPr>
          <w:i/>
          <w:iCs/>
        </w:rPr>
        <w:t>“Simple physical cues, like wind and free movement, do a lot of heavy lifting for presence, but to really make them impactful, they need a clear, direct connection to focal elements in the scene."</w:t>
      </w:r>
    </w:p>
    <w:p w14:paraId="4C4996B8" w14:textId="77777777" w:rsidR="00282F69" w:rsidRDefault="00282F69" w:rsidP="00282F69">
      <w:pPr>
        <w:pStyle w:val="CommentText"/>
      </w:pPr>
    </w:p>
    <w:p w14:paraId="3E27F014" w14:textId="77777777" w:rsidR="00282F69" w:rsidRDefault="00282F69" w:rsidP="00282F69">
      <w:pPr>
        <w:pStyle w:val="CommentText"/>
      </w:pPr>
      <w:r>
        <w:t>As for your other questions:</w:t>
      </w:r>
    </w:p>
    <w:p w14:paraId="1D3203F0" w14:textId="77777777" w:rsidR="00282F69" w:rsidRDefault="00282F69" w:rsidP="00282F69">
      <w:pPr>
        <w:pStyle w:val="CommentText"/>
      </w:pPr>
    </w:p>
    <w:p w14:paraId="22CDCB68" w14:textId="77777777" w:rsidR="00282F69" w:rsidRDefault="00282F69" w:rsidP="00282F69">
      <w:pPr>
        <w:pStyle w:val="CommentText"/>
      </w:pPr>
      <w:r>
        <w:t>Q: Since Current, Rising, have you reused wind/free movement as priority cues?</w:t>
      </w:r>
    </w:p>
    <w:p w14:paraId="4C01179E" w14:textId="77777777" w:rsidR="00282F69" w:rsidRDefault="00282F69" w:rsidP="00282F69">
      <w:pPr>
        <w:pStyle w:val="CommentText"/>
      </w:pPr>
      <w:r>
        <w:t>Both of these effects are in the fundamental sensory layer of our hyper-reality experiences. </w:t>
      </w:r>
      <w:r>
        <w:rPr>
          <w:i/>
          <w:iCs/>
        </w:rPr>
        <w:t>Current, Rising</w:t>
      </w:r>
      <w:r>
        <w:t> reinforced the need to give them direct relevance and proved there are nuances to how you embed them in the scene to give them noticeable punch. We used them before </w:t>
      </w:r>
      <w:r>
        <w:rPr>
          <w:i/>
          <w:iCs/>
        </w:rPr>
        <w:t>Current, Rising</w:t>
      </w:r>
      <w:r>
        <w:t> and since. For instance, both feature in an upcoming “Dinosaur Safari” experience we’re working on, and wind featured in the work we did on The Gunpowder Plot for Layered Reality.</w:t>
      </w:r>
    </w:p>
    <w:p w14:paraId="60F3E323" w14:textId="77777777" w:rsidR="00282F69" w:rsidRDefault="00282F69" w:rsidP="00282F69">
      <w:pPr>
        <w:pStyle w:val="CommentText"/>
      </w:pPr>
      <w:r>
        <w:br/>
      </w:r>
    </w:p>
    <w:p w14:paraId="075D8E49" w14:textId="77777777" w:rsidR="00282F69" w:rsidRDefault="00282F69" w:rsidP="00282F69">
      <w:pPr>
        <w:pStyle w:val="CommentText"/>
      </w:pPr>
      <w:r>
        <w:t>Q: Did prioritising those cues improve outcomes (e.g., presence scores, audience feedback, repeat visits)?</w:t>
      </w:r>
    </w:p>
    <w:p w14:paraId="2B282E75" w14:textId="77777777" w:rsidR="00282F69" w:rsidRDefault="00282F69" w:rsidP="00282F69">
      <w:pPr>
        <w:pStyle w:val="CommentText"/>
      </w:pPr>
      <w:r>
        <w:t>We know from our work in many forms of immersive experiences (headset and non-headset-based experiences), that physical, sensory effects are crucial to deepening immersion. However, my feeling is that they often play their part in a greater-than-the-sum-of-the-parts equation. If people actively recognise them and call them out as something they like, that’s great, but I think they are often more subtle elements of world building which are instrumental in delivering immersion, even when people aren’t consciously aware of them. </w:t>
      </w:r>
    </w:p>
    <w:p w14:paraId="3F8B113A" w14:textId="77777777" w:rsidR="00282F69" w:rsidRDefault="00282F69" w:rsidP="00282F69">
      <w:pPr>
        <w:pStyle w:val="CommentText"/>
      </w:pPr>
    </w:p>
    <w:p w14:paraId="5520A5ED" w14:textId="77777777" w:rsidR="00282F69" w:rsidRDefault="00282F69" w:rsidP="00282F69">
      <w:pPr>
        <w:pStyle w:val="CommentText"/>
      </w:pPr>
      <w:r>
        <w:t>Q: Did this help simplify kit or costs (vs. heavier haptics etc)?</w:t>
      </w:r>
    </w:p>
    <w:p w14:paraId="608A565A" w14:textId="77777777" w:rsidR="00282F69" w:rsidRDefault="00282F69" w:rsidP="00282F69">
      <w:pPr>
        <w:pStyle w:val="CommentText"/>
      </w:pPr>
      <w:r>
        <w:t>One of the wonderful things about these sensory effects is that they are generally, relatively low-fi and therefore, relatively cost-effective. In fact, one of the best sensory effects we ever delivered was some gravel glued onto hardboard. Stepping on that natural texture when walking into a (virtual) exterior space gives a huge boost to immersion but costs a few pounds to deliver.</w:t>
      </w:r>
    </w:p>
    <w:p w14:paraId="361FB20F" w14:textId="77777777" w:rsidR="00282F69" w:rsidRDefault="00282F69" w:rsidP="00282F69">
      <w:pPr>
        <w:pStyle w:val="CommentText"/>
      </w:pPr>
    </w:p>
    <w:p w14:paraId="78FEAA7C" w14:textId="77777777" w:rsidR="00282F69" w:rsidRDefault="00282F69" w:rsidP="00282F69">
      <w:pPr>
        <w:pStyle w:val="CommentText"/>
      </w:pPr>
      <w:r>
        <w:t>Q: Would you have a project name we can cite?</w:t>
      </w:r>
    </w:p>
    <w:p w14:paraId="5808A9F1" w14:textId="77777777" w:rsidR="00282F69" w:rsidRDefault="00282F69" w:rsidP="00282F69">
      <w:pPr>
        <w:pStyle w:val="CommentText"/>
      </w:pPr>
      <w:r>
        <w:t>We are currently working on the next iteration of our hyper-reality experiences which we hope to open to the public in late 2025.  The title hasn’t been made public yet, but it will be an extension of the work we did on </w:t>
      </w:r>
      <w:r>
        <w:rPr>
          <w:i/>
          <w:iCs/>
        </w:rPr>
        <w:t>Current, Rising.</w:t>
      </w:r>
    </w:p>
  </w:comment>
  <w:comment w:id="99" w:author="Galindo Esparza, Rosella" w:date="2026-03-02T16:28:00Z" w:initials="GR">
    <w:p w14:paraId="6A454A36" w14:textId="01BFEAD1" w:rsidR="00EF41A9" w:rsidRDefault="00800C6C">
      <w:pPr>
        <w:pStyle w:val="CommentText"/>
      </w:pPr>
      <w:r>
        <w:rPr>
          <w:rStyle w:val="CommentReference"/>
        </w:rPr>
        <w:annotationRef/>
      </w:r>
      <w:r w:rsidRPr="5C0C3918">
        <w:t>Who does 'We' refere to? We - the creatives? We - the technical developers?</w:t>
      </w:r>
    </w:p>
  </w:comment>
  <w:comment w:id="97" w:author="Dalton, Polly" w:date="2025-09-16T13:45:00Z" w:initials="DP">
    <w:p w14:paraId="6370B4CA" w14:textId="77777777" w:rsidR="000B03A9" w:rsidRDefault="000B03A9" w:rsidP="000B03A9">
      <w:pPr>
        <w:pStyle w:val="CommentText"/>
      </w:pPr>
      <w:r>
        <w:rPr>
          <w:rStyle w:val="CommentReference"/>
        </w:rPr>
        <w:annotationRef/>
      </w:r>
      <w:r w:rsidRPr="367372C6">
        <w:t>Doesn't quite work as a general introduction to the section, because we have other sub headings (like perceptual filling in and attentional effects) to which it doesn't really apply. Perhaps we need to create a new section called quality of experience under which latency is a sub heading?</w:t>
      </w:r>
    </w:p>
  </w:comment>
  <w:comment w:id="98" w:author="Woods, Andy" w:date="2025-09-26T08:19:00Z" w:initials="AW">
    <w:p w14:paraId="5001C732" w14:textId="77777777" w:rsidR="00711B72" w:rsidRDefault="00711B72" w:rsidP="00711B72">
      <w:pPr>
        <w:pStyle w:val="CommentText"/>
      </w:pPr>
      <w:r>
        <w:rPr>
          <w:rStyle w:val="CommentReference"/>
        </w:rPr>
        <w:annotationRef/>
      </w:r>
      <w:r>
        <w:t>I played around with placement of this text. I think it works here now (it used to sit as the general intro to the whole section)</w:t>
      </w:r>
    </w:p>
  </w:comment>
  <w:comment w:id="103" w:author="Woods, Andy" w:date="2025-09-26T12:39:00Z" w:initials="AW">
    <w:p w14:paraId="6AB27960" w14:textId="77777777" w:rsidR="00071479" w:rsidRDefault="00FE13D9" w:rsidP="00071479">
      <w:pPr>
        <w:pStyle w:val="CommentText"/>
      </w:pPr>
      <w:r>
        <w:rPr>
          <w:rStyle w:val="CommentReference"/>
        </w:rPr>
        <w:annotationRef/>
      </w:r>
      <w:r w:rsidR="00071479">
        <w:t>Asterix to potentially indiciate ‘imperceptable’. If researchers cannot grasp quickly the meaning of the colour, joe bloggs wont</w:t>
      </w:r>
    </w:p>
  </w:comment>
  <w:comment w:id="104" w:author="Woods, Andy" w:date="2025-09-26T12:41:00Z" w:initials="AW">
    <w:p w14:paraId="6059C53B" w14:textId="77777777" w:rsidR="000B3FA7" w:rsidRDefault="000B3FA7" w:rsidP="000B3FA7">
      <w:pPr>
        <w:pStyle w:val="CommentText"/>
      </w:pPr>
      <w:r>
        <w:rPr>
          <w:rStyle w:val="CommentReference"/>
        </w:rPr>
        <w:annotationRef/>
      </w:r>
      <w:r>
        <w:t>Footer saying we don’t have this data for other latencies</w:t>
      </w:r>
    </w:p>
  </w:comment>
  <w:comment w:id="100" w:author="Woods, Andy" w:date="2025-09-19T14:43:00Z" w:initials="AW">
    <w:p w14:paraId="1403C258" w14:textId="77777777" w:rsidR="00E72312" w:rsidRDefault="007F4BD3" w:rsidP="00E72312">
      <w:pPr>
        <w:pStyle w:val="CommentText"/>
      </w:pPr>
      <w:r>
        <w:rPr>
          <w:rStyle w:val="CommentReference"/>
        </w:rPr>
        <w:annotationRef/>
      </w:r>
      <w:r w:rsidR="00E72312">
        <w:t>Using R now. References to add, once we are happier with the graph</w:t>
      </w:r>
    </w:p>
  </w:comment>
  <w:comment w:id="101" w:author="Dalton, Polly" w:date="2026-03-02T18:30:00Z" w:initials="DP">
    <w:p w14:paraId="005D0DB6" w14:textId="1F0EB9C6" w:rsidR="00EF41A9" w:rsidRDefault="00800C6C">
      <w:pPr>
        <w:pStyle w:val="CommentText"/>
      </w:pPr>
      <w:r>
        <w:rPr>
          <w:rStyle w:val="CommentReference"/>
        </w:rPr>
        <w:annotationRef/>
      </w:r>
      <w:r w:rsidRPr="03E7601A">
        <w:t>Looks great now, and great that it's in R, but I think the labels for some of the bars could be clearer and more consistent - e.g. under collaborative music there is a bar that just says 'musicians' so it's not clear what that is, also notes such as 'pros do not like'  (in gaming) are difficult to interpret, also sometimes we have 'auditory-vision', sometimes 'auditory &amp; vision', sometimes 'auditory, vision' etc. - these are just examples so in general would be good to review the whole thing for clarity and consistency</w:t>
      </w:r>
    </w:p>
  </w:comment>
  <w:comment w:id="102" w:author="Dalton, Polly" w:date="2026-03-02T18:31:00Z" w:initials="DP">
    <w:p w14:paraId="0AB642F1" w14:textId="0D3121FE" w:rsidR="00EF41A9" w:rsidRDefault="00800C6C">
      <w:pPr>
        <w:pStyle w:val="CommentText"/>
      </w:pPr>
      <w:r>
        <w:rPr>
          <w:rStyle w:val="CommentReference"/>
        </w:rPr>
        <w:annotationRef/>
      </w:r>
      <w:r w:rsidRPr="005E8C9E">
        <w:t>Also, I think perhaps just show latency tolerances in here and then have a separate chart showing imperceptible delays because it's confusing to show two different measures (and assumes that people will read the caption in detail which is... optimistic!)</w:t>
      </w:r>
    </w:p>
  </w:comment>
  <w:comment w:id="105" w:author="Woods, Andy" w:date="2026-03-31T08:43:00Z" w:initials="AW">
    <w:p w14:paraId="672B5485" w14:textId="77777777" w:rsidR="00CD6889" w:rsidRDefault="00CD6889" w:rsidP="00CD6889">
      <w:pPr>
        <w:pStyle w:val="CommentText"/>
      </w:pPr>
      <w:r>
        <w:rPr>
          <w:rStyle w:val="CommentReference"/>
        </w:rPr>
        <w:annotationRef/>
      </w:r>
      <w:r>
        <w:t>Not 25. Need better refs</w:t>
      </w:r>
    </w:p>
  </w:comment>
  <w:comment w:id="107" w:author="Galindo Esparza, Rosella" w:date="2026-03-02T16:32:00Z" w:initials="GR">
    <w:p w14:paraId="36364E20" w14:textId="4A9E5C95" w:rsidR="00EF41A9" w:rsidRDefault="00800C6C">
      <w:pPr>
        <w:pStyle w:val="CommentText"/>
      </w:pPr>
      <w:r>
        <w:rPr>
          <w:rStyle w:val="CommentReference"/>
        </w:rPr>
        <w:annotationRef/>
      </w:r>
      <w:r w:rsidRPr="221386C0">
        <w:t>This reminds me of Station House Opera, with multiple works of this type. E.g., https://stationhouseopera.com/projects/at-home-in-gaza-and-london</w:t>
      </w:r>
    </w:p>
  </w:comment>
  <w:comment w:id="108" w:author="Woods, Andy" w:date="2026-03-18T07:00:00Z" w:initials="AW">
    <w:p w14:paraId="1D00720B" w14:textId="77777777" w:rsidR="00944814" w:rsidRDefault="00944814" w:rsidP="00944814">
      <w:pPr>
        <w:pStyle w:val="CommentText"/>
      </w:pPr>
      <w:r>
        <w:rPr>
          <w:rStyle w:val="CommentReference"/>
        </w:rPr>
        <w:annotationRef/>
      </w:r>
      <w:r>
        <w:t>Would you be comfortable generating a case study for this? It’s a nice example</w:t>
      </w:r>
    </w:p>
  </w:comment>
  <w:comment w:id="109" w:author="Woods, Andy" w:date="2026-04-01T08:56:00Z" w:initials="AW">
    <w:p w14:paraId="777E6E13" w14:textId="77777777" w:rsidR="00F65195" w:rsidRDefault="00F65195" w:rsidP="00F65195">
      <w:pPr>
        <w:pStyle w:val="CommentText"/>
      </w:pPr>
      <w:r>
        <w:rPr>
          <w:rStyle w:val="CommentReference"/>
        </w:rPr>
        <w:annotationRef/>
      </w:r>
      <w:r>
        <w:t>An update: PD says we finish the report and then later explore adding more.</w:t>
      </w:r>
    </w:p>
  </w:comment>
  <w:comment w:id="106" w:author="Bennett, James" w:date="2025-07-12T12:42:00Z" w:initials="BJ">
    <w:p w14:paraId="67E047E1" w14:textId="763E3F0C" w:rsidR="000F4C25" w:rsidRDefault="000F4C25">
      <w:pPr>
        <w:pStyle w:val="CommentText"/>
      </w:pPr>
      <w:r>
        <w:rPr>
          <w:rStyle w:val="CommentReference"/>
        </w:rPr>
        <w:annotationRef/>
      </w:r>
      <w:r w:rsidRPr="6469D53F">
        <w:t>Really good - don't know if it's worth Laith having a view of this</w:t>
      </w:r>
    </w:p>
  </w:comment>
  <w:comment w:id="110" w:author="Woods, Andy" w:date="2025-09-12T09:33:00Z" w:initials="AW">
    <w:p w14:paraId="5F6CDD5B" w14:textId="77777777" w:rsidR="00735D2A" w:rsidRDefault="00735D2A" w:rsidP="00735D2A">
      <w:pPr>
        <w:pStyle w:val="CommentText"/>
      </w:pPr>
      <w:r>
        <w:rPr>
          <w:rStyle w:val="CommentReference"/>
        </w:rPr>
        <w:annotationRef/>
      </w:r>
      <w:r>
        <w:t>n.b. updated after discussion with Philip Jackson. He’s Okd the text.</w:t>
      </w:r>
    </w:p>
  </w:comment>
  <w:comment w:id="111" w:author="Dalton, Polly" w:date="2025-09-16T13:47:00Z" w:initials="DP">
    <w:p w14:paraId="1CC8940A" w14:textId="52BFE23E" w:rsidR="00201FAD" w:rsidRDefault="00201FAD">
      <w:pPr>
        <w:pStyle w:val="CommentText"/>
      </w:pPr>
      <w:r>
        <w:rPr>
          <w:rStyle w:val="CommentReference"/>
        </w:rPr>
        <w:annotationRef/>
      </w:r>
      <w:r w:rsidRPr="2C605BC3">
        <w:t>Great content, needs integrating into the overall flow of the report a bit more fully, I can work on this</w:t>
      </w:r>
    </w:p>
  </w:comment>
  <w:comment w:id="112" w:author="Dalton, Polly" w:date="2026-03-02T18:38:00Z" w:initials="DP">
    <w:p w14:paraId="71107E41" w14:textId="5EDB2409" w:rsidR="00EF41A9" w:rsidRDefault="00800C6C">
      <w:pPr>
        <w:pStyle w:val="CommentText"/>
      </w:pPr>
      <w:r>
        <w:rPr>
          <w:rStyle w:val="CommentReference"/>
        </w:rPr>
        <w:annotationRef/>
      </w:r>
      <w:r w:rsidRPr="5AAD976F">
        <w:t>This makes it sound like the lip sync isn't critical but then this is given as the reason for the delay towers?</w:t>
      </w:r>
    </w:p>
  </w:comment>
  <w:comment w:id="116" w:author="Woods, Andy" w:date="2025-09-12T09:58:00Z" w:initials="AW">
    <w:p w14:paraId="08B07757" w14:textId="77777777" w:rsidR="006E0C50" w:rsidRDefault="006E0C50" w:rsidP="006E0C50">
      <w:pPr>
        <w:pStyle w:val="CommentText"/>
      </w:pPr>
      <w:r>
        <w:rPr>
          <w:rStyle w:val="CommentReference"/>
        </w:rPr>
        <w:annotationRef/>
      </w:r>
      <w:r>
        <w:t>I add a simple figure?</w:t>
      </w:r>
    </w:p>
  </w:comment>
  <w:comment w:id="117" w:author="Dalton, Polly" w:date="2025-09-16T13:47:00Z" w:initials="DP">
    <w:p w14:paraId="02C1B423" w14:textId="79F9D794" w:rsidR="00201FAD" w:rsidRDefault="00201FAD">
      <w:pPr>
        <w:pStyle w:val="CommentText"/>
      </w:pPr>
      <w:r>
        <w:rPr>
          <w:rStyle w:val="CommentReference"/>
        </w:rPr>
        <w:annotationRef/>
      </w:r>
      <w:r w:rsidRPr="090C7303">
        <w:t>Not sure this is a good use of time at the moment, latency stuff is much higher priority</w:t>
      </w:r>
    </w:p>
  </w:comment>
  <w:comment w:id="122" w:author="Woods, Andy" w:date="2025-09-12T10:00:00Z" w:initials="AW">
    <w:p w14:paraId="60FCB5C1" w14:textId="77777777" w:rsidR="00F26CEE" w:rsidRDefault="00F26CEE" w:rsidP="00F26CEE">
      <w:pPr>
        <w:pStyle w:val="CommentText"/>
      </w:pPr>
      <w:r>
        <w:rPr>
          <w:rStyle w:val="CommentReference"/>
        </w:rPr>
        <w:annotationRef/>
      </w:r>
      <w:r>
        <w:t>I add a simple Figure? Always a fun one</w:t>
      </w:r>
    </w:p>
  </w:comment>
  <w:comment w:id="123" w:author="Dalton, Polly" w:date="2025-09-16T13:49:00Z" w:initials="DP">
    <w:p w14:paraId="3D5EBB63" w14:textId="151EF81C" w:rsidR="00201FAD" w:rsidRDefault="00201FAD">
      <w:pPr>
        <w:pStyle w:val="CommentText"/>
      </w:pPr>
      <w:r>
        <w:rPr>
          <w:rStyle w:val="CommentReference"/>
        </w:rPr>
        <w:annotationRef/>
      </w:r>
      <w:r w:rsidRPr="0D96D674">
        <w:t>Haha sure, nice idea</w:t>
      </w:r>
    </w:p>
  </w:comment>
  <w:comment w:id="127" w:author="Galindo Esparza, Rosella" w:date="2026-03-05T10:17:00Z" w:initials="GR">
    <w:p w14:paraId="02BCFD31" w14:textId="3955C645" w:rsidR="00EF41A9" w:rsidRDefault="00800C6C">
      <w:pPr>
        <w:pStyle w:val="CommentText"/>
      </w:pPr>
      <w:r>
        <w:rPr>
          <w:rStyle w:val="CommentReference"/>
        </w:rPr>
        <w:annotationRef/>
      </w:r>
      <w:r w:rsidRPr="746B5B8B">
        <w:t>'One of the most popular emerging screens...' or 'One of the most outstanding screen advances today...'</w:t>
      </w:r>
    </w:p>
  </w:comment>
  <w:comment w:id="130" w:author="Galindo Esparza, Rosella" w:date="2026-03-05T10:18:00Z" w:initials="GR">
    <w:p w14:paraId="602D13C2" w14:textId="63289CC8" w:rsidR="00EF41A9" w:rsidRDefault="00800C6C">
      <w:pPr>
        <w:pStyle w:val="CommentText"/>
      </w:pPr>
      <w:r>
        <w:rPr>
          <w:rStyle w:val="CommentReference"/>
        </w:rPr>
        <w:annotationRef/>
      </w:r>
      <w:r w:rsidRPr="43D74FC1">
        <w:t>What is the criteria between footnotes and bibliography? Could they all go into the Reference list instead?</w:t>
      </w:r>
    </w:p>
  </w:comment>
  <w:comment w:id="138" w:author="Galindo Esparza, Rosella" w:date="2026-03-06T13:53:00Z" w:initials="GR">
    <w:p w14:paraId="44297D2F" w14:textId="58F35F63" w:rsidR="008574E8" w:rsidRDefault="008574E8">
      <w:pPr>
        <w:pStyle w:val="CommentText"/>
      </w:pPr>
      <w:r>
        <w:rPr>
          <w:rStyle w:val="CommentReference"/>
        </w:rPr>
        <w:annotationRef/>
      </w:r>
      <w:r w:rsidRPr="066AB654">
        <w:t>It would be nice to add a definition of de-aged</w:t>
      </w:r>
    </w:p>
  </w:comment>
  <w:comment w:id="139" w:author="Dalton, Polly" w:date="2026-03-02T18:47:00Z" w:initials="DP">
    <w:p w14:paraId="395BD155" w14:textId="6648EA98" w:rsidR="00EF41A9" w:rsidRDefault="00800C6C">
      <w:pPr>
        <w:pStyle w:val="CommentText"/>
      </w:pPr>
      <w:r>
        <w:rPr>
          <w:rStyle w:val="CommentReference"/>
        </w:rPr>
        <w:annotationRef/>
      </w:r>
      <w:r w:rsidRPr="75EC2E9A">
        <w:t>This section is about the visuals though - can we say something about the hologram-like effect that they create for the avatars?</w:t>
      </w:r>
    </w:p>
  </w:comment>
  <w:comment w:id="140" w:author="Galindo Esparza, Rosella" w:date="2026-03-06T14:02:00Z" w:initials="GR">
    <w:p w14:paraId="2F164E54" w14:textId="40753B8A" w:rsidR="008574E8" w:rsidRDefault="008574E8">
      <w:pPr>
        <w:pStyle w:val="CommentText"/>
      </w:pPr>
      <w:r>
        <w:rPr>
          <w:rStyle w:val="CommentReference"/>
        </w:rPr>
        <w:annotationRef/>
      </w:r>
      <w:r w:rsidRPr="16B94E93">
        <w:t>Agree. As a reader who has never experienced the show live, it would be great to know a bit more about how the ABBAtars work on stage, what type of illusions are used to aid the sense of presence and if there are any notes from the creators on how they designed this - Of coure these are just some ideas to address.</w:t>
      </w:r>
    </w:p>
  </w:comment>
  <w:comment w:id="141" w:author="Woods, Andy" w:date="2026-03-18T09:28:00Z" w:initials="AW">
    <w:p w14:paraId="52C893BC" w14:textId="77777777" w:rsidR="00E321DA" w:rsidRDefault="00E321DA" w:rsidP="00E321DA">
      <w:pPr>
        <w:pStyle w:val="CommentText"/>
      </w:pPr>
      <w:r>
        <w:rPr>
          <w:rStyle w:val="CommentReference"/>
        </w:rPr>
        <w:annotationRef/>
      </w:r>
      <w:r>
        <w:t>Hope this is better</w:t>
      </w:r>
    </w:p>
  </w:comment>
  <w:comment w:id="142" w:author="Dalton, Polly" w:date="1900-01-01T00:00:00Z" w:initials="DP">
    <w:p w14:paraId="05A6F008" w14:textId="798FE4F5" w:rsidR="008E0F36" w:rsidRDefault="008E0F36">
      <w:pPr>
        <w:pStyle w:val="CommentText"/>
      </w:pPr>
      <w:r>
        <w:rPr>
          <w:rStyle w:val="CommentReference"/>
        </w:rPr>
        <w:annotationRef/>
      </w:r>
      <w:r w:rsidRPr="74F0BB27">
        <w:t>Leaving link (even though style guide says not to) as seems to be a requirement of the license</w:t>
      </w:r>
    </w:p>
  </w:comment>
  <w:comment w:id="143" w:author="Galindo Esparza, Rosella" w:date="2026-04-24T23:15:00Z" w:initials="GR">
    <w:p w14:paraId="70CDCD81" w14:textId="5F100EA8" w:rsidR="009B4866" w:rsidRDefault="008F1F18">
      <w:pPr>
        <w:pStyle w:val="CommentText"/>
      </w:pPr>
      <w:r>
        <w:rPr>
          <w:rStyle w:val="CommentReference"/>
        </w:rPr>
        <w:annotationRef/>
      </w:r>
      <w:r>
        <w:fldChar w:fldCharType="begin"/>
      </w:r>
      <w:r>
        <w:instrText xml:space="preserve"> HYPERLINK "mailto:Andy.Woods@rhul.ac.uk"</w:instrText>
      </w:r>
      <w:bookmarkStart w:id="144" w:name="_@_4E72BACA26CE4561B33E75E305E5B78AZ"/>
      <w:r>
        <w:fldChar w:fldCharType="separate"/>
      </w:r>
      <w:bookmarkEnd w:id="144"/>
      <w:r w:rsidRPr="284C7273">
        <w:rPr>
          <w:rStyle w:val="Mention"/>
          <w:noProof/>
        </w:rPr>
        <w:t>@Woods, Andy</w:t>
      </w:r>
      <w:r>
        <w:fldChar w:fldCharType="end"/>
      </w:r>
      <w:r w:rsidRPr="3FF08448">
        <w:t xml:space="preserve"> </w:t>
      </w:r>
      <w:r>
        <w:fldChar w:fldCharType="begin"/>
      </w:r>
      <w:r>
        <w:instrText xml:space="preserve"> HYPERLINK "mailto:Polly.Dalton@rhul.ac.uk"</w:instrText>
      </w:r>
      <w:bookmarkStart w:id="145" w:name="_@_19810E7A7F414B6A8646B912307E361FZ"/>
      <w:r>
        <w:fldChar w:fldCharType="separate"/>
      </w:r>
      <w:bookmarkEnd w:id="145"/>
      <w:r w:rsidRPr="3B3458A0">
        <w:rPr>
          <w:rStyle w:val="Mention"/>
          <w:noProof/>
        </w:rPr>
        <w:t>@Dalton, Polly</w:t>
      </w:r>
      <w:r>
        <w:fldChar w:fldCharType="end"/>
      </w:r>
      <w:r w:rsidRPr="642D2FA8">
        <w:t xml:space="preserve"> could we embbed the link into the photographer's surname? would the licence cover that?</w:t>
      </w:r>
    </w:p>
  </w:comment>
  <w:comment w:id="148" w:author="Dalton, Polly" w:date="2025-07-18T06:47:00Z" w:initials="DP">
    <w:p w14:paraId="2C605BE9" w14:textId="0A47B3A4" w:rsidR="00A31C76" w:rsidRDefault="000C5A4E">
      <w:pPr>
        <w:pStyle w:val="CommentText"/>
      </w:pPr>
      <w:r>
        <w:rPr>
          <w:rStyle w:val="CommentReference"/>
        </w:rPr>
        <w:annotationRef/>
      </w:r>
      <w:r w:rsidRPr="4963FB0D">
        <w:t>JB comment: Not sure what we are supposed to take from this other than the sphere is big and impressive</w:t>
      </w:r>
    </w:p>
  </w:comment>
  <w:comment w:id="149" w:author="Woods, Andy" w:date="2025-08-29T06:21:00Z" w:initials="WA">
    <w:p w14:paraId="73E6E468" w14:textId="2F86E376" w:rsidR="00A31C76" w:rsidRDefault="000C5A4E">
      <w:pPr>
        <w:pStyle w:val="CommentText"/>
      </w:pPr>
      <w:r>
        <w:rPr>
          <w:rStyle w:val="CommentReference"/>
        </w:rPr>
        <w:annotationRef/>
      </w:r>
      <w:r w:rsidRPr="076788AC">
        <w:t>Given JB comment, I thought to reduce word count of this bit. Hope cool.</w:t>
      </w:r>
    </w:p>
  </w:comment>
  <w:comment w:id="150" w:author="Dalton, Polly" w:date="2025-09-16T06:53:00Z" w:initials="DP">
    <w:p w14:paraId="14282919" w14:textId="7AB52FFD" w:rsidR="00A31C76" w:rsidRDefault="000C5A4E">
      <w:pPr>
        <w:pStyle w:val="CommentText"/>
      </w:pPr>
      <w:r>
        <w:rPr>
          <w:rStyle w:val="CommentReference"/>
        </w:rPr>
        <w:annotationRef/>
      </w:r>
      <w:r w:rsidRPr="53AC232E">
        <w:t>I think both of these case studies (and I like the idea of including the Outernet) demonstrate (in relation to vision which is the focus of this section) the increasing prevalence of massive high resolution screens - perhaps we include them as in-text examples rather than picking them out as case studies in this way. I think James's comment highlights that for a case study we want to be picking up on something specific that someone has done to play around with vision - e.g. those uses of big screens that make it seem as if objects are three dimensional?)</w:t>
      </w:r>
    </w:p>
  </w:comment>
  <w:comment w:id="151" w:author="Dalton, Polly" w:date="2025-09-16T06:56:00Z" w:initials="DP">
    <w:p w14:paraId="538F4B7A" w14:textId="19681246" w:rsidR="00A31C76" w:rsidRDefault="000C5A4E">
      <w:pPr>
        <w:pStyle w:val="CommentText"/>
      </w:pPr>
      <w:r>
        <w:rPr>
          <w:rStyle w:val="CommentReference"/>
        </w:rPr>
        <w:annotationRef/>
      </w:r>
      <w:r w:rsidRPr="5DFA5458">
        <w:t>After a quick google... this is called 3D digital signage</w:t>
      </w:r>
    </w:p>
  </w:comment>
  <w:comment w:id="152" w:author="Dalton, Polly" w:date="2025-09-16T06:56:00Z" w:initials="DP">
    <w:p w14:paraId="50324B5B" w14:textId="5643CDB4" w:rsidR="00A31C76" w:rsidRDefault="000C5A4E">
      <w:pPr>
        <w:pStyle w:val="CommentText"/>
      </w:pPr>
      <w:r>
        <w:rPr>
          <w:rStyle w:val="CommentReference"/>
        </w:rPr>
        <w:annotationRef/>
      </w:r>
      <w:r w:rsidRPr="14754D84">
        <w:t>Could also think about ABBA voyage and their visuals?</w:t>
      </w:r>
    </w:p>
  </w:comment>
  <w:comment w:id="146" w:author="Galindo Esparza, Rosella" w:date="2026-03-06T14:05:00Z" w:initials="GR">
    <w:p w14:paraId="73244508" w14:textId="289F199F" w:rsidR="008574E8" w:rsidRDefault="008574E8">
      <w:pPr>
        <w:pStyle w:val="CommentText"/>
      </w:pPr>
      <w:r>
        <w:rPr>
          <w:rStyle w:val="CommentReference"/>
        </w:rPr>
        <w:annotationRef/>
      </w:r>
      <w:r w:rsidRPr="212C184E">
        <w:t>Is there a specific lengt for case studies? This is a bit shorter and could include more information.</w:t>
      </w:r>
    </w:p>
  </w:comment>
  <w:comment w:id="147" w:author="Woods, Andy" w:date="2026-03-18T09:35:00Z" w:initials="AW">
    <w:p w14:paraId="1BADC75C" w14:textId="77777777" w:rsidR="00E321DA" w:rsidRDefault="00E321DA" w:rsidP="00E321DA">
      <w:pPr>
        <w:pStyle w:val="CommentText"/>
      </w:pPr>
      <w:r>
        <w:rPr>
          <w:rStyle w:val="CommentReference"/>
        </w:rPr>
        <w:annotationRef/>
      </w:r>
      <w:r>
        <w:t>No spec set as of yet</w:t>
      </w:r>
    </w:p>
  </w:comment>
  <w:comment w:id="153" w:author="Dalton, Polly" w:date="2026-04-24T17:11:00Z" w:initials="DP">
    <w:p w14:paraId="4D9A3DAC" w14:textId="20C9C99F" w:rsidR="000A18CD" w:rsidRDefault="000A18CD">
      <w:pPr>
        <w:pStyle w:val="CommentText"/>
      </w:pPr>
      <w:r>
        <w:rPr>
          <w:rStyle w:val="CommentReference"/>
        </w:rPr>
        <w:annotationRef/>
      </w:r>
      <w:r w:rsidRPr="0F974F17">
        <w:t>Something odd with the referencing here as we have 84 and 5</w:t>
      </w:r>
    </w:p>
  </w:comment>
  <w:comment w:id="158" w:author="Woods, Andy" w:date="2025-08-29T12:30:00Z" w:initials="AW">
    <w:p w14:paraId="4220D1C3" w14:textId="5D32EA5E" w:rsidR="00D035D6" w:rsidRDefault="00541D03" w:rsidP="00D035D6">
      <w:pPr>
        <w:pStyle w:val="CommentText"/>
      </w:pPr>
      <w:r>
        <w:rPr>
          <w:rStyle w:val="CommentReference"/>
        </w:rPr>
        <w:annotationRef/>
      </w:r>
      <w:r w:rsidR="00D035D6">
        <w:t>Would people mind we remove this bit? I’m uncomfortably outside my expertise. Also, I cant find the ref for those numbers – not sure worth spending more time hunting.</w:t>
      </w:r>
    </w:p>
  </w:comment>
  <w:comment w:id="156" w:author="Dalton, Polly" w:date="2025-06-11T17:44:00Z" w:initials="DP">
    <w:p w14:paraId="499746B9" w14:textId="4B8AADAE" w:rsidR="00DC6BA9" w:rsidRDefault="00DC6BA9">
      <w:pPr>
        <w:pStyle w:val="CommentText"/>
      </w:pPr>
      <w:r>
        <w:rPr>
          <w:rStyle w:val="CommentReference"/>
        </w:rPr>
        <w:annotationRef/>
      </w:r>
      <w:r w:rsidRPr="6BA01E1F">
        <w:t>Still to tidy</w:t>
      </w:r>
    </w:p>
  </w:comment>
  <w:comment w:id="157" w:author="Woods, Andy" w:date="2025-09-22T13:26:00Z" w:initials="AW">
    <w:p w14:paraId="3073F9FD" w14:textId="77777777" w:rsidR="00386BE6" w:rsidRDefault="00386BE6" w:rsidP="00386BE6">
      <w:pPr>
        <w:pStyle w:val="CommentText"/>
      </w:pPr>
      <w:r>
        <w:rPr>
          <w:rStyle w:val="CommentReference"/>
        </w:rPr>
        <w:annotationRef/>
      </w:r>
      <w:r>
        <w:t>Hope its OK we remove this graph. Its outside my comfort zone in terms of expertise and I’d rather remove it.</w:t>
      </w:r>
    </w:p>
  </w:comment>
  <w:comment w:id="162" w:author="Galindo Esparza, Rosella" w:date="2026-04-24T23:16:00Z" w:initials="GR">
    <w:p w14:paraId="2EC03E4D" w14:textId="529C494E" w:rsidR="009B4866" w:rsidRDefault="008F1F18">
      <w:pPr>
        <w:pStyle w:val="CommentText"/>
      </w:pPr>
      <w:r>
        <w:rPr>
          <w:rStyle w:val="CommentReference"/>
        </w:rPr>
        <w:annotationRef/>
      </w:r>
      <w:r w:rsidRPr="1E97023B">
        <w:t xml:space="preserve">Do we need this info? </w:t>
      </w:r>
      <w:r>
        <w:fldChar w:fldCharType="begin"/>
      </w:r>
      <w:r>
        <w:instrText xml:space="preserve"> HYPERLINK "mailto:Andy.Woods@rhul.ac.uk"</w:instrText>
      </w:r>
      <w:bookmarkStart w:id="163" w:name="_@_C7367B1448704DE2B7AA85773B35BB02Z"/>
      <w:r>
        <w:fldChar w:fldCharType="separate"/>
      </w:r>
      <w:bookmarkEnd w:id="163"/>
      <w:r w:rsidRPr="513808BF">
        <w:rPr>
          <w:rStyle w:val="Mention"/>
          <w:noProof/>
        </w:rPr>
        <w:t>@Woods, Andy</w:t>
      </w:r>
      <w:r>
        <w:fldChar w:fldCharType="end"/>
      </w:r>
      <w:r w:rsidRPr="2D564C43">
        <w:t xml:space="preserve"> </w:t>
      </w:r>
    </w:p>
  </w:comment>
  <w:comment w:id="173" w:author="Woods, Andy" w:date="2025-09-12T10:24:00Z" w:initials="AW">
    <w:p w14:paraId="76580B7C" w14:textId="77777777" w:rsidR="00A550A0" w:rsidRDefault="009B7872" w:rsidP="00A550A0">
      <w:pPr>
        <w:pStyle w:val="CommentText"/>
      </w:pPr>
      <w:r>
        <w:rPr>
          <w:rStyle w:val="CommentReference"/>
        </w:rPr>
        <w:annotationRef/>
      </w:r>
      <w:r w:rsidR="00A550A0">
        <w:t>I bet the reader is dying to know ways of achieving this (as am I). Should I spend 45 mins exploring this and provide a link here?</w:t>
      </w:r>
    </w:p>
  </w:comment>
  <w:comment w:id="174" w:author="Dalton, Polly" w:date="2025-09-16T13:58:00Z" w:initials="DP">
    <w:p w14:paraId="045F1878" w14:textId="739B0AA8" w:rsidR="00201FAD" w:rsidRDefault="00201FAD">
      <w:pPr>
        <w:pStyle w:val="CommentText"/>
      </w:pPr>
      <w:r>
        <w:rPr>
          <w:rStyle w:val="CommentReference"/>
        </w:rPr>
        <w:annotationRef/>
      </w:r>
      <w:r w:rsidRPr="16E4CDE1">
        <w:t>This section is about hearing, but agree that this is interesting, so if there's something we want to say about it then perhaps it can go under tactile?</w:t>
      </w:r>
    </w:p>
  </w:comment>
  <w:comment w:id="175" w:author="Dalton, Polly" w:date="2025-09-16T13:59:00Z" w:initials="DP">
    <w:p w14:paraId="52FC1345" w14:textId="5D4C7A7D" w:rsidR="00201FAD" w:rsidRDefault="00201FAD">
      <w:pPr>
        <w:pStyle w:val="CommentText"/>
      </w:pPr>
      <w:r>
        <w:rPr>
          <w:rStyle w:val="CommentReference"/>
        </w:rPr>
        <w:annotationRef/>
      </w:r>
      <w:r w:rsidRPr="783A54A4">
        <w:t>Also on the phrasing here - it sounds a bit promotional - can we perhaps rephrase a bit more neutrally?</w:t>
      </w:r>
    </w:p>
  </w:comment>
  <w:comment w:id="176" w:author="Woods, Andy" w:date="2025-08-13T11:40:00Z" w:initials="AW">
    <w:p w14:paraId="37F02DFB" w14:textId="63343B7F" w:rsidR="00EC5A71" w:rsidRDefault="009A0132" w:rsidP="00EC5A71">
      <w:pPr>
        <w:pStyle w:val="CommentText"/>
      </w:pPr>
      <w:r>
        <w:rPr>
          <w:rStyle w:val="CommentReference"/>
        </w:rPr>
        <w:annotationRef/>
      </w:r>
      <w:r w:rsidR="00EC5A71">
        <w:t xml:space="preserve">Hi-def here </w:t>
      </w:r>
      <w:hyperlink r:id="rId6" w:history="1">
        <w:r w:rsidR="00EC5A71" w:rsidRPr="00586F11">
          <w:rPr>
            <w:rStyle w:val="Hyperlink"/>
          </w:rPr>
          <w:t>https://drive.google.com/file/d/1coEeu_dPYDRUX5KrU5376525QQQFs_43/view</w:t>
        </w:r>
      </w:hyperlink>
    </w:p>
  </w:comment>
  <w:comment w:id="177" w:author="Galindo Esparza, Rosella" w:date="2026-04-24T23:17:00Z" w:initials="GR">
    <w:p w14:paraId="6C249553" w14:textId="48911B2C" w:rsidR="009B4866" w:rsidRDefault="008F1F18">
      <w:pPr>
        <w:pStyle w:val="CommentText"/>
      </w:pPr>
      <w:r>
        <w:rPr>
          <w:rStyle w:val="CommentReference"/>
        </w:rPr>
        <w:annotationRef/>
      </w:r>
      <w:r w:rsidRPr="3612E707">
        <w:t xml:space="preserve">We cannot use without permission, I believe. </w:t>
      </w:r>
      <w:r>
        <w:fldChar w:fldCharType="begin"/>
      </w:r>
      <w:r>
        <w:instrText xml:space="preserve"> HYPERLINK "mailto:Andy.Woods@rhul.ac.uk"</w:instrText>
      </w:r>
      <w:bookmarkStart w:id="179" w:name="_@_85FCFED5DA164923BFFE8C57203CBBD5Z"/>
      <w:r>
        <w:fldChar w:fldCharType="separate"/>
      </w:r>
      <w:bookmarkEnd w:id="179"/>
      <w:r w:rsidRPr="16F995E5">
        <w:rPr>
          <w:rStyle w:val="Mention"/>
          <w:noProof/>
        </w:rPr>
        <w:t>@Woods, Andy</w:t>
      </w:r>
      <w:r>
        <w:fldChar w:fldCharType="end"/>
      </w:r>
      <w:r w:rsidRPr="12C6A95E">
        <w:t xml:space="preserve"> </w:t>
      </w:r>
    </w:p>
  </w:comment>
  <w:comment w:id="178" w:author="Woods, Andy [2]" w:date="2026-04-28T08:05:00Z" w:initials="WA">
    <w:p w14:paraId="12E2E680" w14:textId="38F48E79" w:rsidR="00C44C90" w:rsidRDefault="00C44C90">
      <w:pPr>
        <w:pStyle w:val="CommentText"/>
      </w:pPr>
      <w:r>
        <w:rPr>
          <w:rStyle w:val="CommentReference"/>
        </w:rPr>
        <w:annotationRef/>
      </w:r>
      <w:r w:rsidRPr="4DF7364D">
        <w:t>we have permission fortunately. good spot</w:t>
      </w:r>
    </w:p>
  </w:comment>
  <w:comment w:id="191" w:author="Bennett, James" w:date="2025-07-12T13:07:00Z" w:initials="BJ">
    <w:p w14:paraId="5A7A95D1" w14:textId="77777777" w:rsidR="005B582A" w:rsidRDefault="005B582A">
      <w:pPr>
        <w:pStyle w:val="CommentText"/>
      </w:pPr>
      <w:r>
        <w:rPr>
          <w:rStyle w:val="CommentReference"/>
        </w:rPr>
        <w:annotationRef/>
      </w:r>
      <w:r w:rsidRPr="155F8576">
        <w:t xml:space="preserve">having this and Arcade are similar culture / immersive pieces that it might be best to think about more commercial fare like War of the Worlds? </w:t>
      </w:r>
    </w:p>
  </w:comment>
  <w:comment w:id="190" w:author="Galindo Esparza, Rosella" w:date="2026-03-06T16:25:00Z" w:initials="GR">
    <w:p w14:paraId="2BD25FA6" w14:textId="77777777" w:rsidR="005B582A" w:rsidRDefault="005B582A">
      <w:pPr>
        <w:pStyle w:val="CommentText"/>
      </w:pPr>
      <w:r>
        <w:rPr>
          <w:rStyle w:val="CommentReference"/>
        </w:rPr>
        <w:annotationRef/>
      </w:r>
      <w:r w:rsidRPr="19BE6435">
        <w:t>Why are these two case studies embbeded into Current technical challenges, and not with the first case study of the Touch section?</w:t>
      </w:r>
    </w:p>
  </w:comment>
  <w:comment w:id="192" w:author="Bennett, James" w:date="2025-07-12T13:07:00Z" w:initials="BJ">
    <w:p w14:paraId="40AC2C49" w14:textId="77777777" w:rsidR="005B582A" w:rsidRDefault="005B582A">
      <w:pPr>
        <w:pStyle w:val="CommentText"/>
      </w:pPr>
      <w:r>
        <w:rPr>
          <w:rStyle w:val="CommentReference"/>
        </w:rPr>
        <w:annotationRef/>
      </w:r>
      <w:r w:rsidRPr="495C2F7B">
        <w:t xml:space="preserve">I wonder if a goal could be for some of our case studies to get proper engagement from companies to discuss the multisensory aspect, the challenge, the cost (in whatever terms they are comfortable with) and the ROI. </w:t>
      </w:r>
    </w:p>
  </w:comment>
  <w:comment w:id="193" w:author="Woods, Andy" w:date="2025-09-05T09:37:00Z" w:initials="AW">
    <w:p w14:paraId="282BC337" w14:textId="77777777" w:rsidR="005B582A" w:rsidRDefault="005B582A" w:rsidP="00EA17D1">
      <w:pPr>
        <w:pStyle w:val="CommentText"/>
      </w:pPr>
      <w:r>
        <w:rPr>
          <w:rStyle w:val="CommentReference"/>
        </w:rPr>
        <w:annotationRef/>
      </w:r>
      <w:r>
        <w:t xml:space="preserve">Layered Reality OK’d our use and gave AW access to press pack: </w:t>
      </w:r>
      <w:hyperlink r:id="rId7" w:history="1">
        <w:r w:rsidRPr="00BC1B2C">
          <w:rPr>
            <w:rStyle w:val="Hyperlink"/>
          </w:rPr>
          <w:t>Drive folder</w:t>
        </w:r>
      </w:hyperlink>
    </w:p>
  </w:comment>
  <w:comment w:id="194" w:author="Woods, Andy" w:date="2025-09-26T10:11:00Z" w:initials="AW">
    <w:p w14:paraId="31ECCE87" w14:textId="77777777" w:rsidR="005B582A" w:rsidRDefault="005B582A" w:rsidP="00C07DFB">
      <w:pPr>
        <w:pStyle w:val="CommentText"/>
      </w:pPr>
      <w:r>
        <w:rPr>
          <w:rStyle w:val="CommentReference"/>
        </w:rPr>
        <w:annotationRef/>
      </w:r>
      <w:r>
        <w:t>We could ask them for quotes too</w:t>
      </w:r>
    </w:p>
  </w:comment>
  <w:comment w:id="195" w:author="Galindo Esparza, Rosella" w:date="2026-03-06T16:22:00Z" w:initials="GR">
    <w:p w14:paraId="5393274B" w14:textId="77777777" w:rsidR="005B582A" w:rsidRDefault="005B582A">
      <w:pPr>
        <w:pStyle w:val="CommentText"/>
      </w:pPr>
      <w:r>
        <w:rPr>
          <w:rStyle w:val="CommentReference"/>
        </w:rPr>
        <w:annotationRef/>
      </w:r>
      <w:r w:rsidRPr="1A8BC06E">
        <w:t xml:space="preserve">I've removed </w:t>
      </w:r>
      <w:r w:rsidRPr="38FA9498">
        <w:rPr>
          <w:b/>
          <w:bCs/>
        </w:rPr>
        <w:t xml:space="preserve">(Layered Reality, London) </w:t>
      </w:r>
      <w:r w:rsidRPr="05FBF501">
        <w:t>so the study case follows the same style as the other's. Instead, they are mentioned on the text now, but please ignore change if this was a Press request.</w:t>
      </w:r>
    </w:p>
  </w:comment>
  <w:comment w:id="198" w:author="Galindo Esparza, Rosella" w:date="2026-03-06T16:14:00Z" w:initials="GR">
    <w:p w14:paraId="07DEAECE" w14:textId="32AA7AF0" w:rsidR="008574E8" w:rsidRDefault="008574E8">
      <w:pPr>
        <w:pStyle w:val="CommentText"/>
      </w:pPr>
      <w:r>
        <w:rPr>
          <w:rStyle w:val="CommentReference"/>
        </w:rPr>
        <w:annotationRef/>
      </w:r>
      <w:r w:rsidRPr="488131E7">
        <w:t>Describe what Peltier cooling elements are</w:t>
      </w:r>
    </w:p>
  </w:comment>
  <w:comment w:id="200" w:author="Dalton, Polly" w:date="2025-06-11T17:50:00Z" w:initials="DP">
    <w:p w14:paraId="4483F7DD" w14:textId="10E746E6" w:rsidR="00DC6BA9" w:rsidRDefault="00DC6BA9">
      <w:pPr>
        <w:pStyle w:val="CommentText"/>
      </w:pPr>
      <w:r>
        <w:rPr>
          <w:rStyle w:val="CommentReference"/>
        </w:rPr>
        <w:annotationRef/>
      </w:r>
      <w:r w:rsidRPr="4FF240B9">
        <w:t>We could add a separate section on proprioception if there is interest</w:t>
      </w:r>
    </w:p>
  </w:comment>
  <w:comment w:id="201" w:author="Woods, Andy" w:date="2026-03-18T09:51:00Z" w:initials="AW">
    <w:p w14:paraId="6E60AEC8" w14:textId="77777777" w:rsidR="00EB198C" w:rsidRDefault="00EB198C" w:rsidP="00EB198C">
      <w:pPr>
        <w:pStyle w:val="CommentText"/>
      </w:pPr>
      <w:r>
        <w:rPr>
          <w:rStyle w:val="CommentReference"/>
        </w:rPr>
        <w:annotationRef/>
      </w:r>
      <w:r>
        <w:t>We have this already now. “in focus: proprioception and body map”</w:t>
      </w:r>
    </w:p>
  </w:comment>
  <w:comment w:id="208" w:author="Galindo Esparza, Rosella" w:date="2026-03-06T16:15:00Z" w:initials="GR">
    <w:p w14:paraId="069E8674" w14:textId="042A4D7C" w:rsidR="008574E8" w:rsidRDefault="008574E8">
      <w:pPr>
        <w:pStyle w:val="CommentText"/>
      </w:pPr>
      <w:r>
        <w:rPr>
          <w:rStyle w:val="CommentReference"/>
        </w:rPr>
        <w:annotationRef/>
      </w:r>
      <w:r w:rsidRPr="74716562">
        <w:t>Change page number for link to section.</w:t>
      </w:r>
    </w:p>
  </w:comment>
  <w:comment w:id="215" w:author="Dalton, Polly" w:date="2026-03-02T19:04:00Z" w:initials="DP">
    <w:p w14:paraId="35C15123" w14:textId="2B006AF9" w:rsidR="00EF41A9" w:rsidRDefault="00800C6C">
      <w:pPr>
        <w:pStyle w:val="CommentText"/>
      </w:pPr>
      <w:r>
        <w:rPr>
          <w:rStyle w:val="CommentReference"/>
        </w:rPr>
        <w:annotationRef/>
      </w:r>
      <w:r w:rsidRPr="07291641">
        <w:t>didn't follow</w:t>
      </w:r>
    </w:p>
  </w:comment>
  <w:comment w:id="216" w:author="Galindo Esparza, Rosella" w:date="2026-03-06T16:33:00Z" w:initials="GR">
    <w:p w14:paraId="7A2CD201" w14:textId="409CD63B" w:rsidR="008574E8" w:rsidRDefault="008574E8">
      <w:pPr>
        <w:pStyle w:val="CommentText"/>
      </w:pPr>
      <w:r>
        <w:rPr>
          <w:rStyle w:val="CommentReference"/>
        </w:rPr>
        <w:annotationRef/>
      </w:r>
      <w:r w:rsidRPr="480B8EA9">
        <w:t>I've slighty updated the sentence, hope it's clearer.</w:t>
      </w:r>
    </w:p>
  </w:comment>
  <w:comment w:id="213" w:author="Galindo Esparza, Rosella" w:date="2026-03-06T16:39:00Z" w:initials="GR">
    <w:p w14:paraId="26C29108" w14:textId="6C2C4256" w:rsidR="008574E8" w:rsidRDefault="008574E8">
      <w:pPr>
        <w:pStyle w:val="CommentText"/>
      </w:pPr>
      <w:r>
        <w:rPr>
          <w:rStyle w:val="CommentReference"/>
        </w:rPr>
        <w:annotationRef/>
      </w:r>
      <w:r w:rsidRPr="1FE51FB3">
        <w:t>It might be good to include the fact that werable systems vary widely on form. Some are full suits (less common) but also, they can be smaller systems fitting a specific area of the body (bracelets, chest straps, trousers, headbands, etc). Currently, the intro of the paragraph seems to refer ontly to full suits.</w:t>
      </w:r>
    </w:p>
  </w:comment>
  <w:comment w:id="214" w:author="Woods, Andy" w:date="2026-03-18T10:06:00Z" w:initials="AW">
    <w:p w14:paraId="750CC4C6" w14:textId="77777777" w:rsidR="005B582A" w:rsidRDefault="005B582A" w:rsidP="005B582A">
      <w:pPr>
        <w:pStyle w:val="CommentText"/>
      </w:pPr>
      <w:r>
        <w:rPr>
          <w:rStyle w:val="CommentReference"/>
        </w:rPr>
        <w:annotationRef/>
      </w:r>
      <w:r>
        <w:t>Nice!</w:t>
      </w:r>
    </w:p>
  </w:comment>
  <w:comment w:id="218" w:author="Woods, Andy" w:date="2026-03-18T10:08:00Z" w:initials="AW">
    <w:p w14:paraId="18D73977" w14:textId="77777777" w:rsidR="00D01830" w:rsidRDefault="00D01830" w:rsidP="00D01830">
      <w:pPr>
        <w:pStyle w:val="CommentText"/>
      </w:pPr>
      <w:r>
        <w:rPr>
          <w:rStyle w:val="CommentReference"/>
        </w:rPr>
        <w:annotationRef/>
      </w:r>
      <w:r>
        <w:t>This section feels somewhat small. I am tempted to delete. Or we leave as is and flesh out in the future.</w:t>
      </w:r>
    </w:p>
  </w:comment>
  <w:comment w:id="220" w:author="Bennett, James" w:date="2025-07-12T13:11:00Z" w:initials="BJ">
    <w:p w14:paraId="3745615A" w14:textId="155520C5" w:rsidR="000F4C25" w:rsidRDefault="000F4C25">
      <w:pPr>
        <w:pStyle w:val="CommentText"/>
      </w:pPr>
      <w:r>
        <w:rPr>
          <w:rStyle w:val="CommentReference"/>
        </w:rPr>
        <w:annotationRef/>
      </w:r>
      <w:r w:rsidRPr="5B89E939">
        <w:t xml:space="preserve">Case studies etc have gone a bit VR heavy. Maybe check out more experiential work - e.g. Meowolf or some escape rooms using smell? </w:t>
      </w:r>
    </w:p>
  </w:comment>
  <w:comment w:id="221" w:author="Woods, Andy" w:date="2025-09-04T15:24:00Z" w:initials="AW">
    <w:p w14:paraId="1CEE1F74" w14:textId="77777777" w:rsidR="002B2C95" w:rsidRDefault="002B2C95" w:rsidP="002B2C95">
      <w:pPr>
        <w:pStyle w:val="CommentText"/>
      </w:pPr>
      <w:r>
        <w:rPr>
          <w:rStyle w:val="CommentReference"/>
        </w:rPr>
        <w:annotationRef/>
      </w:r>
      <w:r>
        <w:t xml:space="preserve">Gone with Polly and my fav: Jorvik Viking Centre </w:t>
      </w:r>
    </w:p>
  </w:comment>
  <w:comment w:id="222" w:author="Galindo Esparza, Rosella" w:date="2026-03-09T09:49:00Z" w:initials="GR">
    <w:p w14:paraId="6B7A9854" w14:textId="25194A03" w:rsidR="008574E8" w:rsidRDefault="008574E8">
      <w:pPr>
        <w:pStyle w:val="CommentText"/>
      </w:pPr>
      <w:r>
        <w:rPr>
          <w:rStyle w:val="CommentReference"/>
        </w:rPr>
        <w:annotationRef/>
      </w:r>
      <w:r w:rsidRPr="59BA7DBA">
        <w:t>Is this an effort only for virtual experiences? Or can this be updated to 'immersive experiences'?</w:t>
      </w:r>
    </w:p>
  </w:comment>
  <w:comment w:id="223" w:author="Galindo Esparza, Rosella" w:date="2026-04-29T22:58:00Z" w:initials="GR">
    <w:p w14:paraId="4D846A9B" w14:textId="18804171" w:rsidR="00A6606A" w:rsidRDefault="00A6606A">
      <w:pPr>
        <w:pStyle w:val="CommentText"/>
      </w:pPr>
      <w:r>
        <w:rPr>
          <w:rStyle w:val="CommentReference"/>
        </w:rPr>
        <w:annotationRef/>
      </w:r>
      <w:r>
        <w:fldChar w:fldCharType="begin"/>
      </w:r>
      <w:r>
        <w:instrText xml:space="preserve"> HYPERLINK "mailto:Andy.Woods@rhul.ac.uk"</w:instrText>
      </w:r>
      <w:bookmarkStart w:id="225" w:name="_@_C022DA73133548F9A0BF1DF4C44394A9Z"/>
      <w:r>
        <w:fldChar w:fldCharType="separate"/>
      </w:r>
      <w:bookmarkEnd w:id="225"/>
      <w:r w:rsidRPr="57ED6D17">
        <w:rPr>
          <w:rStyle w:val="Mention"/>
          <w:noProof/>
        </w:rPr>
        <w:t>@Woods, Andy</w:t>
      </w:r>
      <w:r>
        <w:fldChar w:fldCharType="end"/>
      </w:r>
      <w:r w:rsidRPr="208E416E">
        <w:t xml:space="preserve"> is 1018 a footnote or a reference? The 4-digit number does not make sense.</w:t>
      </w:r>
    </w:p>
  </w:comment>
  <w:comment w:id="224" w:author="Woods, Andy [2]" w:date="2026-04-30T07:05:00Z" w:initials="WA">
    <w:p w14:paraId="592BBF39" w14:textId="344E4984" w:rsidR="00A6606A" w:rsidRDefault="00A6606A">
      <w:pPr>
        <w:pStyle w:val="CommentText"/>
      </w:pPr>
      <w:r>
        <w:rPr>
          <w:rStyle w:val="CommentReference"/>
        </w:rPr>
        <w:annotationRef/>
      </w:r>
      <w:r w:rsidRPr="6245FB93">
        <w:t>good spot!</w:t>
      </w:r>
    </w:p>
  </w:comment>
  <w:comment w:id="226" w:author="Galindo Esparza, Rosella" w:date="2026-03-09T09:57:00Z" w:initials="GR">
    <w:p w14:paraId="6C2E1871" w14:textId="4B7264E6" w:rsidR="008574E8" w:rsidRDefault="008574E8">
      <w:pPr>
        <w:pStyle w:val="CommentText"/>
      </w:pPr>
      <w:r>
        <w:rPr>
          <w:rStyle w:val="CommentReference"/>
        </w:rPr>
        <w:annotationRef/>
      </w:r>
      <w:r w:rsidRPr="341313E7">
        <w:t>Expand figure description to the scent-related elements. I originally was confused and thought this was related to a discussion on robotics/animatronics.</w:t>
      </w:r>
    </w:p>
  </w:comment>
  <w:comment w:id="228" w:author="Bennett, James" w:date="2025-07-12T13:09:00Z" w:initials="BJ">
    <w:p w14:paraId="3D300068" w14:textId="35821B07" w:rsidR="000F4C25" w:rsidRDefault="000F4C25">
      <w:pPr>
        <w:pStyle w:val="CommentText"/>
      </w:pPr>
      <w:r>
        <w:rPr>
          <w:rStyle w:val="CommentReference"/>
        </w:rPr>
        <w:annotationRef/>
      </w:r>
      <w:r w:rsidRPr="37484C17">
        <w:t xml:space="preserve">Probably should always credit the company. If we're going to publish the report we may want to check in with companies as a courtesy and, as suggested earlier, get an explanation of ROI / challenge. </w:t>
      </w:r>
    </w:p>
  </w:comment>
  <w:comment w:id="229" w:author="Woods, Andy" w:date="2025-08-20T09:52:00Z" w:initials="WA">
    <w:p w14:paraId="293D5495" w14:textId="55858511" w:rsidR="00AA0D46" w:rsidRDefault="00826A36">
      <w:pPr>
        <w:pStyle w:val="CommentText"/>
      </w:pPr>
      <w:r>
        <w:rPr>
          <w:rStyle w:val="CommentReference"/>
        </w:rPr>
        <w:annotationRef/>
      </w:r>
      <w:r w:rsidRPr="6FAB8222">
        <w:t>hard to reach them. Via instagram: "Hi there. I'm part of a team called CoStar. I'm writing a report on Multisensory for the creative industry. I'd love to include Forager in the report as a case study. I hope that's OK. Any chance of an email chat? It's always nice to include quotes from people who make the experiences :) I'm andy.woods@rhul.ac.uk"</w:t>
      </w:r>
    </w:p>
  </w:comment>
  <w:comment w:id="230" w:author="Woods, Andy" w:date="2025-08-29T12:51:00Z" w:initials="AW">
    <w:p w14:paraId="4E01AEBD" w14:textId="77777777" w:rsidR="000C71DF" w:rsidRDefault="000C71DF" w:rsidP="000C71DF">
      <w:pPr>
        <w:pStyle w:val="CommentText"/>
      </w:pPr>
      <w:r>
        <w:rPr>
          <w:rStyle w:val="CommentReference"/>
        </w:rPr>
        <w:annotationRef/>
      </w:r>
      <w:r>
        <w:t>AW: decided to remove this museum in favour of my fav: Jorvik Viking museum. Also, they never got back to me.</w:t>
      </w:r>
    </w:p>
  </w:comment>
  <w:comment w:id="241" w:author="Galindo Esparza, Rosella" w:date="2026-03-09T10:13:00Z" w:initials="GR">
    <w:p w14:paraId="00BA2FB2" w14:textId="3B18E15B" w:rsidR="008574E8" w:rsidRDefault="008574E8">
      <w:pPr>
        <w:pStyle w:val="CommentText"/>
      </w:pPr>
      <w:r>
        <w:rPr>
          <w:rStyle w:val="CommentReference"/>
        </w:rPr>
        <w:annotationRef/>
      </w:r>
      <w:r w:rsidRPr="267E30F5">
        <w:t>It would be great to have an image of how the HoloTiles look like. But I wonder if this is possible re: Disney copyright.</w:t>
      </w:r>
    </w:p>
  </w:comment>
  <w:comment w:id="242" w:author="Woods, Andy" w:date="2026-03-18T10:34:00Z" w:initials="AW">
    <w:p w14:paraId="3D458E9E" w14:textId="77777777" w:rsidR="007F08D5" w:rsidRDefault="007F08D5" w:rsidP="007F08D5">
      <w:pPr>
        <w:pStyle w:val="CommentText"/>
      </w:pPr>
      <w:r>
        <w:rPr>
          <w:rStyle w:val="CommentReference"/>
        </w:rPr>
        <w:annotationRef/>
      </w:r>
      <w:r>
        <w:t xml:space="preserve">Let’s part to the future. I explored contacting disney but they’ve a labyrinthine process for this (to get permission to show this image </w:t>
      </w:r>
      <w:hyperlink r:id="rId8" w:history="1">
        <w:r w:rsidRPr="008B49C7">
          <w:rPr>
            <w:rStyle w:val="Hyperlink"/>
          </w:rPr>
          <w:t>https://la.disneyresearch.com/holotile/</w:t>
        </w:r>
      </w:hyperlink>
      <w:r>
        <w:t>) and a 6 week turnaround.</w:t>
      </w:r>
    </w:p>
  </w:comment>
  <w:comment w:id="248" w:author="Galindo Esparza, Rosella" w:date="2026-03-09T10:56:00Z" w:initials="GR">
    <w:p w14:paraId="5840EDB5" w14:textId="2C8EF9C8" w:rsidR="008574E8" w:rsidRDefault="008574E8">
      <w:pPr>
        <w:pStyle w:val="CommentText"/>
      </w:pPr>
      <w:r>
        <w:rPr>
          <w:rStyle w:val="CommentReference"/>
        </w:rPr>
        <w:annotationRef/>
      </w:r>
      <w:r w:rsidRPr="458A8D0C">
        <w:t>Another good example is the Gringotts Dragon at Harry Potter Warner Bros. Studio</w:t>
      </w:r>
    </w:p>
  </w:comment>
  <w:comment w:id="249" w:author="Woods, Andy" w:date="2026-03-18T10:38:00Z" w:initials="AW">
    <w:p w14:paraId="4598D81F" w14:textId="77777777" w:rsidR="007F08D5" w:rsidRDefault="007F08D5" w:rsidP="007F08D5">
      <w:pPr>
        <w:pStyle w:val="CommentText"/>
      </w:pPr>
      <w:r>
        <w:rPr>
          <w:rStyle w:val="CommentReference"/>
        </w:rPr>
        <w:annotationRef/>
      </w:r>
      <w:r>
        <w:t>I’m somewhat anti Harry Potter given TERF link so hope ok we don’t include.</w:t>
      </w:r>
    </w:p>
  </w:comment>
  <w:comment w:id="253" w:author="Dalton, Polly" w:date="2025-09-16T14:05:00Z" w:initials="DP">
    <w:p w14:paraId="0CBD2E44" w14:textId="77777777" w:rsidR="00675AC7" w:rsidRDefault="00675AC7" w:rsidP="00675AC7">
      <w:pPr>
        <w:pStyle w:val="CommentText"/>
      </w:pPr>
      <w:r>
        <w:rPr>
          <w:rStyle w:val="CommentReference"/>
        </w:rPr>
        <w:annotationRef/>
      </w:r>
      <w:r w:rsidRPr="4EFAE5C3">
        <w:t>Some great stuff in here, worth expanding further (e.g. add a top level intro like the other sections, try to at least introduce all different potential interaction modes etc.)</w:t>
      </w:r>
    </w:p>
  </w:comment>
  <w:comment w:id="261" w:author="Galindo Esparza, Rosella" w:date="2026-03-09T13:20:00Z" w:initials="GR">
    <w:p w14:paraId="015798B5" w14:textId="51B2334E" w:rsidR="008574E8" w:rsidRDefault="008574E8">
      <w:pPr>
        <w:pStyle w:val="CommentText"/>
      </w:pPr>
      <w:r>
        <w:rPr>
          <w:rStyle w:val="CommentReference"/>
        </w:rPr>
        <w:annotationRef/>
      </w:r>
      <w:r w:rsidRPr="24A3122B">
        <w:t>Just as a side note, this is something that some neurodiverse participants and older adults requested during the social VR study I worked on last year.</w:t>
      </w:r>
    </w:p>
  </w:comment>
  <w:comment w:id="262" w:author="Woods, Andy" w:date="2026-03-18T10:39:00Z" w:initials="AW">
    <w:p w14:paraId="24EE89F0" w14:textId="77777777" w:rsidR="007F08D5" w:rsidRDefault="007F08D5" w:rsidP="007F08D5">
      <w:pPr>
        <w:pStyle w:val="CommentText"/>
      </w:pPr>
      <w:r>
        <w:rPr>
          <w:rStyle w:val="CommentReference"/>
        </w:rPr>
        <w:annotationRef/>
      </w:r>
      <w:r>
        <w:t>Is there a report we can cite for your work? Cheers.</w:t>
      </w:r>
    </w:p>
  </w:comment>
  <w:comment w:id="264" w:author="Galindo Esparza, Rosella" w:date="2026-03-10T16:07:00Z" w:initials="GR">
    <w:p w14:paraId="2B5D1B2B" w14:textId="52B89D11" w:rsidR="006D443A" w:rsidRDefault="00800C6C">
      <w:pPr>
        <w:pStyle w:val="CommentText"/>
      </w:pPr>
      <w:r>
        <w:rPr>
          <w:rStyle w:val="CommentReference"/>
        </w:rPr>
        <w:annotationRef/>
      </w:r>
      <w:r w:rsidRPr="6079D735">
        <w:t>There is no case study for this section?</w:t>
      </w:r>
    </w:p>
  </w:comment>
  <w:comment w:id="265" w:author="Woods, Andy" w:date="2026-03-18T10:40:00Z" w:initials="AW">
    <w:p w14:paraId="1D3AAAD5" w14:textId="77777777" w:rsidR="007F08D5" w:rsidRDefault="007F08D5" w:rsidP="007F08D5">
      <w:pPr>
        <w:pStyle w:val="CommentText"/>
      </w:pPr>
      <w:r>
        <w:rPr>
          <w:rStyle w:val="CommentReference"/>
        </w:rPr>
        <w:annotationRef/>
      </w:r>
      <w:r>
        <w:t>Hope ok we park to future</w:t>
      </w:r>
    </w:p>
  </w:comment>
  <w:comment w:id="266" w:author="Levstek, Marusa" w:date="2026-04-24T10:22:00Z" w:initials="LM">
    <w:p w14:paraId="35214C7A" w14:textId="5E34F193" w:rsidR="000A18CD" w:rsidRDefault="000A18CD">
      <w:pPr>
        <w:pStyle w:val="CommentText"/>
      </w:pPr>
      <w:r>
        <w:rPr>
          <w:rStyle w:val="CommentReference"/>
        </w:rPr>
        <w:annotationRef/>
      </w:r>
      <w:r>
        <w:fldChar w:fldCharType="begin"/>
      </w:r>
      <w:r>
        <w:instrText xml:space="preserve"> HYPERLINK "mailto:Andy.Woods@rhul.ac.uk"</w:instrText>
      </w:r>
      <w:bookmarkStart w:id="268" w:name="_@_9E026F72612B42539A08AACC38A9F080Z"/>
      <w:r>
        <w:fldChar w:fldCharType="separate"/>
      </w:r>
      <w:bookmarkEnd w:id="268"/>
      <w:r w:rsidRPr="14FAB543">
        <w:rPr>
          <w:rStyle w:val="Mention"/>
          <w:noProof/>
        </w:rPr>
        <w:t>@Woods, Andy</w:t>
      </w:r>
      <w:r>
        <w:fldChar w:fldCharType="end"/>
      </w:r>
      <w:r w:rsidRPr="655A24F7">
        <w:t xml:space="preserve"> is there an alternative to this photo, i'd rather not have my face in the final report, I didn't realise that's where it'd go when I took this photo... </w:t>
      </w:r>
    </w:p>
  </w:comment>
  <w:comment w:id="267" w:author="Woods, Andy" w:date="2026-04-29T07:03:00Z" w:initials="WA">
    <w:p w14:paraId="646933F0" w14:textId="77777777" w:rsidR="00355292" w:rsidRDefault="00355292" w:rsidP="00355292">
      <w:r>
        <w:rPr>
          <w:rStyle w:val="CommentReference"/>
        </w:rPr>
        <w:annotationRef/>
      </w:r>
      <w:r>
        <w:rPr>
          <w:sz w:val="20"/>
          <w:szCs w:val="20"/>
        </w:rPr>
        <w:t>I’ve replaced the image and received permission for the new one, so the consent issue is resolved.</w:t>
      </w:r>
    </w:p>
    <w:p w14:paraId="32FA5BD9" w14:textId="77777777" w:rsidR="00355292" w:rsidRDefault="00355292" w:rsidP="00355292"/>
    <w:p w14:paraId="7D57E9D5" w14:textId="77777777" w:rsidR="00355292" w:rsidRDefault="00355292" w:rsidP="00355292">
      <w:r>
        <w:rPr>
          <w:sz w:val="20"/>
          <w:szCs w:val="20"/>
        </w:rPr>
        <w:t>I interpreted your message as asking me to take responsibility for sourcing and changing the image. I wanted to check whether that was your intention. I think it would be helpful to clarify ownership for changes like this going forward, as I wasn’t clear that sourcing the replacement and securing permission was my responsibility.</w:t>
      </w:r>
    </w:p>
  </w:comment>
  <w:comment w:id="270" w:author="Levstek, Marusa" w:date="2025-08-27T17:39:00Z" w:initials="LM">
    <w:p w14:paraId="21AB23B7" w14:textId="2702013F" w:rsidR="00FC49F4" w:rsidRDefault="00FC49F4">
      <w:pPr>
        <w:pStyle w:val="CommentText"/>
      </w:pPr>
      <w:r>
        <w:rPr>
          <w:rStyle w:val="CommentReference"/>
        </w:rPr>
        <w:annotationRef/>
      </w:r>
      <w:r w:rsidRPr="04A90567">
        <w:t>replace with sense the sound by Kinda studos?</w:t>
      </w:r>
    </w:p>
  </w:comment>
  <w:comment w:id="271" w:author="Woods, Andy" w:date="2025-09-04T15:40:00Z" w:initials="AW">
    <w:p w14:paraId="1FF3976E" w14:textId="77777777" w:rsidR="00B65BEB" w:rsidRDefault="00B65BEB" w:rsidP="00B65BEB">
      <w:pPr>
        <w:pStyle w:val="CommentText"/>
      </w:pPr>
      <w:r>
        <w:rPr>
          <w:rStyle w:val="CommentReference"/>
        </w:rPr>
        <w:annotationRef/>
      </w:r>
      <w:r>
        <w:t>Have both?</w:t>
      </w:r>
    </w:p>
  </w:comment>
  <w:comment w:id="272" w:author="Dalton, Polly" w:date="2025-09-16T14:02:00Z" w:initials="DP">
    <w:p w14:paraId="7D7365E1" w14:textId="27A16ED1" w:rsidR="00201FAD" w:rsidRDefault="00201FAD">
      <w:pPr>
        <w:pStyle w:val="CommentText"/>
      </w:pPr>
      <w:r>
        <w:rPr>
          <w:rStyle w:val="CommentReference"/>
        </w:rPr>
        <w:annotationRef/>
      </w:r>
      <w:r w:rsidRPr="1F765005">
        <w:t>Let's discuss</w:t>
      </w:r>
    </w:p>
  </w:comment>
  <w:comment w:id="273" w:author="Woods, Andy" w:date="2026-02-27T11:13:00Z" w:initials="AW">
    <w:p w14:paraId="1216B787" w14:textId="77777777" w:rsidR="00B4793B" w:rsidRDefault="00B4793B" w:rsidP="00B4793B">
      <w:pPr>
        <w:pStyle w:val="CommentText"/>
      </w:pPr>
      <w:r>
        <w:rPr>
          <w:rStyle w:val="CommentReference"/>
        </w:rPr>
        <w:annotationRef/>
      </w:r>
      <w:r>
        <w:t>My pref now is to leave as is and maybe add Kinda in the future</w:t>
      </w:r>
    </w:p>
  </w:comment>
  <w:comment w:id="281" w:author="Dalton, Polly" w:date="2025-09-16T14:05:00Z" w:initials="DP">
    <w:p w14:paraId="61F73F20" w14:textId="519DDBDD" w:rsidR="00292272" w:rsidRDefault="00292272" w:rsidP="00292272">
      <w:pPr>
        <w:pStyle w:val="CommentText"/>
      </w:pPr>
      <w:r>
        <w:rPr>
          <w:rStyle w:val="CommentReference"/>
        </w:rPr>
        <w:annotationRef/>
      </w:r>
      <w:r w:rsidRPr="4EFAE5C3">
        <w:t>Some great stuff in here, worth expanding further (e.g. add a top level intro like the other sections, try to at least introduce all different potential interaction modes etc.)</w:t>
      </w:r>
    </w:p>
  </w:comment>
  <w:comment w:id="285" w:author="Galindo Esparza, Rosella" w:date="2026-03-09T13:35:00Z" w:initials="GR">
    <w:p w14:paraId="39A627E9" w14:textId="3A78B9C9" w:rsidR="008574E8" w:rsidRDefault="008574E8">
      <w:pPr>
        <w:pStyle w:val="CommentText"/>
      </w:pPr>
      <w:r>
        <w:rPr>
          <w:rStyle w:val="CommentReference"/>
        </w:rPr>
        <w:annotationRef/>
      </w:r>
      <w:r w:rsidRPr="28ECC7F5">
        <w:t>Could we add a deffinition of back-strocking in line with thext?</w:t>
      </w:r>
    </w:p>
  </w:comment>
  <w:comment w:id="286" w:author="Galindo Esparza, Rosella" w:date="2026-03-09T13:36:00Z" w:initials="GR">
    <w:p w14:paraId="5B0DD752" w14:textId="0BF4C1A3" w:rsidR="008574E8" w:rsidRDefault="008574E8">
      <w:pPr>
        <w:pStyle w:val="CommentText"/>
      </w:pPr>
      <w:r>
        <w:rPr>
          <w:rStyle w:val="CommentReference"/>
        </w:rPr>
        <w:annotationRef/>
      </w:r>
      <w:r w:rsidRPr="50988F90">
        <w:t>I originally thought this was about swimming!</w:t>
      </w:r>
    </w:p>
  </w:comment>
  <w:comment w:id="288" w:author="Dalton, Polly" w:date="2026-03-02T19:19:00Z" w:initials="DP">
    <w:p w14:paraId="3A6C8199" w14:textId="37B6E52F" w:rsidR="00EF41A9" w:rsidRDefault="00800C6C">
      <w:pPr>
        <w:pStyle w:val="CommentText"/>
      </w:pPr>
      <w:r>
        <w:rPr>
          <w:rStyle w:val="CommentReference"/>
        </w:rPr>
        <w:annotationRef/>
      </w:r>
      <w:r w:rsidRPr="5F98B30B">
        <w:t>Needs a bit more explanation?</w:t>
      </w:r>
    </w:p>
  </w:comment>
  <w:comment w:id="294" w:author="Dalton, Polly" w:date="2025-09-16T14:05:00Z" w:initials="DP">
    <w:p w14:paraId="5215D546" w14:textId="43075993" w:rsidR="00201FAD" w:rsidRDefault="00201FAD">
      <w:pPr>
        <w:pStyle w:val="CommentText"/>
      </w:pPr>
      <w:r>
        <w:rPr>
          <w:rStyle w:val="CommentReference"/>
        </w:rPr>
        <w:annotationRef/>
      </w:r>
      <w:r w:rsidRPr="4EFAE5C3">
        <w:t>Some great stuff in here, worth expanding further (e.g. add a top level intro like the other sections, try to at least introduce all different potential interaction modes etc.)</w:t>
      </w:r>
    </w:p>
  </w:comment>
  <w:comment w:id="295" w:author="Dalton, Polly" w:date="2025-06-11T18:02:00Z" w:initials="DP">
    <w:p w14:paraId="38A39291" w14:textId="7A3D78A9" w:rsidR="00DC6BA9" w:rsidRDefault="00DC6BA9">
      <w:pPr>
        <w:pStyle w:val="CommentText"/>
      </w:pPr>
      <w:r>
        <w:rPr>
          <w:rStyle w:val="CommentReference"/>
        </w:rPr>
        <w:annotationRef/>
      </w:r>
      <w:r w:rsidRPr="7424E004">
        <w:t>Can expand if there is interest, e.g. eye movements, gesture, speech etc.</w:t>
      </w:r>
    </w:p>
  </w:comment>
  <w:comment w:id="296" w:author="Bennett, James" w:date="2025-07-12T13:13:00Z" w:initials="BJ">
    <w:p w14:paraId="51F9F25E" w14:textId="4000341C" w:rsidR="000F4C25" w:rsidRDefault="000F4C25">
      <w:pPr>
        <w:pStyle w:val="CommentText"/>
      </w:pPr>
      <w:r>
        <w:rPr>
          <w:rStyle w:val="CommentReference"/>
        </w:rPr>
        <w:annotationRef/>
      </w:r>
      <w:r w:rsidRPr="330B78A6">
        <w:t xml:space="preserve">definitely! I think this is where there is a lot of potential </w:t>
      </w:r>
    </w:p>
  </w:comment>
  <w:comment w:id="297" w:author="Levstek, Marusa" w:date="2025-08-27T17:39:00Z" w:initials="LM">
    <w:p w14:paraId="4B1E1A6B" w14:textId="77777777" w:rsidR="00DA3AA9" w:rsidRDefault="00DA3AA9" w:rsidP="00DA3AA9">
      <w:pPr>
        <w:pStyle w:val="CommentText"/>
      </w:pPr>
      <w:r>
        <w:rPr>
          <w:rStyle w:val="CommentReference"/>
        </w:rPr>
        <w:annotationRef/>
      </w:r>
      <w:r w:rsidRPr="04A90567">
        <w:t>replace with sense the sound by Kinda studos?</w:t>
      </w:r>
    </w:p>
  </w:comment>
  <w:comment w:id="298" w:author="Woods, Andy" w:date="2025-09-04T15:40:00Z" w:initials="AW">
    <w:p w14:paraId="5CE86352" w14:textId="77777777" w:rsidR="00DA3AA9" w:rsidRDefault="00DA3AA9" w:rsidP="00DA3AA9">
      <w:pPr>
        <w:pStyle w:val="CommentText"/>
      </w:pPr>
      <w:r>
        <w:rPr>
          <w:rStyle w:val="CommentReference"/>
        </w:rPr>
        <w:annotationRef/>
      </w:r>
      <w:r>
        <w:t>Have both?</w:t>
      </w:r>
    </w:p>
  </w:comment>
  <w:comment w:id="299" w:author="Dalton, Polly" w:date="2025-09-16T14:02:00Z" w:initials="DP">
    <w:p w14:paraId="5A372292" w14:textId="77777777" w:rsidR="00DA3AA9" w:rsidRDefault="00DA3AA9" w:rsidP="00DA3AA9">
      <w:pPr>
        <w:pStyle w:val="CommentText"/>
      </w:pPr>
      <w:r>
        <w:rPr>
          <w:rStyle w:val="CommentReference"/>
        </w:rPr>
        <w:annotationRef/>
      </w:r>
      <w:r w:rsidRPr="1F765005">
        <w:t>Let's discuss</w:t>
      </w:r>
    </w:p>
  </w:comment>
  <w:comment w:id="300" w:author="Woods, Andy" w:date="2026-03-19T09:02:00Z" w:initials="AW">
    <w:p w14:paraId="4D7671FB" w14:textId="77777777" w:rsidR="00532DB4" w:rsidRDefault="00532DB4" w:rsidP="00532DB4">
      <w:pPr>
        <w:pStyle w:val="CommentText"/>
      </w:pPr>
      <w:r>
        <w:rPr>
          <w:rStyle w:val="CommentReference"/>
        </w:rPr>
        <w:annotationRef/>
      </w:r>
      <w:r>
        <w:t>Let’s park for future update of report.</w:t>
      </w:r>
    </w:p>
  </w:comment>
  <w:comment w:id="301" w:author="Dalton, Polly" w:date="2025-09-16T14:02:00Z" w:initials="DP">
    <w:p w14:paraId="10361674" w14:textId="77777777" w:rsidR="00DA3AA9" w:rsidRDefault="00DA3AA9" w:rsidP="00DA3AA9">
      <w:pPr>
        <w:pStyle w:val="CommentText"/>
      </w:pPr>
      <w:r>
        <w:rPr>
          <w:rStyle w:val="CommentReference"/>
        </w:rPr>
        <w:annotationRef/>
      </w:r>
      <w:r w:rsidRPr="029BC5C9">
        <w:t>Is this interoception though?</w:t>
      </w:r>
    </w:p>
  </w:comment>
  <w:comment w:id="302" w:author="Woods, Andy" w:date="2025-09-24T14:32:00Z" w:initials="AW">
    <w:p w14:paraId="06082AB3" w14:textId="77777777" w:rsidR="00DA3AA9" w:rsidRDefault="00DA3AA9" w:rsidP="00DA3AA9">
      <w:pPr>
        <w:pStyle w:val="CommentText"/>
      </w:pPr>
      <w:r>
        <w:rPr>
          <w:rStyle w:val="CommentReference"/>
        </w:rPr>
        <w:annotationRef/>
      </w:r>
      <w:r>
        <w:t>Moving to ‘interaction</w:t>
      </w:r>
    </w:p>
  </w:comment>
  <w:comment w:id="303" w:author="Galindo Esparza, Rosella" w:date="2026-04-29T23:18:00Z" w:initials="GR">
    <w:p w14:paraId="6CB73049" w14:textId="6CD23677" w:rsidR="00A6606A" w:rsidRDefault="00A6606A">
      <w:pPr>
        <w:pStyle w:val="CommentText"/>
      </w:pPr>
      <w:r>
        <w:rPr>
          <w:rStyle w:val="CommentReference"/>
        </w:rPr>
        <w:annotationRef/>
      </w:r>
      <w:r>
        <w:fldChar w:fldCharType="begin"/>
      </w:r>
      <w:r>
        <w:instrText xml:space="preserve"> HYPERLINK "mailto:Andy.Woods@rhul.ac.uk"</w:instrText>
      </w:r>
      <w:bookmarkStart w:id="305" w:name="_@_4623D30197644EDEB18D55A33786F551Z"/>
      <w:r>
        <w:fldChar w:fldCharType="separate"/>
      </w:r>
      <w:bookmarkEnd w:id="305"/>
      <w:r w:rsidRPr="45E85A65">
        <w:rPr>
          <w:rStyle w:val="Mention"/>
          <w:noProof/>
        </w:rPr>
        <w:t>@Woods, Andy</w:t>
      </w:r>
      <w:r>
        <w:fldChar w:fldCharType="end"/>
      </w:r>
      <w:r w:rsidRPr="3DB5D40A">
        <w:t xml:space="preserve"> potential mix of reference and footnote? 5-digit number does not make sense as a reference.</w:t>
      </w:r>
    </w:p>
  </w:comment>
  <w:comment w:id="307" w:author="Galindo Esparza, Rosella" w:date="2026-03-09T13:56:00Z" w:initials="GR">
    <w:p w14:paraId="4B892B21" w14:textId="57512FB8" w:rsidR="008574E8" w:rsidRDefault="008574E8">
      <w:pPr>
        <w:pStyle w:val="CommentText"/>
      </w:pPr>
      <w:r>
        <w:rPr>
          <w:rStyle w:val="CommentReference"/>
        </w:rPr>
        <w:annotationRef/>
      </w:r>
      <w:r w:rsidRPr="7D9E730F">
        <w:t>This is the only section where practical insights are missing sub-headings, instead they are prenseted as bullet points. It would be good to unify with the previous sections and present all in the same format/style.</w:t>
      </w:r>
    </w:p>
  </w:comment>
  <w:comment w:id="309" w:author="Galindo Esparza, Rosella" w:date="2026-03-09T14:00:00Z" w:initials="GR">
    <w:p w14:paraId="7A30F621" w14:textId="42150A35" w:rsidR="008574E8" w:rsidRDefault="008574E8">
      <w:pPr>
        <w:pStyle w:val="CommentText"/>
      </w:pPr>
      <w:r>
        <w:rPr>
          <w:rStyle w:val="CommentReference"/>
        </w:rPr>
        <w:annotationRef/>
      </w:r>
      <w:r w:rsidRPr="49299BF3">
        <w:t>Equally, sub-headings are missing here.</w:t>
      </w:r>
    </w:p>
  </w:comment>
  <w:comment w:id="311" w:author="Galindo Esparza, Rosella" w:date="2026-03-09T14:48:00Z" w:initials="GR">
    <w:p w14:paraId="0AB9E0F2" w14:textId="347ABACF" w:rsidR="006D443A" w:rsidRDefault="00800C6C">
      <w:pPr>
        <w:pStyle w:val="CommentText"/>
      </w:pPr>
      <w:r>
        <w:rPr>
          <w:rStyle w:val="CommentReference"/>
        </w:rPr>
        <w:annotationRef/>
      </w:r>
      <w:r w:rsidRPr="553F1EE0">
        <w:t>Reference list is missing for me. Is this a glitch?</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AB78278" w15:done="1"/>
  <w15:commentEx w15:paraId="245BFE84" w15:paraIdParent="6AB78278" w15:done="1"/>
  <w15:commentEx w15:paraId="11162D96" w15:paraIdParent="6AB78278" w15:done="1"/>
  <w15:commentEx w15:paraId="28666C8D" w15:done="1"/>
  <w15:commentEx w15:paraId="7F3BD429" w15:paraIdParent="28666C8D" w15:done="1"/>
  <w15:commentEx w15:paraId="0114CF3B" w15:paraIdParent="28666C8D" w15:done="1"/>
  <w15:commentEx w15:paraId="5165838F" w15:done="1"/>
  <w15:commentEx w15:paraId="6DEF044A" w15:done="1"/>
  <w15:commentEx w15:paraId="2E7F7881" w15:done="1"/>
  <w15:commentEx w15:paraId="66314FE3" w15:paraIdParent="2E7F7881" w15:done="1"/>
  <w15:commentEx w15:paraId="35D4F454" w15:paraIdParent="2E7F7881" w15:done="1"/>
  <w15:commentEx w15:paraId="08B2A876" w15:done="1"/>
  <w15:commentEx w15:paraId="552E7563" w15:paraIdParent="08B2A876" w15:done="1"/>
  <w15:commentEx w15:paraId="621FA5EF" w15:paraIdParent="08B2A876" w15:done="1"/>
  <w15:commentEx w15:paraId="7C4D1A17" w15:done="1"/>
  <w15:commentEx w15:paraId="4C7A66B5" w15:done="1"/>
  <w15:commentEx w15:paraId="50F6C31A" w15:done="1"/>
  <w15:commentEx w15:paraId="751FD597" w15:paraIdParent="50F6C31A" w15:done="1"/>
  <w15:commentEx w15:paraId="76D2CFDD" w15:done="1"/>
  <w15:commentEx w15:paraId="7A5D9815" w15:paraIdParent="76D2CFDD" w15:done="1"/>
  <w15:commentEx w15:paraId="6FDCD816" w15:paraIdParent="76D2CFDD" w15:done="1"/>
  <w15:commentEx w15:paraId="17DEDB70" w15:paraIdParent="76D2CFDD" w15:done="1"/>
  <w15:commentEx w15:paraId="4D8EBAAB" w15:paraIdParent="76D2CFDD" w15:done="1"/>
  <w15:commentEx w15:paraId="11184DA5" w15:done="1"/>
  <w15:commentEx w15:paraId="02EE19E0" w15:done="1"/>
  <w15:commentEx w15:paraId="45F35CC1" w15:done="1"/>
  <w15:commentEx w15:paraId="75CA4A1B" w15:paraIdParent="45F35CC1" w15:done="1"/>
  <w15:commentEx w15:paraId="797608A1" w15:done="1"/>
  <w15:commentEx w15:paraId="2E5EF5BE" w15:done="1"/>
  <w15:commentEx w15:paraId="2FB4374B" w15:done="1"/>
  <w15:commentEx w15:paraId="7E9240BA" w15:paraIdParent="2FB4374B" w15:done="1"/>
  <w15:commentEx w15:paraId="65C21C1F" w15:paraIdParent="2FB4374B" w15:done="1"/>
  <w15:commentEx w15:paraId="55D82FAD" w15:paraIdParent="2FB4374B" w15:done="1"/>
  <w15:commentEx w15:paraId="0A70D0CB" w15:done="1"/>
  <w15:commentEx w15:paraId="2506A987" w15:paraIdParent="0A70D0CB" w15:done="1"/>
  <w15:commentEx w15:paraId="0BA27936" w15:paraIdParent="0A70D0CB" w15:done="1"/>
  <w15:commentEx w15:paraId="455C902D" w15:done="1"/>
  <w15:commentEx w15:paraId="0F6906DB" w15:done="1"/>
  <w15:commentEx w15:paraId="66C8FB02" w15:done="1"/>
  <w15:commentEx w15:paraId="0BBE9DE6" w15:paraIdParent="66C8FB02" w15:done="1"/>
  <w15:commentEx w15:paraId="57673667" w15:done="1"/>
  <w15:commentEx w15:paraId="2F7904E8" w15:paraIdParent="57673667" w15:done="1"/>
  <w15:commentEx w15:paraId="640AA4B0" w15:paraIdParent="57673667" w15:done="1"/>
  <w15:commentEx w15:paraId="3E55C10D" w15:paraIdParent="57673667" w15:done="1"/>
  <w15:commentEx w15:paraId="3576EDAC" w15:done="1"/>
  <w15:commentEx w15:paraId="27B645C0" w15:paraIdParent="3576EDAC" w15:done="1"/>
  <w15:commentEx w15:paraId="6EEEF86A" w15:paraIdParent="3576EDAC" w15:done="1"/>
  <w15:commentEx w15:paraId="4E9B4FA4" w15:paraIdParent="3576EDAC" w15:done="1"/>
  <w15:commentEx w15:paraId="2F2B88F1" w15:paraIdParent="3576EDAC" w15:done="1"/>
  <w15:commentEx w15:paraId="3382C640" w15:done="1"/>
  <w15:commentEx w15:paraId="6C350EC8" w15:paraIdParent="3382C640" w15:done="1"/>
  <w15:commentEx w15:paraId="185AF5F6" w15:done="1"/>
  <w15:commentEx w15:paraId="0499DC80" w15:done="1"/>
  <w15:commentEx w15:paraId="20C8E7DC" w15:done="1"/>
  <w15:commentEx w15:paraId="17F5C872" w15:done="1"/>
  <w15:commentEx w15:paraId="06AF0535" w15:done="1"/>
  <w15:commentEx w15:paraId="5808A9F1" w15:done="1"/>
  <w15:commentEx w15:paraId="6A454A36" w15:done="1"/>
  <w15:commentEx w15:paraId="6370B4CA" w15:done="1"/>
  <w15:commentEx w15:paraId="5001C732" w15:paraIdParent="6370B4CA" w15:done="1"/>
  <w15:commentEx w15:paraId="6AB27960" w15:done="1"/>
  <w15:commentEx w15:paraId="6059C53B" w15:paraIdParent="6AB27960" w15:done="1"/>
  <w15:commentEx w15:paraId="1403C258" w15:done="0"/>
  <w15:commentEx w15:paraId="005D0DB6" w15:paraIdParent="1403C258" w15:done="0"/>
  <w15:commentEx w15:paraId="0AB642F1" w15:paraIdParent="1403C258" w15:done="0"/>
  <w15:commentEx w15:paraId="672B5485" w15:done="0"/>
  <w15:commentEx w15:paraId="36364E20" w15:done="1"/>
  <w15:commentEx w15:paraId="1D00720B" w15:paraIdParent="36364E20" w15:done="1"/>
  <w15:commentEx w15:paraId="777E6E13" w15:paraIdParent="36364E20" w15:done="1"/>
  <w15:commentEx w15:paraId="67E047E1" w15:done="1"/>
  <w15:commentEx w15:paraId="5F6CDD5B" w15:done="0"/>
  <w15:commentEx w15:paraId="1CC8940A" w15:paraIdParent="5F6CDD5B" w15:done="0"/>
  <w15:commentEx w15:paraId="71107E41" w15:done="1"/>
  <w15:commentEx w15:paraId="08B07757" w15:done="1"/>
  <w15:commentEx w15:paraId="02C1B423" w15:paraIdParent="08B07757" w15:done="1"/>
  <w15:commentEx w15:paraId="60FCB5C1" w15:done="1"/>
  <w15:commentEx w15:paraId="3D5EBB63" w15:paraIdParent="60FCB5C1" w15:done="1"/>
  <w15:commentEx w15:paraId="02BCFD31" w15:done="1"/>
  <w15:commentEx w15:paraId="602D13C2" w15:done="1"/>
  <w15:commentEx w15:paraId="44297D2F" w15:done="1"/>
  <w15:commentEx w15:paraId="395BD155" w15:done="1"/>
  <w15:commentEx w15:paraId="2F164E54" w15:paraIdParent="395BD155" w15:done="1"/>
  <w15:commentEx w15:paraId="52C893BC" w15:paraIdParent="395BD155" w15:done="1"/>
  <w15:commentEx w15:paraId="05A6F008" w15:done="1"/>
  <w15:commentEx w15:paraId="70CDCD81" w15:paraIdParent="05A6F008" w15:done="1"/>
  <w15:commentEx w15:paraId="2C605BE9" w15:done="1"/>
  <w15:commentEx w15:paraId="73E6E468" w15:paraIdParent="2C605BE9" w15:done="1"/>
  <w15:commentEx w15:paraId="14282919" w15:paraIdParent="2C605BE9" w15:done="1"/>
  <w15:commentEx w15:paraId="538F4B7A" w15:paraIdParent="2C605BE9" w15:done="1"/>
  <w15:commentEx w15:paraId="50324B5B" w15:paraIdParent="2C605BE9" w15:done="1"/>
  <w15:commentEx w15:paraId="73244508" w15:done="1"/>
  <w15:commentEx w15:paraId="1BADC75C" w15:paraIdParent="73244508" w15:done="1"/>
  <w15:commentEx w15:paraId="4D9A3DAC" w15:done="1"/>
  <w15:commentEx w15:paraId="4220D1C3" w15:done="1"/>
  <w15:commentEx w15:paraId="499746B9" w15:done="1"/>
  <w15:commentEx w15:paraId="3073F9FD" w15:paraIdParent="499746B9" w15:done="1"/>
  <w15:commentEx w15:paraId="2EC03E4D" w15:done="1"/>
  <w15:commentEx w15:paraId="76580B7C" w15:done="1"/>
  <w15:commentEx w15:paraId="045F1878" w15:paraIdParent="76580B7C" w15:done="1"/>
  <w15:commentEx w15:paraId="52FC1345" w15:paraIdParent="76580B7C" w15:done="1"/>
  <w15:commentEx w15:paraId="37F02DFB" w15:done="1"/>
  <w15:commentEx w15:paraId="6C249553" w15:done="1"/>
  <w15:commentEx w15:paraId="12E2E680" w15:paraIdParent="6C249553" w15:done="1"/>
  <w15:commentEx w15:paraId="5A7A95D1" w15:done="1"/>
  <w15:commentEx w15:paraId="2BD25FA6" w15:done="1"/>
  <w15:commentEx w15:paraId="40AC2C49" w15:done="1"/>
  <w15:commentEx w15:paraId="282BC337" w15:done="1"/>
  <w15:commentEx w15:paraId="31ECCE87" w15:paraIdParent="282BC337" w15:done="1"/>
  <w15:commentEx w15:paraId="5393274B" w15:done="1"/>
  <w15:commentEx w15:paraId="07DEAECE" w15:done="1"/>
  <w15:commentEx w15:paraId="4483F7DD" w15:done="1"/>
  <w15:commentEx w15:paraId="6E60AEC8" w15:paraIdParent="4483F7DD" w15:done="1"/>
  <w15:commentEx w15:paraId="069E8674" w15:done="1"/>
  <w15:commentEx w15:paraId="35C15123" w15:done="1"/>
  <w15:commentEx w15:paraId="7A2CD201" w15:paraIdParent="35C15123" w15:done="1"/>
  <w15:commentEx w15:paraId="26C29108" w15:done="1"/>
  <w15:commentEx w15:paraId="750CC4C6" w15:paraIdParent="26C29108" w15:done="1"/>
  <w15:commentEx w15:paraId="18D73977" w15:done="1"/>
  <w15:commentEx w15:paraId="3745615A" w15:done="1"/>
  <w15:commentEx w15:paraId="1CEE1F74" w15:paraIdParent="3745615A" w15:done="1"/>
  <w15:commentEx w15:paraId="6B7A9854" w15:done="1"/>
  <w15:commentEx w15:paraId="4D846A9B" w15:done="1"/>
  <w15:commentEx w15:paraId="592BBF39" w15:paraIdParent="4D846A9B" w15:done="1"/>
  <w15:commentEx w15:paraId="6C2E1871" w15:done="1"/>
  <w15:commentEx w15:paraId="3D300068" w15:done="1"/>
  <w15:commentEx w15:paraId="293D5495" w15:paraIdParent="3D300068" w15:done="1"/>
  <w15:commentEx w15:paraId="4E01AEBD" w15:paraIdParent="3D300068" w15:done="1"/>
  <w15:commentEx w15:paraId="00BA2FB2" w15:done="1"/>
  <w15:commentEx w15:paraId="3D458E9E" w15:paraIdParent="00BA2FB2" w15:done="1"/>
  <w15:commentEx w15:paraId="5840EDB5" w15:done="1"/>
  <w15:commentEx w15:paraId="4598D81F" w15:paraIdParent="5840EDB5" w15:done="1"/>
  <w15:commentEx w15:paraId="0CBD2E44" w15:done="1"/>
  <w15:commentEx w15:paraId="015798B5" w15:done="1"/>
  <w15:commentEx w15:paraId="24EE89F0" w15:paraIdParent="015798B5" w15:done="1"/>
  <w15:commentEx w15:paraId="2B5D1B2B" w15:done="1"/>
  <w15:commentEx w15:paraId="1D3AAAD5" w15:paraIdParent="2B5D1B2B" w15:done="1"/>
  <w15:commentEx w15:paraId="35214C7A" w15:done="0"/>
  <w15:commentEx w15:paraId="7D57E9D5" w15:paraIdParent="35214C7A" w15:done="0"/>
  <w15:commentEx w15:paraId="21AB23B7" w15:done="1"/>
  <w15:commentEx w15:paraId="1FF3976E" w15:paraIdParent="21AB23B7" w15:done="1"/>
  <w15:commentEx w15:paraId="7D7365E1" w15:paraIdParent="21AB23B7" w15:done="1"/>
  <w15:commentEx w15:paraId="1216B787" w15:paraIdParent="21AB23B7" w15:done="1"/>
  <w15:commentEx w15:paraId="61F73F20" w15:done="1"/>
  <w15:commentEx w15:paraId="39A627E9" w15:done="1"/>
  <w15:commentEx w15:paraId="5B0DD752" w15:paraIdParent="39A627E9" w15:done="1"/>
  <w15:commentEx w15:paraId="3A6C8199" w15:done="1"/>
  <w15:commentEx w15:paraId="5215D546" w15:done="1"/>
  <w15:commentEx w15:paraId="38A39291" w15:done="1"/>
  <w15:commentEx w15:paraId="51F9F25E" w15:paraIdParent="38A39291" w15:done="1"/>
  <w15:commentEx w15:paraId="4B1E1A6B" w15:done="1"/>
  <w15:commentEx w15:paraId="5CE86352" w15:paraIdParent="4B1E1A6B" w15:done="1"/>
  <w15:commentEx w15:paraId="5A372292" w15:paraIdParent="4B1E1A6B" w15:done="1"/>
  <w15:commentEx w15:paraId="4D7671FB" w15:paraIdParent="4B1E1A6B" w15:done="1"/>
  <w15:commentEx w15:paraId="10361674" w15:done="1"/>
  <w15:commentEx w15:paraId="06082AB3" w15:paraIdParent="10361674" w15:done="1"/>
  <w15:commentEx w15:paraId="6CB73049" w15:done="1"/>
  <w15:commentEx w15:paraId="4B892B21" w15:done="1"/>
  <w15:commentEx w15:paraId="7A30F621" w15:done="1"/>
  <w15:commentEx w15:paraId="0AB9E0F2"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F81183D" w16cex:dateUtc="2025-07-11T13:53:00Z"/>
  <w16cex:commentExtensible w16cex:durableId="0AA0A56B" w16cex:dateUtc="2025-09-12T08:04:00Z"/>
  <w16cex:commentExtensible w16cex:durableId="6324F91B" w16cex:dateUtc="2025-09-16T12:25:00Z"/>
  <w16cex:commentExtensible w16cex:durableId="2A7258FB" w16cex:dateUtc="2026-04-23T16:31:00Z"/>
  <w16cex:commentExtensible w16cex:durableId="7F864B42" w16cex:dateUtc="2026-04-23T16:38:00Z"/>
  <w16cex:commentExtensible w16cex:durableId="367F3668" w16cex:dateUtc="2026-04-24T09:06:00Z"/>
  <w16cex:commentExtensible w16cex:durableId="2BEB2038" w16cex:dateUtc="2026-02-26T11:51:00Z"/>
  <w16cex:commentExtensible w16cex:durableId="13A21FF8" w16cex:dateUtc="2026-01-23T08:38:00Z"/>
  <w16cex:commentExtensible w16cex:durableId="3460669E" w16cex:dateUtc="2026-02-19T14:19:00Z"/>
  <w16cex:commentExtensible w16cex:durableId="009B03EF" w16cex:dateUtc="2026-02-20T06:55:00Z"/>
  <w16cex:commentExtensible w16cex:durableId="165DE6B2" w16cex:dateUtc="2026-03-02T15:43:00Z"/>
  <w16cex:commentExtensible w16cex:durableId="4A2EAD33" w16cex:dateUtc="2026-03-02T13:16:00Z">
    <w16cex:extLst>
      <w16:ext w16:uri="{CE6994B0-6A32-4C9F-8C6B-6E91EDA988CE}">
        <cr:reactions xmlns:cr="http://schemas.microsoft.com/office/comments/2020/reactions">
          <cr:reaction reactionType="1">
            <cr:reactionInfo dateUtc="2026-03-02T15:43:35Z">
              <cr:user userId="S::polly.dalton@rhul.ac.uk::92ac5f7e-1c3f-4ae9-bcc6-bd143a5a6886" userProvider="AD" userName="Dalton, Polly"/>
            </cr:reactionInfo>
          </cr:reaction>
        </cr:reactions>
      </w16:ext>
    </w16cex:extLst>
  </w16cex:commentExtensible>
  <w16cex:commentExtensible w16cex:durableId="6EFA0BCB" w16cex:dateUtc="2026-03-02T13:16:00Z"/>
  <w16cex:commentExtensible w16cex:durableId="35664C46" w16cex:dateUtc="2026-03-02T15:43:00Z"/>
  <w16cex:commentExtensible w16cex:durableId="57236AB1" w16cex:dateUtc="2026-04-23T17:14:00Z"/>
  <w16cex:commentExtensible w16cex:durableId="209B0B30" w16cex:dateUtc="2026-03-02T13:18:00Z">
    <w16cex:extLst>
      <w16:ext w16:uri="{CE6994B0-6A32-4C9F-8C6B-6E91EDA988CE}">
        <cr:reactions xmlns:cr="http://schemas.microsoft.com/office/comments/2020/reactions">
          <cr:reaction reactionType="1">
            <cr:reactionInfo dateUtc="2026-03-02T15:43:51Z">
              <cr:user userId="S::polly.dalton@rhul.ac.uk::92ac5f7e-1c3f-4ae9-bcc6-bd143a5a6886" userProvider="AD" userName="Dalton, Polly"/>
            </cr:reactionInfo>
          </cr:reaction>
        </cr:reactions>
      </w16:ext>
    </w16cex:extLst>
  </w16cex:commentExtensible>
  <w16cex:commentExtensible w16cex:durableId="32C03D22" w16cex:dateUtc="2025-09-16T12:29:00Z"/>
  <w16cex:commentExtensible w16cex:durableId="05C7549F" w16cex:dateUtc="2025-09-19T14:47:00Z">
    <w16cex:extLst>
      <w16:ext w16:uri="{CE6994B0-6A32-4C9F-8C6B-6E91EDA988CE}">
        <cr:reactions xmlns:cr="http://schemas.microsoft.com/office/comments/2020/reactions">
          <cr:reaction reactionType="1">
            <cr:reactionInfo dateUtc="2026-03-02T15:45:53Z">
              <cr:user userId="S::polly.dalton@rhul.ac.uk::92ac5f7e-1c3f-4ae9-bcc6-bd143a5a6886" userProvider="AD" userName="Dalton, Polly"/>
            </cr:reactionInfo>
          </cr:reaction>
        </cr:reactions>
      </w16:ext>
    </w16cex:extLst>
  </w16cex:commentExtensible>
  <w16cex:commentExtensible w16cex:durableId="03485A5C" w16cex:dateUtc="2026-04-23T17:19:00Z"/>
  <w16cex:commentExtensible w16cex:durableId="4C625BA6" w16cex:dateUtc="2026-04-24T05:39:00Z"/>
  <w16cex:commentExtensible w16cex:durableId="293A0504" w16cex:dateUtc="2026-04-24T05:40:00Z"/>
  <w16cex:commentExtensible w16cex:durableId="5059DF83" w16cex:dateUtc="2026-04-24T09:11:00Z"/>
  <w16cex:commentExtensible w16cex:durableId="43DD0D19" w16cex:dateUtc="2026-04-24T09:20:00Z"/>
  <w16cex:commentExtensible w16cex:durableId="55952C13" w16cex:dateUtc="2026-03-02T14:05:00Z"/>
  <w16cex:commentExtensible w16cex:durableId="1B849B10" w16cex:dateUtc="2025-07-12T11:23:00Z"/>
  <w16cex:commentExtensible w16cex:durableId="3EAEA8B7" w16cex:dateUtc="2025-09-12T08:09:00Z"/>
  <w16cex:commentExtensible w16cex:durableId="63F64152" w16cex:dateUtc="2025-09-16T12:27:00Z"/>
  <w16cex:commentExtensible w16cex:durableId="16A1D2D9" w16cex:dateUtc="2026-01-20T09:19:00Z"/>
  <w16cex:commentExtensible w16cex:durableId="155100B2" w16cex:dateUtc="2025-09-23T11:52:00Z"/>
  <w16cex:commentExtensible w16cex:durableId="66D7707D" w16cex:dateUtc="2026-03-02T15:32:00Z"/>
  <w16cex:commentExtensible w16cex:durableId="07F318F1" w16cex:dateUtc="2026-03-02T16:52:00Z">
    <w16cex:extLst>
      <w16:ext w16:uri="{CE6994B0-6A32-4C9F-8C6B-6E91EDA988CE}">
        <cr:reactions xmlns:cr="http://schemas.microsoft.com/office/comments/2020/reactions">
          <cr:reaction reactionType="1">
            <cr:reactionInfo dateUtc="2026-03-17T08:48:58Z">
              <cr:user userId="S::Andy.Woods@rhul.ac.uk::1f14b3a1-f1dd-4da3-82b5-993b98b7bcdb" userProvider="AD" userName="Woods, Andy"/>
            </cr:reactionInfo>
          </cr:reaction>
        </cr:reactions>
      </w16:ext>
    </w16cex:extLst>
  </w16cex:commentExtensible>
  <w16cex:commentExtensible w16cex:durableId="2673F874" w16cex:dateUtc="2026-03-17T08:51:00Z"/>
  <w16cex:commentExtensible w16cex:durableId="6EBC3BFD" w16cex:dateUtc="2026-04-23T17:57:00Z"/>
  <w16cex:commentExtensible w16cex:durableId="3B540886" w16cex:dateUtc="2025-09-04T08:52:00Z"/>
  <w16cex:commentExtensible w16cex:durableId="4BD964DB" w16cex:dateUtc="2025-09-12T08:14:00Z"/>
  <w16cex:commentExtensible w16cex:durableId="6D05D384" w16cex:dateUtc="2025-09-12T08:17:00Z"/>
  <w16cex:commentExtensible w16cex:durableId="76D697D8" w16cex:dateUtc="2026-03-02T16:03:00Z"/>
  <w16cex:commentExtensible w16cex:durableId="1C001F64" w16cex:dateUtc="2025-07-12T11:29:00Z">
    <w16cex:extLst>
      <w16:ext w16:uri="{CE6994B0-6A32-4C9F-8C6B-6E91EDA988CE}">
        <cr:reactions xmlns:cr="http://schemas.microsoft.com/office/comments/2020/reactions">
          <cr:reaction reactionType="1">
            <cr:reactionInfo dateUtc="2025-08-18T12:52:22Z">
              <cr:user userId="S::Andy.Woods@rhul.ac.uk::1f14b3a1-f1dd-4da3-82b5-993b98b7bcdb" userProvider="AD" userName="Woods, Andy"/>
            </cr:reactionInfo>
          </cr:reaction>
        </cr:reactions>
      </w16:ext>
    </w16cex:extLst>
  </w16cex:commentExtensible>
  <w16cex:commentExtensible w16cex:durableId="1A978FC8" w16cex:dateUtc="2026-03-02T15:43:00Z"/>
  <w16cex:commentExtensible w16cex:durableId="4FA5F712" w16cex:dateUtc="2026-03-17T08:52:00Z"/>
  <w16cex:commentExtensible w16cex:durableId="3A8360D2" w16cex:dateUtc="2026-04-15T08:10:00Z">
    <w16cex:extLst>
      <w16:ext w16:uri="{CE6994B0-6A32-4C9F-8C6B-6E91EDA988CE}">
        <cr:reactions xmlns:cr="http://schemas.microsoft.com/office/comments/2020/reactions">
          <cr:reaction reactionType="1">
            <cr:reactionInfo dateUtc="2026-04-23T18:05:09Z">
              <cr:user userId="S::marusa.levstek@rhul.ac.uk::324c751c-0c6f-4c25-9eff-ff0489e2701f" userProvider="AD" userName="Levstek, Marusa"/>
            </cr:reactionInfo>
          </cr:reaction>
        </cr:reactions>
      </w16:ext>
    </w16cex:extLst>
  </w16cex:commentExtensible>
  <w16cex:commentExtensible w16cex:durableId="203BA7C2" w16cex:dateUtc="2026-04-23T18:10:00Z"/>
  <w16cex:commentExtensible w16cex:durableId="651B5949" w16cex:dateUtc="2026-04-24T05:40:00Z"/>
  <w16cex:commentExtensible w16cex:durableId="2A1D50EE" w16cex:dateUtc="2026-05-01T13:37:00Z"/>
  <w16cex:commentExtensible w16cex:durableId="57B30B35" w16cex:dateUtc="2026-03-02T16:02:00Z"/>
  <w16cex:commentExtensible w16cex:durableId="3998B2D2" w16cex:dateUtc="2026-03-17T12:49:00Z"/>
  <w16cex:commentExtensible w16cex:durableId="0D359620" w16cex:dateUtc="2026-04-23T18:14:00Z"/>
  <w16cex:commentExtensible w16cex:durableId="6F05A7C4" w16cex:dateUtc="2026-04-24T05:41:00Z"/>
  <w16cex:commentExtensible w16cex:durableId="6A3F8550" w16cex:dateUtc="2026-04-24T09:20:00Z"/>
  <w16cex:commentExtensible w16cex:durableId="581F4832" w16cex:dateUtc="2026-03-02T15:43:00Z"/>
  <w16cex:commentExtensible w16cex:durableId="56247E8C" w16cex:dateUtc="2026-03-17T08:52:00Z"/>
  <w16cex:commentExtensible w16cex:durableId="7394AFB0" w16cex:dateUtc="2025-09-16T12:41:00Z"/>
  <w16cex:commentExtensible w16cex:durableId="137CB776" w16cex:dateUtc="2025-07-12T11:38:00Z"/>
  <w16cex:commentExtensible w16cex:durableId="0F0B35FB" w16cex:dateUtc="2025-09-16T12:42:00Z"/>
  <w16cex:commentExtensible w16cex:durableId="2CB016AD" w16cex:dateUtc="2026-03-02T16:19:00Z">
    <w16cex:extLst>
      <w16:ext w16:uri="{CE6994B0-6A32-4C9F-8C6B-6E91EDA988CE}">
        <cr:reactions xmlns:cr="http://schemas.microsoft.com/office/comments/2020/reactions">
          <cr:reaction reactionType="1">
            <cr:reactionInfo dateUtc="2026-03-02T18:18:15Z">
              <cr:user userId="S::polly.dalton@rhul.ac.uk::92ac5f7e-1c3f-4ae9-bcc6-bd143a5a6886" userProvider="AD" userName="Dalton, Polly"/>
            </cr:reactionInfo>
            <cr:reactionInfo dateUtc="2026-03-17T12:52:10Z">
              <cr:user userId="S::Andy.Woods@rhul.ac.uk::1f14b3a1-f1dd-4da3-82b5-993b98b7bcdb" userProvider="AD" userName="Woods, Andy"/>
            </cr:reactionInfo>
          </cr:reaction>
        </cr:reactions>
      </w16:ext>
    </w16cex:extLst>
  </w16cex:commentExtensible>
  <w16cex:commentExtensible w16cex:durableId="062DEC87" w16cex:dateUtc="2026-03-02T16:23:00Z">
    <w16cex:extLst>
      <w16:ext w16:uri="{CE6994B0-6A32-4C9F-8C6B-6E91EDA988CE}">
        <cr:reactions xmlns:cr="http://schemas.microsoft.com/office/comments/2020/reactions">
          <cr:reaction reactionType="1">
            <cr:reactionInfo dateUtc="2026-03-17T12:54:30Z">
              <cr:user userId="S::Andy.Woods@rhul.ac.uk::1f14b3a1-f1dd-4da3-82b5-993b98b7bcdb" userProvider="AD" userName="Woods, Andy"/>
            </cr:reactionInfo>
          </cr:reaction>
        </cr:reactions>
      </w16:ext>
    </w16cex:extLst>
  </w16cex:commentExtensible>
  <w16cex:commentExtensible w16cex:durableId="0980AF44" w16cex:dateUtc="2025-09-24T14:34:00Z"/>
  <w16cex:commentExtensible w16cex:durableId="40E1B609" w16cex:dateUtc="2026-03-02T16:28:00Z">
    <w16cex:extLst>
      <w16:ext w16:uri="{CE6994B0-6A32-4C9F-8C6B-6E91EDA988CE}">
        <cr:reactions xmlns:cr="http://schemas.microsoft.com/office/comments/2020/reactions">
          <cr:reaction reactionType="1">
            <cr:reactionInfo dateUtc="2026-03-17T12:55:41Z">
              <cr:user userId="S::Andy.Woods@rhul.ac.uk::1f14b3a1-f1dd-4da3-82b5-993b98b7bcdb" userProvider="AD" userName="Woods, Andy"/>
            </cr:reactionInfo>
          </cr:reaction>
        </cr:reactions>
      </w16:ext>
    </w16cex:extLst>
  </w16cex:commentExtensible>
  <w16cex:commentExtensible w16cex:durableId="7C91A965" w16cex:dateUtc="2025-09-16T12:45:00Z"/>
  <w16cex:commentExtensible w16cex:durableId="02A98B32" w16cex:dateUtc="2025-09-26T07:19:00Z">
    <w16cex:extLst>
      <w16:ext w16:uri="{CE6994B0-6A32-4C9F-8C6B-6E91EDA988CE}">
        <cr:reactions xmlns:cr="http://schemas.microsoft.com/office/comments/2020/reactions">
          <cr:reaction reactionType="1">
            <cr:reactionInfo dateUtc="2026-03-02T18:21:58Z">
              <cr:user userId="S::polly.dalton@rhul.ac.uk::92ac5f7e-1c3f-4ae9-bcc6-bd143a5a6886" userProvider="AD" userName="Dalton, Polly"/>
            </cr:reactionInfo>
          </cr:reaction>
        </cr:reactions>
      </w16:ext>
    </w16cex:extLst>
  </w16cex:commentExtensible>
  <w16cex:commentExtensible w16cex:durableId="664B0EC5" w16cex:dateUtc="2025-09-26T11:39:00Z"/>
  <w16cex:commentExtensible w16cex:durableId="2FCFD2A6" w16cex:dateUtc="2025-09-26T11:41:00Z"/>
  <w16cex:commentExtensible w16cex:durableId="73EDD21C" w16cex:dateUtc="2025-09-19T13:43:00Z"/>
  <w16cex:commentExtensible w16cex:durableId="704160A0" w16cex:dateUtc="2026-03-02T18:30:00Z"/>
  <w16cex:commentExtensible w16cex:durableId="391DE1A9" w16cex:dateUtc="2026-03-02T18:31:00Z">
    <w16cex:extLst>
      <w16:ext w16:uri="{CE6994B0-6A32-4C9F-8C6B-6E91EDA988CE}">
        <cr:reactions xmlns:cr="http://schemas.microsoft.com/office/comments/2020/reactions">
          <cr:reaction reactionType="1">
            <cr:reactionInfo dateUtc="2026-03-20T07:57:39Z">
              <cr:user userId="S::Andy.Woods@rhul.ac.uk::1f14b3a1-f1dd-4da3-82b5-993b98b7bcdb" userProvider="AD" userName="Woods, Andy"/>
            </cr:reactionInfo>
          </cr:reaction>
        </cr:reactions>
      </w16:ext>
    </w16cex:extLst>
  </w16cex:commentExtensible>
  <w16cex:commentExtensible w16cex:durableId="57975115" w16cex:dateUtc="2026-03-31T07:43:00Z"/>
  <w16cex:commentExtensible w16cex:durableId="37DE5A92" w16cex:dateUtc="2026-03-02T16:32:00Z"/>
  <w16cex:commentExtensible w16cex:durableId="64567C06" w16cex:dateUtc="2026-03-18T07:00:00Z"/>
  <w16cex:commentExtensible w16cex:durableId="309C542D" w16cex:dateUtc="2026-04-01T07:56:00Z">
    <w16cex:extLst>
      <w16:ext w16:uri="{CE6994B0-6A32-4C9F-8C6B-6E91EDA988CE}">
        <cr:reactions xmlns:cr="http://schemas.microsoft.com/office/comments/2020/reactions">
          <cr:reaction reactionType="1">
            <cr:reactionInfo dateUtc="2026-04-01T11:07:02Z">
              <cr:user userId="S::rosella.galindoesparza@rhul.ac.uk::03719e36-ec24-45fe-a2b3-abf02e55c532" userProvider="AD" userName="Galindo Esparza, Rosella"/>
            </cr:reactionInfo>
          </cr:reaction>
        </cr:reactions>
      </w16:ext>
    </w16cex:extLst>
  </w16cex:commentExtensible>
  <w16cex:commentExtensible w16cex:durableId="50158DA1" w16cex:dateUtc="2025-07-12T11:42:00Z"/>
  <w16cex:commentExtensible w16cex:durableId="523DC9BA" w16cex:dateUtc="2025-09-12T08:33:00Z">
    <w16cex:extLst>
      <w16:ext w16:uri="{CE6994B0-6A32-4C9F-8C6B-6E91EDA988CE}">
        <cr:reactions xmlns:cr="http://schemas.microsoft.com/office/comments/2020/reactions">
          <cr:reaction reactionType="1">
            <cr:reactionInfo dateUtc="2025-09-16T12:45:52Z">
              <cr:user userId="S::polly.dalton@rhul.ac.uk::92ac5f7e-1c3f-4ae9-bcc6-bd143a5a6886" userProvider="AD" userName="Dalton, Polly"/>
            </cr:reactionInfo>
          </cr:reaction>
        </cr:reactions>
      </w16:ext>
    </w16cex:extLst>
  </w16cex:commentExtensible>
  <w16cex:commentExtensible w16cex:durableId="5124348B" w16cex:dateUtc="2025-09-16T12:47:00Z"/>
  <w16cex:commentExtensible w16cex:durableId="60F2D65A" w16cex:dateUtc="2026-03-02T18:38:00Z">
    <w16cex:extLst>
      <w16:ext w16:uri="{CE6994B0-6A32-4C9F-8C6B-6E91EDA988CE}">
        <cr:reactions xmlns:cr="http://schemas.microsoft.com/office/comments/2020/reactions">
          <cr:reaction reactionType="1">
            <cr:reactionInfo dateUtc="2026-03-18T07:12:01Z">
              <cr:user userId="S::Andy.Woods@rhul.ac.uk::1f14b3a1-f1dd-4da3-82b5-993b98b7bcdb" userProvider="AD" userName="Woods, Andy"/>
            </cr:reactionInfo>
          </cr:reaction>
        </cr:reactions>
      </w16:ext>
    </w16cex:extLst>
  </w16cex:commentExtensible>
  <w16cex:commentExtensible w16cex:durableId="43FB3F3D" w16cex:dateUtc="2025-09-12T08:58:00Z">
    <w16cex:extLst>
      <w16:ext w16:uri="{CE6994B0-6A32-4C9F-8C6B-6E91EDA988CE}">
        <cr:reactions xmlns:cr="http://schemas.microsoft.com/office/comments/2020/reactions">
          <cr:reaction reactionType="1">
            <cr:reactionInfo dateUtc="2025-09-22T11:47:11Z">
              <cr:user userId="S::Andy.Woods@rhul.ac.uk::1f14b3a1-f1dd-4da3-82b5-993b98b7bcdb" userProvider="AD" userName="Woods, Andy"/>
            </cr:reactionInfo>
          </cr:reaction>
        </cr:reactions>
      </w16:ext>
    </w16cex:extLst>
  </w16cex:commentExtensible>
  <w16cex:commentExtensible w16cex:durableId="0A8EE0A7" w16cex:dateUtc="2025-09-16T12:47:00Z"/>
  <w16cex:commentExtensible w16cex:durableId="62FFD59D" w16cex:dateUtc="2025-09-12T09:00:00Z"/>
  <w16cex:commentExtensible w16cex:durableId="0AC9857D" w16cex:dateUtc="2025-09-16T12:49:00Z"/>
  <w16cex:commentExtensible w16cex:durableId="755A4E10" w16cex:dateUtc="2026-03-05T10:17:00Z">
    <w16cex:extLst>
      <w16:ext w16:uri="{CE6994B0-6A32-4C9F-8C6B-6E91EDA988CE}">
        <cr:reactions xmlns:cr="http://schemas.microsoft.com/office/comments/2020/reactions">
          <cr:reaction reactionType="1">
            <cr:reactionInfo dateUtc="2026-03-18T07:23:30Z">
              <cr:user userId="S::Andy.Woods@rhul.ac.uk::1f14b3a1-f1dd-4da3-82b5-993b98b7bcdb" userProvider="AD" userName="Woods, Andy"/>
            </cr:reactionInfo>
          </cr:reaction>
        </cr:reactions>
      </w16:ext>
    </w16cex:extLst>
  </w16cex:commentExtensible>
  <w16cex:commentExtensible w16cex:durableId="2D122E47" w16cex:dateUtc="2026-03-05T10:18:00Z">
    <w16cex:extLst>
      <w16:ext w16:uri="{CE6994B0-6A32-4C9F-8C6B-6E91EDA988CE}">
        <cr:reactions xmlns:cr="http://schemas.microsoft.com/office/comments/2020/reactions">
          <cr:reaction reactionType="1">
            <cr:reactionInfo dateUtc="2026-03-18T08:20:12Z">
              <cr:user userId="S::Andy.Woods@rhul.ac.uk::1f14b3a1-f1dd-4da3-82b5-993b98b7bcdb" userProvider="AD" userName="Woods, Andy"/>
            </cr:reactionInfo>
          </cr:reaction>
        </cr:reactions>
      </w16:ext>
    </w16cex:extLst>
  </w16cex:commentExtensible>
  <w16cex:commentExtensible w16cex:durableId="6449D969" w16cex:dateUtc="2026-03-06T13:53:00Z">
    <w16cex:extLst>
      <w16:ext w16:uri="{CE6994B0-6A32-4C9F-8C6B-6E91EDA988CE}">
        <cr:reactions xmlns:cr="http://schemas.microsoft.com/office/comments/2020/reactions">
          <cr:reaction reactionType="1">
            <cr:reactionInfo dateUtc="2026-03-18T08:25:45Z">
              <cr:user userId="S::Andy.Woods@rhul.ac.uk::1f14b3a1-f1dd-4da3-82b5-993b98b7bcdb" userProvider="AD" userName="Woods, Andy"/>
            </cr:reactionInfo>
          </cr:reaction>
        </cr:reactions>
      </w16:ext>
    </w16cex:extLst>
  </w16cex:commentExtensible>
  <w16cex:commentExtensible w16cex:durableId="54CCCDBF" w16cex:dateUtc="2026-03-02T18:47:00Z"/>
  <w16cex:commentExtensible w16cex:durableId="4FD55DE2" w16cex:dateUtc="2026-03-06T14:02:00Z"/>
  <w16cex:commentExtensible w16cex:durableId="03F6B727" w16cex:dateUtc="2026-03-18T09:28:00Z"/>
  <w16cex:commentExtensible w16cex:durableId="4E6C4490" w16cex:dateUtc="2026-04-24T16:10:00Z">
    <w16cex:extLst>
      <w16:ext w16:uri="{CE6994B0-6A32-4C9F-8C6B-6E91EDA988CE}">
        <cr:reactions xmlns:cr="http://schemas.microsoft.com/office/comments/2020/reactions">
          <cr:reaction reactionType="1">
            <cr:reactionInfo dateUtc="2026-04-28T07:03:57Z">
              <cr:user userId="S::andy.woods@rhul.ac.uk::1f14b3a1-f1dd-4da3-82b5-993b98b7bcdb" userProvider="AD" userName="Woods, Andy"/>
            </cr:reactionInfo>
          </cr:reaction>
        </cr:reactions>
      </w16:ext>
    </w16cex:extLst>
  </w16cex:commentExtensible>
  <w16cex:commentExtensible w16cex:durableId="371FBAE6" w16cex:dateUtc="2026-04-24T22:15:00Z"/>
  <w16cex:commentExtensible w16cex:durableId="14E164A6" w16cex:dateUtc="2025-07-18T12:47:00Z"/>
  <w16cex:commentExtensible w16cex:durableId="2CCF74D3" w16cex:dateUtc="2025-08-29T12:21:00Z"/>
  <w16cex:commentExtensible w16cex:durableId="371EAB4B" w16cex:dateUtc="2025-09-16T12:53:00Z"/>
  <w16cex:commentExtensible w16cex:durableId="5A461D99" w16cex:dateUtc="2025-09-16T12:56:00Z"/>
  <w16cex:commentExtensible w16cex:durableId="4E2E03EF" w16cex:dateUtc="2025-09-16T12:56:00Z">
    <w16cex:extLst>
      <w16:ext w16:uri="{CE6994B0-6A32-4C9F-8C6B-6E91EDA988CE}">
        <cr:reactions xmlns:cr="http://schemas.microsoft.com/office/comments/2020/reactions">
          <cr:reaction reactionType="1">
            <cr:reactionInfo dateUtc="2025-09-22T12:26:44Z">
              <cr:user userId="S::Andy.Woods@rhul.ac.uk::1f14b3a1-f1dd-4da3-82b5-993b98b7bcdb" userProvider="AD" userName="Woods, Andy"/>
            </cr:reactionInfo>
          </cr:reaction>
        </cr:reactions>
      </w16:ext>
    </w16cex:extLst>
  </w16cex:commentExtensible>
  <w16cex:commentExtensible w16cex:durableId="08E0543D" w16cex:dateUtc="2026-03-06T14:05:00Z"/>
  <w16cex:commentExtensible w16cex:durableId="2FD65456" w16cex:dateUtc="2026-03-18T09:35:00Z"/>
  <w16cex:commentExtensible w16cex:durableId="49507818" w16cex:dateUtc="2026-04-24T16:11:00Z">
    <w16cex:extLst>
      <w16:ext w16:uri="{CE6994B0-6A32-4C9F-8C6B-6E91EDA988CE}">
        <cr:reactions xmlns:cr="http://schemas.microsoft.com/office/comments/2020/reactions">
          <cr:reaction reactionType="1">
            <cr:reactionInfo dateUtc="2026-04-27T06:08:34Z">
              <cr:user userId="S::Andy.Woods@rhul.ac.uk::1f14b3a1-f1dd-4da3-82b5-993b98b7bcdb" userProvider="AD" userName="Woods, Andy"/>
            </cr:reactionInfo>
          </cr:reaction>
        </cr:reactions>
      </w16:ext>
    </w16cex:extLst>
  </w16cex:commentExtensible>
  <w16cex:commentExtensible w16cex:durableId="76070A04" w16cex:dateUtc="2025-08-29T11:30:00Z">
    <w16cex:extLst>
      <w16:ext w16:uri="{CE6994B0-6A32-4C9F-8C6B-6E91EDA988CE}">
        <cr:reactions xmlns:cr="http://schemas.microsoft.com/office/comments/2020/reactions">
          <cr:reaction reactionType="1">
            <cr:reactionInfo dateUtc="2025-09-16T13:12:18Z">
              <cr:user userId="S::polly.dalton@rhul.ac.uk::92ac5f7e-1c3f-4ae9-bcc6-bd143a5a6886" userProvider="AD" userName="Dalton, Polly"/>
            </cr:reactionInfo>
          </cr:reaction>
        </cr:reactions>
      </w16:ext>
    </w16cex:extLst>
  </w16cex:commentExtensible>
  <w16cex:commentExtensible w16cex:durableId="2DB24378" w16cex:dateUtc="2025-06-11T16:44:00Z">
    <w16cex:extLst>
      <w16:ext w16:uri="{CE6994B0-6A32-4C9F-8C6B-6E91EDA988CE}">
        <cr:reactions xmlns:cr="http://schemas.microsoft.com/office/comments/2020/reactions">
          <cr:reaction reactionType="1">
            <cr:reactionInfo dateUtc="2026-02-27T10:51:08Z">
              <cr:user userId="S::Andy.Woods@rhul.ac.uk::1f14b3a1-f1dd-4da3-82b5-993b98b7bcdb" userProvider="AD" userName="Woods, Andy"/>
            </cr:reactionInfo>
          </cr:reaction>
        </cr:reactions>
      </w16:ext>
    </w16cex:extLst>
  </w16cex:commentExtensible>
  <w16cex:commentExtensible w16cex:durableId="591D31A6" w16cex:dateUtc="2025-09-22T12:26:00Z"/>
  <w16cex:commentExtensible w16cex:durableId="2EF8CEE1" w16cex:dateUtc="2026-04-24T22:16:00Z">
    <w16cex:extLst>
      <w16:ext w16:uri="{CE6994B0-6A32-4C9F-8C6B-6E91EDA988CE}">
        <cr:reactions xmlns:cr="http://schemas.microsoft.com/office/comments/2020/reactions">
          <cr:reaction reactionType="1">
            <cr:reactionInfo dateUtc="2026-04-28T07:04:31Z">
              <cr:user userId="S::andy.woods@rhul.ac.uk::1f14b3a1-f1dd-4da3-82b5-993b98b7bcdb" userProvider="AD" userName="Woods, Andy"/>
            </cr:reactionInfo>
          </cr:reaction>
        </cr:reactions>
      </w16:ext>
    </w16cex:extLst>
  </w16cex:commentExtensible>
  <w16cex:commentExtensible w16cex:durableId="4F04B87A" w16cex:dateUtc="2025-09-12T09:24:00Z"/>
  <w16cex:commentExtensible w16cex:durableId="62DE2C93" w16cex:dateUtc="2025-09-16T12:58:00Z"/>
  <w16cex:commentExtensible w16cex:durableId="78E8A41D" w16cex:dateUtc="2025-09-16T12:59:00Z">
    <w16cex:extLst>
      <w16:ext w16:uri="{CE6994B0-6A32-4C9F-8C6B-6E91EDA988CE}">
        <cr:reactions xmlns:cr="http://schemas.microsoft.com/office/comments/2020/reactions">
          <cr:reaction reactionType="1">
            <cr:reactionInfo dateUtc="2025-09-22T12:42:10Z">
              <cr:user userId="S::Andy.Woods@rhul.ac.uk::1f14b3a1-f1dd-4da3-82b5-993b98b7bcdb" userProvider="AD" userName="Woods, Andy"/>
            </cr:reactionInfo>
          </cr:reaction>
        </cr:reactions>
      </w16:ext>
    </w16cex:extLst>
  </w16cex:commentExtensible>
  <w16cex:commentExtensible w16cex:durableId="33456C33" w16cex:dateUtc="2025-08-13T10:40:00Z"/>
  <w16cex:commentExtensible w16cex:durableId="44906FAD" w16cex:dateUtc="2026-04-24T22:17:00Z"/>
  <w16cex:commentExtensible w16cex:durableId="7C3DD921" w16cex:dateUtc="2026-04-28T07:05:00Z"/>
  <w16cex:commentExtensible w16cex:durableId="20F9F35A" w16cex:dateUtc="2025-07-12T12:07:00Z"/>
  <w16cex:commentExtensible w16cex:durableId="06D943D6" w16cex:dateUtc="2026-03-06T16:25:00Z">
    <w16cex:extLst>
      <w16:ext w16:uri="{CE6994B0-6A32-4C9F-8C6B-6E91EDA988CE}">
        <cr:reactions xmlns:cr="http://schemas.microsoft.com/office/comments/2020/reactions">
          <cr:reaction reactionType="1">
            <cr:reactionInfo dateUtc="2026-03-18T10:00:12Z">
              <cr:user userId="S::Andy.Woods@rhul.ac.uk::1f14b3a1-f1dd-4da3-82b5-993b98b7bcdb" userProvider="AD" userName="Woods, Andy"/>
            </cr:reactionInfo>
          </cr:reaction>
        </cr:reactions>
      </w16:ext>
    </w16cex:extLst>
  </w16cex:commentExtensible>
  <w16cex:commentExtensible w16cex:durableId="49B607A9" w16cex:dateUtc="2025-07-12T12:07:00Z"/>
  <w16cex:commentExtensible w16cex:durableId="732B0A3A" w16cex:dateUtc="2025-09-05T08:37:00Z">
    <w16cex:extLst>
      <w16:ext w16:uri="{CE6994B0-6A32-4C9F-8C6B-6E91EDA988CE}">
        <cr:reactions xmlns:cr="http://schemas.microsoft.com/office/comments/2020/reactions">
          <cr:reaction reactionType="1">
            <cr:reactionInfo dateUtc="2025-09-16T12:59:44Z">
              <cr:user userId="S::polly.dalton@rhul.ac.uk::92ac5f7e-1c3f-4ae9-bcc6-bd143a5a6886" userProvider="AD" userName="Dalton, Polly"/>
            </cr:reactionInfo>
          </cr:reaction>
        </cr:reactions>
      </w16:ext>
    </w16cex:extLst>
  </w16cex:commentExtensible>
  <w16cex:commentExtensible w16cex:durableId="36828CA6" w16cex:dateUtc="2025-09-26T09:11:00Z"/>
  <w16cex:commentExtensible w16cex:durableId="212C0B8A" w16cex:dateUtc="2026-03-06T16:22:00Z"/>
  <w16cex:commentExtensible w16cex:durableId="3BA29F9C" w16cex:dateUtc="2026-03-06T16:14:00Z">
    <w16cex:extLst>
      <w16:ext w16:uri="{CE6994B0-6A32-4C9F-8C6B-6E91EDA988CE}">
        <cr:reactions xmlns:cr="http://schemas.microsoft.com/office/comments/2020/reactions">
          <cr:reaction reactionType="1">
            <cr:reactionInfo dateUtc="2026-03-18T09:50:11Z">
              <cr:user userId="S::Andy.Woods@rhul.ac.uk::1f14b3a1-f1dd-4da3-82b5-993b98b7bcdb" userProvider="AD" userName="Woods, Andy"/>
            </cr:reactionInfo>
          </cr:reaction>
        </cr:reactions>
      </w16:ext>
    </w16cex:extLst>
  </w16cex:commentExtensible>
  <w16cex:commentExtensible w16cex:durableId="5713BFC3" w16cex:dateUtc="2025-06-11T16:50:00Z">
    <w16cex:extLst>
      <w16:ext w16:uri="{CE6994B0-6A32-4C9F-8C6B-6E91EDA988CE}">
        <cr:reactions xmlns:cr="http://schemas.microsoft.com/office/comments/2020/reactions">
          <cr:reaction reactionType="1">
            <cr:reactionInfo dateUtc="2026-03-06T16:14:30Z">
              <cr:user userId="S::rosella.galindoesparza@rhul.ac.uk::03719e36-ec24-45fe-a2b3-abf02e55c532" userProvider="AD" userName="Galindo Esparza, Rosella"/>
            </cr:reactionInfo>
          </cr:reaction>
        </cr:reactions>
      </w16:ext>
    </w16cex:extLst>
  </w16cex:commentExtensible>
  <w16cex:commentExtensible w16cex:durableId="40C31D98" w16cex:dateUtc="2026-03-18T09:51:00Z"/>
  <w16cex:commentExtensible w16cex:durableId="45BAAF8B" w16cex:dateUtc="2026-03-06T16:15:00Z">
    <w16cex:extLst>
      <w16:ext w16:uri="{CE6994B0-6A32-4C9F-8C6B-6E91EDA988CE}">
        <cr:reactions xmlns:cr="http://schemas.microsoft.com/office/comments/2020/reactions">
          <cr:reaction reactionType="1">
            <cr:reactionInfo dateUtc="2026-03-18T09:57:10Z">
              <cr:user userId="S::Andy.Woods@rhul.ac.uk::1f14b3a1-f1dd-4da3-82b5-993b98b7bcdb" userProvider="AD" userName="Woods, Andy"/>
            </cr:reactionInfo>
          </cr:reaction>
        </cr:reactions>
      </w16:ext>
    </w16cex:extLst>
  </w16cex:commentExtensible>
  <w16cex:commentExtensible w16cex:durableId="51AE01D9" w16cex:dateUtc="2026-03-02T19:04:00Z"/>
  <w16cex:commentExtensible w16cex:durableId="64FE0916" w16cex:dateUtc="2026-03-06T16:33:00Z"/>
  <w16cex:commentExtensible w16cex:durableId="5D2A89F7" w16cex:dateUtc="2026-03-06T16:39:00Z"/>
  <w16cex:commentExtensible w16cex:durableId="429BE93D" w16cex:dateUtc="2026-03-18T10:06:00Z"/>
  <w16cex:commentExtensible w16cex:durableId="4EE318F7" w16cex:dateUtc="2026-03-18T10:08:00Z"/>
  <w16cex:commentExtensible w16cex:durableId="085ACBA8" w16cex:dateUtc="2025-07-12T12:11:00Z"/>
  <w16cex:commentExtensible w16cex:durableId="21A8361F" w16cex:dateUtc="2025-09-04T14:24:00Z"/>
  <w16cex:commentExtensible w16cex:durableId="73662340" w16cex:dateUtc="2026-03-09T09:49:00Z">
    <w16cex:extLst>
      <w16:ext w16:uri="{CE6994B0-6A32-4C9F-8C6B-6E91EDA988CE}">
        <cr:reactions xmlns:cr="http://schemas.microsoft.com/office/comments/2020/reactions">
          <cr:reaction reactionType="1">
            <cr:reactionInfo dateUtc="2026-03-18T10:09:58Z">
              <cr:user userId="S::Andy.Woods@rhul.ac.uk::1f14b3a1-f1dd-4da3-82b5-993b98b7bcdb" userProvider="AD" userName="Woods, Andy"/>
            </cr:reactionInfo>
          </cr:reaction>
        </cr:reactions>
      </w16:ext>
    </w16cex:extLst>
  </w16cex:commentExtensible>
  <w16cex:commentExtensible w16cex:durableId="130411AA" w16cex:dateUtc="2026-04-29T21:58:00Z"/>
  <w16cex:commentExtensible w16cex:durableId="41B74F72" w16cex:dateUtc="2026-04-30T06:05:00Z"/>
  <w16cex:commentExtensible w16cex:durableId="3B2908F1" w16cex:dateUtc="2026-03-09T09:57:00Z"/>
  <w16cex:commentExtensible w16cex:durableId="42C00398" w16cex:dateUtc="2025-07-12T12:09:00Z"/>
  <w16cex:commentExtensible w16cex:durableId="5660022A" w16cex:dateUtc="2025-08-20T08:52:00Z"/>
  <w16cex:commentExtensible w16cex:durableId="1AE01477" w16cex:dateUtc="2025-08-29T11:51:00Z"/>
  <w16cex:commentExtensible w16cex:durableId="53D74659" w16cex:dateUtc="2026-03-09T10:13:00Z"/>
  <w16cex:commentExtensible w16cex:durableId="6AEF21D8" w16cex:dateUtc="2026-03-18T10:34:00Z">
    <w16cex:extLst>
      <w16:ext w16:uri="{CE6994B0-6A32-4C9F-8C6B-6E91EDA988CE}">
        <cr:reactions xmlns:cr="http://schemas.microsoft.com/office/comments/2020/reactions">
          <cr:reaction reactionType="1">
            <cr:reactionInfo dateUtc="2026-04-29T22:03:45Z">
              <cr:user userId="S::rosella.galindoesparza@rhul.ac.uk::03719e36-ec24-45fe-a2b3-abf02e55c532" userProvider="AD" userName="Galindo Esparza, Rosella"/>
            </cr:reactionInfo>
          </cr:reaction>
        </cr:reactions>
      </w16:ext>
    </w16cex:extLst>
  </w16cex:commentExtensible>
  <w16cex:commentExtensible w16cex:durableId="0C62FB0A" w16cex:dateUtc="2026-03-09T10:56:00Z"/>
  <w16cex:commentExtensible w16cex:durableId="5DC1F5DB" w16cex:dateUtc="2026-03-18T10:38:00Z"/>
  <w16cex:commentExtensible w16cex:durableId="26C3B5BD" w16cex:dateUtc="2025-09-16T13:05:00Z"/>
  <w16cex:commentExtensible w16cex:durableId="47CEA42E" w16cex:dateUtc="2026-03-09T13:20:00Z"/>
  <w16cex:commentExtensible w16cex:durableId="10DF8840" w16cex:dateUtc="2026-03-18T10:39:00Z"/>
  <w16cex:commentExtensible w16cex:durableId="7051D0B0" w16cex:dateUtc="2026-03-10T16:07:00Z"/>
  <w16cex:commentExtensible w16cex:durableId="1C99E0B7" w16cex:dateUtc="2026-03-18T10:40:00Z"/>
  <w16cex:commentExtensible w16cex:durableId="77C44A90" w16cex:dateUtc="2026-04-24T09:22:00Z"/>
  <w16cex:commentExtensible w16cex:durableId="16D31F49" w16cex:dateUtc="2026-04-29T06:03:00Z"/>
  <w16cex:commentExtensible w16cex:durableId="74C41FD0" w16cex:dateUtc="2025-08-27T16:39:00Z"/>
  <w16cex:commentExtensible w16cex:durableId="09909635" w16cex:dateUtc="2025-09-04T14:40:00Z"/>
  <w16cex:commentExtensible w16cex:durableId="604799E4" w16cex:dateUtc="2025-09-16T13:02:00Z"/>
  <w16cex:commentExtensible w16cex:durableId="374DC7CF" w16cex:dateUtc="2026-02-27T11:13:00Z"/>
  <w16cex:commentExtensible w16cex:durableId="58643E3C" w16cex:dateUtc="2025-09-16T13:05:00Z"/>
  <w16cex:commentExtensible w16cex:durableId="0B047699" w16cex:dateUtc="2026-03-09T13:35:00Z">
    <w16cex:extLst>
      <w16:ext w16:uri="{CE6994B0-6A32-4C9F-8C6B-6E91EDA988CE}">
        <cr:reactions xmlns:cr="http://schemas.microsoft.com/office/comments/2020/reactions">
          <cr:reaction reactionType="1">
            <cr:reactionInfo dateUtc="2026-03-18T10:41:57Z">
              <cr:user userId="S::Andy.Woods@rhul.ac.uk::1f14b3a1-f1dd-4da3-82b5-993b98b7bcdb" userProvider="AD" userName="Woods, Andy"/>
            </cr:reactionInfo>
          </cr:reaction>
        </cr:reactions>
      </w16:ext>
    </w16cex:extLst>
  </w16cex:commentExtensible>
  <w16cex:commentExtensible w16cex:durableId="442AA3C8" w16cex:dateUtc="2026-03-09T13:36:00Z"/>
  <w16cex:commentExtensible w16cex:durableId="523250B9" w16cex:dateUtc="2026-03-02T19:19:00Z">
    <w16cex:extLst>
      <w16:ext w16:uri="{CE6994B0-6A32-4C9F-8C6B-6E91EDA988CE}">
        <cr:reactions xmlns:cr="http://schemas.microsoft.com/office/comments/2020/reactions">
          <cr:reaction reactionType="1">
            <cr:reactionInfo dateUtc="2026-03-19T08:57:46Z">
              <cr:user userId="S::Andy.Woods@rhul.ac.uk::1f14b3a1-f1dd-4da3-82b5-993b98b7bcdb" userProvider="AD" userName="Woods, Andy"/>
            </cr:reactionInfo>
          </cr:reaction>
        </cr:reactions>
      </w16:ext>
    </w16cex:extLst>
  </w16cex:commentExtensible>
  <w16cex:commentExtensible w16cex:durableId="7D21B9DD" w16cex:dateUtc="2025-09-16T13:05:00Z"/>
  <w16cex:commentExtensible w16cex:durableId="07E7B78C" w16cex:dateUtc="2025-06-11T17:02:00Z"/>
  <w16cex:commentExtensible w16cex:durableId="06E89EB1" w16cex:dateUtc="2025-07-12T12:13:00Z"/>
  <w16cex:commentExtensible w16cex:durableId="661BCC8A" w16cex:dateUtc="2025-08-27T16:39:00Z"/>
  <w16cex:commentExtensible w16cex:durableId="72D62D3D" w16cex:dateUtc="2025-09-04T14:40:00Z"/>
  <w16cex:commentExtensible w16cex:durableId="357B6B5D" w16cex:dateUtc="2025-09-16T13:02:00Z"/>
  <w16cex:commentExtensible w16cex:durableId="63388DF1" w16cex:dateUtc="2026-03-19T09:02:00Z"/>
  <w16cex:commentExtensible w16cex:durableId="725ED06E" w16cex:dateUtc="2025-09-16T13:02:00Z"/>
  <w16cex:commentExtensible w16cex:durableId="508E299C" w16cex:dateUtc="2025-09-24T13:32:00Z"/>
  <w16cex:commentExtensible w16cex:durableId="5132F0D3" w16cex:dateUtc="2026-04-29T22:18:00Z"/>
  <w16cex:commentExtensible w16cex:durableId="4684C2BA" w16cex:dateUtc="2026-03-09T13:56:00Z">
    <w16cex:extLst>
      <w16:ext w16:uri="{CE6994B0-6A32-4C9F-8C6B-6E91EDA988CE}">
        <cr:reactions xmlns:cr="http://schemas.microsoft.com/office/comments/2020/reactions">
          <cr:reaction reactionType="1">
            <cr:reactionInfo dateUtc="2026-03-19T09:20:10Z">
              <cr:user userId="S::Andy.Woods@rhul.ac.uk::1f14b3a1-f1dd-4da3-82b5-993b98b7bcdb" userProvider="AD" userName="Woods, Andy"/>
            </cr:reactionInfo>
          </cr:reaction>
        </cr:reactions>
      </w16:ext>
    </w16cex:extLst>
  </w16cex:commentExtensible>
  <w16cex:commentExtensible w16cex:durableId="388EB952" w16cex:dateUtc="2026-03-09T14:00:00Z">
    <w16cex:extLst>
      <w16:ext w16:uri="{CE6994B0-6A32-4C9F-8C6B-6E91EDA988CE}">
        <cr:reactions xmlns:cr="http://schemas.microsoft.com/office/comments/2020/reactions">
          <cr:reaction reactionType="1">
            <cr:reactionInfo dateUtc="2026-03-19T09:21:48Z">
              <cr:user userId="S::Andy.Woods@rhul.ac.uk::1f14b3a1-f1dd-4da3-82b5-993b98b7bcdb" userProvider="AD" userName="Woods, Andy"/>
            </cr:reactionInfo>
          </cr:reaction>
        </cr:reactions>
      </w16:ext>
    </w16cex:extLst>
  </w16cex:commentExtensible>
  <w16cex:commentExtensible w16cex:durableId="6518201E" w16cex:dateUtc="2026-03-09T14: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AB78278" w16cid:durableId="5F81183D"/>
  <w16cid:commentId w16cid:paraId="245BFE84" w16cid:durableId="0AA0A56B"/>
  <w16cid:commentId w16cid:paraId="11162D96" w16cid:durableId="6324F91B"/>
  <w16cid:commentId w16cid:paraId="28666C8D" w16cid:durableId="2A7258FB"/>
  <w16cid:commentId w16cid:paraId="7F3BD429" w16cid:durableId="7F864B42"/>
  <w16cid:commentId w16cid:paraId="0114CF3B" w16cid:durableId="367F3668"/>
  <w16cid:commentId w16cid:paraId="5165838F" w16cid:durableId="2BEB2038"/>
  <w16cid:commentId w16cid:paraId="6DEF044A" w16cid:durableId="13A21FF8"/>
  <w16cid:commentId w16cid:paraId="2E7F7881" w16cid:durableId="3460669E"/>
  <w16cid:commentId w16cid:paraId="66314FE3" w16cid:durableId="009B03EF"/>
  <w16cid:commentId w16cid:paraId="35D4F454" w16cid:durableId="165DE6B2"/>
  <w16cid:commentId w16cid:paraId="08B2A876" w16cid:durableId="4A2EAD33"/>
  <w16cid:commentId w16cid:paraId="552E7563" w16cid:durableId="6EFA0BCB"/>
  <w16cid:commentId w16cid:paraId="621FA5EF" w16cid:durableId="35664C46"/>
  <w16cid:commentId w16cid:paraId="7C4D1A17" w16cid:durableId="57236AB1"/>
  <w16cid:commentId w16cid:paraId="4C7A66B5" w16cid:durableId="209B0B30"/>
  <w16cid:commentId w16cid:paraId="50F6C31A" w16cid:durableId="32C03D22"/>
  <w16cid:commentId w16cid:paraId="751FD597" w16cid:durableId="05C7549F"/>
  <w16cid:commentId w16cid:paraId="76D2CFDD" w16cid:durableId="03485A5C"/>
  <w16cid:commentId w16cid:paraId="7A5D9815" w16cid:durableId="4C625BA6"/>
  <w16cid:commentId w16cid:paraId="6FDCD816" w16cid:durableId="293A0504"/>
  <w16cid:commentId w16cid:paraId="17DEDB70" w16cid:durableId="5059DF83"/>
  <w16cid:commentId w16cid:paraId="4D8EBAAB" w16cid:durableId="43DD0D19"/>
  <w16cid:commentId w16cid:paraId="11184DA5" w16cid:durableId="55952C13"/>
  <w16cid:commentId w16cid:paraId="02EE19E0" w16cid:durableId="1B849B10"/>
  <w16cid:commentId w16cid:paraId="45F35CC1" w16cid:durableId="3EAEA8B7"/>
  <w16cid:commentId w16cid:paraId="75CA4A1B" w16cid:durableId="63F64152"/>
  <w16cid:commentId w16cid:paraId="797608A1" w16cid:durableId="16A1D2D9"/>
  <w16cid:commentId w16cid:paraId="2E5EF5BE" w16cid:durableId="155100B2"/>
  <w16cid:commentId w16cid:paraId="2FB4374B" w16cid:durableId="66D7707D"/>
  <w16cid:commentId w16cid:paraId="7E9240BA" w16cid:durableId="07F318F1"/>
  <w16cid:commentId w16cid:paraId="65C21C1F" w16cid:durableId="2673F874"/>
  <w16cid:commentId w16cid:paraId="55D82FAD" w16cid:durableId="6EBC3BFD"/>
  <w16cid:commentId w16cid:paraId="0A70D0CB" w16cid:durableId="3B540886"/>
  <w16cid:commentId w16cid:paraId="2506A987" w16cid:durableId="4BD964DB"/>
  <w16cid:commentId w16cid:paraId="0BA27936" w16cid:durableId="6D05D384"/>
  <w16cid:commentId w16cid:paraId="455C902D" w16cid:durableId="76D697D8"/>
  <w16cid:commentId w16cid:paraId="0F6906DB" w16cid:durableId="1C001F64"/>
  <w16cid:commentId w16cid:paraId="66C8FB02" w16cid:durableId="1A978FC8"/>
  <w16cid:commentId w16cid:paraId="0BBE9DE6" w16cid:durableId="4FA5F712"/>
  <w16cid:commentId w16cid:paraId="57673667" w16cid:durableId="3A8360D2"/>
  <w16cid:commentId w16cid:paraId="2F7904E8" w16cid:durableId="203BA7C2"/>
  <w16cid:commentId w16cid:paraId="640AA4B0" w16cid:durableId="651B5949"/>
  <w16cid:commentId w16cid:paraId="3E55C10D" w16cid:durableId="2A1D50EE"/>
  <w16cid:commentId w16cid:paraId="3576EDAC" w16cid:durableId="57B30B35"/>
  <w16cid:commentId w16cid:paraId="27B645C0" w16cid:durableId="3998B2D2"/>
  <w16cid:commentId w16cid:paraId="6EEEF86A" w16cid:durableId="0D359620"/>
  <w16cid:commentId w16cid:paraId="4E9B4FA4" w16cid:durableId="6F05A7C4"/>
  <w16cid:commentId w16cid:paraId="2F2B88F1" w16cid:durableId="6A3F8550"/>
  <w16cid:commentId w16cid:paraId="3382C640" w16cid:durableId="581F4832"/>
  <w16cid:commentId w16cid:paraId="6C350EC8" w16cid:durableId="56247E8C"/>
  <w16cid:commentId w16cid:paraId="185AF5F6" w16cid:durableId="7394AFB0"/>
  <w16cid:commentId w16cid:paraId="0499DC80" w16cid:durableId="137CB776"/>
  <w16cid:commentId w16cid:paraId="20C8E7DC" w16cid:durableId="0F0B35FB"/>
  <w16cid:commentId w16cid:paraId="17F5C872" w16cid:durableId="2CB016AD"/>
  <w16cid:commentId w16cid:paraId="06AF0535" w16cid:durableId="062DEC87"/>
  <w16cid:commentId w16cid:paraId="5808A9F1" w16cid:durableId="0980AF44"/>
  <w16cid:commentId w16cid:paraId="6A454A36" w16cid:durableId="40E1B609"/>
  <w16cid:commentId w16cid:paraId="6370B4CA" w16cid:durableId="7C91A965"/>
  <w16cid:commentId w16cid:paraId="5001C732" w16cid:durableId="02A98B32"/>
  <w16cid:commentId w16cid:paraId="6AB27960" w16cid:durableId="664B0EC5"/>
  <w16cid:commentId w16cid:paraId="6059C53B" w16cid:durableId="2FCFD2A6"/>
  <w16cid:commentId w16cid:paraId="1403C258" w16cid:durableId="73EDD21C"/>
  <w16cid:commentId w16cid:paraId="005D0DB6" w16cid:durableId="704160A0"/>
  <w16cid:commentId w16cid:paraId="0AB642F1" w16cid:durableId="391DE1A9"/>
  <w16cid:commentId w16cid:paraId="672B5485" w16cid:durableId="57975115"/>
  <w16cid:commentId w16cid:paraId="36364E20" w16cid:durableId="37DE5A92"/>
  <w16cid:commentId w16cid:paraId="1D00720B" w16cid:durableId="64567C06"/>
  <w16cid:commentId w16cid:paraId="777E6E13" w16cid:durableId="309C542D"/>
  <w16cid:commentId w16cid:paraId="67E047E1" w16cid:durableId="50158DA1"/>
  <w16cid:commentId w16cid:paraId="5F6CDD5B" w16cid:durableId="523DC9BA"/>
  <w16cid:commentId w16cid:paraId="1CC8940A" w16cid:durableId="5124348B"/>
  <w16cid:commentId w16cid:paraId="71107E41" w16cid:durableId="60F2D65A"/>
  <w16cid:commentId w16cid:paraId="08B07757" w16cid:durableId="43FB3F3D"/>
  <w16cid:commentId w16cid:paraId="02C1B423" w16cid:durableId="0A8EE0A7"/>
  <w16cid:commentId w16cid:paraId="60FCB5C1" w16cid:durableId="62FFD59D"/>
  <w16cid:commentId w16cid:paraId="3D5EBB63" w16cid:durableId="0AC9857D"/>
  <w16cid:commentId w16cid:paraId="02BCFD31" w16cid:durableId="755A4E10"/>
  <w16cid:commentId w16cid:paraId="602D13C2" w16cid:durableId="2D122E47"/>
  <w16cid:commentId w16cid:paraId="44297D2F" w16cid:durableId="6449D969"/>
  <w16cid:commentId w16cid:paraId="395BD155" w16cid:durableId="54CCCDBF"/>
  <w16cid:commentId w16cid:paraId="2F164E54" w16cid:durableId="4FD55DE2"/>
  <w16cid:commentId w16cid:paraId="52C893BC" w16cid:durableId="03F6B727"/>
  <w16cid:commentId w16cid:paraId="05A6F008" w16cid:durableId="4E6C4490"/>
  <w16cid:commentId w16cid:paraId="70CDCD81" w16cid:durableId="371FBAE6"/>
  <w16cid:commentId w16cid:paraId="2C605BE9" w16cid:durableId="14E164A6"/>
  <w16cid:commentId w16cid:paraId="73E6E468" w16cid:durableId="2CCF74D3"/>
  <w16cid:commentId w16cid:paraId="14282919" w16cid:durableId="371EAB4B"/>
  <w16cid:commentId w16cid:paraId="538F4B7A" w16cid:durableId="5A461D99"/>
  <w16cid:commentId w16cid:paraId="50324B5B" w16cid:durableId="4E2E03EF"/>
  <w16cid:commentId w16cid:paraId="73244508" w16cid:durableId="08E0543D"/>
  <w16cid:commentId w16cid:paraId="1BADC75C" w16cid:durableId="2FD65456"/>
  <w16cid:commentId w16cid:paraId="4D9A3DAC" w16cid:durableId="49507818"/>
  <w16cid:commentId w16cid:paraId="4220D1C3" w16cid:durableId="76070A04"/>
  <w16cid:commentId w16cid:paraId="499746B9" w16cid:durableId="2DB24378"/>
  <w16cid:commentId w16cid:paraId="3073F9FD" w16cid:durableId="591D31A6"/>
  <w16cid:commentId w16cid:paraId="2EC03E4D" w16cid:durableId="2EF8CEE1"/>
  <w16cid:commentId w16cid:paraId="76580B7C" w16cid:durableId="4F04B87A"/>
  <w16cid:commentId w16cid:paraId="045F1878" w16cid:durableId="62DE2C93"/>
  <w16cid:commentId w16cid:paraId="52FC1345" w16cid:durableId="78E8A41D"/>
  <w16cid:commentId w16cid:paraId="37F02DFB" w16cid:durableId="33456C33"/>
  <w16cid:commentId w16cid:paraId="6C249553" w16cid:durableId="44906FAD"/>
  <w16cid:commentId w16cid:paraId="12E2E680" w16cid:durableId="7C3DD921"/>
  <w16cid:commentId w16cid:paraId="5A7A95D1" w16cid:durableId="20F9F35A"/>
  <w16cid:commentId w16cid:paraId="2BD25FA6" w16cid:durableId="06D943D6"/>
  <w16cid:commentId w16cid:paraId="40AC2C49" w16cid:durableId="49B607A9"/>
  <w16cid:commentId w16cid:paraId="282BC337" w16cid:durableId="732B0A3A"/>
  <w16cid:commentId w16cid:paraId="31ECCE87" w16cid:durableId="36828CA6"/>
  <w16cid:commentId w16cid:paraId="5393274B" w16cid:durableId="212C0B8A"/>
  <w16cid:commentId w16cid:paraId="07DEAECE" w16cid:durableId="3BA29F9C"/>
  <w16cid:commentId w16cid:paraId="4483F7DD" w16cid:durableId="5713BFC3"/>
  <w16cid:commentId w16cid:paraId="6E60AEC8" w16cid:durableId="40C31D98"/>
  <w16cid:commentId w16cid:paraId="069E8674" w16cid:durableId="45BAAF8B"/>
  <w16cid:commentId w16cid:paraId="35C15123" w16cid:durableId="51AE01D9"/>
  <w16cid:commentId w16cid:paraId="7A2CD201" w16cid:durableId="64FE0916"/>
  <w16cid:commentId w16cid:paraId="26C29108" w16cid:durableId="5D2A89F7"/>
  <w16cid:commentId w16cid:paraId="750CC4C6" w16cid:durableId="429BE93D"/>
  <w16cid:commentId w16cid:paraId="18D73977" w16cid:durableId="4EE318F7"/>
  <w16cid:commentId w16cid:paraId="3745615A" w16cid:durableId="085ACBA8"/>
  <w16cid:commentId w16cid:paraId="1CEE1F74" w16cid:durableId="21A8361F"/>
  <w16cid:commentId w16cid:paraId="6B7A9854" w16cid:durableId="73662340"/>
  <w16cid:commentId w16cid:paraId="4D846A9B" w16cid:durableId="130411AA"/>
  <w16cid:commentId w16cid:paraId="592BBF39" w16cid:durableId="41B74F72"/>
  <w16cid:commentId w16cid:paraId="6C2E1871" w16cid:durableId="3B2908F1"/>
  <w16cid:commentId w16cid:paraId="3D300068" w16cid:durableId="42C00398"/>
  <w16cid:commentId w16cid:paraId="293D5495" w16cid:durableId="5660022A"/>
  <w16cid:commentId w16cid:paraId="4E01AEBD" w16cid:durableId="1AE01477"/>
  <w16cid:commentId w16cid:paraId="00BA2FB2" w16cid:durableId="53D74659"/>
  <w16cid:commentId w16cid:paraId="3D458E9E" w16cid:durableId="6AEF21D8"/>
  <w16cid:commentId w16cid:paraId="5840EDB5" w16cid:durableId="0C62FB0A"/>
  <w16cid:commentId w16cid:paraId="4598D81F" w16cid:durableId="5DC1F5DB"/>
  <w16cid:commentId w16cid:paraId="0CBD2E44" w16cid:durableId="26C3B5BD"/>
  <w16cid:commentId w16cid:paraId="015798B5" w16cid:durableId="47CEA42E"/>
  <w16cid:commentId w16cid:paraId="24EE89F0" w16cid:durableId="10DF8840"/>
  <w16cid:commentId w16cid:paraId="2B5D1B2B" w16cid:durableId="7051D0B0"/>
  <w16cid:commentId w16cid:paraId="1D3AAAD5" w16cid:durableId="1C99E0B7"/>
  <w16cid:commentId w16cid:paraId="35214C7A" w16cid:durableId="77C44A90"/>
  <w16cid:commentId w16cid:paraId="7D57E9D5" w16cid:durableId="16D31F49"/>
  <w16cid:commentId w16cid:paraId="21AB23B7" w16cid:durableId="74C41FD0"/>
  <w16cid:commentId w16cid:paraId="1FF3976E" w16cid:durableId="09909635"/>
  <w16cid:commentId w16cid:paraId="7D7365E1" w16cid:durableId="604799E4"/>
  <w16cid:commentId w16cid:paraId="1216B787" w16cid:durableId="374DC7CF"/>
  <w16cid:commentId w16cid:paraId="61F73F20" w16cid:durableId="58643E3C"/>
  <w16cid:commentId w16cid:paraId="39A627E9" w16cid:durableId="0B047699"/>
  <w16cid:commentId w16cid:paraId="5B0DD752" w16cid:durableId="442AA3C8"/>
  <w16cid:commentId w16cid:paraId="3A6C8199" w16cid:durableId="523250B9"/>
  <w16cid:commentId w16cid:paraId="5215D546" w16cid:durableId="7D21B9DD"/>
  <w16cid:commentId w16cid:paraId="38A39291" w16cid:durableId="07E7B78C"/>
  <w16cid:commentId w16cid:paraId="51F9F25E" w16cid:durableId="06E89EB1"/>
  <w16cid:commentId w16cid:paraId="4B1E1A6B" w16cid:durableId="661BCC8A"/>
  <w16cid:commentId w16cid:paraId="5CE86352" w16cid:durableId="72D62D3D"/>
  <w16cid:commentId w16cid:paraId="5A372292" w16cid:durableId="357B6B5D"/>
  <w16cid:commentId w16cid:paraId="4D7671FB" w16cid:durableId="63388DF1"/>
  <w16cid:commentId w16cid:paraId="10361674" w16cid:durableId="725ED06E"/>
  <w16cid:commentId w16cid:paraId="06082AB3" w16cid:durableId="508E299C"/>
  <w16cid:commentId w16cid:paraId="6CB73049" w16cid:durableId="5132F0D3"/>
  <w16cid:commentId w16cid:paraId="4B892B21" w16cid:durableId="4684C2BA"/>
  <w16cid:commentId w16cid:paraId="7A30F621" w16cid:durableId="388EB952"/>
  <w16cid:commentId w16cid:paraId="0AB9E0F2" w16cid:durableId="6518201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9276B4" w14:textId="77777777" w:rsidR="00C30F3F" w:rsidRDefault="00C30F3F" w:rsidP="005A4A43">
      <w:pPr>
        <w:spacing w:after="0" w:line="240" w:lineRule="auto"/>
      </w:pPr>
      <w:r>
        <w:separator/>
      </w:r>
    </w:p>
  </w:endnote>
  <w:endnote w:type="continuationSeparator" w:id="0">
    <w:p w14:paraId="172408CA" w14:textId="77777777" w:rsidR="00C30F3F" w:rsidRDefault="00C30F3F" w:rsidP="005A4A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tos Narrow">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71CB20EA" w14:paraId="7157AA38" w14:textId="77777777" w:rsidTr="71CB20EA">
      <w:trPr>
        <w:trHeight w:val="300"/>
      </w:trPr>
      <w:tc>
        <w:tcPr>
          <w:tcW w:w="3005" w:type="dxa"/>
        </w:tcPr>
        <w:p w14:paraId="21854B68" w14:textId="05B477AB" w:rsidR="71CB20EA" w:rsidRDefault="71CB20EA" w:rsidP="71CB20EA">
          <w:pPr>
            <w:pStyle w:val="Header"/>
            <w:ind w:left="-115"/>
          </w:pPr>
        </w:p>
      </w:tc>
      <w:tc>
        <w:tcPr>
          <w:tcW w:w="3005" w:type="dxa"/>
        </w:tcPr>
        <w:p w14:paraId="253818CD" w14:textId="73CD6D21" w:rsidR="71CB20EA" w:rsidRDefault="71CB20EA" w:rsidP="71CB20EA">
          <w:pPr>
            <w:pStyle w:val="Header"/>
            <w:jc w:val="center"/>
          </w:pPr>
        </w:p>
      </w:tc>
      <w:tc>
        <w:tcPr>
          <w:tcW w:w="3005" w:type="dxa"/>
        </w:tcPr>
        <w:p w14:paraId="6CCCA2C3" w14:textId="18077A9E" w:rsidR="71CB20EA" w:rsidRDefault="71CB20EA" w:rsidP="71CB20EA">
          <w:pPr>
            <w:pStyle w:val="Header"/>
            <w:ind w:right="-115"/>
            <w:jc w:val="right"/>
          </w:pPr>
        </w:p>
      </w:tc>
    </w:tr>
  </w:tbl>
  <w:p w14:paraId="5813A488" w14:textId="063BE2BC" w:rsidR="71CB20EA" w:rsidRDefault="71CB20EA" w:rsidP="71CB20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34B5FA" w14:textId="77777777" w:rsidR="00C30F3F" w:rsidRDefault="00C30F3F" w:rsidP="005A4A43">
      <w:pPr>
        <w:spacing w:after="0" w:line="240" w:lineRule="auto"/>
      </w:pPr>
      <w:r>
        <w:separator/>
      </w:r>
    </w:p>
  </w:footnote>
  <w:footnote w:type="continuationSeparator" w:id="0">
    <w:p w14:paraId="7A05956D" w14:textId="77777777" w:rsidR="00C30F3F" w:rsidRDefault="00C30F3F" w:rsidP="005A4A43">
      <w:pPr>
        <w:spacing w:after="0" w:line="240" w:lineRule="auto"/>
      </w:pPr>
      <w:r>
        <w:continuationSeparator/>
      </w:r>
    </w:p>
  </w:footnote>
  <w:footnote w:id="1">
    <w:p w14:paraId="576AF9A9" w14:textId="3AFABC02" w:rsidR="008546C4" w:rsidRPr="00DE10FB" w:rsidDel="00650FCA" w:rsidRDefault="6A31513F" w:rsidP="6A31513F">
      <w:pPr>
        <w:pStyle w:val="FootnoteText"/>
        <w:rPr>
          <w:rFonts w:ascii="Aptos" w:eastAsia="Aptos" w:hAnsi="Aptos" w:cs="Aptos"/>
          <w:color w:val="96607D"/>
        </w:rPr>
      </w:pPr>
      <w:r>
        <w:t>F</w:t>
      </w:r>
    </w:p>
  </w:footnote>
  <w:footnote w:id="2">
    <w:p w14:paraId="3DF8BA70" w14:textId="25EAB87A" w:rsidR="008546C4" w:rsidDel="00650FCA" w:rsidRDefault="008546C4" w:rsidP="6A31513F">
      <w:pPr>
        <w:pStyle w:val="FootnoteText"/>
        <w:rPr>
          <w:rFonts w:ascii="Aptos" w:eastAsia="Aptos" w:hAnsi="Aptos" w:cs="Aptos"/>
          <w:color w:val="96607D"/>
        </w:rPr>
      </w:pPr>
    </w:p>
  </w:footnote>
  <w:footnote w:id="3">
    <w:p w14:paraId="0A151FB3" w14:textId="583244D5" w:rsidR="008546C4" w:rsidRPr="005C7CB5" w:rsidDel="00650FCA" w:rsidRDefault="008546C4" w:rsidP="6A31513F">
      <w:pPr>
        <w:pStyle w:val="FootnoteText"/>
        <w:rPr>
          <w:rFonts w:ascii="Aptos" w:eastAsia="Aptos" w:hAnsi="Aptos" w:cs="Aptos"/>
          <w:color w:val="96607D"/>
        </w:rPr>
      </w:pPr>
    </w:p>
  </w:footnote>
  <w:footnote w:id="4">
    <w:p w14:paraId="416F2DAF" w14:textId="77777777" w:rsidR="00475CAE" w:rsidDel="00650FCA" w:rsidRDefault="00475CAE" w:rsidP="00475CAE">
      <w:pPr>
        <w:pStyle w:val="FootnoteText"/>
      </w:pPr>
    </w:p>
  </w:footnote>
  <w:footnote w:id="5">
    <w:p w14:paraId="193F70CE" w14:textId="118A4470" w:rsidR="58B02466" w:rsidDel="00E321DA" w:rsidRDefault="58B02466" w:rsidP="58B02466">
      <w:pPr>
        <w:pStyle w:val="FootnoteText"/>
      </w:pPr>
    </w:p>
  </w:footnote>
  <w:footnote w:id="6">
    <w:p w14:paraId="5D1C83CC" w14:textId="6C2B13EB" w:rsidR="00695B53" w:rsidDel="00FB7AF3" w:rsidRDefault="00695B53">
      <w:pPr>
        <w:pStyle w:val="FootnoteText"/>
      </w:pPr>
    </w:p>
  </w:footnote>
  <w:footnote w:id="7">
    <w:p w14:paraId="4A93F5E0" w14:textId="32096CE7" w:rsidR="00651171" w:rsidDel="00FB7AF3" w:rsidRDefault="00651171">
      <w:pPr>
        <w:pStyle w:val="FootnoteText"/>
      </w:pPr>
    </w:p>
  </w:footnote>
  <w:footnote w:id="8">
    <w:p w14:paraId="74380717" w14:textId="383F6747" w:rsidR="008B3AC8" w:rsidDel="005323F9" w:rsidRDefault="008B3AC8" w:rsidP="008B3AC8">
      <w:pPr>
        <w:pStyle w:val="FootnoteText"/>
      </w:pPr>
    </w:p>
  </w:footnote>
  <w:footnote w:id="9">
    <w:p w14:paraId="51E701DF" w14:textId="4DB6EB51" w:rsidR="00C8646B" w:rsidDel="005323F9" w:rsidRDefault="00C8646B">
      <w:pPr>
        <w:pStyle w:val="FootnoteText"/>
      </w:pPr>
    </w:p>
  </w:footnote>
  <w:footnote w:id="10">
    <w:p w14:paraId="025ABE3E" w14:textId="77777777" w:rsidR="00DA3AA9" w:rsidDel="006D7BB4" w:rsidRDefault="00DA3AA9" w:rsidP="00DA3AA9">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71CB20EA" w14:paraId="7DF3936F" w14:textId="77777777" w:rsidTr="71CB20EA">
      <w:trPr>
        <w:trHeight w:val="300"/>
      </w:trPr>
      <w:tc>
        <w:tcPr>
          <w:tcW w:w="3005" w:type="dxa"/>
        </w:tcPr>
        <w:p w14:paraId="55864D9D" w14:textId="431C22D7" w:rsidR="71CB20EA" w:rsidRDefault="71CB20EA" w:rsidP="71CB20EA">
          <w:pPr>
            <w:pStyle w:val="Header"/>
            <w:ind w:left="-115"/>
          </w:pPr>
        </w:p>
      </w:tc>
      <w:tc>
        <w:tcPr>
          <w:tcW w:w="3005" w:type="dxa"/>
        </w:tcPr>
        <w:p w14:paraId="6B94F544" w14:textId="197554F1" w:rsidR="71CB20EA" w:rsidRDefault="71CB20EA" w:rsidP="71CB20EA">
          <w:pPr>
            <w:pStyle w:val="Header"/>
            <w:jc w:val="center"/>
          </w:pPr>
        </w:p>
      </w:tc>
      <w:tc>
        <w:tcPr>
          <w:tcW w:w="3005" w:type="dxa"/>
        </w:tcPr>
        <w:p w14:paraId="23CB9226" w14:textId="1A1BEA21" w:rsidR="71CB20EA" w:rsidRDefault="71CB20EA" w:rsidP="71CB20EA">
          <w:pPr>
            <w:pStyle w:val="Header"/>
            <w:ind w:right="-115"/>
            <w:jc w:val="right"/>
          </w:pPr>
        </w:p>
      </w:tc>
    </w:tr>
  </w:tbl>
  <w:p w14:paraId="73C03D9B" w14:textId="0E770CB3" w:rsidR="71CB20EA" w:rsidRDefault="71CB20EA" w:rsidP="71CB20EA">
    <w:pPr>
      <w:pStyle w:val="Header"/>
    </w:pPr>
  </w:p>
</w:hdr>
</file>

<file path=word/intelligence2.xml><?xml version="1.0" encoding="utf-8"?>
<int2:intelligence xmlns:int2="http://schemas.microsoft.com/office/intelligence/2020/intelligence" xmlns:oel="http://schemas.microsoft.com/office/2019/extlst">
  <int2:observations>
    <int2:bookmark int2:bookmarkName="_Int_jrk8TQyX" int2:invalidationBookmarkName="" int2:hashCode="z629eldxMwQaYP" int2:id="YUjrOllP">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550CD"/>
    <w:multiLevelType w:val="multilevel"/>
    <w:tmpl w:val="2C284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604C4F"/>
    <w:multiLevelType w:val="multilevel"/>
    <w:tmpl w:val="92FA2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9C1199"/>
    <w:multiLevelType w:val="hybridMultilevel"/>
    <w:tmpl w:val="48C4EBA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ADCC3E1"/>
    <w:multiLevelType w:val="hybridMultilevel"/>
    <w:tmpl w:val="0C7668D6"/>
    <w:lvl w:ilvl="0" w:tplc="388251BE">
      <w:start w:val="1"/>
      <w:numFmt w:val="bullet"/>
      <w:lvlText w:val=""/>
      <w:lvlJc w:val="left"/>
      <w:pPr>
        <w:ind w:left="720" w:hanging="360"/>
      </w:pPr>
      <w:rPr>
        <w:rFonts w:ascii="Symbol" w:hAnsi="Symbol" w:hint="default"/>
      </w:rPr>
    </w:lvl>
    <w:lvl w:ilvl="1" w:tplc="59BE3BD4">
      <w:start w:val="1"/>
      <w:numFmt w:val="bullet"/>
      <w:lvlText w:val="o"/>
      <w:lvlJc w:val="left"/>
      <w:pPr>
        <w:ind w:left="1440" w:hanging="360"/>
      </w:pPr>
      <w:rPr>
        <w:rFonts w:ascii="Courier New" w:hAnsi="Courier New" w:hint="default"/>
      </w:rPr>
    </w:lvl>
    <w:lvl w:ilvl="2" w:tplc="A83A5832">
      <w:start w:val="1"/>
      <w:numFmt w:val="bullet"/>
      <w:lvlText w:val=""/>
      <w:lvlJc w:val="left"/>
      <w:pPr>
        <w:ind w:left="2160" w:hanging="360"/>
      </w:pPr>
      <w:rPr>
        <w:rFonts w:ascii="Wingdings" w:hAnsi="Wingdings" w:hint="default"/>
      </w:rPr>
    </w:lvl>
    <w:lvl w:ilvl="3" w:tplc="E2EC008E">
      <w:start w:val="1"/>
      <w:numFmt w:val="bullet"/>
      <w:lvlText w:val=""/>
      <w:lvlJc w:val="left"/>
      <w:pPr>
        <w:ind w:left="2880" w:hanging="360"/>
      </w:pPr>
      <w:rPr>
        <w:rFonts w:ascii="Symbol" w:hAnsi="Symbol" w:hint="default"/>
      </w:rPr>
    </w:lvl>
    <w:lvl w:ilvl="4" w:tplc="A8F072CC">
      <w:start w:val="1"/>
      <w:numFmt w:val="bullet"/>
      <w:lvlText w:val="o"/>
      <w:lvlJc w:val="left"/>
      <w:pPr>
        <w:ind w:left="3600" w:hanging="360"/>
      </w:pPr>
      <w:rPr>
        <w:rFonts w:ascii="Courier New" w:hAnsi="Courier New" w:hint="default"/>
      </w:rPr>
    </w:lvl>
    <w:lvl w:ilvl="5" w:tplc="61B4B67C">
      <w:start w:val="1"/>
      <w:numFmt w:val="bullet"/>
      <w:lvlText w:val=""/>
      <w:lvlJc w:val="left"/>
      <w:pPr>
        <w:ind w:left="4320" w:hanging="360"/>
      </w:pPr>
      <w:rPr>
        <w:rFonts w:ascii="Wingdings" w:hAnsi="Wingdings" w:hint="default"/>
      </w:rPr>
    </w:lvl>
    <w:lvl w:ilvl="6" w:tplc="2C1A6A66">
      <w:start w:val="1"/>
      <w:numFmt w:val="bullet"/>
      <w:lvlText w:val=""/>
      <w:lvlJc w:val="left"/>
      <w:pPr>
        <w:ind w:left="5040" w:hanging="360"/>
      </w:pPr>
      <w:rPr>
        <w:rFonts w:ascii="Symbol" w:hAnsi="Symbol" w:hint="default"/>
      </w:rPr>
    </w:lvl>
    <w:lvl w:ilvl="7" w:tplc="4B820DDC">
      <w:start w:val="1"/>
      <w:numFmt w:val="bullet"/>
      <w:lvlText w:val="o"/>
      <w:lvlJc w:val="left"/>
      <w:pPr>
        <w:ind w:left="5760" w:hanging="360"/>
      </w:pPr>
      <w:rPr>
        <w:rFonts w:ascii="Courier New" w:hAnsi="Courier New" w:hint="default"/>
      </w:rPr>
    </w:lvl>
    <w:lvl w:ilvl="8" w:tplc="05CC9BC2">
      <w:start w:val="1"/>
      <w:numFmt w:val="bullet"/>
      <w:lvlText w:val=""/>
      <w:lvlJc w:val="left"/>
      <w:pPr>
        <w:ind w:left="6480" w:hanging="360"/>
      </w:pPr>
      <w:rPr>
        <w:rFonts w:ascii="Wingdings" w:hAnsi="Wingdings" w:hint="default"/>
      </w:rPr>
    </w:lvl>
  </w:abstractNum>
  <w:abstractNum w:abstractNumId="4" w15:restartNumberingAfterBreak="0">
    <w:nsid w:val="2B7B3AA1"/>
    <w:multiLevelType w:val="multilevel"/>
    <w:tmpl w:val="CD2EF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D498B58"/>
    <w:multiLevelType w:val="hybridMultilevel"/>
    <w:tmpl w:val="67B02F6E"/>
    <w:lvl w:ilvl="0" w:tplc="1C6E2F8E">
      <w:start w:val="1"/>
      <w:numFmt w:val="bullet"/>
      <w:lvlText w:val=""/>
      <w:lvlJc w:val="left"/>
      <w:pPr>
        <w:ind w:left="720" w:hanging="360"/>
      </w:pPr>
      <w:rPr>
        <w:rFonts w:ascii="Symbol" w:hAnsi="Symbol" w:hint="default"/>
      </w:rPr>
    </w:lvl>
    <w:lvl w:ilvl="1" w:tplc="B50C14FE">
      <w:start w:val="1"/>
      <w:numFmt w:val="bullet"/>
      <w:lvlText w:val="o"/>
      <w:lvlJc w:val="left"/>
      <w:pPr>
        <w:ind w:left="1440" w:hanging="360"/>
      </w:pPr>
      <w:rPr>
        <w:rFonts w:ascii="Courier New" w:hAnsi="Courier New" w:hint="default"/>
      </w:rPr>
    </w:lvl>
    <w:lvl w:ilvl="2" w:tplc="9D48821C">
      <w:start w:val="1"/>
      <w:numFmt w:val="bullet"/>
      <w:lvlText w:val=""/>
      <w:lvlJc w:val="left"/>
      <w:pPr>
        <w:ind w:left="2160" w:hanging="360"/>
      </w:pPr>
      <w:rPr>
        <w:rFonts w:ascii="Wingdings" w:hAnsi="Wingdings" w:hint="default"/>
      </w:rPr>
    </w:lvl>
    <w:lvl w:ilvl="3" w:tplc="EDE0360E">
      <w:start w:val="1"/>
      <w:numFmt w:val="bullet"/>
      <w:lvlText w:val=""/>
      <w:lvlJc w:val="left"/>
      <w:pPr>
        <w:ind w:left="2880" w:hanging="360"/>
      </w:pPr>
      <w:rPr>
        <w:rFonts w:ascii="Symbol" w:hAnsi="Symbol" w:hint="default"/>
      </w:rPr>
    </w:lvl>
    <w:lvl w:ilvl="4" w:tplc="3872DC72">
      <w:start w:val="1"/>
      <w:numFmt w:val="bullet"/>
      <w:lvlText w:val="o"/>
      <w:lvlJc w:val="left"/>
      <w:pPr>
        <w:ind w:left="3600" w:hanging="360"/>
      </w:pPr>
      <w:rPr>
        <w:rFonts w:ascii="Courier New" w:hAnsi="Courier New" w:hint="default"/>
      </w:rPr>
    </w:lvl>
    <w:lvl w:ilvl="5" w:tplc="9CB8CBE2">
      <w:start w:val="1"/>
      <w:numFmt w:val="bullet"/>
      <w:lvlText w:val=""/>
      <w:lvlJc w:val="left"/>
      <w:pPr>
        <w:ind w:left="4320" w:hanging="360"/>
      </w:pPr>
      <w:rPr>
        <w:rFonts w:ascii="Wingdings" w:hAnsi="Wingdings" w:hint="default"/>
      </w:rPr>
    </w:lvl>
    <w:lvl w:ilvl="6" w:tplc="3BD85A7C">
      <w:start w:val="1"/>
      <w:numFmt w:val="bullet"/>
      <w:lvlText w:val=""/>
      <w:lvlJc w:val="left"/>
      <w:pPr>
        <w:ind w:left="5040" w:hanging="360"/>
      </w:pPr>
      <w:rPr>
        <w:rFonts w:ascii="Symbol" w:hAnsi="Symbol" w:hint="default"/>
      </w:rPr>
    </w:lvl>
    <w:lvl w:ilvl="7" w:tplc="CDCCBC00">
      <w:start w:val="1"/>
      <w:numFmt w:val="bullet"/>
      <w:lvlText w:val="o"/>
      <w:lvlJc w:val="left"/>
      <w:pPr>
        <w:ind w:left="5760" w:hanging="360"/>
      </w:pPr>
      <w:rPr>
        <w:rFonts w:ascii="Courier New" w:hAnsi="Courier New" w:hint="default"/>
      </w:rPr>
    </w:lvl>
    <w:lvl w:ilvl="8" w:tplc="F72876BE">
      <w:start w:val="1"/>
      <w:numFmt w:val="bullet"/>
      <w:lvlText w:val=""/>
      <w:lvlJc w:val="left"/>
      <w:pPr>
        <w:ind w:left="6480" w:hanging="360"/>
      </w:pPr>
      <w:rPr>
        <w:rFonts w:ascii="Wingdings" w:hAnsi="Wingdings" w:hint="default"/>
      </w:rPr>
    </w:lvl>
  </w:abstractNum>
  <w:abstractNum w:abstractNumId="6" w15:restartNumberingAfterBreak="0">
    <w:nsid w:val="2F465B03"/>
    <w:multiLevelType w:val="multilevel"/>
    <w:tmpl w:val="BD0E4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0847672"/>
    <w:multiLevelType w:val="hybridMultilevel"/>
    <w:tmpl w:val="AD7290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142116F"/>
    <w:multiLevelType w:val="hybridMultilevel"/>
    <w:tmpl w:val="4B7A182E"/>
    <w:lvl w:ilvl="0" w:tplc="F53CC0F6">
      <w:start w:val="1"/>
      <w:numFmt w:val="bullet"/>
      <w:lvlText w:val=""/>
      <w:lvlJc w:val="left"/>
      <w:pPr>
        <w:ind w:left="720" w:hanging="360"/>
      </w:pPr>
      <w:rPr>
        <w:rFonts w:ascii="Symbol" w:hAnsi="Symbol" w:hint="default"/>
      </w:rPr>
    </w:lvl>
    <w:lvl w:ilvl="1" w:tplc="57EEAAB6">
      <w:start w:val="1"/>
      <w:numFmt w:val="bullet"/>
      <w:lvlText w:val="o"/>
      <w:lvlJc w:val="left"/>
      <w:pPr>
        <w:ind w:left="1440" w:hanging="360"/>
      </w:pPr>
      <w:rPr>
        <w:rFonts w:ascii="Courier New" w:hAnsi="Courier New" w:hint="default"/>
      </w:rPr>
    </w:lvl>
    <w:lvl w:ilvl="2" w:tplc="7BB675D8">
      <w:start w:val="1"/>
      <w:numFmt w:val="bullet"/>
      <w:lvlText w:val=""/>
      <w:lvlJc w:val="left"/>
      <w:pPr>
        <w:ind w:left="2160" w:hanging="360"/>
      </w:pPr>
      <w:rPr>
        <w:rFonts w:ascii="Wingdings" w:hAnsi="Wingdings" w:hint="default"/>
      </w:rPr>
    </w:lvl>
    <w:lvl w:ilvl="3" w:tplc="58B0EF84">
      <w:start w:val="1"/>
      <w:numFmt w:val="bullet"/>
      <w:lvlText w:val=""/>
      <w:lvlJc w:val="left"/>
      <w:pPr>
        <w:ind w:left="2880" w:hanging="360"/>
      </w:pPr>
      <w:rPr>
        <w:rFonts w:ascii="Symbol" w:hAnsi="Symbol" w:hint="default"/>
      </w:rPr>
    </w:lvl>
    <w:lvl w:ilvl="4" w:tplc="3C04C8AA">
      <w:start w:val="1"/>
      <w:numFmt w:val="bullet"/>
      <w:lvlText w:val="o"/>
      <w:lvlJc w:val="left"/>
      <w:pPr>
        <w:ind w:left="3600" w:hanging="360"/>
      </w:pPr>
      <w:rPr>
        <w:rFonts w:ascii="Courier New" w:hAnsi="Courier New" w:hint="default"/>
      </w:rPr>
    </w:lvl>
    <w:lvl w:ilvl="5" w:tplc="DDD6D9DE">
      <w:start w:val="1"/>
      <w:numFmt w:val="bullet"/>
      <w:lvlText w:val=""/>
      <w:lvlJc w:val="left"/>
      <w:pPr>
        <w:ind w:left="4320" w:hanging="360"/>
      </w:pPr>
      <w:rPr>
        <w:rFonts w:ascii="Wingdings" w:hAnsi="Wingdings" w:hint="default"/>
      </w:rPr>
    </w:lvl>
    <w:lvl w:ilvl="6" w:tplc="D61A5CEC">
      <w:start w:val="1"/>
      <w:numFmt w:val="bullet"/>
      <w:lvlText w:val=""/>
      <w:lvlJc w:val="left"/>
      <w:pPr>
        <w:ind w:left="5040" w:hanging="360"/>
      </w:pPr>
      <w:rPr>
        <w:rFonts w:ascii="Symbol" w:hAnsi="Symbol" w:hint="default"/>
      </w:rPr>
    </w:lvl>
    <w:lvl w:ilvl="7" w:tplc="5D24BE76">
      <w:start w:val="1"/>
      <w:numFmt w:val="bullet"/>
      <w:lvlText w:val="o"/>
      <w:lvlJc w:val="left"/>
      <w:pPr>
        <w:ind w:left="5760" w:hanging="360"/>
      </w:pPr>
      <w:rPr>
        <w:rFonts w:ascii="Courier New" w:hAnsi="Courier New" w:hint="default"/>
      </w:rPr>
    </w:lvl>
    <w:lvl w:ilvl="8" w:tplc="5F9074C6">
      <w:start w:val="1"/>
      <w:numFmt w:val="bullet"/>
      <w:lvlText w:val=""/>
      <w:lvlJc w:val="left"/>
      <w:pPr>
        <w:ind w:left="6480" w:hanging="360"/>
      </w:pPr>
      <w:rPr>
        <w:rFonts w:ascii="Wingdings" w:hAnsi="Wingdings" w:hint="default"/>
      </w:rPr>
    </w:lvl>
  </w:abstractNum>
  <w:abstractNum w:abstractNumId="9" w15:restartNumberingAfterBreak="0">
    <w:nsid w:val="3FCE712D"/>
    <w:multiLevelType w:val="multilevel"/>
    <w:tmpl w:val="3F7E1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464F7F4"/>
    <w:multiLevelType w:val="hybridMultilevel"/>
    <w:tmpl w:val="9DF68DE6"/>
    <w:lvl w:ilvl="0" w:tplc="B62439CA">
      <w:start w:val="1"/>
      <w:numFmt w:val="bullet"/>
      <w:lvlText w:val=""/>
      <w:lvlJc w:val="left"/>
      <w:pPr>
        <w:ind w:left="720" w:hanging="360"/>
      </w:pPr>
      <w:rPr>
        <w:rFonts w:ascii="Symbol" w:hAnsi="Symbol" w:hint="default"/>
      </w:rPr>
    </w:lvl>
    <w:lvl w:ilvl="1" w:tplc="68529FDE">
      <w:start w:val="1"/>
      <w:numFmt w:val="bullet"/>
      <w:lvlText w:val="o"/>
      <w:lvlJc w:val="left"/>
      <w:pPr>
        <w:ind w:left="1440" w:hanging="360"/>
      </w:pPr>
      <w:rPr>
        <w:rFonts w:ascii="Courier New" w:hAnsi="Courier New" w:hint="default"/>
      </w:rPr>
    </w:lvl>
    <w:lvl w:ilvl="2" w:tplc="9970DFE2">
      <w:start w:val="1"/>
      <w:numFmt w:val="bullet"/>
      <w:lvlText w:val=""/>
      <w:lvlJc w:val="left"/>
      <w:pPr>
        <w:ind w:left="2160" w:hanging="360"/>
      </w:pPr>
      <w:rPr>
        <w:rFonts w:ascii="Wingdings" w:hAnsi="Wingdings" w:hint="default"/>
      </w:rPr>
    </w:lvl>
    <w:lvl w:ilvl="3" w:tplc="937A4526">
      <w:start w:val="1"/>
      <w:numFmt w:val="bullet"/>
      <w:lvlText w:val=""/>
      <w:lvlJc w:val="left"/>
      <w:pPr>
        <w:ind w:left="2880" w:hanging="360"/>
      </w:pPr>
      <w:rPr>
        <w:rFonts w:ascii="Symbol" w:hAnsi="Symbol" w:hint="default"/>
      </w:rPr>
    </w:lvl>
    <w:lvl w:ilvl="4" w:tplc="36722B54">
      <w:start w:val="1"/>
      <w:numFmt w:val="bullet"/>
      <w:lvlText w:val="o"/>
      <w:lvlJc w:val="left"/>
      <w:pPr>
        <w:ind w:left="3600" w:hanging="360"/>
      </w:pPr>
      <w:rPr>
        <w:rFonts w:ascii="Courier New" w:hAnsi="Courier New" w:hint="default"/>
      </w:rPr>
    </w:lvl>
    <w:lvl w:ilvl="5" w:tplc="85DE2AB4">
      <w:start w:val="1"/>
      <w:numFmt w:val="bullet"/>
      <w:lvlText w:val=""/>
      <w:lvlJc w:val="left"/>
      <w:pPr>
        <w:ind w:left="4320" w:hanging="360"/>
      </w:pPr>
      <w:rPr>
        <w:rFonts w:ascii="Wingdings" w:hAnsi="Wingdings" w:hint="default"/>
      </w:rPr>
    </w:lvl>
    <w:lvl w:ilvl="6" w:tplc="AB9ACD6C">
      <w:start w:val="1"/>
      <w:numFmt w:val="bullet"/>
      <w:lvlText w:val=""/>
      <w:lvlJc w:val="left"/>
      <w:pPr>
        <w:ind w:left="5040" w:hanging="360"/>
      </w:pPr>
      <w:rPr>
        <w:rFonts w:ascii="Symbol" w:hAnsi="Symbol" w:hint="default"/>
      </w:rPr>
    </w:lvl>
    <w:lvl w:ilvl="7" w:tplc="66A2AE28">
      <w:start w:val="1"/>
      <w:numFmt w:val="bullet"/>
      <w:lvlText w:val="o"/>
      <w:lvlJc w:val="left"/>
      <w:pPr>
        <w:ind w:left="5760" w:hanging="360"/>
      </w:pPr>
      <w:rPr>
        <w:rFonts w:ascii="Courier New" w:hAnsi="Courier New" w:hint="default"/>
      </w:rPr>
    </w:lvl>
    <w:lvl w:ilvl="8" w:tplc="C91CD8DE">
      <w:start w:val="1"/>
      <w:numFmt w:val="bullet"/>
      <w:lvlText w:val=""/>
      <w:lvlJc w:val="left"/>
      <w:pPr>
        <w:ind w:left="6480" w:hanging="360"/>
      </w:pPr>
      <w:rPr>
        <w:rFonts w:ascii="Wingdings" w:hAnsi="Wingdings" w:hint="default"/>
      </w:rPr>
    </w:lvl>
  </w:abstractNum>
  <w:abstractNum w:abstractNumId="11" w15:restartNumberingAfterBreak="0">
    <w:nsid w:val="4A7E5CC0"/>
    <w:multiLevelType w:val="hybridMultilevel"/>
    <w:tmpl w:val="801E8660"/>
    <w:lvl w:ilvl="0" w:tplc="770A25A0">
      <w:start w:val="1"/>
      <w:numFmt w:val="bullet"/>
      <w:lvlText w:val=""/>
      <w:lvlJc w:val="left"/>
      <w:pPr>
        <w:ind w:left="720" w:hanging="360"/>
      </w:pPr>
      <w:rPr>
        <w:rFonts w:ascii="Symbol" w:hAnsi="Symbol" w:hint="default"/>
      </w:rPr>
    </w:lvl>
    <w:lvl w:ilvl="1" w:tplc="BC102CA4">
      <w:start w:val="1"/>
      <w:numFmt w:val="bullet"/>
      <w:lvlText w:val="o"/>
      <w:lvlJc w:val="left"/>
      <w:pPr>
        <w:ind w:left="1440" w:hanging="360"/>
      </w:pPr>
      <w:rPr>
        <w:rFonts w:ascii="Courier New" w:hAnsi="Courier New" w:hint="default"/>
      </w:rPr>
    </w:lvl>
    <w:lvl w:ilvl="2" w:tplc="DA9C23C6">
      <w:start w:val="1"/>
      <w:numFmt w:val="bullet"/>
      <w:lvlText w:val=""/>
      <w:lvlJc w:val="left"/>
      <w:pPr>
        <w:ind w:left="2160" w:hanging="360"/>
      </w:pPr>
      <w:rPr>
        <w:rFonts w:ascii="Wingdings" w:hAnsi="Wingdings" w:hint="default"/>
      </w:rPr>
    </w:lvl>
    <w:lvl w:ilvl="3" w:tplc="B5BEB8E2">
      <w:start w:val="1"/>
      <w:numFmt w:val="bullet"/>
      <w:lvlText w:val=""/>
      <w:lvlJc w:val="left"/>
      <w:pPr>
        <w:ind w:left="2880" w:hanging="360"/>
      </w:pPr>
      <w:rPr>
        <w:rFonts w:ascii="Symbol" w:hAnsi="Symbol" w:hint="default"/>
      </w:rPr>
    </w:lvl>
    <w:lvl w:ilvl="4" w:tplc="5AEC9698">
      <w:start w:val="1"/>
      <w:numFmt w:val="bullet"/>
      <w:lvlText w:val="o"/>
      <w:lvlJc w:val="left"/>
      <w:pPr>
        <w:ind w:left="3600" w:hanging="360"/>
      </w:pPr>
      <w:rPr>
        <w:rFonts w:ascii="Courier New" w:hAnsi="Courier New" w:hint="default"/>
      </w:rPr>
    </w:lvl>
    <w:lvl w:ilvl="5" w:tplc="DA7A356A">
      <w:start w:val="1"/>
      <w:numFmt w:val="bullet"/>
      <w:lvlText w:val=""/>
      <w:lvlJc w:val="left"/>
      <w:pPr>
        <w:ind w:left="4320" w:hanging="360"/>
      </w:pPr>
      <w:rPr>
        <w:rFonts w:ascii="Wingdings" w:hAnsi="Wingdings" w:hint="default"/>
      </w:rPr>
    </w:lvl>
    <w:lvl w:ilvl="6" w:tplc="A62EADAC">
      <w:start w:val="1"/>
      <w:numFmt w:val="bullet"/>
      <w:lvlText w:val=""/>
      <w:lvlJc w:val="left"/>
      <w:pPr>
        <w:ind w:left="5040" w:hanging="360"/>
      </w:pPr>
      <w:rPr>
        <w:rFonts w:ascii="Symbol" w:hAnsi="Symbol" w:hint="default"/>
      </w:rPr>
    </w:lvl>
    <w:lvl w:ilvl="7" w:tplc="28B89970">
      <w:start w:val="1"/>
      <w:numFmt w:val="bullet"/>
      <w:lvlText w:val="o"/>
      <w:lvlJc w:val="left"/>
      <w:pPr>
        <w:ind w:left="5760" w:hanging="360"/>
      </w:pPr>
      <w:rPr>
        <w:rFonts w:ascii="Courier New" w:hAnsi="Courier New" w:hint="default"/>
      </w:rPr>
    </w:lvl>
    <w:lvl w:ilvl="8" w:tplc="DA0C9F9C">
      <w:start w:val="1"/>
      <w:numFmt w:val="bullet"/>
      <w:lvlText w:val=""/>
      <w:lvlJc w:val="left"/>
      <w:pPr>
        <w:ind w:left="6480" w:hanging="360"/>
      </w:pPr>
      <w:rPr>
        <w:rFonts w:ascii="Wingdings" w:hAnsi="Wingdings" w:hint="default"/>
      </w:rPr>
    </w:lvl>
  </w:abstractNum>
  <w:abstractNum w:abstractNumId="12" w15:restartNumberingAfterBreak="0">
    <w:nsid w:val="4C5356E6"/>
    <w:multiLevelType w:val="multilevel"/>
    <w:tmpl w:val="F30A8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30D7143"/>
    <w:multiLevelType w:val="multilevel"/>
    <w:tmpl w:val="DE004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8D61721"/>
    <w:multiLevelType w:val="hybridMultilevel"/>
    <w:tmpl w:val="4DA6345A"/>
    <w:lvl w:ilvl="0" w:tplc="DC08E0E4">
      <w:start w:val="1"/>
      <w:numFmt w:val="bullet"/>
      <w:lvlText w:val=""/>
      <w:lvlJc w:val="left"/>
      <w:pPr>
        <w:ind w:left="720" w:hanging="360"/>
      </w:pPr>
      <w:rPr>
        <w:rFonts w:ascii="Symbol" w:hAnsi="Symbol" w:hint="default"/>
      </w:rPr>
    </w:lvl>
    <w:lvl w:ilvl="1" w:tplc="263C5934">
      <w:start w:val="1"/>
      <w:numFmt w:val="bullet"/>
      <w:lvlText w:val="o"/>
      <w:lvlJc w:val="left"/>
      <w:pPr>
        <w:ind w:left="1440" w:hanging="360"/>
      </w:pPr>
      <w:rPr>
        <w:rFonts w:ascii="Courier New" w:hAnsi="Courier New" w:hint="default"/>
      </w:rPr>
    </w:lvl>
    <w:lvl w:ilvl="2" w:tplc="9C68B3CE">
      <w:start w:val="1"/>
      <w:numFmt w:val="bullet"/>
      <w:lvlText w:val=""/>
      <w:lvlJc w:val="left"/>
      <w:pPr>
        <w:ind w:left="2160" w:hanging="360"/>
      </w:pPr>
      <w:rPr>
        <w:rFonts w:ascii="Wingdings" w:hAnsi="Wingdings" w:hint="default"/>
      </w:rPr>
    </w:lvl>
    <w:lvl w:ilvl="3" w:tplc="7B60749C">
      <w:start w:val="1"/>
      <w:numFmt w:val="bullet"/>
      <w:lvlText w:val=""/>
      <w:lvlJc w:val="left"/>
      <w:pPr>
        <w:ind w:left="2880" w:hanging="360"/>
      </w:pPr>
      <w:rPr>
        <w:rFonts w:ascii="Symbol" w:hAnsi="Symbol" w:hint="default"/>
      </w:rPr>
    </w:lvl>
    <w:lvl w:ilvl="4" w:tplc="059213CA">
      <w:start w:val="1"/>
      <w:numFmt w:val="bullet"/>
      <w:lvlText w:val="o"/>
      <w:lvlJc w:val="left"/>
      <w:pPr>
        <w:ind w:left="3600" w:hanging="360"/>
      </w:pPr>
      <w:rPr>
        <w:rFonts w:ascii="Courier New" w:hAnsi="Courier New" w:hint="default"/>
      </w:rPr>
    </w:lvl>
    <w:lvl w:ilvl="5" w:tplc="A1E8C7F4">
      <w:start w:val="1"/>
      <w:numFmt w:val="bullet"/>
      <w:lvlText w:val=""/>
      <w:lvlJc w:val="left"/>
      <w:pPr>
        <w:ind w:left="4320" w:hanging="360"/>
      </w:pPr>
      <w:rPr>
        <w:rFonts w:ascii="Wingdings" w:hAnsi="Wingdings" w:hint="default"/>
      </w:rPr>
    </w:lvl>
    <w:lvl w:ilvl="6" w:tplc="55A63D4C">
      <w:start w:val="1"/>
      <w:numFmt w:val="bullet"/>
      <w:lvlText w:val=""/>
      <w:lvlJc w:val="left"/>
      <w:pPr>
        <w:ind w:left="5040" w:hanging="360"/>
      </w:pPr>
      <w:rPr>
        <w:rFonts w:ascii="Symbol" w:hAnsi="Symbol" w:hint="default"/>
      </w:rPr>
    </w:lvl>
    <w:lvl w:ilvl="7" w:tplc="F796CEE0">
      <w:start w:val="1"/>
      <w:numFmt w:val="bullet"/>
      <w:lvlText w:val="o"/>
      <w:lvlJc w:val="left"/>
      <w:pPr>
        <w:ind w:left="5760" w:hanging="360"/>
      </w:pPr>
      <w:rPr>
        <w:rFonts w:ascii="Courier New" w:hAnsi="Courier New" w:hint="default"/>
      </w:rPr>
    </w:lvl>
    <w:lvl w:ilvl="8" w:tplc="17B25402">
      <w:start w:val="1"/>
      <w:numFmt w:val="bullet"/>
      <w:lvlText w:val=""/>
      <w:lvlJc w:val="left"/>
      <w:pPr>
        <w:ind w:left="6480" w:hanging="360"/>
      </w:pPr>
      <w:rPr>
        <w:rFonts w:ascii="Wingdings" w:hAnsi="Wingdings" w:hint="default"/>
      </w:rPr>
    </w:lvl>
  </w:abstractNum>
  <w:abstractNum w:abstractNumId="15" w15:restartNumberingAfterBreak="0">
    <w:nsid w:val="59420306"/>
    <w:multiLevelType w:val="multilevel"/>
    <w:tmpl w:val="486A7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29EC8E5"/>
    <w:multiLevelType w:val="hybridMultilevel"/>
    <w:tmpl w:val="30323CFC"/>
    <w:lvl w:ilvl="0" w:tplc="E59C2A22">
      <w:start w:val="1"/>
      <w:numFmt w:val="bullet"/>
      <w:lvlText w:val=""/>
      <w:lvlJc w:val="left"/>
      <w:pPr>
        <w:ind w:left="720" w:hanging="360"/>
      </w:pPr>
      <w:rPr>
        <w:rFonts w:ascii="Symbol" w:hAnsi="Symbol" w:hint="default"/>
      </w:rPr>
    </w:lvl>
    <w:lvl w:ilvl="1" w:tplc="C388B146">
      <w:start w:val="1"/>
      <w:numFmt w:val="bullet"/>
      <w:lvlText w:val="o"/>
      <w:lvlJc w:val="left"/>
      <w:pPr>
        <w:ind w:left="1440" w:hanging="360"/>
      </w:pPr>
      <w:rPr>
        <w:rFonts w:ascii="Courier New" w:hAnsi="Courier New" w:hint="default"/>
      </w:rPr>
    </w:lvl>
    <w:lvl w:ilvl="2" w:tplc="77B4C6A0">
      <w:start w:val="1"/>
      <w:numFmt w:val="bullet"/>
      <w:lvlText w:val=""/>
      <w:lvlJc w:val="left"/>
      <w:pPr>
        <w:ind w:left="2160" w:hanging="360"/>
      </w:pPr>
      <w:rPr>
        <w:rFonts w:ascii="Wingdings" w:hAnsi="Wingdings" w:hint="default"/>
      </w:rPr>
    </w:lvl>
    <w:lvl w:ilvl="3" w:tplc="67B28158">
      <w:start w:val="1"/>
      <w:numFmt w:val="bullet"/>
      <w:lvlText w:val=""/>
      <w:lvlJc w:val="left"/>
      <w:pPr>
        <w:ind w:left="2880" w:hanging="360"/>
      </w:pPr>
      <w:rPr>
        <w:rFonts w:ascii="Symbol" w:hAnsi="Symbol" w:hint="default"/>
      </w:rPr>
    </w:lvl>
    <w:lvl w:ilvl="4" w:tplc="7834C0FE">
      <w:start w:val="1"/>
      <w:numFmt w:val="bullet"/>
      <w:lvlText w:val="o"/>
      <w:lvlJc w:val="left"/>
      <w:pPr>
        <w:ind w:left="3600" w:hanging="360"/>
      </w:pPr>
      <w:rPr>
        <w:rFonts w:ascii="Courier New" w:hAnsi="Courier New" w:hint="default"/>
      </w:rPr>
    </w:lvl>
    <w:lvl w:ilvl="5" w:tplc="770ECBEE">
      <w:start w:val="1"/>
      <w:numFmt w:val="bullet"/>
      <w:lvlText w:val=""/>
      <w:lvlJc w:val="left"/>
      <w:pPr>
        <w:ind w:left="4320" w:hanging="360"/>
      </w:pPr>
      <w:rPr>
        <w:rFonts w:ascii="Wingdings" w:hAnsi="Wingdings" w:hint="default"/>
      </w:rPr>
    </w:lvl>
    <w:lvl w:ilvl="6" w:tplc="F43644CE">
      <w:start w:val="1"/>
      <w:numFmt w:val="bullet"/>
      <w:lvlText w:val=""/>
      <w:lvlJc w:val="left"/>
      <w:pPr>
        <w:ind w:left="5040" w:hanging="360"/>
      </w:pPr>
      <w:rPr>
        <w:rFonts w:ascii="Symbol" w:hAnsi="Symbol" w:hint="default"/>
      </w:rPr>
    </w:lvl>
    <w:lvl w:ilvl="7" w:tplc="E2988696">
      <w:start w:val="1"/>
      <w:numFmt w:val="bullet"/>
      <w:lvlText w:val="o"/>
      <w:lvlJc w:val="left"/>
      <w:pPr>
        <w:ind w:left="5760" w:hanging="360"/>
      </w:pPr>
      <w:rPr>
        <w:rFonts w:ascii="Courier New" w:hAnsi="Courier New" w:hint="default"/>
      </w:rPr>
    </w:lvl>
    <w:lvl w:ilvl="8" w:tplc="CD26DDA6">
      <w:start w:val="1"/>
      <w:numFmt w:val="bullet"/>
      <w:lvlText w:val=""/>
      <w:lvlJc w:val="left"/>
      <w:pPr>
        <w:ind w:left="6480" w:hanging="360"/>
      </w:pPr>
      <w:rPr>
        <w:rFonts w:ascii="Wingdings" w:hAnsi="Wingdings" w:hint="default"/>
      </w:rPr>
    </w:lvl>
  </w:abstractNum>
  <w:abstractNum w:abstractNumId="17" w15:restartNumberingAfterBreak="0">
    <w:nsid w:val="63CB23D2"/>
    <w:multiLevelType w:val="multilevel"/>
    <w:tmpl w:val="D758C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7656A79"/>
    <w:multiLevelType w:val="multilevel"/>
    <w:tmpl w:val="E7E25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A3948F7"/>
    <w:multiLevelType w:val="multilevel"/>
    <w:tmpl w:val="D012E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AA051E3"/>
    <w:multiLevelType w:val="multilevel"/>
    <w:tmpl w:val="533EF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8C43B2F"/>
    <w:multiLevelType w:val="hybridMultilevel"/>
    <w:tmpl w:val="967ECB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DEC0AAA"/>
    <w:multiLevelType w:val="multilevel"/>
    <w:tmpl w:val="AF469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33519999">
    <w:abstractNumId w:val="5"/>
  </w:num>
  <w:num w:numId="2" w16cid:durableId="730543803">
    <w:abstractNumId w:val="16"/>
  </w:num>
  <w:num w:numId="3" w16cid:durableId="1604264024">
    <w:abstractNumId w:val="14"/>
  </w:num>
  <w:num w:numId="4" w16cid:durableId="2102333673">
    <w:abstractNumId w:val="11"/>
  </w:num>
  <w:num w:numId="5" w16cid:durableId="435977917">
    <w:abstractNumId w:val="10"/>
  </w:num>
  <w:num w:numId="6" w16cid:durableId="814025115">
    <w:abstractNumId w:val="8"/>
  </w:num>
  <w:num w:numId="7" w16cid:durableId="357774662">
    <w:abstractNumId w:val="2"/>
  </w:num>
  <w:num w:numId="8" w16cid:durableId="1328679251">
    <w:abstractNumId w:val="21"/>
  </w:num>
  <w:num w:numId="9" w16cid:durableId="1281834816">
    <w:abstractNumId w:val="7"/>
  </w:num>
  <w:num w:numId="10" w16cid:durableId="1061444429">
    <w:abstractNumId w:val="1"/>
  </w:num>
  <w:num w:numId="11" w16cid:durableId="90973489">
    <w:abstractNumId w:val="20"/>
  </w:num>
  <w:num w:numId="12" w16cid:durableId="588125461">
    <w:abstractNumId w:val="22"/>
  </w:num>
  <w:num w:numId="13" w16cid:durableId="931594887">
    <w:abstractNumId w:val="19"/>
  </w:num>
  <w:num w:numId="14" w16cid:durableId="1360542070">
    <w:abstractNumId w:val="6"/>
  </w:num>
  <w:num w:numId="15" w16cid:durableId="59602296">
    <w:abstractNumId w:val="4"/>
  </w:num>
  <w:num w:numId="16" w16cid:durableId="1699117040">
    <w:abstractNumId w:val="13"/>
  </w:num>
  <w:num w:numId="17" w16cid:durableId="642546471">
    <w:abstractNumId w:val="0"/>
  </w:num>
  <w:num w:numId="18" w16cid:durableId="1880311441">
    <w:abstractNumId w:val="17"/>
  </w:num>
  <w:num w:numId="19" w16cid:durableId="705252215">
    <w:abstractNumId w:val="15"/>
  </w:num>
  <w:num w:numId="20" w16cid:durableId="637414951">
    <w:abstractNumId w:val="12"/>
  </w:num>
  <w:num w:numId="21" w16cid:durableId="1352608569">
    <w:abstractNumId w:val="9"/>
  </w:num>
  <w:num w:numId="22" w16cid:durableId="292488363">
    <w:abstractNumId w:val="18"/>
  </w:num>
  <w:num w:numId="23" w16cid:durableId="563754652">
    <w:abstractNumId w:val="3"/>
  </w:num>
  <w:numIdMacAtCleanup w:val="2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nnett, James">
    <w15:presenceInfo w15:providerId="AD" w15:userId="S::james.bennett@rhul.ac.uk::a97fefa2-4a69-4f8d-a873-7f942da94270"/>
  </w15:person>
  <w15:person w15:author="Woods, Andy">
    <w15:presenceInfo w15:providerId="AD" w15:userId="S::Andy.Woods@rhul.ac.uk::1f14b3a1-f1dd-4da3-82b5-993b98b7bcdb"/>
  </w15:person>
  <w15:person w15:author="Dalton, Polly">
    <w15:presenceInfo w15:providerId="AD" w15:userId="S::polly.dalton@rhul.ac.uk::92ac5f7e-1c3f-4ae9-bcc6-bd143a5a6886"/>
  </w15:person>
  <w15:person w15:author="Levstek, Marusa">
    <w15:presenceInfo w15:providerId="AD" w15:userId="S::marusa.levstek@rhul.ac.uk::324c751c-0c6f-4c25-9eff-ff0489e2701f"/>
  </w15:person>
  <w15:person w15:author="Woods, Andy [2]">
    <w15:presenceInfo w15:providerId="AD" w15:userId="S::andy.woods@rhul.ac.uk::1f14b3a1-f1dd-4da3-82b5-993b98b7bcdb"/>
  </w15:person>
  <w15:person w15:author="Galindo Esparza, Rosella">
    <w15:presenceInfo w15:providerId="AD" w15:userId="S::rosella.galindoesparza@rhul.ac.uk::03719e36-ec24-45fe-a2b3-abf02e55c53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defaultTabStop w:val="720"/>
  <w:characterSpacingControl w:val="doNotCompress"/>
  <w:hdrShapeDefaults>
    <o:shapedefaults v:ext="edit" spidmax="2050"/>
  </w:hdrShapeDefaults>
  <w:footnotePr>
    <w:numFmt w:val="lowerLette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3D2F1D2"/>
    <w:rsid w:val="000001AC"/>
    <w:rsid w:val="00001167"/>
    <w:rsid w:val="0000119A"/>
    <w:rsid w:val="0000166B"/>
    <w:rsid w:val="000017D5"/>
    <w:rsid w:val="00001E0B"/>
    <w:rsid w:val="0000282F"/>
    <w:rsid w:val="00003574"/>
    <w:rsid w:val="000036C1"/>
    <w:rsid w:val="00003FBB"/>
    <w:rsid w:val="0000431F"/>
    <w:rsid w:val="00004A07"/>
    <w:rsid w:val="00004FD2"/>
    <w:rsid w:val="00005427"/>
    <w:rsid w:val="00005EA5"/>
    <w:rsid w:val="0000674B"/>
    <w:rsid w:val="000075CF"/>
    <w:rsid w:val="00007818"/>
    <w:rsid w:val="00007A3D"/>
    <w:rsid w:val="0000B009"/>
    <w:rsid w:val="00010514"/>
    <w:rsid w:val="00010B12"/>
    <w:rsid w:val="00011B38"/>
    <w:rsid w:val="00012047"/>
    <w:rsid w:val="000122F1"/>
    <w:rsid w:val="00012767"/>
    <w:rsid w:val="00012AD6"/>
    <w:rsid w:val="00012DE2"/>
    <w:rsid w:val="00012E3E"/>
    <w:rsid w:val="0001377C"/>
    <w:rsid w:val="00013CAA"/>
    <w:rsid w:val="00013D92"/>
    <w:rsid w:val="00013F5B"/>
    <w:rsid w:val="000166D3"/>
    <w:rsid w:val="0001686E"/>
    <w:rsid w:val="00016AB1"/>
    <w:rsid w:val="000175FB"/>
    <w:rsid w:val="00017B47"/>
    <w:rsid w:val="00017ED2"/>
    <w:rsid w:val="0002012A"/>
    <w:rsid w:val="00020726"/>
    <w:rsid w:val="00020D98"/>
    <w:rsid w:val="000215FA"/>
    <w:rsid w:val="000218F6"/>
    <w:rsid w:val="0002225C"/>
    <w:rsid w:val="000227F3"/>
    <w:rsid w:val="000236C8"/>
    <w:rsid w:val="000239A2"/>
    <w:rsid w:val="00023FCB"/>
    <w:rsid w:val="000244E5"/>
    <w:rsid w:val="00024A8E"/>
    <w:rsid w:val="0002558B"/>
    <w:rsid w:val="000256D8"/>
    <w:rsid w:val="00025A95"/>
    <w:rsid w:val="00025E91"/>
    <w:rsid w:val="00026297"/>
    <w:rsid w:val="0002645F"/>
    <w:rsid w:val="000273AC"/>
    <w:rsid w:val="0002757B"/>
    <w:rsid w:val="0003089B"/>
    <w:rsid w:val="00030C96"/>
    <w:rsid w:val="0003141A"/>
    <w:rsid w:val="000317F9"/>
    <w:rsid w:val="00031A42"/>
    <w:rsid w:val="00031ECB"/>
    <w:rsid w:val="0003293C"/>
    <w:rsid w:val="00032C1F"/>
    <w:rsid w:val="0003319A"/>
    <w:rsid w:val="000333DB"/>
    <w:rsid w:val="000338AC"/>
    <w:rsid w:val="00034D13"/>
    <w:rsid w:val="00035028"/>
    <w:rsid w:val="0003557F"/>
    <w:rsid w:val="000357AE"/>
    <w:rsid w:val="00035A5D"/>
    <w:rsid w:val="000360AC"/>
    <w:rsid w:val="000365BE"/>
    <w:rsid w:val="000366C7"/>
    <w:rsid w:val="00036B2B"/>
    <w:rsid w:val="00036C09"/>
    <w:rsid w:val="00037719"/>
    <w:rsid w:val="0003A3C8"/>
    <w:rsid w:val="000401DE"/>
    <w:rsid w:val="00040901"/>
    <w:rsid w:val="000409E5"/>
    <w:rsid w:val="00040A3C"/>
    <w:rsid w:val="000412C6"/>
    <w:rsid w:val="000415DA"/>
    <w:rsid w:val="00042532"/>
    <w:rsid w:val="00042A6B"/>
    <w:rsid w:val="00042AF4"/>
    <w:rsid w:val="00043707"/>
    <w:rsid w:val="0004377E"/>
    <w:rsid w:val="00044013"/>
    <w:rsid w:val="00044DD1"/>
    <w:rsid w:val="00044E9E"/>
    <w:rsid w:val="000450A4"/>
    <w:rsid w:val="00045C10"/>
    <w:rsid w:val="000460D4"/>
    <w:rsid w:val="00046AED"/>
    <w:rsid w:val="00046E17"/>
    <w:rsid w:val="00046FE4"/>
    <w:rsid w:val="00049CA5"/>
    <w:rsid w:val="000503AC"/>
    <w:rsid w:val="000505AB"/>
    <w:rsid w:val="00050AE8"/>
    <w:rsid w:val="00050E20"/>
    <w:rsid w:val="0005116F"/>
    <w:rsid w:val="0005145B"/>
    <w:rsid w:val="000514DB"/>
    <w:rsid w:val="00052701"/>
    <w:rsid w:val="00052EB6"/>
    <w:rsid w:val="00053524"/>
    <w:rsid w:val="00055AB4"/>
    <w:rsid w:val="00056281"/>
    <w:rsid w:val="00056446"/>
    <w:rsid w:val="00056D31"/>
    <w:rsid w:val="00056DE3"/>
    <w:rsid w:val="00057719"/>
    <w:rsid w:val="00057BE3"/>
    <w:rsid w:val="00057C85"/>
    <w:rsid w:val="000606E8"/>
    <w:rsid w:val="00061D50"/>
    <w:rsid w:val="000623AA"/>
    <w:rsid w:val="000626F7"/>
    <w:rsid w:val="00062843"/>
    <w:rsid w:val="000628CE"/>
    <w:rsid w:val="00063988"/>
    <w:rsid w:val="00063E3A"/>
    <w:rsid w:val="00063EAC"/>
    <w:rsid w:val="0006423B"/>
    <w:rsid w:val="000644A2"/>
    <w:rsid w:val="00064BD0"/>
    <w:rsid w:val="00064D54"/>
    <w:rsid w:val="00064E0A"/>
    <w:rsid w:val="0006527B"/>
    <w:rsid w:val="00065701"/>
    <w:rsid w:val="000659DF"/>
    <w:rsid w:val="00065C1D"/>
    <w:rsid w:val="00065E23"/>
    <w:rsid w:val="0006624E"/>
    <w:rsid w:val="0006655E"/>
    <w:rsid w:val="000665AE"/>
    <w:rsid w:val="00066741"/>
    <w:rsid w:val="00067127"/>
    <w:rsid w:val="00067203"/>
    <w:rsid w:val="00067AC3"/>
    <w:rsid w:val="00070748"/>
    <w:rsid w:val="00070C86"/>
    <w:rsid w:val="00071479"/>
    <w:rsid w:val="00071B63"/>
    <w:rsid w:val="0007397A"/>
    <w:rsid w:val="0007408C"/>
    <w:rsid w:val="000740C0"/>
    <w:rsid w:val="0007425D"/>
    <w:rsid w:val="0007475A"/>
    <w:rsid w:val="00074847"/>
    <w:rsid w:val="00074D99"/>
    <w:rsid w:val="00075769"/>
    <w:rsid w:val="00075772"/>
    <w:rsid w:val="00076013"/>
    <w:rsid w:val="00076052"/>
    <w:rsid w:val="0007728B"/>
    <w:rsid w:val="00077A5C"/>
    <w:rsid w:val="00077C33"/>
    <w:rsid w:val="00077E15"/>
    <w:rsid w:val="00080151"/>
    <w:rsid w:val="00080F94"/>
    <w:rsid w:val="00081875"/>
    <w:rsid w:val="00082120"/>
    <w:rsid w:val="000824E1"/>
    <w:rsid w:val="00082C88"/>
    <w:rsid w:val="00083593"/>
    <w:rsid w:val="000840FD"/>
    <w:rsid w:val="000841F1"/>
    <w:rsid w:val="00085022"/>
    <w:rsid w:val="000853DE"/>
    <w:rsid w:val="00085E12"/>
    <w:rsid w:val="00085F17"/>
    <w:rsid w:val="0008626A"/>
    <w:rsid w:val="0008665B"/>
    <w:rsid w:val="00086728"/>
    <w:rsid w:val="00086C7A"/>
    <w:rsid w:val="0008728E"/>
    <w:rsid w:val="00087734"/>
    <w:rsid w:val="00087ADA"/>
    <w:rsid w:val="00090210"/>
    <w:rsid w:val="000905B2"/>
    <w:rsid w:val="00090E41"/>
    <w:rsid w:val="00090E66"/>
    <w:rsid w:val="00091111"/>
    <w:rsid w:val="00091350"/>
    <w:rsid w:val="00093039"/>
    <w:rsid w:val="00093769"/>
    <w:rsid w:val="00093CD9"/>
    <w:rsid w:val="00093E72"/>
    <w:rsid w:val="00094614"/>
    <w:rsid w:val="000948B0"/>
    <w:rsid w:val="00094A11"/>
    <w:rsid w:val="00095D7F"/>
    <w:rsid w:val="000967DF"/>
    <w:rsid w:val="000A0BCD"/>
    <w:rsid w:val="000A1325"/>
    <w:rsid w:val="000A150E"/>
    <w:rsid w:val="000A18CD"/>
    <w:rsid w:val="000A2EC1"/>
    <w:rsid w:val="000A3A93"/>
    <w:rsid w:val="000A3B10"/>
    <w:rsid w:val="000A54F9"/>
    <w:rsid w:val="000A59D0"/>
    <w:rsid w:val="000A5A79"/>
    <w:rsid w:val="000A5AAA"/>
    <w:rsid w:val="000A6284"/>
    <w:rsid w:val="000A65A1"/>
    <w:rsid w:val="000A65B1"/>
    <w:rsid w:val="000A6B4F"/>
    <w:rsid w:val="000A6DEB"/>
    <w:rsid w:val="000A77A9"/>
    <w:rsid w:val="000A7F41"/>
    <w:rsid w:val="000A7F9A"/>
    <w:rsid w:val="000B03A9"/>
    <w:rsid w:val="000B05CD"/>
    <w:rsid w:val="000B05EA"/>
    <w:rsid w:val="000B0646"/>
    <w:rsid w:val="000B06AE"/>
    <w:rsid w:val="000B150F"/>
    <w:rsid w:val="000B184F"/>
    <w:rsid w:val="000B1C56"/>
    <w:rsid w:val="000B200A"/>
    <w:rsid w:val="000B2465"/>
    <w:rsid w:val="000B2843"/>
    <w:rsid w:val="000B2AA7"/>
    <w:rsid w:val="000B2B20"/>
    <w:rsid w:val="000B35B7"/>
    <w:rsid w:val="000B37F2"/>
    <w:rsid w:val="000B3FA7"/>
    <w:rsid w:val="000B41D0"/>
    <w:rsid w:val="000B4A5E"/>
    <w:rsid w:val="000B5274"/>
    <w:rsid w:val="000B560F"/>
    <w:rsid w:val="000B636D"/>
    <w:rsid w:val="000B6B1F"/>
    <w:rsid w:val="000B6B81"/>
    <w:rsid w:val="000B74C4"/>
    <w:rsid w:val="000B7A67"/>
    <w:rsid w:val="000B7E3C"/>
    <w:rsid w:val="000C09CB"/>
    <w:rsid w:val="000C0A11"/>
    <w:rsid w:val="000C0D9F"/>
    <w:rsid w:val="000C112E"/>
    <w:rsid w:val="000C176C"/>
    <w:rsid w:val="000C1AFF"/>
    <w:rsid w:val="000C2AB1"/>
    <w:rsid w:val="000C2D3F"/>
    <w:rsid w:val="000C332C"/>
    <w:rsid w:val="000C369C"/>
    <w:rsid w:val="000C38ED"/>
    <w:rsid w:val="000C4B0A"/>
    <w:rsid w:val="000C4C79"/>
    <w:rsid w:val="000C5000"/>
    <w:rsid w:val="000C569D"/>
    <w:rsid w:val="000C5A4E"/>
    <w:rsid w:val="000C5F8B"/>
    <w:rsid w:val="000C63B2"/>
    <w:rsid w:val="000C64B3"/>
    <w:rsid w:val="000C66DF"/>
    <w:rsid w:val="000C6BA9"/>
    <w:rsid w:val="000C71DF"/>
    <w:rsid w:val="000C72EB"/>
    <w:rsid w:val="000C760C"/>
    <w:rsid w:val="000C7CAD"/>
    <w:rsid w:val="000D08E0"/>
    <w:rsid w:val="000D29B8"/>
    <w:rsid w:val="000D2C5B"/>
    <w:rsid w:val="000D42A4"/>
    <w:rsid w:val="000D49BA"/>
    <w:rsid w:val="000D5888"/>
    <w:rsid w:val="000E0197"/>
    <w:rsid w:val="000E07C6"/>
    <w:rsid w:val="000E0F7E"/>
    <w:rsid w:val="000E1871"/>
    <w:rsid w:val="000E1C79"/>
    <w:rsid w:val="000E1F8E"/>
    <w:rsid w:val="000E2068"/>
    <w:rsid w:val="000E20F4"/>
    <w:rsid w:val="000E278C"/>
    <w:rsid w:val="000E2830"/>
    <w:rsid w:val="000E299A"/>
    <w:rsid w:val="000E29DF"/>
    <w:rsid w:val="000E310E"/>
    <w:rsid w:val="000E3145"/>
    <w:rsid w:val="000E3A7A"/>
    <w:rsid w:val="000E401A"/>
    <w:rsid w:val="000E4EE6"/>
    <w:rsid w:val="000E527C"/>
    <w:rsid w:val="000E5A63"/>
    <w:rsid w:val="000E6C5E"/>
    <w:rsid w:val="000F0CDD"/>
    <w:rsid w:val="000F1797"/>
    <w:rsid w:val="000F189D"/>
    <w:rsid w:val="000F2D4F"/>
    <w:rsid w:val="000F2FB9"/>
    <w:rsid w:val="000F3063"/>
    <w:rsid w:val="000F32CC"/>
    <w:rsid w:val="000F38BD"/>
    <w:rsid w:val="000F3A51"/>
    <w:rsid w:val="000F43E5"/>
    <w:rsid w:val="000F4C25"/>
    <w:rsid w:val="000F4EC6"/>
    <w:rsid w:val="000F5734"/>
    <w:rsid w:val="000F585A"/>
    <w:rsid w:val="000F5E1D"/>
    <w:rsid w:val="000F5FF9"/>
    <w:rsid w:val="000F607A"/>
    <w:rsid w:val="000F60EC"/>
    <w:rsid w:val="000F6184"/>
    <w:rsid w:val="000F768B"/>
    <w:rsid w:val="000F7904"/>
    <w:rsid w:val="000F7D7B"/>
    <w:rsid w:val="00100CA4"/>
    <w:rsid w:val="00101554"/>
    <w:rsid w:val="00101AD1"/>
    <w:rsid w:val="001022CB"/>
    <w:rsid w:val="00102359"/>
    <w:rsid w:val="001029FD"/>
    <w:rsid w:val="00102C06"/>
    <w:rsid w:val="0010373E"/>
    <w:rsid w:val="0010414D"/>
    <w:rsid w:val="00104A42"/>
    <w:rsid w:val="00104BED"/>
    <w:rsid w:val="00104CD2"/>
    <w:rsid w:val="001052FE"/>
    <w:rsid w:val="00105362"/>
    <w:rsid w:val="00105D01"/>
    <w:rsid w:val="001065AD"/>
    <w:rsid w:val="0010685B"/>
    <w:rsid w:val="0010700B"/>
    <w:rsid w:val="00107379"/>
    <w:rsid w:val="001073CF"/>
    <w:rsid w:val="00107D66"/>
    <w:rsid w:val="00110171"/>
    <w:rsid w:val="0011019A"/>
    <w:rsid w:val="00110B2B"/>
    <w:rsid w:val="00110C09"/>
    <w:rsid w:val="00110C10"/>
    <w:rsid w:val="00111867"/>
    <w:rsid w:val="00112149"/>
    <w:rsid w:val="001123DC"/>
    <w:rsid w:val="00112F46"/>
    <w:rsid w:val="00112F54"/>
    <w:rsid w:val="001130E8"/>
    <w:rsid w:val="001132EF"/>
    <w:rsid w:val="00113668"/>
    <w:rsid w:val="00113BC3"/>
    <w:rsid w:val="00113F31"/>
    <w:rsid w:val="00113FB7"/>
    <w:rsid w:val="001145BF"/>
    <w:rsid w:val="00115758"/>
    <w:rsid w:val="001158A7"/>
    <w:rsid w:val="00115B89"/>
    <w:rsid w:val="00115DB4"/>
    <w:rsid w:val="00116156"/>
    <w:rsid w:val="00116277"/>
    <w:rsid w:val="0011693C"/>
    <w:rsid w:val="0011730B"/>
    <w:rsid w:val="001173D9"/>
    <w:rsid w:val="00117671"/>
    <w:rsid w:val="00117924"/>
    <w:rsid w:val="0012055B"/>
    <w:rsid w:val="00120A21"/>
    <w:rsid w:val="00120CD0"/>
    <w:rsid w:val="0012130E"/>
    <w:rsid w:val="001216C3"/>
    <w:rsid w:val="00122093"/>
    <w:rsid w:val="0012210F"/>
    <w:rsid w:val="00122B20"/>
    <w:rsid w:val="00122BFC"/>
    <w:rsid w:val="0012523D"/>
    <w:rsid w:val="001255E0"/>
    <w:rsid w:val="0012656F"/>
    <w:rsid w:val="00126A7B"/>
    <w:rsid w:val="00126C76"/>
    <w:rsid w:val="00126DA0"/>
    <w:rsid w:val="00126E7B"/>
    <w:rsid w:val="00126FF4"/>
    <w:rsid w:val="001272B8"/>
    <w:rsid w:val="001278CD"/>
    <w:rsid w:val="00127F87"/>
    <w:rsid w:val="001304A3"/>
    <w:rsid w:val="00130EFA"/>
    <w:rsid w:val="00131876"/>
    <w:rsid w:val="00131C80"/>
    <w:rsid w:val="00131D4B"/>
    <w:rsid w:val="00132136"/>
    <w:rsid w:val="001324CB"/>
    <w:rsid w:val="0013255E"/>
    <w:rsid w:val="00132B6D"/>
    <w:rsid w:val="00132D6A"/>
    <w:rsid w:val="00132EAF"/>
    <w:rsid w:val="00133464"/>
    <w:rsid w:val="00133536"/>
    <w:rsid w:val="00133D09"/>
    <w:rsid w:val="00133D30"/>
    <w:rsid w:val="00134B2F"/>
    <w:rsid w:val="00135794"/>
    <w:rsid w:val="00135F55"/>
    <w:rsid w:val="00135FD3"/>
    <w:rsid w:val="0013628D"/>
    <w:rsid w:val="00137357"/>
    <w:rsid w:val="001378D2"/>
    <w:rsid w:val="00137C1F"/>
    <w:rsid w:val="00140230"/>
    <w:rsid w:val="001403FF"/>
    <w:rsid w:val="0014066A"/>
    <w:rsid w:val="0014080A"/>
    <w:rsid w:val="00140C5E"/>
    <w:rsid w:val="00140E19"/>
    <w:rsid w:val="0014148A"/>
    <w:rsid w:val="0014198E"/>
    <w:rsid w:val="001422F0"/>
    <w:rsid w:val="001434BE"/>
    <w:rsid w:val="001439BD"/>
    <w:rsid w:val="00144A68"/>
    <w:rsid w:val="00144FA9"/>
    <w:rsid w:val="00145006"/>
    <w:rsid w:val="00145A28"/>
    <w:rsid w:val="00145B32"/>
    <w:rsid w:val="00145B33"/>
    <w:rsid w:val="00146883"/>
    <w:rsid w:val="0014700C"/>
    <w:rsid w:val="001473F2"/>
    <w:rsid w:val="001478B7"/>
    <w:rsid w:val="00147B30"/>
    <w:rsid w:val="00151E4B"/>
    <w:rsid w:val="00152323"/>
    <w:rsid w:val="00153D2F"/>
    <w:rsid w:val="001540AA"/>
    <w:rsid w:val="001540C7"/>
    <w:rsid w:val="00154834"/>
    <w:rsid w:val="001563A8"/>
    <w:rsid w:val="00156B33"/>
    <w:rsid w:val="001570DE"/>
    <w:rsid w:val="00157331"/>
    <w:rsid w:val="00157570"/>
    <w:rsid w:val="00157805"/>
    <w:rsid w:val="00159A16"/>
    <w:rsid w:val="00160341"/>
    <w:rsid w:val="00161A5A"/>
    <w:rsid w:val="001620C2"/>
    <w:rsid w:val="0016249B"/>
    <w:rsid w:val="00162775"/>
    <w:rsid w:val="00162FCF"/>
    <w:rsid w:val="001630F5"/>
    <w:rsid w:val="001639DC"/>
    <w:rsid w:val="00163BB3"/>
    <w:rsid w:val="001641F2"/>
    <w:rsid w:val="00164689"/>
    <w:rsid w:val="00164C64"/>
    <w:rsid w:val="00164CD0"/>
    <w:rsid w:val="00164EF6"/>
    <w:rsid w:val="00165167"/>
    <w:rsid w:val="001656CF"/>
    <w:rsid w:val="00166008"/>
    <w:rsid w:val="00167760"/>
    <w:rsid w:val="001678E8"/>
    <w:rsid w:val="001679A0"/>
    <w:rsid w:val="00167A8D"/>
    <w:rsid w:val="001700E9"/>
    <w:rsid w:val="001706A8"/>
    <w:rsid w:val="0017170C"/>
    <w:rsid w:val="00171AA9"/>
    <w:rsid w:val="00171F36"/>
    <w:rsid w:val="001720CA"/>
    <w:rsid w:val="0017276D"/>
    <w:rsid w:val="00172820"/>
    <w:rsid w:val="00172EEA"/>
    <w:rsid w:val="00172FBB"/>
    <w:rsid w:val="0017331D"/>
    <w:rsid w:val="00173A3B"/>
    <w:rsid w:val="00173AA8"/>
    <w:rsid w:val="00173E6E"/>
    <w:rsid w:val="0017412A"/>
    <w:rsid w:val="001745DB"/>
    <w:rsid w:val="00174BCE"/>
    <w:rsid w:val="00174E67"/>
    <w:rsid w:val="00174F3E"/>
    <w:rsid w:val="001751FE"/>
    <w:rsid w:val="0017561B"/>
    <w:rsid w:val="00175713"/>
    <w:rsid w:val="00176285"/>
    <w:rsid w:val="0017676B"/>
    <w:rsid w:val="0017734D"/>
    <w:rsid w:val="001778D1"/>
    <w:rsid w:val="00177A2A"/>
    <w:rsid w:val="00178011"/>
    <w:rsid w:val="0018036D"/>
    <w:rsid w:val="001806C8"/>
    <w:rsid w:val="00181C4D"/>
    <w:rsid w:val="00181EC7"/>
    <w:rsid w:val="0018203F"/>
    <w:rsid w:val="00182147"/>
    <w:rsid w:val="00182A60"/>
    <w:rsid w:val="00182BBF"/>
    <w:rsid w:val="0018304E"/>
    <w:rsid w:val="001836DB"/>
    <w:rsid w:val="00183B05"/>
    <w:rsid w:val="0018420F"/>
    <w:rsid w:val="001842E6"/>
    <w:rsid w:val="00184A0A"/>
    <w:rsid w:val="00184C9D"/>
    <w:rsid w:val="00184E7A"/>
    <w:rsid w:val="00184FE5"/>
    <w:rsid w:val="001859AD"/>
    <w:rsid w:val="0018612F"/>
    <w:rsid w:val="001866A2"/>
    <w:rsid w:val="00186946"/>
    <w:rsid w:val="00186CDD"/>
    <w:rsid w:val="00186D32"/>
    <w:rsid w:val="00186DE8"/>
    <w:rsid w:val="001872F4"/>
    <w:rsid w:val="00187377"/>
    <w:rsid w:val="0018784A"/>
    <w:rsid w:val="00187C1B"/>
    <w:rsid w:val="00187C26"/>
    <w:rsid w:val="00187F85"/>
    <w:rsid w:val="00190B07"/>
    <w:rsid w:val="00190ECB"/>
    <w:rsid w:val="00190ED4"/>
    <w:rsid w:val="001911BF"/>
    <w:rsid w:val="00191509"/>
    <w:rsid w:val="00191956"/>
    <w:rsid w:val="00191D70"/>
    <w:rsid w:val="00192490"/>
    <w:rsid w:val="00192523"/>
    <w:rsid w:val="001925F9"/>
    <w:rsid w:val="0019316C"/>
    <w:rsid w:val="001937F5"/>
    <w:rsid w:val="001943F5"/>
    <w:rsid w:val="001955EC"/>
    <w:rsid w:val="00195F4A"/>
    <w:rsid w:val="0019613B"/>
    <w:rsid w:val="001961BE"/>
    <w:rsid w:val="0019723D"/>
    <w:rsid w:val="0019742D"/>
    <w:rsid w:val="001A046F"/>
    <w:rsid w:val="001A060A"/>
    <w:rsid w:val="001A068B"/>
    <w:rsid w:val="001A0CE1"/>
    <w:rsid w:val="001A0E06"/>
    <w:rsid w:val="001A1398"/>
    <w:rsid w:val="001A15B6"/>
    <w:rsid w:val="001A19AA"/>
    <w:rsid w:val="001A1F5C"/>
    <w:rsid w:val="001A21D9"/>
    <w:rsid w:val="001A22BA"/>
    <w:rsid w:val="001A23E6"/>
    <w:rsid w:val="001A2DEB"/>
    <w:rsid w:val="001A2FC0"/>
    <w:rsid w:val="001A339C"/>
    <w:rsid w:val="001A33A8"/>
    <w:rsid w:val="001A33E6"/>
    <w:rsid w:val="001A3439"/>
    <w:rsid w:val="001A3899"/>
    <w:rsid w:val="001A44EA"/>
    <w:rsid w:val="001A495A"/>
    <w:rsid w:val="001A5788"/>
    <w:rsid w:val="001A610D"/>
    <w:rsid w:val="001A658B"/>
    <w:rsid w:val="001A6B5C"/>
    <w:rsid w:val="001A6F9C"/>
    <w:rsid w:val="001A7F09"/>
    <w:rsid w:val="001B0281"/>
    <w:rsid w:val="001B05C7"/>
    <w:rsid w:val="001B070B"/>
    <w:rsid w:val="001B0A67"/>
    <w:rsid w:val="001B0C26"/>
    <w:rsid w:val="001B0D5A"/>
    <w:rsid w:val="001B13A2"/>
    <w:rsid w:val="001B19CF"/>
    <w:rsid w:val="001B2656"/>
    <w:rsid w:val="001B2CC6"/>
    <w:rsid w:val="001B382A"/>
    <w:rsid w:val="001B3980"/>
    <w:rsid w:val="001B39DA"/>
    <w:rsid w:val="001B42E6"/>
    <w:rsid w:val="001B45C0"/>
    <w:rsid w:val="001B4783"/>
    <w:rsid w:val="001B4A58"/>
    <w:rsid w:val="001B5255"/>
    <w:rsid w:val="001B5288"/>
    <w:rsid w:val="001B64A1"/>
    <w:rsid w:val="001B688D"/>
    <w:rsid w:val="001B78ED"/>
    <w:rsid w:val="001C0145"/>
    <w:rsid w:val="001C0C20"/>
    <w:rsid w:val="001C1559"/>
    <w:rsid w:val="001C1684"/>
    <w:rsid w:val="001C1772"/>
    <w:rsid w:val="001C1962"/>
    <w:rsid w:val="001C1C68"/>
    <w:rsid w:val="001C1D0E"/>
    <w:rsid w:val="001C2122"/>
    <w:rsid w:val="001C2BA2"/>
    <w:rsid w:val="001C2C79"/>
    <w:rsid w:val="001C30BD"/>
    <w:rsid w:val="001C3366"/>
    <w:rsid w:val="001C3E93"/>
    <w:rsid w:val="001C420F"/>
    <w:rsid w:val="001C4540"/>
    <w:rsid w:val="001C4CF6"/>
    <w:rsid w:val="001C4F44"/>
    <w:rsid w:val="001C5B4E"/>
    <w:rsid w:val="001C5BB7"/>
    <w:rsid w:val="001C6655"/>
    <w:rsid w:val="001C7234"/>
    <w:rsid w:val="001C7517"/>
    <w:rsid w:val="001C788E"/>
    <w:rsid w:val="001D02B7"/>
    <w:rsid w:val="001D0479"/>
    <w:rsid w:val="001D12F1"/>
    <w:rsid w:val="001D1487"/>
    <w:rsid w:val="001D15F5"/>
    <w:rsid w:val="001D1AE0"/>
    <w:rsid w:val="001D1B39"/>
    <w:rsid w:val="001D1E02"/>
    <w:rsid w:val="001D1F7C"/>
    <w:rsid w:val="001D2267"/>
    <w:rsid w:val="001D24DD"/>
    <w:rsid w:val="001D289A"/>
    <w:rsid w:val="001D3962"/>
    <w:rsid w:val="001D4256"/>
    <w:rsid w:val="001D48E6"/>
    <w:rsid w:val="001D4ADB"/>
    <w:rsid w:val="001D4D98"/>
    <w:rsid w:val="001D4DDE"/>
    <w:rsid w:val="001D5454"/>
    <w:rsid w:val="001D5EAB"/>
    <w:rsid w:val="001D69AB"/>
    <w:rsid w:val="001D72F6"/>
    <w:rsid w:val="001D7623"/>
    <w:rsid w:val="001D77DB"/>
    <w:rsid w:val="001D7867"/>
    <w:rsid w:val="001D7E9A"/>
    <w:rsid w:val="001D7E9C"/>
    <w:rsid w:val="001DA6DD"/>
    <w:rsid w:val="001E03BE"/>
    <w:rsid w:val="001E0507"/>
    <w:rsid w:val="001E29C7"/>
    <w:rsid w:val="001E2F89"/>
    <w:rsid w:val="001E3A13"/>
    <w:rsid w:val="001E41AD"/>
    <w:rsid w:val="001E44EB"/>
    <w:rsid w:val="001E4BB1"/>
    <w:rsid w:val="001E54EB"/>
    <w:rsid w:val="001E56A6"/>
    <w:rsid w:val="001E5946"/>
    <w:rsid w:val="001E6272"/>
    <w:rsid w:val="001E64DA"/>
    <w:rsid w:val="001E6570"/>
    <w:rsid w:val="001E65D9"/>
    <w:rsid w:val="001E7001"/>
    <w:rsid w:val="001E7E21"/>
    <w:rsid w:val="001F00BD"/>
    <w:rsid w:val="001F01EB"/>
    <w:rsid w:val="001F020E"/>
    <w:rsid w:val="001F03AA"/>
    <w:rsid w:val="001F044D"/>
    <w:rsid w:val="001F067C"/>
    <w:rsid w:val="001F0D55"/>
    <w:rsid w:val="001F0D57"/>
    <w:rsid w:val="001F1243"/>
    <w:rsid w:val="001F14F5"/>
    <w:rsid w:val="001F1778"/>
    <w:rsid w:val="001F1B74"/>
    <w:rsid w:val="001F25D0"/>
    <w:rsid w:val="001F333B"/>
    <w:rsid w:val="001F374D"/>
    <w:rsid w:val="001F4973"/>
    <w:rsid w:val="001F5B52"/>
    <w:rsid w:val="001F616B"/>
    <w:rsid w:val="001F630B"/>
    <w:rsid w:val="001F6544"/>
    <w:rsid w:val="001F669F"/>
    <w:rsid w:val="001F6B25"/>
    <w:rsid w:val="001F6FD0"/>
    <w:rsid w:val="001F7250"/>
    <w:rsid w:val="001F797E"/>
    <w:rsid w:val="001F7F71"/>
    <w:rsid w:val="002004A9"/>
    <w:rsid w:val="00200D23"/>
    <w:rsid w:val="0020147F"/>
    <w:rsid w:val="00201575"/>
    <w:rsid w:val="00201FAD"/>
    <w:rsid w:val="00203CFD"/>
    <w:rsid w:val="00203EB1"/>
    <w:rsid w:val="00204329"/>
    <w:rsid w:val="002047B2"/>
    <w:rsid w:val="002049AA"/>
    <w:rsid w:val="002061E0"/>
    <w:rsid w:val="002069DE"/>
    <w:rsid w:val="002071A0"/>
    <w:rsid w:val="002073D2"/>
    <w:rsid w:val="0020750C"/>
    <w:rsid w:val="00207E06"/>
    <w:rsid w:val="00211CAE"/>
    <w:rsid w:val="00211EB5"/>
    <w:rsid w:val="002126AD"/>
    <w:rsid w:val="00213566"/>
    <w:rsid w:val="0021360B"/>
    <w:rsid w:val="00213D89"/>
    <w:rsid w:val="002140E8"/>
    <w:rsid w:val="002141A1"/>
    <w:rsid w:val="00214463"/>
    <w:rsid w:val="002147E7"/>
    <w:rsid w:val="00214A48"/>
    <w:rsid w:val="00214C1B"/>
    <w:rsid w:val="00214F41"/>
    <w:rsid w:val="0021504F"/>
    <w:rsid w:val="00217266"/>
    <w:rsid w:val="00220BDD"/>
    <w:rsid w:val="00222101"/>
    <w:rsid w:val="00222C2D"/>
    <w:rsid w:val="00222C69"/>
    <w:rsid w:val="00222D26"/>
    <w:rsid w:val="00222DB9"/>
    <w:rsid w:val="00223BF2"/>
    <w:rsid w:val="00223C37"/>
    <w:rsid w:val="00223D5E"/>
    <w:rsid w:val="00223E4A"/>
    <w:rsid w:val="00224CDD"/>
    <w:rsid w:val="0022530F"/>
    <w:rsid w:val="00225DF1"/>
    <w:rsid w:val="00226C39"/>
    <w:rsid w:val="00226CED"/>
    <w:rsid w:val="00227022"/>
    <w:rsid w:val="00227346"/>
    <w:rsid w:val="0022776F"/>
    <w:rsid w:val="0022783D"/>
    <w:rsid w:val="002278AA"/>
    <w:rsid w:val="00227C84"/>
    <w:rsid w:val="0023042F"/>
    <w:rsid w:val="00230646"/>
    <w:rsid w:val="002310C5"/>
    <w:rsid w:val="002310C6"/>
    <w:rsid w:val="0023137F"/>
    <w:rsid w:val="00231F86"/>
    <w:rsid w:val="00232186"/>
    <w:rsid w:val="00232424"/>
    <w:rsid w:val="0023270F"/>
    <w:rsid w:val="00232C7E"/>
    <w:rsid w:val="0023334D"/>
    <w:rsid w:val="00233BC3"/>
    <w:rsid w:val="00234BCB"/>
    <w:rsid w:val="00235B42"/>
    <w:rsid w:val="00235F13"/>
    <w:rsid w:val="00235F1B"/>
    <w:rsid w:val="00236110"/>
    <w:rsid w:val="00236258"/>
    <w:rsid w:val="00240353"/>
    <w:rsid w:val="00240776"/>
    <w:rsid w:val="002407C0"/>
    <w:rsid w:val="00240BFA"/>
    <w:rsid w:val="00241786"/>
    <w:rsid w:val="00241B20"/>
    <w:rsid w:val="00241EC7"/>
    <w:rsid w:val="0024318B"/>
    <w:rsid w:val="00243501"/>
    <w:rsid w:val="002436F1"/>
    <w:rsid w:val="00243790"/>
    <w:rsid w:val="002457CE"/>
    <w:rsid w:val="00246361"/>
    <w:rsid w:val="002467B0"/>
    <w:rsid w:val="00246CFE"/>
    <w:rsid w:val="00246E2F"/>
    <w:rsid w:val="002471E1"/>
    <w:rsid w:val="00247B4A"/>
    <w:rsid w:val="00247B77"/>
    <w:rsid w:val="0025019F"/>
    <w:rsid w:val="00250EF4"/>
    <w:rsid w:val="0025131B"/>
    <w:rsid w:val="00251DD3"/>
    <w:rsid w:val="00252404"/>
    <w:rsid w:val="00252833"/>
    <w:rsid w:val="00253337"/>
    <w:rsid w:val="002535A7"/>
    <w:rsid w:val="0025395A"/>
    <w:rsid w:val="00253DC0"/>
    <w:rsid w:val="00254858"/>
    <w:rsid w:val="00255075"/>
    <w:rsid w:val="00255268"/>
    <w:rsid w:val="0025550E"/>
    <w:rsid w:val="0025552C"/>
    <w:rsid w:val="00255D24"/>
    <w:rsid w:val="0025652A"/>
    <w:rsid w:val="002577D5"/>
    <w:rsid w:val="00257C9D"/>
    <w:rsid w:val="00260970"/>
    <w:rsid w:val="0026101E"/>
    <w:rsid w:val="00261578"/>
    <w:rsid w:val="002616F8"/>
    <w:rsid w:val="00261806"/>
    <w:rsid w:val="00261CD2"/>
    <w:rsid w:val="00261DF8"/>
    <w:rsid w:val="00261E64"/>
    <w:rsid w:val="00262116"/>
    <w:rsid w:val="00262C20"/>
    <w:rsid w:val="00263426"/>
    <w:rsid w:val="0026366A"/>
    <w:rsid w:val="002639AC"/>
    <w:rsid w:val="00263BE3"/>
    <w:rsid w:val="00263F00"/>
    <w:rsid w:val="00264174"/>
    <w:rsid w:val="0026436D"/>
    <w:rsid w:val="002649C2"/>
    <w:rsid w:val="00264CA0"/>
    <w:rsid w:val="002655BA"/>
    <w:rsid w:val="0026564E"/>
    <w:rsid w:val="00265B2C"/>
    <w:rsid w:val="00266BAF"/>
    <w:rsid w:val="00266D57"/>
    <w:rsid w:val="00267552"/>
    <w:rsid w:val="00270492"/>
    <w:rsid w:val="0027080A"/>
    <w:rsid w:val="00270B01"/>
    <w:rsid w:val="00271DB2"/>
    <w:rsid w:val="00272E61"/>
    <w:rsid w:val="0027383A"/>
    <w:rsid w:val="00274BCB"/>
    <w:rsid w:val="00275023"/>
    <w:rsid w:val="0027555A"/>
    <w:rsid w:val="0027557D"/>
    <w:rsid w:val="0027659D"/>
    <w:rsid w:val="00276950"/>
    <w:rsid w:val="00276B35"/>
    <w:rsid w:val="00276D86"/>
    <w:rsid w:val="002770C2"/>
    <w:rsid w:val="00277427"/>
    <w:rsid w:val="00277CEB"/>
    <w:rsid w:val="00277FF5"/>
    <w:rsid w:val="002802B0"/>
    <w:rsid w:val="00280302"/>
    <w:rsid w:val="002803EF"/>
    <w:rsid w:val="0028047A"/>
    <w:rsid w:val="00280CB4"/>
    <w:rsid w:val="002813D7"/>
    <w:rsid w:val="0028160F"/>
    <w:rsid w:val="00281646"/>
    <w:rsid w:val="002819AB"/>
    <w:rsid w:val="00281BD4"/>
    <w:rsid w:val="002823C4"/>
    <w:rsid w:val="0028275E"/>
    <w:rsid w:val="00282B63"/>
    <w:rsid w:val="00282D6F"/>
    <w:rsid w:val="00282F69"/>
    <w:rsid w:val="00283257"/>
    <w:rsid w:val="002832C0"/>
    <w:rsid w:val="0028469F"/>
    <w:rsid w:val="002856B0"/>
    <w:rsid w:val="002857F4"/>
    <w:rsid w:val="00285961"/>
    <w:rsid w:val="00285C6A"/>
    <w:rsid w:val="002874E3"/>
    <w:rsid w:val="00287826"/>
    <w:rsid w:val="00289BD0"/>
    <w:rsid w:val="0028E044"/>
    <w:rsid w:val="00290001"/>
    <w:rsid w:val="00290212"/>
    <w:rsid w:val="002907BB"/>
    <w:rsid w:val="002908D6"/>
    <w:rsid w:val="00290C11"/>
    <w:rsid w:val="0029156A"/>
    <w:rsid w:val="00292272"/>
    <w:rsid w:val="00292ACC"/>
    <w:rsid w:val="00292B4D"/>
    <w:rsid w:val="00293566"/>
    <w:rsid w:val="00293C7E"/>
    <w:rsid w:val="00293DC4"/>
    <w:rsid w:val="0029478B"/>
    <w:rsid w:val="00294B50"/>
    <w:rsid w:val="0029526D"/>
    <w:rsid w:val="0029591B"/>
    <w:rsid w:val="00295C21"/>
    <w:rsid w:val="00296EB1"/>
    <w:rsid w:val="00296FD9"/>
    <w:rsid w:val="0029727B"/>
    <w:rsid w:val="00297316"/>
    <w:rsid w:val="00297D38"/>
    <w:rsid w:val="002A06F3"/>
    <w:rsid w:val="002A0AAB"/>
    <w:rsid w:val="002A0E69"/>
    <w:rsid w:val="002A1808"/>
    <w:rsid w:val="002A18EC"/>
    <w:rsid w:val="002A197F"/>
    <w:rsid w:val="002A19CC"/>
    <w:rsid w:val="002A2270"/>
    <w:rsid w:val="002A2B1E"/>
    <w:rsid w:val="002A2E53"/>
    <w:rsid w:val="002A2FBE"/>
    <w:rsid w:val="002A338B"/>
    <w:rsid w:val="002A3456"/>
    <w:rsid w:val="002A357B"/>
    <w:rsid w:val="002A3B3D"/>
    <w:rsid w:val="002A3BD3"/>
    <w:rsid w:val="002A4208"/>
    <w:rsid w:val="002A46AC"/>
    <w:rsid w:val="002A4A6C"/>
    <w:rsid w:val="002A52A4"/>
    <w:rsid w:val="002A5565"/>
    <w:rsid w:val="002A5D02"/>
    <w:rsid w:val="002A6219"/>
    <w:rsid w:val="002A652A"/>
    <w:rsid w:val="002A6AE3"/>
    <w:rsid w:val="002A716D"/>
    <w:rsid w:val="002A7195"/>
    <w:rsid w:val="002A79CF"/>
    <w:rsid w:val="002A7E4B"/>
    <w:rsid w:val="002A7FA2"/>
    <w:rsid w:val="002B0B59"/>
    <w:rsid w:val="002B0E7E"/>
    <w:rsid w:val="002B101A"/>
    <w:rsid w:val="002B140F"/>
    <w:rsid w:val="002B26B5"/>
    <w:rsid w:val="002B2C2B"/>
    <w:rsid w:val="002B2C95"/>
    <w:rsid w:val="002B2F20"/>
    <w:rsid w:val="002B30A5"/>
    <w:rsid w:val="002B3216"/>
    <w:rsid w:val="002B3363"/>
    <w:rsid w:val="002B43F7"/>
    <w:rsid w:val="002B4A27"/>
    <w:rsid w:val="002B4C52"/>
    <w:rsid w:val="002B52A0"/>
    <w:rsid w:val="002B52EA"/>
    <w:rsid w:val="002B5410"/>
    <w:rsid w:val="002B61C1"/>
    <w:rsid w:val="002B6345"/>
    <w:rsid w:val="002B63A2"/>
    <w:rsid w:val="002B6509"/>
    <w:rsid w:val="002B6723"/>
    <w:rsid w:val="002B6DEC"/>
    <w:rsid w:val="002B7F9B"/>
    <w:rsid w:val="002C01E5"/>
    <w:rsid w:val="002C0BC2"/>
    <w:rsid w:val="002C0E8D"/>
    <w:rsid w:val="002C0F34"/>
    <w:rsid w:val="002C1150"/>
    <w:rsid w:val="002C14AA"/>
    <w:rsid w:val="002C1D59"/>
    <w:rsid w:val="002C1DD6"/>
    <w:rsid w:val="002C1F82"/>
    <w:rsid w:val="002C255E"/>
    <w:rsid w:val="002C2993"/>
    <w:rsid w:val="002C3122"/>
    <w:rsid w:val="002C3335"/>
    <w:rsid w:val="002C38D3"/>
    <w:rsid w:val="002C3B34"/>
    <w:rsid w:val="002C3D43"/>
    <w:rsid w:val="002C4715"/>
    <w:rsid w:val="002C4904"/>
    <w:rsid w:val="002C553F"/>
    <w:rsid w:val="002C5607"/>
    <w:rsid w:val="002C5D7B"/>
    <w:rsid w:val="002C601B"/>
    <w:rsid w:val="002C647B"/>
    <w:rsid w:val="002C67B3"/>
    <w:rsid w:val="002C6832"/>
    <w:rsid w:val="002C721F"/>
    <w:rsid w:val="002C7B33"/>
    <w:rsid w:val="002C7F8B"/>
    <w:rsid w:val="002D0154"/>
    <w:rsid w:val="002D04B7"/>
    <w:rsid w:val="002D0B05"/>
    <w:rsid w:val="002D0E99"/>
    <w:rsid w:val="002D152B"/>
    <w:rsid w:val="002D17CA"/>
    <w:rsid w:val="002D1975"/>
    <w:rsid w:val="002D1A72"/>
    <w:rsid w:val="002D239B"/>
    <w:rsid w:val="002D2445"/>
    <w:rsid w:val="002D24C7"/>
    <w:rsid w:val="002D2748"/>
    <w:rsid w:val="002D32FF"/>
    <w:rsid w:val="002D3D03"/>
    <w:rsid w:val="002D3F82"/>
    <w:rsid w:val="002D42C8"/>
    <w:rsid w:val="002D43B0"/>
    <w:rsid w:val="002D480D"/>
    <w:rsid w:val="002D4CE8"/>
    <w:rsid w:val="002D5105"/>
    <w:rsid w:val="002D55EC"/>
    <w:rsid w:val="002D6019"/>
    <w:rsid w:val="002D6342"/>
    <w:rsid w:val="002D763A"/>
    <w:rsid w:val="002D7AEA"/>
    <w:rsid w:val="002D7C23"/>
    <w:rsid w:val="002D8B3C"/>
    <w:rsid w:val="002E00AD"/>
    <w:rsid w:val="002E0B47"/>
    <w:rsid w:val="002E0F06"/>
    <w:rsid w:val="002E125D"/>
    <w:rsid w:val="002E1BD8"/>
    <w:rsid w:val="002E251B"/>
    <w:rsid w:val="002E2BB7"/>
    <w:rsid w:val="002E2BDB"/>
    <w:rsid w:val="002E36DC"/>
    <w:rsid w:val="002E3833"/>
    <w:rsid w:val="002E4009"/>
    <w:rsid w:val="002E41B3"/>
    <w:rsid w:val="002E46F1"/>
    <w:rsid w:val="002E4C47"/>
    <w:rsid w:val="002E4C5A"/>
    <w:rsid w:val="002E5C43"/>
    <w:rsid w:val="002E5EEE"/>
    <w:rsid w:val="002E6380"/>
    <w:rsid w:val="002E6930"/>
    <w:rsid w:val="002E69D0"/>
    <w:rsid w:val="002E6AE7"/>
    <w:rsid w:val="002E6D07"/>
    <w:rsid w:val="002E7077"/>
    <w:rsid w:val="002E768C"/>
    <w:rsid w:val="002E7776"/>
    <w:rsid w:val="002E788B"/>
    <w:rsid w:val="002E7D96"/>
    <w:rsid w:val="002F01FF"/>
    <w:rsid w:val="002F057E"/>
    <w:rsid w:val="002F0A39"/>
    <w:rsid w:val="002F1428"/>
    <w:rsid w:val="002F16F5"/>
    <w:rsid w:val="002F27FD"/>
    <w:rsid w:val="002F28F5"/>
    <w:rsid w:val="002F28FF"/>
    <w:rsid w:val="002F3096"/>
    <w:rsid w:val="002F39ED"/>
    <w:rsid w:val="002F3A49"/>
    <w:rsid w:val="002F3AF5"/>
    <w:rsid w:val="002F3F93"/>
    <w:rsid w:val="002F4472"/>
    <w:rsid w:val="002F4B9C"/>
    <w:rsid w:val="002F4C98"/>
    <w:rsid w:val="002F5BFC"/>
    <w:rsid w:val="002F6179"/>
    <w:rsid w:val="002F6CBC"/>
    <w:rsid w:val="002F701F"/>
    <w:rsid w:val="002F72EE"/>
    <w:rsid w:val="002F7E1E"/>
    <w:rsid w:val="00300A1F"/>
    <w:rsid w:val="00300E82"/>
    <w:rsid w:val="00300FEE"/>
    <w:rsid w:val="00301BDE"/>
    <w:rsid w:val="00301F1B"/>
    <w:rsid w:val="003024A1"/>
    <w:rsid w:val="00302B85"/>
    <w:rsid w:val="003032E4"/>
    <w:rsid w:val="0030361D"/>
    <w:rsid w:val="00303B00"/>
    <w:rsid w:val="00303B93"/>
    <w:rsid w:val="003043DA"/>
    <w:rsid w:val="003043E6"/>
    <w:rsid w:val="00304493"/>
    <w:rsid w:val="00304829"/>
    <w:rsid w:val="00305150"/>
    <w:rsid w:val="003053D7"/>
    <w:rsid w:val="003058BB"/>
    <w:rsid w:val="00306123"/>
    <w:rsid w:val="003063E4"/>
    <w:rsid w:val="00306466"/>
    <w:rsid w:val="003067B1"/>
    <w:rsid w:val="00306ECA"/>
    <w:rsid w:val="003074EC"/>
    <w:rsid w:val="00307886"/>
    <w:rsid w:val="00307D43"/>
    <w:rsid w:val="00307D52"/>
    <w:rsid w:val="0031299A"/>
    <w:rsid w:val="003129D3"/>
    <w:rsid w:val="00312E92"/>
    <w:rsid w:val="0031311B"/>
    <w:rsid w:val="0031352D"/>
    <w:rsid w:val="003142DA"/>
    <w:rsid w:val="00315284"/>
    <w:rsid w:val="0031541E"/>
    <w:rsid w:val="00315702"/>
    <w:rsid w:val="00316809"/>
    <w:rsid w:val="0031741C"/>
    <w:rsid w:val="00317EB1"/>
    <w:rsid w:val="0032002B"/>
    <w:rsid w:val="00320B77"/>
    <w:rsid w:val="003211E8"/>
    <w:rsid w:val="00321CB7"/>
    <w:rsid w:val="00321DAA"/>
    <w:rsid w:val="00321DE3"/>
    <w:rsid w:val="00322030"/>
    <w:rsid w:val="003220C7"/>
    <w:rsid w:val="003220EA"/>
    <w:rsid w:val="0032221A"/>
    <w:rsid w:val="00322740"/>
    <w:rsid w:val="00322CD0"/>
    <w:rsid w:val="003230A4"/>
    <w:rsid w:val="00323269"/>
    <w:rsid w:val="0032340D"/>
    <w:rsid w:val="00323866"/>
    <w:rsid w:val="003246FE"/>
    <w:rsid w:val="00324AF9"/>
    <w:rsid w:val="00324F67"/>
    <w:rsid w:val="003252B4"/>
    <w:rsid w:val="00325564"/>
    <w:rsid w:val="003258B5"/>
    <w:rsid w:val="00325AE2"/>
    <w:rsid w:val="00325E3A"/>
    <w:rsid w:val="00325F11"/>
    <w:rsid w:val="003263F3"/>
    <w:rsid w:val="0032650F"/>
    <w:rsid w:val="00326659"/>
    <w:rsid w:val="0032701F"/>
    <w:rsid w:val="00327710"/>
    <w:rsid w:val="00327EE5"/>
    <w:rsid w:val="0032A825"/>
    <w:rsid w:val="003300B1"/>
    <w:rsid w:val="0033019B"/>
    <w:rsid w:val="00330A1A"/>
    <w:rsid w:val="00330A66"/>
    <w:rsid w:val="00330EB4"/>
    <w:rsid w:val="003313DC"/>
    <w:rsid w:val="003315FF"/>
    <w:rsid w:val="003316A4"/>
    <w:rsid w:val="0033194C"/>
    <w:rsid w:val="00332215"/>
    <w:rsid w:val="00332239"/>
    <w:rsid w:val="003323D8"/>
    <w:rsid w:val="0033258E"/>
    <w:rsid w:val="00332807"/>
    <w:rsid w:val="00332B65"/>
    <w:rsid w:val="00332FC3"/>
    <w:rsid w:val="003331A1"/>
    <w:rsid w:val="00333B48"/>
    <w:rsid w:val="00333E32"/>
    <w:rsid w:val="0033403C"/>
    <w:rsid w:val="00334BEE"/>
    <w:rsid w:val="0033536F"/>
    <w:rsid w:val="00335796"/>
    <w:rsid w:val="00335CC1"/>
    <w:rsid w:val="00335EE6"/>
    <w:rsid w:val="00336D7F"/>
    <w:rsid w:val="00336F02"/>
    <w:rsid w:val="00337A6E"/>
    <w:rsid w:val="00337E60"/>
    <w:rsid w:val="00337FA1"/>
    <w:rsid w:val="0034132F"/>
    <w:rsid w:val="0034169C"/>
    <w:rsid w:val="003416B0"/>
    <w:rsid w:val="00341740"/>
    <w:rsid w:val="00341D14"/>
    <w:rsid w:val="003421B3"/>
    <w:rsid w:val="003421D7"/>
    <w:rsid w:val="003427E3"/>
    <w:rsid w:val="00342B18"/>
    <w:rsid w:val="00343C10"/>
    <w:rsid w:val="00344431"/>
    <w:rsid w:val="00344B4F"/>
    <w:rsid w:val="003453E3"/>
    <w:rsid w:val="00345B43"/>
    <w:rsid w:val="00345B76"/>
    <w:rsid w:val="00346084"/>
    <w:rsid w:val="003468FB"/>
    <w:rsid w:val="00346D66"/>
    <w:rsid w:val="003475D8"/>
    <w:rsid w:val="00347847"/>
    <w:rsid w:val="003505F0"/>
    <w:rsid w:val="00350681"/>
    <w:rsid w:val="0035077D"/>
    <w:rsid w:val="00350906"/>
    <w:rsid w:val="00351A80"/>
    <w:rsid w:val="0035203E"/>
    <w:rsid w:val="00352A6B"/>
    <w:rsid w:val="00352B61"/>
    <w:rsid w:val="003533F2"/>
    <w:rsid w:val="00353B26"/>
    <w:rsid w:val="00353BD2"/>
    <w:rsid w:val="00353EC8"/>
    <w:rsid w:val="00354115"/>
    <w:rsid w:val="003549A0"/>
    <w:rsid w:val="00354A5C"/>
    <w:rsid w:val="00355292"/>
    <w:rsid w:val="00355C50"/>
    <w:rsid w:val="003564AF"/>
    <w:rsid w:val="00356520"/>
    <w:rsid w:val="00356689"/>
    <w:rsid w:val="00356870"/>
    <w:rsid w:val="00356BF7"/>
    <w:rsid w:val="00356D06"/>
    <w:rsid w:val="00357192"/>
    <w:rsid w:val="003573D1"/>
    <w:rsid w:val="003608B9"/>
    <w:rsid w:val="00360B84"/>
    <w:rsid w:val="00360E67"/>
    <w:rsid w:val="00360F17"/>
    <w:rsid w:val="00361821"/>
    <w:rsid w:val="00361BF4"/>
    <w:rsid w:val="00363019"/>
    <w:rsid w:val="003632A0"/>
    <w:rsid w:val="0036363B"/>
    <w:rsid w:val="003642A0"/>
    <w:rsid w:val="0036453F"/>
    <w:rsid w:val="0036493F"/>
    <w:rsid w:val="00364AA9"/>
    <w:rsid w:val="0036506E"/>
    <w:rsid w:val="00365305"/>
    <w:rsid w:val="003655F1"/>
    <w:rsid w:val="00365E22"/>
    <w:rsid w:val="00366056"/>
    <w:rsid w:val="00366083"/>
    <w:rsid w:val="00366C17"/>
    <w:rsid w:val="00366C3A"/>
    <w:rsid w:val="00366C40"/>
    <w:rsid w:val="003679D1"/>
    <w:rsid w:val="003704FB"/>
    <w:rsid w:val="00370D49"/>
    <w:rsid w:val="0037138A"/>
    <w:rsid w:val="00371579"/>
    <w:rsid w:val="00371C5A"/>
    <w:rsid w:val="003721F2"/>
    <w:rsid w:val="00372913"/>
    <w:rsid w:val="00372AD9"/>
    <w:rsid w:val="00373086"/>
    <w:rsid w:val="003732D0"/>
    <w:rsid w:val="00373383"/>
    <w:rsid w:val="00373901"/>
    <w:rsid w:val="003745A4"/>
    <w:rsid w:val="003745AE"/>
    <w:rsid w:val="0037572E"/>
    <w:rsid w:val="0037680A"/>
    <w:rsid w:val="00376A9F"/>
    <w:rsid w:val="00377838"/>
    <w:rsid w:val="0038023C"/>
    <w:rsid w:val="00380441"/>
    <w:rsid w:val="0038056A"/>
    <w:rsid w:val="00380869"/>
    <w:rsid w:val="00380E02"/>
    <w:rsid w:val="00381313"/>
    <w:rsid w:val="003816CB"/>
    <w:rsid w:val="003825F8"/>
    <w:rsid w:val="00384484"/>
    <w:rsid w:val="00384B0E"/>
    <w:rsid w:val="00384D80"/>
    <w:rsid w:val="00385B00"/>
    <w:rsid w:val="00386186"/>
    <w:rsid w:val="00386508"/>
    <w:rsid w:val="0038659B"/>
    <w:rsid w:val="00386A99"/>
    <w:rsid w:val="00386B44"/>
    <w:rsid w:val="00386BE6"/>
    <w:rsid w:val="003871B9"/>
    <w:rsid w:val="00387D30"/>
    <w:rsid w:val="00387D3B"/>
    <w:rsid w:val="0038B944"/>
    <w:rsid w:val="0039010C"/>
    <w:rsid w:val="00390491"/>
    <w:rsid w:val="00390751"/>
    <w:rsid w:val="003908C0"/>
    <w:rsid w:val="003909D5"/>
    <w:rsid w:val="00390A78"/>
    <w:rsid w:val="00391029"/>
    <w:rsid w:val="003913A2"/>
    <w:rsid w:val="003919CB"/>
    <w:rsid w:val="00391DE0"/>
    <w:rsid w:val="003921C5"/>
    <w:rsid w:val="003927D3"/>
    <w:rsid w:val="0039294B"/>
    <w:rsid w:val="0039321C"/>
    <w:rsid w:val="003938D5"/>
    <w:rsid w:val="00393FC7"/>
    <w:rsid w:val="0039490E"/>
    <w:rsid w:val="00394EC8"/>
    <w:rsid w:val="003950FC"/>
    <w:rsid w:val="00395199"/>
    <w:rsid w:val="00395309"/>
    <w:rsid w:val="003954D4"/>
    <w:rsid w:val="003971A2"/>
    <w:rsid w:val="00397C5F"/>
    <w:rsid w:val="003A01E3"/>
    <w:rsid w:val="003A025A"/>
    <w:rsid w:val="003A07C7"/>
    <w:rsid w:val="003A0A5D"/>
    <w:rsid w:val="003A0AD5"/>
    <w:rsid w:val="003A1D41"/>
    <w:rsid w:val="003A2228"/>
    <w:rsid w:val="003A23F0"/>
    <w:rsid w:val="003A4E13"/>
    <w:rsid w:val="003A5DCF"/>
    <w:rsid w:val="003A63D0"/>
    <w:rsid w:val="003A6487"/>
    <w:rsid w:val="003A66A1"/>
    <w:rsid w:val="003A6B51"/>
    <w:rsid w:val="003A7853"/>
    <w:rsid w:val="003A798C"/>
    <w:rsid w:val="003A7EBD"/>
    <w:rsid w:val="003B0009"/>
    <w:rsid w:val="003B0790"/>
    <w:rsid w:val="003B0A8B"/>
    <w:rsid w:val="003B0E94"/>
    <w:rsid w:val="003B12D0"/>
    <w:rsid w:val="003B1C7E"/>
    <w:rsid w:val="003B23CA"/>
    <w:rsid w:val="003B2DA2"/>
    <w:rsid w:val="003B30BF"/>
    <w:rsid w:val="003B3499"/>
    <w:rsid w:val="003B401C"/>
    <w:rsid w:val="003B5031"/>
    <w:rsid w:val="003B5231"/>
    <w:rsid w:val="003B582A"/>
    <w:rsid w:val="003B64E8"/>
    <w:rsid w:val="003B6C85"/>
    <w:rsid w:val="003B7967"/>
    <w:rsid w:val="003B79B6"/>
    <w:rsid w:val="003B7B69"/>
    <w:rsid w:val="003B7C38"/>
    <w:rsid w:val="003B7CA0"/>
    <w:rsid w:val="003B7F30"/>
    <w:rsid w:val="003B7FF0"/>
    <w:rsid w:val="003C01A8"/>
    <w:rsid w:val="003C0F18"/>
    <w:rsid w:val="003C16D9"/>
    <w:rsid w:val="003C183B"/>
    <w:rsid w:val="003C196A"/>
    <w:rsid w:val="003C1A7C"/>
    <w:rsid w:val="003C226F"/>
    <w:rsid w:val="003C285A"/>
    <w:rsid w:val="003C28B8"/>
    <w:rsid w:val="003C2E1C"/>
    <w:rsid w:val="003C2EDA"/>
    <w:rsid w:val="003C2FCC"/>
    <w:rsid w:val="003C357C"/>
    <w:rsid w:val="003C3CFF"/>
    <w:rsid w:val="003C4496"/>
    <w:rsid w:val="003C46DC"/>
    <w:rsid w:val="003C524C"/>
    <w:rsid w:val="003C53A4"/>
    <w:rsid w:val="003C59A6"/>
    <w:rsid w:val="003C6262"/>
    <w:rsid w:val="003C6863"/>
    <w:rsid w:val="003C69B3"/>
    <w:rsid w:val="003C6A13"/>
    <w:rsid w:val="003C728E"/>
    <w:rsid w:val="003C7D63"/>
    <w:rsid w:val="003D023A"/>
    <w:rsid w:val="003D096B"/>
    <w:rsid w:val="003D0A18"/>
    <w:rsid w:val="003D124B"/>
    <w:rsid w:val="003D1332"/>
    <w:rsid w:val="003D25D9"/>
    <w:rsid w:val="003D27A9"/>
    <w:rsid w:val="003D29E2"/>
    <w:rsid w:val="003D2BC0"/>
    <w:rsid w:val="003D45D9"/>
    <w:rsid w:val="003D525D"/>
    <w:rsid w:val="003D5277"/>
    <w:rsid w:val="003D5503"/>
    <w:rsid w:val="003D57E8"/>
    <w:rsid w:val="003D6277"/>
    <w:rsid w:val="003D78A7"/>
    <w:rsid w:val="003D7BCC"/>
    <w:rsid w:val="003D7EA5"/>
    <w:rsid w:val="003E05F0"/>
    <w:rsid w:val="003E06D0"/>
    <w:rsid w:val="003E078B"/>
    <w:rsid w:val="003E0B4E"/>
    <w:rsid w:val="003E0F06"/>
    <w:rsid w:val="003E1A5D"/>
    <w:rsid w:val="003E1B24"/>
    <w:rsid w:val="003E25AA"/>
    <w:rsid w:val="003E2958"/>
    <w:rsid w:val="003E2F27"/>
    <w:rsid w:val="003E326D"/>
    <w:rsid w:val="003E3959"/>
    <w:rsid w:val="003E3A7F"/>
    <w:rsid w:val="003E4011"/>
    <w:rsid w:val="003E4662"/>
    <w:rsid w:val="003E4672"/>
    <w:rsid w:val="003E4D7B"/>
    <w:rsid w:val="003E5554"/>
    <w:rsid w:val="003E5853"/>
    <w:rsid w:val="003E638E"/>
    <w:rsid w:val="003E6D83"/>
    <w:rsid w:val="003E72A5"/>
    <w:rsid w:val="003F028F"/>
    <w:rsid w:val="003F1060"/>
    <w:rsid w:val="003F1588"/>
    <w:rsid w:val="003F15E9"/>
    <w:rsid w:val="003F1665"/>
    <w:rsid w:val="003F1F13"/>
    <w:rsid w:val="003F2623"/>
    <w:rsid w:val="003F2BDC"/>
    <w:rsid w:val="003F2C83"/>
    <w:rsid w:val="003F2E34"/>
    <w:rsid w:val="003F2E37"/>
    <w:rsid w:val="003F3D74"/>
    <w:rsid w:val="003F4981"/>
    <w:rsid w:val="003F4ACF"/>
    <w:rsid w:val="003F4C2E"/>
    <w:rsid w:val="003F4FB5"/>
    <w:rsid w:val="003F5264"/>
    <w:rsid w:val="003F53C9"/>
    <w:rsid w:val="003F5497"/>
    <w:rsid w:val="003F5A9D"/>
    <w:rsid w:val="003F6757"/>
    <w:rsid w:val="003F70FC"/>
    <w:rsid w:val="003F7731"/>
    <w:rsid w:val="003F77AB"/>
    <w:rsid w:val="00400535"/>
    <w:rsid w:val="004009C1"/>
    <w:rsid w:val="00400BD4"/>
    <w:rsid w:val="00400E29"/>
    <w:rsid w:val="00401E95"/>
    <w:rsid w:val="0040223D"/>
    <w:rsid w:val="004025AB"/>
    <w:rsid w:val="004025BA"/>
    <w:rsid w:val="00402AC9"/>
    <w:rsid w:val="00402C52"/>
    <w:rsid w:val="00402D77"/>
    <w:rsid w:val="00403350"/>
    <w:rsid w:val="0040361A"/>
    <w:rsid w:val="0040364B"/>
    <w:rsid w:val="0040381C"/>
    <w:rsid w:val="004041F3"/>
    <w:rsid w:val="00404204"/>
    <w:rsid w:val="00404971"/>
    <w:rsid w:val="00404DB2"/>
    <w:rsid w:val="0040519A"/>
    <w:rsid w:val="004051CE"/>
    <w:rsid w:val="004051F7"/>
    <w:rsid w:val="0040540B"/>
    <w:rsid w:val="004055A4"/>
    <w:rsid w:val="00405872"/>
    <w:rsid w:val="00405957"/>
    <w:rsid w:val="00405DA7"/>
    <w:rsid w:val="00406258"/>
    <w:rsid w:val="00406933"/>
    <w:rsid w:val="004069A7"/>
    <w:rsid w:val="0040711D"/>
    <w:rsid w:val="0040768F"/>
    <w:rsid w:val="00407A42"/>
    <w:rsid w:val="00407BEE"/>
    <w:rsid w:val="0041046C"/>
    <w:rsid w:val="00410698"/>
    <w:rsid w:val="00410776"/>
    <w:rsid w:val="00410F1A"/>
    <w:rsid w:val="004110CE"/>
    <w:rsid w:val="00411D26"/>
    <w:rsid w:val="00411DF7"/>
    <w:rsid w:val="0041247F"/>
    <w:rsid w:val="00413323"/>
    <w:rsid w:val="00413CB7"/>
    <w:rsid w:val="00413FAD"/>
    <w:rsid w:val="0041448E"/>
    <w:rsid w:val="00414534"/>
    <w:rsid w:val="0041484F"/>
    <w:rsid w:val="00415804"/>
    <w:rsid w:val="00415F36"/>
    <w:rsid w:val="0041684B"/>
    <w:rsid w:val="0041716F"/>
    <w:rsid w:val="004175B8"/>
    <w:rsid w:val="00417812"/>
    <w:rsid w:val="00417859"/>
    <w:rsid w:val="00417B2F"/>
    <w:rsid w:val="004203AA"/>
    <w:rsid w:val="0042103A"/>
    <w:rsid w:val="0042141C"/>
    <w:rsid w:val="00421782"/>
    <w:rsid w:val="00422055"/>
    <w:rsid w:val="004225C2"/>
    <w:rsid w:val="004228EB"/>
    <w:rsid w:val="00423E47"/>
    <w:rsid w:val="00423F29"/>
    <w:rsid w:val="0042414B"/>
    <w:rsid w:val="00425827"/>
    <w:rsid w:val="00425D4D"/>
    <w:rsid w:val="00425F35"/>
    <w:rsid w:val="004260CF"/>
    <w:rsid w:val="004268B6"/>
    <w:rsid w:val="00426D70"/>
    <w:rsid w:val="00426F4E"/>
    <w:rsid w:val="0042727A"/>
    <w:rsid w:val="004272DF"/>
    <w:rsid w:val="00427383"/>
    <w:rsid w:val="00427969"/>
    <w:rsid w:val="004305D8"/>
    <w:rsid w:val="0043088E"/>
    <w:rsid w:val="00430F23"/>
    <w:rsid w:val="0043177F"/>
    <w:rsid w:val="00431B22"/>
    <w:rsid w:val="0043240F"/>
    <w:rsid w:val="00432CE8"/>
    <w:rsid w:val="00432F4D"/>
    <w:rsid w:val="00433A69"/>
    <w:rsid w:val="004349B9"/>
    <w:rsid w:val="00434FBC"/>
    <w:rsid w:val="0043518A"/>
    <w:rsid w:val="004351CC"/>
    <w:rsid w:val="00435680"/>
    <w:rsid w:val="004356BE"/>
    <w:rsid w:val="00435ACB"/>
    <w:rsid w:val="00435E1C"/>
    <w:rsid w:val="0043645F"/>
    <w:rsid w:val="004369A0"/>
    <w:rsid w:val="004378AC"/>
    <w:rsid w:val="00440589"/>
    <w:rsid w:val="00440D53"/>
    <w:rsid w:val="00440E3E"/>
    <w:rsid w:val="0044121A"/>
    <w:rsid w:val="004415F1"/>
    <w:rsid w:val="004416A8"/>
    <w:rsid w:val="004418A6"/>
    <w:rsid w:val="00441C4C"/>
    <w:rsid w:val="00442532"/>
    <w:rsid w:val="00442A40"/>
    <w:rsid w:val="00443136"/>
    <w:rsid w:val="0044362A"/>
    <w:rsid w:val="00443D62"/>
    <w:rsid w:val="00443FD7"/>
    <w:rsid w:val="004440CF"/>
    <w:rsid w:val="004440F9"/>
    <w:rsid w:val="00444EE5"/>
    <w:rsid w:val="004457C8"/>
    <w:rsid w:val="00445876"/>
    <w:rsid w:val="00445C68"/>
    <w:rsid w:val="00445F0A"/>
    <w:rsid w:val="00446CDF"/>
    <w:rsid w:val="00446E01"/>
    <w:rsid w:val="004472CC"/>
    <w:rsid w:val="00447B76"/>
    <w:rsid w:val="00447E1C"/>
    <w:rsid w:val="0044C74B"/>
    <w:rsid w:val="00450009"/>
    <w:rsid w:val="0045000D"/>
    <w:rsid w:val="0045027D"/>
    <w:rsid w:val="00450488"/>
    <w:rsid w:val="00450BF6"/>
    <w:rsid w:val="004513CC"/>
    <w:rsid w:val="00451628"/>
    <w:rsid w:val="0045197B"/>
    <w:rsid w:val="00452410"/>
    <w:rsid w:val="00452C50"/>
    <w:rsid w:val="00452E34"/>
    <w:rsid w:val="00453338"/>
    <w:rsid w:val="00453D1D"/>
    <w:rsid w:val="00453E5B"/>
    <w:rsid w:val="0045400C"/>
    <w:rsid w:val="00455CCA"/>
    <w:rsid w:val="00456328"/>
    <w:rsid w:val="004567F3"/>
    <w:rsid w:val="00457577"/>
    <w:rsid w:val="00457697"/>
    <w:rsid w:val="00457EEA"/>
    <w:rsid w:val="00460113"/>
    <w:rsid w:val="00460234"/>
    <w:rsid w:val="0046024F"/>
    <w:rsid w:val="004603C4"/>
    <w:rsid w:val="00461E29"/>
    <w:rsid w:val="00461E40"/>
    <w:rsid w:val="0046203C"/>
    <w:rsid w:val="004621EC"/>
    <w:rsid w:val="004628B7"/>
    <w:rsid w:val="00462C06"/>
    <w:rsid w:val="00462F74"/>
    <w:rsid w:val="00463135"/>
    <w:rsid w:val="004632D4"/>
    <w:rsid w:val="00463A12"/>
    <w:rsid w:val="00463C74"/>
    <w:rsid w:val="004641AA"/>
    <w:rsid w:val="0046635F"/>
    <w:rsid w:val="00466C04"/>
    <w:rsid w:val="00466CD9"/>
    <w:rsid w:val="00470172"/>
    <w:rsid w:val="00470DA7"/>
    <w:rsid w:val="004725CB"/>
    <w:rsid w:val="00472A7A"/>
    <w:rsid w:val="00472C4D"/>
    <w:rsid w:val="0047304B"/>
    <w:rsid w:val="004730BB"/>
    <w:rsid w:val="00473509"/>
    <w:rsid w:val="004735C0"/>
    <w:rsid w:val="00473C2A"/>
    <w:rsid w:val="00474E2B"/>
    <w:rsid w:val="00474E3D"/>
    <w:rsid w:val="0047559A"/>
    <w:rsid w:val="00475666"/>
    <w:rsid w:val="00475766"/>
    <w:rsid w:val="00475CAE"/>
    <w:rsid w:val="00476577"/>
    <w:rsid w:val="00476596"/>
    <w:rsid w:val="0047723E"/>
    <w:rsid w:val="00477A56"/>
    <w:rsid w:val="004802A6"/>
    <w:rsid w:val="004806F9"/>
    <w:rsid w:val="00480A1F"/>
    <w:rsid w:val="00480AE5"/>
    <w:rsid w:val="004813C8"/>
    <w:rsid w:val="004813F0"/>
    <w:rsid w:val="004815E8"/>
    <w:rsid w:val="00481864"/>
    <w:rsid w:val="00481967"/>
    <w:rsid w:val="00482496"/>
    <w:rsid w:val="0048261A"/>
    <w:rsid w:val="004826B3"/>
    <w:rsid w:val="00482B20"/>
    <w:rsid w:val="00483315"/>
    <w:rsid w:val="004836E4"/>
    <w:rsid w:val="00483CA0"/>
    <w:rsid w:val="004846D8"/>
    <w:rsid w:val="004847AF"/>
    <w:rsid w:val="004852C8"/>
    <w:rsid w:val="0048684E"/>
    <w:rsid w:val="00486F37"/>
    <w:rsid w:val="004876C8"/>
    <w:rsid w:val="00487A64"/>
    <w:rsid w:val="00487BD0"/>
    <w:rsid w:val="0049041E"/>
    <w:rsid w:val="00492450"/>
    <w:rsid w:val="00493428"/>
    <w:rsid w:val="0049354D"/>
    <w:rsid w:val="0049364F"/>
    <w:rsid w:val="00493675"/>
    <w:rsid w:val="00493D9B"/>
    <w:rsid w:val="00494B09"/>
    <w:rsid w:val="004954F4"/>
    <w:rsid w:val="00495918"/>
    <w:rsid w:val="00495E8A"/>
    <w:rsid w:val="00496427"/>
    <w:rsid w:val="00496AE7"/>
    <w:rsid w:val="00496CCF"/>
    <w:rsid w:val="00496FA9"/>
    <w:rsid w:val="00496FF7"/>
    <w:rsid w:val="0049703C"/>
    <w:rsid w:val="004972EE"/>
    <w:rsid w:val="0049771E"/>
    <w:rsid w:val="004979EC"/>
    <w:rsid w:val="004A09AF"/>
    <w:rsid w:val="004A0AB5"/>
    <w:rsid w:val="004A144D"/>
    <w:rsid w:val="004A1D64"/>
    <w:rsid w:val="004A1DFF"/>
    <w:rsid w:val="004A217C"/>
    <w:rsid w:val="004A22A3"/>
    <w:rsid w:val="004A2844"/>
    <w:rsid w:val="004A3816"/>
    <w:rsid w:val="004A38C6"/>
    <w:rsid w:val="004A3C70"/>
    <w:rsid w:val="004A3DC1"/>
    <w:rsid w:val="004A449B"/>
    <w:rsid w:val="004A4528"/>
    <w:rsid w:val="004A4757"/>
    <w:rsid w:val="004A4CF5"/>
    <w:rsid w:val="004A4E11"/>
    <w:rsid w:val="004A61B2"/>
    <w:rsid w:val="004A61F9"/>
    <w:rsid w:val="004A6563"/>
    <w:rsid w:val="004A6B69"/>
    <w:rsid w:val="004A6EE7"/>
    <w:rsid w:val="004A773F"/>
    <w:rsid w:val="004A7764"/>
    <w:rsid w:val="004A7BD1"/>
    <w:rsid w:val="004B0C27"/>
    <w:rsid w:val="004B0DCB"/>
    <w:rsid w:val="004B0F9F"/>
    <w:rsid w:val="004B1207"/>
    <w:rsid w:val="004B1261"/>
    <w:rsid w:val="004B194C"/>
    <w:rsid w:val="004B21ED"/>
    <w:rsid w:val="004B2DF5"/>
    <w:rsid w:val="004B3C35"/>
    <w:rsid w:val="004B4D92"/>
    <w:rsid w:val="004B5392"/>
    <w:rsid w:val="004B5A83"/>
    <w:rsid w:val="004B5CA1"/>
    <w:rsid w:val="004B5E5C"/>
    <w:rsid w:val="004B5FD8"/>
    <w:rsid w:val="004B60EC"/>
    <w:rsid w:val="004B6157"/>
    <w:rsid w:val="004B6D5D"/>
    <w:rsid w:val="004C049F"/>
    <w:rsid w:val="004C0ECE"/>
    <w:rsid w:val="004C0F14"/>
    <w:rsid w:val="004C1CA0"/>
    <w:rsid w:val="004C1E9D"/>
    <w:rsid w:val="004C2919"/>
    <w:rsid w:val="004C39A4"/>
    <w:rsid w:val="004C3A69"/>
    <w:rsid w:val="004C4154"/>
    <w:rsid w:val="004C442B"/>
    <w:rsid w:val="004C4AF8"/>
    <w:rsid w:val="004C4D60"/>
    <w:rsid w:val="004C4E68"/>
    <w:rsid w:val="004C514C"/>
    <w:rsid w:val="004C5DAD"/>
    <w:rsid w:val="004C67BD"/>
    <w:rsid w:val="004C6A6B"/>
    <w:rsid w:val="004C6FB8"/>
    <w:rsid w:val="004C7917"/>
    <w:rsid w:val="004D0150"/>
    <w:rsid w:val="004D0183"/>
    <w:rsid w:val="004D0994"/>
    <w:rsid w:val="004D17CF"/>
    <w:rsid w:val="004D1C6D"/>
    <w:rsid w:val="004D219C"/>
    <w:rsid w:val="004D220D"/>
    <w:rsid w:val="004D2516"/>
    <w:rsid w:val="004D3129"/>
    <w:rsid w:val="004D3332"/>
    <w:rsid w:val="004D3373"/>
    <w:rsid w:val="004D41FA"/>
    <w:rsid w:val="004D46D6"/>
    <w:rsid w:val="004D54CD"/>
    <w:rsid w:val="004D67DB"/>
    <w:rsid w:val="004D7224"/>
    <w:rsid w:val="004D7440"/>
    <w:rsid w:val="004D7D80"/>
    <w:rsid w:val="004E0163"/>
    <w:rsid w:val="004E087A"/>
    <w:rsid w:val="004E0DFC"/>
    <w:rsid w:val="004E0F94"/>
    <w:rsid w:val="004E12A1"/>
    <w:rsid w:val="004E18B4"/>
    <w:rsid w:val="004E1C7A"/>
    <w:rsid w:val="004E1C91"/>
    <w:rsid w:val="004E21C1"/>
    <w:rsid w:val="004E21D6"/>
    <w:rsid w:val="004E2E33"/>
    <w:rsid w:val="004E2EC9"/>
    <w:rsid w:val="004E3B65"/>
    <w:rsid w:val="004E3F78"/>
    <w:rsid w:val="004E410E"/>
    <w:rsid w:val="004E4E32"/>
    <w:rsid w:val="004E532D"/>
    <w:rsid w:val="004E54F1"/>
    <w:rsid w:val="004E5831"/>
    <w:rsid w:val="004E5832"/>
    <w:rsid w:val="004E58D5"/>
    <w:rsid w:val="004E6220"/>
    <w:rsid w:val="004E6444"/>
    <w:rsid w:val="004E64EB"/>
    <w:rsid w:val="004E6CE1"/>
    <w:rsid w:val="004E76C2"/>
    <w:rsid w:val="004F05CD"/>
    <w:rsid w:val="004F0A6C"/>
    <w:rsid w:val="004F0CCD"/>
    <w:rsid w:val="004F0E23"/>
    <w:rsid w:val="004F0FB4"/>
    <w:rsid w:val="004F2CFD"/>
    <w:rsid w:val="004F2E70"/>
    <w:rsid w:val="004F3169"/>
    <w:rsid w:val="004F372F"/>
    <w:rsid w:val="004F3734"/>
    <w:rsid w:val="004F3EBB"/>
    <w:rsid w:val="004F41D4"/>
    <w:rsid w:val="004F459A"/>
    <w:rsid w:val="004F45F1"/>
    <w:rsid w:val="004F464A"/>
    <w:rsid w:val="004F4A30"/>
    <w:rsid w:val="004F5011"/>
    <w:rsid w:val="004F5220"/>
    <w:rsid w:val="004F5273"/>
    <w:rsid w:val="004F5700"/>
    <w:rsid w:val="004F5879"/>
    <w:rsid w:val="004F6B2E"/>
    <w:rsid w:val="004F711A"/>
    <w:rsid w:val="005001A2"/>
    <w:rsid w:val="00500255"/>
    <w:rsid w:val="005006B2"/>
    <w:rsid w:val="0050072D"/>
    <w:rsid w:val="00500C39"/>
    <w:rsid w:val="00500E51"/>
    <w:rsid w:val="00501B2F"/>
    <w:rsid w:val="00501F20"/>
    <w:rsid w:val="00502145"/>
    <w:rsid w:val="005025A3"/>
    <w:rsid w:val="00502C70"/>
    <w:rsid w:val="00502F72"/>
    <w:rsid w:val="005033A2"/>
    <w:rsid w:val="00503484"/>
    <w:rsid w:val="005039BC"/>
    <w:rsid w:val="00503B20"/>
    <w:rsid w:val="00503B3C"/>
    <w:rsid w:val="00504310"/>
    <w:rsid w:val="0050476E"/>
    <w:rsid w:val="005054D6"/>
    <w:rsid w:val="00505698"/>
    <w:rsid w:val="005062DD"/>
    <w:rsid w:val="005065F5"/>
    <w:rsid w:val="00506CF2"/>
    <w:rsid w:val="00507313"/>
    <w:rsid w:val="0050764A"/>
    <w:rsid w:val="00507727"/>
    <w:rsid w:val="005100C6"/>
    <w:rsid w:val="005103CD"/>
    <w:rsid w:val="005113D2"/>
    <w:rsid w:val="00512434"/>
    <w:rsid w:val="00512582"/>
    <w:rsid w:val="00513424"/>
    <w:rsid w:val="00513F3F"/>
    <w:rsid w:val="00514110"/>
    <w:rsid w:val="00514257"/>
    <w:rsid w:val="005143D9"/>
    <w:rsid w:val="0051446C"/>
    <w:rsid w:val="005145FF"/>
    <w:rsid w:val="00515A98"/>
    <w:rsid w:val="0051651F"/>
    <w:rsid w:val="00516806"/>
    <w:rsid w:val="00516DC6"/>
    <w:rsid w:val="00517539"/>
    <w:rsid w:val="0051768E"/>
    <w:rsid w:val="00517A67"/>
    <w:rsid w:val="00520165"/>
    <w:rsid w:val="0052043E"/>
    <w:rsid w:val="00520ADD"/>
    <w:rsid w:val="00521B6B"/>
    <w:rsid w:val="00521C08"/>
    <w:rsid w:val="00522FEA"/>
    <w:rsid w:val="005232BA"/>
    <w:rsid w:val="00523873"/>
    <w:rsid w:val="005238C4"/>
    <w:rsid w:val="00524482"/>
    <w:rsid w:val="005244B6"/>
    <w:rsid w:val="005246A5"/>
    <w:rsid w:val="005248D2"/>
    <w:rsid w:val="005252EA"/>
    <w:rsid w:val="00525F75"/>
    <w:rsid w:val="0052625D"/>
    <w:rsid w:val="005267D8"/>
    <w:rsid w:val="00526EB7"/>
    <w:rsid w:val="00527896"/>
    <w:rsid w:val="00527E6A"/>
    <w:rsid w:val="0053005D"/>
    <w:rsid w:val="00530D6B"/>
    <w:rsid w:val="00530D7E"/>
    <w:rsid w:val="005310D7"/>
    <w:rsid w:val="0053159B"/>
    <w:rsid w:val="0053197D"/>
    <w:rsid w:val="00532111"/>
    <w:rsid w:val="0053232C"/>
    <w:rsid w:val="005323F9"/>
    <w:rsid w:val="005329B4"/>
    <w:rsid w:val="00532BF7"/>
    <w:rsid w:val="00532DB4"/>
    <w:rsid w:val="00533075"/>
    <w:rsid w:val="005333E7"/>
    <w:rsid w:val="00533DEB"/>
    <w:rsid w:val="00534751"/>
    <w:rsid w:val="00534F86"/>
    <w:rsid w:val="00534FBE"/>
    <w:rsid w:val="0053595C"/>
    <w:rsid w:val="0053625F"/>
    <w:rsid w:val="00536328"/>
    <w:rsid w:val="005365DB"/>
    <w:rsid w:val="0053725D"/>
    <w:rsid w:val="00537A24"/>
    <w:rsid w:val="00537FB3"/>
    <w:rsid w:val="0054085D"/>
    <w:rsid w:val="00540E98"/>
    <w:rsid w:val="005412B8"/>
    <w:rsid w:val="00541D03"/>
    <w:rsid w:val="00541FC7"/>
    <w:rsid w:val="00542891"/>
    <w:rsid w:val="00542A0B"/>
    <w:rsid w:val="00542AA2"/>
    <w:rsid w:val="00542E46"/>
    <w:rsid w:val="0054304F"/>
    <w:rsid w:val="00543F37"/>
    <w:rsid w:val="00543F6B"/>
    <w:rsid w:val="00544042"/>
    <w:rsid w:val="005445F1"/>
    <w:rsid w:val="00544863"/>
    <w:rsid w:val="00544A86"/>
    <w:rsid w:val="00545BAF"/>
    <w:rsid w:val="005460EF"/>
    <w:rsid w:val="005464C1"/>
    <w:rsid w:val="00546655"/>
    <w:rsid w:val="00546E3F"/>
    <w:rsid w:val="005472BC"/>
    <w:rsid w:val="00547746"/>
    <w:rsid w:val="00547C0F"/>
    <w:rsid w:val="00547C66"/>
    <w:rsid w:val="00547D80"/>
    <w:rsid w:val="005505BD"/>
    <w:rsid w:val="00550935"/>
    <w:rsid w:val="00551DC2"/>
    <w:rsid w:val="005529FA"/>
    <w:rsid w:val="00552EED"/>
    <w:rsid w:val="00553130"/>
    <w:rsid w:val="00553178"/>
    <w:rsid w:val="0055353A"/>
    <w:rsid w:val="005535A0"/>
    <w:rsid w:val="00553621"/>
    <w:rsid w:val="0055371F"/>
    <w:rsid w:val="00553D2F"/>
    <w:rsid w:val="00553FEF"/>
    <w:rsid w:val="00554972"/>
    <w:rsid w:val="0055512E"/>
    <w:rsid w:val="0055590F"/>
    <w:rsid w:val="00555CB0"/>
    <w:rsid w:val="005560A9"/>
    <w:rsid w:val="00556F29"/>
    <w:rsid w:val="00556FB1"/>
    <w:rsid w:val="005579F1"/>
    <w:rsid w:val="00557A6E"/>
    <w:rsid w:val="00557DC2"/>
    <w:rsid w:val="0055E7A1"/>
    <w:rsid w:val="00560DF6"/>
    <w:rsid w:val="00560E5B"/>
    <w:rsid w:val="005622A4"/>
    <w:rsid w:val="005631B7"/>
    <w:rsid w:val="00563F8C"/>
    <w:rsid w:val="0056401B"/>
    <w:rsid w:val="00564549"/>
    <w:rsid w:val="0056527B"/>
    <w:rsid w:val="00565CF3"/>
    <w:rsid w:val="00565E3F"/>
    <w:rsid w:val="00566464"/>
    <w:rsid w:val="00566A94"/>
    <w:rsid w:val="005673C5"/>
    <w:rsid w:val="0056755C"/>
    <w:rsid w:val="00570081"/>
    <w:rsid w:val="00570356"/>
    <w:rsid w:val="005704D7"/>
    <w:rsid w:val="0057061E"/>
    <w:rsid w:val="00571179"/>
    <w:rsid w:val="00572024"/>
    <w:rsid w:val="00572274"/>
    <w:rsid w:val="00572EDE"/>
    <w:rsid w:val="00573199"/>
    <w:rsid w:val="00574046"/>
    <w:rsid w:val="005746B7"/>
    <w:rsid w:val="005748DF"/>
    <w:rsid w:val="00575339"/>
    <w:rsid w:val="00576766"/>
    <w:rsid w:val="00576F1E"/>
    <w:rsid w:val="0057724E"/>
    <w:rsid w:val="00577834"/>
    <w:rsid w:val="00577CEF"/>
    <w:rsid w:val="00577F79"/>
    <w:rsid w:val="005801DF"/>
    <w:rsid w:val="00580BDE"/>
    <w:rsid w:val="00580D12"/>
    <w:rsid w:val="00580F6B"/>
    <w:rsid w:val="0058185A"/>
    <w:rsid w:val="0058311C"/>
    <w:rsid w:val="00583295"/>
    <w:rsid w:val="0058342D"/>
    <w:rsid w:val="005838FF"/>
    <w:rsid w:val="00583BBA"/>
    <w:rsid w:val="00583DE0"/>
    <w:rsid w:val="005845D7"/>
    <w:rsid w:val="0058474E"/>
    <w:rsid w:val="00584AD3"/>
    <w:rsid w:val="00586073"/>
    <w:rsid w:val="00586FB9"/>
    <w:rsid w:val="00587287"/>
    <w:rsid w:val="0058741D"/>
    <w:rsid w:val="00587AC8"/>
    <w:rsid w:val="005908ED"/>
    <w:rsid w:val="00590AFA"/>
    <w:rsid w:val="00590C4D"/>
    <w:rsid w:val="00590F37"/>
    <w:rsid w:val="0059136E"/>
    <w:rsid w:val="00591470"/>
    <w:rsid w:val="00591613"/>
    <w:rsid w:val="005918CD"/>
    <w:rsid w:val="005919CB"/>
    <w:rsid w:val="00591DA3"/>
    <w:rsid w:val="00591F82"/>
    <w:rsid w:val="00592371"/>
    <w:rsid w:val="005923FF"/>
    <w:rsid w:val="00592DB9"/>
    <w:rsid w:val="0059385C"/>
    <w:rsid w:val="00593A61"/>
    <w:rsid w:val="00594133"/>
    <w:rsid w:val="00594311"/>
    <w:rsid w:val="00594B83"/>
    <w:rsid w:val="00594BBF"/>
    <w:rsid w:val="00594EC5"/>
    <w:rsid w:val="005951EE"/>
    <w:rsid w:val="00595268"/>
    <w:rsid w:val="00595E3F"/>
    <w:rsid w:val="00597404"/>
    <w:rsid w:val="005A1903"/>
    <w:rsid w:val="005A1B47"/>
    <w:rsid w:val="005A209F"/>
    <w:rsid w:val="005A2445"/>
    <w:rsid w:val="005A2D3E"/>
    <w:rsid w:val="005A4A43"/>
    <w:rsid w:val="005A4CFD"/>
    <w:rsid w:val="005A52E2"/>
    <w:rsid w:val="005A52F3"/>
    <w:rsid w:val="005A59FE"/>
    <w:rsid w:val="005A5A9B"/>
    <w:rsid w:val="005A5F85"/>
    <w:rsid w:val="005A6567"/>
    <w:rsid w:val="005A6DF3"/>
    <w:rsid w:val="005A70C2"/>
    <w:rsid w:val="005A70ED"/>
    <w:rsid w:val="005A7508"/>
    <w:rsid w:val="005A77ED"/>
    <w:rsid w:val="005A79E9"/>
    <w:rsid w:val="005B06D6"/>
    <w:rsid w:val="005B0A33"/>
    <w:rsid w:val="005B1137"/>
    <w:rsid w:val="005B11FB"/>
    <w:rsid w:val="005B1406"/>
    <w:rsid w:val="005B19AC"/>
    <w:rsid w:val="005B1B13"/>
    <w:rsid w:val="005B26A5"/>
    <w:rsid w:val="005B4581"/>
    <w:rsid w:val="005B475C"/>
    <w:rsid w:val="005B4F5A"/>
    <w:rsid w:val="005B516A"/>
    <w:rsid w:val="005B522C"/>
    <w:rsid w:val="005B542A"/>
    <w:rsid w:val="005B5466"/>
    <w:rsid w:val="005B582A"/>
    <w:rsid w:val="005B6A66"/>
    <w:rsid w:val="005B6FCF"/>
    <w:rsid w:val="005B71E5"/>
    <w:rsid w:val="005B7695"/>
    <w:rsid w:val="005C00A3"/>
    <w:rsid w:val="005C0160"/>
    <w:rsid w:val="005C0729"/>
    <w:rsid w:val="005C0C0D"/>
    <w:rsid w:val="005C1272"/>
    <w:rsid w:val="005C1A33"/>
    <w:rsid w:val="005C1D16"/>
    <w:rsid w:val="005C2036"/>
    <w:rsid w:val="005C2443"/>
    <w:rsid w:val="005C26E4"/>
    <w:rsid w:val="005C27B3"/>
    <w:rsid w:val="005C34B4"/>
    <w:rsid w:val="005C37A5"/>
    <w:rsid w:val="005C38CA"/>
    <w:rsid w:val="005C3A95"/>
    <w:rsid w:val="005C3E06"/>
    <w:rsid w:val="005C4614"/>
    <w:rsid w:val="005C4764"/>
    <w:rsid w:val="005C4FFB"/>
    <w:rsid w:val="005C53E4"/>
    <w:rsid w:val="005C66EF"/>
    <w:rsid w:val="005C69AB"/>
    <w:rsid w:val="005C6B38"/>
    <w:rsid w:val="005C6BA7"/>
    <w:rsid w:val="005C6F8C"/>
    <w:rsid w:val="005C702A"/>
    <w:rsid w:val="005C710E"/>
    <w:rsid w:val="005C756B"/>
    <w:rsid w:val="005C7A97"/>
    <w:rsid w:val="005C7CB5"/>
    <w:rsid w:val="005D0519"/>
    <w:rsid w:val="005D0E8F"/>
    <w:rsid w:val="005D0F4E"/>
    <w:rsid w:val="005D1289"/>
    <w:rsid w:val="005D1552"/>
    <w:rsid w:val="005D1EA7"/>
    <w:rsid w:val="005D2341"/>
    <w:rsid w:val="005D24A9"/>
    <w:rsid w:val="005D2ACB"/>
    <w:rsid w:val="005D300C"/>
    <w:rsid w:val="005D32AE"/>
    <w:rsid w:val="005D3D18"/>
    <w:rsid w:val="005D3F83"/>
    <w:rsid w:val="005D3FF1"/>
    <w:rsid w:val="005D447D"/>
    <w:rsid w:val="005D448B"/>
    <w:rsid w:val="005D48C6"/>
    <w:rsid w:val="005D4DAE"/>
    <w:rsid w:val="005D4E6F"/>
    <w:rsid w:val="005D55D8"/>
    <w:rsid w:val="005D59E2"/>
    <w:rsid w:val="005D5A0C"/>
    <w:rsid w:val="005D5A42"/>
    <w:rsid w:val="005D5AE8"/>
    <w:rsid w:val="005D5CC6"/>
    <w:rsid w:val="005D6C8B"/>
    <w:rsid w:val="005D7562"/>
    <w:rsid w:val="005D77A3"/>
    <w:rsid w:val="005D7E20"/>
    <w:rsid w:val="005E0049"/>
    <w:rsid w:val="005E01A6"/>
    <w:rsid w:val="005E0462"/>
    <w:rsid w:val="005E0FE0"/>
    <w:rsid w:val="005E1158"/>
    <w:rsid w:val="005E1263"/>
    <w:rsid w:val="005E1831"/>
    <w:rsid w:val="005E18D3"/>
    <w:rsid w:val="005E195F"/>
    <w:rsid w:val="005E1BB8"/>
    <w:rsid w:val="005E2D33"/>
    <w:rsid w:val="005E337F"/>
    <w:rsid w:val="005E3530"/>
    <w:rsid w:val="005E354B"/>
    <w:rsid w:val="005E3746"/>
    <w:rsid w:val="005E374F"/>
    <w:rsid w:val="005E3D33"/>
    <w:rsid w:val="005E40FE"/>
    <w:rsid w:val="005E431E"/>
    <w:rsid w:val="005E5294"/>
    <w:rsid w:val="005E544C"/>
    <w:rsid w:val="005E550A"/>
    <w:rsid w:val="005E56F5"/>
    <w:rsid w:val="005E5BB1"/>
    <w:rsid w:val="005E5F7E"/>
    <w:rsid w:val="005E600C"/>
    <w:rsid w:val="005E66B4"/>
    <w:rsid w:val="005E70B2"/>
    <w:rsid w:val="005E7A2C"/>
    <w:rsid w:val="005E7AB6"/>
    <w:rsid w:val="005E7AFD"/>
    <w:rsid w:val="005E7EB6"/>
    <w:rsid w:val="005F00B2"/>
    <w:rsid w:val="005F0397"/>
    <w:rsid w:val="005F051F"/>
    <w:rsid w:val="005F0821"/>
    <w:rsid w:val="005F0B59"/>
    <w:rsid w:val="005F0E29"/>
    <w:rsid w:val="005F0FEE"/>
    <w:rsid w:val="005F10A7"/>
    <w:rsid w:val="005F17C4"/>
    <w:rsid w:val="005F1854"/>
    <w:rsid w:val="005F21C3"/>
    <w:rsid w:val="005F2E17"/>
    <w:rsid w:val="005F417E"/>
    <w:rsid w:val="005F41AB"/>
    <w:rsid w:val="005F42D8"/>
    <w:rsid w:val="005F43B6"/>
    <w:rsid w:val="005F4EF9"/>
    <w:rsid w:val="005F4F30"/>
    <w:rsid w:val="005F5250"/>
    <w:rsid w:val="005F54C1"/>
    <w:rsid w:val="005F6DB1"/>
    <w:rsid w:val="005F72A3"/>
    <w:rsid w:val="005F74BC"/>
    <w:rsid w:val="005F78DE"/>
    <w:rsid w:val="005F7AC9"/>
    <w:rsid w:val="005F7D6D"/>
    <w:rsid w:val="005F7EEB"/>
    <w:rsid w:val="00600188"/>
    <w:rsid w:val="006001BD"/>
    <w:rsid w:val="006001CB"/>
    <w:rsid w:val="00601157"/>
    <w:rsid w:val="00601675"/>
    <w:rsid w:val="00601697"/>
    <w:rsid w:val="006017C0"/>
    <w:rsid w:val="00601976"/>
    <w:rsid w:val="00601AC3"/>
    <w:rsid w:val="00601D21"/>
    <w:rsid w:val="006020E6"/>
    <w:rsid w:val="006021D8"/>
    <w:rsid w:val="006022FF"/>
    <w:rsid w:val="00602BA2"/>
    <w:rsid w:val="00603A57"/>
    <w:rsid w:val="00603AD2"/>
    <w:rsid w:val="00604B5D"/>
    <w:rsid w:val="00605783"/>
    <w:rsid w:val="00605C6C"/>
    <w:rsid w:val="006061E1"/>
    <w:rsid w:val="006061E8"/>
    <w:rsid w:val="00606A3E"/>
    <w:rsid w:val="00606CD1"/>
    <w:rsid w:val="00606E39"/>
    <w:rsid w:val="006074C9"/>
    <w:rsid w:val="00607602"/>
    <w:rsid w:val="00607E2C"/>
    <w:rsid w:val="00610045"/>
    <w:rsid w:val="0061045A"/>
    <w:rsid w:val="00610625"/>
    <w:rsid w:val="006117BF"/>
    <w:rsid w:val="006118DD"/>
    <w:rsid w:val="00611D39"/>
    <w:rsid w:val="006122B4"/>
    <w:rsid w:val="00612392"/>
    <w:rsid w:val="006123E8"/>
    <w:rsid w:val="006126EF"/>
    <w:rsid w:val="00612AA9"/>
    <w:rsid w:val="00612E38"/>
    <w:rsid w:val="0061358A"/>
    <w:rsid w:val="006136D0"/>
    <w:rsid w:val="00613E46"/>
    <w:rsid w:val="00614068"/>
    <w:rsid w:val="00614350"/>
    <w:rsid w:val="00614717"/>
    <w:rsid w:val="00614926"/>
    <w:rsid w:val="00614B34"/>
    <w:rsid w:val="00614BDF"/>
    <w:rsid w:val="00614F4F"/>
    <w:rsid w:val="006162F1"/>
    <w:rsid w:val="00616748"/>
    <w:rsid w:val="0061679E"/>
    <w:rsid w:val="0061690C"/>
    <w:rsid w:val="00616E39"/>
    <w:rsid w:val="00617005"/>
    <w:rsid w:val="0061766D"/>
    <w:rsid w:val="006204F5"/>
    <w:rsid w:val="006207AD"/>
    <w:rsid w:val="006208E1"/>
    <w:rsid w:val="00620CB5"/>
    <w:rsid w:val="00621556"/>
    <w:rsid w:val="0062168D"/>
    <w:rsid w:val="0062182D"/>
    <w:rsid w:val="006219C0"/>
    <w:rsid w:val="00622038"/>
    <w:rsid w:val="00622173"/>
    <w:rsid w:val="00622870"/>
    <w:rsid w:val="00622A2A"/>
    <w:rsid w:val="00622B8D"/>
    <w:rsid w:val="00622C47"/>
    <w:rsid w:val="00622D91"/>
    <w:rsid w:val="00622E61"/>
    <w:rsid w:val="00622F29"/>
    <w:rsid w:val="00622FD1"/>
    <w:rsid w:val="006241A8"/>
    <w:rsid w:val="0062429F"/>
    <w:rsid w:val="006245D0"/>
    <w:rsid w:val="006250E1"/>
    <w:rsid w:val="006255E1"/>
    <w:rsid w:val="006262F7"/>
    <w:rsid w:val="006265F9"/>
    <w:rsid w:val="00626E60"/>
    <w:rsid w:val="00626F27"/>
    <w:rsid w:val="00627322"/>
    <w:rsid w:val="00627B8D"/>
    <w:rsid w:val="00627D25"/>
    <w:rsid w:val="0063049C"/>
    <w:rsid w:val="006305AB"/>
    <w:rsid w:val="00630606"/>
    <w:rsid w:val="006308F1"/>
    <w:rsid w:val="00630AB0"/>
    <w:rsid w:val="00630E8C"/>
    <w:rsid w:val="00630F31"/>
    <w:rsid w:val="0063321B"/>
    <w:rsid w:val="006333D2"/>
    <w:rsid w:val="00633837"/>
    <w:rsid w:val="00633902"/>
    <w:rsid w:val="00633E2C"/>
    <w:rsid w:val="00634C3B"/>
    <w:rsid w:val="0063540C"/>
    <w:rsid w:val="00635788"/>
    <w:rsid w:val="00635DAE"/>
    <w:rsid w:val="00636994"/>
    <w:rsid w:val="00636D3D"/>
    <w:rsid w:val="00637280"/>
    <w:rsid w:val="00637435"/>
    <w:rsid w:val="006374E2"/>
    <w:rsid w:val="006375EB"/>
    <w:rsid w:val="0064025B"/>
    <w:rsid w:val="00640877"/>
    <w:rsid w:val="00640C53"/>
    <w:rsid w:val="00640CDC"/>
    <w:rsid w:val="00640E0A"/>
    <w:rsid w:val="006411BD"/>
    <w:rsid w:val="00641603"/>
    <w:rsid w:val="00641611"/>
    <w:rsid w:val="0064171F"/>
    <w:rsid w:val="00642484"/>
    <w:rsid w:val="00642496"/>
    <w:rsid w:val="00642625"/>
    <w:rsid w:val="00642775"/>
    <w:rsid w:val="00642C4B"/>
    <w:rsid w:val="006430FD"/>
    <w:rsid w:val="006434EF"/>
    <w:rsid w:val="0064364A"/>
    <w:rsid w:val="00643CD7"/>
    <w:rsid w:val="0064411D"/>
    <w:rsid w:val="00644635"/>
    <w:rsid w:val="00644812"/>
    <w:rsid w:val="00644BE7"/>
    <w:rsid w:val="00644F1B"/>
    <w:rsid w:val="00645457"/>
    <w:rsid w:val="00645465"/>
    <w:rsid w:val="00645483"/>
    <w:rsid w:val="006456EF"/>
    <w:rsid w:val="00646149"/>
    <w:rsid w:val="006469CD"/>
    <w:rsid w:val="00646FAC"/>
    <w:rsid w:val="00647C3D"/>
    <w:rsid w:val="00647F8A"/>
    <w:rsid w:val="00650200"/>
    <w:rsid w:val="00650B69"/>
    <w:rsid w:val="00650FCA"/>
    <w:rsid w:val="00651171"/>
    <w:rsid w:val="00651E28"/>
    <w:rsid w:val="006530D1"/>
    <w:rsid w:val="00653E9A"/>
    <w:rsid w:val="0065412C"/>
    <w:rsid w:val="00654265"/>
    <w:rsid w:val="0065498B"/>
    <w:rsid w:val="00654B7D"/>
    <w:rsid w:val="00655B97"/>
    <w:rsid w:val="00656A23"/>
    <w:rsid w:val="00657287"/>
    <w:rsid w:val="006576F9"/>
    <w:rsid w:val="00657744"/>
    <w:rsid w:val="00657B68"/>
    <w:rsid w:val="006600F1"/>
    <w:rsid w:val="0066043D"/>
    <w:rsid w:val="00660B8C"/>
    <w:rsid w:val="006613A9"/>
    <w:rsid w:val="00661EAA"/>
    <w:rsid w:val="006628CE"/>
    <w:rsid w:val="00662974"/>
    <w:rsid w:val="00662C53"/>
    <w:rsid w:val="006636C8"/>
    <w:rsid w:val="00663D3C"/>
    <w:rsid w:val="006640ED"/>
    <w:rsid w:val="006641B0"/>
    <w:rsid w:val="00664B05"/>
    <w:rsid w:val="00664FA6"/>
    <w:rsid w:val="0066580D"/>
    <w:rsid w:val="0066606F"/>
    <w:rsid w:val="006661AC"/>
    <w:rsid w:val="0066671A"/>
    <w:rsid w:val="0066675B"/>
    <w:rsid w:val="00666A01"/>
    <w:rsid w:val="00666F1E"/>
    <w:rsid w:val="0066783E"/>
    <w:rsid w:val="00667861"/>
    <w:rsid w:val="006678E1"/>
    <w:rsid w:val="0066793B"/>
    <w:rsid w:val="00670157"/>
    <w:rsid w:val="0067022F"/>
    <w:rsid w:val="006705C3"/>
    <w:rsid w:val="006706FB"/>
    <w:rsid w:val="006707AC"/>
    <w:rsid w:val="00670A47"/>
    <w:rsid w:val="00671107"/>
    <w:rsid w:val="00671C20"/>
    <w:rsid w:val="0067245F"/>
    <w:rsid w:val="0067251A"/>
    <w:rsid w:val="00674354"/>
    <w:rsid w:val="00674ABA"/>
    <w:rsid w:val="0067555F"/>
    <w:rsid w:val="00675AC7"/>
    <w:rsid w:val="00675E1E"/>
    <w:rsid w:val="00676059"/>
    <w:rsid w:val="0067629D"/>
    <w:rsid w:val="0067676D"/>
    <w:rsid w:val="00677736"/>
    <w:rsid w:val="00677D09"/>
    <w:rsid w:val="00680923"/>
    <w:rsid w:val="0068148C"/>
    <w:rsid w:val="00681580"/>
    <w:rsid w:val="00681870"/>
    <w:rsid w:val="00681A6C"/>
    <w:rsid w:val="00681FDB"/>
    <w:rsid w:val="006822D6"/>
    <w:rsid w:val="00682C1E"/>
    <w:rsid w:val="00683D85"/>
    <w:rsid w:val="006844BA"/>
    <w:rsid w:val="00685716"/>
    <w:rsid w:val="0068590D"/>
    <w:rsid w:val="00685D03"/>
    <w:rsid w:val="00685F04"/>
    <w:rsid w:val="0068653F"/>
    <w:rsid w:val="00686E7B"/>
    <w:rsid w:val="006876D4"/>
    <w:rsid w:val="00687B12"/>
    <w:rsid w:val="00690D63"/>
    <w:rsid w:val="00690EC5"/>
    <w:rsid w:val="00690EC7"/>
    <w:rsid w:val="006911F8"/>
    <w:rsid w:val="00691296"/>
    <w:rsid w:val="006912A8"/>
    <w:rsid w:val="0069190E"/>
    <w:rsid w:val="00691C5B"/>
    <w:rsid w:val="006921FB"/>
    <w:rsid w:val="006924CA"/>
    <w:rsid w:val="00692C59"/>
    <w:rsid w:val="00692F67"/>
    <w:rsid w:val="00693CB8"/>
    <w:rsid w:val="00693CC2"/>
    <w:rsid w:val="00694706"/>
    <w:rsid w:val="00694783"/>
    <w:rsid w:val="00694A11"/>
    <w:rsid w:val="00694C5C"/>
    <w:rsid w:val="00694F3B"/>
    <w:rsid w:val="00694F6A"/>
    <w:rsid w:val="006955A7"/>
    <w:rsid w:val="00695B53"/>
    <w:rsid w:val="00695E06"/>
    <w:rsid w:val="00696354"/>
    <w:rsid w:val="00696806"/>
    <w:rsid w:val="00696C1A"/>
    <w:rsid w:val="006974A8"/>
    <w:rsid w:val="00697B2A"/>
    <w:rsid w:val="006A0238"/>
    <w:rsid w:val="006A035F"/>
    <w:rsid w:val="006A06BB"/>
    <w:rsid w:val="006A0C03"/>
    <w:rsid w:val="006A12A3"/>
    <w:rsid w:val="006A1508"/>
    <w:rsid w:val="006A1F9A"/>
    <w:rsid w:val="006A21BB"/>
    <w:rsid w:val="006A2E50"/>
    <w:rsid w:val="006A34D5"/>
    <w:rsid w:val="006A3E36"/>
    <w:rsid w:val="006A47E8"/>
    <w:rsid w:val="006A4D18"/>
    <w:rsid w:val="006A5A02"/>
    <w:rsid w:val="006A5B50"/>
    <w:rsid w:val="006A5DBD"/>
    <w:rsid w:val="006A5E15"/>
    <w:rsid w:val="006A5E8D"/>
    <w:rsid w:val="006A5F17"/>
    <w:rsid w:val="006A6179"/>
    <w:rsid w:val="006A6A6D"/>
    <w:rsid w:val="006A6D00"/>
    <w:rsid w:val="006A6D17"/>
    <w:rsid w:val="006A7DF1"/>
    <w:rsid w:val="006B0E14"/>
    <w:rsid w:val="006B141F"/>
    <w:rsid w:val="006B15EE"/>
    <w:rsid w:val="006B17B8"/>
    <w:rsid w:val="006B1AA6"/>
    <w:rsid w:val="006B2EBF"/>
    <w:rsid w:val="006B3456"/>
    <w:rsid w:val="006B34F9"/>
    <w:rsid w:val="006B3ECC"/>
    <w:rsid w:val="006B48EC"/>
    <w:rsid w:val="006B493D"/>
    <w:rsid w:val="006B4F0E"/>
    <w:rsid w:val="006B53C3"/>
    <w:rsid w:val="006B56B0"/>
    <w:rsid w:val="006B6FFC"/>
    <w:rsid w:val="006B7213"/>
    <w:rsid w:val="006B7547"/>
    <w:rsid w:val="006B761F"/>
    <w:rsid w:val="006B7A8A"/>
    <w:rsid w:val="006C02DE"/>
    <w:rsid w:val="006C10A1"/>
    <w:rsid w:val="006C10C9"/>
    <w:rsid w:val="006C14A5"/>
    <w:rsid w:val="006C18D5"/>
    <w:rsid w:val="006C1ECE"/>
    <w:rsid w:val="006C212D"/>
    <w:rsid w:val="006C2549"/>
    <w:rsid w:val="006C2A4A"/>
    <w:rsid w:val="006C2BC1"/>
    <w:rsid w:val="006C36D6"/>
    <w:rsid w:val="006C3711"/>
    <w:rsid w:val="006C4AE1"/>
    <w:rsid w:val="006C529A"/>
    <w:rsid w:val="006C5441"/>
    <w:rsid w:val="006C5AE9"/>
    <w:rsid w:val="006C5CFA"/>
    <w:rsid w:val="006C5F09"/>
    <w:rsid w:val="006C6991"/>
    <w:rsid w:val="006C71A4"/>
    <w:rsid w:val="006C7A32"/>
    <w:rsid w:val="006D0357"/>
    <w:rsid w:val="006D0834"/>
    <w:rsid w:val="006D0A1D"/>
    <w:rsid w:val="006D0B6B"/>
    <w:rsid w:val="006D0D4E"/>
    <w:rsid w:val="006D1755"/>
    <w:rsid w:val="006D275C"/>
    <w:rsid w:val="006D2BC3"/>
    <w:rsid w:val="006D2C6C"/>
    <w:rsid w:val="006D34A3"/>
    <w:rsid w:val="006D3591"/>
    <w:rsid w:val="006D394B"/>
    <w:rsid w:val="006D3E90"/>
    <w:rsid w:val="006D3FEE"/>
    <w:rsid w:val="006D4189"/>
    <w:rsid w:val="006D4200"/>
    <w:rsid w:val="006D443A"/>
    <w:rsid w:val="006D4780"/>
    <w:rsid w:val="006D4BCA"/>
    <w:rsid w:val="006D4CCC"/>
    <w:rsid w:val="006D4DDA"/>
    <w:rsid w:val="006D4F4B"/>
    <w:rsid w:val="006D4F7B"/>
    <w:rsid w:val="006D57BF"/>
    <w:rsid w:val="006D601E"/>
    <w:rsid w:val="006D60E4"/>
    <w:rsid w:val="006D6236"/>
    <w:rsid w:val="006D643B"/>
    <w:rsid w:val="006D66B9"/>
    <w:rsid w:val="006D71E4"/>
    <w:rsid w:val="006D7663"/>
    <w:rsid w:val="006D797D"/>
    <w:rsid w:val="006D7BB4"/>
    <w:rsid w:val="006D7FCF"/>
    <w:rsid w:val="006E0288"/>
    <w:rsid w:val="006E04C5"/>
    <w:rsid w:val="006E0C50"/>
    <w:rsid w:val="006E1B2B"/>
    <w:rsid w:val="006E231F"/>
    <w:rsid w:val="006E29B1"/>
    <w:rsid w:val="006E2CE4"/>
    <w:rsid w:val="006E2E4A"/>
    <w:rsid w:val="006E3D6E"/>
    <w:rsid w:val="006E3FF3"/>
    <w:rsid w:val="006E43D2"/>
    <w:rsid w:val="006E46EA"/>
    <w:rsid w:val="006E51D9"/>
    <w:rsid w:val="006E591A"/>
    <w:rsid w:val="006E6217"/>
    <w:rsid w:val="006E64D7"/>
    <w:rsid w:val="006E7265"/>
    <w:rsid w:val="006E7B4B"/>
    <w:rsid w:val="006F053B"/>
    <w:rsid w:val="006F1189"/>
    <w:rsid w:val="006F1190"/>
    <w:rsid w:val="006F12C5"/>
    <w:rsid w:val="006F18C1"/>
    <w:rsid w:val="006F2301"/>
    <w:rsid w:val="006F29FA"/>
    <w:rsid w:val="006F35BC"/>
    <w:rsid w:val="006F35CD"/>
    <w:rsid w:val="006F3792"/>
    <w:rsid w:val="006F3EE4"/>
    <w:rsid w:val="006F4217"/>
    <w:rsid w:val="006F54E6"/>
    <w:rsid w:val="006F640F"/>
    <w:rsid w:val="006F67EE"/>
    <w:rsid w:val="006F6DC6"/>
    <w:rsid w:val="006F732A"/>
    <w:rsid w:val="00700439"/>
    <w:rsid w:val="0070094C"/>
    <w:rsid w:val="00700BED"/>
    <w:rsid w:val="00701FC2"/>
    <w:rsid w:val="0070219C"/>
    <w:rsid w:val="00702F15"/>
    <w:rsid w:val="0070309F"/>
    <w:rsid w:val="00703979"/>
    <w:rsid w:val="00703D55"/>
    <w:rsid w:val="007043A1"/>
    <w:rsid w:val="0070460C"/>
    <w:rsid w:val="00704B23"/>
    <w:rsid w:val="00705585"/>
    <w:rsid w:val="00705A1F"/>
    <w:rsid w:val="00705DE3"/>
    <w:rsid w:val="00705F29"/>
    <w:rsid w:val="0070627A"/>
    <w:rsid w:val="00706973"/>
    <w:rsid w:val="007069BD"/>
    <w:rsid w:val="00706F4B"/>
    <w:rsid w:val="007075E9"/>
    <w:rsid w:val="00707630"/>
    <w:rsid w:val="0070778C"/>
    <w:rsid w:val="0071096C"/>
    <w:rsid w:val="00710AFB"/>
    <w:rsid w:val="007110A5"/>
    <w:rsid w:val="00711150"/>
    <w:rsid w:val="00711961"/>
    <w:rsid w:val="0071197B"/>
    <w:rsid w:val="00711B72"/>
    <w:rsid w:val="0071213D"/>
    <w:rsid w:val="00712522"/>
    <w:rsid w:val="007128CE"/>
    <w:rsid w:val="0071342D"/>
    <w:rsid w:val="0071371D"/>
    <w:rsid w:val="00713E21"/>
    <w:rsid w:val="0071453F"/>
    <w:rsid w:val="00714F23"/>
    <w:rsid w:val="00715143"/>
    <w:rsid w:val="00716A86"/>
    <w:rsid w:val="00717341"/>
    <w:rsid w:val="0071779D"/>
    <w:rsid w:val="00717E92"/>
    <w:rsid w:val="007204C9"/>
    <w:rsid w:val="00720E46"/>
    <w:rsid w:val="007211AA"/>
    <w:rsid w:val="00721381"/>
    <w:rsid w:val="00721639"/>
    <w:rsid w:val="007234E8"/>
    <w:rsid w:val="00723807"/>
    <w:rsid w:val="00724224"/>
    <w:rsid w:val="00724241"/>
    <w:rsid w:val="007259FE"/>
    <w:rsid w:val="00725C46"/>
    <w:rsid w:val="0072609B"/>
    <w:rsid w:val="00726A00"/>
    <w:rsid w:val="00727E1C"/>
    <w:rsid w:val="007300D3"/>
    <w:rsid w:val="0073036F"/>
    <w:rsid w:val="00731ABD"/>
    <w:rsid w:val="00731EB9"/>
    <w:rsid w:val="00732603"/>
    <w:rsid w:val="00732668"/>
    <w:rsid w:val="00732B92"/>
    <w:rsid w:val="00733ACC"/>
    <w:rsid w:val="00733E3B"/>
    <w:rsid w:val="00734059"/>
    <w:rsid w:val="00734536"/>
    <w:rsid w:val="00734EDC"/>
    <w:rsid w:val="007359E2"/>
    <w:rsid w:val="00735D2A"/>
    <w:rsid w:val="00735E22"/>
    <w:rsid w:val="00735F27"/>
    <w:rsid w:val="00735FE1"/>
    <w:rsid w:val="00736100"/>
    <w:rsid w:val="00736BED"/>
    <w:rsid w:val="00736E11"/>
    <w:rsid w:val="00737219"/>
    <w:rsid w:val="00737626"/>
    <w:rsid w:val="0074018D"/>
    <w:rsid w:val="0074061E"/>
    <w:rsid w:val="00740673"/>
    <w:rsid w:val="007406D9"/>
    <w:rsid w:val="00740AEE"/>
    <w:rsid w:val="00740B35"/>
    <w:rsid w:val="00741424"/>
    <w:rsid w:val="00742551"/>
    <w:rsid w:val="00743182"/>
    <w:rsid w:val="00743212"/>
    <w:rsid w:val="00743589"/>
    <w:rsid w:val="007439A5"/>
    <w:rsid w:val="00743D39"/>
    <w:rsid w:val="0074443E"/>
    <w:rsid w:val="0074530B"/>
    <w:rsid w:val="00745A10"/>
    <w:rsid w:val="00745C17"/>
    <w:rsid w:val="00747727"/>
    <w:rsid w:val="00747902"/>
    <w:rsid w:val="00747CD1"/>
    <w:rsid w:val="00747EB0"/>
    <w:rsid w:val="0075053D"/>
    <w:rsid w:val="00750649"/>
    <w:rsid w:val="007506BB"/>
    <w:rsid w:val="007507D0"/>
    <w:rsid w:val="0075101F"/>
    <w:rsid w:val="007517B4"/>
    <w:rsid w:val="00752CEC"/>
    <w:rsid w:val="007530A8"/>
    <w:rsid w:val="00753148"/>
    <w:rsid w:val="0075325D"/>
    <w:rsid w:val="007535F9"/>
    <w:rsid w:val="00753CC0"/>
    <w:rsid w:val="00753D2E"/>
    <w:rsid w:val="00754092"/>
    <w:rsid w:val="0075497E"/>
    <w:rsid w:val="00754C11"/>
    <w:rsid w:val="00755112"/>
    <w:rsid w:val="0075516D"/>
    <w:rsid w:val="0075584B"/>
    <w:rsid w:val="00755E2C"/>
    <w:rsid w:val="00757526"/>
    <w:rsid w:val="007576A2"/>
    <w:rsid w:val="007578D6"/>
    <w:rsid w:val="00757F3A"/>
    <w:rsid w:val="007607C0"/>
    <w:rsid w:val="00761825"/>
    <w:rsid w:val="0076209B"/>
    <w:rsid w:val="007623B6"/>
    <w:rsid w:val="00762AD5"/>
    <w:rsid w:val="00762E39"/>
    <w:rsid w:val="00763473"/>
    <w:rsid w:val="00763C0B"/>
    <w:rsid w:val="0076409F"/>
    <w:rsid w:val="00764A61"/>
    <w:rsid w:val="00765A94"/>
    <w:rsid w:val="00765E41"/>
    <w:rsid w:val="00766132"/>
    <w:rsid w:val="00766135"/>
    <w:rsid w:val="007663EA"/>
    <w:rsid w:val="007673F0"/>
    <w:rsid w:val="007702B0"/>
    <w:rsid w:val="007706C0"/>
    <w:rsid w:val="00771300"/>
    <w:rsid w:val="007727CB"/>
    <w:rsid w:val="00772825"/>
    <w:rsid w:val="00772D23"/>
    <w:rsid w:val="00773257"/>
    <w:rsid w:val="0077330B"/>
    <w:rsid w:val="0077345C"/>
    <w:rsid w:val="00773B49"/>
    <w:rsid w:val="00774684"/>
    <w:rsid w:val="00774955"/>
    <w:rsid w:val="00774CC5"/>
    <w:rsid w:val="007754C6"/>
    <w:rsid w:val="00775BC6"/>
    <w:rsid w:val="007764DC"/>
    <w:rsid w:val="00776689"/>
    <w:rsid w:val="00776766"/>
    <w:rsid w:val="0077690A"/>
    <w:rsid w:val="00776D65"/>
    <w:rsid w:val="00776EDB"/>
    <w:rsid w:val="00777484"/>
    <w:rsid w:val="00780AD4"/>
    <w:rsid w:val="00781094"/>
    <w:rsid w:val="007810AE"/>
    <w:rsid w:val="007813DB"/>
    <w:rsid w:val="0078163A"/>
    <w:rsid w:val="00781C03"/>
    <w:rsid w:val="00781E4C"/>
    <w:rsid w:val="00781EBC"/>
    <w:rsid w:val="00782274"/>
    <w:rsid w:val="00783177"/>
    <w:rsid w:val="007839DA"/>
    <w:rsid w:val="00783C27"/>
    <w:rsid w:val="00783DEF"/>
    <w:rsid w:val="00784171"/>
    <w:rsid w:val="007848B9"/>
    <w:rsid w:val="007848F5"/>
    <w:rsid w:val="00785174"/>
    <w:rsid w:val="00785455"/>
    <w:rsid w:val="0078545D"/>
    <w:rsid w:val="007856E9"/>
    <w:rsid w:val="0078575E"/>
    <w:rsid w:val="00785CF1"/>
    <w:rsid w:val="00786AF2"/>
    <w:rsid w:val="00786EBD"/>
    <w:rsid w:val="00786F31"/>
    <w:rsid w:val="007872BB"/>
    <w:rsid w:val="00787581"/>
    <w:rsid w:val="00790288"/>
    <w:rsid w:val="00790A43"/>
    <w:rsid w:val="0079144D"/>
    <w:rsid w:val="0079188C"/>
    <w:rsid w:val="0079270F"/>
    <w:rsid w:val="00792A3C"/>
    <w:rsid w:val="00792B09"/>
    <w:rsid w:val="00793021"/>
    <w:rsid w:val="0079333C"/>
    <w:rsid w:val="00793A04"/>
    <w:rsid w:val="00794799"/>
    <w:rsid w:val="007950D2"/>
    <w:rsid w:val="007951DD"/>
    <w:rsid w:val="00795337"/>
    <w:rsid w:val="00795EAA"/>
    <w:rsid w:val="00796C2C"/>
    <w:rsid w:val="007970A1"/>
    <w:rsid w:val="00797AC9"/>
    <w:rsid w:val="00797D4A"/>
    <w:rsid w:val="00797F1F"/>
    <w:rsid w:val="007A025C"/>
    <w:rsid w:val="007A078C"/>
    <w:rsid w:val="007A0B96"/>
    <w:rsid w:val="007A0C20"/>
    <w:rsid w:val="007A1F47"/>
    <w:rsid w:val="007A2129"/>
    <w:rsid w:val="007A2F74"/>
    <w:rsid w:val="007A2FA3"/>
    <w:rsid w:val="007A3486"/>
    <w:rsid w:val="007A4135"/>
    <w:rsid w:val="007A4258"/>
    <w:rsid w:val="007A426E"/>
    <w:rsid w:val="007A430C"/>
    <w:rsid w:val="007A4504"/>
    <w:rsid w:val="007A46ED"/>
    <w:rsid w:val="007A476F"/>
    <w:rsid w:val="007A4777"/>
    <w:rsid w:val="007A5584"/>
    <w:rsid w:val="007A5653"/>
    <w:rsid w:val="007A5A64"/>
    <w:rsid w:val="007A6161"/>
    <w:rsid w:val="007A6329"/>
    <w:rsid w:val="007A64D0"/>
    <w:rsid w:val="007A6BBC"/>
    <w:rsid w:val="007A71A9"/>
    <w:rsid w:val="007A7993"/>
    <w:rsid w:val="007A7C54"/>
    <w:rsid w:val="007A7CAA"/>
    <w:rsid w:val="007A7EBD"/>
    <w:rsid w:val="007AD79E"/>
    <w:rsid w:val="007B073A"/>
    <w:rsid w:val="007B0CCD"/>
    <w:rsid w:val="007B1980"/>
    <w:rsid w:val="007B1A9D"/>
    <w:rsid w:val="007B1CF5"/>
    <w:rsid w:val="007B1E6E"/>
    <w:rsid w:val="007B2272"/>
    <w:rsid w:val="007B2753"/>
    <w:rsid w:val="007B2B33"/>
    <w:rsid w:val="007B31C0"/>
    <w:rsid w:val="007B3343"/>
    <w:rsid w:val="007B340A"/>
    <w:rsid w:val="007B40D1"/>
    <w:rsid w:val="007B45F7"/>
    <w:rsid w:val="007B4670"/>
    <w:rsid w:val="007B4C0F"/>
    <w:rsid w:val="007B4E77"/>
    <w:rsid w:val="007B5127"/>
    <w:rsid w:val="007B53C0"/>
    <w:rsid w:val="007B53CD"/>
    <w:rsid w:val="007B551F"/>
    <w:rsid w:val="007B63F4"/>
    <w:rsid w:val="007B6D9E"/>
    <w:rsid w:val="007B7465"/>
    <w:rsid w:val="007B7671"/>
    <w:rsid w:val="007B7C33"/>
    <w:rsid w:val="007B7E6A"/>
    <w:rsid w:val="007B7FC2"/>
    <w:rsid w:val="007C048A"/>
    <w:rsid w:val="007C06F0"/>
    <w:rsid w:val="007C0A38"/>
    <w:rsid w:val="007C0C26"/>
    <w:rsid w:val="007C12A0"/>
    <w:rsid w:val="007C12C7"/>
    <w:rsid w:val="007C13F3"/>
    <w:rsid w:val="007C2278"/>
    <w:rsid w:val="007C235E"/>
    <w:rsid w:val="007C35E6"/>
    <w:rsid w:val="007C372F"/>
    <w:rsid w:val="007C393E"/>
    <w:rsid w:val="007C3B2C"/>
    <w:rsid w:val="007C3B8C"/>
    <w:rsid w:val="007C3CD9"/>
    <w:rsid w:val="007C3D16"/>
    <w:rsid w:val="007C3E18"/>
    <w:rsid w:val="007C4528"/>
    <w:rsid w:val="007C53F2"/>
    <w:rsid w:val="007C581E"/>
    <w:rsid w:val="007C5CD0"/>
    <w:rsid w:val="007C6523"/>
    <w:rsid w:val="007C660E"/>
    <w:rsid w:val="007C6717"/>
    <w:rsid w:val="007C6A11"/>
    <w:rsid w:val="007C6A3C"/>
    <w:rsid w:val="007C6C06"/>
    <w:rsid w:val="007C7728"/>
    <w:rsid w:val="007D03A4"/>
    <w:rsid w:val="007D0840"/>
    <w:rsid w:val="007D087B"/>
    <w:rsid w:val="007D1360"/>
    <w:rsid w:val="007D1B8A"/>
    <w:rsid w:val="007D1B97"/>
    <w:rsid w:val="007D1BB3"/>
    <w:rsid w:val="007D267A"/>
    <w:rsid w:val="007D34C0"/>
    <w:rsid w:val="007D44AF"/>
    <w:rsid w:val="007D47BF"/>
    <w:rsid w:val="007D4D45"/>
    <w:rsid w:val="007D5C6F"/>
    <w:rsid w:val="007D5E2F"/>
    <w:rsid w:val="007D5E48"/>
    <w:rsid w:val="007D678B"/>
    <w:rsid w:val="007D6F60"/>
    <w:rsid w:val="007D79B4"/>
    <w:rsid w:val="007D7E95"/>
    <w:rsid w:val="007DB058"/>
    <w:rsid w:val="007E0BA3"/>
    <w:rsid w:val="007E0BEC"/>
    <w:rsid w:val="007E1AA7"/>
    <w:rsid w:val="007E1EBF"/>
    <w:rsid w:val="007E21E0"/>
    <w:rsid w:val="007E25FC"/>
    <w:rsid w:val="007E267B"/>
    <w:rsid w:val="007E28B7"/>
    <w:rsid w:val="007E2907"/>
    <w:rsid w:val="007E2BD4"/>
    <w:rsid w:val="007E2D11"/>
    <w:rsid w:val="007E2DAB"/>
    <w:rsid w:val="007E3169"/>
    <w:rsid w:val="007E38BB"/>
    <w:rsid w:val="007E3938"/>
    <w:rsid w:val="007E46B8"/>
    <w:rsid w:val="007E4780"/>
    <w:rsid w:val="007E6269"/>
    <w:rsid w:val="007E7884"/>
    <w:rsid w:val="007F018D"/>
    <w:rsid w:val="007F0225"/>
    <w:rsid w:val="007F08D5"/>
    <w:rsid w:val="007F1965"/>
    <w:rsid w:val="007F1AB2"/>
    <w:rsid w:val="007F2753"/>
    <w:rsid w:val="007F290A"/>
    <w:rsid w:val="007F293C"/>
    <w:rsid w:val="007F2949"/>
    <w:rsid w:val="007F3947"/>
    <w:rsid w:val="007F40C3"/>
    <w:rsid w:val="007F4158"/>
    <w:rsid w:val="007F4724"/>
    <w:rsid w:val="007F4BD3"/>
    <w:rsid w:val="007F4FF0"/>
    <w:rsid w:val="007F554C"/>
    <w:rsid w:val="007F57E0"/>
    <w:rsid w:val="007F5F61"/>
    <w:rsid w:val="007F5F89"/>
    <w:rsid w:val="007F61D1"/>
    <w:rsid w:val="007F6303"/>
    <w:rsid w:val="007F69CB"/>
    <w:rsid w:val="007F6E76"/>
    <w:rsid w:val="007F6E86"/>
    <w:rsid w:val="007F6EF7"/>
    <w:rsid w:val="007F706A"/>
    <w:rsid w:val="007F7B06"/>
    <w:rsid w:val="007F7D66"/>
    <w:rsid w:val="007F7F1A"/>
    <w:rsid w:val="00800979"/>
    <w:rsid w:val="00800A77"/>
    <w:rsid w:val="00800AE0"/>
    <w:rsid w:val="00800C6C"/>
    <w:rsid w:val="00801291"/>
    <w:rsid w:val="0080141A"/>
    <w:rsid w:val="00801489"/>
    <w:rsid w:val="00801B98"/>
    <w:rsid w:val="008026F6"/>
    <w:rsid w:val="00802942"/>
    <w:rsid w:val="00802BD9"/>
    <w:rsid w:val="00802CA4"/>
    <w:rsid w:val="00802F01"/>
    <w:rsid w:val="008030C9"/>
    <w:rsid w:val="008054EA"/>
    <w:rsid w:val="008055DB"/>
    <w:rsid w:val="008057D6"/>
    <w:rsid w:val="00805CC9"/>
    <w:rsid w:val="00805F5F"/>
    <w:rsid w:val="008063E6"/>
    <w:rsid w:val="0080649D"/>
    <w:rsid w:val="008069CE"/>
    <w:rsid w:val="00806C1D"/>
    <w:rsid w:val="00807007"/>
    <w:rsid w:val="00807AB9"/>
    <w:rsid w:val="00807EB7"/>
    <w:rsid w:val="0080E8F0"/>
    <w:rsid w:val="00810C34"/>
    <w:rsid w:val="00810FF8"/>
    <w:rsid w:val="00811584"/>
    <w:rsid w:val="00811E2A"/>
    <w:rsid w:val="00813250"/>
    <w:rsid w:val="00813C75"/>
    <w:rsid w:val="00813DEE"/>
    <w:rsid w:val="008149AD"/>
    <w:rsid w:val="008149E1"/>
    <w:rsid w:val="00814C23"/>
    <w:rsid w:val="00814CAC"/>
    <w:rsid w:val="00815CB8"/>
    <w:rsid w:val="008162AD"/>
    <w:rsid w:val="008163F8"/>
    <w:rsid w:val="0081652E"/>
    <w:rsid w:val="00816DD1"/>
    <w:rsid w:val="00816F71"/>
    <w:rsid w:val="00816FF6"/>
    <w:rsid w:val="0081745B"/>
    <w:rsid w:val="008174B9"/>
    <w:rsid w:val="0081758D"/>
    <w:rsid w:val="00817C0E"/>
    <w:rsid w:val="00817E58"/>
    <w:rsid w:val="008201CB"/>
    <w:rsid w:val="0082042C"/>
    <w:rsid w:val="00820860"/>
    <w:rsid w:val="00820983"/>
    <w:rsid w:val="00820C66"/>
    <w:rsid w:val="0082169E"/>
    <w:rsid w:val="00821979"/>
    <w:rsid w:val="00821A83"/>
    <w:rsid w:val="00821E5E"/>
    <w:rsid w:val="00821E87"/>
    <w:rsid w:val="00821F1D"/>
    <w:rsid w:val="008222A8"/>
    <w:rsid w:val="008223C0"/>
    <w:rsid w:val="0082326C"/>
    <w:rsid w:val="00823316"/>
    <w:rsid w:val="008236BA"/>
    <w:rsid w:val="00823C38"/>
    <w:rsid w:val="00823F53"/>
    <w:rsid w:val="00823F88"/>
    <w:rsid w:val="008242AE"/>
    <w:rsid w:val="00824D14"/>
    <w:rsid w:val="00824EDC"/>
    <w:rsid w:val="0082516C"/>
    <w:rsid w:val="0082571D"/>
    <w:rsid w:val="0082577E"/>
    <w:rsid w:val="008266CE"/>
    <w:rsid w:val="00826A36"/>
    <w:rsid w:val="00826D57"/>
    <w:rsid w:val="008273BD"/>
    <w:rsid w:val="008276C7"/>
    <w:rsid w:val="00827B29"/>
    <w:rsid w:val="00830AF0"/>
    <w:rsid w:val="00830D82"/>
    <w:rsid w:val="008310C4"/>
    <w:rsid w:val="00831127"/>
    <w:rsid w:val="008315D5"/>
    <w:rsid w:val="00832261"/>
    <w:rsid w:val="00832C4B"/>
    <w:rsid w:val="00834286"/>
    <w:rsid w:val="00834467"/>
    <w:rsid w:val="008348F1"/>
    <w:rsid w:val="008354A4"/>
    <w:rsid w:val="00835868"/>
    <w:rsid w:val="00836424"/>
    <w:rsid w:val="00836D77"/>
    <w:rsid w:val="008373B8"/>
    <w:rsid w:val="008378EC"/>
    <w:rsid w:val="00837DBC"/>
    <w:rsid w:val="00840548"/>
    <w:rsid w:val="008408C9"/>
    <w:rsid w:val="00841384"/>
    <w:rsid w:val="008415BE"/>
    <w:rsid w:val="008415F2"/>
    <w:rsid w:val="00841706"/>
    <w:rsid w:val="008422A8"/>
    <w:rsid w:val="00842650"/>
    <w:rsid w:val="00842B31"/>
    <w:rsid w:val="00842BF2"/>
    <w:rsid w:val="00842E24"/>
    <w:rsid w:val="00842ED6"/>
    <w:rsid w:val="0084347E"/>
    <w:rsid w:val="00843D7A"/>
    <w:rsid w:val="008444D8"/>
    <w:rsid w:val="008447EE"/>
    <w:rsid w:val="00844916"/>
    <w:rsid w:val="00844A71"/>
    <w:rsid w:val="00844C6B"/>
    <w:rsid w:val="00844CA9"/>
    <w:rsid w:val="00844DA5"/>
    <w:rsid w:val="00845067"/>
    <w:rsid w:val="00845073"/>
    <w:rsid w:val="0084588D"/>
    <w:rsid w:val="00846CC8"/>
    <w:rsid w:val="00846DF3"/>
    <w:rsid w:val="00846F08"/>
    <w:rsid w:val="008471E6"/>
    <w:rsid w:val="00847386"/>
    <w:rsid w:val="008479B5"/>
    <w:rsid w:val="00847A6D"/>
    <w:rsid w:val="0084B21C"/>
    <w:rsid w:val="008503D5"/>
    <w:rsid w:val="008508BA"/>
    <w:rsid w:val="00850DBD"/>
    <w:rsid w:val="0085101D"/>
    <w:rsid w:val="0085164C"/>
    <w:rsid w:val="008517BC"/>
    <w:rsid w:val="00851B4A"/>
    <w:rsid w:val="00851EC9"/>
    <w:rsid w:val="0085298F"/>
    <w:rsid w:val="00852995"/>
    <w:rsid w:val="00853668"/>
    <w:rsid w:val="00853916"/>
    <w:rsid w:val="00854501"/>
    <w:rsid w:val="008546C4"/>
    <w:rsid w:val="00854DF8"/>
    <w:rsid w:val="0085508A"/>
    <w:rsid w:val="00855EDE"/>
    <w:rsid w:val="00856C14"/>
    <w:rsid w:val="008574E8"/>
    <w:rsid w:val="00859DBE"/>
    <w:rsid w:val="00860154"/>
    <w:rsid w:val="0086080F"/>
    <w:rsid w:val="008608A5"/>
    <w:rsid w:val="00860DEB"/>
    <w:rsid w:val="00861684"/>
    <w:rsid w:val="008621F6"/>
    <w:rsid w:val="0086255B"/>
    <w:rsid w:val="00863BB8"/>
    <w:rsid w:val="00863DC6"/>
    <w:rsid w:val="00864176"/>
    <w:rsid w:val="00864210"/>
    <w:rsid w:val="00864215"/>
    <w:rsid w:val="00864A53"/>
    <w:rsid w:val="00864C4F"/>
    <w:rsid w:val="008652B5"/>
    <w:rsid w:val="0086557B"/>
    <w:rsid w:val="008655DD"/>
    <w:rsid w:val="008656B0"/>
    <w:rsid w:val="00865C11"/>
    <w:rsid w:val="008665E1"/>
    <w:rsid w:val="008666CA"/>
    <w:rsid w:val="00866C89"/>
    <w:rsid w:val="00866CA3"/>
    <w:rsid w:val="00867385"/>
    <w:rsid w:val="00867D0C"/>
    <w:rsid w:val="00867DB1"/>
    <w:rsid w:val="008703C2"/>
    <w:rsid w:val="008707DA"/>
    <w:rsid w:val="00870913"/>
    <w:rsid w:val="00870A28"/>
    <w:rsid w:val="00871040"/>
    <w:rsid w:val="00871994"/>
    <w:rsid w:val="00872940"/>
    <w:rsid w:val="00872F7C"/>
    <w:rsid w:val="008735E2"/>
    <w:rsid w:val="00873D98"/>
    <w:rsid w:val="00873E41"/>
    <w:rsid w:val="00873FCA"/>
    <w:rsid w:val="00874045"/>
    <w:rsid w:val="00874971"/>
    <w:rsid w:val="008749E0"/>
    <w:rsid w:val="00874B5A"/>
    <w:rsid w:val="0087502D"/>
    <w:rsid w:val="0087587F"/>
    <w:rsid w:val="00875988"/>
    <w:rsid w:val="008777CF"/>
    <w:rsid w:val="0087794C"/>
    <w:rsid w:val="00877A87"/>
    <w:rsid w:val="00877BA2"/>
    <w:rsid w:val="00877E6C"/>
    <w:rsid w:val="00877F70"/>
    <w:rsid w:val="00880C1D"/>
    <w:rsid w:val="008810FA"/>
    <w:rsid w:val="0088226E"/>
    <w:rsid w:val="008829C0"/>
    <w:rsid w:val="00882DC3"/>
    <w:rsid w:val="00882E2B"/>
    <w:rsid w:val="008832C7"/>
    <w:rsid w:val="0088456E"/>
    <w:rsid w:val="008848CF"/>
    <w:rsid w:val="008849CD"/>
    <w:rsid w:val="008856FA"/>
    <w:rsid w:val="00885C65"/>
    <w:rsid w:val="00885ED3"/>
    <w:rsid w:val="00886ADC"/>
    <w:rsid w:val="00886DC7"/>
    <w:rsid w:val="00886FEE"/>
    <w:rsid w:val="0088712C"/>
    <w:rsid w:val="00890622"/>
    <w:rsid w:val="00890CDE"/>
    <w:rsid w:val="008913C0"/>
    <w:rsid w:val="00891673"/>
    <w:rsid w:val="00891ABE"/>
    <w:rsid w:val="00892C35"/>
    <w:rsid w:val="0089323F"/>
    <w:rsid w:val="00893E3F"/>
    <w:rsid w:val="00895379"/>
    <w:rsid w:val="008961A1"/>
    <w:rsid w:val="00896223"/>
    <w:rsid w:val="00896734"/>
    <w:rsid w:val="00896961"/>
    <w:rsid w:val="00896CBC"/>
    <w:rsid w:val="00896D70"/>
    <w:rsid w:val="00896D9B"/>
    <w:rsid w:val="00897019"/>
    <w:rsid w:val="00897A03"/>
    <w:rsid w:val="008A00BA"/>
    <w:rsid w:val="008A0578"/>
    <w:rsid w:val="008A08B8"/>
    <w:rsid w:val="008A0AF6"/>
    <w:rsid w:val="008A0CAD"/>
    <w:rsid w:val="008A0F5A"/>
    <w:rsid w:val="008A1281"/>
    <w:rsid w:val="008A1445"/>
    <w:rsid w:val="008A16DA"/>
    <w:rsid w:val="008A21E5"/>
    <w:rsid w:val="008A2925"/>
    <w:rsid w:val="008A312B"/>
    <w:rsid w:val="008A36C5"/>
    <w:rsid w:val="008A399A"/>
    <w:rsid w:val="008A4009"/>
    <w:rsid w:val="008A463C"/>
    <w:rsid w:val="008A47D4"/>
    <w:rsid w:val="008A4E76"/>
    <w:rsid w:val="008A516E"/>
    <w:rsid w:val="008A5B62"/>
    <w:rsid w:val="008A5ECC"/>
    <w:rsid w:val="008A6172"/>
    <w:rsid w:val="008A61B5"/>
    <w:rsid w:val="008A67AE"/>
    <w:rsid w:val="008A68AE"/>
    <w:rsid w:val="008A70B5"/>
    <w:rsid w:val="008A745A"/>
    <w:rsid w:val="008A7B23"/>
    <w:rsid w:val="008B08D2"/>
    <w:rsid w:val="008B0F7F"/>
    <w:rsid w:val="008B11D3"/>
    <w:rsid w:val="008B1985"/>
    <w:rsid w:val="008B1B9A"/>
    <w:rsid w:val="008B2304"/>
    <w:rsid w:val="008B2F68"/>
    <w:rsid w:val="008B3107"/>
    <w:rsid w:val="008B37B9"/>
    <w:rsid w:val="008B385C"/>
    <w:rsid w:val="008B3AC8"/>
    <w:rsid w:val="008B3C38"/>
    <w:rsid w:val="008B41E5"/>
    <w:rsid w:val="008B429E"/>
    <w:rsid w:val="008B44AB"/>
    <w:rsid w:val="008B45EF"/>
    <w:rsid w:val="008B4EB4"/>
    <w:rsid w:val="008B509B"/>
    <w:rsid w:val="008B50FA"/>
    <w:rsid w:val="008B5202"/>
    <w:rsid w:val="008B5926"/>
    <w:rsid w:val="008B5A02"/>
    <w:rsid w:val="008B5C79"/>
    <w:rsid w:val="008B651B"/>
    <w:rsid w:val="008B682B"/>
    <w:rsid w:val="008B6BCF"/>
    <w:rsid w:val="008B725B"/>
    <w:rsid w:val="008B7A62"/>
    <w:rsid w:val="008C02EC"/>
    <w:rsid w:val="008C0D44"/>
    <w:rsid w:val="008C1ECB"/>
    <w:rsid w:val="008C1F70"/>
    <w:rsid w:val="008C20FF"/>
    <w:rsid w:val="008C2F22"/>
    <w:rsid w:val="008C30AD"/>
    <w:rsid w:val="008C336F"/>
    <w:rsid w:val="008C3C5B"/>
    <w:rsid w:val="008C3CA1"/>
    <w:rsid w:val="008C3E50"/>
    <w:rsid w:val="008C4A60"/>
    <w:rsid w:val="008C4AD7"/>
    <w:rsid w:val="008C4ADE"/>
    <w:rsid w:val="008C4DB2"/>
    <w:rsid w:val="008C5148"/>
    <w:rsid w:val="008C527F"/>
    <w:rsid w:val="008C566D"/>
    <w:rsid w:val="008C574F"/>
    <w:rsid w:val="008C61A4"/>
    <w:rsid w:val="008C6867"/>
    <w:rsid w:val="008C7397"/>
    <w:rsid w:val="008C7F06"/>
    <w:rsid w:val="008D0F07"/>
    <w:rsid w:val="008D146B"/>
    <w:rsid w:val="008D1E11"/>
    <w:rsid w:val="008D2222"/>
    <w:rsid w:val="008D2399"/>
    <w:rsid w:val="008D2BA5"/>
    <w:rsid w:val="008D2CE6"/>
    <w:rsid w:val="008D3044"/>
    <w:rsid w:val="008D32BC"/>
    <w:rsid w:val="008D33C9"/>
    <w:rsid w:val="008D37FC"/>
    <w:rsid w:val="008D3BA7"/>
    <w:rsid w:val="008D4BB5"/>
    <w:rsid w:val="008D59C0"/>
    <w:rsid w:val="008D5B68"/>
    <w:rsid w:val="008D5D2B"/>
    <w:rsid w:val="008D60FC"/>
    <w:rsid w:val="008D64F1"/>
    <w:rsid w:val="008D6703"/>
    <w:rsid w:val="008D6C2B"/>
    <w:rsid w:val="008D71A2"/>
    <w:rsid w:val="008E01BF"/>
    <w:rsid w:val="008E04F9"/>
    <w:rsid w:val="008E0EA9"/>
    <w:rsid w:val="008E0F36"/>
    <w:rsid w:val="008E2ACE"/>
    <w:rsid w:val="008E2D50"/>
    <w:rsid w:val="008E3990"/>
    <w:rsid w:val="008E4603"/>
    <w:rsid w:val="008E46D7"/>
    <w:rsid w:val="008E497F"/>
    <w:rsid w:val="008E4DCD"/>
    <w:rsid w:val="008E4FA1"/>
    <w:rsid w:val="008E54B1"/>
    <w:rsid w:val="008E5840"/>
    <w:rsid w:val="008E5BE2"/>
    <w:rsid w:val="008E62C3"/>
    <w:rsid w:val="008E6893"/>
    <w:rsid w:val="008E7290"/>
    <w:rsid w:val="008F0596"/>
    <w:rsid w:val="008F0751"/>
    <w:rsid w:val="008F1119"/>
    <w:rsid w:val="008F145B"/>
    <w:rsid w:val="008F1A2E"/>
    <w:rsid w:val="008F1F18"/>
    <w:rsid w:val="008F216B"/>
    <w:rsid w:val="008F22A8"/>
    <w:rsid w:val="008F25A6"/>
    <w:rsid w:val="008F2984"/>
    <w:rsid w:val="008F2AB4"/>
    <w:rsid w:val="008F2B3B"/>
    <w:rsid w:val="008F2E9C"/>
    <w:rsid w:val="008F39AB"/>
    <w:rsid w:val="008F4282"/>
    <w:rsid w:val="008F4AE2"/>
    <w:rsid w:val="008F55D4"/>
    <w:rsid w:val="008F5654"/>
    <w:rsid w:val="008F58D4"/>
    <w:rsid w:val="008F598F"/>
    <w:rsid w:val="008F6146"/>
    <w:rsid w:val="008F625B"/>
    <w:rsid w:val="008F6DAB"/>
    <w:rsid w:val="008F7655"/>
    <w:rsid w:val="008F79BB"/>
    <w:rsid w:val="00901670"/>
    <w:rsid w:val="00901ED2"/>
    <w:rsid w:val="00902149"/>
    <w:rsid w:val="0090287C"/>
    <w:rsid w:val="00902A5C"/>
    <w:rsid w:val="00902A70"/>
    <w:rsid w:val="00902BF6"/>
    <w:rsid w:val="00902CA2"/>
    <w:rsid w:val="00903233"/>
    <w:rsid w:val="0090333F"/>
    <w:rsid w:val="00903D38"/>
    <w:rsid w:val="00904229"/>
    <w:rsid w:val="009047E8"/>
    <w:rsid w:val="00904908"/>
    <w:rsid w:val="00904B42"/>
    <w:rsid w:val="0090641C"/>
    <w:rsid w:val="0090677D"/>
    <w:rsid w:val="009068F3"/>
    <w:rsid w:val="00906ABA"/>
    <w:rsid w:val="00906CD3"/>
    <w:rsid w:val="00906CE1"/>
    <w:rsid w:val="00907BFC"/>
    <w:rsid w:val="00907CC9"/>
    <w:rsid w:val="0091032B"/>
    <w:rsid w:val="009103C6"/>
    <w:rsid w:val="00910D0E"/>
    <w:rsid w:val="009116FA"/>
    <w:rsid w:val="00911F2D"/>
    <w:rsid w:val="009124B5"/>
    <w:rsid w:val="009124EC"/>
    <w:rsid w:val="00912D1E"/>
    <w:rsid w:val="00912FBC"/>
    <w:rsid w:val="00913044"/>
    <w:rsid w:val="00913B91"/>
    <w:rsid w:val="00913D72"/>
    <w:rsid w:val="00914CB1"/>
    <w:rsid w:val="0091519B"/>
    <w:rsid w:val="00916019"/>
    <w:rsid w:val="009161A6"/>
    <w:rsid w:val="00916468"/>
    <w:rsid w:val="00916620"/>
    <w:rsid w:val="0091663C"/>
    <w:rsid w:val="00917D73"/>
    <w:rsid w:val="00917FD0"/>
    <w:rsid w:val="00917FD9"/>
    <w:rsid w:val="0091AA4B"/>
    <w:rsid w:val="009202FD"/>
    <w:rsid w:val="009203A8"/>
    <w:rsid w:val="009208D4"/>
    <w:rsid w:val="009209C0"/>
    <w:rsid w:val="00920B4A"/>
    <w:rsid w:val="00920C66"/>
    <w:rsid w:val="00920D5B"/>
    <w:rsid w:val="00920F66"/>
    <w:rsid w:val="00921149"/>
    <w:rsid w:val="00921C1F"/>
    <w:rsid w:val="00921D1B"/>
    <w:rsid w:val="009223E2"/>
    <w:rsid w:val="00922F1D"/>
    <w:rsid w:val="009269B3"/>
    <w:rsid w:val="00926AAD"/>
    <w:rsid w:val="00926EB3"/>
    <w:rsid w:val="00927140"/>
    <w:rsid w:val="00927361"/>
    <w:rsid w:val="00927714"/>
    <w:rsid w:val="00927CC2"/>
    <w:rsid w:val="00927DD6"/>
    <w:rsid w:val="009306E3"/>
    <w:rsid w:val="00930797"/>
    <w:rsid w:val="0093079A"/>
    <w:rsid w:val="009326BC"/>
    <w:rsid w:val="00933794"/>
    <w:rsid w:val="00933854"/>
    <w:rsid w:val="0093392D"/>
    <w:rsid w:val="00933B74"/>
    <w:rsid w:val="00933CD7"/>
    <w:rsid w:val="00933D19"/>
    <w:rsid w:val="00933ED4"/>
    <w:rsid w:val="00934C34"/>
    <w:rsid w:val="00935184"/>
    <w:rsid w:val="00935C6D"/>
    <w:rsid w:val="00935FCC"/>
    <w:rsid w:val="009362C5"/>
    <w:rsid w:val="0093633B"/>
    <w:rsid w:val="009363A9"/>
    <w:rsid w:val="009366EC"/>
    <w:rsid w:val="009368D1"/>
    <w:rsid w:val="0093738D"/>
    <w:rsid w:val="00937E9B"/>
    <w:rsid w:val="0094021A"/>
    <w:rsid w:val="0094024C"/>
    <w:rsid w:val="00940452"/>
    <w:rsid w:val="009406A9"/>
    <w:rsid w:val="00940B23"/>
    <w:rsid w:val="00941537"/>
    <w:rsid w:val="00941DC1"/>
    <w:rsid w:val="00942153"/>
    <w:rsid w:val="0094277D"/>
    <w:rsid w:val="00942C8E"/>
    <w:rsid w:val="00942D80"/>
    <w:rsid w:val="00943222"/>
    <w:rsid w:val="00943413"/>
    <w:rsid w:val="0094377D"/>
    <w:rsid w:val="00943BB3"/>
    <w:rsid w:val="009445E2"/>
    <w:rsid w:val="00944814"/>
    <w:rsid w:val="00944D34"/>
    <w:rsid w:val="00944EC8"/>
    <w:rsid w:val="0094510D"/>
    <w:rsid w:val="0094623E"/>
    <w:rsid w:val="009464D3"/>
    <w:rsid w:val="009464E1"/>
    <w:rsid w:val="0094693D"/>
    <w:rsid w:val="009473FD"/>
    <w:rsid w:val="0095024E"/>
    <w:rsid w:val="00950794"/>
    <w:rsid w:val="00950B96"/>
    <w:rsid w:val="00951193"/>
    <w:rsid w:val="0095200E"/>
    <w:rsid w:val="00952241"/>
    <w:rsid w:val="0095232F"/>
    <w:rsid w:val="00952828"/>
    <w:rsid w:val="00952F7D"/>
    <w:rsid w:val="009530A3"/>
    <w:rsid w:val="00953C67"/>
    <w:rsid w:val="00954636"/>
    <w:rsid w:val="00954700"/>
    <w:rsid w:val="0095484C"/>
    <w:rsid w:val="0095484F"/>
    <w:rsid w:val="00954A4E"/>
    <w:rsid w:val="009551E4"/>
    <w:rsid w:val="009554EE"/>
    <w:rsid w:val="0095600B"/>
    <w:rsid w:val="0095613F"/>
    <w:rsid w:val="009561BC"/>
    <w:rsid w:val="00956712"/>
    <w:rsid w:val="00956B1E"/>
    <w:rsid w:val="00956C55"/>
    <w:rsid w:val="009573A9"/>
    <w:rsid w:val="00957473"/>
    <w:rsid w:val="00957A08"/>
    <w:rsid w:val="00957F68"/>
    <w:rsid w:val="00960039"/>
    <w:rsid w:val="0096074A"/>
    <w:rsid w:val="00960875"/>
    <w:rsid w:val="00960EF0"/>
    <w:rsid w:val="00960F1A"/>
    <w:rsid w:val="009612BC"/>
    <w:rsid w:val="009620CC"/>
    <w:rsid w:val="0096242F"/>
    <w:rsid w:val="00962723"/>
    <w:rsid w:val="00962850"/>
    <w:rsid w:val="009628B5"/>
    <w:rsid w:val="009631D9"/>
    <w:rsid w:val="009635B4"/>
    <w:rsid w:val="009638F7"/>
    <w:rsid w:val="009640C4"/>
    <w:rsid w:val="009643BE"/>
    <w:rsid w:val="00965987"/>
    <w:rsid w:val="00965BE9"/>
    <w:rsid w:val="0096644E"/>
    <w:rsid w:val="00966D78"/>
    <w:rsid w:val="009677ED"/>
    <w:rsid w:val="009678A1"/>
    <w:rsid w:val="00967CAA"/>
    <w:rsid w:val="00967F98"/>
    <w:rsid w:val="00970E11"/>
    <w:rsid w:val="00970FCB"/>
    <w:rsid w:val="00971C2B"/>
    <w:rsid w:val="00972C67"/>
    <w:rsid w:val="00972D33"/>
    <w:rsid w:val="00972DE8"/>
    <w:rsid w:val="00973342"/>
    <w:rsid w:val="00973503"/>
    <w:rsid w:val="00973A6C"/>
    <w:rsid w:val="00973BB2"/>
    <w:rsid w:val="00973CB8"/>
    <w:rsid w:val="009746FB"/>
    <w:rsid w:val="00974CC8"/>
    <w:rsid w:val="00975A9F"/>
    <w:rsid w:val="00975B02"/>
    <w:rsid w:val="00975C12"/>
    <w:rsid w:val="0097608C"/>
    <w:rsid w:val="009769F7"/>
    <w:rsid w:val="00976A6E"/>
    <w:rsid w:val="00977050"/>
    <w:rsid w:val="00977242"/>
    <w:rsid w:val="009774BF"/>
    <w:rsid w:val="00977609"/>
    <w:rsid w:val="00980420"/>
    <w:rsid w:val="00980D7B"/>
    <w:rsid w:val="00980E7E"/>
    <w:rsid w:val="0098104C"/>
    <w:rsid w:val="00981FBA"/>
    <w:rsid w:val="00982063"/>
    <w:rsid w:val="009826A9"/>
    <w:rsid w:val="00982D5C"/>
    <w:rsid w:val="00982EB9"/>
    <w:rsid w:val="00983202"/>
    <w:rsid w:val="00983F0D"/>
    <w:rsid w:val="00983FE9"/>
    <w:rsid w:val="0098456E"/>
    <w:rsid w:val="00985005"/>
    <w:rsid w:val="00985958"/>
    <w:rsid w:val="00985DC5"/>
    <w:rsid w:val="00986181"/>
    <w:rsid w:val="009863FC"/>
    <w:rsid w:val="00986429"/>
    <w:rsid w:val="0098685B"/>
    <w:rsid w:val="00986E29"/>
    <w:rsid w:val="009876CF"/>
    <w:rsid w:val="009879FD"/>
    <w:rsid w:val="00987B4D"/>
    <w:rsid w:val="00987C3E"/>
    <w:rsid w:val="009907D3"/>
    <w:rsid w:val="00990E17"/>
    <w:rsid w:val="00991650"/>
    <w:rsid w:val="009927DD"/>
    <w:rsid w:val="00992A47"/>
    <w:rsid w:val="009935F8"/>
    <w:rsid w:val="0099444D"/>
    <w:rsid w:val="00994466"/>
    <w:rsid w:val="0099579C"/>
    <w:rsid w:val="00995DAF"/>
    <w:rsid w:val="0099636A"/>
    <w:rsid w:val="0099708F"/>
    <w:rsid w:val="00997301"/>
    <w:rsid w:val="00997630"/>
    <w:rsid w:val="00997797"/>
    <w:rsid w:val="00997B47"/>
    <w:rsid w:val="009A00AA"/>
    <w:rsid w:val="009A0132"/>
    <w:rsid w:val="009A0DD8"/>
    <w:rsid w:val="009A1B3B"/>
    <w:rsid w:val="009A1C44"/>
    <w:rsid w:val="009A210F"/>
    <w:rsid w:val="009A211D"/>
    <w:rsid w:val="009A216C"/>
    <w:rsid w:val="009A27B7"/>
    <w:rsid w:val="009A2BDB"/>
    <w:rsid w:val="009A2C94"/>
    <w:rsid w:val="009A307C"/>
    <w:rsid w:val="009A30E7"/>
    <w:rsid w:val="009A3123"/>
    <w:rsid w:val="009A32C5"/>
    <w:rsid w:val="009A351D"/>
    <w:rsid w:val="009A363E"/>
    <w:rsid w:val="009A3A06"/>
    <w:rsid w:val="009A3B36"/>
    <w:rsid w:val="009A3F54"/>
    <w:rsid w:val="009A4460"/>
    <w:rsid w:val="009A475B"/>
    <w:rsid w:val="009A4819"/>
    <w:rsid w:val="009A4E69"/>
    <w:rsid w:val="009A5957"/>
    <w:rsid w:val="009A5BBF"/>
    <w:rsid w:val="009A6303"/>
    <w:rsid w:val="009A632D"/>
    <w:rsid w:val="009A69C5"/>
    <w:rsid w:val="009A70F4"/>
    <w:rsid w:val="009B003D"/>
    <w:rsid w:val="009B01D3"/>
    <w:rsid w:val="009B0686"/>
    <w:rsid w:val="009B075C"/>
    <w:rsid w:val="009B09CE"/>
    <w:rsid w:val="009B1173"/>
    <w:rsid w:val="009B19E0"/>
    <w:rsid w:val="009B20E2"/>
    <w:rsid w:val="009B211B"/>
    <w:rsid w:val="009B22B9"/>
    <w:rsid w:val="009B3158"/>
    <w:rsid w:val="009B36DC"/>
    <w:rsid w:val="009B3989"/>
    <w:rsid w:val="009B3A63"/>
    <w:rsid w:val="009B3F14"/>
    <w:rsid w:val="009B41B1"/>
    <w:rsid w:val="009B4220"/>
    <w:rsid w:val="009B451C"/>
    <w:rsid w:val="009B4866"/>
    <w:rsid w:val="009B4AE1"/>
    <w:rsid w:val="009B4E79"/>
    <w:rsid w:val="009B52E6"/>
    <w:rsid w:val="009B5725"/>
    <w:rsid w:val="009B57CD"/>
    <w:rsid w:val="009B5950"/>
    <w:rsid w:val="009B6AFD"/>
    <w:rsid w:val="009B7459"/>
    <w:rsid w:val="009B7720"/>
    <w:rsid w:val="009B7872"/>
    <w:rsid w:val="009B7CA9"/>
    <w:rsid w:val="009C0F22"/>
    <w:rsid w:val="009C1858"/>
    <w:rsid w:val="009C1876"/>
    <w:rsid w:val="009C1B43"/>
    <w:rsid w:val="009C1C4E"/>
    <w:rsid w:val="009C2A5E"/>
    <w:rsid w:val="009C30E9"/>
    <w:rsid w:val="009C326C"/>
    <w:rsid w:val="009C341D"/>
    <w:rsid w:val="009C396D"/>
    <w:rsid w:val="009C39BB"/>
    <w:rsid w:val="009C3A17"/>
    <w:rsid w:val="009C5903"/>
    <w:rsid w:val="009C5D3C"/>
    <w:rsid w:val="009C5D8E"/>
    <w:rsid w:val="009C6603"/>
    <w:rsid w:val="009C6778"/>
    <w:rsid w:val="009C71C1"/>
    <w:rsid w:val="009C7940"/>
    <w:rsid w:val="009C7C18"/>
    <w:rsid w:val="009D0034"/>
    <w:rsid w:val="009D0ABA"/>
    <w:rsid w:val="009D1180"/>
    <w:rsid w:val="009D17EE"/>
    <w:rsid w:val="009D1E78"/>
    <w:rsid w:val="009D209E"/>
    <w:rsid w:val="009D25B4"/>
    <w:rsid w:val="009D3175"/>
    <w:rsid w:val="009D3371"/>
    <w:rsid w:val="009D3605"/>
    <w:rsid w:val="009D4256"/>
    <w:rsid w:val="009D429C"/>
    <w:rsid w:val="009D43B1"/>
    <w:rsid w:val="009D4B28"/>
    <w:rsid w:val="009D4E05"/>
    <w:rsid w:val="009D4FEE"/>
    <w:rsid w:val="009D5AEB"/>
    <w:rsid w:val="009D5BB0"/>
    <w:rsid w:val="009D62FF"/>
    <w:rsid w:val="009D6494"/>
    <w:rsid w:val="009D69AD"/>
    <w:rsid w:val="009D7129"/>
    <w:rsid w:val="009D7320"/>
    <w:rsid w:val="009D754B"/>
    <w:rsid w:val="009E09AF"/>
    <w:rsid w:val="009E1662"/>
    <w:rsid w:val="009E27F7"/>
    <w:rsid w:val="009E2CF5"/>
    <w:rsid w:val="009E3067"/>
    <w:rsid w:val="009E3D1F"/>
    <w:rsid w:val="009E3E43"/>
    <w:rsid w:val="009E3FB5"/>
    <w:rsid w:val="009E40FB"/>
    <w:rsid w:val="009E4169"/>
    <w:rsid w:val="009E4957"/>
    <w:rsid w:val="009E4AC3"/>
    <w:rsid w:val="009E4BBD"/>
    <w:rsid w:val="009E6326"/>
    <w:rsid w:val="009E65DD"/>
    <w:rsid w:val="009E6B7B"/>
    <w:rsid w:val="009E6C34"/>
    <w:rsid w:val="009E6D97"/>
    <w:rsid w:val="009E719E"/>
    <w:rsid w:val="009E7681"/>
    <w:rsid w:val="009F07DC"/>
    <w:rsid w:val="009F0A9C"/>
    <w:rsid w:val="009F17C1"/>
    <w:rsid w:val="009F1BDA"/>
    <w:rsid w:val="009F1E31"/>
    <w:rsid w:val="009F2071"/>
    <w:rsid w:val="009F24FC"/>
    <w:rsid w:val="009F2B8D"/>
    <w:rsid w:val="009F2D7E"/>
    <w:rsid w:val="009F356C"/>
    <w:rsid w:val="009F3C84"/>
    <w:rsid w:val="009F3F4B"/>
    <w:rsid w:val="009F4B60"/>
    <w:rsid w:val="009F4DD5"/>
    <w:rsid w:val="009F4F08"/>
    <w:rsid w:val="009F52B2"/>
    <w:rsid w:val="009F54E4"/>
    <w:rsid w:val="009F56B8"/>
    <w:rsid w:val="009F5E71"/>
    <w:rsid w:val="009F6359"/>
    <w:rsid w:val="009F668E"/>
    <w:rsid w:val="009F76CC"/>
    <w:rsid w:val="009F7BDE"/>
    <w:rsid w:val="009F9212"/>
    <w:rsid w:val="00A002B3"/>
    <w:rsid w:val="00A0225E"/>
    <w:rsid w:val="00A02933"/>
    <w:rsid w:val="00A030E5"/>
    <w:rsid w:val="00A036F7"/>
    <w:rsid w:val="00A03780"/>
    <w:rsid w:val="00A039D2"/>
    <w:rsid w:val="00A03BA8"/>
    <w:rsid w:val="00A0465D"/>
    <w:rsid w:val="00A046AA"/>
    <w:rsid w:val="00A05189"/>
    <w:rsid w:val="00A051B5"/>
    <w:rsid w:val="00A053E9"/>
    <w:rsid w:val="00A05974"/>
    <w:rsid w:val="00A065C1"/>
    <w:rsid w:val="00A06BAB"/>
    <w:rsid w:val="00A07B04"/>
    <w:rsid w:val="00A07D6D"/>
    <w:rsid w:val="00A1004B"/>
    <w:rsid w:val="00A104F6"/>
    <w:rsid w:val="00A105BF"/>
    <w:rsid w:val="00A10A5D"/>
    <w:rsid w:val="00A10F0C"/>
    <w:rsid w:val="00A11E68"/>
    <w:rsid w:val="00A12476"/>
    <w:rsid w:val="00A12820"/>
    <w:rsid w:val="00A128D6"/>
    <w:rsid w:val="00A1297D"/>
    <w:rsid w:val="00A129CA"/>
    <w:rsid w:val="00A12B13"/>
    <w:rsid w:val="00A12BCF"/>
    <w:rsid w:val="00A12E41"/>
    <w:rsid w:val="00A13273"/>
    <w:rsid w:val="00A13F94"/>
    <w:rsid w:val="00A14BE3"/>
    <w:rsid w:val="00A160EF"/>
    <w:rsid w:val="00A161FF"/>
    <w:rsid w:val="00A16B55"/>
    <w:rsid w:val="00A16FA2"/>
    <w:rsid w:val="00A17092"/>
    <w:rsid w:val="00A17111"/>
    <w:rsid w:val="00A171D8"/>
    <w:rsid w:val="00A17F6C"/>
    <w:rsid w:val="00A214EE"/>
    <w:rsid w:val="00A2188C"/>
    <w:rsid w:val="00A21B79"/>
    <w:rsid w:val="00A21C97"/>
    <w:rsid w:val="00A228B9"/>
    <w:rsid w:val="00A22BA8"/>
    <w:rsid w:val="00A2311B"/>
    <w:rsid w:val="00A23867"/>
    <w:rsid w:val="00A2428A"/>
    <w:rsid w:val="00A24358"/>
    <w:rsid w:val="00A24E6D"/>
    <w:rsid w:val="00A25457"/>
    <w:rsid w:val="00A2556D"/>
    <w:rsid w:val="00A25924"/>
    <w:rsid w:val="00A2597D"/>
    <w:rsid w:val="00A25CC6"/>
    <w:rsid w:val="00A25D8A"/>
    <w:rsid w:val="00A25F58"/>
    <w:rsid w:val="00A26414"/>
    <w:rsid w:val="00A26AAA"/>
    <w:rsid w:val="00A271BD"/>
    <w:rsid w:val="00A274ED"/>
    <w:rsid w:val="00A30DB2"/>
    <w:rsid w:val="00A31C76"/>
    <w:rsid w:val="00A32291"/>
    <w:rsid w:val="00A3235F"/>
    <w:rsid w:val="00A3317F"/>
    <w:rsid w:val="00A33843"/>
    <w:rsid w:val="00A33D70"/>
    <w:rsid w:val="00A3445F"/>
    <w:rsid w:val="00A344AA"/>
    <w:rsid w:val="00A345DE"/>
    <w:rsid w:val="00A355D2"/>
    <w:rsid w:val="00A3569C"/>
    <w:rsid w:val="00A3578A"/>
    <w:rsid w:val="00A359AD"/>
    <w:rsid w:val="00A35D06"/>
    <w:rsid w:val="00A36008"/>
    <w:rsid w:val="00A36405"/>
    <w:rsid w:val="00A36569"/>
    <w:rsid w:val="00A367CA"/>
    <w:rsid w:val="00A37440"/>
    <w:rsid w:val="00A37460"/>
    <w:rsid w:val="00A37677"/>
    <w:rsid w:val="00A378C7"/>
    <w:rsid w:val="00A37B63"/>
    <w:rsid w:val="00A37CE5"/>
    <w:rsid w:val="00A40063"/>
    <w:rsid w:val="00A405CA"/>
    <w:rsid w:val="00A4089B"/>
    <w:rsid w:val="00A415B7"/>
    <w:rsid w:val="00A41EC0"/>
    <w:rsid w:val="00A42221"/>
    <w:rsid w:val="00A423EF"/>
    <w:rsid w:val="00A42B1A"/>
    <w:rsid w:val="00A441C2"/>
    <w:rsid w:val="00A44690"/>
    <w:rsid w:val="00A44D81"/>
    <w:rsid w:val="00A44E8F"/>
    <w:rsid w:val="00A45491"/>
    <w:rsid w:val="00A4563C"/>
    <w:rsid w:val="00A46250"/>
    <w:rsid w:val="00A468DB"/>
    <w:rsid w:val="00A46F0F"/>
    <w:rsid w:val="00A47BE7"/>
    <w:rsid w:val="00A47DD1"/>
    <w:rsid w:val="00A505A9"/>
    <w:rsid w:val="00A50790"/>
    <w:rsid w:val="00A5173A"/>
    <w:rsid w:val="00A51B49"/>
    <w:rsid w:val="00A51C12"/>
    <w:rsid w:val="00A51E31"/>
    <w:rsid w:val="00A521C6"/>
    <w:rsid w:val="00A523AC"/>
    <w:rsid w:val="00A525AD"/>
    <w:rsid w:val="00A5274A"/>
    <w:rsid w:val="00A52798"/>
    <w:rsid w:val="00A52C08"/>
    <w:rsid w:val="00A5337C"/>
    <w:rsid w:val="00A536A2"/>
    <w:rsid w:val="00A549CE"/>
    <w:rsid w:val="00A54CC9"/>
    <w:rsid w:val="00A550A0"/>
    <w:rsid w:val="00A56258"/>
    <w:rsid w:val="00A57404"/>
    <w:rsid w:val="00A5745F"/>
    <w:rsid w:val="00A6155C"/>
    <w:rsid w:val="00A61D1D"/>
    <w:rsid w:val="00A62416"/>
    <w:rsid w:val="00A627A3"/>
    <w:rsid w:val="00A631E6"/>
    <w:rsid w:val="00A63999"/>
    <w:rsid w:val="00A63BFC"/>
    <w:rsid w:val="00A63FC0"/>
    <w:rsid w:val="00A6470B"/>
    <w:rsid w:val="00A64739"/>
    <w:rsid w:val="00A64966"/>
    <w:rsid w:val="00A64997"/>
    <w:rsid w:val="00A64C48"/>
    <w:rsid w:val="00A650EB"/>
    <w:rsid w:val="00A6565E"/>
    <w:rsid w:val="00A6606A"/>
    <w:rsid w:val="00A66A79"/>
    <w:rsid w:val="00A671E6"/>
    <w:rsid w:val="00A6722E"/>
    <w:rsid w:val="00A6765B"/>
    <w:rsid w:val="00A70085"/>
    <w:rsid w:val="00A70B16"/>
    <w:rsid w:val="00A711FC"/>
    <w:rsid w:val="00A71CEE"/>
    <w:rsid w:val="00A721BC"/>
    <w:rsid w:val="00A72ADC"/>
    <w:rsid w:val="00A731AE"/>
    <w:rsid w:val="00A73FCB"/>
    <w:rsid w:val="00A74178"/>
    <w:rsid w:val="00A748A7"/>
    <w:rsid w:val="00A74F30"/>
    <w:rsid w:val="00A75113"/>
    <w:rsid w:val="00A75560"/>
    <w:rsid w:val="00A758EB"/>
    <w:rsid w:val="00A76E2B"/>
    <w:rsid w:val="00A77A5B"/>
    <w:rsid w:val="00A77F09"/>
    <w:rsid w:val="00A80402"/>
    <w:rsid w:val="00A80539"/>
    <w:rsid w:val="00A81178"/>
    <w:rsid w:val="00A818FB"/>
    <w:rsid w:val="00A81C31"/>
    <w:rsid w:val="00A82E8D"/>
    <w:rsid w:val="00A82FBF"/>
    <w:rsid w:val="00A8340F"/>
    <w:rsid w:val="00A83BB2"/>
    <w:rsid w:val="00A83E1B"/>
    <w:rsid w:val="00A83F00"/>
    <w:rsid w:val="00A83F31"/>
    <w:rsid w:val="00A84F6C"/>
    <w:rsid w:val="00A85185"/>
    <w:rsid w:val="00A863B1"/>
    <w:rsid w:val="00A86765"/>
    <w:rsid w:val="00A86E71"/>
    <w:rsid w:val="00A86F02"/>
    <w:rsid w:val="00A87747"/>
    <w:rsid w:val="00A87C89"/>
    <w:rsid w:val="00A87F55"/>
    <w:rsid w:val="00A90054"/>
    <w:rsid w:val="00A900E8"/>
    <w:rsid w:val="00A9012B"/>
    <w:rsid w:val="00A9051E"/>
    <w:rsid w:val="00A90B78"/>
    <w:rsid w:val="00A90D67"/>
    <w:rsid w:val="00A90F6C"/>
    <w:rsid w:val="00A91182"/>
    <w:rsid w:val="00A91B63"/>
    <w:rsid w:val="00A91E05"/>
    <w:rsid w:val="00A927C2"/>
    <w:rsid w:val="00A9294F"/>
    <w:rsid w:val="00A93347"/>
    <w:rsid w:val="00A93EC5"/>
    <w:rsid w:val="00A94056"/>
    <w:rsid w:val="00A940FA"/>
    <w:rsid w:val="00A94159"/>
    <w:rsid w:val="00A94676"/>
    <w:rsid w:val="00A94849"/>
    <w:rsid w:val="00A94B6D"/>
    <w:rsid w:val="00A9550C"/>
    <w:rsid w:val="00A95F92"/>
    <w:rsid w:val="00A964A3"/>
    <w:rsid w:val="00A96532"/>
    <w:rsid w:val="00AA0585"/>
    <w:rsid w:val="00AA05BA"/>
    <w:rsid w:val="00AA065E"/>
    <w:rsid w:val="00AA0747"/>
    <w:rsid w:val="00AA0A35"/>
    <w:rsid w:val="00AA0D46"/>
    <w:rsid w:val="00AA0E30"/>
    <w:rsid w:val="00AA1053"/>
    <w:rsid w:val="00AA11CE"/>
    <w:rsid w:val="00AA16BB"/>
    <w:rsid w:val="00AA21AC"/>
    <w:rsid w:val="00AA2588"/>
    <w:rsid w:val="00AA26F5"/>
    <w:rsid w:val="00AA291E"/>
    <w:rsid w:val="00AA2C65"/>
    <w:rsid w:val="00AA39B4"/>
    <w:rsid w:val="00AA436B"/>
    <w:rsid w:val="00AA485D"/>
    <w:rsid w:val="00AA48CC"/>
    <w:rsid w:val="00AA4F2A"/>
    <w:rsid w:val="00AA570D"/>
    <w:rsid w:val="00AA57B9"/>
    <w:rsid w:val="00AA68B6"/>
    <w:rsid w:val="00AA6901"/>
    <w:rsid w:val="00AA6AF2"/>
    <w:rsid w:val="00AA7714"/>
    <w:rsid w:val="00AB01DD"/>
    <w:rsid w:val="00AB0B5B"/>
    <w:rsid w:val="00AB1140"/>
    <w:rsid w:val="00AB19EE"/>
    <w:rsid w:val="00AB2099"/>
    <w:rsid w:val="00AB26CD"/>
    <w:rsid w:val="00AB31DC"/>
    <w:rsid w:val="00AB343A"/>
    <w:rsid w:val="00AB357C"/>
    <w:rsid w:val="00AB3715"/>
    <w:rsid w:val="00AB3A23"/>
    <w:rsid w:val="00AB3F59"/>
    <w:rsid w:val="00AB3F62"/>
    <w:rsid w:val="00AB3F9A"/>
    <w:rsid w:val="00AB46A1"/>
    <w:rsid w:val="00AB4882"/>
    <w:rsid w:val="00AB4E54"/>
    <w:rsid w:val="00AB5031"/>
    <w:rsid w:val="00AB519B"/>
    <w:rsid w:val="00AB55FA"/>
    <w:rsid w:val="00AB5AFA"/>
    <w:rsid w:val="00AB5D7C"/>
    <w:rsid w:val="00AB613E"/>
    <w:rsid w:val="00AB6AFE"/>
    <w:rsid w:val="00AB6DC6"/>
    <w:rsid w:val="00AB7225"/>
    <w:rsid w:val="00AB7E67"/>
    <w:rsid w:val="00AC0099"/>
    <w:rsid w:val="00AC028B"/>
    <w:rsid w:val="00AC0508"/>
    <w:rsid w:val="00AC0863"/>
    <w:rsid w:val="00AC238B"/>
    <w:rsid w:val="00AC25FF"/>
    <w:rsid w:val="00AC2BF4"/>
    <w:rsid w:val="00AC339D"/>
    <w:rsid w:val="00AC37A8"/>
    <w:rsid w:val="00AC3A78"/>
    <w:rsid w:val="00AC4C92"/>
    <w:rsid w:val="00AC533C"/>
    <w:rsid w:val="00AC5908"/>
    <w:rsid w:val="00AC6AFA"/>
    <w:rsid w:val="00AC6D22"/>
    <w:rsid w:val="00AC740B"/>
    <w:rsid w:val="00AC7C5B"/>
    <w:rsid w:val="00AD095F"/>
    <w:rsid w:val="00AD113A"/>
    <w:rsid w:val="00AD11C8"/>
    <w:rsid w:val="00AD12E6"/>
    <w:rsid w:val="00AD1684"/>
    <w:rsid w:val="00AD1AED"/>
    <w:rsid w:val="00AD1B5D"/>
    <w:rsid w:val="00AD1DE0"/>
    <w:rsid w:val="00AD1ED2"/>
    <w:rsid w:val="00AD207A"/>
    <w:rsid w:val="00AD267C"/>
    <w:rsid w:val="00AD297D"/>
    <w:rsid w:val="00AD37C9"/>
    <w:rsid w:val="00AD3A27"/>
    <w:rsid w:val="00AD3B34"/>
    <w:rsid w:val="00AD3F94"/>
    <w:rsid w:val="00AD4838"/>
    <w:rsid w:val="00AD4D49"/>
    <w:rsid w:val="00AD5DB6"/>
    <w:rsid w:val="00AD637A"/>
    <w:rsid w:val="00AD65E1"/>
    <w:rsid w:val="00AD67A1"/>
    <w:rsid w:val="00AD6AAE"/>
    <w:rsid w:val="00AD6C4B"/>
    <w:rsid w:val="00AD6C74"/>
    <w:rsid w:val="00AD6DFB"/>
    <w:rsid w:val="00AD7329"/>
    <w:rsid w:val="00AD7DD3"/>
    <w:rsid w:val="00AE0C58"/>
    <w:rsid w:val="00AE0E0D"/>
    <w:rsid w:val="00AE13C2"/>
    <w:rsid w:val="00AE1916"/>
    <w:rsid w:val="00AE24BB"/>
    <w:rsid w:val="00AE27ED"/>
    <w:rsid w:val="00AE298F"/>
    <w:rsid w:val="00AE2A9F"/>
    <w:rsid w:val="00AE2D44"/>
    <w:rsid w:val="00AE36D8"/>
    <w:rsid w:val="00AE3D79"/>
    <w:rsid w:val="00AE4175"/>
    <w:rsid w:val="00AE4191"/>
    <w:rsid w:val="00AE41D3"/>
    <w:rsid w:val="00AE4DAD"/>
    <w:rsid w:val="00AE504A"/>
    <w:rsid w:val="00AE545B"/>
    <w:rsid w:val="00AE5AEB"/>
    <w:rsid w:val="00AE668B"/>
    <w:rsid w:val="00AE670E"/>
    <w:rsid w:val="00AE6E0C"/>
    <w:rsid w:val="00AE6F0C"/>
    <w:rsid w:val="00AE73A7"/>
    <w:rsid w:val="00AF0164"/>
    <w:rsid w:val="00AF161E"/>
    <w:rsid w:val="00AF1815"/>
    <w:rsid w:val="00AF1D3E"/>
    <w:rsid w:val="00AF2230"/>
    <w:rsid w:val="00AF27D6"/>
    <w:rsid w:val="00AF3BD4"/>
    <w:rsid w:val="00AF3EC0"/>
    <w:rsid w:val="00AF418E"/>
    <w:rsid w:val="00AF5239"/>
    <w:rsid w:val="00AF5695"/>
    <w:rsid w:val="00AF5961"/>
    <w:rsid w:val="00AF59A0"/>
    <w:rsid w:val="00AF5CDB"/>
    <w:rsid w:val="00AF5D76"/>
    <w:rsid w:val="00AF633F"/>
    <w:rsid w:val="00AF6849"/>
    <w:rsid w:val="00AF6B1B"/>
    <w:rsid w:val="00AF79E3"/>
    <w:rsid w:val="00AF7C04"/>
    <w:rsid w:val="00AF7F10"/>
    <w:rsid w:val="00AF7F40"/>
    <w:rsid w:val="00B01001"/>
    <w:rsid w:val="00B01391"/>
    <w:rsid w:val="00B016E7"/>
    <w:rsid w:val="00B016F2"/>
    <w:rsid w:val="00B01C40"/>
    <w:rsid w:val="00B01F8A"/>
    <w:rsid w:val="00B01FEB"/>
    <w:rsid w:val="00B022F0"/>
    <w:rsid w:val="00B02978"/>
    <w:rsid w:val="00B02C35"/>
    <w:rsid w:val="00B02F58"/>
    <w:rsid w:val="00B02FA1"/>
    <w:rsid w:val="00B035E9"/>
    <w:rsid w:val="00B036CE"/>
    <w:rsid w:val="00B04069"/>
    <w:rsid w:val="00B04462"/>
    <w:rsid w:val="00B04891"/>
    <w:rsid w:val="00B05726"/>
    <w:rsid w:val="00B05786"/>
    <w:rsid w:val="00B05B4F"/>
    <w:rsid w:val="00B06005"/>
    <w:rsid w:val="00B060AA"/>
    <w:rsid w:val="00B061A6"/>
    <w:rsid w:val="00B06234"/>
    <w:rsid w:val="00B06665"/>
    <w:rsid w:val="00B0667B"/>
    <w:rsid w:val="00B0700E"/>
    <w:rsid w:val="00B0751C"/>
    <w:rsid w:val="00B1146A"/>
    <w:rsid w:val="00B11782"/>
    <w:rsid w:val="00B11B91"/>
    <w:rsid w:val="00B11FD0"/>
    <w:rsid w:val="00B12009"/>
    <w:rsid w:val="00B12795"/>
    <w:rsid w:val="00B12897"/>
    <w:rsid w:val="00B12BE9"/>
    <w:rsid w:val="00B12D54"/>
    <w:rsid w:val="00B13306"/>
    <w:rsid w:val="00B14A9B"/>
    <w:rsid w:val="00B1585E"/>
    <w:rsid w:val="00B15933"/>
    <w:rsid w:val="00B15EDD"/>
    <w:rsid w:val="00B16079"/>
    <w:rsid w:val="00B16FCC"/>
    <w:rsid w:val="00B170AD"/>
    <w:rsid w:val="00B17FA0"/>
    <w:rsid w:val="00B20482"/>
    <w:rsid w:val="00B2085E"/>
    <w:rsid w:val="00B210A3"/>
    <w:rsid w:val="00B2116F"/>
    <w:rsid w:val="00B2128F"/>
    <w:rsid w:val="00B21524"/>
    <w:rsid w:val="00B21C5E"/>
    <w:rsid w:val="00B2206D"/>
    <w:rsid w:val="00B22151"/>
    <w:rsid w:val="00B22E78"/>
    <w:rsid w:val="00B2357A"/>
    <w:rsid w:val="00B23665"/>
    <w:rsid w:val="00B24343"/>
    <w:rsid w:val="00B246C4"/>
    <w:rsid w:val="00B24A9C"/>
    <w:rsid w:val="00B24B97"/>
    <w:rsid w:val="00B24C05"/>
    <w:rsid w:val="00B2565D"/>
    <w:rsid w:val="00B26B0D"/>
    <w:rsid w:val="00B27394"/>
    <w:rsid w:val="00B27977"/>
    <w:rsid w:val="00B279C0"/>
    <w:rsid w:val="00B3125F"/>
    <w:rsid w:val="00B31459"/>
    <w:rsid w:val="00B31D3D"/>
    <w:rsid w:val="00B31FE4"/>
    <w:rsid w:val="00B32212"/>
    <w:rsid w:val="00B32B87"/>
    <w:rsid w:val="00B33BB7"/>
    <w:rsid w:val="00B33D5B"/>
    <w:rsid w:val="00B340F4"/>
    <w:rsid w:val="00B3485E"/>
    <w:rsid w:val="00B3486E"/>
    <w:rsid w:val="00B34928"/>
    <w:rsid w:val="00B35245"/>
    <w:rsid w:val="00B35541"/>
    <w:rsid w:val="00B401F6"/>
    <w:rsid w:val="00B405A8"/>
    <w:rsid w:val="00B40CAB"/>
    <w:rsid w:val="00B41C6F"/>
    <w:rsid w:val="00B41E89"/>
    <w:rsid w:val="00B42010"/>
    <w:rsid w:val="00B42083"/>
    <w:rsid w:val="00B42094"/>
    <w:rsid w:val="00B42E44"/>
    <w:rsid w:val="00B42F1A"/>
    <w:rsid w:val="00B42F70"/>
    <w:rsid w:val="00B43AF1"/>
    <w:rsid w:val="00B44221"/>
    <w:rsid w:val="00B44683"/>
    <w:rsid w:val="00B4477F"/>
    <w:rsid w:val="00B44B17"/>
    <w:rsid w:val="00B45952"/>
    <w:rsid w:val="00B46077"/>
    <w:rsid w:val="00B46445"/>
    <w:rsid w:val="00B470D2"/>
    <w:rsid w:val="00B4793B"/>
    <w:rsid w:val="00B50C67"/>
    <w:rsid w:val="00B50F08"/>
    <w:rsid w:val="00B51842"/>
    <w:rsid w:val="00B51ED7"/>
    <w:rsid w:val="00B5264B"/>
    <w:rsid w:val="00B52CD6"/>
    <w:rsid w:val="00B53FEA"/>
    <w:rsid w:val="00B5419F"/>
    <w:rsid w:val="00B54658"/>
    <w:rsid w:val="00B54911"/>
    <w:rsid w:val="00B54DF7"/>
    <w:rsid w:val="00B54FE8"/>
    <w:rsid w:val="00B552A4"/>
    <w:rsid w:val="00B55887"/>
    <w:rsid w:val="00B55DC0"/>
    <w:rsid w:val="00B55F29"/>
    <w:rsid w:val="00B55FD6"/>
    <w:rsid w:val="00B56363"/>
    <w:rsid w:val="00B56552"/>
    <w:rsid w:val="00B565C2"/>
    <w:rsid w:val="00B56F14"/>
    <w:rsid w:val="00B570E1"/>
    <w:rsid w:val="00B57870"/>
    <w:rsid w:val="00B57E7D"/>
    <w:rsid w:val="00B6025A"/>
    <w:rsid w:val="00B6032F"/>
    <w:rsid w:val="00B606DE"/>
    <w:rsid w:val="00B60AAC"/>
    <w:rsid w:val="00B60E04"/>
    <w:rsid w:val="00B6139F"/>
    <w:rsid w:val="00B61BFA"/>
    <w:rsid w:val="00B61F54"/>
    <w:rsid w:val="00B62BE8"/>
    <w:rsid w:val="00B62CD7"/>
    <w:rsid w:val="00B63728"/>
    <w:rsid w:val="00B647C5"/>
    <w:rsid w:val="00B649E6"/>
    <w:rsid w:val="00B64B2C"/>
    <w:rsid w:val="00B65182"/>
    <w:rsid w:val="00B65335"/>
    <w:rsid w:val="00B6590B"/>
    <w:rsid w:val="00B65BEB"/>
    <w:rsid w:val="00B66404"/>
    <w:rsid w:val="00B66491"/>
    <w:rsid w:val="00B66780"/>
    <w:rsid w:val="00B66E05"/>
    <w:rsid w:val="00B6708A"/>
    <w:rsid w:val="00B67292"/>
    <w:rsid w:val="00B673FC"/>
    <w:rsid w:val="00B70185"/>
    <w:rsid w:val="00B70ADA"/>
    <w:rsid w:val="00B7268C"/>
    <w:rsid w:val="00B72D93"/>
    <w:rsid w:val="00B72F70"/>
    <w:rsid w:val="00B743F2"/>
    <w:rsid w:val="00B74483"/>
    <w:rsid w:val="00B74740"/>
    <w:rsid w:val="00B74910"/>
    <w:rsid w:val="00B74B2B"/>
    <w:rsid w:val="00B753CC"/>
    <w:rsid w:val="00B75B64"/>
    <w:rsid w:val="00B76610"/>
    <w:rsid w:val="00B7676F"/>
    <w:rsid w:val="00B774FC"/>
    <w:rsid w:val="00B776A6"/>
    <w:rsid w:val="00B8150D"/>
    <w:rsid w:val="00B81AAE"/>
    <w:rsid w:val="00B81EF3"/>
    <w:rsid w:val="00B8202C"/>
    <w:rsid w:val="00B82301"/>
    <w:rsid w:val="00B8242F"/>
    <w:rsid w:val="00B82F60"/>
    <w:rsid w:val="00B82FDE"/>
    <w:rsid w:val="00B83847"/>
    <w:rsid w:val="00B83EBE"/>
    <w:rsid w:val="00B85047"/>
    <w:rsid w:val="00B85409"/>
    <w:rsid w:val="00B85F24"/>
    <w:rsid w:val="00B861C9"/>
    <w:rsid w:val="00B86D13"/>
    <w:rsid w:val="00B87013"/>
    <w:rsid w:val="00B87883"/>
    <w:rsid w:val="00B90B7E"/>
    <w:rsid w:val="00B91070"/>
    <w:rsid w:val="00B917AB"/>
    <w:rsid w:val="00B91EC8"/>
    <w:rsid w:val="00B920E5"/>
    <w:rsid w:val="00B92798"/>
    <w:rsid w:val="00B92996"/>
    <w:rsid w:val="00B92F2E"/>
    <w:rsid w:val="00B934F6"/>
    <w:rsid w:val="00B93C9B"/>
    <w:rsid w:val="00B93E9D"/>
    <w:rsid w:val="00B94570"/>
    <w:rsid w:val="00B946B1"/>
    <w:rsid w:val="00B94AC4"/>
    <w:rsid w:val="00B9527E"/>
    <w:rsid w:val="00B957A3"/>
    <w:rsid w:val="00B95815"/>
    <w:rsid w:val="00B96205"/>
    <w:rsid w:val="00B96382"/>
    <w:rsid w:val="00B97073"/>
    <w:rsid w:val="00B9759F"/>
    <w:rsid w:val="00B97843"/>
    <w:rsid w:val="00B97ED7"/>
    <w:rsid w:val="00BA068C"/>
    <w:rsid w:val="00BA0926"/>
    <w:rsid w:val="00BA0E6A"/>
    <w:rsid w:val="00BA13F7"/>
    <w:rsid w:val="00BA1486"/>
    <w:rsid w:val="00BA1568"/>
    <w:rsid w:val="00BA177B"/>
    <w:rsid w:val="00BA1AD2"/>
    <w:rsid w:val="00BA1F8E"/>
    <w:rsid w:val="00BA2ED8"/>
    <w:rsid w:val="00BA3001"/>
    <w:rsid w:val="00BA329B"/>
    <w:rsid w:val="00BA3D3D"/>
    <w:rsid w:val="00BA3DE1"/>
    <w:rsid w:val="00BA437D"/>
    <w:rsid w:val="00BA4437"/>
    <w:rsid w:val="00BA461F"/>
    <w:rsid w:val="00BA4B7D"/>
    <w:rsid w:val="00BA5A29"/>
    <w:rsid w:val="00BA6768"/>
    <w:rsid w:val="00BA68A7"/>
    <w:rsid w:val="00BA6AD7"/>
    <w:rsid w:val="00BA72CA"/>
    <w:rsid w:val="00BB037C"/>
    <w:rsid w:val="00BB0648"/>
    <w:rsid w:val="00BB09A6"/>
    <w:rsid w:val="00BB0C55"/>
    <w:rsid w:val="00BB1005"/>
    <w:rsid w:val="00BB1050"/>
    <w:rsid w:val="00BB1D9A"/>
    <w:rsid w:val="00BB1F0D"/>
    <w:rsid w:val="00BB308E"/>
    <w:rsid w:val="00BB3ECD"/>
    <w:rsid w:val="00BB450A"/>
    <w:rsid w:val="00BB464A"/>
    <w:rsid w:val="00BB4715"/>
    <w:rsid w:val="00BB5976"/>
    <w:rsid w:val="00BB5C3C"/>
    <w:rsid w:val="00BB5CF1"/>
    <w:rsid w:val="00BB5D64"/>
    <w:rsid w:val="00BB5F9A"/>
    <w:rsid w:val="00BB6695"/>
    <w:rsid w:val="00BB78BE"/>
    <w:rsid w:val="00BB7931"/>
    <w:rsid w:val="00BB7C0F"/>
    <w:rsid w:val="00BB7C9F"/>
    <w:rsid w:val="00BC0314"/>
    <w:rsid w:val="00BC0A3F"/>
    <w:rsid w:val="00BC0AFC"/>
    <w:rsid w:val="00BC0F57"/>
    <w:rsid w:val="00BC10DA"/>
    <w:rsid w:val="00BC1F15"/>
    <w:rsid w:val="00BC2903"/>
    <w:rsid w:val="00BC31DC"/>
    <w:rsid w:val="00BC33B5"/>
    <w:rsid w:val="00BC3E08"/>
    <w:rsid w:val="00BC44C6"/>
    <w:rsid w:val="00BC4A31"/>
    <w:rsid w:val="00BC4AD8"/>
    <w:rsid w:val="00BC558D"/>
    <w:rsid w:val="00BC5C98"/>
    <w:rsid w:val="00BC6DB8"/>
    <w:rsid w:val="00BC6F2D"/>
    <w:rsid w:val="00BC795A"/>
    <w:rsid w:val="00BD00D4"/>
    <w:rsid w:val="00BD00DB"/>
    <w:rsid w:val="00BD09BC"/>
    <w:rsid w:val="00BD0A8F"/>
    <w:rsid w:val="00BD178F"/>
    <w:rsid w:val="00BD1FBE"/>
    <w:rsid w:val="00BD20B6"/>
    <w:rsid w:val="00BD213B"/>
    <w:rsid w:val="00BD2528"/>
    <w:rsid w:val="00BD2A5A"/>
    <w:rsid w:val="00BD2CCC"/>
    <w:rsid w:val="00BD2EDA"/>
    <w:rsid w:val="00BD3099"/>
    <w:rsid w:val="00BD34BB"/>
    <w:rsid w:val="00BD3BFD"/>
    <w:rsid w:val="00BD478E"/>
    <w:rsid w:val="00BD4810"/>
    <w:rsid w:val="00BD4BE9"/>
    <w:rsid w:val="00BD5DE8"/>
    <w:rsid w:val="00BD6224"/>
    <w:rsid w:val="00BD6468"/>
    <w:rsid w:val="00BE002A"/>
    <w:rsid w:val="00BE02AD"/>
    <w:rsid w:val="00BE0D8B"/>
    <w:rsid w:val="00BE2201"/>
    <w:rsid w:val="00BE2551"/>
    <w:rsid w:val="00BE2660"/>
    <w:rsid w:val="00BE2D70"/>
    <w:rsid w:val="00BE2DAE"/>
    <w:rsid w:val="00BE3669"/>
    <w:rsid w:val="00BE3724"/>
    <w:rsid w:val="00BE3794"/>
    <w:rsid w:val="00BE3A5D"/>
    <w:rsid w:val="00BE3A70"/>
    <w:rsid w:val="00BE427F"/>
    <w:rsid w:val="00BE4EEF"/>
    <w:rsid w:val="00BE514A"/>
    <w:rsid w:val="00BE5D5A"/>
    <w:rsid w:val="00BE6588"/>
    <w:rsid w:val="00BE736E"/>
    <w:rsid w:val="00BE7944"/>
    <w:rsid w:val="00BE7ACB"/>
    <w:rsid w:val="00BF0044"/>
    <w:rsid w:val="00BF0332"/>
    <w:rsid w:val="00BF05B0"/>
    <w:rsid w:val="00BF1141"/>
    <w:rsid w:val="00BF1580"/>
    <w:rsid w:val="00BF1C95"/>
    <w:rsid w:val="00BF1F37"/>
    <w:rsid w:val="00BF256C"/>
    <w:rsid w:val="00BF2A04"/>
    <w:rsid w:val="00BF2D14"/>
    <w:rsid w:val="00BF32BB"/>
    <w:rsid w:val="00BF333D"/>
    <w:rsid w:val="00BF3785"/>
    <w:rsid w:val="00BF3797"/>
    <w:rsid w:val="00BF4146"/>
    <w:rsid w:val="00BF435A"/>
    <w:rsid w:val="00BF4B11"/>
    <w:rsid w:val="00BF539A"/>
    <w:rsid w:val="00BF55A8"/>
    <w:rsid w:val="00BF5A96"/>
    <w:rsid w:val="00BF5F22"/>
    <w:rsid w:val="00BF62EE"/>
    <w:rsid w:val="00BF6325"/>
    <w:rsid w:val="00BF6D7C"/>
    <w:rsid w:val="00BF7650"/>
    <w:rsid w:val="00BF7D29"/>
    <w:rsid w:val="00BF7EE1"/>
    <w:rsid w:val="00C0013A"/>
    <w:rsid w:val="00C00723"/>
    <w:rsid w:val="00C007E5"/>
    <w:rsid w:val="00C00803"/>
    <w:rsid w:val="00C00B39"/>
    <w:rsid w:val="00C00DEC"/>
    <w:rsid w:val="00C00EE6"/>
    <w:rsid w:val="00C017CF"/>
    <w:rsid w:val="00C02055"/>
    <w:rsid w:val="00C0293C"/>
    <w:rsid w:val="00C02B1D"/>
    <w:rsid w:val="00C02BDE"/>
    <w:rsid w:val="00C02D71"/>
    <w:rsid w:val="00C02FCD"/>
    <w:rsid w:val="00C0475C"/>
    <w:rsid w:val="00C04815"/>
    <w:rsid w:val="00C05162"/>
    <w:rsid w:val="00C052B8"/>
    <w:rsid w:val="00C05385"/>
    <w:rsid w:val="00C0574E"/>
    <w:rsid w:val="00C05805"/>
    <w:rsid w:val="00C061C7"/>
    <w:rsid w:val="00C06626"/>
    <w:rsid w:val="00C06F97"/>
    <w:rsid w:val="00C07101"/>
    <w:rsid w:val="00C0744D"/>
    <w:rsid w:val="00C0757E"/>
    <w:rsid w:val="00C0790D"/>
    <w:rsid w:val="00C07C88"/>
    <w:rsid w:val="00C07DFB"/>
    <w:rsid w:val="00C10590"/>
    <w:rsid w:val="00C1088F"/>
    <w:rsid w:val="00C11326"/>
    <w:rsid w:val="00C11552"/>
    <w:rsid w:val="00C11729"/>
    <w:rsid w:val="00C125A2"/>
    <w:rsid w:val="00C130B8"/>
    <w:rsid w:val="00C13261"/>
    <w:rsid w:val="00C1337A"/>
    <w:rsid w:val="00C13869"/>
    <w:rsid w:val="00C13BEB"/>
    <w:rsid w:val="00C13DB2"/>
    <w:rsid w:val="00C146F2"/>
    <w:rsid w:val="00C14C05"/>
    <w:rsid w:val="00C14E2A"/>
    <w:rsid w:val="00C15BD4"/>
    <w:rsid w:val="00C15DF3"/>
    <w:rsid w:val="00C166F4"/>
    <w:rsid w:val="00C1676D"/>
    <w:rsid w:val="00C1680D"/>
    <w:rsid w:val="00C16CC7"/>
    <w:rsid w:val="00C17168"/>
    <w:rsid w:val="00C171F8"/>
    <w:rsid w:val="00C17436"/>
    <w:rsid w:val="00C177C2"/>
    <w:rsid w:val="00C1782D"/>
    <w:rsid w:val="00C17A28"/>
    <w:rsid w:val="00C201A8"/>
    <w:rsid w:val="00C20B40"/>
    <w:rsid w:val="00C20C1E"/>
    <w:rsid w:val="00C2136D"/>
    <w:rsid w:val="00C21459"/>
    <w:rsid w:val="00C21EE4"/>
    <w:rsid w:val="00C21F52"/>
    <w:rsid w:val="00C226B4"/>
    <w:rsid w:val="00C22719"/>
    <w:rsid w:val="00C22803"/>
    <w:rsid w:val="00C22A4A"/>
    <w:rsid w:val="00C22CA1"/>
    <w:rsid w:val="00C23175"/>
    <w:rsid w:val="00C231A7"/>
    <w:rsid w:val="00C2354A"/>
    <w:rsid w:val="00C23EBD"/>
    <w:rsid w:val="00C2409C"/>
    <w:rsid w:val="00C2469E"/>
    <w:rsid w:val="00C249EE"/>
    <w:rsid w:val="00C24DE4"/>
    <w:rsid w:val="00C2588F"/>
    <w:rsid w:val="00C267C3"/>
    <w:rsid w:val="00C26929"/>
    <w:rsid w:val="00C26A95"/>
    <w:rsid w:val="00C26E7D"/>
    <w:rsid w:val="00C26F54"/>
    <w:rsid w:val="00C27286"/>
    <w:rsid w:val="00C27D8A"/>
    <w:rsid w:val="00C3032F"/>
    <w:rsid w:val="00C30F3F"/>
    <w:rsid w:val="00C31534"/>
    <w:rsid w:val="00C31F6D"/>
    <w:rsid w:val="00C326E7"/>
    <w:rsid w:val="00C32AD6"/>
    <w:rsid w:val="00C32FBB"/>
    <w:rsid w:val="00C330CC"/>
    <w:rsid w:val="00C33425"/>
    <w:rsid w:val="00C3396F"/>
    <w:rsid w:val="00C349D4"/>
    <w:rsid w:val="00C349F9"/>
    <w:rsid w:val="00C34BD8"/>
    <w:rsid w:val="00C35339"/>
    <w:rsid w:val="00C3585D"/>
    <w:rsid w:val="00C35B15"/>
    <w:rsid w:val="00C36CF7"/>
    <w:rsid w:val="00C37F67"/>
    <w:rsid w:val="00C3DC4E"/>
    <w:rsid w:val="00C4038C"/>
    <w:rsid w:val="00C407B9"/>
    <w:rsid w:val="00C40DA4"/>
    <w:rsid w:val="00C4102A"/>
    <w:rsid w:val="00C41E31"/>
    <w:rsid w:val="00C428D4"/>
    <w:rsid w:val="00C42AE4"/>
    <w:rsid w:val="00C42E29"/>
    <w:rsid w:val="00C4355A"/>
    <w:rsid w:val="00C43B7C"/>
    <w:rsid w:val="00C43E00"/>
    <w:rsid w:val="00C4423C"/>
    <w:rsid w:val="00C442DA"/>
    <w:rsid w:val="00C44460"/>
    <w:rsid w:val="00C4449F"/>
    <w:rsid w:val="00C447E4"/>
    <w:rsid w:val="00C44A9F"/>
    <w:rsid w:val="00C44BE1"/>
    <w:rsid w:val="00C44C90"/>
    <w:rsid w:val="00C45110"/>
    <w:rsid w:val="00C45620"/>
    <w:rsid w:val="00C46322"/>
    <w:rsid w:val="00C46566"/>
    <w:rsid w:val="00C46614"/>
    <w:rsid w:val="00C46B52"/>
    <w:rsid w:val="00C46BA1"/>
    <w:rsid w:val="00C47D1E"/>
    <w:rsid w:val="00C507F7"/>
    <w:rsid w:val="00C50A38"/>
    <w:rsid w:val="00C50EA4"/>
    <w:rsid w:val="00C50F14"/>
    <w:rsid w:val="00C5197C"/>
    <w:rsid w:val="00C5226D"/>
    <w:rsid w:val="00C52386"/>
    <w:rsid w:val="00C5256F"/>
    <w:rsid w:val="00C52B85"/>
    <w:rsid w:val="00C52D9E"/>
    <w:rsid w:val="00C53320"/>
    <w:rsid w:val="00C53328"/>
    <w:rsid w:val="00C53B04"/>
    <w:rsid w:val="00C543F9"/>
    <w:rsid w:val="00C5461B"/>
    <w:rsid w:val="00C554F3"/>
    <w:rsid w:val="00C55706"/>
    <w:rsid w:val="00C55913"/>
    <w:rsid w:val="00C55D20"/>
    <w:rsid w:val="00C56392"/>
    <w:rsid w:val="00C56C94"/>
    <w:rsid w:val="00C579C6"/>
    <w:rsid w:val="00C57D98"/>
    <w:rsid w:val="00C57DFE"/>
    <w:rsid w:val="00C60630"/>
    <w:rsid w:val="00C60839"/>
    <w:rsid w:val="00C60DAE"/>
    <w:rsid w:val="00C60DDE"/>
    <w:rsid w:val="00C60F68"/>
    <w:rsid w:val="00C6115A"/>
    <w:rsid w:val="00C6141C"/>
    <w:rsid w:val="00C62A9D"/>
    <w:rsid w:val="00C632AE"/>
    <w:rsid w:val="00C63545"/>
    <w:rsid w:val="00C637D9"/>
    <w:rsid w:val="00C6391F"/>
    <w:rsid w:val="00C64664"/>
    <w:rsid w:val="00C64795"/>
    <w:rsid w:val="00C647C5"/>
    <w:rsid w:val="00C648F3"/>
    <w:rsid w:val="00C65CEA"/>
    <w:rsid w:val="00C66616"/>
    <w:rsid w:val="00C66D9F"/>
    <w:rsid w:val="00C66EB5"/>
    <w:rsid w:val="00C671E0"/>
    <w:rsid w:val="00C67415"/>
    <w:rsid w:val="00C67444"/>
    <w:rsid w:val="00C67778"/>
    <w:rsid w:val="00C67987"/>
    <w:rsid w:val="00C67A85"/>
    <w:rsid w:val="00C705A9"/>
    <w:rsid w:val="00C70D9F"/>
    <w:rsid w:val="00C71DD9"/>
    <w:rsid w:val="00C72501"/>
    <w:rsid w:val="00C72A6E"/>
    <w:rsid w:val="00C72B14"/>
    <w:rsid w:val="00C72E83"/>
    <w:rsid w:val="00C72E97"/>
    <w:rsid w:val="00C733CC"/>
    <w:rsid w:val="00C735F4"/>
    <w:rsid w:val="00C736BC"/>
    <w:rsid w:val="00C73875"/>
    <w:rsid w:val="00C73C78"/>
    <w:rsid w:val="00C74179"/>
    <w:rsid w:val="00C744A1"/>
    <w:rsid w:val="00C749EC"/>
    <w:rsid w:val="00C74AB9"/>
    <w:rsid w:val="00C74DDA"/>
    <w:rsid w:val="00C7561D"/>
    <w:rsid w:val="00C77A59"/>
    <w:rsid w:val="00C77E89"/>
    <w:rsid w:val="00C77ECC"/>
    <w:rsid w:val="00C8023E"/>
    <w:rsid w:val="00C811FA"/>
    <w:rsid w:val="00C814BA"/>
    <w:rsid w:val="00C81611"/>
    <w:rsid w:val="00C81854"/>
    <w:rsid w:val="00C818E1"/>
    <w:rsid w:val="00C81D90"/>
    <w:rsid w:val="00C822F8"/>
    <w:rsid w:val="00C8314E"/>
    <w:rsid w:val="00C83154"/>
    <w:rsid w:val="00C83474"/>
    <w:rsid w:val="00C83924"/>
    <w:rsid w:val="00C8423A"/>
    <w:rsid w:val="00C84684"/>
    <w:rsid w:val="00C84864"/>
    <w:rsid w:val="00C84A8D"/>
    <w:rsid w:val="00C84D47"/>
    <w:rsid w:val="00C8646B"/>
    <w:rsid w:val="00C86ADE"/>
    <w:rsid w:val="00C86DCB"/>
    <w:rsid w:val="00C901A7"/>
    <w:rsid w:val="00C90FD0"/>
    <w:rsid w:val="00C911AF"/>
    <w:rsid w:val="00C9259C"/>
    <w:rsid w:val="00C9271D"/>
    <w:rsid w:val="00C9274E"/>
    <w:rsid w:val="00C928AD"/>
    <w:rsid w:val="00C93001"/>
    <w:rsid w:val="00C9307A"/>
    <w:rsid w:val="00C9377F"/>
    <w:rsid w:val="00C93B3E"/>
    <w:rsid w:val="00C93CCE"/>
    <w:rsid w:val="00C94055"/>
    <w:rsid w:val="00C940F3"/>
    <w:rsid w:val="00C941C4"/>
    <w:rsid w:val="00C9475B"/>
    <w:rsid w:val="00C94818"/>
    <w:rsid w:val="00C94A21"/>
    <w:rsid w:val="00C94BF8"/>
    <w:rsid w:val="00C94E94"/>
    <w:rsid w:val="00C9523C"/>
    <w:rsid w:val="00C95260"/>
    <w:rsid w:val="00C95A3E"/>
    <w:rsid w:val="00C96294"/>
    <w:rsid w:val="00C965B2"/>
    <w:rsid w:val="00C966A6"/>
    <w:rsid w:val="00C96AD0"/>
    <w:rsid w:val="00C97566"/>
    <w:rsid w:val="00C97922"/>
    <w:rsid w:val="00C9925C"/>
    <w:rsid w:val="00CA0665"/>
    <w:rsid w:val="00CA11F7"/>
    <w:rsid w:val="00CA12AF"/>
    <w:rsid w:val="00CA132A"/>
    <w:rsid w:val="00CA1F87"/>
    <w:rsid w:val="00CA2262"/>
    <w:rsid w:val="00CA274C"/>
    <w:rsid w:val="00CA2AD6"/>
    <w:rsid w:val="00CA3AED"/>
    <w:rsid w:val="00CA3BF8"/>
    <w:rsid w:val="00CA3C66"/>
    <w:rsid w:val="00CA3E6B"/>
    <w:rsid w:val="00CA424D"/>
    <w:rsid w:val="00CA4A43"/>
    <w:rsid w:val="00CA4A53"/>
    <w:rsid w:val="00CA4C8B"/>
    <w:rsid w:val="00CA4D62"/>
    <w:rsid w:val="00CA4E66"/>
    <w:rsid w:val="00CA5093"/>
    <w:rsid w:val="00CA6315"/>
    <w:rsid w:val="00CA680D"/>
    <w:rsid w:val="00CA6C69"/>
    <w:rsid w:val="00CA7004"/>
    <w:rsid w:val="00CA700D"/>
    <w:rsid w:val="00CA7051"/>
    <w:rsid w:val="00CA7E0C"/>
    <w:rsid w:val="00CA7E90"/>
    <w:rsid w:val="00CB07EA"/>
    <w:rsid w:val="00CB0B6F"/>
    <w:rsid w:val="00CB0EB6"/>
    <w:rsid w:val="00CB1870"/>
    <w:rsid w:val="00CB1C42"/>
    <w:rsid w:val="00CB2003"/>
    <w:rsid w:val="00CB28D1"/>
    <w:rsid w:val="00CB28D3"/>
    <w:rsid w:val="00CB29D9"/>
    <w:rsid w:val="00CB2D8D"/>
    <w:rsid w:val="00CB2D9E"/>
    <w:rsid w:val="00CB3128"/>
    <w:rsid w:val="00CB3845"/>
    <w:rsid w:val="00CB3B9D"/>
    <w:rsid w:val="00CB41D8"/>
    <w:rsid w:val="00CB4AA8"/>
    <w:rsid w:val="00CB52AC"/>
    <w:rsid w:val="00CB5460"/>
    <w:rsid w:val="00CB5FF1"/>
    <w:rsid w:val="00CB61FD"/>
    <w:rsid w:val="00CB6A1F"/>
    <w:rsid w:val="00CB6A52"/>
    <w:rsid w:val="00CB776A"/>
    <w:rsid w:val="00CB7B69"/>
    <w:rsid w:val="00CB7EDB"/>
    <w:rsid w:val="00CC0428"/>
    <w:rsid w:val="00CC06C0"/>
    <w:rsid w:val="00CC09AE"/>
    <w:rsid w:val="00CC0B41"/>
    <w:rsid w:val="00CC0E53"/>
    <w:rsid w:val="00CC1A3A"/>
    <w:rsid w:val="00CC1A5B"/>
    <w:rsid w:val="00CC245A"/>
    <w:rsid w:val="00CC2468"/>
    <w:rsid w:val="00CC2E1C"/>
    <w:rsid w:val="00CC3195"/>
    <w:rsid w:val="00CC34E7"/>
    <w:rsid w:val="00CC3B24"/>
    <w:rsid w:val="00CC3B6D"/>
    <w:rsid w:val="00CC4915"/>
    <w:rsid w:val="00CC5C29"/>
    <w:rsid w:val="00CC659D"/>
    <w:rsid w:val="00CC666B"/>
    <w:rsid w:val="00CC6FF1"/>
    <w:rsid w:val="00CC715C"/>
    <w:rsid w:val="00CC72B3"/>
    <w:rsid w:val="00CC72D1"/>
    <w:rsid w:val="00CD0203"/>
    <w:rsid w:val="00CD0BC8"/>
    <w:rsid w:val="00CD0D32"/>
    <w:rsid w:val="00CD1A2B"/>
    <w:rsid w:val="00CD1AA8"/>
    <w:rsid w:val="00CD1C75"/>
    <w:rsid w:val="00CD204B"/>
    <w:rsid w:val="00CD2142"/>
    <w:rsid w:val="00CD2856"/>
    <w:rsid w:val="00CD293C"/>
    <w:rsid w:val="00CD327C"/>
    <w:rsid w:val="00CD3574"/>
    <w:rsid w:val="00CD36CD"/>
    <w:rsid w:val="00CD439C"/>
    <w:rsid w:val="00CD44EB"/>
    <w:rsid w:val="00CD4625"/>
    <w:rsid w:val="00CD47C5"/>
    <w:rsid w:val="00CD481B"/>
    <w:rsid w:val="00CD530F"/>
    <w:rsid w:val="00CD6181"/>
    <w:rsid w:val="00CD6889"/>
    <w:rsid w:val="00CD7239"/>
    <w:rsid w:val="00CD75F4"/>
    <w:rsid w:val="00CD7AEC"/>
    <w:rsid w:val="00CE03A1"/>
    <w:rsid w:val="00CE06C2"/>
    <w:rsid w:val="00CE074E"/>
    <w:rsid w:val="00CE18EA"/>
    <w:rsid w:val="00CE1AA9"/>
    <w:rsid w:val="00CE23E8"/>
    <w:rsid w:val="00CE281A"/>
    <w:rsid w:val="00CE29D6"/>
    <w:rsid w:val="00CE3218"/>
    <w:rsid w:val="00CE39EC"/>
    <w:rsid w:val="00CE4D43"/>
    <w:rsid w:val="00CE551B"/>
    <w:rsid w:val="00CE5587"/>
    <w:rsid w:val="00CE56E8"/>
    <w:rsid w:val="00CE6098"/>
    <w:rsid w:val="00CE617A"/>
    <w:rsid w:val="00CE61C6"/>
    <w:rsid w:val="00CE6487"/>
    <w:rsid w:val="00CE66F0"/>
    <w:rsid w:val="00CE6890"/>
    <w:rsid w:val="00CE6EB2"/>
    <w:rsid w:val="00CE6F53"/>
    <w:rsid w:val="00CE7071"/>
    <w:rsid w:val="00CE7321"/>
    <w:rsid w:val="00CE76A1"/>
    <w:rsid w:val="00CF0883"/>
    <w:rsid w:val="00CF18AB"/>
    <w:rsid w:val="00CF18F7"/>
    <w:rsid w:val="00CF1EC7"/>
    <w:rsid w:val="00CF1EDA"/>
    <w:rsid w:val="00CF1EE3"/>
    <w:rsid w:val="00CF2551"/>
    <w:rsid w:val="00CF32E0"/>
    <w:rsid w:val="00CF3723"/>
    <w:rsid w:val="00CF41E3"/>
    <w:rsid w:val="00CF42C7"/>
    <w:rsid w:val="00CF4434"/>
    <w:rsid w:val="00CF4DD9"/>
    <w:rsid w:val="00CF5045"/>
    <w:rsid w:val="00CF5885"/>
    <w:rsid w:val="00CF5A51"/>
    <w:rsid w:val="00CF6255"/>
    <w:rsid w:val="00CF6E21"/>
    <w:rsid w:val="00CF6FB5"/>
    <w:rsid w:val="00CF74A5"/>
    <w:rsid w:val="00D00162"/>
    <w:rsid w:val="00D00578"/>
    <w:rsid w:val="00D005CE"/>
    <w:rsid w:val="00D00927"/>
    <w:rsid w:val="00D009B1"/>
    <w:rsid w:val="00D00B81"/>
    <w:rsid w:val="00D0149D"/>
    <w:rsid w:val="00D01830"/>
    <w:rsid w:val="00D02400"/>
    <w:rsid w:val="00D0272A"/>
    <w:rsid w:val="00D02EEF"/>
    <w:rsid w:val="00D0338D"/>
    <w:rsid w:val="00D035B9"/>
    <w:rsid w:val="00D035D6"/>
    <w:rsid w:val="00D03BF5"/>
    <w:rsid w:val="00D04AAB"/>
    <w:rsid w:val="00D05348"/>
    <w:rsid w:val="00D05BED"/>
    <w:rsid w:val="00D06299"/>
    <w:rsid w:val="00D0659A"/>
    <w:rsid w:val="00D06B75"/>
    <w:rsid w:val="00D06D2B"/>
    <w:rsid w:val="00D07103"/>
    <w:rsid w:val="00D07213"/>
    <w:rsid w:val="00D073DC"/>
    <w:rsid w:val="00D07642"/>
    <w:rsid w:val="00D07857"/>
    <w:rsid w:val="00D0789C"/>
    <w:rsid w:val="00D101A3"/>
    <w:rsid w:val="00D103CE"/>
    <w:rsid w:val="00D10A43"/>
    <w:rsid w:val="00D1101F"/>
    <w:rsid w:val="00D11AD6"/>
    <w:rsid w:val="00D11B96"/>
    <w:rsid w:val="00D121A5"/>
    <w:rsid w:val="00D14400"/>
    <w:rsid w:val="00D1471C"/>
    <w:rsid w:val="00D159AF"/>
    <w:rsid w:val="00D159C1"/>
    <w:rsid w:val="00D15AAE"/>
    <w:rsid w:val="00D15ADA"/>
    <w:rsid w:val="00D16327"/>
    <w:rsid w:val="00D16676"/>
    <w:rsid w:val="00D16878"/>
    <w:rsid w:val="00D16A4C"/>
    <w:rsid w:val="00D16B71"/>
    <w:rsid w:val="00D16C98"/>
    <w:rsid w:val="00D16D73"/>
    <w:rsid w:val="00D1717C"/>
    <w:rsid w:val="00D17207"/>
    <w:rsid w:val="00D17E9F"/>
    <w:rsid w:val="00D203C7"/>
    <w:rsid w:val="00D2124F"/>
    <w:rsid w:val="00D21343"/>
    <w:rsid w:val="00D214A7"/>
    <w:rsid w:val="00D21B67"/>
    <w:rsid w:val="00D2214A"/>
    <w:rsid w:val="00D223C4"/>
    <w:rsid w:val="00D22546"/>
    <w:rsid w:val="00D22E7E"/>
    <w:rsid w:val="00D22EED"/>
    <w:rsid w:val="00D23353"/>
    <w:rsid w:val="00D23A41"/>
    <w:rsid w:val="00D23E19"/>
    <w:rsid w:val="00D24134"/>
    <w:rsid w:val="00D248B7"/>
    <w:rsid w:val="00D25034"/>
    <w:rsid w:val="00D254BE"/>
    <w:rsid w:val="00D25B7A"/>
    <w:rsid w:val="00D26253"/>
    <w:rsid w:val="00D273CC"/>
    <w:rsid w:val="00D30714"/>
    <w:rsid w:val="00D32193"/>
    <w:rsid w:val="00D326B1"/>
    <w:rsid w:val="00D32724"/>
    <w:rsid w:val="00D32C4D"/>
    <w:rsid w:val="00D3385A"/>
    <w:rsid w:val="00D33D6A"/>
    <w:rsid w:val="00D34898"/>
    <w:rsid w:val="00D35E7B"/>
    <w:rsid w:val="00D367C8"/>
    <w:rsid w:val="00D36BDE"/>
    <w:rsid w:val="00D424A6"/>
    <w:rsid w:val="00D426F0"/>
    <w:rsid w:val="00D42D37"/>
    <w:rsid w:val="00D42E04"/>
    <w:rsid w:val="00D43350"/>
    <w:rsid w:val="00D4368B"/>
    <w:rsid w:val="00D4386D"/>
    <w:rsid w:val="00D43BBA"/>
    <w:rsid w:val="00D44F80"/>
    <w:rsid w:val="00D4589C"/>
    <w:rsid w:val="00D469C9"/>
    <w:rsid w:val="00D46F68"/>
    <w:rsid w:val="00D472A3"/>
    <w:rsid w:val="00D500A0"/>
    <w:rsid w:val="00D50158"/>
    <w:rsid w:val="00D502B8"/>
    <w:rsid w:val="00D50301"/>
    <w:rsid w:val="00D50EF3"/>
    <w:rsid w:val="00D50F2B"/>
    <w:rsid w:val="00D513B9"/>
    <w:rsid w:val="00D51613"/>
    <w:rsid w:val="00D51648"/>
    <w:rsid w:val="00D518B3"/>
    <w:rsid w:val="00D51D3F"/>
    <w:rsid w:val="00D51F0E"/>
    <w:rsid w:val="00D52855"/>
    <w:rsid w:val="00D53161"/>
    <w:rsid w:val="00D535C1"/>
    <w:rsid w:val="00D5363A"/>
    <w:rsid w:val="00D5370A"/>
    <w:rsid w:val="00D54792"/>
    <w:rsid w:val="00D5482C"/>
    <w:rsid w:val="00D5487E"/>
    <w:rsid w:val="00D54C5A"/>
    <w:rsid w:val="00D54CC1"/>
    <w:rsid w:val="00D55AC6"/>
    <w:rsid w:val="00D55C1B"/>
    <w:rsid w:val="00D56138"/>
    <w:rsid w:val="00D56288"/>
    <w:rsid w:val="00D56AD7"/>
    <w:rsid w:val="00D56AE8"/>
    <w:rsid w:val="00D56D3E"/>
    <w:rsid w:val="00D56D52"/>
    <w:rsid w:val="00D56DF4"/>
    <w:rsid w:val="00D5752A"/>
    <w:rsid w:val="00D57710"/>
    <w:rsid w:val="00D57A0E"/>
    <w:rsid w:val="00D6035A"/>
    <w:rsid w:val="00D60A10"/>
    <w:rsid w:val="00D624D8"/>
    <w:rsid w:val="00D62B6D"/>
    <w:rsid w:val="00D62BAA"/>
    <w:rsid w:val="00D630AF"/>
    <w:rsid w:val="00D63785"/>
    <w:rsid w:val="00D63A8C"/>
    <w:rsid w:val="00D66A11"/>
    <w:rsid w:val="00D66C7A"/>
    <w:rsid w:val="00D6719B"/>
    <w:rsid w:val="00D67225"/>
    <w:rsid w:val="00D70931"/>
    <w:rsid w:val="00D711AD"/>
    <w:rsid w:val="00D714D8"/>
    <w:rsid w:val="00D7344F"/>
    <w:rsid w:val="00D74292"/>
    <w:rsid w:val="00D744B1"/>
    <w:rsid w:val="00D74B54"/>
    <w:rsid w:val="00D74CDA"/>
    <w:rsid w:val="00D74F1D"/>
    <w:rsid w:val="00D75400"/>
    <w:rsid w:val="00D76477"/>
    <w:rsid w:val="00D76EEE"/>
    <w:rsid w:val="00D77092"/>
    <w:rsid w:val="00D772E2"/>
    <w:rsid w:val="00D777C9"/>
    <w:rsid w:val="00D8019B"/>
    <w:rsid w:val="00D80435"/>
    <w:rsid w:val="00D81979"/>
    <w:rsid w:val="00D81AD8"/>
    <w:rsid w:val="00D81C9F"/>
    <w:rsid w:val="00D8233F"/>
    <w:rsid w:val="00D829CD"/>
    <w:rsid w:val="00D829E8"/>
    <w:rsid w:val="00D82AB7"/>
    <w:rsid w:val="00D82D26"/>
    <w:rsid w:val="00D82E2C"/>
    <w:rsid w:val="00D83151"/>
    <w:rsid w:val="00D83278"/>
    <w:rsid w:val="00D8327F"/>
    <w:rsid w:val="00D83304"/>
    <w:rsid w:val="00D833E1"/>
    <w:rsid w:val="00D83556"/>
    <w:rsid w:val="00D84A67"/>
    <w:rsid w:val="00D84C1E"/>
    <w:rsid w:val="00D85213"/>
    <w:rsid w:val="00D85A54"/>
    <w:rsid w:val="00D8664A"/>
    <w:rsid w:val="00D86B57"/>
    <w:rsid w:val="00D86B7B"/>
    <w:rsid w:val="00D871A3"/>
    <w:rsid w:val="00D8768E"/>
    <w:rsid w:val="00D8794F"/>
    <w:rsid w:val="00D87A3D"/>
    <w:rsid w:val="00D901E3"/>
    <w:rsid w:val="00D90FD9"/>
    <w:rsid w:val="00D9135D"/>
    <w:rsid w:val="00D91737"/>
    <w:rsid w:val="00D91BB7"/>
    <w:rsid w:val="00D92247"/>
    <w:rsid w:val="00D92D0C"/>
    <w:rsid w:val="00D9346E"/>
    <w:rsid w:val="00D93C9F"/>
    <w:rsid w:val="00D94C17"/>
    <w:rsid w:val="00D94F82"/>
    <w:rsid w:val="00D95137"/>
    <w:rsid w:val="00D95492"/>
    <w:rsid w:val="00D9549E"/>
    <w:rsid w:val="00D95599"/>
    <w:rsid w:val="00D9586E"/>
    <w:rsid w:val="00D95F8B"/>
    <w:rsid w:val="00D963FE"/>
    <w:rsid w:val="00D967AE"/>
    <w:rsid w:val="00D96C3C"/>
    <w:rsid w:val="00D9734E"/>
    <w:rsid w:val="00D9767B"/>
    <w:rsid w:val="00DA1531"/>
    <w:rsid w:val="00DA21F9"/>
    <w:rsid w:val="00DA2D62"/>
    <w:rsid w:val="00DA2D80"/>
    <w:rsid w:val="00DA2DF7"/>
    <w:rsid w:val="00DA3AA9"/>
    <w:rsid w:val="00DA3E5A"/>
    <w:rsid w:val="00DA4508"/>
    <w:rsid w:val="00DA461A"/>
    <w:rsid w:val="00DA503D"/>
    <w:rsid w:val="00DA5211"/>
    <w:rsid w:val="00DA5F8C"/>
    <w:rsid w:val="00DA6545"/>
    <w:rsid w:val="00DA6896"/>
    <w:rsid w:val="00DA731C"/>
    <w:rsid w:val="00DA7C7D"/>
    <w:rsid w:val="00DB0238"/>
    <w:rsid w:val="00DB02F0"/>
    <w:rsid w:val="00DB0591"/>
    <w:rsid w:val="00DB1357"/>
    <w:rsid w:val="00DB1602"/>
    <w:rsid w:val="00DB1834"/>
    <w:rsid w:val="00DB1CF6"/>
    <w:rsid w:val="00DB2028"/>
    <w:rsid w:val="00DB23B8"/>
    <w:rsid w:val="00DB2824"/>
    <w:rsid w:val="00DB2A06"/>
    <w:rsid w:val="00DB3486"/>
    <w:rsid w:val="00DB3777"/>
    <w:rsid w:val="00DB3C39"/>
    <w:rsid w:val="00DB453F"/>
    <w:rsid w:val="00DB4CB3"/>
    <w:rsid w:val="00DB5295"/>
    <w:rsid w:val="00DB5BC4"/>
    <w:rsid w:val="00DB5CD4"/>
    <w:rsid w:val="00DB7329"/>
    <w:rsid w:val="00DB7589"/>
    <w:rsid w:val="00DC0052"/>
    <w:rsid w:val="00DC0186"/>
    <w:rsid w:val="00DC01CC"/>
    <w:rsid w:val="00DC057A"/>
    <w:rsid w:val="00DC0C18"/>
    <w:rsid w:val="00DC17B4"/>
    <w:rsid w:val="00DC181D"/>
    <w:rsid w:val="00DC1D89"/>
    <w:rsid w:val="00DC204A"/>
    <w:rsid w:val="00DC2374"/>
    <w:rsid w:val="00DC33D4"/>
    <w:rsid w:val="00DC3682"/>
    <w:rsid w:val="00DC383A"/>
    <w:rsid w:val="00DC3F19"/>
    <w:rsid w:val="00DC3F2D"/>
    <w:rsid w:val="00DC41B2"/>
    <w:rsid w:val="00DC4696"/>
    <w:rsid w:val="00DC4B77"/>
    <w:rsid w:val="00DC50E4"/>
    <w:rsid w:val="00DC54B4"/>
    <w:rsid w:val="00DC59A0"/>
    <w:rsid w:val="00DC5BCC"/>
    <w:rsid w:val="00DC5FEB"/>
    <w:rsid w:val="00DC6038"/>
    <w:rsid w:val="00DC664B"/>
    <w:rsid w:val="00DC6BA9"/>
    <w:rsid w:val="00DC6FE8"/>
    <w:rsid w:val="00DC7017"/>
    <w:rsid w:val="00DC77EA"/>
    <w:rsid w:val="00DC7A68"/>
    <w:rsid w:val="00DC7AE0"/>
    <w:rsid w:val="00DD039F"/>
    <w:rsid w:val="00DD1180"/>
    <w:rsid w:val="00DD1DAC"/>
    <w:rsid w:val="00DD2389"/>
    <w:rsid w:val="00DD25A5"/>
    <w:rsid w:val="00DD2BD0"/>
    <w:rsid w:val="00DD3003"/>
    <w:rsid w:val="00DD330A"/>
    <w:rsid w:val="00DD3E98"/>
    <w:rsid w:val="00DD4246"/>
    <w:rsid w:val="00DD43F2"/>
    <w:rsid w:val="00DD4684"/>
    <w:rsid w:val="00DD473A"/>
    <w:rsid w:val="00DD49FE"/>
    <w:rsid w:val="00DD4A20"/>
    <w:rsid w:val="00DD4BC8"/>
    <w:rsid w:val="00DD4E26"/>
    <w:rsid w:val="00DD55E6"/>
    <w:rsid w:val="00DD5674"/>
    <w:rsid w:val="00DD5911"/>
    <w:rsid w:val="00DD5B2B"/>
    <w:rsid w:val="00DD5DEC"/>
    <w:rsid w:val="00DD6E2C"/>
    <w:rsid w:val="00DD7C52"/>
    <w:rsid w:val="00DD7E64"/>
    <w:rsid w:val="00DE0482"/>
    <w:rsid w:val="00DE0588"/>
    <w:rsid w:val="00DE0AC3"/>
    <w:rsid w:val="00DE10FB"/>
    <w:rsid w:val="00DE1146"/>
    <w:rsid w:val="00DE1B8A"/>
    <w:rsid w:val="00DE1D7B"/>
    <w:rsid w:val="00DE1F18"/>
    <w:rsid w:val="00DE219C"/>
    <w:rsid w:val="00DE26A0"/>
    <w:rsid w:val="00DE2974"/>
    <w:rsid w:val="00DE2E80"/>
    <w:rsid w:val="00DE3497"/>
    <w:rsid w:val="00DE3A43"/>
    <w:rsid w:val="00DE3D92"/>
    <w:rsid w:val="00DE4467"/>
    <w:rsid w:val="00DE45AC"/>
    <w:rsid w:val="00DE5CB9"/>
    <w:rsid w:val="00DE5E0E"/>
    <w:rsid w:val="00DE691A"/>
    <w:rsid w:val="00DE6B63"/>
    <w:rsid w:val="00DE7162"/>
    <w:rsid w:val="00DE727E"/>
    <w:rsid w:val="00DF05E3"/>
    <w:rsid w:val="00DF06A1"/>
    <w:rsid w:val="00DF0ACA"/>
    <w:rsid w:val="00DF0FFF"/>
    <w:rsid w:val="00DF1BC4"/>
    <w:rsid w:val="00DF1BC5"/>
    <w:rsid w:val="00DF1EDC"/>
    <w:rsid w:val="00DF231F"/>
    <w:rsid w:val="00DF2682"/>
    <w:rsid w:val="00DF310A"/>
    <w:rsid w:val="00DF3628"/>
    <w:rsid w:val="00DF3C6F"/>
    <w:rsid w:val="00DF4106"/>
    <w:rsid w:val="00DF433C"/>
    <w:rsid w:val="00DF45F5"/>
    <w:rsid w:val="00DF4942"/>
    <w:rsid w:val="00DF77AE"/>
    <w:rsid w:val="00DF7963"/>
    <w:rsid w:val="00DF7DB4"/>
    <w:rsid w:val="00E00376"/>
    <w:rsid w:val="00E0072B"/>
    <w:rsid w:val="00E00A3E"/>
    <w:rsid w:val="00E00C50"/>
    <w:rsid w:val="00E00DFD"/>
    <w:rsid w:val="00E02262"/>
    <w:rsid w:val="00E02A9C"/>
    <w:rsid w:val="00E02ADE"/>
    <w:rsid w:val="00E02BB0"/>
    <w:rsid w:val="00E03440"/>
    <w:rsid w:val="00E06777"/>
    <w:rsid w:val="00E071ED"/>
    <w:rsid w:val="00E0773B"/>
    <w:rsid w:val="00E07846"/>
    <w:rsid w:val="00E07AF3"/>
    <w:rsid w:val="00E07FC5"/>
    <w:rsid w:val="00E101EB"/>
    <w:rsid w:val="00E10A71"/>
    <w:rsid w:val="00E10C2B"/>
    <w:rsid w:val="00E112F5"/>
    <w:rsid w:val="00E11DA2"/>
    <w:rsid w:val="00E11DCD"/>
    <w:rsid w:val="00E121CF"/>
    <w:rsid w:val="00E12800"/>
    <w:rsid w:val="00E130FB"/>
    <w:rsid w:val="00E13465"/>
    <w:rsid w:val="00E14CEA"/>
    <w:rsid w:val="00E14E1A"/>
    <w:rsid w:val="00E14E3E"/>
    <w:rsid w:val="00E1528A"/>
    <w:rsid w:val="00E15979"/>
    <w:rsid w:val="00E15FAA"/>
    <w:rsid w:val="00E16057"/>
    <w:rsid w:val="00E160DB"/>
    <w:rsid w:val="00E1619F"/>
    <w:rsid w:val="00E16A1B"/>
    <w:rsid w:val="00E1708E"/>
    <w:rsid w:val="00E173A7"/>
    <w:rsid w:val="00E1754E"/>
    <w:rsid w:val="00E20081"/>
    <w:rsid w:val="00E205A3"/>
    <w:rsid w:val="00E209DD"/>
    <w:rsid w:val="00E20BAD"/>
    <w:rsid w:val="00E20C06"/>
    <w:rsid w:val="00E20E7A"/>
    <w:rsid w:val="00E20F14"/>
    <w:rsid w:val="00E217B8"/>
    <w:rsid w:val="00E218FD"/>
    <w:rsid w:val="00E21A5D"/>
    <w:rsid w:val="00E21EC9"/>
    <w:rsid w:val="00E2265D"/>
    <w:rsid w:val="00E22CF6"/>
    <w:rsid w:val="00E23A44"/>
    <w:rsid w:val="00E2452B"/>
    <w:rsid w:val="00E24F32"/>
    <w:rsid w:val="00E260D7"/>
    <w:rsid w:val="00E270A3"/>
    <w:rsid w:val="00E27AB8"/>
    <w:rsid w:val="00E30055"/>
    <w:rsid w:val="00E303D1"/>
    <w:rsid w:val="00E308EB"/>
    <w:rsid w:val="00E30DAC"/>
    <w:rsid w:val="00E31222"/>
    <w:rsid w:val="00E313C8"/>
    <w:rsid w:val="00E31AEA"/>
    <w:rsid w:val="00E31CE0"/>
    <w:rsid w:val="00E321CD"/>
    <w:rsid w:val="00E321DA"/>
    <w:rsid w:val="00E324A2"/>
    <w:rsid w:val="00E3256C"/>
    <w:rsid w:val="00E3257C"/>
    <w:rsid w:val="00E3297E"/>
    <w:rsid w:val="00E3394C"/>
    <w:rsid w:val="00E33C00"/>
    <w:rsid w:val="00E3412C"/>
    <w:rsid w:val="00E34A59"/>
    <w:rsid w:val="00E34C7B"/>
    <w:rsid w:val="00E357B9"/>
    <w:rsid w:val="00E3584E"/>
    <w:rsid w:val="00E35B26"/>
    <w:rsid w:val="00E35C57"/>
    <w:rsid w:val="00E35D61"/>
    <w:rsid w:val="00E35D9C"/>
    <w:rsid w:val="00E35F5B"/>
    <w:rsid w:val="00E3676B"/>
    <w:rsid w:val="00E36AF1"/>
    <w:rsid w:val="00E36C7E"/>
    <w:rsid w:val="00E37186"/>
    <w:rsid w:val="00E3722C"/>
    <w:rsid w:val="00E37575"/>
    <w:rsid w:val="00E3778B"/>
    <w:rsid w:val="00E400A3"/>
    <w:rsid w:val="00E40FF8"/>
    <w:rsid w:val="00E410ED"/>
    <w:rsid w:val="00E41B5F"/>
    <w:rsid w:val="00E41C31"/>
    <w:rsid w:val="00E41E78"/>
    <w:rsid w:val="00E42C38"/>
    <w:rsid w:val="00E42CDF"/>
    <w:rsid w:val="00E43237"/>
    <w:rsid w:val="00E43351"/>
    <w:rsid w:val="00E437E3"/>
    <w:rsid w:val="00E43BEA"/>
    <w:rsid w:val="00E43C24"/>
    <w:rsid w:val="00E45085"/>
    <w:rsid w:val="00E4518E"/>
    <w:rsid w:val="00E452F6"/>
    <w:rsid w:val="00E458F3"/>
    <w:rsid w:val="00E45DEC"/>
    <w:rsid w:val="00E4600F"/>
    <w:rsid w:val="00E4613B"/>
    <w:rsid w:val="00E4628C"/>
    <w:rsid w:val="00E471C1"/>
    <w:rsid w:val="00E47DD0"/>
    <w:rsid w:val="00E50187"/>
    <w:rsid w:val="00E501C7"/>
    <w:rsid w:val="00E5022E"/>
    <w:rsid w:val="00E50241"/>
    <w:rsid w:val="00E50E5F"/>
    <w:rsid w:val="00E511A4"/>
    <w:rsid w:val="00E51775"/>
    <w:rsid w:val="00E5188D"/>
    <w:rsid w:val="00E51CD9"/>
    <w:rsid w:val="00E52673"/>
    <w:rsid w:val="00E52C25"/>
    <w:rsid w:val="00E52E3D"/>
    <w:rsid w:val="00E53147"/>
    <w:rsid w:val="00E53336"/>
    <w:rsid w:val="00E53C4E"/>
    <w:rsid w:val="00E542B5"/>
    <w:rsid w:val="00E54497"/>
    <w:rsid w:val="00E5584A"/>
    <w:rsid w:val="00E55B7A"/>
    <w:rsid w:val="00E55E8C"/>
    <w:rsid w:val="00E56127"/>
    <w:rsid w:val="00E5654B"/>
    <w:rsid w:val="00E5699A"/>
    <w:rsid w:val="00E56C34"/>
    <w:rsid w:val="00E56FCB"/>
    <w:rsid w:val="00E5752A"/>
    <w:rsid w:val="00E57702"/>
    <w:rsid w:val="00E579CC"/>
    <w:rsid w:val="00E6072B"/>
    <w:rsid w:val="00E60795"/>
    <w:rsid w:val="00E60896"/>
    <w:rsid w:val="00E60A86"/>
    <w:rsid w:val="00E60CFC"/>
    <w:rsid w:val="00E60F48"/>
    <w:rsid w:val="00E613A0"/>
    <w:rsid w:val="00E6148E"/>
    <w:rsid w:val="00E614BA"/>
    <w:rsid w:val="00E61819"/>
    <w:rsid w:val="00E61D13"/>
    <w:rsid w:val="00E61F6A"/>
    <w:rsid w:val="00E62394"/>
    <w:rsid w:val="00E6258C"/>
    <w:rsid w:val="00E62AE2"/>
    <w:rsid w:val="00E6355D"/>
    <w:rsid w:val="00E63595"/>
    <w:rsid w:val="00E63700"/>
    <w:rsid w:val="00E63E71"/>
    <w:rsid w:val="00E64351"/>
    <w:rsid w:val="00E64D50"/>
    <w:rsid w:val="00E65F86"/>
    <w:rsid w:val="00E6633E"/>
    <w:rsid w:val="00E663E2"/>
    <w:rsid w:val="00E67015"/>
    <w:rsid w:val="00E67DB5"/>
    <w:rsid w:val="00E67F40"/>
    <w:rsid w:val="00E70D0E"/>
    <w:rsid w:val="00E713FB"/>
    <w:rsid w:val="00E715AA"/>
    <w:rsid w:val="00E71B85"/>
    <w:rsid w:val="00E71C3A"/>
    <w:rsid w:val="00E71D15"/>
    <w:rsid w:val="00E72312"/>
    <w:rsid w:val="00E72623"/>
    <w:rsid w:val="00E734B7"/>
    <w:rsid w:val="00E73753"/>
    <w:rsid w:val="00E739D2"/>
    <w:rsid w:val="00E73C4F"/>
    <w:rsid w:val="00E7459A"/>
    <w:rsid w:val="00E74F49"/>
    <w:rsid w:val="00E76721"/>
    <w:rsid w:val="00E76A59"/>
    <w:rsid w:val="00E76BC7"/>
    <w:rsid w:val="00E76F05"/>
    <w:rsid w:val="00E77571"/>
    <w:rsid w:val="00E77F8F"/>
    <w:rsid w:val="00E7CB21"/>
    <w:rsid w:val="00E8029C"/>
    <w:rsid w:val="00E80C4D"/>
    <w:rsid w:val="00E80ECE"/>
    <w:rsid w:val="00E8137C"/>
    <w:rsid w:val="00E814B1"/>
    <w:rsid w:val="00E81FB8"/>
    <w:rsid w:val="00E82DCC"/>
    <w:rsid w:val="00E83291"/>
    <w:rsid w:val="00E83863"/>
    <w:rsid w:val="00E8392D"/>
    <w:rsid w:val="00E83FB8"/>
    <w:rsid w:val="00E849E6"/>
    <w:rsid w:val="00E8650F"/>
    <w:rsid w:val="00E86BBB"/>
    <w:rsid w:val="00E8E499"/>
    <w:rsid w:val="00E9056F"/>
    <w:rsid w:val="00E90FB4"/>
    <w:rsid w:val="00E90FD6"/>
    <w:rsid w:val="00E91889"/>
    <w:rsid w:val="00E91D8D"/>
    <w:rsid w:val="00E925D5"/>
    <w:rsid w:val="00E927C8"/>
    <w:rsid w:val="00E92EAC"/>
    <w:rsid w:val="00E930C0"/>
    <w:rsid w:val="00E93298"/>
    <w:rsid w:val="00E93A76"/>
    <w:rsid w:val="00E93EEA"/>
    <w:rsid w:val="00E94857"/>
    <w:rsid w:val="00E94E65"/>
    <w:rsid w:val="00E950F1"/>
    <w:rsid w:val="00E953E6"/>
    <w:rsid w:val="00E95598"/>
    <w:rsid w:val="00E9648A"/>
    <w:rsid w:val="00E96678"/>
    <w:rsid w:val="00E9712A"/>
    <w:rsid w:val="00E97913"/>
    <w:rsid w:val="00E97A23"/>
    <w:rsid w:val="00E97BE2"/>
    <w:rsid w:val="00E97CA1"/>
    <w:rsid w:val="00EA044C"/>
    <w:rsid w:val="00EA11E9"/>
    <w:rsid w:val="00EA17D1"/>
    <w:rsid w:val="00EA2ACB"/>
    <w:rsid w:val="00EA3735"/>
    <w:rsid w:val="00EA3C8D"/>
    <w:rsid w:val="00EA433F"/>
    <w:rsid w:val="00EA43EC"/>
    <w:rsid w:val="00EA454F"/>
    <w:rsid w:val="00EA48D8"/>
    <w:rsid w:val="00EA5551"/>
    <w:rsid w:val="00EA5754"/>
    <w:rsid w:val="00EA634F"/>
    <w:rsid w:val="00EA69C9"/>
    <w:rsid w:val="00EA6DA8"/>
    <w:rsid w:val="00EA73FF"/>
    <w:rsid w:val="00EA78CB"/>
    <w:rsid w:val="00EA7931"/>
    <w:rsid w:val="00EA7A59"/>
    <w:rsid w:val="00EB059B"/>
    <w:rsid w:val="00EB0646"/>
    <w:rsid w:val="00EB08F8"/>
    <w:rsid w:val="00EB0FA5"/>
    <w:rsid w:val="00EB1611"/>
    <w:rsid w:val="00EB198C"/>
    <w:rsid w:val="00EB205B"/>
    <w:rsid w:val="00EB2B8B"/>
    <w:rsid w:val="00EB3911"/>
    <w:rsid w:val="00EB3E1D"/>
    <w:rsid w:val="00EB3F6B"/>
    <w:rsid w:val="00EB44D6"/>
    <w:rsid w:val="00EB452B"/>
    <w:rsid w:val="00EB5D79"/>
    <w:rsid w:val="00EB625C"/>
    <w:rsid w:val="00EB62A5"/>
    <w:rsid w:val="00EB63FF"/>
    <w:rsid w:val="00EB656A"/>
    <w:rsid w:val="00EB699F"/>
    <w:rsid w:val="00EB74EE"/>
    <w:rsid w:val="00EB7DEC"/>
    <w:rsid w:val="00EB7F1D"/>
    <w:rsid w:val="00EC0097"/>
    <w:rsid w:val="00EC01A7"/>
    <w:rsid w:val="00EC0BB5"/>
    <w:rsid w:val="00EC0D4F"/>
    <w:rsid w:val="00EC256F"/>
    <w:rsid w:val="00EC282C"/>
    <w:rsid w:val="00EC2BDE"/>
    <w:rsid w:val="00EC3300"/>
    <w:rsid w:val="00EC393C"/>
    <w:rsid w:val="00EC4159"/>
    <w:rsid w:val="00EC50CE"/>
    <w:rsid w:val="00EC5166"/>
    <w:rsid w:val="00EC5671"/>
    <w:rsid w:val="00EC5A71"/>
    <w:rsid w:val="00EC5BAC"/>
    <w:rsid w:val="00EC5C51"/>
    <w:rsid w:val="00EC6601"/>
    <w:rsid w:val="00EC735C"/>
    <w:rsid w:val="00EC7559"/>
    <w:rsid w:val="00EC766E"/>
    <w:rsid w:val="00EC7C05"/>
    <w:rsid w:val="00EC7D8D"/>
    <w:rsid w:val="00ED0448"/>
    <w:rsid w:val="00ED056E"/>
    <w:rsid w:val="00ED0B7F"/>
    <w:rsid w:val="00ED0DF4"/>
    <w:rsid w:val="00ED1027"/>
    <w:rsid w:val="00ED16DB"/>
    <w:rsid w:val="00ED1948"/>
    <w:rsid w:val="00ED21BA"/>
    <w:rsid w:val="00ED26AD"/>
    <w:rsid w:val="00ED2E80"/>
    <w:rsid w:val="00ED31D1"/>
    <w:rsid w:val="00ED3345"/>
    <w:rsid w:val="00ED3834"/>
    <w:rsid w:val="00ED41F4"/>
    <w:rsid w:val="00ED4E9C"/>
    <w:rsid w:val="00ED51E8"/>
    <w:rsid w:val="00ED5208"/>
    <w:rsid w:val="00ED6052"/>
    <w:rsid w:val="00ED63F1"/>
    <w:rsid w:val="00ED681D"/>
    <w:rsid w:val="00ED74D2"/>
    <w:rsid w:val="00ED76CD"/>
    <w:rsid w:val="00ED78DB"/>
    <w:rsid w:val="00ED7C11"/>
    <w:rsid w:val="00EE057E"/>
    <w:rsid w:val="00EE0B5F"/>
    <w:rsid w:val="00EE1163"/>
    <w:rsid w:val="00EE1598"/>
    <w:rsid w:val="00EE1A26"/>
    <w:rsid w:val="00EE2589"/>
    <w:rsid w:val="00EE2A24"/>
    <w:rsid w:val="00EE2DBC"/>
    <w:rsid w:val="00EE3397"/>
    <w:rsid w:val="00EE3901"/>
    <w:rsid w:val="00EE3BAA"/>
    <w:rsid w:val="00EE3BDB"/>
    <w:rsid w:val="00EE3C05"/>
    <w:rsid w:val="00EE3F6E"/>
    <w:rsid w:val="00EE50FF"/>
    <w:rsid w:val="00EE5B53"/>
    <w:rsid w:val="00EE5D68"/>
    <w:rsid w:val="00EE619D"/>
    <w:rsid w:val="00EE7398"/>
    <w:rsid w:val="00EF01DD"/>
    <w:rsid w:val="00EF0A59"/>
    <w:rsid w:val="00EF1543"/>
    <w:rsid w:val="00EF154C"/>
    <w:rsid w:val="00EF166A"/>
    <w:rsid w:val="00EF1BB9"/>
    <w:rsid w:val="00EF2216"/>
    <w:rsid w:val="00EF28B0"/>
    <w:rsid w:val="00EF30EF"/>
    <w:rsid w:val="00EF3ADB"/>
    <w:rsid w:val="00EF3C1D"/>
    <w:rsid w:val="00EF3EE3"/>
    <w:rsid w:val="00EF3FB5"/>
    <w:rsid w:val="00EF40DC"/>
    <w:rsid w:val="00EF41A9"/>
    <w:rsid w:val="00EF4378"/>
    <w:rsid w:val="00EF4AEC"/>
    <w:rsid w:val="00EF608F"/>
    <w:rsid w:val="00EF6450"/>
    <w:rsid w:val="00EF6B69"/>
    <w:rsid w:val="00EF6C2B"/>
    <w:rsid w:val="00EF6F1D"/>
    <w:rsid w:val="00EF7899"/>
    <w:rsid w:val="00EF7AD7"/>
    <w:rsid w:val="00EF7B39"/>
    <w:rsid w:val="00EF7BAB"/>
    <w:rsid w:val="00EF7C70"/>
    <w:rsid w:val="00F00670"/>
    <w:rsid w:val="00F00AC5"/>
    <w:rsid w:val="00F01005"/>
    <w:rsid w:val="00F0108A"/>
    <w:rsid w:val="00F01266"/>
    <w:rsid w:val="00F014B1"/>
    <w:rsid w:val="00F018F9"/>
    <w:rsid w:val="00F01BA0"/>
    <w:rsid w:val="00F028A6"/>
    <w:rsid w:val="00F02E8B"/>
    <w:rsid w:val="00F02FC6"/>
    <w:rsid w:val="00F0380D"/>
    <w:rsid w:val="00F04A38"/>
    <w:rsid w:val="00F05692"/>
    <w:rsid w:val="00F06AC7"/>
    <w:rsid w:val="00F07065"/>
    <w:rsid w:val="00F07090"/>
    <w:rsid w:val="00F073FF"/>
    <w:rsid w:val="00F0743A"/>
    <w:rsid w:val="00F07CC5"/>
    <w:rsid w:val="00F07D37"/>
    <w:rsid w:val="00F07E35"/>
    <w:rsid w:val="00F11413"/>
    <w:rsid w:val="00F13617"/>
    <w:rsid w:val="00F13BC1"/>
    <w:rsid w:val="00F13C51"/>
    <w:rsid w:val="00F13E97"/>
    <w:rsid w:val="00F13F3A"/>
    <w:rsid w:val="00F14E60"/>
    <w:rsid w:val="00F14EE6"/>
    <w:rsid w:val="00F15135"/>
    <w:rsid w:val="00F15410"/>
    <w:rsid w:val="00F15589"/>
    <w:rsid w:val="00F15913"/>
    <w:rsid w:val="00F16701"/>
    <w:rsid w:val="00F1698E"/>
    <w:rsid w:val="00F16DDC"/>
    <w:rsid w:val="00F16F87"/>
    <w:rsid w:val="00F172F8"/>
    <w:rsid w:val="00F17399"/>
    <w:rsid w:val="00F17699"/>
    <w:rsid w:val="00F1789A"/>
    <w:rsid w:val="00F17BF1"/>
    <w:rsid w:val="00F201B0"/>
    <w:rsid w:val="00F2071E"/>
    <w:rsid w:val="00F2198A"/>
    <w:rsid w:val="00F21D2A"/>
    <w:rsid w:val="00F22C54"/>
    <w:rsid w:val="00F236F6"/>
    <w:rsid w:val="00F23CC4"/>
    <w:rsid w:val="00F241E2"/>
    <w:rsid w:val="00F24F81"/>
    <w:rsid w:val="00F250EA"/>
    <w:rsid w:val="00F25EFA"/>
    <w:rsid w:val="00F26A1C"/>
    <w:rsid w:val="00F26B3A"/>
    <w:rsid w:val="00F26B69"/>
    <w:rsid w:val="00F26CEE"/>
    <w:rsid w:val="00F273E0"/>
    <w:rsid w:val="00F27B63"/>
    <w:rsid w:val="00F27E85"/>
    <w:rsid w:val="00F30224"/>
    <w:rsid w:val="00F302FB"/>
    <w:rsid w:val="00F308B4"/>
    <w:rsid w:val="00F31EA2"/>
    <w:rsid w:val="00F32365"/>
    <w:rsid w:val="00F326E6"/>
    <w:rsid w:val="00F32941"/>
    <w:rsid w:val="00F329A8"/>
    <w:rsid w:val="00F32DE7"/>
    <w:rsid w:val="00F33577"/>
    <w:rsid w:val="00F33E56"/>
    <w:rsid w:val="00F34F1B"/>
    <w:rsid w:val="00F352ED"/>
    <w:rsid w:val="00F354A7"/>
    <w:rsid w:val="00F35757"/>
    <w:rsid w:val="00F35902"/>
    <w:rsid w:val="00F36182"/>
    <w:rsid w:val="00F366FA"/>
    <w:rsid w:val="00F373E4"/>
    <w:rsid w:val="00F3753A"/>
    <w:rsid w:val="00F37674"/>
    <w:rsid w:val="00F376D0"/>
    <w:rsid w:val="00F40725"/>
    <w:rsid w:val="00F40FE9"/>
    <w:rsid w:val="00F41C74"/>
    <w:rsid w:val="00F41CDE"/>
    <w:rsid w:val="00F42870"/>
    <w:rsid w:val="00F439E2"/>
    <w:rsid w:val="00F43DC5"/>
    <w:rsid w:val="00F43DE5"/>
    <w:rsid w:val="00F43E8A"/>
    <w:rsid w:val="00F44501"/>
    <w:rsid w:val="00F44A4C"/>
    <w:rsid w:val="00F44B28"/>
    <w:rsid w:val="00F454B6"/>
    <w:rsid w:val="00F4592F"/>
    <w:rsid w:val="00F45D3A"/>
    <w:rsid w:val="00F46D93"/>
    <w:rsid w:val="00F46E52"/>
    <w:rsid w:val="00F46EEA"/>
    <w:rsid w:val="00F4797B"/>
    <w:rsid w:val="00F512A1"/>
    <w:rsid w:val="00F52014"/>
    <w:rsid w:val="00F52F7D"/>
    <w:rsid w:val="00F53F7B"/>
    <w:rsid w:val="00F54811"/>
    <w:rsid w:val="00F54B20"/>
    <w:rsid w:val="00F550BE"/>
    <w:rsid w:val="00F550D6"/>
    <w:rsid w:val="00F55EEF"/>
    <w:rsid w:val="00F56172"/>
    <w:rsid w:val="00F56616"/>
    <w:rsid w:val="00F566AB"/>
    <w:rsid w:val="00F572E0"/>
    <w:rsid w:val="00F57479"/>
    <w:rsid w:val="00F575BA"/>
    <w:rsid w:val="00F57B57"/>
    <w:rsid w:val="00F60046"/>
    <w:rsid w:val="00F6034E"/>
    <w:rsid w:val="00F60BE3"/>
    <w:rsid w:val="00F61455"/>
    <w:rsid w:val="00F61496"/>
    <w:rsid w:val="00F61D2F"/>
    <w:rsid w:val="00F62C94"/>
    <w:rsid w:val="00F62E15"/>
    <w:rsid w:val="00F63B52"/>
    <w:rsid w:val="00F63FFF"/>
    <w:rsid w:val="00F6457C"/>
    <w:rsid w:val="00F65195"/>
    <w:rsid w:val="00F65BE5"/>
    <w:rsid w:val="00F66018"/>
    <w:rsid w:val="00F662A0"/>
    <w:rsid w:val="00F66C1D"/>
    <w:rsid w:val="00F66CA8"/>
    <w:rsid w:val="00F67C83"/>
    <w:rsid w:val="00F70764"/>
    <w:rsid w:val="00F709ED"/>
    <w:rsid w:val="00F70D53"/>
    <w:rsid w:val="00F7100A"/>
    <w:rsid w:val="00F7102B"/>
    <w:rsid w:val="00F71A88"/>
    <w:rsid w:val="00F71FA7"/>
    <w:rsid w:val="00F7254D"/>
    <w:rsid w:val="00F73299"/>
    <w:rsid w:val="00F73322"/>
    <w:rsid w:val="00F741EF"/>
    <w:rsid w:val="00F74245"/>
    <w:rsid w:val="00F7473B"/>
    <w:rsid w:val="00F752D1"/>
    <w:rsid w:val="00F7575A"/>
    <w:rsid w:val="00F7693B"/>
    <w:rsid w:val="00F76B0F"/>
    <w:rsid w:val="00F76B52"/>
    <w:rsid w:val="00F76F99"/>
    <w:rsid w:val="00F76FF2"/>
    <w:rsid w:val="00F77E09"/>
    <w:rsid w:val="00F807B3"/>
    <w:rsid w:val="00F80A22"/>
    <w:rsid w:val="00F80C41"/>
    <w:rsid w:val="00F815B4"/>
    <w:rsid w:val="00F823AC"/>
    <w:rsid w:val="00F83014"/>
    <w:rsid w:val="00F83563"/>
    <w:rsid w:val="00F83F41"/>
    <w:rsid w:val="00F8442C"/>
    <w:rsid w:val="00F846BE"/>
    <w:rsid w:val="00F84A2E"/>
    <w:rsid w:val="00F84DFC"/>
    <w:rsid w:val="00F85251"/>
    <w:rsid w:val="00F85619"/>
    <w:rsid w:val="00F86015"/>
    <w:rsid w:val="00F873D7"/>
    <w:rsid w:val="00F87425"/>
    <w:rsid w:val="00F87733"/>
    <w:rsid w:val="00F87ED4"/>
    <w:rsid w:val="00F90D0D"/>
    <w:rsid w:val="00F91592"/>
    <w:rsid w:val="00F9189D"/>
    <w:rsid w:val="00F92051"/>
    <w:rsid w:val="00F92590"/>
    <w:rsid w:val="00F92ECA"/>
    <w:rsid w:val="00F92F07"/>
    <w:rsid w:val="00F9333C"/>
    <w:rsid w:val="00F94125"/>
    <w:rsid w:val="00F941EC"/>
    <w:rsid w:val="00F95258"/>
    <w:rsid w:val="00F954F0"/>
    <w:rsid w:val="00F9560A"/>
    <w:rsid w:val="00F95775"/>
    <w:rsid w:val="00F9642B"/>
    <w:rsid w:val="00F96670"/>
    <w:rsid w:val="00F96BD9"/>
    <w:rsid w:val="00F9736F"/>
    <w:rsid w:val="00F976CA"/>
    <w:rsid w:val="00F9778A"/>
    <w:rsid w:val="00F97818"/>
    <w:rsid w:val="00F97F9E"/>
    <w:rsid w:val="00FA06A3"/>
    <w:rsid w:val="00FA177C"/>
    <w:rsid w:val="00FA1CB8"/>
    <w:rsid w:val="00FA202B"/>
    <w:rsid w:val="00FA2160"/>
    <w:rsid w:val="00FA22FE"/>
    <w:rsid w:val="00FA2C82"/>
    <w:rsid w:val="00FA301C"/>
    <w:rsid w:val="00FA326A"/>
    <w:rsid w:val="00FA3647"/>
    <w:rsid w:val="00FA36BA"/>
    <w:rsid w:val="00FA3B0D"/>
    <w:rsid w:val="00FA3EC4"/>
    <w:rsid w:val="00FA4807"/>
    <w:rsid w:val="00FA53B8"/>
    <w:rsid w:val="00FA583C"/>
    <w:rsid w:val="00FA598B"/>
    <w:rsid w:val="00FA6BDA"/>
    <w:rsid w:val="00FA72F0"/>
    <w:rsid w:val="00FA773F"/>
    <w:rsid w:val="00FB038D"/>
    <w:rsid w:val="00FB05A3"/>
    <w:rsid w:val="00FB05E8"/>
    <w:rsid w:val="00FB0A2B"/>
    <w:rsid w:val="00FB0A65"/>
    <w:rsid w:val="00FB0DDB"/>
    <w:rsid w:val="00FB0FC1"/>
    <w:rsid w:val="00FB1EED"/>
    <w:rsid w:val="00FB27D9"/>
    <w:rsid w:val="00FB2A76"/>
    <w:rsid w:val="00FB35A6"/>
    <w:rsid w:val="00FB38C6"/>
    <w:rsid w:val="00FB43BB"/>
    <w:rsid w:val="00FB48D3"/>
    <w:rsid w:val="00FB4D5E"/>
    <w:rsid w:val="00FB4DB3"/>
    <w:rsid w:val="00FB51D5"/>
    <w:rsid w:val="00FB53B0"/>
    <w:rsid w:val="00FB54CA"/>
    <w:rsid w:val="00FB5C74"/>
    <w:rsid w:val="00FB6754"/>
    <w:rsid w:val="00FB6806"/>
    <w:rsid w:val="00FB6F3A"/>
    <w:rsid w:val="00FB71BC"/>
    <w:rsid w:val="00FB77D8"/>
    <w:rsid w:val="00FB7AF3"/>
    <w:rsid w:val="00FB7EBD"/>
    <w:rsid w:val="00FB7F59"/>
    <w:rsid w:val="00FC01F4"/>
    <w:rsid w:val="00FC0FF1"/>
    <w:rsid w:val="00FC1361"/>
    <w:rsid w:val="00FC1384"/>
    <w:rsid w:val="00FC179E"/>
    <w:rsid w:val="00FC1802"/>
    <w:rsid w:val="00FC2682"/>
    <w:rsid w:val="00FC2943"/>
    <w:rsid w:val="00FC3C9E"/>
    <w:rsid w:val="00FC3FC6"/>
    <w:rsid w:val="00FC4402"/>
    <w:rsid w:val="00FC4954"/>
    <w:rsid w:val="00FC49F4"/>
    <w:rsid w:val="00FC4C09"/>
    <w:rsid w:val="00FC551D"/>
    <w:rsid w:val="00FC561D"/>
    <w:rsid w:val="00FC5F7E"/>
    <w:rsid w:val="00FC60CC"/>
    <w:rsid w:val="00FC631C"/>
    <w:rsid w:val="00FC6379"/>
    <w:rsid w:val="00FC6715"/>
    <w:rsid w:val="00FC6F22"/>
    <w:rsid w:val="00FD1324"/>
    <w:rsid w:val="00FD2194"/>
    <w:rsid w:val="00FD29EF"/>
    <w:rsid w:val="00FD2FE9"/>
    <w:rsid w:val="00FD3639"/>
    <w:rsid w:val="00FD40B8"/>
    <w:rsid w:val="00FD42CB"/>
    <w:rsid w:val="00FD44A6"/>
    <w:rsid w:val="00FD4509"/>
    <w:rsid w:val="00FD465D"/>
    <w:rsid w:val="00FD49AC"/>
    <w:rsid w:val="00FD520C"/>
    <w:rsid w:val="00FD528C"/>
    <w:rsid w:val="00FD5557"/>
    <w:rsid w:val="00FD5813"/>
    <w:rsid w:val="00FD593A"/>
    <w:rsid w:val="00FD6100"/>
    <w:rsid w:val="00FD6575"/>
    <w:rsid w:val="00FD7271"/>
    <w:rsid w:val="00FD75E9"/>
    <w:rsid w:val="00FD7938"/>
    <w:rsid w:val="00FD7B7E"/>
    <w:rsid w:val="00FE048F"/>
    <w:rsid w:val="00FE10B6"/>
    <w:rsid w:val="00FE10BE"/>
    <w:rsid w:val="00FE1289"/>
    <w:rsid w:val="00FE13D9"/>
    <w:rsid w:val="00FE1B96"/>
    <w:rsid w:val="00FE239E"/>
    <w:rsid w:val="00FE28E1"/>
    <w:rsid w:val="00FE30AC"/>
    <w:rsid w:val="00FE3A50"/>
    <w:rsid w:val="00FE3E0D"/>
    <w:rsid w:val="00FE42B1"/>
    <w:rsid w:val="00FE430D"/>
    <w:rsid w:val="00FE4543"/>
    <w:rsid w:val="00FE4A5D"/>
    <w:rsid w:val="00FE4F89"/>
    <w:rsid w:val="00FE546E"/>
    <w:rsid w:val="00FE69CF"/>
    <w:rsid w:val="00FE721A"/>
    <w:rsid w:val="00FE7BBA"/>
    <w:rsid w:val="00FE7DDF"/>
    <w:rsid w:val="00FE7F08"/>
    <w:rsid w:val="00FE7F73"/>
    <w:rsid w:val="00FE7FCD"/>
    <w:rsid w:val="00FF026A"/>
    <w:rsid w:val="00FF0320"/>
    <w:rsid w:val="00FF0BBC"/>
    <w:rsid w:val="00FF1F6F"/>
    <w:rsid w:val="00FF20E3"/>
    <w:rsid w:val="00FF29CE"/>
    <w:rsid w:val="00FF29DB"/>
    <w:rsid w:val="00FF3D41"/>
    <w:rsid w:val="00FF3F4A"/>
    <w:rsid w:val="00FF5467"/>
    <w:rsid w:val="00FF58CA"/>
    <w:rsid w:val="00FF6007"/>
    <w:rsid w:val="00FF7370"/>
    <w:rsid w:val="00FF7A7D"/>
    <w:rsid w:val="01003C6A"/>
    <w:rsid w:val="01016788"/>
    <w:rsid w:val="01031644"/>
    <w:rsid w:val="0103BAD0"/>
    <w:rsid w:val="010D6F73"/>
    <w:rsid w:val="010FD362"/>
    <w:rsid w:val="010FE5A0"/>
    <w:rsid w:val="011682E7"/>
    <w:rsid w:val="011B71A1"/>
    <w:rsid w:val="011E6609"/>
    <w:rsid w:val="0125F894"/>
    <w:rsid w:val="0133B09E"/>
    <w:rsid w:val="0136C0E4"/>
    <w:rsid w:val="013AD250"/>
    <w:rsid w:val="013C2F1D"/>
    <w:rsid w:val="013EB7AA"/>
    <w:rsid w:val="0141E51D"/>
    <w:rsid w:val="01485E79"/>
    <w:rsid w:val="014CB576"/>
    <w:rsid w:val="014D1E2C"/>
    <w:rsid w:val="014F687E"/>
    <w:rsid w:val="015FD0A8"/>
    <w:rsid w:val="0161CC40"/>
    <w:rsid w:val="016A73E9"/>
    <w:rsid w:val="016B64A9"/>
    <w:rsid w:val="017008F0"/>
    <w:rsid w:val="01753E3D"/>
    <w:rsid w:val="0179F024"/>
    <w:rsid w:val="018809E5"/>
    <w:rsid w:val="018FCBE6"/>
    <w:rsid w:val="01948ECB"/>
    <w:rsid w:val="019A6061"/>
    <w:rsid w:val="019DDC7D"/>
    <w:rsid w:val="019FD666"/>
    <w:rsid w:val="01B2EFF6"/>
    <w:rsid w:val="01C6910A"/>
    <w:rsid w:val="01C751E0"/>
    <w:rsid w:val="01C7A0FA"/>
    <w:rsid w:val="01CFD790"/>
    <w:rsid w:val="01D442BB"/>
    <w:rsid w:val="01D7D40F"/>
    <w:rsid w:val="01DA27A5"/>
    <w:rsid w:val="01DAE539"/>
    <w:rsid w:val="01DF0E3E"/>
    <w:rsid w:val="01EFBA4C"/>
    <w:rsid w:val="01F22E3E"/>
    <w:rsid w:val="01FFE1D2"/>
    <w:rsid w:val="020976BB"/>
    <w:rsid w:val="020AD29B"/>
    <w:rsid w:val="020AF433"/>
    <w:rsid w:val="020E050B"/>
    <w:rsid w:val="020E9716"/>
    <w:rsid w:val="0210A736"/>
    <w:rsid w:val="022390F7"/>
    <w:rsid w:val="0226DBFE"/>
    <w:rsid w:val="022B558B"/>
    <w:rsid w:val="0232759A"/>
    <w:rsid w:val="023D7BD2"/>
    <w:rsid w:val="0242434C"/>
    <w:rsid w:val="02451E26"/>
    <w:rsid w:val="02462321"/>
    <w:rsid w:val="024A3776"/>
    <w:rsid w:val="024B0000"/>
    <w:rsid w:val="024C8814"/>
    <w:rsid w:val="02528180"/>
    <w:rsid w:val="0252EA98"/>
    <w:rsid w:val="02574B8E"/>
    <w:rsid w:val="025AC8E1"/>
    <w:rsid w:val="026A2FDB"/>
    <w:rsid w:val="026CB186"/>
    <w:rsid w:val="026CFCD5"/>
    <w:rsid w:val="026D9938"/>
    <w:rsid w:val="0273B900"/>
    <w:rsid w:val="027CF8E4"/>
    <w:rsid w:val="0282ECBB"/>
    <w:rsid w:val="028920EF"/>
    <w:rsid w:val="028B0E28"/>
    <w:rsid w:val="02957582"/>
    <w:rsid w:val="0297A534"/>
    <w:rsid w:val="029B6750"/>
    <w:rsid w:val="029C10C6"/>
    <w:rsid w:val="02A54266"/>
    <w:rsid w:val="02A621F9"/>
    <w:rsid w:val="02A7C352"/>
    <w:rsid w:val="02AE6172"/>
    <w:rsid w:val="02AF17A8"/>
    <w:rsid w:val="02B56747"/>
    <w:rsid w:val="02B9B28E"/>
    <w:rsid w:val="02BC6595"/>
    <w:rsid w:val="02BD9A99"/>
    <w:rsid w:val="02CCD9A1"/>
    <w:rsid w:val="02CCDED6"/>
    <w:rsid w:val="02CDF64E"/>
    <w:rsid w:val="02D21230"/>
    <w:rsid w:val="02DFE7AA"/>
    <w:rsid w:val="02E2C7E2"/>
    <w:rsid w:val="02F2BF1D"/>
    <w:rsid w:val="02F6B270"/>
    <w:rsid w:val="03018505"/>
    <w:rsid w:val="0301905A"/>
    <w:rsid w:val="030ECE87"/>
    <w:rsid w:val="0317007E"/>
    <w:rsid w:val="03248DC2"/>
    <w:rsid w:val="0327F4EE"/>
    <w:rsid w:val="032E62F8"/>
    <w:rsid w:val="03303678"/>
    <w:rsid w:val="033230C4"/>
    <w:rsid w:val="033FD4CA"/>
    <w:rsid w:val="034041F1"/>
    <w:rsid w:val="0349ED50"/>
    <w:rsid w:val="034B4E03"/>
    <w:rsid w:val="0355A4C1"/>
    <w:rsid w:val="03574EA5"/>
    <w:rsid w:val="0364A1CF"/>
    <w:rsid w:val="036530A9"/>
    <w:rsid w:val="0365D198"/>
    <w:rsid w:val="0372D41D"/>
    <w:rsid w:val="03744760"/>
    <w:rsid w:val="037A738F"/>
    <w:rsid w:val="037F6EFA"/>
    <w:rsid w:val="0382C90F"/>
    <w:rsid w:val="0385B8E3"/>
    <w:rsid w:val="0385F74F"/>
    <w:rsid w:val="038F4414"/>
    <w:rsid w:val="039711EA"/>
    <w:rsid w:val="03A045EA"/>
    <w:rsid w:val="03A1F427"/>
    <w:rsid w:val="03A46B59"/>
    <w:rsid w:val="03A8E094"/>
    <w:rsid w:val="03AA6335"/>
    <w:rsid w:val="03B2A6F3"/>
    <w:rsid w:val="03B6AD41"/>
    <w:rsid w:val="03BAB9EC"/>
    <w:rsid w:val="03BE0B74"/>
    <w:rsid w:val="03C242F3"/>
    <w:rsid w:val="03C5A15B"/>
    <w:rsid w:val="03C5E8F8"/>
    <w:rsid w:val="03CCAC82"/>
    <w:rsid w:val="03D15A7A"/>
    <w:rsid w:val="03D4A65D"/>
    <w:rsid w:val="03D6FFBC"/>
    <w:rsid w:val="03E25B6F"/>
    <w:rsid w:val="03EB06EB"/>
    <w:rsid w:val="03EB7ABA"/>
    <w:rsid w:val="03ECD4F8"/>
    <w:rsid w:val="03F2FB2F"/>
    <w:rsid w:val="03F6186D"/>
    <w:rsid w:val="03F7A139"/>
    <w:rsid w:val="03F97B60"/>
    <w:rsid w:val="03FEADC6"/>
    <w:rsid w:val="04060BB2"/>
    <w:rsid w:val="040937C6"/>
    <w:rsid w:val="0409BCDC"/>
    <w:rsid w:val="0409DF5D"/>
    <w:rsid w:val="040B5BD5"/>
    <w:rsid w:val="040DF791"/>
    <w:rsid w:val="041410F2"/>
    <w:rsid w:val="041CC44B"/>
    <w:rsid w:val="0421AAE1"/>
    <w:rsid w:val="0425991F"/>
    <w:rsid w:val="04289261"/>
    <w:rsid w:val="04292D86"/>
    <w:rsid w:val="042A6499"/>
    <w:rsid w:val="043037EC"/>
    <w:rsid w:val="043934CC"/>
    <w:rsid w:val="04397293"/>
    <w:rsid w:val="043B4389"/>
    <w:rsid w:val="043F4D61"/>
    <w:rsid w:val="043FB322"/>
    <w:rsid w:val="04499C1D"/>
    <w:rsid w:val="044B0010"/>
    <w:rsid w:val="045B3CDA"/>
    <w:rsid w:val="045D5547"/>
    <w:rsid w:val="04615FFC"/>
    <w:rsid w:val="04630D93"/>
    <w:rsid w:val="0463E61B"/>
    <w:rsid w:val="04689E3A"/>
    <w:rsid w:val="047D35C6"/>
    <w:rsid w:val="0482D9E9"/>
    <w:rsid w:val="04866730"/>
    <w:rsid w:val="04878CA7"/>
    <w:rsid w:val="049686BF"/>
    <w:rsid w:val="0499DF2B"/>
    <w:rsid w:val="049C1158"/>
    <w:rsid w:val="049C4819"/>
    <w:rsid w:val="049D786E"/>
    <w:rsid w:val="04A1064C"/>
    <w:rsid w:val="04ACF13B"/>
    <w:rsid w:val="04B61828"/>
    <w:rsid w:val="04B74241"/>
    <w:rsid w:val="04B980B6"/>
    <w:rsid w:val="04C14E9F"/>
    <w:rsid w:val="04CE8AEC"/>
    <w:rsid w:val="04D20479"/>
    <w:rsid w:val="04D34DD1"/>
    <w:rsid w:val="04D64F4E"/>
    <w:rsid w:val="04D750C3"/>
    <w:rsid w:val="04D7F8B7"/>
    <w:rsid w:val="04D8B235"/>
    <w:rsid w:val="04E27679"/>
    <w:rsid w:val="04E65136"/>
    <w:rsid w:val="04E704E6"/>
    <w:rsid w:val="04E7D3BE"/>
    <w:rsid w:val="04EACC5D"/>
    <w:rsid w:val="04F11B02"/>
    <w:rsid w:val="04F85107"/>
    <w:rsid w:val="04FF69A2"/>
    <w:rsid w:val="05011D54"/>
    <w:rsid w:val="0502BE6E"/>
    <w:rsid w:val="0509AABF"/>
    <w:rsid w:val="050EBF1E"/>
    <w:rsid w:val="051444E8"/>
    <w:rsid w:val="0517410D"/>
    <w:rsid w:val="051B3B8A"/>
    <w:rsid w:val="051B4456"/>
    <w:rsid w:val="05233209"/>
    <w:rsid w:val="05281D37"/>
    <w:rsid w:val="0528B306"/>
    <w:rsid w:val="053124D4"/>
    <w:rsid w:val="0537F928"/>
    <w:rsid w:val="05390A10"/>
    <w:rsid w:val="0539A772"/>
    <w:rsid w:val="054D6A32"/>
    <w:rsid w:val="055CC7E8"/>
    <w:rsid w:val="056C3915"/>
    <w:rsid w:val="056C8744"/>
    <w:rsid w:val="056D02EB"/>
    <w:rsid w:val="056DCD41"/>
    <w:rsid w:val="0571220C"/>
    <w:rsid w:val="057FE14D"/>
    <w:rsid w:val="05813180"/>
    <w:rsid w:val="0585D5A2"/>
    <w:rsid w:val="05866A73"/>
    <w:rsid w:val="0587CB22"/>
    <w:rsid w:val="059B4523"/>
    <w:rsid w:val="059CE396"/>
    <w:rsid w:val="05A26D91"/>
    <w:rsid w:val="05A5C987"/>
    <w:rsid w:val="05A5FA76"/>
    <w:rsid w:val="05A7C524"/>
    <w:rsid w:val="05AF123C"/>
    <w:rsid w:val="05B5CE26"/>
    <w:rsid w:val="05B5FCEF"/>
    <w:rsid w:val="05B76582"/>
    <w:rsid w:val="05B8ACAE"/>
    <w:rsid w:val="05BAF7AC"/>
    <w:rsid w:val="05BDE6DC"/>
    <w:rsid w:val="05C4824E"/>
    <w:rsid w:val="05C76C60"/>
    <w:rsid w:val="05C80AAD"/>
    <w:rsid w:val="05C98CE7"/>
    <w:rsid w:val="05CB5283"/>
    <w:rsid w:val="05D07A1A"/>
    <w:rsid w:val="05D153E8"/>
    <w:rsid w:val="05D7BE07"/>
    <w:rsid w:val="05D8BEA9"/>
    <w:rsid w:val="05E15FDD"/>
    <w:rsid w:val="05E6784A"/>
    <w:rsid w:val="05EAB72A"/>
    <w:rsid w:val="05EC62DC"/>
    <w:rsid w:val="05F0216C"/>
    <w:rsid w:val="05F4BAEE"/>
    <w:rsid w:val="05F80B41"/>
    <w:rsid w:val="05F95049"/>
    <w:rsid w:val="05FB65D2"/>
    <w:rsid w:val="060054DA"/>
    <w:rsid w:val="06010680"/>
    <w:rsid w:val="06033C89"/>
    <w:rsid w:val="06061B96"/>
    <w:rsid w:val="060BE28D"/>
    <w:rsid w:val="0614E77B"/>
    <w:rsid w:val="0616519E"/>
    <w:rsid w:val="0618CECF"/>
    <w:rsid w:val="062CBF7A"/>
    <w:rsid w:val="062F3217"/>
    <w:rsid w:val="06311C75"/>
    <w:rsid w:val="0631DF35"/>
    <w:rsid w:val="0635E283"/>
    <w:rsid w:val="063D8D3C"/>
    <w:rsid w:val="0650A4E5"/>
    <w:rsid w:val="065BFC46"/>
    <w:rsid w:val="065C2BC0"/>
    <w:rsid w:val="06604642"/>
    <w:rsid w:val="0662D76C"/>
    <w:rsid w:val="066949CA"/>
    <w:rsid w:val="066EAE03"/>
    <w:rsid w:val="06765C1A"/>
    <w:rsid w:val="067B178D"/>
    <w:rsid w:val="067FD14C"/>
    <w:rsid w:val="06865198"/>
    <w:rsid w:val="0686F931"/>
    <w:rsid w:val="0687CD20"/>
    <w:rsid w:val="068B55C7"/>
    <w:rsid w:val="068CE383"/>
    <w:rsid w:val="068ED690"/>
    <w:rsid w:val="0691484D"/>
    <w:rsid w:val="069C0555"/>
    <w:rsid w:val="06A32CAD"/>
    <w:rsid w:val="06A3809E"/>
    <w:rsid w:val="06A4F47B"/>
    <w:rsid w:val="06A52ED9"/>
    <w:rsid w:val="06A8FA8D"/>
    <w:rsid w:val="06AEAFB8"/>
    <w:rsid w:val="06B12777"/>
    <w:rsid w:val="06B1E15E"/>
    <w:rsid w:val="06B53FAF"/>
    <w:rsid w:val="06B84B64"/>
    <w:rsid w:val="06B9CD3D"/>
    <w:rsid w:val="06C0AE8A"/>
    <w:rsid w:val="06C2497B"/>
    <w:rsid w:val="06C50865"/>
    <w:rsid w:val="06C691A7"/>
    <w:rsid w:val="06CAE004"/>
    <w:rsid w:val="06CB6265"/>
    <w:rsid w:val="06CED991"/>
    <w:rsid w:val="06D4EA68"/>
    <w:rsid w:val="06D54E53"/>
    <w:rsid w:val="06D7260D"/>
    <w:rsid w:val="06D9EF18"/>
    <w:rsid w:val="06E089F5"/>
    <w:rsid w:val="06E0B565"/>
    <w:rsid w:val="06E0C99B"/>
    <w:rsid w:val="06E3988B"/>
    <w:rsid w:val="06F97358"/>
    <w:rsid w:val="06FA2193"/>
    <w:rsid w:val="06FA2DF0"/>
    <w:rsid w:val="0702C7BE"/>
    <w:rsid w:val="0703F2AF"/>
    <w:rsid w:val="0705CDCD"/>
    <w:rsid w:val="0707B0A1"/>
    <w:rsid w:val="070B1D13"/>
    <w:rsid w:val="070BF511"/>
    <w:rsid w:val="070EEA17"/>
    <w:rsid w:val="070F0012"/>
    <w:rsid w:val="07131F3C"/>
    <w:rsid w:val="0713C298"/>
    <w:rsid w:val="071CD0FF"/>
    <w:rsid w:val="0721CF24"/>
    <w:rsid w:val="07274903"/>
    <w:rsid w:val="072AE96C"/>
    <w:rsid w:val="07306927"/>
    <w:rsid w:val="0739AAAA"/>
    <w:rsid w:val="0741CCFF"/>
    <w:rsid w:val="0747B4F2"/>
    <w:rsid w:val="074A788D"/>
    <w:rsid w:val="0751E8CD"/>
    <w:rsid w:val="075200C0"/>
    <w:rsid w:val="07565526"/>
    <w:rsid w:val="075B2061"/>
    <w:rsid w:val="076A1CC1"/>
    <w:rsid w:val="076BDA53"/>
    <w:rsid w:val="076FE8A2"/>
    <w:rsid w:val="076FF7BB"/>
    <w:rsid w:val="07722BF8"/>
    <w:rsid w:val="07733C20"/>
    <w:rsid w:val="0775047B"/>
    <w:rsid w:val="0778829C"/>
    <w:rsid w:val="077EED45"/>
    <w:rsid w:val="07897978"/>
    <w:rsid w:val="07984126"/>
    <w:rsid w:val="079B0356"/>
    <w:rsid w:val="079B7687"/>
    <w:rsid w:val="07A9B1E2"/>
    <w:rsid w:val="07AC79E2"/>
    <w:rsid w:val="07BF0B74"/>
    <w:rsid w:val="07C01EC8"/>
    <w:rsid w:val="07C216E2"/>
    <w:rsid w:val="07C86182"/>
    <w:rsid w:val="07CAB807"/>
    <w:rsid w:val="07CE2996"/>
    <w:rsid w:val="07D1DCE8"/>
    <w:rsid w:val="07D62334"/>
    <w:rsid w:val="07D71C77"/>
    <w:rsid w:val="07D94B50"/>
    <w:rsid w:val="07D9E482"/>
    <w:rsid w:val="07DD12E5"/>
    <w:rsid w:val="07DDE798"/>
    <w:rsid w:val="07E16729"/>
    <w:rsid w:val="07E176B7"/>
    <w:rsid w:val="07E29BC0"/>
    <w:rsid w:val="07E7F815"/>
    <w:rsid w:val="07F0DA12"/>
    <w:rsid w:val="07FE49F7"/>
    <w:rsid w:val="0805A347"/>
    <w:rsid w:val="08060EA0"/>
    <w:rsid w:val="08071265"/>
    <w:rsid w:val="08101AA0"/>
    <w:rsid w:val="08217BE6"/>
    <w:rsid w:val="0827DE37"/>
    <w:rsid w:val="08342FF6"/>
    <w:rsid w:val="0834FF84"/>
    <w:rsid w:val="08366EA9"/>
    <w:rsid w:val="084B278E"/>
    <w:rsid w:val="084CE278"/>
    <w:rsid w:val="084D0114"/>
    <w:rsid w:val="08534DE0"/>
    <w:rsid w:val="085AF29D"/>
    <w:rsid w:val="085B7432"/>
    <w:rsid w:val="08627402"/>
    <w:rsid w:val="086278C5"/>
    <w:rsid w:val="0868FDC5"/>
    <w:rsid w:val="086BCDA3"/>
    <w:rsid w:val="086F4760"/>
    <w:rsid w:val="08712139"/>
    <w:rsid w:val="0872E5CE"/>
    <w:rsid w:val="0873486E"/>
    <w:rsid w:val="087633C3"/>
    <w:rsid w:val="0876C106"/>
    <w:rsid w:val="08800550"/>
    <w:rsid w:val="0880A269"/>
    <w:rsid w:val="0888941D"/>
    <w:rsid w:val="088929C8"/>
    <w:rsid w:val="088CAAB8"/>
    <w:rsid w:val="08915453"/>
    <w:rsid w:val="08938640"/>
    <w:rsid w:val="089902A1"/>
    <w:rsid w:val="089982EB"/>
    <w:rsid w:val="08B9F5EB"/>
    <w:rsid w:val="08C82E8C"/>
    <w:rsid w:val="08CC53E3"/>
    <w:rsid w:val="08CE78CF"/>
    <w:rsid w:val="08CE91AF"/>
    <w:rsid w:val="08D3D57E"/>
    <w:rsid w:val="08D7635E"/>
    <w:rsid w:val="08F56926"/>
    <w:rsid w:val="08FC3AEC"/>
    <w:rsid w:val="09016E50"/>
    <w:rsid w:val="090277DE"/>
    <w:rsid w:val="09052D8D"/>
    <w:rsid w:val="0907D68D"/>
    <w:rsid w:val="090D0B2B"/>
    <w:rsid w:val="090FD597"/>
    <w:rsid w:val="0912190E"/>
    <w:rsid w:val="091519FA"/>
    <w:rsid w:val="09194CFD"/>
    <w:rsid w:val="091EE7AC"/>
    <w:rsid w:val="091F6014"/>
    <w:rsid w:val="091F79A9"/>
    <w:rsid w:val="092234EF"/>
    <w:rsid w:val="093A6921"/>
    <w:rsid w:val="094457D8"/>
    <w:rsid w:val="09472F9A"/>
    <w:rsid w:val="094C0815"/>
    <w:rsid w:val="094F227A"/>
    <w:rsid w:val="094F770C"/>
    <w:rsid w:val="096028FA"/>
    <w:rsid w:val="09665E44"/>
    <w:rsid w:val="096DD1F1"/>
    <w:rsid w:val="097928CE"/>
    <w:rsid w:val="097D769F"/>
    <w:rsid w:val="097E547D"/>
    <w:rsid w:val="098A21F3"/>
    <w:rsid w:val="098C69A8"/>
    <w:rsid w:val="09964EED"/>
    <w:rsid w:val="09A41F28"/>
    <w:rsid w:val="09A66923"/>
    <w:rsid w:val="09ADC670"/>
    <w:rsid w:val="09B29A72"/>
    <w:rsid w:val="09B3E5F0"/>
    <w:rsid w:val="09B4D25B"/>
    <w:rsid w:val="09BE976F"/>
    <w:rsid w:val="09BEAD0A"/>
    <w:rsid w:val="09C52D03"/>
    <w:rsid w:val="09C57D6B"/>
    <w:rsid w:val="09C8AA8C"/>
    <w:rsid w:val="09C924DA"/>
    <w:rsid w:val="09CA8854"/>
    <w:rsid w:val="09D2F5D4"/>
    <w:rsid w:val="09D3B778"/>
    <w:rsid w:val="09D85805"/>
    <w:rsid w:val="09D872BA"/>
    <w:rsid w:val="09E604FB"/>
    <w:rsid w:val="09E7107F"/>
    <w:rsid w:val="09E9C99F"/>
    <w:rsid w:val="09F8852D"/>
    <w:rsid w:val="0A008662"/>
    <w:rsid w:val="0A010A1D"/>
    <w:rsid w:val="0A018751"/>
    <w:rsid w:val="0A08DA50"/>
    <w:rsid w:val="0A08EE7F"/>
    <w:rsid w:val="0A0C8C91"/>
    <w:rsid w:val="0A0FD84D"/>
    <w:rsid w:val="0A126F12"/>
    <w:rsid w:val="0A29CEE0"/>
    <w:rsid w:val="0A2C4669"/>
    <w:rsid w:val="0A31F20C"/>
    <w:rsid w:val="0A35812C"/>
    <w:rsid w:val="0A39E821"/>
    <w:rsid w:val="0A3A979F"/>
    <w:rsid w:val="0A3BABDA"/>
    <w:rsid w:val="0A3CE4E4"/>
    <w:rsid w:val="0A3E56CA"/>
    <w:rsid w:val="0A479D5A"/>
    <w:rsid w:val="0A479EB4"/>
    <w:rsid w:val="0A47E10B"/>
    <w:rsid w:val="0A494CEB"/>
    <w:rsid w:val="0A4DC4E8"/>
    <w:rsid w:val="0A5091ED"/>
    <w:rsid w:val="0A5AB4BF"/>
    <w:rsid w:val="0A5EF53C"/>
    <w:rsid w:val="0A709086"/>
    <w:rsid w:val="0A71CFF8"/>
    <w:rsid w:val="0A7376B1"/>
    <w:rsid w:val="0A744911"/>
    <w:rsid w:val="0A7C9CEB"/>
    <w:rsid w:val="0A7FF591"/>
    <w:rsid w:val="0A824DDE"/>
    <w:rsid w:val="0A833311"/>
    <w:rsid w:val="0A84E562"/>
    <w:rsid w:val="0A8BE2E7"/>
    <w:rsid w:val="0A8C14AA"/>
    <w:rsid w:val="0A902B1D"/>
    <w:rsid w:val="0AA4C4A4"/>
    <w:rsid w:val="0AA974BE"/>
    <w:rsid w:val="0AAB63E3"/>
    <w:rsid w:val="0AB1636F"/>
    <w:rsid w:val="0AC1E112"/>
    <w:rsid w:val="0AC7F362"/>
    <w:rsid w:val="0ACE2E34"/>
    <w:rsid w:val="0ACE4387"/>
    <w:rsid w:val="0ACEEF49"/>
    <w:rsid w:val="0AD0FCBF"/>
    <w:rsid w:val="0AD17BB9"/>
    <w:rsid w:val="0AD1B0F0"/>
    <w:rsid w:val="0AD24475"/>
    <w:rsid w:val="0AD42A11"/>
    <w:rsid w:val="0AD64135"/>
    <w:rsid w:val="0AD9C58F"/>
    <w:rsid w:val="0ADA7AA2"/>
    <w:rsid w:val="0AE1220F"/>
    <w:rsid w:val="0AE489F8"/>
    <w:rsid w:val="0AE58927"/>
    <w:rsid w:val="0AF45350"/>
    <w:rsid w:val="0AF6FF7D"/>
    <w:rsid w:val="0AF80669"/>
    <w:rsid w:val="0AF8E41E"/>
    <w:rsid w:val="0AF8E5FF"/>
    <w:rsid w:val="0AFF268F"/>
    <w:rsid w:val="0B07F5DC"/>
    <w:rsid w:val="0B0B409E"/>
    <w:rsid w:val="0B109C67"/>
    <w:rsid w:val="0B14402F"/>
    <w:rsid w:val="0B1604E6"/>
    <w:rsid w:val="0B1A2186"/>
    <w:rsid w:val="0B1B9190"/>
    <w:rsid w:val="0B1FCFE0"/>
    <w:rsid w:val="0B206AD5"/>
    <w:rsid w:val="0B37AE71"/>
    <w:rsid w:val="0B38E0AA"/>
    <w:rsid w:val="0B3C5A54"/>
    <w:rsid w:val="0B416FBC"/>
    <w:rsid w:val="0B492A7A"/>
    <w:rsid w:val="0B504980"/>
    <w:rsid w:val="0B57B18C"/>
    <w:rsid w:val="0B5B09C9"/>
    <w:rsid w:val="0B66EEA8"/>
    <w:rsid w:val="0B67ECE8"/>
    <w:rsid w:val="0B7167F4"/>
    <w:rsid w:val="0B760B40"/>
    <w:rsid w:val="0B77F255"/>
    <w:rsid w:val="0B786667"/>
    <w:rsid w:val="0B7A3195"/>
    <w:rsid w:val="0B8117B4"/>
    <w:rsid w:val="0B86AAC4"/>
    <w:rsid w:val="0B894AB1"/>
    <w:rsid w:val="0B977A3D"/>
    <w:rsid w:val="0B97AEE0"/>
    <w:rsid w:val="0B98483C"/>
    <w:rsid w:val="0BA6964B"/>
    <w:rsid w:val="0BA9791B"/>
    <w:rsid w:val="0BB26C06"/>
    <w:rsid w:val="0BB5EED3"/>
    <w:rsid w:val="0BB65DF1"/>
    <w:rsid w:val="0BB7DF0A"/>
    <w:rsid w:val="0BBA5D61"/>
    <w:rsid w:val="0BBBD913"/>
    <w:rsid w:val="0BBED100"/>
    <w:rsid w:val="0BC12AC9"/>
    <w:rsid w:val="0BD06241"/>
    <w:rsid w:val="0BD1F136"/>
    <w:rsid w:val="0BD94EEE"/>
    <w:rsid w:val="0BDA733D"/>
    <w:rsid w:val="0BDE5BD2"/>
    <w:rsid w:val="0BE20A90"/>
    <w:rsid w:val="0BE56895"/>
    <w:rsid w:val="0BEA9D08"/>
    <w:rsid w:val="0BED853B"/>
    <w:rsid w:val="0BF05E30"/>
    <w:rsid w:val="0BF0625F"/>
    <w:rsid w:val="0BF7FAA7"/>
    <w:rsid w:val="0BFE768A"/>
    <w:rsid w:val="0BFF20C5"/>
    <w:rsid w:val="0C01CA9C"/>
    <w:rsid w:val="0C0A33EE"/>
    <w:rsid w:val="0C15FC2B"/>
    <w:rsid w:val="0C1DEDD6"/>
    <w:rsid w:val="0C1FF1D2"/>
    <w:rsid w:val="0C2296BF"/>
    <w:rsid w:val="0C255872"/>
    <w:rsid w:val="0C261835"/>
    <w:rsid w:val="0C275B02"/>
    <w:rsid w:val="0C2C755A"/>
    <w:rsid w:val="0C2C847E"/>
    <w:rsid w:val="0C2D8C86"/>
    <w:rsid w:val="0C2F1668"/>
    <w:rsid w:val="0C364065"/>
    <w:rsid w:val="0C3FCA1A"/>
    <w:rsid w:val="0C603B45"/>
    <w:rsid w:val="0C62B272"/>
    <w:rsid w:val="0C69F6F6"/>
    <w:rsid w:val="0C6C53EA"/>
    <w:rsid w:val="0C6D026D"/>
    <w:rsid w:val="0C6E4343"/>
    <w:rsid w:val="0C7D793F"/>
    <w:rsid w:val="0C7ED46A"/>
    <w:rsid w:val="0C81C05F"/>
    <w:rsid w:val="0C8464D4"/>
    <w:rsid w:val="0C89A96B"/>
    <w:rsid w:val="0C8C0CD8"/>
    <w:rsid w:val="0C8DF436"/>
    <w:rsid w:val="0C8E75B5"/>
    <w:rsid w:val="0C9832FA"/>
    <w:rsid w:val="0CA4F19F"/>
    <w:rsid w:val="0CB2C224"/>
    <w:rsid w:val="0CB9C678"/>
    <w:rsid w:val="0CC0108F"/>
    <w:rsid w:val="0CC2946D"/>
    <w:rsid w:val="0CCB743B"/>
    <w:rsid w:val="0CD2C54C"/>
    <w:rsid w:val="0CDAD750"/>
    <w:rsid w:val="0CDBE2E1"/>
    <w:rsid w:val="0CE06573"/>
    <w:rsid w:val="0CECAD99"/>
    <w:rsid w:val="0CEDA38C"/>
    <w:rsid w:val="0CEFB6E2"/>
    <w:rsid w:val="0CF02883"/>
    <w:rsid w:val="0D022A0F"/>
    <w:rsid w:val="0D032B04"/>
    <w:rsid w:val="0D040BCD"/>
    <w:rsid w:val="0D04B632"/>
    <w:rsid w:val="0D10159B"/>
    <w:rsid w:val="0D178D85"/>
    <w:rsid w:val="0D1FA4E9"/>
    <w:rsid w:val="0D218AD6"/>
    <w:rsid w:val="0D235C2F"/>
    <w:rsid w:val="0D2997FF"/>
    <w:rsid w:val="0D2CC6B6"/>
    <w:rsid w:val="0D2FDCFD"/>
    <w:rsid w:val="0D302DFA"/>
    <w:rsid w:val="0D3120A8"/>
    <w:rsid w:val="0D34A62B"/>
    <w:rsid w:val="0D449BEF"/>
    <w:rsid w:val="0D463331"/>
    <w:rsid w:val="0D49891B"/>
    <w:rsid w:val="0D508FD5"/>
    <w:rsid w:val="0D52DA70"/>
    <w:rsid w:val="0D58CDEC"/>
    <w:rsid w:val="0D5A1A36"/>
    <w:rsid w:val="0D600D85"/>
    <w:rsid w:val="0D650754"/>
    <w:rsid w:val="0D66BC80"/>
    <w:rsid w:val="0D6FE301"/>
    <w:rsid w:val="0D76600F"/>
    <w:rsid w:val="0D7703B6"/>
    <w:rsid w:val="0D7AF362"/>
    <w:rsid w:val="0D813230"/>
    <w:rsid w:val="0D885F76"/>
    <w:rsid w:val="0D88F8EA"/>
    <w:rsid w:val="0D9086FC"/>
    <w:rsid w:val="0D975088"/>
    <w:rsid w:val="0D97ECC4"/>
    <w:rsid w:val="0DA3F79A"/>
    <w:rsid w:val="0DA9EBFE"/>
    <w:rsid w:val="0DAF82BA"/>
    <w:rsid w:val="0DB1E156"/>
    <w:rsid w:val="0DB9D6B4"/>
    <w:rsid w:val="0DBB950D"/>
    <w:rsid w:val="0DBD89DE"/>
    <w:rsid w:val="0DBE2CF5"/>
    <w:rsid w:val="0DC450F5"/>
    <w:rsid w:val="0DD814C6"/>
    <w:rsid w:val="0DD8A0AB"/>
    <w:rsid w:val="0DD919FE"/>
    <w:rsid w:val="0DDAFDE4"/>
    <w:rsid w:val="0DE0D95E"/>
    <w:rsid w:val="0DE0E558"/>
    <w:rsid w:val="0DE2AC3A"/>
    <w:rsid w:val="0DE56F83"/>
    <w:rsid w:val="0DED286D"/>
    <w:rsid w:val="0DEF4651"/>
    <w:rsid w:val="0DF3B1F7"/>
    <w:rsid w:val="0E018B17"/>
    <w:rsid w:val="0E066AD9"/>
    <w:rsid w:val="0E06CF06"/>
    <w:rsid w:val="0E1054C5"/>
    <w:rsid w:val="0E2FC622"/>
    <w:rsid w:val="0E3B7039"/>
    <w:rsid w:val="0E406C8A"/>
    <w:rsid w:val="0E458327"/>
    <w:rsid w:val="0E45C2E5"/>
    <w:rsid w:val="0E47BD69"/>
    <w:rsid w:val="0E486FAF"/>
    <w:rsid w:val="0E4A87A6"/>
    <w:rsid w:val="0E4C319D"/>
    <w:rsid w:val="0E4C8367"/>
    <w:rsid w:val="0E4F13E0"/>
    <w:rsid w:val="0E5DF9FB"/>
    <w:rsid w:val="0E651EA8"/>
    <w:rsid w:val="0E658695"/>
    <w:rsid w:val="0E71EC3C"/>
    <w:rsid w:val="0E7219FA"/>
    <w:rsid w:val="0E80C593"/>
    <w:rsid w:val="0E820399"/>
    <w:rsid w:val="0E82B0B7"/>
    <w:rsid w:val="0E881BC0"/>
    <w:rsid w:val="0E925D94"/>
    <w:rsid w:val="0E991FAB"/>
    <w:rsid w:val="0E9BC250"/>
    <w:rsid w:val="0E9D57A7"/>
    <w:rsid w:val="0E9D66FE"/>
    <w:rsid w:val="0EA6B904"/>
    <w:rsid w:val="0EACCF61"/>
    <w:rsid w:val="0EACE72F"/>
    <w:rsid w:val="0EAFDEFD"/>
    <w:rsid w:val="0EB4C682"/>
    <w:rsid w:val="0EB74251"/>
    <w:rsid w:val="0EB9E671"/>
    <w:rsid w:val="0EBC8E7A"/>
    <w:rsid w:val="0EBD1816"/>
    <w:rsid w:val="0EBFCCBF"/>
    <w:rsid w:val="0EC6D921"/>
    <w:rsid w:val="0EC6D989"/>
    <w:rsid w:val="0EC8C55D"/>
    <w:rsid w:val="0ECACC23"/>
    <w:rsid w:val="0ECF9BA0"/>
    <w:rsid w:val="0ED19585"/>
    <w:rsid w:val="0ED26640"/>
    <w:rsid w:val="0EDE3FBC"/>
    <w:rsid w:val="0EE2B030"/>
    <w:rsid w:val="0EEAB9E6"/>
    <w:rsid w:val="0EEFF958"/>
    <w:rsid w:val="0EF10C29"/>
    <w:rsid w:val="0EF2CED9"/>
    <w:rsid w:val="0EFA5D79"/>
    <w:rsid w:val="0EFCDD7C"/>
    <w:rsid w:val="0EFF816E"/>
    <w:rsid w:val="0F0323F0"/>
    <w:rsid w:val="0F05E796"/>
    <w:rsid w:val="0F07B69B"/>
    <w:rsid w:val="0F14AC25"/>
    <w:rsid w:val="0F31E5F7"/>
    <w:rsid w:val="0F3BF0AF"/>
    <w:rsid w:val="0F422306"/>
    <w:rsid w:val="0F4B5C5F"/>
    <w:rsid w:val="0F4F90F1"/>
    <w:rsid w:val="0F558D82"/>
    <w:rsid w:val="0F5CDFEB"/>
    <w:rsid w:val="0F607918"/>
    <w:rsid w:val="0F61FDFC"/>
    <w:rsid w:val="0F64E4D6"/>
    <w:rsid w:val="0F68C56C"/>
    <w:rsid w:val="0F6B110A"/>
    <w:rsid w:val="0F780277"/>
    <w:rsid w:val="0F792457"/>
    <w:rsid w:val="0F7B8B9A"/>
    <w:rsid w:val="0F7C1FED"/>
    <w:rsid w:val="0F7F201F"/>
    <w:rsid w:val="0F802798"/>
    <w:rsid w:val="0F84189C"/>
    <w:rsid w:val="0F9763B5"/>
    <w:rsid w:val="0F9CEE80"/>
    <w:rsid w:val="0FA0F777"/>
    <w:rsid w:val="0FA5C1BB"/>
    <w:rsid w:val="0FA635BA"/>
    <w:rsid w:val="0FA65D52"/>
    <w:rsid w:val="0FBA18FB"/>
    <w:rsid w:val="0FBA403B"/>
    <w:rsid w:val="0FBB4861"/>
    <w:rsid w:val="0FC1B05E"/>
    <w:rsid w:val="0FD16C92"/>
    <w:rsid w:val="0FD581A4"/>
    <w:rsid w:val="0FD79105"/>
    <w:rsid w:val="0FD8C41B"/>
    <w:rsid w:val="0FDF4054"/>
    <w:rsid w:val="0FE45DBA"/>
    <w:rsid w:val="0FEA8B73"/>
    <w:rsid w:val="0FEC1A0F"/>
    <w:rsid w:val="0FEDBEB4"/>
    <w:rsid w:val="0FF16290"/>
    <w:rsid w:val="0FF956B2"/>
    <w:rsid w:val="0FFA0D39"/>
    <w:rsid w:val="0FFA6D61"/>
    <w:rsid w:val="0FFE1748"/>
    <w:rsid w:val="10062363"/>
    <w:rsid w:val="1009FD76"/>
    <w:rsid w:val="101044A1"/>
    <w:rsid w:val="101BCCBE"/>
    <w:rsid w:val="101F64EE"/>
    <w:rsid w:val="102B7033"/>
    <w:rsid w:val="102DA5D8"/>
    <w:rsid w:val="10342812"/>
    <w:rsid w:val="1035A3C1"/>
    <w:rsid w:val="103ECDAA"/>
    <w:rsid w:val="1043BFB3"/>
    <w:rsid w:val="1044092B"/>
    <w:rsid w:val="104A634E"/>
    <w:rsid w:val="104F2116"/>
    <w:rsid w:val="10502485"/>
    <w:rsid w:val="1062F18A"/>
    <w:rsid w:val="1079070F"/>
    <w:rsid w:val="1079810D"/>
    <w:rsid w:val="107A6E81"/>
    <w:rsid w:val="107BC0F6"/>
    <w:rsid w:val="107F234B"/>
    <w:rsid w:val="1080681B"/>
    <w:rsid w:val="108FC3A7"/>
    <w:rsid w:val="1097F92F"/>
    <w:rsid w:val="10BC71BE"/>
    <w:rsid w:val="10BFD71E"/>
    <w:rsid w:val="10C2B572"/>
    <w:rsid w:val="10CEF03E"/>
    <w:rsid w:val="10D08362"/>
    <w:rsid w:val="10D1F14E"/>
    <w:rsid w:val="10D3EA5B"/>
    <w:rsid w:val="10DE5855"/>
    <w:rsid w:val="10DE80ED"/>
    <w:rsid w:val="10DF1937"/>
    <w:rsid w:val="10E03E87"/>
    <w:rsid w:val="10E2AEDE"/>
    <w:rsid w:val="10E5EC19"/>
    <w:rsid w:val="10EEDBF8"/>
    <w:rsid w:val="10EF035C"/>
    <w:rsid w:val="10F03078"/>
    <w:rsid w:val="10F8110E"/>
    <w:rsid w:val="10F9E939"/>
    <w:rsid w:val="10FA502B"/>
    <w:rsid w:val="10FFB1FF"/>
    <w:rsid w:val="11023FBF"/>
    <w:rsid w:val="11045705"/>
    <w:rsid w:val="11064E86"/>
    <w:rsid w:val="1110BFF8"/>
    <w:rsid w:val="111C64F9"/>
    <w:rsid w:val="1121549C"/>
    <w:rsid w:val="11269CE4"/>
    <w:rsid w:val="112E408D"/>
    <w:rsid w:val="113CD6C2"/>
    <w:rsid w:val="113F1DBD"/>
    <w:rsid w:val="113F9121"/>
    <w:rsid w:val="11412711"/>
    <w:rsid w:val="11426ECF"/>
    <w:rsid w:val="1142DAED"/>
    <w:rsid w:val="1145B7A0"/>
    <w:rsid w:val="114FEC98"/>
    <w:rsid w:val="115E0606"/>
    <w:rsid w:val="116426E4"/>
    <w:rsid w:val="11647A3E"/>
    <w:rsid w:val="11651FE1"/>
    <w:rsid w:val="116A14F7"/>
    <w:rsid w:val="116A4493"/>
    <w:rsid w:val="116BE712"/>
    <w:rsid w:val="116CD2DD"/>
    <w:rsid w:val="116D23D0"/>
    <w:rsid w:val="1172A797"/>
    <w:rsid w:val="1178ADCE"/>
    <w:rsid w:val="1179E0D4"/>
    <w:rsid w:val="117C539E"/>
    <w:rsid w:val="11834AA0"/>
    <w:rsid w:val="11876421"/>
    <w:rsid w:val="118975EE"/>
    <w:rsid w:val="1191718C"/>
    <w:rsid w:val="119494B7"/>
    <w:rsid w:val="1198B991"/>
    <w:rsid w:val="119C4475"/>
    <w:rsid w:val="11A15D39"/>
    <w:rsid w:val="11A1E5F4"/>
    <w:rsid w:val="11A71389"/>
    <w:rsid w:val="11A7309B"/>
    <w:rsid w:val="11A929AA"/>
    <w:rsid w:val="11AB4FAE"/>
    <w:rsid w:val="11AE0C17"/>
    <w:rsid w:val="11B39316"/>
    <w:rsid w:val="11B568A9"/>
    <w:rsid w:val="11BA8A4E"/>
    <w:rsid w:val="11C37D19"/>
    <w:rsid w:val="11C5959C"/>
    <w:rsid w:val="11C93FB8"/>
    <w:rsid w:val="11CB3D60"/>
    <w:rsid w:val="11CBA31F"/>
    <w:rsid w:val="11CC6957"/>
    <w:rsid w:val="11CC6F7B"/>
    <w:rsid w:val="11D03561"/>
    <w:rsid w:val="11D314DC"/>
    <w:rsid w:val="11E0687D"/>
    <w:rsid w:val="11E22BD2"/>
    <w:rsid w:val="11E34055"/>
    <w:rsid w:val="11E53EA9"/>
    <w:rsid w:val="11E97FB6"/>
    <w:rsid w:val="11EB55A4"/>
    <w:rsid w:val="11F51793"/>
    <w:rsid w:val="11FB3583"/>
    <w:rsid w:val="11FE313E"/>
    <w:rsid w:val="12012945"/>
    <w:rsid w:val="12053F1D"/>
    <w:rsid w:val="1205473F"/>
    <w:rsid w:val="120C46A3"/>
    <w:rsid w:val="121168D9"/>
    <w:rsid w:val="1211A601"/>
    <w:rsid w:val="1218778F"/>
    <w:rsid w:val="121A6A14"/>
    <w:rsid w:val="1231EC17"/>
    <w:rsid w:val="1232B27B"/>
    <w:rsid w:val="123E1890"/>
    <w:rsid w:val="1249A426"/>
    <w:rsid w:val="124A26A9"/>
    <w:rsid w:val="124C4870"/>
    <w:rsid w:val="1253EB4A"/>
    <w:rsid w:val="1253EC79"/>
    <w:rsid w:val="125B48AF"/>
    <w:rsid w:val="125FE12C"/>
    <w:rsid w:val="1267E955"/>
    <w:rsid w:val="12682231"/>
    <w:rsid w:val="126B5CB9"/>
    <w:rsid w:val="126E14C3"/>
    <w:rsid w:val="1270B41C"/>
    <w:rsid w:val="1275D7F0"/>
    <w:rsid w:val="12772A96"/>
    <w:rsid w:val="1282E237"/>
    <w:rsid w:val="12890C06"/>
    <w:rsid w:val="128E958D"/>
    <w:rsid w:val="128F0876"/>
    <w:rsid w:val="1298C322"/>
    <w:rsid w:val="129A68CD"/>
    <w:rsid w:val="129C8772"/>
    <w:rsid w:val="12A93E17"/>
    <w:rsid w:val="12CE3F3F"/>
    <w:rsid w:val="12D2136E"/>
    <w:rsid w:val="12D81605"/>
    <w:rsid w:val="12DE8C78"/>
    <w:rsid w:val="12E0F1CD"/>
    <w:rsid w:val="12F6FACB"/>
    <w:rsid w:val="12F9508D"/>
    <w:rsid w:val="12FA5546"/>
    <w:rsid w:val="12FB264C"/>
    <w:rsid w:val="12FE009D"/>
    <w:rsid w:val="1301CCCC"/>
    <w:rsid w:val="131E3113"/>
    <w:rsid w:val="132172F9"/>
    <w:rsid w:val="1323E149"/>
    <w:rsid w:val="132A1951"/>
    <w:rsid w:val="132A5777"/>
    <w:rsid w:val="132DC142"/>
    <w:rsid w:val="133141CA"/>
    <w:rsid w:val="13374C67"/>
    <w:rsid w:val="133B5371"/>
    <w:rsid w:val="133D57CE"/>
    <w:rsid w:val="1347A5C0"/>
    <w:rsid w:val="134AE330"/>
    <w:rsid w:val="1362B413"/>
    <w:rsid w:val="1363F0B8"/>
    <w:rsid w:val="136477AD"/>
    <w:rsid w:val="1365E6A0"/>
    <w:rsid w:val="13685797"/>
    <w:rsid w:val="13691B6E"/>
    <w:rsid w:val="1374AA70"/>
    <w:rsid w:val="1377960F"/>
    <w:rsid w:val="1378ADA2"/>
    <w:rsid w:val="1380B0C9"/>
    <w:rsid w:val="1382BBD9"/>
    <w:rsid w:val="138DC128"/>
    <w:rsid w:val="138E7DE4"/>
    <w:rsid w:val="13928867"/>
    <w:rsid w:val="1399F871"/>
    <w:rsid w:val="139F231E"/>
    <w:rsid w:val="13AD68EF"/>
    <w:rsid w:val="13B103AC"/>
    <w:rsid w:val="13B28D4D"/>
    <w:rsid w:val="13B3FCEE"/>
    <w:rsid w:val="13B5C853"/>
    <w:rsid w:val="13BDC7FB"/>
    <w:rsid w:val="13C1A9D2"/>
    <w:rsid w:val="13DB1492"/>
    <w:rsid w:val="13DC11D2"/>
    <w:rsid w:val="13DC3F9B"/>
    <w:rsid w:val="13DD5D90"/>
    <w:rsid w:val="13DDDD9C"/>
    <w:rsid w:val="13E84F93"/>
    <w:rsid w:val="13EC2371"/>
    <w:rsid w:val="13ECDFDE"/>
    <w:rsid w:val="13EFCECA"/>
    <w:rsid w:val="13F97E6D"/>
    <w:rsid w:val="13FE1B16"/>
    <w:rsid w:val="13FEA2E2"/>
    <w:rsid w:val="140304F6"/>
    <w:rsid w:val="14038807"/>
    <w:rsid w:val="14061275"/>
    <w:rsid w:val="140795FF"/>
    <w:rsid w:val="140A5A8D"/>
    <w:rsid w:val="140EAD45"/>
    <w:rsid w:val="14219097"/>
    <w:rsid w:val="14253571"/>
    <w:rsid w:val="1428A9ED"/>
    <w:rsid w:val="142BF23D"/>
    <w:rsid w:val="142C4A5B"/>
    <w:rsid w:val="14387901"/>
    <w:rsid w:val="1439A00B"/>
    <w:rsid w:val="143C7F19"/>
    <w:rsid w:val="14437108"/>
    <w:rsid w:val="144585DB"/>
    <w:rsid w:val="1448706D"/>
    <w:rsid w:val="1449E86D"/>
    <w:rsid w:val="144A86CB"/>
    <w:rsid w:val="144A95BE"/>
    <w:rsid w:val="144C55E8"/>
    <w:rsid w:val="14581A2A"/>
    <w:rsid w:val="1458D061"/>
    <w:rsid w:val="145D096A"/>
    <w:rsid w:val="145D27F4"/>
    <w:rsid w:val="146B48BF"/>
    <w:rsid w:val="14771CBE"/>
    <w:rsid w:val="147D473D"/>
    <w:rsid w:val="147F7F8F"/>
    <w:rsid w:val="147F81FE"/>
    <w:rsid w:val="14843C83"/>
    <w:rsid w:val="148AB89B"/>
    <w:rsid w:val="148F3B79"/>
    <w:rsid w:val="149A1C77"/>
    <w:rsid w:val="149B4AA4"/>
    <w:rsid w:val="149BFC93"/>
    <w:rsid w:val="149E0BD4"/>
    <w:rsid w:val="14A085C0"/>
    <w:rsid w:val="14A512AC"/>
    <w:rsid w:val="14A5DAD4"/>
    <w:rsid w:val="14A8406C"/>
    <w:rsid w:val="14AD09A4"/>
    <w:rsid w:val="14BEAAF6"/>
    <w:rsid w:val="14BF4F6F"/>
    <w:rsid w:val="14C23E91"/>
    <w:rsid w:val="14CED4C5"/>
    <w:rsid w:val="14D02450"/>
    <w:rsid w:val="14D265BF"/>
    <w:rsid w:val="14D498EF"/>
    <w:rsid w:val="14DF43EA"/>
    <w:rsid w:val="14E2946F"/>
    <w:rsid w:val="14E46EC4"/>
    <w:rsid w:val="14EAEDD2"/>
    <w:rsid w:val="14F3ACF1"/>
    <w:rsid w:val="14F83F19"/>
    <w:rsid w:val="14FD405C"/>
    <w:rsid w:val="14FEB86C"/>
    <w:rsid w:val="14FF64E4"/>
    <w:rsid w:val="15000086"/>
    <w:rsid w:val="1501BBEB"/>
    <w:rsid w:val="1505D3BE"/>
    <w:rsid w:val="15068ECF"/>
    <w:rsid w:val="15080C71"/>
    <w:rsid w:val="1517722F"/>
    <w:rsid w:val="1522E8FF"/>
    <w:rsid w:val="15254A33"/>
    <w:rsid w:val="15301137"/>
    <w:rsid w:val="15306A97"/>
    <w:rsid w:val="15336F38"/>
    <w:rsid w:val="15338DD3"/>
    <w:rsid w:val="153F7145"/>
    <w:rsid w:val="1543F6A3"/>
    <w:rsid w:val="15463008"/>
    <w:rsid w:val="155ADE54"/>
    <w:rsid w:val="155C244B"/>
    <w:rsid w:val="15612599"/>
    <w:rsid w:val="15681D0E"/>
    <w:rsid w:val="156AB88E"/>
    <w:rsid w:val="156C9440"/>
    <w:rsid w:val="156DAF71"/>
    <w:rsid w:val="1582AFA0"/>
    <w:rsid w:val="158B176D"/>
    <w:rsid w:val="15924734"/>
    <w:rsid w:val="159348D0"/>
    <w:rsid w:val="15945612"/>
    <w:rsid w:val="159712F1"/>
    <w:rsid w:val="15987019"/>
    <w:rsid w:val="15B01A89"/>
    <w:rsid w:val="15B71C6E"/>
    <w:rsid w:val="15C18797"/>
    <w:rsid w:val="15C44FE1"/>
    <w:rsid w:val="15C9D915"/>
    <w:rsid w:val="15CBB138"/>
    <w:rsid w:val="15D6C162"/>
    <w:rsid w:val="15D6E6AF"/>
    <w:rsid w:val="15E45D9C"/>
    <w:rsid w:val="15F1324F"/>
    <w:rsid w:val="15F46381"/>
    <w:rsid w:val="15FAD796"/>
    <w:rsid w:val="15FE3CC6"/>
    <w:rsid w:val="1604C8E1"/>
    <w:rsid w:val="160AF97B"/>
    <w:rsid w:val="160C0577"/>
    <w:rsid w:val="160CAFE2"/>
    <w:rsid w:val="160EA37B"/>
    <w:rsid w:val="16115DB3"/>
    <w:rsid w:val="1611F230"/>
    <w:rsid w:val="16179720"/>
    <w:rsid w:val="161CCD72"/>
    <w:rsid w:val="161EC7CC"/>
    <w:rsid w:val="1620C727"/>
    <w:rsid w:val="1620D02C"/>
    <w:rsid w:val="1634288D"/>
    <w:rsid w:val="1638D4BD"/>
    <w:rsid w:val="163A444A"/>
    <w:rsid w:val="163EA855"/>
    <w:rsid w:val="1640D6B4"/>
    <w:rsid w:val="1640E6A2"/>
    <w:rsid w:val="1643B065"/>
    <w:rsid w:val="1643F160"/>
    <w:rsid w:val="164C6BFD"/>
    <w:rsid w:val="165DB64D"/>
    <w:rsid w:val="166203C0"/>
    <w:rsid w:val="166E919D"/>
    <w:rsid w:val="16708259"/>
    <w:rsid w:val="1671CC13"/>
    <w:rsid w:val="1675EE51"/>
    <w:rsid w:val="1678D1AB"/>
    <w:rsid w:val="167D73AC"/>
    <w:rsid w:val="167D8458"/>
    <w:rsid w:val="16804C33"/>
    <w:rsid w:val="16820E91"/>
    <w:rsid w:val="16877BF6"/>
    <w:rsid w:val="168A3095"/>
    <w:rsid w:val="168D0BE2"/>
    <w:rsid w:val="16988A96"/>
    <w:rsid w:val="169FF373"/>
    <w:rsid w:val="16A76E94"/>
    <w:rsid w:val="16AB00FC"/>
    <w:rsid w:val="16B45525"/>
    <w:rsid w:val="16B98C76"/>
    <w:rsid w:val="16B9C7B8"/>
    <w:rsid w:val="16C0A10A"/>
    <w:rsid w:val="16C296AC"/>
    <w:rsid w:val="16C2EAC8"/>
    <w:rsid w:val="16C3D3E0"/>
    <w:rsid w:val="16C5434D"/>
    <w:rsid w:val="16D50BDE"/>
    <w:rsid w:val="16D897F7"/>
    <w:rsid w:val="16DE07B7"/>
    <w:rsid w:val="16E7EBB5"/>
    <w:rsid w:val="16F53143"/>
    <w:rsid w:val="16F5C18E"/>
    <w:rsid w:val="16F5C895"/>
    <w:rsid w:val="16FC0E86"/>
    <w:rsid w:val="170F61D9"/>
    <w:rsid w:val="1714D0E5"/>
    <w:rsid w:val="1715D5F6"/>
    <w:rsid w:val="172124A7"/>
    <w:rsid w:val="1723AC82"/>
    <w:rsid w:val="1726739A"/>
    <w:rsid w:val="1730EF28"/>
    <w:rsid w:val="173A62B6"/>
    <w:rsid w:val="173BCEE3"/>
    <w:rsid w:val="173FFDB5"/>
    <w:rsid w:val="174ABE04"/>
    <w:rsid w:val="174F2712"/>
    <w:rsid w:val="1755599A"/>
    <w:rsid w:val="175F2974"/>
    <w:rsid w:val="176B39A4"/>
    <w:rsid w:val="176EBA4F"/>
    <w:rsid w:val="176EFD32"/>
    <w:rsid w:val="1774288E"/>
    <w:rsid w:val="17795F6B"/>
    <w:rsid w:val="1779A63B"/>
    <w:rsid w:val="1789D792"/>
    <w:rsid w:val="179AB85B"/>
    <w:rsid w:val="179D3763"/>
    <w:rsid w:val="17ADF32A"/>
    <w:rsid w:val="17B46FD7"/>
    <w:rsid w:val="17BD9457"/>
    <w:rsid w:val="17C744AF"/>
    <w:rsid w:val="17CD27C2"/>
    <w:rsid w:val="17D035A0"/>
    <w:rsid w:val="17D26DEA"/>
    <w:rsid w:val="17D2FA04"/>
    <w:rsid w:val="17D397DE"/>
    <w:rsid w:val="17D614CB"/>
    <w:rsid w:val="17D9BDC7"/>
    <w:rsid w:val="17DC567C"/>
    <w:rsid w:val="17DF3910"/>
    <w:rsid w:val="17DFB665"/>
    <w:rsid w:val="17E156A8"/>
    <w:rsid w:val="17E1AC90"/>
    <w:rsid w:val="17E402BA"/>
    <w:rsid w:val="17E40B90"/>
    <w:rsid w:val="17E4922A"/>
    <w:rsid w:val="17EC65B2"/>
    <w:rsid w:val="17EE93C2"/>
    <w:rsid w:val="17EF3467"/>
    <w:rsid w:val="17F457E4"/>
    <w:rsid w:val="17F70305"/>
    <w:rsid w:val="17F9AB8A"/>
    <w:rsid w:val="17F9F7B8"/>
    <w:rsid w:val="180118AB"/>
    <w:rsid w:val="180404DE"/>
    <w:rsid w:val="180FA676"/>
    <w:rsid w:val="18104931"/>
    <w:rsid w:val="181272F9"/>
    <w:rsid w:val="1816458E"/>
    <w:rsid w:val="1829BE2B"/>
    <w:rsid w:val="183142FF"/>
    <w:rsid w:val="1836A36D"/>
    <w:rsid w:val="183A2DC9"/>
    <w:rsid w:val="183AA1C8"/>
    <w:rsid w:val="183E24C5"/>
    <w:rsid w:val="184D35C8"/>
    <w:rsid w:val="184D40E3"/>
    <w:rsid w:val="1857BA4D"/>
    <w:rsid w:val="185968D2"/>
    <w:rsid w:val="185BB34B"/>
    <w:rsid w:val="185E5EB2"/>
    <w:rsid w:val="1861C4F2"/>
    <w:rsid w:val="1863A24C"/>
    <w:rsid w:val="1869491D"/>
    <w:rsid w:val="186A2DA8"/>
    <w:rsid w:val="186E290B"/>
    <w:rsid w:val="18712924"/>
    <w:rsid w:val="187E0326"/>
    <w:rsid w:val="18878D7D"/>
    <w:rsid w:val="188808C1"/>
    <w:rsid w:val="188E840D"/>
    <w:rsid w:val="188F0B51"/>
    <w:rsid w:val="188FE42B"/>
    <w:rsid w:val="1892C132"/>
    <w:rsid w:val="18963005"/>
    <w:rsid w:val="1898712A"/>
    <w:rsid w:val="189DC6A0"/>
    <w:rsid w:val="189F0F26"/>
    <w:rsid w:val="18AADA73"/>
    <w:rsid w:val="18ABD318"/>
    <w:rsid w:val="18AD19AD"/>
    <w:rsid w:val="18AEC425"/>
    <w:rsid w:val="18B10CB2"/>
    <w:rsid w:val="18B8C5E5"/>
    <w:rsid w:val="18BC9F99"/>
    <w:rsid w:val="18C09ADC"/>
    <w:rsid w:val="18C5703B"/>
    <w:rsid w:val="18CE045D"/>
    <w:rsid w:val="18D34452"/>
    <w:rsid w:val="18D4A342"/>
    <w:rsid w:val="18DC796C"/>
    <w:rsid w:val="18E67C6C"/>
    <w:rsid w:val="18E71597"/>
    <w:rsid w:val="18EB448B"/>
    <w:rsid w:val="18F31E3F"/>
    <w:rsid w:val="18F3F024"/>
    <w:rsid w:val="18F630EF"/>
    <w:rsid w:val="18F7C5DE"/>
    <w:rsid w:val="18F81E0E"/>
    <w:rsid w:val="18FBDA81"/>
    <w:rsid w:val="18FCA0EF"/>
    <w:rsid w:val="19000618"/>
    <w:rsid w:val="19076162"/>
    <w:rsid w:val="1907C598"/>
    <w:rsid w:val="1912C200"/>
    <w:rsid w:val="19146B13"/>
    <w:rsid w:val="1918DFD9"/>
    <w:rsid w:val="191D3746"/>
    <w:rsid w:val="191E0932"/>
    <w:rsid w:val="192068B9"/>
    <w:rsid w:val="1920C97C"/>
    <w:rsid w:val="1926A8DF"/>
    <w:rsid w:val="1929D3E5"/>
    <w:rsid w:val="192B9AFD"/>
    <w:rsid w:val="193B1E38"/>
    <w:rsid w:val="193D293D"/>
    <w:rsid w:val="1941C2E5"/>
    <w:rsid w:val="194853FE"/>
    <w:rsid w:val="194B2206"/>
    <w:rsid w:val="194D9216"/>
    <w:rsid w:val="194EDE19"/>
    <w:rsid w:val="19536B5C"/>
    <w:rsid w:val="19548874"/>
    <w:rsid w:val="1955A533"/>
    <w:rsid w:val="1968186A"/>
    <w:rsid w:val="1969F035"/>
    <w:rsid w:val="19706E58"/>
    <w:rsid w:val="19720D20"/>
    <w:rsid w:val="19736D98"/>
    <w:rsid w:val="1975D68F"/>
    <w:rsid w:val="197B9A65"/>
    <w:rsid w:val="197CFA0C"/>
    <w:rsid w:val="198043E5"/>
    <w:rsid w:val="19822B07"/>
    <w:rsid w:val="1984B14D"/>
    <w:rsid w:val="198E2276"/>
    <w:rsid w:val="19A69087"/>
    <w:rsid w:val="19A7D303"/>
    <w:rsid w:val="19AB50C7"/>
    <w:rsid w:val="19B212CF"/>
    <w:rsid w:val="19C15A5E"/>
    <w:rsid w:val="19C1FF7A"/>
    <w:rsid w:val="19C6358F"/>
    <w:rsid w:val="19C85A1E"/>
    <w:rsid w:val="19D827F0"/>
    <w:rsid w:val="19D979E0"/>
    <w:rsid w:val="19DC329F"/>
    <w:rsid w:val="19DE562B"/>
    <w:rsid w:val="19E6814E"/>
    <w:rsid w:val="19EBA08A"/>
    <w:rsid w:val="19ED864F"/>
    <w:rsid w:val="19F0A9E9"/>
    <w:rsid w:val="19F99DB2"/>
    <w:rsid w:val="19FC73E4"/>
    <w:rsid w:val="1A06BE12"/>
    <w:rsid w:val="1A09A7FE"/>
    <w:rsid w:val="1A0CB4E6"/>
    <w:rsid w:val="1A13D7EF"/>
    <w:rsid w:val="1A141FA7"/>
    <w:rsid w:val="1A182D86"/>
    <w:rsid w:val="1A1DA8CB"/>
    <w:rsid w:val="1A1FF7C5"/>
    <w:rsid w:val="1A216F02"/>
    <w:rsid w:val="1A254028"/>
    <w:rsid w:val="1A2E05F8"/>
    <w:rsid w:val="1A38B0BB"/>
    <w:rsid w:val="1A3E65FE"/>
    <w:rsid w:val="1A3E665D"/>
    <w:rsid w:val="1A3FB9C5"/>
    <w:rsid w:val="1A46663A"/>
    <w:rsid w:val="1A4BF296"/>
    <w:rsid w:val="1A511620"/>
    <w:rsid w:val="1A591A70"/>
    <w:rsid w:val="1A62D409"/>
    <w:rsid w:val="1A69641D"/>
    <w:rsid w:val="1A6AAC81"/>
    <w:rsid w:val="1A6CE1B9"/>
    <w:rsid w:val="1A6EDDA2"/>
    <w:rsid w:val="1A75FEB4"/>
    <w:rsid w:val="1A776AB6"/>
    <w:rsid w:val="1A821DA1"/>
    <w:rsid w:val="1A886533"/>
    <w:rsid w:val="1A89FB02"/>
    <w:rsid w:val="1A8B13C4"/>
    <w:rsid w:val="1A8D1C50"/>
    <w:rsid w:val="1A98DDDC"/>
    <w:rsid w:val="1A9B50F1"/>
    <w:rsid w:val="1AA3BDF7"/>
    <w:rsid w:val="1AA6A934"/>
    <w:rsid w:val="1AAB90AC"/>
    <w:rsid w:val="1AAF3AD9"/>
    <w:rsid w:val="1AAF8E05"/>
    <w:rsid w:val="1ABBA3EF"/>
    <w:rsid w:val="1AC0901B"/>
    <w:rsid w:val="1AC1A44B"/>
    <w:rsid w:val="1AC3418C"/>
    <w:rsid w:val="1AD795DC"/>
    <w:rsid w:val="1AD81B83"/>
    <w:rsid w:val="1AD8FE32"/>
    <w:rsid w:val="1AD9AF0E"/>
    <w:rsid w:val="1ADEE6B8"/>
    <w:rsid w:val="1AE0F9A3"/>
    <w:rsid w:val="1AE4D3ED"/>
    <w:rsid w:val="1AE6C6C8"/>
    <w:rsid w:val="1AE71BBA"/>
    <w:rsid w:val="1AF06F48"/>
    <w:rsid w:val="1AF0B45C"/>
    <w:rsid w:val="1B029A9A"/>
    <w:rsid w:val="1B0B16DC"/>
    <w:rsid w:val="1B0E8794"/>
    <w:rsid w:val="1B0FCFBC"/>
    <w:rsid w:val="1B198EF0"/>
    <w:rsid w:val="1B275C73"/>
    <w:rsid w:val="1B28F064"/>
    <w:rsid w:val="1B30B837"/>
    <w:rsid w:val="1B31B5DC"/>
    <w:rsid w:val="1B36450B"/>
    <w:rsid w:val="1B36E70A"/>
    <w:rsid w:val="1B3A851E"/>
    <w:rsid w:val="1B3EB000"/>
    <w:rsid w:val="1B405E4D"/>
    <w:rsid w:val="1B43334F"/>
    <w:rsid w:val="1B436E89"/>
    <w:rsid w:val="1B44D7EE"/>
    <w:rsid w:val="1B4A1A2C"/>
    <w:rsid w:val="1B4C920A"/>
    <w:rsid w:val="1B52B8A9"/>
    <w:rsid w:val="1B5597A0"/>
    <w:rsid w:val="1B59D1D6"/>
    <w:rsid w:val="1B5BB602"/>
    <w:rsid w:val="1B617F08"/>
    <w:rsid w:val="1B656E7C"/>
    <w:rsid w:val="1B65DA08"/>
    <w:rsid w:val="1B68188E"/>
    <w:rsid w:val="1B6ADD56"/>
    <w:rsid w:val="1B700585"/>
    <w:rsid w:val="1B721968"/>
    <w:rsid w:val="1B81A20F"/>
    <w:rsid w:val="1B8DB7CB"/>
    <w:rsid w:val="1B8DDC9C"/>
    <w:rsid w:val="1B929941"/>
    <w:rsid w:val="1B9550CB"/>
    <w:rsid w:val="1B979859"/>
    <w:rsid w:val="1B9A599B"/>
    <w:rsid w:val="1B9C83F7"/>
    <w:rsid w:val="1BA03984"/>
    <w:rsid w:val="1BA1512F"/>
    <w:rsid w:val="1BA260D5"/>
    <w:rsid w:val="1BA27ACF"/>
    <w:rsid w:val="1BAE51FC"/>
    <w:rsid w:val="1BB47552"/>
    <w:rsid w:val="1BB7DC70"/>
    <w:rsid w:val="1BC8378B"/>
    <w:rsid w:val="1BCF7746"/>
    <w:rsid w:val="1BD7ABC0"/>
    <w:rsid w:val="1BDC8631"/>
    <w:rsid w:val="1BDEF3DC"/>
    <w:rsid w:val="1BE179FE"/>
    <w:rsid w:val="1BE27500"/>
    <w:rsid w:val="1BE64E22"/>
    <w:rsid w:val="1BF1E043"/>
    <w:rsid w:val="1BF7B94A"/>
    <w:rsid w:val="1C08EB48"/>
    <w:rsid w:val="1C08F179"/>
    <w:rsid w:val="1C0A9A21"/>
    <w:rsid w:val="1C11CD78"/>
    <w:rsid w:val="1C265CF6"/>
    <w:rsid w:val="1C2C19A4"/>
    <w:rsid w:val="1C2C979A"/>
    <w:rsid w:val="1C30ABD5"/>
    <w:rsid w:val="1C3BC52D"/>
    <w:rsid w:val="1C3C4934"/>
    <w:rsid w:val="1C3CBEB4"/>
    <w:rsid w:val="1C3E9DC5"/>
    <w:rsid w:val="1C4037EE"/>
    <w:rsid w:val="1C40DD6B"/>
    <w:rsid w:val="1C410BB1"/>
    <w:rsid w:val="1C427896"/>
    <w:rsid w:val="1C434227"/>
    <w:rsid w:val="1C43C028"/>
    <w:rsid w:val="1C45A648"/>
    <w:rsid w:val="1C499A7B"/>
    <w:rsid w:val="1C4F9AF7"/>
    <w:rsid w:val="1C5A6035"/>
    <w:rsid w:val="1C5B12C6"/>
    <w:rsid w:val="1C5E51DE"/>
    <w:rsid w:val="1C5FCF6E"/>
    <w:rsid w:val="1C6A665E"/>
    <w:rsid w:val="1C71C2E4"/>
    <w:rsid w:val="1C7660AE"/>
    <w:rsid w:val="1C7668B5"/>
    <w:rsid w:val="1C7AEA48"/>
    <w:rsid w:val="1C83FDA8"/>
    <w:rsid w:val="1C8DBCB8"/>
    <w:rsid w:val="1C8ED68A"/>
    <w:rsid w:val="1C9F342E"/>
    <w:rsid w:val="1C9F58CC"/>
    <w:rsid w:val="1CA208CA"/>
    <w:rsid w:val="1CA4D7FD"/>
    <w:rsid w:val="1CA7B213"/>
    <w:rsid w:val="1CAA1DB6"/>
    <w:rsid w:val="1CAD2BCA"/>
    <w:rsid w:val="1CAF161F"/>
    <w:rsid w:val="1CB01236"/>
    <w:rsid w:val="1CB447B4"/>
    <w:rsid w:val="1CB6AC5E"/>
    <w:rsid w:val="1CC11F72"/>
    <w:rsid w:val="1CC8465A"/>
    <w:rsid w:val="1CD7BDCD"/>
    <w:rsid w:val="1CDFDAA3"/>
    <w:rsid w:val="1CDFF1D3"/>
    <w:rsid w:val="1CE96654"/>
    <w:rsid w:val="1CF48CD6"/>
    <w:rsid w:val="1CF51344"/>
    <w:rsid w:val="1CF873D4"/>
    <w:rsid w:val="1D051B5D"/>
    <w:rsid w:val="1D085DD6"/>
    <w:rsid w:val="1D08AA3B"/>
    <w:rsid w:val="1D12587E"/>
    <w:rsid w:val="1D13BC26"/>
    <w:rsid w:val="1D172BAC"/>
    <w:rsid w:val="1D19BB65"/>
    <w:rsid w:val="1D22A102"/>
    <w:rsid w:val="1D2495FD"/>
    <w:rsid w:val="1D26C3FC"/>
    <w:rsid w:val="1D341F7A"/>
    <w:rsid w:val="1D386BED"/>
    <w:rsid w:val="1D43BD31"/>
    <w:rsid w:val="1D43D794"/>
    <w:rsid w:val="1D48235E"/>
    <w:rsid w:val="1D4BBE87"/>
    <w:rsid w:val="1D4D287C"/>
    <w:rsid w:val="1D531BD2"/>
    <w:rsid w:val="1D5ABAC6"/>
    <w:rsid w:val="1D5C106D"/>
    <w:rsid w:val="1D650BE7"/>
    <w:rsid w:val="1D67630D"/>
    <w:rsid w:val="1D7F0CC5"/>
    <w:rsid w:val="1D839423"/>
    <w:rsid w:val="1D89E8E5"/>
    <w:rsid w:val="1D8B81CB"/>
    <w:rsid w:val="1D92F99B"/>
    <w:rsid w:val="1D9668A3"/>
    <w:rsid w:val="1D9F3F12"/>
    <w:rsid w:val="1D9FCC05"/>
    <w:rsid w:val="1DA2555E"/>
    <w:rsid w:val="1DA2B3E9"/>
    <w:rsid w:val="1DA4DA68"/>
    <w:rsid w:val="1DA8B286"/>
    <w:rsid w:val="1DA8DD9C"/>
    <w:rsid w:val="1DA9D296"/>
    <w:rsid w:val="1DAA4B68"/>
    <w:rsid w:val="1DAC5611"/>
    <w:rsid w:val="1DAC6F0F"/>
    <w:rsid w:val="1DB03685"/>
    <w:rsid w:val="1DB0EFE6"/>
    <w:rsid w:val="1DB73573"/>
    <w:rsid w:val="1DBA8012"/>
    <w:rsid w:val="1DBC3A55"/>
    <w:rsid w:val="1DBE9083"/>
    <w:rsid w:val="1DC1995C"/>
    <w:rsid w:val="1DCC510E"/>
    <w:rsid w:val="1DD461A9"/>
    <w:rsid w:val="1DE440D5"/>
    <w:rsid w:val="1DF68DF9"/>
    <w:rsid w:val="1DF6C59D"/>
    <w:rsid w:val="1DFBB5F6"/>
    <w:rsid w:val="1DFF5FEA"/>
    <w:rsid w:val="1E0D294D"/>
    <w:rsid w:val="1E0F6034"/>
    <w:rsid w:val="1E10B3AA"/>
    <w:rsid w:val="1E14A598"/>
    <w:rsid w:val="1E165994"/>
    <w:rsid w:val="1E179259"/>
    <w:rsid w:val="1E1AEC7F"/>
    <w:rsid w:val="1E208535"/>
    <w:rsid w:val="1E2222E0"/>
    <w:rsid w:val="1E2AE2DF"/>
    <w:rsid w:val="1E2E7F5F"/>
    <w:rsid w:val="1E34B55E"/>
    <w:rsid w:val="1E39CDCA"/>
    <w:rsid w:val="1E3CDA33"/>
    <w:rsid w:val="1E3E2A5D"/>
    <w:rsid w:val="1E489AFA"/>
    <w:rsid w:val="1E4DCE8F"/>
    <w:rsid w:val="1E4E7452"/>
    <w:rsid w:val="1E529BBE"/>
    <w:rsid w:val="1E5B02B2"/>
    <w:rsid w:val="1E5ED223"/>
    <w:rsid w:val="1E5F260C"/>
    <w:rsid w:val="1E6E356E"/>
    <w:rsid w:val="1E76E63D"/>
    <w:rsid w:val="1E771561"/>
    <w:rsid w:val="1E83B302"/>
    <w:rsid w:val="1E878A23"/>
    <w:rsid w:val="1E8BFCD5"/>
    <w:rsid w:val="1E8E0FE6"/>
    <w:rsid w:val="1E904B64"/>
    <w:rsid w:val="1E93D66F"/>
    <w:rsid w:val="1E980169"/>
    <w:rsid w:val="1E9B7059"/>
    <w:rsid w:val="1E9BEBB3"/>
    <w:rsid w:val="1E9E4BC0"/>
    <w:rsid w:val="1EAF6743"/>
    <w:rsid w:val="1EB7208E"/>
    <w:rsid w:val="1EBC803E"/>
    <w:rsid w:val="1EBEB7D9"/>
    <w:rsid w:val="1EC040F3"/>
    <w:rsid w:val="1EC45D6A"/>
    <w:rsid w:val="1EC9275A"/>
    <w:rsid w:val="1ED96182"/>
    <w:rsid w:val="1EE01F4B"/>
    <w:rsid w:val="1EE907A0"/>
    <w:rsid w:val="1EE9099B"/>
    <w:rsid w:val="1EEB3A50"/>
    <w:rsid w:val="1EF0BB76"/>
    <w:rsid w:val="1EF32A41"/>
    <w:rsid w:val="1EF986C8"/>
    <w:rsid w:val="1F09D16A"/>
    <w:rsid w:val="1F0E162D"/>
    <w:rsid w:val="1F0E81EB"/>
    <w:rsid w:val="1F177E51"/>
    <w:rsid w:val="1F17EC9B"/>
    <w:rsid w:val="1F2A16DB"/>
    <w:rsid w:val="1F2D7EEF"/>
    <w:rsid w:val="1F333F85"/>
    <w:rsid w:val="1F3AE9C9"/>
    <w:rsid w:val="1F3CCBA8"/>
    <w:rsid w:val="1F426BD2"/>
    <w:rsid w:val="1F4F36F9"/>
    <w:rsid w:val="1F4F7020"/>
    <w:rsid w:val="1F542C71"/>
    <w:rsid w:val="1F5EABB7"/>
    <w:rsid w:val="1F5F8EC3"/>
    <w:rsid w:val="1F605940"/>
    <w:rsid w:val="1F61715B"/>
    <w:rsid w:val="1F64D963"/>
    <w:rsid w:val="1F6D9691"/>
    <w:rsid w:val="1F7AAC61"/>
    <w:rsid w:val="1F7E6938"/>
    <w:rsid w:val="1F8B5CB6"/>
    <w:rsid w:val="1F8D89E9"/>
    <w:rsid w:val="1F97AF6D"/>
    <w:rsid w:val="1FA5BCF3"/>
    <w:rsid w:val="1FBBA7D5"/>
    <w:rsid w:val="1FBF67EA"/>
    <w:rsid w:val="1FBFB130"/>
    <w:rsid w:val="1FC0722A"/>
    <w:rsid w:val="1FC6E2E3"/>
    <w:rsid w:val="1FC9B7B0"/>
    <w:rsid w:val="1FCD571C"/>
    <w:rsid w:val="1FD00149"/>
    <w:rsid w:val="1FD73A83"/>
    <w:rsid w:val="1FD9F0D3"/>
    <w:rsid w:val="1FE076E1"/>
    <w:rsid w:val="1FE36A33"/>
    <w:rsid w:val="1FE89859"/>
    <w:rsid w:val="1FEF3E1E"/>
    <w:rsid w:val="2009D174"/>
    <w:rsid w:val="200CF3B8"/>
    <w:rsid w:val="200FAF04"/>
    <w:rsid w:val="201111F1"/>
    <w:rsid w:val="20118C5D"/>
    <w:rsid w:val="201D11CA"/>
    <w:rsid w:val="20279433"/>
    <w:rsid w:val="2031EC6C"/>
    <w:rsid w:val="2039635E"/>
    <w:rsid w:val="203D5DF4"/>
    <w:rsid w:val="203F99F7"/>
    <w:rsid w:val="20490872"/>
    <w:rsid w:val="204C0E73"/>
    <w:rsid w:val="205A8D4F"/>
    <w:rsid w:val="2060A25A"/>
    <w:rsid w:val="2061BC40"/>
    <w:rsid w:val="2064FBC6"/>
    <w:rsid w:val="20694E05"/>
    <w:rsid w:val="206C1086"/>
    <w:rsid w:val="206D53F2"/>
    <w:rsid w:val="2073F46D"/>
    <w:rsid w:val="208A5EE7"/>
    <w:rsid w:val="209406D6"/>
    <w:rsid w:val="209965D8"/>
    <w:rsid w:val="209E07B1"/>
    <w:rsid w:val="20A059A8"/>
    <w:rsid w:val="20A29D08"/>
    <w:rsid w:val="20A6041D"/>
    <w:rsid w:val="20AED497"/>
    <w:rsid w:val="20B2D237"/>
    <w:rsid w:val="20C0568F"/>
    <w:rsid w:val="20C31948"/>
    <w:rsid w:val="20C48814"/>
    <w:rsid w:val="20C566EB"/>
    <w:rsid w:val="20C7EFEC"/>
    <w:rsid w:val="20CCE736"/>
    <w:rsid w:val="20D6E0F1"/>
    <w:rsid w:val="20DB9C55"/>
    <w:rsid w:val="20E98C03"/>
    <w:rsid w:val="20F56294"/>
    <w:rsid w:val="20F6AE12"/>
    <w:rsid w:val="20FA27DC"/>
    <w:rsid w:val="20FD71F8"/>
    <w:rsid w:val="20FF2815"/>
    <w:rsid w:val="21029EB8"/>
    <w:rsid w:val="2103650F"/>
    <w:rsid w:val="210C7EFD"/>
    <w:rsid w:val="2111D50B"/>
    <w:rsid w:val="2111D6B6"/>
    <w:rsid w:val="2112E9C2"/>
    <w:rsid w:val="21142614"/>
    <w:rsid w:val="211672BD"/>
    <w:rsid w:val="211C526B"/>
    <w:rsid w:val="21246B26"/>
    <w:rsid w:val="213850E0"/>
    <w:rsid w:val="2139668A"/>
    <w:rsid w:val="213B8F25"/>
    <w:rsid w:val="213F7278"/>
    <w:rsid w:val="2144B023"/>
    <w:rsid w:val="2145212B"/>
    <w:rsid w:val="2146FEE4"/>
    <w:rsid w:val="214C7780"/>
    <w:rsid w:val="214DBA24"/>
    <w:rsid w:val="21546C2B"/>
    <w:rsid w:val="2158507E"/>
    <w:rsid w:val="2166D2E8"/>
    <w:rsid w:val="216DBE33"/>
    <w:rsid w:val="2171AAC4"/>
    <w:rsid w:val="217451BE"/>
    <w:rsid w:val="2178BCD9"/>
    <w:rsid w:val="21798BA9"/>
    <w:rsid w:val="217A8117"/>
    <w:rsid w:val="2188531F"/>
    <w:rsid w:val="218A6FC0"/>
    <w:rsid w:val="218CAE07"/>
    <w:rsid w:val="21970773"/>
    <w:rsid w:val="21A1318A"/>
    <w:rsid w:val="21AE73AD"/>
    <w:rsid w:val="21AEF4C2"/>
    <w:rsid w:val="21B0739E"/>
    <w:rsid w:val="21B47F0E"/>
    <w:rsid w:val="21B82B44"/>
    <w:rsid w:val="21B9981E"/>
    <w:rsid w:val="21B9DD8D"/>
    <w:rsid w:val="21BFFED1"/>
    <w:rsid w:val="21C01318"/>
    <w:rsid w:val="21C5DE39"/>
    <w:rsid w:val="21C7191A"/>
    <w:rsid w:val="21CCB12A"/>
    <w:rsid w:val="21CD86F0"/>
    <w:rsid w:val="21D3C37C"/>
    <w:rsid w:val="21D8BFF1"/>
    <w:rsid w:val="21DE57A4"/>
    <w:rsid w:val="21E640FD"/>
    <w:rsid w:val="21EED889"/>
    <w:rsid w:val="21F37747"/>
    <w:rsid w:val="21F518DB"/>
    <w:rsid w:val="21FE45D6"/>
    <w:rsid w:val="21FE5E8E"/>
    <w:rsid w:val="2206378E"/>
    <w:rsid w:val="2206A88D"/>
    <w:rsid w:val="220DFCC5"/>
    <w:rsid w:val="220E0E57"/>
    <w:rsid w:val="22107D42"/>
    <w:rsid w:val="22142DE8"/>
    <w:rsid w:val="2214A56C"/>
    <w:rsid w:val="221733D3"/>
    <w:rsid w:val="22198397"/>
    <w:rsid w:val="221A4A34"/>
    <w:rsid w:val="2220AA00"/>
    <w:rsid w:val="2223C69F"/>
    <w:rsid w:val="22287CEA"/>
    <w:rsid w:val="2228C4B3"/>
    <w:rsid w:val="22290897"/>
    <w:rsid w:val="222A11FE"/>
    <w:rsid w:val="222FB076"/>
    <w:rsid w:val="2241948A"/>
    <w:rsid w:val="2241A6FB"/>
    <w:rsid w:val="224887BE"/>
    <w:rsid w:val="224A005C"/>
    <w:rsid w:val="224C6CB5"/>
    <w:rsid w:val="22580F35"/>
    <w:rsid w:val="225A9D60"/>
    <w:rsid w:val="225B6F64"/>
    <w:rsid w:val="22643DE6"/>
    <w:rsid w:val="22675E3E"/>
    <w:rsid w:val="226BAE49"/>
    <w:rsid w:val="226D57B3"/>
    <w:rsid w:val="227316EB"/>
    <w:rsid w:val="227A995E"/>
    <w:rsid w:val="2287CC13"/>
    <w:rsid w:val="228D07D1"/>
    <w:rsid w:val="228D7DA4"/>
    <w:rsid w:val="228DD08E"/>
    <w:rsid w:val="229008F1"/>
    <w:rsid w:val="22988B65"/>
    <w:rsid w:val="229A0456"/>
    <w:rsid w:val="229A1E78"/>
    <w:rsid w:val="229F40FA"/>
    <w:rsid w:val="22A5B4A4"/>
    <w:rsid w:val="22ADE4F8"/>
    <w:rsid w:val="22ADE80F"/>
    <w:rsid w:val="22B12FF0"/>
    <w:rsid w:val="22B5120C"/>
    <w:rsid w:val="22B608E0"/>
    <w:rsid w:val="22B841A5"/>
    <w:rsid w:val="22B86D0E"/>
    <w:rsid w:val="22BAFBB4"/>
    <w:rsid w:val="22C7D386"/>
    <w:rsid w:val="22C9B7D5"/>
    <w:rsid w:val="22CD8FF5"/>
    <w:rsid w:val="22D2A85C"/>
    <w:rsid w:val="22D4EDEE"/>
    <w:rsid w:val="22E05AA2"/>
    <w:rsid w:val="22E2DBBE"/>
    <w:rsid w:val="22E6E570"/>
    <w:rsid w:val="22E737C9"/>
    <w:rsid w:val="22EA08AE"/>
    <w:rsid w:val="22EA28AF"/>
    <w:rsid w:val="22F4DC2F"/>
    <w:rsid w:val="22F8067B"/>
    <w:rsid w:val="22FC4126"/>
    <w:rsid w:val="22FD49CE"/>
    <w:rsid w:val="22FF725F"/>
    <w:rsid w:val="230139F9"/>
    <w:rsid w:val="230429A4"/>
    <w:rsid w:val="2308E7B4"/>
    <w:rsid w:val="230BE9C6"/>
    <w:rsid w:val="2314595D"/>
    <w:rsid w:val="2316CD20"/>
    <w:rsid w:val="2317DEFD"/>
    <w:rsid w:val="231C227C"/>
    <w:rsid w:val="231F45FA"/>
    <w:rsid w:val="2323C0F4"/>
    <w:rsid w:val="2326CCAB"/>
    <w:rsid w:val="233680C5"/>
    <w:rsid w:val="233E8C94"/>
    <w:rsid w:val="233E9322"/>
    <w:rsid w:val="234378D8"/>
    <w:rsid w:val="2343E3A1"/>
    <w:rsid w:val="234EE550"/>
    <w:rsid w:val="23542C58"/>
    <w:rsid w:val="235881BB"/>
    <w:rsid w:val="2368DF7B"/>
    <w:rsid w:val="236C60B6"/>
    <w:rsid w:val="237213CD"/>
    <w:rsid w:val="23759941"/>
    <w:rsid w:val="23759DEE"/>
    <w:rsid w:val="2379B922"/>
    <w:rsid w:val="237C5C0B"/>
    <w:rsid w:val="237EC344"/>
    <w:rsid w:val="23854C81"/>
    <w:rsid w:val="23894A5B"/>
    <w:rsid w:val="238FCC21"/>
    <w:rsid w:val="2394ABED"/>
    <w:rsid w:val="239621FC"/>
    <w:rsid w:val="23A018FC"/>
    <w:rsid w:val="23AF8D00"/>
    <w:rsid w:val="23B2C6CB"/>
    <w:rsid w:val="23B6FEBC"/>
    <w:rsid w:val="23BA2CB6"/>
    <w:rsid w:val="23BA7A75"/>
    <w:rsid w:val="23C6F168"/>
    <w:rsid w:val="23DC2574"/>
    <w:rsid w:val="23E3CE13"/>
    <w:rsid w:val="23E52B54"/>
    <w:rsid w:val="23E78A9F"/>
    <w:rsid w:val="23E7C290"/>
    <w:rsid w:val="23EC8B1C"/>
    <w:rsid w:val="23F5D5C0"/>
    <w:rsid w:val="23FEDC0D"/>
    <w:rsid w:val="240A3569"/>
    <w:rsid w:val="240F20A9"/>
    <w:rsid w:val="240F9F0E"/>
    <w:rsid w:val="24107A6C"/>
    <w:rsid w:val="2431FCC4"/>
    <w:rsid w:val="2437CEC9"/>
    <w:rsid w:val="243BA1D9"/>
    <w:rsid w:val="243FAF9E"/>
    <w:rsid w:val="24417D00"/>
    <w:rsid w:val="2441EDFE"/>
    <w:rsid w:val="24422DE8"/>
    <w:rsid w:val="2453F6C7"/>
    <w:rsid w:val="2468AA1D"/>
    <w:rsid w:val="246F0979"/>
    <w:rsid w:val="24724C1C"/>
    <w:rsid w:val="24774EEF"/>
    <w:rsid w:val="2479276E"/>
    <w:rsid w:val="247FAA4D"/>
    <w:rsid w:val="24880BDF"/>
    <w:rsid w:val="2489F12F"/>
    <w:rsid w:val="249334B1"/>
    <w:rsid w:val="24A36226"/>
    <w:rsid w:val="24A50DC5"/>
    <w:rsid w:val="24A764CF"/>
    <w:rsid w:val="24A8A1D4"/>
    <w:rsid w:val="24AC1170"/>
    <w:rsid w:val="24B0EE66"/>
    <w:rsid w:val="24B8F673"/>
    <w:rsid w:val="24B90AA7"/>
    <w:rsid w:val="24B9773A"/>
    <w:rsid w:val="24BDE67B"/>
    <w:rsid w:val="24CA87DF"/>
    <w:rsid w:val="24D82009"/>
    <w:rsid w:val="24DB1B7B"/>
    <w:rsid w:val="24EAD049"/>
    <w:rsid w:val="24F89E8B"/>
    <w:rsid w:val="24FF348A"/>
    <w:rsid w:val="250157A6"/>
    <w:rsid w:val="2506453B"/>
    <w:rsid w:val="25074CC1"/>
    <w:rsid w:val="250C651D"/>
    <w:rsid w:val="2511D8B8"/>
    <w:rsid w:val="2512E33B"/>
    <w:rsid w:val="25153F8A"/>
    <w:rsid w:val="2517F25A"/>
    <w:rsid w:val="251BC90D"/>
    <w:rsid w:val="251F2050"/>
    <w:rsid w:val="25273840"/>
    <w:rsid w:val="252D32C8"/>
    <w:rsid w:val="2530785C"/>
    <w:rsid w:val="253781E9"/>
    <w:rsid w:val="253F9385"/>
    <w:rsid w:val="25405691"/>
    <w:rsid w:val="2547E691"/>
    <w:rsid w:val="254C73B7"/>
    <w:rsid w:val="254CEA73"/>
    <w:rsid w:val="254D06F9"/>
    <w:rsid w:val="254D65CE"/>
    <w:rsid w:val="255397F5"/>
    <w:rsid w:val="2554CDFE"/>
    <w:rsid w:val="25595CE8"/>
    <w:rsid w:val="255F0FFA"/>
    <w:rsid w:val="25672895"/>
    <w:rsid w:val="2568E0BE"/>
    <w:rsid w:val="256E8C96"/>
    <w:rsid w:val="257351BE"/>
    <w:rsid w:val="257C3560"/>
    <w:rsid w:val="2586F4AD"/>
    <w:rsid w:val="25884E43"/>
    <w:rsid w:val="258D9306"/>
    <w:rsid w:val="258F9F0B"/>
    <w:rsid w:val="25952582"/>
    <w:rsid w:val="2595A72B"/>
    <w:rsid w:val="25A42684"/>
    <w:rsid w:val="25A91F5B"/>
    <w:rsid w:val="25AD9A88"/>
    <w:rsid w:val="25B07D9C"/>
    <w:rsid w:val="25B6D545"/>
    <w:rsid w:val="25BA31AC"/>
    <w:rsid w:val="25BE9B73"/>
    <w:rsid w:val="25C04FB7"/>
    <w:rsid w:val="25C1AA1B"/>
    <w:rsid w:val="25CA4A92"/>
    <w:rsid w:val="25D07AC1"/>
    <w:rsid w:val="25D2722F"/>
    <w:rsid w:val="25DB8ADE"/>
    <w:rsid w:val="25DD4296"/>
    <w:rsid w:val="25DF732A"/>
    <w:rsid w:val="25DFE65F"/>
    <w:rsid w:val="25E33A25"/>
    <w:rsid w:val="25EBD684"/>
    <w:rsid w:val="25F0D00D"/>
    <w:rsid w:val="25F3D922"/>
    <w:rsid w:val="25F8C31E"/>
    <w:rsid w:val="25FDBD56"/>
    <w:rsid w:val="260449C8"/>
    <w:rsid w:val="260475F2"/>
    <w:rsid w:val="260630E3"/>
    <w:rsid w:val="2606902B"/>
    <w:rsid w:val="26076BDC"/>
    <w:rsid w:val="261EC6BF"/>
    <w:rsid w:val="2620B045"/>
    <w:rsid w:val="2621B23F"/>
    <w:rsid w:val="2622A41D"/>
    <w:rsid w:val="26243AC9"/>
    <w:rsid w:val="262741D8"/>
    <w:rsid w:val="26295A3D"/>
    <w:rsid w:val="262989B5"/>
    <w:rsid w:val="262AEB9E"/>
    <w:rsid w:val="262CFE41"/>
    <w:rsid w:val="262EB946"/>
    <w:rsid w:val="26318F56"/>
    <w:rsid w:val="263AADD8"/>
    <w:rsid w:val="263ABEDC"/>
    <w:rsid w:val="263B36F1"/>
    <w:rsid w:val="263B5B93"/>
    <w:rsid w:val="263B7FA6"/>
    <w:rsid w:val="263DFD72"/>
    <w:rsid w:val="26437AF7"/>
    <w:rsid w:val="264DE1B4"/>
    <w:rsid w:val="2652734B"/>
    <w:rsid w:val="26560F54"/>
    <w:rsid w:val="265E117E"/>
    <w:rsid w:val="2660A7A5"/>
    <w:rsid w:val="2664AC44"/>
    <w:rsid w:val="266718F1"/>
    <w:rsid w:val="266B8824"/>
    <w:rsid w:val="266D17B9"/>
    <w:rsid w:val="266D6961"/>
    <w:rsid w:val="266EFFD3"/>
    <w:rsid w:val="26701C81"/>
    <w:rsid w:val="267192B7"/>
    <w:rsid w:val="2673056F"/>
    <w:rsid w:val="267ED10E"/>
    <w:rsid w:val="268D0AE1"/>
    <w:rsid w:val="26A1725F"/>
    <w:rsid w:val="26A42CF1"/>
    <w:rsid w:val="26ABA591"/>
    <w:rsid w:val="26B1B28A"/>
    <w:rsid w:val="26B74ACA"/>
    <w:rsid w:val="26B79803"/>
    <w:rsid w:val="26B8D129"/>
    <w:rsid w:val="26BB7FBA"/>
    <w:rsid w:val="26BCEE12"/>
    <w:rsid w:val="26BD4E0E"/>
    <w:rsid w:val="26BD8206"/>
    <w:rsid w:val="26BF83C4"/>
    <w:rsid w:val="26BFD671"/>
    <w:rsid w:val="26C0F4B9"/>
    <w:rsid w:val="26C41916"/>
    <w:rsid w:val="26CD3F5B"/>
    <w:rsid w:val="26CED3B9"/>
    <w:rsid w:val="26D306D8"/>
    <w:rsid w:val="26D9B463"/>
    <w:rsid w:val="26E1385B"/>
    <w:rsid w:val="26E3C465"/>
    <w:rsid w:val="26E92EC4"/>
    <w:rsid w:val="26EC832B"/>
    <w:rsid w:val="26ED7B16"/>
    <w:rsid w:val="26F2D492"/>
    <w:rsid w:val="26F31EFF"/>
    <w:rsid w:val="26F611B6"/>
    <w:rsid w:val="26FDE881"/>
    <w:rsid w:val="26FEA148"/>
    <w:rsid w:val="270264E8"/>
    <w:rsid w:val="27045459"/>
    <w:rsid w:val="271039ED"/>
    <w:rsid w:val="27126F33"/>
    <w:rsid w:val="271E4057"/>
    <w:rsid w:val="2720D53D"/>
    <w:rsid w:val="272DAAD6"/>
    <w:rsid w:val="272EE946"/>
    <w:rsid w:val="272F0190"/>
    <w:rsid w:val="2730F1AA"/>
    <w:rsid w:val="273444DE"/>
    <w:rsid w:val="27348718"/>
    <w:rsid w:val="2736E832"/>
    <w:rsid w:val="2737A20C"/>
    <w:rsid w:val="273A12A7"/>
    <w:rsid w:val="273C77E6"/>
    <w:rsid w:val="273D2102"/>
    <w:rsid w:val="27414435"/>
    <w:rsid w:val="27458EAB"/>
    <w:rsid w:val="2747DDC8"/>
    <w:rsid w:val="274AADA4"/>
    <w:rsid w:val="274E245C"/>
    <w:rsid w:val="2754BEC7"/>
    <w:rsid w:val="27574AB5"/>
    <w:rsid w:val="27577AE6"/>
    <w:rsid w:val="275CDE82"/>
    <w:rsid w:val="276C4CC9"/>
    <w:rsid w:val="27703A00"/>
    <w:rsid w:val="277C1C46"/>
    <w:rsid w:val="278800BB"/>
    <w:rsid w:val="278BF95E"/>
    <w:rsid w:val="279417BB"/>
    <w:rsid w:val="279A46BC"/>
    <w:rsid w:val="279D8F52"/>
    <w:rsid w:val="27A2F353"/>
    <w:rsid w:val="27A669E3"/>
    <w:rsid w:val="27A8C6A2"/>
    <w:rsid w:val="27AA8F53"/>
    <w:rsid w:val="27ADE6F3"/>
    <w:rsid w:val="27B230E8"/>
    <w:rsid w:val="27B50761"/>
    <w:rsid w:val="27B78B86"/>
    <w:rsid w:val="27BC8B7F"/>
    <w:rsid w:val="27BEA98F"/>
    <w:rsid w:val="27C071D6"/>
    <w:rsid w:val="27C10B3D"/>
    <w:rsid w:val="27CD8F17"/>
    <w:rsid w:val="27D3A461"/>
    <w:rsid w:val="27D4D169"/>
    <w:rsid w:val="27DB7D6F"/>
    <w:rsid w:val="27DD54CF"/>
    <w:rsid w:val="27E0F329"/>
    <w:rsid w:val="27E1B36A"/>
    <w:rsid w:val="27E2672A"/>
    <w:rsid w:val="27E2D79D"/>
    <w:rsid w:val="27E9DCE6"/>
    <w:rsid w:val="27EED6B5"/>
    <w:rsid w:val="27EF189C"/>
    <w:rsid w:val="27F6402F"/>
    <w:rsid w:val="27FC8858"/>
    <w:rsid w:val="27FE1C15"/>
    <w:rsid w:val="28033EBA"/>
    <w:rsid w:val="280665A5"/>
    <w:rsid w:val="281150DE"/>
    <w:rsid w:val="28121BBC"/>
    <w:rsid w:val="28125DA7"/>
    <w:rsid w:val="281755B1"/>
    <w:rsid w:val="2818F8BD"/>
    <w:rsid w:val="281C41BF"/>
    <w:rsid w:val="281DB7FA"/>
    <w:rsid w:val="2823D2EE"/>
    <w:rsid w:val="28289BB0"/>
    <w:rsid w:val="282B0380"/>
    <w:rsid w:val="282C09D7"/>
    <w:rsid w:val="282D9A7C"/>
    <w:rsid w:val="282E5B96"/>
    <w:rsid w:val="283A4092"/>
    <w:rsid w:val="283C4F8A"/>
    <w:rsid w:val="283E25F5"/>
    <w:rsid w:val="283E45F4"/>
    <w:rsid w:val="283F86CC"/>
    <w:rsid w:val="2843C605"/>
    <w:rsid w:val="2843D74E"/>
    <w:rsid w:val="284626C3"/>
    <w:rsid w:val="2847357E"/>
    <w:rsid w:val="284991EE"/>
    <w:rsid w:val="285C0BAD"/>
    <w:rsid w:val="28621916"/>
    <w:rsid w:val="2865AF04"/>
    <w:rsid w:val="28673F40"/>
    <w:rsid w:val="286A0AAE"/>
    <w:rsid w:val="286D9F76"/>
    <w:rsid w:val="286FC23C"/>
    <w:rsid w:val="2873CE85"/>
    <w:rsid w:val="2879C87C"/>
    <w:rsid w:val="2887FF6F"/>
    <w:rsid w:val="288B2873"/>
    <w:rsid w:val="288FDECD"/>
    <w:rsid w:val="2891B38B"/>
    <w:rsid w:val="28948889"/>
    <w:rsid w:val="289B2E65"/>
    <w:rsid w:val="289E99BC"/>
    <w:rsid w:val="28A1E5D9"/>
    <w:rsid w:val="28A3B26E"/>
    <w:rsid w:val="28B2A881"/>
    <w:rsid w:val="28B38D56"/>
    <w:rsid w:val="28BABBA3"/>
    <w:rsid w:val="28C27268"/>
    <w:rsid w:val="28C3F7D9"/>
    <w:rsid w:val="28C57E04"/>
    <w:rsid w:val="28CA0093"/>
    <w:rsid w:val="28D002AF"/>
    <w:rsid w:val="28D59860"/>
    <w:rsid w:val="28E29A4A"/>
    <w:rsid w:val="28E33FBA"/>
    <w:rsid w:val="28E39BA6"/>
    <w:rsid w:val="28E5F5C6"/>
    <w:rsid w:val="28E8D3D2"/>
    <w:rsid w:val="28EB66DC"/>
    <w:rsid w:val="28EB8261"/>
    <w:rsid w:val="28EB85C8"/>
    <w:rsid w:val="28F22987"/>
    <w:rsid w:val="28F704AD"/>
    <w:rsid w:val="28FAE306"/>
    <w:rsid w:val="290763C5"/>
    <w:rsid w:val="29087E63"/>
    <w:rsid w:val="2908B56E"/>
    <w:rsid w:val="290CE176"/>
    <w:rsid w:val="290E7992"/>
    <w:rsid w:val="29195E27"/>
    <w:rsid w:val="291A0DC6"/>
    <w:rsid w:val="2922053E"/>
    <w:rsid w:val="29259152"/>
    <w:rsid w:val="2925C037"/>
    <w:rsid w:val="292C8B93"/>
    <w:rsid w:val="29319B6B"/>
    <w:rsid w:val="29332801"/>
    <w:rsid w:val="29370B59"/>
    <w:rsid w:val="29392F5B"/>
    <w:rsid w:val="293DCE3A"/>
    <w:rsid w:val="2942961F"/>
    <w:rsid w:val="295C1F8F"/>
    <w:rsid w:val="2961D25A"/>
    <w:rsid w:val="296342D5"/>
    <w:rsid w:val="2974524D"/>
    <w:rsid w:val="2975159F"/>
    <w:rsid w:val="297532C7"/>
    <w:rsid w:val="2976E362"/>
    <w:rsid w:val="2977B9D8"/>
    <w:rsid w:val="297C8ACE"/>
    <w:rsid w:val="297D1060"/>
    <w:rsid w:val="298111CF"/>
    <w:rsid w:val="298C3CA6"/>
    <w:rsid w:val="298C9FD9"/>
    <w:rsid w:val="2994DB56"/>
    <w:rsid w:val="299BDEF7"/>
    <w:rsid w:val="299F1A51"/>
    <w:rsid w:val="299F3E6F"/>
    <w:rsid w:val="29A22C8E"/>
    <w:rsid w:val="29ADB777"/>
    <w:rsid w:val="29B008C8"/>
    <w:rsid w:val="29B87ECC"/>
    <w:rsid w:val="29BBEF54"/>
    <w:rsid w:val="29BEAAF7"/>
    <w:rsid w:val="29C7EFF5"/>
    <w:rsid w:val="29CA38BB"/>
    <w:rsid w:val="29CADE5B"/>
    <w:rsid w:val="29D2E8CC"/>
    <w:rsid w:val="29DAAAB9"/>
    <w:rsid w:val="29E40400"/>
    <w:rsid w:val="29E56472"/>
    <w:rsid w:val="29F2CB5A"/>
    <w:rsid w:val="29F392A5"/>
    <w:rsid w:val="29F564A9"/>
    <w:rsid w:val="29F93B2C"/>
    <w:rsid w:val="2A027DA6"/>
    <w:rsid w:val="2A03D112"/>
    <w:rsid w:val="2A0A0707"/>
    <w:rsid w:val="2A0C590F"/>
    <w:rsid w:val="2A18DA55"/>
    <w:rsid w:val="2A195BAA"/>
    <w:rsid w:val="2A1AA8EB"/>
    <w:rsid w:val="2A1F361E"/>
    <w:rsid w:val="2A1F5D19"/>
    <w:rsid w:val="2A241162"/>
    <w:rsid w:val="2A2594DC"/>
    <w:rsid w:val="2A263B4A"/>
    <w:rsid w:val="2A2B0462"/>
    <w:rsid w:val="2A2D4BDA"/>
    <w:rsid w:val="2A305512"/>
    <w:rsid w:val="2A32A3E5"/>
    <w:rsid w:val="2A33B3DE"/>
    <w:rsid w:val="2A3C422E"/>
    <w:rsid w:val="2A3F70FE"/>
    <w:rsid w:val="2A41633E"/>
    <w:rsid w:val="2A4447CD"/>
    <w:rsid w:val="2A455A8C"/>
    <w:rsid w:val="2A45B8DD"/>
    <w:rsid w:val="2A495769"/>
    <w:rsid w:val="2A4A48D6"/>
    <w:rsid w:val="2A55A1A9"/>
    <w:rsid w:val="2A5FEA11"/>
    <w:rsid w:val="2A6188E1"/>
    <w:rsid w:val="2A656861"/>
    <w:rsid w:val="2A698183"/>
    <w:rsid w:val="2A6E21D3"/>
    <w:rsid w:val="2A6F0EFC"/>
    <w:rsid w:val="2A71EEC2"/>
    <w:rsid w:val="2A7384AB"/>
    <w:rsid w:val="2A73FC9B"/>
    <w:rsid w:val="2A78E618"/>
    <w:rsid w:val="2A7A1CAD"/>
    <w:rsid w:val="2A7B5DDC"/>
    <w:rsid w:val="2A7D841A"/>
    <w:rsid w:val="2A84992F"/>
    <w:rsid w:val="2A96164A"/>
    <w:rsid w:val="2A9D17CE"/>
    <w:rsid w:val="2AA4354C"/>
    <w:rsid w:val="2AA47D23"/>
    <w:rsid w:val="2AA9BDCE"/>
    <w:rsid w:val="2AAAB83B"/>
    <w:rsid w:val="2AAE2DD0"/>
    <w:rsid w:val="2AB3A115"/>
    <w:rsid w:val="2AB4F09D"/>
    <w:rsid w:val="2ABC1EDB"/>
    <w:rsid w:val="2AC13605"/>
    <w:rsid w:val="2AC44184"/>
    <w:rsid w:val="2AC463C9"/>
    <w:rsid w:val="2AC57940"/>
    <w:rsid w:val="2AC8949F"/>
    <w:rsid w:val="2ACCC392"/>
    <w:rsid w:val="2AD04CE0"/>
    <w:rsid w:val="2AD72EAE"/>
    <w:rsid w:val="2ADA094C"/>
    <w:rsid w:val="2ADB5D92"/>
    <w:rsid w:val="2AE76A52"/>
    <w:rsid w:val="2AEC26F8"/>
    <w:rsid w:val="2AF6CAED"/>
    <w:rsid w:val="2AFF3B4C"/>
    <w:rsid w:val="2B01E166"/>
    <w:rsid w:val="2B053CF0"/>
    <w:rsid w:val="2B073171"/>
    <w:rsid w:val="2B13CDA9"/>
    <w:rsid w:val="2B162A72"/>
    <w:rsid w:val="2B2547B7"/>
    <w:rsid w:val="2B28720C"/>
    <w:rsid w:val="2B28D24D"/>
    <w:rsid w:val="2B2BDDF4"/>
    <w:rsid w:val="2B2F6E89"/>
    <w:rsid w:val="2B3054C8"/>
    <w:rsid w:val="2B38D0C9"/>
    <w:rsid w:val="2B3C56E8"/>
    <w:rsid w:val="2B43455D"/>
    <w:rsid w:val="2B4754A5"/>
    <w:rsid w:val="2B4892B3"/>
    <w:rsid w:val="2B4FF622"/>
    <w:rsid w:val="2B50AC35"/>
    <w:rsid w:val="2B549129"/>
    <w:rsid w:val="2B581283"/>
    <w:rsid w:val="2B5AA866"/>
    <w:rsid w:val="2B67A46E"/>
    <w:rsid w:val="2B6E27F6"/>
    <w:rsid w:val="2B6E7AD5"/>
    <w:rsid w:val="2B72B785"/>
    <w:rsid w:val="2B770FC1"/>
    <w:rsid w:val="2B7C3167"/>
    <w:rsid w:val="2B80F30F"/>
    <w:rsid w:val="2B84C3C0"/>
    <w:rsid w:val="2B8FD366"/>
    <w:rsid w:val="2B909D70"/>
    <w:rsid w:val="2B926115"/>
    <w:rsid w:val="2B97BB52"/>
    <w:rsid w:val="2B9A6460"/>
    <w:rsid w:val="2BAF2C8D"/>
    <w:rsid w:val="2BB2D61B"/>
    <w:rsid w:val="2BB325C4"/>
    <w:rsid w:val="2BB50CC9"/>
    <w:rsid w:val="2BB6B062"/>
    <w:rsid w:val="2BB78E61"/>
    <w:rsid w:val="2BBCFD61"/>
    <w:rsid w:val="2BCEB7B9"/>
    <w:rsid w:val="2BCEE1B3"/>
    <w:rsid w:val="2BD55F6B"/>
    <w:rsid w:val="2BDC0B2F"/>
    <w:rsid w:val="2BDF3FEB"/>
    <w:rsid w:val="2BE2BA4B"/>
    <w:rsid w:val="2BE5E2C1"/>
    <w:rsid w:val="2BE66849"/>
    <w:rsid w:val="2BE7B204"/>
    <w:rsid w:val="2BEF19F5"/>
    <w:rsid w:val="2BF0247F"/>
    <w:rsid w:val="2BF43BEE"/>
    <w:rsid w:val="2BF9F786"/>
    <w:rsid w:val="2BFCA433"/>
    <w:rsid w:val="2C0CD46F"/>
    <w:rsid w:val="2C23198C"/>
    <w:rsid w:val="2C2474E3"/>
    <w:rsid w:val="2C2DBAA7"/>
    <w:rsid w:val="2C374132"/>
    <w:rsid w:val="2C3B55C1"/>
    <w:rsid w:val="2C3F791F"/>
    <w:rsid w:val="2C407394"/>
    <w:rsid w:val="2C491FED"/>
    <w:rsid w:val="2C4D6888"/>
    <w:rsid w:val="2C4DF5FA"/>
    <w:rsid w:val="2C58069B"/>
    <w:rsid w:val="2C5B2D98"/>
    <w:rsid w:val="2C5EDF3F"/>
    <w:rsid w:val="2C65655D"/>
    <w:rsid w:val="2C717024"/>
    <w:rsid w:val="2C732C1F"/>
    <w:rsid w:val="2C75448D"/>
    <w:rsid w:val="2C8AAF20"/>
    <w:rsid w:val="2C953FA7"/>
    <w:rsid w:val="2CA8EE40"/>
    <w:rsid w:val="2CB3D9BE"/>
    <w:rsid w:val="2CBD42A2"/>
    <w:rsid w:val="2CC23A53"/>
    <w:rsid w:val="2CCFC2B5"/>
    <w:rsid w:val="2CD1468C"/>
    <w:rsid w:val="2CD67F98"/>
    <w:rsid w:val="2CD8BA18"/>
    <w:rsid w:val="2CDA0A61"/>
    <w:rsid w:val="2CDC8814"/>
    <w:rsid w:val="2CDD93E1"/>
    <w:rsid w:val="2CEA0967"/>
    <w:rsid w:val="2CEB1F12"/>
    <w:rsid w:val="2CEECBE8"/>
    <w:rsid w:val="2CFA1C0F"/>
    <w:rsid w:val="2D028C16"/>
    <w:rsid w:val="2D047646"/>
    <w:rsid w:val="2D050BAC"/>
    <w:rsid w:val="2D068D55"/>
    <w:rsid w:val="2D06FC8F"/>
    <w:rsid w:val="2D0983D3"/>
    <w:rsid w:val="2D0BF891"/>
    <w:rsid w:val="2D18F07F"/>
    <w:rsid w:val="2D1FDFE3"/>
    <w:rsid w:val="2D22679F"/>
    <w:rsid w:val="2D247068"/>
    <w:rsid w:val="2D2A7C36"/>
    <w:rsid w:val="2D2FEC8B"/>
    <w:rsid w:val="2D3103FC"/>
    <w:rsid w:val="2D38A397"/>
    <w:rsid w:val="2D38D4EA"/>
    <w:rsid w:val="2D40CAE9"/>
    <w:rsid w:val="2D484062"/>
    <w:rsid w:val="2D4FF3CA"/>
    <w:rsid w:val="2D5632BE"/>
    <w:rsid w:val="2D56440E"/>
    <w:rsid w:val="2D5A9FE2"/>
    <w:rsid w:val="2D5B0262"/>
    <w:rsid w:val="2D6065A4"/>
    <w:rsid w:val="2D708106"/>
    <w:rsid w:val="2D73C9B5"/>
    <w:rsid w:val="2D753557"/>
    <w:rsid w:val="2D77A693"/>
    <w:rsid w:val="2D7EBA64"/>
    <w:rsid w:val="2D7F71A3"/>
    <w:rsid w:val="2D82D510"/>
    <w:rsid w:val="2D87D7C3"/>
    <w:rsid w:val="2D8CF9F3"/>
    <w:rsid w:val="2D8E53D4"/>
    <w:rsid w:val="2D901DC1"/>
    <w:rsid w:val="2D909E39"/>
    <w:rsid w:val="2D930C93"/>
    <w:rsid w:val="2DA42A87"/>
    <w:rsid w:val="2DB25DFB"/>
    <w:rsid w:val="2DBA1312"/>
    <w:rsid w:val="2DC2EBCC"/>
    <w:rsid w:val="2DC35C52"/>
    <w:rsid w:val="2DC643AE"/>
    <w:rsid w:val="2DD00C7D"/>
    <w:rsid w:val="2DD4927E"/>
    <w:rsid w:val="2DD635BD"/>
    <w:rsid w:val="2DD7AC83"/>
    <w:rsid w:val="2DE4CA65"/>
    <w:rsid w:val="2DE6B80C"/>
    <w:rsid w:val="2DEAF1C8"/>
    <w:rsid w:val="2DED6D6B"/>
    <w:rsid w:val="2DEEC79A"/>
    <w:rsid w:val="2DF2F80D"/>
    <w:rsid w:val="2DF7F752"/>
    <w:rsid w:val="2DFB37D9"/>
    <w:rsid w:val="2DFBE42B"/>
    <w:rsid w:val="2E01A2A6"/>
    <w:rsid w:val="2E033E94"/>
    <w:rsid w:val="2E057046"/>
    <w:rsid w:val="2E096EF2"/>
    <w:rsid w:val="2E13F275"/>
    <w:rsid w:val="2E1CCB99"/>
    <w:rsid w:val="2E1FC6A8"/>
    <w:rsid w:val="2E245ACA"/>
    <w:rsid w:val="2E26607F"/>
    <w:rsid w:val="2E2A50A1"/>
    <w:rsid w:val="2E2CDAB6"/>
    <w:rsid w:val="2E2D9E5D"/>
    <w:rsid w:val="2E35F7A5"/>
    <w:rsid w:val="2E39D472"/>
    <w:rsid w:val="2E3AB995"/>
    <w:rsid w:val="2E40A434"/>
    <w:rsid w:val="2E45A0E4"/>
    <w:rsid w:val="2E4854AB"/>
    <w:rsid w:val="2E4DFB29"/>
    <w:rsid w:val="2E5029C9"/>
    <w:rsid w:val="2E5358BC"/>
    <w:rsid w:val="2E5923FC"/>
    <w:rsid w:val="2E5A3221"/>
    <w:rsid w:val="2E5A62AF"/>
    <w:rsid w:val="2E5CAFF9"/>
    <w:rsid w:val="2E6312FE"/>
    <w:rsid w:val="2E6BD4B8"/>
    <w:rsid w:val="2E6C605A"/>
    <w:rsid w:val="2E738ED9"/>
    <w:rsid w:val="2E781B48"/>
    <w:rsid w:val="2E7E2471"/>
    <w:rsid w:val="2E84C4E8"/>
    <w:rsid w:val="2E8627C4"/>
    <w:rsid w:val="2E866D94"/>
    <w:rsid w:val="2E86B743"/>
    <w:rsid w:val="2E873036"/>
    <w:rsid w:val="2E8C1B03"/>
    <w:rsid w:val="2E8E993A"/>
    <w:rsid w:val="2E94DC98"/>
    <w:rsid w:val="2E984C28"/>
    <w:rsid w:val="2E9B44F1"/>
    <w:rsid w:val="2E9DE986"/>
    <w:rsid w:val="2EAB98D1"/>
    <w:rsid w:val="2EB04698"/>
    <w:rsid w:val="2EB14936"/>
    <w:rsid w:val="2EB23E28"/>
    <w:rsid w:val="2EB444A8"/>
    <w:rsid w:val="2EB61C7C"/>
    <w:rsid w:val="2EBAEB5B"/>
    <w:rsid w:val="2EC1D442"/>
    <w:rsid w:val="2EC79B92"/>
    <w:rsid w:val="2EC8B2CB"/>
    <w:rsid w:val="2ECE3259"/>
    <w:rsid w:val="2ED28F7E"/>
    <w:rsid w:val="2ED3C401"/>
    <w:rsid w:val="2EDBE45B"/>
    <w:rsid w:val="2EDD6FA7"/>
    <w:rsid w:val="2EE558A8"/>
    <w:rsid w:val="2EEB22DD"/>
    <w:rsid w:val="2EEB8ED9"/>
    <w:rsid w:val="2EEBDC59"/>
    <w:rsid w:val="2EECF89B"/>
    <w:rsid w:val="2EED4D00"/>
    <w:rsid w:val="2EEF31C6"/>
    <w:rsid w:val="2EF01BED"/>
    <w:rsid w:val="2EF2D47F"/>
    <w:rsid w:val="2EF92BB1"/>
    <w:rsid w:val="2EF97DC5"/>
    <w:rsid w:val="2F01CB6C"/>
    <w:rsid w:val="2F11D301"/>
    <w:rsid w:val="2F123DD9"/>
    <w:rsid w:val="2F16C13F"/>
    <w:rsid w:val="2F1837B9"/>
    <w:rsid w:val="2F20FFB0"/>
    <w:rsid w:val="2F2BE7AE"/>
    <w:rsid w:val="2F37EE5C"/>
    <w:rsid w:val="2F4074CF"/>
    <w:rsid w:val="2F419A3C"/>
    <w:rsid w:val="2F4366D0"/>
    <w:rsid w:val="2F49D81F"/>
    <w:rsid w:val="2F4A6ADA"/>
    <w:rsid w:val="2F4AA5D5"/>
    <w:rsid w:val="2F4B7D23"/>
    <w:rsid w:val="2F4DD887"/>
    <w:rsid w:val="2F5A64B8"/>
    <w:rsid w:val="2F5B7444"/>
    <w:rsid w:val="2F616043"/>
    <w:rsid w:val="2F65C27B"/>
    <w:rsid w:val="2F66D216"/>
    <w:rsid w:val="2F6D60AB"/>
    <w:rsid w:val="2F6F7D1A"/>
    <w:rsid w:val="2F70F636"/>
    <w:rsid w:val="2F79DB4E"/>
    <w:rsid w:val="2F7BE2EB"/>
    <w:rsid w:val="2F7F0FA0"/>
    <w:rsid w:val="2F83AAEF"/>
    <w:rsid w:val="2F8A6734"/>
    <w:rsid w:val="2F8E7AEE"/>
    <w:rsid w:val="2F8FEC65"/>
    <w:rsid w:val="2FA0869F"/>
    <w:rsid w:val="2FA6BDC2"/>
    <w:rsid w:val="2FA71A99"/>
    <w:rsid w:val="2FA927C7"/>
    <w:rsid w:val="2FAF6CB4"/>
    <w:rsid w:val="2FB24DA0"/>
    <w:rsid w:val="2FB7751A"/>
    <w:rsid w:val="2FB93842"/>
    <w:rsid w:val="2FBB280E"/>
    <w:rsid w:val="2FBD35DA"/>
    <w:rsid w:val="2FBEDDBD"/>
    <w:rsid w:val="2FC5A0BB"/>
    <w:rsid w:val="2FC8637A"/>
    <w:rsid w:val="2FCE29E2"/>
    <w:rsid w:val="2FDC232C"/>
    <w:rsid w:val="2FE59D03"/>
    <w:rsid w:val="2FF01D4E"/>
    <w:rsid w:val="2FF791FC"/>
    <w:rsid w:val="2FF9B158"/>
    <w:rsid w:val="2FFE6AC5"/>
    <w:rsid w:val="300199B3"/>
    <w:rsid w:val="3001CD00"/>
    <w:rsid w:val="3004D59C"/>
    <w:rsid w:val="300CBA93"/>
    <w:rsid w:val="300EAC5D"/>
    <w:rsid w:val="300F0B97"/>
    <w:rsid w:val="3016343C"/>
    <w:rsid w:val="301B347B"/>
    <w:rsid w:val="301F36D2"/>
    <w:rsid w:val="301F4AEB"/>
    <w:rsid w:val="30223396"/>
    <w:rsid w:val="3028C158"/>
    <w:rsid w:val="302D7349"/>
    <w:rsid w:val="302E8ABA"/>
    <w:rsid w:val="3037EB30"/>
    <w:rsid w:val="303BBB0D"/>
    <w:rsid w:val="303BD739"/>
    <w:rsid w:val="303F61E5"/>
    <w:rsid w:val="30416AF0"/>
    <w:rsid w:val="3044495B"/>
    <w:rsid w:val="30460F7D"/>
    <w:rsid w:val="304ADD57"/>
    <w:rsid w:val="304BE701"/>
    <w:rsid w:val="304C33D1"/>
    <w:rsid w:val="305EC17D"/>
    <w:rsid w:val="306A5122"/>
    <w:rsid w:val="3074D734"/>
    <w:rsid w:val="3076F45D"/>
    <w:rsid w:val="308052A4"/>
    <w:rsid w:val="3080B678"/>
    <w:rsid w:val="3082269F"/>
    <w:rsid w:val="30828082"/>
    <w:rsid w:val="30846878"/>
    <w:rsid w:val="308499BA"/>
    <w:rsid w:val="3084DC8B"/>
    <w:rsid w:val="308641DE"/>
    <w:rsid w:val="308806B4"/>
    <w:rsid w:val="308BC1C2"/>
    <w:rsid w:val="3092799E"/>
    <w:rsid w:val="309AC354"/>
    <w:rsid w:val="309AD105"/>
    <w:rsid w:val="309BE0AA"/>
    <w:rsid w:val="30A2FE69"/>
    <w:rsid w:val="30A52CFA"/>
    <w:rsid w:val="30A762F1"/>
    <w:rsid w:val="30AED264"/>
    <w:rsid w:val="30B0F747"/>
    <w:rsid w:val="30BDC014"/>
    <w:rsid w:val="30C475B8"/>
    <w:rsid w:val="30C9D1A3"/>
    <w:rsid w:val="30D159E6"/>
    <w:rsid w:val="30D5DBB4"/>
    <w:rsid w:val="30D8DD30"/>
    <w:rsid w:val="30DA64A1"/>
    <w:rsid w:val="30DB4E54"/>
    <w:rsid w:val="30DD20CD"/>
    <w:rsid w:val="30ED57D9"/>
    <w:rsid w:val="30EEA713"/>
    <w:rsid w:val="30F03132"/>
    <w:rsid w:val="30F0354C"/>
    <w:rsid w:val="30F6F70B"/>
    <w:rsid w:val="30F83B9C"/>
    <w:rsid w:val="30F8CC90"/>
    <w:rsid w:val="311695E9"/>
    <w:rsid w:val="3119004F"/>
    <w:rsid w:val="3119D6E2"/>
    <w:rsid w:val="312EBAEA"/>
    <w:rsid w:val="312F7398"/>
    <w:rsid w:val="31336B9D"/>
    <w:rsid w:val="313B52EA"/>
    <w:rsid w:val="313E55C1"/>
    <w:rsid w:val="313E7AF6"/>
    <w:rsid w:val="314D5091"/>
    <w:rsid w:val="315AA9D2"/>
    <w:rsid w:val="315C9E23"/>
    <w:rsid w:val="3174221C"/>
    <w:rsid w:val="3177D977"/>
    <w:rsid w:val="3183EF56"/>
    <w:rsid w:val="319BF66C"/>
    <w:rsid w:val="31A1F5E5"/>
    <w:rsid w:val="31A22F9F"/>
    <w:rsid w:val="31AAF774"/>
    <w:rsid w:val="31AE9E4D"/>
    <w:rsid w:val="31B0BFD4"/>
    <w:rsid w:val="31B9BAD6"/>
    <w:rsid w:val="31B9F575"/>
    <w:rsid w:val="31C6A4C5"/>
    <w:rsid w:val="31C9CA4A"/>
    <w:rsid w:val="31CC4314"/>
    <w:rsid w:val="31D0AAE3"/>
    <w:rsid w:val="31D536D9"/>
    <w:rsid w:val="31D5C964"/>
    <w:rsid w:val="31D9B4A0"/>
    <w:rsid w:val="31DFE3E6"/>
    <w:rsid w:val="31E48376"/>
    <w:rsid w:val="31E5A249"/>
    <w:rsid w:val="31F2A683"/>
    <w:rsid w:val="31F32E60"/>
    <w:rsid w:val="31F6AA98"/>
    <w:rsid w:val="31F71647"/>
    <w:rsid w:val="31FA1031"/>
    <w:rsid w:val="31FED66D"/>
    <w:rsid w:val="32043CEB"/>
    <w:rsid w:val="3204D891"/>
    <w:rsid w:val="32059171"/>
    <w:rsid w:val="3211CB83"/>
    <w:rsid w:val="3217FB62"/>
    <w:rsid w:val="3218F65C"/>
    <w:rsid w:val="321CA328"/>
    <w:rsid w:val="3220D764"/>
    <w:rsid w:val="322185F2"/>
    <w:rsid w:val="3223683C"/>
    <w:rsid w:val="3227A8ED"/>
    <w:rsid w:val="3229A8F9"/>
    <w:rsid w:val="322B1D1B"/>
    <w:rsid w:val="322F0538"/>
    <w:rsid w:val="32300766"/>
    <w:rsid w:val="323FCAFD"/>
    <w:rsid w:val="3242DC84"/>
    <w:rsid w:val="324C3A0B"/>
    <w:rsid w:val="324CAC68"/>
    <w:rsid w:val="3253DC90"/>
    <w:rsid w:val="3256F5EF"/>
    <w:rsid w:val="325AAA37"/>
    <w:rsid w:val="325FB9AB"/>
    <w:rsid w:val="32613084"/>
    <w:rsid w:val="326DEE72"/>
    <w:rsid w:val="326E34AD"/>
    <w:rsid w:val="326ED701"/>
    <w:rsid w:val="32710E68"/>
    <w:rsid w:val="3274DC45"/>
    <w:rsid w:val="3275E9CF"/>
    <w:rsid w:val="327D3F53"/>
    <w:rsid w:val="3284AC7F"/>
    <w:rsid w:val="32865E98"/>
    <w:rsid w:val="328C59AD"/>
    <w:rsid w:val="32927197"/>
    <w:rsid w:val="3297D58F"/>
    <w:rsid w:val="32A272E5"/>
    <w:rsid w:val="32A42BCC"/>
    <w:rsid w:val="32A7C95D"/>
    <w:rsid w:val="32AE1016"/>
    <w:rsid w:val="32B6FEB5"/>
    <w:rsid w:val="32BCBD48"/>
    <w:rsid w:val="32C26C2A"/>
    <w:rsid w:val="32C6A6C7"/>
    <w:rsid w:val="32C868D1"/>
    <w:rsid w:val="32CBB2CC"/>
    <w:rsid w:val="32CD058A"/>
    <w:rsid w:val="32CEC94C"/>
    <w:rsid w:val="32DA0B52"/>
    <w:rsid w:val="32DB5383"/>
    <w:rsid w:val="32DCDD44"/>
    <w:rsid w:val="32DE3AC5"/>
    <w:rsid w:val="32E0FF26"/>
    <w:rsid w:val="32F5E544"/>
    <w:rsid w:val="32F6C3EF"/>
    <w:rsid w:val="32F7C2D5"/>
    <w:rsid w:val="32FADA06"/>
    <w:rsid w:val="3300D28F"/>
    <w:rsid w:val="3301810E"/>
    <w:rsid w:val="33019A56"/>
    <w:rsid w:val="33078E4A"/>
    <w:rsid w:val="330F2921"/>
    <w:rsid w:val="33197237"/>
    <w:rsid w:val="331985CF"/>
    <w:rsid w:val="331B063A"/>
    <w:rsid w:val="331C92EC"/>
    <w:rsid w:val="331CF184"/>
    <w:rsid w:val="332D385C"/>
    <w:rsid w:val="3332E26E"/>
    <w:rsid w:val="3333860A"/>
    <w:rsid w:val="33345E6F"/>
    <w:rsid w:val="3334F1CB"/>
    <w:rsid w:val="333B8CC4"/>
    <w:rsid w:val="333C2790"/>
    <w:rsid w:val="3340D11A"/>
    <w:rsid w:val="33458B20"/>
    <w:rsid w:val="3347154D"/>
    <w:rsid w:val="334AEADD"/>
    <w:rsid w:val="334E495F"/>
    <w:rsid w:val="33564098"/>
    <w:rsid w:val="3362387C"/>
    <w:rsid w:val="337123B7"/>
    <w:rsid w:val="3371EDE7"/>
    <w:rsid w:val="33774B10"/>
    <w:rsid w:val="33802515"/>
    <w:rsid w:val="3381144B"/>
    <w:rsid w:val="33815E2F"/>
    <w:rsid w:val="338634E9"/>
    <w:rsid w:val="33900B54"/>
    <w:rsid w:val="3390F6D2"/>
    <w:rsid w:val="3391B2A5"/>
    <w:rsid w:val="33959CB5"/>
    <w:rsid w:val="339600AF"/>
    <w:rsid w:val="33B05348"/>
    <w:rsid w:val="33B751EF"/>
    <w:rsid w:val="33B869A7"/>
    <w:rsid w:val="33BF4843"/>
    <w:rsid w:val="33C3B81C"/>
    <w:rsid w:val="33C8DA4D"/>
    <w:rsid w:val="33CB7CAE"/>
    <w:rsid w:val="33CD4A15"/>
    <w:rsid w:val="33D09AD8"/>
    <w:rsid w:val="33D4EBDE"/>
    <w:rsid w:val="33D70CCE"/>
    <w:rsid w:val="33DBA19F"/>
    <w:rsid w:val="33E24B74"/>
    <w:rsid w:val="33E4A107"/>
    <w:rsid w:val="33ECC3F9"/>
    <w:rsid w:val="33FBABC1"/>
    <w:rsid w:val="33FF854A"/>
    <w:rsid w:val="34007741"/>
    <w:rsid w:val="34090D3E"/>
    <w:rsid w:val="341015BF"/>
    <w:rsid w:val="3414ACC1"/>
    <w:rsid w:val="3418C200"/>
    <w:rsid w:val="3419D975"/>
    <w:rsid w:val="341D10BD"/>
    <w:rsid w:val="342400E9"/>
    <w:rsid w:val="34296662"/>
    <w:rsid w:val="342B4278"/>
    <w:rsid w:val="342C620D"/>
    <w:rsid w:val="3439C6D0"/>
    <w:rsid w:val="343A31C5"/>
    <w:rsid w:val="344D1661"/>
    <w:rsid w:val="344F03AA"/>
    <w:rsid w:val="345443BE"/>
    <w:rsid w:val="345B714B"/>
    <w:rsid w:val="34671861"/>
    <w:rsid w:val="346CDD1E"/>
    <w:rsid w:val="34735C6A"/>
    <w:rsid w:val="347ADC3A"/>
    <w:rsid w:val="347CBA43"/>
    <w:rsid w:val="348073C6"/>
    <w:rsid w:val="348786C2"/>
    <w:rsid w:val="34885FBF"/>
    <w:rsid w:val="3488BC79"/>
    <w:rsid w:val="349546CB"/>
    <w:rsid w:val="34974538"/>
    <w:rsid w:val="349B6818"/>
    <w:rsid w:val="349BBFC7"/>
    <w:rsid w:val="34A05FE3"/>
    <w:rsid w:val="34A14FD8"/>
    <w:rsid w:val="34A44A8C"/>
    <w:rsid w:val="34A51E1C"/>
    <w:rsid w:val="34AB95F8"/>
    <w:rsid w:val="34AFDD39"/>
    <w:rsid w:val="34B345FB"/>
    <w:rsid w:val="34B5D4B0"/>
    <w:rsid w:val="34C09FFD"/>
    <w:rsid w:val="34C154D0"/>
    <w:rsid w:val="34C3532A"/>
    <w:rsid w:val="34C46767"/>
    <w:rsid w:val="34C7B7DD"/>
    <w:rsid w:val="34C890B7"/>
    <w:rsid w:val="34CEB606"/>
    <w:rsid w:val="34D86FCC"/>
    <w:rsid w:val="34DD10AA"/>
    <w:rsid w:val="34F5BF7A"/>
    <w:rsid w:val="34FC8135"/>
    <w:rsid w:val="34FEDF5E"/>
    <w:rsid w:val="3502F990"/>
    <w:rsid w:val="3507C02E"/>
    <w:rsid w:val="3508DCEA"/>
    <w:rsid w:val="351107B2"/>
    <w:rsid w:val="3513A626"/>
    <w:rsid w:val="351A1FF4"/>
    <w:rsid w:val="351BB606"/>
    <w:rsid w:val="351E4C1F"/>
    <w:rsid w:val="352084F1"/>
    <w:rsid w:val="3523B67C"/>
    <w:rsid w:val="352B5F8F"/>
    <w:rsid w:val="3538857E"/>
    <w:rsid w:val="353A89A5"/>
    <w:rsid w:val="353BAF85"/>
    <w:rsid w:val="353F6100"/>
    <w:rsid w:val="353F7889"/>
    <w:rsid w:val="3540A767"/>
    <w:rsid w:val="3541911B"/>
    <w:rsid w:val="35479999"/>
    <w:rsid w:val="3547F0EF"/>
    <w:rsid w:val="35513E46"/>
    <w:rsid w:val="35549C77"/>
    <w:rsid w:val="355A558D"/>
    <w:rsid w:val="355B519C"/>
    <w:rsid w:val="355FE628"/>
    <w:rsid w:val="35610AB5"/>
    <w:rsid w:val="35631458"/>
    <w:rsid w:val="356BA240"/>
    <w:rsid w:val="356FB1AA"/>
    <w:rsid w:val="3571C4DB"/>
    <w:rsid w:val="3578230B"/>
    <w:rsid w:val="357886CE"/>
    <w:rsid w:val="3580C3B5"/>
    <w:rsid w:val="3582AE3C"/>
    <w:rsid w:val="35880A87"/>
    <w:rsid w:val="358C2B72"/>
    <w:rsid w:val="358DC492"/>
    <w:rsid w:val="358FC063"/>
    <w:rsid w:val="3590AA8A"/>
    <w:rsid w:val="35A10C9F"/>
    <w:rsid w:val="35A13272"/>
    <w:rsid w:val="35A1FE03"/>
    <w:rsid w:val="35A495EA"/>
    <w:rsid w:val="35AD375C"/>
    <w:rsid w:val="35AE4380"/>
    <w:rsid w:val="35AFEDF7"/>
    <w:rsid w:val="35B27C9B"/>
    <w:rsid w:val="35B486D9"/>
    <w:rsid w:val="35B6D571"/>
    <w:rsid w:val="35BB637E"/>
    <w:rsid w:val="35BC9BF0"/>
    <w:rsid w:val="35C535A8"/>
    <w:rsid w:val="35C8E2EA"/>
    <w:rsid w:val="35C9B0B6"/>
    <w:rsid w:val="35CA3819"/>
    <w:rsid w:val="35CA99EB"/>
    <w:rsid w:val="35D3CA34"/>
    <w:rsid w:val="35D923AE"/>
    <w:rsid w:val="35D98040"/>
    <w:rsid w:val="35DC8624"/>
    <w:rsid w:val="35E2A862"/>
    <w:rsid w:val="35E59D8D"/>
    <w:rsid w:val="35F8FEA0"/>
    <w:rsid w:val="35F90074"/>
    <w:rsid w:val="35FB78C3"/>
    <w:rsid w:val="36023A8A"/>
    <w:rsid w:val="3605469E"/>
    <w:rsid w:val="36172D90"/>
    <w:rsid w:val="3619F4FD"/>
    <w:rsid w:val="361BD2A4"/>
    <w:rsid w:val="361D523D"/>
    <w:rsid w:val="3624D0B1"/>
    <w:rsid w:val="36259BF1"/>
    <w:rsid w:val="36270D7B"/>
    <w:rsid w:val="362932F4"/>
    <w:rsid w:val="362B2781"/>
    <w:rsid w:val="3630D54C"/>
    <w:rsid w:val="3638D3C4"/>
    <w:rsid w:val="363D856B"/>
    <w:rsid w:val="3641FE70"/>
    <w:rsid w:val="364245FC"/>
    <w:rsid w:val="36452833"/>
    <w:rsid w:val="364BB2F8"/>
    <w:rsid w:val="3655998B"/>
    <w:rsid w:val="365AFE18"/>
    <w:rsid w:val="3662D6CF"/>
    <w:rsid w:val="3670D238"/>
    <w:rsid w:val="36713323"/>
    <w:rsid w:val="3676B920"/>
    <w:rsid w:val="36799B5E"/>
    <w:rsid w:val="3679C8E3"/>
    <w:rsid w:val="367A20C9"/>
    <w:rsid w:val="368164C4"/>
    <w:rsid w:val="3681B515"/>
    <w:rsid w:val="36942440"/>
    <w:rsid w:val="3695FC82"/>
    <w:rsid w:val="36962347"/>
    <w:rsid w:val="369BF6C0"/>
    <w:rsid w:val="36A2D181"/>
    <w:rsid w:val="36AC20F4"/>
    <w:rsid w:val="36AC3116"/>
    <w:rsid w:val="36AFB564"/>
    <w:rsid w:val="36B1FD2D"/>
    <w:rsid w:val="36B49E43"/>
    <w:rsid w:val="36B658F4"/>
    <w:rsid w:val="36B89FE0"/>
    <w:rsid w:val="36BA1CE7"/>
    <w:rsid w:val="36BA8AF0"/>
    <w:rsid w:val="36BEC707"/>
    <w:rsid w:val="36BEC73E"/>
    <w:rsid w:val="36BF1645"/>
    <w:rsid w:val="36C399F4"/>
    <w:rsid w:val="36C44D6C"/>
    <w:rsid w:val="36D3CC76"/>
    <w:rsid w:val="36D43358"/>
    <w:rsid w:val="36D45DAB"/>
    <w:rsid w:val="36D97636"/>
    <w:rsid w:val="36DEEAD8"/>
    <w:rsid w:val="36DF3352"/>
    <w:rsid w:val="36E93DA0"/>
    <w:rsid w:val="36EA25F2"/>
    <w:rsid w:val="36EC9E8A"/>
    <w:rsid w:val="36F0139B"/>
    <w:rsid w:val="36F1C5CA"/>
    <w:rsid w:val="36F6B420"/>
    <w:rsid w:val="36FA853A"/>
    <w:rsid w:val="370D65C4"/>
    <w:rsid w:val="3711B09C"/>
    <w:rsid w:val="371339A4"/>
    <w:rsid w:val="37186651"/>
    <w:rsid w:val="371DA348"/>
    <w:rsid w:val="37220529"/>
    <w:rsid w:val="3723330F"/>
    <w:rsid w:val="3728A226"/>
    <w:rsid w:val="372903A4"/>
    <w:rsid w:val="372AAF4C"/>
    <w:rsid w:val="372ED4D3"/>
    <w:rsid w:val="3734043C"/>
    <w:rsid w:val="37368398"/>
    <w:rsid w:val="3742C2DF"/>
    <w:rsid w:val="374331AA"/>
    <w:rsid w:val="374471B4"/>
    <w:rsid w:val="3751E492"/>
    <w:rsid w:val="375288FE"/>
    <w:rsid w:val="3755858E"/>
    <w:rsid w:val="3756C5FC"/>
    <w:rsid w:val="375A25C2"/>
    <w:rsid w:val="375BE9B3"/>
    <w:rsid w:val="3765D295"/>
    <w:rsid w:val="3768C2F8"/>
    <w:rsid w:val="37712EE4"/>
    <w:rsid w:val="3777C2AA"/>
    <w:rsid w:val="377A50D8"/>
    <w:rsid w:val="37816220"/>
    <w:rsid w:val="3784592C"/>
    <w:rsid w:val="37906E17"/>
    <w:rsid w:val="3795D0C2"/>
    <w:rsid w:val="379C2199"/>
    <w:rsid w:val="379E6BC6"/>
    <w:rsid w:val="37A18016"/>
    <w:rsid w:val="37A798C9"/>
    <w:rsid w:val="37AE62FF"/>
    <w:rsid w:val="37B18FEA"/>
    <w:rsid w:val="37B464EE"/>
    <w:rsid w:val="37B60228"/>
    <w:rsid w:val="37C2A1DA"/>
    <w:rsid w:val="37C45E98"/>
    <w:rsid w:val="37DAD23F"/>
    <w:rsid w:val="37DC6604"/>
    <w:rsid w:val="37DE6C4A"/>
    <w:rsid w:val="37E2183E"/>
    <w:rsid w:val="37E36048"/>
    <w:rsid w:val="37F3BE7D"/>
    <w:rsid w:val="37F72144"/>
    <w:rsid w:val="38019685"/>
    <w:rsid w:val="38028B39"/>
    <w:rsid w:val="38089484"/>
    <w:rsid w:val="3810152A"/>
    <w:rsid w:val="38103B49"/>
    <w:rsid w:val="38127C58"/>
    <w:rsid w:val="38170BE2"/>
    <w:rsid w:val="3819348A"/>
    <w:rsid w:val="381E805D"/>
    <w:rsid w:val="38205849"/>
    <w:rsid w:val="38245E76"/>
    <w:rsid w:val="3826B8FB"/>
    <w:rsid w:val="3828B1EB"/>
    <w:rsid w:val="382BD747"/>
    <w:rsid w:val="382DA1D9"/>
    <w:rsid w:val="383125F1"/>
    <w:rsid w:val="38337B4E"/>
    <w:rsid w:val="38338388"/>
    <w:rsid w:val="383396F6"/>
    <w:rsid w:val="3838D92A"/>
    <w:rsid w:val="383DB10F"/>
    <w:rsid w:val="3841F2F5"/>
    <w:rsid w:val="3846141C"/>
    <w:rsid w:val="384C8867"/>
    <w:rsid w:val="386440B4"/>
    <w:rsid w:val="38658638"/>
    <w:rsid w:val="38708E39"/>
    <w:rsid w:val="38745022"/>
    <w:rsid w:val="387776D3"/>
    <w:rsid w:val="387919E5"/>
    <w:rsid w:val="387A4366"/>
    <w:rsid w:val="387B74CB"/>
    <w:rsid w:val="387C6715"/>
    <w:rsid w:val="387CF103"/>
    <w:rsid w:val="3889573B"/>
    <w:rsid w:val="388F017D"/>
    <w:rsid w:val="38916333"/>
    <w:rsid w:val="3892C691"/>
    <w:rsid w:val="3894E3DA"/>
    <w:rsid w:val="3895F03F"/>
    <w:rsid w:val="389BB9A5"/>
    <w:rsid w:val="389C13D5"/>
    <w:rsid w:val="38A0F127"/>
    <w:rsid w:val="38A6FE8C"/>
    <w:rsid w:val="38A7C153"/>
    <w:rsid w:val="38A91609"/>
    <w:rsid w:val="38AD6265"/>
    <w:rsid w:val="38B4A9C3"/>
    <w:rsid w:val="38B7832F"/>
    <w:rsid w:val="38B92B4C"/>
    <w:rsid w:val="38BA5CCB"/>
    <w:rsid w:val="38BC6293"/>
    <w:rsid w:val="38C0E271"/>
    <w:rsid w:val="38C61AF8"/>
    <w:rsid w:val="38C73DAD"/>
    <w:rsid w:val="38CC127F"/>
    <w:rsid w:val="38CD416D"/>
    <w:rsid w:val="38D342B2"/>
    <w:rsid w:val="38DBEE13"/>
    <w:rsid w:val="38F0FEA2"/>
    <w:rsid w:val="38F1CC95"/>
    <w:rsid w:val="38FC1278"/>
    <w:rsid w:val="39002400"/>
    <w:rsid w:val="3910E2AE"/>
    <w:rsid w:val="3913F867"/>
    <w:rsid w:val="391513A8"/>
    <w:rsid w:val="3916643C"/>
    <w:rsid w:val="391C2EC4"/>
    <w:rsid w:val="392299F8"/>
    <w:rsid w:val="39296B65"/>
    <w:rsid w:val="392C0F05"/>
    <w:rsid w:val="3930D26B"/>
    <w:rsid w:val="3937E3F3"/>
    <w:rsid w:val="3940E953"/>
    <w:rsid w:val="394B5C30"/>
    <w:rsid w:val="39507790"/>
    <w:rsid w:val="3950C0E1"/>
    <w:rsid w:val="39550BDD"/>
    <w:rsid w:val="3957CC60"/>
    <w:rsid w:val="395BB87A"/>
    <w:rsid w:val="395FC100"/>
    <w:rsid w:val="39600DA1"/>
    <w:rsid w:val="3961E280"/>
    <w:rsid w:val="39625C84"/>
    <w:rsid w:val="3966042D"/>
    <w:rsid w:val="3978B5A0"/>
    <w:rsid w:val="398B6D07"/>
    <w:rsid w:val="398BA46C"/>
    <w:rsid w:val="398EE8DD"/>
    <w:rsid w:val="39939010"/>
    <w:rsid w:val="399C4B9D"/>
    <w:rsid w:val="399F464C"/>
    <w:rsid w:val="39A722BC"/>
    <w:rsid w:val="39A89578"/>
    <w:rsid w:val="39ACCE5A"/>
    <w:rsid w:val="39B0D4C5"/>
    <w:rsid w:val="39B2E1D1"/>
    <w:rsid w:val="39B94798"/>
    <w:rsid w:val="39BF1338"/>
    <w:rsid w:val="39C34D09"/>
    <w:rsid w:val="39C53002"/>
    <w:rsid w:val="39CB602F"/>
    <w:rsid w:val="39CF367E"/>
    <w:rsid w:val="39CF4D30"/>
    <w:rsid w:val="39D4DEB2"/>
    <w:rsid w:val="39D9526D"/>
    <w:rsid w:val="39E28BAE"/>
    <w:rsid w:val="39EAAA7C"/>
    <w:rsid w:val="39EAC6E9"/>
    <w:rsid w:val="39EE4682"/>
    <w:rsid w:val="39EECCEA"/>
    <w:rsid w:val="39F0E365"/>
    <w:rsid w:val="39F3A8B3"/>
    <w:rsid w:val="39F89DB6"/>
    <w:rsid w:val="39F999D9"/>
    <w:rsid w:val="3A009A63"/>
    <w:rsid w:val="3A012C53"/>
    <w:rsid w:val="3A04541C"/>
    <w:rsid w:val="3A074E50"/>
    <w:rsid w:val="3A0E1182"/>
    <w:rsid w:val="3A111920"/>
    <w:rsid w:val="3A1E44FB"/>
    <w:rsid w:val="3A20410F"/>
    <w:rsid w:val="3A217A19"/>
    <w:rsid w:val="3A256A66"/>
    <w:rsid w:val="3A3438CB"/>
    <w:rsid w:val="3A3A8A7F"/>
    <w:rsid w:val="3A45975B"/>
    <w:rsid w:val="3A47D163"/>
    <w:rsid w:val="3A48628C"/>
    <w:rsid w:val="3A4EC193"/>
    <w:rsid w:val="3A52F9B2"/>
    <w:rsid w:val="3A54C2EA"/>
    <w:rsid w:val="3A563717"/>
    <w:rsid w:val="3A57348A"/>
    <w:rsid w:val="3A577777"/>
    <w:rsid w:val="3A62DE81"/>
    <w:rsid w:val="3A63B38F"/>
    <w:rsid w:val="3A6D94D9"/>
    <w:rsid w:val="3A6F4AD2"/>
    <w:rsid w:val="3A77D9F2"/>
    <w:rsid w:val="3A782D3F"/>
    <w:rsid w:val="3A7F43F0"/>
    <w:rsid w:val="3A810485"/>
    <w:rsid w:val="3A83B327"/>
    <w:rsid w:val="3A87D818"/>
    <w:rsid w:val="3A95772E"/>
    <w:rsid w:val="3A95F369"/>
    <w:rsid w:val="3A9E71AF"/>
    <w:rsid w:val="3A9FE770"/>
    <w:rsid w:val="3AA9DF32"/>
    <w:rsid w:val="3AB3F970"/>
    <w:rsid w:val="3AB64417"/>
    <w:rsid w:val="3ABC7E07"/>
    <w:rsid w:val="3ABF185D"/>
    <w:rsid w:val="3AC048B9"/>
    <w:rsid w:val="3ACD69D5"/>
    <w:rsid w:val="3AE85A60"/>
    <w:rsid w:val="3AEA5CD7"/>
    <w:rsid w:val="3AF44A68"/>
    <w:rsid w:val="3AF6875B"/>
    <w:rsid w:val="3AF73395"/>
    <w:rsid w:val="3AF74E49"/>
    <w:rsid w:val="3AFC0046"/>
    <w:rsid w:val="3B061DCC"/>
    <w:rsid w:val="3B0DCD20"/>
    <w:rsid w:val="3B0F5725"/>
    <w:rsid w:val="3B1819A9"/>
    <w:rsid w:val="3B18C3A6"/>
    <w:rsid w:val="3B1C1F38"/>
    <w:rsid w:val="3B1D1F21"/>
    <w:rsid w:val="3B1DF177"/>
    <w:rsid w:val="3B236C55"/>
    <w:rsid w:val="3B265949"/>
    <w:rsid w:val="3B28C8F1"/>
    <w:rsid w:val="3B2B4FA0"/>
    <w:rsid w:val="3B32C353"/>
    <w:rsid w:val="3B37ECD2"/>
    <w:rsid w:val="3B39AD29"/>
    <w:rsid w:val="3B3A8CAE"/>
    <w:rsid w:val="3B48FC07"/>
    <w:rsid w:val="3B493F0F"/>
    <w:rsid w:val="3B4A8FDA"/>
    <w:rsid w:val="3B4E265F"/>
    <w:rsid w:val="3B5070B7"/>
    <w:rsid w:val="3B5A1F0A"/>
    <w:rsid w:val="3B64FD9A"/>
    <w:rsid w:val="3B6840F1"/>
    <w:rsid w:val="3B695E25"/>
    <w:rsid w:val="3B6CD0FC"/>
    <w:rsid w:val="3B7A42C3"/>
    <w:rsid w:val="3B7B9ED2"/>
    <w:rsid w:val="3B857633"/>
    <w:rsid w:val="3B8B32B7"/>
    <w:rsid w:val="3B973C47"/>
    <w:rsid w:val="3B9AED27"/>
    <w:rsid w:val="3BA2A9A3"/>
    <w:rsid w:val="3BA57B7D"/>
    <w:rsid w:val="3BAA1C4B"/>
    <w:rsid w:val="3BAC82E3"/>
    <w:rsid w:val="3BACAA9A"/>
    <w:rsid w:val="3BAD2BB5"/>
    <w:rsid w:val="3BB13D56"/>
    <w:rsid w:val="3BB3C953"/>
    <w:rsid w:val="3BB41C90"/>
    <w:rsid w:val="3BBBC52C"/>
    <w:rsid w:val="3BBBD0C0"/>
    <w:rsid w:val="3BBD8A50"/>
    <w:rsid w:val="3BC26B40"/>
    <w:rsid w:val="3BC41CDD"/>
    <w:rsid w:val="3BC886CF"/>
    <w:rsid w:val="3BCF655F"/>
    <w:rsid w:val="3BD3E5CB"/>
    <w:rsid w:val="3BD4A776"/>
    <w:rsid w:val="3BDA7011"/>
    <w:rsid w:val="3BDEBFBA"/>
    <w:rsid w:val="3BE22976"/>
    <w:rsid w:val="3BE26548"/>
    <w:rsid w:val="3BE3A71F"/>
    <w:rsid w:val="3BE4EC71"/>
    <w:rsid w:val="3BE598A8"/>
    <w:rsid w:val="3BE76958"/>
    <w:rsid w:val="3BECFE68"/>
    <w:rsid w:val="3BEF25D2"/>
    <w:rsid w:val="3BF21B07"/>
    <w:rsid w:val="3BF531DC"/>
    <w:rsid w:val="3BF79233"/>
    <w:rsid w:val="3BF9D69C"/>
    <w:rsid w:val="3BFC1F31"/>
    <w:rsid w:val="3BFF3219"/>
    <w:rsid w:val="3BFF7A3E"/>
    <w:rsid w:val="3C007CF1"/>
    <w:rsid w:val="3C053D99"/>
    <w:rsid w:val="3C0AF13E"/>
    <w:rsid w:val="3C0C1C2F"/>
    <w:rsid w:val="3C1547BA"/>
    <w:rsid w:val="3C161BF6"/>
    <w:rsid w:val="3C161C81"/>
    <w:rsid w:val="3C1DF18E"/>
    <w:rsid w:val="3C1F52AF"/>
    <w:rsid w:val="3C1FC101"/>
    <w:rsid w:val="3C250215"/>
    <w:rsid w:val="3C260C6A"/>
    <w:rsid w:val="3C330E13"/>
    <w:rsid w:val="3C38DE51"/>
    <w:rsid w:val="3C532172"/>
    <w:rsid w:val="3C59805C"/>
    <w:rsid w:val="3C5ACB24"/>
    <w:rsid w:val="3C5B6808"/>
    <w:rsid w:val="3C5C23BA"/>
    <w:rsid w:val="3C6349A0"/>
    <w:rsid w:val="3C65FC67"/>
    <w:rsid w:val="3C67B44D"/>
    <w:rsid w:val="3C68940B"/>
    <w:rsid w:val="3C6F11A7"/>
    <w:rsid w:val="3C75FB1D"/>
    <w:rsid w:val="3C79E6AD"/>
    <w:rsid w:val="3C86364F"/>
    <w:rsid w:val="3C86709E"/>
    <w:rsid w:val="3C868D1D"/>
    <w:rsid w:val="3C88DE13"/>
    <w:rsid w:val="3C9661BD"/>
    <w:rsid w:val="3C972412"/>
    <w:rsid w:val="3C9D618B"/>
    <w:rsid w:val="3CA0389B"/>
    <w:rsid w:val="3CA16EF2"/>
    <w:rsid w:val="3CA180E0"/>
    <w:rsid w:val="3CA19D07"/>
    <w:rsid w:val="3CB03C3E"/>
    <w:rsid w:val="3CB763EA"/>
    <w:rsid w:val="3CBA9AFB"/>
    <w:rsid w:val="3CC1944F"/>
    <w:rsid w:val="3CC29257"/>
    <w:rsid w:val="3CC93637"/>
    <w:rsid w:val="3CD2C0CF"/>
    <w:rsid w:val="3CD4CB2C"/>
    <w:rsid w:val="3CD9CF95"/>
    <w:rsid w:val="3CDEF3EA"/>
    <w:rsid w:val="3CF0153C"/>
    <w:rsid w:val="3CFDBEE3"/>
    <w:rsid w:val="3CFDD4C7"/>
    <w:rsid w:val="3CFF8288"/>
    <w:rsid w:val="3D01246A"/>
    <w:rsid w:val="3D176A89"/>
    <w:rsid w:val="3D1893C1"/>
    <w:rsid w:val="3D20E0A2"/>
    <w:rsid w:val="3D2D8D66"/>
    <w:rsid w:val="3D2EBBEC"/>
    <w:rsid w:val="3D3254E9"/>
    <w:rsid w:val="3D384244"/>
    <w:rsid w:val="3D3951CD"/>
    <w:rsid w:val="3D398466"/>
    <w:rsid w:val="3D3BDEDA"/>
    <w:rsid w:val="3D3FCBB0"/>
    <w:rsid w:val="3D41E079"/>
    <w:rsid w:val="3D42981F"/>
    <w:rsid w:val="3D4F3C62"/>
    <w:rsid w:val="3D524BF6"/>
    <w:rsid w:val="3D54C85D"/>
    <w:rsid w:val="3D6EA13A"/>
    <w:rsid w:val="3D73CF60"/>
    <w:rsid w:val="3D763224"/>
    <w:rsid w:val="3D7775A2"/>
    <w:rsid w:val="3D7A89B5"/>
    <w:rsid w:val="3D7F626D"/>
    <w:rsid w:val="3D8B0CFF"/>
    <w:rsid w:val="3D8F8CDE"/>
    <w:rsid w:val="3D8FC95E"/>
    <w:rsid w:val="3D91F210"/>
    <w:rsid w:val="3D92FE8C"/>
    <w:rsid w:val="3D95097A"/>
    <w:rsid w:val="3D975DE0"/>
    <w:rsid w:val="3D9FD49A"/>
    <w:rsid w:val="3DA55FCE"/>
    <w:rsid w:val="3DAC090B"/>
    <w:rsid w:val="3DB9A6EF"/>
    <w:rsid w:val="3DC26596"/>
    <w:rsid w:val="3DC2E0FD"/>
    <w:rsid w:val="3DD2699C"/>
    <w:rsid w:val="3DD2BFF9"/>
    <w:rsid w:val="3DD320A1"/>
    <w:rsid w:val="3DD8BB30"/>
    <w:rsid w:val="3DE5C885"/>
    <w:rsid w:val="3DFD930E"/>
    <w:rsid w:val="3DFE3703"/>
    <w:rsid w:val="3E058DC7"/>
    <w:rsid w:val="3E196461"/>
    <w:rsid w:val="3E1ABA69"/>
    <w:rsid w:val="3E20706B"/>
    <w:rsid w:val="3E284A5E"/>
    <w:rsid w:val="3E29917A"/>
    <w:rsid w:val="3E2B2445"/>
    <w:rsid w:val="3E309F1A"/>
    <w:rsid w:val="3E30D522"/>
    <w:rsid w:val="3E36F8BD"/>
    <w:rsid w:val="3E3F12B1"/>
    <w:rsid w:val="3E41F442"/>
    <w:rsid w:val="3E44A8EF"/>
    <w:rsid w:val="3E4C8FC0"/>
    <w:rsid w:val="3E4E455E"/>
    <w:rsid w:val="3E59EDF6"/>
    <w:rsid w:val="3E5B29C0"/>
    <w:rsid w:val="3E5D1717"/>
    <w:rsid w:val="3E63B29A"/>
    <w:rsid w:val="3E697F57"/>
    <w:rsid w:val="3E69899D"/>
    <w:rsid w:val="3E6E13C9"/>
    <w:rsid w:val="3E756A37"/>
    <w:rsid w:val="3E79F365"/>
    <w:rsid w:val="3E7F5842"/>
    <w:rsid w:val="3E854CB2"/>
    <w:rsid w:val="3E8D58BC"/>
    <w:rsid w:val="3E9D5335"/>
    <w:rsid w:val="3EA0A81C"/>
    <w:rsid w:val="3EABBC30"/>
    <w:rsid w:val="3EAF26AA"/>
    <w:rsid w:val="3EBFDFF9"/>
    <w:rsid w:val="3EC57020"/>
    <w:rsid w:val="3EC5C8CB"/>
    <w:rsid w:val="3EC9052E"/>
    <w:rsid w:val="3ECE774F"/>
    <w:rsid w:val="3ED3DFF1"/>
    <w:rsid w:val="3ED54953"/>
    <w:rsid w:val="3ED9D27D"/>
    <w:rsid w:val="3EDFA10C"/>
    <w:rsid w:val="3EE1C0F6"/>
    <w:rsid w:val="3EE2556C"/>
    <w:rsid w:val="3EEA1FC4"/>
    <w:rsid w:val="3EED094C"/>
    <w:rsid w:val="3EEF725A"/>
    <w:rsid w:val="3EF4C37E"/>
    <w:rsid w:val="3EFC105A"/>
    <w:rsid w:val="3EFE2DA7"/>
    <w:rsid w:val="3F07F6A9"/>
    <w:rsid w:val="3F0CB4BA"/>
    <w:rsid w:val="3F0EFB9C"/>
    <w:rsid w:val="3F10C296"/>
    <w:rsid w:val="3F10E9AD"/>
    <w:rsid w:val="3F112697"/>
    <w:rsid w:val="3F1D7476"/>
    <w:rsid w:val="3F1F101D"/>
    <w:rsid w:val="3F2081E0"/>
    <w:rsid w:val="3F2DD3BF"/>
    <w:rsid w:val="3F3106EB"/>
    <w:rsid w:val="3F35D7A6"/>
    <w:rsid w:val="3F3CB24A"/>
    <w:rsid w:val="3F463CD4"/>
    <w:rsid w:val="3F47AC8B"/>
    <w:rsid w:val="3F48742C"/>
    <w:rsid w:val="3F4E3676"/>
    <w:rsid w:val="3F523569"/>
    <w:rsid w:val="3F5372DF"/>
    <w:rsid w:val="3F62A272"/>
    <w:rsid w:val="3F66A234"/>
    <w:rsid w:val="3F6FAB28"/>
    <w:rsid w:val="3F72F80C"/>
    <w:rsid w:val="3F759687"/>
    <w:rsid w:val="3F75ADB0"/>
    <w:rsid w:val="3F7A6AE3"/>
    <w:rsid w:val="3F8021BF"/>
    <w:rsid w:val="3F8229A2"/>
    <w:rsid w:val="3F869D34"/>
    <w:rsid w:val="3F8D4600"/>
    <w:rsid w:val="3F92B664"/>
    <w:rsid w:val="3FA0A41C"/>
    <w:rsid w:val="3FA0A535"/>
    <w:rsid w:val="3FA2D275"/>
    <w:rsid w:val="3FAC2236"/>
    <w:rsid w:val="3FB1BF21"/>
    <w:rsid w:val="3FBBFEE0"/>
    <w:rsid w:val="3FBC3321"/>
    <w:rsid w:val="3FC8AFB6"/>
    <w:rsid w:val="3FCB5EAE"/>
    <w:rsid w:val="3FD2626E"/>
    <w:rsid w:val="3FD79318"/>
    <w:rsid w:val="3FE26E02"/>
    <w:rsid w:val="3FEE7FAB"/>
    <w:rsid w:val="3FF3D701"/>
    <w:rsid w:val="3FF852BC"/>
    <w:rsid w:val="4009B3DA"/>
    <w:rsid w:val="400C52DA"/>
    <w:rsid w:val="400DF46E"/>
    <w:rsid w:val="401395D0"/>
    <w:rsid w:val="4025780D"/>
    <w:rsid w:val="4028F0CD"/>
    <w:rsid w:val="402B8950"/>
    <w:rsid w:val="402B9B7F"/>
    <w:rsid w:val="40344FE9"/>
    <w:rsid w:val="4037F43B"/>
    <w:rsid w:val="403AE08D"/>
    <w:rsid w:val="403DBF25"/>
    <w:rsid w:val="4045C483"/>
    <w:rsid w:val="404738BB"/>
    <w:rsid w:val="404782DB"/>
    <w:rsid w:val="404D0828"/>
    <w:rsid w:val="4051D2B3"/>
    <w:rsid w:val="406074F0"/>
    <w:rsid w:val="4061932A"/>
    <w:rsid w:val="406C88DC"/>
    <w:rsid w:val="406ED182"/>
    <w:rsid w:val="40759094"/>
    <w:rsid w:val="40826FC1"/>
    <w:rsid w:val="40856348"/>
    <w:rsid w:val="40920828"/>
    <w:rsid w:val="409272BA"/>
    <w:rsid w:val="4092FBC2"/>
    <w:rsid w:val="409AA4AE"/>
    <w:rsid w:val="409C7907"/>
    <w:rsid w:val="409C7915"/>
    <w:rsid w:val="409D23B1"/>
    <w:rsid w:val="409EB402"/>
    <w:rsid w:val="40A635DA"/>
    <w:rsid w:val="40A80429"/>
    <w:rsid w:val="40A80677"/>
    <w:rsid w:val="40A822E5"/>
    <w:rsid w:val="40ADB1C8"/>
    <w:rsid w:val="40B7E9B9"/>
    <w:rsid w:val="40B939D5"/>
    <w:rsid w:val="40C3F8A6"/>
    <w:rsid w:val="40CA26D3"/>
    <w:rsid w:val="40D694F4"/>
    <w:rsid w:val="40DBD233"/>
    <w:rsid w:val="40DCF6A6"/>
    <w:rsid w:val="40ECA9EF"/>
    <w:rsid w:val="40ECFB5A"/>
    <w:rsid w:val="40F2D383"/>
    <w:rsid w:val="40F41E0D"/>
    <w:rsid w:val="40F42411"/>
    <w:rsid w:val="40F4D62F"/>
    <w:rsid w:val="40F747D8"/>
    <w:rsid w:val="40F9CD2A"/>
    <w:rsid w:val="4103866C"/>
    <w:rsid w:val="4106F57F"/>
    <w:rsid w:val="410DE9C5"/>
    <w:rsid w:val="4117E275"/>
    <w:rsid w:val="411CE723"/>
    <w:rsid w:val="411D5943"/>
    <w:rsid w:val="4133E606"/>
    <w:rsid w:val="413E2041"/>
    <w:rsid w:val="413F903A"/>
    <w:rsid w:val="41418D0C"/>
    <w:rsid w:val="41468445"/>
    <w:rsid w:val="4147B606"/>
    <w:rsid w:val="414F5152"/>
    <w:rsid w:val="4150639D"/>
    <w:rsid w:val="41519E39"/>
    <w:rsid w:val="41528490"/>
    <w:rsid w:val="41559CC6"/>
    <w:rsid w:val="415D2FDC"/>
    <w:rsid w:val="4169116E"/>
    <w:rsid w:val="417770C3"/>
    <w:rsid w:val="417991C7"/>
    <w:rsid w:val="41874E4A"/>
    <w:rsid w:val="4187D196"/>
    <w:rsid w:val="419E7EF2"/>
    <w:rsid w:val="41A1DB35"/>
    <w:rsid w:val="41A6E75D"/>
    <w:rsid w:val="41A8CA9B"/>
    <w:rsid w:val="41B4851E"/>
    <w:rsid w:val="41B5B533"/>
    <w:rsid w:val="41B9060E"/>
    <w:rsid w:val="41BBB12E"/>
    <w:rsid w:val="41C797EA"/>
    <w:rsid w:val="41CEF342"/>
    <w:rsid w:val="41D29970"/>
    <w:rsid w:val="41D36B2E"/>
    <w:rsid w:val="41D48875"/>
    <w:rsid w:val="41DAF0C9"/>
    <w:rsid w:val="41DD0C2F"/>
    <w:rsid w:val="41E6602C"/>
    <w:rsid w:val="41E754B8"/>
    <w:rsid w:val="41E87829"/>
    <w:rsid w:val="41E8DF1B"/>
    <w:rsid w:val="41E99849"/>
    <w:rsid w:val="41F5CACB"/>
    <w:rsid w:val="420C200D"/>
    <w:rsid w:val="420C6243"/>
    <w:rsid w:val="420CA368"/>
    <w:rsid w:val="42141A68"/>
    <w:rsid w:val="4218F9B1"/>
    <w:rsid w:val="4220A13F"/>
    <w:rsid w:val="422422D5"/>
    <w:rsid w:val="42259A93"/>
    <w:rsid w:val="422A6FFA"/>
    <w:rsid w:val="4232E18E"/>
    <w:rsid w:val="42332EF6"/>
    <w:rsid w:val="42333CE6"/>
    <w:rsid w:val="42366BF0"/>
    <w:rsid w:val="42382063"/>
    <w:rsid w:val="423AE6BD"/>
    <w:rsid w:val="423E90D3"/>
    <w:rsid w:val="4240E76F"/>
    <w:rsid w:val="4240EF86"/>
    <w:rsid w:val="42458BA0"/>
    <w:rsid w:val="42495FBF"/>
    <w:rsid w:val="42498A30"/>
    <w:rsid w:val="424A18E3"/>
    <w:rsid w:val="424D482C"/>
    <w:rsid w:val="424F8EC9"/>
    <w:rsid w:val="424FA7C2"/>
    <w:rsid w:val="4255612A"/>
    <w:rsid w:val="425B7512"/>
    <w:rsid w:val="425B84C3"/>
    <w:rsid w:val="425BFA40"/>
    <w:rsid w:val="4263E3F0"/>
    <w:rsid w:val="4264327B"/>
    <w:rsid w:val="4265AF94"/>
    <w:rsid w:val="426CCCD8"/>
    <w:rsid w:val="426F3BC5"/>
    <w:rsid w:val="427361BF"/>
    <w:rsid w:val="42773ECF"/>
    <w:rsid w:val="427C4B7B"/>
    <w:rsid w:val="4280DFDC"/>
    <w:rsid w:val="428614DC"/>
    <w:rsid w:val="4292DA41"/>
    <w:rsid w:val="429CB779"/>
    <w:rsid w:val="429DD135"/>
    <w:rsid w:val="42A0AC84"/>
    <w:rsid w:val="42A4D1D6"/>
    <w:rsid w:val="42A6D1E4"/>
    <w:rsid w:val="42ABAF6A"/>
    <w:rsid w:val="42AD1300"/>
    <w:rsid w:val="42ADB0E8"/>
    <w:rsid w:val="42B2AF3A"/>
    <w:rsid w:val="42B2EF45"/>
    <w:rsid w:val="42B446E1"/>
    <w:rsid w:val="42CBE2BF"/>
    <w:rsid w:val="42CCA09B"/>
    <w:rsid w:val="42DBCE7F"/>
    <w:rsid w:val="42ED61B8"/>
    <w:rsid w:val="42F059CB"/>
    <w:rsid w:val="42F184E2"/>
    <w:rsid w:val="42F1A3BA"/>
    <w:rsid w:val="42F20F81"/>
    <w:rsid w:val="42F22A4A"/>
    <w:rsid w:val="42F475A4"/>
    <w:rsid w:val="42F896BE"/>
    <w:rsid w:val="430875D8"/>
    <w:rsid w:val="430E8073"/>
    <w:rsid w:val="430F23FC"/>
    <w:rsid w:val="431731BD"/>
    <w:rsid w:val="43215113"/>
    <w:rsid w:val="432377BC"/>
    <w:rsid w:val="432AB435"/>
    <w:rsid w:val="433051C6"/>
    <w:rsid w:val="433F2A3B"/>
    <w:rsid w:val="4346BE94"/>
    <w:rsid w:val="43488F58"/>
    <w:rsid w:val="4349FF05"/>
    <w:rsid w:val="434F68E2"/>
    <w:rsid w:val="434FDD83"/>
    <w:rsid w:val="43517EAA"/>
    <w:rsid w:val="435C5EB9"/>
    <w:rsid w:val="435EC7EE"/>
    <w:rsid w:val="4368CE3D"/>
    <w:rsid w:val="43692D98"/>
    <w:rsid w:val="43693314"/>
    <w:rsid w:val="436A7ADC"/>
    <w:rsid w:val="436D23A5"/>
    <w:rsid w:val="4371560E"/>
    <w:rsid w:val="43736087"/>
    <w:rsid w:val="4376566B"/>
    <w:rsid w:val="43784FB1"/>
    <w:rsid w:val="437A00CC"/>
    <w:rsid w:val="43814941"/>
    <w:rsid w:val="4392FC5D"/>
    <w:rsid w:val="43981734"/>
    <w:rsid w:val="43A124C4"/>
    <w:rsid w:val="43A2E2FB"/>
    <w:rsid w:val="43A6D1A3"/>
    <w:rsid w:val="43A76273"/>
    <w:rsid w:val="43ADC540"/>
    <w:rsid w:val="43AE4873"/>
    <w:rsid w:val="43B5CF8E"/>
    <w:rsid w:val="43B62105"/>
    <w:rsid w:val="43BDB734"/>
    <w:rsid w:val="43BF28E3"/>
    <w:rsid w:val="43CF1C80"/>
    <w:rsid w:val="43CF3B7E"/>
    <w:rsid w:val="43D03C22"/>
    <w:rsid w:val="43D1384A"/>
    <w:rsid w:val="43D3B01E"/>
    <w:rsid w:val="43D93E3E"/>
    <w:rsid w:val="43DA275B"/>
    <w:rsid w:val="43DAF7D4"/>
    <w:rsid w:val="43DE6409"/>
    <w:rsid w:val="43E0A2B5"/>
    <w:rsid w:val="43E1640F"/>
    <w:rsid w:val="43E8FC59"/>
    <w:rsid w:val="43EFE1CC"/>
    <w:rsid w:val="43F8E651"/>
    <w:rsid w:val="43FD1840"/>
    <w:rsid w:val="43FF4DCE"/>
    <w:rsid w:val="44067296"/>
    <w:rsid w:val="440684D5"/>
    <w:rsid w:val="44110B88"/>
    <w:rsid w:val="44183483"/>
    <w:rsid w:val="4419371D"/>
    <w:rsid w:val="441BDE63"/>
    <w:rsid w:val="441C5E8C"/>
    <w:rsid w:val="44243B06"/>
    <w:rsid w:val="442631CE"/>
    <w:rsid w:val="442BACE6"/>
    <w:rsid w:val="4435645E"/>
    <w:rsid w:val="44382374"/>
    <w:rsid w:val="4447BF27"/>
    <w:rsid w:val="4448AACF"/>
    <w:rsid w:val="444978F6"/>
    <w:rsid w:val="4452859B"/>
    <w:rsid w:val="4456BF17"/>
    <w:rsid w:val="4458029C"/>
    <w:rsid w:val="445BFE23"/>
    <w:rsid w:val="445D193C"/>
    <w:rsid w:val="445E54D3"/>
    <w:rsid w:val="4464EAA8"/>
    <w:rsid w:val="446C4D16"/>
    <w:rsid w:val="447407A7"/>
    <w:rsid w:val="44768590"/>
    <w:rsid w:val="447C6C86"/>
    <w:rsid w:val="447CCC6F"/>
    <w:rsid w:val="44822C16"/>
    <w:rsid w:val="4485C676"/>
    <w:rsid w:val="44927648"/>
    <w:rsid w:val="4493029B"/>
    <w:rsid w:val="4494B38B"/>
    <w:rsid w:val="4496CADC"/>
    <w:rsid w:val="449B7938"/>
    <w:rsid w:val="449C394F"/>
    <w:rsid w:val="449E5788"/>
    <w:rsid w:val="449EE0EC"/>
    <w:rsid w:val="44A93798"/>
    <w:rsid w:val="44B03ECE"/>
    <w:rsid w:val="44B2FA3D"/>
    <w:rsid w:val="44B39D5C"/>
    <w:rsid w:val="44BB5951"/>
    <w:rsid w:val="44BD99A6"/>
    <w:rsid w:val="44D486EE"/>
    <w:rsid w:val="44DB5CE9"/>
    <w:rsid w:val="44DD8523"/>
    <w:rsid w:val="44DE5A14"/>
    <w:rsid w:val="44E18EAE"/>
    <w:rsid w:val="44E4B82A"/>
    <w:rsid w:val="44E78BB1"/>
    <w:rsid w:val="44ECA4A4"/>
    <w:rsid w:val="44F59DEE"/>
    <w:rsid w:val="44F7EBCE"/>
    <w:rsid w:val="44FD3169"/>
    <w:rsid w:val="4504CD29"/>
    <w:rsid w:val="450A24EB"/>
    <w:rsid w:val="450A2710"/>
    <w:rsid w:val="4514CA44"/>
    <w:rsid w:val="45183006"/>
    <w:rsid w:val="451A73C1"/>
    <w:rsid w:val="451DFC6F"/>
    <w:rsid w:val="4521A11D"/>
    <w:rsid w:val="4529ADC3"/>
    <w:rsid w:val="45306386"/>
    <w:rsid w:val="45307239"/>
    <w:rsid w:val="4535AC71"/>
    <w:rsid w:val="4536E054"/>
    <w:rsid w:val="453B29A0"/>
    <w:rsid w:val="453CAA0C"/>
    <w:rsid w:val="45475EEB"/>
    <w:rsid w:val="454C8DFA"/>
    <w:rsid w:val="454F6A19"/>
    <w:rsid w:val="455CBA35"/>
    <w:rsid w:val="45637751"/>
    <w:rsid w:val="4563ABC3"/>
    <w:rsid w:val="4567317B"/>
    <w:rsid w:val="45755C54"/>
    <w:rsid w:val="45796BF8"/>
    <w:rsid w:val="45865468"/>
    <w:rsid w:val="45866A33"/>
    <w:rsid w:val="458E0A60"/>
    <w:rsid w:val="45A7E038"/>
    <w:rsid w:val="45AFD3DA"/>
    <w:rsid w:val="45B1912B"/>
    <w:rsid w:val="45B2F8DD"/>
    <w:rsid w:val="45B30441"/>
    <w:rsid w:val="45B3653D"/>
    <w:rsid w:val="45BE9860"/>
    <w:rsid w:val="45BED2DD"/>
    <w:rsid w:val="45BFDCD2"/>
    <w:rsid w:val="45BFEAE5"/>
    <w:rsid w:val="45C3134C"/>
    <w:rsid w:val="45C5E56D"/>
    <w:rsid w:val="45CB16B7"/>
    <w:rsid w:val="45CC3ECF"/>
    <w:rsid w:val="45CE6298"/>
    <w:rsid w:val="45CF2A35"/>
    <w:rsid w:val="45D67559"/>
    <w:rsid w:val="45D83EDB"/>
    <w:rsid w:val="45EA858F"/>
    <w:rsid w:val="45F02B0A"/>
    <w:rsid w:val="45F7531D"/>
    <w:rsid w:val="45FC476C"/>
    <w:rsid w:val="4604C8F5"/>
    <w:rsid w:val="4608AC93"/>
    <w:rsid w:val="4618E190"/>
    <w:rsid w:val="461F1A16"/>
    <w:rsid w:val="463109DA"/>
    <w:rsid w:val="4642FFA1"/>
    <w:rsid w:val="46469C93"/>
    <w:rsid w:val="464AB3FC"/>
    <w:rsid w:val="464B4F6C"/>
    <w:rsid w:val="464EA764"/>
    <w:rsid w:val="466782FD"/>
    <w:rsid w:val="466F4CA1"/>
    <w:rsid w:val="466FD706"/>
    <w:rsid w:val="4672BB1B"/>
    <w:rsid w:val="4673265C"/>
    <w:rsid w:val="4676FA5B"/>
    <w:rsid w:val="4686F67F"/>
    <w:rsid w:val="468B66A0"/>
    <w:rsid w:val="468E9BFB"/>
    <w:rsid w:val="469130FA"/>
    <w:rsid w:val="4691FA17"/>
    <w:rsid w:val="469AAC62"/>
    <w:rsid w:val="469AFA24"/>
    <w:rsid w:val="469F8AD6"/>
    <w:rsid w:val="46A5B154"/>
    <w:rsid w:val="46A9A8C0"/>
    <w:rsid w:val="46AB263D"/>
    <w:rsid w:val="46B0CD75"/>
    <w:rsid w:val="46B3FB04"/>
    <w:rsid w:val="46B53743"/>
    <w:rsid w:val="46BAE693"/>
    <w:rsid w:val="46BCFEB2"/>
    <w:rsid w:val="46C63490"/>
    <w:rsid w:val="46CB82CB"/>
    <w:rsid w:val="46CBAD32"/>
    <w:rsid w:val="46CC7ABF"/>
    <w:rsid w:val="46D24FB7"/>
    <w:rsid w:val="46D48875"/>
    <w:rsid w:val="46DAD949"/>
    <w:rsid w:val="46E2E725"/>
    <w:rsid w:val="46E69E37"/>
    <w:rsid w:val="46FC4B02"/>
    <w:rsid w:val="46FF749E"/>
    <w:rsid w:val="4704DB17"/>
    <w:rsid w:val="4705DCCF"/>
    <w:rsid w:val="470AE665"/>
    <w:rsid w:val="470DC394"/>
    <w:rsid w:val="470FED8F"/>
    <w:rsid w:val="47145ED9"/>
    <w:rsid w:val="4715E800"/>
    <w:rsid w:val="471BB552"/>
    <w:rsid w:val="471FF028"/>
    <w:rsid w:val="4721BCAB"/>
    <w:rsid w:val="4721ED48"/>
    <w:rsid w:val="47262807"/>
    <w:rsid w:val="47276EA4"/>
    <w:rsid w:val="4727D864"/>
    <w:rsid w:val="472FCA20"/>
    <w:rsid w:val="4733E4AC"/>
    <w:rsid w:val="473653C7"/>
    <w:rsid w:val="4738DD8C"/>
    <w:rsid w:val="473D9A68"/>
    <w:rsid w:val="4746F677"/>
    <w:rsid w:val="4747A5A9"/>
    <w:rsid w:val="47483753"/>
    <w:rsid w:val="474AAEB7"/>
    <w:rsid w:val="47501A5C"/>
    <w:rsid w:val="4750AA38"/>
    <w:rsid w:val="47573EAA"/>
    <w:rsid w:val="475EC8E2"/>
    <w:rsid w:val="47606B31"/>
    <w:rsid w:val="47752313"/>
    <w:rsid w:val="4775D7DE"/>
    <w:rsid w:val="477654DE"/>
    <w:rsid w:val="477CEDB9"/>
    <w:rsid w:val="478245DF"/>
    <w:rsid w:val="47826988"/>
    <w:rsid w:val="4789E238"/>
    <w:rsid w:val="478BD806"/>
    <w:rsid w:val="478DC63A"/>
    <w:rsid w:val="47954966"/>
    <w:rsid w:val="47AAA167"/>
    <w:rsid w:val="47AB76D8"/>
    <w:rsid w:val="47ACDAD3"/>
    <w:rsid w:val="47BB5028"/>
    <w:rsid w:val="47C15C4D"/>
    <w:rsid w:val="47C5731A"/>
    <w:rsid w:val="47D26FE2"/>
    <w:rsid w:val="47D74954"/>
    <w:rsid w:val="47D9053F"/>
    <w:rsid w:val="47D9771E"/>
    <w:rsid w:val="47DCC8FE"/>
    <w:rsid w:val="47DE72B7"/>
    <w:rsid w:val="47E03D29"/>
    <w:rsid w:val="47EC4687"/>
    <w:rsid w:val="47EE7DB6"/>
    <w:rsid w:val="47F0A6ED"/>
    <w:rsid w:val="47F8028E"/>
    <w:rsid w:val="480319C1"/>
    <w:rsid w:val="48053694"/>
    <w:rsid w:val="4805F595"/>
    <w:rsid w:val="4810AF59"/>
    <w:rsid w:val="4812BEE5"/>
    <w:rsid w:val="481B855A"/>
    <w:rsid w:val="4826B75D"/>
    <w:rsid w:val="48270C58"/>
    <w:rsid w:val="48318A37"/>
    <w:rsid w:val="48375569"/>
    <w:rsid w:val="4837BD85"/>
    <w:rsid w:val="48422729"/>
    <w:rsid w:val="4845CF52"/>
    <w:rsid w:val="4850AC65"/>
    <w:rsid w:val="485DDFAB"/>
    <w:rsid w:val="4864E320"/>
    <w:rsid w:val="487CD02E"/>
    <w:rsid w:val="4882F27B"/>
    <w:rsid w:val="4886FE8D"/>
    <w:rsid w:val="488EDE80"/>
    <w:rsid w:val="488F5345"/>
    <w:rsid w:val="4891A97D"/>
    <w:rsid w:val="4899EFA7"/>
    <w:rsid w:val="489A8BFF"/>
    <w:rsid w:val="48A059E8"/>
    <w:rsid w:val="48A614AE"/>
    <w:rsid w:val="48AE4F03"/>
    <w:rsid w:val="48B13CC5"/>
    <w:rsid w:val="48B29736"/>
    <w:rsid w:val="48B30570"/>
    <w:rsid w:val="48B5728C"/>
    <w:rsid w:val="48B5B0B2"/>
    <w:rsid w:val="48B8EDBD"/>
    <w:rsid w:val="48B9C638"/>
    <w:rsid w:val="48B9FAF2"/>
    <w:rsid w:val="48C3BAC3"/>
    <w:rsid w:val="48C47EF6"/>
    <w:rsid w:val="48C753C9"/>
    <w:rsid w:val="48CCF75C"/>
    <w:rsid w:val="48CF6B02"/>
    <w:rsid w:val="48D20470"/>
    <w:rsid w:val="48D2F24F"/>
    <w:rsid w:val="48D40C2C"/>
    <w:rsid w:val="48DC5980"/>
    <w:rsid w:val="48E7D9B3"/>
    <w:rsid w:val="48EC2DA1"/>
    <w:rsid w:val="48EE85B3"/>
    <w:rsid w:val="48F00019"/>
    <w:rsid w:val="48F7F7ED"/>
    <w:rsid w:val="48F939ED"/>
    <w:rsid w:val="48F98731"/>
    <w:rsid w:val="48FB714F"/>
    <w:rsid w:val="48FF4069"/>
    <w:rsid w:val="48FF5148"/>
    <w:rsid w:val="4915DF3F"/>
    <w:rsid w:val="491710C9"/>
    <w:rsid w:val="4920F2BD"/>
    <w:rsid w:val="492248B9"/>
    <w:rsid w:val="492B0731"/>
    <w:rsid w:val="492B2206"/>
    <w:rsid w:val="493567C3"/>
    <w:rsid w:val="49391B25"/>
    <w:rsid w:val="494DA458"/>
    <w:rsid w:val="495209BF"/>
    <w:rsid w:val="4956DC20"/>
    <w:rsid w:val="4958BC6D"/>
    <w:rsid w:val="497142C9"/>
    <w:rsid w:val="4983B789"/>
    <w:rsid w:val="498583A4"/>
    <w:rsid w:val="49871112"/>
    <w:rsid w:val="49938199"/>
    <w:rsid w:val="4998F271"/>
    <w:rsid w:val="499EF2CF"/>
    <w:rsid w:val="49AAC464"/>
    <w:rsid w:val="49AB18B2"/>
    <w:rsid w:val="49ADCA87"/>
    <w:rsid w:val="49AFE1A9"/>
    <w:rsid w:val="49B91B37"/>
    <w:rsid w:val="49BA5149"/>
    <w:rsid w:val="49C0F070"/>
    <w:rsid w:val="49C4B0FB"/>
    <w:rsid w:val="49C6C3D8"/>
    <w:rsid w:val="49C92871"/>
    <w:rsid w:val="49D6C5C0"/>
    <w:rsid w:val="49D9CDE7"/>
    <w:rsid w:val="49E77BFB"/>
    <w:rsid w:val="49E8C98D"/>
    <w:rsid w:val="49EB3609"/>
    <w:rsid w:val="49EFCE65"/>
    <w:rsid w:val="49F61AE2"/>
    <w:rsid w:val="49F984AB"/>
    <w:rsid w:val="4A003049"/>
    <w:rsid w:val="4A063864"/>
    <w:rsid w:val="4A07E61B"/>
    <w:rsid w:val="4A090444"/>
    <w:rsid w:val="4A097050"/>
    <w:rsid w:val="4A0D2B1F"/>
    <w:rsid w:val="4A11226A"/>
    <w:rsid w:val="4A127F7F"/>
    <w:rsid w:val="4A1734D5"/>
    <w:rsid w:val="4A175281"/>
    <w:rsid w:val="4A1816A0"/>
    <w:rsid w:val="4A29E5C7"/>
    <w:rsid w:val="4A2B85CB"/>
    <w:rsid w:val="4A318E1D"/>
    <w:rsid w:val="4A33D37A"/>
    <w:rsid w:val="4A357F2B"/>
    <w:rsid w:val="4A3620F2"/>
    <w:rsid w:val="4A392F9F"/>
    <w:rsid w:val="4A490B9D"/>
    <w:rsid w:val="4A4BA2A7"/>
    <w:rsid w:val="4A4D81E5"/>
    <w:rsid w:val="4A4DA91A"/>
    <w:rsid w:val="4A55DBCC"/>
    <w:rsid w:val="4A567C9E"/>
    <w:rsid w:val="4A57356A"/>
    <w:rsid w:val="4A59EA38"/>
    <w:rsid w:val="4A5A1559"/>
    <w:rsid w:val="4A5CB93C"/>
    <w:rsid w:val="4A650415"/>
    <w:rsid w:val="4A666FD1"/>
    <w:rsid w:val="4A670CC2"/>
    <w:rsid w:val="4A70244D"/>
    <w:rsid w:val="4A7467F6"/>
    <w:rsid w:val="4A773620"/>
    <w:rsid w:val="4A7EDE43"/>
    <w:rsid w:val="4A84EBAB"/>
    <w:rsid w:val="4A858DC8"/>
    <w:rsid w:val="4A8B1777"/>
    <w:rsid w:val="4A8DD514"/>
    <w:rsid w:val="4A8FF2BA"/>
    <w:rsid w:val="4A94553A"/>
    <w:rsid w:val="4A96716F"/>
    <w:rsid w:val="4A9985E7"/>
    <w:rsid w:val="4AA8DCE6"/>
    <w:rsid w:val="4AB0B98E"/>
    <w:rsid w:val="4ABA98B5"/>
    <w:rsid w:val="4AC1C262"/>
    <w:rsid w:val="4AC66239"/>
    <w:rsid w:val="4AC8335B"/>
    <w:rsid w:val="4AC93544"/>
    <w:rsid w:val="4AD59881"/>
    <w:rsid w:val="4AD8FA33"/>
    <w:rsid w:val="4ADCAE11"/>
    <w:rsid w:val="4ADF8001"/>
    <w:rsid w:val="4AE7A8AC"/>
    <w:rsid w:val="4AE908A1"/>
    <w:rsid w:val="4AE95378"/>
    <w:rsid w:val="4AF66D24"/>
    <w:rsid w:val="4AF6F06D"/>
    <w:rsid w:val="4AF7A7D3"/>
    <w:rsid w:val="4AFAD70B"/>
    <w:rsid w:val="4B03CBC8"/>
    <w:rsid w:val="4B07A0E1"/>
    <w:rsid w:val="4B08AF00"/>
    <w:rsid w:val="4B1C4A1D"/>
    <w:rsid w:val="4B1C8C97"/>
    <w:rsid w:val="4B22F13D"/>
    <w:rsid w:val="4B29C790"/>
    <w:rsid w:val="4B2ADC31"/>
    <w:rsid w:val="4B2C1BFC"/>
    <w:rsid w:val="4B392B75"/>
    <w:rsid w:val="4B3DCF48"/>
    <w:rsid w:val="4B43298A"/>
    <w:rsid w:val="4B4A6FA4"/>
    <w:rsid w:val="4B5127FD"/>
    <w:rsid w:val="4B561F5D"/>
    <w:rsid w:val="4B564C7A"/>
    <w:rsid w:val="4B5939A6"/>
    <w:rsid w:val="4B599883"/>
    <w:rsid w:val="4B68E4D6"/>
    <w:rsid w:val="4B6CB282"/>
    <w:rsid w:val="4B6DC635"/>
    <w:rsid w:val="4B7456E2"/>
    <w:rsid w:val="4B7D7877"/>
    <w:rsid w:val="4B91AEF2"/>
    <w:rsid w:val="4B9AA6C1"/>
    <w:rsid w:val="4B9D90CB"/>
    <w:rsid w:val="4BA5EFA8"/>
    <w:rsid w:val="4BA7809F"/>
    <w:rsid w:val="4BB600FC"/>
    <w:rsid w:val="4BB6D8C6"/>
    <w:rsid w:val="4BB8D9C9"/>
    <w:rsid w:val="4BBF3CC0"/>
    <w:rsid w:val="4BC35819"/>
    <w:rsid w:val="4BCEBC8B"/>
    <w:rsid w:val="4BD01654"/>
    <w:rsid w:val="4BD1D570"/>
    <w:rsid w:val="4BD2673B"/>
    <w:rsid w:val="4BD96568"/>
    <w:rsid w:val="4BE0EB7E"/>
    <w:rsid w:val="4BE5AB12"/>
    <w:rsid w:val="4BF15838"/>
    <w:rsid w:val="4BFA1D32"/>
    <w:rsid w:val="4BFCB13D"/>
    <w:rsid w:val="4C046EA8"/>
    <w:rsid w:val="4C0C3AC4"/>
    <w:rsid w:val="4C14A056"/>
    <w:rsid w:val="4C1624C5"/>
    <w:rsid w:val="4C183724"/>
    <w:rsid w:val="4C209E1A"/>
    <w:rsid w:val="4C2423BD"/>
    <w:rsid w:val="4C2A6C83"/>
    <w:rsid w:val="4C2DB177"/>
    <w:rsid w:val="4C2ED0B4"/>
    <w:rsid w:val="4C30CAD6"/>
    <w:rsid w:val="4C339D60"/>
    <w:rsid w:val="4C36B286"/>
    <w:rsid w:val="4C37C361"/>
    <w:rsid w:val="4C37F9FD"/>
    <w:rsid w:val="4C387367"/>
    <w:rsid w:val="4C44D58E"/>
    <w:rsid w:val="4C481811"/>
    <w:rsid w:val="4C4B7DE7"/>
    <w:rsid w:val="4C5457B2"/>
    <w:rsid w:val="4C68F821"/>
    <w:rsid w:val="4C6C54E3"/>
    <w:rsid w:val="4C728049"/>
    <w:rsid w:val="4C78163B"/>
    <w:rsid w:val="4C798171"/>
    <w:rsid w:val="4C7BB012"/>
    <w:rsid w:val="4C7BDE34"/>
    <w:rsid w:val="4C8C9A69"/>
    <w:rsid w:val="4C907007"/>
    <w:rsid w:val="4C933CB8"/>
    <w:rsid w:val="4C93684E"/>
    <w:rsid w:val="4C98ABC3"/>
    <w:rsid w:val="4C9ACC3F"/>
    <w:rsid w:val="4CA50BEB"/>
    <w:rsid w:val="4CA90451"/>
    <w:rsid w:val="4CABA12F"/>
    <w:rsid w:val="4CABE340"/>
    <w:rsid w:val="4CACE7C6"/>
    <w:rsid w:val="4CBB6CBA"/>
    <w:rsid w:val="4CBCDC58"/>
    <w:rsid w:val="4CBCF696"/>
    <w:rsid w:val="4CCFC313"/>
    <w:rsid w:val="4CDA71C4"/>
    <w:rsid w:val="4CDCBED2"/>
    <w:rsid w:val="4CE11810"/>
    <w:rsid w:val="4CE3D7E9"/>
    <w:rsid w:val="4CE55883"/>
    <w:rsid w:val="4D01EDA9"/>
    <w:rsid w:val="4D08E154"/>
    <w:rsid w:val="4D0BD14C"/>
    <w:rsid w:val="4D12328F"/>
    <w:rsid w:val="4D1312D5"/>
    <w:rsid w:val="4D1E2F7C"/>
    <w:rsid w:val="4D1FBC9C"/>
    <w:rsid w:val="4D1FF963"/>
    <w:rsid w:val="4D21DD01"/>
    <w:rsid w:val="4D226414"/>
    <w:rsid w:val="4D3224B3"/>
    <w:rsid w:val="4D3852DC"/>
    <w:rsid w:val="4D3FD09D"/>
    <w:rsid w:val="4D40EE2B"/>
    <w:rsid w:val="4D418C00"/>
    <w:rsid w:val="4D483AAB"/>
    <w:rsid w:val="4D4AC91E"/>
    <w:rsid w:val="4D4EC496"/>
    <w:rsid w:val="4D52925C"/>
    <w:rsid w:val="4D5EA61D"/>
    <w:rsid w:val="4D5FA35D"/>
    <w:rsid w:val="4D66E8B3"/>
    <w:rsid w:val="4D6922A9"/>
    <w:rsid w:val="4D6CC280"/>
    <w:rsid w:val="4D75BEA6"/>
    <w:rsid w:val="4D80C973"/>
    <w:rsid w:val="4D84BEDB"/>
    <w:rsid w:val="4D9B8BD4"/>
    <w:rsid w:val="4DA6839F"/>
    <w:rsid w:val="4DAAFDFB"/>
    <w:rsid w:val="4DBECBBE"/>
    <w:rsid w:val="4DC2E895"/>
    <w:rsid w:val="4DC567C8"/>
    <w:rsid w:val="4DCEEA4C"/>
    <w:rsid w:val="4DCEEB8E"/>
    <w:rsid w:val="4DE11ADD"/>
    <w:rsid w:val="4DE1201B"/>
    <w:rsid w:val="4DE4F45F"/>
    <w:rsid w:val="4DE6FAF4"/>
    <w:rsid w:val="4DEE50E5"/>
    <w:rsid w:val="4DEEE73F"/>
    <w:rsid w:val="4DFA01BB"/>
    <w:rsid w:val="4E01268B"/>
    <w:rsid w:val="4E0497EA"/>
    <w:rsid w:val="4E12867E"/>
    <w:rsid w:val="4E182176"/>
    <w:rsid w:val="4E1BB819"/>
    <w:rsid w:val="4E1D9FB6"/>
    <w:rsid w:val="4E2A857A"/>
    <w:rsid w:val="4E2AEE9A"/>
    <w:rsid w:val="4E2B04C6"/>
    <w:rsid w:val="4E2D8B9B"/>
    <w:rsid w:val="4E30D7A3"/>
    <w:rsid w:val="4E330570"/>
    <w:rsid w:val="4E3F457F"/>
    <w:rsid w:val="4E4491FE"/>
    <w:rsid w:val="4E53931F"/>
    <w:rsid w:val="4E6139C3"/>
    <w:rsid w:val="4E61AE55"/>
    <w:rsid w:val="4E651819"/>
    <w:rsid w:val="4E69F6B4"/>
    <w:rsid w:val="4E769B38"/>
    <w:rsid w:val="4E7BA271"/>
    <w:rsid w:val="4E7E893F"/>
    <w:rsid w:val="4E816FFB"/>
    <w:rsid w:val="4E87E5E5"/>
    <w:rsid w:val="4E8C1C27"/>
    <w:rsid w:val="4E8C7D37"/>
    <w:rsid w:val="4E8DB46B"/>
    <w:rsid w:val="4E9D6499"/>
    <w:rsid w:val="4E9F1A7B"/>
    <w:rsid w:val="4EA1365B"/>
    <w:rsid w:val="4EA2EC27"/>
    <w:rsid w:val="4EAE8315"/>
    <w:rsid w:val="4EB5CCF4"/>
    <w:rsid w:val="4ECA2233"/>
    <w:rsid w:val="4ECDC45F"/>
    <w:rsid w:val="4ECDEE6F"/>
    <w:rsid w:val="4ED44CB9"/>
    <w:rsid w:val="4ED63F51"/>
    <w:rsid w:val="4ED8DECB"/>
    <w:rsid w:val="4EDA1D1D"/>
    <w:rsid w:val="4EE2BCBE"/>
    <w:rsid w:val="4EE7F65A"/>
    <w:rsid w:val="4EECA642"/>
    <w:rsid w:val="4EF8A6E3"/>
    <w:rsid w:val="4EF94BF0"/>
    <w:rsid w:val="4EFB2424"/>
    <w:rsid w:val="4EFCD39E"/>
    <w:rsid w:val="4EFD8CD4"/>
    <w:rsid w:val="4F0D750E"/>
    <w:rsid w:val="4F102863"/>
    <w:rsid w:val="4F156AAD"/>
    <w:rsid w:val="4F180630"/>
    <w:rsid w:val="4F19157C"/>
    <w:rsid w:val="4F31B921"/>
    <w:rsid w:val="4F31C4FB"/>
    <w:rsid w:val="4F34ED94"/>
    <w:rsid w:val="4F3C0DB2"/>
    <w:rsid w:val="4F46E650"/>
    <w:rsid w:val="4F4B8EBB"/>
    <w:rsid w:val="4F4E0A67"/>
    <w:rsid w:val="4F4EA6DD"/>
    <w:rsid w:val="4F5298BE"/>
    <w:rsid w:val="4F566F46"/>
    <w:rsid w:val="4F58EF90"/>
    <w:rsid w:val="4F5ABDEA"/>
    <w:rsid w:val="4F62DEB5"/>
    <w:rsid w:val="4F6B43E8"/>
    <w:rsid w:val="4F6C84C5"/>
    <w:rsid w:val="4F6DB1A3"/>
    <w:rsid w:val="4F818FCF"/>
    <w:rsid w:val="4F869B41"/>
    <w:rsid w:val="4F89626F"/>
    <w:rsid w:val="4F8F6FE9"/>
    <w:rsid w:val="4F999607"/>
    <w:rsid w:val="4FA0F380"/>
    <w:rsid w:val="4FA18C23"/>
    <w:rsid w:val="4FA3BE57"/>
    <w:rsid w:val="4FA80FBD"/>
    <w:rsid w:val="4FAE0952"/>
    <w:rsid w:val="4FAE4C56"/>
    <w:rsid w:val="4FB47024"/>
    <w:rsid w:val="4FBC66E2"/>
    <w:rsid w:val="4FBFE28E"/>
    <w:rsid w:val="4FC30E48"/>
    <w:rsid w:val="4FCC626F"/>
    <w:rsid w:val="4FCE134B"/>
    <w:rsid w:val="4FCE5205"/>
    <w:rsid w:val="4FD149A1"/>
    <w:rsid w:val="4FD332CC"/>
    <w:rsid w:val="4FDEEA4B"/>
    <w:rsid w:val="4FE310FB"/>
    <w:rsid w:val="4FE5F2A1"/>
    <w:rsid w:val="4FEA3882"/>
    <w:rsid w:val="4FF11D75"/>
    <w:rsid w:val="4FF4A1B3"/>
    <w:rsid w:val="4FF4EBCF"/>
    <w:rsid w:val="4FFA7FD4"/>
    <w:rsid w:val="5000482E"/>
    <w:rsid w:val="5000548B"/>
    <w:rsid w:val="5002B425"/>
    <w:rsid w:val="5004411A"/>
    <w:rsid w:val="50099F93"/>
    <w:rsid w:val="500D5037"/>
    <w:rsid w:val="500EE697"/>
    <w:rsid w:val="500F0ED1"/>
    <w:rsid w:val="50157416"/>
    <w:rsid w:val="501B637E"/>
    <w:rsid w:val="501D8729"/>
    <w:rsid w:val="50235291"/>
    <w:rsid w:val="5025C97C"/>
    <w:rsid w:val="502E47F4"/>
    <w:rsid w:val="502E9363"/>
    <w:rsid w:val="5030B5F7"/>
    <w:rsid w:val="5033B0CC"/>
    <w:rsid w:val="50392732"/>
    <w:rsid w:val="503DF93F"/>
    <w:rsid w:val="503F8946"/>
    <w:rsid w:val="50423F7E"/>
    <w:rsid w:val="5043AC30"/>
    <w:rsid w:val="50449D56"/>
    <w:rsid w:val="504FA68F"/>
    <w:rsid w:val="5056F137"/>
    <w:rsid w:val="5057C6AB"/>
    <w:rsid w:val="5058C594"/>
    <w:rsid w:val="5059E030"/>
    <w:rsid w:val="5063E310"/>
    <w:rsid w:val="50659E03"/>
    <w:rsid w:val="506A4C1F"/>
    <w:rsid w:val="506EE46B"/>
    <w:rsid w:val="506FB1D1"/>
    <w:rsid w:val="50710ED9"/>
    <w:rsid w:val="50777B06"/>
    <w:rsid w:val="5079539F"/>
    <w:rsid w:val="507AEB28"/>
    <w:rsid w:val="50844C38"/>
    <w:rsid w:val="5084F98E"/>
    <w:rsid w:val="5087D2A7"/>
    <w:rsid w:val="50895114"/>
    <w:rsid w:val="50966809"/>
    <w:rsid w:val="5096D32C"/>
    <w:rsid w:val="50997BF4"/>
    <w:rsid w:val="509986BF"/>
    <w:rsid w:val="509F5EF9"/>
    <w:rsid w:val="50B1D8DD"/>
    <w:rsid w:val="50B3A313"/>
    <w:rsid w:val="50BD62B8"/>
    <w:rsid w:val="50C0DD0D"/>
    <w:rsid w:val="50C54C13"/>
    <w:rsid w:val="50C57F39"/>
    <w:rsid w:val="50D11CB6"/>
    <w:rsid w:val="50D4B6E3"/>
    <w:rsid w:val="50D55730"/>
    <w:rsid w:val="50D6B110"/>
    <w:rsid w:val="50D9C74E"/>
    <w:rsid w:val="50E3712F"/>
    <w:rsid w:val="50F1AAF3"/>
    <w:rsid w:val="50F4DD32"/>
    <w:rsid w:val="50F691D1"/>
    <w:rsid w:val="50FC5A41"/>
    <w:rsid w:val="50FF4492"/>
    <w:rsid w:val="50FFE777"/>
    <w:rsid w:val="5103D2D5"/>
    <w:rsid w:val="510A0C89"/>
    <w:rsid w:val="510C0EB6"/>
    <w:rsid w:val="51125A8F"/>
    <w:rsid w:val="51184828"/>
    <w:rsid w:val="512085AB"/>
    <w:rsid w:val="51299D0E"/>
    <w:rsid w:val="512EFA14"/>
    <w:rsid w:val="512F8259"/>
    <w:rsid w:val="5131B343"/>
    <w:rsid w:val="513EC675"/>
    <w:rsid w:val="51467A51"/>
    <w:rsid w:val="514BD798"/>
    <w:rsid w:val="514C3248"/>
    <w:rsid w:val="5159F407"/>
    <w:rsid w:val="515B6B20"/>
    <w:rsid w:val="515DF093"/>
    <w:rsid w:val="516375A9"/>
    <w:rsid w:val="51649006"/>
    <w:rsid w:val="51652437"/>
    <w:rsid w:val="51691D75"/>
    <w:rsid w:val="5169E4A8"/>
    <w:rsid w:val="516DEFA5"/>
    <w:rsid w:val="517A1AC1"/>
    <w:rsid w:val="517A7FF1"/>
    <w:rsid w:val="517BE09E"/>
    <w:rsid w:val="517BF4F8"/>
    <w:rsid w:val="517E88E4"/>
    <w:rsid w:val="517ED090"/>
    <w:rsid w:val="517F04F9"/>
    <w:rsid w:val="518062A4"/>
    <w:rsid w:val="518578E9"/>
    <w:rsid w:val="518BA3CE"/>
    <w:rsid w:val="518F70FB"/>
    <w:rsid w:val="519226CB"/>
    <w:rsid w:val="5192E4BE"/>
    <w:rsid w:val="5193755B"/>
    <w:rsid w:val="519389CD"/>
    <w:rsid w:val="5197F47A"/>
    <w:rsid w:val="51A1A2CB"/>
    <w:rsid w:val="51A2A0CF"/>
    <w:rsid w:val="51A8A75B"/>
    <w:rsid w:val="51A97D19"/>
    <w:rsid w:val="51ABC7C0"/>
    <w:rsid w:val="51B09F5E"/>
    <w:rsid w:val="51B1C938"/>
    <w:rsid w:val="51B37DB6"/>
    <w:rsid w:val="51B4B31C"/>
    <w:rsid w:val="51B73E60"/>
    <w:rsid w:val="51B9FF07"/>
    <w:rsid w:val="51BD3832"/>
    <w:rsid w:val="51BE0AF5"/>
    <w:rsid w:val="51BE35AB"/>
    <w:rsid w:val="51BEAF8D"/>
    <w:rsid w:val="51D0AB80"/>
    <w:rsid w:val="51D9C2E0"/>
    <w:rsid w:val="51DA72C0"/>
    <w:rsid w:val="51E2FD3F"/>
    <w:rsid w:val="51E432FE"/>
    <w:rsid w:val="51E8C9E1"/>
    <w:rsid w:val="51E97F53"/>
    <w:rsid w:val="51EA317A"/>
    <w:rsid w:val="51EF4A66"/>
    <w:rsid w:val="51F040E7"/>
    <w:rsid w:val="520D63BC"/>
    <w:rsid w:val="52108D93"/>
    <w:rsid w:val="521189D6"/>
    <w:rsid w:val="5213A600"/>
    <w:rsid w:val="521A3A2D"/>
    <w:rsid w:val="521B7C4D"/>
    <w:rsid w:val="52211FD5"/>
    <w:rsid w:val="522177D4"/>
    <w:rsid w:val="5221FCDD"/>
    <w:rsid w:val="52232389"/>
    <w:rsid w:val="52233D4F"/>
    <w:rsid w:val="52252ED0"/>
    <w:rsid w:val="522949DD"/>
    <w:rsid w:val="522BF8DC"/>
    <w:rsid w:val="522DD4D2"/>
    <w:rsid w:val="523AF06E"/>
    <w:rsid w:val="523C37EF"/>
    <w:rsid w:val="523F133E"/>
    <w:rsid w:val="52421BF6"/>
    <w:rsid w:val="5242DFFF"/>
    <w:rsid w:val="5245E596"/>
    <w:rsid w:val="5247B577"/>
    <w:rsid w:val="525C22D6"/>
    <w:rsid w:val="525D075A"/>
    <w:rsid w:val="5264571B"/>
    <w:rsid w:val="52667C56"/>
    <w:rsid w:val="526C503C"/>
    <w:rsid w:val="526D097D"/>
    <w:rsid w:val="526E32F5"/>
    <w:rsid w:val="52707E3B"/>
    <w:rsid w:val="52711417"/>
    <w:rsid w:val="5272119A"/>
    <w:rsid w:val="5274DE16"/>
    <w:rsid w:val="5276A2FF"/>
    <w:rsid w:val="5283FBDD"/>
    <w:rsid w:val="5284163F"/>
    <w:rsid w:val="5285ECF4"/>
    <w:rsid w:val="529AA7EC"/>
    <w:rsid w:val="529C280B"/>
    <w:rsid w:val="52AA47C2"/>
    <w:rsid w:val="52AF98CC"/>
    <w:rsid w:val="52B0CCEC"/>
    <w:rsid w:val="52B2F8AA"/>
    <w:rsid w:val="52C2E985"/>
    <w:rsid w:val="52C555E5"/>
    <w:rsid w:val="52C59C50"/>
    <w:rsid w:val="52C82EB7"/>
    <w:rsid w:val="52D0BF42"/>
    <w:rsid w:val="52D3B6B8"/>
    <w:rsid w:val="52D3B777"/>
    <w:rsid w:val="52DE5275"/>
    <w:rsid w:val="52F23F2A"/>
    <w:rsid w:val="53000039"/>
    <w:rsid w:val="53055DDD"/>
    <w:rsid w:val="530622AE"/>
    <w:rsid w:val="530E074F"/>
    <w:rsid w:val="53160EDB"/>
    <w:rsid w:val="531F1254"/>
    <w:rsid w:val="53264F3A"/>
    <w:rsid w:val="53273178"/>
    <w:rsid w:val="532E63C0"/>
    <w:rsid w:val="532EFE84"/>
    <w:rsid w:val="533C9BFA"/>
    <w:rsid w:val="5342E7F8"/>
    <w:rsid w:val="53457337"/>
    <w:rsid w:val="534788EC"/>
    <w:rsid w:val="534AC5D1"/>
    <w:rsid w:val="535082FB"/>
    <w:rsid w:val="53527F37"/>
    <w:rsid w:val="53546A0D"/>
    <w:rsid w:val="53607530"/>
    <w:rsid w:val="5363416D"/>
    <w:rsid w:val="536A8588"/>
    <w:rsid w:val="53707B8B"/>
    <w:rsid w:val="5370EF07"/>
    <w:rsid w:val="53851CDA"/>
    <w:rsid w:val="538D06A8"/>
    <w:rsid w:val="53943790"/>
    <w:rsid w:val="5395D0BF"/>
    <w:rsid w:val="53978604"/>
    <w:rsid w:val="539CEAED"/>
    <w:rsid w:val="53A20C1F"/>
    <w:rsid w:val="53A6DEF9"/>
    <w:rsid w:val="53A760F4"/>
    <w:rsid w:val="53A97C03"/>
    <w:rsid w:val="53AABC91"/>
    <w:rsid w:val="53AC1141"/>
    <w:rsid w:val="53B35A8E"/>
    <w:rsid w:val="53C1C925"/>
    <w:rsid w:val="53CB89DE"/>
    <w:rsid w:val="53D334D2"/>
    <w:rsid w:val="53D7AFD0"/>
    <w:rsid w:val="53D9C6A8"/>
    <w:rsid w:val="53DC1279"/>
    <w:rsid w:val="53E4BF01"/>
    <w:rsid w:val="53E6B951"/>
    <w:rsid w:val="53EC87A8"/>
    <w:rsid w:val="53ECAD56"/>
    <w:rsid w:val="53EDCC88"/>
    <w:rsid w:val="53EEF205"/>
    <w:rsid w:val="53EF65BF"/>
    <w:rsid w:val="53F2591B"/>
    <w:rsid w:val="53F66F7A"/>
    <w:rsid w:val="53FC9471"/>
    <w:rsid w:val="5407D3EF"/>
    <w:rsid w:val="540910AD"/>
    <w:rsid w:val="540C51CD"/>
    <w:rsid w:val="540EDC11"/>
    <w:rsid w:val="540F2EF5"/>
    <w:rsid w:val="54103737"/>
    <w:rsid w:val="54143BBB"/>
    <w:rsid w:val="54160D72"/>
    <w:rsid w:val="541972D6"/>
    <w:rsid w:val="541B4DF5"/>
    <w:rsid w:val="541E6DE5"/>
    <w:rsid w:val="541E9A66"/>
    <w:rsid w:val="5421418A"/>
    <w:rsid w:val="5423303F"/>
    <w:rsid w:val="543484A1"/>
    <w:rsid w:val="54352D3B"/>
    <w:rsid w:val="5437E999"/>
    <w:rsid w:val="543B3260"/>
    <w:rsid w:val="543CECD3"/>
    <w:rsid w:val="5448C396"/>
    <w:rsid w:val="54491585"/>
    <w:rsid w:val="544D3846"/>
    <w:rsid w:val="54565927"/>
    <w:rsid w:val="54587A61"/>
    <w:rsid w:val="546FDC52"/>
    <w:rsid w:val="547361C1"/>
    <w:rsid w:val="5475AE22"/>
    <w:rsid w:val="547623C4"/>
    <w:rsid w:val="54787D7B"/>
    <w:rsid w:val="54841F07"/>
    <w:rsid w:val="5484BBB0"/>
    <w:rsid w:val="54851EB7"/>
    <w:rsid w:val="5488A432"/>
    <w:rsid w:val="54906BC7"/>
    <w:rsid w:val="5494FA00"/>
    <w:rsid w:val="549E5C04"/>
    <w:rsid w:val="54A59A1A"/>
    <w:rsid w:val="54ABA234"/>
    <w:rsid w:val="54B11748"/>
    <w:rsid w:val="54B8951D"/>
    <w:rsid w:val="54B96056"/>
    <w:rsid w:val="54BA7269"/>
    <w:rsid w:val="54D5D043"/>
    <w:rsid w:val="54E7C117"/>
    <w:rsid w:val="54ED8A33"/>
    <w:rsid w:val="54F806BF"/>
    <w:rsid w:val="5505D80B"/>
    <w:rsid w:val="55075213"/>
    <w:rsid w:val="550CBB3E"/>
    <w:rsid w:val="550D0CB7"/>
    <w:rsid w:val="5514BF86"/>
    <w:rsid w:val="551EC2B4"/>
    <w:rsid w:val="551FE429"/>
    <w:rsid w:val="5529BF4F"/>
    <w:rsid w:val="552BDD25"/>
    <w:rsid w:val="552C60CA"/>
    <w:rsid w:val="552C6B9E"/>
    <w:rsid w:val="552F46B1"/>
    <w:rsid w:val="553133C6"/>
    <w:rsid w:val="553D495D"/>
    <w:rsid w:val="554AC639"/>
    <w:rsid w:val="554B0BA9"/>
    <w:rsid w:val="555A09D4"/>
    <w:rsid w:val="555C0E02"/>
    <w:rsid w:val="555C6962"/>
    <w:rsid w:val="55652CE7"/>
    <w:rsid w:val="556D7E30"/>
    <w:rsid w:val="556E56F9"/>
    <w:rsid w:val="556E65BD"/>
    <w:rsid w:val="557A977A"/>
    <w:rsid w:val="5581F182"/>
    <w:rsid w:val="55826A22"/>
    <w:rsid w:val="5583C838"/>
    <w:rsid w:val="5587FC27"/>
    <w:rsid w:val="55884328"/>
    <w:rsid w:val="55891BB4"/>
    <w:rsid w:val="55892106"/>
    <w:rsid w:val="558C6B56"/>
    <w:rsid w:val="55936DE5"/>
    <w:rsid w:val="5596287A"/>
    <w:rsid w:val="5598D2EF"/>
    <w:rsid w:val="5599DD20"/>
    <w:rsid w:val="559B68F5"/>
    <w:rsid w:val="559BCEE9"/>
    <w:rsid w:val="559FC399"/>
    <w:rsid w:val="55A634D6"/>
    <w:rsid w:val="55A90D89"/>
    <w:rsid w:val="55ADAB59"/>
    <w:rsid w:val="55AF2C78"/>
    <w:rsid w:val="55BFA618"/>
    <w:rsid w:val="55C0B151"/>
    <w:rsid w:val="55C2DFDD"/>
    <w:rsid w:val="55C38D9C"/>
    <w:rsid w:val="55CD877B"/>
    <w:rsid w:val="55CDF7D2"/>
    <w:rsid w:val="55D57DE7"/>
    <w:rsid w:val="55DAC290"/>
    <w:rsid w:val="55DCCB1C"/>
    <w:rsid w:val="55E75FE1"/>
    <w:rsid w:val="55E95EBA"/>
    <w:rsid w:val="55E9DAA5"/>
    <w:rsid w:val="55EA526C"/>
    <w:rsid w:val="55EBC2E0"/>
    <w:rsid w:val="55ED94EE"/>
    <w:rsid w:val="55F03230"/>
    <w:rsid w:val="55F6C02F"/>
    <w:rsid w:val="560550D9"/>
    <w:rsid w:val="56096DA3"/>
    <w:rsid w:val="561D70AA"/>
    <w:rsid w:val="5623EF0B"/>
    <w:rsid w:val="5626DD1D"/>
    <w:rsid w:val="56283E55"/>
    <w:rsid w:val="56292079"/>
    <w:rsid w:val="562C87ED"/>
    <w:rsid w:val="5630D62B"/>
    <w:rsid w:val="563BE3BE"/>
    <w:rsid w:val="5641E661"/>
    <w:rsid w:val="56448CC5"/>
    <w:rsid w:val="564E752D"/>
    <w:rsid w:val="565B9607"/>
    <w:rsid w:val="565CFC01"/>
    <w:rsid w:val="566473A9"/>
    <w:rsid w:val="567C0B84"/>
    <w:rsid w:val="5687C833"/>
    <w:rsid w:val="568B2E95"/>
    <w:rsid w:val="568BEE30"/>
    <w:rsid w:val="568C3218"/>
    <w:rsid w:val="568CA9D0"/>
    <w:rsid w:val="568F47E9"/>
    <w:rsid w:val="56907426"/>
    <w:rsid w:val="56AA594B"/>
    <w:rsid w:val="56B38381"/>
    <w:rsid w:val="56B9F478"/>
    <w:rsid w:val="56BC9627"/>
    <w:rsid w:val="56BEFF37"/>
    <w:rsid w:val="56BF4B0A"/>
    <w:rsid w:val="56C06DC5"/>
    <w:rsid w:val="56C1D009"/>
    <w:rsid w:val="56CC845E"/>
    <w:rsid w:val="56CDE90E"/>
    <w:rsid w:val="56D287E8"/>
    <w:rsid w:val="56D52EFE"/>
    <w:rsid w:val="56D8BD0C"/>
    <w:rsid w:val="56DA561E"/>
    <w:rsid w:val="56DAE50E"/>
    <w:rsid w:val="56DE90F8"/>
    <w:rsid w:val="56E55C2E"/>
    <w:rsid w:val="56E84483"/>
    <w:rsid w:val="56E95111"/>
    <w:rsid w:val="56FA9598"/>
    <w:rsid w:val="5702AE02"/>
    <w:rsid w:val="570301E8"/>
    <w:rsid w:val="5705A0EF"/>
    <w:rsid w:val="5710D026"/>
    <w:rsid w:val="5712D729"/>
    <w:rsid w:val="57138308"/>
    <w:rsid w:val="57147FBF"/>
    <w:rsid w:val="57198CF5"/>
    <w:rsid w:val="571B6453"/>
    <w:rsid w:val="571EFCE6"/>
    <w:rsid w:val="571F2F1E"/>
    <w:rsid w:val="572149B7"/>
    <w:rsid w:val="57253585"/>
    <w:rsid w:val="572695AE"/>
    <w:rsid w:val="57296135"/>
    <w:rsid w:val="572CE9DA"/>
    <w:rsid w:val="57318DBF"/>
    <w:rsid w:val="57347845"/>
    <w:rsid w:val="5735EB6A"/>
    <w:rsid w:val="57398C39"/>
    <w:rsid w:val="573BA162"/>
    <w:rsid w:val="5741FA6D"/>
    <w:rsid w:val="5742EEDA"/>
    <w:rsid w:val="57545885"/>
    <w:rsid w:val="575BA4EF"/>
    <w:rsid w:val="57620860"/>
    <w:rsid w:val="577AA631"/>
    <w:rsid w:val="577BED65"/>
    <w:rsid w:val="57816179"/>
    <w:rsid w:val="5783DA8A"/>
    <w:rsid w:val="578C5531"/>
    <w:rsid w:val="579ED9AB"/>
    <w:rsid w:val="57A4CE3D"/>
    <w:rsid w:val="57ABCFA4"/>
    <w:rsid w:val="57AE6633"/>
    <w:rsid w:val="57B1630E"/>
    <w:rsid w:val="57B1BCEF"/>
    <w:rsid w:val="57B3C28C"/>
    <w:rsid w:val="57B6BC8E"/>
    <w:rsid w:val="57B749DD"/>
    <w:rsid w:val="57B7A295"/>
    <w:rsid w:val="57BC60FD"/>
    <w:rsid w:val="57BC94E9"/>
    <w:rsid w:val="57C614E4"/>
    <w:rsid w:val="57C77C49"/>
    <w:rsid w:val="57CF34F8"/>
    <w:rsid w:val="57CF65E9"/>
    <w:rsid w:val="57CF8BC9"/>
    <w:rsid w:val="57CFFC39"/>
    <w:rsid w:val="57D77AC3"/>
    <w:rsid w:val="57DB4E02"/>
    <w:rsid w:val="57DC2C49"/>
    <w:rsid w:val="57DE8CD5"/>
    <w:rsid w:val="57E527A1"/>
    <w:rsid w:val="57E5DB19"/>
    <w:rsid w:val="57EA128E"/>
    <w:rsid w:val="57EC0B7B"/>
    <w:rsid w:val="57F05D6A"/>
    <w:rsid w:val="57F28E6A"/>
    <w:rsid w:val="57FC7675"/>
    <w:rsid w:val="57FF0E68"/>
    <w:rsid w:val="57FF7BBC"/>
    <w:rsid w:val="5800BB2D"/>
    <w:rsid w:val="5806D8F6"/>
    <w:rsid w:val="5807185C"/>
    <w:rsid w:val="580A30C7"/>
    <w:rsid w:val="580CD7E7"/>
    <w:rsid w:val="5814E845"/>
    <w:rsid w:val="581C156F"/>
    <w:rsid w:val="58209EE8"/>
    <w:rsid w:val="5823DF9F"/>
    <w:rsid w:val="58261FA6"/>
    <w:rsid w:val="58339609"/>
    <w:rsid w:val="5837E0FF"/>
    <w:rsid w:val="583E5AC3"/>
    <w:rsid w:val="58415BB9"/>
    <w:rsid w:val="584F4E51"/>
    <w:rsid w:val="585A6818"/>
    <w:rsid w:val="585BAA60"/>
    <w:rsid w:val="585D3B31"/>
    <w:rsid w:val="58669696"/>
    <w:rsid w:val="58684837"/>
    <w:rsid w:val="5869C892"/>
    <w:rsid w:val="586BD516"/>
    <w:rsid w:val="586C7863"/>
    <w:rsid w:val="586FA06A"/>
    <w:rsid w:val="58701371"/>
    <w:rsid w:val="5870CEE8"/>
    <w:rsid w:val="5872087D"/>
    <w:rsid w:val="5875DD6B"/>
    <w:rsid w:val="5876E536"/>
    <w:rsid w:val="58788A39"/>
    <w:rsid w:val="587A3CD6"/>
    <w:rsid w:val="588005FD"/>
    <w:rsid w:val="588442EF"/>
    <w:rsid w:val="58948BC2"/>
    <w:rsid w:val="5899CE64"/>
    <w:rsid w:val="589BCAB8"/>
    <w:rsid w:val="589DBB75"/>
    <w:rsid w:val="589DFE8B"/>
    <w:rsid w:val="58A997BC"/>
    <w:rsid w:val="58B02466"/>
    <w:rsid w:val="58B534D7"/>
    <w:rsid w:val="58BC7A78"/>
    <w:rsid w:val="58C5D4F0"/>
    <w:rsid w:val="58CCC2C7"/>
    <w:rsid w:val="58D2D815"/>
    <w:rsid w:val="58D4B77F"/>
    <w:rsid w:val="58D86D2C"/>
    <w:rsid w:val="58DA228C"/>
    <w:rsid w:val="58DAE91B"/>
    <w:rsid w:val="58DF84E2"/>
    <w:rsid w:val="58E1C0F6"/>
    <w:rsid w:val="58F144C3"/>
    <w:rsid w:val="58FA6B41"/>
    <w:rsid w:val="58FA9753"/>
    <w:rsid w:val="58FF31B9"/>
    <w:rsid w:val="590068A2"/>
    <w:rsid w:val="5903D117"/>
    <w:rsid w:val="59097CA9"/>
    <w:rsid w:val="59133330"/>
    <w:rsid w:val="591350D4"/>
    <w:rsid w:val="59171B73"/>
    <w:rsid w:val="591842A2"/>
    <w:rsid w:val="5920DC91"/>
    <w:rsid w:val="59231161"/>
    <w:rsid w:val="592A48BC"/>
    <w:rsid w:val="592C65F8"/>
    <w:rsid w:val="59329816"/>
    <w:rsid w:val="59343F2F"/>
    <w:rsid w:val="593C0676"/>
    <w:rsid w:val="593DEC56"/>
    <w:rsid w:val="593E7141"/>
    <w:rsid w:val="5941D5DB"/>
    <w:rsid w:val="594266E1"/>
    <w:rsid w:val="594E48EB"/>
    <w:rsid w:val="594ECA1C"/>
    <w:rsid w:val="5950EB5F"/>
    <w:rsid w:val="59522ACE"/>
    <w:rsid w:val="59530B04"/>
    <w:rsid w:val="5961E8C5"/>
    <w:rsid w:val="596C5258"/>
    <w:rsid w:val="5970AA57"/>
    <w:rsid w:val="59749250"/>
    <w:rsid w:val="59772582"/>
    <w:rsid w:val="597C1D46"/>
    <w:rsid w:val="597E3A51"/>
    <w:rsid w:val="598C0138"/>
    <w:rsid w:val="598CA64C"/>
    <w:rsid w:val="59990348"/>
    <w:rsid w:val="59A17874"/>
    <w:rsid w:val="59ADBAE0"/>
    <w:rsid w:val="59C3C3A1"/>
    <w:rsid w:val="59D08653"/>
    <w:rsid w:val="59D52891"/>
    <w:rsid w:val="59D71B6B"/>
    <w:rsid w:val="59DE90EC"/>
    <w:rsid w:val="59E0C2C6"/>
    <w:rsid w:val="59E38470"/>
    <w:rsid w:val="59F4260A"/>
    <w:rsid w:val="5A019EDE"/>
    <w:rsid w:val="5A09BE56"/>
    <w:rsid w:val="5A0AE384"/>
    <w:rsid w:val="5A0BBD28"/>
    <w:rsid w:val="5A0F3E91"/>
    <w:rsid w:val="5A1597A1"/>
    <w:rsid w:val="5A1E8A76"/>
    <w:rsid w:val="5A1F8EA6"/>
    <w:rsid w:val="5A24D393"/>
    <w:rsid w:val="5A251E57"/>
    <w:rsid w:val="5A2AE840"/>
    <w:rsid w:val="5A2EA7E9"/>
    <w:rsid w:val="5A3099E7"/>
    <w:rsid w:val="5A320CDA"/>
    <w:rsid w:val="5A4161BF"/>
    <w:rsid w:val="5A4DF8E0"/>
    <w:rsid w:val="5A4E5F21"/>
    <w:rsid w:val="5A5986F8"/>
    <w:rsid w:val="5A5F6A2D"/>
    <w:rsid w:val="5A5FC415"/>
    <w:rsid w:val="5A602B36"/>
    <w:rsid w:val="5A65CF53"/>
    <w:rsid w:val="5A6F1C7A"/>
    <w:rsid w:val="5A77B727"/>
    <w:rsid w:val="5A7914C0"/>
    <w:rsid w:val="5A7A6A2A"/>
    <w:rsid w:val="5A7AD679"/>
    <w:rsid w:val="5A7DAFD1"/>
    <w:rsid w:val="5A8748E2"/>
    <w:rsid w:val="5A8B5CD1"/>
    <w:rsid w:val="5A95C3D3"/>
    <w:rsid w:val="5A98F842"/>
    <w:rsid w:val="5A9D86BA"/>
    <w:rsid w:val="5A9DA724"/>
    <w:rsid w:val="5AA2D3EF"/>
    <w:rsid w:val="5AA43BF6"/>
    <w:rsid w:val="5AAC74B6"/>
    <w:rsid w:val="5AACEA44"/>
    <w:rsid w:val="5AB85730"/>
    <w:rsid w:val="5ABB8B5F"/>
    <w:rsid w:val="5AC6DB97"/>
    <w:rsid w:val="5ACD2ADD"/>
    <w:rsid w:val="5AD00BC3"/>
    <w:rsid w:val="5AD1F2C7"/>
    <w:rsid w:val="5AD2F1B5"/>
    <w:rsid w:val="5AD68C86"/>
    <w:rsid w:val="5AD6A163"/>
    <w:rsid w:val="5AD6BAB0"/>
    <w:rsid w:val="5ADA2033"/>
    <w:rsid w:val="5ADB40C3"/>
    <w:rsid w:val="5ADF494F"/>
    <w:rsid w:val="5AE2BC65"/>
    <w:rsid w:val="5AE4F673"/>
    <w:rsid w:val="5AE7F165"/>
    <w:rsid w:val="5AECF455"/>
    <w:rsid w:val="5AF10421"/>
    <w:rsid w:val="5AF4A8B4"/>
    <w:rsid w:val="5AF6F52D"/>
    <w:rsid w:val="5AFB94CC"/>
    <w:rsid w:val="5B0564D3"/>
    <w:rsid w:val="5B07B2E8"/>
    <w:rsid w:val="5B0B9D3B"/>
    <w:rsid w:val="5B0CC5F1"/>
    <w:rsid w:val="5B0EDFA7"/>
    <w:rsid w:val="5B11252F"/>
    <w:rsid w:val="5B12A870"/>
    <w:rsid w:val="5B2132EB"/>
    <w:rsid w:val="5B228401"/>
    <w:rsid w:val="5B22A70B"/>
    <w:rsid w:val="5B243AAB"/>
    <w:rsid w:val="5B24D9EF"/>
    <w:rsid w:val="5B28208B"/>
    <w:rsid w:val="5B289C02"/>
    <w:rsid w:val="5B2A5373"/>
    <w:rsid w:val="5B3054B2"/>
    <w:rsid w:val="5B308326"/>
    <w:rsid w:val="5B315694"/>
    <w:rsid w:val="5B32D561"/>
    <w:rsid w:val="5B36E10B"/>
    <w:rsid w:val="5B45EBB0"/>
    <w:rsid w:val="5B4A4D50"/>
    <w:rsid w:val="5B4C330E"/>
    <w:rsid w:val="5B54BB01"/>
    <w:rsid w:val="5B586558"/>
    <w:rsid w:val="5B5C4CB1"/>
    <w:rsid w:val="5B62F435"/>
    <w:rsid w:val="5B693F4E"/>
    <w:rsid w:val="5B6C4969"/>
    <w:rsid w:val="5B6D6F79"/>
    <w:rsid w:val="5B76D19E"/>
    <w:rsid w:val="5B77B610"/>
    <w:rsid w:val="5B782DC8"/>
    <w:rsid w:val="5B91717B"/>
    <w:rsid w:val="5B93DD44"/>
    <w:rsid w:val="5B9E50FA"/>
    <w:rsid w:val="5BA2974C"/>
    <w:rsid w:val="5BACDBAE"/>
    <w:rsid w:val="5BAE6821"/>
    <w:rsid w:val="5BB4CCA9"/>
    <w:rsid w:val="5BB4D58D"/>
    <w:rsid w:val="5BBAAA4A"/>
    <w:rsid w:val="5BBBD7BE"/>
    <w:rsid w:val="5BC26B47"/>
    <w:rsid w:val="5BC30AA4"/>
    <w:rsid w:val="5BC6793C"/>
    <w:rsid w:val="5BC6C3A2"/>
    <w:rsid w:val="5BCFCD2F"/>
    <w:rsid w:val="5BD07A5C"/>
    <w:rsid w:val="5BD3708B"/>
    <w:rsid w:val="5BD7CF13"/>
    <w:rsid w:val="5BD88273"/>
    <w:rsid w:val="5BD99459"/>
    <w:rsid w:val="5BE0B41F"/>
    <w:rsid w:val="5BE2EE84"/>
    <w:rsid w:val="5BF5127E"/>
    <w:rsid w:val="5BF5DFEE"/>
    <w:rsid w:val="5C08504B"/>
    <w:rsid w:val="5C08ED4B"/>
    <w:rsid w:val="5C099A24"/>
    <w:rsid w:val="5C0FA3D9"/>
    <w:rsid w:val="5C112F90"/>
    <w:rsid w:val="5C136CBE"/>
    <w:rsid w:val="5C13A47C"/>
    <w:rsid w:val="5C1E597F"/>
    <w:rsid w:val="5C21DE03"/>
    <w:rsid w:val="5C24FFB4"/>
    <w:rsid w:val="5C2523F7"/>
    <w:rsid w:val="5C386553"/>
    <w:rsid w:val="5C388587"/>
    <w:rsid w:val="5C3AEA44"/>
    <w:rsid w:val="5C43F27E"/>
    <w:rsid w:val="5C4BB135"/>
    <w:rsid w:val="5C4C8936"/>
    <w:rsid w:val="5C529A0C"/>
    <w:rsid w:val="5C54C99C"/>
    <w:rsid w:val="5C5506B4"/>
    <w:rsid w:val="5C561F05"/>
    <w:rsid w:val="5C56756D"/>
    <w:rsid w:val="5C57BA76"/>
    <w:rsid w:val="5C5B0D29"/>
    <w:rsid w:val="5C5C92A8"/>
    <w:rsid w:val="5C623276"/>
    <w:rsid w:val="5C72F7A4"/>
    <w:rsid w:val="5C74C2AB"/>
    <w:rsid w:val="5C7CD1A6"/>
    <w:rsid w:val="5C87498D"/>
    <w:rsid w:val="5C89F568"/>
    <w:rsid w:val="5C8E0132"/>
    <w:rsid w:val="5C956BF8"/>
    <w:rsid w:val="5C96B244"/>
    <w:rsid w:val="5C997E4C"/>
    <w:rsid w:val="5C9CD1DC"/>
    <w:rsid w:val="5C9F406F"/>
    <w:rsid w:val="5CAA2C0C"/>
    <w:rsid w:val="5CAC0B88"/>
    <w:rsid w:val="5CB02865"/>
    <w:rsid w:val="5CB0B09F"/>
    <w:rsid w:val="5CB44C1C"/>
    <w:rsid w:val="5CB4E39F"/>
    <w:rsid w:val="5CB5F716"/>
    <w:rsid w:val="5CB98062"/>
    <w:rsid w:val="5CB9EBC7"/>
    <w:rsid w:val="5CBCF902"/>
    <w:rsid w:val="5CCBC2BC"/>
    <w:rsid w:val="5CCC2ED1"/>
    <w:rsid w:val="5CD0FB7B"/>
    <w:rsid w:val="5CD6E04B"/>
    <w:rsid w:val="5CD7300A"/>
    <w:rsid w:val="5CDC47F1"/>
    <w:rsid w:val="5CE5424C"/>
    <w:rsid w:val="5CE69C47"/>
    <w:rsid w:val="5CEBF576"/>
    <w:rsid w:val="5CF1F2D9"/>
    <w:rsid w:val="5CF3D0A9"/>
    <w:rsid w:val="5CF5EC09"/>
    <w:rsid w:val="5CFA4C21"/>
    <w:rsid w:val="5CFDAB5D"/>
    <w:rsid w:val="5CFE059F"/>
    <w:rsid w:val="5CFFB476"/>
    <w:rsid w:val="5D017DE4"/>
    <w:rsid w:val="5D0E49C4"/>
    <w:rsid w:val="5D102471"/>
    <w:rsid w:val="5D106CD0"/>
    <w:rsid w:val="5D10EB65"/>
    <w:rsid w:val="5D1121B3"/>
    <w:rsid w:val="5D130CB5"/>
    <w:rsid w:val="5D162C2B"/>
    <w:rsid w:val="5D16E271"/>
    <w:rsid w:val="5D171383"/>
    <w:rsid w:val="5D1B0B4A"/>
    <w:rsid w:val="5D2068DF"/>
    <w:rsid w:val="5D2229A8"/>
    <w:rsid w:val="5D3305A5"/>
    <w:rsid w:val="5D38C22A"/>
    <w:rsid w:val="5D447E69"/>
    <w:rsid w:val="5D47F509"/>
    <w:rsid w:val="5D4FA8AC"/>
    <w:rsid w:val="5D5878B3"/>
    <w:rsid w:val="5D5D9011"/>
    <w:rsid w:val="5D72B188"/>
    <w:rsid w:val="5D72DC35"/>
    <w:rsid w:val="5D79561D"/>
    <w:rsid w:val="5D7A66B9"/>
    <w:rsid w:val="5D7B4ED1"/>
    <w:rsid w:val="5D81A95A"/>
    <w:rsid w:val="5D8454D4"/>
    <w:rsid w:val="5D870AB7"/>
    <w:rsid w:val="5D871B39"/>
    <w:rsid w:val="5D89CFD6"/>
    <w:rsid w:val="5D8A77B1"/>
    <w:rsid w:val="5D964F04"/>
    <w:rsid w:val="5D9AAAD0"/>
    <w:rsid w:val="5D9B2CB6"/>
    <w:rsid w:val="5D9C56E4"/>
    <w:rsid w:val="5D9C907C"/>
    <w:rsid w:val="5D9FB390"/>
    <w:rsid w:val="5DA60646"/>
    <w:rsid w:val="5DA878FB"/>
    <w:rsid w:val="5DA93F0D"/>
    <w:rsid w:val="5DABCEE0"/>
    <w:rsid w:val="5DAC2D05"/>
    <w:rsid w:val="5DAE4AA7"/>
    <w:rsid w:val="5DB02D50"/>
    <w:rsid w:val="5DB3AD18"/>
    <w:rsid w:val="5DB3CCBF"/>
    <w:rsid w:val="5DBFE721"/>
    <w:rsid w:val="5DC01826"/>
    <w:rsid w:val="5DC2DAC8"/>
    <w:rsid w:val="5DC4ABCD"/>
    <w:rsid w:val="5DD8C790"/>
    <w:rsid w:val="5DDFF7EF"/>
    <w:rsid w:val="5DE047EA"/>
    <w:rsid w:val="5DE2B086"/>
    <w:rsid w:val="5DE5100C"/>
    <w:rsid w:val="5DEB5A5F"/>
    <w:rsid w:val="5DEE4D2E"/>
    <w:rsid w:val="5DEEF221"/>
    <w:rsid w:val="5DF22B1D"/>
    <w:rsid w:val="5DF98049"/>
    <w:rsid w:val="5DFB5D54"/>
    <w:rsid w:val="5E080AAD"/>
    <w:rsid w:val="5E080BEA"/>
    <w:rsid w:val="5E0A6A9E"/>
    <w:rsid w:val="5E0CD5EF"/>
    <w:rsid w:val="5E14ED83"/>
    <w:rsid w:val="5E1C649D"/>
    <w:rsid w:val="5E23F9AE"/>
    <w:rsid w:val="5E31113D"/>
    <w:rsid w:val="5E37BF72"/>
    <w:rsid w:val="5E3BFAC3"/>
    <w:rsid w:val="5E3CA5DF"/>
    <w:rsid w:val="5E43568D"/>
    <w:rsid w:val="5E4CA67A"/>
    <w:rsid w:val="5E4D13C9"/>
    <w:rsid w:val="5E503BBA"/>
    <w:rsid w:val="5E5D78E9"/>
    <w:rsid w:val="5E66605E"/>
    <w:rsid w:val="5E68479E"/>
    <w:rsid w:val="5E6F07F7"/>
    <w:rsid w:val="5E73B8B9"/>
    <w:rsid w:val="5E77E578"/>
    <w:rsid w:val="5E780ADB"/>
    <w:rsid w:val="5E7BE8A2"/>
    <w:rsid w:val="5E7FC864"/>
    <w:rsid w:val="5E8392EF"/>
    <w:rsid w:val="5E84B933"/>
    <w:rsid w:val="5E897A5B"/>
    <w:rsid w:val="5E89C2F9"/>
    <w:rsid w:val="5E8BBE32"/>
    <w:rsid w:val="5E95913A"/>
    <w:rsid w:val="5E997756"/>
    <w:rsid w:val="5E9FF94D"/>
    <w:rsid w:val="5EA4EF55"/>
    <w:rsid w:val="5EAC740A"/>
    <w:rsid w:val="5EBC6880"/>
    <w:rsid w:val="5EC1DA93"/>
    <w:rsid w:val="5EDADE16"/>
    <w:rsid w:val="5EDFC29B"/>
    <w:rsid w:val="5EE3FC84"/>
    <w:rsid w:val="5EE7D8F2"/>
    <w:rsid w:val="5EEA2D3A"/>
    <w:rsid w:val="5EEB4828"/>
    <w:rsid w:val="5EEBC809"/>
    <w:rsid w:val="5EECF817"/>
    <w:rsid w:val="5EED05EB"/>
    <w:rsid w:val="5EED8809"/>
    <w:rsid w:val="5EF06803"/>
    <w:rsid w:val="5EF1DB99"/>
    <w:rsid w:val="5EF43B2F"/>
    <w:rsid w:val="5EF69FEF"/>
    <w:rsid w:val="5EFABB37"/>
    <w:rsid w:val="5F0345C5"/>
    <w:rsid w:val="5F09F1A9"/>
    <w:rsid w:val="5F0A3164"/>
    <w:rsid w:val="5F20DBD2"/>
    <w:rsid w:val="5F24584F"/>
    <w:rsid w:val="5F24704B"/>
    <w:rsid w:val="5F2F0A78"/>
    <w:rsid w:val="5F37104B"/>
    <w:rsid w:val="5F3CE324"/>
    <w:rsid w:val="5F3EFE6C"/>
    <w:rsid w:val="5F464564"/>
    <w:rsid w:val="5F506CC4"/>
    <w:rsid w:val="5F530CB7"/>
    <w:rsid w:val="5F57ADFE"/>
    <w:rsid w:val="5F59D858"/>
    <w:rsid w:val="5F6993D1"/>
    <w:rsid w:val="5F6D889D"/>
    <w:rsid w:val="5F6E1D1D"/>
    <w:rsid w:val="5F86109E"/>
    <w:rsid w:val="5F8B31A1"/>
    <w:rsid w:val="5F9C9257"/>
    <w:rsid w:val="5FA20433"/>
    <w:rsid w:val="5FA332B6"/>
    <w:rsid w:val="5FA6740F"/>
    <w:rsid w:val="5FAA545B"/>
    <w:rsid w:val="5FAA6534"/>
    <w:rsid w:val="5FAE3631"/>
    <w:rsid w:val="5FBB907B"/>
    <w:rsid w:val="5FBCCB19"/>
    <w:rsid w:val="5FC3DA25"/>
    <w:rsid w:val="5FC77865"/>
    <w:rsid w:val="5FCADF76"/>
    <w:rsid w:val="5FD93CB5"/>
    <w:rsid w:val="5FDC843B"/>
    <w:rsid w:val="5FDCF3C2"/>
    <w:rsid w:val="5FE2F941"/>
    <w:rsid w:val="5FE373E3"/>
    <w:rsid w:val="5FE38F23"/>
    <w:rsid w:val="5FEDF6A1"/>
    <w:rsid w:val="5FEFEE57"/>
    <w:rsid w:val="5FF673F4"/>
    <w:rsid w:val="5FF963CB"/>
    <w:rsid w:val="5FFF4CDD"/>
    <w:rsid w:val="600348BF"/>
    <w:rsid w:val="600DD076"/>
    <w:rsid w:val="600F39A0"/>
    <w:rsid w:val="6013E334"/>
    <w:rsid w:val="6016FAF7"/>
    <w:rsid w:val="601C4B93"/>
    <w:rsid w:val="601F3831"/>
    <w:rsid w:val="601F466D"/>
    <w:rsid w:val="602237B5"/>
    <w:rsid w:val="602F427F"/>
    <w:rsid w:val="602FC2B4"/>
    <w:rsid w:val="60357F28"/>
    <w:rsid w:val="603C9CFC"/>
    <w:rsid w:val="603CB3B1"/>
    <w:rsid w:val="603E8963"/>
    <w:rsid w:val="6043A6B8"/>
    <w:rsid w:val="604933F9"/>
    <w:rsid w:val="6049E7C8"/>
    <w:rsid w:val="604BAAD8"/>
    <w:rsid w:val="60555659"/>
    <w:rsid w:val="605B19C1"/>
    <w:rsid w:val="605D4F9D"/>
    <w:rsid w:val="605EED9C"/>
    <w:rsid w:val="6066DD49"/>
    <w:rsid w:val="60677F01"/>
    <w:rsid w:val="606B9840"/>
    <w:rsid w:val="60703D2E"/>
    <w:rsid w:val="6075D35B"/>
    <w:rsid w:val="607B0A86"/>
    <w:rsid w:val="60802C76"/>
    <w:rsid w:val="6085BD48"/>
    <w:rsid w:val="6085E860"/>
    <w:rsid w:val="60870AF9"/>
    <w:rsid w:val="6090C0D2"/>
    <w:rsid w:val="609151EC"/>
    <w:rsid w:val="6098BD8D"/>
    <w:rsid w:val="609B6D64"/>
    <w:rsid w:val="609E9BB2"/>
    <w:rsid w:val="60A59339"/>
    <w:rsid w:val="60AA3BF6"/>
    <w:rsid w:val="60AB1844"/>
    <w:rsid w:val="60AB6596"/>
    <w:rsid w:val="60AD72D2"/>
    <w:rsid w:val="60AE5FB3"/>
    <w:rsid w:val="60AE6060"/>
    <w:rsid w:val="60B2F821"/>
    <w:rsid w:val="60C2CBEF"/>
    <w:rsid w:val="60CD51E1"/>
    <w:rsid w:val="60CDF061"/>
    <w:rsid w:val="60D053F5"/>
    <w:rsid w:val="60D7B89A"/>
    <w:rsid w:val="60DAD1DC"/>
    <w:rsid w:val="60DE28AA"/>
    <w:rsid w:val="60DE73A3"/>
    <w:rsid w:val="60E6985C"/>
    <w:rsid w:val="60EBE545"/>
    <w:rsid w:val="60EE91A9"/>
    <w:rsid w:val="60F1D5A9"/>
    <w:rsid w:val="60F4AD09"/>
    <w:rsid w:val="60F74101"/>
    <w:rsid w:val="610841D9"/>
    <w:rsid w:val="6110F8D1"/>
    <w:rsid w:val="61124A91"/>
    <w:rsid w:val="6112A92E"/>
    <w:rsid w:val="611F1A73"/>
    <w:rsid w:val="61217245"/>
    <w:rsid w:val="6124BFAD"/>
    <w:rsid w:val="6124EF90"/>
    <w:rsid w:val="612C62CE"/>
    <w:rsid w:val="612F5A4F"/>
    <w:rsid w:val="61345080"/>
    <w:rsid w:val="613D9D2E"/>
    <w:rsid w:val="61419749"/>
    <w:rsid w:val="6141E3F7"/>
    <w:rsid w:val="61425121"/>
    <w:rsid w:val="6144F128"/>
    <w:rsid w:val="6144F54F"/>
    <w:rsid w:val="61476F6A"/>
    <w:rsid w:val="6148D304"/>
    <w:rsid w:val="615116D7"/>
    <w:rsid w:val="616311A3"/>
    <w:rsid w:val="616331A5"/>
    <w:rsid w:val="6165635B"/>
    <w:rsid w:val="6167C659"/>
    <w:rsid w:val="61692550"/>
    <w:rsid w:val="6171B2CB"/>
    <w:rsid w:val="6173F72B"/>
    <w:rsid w:val="617944CA"/>
    <w:rsid w:val="6180FFB2"/>
    <w:rsid w:val="6182EE07"/>
    <w:rsid w:val="6183CB1A"/>
    <w:rsid w:val="61849697"/>
    <w:rsid w:val="61849A56"/>
    <w:rsid w:val="618D776D"/>
    <w:rsid w:val="618F2C5D"/>
    <w:rsid w:val="619159BE"/>
    <w:rsid w:val="61916184"/>
    <w:rsid w:val="61994B6A"/>
    <w:rsid w:val="619A42D7"/>
    <w:rsid w:val="619AB7B5"/>
    <w:rsid w:val="61A241DE"/>
    <w:rsid w:val="61AAEC70"/>
    <w:rsid w:val="61ABABD1"/>
    <w:rsid w:val="61AEF396"/>
    <w:rsid w:val="61B05379"/>
    <w:rsid w:val="61B86855"/>
    <w:rsid w:val="61B98691"/>
    <w:rsid w:val="61BAD14B"/>
    <w:rsid w:val="61BC9626"/>
    <w:rsid w:val="61BD8057"/>
    <w:rsid w:val="61C32F9D"/>
    <w:rsid w:val="61C4FADC"/>
    <w:rsid w:val="61C7B51B"/>
    <w:rsid w:val="61C95C95"/>
    <w:rsid w:val="61C9B71F"/>
    <w:rsid w:val="61CC0A58"/>
    <w:rsid w:val="61CFE8BC"/>
    <w:rsid w:val="61D33D66"/>
    <w:rsid w:val="61D851A3"/>
    <w:rsid w:val="61DBE4D7"/>
    <w:rsid w:val="61DE6023"/>
    <w:rsid w:val="61E5B01C"/>
    <w:rsid w:val="61E86E0E"/>
    <w:rsid w:val="61ED7B7F"/>
    <w:rsid w:val="61F1743A"/>
    <w:rsid w:val="61F233DA"/>
    <w:rsid w:val="61FA1C83"/>
    <w:rsid w:val="61FB8EE8"/>
    <w:rsid w:val="61FF81C7"/>
    <w:rsid w:val="62040C2A"/>
    <w:rsid w:val="6204C863"/>
    <w:rsid w:val="62061BC7"/>
    <w:rsid w:val="6206BD97"/>
    <w:rsid w:val="62076A5B"/>
    <w:rsid w:val="620924DD"/>
    <w:rsid w:val="62098F18"/>
    <w:rsid w:val="620BB3FA"/>
    <w:rsid w:val="620C5EF0"/>
    <w:rsid w:val="620EBB01"/>
    <w:rsid w:val="620F93F8"/>
    <w:rsid w:val="621C57F6"/>
    <w:rsid w:val="621E5A1A"/>
    <w:rsid w:val="62200A1F"/>
    <w:rsid w:val="62255107"/>
    <w:rsid w:val="622E3F5F"/>
    <w:rsid w:val="6231DE0B"/>
    <w:rsid w:val="6231E147"/>
    <w:rsid w:val="623B48CE"/>
    <w:rsid w:val="623CFF14"/>
    <w:rsid w:val="62433A1A"/>
    <w:rsid w:val="62445986"/>
    <w:rsid w:val="62459239"/>
    <w:rsid w:val="6245BF72"/>
    <w:rsid w:val="624C80CD"/>
    <w:rsid w:val="6253A470"/>
    <w:rsid w:val="6257F1D9"/>
    <w:rsid w:val="625F1481"/>
    <w:rsid w:val="6261211E"/>
    <w:rsid w:val="6263B5D5"/>
    <w:rsid w:val="6276025A"/>
    <w:rsid w:val="6276D699"/>
    <w:rsid w:val="62782E39"/>
    <w:rsid w:val="6278AF28"/>
    <w:rsid w:val="6279189C"/>
    <w:rsid w:val="627CC88A"/>
    <w:rsid w:val="62815ABD"/>
    <w:rsid w:val="62821F48"/>
    <w:rsid w:val="62940DC3"/>
    <w:rsid w:val="629664E0"/>
    <w:rsid w:val="629A176A"/>
    <w:rsid w:val="629A715D"/>
    <w:rsid w:val="62A52279"/>
    <w:rsid w:val="62B78D6D"/>
    <w:rsid w:val="62BC1142"/>
    <w:rsid w:val="62BC5C3F"/>
    <w:rsid w:val="62BDD853"/>
    <w:rsid w:val="62BEAD9A"/>
    <w:rsid w:val="62C19A1D"/>
    <w:rsid w:val="62C7778B"/>
    <w:rsid w:val="62CAC8B5"/>
    <w:rsid w:val="62CC9E60"/>
    <w:rsid w:val="62D30565"/>
    <w:rsid w:val="62E65980"/>
    <w:rsid w:val="62E87325"/>
    <w:rsid w:val="62E88C84"/>
    <w:rsid w:val="62ED5E0A"/>
    <w:rsid w:val="62FA5D44"/>
    <w:rsid w:val="62FE7954"/>
    <w:rsid w:val="6300EBEB"/>
    <w:rsid w:val="6301EFFB"/>
    <w:rsid w:val="630417F3"/>
    <w:rsid w:val="63072504"/>
    <w:rsid w:val="63105A4A"/>
    <w:rsid w:val="6310C31E"/>
    <w:rsid w:val="63125B8C"/>
    <w:rsid w:val="6313374E"/>
    <w:rsid w:val="631762ED"/>
    <w:rsid w:val="6317F3ED"/>
    <w:rsid w:val="631A5E9F"/>
    <w:rsid w:val="631CFF80"/>
    <w:rsid w:val="6323EF3E"/>
    <w:rsid w:val="632A16DC"/>
    <w:rsid w:val="632DB1E4"/>
    <w:rsid w:val="6330A007"/>
    <w:rsid w:val="6336837F"/>
    <w:rsid w:val="633A6178"/>
    <w:rsid w:val="633CA8BC"/>
    <w:rsid w:val="634267B5"/>
    <w:rsid w:val="6344BECD"/>
    <w:rsid w:val="634D5202"/>
    <w:rsid w:val="6357108D"/>
    <w:rsid w:val="6357EB53"/>
    <w:rsid w:val="6359EA2E"/>
    <w:rsid w:val="635D5593"/>
    <w:rsid w:val="635D5D40"/>
    <w:rsid w:val="635D6259"/>
    <w:rsid w:val="6360544C"/>
    <w:rsid w:val="63627533"/>
    <w:rsid w:val="6365F57A"/>
    <w:rsid w:val="63681C27"/>
    <w:rsid w:val="6368DD4F"/>
    <w:rsid w:val="636A1E2C"/>
    <w:rsid w:val="636F7349"/>
    <w:rsid w:val="6374BBDF"/>
    <w:rsid w:val="6375E482"/>
    <w:rsid w:val="637DE870"/>
    <w:rsid w:val="638AB29B"/>
    <w:rsid w:val="638EB3A5"/>
    <w:rsid w:val="6390F744"/>
    <w:rsid w:val="63912A42"/>
    <w:rsid w:val="6393D4A5"/>
    <w:rsid w:val="6394549C"/>
    <w:rsid w:val="63945D25"/>
    <w:rsid w:val="63967A06"/>
    <w:rsid w:val="639B8D4C"/>
    <w:rsid w:val="63A2804F"/>
    <w:rsid w:val="63ADF602"/>
    <w:rsid w:val="63AF1452"/>
    <w:rsid w:val="63B94522"/>
    <w:rsid w:val="63BABCD7"/>
    <w:rsid w:val="63BAFE33"/>
    <w:rsid w:val="63BB3D33"/>
    <w:rsid w:val="63BBB51B"/>
    <w:rsid w:val="63C086DB"/>
    <w:rsid w:val="63C240A9"/>
    <w:rsid w:val="63C8E61D"/>
    <w:rsid w:val="63CBE3BB"/>
    <w:rsid w:val="63D0D2FA"/>
    <w:rsid w:val="63D2A9E0"/>
    <w:rsid w:val="63D66016"/>
    <w:rsid w:val="63DD4463"/>
    <w:rsid w:val="63E0103A"/>
    <w:rsid w:val="63E97841"/>
    <w:rsid w:val="63F0374C"/>
    <w:rsid w:val="63FC8E2A"/>
    <w:rsid w:val="6400E533"/>
    <w:rsid w:val="64053E58"/>
    <w:rsid w:val="6405860B"/>
    <w:rsid w:val="64106D34"/>
    <w:rsid w:val="6417529F"/>
    <w:rsid w:val="641BE0DF"/>
    <w:rsid w:val="6426FC96"/>
    <w:rsid w:val="6427143C"/>
    <w:rsid w:val="64304F2A"/>
    <w:rsid w:val="64351C0E"/>
    <w:rsid w:val="64369D4F"/>
    <w:rsid w:val="643BA14A"/>
    <w:rsid w:val="643F60AB"/>
    <w:rsid w:val="64450EB4"/>
    <w:rsid w:val="6445BD16"/>
    <w:rsid w:val="64460D13"/>
    <w:rsid w:val="64475E27"/>
    <w:rsid w:val="64478ACE"/>
    <w:rsid w:val="644A2622"/>
    <w:rsid w:val="644E15A9"/>
    <w:rsid w:val="6450E840"/>
    <w:rsid w:val="6451007F"/>
    <w:rsid w:val="6452A5D2"/>
    <w:rsid w:val="64537D78"/>
    <w:rsid w:val="64575932"/>
    <w:rsid w:val="6459800F"/>
    <w:rsid w:val="645D5F96"/>
    <w:rsid w:val="646AB871"/>
    <w:rsid w:val="646AF7C3"/>
    <w:rsid w:val="646D4A7A"/>
    <w:rsid w:val="647AA45A"/>
    <w:rsid w:val="647E6EEB"/>
    <w:rsid w:val="6481FEFA"/>
    <w:rsid w:val="64861487"/>
    <w:rsid w:val="648626CF"/>
    <w:rsid w:val="64863737"/>
    <w:rsid w:val="6490E803"/>
    <w:rsid w:val="64A89E33"/>
    <w:rsid w:val="64B0D2F3"/>
    <w:rsid w:val="64B6C077"/>
    <w:rsid w:val="64BB042E"/>
    <w:rsid w:val="64BD7246"/>
    <w:rsid w:val="64BE67D3"/>
    <w:rsid w:val="64C05764"/>
    <w:rsid w:val="64C8AF82"/>
    <w:rsid w:val="64D54C0F"/>
    <w:rsid w:val="64D81BA8"/>
    <w:rsid w:val="64E54FFB"/>
    <w:rsid w:val="64E6E33F"/>
    <w:rsid w:val="64EF9298"/>
    <w:rsid w:val="64F1DF25"/>
    <w:rsid w:val="64F27044"/>
    <w:rsid w:val="64F2BC32"/>
    <w:rsid w:val="64F64684"/>
    <w:rsid w:val="64F91D6D"/>
    <w:rsid w:val="650064D6"/>
    <w:rsid w:val="6507D04B"/>
    <w:rsid w:val="650DA7BC"/>
    <w:rsid w:val="65166979"/>
    <w:rsid w:val="6539E36B"/>
    <w:rsid w:val="653E9B6D"/>
    <w:rsid w:val="65404234"/>
    <w:rsid w:val="6541BA35"/>
    <w:rsid w:val="6543BAB5"/>
    <w:rsid w:val="65458A20"/>
    <w:rsid w:val="654914D5"/>
    <w:rsid w:val="654B51AB"/>
    <w:rsid w:val="655346F9"/>
    <w:rsid w:val="655B0187"/>
    <w:rsid w:val="655C17BD"/>
    <w:rsid w:val="655E14BD"/>
    <w:rsid w:val="656B9961"/>
    <w:rsid w:val="6571EBD8"/>
    <w:rsid w:val="6576B5DE"/>
    <w:rsid w:val="6577260E"/>
    <w:rsid w:val="657C09BE"/>
    <w:rsid w:val="65836ECF"/>
    <w:rsid w:val="658938C4"/>
    <w:rsid w:val="658D23D3"/>
    <w:rsid w:val="658F6D46"/>
    <w:rsid w:val="659261FA"/>
    <w:rsid w:val="65966BC8"/>
    <w:rsid w:val="6596DBA9"/>
    <w:rsid w:val="659CDCCA"/>
    <w:rsid w:val="659EF730"/>
    <w:rsid w:val="65A7728D"/>
    <w:rsid w:val="65A782C3"/>
    <w:rsid w:val="65A8D479"/>
    <w:rsid w:val="65A93B31"/>
    <w:rsid w:val="65B1F909"/>
    <w:rsid w:val="65BEE505"/>
    <w:rsid w:val="65C1038B"/>
    <w:rsid w:val="65C84D0E"/>
    <w:rsid w:val="65CFC552"/>
    <w:rsid w:val="65D10568"/>
    <w:rsid w:val="65D15A91"/>
    <w:rsid w:val="65D34DAD"/>
    <w:rsid w:val="65D3A892"/>
    <w:rsid w:val="65DB95FE"/>
    <w:rsid w:val="65E7A993"/>
    <w:rsid w:val="65E7F772"/>
    <w:rsid w:val="65E9A818"/>
    <w:rsid w:val="65F00B28"/>
    <w:rsid w:val="65F672AB"/>
    <w:rsid w:val="65F6DA74"/>
    <w:rsid w:val="65FA0345"/>
    <w:rsid w:val="6600B223"/>
    <w:rsid w:val="660128BE"/>
    <w:rsid w:val="66019114"/>
    <w:rsid w:val="6601D91D"/>
    <w:rsid w:val="660E3D4B"/>
    <w:rsid w:val="661116E1"/>
    <w:rsid w:val="66128834"/>
    <w:rsid w:val="66138647"/>
    <w:rsid w:val="66168A31"/>
    <w:rsid w:val="6617719E"/>
    <w:rsid w:val="6628101E"/>
    <w:rsid w:val="662DFA8D"/>
    <w:rsid w:val="6632B2DC"/>
    <w:rsid w:val="663396EB"/>
    <w:rsid w:val="663772CD"/>
    <w:rsid w:val="663C8EBF"/>
    <w:rsid w:val="663E15D5"/>
    <w:rsid w:val="66426CA7"/>
    <w:rsid w:val="6645ACAD"/>
    <w:rsid w:val="6650BD94"/>
    <w:rsid w:val="6657FDDB"/>
    <w:rsid w:val="665C756E"/>
    <w:rsid w:val="665D2B66"/>
    <w:rsid w:val="6666ED71"/>
    <w:rsid w:val="6667C521"/>
    <w:rsid w:val="666A2790"/>
    <w:rsid w:val="666A3B75"/>
    <w:rsid w:val="666AAAA7"/>
    <w:rsid w:val="666CE00F"/>
    <w:rsid w:val="666D0857"/>
    <w:rsid w:val="6672935A"/>
    <w:rsid w:val="667447AE"/>
    <w:rsid w:val="6686B1B6"/>
    <w:rsid w:val="6693F43C"/>
    <w:rsid w:val="66949AD7"/>
    <w:rsid w:val="669572FB"/>
    <w:rsid w:val="66957859"/>
    <w:rsid w:val="669704EF"/>
    <w:rsid w:val="66AF431D"/>
    <w:rsid w:val="66B5FB03"/>
    <w:rsid w:val="66BBF5EC"/>
    <w:rsid w:val="66C343E4"/>
    <w:rsid w:val="66C868DD"/>
    <w:rsid w:val="66C9CBEC"/>
    <w:rsid w:val="66CFE460"/>
    <w:rsid w:val="66D0181F"/>
    <w:rsid w:val="66D16B79"/>
    <w:rsid w:val="66D471CD"/>
    <w:rsid w:val="66D60BD2"/>
    <w:rsid w:val="66DF270D"/>
    <w:rsid w:val="66DFB84A"/>
    <w:rsid w:val="66E57089"/>
    <w:rsid w:val="66E7571C"/>
    <w:rsid w:val="66ED1DAD"/>
    <w:rsid w:val="66F6A6E1"/>
    <w:rsid w:val="66F88480"/>
    <w:rsid w:val="66F8DFE8"/>
    <w:rsid w:val="66F977E2"/>
    <w:rsid w:val="66FD22DD"/>
    <w:rsid w:val="66FDADA2"/>
    <w:rsid w:val="6700694E"/>
    <w:rsid w:val="670F6033"/>
    <w:rsid w:val="670F63E2"/>
    <w:rsid w:val="67101CF4"/>
    <w:rsid w:val="671C88B2"/>
    <w:rsid w:val="671C8CC7"/>
    <w:rsid w:val="672CBBBC"/>
    <w:rsid w:val="672E11A9"/>
    <w:rsid w:val="6730AA1A"/>
    <w:rsid w:val="67374658"/>
    <w:rsid w:val="67399686"/>
    <w:rsid w:val="673BA381"/>
    <w:rsid w:val="673BD7BF"/>
    <w:rsid w:val="67414EDD"/>
    <w:rsid w:val="6745C230"/>
    <w:rsid w:val="6745CBD1"/>
    <w:rsid w:val="674BD5BF"/>
    <w:rsid w:val="674D4505"/>
    <w:rsid w:val="6750FD86"/>
    <w:rsid w:val="6758D6D2"/>
    <w:rsid w:val="675A12FF"/>
    <w:rsid w:val="675A844E"/>
    <w:rsid w:val="6762A57D"/>
    <w:rsid w:val="676429FE"/>
    <w:rsid w:val="67693F29"/>
    <w:rsid w:val="676CEE4B"/>
    <w:rsid w:val="6770E089"/>
    <w:rsid w:val="677223D0"/>
    <w:rsid w:val="67742FC0"/>
    <w:rsid w:val="677583C8"/>
    <w:rsid w:val="6782CC55"/>
    <w:rsid w:val="67833F7D"/>
    <w:rsid w:val="6788ADF4"/>
    <w:rsid w:val="678BC709"/>
    <w:rsid w:val="678D1B10"/>
    <w:rsid w:val="678D4885"/>
    <w:rsid w:val="678D5FAD"/>
    <w:rsid w:val="678DA874"/>
    <w:rsid w:val="678EEB8B"/>
    <w:rsid w:val="679A7E04"/>
    <w:rsid w:val="679BFA2C"/>
    <w:rsid w:val="679E93DB"/>
    <w:rsid w:val="67A2AD6F"/>
    <w:rsid w:val="67A602C1"/>
    <w:rsid w:val="67A635A8"/>
    <w:rsid w:val="67B08AC2"/>
    <w:rsid w:val="67B09C69"/>
    <w:rsid w:val="67B58948"/>
    <w:rsid w:val="67BC5ABB"/>
    <w:rsid w:val="67C89ACB"/>
    <w:rsid w:val="67CA103C"/>
    <w:rsid w:val="67CC8BF4"/>
    <w:rsid w:val="67D1BAE4"/>
    <w:rsid w:val="67D83246"/>
    <w:rsid w:val="67DDE236"/>
    <w:rsid w:val="67DEED25"/>
    <w:rsid w:val="67E844B7"/>
    <w:rsid w:val="67EA2219"/>
    <w:rsid w:val="67EA87EE"/>
    <w:rsid w:val="680074D9"/>
    <w:rsid w:val="68012666"/>
    <w:rsid w:val="68035F28"/>
    <w:rsid w:val="6805AE88"/>
    <w:rsid w:val="6808683A"/>
    <w:rsid w:val="6811B6B9"/>
    <w:rsid w:val="6811FE0F"/>
    <w:rsid w:val="68143EF0"/>
    <w:rsid w:val="681AB4F1"/>
    <w:rsid w:val="681CD50F"/>
    <w:rsid w:val="681D8EDD"/>
    <w:rsid w:val="6822E057"/>
    <w:rsid w:val="68256A9E"/>
    <w:rsid w:val="6828008A"/>
    <w:rsid w:val="682ED739"/>
    <w:rsid w:val="6833A8B8"/>
    <w:rsid w:val="683662CF"/>
    <w:rsid w:val="683C3ED8"/>
    <w:rsid w:val="683C3EEB"/>
    <w:rsid w:val="684080B1"/>
    <w:rsid w:val="6841E56A"/>
    <w:rsid w:val="6845B78F"/>
    <w:rsid w:val="684688F1"/>
    <w:rsid w:val="6850A868"/>
    <w:rsid w:val="685112E1"/>
    <w:rsid w:val="685820E5"/>
    <w:rsid w:val="685B301C"/>
    <w:rsid w:val="685B5332"/>
    <w:rsid w:val="686228EC"/>
    <w:rsid w:val="68659D9F"/>
    <w:rsid w:val="68667D69"/>
    <w:rsid w:val="686C019F"/>
    <w:rsid w:val="68757899"/>
    <w:rsid w:val="687752B0"/>
    <w:rsid w:val="687E6989"/>
    <w:rsid w:val="6880F6F9"/>
    <w:rsid w:val="6883AB75"/>
    <w:rsid w:val="688630FD"/>
    <w:rsid w:val="68875F77"/>
    <w:rsid w:val="6891AB68"/>
    <w:rsid w:val="68970BDC"/>
    <w:rsid w:val="6899214C"/>
    <w:rsid w:val="68A044DC"/>
    <w:rsid w:val="68A05BBF"/>
    <w:rsid w:val="68A5E7A7"/>
    <w:rsid w:val="68AEE8DE"/>
    <w:rsid w:val="68B48512"/>
    <w:rsid w:val="68B6E8B6"/>
    <w:rsid w:val="68BA47B3"/>
    <w:rsid w:val="68BBCA14"/>
    <w:rsid w:val="68BCC3CF"/>
    <w:rsid w:val="68BF0414"/>
    <w:rsid w:val="68BF7204"/>
    <w:rsid w:val="68C53A2B"/>
    <w:rsid w:val="68C9D42A"/>
    <w:rsid w:val="68CAD297"/>
    <w:rsid w:val="68CD1087"/>
    <w:rsid w:val="68D0B3EF"/>
    <w:rsid w:val="68D449C6"/>
    <w:rsid w:val="68D66520"/>
    <w:rsid w:val="68E1F966"/>
    <w:rsid w:val="68E421DF"/>
    <w:rsid w:val="68E822DF"/>
    <w:rsid w:val="68EF658D"/>
    <w:rsid w:val="68FFF44B"/>
    <w:rsid w:val="6904CF4D"/>
    <w:rsid w:val="6906CE3D"/>
    <w:rsid w:val="6908C16D"/>
    <w:rsid w:val="690D1CDB"/>
    <w:rsid w:val="690E9F4B"/>
    <w:rsid w:val="690F7399"/>
    <w:rsid w:val="690FA904"/>
    <w:rsid w:val="6912A85E"/>
    <w:rsid w:val="692188F5"/>
    <w:rsid w:val="6921A845"/>
    <w:rsid w:val="69362142"/>
    <w:rsid w:val="693A3608"/>
    <w:rsid w:val="693A94D7"/>
    <w:rsid w:val="694159B9"/>
    <w:rsid w:val="69462E7A"/>
    <w:rsid w:val="694C49E0"/>
    <w:rsid w:val="694CF2D2"/>
    <w:rsid w:val="694FE318"/>
    <w:rsid w:val="69577B3A"/>
    <w:rsid w:val="695CB777"/>
    <w:rsid w:val="695D352B"/>
    <w:rsid w:val="69631775"/>
    <w:rsid w:val="696348A2"/>
    <w:rsid w:val="6967D836"/>
    <w:rsid w:val="696A7AAF"/>
    <w:rsid w:val="697A6638"/>
    <w:rsid w:val="69848493"/>
    <w:rsid w:val="698A7FE4"/>
    <w:rsid w:val="698BE735"/>
    <w:rsid w:val="698F1FE5"/>
    <w:rsid w:val="698F6257"/>
    <w:rsid w:val="698FAABE"/>
    <w:rsid w:val="69923A0F"/>
    <w:rsid w:val="69961359"/>
    <w:rsid w:val="699D2EFE"/>
    <w:rsid w:val="69A5F5A9"/>
    <w:rsid w:val="69AC8215"/>
    <w:rsid w:val="69AE15E3"/>
    <w:rsid w:val="69B18509"/>
    <w:rsid w:val="69B292E9"/>
    <w:rsid w:val="69B614B8"/>
    <w:rsid w:val="69BDA25F"/>
    <w:rsid w:val="69C10213"/>
    <w:rsid w:val="69C3A003"/>
    <w:rsid w:val="69C4A358"/>
    <w:rsid w:val="69C56056"/>
    <w:rsid w:val="69C99356"/>
    <w:rsid w:val="69CAB2C8"/>
    <w:rsid w:val="69CAC176"/>
    <w:rsid w:val="69CBDBB0"/>
    <w:rsid w:val="69CD593B"/>
    <w:rsid w:val="69D4A18D"/>
    <w:rsid w:val="69DA0FE1"/>
    <w:rsid w:val="69DE02EE"/>
    <w:rsid w:val="69ECBADA"/>
    <w:rsid w:val="69EDBDA3"/>
    <w:rsid w:val="69F6E06D"/>
    <w:rsid w:val="69FA01C5"/>
    <w:rsid w:val="69FC6438"/>
    <w:rsid w:val="6A032090"/>
    <w:rsid w:val="6A063359"/>
    <w:rsid w:val="6A0D396D"/>
    <w:rsid w:val="6A0DEB73"/>
    <w:rsid w:val="6A10CF51"/>
    <w:rsid w:val="6A134738"/>
    <w:rsid w:val="6A180EB9"/>
    <w:rsid w:val="6A199BDA"/>
    <w:rsid w:val="6A1A0CFB"/>
    <w:rsid w:val="6A2B0402"/>
    <w:rsid w:val="6A2D817B"/>
    <w:rsid w:val="6A2DEE1B"/>
    <w:rsid w:val="6A2E1230"/>
    <w:rsid w:val="6A31513F"/>
    <w:rsid w:val="6A34BF1A"/>
    <w:rsid w:val="6A3964BC"/>
    <w:rsid w:val="6A42964E"/>
    <w:rsid w:val="6A524A70"/>
    <w:rsid w:val="6A5BAE2A"/>
    <w:rsid w:val="6A601941"/>
    <w:rsid w:val="6A674B8C"/>
    <w:rsid w:val="6A783B1B"/>
    <w:rsid w:val="6A7BD876"/>
    <w:rsid w:val="6A7C4CCA"/>
    <w:rsid w:val="6A80ED3C"/>
    <w:rsid w:val="6A855ADC"/>
    <w:rsid w:val="6A8617D8"/>
    <w:rsid w:val="6A87451F"/>
    <w:rsid w:val="6A89F959"/>
    <w:rsid w:val="6A8B0BC3"/>
    <w:rsid w:val="6A922953"/>
    <w:rsid w:val="6A9AAA23"/>
    <w:rsid w:val="6AA2F6B8"/>
    <w:rsid w:val="6AB101F8"/>
    <w:rsid w:val="6AB6E366"/>
    <w:rsid w:val="6AB731B5"/>
    <w:rsid w:val="6AB8BCB4"/>
    <w:rsid w:val="6ABC36C4"/>
    <w:rsid w:val="6AC245C1"/>
    <w:rsid w:val="6AC814A5"/>
    <w:rsid w:val="6AE1F575"/>
    <w:rsid w:val="6AE3249A"/>
    <w:rsid w:val="6AEBE2D1"/>
    <w:rsid w:val="6AF35786"/>
    <w:rsid w:val="6AFC21E7"/>
    <w:rsid w:val="6AFDA0A0"/>
    <w:rsid w:val="6B0C83A6"/>
    <w:rsid w:val="6B172731"/>
    <w:rsid w:val="6B18C943"/>
    <w:rsid w:val="6B19EECC"/>
    <w:rsid w:val="6B1BF001"/>
    <w:rsid w:val="6B28ABE3"/>
    <w:rsid w:val="6B2EE54A"/>
    <w:rsid w:val="6B3DD6E8"/>
    <w:rsid w:val="6B4C281F"/>
    <w:rsid w:val="6B4E54A8"/>
    <w:rsid w:val="6B4F79A2"/>
    <w:rsid w:val="6B515BC3"/>
    <w:rsid w:val="6B5A987D"/>
    <w:rsid w:val="6B74AE6A"/>
    <w:rsid w:val="6B8180E6"/>
    <w:rsid w:val="6B8858A2"/>
    <w:rsid w:val="6B888BDD"/>
    <w:rsid w:val="6B920A06"/>
    <w:rsid w:val="6B9600E4"/>
    <w:rsid w:val="6B98E19D"/>
    <w:rsid w:val="6B9A28BB"/>
    <w:rsid w:val="6B9A39E7"/>
    <w:rsid w:val="6B9B7A38"/>
    <w:rsid w:val="6B9FF2CC"/>
    <w:rsid w:val="6BA49595"/>
    <w:rsid w:val="6BA4D6DC"/>
    <w:rsid w:val="6BA67D13"/>
    <w:rsid w:val="6BA7A3B6"/>
    <w:rsid w:val="6BA8BBD2"/>
    <w:rsid w:val="6BBB586D"/>
    <w:rsid w:val="6BC50B16"/>
    <w:rsid w:val="6BC6B1C3"/>
    <w:rsid w:val="6BC6E5E3"/>
    <w:rsid w:val="6BCC6988"/>
    <w:rsid w:val="6BD2D60F"/>
    <w:rsid w:val="6BDFA76A"/>
    <w:rsid w:val="6BE385B5"/>
    <w:rsid w:val="6BE796C5"/>
    <w:rsid w:val="6BE93262"/>
    <w:rsid w:val="6BEF5B2B"/>
    <w:rsid w:val="6BF43498"/>
    <w:rsid w:val="6BF61FDB"/>
    <w:rsid w:val="6BF6A67D"/>
    <w:rsid w:val="6BFD2C88"/>
    <w:rsid w:val="6BFD3966"/>
    <w:rsid w:val="6C0502C1"/>
    <w:rsid w:val="6C067618"/>
    <w:rsid w:val="6C0FEFB7"/>
    <w:rsid w:val="6C113940"/>
    <w:rsid w:val="6C1B4550"/>
    <w:rsid w:val="6C22CDCC"/>
    <w:rsid w:val="6C27D345"/>
    <w:rsid w:val="6C28EDD7"/>
    <w:rsid w:val="6C30B0DB"/>
    <w:rsid w:val="6C30CDB2"/>
    <w:rsid w:val="6C355C1F"/>
    <w:rsid w:val="6C3DE2D4"/>
    <w:rsid w:val="6C427A52"/>
    <w:rsid w:val="6C45BC5C"/>
    <w:rsid w:val="6C4C1581"/>
    <w:rsid w:val="6C4D8F7F"/>
    <w:rsid w:val="6C5BE20A"/>
    <w:rsid w:val="6C62805E"/>
    <w:rsid w:val="6C6782D6"/>
    <w:rsid w:val="6C6A8EE3"/>
    <w:rsid w:val="6C6C9563"/>
    <w:rsid w:val="6C70C1C9"/>
    <w:rsid w:val="6C728232"/>
    <w:rsid w:val="6C7AA7E8"/>
    <w:rsid w:val="6C7D0E09"/>
    <w:rsid w:val="6C7DCC65"/>
    <w:rsid w:val="6C806EC3"/>
    <w:rsid w:val="6C8450E7"/>
    <w:rsid w:val="6C88F4C9"/>
    <w:rsid w:val="6C938318"/>
    <w:rsid w:val="6C97A0C2"/>
    <w:rsid w:val="6C97EA1C"/>
    <w:rsid w:val="6CA1AA2F"/>
    <w:rsid w:val="6CA1DA24"/>
    <w:rsid w:val="6CA2C578"/>
    <w:rsid w:val="6CA39364"/>
    <w:rsid w:val="6CA9ACD6"/>
    <w:rsid w:val="6CAA2EE8"/>
    <w:rsid w:val="6CBBB6B5"/>
    <w:rsid w:val="6CBBCF81"/>
    <w:rsid w:val="6CC203FE"/>
    <w:rsid w:val="6CCCF2F9"/>
    <w:rsid w:val="6CD20424"/>
    <w:rsid w:val="6CDE28AB"/>
    <w:rsid w:val="6CE589AC"/>
    <w:rsid w:val="6CF12800"/>
    <w:rsid w:val="6CF14AC0"/>
    <w:rsid w:val="6CF8DE0F"/>
    <w:rsid w:val="6CFEFBCB"/>
    <w:rsid w:val="6CFF0342"/>
    <w:rsid w:val="6D05E1FE"/>
    <w:rsid w:val="6D1242DA"/>
    <w:rsid w:val="6D156F17"/>
    <w:rsid w:val="6D159D01"/>
    <w:rsid w:val="6D18729E"/>
    <w:rsid w:val="6D1F78D5"/>
    <w:rsid w:val="6D20ACDB"/>
    <w:rsid w:val="6D2276BC"/>
    <w:rsid w:val="6D237CFB"/>
    <w:rsid w:val="6D249B4F"/>
    <w:rsid w:val="6D251AFA"/>
    <w:rsid w:val="6D2553C9"/>
    <w:rsid w:val="6D27908D"/>
    <w:rsid w:val="6D2A262D"/>
    <w:rsid w:val="6D2E6000"/>
    <w:rsid w:val="6D322E0F"/>
    <w:rsid w:val="6D3246A4"/>
    <w:rsid w:val="6D3BC318"/>
    <w:rsid w:val="6D41E2AD"/>
    <w:rsid w:val="6D456D12"/>
    <w:rsid w:val="6D48EA60"/>
    <w:rsid w:val="6D4925B2"/>
    <w:rsid w:val="6D539DD9"/>
    <w:rsid w:val="6D587F8E"/>
    <w:rsid w:val="6D593060"/>
    <w:rsid w:val="6D5F1259"/>
    <w:rsid w:val="6D619D49"/>
    <w:rsid w:val="6D6D5F8E"/>
    <w:rsid w:val="6D6DEA8B"/>
    <w:rsid w:val="6D6F9F8E"/>
    <w:rsid w:val="6D739A39"/>
    <w:rsid w:val="6D76C710"/>
    <w:rsid w:val="6D77D9B9"/>
    <w:rsid w:val="6D79D452"/>
    <w:rsid w:val="6D7BA604"/>
    <w:rsid w:val="6D7BD090"/>
    <w:rsid w:val="6D844943"/>
    <w:rsid w:val="6D8AA7FE"/>
    <w:rsid w:val="6D8F30F1"/>
    <w:rsid w:val="6DA1F8C1"/>
    <w:rsid w:val="6DAE69B9"/>
    <w:rsid w:val="6DB0FE3A"/>
    <w:rsid w:val="6DB3995E"/>
    <w:rsid w:val="6DB7A477"/>
    <w:rsid w:val="6DB9120A"/>
    <w:rsid w:val="6DC24313"/>
    <w:rsid w:val="6DC35354"/>
    <w:rsid w:val="6DCD799F"/>
    <w:rsid w:val="6DCE10E4"/>
    <w:rsid w:val="6DD3ED16"/>
    <w:rsid w:val="6DDA26DC"/>
    <w:rsid w:val="6DDF8165"/>
    <w:rsid w:val="6DE36304"/>
    <w:rsid w:val="6DE44398"/>
    <w:rsid w:val="6DED93F1"/>
    <w:rsid w:val="6DF61A57"/>
    <w:rsid w:val="6E10F9D9"/>
    <w:rsid w:val="6E118547"/>
    <w:rsid w:val="6E15A70F"/>
    <w:rsid w:val="6E191E55"/>
    <w:rsid w:val="6E2BCCA1"/>
    <w:rsid w:val="6E31BE5A"/>
    <w:rsid w:val="6E31E11A"/>
    <w:rsid w:val="6E39556A"/>
    <w:rsid w:val="6E3C8BAB"/>
    <w:rsid w:val="6E401393"/>
    <w:rsid w:val="6E46E2FE"/>
    <w:rsid w:val="6E480DD7"/>
    <w:rsid w:val="6E54E966"/>
    <w:rsid w:val="6E5605DA"/>
    <w:rsid w:val="6E565FE0"/>
    <w:rsid w:val="6E5B4037"/>
    <w:rsid w:val="6E5B6169"/>
    <w:rsid w:val="6E5C8250"/>
    <w:rsid w:val="6E646DC9"/>
    <w:rsid w:val="6E6586BB"/>
    <w:rsid w:val="6E6880D6"/>
    <w:rsid w:val="6E6CCB0C"/>
    <w:rsid w:val="6E7FBB7A"/>
    <w:rsid w:val="6E812889"/>
    <w:rsid w:val="6E84B542"/>
    <w:rsid w:val="6E8A673E"/>
    <w:rsid w:val="6E8AB014"/>
    <w:rsid w:val="6E92A3A0"/>
    <w:rsid w:val="6E968057"/>
    <w:rsid w:val="6E9CCCAF"/>
    <w:rsid w:val="6EA9F40B"/>
    <w:rsid w:val="6EAE16FC"/>
    <w:rsid w:val="6EB8E0C1"/>
    <w:rsid w:val="6EBCCEB8"/>
    <w:rsid w:val="6EBCF6D5"/>
    <w:rsid w:val="6EC05DB2"/>
    <w:rsid w:val="6EC32648"/>
    <w:rsid w:val="6EC34FA3"/>
    <w:rsid w:val="6EC6412D"/>
    <w:rsid w:val="6ECB1FE5"/>
    <w:rsid w:val="6ECD58DC"/>
    <w:rsid w:val="6ED19020"/>
    <w:rsid w:val="6ED65178"/>
    <w:rsid w:val="6ED80D83"/>
    <w:rsid w:val="6ED8F152"/>
    <w:rsid w:val="6EECCE1B"/>
    <w:rsid w:val="6EEDD3D6"/>
    <w:rsid w:val="6EEE3DC2"/>
    <w:rsid w:val="6EFB73E1"/>
    <w:rsid w:val="6EFC7A7C"/>
    <w:rsid w:val="6EFD7960"/>
    <w:rsid w:val="6F072687"/>
    <w:rsid w:val="6F0A6021"/>
    <w:rsid w:val="6F107CE4"/>
    <w:rsid w:val="6F13F824"/>
    <w:rsid w:val="6F15029C"/>
    <w:rsid w:val="6F1AFA42"/>
    <w:rsid w:val="6F1C16BA"/>
    <w:rsid w:val="6F2099F7"/>
    <w:rsid w:val="6F211D4A"/>
    <w:rsid w:val="6F25C2AF"/>
    <w:rsid w:val="6F261C3A"/>
    <w:rsid w:val="6F27B212"/>
    <w:rsid w:val="6F2A4272"/>
    <w:rsid w:val="6F38082E"/>
    <w:rsid w:val="6F381344"/>
    <w:rsid w:val="6F4419A8"/>
    <w:rsid w:val="6F47D71A"/>
    <w:rsid w:val="6F49DBAC"/>
    <w:rsid w:val="6F4AEC41"/>
    <w:rsid w:val="6F582207"/>
    <w:rsid w:val="6F59CAAE"/>
    <w:rsid w:val="6F697D85"/>
    <w:rsid w:val="6F6D0AB4"/>
    <w:rsid w:val="6F6FC304"/>
    <w:rsid w:val="6F737858"/>
    <w:rsid w:val="6F761B4A"/>
    <w:rsid w:val="6F79281C"/>
    <w:rsid w:val="6F793D39"/>
    <w:rsid w:val="6F84397E"/>
    <w:rsid w:val="6F8640CC"/>
    <w:rsid w:val="6F8657AA"/>
    <w:rsid w:val="6F8AA182"/>
    <w:rsid w:val="6F8DCCDF"/>
    <w:rsid w:val="6F9145EF"/>
    <w:rsid w:val="6F99AF85"/>
    <w:rsid w:val="6F9B9DCC"/>
    <w:rsid w:val="6FA211FC"/>
    <w:rsid w:val="6FAADB28"/>
    <w:rsid w:val="6FAAFC89"/>
    <w:rsid w:val="6FAB601B"/>
    <w:rsid w:val="6FB0DA3B"/>
    <w:rsid w:val="6FB6FCBF"/>
    <w:rsid w:val="6FB7071A"/>
    <w:rsid w:val="6FBB0ED9"/>
    <w:rsid w:val="6FBBF8EF"/>
    <w:rsid w:val="6FC43353"/>
    <w:rsid w:val="6FC4E177"/>
    <w:rsid w:val="6FCB7978"/>
    <w:rsid w:val="6FCE70B6"/>
    <w:rsid w:val="6FCEC39C"/>
    <w:rsid w:val="6FD97A8C"/>
    <w:rsid w:val="6FDA9679"/>
    <w:rsid w:val="6FE33831"/>
    <w:rsid w:val="6FE772F5"/>
    <w:rsid w:val="6FEAE309"/>
    <w:rsid w:val="6FEE97E0"/>
    <w:rsid w:val="6FF4FF5D"/>
    <w:rsid w:val="6FF642AC"/>
    <w:rsid w:val="6FF7BC73"/>
    <w:rsid w:val="6FF9771B"/>
    <w:rsid w:val="6FF9EC5C"/>
    <w:rsid w:val="7007932D"/>
    <w:rsid w:val="700ED121"/>
    <w:rsid w:val="7011FF6F"/>
    <w:rsid w:val="70120652"/>
    <w:rsid w:val="7012FF77"/>
    <w:rsid w:val="7019CC13"/>
    <w:rsid w:val="701E1D91"/>
    <w:rsid w:val="701E4A5B"/>
    <w:rsid w:val="702A08CA"/>
    <w:rsid w:val="703BBB17"/>
    <w:rsid w:val="703D6760"/>
    <w:rsid w:val="703F5881"/>
    <w:rsid w:val="70452A4B"/>
    <w:rsid w:val="704D2152"/>
    <w:rsid w:val="704DF92A"/>
    <w:rsid w:val="7053971A"/>
    <w:rsid w:val="7055A169"/>
    <w:rsid w:val="7058D3FF"/>
    <w:rsid w:val="706772E9"/>
    <w:rsid w:val="7079ED5F"/>
    <w:rsid w:val="70830B1F"/>
    <w:rsid w:val="708EFA22"/>
    <w:rsid w:val="70967026"/>
    <w:rsid w:val="709C7E28"/>
    <w:rsid w:val="709DB65B"/>
    <w:rsid w:val="70A12887"/>
    <w:rsid w:val="70A87075"/>
    <w:rsid w:val="70B0023E"/>
    <w:rsid w:val="70B77130"/>
    <w:rsid w:val="70B9558B"/>
    <w:rsid w:val="70B9CCE1"/>
    <w:rsid w:val="70BFFAB3"/>
    <w:rsid w:val="70C0C12E"/>
    <w:rsid w:val="70C36CFD"/>
    <w:rsid w:val="70C825DF"/>
    <w:rsid w:val="70CD00F0"/>
    <w:rsid w:val="70CF8AC6"/>
    <w:rsid w:val="70D3CECC"/>
    <w:rsid w:val="70D6EC33"/>
    <w:rsid w:val="70D89B3E"/>
    <w:rsid w:val="70D92530"/>
    <w:rsid w:val="70DAFBF5"/>
    <w:rsid w:val="70DD34EC"/>
    <w:rsid w:val="70DF78FC"/>
    <w:rsid w:val="70DFBF6C"/>
    <w:rsid w:val="70E12DB3"/>
    <w:rsid w:val="70EBF907"/>
    <w:rsid w:val="70EFD79B"/>
    <w:rsid w:val="70F358ED"/>
    <w:rsid w:val="70F480EE"/>
    <w:rsid w:val="70F8CC49"/>
    <w:rsid w:val="70FBD5E6"/>
    <w:rsid w:val="7115858C"/>
    <w:rsid w:val="7116009A"/>
    <w:rsid w:val="7121AD06"/>
    <w:rsid w:val="7124BEC2"/>
    <w:rsid w:val="7125F054"/>
    <w:rsid w:val="712B1781"/>
    <w:rsid w:val="712DC37B"/>
    <w:rsid w:val="712FB6B5"/>
    <w:rsid w:val="713F0B5D"/>
    <w:rsid w:val="713FAF84"/>
    <w:rsid w:val="7140E909"/>
    <w:rsid w:val="71448CED"/>
    <w:rsid w:val="714559DB"/>
    <w:rsid w:val="7146C28A"/>
    <w:rsid w:val="714C48C9"/>
    <w:rsid w:val="71515C4D"/>
    <w:rsid w:val="71613865"/>
    <w:rsid w:val="7162248C"/>
    <w:rsid w:val="7162B3E0"/>
    <w:rsid w:val="71677960"/>
    <w:rsid w:val="716987D9"/>
    <w:rsid w:val="7172E6C7"/>
    <w:rsid w:val="718234C1"/>
    <w:rsid w:val="7184C093"/>
    <w:rsid w:val="7185FCD5"/>
    <w:rsid w:val="719A5A01"/>
    <w:rsid w:val="719B7EDE"/>
    <w:rsid w:val="719FCB7B"/>
    <w:rsid w:val="71A288FD"/>
    <w:rsid w:val="71A64368"/>
    <w:rsid w:val="71A70FB8"/>
    <w:rsid w:val="71AD2D67"/>
    <w:rsid w:val="71B58D9F"/>
    <w:rsid w:val="71BC1E98"/>
    <w:rsid w:val="71C55B5F"/>
    <w:rsid w:val="71CB20EA"/>
    <w:rsid w:val="71CBA301"/>
    <w:rsid w:val="71CBD0C9"/>
    <w:rsid w:val="71CC9CCF"/>
    <w:rsid w:val="71DC905D"/>
    <w:rsid w:val="71E3E688"/>
    <w:rsid w:val="71EBDA54"/>
    <w:rsid w:val="71ECEBA5"/>
    <w:rsid w:val="71F17C11"/>
    <w:rsid w:val="71FA0C71"/>
    <w:rsid w:val="71FE0689"/>
    <w:rsid w:val="7200662A"/>
    <w:rsid w:val="721335C8"/>
    <w:rsid w:val="72140D11"/>
    <w:rsid w:val="721BA909"/>
    <w:rsid w:val="722104EE"/>
    <w:rsid w:val="7229B63A"/>
    <w:rsid w:val="722B14FD"/>
    <w:rsid w:val="7232DBF8"/>
    <w:rsid w:val="7234247C"/>
    <w:rsid w:val="72342A6D"/>
    <w:rsid w:val="7236636F"/>
    <w:rsid w:val="7237BEBC"/>
    <w:rsid w:val="72396670"/>
    <w:rsid w:val="723A0B73"/>
    <w:rsid w:val="723B32EA"/>
    <w:rsid w:val="723CED01"/>
    <w:rsid w:val="723F2DBF"/>
    <w:rsid w:val="72432510"/>
    <w:rsid w:val="724783AE"/>
    <w:rsid w:val="7248242B"/>
    <w:rsid w:val="7253E0CF"/>
    <w:rsid w:val="7254A124"/>
    <w:rsid w:val="725E739E"/>
    <w:rsid w:val="726D91A9"/>
    <w:rsid w:val="726F160F"/>
    <w:rsid w:val="727338E6"/>
    <w:rsid w:val="72760EE1"/>
    <w:rsid w:val="7278206A"/>
    <w:rsid w:val="727A24B1"/>
    <w:rsid w:val="727E773F"/>
    <w:rsid w:val="72830B49"/>
    <w:rsid w:val="72860EDC"/>
    <w:rsid w:val="7288A5FF"/>
    <w:rsid w:val="7288E4C2"/>
    <w:rsid w:val="7293B320"/>
    <w:rsid w:val="7294A302"/>
    <w:rsid w:val="729B082A"/>
    <w:rsid w:val="729F69A7"/>
    <w:rsid w:val="729F9F9E"/>
    <w:rsid w:val="72A42948"/>
    <w:rsid w:val="72A8F37B"/>
    <w:rsid w:val="72ABF5B6"/>
    <w:rsid w:val="72AD21A1"/>
    <w:rsid w:val="72AE282F"/>
    <w:rsid w:val="72B5CDCA"/>
    <w:rsid w:val="72BB8129"/>
    <w:rsid w:val="72C046B6"/>
    <w:rsid w:val="72C951EA"/>
    <w:rsid w:val="72CA07C4"/>
    <w:rsid w:val="72CCE2D5"/>
    <w:rsid w:val="72CD1E1B"/>
    <w:rsid w:val="72D3557D"/>
    <w:rsid w:val="72D895F9"/>
    <w:rsid w:val="72DC67CD"/>
    <w:rsid w:val="72DEAF54"/>
    <w:rsid w:val="72FA7606"/>
    <w:rsid w:val="72FE670D"/>
    <w:rsid w:val="7304A7DC"/>
    <w:rsid w:val="73051755"/>
    <w:rsid w:val="73075828"/>
    <w:rsid w:val="730CB3ED"/>
    <w:rsid w:val="730D2539"/>
    <w:rsid w:val="730DDF3D"/>
    <w:rsid w:val="73141200"/>
    <w:rsid w:val="73199B4F"/>
    <w:rsid w:val="731A6DAB"/>
    <w:rsid w:val="732081C3"/>
    <w:rsid w:val="73269970"/>
    <w:rsid w:val="7326C796"/>
    <w:rsid w:val="73270334"/>
    <w:rsid w:val="73292E27"/>
    <w:rsid w:val="7329A856"/>
    <w:rsid w:val="73333180"/>
    <w:rsid w:val="7335EAEB"/>
    <w:rsid w:val="7336E56E"/>
    <w:rsid w:val="73410B2D"/>
    <w:rsid w:val="734D3FF4"/>
    <w:rsid w:val="73504E9B"/>
    <w:rsid w:val="73582818"/>
    <w:rsid w:val="73595C5A"/>
    <w:rsid w:val="7360E33B"/>
    <w:rsid w:val="7362F4B4"/>
    <w:rsid w:val="7367DB16"/>
    <w:rsid w:val="736C01A2"/>
    <w:rsid w:val="73735DED"/>
    <w:rsid w:val="7374D9F9"/>
    <w:rsid w:val="7378E1DC"/>
    <w:rsid w:val="737A572E"/>
    <w:rsid w:val="737ED677"/>
    <w:rsid w:val="737F45B5"/>
    <w:rsid w:val="73805CC3"/>
    <w:rsid w:val="73808AC0"/>
    <w:rsid w:val="7383686B"/>
    <w:rsid w:val="7389451B"/>
    <w:rsid w:val="738B2C05"/>
    <w:rsid w:val="7394BA5C"/>
    <w:rsid w:val="7394FD12"/>
    <w:rsid w:val="739A210C"/>
    <w:rsid w:val="739FE25B"/>
    <w:rsid w:val="73A2C4EC"/>
    <w:rsid w:val="73A583A7"/>
    <w:rsid w:val="73A5B36A"/>
    <w:rsid w:val="73A80C1F"/>
    <w:rsid w:val="73AA09CA"/>
    <w:rsid w:val="73ADB012"/>
    <w:rsid w:val="73B3D6B6"/>
    <w:rsid w:val="73BAA673"/>
    <w:rsid w:val="73BE445F"/>
    <w:rsid w:val="73C018A0"/>
    <w:rsid w:val="73C277B1"/>
    <w:rsid w:val="73C59521"/>
    <w:rsid w:val="73D2F1D2"/>
    <w:rsid w:val="73D454B9"/>
    <w:rsid w:val="73D5A9AD"/>
    <w:rsid w:val="73DA617A"/>
    <w:rsid w:val="73DA929B"/>
    <w:rsid w:val="73DBD0A4"/>
    <w:rsid w:val="73E124F4"/>
    <w:rsid w:val="73E350F1"/>
    <w:rsid w:val="73E8CA53"/>
    <w:rsid w:val="73EB0D38"/>
    <w:rsid w:val="73F07120"/>
    <w:rsid w:val="73F28802"/>
    <w:rsid w:val="73F3FB37"/>
    <w:rsid w:val="73F4D40D"/>
    <w:rsid w:val="73F6050A"/>
    <w:rsid w:val="73F674CA"/>
    <w:rsid w:val="73FFA6FD"/>
    <w:rsid w:val="740255CB"/>
    <w:rsid w:val="7402E99D"/>
    <w:rsid w:val="74062F5E"/>
    <w:rsid w:val="740D5383"/>
    <w:rsid w:val="741165E8"/>
    <w:rsid w:val="74203403"/>
    <w:rsid w:val="7423E00B"/>
    <w:rsid w:val="74269D81"/>
    <w:rsid w:val="7426B4B6"/>
    <w:rsid w:val="74275602"/>
    <w:rsid w:val="7431195A"/>
    <w:rsid w:val="7437E76C"/>
    <w:rsid w:val="743AD280"/>
    <w:rsid w:val="743D62B6"/>
    <w:rsid w:val="743E0D3D"/>
    <w:rsid w:val="74445488"/>
    <w:rsid w:val="7445868E"/>
    <w:rsid w:val="744E8318"/>
    <w:rsid w:val="7454149A"/>
    <w:rsid w:val="745AE814"/>
    <w:rsid w:val="745B4954"/>
    <w:rsid w:val="745B8DFB"/>
    <w:rsid w:val="7461CC34"/>
    <w:rsid w:val="746BA2E5"/>
    <w:rsid w:val="746F769D"/>
    <w:rsid w:val="74700592"/>
    <w:rsid w:val="7473711C"/>
    <w:rsid w:val="74904FB9"/>
    <w:rsid w:val="7490EA4F"/>
    <w:rsid w:val="7492208C"/>
    <w:rsid w:val="749815AF"/>
    <w:rsid w:val="749AA0AF"/>
    <w:rsid w:val="749FD9B6"/>
    <w:rsid w:val="74A4A95C"/>
    <w:rsid w:val="74ADFC4A"/>
    <w:rsid w:val="74AFAC20"/>
    <w:rsid w:val="74B06539"/>
    <w:rsid w:val="74B1C811"/>
    <w:rsid w:val="74B268E9"/>
    <w:rsid w:val="74B929BD"/>
    <w:rsid w:val="74BEBF92"/>
    <w:rsid w:val="74C9D65E"/>
    <w:rsid w:val="74D5BDA7"/>
    <w:rsid w:val="74DB3FB9"/>
    <w:rsid w:val="74DB4C69"/>
    <w:rsid w:val="74E16133"/>
    <w:rsid w:val="74E2EF2E"/>
    <w:rsid w:val="74E44AF9"/>
    <w:rsid w:val="74EB2BB3"/>
    <w:rsid w:val="74EEC67C"/>
    <w:rsid w:val="74EFFE4A"/>
    <w:rsid w:val="74F6F426"/>
    <w:rsid w:val="74FAA179"/>
    <w:rsid w:val="74FCE57F"/>
    <w:rsid w:val="74FF46F3"/>
    <w:rsid w:val="75019B12"/>
    <w:rsid w:val="75083B22"/>
    <w:rsid w:val="75114409"/>
    <w:rsid w:val="75165054"/>
    <w:rsid w:val="751E2D07"/>
    <w:rsid w:val="7521475D"/>
    <w:rsid w:val="75282733"/>
    <w:rsid w:val="7529B27E"/>
    <w:rsid w:val="752A1883"/>
    <w:rsid w:val="752BE548"/>
    <w:rsid w:val="752CE9C0"/>
    <w:rsid w:val="752E3C32"/>
    <w:rsid w:val="753BDE62"/>
    <w:rsid w:val="75405144"/>
    <w:rsid w:val="7548DF84"/>
    <w:rsid w:val="75491C1C"/>
    <w:rsid w:val="755145F8"/>
    <w:rsid w:val="755469C2"/>
    <w:rsid w:val="755710AE"/>
    <w:rsid w:val="755AA83F"/>
    <w:rsid w:val="755B9887"/>
    <w:rsid w:val="75681F26"/>
    <w:rsid w:val="756A3CFE"/>
    <w:rsid w:val="75718901"/>
    <w:rsid w:val="757C8B00"/>
    <w:rsid w:val="758275E3"/>
    <w:rsid w:val="7582DCC4"/>
    <w:rsid w:val="75837DCC"/>
    <w:rsid w:val="75847724"/>
    <w:rsid w:val="758622B9"/>
    <w:rsid w:val="758BC63B"/>
    <w:rsid w:val="758D4C36"/>
    <w:rsid w:val="758DCBE2"/>
    <w:rsid w:val="758E2B47"/>
    <w:rsid w:val="759860F8"/>
    <w:rsid w:val="75993120"/>
    <w:rsid w:val="759A726D"/>
    <w:rsid w:val="759A863F"/>
    <w:rsid w:val="75A1C064"/>
    <w:rsid w:val="75A5C225"/>
    <w:rsid w:val="75A933AF"/>
    <w:rsid w:val="75AD1A37"/>
    <w:rsid w:val="75B519AA"/>
    <w:rsid w:val="75B813C4"/>
    <w:rsid w:val="75B8D0BC"/>
    <w:rsid w:val="75B972AD"/>
    <w:rsid w:val="75BB340A"/>
    <w:rsid w:val="75BB74FE"/>
    <w:rsid w:val="75C321DF"/>
    <w:rsid w:val="75C5C17A"/>
    <w:rsid w:val="75C6BF32"/>
    <w:rsid w:val="75C9AC28"/>
    <w:rsid w:val="75D64019"/>
    <w:rsid w:val="75E2B2BA"/>
    <w:rsid w:val="75E810FE"/>
    <w:rsid w:val="75E8E9CA"/>
    <w:rsid w:val="75F86CC6"/>
    <w:rsid w:val="75FD2B80"/>
    <w:rsid w:val="76002B37"/>
    <w:rsid w:val="76039F3C"/>
    <w:rsid w:val="760A54F1"/>
    <w:rsid w:val="760BCB01"/>
    <w:rsid w:val="76131FFB"/>
    <w:rsid w:val="76195E33"/>
    <w:rsid w:val="761D983D"/>
    <w:rsid w:val="762013C3"/>
    <w:rsid w:val="76251ADD"/>
    <w:rsid w:val="7627C6C9"/>
    <w:rsid w:val="762CE009"/>
    <w:rsid w:val="7633D0A0"/>
    <w:rsid w:val="763B11CD"/>
    <w:rsid w:val="763F3F40"/>
    <w:rsid w:val="7649E096"/>
    <w:rsid w:val="764D5EB8"/>
    <w:rsid w:val="765613C3"/>
    <w:rsid w:val="765EF509"/>
    <w:rsid w:val="76603452"/>
    <w:rsid w:val="7662C107"/>
    <w:rsid w:val="7668B987"/>
    <w:rsid w:val="766BE057"/>
    <w:rsid w:val="766E2889"/>
    <w:rsid w:val="766F2987"/>
    <w:rsid w:val="767031E1"/>
    <w:rsid w:val="7677584C"/>
    <w:rsid w:val="7679DF79"/>
    <w:rsid w:val="76807238"/>
    <w:rsid w:val="76880819"/>
    <w:rsid w:val="76886854"/>
    <w:rsid w:val="7689E6BA"/>
    <w:rsid w:val="768A0BF7"/>
    <w:rsid w:val="7692640F"/>
    <w:rsid w:val="76968000"/>
    <w:rsid w:val="7696F30C"/>
    <w:rsid w:val="769C2FD7"/>
    <w:rsid w:val="76A02D1D"/>
    <w:rsid w:val="76A102A6"/>
    <w:rsid w:val="76A15DDA"/>
    <w:rsid w:val="76A31FF2"/>
    <w:rsid w:val="76BBDA60"/>
    <w:rsid w:val="76BC30DC"/>
    <w:rsid w:val="76BEB2A5"/>
    <w:rsid w:val="76C02529"/>
    <w:rsid w:val="76C3B5DE"/>
    <w:rsid w:val="76C47EA2"/>
    <w:rsid w:val="76C5337E"/>
    <w:rsid w:val="76D57329"/>
    <w:rsid w:val="76DF709C"/>
    <w:rsid w:val="76DF71D4"/>
    <w:rsid w:val="76E37F76"/>
    <w:rsid w:val="76EB0942"/>
    <w:rsid w:val="76EF37D2"/>
    <w:rsid w:val="76F0EB4E"/>
    <w:rsid w:val="76F176FC"/>
    <w:rsid w:val="76F6E060"/>
    <w:rsid w:val="76F91838"/>
    <w:rsid w:val="76F9C827"/>
    <w:rsid w:val="76FBA8A5"/>
    <w:rsid w:val="76FC2051"/>
    <w:rsid w:val="77036E31"/>
    <w:rsid w:val="77063F2E"/>
    <w:rsid w:val="7707EA06"/>
    <w:rsid w:val="7709C6C7"/>
    <w:rsid w:val="770B2FCC"/>
    <w:rsid w:val="770DC34F"/>
    <w:rsid w:val="771AD341"/>
    <w:rsid w:val="771DA131"/>
    <w:rsid w:val="771EB9CE"/>
    <w:rsid w:val="77234E34"/>
    <w:rsid w:val="772B48AB"/>
    <w:rsid w:val="772B680F"/>
    <w:rsid w:val="7731C32E"/>
    <w:rsid w:val="77392DC1"/>
    <w:rsid w:val="773B82B3"/>
    <w:rsid w:val="7740B742"/>
    <w:rsid w:val="774601C1"/>
    <w:rsid w:val="774DB7A0"/>
    <w:rsid w:val="7752399A"/>
    <w:rsid w:val="775A0E75"/>
    <w:rsid w:val="77667928"/>
    <w:rsid w:val="776A1BA6"/>
    <w:rsid w:val="776B0A33"/>
    <w:rsid w:val="776B0A8C"/>
    <w:rsid w:val="776E223C"/>
    <w:rsid w:val="7777117C"/>
    <w:rsid w:val="77776BF6"/>
    <w:rsid w:val="77785FA2"/>
    <w:rsid w:val="777FA9C4"/>
    <w:rsid w:val="77800AD2"/>
    <w:rsid w:val="7788C1DC"/>
    <w:rsid w:val="778F77C9"/>
    <w:rsid w:val="778F78C8"/>
    <w:rsid w:val="7791AD47"/>
    <w:rsid w:val="77947E3D"/>
    <w:rsid w:val="7794CED8"/>
    <w:rsid w:val="779543C8"/>
    <w:rsid w:val="77981A9D"/>
    <w:rsid w:val="779B5FEA"/>
    <w:rsid w:val="77A37140"/>
    <w:rsid w:val="77A42C1F"/>
    <w:rsid w:val="77A67B2B"/>
    <w:rsid w:val="77BBB914"/>
    <w:rsid w:val="77BCF408"/>
    <w:rsid w:val="77C1102A"/>
    <w:rsid w:val="77C143FC"/>
    <w:rsid w:val="77C465BE"/>
    <w:rsid w:val="77C49C7F"/>
    <w:rsid w:val="77C9A418"/>
    <w:rsid w:val="77CB4B5F"/>
    <w:rsid w:val="77CFFC98"/>
    <w:rsid w:val="77D0CD60"/>
    <w:rsid w:val="77D183D6"/>
    <w:rsid w:val="77D4D3B9"/>
    <w:rsid w:val="77D73A0B"/>
    <w:rsid w:val="77D971E6"/>
    <w:rsid w:val="77DABDD2"/>
    <w:rsid w:val="77DAEFFC"/>
    <w:rsid w:val="77DB28BB"/>
    <w:rsid w:val="77E05FE9"/>
    <w:rsid w:val="77E0A9FE"/>
    <w:rsid w:val="77E3FF5F"/>
    <w:rsid w:val="77EAED58"/>
    <w:rsid w:val="77EC4C22"/>
    <w:rsid w:val="77EE0963"/>
    <w:rsid w:val="77F8E3C7"/>
    <w:rsid w:val="77F9B2D6"/>
    <w:rsid w:val="7801EA3C"/>
    <w:rsid w:val="780856D6"/>
    <w:rsid w:val="780EB464"/>
    <w:rsid w:val="78100FA1"/>
    <w:rsid w:val="78197294"/>
    <w:rsid w:val="781E30AC"/>
    <w:rsid w:val="7821ADE7"/>
    <w:rsid w:val="78221293"/>
    <w:rsid w:val="78231165"/>
    <w:rsid w:val="782551F0"/>
    <w:rsid w:val="7828F210"/>
    <w:rsid w:val="782C4307"/>
    <w:rsid w:val="783026F3"/>
    <w:rsid w:val="7835F136"/>
    <w:rsid w:val="783DCC28"/>
    <w:rsid w:val="783DE1DE"/>
    <w:rsid w:val="7844D053"/>
    <w:rsid w:val="7846507D"/>
    <w:rsid w:val="784D627A"/>
    <w:rsid w:val="785283EE"/>
    <w:rsid w:val="785B07A3"/>
    <w:rsid w:val="785BDE4A"/>
    <w:rsid w:val="78600F23"/>
    <w:rsid w:val="786274D6"/>
    <w:rsid w:val="7863EFB2"/>
    <w:rsid w:val="787157D5"/>
    <w:rsid w:val="787A1FA5"/>
    <w:rsid w:val="787E2D97"/>
    <w:rsid w:val="7882770F"/>
    <w:rsid w:val="788C4827"/>
    <w:rsid w:val="7893C614"/>
    <w:rsid w:val="7898FD3B"/>
    <w:rsid w:val="78A0B58A"/>
    <w:rsid w:val="78A6B07A"/>
    <w:rsid w:val="78A71A0C"/>
    <w:rsid w:val="78A9559E"/>
    <w:rsid w:val="78ADD30B"/>
    <w:rsid w:val="78B069DF"/>
    <w:rsid w:val="78B1A30D"/>
    <w:rsid w:val="78B9DD53"/>
    <w:rsid w:val="78C458AF"/>
    <w:rsid w:val="78C6576F"/>
    <w:rsid w:val="78D58481"/>
    <w:rsid w:val="78DB082A"/>
    <w:rsid w:val="78DCF129"/>
    <w:rsid w:val="78E72637"/>
    <w:rsid w:val="78E8452E"/>
    <w:rsid w:val="78F5E496"/>
    <w:rsid w:val="78F76117"/>
    <w:rsid w:val="78F919B3"/>
    <w:rsid w:val="78FA3CE9"/>
    <w:rsid w:val="78FCABDF"/>
    <w:rsid w:val="78FCC7C2"/>
    <w:rsid w:val="7901507A"/>
    <w:rsid w:val="790880C3"/>
    <w:rsid w:val="7909E318"/>
    <w:rsid w:val="7913FBBC"/>
    <w:rsid w:val="7914EB15"/>
    <w:rsid w:val="7918D16E"/>
    <w:rsid w:val="79195164"/>
    <w:rsid w:val="791A206F"/>
    <w:rsid w:val="791C41D1"/>
    <w:rsid w:val="791E1F7C"/>
    <w:rsid w:val="79214E3E"/>
    <w:rsid w:val="79239035"/>
    <w:rsid w:val="79283EA0"/>
    <w:rsid w:val="792DC104"/>
    <w:rsid w:val="7931AAE9"/>
    <w:rsid w:val="7937AF4E"/>
    <w:rsid w:val="793AC579"/>
    <w:rsid w:val="793D97F9"/>
    <w:rsid w:val="79460726"/>
    <w:rsid w:val="79478D00"/>
    <w:rsid w:val="794982AB"/>
    <w:rsid w:val="794BD3D2"/>
    <w:rsid w:val="7951E62A"/>
    <w:rsid w:val="795A104D"/>
    <w:rsid w:val="795A9692"/>
    <w:rsid w:val="79657CCB"/>
    <w:rsid w:val="797474EA"/>
    <w:rsid w:val="79766D38"/>
    <w:rsid w:val="797CC87F"/>
    <w:rsid w:val="7989E597"/>
    <w:rsid w:val="798A52EE"/>
    <w:rsid w:val="798ECE82"/>
    <w:rsid w:val="79941DB6"/>
    <w:rsid w:val="799466CD"/>
    <w:rsid w:val="799596F8"/>
    <w:rsid w:val="7995A6F2"/>
    <w:rsid w:val="799802F6"/>
    <w:rsid w:val="79995D79"/>
    <w:rsid w:val="799AD54B"/>
    <w:rsid w:val="799B0977"/>
    <w:rsid w:val="799EA8A0"/>
    <w:rsid w:val="799F5C11"/>
    <w:rsid w:val="79A006C9"/>
    <w:rsid w:val="79A0CFF5"/>
    <w:rsid w:val="79A60F43"/>
    <w:rsid w:val="79A6EF35"/>
    <w:rsid w:val="79B084EF"/>
    <w:rsid w:val="79B0B907"/>
    <w:rsid w:val="79BB190E"/>
    <w:rsid w:val="79BD4810"/>
    <w:rsid w:val="79C1033D"/>
    <w:rsid w:val="79C26287"/>
    <w:rsid w:val="79C4CD46"/>
    <w:rsid w:val="79C8F9B0"/>
    <w:rsid w:val="79CDCE1F"/>
    <w:rsid w:val="79D5F367"/>
    <w:rsid w:val="79DDD70C"/>
    <w:rsid w:val="79EC84CA"/>
    <w:rsid w:val="79F034AD"/>
    <w:rsid w:val="79FA49F8"/>
    <w:rsid w:val="79FE1975"/>
    <w:rsid w:val="79FEED8C"/>
    <w:rsid w:val="7A02DC60"/>
    <w:rsid w:val="7A058642"/>
    <w:rsid w:val="7A06E623"/>
    <w:rsid w:val="7A084189"/>
    <w:rsid w:val="7A0A2C40"/>
    <w:rsid w:val="7A0B3624"/>
    <w:rsid w:val="7A0C2B2B"/>
    <w:rsid w:val="7A10B237"/>
    <w:rsid w:val="7A1264C0"/>
    <w:rsid w:val="7A18497D"/>
    <w:rsid w:val="7A1A31AC"/>
    <w:rsid w:val="7A1B381B"/>
    <w:rsid w:val="7A1BE329"/>
    <w:rsid w:val="7A1DAEE7"/>
    <w:rsid w:val="7A1E88B3"/>
    <w:rsid w:val="7A1F8259"/>
    <w:rsid w:val="7A22F377"/>
    <w:rsid w:val="7A23CD9B"/>
    <w:rsid w:val="7A28E402"/>
    <w:rsid w:val="7A2FDD9E"/>
    <w:rsid w:val="7A35C975"/>
    <w:rsid w:val="7A37CB6A"/>
    <w:rsid w:val="7A3F0AF5"/>
    <w:rsid w:val="7A3F1981"/>
    <w:rsid w:val="7A4189CA"/>
    <w:rsid w:val="7A42BF92"/>
    <w:rsid w:val="7A4401E0"/>
    <w:rsid w:val="7A510758"/>
    <w:rsid w:val="7A57A051"/>
    <w:rsid w:val="7A5829C8"/>
    <w:rsid w:val="7A591AF9"/>
    <w:rsid w:val="7A613891"/>
    <w:rsid w:val="7A615574"/>
    <w:rsid w:val="7A634FE0"/>
    <w:rsid w:val="7A63F420"/>
    <w:rsid w:val="7A75E390"/>
    <w:rsid w:val="7A778582"/>
    <w:rsid w:val="7A7BF496"/>
    <w:rsid w:val="7A83FAE8"/>
    <w:rsid w:val="7A87467A"/>
    <w:rsid w:val="7A8A80A8"/>
    <w:rsid w:val="7A90C8BE"/>
    <w:rsid w:val="7A9A2A4E"/>
    <w:rsid w:val="7AA2E725"/>
    <w:rsid w:val="7AA7507F"/>
    <w:rsid w:val="7AAD7DDC"/>
    <w:rsid w:val="7AB117E6"/>
    <w:rsid w:val="7ABBA540"/>
    <w:rsid w:val="7ABFACF7"/>
    <w:rsid w:val="7AC1C768"/>
    <w:rsid w:val="7AC36AED"/>
    <w:rsid w:val="7ACADBA9"/>
    <w:rsid w:val="7ACCB9C9"/>
    <w:rsid w:val="7ACF7778"/>
    <w:rsid w:val="7AD4D888"/>
    <w:rsid w:val="7AD7EB37"/>
    <w:rsid w:val="7AD8EB2D"/>
    <w:rsid w:val="7AE297F8"/>
    <w:rsid w:val="7AE54E84"/>
    <w:rsid w:val="7AE54ECE"/>
    <w:rsid w:val="7AE9CBAD"/>
    <w:rsid w:val="7AF0C3D4"/>
    <w:rsid w:val="7AF397AC"/>
    <w:rsid w:val="7AF5DC76"/>
    <w:rsid w:val="7AFC4962"/>
    <w:rsid w:val="7AFC5C3F"/>
    <w:rsid w:val="7B0552B8"/>
    <w:rsid w:val="7B056203"/>
    <w:rsid w:val="7B0FB45A"/>
    <w:rsid w:val="7B12983C"/>
    <w:rsid w:val="7B17E298"/>
    <w:rsid w:val="7B196004"/>
    <w:rsid w:val="7B1ACAD0"/>
    <w:rsid w:val="7B1D1408"/>
    <w:rsid w:val="7B1D4631"/>
    <w:rsid w:val="7B2639D3"/>
    <w:rsid w:val="7B355CE5"/>
    <w:rsid w:val="7B3FFD94"/>
    <w:rsid w:val="7B45DFE8"/>
    <w:rsid w:val="7B509211"/>
    <w:rsid w:val="7B558538"/>
    <w:rsid w:val="7B578219"/>
    <w:rsid w:val="7B61E2FB"/>
    <w:rsid w:val="7B6D72E4"/>
    <w:rsid w:val="7B77507E"/>
    <w:rsid w:val="7B78A216"/>
    <w:rsid w:val="7B7A86A9"/>
    <w:rsid w:val="7B7F9977"/>
    <w:rsid w:val="7B801627"/>
    <w:rsid w:val="7B84874D"/>
    <w:rsid w:val="7B8745B1"/>
    <w:rsid w:val="7B92B792"/>
    <w:rsid w:val="7B9A47C9"/>
    <w:rsid w:val="7B9B9A32"/>
    <w:rsid w:val="7B9BAE9E"/>
    <w:rsid w:val="7B9C8D71"/>
    <w:rsid w:val="7BA44B6C"/>
    <w:rsid w:val="7BA7E550"/>
    <w:rsid w:val="7BAEB719"/>
    <w:rsid w:val="7BB540CC"/>
    <w:rsid w:val="7BD0042D"/>
    <w:rsid w:val="7BD4AFD2"/>
    <w:rsid w:val="7BD72DD9"/>
    <w:rsid w:val="7BDAC43B"/>
    <w:rsid w:val="7BE42E5D"/>
    <w:rsid w:val="7BEBC036"/>
    <w:rsid w:val="7BEC4A51"/>
    <w:rsid w:val="7BED3AE4"/>
    <w:rsid w:val="7BF58D55"/>
    <w:rsid w:val="7C1134FA"/>
    <w:rsid w:val="7C1B4F6D"/>
    <w:rsid w:val="7C1FAAA8"/>
    <w:rsid w:val="7C23B075"/>
    <w:rsid w:val="7C254C55"/>
    <w:rsid w:val="7C2783C5"/>
    <w:rsid w:val="7C2A1858"/>
    <w:rsid w:val="7C2DBFD5"/>
    <w:rsid w:val="7C2DFB68"/>
    <w:rsid w:val="7C2FB7D6"/>
    <w:rsid w:val="7C358D47"/>
    <w:rsid w:val="7C37BC21"/>
    <w:rsid w:val="7C38286E"/>
    <w:rsid w:val="7C3EB3A1"/>
    <w:rsid w:val="7C406BD0"/>
    <w:rsid w:val="7C40798B"/>
    <w:rsid w:val="7C41AF61"/>
    <w:rsid w:val="7C4607F8"/>
    <w:rsid w:val="7C472F3A"/>
    <w:rsid w:val="7C4929E1"/>
    <w:rsid w:val="7C4C5A5D"/>
    <w:rsid w:val="7C4E06C7"/>
    <w:rsid w:val="7C4FFC15"/>
    <w:rsid w:val="7C50819D"/>
    <w:rsid w:val="7C53CE7E"/>
    <w:rsid w:val="7C5A80A2"/>
    <w:rsid w:val="7C5B961F"/>
    <w:rsid w:val="7C5DE1DD"/>
    <w:rsid w:val="7C6476EB"/>
    <w:rsid w:val="7C6E6323"/>
    <w:rsid w:val="7C73BFDA"/>
    <w:rsid w:val="7C76D323"/>
    <w:rsid w:val="7C7B0C41"/>
    <w:rsid w:val="7C864058"/>
    <w:rsid w:val="7C899C2E"/>
    <w:rsid w:val="7C8EA3CA"/>
    <w:rsid w:val="7C914578"/>
    <w:rsid w:val="7C994B08"/>
    <w:rsid w:val="7C9A6FBD"/>
    <w:rsid w:val="7C9BCD3D"/>
    <w:rsid w:val="7C9F7F34"/>
    <w:rsid w:val="7CB16B65"/>
    <w:rsid w:val="7CB4C512"/>
    <w:rsid w:val="7CC6A7A1"/>
    <w:rsid w:val="7CC7E93A"/>
    <w:rsid w:val="7CC869F9"/>
    <w:rsid w:val="7CCA1A31"/>
    <w:rsid w:val="7CDE2392"/>
    <w:rsid w:val="7CDF3D63"/>
    <w:rsid w:val="7CE385E4"/>
    <w:rsid w:val="7CE55A0C"/>
    <w:rsid w:val="7CF020F7"/>
    <w:rsid w:val="7CF088B7"/>
    <w:rsid w:val="7CF31B07"/>
    <w:rsid w:val="7CFB5D50"/>
    <w:rsid w:val="7CFD6E52"/>
    <w:rsid w:val="7CFF90E1"/>
    <w:rsid w:val="7D0424BD"/>
    <w:rsid w:val="7D0475B4"/>
    <w:rsid w:val="7D10E14B"/>
    <w:rsid w:val="7D117815"/>
    <w:rsid w:val="7D16FAA0"/>
    <w:rsid w:val="7D185237"/>
    <w:rsid w:val="7D1CC9AF"/>
    <w:rsid w:val="7D1D196F"/>
    <w:rsid w:val="7D200B08"/>
    <w:rsid w:val="7D21A11C"/>
    <w:rsid w:val="7D30F865"/>
    <w:rsid w:val="7D3685C0"/>
    <w:rsid w:val="7D3CE7CB"/>
    <w:rsid w:val="7D424E9B"/>
    <w:rsid w:val="7D447247"/>
    <w:rsid w:val="7D44C99D"/>
    <w:rsid w:val="7D44EF00"/>
    <w:rsid w:val="7D508D1A"/>
    <w:rsid w:val="7D5D8520"/>
    <w:rsid w:val="7D5F5AB9"/>
    <w:rsid w:val="7D6299C0"/>
    <w:rsid w:val="7D62BA4B"/>
    <w:rsid w:val="7D661AC5"/>
    <w:rsid w:val="7D68D6E4"/>
    <w:rsid w:val="7D6E167D"/>
    <w:rsid w:val="7D6F175A"/>
    <w:rsid w:val="7D7008F4"/>
    <w:rsid w:val="7D80D0B8"/>
    <w:rsid w:val="7D8334DF"/>
    <w:rsid w:val="7D8FB592"/>
    <w:rsid w:val="7DA0C951"/>
    <w:rsid w:val="7DA1A4D8"/>
    <w:rsid w:val="7DA289F1"/>
    <w:rsid w:val="7DA9218B"/>
    <w:rsid w:val="7DB2DBE8"/>
    <w:rsid w:val="7DB89ED2"/>
    <w:rsid w:val="7DC084BC"/>
    <w:rsid w:val="7DC7734C"/>
    <w:rsid w:val="7DCBB631"/>
    <w:rsid w:val="7DCF43F2"/>
    <w:rsid w:val="7DD1A026"/>
    <w:rsid w:val="7DE10545"/>
    <w:rsid w:val="7DE6818A"/>
    <w:rsid w:val="7DEB278C"/>
    <w:rsid w:val="7DF30BB6"/>
    <w:rsid w:val="7DFA5CC4"/>
    <w:rsid w:val="7DFA7A25"/>
    <w:rsid w:val="7DFD5B62"/>
    <w:rsid w:val="7DFD7417"/>
    <w:rsid w:val="7E029A6F"/>
    <w:rsid w:val="7E0B09A6"/>
    <w:rsid w:val="7E12448A"/>
    <w:rsid w:val="7E1355DB"/>
    <w:rsid w:val="7E150871"/>
    <w:rsid w:val="7E179CC1"/>
    <w:rsid w:val="7E1E583A"/>
    <w:rsid w:val="7E206A6A"/>
    <w:rsid w:val="7E250EEB"/>
    <w:rsid w:val="7E2A5E9E"/>
    <w:rsid w:val="7E36A600"/>
    <w:rsid w:val="7E39827D"/>
    <w:rsid w:val="7E3BB224"/>
    <w:rsid w:val="7E3D677C"/>
    <w:rsid w:val="7E3F8612"/>
    <w:rsid w:val="7E4B8FB5"/>
    <w:rsid w:val="7E4BD34F"/>
    <w:rsid w:val="7E4C66DF"/>
    <w:rsid w:val="7E4FF5B7"/>
    <w:rsid w:val="7E5687B0"/>
    <w:rsid w:val="7E5B4D01"/>
    <w:rsid w:val="7E61DA06"/>
    <w:rsid w:val="7E636A9C"/>
    <w:rsid w:val="7E63708C"/>
    <w:rsid w:val="7E6948DF"/>
    <w:rsid w:val="7E6AD763"/>
    <w:rsid w:val="7E6BC7F3"/>
    <w:rsid w:val="7E6E4AC1"/>
    <w:rsid w:val="7E6F7C6E"/>
    <w:rsid w:val="7E716B3C"/>
    <w:rsid w:val="7E72CB38"/>
    <w:rsid w:val="7E74370E"/>
    <w:rsid w:val="7E782F1B"/>
    <w:rsid w:val="7E7A35A8"/>
    <w:rsid w:val="7E7D7661"/>
    <w:rsid w:val="7E825F8A"/>
    <w:rsid w:val="7E8B0077"/>
    <w:rsid w:val="7E90F50F"/>
    <w:rsid w:val="7E984982"/>
    <w:rsid w:val="7E9C6DBF"/>
    <w:rsid w:val="7EA2CE23"/>
    <w:rsid w:val="7EABEB0E"/>
    <w:rsid w:val="7EAE080E"/>
    <w:rsid w:val="7EB401DE"/>
    <w:rsid w:val="7EBD2ABB"/>
    <w:rsid w:val="7EC069B1"/>
    <w:rsid w:val="7EC316F3"/>
    <w:rsid w:val="7ECE7D67"/>
    <w:rsid w:val="7ECF8970"/>
    <w:rsid w:val="7ED01C0D"/>
    <w:rsid w:val="7ED0A02B"/>
    <w:rsid w:val="7ED38EBC"/>
    <w:rsid w:val="7ED3DAB3"/>
    <w:rsid w:val="7ED76D01"/>
    <w:rsid w:val="7EDAB62F"/>
    <w:rsid w:val="7EDF6E9C"/>
    <w:rsid w:val="7EE3B9AF"/>
    <w:rsid w:val="7EE412FD"/>
    <w:rsid w:val="7EE979EF"/>
    <w:rsid w:val="7EF0EC29"/>
    <w:rsid w:val="7EF5289E"/>
    <w:rsid w:val="7EF76460"/>
    <w:rsid w:val="7EFA428D"/>
    <w:rsid w:val="7EFC5154"/>
    <w:rsid w:val="7F017291"/>
    <w:rsid w:val="7F01D5CE"/>
    <w:rsid w:val="7F06C2C5"/>
    <w:rsid w:val="7F08377C"/>
    <w:rsid w:val="7F085642"/>
    <w:rsid w:val="7F1C3B3E"/>
    <w:rsid w:val="7F1F346F"/>
    <w:rsid w:val="7F1F997C"/>
    <w:rsid w:val="7F2E2A99"/>
    <w:rsid w:val="7F3D4F5A"/>
    <w:rsid w:val="7F415C92"/>
    <w:rsid w:val="7F45C469"/>
    <w:rsid w:val="7F485D9D"/>
    <w:rsid w:val="7F4F33A3"/>
    <w:rsid w:val="7F533A30"/>
    <w:rsid w:val="7F585409"/>
    <w:rsid w:val="7F5BB89F"/>
    <w:rsid w:val="7F5C729C"/>
    <w:rsid w:val="7F683501"/>
    <w:rsid w:val="7F68A953"/>
    <w:rsid w:val="7F6AD40C"/>
    <w:rsid w:val="7F713C33"/>
    <w:rsid w:val="7F78FF9B"/>
    <w:rsid w:val="7F7A8B5A"/>
    <w:rsid w:val="7F7AC0A2"/>
    <w:rsid w:val="7F7AC537"/>
    <w:rsid w:val="7F7DB72D"/>
    <w:rsid w:val="7F7DC137"/>
    <w:rsid w:val="7F7E5BF0"/>
    <w:rsid w:val="7F8001FE"/>
    <w:rsid w:val="7F81F295"/>
    <w:rsid w:val="7F904202"/>
    <w:rsid w:val="7F91D8FC"/>
    <w:rsid w:val="7F99145D"/>
    <w:rsid w:val="7FA3C91B"/>
    <w:rsid w:val="7FAD6F1D"/>
    <w:rsid w:val="7FB01998"/>
    <w:rsid w:val="7FB3DD4D"/>
    <w:rsid w:val="7FB90A29"/>
    <w:rsid w:val="7FBB1398"/>
    <w:rsid w:val="7FBBD29D"/>
    <w:rsid w:val="7FBE40C5"/>
    <w:rsid w:val="7FC26E29"/>
    <w:rsid w:val="7FC4EF05"/>
    <w:rsid w:val="7FCDED3A"/>
    <w:rsid w:val="7FCF63B8"/>
    <w:rsid w:val="7FCFE1D1"/>
    <w:rsid w:val="7FD71B52"/>
    <w:rsid w:val="7FDADE5D"/>
    <w:rsid w:val="7FDB8E19"/>
    <w:rsid w:val="7FDD2EA7"/>
    <w:rsid w:val="7FE44E52"/>
    <w:rsid w:val="7FE663F0"/>
    <w:rsid w:val="7FEB2141"/>
    <w:rsid w:val="7FF296BF"/>
    <w:rsid w:val="7FF2B762"/>
    <w:rsid w:val="7FF4B4D8"/>
    <w:rsid w:val="7FFC9EB5"/>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D2F1D2"/>
  <w15:chartTrackingRefBased/>
  <w15:docId w15:val="{15C768F3-286E-463E-B49E-CC7B79CE6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09ED"/>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7DFA5CC4"/>
    <w:pPr>
      <w:spacing w:after="0"/>
      <w:outlineLvl w:val="3"/>
    </w:pPr>
    <w:rPr>
      <w:rFonts w:eastAsiaTheme="majorEastAsia" w:cstheme="majorBidi"/>
      <w:b/>
      <w:bCs/>
    </w:rPr>
  </w:style>
  <w:style w:type="paragraph" w:styleId="Heading5">
    <w:name w:val="heading 5"/>
    <w:basedOn w:val="Normal"/>
    <w:next w:val="Normal"/>
    <w:link w:val="Heading5Char"/>
    <w:uiPriority w:val="9"/>
    <w:unhideWhenUsed/>
    <w:qFormat/>
    <w:rsid w:val="00896CBC"/>
    <w:pPr>
      <w:keepNext/>
      <w:keepLines/>
      <w:spacing w:before="80" w:after="40"/>
      <w:ind w:firstLine="720"/>
      <w:outlineLvl w:val="4"/>
    </w:pPr>
    <w:rPr>
      <w:rFonts w:eastAsia="Aptos"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7DFA5CC4"/>
    <w:rPr>
      <w:rFonts w:asciiTheme="minorHAnsi" w:eastAsiaTheme="majorEastAsia" w:hAnsiTheme="minorHAnsi" w:cstheme="majorBidi"/>
      <w:b/>
      <w:bCs/>
      <w:i w:val="0"/>
      <w:iCs w:val="0"/>
      <w:noProof w:val="0"/>
      <w:color w:val="auto"/>
      <w:sz w:val="24"/>
      <w:szCs w:val="24"/>
      <w:u w:val="none"/>
      <w:lang w:val="en-GB"/>
    </w:rPr>
  </w:style>
  <w:style w:type="character" w:customStyle="1" w:styleId="Heading5Char">
    <w:name w:val="Heading 5 Char"/>
    <w:basedOn w:val="DefaultParagraphFont"/>
    <w:link w:val="Heading5"/>
    <w:uiPriority w:val="9"/>
    <w:rsid w:val="00896CBC"/>
    <w:rPr>
      <w:rFonts w:eastAsia="Aptos"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7DFA5CC4"/>
    <w:pPr>
      <w:ind w:left="720"/>
      <w:contextualSpacing/>
    </w:pPr>
  </w:style>
  <w:style w:type="character" w:styleId="Hyperlink">
    <w:name w:val="Hyperlink"/>
    <w:basedOn w:val="DefaultParagraphFont"/>
    <w:uiPriority w:val="99"/>
    <w:unhideWhenUsed/>
    <w:rsid w:val="7DFA5CC4"/>
    <w:rPr>
      <w:color w:val="467886"/>
      <w:u w:val="single"/>
    </w:rPr>
  </w:style>
  <w:style w:type="paragraph" w:styleId="Revision">
    <w:name w:val="Revision"/>
    <w:hidden/>
    <w:uiPriority w:val="99"/>
    <w:semiHidden/>
    <w:rsid w:val="008F2B3B"/>
    <w:pPr>
      <w:spacing w:after="0" w:line="240" w:lineRule="auto"/>
    </w:pPr>
  </w:style>
  <w:style w:type="paragraph" w:styleId="Header">
    <w:name w:val="header"/>
    <w:basedOn w:val="Normal"/>
    <w:link w:val="HeaderChar"/>
    <w:uiPriority w:val="99"/>
    <w:unhideWhenUsed/>
    <w:rsid w:val="005A4A43"/>
    <w:pPr>
      <w:tabs>
        <w:tab w:val="center" w:pos="4513"/>
        <w:tab w:val="right" w:pos="9026"/>
      </w:tabs>
      <w:spacing w:after="0" w:line="240" w:lineRule="auto"/>
    </w:pPr>
  </w:style>
  <w:style w:type="character" w:customStyle="1" w:styleId="HeaderChar">
    <w:name w:val="Header Char"/>
    <w:basedOn w:val="DefaultParagraphFont"/>
    <w:link w:val="Header"/>
    <w:uiPriority w:val="99"/>
    <w:rsid w:val="005A4A43"/>
  </w:style>
  <w:style w:type="paragraph" w:styleId="Footer">
    <w:name w:val="footer"/>
    <w:basedOn w:val="Normal"/>
    <w:link w:val="FooterChar"/>
    <w:uiPriority w:val="99"/>
    <w:unhideWhenUsed/>
    <w:rsid w:val="005A4A43"/>
    <w:pPr>
      <w:tabs>
        <w:tab w:val="center" w:pos="4513"/>
        <w:tab w:val="right" w:pos="9026"/>
      </w:tabs>
      <w:spacing w:after="0" w:line="240" w:lineRule="auto"/>
    </w:pPr>
  </w:style>
  <w:style w:type="character" w:customStyle="1" w:styleId="FooterChar">
    <w:name w:val="Footer Char"/>
    <w:basedOn w:val="DefaultParagraphFont"/>
    <w:link w:val="Footer"/>
    <w:uiPriority w:val="99"/>
    <w:rsid w:val="005A4A43"/>
  </w:style>
  <w:style w:type="character" w:styleId="UnresolvedMention">
    <w:name w:val="Unresolved Mention"/>
    <w:basedOn w:val="DefaultParagraphFont"/>
    <w:uiPriority w:val="99"/>
    <w:semiHidden/>
    <w:unhideWhenUsed/>
    <w:rsid w:val="005A4A43"/>
    <w:rPr>
      <w:color w:val="605E5C"/>
      <w:shd w:val="clear" w:color="auto" w:fill="E1DFDD"/>
    </w:rPr>
  </w:style>
  <w:style w:type="paragraph" w:styleId="FootnoteText">
    <w:name w:val="footnote text"/>
    <w:basedOn w:val="Normal"/>
    <w:link w:val="FootnoteTextChar"/>
    <w:uiPriority w:val="99"/>
    <w:semiHidden/>
    <w:unhideWhenUsed/>
    <w:rsid w:val="00172FB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72FBB"/>
    <w:rPr>
      <w:sz w:val="20"/>
      <w:szCs w:val="20"/>
    </w:rPr>
  </w:style>
  <w:style w:type="character" w:styleId="FootnoteReference">
    <w:name w:val="footnote reference"/>
    <w:basedOn w:val="DefaultParagraphFont"/>
    <w:uiPriority w:val="99"/>
    <w:semiHidden/>
    <w:unhideWhenUsed/>
    <w:rsid w:val="00172FBB"/>
    <w:rPr>
      <w:vertAlign w:val="superscript"/>
    </w:rPr>
  </w:style>
  <w:style w:type="character" w:styleId="FollowedHyperlink">
    <w:name w:val="FollowedHyperlink"/>
    <w:basedOn w:val="DefaultParagraphFont"/>
    <w:uiPriority w:val="99"/>
    <w:semiHidden/>
    <w:unhideWhenUsed/>
    <w:rsid w:val="00C2354A"/>
    <w:rPr>
      <w:color w:val="96607D" w:themeColor="followedHyperlink"/>
      <w:u w:val="single"/>
    </w:rPr>
  </w:style>
  <w:style w:type="paragraph" w:styleId="TOC1">
    <w:name w:val="toc 1"/>
    <w:basedOn w:val="Normal"/>
    <w:next w:val="Normal"/>
    <w:uiPriority w:val="39"/>
    <w:unhideWhenUsed/>
    <w:rsid w:val="1898712A"/>
    <w:pPr>
      <w:spacing w:after="100"/>
    </w:pPr>
  </w:style>
  <w:style w:type="paragraph" w:styleId="TOC2">
    <w:name w:val="toc 2"/>
    <w:basedOn w:val="Normal"/>
    <w:next w:val="Normal"/>
    <w:uiPriority w:val="39"/>
    <w:unhideWhenUsed/>
    <w:rsid w:val="1898712A"/>
    <w:pPr>
      <w:spacing w:after="100"/>
      <w:ind w:left="220"/>
    </w:pPr>
  </w:style>
  <w:style w:type="paragraph" w:styleId="TOC3">
    <w:name w:val="toc 3"/>
    <w:basedOn w:val="Normal"/>
    <w:next w:val="Normal"/>
    <w:uiPriority w:val="39"/>
    <w:unhideWhenUsed/>
    <w:rsid w:val="1898712A"/>
    <w:pPr>
      <w:spacing w:after="100"/>
      <w:ind w:left="440"/>
    </w:pPr>
  </w:style>
  <w:style w:type="paragraph" w:styleId="TOC4">
    <w:name w:val="toc 4"/>
    <w:basedOn w:val="Normal"/>
    <w:next w:val="Normal"/>
    <w:uiPriority w:val="39"/>
    <w:unhideWhenUsed/>
    <w:rsid w:val="1898712A"/>
    <w:pPr>
      <w:spacing w:after="100"/>
      <w:ind w:left="660"/>
    </w:pPr>
  </w:style>
  <w:style w:type="paragraph" w:styleId="TOC5">
    <w:name w:val="toc 5"/>
    <w:basedOn w:val="Normal"/>
    <w:next w:val="Normal"/>
    <w:uiPriority w:val="39"/>
    <w:unhideWhenUsed/>
    <w:rsid w:val="1898712A"/>
    <w:pPr>
      <w:spacing w:after="100"/>
      <w:ind w:left="880"/>
    </w:p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EndnoteText">
    <w:name w:val="endnote text"/>
    <w:basedOn w:val="Normal"/>
    <w:link w:val="EndnoteTextChar"/>
    <w:uiPriority w:val="99"/>
    <w:semiHidden/>
    <w:unhideWhenUsed/>
    <w:rsid w:val="00FB5C7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B5C74"/>
    <w:rPr>
      <w:sz w:val="20"/>
      <w:szCs w:val="20"/>
    </w:rPr>
  </w:style>
  <w:style w:type="character" w:styleId="EndnoteReference">
    <w:name w:val="endnote reference"/>
    <w:basedOn w:val="DefaultParagraphFont"/>
    <w:uiPriority w:val="99"/>
    <w:semiHidden/>
    <w:unhideWhenUsed/>
    <w:rsid w:val="00FB5C74"/>
    <w:rPr>
      <w:vertAlign w:val="superscript"/>
    </w:rPr>
  </w:style>
  <w:style w:type="character" w:styleId="PlaceholderText">
    <w:name w:val="Placeholder Text"/>
    <w:basedOn w:val="DefaultParagraphFont"/>
    <w:uiPriority w:val="99"/>
    <w:semiHidden/>
    <w:rsid w:val="00A171D8"/>
    <w:rPr>
      <w:color w:val="666666"/>
    </w:rPr>
  </w:style>
  <w:style w:type="paragraph" w:styleId="CommentSubject">
    <w:name w:val="annotation subject"/>
    <w:basedOn w:val="CommentText"/>
    <w:next w:val="CommentText"/>
    <w:link w:val="CommentSubjectChar"/>
    <w:uiPriority w:val="99"/>
    <w:semiHidden/>
    <w:unhideWhenUsed/>
    <w:rsid w:val="00F662A0"/>
    <w:rPr>
      <w:b/>
      <w:bCs/>
    </w:rPr>
  </w:style>
  <w:style w:type="character" w:customStyle="1" w:styleId="CommentSubjectChar">
    <w:name w:val="Comment Subject Char"/>
    <w:basedOn w:val="CommentTextChar"/>
    <w:link w:val="CommentSubject"/>
    <w:uiPriority w:val="99"/>
    <w:semiHidden/>
    <w:rsid w:val="00F662A0"/>
    <w:rPr>
      <w:b/>
      <w:bCs/>
      <w:sz w:val="20"/>
      <w:szCs w:val="20"/>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ption">
    <w:name w:val="caption"/>
    <w:basedOn w:val="Normal"/>
    <w:next w:val="Normal"/>
    <w:uiPriority w:val="35"/>
    <w:unhideWhenUsed/>
    <w:qFormat/>
    <w:rsid w:val="73805CC3"/>
    <w:pPr>
      <w:spacing w:after="200" w:line="240" w:lineRule="auto"/>
      <w:ind w:left="720" w:right="1080"/>
    </w:pPr>
    <w:rPr>
      <w:color w:val="0E2841" w:themeColor="text2"/>
      <w:sz w:val="20"/>
      <w:szCs w:val="20"/>
    </w:rPr>
  </w:style>
  <w:style w:type="character" w:styleId="Mention">
    <w:name w:val="Mention"/>
    <w:basedOn w:val="DefaultParagraphFont"/>
    <w:uiPriority w:val="99"/>
    <w:unhideWhenUsed/>
    <w:rsid w:val="008A1281"/>
    <w:rPr>
      <w:color w:val="2B579A"/>
      <w:shd w:val="clear" w:color="auto" w:fill="E1DFDD"/>
    </w:rPr>
  </w:style>
  <w:style w:type="paragraph" w:styleId="TOC6">
    <w:name w:val="toc 6"/>
    <w:basedOn w:val="Normal"/>
    <w:next w:val="Normal"/>
    <w:autoRedefine/>
    <w:uiPriority w:val="39"/>
    <w:unhideWhenUsed/>
    <w:rsid w:val="006628CE"/>
    <w:pPr>
      <w:spacing w:after="100" w:line="278" w:lineRule="auto"/>
      <w:ind w:left="1200"/>
    </w:pPr>
    <w:rPr>
      <w:kern w:val="2"/>
      <w:lang w:eastAsia="en-GB"/>
      <w14:ligatures w14:val="standardContextual"/>
    </w:rPr>
  </w:style>
  <w:style w:type="paragraph" w:styleId="TOC7">
    <w:name w:val="toc 7"/>
    <w:basedOn w:val="Normal"/>
    <w:next w:val="Normal"/>
    <w:autoRedefine/>
    <w:uiPriority w:val="39"/>
    <w:unhideWhenUsed/>
    <w:rsid w:val="006628CE"/>
    <w:pPr>
      <w:spacing w:after="100" w:line="278" w:lineRule="auto"/>
      <w:ind w:left="1440"/>
    </w:pPr>
    <w:rPr>
      <w:kern w:val="2"/>
      <w:lang w:eastAsia="en-GB"/>
      <w14:ligatures w14:val="standardContextual"/>
    </w:rPr>
  </w:style>
  <w:style w:type="paragraph" w:styleId="TOC8">
    <w:name w:val="toc 8"/>
    <w:basedOn w:val="Normal"/>
    <w:next w:val="Normal"/>
    <w:autoRedefine/>
    <w:uiPriority w:val="39"/>
    <w:unhideWhenUsed/>
    <w:rsid w:val="006628CE"/>
    <w:pPr>
      <w:spacing w:after="100" w:line="278" w:lineRule="auto"/>
      <w:ind w:left="1680"/>
    </w:pPr>
    <w:rPr>
      <w:kern w:val="2"/>
      <w:lang w:eastAsia="en-GB"/>
      <w14:ligatures w14:val="standardContextual"/>
    </w:rPr>
  </w:style>
  <w:style w:type="paragraph" w:styleId="TOC9">
    <w:name w:val="toc 9"/>
    <w:basedOn w:val="Normal"/>
    <w:next w:val="Normal"/>
    <w:autoRedefine/>
    <w:uiPriority w:val="39"/>
    <w:unhideWhenUsed/>
    <w:rsid w:val="006628CE"/>
    <w:pPr>
      <w:spacing w:after="100" w:line="278" w:lineRule="auto"/>
      <w:ind w:left="1920"/>
    </w:pPr>
    <w:rPr>
      <w:kern w:val="2"/>
      <w:lang w:eastAsia="en-GB"/>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90">
      <w:marLeft w:val="640"/>
      <w:marRight w:val="0"/>
      <w:marTop w:val="0"/>
      <w:marBottom w:val="0"/>
      <w:divBdr>
        <w:top w:val="none" w:sz="0" w:space="0" w:color="auto"/>
        <w:left w:val="none" w:sz="0" w:space="0" w:color="auto"/>
        <w:bottom w:val="none" w:sz="0" w:space="0" w:color="auto"/>
        <w:right w:val="none" w:sz="0" w:space="0" w:color="auto"/>
      </w:divBdr>
    </w:div>
    <w:div w:id="84757">
      <w:marLeft w:val="640"/>
      <w:marRight w:val="0"/>
      <w:marTop w:val="0"/>
      <w:marBottom w:val="0"/>
      <w:divBdr>
        <w:top w:val="none" w:sz="0" w:space="0" w:color="auto"/>
        <w:left w:val="none" w:sz="0" w:space="0" w:color="auto"/>
        <w:bottom w:val="none" w:sz="0" w:space="0" w:color="auto"/>
        <w:right w:val="none" w:sz="0" w:space="0" w:color="auto"/>
      </w:divBdr>
    </w:div>
    <w:div w:id="86534">
      <w:marLeft w:val="640"/>
      <w:marRight w:val="0"/>
      <w:marTop w:val="0"/>
      <w:marBottom w:val="0"/>
      <w:divBdr>
        <w:top w:val="none" w:sz="0" w:space="0" w:color="auto"/>
        <w:left w:val="none" w:sz="0" w:space="0" w:color="auto"/>
        <w:bottom w:val="none" w:sz="0" w:space="0" w:color="auto"/>
        <w:right w:val="none" w:sz="0" w:space="0" w:color="auto"/>
      </w:divBdr>
    </w:div>
    <w:div w:id="159937">
      <w:marLeft w:val="640"/>
      <w:marRight w:val="0"/>
      <w:marTop w:val="0"/>
      <w:marBottom w:val="0"/>
      <w:divBdr>
        <w:top w:val="none" w:sz="0" w:space="0" w:color="auto"/>
        <w:left w:val="none" w:sz="0" w:space="0" w:color="auto"/>
        <w:bottom w:val="none" w:sz="0" w:space="0" w:color="auto"/>
        <w:right w:val="none" w:sz="0" w:space="0" w:color="auto"/>
      </w:divBdr>
    </w:div>
    <w:div w:id="278092">
      <w:marLeft w:val="640"/>
      <w:marRight w:val="0"/>
      <w:marTop w:val="0"/>
      <w:marBottom w:val="0"/>
      <w:divBdr>
        <w:top w:val="none" w:sz="0" w:space="0" w:color="auto"/>
        <w:left w:val="none" w:sz="0" w:space="0" w:color="auto"/>
        <w:bottom w:val="none" w:sz="0" w:space="0" w:color="auto"/>
        <w:right w:val="none" w:sz="0" w:space="0" w:color="auto"/>
      </w:divBdr>
    </w:div>
    <w:div w:id="394815">
      <w:marLeft w:val="640"/>
      <w:marRight w:val="0"/>
      <w:marTop w:val="0"/>
      <w:marBottom w:val="0"/>
      <w:divBdr>
        <w:top w:val="none" w:sz="0" w:space="0" w:color="auto"/>
        <w:left w:val="none" w:sz="0" w:space="0" w:color="auto"/>
        <w:bottom w:val="none" w:sz="0" w:space="0" w:color="auto"/>
        <w:right w:val="none" w:sz="0" w:space="0" w:color="auto"/>
      </w:divBdr>
    </w:div>
    <w:div w:id="400134">
      <w:marLeft w:val="640"/>
      <w:marRight w:val="0"/>
      <w:marTop w:val="0"/>
      <w:marBottom w:val="0"/>
      <w:divBdr>
        <w:top w:val="none" w:sz="0" w:space="0" w:color="auto"/>
        <w:left w:val="none" w:sz="0" w:space="0" w:color="auto"/>
        <w:bottom w:val="none" w:sz="0" w:space="0" w:color="auto"/>
        <w:right w:val="none" w:sz="0" w:space="0" w:color="auto"/>
      </w:divBdr>
    </w:div>
    <w:div w:id="400210">
      <w:marLeft w:val="640"/>
      <w:marRight w:val="0"/>
      <w:marTop w:val="0"/>
      <w:marBottom w:val="0"/>
      <w:divBdr>
        <w:top w:val="none" w:sz="0" w:space="0" w:color="auto"/>
        <w:left w:val="none" w:sz="0" w:space="0" w:color="auto"/>
        <w:bottom w:val="none" w:sz="0" w:space="0" w:color="auto"/>
        <w:right w:val="none" w:sz="0" w:space="0" w:color="auto"/>
      </w:divBdr>
    </w:div>
    <w:div w:id="470962">
      <w:marLeft w:val="640"/>
      <w:marRight w:val="0"/>
      <w:marTop w:val="0"/>
      <w:marBottom w:val="0"/>
      <w:divBdr>
        <w:top w:val="none" w:sz="0" w:space="0" w:color="auto"/>
        <w:left w:val="none" w:sz="0" w:space="0" w:color="auto"/>
        <w:bottom w:val="none" w:sz="0" w:space="0" w:color="auto"/>
        <w:right w:val="none" w:sz="0" w:space="0" w:color="auto"/>
      </w:divBdr>
    </w:div>
    <w:div w:id="475443">
      <w:marLeft w:val="640"/>
      <w:marRight w:val="0"/>
      <w:marTop w:val="0"/>
      <w:marBottom w:val="0"/>
      <w:divBdr>
        <w:top w:val="none" w:sz="0" w:space="0" w:color="auto"/>
        <w:left w:val="none" w:sz="0" w:space="0" w:color="auto"/>
        <w:bottom w:val="none" w:sz="0" w:space="0" w:color="auto"/>
        <w:right w:val="none" w:sz="0" w:space="0" w:color="auto"/>
      </w:divBdr>
    </w:div>
    <w:div w:id="475525">
      <w:marLeft w:val="640"/>
      <w:marRight w:val="0"/>
      <w:marTop w:val="0"/>
      <w:marBottom w:val="0"/>
      <w:divBdr>
        <w:top w:val="none" w:sz="0" w:space="0" w:color="auto"/>
        <w:left w:val="none" w:sz="0" w:space="0" w:color="auto"/>
        <w:bottom w:val="none" w:sz="0" w:space="0" w:color="auto"/>
        <w:right w:val="none" w:sz="0" w:space="0" w:color="auto"/>
      </w:divBdr>
    </w:div>
    <w:div w:id="548515">
      <w:marLeft w:val="640"/>
      <w:marRight w:val="0"/>
      <w:marTop w:val="0"/>
      <w:marBottom w:val="0"/>
      <w:divBdr>
        <w:top w:val="none" w:sz="0" w:space="0" w:color="auto"/>
        <w:left w:val="none" w:sz="0" w:space="0" w:color="auto"/>
        <w:bottom w:val="none" w:sz="0" w:space="0" w:color="auto"/>
        <w:right w:val="none" w:sz="0" w:space="0" w:color="auto"/>
      </w:divBdr>
    </w:div>
    <w:div w:id="621795">
      <w:marLeft w:val="640"/>
      <w:marRight w:val="0"/>
      <w:marTop w:val="0"/>
      <w:marBottom w:val="0"/>
      <w:divBdr>
        <w:top w:val="none" w:sz="0" w:space="0" w:color="auto"/>
        <w:left w:val="none" w:sz="0" w:space="0" w:color="auto"/>
        <w:bottom w:val="none" w:sz="0" w:space="0" w:color="auto"/>
        <w:right w:val="none" w:sz="0" w:space="0" w:color="auto"/>
      </w:divBdr>
    </w:div>
    <w:div w:id="662768">
      <w:marLeft w:val="640"/>
      <w:marRight w:val="0"/>
      <w:marTop w:val="0"/>
      <w:marBottom w:val="0"/>
      <w:divBdr>
        <w:top w:val="none" w:sz="0" w:space="0" w:color="auto"/>
        <w:left w:val="none" w:sz="0" w:space="0" w:color="auto"/>
        <w:bottom w:val="none" w:sz="0" w:space="0" w:color="auto"/>
        <w:right w:val="none" w:sz="0" w:space="0" w:color="auto"/>
      </w:divBdr>
    </w:div>
    <w:div w:id="740172">
      <w:marLeft w:val="640"/>
      <w:marRight w:val="0"/>
      <w:marTop w:val="0"/>
      <w:marBottom w:val="0"/>
      <w:divBdr>
        <w:top w:val="none" w:sz="0" w:space="0" w:color="auto"/>
        <w:left w:val="none" w:sz="0" w:space="0" w:color="auto"/>
        <w:bottom w:val="none" w:sz="0" w:space="0" w:color="auto"/>
        <w:right w:val="none" w:sz="0" w:space="0" w:color="auto"/>
      </w:divBdr>
    </w:div>
    <w:div w:id="741928">
      <w:marLeft w:val="640"/>
      <w:marRight w:val="0"/>
      <w:marTop w:val="0"/>
      <w:marBottom w:val="0"/>
      <w:divBdr>
        <w:top w:val="none" w:sz="0" w:space="0" w:color="auto"/>
        <w:left w:val="none" w:sz="0" w:space="0" w:color="auto"/>
        <w:bottom w:val="none" w:sz="0" w:space="0" w:color="auto"/>
        <w:right w:val="none" w:sz="0" w:space="0" w:color="auto"/>
      </w:divBdr>
    </w:div>
    <w:div w:id="864275">
      <w:marLeft w:val="640"/>
      <w:marRight w:val="0"/>
      <w:marTop w:val="0"/>
      <w:marBottom w:val="0"/>
      <w:divBdr>
        <w:top w:val="none" w:sz="0" w:space="0" w:color="auto"/>
        <w:left w:val="none" w:sz="0" w:space="0" w:color="auto"/>
        <w:bottom w:val="none" w:sz="0" w:space="0" w:color="auto"/>
        <w:right w:val="none" w:sz="0" w:space="0" w:color="auto"/>
      </w:divBdr>
    </w:div>
    <w:div w:id="864857">
      <w:marLeft w:val="640"/>
      <w:marRight w:val="0"/>
      <w:marTop w:val="0"/>
      <w:marBottom w:val="0"/>
      <w:divBdr>
        <w:top w:val="none" w:sz="0" w:space="0" w:color="auto"/>
        <w:left w:val="none" w:sz="0" w:space="0" w:color="auto"/>
        <w:bottom w:val="none" w:sz="0" w:space="0" w:color="auto"/>
        <w:right w:val="none" w:sz="0" w:space="0" w:color="auto"/>
      </w:divBdr>
    </w:div>
    <w:div w:id="934632">
      <w:marLeft w:val="640"/>
      <w:marRight w:val="0"/>
      <w:marTop w:val="0"/>
      <w:marBottom w:val="0"/>
      <w:divBdr>
        <w:top w:val="none" w:sz="0" w:space="0" w:color="auto"/>
        <w:left w:val="none" w:sz="0" w:space="0" w:color="auto"/>
        <w:bottom w:val="none" w:sz="0" w:space="0" w:color="auto"/>
        <w:right w:val="none" w:sz="0" w:space="0" w:color="auto"/>
      </w:divBdr>
    </w:div>
    <w:div w:id="1008438">
      <w:marLeft w:val="640"/>
      <w:marRight w:val="0"/>
      <w:marTop w:val="0"/>
      <w:marBottom w:val="0"/>
      <w:divBdr>
        <w:top w:val="none" w:sz="0" w:space="0" w:color="auto"/>
        <w:left w:val="none" w:sz="0" w:space="0" w:color="auto"/>
        <w:bottom w:val="none" w:sz="0" w:space="0" w:color="auto"/>
        <w:right w:val="none" w:sz="0" w:space="0" w:color="auto"/>
      </w:divBdr>
    </w:div>
    <w:div w:id="1012102">
      <w:marLeft w:val="640"/>
      <w:marRight w:val="0"/>
      <w:marTop w:val="0"/>
      <w:marBottom w:val="0"/>
      <w:divBdr>
        <w:top w:val="none" w:sz="0" w:space="0" w:color="auto"/>
        <w:left w:val="none" w:sz="0" w:space="0" w:color="auto"/>
        <w:bottom w:val="none" w:sz="0" w:space="0" w:color="auto"/>
        <w:right w:val="none" w:sz="0" w:space="0" w:color="auto"/>
      </w:divBdr>
    </w:div>
    <w:div w:id="1049741">
      <w:marLeft w:val="640"/>
      <w:marRight w:val="0"/>
      <w:marTop w:val="0"/>
      <w:marBottom w:val="0"/>
      <w:divBdr>
        <w:top w:val="none" w:sz="0" w:space="0" w:color="auto"/>
        <w:left w:val="none" w:sz="0" w:space="0" w:color="auto"/>
        <w:bottom w:val="none" w:sz="0" w:space="0" w:color="auto"/>
        <w:right w:val="none" w:sz="0" w:space="0" w:color="auto"/>
      </w:divBdr>
    </w:div>
    <w:div w:id="1126248">
      <w:marLeft w:val="640"/>
      <w:marRight w:val="0"/>
      <w:marTop w:val="0"/>
      <w:marBottom w:val="0"/>
      <w:divBdr>
        <w:top w:val="none" w:sz="0" w:space="0" w:color="auto"/>
        <w:left w:val="none" w:sz="0" w:space="0" w:color="auto"/>
        <w:bottom w:val="none" w:sz="0" w:space="0" w:color="auto"/>
        <w:right w:val="none" w:sz="0" w:space="0" w:color="auto"/>
      </w:divBdr>
    </w:div>
    <w:div w:id="1126995">
      <w:marLeft w:val="640"/>
      <w:marRight w:val="0"/>
      <w:marTop w:val="0"/>
      <w:marBottom w:val="0"/>
      <w:divBdr>
        <w:top w:val="none" w:sz="0" w:space="0" w:color="auto"/>
        <w:left w:val="none" w:sz="0" w:space="0" w:color="auto"/>
        <w:bottom w:val="none" w:sz="0" w:space="0" w:color="auto"/>
        <w:right w:val="none" w:sz="0" w:space="0" w:color="auto"/>
      </w:divBdr>
    </w:div>
    <w:div w:id="1200982">
      <w:marLeft w:val="640"/>
      <w:marRight w:val="0"/>
      <w:marTop w:val="0"/>
      <w:marBottom w:val="0"/>
      <w:divBdr>
        <w:top w:val="none" w:sz="0" w:space="0" w:color="auto"/>
        <w:left w:val="none" w:sz="0" w:space="0" w:color="auto"/>
        <w:bottom w:val="none" w:sz="0" w:space="0" w:color="auto"/>
        <w:right w:val="none" w:sz="0" w:space="0" w:color="auto"/>
      </w:divBdr>
    </w:div>
    <w:div w:id="1321478">
      <w:marLeft w:val="640"/>
      <w:marRight w:val="0"/>
      <w:marTop w:val="0"/>
      <w:marBottom w:val="0"/>
      <w:divBdr>
        <w:top w:val="none" w:sz="0" w:space="0" w:color="auto"/>
        <w:left w:val="none" w:sz="0" w:space="0" w:color="auto"/>
        <w:bottom w:val="none" w:sz="0" w:space="0" w:color="auto"/>
        <w:right w:val="none" w:sz="0" w:space="0" w:color="auto"/>
      </w:divBdr>
    </w:div>
    <w:div w:id="1321621">
      <w:marLeft w:val="640"/>
      <w:marRight w:val="0"/>
      <w:marTop w:val="0"/>
      <w:marBottom w:val="0"/>
      <w:divBdr>
        <w:top w:val="none" w:sz="0" w:space="0" w:color="auto"/>
        <w:left w:val="none" w:sz="0" w:space="0" w:color="auto"/>
        <w:bottom w:val="none" w:sz="0" w:space="0" w:color="auto"/>
        <w:right w:val="none" w:sz="0" w:space="0" w:color="auto"/>
      </w:divBdr>
    </w:div>
    <w:div w:id="1394250">
      <w:marLeft w:val="640"/>
      <w:marRight w:val="0"/>
      <w:marTop w:val="0"/>
      <w:marBottom w:val="0"/>
      <w:divBdr>
        <w:top w:val="none" w:sz="0" w:space="0" w:color="auto"/>
        <w:left w:val="none" w:sz="0" w:space="0" w:color="auto"/>
        <w:bottom w:val="none" w:sz="0" w:space="0" w:color="auto"/>
        <w:right w:val="none" w:sz="0" w:space="0" w:color="auto"/>
      </w:divBdr>
    </w:div>
    <w:div w:id="1395893">
      <w:marLeft w:val="640"/>
      <w:marRight w:val="0"/>
      <w:marTop w:val="0"/>
      <w:marBottom w:val="0"/>
      <w:divBdr>
        <w:top w:val="none" w:sz="0" w:space="0" w:color="auto"/>
        <w:left w:val="none" w:sz="0" w:space="0" w:color="auto"/>
        <w:bottom w:val="none" w:sz="0" w:space="0" w:color="auto"/>
        <w:right w:val="none" w:sz="0" w:space="0" w:color="auto"/>
      </w:divBdr>
    </w:div>
    <w:div w:id="1594917">
      <w:marLeft w:val="640"/>
      <w:marRight w:val="0"/>
      <w:marTop w:val="0"/>
      <w:marBottom w:val="0"/>
      <w:divBdr>
        <w:top w:val="none" w:sz="0" w:space="0" w:color="auto"/>
        <w:left w:val="none" w:sz="0" w:space="0" w:color="auto"/>
        <w:bottom w:val="none" w:sz="0" w:space="0" w:color="auto"/>
        <w:right w:val="none" w:sz="0" w:space="0" w:color="auto"/>
      </w:divBdr>
    </w:div>
    <w:div w:id="1662067">
      <w:marLeft w:val="640"/>
      <w:marRight w:val="0"/>
      <w:marTop w:val="0"/>
      <w:marBottom w:val="0"/>
      <w:divBdr>
        <w:top w:val="none" w:sz="0" w:space="0" w:color="auto"/>
        <w:left w:val="none" w:sz="0" w:space="0" w:color="auto"/>
        <w:bottom w:val="none" w:sz="0" w:space="0" w:color="auto"/>
        <w:right w:val="none" w:sz="0" w:space="0" w:color="auto"/>
      </w:divBdr>
    </w:div>
    <w:div w:id="1664452">
      <w:marLeft w:val="640"/>
      <w:marRight w:val="0"/>
      <w:marTop w:val="0"/>
      <w:marBottom w:val="0"/>
      <w:divBdr>
        <w:top w:val="none" w:sz="0" w:space="0" w:color="auto"/>
        <w:left w:val="none" w:sz="0" w:space="0" w:color="auto"/>
        <w:bottom w:val="none" w:sz="0" w:space="0" w:color="auto"/>
        <w:right w:val="none" w:sz="0" w:space="0" w:color="auto"/>
      </w:divBdr>
    </w:div>
    <w:div w:id="1784551">
      <w:marLeft w:val="640"/>
      <w:marRight w:val="0"/>
      <w:marTop w:val="0"/>
      <w:marBottom w:val="0"/>
      <w:divBdr>
        <w:top w:val="none" w:sz="0" w:space="0" w:color="auto"/>
        <w:left w:val="none" w:sz="0" w:space="0" w:color="auto"/>
        <w:bottom w:val="none" w:sz="0" w:space="0" w:color="auto"/>
        <w:right w:val="none" w:sz="0" w:space="0" w:color="auto"/>
      </w:divBdr>
    </w:div>
    <w:div w:id="1787170">
      <w:marLeft w:val="640"/>
      <w:marRight w:val="0"/>
      <w:marTop w:val="0"/>
      <w:marBottom w:val="0"/>
      <w:divBdr>
        <w:top w:val="none" w:sz="0" w:space="0" w:color="auto"/>
        <w:left w:val="none" w:sz="0" w:space="0" w:color="auto"/>
        <w:bottom w:val="none" w:sz="0" w:space="0" w:color="auto"/>
        <w:right w:val="none" w:sz="0" w:space="0" w:color="auto"/>
      </w:divBdr>
    </w:div>
    <w:div w:id="1902499">
      <w:marLeft w:val="640"/>
      <w:marRight w:val="0"/>
      <w:marTop w:val="0"/>
      <w:marBottom w:val="0"/>
      <w:divBdr>
        <w:top w:val="none" w:sz="0" w:space="0" w:color="auto"/>
        <w:left w:val="none" w:sz="0" w:space="0" w:color="auto"/>
        <w:bottom w:val="none" w:sz="0" w:space="0" w:color="auto"/>
        <w:right w:val="none" w:sz="0" w:space="0" w:color="auto"/>
      </w:divBdr>
    </w:div>
    <w:div w:id="1973167">
      <w:marLeft w:val="640"/>
      <w:marRight w:val="0"/>
      <w:marTop w:val="0"/>
      <w:marBottom w:val="0"/>
      <w:divBdr>
        <w:top w:val="none" w:sz="0" w:space="0" w:color="auto"/>
        <w:left w:val="none" w:sz="0" w:space="0" w:color="auto"/>
        <w:bottom w:val="none" w:sz="0" w:space="0" w:color="auto"/>
        <w:right w:val="none" w:sz="0" w:space="0" w:color="auto"/>
      </w:divBdr>
    </w:div>
    <w:div w:id="1976848">
      <w:marLeft w:val="640"/>
      <w:marRight w:val="0"/>
      <w:marTop w:val="0"/>
      <w:marBottom w:val="0"/>
      <w:divBdr>
        <w:top w:val="none" w:sz="0" w:space="0" w:color="auto"/>
        <w:left w:val="none" w:sz="0" w:space="0" w:color="auto"/>
        <w:bottom w:val="none" w:sz="0" w:space="0" w:color="auto"/>
        <w:right w:val="none" w:sz="0" w:space="0" w:color="auto"/>
      </w:divBdr>
    </w:div>
    <w:div w:id="2052421">
      <w:marLeft w:val="640"/>
      <w:marRight w:val="0"/>
      <w:marTop w:val="0"/>
      <w:marBottom w:val="0"/>
      <w:divBdr>
        <w:top w:val="none" w:sz="0" w:space="0" w:color="auto"/>
        <w:left w:val="none" w:sz="0" w:space="0" w:color="auto"/>
        <w:bottom w:val="none" w:sz="0" w:space="0" w:color="auto"/>
        <w:right w:val="none" w:sz="0" w:space="0" w:color="auto"/>
      </w:divBdr>
    </w:div>
    <w:div w:id="2167611">
      <w:marLeft w:val="640"/>
      <w:marRight w:val="0"/>
      <w:marTop w:val="0"/>
      <w:marBottom w:val="0"/>
      <w:divBdr>
        <w:top w:val="none" w:sz="0" w:space="0" w:color="auto"/>
        <w:left w:val="none" w:sz="0" w:space="0" w:color="auto"/>
        <w:bottom w:val="none" w:sz="0" w:space="0" w:color="auto"/>
        <w:right w:val="none" w:sz="0" w:space="0" w:color="auto"/>
      </w:divBdr>
    </w:div>
    <w:div w:id="2250064">
      <w:marLeft w:val="640"/>
      <w:marRight w:val="0"/>
      <w:marTop w:val="0"/>
      <w:marBottom w:val="0"/>
      <w:divBdr>
        <w:top w:val="none" w:sz="0" w:space="0" w:color="auto"/>
        <w:left w:val="none" w:sz="0" w:space="0" w:color="auto"/>
        <w:bottom w:val="none" w:sz="0" w:space="0" w:color="auto"/>
        <w:right w:val="none" w:sz="0" w:space="0" w:color="auto"/>
      </w:divBdr>
    </w:div>
    <w:div w:id="2318681">
      <w:marLeft w:val="640"/>
      <w:marRight w:val="0"/>
      <w:marTop w:val="0"/>
      <w:marBottom w:val="0"/>
      <w:divBdr>
        <w:top w:val="none" w:sz="0" w:space="0" w:color="auto"/>
        <w:left w:val="none" w:sz="0" w:space="0" w:color="auto"/>
        <w:bottom w:val="none" w:sz="0" w:space="0" w:color="auto"/>
        <w:right w:val="none" w:sz="0" w:space="0" w:color="auto"/>
      </w:divBdr>
    </w:div>
    <w:div w:id="2437425">
      <w:marLeft w:val="640"/>
      <w:marRight w:val="0"/>
      <w:marTop w:val="0"/>
      <w:marBottom w:val="0"/>
      <w:divBdr>
        <w:top w:val="none" w:sz="0" w:space="0" w:color="auto"/>
        <w:left w:val="none" w:sz="0" w:space="0" w:color="auto"/>
        <w:bottom w:val="none" w:sz="0" w:space="0" w:color="auto"/>
        <w:right w:val="none" w:sz="0" w:space="0" w:color="auto"/>
      </w:divBdr>
    </w:div>
    <w:div w:id="2513893">
      <w:marLeft w:val="640"/>
      <w:marRight w:val="0"/>
      <w:marTop w:val="0"/>
      <w:marBottom w:val="0"/>
      <w:divBdr>
        <w:top w:val="none" w:sz="0" w:space="0" w:color="auto"/>
        <w:left w:val="none" w:sz="0" w:space="0" w:color="auto"/>
        <w:bottom w:val="none" w:sz="0" w:space="0" w:color="auto"/>
        <w:right w:val="none" w:sz="0" w:space="0" w:color="auto"/>
      </w:divBdr>
    </w:div>
    <w:div w:id="2557597">
      <w:marLeft w:val="640"/>
      <w:marRight w:val="0"/>
      <w:marTop w:val="0"/>
      <w:marBottom w:val="0"/>
      <w:divBdr>
        <w:top w:val="none" w:sz="0" w:space="0" w:color="auto"/>
        <w:left w:val="none" w:sz="0" w:space="0" w:color="auto"/>
        <w:bottom w:val="none" w:sz="0" w:space="0" w:color="auto"/>
        <w:right w:val="none" w:sz="0" w:space="0" w:color="auto"/>
      </w:divBdr>
    </w:div>
    <w:div w:id="2588131">
      <w:marLeft w:val="640"/>
      <w:marRight w:val="0"/>
      <w:marTop w:val="0"/>
      <w:marBottom w:val="0"/>
      <w:divBdr>
        <w:top w:val="none" w:sz="0" w:space="0" w:color="auto"/>
        <w:left w:val="none" w:sz="0" w:space="0" w:color="auto"/>
        <w:bottom w:val="none" w:sz="0" w:space="0" w:color="auto"/>
        <w:right w:val="none" w:sz="0" w:space="0" w:color="auto"/>
      </w:divBdr>
    </w:div>
    <w:div w:id="2705247">
      <w:marLeft w:val="640"/>
      <w:marRight w:val="0"/>
      <w:marTop w:val="0"/>
      <w:marBottom w:val="0"/>
      <w:divBdr>
        <w:top w:val="none" w:sz="0" w:space="0" w:color="auto"/>
        <w:left w:val="none" w:sz="0" w:space="0" w:color="auto"/>
        <w:bottom w:val="none" w:sz="0" w:space="0" w:color="auto"/>
        <w:right w:val="none" w:sz="0" w:space="0" w:color="auto"/>
      </w:divBdr>
    </w:div>
    <w:div w:id="2706410">
      <w:marLeft w:val="640"/>
      <w:marRight w:val="0"/>
      <w:marTop w:val="0"/>
      <w:marBottom w:val="0"/>
      <w:divBdr>
        <w:top w:val="none" w:sz="0" w:space="0" w:color="auto"/>
        <w:left w:val="none" w:sz="0" w:space="0" w:color="auto"/>
        <w:bottom w:val="none" w:sz="0" w:space="0" w:color="auto"/>
        <w:right w:val="none" w:sz="0" w:space="0" w:color="auto"/>
      </w:divBdr>
    </w:div>
    <w:div w:id="2706775">
      <w:marLeft w:val="640"/>
      <w:marRight w:val="0"/>
      <w:marTop w:val="0"/>
      <w:marBottom w:val="0"/>
      <w:divBdr>
        <w:top w:val="none" w:sz="0" w:space="0" w:color="auto"/>
        <w:left w:val="none" w:sz="0" w:space="0" w:color="auto"/>
        <w:bottom w:val="none" w:sz="0" w:space="0" w:color="auto"/>
        <w:right w:val="none" w:sz="0" w:space="0" w:color="auto"/>
      </w:divBdr>
    </w:div>
    <w:div w:id="2708080">
      <w:marLeft w:val="640"/>
      <w:marRight w:val="0"/>
      <w:marTop w:val="0"/>
      <w:marBottom w:val="0"/>
      <w:divBdr>
        <w:top w:val="none" w:sz="0" w:space="0" w:color="auto"/>
        <w:left w:val="none" w:sz="0" w:space="0" w:color="auto"/>
        <w:bottom w:val="none" w:sz="0" w:space="0" w:color="auto"/>
        <w:right w:val="none" w:sz="0" w:space="0" w:color="auto"/>
      </w:divBdr>
    </w:div>
    <w:div w:id="2710559">
      <w:marLeft w:val="640"/>
      <w:marRight w:val="0"/>
      <w:marTop w:val="0"/>
      <w:marBottom w:val="0"/>
      <w:divBdr>
        <w:top w:val="none" w:sz="0" w:space="0" w:color="auto"/>
        <w:left w:val="none" w:sz="0" w:space="0" w:color="auto"/>
        <w:bottom w:val="none" w:sz="0" w:space="0" w:color="auto"/>
        <w:right w:val="none" w:sz="0" w:space="0" w:color="auto"/>
      </w:divBdr>
    </w:div>
    <w:div w:id="2753248">
      <w:marLeft w:val="640"/>
      <w:marRight w:val="0"/>
      <w:marTop w:val="0"/>
      <w:marBottom w:val="0"/>
      <w:divBdr>
        <w:top w:val="none" w:sz="0" w:space="0" w:color="auto"/>
        <w:left w:val="none" w:sz="0" w:space="0" w:color="auto"/>
        <w:bottom w:val="none" w:sz="0" w:space="0" w:color="auto"/>
        <w:right w:val="none" w:sz="0" w:space="0" w:color="auto"/>
      </w:divBdr>
    </w:div>
    <w:div w:id="2753903">
      <w:marLeft w:val="640"/>
      <w:marRight w:val="0"/>
      <w:marTop w:val="0"/>
      <w:marBottom w:val="0"/>
      <w:divBdr>
        <w:top w:val="none" w:sz="0" w:space="0" w:color="auto"/>
        <w:left w:val="none" w:sz="0" w:space="0" w:color="auto"/>
        <w:bottom w:val="none" w:sz="0" w:space="0" w:color="auto"/>
        <w:right w:val="none" w:sz="0" w:space="0" w:color="auto"/>
      </w:divBdr>
    </w:div>
    <w:div w:id="2753922">
      <w:marLeft w:val="640"/>
      <w:marRight w:val="0"/>
      <w:marTop w:val="0"/>
      <w:marBottom w:val="0"/>
      <w:divBdr>
        <w:top w:val="none" w:sz="0" w:space="0" w:color="auto"/>
        <w:left w:val="none" w:sz="0" w:space="0" w:color="auto"/>
        <w:bottom w:val="none" w:sz="0" w:space="0" w:color="auto"/>
        <w:right w:val="none" w:sz="0" w:space="0" w:color="auto"/>
      </w:divBdr>
    </w:div>
    <w:div w:id="2902398">
      <w:marLeft w:val="640"/>
      <w:marRight w:val="0"/>
      <w:marTop w:val="0"/>
      <w:marBottom w:val="0"/>
      <w:divBdr>
        <w:top w:val="none" w:sz="0" w:space="0" w:color="auto"/>
        <w:left w:val="none" w:sz="0" w:space="0" w:color="auto"/>
        <w:bottom w:val="none" w:sz="0" w:space="0" w:color="auto"/>
        <w:right w:val="none" w:sz="0" w:space="0" w:color="auto"/>
      </w:divBdr>
    </w:div>
    <w:div w:id="2972585">
      <w:marLeft w:val="640"/>
      <w:marRight w:val="0"/>
      <w:marTop w:val="0"/>
      <w:marBottom w:val="0"/>
      <w:divBdr>
        <w:top w:val="none" w:sz="0" w:space="0" w:color="auto"/>
        <w:left w:val="none" w:sz="0" w:space="0" w:color="auto"/>
        <w:bottom w:val="none" w:sz="0" w:space="0" w:color="auto"/>
        <w:right w:val="none" w:sz="0" w:space="0" w:color="auto"/>
      </w:divBdr>
    </w:div>
    <w:div w:id="2976347">
      <w:marLeft w:val="640"/>
      <w:marRight w:val="0"/>
      <w:marTop w:val="0"/>
      <w:marBottom w:val="0"/>
      <w:divBdr>
        <w:top w:val="none" w:sz="0" w:space="0" w:color="auto"/>
        <w:left w:val="none" w:sz="0" w:space="0" w:color="auto"/>
        <w:bottom w:val="none" w:sz="0" w:space="0" w:color="auto"/>
        <w:right w:val="none" w:sz="0" w:space="0" w:color="auto"/>
      </w:divBdr>
    </w:div>
    <w:div w:id="2980153">
      <w:marLeft w:val="640"/>
      <w:marRight w:val="0"/>
      <w:marTop w:val="0"/>
      <w:marBottom w:val="0"/>
      <w:divBdr>
        <w:top w:val="none" w:sz="0" w:space="0" w:color="auto"/>
        <w:left w:val="none" w:sz="0" w:space="0" w:color="auto"/>
        <w:bottom w:val="none" w:sz="0" w:space="0" w:color="auto"/>
        <w:right w:val="none" w:sz="0" w:space="0" w:color="auto"/>
      </w:divBdr>
    </w:div>
    <w:div w:id="3015482">
      <w:marLeft w:val="640"/>
      <w:marRight w:val="0"/>
      <w:marTop w:val="0"/>
      <w:marBottom w:val="0"/>
      <w:divBdr>
        <w:top w:val="none" w:sz="0" w:space="0" w:color="auto"/>
        <w:left w:val="none" w:sz="0" w:space="0" w:color="auto"/>
        <w:bottom w:val="none" w:sz="0" w:space="0" w:color="auto"/>
        <w:right w:val="none" w:sz="0" w:space="0" w:color="auto"/>
      </w:divBdr>
    </w:div>
    <w:div w:id="3022806">
      <w:marLeft w:val="640"/>
      <w:marRight w:val="0"/>
      <w:marTop w:val="0"/>
      <w:marBottom w:val="0"/>
      <w:divBdr>
        <w:top w:val="none" w:sz="0" w:space="0" w:color="auto"/>
        <w:left w:val="none" w:sz="0" w:space="0" w:color="auto"/>
        <w:bottom w:val="none" w:sz="0" w:space="0" w:color="auto"/>
        <w:right w:val="none" w:sz="0" w:space="0" w:color="auto"/>
      </w:divBdr>
    </w:div>
    <w:div w:id="3094915">
      <w:marLeft w:val="640"/>
      <w:marRight w:val="0"/>
      <w:marTop w:val="0"/>
      <w:marBottom w:val="0"/>
      <w:divBdr>
        <w:top w:val="none" w:sz="0" w:space="0" w:color="auto"/>
        <w:left w:val="none" w:sz="0" w:space="0" w:color="auto"/>
        <w:bottom w:val="none" w:sz="0" w:space="0" w:color="auto"/>
        <w:right w:val="none" w:sz="0" w:space="0" w:color="auto"/>
      </w:divBdr>
    </w:div>
    <w:div w:id="3095460">
      <w:marLeft w:val="640"/>
      <w:marRight w:val="0"/>
      <w:marTop w:val="0"/>
      <w:marBottom w:val="0"/>
      <w:divBdr>
        <w:top w:val="none" w:sz="0" w:space="0" w:color="auto"/>
        <w:left w:val="none" w:sz="0" w:space="0" w:color="auto"/>
        <w:bottom w:val="none" w:sz="0" w:space="0" w:color="auto"/>
        <w:right w:val="none" w:sz="0" w:space="0" w:color="auto"/>
      </w:divBdr>
    </w:div>
    <w:div w:id="3095618">
      <w:marLeft w:val="640"/>
      <w:marRight w:val="0"/>
      <w:marTop w:val="0"/>
      <w:marBottom w:val="0"/>
      <w:divBdr>
        <w:top w:val="none" w:sz="0" w:space="0" w:color="auto"/>
        <w:left w:val="none" w:sz="0" w:space="0" w:color="auto"/>
        <w:bottom w:val="none" w:sz="0" w:space="0" w:color="auto"/>
        <w:right w:val="none" w:sz="0" w:space="0" w:color="auto"/>
      </w:divBdr>
    </w:div>
    <w:div w:id="3165349">
      <w:marLeft w:val="640"/>
      <w:marRight w:val="0"/>
      <w:marTop w:val="0"/>
      <w:marBottom w:val="0"/>
      <w:divBdr>
        <w:top w:val="none" w:sz="0" w:space="0" w:color="auto"/>
        <w:left w:val="none" w:sz="0" w:space="0" w:color="auto"/>
        <w:bottom w:val="none" w:sz="0" w:space="0" w:color="auto"/>
        <w:right w:val="none" w:sz="0" w:space="0" w:color="auto"/>
      </w:divBdr>
    </w:div>
    <w:div w:id="3170150">
      <w:marLeft w:val="640"/>
      <w:marRight w:val="0"/>
      <w:marTop w:val="0"/>
      <w:marBottom w:val="0"/>
      <w:divBdr>
        <w:top w:val="none" w:sz="0" w:space="0" w:color="auto"/>
        <w:left w:val="none" w:sz="0" w:space="0" w:color="auto"/>
        <w:bottom w:val="none" w:sz="0" w:space="0" w:color="auto"/>
        <w:right w:val="none" w:sz="0" w:space="0" w:color="auto"/>
      </w:divBdr>
    </w:div>
    <w:div w:id="3174158">
      <w:bodyDiv w:val="1"/>
      <w:marLeft w:val="0"/>
      <w:marRight w:val="0"/>
      <w:marTop w:val="0"/>
      <w:marBottom w:val="0"/>
      <w:divBdr>
        <w:top w:val="none" w:sz="0" w:space="0" w:color="auto"/>
        <w:left w:val="none" w:sz="0" w:space="0" w:color="auto"/>
        <w:bottom w:val="none" w:sz="0" w:space="0" w:color="auto"/>
        <w:right w:val="none" w:sz="0" w:space="0" w:color="auto"/>
      </w:divBdr>
    </w:div>
    <w:div w:id="3289463">
      <w:marLeft w:val="640"/>
      <w:marRight w:val="0"/>
      <w:marTop w:val="0"/>
      <w:marBottom w:val="0"/>
      <w:divBdr>
        <w:top w:val="none" w:sz="0" w:space="0" w:color="auto"/>
        <w:left w:val="none" w:sz="0" w:space="0" w:color="auto"/>
        <w:bottom w:val="none" w:sz="0" w:space="0" w:color="auto"/>
        <w:right w:val="none" w:sz="0" w:space="0" w:color="auto"/>
      </w:divBdr>
    </w:div>
    <w:div w:id="3362884">
      <w:marLeft w:val="640"/>
      <w:marRight w:val="0"/>
      <w:marTop w:val="0"/>
      <w:marBottom w:val="0"/>
      <w:divBdr>
        <w:top w:val="none" w:sz="0" w:space="0" w:color="auto"/>
        <w:left w:val="none" w:sz="0" w:space="0" w:color="auto"/>
        <w:bottom w:val="none" w:sz="0" w:space="0" w:color="auto"/>
        <w:right w:val="none" w:sz="0" w:space="0" w:color="auto"/>
      </w:divBdr>
    </w:div>
    <w:div w:id="3363879">
      <w:marLeft w:val="640"/>
      <w:marRight w:val="0"/>
      <w:marTop w:val="0"/>
      <w:marBottom w:val="0"/>
      <w:divBdr>
        <w:top w:val="none" w:sz="0" w:space="0" w:color="auto"/>
        <w:left w:val="none" w:sz="0" w:space="0" w:color="auto"/>
        <w:bottom w:val="none" w:sz="0" w:space="0" w:color="auto"/>
        <w:right w:val="none" w:sz="0" w:space="0" w:color="auto"/>
      </w:divBdr>
    </w:div>
    <w:div w:id="3365211">
      <w:marLeft w:val="640"/>
      <w:marRight w:val="0"/>
      <w:marTop w:val="0"/>
      <w:marBottom w:val="0"/>
      <w:divBdr>
        <w:top w:val="none" w:sz="0" w:space="0" w:color="auto"/>
        <w:left w:val="none" w:sz="0" w:space="0" w:color="auto"/>
        <w:bottom w:val="none" w:sz="0" w:space="0" w:color="auto"/>
        <w:right w:val="none" w:sz="0" w:space="0" w:color="auto"/>
      </w:divBdr>
    </w:div>
    <w:div w:id="3409905">
      <w:marLeft w:val="640"/>
      <w:marRight w:val="0"/>
      <w:marTop w:val="0"/>
      <w:marBottom w:val="0"/>
      <w:divBdr>
        <w:top w:val="none" w:sz="0" w:space="0" w:color="auto"/>
        <w:left w:val="none" w:sz="0" w:space="0" w:color="auto"/>
        <w:bottom w:val="none" w:sz="0" w:space="0" w:color="auto"/>
        <w:right w:val="none" w:sz="0" w:space="0" w:color="auto"/>
      </w:divBdr>
    </w:div>
    <w:div w:id="3438865">
      <w:marLeft w:val="640"/>
      <w:marRight w:val="0"/>
      <w:marTop w:val="0"/>
      <w:marBottom w:val="0"/>
      <w:divBdr>
        <w:top w:val="none" w:sz="0" w:space="0" w:color="auto"/>
        <w:left w:val="none" w:sz="0" w:space="0" w:color="auto"/>
        <w:bottom w:val="none" w:sz="0" w:space="0" w:color="auto"/>
        <w:right w:val="none" w:sz="0" w:space="0" w:color="auto"/>
      </w:divBdr>
    </w:div>
    <w:div w:id="3478657">
      <w:marLeft w:val="640"/>
      <w:marRight w:val="0"/>
      <w:marTop w:val="0"/>
      <w:marBottom w:val="0"/>
      <w:divBdr>
        <w:top w:val="none" w:sz="0" w:space="0" w:color="auto"/>
        <w:left w:val="none" w:sz="0" w:space="0" w:color="auto"/>
        <w:bottom w:val="none" w:sz="0" w:space="0" w:color="auto"/>
        <w:right w:val="none" w:sz="0" w:space="0" w:color="auto"/>
      </w:divBdr>
    </w:div>
    <w:div w:id="3479762">
      <w:marLeft w:val="640"/>
      <w:marRight w:val="0"/>
      <w:marTop w:val="0"/>
      <w:marBottom w:val="0"/>
      <w:divBdr>
        <w:top w:val="none" w:sz="0" w:space="0" w:color="auto"/>
        <w:left w:val="none" w:sz="0" w:space="0" w:color="auto"/>
        <w:bottom w:val="none" w:sz="0" w:space="0" w:color="auto"/>
        <w:right w:val="none" w:sz="0" w:space="0" w:color="auto"/>
      </w:divBdr>
    </w:div>
    <w:div w:id="3552276">
      <w:marLeft w:val="640"/>
      <w:marRight w:val="0"/>
      <w:marTop w:val="0"/>
      <w:marBottom w:val="0"/>
      <w:divBdr>
        <w:top w:val="none" w:sz="0" w:space="0" w:color="auto"/>
        <w:left w:val="none" w:sz="0" w:space="0" w:color="auto"/>
        <w:bottom w:val="none" w:sz="0" w:space="0" w:color="auto"/>
        <w:right w:val="none" w:sz="0" w:space="0" w:color="auto"/>
      </w:divBdr>
    </w:div>
    <w:div w:id="3752367">
      <w:marLeft w:val="640"/>
      <w:marRight w:val="0"/>
      <w:marTop w:val="0"/>
      <w:marBottom w:val="0"/>
      <w:divBdr>
        <w:top w:val="none" w:sz="0" w:space="0" w:color="auto"/>
        <w:left w:val="none" w:sz="0" w:space="0" w:color="auto"/>
        <w:bottom w:val="none" w:sz="0" w:space="0" w:color="auto"/>
        <w:right w:val="none" w:sz="0" w:space="0" w:color="auto"/>
      </w:divBdr>
    </w:div>
    <w:div w:id="3754679">
      <w:marLeft w:val="640"/>
      <w:marRight w:val="0"/>
      <w:marTop w:val="0"/>
      <w:marBottom w:val="0"/>
      <w:divBdr>
        <w:top w:val="none" w:sz="0" w:space="0" w:color="auto"/>
        <w:left w:val="none" w:sz="0" w:space="0" w:color="auto"/>
        <w:bottom w:val="none" w:sz="0" w:space="0" w:color="auto"/>
        <w:right w:val="none" w:sz="0" w:space="0" w:color="auto"/>
      </w:divBdr>
    </w:div>
    <w:div w:id="3896893">
      <w:marLeft w:val="640"/>
      <w:marRight w:val="0"/>
      <w:marTop w:val="0"/>
      <w:marBottom w:val="0"/>
      <w:divBdr>
        <w:top w:val="none" w:sz="0" w:space="0" w:color="auto"/>
        <w:left w:val="none" w:sz="0" w:space="0" w:color="auto"/>
        <w:bottom w:val="none" w:sz="0" w:space="0" w:color="auto"/>
        <w:right w:val="none" w:sz="0" w:space="0" w:color="auto"/>
      </w:divBdr>
    </w:div>
    <w:div w:id="3898062">
      <w:marLeft w:val="640"/>
      <w:marRight w:val="0"/>
      <w:marTop w:val="0"/>
      <w:marBottom w:val="0"/>
      <w:divBdr>
        <w:top w:val="none" w:sz="0" w:space="0" w:color="auto"/>
        <w:left w:val="none" w:sz="0" w:space="0" w:color="auto"/>
        <w:bottom w:val="none" w:sz="0" w:space="0" w:color="auto"/>
        <w:right w:val="none" w:sz="0" w:space="0" w:color="auto"/>
      </w:divBdr>
    </w:div>
    <w:div w:id="3941690">
      <w:marLeft w:val="640"/>
      <w:marRight w:val="0"/>
      <w:marTop w:val="0"/>
      <w:marBottom w:val="0"/>
      <w:divBdr>
        <w:top w:val="none" w:sz="0" w:space="0" w:color="auto"/>
        <w:left w:val="none" w:sz="0" w:space="0" w:color="auto"/>
        <w:bottom w:val="none" w:sz="0" w:space="0" w:color="auto"/>
        <w:right w:val="none" w:sz="0" w:space="0" w:color="auto"/>
      </w:divBdr>
    </w:div>
    <w:div w:id="3942750">
      <w:marLeft w:val="640"/>
      <w:marRight w:val="0"/>
      <w:marTop w:val="0"/>
      <w:marBottom w:val="0"/>
      <w:divBdr>
        <w:top w:val="none" w:sz="0" w:space="0" w:color="auto"/>
        <w:left w:val="none" w:sz="0" w:space="0" w:color="auto"/>
        <w:bottom w:val="none" w:sz="0" w:space="0" w:color="auto"/>
        <w:right w:val="none" w:sz="0" w:space="0" w:color="auto"/>
      </w:divBdr>
    </w:div>
    <w:div w:id="4023591">
      <w:marLeft w:val="640"/>
      <w:marRight w:val="0"/>
      <w:marTop w:val="0"/>
      <w:marBottom w:val="0"/>
      <w:divBdr>
        <w:top w:val="none" w:sz="0" w:space="0" w:color="auto"/>
        <w:left w:val="none" w:sz="0" w:space="0" w:color="auto"/>
        <w:bottom w:val="none" w:sz="0" w:space="0" w:color="auto"/>
        <w:right w:val="none" w:sz="0" w:space="0" w:color="auto"/>
      </w:divBdr>
    </w:div>
    <w:div w:id="4138722">
      <w:marLeft w:val="640"/>
      <w:marRight w:val="0"/>
      <w:marTop w:val="0"/>
      <w:marBottom w:val="0"/>
      <w:divBdr>
        <w:top w:val="none" w:sz="0" w:space="0" w:color="auto"/>
        <w:left w:val="none" w:sz="0" w:space="0" w:color="auto"/>
        <w:bottom w:val="none" w:sz="0" w:space="0" w:color="auto"/>
        <w:right w:val="none" w:sz="0" w:space="0" w:color="auto"/>
      </w:divBdr>
    </w:div>
    <w:div w:id="4283351">
      <w:marLeft w:val="640"/>
      <w:marRight w:val="0"/>
      <w:marTop w:val="0"/>
      <w:marBottom w:val="0"/>
      <w:divBdr>
        <w:top w:val="none" w:sz="0" w:space="0" w:color="auto"/>
        <w:left w:val="none" w:sz="0" w:space="0" w:color="auto"/>
        <w:bottom w:val="none" w:sz="0" w:space="0" w:color="auto"/>
        <w:right w:val="none" w:sz="0" w:space="0" w:color="auto"/>
      </w:divBdr>
    </w:div>
    <w:div w:id="4284773">
      <w:marLeft w:val="640"/>
      <w:marRight w:val="0"/>
      <w:marTop w:val="0"/>
      <w:marBottom w:val="0"/>
      <w:divBdr>
        <w:top w:val="none" w:sz="0" w:space="0" w:color="auto"/>
        <w:left w:val="none" w:sz="0" w:space="0" w:color="auto"/>
        <w:bottom w:val="none" w:sz="0" w:space="0" w:color="auto"/>
        <w:right w:val="none" w:sz="0" w:space="0" w:color="auto"/>
      </w:divBdr>
    </w:div>
    <w:div w:id="4290003">
      <w:marLeft w:val="640"/>
      <w:marRight w:val="0"/>
      <w:marTop w:val="0"/>
      <w:marBottom w:val="0"/>
      <w:divBdr>
        <w:top w:val="none" w:sz="0" w:space="0" w:color="auto"/>
        <w:left w:val="none" w:sz="0" w:space="0" w:color="auto"/>
        <w:bottom w:val="none" w:sz="0" w:space="0" w:color="auto"/>
        <w:right w:val="none" w:sz="0" w:space="0" w:color="auto"/>
      </w:divBdr>
    </w:div>
    <w:div w:id="4405264">
      <w:marLeft w:val="640"/>
      <w:marRight w:val="0"/>
      <w:marTop w:val="0"/>
      <w:marBottom w:val="0"/>
      <w:divBdr>
        <w:top w:val="none" w:sz="0" w:space="0" w:color="auto"/>
        <w:left w:val="none" w:sz="0" w:space="0" w:color="auto"/>
        <w:bottom w:val="none" w:sz="0" w:space="0" w:color="auto"/>
        <w:right w:val="none" w:sz="0" w:space="0" w:color="auto"/>
      </w:divBdr>
    </w:div>
    <w:div w:id="4554563">
      <w:marLeft w:val="640"/>
      <w:marRight w:val="0"/>
      <w:marTop w:val="0"/>
      <w:marBottom w:val="0"/>
      <w:divBdr>
        <w:top w:val="none" w:sz="0" w:space="0" w:color="auto"/>
        <w:left w:val="none" w:sz="0" w:space="0" w:color="auto"/>
        <w:bottom w:val="none" w:sz="0" w:space="0" w:color="auto"/>
        <w:right w:val="none" w:sz="0" w:space="0" w:color="auto"/>
      </w:divBdr>
    </w:div>
    <w:div w:id="4595132">
      <w:marLeft w:val="640"/>
      <w:marRight w:val="0"/>
      <w:marTop w:val="0"/>
      <w:marBottom w:val="0"/>
      <w:divBdr>
        <w:top w:val="none" w:sz="0" w:space="0" w:color="auto"/>
        <w:left w:val="none" w:sz="0" w:space="0" w:color="auto"/>
        <w:bottom w:val="none" w:sz="0" w:space="0" w:color="auto"/>
        <w:right w:val="none" w:sz="0" w:space="0" w:color="auto"/>
      </w:divBdr>
    </w:div>
    <w:div w:id="4595622">
      <w:marLeft w:val="640"/>
      <w:marRight w:val="0"/>
      <w:marTop w:val="0"/>
      <w:marBottom w:val="0"/>
      <w:divBdr>
        <w:top w:val="none" w:sz="0" w:space="0" w:color="auto"/>
        <w:left w:val="none" w:sz="0" w:space="0" w:color="auto"/>
        <w:bottom w:val="none" w:sz="0" w:space="0" w:color="auto"/>
        <w:right w:val="none" w:sz="0" w:space="0" w:color="auto"/>
      </w:divBdr>
    </w:div>
    <w:div w:id="4674259">
      <w:marLeft w:val="640"/>
      <w:marRight w:val="0"/>
      <w:marTop w:val="0"/>
      <w:marBottom w:val="0"/>
      <w:divBdr>
        <w:top w:val="none" w:sz="0" w:space="0" w:color="auto"/>
        <w:left w:val="none" w:sz="0" w:space="0" w:color="auto"/>
        <w:bottom w:val="none" w:sz="0" w:space="0" w:color="auto"/>
        <w:right w:val="none" w:sz="0" w:space="0" w:color="auto"/>
      </w:divBdr>
    </w:div>
    <w:div w:id="4675938">
      <w:marLeft w:val="640"/>
      <w:marRight w:val="0"/>
      <w:marTop w:val="0"/>
      <w:marBottom w:val="0"/>
      <w:divBdr>
        <w:top w:val="none" w:sz="0" w:space="0" w:color="auto"/>
        <w:left w:val="none" w:sz="0" w:space="0" w:color="auto"/>
        <w:bottom w:val="none" w:sz="0" w:space="0" w:color="auto"/>
        <w:right w:val="none" w:sz="0" w:space="0" w:color="auto"/>
      </w:divBdr>
    </w:div>
    <w:div w:id="4864942">
      <w:marLeft w:val="640"/>
      <w:marRight w:val="0"/>
      <w:marTop w:val="0"/>
      <w:marBottom w:val="0"/>
      <w:divBdr>
        <w:top w:val="none" w:sz="0" w:space="0" w:color="auto"/>
        <w:left w:val="none" w:sz="0" w:space="0" w:color="auto"/>
        <w:bottom w:val="none" w:sz="0" w:space="0" w:color="auto"/>
        <w:right w:val="none" w:sz="0" w:space="0" w:color="auto"/>
      </w:divBdr>
    </w:div>
    <w:div w:id="4939321">
      <w:marLeft w:val="480"/>
      <w:marRight w:val="0"/>
      <w:marTop w:val="0"/>
      <w:marBottom w:val="0"/>
      <w:divBdr>
        <w:top w:val="none" w:sz="0" w:space="0" w:color="auto"/>
        <w:left w:val="none" w:sz="0" w:space="0" w:color="auto"/>
        <w:bottom w:val="none" w:sz="0" w:space="0" w:color="auto"/>
        <w:right w:val="none" w:sz="0" w:space="0" w:color="auto"/>
      </w:divBdr>
    </w:div>
    <w:div w:id="4940385">
      <w:marLeft w:val="640"/>
      <w:marRight w:val="0"/>
      <w:marTop w:val="0"/>
      <w:marBottom w:val="0"/>
      <w:divBdr>
        <w:top w:val="none" w:sz="0" w:space="0" w:color="auto"/>
        <w:left w:val="none" w:sz="0" w:space="0" w:color="auto"/>
        <w:bottom w:val="none" w:sz="0" w:space="0" w:color="auto"/>
        <w:right w:val="none" w:sz="0" w:space="0" w:color="auto"/>
      </w:divBdr>
    </w:div>
    <w:div w:id="4941753">
      <w:marLeft w:val="640"/>
      <w:marRight w:val="0"/>
      <w:marTop w:val="0"/>
      <w:marBottom w:val="0"/>
      <w:divBdr>
        <w:top w:val="none" w:sz="0" w:space="0" w:color="auto"/>
        <w:left w:val="none" w:sz="0" w:space="0" w:color="auto"/>
        <w:bottom w:val="none" w:sz="0" w:space="0" w:color="auto"/>
        <w:right w:val="none" w:sz="0" w:space="0" w:color="auto"/>
      </w:divBdr>
    </w:div>
    <w:div w:id="4980983">
      <w:marLeft w:val="640"/>
      <w:marRight w:val="0"/>
      <w:marTop w:val="0"/>
      <w:marBottom w:val="0"/>
      <w:divBdr>
        <w:top w:val="none" w:sz="0" w:space="0" w:color="auto"/>
        <w:left w:val="none" w:sz="0" w:space="0" w:color="auto"/>
        <w:bottom w:val="none" w:sz="0" w:space="0" w:color="auto"/>
        <w:right w:val="none" w:sz="0" w:space="0" w:color="auto"/>
      </w:divBdr>
    </w:div>
    <w:div w:id="5058894">
      <w:marLeft w:val="640"/>
      <w:marRight w:val="0"/>
      <w:marTop w:val="0"/>
      <w:marBottom w:val="0"/>
      <w:divBdr>
        <w:top w:val="none" w:sz="0" w:space="0" w:color="auto"/>
        <w:left w:val="none" w:sz="0" w:space="0" w:color="auto"/>
        <w:bottom w:val="none" w:sz="0" w:space="0" w:color="auto"/>
        <w:right w:val="none" w:sz="0" w:space="0" w:color="auto"/>
      </w:divBdr>
    </w:div>
    <w:div w:id="5061954">
      <w:marLeft w:val="640"/>
      <w:marRight w:val="0"/>
      <w:marTop w:val="0"/>
      <w:marBottom w:val="0"/>
      <w:divBdr>
        <w:top w:val="none" w:sz="0" w:space="0" w:color="auto"/>
        <w:left w:val="none" w:sz="0" w:space="0" w:color="auto"/>
        <w:bottom w:val="none" w:sz="0" w:space="0" w:color="auto"/>
        <w:right w:val="none" w:sz="0" w:space="0" w:color="auto"/>
      </w:divBdr>
    </w:div>
    <w:div w:id="5136735">
      <w:marLeft w:val="640"/>
      <w:marRight w:val="0"/>
      <w:marTop w:val="0"/>
      <w:marBottom w:val="0"/>
      <w:divBdr>
        <w:top w:val="none" w:sz="0" w:space="0" w:color="auto"/>
        <w:left w:val="none" w:sz="0" w:space="0" w:color="auto"/>
        <w:bottom w:val="none" w:sz="0" w:space="0" w:color="auto"/>
        <w:right w:val="none" w:sz="0" w:space="0" w:color="auto"/>
      </w:divBdr>
    </w:div>
    <w:div w:id="5252064">
      <w:marLeft w:val="640"/>
      <w:marRight w:val="0"/>
      <w:marTop w:val="0"/>
      <w:marBottom w:val="0"/>
      <w:divBdr>
        <w:top w:val="none" w:sz="0" w:space="0" w:color="auto"/>
        <w:left w:val="none" w:sz="0" w:space="0" w:color="auto"/>
        <w:bottom w:val="none" w:sz="0" w:space="0" w:color="auto"/>
        <w:right w:val="none" w:sz="0" w:space="0" w:color="auto"/>
      </w:divBdr>
    </w:div>
    <w:div w:id="5258518">
      <w:marLeft w:val="640"/>
      <w:marRight w:val="0"/>
      <w:marTop w:val="0"/>
      <w:marBottom w:val="0"/>
      <w:divBdr>
        <w:top w:val="none" w:sz="0" w:space="0" w:color="auto"/>
        <w:left w:val="none" w:sz="0" w:space="0" w:color="auto"/>
        <w:bottom w:val="none" w:sz="0" w:space="0" w:color="auto"/>
        <w:right w:val="none" w:sz="0" w:space="0" w:color="auto"/>
      </w:divBdr>
    </w:div>
    <w:div w:id="5326773">
      <w:marLeft w:val="640"/>
      <w:marRight w:val="0"/>
      <w:marTop w:val="0"/>
      <w:marBottom w:val="0"/>
      <w:divBdr>
        <w:top w:val="none" w:sz="0" w:space="0" w:color="auto"/>
        <w:left w:val="none" w:sz="0" w:space="0" w:color="auto"/>
        <w:bottom w:val="none" w:sz="0" w:space="0" w:color="auto"/>
        <w:right w:val="none" w:sz="0" w:space="0" w:color="auto"/>
      </w:divBdr>
    </w:div>
    <w:div w:id="5332023">
      <w:marLeft w:val="640"/>
      <w:marRight w:val="0"/>
      <w:marTop w:val="0"/>
      <w:marBottom w:val="0"/>
      <w:divBdr>
        <w:top w:val="none" w:sz="0" w:space="0" w:color="auto"/>
        <w:left w:val="none" w:sz="0" w:space="0" w:color="auto"/>
        <w:bottom w:val="none" w:sz="0" w:space="0" w:color="auto"/>
        <w:right w:val="none" w:sz="0" w:space="0" w:color="auto"/>
      </w:divBdr>
    </w:div>
    <w:div w:id="5402763">
      <w:marLeft w:val="640"/>
      <w:marRight w:val="0"/>
      <w:marTop w:val="0"/>
      <w:marBottom w:val="0"/>
      <w:divBdr>
        <w:top w:val="none" w:sz="0" w:space="0" w:color="auto"/>
        <w:left w:val="none" w:sz="0" w:space="0" w:color="auto"/>
        <w:bottom w:val="none" w:sz="0" w:space="0" w:color="auto"/>
        <w:right w:val="none" w:sz="0" w:space="0" w:color="auto"/>
      </w:divBdr>
    </w:div>
    <w:div w:id="5448737">
      <w:marLeft w:val="640"/>
      <w:marRight w:val="0"/>
      <w:marTop w:val="0"/>
      <w:marBottom w:val="0"/>
      <w:divBdr>
        <w:top w:val="none" w:sz="0" w:space="0" w:color="auto"/>
        <w:left w:val="none" w:sz="0" w:space="0" w:color="auto"/>
        <w:bottom w:val="none" w:sz="0" w:space="0" w:color="auto"/>
        <w:right w:val="none" w:sz="0" w:space="0" w:color="auto"/>
      </w:divBdr>
    </w:div>
    <w:div w:id="5524864">
      <w:marLeft w:val="640"/>
      <w:marRight w:val="0"/>
      <w:marTop w:val="0"/>
      <w:marBottom w:val="0"/>
      <w:divBdr>
        <w:top w:val="none" w:sz="0" w:space="0" w:color="auto"/>
        <w:left w:val="none" w:sz="0" w:space="0" w:color="auto"/>
        <w:bottom w:val="none" w:sz="0" w:space="0" w:color="auto"/>
        <w:right w:val="none" w:sz="0" w:space="0" w:color="auto"/>
      </w:divBdr>
    </w:div>
    <w:div w:id="5597070">
      <w:marLeft w:val="640"/>
      <w:marRight w:val="0"/>
      <w:marTop w:val="0"/>
      <w:marBottom w:val="0"/>
      <w:divBdr>
        <w:top w:val="none" w:sz="0" w:space="0" w:color="auto"/>
        <w:left w:val="none" w:sz="0" w:space="0" w:color="auto"/>
        <w:bottom w:val="none" w:sz="0" w:space="0" w:color="auto"/>
        <w:right w:val="none" w:sz="0" w:space="0" w:color="auto"/>
      </w:divBdr>
    </w:div>
    <w:div w:id="5598158">
      <w:marLeft w:val="640"/>
      <w:marRight w:val="0"/>
      <w:marTop w:val="0"/>
      <w:marBottom w:val="0"/>
      <w:divBdr>
        <w:top w:val="none" w:sz="0" w:space="0" w:color="auto"/>
        <w:left w:val="none" w:sz="0" w:space="0" w:color="auto"/>
        <w:bottom w:val="none" w:sz="0" w:space="0" w:color="auto"/>
        <w:right w:val="none" w:sz="0" w:space="0" w:color="auto"/>
      </w:divBdr>
    </w:div>
    <w:div w:id="5637937">
      <w:marLeft w:val="640"/>
      <w:marRight w:val="0"/>
      <w:marTop w:val="0"/>
      <w:marBottom w:val="0"/>
      <w:divBdr>
        <w:top w:val="none" w:sz="0" w:space="0" w:color="auto"/>
        <w:left w:val="none" w:sz="0" w:space="0" w:color="auto"/>
        <w:bottom w:val="none" w:sz="0" w:space="0" w:color="auto"/>
        <w:right w:val="none" w:sz="0" w:space="0" w:color="auto"/>
      </w:divBdr>
    </w:div>
    <w:div w:id="5640102">
      <w:marLeft w:val="640"/>
      <w:marRight w:val="0"/>
      <w:marTop w:val="0"/>
      <w:marBottom w:val="0"/>
      <w:divBdr>
        <w:top w:val="none" w:sz="0" w:space="0" w:color="auto"/>
        <w:left w:val="none" w:sz="0" w:space="0" w:color="auto"/>
        <w:bottom w:val="none" w:sz="0" w:space="0" w:color="auto"/>
        <w:right w:val="none" w:sz="0" w:space="0" w:color="auto"/>
      </w:divBdr>
    </w:div>
    <w:div w:id="5714097">
      <w:marLeft w:val="640"/>
      <w:marRight w:val="0"/>
      <w:marTop w:val="0"/>
      <w:marBottom w:val="0"/>
      <w:divBdr>
        <w:top w:val="none" w:sz="0" w:space="0" w:color="auto"/>
        <w:left w:val="none" w:sz="0" w:space="0" w:color="auto"/>
        <w:bottom w:val="none" w:sz="0" w:space="0" w:color="auto"/>
        <w:right w:val="none" w:sz="0" w:space="0" w:color="auto"/>
      </w:divBdr>
    </w:div>
    <w:div w:id="5715802">
      <w:marLeft w:val="640"/>
      <w:marRight w:val="0"/>
      <w:marTop w:val="0"/>
      <w:marBottom w:val="0"/>
      <w:divBdr>
        <w:top w:val="none" w:sz="0" w:space="0" w:color="auto"/>
        <w:left w:val="none" w:sz="0" w:space="0" w:color="auto"/>
        <w:bottom w:val="none" w:sz="0" w:space="0" w:color="auto"/>
        <w:right w:val="none" w:sz="0" w:space="0" w:color="auto"/>
      </w:divBdr>
    </w:div>
    <w:div w:id="5718866">
      <w:marLeft w:val="640"/>
      <w:marRight w:val="0"/>
      <w:marTop w:val="0"/>
      <w:marBottom w:val="0"/>
      <w:divBdr>
        <w:top w:val="none" w:sz="0" w:space="0" w:color="auto"/>
        <w:left w:val="none" w:sz="0" w:space="0" w:color="auto"/>
        <w:bottom w:val="none" w:sz="0" w:space="0" w:color="auto"/>
        <w:right w:val="none" w:sz="0" w:space="0" w:color="auto"/>
      </w:divBdr>
    </w:div>
    <w:div w:id="5720464">
      <w:marLeft w:val="640"/>
      <w:marRight w:val="0"/>
      <w:marTop w:val="0"/>
      <w:marBottom w:val="0"/>
      <w:divBdr>
        <w:top w:val="none" w:sz="0" w:space="0" w:color="auto"/>
        <w:left w:val="none" w:sz="0" w:space="0" w:color="auto"/>
        <w:bottom w:val="none" w:sz="0" w:space="0" w:color="auto"/>
        <w:right w:val="none" w:sz="0" w:space="0" w:color="auto"/>
      </w:divBdr>
    </w:div>
    <w:div w:id="5787523">
      <w:marLeft w:val="640"/>
      <w:marRight w:val="0"/>
      <w:marTop w:val="0"/>
      <w:marBottom w:val="0"/>
      <w:divBdr>
        <w:top w:val="none" w:sz="0" w:space="0" w:color="auto"/>
        <w:left w:val="none" w:sz="0" w:space="0" w:color="auto"/>
        <w:bottom w:val="none" w:sz="0" w:space="0" w:color="auto"/>
        <w:right w:val="none" w:sz="0" w:space="0" w:color="auto"/>
      </w:divBdr>
    </w:div>
    <w:div w:id="5788386">
      <w:marLeft w:val="640"/>
      <w:marRight w:val="0"/>
      <w:marTop w:val="0"/>
      <w:marBottom w:val="0"/>
      <w:divBdr>
        <w:top w:val="none" w:sz="0" w:space="0" w:color="auto"/>
        <w:left w:val="none" w:sz="0" w:space="0" w:color="auto"/>
        <w:bottom w:val="none" w:sz="0" w:space="0" w:color="auto"/>
        <w:right w:val="none" w:sz="0" w:space="0" w:color="auto"/>
      </w:divBdr>
    </w:div>
    <w:div w:id="5795471">
      <w:marLeft w:val="640"/>
      <w:marRight w:val="0"/>
      <w:marTop w:val="0"/>
      <w:marBottom w:val="0"/>
      <w:divBdr>
        <w:top w:val="none" w:sz="0" w:space="0" w:color="auto"/>
        <w:left w:val="none" w:sz="0" w:space="0" w:color="auto"/>
        <w:bottom w:val="none" w:sz="0" w:space="0" w:color="auto"/>
        <w:right w:val="none" w:sz="0" w:space="0" w:color="auto"/>
      </w:divBdr>
    </w:div>
    <w:div w:id="5910368">
      <w:marLeft w:val="640"/>
      <w:marRight w:val="0"/>
      <w:marTop w:val="0"/>
      <w:marBottom w:val="0"/>
      <w:divBdr>
        <w:top w:val="none" w:sz="0" w:space="0" w:color="auto"/>
        <w:left w:val="none" w:sz="0" w:space="0" w:color="auto"/>
        <w:bottom w:val="none" w:sz="0" w:space="0" w:color="auto"/>
        <w:right w:val="none" w:sz="0" w:space="0" w:color="auto"/>
      </w:divBdr>
    </w:div>
    <w:div w:id="5981589">
      <w:marLeft w:val="640"/>
      <w:marRight w:val="0"/>
      <w:marTop w:val="0"/>
      <w:marBottom w:val="0"/>
      <w:divBdr>
        <w:top w:val="none" w:sz="0" w:space="0" w:color="auto"/>
        <w:left w:val="none" w:sz="0" w:space="0" w:color="auto"/>
        <w:bottom w:val="none" w:sz="0" w:space="0" w:color="auto"/>
        <w:right w:val="none" w:sz="0" w:space="0" w:color="auto"/>
      </w:divBdr>
    </w:div>
    <w:div w:id="5986356">
      <w:marLeft w:val="640"/>
      <w:marRight w:val="0"/>
      <w:marTop w:val="0"/>
      <w:marBottom w:val="0"/>
      <w:divBdr>
        <w:top w:val="none" w:sz="0" w:space="0" w:color="auto"/>
        <w:left w:val="none" w:sz="0" w:space="0" w:color="auto"/>
        <w:bottom w:val="none" w:sz="0" w:space="0" w:color="auto"/>
        <w:right w:val="none" w:sz="0" w:space="0" w:color="auto"/>
      </w:divBdr>
    </w:div>
    <w:div w:id="5986446">
      <w:marLeft w:val="640"/>
      <w:marRight w:val="0"/>
      <w:marTop w:val="0"/>
      <w:marBottom w:val="0"/>
      <w:divBdr>
        <w:top w:val="none" w:sz="0" w:space="0" w:color="auto"/>
        <w:left w:val="none" w:sz="0" w:space="0" w:color="auto"/>
        <w:bottom w:val="none" w:sz="0" w:space="0" w:color="auto"/>
        <w:right w:val="none" w:sz="0" w:space="0" w:color="auto"/>
      </w:divBdr>
    </w:div>
    <w:div w:id="6251632">
      <w:marLeft w:val="640"/>
      <w:marRight w:val="0"/>
      <w:marTop w:val="0"/>
      <w:marBottom w:val="0"/>
      <w:divBdr>
        <w:top w:val="none" w:sz="0" w:space="0" w:color="auto"/>
        <w:left w:val="none" w:sz="0" w:space="0" w:color="auto"/>
        <w:bottom w:val="none" w:sz="0" w:space="0" w:color="auto"/>
        <w:right w:val="none" w:sz="0" w:space="0" w:color="auto"/>
      </w:divBdr>
    </w:div>
    <w:div w:id="6254326">
      <w:marLeft w:val="640"/>
      <w:marRight w:val="0"/>
      <w:marTop w:val="0"/>
      <w:marBottom w:val="0"/>
      <w:divBdr>
        <w:top w:val="none" w:sz="0" w:space="0" w:color="auto"/>
        <w:left w:val="none" w:sz="0" w:space="0" w:color="auto"/>
        <w:bottom w:val="none" w:sz="0" w:space="0" w:color="auto"/>
        <w:right w:val="none" w:sz="0" w:space="0" w:color="auto"/>
      </w:divBdr>
    </w:div>
    <w:div w:id="6255994">
      <w:marLeft w:val="640"/>
      <w:marRight w:val="0"/>
      <w:marTop w:val="0"/>
      <w:marBottom w:val="0"/>
      <w:divBdr>
        <w:top w:val="none" w:sz="0" w:space="0" w:color="auto"/>
        <w:left w:val="none" w:sz="0" w:space="0" w:color="auto"/>
        <w:bottom w:val="none" w:sz="0" w:space="0" w:color="auto"/>
        <w:right w:val="none" w:sz="0" w:space="0" w:color="auto"/>
      </w:divBdr>
    </w:div>
    <w:div w:id="6293439">
      <w:marLeft w:val="640"/>
      <w:marRight w:val="0"/>
      <w:marTop w:val="0"/>
      <w:marBottom w:val="0"/>
      <w:divBdr>
        <w:top w:val="none" w:sz="0" w:space="0" w:color="auto"/>
        <w:left w:val="none" w:sz="0" w:space="0" w:color="auto"/>
        <w:bottom w:val="none" w:sz="0" w:space="0" w:color="auto"/>
        <w:right w:val="none" w:sz="0" w:space="0" w:color="auto"/>
      </w:divBdr>
    </w:div>
    <w:div w:id="6295174">
      <w:marLeft w:val="640"/>
      <w:marRight w:val="0"/>
      <w:marTop w:val="0"/>
      <w:marBottom w:val="0"/>
      <w:divBdr>
        <w:top w:val="none" w:sz="0" w:space="0" w:color="auto"/>
        <w:left w:val="none" w:sz="0" w:space="0" w:color="auto"/>
        <w:bottom w:val="none" w:sz="0" w:space="0" w:color="auto"/>
        <w:right w:val="none" w:sz="0" w:space="0" w:color="auto"/>
      </w:divBdr>
    </w:div>
    <w:div w:id="6296617">
      <w:marLeft w:val="640"/>
      <w:marRight w:val="0"/>
      <w:marTop w:val="0"/>
      <w:marBottom w:val="0"/>
      <w:divBdr>
        <w:top w:val="none" w:sz="0" w:space="0" w:color="auto"/>
        <w:left w:val="none" w:sz="0" w:space="0" w:color="auto"/>
        <w:bottom w:val="none" w:sz="0" w:space="0" w:color="auto"/>
        <w:right w:val="none" w:sz="0" w:space="0" w:color="auto"/>
      </w:divBdr>
    </w:div>
    <w:div w:id="6370035">
      <w:marLeft w:val="640"/>
      <w:marRight w:val="0"/>
      <w:marTop w:val="0"/>
      <w:marBottom w:val="0"/>
      <w:divBdr>
        <w:top w:val="none" w:sz="0" w:space="0" w:color="auto"/>
        <w:left w:val="none" w:sz="0" w:space="0" w:color="auto"/>
        <w:bottom w:val="none" w:sz="0" w:space="0" w:color="auto"/>
        <w:right w:val="none" w:sz="0" w:space="0" w:color="auto"/>
      </w:divBdr>
    </w:div>
    <w:div w:id="6371588">
      <w:marLeft w:val="640"/>
      <w:marRight w:val="0"/>
      <w:marTop w:val="0"/>
      <w:marBottom w:val="0"/>
      <w:divBdr>
        <w:top w:val="none" w:sz="0" w:space="0" w:color="auto"/>
        <w:left w:val="none" w:sz="0" w:space="0" w:color="auto"/>
        <w:bottom w:val="none" w:sz="0" w:space="0" w:color="auto"/>
        <w:right w:val="none" w:sz="0" w:space="0" w:color="auto"/>
      </w:divBdr>
    </w:div>
    <w:div w:id="6371897">
      <w:marLeft w:val="640"/>
      <w:marRight w:val="0"/>
      <w:marTop w:val="0"/>
      <w:marBottom w:val="0"/>
      <w:divBdr>
        <w:top w:val="none" w:sz="0" w:space="0" w:color="auto"/>
        <w:left w:val="none" w:sz="0" w:space="0" w:color="auto"/>
        <w:bottom w:val="none" w:sz="0" w:space="0" w:color="auto"/>
        <w:right w:val="none" w:sz="0" w:space="0" w:color="auto"/>
      </w:divBdr>
    </w:div>
    <w:div w:id="6373602">
      <w:marLeft w:val="640"/>
      <w:marRight w:val="0"/>
      <w:marTop w:val="0"/>
      <w:marBottom w:val="0"/>
      <w:divBdr>
        <w:top w:val="none" w:sz="0" w:space="0" w:color="auto"/>
        <w:left w:val="none" w:sz="0" w:space="0" w:color="auto"/>
        <w:bottom w:val="none" w:sz="0" w:space="0" w:color="auto"/>
        <w:right w:val="none" w:sz="0" w:space="0" w:color="auto"/>
      </w:divBdr>
    </w:div>
    <w:div w:id="6448494">
      <w:marLeft w:val="640"/>
      <w:marRight w:val="0"/>
      <w:marTop w:val="0"/>
      <w:marBottom w:val="0"/>
      <w:divBdr>
        <w:top w:val="none" w:sz="0" w:space="0" w:color="auto"/>
        <w:left w:val="none" w:sz="0" w:space="0" w:color="auto"/>
        <w:bottom w:val="none" w:sz="0" w:space="0" w:color="auto"/>
        <w:right w:val="none" w:sz="0" w:space="0" w:color="auto"/>
      </w:divBdr>
    </w:div>
    <w:div w:id="6566708">
      <w:marLeft w:val="640"/>
      <w:marRight w:val="0"/>
      <w:marTop w:val="0"/>
      <w:marBottom w:val="0"/>
      <w:divBdr>
        <w:top w:val="none" w:sz="0" w:space="0" w:color="auto"/>
        <w:left w:val="none" w:sz="0" w:space="0" w:color="auto"/>
        <w:bottom w:val="none" w:sz="0" w:space="0" w:color="auto"/>
        <w:right w:val="none" w:sz="0" w:space="0" w:color="auto"/>
      </w:divBdr>
    </w:div>
    <w:div w:id="6636232">
      <w:marLeft w:val="640"/>
      <w:marRight w:val="0"/>
      <w:marTop w:val="0"/>
      <w:marBottom w:val="0"/>
      <w:divBdr>
        <w:top w:val="none" w:sz="0" w:space="0" w:color="auto"/>
        <w:left w:val="none" w:sz="0" w:space="0" w:color="auto"/>
        <w:bottom w:val="none" w:sz="0" w:space="0" w:color="auto"/>
        <w:right w:val="none" w:sz="0" w:space="0" w:color="auto"/>
      </w:divBdr>
    </w:div>
    <w:div w:id="6710644">
      <w:marLeft w:val="640"/>
      <w:marRight w:val="0"/>
      <w:marTop w:val="0"/>
      <w:marBottom w:val="0"/>
      <w:divBdr>
        <w:top w:val="none" w:sz="0" w:space="0" w:color="auto"/>
        <w:left w:val="none" w:sz="0" w:space="0" w:color="auto"/>
        <w:bottom w:val="none" w:sz="0" w:space="0" w:color="auto"/>
        <w:right w:val="none" w:sz="0" w:space="0" w:color="auto"/>
      </w:divBdr>
    </w:div>
    <w:div w:id="6753095">
      <w:marLeft w:val="640"/>
      <w:marRight w:val="0"/>
      <w:marTop w:val="0"/>
      <w:marBottom w:val="0"/>
      <w:divBdr>
        <w:top w:val="none" w:sz="0" w:space="0" w:color="auto"/>
        <w:left w:val="none" w:sz="0" w:space="0" w:color="auto"/>
        <w:bottom w:val="none" w:sz="0" w:space="0" w:color="auto"/>
        <w:right w:val="none" w:sz="0" w:space="0" w:color="auto"/>
      </w:divBdr>
    </w:div>
    <w:div w:id="6758782">
      <w:marLeft w:val="640"/>
      <w:marRight w:val="0"/>
      <w:marTop w:val="0"/>
      <w:marBottom w:val="0"/>
      <w:divBdr>
        <w:top w:val="none" w:sz="0" w:space="0" w:color="auto"/>
        <w:left w:val="none" w:sz="0" w:space="0" w:color="auto"/>
        <w:bottom w:val="none" w:sz="0" w:space="0" w:color="auto"/>
        <w:right w:val="none" w:sz="0" w:space="0" w:color="auto"/>
      </w:divBdr>
    </w:div>
    <w:div w:id="6759654">
      <w:marLeft w:val="640"/>
      <w:marRight w:val="0"/>
      <w:marTop w:val="0"/>
      <w:marBottom w:val="0"/>
      <w:divBdr>
        <w:top w:val="none" w:sz="0" w:space="0" w:color="auto"/>
        <w:left w:val="none" w:sz="0" w:space="0" w:color="auto"/>
        <w:bottom w:val="none" w:sz="0" w:space="0" w:color="auto"/>
        <w:right w:val="none" w:sz="0" w:space="0" w:color="auto"/>
      </w:divBdr>
    </w:div>
    <w:div w:id="6837193">
      <w:marLeft w:val="640"/>
      <w:marRight w:val="0"/>
      <w:marTop w:val="0"/>
      <w:marBottom w:val="0"/>
      <w:divBdr>
        <w:top w:val="none" w:sz="0" w:space="0" w:color="auto"/>
        <w:left w:val="none" w:sz="0" w:space="0" w:color="auto"/>
        <w:bottom w:val="none" w:sz="0" w:space="0" w:color="auto"/>
        <w:right w:val="none" w:sz="0" w:space="0" w:color="auto"/>
      </w:divBdr>
    </w:div>
    <w:div w:id="6904357">
      <w:marLeft w:val="640"/>
      <w:marRight w:val="0"/>
      <w:marTop w:val="0"/>
      <w:marBottom w:val="0"/>
      <w:divBdr>
        <w:top w:val="none" w:sz="0" w:space="0" w:color="auto"/>
        <w:left w:val="none" w:sz="0" w:space="0" w:color="auto"/>
        <w:bottom w:val="none" w:sz="0" w:space="0" w:color="auto"/>
        <w:right w:val="none" w:sz="0" w:space="0" w:color="auto"/>
      </w:divBdr>
    </w:div>
    <w:div w:id="6909006">
      <w:marLeft w:val="640"/>
      <w:marRight w:val="0"/>
      <w:marTop w:val="0"/>
      <w:marBottom w:val="0"/>
      <w:divBdr>
        <w:top w:val="none" w:sz="0" w:space="0" w:color="auto"/>
        <w:left w:val="none" w:sz="0" w:space="0" w:color="auto"/>
        <w:bottom w:val="none" w:sz="0" w:space="0" w:color="auto"/>
        <w:right w:val="none" w:sz="0" w:space="0" w:color="auto"/>
      </w:divBdr>
    </w:div>
    <w:div w:id="6911610">
      <w:marLeft w:val="640"/>
      <w:marRight w:val="0"/>
      <w:marTop w:val="0"/>
      <w:marBottom w:val="0"/>
      <w:divBdr>
        <w:top w:val="none" w:sz="0" w:space="0" w:color="auto"/>
        <w:left w:val="none" w:sz="0" w:space="0" w:color="auto"/>
        <w:bottom w:val="none" w:sz="0" w:space="0" w:color="auto"/>
        <w:right w:val="none" w:sz="0" w:space="0" w:color="auto"/>
      </w:divBdr>
    </w:div>
    <w:div w:id="7023496">
      <w:marLeft w:val="640"/>
      <w:marRight w:val="0"/>
      <w:marTop w:val="0"/>
      <w:marBottom w:val="0"/>
      <w:divBdr>
        <w:top w:val="none" w:sz="0" w:space="0" w:color="auto"/>
        <w:left w:val="none" w:sz="0" w:space="0" w:color="auto"/>
        <w:bottom w:val="none" w:sz="0" w:space="0" w:color="auto"/>
        <w:right w:val="none" w:sz="0" w:space="0" w:color="auto"/>
      </w:divBdr>
    </w:div>
    <w:div w:id="7027651">
      <w:marLeft w:val="640"/>
      <w:marRight w:val="0"/>
      <w:marTop w:val="0"/>
      <w:marBottom w:val="0"/>
      <w:divBdr>
        <w:top w:val="none" w:sz="0" w:space="0" w:color="auto"/>
        <w:left w:val="none" w:sz="0" w:space="0" w:color="auto"/>
        <w:bottom w:val="none" w:sz="0" w:space="0" w:color="auto"/>
        <w:right w:val="none" w:sz="0" w:space="0" w:color="auto"/>
      </w:divBdr>
    </w:div>
    <w:div w:id="7099733">
      <w:marLeft w:val="640"/>
      <w:marRight w:val="0"/>
      <w:marTop w:val="0"/>
      <w:marBottom w:val="0"/>
      <w:divBdr>
        <w:top w:val="none" w:sz="0" w:space="0" w:color="auto"/>
        <w:left w:val="none" w:sz="0" w:space="0" w:color="auto"/>
        <w:bottom w:val="none" w:sz="0" w:space="0" w:color="auto"/>
        <w:right w:val="none" w:sz="0" w:space="0" w:color="auto"/>
      </w:divBdr>
    </w:div>
    <w:div w:id="7105202">
      <w:marLeft w:val="640"/>
      <w:marRight w:val="0"/>
      <w:marTop w:val="0"/>
      <w:marBottom w:val="0"/>
      <w:divBdr>
        <w:top w:val="none" w:sz="0" w:space="0" w:color="auto"/>
        <w:left w:val="none" w:sz="0" w:space="0" w:color="auto"/>
        <w:bottom w:val="none" w:sz="0" w:space="0" w:color="auto"/>
        <w:right w:val="none" w:sz="0" w:space="0" w:color="auto"/>
      </w:divBdr>
    </w:div>
    <w:div w:id="7105792">
      <w:marLeft w:val="640"/>
      <w:marRight w:val="0"/>
      <w:marTop w:val="0"/>
      <w:marBottom w:val="0"/>
      <w:divBdr>
        <w:top w:val="none" w:sz="0" w:space="0" w:color="auto"/>
        <w:left w:val="none" w:sz="0" w:space="0" w:color="auto"/>
        <w:bottom w:val="none" w:sz="0" w:space="0" w:color="auto"/>
        <w:right w:val="none" w:sz="0" w:space="0" w:color="auto"/>
      </w:divBdr>
    </w:div>
    <w:div w:id="7219826">
      <w:marLeft w:val="640"/>
      <w:marRight w:val="0"/>
      <w:marTop w:val="0"/>
      <w:marBottom w:val="0"/>
      <w:divBdr>
        <w:top w:val="none" w:sz="0" w:space="0" w:color="auto"/>
        <w:left w:val="none" w:sz="0" w:space="0" w:color="auto"/>
        <w:bottom w:val="none" w:sz="0" w:space="0" w:color="auto"/>
        <w:right w:val="none" w:sz="0" w:space="0" w:color="auto"/>
      </w:divBdr>
    </w:div>
    <w:div w:id="7365773">
      <w:marLeft w:val="640"/>
      <w:marRight w:val="0"/>
      <w:marTop w:val="0"/>
      <w:marBottom w:val="0"/>
      <w:divBdr>
        <w:top w:val="none" w:sz="0" w:space="0" w:color="auto"/>
        <w:left w:val="none" w:sz="0" w:space="0" w:color="auto"/>
        <w:bottom w:val="none" w:sz="0" w:space="0" w:color="auto"/>
        <w:right w:val="none" w:sz="0" w:space="0" w:color="auto"/>
      </w:divBdr>
    </w:div>
    <w:div w:id="7365954">
      <w:marLeft w:val="640"/>
      <w:marRight w:val="0"/>
      <w:marTop w:val="0"/>
      <w:marBottom w:val="0"/>
      <w:divBdr>
        <w:top w:val="none" w:sz="0" w:space="0" w:color="auto"/>
        <w:left w:val="none" w:sz="0" w:space="0" w:color="auto"/>
        <w:bottom w:val="none" w:sz="0" w:space="0" w:color="auto"/>
        <w:right w:val="none" w:sz="0" w:space="0" w:color="auto"/>
      </w:divBdr>
    </w:div>
    <w:div w:id="7409265">
      <w:marLeft w:val="640"/>
      <w:marRight w:val="0"/>
      <w:marTop w:val="0"/>
      <w:marBottom w:val="0"/>
      <w:divBdr>
        <w:top w:val="none" w:sz="0" w:space="0" w:color="auto"/>
        <w:left w:val="none" w:sz="0" w:space="0" w:color="auto"/>
        <w:bottom w:val="none" w:sz="0" w:space="0" w:color="auto"/>
        <w:right w:val="none" w:sz="0" w:space="0" w:color="auto"/>
      </w:divBdr>
    </w:div>
    <w:div w:id="7606324">
      <w:marLeft w:val="640"/>
      <w:marRight w:val="0"/>
      <w:marTop w:val="0"/>
      <w:marBottom w:val="0"/>
      <w:divBdr>
        <w:top w:val="none" w:sz="0" w:space="0" w:color="auto"/>
        <w:left w:val="none" w:sz="0" w:space="0" w:color="auto"/>
        <w:bottom w:val="none" w:sz="0" w:space="0" w:color="auto"/>
        <w:right w:val="none" w:sz="0" w:space="0" w:color="auto"/>
      </w:divBdr>
    </w:div>
    <w:div w:id="7634525">
      <w:marLeft w:val="640"/>
      <w:marRight w:val="0"/>
      <w:marTop w:val="0"/>
      <w:marBottom w:val="0"/>
      <w:divBdr>
        <w:top w:val="none" w:sz="0" w:space="0" w:color="auto"/>
        <w:left w:val="none" w:sz="0" w:space="0" w:color="auto"/>
        <w:bottom w:val="none" w:sz="0" w:space="0" w:color="auto"/>
        <w:right w:val="none" w:sz="0" w:space="0" w:color="auto"/>
      </w:divBdr>
    </w:div>
    <w:div w:id="7754808">
      <w:marLeft w:val="640"/>
      <w:marRight w:val="0"/>
      <w:marTop w:val="0"/>
      <w:marBottom w:val="0"/>
      <w:divBdr>
        <w:top w:val="none" w:sz="0" w:space="0" w:color="auto"/>
        <w:left w:val="none" w:sz="0" w:space="0" w:color="auto"/>
        <w:bottom w:val="none" w:sz="0" w:space="0" w:color="auto"/>
        <w:right w:val="none" w:sz="0" w:space="0" w:color="auto"/>
      </w:divBdr>
    </w:div>
    <w:div w:id="7828410">
      <w:marLeft w:val="640"/>
      <w:marRight w:val="0"/>
      <w:marTop w:val="0"/>
      <w:marBottom w:val="0"/>
      <w:divBdr>
        <w:top w:val="none" w:sz="0" w:space="0" w:color="auto"/>
        <w:left w:val="none" w:sz="0" w:space="0" w:color="auto"/>
        <w:bottom w:val="none" w:sz="0" w:space="0" w:color="auto"/>
        <w:right w:val="none" w:sz="0" w:space="0" w:color="auto"/>
      </w:divBdr>
    </w:div>
    <w:div w:id="7828811">
      <w:marLeft w:val="640"/>
      <w:marRight w:val="0"/>
      <w:marTop w:val="0"/>
      <w:marBottom w:val="0"/>
      <w:divBdr>
        <w:top w:val="none" w:sz="0" w:space="0" w:color="auto"/>
        <w:left w:val="none" w:sz="0" w:space="0" w:color="auto"/>
        <w:bottom w:val="none" w:sz="0" w:space="0" w:color="auto"/>
        <w:right w:val="none" w:sz="0" w:space="0" w:color="auto"/>
      </w:divBdr>
    </w:div>
    <w:div w:id="7829268">
      <w:marLeft w:val="640"/>
      <w:marRight w:val="0"/>
      <w:marTop w:val="0"/>
      <w:marBottom w:val="0"/>
      <w:divBdr>
        <w:top w:val="none" w:sz="0" w:space="0" w:color="auto"/>
        <w:left w:val="none" w:sz="0" w:space="0" w:color="auto"/>
        <w:bottom w:val="none" w:sz="0" w:space="0" w:color="auto"/>
        <w:right w:val="none" w:sz="0" w:space="0" w:color="auto"/>
      </w:divBdr>
    </w:div>
    <w:div w:id="7870636">
      <w:marLeft w:val="640"/>
      <w:marRight w:val="0"/>
      <w:marTop w:val="0"/>
      <w:marBottom w:val="0"/>
      <w:divBdr>
        <w:top w:val="none" w:sz="0" w:space="0" w:color="auto"/>
        <w:left w:val="none" w:sz="0" w:space="0" w:color="auto"/>
        <w:bottom w:val="none" w:sz="0" w:space="0" w:color="auto"/>
        <w:right w:val="none" w:sz="0" w:space="0" w:color="auto"/>
      </w:divBdr>
    </w:div>
    <w:div w:id="7945740">
      <w:marLeft w:val="640"/>
      <w:marRight w:val="0"/>
      <w:marTop w:val="0"/>
      <w:marBottom w:val="0"/>
      <w:divBdr>
        <w:top w:val="none" w:sz="0" w:space="0" w:color="auto"/>
        <w:left w:val="none" w:sz="0" w:space="0" w:color="auto"/>
        <w:bottom w:val="none" w:sz="0" w:space="0" w:color="auto"/>
        <w:right w:val="none" w:sz="0" w:space="0" w:color="auto"/>
      </w:divBdr>
    </w:div>
    <w:div w:id="7995550">
      <w:marLeft w:val="640"/>
      <w:marRight w:val="0"/>
      <w:marTop w:val="0"/>
      <w:marBottom w:val="0"/>
      <w:divBdr>
        <w:top w:val="none" w:sz="0" w:space="0" w:color="auto"/>
        <w:left w:val="none" w:sz="0" w:space="0" w:color="auto"/>
        <w:bottom w:val="none" w:sz="0" w:space="0" w:color="auto"/>
        <w:right w:val="none" w:sz="0" w:space="0" w:color="auto"/>
      </w:divBdr>
    </w:div>
    <w:div w:id="8020905">
      <w:marLeft w:val="640"/>
      <w:marRight w:val="0"/>
      <w:marTop w:val="0"/>
      <w:marBottom w:val="0"/>
      <w:divBdr>
        <w:top w:val="none" w:sz="0" w:space="0" w:color="auto"/>
        <w:left w:val="none" w:sz="0" w:space="0" w:color="auto"/>
        <w:bottom w:val="none" w:sz="0" w:space="0" w:color="auto"/>
        <w:right w:val="none" w:sz="0" w:space="0" w:color="auto"/>
      </w:divBdr>
    </w:div>
    <w:div w:id="8063712">
      <w:marLeft w:val="640"/>
      <w:marRight w:val="0"/>
      <w:marTop w:val="0"/>
      <w:marBottom w:val="0"/>
      <w:divBdr>
        <w:top w:val="none" w:sz="0" w:space="0" w:color="auto"/>
        <w:left w:val="none" w:sz="0" w:space="0" w:color="auto"/>
        <w:bottom w:val="none" w:sz="0" w:space="0" w:color="auto"/>
        <w:right w:val="none" w:sz="0" w:space="0" w:color="auto"/>
      </w:divBdr>
    </w:div>
    <w:div w:id="8147447">
      <w:marLeft w:val="640"/>
      <w:marRight w:val="0"/>
      <w:marTop w:val="0"/>
      <w:marBottom w:val="0"/>
      <w:divBdr>
        <w:top w:val="none" w:sz="0" w:space="0" w:color="auto"/>
        <w:left w:val="none" w:sz="0" w:space="0" w:color="auto"/>
        <w:bottom w:val="none" w:sz="0" w:space="0" w:color="auto"/>
        <w:right w:val="none" w:sz="0" w:space="0" w:color="auto"/>
      </w:divBdr>
    </w:div>
    <w:div w:id="8218835">
      <w:marLeft w:val="640"/>
      <w:marRight w:val="0"/>
      <w:marTop w:val="0"/>
      <w:marBottom w:val="0"/>
      <w:divBdr>
        <w:top w:val="none" w:sz="0" w:space="0" w:color="auto"/>
        <w:left w:val="none" w:sz="0" w:space="0" w:color="auto"/>
        <w:bottom w:val="none" w:sz="0" w:space="0" w:color="auto"/>
        <w:right w:val="none" w:sz="0" w:space="0" w:color="auto"/>
      </w:divBdr>
    </w:div>
    <w:div w:id="8456884">
      <w:marLeft w:val="640"/>
      <w:marRight w:val="0"/>
      <w:marTop w:val="0"/>
      <w:marBottom w:val="0"/>
      <w:divBdr>
        <w:top w:val="none" w:sz="0" w:space="0" w:color="auto"/>
        <w:left w:val="none" w:sz="0" w:space="0" w:color="auto"/>
        <w:bottom w:val="none" w:sz="0" w:space="0" w:color="auto"/>
        <w:right w:val="none" w:sz="0" w:space="0" w:color="auto"/>
      </w:divBdr>
    </w:div>
    <w:div w:id="8533130">
      <w:marLeft w:val="640"/>
      <w:marRight w:val="0"/>
      <w:marTop w:val="0"/>
      <w:marBottom w:val="0"/>
      <w:divBdr>
        <w:top w:val="none" w:sz="0" w:space="0" w:color="auto"/>
        <w:left w:val="none" w:sz="0" w:space="0" w:color="auto"/>
        <w:bottom w:val="none" w:sz="0" w:space="0" w:color="auto"/>
        <w:right w:val="none" w:sz="0" w:space="0" w:color="auto"/>
      </w:divBdr>
    </w:div>
    <w:div w:id="8676614">
      <w:marLeft w:val="640"/>
      <w:marRight w:val="0"/>
      <w:marTop w:val="0"/>
      <w:marBottom w:val="0"/>
      <w:divBdr>
        <w:top w:val="none" w:sz="0" w:space="0" w:color="auto"/>
        <w:left w:val="none" w:sz="0" w:space="0" w:color="auto"/>
        <w:bottom w:val="none" w:sz="0" w:space="0" w:color="auto"/>
        <w:right w:val="none" w:sz="0" w:space="0" w:color="auto"/>
      </w:divBdr>
    </w:div>
    <w:div w:id="8679252">
      <w:marLeft w:val="640"/>
      <w:marRight w:val="0"/>
      <w:marTop w:val="0"/>
      <w:marBottom w:val="0"/>
      <w:divBdr>
        <w:top w:val="none" w:sz="0" w:space="0" w:color="auto"/>
        <w:left w:val="none" w:sz="0" w:space="0" w:color="auto"/>
        <w:bottom w:val="none" w:sz="0" w:space="0" w:color="auto"/>
        <w:right w:val="none" w:sz="0" w:space="0" w:color="auto"/>
      </w:divBdr>
    </w:div>
    <w:div w:id="8796921">
      <w:marLeft w:val="640"/>
      <w:marRight w:val="0"/>
      <w:marTop w:val="0"/>
      <w:marBottom w:val="0"/>
      <w:divBdr>
        <w:top w:val="none" w:sz="0" w:space="0" w:color="auto"/>
        <w:left w:val="none" w:sz="0" w:space="0" w:color="auto"/>
        <w:bottom w:val="none" w:sz="0" w:space="0" w:color="auto"/>
        <w:right w:val="none" w:sz="0" w:space="0" w:color="auto"/>
      </w:divBdr>
    </w:div>
    <w:div w:id="8914269">
      <w:marLeft w:val="640"/>
      <w:marRight w:val="0"/>
      <w:marTop w:val="0"/>
      <w:marBottom w:val="0"/>
      <w:divBdr>
        <w:top w:val="none" w:sz="0" w:space="0" w:color="auto"/>
        <w:left w:val="none" w:sz="0" w:space="0" w:color="auto"/>
        <w:bottom w:val="none" w:sz="0" w:space="0" w:color="auto"/>
        <w:right w:val="none" w:sz="0" w:space="0" w:color="auto"/>
      </w:divBdr>
    </w:div>
    <w:div w:id="8915340">
      <w:marLeft w:val="640"/>
      <w:marRight w:val="0"/>
      <w:marTop w:val="0"/>
      <w:marBottom w:val="0"/>
      <w:divBdr>
        <w:top w:val="none" w:sz="0" w:space="0" w:color="auto"/>
        <w:left w:val="none" w:sz="0" w:space="0" w:color="auto"/>
        <w:bottom w:val="none" w:sz="0" w:space="0" w:color="auto"/>
        <w:right w:val="none" w:sz="0" w:space="0" w:color="auto"/>
      </w:divBdr>
    </w:div>
    <w:div w:id="8992167">
      <w:marLeft w:val="640"/>
      <w:marRight w:val="0"/>
      <w:marTop w:val="0"/>
      <w:marBottom w:val="0"/>
      <w:divBdr>
        <w:top w:val="none" w:sz="0" w:space="0" w:color="auto"/>
        <w:left w:val="none" w:sz="0" w:space="0" w:color="auto"/>
        <w:bottom w:val="none" w:sz="0" w:space="0" w:color="auto"/>
        <w:right w:val="none" w:sz="0" w:space="0" w:color="auto"/>
      </w:divBdr>
    </w:div>
    <w:div w:id="9065389">
      <w:marLeft w:val="640"/>
      <w:marRight w:val="0"/>
      <w:marTop w:val="0"/>
      <w:marBottom w:val="0"/>
      <w:divBdr>
        <w:top w:val="none" w:sz="0" w:space="0" w:color="auto"/>
        <w:left w:val="none" w:sz="0" w:space="0" w:color="auto"/>
        <w:bottom w:val="none" w:sz="0" w:space="0" w:color="auto"/>
        <w:right w:val="none" w:sz="0" w:space="0" w:color="auto"/>
      </w:divBdr>
    </w:div>
    <w:div w:id="9109994">
      <w:marLeft w:val="640"/>
      <w:marRight w:val="0"/>
      <w:marTop w:val="0"/>
      <w:marBottom w:val="0"/>
      <w:divBdr>
        <w:top w:val="none" w:sz="0" w:space="0" w:color="auto"/>
        <w:left w:val="none" w:sz="0" w:space="0" w:color="auto"/>
        <w:bottom w:val="none" w:sz="0" w:space="0" w:color="auto"/>
        <w:right w:val="none" w:sz="0" w:space="0" w:color="auto"/>
      </w:divBdr>
    </w:div>
    <w:div w:id="9334029">
      <w:marLeft w:val="640"/>
      <w:marRight w:val="0"/>
      <w:marTop w:val="0"/>
      <w:marBottom w:val="0"/>
      <w:divBdr>
        <w:top w:val="none" w:sz="0" w:space="0" w:color="auto"/>
        <w:left w:val="none" w:sz="0" w:space="0" w:color="auto"/>
        <w:bottom w:val="none" w:sz="0" w:space="0" w:color="auto"/>
        <w:right w:val="none" w:sz="0" w:space="0" w:color="auto"/>
      </w:divBdr>
    </w:div>
    <w:div w:id="9374232">
      <w:marLeft w:val="640"/>
      <w:marRight w:val="0"/>
      <w:marTop w:val="0"/>
      <w:marBottom w:val="0"/>
      <w:divBdr>
        <w:top w:val="none" w:sz="0" w:space="0" w:color="auto"/>
        <w:left w:val="none" w:sz="0" w:space="0" w:color="auto"/>
        <w:bottom w:val="none" w:sz="0" w:space="0" w:color="auto"/>
        <w:right w:val="none" w:sz="0" w:space="0" w:color="auto"/>
      </w:divBdr>
    </w:div>
    <w:div w:id="9379651">
      <w:marLeft w:val="640"/>
      <w:marRight w:val="0"/>
      <w:marTop w:val="0"/>
      <w:marBottom w:val="0"/>
      <w:divBdr>
        <w:top w:val="none" w:sz="0" w:space="0" w:color="auto"/>
        <w:left w:val="none" w:sz="0" w:space="0" w:color="auto"/>
        <w:bottom w:val="none" w:sz="0" w:space="0" w:color="auto"/>
        <w:right w:val="none" w:sz="0" w:space="0" w:color="auto"/>
      </w:divBdr>
    </w:div>
    <w:div w:id="9532861">
      <w:marLeft w:val="640"/>
      <w:marRight w:val="0"/>
      <w:marTop w:val="0"/>
      <w:marBottom w:val="0"/>
      <w:divBdr>
        <w:top w:val="none" w:sz="0" w:space="0" w:color="auto"/>
        <w:left w:val="none" w:sz="0" w:space="0" w:color="auto"/>
        <w:bottom w:val="none" w:sz="0" w:space="0" w:color="auto"/>
        <w:right w:val="none" w:sz="0" w:space="0" w:color="auto"/>
      </w:divBdr>
    </w:div>
    <w:div w:id="9642784">
      <w:marLeft w:val="640"/>
      <w:marRight w:val="0"/>
      <w:marTop w:val="0"/>
      <w:marBottom w:val="0"/>
      <w:divBdr>
        <w:top w:val="none" w:sz="0" w:space="0" w:color="auto"/>
        <w:left w:val="none" w:sz="0" w:space="0" w:color="auto"/>
        <w:bottom w:val="none" w:sz="0" w:space="0" w:color="auto"/>
        <w:right w:val="none" w:sz="0" w:space="0" w:color="auto"/>
      </w:divBdr>
    </w:div>
    <w:div w:id="9646699">
      <w:marLeft w:val="640"/>
      <w:marRight w:val="0"/>
      <w:marTop w:val="0"/>
      <w:marBottom w:val="0"/>
      <w:divBdr>
        <w:top w:val="none" w:sz="0" w:space="0" w:color="auto"/>
        <w:left w:val="none" w:sz="0" w:space="0" w:color="auto"/>
        <w:bottom w:val="none" w:sz="0" w:space="0" w:color="auto"/>
        <w:right w:val="none" w:sz="0" w:space="0" w:color="auto"/>
      </w:divBdr>
    </w:div>
    <w:div w:id="9718133">
      <w:marLeft w:val="640"/>
      <w:marRight w:val="0"/>
      <w:marTop w:val="0"/>
      <w:marBottom w:val="0"/>
      <w:divBdr>
        <w:top w:val="none" w:sz="0" w:space="0" w:color="auto"/>
        <w:left w:val="none" w:sz="0" w:space="0" w:color="auto"/>
        <w:bottom w:val="none" w:sz="0" w:space="0" w:color="auto"/>
        <w:right w:val="none" w:sz="0" w:space="0" w:color="auto"/>
      </w:divBdr>
    </w:div>
    <w:div w:id="9718818">
      <w:marLeft w:val="640"/>
      <w:marRight w:val="0"/>
      <w:marTop w:val="0"/>
      <w:marBottom w:val="0"/>
      <w:divBdr>
        <w:top w:val="none" w:sz="0" w:space="0" w:color="auto"/>
        <w:left w:val="none" w:sz="0" w:space="0" w:color="auto"/>
        <w:bottom w:val="none" w:sz="0" w:space="0" w:color="auto"/>
        <w:right w:val="none" w:sz="0" w:space="0" w:color="auto"/>
      </w:divBdr>
    </w:div>
    <w:div w:id="9721013">
      <w:marLeft w:val="640"/>
      <w:marRight w:val="0"/>
      <w:marTop w:val="0"/>
      <w:marBottom w:val="0"/>
      <w:divBdr>
        <w:top w:val="none" w:sz="0" w:space="0" w:color="auto"/>
        <w:left w:val="none" w:sz="0" w:space="0" w:color="auto"/>
        <w:bottom w:val="none" w:sz="0" w:space="0" w:color="auto"/>
        <w:right w:val="none" w:sz="0" w:space="0" w:color="auto"/>
      </w:divBdr>
    </w:div>
    <w:div w:id="9722200">
      <w:marLeft w:val="640"/>
      <w:marRight w:val="0"/>
      <w:marTop w:val="0"/>
      <w:marBottom w:val="0"/>
      <w:divBdr>
        <w:top w:val="none" w:sz="0" w:space="0" w:color="auto"/>
        <w:left w:val="none" w:sz="0" w:space="0" w:color="auto"/>
        <w:bottom w:val="none" w:sz="0" w:space="0" w:color="auto"/>
        <w:right w:val="none" w:sz="0" w:space="0" w:color="auto"/>
      </w:divBdr>
    </w:div>
    <w:div w:id="9794258">
      <w:marLeft w:val="640"/>
      <w:marRight w:val="0"/>
      <w:marTop w:val="0"/>
      <w:marBottom w:val="0"/>
      <w:divBdr>
        <w:top w:val="none" w:sz="0" w:space="0" w:color="auto"/>
        <w:left w:val="none" w:sz="0" w:space="0" w:color="auto"/>
        <w:bottom w:val="none" w:sz="0" w:space="0" w:color="auto"/>
        <w:right w:val="none" w:sz="0" w:space="0" w:color="auto"/>
      </w:divBdr>
    </w:div>
    <w:div w:id="9961635">
      <w:marLeft w:val="640"/>
      <w:marRight w:val="0"/>
      <w:marTop w:val="0"/>
      <w:marBottom w:val="0"/>
      <w:divBdr>
        <w:top w:val="none" w:sz="0" w:space="0" w:color="auto"/>
        <w:left w:val="none" w:sz="0" w:space="0" w:color="auto"/>
        <w:bottom w:val="none" w:sz="0" w:space="0" w:color="auto"/>
        <w:right w:val="none" w:sz="0" w:space="0" w:color="auto"/>
      </w:divBdr>
    </w:div>
    <w:div w:id="9963323">
      <w:marLeft w:val="640"/>
      <w:marRight w:val="0"/>
      <w:marTop w:val="0"/>
      <w:marBottom w:val="0"/>
      <w:divBdr>
        <w:top w:val="none" w:sz="0" w:space="0" w:color="auto"/>
        <w:left w:val="none" w:sz="0" w:space="0" w:color="auto"/>
        <w:bottom w:val="none" w:sz="0" w:space="0" w:color="auto"/>
        <w:right w:val="none" w:sz="0" w:space="0" w:color="auto"/>
      </w:divBdr>
    </w:div>
    <w:div w:id="10106994">
      <w:marLeft w:val="640"/>
      <w:marRight w:val="0"/>
      <w:marTop w:val="0"/>
      <w:marBottom w:val="0"/>
      <w:divBdr>
        <w:top w:val="none" w:sz="0" w:space="0" w:color="auto"/>
        <w:left w:val="none" w:sz="0" w:space="0" w:color="auto"/>
        <w:bottom w:val="none" w:sz="0" w:space="0" w:color="auto"/>
        <w:right w:val="none" w:sz="0" w:space="0" w:color="auto"/>
      </w:divBdr>
    </w:div>
    <w:div w:id="10110895">
      <w:marLeft w:val="640"/>
      <w:marRight w:val="0"/>
      <w:marTop w:val="0"/>
      <w:marBottom w:val="0"/>
      <w:divBdr>
        <w:top w:val="none" w:sz="0" w:space="0" w:color="auto"/>
        <w:left w:val="none" w:sz="0" w:space="0" w:color="auto"/>
        <w:bottom w:val="none" w:sz="0" w:space="0" w:color="auto"/>
        <w:right w:val="none" w:sz="0" w:space="0" w:color="auto"/>
      </w:divBdr>
    </w:div>
    <w:div w:id="10111428">
      <w:marLeft w:val="640"/>
      <w:marRight w:val="0"/>
      <w:marTop w:val="0"/>
      <w:marBottom w:val="0"/>
      <w:divBdr>
        <w:top w:val="none" w:sz="0" w:space="0" w:color="auto"/>
        <w:left w:val="none" w:sz="0" w:space="0" w:color="auto"/>
        <w:bottom w:val="none" w:sz="0" w:space="0" w:color="auto"/>
        <w:right w:val="none" w:sz="0" w:space="0" w:color="auto"/>
      </w:divBdr>
    </w:div>
    <w:div w:id="10112820">
      <w:marLeft w:val="640"/>
      <w:marRight w:val="0"/>
      <w:marTop w:val="0"/>
      <w:marBottom w:val="0"/>
      <w:divBdr>
        <w:top w:val="none" w:sz="0" w:space="0" w:color="auto"/>
        <w:left w:val="none" w:sz="0" w:space="0" w:color="auto"/>
        <w:bottom w:val="none" w:sz="0" w:space="0" w:color="auto"/>
        <w:right w:val="none" w:sz="0" w:space="0" w:color="auto"/>
      </w:divBdr>
    </w:div>
    <w:div w:id="10183848">
      <w:marLeft w:val="640"/>
      <w:marRight w:val="0"/>
      <w:marTop w:val="0"/>
      <w:marBottom w:val="0"/>
      <w:divBdr>
        <w:top w:val="none" w:sz="0" w:space="0" w:color="auto"/>
        <w:left w:val="none" w:sz="0" w:space="0" w:color="auto"/>
        <w:bottom w:val="none" w:sz="0" w:space="0" w:color="auto"/>
        <w:right w:val="none" w:sz="0" w:space="0" w:color="auto"/>
      </w:divBdr>
    </w:div>
    <w:div w:id="10231391">
      <w:marLeft w:val="640"/>
      <w:marRight w:val="0"/>
      <w:marTop w:val="0"/>
      <w:marBottom w:val="0"/>
      <w:divBdr>
        <w:top w:val="none" w:sz="0" w:space="0" w:color="auto"/>
        <w:left w:val="none" w:sz="0" w:space="0" w:color="auto"/>
        <w:bottom w:val="none" w:sz="0" w:space="0" w:color="auto"/>
        <w:right w:val="none" w:sz="0" w:space="0" w:color="auto"/>
      </w:divBdr>
    </w:div>
    <w:div w:id="10302053">
      <w:marLeft w:val="640"/>
      <w:marRight w:val="0"/>
      <w:marTop w:val="0"/>
      <w:marBottom w:val="0"/>
      <w:divBdr>
        <w:top w:val="none" w:sz="0" w:space="0" w:color="auto"/>
        <w:left w:val="none" w:sz="0" w:space="0" w:color="auto"/>
        <w:bottom w:val="none" w:sz="0" w:space="0" w:color="auto"/>
        <w:right w:val="none" w:sz="0" w:space="0" w:color="auto"/>
      </w:divBdr>
    </w:div>
    <w:div w:id="10381216">
      <w:marLeft w:val="640"/>
      <w:marRight w:val="0"/>
      <w:marTop w:val="0"/>
      <w:marBottom w:val="0"/>
      <w:divBdr>
        <w:top w:val="none" w:sz="0" w:space="0" w:color="auto"/>
        <w:left w:val="none" w:sz="0" w:space="0" w:color="auto"/>
        <w:bottom w:val="none" w:sz="0" w:space="0" w:color="auto"/>
        <w:right w:val="none" w:sz="0" w:space="0" w:color="auto"/>
      </w:divBdr>
    </w:div>
    <w:div w:id="10420487">
      <w:marLeft w:val="640"/>
      <w:marRight w:val="0"/>
      <w:marTop w:val="0"/>
      <w:marBottom w:val="0"/>
      <w:divBdr>
        <w:top w:val="none" w:sz="0" w:space="0" w:color="auto"/>
        <w:left w:val="none" w:sz="0" w:space="0" w:color="auto"/>
        <w:bottom w:val="none" w:sz="0" w:space="0" w:color="auto"/>
        <w:right w:val="none" w:sz="0" w:space="0" w:color="auto"/>
      </w:divBdr>
    </w:div>
    <w:div w:id="10571982">
      <w:marLeft w:val="640"/>
      <w:marRight w:val="0"/>
      <w:marTop w:val="0"/>
      <w:marBottom w:val="0"/>
      <w:divBdr>
        <w:top w:val="none" w:sz="0" w:space="0" w:color="auto"/>
        <w:left w:val="none" w:sz="0" w:space="0" w:color="auto"/>
        <w:bottom w:val="none" w:sz="0" w:space="0" w:color="auto"/>
        <w:right w:val="none" w:sz="0" w:space="0" w:color="auto"/>
      </w:divBdr>
    </w:div>
    <w:div w:id="10573413">
      <w:marLeft w:val="640"/>
      <w:marRight w:val="0"/>
      <w:marTop w:val="0"/>
      <w:marBottom w:val="0"/>
      <w:divBdr>
        <w:top w:val="none" w:sz="0" w:space="0" w:color="auto"/>
        <w:left w:val="none" w:sz="0" w:space="0" w:color="auto"/>
        <w:bottom w:val="none" w:sz="0" w:space="0" w:color="auto"/>
        <w:right w:val="none" w:sz="0" w:space="0" w:color="auto"/>
      </w:divBdr>
    </w:div>
    <w:div w:id="10760519">
      <w:marLeft w:val="640"/>
      <w:marRight w:val="0"/>
      <w:marTop w:val="0"/>
      <w:marBottom w:val="0"/>
      <w:divBdr>
        <w:top w:val="none" w:sz="0" w:space="0" w:color="auto"/>
        <w:left w:val="none" w:sz="0" w:space="0" w:color="auto"/>
        <w:bottom w:val="none" w:sz="0" w:space="0" w:color="auto"/>
        <w:right w:val="none" w:sz="0" w:space="0" w:color="auto"/>
      </w:divBdr>
    </w:div>
    <w:div w:id="10763136">
      <w:marLeft w:val="640"/>
      <w:marRight w:val="0"/>
      <w:marTop w:val="0"/>
      <w:marBottom w:val="0"/>
      <w:divBdr>
        <w:top w:val="none" w:sz="0" w:space="0" w:color="auto"/>
        <w:left w:val="none" w:sz="0" w:space="0" w:color="auto"/>
        <w:bottom w:val="none" w:sz="0" w:space="0" w:color="auto"/>
        <w:right w:val="none" w:sz="0" w:space="0" w:color="auto"/>
      </w:divBdr>
    </w:div>
    <w:div w:id="10764500">
      <w:marLeft w:val="640"/>
      <w:marRight w:val="0"/>
      <w:marTop w:val="0"/>
      <w:marBottom w:val="0"/>
      <w:divBdr>
        <w:top w:val="none" w:sz="0" w:space="0" w:color="auto"/>
        <w:left w:val="none" w:sz="0" w:space="0" w:color="auto"/>
        <w:bottom w:val="none" w:sz="0" w:space="0" w:color="auto"/>
        <w:right w:val="none" w:sz="0" w:space="0" w:color="auto"/>
      </w:divBdr>
    </w:div>
    <w:div w:id="10769452">
      <w:marLeft w:val="640"/>
      <w:marRight w:val="0"/>
      <w:marTop w:val="0"/>
      <w:marBottom w:val="0"/>
      <w:divBdr>
        <w:top w:val="none" w:sz="0" w:space="0" w:color="auto"/>
        <w:left w:val="none" w:sz="0" w:space="0" w:color="auto"/>
        <w:bottom w:val="none" w:sz="0" w:space="0" w:color="auto"/>
        <w:right w:val="none" w:sz="0" w:space="0" w:color="auto"/>
      </w:divBdr>
    </w:div>
    <w:div w:id="10839559">
      <w:marLeft w:val="640"/>
      <w:marRight w:val="0"/>
      <w:marTop w:val="0"/>
      <w:marBottom w:val="0"/>
      <w:divBdr>
        <w:top w:val="none" w:sz="0" w:space="0" w:color="auto"/>
        <w:left w:val="none" w:sz="0" w:space="0" w:color="auto"/>
        <w:bottom w:val="none" w:sz="0" w:space="0" w:color="auto"/>
        <w:right w:val="none" w:sz="0" w:space="0" w:color="auto"/>
      </w:divBdr>
    </w:div>
    <w:div w:id="10840311">
      <w:marLeft w:val="640"/>
      <w:marRight w:val="0"/>
      <w:marTop w:val="0"/>
      <w:marBottom w:val="0"/>
      <w:divBdr>
        <w:top w:val="none" w:sz="0" w:space="0" w:color="auto"/>
        <w:left w:val="none" w:sz="0" w:space="0" w:color="auto"/>
        <w:bottom w:val="none" w:sz="0" w:space="0" w:color="auto"/>
        <w:right w:val="none" w:sz="0" w:space="0" w:color="auto"/>
      </w:divBdr>
    </w:div>
    <w:div w:id="10841377">
      <w:marLeft w:val="640"/>
      <w:marRight w:val="0"/>
      <w:marTop w:val="0"/>
      <w:marBottom w:val="0"/>
      <w:divBdr>
        <w:top w:val="none" w:sz="0" w:space="0" w:color="auto"/>
        <w:left w:val="none" w:sz="0" w:space="0" w:color="auto"/>
        <w:bottom w:val="none" w:sz="0" w:space="0" w:color="auto"/>
        <w:right w:val="none" w:sz="0" w:space="0" w:color="auto"/>
      </w:divBdr>
    </w:div>
    <w:div w:id="10882111">
      <w:marLeft w:val="640"/>
      <w:marRight w:val="0"/>
      <w:marTop w:val="0"/>
      <w:marBottom w:val="0"/>
      <w:divBdr>
        <w:top w:val="none" w:sz="0" w:space="0" w:color="auto"/>
        <w:left w:val="none" w:sz="0" w:space="0" w:color="auto"/>
        <w:bottom w:val="none" w:sz="0" w:space="0" w:color="auto"/>
        <w:right w:val="none" w:sz="0" w:space="0" w:color="auto"/>
      </w:divBdr>
    </w:div>
    <w:div w:id="11031824">
      <w:marLeft w:val="640"/>
      <w:marRight w:val="0"/>
      <w:marTop w:val="0"/>
      <w:marBottom w:val="0"/>
      <w:divBdr>
        <w:top w:val="none" w:sz="0" w:space="0" w:color="auto"/>
        <w:left w:val="none" w:sz="0" w:space="0" w:color="auto"/>
        <w:bottom w:val="none" w:sz="0" w:space="0" w:color="auto"/>
        <w:right w:val="none" w:sz="0" w:space="0" w:color="auto"/>
      </w:divBdr>
    </w:div>
    <w:div w:id="11034577">
      <w:marLeft w:val="640"/>
      <w:marRight w:val="0"/>
      <w:marTop w:val="0"/>
      <w:marBottom w:val="0"/>
      <w:divBdr>
        <w:top w:val="none" w:sz="0" w:space="0" w:color="auto"/>
        <w:left w:val="none" w:sz="0" w:space="0" w:color="auto"/>
        <w:bottom w:val="none" w:sz="0" w:space="0" w:color="auto"/>
        <w:right w:val="none" w:sz="0" w:space="0" w:color="auto"/>
      </w:divBdr>
    </w:div>
    <w:div w:id="11223859">
      <w:marLeft w:val="640"/>
      <w:marRight w:val="0"/>
      <w:marTop w:val="0"/>
      <w:marBottom w:val="0"/>
      <w:divBdr>
        <w:top w:val="none" w:sz="0" w:space="0" w:color="auto"/>
        <w:left w:val="none" w:sz="0" w:space="0" w:color="auto"/>
        <w:bottom w:val="none" w:sz="0" w:space="0" w:color="auto"/>
        <w:right w:val="none" w:sz="0" w:space="0" w:color="auto"/>
      </w:divBdr>
    </w:div>
    <w:div w:id="11273026">
      <w:marLeft w:val="640"/>
      <w:marRight w:val="0"/>
      <w:marTop w:val="0"/>
      <w:marBottom w:val="0"/>
      <w:divBdr>
        <w:top w:val="none" w:sz="0" w:space="0" w:color="auto"/>
        <w:left w:val="none" w:sz="0" w:space="0" w:color="auto"/>
        <w:bottom w:val="none" w:sz="0" w:space="0" w:color="auto"/>
        <w:right w:val="none" w:sz="0" w:space="0" w:color="auto"/>
      </w:divBdr>
    </w:div>
    <w:div w:id="11345889">
      <w:marLeft w:val="640"/>
      <w:marRight w:val="0"/>
      <w:marTop w:val="0"/>
      <w:marBottom w:val="0"/>
      <w:divBdr>
        <w:top w:val="none" w:sz="0" w:space="0" w:color="auto"/>
        <w:left w:val="none" w:sz="0" w:space="0" w:color="auto"/>
        <w:bottom w:val="none" w:sz="0" w:space="0" w:color="auto"/>
        <w:right w:val="none" w:sz="0" w:space="0" w:color="auto"/>
      </w:divBdr>
    </w:div>
    <w:div w:id="11422070">
      <w:marLeft w:val="640"/>
      <w:marRight w:val="0"/>
      <w:marTop w:val="0"/>
      <w:marBottom w:val="0"/>
      <w:divBdr>
        <w:top w:val="none" w:sz="0" w:space="0" w:color="auto"/>
        <w:left w:val="none" w:sz="0" w:space="0" w:color="auto"/>
        <w:bottom w:val="none" w:sz="0" w:space="0" w:color="auto"/>
        <w:right w:val="none" w:sz="0" w:space="0" w:color="auto"/>
      </w:divBdr>
    </w:div>
    <w:div w:id="11423617">
      <w:marLeft w:val="640"/>
      <w:marRight w:val="0"/>
      <w:marTop w:val="0"/>
      <w:marBottom w:val="0"/>
      <w:divBdr>
        <w:top w:val="none" w:sz="0" w:space="0" w:color="auto"/>
        <w:left w:val="none" w:sz="0" w:space="0" w:color="auto"/>
        <w:bottom w:val="none" w:sz="0" w:space="0" w:color="auto"/>
        <w:right w:val="none" w:sz="0" w:space="0" w:color="auto"/>
      </w:divBdr>
    </w:div>
    <w:div w:id="11424316">
      <w:marLeft w:val="640"/>
      <w:marRight w:val="0"/>
      <w:marTop w:val="0"/>
      <w:marBottom w:val="0"/>
      <w:divBdr>
        <w:top w:val="none" w:sz="0" w:space="0" w:color="auto"/>
        <w:left w:val="none" w:sz="0" w:space="0" w:color="auto"/>
        <w:bottom w:val="none" w:sz="0" w:space="0" w:color="auto"/>
        <w:right w:val="none" w:sz="0" w:space="0" w:color="auto"/>
      </w:divBdr>
    </w:div>
    <w:div w:id="11493776">
      <w:marLeft w:val="640"/>
      <w:marRight w:val="0"/>
      <w:marTop w:val="0"/>
      <w:marBottom w:val="0"/>
      <w:divBdr>
        <w:top w:val="none" w:sz="0" w:space="0" w:color="auto"/>
        <w:left w:val="none" w:sz="0" w:space="0" w:color="auto"/>
        <w:bottom w:val="none" w:sz="0" w:space="0" w:color="auto"/>
        <w:right w:val="none" w:sz="0" w:space="0" w:color="auto"/>
      </w:divBdr>
    </w:div>
    <w:div w:id="11498873">
      <w:marLeft w:val="640"/>
      <w:marRight w:val="0"/>
      <w:marTop w:val="0"/>
      <w:marBottom w:val="0"/>
      <w:divBdr>
        <w:top w:val="none" w:sz="0" w:space="0" w:color="auto"/>
        <w:left w:val="none" w:sz="0" w:space="0" w:color="auto"/>
        <w:bottom w:val="none" w:sz="0" w:space="0" w:color="auto"/>
        <w:right w:val="none" w:sz="0" w:space="0" w:color="auto"/>
      </w:divBdr>
    </w:div>
    <w:div w:id="11539930">
      <w:marLeft w:val="640"/>
      <w:marRight w:val="0"/>
      <w:marTop w:val="0"/>
      <w:marBottom w:val="0"/>
      <w:divBdr>
        <w:top w:val="none" w:sz="0" w:space="0" w:color="auto"/>
        <w:left w:val="none" w:sz="0" w:space="0" w:color="auto"/>
        <w:bottom w:val="none" w:sz="0" w:space="0" w:color="auto"/>
        <w:right w:val="none" w:sz="0" w:space="0" w:color="auto"/>
      </w:divBdr>
    </w:div>
    <w:div w:id="11566652">
      <w:marLeft w:val="640"/>
      <w:marRight w:val="0"/>
      <w:marTop w:val="0"/>
      <w:marBottom w:val="0"/>
      <w:divBdr>
        <w:top w:val="none" w:sz="0" w:space="0" w:color="auto"/>
        <w:left w:val="none" w:sz="0" w:space="0" w:color="auto"/>
        <w:bottom w:val="none" w:sz="0" w:space="0" w:color="auto"/>
        <w:right w:val="none" w:sz="0" w:space="0" w:color="auto"/>
      </w:divBdr>
    </w:div>
    <w:div w:id="11610871">
      <w:marLeft w:val="640"/>
      <w:marRight w:val="0"/>
      <w:marTop w:val="0"/>
      <w:marBottom w:val="0"/>
      <w:divBdr>
        <w:top w:val="none" w:sz="0" w:space="0" w:color="auto"/>
        <w:left w:val="none" w:sz="0" w:space="0" w:color="auto"/>
        <w:bottom w:val="none" w:sz="0" w:space="0" w:color="auto"/>
        <w:right w:val="none" w:sz="0" w:space="0" w:color="auto"/>
      </w:divBdr>
    </w:div>
    <w:div w:id="11611648">
      <w:marLeft w:val="640"/>
      <w:marRight w:val="0"/>
      <w:marTop w:val="0"/>
      <w:marBottom w:val="0"/>
      <w:divBdr>
        <w:top w:val="none" w:sz="0" w:space="0" w:color="auto"/>
        <w:left w:val="none" w:sz="0" w:space="0" w:color="auto"/>
        <w:bottom w:val="none" w:sz="0" w:space="0" w:color="auto"/>
        <w:right w:val="none" w:sz="0" w:space="0" w:color="auto"/>
      </w:divBdr>
    </w:div>
    <w:div w:id="11613008">
      <w:marLeft w:val="640"/>
      <w:marRight w:val="0"/>
      <w:marTop w:val="0"/>
      <w:marBottom w:val="0"/>
      <w:divBdr>
        <w:top w:val="none" w:sz="0" w:space="0" w:color="auto"/>
        <w:left w:val="none" w:sz="0" w:space="0" w:color="auto"/>
        <w:bottom w:val="none" w:sz="0" w:space="0" w:color="auto"/>
        <w:right w:val="none" w:sz="0" w:space="0" w:color="auto"/>
      </w:divBdr>
    </w:div>
    <w:div w:id="11684225">
      <w:marLeft w:val="480"/>
      <w:marRight w:val="0"/>
      <w:marTop w:val="0"/>
      <w:marBottom w:val="0"/>
      <w:divBdr>
        <w:top w:val="none" w:sz="0" w:space="0" w:color="auto"/>
        <w:left w:val="none" w:sz="0" w:space="0" w:color="auto"/>
        <w:bottom w:val="none" w:sz="0" w:space="0" w:color="auto"/>
        <w:right w:val="none" w:sz="0" w:space="0" w:color="auto"/>
      </w:divBdr>
    </w:div>
    <w:div w:id="11691941">
      <w:marLeft w:val="640"/>
      <w:marRight w:val="0"/>
      <w:marTop w:val="0"/>
      <w:marBottom w:val="0"/>
      <w:divBdr>
        <w:top w:val="none" w:sz="0" w:space="0" w:color="auto"/>
        <w:left w:val="none" w:sz="0" w:space="0" w:color="auto"/>
        <w:bottom w:val="none" w:sz="0" w:space="0" w:color="auto"/>
        <w:right w:val="none" w:sz="0" w:space="0" w:color="auto"/>
      </w:divBdr>
    </w:div>
    <w:div w:id="11881783">
      <w:marLeft w:val="640"/>
      <w:marRight w:val="0"/>
      <w:marTop w:val="0"/>
      <w:marBottom w:val="0"/>
      <w:divBdr>
        <w:top w:val="none" w:sz="0" w:space="0" w:color="auto"/>
        <w:left w:val="none" w:sz="0" w:space="0" w:color="auto"/>
        <w:bottom w:val="none" w:sz="0" w:space="0" w:color="auto"/>
        <w:right w:val="none" w:sz="0" w:space="0" w:color="auto"/>
      </w:divBdr>
    </w:div>
    <w:div w:id="11927741">
      <w:marLeft w:val="640"/>
      <w:marRight w:val="0"/>
      <w:marTop w:val="0"/>
      <w:marBottom w:val="0"/>
      <w:divBdr>
        <w:top w:val="none" w:sz="0" w:space="0" w:color="auto"/>
        <w:left w:val="none" w:sz="0" w:space="0" w:color="auto"/>
        <w:bottom w:val="none" w:sz="0" w:space="0" w:color="auto"/>
        <w:right w:val="none" w:sz="0" w:space="0" w:color="auto"/>
      </w:divBdr>
    </w:div>
    <w:div w:id="11996601">
      <w:marLeft w:val="640"/>
      <w:marRight w:val="0"/>
      <w:marTop w:val="0"/>
      <w:marBottom w:val="0"/>
      <w:divBdr>
        <w:top w:val="none" w:sz="0" w:space="0" w:color="auto"/>
        <w:left w:val="none" w:sz="0" w:space="0" w:color="auto"/>
        <w:bottom w:val="none" w:sz="0" w:space="0" w:color="auto"/>
        <w:right w:val="none" w:sz="0" w:space="0" w:color="auto"/>
      </w:divBdr>
    </w:div>
    <w:div w:id="12001672">
      <w:marLeft w:val="640"/>
      <w:marRight w:val="0"/>
      <w:marTop w:val="0"/>
      <w:marBottom w:val="0"/>
      <w:divBdr>
        <w:top w:val="none" w:sz="0" w:space="0" w:color="auto"/>
        <w:left w:val="none" w:sz="0" w:space="0" w:color="auto"/>
        <w:bottom w:val="none" w:sz="0" w:space="0" w:color="auto"/>
        <w:right w:val="none" w:sz="0" w:space="0" w:color="auto"/>
      </w:divBdr>
    </w:div>
    <w:div w:id="12071049">
      <w:marLeft w:val="640"/>
      <w:marRight w:val="0"/>
      <w:marTop w:val="0"/>
      <w:marBottom w:val="0"/>
      <w:divBdr>
        <w:top w:val="none" w:sz="0" w:space="0" w:color="auto"/>
        <w:left w:val="none" w:sz="0" w:space="0" w:color="auto"/>
        <w:bottom w:val="none" w:sz="0" w:space="0" w:color="auto"/>
        <w:right w:val="none" w:sz="0" w:space="0" w:color="auto"/>
      </w:divBdr>
    </w:div>
    <w:div w:id="12074292">
      <w:marLeft w:val="640"/>
      <w:marRight w:val="0"/>
      <w:marTop w:val="0"/>
      <w:marBottom w:val="0"/>
      <w:divBdr>
        <w:top w:val="none" w:sz="0" w:space="0" w:color="auto"/>
        <w:left w:val="none" w:sz="0" w:space="0" w:color="auto"/>
        <w:bottom w:val="none" w:sz="0" w:space="0" w:color="auto"/>
        <w:right w:val="none" w:sz="0" w:space="0" w:color="auto"/>
      </w:divBdr>
    </w:div>
    <w:div w:id="12152969">
      <w:marLeft w:val="640"/>
      <w:marRight w:val="0"/>
      <w:marTop w:val="0"/>
      <w:marBottom w:val="0"/>
      <w:divBdr>
        <w:top w:val="none" w:sz="0" w:space="0" w:color="auto"/>
        <w:left w:val="none" w:sz="0" w:space="0" w:color="auto"/>
        <w:bottom w:val="none" w:sz="0" w:space="0" w:color="auto"/>
        <w:right w:val="none" w:sz="0" w:space="0" w:color="auto"/>
      </w:divBdr>
    </w:div>
    <w:div w:id="12153123">
      <w:marLeft w:val="640"/>
      <w:marRight w:val="0"/>
      <w:marTop w:val="0"/>
      <w:marBottom w:val="0"/>
      <w:divBdr>
        <w:top w:val="none" w:sz="0" w:space="0" w:color="auto"/>
        <w:left w:val="none" w:sz="0" w:space="0" w:color="auto"/>
        <w:bottom w:val="none" w:sz="0" w:space="0" w:color="auto"/>
        <w:right w:val="none" w:sz="0" w:space="0" w:color="auto"/>
      </w:divBdr>
    </w:div>
    <w:div w:id="12414781">
      <w:marLeft w:val="640"/>
      <w:marRight w:val="0"/>
      <w:marTop w:val="0"/>
      <w:marBottom w:val="0"/>
      <w:divBdr>
        <w:top w:val="none" w:sz="0" w:space="0" w:color="auto"/>
        <w:left w:val="none" w:sz="0" w:space="0" w:color="auto"/>
        <w:bottom w:val="none" w:sz="0" w:space="0" w:color="auto"/>
        <w:right w:val="none" w:sz="0" w:space="0" w:color="auto"/>
      </w:divBdr>
    </w:div>
    <w:div w:id="12415277">
      <w:marLeft w:val="640"/>
      <w:marRight w:val="0"/>
      <w:marTop w:val="0"/>
      <w:marBottom w:val="0"/>
      <w:divBdr>
        <w:top w:val="none" w:sz="0" w:space="0" w:color="auto"/>
        <w:left w:val="none" w:sz="0" w:space="0" w:color="auto"/>
        <w:bottom w:val="none" w:sz="0" w:space="0" w:color="auto"/>
        <w:right w:val="none" w:sz="0" w:space="0" w:color="auto"/>
      </w:divBdr>
    </w:div>
    <w:div w:id="12416814">
      <w:marLeft w:val="640"/>
      <w:marRight w:val="0"/>
      <w:marTop w:val="0"/>
      <w:marBottom w:val="0"/>
      <w:divBdr>
        <w:top w:val="none" w:sz="0" w:space="0" w:color="auto"/>
        <w:left w:val="none" w:sz="0" w:space="0" w:color="auto"/>
        <w:bottom w:val="none" w:sz="0" w:space="0" w:color="auto"/>
        <w:right w:val="none" w:sz="0" w:space="0" w:color="auto"/>
      </w:divBdr>
    </w:div>
    <w:div w:id="12464202">
      <w:marLeft w:val="640"/>
      <w:marRight w:val="0"/>
      <w:marTop w:val="0"/>
      <w:marBottom w:val="0"/>
      <w:divBdr>
        <w:top w:val="none" w:sz="0" w:space="0" w:color="auto"/>
        <w:left w:val="none" w:sz="0" w:space="0" w:color="auto"/>
        <w:bottom w:val="none" w:sz="0" w:space="0" w:color="auto"/>
        <w:right w:val="none" w:sz="0" w:space="0" w:color="auto"/>
      </w:divBdr>
    </w:div>
    <w:div w:id="12536503">
      <w:marLeft w:val="640"/>
      <w:marRight w:val="0"/>
      <w:marTop w:val="0"/>
      <w:marBottom w:val="0"/>
      <w:divBdr>
        <w:top w:val="none" w:sz="0" w:space="0" w:color="auto"/>
        <w:left w:val="none" w:sz="0" w:space="0" w:color="auto"/>
        <w:bottom w:val="none" w:sz="0" w:space="0" w:color="auto"/>
        <w:right w:val="none" w:sz="0" w:space="0" w:color="auto"/>
      </w:divBdr>
    </w:div>
    <w:div w:id="12539197">
      <w:marLeft w:val="640"/>
      <w:marRight w:val="0"/>
      <w:marTop w:val="0"/>
      <w:marBottom w:val="0"/>
      <w:divBdr>
        <w:top w:val="none" w:sz="0" w:space="0" w:color="auto"/>
        <w:left w:val="none" w:sz="0" w:space="0" w:color="auto"/>
        <w:bottom w:val="none" w:sz="0" w:space="0" w:color="auto"/>
        <w:right w:val="none" w:sz="0" w:space="0" w:color="auto"/>
      </w:divBdr>
    </w:div>
    <w:div w:id="12539536">
      <w:marLeft w:val="640"/>
      <w:marRight w:val="0"/>
      <w:marTop w:val="0"/>
      <w:marBottom w:val="0"/>
      <w:divBdr>
        <w:top w:val="none" w:sz="0" w:space="0" w:color="auto"/>
        <w:left w:val="none" w:sz="0" w:space="0" w:color="auto"/>
        <w:bottom w:val="none" w:sz="0" w:space="0" w:color="auto"/>
        <w:right w:val="none" w:sz="0" w:space="0" w:color="auto"/>
      </w:divBdr>
    </w:div>
    <w:div w:id="12539607">
      <w:marLeft w:val="640"/>
      <w:marRight w:val="0"/>
      <w:marTop w:val="0"/>
      <w:marBottom w:val="0"/>
      <w:divBdr>
        <w:top w:val="none" w:sz="0" w:space="0" w:color="auto"/>
        <w:left w:val="none" w:sz="0" w:space="0" w:color="auto"/>
        <w:bottom w:val="none" w:sz="0" w:space="0" w:color="auto"/>
        <w:right w:val="none" w:sz="0" w:space="0" w:color="auto"/>
      </w:divBdr>
    </w:div>
    <w:div w:id="12540446">
      <w:marLeft w:val="640"/>
      <w:marRight w:val="0"/>
      <w:marTop w:val="0"/>
      <w:marBottom w:val="0"/>
      <w:divBdr>
        <w:top w:val="none" w:sz="0" w:space="0" w:color="auto"/>
        <w:left w:val="none" w:sz="0" w:space="0" w:color="auto"/>
        <w:bottom w:val="none" w:sz="0" w:space="0" w:color="auto"/>
        <w:right w:val="none" w:sz="0" w:space="0" w:color="auto"/>
      </w:divBdr>
    </w:div>
    <w:div w:id="12727974">
      <w:marLeft w:val="640"/>
      <w:marRight w:val="0"/>
      <w:marTop w:val="0"/>
      <w:marBottom w:val="0"/>
      <w:divBdr>
        <w:top w:val="none" w:sz="0" w:space="0" w:color="auto"/>
        <w:left w:val="none" w:sz="0" w:space="0" w:color="auto"/>
        <w:bottom w:val="none" w:sz="0" w:space="0" w:color="auto"/>
        <w:right w:val="none" w:sz="0" w:space="0" w:color="auto"/>
      </w:divBdr>
    </w:div>
    <w:div w:id="12728659">
      <w:marLeft w:val="640"/>
      <w:marRight w:val="0"/>
      <w:marTop w:val="0"/>
      <w:marBottom w:val="0"/>
      <w:divBdr>
        <w:top w:val="none" w:sz="0" w:space="0" w:color="auto"/>
        <w:left w:val="none" w:sz="0" w:space="0" w:color="auto"/>
        <w:bottom w:val="none" w:sz="0" w:space="0" w:color="auto"/>
        <w:right w:val="none" w:sz="0" w:space="0" w:color="auto"/>
      </w:divBdr>
    </w:div>
    <w:div w:id="12733049">
      <w:marLeft w:val="640"/>
      <w:marRight w:val="0"/>
      <w:marTop w:val="0"/>
      <w:marBottom w:val="0"/>
      <w:divBdr>
        <w:top w:val="none" w:sz="0" w:space="0" w:color="auto"/>
        <w:left w:val="none" w:sz="0" w:space="0" w:color="auto"/>
        <w:bottom w:val="none" w:sz="0" w:space="0" w:color="auto"/>
        <w:right w:val="none" w:sz="0" w:space="0" w:color="auto"/>
      </w:divBdr>
    </w:div>
    <w:div w:id="12809672">
      <w:marLeft w:val="640"/>
      <w:marRight w:val="0"/>
      <w:marTop w:val="0"/>
      <w:marBottom w:val="0"/>
      <w:divBdr>
        <w:top w:val="none" w:sz="0" w:space="0" w:color="auto"/>
        <w:left w:val="none" w:sz="0" w:space="0" w:color="auto"/>
        <w:bottom w:val="none" w:sz="0" w:space="0" w:color="auto"/>
        <w:right w:val="none" w:sz="0" w:space="0" w:color="auto"/>
      </w:divBdr>
    </w:div>
    <w:div w:id="12809746">
      <w:marLeft w:val="640"/>
      <w:marRight w:val="0"/>
      <w:marTop w:val="0"/>
      <w:marBottom w:val="0"/>
      <w:divBdr>
        <w:top w:val="none" w:sz="0" w:space="0" w:color="auto"/>
        <w:left w:val="none" w:sz="0" w:space="0" w:color="auto"/>
        <w:bottom w:val="none" w:sz="0" w:space="0" w:color="auto"/>
        <w:right w:val="none" w:sz="0" w:space="0" w:color="auto"/>
      </w:divBdr>
    </w:div>
    <w:div w:id="12876492">
      <w:marLeft w:val="640"/>
      <w:marRight w:val="0"/>
      <w:marTop w:val="0"/>
      <w:marBottom w:val="0"/>
      <w:divBdr>
        <w:top w:val="none" w:sz="0" w:space="0" w:color="auto"/>
        <w:left w:val="none" w:sz="0" w:space="0" w:color="auto"/>
        <w:bottom w:val="none" w:sz="0" w:space="0" w:color="auto"/>
        <w:right w:val="none" w:sz="0" w:space="0" w:color="auto"/>
      </w:divBdr>
    </w:div>
    <w:div w:id="12998599">
      <w:marLeft w:val="640"/>
      <w:marRight w:val="0"/>
      <w:marTop w:val="0"/>
      <w:marBottom w:val="0"/>
      <w:divBdr>
        <w:top w:val="none" w:sz="0" w:space="0" w:color="auto"/>
        <w:left w:val="none" w:sz="0" w:space="0" w:color="auto"/>
        <w:bottom w:val="none" w:sz="0" w:space="0" w:color="auto"/>
        <w:right w:val="none" w:sz="0" w:space="0" w:color="auto"/>
      </w:divBdr>
    </w:div>
    <w:div w:id="13043307">
      <w:marLeft w:val="640"/>
      <w:marRight w:val="0"/>
      <w:marTop w:val="0"/>
      <w:marBottom w:val="0"/>
      <w:divBdr>
        <w:top w:val="none" w:sz="0" w:space="0" w:color="auto"/>
        <w:left w:val="none" w:sz="0" w:space="0" w:color="auto"/>
        <w:bottom w:val="none" w:sz="0" w:space="0" w:color="auto"/>
        <w:right w:val="none" w:sz="0" w:space="0" w:color="auto"/>
      </w:divBdr>
    </w:div>
    <w:div w:id="13043602">
      <w:marLeft w:val="640"/>
      <w:marRight w:val="0"/>
      <w:marTop w:val="0"/>
      <w:marBottom w:val="0"/>
      <w:divBdr>
        <w:top w:val="none" w:sz="0" w:space="0" w:color="auto"/>
        <w:left w:val="none" w:sz="0" w:space="0" w:color="auto"/>
        <w:bottom w:val="none" w:sz="0" w:space="0" w:color="auto"/>
        <w:right w:val="none" w:sz="0" w:space="0" w:color="auto"/>
      </w:divBdr>
    </w:div>
    <w:div w:id="13115355">
      <w:marLeft w:val="640"/>
      <w:marRight w:val="0"/>
      <w:marTop w:val="0"/>
      <w:marBottom w:val="0"/>
      <w:divBdr>
        <w:top w:val="none" w:sz="0" w:space="0" w:color="auto"/>
        <w:left w:val="none" w:sz="0" w:space="0" w:color="auto"/>
        <w:bottom w:val="none" w:sz="0" w:space="0" w:color="auto"/>
        <w:right w:val="none" w:sz="0" w:space="0" w:color="auto"/>
      </w:divBdr>
    </w:div>
    <w:div w:id="13194226">
      <w:marLeft w:val="640"/>
      <w:marRight w:val="0"/>
      <w:marTop w:val="0"/>
      <w:marBottom w:val="0"/>
      <w:divBdr>
        <w:top w:val="none" w:sz="0" w:space="0" w:color="auto"/>
        <w:left w:val="none" w:sz="0" w:space="0" w:color="auto"/>
        <w:bottom w:val="none" w:sz="0" w:space="0" w:color="auto"/>
        <w:right w:val="none" w:sz="0" w:space="0" w:color="auto"/>
      </w:divBdr>
    </w:div>
    <w:div w:id="13306556">
      <w:marLeft w:val="640"/>
      <w:marRight w:val="0"/>
      <w:marTop w:val="0"/>
      <w:marBottom w:val="0"/>
      <w:divBdr>
        <w:top w:val="none" w:sz="0" w:space="0" w:color="auto"/>
        <w:left w:val="none" w:sz="0" w:space="0" w:color="auto"/>
        <w:bottom w:val="none" w:sz="0" w:space="0" w:color="auto"/>
        <w:right w:val="none" w:sz="0" w:space="0" w:color="auto"/>
      </w:divBdr>
    </w:div>
    <w:div w:id="13309018">
      <w:marLeft w:val="640"/>
      <w:marRight w:val="0"/>
      <w:marTop w:val="0"/>
      <w:marBottom w:val="0"/>
      <w:divBdr>
        <w:top w:val="none" w:sz="0" w:space="0" w:color="auto"/>
        <w:left w:val="none" w:sz="0" w:space="0" w:color="auto"/>
        <w:bottom w:val="none" w:sz="0" w:space="0" w:color="auto"/>
        <w:right w:val="none" w:sz="0" w:space="0" w:color="auto"/>
      </w:divBdr>
    </w:div>
    <w:div w:id="13309344">
      <w:marLeft w:val="640"/>
      <w:marRight w:val="0"/>
      <w:marTop w:val="0"/>
      <w:marBottom w:val="0"/>
      <w:divBdr>
        <w:top w:val="none" w:sz="0" w:space="0" w:color="auto"/>
        <w:left w:val="none" w:sz="0" w:space="0" w:color="auto"/>
        <w:bottom w:val="none" w:sz="0" w:space="0" w:color="auto"/>
        <w:right w:val="none" w:sz="0" w:space="0" w:color="auto"/>
      </w:divBdr>
    </w:div>
    <w:div w:id="13310311">
      <w:marLeft w:val="640"/>
      <w:marRight w:val="0"/>
      <w:marTop w:val="0"/>
      <w:marBottom w:val="0"/>
      <w:divBdr>
        <w:top w:val="none" w:sz="0" w:space="0" w:color="auto"/>
        <w:left w:val="none" w:sz="0" w:space="0" w:color="auto"/>
        <w:bottom w:val="none" w:sz="0" w:space="0" w:color="auto"/>
        <w:right w:val="none" w:sz="0" w:space="0" w:color="auto"/>
      </w:divBdr>
    </w:div>
    <w:div w:id="13315404">
      <w:marLeft w:val="640"/>
      <w:marRight w:val="0"/>
      <w:marTop w:val="0"/>
      <w:marBottom w:val="0"/>
      <w:divBdr>
        <w:top w:val="none" w:sz="0" w:space="0" w:color="auto"/>
        <w:left w:val="none" w:sz="0" w:space="0" w:color="auto"/>
        <w:bottom w:val="none" w:sz="0" w:space="0" w:color="auto"/>
        <w:right w:val="none" w:sz="0" w:space="0" w:color="auto"/>
      </w:divBdr>
    </w:div>
    <w:div w:id="13384023">
      <w:marLeft w:val="640"/>
      <w:marRight w:val="0"/>
      <w:marTop w:val="0"/>
      <w:marBottom w:val="0"/>
      <w:divBdr>
        <w:top w:val="none" w:sz="0" w:space="0" w:color="auto"/>
        <w:left w:val="none" w:sz="0" w:space="0" w:color="auto"/>
        <w:bottom w:val="none" w:sz="0" w:space="0" w:color="auto"/>
        <w:right w:val="none" w:sz="0" w:space="0" w:color="auto"/>
      </w:divBdr>
    </w:div>
    <w:div w:id="13389537">
      <w:marLeft w:val="640"/>
      <w:marRight w:val="0"/>
      <w:marTop w:val="0"/>
      <w:marBottom w:val="0"/>
      <w:divBdr>
        <w:top w:val="none" w:sz="0" w:space="0" w:color="auto"/>
        <w:left w:val="none" w:sz="0" w:space="0" w:color="auto"/>
        <w:bottom w:val="none" w:sz="0" w:space="0" w:color="auto"/>
        <w:right w:val="none" w:sz="0" w:space="0" w:color="auto"/>
      </w:divBdr>
    </w:div>
    <w:div w:id="13503005">
      <w:marLeft w:val="640"/>
      <w:marRight w:val="0"/>
      <w:marTop w:val="0"/>
      <w:marBottom w:val="0"/>
      <w:divBdr>
        <w:top w:val="none" w:sz="0" w:space="0" w:color="auto"/>
        <w:left w:val="none" w:sz="0" w:space="0" w:color="auto"/>
        <w:bottom w:val="none" w:sz="0" w:space="0" w:color="auto"/>
        <w:right w:val="none" w:sz="0" w:space="0" w:color="auto"/>
      </w:divBdr>
    </w:div>
    <w:div w:id="13508672">
      <w:marLeft w:val="640"/>
      <w:marRight w:val="0"/>
      <w:marTop w:val="0"/>
      <w:marBottom w:val="0"/>
      <w:divBdr>
        <w:top w:val="none" w:sz="0" w:space="0" w:color="auto"/>
        <w:left w:val="none" w:sz="0" w:space="0" w:color="auto"/>
        <w:bottom w:val="none" w:sz="0" w:space="0" w:color="auto"/>
        <w:right w:val="none" w:sz="0" w:space="0" w:color="auto"/>
      </w:divBdr>
    </w:div>
    <w:div w:id="13653709">
      <w:marLeft w:val="640"/>
      <w:marRight w:val="0"/>
      <w:marTop w:val="0"/>
      <w:marBottom w:val="0"/>
      <w:divBdr>
        <w:top w:val="none" w:sz="0" w:space="0" w:color="auto"/>
        <w:left w:val="none" w:sz="0" w:space="0" w:color="auto"/>
        <w:bottom w:val="none" w:sz="0" w:space="0" w:color="auto"/>
        <w:right w:val="none" w:sz="0" w:space="0" w:color="auto"/>
      </w:divBdr>
    </w:div>
    <w:div w:id="13699124">
      <w:marLeft w:val="640"/>
      <w:marRight w:val="0"/>
      <w:marTop w:val="0"/>
      <w:marBottom w:val="0"/>
      <w:divBdr>
        <w:top w:val="none" w:sz="0" w:space="0" w:color="auto"/>
        <w:left w:val="none" w:sz="0" w:space="0" w:color="auto"/>
        <w:bottom w:val="none" w:sz="0" w:space="0" w:color="auto"/>
        <w:right w:val="none" w:sz="0" w:space="0" w:color="auto"/>
      </w:divBdr>
    </w:div>
    <w:div w:id="13728092">
      <w:marLeft w:val="640"/>
      <w:marRight w:val="0"/>
      <w:marTop w:val="0"/>
      <w:marBottom w:val="0"/>
      <w:divBdr>
        <w:top w:val="none" w:sz="0" w:space="0" w:color="auto"/>
        <w:left w:val="none" w:sz="0" w:space="0" w:color="auto"/>
        <w:bottom w:val="none" w:sz="0" w:space="0" w:color="auto"/>
        <w:right w:val="none" w:sz="0" w:space="0" w:color="auto"/>
      </w:divBdr>
    </w:div>
    <w:div w:id="13767913">
      <w:marLeft w:val="640"/>
      <w:marRight w:val="0"/>
      <w:marTop w:val="0"/>
      <w:marBottom w:val="0"/>
      <w:divBdr>
        <w:top w:val="none" w:sz="0" w:space="0" w:color="auto"/>
        <w:left w:val="none" w:sz="0" w:space="0" w:color="auto"/>
        <w:bottom w:val="none" w:sz="0" w:space="0" w:color="auto"/>
        <w:right w:val="none" w:sz="0" w:space="0" w:color="auto"/>
      </w:divBdr>
    </w:div>
    <w:div w:id="13772756">
      <w:marLeft w:val="640"/>
      <w:marRight w:val="0"/>
      <w:marTop w:val="0"/>
      <w:marBottom w:val="0"/>
      <w:divBdr>
        <w:top w:val="none" w:sz="0" w:space="0" w:color="auto"/>
        <w:left w:val="none" w:sz="0" w:space="0" w:color="auto"/>
        <w:bottom w:val="none" w:sz="0" w:space="0" w:color="auto"/>
        <w:right w:val="none" w:sz="0" w:space="0" w:color="auto"/>
      </w:divBdr>
    </w:div>
    <w:div w:id="13894412">
      <w:marLeft w:val="640"/>
      <w:marRight w:val="0"/>
      <w:marTop w:val="0"/>
      <w:marBottom w:val="0"/>
      <w:divBdr>
        <w:top w:val="none" w:sz="0" w:space="0" w:color="auto"/>
        <w:left w:val="none" w:sz="0" w:space="0" w:color="auto"/>
        <w:bottom w:val="none" w:sz="0" w:space="0" w:color="auto"/>
        <w:right w:val="none" w:sz="0" w:space="0" w:color="auto"/>
      </w:divBdr>
    </w:div>
    <w:div w:id="13926325">
      <w:marLeft w:val="640"/>
      <w:marRight w:val="0"/>
      <w:marTop w:val="0"/>
      <w:marBottom w:val="0"/>
      <w:divBdr>
        <w:top w:val="none" w:sz="0" w:space="0" w:color="auto"/>
        <w:left w:val="none" w:sz="0" w:space="0" w:color="auto"/>
        <w:bottom w:val="none" w:sz="0" w:space="0" w:color="auto"/>
        <w:right w:val="none" w:sz="0" w:space="0" w:color="auto"/>
      </w:divBdr>
    </w:div>
    <w:div w:id="13963554">
      <w:marLeft w:val="640"/>
      <w:marRight w:val="0"/>
      <w:marTop w:val="0"/>
      <w:marBottom w:val="0"/>
      <w:divBdr>
        <w:top w:val="none" w:sz="0" w:space="0" w:color="auto"/>
        <w:left w:val="none" w:sz="0" w:space="0" w:color="auto"/>
        <w:bottom w:val="none" w:sz="0" w:space="0" w:color="auto"/>
        <w:right w:val="none" w:sz="0" w:space="0" w:color="auto"/>
      </w:divBdr>
    </w:div>
    <w:div w:id="13966443">
      <w:marLeft w:val="640"/>
      <w:marRight w:val="0"/>
      <w:marTop w:val="0"/>
      <w:marBottom w:val="0"/>
      <w:divBdr>
        <w:top w:val="none" w:sz="0" w:space="0" w:color="auto"/>
        <w:left w:val="none" w:sz="0" w:space="0" w:color="auto"/>
        <w:bottom w:val="none" w:sz="0" w:space="0" w:color="auto"/>
        <w:right w:val="none" w:sz="0" w:space="0" w:color="auto"/>
      </w:divBdr>
    </w:div>
    <w:div w:id="14039104">
      <w:marLeft w:val="640"/>
      <w:marRight w:val="0"/>
      <w:marTop w:val="0"/>
      <w:marBottom w:val="0"/>
      <w:divBdr>
        <w:top w:val="none" w:sz="0" w:space="0" w:color="auto"/>
        <w:left w:val="none" w:sz="0" w:space="0" w:color="auto"/>
        <w:bottom w:val="none" w:sz="0" w:space="0" w:color="auto"/>
        <w:right w:val="none" w:sz="0" w:space="0" w:color="auto"/>
      </w:divBdr>
    </w:div>
    <w:div w:id="14121223">
      <w:marLeft w:val="640"/>
      <w:marRight w:val="0"/>
      <w:marTop w:val="0"/>
      <w:marBottom w:val="0"/>
      <w:divBdr>
        <w:top w:val="none" w:sz="0" w:space="0" w:color="auto"/>
        <w:left w:val="none" w:sz="0" w:space="0" w:color="auto"/>
        <w:bottom w:val="none" w:sz="0" w:space="0" w:color="auto"/>
        <w:right w:val="none" w:sz="0" w:space="0" w:color="auto"/>
      </w:divBdr>
    </w:div>
    <w:div w:id="14160221">
      <w:marLeft w:val="640"/>
      <w:marRight w:val="0"/>
      <w:marTop w:val="0"/>
      <w:marBottom w:val="0"/>
      <w:divBdr>
        <w:top w:val="none" w:sz="0" w:space="0" w:color="auto"/>
        <w:left w:val="none" w:sz="0" w:space="0" w:color="auto"/>
        <w:bottom w:val="none" w:sz="0" w:space="0" w:color="auto"/>
        <w:right w:val="none" w:sz="0" w:space="0" w:color="auto"/>
      </w:divBdr>
    </w:div>
    <w:div w:id="14305630">
      <w:marLeft w:val="640"/>
      <w:marRight w:val="0"/>
      <w:marTop w:val="0"/>
      <w:marBottom w:val="0"/>
      <w:divBdr>
        <w:top w:val="none" w:sz="0" w:space="0" w:color="auto"/>
        <w:left w:val="none" w:sz="0" w:space="0" w:color="auto"/>
        <w:bottom w:val="none" w:sz="0" w:space="0" w:color="auto"/>
        <w:right w:val="none" w:sz="0" w:space="0" w:color="auto"/>
      </w:divBdr>
    </w:div>
    <w:div w:id="14310665">
      <w:marLeft w:val="640"/>
      <w:marRight w:val="0"/>
      <w:marTop w:val="0"/>
      <w:marBottom w:val="0"/>
      <w:divBdr>
        <w:top w:val="none" w:sz="0" w:space="0" w:color="auto"/>
        <w:left w:val="none" w:sz="0" w:space="0" w:color="auto"/>
        <w:bottom w:val="none" w:sz="0" w:space="0" w:color="auto"/>
        <w:right w:val="none" w:sz="0" w:space="0" w:color="auto"/>
      </w:divBdr>
    </w:div>
    <w:div w:id="14382299">
      <w:marLeft w:val="640"/>
      <w:marRight w:val="0"/>
      <w:marTop w:val="0"/>
      <w:marBottom w:val="0"/>
      <w:divBdr>
        <w:top w:val="none" w:sz="0" w:space="0" w:color="auto"/>
        <w:left w:val="none" w:sz="0" w:space="0" w:color="auto"/>
        <w:bottom w:val="none" w:sz="0" w:space="0" w:color="auto"/>
        <w:right w:val="none" w:sz="0" w:space="0" w:color="auto"/>
      </w:divBdr>
    </w:div>
    <w:div w:id="14424336">
      <w:marLeft w:val="640"/>
      <w:marRight w:val="0"/>
      <w:marTop w:val="0"/>
      <w:marBottom w:val="0"/>
      <w:divBdr>
        <w:top w:val="none" w:sz="0" w:space="0" w:color="auto"/>
        <w:left w:val="none" w:sz="0" w:space="0" w:color="auto"/>
        <w:bottom w:val="none" w:sz="0" w:space="0" w:color="auto"/>
        <w:right w:val="none" w:sz="0" w:space="0" w:color="auto"/>
      </w:divBdr>
    </w:div>
    <w:div w:id="14500099">
      <w:marLeft w:val="640"/>
      <w:marRight w:val="0"/>
      <w:marTop w:val="0"/>
      <w:marBottom w:val="0"/>
      <w:divBdr>
        <w:top w:val="none" w:sz="0" w:space="0" w:color="auto"/>
        <w:left w:val="none" w:sz="0" w:space="0" w:color="auto"/>
        <w:bottom w:val="none" w:sz="0" w:space="0" w:color="auto"/>
        <w:right w:val="none" w:sz="0" w:space="0" w:color="auto"/>
      </w:divBdr>
    </w:div>
    <w:div w:id="14503862">
      <w:marLeft w:val="640"/>
      <w:marRight w:val="0"/>
      <w:marTop w:val="0"/>
      <w:marBottom w:val="0"/>
      <w:divBdr>
        <w:top w:val="none" w:sz="0" w:space="0" w:color="auto"/>
        <w:left w:val="none" w:sz="0" w:space="0" w:color="auto"/>
        <w:bottom w:val="none" w:sz="0" w:space="0" w:color="auto"/>
        <w:right w:val="none" w:sz="0" w:space="0" w:color="auto"/>
      </w:divBdr>
    </w:div>
    <w:div w:id="14550221">
      <w:marLeft w:val="640"/>
      <w:marRight w:val="0"/>
      <w:marTop w:val="0"/>
      <w:marBottom w:val="0"/>
      <w:divBdr>
        <w:top w:val="none" w:sz="0" w:space="0" w:color="auto"/>
        <w:left w:val="none" w:sz="0" w:space="0" w:color="auto"/>
        <w:bottom w:val="none" w:sz="0" w:space="0" w:color="auto"/>
        <w:right w:val="none" w:sz="0" w:space="0" w:color="auto"/>
      </w:divBdr>
    </w:div>
    <w:div w:id="14579414">
      <w:marLeft w:val="640"/>
      <w:marRight w:val="0"/>
      <w:marTop w:val="0"/>
      <w:marBottom w:val="0"/>
      <w:divBdr>
        <w:top w:val="none" w:sz="0" w:space="0" w:color="auto"/>
        <w:left w:val="none" w:sz="0" w:space="0" w:color="auto"/>
        <w:bottom w:val="none" w:sz="0" w:space="0" w:color="auto"/>
        <w:right w:val="none" w:sz="0" w:space="0" w:color="auto"/>
      </w:divBdr>
    </w:div>
    <w:div w:id="14693549">
      <w:marLeft w:val="640"/>
      <w:marRight w:val="0"/>
      <w:marTop w:val="0"/>
      <w:marBottom w:val="0"/>
      <w:divBdr>
        <w:top w:val="none" w:sz="0" w:space="0" w:color="auto"/>
        <w:left w:val="none" w:sz="0" w:space="0" w:color="auto"/>
        <w:bottom w:val="none" w:sz="0" w:space="0" w:color="auto"/>
        <w:right w:val="none" w:sz="0" w:space="0" w:color="auto"/>
      </w:divBdr>
    </w:div>
    <w:div w:id="14697045">
      <w:marLeft w:val="640"/>
      <w:marRight w:val="0"/>
      <w:marTop w:val="0"/>
      <w:marBottom w:val="0"/>
      <w:divBdr>
        <w:top w:val="none" w:sz="0" w:space="0" w:color="auto"/>
        <w:left w:val="none" w:sz="0" w:space="0" w:color="auto"/>
        <w:bottom w:val="none" w:sz="0" w:space="0" w:color="auto"/>
        <w:right w:val="none" w:sz="0" w:space="0" w:color="auto"/>
      </w:divBdr>
    </w:div>
    <w:div w:id="14776291">
      <w:marLeft w:val="640"/>
      <w:marRight w:val="0"/>
      <w:marTop w:val="0"/>
      <w:marBottom w:val="0"/>
      <w:divBdr>
        <w:top w:val="none" w:sz="0" w:space="0" w:color="auto"/>
        <w:left w:val="none" w:sz="0" w:space="0" w:color="auto"/>
        <w:bottom w:val="none" w:sz="0" w:space="0" w:color="auto"/>
        <w:right w:val="none" w:sz="0" w:space="0" w:color="auto"/>
      </w:divBdr>
    </w:div>
    <w:div w:id="14776654">
      <w:marLeft w:val="640"/>
      <w:marRight w:val="0"/>
      <w:marTop w:val="0"/>
      <w:marBottom w:val="0"/>
      <w:divBdr>
        <w:top w:val="none" w:sz="0" w:space="0" w:color="auto"/>
        <w:left w:val="none" w:sz="0" w:space="0" w:color="auto"/>
        <w:bottom w:val="none" w:sz="0" w:space="0" w:color="auto"/>
        <w:right w:val="none" w:sz="0" w:space="0" w:color="auto"/>
      </w:divBdr>
    </w:div>
    <w:div w:id="14818773">
      <w:marLeft w:val="640"/>
      <w:marRight w:val="0"/>
      <w:marTop w:val="0"/>
      <w:marBottom w:val="0"/>
      <w:divBdr>
        <w:top w:val="none" w:sz="0" w:space="0" w:color="auto"/>
        <w:left w:val="none" w:sz="0" w:space="0" w:color="auto"/>
        <w:bottom w:val="none" w:sz="0" w:space="0" w:color="auto"/>
        <w:right w:val="none" w:sz="0" w:space="0" w:color="auto"/>
      </w:divBdr>
    </w:div>
    <w:div w:id="14888321">
      <w:marLeft w:val="640"/>
      <w:marRight w:val="0"/>
      <w:marTop w:val="0"/>
      <w:marBottom w:val="0"/>
      <w:divBdr>
        <w:top w:val="none" w:sz="0" w:space="0" w:color="auto"/>
        <w:left w:val="none" w:sz="0" w:space="0" w:color="auto"/>
        <w:bottom w:val="none" w:sz="0" w:space="0" w:color="auto"/>
        <w:right w:val="none" w:sz="0" w:space="0" w:color="auto"/>
      </w:divBdr>
    </w:div>
    <w:div w:id="14888980">
      <w:marLeft w:val="640"/>
      <w:marRight w:val="0"/>
      <w:marTop w:val="0"/>
      <w:marBottom w:val="0"/>
      <w:divBdr>
        <w:top w:val="none" w:sz="0" w:space="0" w:color="auto"/>
        <w:left w:val="none" w:sz="0" w:space="0" w:color="auto"/>
        <w:bottom w:val="none" w:sz="0" w:space="0" w:color="auto"/>
        <w:right w:val="none" w:sz="0" w:space="0" w:color="auto"/>
      </w:divBdr>
    </w:div>
    <w:div w:id="14891653">
      <w:marLeft w:val="640"/>
      <w:marRight w:val="0"/>
      <w:marTop w:val="0"/>
      <w:marBottom w:val="0"/>
      <w:divBdr>
        <w:top w:val="none" w:sz="0" w:space="0" w:color="auto"/>
        <w:left w:val="none" w:sz="0" w:space="0" w:color="auto"/>
        <w:bottom w:val="none" w:sz="0" w:space="0" w:color="auto"/>
        <w:right w:val="none" w:sz="0" w:space="0" w:color="auto"/>
      </w:divBdr>
    </w:div>
    <w:div w:id="15035589">
      <w:marLeft w:val="640"/>
      <w:marRight w:val="0"/>
      <w:marTop w:val="0"/>
      <w:marBottom w:val="0"/>
      <w:divBdr>
        <w:top w:val="none" w:sz="0" w:space="0" w:color="auto"/>
        <w:left w:val="none" w:sz="0" w:space="0" w:color="auto"/>
        <w:bottom w:val="none" w:sz="0" w:space="0" w:color="auto"/>
        <w:right w:val="none" w:sz="0" w:space="0" w:color="auto"/>
      </w:divBdr>
    </w:div>
    <w:div w:id="15157365">
      <w:marLeft w:val="640"/>
      <w:marRight w:val="0"/>
      <w:marTop w:val="0"/>
      <w:marBottom w:val="0"/>
      <w:divBdr>
        <w:top w:val="none" w:sz="0" w:space="0" w:color="auto"/>
        <w:left w:val="none" w:sz="0" w:space="0" w:color="auto"/>
        <w:bottom w:val="none" w:sz="0" w:space="0" w:color="auto"/>
        <w:right w:val="none" w:sz="0" w:space="0" w:color="auto"/>
      </w:divBdr>
    </w:div>
    <w:div w:id="15232335">
      <w:marLeft w:val="640"/>
      <w:marRight w:val="0"/>
      <w:marTop w:val="0"/>
      <w:marBottom w:val="0"/>
      <w:divBdr>
        <w:top w:val="none" w:sz="0" w:space="0" w:color="auto"/>
        <w:left w:val="none" w:sz="0" w:space="0" w:color="auto"/>
        <w:bottom w:val="none" w:sz="0" w:space="0" w:color="auto"/>
        <w:right w:val="none" w:sz="0" w:space="0" w:color="auto"/>
      </w:divBdr>
    </w:div>
    <w:div w:id="15272607">
      <w:marLeft w:val="640"/>
      <w:marRight w:val="0"/>
      <w:marTop w:val="0"/>
      <w:marBottom w:val="0"/>
      <w:divBdr>
        <w:top w:val="none" w:sz="0" w:space="0" w:color="auto"/>
        <w:left w:val="none" w:sz="0" w:space="0" w:color="auto"/>
        <w:bottom w:val="none" w:sz="0" w:space="0" w:color="auto"/>
        <w:right w:val="none" w:sz="0" w:space="0" w:color="auto"/>
      </w:divBdr>
    </w:div>
    <w:div w:id="15353346">
      <w:marLeft w:val="640"/>
      <w:marRight w:val="0"/>
      <w:marTop w:val="0"/>
      <w:marBottom w:val="0"/>
      <w:divBdr>
        <w:top w:val="none" w:sz="0" w:space="0" w:color="auto"/>
        <w:left w:val="none" w:sz="0" w:space="0" w:color="auto"/>
        <w:bottom w:val="none" w:sz="0" w:space="0" w:color="auto"/>
        <w:right w:val="none" w:sz="0" w:space="0" w:color="auto"/>
      </w:divBdr>
    </w:div>
    <w:div w:id="15354912">
      <w:marLeft w:val="640"/>
      <w:marRight w:val="0"/>
      <w:marTop w:val="0"/>
      <w:marBottom w:val="0"/>
      <w:divBdr>
        <w:top w:val="none" w:sz="0" w:space="0" w:color="auto"/>
        <w:left w:val="none" w:sz="0" w:space="0" w:color="auto"/>
        <w:bottom w:val="none" w:sz="0" w:space="0" w:color="auto"/>
        <w:right w:val="none" w:sz="0" w:space="0" w:color="auto"/>
      </w:divBdr>
    </w:div>
    <w:div w:id="15423160">
      <w:marLeft w:val="640"/>
      <w:marRight w:val="0"/>
      <w:marTop w:val="0"/>
      <w:marBottom w:val="0"/>
      <w:divBdr>
        <w:top w:val="none" w:sz="0" w:space="0" w:color="auto"/>
        <w:left w:val="none" w:sz="0" w:space="0" w:color="auto"/>
        <w:bottom w:val="none" w:sz="0" w:space="0" w:color="auto"/>
        <w:right w:val="none" w:sz="0" w:space="0" w:color="auto"/>
      </w:divBdr>
    </w:div>
    <w:div w:id="15546193">
      <w:marLeft w:val="640"/>
      <w:marRight w:val="0"/>
      <w:marTop w:val="0"/>
      <w:marBottom w:val="0"/>
      <w:divBdr>
        <w:top w:val="none" w:sz="0" w:space="0" w:color="auto"/>
        <w:left w:val="none" w:sz="0" w:space="0" w:color="auto"/>
        <w:bottom w:val="none" w:sz="0" w:space="0" w:color="auto"/>
        <w:right w:val="none" w:sz="0" w:space="0" w:color="auto"/>
      </w:divBdr>
    </w:div>
    <w:div w:id="15546291">
      <w:marLeft w:val="640"/>
      <w:marRight w:val="0"/>
      <w:marTop w:val="0"/>
      <w:marBottom w:val="0"/>
      <w:divBdr>
        <w:top w:val="none" w:sz="0" w:space="0" w:color="auto"/>
        <w:left w:val="none" w:sz="0" w:space="0" w:color="auto"/>
        <w:bottom w:val="none" w:sz="0" w:space="0" w:color="auto"/>
        <w:right w:val="none" w:sz="0" w:space="0" w:color="auto"/>
      </w:divBdr>
    </w:div>
    <w:div w:id="15549738">
      <w:marLeft w:val="640"/>
      <w:marRight w:val="0"/>
      <w:marTop w:val="0"/>
      <w:marBottom w:val="0"/>
      <w:divBdr>
        <w:top w:val="none" w:sz="0" w:space="0" w:color="auto"/>
        <w:left w:val="none" w:sz="0" w:space="0" w:color="auto"/>
        <w:bottom w:val="none" w:sz="0" w:space="0" w:color="auto"/>
        <w:right w:val="none" w:sz="0" w:space="0" w:color="auto"/>
      </w:divBdr>
    </w:div>
    <w:div w:id="15667428">
      <w:marLeft w:val="640"/>
      <w:marRight w:val="0"/>
      <w:marTop w:val="0"/>
      <w:marBottom w:val="0"/>
      <w:divBdr>
        <w:top w:val="none" w:sz="0" w:space="0" w:color="auto"/>
        <w:left w:val="none" w:sz="0" w:space="0" w:color="auto"/>
        <w:bottom w:val="none" w:sz="0" w:space="0" w:color="auto"/>
        <w:right w:val="none" w:sz="0" w:space="0" w:color="auto"/>
      </w:divBdr>
    </w:div>
    <w:div w:id="15694002">
      <w:marLeft w:val="640"/>
      <w:marRight w:val="0"/>
      <w:marTop w:val="0"/>
      <w:marBottom w:val="0"/>
      <w:divBdr>
        <w:top w:val="none" w:sz="0" w:space="0" w:color="auto"/>
        <w:left w:val="none" w:sz="0" w:space="0" w:color="auto"/>
        <w:bottom w:val="none" w:sz="0" w:space="0" w:color="auto"/>
        <w:right w:val="none" w:sz="0" w:space="0" w:color="auto"/>
      </w:divBdr>
    </w:div>
    <w:div w:id="15694328">
      <w:marLeft w:val="640"/>
      <w:marRight w:val="0"/>
      <w:marTop w:val="0"/>
      <w:marBottom w:val="0"/>
      <w:divBdr>
        <w:top w:val="none" w:sz="0" w:space="0" w:color="auto"/>
        <w:left w:val="none" w:sz="0" w:space="0" w:color="auto"/>
        <w:bottom w:val="none" w:sz="0" w:space="0" w:color="auto"/>
        <w:right w:val="none" w:sz="0" w:space="0" w:color="auto"/>
      </w:divBdr>
    </w:div>
    <w:div w:id="15814888">
      <w:marLeft w:val="640"/>
      <w:marRight w:val="0"/>
      <w:marTop w:val="0"/>
      <w:marBottom w:val="0"/>
      <w:divBdr>
        <w:top w:val="none" w:sz="0" w:space="0" w:color="auto"/>
        <w:left w:val="none" w:sz="0" w:space="0" w:color="auto"/>
        <w:bottom w:val="none" w:sz="0" w:space="0" w:color="auto"/>
        <w:right w:val="none" w:sz="0" w:space="0" w:color="auto"/>
      </w:divBdr>
    </w:div>
    <w:div w:id="15930995">
      <w:marLeft w:val="640"/>
      <w:marRight w:val="0"/>
      <w:marTop w:val="0"/>
      <w:marBottom w:val="0"/>
      <w:divBdr>
        <w:top w:val="none" w:sz="0" w:space="0" w:color="auto"/>
        <w:left w:val="none" w:sz="0" w:space="0" w:color="auto"/>
        <w:bottom w:val="none" w:sz="0" w:space="0" w:color="auto"/>
        <w:right w:val="none" w:sz="0" w:space="0" w:color="auto"/>
      </w:divBdr>
    </w:div>
    <w:div w:id="16005690">
      <w:marLeft w:val="640"/>
      <w:marRight w:val="0"/>
      <w:marTop w:val="0"/>
      <w:marBottom w:val="0"/>
      <w:divBdr>
        <w:top w:val="none" w:sz="0" w:space="0" w:color="auto"/>
        <w:left w:val="none" w:sz="0" w:space="0" w:color="auto"/>
        <w:bottom w:val="none" w:sz="0" w:space="0" w:color="auto"/>
        <w:right w:val="none" w:sz="0" w:space="0" w:color="auto"/>
      </w:divBdr>
    </w:div>
    <w:div w:id="16079190">
      <w:marLeft w:val="640"/>
      <w:marRight w:val="0"/>
      <w:marTop w:val="0"/>
      <w:marBottom w:val="0"/>
      <w:divBdr>
        <w:top w:val="none" w:sz="0" w:space="0" w:color="auto"/>
        <w:left w:val="none" w:sz="0" w:space="0" w:color="auto"/>
        <w:bottom w:val="none" w:sz="0" w:space="0" w:color="auto"/>
        <w:right w:val="none" w:sz="0" w:space="0" w:color="auto"/>
      </w:divBdr>
    </w:div>
    <w:div w:id="16083325">
      <w:marLeft w:val="640"/>
      <w:marRight w:val="0"/>
      <w:marTop w:val="0"/>
      <w:marBottom w:val="0"/>
      <w:divBdr>
        <w:top w:val="none" w:sz="0" w:space="0" w:color="auto"/>
        <w:left w:val="none" w:sz="0" w:space="0" w:color="auto"/>
        <w:bottom w:val="none" w:sz="0" w:space="0" w:color="auto"/>
        <w:right w:val="none" w:sz="0" w:space="0" w:color="auto"/>
      </w:divBdr>
    </w:div>
    <w:div w:id="16086881">
      <w:marLeft w:val="640"/>
      <w:marRight w:val="0"/>
      <w:marTop w:val="0"/>
      <w:marBottom w:val="0"/>
      <w:divBdr>
        <w:top w:val="none" w:sz="0" w:space="0" w:color="auto"/>
        <w:left w:val="none" w:sz="0" w:space="0" w:color="auto"/>
        <w:bottom w:val="none" w:sz="0" w:space="0" w:color="auto"/>
        <w:right w:val="none" w:sz="0" w:space="0" w:color="auto"/>
      </w:divBdr>
    </w:div>
    <w:div w:id="16125965">
      <w:marLeft w:val="640"/>
      <w:marRight w:val="0"/>
      <w:marTop w:val="0"/>
      <w:marBottom w:val="0"/>
      <w:divBdr>
        <w:top w:val="none" w:sz="0" w:space="0" w:color="auto"/>
        <w:left w:val="none" w:sz="0" w:space="0" w:color="auto"/>
        <w:bottom w:val="none" w:sz="0" w:space="0" w:color="auto"/>
        <w:right w:val="none" w:sz="0" w:space="0" w:color="auto"/>
      </w:divBdr>
    </w:div>
    <w:div w:id="16126867">
      <w:marLeft w:val="640"/>
      <w:marRight w:val="0"/>
      <w:marTop w:val="0"/>
      <w:marBottom w:val="0"/>
      <w:divBdr>
        <w:top w:val="none" w:sz="0" w:space="0" w:color="auto"/>
        <w:left w:val="none" w:sz="0" w:space="0" w:color="auto"/>
        <w:bottom w:val="none" w:sz="0" w:space="0" w:color="auto"/>
        <w:right w:val="none" w:sz="0" w:space="0" w:color="auto"/>
      </w:divBdr>
    </w:div>
    <w:div w:id="16152941">
      <w:marLeft w:val="640"/>
      <w:marRight w:val="0"/>
      <w:marTop w:val="0"/>
      <w:marBottom w:val="0"/>
      <w:divBdr>
        <w:top w:val="none" w:sz="0" w:space="0" w:color="auto"/>
        <w:left w:val="none" w:sz="0" w:space="0" w:color="auto"/>
        <w:bottom w:val="none" w:sz="0" w:space="0" w:color="auto"/>
        <w:right w:val="none" w:sz="0" w:space="0" w:color="auto"/>
      </w:divBdr>
    </w:div>
    <w:div w:id="16201626">
      <w:marLeft w:val="640"/>
      <w:marRight w:val="0"/>
      <w:marTop w:val="0"/>
      <w:marBottom w:val="0"/>
      <w:divBdr>
        <w:top w:val="none" w:sz="0" w:space="0" w:color="auto"/>
        <w:left w:val="none" w:sz="0" w:space="0" w:color="auto"/>
        <w:bottom w:val="none" w:sz="0" w:space="0" w:color="auto"/>
        <w:right w:val="none" w:sz="0" w:space="0" w:color="auto"/>
      </w:divBdr>
    </w:div>
    <w:div w:id="16202067">
      <w:marLeft w:val="640"/>
      <w:marRight w:val="0"/>
      <w:marTop w:val="0"/>
      <w:marBottom w:val="0"/>
      <w:divBdr>
        <w:top w:val="none" w:sz="0" w:space="0" w:color="auto"/>
        <w:left w:val="none" w:sz="0" w:space="0" w:color="auto"/>
        <w:bottom w:val="none" w:sz="0" w:space="0" w:color="auto"/>
        <w:right w:val="none" w:sz="0" w:space="0" w:color="auto"/>
      </w:divBdr>
    </w:div>
    <w:div w:id="16202831">
      <w:marLeft w:val="640"/>
      <w:marRight w:val="0"/>
      <w:marTop w:val="0"/>
      <w:marBottom w:val="0"/>
      <w:divBdr>
        <w:top w:val="none" w:sz="0" w:space="0" w:color="auto"/>
        <w:left w:val="none" w:sz="0" w:space="0" w:color="auto"/>
        <w:bottom w:val="none" w:sz="0" w:space="0" w:color="auto"/>
        <w:right w:val="none" w:sz="0" w:space="0" w:color="auto"/>
      </w:divBdr>
    </w:div>
    <w:div w:id="16205161">
      <w:marLeft w:val="640"/>
      <w:marRight w:val="0"/>
      <w:marTop w:val="0"/>
      <w:marBottom w:val="0"/>
      <w:divBdr>
        <w:top w:val="none" w:sz="0" w:space="0" w:color="auto"/>
        <w:left w:val="none" w:sz="0" w:space="0" w:color="auto"/>
        <w:bottom w:val="none" w:sz="0" w:space="0" w:color="auto"/>
        <w:right w:val="none" w:sz="0" w:space="0" w:color="auto"/>
      </w:divBdr>
    </w:div>
    <w:div w:id="16393680">
      <w:marLeft w:val="640"/>
      <w:marRight w:val="0"/>
      <w:marTop w:val="0"/>
      <w:marBottom w:val="0"/>
      <w:divBdr>
        <w:top w:val="none" w:sz="0" w:space="0" w:color="auto"/>
        <w:left w:val="none" w:sz="0" w:space="0" w:color="auto"/>
        <w:bottom w:val="none" w:sz="0" w:space="0" w:color="auto"/>
        <w:right w:val="none" w:sz="0" w:space="0" w:color="auto"/>
      </w:divBdr>
    </w:div>
    <w:div w:id="16396572">
      <w:marLeft w:val="640"/>
      <w:marRight w:val="0"/>
      <w:marTop w:val="0"/>
      <w:marBottom w:val="0"/>
      <w:divBdr>
        <w:top w:val="none" w:sz="0" w:space="0" w:color="auto"/>
        <w:left w:val="none" w:sz="0" w:space="0" w:color="auto"/>
        <w:bottom w:val="none" w:sz="0" w:space="0" w:color="auto"/>
        <w:right w:val="none" w:sz="0" w:space="0" w:color="auto"/>
      </w:divBdr>
    </w:div>
    <w:div w:id="16467552">
      <w:marLeft w:val="640"/>
      <w:marRight w:val="0"/>
      <w:marTop w:val="0"/>
      <w:marBottom w:val="0"/>
      <w:divBdr>
        <w:top w:val="none" w:sz="0" w:space="0" w:color="auto"/>
        <w:left w:val="none" w:sz="0" w:space="0" w:color="auto"/>
        <w:bottom w:val="none" w:sz="0" w:space="0" w:color="auto"/>
        <w:right w:val="none" w:sz="0" w:space="0" w:color="auto"/>
      </w:divBdr>
    </w:div>
    <w:div w:id="16546934">
      <w:marLeft w:val="640"/>
      <w:marRight w:val="0"/>
      <w:marTop w:val="0"/>
      <w:marBottom w:val="0"/>
      <w:divBdr>
        <w:top w:val="none" w:sz="0" w:space="0" w:color="auto"/>
        <w:left w:val="none" w:sz="0" w:space="0" w:color="auto"/>
        <w:bottom w:val="none" w:sz="0" w:space="0" w:color="auto"/>
        <w:right w:val="none" w:sz="0" w:space="0" w:color="auto"/>
      </w:divBdr>
    </w:div>
    <w:div w:id="16658773">
      <w:marLeft w:val="640"/>
      <w:marRight w:val="0"/>
      <w:marTop w:val="0"/>
      <w:marBottom w:val="0"/>
      <w:divBdr>
        <w:top w:val="none" w:sz="0" w:space="0" w:color="auto"/>
        <w:left w:val="none" w:sz="0" w:space="0" w:color="auto"/>
        <w:bottom w:val="none" w:sz="0" w:space="0" w:color="auto"/>
        <w:right w:val="none" w:sz="0" w:space="0" w:color="auto"/>
      </w:divBdr>
    </w:div>
    <w:div w:id="16858258">
      <w:marLeft w:val="640"/>
      <w:marRight w:val="0"/>
      <w:marTop w:val="0"/>
      <w:marBottom w:val="0"/>
      <w:divBdr>
        <w:top w:val="none" w:sz="0" w:space="0" w:color="auto"/>
        <w:left w:val="none" w:sz="0" w:space="0" w:color="auto"/>
        <w:bottom w:val="none" w:sz="0" w:space="0" w:color="auto"/>
        <w:right w:val="none" w:sz="0" w:space="0" w:color="auto"/>
      </w:divBdr>
    </w:div>
    <w:div w:id="16934209">
      <w:marLeft w:val="640"/>
      <w:marRight w:val="0"/>
      <w:marTop w:val="0"/>
      <w:marBottom w:val="0"/>
      <w:divBdr>
        <w:top w:val="none" w:sz="0" w:space="0" w:color="auto"/>
        <w:left w:val="none" w:sz="0" w:space="0" w:color="auto"/>
        <w:bottom w:val="none" w:sz="0" w:space="0" w:color="auto"/>
        <w:right w:val="none" w:sz="0" w:space="0" w:color="auto"/>
      </w:divBdr>
    </w:div>
    <w:div w:id="16976945">
      <w:marLeft w:val="640"/>
      <w:marRight w:val="0"/>
      <w:marTop w:val="0"/>
      <w:marBottom w:val="0"/>
      <w:divBdr>
        <w:top w:val="none" w:sz="0" w:space="0" w:color="auto"/>
        <w:left w:val="none" w:sz="0" w:space="0" w:color="auto"/>
        <w:bottom w:val="none" w:sz="0" w:space="0" w:color="auto"/>
        <w:right w:val="none" w:sz="0" w:space="0" w:color="auto"/>
      </w:divBdr>
    </w:div>
    <w:div w:id="17004606">
      <w:marLeft w:val="640"/>
      <w:marRight w:val="0"/>
      <w:marTop w:val="0"/>
      <w:marBottom w:val="0"/>
      <w:divBdr>
        <w:top w:val="none" w:sz="0" w:space="0" w:color="auto"/>
        <w:left w:val="none" w:sz="0" w:space="0" w:color="auto"/>
        <w:bottom w:val="none" w:sz="0" w:space="0" w:color="auto"/>
        <w:right w:val="none" w:sz="0" w:space="0" w:color="auto"/>
      </w:divBdr>
    </w:div>
    <w:div w:id="17052292">
      <w:marLeft w:val="640"/>
      <w:marRight w:val="0"/>
      <w:marTop w:val="0"/>
      <w:marBottom w:val="0"/>
      <w:divBdr>
        <w:top w:val="none" w:sz="0" w:space="0" w:color="auto"/>
        <w:left w:val="none" w:sz="0" w:space="0" w:color="auto"/>
        <w:bottom w:val="none" w:sz="0" w:space="0" w:color="auto"/>
        <w:right w:val="none" w:sz="0" w:space="0" w:color="auto"/>
      </w:divBdr>
    </w:div>
    <w:div w:id="17119930">
      <w:marLeft w:val="640"/>
      <w:marRight w:val="0"/>
      <w:marTop w:val="0"/>
      <w:marBottom w:val="0"/>
      <w:divBdr>
        <w:top w:val="none" w:sz="0" w:space="0" w:color="auto"/>
        <w:left w:val="none" w:sz="0" w:space="0" w:color="auto"/>
        <w:bottom w:val="none" w:sz="0" w:space="0" w:color="auto"/>
        <w:right w:val="none" w:sz="0" w:space="0" w:color="auto"/>
      </w:divBdr>
    </w:div>
    <w:div w:id="17124206">
      <w:marLeft w:val="640"/>
      <w:marRight w:val="0"/>
      <w:marTop w:val="0"/>
      <w:marBottom w:val="0"/>
      <w:divBdr>
        <w:top w:val="none" w:sz="0" w:space="0" w:color="auto"/>
        <w:left w:val="none" w:sz="0" w:space="0" w:color="auto"/>
        <w:bottom w:val="none" w:sz="0" w:space="0" w:color="auto"/>
        <w:right w:val="none" w:sz="0" w:space="0" w:color="auto"/>
      </w:divBdr>
    </w:div>
    <w:div w:id="17125476">
      <w:marLeft w:val="640"/>
      <w:marRight w:val="0"/>
      <w:marTop w:val="0"/>
      <w:marBottom w:val="0"/>
      <w:divBdr>
        <w:top w:val="none" w:sz="0" w:space="0" w:color="auto"/>
        <w:left w:val="none" w:sz="0" w:space="0" w:color="auto"/>
        <w:bottom w:val="none" w:sz="0" w:space="0" w:color="auto"/>
        <w:right w:val="none" w:sz="0" w:space="0" w:color="auto"/>
      </w:divBdr>
    </w:div>
    <w:div w:id="17245767">
      <w:marLeft w:val="640"/>
      <w:marRight w:val="0"/>
      <w:marTop w:val="0"/>
      <w:marBottom w:val="0"/>
      <w:divBdr>
        <w:top w:val="none" w:sz="0" w:space="0" w:color="auto"/>
        <w:left w:val="none" w:sz="0" w:space="0" w:color="auto"/>
        <w:bottom w:val="none" w:sz="0" w:space="0" w:color="auto"/>
        <w:right w:val="none" w:sz="0" w:space="0" w:color="auto"/>
      </w:divBdr>
    </w:div>
    <w:div w:id="17317615">
      <w:marLeft w:val="640"/>
      <w:marRight w:val="0"/>
      <w:marTop w:val="0"/>
      <w:marBottom w:val="0"/>
      <w:divBdr>
        <w:top w:val="none" w:sz="0" w:space="0" w:color="auto"/>
        <w:left w:val="none" w:sz="0" w:space="0" w:color="auto"/>
        <w:bottom w:val="none" w:sz="0" w:space="0" w:color="auto"/>
        <w:right w:val="none" w:sz="0" w:space="0" w:color="auto"/>
      </w:divBdr>
    </w:div>
    <w:div w:id="17318590">
      <w:marLeft w:val="640"/>
      <w:marRight w:val="0"/>
      <w:marTop w:val="0"/>
      <w:marBottom w:val="0"/>
      <w:divBdr>
        <w:top w:val="none" w:sz="0" w:space="0" w:color="auto"/>
        <w:left w:val="none" w:sz="0" w:space="0" w:color="auto"/>
        <w:bottom w:val="none" w:sz="0" w:space="0" w:color="auto"/>
        <w:right w:val="none" w:sz="0" w:space="0" w:color="auto"/>
      </w:divBdr>
    </w:div>
    <w:div w:id="17396717">
      <w:marLeft w:val="640"/>
      <w:marRight w:val="0"/>
      <w:marTop w:val="0"/>
      <w:marBottom w:val="0"/>
      <w:divBdr>
        <w:top w:val="none" w:sz="0" w:space="0" w:color="auto"/>
        <w:left w:val="none" w:sz="0" w:space="0" w:color="auto"/>
        <w:bottom w:val="none" w:sz="0" w:space="0" w:color="auto"/>
        <w:right w:val="none" w:sz="0" w:space="0" w:color="auto"/>
      </w:divBdr>
    </w:div>
    <w:div w:id="17630647">
      <w:marLeft w:val="640"/>
      <w:marRight w:val="0"/>
      <w:marTop w:val="0"/>
      <w:marBottom w:val="0"/>
      <w:divBdr>
        <w:top w:val="none" w:sz="0" w:space="0" w:color="auto"/>
        <w:left w:val="none" w:sz="0" w:space="0" w:color="auto"/>
        <w:bottom w:val="none" w:sz="0" w:space="0" w:color="auto"/>
        <w:right w:val="none" w:sz="0" w:space="0" w:color="auto"/>
      </w:divBdr>
    </w:div>
    <w:div w:id="17656701">
      <w:marLeft w:val="640"/>
      <w:marRight w:val="0"/>
      <w:marTop w:val="0"/>
      <w:marBottom w:val="0"/>
      <w:divBdr>
        <w:top w:val="none" w:sz="0" w:space="0" w:color="auto"/>
        <w:left w:val="none" w:sz="0" w:space="0" w:color="auto"/>
        <w:bottom w:val="none" w:sz="0" w:space="0" w:color="auto"/>
        <w:right w:val="none" w:sz="0" w:space="0" w:color="auto"/>
      </w:divBdr>
    </w:div>
    <w:div w:id="17658107">
      <w:marLeft w:val="640"/>
      <w:marRight w:val="0"/>
      <w:marTop w:val="0"/>
      <w:marBottom w:val="0"/>
      <w:divBdr>
        <w:top w:val="none" w:sz="0" w:space="0" w:color="auto"/>
        <w:left w:val="none" w:sz="0" w:space="0" w:color="auto"/>
        <w:bottom w:val="none" w:sz="0" w:space="0" w:color="auto"/>
        <w:right w:val="none" w:sz="0" w:space="0" w:color="auto"/>
      </w:divBdr>
    </w:div>
    <w:div w:id="17660967">
      <w:marLeft w:val="640"/>
      <w:marRight w:val="0"/>
      <w:marTop w:val="0"/>
      <w:marBottom w:val="0"/>
      <w:divBdr>
        <w:top w:val="none" w:sz="0" w:space="0" w:color="auto"/>
        <w:left w:val="none" w:sz="0" w:space="0" w:color="auto"/>
        <w:bottom w:val="none" w:sz="0" w:space="0" w:color="auto"/>
        <w:right w:val="none" w:sz="0" w:space="0" w:color="auto"/>
      </w:divBdr>
    </w:div>
    <w:div w:id="17780300">
      <w:marLeft w:val="640"/>
      <w:marRight w:val="0"/>
      <w:marTop w:val="0"/>
      <w:marBottom w:val="0"/>
      <w:divBdr>
        <w:top w:val="none" w:sz="0" w:space="0" w:color="auto"/>
        <w:left w:val="none" w:sz="0" w:space="0" w:color="auto"/>
        <w:bottom w:val="none" w:sz="0" w:space="0" w:color="auto"/>
        <w:right w:val="none" w:sz="0" w:space="0" w:color="auto"/>
      </w:divBdr>
    </w:div>
    <w:div w:id="17968518">
      <w:marLeft w:val="640"/>
      <w:marRight w:val="0"/>
      <w:marTop w:val="0"/>
      <w:marBottom w:val="0"/>
      <w:divBdr>
        <w:top w:val="none" w:sz="0" w:space="0" w:color="auto"/>
        <w:left w:val="none" w:sz="0" w:space="0" w:color="auto"/>
        <w:bottom w:val="none" w:sz="0" w:space="0" w:color="auto"/>
        <w:right w:val="none" w:sz="0" w:space="0" w:color="auto"/>
      </w:divBdr>
    </w:div>
    <w:div w:id="18043797">
      <w:marLeft w:val="640"/>
      <w:marRight w:val="0"/>
      <w:marTop w:val="0"/>
      <w:marBottom w:val="0"/>
      <w:divBdr>
        <w:top w:val="none" w:sz="0" w:space="0" w:color="auto"/>
        <w:left w:val="none" w:sz="0" w:space="0" w:color="auto"/>
        <w:bottom w:val="none" w:sz="0" w:space="0" w:color="auto"/>
        <w:right w:val="none" w:sz="0" w:space="0" w:color="auto"/>
      </w:divBdr>
    </w:div>
    <w:div w:id="18044494">
      <w:marLeft w:val="640"/>
      <w:marRight w:val="0"/>
      <w:marTop w:val="0"/>
      <w:marBottom w:val="0"/>
      <w:divBdr>
        <w:top w:val="none" w:sz="0" w:space="0" w:color="auto"/>
        <w:left w:val="none" w:sz="0" w:space="0" w:color="auto"/>
        <w:bottom w:val="none" w:sz="0" w:space="0" w:color="auto"/>
        <w:right w:val="none" w:sz="0" w:space="0" w:color="auto"/>
      </w:divBdr>
    </w:div>
    <w:div w:id="18049008">
      <w:marLeft w:val="640"/>
      <w:marRight w:val="0"/>
      <w:marTop w:val="0"/>
      <w:marBottom w:val="0"/>
      <w:divBdr>
        <w:top w:val="none" w:sz="0" w:space="0" w:color="auto"/>
        <w:left w:val="none" w:sz="0" w:space="0" w:color="auto"/>
        <w:bottom w:val="none" w:sz="0" w:space="0" w:color="auto"/>
        <w:right w:val="none" w:sz="0" w:space="0" w:color="auto"/>
      </w:divBdr>
    </w:div>
    <w:div w:id="18168521">
      <w:marLeft w:val="640"/>
      <w:marRight w:val="0"/>
      <w:marTop w:val="0"/>
      <w:marBottom w:val="0"/>
      <w:divBdr>
        <w:top w:val="none" w:sz="0" w:space="0" w:color="auto"/>
        <w:left w:val="none" w:sz="0" w:space="0" w:color="auto"/>
        <w:bottom w:val="none" w:sz="0" w:space="0" w:color="auto"/>
        <w:right w:val="none" w:sz="0" w:space="0" w:color="auto"/>
      </w:divBdr>
    </w:div>
    <w:div w:id="18239633">
      <w:marLeft w:val="640"/>
      <w:marRight w:val="0"/>
      <w:marTop w:val="0"/>
      <w:marBottom w:val="0"/>
      <w:divBdr>
        <w:top w:val="none" w:sz="0" w:space="0" w:color="auto"/>
        <w:left w:val="none" w:sz="0" w:space="0" w:color="auto"/>
        <w:bottom w:val="none" w:sz="0" w:space="0" w:color="auto"/>
        <w:right w:val="none" w:sz="0" w:space="0" w:color="auto"/>
      </w:divBdr>
    </w:div>
    <w:div w:id="18240726">
      <w:marLeft w:val="640"/>
      <w:marRight w:val="0"/>
      <w:marTop w:val="0"/>
      <w:marBottom w:val="0"/>
      <w:divBdr>
        <w:top w:val="none" w:sz="0" w:space="0" w:color="auto"/>
        <w:left w:val="none" w:sz="0" w:space="0" w:color="auto"/>
        <w:bottom w:val="none" w:sz="0" w:space="0" w:color="auto"/>
        <w:right w:val="none" w:sz="0" w:space="0" w:color="auto"/>
      </w:divBdr>
    </w:div>
    <w:div w:id="18285527">
      <w:marLeft w:val="640"/>
      <w:marRight w:val="0"/>
      <w:marTop w:val="0"/>
      <w:marBottom w:val="0"/>
      <w:divBdr>
        <w:top w:val="none" w:sz="0" w:space="0" w:color="auto"/>
        <w:left w:val="none" w:sz="0" w:space="0" w:color="auto"/>
        <w:bottom w:val="none" w:sz="0" w:space="0" w:color="auto"/>
        <w:right w:val="none" w:sz="0" w:space="0" w:color="auto"/>
      </w:divBdr>
    </w:div>
    <w:div w:id="18316493">
      <w:marLeft w:val="640"/>
      <w:marRight w:val="0"/>
      <w:marTop w:val="0"/>
      <w:marBottom w:val="0"/>
      <w:divBdr>
        <w:top w:val="none" w:sz="0" w:space="0" w:color="auto"/>
        <w:left w:val="none" w:sz="0" w:space="0" w:color="auto"/>
        <w:bottom w:val="none" w:sz="0" w:space="0" w:color="auto"/>
        <w:right w:val="none" w:sz="0" w:space="0" w:color="auto"/>
      </w:divBdr>
    </w:div>
    <w:div w:id="18317010">
      <w:marLeft w:val="640"/>
      <w:marRight w:val="0"/>
      <w:marTop w:val="0"/>
      <w:marBottom w:val="0"/>
      <w:divBdr>
        <w:top w:val="none" w:sz="0" w:space="0" w:color="auto"/>
        <w:left w:val="none" w:sz="0" w:space="0" w:color="auto"/>
        <w:bottom w:val="none" w:sz="0" w:space="0" w:color="auto"/>
        <w:right w:val="none" w:sz="0" w:space="0" w:color="auto"/>
      </w:divBdr>
    </w:div>
    <w:div w:id="18363154">
      <w:marLeft w:val="640"/>
      <w:marRight w:val="0"/>
      <w:marTop w:val="0"/>
      <w:marBottom w:val="0"/>
      <w:divBdr>
        <w:top w:val="none" w:sz="0" w:space="0" w:color="auto"/>
        <w:left w:val="none" w:sz="0" w:space="0" w:color="auto"/>
        <w:bottom w:val="none" w:sz="0" w:space="0" w:color="auto"/>
        <w:right w:val="none" w:sz="0" w:space="0" w:color="auto"/>
      </w:divBdr>
    </w:div>
    <w:div w:id="18508041">
      <w:marLeft w:val="640"/>
      <w:marRight w:val="0"/>
      <w:marTop w:val="0"/>
      <w:marBottom w:val="0"/>
      <w:divBdr>
        <w:top w:val="none" w:sz="0" w:space="0" w:color="auto"/>
        <w:left w:val="none" w:sz="0" w:space="0" w:color="auto"/>
        <w:bottom w:val="none" w:sz="0" w:space="0" w:color="auto"/>
        <w:right w:val="none" w:sz="0" w:space="0" w:color="auto"/>
      </w:divBdr>
    </w:div>
    <w:div w:id="18510541">
      <w:marLeft w:val="640"/>
      <w:marRight w:val="0"/>
      <w:marTop w:val="0"/>
      <w:marBottom w:val="0"/>
      <w:divBdr>
        <w:top w:val="none" w:sz="0" w:space="0" w:color="auto"/>
        <w:left w:val="none" w:sz="0" w:space="0" w:color="auto"/>
        <w:bottom w:val="none" w:sz="0" w:space="0" w:color="auto"/>
        <w:right w:val="none" w:sz="0" w:space="0" w:color="auto"/>
      </w:divBdr>
    </w:div>
    <w:div w:id="18512166">
      <w:marLeft w:val="640"/>
      <w:marRight w:val="0"/>
      <w:marTop w:val="0"/>
      <w:marBottom w:val="0"/>
      <w:divBdr>
        <w:top w:val="none" w:sz="0" w:space="0" w:color="auto"/>
        <w:left w:val="none" w:sz="0" w:space="0" w:color="auto"/>
        <w:bottom w:val="none" w:sz="0" w:space="0" w:color="auto"/>
        <w:right w:val="none" w:sz="0" w:space="0" w:color="auto"/>
      </w:divBdr>
    </w:div>
    <w:div w:id="18513569">
      <w:marLeft w:val="640"/>
      <w:marRight w:val="0"/>
      <w:marTop w:val="0"/>
      <w:marBottom w:val="0"/>
      <w:divBdr>
        <w:top w:val="none" w:sz="0" w:space="0" w:color="auto"/>
        <w:left w:val="none" w:sz="0" w:space="0" w:color="auto"/>
        <w:bottom w:val="none" w:sz="0" w:space="0" w:color="auto"/>
        <w:right w:val="none" w:sz="0" w:space="0" w:color="auto"/>
      </w:divBdr>
    </w:div>
    <w:div w:id="18623904">
      <w:marLeft w:val="640"/>
      <w:marRight w:val="0"/>
      <w:marTop w:val="0"/>
      <w:marBottom w:val="0"/>
      <w:divBdr>
        <w:top w:val="none" w:sz="0" w:space="0" w:color="auto"/>
        <w:left w:val="none" w:sz="0" w:space="0" w:color="auto"/>
        <w:bottom w:val="none" w:sz="0" w:space="0" w:color="auto"/>
        <w:right w:val="none" w:sz="0" w:space="0" w:color="auto"/>
      </w:divBdr>
    </w:div>
    <w:div w:id="18626124">
      <w:marLeft w:val="640"/>
      <w:marRight w:val="0"/>
      <w:marTop w:val="0"/>
      <w:marBottom w:val="0"/>
      <w:divBdr>
        <w:top w:val="none" w:sz="0" w:space="0" w:color="auto"/>
        <w:left w:val="none" w:sz="0" w:space="0" w:color="auto"/>
        <w:bottom w:val="none" w:sz="0" w:space="0" w:color="auto"/>
        <w:right w:val="none" w:sz="0" w:space="0" w:color="auto"/>
      </w:divBdr>
    </w:div>
    <w:div w:id="18627530">
      <w:marLeft w:val="640"/>
      <w:marRight w:val="0"/>
      <w:marTop w:val="0"/>
      <w:marBottom w:val="0"/>
      <w:divBdr>
        <w:top w:val="none" w:sz="0" w:space="0" w:color="auto"/>
        <w:left w:val="none" w:sz="0" w:space="0" w:color="auto"/>
        <w:bottom w:val="none" w:sz="0" w:space="0" w:color="auto"/>
        <w:right w:val="none" w:sz="0" w:space="0" w:color="auto"/>
      </w:divBdr>
    </w:div>
    <w:div w:id="18628686">
      <w:marLeft w:val="640"/>
      <w:marRight w:val="0"/>
      <w:marTop w:val="0"/>
      <w:marBottom w:val="0"/>
      <w:divBdr>
        <w:top w:val="none" w:sz="0" w:space="0" w:color="auto"/>
        <w:left w:val="none" w:sz="0" w:space="0" w:color="auto"/>
        <w:bottom w:val="none" w:sz="0" w:space="0" w:color="auto"/>
        <w:right w:val="none" w:sz="0" w:space="0" w:color="auto"/>
      </w:divBdr>
    </w:div>
    <w:div w:id="18708002">
      <w:marLeft w:val="640"/>
      <w:marRight w:val="0"/>
      <w:marTop w:val="0"/>
      <w:marBottom w:val="0"/>
      <w:divBdr>
        <w:top w:val="none" w:sz="0" w:space="0" w:color="auto"/>
        <w:left w:val="none" w:sz="0" w:space="0" w:color="auto"/>
        <w:bottom w:val="none" w:sz="0" w:space="0" w:color="auto"/>
        <w:right w:val="none" w:sz="0" w:space="0" w:color="auto"/>
      </w:divBdr>
    </w:div>
    <w:div w:id="18774543">
      <w:marLeft w:val="640"/>
      <w:marRight w:val="0"/>
      <w:marTop w:val="0"/>
      <w:marBottom w:val="0"/>
      <w:divBdr>
        <w:top w:val="none" w:sz="0" w:space="0" w:color="auto"/>
        <w:left w:val="none" w:sz="0" w:space="0" w:color="auto"/>
        <w:bottom w:val="none" w:sz="0" w:space="0" w:color="auto"/>
        <w:right w:val="none" w:sz="0" w:space="0" w:color="auto"/>
      </w:divBdr>
    </w:div>
    <w:div w:id="18819861">
      <w:marLeft w:val="640"/>
      <w:marRight w:val="0"/>
      <w:marTop w:val="0"/>
      <w:marBottom w:val="0"/>
      <w:divBdr>
        <w:top w:val="none" w:sz="0" w:space="0" w:color="auto"/>
        <w:left w:val="none" w:sz="0" w:space="0" w:color="auto"/>
        <w:bottom w:val="none" w:sz="0" w:space="0" w:color="auto"/>
        <w:right w:val="none" w:sz="0" w:space="0" w:color="auto"/>
      </w:divBdr>
    </w:div>
    <w:div w:id="18822741">
      <w:marLeft w:val="640"/>
      <w:marRight w:val="0"/>
      <w:marTop w:val="0"/>
      <w:marBottom w:val="0"/>
      <w:divBdr>
        <w:top w:val="none" w:sz="0" w:space="0" w:color="auto"/>
        <w:left w:val="none" w:sz="0" w:space="0" w:color="auto"/>
        <w:bottom w:val="none" w:sz="0" w:space="0" w:color="auto"/>
        <w:right w:val="none" w:sz="0" w:space="0" w:color="auto"/>
      </w:divBdr>
    </w:div>
    <w:div w:id="18824474">
      <w:marLeft w:val="640"/>
      <w:marRight w:val="0"/>
      <w:marTop w:val="0"/>
      <w:marBottom w:val="0"/>
      <w:divBdr>
        <w:top w:val="none" w:sz="0" w:space="0" w:color="auto"/>
        <w:left w:val="none" w:sz="0" w:space="0" w:color="auto"/>
        <w:bottom w:val="none" w:sz="0" w:space="0" w:color="auto"/>
        <w:right w:val="none" w:sz="0" w:space="0" w:color="auto"/>
      </w:divBdr>
    </w:div>
    <w:div w:id="18895951">
      <w:marLeft w:val="640"/>
      <w:marRight w:val="0"/>
      <w:marTop w:val="0"/>
      <w:marBottom w:val="0"/>
      <w:divBdr>
        <w:top w:val="none" w:sz="0" w:space="0" w:color="auto"/>
        <w:left w:val="none" w:sz="0" w:space="0" w:color="auto"/>
        <w:bottom w:val="none" w:sz="0" w:space="0" w:color="auto"/>
        <w:right w:val="none" w:sz="0" w:space="0" w:color="auto"/>
      </w:divBdr>
    </w:div>
    <w:div w:id="18896318">
      <w:marLeft w:val="640"/>
      <w:marRight w:val="0"/>
      <w:marTop w:val="0"/>
      <w:marBottom w:val="0"/>
      <w:divBdr>
        <w:top w:val="none" w:sz="0" w:space="0" w:color="auto"/>
        <w:left w:val="none" w:sz="0" w:space="0" w:color="auto"/>
        <w:bottom w:val="none" w:sz="0" w:space="0" w:color="auto"/>
        <w:right w:val="none" w:sz="0" w:space="0" w:color="auto"/>
      </w:divBdr>
    </w:div>
    <w:div w:id="18968575">
      <w:marLeft w:val="640"/>
      <w:marRight w:val="0"/>
      <w:marTop w:val="0"/>
      <w:marBottom w:val="0"/>
      <w:divBdr>
        <w:top w:val="none" w:sz="0" w:space="0" w:color="auto"/>
        <w:left w:val="none" w:sz="0" w:space="0" w:color="auto"/>
        <w:bottom w:val="none" w:sz="0" w:space="0" w:color="auto"/>
        <w:right w:val="none" w:sz="0" w:space="0" w:color="auto"/>
      </w:divBdr>
    </w:div>
    <w:div w:id="19089279">
      <w:marLeft w:val="640"/>
      <w:marRight w:val="0"/>
      <w:marTop w:val="0"/>
      <w:marBottom w:val="0"/>
      <w:divBdr>
        <w:top w:val="none" w:sz="0" w:space="0" w:color="auto"/>
        <w:left w:val="none" w:sz="0" w:space="0" w:color="auto"/>
        <w:bottom w:val="none" w:sz="0" w:space="0" w:color="auto"/>
        <w:right w:val="none" w:sz="0" w:space="0" w:color="auto"/>
      </w:divBdr>
    </w:div>
    <w:div w:id="19136866">
      <w:marLeft w:val="640"/>
      <w:marRight w:val="0"/>
      <w:marTop w:val="0"/>
      <w:marBottom w:val="0"/>
      <w:divBdr>
        <w:top w:val="none" w:sz="0" w:space="0" w:color="auto"/>
        <w:left w:val="none" w:sz="0" w:space="0" w:color="auto"/>
        <w:bottom w:val="none" w:sz="0" w:space="0" w:color="auto"/>
        <w:right w:val="none" w:sz="0" w:space="0" w:color="auto"/>
      </w:divBdr>
    </w:div>
    <w:div w:id="19163593">
      <w:marLeft w:val="640"/>
      <w:marRight w:val="0"/>
      <w:marTop w:val="0"/>
      <w:marBottom w:val="0"/>
      <w:divBdr>
        <w:top w:val="none" w:sz="0" w:space="0" w:color="auto"/>
        <w:left w:val="none" w:sz="0" w:space="0" w:color="auto"/>
        <w:bottom w:val="none" w:sz="0" w:space="0" w:color="auto"/>
        <w:right w:val="none" w:sz="0" w:space="0" w:color="auto"/>
      </w:divBdr>
    </w:div>
    <w:div w:id="19167450">
      <w:marLeft w:val="640"/>
      <w:marRight w:val="0"/>
      <w:marTop w:val="0"/>
      <w:marBottom w:val="0"/>
      <w:divBdr>
        <w:top w:val="none" w:sz="0" w:space="0" w:color="auto"/>
        <w:left w:val="none" w:sz="0" w:space="0" w:color="auto"/>
        <w:bottom w:val="none" w:sz="0" w:space="0" w:color="auto"/>
        <w:right w:val="none" w:sz="0" w:space="0" w:color="auto"/>
      </w:divBdr>
    </w:div>
    <w:div w:id="19167917">
      <w:marLeft w:val="640"/>
      <w:marRight w:val="0"/>
      <w:marTop w:val="0"/>
      <w:marBottom w:val="0"/>
      <w:divBdr>
        <w:top w:val="none" w:sz="0" w:space="0" w:color="auto"/>
        <w:left w:val="none" w:sz="0" w:space="0" w:color="auto"/>
        <w:bottom w:val="none" w:sz="0" w:space="0" w:color="auto"/>
        <w:right w:val="none" w:sz="0" w:space="0" w:color="auto"/>
      </w:divBdr>
    </w:div>
    <w:div w:id="19278973">
      <w:marLeft w:val="640"/>
      <w:marRight w:val="0"/>
      <w:marTop w:val="0"/>
      <w:marBottom w:val="0"/>
      <w:divBdr>
        <w:top w:val="none" w:sz="0" w:space="0" w:color="auto"/>
        <w:left w:val="none" w:sz="0" w:space="0" w:color="auto"/>
        <w:bottom w:val="none" w:sz="0" w:space="0" w:color="auto"/>
        <w:right w:val="none" w:sz="0" w:space="0" w:color="auto"/>
      </w:divBdr>
    </w:div>
    <w:div w:id="19286474">
      <w:marLeft w:val="640"/>
      <w:marRight w:val="0"/>
      <w:marTop w:val="0"/>
      <w:marBottom w:val="0"/>
      <w:divBdr>
        <w:top w:val="none" w:sz="0" w:space="0" w:color="auto"/>
        <w:left w:val="none" w:sz="0" w:space="0" w:color="auto"/>
        <w:bottom w:val="none" w:sz="0" w:space="0" w:color="auto"/>
        <w:right w:val="none" w:sz="0" w:space="0" w:color="auto"/>
      </w:divBdr>
    </w:div>
    <w:div w:id="19288166">
      <w:marLeft w:val="640"/>
      <w:marRight w:val="0"/>
      <w:marTop w:val="0"/>
      <w:marBottom w:val="0"/>
      <w:divBdr>
        <w:top w:val="none" w:sz="0" w:space="0" w:color="auto"/>
        <w:left w:val="none" w:sz="0" w:space="0" w:color="auto"/>
        <w:bottom w:val="none" w:sz="0" w:space="0" w:color="auto"/>
        <w:right w:val="none" w:sz="0" w:space="0" w:color="auto"/>
      </w:divBdr>
    </w:div>
    <w:div w:id="19399296">
      <w:marLeft w:val="640"/>
      <w:marRight w:val="0"/>
      <w:marTop w:val="0"/>
      <w:marBottom w:val="0"/>
      <w:divBdr>
        <w:top w:val="none" w:sz="0" w:space="0" w:color="auto"/>
        <w:left w:val="none" w:sz="0" w:space="0" w:color="auto"/>
        <w:bottom w:val="none" w:sz="0" w:space="0" w:color="auto"/>
        <w:right w:val="none" w:sz="0" w:space="0" w:color="auto"/>
      </w:divBdr>
    </w:div>
    <w:div w:id="19400340">
      <w:marLeft w:val="640"/>
      <w:marRight w:val="0"/>
      <w:marTop w:val="0"/>
      <w:marBottom w:val="0"/>
      <w:divBdr>
        <w:top w:val="none" w:sz="0" w:space="0" w:color="auto"/>
        <w:left w:val="none" w:sz="0" w:space="0" w:color="auto"/>
        <w:bottom w:val="none" w:sz="0" w:space="0" w:color="auto"/>
        <w:right w:val="none" w:sz="0" w:space="0" w:color="auto"/>
      </w:divBdr>
    </w:div>
    <w:div w:id="19401319">
      <w:marLeft w:val="640"/>
      <w:marRight w:val="0"/>
      <w:marTop w:val="0"/>
      <w:marBottom w:val="0"/>
      <w:divBdr>
        <w:top w:val="none" w:sz="0" w:space="0" w:color="auto"/>
        <w:left w:val="none" w:sz="0" w:space="0" w:color="auto"/>
        <w:bottom w:val="none" w:sz="0" w:space="0" w:color="auto"/>
        <w:right w:val="none" w:sz="0" w:space="0" w:color="auto"/>
      </w:divBdr>
    </w:div>
    <w:div w:id="19404563">
      <w:marLeft w:val="640"/>
      <w:marRight w:val="0"/>
      <w:marTop w:val="0"/>
      <w:marBottom w:val="0"/>
      <w:divBdr>
        <w:top w:val="none" w:sz="0" w:space="0" w:color="auto"/>
        <w:left w:val="none" w:sz="0" w:space="0" w:color="auto"/>
        <w:bottom w:val="none" w:sz="0" w:space="0" w:color="auto"/>
        <w:right w:val="none" w:sz="0" w:space="0" w:color="auto"/>
      </w:divBdr>
    </w:div>
    <w:div w:id="19478820">
      <w:marLeft w:val="640"/>
      <w:marRight w:val="0"/>
      <w:marTop w:val="0"/>
      <w:marBottom w:val="0"/>
      <w:divBdr>
        <w:top w:val="none" w:sz="0" w:space="0" w:color="auto"/>
        <w:left w:val="none" w:sz="0" w:space="0" w:color="auto"/>
        <w:bottom w:val="none" w:sz="0" w:space="0" w:color="auto"/>
        <w:right w:val="none" w:sz="0" w:space="0" w:color="auto"/>
      </w:divBdr>
    </w:div>
    <w:div w:id="19548816">
      <w:marLeft w:val="640"/>
      <w:marRight w:val="0"/>
      <w:marTop w:val="0"/>
      <w:marBottom w:val="0"/>
      <w:divBdr>
        <w:top w:val="none" w:sz="0" w:space="0" w:color="auto"/>
        <w:left w:val="none" w:sz="0" w:space="0" w:color="auto"/>
        <w:bottom w:val="none" w:sz="0" w:space="0" w:color="auto"/>
        <w:right w:val="none" w:sz="0" w:space="0" w:color="auto"/>
      </w:divBdr>
    </w:div>
    <w:div w:id="19597889">
      <w:marLeft w:val="640"/>
      <w:marRight w:val="0"/>
      <w:marTop w:val="0"/>
      <w:marBottom w:val="0"/>
      <w:divBdr>
        <w:top w:val="none" w:sz="0" w:space="0" w:color="auto"/>
        <w:left w:val="none" w:sz="0" w:space="0" w:color="auto"/>
        <w:bottom w:val="none" w:sz="0" w:space="0" w:color="auto"/>
        <w:right w:val="none" w:sz="0" w:space="0" w:color="auto"/>
      </w:divBdr>
    </w:div>
    <w:div w:id="19821265">
      <w:marLeft w:val="640"/>
      <w:marRight w:val="0"/>
      <w:marTop w:val="0"/>
      <w:marBottom w:val="0"/>
      <w:divBdr>
        <w:top w:val="none" w:sz="0" w:space="0" w:color="auto"/>
        <w:left w:val="none" w:sz="0" w:space="0" w:color="auto"/>
        <w:bottom w:val="none" w:sz="0" w:space="0" w:color="auto"/>
        <w:right w:val="none" w:sz="0" w:space="0" w:color="auto"/>
      </w:divBdr>
    </w:div>
    <w:div w:id="19859637">
      <w:marLeft w:val="640"/>
      <w:marRight w:val="0"/>
      <w:marTop w:val="0"/>
      <w:marBottom w:val="0"/>
      <w:divBdr>
        <w:top w:val="none" w:sz="0" w:space="0" w:color="auto"/>
        <w:left w:val="none" w:sz="0" w:space="0" w:color="auto"/>
        <w:bottom w:val="none" w:sz="0" w:space="0" w:color="auto"/>
        <w:right w:val="none" w:sz="0" w:space="0" w:color="auto"/>
      </w:divBdr>
    </w:div>
    <w:div w:id="19862737">
      <w:marLeft w:val="640"/>
      <w:marRight w:val="0"/>
      <w:marTop w:val="0"/>
      <w:marBottom w:val="0"/>
      <w:divBdr>
        <w:top w:val="none" w:sz="0" w:space="0" w:color="auto"/>
        <w:left w:val="none" w:sz="0" w:space="0" w:color="auto"/>
        <w:bottom w:val="none" w:sz="0" w:space="0" w:color="auto"/>
        <w:right w:val="none" w:sz="0" w:space="0" w:color="auto"/>
      </w:divBdr>
    </w:div>
    <w:div w:id="19863412">
      <w:marLeft w:val="640"/>
      <w:marRight w:val="0"/>
      <w:marTop w:val="0"/>
      <w:marBottom w:val="0"/>
      <w:divBdr>
        <w:top w:val="none" w:sz="0" w:space="0" w:color="auto"/>
        <w:left w:val="none" w:sz="0" w:space="0" w:color="auto"/>
        <w:bottom w:val="none" w:sz="0" w:space="0" w:color="auto"/>
        <w:right w:val="none" w:sz="0" w:space="0" w:color="auto"/>
      </w:divBdr>
    </w:div>
    <w:div w:id="19866409">
      <w:marLeft w:val="640"/>
      <w:marRight w:val="0"/>
      <w:marTop w:val="0"/>
      <w:marBottom w:val="0"/>
      <w:divBdr>
        <w:top w:val="none" w:sz="0" w:space="0" w:color="auto"/>
        <w:left w:val="none" w:sz="0" w:space="0" w:color="auto"/>
        <w:bottom w:val="none" w:sz="0" w:space="0" w:color="auto"/>
        <w:right w:val="none" w:sz="0" w:space="0" w:color="auto"/>
      </w:divBdr>
    </w:div>
    <w:div w:id="20009462">
      <w:marLeft w:val="640"/>
      <w:marRight w:val="0"/>
      <w:marTop w:val="0"/>
      <w:marBottom w:val="0"/>
      <w:divBdr>
        <w:top w:val="none" w:sz="0" w:space="0" w:color="auto"/>
        <w:left w:val="none" w:sz="0" w:space="0" w:color="auto"/>
        <w:bottom w:val="none" w:sz="0" w:space="0" w:color="auto"/>
        <w:right w:val="none" w:sz="0" w:space="0" w:color="auto"/>
      </w:divBdr>
    </w:div>
    <w:div w:id="20130771">
      <w:marLeft w:val="640"/>
      <w:marRight w:val="0"/>
      <w:marTop w:val="0"/>
      <w:marBottom w:val="0"/>
      <w:divBdr>
        <w:top w:val="none" w:sz="0" w:space="0" w:color="auto"/>
        <w:left w:val="none" w:sz="0" w:space="0" w:color="auto"/>
        <w:bottom w:val="none" w:sz="0" w:space="0" w:color="auto"/>
        <w:right w:val="none" w:sz="0" w:space="0" w:color="auto"/>
      </w:divBdr>
    </w:div>
    <w:div w:id="20136317">
      <w:marLeft w:val="640"/>
      <w:marRight w:val="0"/>
      <w:marTop w:val="0"/>
      <w:marBottom w:val="0"/>
      <w:divBdr>
        <w:top w:val="none" w:sz="0" w:space="0" w:color="auto"/>
        <w:left w:val="none" w:sz="0" w:space="0" w:color="auto"/>
        <w:bottom w:val="none" w:sz="0" w:space="0" w:color="auto"/>
        <w:right w:val="none" w:sz="0" w:space="0" w:color="auto"/>
      </w:divBdr>
    </w:div>
    <w:div w:id="20204871">
      <w:marLeft w:val="640"/>
      <w:marRight w:val="0"/>
      <w:marTop w:val="0"/>
      <w:marBottom w:val="0"/>
      <w:divBdr>
        <w:top w:val="none" w:sz="0" w:space="0" w:color="auto"/>
        <w:left w:val="none" w:sz="0" w:space="0" w:color="auto"/>
        <w:bottom w:val="none" w:sz="0" w:space="0" w:color="auto"/>
        <w:right w:val="none" w:sz="0" w:space="0" w:color="auto"/>
      </w:divBdr>
    </w:div>
    <w:div w:id="20210918">
      <w:marLeft w:val="640"/>
      <w:marRight w:val="0"/>
      <w:marTop w:val="0"/>
      <w:marBottom w:val="0"/>
      <w:divBdr>
        <w:top w:val="none" w:sz="0" w:space="0" w:color="auto"/>
        <w:left w:val="none" w:sz="0" w:space="0" w:color="auto"/>
        <w:bottom w:val="none" w:sz="0" w:space="0" w:color="auto"/>
        <w:right w:val="none" w:sz="0" w:space="0" w:color="auto"/>
      </w:divBdr>
    </w:div>
    <w:div w:id="20252098">
      <w:marLeft w:val="640"/>
      <w:marRight w:val="0"/>
      <w:marTop w:val="0"/>
      <w:marBottom w:val="0"/>
      <w:divBdr>
        <w:top w:val="none" w:sz="0" w:space="0" w:color="auto"/>
        <w:left w:val="none" w:sz="0" w:space="0" w:color="auto"/>
        <w:bottom w:val="none" w:sz="0" w:space="0" w:color="auto"/>
        <w:right w:val="none" w:sz="0" w:space="0" w:color="auto"/>
      </w:divBdr>
    </w:div>
    <w:div w:id="20253104">
      <w:marLeft w:val="640"/>
      <w:marRight w:val="0"/>
      <w:marTop w:val="0"/>
      <w:marBottom w:val="0"/>
      <w:divBdr>
        <w:top w:val="none" w:sz="0" w:space="0" w:color="auto"/>
        <w:left w:val="none" w:sz="0" w:space="0" w:color="auto"/>
        <w:bottom w:val="none" w:sz="0" w:space="0" w:color="auto"/>
        <w:right w:val="none" w:sz="0" w:space="0" w:color="auto"/>
      </w:divBdr>
    </w:div>
    <w:div w:id="20322195">
      <w:marLeft w:val="640"/>
      <w:marRight w:val="0"/>
      <w:marTop w:val="0"/>
      <w:marBottom w:val="0"/>
      <w:divBdr>
        <w:top w:val="none" w:sz="0" w:space="0" w:color="auto"/>
        <w:left w:val="none" w:sz="0" w:space="0" w:color="auto"/>
        <w:bottom w:val="none" w:sz="0" w:space="0" w:color="auto"/>
        <w:right w:val="none" w:sz="0" w:space="0" w:color="auto"/>
      </w:divBdr>
    </w:div>
    <w:div w:id="20325704">
      <w:marLeft w:val="640"/>
      <w:marRight w:val="0"/>
      <w:marTop w:val="0"/>
      <w:marBottom w:val="0"/>
      <w:divBdr>
        <w:top w:val="none" w:sz="0" w:space="0" w:color="auto"/>
        <w:left w:val="none" w:sz="0" w:space="0" w:color="auto"/>
        <w:bottom w:val="none" w:sz="0" w:space="0" w:color="auto"/>
        <w:right w:val="none" w:sz="0" w:space="0" w:color="auto"/>
      </w:divBdr>
    </w:div>
    <w:div w:id="20399084">
      <w:marLeft w:val="480"/>
      <w:marRight w:val="0"/>
      <w:marTop w:val="0"/>
      <w:marBottom w:val="0"/>
      <w:divBdr>
        <w:top w:val="none" w:sz="0" w:space="0" w:color="auto"/>
        <w:left w:val="none" w:sz="0" w:space="0" w:color="auto"/>
        <w:bottom w:val="none" w:sz="0" w:space="0" w:color="auto"/>
        <w:right w:val="none" w:sz="0" w:space="0" w:color="auto"/>
      </w:divBdr>
    </w:div>
    <w:div w:id="20473884">
      <w:marLeft w:val="640"/>
      <w:marRight w:val="0"/>
      <w:marTop w:val="0"/>
      <w:marBottom w:val="0"/>
      <w:divBdr>
        <w:top w:val="none" w:sz="0" w:space="0" w:color="auto"/>
        <w:left w:val="none" w:sz="0" w:space="0" w:color="auto"/>
        <w:bottom w:val="none" w:sz="0" w:space="0" w:color="auto"/>
        <w:right w:val="none" w:sz="0" w:space="0" w:color="auto"/>
      </w:divBdr>
    </w:div>
    <w:div w:id="20515227">
      <w:marLeft w:val="640"/>
      <w:marRight w:val="0"/>
      <w:marTop w:val="0"/>
      <w:marBottom w:val="0"/>
      <w:divBdr>
        <w:top w:val="none" w:sz="0" w:space="0" w:color="auto"/>
        <w:left w:val="none" w:sz="0" w:space="0" w:color="auto"/>
        <w:bottom w:val="none" w:sz="0" w:space="0" w:color="auto"/>
        <w:right w:val="none" w:sz="0" w:space="0" w:color="auto"/>
      </w:divBdr>
    </w:div>
    <w:div w:id="20517983">
      <w:marLeft w:val="640"/>
      <w:marRight w:val="0"/>
      <w:marTop w:val="0"/>
      <w:marBottom w:val="0"/>
      <w:divBdr>
        <w:top w:val="none" w:sz="0" w:space="0" w:color="auto"/>
        <w:left w:val="none" w:sz="0" w:space="0" w:color="auto"/>
        <w:bottom w:val="none" w:sz="0" w:space="0" w:color="auto"/>
        <w:right w:val="none" w:sz="0" w:space="0" w:color="auto"/>
      </w:divBdr>
    </w:div>
    <w:div w:id="20598649">
      <w:marLeft w:val="640"/>
      <w:marRight w:val="0"/>
      <w:marTop w:val="0"/>
      <w:marBottom w:val="0"/>
      <w:divBdr>
        <w:top w:val="none" w:sz="0" w:space="0" w:color="auto"/>
        <w:left w:val="none" w:sz="0" w:space="0" w:color="auto"/>
        <w:bottom w:val="none" w:sz="0" w:space="0" w:color="auto"/>
        <w:right w:val="none" w:sz="0" w:space="0" w:color="auto"/>
      </w:divBdr>
    </w:div>
    <w:div w:id="20664825">
      <w:marLeft w:val="640"/>
      <w:marRight w:val="0"/>
      <w:marTop w:val="0"/>
      <w:marBottom w:val="0"/>
      <w:divBdr>
        <w:top w:val="none" w:sz="0" w:space="0" w:color="auto"/>
        <w:left w:val="none" w:sz="0" w:space="0" w:color="auto"/>
        <w:bottom w:val="none" w:sz="0" w:space="0" w:color="auto"/>
        <w:right w:val="none" w:sz="0" w:space="0" w:color="auto"/>
      </w:divBdr>
    </w:div>
    <w:div w:id="20782255">
      <w:marLeft w:val="640"/>
      <w:marRight w:val="0"/>
      <w:marTop w:val="0"/>
      <w:marBottom w:val="0"/>
      <w:divBdr>
        <w:top w:val="none" w:sz="0" w:space="0" w:color="auto"/>
        <w:left w:val="none" w:sz="0" w:space="0" w:color="auto"/>
        <w:bottom w:val="none" w:sz="0" w:space="0" w:color="auto"/>
        <w:right w:val="none" w:sz="0" w:space="0" w:color="auto"/>
      </w:divBdr>
    </w:div>
    <w:div w:id="20861211">
      <w:marLeft w:val="640"/>
      <w:marRight w:val="0"/>
      <w:marTop w:val="0"/>
      <w:marBottom w:val="0"/>
      <w:divBdr>
        <w:top w:val="none" w:sz="0" w:space="0" w:color="auto"/>
        <w:left w:val="none" w:sz="0" w:space="0" w:color="auto"/>
        <w:bottom w:val="none" w:sz="0" w:space="0" w:color="auto"/>
        <w:right w:val="none" w:sz="0" w:space="0" w:color="auto"/>
      </w:divBdr>
    </w:div>
    <w:div w:id="20938009">
      <w:marLeft w:val="640"/>
      <w:marRight w:val="0"/>
      <w:marTop w:val="0"/>
      <w:marBottom w:val="0"/>
      <w:divBdr>
        <w:top w:val="none" w:sz="0" w:space="0" w:color="auto"/>
        <w:left w:val="none" w:sz="0" w:space="0" w:color="auto"/>
        <w:bottom w:val="none" w:sz="0" w:space="0" w:color="auto"/>
        <w:right w:val="none" w:sz="0" w:space="0" w:color="auto"/>
      </w:divBdr>
    </w:div>
    <w:div w:id="20938197">
      <w:marLeft w:val="640"/>
      <w:marRight w:val="0"/>
      <w:marTop w:val="0"/>
      <w:marBottom w:val="0"/>
      <w:divBdr>
        <w:top w:val="none" w:sz="0" w:space="0" w:color="auto"/>
        <w:left w:val="none" w:sz="0" w:space="0" w:color="auto"/>
        <w:bottom w:val="none" w:sz="0" w:space="0" w:color="auto"/>
        <w:right w:val="none" w:sz="0" w:space="0" w:color="auto"/>
      </w:divBdr>
    </w:div>
    <w:div w:id="21129906">
      <w:marLeft w:val="640"/>
      <w:marRight w:val="0"/>
      <w:marTop w:val="0"/>
      <w:marBottom w:val="0"/>
      <w:divBdr>
        <w:top w:val="none" w:sz="0" w:space="0" w:color="auto"/>
        <w:left w:val="none" w:sz="0" w:space="0" w:color="auto"/>
        <w:bottom w:val="none" w:sz="0" w:space="0" w:color="auto"/>
        <w:right w:val="none" w:sz="0" w:space="0" w:color="auto"/>
      </w:divBdr>
    </w:div>
    <w:div w:id="21131226">
      <w:marLeft w:val="640"/>
      <w:marRight w:val="0"/>
      <w:marTop w:val="0"/>
      <w:marBottom w:val="0"/>
      <w:divBdr>
        <w:top w:val="none" w:sz="0" w:space="0" w:color="auto"/>
        <w:left w:val="none" w:sz="0" w:space="0" w:color="auto"/>
        <w:bottom w:val="none" w:sz="0" w:space="0" w:color="auto"/>
        <w:right w:val="none" w:sz="0" w:space="0" w:color="auto"/>
      </w:divBdr>
    </w:div>
    <w:div w:id="21171726">
      <w:marLeft w:val="640"/>
      <w:marRight w:val="0"/>
      <w:marTop w:val="0"/>
      <w:marBottom w:val="0"/>
      <w:divBdr>
        <w:top w:val="none" w:sz="0" w:space="0" w:color="auto"/>
        <w:left w:val="none" w:sz="0" w:space="0" w:color="auto"/>
        <w:bottom w:val="none" w:sz="0" w:space="0" w:color="auto"/>
        <w:right w:val="none" w:sz="0" w:space="0" w:color="auto"/>
      </w:divBdr>
    </w:div>
    <w:div w:id="21245017">
      <w:marLeft w:val="640"/>
      <w:marRight w:val="0"/>
      <w:marTop w:val="0"/>
      <w:marBottom w:val="0"/>
      <w:divBdr>
        <w:top w:val="none" w:sz="0" w:space="0" w:color="auto"/>
        <w:left w:val="none" w:sz="0" w:space="0" w:color="auto"/>
        <w:bottom w:val="none" w:sz="0" w:space="0" w:color="auto"/>
        <w:right w:val="none" w:sz="0" w:space="0" w:color="auto"/>
      </w:divBdr>
    </w:div>
    <w:div w:id="21370182">
      <w:marLeft w:val="640"/>
      <w:marRight w:val="0"/>
      <w:marTop w:val="0"/>
      <w:marBottom w:val="0"/>
      <w:divBdr>
        <w:top w:val="none" w:sz="0" w:space="0" w:color="auto"/>
        <w:left w:val="none" w:sz="0" w:space="0" w:color="auto"/>
        <w:bottom w:val="none" w:sz="0" w:space="0" w:color="auto"/>
        <w:right w:val="none" w:sz="0" w:space="0" w:color="auto"/>
      </w:divBdr>
    </w:div>
    <w:div w:id="21370648">
      <w:marLeft w:val="640"/>
      <w:marRight w:val="0"/>
      <w:marTop w:val="0"/>
      <w:marBottom w:val="0"/>
      <w:divBdr>
        <w:top w:val="none" w:sz="0" w:space="0" w:color="auto"/>
        <w:left w:val="none" w:sz="0" w:space="0" w:color="auto"/>
        <w:bottom w:val="none" w:sz="0" w:space="0" w:color="auto"/>
        <w:right w:val="none" w:sz="0" w:space="0" w:color="auto"/>
      </w:divBdr>
    </w:div>
    <w:div w:id="21444262">
      <w:marLeft w:val="640"/>
      <w:marRight w:val="0"/>
      <w:marTop w:val="0"/>
      <w:marBottom w:val="0"/>
      <w:divBdr>
        <w:top w:val="none" w:sz="0" w:space="0" w:color="auto"/>
        <w:left w:val="none" w:sz="0" w:space="0" w:color="auto"/>
        <w:bottom w:val="none" w:sz="0" w:space="0" w:color="auto"/>
        <w:right w:val="none" w:sz="0" w:space="0" w:color="auto"/>
      </w:divBdr>
    </w:div>
    <w:div w:id="21635836">
      <w:marLeft w:val="640"/>
      <w:marRight w:val="0"/>
      <w:marTop w:val="0"/>
      <w:marBottom w:val="0"/>
      <w:divBdr>
        <w:top w:val="none" w:sz="0" w:space="0" w:color="auto"/>
        <w:left w:val="none" w:sz="0" w:space="0" w:color="auto"/>
        <w:bottom w:val="none" w:sz="0" w:space="0" w:color="auto"/>
        <w:right w:val="none" w:sz="0" w:space="0" w:color="auto"/>
      </w:divBdr>
    </w:div>
    <w:div w:id="21639340">
      <w:marLeft w:val="640"/>
      <w:marRight w:val="0"/>
      <w:marTop w:val="0"/>
      <w:marBottom w:val="0"/>
      <w:divBdr>
        <w:top w:val="none" w:sz="0" w:space="0" w:color="auto"/>
        <w:left w:val="none" w:sz="0" w:space="0" w:color="auto"/>
        <w:bottom w:val="none" w:sz="0" w:space="0" w:color="auto"/>
        <w:right w:val="none" w:sz="0" w:space="0" w:color="auto"/>
      </w:divBdr>
    </w:div>
    <w:div w:id="21713726">
      <w:marLeft w:val="640"/>
      <w:marRight w:val="0"/>
      <w:marTop w:val="0"/>
      <w:marBottom w:val="0"/>
      <w:divBdr>
        <w:top w:val="none" w:sz="0" w:space="0" w:color="auto"/>
        <w:left w:val="none" w:sz="0" w:space="0" w:color="auto"/>
        <w:bottom w:val="none" w:sz="0" w:space="0" w:color="auto"/>
        <w:right w:val="none" w:sz="0" w:space="0" w:color="auto"/>
      </w:divBdr>
    </w:div>
    <w:div w:id="21714392">
      <w:marLeft w:val="640"/>
      <w:marRight w:val="0"/>
      <w:marTop w:val="0"/>
      <w:marBottom w:val="0"/>
      <w:divBdr>
        <w:top w:val="none" w:sz="0" w:space="0" w:color="auto"/>
        <w:left w:val="none" w:sz="0" w:space="0" w:color="auto"/>
        <w:bottom w:val="none" w:sz="0" w:space="0" w:color="auto"/>
        <w:right w:val="none" w:sz="0" w:space="0" w:color="auto"/>
      </w:divBdr>
    </w:div>
    <w:div w:id="21832154">
      <w:marLeft w:val="640"/>
      <w:marRight w:val="0"/>
      <w:marTop w:val="0"/>
      <w:marBottom w:val="0"/>
      <w:divBdr>
        <w:top w:val="none" w:sz="0" w:space="0" w:color="auto"/>
        <w:left w:val="none" w:sz="0" w:space="0" w:color="auto"/>
        <w:bottom w:val="none" w:sz="0" w:space="0" w:color="auto"/>
        <w:right w:val="none" w:sz="0" w:space="0" w:color="auto"/>
      </w:divBdr>
    </w:div>
    <w:div w:id="22026190">
      <w:marLeft w:val="640"/>
      <w:marRight w:val="0"/>
      <w:marTop w:val="0"/>
      <w:marBottom w:val="0"/>
      <w:divBdr>
        <w:top w:val="none" w:sz="0" w:space="0" w:color="auto"/>
        <w:left w:val="none" w:sz="0" w:space="0" w:color="auto"/>
        <w:bottom w:val="none" w:sz="0" w:space="0" w:color="auto"/>
        <w:right w:val="none" w:sz="0" w:space="0" w:color="auto"/>
      </w:divBdr>
    </w:div>
    <w:div w:id="22100525">
      <w:marLeft w:val="640"/>
      <w:marRight w:val="0"/>
      <w:marTop w:val="0"/>
      <w:marBottom w:val="0"/>
      <w:divBdr>
        <w:top w:val="none" w:sz="0" w:space="0" w:color="auto"/>
        <w:left w:val="none" w:sz="0" w:space="0" w:color="auto"/>
        <w:bottom w:val="none" w:sz="0" w:space="0" w:color="auto"/>
        <w:right w:val="none" w:sz="0" w:space="0" w:color="auto"/>
      </w:divBdr>
    </w:div>
    <w:div w:id="22170483">
      <w:marLeft w:val="640"/>
      <w:marRight w:val="0"/>
      <w:marTop w:val="0"/>
      <w:marBottom w:val="0"/>
      <w:divBdr>
        <w:top w:val="none" w:sz="0" w:space="0" w:color="auto"/>
        <w:left w:val="none" w:sz="0" w:space="0" w:color="auto"/>
        <w:bottom w:val="none" w:sz="0" w:space="0" w:color="auto"/>
        <w:right w:val="none" w:sz="0" w:space="0" w:color="auto"/>
      </w:divBdr>
    </w:div>
    <w:div w:id="22176287">
      <w:marLeft w:val="640"/>
      <w:marRight w:val="0"/>
      <w:marTop w:val="0"/>
      <w:marBottom w:val="0"/>
      <w:divBdr>
        <w:top w:val="none" w:sz="0" w:space="0" w:color="auto"/>
        <w:left w:val="none" w:sz="0" w:space="0" w:color="auto"/>
        <w:bottom w:val="none" w:sz="0" w:space="0" w:color="auto"/>
        <w:right w:val="none" w:sz="0" w:space="0" w:color="auto"/>
      </w:divBdr>
    </w:div>
    <w:div w:id="22243649">
      <w:marLeft w:val="640"/>
      <w:marRight w:val="0"/>
      <w:marTop w:val="0"/>
      <w:marBottom w:val="0"/>
      <w:divBdr>
        <w:top w:val="none" w:sz="0" w:space="0" w:color="auto"/>
        <w:left w:val="none" w:sz="0" w:space="0" w:color="auto"/>
        <w:bottom w:val="none" w:sz="0" w:space="0" w:color="auto"/>
        <w:right w:val="none" w:sz="0" w:space="0" w:color="auto"/>
      </w:divBdr>
    </w:div>
    <w:div w:id="22288305">
      <w:marLeft w:val="640"/>
      <w:marRight w:val="0"/>
      <w:marTop w:val="0"/>
      <w:marBottom w:val="0"/>
      <w:divBdr>
        <w:top w:val="none" w:sz="0" w:space="0" w:color="auto"/>
        <w:left w:val="none" w:sz="0" w:space="0" w:color="auto"/>
        <w:bottom w:val="none" w:sz="0" w:space="0" w:color="auto"/>
        <w:right w:val="none" w:sz="0" w:space="0" w:color="auto"/>
      </w:divBdr>
    </w:div>
    <w:div w:id="22289188">
      <w:marLeft w:val="640"/>
      <w:marRight w:val="0"/>
      <w:marTop w:val="0"/>
      <w:marBottom w:val="0"/>
      <w:divBdr>
        <w:top w:val="none" w:sz="0" w:space="0" w:color="auto"/>
        <w:left w:val="none" w:sz="0" w:space="0" w:color="auto"/>
        <w:bottom w:val="none" w:sz="0" w:space="0" w:color="auto"/>
        <w:right w:val="none" w:sz="0" w:space="0" w:color="auto"/>
      </w:divBdr>
    </w:div>
    <w:div w:id="22440462">
      <w:marLeft w:val="640"/>
      <w:marRight w:val="0"/>
      <w:marTop w:val="0"/>
      <w:marBottom w:val="0"/>
      <w:divBdr>
        <w:top w:val="none" w:sz="0" w:space="0" w:color="auto"/>
        <w:left w:val="none" w:sz="0" w:space="0" w:color="auto"/>
        <w:bottom w:val="none" w:sz="0" w:space="0" w:color="auto"/>
        <w:right w:val="none" w:sz="0" w:space="0" w:color="auto"/>
      </w:divBdr>
    </w:div>
    <w:div w:id="22486723">
      <w:marLeft w:val="640"/>
      <w:marRight w:val="0"/>
      <w:marTop w:val="0"/>
      <w:marBottom w:val="0"/>
      <w:divBdr>
        <w:top w:val="none" w:sz="0" w:space="0" w:color="auto"/>
        <w:left w:val="none" w:sz="0" w:space="0" w:color="auto"/>
        <w:bottom w:val="none" w:sz="0" w:space="0" w:color="auto"/>
        <w:right w:val="none" w:sz="0" w:space="0" w:color="auto"/>
      </w:divBdr>
    </w:div>
    <w:div w:id="22561731">
      <w:marLeft w:val="640"/>
      <w:marRight w:val="0"/>
      <w:marTop w:val="0"/>
      <w:marBottom w:val="0"/>
      <w:divBdr>
        <w:top w:val="none" w:sz="0" w:space="0" w:color="auto"/>
        <w:left w:val="none" w:sz="0" w:space="0" w:color="auto"/>
        <w:bottom w:val="none" w:sz="0" w:space="0" w:color="auto"/>
        <w:right w:val="none" w:sz="0" w:space="0" w:color="auto"/>
      </w:divBdr>
    </w:div>
    <w:div w:id="22562501">
      <w:marLeft w:val="640"/>
      <w:marRight w:val="0"/>
      <w:marTop w:val="0"/>
      <w:marBottom w:val="0"/>
      <w:divBdr>
        <w:top w:val="none" w:sz="0" w:space="0" w:color="auto"/>
        <w:left w:val="none" w:sz="0" w:space="0" w:color="auto"/>
        <w:bottom w:val="none" w:sz="0" w:space="0" w:color="auto"/>
        <w:right w:val="none" w:sz="0" w:space="0" w:color="auto"/>
      </w:divBdr>
    </w:div>
    <w:div w:id="22633762">
      <w:marLeft w:val="640"/>
      <w:marRight w:val="0"/>
      <w:marTop w:val="0"/>
      <w:marBottom w:val="0"/>
      <w:divBdr>
        <w:top w:val="none" w:sz="0" w:space="0" w:color="auto"/>
        <w:left w:val="none" w:sz="0" w:space="0" w:color="auto"/>
        <w:bottom w:val="none" w:sz="0" w:space="0" w:color="auto"/>
        <w:right w:val="none" w:sz="0" w:space="0" w:color="auto"/>
      </w:divBdr>
    </w:div>
    <w:div w:id="22831436">
      <w:marLeft w:val="640"/>
      <w:marRight w:val="0"/>
      <w:marTop w:val="0"/>
      <w:marBottom w:val="0"/>
      <w:divBdr>
        <w:top w:val="none" w:sz="0" w:space="0" w:color="auto"/>
        <w:left w:val="none" w:sz="0" w:space="0" w:color="auto"/>
        <w:bottom w:val="none" w:sz="0" w:space="0" w:color="auto"/>
        <w:right w:val="none" w:sz="0" w:space="0" w:color="auto"/>
      </w:divBdr>
    </w:div>
    <w:div w:id="22950018">
      <w:marLeft w:val="640"/>
      <w:marRight w:val="0"/>
      <w:marTop w:val="0"/>
      <w:marBottom w:val="0"/>
      <w:divBdr>
        <w:top w:val="none" w:sz="0" w:space="0" w:color="auto"/>
        <w:left w:val="none" w:sz="0" w:space="0" w:color="auto"/>
        <w:bottom w:val="none" w:sz="0" w:space="0" w:color="auto"/>
        <w:right w:val="none" w:sz="0" w:space="0" w:color="auto"/>
      </w:divBdr>
    </w:div>
    <w:div w:id="23293195">
      <w:marLeft w:val="640"/>
      <w:marRight w:val="0"/>
      <w:marTop w:val="0"/>
      <w:marBottom w:val="0"/>
      <w:divBdr>
        <w:top w:val="none" w:sz="0" w:space="0" w:color="auto"/>
        <w:left w:val="none" w:sz="0" w:space="0" w:color="auto"/>
        <w:bottom w:val="none" w:sz="0" w:space="0" w:color="auto"/>
        <w:right w:val="none" w:sz="0" w:space="0" w:color="auto"/>
      </w:divBdr>
    </w:div>
    <w:div w:id="23330838">
      <w:marLeft w:val="640"/>
      <w:marRight w:val="0"/>
      <w:marTop w:val="0"/>
      <w:marBottom w:val="0"/>
      <w:divBdr>
        <w:top w:val="none" w:sz="0" w:space="0" w:color="auto"/>
        <w:left w:val="none" w:sz="0" w:space="0" w:color="auto"/>
        <w:bottom w:val="none" w:sz="0" w:space="0" w:color="auto"/>
        <w:right w:val="none" w:sz="0" w:space="0" w:color="auto"/>
      </w:divBdr>
    </w:div>
    <w:div w:id="23333048">
      <w:marLeft w:val="640"/>
      <w:marRight w:val="0"/>
      <w:marTop w:val="0"/>
      <w:marBottom w:val="0"/>
      <w:divBdr>
        <w:top w:val="none" w:sz="0" w:space="0" w:color="auto"/>
        <w:left w:val="none" w:sz="0" w:space="0" w:color="auto"/>
        <w:bottom w:val="none" w:sz="0" w:space="0" w:color="auto"/>
        <w:right w:val="none" w:sz="0" w:space="0" w:color="auto"/>
      </w:divBdr>
    </w:div>
    <w:div w:id="23333202">
      <w:marLeft w:val="640"/>
      <w:marRight w:val="0"/>
      <w:marTop w:val="0"/>
      <w:marBottom w:val="0"/>
      <w:divBdr>
        <w:top w:val="none" w:sz="0" w:space="0" w:color="auto"/>
        <w:left w:val="none" w:sz="0" w:space="0" w:color="auto"/>
        <w:bottom w:val="none" w:sz="0" w:space="0" w:color="auto"/>
        <w:right w:val="none" w:sz="0" w:space="0" w:color="auto"/>
      </w:divBdr>
    </w:div>
    <w:div w:id="23484679">
      <w:marLeft w:val="640"/>
      <w:marRight w:val="0"/>
      <w:marTop w:val="0"/>
      <w:marBottom w:val="0"/>
      <w:divBdr>
        <w:top w:val="none" w:sz="0" w:space="0" w:color="auto"/>
        <w:left w:val="none" w:sz="0" w:space="0" w:color="auto"/>
        <w:bottom w:val="none" w:sz="0" w:space="0" w:color="auto"/>
        <w:right w:val="none" w:sz="0" w:space="0" w:color="auto"/>
      </w:divBdr>
    </w:div>
    <w:div w:id="23488030">
      <w:marLeft w:val="640"/>
      <w:marRight w:val="0"/>
      <w:marTop w:val="0"/>
      <w:marBottom w:val="0"/>
      <w:divBdr>
        <w:top w:val="none" w:sz="0" w:space="0" w:color="auto"/>
        <w:left w:val="none" w:sz="0" w:space="0" w:color="auto"/>
        <w:bottom w:val="none" w:sz="0" w:space="0" w:color="auto"/>
        <w:right w:val="none" w:sz="0" w:space="0" w:color="auto"/>
      </w:divBdr>
    </w:div>
    <w:div w:id="23528873">
      <w:marLeft w:val="640"/>
      <w:marRight w:val="0"/>
      <w:marTop w:val="0"/>
      <w:marBottom w:val="0"/>
      <w:divBdr>
        <w:top w:val="none" w:sz="0" w:space="0" w:color="auto"/>
        <w:left w:val="none" w:sz="0" w:space="0" w:color="auto"/>
        <w:bottom w:val="none" w:sz="0" w:space="0" w:color="auto"/>
        <w:right w:val="none" w:sz="0" w:space="0" w:color="auto"/>
      </w:divBdr>
    </w:div>
    <w:div w:id="23557020">
      <w:marLeft w:val="640"/>
      <w:marRight w:val="0"/>
      <w:marTop w:val="0"/>
      <w:marBottom w:val="0"/>
      <w:divBdr>
        <w:top w:val="none" w:sz="0" w:space="0" w:color="auto"/>
        <w:left w:val="none" w:sz="0" w:space="0" w:color="auto"/>
        <w:bottom w:val="none" w:sz="0" w:space="0" w:color="auto"/>
        <w:right w:val="none" w:sz="0" w:space="0" w:color="auto"/>
      </w:divBdr>
    </w:div>
    <w:div w:id="23599883">
      <w:marLeft w:val="640"/>
      <w:marRight w:val="0"/>
      <w:marTop w:val="0"/>
      <w:marBottom w:val="0"/>
      <w:divBdr>
        <w:top w:val="none" w:sz="0" w:space="0" w:color="auto"/>
        <w:left w:val="none" w:sz="0" w:space="0" w:color="auto"/>
        <w:bottom w:val="none" w:sz="0" w:space="0" w:color="auto"/>
        <w:right w:val="none" w:sz="0" w:space="0" w:color="auto"/>
      </w:divBdr>
    </w:div>
    <w:div w:id="23606051">
      <w:marLeft w:val="640"/>
      <w:marRight w:val="0"/>
      <w:marTop w:val="0"/>
      <w:marBottom w:val="0"/>
      <w:divBdr>
        <w:top w:val="none" w:sz="0" w:space="0" w:color="auto"/>
        <w:left w:val="none" w:sz="0" w:space="0" w:color="auto"/>
        <w:bottom w:val="none" w:sz="0" w:space="0" w:color="auto"/>
        <w:right w:val="none" w:sz="0" w:space="0" w:color="auto"/>
      </w:divBdr>
    </w:div>
    <w:div w:id="23676580">
      <w:marLeft w:val="640"/>
      <w:marRight w:val="0"/>
      <w:marTop w:val="0"/>
      <w:marBottom w:val="0"/>
      <w:divBdr>
        <w:top w:val="none" w:sz="0" w:space="0" w:color="auto"/>
        <w:left w:val="none" w:sz="0" w:space="0" w:color="auto"/>
        <w:bottom w:val="none" w:sz="0" w:space="0" w:color="auto"/>
        <w:right w:val="none" w:sz="0" w:space="0" w:color="auto"/>
      </w:divBdr>
    </w:div>
    <w:div w:id="23753665">
      <w:marLeft w:val="640"/>
      <w:marRight w:val="0"/>
      <w:marTop w:val="0"/>
      <w:marBottom w:val="0"/>
      <w:divBdr>
        <w:top w:val="none" w:sz="0" w:space="0" w:color="auto"/>
        <w:left w:val="none" w:sz="0" w:space="0" w:color="auto"/>
        <w:bottom w:val="none" w:sz="0" w:space="0" w:color="auto"/>
        <w:right w:val="none" w:sz="0" w:space="0" w:color="auto"/>
      </w:divBdr>
    </w:div>
    <w:div w:id="23790441">
      <w:marLeft w:val="640"/>
      <w:marRight w:val="0"/>
      <w:marTop w:val="0"/>
      <w:marBottom w:val="0"/>
      <w:divBdr>
        <w:top w:val="none" w:sz="0" w:space="0" w:color="auto"/>
        <w:left w:val="none" w:sz="0" w:space="0" w:color="auto"/>
        <w:bottom w:val="none" w:sz="0" w:space="0" w:color="auto"/>
        <w:right w:val="none" w:sz="0" w:space="0" w:color="auto"/>
      </w:divBdr>
    </w:div>
    <w:div w:id="23796268">
      <w:marLeft w:val="640"/>
      <w:marRight w:val="0"/>
      <w:marTop w:val="0"/>
      <w:marBottom w:val="0"/>
      <w:divBdr>
        <w:top w:val="none" w:sz="0" w:space="0" w:color="auto"/>
        <w:left w:val="none" w:sz="0" w:space="0" w:color="auto"/>
        <w:bottom w:val="none" w:sz="0" w:space="0" w:color="auto"/>
        <w:right w:val="none" w:sz="0" w:space="0" w:color="auto"/>
      </w:divBdr>
    </w:div>
    <w:div w:id="23871682">
      <w:marLeft w:val="480"/>
      <w:marRight w:val="0"/>
      <w:marTop w:val="0"/>
      <w:marBottom w:val="0"/>
      <w:divBdr>
        <w:top w:val="none" w:sz="0" w:space="0" w:color="auto"/>
        <w:left w:val="none" w:sz="0" w:space="0" w:color="auto"/>
        <w:bottom w:val="none" w:sz="0" w:space="0" w:color="auto"/>
        <w:right w:val="none" w:sz="0" w:space="0" w:color="auto"/>
      </w:divBdr>
    </w:div>
    <w:div w:id="23946577">
      <w:marLeft w:val="640"/>
      <w:marRight w:val="0"/>
      <w:marTop w:val="0"/>
      <w:marBottom w:val="0"/>
      <w:divBdr>
        <w:top w:val="none" w:sz="0" w:space="0" w:color="auto"/>
        <w:left w:val="none" w:sz="0" w:space="0" w:color="auto"/>
        <w:bottom w:val="none" w:sz="0" w:space="0" w:color="auto"/>
        <w:right w:val="none" w:sz="0" w:space="0" w:color="auto"/>
      </w:divBdr>
    </w:div>
    <w:div w:id="24064545">
      <w:marLeft w:val="640"/>
      <w:marRight w:val="0"/>
      <w:marTop w:val="0"/>
      <w:marBottom w:val="0"/>
      <w:divBdr>
        <w:top w:val="none" w:sz="0" w:space="0" w:color="auto"/>
        <w:left w:val="none" w:sz="0" w:space="0" w:color="auto"/>
        <w:bottom w:val="none" w:sz="0" w:space="0" w:color="auto"/>
        <w:right w:val="none" w:sz="0" w:space="0" w:color="auto"/>
      </w:divBdr>
    </w:div>
    <w:div w:id="24066702">
      <w:marLeft w:val="640"/>
      <w:marRight w:val="0"/>
      <w:marTop w:val="0"/>
      <w:marBottom w:val="0"/>
      <w:divBdr>
        <w:top w:val="none" w:sz="0" w:space="0" w:color="auto"/>
        <w:left w:val="none" w:sz="0" w:space="0" w:color="auto"/>
        <w:bottom w:val="none" w:sz="0" w:space="0" w:color="auto"/>
        <w:right w:val="none" w:sz="0" w:space="0" w:color="auto"/>
      </w:divBdr>
    </w:div>
    <w:div w:id="24184169">
      <w:marLeft w:val="640"/>
      <w:marRight w:val="0"/>
      <w:marTop w:val="0"/>
      <w:marBottom w:val="0"/>
      <w:divBdr>
        <w:top w:val="none" w:sz="0" w:space="0" w:color="auto"/>
        <w:left w:val="none" w:sz="0" w:space="0" w:color="auto"/>
        <w:bottom w:val="none" w:sz="0" w:space="0" w:color="auto"/>
        <w:right w:val="none" w:sz="0" w:space="0" w:color="auto"/>
      </w:divBdr>
    </w:div>
    <w:div w:id="24404685">
      <w:marLeft w:val="640"/>
      <w:marRight w:val="0"/>
      <w:marTop w:val="0"/>
      <w:marBottom w:val="0"/>
      <w:divBdr>
        <w:top w:val="none" w:sz="0" w:space="0" w:color="auto"/>
        <w:left w:val="none" w:sz="0" w:space="0" w:color="auto"/>
        <w:bottom w:val="none" w:sz="0" w:space="0" w:color="auto"/>
        <w:right w:val="none" w:sz="0" w:space="0" w:color="auto"/>
      </w:divBdr>
    </w:div>
    <w:div w:id="24408893">
      <w:marLeft w:val="640"/>
      <w:marRight w:val="0"/>
      <w:marTop w:val="0"/>
      <w:marBottom w:val="0"/>
      <w:divBdr>
        <w:top w:val="none" w:sz="0" w:space="0" w:color="auto"/>
        <w:left w:val="none" w:sz="0" w:space="0" w:color="auto"/>
        <w:bottom w:val="none" w:sz="0" w:space="0" w:color="auto"/>
        <w:right w:val="none" w:sz="0" w:space="0" w:color="auto"/>
      </w:divBdr>
    </w:div>
    <w:div w:id="24446570">
      <w:marLeft w:val="640"/>
      <w:marRight w:val="0"/>
      <w:marTop w:val="0"/>
      <w:marBottom w:val="0"/>
      <w:divBdr>
        <w:top w:val="none" w:sz="0" w:space="0" w:color="auto"/>
        <w:left w:val="none" w:sz="0" w:space="0" w:color="auto"/>
        <w:bottom w:val="none" w:sz="0" w:space="0" w:color="auto"/>
        <w:right w:val="none" w:sz="0" w:space="0" w:color="auto"/>
      </w:divBdr>
    </w:div>
    <w:div w:id="24521403">
      <w:marLeft w:val="640"/>
      <w:marRight w:val="0"/>
      <w:marTop w:val="0"/>
      <w:marBottom w:val="0"/>
      <w:divBdr>
        <w:top w:val="none" w:sz="0" w:space="0" w:color="auto"/>
        <w:left w:val="none" w:sz="0" w:space="0" w:color="auto"/>
        <w:bottom w:val="none" w:sz="0" w:space="0" w:color="auto"/>
        <w:right w:val="none" w:sz="0" w:space="0" w:color="auto"/>
      </w:divBdr>
    </w:div>
    <w:div w:id="24602165">
      <w:marLeft w:val="640"/>
      <w:marRight w:val="0"/>
      <w:marTop w:val="0"/>
      <w:marBottom w:val="0"/>
      <w:divBdr>
        <w:top w:val="none" w:sz="0" w:space="0" w:color="auto"/>
        <w:left w:val="none" w:sz="0" w:space="0" w:color="auto"/>
        <w:bottom w:val="none" w:sz="0" w:space="0" w:color="auto"/>
        <w:right w:val="none" w:sz="0" w:space="0" w:color="auto"/>
      </w:divBdr>
    </w:div>
    <w:div w:id="24602443">
      <w:marLeft w:val="640"/>
      <w:marRight w:val="0"/>
      <w:marTop w:val="0"/>
      <w:marBottom w:val="0"/>
      <w:divBdr>
        <w:top w:val="none" w:sz="0" w:space="0" w:color="auto"/>
        <w:left w:val="none" w:sz="0" w:space="0" w:color="auto"/>
        <w:bottom w:val="none" w:sz="0" w:space="0" w:color="auto"/>
        <w:right w:val="none" w:sz="0" w:space="0" w:color="auto"/>
      </w:divBdr>
    </w:div>
    <w:div w:id="24605312">
      <w:marLeft w:val="640"/>
      <w:marRight w:val="0"/>
      <w:marTop w:val="0"/>
      <w:marBottom w:val="0"/>
      <w:divBdr>
        <w:top w:val="none" w:sz="0" w:space="0" w:color="auto"/>
        <w:left w:val="none" w:sz="0" w:space="0" w:color="auto"/>
        <w:bottom w:val="none" w:sz="0" w:space="0" w:color="auto"/>
        <w:right w:val="none" w:sz="0" w:space="0" w:color="auto"/>
      </w:divBdr>
    </w:div>
    <w:div w:id="24646936">
      <w:marLeft w:val="640"/>
      <w:marRight w:val="0"/>
      <w:marTop w:val="0"/>
      <w:marBottom w:val="0"/>
      <w:divBdr>
        <w:top w:val="none" w:sz="0" w:space="0" w:color="auto"/>
        <w:left w:val="none" w:sz="0" w:space="0" w:color="auto"/>
        <w:bottom w:val="none" w:sz="0" w:space="0" w:color="auto"/>
        <w:right w:val="none" w:sz="0" w:space="0" w:color="auto"/>
      </w:divBdr>
    </w:div>
    <w:div w:id="24716326">
      <w:marLeft w:val="640"/>
      <w:marRight w:val="0"/>
      <w:marTop w:val="0"/>
      <w:marBottom w:val="0"/>
      <w:divBdr>
        <w:top w:val="none" w:sz="0" w:space="0" w:color="auto"/>
        <w:left w:val="none" w:sz="0" w:space="0" w:color="auto"/>
        <w:bottom w:val="none" w:sz="0" w:space="0" w:color="auto"/>
        <w:right w:val="none" w:sz="0" w:space="0" w:color="auto"/>
      </w:divBdr>
    </w:div>
    <w:div w:id="24789946">
      <w:marLeft w:val="640"/>
      <w:marRight w:val="0"/>
      <w:marTop w:val="0"/>
      <w:marBottom w:val="0"/>
      <w:divBdr>
        <w:top w:val="none" w:sz="0" w:space="0" w:color="auto"/>
        <w:left w:val="none" w:sz="0" w:space="0" w:color="auto"/>
        <w:bottom w:val="none" w:sz="0" w:space="0" w:color="auto"/>
        <w:right w:val="none" w:sz="0" w:space="0" w:color="auto"/>
      </w:divBdr>
    </w:div>
    <w:div w:id="24838918">
      <w:marLeft w:val="640"/>
      <w:marRight w:val="0"/>
      <w:marTop w:val="0"/>
      <w:marBottom w:val="0"/>
      <w:divBdr>
        <w:top w:val="none" w:sz="0" w:space="0" w:color="auto"/>
        <w:left w:val="none" w:sz="0" w:space="0" w:color="auto"/>
        <w:bottom w:val="none" w:sz="0" w:space="0" w:color="auto"/>
        <w:right w:val="none" w:sz="0" w:space="0" w:color="auto"/>
      </w:divBdr>
    </w:div>
    <w:div w:id="24991886">
      <w:marLeft w:val="640"/>
      <w:marRight w:val="0"/>
      <w:marTop w:val="0"/>
      <w:marBottom w:val="0"/>
      <w:divBdr>
        <w:top w:val="none" w:sz="0" w:space="0" w:color="auto"/>
        <w:left w:val="none" w:sz="0" w:space="0" w:color="auto"/>
        <w:bottom w:val="none" w:sz="0" w:space="0" w:color="auto"/>
        <w:right w:val="none" w:sz="0" w:space="0" w:color="auto"/>
      </w:divBdr>
    </w:div>
    <w:div w:id="25107217">
      <w:marLeft w:val="640"/>
      <w:marRight w:val="0"/>
      <w:marTop w:val="0"/>
      <w:marBottom w:val="0"/>
      <w:divBdr>
        <w:top w:val="none" w:sz="0" w:space="0" w:color="auto"/>
        <w:left w:val="none" w:sz="0" w:space="0" w:color="auto"/>
        <w:bottom w:val="none" w:sz="0" w:space="0" w:color="auto"/>
        <w:right w:val="none" w:sz="0" w:space="0" w:color="auto"/>
      </w:divBdr>
    </w:div>
    <w:div w:id="25176037">
      <w:marLeft w:val="640"/>
      <w:marRight w:val="0"/>
      <w:marTop w:val="0"/>
      <w:marBottom w:val="0"/>
      <w:divBdr>
        <w:top w:val="none" w:sz="0" w:space="0" w:color="auto"/>
        <w:left w:val="none" w:sz="0" w:space="0" w:color="auto"/>
        <w:bottom w:val="none" w:sz="0" w:space="0" w:color="auto"/>
        <w:right w:val="none" w:sz="0" w:space="0" w:color="auto"/>
      </w:divBdr>
    </w:div>
    <w:div w:id="25252754">
      <w:marLeft w:val="640"/>
      <w:marRight w:val="0"/>
      <w:marTop w:val="0"/>
      <w:marBottom w:val="0"/>
      <w:divBdr>
        <w:top w:val="none" w:sz="0" w:space="0" w:color="auto"/>
        <w:left w:val="none" w:sz="0" w:space="0" w:color="auto"/>
        <w:bottom w:val="none" w:sz="0" w:space="0" w:color="auto"/>
        <w:right w:val="none" w:sz="0" w:space="0" w:color="auto"/>
      </w:divBdr>
    </w:div>
    <w:div w:id="25257233">
      <w:marLeft w:val="640"/>
      <w:marRight w:val="0"/>
      <w:marTop w:val="0"/>
      <w:marBottom w:val="0"/>
      <w:divBdr>
        <w:top w:val="none" w:sz="0" w:space="0" w:color="auto"/>
        <w:left w:val="none" w:sz="0" w:space="0" w:color="auto"/>
        <w:bottom w:val="none" w:sz="0" w:space="0" w:color="auto"/>
        <w:right w:val="none" w:sz="0" w:space="0" w:color="auto"/>
      </w:divBdr>
    </w:div>
    <w:div w:id="25302056">
      <w:marLeft w:val="640"/>
      <w:marRight w:val="0"/>
      <w:marTop w:val="0"/>
      <w:marBottom w:val="0"/>
      <w:divBdr>
        <w:top w:val="none" w:sz="0" w:space="0" w:color="auto"/>
        <w:left w:val="none" w:sz="0" w:space="0" w:color="auto"/>
        <w:bottom w:val="none" w:sz="0" w:space="0" w:color="auto"/>
        <w:right w:val="none" w:sz="0" w:space="0" w:color="auto"/>
      </w:divBdr>
    </w:div>
    <w:div w:id="25327650">
      <w:marLeft w:val="640"/>
      <w:marRight w:val="0"/>
      <w:marTop w:val="0"/>
      <w:marBottom w:val="0"/>
      <w:divBdr>
        <w:top w:val="none" w:sz="0" w:space="0" w:color="auto"/>
        <w:left w:val="none" w:sz="0" w:space="0" w:color="auto"/>
        <w:bottom w:val="none" w:sz="0" w:space="0" w:color="auto"/>
        <w:right w:val="none" w:sz="0" w:space="0" w:color="auto"/>
      </w:divBdr>
    </w:div>
    <w:div w:id="25369292">
      <w:marLeft w:val="640"/>
      <w:marRight w:val="0"/>
      <w:marTop w:val="0"/>
      <w:marBottom w:val="0"/>
      <w:divBdr>
        <w:top w:val="none" w:sz="0" w:space="0" w:color="auto"/>
        <w:left w:val="none" w:sz="0" w:space="0" w:color="auto"/>
        <w:bottom w:val="none" w:sz="0" w:space="0" w:color="auto"/>
        <w:right w:val="none" w:sz="0" w:space="0" w:color="auto"/>
      </w:divBdr>
    </w:div>
    <w:div w:id="25370513">
      <w:marLeft w:val="640"/>
      <w:marRight w:val="0"/>
      <w:marTop w:val="0"/>
      <w:marBottom w:val="0"/>
      <w:divBdr>
        <w:top w:val="none" w:sz="0" w:space="0" w:color="auto"/>
        <w:left w:val="none" w:sz="0" w:space="0" w:color="auto"/>
        <w:bottom w:val="none" w:sz="0" w:space="0" w:color="auto"/>
        <w:right w:val="none" w:sz="0" w:space="0" w:color="auto"/>
      </w:divBdr>
    </w:div>
    <w:div w:id="25376548">
      <w:marLeft w:val="640"/>
      <w:marRight w:val="0"/>
      <w:marTop w:val="0"/>
      <w:marBottom w:val="0"/>
      <w:divBdr>
        <w:top w:val="none" w:sz="0" w:space="0" w:color="auto"/>
        <w:left w:val="none" w:sz="0" w:space="0" w:color="auto"/>
        <w:bottom w:val="none" w:sz="0" w:space="0" w:color="auto"/>
        <w:right w:val="none" w:sz="0" w:space="0" w:color="auto"/>
      </w:divBdr>
    </w:div>
    <w:div w:id="25445901">
      <w:marLeft w:val="640"/>
      <w:marRight w:val="0"/>
      <w:marTop w:val="0"/>
      <w:marBottom w:val="0"/>
      <w:divBdr>
        <w:top w:val="none" w:sz="0" w:space="0" w:color="auto"/>
        <w:left w:val="none" w:sz="0" w:space="0" w:color="auto"/>
        <w:bottom w:val="none" w:sz="0" w:space="0" w:color="auto"/>
        <w:right w:val="none" w:sz="0" w:space="0" w:color="auto"/>
      </w:divBdr>
    </w:div>
    <w:div w:id="25493733">
      <w:marLeft w:val="640"/>
      <w:marRight w:val="0"/>
      <w:marTop w:val="0"/>
      <w:marBottom w:val="0"/>
      <w:divBdr>
        <w:top w:val="none" w:sz="0" w:space="0" w:color="auto"/>
        <w:left w:val="none" w:sz="0" w:space="0" w:color="auto"/>
        <w:bottom w:val="none" w:sz="0" w:space="0" w:color="auto"/>
        <w:right w:val="none" w:sz="0" w:space="0" w:color="auto"/>
      </w:divBdr>
    </w:div>
    <w:div w:id="25638596">
      <w:marLeft w:val="640"/>
      <w:marRight w:val="0"/>
      <w:marTop w:val="0"/>
      <w:marBottom w:val="0"/>
      <w:divBdr>
        <w:top w:val="none" w:sz="0" w:space="0" w:color="auto"/>
        <w:left w:val="none" w:sz="0" w:space="0" w:color="auto"/>
        <w:bottom w:val="none" w:sz="0" w:space="0" w:color="auto"/>
        <w:right w:val="none" w:sz="0" w:space="0" w:color="auto"/>
      </w:divBdr>
    </w:div>
    <w:div w:id="25638830">
      <w:marLeft w:val="640"/>
      <w:marRight w:val="0"/>
      <w:marTop w:val="0"/>
      <w:marBottom w:val="0"/>
      <w:divBdr>
        <w:top w:val="none" w:sz="0" w:space="0" w:color="auto"/>
        <w:left w:val="none" w:sz="0" w:space="0" w:color="auto"/>
        <w:bottom w:val="none" w:sz="0" w:space="0" w:color="auto"/>
        <w:right w:val="none" w:sz="0" w:space="0" w:color="auto"/>
      </w:divBdr>
    </w:div>
    <w:div w:id="25641450">
      <w:marLeft w:val="640"/>
      <w:marRight w:val="0"/>
      <w:marTop w:val="0"/>
      <w:marBottom w:val="0"/>
      <w:divBdr>
        <w:top w:val="none" w:sz="0" w:space="0" w:color="auto"/>
        <w:left w:val="none" w:sz="0" w:space="0" w:color="auto"/>
        <w:bottom w:val="none" w:sz="0" w:space="0" w:color="auto"/>
        <w:right w:val="none" w:sz="0" w:space="0" w:color="auto"/>
      </w:divBdr>
    </w:div>
    <w:div w:id="25759332">
      <w:marLeft w:val="640"/>
      <w:marRight w:val="0"/>
      <w:marTop w:val="0"/>
      <w:marBottom w:val="0"/>
      <w:divBdr>
        <w:top w:val="none" w:sz="0" w:space="0" w:color="auto"/>
        <w:left w:val="none" w:sz="0" w:space="0" w:color="auto"/>
        <w:bottom w:val="none" w:sz="0" w:space="0" w:color="auto"/>
        <w:right w:val="none" w:sz="0" w:space="0" w:color="auto"/>
      </w:divBdr>
    </w:div>
    <w:div w:id="25907954">
      <w:marLeft w:val="640"/>
      <w:marRight w:val="0"/>
      <w:marTop w:val="0"/>
      <w:marBottom w:val="0"/>
      <w:divBdr>
        <w:top w:val="none" w:sz="0" w:space="0" w:color="auto"/>
        <w:left w:val="none" w:sz="0" w:space="0" w:color="auto"/>
        <w:bottom w:val="none" w:sz="0" w:space="0" w:color="auto"/>
        <w:right w:val="none" w:sz="0" w:space="0" w:color="auto"/>
      </w:divBdr>
    </w:div>
    <w:div w:id="25910299">
      <w:marLeft w:val="640"/>
      <w:marRight w:val="0"/>
      <w:marTop w:val="0"/>
      <w:marBottom w:val="0"/>
      <w:divBdr>
        <w:top w:val="none" w:sz="0" w:space="0" w:color="auto"/>
        <w:left w:val="none" w:sz="0" w:space="0" w:color="auto"/>
        <w:bottom w:val="none" w:sz="0" w:space="0" w:color="auto"/>
        <w:right w:val="none" w:sz="0" w:space="0" w:color="auto"/>
      </w:divBdr>
    </w:div>
    <w:div w:id="26031030">
      <w:marLeft w:val="640"/>
      <w:marRight w:val="0"/>
      <w:marTop w:val="0"/>
      <w:marBottom w:val="0"/>
      <w:divBdr>
        <w:top w:val="none" w:sz="0" w:space="0" w:color="auto"/>
        <w:left w:val="none" w:sz="0" w:space="0" w:color="auto"/>
        <w:bottom w:val="none" w:sz="0" w:space="0" w:color="auto"/>
        <w:right w:val="none" w:sz="0" w:space="0" w:color="auto"/>
      </w:divBdr>
    </w:div>
    <w:div w:id="26102151">
      <w:marLeft w:val="640"/>
      <w:marRight w:val="0"/>
      <w:marTop w:val="0"/>
      <w:marBottom w:val="0"/>
      <w:divBdr>
        <w:top w:val="none" w:sz="0" w:space="0" w:color="auto"/>
        <w:left w:val="none" w:sz="0" w:space="0" w:color="auto"/>
        <w:bottom w:val="none" w:sz="0" w:space="0" w:color="auto"/>
        <w:right w:val="none" w:sz="0" w:space="0" w:color="auto"/>
      </w:divBdr>
    </w:div>
    <w:div w:id="26106066">
      <w:marLeft w:val="640"/>
      <w:marRight w:val="0"/>
      <w:marTop w:val="0"/>
      <w:marBottom w:val="0"/>
      <w:divBdr>
        <w:top w:val="none" w:sz="0" w:space="0" w:color="auto"/>
        <w:left w:val="none" w:sz="0" w:space="0" w:color="auto"/>
        <w:bottom w:val="none" w:sz="0" w:space="0" w:color="auto"/>
        <w:right w:val="none" w:sz="0" w:space="0" w:color="auto"/>
      </w:divBdr>
    </w:div>
    <w:div w:id="26224902">
      <w:marLeft w:val="640"/>
      <w:marRight w:val="0"/>
      <w:marTop w:val="0"/>
      <w:marBottom w:val="0"/>
      <w:divBdr>
        <w:top w:val="none" w:sz="0" w:space="0" w:color="auto"/>
        <w:left w:val="none" w:sz="0" w:space="0" w:color="auto"/>
        <w:bottom w:val="none" w:sz="0" w:space="0" w:color="auto"/>
        <w:right w:val="none" w:sz="0" w:space="0" w:color="auto"/>
      </w:divBdr>
    </w:div>
    <w:div w:id="26372239">
      <w:marLeft w:val="640"/>
      <w:marRight w:val="0"/>
      <w:marTop w:val="0"/>
      <w:marBottom w:val="0"/>
      <w:divBdr>
        <w:top w:val="none" w:sz="0" w:space="0" w:color="auto"/>
        <w:left w:val="none" w:sz="0" w:space="0" w:color="auto"/>
        <w:bottom w:val="none" w:sz="0" w:space="0" w:color="auto"/>
        <w:right w:val="none" w:sz="0" w:space="0" w:color="auto"/>
      </w:divBdr>
    </w:div>
    <w:div w:id="26414962">
      <w:marLeft w:val="640"/>
      <w:marRight w:val="0"/>
      <w:marTop w:val="0"/>
      <w:marBottom w:val="0"/>
      <w:divBdr>
        <w:top w:val="none" w:sz="0" w:space="0" w:color="auto"/>
        <w:left w:val="none" w:sz="0" w:space="0" w:color="auto"/>
        <w:bottom w:val="none" w:sz="0" w:space="0" w:color="auto"/>
        <w:right w:val="none" w:sz="0" w:space="0" w:color="auto"/>
      </w:divBdr>
    </w:div>
    <w:div w:id="26608998">
      <w:marLeft w:val="640"/>
      <w:marRight w:val="0"/>
      <w:marTop w:val="0"/>
      <w:marBottom w:val="0"/>
      <w:divBdr>
        <w:top w:val="none" w:sz="0" w:space="0" w:color="auto"/>
        <w:left w:val="none" w:sz="0" w:space="0" w:color="auto"/>
        <w:bottom w:val="none" w:sz="0" w:space="0" w:color="auto"/>
        <w:right w:val="none" w:sz="0" w:space="0" w:color="auto"/>
      </w:divBdr>
    </w:div>
    <w:div w:id="26610643">
      <w:marLeft w:val="640"/>
      <w:marRight w:val="0"/>
      <w:marTop w:val="0"/>
      <w:marBottom w:val="0"/>
      <w:divBdr>
        <w:top w:val="none" w:sz="0" w:space="0" w:color="auto"/>
        <w:left w:val="none" w:sz="0" w:space="0" w:color="auto"/>
        <w:bottom w:val="none" w:sz="0" w:space="0" w:color="auto"/>
        <w:right w:val="none" w:sz="0" w:space="0" w:color="auto"/>
      </w:divBdr>
    </w:div>
    <w:div w:id="26758837">
      <w:marLeft w:val="640"/>
      <w:marRight w:val="0"/>
      <w:marTop w:val="0"/>
      <w:marBottom w:val="0"/>
      <w:divBdr>
        <w:top w:val="none" w:sz="0" w:space="0" w:color="auto"/>
        <w:left w:val="none" w:sz="0" w:space="0" w:color="auto"/>
        <w:bottom w:val="none" w:sz="0" w:space="0" w:color="auto"/>
        <w:right w:val="none" w:sz="0" w:space="0" w:color="auto"/>
      </w:divBdr>
    </w:div>
    <w:div w:id="26761706">
      <w:marLeft w:val="640"/>
      <w:marRight w:val="0"/>
      <w:marTop w:val="0"/>
      <w:marBottom w:val="0"/>
      <w:divBdr>
        <w:top w:val="none" w:sz="0" w:space="0" w:color="auto"/>
        <w:left w:val="none" w:sz="0" w:space="0" w:color="auto"/>
        <w:bottom w:val="none" w:sz="0" w:space="0" w:color="auto"/>
        <w:right w:val="none" w:sz="0" w:space="0" w:color="auto"/>
      </w:divBdr>
    </w:div>
    <w:div w:id="26762457">
      <w:marLeft w:val="640"/>
      <w:marRight w:val="0"/>
      <w:marTop w:val="0"/>
      <w:marBottom w:val="0"/>
      <w:divBdr>
        <w:top w:val="none" w:sz="0" w:space="0" w:color="auto"/>
        <w:left w:val="none" w:sz="0" w:space="0" w:color="auto"/>
        <w:bottom w:val="none" w:sz="0" w:space="0" w:color="auto"/>
        <w:right w:val="none" w:sz="0" w:space="0" w:color="auto"/>
      </w:divBdr>
    </w:div>
    <w:div w:id="26805751">
      <w:marLeft w:val="640"/>
      <w:marRight w:val="0"/>
      <w:marTop w:val="0"/>
      <w:marBottom w:val="0"/>
      <w:divBdr>
        <w:top w:val="none" w:sz="0" w:space="0" w:color="auto"/>
        <w:left w:val="none" w:sz="0" w:space="0" w:color="auto"/>
        <w:bottom w:val="none" w:sz="0" w:space="0" w:color="auto"/>
        <w:right w:val="none" w:sz="0" w:space="0" w:color="auto"/>
      </w:divBdr>
    </w:div>
    <w:div w:id="26830816">
      <w:marLeft w:val="640"/>
      <w:marRight w:val="0"/>
      <w:marTop w:val="0"/>
      <w:marBottom w:val="0"/>
      <w:divBdr>
        <w:top w:val="none" w:sz="0" w:space="0" w:color="auto"/>
        <w:left w:val="none" w:sz="0" w:space="0" w:color="auto"/>
        <w:bottom w:val="none" w:sz="0" w:space="0" w:color="auto"/>
        <w:right w:val="none" w:sz="0" w:space="0" w:color="auto"/>
      </w:divBdr>
    </w:div>
    <w:div w:id="26950315">
      <w:marLeft w:val="640"/>
      <w:marRight w:val="0"/>
      <w:marTop w:val="0"/>
      <w:marBottom w:val="0"/>
      <w:divBdr>
        <w:top w:val="none" w:sz="0" w:space="0" w:color="auto"/>
        <w:left w:val="none" w:sz="0" w:space="0" w:color="auto"/>
        <w:bottom w:val="none" w:sz="0" w:space="0" w:color="auto"/>
        <w:right w:val="none" w:sz="0" w:space="0" w:color="auto"/>
      </w:divBdr>
    </w:div>
    <w:div w:id="26950365">
      <w:marLeft w:val="640"/>
      <w:marRight w:val="0"/>
      <w:marTop w:val="0"/>
      <w:marBottom w:val="0"/>
      <w:divBdr>
        <w:top w:val="none" w:sz="0" w:space="0" w:color="auto"/>
        <w:left w:val="none" w:sz="0" w:space="0" w:color="auto"/>
        <w:bottom w:val="none" w:sz="0" w:space="0" w:color="auto"/>
        <w:right w:val="none" w:sz="0" w:space="0" w:color="auto"/>
      </w:divBdr>
    </w:div>
    <w:div w:id="27031505">
      <w:marLeft w:val="640"/>
      <w:marRight w:val="0"/>
      <w:marTop w:val="0"/>
      <w:marBottom w:val="0"/>
      <w:divBdr>
        <w:top w:val="none" w:sz="0" w:space="0" w:color="auto"/>
        <w:left w:val="none" w:sz="0" w:space="0" w:color="auto"/>
        <w:bottom w:val="none" w:sz="0" w:space="0" w:color="auto"/>
        <w:right w:val="none" w:sz="0" w:space="0" w:color="auto"/>
      </w:divBdr>
    </w:div>
    <w:div w:id="27069527">
      <w:marLeft w:val="640"/>
      <w:marRight w:val="0"/>
      <w:marTop w:val="0"/>
      <w:marBottom w:val="0"/>
      <w:divBdr>
        <w:top w:val="none" w:sz="0" w:space="0" w:color="auto"/>
        <w:left w:val="none" w:sz="0" w:space="0" w:color="auto"/>
        <w:bottom w:val="none" w:sz="0" w:space="0" w:color="auto"/>
        <w:right w:val="none" w:sz="0" w:space="0" w:color="auto"/>
      </w:divBdr>
    </w:div>
    <w:div w:id="27142181">
      <w:marLeft w:val="640"/>
      <w:marRight w:val="0"/>
      <w:marTop w:val="0"/>
      <w:marBottom w:val="0"/>
      <w:divBdr>
        <w:top w:val="none" w:sz="0" w:space="0" w:color="auto"/>
        <w:left w:val="none" w:sz="0" w:space="0" w:color="auto"/>
        <w:bottom w:val="none" w:sz="0" w:space="0" w:color="auto"/>
        <w:right w:val="none" w:sz="0" w:space="0" w:color="auto"/>
      </w:divBdr>
    </w:div>
    <w:div w:id="27149554">
      <w:marLeft w:val="640"/>
      <w:marRight w:val="0"/>
      <w:marTop w:val="0"/>
      <w:marBottom w:val="0"/>
      <w:divBdr>
        <w:top w:val="none" w:sz="0" w:space="0" w:color="auto"/>
        <w:left w:val="none" w:sz="0" w:space="0" w:color="auto"/>
        <w:bottom w:val="none" w:sz="0" w:space="0" w:color="auto"/>
        <w:right w:val="none" w:sz="0" w:space="0" w:color="auto"/>
      </w:divBdr>
    </w:div>
    <w:div w:id="27149787">
      <w:marLeft w:val="640"/>
      <w:marRight w:val="0"/>
      <w:marTop w:val="0"/>
      <w:marBottom w:val="0"/>
      <w:divBdr>
        <w:top w:val="none" w:sz="0" w:space="0" w:color="auto"/>
        <w:left w:val="none" w:sz="0" w:space="0" w:color="auto"/>
        <w:bottom w:val="none" w:sz="0" w:space="0" w:color="auto"/>
        <w:right w:val="none" w:sz="0" w:space="0" w:color="auto"/>
      </w:divBdr>
    </w:div>
    <w:div w:id="27269055">
      <w:marLeft w:val="640"/>
      <w:marRight w:val="0"/>
      <w:marTop w:val="0"/>
      <w:marBottom w:val="0"/>
      <w:divBdr>
        <w:top w:val="none" w:sz="0" w:space="0" w:color="auto"/>
        <w:left w:val="none" w:sz="0" w:space="0" w:color="auto"/>
        <w:bottom w:val="none" w:sz="0" w:space="0" w:color="auto"/>
        <w:right w:val="none" w:sz="0" w:space="0" w:color="auto"/>
      </w:divBdr>
    </w:div>
    <w:div w:id="27342574">
      <w:marLeft w:val="640"/>
      <w:marRight w:val="0"/>
      <w:marTop w:val="0"/>
      <w:marBottom w:val="0"/>
      <w:divBdr>
        <w:top w:val="none" w:sz="0" w:space="0" w:color="auto"/>
        <w:left w:val="none" w:sz="0" w:space="0" w:color="auto"/>
        <w:bottom w:val="none" w:sz="0" w:space="0" w:color="auto"/>
        <w:right w:val="none" w:sz="0" w:space="0" w:color="auto"/>
      </w:divBdr>
    </w:div>
    <w:div w:id="27413380">
      <w:marLeft w:val="640"/>
      <w:marRight w:val="0"/>
      <w:marTop w:val="0"/>
      <w:marBottom w:val="0"/>
      <w:divBdr>
        <w:top w:val="none" w:sz="0" w:space="0" w:color="auto"/>
        <w:left w:val="none" w:sz="0" w:space="0" w:color="auto"/>
        <w:bottom w:val="none" w:sz="0" w:space="0" w:color="auto"/>
        <w:right w:val="none" w:sz="0" w:space="0" w:color="auto"/>
      </w:divBdr>
    </w:div>
    <w:div w:id="27415882">
      <w:marLeft w:val="640"/>
      <w:marRight w:val="0"/>
      <w:marTop w:val="0"/>
      <w:marBottom w:val="0"/>
      <w:divBdr>
        <w:top w:val="none" w:sz="0" w:space="0" w:color="auto"/>
        <w:left w:val="none" w:sz="0" w:space="0" w:color="auto"/>
        <w:bottom w:val="none" w:sz="0" w:space="0" w:color="auto"/>
        <w:right w:val="none" w:sz="0" w:space="0" w:color="auto"/>
      </w:divBdr>
    </w:div>
    <w:div w:id="27604106">
      <w:marLeft w:val="640"/>
      <w:marRight w:val="0"/>
      <w:marTop w:val="0"/>
      <w:marBottom w:val="0"/>
      <w:divBdr>
        <w:top w:val="none" w:sz="0" w:space="0" w:color="auto"/>
        <w:left w:val="none" w:sz="0" w:space="0" w:color="auto"/>
        <w:bottom w:val="none" w:sz="0" w:space="0" w:color="auto"/>
        <w:right w:val="none" w:sz="0" w:space="0" w:color="auto"/>
      </w:divBdr>
    </w:div>
    <w:div w:id="27683424">
      <w:bodyDiv w:val="1"/>
      <w:marLeft w:val="0"/>
      <w:marRight w:val="0"/>
      <w:marTop w:val="0"/>
      <w:marBottom w:val="0"/>
      <w:divBdr>
        <w:top w:val="none" w:sz="0" w:space="0" w:color="auto"/>
        <w:left w:val="none" w:sz="0" w:space="0" w:color="auto"/>
        <w:bottom w:val="none" w:sz="0" w:space="0" w:color="auto"/>
        <w:right w:val="none" w:sz="0" w:space="0" w:color="auto"/>
      </w:divBdr>
    </w:div>
    <w:div w:id="27730171">
      <w:marLeft w:val="640"/>
      <w:marRight w:val="0"/>
      <w:marTop w:val="0"/>
      <w:marBottom w:val="0"/>
      <w:divBdr>
        <w:top w:val="none" w:sz="0" w:space="0" w:color="auto"/>
        <w:left w:val="none" w:sz="0" w:space="0" w:color="auto"/>
        <w:bottom w:val="none" w:sz="0" w:space="0" w:color="auto"/>
        <w:right w:val="none" w:sz="0" w:space="0" w:color="auto"/>
      </w:divBdr>
    </w:div>
    <w:div w:id="27803581">
      <w:marLeft w:val="640"/>
      <w:marRight w:val="0"/>
      <w:marTop w:val="0"/>
      <w:marBottom w:val="0"/>
      <w:divBdr>
        <w:top w:val="none" w:sz="0" w:space="0" w:color="auto"/>
        <w:left w:val="none" w:sz="0" w:space="0" w:color="auto"/>
        <w:bottom w:val="none" w:sz="0" w:space="0" w:color="auto"/>
        <w:right w:val="none" w:sz="0" w:space="0" w:color="auto"/>
      </w:divBdr>
    </w:div>
    <w:div w:id="27875699">
      <w:marLeft w:val="640"/>
      <w:marRight w:val="0"/>
      <w:marTop w:val="0"/>
      <w:marBottom w:val="0"/>
      <w:divBdr>
        <w:top w:val="none" w:sz="0" w:space="0" w:color="auto"/>
        <w:left w:val="none" w:sz="0" w:space="0" w:color="auto"/>
        <w:bottom w:val="none" w:sz="0" w:space="0" w:color="auto"/>
        <w:right w:val="none" w:sz="0" w:space="0" w:color="auto"/>
      </w:divBdr>
    </w:div>
    <w:div w:id="27921405">
      <w:marLeft w:val="640"/>
      <w:marRight w:val="0"/>
      <w:marTop w:val="0"/>
      <w:marBottom w:val="0"/>
      <w:divBdr>
        <w:top w:val="none" w:sz="0" w:space="0" w:color="auto"/>
        <w:left w:val="none" w:sz="0" w:space="0" w:color="auto"/>
        <w:bottom w:val="none" w:sz="0" w:space="0" w:color="auto"/>
        <w:right w:val="none" w:sz="0" w:space="0" w:color="auto"/>
      </w:divBdr>
    </w:div>
    <w:div w:id="27994340">
      <w:bodyDiv w:val="1"/>
      <w:marLeft w:val="0"/>
      <w:marRight w:val="0"/>
      <w:marTop w:val="0"/>
      <w:marBottom w:val="0"/>
      <w:divBdr>
        <w:top w:val="none" w:sz="0" w:space="0" w:color="auto"/>
        <w:left w:val="none" w:sz="0" w:space="0" w:color="auto"/>
        <w:bottom w:val="none" w:sz="0" w:space="0" w:color="auto"/>
        <w:right w:val="none" w:sz="0" w:space="0" w:color="auto"/>
      </w:divBdr>
    </w:div>
    <w:div w:id="28141844">
      <w:marLeft w:val="640"/>
      <w:marRight w:val="0"/>
      <w:marTop w:val="0"/>
      <w:marBottom w:val="0"/>
      <w:divBdr>
        <w:top w:val="none" w:sz="0" w:space="0" w:color="auto"/>
        <w:left w:val="none" w:sz="0" w:space="0" w:color="auto"/>
        <w:bottom w:val="none" w:sz="0" w:space="0" w:color="auto"/>
        <w:right w:val="none" w:sz="0" w:space="0" w:color="auto"/>
      </w:divBdr>
    </w:div>
    <w:div w:id="28145708">
      <w:marLeft w:val="640"/>
      <w:marRight w:val="0"/>
      <w:marTop w:val="0"/>
      <w:marBottom w:val="0"/>
      <w:divBdr>
        <w:top w:val="none" w:sz="0" w:space="0" w:color="auto"/>
        <w:left w:val="none" w:sz="0" w:space="0" w:color="auto"/>
        <w:bottom w:val="none" w:sz="0" w:space="0" w:color="auto"/>
        <w:right w:val="none" w:sz="0" w:space="0" w:color="auto"/>
      </w:divBdr>
    </w:div>
    <w:div w:id="28189927">
      <w:marLeft w:val="640"/>
      <w:marRight w:val="0"/>
      <w:marTop w:val="0"/>
      <w:marBottom w:val="0"/>
      <w:divBdr>
        <w:top w:val="none" w:sz="0" w:space="0" w:color="auto"/>
        <w:left w:val="none" w:sz="0" w:space="0" w:color="auto"/>
        <w:bottom w:val="none" w:sz="0" w:space="0" w:color="auto"/>
        <w:right w:val="none" w:sz="0" w:space="0" w:color="auto"/>
      </w:divBdr>
    </w:div>
    <w:div w:id="28379699">
      <w:marLeft w:val="640"/>
      <w:marRight w:val="0"/>
      <w:marTop w:val="0"/>
      <w:marBottom w:val="0"/>
      <w:divBdr>
        <w:top w:val="none" w:sz="0" w:space="0" w:color="auto"/>
        <w:left w:val="none" w:sz="0" w:space="0" w:color="auto"/>
        <w:bottom w:val="none" w:sz="0" w:space="0" w:color="auto"/>
        <w:right w:val="none" w:sz="0" w:space="0" w:color="auto"/>
      </w:divBdr>
    </w:div>
    <w:div w:id="28386515">
      <w:marLeft w:val="640"/>
      <w:marRight w:val="0"/>
      <w:marTop w:val="0"/>
      <w:marBottom w:val="0"/>
      <w:divBdr>
        <w:top w:val="none" w:sz="0" w:space="0" w:color="auto"/>
        <w:left w:val="none" w:sz="0" w:space="0" w:color="auto"/>
        <w:bottom w:val="none" w:sz="0" w:space="0" w:color="auto"/>
        <w:right w:val="none" w:sz="0" w:space="0" w:color="auto"/>
      </w:divBdr>
    </w:div>
    <w:div w:id="28532094">
      <w:marLeft w:val="640"/>
      <w:marRight w:val="0"/>
      <w:marTop w:val="0"/>
      <w:marBottom w:val="0"/>
      <w:divBdr>
        <w:top w:val="none" w:sz="0" w:space="0" w:color="auto"/>
        <w:left w:val="none" w:sz="0" w:space="0" w:color="auto"/>
        <w:bottom w:val="none" w:sz="0" w:space="0" w:color="auto"/>
        <w:right w:val="none" w:sz="0" w:space="0" w:color="auto"/>
      </w:divBdr>
    </w:div>
    <w:div w:id="28578446">
      <w:marLeft w:val="640"/>
      <w:marRight w:val="0"/>
      <w:marTop w:val="0"/>
      <w:marBottom w:val="0"/>
      <w:divBdr>
        <w:top w:val="none" w:sz="0" w:space="0" w:color="auto"/>
        <w:left w:val="none" w:sz="0" w:space="0" w:color="auto"/>
        <w:bottom w:val="none" w:sz="0" w:space="0" w:color="auto"/>
        <w:right w:val="none" w:sz="0" w:space="0" w:color="auto"/>
      </w:divBdr>
    </w:div>
    <w:div w:id="28650406">
      <w:marLeft w:val="640"/>
      <w:marRight w:val="0"/>
      <w:marTop w:val="0"/>
      <w:marBottom w:val="0"/>
      <w:divBdr>
        <w:top w:val="none" w:sz="0" w:space="0" w:color="auto"/>
        <w:left w:val="none" w:sz="0" w:space="0" w:color="auto"/>
        <w:bottom w:val="none" w:sz="0" w:space="0" w:color="auto"/>
        <w:right w:val="none" w:sz="0" w:space="0" w:color="auto"/>
      </w:divBdr>
    </w:div>
    <w:div w:id="28651922">
      <w:marLeft w:val="640"/>
      <w:marRight w:val="0"/>
      <w:marTop w:val="0"/>
      <w:marBottom w:val="0"/>
      <w:divBdr>
        <w:top w:val="none" w:sz="0" w:space="0" w:color="auto"/>
        <w:left w:val="none" w:sz="0" w:space="0" w:color="auto"/>
        <w:bottom w:val="none" w:sz="0" w:space="0" w:color="auto"/>
        <w:right w:val="none" w:sz="0" w:space="0" w:color="auto"/>
      </w:divBdr>
    </w:div>
    <w:div w:id="28652908">
      <w:marLeft w:val="640"/>
      <w:marRight w:val="0"/>
      <w:marTop w:val="0"/>
      <w:marBottom w:val="0"/>
      <w:divBdr>
        <w:top w:val="none" w:sz="0" w:space="0" w:color="auto"/>
        <w:left w:val="none" w:sz="0" w:space="0" w:color="auto"/>
        <w:bottom w:val="none" w:sz="0" w:space="0" w:color="auto"/>
        <w:right w:val="none" w:sz="0" w:space="0" w:color="auto"/>
      </w:divBdr>
    </w:div>
    <w:div w:id="28772688">
      <w:marLeft w:val="640"/>
      <w:marRight w:val="0"/>
      <w:marTop w:val="0"/>
      <w:marBottom w:val="0"/>
      <w:divBdr>
        <w:top w:val="none" w:sz="0" w:space="0" w:color="auto"/>
        <w:left w:val="none" w:sz="0" w:space="0" w:color="auto"/>
        <w:bottom w:val="none" w:sz="0" w:space="0" w:color="auto"/>
        <w:right w:val="none" w:sz="0" w:space="0" w:color="auto"/>
      </w:divBdr>
    </w:div>
    <w:div w:id="28800271">
      <w:marLeft w:val="640"/>
      <w:marRight w:val="0"/>
      <w:marTop w:val="0"/>
      <w:marBottom w:val="0"/>
      <w:divBdr>
        <w:top w:val="none" w:sz="0" w:space="0" w:color="auto"/>
        <w:left w:val="none" w:sz="0" w:space="0" w:color="auto"/>
        <w:bottom w:val="none" w:sz="0" w:space="0" w:color="auto"/>
        <w:right w:val="none" w:sz="0" w:space="0" w:color="auto"/>
      </w:divBdr>
    </w:div>
    <w:div w:id="28848337">
      <w:marLeft w:val="640"/>
      <w:marRight w:val="0"/>
      <w:marTop w:val="0"/>
      <w:marBottom w:val="0"/>
      <w:divBdr>
        <w:top w:val="none" w:sz="0" w:space="0" w:color="auto"/>
        <w:left w:val="none" w:sz="0" w:space="0" w:color="auto"/>
        <w:bottom w:val="none" w:sz="0" w:space="0" w:color="auto"/>
        <w:right w:val="none" w:sz="0" w:space="0" w:color="auto"/>
      </w:divBdr>
    </w:div>
    <w:div w:id="28994428">
      <w:marLeft w:val="640"/>
      <w:marRight w:val="0"/>
      <w:marTop w:val="0"/>
      <w:marBottom w:val="0"/>
      <w:divBdr>
        <w:top w:val="none" w:sz="0" w:space="0" w:color="auto"/>
        <w:left w:val="none" w:sz="0" w:space="0" w:color="auto"/>
        <w:bottom w:val="none" w:sz="0" w:space="0" w:color="auto"/>
        <w:right w:val="none" w:sz="0" w:space="0" w:color="auto"/>
      </w:divBdr>
    </w:div>
    <w:div w:id="29034515">
      <w:marLeft w:val="640"/>
      <w:marRight w:val="0"/>
      <w:marTop w:val="0"/>
      <w:marBottom w:val="0"/>
      <w:divBdr>
        <w:top w:val="none" w:sz="0" w:space="0" w:color="auto"/>
        <w:left w:val="none" w:sz="0" w:space="0" w:color="auto"/>
        <w:bottom w:val="none" w:sz="0" w:space="0" w:color="auto"/>
        <w:right w:val="none" w:sz="0" w:space="0" w:color="auto"/>
      </w:divBdr>
    </w:div>
    <w:div w:id="29035468">
      <w:marLeft w:val="640"/>
      <w:marRight w:val="0"/>
      <w:marTop w:val="0"/>
      <w:marBottom w:val="0"/>
      <w:divBdr>
        <w:top w:val="none" w:sz="0" w:space="0" w:color="auto"/>
        <w:left w:val="none" w:sz="0" w:space="0" w:color="auto"/>
        <w:bottom w:val="none" w:sz="0" w:space="0" w:color="auto"/>
        <w:right w:val="none" w:sz="0" w:space="0" w:color="auto"/>
      </w:divBdr>
    </w:div>
    <w:div w:id="29037698">
      <w:marLeft w:val="640"/>
      <w:marRight w:val="0"/>
      <w:marTop w:val="0"/>
      <w:marBottom w:val="0"/>
      <w:divBdr>
        <w:top w:val="none" w:sz="0" w:space="0" w:color="auto"/>
        <w:left w:val="none" w:sz="0" w:space="0" w:color="auto"/>
        <w:bottom w:val="none" w:sz="0" w:space="0" w:color="auto"/>
        <w:right w:val="none" w:sz="0" w:space="0" w:color="auto"/>
      </w:divBdr>
    </w:div>
    <w:div w:id="29230452">
      <w:marLeft w:val="640"/>
      <w:marRight w:val="0"/>
      <w:marTop w:val="0"/>
      <w:marBottom w:val="0"/>
      <w:divBdr>
        <w:top w:val="none" w:sz="0" w:space="0" w:color="auto"/>
        <w:left w:val="none" w:sz="0" w:space="0" w:color="auto"/>
        <w:bottom w:val="none" w:sz="0" w:space="0" w:color="auto"/>
        <w:right w:val="none" w:sz="0" w:space="0" w:color="auto"/>
      </w:divBdr>
    </w:div>
    <w:div w:id="29305363">
      <w:marLeft w:val="640"/>
      <w:marRight w:val="0"/>
      <w:marTop w:val="0"/>
      <w:marBottom w:val="0"/>
      <w:divBdr>
        <w:top w:val="none" w:sz="0" w:space="0" w:color="auto"/>
        <w:left w:val="none" w:sz="0" w:space="0" w:color="auto"/>
        <w:bottom w:val="none" w:sz="0" w:space="0" w:color="auto"/>
        <w:right w:val="none" w:sz="0" w:space="0" w:color="auto"/>
      </w:divBdr>
    </w:div>
    <w:div w:id="29380748">
      <w:marLeft w:val="640"/>
      <w:marRight w:val="0"/>
      <w:marTop w:val="0"/>
      <w:marBottom w:val="0"/>
      <w:divBdr>
        <w:top w:val="none" w:sz="0" w:space="0" w:color="auto"/>
        <w:left w:val="none" w:sz="0" w:space="0" w:color="auto"/>
        <w:bottom w:val="none" w:sz="0" w:space="0" w:color="auto"/>
        <w:right w:val="none" w:sz="0" w:space="0" w:color="auto"/>
      </w:divBdr>
    </w:div>
    <w:div w:id="29426889">
      <w:marLeft w:val="640"/>
      <w:marRight w:val="0"/>
      <w:marTop w:val="0"/>
      <w:marBottom w:val="0"/>
      <w:divBdr>
        <w:top w:val="none" w:sz="0" w:space="0" w:color="auto"/>
        <w:left w:val="none" w:sz="0" w:space="0" w:color="auto"/>
        <w:bottom w:val="none" w:sz="0" w:space="0" w:color="auto"/>
        <w:right w:val="none" w:sz="0" w:space="0" w:color="auto"/>
      </w:divBdr>
    </w:div>
    <w:div w:id="29654400">
      <w:marLeft w:val="640"/>
      <w:marRight w:val="0"/>
      <w:marTop w:val="0"/>
      <w:marBottom w:val="0"/>
      <w:divBdr>
        <w:top w:val="none" w:sz="0" w:space="0" w:color="auto"/>
        <w:left w:val="none" w:sz="0" w:space="0" w:color="auto"/>
        <w:bottom w:val="none" w:sz="0" w:space="0" w:color="auto"/>
        <w:right w:val="none" w:sz="0" w:space="0" w:color="auto"/>
      </w:divBdr>
    </w:div>
    <w:div w:id="29692515">
      <w:marLeft w:val="640"/>
      <w:marRight w:val="0"/>
      <w:marTop w:val="0"/>
      <w:marBottom w:val="0"/>
      <w:divBdr>
        <w:top w:val="none" w:sz="0" w:space="0" w:color="auto"/>
        <w:left w:val="none" w:sz="0" w:space="0" w:color="auto"/>
        <w:bottom w:val="none" w:sz="0" w:space="0" w:color="auto"/>
        <w:right w:val="none" w:sz="0" w:space="0" w:color="auto"/>
      </w:divBdr>
    </w:div>
    <w:div w:id="29841186">
      <w:marLeft w:val="640"/>
      <w:marRight w:val="0"/>
      <w:marTop w:val="0"/>
      <w:marBottom w:val="0"/>
      <w:divBdr>
        <w:top w:val="none" w:sz="0" w:space="0" w:color="auto"/>
        <w:left w:val="none" w:sz="0" w:space="0" w:color="auto"/>
        <w:bottom w:val="none" w:sz="0" w:space="0" w:color="auto"/>
        <w:right w:val="none" w:sz="0" w:space="0" w:color="auto"/>
      </w:divBdr>
    </w:div>
    <w:div w:id="29913481">
      <w:marLeft w:val="640"/>
      <w:marRight w:val="0"/>
      <w:marTop w:val="0"/>
      <w:marBottom w:val="0"/>
      <w:divBdr>
        <w:top w:val="none" w:sz="0" w:space="0" w:color="auto"/>
        <w:left w:val="none" w:sz="0" w:space="0" w:color="auto"/>
        <w:bottom w:val="none" w:sz="0" w:space="0" w:color="auto"/>
        <w:right w:val="none" w:sz="0" w:space="0" w:color="auto"/>
      </w:divBdr>
    </w:div>
    <w:div w:id="29914246">
      <w:marLeft w:val="640"/>
      <w:marRight w:val="0"/>
      <w:marTop w:val="0"/>
      <w:marBottom w:val="0"/>
      <w:divBdr>
        <w:top w:val="none" w:sz="0" w:space="0" w:color="auto"/>
        <w:left w:val="none" w:sz="0" w:space="0" w:color="auto"/>
        <w:bottom w:val="none" w:sz="0" w:space="0" w:color="auto"/>
        <w:right w:val="none" w:sz="0" w:space="0" w:color="auto"/>
      </w:divBdr>
    </w:div>
    <w:div w:id="29914676">
      <w:marLeft w:val="640"/>
      <w:marRight w:val="0"/>
      <w:marTop w:val="0"/>
      <w:marBottom w:val="0"/>
      <w:divBdr>
        <w:top w:val="none" w:sz="0" w:space="0" w:color="auto"/>
        <w:left w:val="none" w:sz="0" w:space="0" w:color="auto"/>
        <w:bottom w:val="none" w:sz="0" w:space="0" w:color="auto"/>
        <w:right w:val="none" w:sz="0" w:space="0" w:color="auto"/>
      </w:divBdr>
    </w:div>
    <w:div w:id="29956476">
      <w:marLeft w:val="640"/>
      <w:marRight w:val="0"/>
      <w:marTop w:val="0"/>
      <w:marBottom w:val="0"/>
      <w:divBdr>
        <w:top w:val="none" w:sz="0" w:space="0" w:color="auto"/>
        <w:left w:val="none" w:sz="0" w:space="0" w:color="auto"/>
        <w:bottom w:val="none" w:sz="0" w:space="0" w:color="auto"/>
        <w:right w:val="none" w:sz="0" w:space="0" w:color="auto"/>
      </w:divBdr>
    </w:div>
    <w:div w:id="30112743">
      <w:marLeft w:val="640"/>
      <w:marRight w:val="0"/>
      <w:marTop w:val="0"/>
      <w:marBottom w:val="0"/>
      <w:divBdr>
        <w:top w:val="none" w:sz="0" w:space="0" w:color="auto"/>
        <w:left w:val="none" w:sz="0" w:space="0" w:color="auto"/>
        <w:bottom w:val="none" w:sz="0" w:space="0" w:color="auto"/>
        <w:right w:val="none" w:sz="0" w:space="0" w:color="auto"/>
      </w:divBdr>
    </w:div>
    <w:div w:id="30150733">
      <w:marLeft w:val="640"/>
      <w:marRight w:val="0"/>
      <w:marTop w:val="0"/>
      <w:marBottom w:val="0"/>
      <w:divBdr>
        <w:top w:val="none" w:sz="0" w:space="0" w:color="auto"/>
        <w:left w:val="none" w:sz="0" w:space="0" w:color="auto"/>
        <w:bottom w:val="none" w:sz="0" w:space="0" w:color="auto"/>
        <w:right w:val="none" w:sz="0" w:space="0" w:color="auto"/>
      </w:divBdr>
    </w:div>
    <w:div w:id="30152198">
      <w:marLeft w:val="640"/>
      <w:marRight w:val="0"/>
      <w:marTop w:val="0"/>
      <w:marBottom w:val="0"/>
      <w:divBdr>
        <w:top w:val="none" w:sz="0" w:space="0" w:color="auto"/>
        <w:left w:val="none" w:sz="0" w:space="0" w:color="auto"/>
        <w:bottom w:val="none" w:sz="0" w:space="0" w:color="auto"/>
        <w:right w:val="none" w:sz="0" w:space="0" w:color="auto"/>
      </w:divBdr>
    </w:div>
    <w:div w:id="30300220">
      <w:marLeft w:val="640"/>
      <w:marRight w:val="0"/>
      <w:marTop w:val="0"/>
      <w:marBottom w:val="0"/>
      <w:divBdr>
        <w:top w:val="none" w:sz="0" w:space="0" w:color="auto"/>
        <w:left w:val="none" w:sz="0" w:space="0" w:color="auto"/>
        <w:bottom w:val="none" w:sz="0" w:space="0" w:color="auto"/>
        <w:right w:val="none" w:sz="0" w:space="0" w:color="auto"/>
      </w:divBdr>
    </w:div>
    <w:div w:id="30303518">
      <w:marLeft w:val="640"/>
      <w:marRight w:val="0"/>
      <w:marTop w:val="0"/>
      <w:marBottom w:val="0"/>
      <w:divBdr>
        <w:top w:val="none" w:sz="0" w:space="0" w:color="auto"/>
        <w:left w:val="none" w:sz="0" w:space="0" w:color="auto"/>
        <w:bottom w:val="none" w:sz="0" w:space="0" w:color="auto"/>
        <w:right w:val="none" w:sz="0" w:space="0" w:color="auto"/>
      </w:divBdr>
    </w:div>
    <w:div w:id="30308123">
      <w:marLeft w:val="640"/>
      <w:marRight w:val="0"/>
      <w:marTop w:val="0"/>
      <w:marBottom w:val="0"/>
      <w:divBdr>
        <w:top w:val="none" w:sz="0" w:space="0" w:color="auto"/>
        <w:left w:val="none" w:sz="0" w:space="0" w:color="auto"/>
        <w:bottom w:val="none" w:sz="0" w:space="0" w:color="auto"/>
        <w:right w:val="none" w:sz="0" w:space="0" w:color="auto"/>
      </w:divBdr>
    </w:div>
    <w:div w:id="30308842">
      <w:marLeft w:val="640"/>
      <w:marRight w:val="0"/>
      <w:marTop w:val="0"/>
      <w:marBottom w:val="0"/>
      <w:divBdr>
        <w:top w:val="none" w:sz="0" w:space="0" w:color="auto"/>
        <w:left w:val="none" w:sz="0" w:space="0" w:color="auto"/>
        <w:bottom w:val="none" w:sz="0" w:space="0" w:color="auto"/>
        <w:right w:val="none" w:sz="0" w:space="0" w:color="auto"/>
      </w:divBdr>
    </w:div>
    <w:div w:id="30349551">
      <w:marLeft w:val="640"/>
      <w:marRight w:val="0"/>
      <w:marTop w:val="0"/>
      <w:marBottom w:val="0"/>
      <w:divBdr>
        <w:top w:val="none" w:sz="0" w:space="0" w:color="auto"/>
        <w:left w:val="none" w:sz="0" w:space="0" w:color="auto"/>
        <w:bottom w:val="none" w:sz="0" w:space="0" w:color="auto"/>
        <w:right w:val="none" w:sz="0" w:space="0" w:color="auto"/>
      </w:divBdr>
    </w:div>
    <w:div w:id="30421273">
      <w:marLeft w:val="640"/>
      <w:marRight w:val="0"/>
      <w:marTop w:val="0"/>
      <w:marBottom w:val="0"/>
      <w:divBdr>
        <w:top w:val="none" w:sz="0" w:space="0" w:color="auto"/>
        <w:left w:val="none" w:sz="0" w:space="0" w:color="auto"/>
        <w:bottom w:val="none" w:sz="0" w:space="0" w:color="auto"/>
        <w:right w:val="none" w:sz="0" w:space="0" w:color="auto"/>
      </w:divBdr>
    </w:div>
    <w:div w:id="30423148">
      <w:marLeft w:val="640"/>
      <w:marRight w:val="0"/>
      <w:marTop w:val="0"/>
      <w:marBottom w:val="0"/>
      <w:divBdr>
        <w:top w:val="none" w:sz="0" w:space="0" w:color="auto"/>
        <w:left w:val="none" w:sz="0" w:space="0" w:color="auto"/>
        <w:bottom w:val="none" w:sz="0" w:space="0" w:color="auto"/>
        <w:right w:val="none" w:sz="0" w:space="0" w:color="auto"/>
      </w:divBdr>
    </w:div>
    <w:div w:id="30424465">
      <w:marLeft w:val="640"/>
      <w:marRight w:val="0"/>
      <w:marTop w:val="0"/>
      <w:marBottom w:val="0"/>
      <w:divBdr>
        <w:top w:val="none" w:sz="0" w:space="0" w:color="auto"/>
        <w:left w:val="none" w:sz="0" w:space="0" w:color="auto"/>
        <w:bottom w:val="none" w:sz="0" w:space="0" w:color="auto"/>
        <w:right w:val="none" w:sz="0" w:space="0" w:color="auto"/>
      </w:divBdr>
    </w:div>
    <w:div w:id="30426418">
      <w:marLeft w:val="640"/>
      <w:marRight w:val="0"/>
      <w:marTop w:val="0"/>
      <w:marBottom w:val="0"/>
      <w:divBdr>
        <w:top w:val="none" w:sz="0" w:space="0" w:color="auto"/>
        <w:left w:val="none" w:sz="0" w:space="0" w:color="auto"/>
        <w:bottom w:val="none" w:sz="0" w:space="0" w:color="auto"/>
        <w:right w:val="none" w:sz="0" w:space="0" w:color="auto"/>
      </w:divBdr>
    </w:div>
    <w:div w:id="30500741">
      <w:marLeft w:val="640"/>
      <w:marRight w:val="0"/>
      <w:marTop w:val="0"/>
      <w:marBottom w:val="0"/>
      <w:divBdr>
        <w:top w:val="none" w:sz="0" w:space="0" w:color="auto"/>
        <w:left w:val="none" w:sz="0" w:space="0" w:color="auto"/>
        <w:bottom w:val="none" w:sz="0" w:space="0" w:color="auto"/>
        <w:right w:val="none" w:sz="0" w:space="0" w:color="auto"/>
      </w:divBdr>
    </w:div>
    <w:div w:id="30501799">
      <w:marLeft w:val="640"/>
      <w:marRight w:val="0"/>
      <w:marTop w:val="0"/>
      <w:marBottom w:val="0"/>
      <w:divBdr>
        <w:top w:val="none" w:sz="0" w:space="0" w:color="auto"/>
        <w:left w:val="none" w:sz="0" w:space="0" w:color="auto"/>
        <w:bottom w:val="none" w:sz="0" w:space="0" w:color="auto"/>
        <w:right w:val="none" w:sz="0" w:space="0" w:color="auto"/>
      </w:divBdr>
    </w:div>
    <w:div w:id="30619138">
      <w:marLeft w:val="640"/>
      <w:marRight w:val="0"/>
      <w:marTop w:val="0"/>
      <w:marBottom w:val="0"/>
      <w:divBdr>
        <w:top w:val="none" w:sz="0" w:space="0" w:color="auto"/>
        <w:left w:val="none" w:sz="0" w:space="0" w:color="auto"/>
        <w:bottom w:val="none" w:sz="0" w:space="0" w:color="auto"/>
        <w:right w:val="none" w:sz="0" w:space="0" w:color="auto"/>
      </w:divBdr>
    </w:div>
    <w:div w:id="30693846">
      <w:marLeft w:val="640"/>
      <w:marRight w:val="0"/>
      <w:marTop w:val="0"/>
      <w:marBottom w:val="0"/>
      <w:divBdr>
        <w:top w:val="none" w:sz="0" w:space="0" w:color="auto"/>
        <w:left w:val="none" w:sz="0" w:space="0" w:color="auto"/>
        <w:bottom w:val="none" w:sz="0" w:space="0" w:color="auto"/>
        <w:right w:val="none" w:sz="0" w:space="0" w:color="auto"/>
      </w:divBdr>
    </w:div>
    <w:div w:id="30765206">
      <w:marLeft w:val="640"/>
      <w:marRight w:val="0"/>
      <w:marTop w:val="0"/>
      <w:marBottom w:val="0"/>
      <w:divBdr>
        <w:top w:val="none" w:sz="0" w:space="0" w:color="auto"/>
        <w:left w:val="none" w:sz="0" w:space="0" w:color="auto"/>
        <w:bottom w:val="none" w:sz="0" w:space="0" w:color="auto"/>
        <w:right w:val="none" w:sz="0" w:space="0" w:color="auto"/>
      </w:divBdr>
    </w:div>
    <w:div w:id="30804743">
      <w:marLeft w:val="640"/>
      <w:marRight w:val="0"/>
      <w:marTop w:val="0"/>
      <w:marBottom w:val="0"/>
      <w:divBdr>
        <w:top w:val="none" w:sz="0" w:space="0" w:color="auto"/>
        <w:left w:val="none" w:sz="0" w:space="0" w:color="auto"/>
        <w:bottom w:val="none" w:sz="0" w:space="0" w:color="auto"/>
        <w:right w:val="none" w:sz="0" w:space="0" w:color="auto"/>
      </w:divBdr>
    </w:div>
    <w:div w:id="30807419">
      <w:marLeft w:val="640"/>
      <w:marRight w:val="0"/>
      <w:marTop w:val="0"/>
      <w:marBottom w:val="0"/>
      <w:divBdr>
        <w:top w:val="none" w:sz="0" w:space="0" w:color="auto"/>
        <w:left w:val="none" w:sz="0" w:space="0" w:color="auto"/>
        <w:bottom w:val="none" w:sz="0" w:space="0" w:color="auto"/>
        <w:right w:val="none" w:sz="0" w:space="0" w:color="auto"/>
      </w:divBdr>
    </w:div>
    <w:div w:id="30964994">
      <w:marLeft w:val="640"/>
      <w:marRight w:val="0"/>
      <w:marTop w:val="0"/>
      <w:marBottom w:val="0"/>
      <w:divBdr>
        <w:top w:val="none" w:sz="0" w:space="0" w:color="auto"/>
        <w:left w:val="none" w:sz="0" w:space="0" w:color="auto"/>
        <w:bottom w:val="none" w:sz="0" w:space="0" w:color="auto"/>
        <w:right w:val="none" w:sz="0" w:space="0" w:color="auto"/>
      </w:divBdr>
    </w:div>
    <w:div w:id="31000553">
      <w:marLeft w:val="480"/>
      <w:marRight w:val="0"/>
      <w:marTop w:val="0"/>
      <w:marBottom w:val="0"/>
      <w:divBdr>
        <w:top w:val="none" w:sz="0" w:space="0" w:color="auto"/>
        <w:left w:val="none" w:sz="0" w:space="0" w:color="auto"/>
        <w:bottom w:val="none" w:sz="0" w:space="0" w:color="auto"/>
        <w:right w:val="none" w:sz="0" w:space="0" w:color="auto"/>
      </w:divBdr>
    </w:div>
    <w:div w:id="31002885">
      <w:marLeft w:val="640"/>
      <w:marRight w:val="0"/>
      <w:marTop w:val="0"/>
      <w:marBottom w:val="0"/>
      <w:divBdr>
        <w:top w:val="none" w:sz="0" w:space="0" w:color="auto"/>
        <w:left w:val="none" w:sz="0" w:space="0" w:color="auto"/>
        <w:bottom w:val="none" w:sz="0" w:space="0" w:color="auto"/>
        <w:right w:val="none" w:sz="0" w:space="0" w:color="auto"/>
      </w:divBdr>
    </w:div>
    <w:div w:id="31149173">
      <w:marLeft w:val="640"/>
      <w:marRight w:val="0"/>
      <w:marTop w:val="0"/>
      <w:marBottom w:val="0"/>
      <w:divBdr>
        <w:top w:val="none" w:sz="0" w:space="0" w:color="auto"/>
        <w:left w:val="none" w:sz="0" w:space="0" w:color="auto"/>
        <w:bottom w:val="none" w:sz="0" w:space="0" w:color="auto"/>
        <w:right w:val="none" w:sz="0" w:space="0" w:color="auto"/>
      </w:divBdr>
    </w:div>
    <w:div w:id="31268256">
      <w:marLeft w:val="640"/>
      <w:marRight w:val="0"/>
      <w:marTop w:val="0"/>
      <w:marBottom w:val="0"/>
      <w:divBdr>
        <w:top w:val="none" w:sz="0" w:space="0" w:color="auto"/>
        <w:left w:val="none" w:sz="0" w:space="0" w:color="auto"/>
        <w:bottom w:val="none" w:sz="0" w:space="0" w:color="auto"/>
        <w:right w:val="none" w:sz="0" w:space="0" w:color="auto"/>
      </w:divBdr>
    </w:div>
    <w:div w:id="31348549">
      <w:marLeft w:val="640"/>
      <w:marRight w:val="0"/>
      <w:marTop w:val="0"/>
      <w:marBottom w:val="0"/>
      <w:divBdr>
        <w:top w:val="none" w:sz="0" w:space="0" w:color="auto"/>
        <w:left w:val="none" w:sz="0" w:space="0" w:color="auto"/>
        <w:bottom w:val="none" w:sz="0" w:space="0" w:color="auto"/>
        <w:right w:val="none" w:sz="0" w:space="0" w:color="auto"/>
      </w:divBdr>
    </w:div>
    <w:div w:id="31350268">
      <w:marLeft w:val="640"/>
      <w:marRight w:val="0"/>
      <w:marTop w:val="0"/>
      <w:marBottom w:val="0"/>
      <w:divBdr>
        <w:top w:val="none" w:sz="0" w:space="0" w:color="auto"/>
        <w:left w:val="none" w:sz="0" w:space="0" w:color="auto"/>
        <w:bottom w:val="none" w:sz="0" w:space="0" w:color="auto"/>
        <w:right w:val="none" w:sz="0" w:space="0" w:color="auto"/>
      </w:divBdr>
    </w:div>
    <w:div w:id="31418538">
      <w:marLeft w:val="640"/>
      <w:marRight w:val="0"/>
      <w:marTop w:val="0"/>
      <w:marBottom w:val="0"/>
      <w:divBdr>
        <w:top w:val="none" w:sz="0" w:space="0" w:color="auto"/>
        <w:left w:val="none" w:sz="0" w:space="0" w:color="auto"/>
        <w:bottom w:val="none" w:sz="0" w:space="0" w:color="auto"/>
        <w:right w:val="none" w:sz="0" w:space="0" w:color="auto"/>
      </w:divBdr>
    </w:div>
    <w:div w:id="31464755">
      <w:marLeft w:val="640"/>
      <w:marRight w:val="0"/>
      <w:marTop w:val="0"/>
      <w:marBottom w:val="0"/>
      <w:divBdr>
        <w:top w:val="none" w:sz="0" w:space="0" w:color="auto"/>
        <w:left w:val="none" w:sz="0" w:space="0" w:color="auto"/>
        <w:bottom w:val="none" w:sz="0" w:space="0" w:color="auto"/>
        <w:right w:val="none" w:sz="0" w:space="0" w:color="auto"/>
      </w:divBdr>
    </w:div>
    <w:div w:id="31467156">
      <w:marLeft w:val="640"/>
      <w:marRight w:val="0"/>
      <w:marTop w:val="0"/>
      <w:marBottom w:val="0"/>
      <w:divBdr>
        <w:top w:val="none" w:sz="0" w:space="0" w:color="auto"/>
        <w:left w:val="none" w:sz="0" w:space="0" w:color="auto"/>
        <w:bottom w:val="none" w:sz="0" w:space="0" w:color="auto"/>
        <w:right w:val="none" w:sz="0" w:space="0" w:color="auto"/>
      </w:divBdr>
    </w:div>
    <w:div w:id="31542164">
      <w:marLeft w:val="640"/>
      <w:marRight w:val="0"/>
      <w:marTop w:val="0"/>
      <w:marBottom w:val="0"/>
      <w:divBdr>
        <w:top w:val="none" w:sz="0" w:space="0" w:color="auto"/>
        <w:left w:val="none" w:sz="0" w:space="0" w:color="auto"/>
        <w:bottom w:val="none" w:sz="0" w:space="0" w:color="auto"/>
        <w:right w:val="none" w:sz="0" w:space="0" w:color="auto"/>
      </w:divBdr>
    </w:div>
    <w:div w:id="31805904">
      <w:marLeft w:val="640"/>
      <w:marRight w:val="0"/>
      <w:marTop w:val="0"/>
      <w:marBottom w:val="0"/>
      <w:divBdr>
        <w:top w:val="none" w:sz="0" w:space="0" w:color="auto"/>
        <w:left w:val="none" w:sz="0" w:space="0" w:color="auto"/>
        <w:bottom w:val="none" w:sz="0" w:space="0" w:color="auto"/>
        <w:right w:val="none" w:sz="0" w:space="0" w:color="auto"/>
      </w:divBdr>
    </w:div>
    <w:div w:id="31810843">
      <w:marLeft w:val="640"/>
      <w:marRight w:val="0"/>
      <w:marTop w:val="0"/>
      <w:marBottom w:val="0"/>
      <w:divBdr>
        <w:top w:val="none" w:sz="0" w:space="0" w:color="auto"/>
        <w:left w:val="none" w:sz="0" w:space="0" w:color="auto"/>
        <w:bottom w:val="none" w:sz="0" w:space="0" w:color="auto"/>
        <w:right w:val="none" w:sz="0" w:space="0" w:color="auto"/>
      </w:divBdr>
    </w:div>
    <w:div w:id="31928097">
      <w:marLeft w:val="640"/>
      <w:marRight w:val="0"/>
      <w:marTop w:val="0"/>
      <w:marBottom w:val="0"/>
      <w:divBdr>
        <w:top w:val="none" w:sz="0" w:space="0" w:color="auto"/>
        <w:left w:val="none" w:sz="0" w:space="0" w:color="auto"/>
        <w:bottom w:val="none" w:sz="0" w:space="0" w:color="auto"/>
        <w:right w:val="none" w:sz="0" w:space="0" w:color="auto"/>
      </w:divBdr>
    </w:div>
    <w:div w:id="31929701">
      <w:marLeft w:val="640"/>
      <w:marRight w:val="0"/>
      <w:marTop w:val="0"/>
      <w:marBottom w:val="0"/>
      <w:divBdr>
        <w:top w:val="none" w:sz="0" w:space="0" w:color="auto"/>
        <w:left w:val="none" w:sz="0" w:space="0" w:color="auto"/>
        <w:bottom w:val="none" w:sz="0" w:space="0" w:color="auto"/>
        <w:right w:val="none" w:sz="0" w:space="0" w:color="auto"/>
      </w:divBdr>
    </w:div>
    <w:div w:id="31931468">
      <w:marLeft w:val="640"/>
      <w:marRight w:val="0"/>
      <w:marTop w:val="0"/>
      <w:marBottom w:val="0"/>
      <w:divBdr>
        <w:top w:val="none" w:sz="0" w:space="0" w:color="auto"/>
        <w:left w:val="none" w:sz="0" w:space="0" w:color="auto"/>
        <w:bottom w:val="none" w:sz="0" w:space="0" w:color="auto"/>
        <w:right w:val="none" w:sz="0" w:space="0" w:color="auto"/>
      </w:divBdr>
    </w:div>
    <w:div w:id="32006619">
      <w:marLeft w:val="640"/>
      <w:marRight w:val="0"/>
      <w:marTop w:val="0"/>
      <w:marBottom w:val="0"/>
      <w:divBdr>
        <w:top w:val="none" w:sz="0" w:space="0" w:color="auto"/>
        <w:left w:val="none" w:sz="0" w:space="0" w:color="auto"/>
        <w:bottom w:val="none" w:sz="0" w:space="0" w:color="auto"/>
        <w:right w:val="none" w:sz="0" w:space="0" w:color="auto"/>
      </w:divBdr>
    </w:div>
    <w:div w:id="32120835">
      <w:marLeft w:val="640"/>
      <w:marRight w:val="0"/>
      <w:marTop w:val="0"/>
      <w:marBottom w:val="0"/>
      <w:divBdr>
        <w:top w:val="none" w:sz="0" w:space="0" w:color="auto"/>
        <w:left w:val="none" w:sz="0" w:space="0" w:color="auto"/>
        <w:bottom w:val="none" w:sz="0" w:space="0" w:color="auto"/>
        <w:right w:val="none" w:sz="0" w:space="0" w:color="auto"/>
      </w:divBdr>
    </w:div>
    <w:div w:id="32272733">
      <w:marLeft w:val="640"/>
      <w:marRight w:val="0"/>
      <w:marTop w:val="0"/>
      <w:marBottom w:val="0"/>
      <w:divBdr>
        <w:top w:val="none" w:sz="0" w:space="0" w:color="auto"/>
        <w:left w:val="none" w:sz="0" w:space="0" w:color="auto"/>
        <w:bottom w:val="none" w:sz="0" w:space="0" w:color="auto"/>
        <w:right w:val="none" w:sz="0" w:space="0" w:color="auto"/>
      </w:divBdr>
    </w:div>
    <w:div w:id="32310200">
      <w:marLeft w:val="640"/>
      <w:marRight w:val="0"/>
      <w:marTop w:val="0"/>
      <w:marBottom w:val="0"/>
      <w:divBdr>
        <w:top w:val="none" w:sz="0" w:space="0" w:color="auto"/>
        <w:left w:val="none" w:sz="0" w:space="0" w:color="auto"/>
        <w:bottom w:val="none" w:sz="0" w:space="0" w:color="auto"/>
        <w:right w:val="none" w:sz="0" w:space="0" w:color="auto"/>
      </w:divBdr>
    </w:div>
    <w:div w:id="32385847">
      <w:marLeft w:val="640"/>
      <w:marRight w:val="0"/>
      <w:marTop w:val="0"/>
      <w:marBottom w:val="0"/>
      <w:divBdr>
        <w:top w:val="none" w:sz="0" w:space="0" w:color="auto"/>
        <w:left w:val="none" w:sz="0" w:space="0" w:color="auto"/>
        <w:bottom w:val="none" w:sz="0" w:space="0" w:color="auto"/>
        <w:right w:val="none" w:sz="0" w:space="0" w:color="auto"/>
      </w:divBdr>
    </w:div>
    <w:div w:id="32461506">
      <w:marLeft w:val="640"/>
      <w:marRight w:val="0"/>
      <w:marTop w:val="0"/>
      <w:marBottom w:val="0"/>
      <w:divBdr>
        <w:top w:val="none" w:sz="0" w:space="0" w:color="auto"/>
        <w:left w:val="none" w:sz="0" w:space="0" w:color="auto"/>
        <w:bottom w:val="none" w:sz="0" w:space="0" w:color="auto"/>
        <w:right w:val="none" w:sz="0" w:space="0" w:color="auto"/>
      </w:divBdr>
    </w:div>
    <w:div w:id="32462586">
      <w:marLeft w:val="640"/>
      <w:marRight w:val="0"/>
      <w:marTop w:val="0"/>
      <w:marBottom w:val="0"/>
      <w:divBdr>
        <w:top w:val="none" w:sz="0" w:space="0" w:color="auto"/>
        <w:left w:val="none" w:sz="0" w:space="0" w:color="auto"/>
        <w:bottom w:val="none" w:sz="0" w:space="0" w:color="auto"/>
        <w:right w:val="none" w:sz="0" w:space="0" w:color="auto"/>
      </w:divBdr>
    </w:div>
    <w:div w:id="32506178">
      <w:marLeft w:val="640"/>
      <w:marRight w:val="0"/>
      <w:marTop w:val="0"/>
      <w:marBottom w:val="0"/>
      <w:divBdr>
        <w:top w:val="none" w:sz="0" w:space="0" w:color="auto"/>
        <w:left w:val="none" w:sz="0" w:space="0" w:color="auto"/>
        <w:bottom w:val="none" w:sz="0" w:space="0" w:color="auto"/>
        <w:right w:val="none" w:sz="0" w:space="0" w:color="auto"/>
      </w:divBdr>
    </w:div>
    <w:div w:id="32508571">
      <w:marLeft w:val="640"/>
      <w:marRight w:val="0"/>
      <w:marTop w:val="0"/>
      <w:marBottom w:val="0"/>
      <w:divBdr>
        <w:top w:val="none" w:sz="0" w:space="0" w:color="auto"/>
        <w:left w:val="none" w:sz="0" w:space="0" w:color="auto"/>
        <w:bottom w:val="none" w:sz="0" w:space="0" w:color="auto"/>
        <w:right w:val="none" w:sz="0" w:space="0" w:color="auto"/>
      </w:divBdr>
    </w:div>
    <w:div w:id="32585387">
      <w:marLeft w:val="640"/>
      <w:marRight w:val="0"/>
      <w:marTop w:val="0"/>
      <w:marBottom w:val="0"/>
      <w:divBdr>
        <w:top w:val="none" w:sz="0" w:space="0" w:color="auto"/>
        <w:left w:val="none" w:sz="0" w:space="0" w:color="auto"/>
        <w:bottom w:val="none" w:sz="0" w:space="0" w:color="auto"/>
        <w:right w:val="none" w:sz="0" w:space="0" w:color="auto"/>
      </w:divBdr>
    </w:div>
    <w:div w:id="32586506">
      <w:marLeft w:val="640"/>
      <w:marRight w:val="0"/>
      <w:marTop w:val="0"/>
      <w:marBottom w:val="0"/>
      <w:divBdr>
        <w:top w:val="none" w:sz="0" w:space="0" w:color="auto"/>
        <w:left w:val="none" w:sz="0" w:space="0" w:color="auto"/>
        <w:bottom w:val="none" w:sz="0" w:space="0" w:color="auto"/>
        <w:right w:val="none" w:sz="0" w:space="0" w:color="auto"/>
      </w:divBdr>
    </w:div>
    <w:div w:id="32777822">
      <w:marLeft w:val="640"/>
      <w:marRight w:val="0"/>
      <w:marTop w:val="0"/>
      <w:marBottom w:val="0"/>
      <w:divBdr>
        <w:top w:val="none" w:sz="0" w:space="0" w:color="auto"/>
        <w:left w:val="none" w:sz="0" w:space="0" w:color="auto"/>
        <w:bottom w:val="none" w:sz="0" w:space="0" w:color="auto"/>
        <w:right w:val="none" w:sz="0" w:space="0" w:color="auto"/>
      </w:divBdr>
    </w:div>
    <w:div w:id="32779730">
      <w:marLeft w:val="640"/>
      <w:marRight w:val="0"/>
      <w:marTop w:val="0"/>
      <w:marBottom w:val="0"/>
      <w:divBdr>
        <w:top w:val="none" w:sz="0" w:space="0" w:color="auto"/>
        <w:left w:val="none" w:sz="0" w:space="0" w:color="auto"/>
        <w:bottom w:val="none" w:sz="0" w:space="0" w:color="auto"/>
        <w:right w:val="none" w:sz="0" w:space="0" w:color="auto"/>
      </w:divBdr>
    </w:div>
    <w:div w:id="32850495">
      <w:marLeft w:val="640"/>
      <w:marRight w:val="0"/>
      <w:marTop w:val="0"/>
      <w:marBottom w:val="0"/>
      <w:divBdr>
        <w:top w:val="none" w:sz="0" w:space="0" w:color="auto"/>
        <w:left w:val="none" w:sz="0" w:space="0" w:color="auto"/>
        <w:bottom w:val="none" w:sz="0" w:space="0" w:color="auto"/>
        <w:right w:val="none" w:sz="0" w:space="0" w:color="auto"/>
      </w:divBdr>
    </w:div>
    <w:div w:id="32927323">
      <w:marLeft w:val="640"/>
      <w:marRight w:val="0"/>
      <w:marTop w:val="0"/>
      <w:marBottom w:val="0"/>
      <w:divBdr>
        <w:top w:val="none" w:sz="0" w:space="0" w:color="auto"/>
        <w:left w:val="none" w:sz="0" w:space="0" w:color="auto"/>
        <w:bottom w:val="none" w:sz="0" w:space="0" w:color="auto"/>
        <w:right w:val="none" w:sz="0" w:space="0" w:color="auto"/>
      </w:divBdr>
    </w:div>
    <w:div w:id="33121757">
      <w:marLeft w:val="480"/>
      <w:marRight w:val="0"/>
      <w:marTop w:val="0"/>
      <w:marBottom w:val="0"/>
      <w:divBdr>
        <w:top w:val="none" w:sz="0" w:space="0" w:color="auto"/>
        <w:left w:val="none" w:sz="0" w:space="0" w:color="auto"/>
        <w:bottom w:val="none" w:sz="0" w:space="0" w:color="auto"/>
        <w:right w:val="none" w:sz="0" w:space="0" w:color="auto"/>
      </w:divBdr>
    </w:div>
    <w:div w:id="33192202">
      <w:marLeft w:val="640"/>
      <w:marRight w:val="0"/>
      <w:marTop w:val="0"/>
      <w:marBottom w:val="0"/>
      <w:divBdr>
        <w:top w:val="none" w:sz="0" w:space="0" w:color="auto"/>
        <w:left w:val="none" w:sz="0" w:space="0" w:color="auto"/>
        <w:bottom w:val="none" w:sz="0" w:space="0" w:color="auto"/>
        <w:right w:val="none" w:sz="0" w:space="0" w:color="auto"/>
      </w:divBdr>
    </w:div>
    <w:div w:id="33240980">
      <w:marLeft w:val="640"/>
      <w:marRight w:val="0"/>
      <w:marTop w:val="0"/>
      <w:marBottom w:val="0"/>
      <w:divBdr>
        <w:top w:val="none" w:sz="0" w:space="0" w:color="auto"/>
        <w:left w:val="none" w:sz="0" w:space="0" w:color="auto"/>
        <w:bottom w:val="none" w:sz="0" w:space="0" w:color="auto"/>
        <w:right w:val="none" w:sz="0" w:space="0" w:color="auto"/>
      </w:divBdr>
    </w:div>
    <w:div w:id="33426202">
      <w:marLeft w:val="640"/>
      <w:marRight w:val="0"/>
      <w:marTop w:val="0"/>
      <w:marBottom w:val="0"/>
      <w:divBdr>
        <w:top w:val="none" w:sz="0" w:space="0" w:color="auto"/>
        <w:left w:val="none" w:sz="0" w:space="0" w:color="auto"/>
        <w:bottom w:val="none" w:sz="0" w:space="0" w:color="auto"/>
        <w:right w:val="none" w:sz="0" w:space="0" w:color="auto"/>
      </w:divBdr>
    </w:div>
    <w:div w:id="33428197">
      <w:marLeft w:val="640"/>
      <w:marRight w:val="0"/>
      <w:marTop w:val="0"/>
      <w:marBottom w:val="0"/>
      <w:divBdr>
        <w:top w:val="none" w:sz="0" w:space="0" w:color="auto"/>
        <w:left w:val="none" w:sz="0" w:space="0" w:color="auto"/>
        <w:bottom w:val="none" w:sz="0" w:space="0" w:color="auto"/>
        <w:right w:val="none" w:sz="0" w:space="0" w:color="auto"/>
      </w:divBdr>
    </w:div>
    <w:div w:id="33507355">
      <w:marLeft w:val="640"/>
      <w:marRight w:val="0"/>
      <w:marTop w:val="0"/>
      <w:marBottom w:val="0"/>
      <w:divBdr>
        <w:top w:val="none" w:sz="0" w:space="0" w:color="auto"/>
        <w:left w:val="none" w:sz="0" w:space="0" w:color="auto"/>
        <w:bottom w:val="none" w:sz="0" w:space="0" w:color="auto"/>
        <w:right w:val="none" w:sz="0" w:space="0" w:color="auto"/>
      </w:divBdr>
    </w:div>
    <w:div w:id="33698062">
      <w:marLeft w:val="640"/>
      <w:marRight w:val="0"/>
      <w:marTop w:val="0"/>
      <w:marBottom w:val="0"/>
      <w:divBdr>
        <w:top w:val="none" w:sz="0" w:space="0" w:color="auto"/>
        <w:left w:val="none" w:sz="0" w:space="0" w:color="auto"/>
        <w:bottom w:val="none" w:sz="0" w:space="0" w:color="auto"/>
        <w:right w:val="none" w:sz="0" w:space="0" w:color="auto"/>
      </w:divBdr>
    </w:div>
    <w:div w:id="33702719">
      <w:marLeft w:val="640"/>
      <w:marRight w:val="0"/>
      <w:marTop w:val="0"/>
      <w:marBottom w:val="0"/>
      <w:divBdr>
        <w:top w:val="none" w:sz="0" w:space="0" w:color="auto"/>
        <w:left w:val="none" w:sz="0" w:space="0" w:color="auto"/>
        <w:bottom w:val="none" w:sz="0" w:space="0" w:color="auto"/>
        <w:right w:val="none" w:sz="0" w:space="0" w:color="auto"/>
      </w:divBdr>
    </w:div>
    <w:div w:id="33821955">
      <w:marLeft w:val="640"/>
      <w:marRight w:val="0"/>
      <w:marTop w:val="0"/>
      <w:marBottom w:val="0"/>
      <w:divBdr>
        <w:top w:val="none" w:sz="0" w:space="0" w:color="auto"/>
        <w:left w:val="none" w:sz="0" w:space="0" w:color="auto"/>
        <w:bottom w:val="none" w:sz="0" w:space="0" w:color="auto"/>
        <w:right w:val="none" w:sz="0" w:space="0" w:color="auto"/>
      </w:divBdr>
    </w:div>
    <w:div w:id="33888147">
      <w:marLeft w:val="640"/>
      <w:marRight w:val="0"/>
      <w:marTop w:val="0"/>
      <w:marBottom w:val="0"/>
      <w:divBdr>
        <w:top w:val="none" w:sz="0" w:space="0" w:color="auto"/>
        <w:left w:val="none" w:sz="0" w:space="0" w:color="auto"/>
        <w:bottom w:val="none" w:sz="0" w:space="0" w:color="auto"/>
        <w:right w:val="none" w:sz="0" w:space="0" w:color="auto"/>
      </w:divBdr>
    </w:div>
    <w:div w:id="33964542">
      <w:marLeft w:val="640"/>
      <w:marRight w:val="0"/>
      <w:marTop w:val="0"/>
      <w:marBottom w:val="0"/>
      <w:divBdr>
        <w:top w:val="none" w:sz="0" w:space="0" w:color="auto"/>
        <w:left w:val="none" w:sz="0" w:space="0" w:color="auto"/>
        <w:bottom w:val="none" w:sz="0" w:space="0" w:color="auto"/>
        <w:right w:val="none" w:sz="0" w:space="0" w:color="auto"/>
      </w:divBdr>
    </w:div>
    <w:div w:id="33967091">
      <w:marLeft w:val="640"/>
      <w:marRight w:val="0"/>
      <w:marTop w:val="0"/>
      <w:marBottom w:val="0"/>
      <w:divBdr>
        <w:top w:val="none" w:sz="0" w:space="0" w:color="auto"/>
        <w:left w:val="none" w:sz="0" w:space="0" w:color="auto"/>
        <w:bottom w:val="none" w:sz="0" w:space="0" w:color="auto"/>
        <w:right w:val="none" w:sz="0" w:space="0" w:color="auto"/>
      </w:divBdr>
    </w:div>
    <w:div w:id="33968360">
      <w:marLeft w:val="640"/>
      <w:marRight w:val="0"/>
      <w:marTop w:val="0"/>
      <w:marBottom w:val="0"/>
      <w:divBdr>
        <w:top w:val="none" w:sz="0" w:space="0" w:color="auto"/>
        <w:left w:val="none" w:sz="0" w:space="0" w:color="auto"/>
        <w:bottom w:val="none" w:sz="0" w:space="0" w:color="auto"/>
        <w:right w:val="none" w:sz="0" w:space="0" w:color="auto"/>
      </w:divBdr>
    </w:div>
    <w:div w:id="34013314">
      <w:marLeft w:val="640"/>
      <w:marRight w:val="0"/>
      <w:marTop w:val="0"/>
      <w:marBottom w:val="0"/>
      <w:divBdr>
        <w:top w:val="none" w:sz="0" w:space="0" w:color="auto"/>
        <w:left w:val="none" w:sz="0" w:space="0" w:color="auto"/>
        <w:bottom w:val="none" w:sz="0" w:space="0" w:color="auto"/>
        <w:right w:val="none" w:sz="0" w:space="0" w:color="auto"/>
      </w:divBdr>
    </w:div>
    <w:div w:id="34083811">
      <w:marLeft w:val="640"/>
      <w:marRight w:val="0"/>
      <w:marTop w:val="0"/>
      <w:marBottom w:val="0"/>
      <w:divBdr>
        <w:top w:val="none" w:sz="0" w:space="0" w:color="auto"/>
        <w:left w:val="none" w:sz="0" w:space="0" w:color="auto"/>
        <w:bottom w:val="none" w:sz="0" w:space="0" w:color="auto"/>
        <w:right w:val="none" w:sz="0" w:space="0" w:color="auto"/>
      </w:divBdr>
    </w:div>
    <w:div w:id="34160805">
      <w:marLeft w:val="640"/>
      <w:marRight w:val="0"/>
      <w:marTop w:val="0"/>
      <w:marBottom w:val="0"/>
      <w:divBdr>
        <w:top w:val="none" w:sz="0" w:space="0" w:color="auto"/>
        <w:left w:val="none" w:sz="0" w:space="0" w:color="auto"/>
        <w:bottom w:val="none" w:sz="0" w:space="0" w:color="auto"/>
        <w:right w:val="none" w:sz="0" w:space="0" w:color="auto"/>
      </w:divBdr>
    </w:div>
    <w:div w:id="34231834">
      <w:marLeft w:val="640"/>
      <w:marRight w:val="0"/>
      <w:marTop w:val="0"/>
      <w:marBottom w:val="0"/>
      <w:divBdr>
        <w:top w:val="none" w:sz="0" w:space="0" w:color="auto"/>
        <w:left w:val="none" w:sz="0" w:space="0" w:color="auto"/>
        <w:bottom w:val="none" w:sz="0" w:space="0" w:color="auto"/>
        <w:right w:val="none" w:sz="0" w:space="0" w:color="auto"/>
      </w:divBdr>
    </w:div>
    <w:div w:id="34239217">
      <w:marLeft w:val="640"/>
      <w:marRight w:val="0"/>
      <w:marTop w:val="0"/>
      <w:marBottom w:val="0"/>
      <w:divBdr>
        <w:top w:val="none" w:sz="0" w:space="0" w:color="auto"/>
        <w:left w:val="none" w:sz="0" w:space="0" w:color="auto"/>
        <w:bottom w:val="none" w:sz="0" w:space="0" w:color="auto"/>
        <w:right w:val="none" w:sz="0" w:space="0" w:color="auto"/>
      </w:divBdr>
    </w:div>
    <w:div w:id="34427808">
      <w:marLeft w:val="640"/>
      <w:marRight w:val="0"/>
      <w:marTop w:val="0"/>
      <w:marBottom w:val="0"/>
      <w:divBdr>
        <w:top w:val="none" w:sz="0" w:space="0" w:color="auto"/>
        <w:left w:val="none" w:sz="0" w:space="0" w:color="auto"/>
        <w:bottom w:val="none" w:sz="0" w:space="0" w:color="auto"/>
        <w:right w:val="none" w:sz="0" w:space="0" w:color="auto"/>
      </w:divBdr>
    </w:div>
    <w:div w:id="34430264">
      <w:marLeft w:val="640"/>
      <w:marRight w:val="0"/>
      <w:marTop w:val="0"/>
      <w:marBottom w:val="0"/>
      <w:divBdr>
        <w:top w:val="none" w:sz="0" w:space="0" w:color="auto"/>
        <w:left w:val="none" w:sz="0" w:space="0" w:color="auto"/>
        <w:bottom w:val="none" w:sz="0" w:space="0" w:color="auto"/>
        <w:right w:val="none" w:sz="0" w:space="0" w:color="auto"/>
      </w:divBdr>
    </w:div>
    <w:div w:id="34473261">
      <w:marLeft w:val="640"/>
      <w:marRight w:val="0"/>
      <w:marTop w:val="0"/>
      <w:marBottom w:val="0"/>
      <w:divBdr>
        <w:top w:val="none" w:sz="0" w:space="0" w:color="auto"/>
        <w:left w:val="none" w:sz="0" w:space="0" w:color="auto"/>
        <w:bottom w:val="none" w:sz="0" w:space="0" w:color="auto"/>
        <w:right w:val="none" w:sz="0" w:space="0" w:color="auto"/>
      </w:divBdr>
    </w:div>
    <w:div w:id="34543238">
      <w:marLeft w:val="640"/>
      <w:marRight w:val="0"/>
      <w:marTop w:val="0"/>
      <w:marBottom w:val="0"/>
      <w:divBdr>
        <w:top w:val="none" w:sz="0" w:space="0" w:color="auto"/>
        <w:left w:val="none" w:sz="0" w:space="0" w:color="auto"/>
        <w:bottom w:val="none" w:sz="0" w:space="0" w:color="auto"/>
        <w:right w:val="none" w:sz="0" w:space="0" w:color="auto"/>
      </w:divBdr>
    </w:div>
    <w:div w:id="34545453">
      <w:marLeft w:val="640"/>
      <w:marRight w:val="0"/>
      <w:marTop w:val="0"/>
      <w:marBottom w:val="0"/>
      <w:divBdr>
        <w:top w:val="none" w:sz="0" w:space="0" w:color="auto"/>
        <w:left w:val="none" w:sz="0" w:space="0" w:color="auto"/>
        <w:bottom w:val="none" w:sz="0" w:space="0" w:color="auto"/>
        <w:right w:val="none" w:sz="0" w:space="0" w:color="auto"/>
      </w:divBdr>
    </w:div>
    <w:div w:id="34550474">
      <w:marLeft w:val="640"/>
      <w:marRight w:val="0"/>
      <w:marTop w:val="0"/>
      <w:marBottom w:val="0"/>
      <w:divBdr>
        <w:top w:val="none" w:sz="0" w:space="0" w:color="auto"/>
        <w:left w:val="none" w:sz="0" w:space="0" w:color="auto"/>
        <w:bottom w:val="none" w:sz="0" w:space="0" w:color="auto"/>
        <w:right w:val="none" w:sz="0" w:space="0" w:color="auto"/>
      </w:divBdr>
    </w:div>
    <w:div w:id="34550667">
      <w:marLeft w:val="640"/>
      <w:marRight w:val="0"/>
      <w:marTop w:val="0"/>
      <w:marBottom w:val="0"/>
      <w:divBdr>
        <w:top w:val="none" w:sz="0" w:space="0" w:color="auto"/>
        <w:left w:val="none" w:sz="0" w:space="0" w:color="auto"/>
        <w:bottom w:val="none" w:sz="0" w:space="0" w:color="auto"/>
        <w:right w:val="none" w:sz="0" w:space="0" w:color="auto"/>
      </w:divBdr>
    </w:div>
    <w:div w:id="34551381">
      <w:marLeft w:val="640"/>
      <w:marRight w:val="0"/>
      <w:marTop w:val="0"/>
      <w:marBottom w:val="0"/>
      <w:divBdr>
        <w:top w:val="none" w:sz="0" w:space="0" w:color="auto"/>
        <w:left w:val="none" w:sz="0" w:space="0" w:color="auto"/>
        <w:bottom w:val="none" w:sz="0" w:space="0" w:color="auto"/>
        <w:right w:val="none" w:sz="0" w:space="0" w:color="auto"/>
      </w:divBdr>
    </w:div>
    <w:div w:id="34552463">
      <w:marLeft w:val="640"/>
      <w:marRight w:val="0"/>
      <w:marTop w:val="0"/>
      <w:marBottom w:val="0"/>
      <w:divBdr>
        <w:top w:val="none" w:sz="0" w:space="0" w:color="auto"/>
        <w:left w:val="none" w:sz="0" w:space="0" w:color="auto"/>
        <w:bottom w:val="none" w:sz="0" w:space="0" w:color="auto"/>
        <w:right w:val="none" w:sz="0" w:space="0" w:color="auto"/>
      </w:divBdr>
    </w:div>
    <w:div w:id="34813236">
      <w:marLeft w:val="640"/>
      <w:marRight w:val="0"/>
      <w:marTop w:val="0"/>
      <w:marBottom w:val="0"/>
      <w:divBdr>
        <w:top w:val="none" w:sz="0" w:space="0" w:color="auto"/>
        <w:left w:val="none" w:sz="0" w:space="0" w:color="auto"/>
        <w:bottom w:val="none" w:sz="0" w:space="0" w:color="auto"/>
        <w:right w:val="none" w:sz="0" w:space="0" w:color="auto"/>
      </w:divBdr>
    </w:div>
    <w:div w:id="35012706">
      <w:marLeft w:val="640"/>
      <w:marRight w:val="0"/>
      <w:marTop w:val="0"/>
      <w:marBottom w:val="0"/>
      <w:divBdr>
        <w:top w:val="none" w:sz="0" w:space="0" w:color="auto"/>
        <w:left w:val="none" w:sz="0" w:space="0" w:color="auto"/>
        <w:bottom w:val="none" w:sz="0" w:space="0" w:color="auto"/>
        <w:right w:val="none" w:sz="0" w:space="0" w:color="auto"/>
      </w:divBdr>
    </w:div>
    <w:div w:id="35082892">
      <w:marLeft w:val="640"/>
      <w:marRight w:val="0"/>
      <w:marTop w:val="0"/>
      <w:marBottom w:val="0"/>
      <w:divBdr>
        <w:top w:val="none" w:sz="0" w:space="0" w:color="auto"/>
        <w:left w:val="none" w:sz="0" w:space="0" w:color="auto"/>
        <w:bottom w:val="none" w:sz="0" w:space="0" w:color="auto"/>
        <w:right w:val="none" w:sz="0" w:space="0" w:color="auto"/>
      </w:divBdr>
    </w:div>
    <w:div w:id="35089296">
      <w:marLeft w:val="640"/>
      <w:marRight w:val="0"/>
      <w:marTop w:val="0"/>
      <w:marBottom w:val="0"/>
      <w:divBdr>
        <w:top w:val="none" w:sz="0" w:space="0" w:color="auto"/>
        <w:left w:val="none" w:sz="0" w:space="0" w:color="auto"/>
        <w:bottom w:val="none" w:sz="0" w:space="0" w:color="auto"/>
        <w:right w:val="none" w:sz="0" w:space="0" w:color="auto"/>
      </w:divBdr>
    </w:div>
    <w:div w:id="35155848">
      <w:marLeft w:val="640"/>
      <w:marRight w:val="0"/>
      <w:marTop w:val="0"/>
      <w:marBottom w:val="0"/>
      <w:divBdr>
        <w:top w:val="none" w:sz="0" w:space="0" w:color="auto"/>
        <w:left w:val="none" w:sz="0" w:space="0" w:color="auto"/>
        <w:bottom w:val="none" w:sz="0" w:space="0" w:color="auto"/>
        <w:right w:val="none" w:sz="0" w:space="0" w:color="auto"/>
      </w:divBdr>
    </w:div>
    <w:div w:id="35198787">
      <w:marLeft w:val="640"/>
      <w:marRight w:val="0"/>
      <w:marTop w:val="0"/>
      <w:marBottom w:val="0"/>
      <w:divBdr>
        <w:top w:val="none" w:sz="0" w:space="0" w:color="auto"/>
        <w:left w:val="none" w:sz="0" w:space="0" w:color="auto"/>
        <w:bottom w:val="none" w:sz="0" w:space="0" w:color="auto"/>
        <w:right w:val="none" w:sz="0" w:space="0" w:color="auto"/>
      </w:divBdr>
    </w:div>
    <w:div w:id="35198926">
      <w:marLeft w:val="640"/>
      <w:marRight w:val="0"/>
      <w:marTop w:val="0"/>
      <w:marBottom w:val="0"/>
      <w:divBdr>
        <w:top w:val="none" w:sz="0" w:space="0" w:color="auto"/>
        <w:left w:val="none" w:sz="0" w:space="0" w:color="auto"/>
        <w:bottom w:val="none" w:sz="0" w:space="0" w:color="auto"/>
        <w:right w:val="none" w:sz="0" w:space="0" w:color="auto"/>
      </w:divBdr>
    </w:div>
    <w:div w:id="35274883">
      <w:marLeft w:val="640"/>
      <w:marRight w:val="0"/>
      <w:marTop w:val="0"/>
      <w:marBottom w:val="0"/>
      <w:divBdr>
        <w:top w:val="none" w:sz="0" w:space="0" w:color="auto"/>
        <w:left w:val="none" w:sz="0" w:space="0" w:color="auto"/>
        <w:bottom w:val="none" w:sz="0" w:space="0" w:color="auto"/>
        <w:right w:val="none" w:sz="0" w:space="0" w:color="auto"/>
      </w:divBdr>
    </w:div>
    <w:div w:id="35279766">
      <w:marLeft w:val="640"/>
      <w:marRight w:val="0"/>
      <w:marTop w:val="0"/>
      <w:marBottom w:val="0"/>
      <w:divBdr>
        <w:top w:val="none" w:sz="0" w:space="0" w:color="auto"/>
        <w:left w:val="none" w:sz="0" w:space="0" w:color="auto"/>
        <w:bottom w:val="none" w:sz="0" w:space="0" w:color="auto"/>
        <w:right w:val="none" w:sz="0" w:space="0" w:color="auto"/>
      </w:divBdr>
    </w:div>
    <w:div w:id="35349069">
      <w:marLeft w:val="640"/>
      <w:marRight w:val="0"/>
      <w:marTop w:val="0"/>
      <w:marBottom w:val="0"/>
      <w:divBdr>
        <w:top w:val="none" w:sz="0" w:space="0" w:color="auto"/>
        <w:left w:val="none" w:sz="0" w:space="0" w:color="auto"/>
        <w:bottom w:val="none" w:sz="0" w:space="0" w:color="auto"/>
        <w:right w:val="none" w:sz="0" w:space="0" w:color="auto"/>
      </w:divBdr>
    </w:div>
    <w:div w:id="35349527">
      <w:marLeft w:val="640"/>
      <w:marRight w:val="0"/>
      <w:marTop w:val="0"/>
      <w:marBottom w:val="0"/>
      <w:divBdr>
        <w:top w:val="none" w:sz="0" w:space="0" w:color="auto"/>
        <w:left w:val="none" w:sz="0" w:space="0" w:color="auto"/>
        <w:bottom w:val="none" w:sz="0" w:space="0" w:color="auto"/>
        <w:right w:val="none" w:sz="0" w:space="0" w:color="auto"/>
      </w:divBdr>
    </w:div>
    <w:div w:id="35351894">
      <w:marLeft w:val="640"/>
      <w:marRight w:val="0"/>
      <w:marTop w:val="0"/>
      <w:marBottom w:val="0"/>
      <w:divBdr>
        <w:top w:val="none" w:sz="0" w:space="0" w:color="auto"/>
        <w:left w:val="none" w:sz="0" w:space="0" w:color="auto"/>
        <w:bottom w:val="none" w:sz="0" w:space="0" w:color="auto"/>
        <w:right w:val="none" w:sz="0" w:space="0" w:color="auto"/>
      </w:divBdr>
    </w:div>
    <w:div w:id="35356478">
      <w:marLeft w:val="640"/>
      <w:marRight w:val="0"/>
      <w:marTop w:val="0"/>
      <w:marBottom w:val="0"/>
      <w:divBdr>
        <w:top w:val="none" w:sz="0" w:space="0" w:color="auto"/>
        <w:left w:val="none" w:sz="0" w:space="0" w:color="auto"/>
        <w:bottom w:val="none" w:sz="0" w:space="0" w:color="auto"/>
        <w:right w:val="none" w:sz="0" w:space="0" w:color="auto"/>
      </w:divBdr>
    </w:div>
    <w:div w:id="35472423">
      <w:marLeft w:val="640"/>
      <w:marRight w:val="0"/>
      <w:marTop w:val="0"/>
      <w:marBottom w:val="0"/>
      <w:divBdr>
        <w:top w:val="none" w:sz="0" w:space="0" w:color="auto"/>
        <w:left w:val="none" w:sz="0" w:space="0" w:color="auto"/>
        <w:bottom w:val="none" w:sz="0" w:space="0" w:color="auto"/>
        <w:right w:val="none" w:sz="0" w:space="0" w:color="auto"/>
      </w:divBdr>
    </w:div>
    <w:div w:id="35547549">
      <w:marLeft w:val="640"/>
      <w:marRight w:val="0"/>
      <w:marTop w:val="0"/>
      <w:marBottom w:val="0"/>
      <w:divBdr>
        <w:top w:val="none" w:sz="0" w:space="0" w:color="auto"/>
        <w:left w:val="none" w:sz="0" w:space="0" w:color="auto"/>
        <w:bottom w:val="none" w:sz="0" w:space="0" w:color="auto"/>
        <w:right w:val="none" w:sz="0" w:space="0" w:color="auto"/>
      </w:divBdr>
    </w:div>
    <w:div w:id="35586316">
      <w:marLeft w:val="640"/>
      <w:marRight w:val="0"/>
      <w:marTop w:val="0"/>
      <w:marBottom w:val="0"/>
      <w:divBdr>
        <w:top w:val="none" w:sz="0" w:space="0" w:color="auto"/>
        <w:left w:val="none" w:sz="0" w:space="0" w:color="auto"/>
        <w:bottom w:val="none" w:sz="0" w:space="0" w:color="auto"/>
        <w:right w:val="none" w:sz="0" w:space="0" w:color="auto"/>
      </w:divBdr>
    </w:div>
    <w:div w:id="35589612">
      <w:marLeft w:val="640"/>
      <w:marRight w:val="0"/>
      <w:marTop w:val="0"/>
      <w:marBottom w:val="0"/>
      <w:divBdr>
        <w:top w:val="none" w:sz="0" w:space="0" w:color="auto"/>
        <w:left w:val="none" w:sz="0" w:space="0" w:color="auto"/>
        <w:bottom w:val="none" w:sz="0" w:space="0" w:color="auto"/>
        <w:right w:val="none" w:sz="0" w:space="0" w:color="auto"/>
      </w:divBdr>
    </w:div>
    <w:div w:id="35618666">
      <w:marLeft w:val="640"/>
      <w:marRight w:val="0"/>
      <w:marTop w:val="0"/>
      <w:marBottom w:val="0"/>
      <w:divBdr>
        <w:top w:val="none" w:sz="0" w:space="0" w:color="auto"/>
        <w:left w:val="none" w:sz="0" w:space="0" w:color="auto"/>
        <w:bottom w:val="none" w:sz="0" w:space="0" w:color="auto"/>
        <w:right w:val="none" w:sz="0" w:space="0" w:color="auto"/>
      </w:divBdr>
    </w:div>
    <w:div w:id="35785016">
      <w:marLeft w:val="640"/>
      <w:marRight w:val="0"/>
      <w:marTop w:val="0"/>
      <w:marBottom w:val="0"/>
      <w:divBdr>
        <w:top w:val="none" w:sz="0" w:space="0" w:color="auto"/>
        <w:left w:val="none" w:sz="0" w:space="0" w:color="auto"/>
        <w:bottom w:val="none" w:sz="0" w:space="0" w:color="auto"/>
        <w:right w:val="none" w:sz="0" w:space="0" w:color="auto"/>
      </w:divBdr>
    </w:div>
    <w:div w:id="35811277">
      <w:marLeft w:val="640"/>
      <w:marRight w:val="0"/>
      <w:marTop w:val="0"/>
      <w:marBottom w:val="0"/>
      <w:divBdr>
        <w:top w:val="none" w:sz="0" w:space="0" w:color="auto"/>
        <w:left w:val="none" w:sz="0" w:space="0" w:color="auto"/>
        <w:bottom w:val="none" w:sz="0" w:space="0" w:color="auto"/>
        <w:right w:val="none" w:sz="0" w:space="0" w:color="auto"/>
      </w:divBdr>
    </w:div>
    <w:div w:id="35813131">
      <w:marLeft w:val="640"/>
      <w:marRight w:val="0"/>
      <w:marTop w:val="0"/>
      <w:marBottom w:val="0"/>
      <w:divBdr>
        <w:top w:val="none" w:sz="0" w:space="0" w:color="auto"/>
        <w:left w:val="none" w:sz="0" w:space="0" w:color="auto"/>
        <w:bottom w:val="none" w:sz="0" w:space="0" w:color="auto"/>
        <w:right w:val="none" w:sz="0" w:space="0" w:color="auto"/>
      </w:divBdr>
    </w:div>
    <w:div w:id="35813291">
      <w:marLeft w:val="640"/>
      <w:marRight w:val="0"/>
      <w:marTop w:val="0"/>
      <w:marBottom w:val="0"/>
      <w:divBdr>
        <w:top w:val="none" w:sz="0" w:space="0" w:color="auto"/>
        <w:left w:val="none" w:sz="0" w:space="0" w:color="auto"/>
        <w:bottom w:val="none" w:sz="0" w:space="0" w:color="auto"/>
        <w:right w:val="none" w:sz="0" w:space="0" w:color="auto"/>
      </w:divBdr>
    </w:div>
    <w:div w:id="35855249">
      <w:marLeft w:val="640"/>
      <w:marRight w:val="0"/>
      <w:marTop w:val="0"/>
      <w:marBottom w:val="0"/>
      <w:divBdr>
        <w:top w:val="none" w:sz="0" w:space="0" w:color="auto"/>
        <w:left w:val="none" w:sz="0" w:space="0" w:color="auto"/>
        <w:bottom w:val="none" w:sz="0" w:space="0" w:color="auto"/>
        <w:right w:val="none" w:sz="0" w:space="0" w:color="auto"/>
      </w:divBdr>
    </w:div>
    <w:div w:id="35858630">
      <w:marLeft w:val="640"/>
      <w:marRight w:val="0"/>
      <w:marTop w:val="0"/>
      <w:marBottom w:val="0"/>
      <w:divBdr>
        <w:top w:val="none" w:sz="0" w:space="0" w:color="auto"/>
        <w:left w:val="none" w:sz="0" w:space="0" w:color="auto"/>
        <w:bottom w:val="none" w:sz="0" w:space="0" w:color="auto"/>
        <w:right w:val="none" w:sz="0" w:space="0" w:color="auto"/>
      </w:divBdr>
    </w:div>
    <w:div w:id="36008823">
      <w:marLeft w:val="640"/>
      <w:marRight w:val="0"/>
      <w:marTop w:val="0"/>
      <w:marBottom w:val="0"/>
      <w:divBdr>
        <w:top w:val="none" w:sz="0" w:space="0" w:color="auto"/>
        <w:left w:val="none" w:sz="0" w:space="0" w:color="auto"/>
        <w:bottom w:val="none" w:sz="0" w:space="0" w:color="auto"/>
        <w:right w:val="none" w:sz="0" w:space="0" w:color="auto"/>
      </w:divBdr>
    </w:div>
    <w:div w:id="36125809">
      <w:marLeft w:val="640"/>
      <w:marRight w:val="0"/>
      <w:marTop w:val="0"/>
      <w:marBottom w:val="0"/>
      <w:divBdr>
        <w:top w:val="none" w:sz="0" w:space="0" w:color="auto"/>
        <w:left w:val="none" w:sz="0" w:space="0" w:color="auto"/>
        <w:bottom w:val="none" w:sz="0" w:space="0" w:color="auto"/>
        <w:right w:val="none" w:sz="0" w:space="0" w:color="auto"/>
      </w:divBdr>
    </w:div>
    <w:div w:id="36198480">
      <w:marLeft w:val="640"/>
      <w:marRight w:val="0"/>
      <w:marTop w:val="0"/>
      <w:marBottom w:val="0"/>
      <w:divBdr>
        <w:top w:val="none" w:sz="0" w:space="0" w:color="auto"/>
        <w:left w:val="none" w:sz="0" w:space="0" w:color="auto"/>
        <w:bottom w:val="none" w:sz="0" w:space="0" w:color="auto"/>
        <w:right w:val="none" w:sz="0" w:space="0" w:color="auto"/>
      </w:divBdr>
    </w:div>
    <w:div w:id="36317427">
      <w:marLeft w:val="640"/>
      <w:marRight w:val="0"/>
      <w:marTop w:val="0"/>
      <w:marBottom w:val="0"/>
      <w:divBdr>
        <w:top w:val="none" w:sz="0" w:space="0" w:color="auto"/>
        <w:left w:val="none" w:sz="0" w:space="0" w:color="auto"/>
        <w:bottom w:val="none" w:sz="0" w:space="0" w:color="auto"/>
        <w:right w:val="none" w:sz="0" w:space="0" w:color="auto"/>
      </w:divBdr>
    </w:div>
    <w:div w:id="36319848">
      <w:marLeft w:val="640"/>
      <w:marRight w:val="0"/>
      <w:marTop w:val="0"/>
      <w:marBottom w:val="0"/>
      <w:divBdr>
        <w:top w:val="none" w:sz="0" w:space="0" w:color="auto"/>
        <w:left w:val="none" w:sz="0" w:space="0" w:color="auto"/>
        <w:bottom w:val="none" w:sz="0" w:space="0" w:color="auto"/>
        <w:right w:val="none" w:sz="0" w:space="0" w:color="auto"/>
      </w:divBdr>
    </w:div>
    <w:div w:id="36323540">
      <w:marLeft w:val="640"/>
      <w:marRight w:val="0"/>
      <w:marTop w:val="0"/>
      <w:marBottom w:val="0"/>
      <w:divBdr>
        <w:top w:val="none" w:sz="0" w:space="0" w:color="auto"/>
        <w:left w:val="none" w:sz="0" w:space="0" w:color="auto"/>
        <w:bottom w:val="none" w:sz="0" w:space="0" w:color="auto"/>
        <w:right w:val="none" w:sz="0" w:space="0" w:color="auto"/>
      </w:divBdr>
    </w:div>
    <w:div w:id="36324226">
      <w:marLeft w:val="640"/>
      <w:marRight w:val="0"/>
      <w:marTop w:val="0"/>
      <w:marBottom w:val="0"/>
      <w:divBdr>
        <w:top w:val="none" w:sz="0" w:space="0" w:color="auto"/>
        <w:left w:val="none" w:sz="0" w:space="0" w:color="auto"/>
        <w:bottom w:val="none" w:sz="0" w:space="0" w:color="auto"/>
        <w:right w:val="none" w:sz="0" w:space="0" w:color="auto"/>
      </w:divBdr>
    </w:div>
    <w:div w:id="36584441">
      <w:marLeft w:val="640"/>
      <w:marRight w:val="0"/>
      <w:marTop w:val="0"/>
      <w:marBottom w:val="0"/>
      <w:divBdr>
        <w:top w:val="none" w:sz="0" w:space="0" w:color="auto"/>
        <w:left w:val="none" w:sz="0" w:space="0" w:color="auto"/>
        <w:bottom w:val="none" w:sz="0" w:space="0" w:color="auto"/>
        <w:right w:val="none" w:sz="0" w:space="0" w:color="auto"/>
      </w:divBdr>
    </w:div>
    <w:div w:id="36662097">
      <w:marLeft w:val="640"/>
      <w:marRight w:val="0"/>
      <w:marTop w:val="0"/>
      <w:marBottom w:val="0"/>
      <w:divBdr>
        <w:top w:val="none" w:sz="0" w:space="0" w:color="auto"/>
        <w:left w:val="none" w:sz="0" w:space="0" w:color="auto"/>
        <w:bottom w:val="none" w:sz="0" w:space="0" w:color="auto"/>
        <w:right w:val="none" w:sz="0" w:space="0" w:color="auto"/>
      </w:divBdr>
    </w:div>
    <w:div w:id="36784484">
      <w:marLeft w:val="640"/>
      <w:marRight w:val="0"/>
      <w:marTop w:val="0"/>
      <w:marBottom w:val="0"/>
      <w:divBdr>
        <w:top w:val="none" w:sz="0" w:space="0" w:color="auto"/>
        <w:left w:val="none" w:sz="0" w:space="0" w:color="auto"/>
        <w:bottom w:val="none" w:sz="0" w:space="0" w:color="auto"/>
        <w:right w:val="none" w:sz="0" w:space="0" w:color="auto"/>
      </w:divBdr>
    </w:div>
    <w:div w:id="36852900">
      <w:marLeft w:val="640"/>
      <w:marRight w:val="0"/>
      <w:marTop w:val="0"/>
      <w:marBottom w:val="0"/>
      <w:divBdr>
        <w:top w:val="none" w:sz="0" w:space="0" w:color="auto"/>
        <w:left w:val="none" w:sz="0" w:space="0" w:color="auto"/>
        <w:bottom w:val="none" w:sz="0" w:space="0" w:color="auto"/>
        <w:right w:val="none" w:sz="0" w:space="0" w:color="auto"/>
      </w:divBdr>
    </w:div>
    <w:div w:id="36855748">
      <w:marLeft w:val="640"/>
      <w:marRight w:val="0"/>
      <w:marTop w:val="0"/>
      <w:marBottom w:val="0"/>
      <w:divBdr>
        <w:top w:val="none" w:sz="0" w:space="0" w:color="auto"/>
        <w:left w:val="none" w:sz="0" w:space="0" w:color="auto"/>
        <w:bottom w:val="none" w:sz="0" w:space="0" w:color="auto"/>
        <w:right w:val="none" w:sz="0" w:space="0" w:color="auto"/>
      </w:divBdr>
    </w:div>
    <w:div w:id="36858999">
      <w:marLeft w:val="640"/>
      <w:marRight w:val="0"/>
      <w:marTop w:val="0"/>
      <w:marBottom w:val="0"/>
      <w:divBdr>
        <w:top w:val="none" w:sz="0" w:space="0" w:color="auto"/>
        <w:left w:val="none" w:sz="0" w:space="0" w:color="auto"/>
        <w:bottom w:val="none" w:sz="0" w:space="0" w:color="auto"/>
        <w:right w:val="none" w:sz="0" w:space="0" w:color="auto"/>
      </w:divBdr>
    </w:div>
    <w:div w:id="37055174">
      <w:marLeft w:val="640"/>
      <w:marRight w:val="0"/>
      <w:marTop w:val="0"/>
      <w:marBottom w:val="0"/>
      <w:divBdr>
        <w:top w:val="none" w:sz="0" w:space="0" w:color="auto"/>
        <w:left w:val="none" w:sz="0" w:space="0" w:color="auto"/>
        <w:bottom w:val="none" w:sz="0" w:space="0" w:color="auto"/>
        <w:right w:val="none" w:sz="0" w:space="0" w:color="auto"/>
      </w:divBdr>
    </w:div>
    <w:div w:id="37098163">
      <w:marLeft w:val="640"/>
      <w:marRight w:val="0"/>
      <w:marTop w:val="0"/>
      <w:marBottom w:val="0"/>
      <w:divBdr>
        <w:top w:val="none" w:sz="0" w:space="0" w:color="auto"/>
        <w:left w:val="none" w:sz="0" w:space="0" w:color="auto"/>
        <w:bottom w:val="none" w:sz="0" w:space="0" w:color="auto"/>
        <w:right w:val="none" w:sz="0" w:space="0" w:color="auto"/>
      </w:divBdr>
    </w:div>
    <w:div w:id="37240642">
      <w:marLeft w:val="640"/>
      <w:marRight w:val="0"/>
      <w:marTop w:val="0"/>
      <w:marBottom w:val="0"/>
      <w:divBdr>
        <w:top w:val="none" w:sz="0" w:space="0" w:color="auto"/>
        <w:left w:val="none" w:sz="0" w:space="0" w:color="auto"/>
        <w:bottom w:val="none" w:sz="0" w:space="0" w:color="auto"/>
        <w:right w:val="none" w:sz="0" w:space="0" w:color="auto"/>
      </w:divBdr>
    </w:div>
    <w:div w:id="37243430">
      <w:marLeft w:val="640"/>
      <w:marRight w:val="0"/>
      <w:marTop w:val="0"/>
      <w:marBottom w:val="0"/>
      <w:divBdr>
        <w:top w:val="none" w:sz="0" w:space="0" w:color="auto"/>
        <w:left w:val="none" w:sz="0" w:space="0" w:color="auto"/>
        <w:bottom w:val="none" w:sz="0" w:space="0" w:color="auto"/>
        <w:right w:val="none" w:sz="0" w:space="0" w:color="auto"/>
      </w:divBdr>
    </w:div>
    <w:div w:id="37437007">
      <w:marLeft w:val="640"/>
      <w:marRight w:val="0"/>
      <w:marTop w:val="0"/>
      <w:marBottom w:val="0"/>
      <w:divBdr>
        <w:top w:val="none" w:sz="0" w:space="0" w:color="auto"/>
        <w:left w:val="none" w:sz="0" w:space="0" w:color="auto"/>
        <w:bottom w:val="none" w:sz="0" w:space="0" w:color="auto"/>
        <w:right w:val="none" w:sz="0" w:space="0" w:color="auto"/>
      </w:divBdr>
    </w:div>
    <w:div w:id="37439572">
      <w:marLeft w:val="640"/>
      <w:marRight w:val="0"/>
      <w:marTop w:val="0"/>
      <w:marBottom w:val="0"/>
      <w:divBdr>
        <w:top w:val="none" w:sz="0" w:space="0" w:color="auto"/>
        <w:left w:val="none" w:sz="0" w:space="0" w:color="auto"/>
        <w:bottom w:val="none" w:sz="0" w:space="0" w:color="auto"/>
        <w:right w:val="none" w:sz="0" w:space="0" w:color="auto"/>
      </w:divBdr>
    </w:div>
    <w:div w:id="37512532">
      <w:marLeft w:val="640"/>
      <w:marRight w:val="0"/>
      <w:marTop w:val="0"/>
      <w:marBottom w:val="0"/>
      <w:divBdr>
        <w:top w:val="none" w:sz="0" w:space="0" w:color="auto"/>
        <w:left w:val="none" w:sz="0" w:space="0" w:color="auto"/>
        <w:bottom w:val="none" w:sz="0" w:space="0" w:color="auto"/>
        <w:right w:val="none" w:sz="0" w:space="0" w:color="auto"/>
      </w:divBdr>
    </w:div>
    <w:div w:id="37703205">
      <w:marLeft w:val="640"/>
      <w:marRight w:val="0"/>
      <w:marTop w:val="0"/>
      <w:marBottom w:val="0"/>
      <w:divBdr>
        <w:top w:val="none" w:sz="0" w:space="0" w:color="auto"/>
        <w:left w:val="none" w:sz="0" w:space="0" w:color="auto"/>
        <w:bottom w:val="none" w:sz="0" w:space="0" w:color="auto"/>
        <w:right w:val="none" w:sz="0" w:space="0" w:color="auto"/>
      </w:divBdr>
    </w:div>
    <w:div w:id="37778850">
      <w:marLeft w:val="640"/>
      <w:marRight w:val="0"/>
      <w:marTop w:val="0"/>
      <w:marBottom w:val="0"/>
      <w:divBdr>
        <w:top w:val="none" w:sz="0" w:space="0" w:color="auto"/>
        <w:left w:val="none" w:sz="0" w:space="0" w:color="auto"/>
        <w:bottom w:val="none" w:sz="0" w:space="0" w:color="auto"/>
        <w:right w:val="none" w:sz="0" w:space="0" w:color="auto"/>
      </w:divBdr>
    </w:div>
    <w:div w:id="37894855">
      <w:marLeft w:val="640"/>
      <w:marRight w:val="0"/>
      <w:marTop w:val="0"/>
      <w:marBottom w:val="0"/>
      <w:divBdr>
        <w:top w:val="none" w:sz="0" w:space="0" w:color="auto"/>
        <w:left w:val="none" w:sz="0" w:space="0" w:color="auto"/>
        <w:bottom w:val="none" w:sz="0" w:space="0" w:color="auto"/>
        <w:right w:val="none" w:sz="0" w:space="0" w:color="auto"/>
      </w:divBdr>
    </w:div>
    <w:div w:id="38016864">
      <w:marLeft w:val="640"/>
      <w:marRight w:val="0"/>
      <w:marTop w:val="0"/>
      <w:marBottom w:val="0"/>
      <w:divBdr>
        <w:top w:val="none" w:sz="0" w:space="0" w:color="auto"/>
        <w:left w:val="none" w:sz="0" w:space="0" w:color="auto"/>
        <w:bottom w:val="none" w:sz="0" w:space="0" w:color="auto"/>
        <w:right w:val="none" w:sz="0" w:space="0" w:color="auto"/>
      </w:divBdr>
    </w:div>
    <w:div w:id="38091652">
      <w:marLeft w:val="640"/>
      <w:marRight w:val="0"/>
      <w:marTop w:val="0"/>
      <w:marBottom w:val="0"/>
      <w:divBdr>
        <w:top w:val="none" w:sz="0" w:space="0" w:color="auto"/>
        <w:left w:val="none" w:sz="0" w:space="0" w:color="auto"/>
        <w:bottom w:val="none" w:sz="0" w:space="0" w:color="auto"/>
        <w:right w:val="none" w:sz="0" w:space="0" w:color="auto"/>
      </w:divBdr>
    </w:div>
    <w:div w:id="38093898">
      <w:marLeft w:val="640"/>
      <w:marRight w:val="0"/>
      <w:marTop w:val="0"/>
      <w:marBottom w:val="0"/>
      <w:divBdr>
        <w:top w:val="none" w:sz="0" w:space="0" w:color="auto"/>
        <w:left w:val="none" w:sz="0" w:space="0" w:color="auto"/>
        <w:bottom w:val="none" w:sz="0" w:space="0" w:color="auto"/>
        <w:right w:val="none" w:sz="0" w:space="0" w:color="auto"/>
      </w:divBdr>
    </w:div>
    <w:div w:id="38170077">
      <w:marLeft w:val="640"/>
      <w:marRight w:val="0"/>
      <w:marTop w:val="0"/>
      <w:marBottom w:val="0"/>
      <w:divBdr>
        <w:top w:val="none" w:sz="0" w:space="0" w:color="auto"/>
        <w:left w:val="none" w:sz="0" w:space="0" w:color="auto"/>
        <w:bottom w:val="none" w:sz="0" w:space="0" w:color="auto"/>
        <w:right w:val="none" w:sz="0" w:space="0" w:color="auto"/>
      </w:divBdr>
    </w:div>
    <w:div w:id="38213392">
      <w:marLeft w:val="640"/>
      <w:marRight w:val="0"/>
      <w:marTop w:val="0"/>
      <w:marBottom w:val="0"/>
      <w:divBdr>
        <w:top w:val="none" w:sz="0" w:space="0" w:color="auto"/>
        <w:left w:val="none" w:sz="0" w:space="0" w:color="auto"/>
        <w:bottom w:val="none" w:sz="0" w:space="0" w:color="auto"/>
        <w:right w:val="none" w:sz="0" w:space="0" w:color="auto"/>
      </w:divBdr>
    </w:div>
    <w:div w:id="38285418">
      <w:marLeft w:val="640"/>
      <w:marRight w:val="0"/>
      <w:marTop w:val="0"/>
      <w:marBottom w:val="0"/>
      <w:divBdr>
        <w:top w:val="none" w:sz="0" w:space="0" w:color="auto"/>
        <w:left w:val="none" w:sz="0" w:space="0" w:color="auto"/>
        <w:bottom w:val="none" w:sz="0" w:space="0" w:color="auto"/>
        <w:right w:val="none" w:sz="0" w:space="0" w:color="auto"/>
      </w:divBdr>
    </w:div>
    <w:div w:id="38359617">
      <w:marLeft w:val="640"/>
      <w:marRight w:val="0"/>
      <w:marTop w:val="0"/>
      <w:marBottom w:val="0"/>
      <w:divBdr>
        <w:top w:val="none" w:sz="0" w:space="0" w:color="auto"/>
        <w:left w:val="none" w:sz="0" w:space="0" w:color="auto"/>
        <w:bottom w:val="none" w:sz="0" w:space="0" w:color="auto"/>
        <w:right w:val="none" w:sz="0" w:space="0" w:color="auto"/>
      </w:divBdr>
    </w:div>
    <w:div w:id="38408579">
      <w:marLeft w:val="640"/>
      <w:marRight w:val="0"/>
      <w:marTop w:val="0"/>
      <w:marBottom w:val="0"/>
      <w:divBdr>
        <w:top w:val="none" w:sz="0" w:space="0" w:color="auto"/>
        <w:left w:val="none" w:sz="0" w:space="0" w:color="auto"/>
        <w:bottom w:val="none" w:sz="0" w:space="0" w:color="auto"/>
        <w:right w:val="none" w:sz="0" w:space="0" w:color="auto"/>
      </w:divBdr>
    </w:div>
    <w:div w:id="38432424">
      <w:marLeft w:val="640"/>
      <w:marRight w:val="0"/>
      <w:marTop w:val="0"/>
      <w:marBottom w:val="0"/>
      <w:divBdr>
        <w:top w:val="none" w:sz="0" w:space="0" w:color="auto"/>
        <w:left w:val="none" w:sz="0" w:space="0" w:color="auto"/>
        <w:bottom w:val="none" w:sz="0" w:space="0" w:color="auto"/>
        <w:right w:val="none" w:sz="0" w:space="0" w:color="auto"/>
      </w:divBdr>
    </w:div>
    <w:div w:id="38475749">
      <w:marLeft w:val="640"/>
      <w:marRight w:val="0"/>
      <w:marTop w:val="0"/>
      <w:marBottom w:val="0"/>
      <w:divBdr>
        <w:top w:val="none" w:sz="0" w:space="0" w:color="auto"/>
        <w:left w:val="none" w:sz="0" w:space="0" w:color="auto"/>
        <w:bottom w:val="none" w:sz="0" w:space="0" w:color="auto"/>
        <w:right w:val="none" w:sz="0" w:space="0" w:color="auto"/>
      </w:divBdr>
    </w:div>
    <w:div w:id="38552514">
      <w:marLeft w:val="640"/>
      <w:marRight w:val="0"/>
      <w:marTop w:val="0"/>
      <w:marBottom w:val="0"/>
      <w:divBdr>
        <w:top w:val="none" w:sz="0" w:space="0" w:color="auto"/>
        <w:left w:val="none" w:sz="0" w:space="0" w:color="auto"/>
        <w:bottom w:val="none" w:sz="0" w:space="0" w:color="auto"/>
        <w:right w:val="none" w:sz="0" w:space="0" w:color="auto"/>
      </w:divBdr>
    </w:div>
    <w:div w:id="38626780">
      <w:marLeft w:val="640"/>
      <w:marRight w:val="0"/>
      <w:marTop w:val="0"/>
      <w:marBottom w:val="0"/>
      <w:divBdr>
        <w:top w:val="none" w:sz="0" w:space="0" w:color="auto"/>
        <w:left w:val="none" w:sz="0" w:space="0" w:color="auto"/>
        <w:bottom w:val="none" w:sz="0" w:space="0" w:color="auto"/>
        <w:right w:val="none" w:sz="0" w:space="0" w:color="auto"/>
      </w:divBdr>
    </w:div>
    <w:div w:id="38746295">
      <w:bodyDiv w:val="1"/>
      <w:marLeft w:val="0"/>
      <w:marRight w:val="0"/>
      <w:marTop w:val="0"/>
      <w:marBottom w:val="0"/>
      <w:divBdr>
        <w:top w:val="none" w:sz="0" w:space="0" w:color="auto"/>
        <w:left w:val="none" w:sz="0" w:space="0" w:color="auto"/>
        <w:bottom w:val="none" w:sz="0" w:space="0" w:color="auto"/>
        <w:right w:val="none" w:sz="0" w:space="0" w:color="auto"/>
      </w:divBdr>
    </w:div>
    <w:div w:id="38750319">
      <w:marLeft w:val="640"/>
      <w:marRight w:val="0"/>
      <w:marTop w:val="0"/>
      <w:marBottom w:val="0"/>
      <w:divBdr>
        <w:top w:val="none" w:sz="0" w:space="0" w:color="auto"/>
        <w:left w:val="none" w:sz="0" w:space="0" w:color="auto"/>
        <w:bottom w:val="none" w:sz="0" w:space="0" w:color="auto"/>
        <w:right w:val="none" w:sz="0" w:space="0" w:color="auto"/>
      </w:divBdr>
    </w:div>
    <w:div w:id="38751925">
      <w:marLeft w:val="640"/>
      <w:marRight w:val="0"/>
      <w:marTop w:val="0"/>
      <w:marBottom w:val="0"/>
      <w:divBdr>
        <w:top w:val="none" w:sz="0" w:space="0" w:color="auto"/>
        <w:left w:val="none" w:sz="0" w:space="0" w:color="auto"/>
        <w:bottom w:val="none" w:sz="0" w:space="0" w:color="auto"/>
        <w:right w:val="none" w:sz="0" w:space="0" w:color="auto"/>
      </w:divBdr>
    </w:div>
    <w:div w:id="38866185">
      <w:marLeft w:val="640"/>
      <w:marRight w:val="0"/>
      <w:marTop w:val="0"/>
      <w:marBottom w:val="0"/>
      <w:divBdr>
        <w:top w:val="none" w:sz="0" w:space="0" w:color="auto"/>
        <w:left w:val="none" w:sz="0" w:space="0" w:color="auto"/>
        <w:bottom w:val="none" w:sz="0" w:space="0" w:color="auto"/>
        <w:right w:val="none" w:sz="0" w:space="0" w:color="auto"/>
      </w:divBdr>
    </w:div>
    <w:div w:id="38868089">
      <w:marLeft w:val="640"/>
      <w:marRight w:val="0"/>
      <w:marTop w:val="0"/>
      <w:marBottom w:val="0"/>
      <w:divBdr>
        <w:top w:val="none" w:sz="0" w:space="0" w:color="auto"/>
        <w:left w:val="none" w:sz="0" w:space="0" w:color="auto"/>
        <w:bottom w:val="none" w:sz="0" w:space="0" w:color="auto"/>
        <w:right w:val="none" w:sz="0" w:space="0" w:color="auto"/>
      </w:divBdr>
    </w:div>
    <w:div w:id="38894895">
      <w:marLeft w:val="640"/>
      <w:marRight w:val="0"/>
      <w:marTop w:val="0"/>
      <w:marBottom w:val="0"/>
      <w:divBdr>
        <w:top w:val="none" w:sz="0" w:space="0" w:color="auto"/>
        <w:left w:val="none" w:sz="0" w:space="0" w:color="auto"/>
        <w:bottom w:val="none" w:sz="0" w:space="0" w:color="auto"/>
        <w:right w:val="none" w:sz="0" w:space="0" w:color="auto"/>
      </w:divBdr>
    </w:div>
    <w:div w:id="39012188">
      <w:bodyDiv w:val="1"/>
      <w:marLeft w:val="0"/>
      <w:marRight w:val="0"/>
      <w:marTop w:val="0"/>
      <w:marBottom w:val="0"/>
      <w:divBdr>
        <w:top w:val="none" w:sz="0" w:space="0" w:color="auto"/>
        <w:left w:val="none" w:sz="0" w:space="0" w:color="auto"/>
        <w:bottom w:val="none" w:sz="0" w:space="0" w:color="auto"/>
        <w:right w:val="none" w:sz="0" w:space="0" w:color="auto"/>
      </w:divBdr>
    </w:div>
    <w:div w:id="39064114">
      <w:marLeft w:val="640"/>
      <w:marRight w:val="0"/>
      <w:marTop w:val="0"/>
      <w:marBottom w:val="0"/>
      <w:divBdr>
        <w:top w:val="none" w:sz="0" w:space="0" w:color="auto"/>
        <w:left w:val="none" w:sz="0" w:space="0" w:color="auto"/>
        <w:bottom w:val="none" w:sz="0" w:space="0" w:color="auto"/>
        <w:right w:val="none" w:sz="0" w:space="0" w:color="auto"/>
      </w:divBdr>
    </w:div>
    <w:div w:id="39092173">
      <w:marLeft w:val="640"/>
      <w:marRight w:val="0"/>
      <w:marTop w:val="0"/>
      <w:marBottom w:val="0"/>
      <w:divBdr>
        <w:top w:val="none" w:sz="0" w:space="0" w:color="auto"/>
        <w:left w:val="none" w:sz="0" w:space="0" w:color="auto"/>
        <w:bottom w:val="none" w:sz="0" w:space="0" w:color="auto"/>
        <w:right w:val="none" w:sz="0" w:space="0" w:color="auto"/>
      </w:divBdr>
    </w:div>
    <w:div w:id="39209342">
      <w:marLeft w:val="640"/>
      <w:marRight w:val="0"/>
      <w:marTop w:val="0"/>
      <w:marBottom w:val="0"/>
      <w:divBdr>
        <w:top w:val="none" w:sz="0" w:space="0" w:color="auto"/>
        <w:left w:val="none" w:sz="0" w:space="0" w:color="auto"/>
        <w:bottom w:val="none" w:sz="0" w:space="0" w:color="auto"/>
        <w:right w:val="none" w:sz="0" w:space="0" w:color="auto"/>
      </w:divBdr>
    </w:div>
    <w:div w:id="39482269">
      <w:marLeft w:val="640"/>
      <w:marRight w:val="0"/>
      <w:marTop w:val="0"/>
      <w:marBottom w:val="0"/>
      <w:divBdr>
        <w:top w:val="none" w:sz="0" w:space="0" w:color="auto"/>
        <w:left w:val="none" w:sz="0" w:space="0" w:color="auto"/>
        <w:bottom w:val="none" w:sz="0" w:space="0" w:color="auto"/>
        <w:right w:val="none" w:sz="0" w:space="0" w:color="auto"/>
      </w:divBdr>
    </w:div>
    <w:div w:id="39667199">
      <w:marLeft w:val="640"/>
      <w:marRight w:val="0"/>
      <w:marTop w:val="0"/>
      <w:marBottom w:val="0"/>
      <w:divBdr>
        <w:top w:val="none" w:sz="0" w:space="0" w:color="auto"/>
        <w:left w:val="none" w:sz="0" w:space="0" w:color="auto"/>
        <w:bottom w:val="none" w:sz="0" w:space="0" w:color="auto"/>
        <w:right w:val="none" w:sz="0" w:space="0" w:color="auto"/>
      </w:divBdr>
    </w:div>
    <w:div w:id="39742707">
      <w:marLeft w:val="640"/>
      <w:marRight w:val="0"/>
      <w:marTop w:val="0"/>
      <w:marBottom w:val="0"/>
      <w:divBdr>
        <w:top w:val="none" w:sz="0" w:space="0" w:color="auto"/>
        <w:left w:val="none" w:sz="0" w:space="0" w:color="auto"/>
        <w:bottom w:val="none" w:sz="0" w:space="0" w:color="auto"/>
        <w:right w:val="none" w:sz="0" w:space="0" w:color="auto"/>
      </w:divBdr>
    </w:div>
    <w:div w:id="39743405">
      <w:marLeft w:val="640"/>
      <w:marRight w:val="0"/>
      <w:marTop w:val="0"/>
      <w:marBottom w:val="0"/>
      <w:divBdr>
        <w:top w:val="none" w:sz="0" w:space="0" w:color="auto"/>
        <w:left w:val="none" w:sz="0" w:space="0" w:color="auto"/>
        <w:bottom w:val="none" w:sz="0" w:space="0" w:color="auto"/>
        <w:right w:val="none" w:sz="0" w:space="0" w:color="auto"/>
      </w:divBdr>
    </w:div>
    <w:div w:id="39745756">
      <w:marLeft w:val="640"/>
      <w:marRight w:val="0"/>
      <w:marTop w:val="0"/>
      <w:marBottom w:val="0"/>
      <w:divBdr>
        <w:top w:val="none" w:sz="0" w:space="0" w:color="auto"/>
        <w:left w:val="none" w:sz="0" w:space="0" w:color="auto"/>
        <w:bottom w:val="none" w:sz="0" w:space="0" w:color="auto"/>
        <w:right w:val="none" w:sz="0" w:space="0" w:color="auto"/>
      </w:divBdr>
    </w:div>
    <w:div w:id="39791212">
      <w:marLeft w:val="640"/>
      <w:marRight w:val="0"/>
      <w:marTop w:val="0"/>
      <w:marBottom w:val="0"/>
      <w:divBdr>
        <w:top w:val="none" w:sz="0" w:space="0" w:color="auto"/>
        <w:left w:val="none" w:sz="0" w:space="0" w:color="auto"/>
        <w:bottom w:val="none" w:sz="0" w:space="0" w:color="auto"/>
        <w:right w:val="none" w:sz="0" w:space="0" w:color="auto"/>
      </w:divBdr>
    </w:div>
    <w:div w:id="39794690">
      <w:marLeft w:val="640"/>
      <w:marRight w:val="0"/>
      <w:marTop w:val="0"/>
      <w:marBottom w:val="0"/>
      <w:divBdr>
        <w:top w:val="none" w:sz="0" w:space="0" w:color="auto"/>
        <w:left w:val="none" w:sz="0" w:space="0" w:color="auto"/>
        <w:bottom w:val="none" w:sz="0" w:space="0" w:color="auto"/>
        <w:right w:val="none" w:sz="0" w:space="0" w:color="auto"/>
      </w:divBdr>
    </w:div>
    <w:div w:id="39983555">
      <w:marLeft w:val="640"/>
      <w:marRight w:val="0"/>
      <w:marTop w:val="0"/>
      <w:marBottom w:val="0"/>
      <w:divBdr>
        <w:top w:val="none" w:sz="0" w:space="0" w:color="auto"/>
        <w:left w:val="none" w:sz="0" w:space="0" w:color="auto"/>
        <w:bottom w:val="none" w:sz="0" w:space="0" w:color="auto"/>
        <w:right w:val="none" w:sz="0" w:space="0" w:color="auto"/>
      </w:divBdr>
    </w:div>
    <w:div w:id="40061442">
      <w:marLeft w:val="640"/>
      <w:marRight w:val="0"/>
      <w:marTop w:val="0"/>
      <w:marBottom w:val="0"/>
      <w:divBdr>
        <w:top w:val="none" w:sz="0" w:space="0" w:color="auto"/>
        <w:left w:val="none" w:sz="0" w:space="0" w:color="auto"/>
        <w:bottom w:val="none" w:sz="0" w:space="0" w:color="auto"/>
        <w:right w:val="none" w:sz="0" w:space="0" w:color="auto"/>
      </w:divBdr>
    </w:div>
    <w:div w:id="40135833">
      <w:marLeft w:val="640"/>
      <w:marRight w:val="0"/>
      <w:marTop w:val="0"/>
      <w:marBottom w:val="0"/>
      <w:divBdr>
        <w:top w:val="none" w:sz="0" w:space="0" w:color="auto"/>
        <w:left w:val="none" w:sz="0" w:space="0" w:color="auto"/>
        <w:bottom w:val="none" w:sz="0" w:space="0" w:color="auto"/>
        <w:right w:val="none" w:sz="0" w:space="0" w:color="auto"/>
      </w:divBdr>
    </w:div>
    <w:div w:id="40136939">
      <w:marLeft w:val="640"/>
      <w:marRight w:val="0"/>
      <w:marTop w:val="0"/>
      <w:marBottom w:val="0"/>
      <w:divBdr>
        <w:top w:val="none" w:sz="0" w:space="0" w:color="auto"/>
        <w:left w:val="none" w:sz="0" w:space="0" w:color="auto"/>
        <w:bottom w:val="none" w:sz="0" w:space="0" w:color="auto"/>
        <w:right w:val="none" w:sz="0" w:space="0" w:color="auto"/>
      </w:divBdr>
    </w:div>
    <w:div w:id="40138345">
      <w:marLeft w:val="640"/>
      <w:marRight w:val="0"/>
      <w:marTop w:val="0"/>
      <w:marBottom w:val="0"/>
      <w:divBdr>
        <w:top w:val="none" w:sz="0" w:space="0" w:color="auto"/>
        <w:left w:val="none" w:sz="0" w:space="0" w:color="auto"/>
        <w:bottom w:val="none" w:sz="0" w:space="0" w:color="auto"/>
        <w:right w:val="none" w:sz="0" w:space="0" w:color="auto"/>
      </w:divBdr>
    </w:div>
    <w:div w:id="40176898">
      <w:marLeft w:val="640"/>
      <w:marRight w:val="0"/>
      <w:marTop w:val="0"/>
      <w:marBottom w:val="0"/>
      <w:divBdr>
        <w:top w:val="none" w:sz="0" w:space="0" w:color="auto"/>
        <w:left w:val="none" w:sz="0" w:space="0" w:color="auto"/>
        <w:bottom w:val="none" w:sz="0" w:space="0" w:color="auto"/>
        <w:right w:val="none" w:sz="0" w:space="0" w:color="auto"/>
      </w:divBdr>
    </w:div>
    <w:div w:id="40249532">
      <w:marLeft w:val="640"/>
      <w:marRight w:val="0"/>
      <w:marTop w:val="0"/>
      <w:marBottom w:val="0"/>
      <w:divBdr>
        <w:top w:val="none" w:sz="0" w:space="0" w:color="auto"/>
        <w:left w:val="none" w:sz="0" w:space="0" w:color="auto"/>
        <w:bottom w:val="none" w:sz="0" w:space="0" w:color="auto"/>
        <w:right w:val="none" w:sz="0" w:space="0" w:color="auto"/>
      </w:divBdr>
    </w:div>
    <w:div w:id="40250714">
      <w:marLeft w:val="640"/>
      <w:marRight w:val="0"/>
      <w:marTop w:val="0"/>
      <w:marBottom w:val="0"/>
      <w:divBdr>
        <w:top w:val="none" w:sz="0" w:space="0" w:color="auto"/>
        <w:left w:val="none" w:sz="0" w:space="0" w:color="auto"/>
        <w:bottom w:val="none" w:sz="0" w:space="0" w:color="auto"/>
        <w:right w:val="none" w:sz="0" w:space="0" w:color="auto"/>
      </w:divBdr>
    </w:div>
    <w:div w:id="40327425">
      <w:marLeft w:val="640"/>
      <w:marRight w:val="0"/>
      <w:marTop w:val="0"/>
      <w:marBottom w:val="0"/>
      <w:divBdr>
        <w:top w:val="none" w:sz="0" w:space="0" w:color="auto"/>
        <w:left w:val="none" w:sz="0" w:space="0" w:color="auto"/>
        <w:bottom w:val="none" w:sz="0" w:space="0" w:color="auto"/>
        <w:right w:val="none" w:sz="0" w:space="0" w:color="auto"/>
      </w:divBdr>
    </w:div>
    <w:div w:id="40370272">
      <w:marLeft w:val="640"/>
      <w:marRight w:val="0"/>
      <w:marTop w:val="0"/>
      <w:marBottom w:val="0"/>
      <w:divBdr>
        <w:top w:val="none" w:sz="0" w:space="0" w:color="auto"/>
        <w:left w:val="none" w:sz="0" w:space="0" w:color="auto"/>
        <w:bottom w:val="none" w:sz="0" w:space="0" w:color="auto"/>
        <w:right w:val="none" w:sz="0" w:space="0" w:color="auto"/>
      </w:divBdr>
    </w:div>
    <w:div w:id="40449124">
      <w:marLeft w:val="640"/>
      <w:marRight w:val="0"/>
      <w:marTop w:val="0"/>
      <w:marBottom w:val="0"/>
      <w:divBdr>
        <w:top w:val="none" w:sz="0" w:space="0" w:color="auto"/>
        <w:left w:val="none" w:sz="0" w:space="0" w:color="auto"/>
        <w:bottom w:val="none" w:sz="0" w:space="0" w:color="auto"/>
        <w:right w:val="none" w:sz="0" w:space="0" w:color="auto"/>
      </w:divBdr>
    </w:div>
    <w:div w:id="40593243">
      <w:marLeft w:val="640"/>
      <w:marRight w:val="0"/>
      <w:marTop w:val="0"/>
      <w:marBottom w:val="0"/>
      <w:divBdr>
        <w:top w:val="none" w:sz="0" w:space="0" w:color="auto"/>
        <w:left w:val="none" w:sz="0" w:space="0" w:color="auto"/>
        <w:bottom w:val="none" w:sz="0" w:space="0" w:color="auto"/>
        <w:right w:val="none" w:sz="0" w:space="0" w:color="auto"/>
      </w:divBdr>
    </w:div>
    <w:div w:id="40641293">
      <w:marLeft w:val="640"/>
      <w:marRight w:val="0"/>
      <w:marTop w:val="0"/>
      <w:marBottom w:val="0"/>
      <w:divBdr>
        <w:top w:val="none" w:sz="0" w:space="0" w:color="auto"/>
        <w:left w:val="none" w:sz="0" w:space="0" w:color="auto"/>
        <w:bottom w:val="none" w:sz="0" w:space="0" w:color="auto"/>
        <w:right w:val="none" w:sz="0" w:space="0" w:color="auto"/>
      </w:divBdr>
    </w:div>
    <w:div w:id="40709056">
      <w:marLeft w:val="640"/>
      <w:marRight w:val="0"/>
      <w:marTop w:val="0"/>
      <w:marBottom w:val="0"/>
      <w:divBdr>
        <w:top w:val="none" w:sz="0" w:space="0" w:color="auto"/>
        <w:left w:val="none" w:sz="0" w:space="0" w:color="auto"/>
        <w:bottom w:val="none" w:sz="0" w:space="0" w:color="auto"/>
        <w:right w:val="none" w:sz="0" w:space="0" w:color="auto"/>
      </w:divBdr>
    </w:div>
    <w:div w:id="40712515">
      <w:marLeft w:val="640"/>
      <w:marRight w:val="0"/>
      <w:marTop w:val="0"/>
      <w:marBottom w:val="0"/>
      <w:divBdr>
        <w:top w:val="none" w:sz="0" w:space="0" w:color="auto"/>
        <w:left w:val="none" w:sz="0" w:space="0" w:color="auto"/>
        <w:bottom w:val="none" w:sz="0" w:space="0" w:color="auto"/>
        <w:right w:val="none" w:sz="0" w:space="0" w:color="auto"/>
      </w:divBdr>
    </w:div>
    <w:div w:id="40712810">
      <w:marLeft w:val="640"/>
      <w:marRight w:val="0"/>
      <w:marTop w:val="0"/>
      <w:marBottom w:val="0"/>
      <w:divBdr>
        <w:top w:val="none" w:sz="0" w:space="0" w:color="auto"/>
        <w:left w:val="none" w:sz="0" w:space="0" w:color="auto"/>
        <w:bottom w:val="none" w:sz="0" w:space="0" w:color="auto"/>
        <w:right w:val="none" w:sz="0" w:space="0" w:color="auto"/>
      </w:divBdr>
    </w:div>
    <w:div w:id="40718067">
      <w:marLeft w:val="640"/>
      <w:marRight w:val="0"/>
      <w:marTop w:val="0"/>
      <w:marBottom w:val="0"/>
      <w:divBdr>
        <w:top w:val="none" w:sz="0" w:space="0" w:color="auto"/>
        <w:left w:val="none" w:sz="0" w:space="0" w:color="auto"/>
        <w:bottom w:val="none" w:sz="0" w:space="0" w:color="auto"/>
        <w:right w:val="none" w:sz="0" w:space="0" w:color="auto"/>
      </w:divBdr>
    </w:div>
    <w:div w:id="40787224">
      <w:marLeft w:val="640"/>
      <w:marRight w:val="0"/>
      <w:marTop w:val="0"/>
      <w:marBottom w:val="0"/>
      <w:divBdr>
        <w:top w:val="none" w:sz="0" w:space="0" w:color="auto"/>
        <w:left w:val="none" w:sz="0" w:space="0" w:color="auto"/>
        <w:bottom w:val="none" w:sz="0" w:space="0" w:color="auto"/>
        <w:right w:val="none" w:sz="0" w:space="0" w:color="auto"/>
      </w:divBdr>
    </w:div>
    <w:div w:id="40788057">
      <w:marLeft w:val="640"/>
      <w:marRight w:val="0"/>
      <w:marTop w:val="0"/>
      <w:marBottom w:val="0"/>
      <w:divBdr>
        <w:top w:val="none" w:sz="0" w:space="0" w:color="auto"/>
        <w:left w:val="none" w:sz="0" w:space="0" w:color="auto"/>
        <w:bottom w:val="none" w:sz="0" w:space="0" w:color="auto"/>
        <w:right w:val="none" w:sz="0" w:space="0" w:color="auto"/>
      </w:divBdr>
    </w:div>
    <w:div w:id="40792350">
      <w:marLeft w:val="640"/>
      <w:marRight w:val="0"/>
      <w:marTop w:val="0"/>
      <w:marBottom w:val="0"/>
      <w:divBdr>
        <w:top w:val="none" w:sz="0" w:space="0" w:color="auto"/>
        <w:left w:val="none" w:sz="0" w:space="0" w:color="auto"/>
        <w:bottom w:val="none" w:sz="0" w:space="0" w:color="auto"/>
        <w:right w:val="none" w:sz="0" w:space="0" w:color="auto"/>
      </w:divBdr>
    </w:div>
    <w:div w:id="40831218">
      <w:marLeft w:val="640"/>
      <w:marRight w:val="0"/>
      <w:marTop w:val="0"/>
      <w:marBottom w:val="0"/>
      <w:divBdr>
        <w:top w:val="none" w:sz="0" w:space="0" w:color="auto"/>
        <w:left w:val="none" w:sz="0" w:space="0" w:color="auto"/>
        <w:bottom w:val="none" w:sz="0" w:space="0" w:color="auto"/>
        <w:right w:val="none" w:sz="0" w:space="0" w:color="auto"/>
      </w:divBdr>
    </w:div>
    <w:div w:id="40834589">
      <w:marLeft w:val="640"/>
      <w:marRight w:val="0"/>
      <w:marTop w:val="0"/>
      <w:marBottom w:val="0"/>
      <w:divBdr>
        <w:top w:val="none" w:sz="0" w:space="0" w:color="auto"/>
        <w:left w:val="none" w:sz="0" w:space="0" w:color="auto"/>
        <w:bottom w:val="none" w:sz="0" w:space="0" w:color="auto"/>
        <w:right w:val="none" w:sz="0" w:space="0" w:color="auto"/>
      </w:divBdr>
    </w:div>
    <w:div w:id="40860936">
      <w:marLeft w:val="640"/>
      <w:marRight w:val="0"/>
      <w:marTop w:val="0"/>
      <w:marBottom w:val="0"/>
      <w:divBdr>
        <w:top w:val="none" w:sz="0" w:space="0" w:color="auto"/>
        <w:left w:val="none" w:sz="0" w:space="0" w:color="auto"/>
        <w:bottom w:val="none" w:sz="0" w:space="0" w:color="auto"/>
        <w:right w:val="none" w:sz="0" w:space="0" w:color="auto"/>
      </w:divBdr>
    </w:div>
    <w:div w:id="41027913">
      <w:marLeft w:val="640"/>
      <w:marRight w:val="0"/>
      <w:marTop w:val="0"/>
      <w:marBottom w:val="0"/>
      <w:divBdr>
        <w:top w:val="none" w:sz="0" w:space="0" w:color="auto"/>
        <w:left w:val="none" w:sz="0" w:space="0" w:color="auto"/>
        <w:bottom w:val="none" w:sz="0" w:space="0" w:color="auto"/>
        <w:right w:val="none" w:sz="0" w:space="0" w:color="auto"/>
      </w:divBdr>
    </w:div>
    <w:div w:id="41177562">
      <w:marLeft w:val="640"/>
      <w:marRight w:val="0"/>
      <w:marTop w:val="0"/>
      <w:marBottom w:val="0"/>
      <w:divBdr>
        <w:top w:val="none" w:sz="0" w:space="0" w:color="auto"/>
        <w:left w:val="none" w:sz="0" w:space="0" w:color="auto"/>
        <w:bottom w:val="none" w:sz="0" w:space="0" w:color="auto"/>
        <w:right w:val="none" w:sz="0" w:space="0" w:color="auto"/>
      </w:divBdr>
    </w:div>
    <w:div w:id="41178346">
      <w:marLeft w:val="640"/>
      <w:marRight w:val="0"/>
      <w:marTop w:val="0"/>
      <w:marBottom w:val="0"/>
      <w:divBdr>
        <w:top w:val="none" w:sz="0" w:space="0" w:color="auto"/>
        <w:left w:val="none" w:sz="0" w:space="0" w:color="auto"/>
        <w:bottom w:val="none" w:sz="0" w:space="0" w:color="auto"/>
        <w:right w:val="none" w:sz="0" w:space="0" w:color="auto"/>
      </w:divBdr>
    </w:div>
    <w:div w:id="41222461">
      <w:marLeft w:val="640"/>
      <w:marRight w:val="0"/>
      <w:marTop w:val="0"/>
      <w:marBottom w:val="0"/>
      <w:divBdr>
        <w:top w:val="none" w:sz="0" w:space="0" w:color="auto"/>
        <w:left w:val="none" w:sz="0" w:space="0" w:color="auto"/>
        <w:bottom w:val="none" w:sz="0" w:space="0" w:color="auto"/>
        <w:right w:val="none" w:sz="0" w:space="0" w:color="auto"/>
      </w:divBdr>
    </w:div>
    <w:div w:id="41290881">
      <w:marLeft w:val="640"/>
      <w:marRight w:val="0"/>
      <w:marTop w:val="0"/>
      <w:marBottom w:val="0"/>
      <w:divBdr>
        <w:top w:val="none" w:sz="0" w:space="0" w:color="auto"/>
        <w:left w:val="none" w:sz="0" w:space="0" w:color="auto"/>
        <w:bottom w:val="none" w:sz="0" w:space="0" w:color="auto"/>
        <w:right w:val="none" w:sz="0" w:space="0" w:color="auto"/>
      </w:divBdr>
    </w:div>
    <w:div w:id="41365772">
      <w:marLeft w:val="640"/>
      <w:marRight w:val="0"/>
      <w:marTop w:val="0"/>
      <w:marBottom w:val="0"/>
      <w:divBdr>
        <w:top w:val="none" w:sz="0" w:space="0" w:color="auto"/>
        <w:left w:val="none" w:sz="0" w:space="0" w:color="auto"/>
        <w:bottom w:val="none" w:sz="0" w:space="0" w:color="auto"/>
        <w:right w:val="none" w:sz="0" w:space="0" w:color="auto"/>
      </w:divBdr>
    </w:div>
    <w:div w:id="41369055">
      <w:marLeft w:val="640"/>
      <w:marRight w:val="0"/>
      <w:marTop w:val="0"/>
      <w:marBottom w:val="0"/>
      <w:divBdr>
        <w:top w:val="none" w:sz="0" w:space="0" w:color="auto"/>
        <w:left w:val="none" w:sz="0" w:space="0" w:color="auto"/>
        <w:bottom w:val="none" w:sz="0" w:space="0" w:color="auto"/>
        <w:right w:val="none" w:sz="0" w:space="0" w:color="auto"/>
      </w:divBdr>
    </w:div>
    <w:div w:id="41372731">
      <w:marLeft w:val="640"/>
      <w:marRight w:val="0"/>
      <w:marTop w:val="0"/>
      <w:marBottom w:val="0"/>
      <w:divBdr>
        <w:top w:val="none" w:sz="0" w:space="0" w:color="auto"/>
        <w:left w:val="none" w:sz="0" w:space="0" w:color="auto"/>
        <w:bottom w:val="none" w:sz="0" w:space="0" w:color="auto"/>
        <w:right w:val="none" w:sz="0" w:space="0" w:color="auto"/>
      </w:divBdr>
    </w:div>
    <w:div w:id="41489480">
      <w:marLeft w:val="640"/>
      <w:marRight w:val="0"/>
      <w:marTop w:val="0"/>
      <w:marBottom w:val="0"/>
      <w:divBdr>
        <w:top w:val="none" w:sz="0" w:space="0" w:color="auto"/>
        <w:left w:val="none" w:sz="0" w:space="0" w:color="auto"/>
        <w:bottom w:val="none" w:sz="0" w:space="0" w:color="auto"/>
        <w:right w:val="none" w:sz="0" w:space="0" w:color="auto"/>
      </w:divBdr>
    </w:div>
    <w:div w:id="41562620">
      <w:marLeft w:val="640"/>
      <w:marRight w:val="0"/>
      <w:marTop w:val="0"/>
      <w:marBottom w:val="0"/>
      <w:divBdr>
        <w:top w:val="none" w:sz="0" w:space="0" w:color="auto"/>
        <w:left w:val="none" w:sz="0" w:space="0" w:color="auto"/>
        <w:bottom w:val="none" w:sz="0" w:space="0" w:color="auto"/>
        <w:right w:val="none" w:sz="0" w:space="0" w:color="auto"/>
      </w:divBdr>
    </w:div>
    <w:div w:id="41565266">
      <w:marLeft w:val="640"/>
      <w:marRight w:val="0"/>
      <w:marTop w:val="0"/>
      <w:marBottom w:val="0"/>
      <w:divBdr>
        <w:top w:val="none" w:sz="0" w:space="0" w:color="auto"/>
        <w:left w:val="none" w:sz="0" w:space="0" w:color="auto"/>
        <w:bottom w:val="none" w:sz="0" w:space="0" w:color="auto"/>
        <w:right w:val="none" w:sz="0" w:space="0" w:color="auto"/>
      </w:divBdr>
    </w:div>
    <w:div w:id="41906196">
      <w:marLeft w:val="640"/>
      <w:marRight w:val="0"/>
      <w:marTop w:val="0"/>
      <w:marBottom w:val="0"/>
      <w:divBdr>
        <w:top w:val="none" w:sz="0" w:space="0" w:color="auto"/>
        <w:left w:val="none" w:sz="0" w:space="0" w:color="auto"/>
        <w:bottom w:val="none" w:sz="0" w:space="0" w:color="auto"/>
        <w:right w:val="none" w:sz="0" w:space="0" w:color="auto"/>
      </w:divBdr>
    </w:div>
    <w:div w:id="41945875">
      <w:marLeft w:val="640"/>
      <w:marRight w:val="0"/>
      <w:marTop w:val="0"/>
      <w:marBottom w:val="0"/>
      <w:divBdr>
        <w:top w:val="none" w:sz="0" w:space="0" w:color="auto"/>
        <w:left w:val="none" w:sz="0" w:space="0" w:color="auto"/>
        <w:bottom w:val="none" w:sz="0" w:space="0" w:color="auto"/>
        <w:right w:val="none" w:sz="0" w:space="0" w:color="auto"/>
      </w:divBdr>
    </w:div>
    <w:div w:id="42023116">
      <w:marLeft w:val="640"/>
      <w:marRight w:val="0"/>
      <w:marTop w:val="0"/>
      <w:marBottom w:val="0"/>
      <w:divBdr>
        <w:top w:val="none" w:sz="0" w:space="0" w:color="auto"/>
        <w:left w:val="none" w:sz="0" w:space="0" w:color="auto"/>
        <w:bottom w:val="none" w:sz="0" w:space="0" w:color="auto"/>
        <w:right w:val="none" w:sz="0" w:space="0" w:color="auto"/>
      </w:divBdr>
    </w:div>
    <w:div w:id="42097618">
      <w:marLeft w:val="640"/>
      <w:marRight w:val="0"/>
      <w:marTop w:val="0"/>
      <w:marBottom w:val="0"/>
      <w:divBdr>
        <w:top w:val="none" w:sz="0" w:space="0" w:color="auto"/>
        <w:left w:val="none" w:sz="0" w:space="0" w:color="auto"/>
        <w:bottom w:val="none" w:sz="0" w:space="0" w:color="auto"/>
        <w:right w:val="none" w:sz="0" w:space="0" w:color="auto"/>
      </w:divBdr>
    </w:div>
    <w:div w:id="42141110">
      <w:marLeft w:val="640"/>
      <w:marRight w:val="0"/>
      <w:marTop w:val="0"/>
      <w:marBottom w:val="0"/>
      <w:divBdr>
        <w:top w:val="none" w:sz="0" w:space="0" w:color="auto"/>
        <w:left w:val="none" w:sz="0" w:space="0" w:color="auto"/>
        <w:bottom w:val="none" w:sz="0" w:space="0" w:color="auto"/>
        <w:right w:val="none" w:sz="0" w:space="0" w:color="auto"/>
      </w:divBdr>
    </w:div>
    <w:div w:id="42144040">
      <w:marLeft w:val="640"/>
      <w:marRight w:val="0"/>
      <w:marTop w:val="0"/>
      <w:marBottom w:val="0"/>
      <w:divBdr>
        <w:top w:val="none" w:sz="0" w:space="0" w:color="auto"/>
        <w:left w:val="none" w:sz="0" w:space="0" w:color="auto"/>
        <w:bottom w:val="none" w:sz="0" w:space="0" w:color="auto"/>
        <w:right w:val="none" w:sz="0" w:space="0" w:color="auto"/>
      </w:divBdr>
    </w:div>
    <w:div w:id="42215041">
      <w:marLeft w:val="640"/>
      <w:marRight w:val="0"/>
      <w:marTop w:val="0"/>
      <w:marBottom w:val="0"/>
      <w:divBdr>
        <w:top w:val="none" w:sz="0" w:space="0" w:color="auto"/>
        <w:left w:val="none" w:sz="0" w:space="0" w:color="auto"/>
        <w:bottom w:val="none" w:sz="0" w:space="0" w:color="auto"/>
        <w:right w:val="none" w:sz="0" w:space="0" w:color="auto"/>
      </w:divBdr>
    </w:div>
    <w:div w:id="42365561">
      <w:marLeft w:val="640"/>
      <w:marRight w:val="0"/>
      <w:marTop w:val="0"/>
      <w:marBottom w:val="0"/>
      <w:divBdr>
        <w:top w:val="none" w:sz="0" w:space="0" w:color="auto"/>
        <w:left w:val="none" w:sz="0" w:space="0" w:color="auto"/>
        <w:bottom w:val="none" w:sz="0" w:space="0" w:color="auto"/>
        <w:right w:val="none" w:sz="0" w:space="0" w:color="auto"/>
      </w:divBdr>
    </w:div>
    <w:div w:id="42367275">
      <w:marLeft w:val="640"/>
      <w:marRight w:val="0"/>
      <w:marTop w:val="0"/>
      <w:marBottom w:val="0"/>
      <w:divBdr>
        <w:top w:val="none" w:sz="0" w:space="0" w:color="auto"/>
        <w:left w:val="none" w:sz="0" w:space="0" w:color="auto"/>
        <w:bottom w:val="none" w:sz="0" w:space="0" w:color="auto"/>
        <w:right w:val="none" w:sz="0" w:space="0" w:color="auto"/>
      </w:divBdr>
    </w:div>
    <w:div w:id="42407625">
      <w:marLeft w:val="640"/>
      <w:marRight w:val="0"/>
      <w:marTop w:val="0"/>
      <w:marBottom w:val="0"/>
      <w:divBdr>
        <w:top w:val="none" w:sz="0" w:space="0" w:color="auto"/>
        <w:left w:val="none" w:sz="0" w:space="0" w:color="auto"/>
        <w:bottom w:val="none" w:sz="0" w:space="0" w:color="auto"/>
        <w:right w:val="none" w:sz="0" w:space="0" w:color="auto"/>
      </w:divBdr>
    </w:div>
    <w:div w:id="42408699">
      <w:marLeft w:val="640"/>
      <w:marRight w:val="0"/>
      <w:marTop w:val="0"/>
      <w:marBottom w:val="0"/>
      <w:divBdr>
        <w:top w:val="none" w:sz="0" w:space="0" w:color="auto"/>
        <w:left w:val="none" w:sz="0" w:space="0" w:color="auto"/>
        <w:bottom w:val="none" w:sz="0" w:space="0" w:color="auto"/>
        <w:right w:val="none" w:sz="0" w:space="0" w:color="auto"/>
      </w:divBdr>
    </w:div>
    <w:div w:id="42490441">
      <w:marLeft w:val="640"/>
      <w:marRight w:val="0"/>
      <w:marTop w:val="0"/>
      <w:marBottom w:val="0"/>
      <w:divBdr>
        <w:top w:val="none" w:sz="0" w:space="0" w:color="auto"/>
        <w:left w:val="none" w:sz="0" w:space="0" w:color="auto"/>
        <w:bottom w:val="none" w:sz="0" w:space="0" w:color="auto"/>
        <w:right w:val="none" w:sz="0" w:space="0" w:color="auto"/>
      </w:divBdr>
    </w:div>
    <w:div w:id="42751767">
      <w:marLeft w:val="640"/>
      <w:marRight w:val="0"/>
      <w:marTop w:val="0"/>
      <w:marBottom w:val="0"/>
      <w:divBdr>
        <w:top w:val="none" w:sz="0" w:space="0" w:color="auto"/>
        <w:left w:val="none" w:sz="0" w:space="0" w:color="auto"/>
        <w:bottom w:val="none" w:sz="0" w:space="0" w:color="auto"/>
        <w:right w:val="none" w:sz="0" w:space="0" w:color="auto"/>
      </w:divBdr>
    </w:div>
    <w:div w:id="42757228">
      <w:marLeft w:val="640"/>
      <w:marRight w:val="0"/>
      <w:marTop w:val="0"/>
      <w:marBottom w:val="0"/>
      <w:divBdr>
        <w:top w:val="none" w:sz="0" w:space="0" w:color="auto"/>
        <w:left w:val="none" w:sz="0" w:space="0" w:color="auto"/>
        <w:bottom w:val="none" w:sz="0" w:space="0" w:color="auto"/>
        <w:right w:val="none" w:sz="0" w:space="0" w:color="auto"/>
      </w:divBdr>
    </w:div>
    <w:div w:id="42802150">
      <w:marLeft w:val="640"/>
      <w:marRight w:val="0"/>
      <w:marTop w:val="0"/>
      <w:marBottom w:val="0"/>
      <w:divBdr>
        <w:top w:val="none" w:sz="0" w:space="0" w:color="auto"/>
        <w:left w:val="none" w:sz="0" w:space="0" w:color="auto"/>
        <w:bottom w:val="none" w:sz="0" w:space="0" w:color="auto"/>
        <w:right w:val="none" w:sz="0" w:space="0" w:color="auto"/>
      </w:divBdr>
    </w:div>
    <w:div w:id="42827010">
      <w:marLeft w:val="640"/>
      <w:marRight w:val="0"/>
      <w:marTop w:val="0"/>
      <w:marBottom w:val="0"/>
      <w:divBdr>
        <w:top w:val="none" w:sz="0" w:space="0" w:color="auto"/>
        <w:left w:val="none" w:sz="0" w:space="0" w:color="auto"/>
        <w:bottom w:val="none" w:sz="0" w:space="0" w:color="auto"/>
        <w:right w:val="none" w:sz="0" w:space="0" w:color="auto"/>
      </w:divBdr>
    </w:div>
    <w:div w:id="42945567">
      <w:marLeft w:val="640"/>
      <w:marRight w:val="0"/>
      <w:marTop w:val="0"/>
      <w:marBottom w:val="0"/>
      <w:divBdr>
        <w:top w:val="none" w:sz="0" w:space="0" w:color="auto"/>
        <w:left w:val="none" w:sz="0" w:space="0" w:color="auto"/>
        <w:bottom w:val="none" w:sz="0" w:space="0" w:color="auto"/>
        <w:right w:val="none" w:sz="0" w:space="0" w:color="auto"/>
      </w:divBdr>
    </w:div>
    <w:div w:id="42948969">
      <w:marLeft w:val="640"/>
      <w:marRight w:val="0"/>
      <w:marTop w:val="0"/>
      <w:marBottom w:val="0"/>
      <w:divBdr>
        <w:top w:val="none" w:sz="0" w:space="0" w:color="auto"/>
        <w:left w:val="none" w:sz="0" w:space="0" w:color="auto"/>
        <w:bottom w:val="none" w:sz="0" w:space="0" w:color="auto"/>
        <w:right w:val="none" w:sz="0" w:space="0" w:color="auto"/>
      </w:divBdr>
    </w:div>
    <w:div w:id="43020890">
      <w:marLeft w:val="640"/>
      <w:marRight w:val="0"/>
      <w:marTop w:val="0"/>
      <w:marBottom w:val="0"/>
      <w:divBdr>
        <w:top w:val="none" w:sz="0" w:space="0" w:color="auto"/>
        <w:left w:val="none" w:sz="0" w:space="0" w:color="auto"/>
        <w:bottom w:val="none" w:sz="0" w:space="0" w:color="auto"/>
        <w:right w:val="none" w:sz="0" w:space="0" w:color="auto"/>
      </w:divBdr>
    </w:div>
    <w:div w:id="43070361">
      <w:marLeft w:val="640"/>
      <w:marRight w:val="0"/>
      <w:marTop w:val="0"/>
      <w:marBottom w:val="0"/>
      <w:divBdr>
        <w:top w:val="none" w:sz="0" w:space="0" w:color="auto"/>
        <w:left w:val="none" w:sz="0" w:space="0" w:color="auto"/>
        <w:bottom w:val="none" w:sz="0" w:space="0" w:color="auto"/>
        <w:right w:val="none" w:sz="0" w:space="0" w:color="auto"/>
      </w:divBdr>
    </w:div>
    <w:div w:id="43254853">
      <w:marLeft w:val="640"/>
      <w:marRight w:val="0"/>
      <w:marTop w:val="0"/>
      <w:marBottom w:val="0"/>
      <w:divBdr>
        <w:top w:val="none" w:sz="0" w:space="0" w:color="auto"/>
        <w:left w:val="none" w:sz="0" w:space="0" w:color="auto"/>
        <w:bottom w:val="none" w:sz="0" w:space="0" w:color="auto"/>
        <w:right w:val="none" w:sz="0" w:space="0" w:color="auto"/>
      </w:divBdr>
    </w:div>
    <w:div w:id="43259820">
      <w:marLeft w:val="640"/>
      <w:marRight w:val="0"/>
      <w:marTop w:val="0"/>
      <w:marBottom w:val="0"/>
      <w:divBdr>
        <w:top w:val="none" w:sz="0" w:space="0" w:color="auto"/>
        <w:left w:val="none" w:sz="0" w:space="0" w:color="auto"/>
        <w:bottom w:val="none" w:sz="0" w:space="0" w:color="auto"/>
        <w:right w:val="none" w:sz="0" w:space="0" w:color="auto"/>
      </w:divBdr>
    </w:div>
    <w:div w:id="43261334">
      <w:marLeft w:val="640"/>
      <w:marRight w:val="0"/>
      <w:marTop w:val="0"/>
      <w:marBottom w:val="0"/>
      <w:divBdr>
        <w:top w:val="none" w:sz="0" w:space="0" w:color="auto"/>
        <w:left w:val="none" w:sz="0" w:space="0" w:color="auto"/>
        <w:bottom w:val="none" w:sz="0" w:space="0" w:color="auto"/>
        <w:right w:val="none" w:sz="0" w:space="0" w:color="auto"/>
      </w:divBdr>
    </w:div>
    <w:div w:id="43262235">
      <w:marLeft w:val="640"/>
      <w:marRight w:val="0"/>
      <w:marTop w:val="0"/>
      <w:marBottom w:val="0"/>
      <w:divBdr>
        <w:top w:val="none" w:sz="0" w:space="0" w:color="auto"/>
        <w:left w:val="none" w:sz="0" w:space="0" w:color="auto"/>
        <w:bottom w:val="none" w:sz="0" w:space="0" w:color="auto"/>
        <w:right w:val="none" w:sz="0" w:space="0" w:color="auto"/>
      </w:divBdr>
    </w:div>
    <w:div w:id="43339392">
      <w:marLeft w:val="640"/>
      <w:marRight w:val="0"/>
      <w:marTop w:val="0"/>
      <w:marBottom w:val="0"/>
      <w:divBdr>
        <w:top w:val="none" w:sz="0" w:space="0" w:color="auto"/>
        <w:left w:val="none" w:sz="0" w:space="0" w:color="auto"/>
        <w:bottom w:val="none" w:sz="0" w:space="0" w:color="auto"/>
        <w:right w:val="none" w:sz="0" w:space="0" w:color="auto"/>
      </w:divBdr>
    </w:div>
    <w:div w:id="43407257">
      <w:marLeft w:val="640"/>
      <w:marRight w:val="0"/>
      <w:marTop w:val="0"/>
      <w:marBottom w:val="0"/>
      <w:divBdr>
        <w:top w:val="none" w:sz="0" w:space="0" w:color="auto"/>
        <w:left w:val="none" w:sz="0" w:space="0" w:color="auto"/>
        <w:bottom w:val="none" w:sz="0" w:space="0" w:color="auto"/>
        <w:right w:val="none" w:sz="0" w:space="0" w:color="auto"/>
      </w:divBdr>
    </w:div>
    <w:div w:id="43414348">
      <w:marLeft w:val="640"/>
      <w:marRight w:val="0"/>
      <w:marTop w:val="0"/>
      <w:marBottom w:val="0"/>
      <w:divBdr>
        <w:top w:val="none" w:sz="0" w:space="0" w:color="auto"/>
        <w:left w:val="none" w:sz="0" w:space="0" w:color="auto"/>
        <w:bottom w:val="none" w:sz="0" w:space="0" w:color="auto"/>
        <w:right w:val="none" w:sz="0" w:space="0" w:color="auto"/>
      </w:divBdr>
    </w:div>
    <w:div w:id="43451931">
      <w:marLeft w:val="640"/>
      <w:marRight w:val="0"/>
      <w:marTop w:val="0"/>
      <w:marBottom w:val="0"/>
      <w:divBdr>
        <w:top w:val="none" w:sz="0" w:space="0" w:color="auto"/>
        <w:left w:val="none" w:sz="0" w:space="0" w:color="auto"/>
        <w:bottom w:val="none" w:sz="0" w:space="0" w:color="auto"/>
        <w:right w:val="none" w:sz="0" w:space="0" w:color="auto"/>
      </w:divBdr>
    </w:div>
    <w:div w:id="43456674">
      <w:marLeft w:val="640"/>
      <w:marRight w:val="0"/>
      <w:marTop w:val="0"/>
      <w:marBottom w:val="0"/>
      <w:divBdr>
        <w:top w:val="none" w:sz="0" w:space="0" w:color="auto"/>
        <w:left w:val="none" w:sz="0" w:space="0" w:color="auto"/>
        <w:bottom w:val="none" w:sz="0" w:space="0" w:color="auto"/>
        <w:right w:val="none" w:sz="0" w:space="0" w:color="auto"/>
      </w:divBdr>
    </w:div>
    <w:div w:id="43676566">
      <w:marLeft w:val="640"/>
      <w:marRight w:val="0"/>
      <w:marTop w:val="0"/>
      <w:marBottom w:val="0"/>
      <w:divBdr>
        <w:top w:val="none" w:sz="0" w:space="0" w:color="auto"/>
        <w:left w:val="none" w:sz="0" w:space="0" w:color="auto"/>
        <w:bottom w:val="none" w:sz="0" w:space="0" w:color="auto"/>
        <w:right w:val="none" w:sz="0" w:space="0" w:color="auto"/>
      </w:divBdr>
    </w:div>
    <w:div w:id="43919250">
      <w:marLeft w:val="640"/>
      <w:marRight w:val="0"/>
      <w:marTop w:val="0"/>
      <w:marBottom w:val="0"/>
      <w:divBdr>
        <w:top w:val="none" w:sz="0" w:space="0" w:color="auto"/>
        <w:left w:val="none" w:sz="0" w:space="0" w:color="auto"/>
        <w:bottom w:val="none" w:sz="0" w:space="0" w:color="auto"/>
        <w:right w:val="none" w:sz="0" w:space="0" w:color="auto"/>
      </w:divBdr>
    </w:div>
    <w:div w:id="43986123">
      <w:marLeft w:val="640"/>
      <w:marRight w:val="0"/>
      <w:marTop w:val="0"/>
      <w:marBottom w:val="0"/>
      <w:divBdr>
        <w:top w:val="none" w:sz="0" w:space="0" w:color="auto"/>
        <w:left w:val="none" w:sz="0" w:space="0" w:color="auto"/>
        <w:bottom w:val="none" w:sz="0" w:space="0" w:color="auto"/>
        <w:right w:val="none" w:sz="0" w:space="0" w:color="auto"/>
      </w:divBdr>
    </w:div>
    <w:div w:id="43987610">
      <w:marLeft w:val="640"/>
      <w:marRight w:val="0"/>
      <w:marTop w:val="0"/>
      <w:marBottom w:val="0"/>
      <w:divBdr>
        <w:top w:val="none" w:sz="0" w:space="0" w:color="auto"/>
        <w:left w:val="none" w:sz="0" w:space="0" w:color="auto"/>
        <w:bottom w:val="none" w:sz="0" w:space="0" w:color="auto"/>
        <w:right w:val="none" w:sz="0" w:space="0" w:color="auto"/>
      </w:divBdr>
    </w:div>
    <w:div w:id="44064937">
      <w:marLeft w:val="640"/>
      <w:marRight w:val="0"/>
      <w:marTop w:val="0"/>
      <w:marBottom w:val="0"/>
      <w:divBdr>
        <w:top w:val="none" w:sz="0" w:space="0" w:color="auto"/>
        <w:left w:val="none" w:sz="0" w:space="0" w:color="auto"/>
        <w:bottom w:val="none" w:sz="0" w:space="0" w:color="auto"/>
        <w:right w:val="none" w:sz="0" w:space="0" w:color="auto"/>
      </w:divBdr>
    </w:div>
    <w:div w:id="44067170">
      <w:marLeft w:val="640"/>
      <w:marRight w:val="0"/>
      <w:marTop w:val="0"/>
      <w:marBottom w:val="0"/>
      <w:divBdr>
        <w:top w:val="none" w:sz="0" w:space="0" w:color="auto"/>
        <w:left w:val="none" w:sz="0" w:space="0" w:color="auto"/>
        <w:bottom w:val="none" w:sz="0" w:space="0" w:color="auto"/>
        <w:right w:val="none" w:sz="0" w:space="0" w:color="auto"/>
      </w:divBdr>
    </w:div>
    <w:div w:id="44070470">
      <w:marLeft w:val="640"/>
      <w:marRight w:val="0"/>
      <w:marTop w:val="0"/>
      <w:marBottom w:val="0"/>
      <w:divBdr>
        <w:top w:val="none" w:sz="0" w:space="0" w:color="auto"/>
        <w:left w:val="none" w:sz="0" w:space="0" w:color="auto"/>
        <w:bottom w:val="none" w:sz="0" w:space="0" w:color="auto"/>
        <w:right w:val="none" w:sz="0" w:space="0" w:color="auto"/>
      </w:divBdr>
    </w:div>
    <w:div w:id="44107683">
      <w:marLeft w:val="640"/>
      <w:marRight w:val="0"/>
      <w:marTop w:val="0"/>
      <w:marBottom w:val="0"/>
      <w:divBdr>
        <w:top w:val="none" w:sz="0" w:space="0" w:color="auto"/>
        <w:left w:val="none" w:sz="0" w:space="0" w:color="auto"/>
        <w:bottom w:val="none" w:sz="0" w:space="0" w:color="auto"/>
        <w:right w:val="none" w:sz="0" w:space="0" w:color="auto"/>
      </w:divBdr>
    </w:div>
    <w:div w:id="44111136">
      <w:marLeft w:val="640"/>
      <w:marRight w:val="0"/>
      <w:marTop w:val="0"/>
      <w:marBottom w:val="0"/>
      <w:divBdr>
        <w:top w:val="none" w:sz="0" w:space="0" w:color="auto"/>
        <w:left w:val="none" w:sz="0" w:space="0" w:color="auto"/>
        <w:bottom w:val="none" w:sz="0" w:space="0" w:color="auto"/>
        <w:right w:val="none" w:sz="0" w:space="0" w:color="auto"/>
      </w:divBdr>
    </w:div>
    <w:div w:id="44184366">
      <w:marLeft w:val="640"/>
      <w:marRight w:val="0"/>
      <w:marTop w:val="0"/>
      <w:marBottom w:val="0"/>
      <w:divBdr>
        <w:top w:val="none" w:sz="0" w:space="0" w:color="auto"/>
        <w:left w:val="none" w:sz="0" w:space="0" w:color="auto"/>
        <w:bottom w:val="none" w:sz="0" w:space="0" w:color="auto"/>
        <w:right w:val="none" w:sz="0" w:space="0" w:color="auto"/>
      </w:divBdr>
    </w:div>
    <w:div w:id="44186172">
      <w:marLeft w:val="640"/>
      <w:marRight w:val="0"/>
      <w:marTop w:val="0"/>
      <w:marBottom w:val="0"/>
      <w:divBdr>
        <w:top w:val="none" w:sz="0" w:space="0" w:color="auto"/>
        <w:left w:val="none" w:sz="0" w:space="0" w:color="auto"/>
        <w:bottom w:val="none" w:sz="0" w:space="0" w:color="auto"/>
        <w:right w:val="none" w:sz="0" w:space="0" w:color="auto"/>
      </w:divBdr>
    </w:div>
    <w:div w:id="44329607">
      <w:marLeft w:val="640"/>
      <w:marRight w:val="0"/>
      <w:marTop w:val="0"/>
      <w:marBottom w:val="0"/>
      <w:divBdr>
        <w:top w:val="none" w:sz="0" w:space="0" w:color="auto"/>
        <w:left w:val="none" w:sz="0" w:space="0" w:color="auto"/>
        <w:bottom w:val="none" w:sz="0" w:space="0" w:color="auto"/>
        <w:right w:val="none" w:sz="0" w:space="0" w:color="auto"/>
      </w:divBdr>
    </w:div>
    <w:div w:id="44332253">
      <w:marLeft w:val="640"/>
      <w:marRight w:val="0"/>
      <w:marTop w:val="0"/>
      <w:marBottom w:val="0"/>
      <w:divBdr>
        <w:top w:val="none" w:sz="0" w:space="0" w:color="auto"/>
        <w:left w:val="none" w:sz="0" w:space="0" w:color="auto"/>
        <w:bottom w:val="none" w:sz="0" w:space="0" w:color="auto"/>
        <w:right w:val="none" w:sz="0" w:space="0" w:color="auto"/>
      </w:divBdr>
    </w:div>
    <w:div w:id="44376221">
      <w:marLeft w:val="640"/>
      <w:marRight w:val="0"/>
      <w:marTop w:val="0"/>
      <w:marBottom w:val="0"/>
      <w:divBdr>
        <w:top w:val="none" w:sz="0" w:space="0" w:color="auto"/>
        <w:left w:val="none" w:sz="0" w:space="0" w:color="auto"/>
        <w:bottom w:val="none" w:sz="0" w:space="0" w:color="auto"/>
        <w:right w:val="none" w:sz="0" w:space="0" w:color="auto"/>
      </w:divBdr>
    </w:div>
    <w:div w:id="44454269">
      <w:marLeft w:val="640"/>
      <w:marRight w:val="0"/>
      <w:marTop w:val="0"/>
      <w:marBottom w:val="0"/>
      <w:divBdr>
        <w:top w:val="none" w:sz="0" w:space="0" w:color="auto"/>
        <w:left w:val="none" w:sz="0" w:space="0" w:color="auto"/>
        <w:bottom w:val="none" w:sz="0" w:space="0" w:color="auto"/>
        <w:right w:val="none" w:sz="0" w:space="0" w:color="auto"/>
      </w:divBdr>
    </w:div>
    <w:div w:id="44529794">
      <w:marLeft w:val="640"/>
      <w:marRight w:val="0"/>
      <w:marTop w:val="0"/>
      <w:marBottom w:val="0"/>
      <w:divBdr>
        <w:top w:val="none" w:sz="0" w:space="0" w:color="auto"/>
        <w:left w:val="none" w:sz="0" w:space="0" w:color="auto"/>
        <w:bottom w:val="none" w:sz="0" w:space="0" w:color="auto"/>
        <w:right w:val="none" w:sz="0" w:space="0" w:color="auto"/>
      </w:divBdr>
    </w:div>
    <w:div w:id="44567936">
      <w:marLeft w:val="640"/>
      <w:marRight w:val="0"/>
      <w:marTop w:val="0"/>
      <w:marBottom w:val="0"/>
      <w:divBdr>
        <w:top w:val="none" w:sz="0" w:space="0" w:color="auto"/>
        <w:left w:val="none" w:sz="0" w:space="0" w:color="auto"/>
        <w:bottom w:val="none" w:sz="0" w:space="0" w:color="auto"/>
        <w:right w:val="none" w:sz="0" w:space="0" w:color="auto"/>
      </w:divBdr>
    </w:div>
    <w:div w:id="44720165">
      <w:marLeft w:val="640"/>
      <w:marRight w:val="0"/>
      <w:marTop w:val="0"/>
      <w:marBottom w:val="0"/>
      <w:divBdr>
        <w:top w:val="none" w:sz="0" w:space="0" w:color="auto"/>
        <w:left w:val="none" w:sz="0" w:space="0" w:color="auto"/>
        <w:bottom w:val="none" w:sz="0" w:space="0" w:color="auto"/>
        <w:right w:val="none" w:sz="0" w:space="0" w:color="auto"/>
      </w:divBdr>
    </w:div>
    <w:div w:id="44764387">
      <w:marLeft w:val="640"/>
      <w:marRight w:val="0"/>
      <w:marTop w:val="0"/>
      <w:marBottom w:val="0"/>
      <w:divBdr>
        <w:top w:val="none" w:sz="0" w:space="0" w:color="auto"/>
        <w:left w:val="none" w:sz="0" w:space="0" w:color="auto"/>
        <w:bottom w:val="none" w:sz="0" w:space="0" w:color="auto"/>
        <w:right w:val="none" w:sz="0" w:space="0" w:color="auto"/>
      </w:divBdr>
    </w:div>
    <w:div w:id="44791407">
      <w:marLeft w:val="640"/>
      <w:marRight w:val="0"/>
      <w:marTop w:val="0"/>
      <w:marBottom w:val="0"/>
      <w:divBdr>
        <w:top w:val="none" w:sz="0" w:space="0" w:color="auto"/>
        <w:left w:val="none" w:sz="0" w:space="0" w:color="auto"/>
        <w:bottom w:val="none" w:sz="0" w:space="0" w:color="auto"/>
        <w:right w:val="none" w:sz="0" w:space="0" w:color="auto"/>
      </w:divBdr>
    </w:div>
    <w:div w:id="44839726">
      <w:marLeft w:val="640"/>
      <w:marRight w:val="0"/>
      <w:marTop w:val="0"/>
      <w:marBottom w:val="0"/>
      <w:divBdr>
        <w:top w:val="none" w:sz="0" w:space="0" w:color="auto"/>
        <w:left w:val="none" w:sz="0" w:space="0" w:color="auto"/>
        <w:bottom w:val="none" w:sz="0" w:space="0" w:color="auto"/>
        <w:right w:val="none" w:sz="0" w:space="0" w:color="auto"/>
      </w:divBdr>
    </w:div>
    <w:div w:id="44958400">
      <w:marLeft w:val="640"/>
      <w:marRight w:val="0"/>
      <w:marTop w:val="0"/>
      <w:marBottom w:val="0"/>
      <w:divBdr>
        <w:top w:val="none" w:sz="0" w:space="0" w:color="auto"/>
        <w:left w:val="none" w:sz="0" w:space="0" w:color="auto"/>
        <w:bottom w:val="none" w:sz="0" w:space="0" w:color="auto"/>
        <w:right w:val="none" w:sz="0" w:space="0" w:color="auto"/>
      </w:divBdr>
    </w:div>
    <w:div w:id="44989294">
      <w:marLeft w:val="640"/>
      <w:marRight w:val="0"/>
      <w:marTop w:val="0"/>
      <w:marBottom w:val="0"/>
      <w:divBdr>
        <w:top w:val="none" w:sz="0" w:space="0" w:color="auto"/>
        <w:left w:val="none" w:sz="0" w:space="0" w:color="auto"/>
        <w:bottom w:val="none" w:sz="0" w:space="0" w:color="auto"/>
        <w:right w:val="none" w:sz="0" w:space="0" w:color="auto"/>
      </w:divBdr>
    </w:div>
    <w:div w:id="44990313">
      <w:marLeft w:val="640"/>
      <w:marRight w:val="0"/>
      <w:marTop w:val="0"/>
      <w:marBottom w:val="0"/>
      <w:divBdr>
        <w:top w:val="none" w:sz="0" w:space="0" w:color="auto"/>
        <w:left w:val="none" w:sz="0" w:space="0" w:color="auto"/>
        <w:bottom w:val="none" w:sz="0" w:space="0" w:color="auto"/>
        <w:right w:val="none" w:sz="0" w:space="0" w:color="auto"/>
      </w:divBdr>
    </w:div>
    <w:div w:id="45109008">
      <w:marLeft w:val="640"/>
      <w:marRight w:val="0"/>
      <w:marTop w:val="0"/>
      <w:marBottom w:val="0"/>
      <w:divBdr>
        <w:top w:val="none" w:sz="0" w:space="0" w:color="auto"/>
        <w:left w:val="none" w:sz="0" w:space="0" w:color="auto"/>
        <w:bottom w:val="none" w:sz="0" w:space="0" w:color="auto"/>
        <w:right w:val="none" w:sz="0" w:space="0" w:color="auto"/>
      </w:divBdr>
    </w:div>
    <w:div w:id="45109262">
      <w:marLeft w:val="640"/>
      <w:marRight w:val="0"/>
      <w:marTop w:val="0"/>
      <w:marBottom w:val="0"/>
      <w:divBdr>
        <w:top w:val="none" w:sz="0" w:space="0" w:color="auto"/>
        <w:left w:val="none" w:sz="0" w:space="0" w:color="auto"/>
        <w:bottom w:val="none" w:sz="0" w:space="0" w:color="auto"/>
        <w:right w:val="none" w:sz="0" w:space="0" w:color="auto"/>
      </w:divBdr>
    </w:div>
    <w:div w:id="45112051">
      <w:marLeft w:val="640"/>
      <w:marRight w:val="0"/>
      <w:marTop w:val="0"/>
      <w:marBottom w:val="0"/>
      <w:divBdr>
        <w:top w:val="none" w:sz="0" w:space="0" w:color="auto"/>
        <w:left w:val="none" w:sz="0" w:space="0" w:color="auto"/>
        <w:bottom w:val="none" w:sz="0" w:space="0" w:color="auto"/>
        <w:right w:val="none" w:sz="0" w:space="0" w:color="auto"/>
      </w:divBdr>
    </w:div>
    <w:div w:id="45185487">
      <w:marLeft w:val="640"/>
      <w:marRight w:val="0"/>
      <w:marTop w:val="0"/>
      <w:marBottom w:val="0"/>
      <w:divBdr>
        <w:top w:val="none" w:sz="0" w:space="0" w:color="auto"/>
        <w:left w:val="none" w:sz="0" w:space="0" w:color="auto"/>
        <w:bottom w:val="none" w:sz="0" w:space="0" w:color="auto"/>
        <w:right w:val="none" w:sz="0" w:space="0" w:color="auto"/>
      </w:divBdr>
    </w:div>
    <w:div w:id="45372654">
      <w:marLeft w:val="640"/>
      <w:marRight w:val="0"/>
      <w:marTop w:val="0"/>
      <w:marBottom w:val="0"/>
      <w:divBdr>
        <w:top w:val="none" w:sz="0" w:space="0" w:color="auto"/>
        <w:left w:val="none" w:sz="0" w:space="0" w:color="auto"/>
        <w:bottom w:val="none" w:sz="0" w:space="0" w:color="auto"/>
        <w:right w:val="none" w:sz="0" w:space="0" w:color="auto"/>
      </w:divBdr>
    </w:div>
    <w:div w:id="45376008">
      <w:marLeft w:val="640"/>
      <w:marRight w:val="0"/>
      <w:marTop w:val="0"/>
      <w:marBottom w:val="0"/>
      <w:divBdr>
        <w:top w:val="none" w:sz="0" w:space="0" w:color="auto"/>
        <w:left w:val="none" w:sz="0" w:space="0" w:color="auto"/>
        <w:bottom w:val="none" w:sz="0" w:space="0" w:color="auto"/>
        <w:right w:val="none" w:sz="0" w:space="0" w:color="auto"/>
      </w:divBdr>
    </w:div>
    <w:div w:id="45421322">
      <w:marLeft w:val="640"/>
      <w:marRight w:val="0"/>
      <w:marTop w:val="0"/>
      <w:marBottom w:val="0"/>
      <w:divBdr>
        <w:top w:val="none" w:sz="0" w:space="0" w:color="auto"/>
        <w:left w:val="none" w:sz="0" w:space="0" w:color="auto"/>
        <w:bottom w:val="none" w:sz="0" w:space="0" w:color="auto"/>
        <w:right w:val="none" w:sz="0" w:space="0" w:color="auto"/>
      </w:divBdr>
    </w:div>
    <w:div w:id="45492955">
      <w:marLeft w:val="640"/>
      <w:marRight w:val="0"/>
      <w:marTop w:val="0"/>
      <w:marBottom w:val="0"/>
      <w:divBdr>
        <w:top w:val="none" w:sz="0" w:space="0" w:color="auto"/>
        <w:left w:val="none" w:sz="0" w:space="0" w:color="auto"/>
        <w:bottom w:val="none" w:sz="0" w:space="0" w:color="auto"/>
        <w:right w:val="none" w:sz="0" w:space="0" w:color="auto"/>
      </w:divBdr>
    </w:div>
    <w:div w:id="45569081">
      <w:marLeft w:val="640"/>
      <w:marRight w:val="0"/>
      <w:marTop w:val="0"/>
      <w:marBottom w:val="0"/>
      <w:divBdr>
        <w:top w:val="none" w:sz="0" w:space="0" w:color="auto"/>
        <w:left w:val="none" w:sz="0" w:space="0" w:color="auto"/>
        <w:bottom w:val="none" w:sz="0" w:space="0" w:color="auto"/>
        <w:right w:val="none" w:sz="0" w:space="0" w:color="auto"/>
      </w:divBdr>
    </w:div>
    <w:div w:id="45572490">
      <w:marLeft w:val="640"/>
      <w:marRight w:val="0"/>
      <w:marTop w:val="0"/>
      <w:marBottom w:val="0"/>
      <w:divBdr>
        <w:top w:val="none" w:sz="0" w:space="0" w:color="auto"/>
        <w:left w:val="none" w:sz="0" w:space="0" w:color="auto"/>
        <w:bottom w:val="none" w:sz="0" w:space="0" w:color="auto"/>
        <w:right w:val="none" w:sz="0" w:space="0" w:color="auto"/>
      </w:divBdr>
    </w:div>
    <w:div w:id="45615780">
      <w:marLeft w:val="640"/>
      <w:marRight w:val="0"/>
      <w:marTop w:val="0"/>
      <w:marBottom w:val="0"/>
      <w:divBdr>
        <w:top w:val="none" w:sz="0" w:space="0" w:color="auto"/>
        <w:left w:val="none" w:sz="0" w:space="0" w:color="auto"/>
        <w:bottom w:val="none" w:sz="0" w:space="0" w:color="auto"/>
        <w:right w:val="none" w:sz="0" w:space="0" w:color="auto"/>
      </w:divBdr>
    </w:div>
    <w:div w:id="45876321">
      <w:marLeft w:val="640"/>
      <w:marRight w:val="0"/>
      <w:marTop w:val="0"/>
      <w:marBottom w:val="0"/>
      <w:divBdr>
        <w:top w:val="none" w:sz="0" w:space="0" w:color="auto"/>
        <w:left w:val="none" w:sz="0" w:space="0" w:color="auto"/>
        <w:bottom w:val="none" w:sz="0" w:space="0" w:color="auto"/>
        <w:right w:val="none" w:sz="0" w:space="0" w:color="auto"/>
      </w:divBdr>
    </w:div>
    <w:div w:id="45959724">
      <w:marLeft w:val="640"/>
      <w:marRight w:val="0"/>
      <w:marTop w:val="0"/>
      <w:marBottom w:val="0"/>
      <w:divBdr>
        <w:top w:val="none" w:sz="0" w:space="0" w:color="auto"/>
        <w:left w:val="none" w:sz="0" w:space="0" w:color="auto"/>
        <w:bottom w:val="none" w:sz="0" w:space="0" w:color="auto"/>
        <w:right w:val="none" w:sz="0" w:space="0" w:color="auto"/>
      </w:divBdr>
    </w:div>
    <w:div w:id="46074250">
      <w:marLeft w:val="640"/>
      <w:marRight w:val="0"/>
      <w:marTop w:val="0"/>
      <w:marBottom w:val="0"/>
      <w:divBdr>
        <w:top w:val="none" w:sz="0" w:space="0" w:color="auto"/>
        <w:left w:val="none" w:sz="0" w:space="0" w:color="auto"/>
        <w:bottom w:val="none" w:sz="0" w:space="0" w:color="auto"/>
        <w:right w:val="none" w:sz="0" w:space="0" w:color="auto"/>
      </w:divBdr>
    </w:div>
    <w:div w:id="46074569">
      <w:marLeft w:val="640"/>
      <w:marRight w:val="0"/>
      <w:marTop w:val="0"/>
      <w:marBottom w:val="0"/>
      <w:divBdr>
        <w:top w:val="none" w:sz="0" w:space="0" w:color="auto"/>
        <w:left w:val="none" w:sz="0" w:space="0" w:color="auto"/>
        <w:bottom w:val="none" w:sz="0" w:space="0" w:color="auto"/>
        <w:right w:val="none" w:sz="0" w:space="0" w:color="auto"/>
      </w:divBdr>
    </w:div>
    <w:div w:id="46151914">
      <w:marLeft w:val="640"/>
      <w:marRight w:val="0"/>
      <w:marTop w:val="0"/>
      <w:marBottom w:val="0"/>
      <w:divBdr>
        <w:top w:val="none" w:sz="0" w:space="0" w:color="auto"/>
        <w:left w:val="none" w:sz="0" w:space="0" w:color="auto"/>
        <w:bottom w:val="none" w:sz="0" w:space="0" w:color="auto"/>
        <w:right w:val="none" w:sz="0" w:space="0" w:color="auto"/>
      </w:divBdr>
    </w:div>
    <w:div w:id="46224746">
      <w:marLeft w:val="640"/>
      <w:marRight w:val="0"/>
      <w:marTop w:val="0"/>
      <w:marBottom w:val="0"/>
      <w:divBdr>
        <w:top w:val="none" w:sz="0" w:space="0" w:color="auto"/>
        <w:left w:val="none" w:sz="0" w:space="0" w:color="auto"/>
        <w:bottom w:val="none" w:sz="0" w:space="0" w:color="auto"/>
        <w:right w:val="none" w:sz="0" w:space="0" w:color="auto"/>
      </w:divBdr>
    </w:div>
    <w:div w:id="46340516">
      <w:marLeft w:val="640"/>
      <w:marRight w:val="0"/>
      <w:marTop w:val="0"/>
      <w:marBottom w:val="0"/>
      <w:divBdr>
        <w:top w:val="none" w:sz="0" w:space="0" w:color="auto"/>
        <w:left w:val="none" w:sz="0" w:space="0" w:color="auto"/>
        <w:bottom w:val="none" w:sz="0" w:space="0" w:color="auto"/>
        <w:right w:val="none" w:sz="0" w:space="0" w:color="auto"/>
      </w:divBdr>
    </w:div>
    <w:div w:id="46342996">
      <w:marLeft w:val="640"/>
      <w:marRight w:val="0"/>
      <w:marTop w:val="0"/>
      <w:marBottom w:val="0"/>
      <w:divBdr>
        <w:top w:val="none" w:sz="0" w:space="0" w:color="auto"/>
        <w:left w:val="none" w:sz="0" w:space="0" w:color="auto"/>
        <w:bottom w:val="none" w:sz="0" w:space="0" w:color="auto"/>
        <w:right w:val="none" w:sz="0" w:space="0" w:color="auto"/>
      </w:divBdr>
    </w:div>
    <w:div w:id="46413267">
      <w:marLeft w:val="640"/>
      <w:marRight w:val="0"/>
      <w:marTop w:val="0"/>
      <w:marBottom w:val="0"/>
      <w:divBdr>
        <w:top w:val="none" w:sz="0" w:space="0" w:color="auto"/>
        <w:left w:val="none" w:sz="0" w:space="0" w:color="auto"/>
        <w:bottom w:val="none" w:sz="0" w:space="0" w:color="auto"/>
        <w:right w:val="none" w:sz="0" w:space="0" w:color="auto"/>
      </w:divBdr>
    </w:div>
    <w:div w:id="46413620">
      <w:marLeft w:val="640"/>
      <w:marRight w:val="0"/>
      <w:marTop w:val="0"/>
      <w:marBottom w:val="0"/>
      <w:divBdr>
        <w:top w:val="none" w:sz="0" w:space="0" w:color="auto"/>
        <w:left w:val="none" w:sz="0" w:space="0" w:color="auto"/>
        <w:bottom w:val="none" w:sz="0" w:space="0" w:color="auto"/>
        <w:right w:val="none" w:sz="0" w:space="0" w:color="auto"/>
      </w:divBdr>
    </w:div>
    <w:div w:id="46418694">
      <w:marLeft w:val="640"/>
      <w:marRight w:val="0"/>
      <w:marTop w:val="0"/>
      <w:marBottom w:val="0"/>
      <w:divBdr>
        <w:top w:val="none" w:sz="0" w:space="0" w:color="auto"/>
        <w:left w:val="none" w:sz="0" w:space="0" w:color="auto"/>
        <w:bottom w:val="none" w:sz="0" w:space="0" w:color="auto"/>
        <w:right w:val="none" w:sz="0" w:space="0" w:color="auto"/>
      </w:divBdr>
    </w:div>
    <w:div w:id="46488441">
      <w:marLeft w:val="640"/>
      <w:marRight w:val="0"/>
      <w:marTop w:val="0"/>
      <w:marBottom w:val="0"/>
      <w:divBdr>
        <w:top w:val="none" w:sz="0" w:space="0" w:color="auto"/>
        <w:left w:val="none" w:sz="0" w:space="0" w:color="auto"/>
        <w:bottom w:val="none" w:sz="0" w:space="0" w:color="auto"/>
        <w:right w:val="none" w:sz="0" w:space="0" w:color="auto"/>
      </w:divBdr>
    </w:div>
    <w:div w:id="46531279">
      <w:marLeft w:val="640"/>
      <w:marRight w:val="0"/>
      <w:marTop w:val="0"/>
      <w:marBottom w:val="0"/>
      <w:divBdr>
        <w:top w:val="none" w:sz="0" w:space="0" w:color="auto"/>
        <w:left w:val="none" w:sz="0" w:space="0" w:color="auto"/>
        <w:bottom w:val="none" w:sz="0" w:space="0" w:color="auto"/>
        <w:right w:val="none" w:sz="0" w:space="0" w:color="auto"/>
      </w:divBdr>
    </w:div>
    <w:div w:id="46607100">
      <w:marLeft w:val="640"/>
      <w:marRight w:val="0"/>
      <w:marTop w:val="0"/>
      <w:marBottom w:val="0"/>
      <w:divBdr>
        <w:top w:val="none" w:sz="0" w:space="0" w:color="auto"/>
        <w:left w:val="none" w:sz="0" w:space="0" w:color="auto"/>
        <w:bottom w:val="none" w:sz="0" w:space="0" w:color="auto"/>
        <w:right w:val="none" w:sz="0" w:space="0" w:color="auto"/>
      </w:divBdr>
    </w:div>
    <w:div w:id="46615382">
      <w:marLeft w:val="640"/>
      <w:marRight w:val="0"/>
      <w:marTop w:val="0"/>
      <w:marBottom w:val="0"/>
      <w:divBdr>
        <w:top w:val="none" w:sz="0" w:space="0" w:color="auto"/>
        <w:left w:val="none" w:sz="0" w:space="0" w:color="auto"/>
        <w:bottom w:val="none" w:sz="0" w:space="0" w:color="auto"/>
        <w:right w:val="none" w:sz="0" w:space="0" w:color="auto"/>
      </w:divBdr>
    </w:div>
    <w:div w:id="46727942">
      <w:marLeft w:val="640"/>
      <w:marRight w:val="0"/>
      <w:marTop w:val="0"/>
      <w:marBottom w:val="0"/>
      <w:divBdr>
        <w:top w:val="none" w:sz="0" w:space="0" w:color="auto"/>
        <w:left w:val="none" w:sz="0" w:space="0" w:color="auto"/>
        <w:bottom w:val="none" w:sz="0" w:space="0" w:color="auto"/>
        <w:right w:val="none" w:sz="0" w:space="0" w:color="auto"/>
      </w:divBdr>
    </w:div>
    <w:div w:id="46802864">
      <w:marLeft w:val="640"/>
      <w:marRight w:val="0"/>
      <w:marTop w:val="0"/>
      <w:marBottom w:val="0"/>
      <w:divBdr>
        <w:top w:val="none" w:sz="0" w:space="0" w:color="auto"/>
        <w:left w:val="none" w:sz="0" w:space="0" w:color="auto"/>
        <w:bottom w:val="none" w:sz="0" w:space="0" w:color="auto"/>
        <w:right w:val="none" w:sz="0" w:space="0" w:color="auto"/>
      </w:divBdr>
    </w:div>
    <w:div w:id="46883255">
      <w:marLeft w:val="640"/>
      <w:marRight w:val="0"/>
      <w:marTop w:val="0"/>
      <w:marBottom w:val="0"/>
      <w:divBdr>
        <w:top w:val="none" w:sz="0" w:space="0" w:color="auto"/>
        <w:left w:val="none" w:sz="0" w:space="0" w:color="auto"/>
        <w:bottom w:val="none" w:sz="0" w:space="0" w:color="auto"/>
        <w:right w:val="none" w:sz="0" w:space="0" w:color="auto"/>
      </w:divBdr>
    </w:div>
    <w:div w:id="46950886">
      <w:marLeft w:val="640"/>
      <w:marRight w:val="0"/>
      <w:marTop w:val="0"/>
      <w:marBottom w:val="0"/>
      <w:divBdr>
        <w:top w:val="none" w:sz="0" w:space="0" w:color="auto"/>
        <w:left w:val="none" w:sz="0" w:space="0" w:color="auto"/>
        <w:bottom w:val="none" w:sz="0" w:space="0" w:color="auto"/>
        <w:right w:val="none" w:sz="0" w:space="0" w:color="auto"/>
      </w:divBdr>
    </w:div>
    <w:div w:id="46954587">
      <w:marLeft w:val="640"/>
      <w:marRight w:val="0"/>
      <w:marTop w:val="0"/>
      <w:marBottom w:val="0"/>
      <w:divBdr>
        <w:top w:val="none" w:sz="0" w:space="0" w:color="auto"/>
        <w:left w:val="none" w:sz="0" w:space="0" w:color="auto"/>
        <w:bottom w:val="none" w:sz="0" w:space="0" w:color="auto"/>
        <w:right w:val="none" w:sz="0" w:space="0" w:color="auto"/>
      </w:divBdr>
    </w:div>
    <w:div w:id="47000316">
      <w:marLeft w:val="640"/>
      <w:marRight w:val="0"/>
      <w:marTop w:val="0"/>
      <w:marBottom w:val="0"/>
      <w:divBdr>
        <w:top w:val="none" w:sz="0" w:space="0" w:color="auto"/>
        <w:left w:val="none" w:sz="0" w:space="0" w:color="auto"/>
        <w:bottom w:val="none" w:sz="0" w:space="0" w:color="auto"/>
        <w:right w:val="none" w:sz="0" w:space="0" w:color="auto"/>
      </w:divBdr>
    </w:div>
    <w:div w:id="47071215">
      <w:marLeft w:val="640"/>
      <w:marRight w:val="0"/>
      <w:marTop w:val="0"/>
      <w:marBottom w:val="0"/>
      <w:divBdr>
        <w:top w:val="none" w:sz="0" w:space="0" w:color="auto"/>
        <w:left w:val="none" w:sz="0" w:space="0" w:color="auto"/>
        <w:bottom w:val="none" w:sz="0" w:space="0" w:color="auto"/>
        <w:right w:val="none" w:sz="0" w:space="0" w:color="auto"/>
      </w:divBdr>
    </w:div>
    <w:div w:id="47077141">
      <w:marLeft w:val="640"/>
      <w:marRight w:val="0"/>
      <w:marTop w:val="0"/>
      <w:marBottom w:val="0"/>
      <w:divBdr>
        <w:top w:val="none" w:sz="0" w:space="0" w:color="auto"/>
        <w:left w:val="none" w:sz="0" w:space="0" w:color="auto"/>
        <w:bottom w:val="none" w:sz="0" w:space="0" w:color="auto"/>
        <w:right w:val="none" w:sz="0" w:space="0" w:color="auto"/>
      </w:divBdr>
    </w:div>
    <w:div w:id="47188459">
      <w:marLeft w:val="640"/>
      <w:marRight w:val="0"/>
      <w:marTop w:val="0"/>
      <w:marBottom w:val="0"/>
      <w:divBdr>
        <w:top w:val="none" w:sz="0" w:space="0" w:color="auto"/>
        <w:left w:val="none" w:sz="0" w:space="0" w:color="auto"/>
        <w:bottom w:val="none" w:sz="0" w:space="0" w:color="auto"/>
        <w:right w:val="none" w:sz="0" w:space="0" w:color="auto"/>
      </w:divBdr>
    </w:div>
    <w:div w:id="47191039">
      <w:marLeft w:val="640"/>
      <w:marRight w:val="0"/>
      <w:marTop w:val="0"/>
      <w:marBottom w:val="0"/>
      <w:divBdr>
        <w:top w:val="none" w:sz="0" w:space="0" w:color="auto"/>
        <w:left w:val="none" w:sz="0" w:space="0" w:color="auto"/>
        <w:bottom w:val="none" w:sz="0" w:space="0" w:color="auto"/>
        <w:right w:val="none" w:sz="0" w:space="0" w:color="auto"/>
      </w:divBdr>
    </w:div>
    <w:div w:id="47265537">
      <w:marLeft w:val="640"/>
      <w:marRight w:val="0"/>
      <w:marTop w:val="0"/>
      <w:marBottom w:val="0"/>
      <w:divBdr>
        <w:top w:val="none" w:sz="0" w:space="0" w:color="auto"/>
        <w:left w:val="none" w:sz="0" w:space="0" w:color="auto"/>
        <w:bottom w:val="none" w:sz="0" w:space="0" w:color="auto"/>
        <w:right w:val="none" w:sz="0" w:space="0" w:color="auto"/>
      </w:divBdr>
    </w:div>
    <w:div w:id="47344356">
      <w:marLeft w:val="640"/>
      <w:marRight w:val="0"/>
      <w:marTop w:val="0"/>
      <w:marBottom w:val="0"/>
      <w:divBdr>
        <w:top w:val="none" w:sz="0" w:space="0" w:color="auto"/>
        <w:left w:val="none" w:sz="0" w:space="0" w:color="auto"/>
        <w:bottom w:val="none" w:sz="0" w:space="0" w:color="auto"/>
        <w:right w:val="none" w:sz="0" w:space="0" w:color="auto"/>
      </w:divBdr>
    </w:div>
    <w:div w:id="47345663">
      <w:marLeft w:val="640"/>
      <w:marRight w:val="0"/>
      <w:marTop w:val="0"/>
      <w:marBottom w:val="0"/>
      <w:divBdr>
        <w:top w:val="none" w:sz="0" w:space="0" w:color="auto"/>
        <w:left w:val="none" w:sz="0" w:space="0" w:color="auto"/>
        <w:bottom w:val="none" w:sz="0" w:space="0" w:color="auto"/>
        <w:right w:val="none" w:sz="0" w:space="0" w:color="auto"/>
      </w:divBdr>
    </w:div>
    <w:div w:id="47346506">
      <w:marLeft w:val="640"/>
      <w:marRight w:val="0"/>
      <w:marTop w:val="0"/>
      <w:marBottom w:val="0"/>
      <w:divBdr>
        <w:top w:val="none" w:sz="0" w:space="0" w:color="auto"/>
        <w:left w:val="none" w:sz="0" w:space="0" w:color="auto"/>
        <w:bottom w:val="none" w:sz="0" w:space="0" w:color="auto"/>
        <w:right w:val="none" w:sz="0" w:space="0" w:color="auto"/>
      </w:divBdr>
    </w:div>
    <w:div w:id="47383683">
      <w:marLeft w:val="640"/>
      <w:marRight w:val="0"/>
      <w:marTop w:val="0"/>
      <w:marBottom w:val="0"/>
      <w:divBdr>
        <w:top w:val="none" w:sz="0" w:space="0" w:color="auto"/>
        <w:left w:val="none" w:sz="0" w:space="0" w:color="auto"/>
        <w:bottom w:val="none" w:sz="0" w:space="0" w:color="auto"/>
        <w:right w:val="none" w:sz="0" w:space="0" w:color="auto"/>
      </w:divBdr>
    </w:div>
    <w:div w:id="47455639">
      <w:marLeft w:val="640"/>
      <w:marRight w:val="0"/>
      <w:marTop w:val="0"/>
      <w:marBottom w:val="0"/>
      <w:divBdr>
        <w:top w:val="none" w:sz="0" w:space="0" w:color="auto"/>
        <w:left w:val="none" w:sz="0" w:space="0" w:color="auto"/>
        <w:bottom w:val="none" w:sz="0" w:space="0" w:color="auto"/>
        <w:right w:val="none" w:sz="0" w:space="0" w:color="auto"/>
      </w:divBdr>
    </w:div>
    <w:div w:id="47580123">
      <w:marLeft w:val="640"/>
      <w:marRight w:val="0"/>
      <w:marTop w:val="0"/>
      <w:marBottom w:val="0"/>
      <w:divBdr>
        <w:top w:val="none" w:sz="0" w:space="0" w:color="auto"/>
        <w:left w:val="none" w:sz="0" w:space="0" w:color="auto"/>
        <w:bottom w:val="none" w:sz="0" w:space="0" w:color="auto"/>
        <w:right w:val="none" w:sz="0" w:space="0" w:color="auto"/>
      </w:divBdr>
    </w:div>
    <w:div w:id="47611318">
      <w:marLeft w:val="640"/>
      <w:marRight w:val="0"/>
      <w:marTop w:val="0"/>
      <w:marBottom w:val="0"/>
      <w:divBdr>
        <w:top w:val="none" w:sz="0" w:space="0" w:color="auto"/>
        <w:left w:val="none" w:sz="0" w:space="0" w:color="auto"/>
        <w:bottom w:val="none" w:sz="0" w:space="0" w:color="auto"/>
        <w:right w:val="none" w:sz="0" w:space="0" w:color="auto"/>
      </w:divBdr>
    </w:div>
    <w:div w:id="47611550">
      <w:marLeft w:val="640"/>
      <w:marRight w:val="0"/>
      <w:marTop w:val="0"/>
      <w:marBottom w:val="0"/>
      <w:divBdr>
        <w:top w:val="none" w:sz="0" w:space="0" w:color="auto"/>
        <w:left w:val="none" w:sz="0" w:space="0" w:color="auto"/>
        <w:bottom w:val="none" w:sz="0" w:space="0" w:color="auto"/>
        <w:right w:val="none" w:sz="0" w:space="0" w:color="auto"/>
      </w:divBdr>
    </w:div>
    <w:div w:id="47611620">
      <w:marLeft w:val="640"/>
      <w:marRight w:val="0"/>
      <w:marTop w:val="0"/>
      <w:marBottom w:val="0"/>
      <w:divBdr>
        <w:top w:val="none" w:sz="0" w:space="0" w:color="auto"/>
        <w:left w:val="none" w:sz="0" w:space="0" w:color="auto"/>
        <w:bottom w:val="none" w:sz="0" w:space="0" w:color="auto"/>
        <w:right w:val="none" w:sz="0" w:space="0" w:color="auto"/>
      </w:divBdr>
    </w:div>
    <w:div w:id="47655235">
      <w:marLeft w:val="640"/>
      <w:marRight w:val="0"/>
      <w:marTop w:val="0"/>
      <w:marBottom w:val="0"/>
      <w:divBdr>
        <w:top w:val="none" w:sz="0" w:space="0" w:color="auto"/>
        <w:left w:val="none" w:sz="0" w:space="0" w:color="auto"/>
        <w:bottom w:val="none" w:sz="0" w:space="0" w:color="auto"/>
        <w:right w:val="none" w:sz="0" w:space="0" w:color="auto"/>
      </w:divBdr>
    </w:div>
    <w:div w:id="47775931">
      <w:marLeft w:val="640"/>
      <w:marRight w:val="0"/>
      <w:marTop w:val="0"/>
      <w:marBottom w:val="0"/>
      <w:divBdr>
        <w:top w:val="none" w:sz="0" w:space="0" w:color="auto"/>
        <w:left w:val="none" w:sz="0" w:space="0" w:color="auto"/>
        <w:bottom w:val="none" w:sz="0" w:space="0" w:color="auto"/>
        <w:right w:val="none" w:sz="0" w:space="0" w:color="auto"/>
      </w:divBdr>
    </w:div>
    <w:div w:id="47841664">
      <w:marLeft w:val="640"/>
      <w:marRight w:val="0"/>
      <w:marTop w:val="0"/>
      <w:marBottom w:val="0"/>
      <w:divBdr>
        <w:top w:val="none" w:sz="0" w:space="0" w:color="auto"/>
        <w:left w:val="none" w:sz="0" w:space="0" w:color="auto"/>
        <w:bottom w:val="none" w:sz="0" w:space="0" w:color="auto"/>
        <w:right w:val="none" w:sz="0" w:space="0" w:color="auto"/>
      </w:divBdr>
    </w:div>
    <w:div w:id="47850808">
      <w:marLeft w:val="640"/>
      <w:marRight w:val="0"/>
      <w:marTop w:val="0"/>
      <w:marBottom w:val="0"/>
      <w:divBdr>
        <w:top w:val="none" w:sz="0" w:space="0" w:color="auto"/>
        <w:left w:val="none" w:sz="0" w:space="0" w:color="auto"/>
        <w:bottom w:val="none" w:sz="0" w:space="0" w:color="auto"/>
        <w:right w:val="none" w:sz="0" w:space="0" w:color="auto"/>
      </w:divBdr>
    </w:div>
    <w:div w:id="47920925">
      <w:marLeft w:val="640"/>
      <w:marRight w:val="0"/>
      <w:marTop w:val="0"/>
      <w:marBottom w:val="0"/>
      <w:divBdr>
        <w:top w:val="none" w:sz="0" w:space="0" w:color="auto"/>
        <w:left w:val="none" w:sz="0" w:space="0" w:color="auto"/>
        <w:bottom w:val="none" w:sz="0" w:space="0" w:color="auto"/>
        <w:right w:val="none" w:sz="0" w:space="0" w:color="auto"/>
      </w:divBdr>
    </w:div>
    <w:div w:id="47998525">
      <w:marLeft w:val="640"/>
      <w:marRight w:val="0"/>
      <w:marTop w:val="0"/>
      <w:marBottom w:val="0"/>
      <w:divBdr>
        <w:top w:val="none" w:sz="0" w:space="0" w:color="auto"/>
        <w:left w:val="none" w:sz="0" w:space="0" w:color="auto"/>
        <w:bottom w:val="none" w:sz="0" w:space="0" w:color="auto"/>
        <w:right w:val="none" w:sz="0" w:space="0" w:color="auto"/>
      </w:divBdr>
    </w:div>
    <w:div w:id="48119068">
      <w:marLeft w:val="640"/>
      <w:marRight w:val="0"/>
      <w:marTop w:val="0"/>
      <w:marBottom w:val="0"/>
      <w:divBdr>
        <w:top w:val="none" w:sz="0" w:space="0" w:color="auto"/>
        <w:left w:val="none" w:sz="0" w:space="0" w:color="auto"/>
        <w:bottom w:val="none" w:sz="0" w:space="0" w:color="auto"/>
        <w:right w:val="none" w:sz="0" w:space="0" w:color="auto"/>
      </w:divBdr>
    </w:div>
    <w:div w:id="48187208">
      <w:marLeft w:val="640"/>
      <w:marRight w:val="0"/>
      <w:marTop w:val="0"/>
      <w:marBottom w:val="0"/>
      <w:divBdr>
        <w:top w:val="none" w:sz="0" w:space="0" w:color="auto"/>
        <w:left w:val="none" w:sz="0" w:space="0" w:color="auto"/>
        <w:bottom w:val="none" w:sz="0" w:space="0" w:color="auto"/>
        <w:right w:val="none" w:sz="0" w:space="0" w:color="auto"/>
      </w:divBdr>
    </w:div>
    <w:div w:id="48306592">
      <w:marLeft w:val="640"/>
      <w:marRight w:val="0"/>
      <w:marTop w:val="0"/>
      <w:marBottom w:val="0"/>
      <w:divBdr>
        <w:top w:val="none" w:sz="0" w:space="0" w:color="auto"/>
        <w:left w:val="none" w:sz="0" w:space="0" w:color="auto"/>
        <w:bottom w:val="none" w:sz="0" w:space="0" w:color="auto"/>
        <w:right w:val="none" w:sz="0" w:space="0" w:color="auto"/>
      </w:divBdr>
    </w:div>
    <w:div w:id="48307959">
      <w:marLeft w:val="640"/>
      <w:marRight w:val="0"/>
      <w:marTop w:val="0"/>
      <w:marBottom w:val="0"/>
      <w:divBdr>
        <w:top w:val="none" w:sz="0" w:space="0" w:color="auto"/>
        <w:left w:val="none" w:sz="0" w:space="0" w:color="auto"/>
        <w:bottom w:val="none" w:sz="0" w:space="0" w:color="auto"/>
        <w:right w:val="none" w:sz="0" w:space="0" w:color="auto"/>
      </w:divBdr>
    </w:div>
    <w:div w:id="48310424">
      <w:marLeft w:val="640"/>
      <w:marRight w:val="0"/>
      <w:marTop w:val="0"/>
      <w:marBottom w:val="0"/>
      <w:divBdr>
        <w:top w:val="none" w:sz="0" w:space="0" w:color="auto"/>
        <w:left w:val="none" w:sz="0" w:space="0" w:color="auto"/>
        <w:bottom w:val="none" w:sz="0" w:space="0" w:color="auto"/>
        <w:right w:val="none" w:sz="0" w:space="0" w:color="auto"/>
      </w:divBdr>
    </w:div>
    <w:div w:id="48313322">
      <w:marLeft w:val="640"/>
      <w:marRight w:val="0"/>
      <w:marTop w:val="0"/>
      <w:marBottom w:val="0"/>
      <w:divBdr>
        <w:top w:val="none" w:sz="0" w:space="0" w:color="auto"/>
        <w:left w:val="none" w:sz="0" w:space="0" w:color="auto"/>
        <w:bottom w:val="none" w:sz="0" w:space="0" w:color="auto"/>
        <w:right w:val="none" w:sz="0" w:space="0" w:color="auto"/>
      </w:divBdr>
    </w:div>
    <w:div w:id="48387031">
      <w:marLeft w:val="640"/>
      <w:marRight w:val="0"/>
      <w:marTop w:val="0"/>
      <w:marBottom w:val="0"/>
      <w:divBdr>
        <w:top w:val="none" w:sz="0" w:space="0" w:color="auto"/>
        <w:left w:val="none" w:sz="0" w:space="0" w:color="auto"/>
        <w:bottom w:val="none" w:sz="0" w:space="0" w:color="auto"/>
        <w:right w:val="none" w:sz="0" w:space="0" w:color="auto"/>
      </w:divBdr>
    </w:div>
    <w:div w:id="48431121">
      <w:marLeft w:val="640"/>
      <w:marRight w:val="0"/>
      <w:marTop w:val="0"/>
      <w:marBottom w:val="0"/>
      <w:divBdr>
        <w:top w:val="none" w:sz="0" w:space="0" w:color="auto"/>
        <w:left w:val="none" w:sz="0" w:space="0" w:color="auto"/>
        <w:bottom w:val="none" w:sz="0" w:space="0" w:color="auto"/>
        <w:right w:val="none" w:sz="0" w:space="0" w:color="auto"/>
      </w:divBdr>
    </w:div>
    <w:div w:id="48457777">
      <w:marLeft w:val="640"/>
      <w:marRight w:val="0"/>
      <w:marTop w:val="0"/>
      <w:marBottom w:val="0"/>
      <w:divBdr>
        <w:top w:val="none" w:sz="0" w:space="0" w:color="auto"/>
        <w:left w:val="none" w:sz="0" w:space="0" w:color="auto"/>
        <w:bottom w:val="none" w:sz="0" w:space="0" w:color="auto"/>
        <w:right w:val="none" w:sz="0" w:space="0" w:color="auto"/>
      </w:divBdr>
    </w:div>
    <w:div w:id="48502050">
      <w:marLeft w:val="640"/>
      <w:marRight w:val="0"/>
      <w:marTop w:val="0"/>
      <w:marBottom w:val="0"/>
      <w:divBdr>
        <w:top w:val="none" w:sz="0" w:space="0" w:color="auto"/>
        <w:left w:val="none" w:sz="0" w:space="0" w:color="auto"/>
        <w:bottom w:val="none" w:sz="0" w:space="0" w:color="auto"/>
        <w:right w:val="none" w:sz="0" w:space="0" w:color="auto"/>
      </w:divBdr>
    </w:div>
    <w:div w:id="48503350">
      <w:marLeft w:val="640"/>
      <w:marRight w:val="0"/>
      <w:marTop w:val="0"/>
      <w:marBottom w:val="0"/>
      <w:divBdr>
        <w:top w:val="none" w:sz="0" w:space="0" w:color="auto"/>
        <w:left w:val="none" w:sz="0" w:space="0" w:color="auto"/>
        <w:bottom w:val="none" w:sz="0" w:space="0" w:color="auto"/>
        <w:right w:val="none" w:sz="0" w:space="0" w:color="auto"/>
      </w:divBdr>
    </w:div>
    <w:div w:id="48656166">
      <w:marLeft w:val="640"/>
      <w:marRight w:val="0"/>
      <w:marTop w:val="0"/>
      <w:marBottom w:val="0"/>
      <w:divBdr>
        <w:top w:val="none" w:sz="0" w:space="0" w:color="auto"/>
        <w:left w:val="none" w:sz="0" w:space="0" w:color="auto"/>
        <w:bottom w:val="none" w:sz="0" w:space="0" w:color="auto"/>
        <w:right w:val="none" w:sz="0" w:space="0" w:color="auto"/>
      </w:divBdr>
    </w:div>
    <w:div w:id="48722996">
      <w:marLeft w:val="640"/>
      <w:marRight w:val="0"/>
      <w:marTop w:val="0"/>
      <w:marBottom w:val="0"/>
      <w:divBdr>
        <w:top w:val="none" w:sz="0" w:space="0" w:color="auto"/>
        <w:left w:val="none" w:sz="0" w:space="0" w:color="auto"/>
        <w:bottom w:val="none" w:sz="0" w:space="0" w:color="auto"/>
        <w:right w:val="none" w:sz="0" w:space="0" w:color="auto"/>
      </w:divBdr>
    </w:div>
    <w:div w:id="48772753">
      <w:marLeft w:val="640"/>
      <w:marRight w:val="0"/>
      <w:marTop w:val="0"/>
      <w:marBottom w:val="0"/>
      <w:divBdr>
        <w:top w:val="none" w:sz="0" w:space="0" w:color="auto"/>
        <w:left w:val="none" w:sz="0" w:space="0" w:color="auto"/>
        <w:bottom w:val="none" w:sz="0" w:space="0" w:color="auto"/>
        <w:right w:val="none" w:sz="0" w:space="0" w:color="auto"/>
      </w:divBdr>
    </w:div>
    <w:div w:id="48846512">
      <w:marLeft w:val="640"/>
      <w:marRight w:val="0"/>
      <w:marTop w:val="0"/>
      <w:marBottom w:val="0"/>
      <w:divBdr>
        <w:top w:val="none" w:sz="0" w:space="0" w:color="auto"/>
        <w:left w:val="none" w:sz="0" w:space="0" w:color="auto"/>
        <w:bottom w:val="none" w:sz="0" w:space="0" w:color="auto"/>
        <w:right w:val="none" w:sz="0" w:space="0" w:color="auto"/>
      </w:divBdr>
    </w:div>
    <w:div w:id="48892514">
      <w:marLeft w:val="640"/>
      <w:marRight w:val="0"/>
      <w:marTop w:val="0"/>
      <w:marBottom w:val="0"/>
      <w:divBdr>
        <w:top w:val="none" w:sz="0" w:space="0" w:color="auto"/>
        <w:left w:val="none" w:sz="0" w:space="0" w:color="auto"/>
        <w:bottom w:val="none" w:sz="0" w:space="0" w:color="auto"/>
        <w:right w:val="none" w:sz="0" w:space="0" w:color="auto"/>
      </w:divBdr>
    </w:div>
    <w:div w:id="49110989">
      <w:marLeft w:val="640"/>
      <w:marRight w:val="0"/>
      <w:marTop w:val="0"/>
      <w:marBottom w:val="0"/>
      <w:divBdr>
        <w:top w:val="none" w:sz="0" w:space="0" w:color="auto"/>
        <w:left w:val="none" w:sz="0" w:space="0" w:color="auto"/>
        <w:bottom w:val="none" w:sz="0" w:space="0" w:color="auto"/>
        <w:right w:val="none" w:sz="0" w:space="0" w:color="auto"/>
      </w:divBdr>
    </w:div>
    <w:div w:id="49113469">
      <w:marLeft w:val="640"/>
      <w:marRight w:val="0"/>
      <w:marTop w:val="0"/>
      <w:marBottom w:val="0"/>
      <w:divBdr>
        <w:top w:val="none" w:sz="0" w:space="0" w:color="auto"/>
        <w:left w:val="none" w:sz="0" w:space="0" w:color="auto"/>
        <w:bottom w:val="none" w:sz="0" w:space="0" w:color="auto"/>
        <w:right w:val="none" w:sz="0" w:space="0" w:color="auto"/>
      </w:divBdr>
    </w:div>
    <w:div w:id="49118122">
      <w:marLeft w:val="640"/>
      <w:marRight w:val="0"/>
      <w:marTop w:val="0"/>
      <w:marBottom w:val="0"/>
      <w:divBdr>
        <w:top w:val="none" w:sz="0" w:space="0" w:color="auto"/>
        <w:left w:val="none" w:sz="0" w:space="0" w:color="auto"/>
        <w:bottom w:val="none" w:sz="0" w:space="0" w:color="auto"/>
        <w:right w:val="none" w:sz="0" w:space="0" w:color="auto"/>
      </w:divBdr>
    </w:div>
    <w:div w:id="49158919">
      <w:marLeft w:val="640"/>
      <w:marRight w:val="0"/>
      <w:marTop w:val="0"/>
      <w:marBottom w:val="0"/>
      <w:divBdr>
        <w:top w:val="none" w:sz="0" w:space="0" w:color="auto"/>
        <w:left w:val="none" w:sz="0" w:space="0" w:color="auto"/>
        <w:bottom w:val="none" w:sz="0" w:space="0" w:color="auto"/>
        <w:right w:val="none" w:sz="0" w:space="0" w:color="auto"/>
      </w:divBdr>
    </w:div>
    <w:div w:id="49231700">
      <w:marLeft w:val="640"/>
      <w:marRight w:val="0"/>
      <w:marTop w:val="0"/>
      <w:marBottom w:val="0"/>
      <w:divBdr>
        <w:top w:val="none" w:sz="0" w:space="0" w:color="auto"/>
        <w:left w:val="none" w:sz="0" w:space="0" w:color="auto"/>
        <w:bottom w:val="none" w:sz="0" w:space="0" w:color="auto"/>
        <w:right w:val="none" w:sz="0" w:space="0" w:color="auto"/>
      </w:divBdr>
    </w:div>
    <w:div w:id="49234402">
      <w:marLeft w:val="640"/>
      <w:marRight w:val="0"/>
      <w:marTop w:val="0"/>
      <w:marBottom w:val="0"/>
      <w:divBdr>
        <w:top w:val="none" w:sz="0" w:space="0" w:color="auto"/>
        <w:left w:val="none" w:sz="0" w:space="0" w:color="auto"/>
        <w:bottom w:val="none" w:sz="0" w:space="0" w:color="auto"/>
        <w:right w:val="none" w:sz="0" w:space="0" w:color="auto"/>
      </w:divBdr>
    </w:div>
    <w:div w:id="49236972">
      <w:marLeft w:val="640"/>
      <w:marRight w:val="0"/>
      <w:marTop w:val="0"/>
      <w:marBottom w:val="0"/>
      <w:divBdr>
        <w:top w:val="none" w:sz="0" w:space="0" w:color="auto"/>
        <w:left w:val="none" w:sz="0" w:space="0" w:color="auto"/>
        <w:bottom w:val="none" w:sz="0" w:space="0" w:color="auto"/>
        <w:right w:val="none" w:sz="0" w:space="0" w:color="auto"/>
      </w:divBdr>
    </w:div>
    <w:div w:id="49305358">
      <w:marLeft w:val="640"/>
      <w:marRight w:val="0"/>
      <w:marTop w:val="0"/>
      <w:marBottom w:val="0"/>
      <w:divBdr>
        <w:top w:val="none" w:sz="0" w:space="0" w:color="auto"/>
        <w:left w:val="none" w:sz="0" w:space="0" w:color="auto"/>
        <w:bottom w:val="none" w:sz="0" w:space="0" w:color="auto"/>
        <w:right w:val="none" w:sz="0" w:space="0" w:color="auto"/>
      </w:divBdr>
    </w:div>
    <w:div w:id="49311732">
      <w:marLeft w:val="640"/>
      <w:marRight w:val="0"/>
      <w:marTop w:val="0"/>
      <w:marBottom w:val="0"/>
      <w:divBdr>
        <w:top w:val="none" w:sz="0" w:space="0" w:color="auto"/>
        <w:left w:val="none" w:sz="0" w:space="0" w:color="auto"/>
        <w:bottom w:val="none" w:sz="0" w:space="0" w:color="auto"/>
        <w:right w:val="none" w:sz="0" w:space="0" w:color="auto"/>
      </w:divBdr>
    </w:div>
    <w:div w:id="49351143">
      <w:marLeft w:val="640"/>
      <w:marRight w:val="0"/>
      <w:marTop w:val="0"/>
      <w:marBottom w:val="0"/>
      <w:divBdr>
        <w:top w:val="none" w:sz="0" w:space="0" w:color="auto"/>
        <w:left w:val="none" w:sz="0" w:space="0" w:color="auto"/>
        <w:bottom w:val="none" w:sz="0" w:space="0" w:color="auto"/>
        <w:right w:val="none" w:sz="0" w:space="0" w:color="auto"/>
      </w:divBdr>
    </w:div>
    <w:div w:id="49378478">
      <w:marLeft w:val="640"/>
      <w:marRight w:val="0"/>
      <w:marTop w:val="0"/>
      <w:marBottom w:val="0"/>
      <w:divBdr>
        <w:top w:val="none" w:sz="0" w:space="0" w:color="auto"/>
        <w:left w:val="none" w:sz="0" w:space="0" w:color="auto"/>
        <w:bottom w:val="none" w:sz="0" w:space="0" w:color="auto"/>
        <w:right w:val="none" w:sz="0" w:space="0" w:color="auto"/>
      </w:divBdr>
    </w:div>
    <w:div w:id="49379165">
      <w:marLeft w:val="640"/>
      <w:marRight w:val="0"/>
      <w:marTop w:val="0"/>
      <w:marBottom w:val="0"/>
      <w:divBdr>
        <w:top w:val="none" w:sz="0" w:space="0" w:color="auto"/>
        <w:left w:val="none" w:sz="0" w:space="0" w:color="auto"/>
        <w:bottom w:val="none" w:sz="0" w:space="0" w:color="auto"/>
        <w:right w:val="none" w:sz="0" w:space="0" w:color="auto"/>
      </w:divBdr>
    </w:div>
    <w:div w:id="49422567">
      <w:marLeft w:val="640"/>
      <w:marRight w:val="0"/>
      <w:marTop w:val="0"/>
      <w:marBottom w:val="0"/>
      <w:divBdr>
        <w:top w:val="none" w:sz="0" w:space="0" w:color="auto"/>
        <w:left w:val="none" w:sz="0" w:space="0" w:color="auto"/>
        <w:bottom w:val="none" w:sz="0" w:space="0" w:color="auto"/>
        <w:right w:val="none" w:sz="0" w:space="0" w:color="auto"/>
      </w:divBdr>
    </w:div>
    <w:div w:id="49430144">
      <w:marLeft w:val="640"/>
      <w:marRight w:val="0"/>
      <w:marTop w:val="0"/>
      <w:marBottom w:val="0"/>
      <w:divBdr>
        <w:top w:val="none" w:sz="0" w:space="0" w:color="auto"/>
        <w:left w:val="none" w:sz="0" w:space="0" w:color="auto"/>
        <w:bottom w:val="none" w:sz="0" w:space="0" w:color="auto"/>
        <w:right w:val="none" w:sz="0" w:space="0" w:color="auto"/>
      </w:divBdr>
    </w:div>
    <w:div w:id="49573442">
      <w:marLeft w:val="640"/>
      <w:marRight w:val="0"/>
      <w:marTop w:val="0"/>
      <w:marBottom w:val="0"/>
      <w:divBdr>
        <w:top w:val="none" w:sz="0" w:space="0" w:color="auto"/>
        <w:left w:val="none" w:sz="0" w:space="0" w:color="auto"/>
        <w:bottom w:val="none" w:sz="0" w:space="0" w:color="auto"/>
        <w:right w:val="none" w:sz="0" w:space="0" w:color="auto"/>
      </w:divBdr>
    </w:div>
    <w:div w:id="49576109">
      <w:marLeft w:val="640"/>
      <w:marRight w:val="0"/>
      <w:marTop w:val="0"/>
      <w:marBottom w:val="0"/>
      <w:divBdr>
        <w:top w:val="none" w:sz="0" w:space="0" w:color="auto"/>
        <w:left w:val="none" w:sz="0" w:space="0" w:color="auto"/>
        <w:bottom w:val="none" w:sz="0" w:space="0" w:color="auto"/>
        <w:right w:val="none" w:sz="0" w:space="0" w:color="auto"/>
      </w:divBdr>
    </w:div>
    <w:div w:id="49813524">
      <w:marLeft w:val="640"/>
      <w:marRight w:val="0"/>
      <w:marTop w:val="0"/>
      <w:marBottom w:val="0"/>
      <w:divBdr>
        <w:top w:val="none" w:sz="0" w:space="0" w:color="auto"/>
        <w:left w:val="none" w:sz="0" w:space="0" w:color="auto"/>
        <w:bottom w:val="none" w:sz="0" w:space="0" w:color="auto"/>
        <w:right w:val="none" w:sz="0" w:space="0" w:color="auto"/>
      </w:divBdr>
    </w:div>
    <w:div w:id="49814391">
      <w:marLeft w:val="640"/>
      <w:marRight w:val="0"/>
      <w:marTop w:val="0"/>
      <w:marBottom w:val="0"/>
      <w:divBdr>
        <w:top w:val="none" w:sz="0" w:space="0" w:color="auto"/>
        <w:left w:val="none" w:sz="0" w:space="0" w:color="auto"/>
        <w:bottom w:val="none" w:sz="0" w:space="0" w:color="auto"/>
        <w:right w:val="none" w:sz="0" w:space="0" w:color="auto"/>
      </w:divBdr>
    </w:div>
    <w:div w:id="49889651">
      <w:marLeft w:val="640"/>
      <w:marRight w:val="0"/>
      <w:marTop w:val="0"/>
      <w:marBottom w:val="0"/>
      <w:divBdr>
        <w:top w:val="none" w:sz="0" w:space="0" w:color="auto"/>
        <w:left w:val="none" w:sz="0" w:space="0" w:color="auto"/>
        <w:bottom w:val="none" w:sz="0" w:space="0" w:color="auto"/>
        <w:right w:val="none" w:sz="0" w:space="0" w:color="auto"/>
      </w:divBdr>
    </w:div>
    <w:div w:id="49961027">
      <w:marLeft w:val="640"/>
      <w:marRight w:val="0"/>
      <w:marTop w:val="0"/>
      <w:marBottom w:val="0"/>
      <w:divBdr>
        <w:top w:val="none" w:sz="0" w:space="0" w:color="auto"/>
        <w:left w:val="none" w:sz="0" w:space="0" w:color="auto"/>
        <w:bottom w:val="none" w:sz="0" w:space="0" w:color="auto"/>
        <w:right w:val="none" w:sz="0" w:space="0" w:color="auto"/>
      </w:divBdr>
    </w:div>
    <w:div w:id="49964414">
      <w:marLeft w:val="640"/>
      <w:marRight w:val="0"/>
      <w:marTop w:val="0"/>
      <w:marBottom w:val="0"/>
      <w:divBdr>
        <w:top w:val="none" w:sz="0" w:space="0" w:color="auto"/>
        <w:left w:val="none" w:sz="0" w:space="0" w:color="auto"/>
        <w:bottom w:val="none" w:sz="0" w:space="0" w:color="auto"/>
        <w:right w:val="none" w:sz="0" w:space="0" w:color="auto"/>
      </w:divBdr>
    </w:div>
    <w:div w:id="49964611">
      <w:marLeft w:val="640"/>
      <w:marRight w:val="0"/>
      <w:marTop w:val="0"/>
      <w:marBottom w:val="0"/>
      <w:divBdr>
        <w:top w:val="none" w:sz="0" w:space="0" w:color="auto"/>
        <w:left w:val="none" w:sz="0" w:space="0" w:color="auto"/>
        <w:bottom w:val="none" w:sz="0" w:space="0" w:color="auto"/>
        <w:right w:val="none" w:sz="0" w:space="0" w:color="auto"/>
      </w:divBdr>
    </w:div>
    <w:div w:id="50005608">
      <w:marLeft w:val="640"/>
      <w:marRight w:val="0"/>
      <w:marTop w:val="0"/>
      <w:marBottom w:val="0"/>
      <w:divBdr>
        <w:top w:val="none" w:sz="0" w:space="0" w:color="auto"/>
        <w:left w:val="none" w:sz="0" w:space="0" w:color="auto"/>
        <w:bottom w:val="none" w:sz="0" w:space="0" w:color="auto"/>
        <w:right w:val="none" w:sz="0" w:space="0" w:color="auto"/>
      </w:divBdr>
    </w:div>
    <w:div w:id="50009867">
      <w:marLeft w:val="640"/>
      <w:marRight w:val="0"/>
      <w:marTop w:val="0"/>
      <w:marBottom w:val="0"/>
      <w:divBdr>
        <w:top w:val="none" w:sz="0" w:space="0" w:color="auto"/>
        <w:left w:val="none" w:sz="0" w:space="0" w:color="auto"/>
        <w:bottom w:val="none" w:sz="0" w:space="0" w:color="auto"/>
        <w:right w:val="none" w:sz="0" w:space="0" w:color="auto"/>
      </w:divBdr>
    </w:div>
    <w:div w:id="50084394">
      <w:marLeft w:val="640"/>
      <w:marRight w:val="0"/>
      <w:marTop w:val="0"/>
      <w:marBottom w:val="0"/>
      <w:divBdr>
        <w:top w:val="none" w:sz="0" w:space="0" w:color="auto"/>
        <w:left w:val="none" w:sz="0" w:space="0" w:color="auto"/>
        <w:bottom w:val="none" w:sz="0" w:space="0" w:color="auto"/>
        <w:right w:val="none" w:sz="0" w:space="0" w:color="auto"/>
      </w:divBdr>
    </w:div>
    <w:div w:id="50158892">
      <w:marLeft w:val="640"/>
      <w:marRight w:val="0"/>
      <w:marTop w:val="0"/>
      <w:marBottom w:val="0"/>
      <w:divBdr>
        <w:top w:val="none" w:sz="0" w:space="0" w:color="auto"/>
        <w:left w:val="none" w:sz="0" w:space="0" w:color="auto"/>
        <w:bottom w:val="none" w:sz="0" w:space="0" w:color="auto"/>
        <w:right w:val="none" w:sz="0" w:space="0" w:color="auto"/>
      </w:divBdr>
    </w:div>
    <w:div w:id="50203104">
      <w:marLeft w:val="640"/>
      <w:marRight w:val="0"/>
      <w:marTop w:val="0"/>
      <w:marBottom w:val="0"/>
      <w:divBdr>
        <w:top w:val="none" w:sz="0" w:space="0" w:color="auto"/>
        <w:left w:val="none" w:sz="0" w:space="0" w:color="auto"/>
        <w:bottom w:val="none" w:sz="0" w:space="0" w:color="auto"/>
        <w:right w:val="none" w:sz="0" w:space="0" w:color="auto"/>
      </w:divBdr>
    </w:div>
    <w:div w:id="50226842">
      <w:marLeft w:val="640"/>
      <w:marRight w:val="0"/>
      <w:marTop w:val="0"/>
      <w:marBottom w:val="0"/>
      <w:divBdr>
        <w:top w:val="none" w:sz="0" w:space="0" w:color="auto"/>
        <w:left w:val="none" w:sz="0" w:space="0" w:color="auto"/>
        <w:bottom w:val="none" w:sz="0" w:space="0" w:color="auto"/>
        <w:right w:val="none" w:sz="0" w:space="0" w:color="auto"/>
      </w:divBdr>
    </w:div>
    <w:div w:id="50231181">
      <w:marLeft w:val="640"/>
      <w:marRight w:val="0"/>
      <w:marTop w:val="0"/>
      <w:marBottom w:val="0"/>
      <w:divBdr>
        <w:top w:val="none" w:sz="0" w:space="0" w:color="auto"/>
        <w:left w:val="none" w:sz="0" w:space="0" w:color="auto"/>
        <w:bottom w:val="none" w:sz="0" w:space="0" w:color="auto"/>
        <w:right w:val="none" w:sz="0" w:space="0" w:color="auto"/>
      </w:divBdr>
    </w:div>
    <w:div w:id="50352340">
      <w:marLeft w:val="640"/>
      <w:marRight w:val="0"/>
      <w:marTop w:val="0"/>
      <w:marBottom w:val="0"/>
      <w:divBdr>
        <w:top w:val="none" w:sz="0" w:space="0" w:color="auto"/>
        <w:left w:val="none" w:sz="0" w:space="0" w:color="auto"/>
        <w:bottom w:val="none" w:sz="0" w:space="0" w:color="auto"/>
        <w:right w:val="none" w:sz="0" w:space="0" w:color="auto"/>
      </w:divBdr>
    </w:div>
    <w:div w:id="50353586">
      <w:marLeft w:val="640"/>
      <w:marRight w:val="0"/>
      <w:marTop w:val="0"/>
      <w:marBottom w:val="0"/>
      <w:divBdr>
        <w:top w:val="none" w:sz="0" w:space="0" w:color="auto"/>
        <w:left w:val="none" w:sz="0" w:space="0" w:color="auto"/>
        <w:bottom w:val="none" w:sz="0" w:space="0" w:color="auto"/>
        <w:right w:val="none" w:sz="0" w:space="0" w:color="auto"/>
      </w:divBdr>
    </w:div>
    <w:div w:id="50420529">
      <w:marLeft w:val="640"/>
      <w:marRight w:val="0"/>
      <w:marTop w:val="0"/>
      <w:marBottom w:val="0"/>
      <w:divBdr>
        <w:top w:val="none" w:sz="0" w:space="0" w:color="auto"/>
        <w:left w:val="none" w:sz="0" w:space="0" w:color="auto"/>
        <w:bottom w:val="none" w:sz="0" w:space="0" w:color="auto"/>
        <w:right w:val="none" w:sz="0" w:space="0" w:color="auto"/>
      </w:divBdr>
    </w:div>
    <w:div w:id="50467324">
      <w:marLeft w:val="640"/>
      <w:marRight w:val="0"/>
      <w:marTop w:val="0"/>
      <w:marBottom w:val="0"/>
      <w:divBdr>
        <w:top w:val="none" w:sz="0" w:space="0" w:color="auto"/>
        <w:left w:val="none" w:sz="0" w:space="0" w:color="auto"/>
        <w:bottom w:val="none" w:sz="0" w:space="0" w:color="auto"/>
        <w:right w:val="none" w:sz="0" w:space="0" w:color="auto"/>
      </w:divBdr>
    </w:div>
    <w:div w:id="50538165">
      <w:marLeft w:val="640"/>
      <w:marRight w:val="0"/>
      <w:marTop w:val="0"/>
      <w:marBottom w:val="0"/>
      <w:divBdr>
        <w:top w:val="none" w:sz="0" w:space="0" w:color="auto"/>
        <w:left w:val="none" w:sz="0" w:space="0" w:color="auto"/>
        <w:bottom w:val="none" w:sz="0" w:space="0" w:color="auto"/>
        <w:right w:val="none" w:sz="0" w:space="0" w:color="auto"/>
      </w:divBdr>
    </w:div>
    <w:div w:id="50542347">
      <w:marLeft w:val="640"/>
      <w:marRight w:val="0"/>
      <w:marTop w:val="0"/>
      <w:marBottom w:val="0"/>
      <w:divBdr>
        <w:top w:val="none" w:sz="0" w:space="0" w:color="auto"/>
        <w:left w:val="none" w:sz="0" w:space="0" w:color="auto"/>
        <w:bottom w:val="none" w:sz="0" w:space="0" w:color="auto"/>
        <w:right w:val="none" w:sz="0" w:space="0" w:color="auto"/>
      </w:divBdr>
    </w:div>
    <w:div w:id="50808956">
      <w:marLeft w:val="640"/>
      <w:marRight w:val="0"/>
      <w:marTop w:val="0"/>
      <w:marBottom w:val="0"/>
      <w:divBdr>
        <w:top w:val="none" w:sz="0" w:space="0" w:color="auto"/>
        <w:left w:val="none" w:sz="0" w:space="0" w:color="auto"/>
        <w:bottom w:val="none" w:sz="0" w:space="0" w:color="auto"/>
        <w:right w:val="none" w:sz="0" w:space="0" w:color="auto"/>
      </w:divBdr>
    </w:div>
    <w:div w:id="50856584">
      <w:marLeft w:val="640"/>
      <w:marRight w:val="0"/>
      <w:marTop w:val="0"/>
      <w:marBottom w:val="0"/>
      <w:divBdr>
        <w:top w:val="none" w:sz="0" w:space="0" w:color="auto"/>
        <w:left w:val="none" w:sz="0" w:space="0" w:color="auto"/>
        <w:bottom w:val="none" w:sz="0" w:space="0" w:color="auto"/>
        <w:right w:val="none" w:sz="0" w:space="0" w:color="auto"/>
      </w:divBdr>
    </w:div>
    <w:div w:id="50930430">
      <w:marLeft w:val="640"/>
      <w:marRight w:val="0"/>
      <w:marTop w:val="0"/>
      <w:marBottom w:val="0"/>
      <w:divBdr>
        <w:top w:val="none" w:sz="0" w:space="0" w:color="auto"/>
        <w:left w:val="none" w:sz="0" w:space="0" w:color="auto"/>
        <w:bottom w:val="none" w:sz="0" w:space="0" w:color="auto"/>
        <w:right w:val="none" w:sz="0" w:space="0" w:color="auto"/>
      </w:divBdr>
    </w:div>
    <w:div w:id="50931080">
      <w:marLeft w:val="640"/>
      <w:marRight w:val="0"/>
      <w:marTop w:val="0"/>
      <w:marBottom w:val="0"/>
      <w:divBdr>
        <w:top w:val="none" w:sz="0" w:space="0" w:color="auto"/>
        <w:left w:val="none" w:sz="0" w:space="0" w:color="auto"/>
        <w:bottom w:val="none" w:sz="0" w:space="0" w:color="auto"/>
        <w:right w:val="none" w:sz="0" w:space="0" w:color="auto"/>
      </w:divBdr>
    </w:div>
    <w:div w:id="51194637">
      <w:marLeft w:val="640"/>
      <w:marRight w:val="0"/>
      <w:marTop w:val="0"/>
      <w:marBottom w:val="0"/>
      <w:divBdr>
        <w:top w:val="none" w:sz="0" w:space="0" w:color="auto"/>
        <w:left w:val="none" w:sz="0" w:space="0" w:color="auto"/>
        <w:bottom w:val="none" w:sz="0" w:space="0" w:color="auto"/>
        <w:right w:val="none" w:sz="0" w:space="0" w:color="auto"/>
      </w:divBdr>
    </w:div>
    <w:div w:id="51200761">
      <w:marLeft w:val="640"/>
      <w:marRight w:val="0"/>
      <w:marTop w:val="0"/>
      <w:marBottom w:val="0"/>
      <w:divBdr>
        <w:top w:val="none" w:sz="0" w:space="0" w:color="auto"/>
        <w:left w:val="none" w:sz="0" w:space="0" w:color="auto"/>
        <w:bottom w:val="none" w:sz="0" w:space="0" w:color="auto"/>
        <w:right w:val="none" w:sz="0" w:space="0" w:color="auto"/>
      </w:divBdr>
    </w:div>
    <w:div w:id="51273513">
      <w:marLeft w:val="640"/>
      <w:marRight w:val="0"/>
      <w:marTop w:val="0"/>
      <w:marBottom w:val="0"/>
      <w:divBdr>
        <w:top w:val="none" w:sz="0" w:space="0" w:color="auto"/>
        <w:left w:val="none" w:sz="0" w:space="0" w:color="auto"/>
        <w:bottom w:val="none" w:sz="0" w:space="0" w:color="auto"/>
        <w:right w:val="none" w:sz="0" w:space="0" w:color="auto"/>
      </w:divBdr>
    </w:div>
    <w:div w:id="51466254">
      <w:marLeft w:val="640"/>
      <w:marRight w:val="0"/>
      <w:marTop w:val="0"/>
      <w:marBottom w:val="0"/>
      <w:divBdr>
        <w:top w:val="none" w:sz="0" w:space="0" w:color="auto"/>
        <w:left w:val="none" w:sz="0" w:space="0" w:color="auto"/>
        <w:bottom w:val="none" w:sz="0" w:space="0" w:color="auto"/>
        <w:right w:val="none" w:sz="0" w:space="0" w:color="auto"/>
      </w:divBdr>
    </w:div>
    <w:div w:id="51581763">
      <w:marLeft w:val="640"/>
      <w:marRight w:val="0"/>
      <w:marTop w:val="0"/>
      <w:marBottom w:val="0"/>
      <w:divBdr>
        <w:top w:val="none" w:sz="0" w:space="0" w:color="auto"/>
        <w:left w:val="none" w:sz="0" w:space="0" w:color="auto"/>
        <w:bottom w:val="none" w:sz="0" w:space="0" w:color="auto"/>
        <w:right w:val="none" w:sz="0" w:space="0" w:color="auto"/>
      </w:divBdr>
    </w:div>
    <w:div w:id="51587352">
      <w:marLeft w:val="640"/>
      <w:marRight w:val="0"/>
      <w:marTop w:val="0"/>
      <w:marBottom w:val="0"/>
      <w:divBdr>
        <w:top w:val="none" w:sz="0" w:space="0" w:color="auto"/>
        <w:left w:val="none" w:sz="0" w:space="0" w:color="auto"/>
        <w:bottom w:val="none" w:sz="0" w:space="0" w:color="auto"/>
        <w:right w:val="none" w:sz="0" w:space="0" w:color="auto"/>
      </w:divBdr>
    </w:div>
    <w:div w:id="51660123">
      <w:marLeft w:val="640"/>
      <w:marRight w:val="0"/>
      <w:marTop w:val="0"/>
      <w:marBottom w:val="0"/>
      <w:divBdr>
        <w:top w:val="none" w:sz="0" w:space="0" w:color="auto"/>
        <w:left w:val="none" w:sz="0" w:space="0" w:color="auto"/>
        <w:bottom w:val="none" w:sz="0" w:space="0" w:color="auto"/>
        <w:right w:val="none" w:sz="0" w:space="0" w:color="auto"/>
      </w:divBdr>
    </w:div>
    <w:div w:id="51664299">
      <w:marLeft w:val="640"/>
      <w:marRight w:val="0"/>
      <w:marTop w:val="0"/>
      <w:marBottom w:val="0"/>
      <w:divBdr>
        <w:top w:val="none" w:sz="0" w:space="0" w:color="auto"/>
        <w:left w:val="none" w:sz="0" w:space="0" w:color="auto"/>
        <w:bottom w:val="none" w:sz="0" w:space="0" w:color="auto"/>
        <w:right w:val="none" w:sz="0" w:space="0" w:color="auto"/>
      </w:divBdr>
    </w:div>
    <w:div w:id="51736465">
      <w:marLeft w:val="640"/>
      <w:marRight w:val="0"/>
      <w:marTop w:val="0"/>
      <w:marBottom w:val="0"/>
      <w:divBdr>
        <w:top w:val="none" w:sz="0" w:space="0" w:color="auto"/>
        <w:left w:val="none" w:sz="0" w:space="0" w:color="auto"/>
        <w:bottom w:val="none" w:sz="0" w:space="0" w:color="auto"/>
        <w:right w:val="none" w:sz="0" w:space="0" w:color="auto"/>
      </w:divBdr>
    </w:div>
    <w:div w:id="51774820">
      <w:bodyDiv w:val="1"/>
      <w:marLeft w:val="0"/>
      <w:marRight w:val="0"/>
      <w:marTop w:val="0"/>
      <w:marBottom w:val="0"/>
      <w:divBdr>
        <w:top w:val="none" w:sz="0" w:space="0" w:color="auto"/>
        <w:left w:val="none" w:sz="0" w:space="0" w:color="auto"/>
        <w:bottom w:val="none" w:sz="0" w:space="0" w:color="auto"/>
        <w:right w:val="none" w:sz="0" w:space="0" w:color="auto"/>
      </w:divBdr>
      <w:divsChild>
        <w:div w:id="618879961">
          <w:marLeft w:val="0"/>
          <w:marRight w:val="0"/>
          <w:marTop w:val="0"/>
          <w:marBottom w:val="0"/>
          <w:divBdr>
            <w:top w:val="none" w:sz="0" w:space="0" w:color="auto"/>
            <w:left w:val="none" w:sz="0" w:space="0" w:color="auto"/>
            <w:bottom w:val="none" w:sz="0" w:space="0" w:color="auto"/>
            <w:right w:val="none" w:sz="0" w:space="0" w:color="auto"/>
          </w:divBdr>
        </w:div>
        <w:div w:id="905381585">
          <w:marLeft w:val="0"/>
          <w:marRight w:val="0"/>
          <w:marTop w:val="0"/>
          <w:marBottom w:val="0"/>
          <w:divBdr>
            <w:top w:val="none" w:sz="0" w:space="0" w:color="auto"/>
            <w:left w:val="none" w:sz="0" w:space="0" w:color="auto"/>
            <w:bottom w:val="none" w:sz="0" w:space="0" w:color="auto"/>
            <w:right w:val="none" w:sz="0" w:space="0" w:color="auto"/>
          </w:divBdr>
        </w:div>
      </w:divsChild>
    </w:div>
    <w:div w:id="51849002">
      <w:marLeft w:val="640"/>
      <w:marRight w:val="0"/>
      <w:marTop w:val="0"/>
      <w:marBottom w:val="0"/>
      <w:divBdr>
        <w:top w:val="none" w:sz="0" w:space="0" w:color="auto"/>
        <w:left w:val="none" w:sz="0" w:space="0" w:color="auto"/>
        <w:bottom w:val="none" w:sz="0" w:space="0" w:color="auto"/>
        <w:right w:val="none" w:sz="0" w:space="0" w:color="auto"/>
      </w:divBdr>
    </w:div>
    <w:div w:id="51930249">
      <w:marLeft w:val="640"/>
      <w:marRight w:val="0"/>
      <w:marTop w:val="0"/>
      <w:marBottom w:val="0"/>
      <w:divBdr>
        <w:top w:val="none" w:sz="0" w:space="0" w:color="auto"/>
        <w:left w:val="none" w:sz="0" w:space="0" w:color="auto"/>
        <w:bottom w:val="none" w:sz="0" w:space="0" w:color="auto"/>
        <w:right w:val="none" w:sz="0" w:space="0" w:color="auto"/>
      </w:divBdr>
    </w:div>
    <w:div w:id="52045238">
      <w:marLeft w:val="640"/>
      <w:marRight w:val="0"/>
      <w:marTop w:val="0"/>
      <w:marBottom w:val="0"/>
      <w:divBdr>
        <w:top w:val="none" w:sz="0" w:space="0" w:color="auto"/>
        <w:left w:val="none" w:sz="0" w:space="0" w:color="auto"/>
        <w:bottom w:val="none" w:sz="0" w:space="0" w:color="auto"/>
        <w:right w:val="none" w:sz="0" w:space="0" w:color="auto"/>
      </w:divBdr>
    </w:div>
    <w:div w:id="52047239">
      <w:marLeft w:val="640"/>
      <w:marRight w:val="0"/>
      <w:marTop w:val="0"/>
      <w:marBottom w:val="0"/>
      <w:divBdr>
        <w:top w:val="none" w:sz="0" w:space="0" w:color="auto"/>
        <w:left w:val="none" w:sz="0" w:space="0" w:color="auto"/>
        <w:bottom w:val="none" w:sz="0" w:space="0" w:color="auto"/>
        <w:right w:val="none" w:sz="0" w:space="0" w:color="auto"/>
      </w:divBdr>
    </w:div>
    <w:div w:id="52047735">
      <w:marLeft w:val="640"/>
      <w:marRight w:val="0"/>
      <w:marTop w:val="0"/>
      <w:marBottom w:val="0"/>
      <w:divBdr>
        <w:top w:val="none" w:sz="0" w:space="0" w:color="auto"/>
        <w:left w:val="none" w:sz="0" w:space="0" w:color="auto"/>
        <w:bottom w:val="none" w:sz="0" w:space="0" w:color="auto"/>
        <w:right w:val="none" w:sz="0" w:space="0" w:color="auto"/>
      </w:divBdr>
    </w:div>
    <w:div w:id="52118176">
      <w:marLeft w:val="640"/>
      <w:marRight w:val="0"/>
      <w:marTop w:val="0"/>
      <w:marBottom w:val="0"/>
      <w:divBdr>
        <w:top w:val="none" w:sz="0" w:space="0" w:color="auto"/>
        <w:left w:val="none" w:sz="0" w:space="0" w:color="auto"/>
        <w:bottom w:val="none" w:sz="0" w:space="0" w:color="auto"/>
        <w:right w:val="none" w:sz="0" w:space="0" w:color="auto"/>
      </w:divBdr>
    </w:div>
    <w:div w:id="52122939">
      <w:marLeft w:val="640"/>
      <w:marRight w:val="0"/>
      <w:marTop w:val="0"/>
      <w:marBottom w:val="0"/>
      <w:divBdr>
        <w:top w:val="none" w:sz="0" w:space="0" w:color="auto"/>
        <w:left w:val="none" w:sz="0" w:space="0" w:color="auto"/>
        <w:bottom w:val="none" w:sz="0" w:space="0" w:color="auto"/>
        <w:right w:val="none" w:sz="0" w:space="0" w:color="auto"/>
      </w:divBdr>
    </w:div>
    <w:div w:id="52123032">
      <w:marLeft w:val="640"/>
      <w:marRight w:val="0"/>
      <w:marTop w:val="0"/>
      <w:marBottom w:val="0"/>
      <w:divBdr>
        <w:top w:val="none" w:sz="0" w:space="0" w:color="auto"/>
        <w:left w:val="none" w:sz="0" w:space="0" w:color="auto"/>
        <w:bottom w:val="none" w:sz="0" w:space="0" w:color="auto"/>
        <w:right w:val="none" w:sz="0" w:space="0" w:color="auto"/>
      </w:divBdr>
    </w:div>
    <w:div w:id="52126577">
      <w:marLeft w:val="640"/>
      <w:marRight w:val="0"/>
      <w:marTop w:val="0"/>
      <w:marBottom w:val="0"/>
      <w:divBdr>
        <w:top w:val="none" w:sz="0" w:space="0" w:color="auto"/>
        <w:left w:val="none" w:sz="0" w:space="0" w:color="auto"/>
        <w:bottom w:val="none" w:sz="0" w:space="0" w:color="auto"/>
        <w:right w:val="none" w:sz="0" w:space="0" w:color="auto"/>
      </w:divBdr>
    </w:div>
    <w:div w:id="52126741">
      <w:marLeft w:val="640"/>
      <w:marRight w:val="0"/>
      <w:marTop w:val="0"/>
      <w:marBottom w:val="0"/>
      <w:divBdr>
        <w:top w:val="none" w:sz="0" w:space="0" w:color="auto"/>
        <w:left w:val="none" w:sz="0" w:space="0" w:color="auto"/>
        <w:bottom w:val="none" w:sz="0" w:space="0" w:color="auto"/>
        <w:right w:val="none" w:sz="0" w:space="0" w:color="auto"/>
      </w:divBdr>
    </w:div>
    <w:div w:id="52239663">
      <w:marLeft w:val="640"/>
      <w:marRight w:val="0"/>
      <w:marTop w:val="0"/>
      <w:marBottom w:val="0"/>
      <w:divBdr>
        <w:top w:val="none" w:sz="0" w:space="0" w:color="auto"/>
        <w:left w:val="none" w:sz="0" w:space="0" w:color="auto"/>
        <w:bottom w:val="none" w:sz="0" w:space="0" w:color="auto"/>
        <w:right w:val="none" w:sz="0" w:space="0" w:color="auto"/>
      </w:divBdr>
    </w:div>
    <w:div w:id="52390375">
      <w:marLeft w:val="640"/>
      <w:marRight w:val="0"/>
      <w:marTop w:val="0"/>
      <w:marBottom w:val="0"/>
      <w:divBdr>
        <w:top w:val="none" w:sz="0" w:space="0" w:color="auto"/>
        <w:left w:val="none" w:sz="0" w:space="0" w:color="auto"/>
        <w:bottom w:val="none" w:sz="0" w:space="0" w:color="auto"/>
        <w:right w:val="none" w:sz="0" w:space="0" w:color="auto"/>
      </w:divBdr>
    </w:div>
    <w:div w:id="52391416">
      <w:marLeft w:val="640"/>
      <w:marRight w:val="0"/>
      <w:marTop w:val="0"/>
      <w:marBottom w:val="0"/>
      <w:divBdr>
        <w:top w:val="none" w:sz="0" w:space="0" w:color="auto"/>
        <w:left w:val="none" w:sz="0" w:space="0" w:color="auto"/>
        <w:bottom w:val="none" w:sz="0" w:space="0" w:color="auto"/>
        <w:right w:val="none" w:sz="0" w:space="0" w:color="auto"/>
      </w:divBdr>
    </w:div>
    <w:div w:id="52581875">
      <w:marLeft w:val="480"/>
      <w:marRight w:val="0"/>
      <w:marTop w:val="0"/>
      <w:marBottom w:val="0"/>
      <w:divBdr>
        <w:top w:val="none" w:sz="0" w:space="0" w:color="auto"/>
        <w:left w:val="none" w:sz="0" w:space="0" w:color="auto"/>
        <w:bottom w:val="none" w:sz="0" w:space="0" w:color="auto"/>
        <w:right w:val="none" w:sz="0" w:space="0" w:color="auto"/>
      </w:divBdr>
    </w:div>
    <w:div w:id="52587772">
      <w:marLeft w:val="640"/>
      <w:marRight w:val="0"/>
      <w:marTop w:val="0"/>
      <w:marBottom w:val="0"/>
      <w:divBdr>
        <w:top w:val="none" w:sz="0" w:space="0" w:color="auto"/>
        <w:left w:val="none" w:sz="0" w:space="0" w:color="auto"/>
        <w:bottom w:val="none" w:sz="0" w:space="0" w:color="auto"/>
        <w:right w:val="none" w:sz="0" w:space="0" w:color="auto"/>
      </w:divBdr>
    </w:div>
    <w:div w:id="52629479">
      <w:marLeft w:val="640"/>
      <w:marRight w:val="0"/>
      <w:marTop w:val="0"/>
      <w:marBottom w:val="0"/>
      <w:divBdr>
        <w:top w:val="none" w:sz="0" w:space="0" w:color="auto"/>
        <w:left w:val="none" w:sz="0" w:space="0" w:color="auto"/>
        <w:bottom w:val="none" w:sz="0" w:space="0" w:color="auto"/>
        <w:right w:val="none" w:sz="0" w:space="0" w:color="auto"/>
      </w:divBdr>
    </w:div>
    <w:div w:id="52657261">
      <w:marLeft w:val="640"/>
      <w:marRight w:val="0"/>
      <w:marTop w:val="0"/>
      <w:marBottom w:val="0"/>
      <w:divBdr>
        <w:top w:val="none" w:sz="0" w:space="0" w:color="auto"/>
        <w:left w:val="none" w:sz="0" w:space="0" w:color="auto"/>
        <w:bottom w:val="none" w:sz="0" w:space="0" w:color="auto"/>
        <w:right w:val="none" w:sz="0" w:space="0" w:color="auto"/>
      </w:divBdr>
    </w:div>
    <w:div w:id="52773285">
      <w:marLeft w:val="640"/>
      <w:marRight w:val="0"/>
      <w:marTop w:val="0"/>
      <w:marBottom w:val="0"/>
      <w:divBdr>
        <w:top w:val="none" w:sz="0" w:space="0" w:color="auto"/>
        <w:left w:val="none" w:sz="0" w:space="0" w:color="auto"/>
        <w:bottom w:val="none" w:sz="0" w:space="0" w:color="auto"/>
        <w:right w:val="none" w:sz="0" w:space="0" w:color="auto"/>
      </w:divBdr>
    </w:div>
    <w:div w:id="52779567">
      <w:marLeft w:val="640"/>
      <w:marRight w:val="0"/>
      <w:marTop w:val="0"/>
      <w:marBottom w:val="0"/>
      <w:divBdr>
        <w:top w:val="none" w:sz="0" w:space="0" w:color="auto"/>
        <w:left w:val="none" w:sz="0" w:space="0" w:color="auto"/>
        <w:bottom w:val="none" w:sz="0" w:space="0" w:color="auto"/>
        <w:right w:val="none" w:sz="0" w:space="0" w:color="auto"/>
      </w:divBdr>
    </w:div>
    <w:div w:id="52779667">
      <w:bodyDiv w:val="1"/>
      <w:marLeft w:val="0"/>
      <w:marRight w:val="0"/>
      <w:marTop w:val="0"/>
      <w:marBottom w:val="0"/>
      <w:divBdr>
        <w:top w:val="none" w:sz="0" w:space="0" w:color="auto"/>
        <w:left w:val="none" w:sz="0" w:space="0" w:color="auto"/>
        <w:bottom w:val="none" w:sz="0" w:space="0" w:color="auto"/>
        <w:right w:val="none" w:sz="0" w:space="0" w:color="auto"/>
      </w:divBdr>
      <w:divsChild>
        <w:div w:id="22901897">
          <w:marLeft w:val="480"/>
          <w:marRight w:val="0"/>
          <w:marTop w:val="0"/>
          <w:marBottom w:val="0"/>
          <w:divBdr>
            <w:top w:val="none" w:sz="0" w:space="0" w:color="auto"/>
            <w:left w:val="none" w:sz="0" w:space="0" w:color="auto"/>
            <w:bottom w:val="none" w:sz="0" w:space="0" w:color="auto"/>
            <w:right w:val="none" w:sz="0" w:space="0" w:color="auto"/>
          </w:divBdr>
        </w:div>
        <w:div w:id="61100009">
          <w:marLeft w:val="480"/>
          <w:marRight w:val="0"/>
          <w:marTop w:val="0"/>
          <w:marBottom w:val="0"/>
          <w:divBdr>
            <w:top w:val="none" w:sz="0" w:space="0" w:color="auto"/>
            <w:left w:val="none" w:sz="0" w:space="0" w:color="auto"/>
            <w:bottom w:val="none" w:sz="0" w:space="0" w:color="auto"/>
            <w:right w:val="none" w:sz="0" w:space="0" w:color="auto"/>
          </w:divBdr>
        </w:div>
        <w:div w:id="67729924">
          <w:marLeft w:val="480"/>
          <w:marRight w:val="0"/>
          <w:marTop w:val="0"/>
          <w:marBottom w:val="0"/>
          <w:divBdr>
            <w:top w:val="none" w:sz="0" w:space="0" w:color="auto"/>
            <w:left w:val="none" w:sz="0" w:space="0" w:color="auto"/>
            <w:bottom w:val="none" w:sz="0" w:space="0" w:color="auto"/>
            <w:right w:val="none" w:sz="0" w:space="0" w:color="auto"/>
          </w:divBdr>
        </w:div>
        <w:div w:id="113866450">
          <w:marLeft w:val="480"/>
          <w:marRight w:val="0"/>
          <w:marTop w:val="0"/>
          <w:marBottom w:val="0"/>
          <w:divBdr>
            <w:top w:val="none" w:sz="0" w:space="0" w:color="auto"/>
            <w:left w:val="none" w:sz="0" w:space="0" w:color="auto"/>
            <w:bottom w:val="none" w:sz="0" w:space="0" w:color="auto"/>
            <w:right w:val="none" w:sz="0" w:space="0" w:color="auto"/>
          </w:divBdr>
        </w:div>
        <w:div w:id="145903756">
          <w:marLeft w:val="480"/>
          <w:marRight w:val="0"/>
          <w:marTop w:val="0"/>
          <w:marBottom w:val="0"/>
          <w:divBdr>
            <w:top w:val="none" w:sz="0" w:space="0" w:color="auto"/>
            <w:left w:val="none" w:sz="0" w:space="0" w:color="auto"/>
            <w:bottom w:val="none" w:sz="0" w:space="0" w:color="auto"/>
            <w:right w:val="none" w:sz="0" w:space="0" w:color="auto"/>
          </w:divBdr>
        </w:div>
        <w:div w:id="266548692">
          <w:marLeft w:val="480"/>
          <w:marRight w:val="0"/>
          <w:marTop w:val="0"/>
          <w:marBottom w:val="0"/>
          <w:divBdr>
            <w:top w:val="none" w:sz="0" w:space="0" w:color="auto"/>
            <w:left w:val="none" w:sz="0" w:space="0" w:color="auto"/>
            <w:bottom w:val="none" w:sz="0" w:space="0" w:color="auto"/>
            <w:right w:val="none" w:sz="0" w:space="0" w:color="auto"/>
          </w:divBdr>
        </w:div>
        <w:div w:id="278993632">
          <w:marLeft w:val="480"/>
          <w:marRight w:val="0"/>
          <w:marTop w:val="0"/>
          <w:marBottom w:val="0"/>
          <w:divBdr>
            <w:top w:val="none" w:sz="0" w:space="0" w:color="auto"/>
            <w:left w:val="none" w:sz="0" w:space="0" w:color="auto"/>
            <w:bottom w:val="none" w:sz="0" w:space="0" w:color="auto"/>
            <w:right w:val="none" w:sz="0" w:space="0" w:color="auto"/>
          </w:divBdr>
        </w:div>
        <w:div w:id="310644321">
          <w:marLeft w:val="480"/>
          <w:marRight w:val="0"/>
          <w:marTop w:val="0"/>
          <w:marBottom w:val="0"/>
          <w:divBdr>
            <w:top w:val="none" w:sz="0" w:space="0" w:color="auto"/>
            <w:left w:val="none" w:sz="0" w:space="0" w:color="auto"/>
            <w:bottom w:val="none" w:sz="0" w:space="0" w:color="auto"/>
            <w:right w:val="none" w:sz="0" w:space="0" w:color="auto"/>
          </w:divBdr>
        </w:div>
        <w:div w:id="336926949">
          <w:marLeft w:val="480"/>
          <w:marRight w:val="0"/>
          <w:marTop w:val="0"/>
          <w:marBottom w:val="0"/>
          <w:divBdr>
            <w:top w:val="none" w:sz="0" w:space="0" w:color="auto"/>
            <w:left w:val="none" w:sz="0" w:space="0" w:color="auto"/>
            <w:bottom w:val="none" w:sz="0" w:space="0" w:color="auto"/>
            <w:right w:val="none" w:sz="0" w:space="0" w:color="auto"/>
          </w:divBdr>
        </w:div>
        <w:div w:id="351422079">
          <w:marLeft w:val="480"/>
          <w:marRight w:val="0"/>
          <w:marTop w:val="0"/>
          <w:marBottom w:val="0"/>
          <w:divBdr>
            <w:top w:val="none" w:sz="0" w:space="0" w:color="auto"/>
            <w:left w:val="none" w:sz="0" w:space="0" w:color="auto"/>
            <w:bottom w:val="none" w:sz="0" w:space="0" w:color="auto"/>
            <w:right w:val="none" w:sz="0" w:space="0" w:color="auto"/>
          </w:divBdr>
        </w:div>
        <w:div w:id="355039425">
          <w:marLeft w:val="480"/>
          <w:marRight w:val="0"/>
          <w:marTop w:val="0"/>
          <w:marBottom w:val="0"/>
          <w:divBdr>
            <w:top w:val="none" w:sz="0" w:space="0" w:color="auto"/>
            <w:left w:val="none" w:sz="0" w:space="0" w:color="auto"/>
            <w:bottom w:val="none" w:sz="0" w:space="0" w:color="auto"/>
            <w:right w:val="none" w:sz="0" w:space="0" w:color="auto"/>
          </w:divBdr>
        </w:div>
        <w:div w:id="364332646">
          <w:marLeft w:val="480"/>
          <w:marRight w:val="0"/>
          <w:marTop w:val="0"/>
          <w:marBottom w:val="0"/>
          <w:divBdr>
            <w:top w:val="none" w:sz="0" w:space="0" w:color="auto"/>
            <w:left w:val="none" w:sz="0" w:space="0" w:color="auto"/>
            <w:bottom w:val="none" w:sz="0" w:space="0" w:color="auto"/>
            <w:right w:val="none" w:sz="0" w:space="0" w:color="auto"/>
          </w:divBdr>
        </w:div>
        <w:div w:id="405953650">
          <w:marLeft w:val="480"/>
          <w:marRight w:val="0"/>
          <w:marTop w:val="0"/>
          <w:marBottom w:val="0"/>
          <w:divBdr>
            <w:top w:val="none" w:sz="0" w:space="0" w:color="auto"/>
            <w:left w:val="none" w:sz="0" w:space="0" w:color="auto"/>
            <w:bottom w:val="none" w:sz="0" w:space="0" w:color="auto"/>
            <w:right w:val="none" w:sz="0" w:space="0" w:color="auto"/>
          </w:divBdr>
        </w:div>
        <w:div w:id="495413625">
          <w:marLeft w:val="480"/>
          <w:marRight w:val="0"/>
          <w:marTop w:val="0"/>
          <w:marBottom w:val="0"/>
          <w:divBdr>
            <w:top w:val="none" w:sz="0" w:space="0" w:color="auto"/>
            <w:left w:val="none" w:sz="0" w:space="0" w:color="auto"/>
            <w:bottom w:val="none" w:sz="0" w:space="0" w:color="auto"/>
            <w:right w:val="none" w:sz="0" w:space="0" w:color="auto"/>
          </w:divBdr>
        </w:div>
        <w:div w:id="517894644">
          <w:marLeft w:val="480"/>
          <w:marRight w:val="0"/>
          <w:marTop w:val="0"/>
          <w:marBottom w:val="0"/>
          <w:divBdr>
            <w:top w:val="none" w:sz="0" w:space="0" w:color="auto"/>
            <w:left w:val="none" w:sz="0" w:space="0" w:color="auto"/>
            <w:bottom w:val="none" w:sz="0" w:space="0" w:color="auto"/>
            <w:right w:val="none" w:sz="0" w:space="0" w:color="auto"/>
          </w:divBdr>
        </w:div>
        <w:div w:id="530997351">
          <w:marLeft w:val="480"/>
          <w:marRight w:val="0"/>
          <w:marTop w:val="0"/>
          <w:marBottom w:val="0"/>
          <w:divBdr>
            <w:top w:val="none" w:sz="0" w:space="0" w:color="auto"/>
            <w:left w:val="none" w:sz="0" w:space="0" w:color="auto"/>
            <w:bottom w:val="none" w:sz="0" w:space="0" w:color="auto"/>
            <w:right w:val="none" w:sz="0" w:space="0" w:color="auto"/>
          </w:divBdr>
        </w:div>
        <w:div w:id="597642120">
          <w:marLeft w:val="480"/>
          <w:marRight w:val="0"/>
          <w:marTop w:val="0"/>
          <w:marBottom w:val="0"/>
          <w:divBdr>
            <w:top w:val="none" w:sz="0" w:space="0" w:color="auto"/>
            <w:left w:val="none" w:sz="0" w:space="0" w:color="auto"/>
            <w:bottom w:val="none" w:sz="0" w:space="0" w:color="auto"/>
            <w:right w:val="none" w:sz="0" w:space="0" w:color="auto"/>
          </w:divBdr>
        </w:div>
        <w:div w:id="617570900">
          <w:marLeft w:val="480"/>
          <w:marRight w:val="0"/>
          <w:marTop w:val="0"/>
          <w:marBottom w:val="0"/>
          <w:divBdr>
            <w:top w:val="none" w:sz="0" w:space="0" w:color="auto"/>
            <w:left w:val="none" w:sz="0" w:space="0" w:color="auto"/>
            <w:bottom w:val="none" w:sz="0" w:space="0" w:color="auto"/>
            <w:right w:val="none" w:sz="0" w:space="0" w:color="auto"/>
          </w:divBdr>
        </w:div>
        <w:div w:id="624121211">
          <w:marLeft w:val="480"/>
          <w:marRight w:val="0"/>
          <w:marTop w:val="0"/>
          <w:marBottom w:val="0"/>
          <w:divBdr>
            <w:top w:val="none" w:sz="0" w:space="0" w:color="auto"/>
            <w:left w:val="none" w:sz="0" w:space="0" w:color="auto"/>
            <w:bottom w:val="none" w:sz="0" w:space="0" w:color="auto"/>
            <w:right w:val="none" w:sz="0" w:space="0" w:color="auto"/>
          </w:divBdr>
        </w:div>
        <w:div w:id="776830184">
          <w:marLeft w:val="480"/>
          <w:marRight w:val="0"/>
          <w:marTop w:val="0"/>
          <w:marBottom w:val="0"/>
          <w:divBdr>
            <w:top w:val="none" w:sz="0" w:space="0" w:color="auto"/>
            <w:left w:val="none" w:sz="0" w:space="0" w:color="auto"/>
            <w:bottom w:val="none" w:sz="0" w:space="0" w:color="auto"/>
            <w:right w:val="none" w:sz="0" w:space="0" w:color="auto"/>
          </w:divBdr>
        </w:div>
        <w:div w:id="796685196">
          <w:marLeft w:val="480"/>
          <w:marRight w:val="0"/>
          <w:marTop w:val="0"/>
          <w:marBottom w:val="0"/>
          <w:divBdr>
            <w:top w:val="none" w:sz="0" w:space="0" w:color="auto"/>
            <w:left w:val="none" w:sz="0" w:space="0" w:color="auto"/>
            <w:bottom w:val="none" w:sz="0" w:space="0" w:color="auto"/>
            <w:right w:val="none" w:sz="0" w:space="0" w:color="auto"/>
          </w:divBdr>
        </w:div>
        <w:div w:id="834496857">
          <w:marLeft w:val="480"/>
          <w:marRight w:val="0"/>
          <w:marTop w:val="0"/>
          <w:marBottom w:val="0"/>
          <w:divBdr>
            <w:top w:val="none" w:sz="0" w:space="0" w:color="auto"/>
            <w:left w:val="none" w:sz="0" w:space="0" w:color="auto"/>
            <w:bottom w:val="none" w:sz="0" w:space="0" w:color="auto"/>
            <w:right w:val="none" w:sz="0" w:space="0" w:color="auto"/>
          </w:divBdr>
        </w:div>
        <w:div w:id="875965293">
          <w:marLeft w:val="480"/>
          <w:marRight w:val="0"/>
          <w:marTop w:val="0"/>
          <w:marBottom w:val="0"/>
          <w:divBdr>
            <w:top w:val="none" w:sz="0" w:space="0" w:color="auto"/>
            <w:left w:val="none" w:sz="0" w:space="0" w:color="auto"/>
            <w:bottom w:val="none" w:sz="0" w:space="0" w:color="auto"/>
            <w:right w:val="none" w:sz="0" w:space="0" w:color="auto"/>
          </w:divBdr>
        </w:div>
        <w:div w:id="939526607">
          <w:marLeft w:val="480"/>
          <w:marRight w:val="0"/>
          <w:marTop w:val="0"/>
          <w:marBottom w:val="0"/>
          <w:divBdr>
            <w:top w:val="none" w:sz="0" w:space="0" w:color="auto"/>
            <w:left w:val="none" w:sz="0" w:space="0" w:color="auto"/>
            <w:bottom w:val="none" w:sz="0" w:space="0" w:color="auto"/>
            <w:right w:val="none" w:sz="0" w:space="0" w:color="auto"/>
          </w:divBdr>
        </w:div>
        <w:div w:id="944532534">
          <w:marLeft w:val="480"/>
          <w:marRight w:val="0"/>
          <w:marTop w:val="0"/>
          <w:marBottom w:val="0"/>
          <w:divBdr>
            <w:top w:val="none" w:sz="0" w:space="0" w:color="auto"/>
            <w:left w:val="none" w:sz="0" w:space="0" w:color="auto"/>
            <w:bottom w:val="none" w:sz="0" w:space="0" w:color="auto"/>
            <w:right w:val="none" w:sz="0" w:space="0" w:color="auto"/>
          </w:divBdr>
        </w:div>
        <w:div w:id="973679337">
          <w:marLeft w:val="480"/>
          <w:marRight w:val="0"/>
          <w:marTop w:val="0"/>
          <w:marBottom w:val="0"/>
          <w:divBdr>
            <w:top w:val="none" w:sz="0" w:space="0" w:color="auto"/>
            <w:left w:val="none" w:sz="0" w:space="0" w:color="auto"/>
            <w:bottom w:val="none" w:sz="0" w:space="0" w:color="auto"/>
            <w:right w:val="none" w:sz="0" w:space="0" w:color="auto"/>
          </w:divBdr>
        </w:div>
        <w:div w:id="1043212097">
          <w:marLeft w:val="480"/>
          <w:marRight w:val="0"/>
          <w:marTop w:val="0"/>
          <w:marBottom w:val="0"/>
          <w:divBdr>
            <w:top w:val="none" w:sz="0" w:space="0" w:color="auto"/>
            <w:left w:val="none" w:sz="0" w:space="0" w:color="auto"/>
            <w:bottom w:val="none" w:sz="0" w:space="0" w:color="auto"/>
            <w:right w:val="none" w:sz="0" w:space="0" w:color="auto"/>
          </w:divBdr>
        </w:div>
        <w:div w:id="1078404148">
          <w:marLeft w:val="480"/>
          <w:marRight w:val="0"/>
          <w:marTop w:val="0"/>
          <w:marBottom w:val="0"/>
          <w:divBdr>
            <w:top w:val="none" w:sz="0" w:space="0" w:color="auto"/>
            <w:left w:val="none" w:sz="0" w:space="0" w:color="auto"/>
            <w:bottom w:val="none" w:sz="0" w:space="0" w:color="auto"/>
            <w:right w:val="none" w:sz="0" w:space="0" w:color="auto"/>
          </w:divBdr>
        </w:div>
        <w:div w:id="1085104467">
          <w:marLeft w:val="480"/>
          <w:marRight w:val="0"/>
          <w:marTop w:val="0"/>
          <w:marBottom w:val="0"/>
          <w:divBdr>
            <w:top w:val="none" w:sz="0" w:space="0" w:color="auto"/>
            <w:left w:val="none" w:sz="0" w:space="0" w:color="auto"/>
            <w:bottom w:val="none" w:sz="0" w:space="0" w:color="auto"/>
            <w:right w:val="none" w:sz="0" w:space="0" w:color="auto"/>
          </w:divBdr>
        </w:div>
        <w:div w:id="1109276344">
          <w:marLeft w:val="480"/>
          <w:marRight w:val="0"/>
          <w:marTop w:val="0"/>
          <w:marBottom w:val="0"/>
          <w:divBdr>
            <w:top w:val="none" w:sz="0" w:space="0" w:color="auto"/>
            <w:left w:val="none" w:sz="0" w:space="0" w:color="auto"/>
            <w:bottom w:val="none" w:sz="0" w:space="0" w:color="auto"/>
            <w:right w:val="none" w:sz="0" w:space="0" w:color="auto"/>
          </w:divBdr>
        </w:div>
        <w:div w:id="1154882430">
          <w:marLeft w:val="480"/>
          <w:marRight w:val="0"/>
          <w:marTop w:val="0"/>
          <w:marBottom w:val="0"/>
          <w:divBdr>
            <w:top w:val="none" w:sz="0" w:space="0" w:color="auto"/>
            <w:left w:val="none" w:sz="0" w:space="0" w:color="auto"/>
            <w:bottom w:val="none" w:sz="0" w:space="0" w:color="auto"/>
            <w:right w:val="none" w:sz="0" w:space="0" w:color="auto"/>
          </w:divBdr>
        </w:div>
        <w:div w:id="1228567963">
          <w:marLeft w:val="480"/>
          <w:marRight w:val="0"/>
          <w:marTop w:val="0"/>
          <w:marBottom w:val="0"/>
          <w:divBdr>
            <w:top w:val="none" w:sz="0" w:space="0" w:color="auto"/>
            <w:left w:val="none" w:sz="0" w:space="0" w:color="auto"/>
            <w:bottom w:val="none" w:sz="0" w:space="0" w:color="auto"/>
            <w:right w:val="none" w:sz="0" w:space="0" w:color="auto"/>
          </w:divBdr>
        </w:div>
        <w:div w:id="1248805628">
          <w:marLeft w:val="480"/>
          <w:marRight w:val="0"/>
          <w:marTop w:val="0"/>
          <w:marBottom w:val="0"/>
          <w:divBdr>
            <w:top w:val="none" w:sz="0" w:space="0" w:color="auto"/>
            <w:left w:val="none" w:sz="0" w:space="0" w:color="auto"/>
            <w:bottom w:val="none" w:sz="0" w:space="0" w:color="auto"/>
            <w:right w:val="none" w:sz="0" w:space="0" w:color="auto"/>
          </w:divBdr>
        </w:div>
        <w:div w:id="1283684825">
          <w:marLeft w:val="480"/>
          <w:marRight w:val="0"/>
          <w:marTop w:val="0"/>
          <w:marBottom w:val="0"/>
          <w:divBdr>
            <w:top w:val="none" w:sz="0" w:space="0" w:color="auto"/>
            <w:left w:val="none" w:sz="0" w:space="0" w:color="auto"/>
            <w:bottom w:val="none" w:sz="0" w:space="0" w:color="auto"/>
            <w:right w:val="none" w:sz="0" w:space="0" w:color="auto"/>
          </w:divBdr>
        </w:div>
        <w:div w:id="1302492267">
          <w:marLeft w:val="480"/>
          <w:marRight w:val="0"/>
          <w:marTop w:val="0"/>
          <w:marBottom w:val="0"/>
          <w:divBdr>
            <w:top w:val="none" w:sz="0" w:space="0" w:color="auto"/>
            <w:left w:val="none" w:sz="0" w:space="0" w:color="auto"/>
            <w:bottom w:val="none" w:sz="0" w:space="0" w:color="auto"/>
            <w:right w:val="none" w:sz="0" w:space="0" w:color="auto"/>
          </w:divBdr>
        </w:div>
        <w:div w:id="1356345896">
          <w:marLeft w:val="480"/>
          <w:marRight w:val="0"/>
          <w:marTop w:val="0"/>
          <w:marBottom w:val="0"/>
          <w:divBdr>
            <w:top w:val="none" w:sz="0" w:space="0" w:color="auto"/>
            <w:left w:val="none" w:sz="0" w:space="0" w:color="auto"/>
            <w:bottom w:val="none" w:sz="0" w:space="0" w:color="auto"/>
            <w:right w:val="none" w:sz="0" w:space="0" w:color="auto"/>
          </w:divBdr>
        </w:div>
        <w:div w:id="1454711610">
          <w:marLeft w:val="480"/>
          <w:marRight w:val="0"/>
          <w:marTop w:val="0"/>
          <w:marBottom w:val="0"/>
          <w:divBdr>
            <w:top w:val="none" w:sz="0" w:space="0" w:color="auto"/>
            <w:left w:val="none" w:sz="0" w:space="0" w:color="auto"/>
            <w:bottom w:val="none" w:sz="0" w:space="0" w:color="auto"/>
            <w:right w:val="none" w:sz="0" w:space="0" w:color="auto"/>
          </w:divBdr>
        </w:div>
        <w:div w:id="1499030733">
          <w:marLeft w:val="480"/>
          <w:marRight w:val="0"/>
          <w:marTop w:val="0"/>
          <w:marBottom w:val="0"/>
          <w:divBdr>
            <w:top w:val="none" w:sz="0" w:space="0" w:color="auto"/>
            <w:left w:val="none" w:sz="0" w:space="0" w:color="auto"/>
            <w:bottom w:val="none" w:sz="0" w:space="0" w:color="auto"/>
            <w:right w:val="none" w:sz="0" w:space="0" w:color="auto"/>
          </w:divBdr>
        </w:div>
        <w:div w:id="1517383165">
          <w:marLeft w:val="480"/>
          <w:marRight w:val="0"/>
          <w:marTop w:val="0"/>
          <w:marBottom w:val="0"/>
          <w:divBdr>
            <w:top w:val="none" w:sz="0" w:space="0" w:color="auto"/>
            <w:left w:val="none" w:sz="0" w:space="0" w:color="auto"/>
            <w:bottom w:val="none" w:sz="0" w:space="0" w:color="auto"/>
            <w:right w:val="none" w:sz="0" w:space="0" w:color="auto"/>
          </w:divBdr>
        </w:div>
        <w:div w:id="1550415979">
          <w:marLeft w:val="480"/>
          <w:marRight w:val="0"/>
          <w:marTop w:val="0"/>
          <w:marBottom w:val="0"/>
          <w:divBdr>
            <w:top w:val="none" w:sz="0" w:space="0" w:color="auto"/>
            <w:left w:val="none" w:sz="0" w:space="0" w:color="auto"/>
            <w:bottom w:val="none" w:sz="0" w:space="0" w:color="auto"/>
            <w:right w:val="none" w:sz="0" w:space="0" w:color="auto"/>
          </w:divBdr>
        </w:div>
        <w:div w:id="1551069738">
          <w:marLeft w:val="480"/>
          <w:marRight w:val="0"/>
          <w:marTop w:val="0"/>
          <w:marBottom w:val="0"/>
          <w:divBdr>
            <w:top w:val="none" w:sz="0" w:space="0" w:color="auto"/>
            <w:left w:val="none" w:sz="0" w:space="0" w:color="auto"/>
            <w:bottom w:val="none" w:sz="0" w:space="0" w:color="auto"/>
            <w:right w:val="none" w:sz="0" w:space="0" w:color="auto"/>
          </w:divBdr>
        </w:div>
        <w:div w:id="1554273852">
          <w:marLeft w:val="480"/>
          <w:marRight w:val="0"/>
          <w:marTop w:val="0"/>
          <w:marBottom w:val="0"/>
          <w:divBdr>
            <w:top w:val="none" w:sz="0" w:space="0" w:color="auto"/>
            <w:left w:val="none" w:sz="0" w:space="0" w:color="auto"/>
            <w:bottom w:val="none" w:sz="0" w:space="0" w:color="auto"/>
            <w:right w:val="none" w:sz="0" w:space="0" w:color="auto"/>
          </w:divBdr>
        </w:div>
        <w:div w:id="1598249695">
          <w:marLeft w:val="480"/>
          <w:marRight w:val="0"/>
          <w:marTop w:val="0"/>
          <w:marBottom w:val="0"/>
          <w:divBdr>
            <w:top w:val="none" w:sz="0" w:space="0" w:color="auto"/>
            <w:left w:val="none" w:sz="0" w:space="0" w:color="auto"/>
            <w:bottom w:val="none" w:sz="0" w:space="0" w:color="auto"/>
            <w:right w:val="none" w:sz="0" w:space="0" w:color="auto"/>
          </w:divBdr>
        </w:div>
        <w:div w:id="1698654846">
          <w:marLeft w:val="480"/>
          <w:marRight w:val="0"/>
          <w:marTop w:val="0"/>
          <w:marBottom w:val="0"/>
          <w:divBdr>
            <w:top w:val="none" w:sz="0" w:space="0" w:color="auto"/>
            <w:left w:val="none" w:sz="0" w:space="0" w:color="auto"/>
            <w:bottom w:val="none" w:sz="0" w:space="0" w:color="auto"/>
            <w:right w:val="none" w:sz="0" w:space="0" w:color="auto"/>
          </w:divBdr>
        </w:div>
      </w:divsChild>
    </w:div>
    <w:div w:id="52847897">
      <w:marLeft w:val="640"/>
      <w:marRight w:val="0"/>
      <w:marTop w:val="0"/>
      <w:marBottom w:val="0"/>
      <w:divBdr>
        <w:top w:val="none" w:sz="0" w:space="0" w:color="auto"/>
        <w:left w:val="none" w:sz="0" w:space="0" w:color="auto"/>
        <w:bottom w:val="none" w:sz="0" w:space="0" w:color="auto"/>
        <w:right w:val="none" w:sz="0" w:space="0" w:color="auto"/>
      </w:divBdr>
    </w:div>
    <w:div w:id="52897116">
      <w:marLeft w:val="640"/>
      <w:marRight w:val="0"/>
      <w:marTop w:val="0"/>
      <w:marBottom w:val="0"/>
      <w:divBdr>
        <w:top w:val="none" w:sz="0" w:space="0" w:color="auto"/>
        <w:left w:val="none" w:sz="0" w:space="0" w:color="auto"/>
        <w:bottom w:val="none" w:sz="0" w:space="0" w:color="auto"/>
        <w:right w:val="none" w:sz="0" w:space="0" w:color="auto"/>
      </w:divBdr>
    </w:div>
    <w:div w:id="52967387">
      <w:marLeft w:val="640"/>
      <w:marRight w:val="0"/>
      <w:marTop w:val="0"/>
      <w:marBottom w:val="0"/>
      <w:divBdr>
        <w:top w:val="none" w:sz="0" w:space="0" w:color="auto"/>
        <w:left w:val="none" w:sz="0" w:space="0" w:color="auto"/>
        <w:bottom w:val="none" w:sz="0" w:space="0" w:color="auto"/>
        <w:right w:val="none" w:sz="0" w:space="0" w:color="auto"/>
      </w:divBdr>
    </w:div>
    <w:div w:id="52969650">
      <w:marLeft w:val="640"/>
      <w:marRight w:val="0"/>
      <w:marTop w:val="0"/>
      <w:marBottom w:val="0"/>
      <w:divBdr>
        <w:top w:val="none" w:sz="0" w:space="0" w:color="auto"/>
        <w:left w:val="none" w:sz="0" w:space="0" w:color="auto"/>
        <w:bottom w:val="none" w:sz="0" w:space="0" w:color="auto"/>
        <w:right w:val="none" w:sz="0" w:space="0" w:color="auto"/>
      </w:divBdr>
    </w:div>
    <w:div w:id="52972594">
      <w:marLeft w:val="640"/>
      <w:marRight w:val="0"/>
      <w:marTop w:val="0"/>
      <w:marBottom w:val="0"/>
      <w:divBdr>
        <w:top w:val="none" w:sz="0" w:space="0" w:color="auto"/>
        <w:left w:val="none" w:sz="0" w:space="0" w:color="auto"/>
        <w:bottom w:val="none" w:sz="0" w:space="0" w:color="auto"/>
        <w:right w:val="none" w:sz="0" w:space="0" w:color="auto"/>
      </w:divBdr>
    </w:div>
    <w:div w:id="53042031">
      <w:marLeft w:val="640"/>
      <w:marRight w:val="0"/>
      <w:marTop w:val="0"/>
      <w:marBottom w:val="0"/>
      <w:divBdr>
        <w:top w:val="none" w:sz="0" w:space="0" w:color="auto"/>
        <w:left w:val="none" w:sz="0" w:space="0" w:color="auto"/>
        <w:bottom w:val="none" w:sz="0" w:space="0" w:color="auto"/>
        <w:right w:val="none" w:sz="0" w:space="0" w:color="auto"/>
      </w:divBdr>
    </w:div>
    <w:div w:id="53046076">
      <w:marLeft w:val="640"/>
      <w:marRight w:val="0"/>
      <w:marTop w:val="0"/>
      <w:marBottom w:val="0"/>
      <w:divBdr>
        <w:top w:val="none" w:sz="0" w:space="0" w:color="auto"/>
        <w:left w:val="none" w:sz="0" w:space="0" w:color="auto"/>
        <w:bottom w:val="none" w:sz="0" w:space="0" w:color="auto"/>
        <w:right w:val="none" w:sz="0" w:space="0" w:color="auto"/>
      </w:divBdr>
    </w:div>
    <w:div w:id="53050530">
      <w:marLeft w:val="640"/>
      <w:marRight w:val="0"/>
      <w:marTop w:val="0"/>
      <w:marBottom w:val="0"/>
      <w:divBdr>
        <w:top w:val="none" w:sz="0" w:space="0" w:color="auto"/>
        <w:left w:val="none" w:sz="0" w:space="0" w:color="auto"/>
        <w:bottom w:val="none" w:sz="0" w:space="0" w:color="auto"/>
        <w:right w:val="none" w:sz="0" w:space="0" w:color="auto"/>
      </w:divBdr>
    </w:div>
    <w:div w:id="53084768">
      <w:marLeft w:val="640"/>
      <w:marRight w:val="0"/>
      <w:marTop w:val="0"/>
      <w:marBottom w:val="0"/>
      <w:divBdr>
        <w:top w:val="none" w:sz="0" w:space="0" w:color="auto"/>
        <w:left w:val="none" w:sz="0" w:space="0" w:color="auto"/>
        <w:bottom w:val="none" w:sz="0" w:space="0" w:color="auto"/>
        <w:right w:val="none" w:sz="0" w:space="0" w:color="auto"/>
      </w:divBdr>
    </w:div>
    <w:div w:id="53161754">
      <w:marLeft w:val="640"/>
      <w:marRight w:val="0"/>
      <w:marTop w:val="0"/>
      <w:marBottom w:val="0"/>
      <w:divBdr>
        <w:top w:val="none" w:sz="0" w:space="0" w:color="auto"/>
        <w:left w:val="none" w:sz="0" w:space="0" w:color="auto"/>
        <w:bottom w:val="none" w:sz="0" w:space="0" w:color="auto"/>
        <w:right w:val="none" w:sz="0" w:space="0" w:color="auto"/>
      </w:divBdr>
    </w:div>
    <w:div w:id="53166781">
      <w:marLeft w:val="640"/>
      <w:marRight w:val="0"/>
      <w:marTop w:val="0"/>
      <w:marBottom w:val="0"/>
      <w:divBdr>
        <w:top w:val="none" w:sz="0" w:space="0" w:color="auto"/>
        <w:left w:val="none" w:sz="0" w:space="0" w:color="auto"/>
        <w:bottom w:val="none" w:sz="0" w:space="0" w:color="auto"/>
        <w:right w:val="none" w:sz="0" w:space="0" w:color="auto"/>
      </w:divBdr>
    </w:div>
    <w:div w:id="53168390">
      <w:marLeft w:val="640"/>
      <w:marRight w:val="0"/>
      <w:marTop w:val="0"/>
      <w:marBottom w:val="0"/>
      <w:divBdr>
        <w:top w:val="none" w:sz="0" w:space="0" w:color="auto"/>
        <w:left w:val="none" w:sz="0" w:space="0" w:color="auto"/>
        <w:bottom w:val="none" w:sz="0" w:space="0" w:color="auto"/>
        <w:right w:val="none" w:sz="0" w:space="0" w:color="auto"/>
      </w:divBdr>
    </w:div>
    <w:div w:id="53283368">
      <w:marLeft w:val="640"/>
      <w:marRight w:val="0"/>
      <w:marTop w:val="0"/>
      <w:marBottom w:val="0"/>
      <w:divBdr>
        <w:top w:val="none" w:sz="0" w:space="0" w:color="auto"/>
        <w:left w:val="none" w:sz="0" w:space="0" w:color="auto"/>
        <w:bottom w:val="none" w:sz="0" w:space="0" w:color="auto"/>
        <w:right w:val="none" w:sz="0" w:space="0" w:color="auto"/>
      </w:divBdr>
    </w:div>
    <w:div w:id="53310204">
      <w:marLeft w:val="640"/>
      <w:marRight w:val="0"/>
      <w:marTop w:val="0"/>
      <w:marBottom w:val="0"/>
      <w:divBdr>
        <w:top w:val="none" w:sz="0" w:space="0" w:color="auto"/>
        <w:left w:val="none" w:sz="0" w:space="0" w:color="auto"/>
        <w:bottom w:val="none" w:sz="0" w:space="0" w:color="auto"/>
        <w:right w:val="none" w:sz="0" w:space="0" w:color="auto"/>
      </w:divBdr>
    </w:div>
    <w:div w:id="53355744">
      <w:marLeft w:val="640"/>
      <w:marRight w:val="0"/>
      <w:marTop w:val="0"/>
      <w:marBottom w:val="0"/>
      <w:divBdr>
        <w:top w:val="none" w:sz="0" w:space="0" w:color="auto"/>
        <w:left w:val="none" w:sz="0" w:space="0" w:color="auto"/>
        <w:bottom w:val="none" w:sz="0" w:space="0" w:color="auto"/>
        <w:right w:val="none" w:sz="0" w:space="0" w:color="auto"/>
      </w:divBdr>
    </w:div>
    <w:div w:id="53361961">
      <w:marLeft w:val="640"/>
      <w:marRight w:val="0"/>
      <w:marTop w:val="0"/>
      <w:marBottom w:val="0"/>
      <w:divBdr>
        <w:top w:val="none" w:sz="0" w:space="0" w:color="auto"/>
        <w:left w:val="none" w:sz="0" w:space="0" w:color="auto"/>
        <w:bottom w:val="none" w:sz="0" w:space="0" w:color="auto"/>
        <w:right w:val="none" w:sz="0" w:space="0" w:color="auto"/>
      </w:divBdr>
    </w:div>
    <w:div w:id="53432239">
      <w:marLeft w:val="640"/>
      <w:marRight w:val="0"/>
      <w:marTop w:val="0"/>
      <w:marBottom w:val="0"/>
      <w:divBdr>
        <w:top w:val="none" w:sz="0" w:space="0" w:color="auto"/>
        <w:left w:val="none" w:sz="0" w:space="0" w:color="auto"/>
        <w:bottom w:val="none" w:sz="0" w:space="0" w:color="auto"/>
        <w:right w:val="none" w:sz="0" w:space="0" w:color="auto"/>
      </w:divBdr>
    </w:div>
    <w:div w:id="53478482">
      <w:marLeft w:val="640"/>
      <w:marRight w:val="0"/>
      <w:marTop w:val="0"/>
      <w:marBottom w:val="0"/>
      <w:divBdr>
        <w:top w:val="none" w:sz="0" w:space="0" w:color="auto"/>
        <w:left w:val="none" w:sz="0" w:space="0" w:color="auto"/>
        <w:bottom w:val="none" w:sz="0" w:space="0" w:color="auto"/>
        <w:right w:val="none" w:sz="0" w:space="0" w:color="auto"/>
      </w:divBdr>
    </w:div>
    <w:div w:id="53700081">
      <w:marLeft w:val="640"/>
      <w:marRight w:val="0"/>
      <w:marTop w:val="0"/>
      <w:marBottom w:val="0"/>
      <w:divBdr>
        <w:top w:val="none" w:sz="0" w:space="0" w:color="auto"/>
        <w:left w:val="none" w:sz="0" w:space="0" w:color="auto"/>
        <w:bottom w:val="none" w:sz="0" w:space="0" w:color="auto"/>
        <w:right w:val="none" w:sz="0" w:space="0" w:color="auto"/>
      </w:divBdr>
    </w:div>
    <w:div w:id="53704835">
      <w:marLeft w:val="640"/>
      <w:marRight w:val="0"/>
      <w:marTop w:val="0"/>
      <w:marBottom w:val="0"/>
      <w:divBdr>
        <w:top w:val="none" w:sz="0" w:space="0" w:color="auto"/>
        <w:left w:val="none" w:sz="0" w:space="0" w:color="auto"/>
        <w:bottom w:val="none" w:sz="0" w:space="0" w:color="auto"/>
        <w:right w:val="none" w:sz="0" w:space="0" w:color="auto"/>
      </w:divBdr>
    </w:div>
    <w:div w:id="53822157">
      <w:marLeft w:val="640"/>
      <w:marRight w:val="0"/>
      <w:marTop w:val="0"/>
      <w:marBottom w:val="0"/>
      <w:divBdr>
        <w:top w:val="none" w:sz="0" w:space="0" w:color="auto"/>
        <w:left w:val="none" w:sz="0" w:space="0" w:color="auto"/>
        <w:bottom w:val="none" w:sz="0" w:space="0" w:color="auto"/>
        <w:right w:val="none" w:sz="0" w:space="0" w:color="auto"/>
      </w:divBdr>
    </w:div>
    <w:div w:id="53823562">
      <w:marLeft w:val="640"/>
      <w:marRight w:val="0"/>
      <w:marTop w:val="0"/>
      <w:marBottom w:val="0"/>
      <w:divBdr>
        <w:top w:val="none" w:sz="0" w:space="0" w:color="auto"/>
        <w:left w:val="none" w:sz="0" w:space="0" w:color="auto"/>
        <w:bottom w:val="none" w:sz="0" w:space="0" w:color="auto"/>
        <w:right w:val="none" w:sz="0" w:space="0" w:color="auto"/>
      </w:divBdr>
    </w:div>
    <w:div w:id="53895374">
      <w:marLeft w:val="640"/>
      <w:marRight w:val="0"/>
      <w:marTop w:val="0"/>
      <w:marBottom w:val="0"/>
      <w:divBdr>
        <w:top w:val="none" w:sz="0" w:space="0" w:color="auto"/>
        <w:left w:val="none" w:sz="0" w:space="0" w:color="auto"/>
        <w:bottom w:val="none" w:sz="0" w:space="0" w:color="auto"/>
        <w:right w:val="none" w:sz="0" w:space="0" w:color="auto"/>
      </w:divBdr>
    </w:div>
    <w:div w:id="53941569">
      <w:marLeft w:val="640"/>
      <w:marRight w:val="0"/>
      <w:marTop w:val="0"/>
      <w:marBottom w:val="0"/>
      <w:divBdr>
        <w:top w:val="none" w:sz="0" w:space="0" w:color="auto"/>
        <w:left w:val="none" w:sz="0" w:space="0" w:color="auto"/>
        <w:bottom w:val="none" w:sz="0" w:space="0" w:color="auto"/>
        <w:right w:val="none" w:sz="0" w:space="0" w:color="auto"/>
      </w:divBdr>
    </w:div>
    <w:div w:id="53966994">
      <w:marLeft w:val="640"/>
      <w:marRight w:val="0"/>
      <w:marTop w:val="0"/>
      <w:marBottom w:val="0"/>
      <w:divBdr>
        <w:top w:val="none" w:sz="0" w:space="0" w:color="auto"/>
        <w:left w:val="none" w:sz="0" w:space="0" w:color="auto"/>
        <w:bottom w:val="none" w:sz="0" w:space="0" w:color="auto"/>
        <w:right w:val="none" w:sz="0" w:space="0" w:color="auto"/>
      </w:divBdr>
    </w:div>
    <w:div w:id="54007714">
      <w:marLeft w:val="640"/>
      <w:marRight w:val="0"/>
      <w:marTop w:val="0"/>
      <w:marBottom w:val="0"/>
      <w:divBdr>
        <w:top w:val="none" w:sz="0" w:space="0" w:color="auto"/>
        <w:left w:val="none" w:sz="0" w:space="0" w:color="auto"/>
        <w:bottom w:val="none" w:sz="0" w:space="0" w:color="auto"/>
        <w:right w:val="none" w:sz="0" w:space="0" w:color="auto"/>
      </w:divBdr>
    </w:div>
    <w:div w:id="54088539">
      <w:marLeft w:val="640"/>
      <w:marRight w:val="0"/>
      <w:marTop w:val="0"/>
      <w:marBottom w:val="0"/>
      <w:divBdr>
        <w:top w:val="none" w:sz="0" w:space="0" w:color="auto"/>
        <w:left w:val="none" w:sz="0" w:space="0" w:color="auto"/>
        <w:bottom w:val="none" w:sz="0" w:space="0" w:color="auto"/>
        <w:right w:val="none" w:sz="0" w:space="0" w:color="auto"/>
      </w:divBdr>
    </w:div>
    <w:div w:id="54090821">
      <w:marLeft w:val="640"/>
      <w:marRight w:val="0"/>
      <w:marTop w:val="0"/>
      <w:marBottom w:val="0"/>
      <w:divBdr>
        <w:top w:val="none" w:sz="0" w:space="0" w:color="auto"/>
        <w:left w:val="none" w:sz="0" w:space="0" w:color="auto"/>
        <w:bottom w:val="none" w:sz="0" w:space="0" w:color="auto"/>
        <w:right w:val="none" w:sz="0" w:space="0" w:color="auto"/>
      </w:divBdr>
    </w:div>
    <w:div w:id="54162170">
      <w:marLeft w:val="640"/>
      <w:marRight w:val="0"/>
      <w:marTop w:val="0"/>
      <w:marBottom w:val="0"/>
      <w:divBdr>
        <w:top w:val="none" w:sz="0" w:space="0" w:color="auto"/>
        <w:left w:val="none" w:sz="0" w:space="0" w:color="auto"/>
        <w:bottom w:val="none" w:sz="0" w:space="0" w:color="auto"/>
        <w:right w:val="none" w:sz="0" w:space="0" w:color="auto"/>
      </w:divBdr>
    </w:div>
    <w:div w:id="54207832">
      <w:marLeft w:val="640"/>
      <w:marRight w:val="0"/>
      <w:marTop w:val="0"/>
      <w:marBottom w:val="0"/>
      <w:divBdr>
        <w:top w:val="none" w:sz="0" w:space="0" w:color="auto"/>
        <w:left w:val="none" w:sz="0" w:space="0" w:color="auto"/>
        <w:bottom w:val="none" w:sz="0" w:space="0" w:color="auto"/>
        <w:right w:val="none" w:sz="0" w:space="0" w:color="auto"/>
      </w:divBdr>
    </w:div>
    <w:div w:id="54209127">
      <w:marLeft w:val="640"/>
      <w:marRight w:val="0"/>
      <w:marTop w:val="0"/>
      <w:marBottom w:val="0"/>
      <w:divBdr>
        <w:top w:val="none" w:sz="0" w:space="0" w:color="auto"/>
        <w:left w:val="none" w:sz="0" w:space="0" w:color="auto"/>
        <w:bottom w:val="none" w:sz="0" w:space="0" w:color="auto"/>
        <w:right w:val="none" w:sz="0" w:space="0" w:color="auto"/>
      </w:divBdr>
    </w:div>
    <w:div w:id="54280159">
      <w:marLeft w:val="640"/>
      <w:marRight w:val="0"/>
      <w:marTop w:val="0"/>
      <w:marBottom w:val="0"/>
      <w:divBdr>
        <w:top w:val="none" w:sz="0" w:space="0" w:color="auto"/>
        <w:left w:val="none" w:sz="0" w:space="0" w:color="auto"/>
        <w:bottom w:val="none" w:sz="0" w:space="0" w:color="auto"/>
        <w:right w:val="none" w:sz="0" w:space="0" w:color="auto"/>
      </w:divBdr>
    </w:div>
    <w:div w:id="54283473">
      <w:marLeft w:val="640"/>
      <w:marRight w:val="0"/>
      <w:marTop w:val="0"/>
      <w:marBottom w:val="0"/>
      <w:divBdr>
        <w:top w:val="none" w:sz="0" w:space="0" w:color="auto"/>
        <w:left w:val="none" w:sz="0" w:space="0" w:color="auto"/>
        <w:bottom w:val="none" w:sz="0" w:space="0" w:color="auto"/>
        <w:right w:val="none" w:sz="0" w:space="0" w:color="auto"/>
      </w:divBdr>
    </w:div>
    <w:div w:id="54359708">
      <w:marLeft w:val="640"/>
      <w:marRight w:val="0"/>
      <w:marTop w:val="0"/>
      <w:marBottom w:val="0"/>
      <w:divBdr>
        <w:top w:val="none" w:sz="0" w:space="0" w:color="auto"/>
        <w:left w:val="none" w:sz="0" w:space="0" w:color="auto"/>
        <w:bottom w:val="none" w:sz="0" w:space="0" w:color="auto"/>
        <w:right w:val="none" w:sz="0" w:space="0" w:color="auto"/>
      </w:divBdr>
    </w:div>
    <w:div w:id="54396702">
      <w:marLeft w:val="640"/>
      <w:marRight w:val="0"/>
      <w:marTop w:val="0"/>
      <w:marBottom w:val="0"/>
      <w:divBdr>
        <w:top w:val="none" w:sz="0" w:space="0" w:color="auto"/>
        <w:left w:val="none" w:sz="0" w:space="0" w:color="auto"/>
        <w:bottom w:val="none" w:sz="0" w:space="0" w:color="auto"/>
        <w:right w:val="none" w:sz="0" w:space="0" w:color="auto"/>
      </w:divBdr>
    </w:div>
    <w:div w:id="54396784">
      <w:marLeft w:val="640"/>
      <w:marRight w:val="0"/>
      <w:marTop w:val="0"/>
      <w:marBottom w:val="0"/>
      <w:divBdr>
        <w:top w:val="none" w:sz="0" w:space="0" w:color="auto"/>
        <w:left w:val="none" w:sz="0" w:space="0" w:color="auto"/>
        <w:bottom w:val="none" w:sz="0" w:space="0" w:color="auto"/>
        <w:right w:val="none" w:sz="0" w:space="0" w:color="auto"/>
      </w:divBdr>
    </w:div>
    <w:div w:id="54399796">
      <w:marLeft w:val="640"/>
      <w:marRight w:val="0"/>
      <w:marTop w:val="0"/>
      <w:marBottom w:val="0"/>
      <w:divBdr>
        <w:top w:val="none" w:sz="0" w:space="0" w:color="auto"/>
        <w:left w:val="none" w:sz="0" w:space="0" w:color="auto"/>
        <w:bottom w:val="none" w:sz="0" w:space="0" w:color="auto"/>
        <w:right w:val="none" w:sz="0" w:space="0" w:color="auto"/>
      </w:divBdr>
    </w:div>
    <w:div w:id="54475813">
      <w:marLeft w:val="640"/>
      <w:marRight w:val="0"/>
      <w:marTop w:val="0"/>
      <w:marBottom w:val="0"/>
      <w:divBdr>
        <w:top w:val="none" w:sz="0" w:space="0" w:color="auto"/>
        <w:left w:val="none" w:sz="0" w:space="0" w:color="auto"/>
        <w:bottom w:val="none" w:sz="0" w:space="0" w:color="auto"/>
        <w:right w:val="none" w:sz="0" w:space="0" w:color="auto"/>
      </w:divBdr>
    </w:div>
    <w:div w:id="54596328">
      <w:marLeft w:val="640"/>
      <w:marRight w:val="0"/>
      <w:marTop w:val="0"/>
      <w:marBottom w:val="0"/>
      <w:divBdr>
        <w:top w:val="none" w:sz="0" w:space="0" w:color="auto"/>
        <w:left w:val="none" w:sz="0" w:space="0" w:color="auto"/>
        <w:bottom w:val="none" w:sz="0" w:space="0" w:color="auto"/>
        <w:right w:val="none" w:sz="0" w:space="0" w:color="auto"/>
      </w:divBdr>
    </w:div>
    <w:div w:id="54596872">
      <w:marLeft w:val="640"/>
      <w:marRight w:val="0"/>
      <w:marTop w:val="0"/>
      <w:marBottom w:val="0"/>
      <w:divBdr>
        <w:top w:val="none" w:sz="0" w:space="0" w:color="auto"/>
        <w:left w:val="none" w:sz="0" w:space="0" w:color="auto"/>
        <w:bottom w:val="none" w:sz="0" w:space="0" w:color="auto"/>
        <w:right w:val="none" w:sz="0" w:space="0" w:color="auto"/>
      </w:divBdr>
    </w:div>
    <w:div w:id="54739255">
      <w:marLeft w:val="640"/>
      <w:marRight w:val="0"/>
      <w:marTop w:val="0"/>
      <w:marBottom w:val="0"/>
      <w:divBdr>
        <w:top w:val="none" w:sz="0" w:space="0" w:color="auto"/>
        <w:left w:val="none" w:sz="0" w:space="0" w:color="auto"/>
        <w:bottom w:val="none" w:sz="0" w:space="0" w:color="auto"/>
        <w:right w:val="none" w:sz="0" w:space="0" w:color="auto"/>
      </w:divBdr>
    </w:div>
    <w:div w:id="54740979">
      <w:marLeft w:val="640"/>
      <w:marRight w:val="0"/>
      <w:marTop w:val="0"/>
      <w:marBottom w:val="0"/>
      <w:divBdr>
        <w:top w:val="none" w:sz="0" w:space="0" w:color="auto"/>
        <w:left w:val="none" w:sz="0" w:space="0" w:color="auto"/>
        <w:bottom w:val="none" w:sz="0" w:space="0" w:color="auto"/>
        <w:right w:val="none" w:sz="0" w:space="0" w:color="auto"/>
      </w:divBdr>
    </w:div>
    <w:div w:id="54742283">
      <w:marLeft w:val="640"/>
      <w:marRight w:val="0"/>
      <w:marTop w:val="0"/>
      <w:marBottom w:val="0"/>
      <w:divBdr>
        <w:top w:val="none" w:sz="0" w:space="0" w:color="auto"/>
        <w:left w:val="none" w:sz="0" w:space="0" w:color="auto"/>
        <w:bottom w:val="none" w:sz="0" w:space="0" w:color="auto"/>
        <w:right w:val="none" w:sz="0" w:space="0" w:color="auto"/>
      </w:divBdr>
    </w:div>
    <w:div w:id="54746470">
      <w:marLeft w:val="640"/>
      <w:marRight w:val="0"/>
      <w:marTop w:val="0"/>
      <w:marBottom w:val="0"/>
      <w:divBdr>
        <w:top w:val="none" w:sz="0" w:space="0" w:color="auto"/>
        <w:left w:val="none" w:sz="0" w:space="0" w:color="auto"/>
        <w:bottom w:val="none" w:sz="0" w:space="0" w:color="auto"/>
        <w:right w:val="none" w:sz="0" w:space="0" w:color="auto"/>
      </w:divBdr>
    </w:div>
    <w:div w:id="54862553">
      <w:marLeft w:val="640"/>
      <w:marRight w:val="0"/>
      <w:marTop w:val="0"/>
      <w:marBottom w:val="0"/>
      <w:divBdr>
        <w:top w:val="none" w:sz="0" w:space="0" w:color="auto"/>
        <w:left w:val="none" w:sz="0" w:space="0" w:color="auto"/>
        <w:bottom w:val="none" w:sz="0" w:space="0" w:color="auto"/>
        <w:right w:val="none" w:sz="0" w:space="0" w:color="auto"/>
      </w:divBdr>
    </w:div>
    <w:div w:id="54939878">
      <w:marLeft w:val="640"/>
      <w:marRight w:val="0"/>
      <w:marTop w:val="0"/>
      <w:marBottom w:val="0"/>
      <w:divBdr>
        <w:top w:val="none" w:sz="0" w:space="0" w:color="auto"/>
        <w:left w:val="none" w:sz="0" w:space="0" w:color="auto"/>
        <w:bottom w:val="none" w:sz="0" w:space="0" w:color="auto"/>
        <w:right w:val="none" w:sz="0" w:space="0" w:color="auto"/>
      </w:divBdr>
    </w:div>
    <w:div w:id="55013207">
      <w:marLeft w:val="640"/>
      <w:marRight w:val="0"/>
      <w:marTop w:val="0"/>
      <w:marBottom w:val="0"/>
      <w:divBdr>
        <w:top w:val="none" w:sz="0" w:space="0" w:color="auto"/>
        <w:left w:val="none" w:sz="0" w:space="0" w:color="auto"/>
        <w:bottom w:val="none" w:sz="0" w:space="0" w:color="auto"/>
        <w:right w:val="none" w:sz="0" w:space="0" w:color="auto"/>
      </w:divBdr>
    </w:div>
    <w:div w:id="55055077">
      <w:marLeft w:val="640"/>
      <w:marRight w:val="0"/>
      <w:marTop w:val="0"/>
      <w:marBottom w:val="0"/>
      <w:divBdr>
        <w:top w:val="none" w:sz="0" w:space="0" w:color="auto"/>
        <w:left w:val="none" w:sz="0" w:space="0" w:color="auto"/>
        <w:bottom w:val="none" w:sz="0" w:space="0" w:color="auto"/>
        <w:right w:val="none" w:sz="0" w:space="0" w:color="auto"/>
      </w:divBdr>
    </w:div>
    <w:div w:id="55249220">
      <w:marLeft w:val="640"/>
      <w:marRight w:val="0"/>
      <w:marTop w:val="0"/>
      <w:marBottom w:val="0"/>
      <w:divBdr>
        <w:top w:val="none" w:sz="0" w:space="0" w:color="auto"/>
        <w:left w:val="none" w:sz="0" w:space="0" w:color="auto"/>
        <w:bottom w:val="none" w:sz="0" w:space="0" w:color="auto"/>
        <w:right w:val="none" w:sz="0" w:space="0" w:color="auto"/>
      </w:divBdr>
    </w:div>
    <w:div w:id="55252642">
      <w:marLeft w:val="640"/>
      <w:marRight w:val="0"/>
      <w:marTop w:val="0"/>
      <w:marBottom w:val="0"/>
      <w:divBdr>
        <w:top w:val="none" w:sz="0" w:space="0" w:color="auto"/>
        <w:left w:val="none" w:sz="0" w:space="0" w:color="auto"/>
        <w:bottom w:val="none" w:sz="0" w:space="0" w:color="auto"/>
        <w:right w:val="none" w:sz="0" w:space="0" w:color="auto"/>
      </w:divBdr>
    </w:div>
    <w:div w:id="55324088">
      <w:marLeft w:val="640"/>
      <w:marRight w:val="0"/>
      <w:marTop w:val="0"/>
      <w:marBottom w:val="0"/>
      <w:divBdr>
        <w:top w:val="none" w:sz="0" w:space="0" w:color="auto"/>
        <w:left w:val="none" w:sz="0" w:space="0" w:color="auto"/>
        <w:bottom w:val="none" w:sz="0" w:space="0" w:color="auto"/>
        <w:right w:val="none" w:sz="0" w:space="0" w:color="auto"/>
      </w:divBdr>
    </w:div>
    <w:div w:id="55511491">
      <w:marLeft w:val="640"/>
      <w:marRight w:val="0"/>
      <w:marTop w:val="0"/>
      <w:marBottom w:val="0"/>
      <w:divBdr>
        <w:top w:val="none" w:sz="0" w:space="0" w:color="auto"/>
        <w:left w:val="none" w:sz="0" w:space="0" w:color="auto"/>
        <w:bottom w:val="none" w:sz="0" w:space="0" w:color="auto"/>
        <w:right w:val="none" w:sz="0" w:space="0" w:color="auto"/>
      </w:divBdr>
    </w:div>
    <w:div w:id="55511722">
      <w:marLeft w:val="640"/>
      <w:marRight w:val="0"/>
      <w:marTop w:val="0"/>
      <w:marBottom w:val="0"/>
      <w:divBdr>
        <w:top w:val="none" w:sz="0" w:space="0" w:color="auto"/>
        <w:left w:val="none" w:sz="0" w:space="0" w:color="auto"/>
        <w:bottom w:val="none" w:sz="0" w:space="0" w:color="auto"/>
        <w:right w:val="none" w:sz="0" w:space="0" w:color="auto"/>
      </w:divBdr>
    </w:div>
    <w:div w:id="55515038">
      <w:marLeft w:val="640"/>
      <w:marRight w:val="0"/>
      <w:marTop w:val="0"/>
      <w:marBottom w:val="0"/>
      <w:divBdr>
        <w:top w:val="none" w:sz="0" w:space="0" w:color="auto"/>
        <w:left w:val="none" w:sz="0" w:space="0" w:color="auto"/>
        <w:bottom w:val="none" w:sz="0" w:space="0" w:color="auto"/>
        <w:right w:val="none" w:sz="0" w:space="0" w:color="auto"/>
      </w:divBdr>
    </w:div>
    <w:div w:id="55516154">
      <w:marLeft w:val="640"/>
      <w:marRight w:val="0"/>
      <w:marTop w:val="0"/>
      <w:marBottom w:val="0"/>
      <w:divBdr>
        <w:top w:val="none" w:sz="0" w:space="0" w:color="auto"/>
        <w:left w:val="none" w:sz="0" w:space="0" w:color="auto"/>
        <w:bottom w:val="none" w:sz="0" w:space="0" w:color="auto"/>
        <w:right w:val="none" w:sz="0" w:space="0" w:color="auto"/>
      </w:divBdr>
    </w:div>
    <w:div w:id="55519027">
      <w:marLeft w:val="640"/>
      <w:marRight w:val="0"/>
      <w:marTop w:val="0"/>
      <w:marBottom w:val="0"/>
      <w:divBdr>
        <w:top w:val="none" w:sz="0" w:space="0" w:color="auto"/>
        <w:left w:val="none" w:sz="0" w:space="0" w:color="auto"/>
        <w:bottom w:val="none" w:sz="0" w:space="0" w:color="auto"/>
        <w:right w:val="none" w:sz="0" w:space="0" w:color="auto"/>
      </w:divBdr>
    </w:div>
    <w:div w:id="55707299">
      <w:marLeft w:val="640"/>
      <w:marRight w:val="0"/>
      <w:marTop w:val="0"/>
      <w:marBottom w:val="0"/>
      <w:divBdr>
        <w:top w:val="none" w:sz="0" w:space="0" w:color="auto"/>
        <w:left w:val="none" w:sz="0" w:space="0" w:color="auto"/>
        <w:bottom w:val="none" w:sz="0" w:space="0" w:color="auto"/>
        <w:right w:val="none" w:sz="0" w:space="0" w:color="auto"/>
      </w:divBdr>
    </w:div>
    <w:div w:id="55781500">
      <w:marLeft w:val="640"/>
      <w:marRight w:val="0"/>
      <w:marTop w:val="0"/>
      <w:marBottom w:val="0"/>
      <w:divBdr>
        <w:top w:val="none" w:sz="0" w:space="0" w:color="auto"/>
        <w:left w:val="none" w:sz="0" w:space="0" w:color="auto"/>
        <w:bottom w:val="none" w:sz="0" w:space="0" w:color="auto"/>
        <w:right w:val="none" w:sz="0" w:space="0" w:color="auto"/>
      </w:divBdr>
    </w:div>
    <w:div w:id="55782459">
      <w:marLeft w:val="640"/>
      <w:marRight w:val="0"/>
      <w:marTop w:val="0"/>
      <w:marBottom w:val="0"/>
      <w:divBdr>
        <w:top w:val="none" w:sz="0" w:space="0" w:color="auto"/>
        <w:left w:val="none" w:sz="0" w:space="0" w:color="auto"/>
        <w:bottom w:val="none" w:sz="0" w:space="0" w:color="auto"/>
        <w:right w:val="none" w:sz="0" w:space="0" w:color="auto"/>
      </w:divBdr>
    </w:div>
    <w:div w:id="55860859">
      <w:marLeft w:val="640"/>
      <w:marRight w:val="0"/>
      <w:marTop w:val="0"/>
      <w:marBottom w:val="0"/>
      <w:divBdr>
        <w:top w:val="none" w:sz="0" w:space="0" w:color="auto"/>
        <w:left w:val="none" w:sz="0" w:space="0" w:color="auto"/>
        <w:bottom w:val="none" w:sz="0" w:space="0" w:color="auto"/>
        <w:right w:val="none" w:sz="0" w:space="0" w:color="auto"/>
      </w:divBdr>
    </w:div>
    <w:div w:id="55980984">
      <w:marLeft w:val="640"/>
      <w:marRight w:val="0"/>
      <w:marTop w:val="0"/>
      <w:marBottom w:val="0"/>
      <w:divBdr>
        <w:top w:val="none" w:sz="0" w:space="0" w:color="auto"/>
        <w:left w:val="none" w:sz="0" w:space="0" w:color="auto"/>
        <w:bottom w:val="none" w:sz="0" w:space="0" w:color="auto"/>
        <w:right w:val="none" w:sz="0" w:space="0" w:color="auto"/>
      </w:divBdr>
    </w:div>
    <w:div w:id="56053231">
      <w:marLeft w:val="640"/>
      <w:marRight w:val="0"/>
      <w:marTop w:val="0"/>
      <w:marBottom w:val="0"/>
      <w:divBdr>
        <w:top w:val="none" w:sz="0" w:space="0" w:color="auto"/>
        <w:left w:val="none" w:sz="0" w:space="0" w:color="auto"/>
        <w:bottom w:val="none" w:sz="0" w:space="0" w:color="auto"/>
        <w:right w:val="none" w:sz="0" w:space="0" w:color="auto"/>
      </w:divBdr>
    </w:div>
    <w:div w:id="56125589">
      <w:marLeft w:val="640"/>
      <w:marRight w:val="0"/>
      <w:marTop w:val="0"/>
      <w:marBottom w:val="0"/>
      <w:divBdr>
        <w:top w:val="none" w:sz="0" w:space="0" w:color="auto"/>
        <w:left w:val="none" w:sz="0" w:space="0" w:color="auto"/>
        <w:bottom w:val="none" w:sz="0" w:space="0" w:color="auto"/>
        <w:right w:val="none" w:sz="0" w:space="0" w:color="auto"/>
      </w:divBdr>
    </w:div>
    <w:div w:id="56131545">
      <w:marLeft w:val="640"/>
      <w:marRight w:val="0"/>
      <w:marTop w:val="0"/>
      <w:marBottom w:val="0"/>
      <w:divBdr>
        <w:top w:val="none" w:sz="0" w:space="0" w:color="auto"/>
        <w:left w:val="none" w:sz="0" w:space="0" w:color="auto"/>
        <w:bottom w:val="none" w:sz="0" w:space="0" w:color="auto"/>
        <w:right w:val="none" w:sz="0" w:space="0" w:color="auto"/>
      </w:divBdr>
    </w:div>
    <w:div w:id="56246254">
      <w:marLeft w:val="640"/>
      <w:marRight w:val="0"/>
      <w:marTop w:val="0"/>
      <w:marBottom w:val="0"/>
      <w:divBdr>
        <w:top w:val="none" w:sz="0" w:space="0" w:color="auto"/>
        <w:left w:val="none" w:sz="0" w:space="0" w:color="auto"/>
        <w:bottom w:val="none" w:sz="0" w:space="0" w:color="auto"/>
        <w:right w:val="none" w:sz="0" w:space="0" w:color="auto"/>
      </w:divBdr>
    </w:div>
    <w:div w:id="56443937">
      <w:marLeft w:val="640"/>
      <w:marRight w:val="0"/>
      <w:marTop w:val="0"/>
      <w:marBottom w:val="0"/>
      <w:divBdr>
        <w:top w:val="none" w:sz="0" w:space="0" w:color="auto"/>
        <w:left w:val="none" w:sz="0" w:space="0" w:color="auto"/>
        <w:bottom w:val="none" w:sz="0" w:space="0" w:color="auto"/>
        <w:right w:val="none" w:sz="0" w:space="0" w:color="auto"/>
      </w:divBdr>
    </w:div>
    <w:div w:id="56513296">
      <w:marLeft w:val="640"/>
      <w:marRight w:val="0"/>
      <w:marTop w:val="0"/>
      <w:marBottom w:val="0"/>
      <w:divBdr>
        <w:top w:val="none" w:sz="0" w:space="0" w:color="auto"/>
        <w:left w:val="none" w:sz="0" w:space="0" w:color="auto"/>
        <w:bottom w:val="none" w:sz="0" w:space="0" w:color="auto"/>
        <w:right w:val="none" w:sz="0" w:space="0" w:color="auto"/>
      </w:divBdr>
    </w:div>
    <w:div w:id="56518350">
      <w:marLeft w:val="640"/>
      <w:marRight w:val="0"/>
      <w:marTop w:val="0"/>
      <w:marBottom w:val="0"/>
      <w:divBdr>
        <w:top w:val="none" w:sz="0" w:space="0" w:color="auto"/>
        <w:left w:val="none" w:sz="0" w:space="0" w:color="auto"/>
        <w:bottom w:val="none" w:sz="0" w:space="0" w:color="auto"/>
        <w:right w:val="none" w:sz="0" w:space="0" w:color="auto"/>
      </w:divBdr>
    </w:div>
    <w:div w:id="56558448">
      <w:marLeft w:val="640"/>
      <w:marRight w:val="0"/>
      <w:marTop w:val="0"/>
      <w:marBottom w:val="0"/>
      <w:divBdr>
        <w:top w:val="none" w:sz="0" w:space="0" w:color="auto"/>
        <w:left w:val="none" w:sz="0" w:space="0" w:color="auto"/>
        <w:bottom w:val="none" w:sz="0" w:space="0" w:color="auto"/>
        <w:right w:val="none" w:sz="0" w:space="0" w:color="auto"/>
      </w:divBdr>
    </w:div>
    <w:div w:id="56561571">
      <w:marLeft w:val="640"/>
      <w:marRight w:val="0"/>
      <w:marTop w:val="0"/>
      <w:marBottom w:val="0"/>
      <w:divBdr>
        <w:top w:val="none" w:sz="0" w:space="0" w:color="auto"/>
        <w:left w:val="none" w:sz="0" w:space="0" w:color="auto"/>
        <w:bottom w:val="none" w:sz="0" w:space="0" w:color="auto"/>
        <w:right w:val="none" w:sz="0" w:space="0" w:color="auto"/>
      </w:divBdr>
    </w:div>
    <w:div w:id="56562873">
      <w:marLeft w:val="640"/>
      <w:marRight w:val="0"/>
      <w:marTop w:val="0"/>
      <w:marBottom w:val="0"/>
      <w:divBdr>
        <w:top w:val="none" w:sz="0" w:space="0" w:color="auto"/>
        <w:left w:val="none" w:sz="0" w:space="0" w:color="auto"/>
        <w:bottom w:val="none" w:sz="0" w:space="0" w:color="auto"/>
        <w:right w:val="none" w:sz="0" w:space="0" w:color="auto"/>
      </w:divBdr>
    </w:div>
    <w:div w:id="56635751">
      <w:marLeft w:val="640"/>
      <w:marRight w:val="0"/>
      <w:marTop w:val="0"/>
      <w:marBottom w:val="0"/>
      <w:divBdr>
        <w:top w:val="none" w:sz="0" w:space="0" w:color="auto"/>
        <w:left w:val="none" w:sz="0" w:space="0" w:color="auto"/>
        <w:bottom w:val="none" w:sz="0" w:space="0" w:color="auto"/>
        <w:right w:val="none" w:sz="0" w:space="0" w:color="auto"/>
      </w:divBdr>
    </w:div>
    <w:div w:id="56705987">
      <w:marLeft w:val="640"/>
      <w:marRight w:val="0"/>
      <w:marTop w:val="0"/>
      <w:marBottom w:val="0"/>
      <w:divBdr>
        <w:top w:val="none" w:sz="0" w:space="0" w:color="auto"/>
        <w:left w:val="none" w:sz="0" w:space="0" w:color="auto"/>
        <w:bottom w:val="none" w:sz="0" w:space="0" w:color="auto"/>
        <w:right w:val="none" w:sz="0" w:space="0" w:color="auto"/>
      </w:divBdr>
    </w:div>
    <w:div w:id="56709943">
      <w:marLeft w:val="640"/>
      <w:marRight w:val="0"/>
      <w:marTop w:val="0"/>
      <w:marBottom w:val="0"/>
      <w:divBdr>
        <w:top w:val="none" w:sz="0" w:space="0" w:color="auto"/>
        <w:left w:val="none" w:sz="0" w:space="0" w:color="auto"/>
        <w:bottom w:val="none" w:sz="0" w:space="0" w:color="auto"/>
        <w:right w:val="none" w:sz="0" w:space="0" w:color="auto"/>
      </w:divBdr>
    </w:div>
    <w:div w:id="56781968">
      <w:marLeft w:val="640"/>
      <w:marRight w:val="0"/>
      <w:marTop w:val="0"/>
      <w:marBottom w:val="0"/>
      <w:divBdr>
        <w:top w:val="none" w:sz="0" w:space="0" w:color="auto"/>
        <w:left w:val="none" w:sz="0" w:space="0" w:color="auto"/>
        <w:bottom w:val="none" w:sz="0" w:space="0" w:color="auto"/>
        <w:right w:val="none" w:sz="0" w:space="0" w:color="auto"/>
      </w:divBdr>
    </w:div>
    <w:div w:id="56828925">
      <w:marLeft w:val="640"/>
      <w:marRight w:val="0"/>
      <w:marTop w:val="0"/>
      <w:marBottom w:val="0"/>
      <w:divBdr>
        <w:top w:val="none" w:sz="0" w:space="0" w:color="auto"/>
        <w:left w:val="none" w:sz="0" w:space="0" w:color="auto"/>
        <w:bottom w:val="none" w:sz="0" w:space="0" w:color="auto"/>
        <w:right w:val="none" w:sz="0" w:space="0" w:color="auto"/>
      </w:divBdr>
    </w:div>
    <w:div w:id="56901375">
      <w:marLeft w:val="480"/>
      <w:marRight w:val="0"/>
      <w:marTop w:val="0"/>
      <w:marBottom w:val="0"/>
      <w:divBdr>
        <w:top w:val="none" w:sz="0" w:space="0" w:color="auto"/>
        <w:left w:val="none" w:sz="0" w:space="0" w:color="auto"/>
        <w:bottom w:val="none" w:sz="0" w:space="0" w:color="auto"/>
        <w:right w:val="none" w:sz="0" w:space="0" w:color="auto"/>
      </w:divBdr>
    </w:div>
    <w:div w:id="57048450">
      <w:marLeft w:val="640"/>
      <w:marRight w:val="0"/>
      <w:marTop w:val="0"/>
      <w:marBottom w:val="0"/>
      <w:divBdr>
        <w:top w:val="none" w:sz="0" w:space="0" w:color="auto"/>
        <w:left w:val="none" w:sz="0" w:space="0" w:color="auto"/>
        <w:bottom w:val="none" w:sz="0" w:space="0" w:color="auto"/>
        <w:right w:val="none" w:sz="0" w:space="0" w:color="auto"/>
      </w:divBdr>
    </w:div>
    <w:div w:id="57245586">
      <w:marLeft w:val="640"/>
      <w:marRight w:val="0"/>
      <w:marTop w:val="0"/>
      <w:marBottom w:val="0"/>
      <w:divBdr>
        <w:top w:val="none" w:sz="0" w:space="0" w:color="auto"/>
        <w:left w:val="none" w:sz="0" w:space="0" w:color="auto"/>
        <w:bottom w:val="none" w:sz="0" w:space="0" w:color="auto"/>
        <w:right w:val="none" w:sz="0" w:space="0" w:color="auto"/>
      </w:divBdr>
    </w:div>
    <w:div w:id="57361411">
      <w:marLeft w:val="640"/>
      <w:marRight w:val="0"/>
      <w:marTop w:val="0"/>
      <w:marBottom w:val="0"/>
      <w:divBdr>
        <w:top w:val="none" w:sz="0" w:space="0" w:color="auto"/>
        <w:left w:val="none" w:sz="0" w:space="0" w:color="auto"/>
        <w:bottom w:val="none" w:sz="0" w:space="0" w:color="auto"/>
        <w:right w:val="none" w:sz="0" w:space="0" w:color="auto"/>
      </w:divBdr>
    </w:div>
    <w:div w:id="57477453">
      <w:marLeft w:val="640"/>
      <w:marRight w:val="0"/>
      <w:marTop w:val="0"/>
      <w:marBottom w:val="0"/>
      <w:divBdr>
        <w:top w:val="none" w:sz="0" w:space="0" w:color="auto"/>
        <w:left w:val="none" w:sz="0" w:space="0" w:color="auto"/>
        <w:bottom w:val="none" w:sz="0" w:space="0" w:color="auto"/>
        <w:right w:val="none" w:sz="0" w:space="0" w:color="auto"/>
      </w:divBdr>
    </w:div>
    <w:div w:id="57477982">
      <w:marLeft w:val="640"/>
      <w:marRight w:val="0"/>
      <w:marTop w:val="0"/>
      <w:marBottom w:val="0"/>
      <w:divBdr>
        <w:top w:val="none" w:sz="0" w:space="0" w:color="auto"/>
        <w:left w:val="none" w:sz="0" w:space="0" w:color="auto"/>
        <w:bottom w:val="none" w:sz="0" w:space="0" w:color="auto"/>
        <w:right w:val="none" w:sz="0" w:space="0" w:color="auto"/>
      </w:divBdr>
    </w:div>
    <w:div w:id="57478405">
      <w:marLeft w:val="640"/>
      <w:marRight w:val="0"/>
      <w:marTop w:val="0"/>
      <w:marBottom w:val="0"/>
      <w:divBdr>
        <w:top w:val="none" w:sz="0" w:space="0" w:color="auto"/>
        <w:left w:val="none" w:sz="0" w:space="0" w:color="auto"/>
        <w:bottom w:val="none" w:sz="0" w:space="0" w:color="auto"/>
        <w:right w:val="none" w:sz="0" w:space="0" w:color="auto"/>
      </w:divBdr>
    </w:div>
    <w:div w:id="57484850">
      <w:marLeft w:val="640"/>
      <w:marRight w:val="0"/>
      <w:marTop w:val="0"/>
      <w:marBottom w:val="0"/>
      <w:divBdr>
        <w:top w:val="none" w:sz="0" w:space="0" w:color="auto"/>
        <w:left w:val="none" w:sz="0" w:space="0" w:color="auto"/>
        <w:bottom w:val="none" w:sz="0" w:space="0" w:color="auto"/>
        <w:right w:val="none" w:sz="0" w:space="0" w:color="auto"/>
      </w:divBdr>
    </w:div>
    <w:div w:id="57558843">
      <w:marLeft w:val="640"/>
      <w:marRight w:val="0"/>
      <w:marTop w:val="0"/>
      <w:marBottom w:val="0"/>
      <w:divBdr>
        <w:top w:val="none" w:sz="0" w:space="0" w:color="auto"/>
        <w:left w:val="none" w:sz="0" w:space="0" w:color="auto"/>
        <w:bottom w:val="none" w:sz="0" w:space="0" w:color="auto"/>
        <w:right w:val="none" w:sz="0" w:space="0" w:color="auto"/>
      </w:divBdr>
    </w:div>
    <w:div w:id="57679605">
      <w:marLeft w:val="640"/>
      <w:marRight w:val="0"/>
      <w:marTop w:val="0"/>
      <w:marBottom w:val="0"/>
      <w:divBdr>
        <w:top w:val="none" w:sz="0" w:space="0" w:color="auto"/>
        <w:left w:val="none" w:sz="0" w:space="0" w:color="auto"/>
        <w:bottom w:val="none" w:sz="0" w:space="0" w:color="auto"/>
        <w:right w:val="none" w:sz="0" w:space="0" w:color="auto"/>
      </w:divBdr>
    </w:div>
    <w:div w:id="57747033">
      <w:marLeft w:val="640"/>
      <w:marRight w:val="0"/>
      <w:marTop w:val="0"/>
      <w:marBottom w:val="0"/>
      <w:divBdr>
        <w:top w:val="none" w:sz="0" w:space="0" w:color="auto"/>
        <w:left w:val="none" w:sz="0" w:space="0" w:color="auto"/>
        <w:bottom w:val="none" w:sz="0" w:space="0" w:color="auto"/>
        <w:right w:val="none" w:sz="0" w:space="0" w:color="auto"/>
      </w:divBdr>
    </w:div>
    <w:div w:id="57899808">
      <w:marLeft w:val="640"/>
      <w:marRight w:val="0"/>
      <w:marTop w:val="0"/>
      <w:marBottom w:val="0"/>
      <w:divBdr>
        <w:top w:val="none" w:sz="0" w:space="0" w:color="auto"/>
        <w:left w:val="none" w:sz="0" w:space="0" w:color="auto"/>
        <w:bottom w:val="none" w:sz="0" w:space="0" w:color="auto"/>
        <w:right w:val="none" w:sz="0" w:space="0" w:color="auto"/>
      </w:divBdr>
    </w:div>
    <w:div w:id="57940019">
      <w:marLeft w:val="640"/>
      <w:marRight w:val="0"/>
      <w:marTop w:val="0"/>
      <w:marBottom w:val="0"/>
      <w:divBdr>
        <w:top w:val="none" w:sz="0" w:space="0" w:color="auto"/>
        <w:left w:val="none" w:sz="0" w:space="0" w:color="auto"/>
        <w:bottom w:val="none" w:sz="0" w:space="0" w:color="auto"/>
        <w:right w:val="none" w:sz="0" w:space="0" w:color="auto"/>
      </w:divBdr>
    </w:div>
    <w:div w:id="57942414">
      <w:marLeft w:val="640"/>
      <w:marRight w:val="0"/>
      <w:marTop w:val="0"/>
      <w:marBottom w:val="0"/>
      <w:divBdr>
        <w:top w:val="none" w:sz="0" w:space="0" w:color="auto"/>
        <w:left w:val="none" w:sz="0" w:space="0" w:color="auto"/>
        <w:bottom w:val="none" w:sz="0" w:space="0" w:color="auto"/>
        <w:right w:val="none" w:sz="0" w:space="0" w:color="auto"/>
      </w:divBdr>
    </w:div>
    <w:div w:id="57943461">
      <w:marLeft w:val="640"/>
      <w:marRight w:val="0"/>
      <w:marTop w:val="0"/>
      <w:marBottom w:val="0"/>
      <w:divBdr>
        <w:top w:val="none" w:sz="0" w:space="0" w:color="auto"/>
        <w:left w:val="none" w:sz="0" w:space="0" w:color="auto"/>
        <w:bottom w:val="none" w:sz="0" w:space="0" w:color="auto"/>
        <w:right w:val="none" w:sz="0" w:space="0" w:color="auto"/>
      </w:divBdr>
    </w:div>
    <w:div w:id="58134954">
      <w:marLeft w:val="640"/>
      <w:marRight w:val="0"/>
      <w:marTop w:val="0"/>
      <w:marBottom w:val="0"/>
      <w:divBdr>
        <w:top w:val="none" w:sz="0" w:space="0" w:color="auto"/>
        <w:left w:val="none" w:sz="0" w:space="0" w:color="auto"/>
        <w:bottom w:val="none" w:sz="0" w:space="0" w:color="auto"/>
        <w:right w:val="none" w:sz="0" w:space="0" w:color="auto"/>
      </w:divBdr>
    </w:div>
    <w:div w:id="58141394">
      <w:marLeft w:val="640"/>
      <w:marRight w:val="0"/>
      <w:marTop w:val="0"/>
      <w:marBottom w:val="0"/>
      <w:divBdr>
        <w:top w:val="none" w:sz="0" w:space="0" w:color="auto"/>
        <w:left w:val="none" w:sz="0" w:space="0" w:color="auto"/>
        <w:bottom w:val="none" w:sz="0" w:space="0" w:color="auto"/>
        <w:right w:val="none" w:sz="0" w:space="0" w:color="auto"/>
      </w:divBdr>
    </w:div>
    <w:div w:id="58283441">
      <w:marLeft w:val="640"/>
      <w:marRight w:val="0"/>
      <w:marTop w:val="0"/>
      <w:marBottom w:val="0"/>
      <w:divBdr>
        <w:top w:val="none" w:sz="0" w:space="0" w:color="auto"/>
        <w:left w:val="none" w:sz="0" w:space="0" w:color="auto"/>
        <w:bottom w:val="none" w:sz="0" w:space="0" w:color="auto"/>
        <w:right w:val="none" w:sz="0" w:space="0" w:color="auto"/>
      </w:divBdr>
    </w:div>
    <w:div w:id="58284409">
      <w:marLeft w:val="640"/>
      <w:marRight w:val="0"/>
      <w:marTop w:val="0"/>
      <w:marBottom w:val="0"/>
      <w:divBdr>
        <w:top w:val="none" w:sz="0" w:space="0" w:color="auto"/>
        <w:left w:val="none" w:sz="0" w:space="0" w:color="auto"/>
        <w:bottom w:val="none" w:sz="0" w:space="0" w:color="auto"/>
        <w:right w:val="none" w:sz="0" w:space="0" w:color="auto"/>
      </w:divBdr>
    </w:div>
    <w:div w:id="58329496">
      <w:marLeft w:val="640"/>
      <w:marRight w:val="0"/>
      <w:marTop w:val="0"/>
      <w:marBottom w:val="0"/>
      <w:divBdr>
        <w:top w:val="none" w:sz="0" w:space="0" w:color="auto"/>
        <w:left w:val="none" w:sz="0" w:space="0" w:color="auto"/>
        <w:bottom w:val="none" w:sz="0" w:space="0" w:color="auto"/>
        <w:right w:val="none" w:sz="0" w:space="0" w:color="auto"/>
      </w:divBdr>
    </w:div>
    <w:div w:id="58403529">
      <w:marLeft w:val="640"/>
      <w:marRight w:val="0"/>
      <w:marTop w:val="0"/>
      <w:marBottom w:val="0"/>
      <w:divBdr>
        <w:top w:val="none" w:sz="0" w:space="0" w:color="auto"/>
        <w:left w:val="none" w:sz="0" w:space="0" w:color="auto"/>
        <w:bottom w:val="none" w:sz="0" w:space="0" w:color="auto"/>
        <w:right w:val="none" w:sz="0" w:space="0" w:color="auto"/>
      </w:divBdr>
    </w:div>
    <w:div w:id="58406598">
      <w:marLeft w:val="640"/>
      <w:marRight w:val="0"/>
      <w:marTop w:val="0"/>
      <w:marBottom w:val="0"/>
      <w:divBdr>
        <w:top w:val="none" w:sz="0" w:space="0" w:color="auto"/>
        <w:left w:val="none" w:sz="0" w:space="0" w:color="auto"/>
        <w:bottom w:val="none" w:sz="0" w:space="0" w:color="auto"/>
        <w:right w:val="none" w:sz="0" w:space="0" w:color="auto"/>
      </w:divBdr>
    </w:div>
    <w:div w:id="58409019">
      <w:marLeft w:val="640"/>
      <w:marRight w:val="0"/>
      <w:marTop w:val="0"/>
      <w:marBottom w:val="0"/>
      <w:divBdr>
        <w:top w:val="none" w:sz="0" w:space="0" w:color="auto"/>
        <w:left w:val="none" w:sz="0" w:space="0" w:color="auto"/>
        <w:bottom w:val="none" w:sz="0" w:space="0" w:color="auto"/>
        <w:right w:val="none" w:sz="0" w:space="0" w:color="auto"/>
      </w:divBdr>
    </w:div>
    <w:div w:id="58598106">
      <w:marLeft w:val="640"/>
      <w:marRight w:val="0"/>
      <w:marTop w:val="0"/>
      <w:marBottom w:val="0"/>
      <w:divBdr>
        <w:top w:val="none" w:sz="0" w:space="0" w:color="auto"/>
        <w:left w:val="none" w:sz="0" w:space="0" w:color="auto"/>
        <w:bottom w:val="none" w:sz="0" w:space="0" w:color="auto"/>
        <w:right w:val="none" w:sz="0" w:space="0" w:color="auto"/>
      </w:divBdr>
    </w:div>
    <w:div w:id="58601845">
      <w:marLeft w:val="640"/>
      <w:marRight w:val="0"/>
      <w:marTop w:val="0"/>
      <w:marBottom w:val="0"/>
      <w:divBdr>
        <w:top w:val="none" w:sz="0" w:space="0" w:color="auto"/>
        <w:left w:val="none" w:sz="0" w:space="0" w:color="auto"/>
        <w:bottom w:val="none" w:sz="0" w:space="0" w:color="auto"/>
        <w:right w:val="none" w:sz="0" w:space="0" w:color="auto"/>
      </w:divBdr>
    </w:div>
    <w:div w:id="58676808">
      <w:marLeft w:val="640"/>
      <w:marRight w:val="0"/>
      <w:marTop w:val="0"/>
      <w:marBottom w:val="0"/>
      <w:divBdr>
        <w:top w:val="none" w:sz="0" w:space="0" w:color="auto"/>
        <w:left w:val="none" w:sz="0" w:space="0" w:color="auto"/>
        <w:bottom w:val="none" w:sz="0" w:space="0" w:color="auto"/>
        <w:right w:val="none" w:sz="0" w:space="0" w:color="auto"/>
      </w:divBdr>
    </w:div>
    <w:div w:id="58749043">
      <w:marLeft w:val="640"/>
      <w:marRight w:val="0"/>
      <w:marTop w:val="0"/>
      <w:marBottom w:val="0"/>
      <w:divBdr>
        <w:top w:val="none" w:sz="0" w:space="0" w:color="auto"/>
        <w:left w:val="none" w:sz="0" w:space="0" w:color="auto"/>
        <w:bottom w:val="none" w:sz="0" w:space="0" w:color="auto"/>
        <w:right w:val="none" w:sz="0" w:space="0" w:color="auto"/>
      </w:divBdr>
    </w:div>
    <w:div w:id="58749536">
      <w:marLeft w:val="640"/>
      <w:marRight w:val="0"/>
      <w:marTop w:val="0"/>
      <w:marBottom w:val="0"/>
      <w:divBdr>
        <w:top w:val="none" w:sz="0" w:space="0" w:color="auto"/>
        <w:left w:val="none" w:sz="0" w:space="0" w:color="auto"/>
        <w:bottom w:val="none" w:sz="0" w:space="0" w:color="auto"/>
        <w:right w:val="none" w:sz="0" w:space="0" w:color="auto"/>
      </w:divBdr>
    </w:div>
    <w:div w:id="58750171">
      <w:marLeft w:val="640"/>
      <w:marRight w:val="0"/>
      <w:marTop w:val="0"/>
      <w:marBottom w:val="0"/>
      <w:divBdr>
        <w:top w:val="none" w:sz="0" w:space="0" w:color="auto"/>
        <w:left w:val="none" w:sz="0" w:space="0" w:color="auto"/>
        <w:bottom w:val="none" w:sz="0" w:space="0" w:color="auto"/>
        <w:right w:val="none" w:sz="0" w:space="0" w:color="auto"/>
      </w:divBdr>
    </w:div>
    <w:div w:id="58789164">
      <w:marLeft w:val="640"/>
      <w:marRight w:val="0"/>
      <w:marTop w:val="0"/>
      <w:marBottom w:val="0"/>
      <w:divBdr>
        <w:top w:val="none" w:sz="0" w:space="0" w:color="auto"/>
        <w:left w:val="none" w:sz="0" w:space="0" w:color="auto"/>
        <w:bottom w:val="none" w:sz="0" w:space="0" w:color="auto"/>
        <w:right w:val="none" w:sz="0" w:space="0" w:color="auto"/>
      </w:divBdr>
    </w:div>
    <w:div w:id="58939500">
      <w:marLeft w:val="640"/>
      <w:marRight w:val="0"/>
      <w:marTop w:val="0"/>
      <w:marBottom w:val="0"/>
      <w:divBdr>
        <w:top w:val="none" w:sz="0" w:space="0" w:color="auto"/>
        <w:left w:val="none" w:sz="0" w:space="0" w:color="auto"/>
        <w:bottom w:val="none" w:sz="0" w:space="0" w:color="auto"/>
        <w:right w:val="none" w:sz="0" w:space="0" w:color="auto"/>
      </w:divBdr>
    </w:div>
    <w:div w:id="58947196">
      <w:marLeft w:val="640"/>
      <w:marRight w:val="0"/>
      <w:marTop w:val="0"/>
      <w:marBottom w:val="0"/>
      <w:divBdr>
        <w:top w:val="none" w:sz="0" w:space="0" w:color="auto"/>
        <w:left w:val="none" w:sz="0" w:space="0" w:color="auto"/>
        <w:bottom w:val="none" w:sz="0" w:space="0" w:color="auto"/>
        <w:right w:val="none" w:sz="0" w:space="0" w:color="auto"/>
      </w:divBdr>
    </w:div>
    <w:div w:id="58985094">
      <w:marLeft w:val="640"/>
      <w:marRight w:val="0"/>
      <w:marTop w:val="0"/>
      <w:marBottom w:val="0"/>
      <w:divBdr>
        <w:top w:val="none" w:sz="0" w:space="0" w:color="auto"/>
        <w:left w:val="none" w:sz="0" w:space="0" w:color="auto"/>
        <w:bottom w:val="none" w:sz="0" w:space="0" w:color="auto"/>
        <w:right w:val="none" w:sz="0" w:space="0" w:color="auto"/>
      </w:divBdr>
    </w:div>
    <w:div w:id="59060668">
      <w:marLeft w:val="640"/>
      <w:marRight w:val="0"/>
      <w:marTop w:val="0"/>
      <w:marBottom w:val="0"/>
      <w:divBdr>
        <w:top w:val="none" w:sz="0" w:space="0" w:color="auto"/>
        <w:left w:val="none" w:sz="0" w:space="0" w:color="auto"/>
        <w:bottom w:val="none" w:sz="0" w:space="0" w:color="auto"/>
        <w:right w:val="none" w:sz="0" w:space="0" w:color="auto"/>
      </w:divBdr>
    </w:div>
    <w:div w:id="59065979">
      <w:marLeft w:val="640"/>
      <w:marRight w:val="0"/>
      <w:marTop w:val="0"/>
      <w:marBottom w:val="0"/>
      <w:divBdr>
        <w:top w:val="none" w:sz="0" w:space="0" w:color="auto"/>
        <w:left w:val="none" w:sz="0" w:space="0" w:color="auto"/>
        <w:bottom w:val="none" w:sz="0" w:space="0" w:color="auto"/>
        <w:right w:val="none" w:sz="0" w:space="0" w:color="auto"/>
      </w:divBdr>
    </w:div>
    <w:div w:id="59255416">
      <w:marLeft w:val="640"/>
      <w:marRight w:val="0"/>
      <w:marTop w:val="0"/>
      <w:marBottom w:val="0"/>
      <w:divBdr>
        <w:top w:val="none" w:sz="0" w:space="0" w:color="auto"/>
        <w:left w:val="none" w:sz="0" w:space="0" w:color="auto"/>
        <w:bottom w:val="none" w:sz="0" w:space="0" w:color="auto"/>
        <w:right w:val="none" w:sz="0" w:space="0" w:color="auto"/>
      </w:divBdr>
    </w:div>
    <w:div w:id="59326038">
      <w:marLeft w:val="640"/>
      <w:marRight w:val="0"/>
      <w:marTop w:val="0"/>
      <w:marBottom w:val="0"/>
      <w:divBdr>
        <w:top w:val="none" w:sz="0" w:space="0" w:color="auto"/>
        <w:left w:val="none" w:sz="0" w:space="0" w:color="auto"/>
        <w:bottom w:val="none" w:sz="0" w:space="0" w:color="auto"/>
        <w:right w:val="none" w:sz="0" w:space="0" w:color="auto"/>
      </w:divBdr>
    </w:div>
    <w:div w:id="59332254">
      <w:marLeft w:val="640"/>
      <w:marRight w:val="0"/>
      <w:marTop w:val="0"/>
      <w:marBottom w:val="0"/>
      <w:divBdr>
        <w:top w:val="none" w:sz="0" w:space="0" w:color="auto"/>
        <w:left w:val="none" w:sz="0" w:space="0" w:color="auto"/>
        <w:bottom w:val="none" w:sz="0" w:space="0" w:color="auto"/>
        <w:right w:val="none" w:sz="0" w:space="0" w:color="auto"/>
      </w:divBdr>
    </w:div>
    <w:div w:id="59527610">
      <w:marLeft w:val="640"/>
      <w:marRight w:val="0"/>
      <w:marTop w:val="0"/>
      <w:marBottom w:val="0"/>
      <w:divBdr>
        <w:top w:val="none" w:sz="0" w:space="0" w:color="auto"/>
        <w:left w:val="none" w:sz="0" w:space="0" w:color="auto"/>
        <w:bottom w:val="none" w:sz="0" w:space="0" w:color="auto"/>
        <w:right w:val="none" w:sz="0" w:space="0" w:color="auto"/>
      </w:divBdr>
    </w:div>
    <w:div w:id="59599391">
      <w:marLeft w:val="640"/>
      <w:marRight w:val="0"/>
      <w:marTop w:val="0"/>
      <w:marBottom w:val="0"/>
      <w:divBdr>
        <w:top w:val="none" w:sz="0" w:space="0" w:color="auto"/>
        <w:left w:val="none" w:sz="0" w:space="0" w:color="auto"/>
        <w:bottom w:val="none" w:sz="0" w:space="0" w:color="auto"/>
        <w:right w:val="none" w:sz="0" w:space="0" w:color="auto"/>
      </w:divBdr>
    </w:div>
    <w:div w:id="59718196">
      <w:marLeft w:val="640"/>
      <w:marRight w:val="0"/>
      <w:marTop w:val="0"/>
      <w:marBottom w:val="0"/>
      <w:divBdr>
        <w:top w:val="none" w:sz="0" w:space="0" w:color="auto"/>
        <w:left w:val="none" w:sz="0" w:space="0" w:color="auto"/>
        <w:bottom w:val="none" w:sz="0" w:space="0" w:color="auto"/>
        <w:right w:val="none" w:sz="0" w:space="0" w:color="auto"/>
      </w:divBdr>
    </w:div>
    <w:div w:id="59788319">
      <w:marLeft w:val="640"/>
      <w:marRight w:val="0"/>
      <w:marTop w:val="0"/>
      <w:marBottom w:val="0"/>
      <w:divBdr>
        <w:top w:val="none" w:sz="0" w:space="0" w:color="auto"/>
        <w:left w:val="none" w:sz="0" w:space="0" w:color="auto"/>
        <w:bottom w:val="none" w:sz="0" w:space="0" w:color="auto"/>
        <w:right w:val="none" w:sz="0" w:space="0" w:color="auto"/>
      </w:divBdr>
    </w:div>
    <w:div w:id="59910870">
      <w:marLeft w:val="640"/>
      <w:marRight w:val="0"/>
      <w:marTop w:val="0"/>
      <w:marBottom w:val="0"/>
      <w:divBdr>
        <w:top w:val="none" w:sz="0" w:space="0" w:color="auto"/>
        <w:left w:val="none" w:sz="0" w:space="0" w:color="auto"/>
        <w:bottom w:val="none" w:sz="0" w:space="0" w:color="auto"/>
        <w:right w:val="none" w:sz="0" w:space="0" w:color="auto"/>
      </w:divBdr>
    </w:div>
    <w:div w:id="59914118">
      <w:marLeft w:val="640"/>
      <w:marRight w:val="0"/>
      <w:marTop w:val="0"/>
      <w:marBottom w:val="0"/>
      <w:divBdr>
        <w:top w:val="none" w:sz="0" w:space="0" w:color="auto"/>
        <w:left w:val="none" w:sz="0" w:space="0" w:color="auto"/>
        <w:bottom w:val="none" w:sz="0" w:space="0" w:color="auto"/>
        <w:right w:val="none" w:sz="0" w:space="0" w:color="auto"/>
      </w:divBdr>
    </w:div>
    <w:div w:id="59980630">
      <w:marLeft w:val="640"/>
      <w:marRight w:val="0"/>
      <w:marTop w:val="0"/>
      <w:marBottom w:val="0"/>
      <w:divBdr>
        <w:top w:val="none" w:sz="0" w:space="0" w:color="auto"/>
        <w:left w:val="none" w:sz="0" w:space="0" w:color="auto"/>
        <w:bottom w:val="none" w:sz="0" w:space="0" w:color="auto"/>
        <w:right w:val="none" w:sz="0" w:space="0" w:color="auto"/>
      </w:divBdr>
    </w:div>
    <w:div w:id="60062563">
      <w:marLeft w:val="640"/>
      <w:marRight w:val="0"/>
      <w:marTop w:val="0"/>
      <w:marBottom w:val="0"/>
      <w:divBdr>
        <w:top w:val="none" w:sz="0" w:space="0" w:color="auto"/>
        <w:left w:val="none" w:sz="0" w:space="0" w:color="auto"/>
        <w:bottom w:val="none" w:sz="0" w:space="0" w:color="auto"/>
        <w:right w:val="none" w:sz="0" w:space="0" w:color="auto"/>
      </w:divBdr>
    </w:div>
    <w:div w:id="60253551">
      <w:marLeft w:val="640"/>
      <w:marRight w:val="0"/>
      <w:marTop w:val="0"/>
      <w:marBottom w:val="0"/>
      <w:divBdr>
        <w:top w:val="none" w:sz="0" w:space="0" w:color="auto"/>
        <w:left w:val="none" w:sz="0" w:space="0" w:color="auto"/>
        <w:bottom w:val="none" w:sz="0" w:space="0" w:color="auto"/>
        <w:right w:val="none" w:sz="0" w:space="0" w:color="auto"/>
      </w:divBdr>
    </w:div>
    <w:div w:id="60561960">
      <w:marLeft w:val="640"/>
      <w:marRight w:val="0"/>
      <w:marTop w:val="0"/>
      <w:marBottom w:val="0"/>
      <w:divBdr>
        <w:top w:val="none" w:sz="0" w:space="0" w:color="auto"/>
        <w:left w:val="none" w:sz="0" w:space="0" w:color="auto"/>
        <w:bottom w:val="none" w:sz="0" w:space="0" w:color="auto"/>
        <w:right w:val="none" w:sz="0" w:space="0" w:color="auto"/>
      </w:divBdr>
    </w:div>
    <w:div w:id="60566619">
      <w:marLeft w:val="640"/>
      <w:marRight w:val="0"/>
      <w:marTop w:val="0"/>
      <w:marBottom w:val="0"/>
      <w:divBdr>
        <w:top w:val="none" w:sz="0" w:space="0" w:color="auto"/>
        <w:left w:val="none" w:sz="0" w:space="0" w:color="auto"/>
        <w:bottom w:val="none" w:sz="0" w:space="0" w:color="auto"/>
        <w:right w:val="none" w:sz="0" w:space="0" w:color="auto"/>
      </w:divBdr>
    </w:div>
    <w:div w:id="60687115">
      <w:marLeft w:val="640"/>
      <w:marRight w:val="0"/>
      <w:marTop w:val="0"/>
      <w:marBottom w:val="0"/>
      <w:divBdr>
        <w:top w:val="none" w:sz="0" w:space="0" w:color="auto"/>
        <w:left w:val="none" w:sz="0" w:space="0" w:color="auto"/>
        <w:bottom w:val="none" w:sz="0" w:space="0" w:color="auto"/>
        <w:right w:val="none" w:sz="0" w:space="0" w:color="auto"/>
      </w:divBdr>
    </w:div>
    <w:div w:id="60711900">
      <w:marLeft w:val="640"/>
      <w:marRight w:val="0"/>
      <w:marTop w:val="0"/>
      <w:marBottom w:val="0"/>
      <w:divBdr>
        <w:top w:val="none" w:sz="0" w:space="0" w:color="auto"/>
        <w:left w:val="none" w:sz="0" w:space="0" w:color="auto"/>
        <w:bottom w:val="none" w:sz="0" w:space="0" w:color="auto"/>
        <w:right w:val="none" w:sz="0" w:space="0" w:color="auto"/>
      </w:divBdr>
    </w:div>
    <w:div w:id="60753858">
      <w:marLeft w:val="640"/>
      <w:marRight w:val="0"/>
      <w:marTop w:val="0"/>
      <w:marBottom w:val="0"/>
      <w:divBdr>
        <w:top w:val="none" w:sz="0" w:space="0" w:color="auto"/>
        <w:left w:val="none" w:sz="0" w:space="0" w:color="auto"/>
        <w:bottom w:val="none" w:sz="0" w:space="0" w:color="auto"/>
        <w:right w:val="none" w:sz="0" w:space="0" w:color="auto"/>
      </w:divBdr>
    </w:div>
    <w:div w:id="60754614">
      <w:marLeft w:val="640"/>
      <w:marRight w:val="0"/>
      <w:marTop w:val="0"/>
      <w:marBottom w:val="0"/>
      <w:divBdr>
        <w:top w:val="none" w:sz="0" w:space="0" w:color="auto"/>
        <w:left w:val="none" w:sz="0" w:space="0" w:color="auto"/>
        <w:bottom w:val="none" w:sz="0" w:space="0" w:color="auto"/>
        <w:right w:val="none" w:sz="0" w:space="0" w:color="auto"/>
      </w:divBdr>
    </w:div>
    <w:div w:id="60758647">
      <w:marLeft w:val="640"/>
      <w:marRight w:val="0"/>
      <w:marTop w:val="0"/>
      <w:marBottom w:val="0"/>
      <w:divBdr>
        <w:top w:val="none" w:sz="0" w:space="0" w:color="auto"/>
        <w:left w:val="none" w:sz="0" w:space="0" w:color="auto"/>
        <w:bottom w:val="none" w:sz="0" w:space="0" w:color="auto"/>
        <w:right w:val="none" w:sz="0" w:space="0" w:color="auto"/>
      </w:divBdr>
    </w:div>
    <w:div w:id="60759663">
      <w:marLeft w:val="640"/>
      <w:marRight w:val="0"/>
      <w:marTop w:val="0"/>
      <w:marBottom w:val="0"/>
      <w:divBdr>
        <w:top w:val="none" w:sz="0" w:space="0" w:color="auto"/>
        <w:left w:val="none" w:sz="0" w:space="0" w:color="auto"/>
        <w:bottom w:val="none" w:sz="0" w:space="0" w:color="auto"/>
        <w:right w:val="none" w:sz="0" w:space="0" w:color="auto"/>
      </w:divBdr>
    </w:div>
    <w:div w:id="60954115">
      <w:marLeft w:val="640"/>
      <w:marRight w:val="0"/>
      <w:marTop w:val="0"/>
      <w:marBottom w:val="0"/>
      <w:divBdr>
        <w:top w:val="none" w:sz="0" w:space="0" w:color="auto"/>
        <w:left w:val="none" w:sz="0" w:space="0" w:color="auto"/>
        <w:bottom w:val="none" w:sz="0" w:space="0" w:color="auto"/>
        <w:right w:val="none" w:sz="0" w:space="0" w:color="auto"/>
      </w:divBdr>
    </w:div>
    <w:div w:id="61098654">
      <w:marLeft w:val="640"/>
      <w:marRight w:val="0"/>
      <w:marTop w:val="0"/>
      <w:marBottom w:val="0"/>
      <w:divBdr>
        <w:top w:val="none" w:sz="0" w:space="0" w:color="auto"/>
        <w:left w:val="none" w:sz="0" w:space="0" w:color="auto"/>
        <w:bottom w:val="none" w:sz="0" w:space="0" w:color="auto"/>
        <w:right w:val="none" w:sz="0" w:space="0" w:color="auto"/>
      </w:divBdr>
    </w:div>
    <w:div w:id="61100487">
      <w:marLeft w:val="640"/>
      <w:marRight w:val="0"/>
      <w:marTop w:val="0"/>
      <w:marBottom w:val="0"/>
      <w:divBdr>
        <w:top w:val="none" w:sz="0" w:space="0" w:color="auto"/>
        <w:left w:val="none" w:sz="0" w:space="0" w:color="auto"/>
        <w:bottom w:val="none" w:sz="0" w:space="0" w:color="auto"/>
        <w:right w:val="none" w:sz="0" w:space="0" w:color="auto"/>
      </w:divBdr>
    </w:div>
    <w:div w:id="61176080">
      <w:marLeft w:val="640"/>
      <w:marRight w:val="0"/>
      <w:marTop w:val="0"/>
      <w:marBottom w:val="0"/>
      <w:divBdr>
        <w:top w:val="none" w:sz="0" w:space="0" w:color="auto"/>
        <w:left w:val="none" w:sz="0" w:space="0" w:color="auto"/>
        <w:bottom w:val="none" w:sz="0" w:space="0" w:color="auto"/>
        <w:right w:val="none" w:sz="0" w:space="0" w:color="auto"/>
      </w:divBdr>
    </w:div>
    <w:div w:id="61412053">
      <w:marLeft w:val="640"/>
      <w:marRight w:val="0"/>
      <w:marTop w:val="0"/>
      <w:marBottom w:val="0"/>
      <w:divBdr>
        <w:top w:val="none" w:sz="0" w:space="0" w:color="auto"/>
        <w:left w:val="none" w:sz="0" w:space="0" w:color="auto"/>
        <w:bottom w:val="none" w:sz="0" w:space="0" w:color="auto"/>
        <w:right w:val="none" w:sz="0" w:space="0" w:color="auto"/>
      </w:divBdr>
    </w:div>
    <w:div w:id="61493357">
      <w:marLeft w:val="640"/>
      <w:marRight w:val="0"/>
      <w:marTop w:val="0"/>
      <w:marBottom w:val="0"/>
      <w:divBdr>
        <w:top w:val="none" w:sz="0" w:space="0" w:color="auto"/>
        <w:left w:val="none" w:sz="0" w:space="0" w:color="auto"/>
        <w:bottom w:val="none" w:sz="0" w:space="0" w:color="auto"/>
        <w:right w:val="none" w:sz="0" w:space="0" w:color="auto"/>
      </w:divBdr>
    </w:div>
    <w:div w:id="61567028">
      <w:marLeft w:val="640"/>
      <w:marRight w:val="0"/>
      <w:marTop w:val="0"/>
      <w:marBottom w:val="0"/>
      <w:divBdr>
        <w:top w:val="none" w:sz="0" w:space="0" w:color="auto"/>
        <w:left w:val="none" w:sz="0" w:space="0" w:color="auto"/>
        <w:bottom w:val="none" w:sz="0" w:space="0" w:color="auto"/>
        <w:right w:val="none" w:sz="0" w:space="0" w:color="auto"/>
      </w:divBdr>
    </w:div>
    <w:div w:id="61635371">
      <w:marLeft w:val="640"/>
      <w:marRight w:val="0"/>
      <w:marTop w:val="0"/>
      <w:marBottom w:val="0"/>
      <w:divBdr>
        <w:top w:val="none" w:sz="0" w:space="0" w:color="auto"/>
        <w:left w:val="none" w:sz="0" w:space="0" w:color="auto"/>
        <w:bottom w:val="none" w:sz="0" w:space="0" w:color="auto"/>
        <w:right w:val="none" w:sz="0" w:space="0" w:color="auto"/>
      </w:divBdr>
    </w:div>
    <w:div w:id="61684799">
      <w:marLeft w:val="640"/>
      <w:marRight w:val="0"/>
      <w:marTop w:val="0"/>
      <w:marBottom w:val="0"/>
      <w:divBdr>
        <w:top w:val="none" w:sz="0" w:space="0" w:color="auto"/>
        <w:left w:val="none" w:sz="0" w:space="0" w:color="auto"/>
        <w:bottom w:val="none" w:sz="0" w:space="0" w:color="auto"/>
        <w:right w:val="none" w:sz="0" w:space="0" w:color="auto"/>
      </w:divBdr>
    </w:div>
    <w:div w:id="61759158">
      <w:marLeft w:val="640"/>
      <w:marRight w:val="0"/>
      <w:marTop w:val="0"/>
      <w:marBottom w:val="0"/>
      <w:divBdr>
        <w:top w:val="none" w:sz="0" w:space="0" w:color="auto"/>
        <w:left w:val="none" w:sz="0" w:space="0" w:color="auto"/>
        <w:bottom w:val="none" w:sz="0" w:space="0" w:color="auto"/>
        <w:right w:val="none" w:sz="0" w:space="0" w:color="auto"/>
      </w:divBdr>
    </w:div>
    <w:div w:id="61828674">
      <w:marLeft w:val="640"/>
      <w:marRight w:val="0"/>
      <w:marTop w:val="0"/>
      <w:marBottom w:val="0"/>
      <w:divBdr>
        <w:top w:val="none" w:sz="0" w:space="0" w:color="auto"/>
        <w:left w:val="none" w:sz="0" w:space="0" w:color="auto"/>
        <w:bottom w:val="none" w:sz="0" w:space="0" w:color="auto"/>
        <w:right w:val="none" w:sz="0" w:space="0" w:color="auto"/>
      </w:divBdr>
    </w:div>
    <w:div w:id="61829349">
      <w:marLeft w:val="640"/>
      <w:marRight w:val="0"/>
      <w:marTop w:val="0"/>
      <w:marBottom w:val="0"/>
      <w:divBdr>
        <w:top w:val="none" w:sz="0" w:space="0" w:color="auto"/>
        <w:left w:val="none" w:sz="0" w:space="0" w:color="auto"/>
        <w:bottom w:val="none" w:sz="0" w:space="0" w:color="auto"/>
        <w:right w:val="none" w:sz="0" w:space="0" w:color="auto"/>
      </w:divBdr>
    </w:div>
    <w:div w:id="61878678">
      <w:marLeft w:val="640"/>
      <w:marRight w:val="0"/>
      <w:marTop w:val="0"/>
      <w:marBottom w:val="0"/>
      <w:divBdr>
        <w:top w:val="none" w:sz="0" w:space="0" w:color="auto"/>
        <w:left w:val="none" w:sz="0" w:space="0" w:color="auto"/>
        <w:bottom w:val="none" w:sz="0" w:space="0" w:color="auto"/>
        <w:right w:val="none" w:sz="0" w:space="0" w:color="auto"/>
      </w:divBdr>
    </w:div>
    <w:div w:id="61951539">
      <w:marLeft w:val="640"/>
      <w:marRight w:val="0"/>
      <w:marTop w:val="0"/>
      <w:marBottom w:val="0"/>
      <w:divBdr>
        <w:top w:val="none" w:sz="0" w:space="0" w:color="auto"/>
        <w:left w:val="none" w:sz="0" w:space="0" w:color="auto"/>
        <w:bottom w:val="none" w:sz="0" w:space="0" w:color="auto"/>
        <w:right w:val="none" w:sz="0" w:space="0" w:color="auto"/>
      </w:divBdr>
    </w:div>
    <w:div w:id="61953541">
      <w:marLeft w:val="640"/>
      <w:marRight w:val="0"/>
      <w:marTop w:val="0"/>
      <w:marBottom w:val="0"/>
      <w:divBdr>
        <w:top w:val="none" w:sz="0" w:space="0" w:color="auto"/>
        <w:left w:val="none" w:sz="0" w:space="0" w:color="auto"/>
        <w:bottom w:val="none" w:sz="0" w:space="0" w:color="auto"/>
        <w:right w:val="none" w:sz="0" w:space="0" w:color="auto"/>
      </w:divBdr>
    </w:div>
    <w:div w:id="61955184">
      <w:marLeft w:val="640"/>
      <w:marRight w:val="0"/>
      <w:marTop w:val="0"/>
      <w:marBottom w:val="0"/>
      <w:divBdr>
        <w:top w:val="none" w:sz="0" w:space="0" w:color="auto"/>
        <w:left w:val="none" w:sz="0" w:space="0" w:color="auto"/>
        <w:bottom w:val="none" w:sz="0" w:space="0" w:color="auto"/>
        <w:right w:val="none" w:sz="0" w:space="0" w:color="auto"/>
      </w:divBdr>
    </w:div>
    <w:div w:id="62024263">
      <w:marLeft w:val="640"/>
      <w:marRight w:val="0"/>
      <w:marTop w:val="0"/>
      <w:marBottom w:val="0"/>
      <w:divBdr>
        <w:top w:val="none" w:sz="0" w:space="0" w:color="auto"/>
        <w:left w:val="none" w:sz="0" w:space="0" w:color="auto"/>
        <w:bottom w:val="none" w:sz="0" w:space="0" w:color="auto"/>
        <w:right w:val="none" w:sz="0" w:space="0" w:color="auto"/>
      </w:divBdr>
    </w:div>
    <w:div w:id="62066809">
      <w:marLeft w:val="640"/>
      <w:marRight w:val="0"/>
      <w:marTop w:val="0"/>
      <w:marBottom w:val="0"/>
      <w:divBdr>
        <w:top w:val="none" w:sz="0" w:space="0" w:color="auto"/>
        <w:left w:val="none" w:sz="0" w:space="0" w:color="auto"/>
        <w:bottom w:val="none" w:sz="0" w:space="0" w:color="auto"/>
        <w:right w:val="none" w:sz="0" w:space="0" w:color="auto"/>
      </w:divBdr>
    </w:div>
    <w:div w:id="62073777">
      <w:marLeft w:val="640"/>
      <w:marRight w:val="0"/>
      <w:marTop w:val="0"/>
      <w:marBottom w:val="0"/>
      <w:divBdr>
        <w:top w:val="none" w:sz="0" w:space="0" w:color="auto"/>
        <w:left w:val="none" w:sz="0" w:space="0" w:color="auto"/>
        <w:bottom w:val="none" w:sz="0" w:space="0" w:color="auto"/>
        <w:right w:val="none" w:sz="0" w:space="0" w:color="auto"/>
      </w:divBdr>
    </w:div>
    <w:div w:id="62143090">
      <w:marLeft w:val="640"/>
      <w:marRight w:val="0"/>
      <w:marTop w:val="0"/>
      <w:marBottom w:val="0"/>
      <w:divBdr>
        <w:top w:val="none" w:sz="0" w:space="0" w:color="auto"/>
        <w:left w:val="none" w:sz="0" w:space="0" w:color="auto"/>
        <w:bottom w:val="none" w:sz="0" w:space="0" w:color="auto"/>
        <w:right w:val="none" w:sz="0" w:space="0" w:color="auto"/>
      </w:divBdr>
    </w:div>
    <w:div w:id="62218131">
      <w:marLeft w:val="640"/>
      <w:marRight w:val="0"/>
      <w:marTop w:val="0"/>
      <w:marBottom w:val="0"/>
      <w:divBdr>
        <w:top w:val="none" w:sz="0" w:space="0" w:color="auto"/>
        <w:left w:val="none" w:sz="0" w:space="0" w:color="auto"/>
        <w:bottom w:val="none" w:sz="0" w:space="0" w:color="auto"/>
        <w:right w:val="none" w:sz="0" w:space="0" w:color="auto"/>
      </w:divBdr>
    </w:div>
    <w:div w:id="62222805">
      <w:marLeft w:val="640"/>
      <w:marRight w:val="0"/>
      <w:marTop w:val="0"/>
      <w:marBottom w:val="0"/>
      <w:divBdr>
        <w:top w:val="none" w:sz="0" w:space="0" w:color="auto"/>
        <w:left w:val="none" w:sz="0" w:space="0" w:color="auto"/>
        <w:bottom w:val="none" w:sz="0" w:space="0" w:color="auto"/>
        <w:right w:val="none" w:sz="0" w:space="0" w:color="auto"/>
      </w:divBdr>
    </w:div>
    <w:div w:id="62263802">
      <w:marLeft w:val="640"/>
      <w:marRight w:val="0"/>
      <w:marTop w:val="0"/>
      <w:marBottom w:val="0"/>
      <w:divBdr>
        <w:top w:val="none" w:sz="0" w:space="0" w:color="auto"/>
        <w:left w:val="none" w:sz="0" w:space="0" w:color="auto"/>
        <w:bottom w:val="none" w:sz="0" w:space="0" w:color="auto"/>
        <w:right w:val="none" w:sz="0" w:space="0" w:color="auto"/>
      </w:divBdr>
    </w:div>
    <w:div w:id="62532251">
      <w:marLeft w:val="640"/>
      <w:marRight w:val="0"/>
      <w:marTop w:val="0"/>
      <w:marBottom w:val="0"/>
      <w:divBdr>
        <w:top w:val="none" w:sz="0" w:space="0" w:color="auto"/>
        <w:left w:val="none" w:sz="0" w:space="0" w:color="auto"/>
        <w:bottom w:val="none" w:sz="0" w:space="0" w:color="auto"/>
        <w:right w:val="none" w:sz="0" w:space="0" w:color="auto"/>
      </w:divBdr>
    </w:div>
    <w:div w:id="62602128">
      <w:marLeft w:val="640"/>
      <w:marRight w:val="0"/>
      <w:marTop w:val="0"/>
      <w:marBottom w:val="0"/>
      <w:divBdr>
        <w:top w:val="none" w:sz="0" w:space="0" w:color="auto"/>
        <w:left w:val="none" w:sz="0" w:space="0" w:color="auto"/>
        <w:bottom w:val="none" w:sz="0" w:space="0" w:color="auto"/>
        <w:right w:val="none" w:sz="0" w:space="0" w:color="auto"/>
      </w:divBdr>
    </w:div>
    <w:div w:id="62609144">
      <w:marLeft w:val="640"/>
      <w:marRight w:val="0"/>
      <w:marTop w:val="0"/>
      <w:marBottom w:val="0"/>
      <w:divBdr>
        <w:top w:val="none" w:sz="0" w:space="0" w:color="auto"/>
        <w:left w:val="none" w:sz="0" w:space="0" w:color="auto"/>
        <w:bottom w:val="none" w:sz="0" w:space="0" w:color="auto"/>
        <w:right w:val="none" w:sz="0" w:space="0" w:color="auto"/>
      </w:divBdr>
    </w:div>
    <w:div w:id="62678641">
      <w:marLeft w:val="640"/>
      <w:marRight w:val="0"/>
      <w:marTop w:val="0"/>
      <w:marBottom w:val="0"/>
      <w:divBdr>
        <w:top w:val="none" w:sz="0" w:space="0" w:color="auto"/>
        <w:left w:val="none" w:sz="0" w:space="0" w:color="auto"/>
        <w:bottom w:val="none" w:sz="0" w:space="0" w:color="auto"/>
        <w:right w:val="none" w:sz="0" w:space="0" w:color="auto"/>
      </w:divBdr>
    </w:div>
    <w:div w:id="62682093">
      <w:marLeft w:val="640"/>
      <w:marRight w:val="0"/>
      <w:marTop w:val="0"/>
      <w:marBottom w:val="0"/>
      <w:divBdr>
        <w:top w:val="none" w:sz="0" w:space="0" w:color="auto"/>
        <w:left w:val="none" w:sz="0" w:space="0" w:color="auto"/>
        <w:bottom w:val="none" w:sz="0" w:space="0" w:color="auto"/>
        <w:right w:val="none" w:sz="0" w:space="0" w:color="auto"/>
      </w:divBdr>
    </w:div>
    <w:div w:id="62795199">
      <w:marLeft w:val="640"/>
      <w:marRight w:val="0"/>
      <w:marTop w:val="0"/>
      <w:marBottom w:val="0"/>
      <w:divBdr>
        <w:top w:val="none" w:sz="0" w:space="0" w:color="auto"/>
        <w:left w:val="none" w:sz="0" w:space="0" w:color="auto"/>
        <w:bottom w:val="none" w:sz="0" w:space="0" w:color="auto"/>
        <w:right w:val="none" w:sz="0" w:space="0" w:color="auto"/>
      </w:divBdr>
    </w:div>
    <w:div w:id="62875612">
      <w:marLeft w:val="640"/>
      <w:marRight w:val="0"/>
      <w:marTop w:val="0"/>
      <w:marBottom w:val="0"/>
      <w:divBdr>
        <w:top w:val="none" w:sz="0" w:space="0" w:color="auto"/>
        <w:left w:val="none" w:sz="0" w:space="0" w:color="auto"/>
        <w:bottom w:val="none" w:sz="0" w:space="0" w:color="auto"/>
        <w:right w:val="none" w:sz="0" w:space="0" w:color="auto"/>
      </w:divBdr>
    </w:div>
    <w:div w:id="62915968">
      <w:marLeft w:val="640"/>
      <w:marRight w:val="0"/>
      <w:marTop w:val="0"/>
      <w:marBottom w:val="0"/>
      <w:divBdr>
        <w:top w:val="none" w:sz="0" w:space="0" w:color="auto"/>
        <w:left w:val="none" w:sz="0" w:space="0" w:color="auto"/>
        <w:bottom w:val="none" w:sz="0" w:space="0" w:color="auto"/>
        <w:right w:val="none" w:sz="0" w:space="0" w:color="auto"/>
      </w:divBdr>
    </w:div>
    <w:div w:id="62917393">
      <w:marLeft w:val="640"/>
      <w:marRight w:val="0"/>
      <w:marTop w:val="0"/>
      <w:marBottom w:val="0"/>
      <w:divBdr>
        <w:top w:val="none" w:sz="0" w:space="0" w:color="auto"/>
        <w:left w:val="none" w:sz="0" w:space="0" w:color="auto"/>
        <w:bottom w:val="none" w:sz="0" w:space="0" w:color="auto"/>
        <w:right w:val="none" w:sz="0" w:space="0" w:color="auto"/>
      </w:divBdr>
    </w:div>
    <w:div w:id="62918227">
      <w:marLeft w:val="640"/>
      <w:marRight w:val="0"/>
      <w:marTop w:val="0"/>
      <w:marBottom w:val="0"/>
      <w:divBdr>
        <w:top w:val="none" w:sz="0" w:space="0" w:color="auto"/>
        <w:left w:val="none" w:sz="0" w:space="0" w:color="auto"/>
        <w:bottom w:val="none" w:sz="0" w:space="0" w:color="auto"/>
        <w:right w:val="none" w:sz="0" w:space="0" w:color="auto"/>
      </w:divBdr>
    </w:div>
    <w:div w:id="62991088">
      <w:marLeft w:val="640"/>
      <w:marRight w:val="0"/>
      <w:marTop w:val="0"/>
      <w:marBottom w:val="0"/>
      <w:divBdr>
        <w:top w:val="none" w:sz="0" w:space="0" w:color="auto"/>
        <w:left w:val="none" w:sz="0" w:space="0" w:color="auto"/>
        <w:bottom w:val="none" w:sz="0" w:space="0" w:color="auto"/>
        <w:right w:val="none" w:sz="0" w:space="0" w:color="auto"/>
      </w:divBdr>
    </w:div>
    <w:div w:id="62993526">
      <w:marLeft w:val="640"/>
      <w:marRight w:val="0"/>
      <w:marTop w:val="0"/>
      <w:marBottom w:val="0"/>
      <w:divBdr>
        <w:top w:val="none" w:sz="0" w:space="0" w:color="auto"/>
        <w:left w:val="none" w:sz="0" w:space="0" w:color="auto"/>
        <w:bottom w:val="none" w:sz="0" w:space="0" w:color="auto"/>
        <w:right w:val="none" w:sz="0" w:space="0" w:color="auto"/>
      </w:divBdr>
    </w:div>
    <w:div w:id="62996412">
      <w:marLeft w:val="640"/>
      <w:marRight w:val="0"/>
      <w:marTop w:val="0"/>
      <w:marBottom w:val="0"/>
      <w:divBdr>
        <w:top w:val="none" w:sz="0" w:space="0" w:color="auto"/>
        <w:left w:val="none" w:sz="0" w:space="0" w:color="auto"/>
        <w:bottom w:val="none" w:sz="0" w:space="0" w:color="auto"/>
        <w:right w:val="none" w:sz="0" w:space="0" w:color="auto"/>
      </w:divBdr>
    </w:div>
    <w:div w:id="63069364">
      <w:marLeft w:val="640"/>
      <w:marRight w:val="0"/>
      <w:marTop w:val="0"/>
      <w:marBottom w:val="0"/>
      <w:divBdr>
        <w:top w:val="none" w:sz="0" w:space="0" w:color="auto"/>
        <w:left w:val="none" w:sz="0" w:space="0" w:color="auto"/>
        <w:bottom w:val="none" w:sz="0" w:space="0" w:color="auto"/>
        <w:right w:val="none" w:sz="0" w:space="0" w:color="auto"/>
      </w:divBdr>
    </w:div>
    <w:div w:id="63069586">
      <w:marLeft w:val="640"/>
      <w:marRight w:val="0"/>
      <w:marTop w:val="0"/>
      <w:marBottom w:val="0"/>
      <w:divBdr>
        <w:top w:val="none" w:sz="0" w:space="0" w:color="auto"/>
        <w:left w:val="none" w:sz="0" w:space="0" w:color="auto"/>
        <w:bottom w:val="none" w:sz="0" w:space="0" w:color="auto"/>
        <w:right w:val="none" w:sz="0" w:space="0" w:color="auto"/>
      </w:divBdr>
    </w:div>
    <w:div w:id="63183047">
      <w:marLeft w:val="640"/>
      <w:marRight w:val="0"/>
      <w:marTop w:val="0"/>
      <w:marBottom w:val="0"/>
      <w:divBdr>
        <w:top w:val="none" w:sz="0" w:space="0" w:color="auto"/>
        <w:left w:val="none" w:sz="0" w:space="0" w:color="auto"/>
        <w:bottom w:val="none" w:sz="0" w:space="0" w:color="auto"/>
        <w:right w:val="none" w:sz="0" w:space="0" w:color="auto"/>
      </w:divBdr>
    </w:div>
    <w:div w:id="63186559">
      <w:marLeft w:val="640"/>
      <w:marRight w:val="0"/>
      <w:marTop w:val="0"/>
      <w:marBottom w:val="0"/>
      <w:divBdr>
        <w:top w:val="none" w:sz="0" w:space="0" w:color="auto"/>
        <w:left w:val="none" w:sz="0" w:space="0" w:color="auto"/>
        <w:bottom w:val="none" w:sz="0" w:space="0" w:color="auto"/>
        <w:right w:val="none" w:sz="0" w:space="0" w:color="auto"/>
      </w:divBdr>
    </w:div>
    <w:div w:id="63266230">
      <w:marLeft w:val="640"/>
      <w:marRight w:val="0"/>
      <w:marTop w:val="0"/>
      <w:marBottom w:val="0"/>
      <w:divBdr>
        <w:top w:val="none" w:sz="0" w:space="0" w:color="auto"/>
        <w:left w:val="none" w:sz="0" w:space="0" w:color="auto"/>
        <w:bottom w:val="none" w:sz="0" w:space="0" w:color="auto"/>
        <w:right w:val="none" w:sz="0" w:space="0" w:color="auto"/>
      </w:divBdr>
    </w:div>
    <w:div w:id="63332160">
      <w:marLeft w:val="640"/>
      <w:marRight w:val="0"/>
      <w:marTop w:val="0"/>
      <w:marBottom w:val="0"/>
      <w:divBdr>
        <w:top w:val="none" w:sz="0" w:space="0" w:color="auto"/>
        <w:left w:val="none" w:sz="0" w:space="0" w:color="auto"/>
        <w:bottom w:val="none" w:sz="0" w:space="0" w:color="auto"/>
        <w:right w:val="none" w:sz="0" w:space="0" w:color="auto"/>
      </w:divBdr>
    </w:div>
    <w:div w:id="63377042">
      <w:marLeft w:val="640"/>
      <w:marRight w:val="0"/>
      <w:marTop w:val="0"/>
      <w:marBottom w:val="0"/>
      <w:divBdr>
        <w:top w:val="none" w:sz="0" w:space="0" w:color="auto"/>
        <w:left w:val="none" w:sz="0" w:space="0" w:color="auto"/>
        <w:bottom w:val="none" w:sz="0" w:space="0" w:color="auto"/>
        <w:right w:val="none" w:sz="0" w:space="0" w:color="auto"/>
      </w:divBdr>
    </w:div>
    <w:div w:id="63380598">
      <w:marLeft w:val="640"/>
      <w:marRight w:val="0"/>
      <w:marTop w:val="0"/>
      <w:marBottom w:val="0"/>
      <w:divBdr>
        <w:top w:val="none" w:sz="0" w:space="0" w:color="auto"/>
        <w:left w:val="none" w:sz="0" w:space="0" w:color="auto"/>
        <w:bottom w:val="none" w:sz="0" w:space="0" w:color="auto"/>
        <w:right w:val="none" w:sz="0" w:space="0" w:color="auto"/>
      </w:divBdr>
    </w:div>
    <w:div w:id="63382685">
      <w:marLeft w:val="640"/>
      <w:marRight w:val="0"/>
      <w:marTop w:val="0"/>
      <w:marBottom w:val="0"/>
      <w:divBdr>
        <w:top w:val="none" w:sz="0" w:space="0" w:color="auto"/>
        <w:left w:val="none" w:sz="0" w:space="0" w:color="auto"/>
        <w:bottom w:val="none" w:sz="0" w:space="0" w:color="auto"/>
        <w:right w:val="none" w:sz="0" w:space="0" w:color="auto"/>
      </w:divBdr>
    </w:div>
    <w:div w:id="63451668">
      <w:marLeft w:val="640"/>
      <w:marRight w:val="0"/>
      <w:marTop w:val="0"/>
      <w:marBottom w:val="0"/>
      <w:divBdr>
        <w:top w:val="none" w:sz="0" w:space="0" w:color="auto"/>
        <w:left w:val="none" w:sz="0" w:space="0" w:color="auto"/>
        <w:bottom w:val="none" w:sz="0" w:space="0" w:color="auto"/>
        <w:right w:val="none" w:sz="0" w:space="0" w:color="auto"/>
      </w:divBdr>
    </w:div>
    <w:div w:id="63572890">
      <w:marLeft w:val="640"/>
      <w:marRight w:val="0"/>
      <w:marTop w:val="0"/>
      <w:marBottom w:val="0"/>
      <w:divBdr>
        <w:top w:val="none" w:sz="0" w:space="0" w:color="auto"/>
        <w:left w:val="none" w:sz="0" w:space="0" w:color="auto"/>
        <w:bottom w:val="none" w:sz="0" w:space="0" w:color="auto"/>
        <w:right w:val="none" w:sz="0" w:space="0" w:color="auto"/>
      </w:divBdr>
    </w:div>
    <w:div w:id="63796353">
      <w:marLeft w:val="640"/>
      <w:marRight w:val="0"/>
      <w:marTop w:val="0"/>
      <w:marBottom w:val="0"/>
      <w:divBdr>
        <w:top w:val="none" w:sz="0" w:space="0" w:color="auto"/>
        <w:left w:val="none" w:sz="0" w:space="0" w:color="auto"/>
        <w:bottom w:val="none" w:sz="0" w:space="0" w:color="auto"/>
        <w:right w:val="none" w:sz="0" w:space="0" w:color="auto"/>
      </w:divBdr>
    </w:div>
    <w:div w:id="63989609">
      <w:marLeft w:val="640"/>
      <w:marRight w:val="0"/>
      <w:marTop w:val="0"/>
      <w:marBottom w:val="0"/>
      <w:divBdr>
        <w:top w:val="none" w:sz="0" w:space="0" w:color="auto"/>
        <w:left w:val="none" w:sz="0" w:space="0" w:color="auto"/>
        <w:bottom w:val="none" w:sz="0" w:space="0" w:color="auto"/>
        <w:right w:val="none" w:sz="0" w:space="0" w:color="auto"/>
      </w:divBdr>
    </w:div>
    <w:div w:id="63995623">
      <w:marLeft w:val="640"/>
      <w:marRight w:val="0"/>
      <w:marTop w:val="0"/>
      <w:marBottom w:val="0"/>
      <w:divBdr>
        <w:top w:val="none" w:sz="0" w:space="0" w:color="auto"/>
        <w:left w:val="none" w:sz="0" w:space="0" w:color="auto"/>
        <w:bottom w:val="none" w:sz="0" w:space="0" w:color="auto"/>
        <w:right w:val="none" w:sz="0" w:space="0" w:color="auto"/>
      </w:divBdr>
    </w:div>
    <w:div w:id="64034410">
      <w:marLeft w:val="640"/>
      <w:marRight w:val="0"/>
      <w:marTop w:val="0"/>
      <w:marBottom w:val="0"/>
      <w:divBdr>
        <w:top w:val="none" w:sz="0" w:space="0" w:color="auto"/>
        <w:left w:val="none" w:sz="0" w:space="0" w:color="auto"/>
        <w:bottom w:val="none" w:sz="0" w:space="0" w:color="auto"/>
        <w:right w:val="none" w:sz="0" w:space="0" w:color="auto"/>
      </w:divBdr>
    </w:div>
    <w:div w:id="64380812">
      <w:marLeft w:val="640"/>
      <w:marRight w:val="0"/>
      <w:marTop w:val="0"/>
      <w:marBottom w:val="0"/>
      <w:divBdr>
        <w:top w:val="none" w:sz="0" w:space="0" w:color="auto"/>
        <w:left w:val="none" w:sz="0" w:space="0" w:color="auto"/>
        <w:bottom w:val="none" w:sz="0" w:space="0" w:color="auto"/>
        <w:right w:val="none" w:sz="0" w:space="0" w:color="auto"/>
      </w:divBdr>
    </w:div>
    <w:div w:id="64382901">
      <w:marLeft w:val="640"/>
      <w:marRight w:val="0"/>
      <w:marTop w:val="0"/>
      <w:marBottom w:val="0"/>
      <w:divBdr>
        <w:top w:val="none" w:sz="0" w:space="0" w:color="auto"/>
        <w:left w:val="none" w:sz="0" w:space="0" w:color="auto"/>
        <w:bottom w:val="none" w:sz="0" w:space="0" w:color="auto"/>
        <w:right w:val="none" w:sz="0" w:space="0" w:color="auto"/>
      </w:divBdr>
    </w:div>
    <w:div w:id="64452792">
      <w:marLeft w:val="640"/>
      <w:marRight w:val="0"/>
      <w:marTop w:val="0"/>
      <w:marBottom w:val="0"/>
      <w:divBdr>
        <w:top w:val="none" w:sz="0" w:space="0" w:color="auto"/>
        <w:left w:val="none" w:sz="0" w:space="0" w:color="auto"/>
        <w:bottom w:val="none" w:sz="0" w:space="0" w:color="auto"/>
        <w:right w:val="none" w:sz="0" w:space="0" w:color="auto"/>
      </w:divBdr>
    </w:div>
    <w:div w:id="64495810">
      <w:marLeft w:val="640"/>
      <w:marRight w:val="0"/>
      <w:marTop w:val="0"/>
      <w:marBottom w:val="0"/>
      <w:divBdr>
        <w:top w:val="none" w:sz="0" w:space="0" w:color="auto"/>
        <w:left w:val="none" w:sz="0" w:space="0" w:color="auto"/>
        <w:bottom w:val="none" w:sz="0" w:space="0" w:color="auto"/>
        <w:right w:val="none" w:sz="0" w:space="0" w:color="auto"/>
      </w:divBdr>
    </w:div>
    <w:div w:id="64497482">
      <w:marLeft w:val="640"/>
      <w:marRight w:val="0"/>
      <w:marTop w:val="0"/>
      <w:marBottom w:val="0"/>
      <w:divBdr>
        <w:top w:val="none" w:sz="0" w:space="0" w:color="auto"/>
        <w:left w:val="none" w:sz="0" w:space="0" w:color="auto"/>
        <w:bottom w:val="none" w:sz="0" w:space="0" w:color="auto"/>
        <w:right w:val="none" w:sz="0" w:space="0" w:color="auto"/>
      </w:divBdr>
    </w:div>
    <w:div w:id="64497826">
      <w:marLeft w:val="640"/>
      <w:marRight w:val="0"/>
      <w:marTop w:val="0"/>
      <w:marBottom w:val="0"/>
      <w:divBdr>
        <w:top w:val="none" w:sz="0" w:space="0" w:color="auto"/>
        <w:left w:val="none" w:sz="0" w:space="0" w:color="auto"/>
        <w:bottom w:val="none" w:sz="0" w:space="0" w:color="auto"/>
        <w:right w:val="none" w:sz="0" w:space="0" w:color="auto"/>
      </w:divBdr>
    </w:div>
    <w:div w:id="64575934">
      <w:marLeft w:val="640"/>
      <w:marRight w:val="0"/>
      <w:marTop w:val="0"/>
      <w:marBottom w:val="0"/>
      <w:divBdr>
        <w:top w:val="none" w:sz="0" w:space="0" w:color="auto"/>
        <w:left w:val="none" w:sz="0" w:space="0" w:color="auto"/>
        <w:bottom w:val="none" w:sz="0" w:space="0" w:color="auto"/>
        <w:right w:val="none" w:sz="0" w:space="0" w:color="auto"/>
      </w:divBdr>
    </w:div>
    <w:div w:id="64649285">
      <w:marLeft w:val="640"/>
      <w:marRight w:val="0"/>
      <w:marTop w:val="0"/>
      <w:marBottom w:val="0"/>
      <w:divBdr>
        <w:top w:val="none" w:sz="0" w:space="0" w:color="auto"/>
        <w:left w:val="none" w:sz="0" w:space="0" w:color="auto"/>
        <w:bottom w:val="none" w:sz="0" w:space="0" w:color="auto"/>
        <w:right w:val="none" w:sz="0" w:space="0" w:color="auto"/>
      </w:divBdr>
    </w:div>
    <w:div w:id="64761273">
      <w:marLeft w:val="640"/>
      <w:marRight w:val="0"/>
      <w:marTop w:val="0"/>
      <w:marBottom w:val="0"/>
      <w:divBdr>
        <w:top w:val="none" w:sz="0" w:space="0" w:color="auto"/>
        <w:left w:val="none" w:sz="0" w:space="0" w:color="auto"/>
        <w:bottom w:val="none" w:sz="0" w:space="0" w:color="auto"/>
        <w:right w:val="none" w:sz="0" w:space="0" w:color="auto"/>
      </w:divBdr>
    </w:div>
    <w:div w:id="64838885">
      <w:marLeft w:val="640"/>
      <w:marRight w:val="0"/>
      <w:marTop w:val="0"/>
      <w:marBottom w:val="0"/>
      <w:divBdr>
        <w:top w:val="none" w:sz="0" w:space="0" w:color="auto"/>
        <w:left w:val="none" w:sz="0" w:space="0" w:color="auto"/>
        <w:bottom w:val="none" w:sz="0" w:space="0" w:color="auto"/>
        <w:right w:val="none" w:sz="0" w:space="0" w:color="auto"/>
      </w:divBdr>
    </w:div>
    <w:div w:id="64912184">
      <w:marLeft w:val="640"/>
      <w:marRight w:val="0"/>
      <w:marTop w:val="0"/>
      <w:marBottom w:val="0"/>
      <w:divBdr>
        <w:top w:val="none" w:sz="0" w:space="0" w:color="auto"/>
        <w:left w:val="none" w:sz="0" w:space="0" w:color="auto"/>
        <w:bottom w:val="none" w:sz="0" w:space="0" w:color="auto"/>
        <w:right w:val="none" w:sz="0" w:space="0" w:color="auto"/>
      </w:divBdr>
    </w:div>
    <w:div w:id="64912574">
      <w:marLeft w:val="640"/>
      <w:marRight w:val="0"/>
      <w:marTop w:val="0"/>
      <w:marBottom w:val="0"/>
      <w:divBdr>
        <w:top w:val="none" w:sz="0" w:space="0" w:color="auto"/>
        <w:left w:val="none" w:sz="0" w:space="0" w:color="auto"/>
        <w:bottom w:val="none" w:sz="0" w:space="0" w:color="auto"/>
        <w:right w:val="none" w:sz="0" w:space="0" w:color="auto"/>
      </w:divBdr>
    </w:div>
    <w:div w:id="64956362">
      <w:marLeft w:val="640"/>
      <w:marRight w:val="0"/>
      <w:marTop w:val="0"/>
      <w:marBottom w:val="0"/>
      <w:divBdr>
        <w:top w:val="none" w:sz="0" w:space="0" w:color="auto"/>
        <w:left w:val="none" w:sz="0" w:space="0" w:color="auto"/>
        <w:bottom w:val="none" w:sz="0" w:space="0" w:color="auto"/>
        <w:right w:val="none" w:sz="0" w:space="0" w:color="auto"/>
      </w:divBdr>
    </w:div>
    <w:div w:id="65033839">
      <w:marLeft w:val="640"/>
      <w:marRight w:val="0"/>
      <w:marTop w:val="0"/>
      <w:marBottom w:val="0"/>
      <w:divBdr>
        <w:top w:val="none" w:sz="0" w:space="0" w:color="auto"/>
        <w:left w:val="none" w:sz="0" w:space="0" w:color="auto"/>
        <w:bottom w:val="none" w:sz="0" w:space="0" w:color="auto"/>
        <w:right w:val="none" w:sz="0" w:space="0" w:color="auto"/>
      </w:divBdr>
    </w:div>
    <w:div w:id="65105859">
      <w:marLeft w:val="640"/>
      <w:marRight w:val="0"/>
      <w:marTop w:val="0"/>
      <w:marBottom w:val="0"/>
      <w:divBdr>
        <w:top w:val="none" w:sz="0" w:space="0" w:color="auto"/>
        <w:left w:val="none" w:sz="0" w:space="0" w:color="auto"/>
        <w:bottom w:val="none" w:sz="0" w:space="0" w:color="auto"/>
        <w:right w:val="none" w:sz="0" w:space="0" w:color="auto"/>
      </w:divBdr>
    </w:div>
    <w:div w:id="65228442">
      <w:marLeft w:val="640"/>
      <w:marRight w:val="0"/>
      <w:marTop w:val="0"/>
      <w:marBottom w:val="0"/>
      <w:divBdr>
        <w:top w:val="none" w:sz="0" w:space="0" w:color="auto"/>
        <w:left w:val="none" w:sz="0" w:space="0" w:color="auto"/>
        <w:bottom w:val="none" w:sz="0" w:space="0" w:color="auto"/>
        <w:right w:val="none" w:sz="0" w:space="0" w:color="auto"/>
      </w:divBdr>
    </w:div>
    <w:div w:id="65348445">
      <w:marLeft w:val="640"/>
      <w:marRight w:val="0"/>
      <w:marTop w:val="0"/>
      <w:marBottom w:val="0"/>
      <w:divBdr>
        <w:top w:val="none" w:sz="0" w:space="0" w:color="auto"/>
        <w:left w:val="none" w:sz="0" w:space="0" w:color="auto"/>
        <w:bottom w:val="none" w:sz="0" w:space="0" w:color="auto"/>
        <w:right w:val="none" w:sz="0" w:space="0" w:color="auto"/>
      </w:divBdr>
    </w:div>
    <w:div w:id="65350027">
      <w:marLeft w:val="640"/>
      <w:marRight w:val="0"/>
      <w:marTop w:val="0"/>
      <w:marBottom w:val="0"/>
      <w:divBdr>
        <w:top w:val="none" w:sz="0" w:space="0" w:color="auto"/>
        <w:left w:val="none" w:sz="0" w:space="0" w:color="auto"/>
        <w:bottom w:val="none" w:sz="0" w:space="0" w:color="auto"/>
        <w:right w:val="none" w:sz="0" w:space="0" w:color="auto"/>
      </w:divBdr>
    </w:div>
    <w:div w:id="65420570">
      <w:marLeft w:val="640"/>
      <w:marRight w:val="0"/>
      <w:marTop w:val="0"/>
      <w:marBottom w:val="0"/>
      <w:divBdr>
        <w:top w:val="none" w:sz="0" w:space="0" w:color="auto"/>
        <w:left w:val="none" w:sz="0" w:space="0" w:color="auto"/>
        <w:bottom w:val="none" w:sz="0" w:space="0" w:color="auto"/>
        <w:right w:val="none" w:sz="0" w:space="0" w:color="auto"/>
      </w:divBdr>
    </w:div>
    <w:div w:id="65420823">
      <w:marLeft w:val="640"/>
      <w:marRight w:val="0"/>
      <w:marTop w:val="0"/>
      <w:marBottom w:val="0"/>
      <w:divBdr>
        <w:top w:val="none" w:sz="0" w:space="0" w:color="auto"/>
        <w:left w:val="none" w:sz="0" w:space="0" w:color="auto"/>
        <w:bottom w:val="none" w:sz="0" w:space="0" w:color="auto"/>
        <w:right w:val="none" w:sz="0" w:space="0" w:color="auto"/>
      </w:divBdr>
    </w:div>
    <w:div w:id="65496467">
      <w:marLeft w:val="640"/>
      <w:marRight w:val="0"/>
      <w:marTop w:val="0"/>
      <w:marBottom w:val="0"/>
      <w:divBdr>
        <w:top w:val="none" w:sz="0" w:space="0" w:color="auto"/>
        <w:left w:val="none" w:sz="0" w:space="0" w:color="auto"/>
        <w:bottom w:val="none" w:sz="0" w:space="0" w:color="auto"/>
        <w:right w:val="none" w:sz="0" w:space="0" w:color="auto"/>
      </w:divBdr>
    </w:div>
    <w:div w:id="65613032">
      <w:marLeft w:val="640"/>
      <w:marRight w:val="0"/>
      <w:marTop w:val="0"/>
      <w:marBottom w:val="0"/>
      <w:divBdr>
        <w:top w:val="none" w:sz="0" w:space="0" w:color="auto"/>
        <w:left w:val="none" w:sz="0" w:space="0" w:color="auto"/>
        <w:bottom w:val="none" w:sz="0" w:space="0" w:color="auto"/>
        <w:right w:val="none" w:sz="0" w:space="0" w:color="auto"/>
      </w:divBdr>
    </w:div>
    <w:div w:id="65736035">
      <w:marLeft w:val="640"/>
      <w:marRight w:val="0"/>
      <w:marTop w:val="0"/>
      <w:marBottom w:val="0"/>
      <w:divBdr>
        <w:top w:val="none" w:sz="0" w:space="0" w:color="auto"/>
        <w:left w:val="none" w:sz="0" w:space="0" w:color="auto"/>
        <w:bottom w:val="none" w:sz="0" w:space="0" w:color="auto"/>
        <w:right w:val="none" w:sz="0" w:space="0" w:color="auto"/>
      </w:divBdr>
    </w:div>
    <w:div w:id="65804149">
      <w:marLeft w:val="640"/>
      <w:marRight w:val="0"/>
      <w:marTop w:val="0"/>
      <w:marBottom w:val="0"/>
      <w:divBdr>
        <w:top w:val="none" w:sz="0" w:space="0" w:color="auto"/>
        <w:left w:val="none" w:sz="0" w:space="0" w:color="auto"/>
        <w:bottom w:val="none" w:sz="0" w:space="0" w:color="auto"/>
        <w:right w:val="none" w:sz="0" w:space="0" w:color="auto"/>
      </w:divBdr>
    </w:div>
    <w:div w:id="65877869">
      <w:marLeft w:val="640"/>
      <w:marRight w:val="0"/>
      <w:marTop w:val="0"/>
      <w:marBottom w:val="0"/>
      <w:divBdr>
        <w:top w:val="none" w:sz="0" w:space="0" w:color="auto"/>
        <w:left w:val="none" w:sz="0" w:space="0" w:color="auto"/>
        <w:bottom w:val="none" w:sz="0" w:space="0" w:color="auto"/>
        <w:right w:val="none" w:sz="0" w:space="0" w:color="auto"/>
      </w:divBdr>
    </w:div>
    <w:div w:id="65880274">
      <w:marLeft w:val="640"/>
      <w:marRight w:val="0"/>
      <w:marTop w:val="0"/>
      <w:marBottom w:val="0"/>
      <w:divBdr>
        <w:top w:val="none" w:sz="0" w:space="0" w:color="auto"/>
        <w:left w:val="none" w:sz="0" w:space="0" w:color="auto"/>
        <w:bottom w:val="none" w:sz="0" w:space="0" w:color="auto"/>
        <w:right w:val="none" w:sz="0" w:space="0" w:color="auto"/>
      </w:divBdr>
    </w:div>
    <w:div w:id="65882725">
      <w:marLeft w:val="640"/>
      <w:marRight w:val="0"/>
      <w:marTop w:val="0"/>
      <w:marBottom w:val="0"/>
      <w:divBdr>
        <w:top w:val="none" w:sz="0" w:space="0" w:color="auto"/>
        <w:left w:val="none" w:sz="0" w:space="0" w:color="auto"/>
        <w:bottom w:val="none" w:sz="0" w:space="0" w:color="auto"/>
        <w:right w:val="none" w:sz="0" w:space="0" w:color="auto"/>
      </w:divBdr>
    </w:div>
    <w:div w:id="65953564">
      <w:marLeft w:val="640"/>
      <w:marRight w:val="0"/>
      <w:marTop w:val="0"/>
      <w:marBottom w:val="0"/>
      <w:divBdr>
        <w:top w:val="none" w:sz="0" w:space="0" w:color="auto"/>
        <w:left w:val="none" w:sz="0" w:space="0" w:color="auto"/>
        <w:bottom w:val="none" w:sz="0" w:space="0" w:color="auto"/>
        <w:right w:val="none" w:sz="0" w:space="0" w:color="auto"/>
      </w:divBdr>
    </w:div>
    <w:div w:id="65958303">
      <w:marLeft w:val="640"/>
      <w:marRight w:val="0"/>
      <w:marTop w:val="0"/>
      <w:marBottom w:val="0"/>
      <w:divBdr>
        <w:top w:val="none" w:sz="0" w:space="0" w:color="auto"/>
        <w:left w:val="none" w:sz="0" w:space="0" w:color="auto"/>
        <w:bottom w:val="none" w:sz="0" w:space="0" w:color="auto"/>
        <w:right w:val="none" w:sz="0" w:space="0" w:color="auto"/>
      </w:divBdr>
    </w:div>
    <w:div w:id="65960425">
      <w:marLeft w:val="640"/>
      <w:marRight w:val="0"/>
      <w:marTop w:val="0"/>
      <w:marBottom w:val="0"/>
      <w:divBdr>
        <w:top w:val="none" w:sz="0" w:space="0" w:color="auto"/>
        <w:left w:val="none" w:sz="0" w:space="0" w:color="auto"/>
        <w:bottom w:val="none" w:sz="0" w:space="0" w:color="auto"/>
        <w:right w:val="none" w:sz="0" w:space="0" w:color="auto"/>
      </w:divBdr>
    </w:div>
    <w:div w:id="65961894">
      <w:marLeft w:val="640"/>
      <w:marRight w:val="0"/>
      <w:marTop w:val="0"/>
      <w:marBottom w:val="0"/>
      <w:divBdr>
        <w:top w:val="none" w:sz="0" w:space="0" w:color="auto"/>
        <w:left w:val="none" w:sz="0" w:space="0" w:color="auto"/>
        <w:bottom w:val="none" w:sz="0" w:space="0" w:color="auto"/>
        <w:right w:val="none" w:sz="0" w:space="0" w:color="auto"/>
      </w:divBdr>
    </w:div>
    <w:div w:id="65996335">
      <w:marLeft w:val="640"/>
      <w:marRight w:val="0"/>
      <w:marTop w:val="0"/>
      <w:marBottom w:val="0"/>
      <w:divBdr>
        <w:top w:val="none" w:sz="0" w:space="0" w:color="auto"/>
        <w:left w:val="none" w:sz="0" w:space="0" w:color="auto"/>
        <w:bottom w:val="none" w:sz="0" w:space="0" w:color="auto"/>
        <w:right w:val="none" w:sz="0" w:space="0" w:color="auto"/>
      </w:divBdr>
    </w:div>
    <w:div w:id="66152913">
      <w:marLeft w:val="640"/>
      <w:marRight w:val="0"/>
      <w:marTop w:val="0"/>
      <w:marBottom w:val="0"/>
      <w:divBdr>
        <w:top w:val="none" w:sz="0" w:space="0" w:color="auto"/>
        <w:left w:val="none" w:sz="0" w:space="0" w:color="auto"/>
        <w:bottom w:val="none" w:sz="0" w:space="0" w:color="auto"/>
        <w:right w:val="none" w:sz="0" w:space="0" w:color="auto"/>
      </w:divBdr>
    </w:div>
    <w:div w:id="66191705">
      <w:marLeft w:val="640"/>
      <w:marRight w:val="0"/>
      <w:marTop w:val="0"/>
      <w:marBottom w:val="0"/>
      <w:divBdr>
        <w:top w:val="none" w:sz="0" w:space="0" w:color="auto"/>
        <w:left w:val="none" w:sz="0" w:space="0" w:color="auto"/>
        <w:bottom w:val="none" w:sz="0" w:space="0" w:color="auto"/>
        <w:right w:val="none" w:sz="0" w:space="0" w:color="auto"/>
      </w:divBdr>
    </w:div>
    <w:div w:id="66195224">
      <w:marLeft w:val="640"/>
      <w:marRight w:val="0"/>
      <w:marTop w:val="0"/>
      <w:marBottom w:val="0"/>
      <w:divBdr>
        <w:top w:val="none" w:sz="0" w:space="0" w:color="auto"/>
        <w:left w:val="none" w:sz="0" w:space="0" w:color="auto"/>
        <w:bottom w:val="none" w:sz="0" w:space="0" w:color="auto"/>
        <w:right w:val="none" w:sz="0" w:space="0" w:color="auto"/>
      </w:divBdr>
    </w:div>
    <w:div w:id="66195352">
      <w:marLeft w:val="640"/>
      <w:marRight w:val="0"/>
      <w:marTop w:val="0"/>
      <w:marBottom w:val="0"/>
      <w:divBdr>
        <w:top w:val="none" w:sz="0" w:space="0" w:color="auto"/>
        <w:left w:val="none" w:sz="0" w:space="0" w:color="auto"/>
        <w:bottom w:val="none" w:sz="0" w:space="0" w:color="auto"/>
        <w:right w:val="none" w:sz="0" w:space="0" w:color="auto"/>
      </w:divBdr>
    </w:div>
    <w:div w:id="66198683">
      <w:marLeft w:val="640"/>
      <w:marRight w:val="0"/>
      <w:marTop w:val="0"/>
      <w:marBottom w:val="0"/>
      <w:divBdr>
        <w:top w:val="none" w:sz="0" w:space="0" w:color="auto"/>
        <w:left w:val="none" w:sz="0" w:space="0" w:color="auto"/>
        <w:bottom w:val="none" w:sz="0" w:space="0" w:color="auto"/>
        <w:right w:val="none" w:sz="0" w:space="0" w:color="auto"/>
      </w:divBdr>
    </w:div>
    <w:div w:id="66265068">
      <w:marLeft w:val="640"/>
      <w:marRight w:val="0"/>
      <w:marTop w:val="0"/>
      <w:marBottom w:val="0"/>
      <w:divBdr>
        <w:top w:val="none" w:sz="0" w:space="0" w:color="auto"/>
        <w:left w:val="none" w:sz="0" w:space="0" w:color="auto"/>
        <w:bottom w:val="none" w:sz="0" w:space="0" w:color="auto"/>
        <w:right w:val="none" w:sz="0" w:space="0" w:color="auto"/>
      </w:divBdr>
    </w:div>
    <w:div w:id="66268807">
      <w:marLeft w:val="640"/>
      <w:marRight w:val="0"/>
      <w:marTop w:val="0"/>
      <w:marBottom w:val="0"/>
      <w:divBdr>
        <w:top w:val="none" w:sz="0" w:space="0" w:color="auto"/>
        <w:left w:val="none" w:sz="0" w:space="0" w:color="auto"/>
        <w:bottom w:val="none" w:sz="0" w:space="0" w:color="auto"/>
        <w:right w:val="none" w:sz="0" w:space="0" w:color="auto"/>
      </w:divBdr>
    </w:div>
    <w:div w:id="66345534">
      <w:marLeft w:val="640"/>
      <w:marRight w:val="0"/>
      <w:marTop w:val="0"/>
      <w:marBottom w:val="0"/>
      <w:divBdr>
        <w:top w:val="none" w:sz="0" w:space="0" w:color="auto"/>
        <w:left w:val="none" w:sz="0" w:space="0" w:color="auto"/>
        <w:bottom w:val="none" w:sz="0" w:space="0" w:color="auto"/>
        <w:right w:val="none" w:sz="0" w:space="0" w:color="auto"/>
      </w:divBdr>
    </w:div>
    <w:div w:id="66347355">
      <w:marLeft w:val="640"/>
      <w:marRight w:val="0"/>
      <w:marTop w:val="0"/>
      <w:marBottom w:val="0"/>
      <w:divBdr>
        <w:top w:val="none" w:sz="0" w:space="0" w:color="auto"/>
        <w:left w:val="none" w:sz="0" w:space="0" w:color="auto"/>
        <w:bottom w:val="none" w:sz="0" w:space="0" w:color="auto"/>
        <w:right w:val="none" w:sz="0" w:space="0" w:color="auto"/>
      </w:divBdr>
    </w:div>
    <w:div w:id="66458748">
      <w:marLeft w:val="640"/>
      <w:marRight w:val="0"/>
      <w:marTop w:val="0"/>
      <w:marBottom w:val="0"/>
      <w:divBdr>
        <w:top w:val="none" w:sz="0" w:space="0" w:color="auto"/>
        <w:left w:val="none" w:sz="0" w:space="0" w:color="auto"/>
        <w:bottom w:val="none" w:sz="0" w:space="0" w:color="auto"/>
        <w:right w:val="none" w:sz="0" w:space="0" w:color="auto"/>
      </w:divBdr>
    </w:div>
    <w:div w:id="66462568">
      <w:marLeft w:val="640"/>
      <w:marRight w:val="0"/>
      <w:marTop w:val="0"/>
      <w:marBottom w:val="0"/>
      <w:divBdr>
        <w:top w:val="none" w:sz="0" w:space="0" w:color="auto"/>
        <w:left w:val="none" w:sz="0" w:space="0" w:color="auto"/>
        <w:bottom w:val="none" w:sz="0" w:space="0" w:color="auto"/>
        <w:right w:val="none" w:sz="0" w:space="0" w:color="auto"/>
      </w:divBdr>
    </w:div>
    <w:div w:id="66534701">
      <w:marLeft w:val="640"/>
      <w:marRight w:val="0"/>
      <w:marTop w:val="0"/>
      <w:marBottom w:val="0"/>
      <w:divBdr>
        <w:top w:val="none" w:sz="0" w:space="0" w:color="auto"/>
        <w:left w:val="none" w:sz="0" w:space="0" w:color="auto"/>
        <w:bottom w:val="none" w:sz="0" w:space="0" w:color="auto"/>
        <w:right w:val="none" w:sz="0" w:space="0" w:color="auto"/>
      </w:divBdr>
    </w:div>
    <w:div w:id="66535140">
      <w:marLeft w:val="640"/>
      <w:marRight w:val="0"/>
      <w:marTop w:val="0"/>
      <w:marBottom w:val="0"/>
      <w:divBdr>
        <w:top w:val="none" w:sz="0" w:space="0" w:color="auto"/>
        <w:left w:val="none" w:sz="0" w:space="0" w:color="auto"/>
        <w:bottom w:val="none" w:sz="0" w:space="0" w:color="auto"/>
        <w:right w:val="none" w:sz="0" w:space="0" w:color="auto"/>
      </w:divBdr>
    </w:div>
    <w:div w:id="66535342">
      <w:marLeft w:val="640"/>
      <w:marRight w:val="0"/>
      <w:marTop w:val="0"/>
      <w:marBottom w:val="0"/>
      <w:divBdr>
        <w:top w:val="none" w:sz="0" w:space="0" w:color="auto"/>
        <w:left w:val="none" w:sz="0" w:space="0" w:color="auto"/>
        <w:bottom w:val="none" w:sz="0" w:space="0" w:color="auto"/>
        <w:right w:val="none" w:sz="0" w:space="0" w:color="auto"/>
      </w:divBdr>
    </w:div>
    <w:div w:id="66612097">
      <w:marLeft w:val="640"/>
      <w:marRight w:val="0"/>
      <w:marTop w:val="0"/>
      <w:marBottom w:val="0"/>
      <w:divBdr>
        <w:top w:val="none" w:sz="0" w:space="0" w:color="auto"/>
        <w:left w:val="none" w:sz="0" w:space="0" w:color="auto"/>
        <w:bottom w:val="none" w:sz="0" w:space="0" w:color="auto"/>
        <w:right w:val="none" w:sz="0" w:space="0" w:color="auto"/>
      </w:divBdr>
    </w:div>
    <w:div w:id="66659020">
      <w:marLeft w:val="640"/>
      <w:marRight w:val="0"/>
      <w:marTop w:val="0"/>
      <w:marBottom w:val="0"/>
      <w:divBdr>
        <w:top w:val="none" w:sz="0" w:space="0" w:color="auto"/>
        <w:left w:val="none" w:sz="0" w:space="0" w:color="auto"/>
        <w:bottom w:val="none" w:sz="0" w:space="0" w:color="auto"/>
        <w:right w:val="none" w:sz="0" w:space="0" w:color="auto"/>
      </w:divBdr>
    </w:div>
    <w:div w:id="66730686">
      <w:marLeft w:val="640"/>
      <w:marRight w:val="0"/>
      <w:marTop w:val="0"/>
      <w:marBottom w:val="0"/>
      <w:divBdr>
        <w:top w:val="none" w:sz="0" w:space="0" w:color="auto"/>
        <w:left w:val="none" w:sz="0" w:space="0" w:color="auto"/>
        <w:bottom w:val="none" w:sz="0" w:space="0" w:color="auto"/>
        <w:right w:val="none" w:sz="0" w:space="0" w:color="auto"/>
      </w:divBdr>
    </w:div>
    <w:div w:id="66732167">
      <w:marLeft w:val="640"/>
      <w:marRight w:val="0"/>
      <w:marTop w:val="0"/>
      <w:marBottom w:val="0"/>
      <w:divBdr>
        <w:top w:val="none" w:sz="0" w:space="0" w:color="auto"/>
        <w:left w:val="none" w:sz="0" w:space="0" w:color="auto"/>
        <w:bottom w:val="none" w:sz="0" w:space="0" w:color="auto"/>
        <w:right w:val="none" w:sz="0" w:space="0" w:color="auto"/>
      </w:divBdr>
    </w:div>
    <w:div w:id="66850711">
      <w:marLeft w:val="640"/>
      <w:marRight w:val="0"/>
      <w:marTop w:val="0"/>
      <w:marBottom w:val="0"/>
      <w:divBdr>
        <w:top w:val="none" w:sz="0" w:space="0" w:color="auto"/>
        <w:left w:val="none" w:sz="0" w:space="0" w:color="auto"/>
        <w:bottom w:val="none" w:sz="0" w:space="0" w:color="auto"/>
        <w:right w:val="none" w:sz="0" w:space="0" w:color="auto"/>
      </w:divBdr>
    </w:div>
    <w:div w:id="66921238">
      <w:marLeft w:val="640"/>
      <w:marRight w:val="0"/>
      <w:marTop w:val="0"/>
      <w:marBottom w:val="0"/>
      <w:divBdr>
        <w:top w:val="none" w:sz="0" w:space="0" w:color="auto"/>
        <w:left w:val="none" w:sz="0" w:space="0" w:color="auto"/>
        <w:bottom w:val="none" w:sz="0" w:space="0" w:color="auto"/>
        <w:right w:val="none" w:sz="0" w:space="0" w:color="auto"/>
      </w:divBdr>
    </w:div>
    <w:div w:id="67004360">
      <w:marLeft w:val="640"/>
      <w:marRight w:val="0"/>
      <w:marTop w:val="0"/>
      <w:marBottom w:val="0"/>
      <w:divBdr>
        <w:top w:val="none" w:sz="0" w:space="0" w:color="auto"/>
        <w:left w:val="none" w:sz="0" w:space="0" w:color="auto"/>
        <w:bottom w:val="none" w:sz="0" w:space="0" w:color="auto"/>
        <w:right w:val="none" w:sz="0" w:space="0" w:color="auto"/>
      </w:divBdr>
    </w:div>
    <w:div w:id="67071283">
      <w:marLeft w:val="640"/>
      <w:marRight w:val="0"/>
      <w:marTop w:val="0"/>
      <w:marBottom w:val="0"/>
      <w:divBdr>
        <w:top w:val="none" w:sz="0" w:space="0" w:color="auto"/>
        <w:left w:val="none" w:sz="0" w:space="0" w:color="auto"/>
        <w:bottom w:val="none" w:sz="0" w:space="0" w:color="auto"/>
        <w:right w:val="none" w:sz="0" w:space="0" w:color="auto"/>
      </w:divBdr>
    </w:div>
    <w:div w:id="67072032">
      <w:marLeft w:val="640"/>
      <w:marRight w:val="0"/>
      <w:marTop w:val="0"/>
      <w:marBottom w:val="0"/>
      <w:divBdr>
        <w:top w:val="none" w:sz="0" w:space="0" w:color="auto"/>
        <w:left w:val="none" w:sz="0" w:space="0" w:color="auto"/>
        <w:bottom w:val="none" w:sz="0" w:space="0" w:color="auto"/>
        <w:right w:val="none" w:sz="0" w:space="0" w:color="auto"/>
      </w:divBdr>
    </w:div>
    <w:div w:id="67074418">
      <w:marLeft w:val="640"/>
      <w:marRight w:val="0"/>
      <w:marTop w:val="0"/>
      <w:marBottom w:val="0"/>
      <w:divBdr>
        <w:top w:val="none" w:sz="0" w:space="0" w:color="auto"/>
        <w:left w:val="none" w:sz="0" w:space="0" w:color="auto"/>
        <w:bottom w:val="none" w:sz="0" w:space="0" w:color="auto"/>
        <w:right w:val="none" w:sz="0" w:space="0" w:color="auto"/>
      </w:divBdr>
    </w:div>
    <w:div w:id="67119588">
      <w:marLeft w:val="640"/>
      <w:marRight w:val="0"/>
      <w:marTop w:val="0"/>
      <w:marBottom w:val="0"/>
      <w:divBdr>
        <w:top w:val="none" w:sz="0" w:space="0" w:color="auto"/>
        <w:left w:val="none" w:sz="0" w:space="0" w:color="auto"/>
        <w:bottom w:val="none" w:sz="0" w:space="0" w:color="auto"/>
        <w:right w:val="none" w:sz="0" w:space="0" w:color="auto"/>
      </w:divBdr>
    </w:div>
    <w:div w:id="67383598">
      <w:marLeft w:val="640"/>
      <w:marRight w:val="0"/>
      <w:marTop w:val="0"/>
      <w:marBottom w:val="0"/>
      <w:divBdr>
        <w:top w:val="none" w:sz="0" w:space="0" w:color="auto"/>
        <w:left w:val="none" w:sz="0" w:space="0" w:color="auto"/>
        <w:bottom w:val="none" w:sz="0" w:space="0" w:color="auto"/>
        <w:right w:val="none" w:sz="0" w:space="0" w:color="auto"/>
      </w:divBdr>
    </w:div>
    <w:div w:id="67459953">
      <w:marLeft w:val="640"/>
      <w:marRight w:val="0"/>
      <w:marTop w:val="0"/>
      <w:marBottom w:val="0"/>
      <w:divBdr>
        <w:top w:val="none" w:sz="0" w:space="0" w:color="auto"/>
        <w:left w:val="none" w:sz="0" w:space="0" w:color="auto"/>
        <w:bottom w:val="none" w:sz="0" w:space="0" w:color="auto"/>
        <w:right w:val="none" w:sz="0" w:space="0" w:color="auto"/>
      </w:divBdr>
    </w:div>
    <w:div w:id="67505573">
      <w:marLeft w:val="640"/>
      <w:marRight w:val="0"/>
      <w:marTop w:val="0"/>
      <w:marBottom w:val="0"/>
      <w:divBdr>
        <w:top w:val="none" w:sz="0" w:space="0" w:color="auto"/>
        <w:left w:val="none" w:sz="0" w:space="0" w:color="auto"/>
        <w:bottom w:val="none" w:sz="0" w:space="0" w:color="auto"/>
        <w:right w:val="none" w:sz="0" w:space="0" w:color="auto"/>
      </w:divBdr>
    </w:div>
    <w:div w:id="67575561">
      <w:marLeft w:val="640"/>
      <w:marRight w:val="0"/>
      <w:marTop w:val="0"/>
      <w:marBottom w:val="0"/>
      <w:divBdr>
        <w:top w:val="none" w:sz="0" w:space="0" w:color="auto"/>
        <w:left w:val="none" w:sz="0" w:space="0" w:color="auto"/>
        <w:bottom w:val="none" w:sz="0" w:space="0" w:color="auto"/>
        <w:right w:val="none" w:sz="0" w:space="0" w:color="auto"/>
      </w:divBdr>
    </w:div>
    <w:div w:id="67578845">
      <w:marLeft w:val="640"/>
      <w:marRight w:val="0"/>
      <w:marTop w:val="0"/>
      <w:marBottom w:val="0"/>
      <w:divBdr>
        <w:top w:val="none" w:sz="0" w:space="0" w:color="auto"/>
        <w:left w:val="none" w:sz="0" w:space="0" w:color="auto"/>
        <w:bottom w:val="none" w:sz="0" w:space="0" w:color="auto"/>
        <w:right w:val="none" w:sz="0" w:space="0" w:color="auto"/>
      </w:divBdr>
    </w:div>
    <w:div w:id="67579821">
      <w:marLeft w:val="640"/>
      <w:marRight w:val="0"/>
      <w:marTop w:val="0"/>
      <w:marBottom w:val="0"/>
      <w:divBdr>
        <w:top w:val="none" w:sz="0" w:space="0" w:color="auto"/>
        <w:left w:val="none" w:sz="0" w:space="0" w:color="auto"/>
        <w:bottom w:val="none" w:sz="0" w:space="0" w:color="auto"/>
        <w:right w:val="none" w:sz="0" w:space="0" w:color="auto"/>
      </w:divBdr>
    </w:div>
    <w:div w:id="67580892">
      <w:marLeft w:val="640"/>
      <w:marRight w:val="0"/>
      <w:marTop w:val="0"/>
      <w:marBottom w:val="0"/>
      <w:divBdr>
        <w:top w:val="none" w:sz="0" w:space="0" w:color="auto"/>
        <w:left w:val="none" w:sz="0" w:space="0" w:color="auto"/>
        <w:bottom w:val="none" w:sz="0" w:space="0" w:color="auto"/>
        <w:right w:val="none" w:sz="0" w:space="0" w:color="auto"/>
      </w:divBdr>
    </w:div>
    <w:div w:id="67651119">
      <w:bodyDiv w:val="1"/>
      <w:marLeft w:val="0"/>
      <w:marRight w:val="0"/>
      <w:marTop w:val="0"/>
      <w:marBottom w:val="0"/>
      <w:divBdr>
        <w:top w:val="none" w:sz="0" w:space="0" w:color="auto"/>
        <w:left w:val="none" w:sz="0" w:space="0" w:color="auto"/>
        <w:bottom w:val="none" w:sz="0" w:space="0" w:color="auto"/>
        <w:right w:val="none" w:sz="0" w:space="0" w:color="auto"/>
      </w:divBdr>
      <w:divsChild>
        <w:div w:id="280271">
          <w:marLeft w:val="640"/>
          <w:marRight w:val="0"/>
          <w:marTop w:val="0"/>
          <w:marBottom w:val="0"/>
          <w:divBdr>
            <w:top w:val="none" w:sz="0" w:space="0" w:color="auto"/>
            <w:left w:val="none" w:sz="0" w:space="0" w:color="auto"/>
            <w:bottom w:val="none" w:sz="0" w:space="0" w:color="auto"/>
            <w:right w:val="none" w:sz="0" w:space="0" w:color="auto"/>
          </w:divBdr>
        </w:div>
        <w:div w:id="21515746">
          <w:marLeft w:val="640"/>
          <w:marRight w:val="0"/>
          <w:marTop w:val="0"/>
          <w:marBottom w:val="0"/>
          <w:divBdr>
            <w:top w:val="none" w:sz="0" w:space="0" w:color="auto"/>
            <w:left w:val="none" w:sz="0" w:space="0" w:color="auto"/>
            <w:bottom w:val="none" w:sz="0" w:space="0" w:color="auto"/>
            <w:right w:val="none" w:sz="0" w:space="0" w:color="auto"/>
          </w:divBdr>
        </w:div>
        <w:div w:id="29038174">
          <w:marLeft w:val="640"/>
          <w:marRight w:val="0"/>
          <w:marTop w:val="0"/>
          <w:marBottom w:val="0"/>
          <w:divBdr>
            <w:top w:val="none" w:sz="0" w:space="0" w:color="auto"/>
            <w:left w:val="none" w:sz="0" w:space="0" w:color="auto"/>
            <w:bottom w:val="none" w:sz="0" w:space="0" w:color="auto"/>
            <w:right w:val="none" w:sz="0" w:space="0" w:color="auto"/>
          </w:divBdr>
        </w:div>
        <w:div w:id="34811769">
          <w:marLeft w:val="640"/>
          <w:marRight w:val="0"/>
          <w:marTop w:val="0"/>
          <w:marBottom w:val="0"/>
          <w:divBdr>
            <w:top w:val="none" w:sz="0" w:space="0" w:color="auto"/>
            <w:left w:val="none" w:sz="0" w:space="0" w:color="auto"/>
            <w:bottom w:val="none" w:sz="0" w:space="0" w:color="auto"/>
            <w:right w:val="none" w:sz="0" w:space="0" w:color="auto"/>
          </w:divBdr>
        </w:div>
        <w:div w:id="115418914">
          <w:marLeft w:val="640"/>
          <w:marRight w:val="0"/>
          <w:marTop w:val="0"/>
          <w:marBottom w:val="0"/>
          <w:divBdr>
            <w:top w:val="none" w:sz="0" w:space="0" w:color="auto"/>
            <w:left w:val="none" w:sz="0" w:space="0" w:color="auto"/>
            <w:bottom w:val="none" w:sz="0" w:space="0" w:color="auto"/>
            <w:right w:val="none" w:sz="0" w:space="0" w:color="auto"/>
          </w:divBdr>
        </w:div>
        <w:div w:id="140731314">
          <w:marLeft w:val="640"/>
          <w:marRight w:val="0"/>
          <w:marTop w:val="0"/>
          <w:marBottom w:val="0"/>
          <w:divBdr>
            <w:top w:val="none" w:sz="0" w:space="0" w:color="auto"/>
            <w:left w:val="none" w:sz="0" w:space="0" w:color="auto"/>
            <w:bottom w:val="none" w:sz="0" w:space="0" w:color="auto"/>
            <w:right w:val="none" w:sz="0" w:space="0" w:color="auto"/>
          </w:divBdr>
        </w:div>
        <w:div w:id="164706799">
          <w:marLeft w:val="640"/>
          <w:marRight w:val="0"/>
          <w:marTop w:val="0"/>
          <w:marBottom w:val="0"/>
          <w:divBdr>
            <w:top w:val="none" w:sz="0" w:space="0" w:color="auto"/>
            <w:left w:val="none" w:sz="0" w:space="0" w:color="auto"/>
            <w:bottom w:val="none" w:sz="0" w:space="0" w:color="auto"/>
            <w:right w:val="none" w:sz="0" w:space="0" w:color="auto"/>
          </w:divBdr>
        </w:div>
        <w:div w:id="177282322">
          <w:marLeft w:val="640"/>
          <w:marRight w:val="0"/>
          <w:marTop w:val="0"/>
          <w:marBottom w:val="0"/>
          <w:divBdr>
            <w:top w:val="none" w:sz="0" w:space="0" w:color="auto"/>
            <w:left w:val="none" w:sz="0" w:space="0" w:color="auto"/>
            <w:bottom w:val="none" w:sz="0" w:space="0" w:color="auto"/>
            <w:right w:val="none" w:sz="0" w:space="0" w:color="auto"/>
          </w:divBdr>
        </w:div>
        <w:div w:id="197204099">
          <w:marLeft w:val="640"/>
          <w:marRight w:val="0"/>
          <w:marTop w:val="0"/>
          <w:marBottom w:val="0"/>
          <w:divBdr>
            <w:top w:val="none" w:sz="0" w:space="0" w:color="auto"/>
            <w:left w:val="none" w:sz="0" w:space="0" w:color="auto"/>
            <w:bottom w:val="none" w:sz="0" w:space="0" w:color="auto"/>
            <w:right w:val="none" w:sz="0" w:space="0" w:color="auto"/>
          </w:divBdr>
        </w:div>
        <w:div w:id="205682033">
          <w:marLeft w:val="640"/>
          <w:marRight w:val="0"/>
          <w:marTop w:val="0"/>
          <w:marBottom w:val="0"/>
          <w:divBdr>
            <w:top w:val="none" w:sz="0" w:space="0" w:color="auto"/>
            <w:left w:val="none" w:sz="0" w:space="0" w:color="auto"/>
            <w:bottom w:val="none" w:sz="0" w:space="0" w:color="auto"/>
            <w:right w:val="none" w:sz="0" w:space="0" w:color="auto"/>
          </w:divBdr>
        </w:div>
        <w:div w:id="209071354">
          <w:marLeft w:val="640"/>
          <w:marRight w:val="0"/>
          <w:marTop w:val="0"/>
          <w:marBottom w:val="0"/>
          <w:divBdr>
            <w:top w:val="none" w:sz="0" w:space="0" w:color="auto"/>
            <w:left w:val="none" w:sz="0" w:space="0" w:color="auto"/>
            <w:bottom w:val="none" w:sz="0" w:space="0" w:color="auto"/>
            <w:right w:val="none" w:sz="0" w:space="0" w:color="auto"/>
          </w:divBdr>
        </w:div>
        <w:div w:id="220019763">
          <w:marLeft w:val="640"/>
          <w:marRight w:val="0"/>
          <w:marTop w:val="0"/>
          <w:marBottom w:val="0"/>
          <w:divBdr>
            <w:top w:val="none" w:sz="0" w:space="0" w:color="auto"/>
            <w:left w:val="none" w:sz="0" w:space="0" w:color="auto"/>
            <w:bottom w:val="none" w:sz="0" w:space="0" w:color="auto"/>
            <w:right w:val="none" w:sz="0" w:space="0" w:color="auto"/>
          </w:divBdr>
        </w:div>
        <w:div w:id="283392531">
          <w:marLeft w:val="640"/>
          <w:marRight w:val="0"/>
          <w:marTop w:val="0"/>
          <w:marBottom w:val="0"/>
          <w:divBdr>
            <w:top w:val="none" w:sz="0" w:space="0" w:color="auto"/>
            <w:left w:val="none" w:sz="0" w:space="0" w:color="auto"/>
            <w:bottom w:val="none" w:sz="0" w:space="0" w:color="auto"/>
            <w:right w:val="none" w:sz="0" w:space="0" w:color="auto"/>
          </w:divBdr>
        </w:div>
        <w:div w:id="316148365">
          <w:marLeft w:val="640"/>
          <w:marRight w:val="0"/>
          <w:marTop w:val="0"/>
          <w:marBottom w:val="0"/>
          <w:divBdr>
            <w:top w:val="none" w:sz="0" w:space="0" w:color="auto"/>
            <w:left w:val="none" w:sz="0" w:space="0" w:color="auto"/>
            <w:bottom w:val="none" w:sz="0" w:space="0" w:color="auto"/>
            <w:right w:val="none" w:sz="0" w:space="0" w:color="auto"/>
          </w:divBdr>
        </w:div>
        <w:div w:id="338311281">
          <w:marLeft w:val="640"/>
          <w:marRight w:val="0"/>
          <w:marTop w:val="0"/>
          <w:marBottom w:val="0"/>
          <w:divBdr>
            <w:top w:val="none" w:sz="0" w:space="0" w:color="auto"/>
            <w:left w:val="none" w:sz="0" w:space="0" w:color="auto"/>
            <w:bottom w:val="none" w:sz="0" w:space="0" w:color="auto"/>
            <w:right w:val="none" w:sz="0" w:space="0" w:color="auto"/>
          </w:divBdr>
        </w:div>
        <w:div w:id="346521446">
          <w:marLeft w:val="640"/>
          <w:marRight w:val="0"/>
          <w:marTop w:val="0"/>
          <w:marBottom w:val="0"/>
          <w:divBdr>
            <w:top w:val="none" w:sz="0" w:space="0" w:color="auto"/>
            <w:left w:val="none" w:sz="0" w:space="0" w:color="auto"/>
            <w:bottom w:val="none" w:sz="0" w:space="0" w:color="auto"/>
            <w:right w:val="none" w:sz="0" w:space="0" w:color="auto"/>
          </w:divBdr>
        </w:div>
        <w:div w:id="373697125">
          <w:marLeft w:val="640"/>
          <w:marRight w:val="0"/>
          <w:marTop w:val="0"/>
          <w:marBottom w:val="0"/>
          <w:divBdr>
            <w:top w:val="none" w:sz="0" w:space="0" w:color="auto"/>
            <w:left w:val="none" w:sz="0" w:space="0" w:color="auto"/>
            <w:bottom w:val="none" w:sz="0" w:space="0" w:color="auto"/>
            <w:right w:val="none" w:sz="0" w:space="0" w:color="auto"/>
          </w:divBdr>
        </w:div>
        <w:div w:id="408769456">
          <w:marLeft w:val="640"/>
          <w:marRight w:val="0"/>
          <w:marTop w:val="0"/>
          <w:marBottom w:val="0"/>
          <w:divBdr>
            <w:top w:val="none" w:sz="0" w:space="0" w:color="auto"/>
            <w:left w:val="none" w:sz="0" w:space="0" w:color="auto"/>
            <w:bottom w:val="none" w:sz="0" w:space="0" w:color="auto"/>
            <w:right w:val="none" w:sz="0" w:space="0" w:color="auto"/>
          </w:divBdr>
        </w:div>
        <w:div w:id="415715287">
          <w:marLeft w:val="640"/>
          <w:marRight w:val="0"/>
          <w:marTop w:val="0"/>
          <w:marBottom w:val="0"/>
          <w:divBdr>
            <w:top w:val="none" w:sz="0" w:space="0" w:color="auto"/>
            <w:left w:val="none" w:sz="0" w:space="0" w:color="auto"/>
            <w:bottom w:val="none" w:sz="0" w:space="0" w:color="auto"/>
            <w:right w:val="none" w:sz="0" w:space="0" w:color="auto"/>
          </w:divBdr>
        </w:div>
        <w:div w:id="454569910">
          <w:marLeft w:val="640"/>
          <w:marRight w:val="0"/>
          <w:marTop w:val="0"/>
          <w:marBottom w:val="0"/>
          <w:divBdr>
            <w:top w:val="none" w:sz="0" w:space="0" w:color="auto"/>
            <w:left w:val="none" w:sz="0" w:space="0" w:color="auto"/>
            <w:bottom w:val="none" w:sz="0" w:space="0" w:color="auto"/>
            <w:right w:val="none" w:sz="0" w:space="0" w:color="auto"/>
          </w:divBdr>
        </w:div>
        <w:div w:id="469831568">
          <w:marLeft w:val="640"/>
          <w:marRight w:val="0"/>
          <w:marTop w:val="0"/>
          <w:marBottom w:val="0"/>
          <w:divBdr>
            <w:top w:val="none" w:sz="0" w:space="0" w:color="auto"/>
            <w:left w:val="none" w:sz="0" w:space="0" w:color="auto"/>
            <w:bottom w:val="none" w:sz="0" w:space="0" w:color="auto"/>
            <w:right w:val="none" w:sz="0" w:space="0" w:color="auto"/>
          </w:divBdr>
        </w:div>
        <w:div w:id="496847698">
          <w:marLeft w:val="640"/>
          <w:marRight w:val="0"/>
          <w:marTop w:val="0"/>
          <w:marBottom w:val="0"/>
          <w:divBdr>
            <w:top w:val="none" w:sz="0" w:space="0" w:color="auto"/>
            <w:left w:val="none" w:sz="0" w:space="0" w:color="auto"/>
            <w:bottom w:val="none" w:sz="0" w:space="0" w:color="auto"/>
            <w:right w:val="none" w:sz="0" w:space="0" w:color="auto"/>
          </w:divBdr>
        </w:div>
        <w:div w:id="499546235">
          <w:marLeft w:val="640"/>
          <w:marRight w:val="0"/>
          <w:marTop w:val="0"/>
          <w:marBottom w:val="0"/>
          <w:divBdr>
            <w:top w:val="none" w:sz="0" w:space="0" w:color="auto"/>
            <w:left w:val="none" w:sz="0" w:space="0" w:color="auto"/>
            <w:bottom w:val="none" w:sz="0" w:space="0" w:color="auto"/>
            <w:right w:val="none" w:sz="0" w:space="0" w:color="auto"/>
          </w:divBdr>
        </w:div>
        <w:div w:id="578684310">
          <w:marLeft w:val="640"/>
          <w:marRight w:val="0"/>
          <w:marTop w:val="0"/>
          <w:marBottom w:val="0"/>
          <w:divBdr>
            <w:top w:val="none" w:sz="0" w:space="0" w:color="auto"/>
            <w:left w:val="none" w:sz="0" w:space="0" w:color="auto"/>
            <w:bottom w:val="none" w:sz="0" w:space="0" w:color="auto"/>
            <w:right w:val="none" w:sz="0" w:space="0" w:color="auto"/>
          </w:divBdr>
        </w:div>
        <w:div w:id="631987005">
          <w:marLeft w:val="640"/>
          <w:marRight w:val="0"/>
          <w:marTop w:val="0"/>
          <w:marBottom w:val="0"/>
          <w:divBdr>
            <w:top w:val="none" w:sz="0" w:space="0" w:color="auto"/>
            <w:left w:val="none" w:sz="0" w:space="0" w:color="auto"/>
            <w:bottom w:val="none" w:sz="0" w:space="0" w:color="auto"/>
            <w:right w:val="none" w:sz="0" w:space="0" w:color="auto"/>
          </w:divBdr>
        </w:div>
        <w:div w:id="700127834">
          <w:marLeft w:val="640"/>
          <w:marRight w:val="0"/>
          <w:marTop w:val="0"/>
          <w:marBottom w:val="0"/>
          <w:divBdr>
            <w:top w:val="none" w:sz="0" w:space="0" w:color="auto"/>
            <w:left w:val="none" w:sz="0" w:space="0" w:color="auto"/>
            <w:bottom w:val="none" w:sz="0" w:space="0" w:color="auto"/>
            <w:right w:val="none" w:sz="0" w:space="0" w:color="auto"/>
          </w:divBdr>
        </w:div>
        <w:div w:id="703361267">
          <w:marLeft w:val="640"/>
          <w:marRight w:val="0"/>
          <w:marTop w:val="0"/>
          <w:marBottom w:val="0"/>
          <w:divBdr>
            <w:top w:val="none" w:sz="0" w:space="0" w:color="auto"/>
            <w:left w:val="none" w:sz="0" w:space="0" w:color="auto"/>
            <w:bottom w:val="none" w:sz="0" w:space="0" w:color="auto"/>
            <w:right w:val="none" w:sz="0" w:space="0" w:color="auto"/>
          </w:divBdr>
        </w:div>
        <w:div w:id="737553024">
          <w:marLeft w:val="640"/>
          <w:marRight w:val="0"/>
          <w:marTop w:val="0"/>
          <w:marBottom w:val="0"/>
          <w:divBdr>
            <w:top w:val="none" w:sz="0" w:space="0" w:color="auto"/>
            <w:left w:val="none" w:sz="0" w:space="0" w:color="auto"/>
            <w:bottom w:val="none" w:sz="0" w:space="0" w:color="auto"/>
            <w:right w:val="none" w:sz="0" w:space="0" w:color="auto"/>
          </w:divBdr>
        </w:div>
        <w:div w:id="745802182">
          <w:marLeft w:val="640"/>
          <w:marRight w:val="0"/>
          <w:marTop w:val="0"/>
          <w:marBottom w:val="0"/>
          <w:divBdr>
            <w:top w:val="none" w:sz="0" w:space="0" w:color="auto"/>
            <w:left w:val="none" w:sz="0" w:space="0" w:color="auto"/>
            <w:bottom w:val="none" w:sz="0" w:space="0" w:color="auto"/>
            <w:right w:val="none" w:sz="0" w:space="0" w:color="auto"/>
          </w:divBdr>
        </w:div>
        <w:div w:id="961153163">
          <w:marLeft w:val="640"/>
          <w:marRight w:val="0"/>
          <w:marTop w:val="0"/>
          <w:marBottom w:val="0"/>
          <w:divBdr>
            <w:top w:val="none" w:sz="0" w:space="0" w:color="auto"/>
            <w:left w:val="none" w:sz="0" w:space="0" w:color="auto"/>
            <w:bottom w:val="none" w:sz="0" w:space="0" w:color="auto"/>
            <w:right w:val="none" w:sz="0" w:space="0" w:color="auto"/>
          </w:divBdr>
        </w:div>
        <w:div w:id="1090278736">
          <w:marLeft w:val="640"/>
          <w:marRight w:val="0"/>
          <w:marTop w:val="0"/>
          <w:marBottom w:val="0"/>
          <w:divBdr>
            <w:top w:val="none" w:sz="0" w:space="0" w:color="auto"/>
            <w:left w:val="none" w:sz="0" w:space="0" w:color="auto"/>
            <w:bottom w:val="none" w:sz="0" w:space="0" w:color="auto"/>
            <w:right w:val="none" w:sz="0" w:space="0" w:color="auto"/>
          </w:divBdr>
        </w:div>
        <w:div w:id="1092093003">
          <w:marLeft w:val="640"/>
          <w:marRight w:val="0"/>
          <w:marTop w:val="0"/>
          <w:marBottom w:val="0"/>
          <w:divBdr>
            <w:top w:val="none" w:sz="0" w:space="0" w:color="auto"/>
            <w:left w:val="none" w:sz="0" w:space="0" w:color="auto"/>
            <w:bottom w:val="none" w:sz="0" w:space="0" w:color="auto"/>
            <w:right w:val="none" w:sz="0" w:space="0" w:color="auto"/>
          </w:divBdr>
        </w:div>
        <w:div w:id="1104377426">
          <w:marLeft w:val="640"/>
          <w:marRight w:val="0"/>
          <w:marTop w:val="0"/>
          <w:marBottom w:val="0"/>
          <w:divBdr>
            <w:top w:val="none" w:sz="0" w:space="0" w:color="auto"/>
            <w:left w:val="none" w:sz="0" w:space="0" w:color="auto"/>
            <w:bottom w:val="none" w:sz="0" w:space="0" w:color="auto"/>
            <w:right w:val="none" w:sz="0" w:space="0" w:color="auto"/>
          </w:divBdr>
        </w:div>
        <w:div w:id="1142389532">
          <w:marLeft w:val="640"/>
          <w:marRight w:val="0"/>
          <w:marTop w:val="0"/>
          <w:marBottom w:val="0"/>
          <w:divBdr>
            <w:top w:val="none" w:sz="0" w:space="0" w:color="auto"/>
            <w:left w:val="none" w:sz="0" w:space="0" w:color="auto"/>
            <w:bottom w:val="none" w:sz="0" w:space="0" w:color="auto"/>
            <w:right w:val="none" w:sz="0" w:space="0" w:color="auto"/>
          </w:divBdr>
        </w:div>
        <w:div w:id="1190141197">
          <w:marLeft w:val="640"/>
          <w:marRight w:val="0"/>
          <w:marTop w:val="0"/>
          <w:marBottom w:val="0"/>
          <w:divBdr>
            <w:top w:val="none" w:sz="0" w:space="0" w:color="auto"/>
            <w:left w:val="none" w:sz="0" w:space="0" w:color="auto"/>
            <w:bottom w:val="none" w:sz="0" w:space="0" w:color="auto"/>
            <w:right w:val="none" w:sz="0" w:space="0" w:color="auto"/>
          </w:divBdr>
        </w:div>
        <w:div w:id="1204172872">
          <w:marLeft w:val="640"/>
          <w:marRight w:val="0"/>
          <w:marTop w:val="0"/>
          <w:marBottom w:val="0"/>
          <w:divBdr>
            <w:top w:val="none" w:sz="0" w:space="0" w:color="auto"/>
            <w:left w:val="none" w:sz="0" w:space="0" w:color="auto"/>
            <w:bottom w:val="none" w:sz="0" w:space="0" w:color="auto"/>
            <w:right w:val="none" w:sz="0" w:space="0" w:color="auto"/>
          </w:divBdr>
        </w:div>
        <w:div w:id="1211503514">
          <w:marLeft w:val="640"/>
          <w:marRight w:val="0"/>
          <w:marTop w:val="0"/>
          <w:marBottom w:val="0"/>
          <w:divBdr>
            <w:top w:val="none" w:sz="0" w:space="0" w:color="auto"/>
            <w:left w:val="none" w:sz="0" w:space="0" w:color="auto"/>
            <w:bottom w:val="none" w:sz="0" w:space="0" w:color="auto"/>
            <w:right w:val="none" w:sz="0" w:space="0" w:color="auto"/>
          </w:divBdr>
        </w:div>
        <w:div w:id="1248005974">
          <w:marLeft w:val="640"/>
          <w:marRight w:val="0"/>
          <w:marTop w:val="0"/>
          <w:marBottom w:val="0"/>
          <w:divBdr>
            <w:top w:val="none" w:sz="0" w:space="0" w:color="auto"/>
            <w:left w:val="none" w:sz="0" w:space="0" w:color="auto"/>
            <w:bottom w:val="none" w:sz="0" w:space="0" w:color="auto"/>
            <w:right w:val="none" w:sz="0" w:space="0" w:color="auto"/>
          </w:divBdr>
        </w:div>
        <w:div w:id="1277297593">
          <w:marLeft w:val="640"/>
          <w:marRight w:val="0"/>
          <w:marTop w:val="0"/>
          <w:marBottom w:val="0"/>
          <w:divBdr>
            <w:top w:val="none" w:sz="0" w:space="0" w:color="auto"/>
            <w:left w:val="none" w:sz="0" w:space="0" w:color="auto"/>
            <w:bottom w:val="none" w:sz="0" w:space="0" w:color="auto"/>
            <w:right w:val="none" w:sz="0" w:space="0" w:color="auto"/>
          </w:divBdr>
        </w:div>
        <w:div w:id="1306280892">
          <w:marLeft w:val="640"/>
          <w:marRight w:val="0"/>
          <w:marTop w:val="0"/>
          <w:marBottom w:val="0"/>
          <w:divBdr>
            <w:top w:val="none" w:sz="0" w:space="0" w:color="auto"/>
            <w:left w:val="none" w:sz="0" w:space="0" w:color="auto"/>
            <w:bottom w:val="none" w:sz="0" w:space="0" w:color="auto"/>
            <w:right w:val="none" w:sz="0" w:space="0" w:color="auto"/>
          </w:divBdr>
        </w:div>
        <w:div w:id="1333799205">
          <w:marLeft w:val="640"/>
          <w:marRight w:val="0"/>
          <w:marTop w:val="0"/>
          <w:marBottom w:val="0"/>
          <w:divBdr>
            <w:top w:val="none" w:sz="0" w:space="0" w:color="auto"/>
            <w:left w:val="none" w:sz="0" w:space="0" w:color="auto"/>
            <w:bottom w:val="none" w:sz="0" w:space="0" w:color="auto"/>
            <w:right w:val="none" w:sz="0" w:space="0" w:color="auto"/>
          </w:divBdr>
        </w:div>
        <w:div w:id="1427579386">
          <w:marLeft w:val="640"/>
          <w:marRight w:val="0"/>
          <w:marTop w:val="0"/>
          <w:marBottom w:val="0"/>
          <w:divBdr>
            <w:top w:val="none" w:sz="0" w:space="0" w:color="auto"/>
            <w:left w:val="none" w:sz="0" w:space="0" w:color="auto"/>
            <w:bottom w:val="none" w:sz="0" w:space="0" w:color="auto"/>
            <w:right w:val="none" w:sz="0" w:space="0" w:color="auto"/>
          </w:divBdr>
        </w:div>
        <w:div w:id="1430126736">
          <w:marLeft w:val="640"/>
          <w:marRight w:val="0"/>
          <w:marTop w:val="0"/>
          <w:marBottom w:val="0"/>
          <w:divBdr>
            <w:top w:val="none" w:sz="0" w:space="0" w:color="auto"/>
            <w:left w:val="none" w:sz="0" w:space="0" w:color="auto"/>
            <w:bottom w:val="none" w:sz="0" w:space="0" w:color="auto"/>
            <w:right w:val="none" w:sz="0" w:space="0" w:color="auto"/>
          </w:divBdr>
        </w:div>
        <w:div w:id="1466848219">
          <w:marLeft w:val="640"/>
          <w:marRight w:val="0"/>
          <w:marTop w:val="0"/>
          <w:marBottom w:val="0"/>
          <w:divBdr>
            <w:top w:val="none" w:sz="0" w:space="0" w:color="auto"/>
            <w:left w:val="none" w:sz="0" w:space="0" w:color="auto"/>
            <w:bottom w:val="none" w:sz="0" w:space="0" w:color="auto"/>
            <w:right w:val="none" w:sz="0" w:space="0" w:color="auto"/>
          </w:divBdr>
        </w:div>
        <w:div w:id="1526094237">
          <w:marLeft w:val="640"/>
          <w:marRight w:val="0"/>
          <w:marTop w:val="0"/>
          <w:marBottom w:val="0"/>
          <w:divBdr>
            <w:top w:val="none" w:sz="0" w:space="0" w:color="auto"/>
            <w:left w:val="none" w:sz="0" w:space="0" w:color="auto"/>
            <w:bottom w:val="none" w:sz="0" w:space="0" w:color="auto"/>
            <w:right w:val="none" w:sz="0" w:space="0" w:color="auto"/>
          </w:divBdr>
        </w:div>
        <w:div w:id="1528523361">
          <w:marLeft w:val="640"/>
          <w:marRight w:val="0"/>
          <w:marTop w:val="0"/>
          <w:marBottom w:val="0"/>
          <w:divBdr>
            <w:top w:val="none" w:sz="0" w:space="0" w:color="auto"/>
            <w:left w:val="none" w:sz="0" w:space="0" w:color="auto"/>
            <w:bottom w:val="none" w:sz="0" w:space="0" w:color="auto"/>
            <w:right w:val="none" w:sz="0" w:space="0" w:color="auto"/>
          </w:divBdr>
        </w:div>
        <w:div w:id="1531450139">
          <w:marLeft w:val="640"/>
          <w:marRight w:val="0"/>
          <w:marTop w:val="0"/>
          <w:marBottom w:val="0"/>
          <w:divBdr>
            <w:top w:val="none" w:sz="0" w:space="0" w:color="auto"/>
            <w:left w:val="none" w:sz="0" w:space="0" w:color="auto"/>
            <w:bottom w:val="none" w:sz="0" w:space="0" w:color="auto"/>
            <w:right w:val="none" w:sz="0" w:space="0" w:color="auto"/>
          </w:divBdr>
        </w:div>
        <w:div w:id="1580019096">
          <w:marLeft w:val="640"/>
          <w:marRight w:val="0"/>
          <w:marTop w:val="0"/>
          <w:marBottom w:val="0"/>
          <w:divBdr>
            <w:top w:val="none" w:sz="0" w:space="0" w:color="auto"/>
            <w:left w:val="none" w:sz="0" w:space="0" w:color="auto"/>
            <w:bottom w:val="none" w:sz="0" w:space="0" w:color="auto"/>
            <w:right w:val="none" w:sz="0" w:space="0" w:color="auto"/>
          </w:divBdr>
        </w:div>
        <w:div w:id="1605459034">
          <w:marLeft w:val="640"/>
          <w:marRight w:val="0"/>
          <w:marTop w:val="0"/>
          <w:marBottom w:val="0"/>
          <w:divBdr>
            <w:top w:val="none" w:sz="0" w:space="0" w:color="auto"/>
            <w:left w:val="none" w:sz="0" w:space="0" w:color="auto"/>
            <w:bottom w:val="none" w:sz="0" w:space="0" w:color="auto"/>
            <w:right w:val="none" w:sz="0" w:space="0" w:color="auto"/>
          </w:divBdr>
        </w:div>
        <w:div w:id="1653631987">
          <w:marLeft w:val="640"/>
          <w:marRight w:val="0"/>
          <w:marTop w:val="0"/>
          <w:marBottom w:val="0"/>
          <w:divBdr>
            <w:top w:val="none" w:sz="0" w:space="0" w:color="auto"/>
            <w:left w:val="none" w:sz="0" w:space="0" w:color="auto"/>
            <w:bottom w:val="none" w:sz="0" w:space="0" w:color="auto"/>
            <w:right w:val="none" w:sz="0" w:space="0" w:color="auto"/>
          </w:divBdr>
        </w:div>
        <w:div w:id="1669215409">
          <w:marLeft w:val="640"/>
          <w:marRight w:val="0"/>
          <w:marTop w:val="0"/>
          <w:marBottom w:val="0"/>
          <w:divBdr>
            <w:top w:val="none" w:sz="0" w:space="0" w:color="auto"/>
            <w:left w:val="none" w:sz="0" w:space="0" w:color="auto"/>
            <w:bottom w:val="none" w:sz="0" w:space="0" w:color="auto"/>
            <w:right w:val="none" w:sz="0" w:space="0" w:color="auto"/>
          </w:divBdr>
        </w:div>
        <w:div w:id="1670519120">
          <w:marLeft w:val="640"/>
          <w:marRight w:val="0"/>
          <w:marTop w:val="0"/>
          <w:marBottom w:val="0"/>
          <w:divBdr>
            <w:top w:val="none" w:sz="0" w:space="0" w:color="auto"/>
            <w:left w:val="none" w:sz="0" w:space="0" w:color="auto"/>
            <w:bottom w:val="none" w:sz="0" w:space="0" w:color="auto"/>
            <w:right w:val="none" w:sz="0" w:space="0" w:color="auto"/>
          </w:divBdr>
        </w:div>
        <w:div w:id="1746877856">
          <w:marLeft w:val="640"/>
          <w:marRight w:val="0"/>
          <w:marTop w:val="0"/>
          <w:marBottom w:val="0"/>
          <w:divBdr>
            <w:top w:val="none" w:sz="0" w:space="0" w:color="auto"/>
            <w:left w:val="none" w:sz="0" w:space="0" w:color="auto"/>
            <w:bottom w:val="none" w:sz="0" w:space="0" w:color="auto"/>
            <w:right w:val="none" w:sz="0" w:space="0" w:color="auto"/>
          </w:divBdr>
        </w:div>
      </w:divsChild>
    </w:div>
    <w:div w:id="67778015">
      <w:marLeft w:val="640"/>
      <w:marRight w:val="0"/>
      <w:marTop w:val="0"/>
      <w:marBottom w:val="0"/>
      <w:divBdr>
        <w:top w:val="none" w:sz="0" w:space="0" w:color="auto"/>
        <w:left w:val="none" w:sz="0" w:space="0" w:color="auto"/>
        <w:bottom w:val="none" w:sz="0" w:space="0" w:color="auto"/>
        <w:right w:val="none" w:sz="0" w:space="0" w:color="auto"/>
      </w:divBdr>
    </w:div>
    <w:div w:id="67968693">
      <w:marLeft w:val="640"/>
      <w:marRight w:val="0"/>
      <w:marTop w:val="0"/>
      <w:marBottom w:val="0"/>
      <w:divBdr>
        <w:top w:val="none" w:sz="0" w:space="0" w:color="auto"/>
        <w:left w:val="none" w:sz="0" w:space="0" w:color="auto"/>
        <w:bottom w:val="none" w:sz="0" w:space="0" w:color="auto"/>
        <w:right w:val="none" w:sz="0" w:space="0" w:color="auto"/>
      </w:divBdr>
    </w:div>
    <w:div w:id="68037825">
      <w:marLeft w:val="640"/>
      <w:marRight w:val="0"/>
      <w:marTop w:val="0"/>
      <w:marBottom w:val="0"/>
      <w:divBdr>
        <w:top w:val="none" w:sz="0" w:space="0" w:color="auto"/>
        <w:left w:val="none" w:sz="0" w:space="0" w:color="auto"/>
        <w:bottom w:val="none" w:sz="0" w:space="0" w:color="auto"/>
        <w:right w:val="none" w:sz="0" w:space="0" w:color="auto"/>
      </w:divBdr>
    </w:div>
    <w:div w:id="68044783">
      <w:marLeft w:val="640"/>
      <w:marRight w:val="0"/>
      <w:marTop w:val="0"/>
      <w:marBottom w:val="0"/>
      <w:divBdr>
        <w:top w:val="none" w:sz="0" w:space="0" w:color="auto"/>
        <w:left w:val="none" w:sz="0" w:space="0" w:color="auto"/>
        <w:bottom w:val="none" w:sz="0" w:space="0" w:color="auto"/>
        <w:right w:val="none" w:sz="0" w:space="0" w:color="auto"/>
      </w:divBdr>
    </w:div>
    <w:div w:id="68115639">
      <w:marLeft w:val="640"/>
      <w:marRight w:val="0"/>
      <w:marTop w:val="0"/>
      <w:marBottom w:val="0"/>
      <w:divBdr>
        <w:top w:val="none" w:sz="0" w:space="0" w:color="auto"/>
        <w:left w:val="none" w:sz="0" w:space="0" w:color="auto"/>
        <w:bottom w:val="none" w:sz="0" w:space="0" w:color="auto"/>
        <w:right w:val="none" w:sz="0" w:space="0" w:color="auto"/>
      </w:divBdr>
    </w:div>
    <w:div w:id="68240057">
      <w:marLeft w:val="640"/>
      <w:marRight w:val="0"/>
      <w:marTop w:val="0"/>
      <w:marBottom w:val="0"/>
      <w:divBdr>
        <w:top w:val="none" w:sz="0" w:space="0" w:color="auto"/>
        <w:left w:val="none" w:sz="0" w:space="0" w:color="auto"/>
        <w:bottom w:val="none" w:sz="0" w:space="0" w:color="auto"/>
        <w:right w:val="none" w:sz="0" w:space="0" w:color="auto"/>
      </w:divBdr>
    </w:div>
    <w:div w:id="68357932">
      <w:marLeft w:val="640"/>
      <w:marRight w:val="0"/>
      <w:marTop w:val="0"/>
      <w:marBottom w:val="0"/>
      <w:divBdr>
        <w:top w:val="none" w:sz="0" w:space="0" w:color="auto"/>
        <w:left w:val="none" w:sz="0" w:space="0" w:color="auto"/>
        <w:bottom w:val="none" w:sz="0" w:space="0" w:color="auto"/>
        <w:right w:val="none" w:sz="0" w:space="0" w:color="auto"/>
      </w:divBdr>
    </w:div>
    <w:div w:id="68430502">
      <w:marLeft w:val="640"/>
      <w:marRight w:val="0"/>
      <w:marTop w:val="0"/>
      <w:marBottom w:val="0"/>
      <w:divBdr>
        <w:top w:val="none" w:sz="0" w:space="0" w:color="auto"/>
        <w:left w:val="none" w:sz="0" w:space="0" w:color="auto"/>
        <w:bottom w:val="none" w:sz="0" w:space="0" w:color="auto"/>
        <w:right w:val="none" w:sz="0" w:space="0" w:color="auto"/>
      </w:divBdr>
    </w:div>
    <w:div w:id="68503814">
      <w:marLeft w:val="640"/>
      <w:marRight w:val="0"/>
      <w:marTop w:val="0"/>
      <w:marBottom w:val="0"/>
      <w:divBdr>
        <w:top w:val="none" w:sz="0" w:space="0" w:color="auto"/>
        <w:left w:val="none" w:sz="0" w:space="0" w:color="auto"/>
        <w:bottom w:val="none" w:sz="0" w:space="0" w:color="auto"/>
        <w:right w:val="none" w:sz="0" w:space="0" w:color="auto"/>
      </w:divBdr>
    </w:div>
    <w:div w:id="68575376">
      <w:marLeft w:val="640"/>
      <w:marRight w:val="0"/>
      <w:marTop w:val="0"/>
      <w:marBottom w:val="0"/>
      <w:divBdr>
        <w:top w:val="none" w:sz="0" w:space="0" w:color="auto"/>
        <w:left w:val="none" w:sz="0" w:space="0" w:color="auto"/>
        <w:bottom w:val="none" w:sz="0" w:space="0" w:color="auto"/>
        <w:right w:val="none" w:sz="0" w:space="0" w:color="auto"/>
      </w:divBdr>
    </w:div>
    <w:div w:id="68579061">
      <w:bodyDiv w:val="1"/>
      <w:marLeft w:val="0"/>
      <w:marRight w:val="0"/>
      <w:marTop w:val="0"/>
      <w:marBottom w:val="0"/>
      <w:divBdr>
        <w:top w:val="none" w:sz="0" w:space="0" w:color="auto"/>
        <w:left w:val="none" w:sz="0" w:space="0" w:color="auto"/>
        <w:bottom w:val="none" w:sz="0" w:space="0" w:color="auto"/>
        <w:right w:val="none" w:sz="0" w:space="0" w:color="auto"/>
      </w:divBdr>
    </w:div>
    <w:div w:id="68623158">
      <w:marLeft w:val="640"/>
      <w:marRight w:val="0"/>
      <w:marTop w:val="0"/>
      <w:marBottom w:val="0"/>
      <w:divBdr>
        <w:top w:val="none" w:sz="0" w:space="0" w:color="auto"/>
        <w:left w:val="none" w:sz="0" w:space="0" w:color="auto"/>
        <w:bottom w:val="none" w:sz="0" w:space="0" w:color="auto"/>
        <w:right w:val="none" w:sz="0" w:space="0" w:color="auto"/>
      </w:divBdr>
    </w:div>
    <w:div w:id="68768100">
      <w:marLeft w:val="640"/>
      <w:marRight w:val="0"/>
      <w:marTop w:val="0"/>
      <w:marBottom w:val="0"/>
      <w:divBdr>
        <w:top w:val="none" w:sz="0" w:space="0" w:color="auto"/>
        <w:left w:val="none" w:sz="0" w:space="0" w:color="auto"/>
        <w:bottom w:val="none" w:sz="0" w:space="0" w:color="auto"/>
        <w:right w:val="none" w:sz="0" w:space="0" w:color="auto"/>
      </w:divBdr>
    </w:div>
    <w:div w:id="68770416">
      <w:marLeft w:val="640"/>
      <w:marRight w:val="0"/>
      <w:marTop w:val="0"/>
      <w:marBottom w:val="0"/>
      <w:divBdr>
        <w:top w:val="none" w:sz="0" w:space="0" w:color="auto"/>
        <w:left w:val="none" w:sz="0" w:space="0" w:color="auto"/>
        <w:bottom w:val="none" w:sz="0" w:space="0" w:color="auto"/>
        <w:right w:val="none" w:sz="0" w:space="0" w:color="auto"/>
      </w:divBdr>
    </w:div>
    <w:div w:id="68889566">
      <w:marLeft w:val="640"/>
      <w:marRight w:val="0"/>
      <w:marTop w:val="0"/>
      <w:marBottom w:val="0"/>
      <w:divBdr>
        <w:top w:val="none" w:sz="0" w:space="0" w:color="auto"/>
        <w:left w:val="none" w:sz="0" w:space="0" w:color="auto"/>
        <w:bottom w:val="none" w:sz="0" w:space="0" w:color="auto"/>
        <w:right w:val="none" w:sz="0" w:space="0" w:color="auto"/>
      </w:divBdr>
    </w:div>
    <w:div w:id="68891604">
      <w:marLeft w:val="640"/>
      <w:marRight w:val="0"/>
      <w:marTop w:val="0"/>
      <w:marBottom w:val="0"/>
      <w:divBdr>
        <w:top w:val="none" w:sz="0" w:space="0" w:color="auto"/>
        <w:left w:val="none" w:sz="0" w:space="0" w:color="auto"/>
        <w:bottom w:val="none" w:sz="0" w:space="0" w:color="auto"/>
        <w:right w:val="none" w:sz="0" w:space="0" w:color="auto"/>
      </w:divBdr>
    </w:div>
    <w:div w:id="69010833">
      <w:marLeft w:val="640"/>
      <w:marRight w:val="0"/>
      <w:marTop w:val="0"/>
      <w:marBottom w:val="0"/>
      <w:divBdr>
        <w:top w:val="none" w:sz="0" w:space="0" w:color="auto"/>
        <w:left w:val="none" w:sz="0" w:space="0" w:color="auto"/>
        <w:bottom w:val="none" w:sz="0" w:space="0" w:color="auto"/>
        <w:right w:val="none" w:sz="0" w:space="0" w:color="auto"/>
      </w:divBdr>
    </w:div>
    <w:div w:id="69012282">
      <w:marLeft w:val="640"/>
      <w:marRight w:val="0"/>
      <w:marTop w:val="0"/>
      <w:marBottom w:val="0"/>
      <w:divBdr>
        <w:top w:val="none" w:sz="0" w:space="0" w:color="auto"/>
        <w:left w:val="none" w:sz="0" w:space="0" w:color="auto"/>
        <w:bottom w:val="none" w:sz="0" w:space="0" w:color="auto"/>
        <w:right w:val="none" w:sz="0" w:space="0" w:color="auto"/>
      </w:divBdr>
    </w:div>
    <w:div w:id="69080947">
      <w:marLeft w:val="640"/>
      <w:marRight w:val="0"/>
      <w:marTop w:val="0"/>
      <w:marBottom w:val="0"/>
      <w:divBdr>
        <w:top w:val="none" w:sz="0" w:space="0" w:color="auto"/>
        <w:left w:val="none" w:sz="0" w:space="0" w:color="auto"/>
        <w:bottom w:val="none" w:sz="0" w:space="0" w:color="auto"/>
        <w:right w:val="none" w:sz="0" w:space="0" w:color="auto"/>
      </w:divBdr>
    </w:div>
    <w:div w:id="69086657">
      <w:marLeft w:val="640"/>
      <w:marRight w:val="0"/>
      <w:marTop w:val="0"/>
      <w:marBottom w:val="0"/>
      <w:divBdr>
        <w:top w:val="none" w:sz="0" w:space="0" w:color="auto"/>
        <w:left w:val="none" w:sz="0" w:space="0" w:color="auto"/>
        <w:bottom w:val="none" w:sz="0" w:space="0" w:color="auto"/>
        <w:right w:val="none" w:sz="0" w:space="0" w:color="auto"/>
      </w:divBdr>
    </w:div>
    <w:div w:id="69233601">
      <w:marLeft w:val="640"/>
      <w:marRight w:val="0"/>
      <w:marTop w:val="0"/>
      <w:marBottom w:val="0"/>
      <w:divBdr>
        <w:top w:val="none" w:sz="0" w:space="0" w:color="auto"/>
        <w:left w:val="none" w:sz="0" w:space="0" w:color="auto"/>
        <w:bottom w:val="none" w:sz="0" w:space="0" w:color="auto"/>
        <w:right w:val="none" w:sz="0" w:space="0" w:color="auto"/>
      </w:divBdr>
    </w:div>
    <w:div w:id="69351501">
      <w:marLeft w:val="640"/>
      <w:marRight w:val="0"/>
      <w:marTop w:val="0"/>
      <w:marBottom w:val="0"/>
      <w:divBdr>
        <w:top w:val="none" w:sz="0" w:space="0" w:color="auto"/>
        <w:left w:val="none" w:sz="0" w:space="0" w:color="auto"/>
        <w:bottom w:val="none" w:sz="0" w:space="0" w:color="auto"/>
        <w:right w:val="none" w:sz="0" w:space="0" w:color="auto"/>
      </w:divBdr>
    </w:div>
    <w:div w:id="69500328">
      <w:marLeft w:val="640"/>
      <w:marRight w:val="0"/>
      <w:marTop w:val="0"/>
      <w:marBottom w:val="0"/>
      <w:divBdr>
        <w:top w:val="none" w:sz="0" w:space="0" w:color="auto"/>
        <w:left w:val="none" w:sz="0" w:space="0" w:color="auto"/>
        <w:bottom w:val="none" w:sz="0" w:space="0" w:color="auto"/>
        <w:right w:val="none" w:sz="0" w:space="0" w:color="auto"/>
      </w:divBdr>
    </w:div>
    <w:div w:id="69544645">
      <w:marLeft w:val="640"/>
      <w:marRight w:val="0"/>
      <w:marTop w:val="0"/>
      <w:marBottom w:val="0"/>
      <w:divBdr>
        <w:top w:val="none" w:sz="0" w:space="0" w:color="auto"/>
        <w:left w:val="none" w:sz="0" w:space="0" w:color="auto"/>
        <w:bottom w:val="none" w:sz="0" w:space="0" w:color="auto"/>
        <w:right w:val="none" w:sz="0" w:space="0" w:color="auto"/>
      </w:divBdr>
    </w:div>
    <w:div w:id="69741872">
      <w:marLeft w:val="640"/>
      <w:marRight w:val="0"/>
      <w:marTop w:val="0"/>
      <w:marBottom w:val="0"/>
      <w:divBdr>
        <w:top w:val="none" w:sz="0" w:space="0" w:color="auto"/>
        <w:left w:val="none" w:sz="0" w:space="0" w:color="auto"/>
        <w:bottom w:val="none" w:sz="0" w:space="0" w:color="auto"/>
        <w:right w:val="none" w:sz="0" w:space="0" w:color="auto"/>
      </w:divBdr>
    </w:div>
    <w:div w:id="69891372">
      <w:marLeft w:val="640"/>
      <w:marRight w:val="0"/>
      <w:marTop w:val="0"/>
      <w:marBottom w:val="0"/>
      <w:divBdr>
        <w:top w:val="none" w:sz="0" w:space="0" w:color="auto"/>
        <w:left w:val="none" w:sz="0" w:space="0" w:color="auto"/>
        <w:bottom w:val="none" w:sz="0" w:space="0" w:color="auto"/>
        <w:right w:val="none" w:sz="0" w:space="0" w:color="auto"/>
      </w:divBdr>
    </w:div>
    <w:div w:id="69891429">
      <w:marLeft w:val="640"/>
      <w:marRight w:val="0"/>
      <w:marTop w:val="0"/>
      <w:marBottom w:val="0"/>
      <w:divBdr>
        <w:top w:val="none" w:sz="0" w:space="0" w:color="auto"/>
        <w:left w:val="none" w:sz="0" w:space="0" w:color="auto"/>
        <w:bottom w:val="none" w:sz="0" w:space="0" w:color="auto"/>
        <w:right w:val="none" w:sz="0" w:space="0" w:color="auto"/>
      </w:divBdr>
    </w:div>
    <w:div w:id="69931732">
      <w:marLeft w:val="640"/>
      <w:marRight w:val="0"/>
      <w:marTop w:val="0"/>
      <w:marBottom w:val="0"/>
      <w:divBdr>
        <w:top w:val="none" w:sz="0" w:space="0" w:color="auto"/>
        <w:left w:val="none" w:sz="0" w:space="0" w:color="auto"/>
        <w:bottom w:val="none" w:sz="0" w:space="0" w:color="auto"/>
        <w:right w:val="none" w:sz="0" w:space="0" w:color="auto"/>
      </w:divBdr>
    </w:div>
    <w:div w:id="70008188">
      <w:marLeft w:val="640"/>
      <w:marRight w:val="0"/>
      <w:marTop w:val="0"/>
      <w:marBottom w:val="0"/>
      <w:divBdr>
        <w:top w:val="none" w:sz="0" w:space="0" w:color="auto"/>
        <w:left w:val="none" w:sz="0" w:space="0" w:color="auto"/>
        <w:bottom w:val="none" w:sz="0" w:space="0" w:color="auto"/>
        <w:right w:val="none" w:sz="0" w:space="0" w:color="auto"/>
      </w:divBdr>
    </w:div>
    <w:div w:id="70081150">
      <w:marLeft w:val="640"/>
      <w:marRight w:val="0"/>
      <w:marTop w:val="0"/>
      <w:marBottom w:val="0"/>
      <w:divBdr>
        <w:top w:val="none" w:sz="0" w:space="0" w:color="auto"/>
        <w:left w:val="none" w:sz="0" w:space="0" w:color="auto"/>
        <w:bottom w:val="none" w:sz="0" w:space="0" w:color="auto"/>
        <w:right w:val="none" w:sz="0" w:space="0" w:color="auto"/>
      </w:divBdr>
    </w:div>
    <w:div w:id="70087051">
      <w:marLeft w:val="640"/>
      <w:marRight w:val="0"/>
      <w:marTop w:val="0"/>
      <w:marBottom w:val="0"/>
      <w:divBdr>
        <w:top w:val="none" w:sz="0" w:space="0" w:color="auto"/>
        <w:left w:val="none" w:sz="0" w:space="0" w:color="auto"/>
        <w:bottom w:val="none" w:sz="0" w:space="0" w:color="auto"/>
        <w:right w:val="none" w:sz="0" w:space="0" w:color="auto"/>
      </w:divBdr>
    </w:div>
    <w:div w:id="70196641">
      <w:marLeft w:val="640"/>
      <w:marRight w:val="0"/>
      <w:marTop w:val="0"/>
      <w:marBottom w:val="0"/>
      <w:divBdr>
        <w:top w:val="none" w:sz="0" w:space="0" w:color="auto"/>
        <w:left w:val="none" w:sz="0" w:space="0" w:color="auto"/>
        <w:bottom w:val="none" w:sz="0" w:space="0" w:color="auto"/>
        <w:right w:val="none" w:sz="0" w:space="0" w:color="auto"/>
      </w:divBdr>
    </w:div>
    <w:div w:id="70196969">
      <w:marLeft w:val="640"/>
      <w:marRight w:val="0"/>
      <w:marTop w:val="0"/>
      <w:marBottom w:val="0"/>
      <w:divBdr>
        <w:top w:val="none" w:sz="0" w:space="0" w:color="auto"/>
        <w:left w:val="none" w:sz="0" w:space="0" w:color="auto"/>
        <w:bottom w:val="none" w:sz="0" w:space="0" w:color="auto"/>
        <w:right w:val="none" w:sz="0" w:space="0" w:color="auto"/>
      </w:divBdr>
    </w:div>
    <w:div w:id="70275396">
      <w:marLeft w:val="640"/>
      <w:marRight w:val="0"/>
      <w:marTop w:val="0"/>
      <w:marBottom w:val="0"/>
      <w:divBdr>
        <w:top w:val="none" w:sz="0" w:space="0" w:color="auto"/>
        <w:left w:val="none" w:sz="0" w:space="0" w:color="auto"/>
        <w:bottom w:val="none" w:sz="0" w:space="0" w:color="auto"/>
        <w:right w:val="none" w:sz="0" w:space="0" w:color="auto"/>
      </w:divBdr>
    </w:div>
    <w:div w:id="70392559">
      <w:marLeft w:val="640"/>
      <w:marRight w:val="0"/>
      <w:marTop w:val="0"/>
      <w:marBottom w:val="0"/>
      <w:divBdr>
        <w:top w:val="none" w:sz="0" w:space="0" w:color="auto"/>
        <w:left w:val="none" w:sz="0" w:space="0" w:color="auto"/>
        <w:bottom w:val="none" w:sz="0" w:space="0" w:color="auto"/>
        <w:right w:val="none" w:sz="0" w:space="0" w:color="auto"/>
      </w:divBdr>
    </w:div>
    <w:div w:id="70471337">
      <w:marLeft w:val="640"/>
      <w:marRight w:val="0"/>
      <w:marTop w:val="0"/>
      <w:marBottom w:val="0"/>
      <w:divBdr>
        <w:top w:val="none" w:sz="0" w:space="0" w:color="auto"/>
        <w:left w:val="none" w:sz="0" w:space="0" w:color="auto"/>
        <w:bottom w:val="none" w:sz="0" w:space="0" w:color="auto"/>
        <w:right w:val="none" w:sz="0" w:space="0" w:color="auto"/>
      </w:divBdr>
    </w:div>
    <w:div w:id="70471941">
      <w:marLeft w:val="640"/>
      <w:marRight w:val="0"/>
      <w:marTop w:val="0"/>
      <w:marBottom w:val="0"/>
      <w:divBdr>
        <w:top w:val="none" w:sz="0" w:space="0" w:color="auto"/>
        <w:left w:val="none" w:sz="0" w:space="0" w:color="auto"/>
        <w:bottom w:val="none" w:sz="0" w:space="0" w:color="auto"/>
        <w:right w:val="none" w:sz="0" w:space="0" w:color="auto"/>
      </w:divBdr>
    </w:div>
    <w:div w:id="70473513">
      <w:marLeft w:val="640"/>
      <w:marRight w:val="0"/>
      <w:marTop w:val="0"/>
      <w:marBottom w:val="0"/>
      <w:divBdr>
        <w:top w:val="none" w:sz="0" w:space="0" w:color="auto"/>
        <w:left w:val="none" w:sz="0" w:space="0" w:color="auto"/>
        <w:bottom w:val="none" w:sz="0" w:space="0" w:color="auto"/>
        <w:right w:val="none" w:sz="0" w:space="0" w:color="auto"/>
      </w:divBdr>
    </w:div>
    <w:div w:id="70545448">
      <w:marLeft w:val="640"/>
      <w:marRight w:val="0"/>
      <w:marTop w:val="0"/>
      <w:marBottom w:val="0"/>
      <w:divBdr>
        <w:top w:val="none" w:sz="0" w:space="0" w:color="auto"/>
        <w:left w:val="none" w:sz="0" w:space="0" w:color="auto"/>
        <w:bottom w:val="none" w:sz="0" w:space="0" w:color="auto"/>
        <w:right w:val="none" w:sz="0" w:space="0" w:color="auto"/>
      </w:divBdr>
    </w:div>
    <w:div w:id="70586516">
      <w:marLeft w:val="640"/>
      <w:marRight w:val="0"/>
      <w:marTop w:val="0"/>
      <w:marBottom w:val="0"/>
      <w:divBdr>
        <w:top w:val="none" w:sz="0" w:space="0" w:color="auto"/>
        <w:left w:val="none" w:sz="0" w:space="0" w:color="auto"/>
        <w:bottom w:val="none" w:sz="0" w:space="0" w:color="auto"/>
        <w:right w:val="none" w:sz="0" w:space="0" w:color="auto"/>
      </w:divBdr>
    </w:div>
    <w:div w:id="70658064">
      <w:marLeft w:val="640"/>
      <w:marRight w:val="0"/>
      <w:marTop w:val="0"/>
      <w:marBottom w:val="0"/>
      <w:divBdr>
        <w:top w:val="none" w:sz="0" w:space="0" w:color="auto"/>
        <w:left w:val="none" w:sz="0" w:space="0" w:color="auto"/>
        <w:bottom w:val="none" w:sz="0" w:space="0" w:color="auto"/>
        <w:right w:val="none" w:sz="0" w:space="0" w:color="auto"/>
      </w:divBdr>
    </w:div>
    <w:div w:id="70660698">
      <w:marLeft w:val="640"/>
      <w:marRight w:val="0"/>
      <w:marTop w:val="0"/>
      <w:marBottom w:val="0"/>
      <w:divBdr>
        <w:top w:val="none" w:sz="0" w:space="0" w:color="auto"/>
        <w:left w:val="none" w:sz="0" w:space="0" w:color="auto"/>
        <w:bottom w:val="none" w:sz="0" w:space="0" w:color="auto"/>
        <w:right w:val="none" w:sz="0" w:space="0" w:color="auto"/>
      </w:divBdr>
    </w:div>
    <w:div w:id="70663770">
      <w:marLeft w:val="640"/>
      <w:marRight w:val="0"/>
      <w:marTop w:val="0"/>
      <w:marBottom w:val="0"/>
      <w:divBdr>
        <w:top w:val="none" w:sz="0" w:space="0" w:color="auto"/>
        <w:left w:val="none" w:sz="0" w:space="0" w:color="auto"/>
        <w:bottom w:val="none" w:sz="0" w:space="0" w:color="auto"/>
        <w:right w:val="none" w:sz="0" w:space="0" w:color="auto"/>
      </w:divBdr>
    </w:div>
    <w:div w:id="70737923">
      <w:marLeft w:val="640"/>
      <w:marRight w:val="0"/>
      <w:marTop w:val="0"/>
      <w:marBottom w:val="0"/>
      <w:divBdr>
        <w:top w:val="none" w:sz="0" w:space="0" w:color="auto"/>
        <w:left w:val="none" w:sz="0" w:space="0" w:color="auto"/>
        <w:bottom w:val="none" w:sz="0" w:space="0" w:color="auto"/>
        <w:right w:val="none" w:sz="0" w:space="0" w:color="auto"/>
      </w:divBdr>
    </w:div>
    <w:div w:id="70740225">
      <w:marLeft w:val="640"/>
      <w:marRight w:val="0"/>
      <w:marTop w:val="0"/>
      <w:marBottom w:val="0"/>
      <w:divBdr>
        <w:top w:val="none" w:sz="0" w:space="0" w:color="auto"/>
        <w:left w:val="none" w:sz="0" w:space="0" w:color="auto"/>
        <w:bottom w:val="none" w:sz="0" w:space="0" w:color="auto"/>
        <w:right w:val="none" w:sz="0" w:space="0" w:color="auto"/>
      </w:divBdr>
    </w:div>
    <w:div w:id="70784576">
      <w:marLeft w:val="640"/>
      <w:marRight w:val="0"/>
      <w:marTop w:val="0"/>
      <w:marBottom w:val="0"/>
      <w:divBdr>
        <w:top w:val="none" w:sz="0" w:space="0" w:color="auto"/>
        <w:left w:val="none" w:sz="0" w:space="0" w:color="auto"/>
        <w:bottom w:val="none" w:sz="0" w:space="0" w:color="auto"/>
        <w:right w:val="none" w:sz="0" w:space="0" w:color="auto"/>
      </w:divBdr>
    </w:div>
    <w:div w:id="70810878">
      <w:marLeft w:val="640"/>
      <w:marRight w:val="0"/>
      <w:marTop w:val="0"/>
      <w:marBottom w:val="0"/>
      <w:divBdr>
        <w:top w:val="none" w:sz="0" w:space="0" w:color="auto"/>
        <w:left w:val="none" w:sz="0" w:space="0" w:color="auto"/>
        <w:bottom w:val="none" w:sz="0" w:space="0" w:color="auto"/>
        <w:right w:val="none" w:sz="0" w:space="0" w:color="auto"/>
      </w:divBdr>
    </w:div>
    <w:div w:id="70858853">
      <w:marLeft w:val="640"/>
      <w:marRight w:val="0"/>
      <w:marTop w:val="0"/>
      <w:marBottom w:val="0"/>
      <w:divBdr>
        <w:top w:val="none" w:sz="0" w:space="0" w:color="auto"/>
        <w:left w:val="none" w:sz="0" w:space="0" w:color="auto"/>
        <w:bottom w:val="none" w:sz="0" w:space="0" w:color="auto"/>
        <w:right w:val="none" w:sz="0" w:space="0" w:color="auto"/>
      </w:divBdr>
    </w:div>
    <w:div w:id="70927708">
      <w:marLeft w:val="640"/>
      <w:marRight w:val="0"/>
      <w:marTop w:val="0"/>
      <w:marBottom w:val="0"/>
      <w:divBdr>
        <w:top w:val="none" w:sz="0" w:space="0" w:color="auto"/>
        <w:left w:val="none" w:sz="0" w:space="0" w:color="auto"/>
        <w:bottom w:val="none" w:sz="0" w:space="0" w:color="auto"/>
        <w:right w:val="none" w:sz="0" w:space="0" w:color="auto"/>
      </w:divBdr>
    </w:div>
    <w:div w:id="70929902">
      <w:marLeft w:val="640"/>
      <w:marRight w:val="0"/>
      <w:marTop w:val="0"/>
      <w:marBottom w:val="0"/>
      <w:divBdr>
        <w:top w:val="none" w:sz="0" w:space="0" w:color="auto"/>
        <w:left w:val="none" w:sz="0" w:space="0" w:color="auto"/>
        <w:bottom w:val="none" w:sz="0" w:space="0" w:color="auto"/>
        <w:right w:val="none" w:sz="0" w:space="0" w:color="auto"/>
      </w:divBdr>
    </w:div>
    <w:div w:id="71044703">
      <w:marLeft w:val="640"/>
      <w:marRight w:val="0"/>
      <w:marTop w:val="0"/>
      <w:marBottom w:val="0"/>
      <w:divBdr>
        <w:top w:val="none" w:sz="0" w:space="0" w:color="auto"/>
        <w:left w:val="none" w:sz="0" w:space="0" w:color="auto"/>
        <w:bottom w:val="none" w:sz="0" w:space="0" w:color="auto"/>
        <w:right w:val="none" w:sz="0" w:space="0" w:color="auto"/>
      </w:divBdr>
    </w:div>
    <w:div w:id="71127287">
      <w:marLeft w:val="640"/>
      <w:marRight w:val="0"/>
      <w:marTop w:val="0"/>
      <w:marBottom w:val="0"/>
      <w:divBdr>
        <w:top w:val="none" w:sz="0" w:space="0" w:color="auto"/>
        <w:left w:val="none" w:sz="0" w:space="0" w:color="auto"/>
        <w:bottom w:val="none" w:sz="0" w:space="0" w:color="auto"/>
        <w:right w:val="none" w:sz="0" w:space="0" w:color="auto"/>
      </w:divBdr>
    </w:div>
    <w:div w:id="71202025">
      <w:marLeft w:val="640"/>
      <w:marRight w:val="0"/>
      <w:marTop w:val="0"/>
      <w:marBottom w:val="0"/>
      <w:divBdr>
        <w:top w:val="none" w:sz="0" w:space="0" w:color="auto"/>
        <w:left w:val="none" w:sz="0" w:space="0" w:color="auto"/>
        <w:bottom w:val="none" w:sz="0" w:space="0" w:color="auto"/>
        <w:right w:val="none" w:sz="0" w:space="0" w:color="auto"/>
      </w:divBdr>
    </w:div>
    <w:div w:id="71318911">
      <w:marLeft w:val="640"/>
      <w:marRight w:val="0"/>
      <w:marTop w:val="0"/>
      <w:marBottom w:val="0"/>
      <w:divBdr>
        <w:top w:val="none" w:sz="0" w:space="0" w:color="auto"/>
        <w:left w:val="none" w:sz="0" w:space="0" w:color="auto"/>
        <w:bottom w:val="none" w:sz="0" w:space="0" w:color="auto"/>
        <w:right w:val="none" w:sz="0" w:space="0" w:color="auto"/>
      </w:divBdr>
    </w:div>
    <w:div w:id="71392470">
      <w:marLeft w:val="640"/>
      <w:marRight w:val="0"/>
      <w:marTop w:val="0"/>
      <w:marBottom w:val="0"/>
      <w:divBdr>
        <w:top w:val="none" w:sz="0" w:space="0" w:color="auto"/>
        <w:left w:val="none" w:sz="0" w:space="0" w:color="auto"/>
        <w:bottom w:val="none" w:sz="0" w:space="0" w:color="auto"/>
        <w:right w:val="none" w:sz="0" w:space="0" w:color="auto"/>
      </w:divBdr>
    </w:div>
    <w:div w:id="71392767">
      <w:marLeft w:val="640"/>
      <w:marRight w:val="0"/>
      <w:marTop w:val="0"/>
      <w:marBottom w:val="0"/>
      <w:divBdr>
        <w:top w:val="none" w:sz="0" w:space="0" w:color="auto"/>
        <w:left w:val="none" w:sz="0" w:space="0" w:color="auto"/>
        <w:bottom w:val="none" w:sz="0" w:space="0" w:color="auto"/>
        <w:right w:val="none" w:sz="0" w:space="0" w:color="auto"/>
      </w:divBdr>
    </w:div>
    <w:div w:id="71436150">
      <w:marLeft w:val="640"/>
      <w:marRight w:val="0"/>
      <w:marTop w:val="0"/>
      <w:marBottom w:val="0"/>
      <w:divBdr>
        <w:top w:val="none" w:sz="0" w:space="0" w:color="auto"/>
        <w:left w:val="none" w:sz="0" w:space="0" w:color="auto"/>
        <w:bottom w:val="none" w:sz="0" w:space="0" w:color="auto"/>
        <w:right w:val="none" w:sz="0" w:space="0" w:color="auto"/>
      </w:divBdr>
    </w:div>
    <w:div w:id="71465164">
      <w:marLeft w:val="640"/>
      <w:marRight w:val="0"/>
      <w:marTop w:val="0"/>
      <w:marBottom w:val="0"/>
      <w:divBdr>
        <w:top w:val="none" w:sz="0" w:space="0" w:color="auto"/>
        <w:left w:val="none" w:sz="0" w:space="0" w:color="auto"/>
        <w:bottom w:val="none" w:sz="0" w:space="0" w:color="auto"/>
        <w:right w:val="none" w:sz="0" w:space="0" w:color="auto"/>
      </w:divBdr>
    </w:div>
    <w:div w:id="71586084">
      <w:marLeft w:val="640"/>
      <w:marRight w:val="0"/>
      <w:marTop w:val="0"/>
      <w:marBottom w:val="0"/>
      <w:divBdr>
        <w:top w:val="none" w:sz="0" w:space="0" w:color="auto"/>
        <w:left w:val="none" w:sz="0" w:space="0" w:color="auto"/>
        <w:bottom w:val="none" w:sz="0" w:space="0" w:color="auto"/>
        <w:right w:val="none" w:sz="0" w:space="0" w:color="auto"/>
      </w:divBdr>
    </w:div>
    <w:div w:id="71591120">
      <w:marLeft w:val="640"/>
      <w:marRight w:val="0"/>
      <w:marTop w:val="0"/>
      <w:marBottom w:val="0"/>
      <w:divBdr>
        <w:top w:val="none" w:sz="0" w:space="0" w:color="auto"/>
        <w:left w:val="none" w:sz="0" w:space="0" w:color="auto"/>
        <w:bottom w:val="none" w:sz="0" w:space="0" w:color="auto"/>
        <w:right w:val="none" w:sz="0" w:space="0" w:color="auto"/>
      </w:divBdr>
    </w:div>
    <w:div w:id="71661757">
      <w:marLeft w:val="640"/>
      <w:marRight w:val="0"/>
      <w:marTop w:val="0"/>
      <w:marBottom w:val="0"/>
      <w:divBdr>
        <w:top w:val="none" w:sz="0" w:space="0" w:color="auto"/>
        <w:left w:val="none" w:sz="0" w:space="0" w:color="auto"/>
        <w:bottom w:val="none" w:sz="0" w:space="0" w:color="auto"/>
        <w:right w:val="none" w:sz="0" w:space="0" w:color="auto"/>
      </w:divBdr>
    </w:div>
    <w:div w:id="71706989">
      <w:marLeft w:val="640"/>
      <w:marRight w:val="0"/>
      <w:marTop w:val="0"/>
      <w:marBottom w:val="0"/>
      <w:divBdr>
        <w:top w:val="none" w:sz="0" w:space="0" w:color="auto"/>
        <w:left w:val="none" w:sz="0" w:space="0" w:color="auto"/>
        <w:bottom w:val="none" w:sz="0" w:space="0" w:color="auto"/>
        <w:right w:val="none" w:sz="0" w:space="0" w:color="auto"/>
      </w:divBdr>
    </w:div>
    <w:div w:id="71775983">
      <w:marLeft w:val="640"/>
      <w:marRight w:val="0"/>
      <w:marTop w:val="0"/>
      <w:marBottom w:val="0"/>
      <w:divBdr>
        <w:top w:val="none" w:sz="0" w:space="0" w:color="auto"/>
        <w:left w:val="none" w:sz="0" w:space="0" w:color="auto"/>
        <w:bottom w:val="none" w:sz="0" w:space="0" w:color="auto"/>
        <w:right w:val="none" w:sz="0" w:space="0" w:color="auto"/>
      </w:divBdr>
    </w:div>
    <w:div w:id="71895572">
      <w:marLeft w:val="640"/>
      <w:marRight w:val="0"/>
      <w:marTop w:val="0"/>
      <w:marBottom w:val="0"/>
      <w:divBdr>
        <w:top w:val="none" w:sz="0" w:space="0" w:color="auto"/>
        <w:left w:val="none" w:sz="0" w:space="0" w:color="auto"/>
        <w:bottom w:val="none" w:sz="0" w:space="0" w:color="auto"/>
        <w:right w:val="none" w:sz="0" w:space="0" w:color="auto"/>
      </w:divBdr>
    </w:div>
    <w:div w:id="71970687">
      <w:marLeft w:val="640"/>
      <w:marRight w:val="0"/>
      <w:marTop w:val="0"/>
      <w:marBottom w:val="0"/>
      <w:divBdr>
        <w:top w:val="none" w:sz="0" w:space="0" w:color="auto"/>
        <w:left w:val="none" w:sz="0" w:space="0" w:color="auto"/>
        <w:bottom w:val="none" w:sz="0" w:space="0" w:color="auto"/>
        <w:right w:val="none" w:sz="0" w:space="0" w:color="auto"/>
      </w:divBdr>
    </w:div>
    <w:div w:id="72044867">
      <w:marLeft w:val="640"/>
      <w:marRight w:val="0"/>
      <w:marTop w:val="0"/>
      <w:marBottom w:val="0"/>
      <w:divBdr>
        <w:top w:val="none" w:sz="0" w:space="0" w:color="auto"/>
        <w:left w:val="none" w:sz="0" w:space="0" w:color="auto"/>
        <w:bottom w:val="none" w:sz="0" w:space="0" w:color="auto"/>
        <w:right w:val="none" w:sz="0" w:space="0" w:color="auto"/>
      </w:divBdr>
    </w:div>
    <w:div w:id="72093381">
      <w:marLeft w:val="640"/>
      <w:marRight w:val="0"/>
      <w:marTop w:val="0"/>
      <w:marBottom w:val="0"/>
      <w:divBdr>
        <w:top w:val="none" w:sz="0" w:space="0" w:color="auto"/>
        <w:left w:val="none" w:sz="0" w:space="0" w:color="auto"/>
        <w:bottom w:val="none" w:sz="0" w:space="0" w:color="auto"/>
        <w:right w:val="none" w:sz="0" w:space="0" w:color="auto"/>
      </w:divBdr>
    </w:div>
    <w:div w:id="72120922">
      <w:marLeft w:val="640"/>
      <w:marRight w:val="0"/>
      <w:marTop w:val="0"/>
      <w:marBottom w:val="0"/>
      <w:divBdr>
        <w:top w:val="none" w:sz="0" w:space="0" w:color="auto"/>
        <w:left w:val="none" w:sz="0" w:space="0" w:color="auto"/>
        <w:bottom w:val="none" w:sz="0" w:space="0" w:color="auto"/>
        <w:right w:val="none" w:sz="0" w:space="0" w:color="auto"/>
      </w:divBdr>
    </w:div>
    <w:div w:id="72121728">
      <w:marLeft w:val="640"/>
      <w:marRight w:val="0"/>
      <w:marTop w:val="0"/>
      <w:marBottom w:val="0"/>
      <w:divBdr>
        <w:top w:val="none" w:sz="0" w:space="0" w:color="auto"/>
        <w:left w:val="none" w:sz="0" w:space="0" w:color="auto"/>
        <w:bottom w:val="none" w:sz="0" w:space="0" w:color="auto"/>
        <w:right w:val="none" w:sz="0" w:space="0" w:color="auto"/>
      </w:divBdr>
    </w:div>
    <w:div w:id="72513721">
      <w:marLeft w:val="640"/>
      <w:marRight w:val="0"/>
      <w:marTop w:val="0"/>
      <w:marBottom w:val="0"/>
      <w:divBdr>
        <w:top w:val="none" w:sz="0" w:space="0" w:color="auto"/>
        <w:left w:val="none" w:sz="0" w:space="0" w:color="auto"/>
        <w:bottom w:val="none" w:sz="0" w:space="0" w:color="auto"/>
        <w:right w:val="none" w:sz="0" w:space="0" w:color="auto"/>
      </w:divBdr>
    </w:div>
    <w:div w:id="72554610">
      <w:marLeft w:val="640"/>
      <w:marRight w:val="0"/>
      <w:marTop w:val="0"/>
      <w:marBottom w:val="0"/>
      <w:divBdr>
        <w:top w:val="none" w:sz="0" w:space="0" w:color="auto"/>
        <w:left w:val="none" w:sz="0" w:space="0" w:color="auto"/>
        <w:bottom w:val="none" w:sz="0" w:space="0" w:color="auto"/>
        <w:right w:val="none" w:sz="0" w:space="0" w:color="auto"/>
      </w:divBdr>
    </w:div>
    <w:div w:id="72699752">
      <w:marLeft w:val="640"/>
      <w:marRight w:val="0"/>
      <w:marTop w:val="0"/>
      <w:marBottom w:val="0"/>
      <w:divBdr>
        <w:top w:val="none" w:sz="0" w:space="0" w:color="auto"/>
        <w:left w:val="none" w:sz="0" w:space="0" w:color="auto"/>
        <w:bottom w:val="none" w:sz="0" w:space="0" w:color="auto"/>
        <w:right w:val="none" w:sz="0" w:space="0" w:color="auto"/>
      </w:divBdr>
    </w:div>
    <w:div w:id="72745436">
      <w:marLeft w:val="640"/>
      <w:marRight w:val="0"/>
      <w:marTop w:val="0"/>
      <w:marBottom w:val="0"/>
      <w:divBdr>
        <w:top w:val="none" w:sz="0" w:space="0" w:color="auto"/>
        <w:left w:val="none" w:sz="0" w:space="0" w:color="auto"/>
        <w:bottom w:val="none" w:sz="0" w:space="0" w:color="auto"/>
        <w:right w:val="none" w:sz="0" w:space="0" w:color="auto"/>
      </w:divBdr>
    </w:div>
    <w:div w:id="72776709">
      <w:marLeft w:val="640"/>
      <w:marRight w:val="0"/>
      <w:marTop w:val="0"/>
      <w:marBottom w:val="0"/>
      <w:divBdr>
        <w:top w:val="none" w:sz="0" w:space="0" w:color="auto"/>
        <w:left w:val="none" w:sz="0" w:space="0" w:color="auto"/>
        <w:bottom w:val="none" w:sz="0" w:space="0" w:color="auto"/>
        <w:right w:val="none" w:sz="0" w:space="0" w:color="auto"/>
      </w:divBdr>
    </w:div>
    <w:div w:id="72777691">
      <w:marLeft w:val="640"/>
      <w:marRight w:val="0"/>
      <w:marTop w:val="0"/>
      <w:marBottom w:val="0"/>
      <w:divBdr>
        <w:top w:val="none" w:sz="0" w:space="0" w:color="auto"/>
        <w:left w:val="none" w:sz="0" w:space="0" w:color="auto"/>
        <w:bottom w:val="none" w:sz="0" w:space="0" w:color="auto"/>
        <w:right w:val="none" w:sz="0" w:space="0" w:color="auto"/>
      </w:divBdr>
    </w:div>
    <w:div w:id="72824493">
      <w:marLeft w:val="640"/>
      <w:marRight w:val="0"/>
      <w:marTop w:val="0"/>
      <w:marBottom w:val="0"/>
      <w:divBdr>
        <w:top w:val="none" w:sz="0" w:space="0" w:color="auto"/>
        <w:left w:val="none" w:sz="0" w:space="0" w:color="auto"/>
        <w:bottom w:val="none" w:sz="0" w:space="0" w:color="auto"/>
        <w:right w:val="none" w:sz="0" w:space="0" w:color="auto"/>
      </w:divBdr>
    </w:div>
    <w:div w:id="72974086">
      <w:marLeft w:val="640"/>
      <w:marRight w:val="0"/>
      <w:marTop w:val="0"/>
      <w:marBottom w:val="0"/>
      <w:divBdr>
        <w:top w:val="none" w:sz="0" w:space="0" w:color="auto"/>
        <w:left w:val="none" w:sz="0" w:space="0" w:color="auto"/>
        <w:bottom w:val="none" w:sz="0" w:space="0" w:color="auto"/>
        <w:right w:val="none" w:sz="0" w:space="0" w:color="auto"/>
      </w:divBdr>
    </w:div>
    <w:div w:id="73091295">
      <w:marLeft w:val="640"/>
      <w:marRight w:val="0"/>
      <w:marTop w:val="0"/>
      <w:marBottom w:val="0"/>
      <w:divBdr>
        <w:top w:val="none" w:sz="0" w:space="0" w:color="auto"/>
        <w:left w:val="none" w:sz="0" w:space="0" w:color="auto"/>
        <w:bottom w:val="none" w:sz="0" w:space="0" w:color="auto"/>
        <w:right w:val="none" w:sz="0" w:space="0" w:color="auto"/>
      </w:divBdr>
    </w:div>
    <w:div w:id="73163584">
      <w:marLeft w:val="640"/>
      <w:marRight w:val="0"/>
      <w:marTop w:val="0"/>
      <w:marBottom w:val="0"/>
      <w:divBdr>
        <w:top w:val="none" w:sz="0" w:space="0" w:color="auto"/>
        <w:left w:val="none" w:sz="0" w:space="0" w:color="auto"/>
        <w:bottom w:val="none" w:sz="0" w:space="0" w:color="auto"/>
        <w:right w:val="none" w:sz="0" w:space="0" w:color="auto"/>
      </w:divBdr>
    </w:div>
    <w:div w:id="73170352">
      <w:marLeft w:val="640"/>
      <w:marRight w:val="0"/>
      <w:marTop w:val="0"/>
      <w:marBottom w:val="0"/>
      <w:divBdr>
        <w:top w:val="none" w:sz="0" w:space="0" w:color="auto"/>
        <w:left w:val="none" w:sz="0" w:space="0" w:color="auto"/>
        <w:bottom w:val="none" w:sz="0" w:space="0" w:color="auto"/>
        <w:right w:val="none" w:sz="0" w:space="0" w:color="auto"/>
      </w:divBdr>
    </w:div>
    <w:div w:id="73207814">
      <w:marLeft w:val="640"/>
      <w:marRight w:val="0"/>
      <w:marTop w:val="0"/>
      <w:marBottom w:val="0"/>
      <w:divBdr>
        <w:top w:val="none" w:sz="0" w:space="0" w:color="auto"/>
        <w:left w:val="none" w:sz="0" w:space="0" w:color="auto"/>
        <w:bottom w:val="none" w:sz="0" w:space="0" w:color="auto"/>
        <w:right w:val="none" w:sz="0" w:space="0" w:color="auto"/>
      </w:divBdr>
    </w:div>
    <w:div w:id="73207968">
      <w:marLeft w:val="640"/>
      <w:marRight w:val="0"/>
      <w:marTop w:val="0"/>
      <w:marBottom w:val="0"/>
      <w:divBdr>
        <w:top w:val="none" w:sz="0" w:space="0" w:color="auto"/>
        <w:left w:val="none" w:sz="0" w:space="0" w:color="auto"/>
        <w:bottom w:val="none" w:sz="0" w:space="0" w:color="auto"/>
        <w:right w:val="none" w:sz="0" w:space="0" w:color="auto"/>
      </w:divBdr>
    </w:div>
    <w:div w:id="73210464">
      <w:marLeft w:val="640"/>
      <w:marRight w:val="0"/>
      <w:marTop w:val="0"/>
      <w:marBottom w:val="0"/>
      <w:divBdr>
        <w:top w:val="none" w:sz="0" w:space="0" w:color="auto"/>
        <w:left w:val="none" w:sz="0" w:space="0" w:color="auto"/>
        <w:bottom w:val="none" w:sz="0" w:space="0" w:color="auto"/>
        <w:right w:val="none" w:sz="0" w:space="0" w:color="auto"/>
      </w:divBdr>
    </w:div>
    <w:div w:id="73210543">
      <w:marLeft w:val="640"/>
      <w:marRight w:val="0"/>
      <w:marTop w:val="0"/>
      <w:marBottom w:val="0"/>
      <w:divBdr>
        <w:top w:val="none" w:sz="0" w:space="0" w:color="auto"/>
        <w:left w:val="none" w:sz="0" w:space="0" w:color="auto"/>
        <w:bottom w:val="none" w:sz="0" w:space="0" w:color="auto"/>
        <w:right w:val="none" w:sz="0" w:space="0" w:color="auto"/>
      </w:divBdr>
    </w:div>
    <w:div w:id="73282405">
      <w:marLeft w:val="640"/>
      <w:marRight w:val="0"/>
      <w:marTop w:val="0"/>
      <w:marBottom w:val="0"/>
      <w:divBdr>
        <w:top w:val="none" w:sz="0" w:space="0" w:color="auto"/>
        <w:left w:val="none" w:sz="0" w:space="0" w:color="auto"/>
        <w:bottom w:val="none" w:sz="0" w:space="0" w:color="auto"/>
        <w:right w:val="none" w:sz="0" w:space="0" w:color="auto"/>
      </w:divBdr>
    </w:div>
    <w:div w:id="73357328">
      <w:marLeft w:val="640"/>
      <w:marRight w:val="0"/>
      <w:marTop w:val="0"/>
      <w:marBottom w:val="0"/>
      <w:divBdr>
        <w:top w:val="none" w:sz="0" w:space="0" w:color="auto"/>
        <w:left w:val="none" w:sz="0" w:space="0" w:color="auto"/>
        <w:bottom w:val="none" w:sz="0" w:space="0" w:color="auto"/>
        <w:right w:val="none" w:sz="0" w:space="0" w:color="auto"/>
      </w:divBdr>
    </w:div>
    <w:div w:id="73406600">
      <w:marLeft w:val="640"/>
      <w:marRight w:val="0"/>
      <w:marTop w:val="0"/>
      <w:marBottom w:val="0"/>
      <w:divBdr>
        <w:top w:val="none" w:sz="0" w:space="0" w:color="auto"/>
        <w:left w:val="none" w:sz="0" w:space="0" w:color="auto"/>
        <w:bottom w:val="none" w:sz="0" w:space="0" w:color="auto"/>
        <w:right w:val="none" w:sz="0" w:space="0" w:color="auto"/>
      </w:divBdr>
    </w:div>
    <w:div w:id="73597106">
      <w:marLeft w:val="640"/>
      <w:marRight w:val="0"/>
      <w:marTop w:val="0"/>
      <w:marBottom w:val="0"/>
      <w:divBdr>
        <w:top w:val="none" w:sz="0" w:space="0" w:color="auto"/>
        <w:left w:val="none" w:sz="0" w:space="0" w:color="auto"/>
        <w:bottom w:val="none" w:sz="0" w:space="0" w:color="auto"/>
        <w:right w:val="none" w:sz="0" w:space="0" w:color="auto"/>
      </w:divBdr>
    </w:div>
    <w:div w:id="73741146">
      <w:marLeft w:val="640"/>
      <w:marRight w:val="0"/>
      <w:marTop w:val="0"/>
      <w:marBottom w:val="0"/>
      <w:divBdr>
        <w:top w:val="none" w:sz="0" w:space="0" w:color="auto"/>
        <w:left w:val="none" w:sz="0" w:space="0" w:color="auto"/>
        <w:bottom w:val="none" w:sz="0" w:space="0" w:color="auto"/>
        <w:right w:val="none" w:sz="0" w:space="0" w:color="auto"/>
      </w:divBdr>
    </w:div>
    <w:div w:id="73747561">
      <w:marLeft w:val="640"/>
      <w:marRight w:val="0"/>
      <w:marTop w:val="0"/>
      <w:marBottom w:val="0"/>
      <w:divBdr>
        <w:top w:val="none" w:sz="0" w:space="0" w:color="auto"/>
        <w:left w:val="none" w:sz="0" w:space="0" w:color="auto"/>
        <w:bottom w:val="none" w:sz="0" w:space="0" w:color="auto"/>
        <w:right w:val="none" w:sz="0" w:space="0" w:color="auto"/>
      </w:divBdr>
    </w:div>
    <w:div w:id="73750297">
      <w:marLeft w:val="640"/>
      <w:marRight w:val="0"/>
      <w:marTop w:val="0"/>
      <w:marBottom w:val="0"/>
      <w:divBdr>
        <w:top w:val="none" w:sz="0" w:space="0" w:color="auto"/>
        <w:left w:val="none" w:sz="0" w:space="0" w:color="auto"/>
        <w:bottom w:val="none" w:sz="0" w:space="0" w:color="auto"/>
        <w:right w:val="none" w:sz="0" w:space="0" w:color="auto"/>
      </w:divBdr>
    </w:div>
    <w:div w:id="73820011">
      <w:marLeft w:val="640"/>
      <w:marRight w:val="0"/>
      <w:marTop w:val="0"/>
      <w:marBottom w:val="0"/>
      <w:divBdr>
        <w:top w:val="none" w:sz="0" w:space="0" w:color="auto"/>
        <w:left w:val="none" w:sz="0" w:space="0" w:color="auto"/>
        <w:bottom w:val="none" w:sz="0" w:space="0" w:color="auto"/>
        <w:right w:val="none" w:sz="0" w:space="0" w:color="auto"/>
      </w:divBdr>
    </w:div>
    <w:div w:id="73936622">
      <w:marLeft w:val="640"/>
      <w:marRight w:val="0"/>
      <w:marTop w:val="0"/>
      <w:marBottom w:val="0"/>
      <w:divBdr>
        <w:top w:val="none" w:sz="0" w:space="0" w:color="auto"/>
        <w:left w:val="none" w:sz="0" w:space="0" w:color="auto"/>
        <w:bottom w:val="none" w:sz="0" w:space="0" w:color="auto"/>
        <w:right w:val="none" w:sz="0" w:space="0" w:color="auto"/>
      </w:divBdr>
    </w:div>
    <w:div w:id="74013518">
      <w:marLeft w:val="640"/>
      <w:marRight w:val="0"/>
      <w:marTop w:val="0"/>
      <w:marBottom w:val="0"/>
      <w:divBdr>
        <w:top w:val="none" w:sz="0" w:space="0" w:color="auto"/>
        <w:left w:val="none" w:sz="0" w:space="0" w:color="auto"/>
        <w:bottom w:val="none" w:sz="0" w:space="0" w:color="auto"/>
        <w:right w:val="none" w:sz="0" w:space="0" w:color="auto"/>
      </w:divBdr>
    </w:div>
    <w:div w:id="74086751">
      <w:marLeft w:val="640"/>
      <w:marRight w:val="0"/>
      <w:marTop w:val="0"/>
      <w:marBottom w:val="0"/>
      <w:divBdr>
        <w:top w:val="none" w:sz="0" w:space="0" w:color="auto"/>
        <w:left w:val="none" w:sz="0" w:space="0" w:color="auto"/>
        <w:bottom w:val="none" w:sz="0" w:space="0" w:color="auto"/>
        <w:right w:val="none" w:sz="0" w:space="0" w:color="auto"/>
      </w:divBdr>
    </w:div>
    <w:div w:id="74087540">
      <w:marLeft w:val="640"/>
      <w:marRight w:val="0"/>
      <w:marTop w:val="0"/>
      <w:marBottom w:val="0"/>
      <w:divBdr>
        <w:top w:val="none" w:sz="0" w:space="0" w:color="auto"/>
        <w:left w:val="none" w:sz="0" w:space="0" w:color="auto"/>
        <w:bottom w:val="none" w:sz="0" w:space="0" w:color="auto"/>
        <w:right w:val="none" w:sz="0" w:space="0" w:color="auto"/>
      </w:divBdr>
    </w:div>
    <w:div w:id="74128839">
      <w:marLeft w:val="640"/>
      <w:marRight w:val="0"/>
      <w:marTop w:val="0"/>
      <w:marBottom w:val="0"/>
      <w:divBdr>
        <w:top w:val="none" w:sz="0" w:space="0" w:color="auto"/>
        <w:left w:val="none" w:sz="0" w:space="0" w:color="auto"/>
        <w:bottom w:val="none" w:sz="0" w:space="0" w:color="auto"/>
        <w:right w:val="none" w:sz="0" w:space="0" w:color="auto"/>
      </w:divBdr>
    </w:div>
    <w:div w:id="74204997">
      <w:marLeft w:val="640"/>
      <w:marRight w:val="0"/>
      <w:marTop w:val="0"/>
      <w:marBottom w:val="0"/>
      <w:divBdr>
        <w:top w:val="none" w:sz="0" w:space="0" w:color="auto"/>
        <w:left w:val="none" w:sz="0" w:space="0" w:color="auto"/>
        <w:bottom w:val="none" w:sz="0" w:space="0" w:color="auto"/>
        <w:right w:val="none" w:sz="0" w:space="0" w:color="auto"/>
      </w:divBdr>
    </w:div>
    <w:div w:id="74254390">
      <w:marLeft w:val="640"/>
      <w:marRight w:val="0"/>
      <w:marTop w:val="0"/>
      <w:marBottom w:val="0"/>
      <w:divBdr>
        <w:top w:val="none" w:sz="0" w:space="0" w:color="auto"/>
        <w:left w:val="none" w:sz="0" w:space="0" w:color="auto"/>
        <w:bottom w:val="none" w:sz="0" w:space="0" w:color="auto"/>
        <w:right w:val="none" w:sz="0" w:space="0" w:color="auto"/>
      </w:divBdr>
    </w:div>
    <w:div w:id="74280681">
      <w:marLeft w:val="640"/>
      <w:marRight w:val="0"/>
      <w:marTop w:val="0"/>
      <w:marBottom w:val="0"/>
      <w:divBdr>
        <w:top w:val="none" w:sz="0" w:space="0" w:color="auto"/>
        <w:left w:val="none" w:sz="0" w:space="0" w:color="auto"/>
        <w:bottom w:val="none" w:sz="0" w:space="0" w:color="auto"/>
        <w:right w:val="none" w:sz="0" w:space="0" w:color="auto"/>
      </w:divBdr>
    </w:div>
    <w:div w:id="74281999">
      <w:marLeft w:val="640"/>
      <w:marRight w:val="0"/>
      <w:marTop w:val="0"/>
      <w:marBottom w:val="0"/>
      <w:divBdr>
        <w:top w:val="none" w:sz="0" w:space="0" w:color="auto"/>
        <w:left w:val="none" w:sz="0" w:space="0" w:color="auto"/>
        <w:bottom w:val="none" w:sz="0" w:space="0" w:color="auto"/>
        <w:right w:val="none" w:sz="0" w:space="0" w:color="auto"/>
      </w:divBdr>
    </w:div>
    <w:div w:id="74478904">
      <w:marLeft w:val="640"/>
      <w:marRight w:val="0"/>
      <w:marTop w:val="0"/>
      <w:marBottom w:val="0"/>
      <w:divBdr>
        <w:top w:val="none" w:sz="0" w:space="0" w:color="auto"/>
        <w:left w:val="none" w:sz="0" w:space="0" w:color="auto"/>
        <w:bottom w:val="none" w:sz="0" w:space="0" w:color="auto"/>
        <w:right w:val="none" w:sz="0" w:space="0" w:color="auto"/>
      </w:divBdr>
    </w:div>
    <w:div w:id="74593533">
      <w:marLeft w:val="640"/>
      <w:marRight w:val="0"/>
      <w:marTop w:val="0"/>
      <w:marBottom w:val="0"/>
      <w:divBdr>
        <w:top w:val="none" w:sz="0" w:space="0" w:color="auto"/>
        <w:left w:val="none" w:sz="0" w:space="0" w:color="auto"/>
        <w:bottom w:val="none" w:sz="0" w:space="0" w:color="auto"/>
        <w:right w:val="none" w:sz="0" w:space="0" w:color="auto"/>
      </w:divBdr>
    </w:div>
    <w:div w:id="74665599">
      <w:marLeft w:val="640"/>
      <w:marRight w:val="0"/>
      <w:marTop w:val="0"/>
      <w:marBottom w:val="0"/>
      <w:divBdr>
        <w:top w:val="none" w:sz="0" w:space="0" w:color="auto"/>
        <w:left w:val="none" w:sz="0" w:space="0" w:color="auto"/>
        <w:bottom w:val="none" w:sz="0" w:space="0" w:color="auto"/>
        <w:right w:val="none" w:sz="0" w:space="0" w:color="auto"/>
      </w:divBdr>
    </w:div>
    <w:div w:id="74741696">
      <w:marLeft w:val="640"/>
      <w:marRight w:val="0"/>
      <w:marTop w:val="0"/>
      <w:marBottom w:val="0"/>
      <w:divBdr>
        <w:top w:val="none" w:sz="0" w:space="0" w:color="auto"/>
        <w:left w:val="none" w:sz="0" w:space="0" w:color="auto"/>
        <w:bottom w:val="none" w:sz="0" w:space="0" w:color="auto"/>
        <w:right w:val="none" w:sz="0" w:space="0" w:color="auto"/>
      </w:divBdr>
    </w:div>
    <w:div w:id="74786759">
      <w:marLeft w:val="640"/>
      <w:marRight w:val="0"/>
      <w:marTop w:val="0"/>
      <w:marBottom w:val="0"/>
      <w:divBdr>
        <w:top w:val="none" w:sz="0" w:space="0" w:color="auto"/>
        <w:left w:val="none" w:sz="0" w:space="0" w:color="auto"/>
        <w:bottom w:val="none" w:sz="0" w:space="0" w:color="auto"/>
        <w:right w:val="none" w:sz="0" w:space="0" w:color="auto"/>
      </w:divBdr>
    </w:div>
    <w:div w:id="74983710">
      <w:marLeft w:val="640"/>
      <w:marRight w:val="0"/>
      <w:marTop w:val="0"/>
      <w:marBottom w:val="0"/>
      <w:divBdr>
        <w:top w:val="none" w:sz="0" w:space="0" w:color="auto"/>
        <w:left w:val="none" w:sz="0" w:space="0" w:color="auto"/>
        <w:bottom w:val="none" w:sz="0" w:space="0" w:color="auto"/>
        <w:right w:val="none" w:sz="0" w:space="0" w:color="auto"/>
      </w:divBdr>
    </w:div>
    <w:div w:id="74984212">
      <w:marLeft w:val="640"/>
      <w:marRight w:val="0"/>
      <w:marTop w:val="0"/>
      <w:marBottom w:val="0"/>
      <w:divBdr>
        <w:top w:val="none" w:sz="0" w:space="0" w:color="auto"/>
        <w:left w:val="none" w:sz="0" w:space="0" w:color="auto"/>
        <w:bottom w:val="none" w:sz="0" w:space="0" w:color="auto"/>
        <w:right w:val="none" w:sz="0" w:space="0" w:color="auto"/>
      </w:divBdr>
    </w:div>
    <w:div w:id="75051680">
      <w:marLeft w:val="640"/>
      <w:marRight w:val="0"/>
      <w:marTop w:val="0"/>
      <w:marBottom w:val="0"/>
      <w:divBdr>
        <w:top w:val="none" w:sz="0" w:space="0" w:color="auto"/>
        <w:left w:val="none" w:sz="0" w:space="0" w:color="auto"/>
        <w:bottom w:val="none" w:sz="0" w:space="0" w:color="auto"/>
        <w:right w:val="none" w:sz="0" w:space="0" w:color="auto"/>
      </w:divBdr>
    </w:div>
    <w:div w:id="75055358">
      <w:marLeft w:val="640"/>
      <w:marRight w:val="0"/>
      <w:marTop w:val="0"/>
      <w:marBottom w:val="0"/>
      <w:divBdr>
        <w:top w:val="none" w:sz="0" w:space="0" w:color="auto"/>
        <w:left w:val="none" w:sz="0" w:space="0" w:color="auto"/>
        <w:bottom w:val="none" w:sz="0" w:space="0" w:color="auto"/>
        <w:right w:val="none" w:sz="0" w:space="0" w:color="auto"/>
      </w:divBdr>
    </w:div>
    <w:div w:id="75058421">
      <w:marLeft w:val="640"/>
      <w:marRight w:val="0"/>
      <w:marTop w:val="0"/>
      <w:marBottom w:val="0"/>
      <w:divBdr>
        <w:top w:val="none" w:sz="0" w:space="0" w:color="auto"/>
        <w:left w:val="none" w:sz="0" w:space="0" w:color="auto"/>
        <w:bottom w:val="none" w:sz="0" w:space="0" w:color="auto"/>
        <w:right w:val="none" w:sz="0" w:space="0" w:color="auto"/>
      </w:divBdr>
    </w:div>
    <w:div w:id="75170374">
      <w:marLeft w:val="640"/>
      <w:marRight w:val="0"/>
      <w:marTop w:val="0"/>
      <w:marBottom w:val="0"/>
      <w:divBdr>
        <w:top w:val="none" w:sz="0" w:space="0" w:color="auto"/>
        <w:left w:val="none" w:sz="0" w:space="0" w:color="auto"/>
        <w:bottom w:val="none" w:sz="0" w:space="0" w:color="auto"/>
        <w:right w:val="none" w:sz="0" w:space="0" w:color="auto"/>
      </w:divBdr>
    </w:div>
    <w:div w:id="75202522">
      <w:marLeft w:val="640"/>
      <w:marRight w:val="0"/>
      <w:marTop w:val="0"/>
      <w:marBottom w:val="0"/>
      <w:divBdr>
        <w:top w:val="none" w:sz="0" w:space="0" w:color="auto"/>
        <w:left w:val="none" w:sz="0" w:space="0" w:color="auto"/>
        <w:bottom w:val="none" w:sz="0" w:space="0" w:color="auto"/>
        <w:right w:val="none" w:sz="0" w:space="0" w:color="auto"/>
      </w:divBdr>
    </w:div>
    <w:div w:id="75250642">
      <w:marLeft w:val="640"/>
      <w:marRight w:val="0"/>
      <w:marTop w:val="0"/>
      <w:marBottom w:val="0"/>
      <w:divBdr>
        <w:top w:val="none" w:sz="0" w:space="0" w:color="auto"/>
        <w:left w:val="none" w:sz="0" w:space="0" w:color="auto"/>
        <w:bottom w:val="none" w:sz="0" w:space="0" w:color="auto"/>
        <w:right w:val="none" w:sz="0" w:space="0" w:color="auto"/>
      </w:divBdr>
    </w:div>
    <w:div w:id="75252536">
      <w:marLeft w:val="640"/>
      <w:marRight w:val="0"/>
      <w:marTop w:val="0"/>
      <w:marBottom w:val="0"/>
      <w:divBdr>
        <w:top w:val="none" w:sz="0" w:space="0" w:color="auto"/>
        <w:left w:val="none" w:sz="0" w:space="0" w:color="auto"/>
        <w:bottom w:val="none" w:sz="0" w:space="0" w:color="auto"/>
        <w:right w:val="none" w:sz="0" w:space="0" w:color="auto"/>
      </w:divBdr>
    </w:div>
    <w:div w:id="75366934">
      <w:marLeft w:val="640"/>
      <w:marRight w:val="0"/>
      <w:marTop w:val="0"/>
      <w:marBottom w:val="0"/>
      <w:divBdr>
        <w:top w:val="none" w:sz="0" w:space="0" w:color="auto"/>
        <w:left w:val="none" w:sz="0" w:space="0" w:color="auto"/>
        <w:bottom w:val="none" w:sz="0" w:space="0" w:color="auto"/>
        <w:right w:val="none" w:sz="0" w:space="0" w:color="auto"/>
      </w:divBdr>
    </w:div>
    <w:div w:id="75367784">
      <w:marLeft w:val="640"/>
      <w:marRight w:val="0"/>
      <w:marTop w:val="0"/>
      <w:marBottom w:val="0"/>
      <w:divBdr>
        <w:top w:val="none" w:sz="0" w:space="0" w:color="auto"/>
        <w:left w:val="none" w:sz="0" w:space="0" w:color="auto"/>
        <w:bottom w:val="none" w:sz="0" w:space="0" w:color="auto"/>
        <w:right w:val="none" w:sz="0" w:space="0" w:color="auto"/>
      </w:divBdr>
    </w:div>
    <w:div w:id="75368570">
      <w:marLeft w:val="640"/>
      <w:marRight w:val="0"/>
      <w:marTop w:val="0"/>
      <w:marBottom w:val="0"/>
      <w:divBdr>
        <w:top w:val="none" w:sz="0" w:space="0" w:color="auto"/>
        <w:left w:val="none" w:sz="0" w:space="0" w:color="auto"/>
        <w:bottom w:val="none" w:sz="0" w:space="0" w:color="auto"/>
        <w:right w:val="none" w:sz="0" w:space="0" w:color="auto"/>
      </w:divBdr>
    </w:div>
    <w:div w:id="75443851">
      <w:marLeft w:val="640"/>
      <w:marRight w:val="0"/>
      <w:marTop w:val="0"/>
      <w:marBottom w:val="0"/>
      <w:divBdr>
        <w:top w:val="none" w:sz="0" w:space="0" w:color="auto"/>
        <w:left w:val="none" w:sz="0" w:space="0" w:color="auto"/>
        <w:bottom w:val="none" w:sz="0" w:space="0" w:color="auto"/>
        <w:right w:val="none" w:sz="0" w:space="0" w:color="auto"/>
      </w:divBdr>
    </w:div>
    <w:div w:id="75446425">
      <w:marLeft w:val="640"/>
      <w:marRight w:val="0"/>
      <w:marTop w:val="0"/>
      <w:marBottom w:val="0"/>
      <w:divBdr>
        <w:top w:val="none" w:sz="0" w:space="0" w:color="auto"/>
        <w:left w:val="none" w:sz="0" w:space="0" w:color="auto"/>
        <w:bottom w:val="none" w:sz="0" w:space="0" w:color="auto"/>
        <w:right w:val="none" w:sz="0" w:space="0" w:color="auto"/>
      </w:divBdr>
    </w:div>
    <w:div w:id="75514600">
      <w:marLeft w:val="640"/>
      <w:marRight w:val="0"/>
      <w:marTop w:val="0"/>
      <w:marBottom w:val="0"/>
      <w:divBdr>
        <w:top w:val="none" w:sz="0" w:space="0" w:color="auto"/>
        <w:left w:val="none" w:sz="0" w:space="0" w:color="auto"/>
        <w:bottom w:val="none" w:sz="0" w:space="0" w:color="auto"/>
        <w:right w:val="none" w:sz="0" w:space="0" w:color="auto"/>
      </w:divBdr>
    </w:div>
    <w:div w:id="75521134">
      <w:marLeft w:val="640"/>
      <w:marRight w:val="0"/>
      <w:marTop w:val="0"/>
      <w:marBottom w:val="0"/>
      <w:divBdr>
        <w:top w:val="none" w:sz="0" w:space="0" w:color="auto"/>
        <w:left w:val="none" w:sz="0" w:space="0" w:color="auto"/>
        <w:bottom w:val="none" w:sz="0" w:space="0" w:color="auto"/>
        <w:right w:val="none" w:sz="0" w:space="0" w:color="auto"/>
      </w:divBdr>
    </w:div>
    <w:div w:id="75713963">
      <w:marLeft w:val="640"/>
      <w:marRight w:val="0"/>
      <w:marTop w:val="0"/>
      <w:marBottom w:val="0"/>
      <w:divBdr>
        <w:top w:val="none" w:sz="0" w:space="0" w:color="auto"/>
        <w:left w:val="none" w:sz="0" w:space="0" w:color="auto"/>
        <w:bottom w:val="none" w:sz="0" w:space="0" w:color="auto"/>
        <w:right w:val="none" w:sz="0" w:space="0" w:color="auto"/>
      </w:divBdr>
    </w:div>
    <w:div w:id="75790502">
      <w:marLeft w:val="640"/>
      <w:marRight w:val="0"/>
      <w:marTop w:val="0"/>
      <w:marBottom w:val="0"/>
      <w:divBdr>
        <w:top w:val="none" w:sz="0" w:space="0" w:color="auto"/>
        <w:left w:val="none" w:sz="0" w:space="0" w:color="auto"/>
        <w:bottom w:val="none" w:sz="0" w:space="0" w:color="auto"/>
        <w:right w:val="none" w:sz="0" w:space="0" w:color="auto"/>
      </w:divBdr>
    </w:div>
    <w:div w:id="75906247">
      <w:marLeft w:val="640"/>
      <w:marRight w:val="0"/>
      <w:marTop w:val="0"/>
      <w:marBottom w:val="0"/>
      <w:divBdr>
        <w:top w:val="none" w:sz="0" w:space="0" w:color="auto"/>
        <w:left w:val="none" w:sz="0" w:space="0" w:color="auto"/>
        <w:bottom w:val="none" w:sz="0" w:space="0" w:color="auto"/>
        <w:right w:val="none" w:sz="0" w:space="0" w:color="auto"/>
      </w:divBdr>
    </w:div>
    <w:div w:id="75975837">
      <w:marLeft w:val="640"/>
      <w:marRight w:val="0"/>
      <w:marTop w:val="0"/>
      <w:marBottom w:val="0"/>
      <w:divBdr>
        <w:top w:val="none" w:sz="0" w:space="0" w:color="auto"/>
        <w:left w:val="none" w:sz="0" w:space="0" w:color="auto"/>
        <w:bottom w:val="none" w:sz="0" w:space="0" w:color="auto"/>
        <w:right w:val="none" w:sz="0" w:space="0" w:color="auto"/>
      </w:divBdr>
    </w:div>
    <w:div w:id="75979337">
      <w:marLeft w:val="640"/>
      <w:marRight w:val="0"/>
      <w:marTop w:val="0"/>
      <w:marBottom w:val="0"/>
      <w:divBdr>
        <w:top w:val="none" w:sz="0" w:space="0" w:color="auto"/>
        <w:left w:val="none" w:sz="0" w:space="0" w:color="auto"/>
        <w:bottom w:val="none" w:sz="0" w:space="0" w:color="auto"/>
        <w:right w:val="none" w:sz="0" w:space="0" w:color="auto"/>
      </w:divBdr>
    </w:div>
    <w:div w:id="75980296">
      <w:marLeft w:val="640"/>
      <w:marRight w:val="0"/>
      <w:marTop w:val="0"/>
      <w:marBottom w:val="0"/>
      <w:divBdr>
        <w:top w:val="none" w:sz="0" w:space="0" w:color="auto"/>
        <w:left w:val="none" w:sz="0" w:space="0" w:color="auto"/>
        <w:bottom w:val="none" w:sz="0" w:space="0" w:color="auto"/>
        <w:right w:val="none" w:sz="0" w:space="0" w:color="auto"/>
      </w:divBdr>
    </w:div>
    <w:div w:id="76023039">
      <w:marLeft w:val="640"/>
      <w:marRight w:val="0"/>
      <w:marTop w:val="0"/>
      <w:marBottom w:val="0"/>
      <w:divBdr>
        <w:top w:val="none" w:sz="0" w:space="0" w:color="auto"/>
        <w:left w:val="none" w:sz="0" w:space="0" w:color="auto"/>
        <w:bottom w:val="none" w:sz="0" w:space="0" w:color="auto"/>
        <w:right w:val="none" w:sz="0" w:space="0" w:color="auto"/>
      </w:divBdr>
    </w:div>
    <w:div w:id="76098011">
      <w:marLeft w:val="640"/>
      <w:marRight w:val="0"/>
      <w:marTop w:val="0"/>
      <w:marBottom w:val="0"/>
      <w:divBdr>
        <w:top w:val="none" w:sz="0" w:space="0" w:color="auto"/>
        <w:left w:val="none" w:sz="0" w:space="0" w:color="auto"/>
        <w:bottom w:val="none" w:sz="0" w:space="0" w:color="auto"/>
        <w:right w:val="none" w:sz="0" w:space="0" w:color="auto"/>
      </w:divBdr>
    </w:div>
    <w:div w:id="76174128">
      <w:marLeft w:val="640"/>
      <w:marRight w:val="0"/>
      <w:marTop w:val="0"/>
      <w:marBottom w:val="0"/>
      <w:divBdr>
        <w:top w:val="none" w:sz="0" w:space="0" w:color="auto"/>
        <w:left w:val="none" w:sz="0" w:space="0" w:color="auto"/>
        <w:bottom w:val="none" w:sz="0" w:space="0" w:color="auto"/>
        <w:right w:val="none" w:sz="0" w:space="0" w:color="auto"/>
      </w:divBdr>
    </w:div>
    <w:div w:id="76296014">
      <w:marLeft w:val="640"/>
      <w:marRight w:val="0"/>
      <w:marTop w:val="0"/>
      <w:marBottom w:val="0"/>
      <w:divBdr>
        <w:top w:val="none" w:sz="0" w:space="0" w:color="auto"/>
        <w:left w:val="none" w:sz="0" w:space="0" w:color="auto"/>
        <w:bottom w:val="none" w:sz="0" w:space="0" w:color="auto"/>
        <w:right w:val="none" w:sz="0" w:space="0" w:color="auto"/>
      </w:divBdr>
    </w:div>
    <w:div w:id="76362152">
      <w:marLeft w:val="640"/>
      <w:marRight w:val="0"/>
      <w:marTop w:val="0"/>
      <w:marBottom w:val="0"/>
      <w:divBdr>
        <w:top w:val="none" w:sz="0" w:space="0" w:color="auto"/>
        <w:left w:val="none" w:sz="0" w:space="0" w:color="auto"/>
        <w:bottom w:val="none" w:sz="0" w:space="0" w:color="auto"/>
        <w:right w:val="none" w:sz="0" w:space="0" w:color="auto"/>
      </w:divBdr>
    </w:div>
    <w:div w:id="76370467">
      <w:marLeft w:val="640"/>
      <w:marRight w:val="0"/>
      <w:marTop w:val="0"/>
      <w:marBottom w:val="0"/>
      <w:divBdr>
        <w:top w:val="none" w:sz="0" w:space="0" w:color="auto"/>
        <w:left w:val="none" w:sz="0" w:space="0" w:color="auto"/>
        <w:bottom w:val="none" w:sz="0" w:space="0" w:color="auto"/>
        <w:right w:val="none" w:sz="0" w:space="0" w:color="auto"/>
      </w:divBdr>
    </w:div>
    <w:div w:id="76442305">
      <w:marLeft w:val="640"/>
      <w:marRight w:val="0"/>
      <w:marTop w:val="0"/>
      <w:marBottom w:val="0"/>
      <w:divBdr>
        <w:top w:val="none" w:sz="0" w:space="0" w:color="auto"/>
        <w:left w:val="none" w:sz="0" w:space="0" w:color="auto"/>
        <w:bottom w:val="none" w:sz="0" w:space="0" w:color="auto"/>
        <w:right w:val="none" w:sz="0" w:space="0" w:color="auto"/>
      </w:divBdr>
    </w:div>
    <w:div w:id="76443916">
      <w:marLeft w:val="640"/>
      <w:marRight w:val="0"/>
      <w:marTop w:val="0"/>
      <w:marBottom w:val="0"/>
      <w:divBdr>
        <w:top w:val="none" w:sz="0" w:space="0" w:color="auto"/>
        <w:left w:val="none" w:sz="0" w:space="0" w:color="auto"/>
        <w:bottom w:val="none" w:sz="0" w:space="0" w:color="auto"/>
        <w:right w:val="none" w:sz="0" w:space="0" w:color="auto"/>
      </w:divBdr>
    </w:div>
    <w:div w:id="76559146">
      <w:marLeft w:val="640"/>
      <w:marRight w:val="0"/>
      <w:marTop w:val="0"/>
      <w:marBottom w:val="0"/>
      <w:divBdr>
        <w:top w:val="none" w:sz="0" w:space="0" w:color="auto"/>
        <w:left w:val="none" w:sz="0" w:space="0" w:color="auto"/>
        <w:bottom w:val="none" w:sz="0" w:space="0" w:color="auto"/>
        <w:right w:val="none" w:sz="0" w:space="0" w:color="auto"/>
      </w:divBdr>
    </w:div>
    <w:div w:id="76564331">
      <w:marLeft w:val="640"/>
      <w:marRight w:val="0"/>
      <w:marTop w:val="0"/>
      <w:marBottom w:val="0"/>
      <w:divBdr>
        <w:top w:val="none" w:sz="0" w:space="0" w:color="auto"/>
        <w:left w:val="none" w:sz="0" w:space="0" w:color="auto"/>
        <w:bottom w:val="none" w:sz="0" w:space="0" w:color="auto"/>
        <w:right w:val="none" w:sz="0" w:space="0" w:color="auto"/>
      </w:divBdr>
    </w:div>
    <w:div w:id="76630858">
      <w:marLeft w:val="640"/>
      <w:marRight w:val="0"/>
      <w:marTop w:val="0"/>
      <w:marBottom w:val="0"/>
      <w:divBdr>
        <w:top w:val="none" w:sz="0" w:space="0" w:color="auto"/>
        <w:left w:val="none" w:sz="0" w:space="0" w:color="auto"/>
        <w:bottom w:val="none" w:sz="0" w:space="0" w:color="auto"/>
        <w:right w:val="none" w:sz="0" w:space="0" w:color="auto"/>
      </w:divBdr>
    </w:div>
    <w:div w:id="76638858">
      <w:marLeft w:val="640"/>
      <w:marRight w:val="0"/>
      <w:marTop w:val="0"/>
      <w:marBottom w:val="0"/>
      <w:divBdr>
        <w:top w:val="none" w:sz="0" w:space="0" w:color="auto"/>
        <w:left w:val="none" w:sz="0" w:space="0" w:color="auto"/>
        <w:bottom w:val="none" w:sz="0" w:space="0" w:color="auto"/>
        <w:right w:val="none" w:sz="0" w:space="0" w:color="auto"/>
      </w:divBdr>
    </w:div>
    <w:div w:id="76640119">
      <w:marLeft w:val="640"/>
      <w:marRight w:val="0"/>
      <w:marTop w:val="0"/>
      <w:marBottom w:val="0"/>
      <w:divBdr>
        <w:top w:val="none" w:sz="0" w:space="0" w:color="auto"/>
        <w:left w:val="none" w:sz="0" w:space="0" w:color="auto"/>
        <w:bottom w:val="none" w:sz="0" w:space="0" w:color="auto"/>
        <w:right w:val="none" w:sz="0" w:space="0" w:color="auto"/>
      </w:divBdr>
    </w:div>
    <w:div w:id="76706560">
      <w:marLeft w:val="640"/>
      <w:marRight w:val="0"/>
      <w:marTop w:val="0"/>
      <w:marBottom w:val="0"/>
      <w:divBdr>
        <w:top w:val="none" w:sz="0" w:space="0" w:color="auto"/>
        <w:left w:val="none" w:sz="0" w:space="0" w:color="auto"/>
        <w:bottom w:val="none" w:sz="0" w:space="0" w:color="auto"/>
        <w:right w:val="none" w:sz="0" w:space="0" w:color="auto"/>
      </w:divBdr>
    </w:div>
    <w:div w:id="76824965">
      <w:marLeft w:val="640"/>
      <w:marRight w:val="0"/>
      <w:marTop w:val="0"/>
      <w:marBottom w:val="0"/>
      <w:divBdr>
        <w:top w:val="none" w:sz="0" w:space="0" w:color="auto"/>
        <w:left w:val="none" w:sz="0" w:space="0" w:color="auto"/>
        <w:bottom w:val="none" w:sz="0" w:space="0" w:color="auto"/>
        <w:right w:val="none" w:sz="0" w:space="0" w:color="auto"/>
      </w:divBdr>
    </w:div>
    <w:div w:id="76829661">
      <w:marLeft w:val="640"/>
      <w:marRight w:val="0"/>
      <w:marTop w:val="0"/>
      <w:marBottom w:val="0"/>
      <w:divBdr>
        <w:top w:val="none" w:sz="0" w:space="0" w:color="auto"/>
        <w:left w:val="none" w:sz="0" w:space="0" w:color="auto"/>
        <w:bottom w:val="none" w:sz="0" w:space="0" w:color="auto"/>
        <w:right w:val="none" w:sz="0" w:space="0" w:color="auto"/>
      </w:divBdr>
    </w:div>
    <w:div w:id="76829738">
      <w:marLeft w:val="640"/>
      <w:marRight w:val="0"/>
      <w:marTop w:val="0"/>
      <w:marBottom w:val="0"/>
      <w:divBdr>
        <w:top w:val="none" w:sz="0" w:space="0" w:color="auto"/>
        <w:left w:val="none" w:sz="0" w:space="0" w:color="auto"/>
        <w:bottom w:val="none" w:sz="0" w:space="0" w:color="auto"/>
        <w:right w:val="none" w:sz="0" w:space="0" w:color="auto"/>
      </w:divBdr>
    </w:div>
    <w:div w:id="76901481">
      <w:marLeft w:val="640"/>
      <w:marRight w:val="0"/>
      <w:marTop w:val="0"/>
      <w:marBottom w:val="0"/>
      <w:divBdr>
        <w:top w:val="none" w:sz="0" w:space="0" w:color="auto"/>
        <w:left w:val="none" w:sz="0" w:space="0" w:color="auto"/>
        <w:bottom w:val="none" w:sz="0" w:space="0" w:color="auto"/>
        <w:right w:val="none" w:sz="0" w:space="0" w:color="auto"/>
      </w:divBdr>
    </w:div>
    <w:div w:id="76905408">
      <w:marLeft w:val="640"/>
      <w:marRight w:val="0"/>
      <w:marTop w:val="0"/>
      <w:marBottom w:val="0"/>
      <w:divBdr>
        <w:top w:val="none" w:sz="0" w:space="0" w:color="auto"/>
        <w:left w:val="none" w:sz="0" w:space="0" w:color="auto"/>
        <w:bottom w:val="none" w:sz="0" w:space="0" w:color="auto"/>
        <w:right w:val="none" w:sz="0" w:space="0" w:color="auto"/>
      </w:divBdr>
    </w:div>
    <w:div w:id="76945942">
      <w:marLeft w:val="640"/>
      <w:marRight w:val="0"/>
      <w:marTop w:val="0"/>
      <w:marBottom w:val="0"/>
      <w:divBdr>
        <w:top w:val="none" w:sz="0" w:space="0" w:color="auto"/>
        <w:left w:val="none" w:sz="0" w:space="0" w:color="auto"/>
        <w:bottom w:val="none" w:sz="0" w:space="0" w:color="auto"/>
        <w:right w:val="none" w:sz="0" w:space="0" w:color="auto"/>
      </w:divBdr>
    </w:div>
    <w:div w:id="77018940">
      <w:marLeft w:val="640"/>
      <w:marRight w:val="0"/>
      <w:marTop w:val="0"/>
      <w:marBottom w:val="0"/>
      <w:divBdr>
        <w:top w:val="none" w:sz="0" w:space="0" w:color="auto"/>
        <w:left w:val="none" w:sz="0" w:space="0" w:color="auto"/>
        <w:bottom w:val="none" w:sz="0" w:space="0" w:color="auto"/>
        <w:right w:val="none" w:sz="0" w:space="0" w:color="auto"/>
      </w:divBdr>
    </w:div>
    <w:div w:id="77019651">
      <w:marLeft w:val="640"/>
      <w:marRight w:val="0"/>
      <w:marTop w:val="0"/>
      <w:marBottom w:val="0"/>
      <w:divBdr>
        <w:top w:val="none" w:sz="0" w:space="0" w:color="auto"/>
        <w:left w:val="none" w:sz="0" w:space="0" w:color="auto"/>
        <w:bottom w:val="none" w:sz="0" w:space="0" w:color="auto"/>
        <w:right w:val="none" w:sz="0" w:space="0" w:color="auto"/>
      </w:divBdr>
    </w:div>
    <w:div w:id="77024830">
      <w:marLeft w:val="640"/>
      <w:marRight w:val="0"/>
      <w:marTop w:val="0"/>
      <w:marBottom w:val="0"/>
      <w:divBdr>
        <w:top w:val="none" w:sz="0" w:space="0" w:color="auto"/>
        <w:left w:val="none" w:sz="0" w:space="0" w:color="auto"/>
        <w:bottom w:val="none" w:sz="0" w:space="0" w:color="auto"/>
        <w:right w:val="none" w:sz="0" w:space="0" w:color="auto"/>
      </w:divBdr>
    </w:div>
    <w:div w:id="77097617">
      <w:marLeft w:val="640"/>
      <w:marRight w:val="0"/>
      <w:marTop w:val="0"/>
      <w:marBottom w:val="0"/>
      <w:divBdr>
        <w:top w:val="none" w:sz="0" w:space="0" w:color="auto"/>
        <w:left w:val="none" w:sz="0" w:space="0" w:color="auto"/>
        <w:bottom w:val="none" w:sz="0" w:space="0" w:color="auto"/>
        <w:right w:val="none" w:sz="0" w:space="0" w:color="auto"/>
      </w:divBdr>
    </w:div>
    <w:div w:id="77099306">
      <w:marLeft w:val="640"/>
      <w:marRight w:val="0"/>
      <w:marTop w:val="0"/>
      <w:marBottom w:val="0"/>
      <w:divBdr>
        <w:top w:val="none" w:sz="0" w:space="0" w:color="auto"/>
        <w:left w:val="none" w:sz="0" w:space="0" w:color="auto"/>
        <w:bottom w:val="none" w:sz="0" w:space="0" w:color="auto"/>
        <w:right w:val="none" w:sz="0" w:space="0" w:color="auto"/>
      </w:divBdr>
    </w:div>
    <w:div w:id="77141414">
      <w:marLeft w:val="640"/>
      <w:marRight w:val="0"/>
      <w:marTop w:val="0"/>
      <w:marBottom w:val="0"/>
      <w:divBdr>
        <w:top w:val="none" w:sz="0" w:space="0" w:color="auto"/>
        <w:left w:val="none" w:sz="0" w:space="0" w:color="auto"/>
        <w:bottom w:val="none" w:sz="0" w:space="0" w:color="auto"/>
        <w:right w:val="none" w:sz="0" w:space="0" w:color="auto"/>
      </w:divBdr>
    </w:div>
    <w:div w:id="77219488">
      <w:marLeft w:val="640"/>
      <w:marRight w:val="0"/>
      <w:marTop w:val="0"/>
      <w:marBottom w:val="0"/>
      <w:divBdr>
        <w:top w:val="none" w:sz="0" w:space="0" w:color="auto"/>
        <w:left w:val="none" w:sz="0" w:space="0" w:color="auto"/>
        <w:bottom w:val="none" w:sz="0" w:space="0" w:color="auto"/>
        <w:right w:val="none" w:sz="0" w:space="0" w:color="auto"/>
      </w:divBdr>
    </w:div>
    <w:div w:id="77409165">
      <w:marLeft w:val="640"/>
      <w:marRight w:val="0"/>
      <w:marTop w:val="0"/>
      <w:marBottom w:val="0"/>
      <w:divBdr>
        <w:top w:val="none" w:sz="0" w:space="0" w:color="auto"/>
        <w:left w:val="none" w:sz="0" w:space="0" w:color="auto"/>
        <w:bottom w:val="none" w:sz="0" w:space="0" w:color="auto"/>
        <w:right w:val="none" w:sz="0" w:space="0" w:color="auto"/>
      </w:divBdr>
    </w:div>
    <w:div w:id="77487787">
      <w:marLeft w:val="640"/>
      <w:marRight w:val="0"/>
      <w:marTop w:val="0"/>
      <w:marBottom w:val="0"/>
      <w:divBdr>
        <w:top w:val="none" w:sz="0" w:space="0" w:color="auto"/>
        <w:left w:val="none" w:sz="0" w:space="0" w:color="auto"/>
        <w:bottom w:val="none" w:sz="0" w:space="0" w:color="auto"/>
        <w:right w:val="none" w:sz="0" w:space="0" w:color="auto"/>
      </w:divBdr>
    </w:div>
    <w:div w:id="77601456">
      <w:marLeft w:val="640"/>
      <w:marRight w:val="0"/>
      <w:marTop w:val="0"/>
      <w:marBottom w:val="0"/>
      <w:divBdr>
        <w:top w:val="none" w:sz="0" w:space="0" w:color="auto"/>
        <w:left w:val="none" w:sz="0" w:space="0" w:color="auto"/>
        <w:bottom w:val="none" w:sz="0" w:space="0" w:color="auto"/>
        <w:right w:val="none" w:sz="0" w:space="0" w:color="auto"/>
      </w:divBdr>
    </w:div>
    <w:div w:id="77605574">
      <w:marLeft w:val="640"/>
      <w:marRight w:val="0"/>
      <w:marTop w:val="0"/>
      <w:marBottom w:val="0"/>
      <w:divBdr>
        <w:top w:val="none" w:sz="0" w:space="0" w:color="auto"/>
        <w:left w:val="none" w:sz="0" w:space="0" w:color="auto"/>
        <w:bottom w:val="none" w:sz="0" w:space="0" w:color="auto"/>
        <w:right w:val="none" w:sz="0" w:space="0" w:color="auto"/>
      </w:divBdr>
    </w:div>
    <w:div w:id="77679051">
      <w:marLeft w:val="640"/>
      <w:marRight w:val="0"/>
      <w:marTop w:val="0"/>
      <w:marBottom w:val="0"/>
      <w:divBdr>
        <w:top w:val="none" w:sz="0" w:space="0" w:color="auto"/>
        <w:left w:val="none" w:sz="0" w:space="0" w:color="auto"/>
        <w:bottom w:val="none" w:sz="0" w:space="0" w:color="auto"/>
        <w:right w:val="none" w:sz="0" w:space="0" w:color="auto"/>
      </w:divBdr>
    </w:div>
    <w:div w:id="77757024">
      <w:marLeft w:val="640"/>
      <w:marRight w:val="0"/>
      <w:marTop w:val="0"/>
      <w:marBottom w:val="0"/>
      <w:divBdr>
        <w:top w:val="none" w:sz="0" w:space="0" w:color="auto"/>
        <w:left w:val="none" w:sz="0" w:space="0" w:color="auto"/>
        <w:bottom w:val="none" w:sz="0" w:space="0" w:color="auto"/>
        <w:right w:val="none" w:sz="0" w:space="0" w:color="auto"/>
      </w:divBdr>
    </w:div>
    <w:div w:id="77795432">
      <w:marLeft w:val="640"/>
      <w:marRight w:val="0"/>
      <w:marTop w:val="0"/>
      <w:marBottom w:val="0"/>
      <w:divBdr>
        <w:top w:val="none" w:sz="0" w:space="0" w:color="auto"/>
        <w:left w:val="none" w:sz="0" w:space="0" w:color="auto"/>
        <w:bottom w:val="none" w:sz="0" w:space="0" w:color="auto"/>
        <w:right w:val="none" w:sz="0" w:space="0" w:color="auto"/>
      </w:divBdr>
    </w:div>
    <w:div w:id="77796537">
      <w:marLeft w:val="640"/>
      <w:marRight w:val="0"/>
      <w:marTop w:val="0"/>
      <w:marBottom w:val="0"/>
      <w:divBdr>
        <w:top w:val="none" w:sz="0" w:space="0" w:color="auto"/>
        <w:left w:val="none" w:sz="0" w:space="0" w:color="auto"/>
        <w:bottom w:val="none" w:sz="0" w:space="0" w:color="auto"/>
        <w:right w:val="none" w:sz="0" w:space="0" w:color="auto"/>
      </w:divBdr>
    </w:div>
    <w:div w:id="77800173">
      <w:marLeft w:val="640"/>
      <w:marRight w:val="0"/>
      <w:marTop w:val="0"/>
      <w:marBottom w:val="0"/>
      <w:divBdr>
        <w:top w:val="none" w:sz="0" w:space="0" w:color="auto"/>
        <w:left w:val="none" w:sz="0" w:space="0" w:color="auto"/>
        <w:bottom w:val="none" w:sz="0" w:space="0" w:color="auto"/>
        <w:right w:val="none" w:sz="0" w:space="0" w:color="auto"/>
      </w:divBdr>
    </w:div>
    <w:div w:id="77823778">
      <w:marLeft w:val="640"/>
      <w:marRight w:val="0"/>
      <w:marTop w:val="0"/>
      <w:marBottom w:val="0"/>
      <w:divBdr>
        <w:top w:val="none" w:sz="0" w:space="0" w:color="auto"/>
        <w:left w:val="none" w:sz="0" w:space="0" w:color="auto"/>
        <w:bottom w:val="none" w:sz="0" w:space="0" w:color="auto"/>
        <w:right w:val="none" w:sz="0" w:space="0" w:color="auto"/>
      </w:divBdr>
    </w:div>
    <w:div w:id="77867154">
      <w:marLeft w:val="480"/>
      <w:marRight w:val="0"/>
      <w:marTop w:val="0"/>
      <w:marBottom w:val="0"/>
      <w:divBdr>
        <w:top w:val="none" w:sz="0" w:space="0" w:color="auto"/>
        <w:left w:val="none" w:sz="0" w:space="0" w:color="auto"/>
        <w:bottom w:val="none" w:sz="0" w:space="0" w:color="auto"/>
        <w:right w:val="none" w:sz="0" w:space="0" w:color="auto"/>
      </w:divBdr>
    </w:div>
    <w:div w:id="77875121">
      <w:marLeft w:val="640"/>
      <w:marRight w:val="0"/>
      <w:marTop w:val="0"/>
      <w:marBottom w:val="0"/>
      <w:divBdr>
        <w:top w:val="none" w:sz="0" w:space="0" w:color="auto"/>
        <w:left w:val="none" w:sz="0" w:space="0" w:color="auto"/>
        <w:bottom w:val="none" w:sz="0" w:space="0" w:color="auto"/>
        <w:right w:val="none" w:sz="0" w:space="0" w:color="auto"/>
      </w:divBdr>
    </w:div>
    <w:div w:id="77948333">
      <w:marLeft w:val="640"/>
      <w:marRight w:val="0"/>
      <w:marTop w:val="0"/>
      <w:marBottom w:val="0"/>
      <w:divBdr>
        <w:top w:val="none" w:sz="0" w:space="0" w:color="auto"/>
        <w:left w:val="none" w:sz="0" w:space="0" w:color="auto"/>
        <w:bottom w:val="none" w:sz="0" w:space="0" w:color="auto"/>
        <w:right w:val="none" w:sz="0" w:space="0" w:color="auto"/>
      </w:divBdr>
    </w:div>
    <w:div w:id="77988425">
      <w:marLeft w:val="640"/>
      <w:marRight w:val="0"/>
      <w:marTop w:val="0"/>
      <w:marBottom w:val="0"/>
      <w:divBdr>
        <w:top w:val="none" w:sz="0" w:space="0" w:color="auto"/>
        <w:left w:val="none" w:sz="0" w:space="0" w:color="auto"/>
        <w:bottom w:val="none" w:sz="0" w:space="0" w:color="auto"/>
        <w:right w:val="none" w:sz="0" w:space="0" w:color="auto"/>
      </w:divBdr>
    </w:div>
    <w:div w:id="77992590">
      <w:marLeft w:val="640"/>
      <w:marRight w:val="0"/>
      <w:marTop w:val="0"/>
      <w:marBottom w:val="0"/>
      <w:divBdr>
        <w:top w:val="none" w:sz="0" w:space="0" w:color="auto"/>
        <w:left w:val="none" w:sz="0" w:space="0" w:color="auto"/>
        <w:bottom w:val="none" w:sz="0" w:space="0" w:color="auto"/>
        <w:right w:val="none" w:sz="0" w:space="0" w:color="auto"/>
      </w:divBdr>
    </w:div>
    <w:div w:id="78064928">
      <w:marLeft w:val="640"/>
      <w:marRight w:val="0"/>
      <w:marTop w:val="0"/>
      <w:marBottom w:val="0"/>
      <w:divBdr>
        <w:top w:val="none" w:sz="0" w:space="0" w:color="auto"/>
        <w:left w:val="none" w:sz="0" w:space="0" w:color="auto"/>
        <w:bottom w:val="none" w:sz="0" w:space="0" w:color="auto"/>
        <w:right w:val="none" w:sz="0" w:space="0" w:color="auto"/>
      </w:divBdr>
    </w:div>
    <w:div w:id="78185432">
      <w:marLeft w:val="640"/>
      <w:marRight w:val="0"/>
      <w:marTop w:val="0"/>
      <w:marBottom w:val="0"/>
      <w:divBdr>
        <w:top w:val="none" w:sz="0" w:space="0" w:color="auto"/>
        <w:left w:val="none" w:sz="0" w:space="0" w:color="auto"/>
        <w:bottom w:val="none" w:sz="0" w:space="0" w:color="auto"/>
        <w:right w:val="none" w:sz="0" w:space="0" w:color="auto"/>
      </w:divBdr>
    </w:div>
    <w:div w:id="78335492">
      <w:marLeft w:val="640"/>
      <w:marRight w:val="0"/>
      <w:marTop w:val="0"/>
      <w:marBottom w:val="0"/>
      <w:divBdr>
        <w:top w:val="none" w:sz="0" w:space="0" w:color="auto"/>
        <w:left w:val="none" w:sz="0" w:space="0" w:color="auto"/>
        <w:bottom w:val="none" w:sz="0" w:space="0" w:color="auto"/>
        <w:right w:val="none" w:sz="0" w:space="0" w:color="auto"/>
      </w:divBdr>
    </w:div>
    <w:div w:id="78336431">
      <w:marLeft w:val="640"/>
      <w:marRight w:val="0"/>
      <w:marTop w:val="0"/>
      <w:marBottom w:val="0"/>
      <w:divBdr>
        <w:top w:val="none" w:sz="0" w:space="0" w:color="auto"/>
        <w:left w:val="none" w:sz="0" w:space="0" w:color="auto"/>
        <w:bottom w:val="none" w:sz="0" w:space="0" w:color="auto"/>
        <w:right w:val="none" w:sz="0" w:space="0" w:color="auto"/>
      </w:divBdr>
    </w:div>
    <w:div w:id="78337285">
      <w:marLeft w:val="640"/>
      <w:marRight w:val="0"/>
      <w:marTop w:val="0"/>
      <w:marBottom w:val="0"/>
      <w:divBdr>
        <w:top w:val="none" w:sz="0" w:space="0" w:color="auto"/>
        <w:left w:val="none" w:sz="0" w:space="0" w:color="auto"/>
        <w:bottom w:val="none" w:sz="0" w:space="0" w:color="auto"/>
        <w:right w:val="none" w:sz="0" w:space="0" w:color="auto"/>
      </w:divBdr>
    </w:div>
    <w:div w:id="78337724">
      <w:marLeft w:val="640"/>
      <w:marRight w:val="0"/>
      <w:marTop w:val="0"/>
      <w:marBottom w:val="0"/>
      <w:divBdr>
        <w:top w:val="none" w:sz="0" w:space="0" w:color="auto"/>
        <w:left w:val="none" w:sz="0" w:space="0" w:color="auto"/>
        <w:bottom w:val="none" w:sz="0" w:space="0" w:color="auto"/>
        <w:right w:val="none" w:sz="0" w:space="0" w:color="auto"/>
      </w:divBdr>
    </w:div>
    <w:div w:id="78526782">
      <w:marLeft w:val="640"/>
      <w:marRight w:val="0"/>
      <w:marTop w:val="0"/>
      <w:marBottom w:val="0"/>
      <w:divBdr>
        <w:top w:val="none" w:sz="0" w:space="0" w:color="auto"/>
        <w:left w:val="none" w:sz="0" w:space="0" w:color="auto"/>
        <w:bottom w:val="none" w:sz="0" w:space="0" w:color="auto"/>
        <w:right w:val="none" w:sz="0" w:space="0" w:color="auto"/>
      </w:divBdr>
    </w:div>
    <w:div w:id="78599966">
      <w:marLeft w:val="640"/>
      <w:marRight w:val="0"/>
      <w:marTop w:val="0"/>
      <w:marBottom w:val="0"/>
      <w:divBdr>
        <w:top w:val="none" w:sz="0" w:space="0" w:color="auto"/>
        <w:left w:val="none" w:sz="0" w:space="0" w:color="auto"/>
        <w:bottom w:val="none" w:sz="0" w:space="0" w:color="auto"/>
        <w:right w:val="none" w:sz="0" w:space="0" w:color="auto"/>
      </w:divBdr>
    </w:div>
    <w:div w:id="78643284">
      <w:marLeft w:val="640"/>
      <w:marRight w:val="0"/>
      <w:marTop w:val="0"/>
      <w:marBottom w:val="0"/>
      <w:divBdr>
        <w:top w:val="none" w:sz="0" w:space="0" w:color="auto"/>
        <w:left w:val="none" w:sz="0" w:space="0" w:color="auto"/>
        <w:bottom w:val="none" w:sz="0" w:space="0" w:color="auto"/>
        <w:right w:val="none" w:sz="0" w:space="0" w:color="auto"/>
      </w:divBdr>
    </w:div>
    <w:div w:id="78673446">
      <w:marLeft w:val="640"/>
      <w:marRight w:val="0"/>
      <w:marTop w:val="0"/>
      <w:marBottom w:val="0"/>
      <w:divBdr>
        <w:top w:val="none" w:sz="0" w:space="0" w:color="auto"/>
        <w:left w:val="none" w:sz="0" w:space="0" w:color="auto"/>
        <w:bottom w:val="none" w:sz="0" w:space="0" w:color="auto"/>
        <w:right w:val="none" w:sz="0" w:space="0" w:color="auto"/>
      </w:divBdr>
    </w:div>
    <w:div w:id="78675243">
      <w:marLeft w:val="640"/>
      <w:marRight w:val="0"/>
      <w:marTop w:val="0"/>
      <w:marBottom w:val="0"/>
      <w:divBdr>
        <w:top w:val="none" w:sz="0" w:space="0" w:color="auto"/>
        <w:left w:val="none" w:sz="0" w:space="0" w:color="auto"/>
        <w:bottom w:val="none" w:sz="0" w:space="0" w:color="auto"/>
        <w:right w:val="none" w:sz="0" w:space="0" w:color="auto"/>
      </w:divBdr>
    </w:div>
    <w:div w:id="78717929">
      <w:marLeft w:val="640"/>
      <w:marRight w:val="0"/>
      <w:marTop w:val="0"/>
      <w:marBottom w:val="0"/>
      <w:divBdr>
        <w:top w:val="none" w:sz="0" w:space="0" w:color="auto"/>
        <w:left w:val="none" w:sz="0" w:space="0" w:color="auto"/>
        <w:bottom w:val="none" w:sz="0" w:space="0" w:color="auto"/>
        <w:right w:val="none" w:sz="0" w:space="0" w:color="auto"/>
      </w:divBdr>
    </w:div>
    <w:div w:id="78797601">
      <w:marLeft w:val="640"/>
      <w:marRight w:val="0"/>
      <w:marTop w:val="0"/>
      <w:marBottom w:val="0"/>
      <w:divBdr>
        <w:top w:val="none" w:sz="0" w:space="0" w:color="auto"/>
        <w:left w:val="none" w:sz="0" w:space="0" w:color="auto"/>
        <w:bottom w:val="none" w:sz="0" w:space="0" w:color="auto"/>
        <w:right w:val="none" w:sz="0" w:space="0" w:color="auto"/>
      </w:divBdr>
    </w:div>
    <w:div w:id="78798142">
      <w:marLeft w:val="640"/>
      <w:marRight w:val="0"/>
      <w:marTop w:val="0"/>
      <w:marBottom w:val="0"/>
      <w:divBdr>
        <w:top w:val="none" w:sz="0" w:space="0" w:color="auto"/>
        <w:left w:val="none" w:sz="0" w:space="0" w:color="auto"/>
        <w:bottom w:val="none" w:sz="0" w:space="0" w:color="auto"/>
        <w:right w:val="none" w:sz="0" w:space="0" w:color="auto"/>
      </w:divBdr>
    </w:div>
    <w:div w:id="78866519">
      <w:marLeft w:val="640"/>
      <w:marRight w:val="0"/>
      <w:marTop w:val="0"/>
      <w:marBottom w:val="0"/>
      <w:divBdr>
        <w:top w:val="none" w:sz="0" w:space="0" w:color="auto"/>
        <w:left w:val="none" w:sz="0" w:space="0" w:color="auto"/>
        <w:bottom w:val="none" w:sz="0" w:space="0" w:color="auto"/>
        <w:right w:val="none" w:sz="0" w:space="0" w:color="auto"/>
      </w:divBdr>
    </w:div>
    <w:div w:id="78871061">
      <w:marLeft w:val="640"/>
      <w:marRight w:val="0"/>
      <w:marTop w:val="0"/>
      <w:marBottom w:val="0"/>
      <w:divBdr>
        <w:top w:val="none" w:sz="0" w:space="0" w:color="auto"/>
        <w:left w:val="none" w:sz="0" w:space="0" w:color="auto"/>
        <w:bottom w:val="none" w:sz="0" w:space="0" w:color="auto"/>
        <w:right w:val="none" w:sz="0" w:space="0" w:color="auto"/>
      </w:divBdr>
    </w:div>
    <w:div w:id="78909705">
      <w:marLeft w:val="640"/>
      <w:marRight w:val="0"/>
      <w:marTop w:val="0"/>
      <w:marBottom w:val="0"/>
      <w:divBdr>
        <w:top w:val="none" w:sz="0" w:space="0" w:color="auto"/>
        <w:left w:val="none" w:sz="0" w:space="0" w:color="auto"/>
        <w:bottom w:val="none" w:sz="0" w:space="0" w:color="auto"/>
        <w:right w:val="none" w:sz="0" w:space="0" w:color="auto"/>
      </w:divBdr>
    </w:div>
    <w:div w:id="78911393">
      <w:marLeft w:val="640"/>
      <w:marRight w:val="0"/>
      <w:marTop w:val="0"/>
      <w:marBottom w:val="0"/>
      <w:divBdr>
        <w:top w:val="none" w:sz="0" w:space="0" w:color="auto"/>
        <w:left w:val="none" w:sz="0" w:space="0" w:color="auto"/>
        <w:bottom w:val="none" w:sz="0" w:space="0" w:color="auto"/>
        <w:right w:val="none" w:sz="0" w:space="0" w:color="auto"/>
      </w:divBdr>
    </w:div>
    <w:div w:id="78988901">
      <w:marLeft w:val="640"/>
      <w:marRight w:val="0"/>
      <w:marTop w:val="0"/>
      <w:marBottom w:val="0"/>
      <w:divBdr>
        <w:top w:val="none" w:sz="0" w:space="0" w:color="auto"/>
        <w:left w:val="none" w:sz="0" w:space="0" w:color="auto"/>
        <w:bottom w:val="none" w:sz="0" w:space="0" w:color="auto"/>
        <w:right w:val="none" w:sz="0" w:space="0" w:color="auto"/>
      </w:divBdr>
    </w:div>
    <w:div w:id="78991840">
      <w:marLeft w:val="640"/>
      <w:marRight w:val="0"/>
      <w:marTop w:val="0"/>
      <w:marBottom w:val="0"/>
      <w:divBdr>
        <w:top w:val="none" w:sz="0" w:space="0" w:color="auto"/>
        <w:left w:val="none" w:sz="0" w:space="0" w:color="auto"/>
        <w:bottom w:val="none" w:sz="0" w:space="0" w:color="auto"/>
        <w:right w:val="none" w:sz="0" w:space="0" w:color="auto"/>
      </w:divBdr>
    </w:div>
    <w:div w:id="79060141">
      <w:marLeft w:val="640"/>
      <w:marRight w:val="0"/>
      <w:marTop w:val="0"/>
      <w:marBottom w:val="0"/>
      <w:divBdr>
        <w:top w:val="none" w:sz="0" w:space="0" w:color="auto"/>
        <w:left w:val="none" w:sz="0" w:space="0" w:color="auto"/>
        <w:bottom w:val="none" w:sz="0" w:space="0" w:color="auto"/>
        <w:right w:val="none" w:sz="0" w:space="0" w:color="auto"/>
      </w:divBdr>
    </w:div>
    <w:div w:id="79068292">
      <w:marLeft w:val="640"/>
      <w:marRight w:val="0"/>
      <w:marTop w:val="0"/>
      <w:marBottom w:val="0"/>
      <w:divBdr>
        <w:top w:val="none" w:sz="0" w:space="0" w:color="auto"/>
        <w:left w:val="none" w:sz="0" w:space="0" w:color="auto"/>
        <w:bottom w:val="none" w:sz="0" w:space="0" w:color="auto"/>
        <w:right w:val="none" w:sz="0" w:space="0" w:color="auto"/>
      </w:divBdr>
    </w:div>
    <w:div w:id="79370392">
      <w:marLeft w:val="640"/>
      <w:marRight w:val="0"/>
      <w:marTop w:val="0"/>
      <w:marBottom w:val="0"/>
      <w:divBdr>
        <w:top w:val="none" w:sz="0" w:space="0" w:color="auto"/>
        <w:left w:val="none" w:sz="0" w:space="0" w:color="auto"/>
        <w:bottom w:val="none" w:sz="0" w:space="0" w:color="auto"/>
        <w:right w:val="none" w:sz="0" w:space="0" w:color="auto"/>
      </w:divBdr>
    </w:div>
    <w:div w:id="79372353">
      <w:marLeft w:val="640"/>
      <w:marRight w:val="0"/>
      <w:marTop w:val="0"/>
      <w:marBottom w:val="0"/>
      <w:divBdr>
        <w:top w:val="none" w:sz="0" w:space="0" w:color="auto"/>
        <w:left w:val="none" w:sz="0" w:space="0" w:color="auto"/>
        <w:bottom w:val="none" w:sz="0" w:space="0" w:color="auto"/>
        <w:right w:val="none" w:sz="0" w:space="0" w:color="auto"/>
      </w:divBdr>
    </w:div>
    <w:div w:id="79451145">
      <w:marLeft w:val="640"/>
      <w:marRight w:val="0"/>
      <w:marTop w:val="0"/>
      <w:marBottom w:val="0"/>
      <w:divBdr>
        <w:top w:val="none" w:sz="0" w:space="0" w:color="auto"/>
        <w:left w:val="none" w:sz="0" w:space="0" w:color="auto"/>
        <w:bottom w:val="none" w:sz="0" w:space="0" w:color="auto"/>
        <w:right w:val="none" w:sz="0" w:space="0" w:color="auto"/>
      </w:divBdr>
    </w:div>
    <w:div w:id="79454795">
      <w:marLeft w:val="640"/>
      <w:marRight w:val="0"/>
      <w:marTop w:val="0"/>
      <w:marBottom w:val="0"/>
      <w:divBdr>
        <w:top w:val="none" w:sz="0" w:space="0" w:color="auto"/>
        <w:left w:val="none" w:sz="0" w:space="0" w:color="auto"/>
        <w:bottom w:val="none" w:sz="0" w:space="0" w:color="auto"/>
        <w:right w:val="none" w:sz="0" w:space="0" w:color="auto"/>
      </w:divBdr>
    </w:div>
    <w:div w:id="79497422">
      <w:marLeft w:val="640"/>
      <w:marRight w:val="0"/>
      <w:marTop w:val="0"/>
      <w:marBottom w:val="0"/>
      <w:divBdr>
        <w:top w:val="none" w:sz="0" w:space="0" w:color="auto"/>
        <w:left w:val="none" w:sz="0" w:space="0" w:color="auto"/>
        <w:bottom w:val="none" w:sz="0" w:space="0" w:color="auto"/>
        <w:right w:val="none" w:sz="0" w:space="0" w:color="auto"/>
      </w:divBdr>
    </w:div>
    <w:div w:id="79523543">
      <w:marLeft w:val="640"/>
      <w:marRight w:val="0"/>
      <w:marTop w:val="0"/>
      <w:marBottom w:val="0"/>
      <w:divBdr>
        <w:top w:val="none" w:sz="0" w:space="0" w:color="auto"/>
        <w:left w:val="none" w:sz="0" w:space="0" w:color="auto"/>
        <w:bottom w:val="none" w:sz="0" w:space="0" w:color="auto"/>
        <w:right w:val="none" w:sz="0" w:space="0" w:color="auto"/>
      </w:divBdr>
    </w:div>
    <w:div w:id="79569438">
      <w:marLeft w:val="640"/>
      <w:marRight w:val="0"/>
      <w:marTop w:val="0"/>
      <w:marBottom w:val="0"/>
      <w:divBdr>
        <w:top w:val="none" w:sz="0" w:space="0" w:color="auto"/>
        <w:left w:val="none" w:sz="0" w:space="0" w:color="auto"/>
        <w:bottom w:val="none" w:sz="0" w:space="0" w:color="auto"/>
        <w:right w:val="none" w:sz="0" w:space="0" w:color="auto"/>
      </w:divBdr>
    </w:div>
    <w:div w:id="79572949">
      <w:marLeft w:val="640"/>
      <w:marRight w:val="0"/>
      <w:marTop w:val="0"/>
      <w:marBottom w:val="0"/>
      <w:divBdr>
        <w:top w:val="none" w:sz="0" w:space="0" w:color="auto"/>
        <w:left w:val="none" w:sz="0" w:space="0" w:color="auto"/>
        <w:bottom w:val="none" w:sz="0" w:space="0" w:color="auto"/>
        <w:right w:val="none" w:sz="0" w:space="0" w:color="auto"/>
      </w:divBdr>
    </w:div>
    <w:div w:id="79641862">
      <w:marLeft w:val="640"/>
      <w:marRight w:val="0"/>
      <w:marTop w:val="0"/>
      <w:marBottom w:val="0"/>
      <w:divBdr>
        <w:top w:val="none" w:sz="0" w:space="0" w:color="auto"/>
        <w:left w:val="none" w:sz="0" w:space="0" w:color="auto"/>
        <w:bottom w:val="none" w:sz="0" w:space="0" w:color="auto"/>
        <w:right w:val="none" w:sz="0" w:space="0" w:color="auto"/>
      </w:divBdr>
    </w:div>
    <w:div w:id="79643115">
      <w:marLeft w:val="640"/>
      <w:marRight w:val="0"/>
      <w:marTop w:val="0"/>
      <w:marBottom w:val="0"/>
      <w:divBdr>
        <w:top w:val="none" w:sz="0" w:space="0" w:color="auto"/>
        <w:left w:val="none" w:sz="0" w:space="0" w:color="auto"/>
        <w:bottom w:val="none" w:sz="0" w:space="0" w:color="auto"/>
        <w:right w:val="none" w:sz="0" w:space="0" w:color="auto"/>
      </w:divBdr>
    </w:div>
    <w:div w:id="79644091">
      <w:marLeft w:val="640"/>
      <w:marRight w:val="0"/>
      <w:marTop w:val="0"/>
      <w:marBottom w:val="0"/>
      <w:divBdr>
        <w:top w:val="none" w:sz="0" w:space="0" w:color="auto"/>
        <w:left w:val="none" w:sz="0" w:space="0" w:color="auto"/>
        <w:bottom w:val="none" w:sz="0" w:space="0" w:color="auto"/>
        <w:right w:val="none" w:sz="0" w:space="0" w:color="auto"/>
      </w:divBdr>
    </w:div>
    <w:div w:id="79758278">
      <w:marLeft w:val="640"/>
      <w:marRight w:val="0"/>
      <w:marTop w:val="0"/>
      <w:marBottom w:val="0"/>
      <w:divBdr>
        <w:top w:val="none" w:sz="0" w:space="0" w:color="auto"/>
        <w:left w:val="none" w:sz="0" w:space="0" w:color="auto"/>
        <w:bottom w:val="none" w:sz="0" w:space="0" w:color="auto"/>
        <w:right w:val="none" w:sz="0" w:space="0" w:color="auto"/>
      </w:divBdr>
    </w:div>
    <w:div w:id="79760947">
      <w:marLeft w:val="640"/>
      <w:marRight w:val="0"/>
      <w:marTop w:val="0"/>
      <w:marBottom w:val="0"/>
      <w:divBdr>
        <w:top w:val="none" w:sz="0" w:space="0" w:color="auto"/>
        <w:left w:val="none" w:sz="0" w:space="0" w:color="auto"/>
        <w:bottom w:val="none" w:sz="0" w:space="0" w:color="auto"/>
        <w:right w:val="none" w:sz="0" w:space="0" w:color="auto"/>
      </w:divBdr>
    </w:div>
    <w:div w:id="79916323">
      <w:marLeft w:val="640"/>
      <w:marRight w:val="0"/>
      <w:marTop w:val="0"/>
      <w:marBottom w:val="0"/>
      <w:divBdr>
        <w:top w:val="none" w:sz="0" w:space="0" w:color="auto"/>
        <w:left w:val="none" w:sz="0" w:space="0" w:color="auto"/>
        <w:bottom w:val="none" w:sz="0" w:space="0" w:color="auto"/>
        <w:right w:val="none" w:sz="0" w:space="0" w:color="auto"/>
      </w:divBdr>
    </w:div>
    <w:div w:id="79953961">
      <w:marLeft w:val="640"/>
      <w:marRight w:val="0"/>
      <w:marTop w:val="0"/>
      <w:marBottom w:val="0"/>
      <w:divBdr>
        <w:top w:val="none" w:sz="0" w:space="0" w:color="auto"/>
        <w:left w:val="none" w:sz="0" w:space="0" w:color="auto"/>
        <w:bottom w:val="none" w:sz="0" w:space="0" w:color="auto"/>
        <w:right w:val="none" w:sz="0" w:space="0" w:color="auto"/>
      </w:divBdr>
    </w:div>
    <w:div w:id="79959167">
      <w:marLeft w:val="640"/>
      <w:marRight w:val="0"/>
      <w:marTop w:val="0"/>
      <w:marBottom w:val="0"/>
      <w:divBdr>
        <w:top w:val="none" w:sz="0" w:space="0" w:color="auto"/>
        <w:left w:val="none" w:sz="0" w:space="0" w:color="auto"/>
        <w:bottom w:val="none" w:sz="0" w:space="0" w:color="auto"/>
        <w:right w:val="none" w:sz="0" w:space="0" w:color="auto"/>
      </w:divBdr>
    </w:div>
    <w:div w:id="80028509">
      <w:marLeft w:val="640"/>
      <w:marRight w:val="0"/>
      <w:marTop w:val="0"/>
      <w:marBottom w:val="0"/>
      <w:divBdr>
        <w:top w:val="none" w:sz="0" w:space="0" w:color="auto"/>
        <w:left w:val="none" w:sz="0" w:space="0" w:color="auto"/>
        <w:bottom w:val="none" w:sz="0" w:space="0" w:color="auto"/>
        <w:right w:val="none" w:sz="0" w:space="0" w:color="auto"/>
      </w:divBdr>
    </w:div>
    <w:div w:id="80108537">
      <w:marLeft w:val="640"/>
      <w:marRight w:val="0"/>
      <w:marTop w:val="0"/>
      <w:marBottom w:val="0"/>
      <w:divBdr>
        <w:top w:val="none" w:sz="0" w:space="0" w:color="auto"/>
        <w:left w:val="none" w:sz="0" w:space="0" w:color="auto"/>
        <w:bottom w:val="none" w:sz="0" w:space="0" w:color="auto"/>
        <w:right w:val="none" w:sz="0" w:space="0" w:color="auto"/>
      </w:divBdr>
    </w:div>
    <w:div w:id="80151590">
      <w:marLeft w:val="640"/>
      <w:marRight w:val="0"/>
      <w:marTop w:val="0"/>
      <w:marBottom w:val="0"/>
      <w:divBdr>
        <w:top w:val="none" w:sz="0" w:space="0" w:color="auto"/>
        <w:left w:val="none" w:sz="0" w:space="0" w:color="auto"/>
        <w:bottom w:val="none" w:sz="0" w:space="0" w:color="auto"/>
        <w:right w:val="none" w:sz="0" w:space="0" w:color="auto"/>
      </w:divBdr>
    </w:div>
    <w:div w:id="80296619">
      <w:marLeft w:val="640"/>
      <w:marRight w:val="0"/>
      <w:marTop w:val="0"/>
      <w:marBottom w:val="0"/>
      <w:divBdr>
        <w:top w:val="none" w:sz="0" w:space="0" w:color="auto"/>
        <w:left w:val="none" w:sz="0" w:space="0" w:color="auto"/>
        <w:bottom w:val="none" w:sz="0" w:space="0" w:color="auto"/>
        <w:right w:val="none" w:sz="0" w:space="0" w:color="auto"/>
      </w:divBdr>
    </w:div>
    <w:div w:id="80302992">
      <w:marLeft w:val="640"/>
      <w:marRight w:val="0"/>
      <w:marTop w:val="0"/>
      <w:marBottom w:val="0"/>
      <w:divBdr>
        <w:top w:val="none" w:sz="0" w:space="0" w:color="auto"/>
        <w:left w:val="none" w:sz="0" w:space="0" w:color="auto"/>
        <w:bottom w:val="none" w:sz="0" w:space="0" w:color="auto"/>
        <w:right w:val="none" w:sz="0" w:space="0" w:color="auto"/>
      </w:divBdr>
    </w:div>
    <w:div w:id="80415200">
      <w:marLeft w:val="640"/>
      <w:marRight w:val="0"/>
      <w:marTop w:val="0"/>
      <w:marBottom w:val="0"/>
      <w:divBdr>
        <w:top w:val="none" w:sz="0" w:space="0" w:color="auto"/>
        <w:left w:val="none" w:sz="0" w:space="0" w:color="auto"/>
        <w:bottom w:val="none" w:sz="0" w:space="0" w:color="auto"/>
        <w:right w:val="none" w:sz="0" w:space="0" w:color="auto"/>
      </w:divBdr>
    </w:div>
    <w:div w:id="80568892">
      <w:marLeft w:val="640"/>
      <w:marRight w:val="0"/>
      <w:marTop w:val="0"/>
      <w:marBottom w:val="0"/>
      <w:divBdr>
        <w:top w:val="none" w:sz="0" w:space="0" w:color="auto"/>
        <w:left w:val="none" w:sz="0" w:space="0" w:color="auto"/>
        <w:bottom w:val="none" w:sz="0" w:space="0" w:color="auto"/>
        <w:right w:val="none" w:sz="0" w:space="0" w:color="auto"/>
      </w:divBdr>
    </w:div>
    <w:div w:id="80570508">
      <w:marLeft w:val="640"/>
      <w:marRight w:val="0"/>
      <w:marTop w:val="0"/>
      <w:marBottom w:val="0"/>
      <w:divBdr>
        <w:top w:val="none" w:sz="0" w:space="0" w:color="auto"/>
        <w:left w:val="none" w:sz="0" w:space="0" w:color="auto"/>
        <w:bottom w:val="none" w:sz="0" w:space="0" w:color="auto"/>
        <w:right w:val="none" w:sz="0" w:space="0" w:color="auto"/>
      </w:divBdr>
    </w:div>
    <w:div w:id="80687972">
      <w:marLeft w:val="640"/>
      <w:marRight w:val="0"/>
      <w:marTop w:val="0"/>
      <w:marBottom w:val="0"/>
      <w:divBdr>
        <w:top w:val="none" w:sz="0" w:space="0" w:color="auto"/>
        <w:left w:val="none" w:sz="0" w:space="0" w:color="auto"/>
        <w:bottom w:val="none" w:sz="0" w:space="0" w:color="auto"/>
        <w:right w:val="none" w:sz="0" w:space="0" w:color="auto"/>
      </w:divBdr>
    </w:div>
    <w:div w:id="80756103">
      <w:marLeft w:val="640"/>
      <w:marRight w:val="0"/>
      <w:marTop w:val="0"/>
      <w:marBottom w:val="0"/>
      <w:divBdr>
        <w:top w:val="none" w:sz="0" w:space="0" w:color="auto"/>
        <w:left w:val="none" w:sz="0" w:space="0" w:color="auto"/>
        <w:bottom w:val="none" w:sz="0" w:space="0" w:color="auto"/>
        <w:right w:val="none" w:sz="0" w:space="0" w:color="auto"/>
      </w:divBdr>
    </w:div>
    <w:div w:id="80764978">
      <w:marLeft w:val="640"/>
      <w:marRight w:val="0"/>
      <w:marTop w:val="0"/>
      <w:marBottom w:val="0"/>
      <w:divBdr>
        <w:top w:val="none" w:sz="0" w:space="0" w:color="auto"/>
        <w:left w:val="none" w:sz="0" w:space="0" w:color="auto"/>
        <w:bottom w:val="none" w:sz="0" w:space="0" w:color="auto"/>
        <w:right w:val="none" w:sz="0" w:space="0" w:color="auto"/>
      </w:divBdr>
    </w:div>
    <w:div w:id="80833188">
      <w:marLeft w:val="640"/>
      <w:marRight w:val="0"/>
      <w:marTop w:val="0"/>
      <w:marBottom w:val="0"/>
      <w:divBdr>
        <w:top w:val="none" w:sz="0" w:space="0" w:color="auto"/>
        <w:left w:val="none" w:sz="0" w:space="0" w:color="auto"/>
        <w:bottom w:val="none" w:sz="0" w:space="0" w:color="auto"/>
        <w:right w:val="none" w:sz="0" w:space="0" w:color="auto"/>
      </w:divBdr>
    </w:div>
    <w:div w:id="80874119">
      <w:marLeft w:val="640"/>
      <w:marRight w:val="0"/>
      <w:marTop w:val="0"/>
      <w:marBottom w:val="0"/>
      <w:divBdr>
        <w:top w:val="none" w:sz="0" w:space="0" w:color="auto"/>
        <w:left w:val="none" w:sz="0" w:space="0" w:color="auto"/>
        <w:bottom w:val="none" w:sz="0" w:space="0" w:color="auto"/>
        <w:right w:val="none" w:sz="0" w:space="0" w:color="auto"/>
      </w:divBdr>
    </w:div>
    <w:div w:id="80874140">
      <w:marLeft w:val="640"/>
      <w:marRight w:val="0"/>
      <w:marTop w:val="0"/>
      <w:marBottom w:val="0"/>
      <w:divBdr>
        <w:top w:val="none" w:sz="0" w:space="0" w:color="auto"/>
        <w:left w:val="none" w:sz="0" w:space="0" w:color="auto"/>
        <w:bottom w:val="none" w:sz="0" w:space="0" w:color="auto"/>
        <w:right w:val="none" w:sz="0" w:space="0" w:color="auto"/>
      </w:divBdr>
    </w:div>
    <w:div w:id="80874451">
      <w:marLeft w:val="640"/>
      <w:marRight w:val="0"/>
      <w:marTop w:val="0"/>
      <w:marBottom w:val="0"/>
      <w:divBdr>
        <w:top w:val="none" w:sz="0" w:space="0" w:color="auto"/>
        <w:left w:val="none" w:sz="0" w:space="0" w:color="auto"/>
        <w:bottom w:val="none" w:sz="0" w:space="0" w:color="auto"/>
        <w:right w:val="none" w:sz="0" w:space="0" w:color="auto"/>
      </w:divBdr>
    </w:div>
    <w:div w:id="80958506">
      <w:marLeft w:val="640"/>
      <w:marRight w:val="0"/>
      <w:marTop w:val="0"/>
      <w:marBottom w:val="0"/>
      <w:divBdr>
        <w:top w:val="none" w:sz="0" w:space="0" w:color="auto"/>
        <w:left w:val="none" w:sz="0" w:space="0" w:color="auto"/>
        <w:bottom w:val="none" w:sz="0" w:space="0" w:color="auto"/>
        <w:right w:val="none" w:sz="0" w:space="0" w:color="auto"/>
      </w:divBdr>
    </w:div>
    <w:div w:id="81024783">
      <w:marLeft w:val="640"/>
      <w:marRight w:val="0"/>
      <w:marTop w:val="0"/>
      <w:marBottom w:val="0"/>
      <w:divBdr>
        <w:top w:val="none" w:sz="0" w:space="0" w:color="auto"/>
        <w:left w:val="none" w:sz="0" w:space="0" w:color="auto"/>
        <w:bottom w:val="none" w:sz="0" w:space="0" w:color="auto"/>
        <w:right w:val="none" w:sz="0" w:space="0" w:color="auto"/>
      </w:divBdr>
    </w:div>
    <w:div w:id="81074680">
      <w:marLeft w:val="640"/>
      <w:marRight w:val="0"/>
      <w:marTop w:val="0"/>
      <w:marBottom w:val="0"/>
      <w:divBdr>
        <w:top w:val="none" w:sz="0" w:space="0" w:color="auto"/>
        <w:left w:val="none" w:sz="0" w:space="0" w:color="auto"/>
        <w:bottom w:val="none" w:sz="0" w:space="0" w:color="auto"/>
        <w:right w:val="none" w:sz="0" w:space="0" w:color="auto"/>
      </w:divBdr>
    </w:div>
    <w:div w:id="81220463">
      <w:marLeft w:val="640"/>
      <w:marRight w:val="0"/>
      <w:marTop w:val="0"/>
      <w:marBottom w:val="0"/>
      <w:divBdr>
        <w:top w:val="none" w:sz="0" w:space="0" w:color="auto"/>
        <w:left w:val="none" w:sz="0" w:space="0" w:color="auto"/>
        <w:bottom w:val="none" w:sz="0" w:space="0" w:color="auto"/>
        <w:right w:val="none" w:sz="0" w:space="0" w:color="auto"/>
      </w:divBdr>
    </w:div>
    <w:div w:id="81221015">
      <w:marLeft w:val="640"/>
      <w:marRight w:val="0"/>
      <w:marTop w:val="0"/>
      <w:marBottom w:val="0"/>
      <w:divBdr>
        <w:top w:val="none" w:sz="0" w:space="0" w:color="auto"/>
        <w:left w:val="none" w:sz="0" w:space="0" w:color="auto"/>
        <w:bottom w:val="none" w:sz="0" w:space="0" w:color="auto"/>
        <w:right w:val="none" w:sz="0" w:space="0" w:color="auto"/>
      </w:divBdr>
    </w:div>
    <w:div w:id="81227122">
      <w:marLeft w:val="640"/>
      <w:marRight w:val="0"/>
      <w:marTop w:val="0"/>
      <w:marBottom w:val="0"/>
      <w:divBdr>
        <w:top w:val="none" w:sz="0" w:space="0" w:color="auto"/>
        <w:left w:val="none" w:sz="0" w:space="0" w:color="auto"/>
        <w:bottom w:val="none" w:sz="0" w:space="0" w:color="auto"/>
        <w:right w:val="none" w:sz="0" w:space="0" w:color="auto"/>
      </w:divBdr>
    </w:div>
    <w:div w:id="81417078">
      <w:marLeft w:val="480"/>
      <w:marRight w:val="0"/>
      <w:marTop w:val="0"/>
      <w:marBottom w:val="0"/>
      <w:divBdr>
        <w:top w:val="none" w:sz="0" w:space="0" w:color="auto"/>
        <w:left w:val="none" w:sz="0" w:space="0" w:color="auto"/>
        <w:bottom w:val="none" w:sz="0" w:space="0" w:color="auto"/>
        <w:right w:val="none" w:sz="0" w:space="0" w:color="auto"/>
      </w:divBdr>
    </w:div>
    <w:div w:id="81529684">
      <w:marLeft w:val="640"/>
      <w:marRight w:val="0"/>
      <w:marTop w:val="0"/>
      <w:marBottom w:val="0"/>
      <w:divBdr>
        <w:top w:val="none" w:sz="0" w:space="0" w:color="auto"/>
        <w:left w:val="none" w:sz="0" w:space="0" w:color="auto"/>
        <w:bottom w:val="none" w:sz="0" w:space="0" w:color="auto"/>
        <w:right w:val="none" w:sz="0" w:space="0" w:color="auto"/>
      </w:divBdr>
    </w:div>
    <w:div w:id="81611122">
      <w:marLeft w:val="640"/>
      <w:marRight w:val="0"/>
      <w:marTop w:val="0"/>
      <w:marBottom w:val="0"/>
      <w:divBdr>
        <w:top w:val="none" w:sz="0" w:space="0" w:color="auto"/>
        <w:left w:val="none" w:sz="0" w:space="0" w:color="auto"/>
        <w:bottom w:val="none" w:sz="0" w:space="0" w:color="auto"/>
        <w:right w:val="none" w:sz="0" w:space="0" w:color="auto"/>
      </w:divBdr>
    </w:div>
    <w:div w:id="81688633">
      <w:marLeft w:val="640"/>
      <w:marRight w:val="0"/>
      <w:marTop w:val="0"/>
      <w:marBottom w:val="0"/>
      <w:divBdr>
        <w:top w:val="none" w:sz="0" w:space="0" w:color="auto"/>
        <w:left w:val="none" w:sz="0" w:space="0" w:color="auto"/>
        <w:bottom w:val="none" w:sz="0" w:space="0" w:color="auto"/>
        <w:right w:val="none" w:sz="0" w:space="0" w:color="auto"/>
      </w:divBdr>
    </w:div>
    <w:div w:id="81800903">
      <w:marLeft w:val="640"/>
      <w:marRight w:val="0"/>
      <w:marTop w:val="0"/>
      <w:marBottom w:val="0"/>
      <w:divBdr>
        <w:top w:val="none" w:sz="0" w:space="0" w:color="auto"/>
        <w:left w:val="none" w:sz="0" w:space="0" w:color="auto"/>
        <w:bottom w:val="none" w:sz="0" w:space="0" w:color="auto"/>
        <w:right w:val="none" w:sz="0" w:space="0" w:color="auto"/>
      </w:divBdr>
    </w:div>
    <w:div w:id="81802388">
      <w:marLeft w:val="640"/>
      <w:marRight w:val="0"/>
      <w:marTop w:val="0"/>
      <w:marBottom w:val="0"/>
      <w:divBdr>
        <w:top w:val="none" w:sz="0" w:space="0" w:color="auto"/>
        <w:left w:val="none" w:sz="0" w:space="0" w:color="auto"/>
        <w:bottom w:val="none" w:sz="0" w:space="0" w:color="auto"/>
        <w:right w:val="none" w:sz="0" w:space="0" w:color="auto"/>
      </w:divBdr>
    </w:div>
    <w:div w:id="81804485">
      <w:marLeft w:val="640"/>
      <w:marRight w:val="0"/>
      <w:marTop w:val="0"/>
      <w:marBottom w:val="0"/>
      <w:divBdr>
        <w:top w:val="none" w:sz="0" w:space="0" w:color="auto"/>
        <w:left w:val="none" w:sz="0" w:space="0" w:color="auto"/>
        <w:bottom w:val="none" w:sz="0" w:space="0" w:color="auto"/>
        <w:right w:val="none" w:sz="0" w:space="0" w:color="auto"/>
      </w:divBdr>
    </w:div>
    <w:div w:id="81806363">
      <w:marLeft w:val="640"/>
      <w:marRight w:val="0"/>
      <w:marTop w:val="0"/>
      <w:marBottom w:val="0"/>
      <w:divBdr>
        <w:top w:val="none" w:sz="0" w:space="0" w:color="auto"/>
        <w:left w:val="none" w:sz="0" w:space="0" w:color="auto"/>
        <w:bottom w:val="none" w:sz="0" w:space="0" w:color="auto"/>
        <w:right w:val="none" w:sz="0" w:space="0" w:color="auto"/>
      </w:divBdr>
    </w:div>
    <w:div w:id="81806494">
      <w:marLeft w:val="640"/>
      <w:marRight w:val="0"/>
      <w:marTop w:val="0"/>
      <w:marBottom w:val="0"/>
      <w:divBdr>
        <w:top w:val="none" w:sz="0" w:space="0" w:color="auto"/>
        <w:left w:val="none" w:sz="0" w:space="0" w:color="auto"/>
        <w:bottom w:val="none" w:sz="0" w:space="0" w:color="auto"/>
        <w:right w:val="none" w:sz="0" w:space="0" w:color="auto"/>
      </w:divBdr>
    </w:div>
    <w:div w:id="81878018">
      <w:marLeft w:val="640"/>
      <w:marRight w:val="0"/>
      <w:marTop w:val="0"/>
      <w:marBottom w:val="0"/>
      <w:divBdr>
        <w:top w:val="none" w:sz="0" w:space="0" w:color="auto"/>
        <w:left w:val="none" w:sz="0" w:space="0" w:color="auto"/>
        <w:bottom w:val="none" w:sz="0" w:space="0" w:color="auto"/>
        <w:right w:val="none" w:sz="0" w:space="0" w:color="auto"/>
      </w:divBdr>
    </w:div>
    <w:div w:id="82071517">
      <w:marLeft w:val="640"/>
      <w:marRight w:val="0"/>
      <w:marTop w:val="0"/>
      <w:marBottom w:val="0"/>
      <w:divBdr>
        <w:top w:val="none" w:sz="0" w:space="0" w:color="auto"/>
        <w:left w:val="none" w:sz="0" w:space="0" w:color="auto"/>
        <w:bottom w:val="none" w:sz="0" w:space="0" w:color="auto"/>
        <w:right w:val="none" w:sz="0" w:space="0" w:color="auto"/>
      </w:divBdr>
    </w:div>
    <w:div w:id="82071567">
      <w:marLeft w:val="640"/>
      <w:marRight w:val="0"/>
      <w:marTop w:val="0"/>
      <w:marBottom w:val="0"/>
      <w:divBdr>
        <w:top w:val="none" w:sz="0" w:space="0" w:color="auto"/>
        <w:left w:val="none" w:sz="0" w:space="0" w:color="auto"/>
        <w:bottom w:val="none" w:sz="0" w:space="0" w:color="auto"/>
        <w:right w:val="none" w:sz="0" w:space="0" w:color="auto"/>
      </w:divBdr>
    </w:div>
    <w:div w:id="82075740">
      <w:marLeft w:val="640"/>
      <w:marRight w:val="0"/>
      <w:marTop w:val="0"/>
      <w:marBottom w:val="0"/>
      <w:divBdr>
        <w:top w:val="none" w:sz="0" w:space="0" w:color="auto"/>
        <w:left w:val="none" w:sz="0" w:space="0" w:color="auto"/>
        <w:bottom w:val="none" w:sz="0" w:space="0" w:color="auto"/>
        <w:right w:val="none" w:sz="0" w:space="0" w:color="auto"/>
      </w:divBdr>
    </w:div>
    <w:div w:id="82075925">
      <w:marLeft w:val="640"/>
      <w:marRight w:val="0"/>
      <w:marTop w:val="0"/>
      <w:marBottom w:val="0"/>
      <w:divBdr>
        <w:top w:val="none" w:sz="0" w:space="0" w:color="auto"/>
        <w:left w:val="none" w:sz="0" w:space="0" w:color="auto"/>
        <w:bottom w:val="none" w:sz="0" w:space="0" w:color="auto"/>
        <w:right w:val="none" w:sz="0" w:space="0" w:color="auto"/>
      </w:divBdr>
    </w:div>
    <w:div w:id="82188257">
      <w:marLeft w:val="640"/>
      <w:marRight w:val="0"/>
      <w:marTop w:val="0"/>
      <w:marBottom w:val="0"/>
      <w:divBdr>
        <w:top w:val="none" w:sz="0" w:space="0" w:color="auto"/>
        <w:left w:val="none" w:sz="0" w:space="0" w:color="auto"/>
        <w:bottom w:val="none" w:sz="0" w:space="0" w:color="auto"/>
        <w:right w:val="none" w:sz="0" w:space="0" w:color="auto"/>
      </w:divBdr>
    </w:div>
    <w:div w:id="82269366">
      <w:marLeft w:val="640"/>
      <w:marRight w:val="0"/>
      <w:marTop w:val="0"/>
      <w:marBottom w:val="0"/>
      <w:divBdr>
        <w:top w:val="none" w:sz="0" w:space="0" w:color="auto"/>
        <w:left w:val="none" w:sz="0" w:space="0" w:color="auto"/>
        <w:bottom w:val="none" w:sz="0" w:space="0" w:color="auto"/>
        <w:right w:val="none" w:sz="0" w:space="0" w:color="auto"/>
      </w:divBdr>
    </w:div>
    <w:div w:id="82384837">
      <w:marLeft w:val="640"/>
      <w:marRight w:val="0"/>
      <w:marTop w:val="0"/>
      <w:marBottom w:val="0"/>
      <w:divBdr>
        <w:top w:val="none" w:sz="0" w:space="0" w:color="auto"/>
        <w:left w:val="none" w:sz="0" w:space="0" w:color="auto"/>
        <w:bottom w:val="none" w:sz="0" w:space="0" w:color="auto"/>
        <w:right w:val="none" w:sz="0" w:space="0" w:color="auto"/>
      </w:divBdr>
    </w:div>
    <w:div w:id="82386766">
      <w:marLeft w:val="640"/>
      <w:marRight w:val="0"/>
      <w:marTop w:val="0"/>
      <w:marBottom w:val="0"/>
      <w:divBdr>
        <w:top w:val="none" w:sz="0" w:space="0" w:color="auto"/>
        <w:left w:val="none" w:sz="0" w:space="0" w:color="auto"/>
        <w:bottom w:val="none" w:sz="0" w:space="0" w:color="auto"/>
        <w:right w:val="none" w:sz="0" w:space="0" w:color="auto"/>
      </w:divBdr>
    </w:div>
    <w:div w:id="82461355">
      <w:marLeft w:val="640"/>
      <w:marRight w:val="0"/>
      <w:marTop w:val="0"/>
      <w:marBottom w:val="0"/>
      <w:divBdr>
        <w:top w:val="none" w:sz="0" w:space="0" w:color="auto"/>
        <w:left w:val="none" w:sz="0" w:space="0" w:color="auto"/>
        <w:bottom w:val="none" w:sz="0" w:space="0" w:color="auto"/>
        <w:right w:val="none" w:sz="0" w:space="0" w:color="auto"/>
      </w:divBdr>
    </w:div>
    <w:div w:id="82577757">
      <w:marLeft w:val="640"/>
      <w:marRight w:val="0"/>
      <w:marTop w:val="0"/>
      <w:marBottom w:val="0"/>
      <w:divBdr>
        <w:top w:val="none" w:sz="0" w:space="0" w:color="auto"/>
        <w:left w:val="none" w:sz="0" w:space="0" w:color="auto"/>
        <w:bottom w:val="none" w:sz="0" w:space="0" w:color="auto"/>
        <w:right w:val="none" w:sz="0" w:space="0" w:color="auto"/>
      </w:divBdr>
    </w:div>
    <w:div w:id="82915569">
      <w:marLeft w:val="640"/>
      <w:marRight w:val="0"/>
      <w:marTop w:val="0"/>
      <w:marBottom w:val="0"/>
      <w:divBdr>
        <w:top w:val="none" w:sz="0" w:space="0" w:color="auto"/>
        <w:left w:val="none" w:sz="0" w:space="0" w:color="auto"/>
        <w:bottom w:val="none" w:sz="0" w:space="0" w:color="auto"/>
        <w:right w:val="none" w:sz="0" w:space="0" w:color="auto"/>
      </w:divBdr>
    </w:div>
    <w:div w:id="82993000">
      <w:marLeft w:val="480"/>
      <w:marRight w:val="0"/>
      <w:marTop w:val="0"/>
      <w:marBottom w:val="0"/>
      <w:divBdr>
        <w:top w:val="none" w:sz="0" w:space="0" w:color="auto"/>
        <w:left w:val="none" w:sz="0" w:space="0" w:color="auto"/>
        <w:bottom w:val="none" w:sz="0" w:space="0" w:color="auto"/>
        <w:right w:val="none" w:sz="0" w:space="0" w:color="auto"/>
      </w:divBdr>
    </w:div>
    <w:div w:id="82999731">
      <w:marLeft w:val="640"/>
      <w:marRight w:val="0"/>
      <w:marTop w:val="0"/>
      <w:marBottom w:val="0"/>
      <w:divBdr>
        <w:top w:val="none" w:sz="0" w:space="0" w:color="auto"/>
        <w:left w:val="none" w:sz="0" w:space="0" w:color="auto"/>
        <w:bottom w:val="none" w:sz="0" w:space="0" w:color="auto"/>
        <w:right w:val="none" w:sz="0" w:space="0" w:color="auto"/>
      </w:divBdr>
    </w:div>
    <w:div w:id="83039253">
      <w:marLeft w:val="640"/>
      <w:marRight w:val="0"/>
      <w:marTop w:val="0"/>
      <w:marBottom w:val="0"/>
      <w:divBdr>
        <w:top w:val="none" w:sz="0" w:space="0" w:color="auto"/>
        <w:left w:val="none" w:sz="0" w:space="0" w:color="auto"/>
        <w:bottom w:val="none" w:sz="0" w:space="0" w:color="auto"/>
        <w:right w:val="none" w:sz="0" w:space="0" w:color="auto"/>
      </w:divBdr>
    </w:div>
    <w:div w:id="83042516">
      <w:marLeft w:val="640"/>
      <w:marRight w:val="0"/>
      <w:marTop w:val="0"/>
      <w:marBottom w:val="0"/>
      <w:divBdr>
        <w:top w:val="none" w:sz="0" w:space="0" w:color="auto"/>
        <w:left w:val="none" w:sz="0" w:space="0" w:color="auto"/>
        <w:bottom w:val="none" w:sz="0" w:space="0" w:color="auto"/>
        <w:right w:val="none" w:sz="0" w:space="0" w:color="auto"/>
      </w:divBdr>
    </w:div>
    <w:div w:id="83108429">
      <w:marLeft w:val="640"/>
      <w:marRight w:val="0"/>
      <w:marTop w:val="0"/>
      <w:marBottom w:val="0"/>
      <w:divBdr>
        <w:top w:val="none" w:sz="0" w:space="0" w:color="auto"/>
        <w:left w:val="none" w:sz="0" w:space="0" w:color="auto"/>
        <w:bottom w:val="none" w:sz="0" w:space="0" w:color="auto"/>
        <w:right w:val="none" w:sz="0" w:space="0" w:color="auto"/>
      </w:divBdr>
    </w:div>
    <w:div w:id="83110564">
      <w:marLeft w:val="640"/>
      <w:marRight w:val="0"/>
      <w:marTop w:val="0"/>
      <w:marBottom w:val="0"/>
      <w:divBdr>
        <w:top w:val="none" w:sz="0" w:space="0" w:color="auto"/>
        <w:left w:val="none" w:sz="0" w:space="0" w:color="auto"/>
        <w:bottom w:val="none" w:sz="0" w:space="0" w:color="auto"/>
        <w:right w:val="none" w:sz="0" w:space="0" w:color="auto"/>
      </w:divBdr>
    </w:div>
    <w:div w:id="83112059">
      <w:marLeft w:val="640"/>
      <w:marRight w:val="0"/>
      <w:marTop w:val="0"/>
      <w:marBottom w:val="0"/>
      <w:divBdr>
        <w:top w:val="none" w:sz="0" w:space="0" w:color="auto"/>
        <w:left w:val="none" w:sz="0" w:space="0" w:color="auto"/>
        <w:bottom w:val="none" w:sz="0" w:space="0" w:color="auto"/>
        <w:right w:val="none" w:sz="0" w:space="0" w:color="auto"/>
      </w:divBdr>
    </w:div>
    <w:div w:id="83117753">
      <w:marLeft w:val="640"/>
      <w:marRight w:val="0"/>
      <w:marTop w:val="0"/>
      <w:marBottom w:val="0"/>
      <w:divBdr>
        <w:top w:val="none" w:sz="0" w:space="0" w:color="auto"/>
        <w:left w:val="none" w:sz="0" w:space="0" w:color="auto"/>
        <w:bottom w:val="none" w:sz="0" w:space="0" w:color="auto"/>
        <w:right w:val="none" w:sz="0" w:space="0" w:color="auto"/>
      </w:divBdr>
    </w:div>
    <w:div w:id="83190932">
      <w:marLeft w:val="640"/>
      <w:marRight w:val="0"/>
      <w:marTop w:val="0"/>
      <w:marBottom w:val="0"/>
      <w:divBdr>
        <w:top w:val="none" w:sz="0" w:space="0" w:color="auto"/>
        <w:left w:val="none" w:sz="0" w:space="0" w:color="auto"/>
        <w:bottom w:val="none" w:sz="0" w:space="0" w:color="auto"/>
        <w:right w:val="none" w:sz="0" w:space="0" w:color="auto"/>
      </w:divBdr>
    </w:div>
    <w:div w:id="83231899">
      <w:marLeft w:val="640"/>
      <w:marRight w:val="0"/>
      <w:marTop w:val="0"/>
      <w:marBottom w:val="0"/>
      <w:divBdr>
        <w:top w:val="none" w:sz="0" w:space="0" w:color="auto"/>
        <w:left w:val="none" w:sz="0" w:space="0" w:color="auto"/>
        <w:bottom w:val="none" w:sz="0" w:space="0" w:color="auto"/>
        <w:right w:val="none" w:sz="0" w:space="0" w:color="auto"/>
      </w:divBdr>
    </w:div>
    <w:div w:id="83233632">
      <w:marLeft w:val="640"/>
      <w:marRight w:val="0"/>
      <w:marTop w:val="0"/>
      <w:marBottom w:val="0"/>
      <w:divBdr>
        <w:top w:val="none" w:sz="0" w:space="0" w:color="auto"/>
        <w:left w:val="none" w:sz="0" w:space="0" w:color="auto"/>
        <w:bottom w:val="none" w:sz="0" w:space="0" w:color="auto"/>
        <w:right w:val="none" w:sz="0" w:space="0" w:color="auto"/>
      </w:divBdr>
    </w:div>
    <w:div w:id="83261085">
      <w:marLeft w:val="640"/>
      <w:marRight w:val="0"/>
      <w:marTop w:val="0"/>
      <w:marBottom w:val="0"/>
      <w:divBdr>
        <w:top w:val="none" w:sz="0" w:space="0" w:color="auto"/>
        <w:left w:val="none" w:sz="0" w:space="0" w:color="auto"/>
        <w:bottom w:val="none" w:sz="0" w:space="0" w:color="auto"/>
        <w:right w:val="none" w:sz="0" w:space="0" w:color="auto"/>
      </w:divBdr>
    </w:div>
    <w:div w:id="83262721">
      <w:marLeft w:val="640"/>
      <w:marRight w:val="0"/>
      <w:marTop w:val="0"/>
      <w:marBottom w:val="0"/>
      <w:divBdr>
        <w:top w:val="none" w:sz="0" w:space="0" w:color="auto"/>
        <w:left w:val="none" w:sz="0" w:space="0" w:color="auto"/>
        <w:bottom w:val="none" w:sz="0" w:space="0" w:color="auto"/>
        <w:right w:val="none" w:sz="0" w:space="0" w:color="auto"/>
      </w:divBdr>
    </w:div>
    <w:div w:id="83377575">
      <w:marLeft w:val="640"/>
      <w:marRight w:val="0"/>
      <w:marTop w:val="0"/>
      <w:marBottom w:val="0"/>
      <w:divBdr>
        <w:top w:val="none" w:sz="0" w:space="0" w:color="auto"/>
        <w:left w:val="none" w:sz="0" w:space="0" w:color="auto"/>
        <w:bottom w:val="none" w:sz="0" w:space="0" w:color="auto"/>
        <w:right w:val="none" w:sz="0" w:space="0" w:color="auto"/>
      </w:divBdr>
    </w:div>
    <w:div w:id="83428030">
      <w:marLeft w:val="640"/>
      <w:marRight w:val="0"/>
      <w:marTop w:val="0"/>
      <w:marBottom w:val="0"/>
      <w:divBdr>
        <w:top w:val="none" w:sz="0" w:space="0" w:color="auto"/>
        <w:left w:val="none" w:sz="0" w:space="0" w:color="auto"/>
        <w:bottom w:val="none" w:sz="0" w:space="0" w:color="auto"/>
        <w:right w:val="none" w:sz="0" w:space="0" w:color="auto"/>
      </w:divBdr>
    </w:div>
    <w:div w:id="83498404">
      <w:marLeft w:val="640"/>
      <w:marRight w:val="0"/>
      <w:marTop w:val="0"/>
      <w:marBottom w:val="0"/>
      <w:divBdr>
        <w:top w:val="none" w:sz="0" w:space="0" w:color="auto"/>
        <w:left w:val="none" w:sz="0" w:space="0" w:color="auto"/>
        <w:bottom w:val="none" w:sz="0" w:space="0" w:color="auto"/>
        <w:right w:val="none" w:sz="0" w:space="0" w:color="auto"/>
      </w:divBdr>
    </w:div>
    <w:div w:id="83579825">
      <w:marLeft w:val="640"/>
      <w:marRight w:val="0"/>
      <w:marTop w:val="0"/>
      <w:marBottom w:val="0"/>
      <w:divBdr>
        <w:top w:val="none" w:sz="0" w:space="0" w:color="auto"/>
        <w:left w:val="none" w:sz="0" w:space="0" w:color="auto"/>
        <w:bottom w:val="none" w:sz="0" w:space="0" w:color="auto"/>
        <w:right w:val="none" w:sz="0" w:space="0" w:color="auto"/>
      </w:divBdr>
    </w:div>
    <w:div w:id="83647668">
      <w:marLeft w:val="640"/>
      <w:marRight w:val="0"/>
      <w:marTop w:val="0"/>
      <w:marBottom w:val="0"/>
      <w:divBdr>
        <w:top w:val="none" w:sz="0" w:space="0" w:color="auto"/>
        <w:left w:val="none" w:sz="0" w:space="0" w:color="auto"/>
        <w:bottom w:val="none" w:sz="0" w:space="0" w:color="auto"/>
        <w:right w:val="none" w:sz="0" w:space="0" w:color="auto"/>
      </w:divBdr>
    </w:div>
    <w:div w:id="83764935">
      <w:marLeft w:val="640"/>
      <w:marRight w:val="0"/>
      <w:marTop w:val="0"/>
      <w:marBottom w:val="0"/>
      <w:divBdr>
        <w:top w:val="none" w:sz="0" w:space="0" w:color="auto"/>
        <w:left w:val="none" w:sz="0" w:space="0" w:color="auto"/>
        <w:bottom w:val="none" w:sz="0" w:space="0" w:color="auto"/>
        <w:right w:val="none" w:sz="0" w:space="0" w:color="auto"/>
      </w:divBdr>
    </w:div>
    <w:div w:id="83890169">
      <w:marLeft w:val="640"/>
      <w:marRight w:val="0"/>
      <w:marTop w:val="0"/>
      <w:marBottom w:val="0"/>
      <w:divBdr>
        <w:top w:val="none" w:sz="0" w:space="0" w:color="auto"/>
        <w:left w:val="none" w:sz="0" w:space="0" w:color="auto"/>
        <w:bottom w:val="none" w:sz="0" w:space="0" w:color="auto"/>
        <w:right w:val="none" w:sz="0" w:space="0" w:color="auto"/>
      </w:divBdr>
    </w:div>
    <w:div w:id="83914452">
      <w:marLeft w:val="640"/>
      <w:marRight w:val="0"/>
      <w:marTop w:val="0"/>
      <w:marBottom w:val="0"/>
      <w:divBdr>
        <w:top w:val="none" w:sz="0" w:space="0" w:color="auto"/>
        <w:left w:val="none" w:sz="0" w:space="0" w:color="auto"/>
        <w:bottom w:val="none" w:sz="0" w:space="0" w:color="auto"/>
        <w:right w:val="none" w:sz="0" w:space="0" w:color="auto"/>
      </w:divBdr>
    </w:div>
    <w:div w:id="84034764">
      <w:marLeft w:val="640"/>
      <w:marRight w:val="0"/>
      <w:marTop w:val="0"/>
      <w:marBottom w:val="0"/>
      <w:divBdr>
        <w:top w:val="none" w:sz="0" w:space="0" w:color="auto"/>
        <w:left w:val="none" w:sz="0" w:space="0" w:color="auto"/>
        <w:bottom w:val="none" w:sz="0" w:space="0" w:color="auto"/>
        <w:right w:val="none" w:sz="0" w:space="0" w:color="auto"/>
      </w:divBdr>
    </w:div>
    <w:div w:id="84158035">
      <w:marLeft w:val="640"/>
      <w:marRight w:val="0"/>
      <w:marTop w:val="0"/>
      <w:marBottom w:val="0"/>
      <w:divBdr>
        <w:top w:val="none" w:sz="0" w:space="0" w:color="auto"/>
        <w:left w:val="none" w:sz="0" w:space="0" w:color="auto"/>
        <w:bottom w:val="none" w:sz="0" w:space="0" w:color="auto"/>
        <w:right w:val="none" w:sz="0" w:space="0" w:color="auto"/>
      </w:divBdr>
    </w:div>
    <w:div w:id="84159834">
      <w:marLeft w:val="640"/>
      <w:marRight w:val="0"/>
      <w:marTop w:val="0"/>
      <w:marBottom w:val="0"/>
      <w:divBdr>
        <w:top w:val="none" w:sz="0" w:space="0" w:color="auto"/>
        <w:left w:val="none" w:sz="0" w:space="0" w:color="auto"/>
        <w:bottom w:val="none" w:sz="0" w:space="0" w:color="auto"/>
        <w:right w:val="none" w:sz="0" w:space="0" w:color="auto"/>
      </w:divBdr>
    </w:div>
    <w:div w:id="84225847">
      <w:marLeft w:val="640"/>
      <w:marRight w:val="0"/>
      <w:marTop w:val="0"/>
      <w:marBottom w:val="0"/>
      <w:divBdr>
        <w:top w:val="none" w:sz="0" w:space="0" w:color="auto"/>
        <w:left w:val="none" w:sz="0" w:space="0" w:color="auto"/>
        <w:bottom w:val="none" w:sz="0" w:space="0" w:color="auto"/>
        <w:right w:val="none" w:sz="0" w:space="0" w:color="auto"/>
      </w:divBdr>
    </w:div>
    <w:div w:id="84228605">
      <w:marLeft w:val="640"/>
      <w:marRight w:val="0"/>
      <w:marTop w:val="0"/>
      <w:marBottom w:val="0"/>
      <w:divBdr>
        <w:top w:val="none" w:sz="0" w:space="0" w:color="auto"/>
        <w:left w:val="none" w:sz="0" w:space="0" w:color="auto"/>
        <w:bottom w:val="none" w:sz="0" w:space="0" w:color="auto"/>
        <w:right w:val="none" w:sz="0" w:space="0" w:color="auto"/>
      </w:divBdr>
    </w:div>
    <w:div w:id="84233685">
      <w:marLeft w:val="640"/>
      <w:marRight w:val="0"/>
      <w:marTop w:val="0"/>
      <w:marBottom w:val="0"/>
      <w:divBdr>
        <w:top w:val="none" w:sz="0" w:space="0" w:color="auto"/>
        <w:left w:val="none" w:sz="0" w:space="0" w:color="auto"/>
        <w:bottom w:val="none" w:sz="0" w:space="0" w:color="auto"/>
        <w:right w:val="none" w:sz="0" w:space="0" w:color="auto"/>
      </w:divBdr>
    </w:div>
    <w:div w:id="84300879">
      <w:marLeft w:val="640"/>
      <w:marRight w:val="0"/>
      <w:marTop w:val="0"/>
      <w:marBottom w:val="0"/>
      <w:divBdr>
        <w:top w:val="none" w:sz="0" w:space="0" w:color="auto"/>
        <w:left w:val="none" w:sz="0" w:space="0" w:color="auto"/>
        <w:bottom w:val="none" w:sz="0" w:space="0" w:color="auto"/>
        <w:right w:val="none" w:sz="0" w:space="0" w:color="auto"/>
      </w:divBdr>
    </w:div>
    <w:div w:id="84346362">
      <w:marLeft w:val="640"/>
      <w:marRight w:val="0"/>
      <w:marTop w:val="0"/>
      <w:marBottom w:val="0"/>
      <w:divBdr>
        <w:top w:val="none" w:sz="0" w:space="0" w:color="auto"/>
        <w:left w:val="none" w:sz="0" w:space="0" w:color="auto"/>
        <w:bottom w:val="none" w:sz="0" w:space="0" w:color="auto"/>
        <w:right w:val="none" w:sz="0" w:space="0" w:color="auto"/>
      </w:divBdr>
    </w:div>
    <w:div w:id="84349365">
      <w:marLeft w:val="480"/>
      <w:marRight w:val="0"/>
      <w:marTop w:val="0"/>
      <w:marBottom w:val="0"/>
      <w:divBdr>
        <w:top w:val="none" w:sz="0" w:space="0" w:color="auto"/>
        <w:left w:val="none" w:sz="0" w:space="0" w:color="auto"/>
        <w:bottom w:val="none" w:sz="0" w:space="0" w:color="auto"/>
        <w:right w:val="none" w:sz="0" w:space="0" w:color="auto"/>
      </w:divBdr>
    </w:div>
    <w:div w:id="84350412">
      <w:marLeft w:val="640"/>
      <w:marRight w:val="0"/>
      <w:marTop w:val="0"/>
      <w:marBottom w:val="0"/>
      <w:divBdr>
        <w:top w:val="none" w:sz="0" w:space="0" w:color="auto"/>
        <w:left w:val="none" w:sz="0" w:space="0" w:color="auto"/>
        <w:bottom w:val="none" w:sz="0" w:space="0" w:color="auto"/>
        <w:right w:val="none" w:sz="0" w:space="0" w:color="auto"/>
      </w:divBdr>
    </w:div>
    <w:div w:id="84351358">
      <w:marLeft w:val="640"/>
      <w:marRight w:val="0"/>
      <w:marTop w:val="0"/>
      <w:marBottom w:val="0"/>
      <w:divBdr>
        <w:top w:val="none" w:sz="0" w:space="0" w:color="auto"/>
        <w:left w:val="none" w:sz="0" w:space="0" w:color="auto"/>
        <w:bottom w:val="none" w:sz="0" w:space="0" w:color="auto"/>
        <w:right w:val="none" w:sz="0" w:space="0" w:color="auto"/>
      </w:divBdr>
    </w:div>
    <w:div w:id="84494362">
      <w:marLeft w:val="640"/>
      <w:marRight w:val="0"/>
      <w:marTop w:val="0"/>
      <w:marBottom w:val="0"/>
      <w:divBdr>
        <w:top w:val="none" w:sz="0" w:space="0" w:color="auto"/>
        <w:left w:val="none" w:sz="0" w:space="0" w:color="auto"/>
        <w:bottom w:val="none" w:sz="0" w:space="0" w:color="auto"/>
        <w:right w:val="none" w:sz="0" w:space="0" w:color="auto"/>
      </w:divBdr>
    </w:div>
    <w:div w:id="84497098">
      <w:marLeft w:val="640"/>
      <w:marRight w:val="0"/>
      <w:marTop w:val="0"/>
      <w:marBottom w:val="0"/>
      <w:divBdr>
        <w:top w:val="none" w:sz="0" w:space="0" w:color="auto"/>
        <w:left w:val="none" w:sz="0" w:space="0" w:color="auto"/>
        <w:bottom w:val="none" w:sz="0" w:space="0" w:color="auto"/>
        <w:right w:val="none" w:sz="0" w:space="0" w:color="auto"/>
      </w:divBdr>
    </w:div>
    <w:div w:id="84500862">
      <w:marLeft w:val="640"/>
      <w:marRight w:val="0"/>
      <w:marTop w:val="0"/>
      <w:marBottom w:val="0"/>
      <w:divBdr>
        <w:top w:val="none" w:sz="0" w:space="0" w:color="auto"/>
        <w:left w:val="none" w:sz="0" w:space="0" w:color="auto"/>
        <w:bottom w:val="none" w:sz="0" w:space="0" w:color="auto"/>
        <w:right w:val="none" w:sz="0" w:space="0" w:color="auto"/>
      </w:divBdr>
    </w:div>
    <w:div w:id="84541585">
      <w:marLeft w:val="640"/>
      <w:marRight w:val="0"/>
      <w:marTop w:val="0"/>
      <w:marBottom w:val="0"/>
      <w:divBdr>
        <w:top w:val="none" w:sz="0" w:space="0" w:color="auto"/>
        <w:left w:val="none" w:sz="0" w:space="0" w:color="auto"/>
        <w:bottom w:val="none" w:sz="0" w:space="0" w:color="auto"/>
        <w:right w:val="none" w:sz="0" w:space="0" w:color="auto"/>
      </w:divBdr>
    </w:div>
    <w:div w:id="84542753">
      <w:marLeft w:val="640"/>
      <w:marRight w:val="0"/>
      <w:marTop w:val="0"/>
      <w:marBottom w:val="0"/>
      <w:divBdr>
        <w:top w:val="none" w:sz="0" w:space="0" w:color="auto"/>
        <w:left w:val="none" w:sz="0" w:space="0" w:color="auto"/>
        <w:bottom w:val="none" w:sz="0" w:space="0" w:color="auto"/>
        <w:right w:val="none" w:sz="0" w:space="0" w:color="auto"/>
      </w:divBdr>
    </w:div>
    <w:div w:id="84614472">
      <w:marLeft w:val="640"/>
      <w:marRight w:val="0"/>
      <w:marTop w:val="0"/>
      <w:marBottom w:val="0"/>
      <w:divBdr>
        <w:top w:val="none" w:sz="0" w:space="0" w:color="auto"/>
        <w:left w:val="none" w:sz="0" w:space="0" w:color="auto"/>
        <w:bottom w:val="none" w:sz="0" w:space="0" w:color="auto"/>
        <w:right w:val="none" w:sz="0" w:space="0" w:color="auto"/>
      </w:divBdr>
    </w:div>
    <w:div w:id="84763544">
      <w:marLeft w:val="640"/>
      <w:marRight w:val="0"/>
      <w:marTop w:val="0"/>
      <w:marBottom w:val="0"/>
      <w:divBdr>
        <w:top w:val="none" w:sz="0" w:space="0" w:color="auto"/>
        <w:left w:val="none" w:sz="0" w:space="0" w:color="auto"/>
        <w:bottom w:val="none" w:sz="0" w:space="0" w:color="auto"/>
        <w:right w:val="none" w:sz="0" w:space="0" w:color="auto"/>
      </w:divBdr>
    </w:div>
    <w:div w:id="84806196">
      <w:marLeft w:val="640"/>
      <w:marRight w:val="0"/>
      <w:marTop w:val="0"/>
      <w:marBottom w:val="0"/>
      <w:divBdr>
        <w:top w:val="none" w:sz="0" w:space="0" w:color="auto"/>
        <w:left w:val="none" w:sz="0" w:space="0" w:color="auto"/>
        <w:bottom w:val="none" w:sz="0" w:space="0" w:color="auto"/>
        <w:right w:val="none" w:sz="0" w:space="0" w:color="auto"/>
      </w:divBdr>
    </w:div>
    <w:div w:id="84962338">
      <w:marLeft w:val="640"/>
      <w:marRight w:val="0"/>
      <w:marTop w:val="0"/>
      <w:marBottom w:val="0"/>
      <w:divBdr>
        <w:top w:val="none" w:sz="0" w:space="0" w:color="auto"/>
        <w:left w:val="none" w:sz="0" w:space="0" w:color="auto"/>
        <w:bottom w:val="none" w:sz="0" w:space="0" w:color="auto"/>
        <w:right w:val="none" w:sz="0" w:space="0" w:color="auto"/>
      </w:divBdr>
    </w:div>
    <w:div w:id="85003514">
      <w:marLeft w:val="640"/>
      <w:marRight w:val="0"/>
      <w:marTop w:val="0"/>
      <w:marBottom w:val="0"/>
      <w:divBdr>
        <w:top w:val="none" w:sz="0" w:space="0" w:color="auto"/>
        <w:left w:val="none" w:sz="0" w:space="0" w:color="auto"/>
        <w:bottom w:val="none" w:sz="0" w:space="0" w:color="auto"/>
        <w:right w:val="none" w:sz="0" w:space="0" w:color="auto"/>
      </w:divBdr>
    </w:div>
    <w:div w:id="85074443">
      <w:marLeft w:val="640"/>
      <w:marRight w:val="0"/>
      <w:marTop w:val="0"/>
      <w:marBottom w:val="0"/>
      <w:divBdr>
        <w:top w:val="none" w:sz="0" w:space="0" w:color="auto"/>
        <w:left w:val="none" w:sz="0" w:space="0" w:color="auto"/>
        <w:bottom w:val="none" w:sz="0" w:space="0" w:color="auto"/>
        <w:right w:val="none" w:sz="0" w:space="0" w:color="auto"/>
      </w:divBdr>
    </w:div>
    <w:div w:id="85075991">
      <w:marLeft w:val="640"/>
      <w:marRight w:val="0"/>
      <w:marTop w:val="0"/>
      <w:marBottom w:val="0"/>
      <w:divBdr>
        <w:top w:val="none" w:sz="0" w:space="0" w:color="auto"/>
        <w:left w:val="none" w:sz="0" w:space="0" w:color="auto"/>
        <w:bottom w:val="none" w:sz="0" w:space="0" w:color="auto"/>
        <w:right w:val="none" w:sz="0" w:space="0" w:color="auto"/>
      </w:divBdr>
    </w:div>
    <w:div w:id="85150963">
      <w:marLeft w:val="640"/>
      <w:marRight w:val="0"/>
      <w:marTop w:val="0"/>
      <w:marBottom w:val="0"/>
      <w:divBdr>
        <w:top w:val="none" w:sz="0" w:space="0" w:color="auto"/>
        <w:left w:val="none" w:sz="0" w:space="0" w:color="auto"/>
        <w:bottom w:val="none" w:sz="0" w:space="0" w:color="auto"/>
        <w:right w:val="none" w:sz="0" w:space="0" w:color="auto"/>
      </w:divBdr>
    </w:div>
    <w:div w:id="85226014">
      <w:marLeft w:val="640"/>
      <w:marRight w:val="0"/>
      <w:marTop w:val="0"/>
      <w:marBottom w:val="0"/>
      <w:divBdr>
        <w:top w:val="none" w:sz="0" w:space="0" w:color="auto"/>
        <w:left w:val="none" w:sz="0" w:space="0" w:color="auto"/>
        <w:bottom w:val="none" w:sz="0" w:space="0" w:color="auto"/>
        <w:right w:val="none" w:sz="0" w:space="0" w:color="auto"/>
      </w:divBdr>
    </w:div>
    <w:div w:id="85267823">
      <w:marLeft w:val="640"/>
      <w:marRight w:val="0"/>
      <w:marTop w:val="0"/>
      <w:marBottom w:val="0"/>
      <w:divBdr>
        <w:top w:val="none" w:sz="0" w:space="0" w:color="auto"/>
        <w:left w:val="none" w:sz="0" w:space="0" w:color="auto"/>
        <w:bottom w:val="none" w:sz="0" w:space="0" w:color="auto"/>
        <w:right w:val="none" w:sz="0" w:space="0" w:color="auto"/>
      </w:divBdr>
    </w:div>
    <w:div w:id="85418446">
      <w:marLeft w:val="640"/>
      <w:marRight w:val="0"/>
      <w:marTop w:val="0"/>
      <w:marBottom w:val="0"/>
      <w:divBdr>
        <w:top w:val="none" w:sz="0" w:space="0" w:color="auto"/>
        <w:left w:val="none" w:sz="0" w:space="0" w:color="auto"/>
        <w:bottom w:val="none" w:sz="0" w:space="0" w:color="auto"/>
        <w:right w:val="none" w:sz="0" w:space="0" w:color="auto"/>
      </w:divBdr>
    </w:div>
    <w:div w:id="85421531">
      <w:marLeft w:val="640"/>
      <w:marRight w:val="0"/>
      <w:marTop w:val="0"/>
      <w:marBottom w:val="0"/>
      <w:divBdr>
        <w:top w:val="none" w:sz="0" w:space="0" w:color="auto"/>
        <w:left w:val="none" w:sz="0" w:space="0" w:color="auto"/>
        <w:bottom w:val="none" w:sz="0" w:space="0" w:color="auto"/>
        <w:right w:val="none" w:sz="0" w:space="0" w:color="auto"/>
      </w:divBdr>
    </w:div>
    <w:div w:id="85425021">
      <w:marLeft w:val="640"/>
      <w:marRight w:val="0"/>
      <w:marTop w:val="0"/>
      <w:marBottom w:val="0"/>
      <w:divBdr>
        <w:top w:val="none" w:sz="0" w:space="0" w:color="auto"/>
        <w:left w:val="none" w:sz="0" w:space="0" w:color="auto"/>
        <w:bottom w:val="none" w:sz="0" w:space="0" w:color="auto"/>
        <w:right w:val="none" w:sz="0" w:space="0" w:color="auto"/>
      </w:divBdr>
    </w:div>
    <w:div w:id="85615725">
      <w:marLeft w:val="640"/>
      <w:marRight w:val="0"/>
      <w:marTop w:val="0"/>
      <w:marBottom w:val="0"/>
      <w:divBdr>
        <w:top w:val="none" w:sz="0" w:space="0" w:color="auto"/>
        <w:left w:val="none" w:sz="0" w:space="0" w:color="auto"/>
        <w:bottom w:val="none" w:sz="0" w:space="0" w:color="auto"/>
        <w:right w:val="none" w:sz="0" w:space="0" w:color="auto"/>
      </w:divBdr>
    </w:div>
    <w:div w:id="85805242">
      <w:marLeft w:val="640"/>
      <w:marRight w:val="0"/>
      <w:marTop w:val="0"/>
      <w:marBottom w:val="0"/>
      <w:divBdr>
        <w:top w:val="none" w:sz="0" w:space="0" w:color="auto"/>
        <w:left w:val="none" w:sz="0" w:space="0" w:color="auto"/>
        <w:bottom w:val="none" w:sz="0" w:space="0" w:color="auto"/>
        <w:right w:val="none" w:sz="0" w:space="0" w:color="auto"/>
      </w:divBdr>
    </w:div>
    <w:div w:id="85811896">
      <w:marLeft w:val="640"/>
      <w:marRight w:val="0"/>
      <w:marTop w:val="0"/>
      <w:marBottom w:val="0"/>
      <w:divBdr>
        <w:top w:val="none" w:sz="0" w:space="0" w:color="auto"/>
        <w:left w:val="none" w:sz="0" w:space="0" w:color="auto"/>
        <w:bottom w:val="none" w:sz="0" w:space="0" w:color="auto"/>
        <w:right w:val="none" w:sz="0" w:space="0" w:color="auto"/>
      </w:divBdr>
    </w:div>
    <w:div w:id="85853674">
      <w:marLeft w:val="640"/>
      <w:marRight w:val="0"/>
      <w:marTop w:val="0"/>
      <w:marBottom w:val="0"/>
      <w:divBdr>
        <w:top w:val="none" w:sz="0" w:space="0" w:color="auto"/>
        <w:left w:val="none" w:sz="0" w:space="0" w:color="auto"/>
        <w:bottom w:val="none" w:sz="0" w:space="0" w:color="auto"/>
        <w:right w:val="none" w:sz="0" w:space="0" w:color="auto"/>
      </w:divBdr>
    </w:div>
    <w:div w:id="85883046">
      <w:marLeft w:val="640"/>
      <w:marRight w:val="0"/>
      <w:marTop w:val="0"/>
      <w:marBottom w:val="0"/>
      <w:divBdr>
        <w:top w:val="none" w:sz="0" w:space="0" w:color="auto"/>
        <w:left w:val="none" w:sz="0" w:space="0" w:color="auto"/>
        <w:bottom w:val="none" w:sz="0" w:space="0" w:color="auto"/>
        <w:right w:val="none" w:sz="0" w:space="0" w:color="auto"/>
      </w:divBdr>
    </w:div>
    <w:div w:id="85931793">
      <w:marLeft w:val="640"/>
      <w:marRight w:val="0"/>
      <w:marTop w:val="0"/>
      <w:marBottom w:val="0"/>
      <w:divBdr>
        <w:top w:val="none" w:sz="0" w:space="0" w:color="auto"/>
        <w:left w:val="none" w:sz="0" w:space="0" w:color="auto"/>
        <w:bottom w:val="none" w:sz="0" w:space="0" w:color="auto"/>
        <w:right w:val="none" w:sz="0" w:space="0" w:color="auto"/>
      </w:divBdr>
    </w:div>
    <w:div w:id="86118246">
      <w:marLeft w:val="640"/>
      <w:marRight w:val="0"/>
      <w:marTop w:val="0"/>
      <w:marBottom w:val="0"/>
      <w:divBdr>
        <w:top w:val="none" w:sz="0" w:space="0" w:color="auto"/>
        <w:left w:val="none" w:sz="0" w:space="0" w:color="auto"/>
        <w:bottom w:val="none" w:sz="0" w:space="0" w:color="auto"/>
        <w:right w:val="none" w:sz="0" w:space="0" w:color="auto"/>
      </w:divBdr>
    </w:div>
    <w:div w:id="86120844">
      <w:marLeft w:val="640"/>
      <w:marRight w:val="0"/>
      <w:marTop w:val="0"/>
      <w:marBottom w:val="0"/>
      <w:divBdr>
        <w:top w:val="none" w:sz="0" w:space="0" w:color="auto"/>
        <w:left w:val="none" w:sz="0" w:space="0" w:color="auto"/>
        <w:bottom w:val="none" w:sz="0" w:space="0" w:color="auto"/>
        <w:right w:val="none" w:sz="0" w:space="0" w:color="auto"/>
      </w:divBdr>
    </w:div>
    <w:div w:id="86267411">
      <w:marLeft w:val="640"/>
      <w:marRight w:val="0"/>
      <w:marTop w:val="0"/>
      <w:marBottom w:val="0"/>
      <w:divBdr>
        <w:top w:val="none" w:sz="0" w:space="0" w:color="auto"/>
        <w:left w:val="none" w:sz="0" w:space="0" w:color="auto"/>
        <w:bottom w:val="none" w:sz="0" w:space="0" w:color="auto"/>
        <w:right w:val="none" w:sz="0" w:space="0" w:color="auto"/>
      </w:divBdr>
    </w:div>
    <w:div w:id="86392368">
      <w:marLeft w:val="640"/>
      <w:marRight w:val="0"/>
      <w:marTop w:val="0"/>
      <w:marBottom w:val="0"/>
      <w:divBdr>
        <w:top w:val="none" w:sz="0" w:space="0" w:color="auto"/>
        <w:left w:val="none" w:sz="0" w:space="0" w:color="auto"/>
        <w:bottom w:val="none" w:sz="0" w:space="0" w:color="auto"/>
        <w:right w:val="none" w:sz="0" w:space="0" w:color="auto"/>
      </w:divBdr>
    </w:div>
    <w:div w:id="86466217">
      <w:marLeft w:val="640"/>
      <w:marRight w:val="0"/>
      <w:marTop w:val="0"/>
      <w:marBottom w:val="0"/>
      <w:divBdr>
        <w:top w:val="none" w:sz="0" w:space="0" w:color="auto"/>
        <w:left w:val="none" w:sz="0" w:space="0" w:color="auto"/>
        <w:bottom w:val="none" w:sz="0" w:space="0" w:color="auto"/>
        <w:right w:val="none" w:sz="0" w:space="0" w:color="auto"/>
      </w:divBdr>
    </w:div>
    <w:div w:id="86581058">
      <w:marLeft w:val="640"/>
      <w:marRight w:val="0"/>
      <w:marTop w:val="0"/>
      <w:marBottom w:val="0"/>
      <w:divBdr>
        <w:top w:val="none" w:sz="0" w:space="0" w:color="auto"/>
        <w:left w:val="none" w:sz="0" w:space="0" w:color="auto"/>
        <w:bottom w:val="none" w:sz="0" w:space="0" w:color="auto"/>
        <w:right w:val="none" w:sz="0" w:space="0" w:color="auto"/>
      </w:divBdr>
    </w:div>
    <w:div w:id="86773098">
      <w:marLeft w:val="640"/>
      <w:marRight w:val="0"/>
      <w:marTop w:val="0"/>
      <w:marBottom w:val="0"/>
      <w:divBdr>
        <w:top w:val="none" w:sz="0" w:space="0" w:color="auto"/>
        <w:left w:val="none" w:sz="0" w:space="0" w:color="auto"/>
        <w:bottom w:val="none" w:sz="0" w:space="0" w:color="auto"/>
        <w:right w:val="none" w:sz="0" w:space="0" w:color="auto"/>
      </w:divBdr>
    </w:div>
    <w:div w:id="86775606">
      <w:marLeft w:val="640"/>
      <w:marRight w:val="0"/>
      <w:marTop w:val="0"/>
      <w:marBottom w:val="0"/>
      <w:divBdr>
        <w:top w:val="none" w:sz="0" w:space="0" w:color="auto"/>
        <w:left w:val="none" w:sz="0" w:space="0" w:color="auto"/>
        <w:bottom w:val="none" w:sz="0" w:space="0" w:color="auto"/>
        <w:right w:val="none" w:sz="0" w:space="0" w:color="auto"/>
      </w:divBdr>
    </w:div>
    <w:div w:id="86778474">
      <w:marLeft w:val="640"/>
      <w:marRight w:val="0"/>
      <w:marTop w:val="0"/>
      <w:marBottom w:val="0"/>
      <w:divBdr>
        <w:top w:val="none" w:sz="0" w:space="0" w:color="auto"/>
        <w:left w:val="none" w:sz="0" w:space="0" w:color="auto"/>
        <w:bottom w:val="none" w:sz="0" w:space="0" w:color="auto"/>
        <w:right w:val="none" w:sz="0" w:space="0" w:color="auto"/>
      </w:divBdr>
    </w:div>
    <w:div w:id="86779530">
      <w:marLeft w:val="640"/>
      <w:marRight w:val="0"/>
      <w:marTop w:val="0"/>
      <w:marBottom w:val="0"/>
      <w:divBdr>
        <w:top w:val="none" w:sz="0" w:space="0" w:color="auto"/>
        <w:left w:val="none" w:sz="0" w:space="0" w:color="auto"/>
        <w:bottom w:val="none" w:sz="0" w:space="0" w:color="auto"/>
        <w:right w:val="none" w:sz="0" w:space="0" w:color="auto"/>
      </w:divBdr>
    </w:div>
    <w:div w:id="86922004">
      <w:marLeft w:val="640"/>
      <w:marRight w:val="0"/>
      <w:marTop w:val="0"/>
      <w:marBottom w:val="0"/>
      <w:divBdr>
        <w:top w:val="none" w:sz="0" w:space="0" w:color="auto"/>
        <w:left w:val="none" w:sz="0" w:space="0" w:color="auto"/>
        <w:bottom w:val="none" w:sz="0" w:space="0" w:color="auto"/>
        <w:right w:val="none" w:sz="0" w:space="0" w:color="auto"/>
      </w:divBdr>
    </w:div>
    <w:div w:id="86998317">
      <w:marLeft w:val="640"/>
      <w:marRight w:val="0"/>
      <w:marTop w:val="0"/>
      <w:marBottom w:val="0"/>
      <w:divBdr>
        <w:top w:val="none" w:sz="0" w:space="0" w:color="auto"/>
        <w:left w:val="none" w:sz="0" w:space="0" w:color="auto"/>
        <w:bottom w:val="none" w:sz="0" w:space="0" w:color="auto"/>
        <w:right w:val="none" w:sz="0" w:space="0" w:color="auto"/>
      </w:divBdr>
    </w:div>
    <w:div w:id="87046517">
      <w:marLeft w:val="640"/>
      <w:marRight w:val="0"/>
      <w:marTop w:val="0"/>
      <w:marBottom w:val="0"/>
      <w:divBdr>
        <w:top w:val="none" w:sz="0" w:space="0" w:color="auto"/>
        <w:left w:val="none" w:sz="0" w:space="0" w:color="auto"/>
        <w:bottom w:val="none" w:sz="0" w:space="0" w:color="auto"/>
        <w:right w:val="none" w:sz="0" w:space="0" w:color="auto"/>
      </w:divBdr>
    </w:div>
    <w:div w:id="87116263">
      <w:marLeft w:val="640"/>
      <w:marRight w:val="0"/>
      <w:marTop w:val="0"/>
      <w:marBottom w:val="0"/>
      <w:divBdr>
        <w:top w:val="none" w:sz="0" w:space="0" w:color="auto"/>
        <w:left w:val="none" w:sz="0" w:space="0" w:color="auto"/>
        <w:bottom w:val="none" w:sz="0" w:space="0" w:color="auto"/>
        <w:right w:val="none" w:sz="0" w:space="0" w:color="auto"/>
      </w:divBdr>
    </w:div>
    <w:div w:id="87117048">
      <w:marLeft w:val="640"/>
      <w:marRight w:val="0"/>
      <w:marTop w:val="0"/>
      <w:marBottom w:val="0"/>
      <w:divBdr>
        <w:top w:val="none" w:sz="0" w:space="0" w:color="auto"/>
        <w:left w:val="none" w:sz="0" w:space="0" w:color="auto"/>
        <w:bottom w:val="none" w:sz="0" w:space="0" w:color="auto"/>
        <w:right w:val="none" w:sz="0" w:space="0" w:color="auto"/>
      </w:divBdr>
    </w:div>
    <w:div w:id="87118479">
      <w:marLeft w:val="640"/>
      <w:marRight w:val="0"/>
      <w:marTop w:val="0"/>
      <w:marBottom w:val="0"/>
      <w:divBdr>
        <w:top w:val="none" w:sz="0" w:space="0" w:color="auto"/>
        <w:left w:val="none" w:sz="0" w:space="0" w:color="auto"/>
        <w:bottom w:val="none" w:sz="0" w:space="0" w:color="auto"/>
        <w:right w:val="none" w:sz="0" w:space="0" w:color="auto"/>
      </w:divBdr>
    </w:div>
    <w:div w:id="87163313">
      <w:marLeft w:val="640"/>
      <w:marRight w:val="0"/>
      <w:marTop w:val="0"/>
      <w:marBottom w:val="0"/>
      <w:divBdr>
        <w:top w:val="none" w:sz="0" w:space="0" w:color="auto"/>
        <w:left w:val="none" w:sz="0" w:space="0" w:color="auto"/>
        <w:bottom w:val="none" w:sz="0" w:space="0" w:color="auto"/>
        <w:right w:val="none" w:sz="0" w:space="0" w:color="auto"/>
      </w:divBdr>
    </w:div>
    <w:div w:id="87167260">
      <w:marLeft w:val="640"/>
      <w:marRight w:val="0"/>
      <w:marTop w:val="0"/>
      <w:marBottom w:val="0"/>
      <w:divBdr>
        <w:top w:val="none" w:sz="0" w:space="0" w:color="auto"/>
        <w:left w:val="none" w:sz="0" w:space="0" w:color="auto"/>
        <w:bottom w:val="none" w:sz="0" w:space="0" w:color="auto"/>
        <w:right w:val="none" w:sz="0" w:space="0" w:color="auto"/>
      </w:divBdr>
    </w:div>
    <w:div w:id="87193502">
      <w:marLeft w:val="640"/>
      <w:marRight w:val="0"/>
      <w:marTop w:val="0"/>
      <w:marBottom w:val="0"/>
      <w:divBdr>
        <w:top w:val="none" w:sz="0" w:space="0" w:color="auto"/>
        <w:left w:val="none" w:sz="0" w:space="0" w:color="auto"/>
        <w:bottom w:val="none" w:sz="0" w:space="0" w:color="auto"/>
        <w:right w:val="none" w:sz="0" w:space="0" w:color="auto"/>
      </w:divBdr>
    </w:div>
    <w:div w:id="87193601">
      <w:marLeft w:val="640"/>
      <w:marRight w:val="0"/>
      <w:marTop w:val="0"/>
      <w:marBottom w:val="0"/>
      <w:divBdr>
        <w:top w:val="none" w:sz="0" w:space="0" w:color="auto"/>
        <w:left w:val="none" w:sz="0" w:space="0" w:color="auto"/>
        <w:bottom w:val="none" w:sz="0" w:space="0" w:color="auto"/>
        <w:right w:val="none" w:sz="0" w:space="0" w:color="auto"/>
      </w:divBdr>
    </w:div>
    <w:div w:id="87315309">
      <w:marLeft w:val="640"/>
      <w:marRight w:val="0"/>
      <w:marTop w:val="0"/>
      <w:marBottom w:val="0"/>
      <w:divBdr>
        <w:top w:val="none" w:sz="0" w:space="0" w:color="auto"/>
        <w:left w:val="none" w:sz="0" w:space="0" w:color="auto"/>
        <w:bottom w:val="none" w:sz="0" w:space="0" w:color="auto"/>
        <w:right w:val="none" w:sz="0" w:space="0" w:color="auto"/>
      </w:divBdr>
    </w:div>
    <w:div w:id="87582223">
      <w:marLeft w:val="640"/>
      <w:marRight w:val="0"/>
      <w:marTop w:val="0"/>
      <w:marBottom w:val="0"/>
      <w:divBdr>
        <w:top w:val="none" w:sz="0" w:space="0" w:color="auto"/>
        <w:left w:val="none" w:sz="0" w:space="0" w:color="auto"/>
        <w:bottom w:val="none" w:sz="0" w:space="0" w:color="auto"/>
        <w:right w:val="none" w:sz="0" w:space="0" w:color="auto"/>
      </w:divBdr>
    </w:div>
    <w:div w:id="87585513">
      <w:marLeft w:val="640"/>
      <w:marRight w:val="0"/>
      <w:marTop w:val="0"/>
      <w:marBottom w:val="0"/>
      <w:divBdr>
        <w:top w:val="none" w:sz="0" w:space="0" w:color="auto"/>
        <w:left w:val="none" w:sz="0" w:space="0" w:color="auto"/>
        <w:bottom w:val="none" w:sz="0" w:space="0" w:color="auto"/>
        <w:right w:val="none" w:sz="0" w:space="0" w:color="auto"/>
      </w:divBdr>
    </w:div>
    <w:div w:id="87628630">
      <w:marLeft w:val="640"/>
      <w:marRight w:val="0"/>
      <w:marTop w:val="0"/>
      <w:marBottom w:val="0"/>
      <w:divBdr>
        <w:top w:val="none" w:sz="0" w:space="0" w:color="auto"/>
        <w:left w:val="none" w:sz="0" w:space="0" w:color="auto"/>
        <w:bottom w:val="none" w:sz="0" w:space="0" w:color="auto"/>
        <w:right w:val="none" w:sz="0" w:space="0" w:color="auto"/>
      </w:divBdr>
    </w:div>
    <w:div w:id="87653065">
      <w:marLeft w:val="640"/>
      <w:marRight w:val="0"/>
      <w:marTop w:val="0"/>
      <w:marBottom w:val="0"/>
      <w:divBdr>
        <w:top w:val="none" w:sz="0" w:space="0" w:color="auto"/>
        <w:left w:val="none" w:sz="0" w:space="0" w:color="auto"/>
        <w:bottom w:val="none" w:sz="0" w:space="0" w:color="auto"/>
        <w:right w:val="none" w:sz="0" w:space="0" w:color="auto"/>
      </w:divBdr>
    </w:div>
    <w:div w:id="87771109">
      <w:marLeft w:val="640"/>
      <w:marRight w:val="0"/>
      <w:marTop w:val="0"/>
      <w:marBottom w:val="0"/>
      <w:divBdr>
        <w:top w:val="none" w:sz="0" w:space="0" w:color="auto"/>
        <w:left w:val="none" w:sz="0" w:space="0" w:color="auto"/>
        <w:bottom w:val="none" w:sz="0" w:space="0" w:color="auto"/>
        <w:right w:val="none" w:sz="0" w:space="0" w:color="auto"/>
      </w:divBdr>
    </w:div>
    <w:div w:id="87776383">
      <w:marLeft w:val="640"/>
      <w:marRight w:val="0"/>
      <w:marTop w:val="0"/>
      <w:marBottom w:val="0"/>
      <w:divBdr>
        <w:top w:val="none" w:sz="0" w:space="0" w:color="auto"/>
        <w:left w:val="none" w:sz="0" w:space="0" w:color="auto"/>
        <w:bottom w:val="none" w:sz="0" w:space="0" w:color="auto"/>
        <w:right w:val="none" w:sz="0" w:space="0" w:color="auto"/>
      </w:divBdr>
    </w:div>
    <w:div w:id="87776690">
      <w:marLeft w:val="640"/>
      <w:marRight w:val="0"/>
      <w:marTop w:val="0"/>
      <w:marBottom w:val="0"/>
      <w:divBdr>
        <w:top w:val="none" w:sz="0" w:space="0" w:color="auto"/>
        <w:left w:val="none" w:sz="0" w:space="0" w:color="auto"/>
        <w:bottom w:val="none" w:sz="0" w:space="0" w:color="auto"/>
        <w:right w:val="none" w:sz="0" w:space="0" w:color="auto"/>
      </w:divBdr>
    </w:div>
    <w:div w:id="87777807">
      <w:marLeft w:val="640"/>
      <w:marRight w:val="0"/>
      <w:marTop w:val="0"/>
      <w:marBottom w:val="0"/>
      <w:divBdr>
        <w:top w:val="none" w:sz="0" w:space="0" w:color="auto"/>
        <w:left w:val="none" w:sz="0" w:space="0" w:color="auto"/>
        <w:bottom w:val="none" w:sz="0" w:space="0" w:color="auto"/>
        <w:right w:val="none" w:sz="0" w:space="0" w:color="auto"/>
      </w:divBdr>
    </w:div>
    <w:div w:id="87819663">
      <w:marLeft w:val="640"/>
      <w:marRight w:val="0"/>
      <w:marTop w:val="0"/>
      <w:marBottom w:val="0"/>
      <w:divBdr>
        <w:top w:val="none" w:sz="0" w:space="0" w:color="auto"/>
        <w:left w:val="none" w:sz="0" w:space="0" w:color="auto"/>
        <w:bottom w:val="none" w:sz="0" w:space="0" w:color="auto"/>
        <w:right w:val="none" w:sz="0" w:space="0" w:color="auto"/>
      </w:divBdr>
    </w:div>
    <w:div w:id="87847920">
      <w:marLeft w:val="640"/>
      <w:marRight w:val="0"/>
      <w:marTop w:val="0"/>
      <w:marBottom w:val="0"/>
      <w:divBdr>
        <w:top w:val="none" w:sz="0" w:space="0" w:color="auto"/>
        <w:left w:val="none" w:sz="0" w:space="0" w:color="auto"/>
        <w:bottom w:val="none" w:sz="0" w:space="0" w:color="auto"/>
        <w:right w:val="none" w:sz="0" w:space="0" w:color="auto"/>
      </w:divBdr>
    </w:div>
    <w:div w:id="87893628">
      <w:marLeft w:val="640"/>
      <w:marRight w:val="0"/>
      <w:marTop w:val="0"/>
      <w:marBottom w:val="0"/>
      <w:divBdr>
        <w:top w:val="none" w:sz="0" w:space="0" w:color="auto"/>
        <w:left w:val="none" w:sz="0" w:space="0" w:color="auto"/>
        <w:bottom w:val="none" w:sz="0" w:space="0" w:color="auto"/>
        <w:right w:val="none" w:sz="0" w:space="0" w:color="auto"/>
      </w:divBdr>
    </w:div>
    <w:div w:id="88081948">
      <w:marLeft w:val="640"/>
      <w:marRight w:val="0"/>
      <w:marTop w:val="0"/>
      <w:marBottom w:val="0"/>
      <w:divBdr>
        <w:top w:val="none" w:sz="0" w:space="0" w:color="auto"/>
        <w:left w:val="none" w:sz="0" w:space="0" w:color="auto"/>
        <w:bottom w:val="none" w:sz="0" w:space="0" w:color="auto"/>
        <w:right w:val="none" w:sz="0" w:space="0" w:color="auto"/>
      </w:divBdr>
    </w:div>
    <w:div w:id="88234972">
      <w:marLeft w:val="640"/>
      <w:marRight w:val="0"/>
      <w:marTop w:val="0"/>
      <w:marBottom w:val="0"/>
      <w:divBdr>
        <w:top w:val="none" w:sz="0" w:space="0" w:color="auto"/>
        <w:left w:val="none" w:sz="0" w:space="0" w:color="auto"/>
        <w:bottom w:val="none" w:sz="0" w:space="0" w:color="auto"/>
        <w:right w:val="none" w:sz="0" w:space="0" w:color="auto"/>
      </w:divBdr>
    </w:div>
    <w:div w:id="88237227">
      <w:marLeft w:val="640"/>
      <w:marRight w:val="0"/>
      <w:marTop w:val="0"/>
      <w:marBottom w:val="0"/>
      <w:divBdr>
        <w:top w:val="none" w:sz="0" w:space="0" w:color="auto"/>
        <w:left w:val="none" w:sz="0" w:space="0" w:color="auto"/>
        <w:bottom w:val="none" w:sz="0" w:space="0" w:color="auto"/>
        <w:right w:val="none" w:sz="0" w:space="0" w:color="auto"/>
      </w:divBdr>
    </w:div>
    <w:div w:id="88237496">
      <w:marLeft w:val="640"/>
      <w:marRight w:val="0"/>
      <w:marTop w:val="0"/>
      <w:marBottom w:val="0"/>
      <w:divBdr>
        <w:top w:val="none" w:sz="0" w:space="0" w:color="auto"/>
        <w:left w:val="none" w:sz="0" w:space="0" w:color="auto"/>
        <w:bottom w:val="none" w:sz="0" w:space="0" w:color="auto"/>
        <w:right w:val="none" w:sz="0" w:space="0" w:color="auto"/>
      </w:divBdr>
    </w:div>
    <w:div w:id="88281657">
      <w:marLeft w:val="640"/>
      <w:marRight w:val="0"/>
      <w:marTop w:val="0"/>
      <w:marBottom w:val="0"/>
      <w:divBdr>
        <w:top w:val="none" w:sz="0" w:space="0" w:color="auto"/>
        <w:left w:val="none" w:sz="0" w:space="0" w:color="auto"/>
        <w:bottom w:val="none" w:sz="0" w:space="0" w:color="auto"/>
        <w:right w:val="none" w:sz="0" w:space="0" w:color="auto"/>
      </w:divBdr>
    </w:div>
    <w:div w:id="88282264">
      <w:marLeft w:val="640"/>
      <w:marRight w:val="0"/>
      <w:marTop w:val="0"/>
      <w:marBottom w:val="0"/>
      <w:divBdr>
        <w:top w:val="none" w:sz="0" w:space="0" w:color="auto"/>
        <w:left w:val="none" w:sz="0" w:space="0" w:color="auto"/>
        <w:bottom w:val="none" w:sz="0" w:space="0" w:color="auto"/>
        <w:right w:val="none" w:sz="0" w:space="0" w:color="auto"/>
      </w:divBdr>
    </w:div>
    <w:div w:id="88351655">
      <w:marLeft w:val="640"/>
      <w:marRight w:val="0"/>
      <w:marTop w:val="0"/>
      <w:marBottom w:val="0"/>
      <w:divBdr>
        <w:top w:val="none" w:sz="0" w:space="0" w:color="auto"/>
        <w:left w:val="none" w:sz="0" w:space="0" w:color="auto"/>
        <w:bottom w:val="none" w:sz="0" w:space="0" w:color="auto"/>
        <w:right w:val="none" w:sz="0" w:space="0" w:color="auto"/>
      </w:divBdr>
    </w:div>
    <w:div w:id="88428199">
      <w:marLeft w:val="640"/>
      <w:marRight w:val="0"/>
      <w:marTop w:val="0"/>
      <w:marBottom w:val="0"/>
      <w:divBdr>
        <w:top w:val="none" w:sz="0" w:space="0" w:color="auto"/>
        <w:left w:val="none" w:sz="0" w:space="0" w:color="auto"/>
        <w:bottom w:val="none" w:sz="0" w:space="0" w:color="auto"/>
        <w:right w:val="none" w:sz="0" w:space="0" w:color="auto"/>
      </w:divBdr>
    </w:div>
    <w:div w:id="88476108">
      <w:bodyDiv w:val="1"/>
      <w:marLeft w:val="0"/>
      <w:marRight w:val="0"/>
      <w:marTop w:val="0"/>
      <w:marBottom w:val="0"/>
      <w:divBdr>
        <w:top w:val="none" w:sz="0" w:space="0" w:color="auto"/>
        <w:left w:val="none" w:sz="0" w:space="0" w:color="auto"/>
        <w:bottom w:val="none" w:sz="0" w:space="0" w:color="auto"/>
        <w:right w:val="none" w:sz="0" w:space="0" w:color="auto"/>
      </w:divBdr>
      <w:divsChild>
        <w:div w:id="18550667">
          <w:marLeft w:val="640"/>
          <w:marRight w:val="0"/>
          <w:marTop w:val="0"/>
          <w:marBottom w:val="0"/>
          <w:divBdr>
            <w:top w:val="none" w:sz="0" w:space="0" w:color="auto"/>
            <w:left w:val="none" w:sz="0" w:space="0" w:color="auto"/>
            <w:bottom w:val="none" w:sz="0" w:space="0" w:color="auto"/>
            <w:right w:val="none" w:sz="0" w:space="0" w:color="auto"/>
          </w:divBdr>
        </w:div>
        <w:div w:id="34283652">
          <w:marLeft w:val="640"/>
          <w:marRight w:val="0"/>
          <w:marTop w:val="0"/>
          <w:marBottom w:val="0"/>
          <w:divBdr>
            <w:top w:val="none" w:sz="0" w:space="0" w:color="auto"/>
            <w:left w:val="none" w:sz="0" w:space="0" w:color="auto"/>
            <w:bottom w:val="none" w:sz="0" w:space="0" w:color="auto"/>
            <w:right w:val="none" w:sz="0" w:space="0" w:color="auto"/>
          </w:divBdr>
        </w:div>
        <w:div w:id="131601026">
          <w:marLeft w:val="640"/>
          <w:marRight w:val="0"/>
          <w:marTop w:val="0"/>
          <w:marBottom w:val="0"/>
          <w:divBdr>
            <w:top w:val="none" w:sz="0" w:space="0" w:color="auto"/>
            <w:left w:val="none" w:sz="0" w:space="0" w:color="auto"/>
            <w:bottom w:val="none" w:sz="0" w:space="0" w:color="auto"/>
            <w:right w:val="none" w:sz="0" w:space="0" w:color="auto"/>
          </w:divBdr>
        </w:div>
        <w:div w:id="148861881">
          <w:marLeft w:val="640"/>
          <w:marRight w:val="0"/>
          <w:marTop w:val="0"/>
          <w:marBottom w:val="0"/>
          <w:divBdr>
            <w:top w:val="none" w:sz="0" w:space="0" w:color="auto"/>
            <w:left w:val="none" w:sz="0" w:space="0" w:color="auto"/>
            <w:bottom w:val="none" w:sz="0" w:space="0" w:color="auto"/>
            <w:right w:val="none" w:sz="0" w:space="0" w:color="auto"/>
          </w:divBdr>
        </w:div>
        <w:div w:id="181940098">
          <w:marLeft w:val="640"/>
          <w:marRight w:val="0"/>
          <w:marTop w:val="0"/>
          <w:marBottom w:val="0"/>
          <w:divBdr>
            <w:top w:val="none" w:sz="0" w:space="0" w:color="auto"/>
            <w:left w:val="none" w:sz="0" w:space="0" w:color="auto"/>
            <w:bottom w:val="none" w:sz="0" w:space="0" w:color="auto"/>
            <w:right w:val="none" w:sz="0" w:space="0" w:color="auto"/>
          </w:divBdr>
        </w:div>
        <w:div w:id="513426011">
          <w:marLeft w:val="640"/>
          <w:marRight w:val="0"/>
          <w:marTop w:val="0"/>
          <w:marBottom w:val="0"/>
          <w:divBdr>
            <w:top w:val="none" w:sz="0" w:space="0" w:color="auto"/>
            <w:left w:val="none" w:sz="0" w:space="0" w:color="auto"/>
            <w:bottom w:val="none" w:sz="0" w:space="0" w:color="auto"/>
            <w:right w:val="none" w:sz="0" w:space="0" w:color="auto"/>
          </w:divBdr>
        </w:div>
        <w:div w:id="668676708">
          <w:marLeft w:val="640"/>
          <w:marRight w:val="0"/>
          <w:marTop w:val="0"/>
          <w:marBottom w:val="0"/>
          <w:divBdr>
            <w:top w:val="none" w:sz="0" w:space="0" w:color="auto"/>
            <w:left w:val="none" w:sz="0" w:space="0" w:color="auto"/>
            <w:bottom w:val="none" w:sz="0" w:space="0" w:color="auto"/>
            <w:right w:val="none" w:sz="0" w:space="0" w:color="auto"/>
          </w:divBdr>
        </w:div>
        <w:div w:id="679434711">
          <w:marLeft w:val="640"/>
          <w:marRight w:val="0"/>
          <w:marTop w:val="0"/>
          <w:marBottom w:val="0"/>
          <w:divBdr>
            <w:top w:val="none" w:sz="0" w:space="0" w:color="auto"/>
            <w:left w:val="none" w:sz="0" w:space="0" w:color="auto"/>
            <w:bottom w:val="none" w:sz="0" w:space="0" w:color="auto"/>
            <w:right w:val="none" w:sz="0" w:space="0" w:color="auto"/>
          </w:divBdr>
        </w:div>
        <w:div w:id="813257324">
          <w:marLeft w:val="640"/>
          <w:marRight w:val="0"/>
          <w:marTop w:val="0"/>
          <w:marBottom w:val="0"/>
          <w:divBdr>
            <w:top w:val="none" w:sz="0" w:space="0" w:color="auto"/>
            <w:left w:val="none" w:sz="0" w:space="0" w:color="auto"/>
            <w:bottom w:val="none" w:sz="0" w:space="0" w:color="auto"/>
            <w:right w:val="none" w:sz="0" w:space="0" w:color="auto"/>
          </w:divBdr>
        </w:div>
        <w:div w:id="984089920">
          <w:marLeft w:val="640"/>
          <w:marRight w:val="0"/>
          <w:marTop w:val="0"/>
          <w:marBottom w:val="0"/>
          <w:divBdr>
            <w:top w:val="none" w:sz="0" w:space="0" w:color="auto"/>
            <w:left w:val="none" w:sz="0" w:space="0" w:color="auto"/>
            <w:bottom w:val="none" w:sz="0" w:space="0" w:color="auto"/>
            <w:right w:val="none" w:sz="0" w:space="0" w:color="auto"/>
          </w:divBdr>
        </w:div>
        <w:div w:id="995456461">
          <w:marLeft w:val="640"/>
          <w:marRight w:val="0"/>
          <w:marTop w:val="0"/>
          <w:marBottom w:val="0"/>
          <w:divBdr>
            <w:top w:val="none" w:sz="0" w:space="0" w:color="auto"/>
            <w:left w:val="none" w:sz="0" w:space="0" w:color="auto"/>
            <w:bottom w:val="none" w:sz="0" w:space="0" w:color="auto"/>
            <w:right w:val="none" w:sz="0" w:space="0" w:color="auto"/>
          </w:divBdr>
        </w:div>
        <w:div w:id="1059980337">
          <w:marLeft w:val="640"/>
          <w:marRight w:val="0"/>
          <w:marTop w:val="0"/>
          <w:marBottom w:val="0"/>
          <w:divBdr>
            <w:top w:val="none" w:sz="0" w:space="0" w:color="auto"/>
            <w:left w:val="none" w:sz="0" w:space="0" w:color="auto"/>
            <w:bottom w:val="none" w:sz="0" w:space="0" w:color="auto"/>
            <w:right w:val="none" w:sz="0" w:space="0" w:color="auto"/>
          </w:divBdr>
        </w:div>
        <w:div w:id="1071922873">
          <w:marLeft w:val="640"/>
          <w:marRight w:val="0"/>
          <w:marTop w:val="0"/>
          <w:marBottom w:val="0"/>
          <w:divBdr>
            <w:top w:val="none" w:sz="0" w:space="0" w:color="auto"/>
            <w:left w:val="none" w:sz="0" w:space="0" w:color="auto"/>
            <w:bottom w:val="none" w:sz="0" w:space="0" w:color="auto"/>
            <w:right w:val="none" w:sz="0" w:space="0" w:color="auto"/>
          </w:divBdr>
        </w:div>
        <w:div w:id="1215122961">
          <w:marLeft w:val="640"/>
          <w:marRight w:val="0"/>
          <w:marTop w:val="0"/>
          <w:marBottom w:val="0"/>
          <w:divBdr>
            <w:top w:val="none" w:sz="0" w:space="0" w:color="auto"/>
            <w:left w:val="none" w:sz="0" w:space="0" w:color="auto"/>
            <w:bottom w:val="none" w:sz="0" w:space="0" w:color="auto"/>
            <w:right w:val="none" w:sz="0" w:space="0" w:color="auto"/>
          </w:divBdr>
        </w:div>
        <w:div w:id="1236862821">
          <w:marLeft w:val="640"/>
          <w:marRight w:val="0"/>
          <w:marTop w:val="0"/>
          <w:marBottom w:val="0"/>
          <w:divBdr>
            <w:top w:val="none" w:sz="0" w:space="0" w:color="auto"/>
            <w:left w:val="none" w:sz="0" w:space="0" w:color="auto"/>
            <w:bottom w:val="none" w:sz="0" w:space="0" w:color="auto"/>
            <w:right w:val="none" w:sz="0" w:space="0" w:color="auto"/>
          </w:divBdr>
        </w:div>
        <w:div w:id="1247299488">
          <w:marLeft w:val="640"/>
          <w:marRight w:val="0"/>
          <w:marTop w:val="0"/>
          <w:marBottom w:val="0"/>
          <w:divBdr>
            <w:top w:val="none" w:sz="0" w:space="0" w:color="auto"/>
            <w:left w:val="none" w:sz="0" w:space="0" w:color="auto"/>
            <w:bottom w:val="none" w:sz="0" w:space="0" w:color="auto"/>
            <w:right w:val="none" w:sz="0" w:space="0" w:color="auto"/>
          </w:divBdr>
        </w:div>
        <w:div w:id="1252347304">
          <w:marLeft w:val="640"/>
          <w:marRight w:val="0"/>
          <w:marTop w:val="0"/>
          <w:marBottom w:val="0"/>
          <w:divBdr>
            <w:top w:val="none" w:sz="0" w:space="0" w:color="auto"/>
            <w:left w:val="none" w:sz="0" w:space="0" w:color="auto"/>
            <w:bottom w:val="none" w:sz="0" w:space="0" w:color="auto"/>
            <w:right w:val="none" w:sz="0" w:space="0" w:color="auto"/>
          </w:divBdr>
        </w:div>
        <w:div w:id="1301616183">
          <w:marLeft w:val="640"/>
          <w:marRight w:val="0"/>
          <w:marTop w:val="0"/>
          <w:marBottom w:val="0"/>
          <w:divBdr>
            <w:top w:val="none" w:sz="0" w:space="0" w:color="auto"/>
            <w:left w:val="none" w:sz="0" w:space="0" w:color="auto"/>
            <w:bottom w:val="none" w:sz="0" w:space="0" w:color="auto"/>
            <w:right w:val="none" w:sz="0" w:space="0" w:color="auto"/>
          </w:divBdr>
        </w:div>
        <w:div w:id="1313212751">
          <w:marLeft w:val="640"/>
          <w:marRight w:val="0"/>
          <w:marTop w:val="0"/>
          <w:marBottom w:val="0"/>
          <w:divBdr>
            <w:top w:val="none" w:sz="0" w:space="0" w:color="auto"/>
            <w:left w:val="none" w:sz="0" w:space="0" w:color="auto"/>
            <w:bottom w:val="none" w:sz="0" w:space="0" w:color="auto"/>
            <w:right w:val="none" w:sz="0" w:space="0" w:color="auto"/>
          </w:divBdr>
        </w:div>
        <w:div w:id="1339691962">
          <w:marLeft w:val="640"/>
          <w:marRight w:val="0"/>
          <w:marTop w:val="0"/>
          <w:marBottom w:val="0"/>
          <w:divBdr>
            <w:top w:val="none" w:sz="0" w:space="0" w:color="auto"/>
            <w:left w:val="none" w:sz="0" w:space="0" w:color="auto"/>
            <w:bottom w:val="none" w:sz="0" w:space="0" w:color="auto"/>
            <w:right w:val="none" w:sz="0" w:space="0" w:color="auto"/>
          </w:divBdr>
        </w:div>
        <w:div w:id="1366977750">
          <w:marLeft w:val="640"/>
          <w:marRight w:val="0"/>
          <w:marTop w:val="0"/>
          <w:marBottom w:val="0"/>
          <w:divBdr>
            <w:top w:val="none" w:sz="0" w:space="0" w:color="auto"/>
            <w:left w:val="none" w:sz="0" w:space="0" w:color="auto"/>
            <w:bottom w:val="none" w:sz="0" w:space="0" w:color="auto"/>
            <w:right w:val="none" w:sz="0" w:space="0" w:color="auto"/>
          </w:divBdr>
        </w:div>
        <w:div w:id="1384325014">
          <w:marLeft w:val="640"/>
          <w:marRight w:val="0"/>
          <w:marTop w:val="0"/>
          <w:marBottom w:val="0"/>
          <w:divBdr>
            <w:top w:val="none" w:sz="0" w:space="0" w:color="auto"/>
            <w:left w:val="none" w:sz="0" w:space="0" w:color="auto"/>
            <w:bottom w:val="none" w:sz="0" w:space="0" w:color="auto"/>
            <w:right w:val="none" w:sz="0" w:space="0" w:color="auto"/>
          </w:divBdr>
        </w:div>
        <w:div w:id="1392994946">
          <w:marLeft w:val="640"/>
          <w:marRight w:val="0"/>
          <w:marTop w:val="0"/>
          <w:marBottom w:val="0"/>
          <w:divBdr>
            <w:top w:val="none" w:sz="0" w:space="0" w:color="auto"/>
            <w:left w:val="none" w:sz="0" w:space="0" w:color="auto"/>
            <w:bottom w:val="none" w:sz="0" w:space="0" w:color="auto"/>
            <w:right w:val="none" w:sz="0" w:space="0" w:color="auto"/>
          </w:divBdr>
        </w:div>
        <w:div w:id="1404062565">
          <w:marLeft w:val="640"/>
          <w:marRight w:val="0"/>
          <w:marTop w:val="0"/>
          <w:marBottom w:val="0"/>
          <w:divBdr>
            <w:top w:val="none" w:sz="0" w:space="0" w:color="auto"/>
            <w:left w:val="none" w:sz="0" w:space="0" w:color="auto"/>
            <w:bottom w:val="none" w:sz="0" w:space="0" w:color="auto"/>
            <w:right w:val="none" w:sz="0" w:space="0" w:color="auto"/>
          </w:divBdr>
        </w:div>
        <w:div w:id="1484738963">
          <w:marLeft w:val="640"/>
          <w:marRight w:val="0"/>
          <w:marTop w:val="0"/>
          <w:marBottom w:val="0"/>
          <w:divBdr>
            <w:top w:val="none" w:sz="0" w:space="0" w:color="auto"/>
            <w:left w:val="none" w:sz="0" w:space="0" w:color="auto"/>
            <w:bottom w:val="none" w:sz="0" w:space="0" w:color="auto"/>
            <w:right w:val="none" w:sz="0" w:space="0" w:color="auto"/>
          </w:divBdr>
        </w:div>
        <w:div w:id="1555850967">
          <w:marLeft w:val="640"/>
          <w:marRight w:val="0"/>
          <w:marTop w:val="0"/>
          <w:marBottom w:val="0"/>
          <w:divBdr>
            <w:top w:val="none" w:sz="0" w:space="0" w:color="auto"/>
            <w:left w:val="none" w:sz="0" w:space="0" w:color="auto"/>
            <w:bottom w:val="none" w:sz="0" w:space="0" w:color="auto"/>
            <w:right w:val="none" w:sz="0" w:space="0" w:color="auto"/>
          </w:divBdr>
        </w:div>
        <w:div w:id="1618828362">
          <w:marLeft w:val="640"/>
          <w:marRight w:val="0"/>
          <w:marTop w:val="0"/>
          <w:marBottom w:val="0"/>
          <w:divBdr>
            <w:top w:val="none" w:sz="0" w:space="0" w:color="auto"/>
            <w:left w:val="none" w:sz="0" w:space="0" w:color="auto"/>
            <w:bottom w:val="none" w:sz="0" w:space="0" w:color="auto"/>
            <w:right w:val="none" w:sz="0" w:space="0" w:color="auto"/>
          </w:divBdr>
        </w:div>
        <w:div w:id="1669946020">
          <w:marLeft w:val="640"/>
          <w:marRight w:val="0"/>
          <w:marTop w:val="0"/>
          <w:marBottom w:val="0"/>
          <w:divBdr>
            <w:top w:val="none" w:sz="0" w:space="0" w:color="auto"/>
            <w:left w:val="none" w:sz="0" w:space="0" w:color="auto"/>
            <w:bottom w:val="none" w:sz="0" w:space="0" w:color="auto"/>
            <w:right w:val="none" w:sz="0" w:space="0" w:color="auto"/>
          </w:divBdr>
        </w:div>
        <w:div w:id="1686249564">
          <w:marLeft w:val="640"/>
          <w:marRight w:val="0"/>
          <w:marTop w:val="0"/>
          <w:marBottom w:val="0"/>
          <w:divBdr>
            <w:top w:val="none" w:sz="0" w:space="0" w:color="auto"/>
            <w:left w:val="none" w:sz="0" w:space="0" w:color="auto"/>
            <w:bottom w:val="none" w:sz="0" w:space="0" w:color="auto"/>
            <w:right w:val="none" w:sz="0" w:space="0" w:color="auto"/>
          </w:divBdr>
        </w:div>
        <w:div w:id="1751535814">
          <w:marLeft w:val="640"/>
          <w:marRight w:val="0"/>
          <w:marTop w:val="0"/>
          <w:marBottom w:val="0"/>
          <w:divBdr>
            <w:top w:val="none" w:sz="0" w:space="0" w:color="auto"/>
            <w:left w:val="none" w:sz="0" w:space="0" w:color="auto"/>
            <w:bottom w:val="none" w:sz="0" w:space="0" w:color="auto"/>
            <w:right w:val="none" w:sz="0" w:space="0" w:color="auto"/>
          </w:divBdr>
        </w:div>
        <w:div w:id="1754086780">
          <w:marLeft w:val="640"/>
          <w:marRight w:val="0"/>
          <w:marTop w:val="0"/>
          <w:marBottom w:val="0"/>
          <w:divBdr>
            <w:top w:val="none" w:sz="0" w:space="0" w:color="auto"/>
            <w:left w:val="none" w:sz="0" w:space="0" w:color="auto"/>
            <w:bottom w:val="none" w:sz="0" w:space="0" w:color="auto"/>
            <w:right w:val="none" w:sz="0" w:space="0" w:color="auto"/>
          </w:divBdr>
        </w:div>
      </w:divsChild>
    </w:div>
    <w:div w:id="88502514">
      <w:marLeft w:val="640"/>
      <w:marRight w:val="0"/>
      <w:marTop w:val="0"/>
      <w:marBottom w:val="0"/>
      <w:divBdr>
        <w:top w:val="none" w:sz="0" w:space="0" w:color="auto"/>
        <w:left w:val="none" w:sz="0" w:space="0" w:color="auto"/>
        <w:bottom w:val="none" w:sz="0" w:space="0" w:color="auto"/>
        <w:right w:val="none" w:sz="0" w:space="0" w:color="auto"/>
      </w:divBdr>
    </w:div>
    <w:div w:id="88544331">
      <w:marLeft w:val="640"/>
      <w:marRight w:val="0"/>
      <w:marTop w:val="0"/>
      <w:marBottom w:val="0"/>
      <w:divBdr>
        <w:top w:val="none" w:sz="0" w:space="0" w:color="auto"/>
        <w:left w:val="none" w:sz="0" w:space="0" w:color="auto"/>
        <w:bottom w:val="none" w:sz="0" w:space="0" w:color="auto"/>
        <w:right w:val="none" w:sz="0" w:space="0" w:color="auto"/>
      </w:divBdr>
    </w:div>
    <w:div w:id="88548861">
      <w:marLeft w:val="640"/>
      <w:marRight w:val="0"/>
      <w:marTop w:val="0"/>
      <w:marBottom w:val="0"/>
      <w:divBdr>
        <w:top w:val="none" w:sz="0" w:space="0" w:color="auto"/>
        <w:left w:val="none" w:sz="0" w:space="0" w:color="auto"/>
        <w:bottom w:val="none" w:sz="0" w:space="0" w:color="auto"/>
        <w:right w:val="none" w:sz="0" w:space="0" w:color="auto"/>
      </w:divBdr>
    </w:div>
    <w:div w:id="88627698">
      <w:marLeft w:val="640"/>
      <w:marRight w:val="0"/>
      <w:marTop w:val="0"/>
      <w:marBottom w:val="0"/>
      <w:divBdr>
        <w:top w:val="none" w:sz="0" w:space="0" w:color="auto"/>
        <w:left w:val="none" w:sz="0" w:space="0" w:color="auto"/>
        <w:bottom w:val="none" w:sz="0" w:space="0" w:color="auto"/>
        <w:right w:val="none" w:sz="0" w:space="0" w:color="auto"/>
      </w:divBdr>
    </w:div>
    <w:div w:id="88627997">
      <w:marLeft w:val="640"/>
      <w:marRight w:val="0"/>
      <w:marTop w:val="0"/>
      <w:marBottom w:val="0"/>
      <w:divBdr>
        <w:top w:val="none" w:sz="0" w:space="0" w:color="auto"/>
        <w:left w:val="none" w:sz="0" w:space="0" w:color="auto"/>
        <w:bottom w:val="none" w:sz="0" w:space="0" w:color="auto"/>
        <w:right w:val="none" w:sz="0" w:space="0" w:color="auto"/>
      </w:divBdr>
    </w:div>
    <w:div w:id="88700473">
      <w:marLeft w:val="640"/>
      <w:marRight w:val="0"/>
      <w:marTop w:val="0"/>
      <w:marBottom w:val="0"/>
      <w:divBdr>
        <w:top w:val="none" w:sz="0" w:space="0" w:color="auto"/>
        <w:left w:val="none" w:sz="0" w:space="0" w:color="auto"/>
        <w:bottom w:val="none" w:sz="0" w:space="0" w:color="auto"/>
        <w:right w:val="none" w:sz="0" w:space="0" w:color="auto"/>
      </w:divBdr>
    </w:div>
    <w:div w:id="88746506">
      <w:marLeft w:val="640"/>
      <w:marRight w:val="0"/>
      <w:marTop w:val="0"/>
      <w:marBottom w:val="0"/>
      <w:divBdr>
        <w:top w:val="none" w:sz="0" w:space="0" w:color="auto"/>
        <w:left w:val="none" w:sz="0" w:space="0" w:color="auto"/>
        <w:bottom w:val="none" w:sz="0" w:space="0" w:color="auto"/>
        <w:right w:val="none" w:sz="0" w:space="0" w:color="auto"/>
      </w:divBdr>
    </w:div>
    <w:div w:id="88934711">
      <w:marLeft w:val="640"/>
      <w:marRight w:val="0"/>
      <w:marTop w:val="0"/>
      <w:marBottom w:val="0"/>
      <w:divBdr>
        <w:top w:val="none" w:sz="0" w:space="0" w:color="auto"/>
        <w:left w:val="none" w:sz="0" w:space="0" w:color="auto"/>
        <w:bottom w:val="none" w:sz="0" w:space="0" w:color="auto"/>
        <w:right w:val="none" w:sz="0" w:space="0" w:color="auto"/>
      </w:divBdr>
    </w:div>
    <w:div w:id="89082803">
      <w:marLeft w:val="640"/>
      <w:marRight w:val="0"/>
      <w:marTop w:val="0"/>
      <w:marBottom w:val="0"/>
      <w:divBdr>
        <w:top w:val="none" w:sz="0" w:space="0" w:color="auto"/>
        <w:left w:val="none" w:sz="0" w:space="0" w:color="auto"/>
        <w:bottom w:val="none" w:sz="0" w:space="0" w:color="auto"/>
        <w:right w:val="none" w:sz="0" w:space="0" w:color="auto"/>
      </w:divBdr>
    </w:div>
    <w:div w:id="89087125">
      <w:marLeft w:val="640"/>
      <w:marRight w:val="0"/>
      <w:marTop w:val="0"/>
      <w:marBottom w:val="0"/>
      <w:divBdr>
        <w:top w:val="none" w:sz="0" w:space="0" w:color="auto"/>
        <w:left w:val="none" w:sz="0" w:space="0" w:color="auto"/>
        <w:bottom w:val="none" w:sz="0" w:space="0" w:color="auto"/>
        <w:right w:val="none" w:sz="0" w:space="0" w:color="auto"/>
      </w:divBdr>
    </w:div>
    <w:div w:id="89088761">
      <w:marLeft w:val="640"/>
      <w:marRight w:val="0"/>
      <w:marTop w:val="0"/>
      <w:marBottom w:val="0"/>
      <w:divBdr>
        <w:top w:val="none" w:sz="0" w:space="0" w:color="auto"/>
        <w:left w:val="none" w:sz="0" w:space="0" w:color="auto"/>
        <w:bottom w:val="none" w:sz="0" w:space="0" w:color="auto"/>
        <w:right w:val="none" w:sz="0" w:space="0" w:color="auto"/>
      </w:divBdr>
    </w:div>
    <w:div w:id="89131887">
      <w:marLeft w:val="640"/>
      <w:marRight w:val="0"/>
      <w:marTop w:val="0"/>
      <w:marBottom w:val="0"/>
      <w:divBdr>
        <w:top w:val="none" w:sz="0" w:space="0" w:color="auto"/>
        <w:left w:val="none" w:sz="0" w:space="0" w:color="auto"/>
        <w:bottom w:val="none" w:sz="0" w:space="0" w:color="auto"/>
        <w:right w:val="none" w:sz="0" w:space="0" w:color="auto"/>
      </w:divBdr>
    </w:div>
    <w:div w:id="89159147">
      <w:marLeft w:val="640"/>
      <w:marRight w:val="0"/>
      <w:marTop w:val="0"/>
      <w:marBottom w:val="0"/>
      <w:divBdr>
        <w:top w:val="none" w:sz="0" w:space="0" w:color="auto"/>
        <w:left w:val="none" w:sz="0" w:space="0" w:color="auto"/>
        <w:bottom w:val="none" w:sz="0" w:space="0" w:color="auto"/>
        <w:right w:val="none" w:sz="0" w:space="0" w:color="auto"/>
      </w:divBdr>
    </w:div>
    <w:div w:id="89200524">
      <w:marLeft w:val="640"/>
      <w:marRight w:val="0"/>
      <w:marTop w:val="0"/>
      <w:marBottom w:val="0"/>
      <w:divBdr>
        <w:top w:val="none" w:sz="0" w:space="0" w:color="auto"/>
        <w:left w:val="none" w:sz="0" w:space="0" w:color="auto"/>
        <w:bottom w:val="none" w:sz="0" w:space="0" w:color="auto"/>
        <w:right w:val="none" w:sz="0" w:space="0" w:color="auto"/>
      </w:divBdr>
    </w:div>
    <w:div w:id="89326398">
      <w:marLeft w:val="640"/>
      <w:marRight w:val="0"/>
      <w:marTop w:val="0"/>
      <w:marBottom w:val="0"/>
      <w:divBdr>
        <w:top w:val="none" w:sz="0" w:space="0" w:color="auto"/>
        <w:left w:val="none" w:sz="0" w:space="0" w:color="auto"/>
        <w:bottom w:val="none" w:sz="0" w:space="0" w:color="auto"/>
        <w:right w:val="none" w:sz="0" w:space="0" w:color="auto"/>
      </w:divBdr>
    </w:div>
    <w:div w:id="89469489">
      <w:marLeft w:val="640"/>
      <w:marRight w:val="0"/>
      <w:marTop w:val="0"/>
      <w:marBottom w:val="0"/>
      <w:divBdr>
        <w:top w:val="none" w:sz="0" w:space="0" w:color="auto"/>
        <w:left w:val="none" w:sz="0" w:space="0" w:color="auto"/>
        <w:bottom w:val="none" w:sz="0" w:space="0" w:color="auto"/>
        <w:right w:val="none" w:sz="0" w:space="0" w:color="auto"/>
      </w:divBdr>
    </w:div>
    <w:div w:id="89472409">
      <w:marLeft w:val="640"/>
      <w:marRight w:val="0"/>
      <w:marTop w:val="0"/>
      <w:marBottom w:val="0"/>
      <w:divBdr>
        <w:top w:val="none" w:sz="0" w:space="0" w:color="auto"/>
        <w:left w:val="none" w:sz="0" w:space="0" w:color="auto"/>
        <w:bottom w:val="none" w:sz="0" w:space="0" w:color="auto"/>
        <w:right w:val="none" w:sz="0" w:space="0" w:color="auto"/>
      </w:divBdr>
    </w:div>
    <w:div w:id="89589245">
      <w:marLeft w:val="640"/>
      <w:marRight w:val="0"/>
      <w:marTop w:val="0"/>
      <w:marBottom w:val="0"/>
      <w:divBdr>
        <w:top w:val="none" w:sz="0" w:space="0" w:color="auto"/>
        <w:left w:val="none" w:sz="0" w:space="0" w:color="auto"/>
        <w:bottom w:val="none" w:sz="0" w:space="0" w:color="auto"/>
        <w:right w:val="none" w:sz="0" w:space="0" w:color="auto"/>
      </w:divBdr>
    </w:div>
    <w:div w:id="89786361">
      <w:marLeft w:val="640"/>
      <w:marRight w:val="0"/>
      <w:marTop w:val="0"/>
      <w:marBottom w:val="0"/>
      <w:divBdr>
        <w:top w:val="none" w:sz="0" w:space="0" w:color="auto"/>
        <w:left w:val="none" w:sz="0" w:space="0" w:color="auto"/>
        <w:bottom w:val="none" w:sz="0" w:space="0" w:color="auto"/>
        <w:right w:val="none" w:sz="0" w:space="0" w:color="auto"/>
      </w:divBdr>
    </w:div>
    <w:div w:id="89815035">
      <w:marLeft w:val="640"/>
      <w:marRight w:val="0"/>
      <w:marTop w:val="0"/>
      <w:marBottom w:val="0"/>
      <w:divBdr>
        <w:top w:val="none" w:sz="0" w:space="0" w:color="auto"/>
        <w:left w:val="none" w:sz="0" w:space="0" w:color="auto"/>
        <w:bottom w:val="none" w:sz="0" w:space="0" w:color="auto"/>
        <w:right w:val="none" w:sz="0" w:space="0" w:color="auto"/>
      </w:divBdr>
    </w:div>
    <w:div w:id="89816945">
      <w:marLeft w:val="640"/>
      <w:marRight w:val="0"/>
      <w:marTop w:val="0"/>
      <w:marBottom w:val="0"/>
      <w:divBdr>
        <w:top w:val="none" w:sz="0" w:space="0" w:color="auto"/>
        <w:left w:val="none" w:sz="0" w:space="0" w:color="auto"/>
        <w:bottom w:val="none" w:sz="0" w:space="0" w:color="auto"/>
        <w:right w:val="none" w:sz="0" w:space="0" w:color="auto"/>
      </w:divBdr>
    </w:div>
    <w:div w:id="89861472">
      <w:marLeft w:val="640"/>
      <w:marRight w:val="0"/>
      <w:marTop w:val="0"/>
      <w:marBottom w:val="0"/>
      <w:divBdr>
        <w:top w:val="none" w:sz="0" w:space="0" w:color="auto"/>
        <w:left w:val="none" w:sz="0" w:space="0" w:color="auto"/>
        <w:bottom w:val="none" w:sz="0" w:space="0" w:color="auto"/>
        <w:right w:val="none" w:sz="0" w:space="0" w:color="auto"/>
      </w:divBdr>
    </w:div>
    <w:div w:id="90005663">
      <w:marLeft w:val="640"/>
      <w:marRight w:val="0"/>
      <w:marTop w:val="0"/>
      <w:marBottom w:val="0"/>
      <w:divBdr>
        <w:top w:val="none" w:sz="0" w:space="0" w:color="auto"/>
        <w:left w:val="none" w:sz="0" w:space="0" w:color="auto"/>
        <w:bottom w:val="none" w:sz="0" w:space="0" w:color="auto"/>
        <w:right w:val="none" w:sz="0" w:space="0" w:color="auto"/>
      </w:divBdr>
    </w:div>
    <w:div w:id="90051371">
      <w:marLeft w:val="640"/>
      <w:marRight w:val="0"/>
      <w:marTop w:val="0"/>
      <w:marBottom w:val="0"/>
      <w:divBdr>
        <w:top w:val="none" w:sz="0" w:space="0" w:color="auto"/>
        <w:left w:val="none" w:sz="0" w:space="0" w:color="auto"/>
        <w:bottom w:val="none" w:sz="0" w:space="0" w:color="auto"/>
        <w:right w:val="none" w:sz="0" w:space="0" w:color="auto"/>
      </w:divBdr>
    </w:div>
    <w:div w:id="90054985">
      <w:marLeft w:val="640"/>
      <w:marRight w:val="0"/>
      <w:marTop w:val="0"/>
      <w:marBottom w:val="0"/>
      <w:divBdr>
        <w:top w:val="none" w:sz="0" w:space="0" w:color="auto"/>
        <w:left w:val="none" w:sz="0" w:space="0" w:color="auto"/>
        <w:bottom w:val="none" w:sz="0" w:space="0" w:color="auto"/>
        <w:right w:val="none" w:sz="0" w:space="0" w:color="auto"/>
      </w:divBdr>
    </w:div>
    <w:div w:id="90131427">
      <w:marLeft w:val="640"/>
      <w:marRight w:val="0"/>
      <w:marTop w:val="0"/>
      <w:marBottom w:val="0"/>
      <w:divBdr>
        <w:top w:val="none" w:sz="0" w:space="0" w:color="auto"/>
        <w:left w:val="none" w:sz="0" w:space="0" w:color="auto"/>
        <w:bottom w:val="none" w:sz="0" w:space="0" w:color="auto"/>
        <w:right w:val="none" w:sz="0" w:space="0" w:color="auto"/>
      </w:divBdr>
    </w:div>
    <w:div w:id="90206608">
      <w:marLeft w:val="640"/>
      <w:marRight w:val="0"/>
      <w:marTop w:val="0"/>
      <w:marBottom w:val="0"/>
      <w:divBdr>
        <w:top w:val="none" w:sz="0" w:space="0" w:color="auto"/>
        <w:left w:val="none" w:sz="0" w:space="0" w:color="auto"/>
        <w:bottom w:val="none" w:sz="0" w:space="0" w:color="auto"/>
        <w:right w:val="none" w:sz="0" w:space="0" w:color="auto"/>
      </w:divBdr>
    </w:div>
    <w:div w:id="90249168">
      <w:marLeft w:val="640"/>
      <w:marRight w:val="0"/>
      <w:marTop w:val="0"/>
      <w:marBottom w:val="0"/>
      <w:divBdr>
        <w:top w:val="none" w:sz="0" w:space="0" w:color="auto"/>
        <w:left w:val="none" w:sz="0" w:space="0" w:color="auto"/>
        <w:bottom w:val="none" w:sz="0" w:space="0" w:color="auto"/>
        <w:right w:val="none" w:sz="0" w:space="0" w:color="auto"/>
      </w:divBdr>
    </w:div>
    <w:div w:id="90250023">
      <w:marLeft w:val="640"/>
      <w:marRight w:val="0"/>
      <w:marTop w:val="0"/>
      <w:marBottom w:val="0"/>
      <w:divBdr>
        <w:top w:val="none" w:sz="0" w:space="0" w:color="auto"/>
        <w:left w:val="none" w:sz="0" w:space="0" w:color="auto"/>
        <w:bottom w:val="none" w:sz="0" w:space="0" w:color="auto"/>
        <w:right w:val="none" w:sz="0" w:space="0" w:color="auto"/>
      </w:divBdr>
    </w:div>
    <w:div w:id="90393375">
      <w:marLeft w:val="640"/>
      <w:marRight w:val="0"/>
      <w:marTop w:val="0"/>
      <w:marBottom w:val="0"/>
      <w:divBdr>
        <w:top w:val="none" w:sz="0" w:space="0" w:color="auto"/>
        <w:left w:val="none" w:sz="0" w:space="0" w:color="auto"/>
        <w:bottom w:val="none" w:sz="0" w:space="0" w:color="auto"/>
        <w:right w:val="none" w:sz="0" w:space="0" w:color="auto"/>
      </w:divBdr>
    </w:div>
    <w:div w:id="90394945">
      <w:marLeft w:val="640"/>
      <w:marRight w:val="0"/>
      <w:marTop w:val="0"/>
      <w:marBottom w:val="0"/>
      <w:divBdr>
        <w:top w:val="none" w:sz="0" w:space="0" w:color="auto"/>
        <w:left w:val="none" w:sz="0" w:space="0" w:color="auto"/>
        <w:bottom w:val="none" w:sz="0" w:space="0" w:color="auto"/>
        <w:right w:val="none" w:sz="0" w:space="0" w:color="auto"/>
      </w:divBdr>
    </w:div>
    <w:div w:id="90397920">
      <w:marLeft w:val="640"/>
      <w:marRight w:val="0"/>
      <w:marTop w:val="0"/>
      <w:marBottom w:val="0"/>
      <w:divBdr>
        <w:top w:val="none" w:sz="0" w:space="0" w:color="auto"/>
        <w:left w:val="none" w:sz="0" w:space="0" w:color="auto"/>
        <w:bottom w:val="none" w:sz="0" w:space="0" w:color="auto"/>
        <w:right w:val="none" w:sz="0" w:space="0" w:color="auto"/>
      </w:divBdr>
    </w:div>
    <w:div w:id="90443026">
      <w:marLeft w:val="640"/>
      <w:marRight w:val="0"/>
      <w:marTop w:val="0"/>
      <w:marBottom w:val="0"/>
      <w:divBdr>
        <w:top w:val="none" w:sz="0" w:space="0" w:color="auto"/>
        <w:left w:val="none" w:sz="0" w:space="0" w:color="auto"/>
        <w:bottom w:val="none" w:sz="0" w:space="0" w:color="auto"/>
        <w:right w:val="none" w:sz="0" w:space="0" w:color="auto"/>
      </w:divBdr>
    </w:div>
    <w:div w:id="90637009">
      <w:marLeft w:val="640"/>
      <w:marRight w:val="0"/>
      <w:marTop w:val="0"/>
      <w:marBottom w:val="0"/>
      <w:divBdr>
        <w:top w:val="none" w:sz="0" w:space="0" w:color="auto"/>
        <w:left w:val="none" w:sz="0" w:space="0" w:color="auto"/>
        <w:bottom w:val="none" w:sz="0" w:space="0" w:color="auto"/>
        <w:right w:val="none" w:sz="0" w:space="0" w:color="auto"/>
      </w:divBdr>
    </w:div>
    <w:div w:id="90705154">
      <w:marLeft w:val="640"/>
      <w:marRight w:val="0"/>
      <w:marTop w:val="0"/>
      <w:marBottom w:val="0"/>
      <w:divBdr>
        <w:top w:val="none" w:sz="0" w:space="0" w:color="auto"/>
        <w:left w:val="none" w:sz="0" w:space="0" w:color="auto"/>
        <w:bottom w:val="none" w:sz="0" w:space="0" w:color="auto"/>
        <w:right w:val="none" w:sz="0" w:space="0" w:color="auto"/>
      </w:divBdr>
    </w:div>
    <w:div w:id="90853585">
      <w:marLeft w:val="640"/>
      <w:marRight w:val="0"/>
      <w:marTop w:val="0"/>
      <w:marBottom w:val="0"/>
      <w:divBdr>
        <w:top w:val="none" w:sz="0" w:space="0" w:color="auto"/>
        <w:left w:val="none" w:sz="0" w:space="0" w:color="auto"/>
        <w:bottom w:val="none" w:sz="0" w:space="0" w:color="auto"/>
        <w:right w:val="none" w:sz="0" w:space="0" w:color="auto"/>
      </w:divBdr>
    </w:div>
    <w:div w:id="90853677">
      <w:marLeft w:val="640"/>
      <w:marRight w:val="0"/>
      <w:marTop w:val="0"/>
      <w:marBottom w:val="0"/>
      <w:divBdr>
        <w:top w:val="none" w:sz="0" w:space="0" w:color="auto"/>
        <w:left w:val="none" w:sz="0" w:space="0" w:color="auto"/>
        <w:bottom w:val="none" w:sz="0" w:space="0" w:color="auto"/>
        <w:right w:val="none" w:sz="0" w:space="0" w:color="auto"/>
      </w:divBdr>
    </w:div>
    <w:div w:id="90859202">
      <w:marLeft w:val="640"/>
      <w:marRight w:val="0"/>
      <w:marTop w:val="0"/>
      <w:marBottom w:val="0"/>
      <w:divBdr>
        <w:top w:val="none" w:sz="0" w:space="0" w:color="auto"/>
        <w:left w:val="none" w:sz="0" w:space="0" w:color="auto"/>
        <w:bottom w:val="none" w:sz="0" w:space="0" w:color="auto"/>
        <w:right w:val="none" w:sz="0" w:space="0" w:color="auto"/>
      </w:divBdr>
    </w:div>
    <w:div w:id="90898849">
      <w:marLeft w:val="640"/>
      <w:marRight w:val="0"/>
      <w:marTop w:val="0"/>
      <w:marBottom w:val="0"/>
      <w:divBdr>
        <w:top w:val="none" w:sz="0" w:space="0" w:color="auto"/>
        <w:left w:val="none" w:sz="0" w:space="0" w:color="auto"/>
        <w:bottom w:val="none" w:sz="0" w:space="0" w:color="auto"/>
        <w:right w:val="none" w:sz="0" w:space="0" w:color="auto"/>
      </w:divBdr>
    </w:div>
    <w:div w:id="91048724">
      <w:marLeft w:val="640"/>
      <w:marRight w:val="0"/>
      <w:marTop w:val="0"/>
      <w:marBottom w:val="0"/>
      <w:divBdr>
        <w:top w:val="none" w:sz="0" w:space="0" w:color="auto"/>
        <w:left w:val="none" w:sz="0" w:space="0" w:color="auto"/>
        <w:bottom w:val="none" w:sz="0" w:space="0" w:color="auto"/>
        <w:right w:val="none" w:sz="0" w:space="0" w:color="auto"/>
      </w:divBdr>
    </w:div>
    <w:div w:id="91096691">
      <w:marLeft w:val="640"/>
      <w:marRight w:val="0"/>
      <w:marTop w:val="0"/>
      <w:marBottom w:val="0"/>
      <w:divBdr>
        <w:top w:val="none" w:sz="0" w:space="0" w:color="auto"/>
        <w:left w:val="none" w:sz="0" w:space="0" w:color="auto"/>
        <w:bottom w:val="none" w:sz="0" w:space="0" w:color="auto"/>
        <w:right w:val="none" w:sz="0" w:space="0" w:color="auto"/>
      </w:divBdr>
    </w:div>
    <w:div w:id="91240354">
      <w:marLeft w:val="640"/>
      <w:marRight w:val="0"/>
      <w:marTop w:val="0"/>
      <w:marBottom w:val="0"/>
      <w:divBdr>
        <w:top w:val="none" w:sz="0" w:space="0" w:color="auto"/>
        <w:left w:val="none" w:sz="0" w:space="0" w:color="auto"/>
        <w:bottom w:val="none" w:sz="0" w:space="0" w:color="auto"/>
        <w:right w:val="none" w:sz="0" w:space="0" w:color="auto"/>
      </w:divBdr>
    </w:div>
    <w:div w:id="91241055">
      <w:marLeft w:val="640"/>
      <w:marRight w:val="0"/>
      <w:marTop w:val="0"/>
      <w:marBottom w:val="0"/>
      <w:divBdr>
        <w:top w:val="none" w:sz="0" w:space="0" w:color="auto"/>
        <w:left w:val="none" w:sz="0" w:space="0" w:color="auto"/>
        <w:bottom w:val="none" w:sz="0" w:space="0" w:color="auto"/>
        <w:right w:val="none" w:sz="0" w:space="0" w:color="auto"/>
      </w:divBdr>
    </w:div>
    <w:div w:id="91323277">
      <w:marLeft w:val="640"/>
      <w:marRight w:val="0"/>
      <w:marTop w:val="0"/>
      <w:marBottom w:val="0"/>
      <w:divBdr>
        <w:top w:val="none" w:sz="0" w:space="0" w:color="auto"/>
        <w:left w:val="none" w:sz="0" w:space="0" w:color="auto"/>
        <w:bottom w:val="none" w:sz="0" w:space="0" w:color="auto"/>
        <w:right w:val="none" w:sz="0" w:space="0" w:color="auto"/>
      </w:divBdr>
    </w:div>
    <w:div w:id="91435638">
      <w:marLeft w:val="640"/>
      <w:marRight w:val="0"/>
      <w:marTop w:val="0"/>
      <w:marBottom w:val="0"/>
      <w:divBdr>
        <w:top w:val="none" w:sz="0" w:space="0" w:color="auto"/>
        <w:left w:val="none" w:sz="0" w:space="0" w:color="auto"/>
        <w:bottom w:val="none" w:sz="0" w:space="0" w:color="auto"/>
        <w:right w:val="none" w:sz="0" w:space="0" w:color="auto"/>
      </w:divBdr>
    </w:div>
    <w:div w:id="91437814">
      <w:marLeft w:val="640"/>
      <w:marRight w:val="0"/>
      <w:marTop w:val="0"/>
      <w:marBottom w:val="0"/>
      <w:divBdr>
        <w:top w:val="none" w:sz="0" w:space="0" w:color="auto"/>
        <w:left w:val="none" w:sz="0" w:space="0" w:color="auto"/>
        <w:bottom w:val="none" w:sz="0" w:space="0" w:color="auto"/>
        <w:right w:val="none" w:sz="0" w:space="0" w:color="auto"/>
      </w:divBdr>
    </w:div>
    <w:div w:id="91437825">
      <w:marLeft w:val="640"/>
      <w:marRight w:val="0"/>
      <w:marTop w:val="0"/>
      <w:marBottom w:val="0"/>
      <w:divBdr>
        <w:top w:val="none" w:sz="0" w:space="0" w:color="auto"/>
        <w:left w:val="none" w:sz="0" w:space="0" w:color="auto"/>
        <w:bottom w:val="none" w:sz="0" w:space="0" w:color="auto"/>
        <w:right w:val="none" w:sz="0" w:space="0" w:color="auto"/>
      </w:divBdr>
    </w:div>
    <w:div w:id="91514828">
      <w:marLeft w:val="640"/>
      <w:marRight w:val="0"/>
      <w:marTop w:val="0"/>
      <w:marBottom w:val="0"/>
      <w:divBdr>
        <w:top w:val="none" w:sz="0" w:space="0" w:color="auto"/>
        <w:left w:val="none" w:sz="0" w:space="0" w:color="auto"/>
        <w:bottom w:val="none" w:sz="0" w:space="0" w:color="auto"/>
        <w:right w:val="none" w:sz="0" w:space="0" w:color="auto"/>
      </w:divBdr>
    </w:div>
    <w:div w:id="91629259">
      <w:marLeft w:val="640"/>
      <w:marRight w:val="0"/>
      <w:marTop w:val="0"/>
      <w:marBottom w:val="0"/>
      <w:divBdr>
        <w:top w:val="none" w:sz="0" w:space="0" w:color="auto"/>
        <w:left w:val="none" w:sz="0" w:space="0" w:color="auto"/>
        <w:bottom w:val="none" w:sz="0" w:space="0" w:color="auto"/>
        <w:right w:val="none" w:sz="0" w:space="0" w:color="auto"/>
      </w:divBdr>
    </w:div>
    <w:div w:id="91630494">
      <w:marLeft w:val="640"/>
      <w:marRight w:val="0"/>
      <w:marTop w:val="0"/>
      <w:marBottom w:val="0"/>
      <w:divBdr>
        <w:top w:val="none" w:sz="0" w:space="0" w:color="auto"/>
        <w:left w:val="none" w:sz="0" w:space="0" w:color="auto"/>
        <w:bottom w:val="none" w:sz="0" w:space="0" w:color="auto"/>
        <w:right w:val="none" w:sz="0" w:space="0" w:color="auto"/>
      </w:divBdr>
    </w:div>
    <w:div w:id="91633351">
      <w:marLeft w:val="640"/>
      <w:marRight w:val="0"/>
      <w:marTop w:val="0"/>
      <w:marBottom w:val="0"/>
      <w:divBdr>
        <w:top w:val="none" w:sz="0" w:space="0" w:color="auto"/>
        <w:left w:val="none" w:sz="0" w:space="0" w:color="auto"/>
        <w:bottom w:val="none" w:sz="0" w:space="0" w:color="auto"/>
        <w:right w:val="none" w:sz="0" w:space="0" w:color="auto"/>
      </w:divBdr>
    </w:div>
    <w:div w:id="91704317">
      <w:marLeft w:val="640"/>
      <w:marRight w:val="0"/>
      <w:marTop w:val="0"/>
      <w:marBottom w:val="0"/>
      <w:divBdr>
        <w:top w:val="none" w:sz="0" w:space="0" w:color="auto"/>
        <w:left w:val="none" w:sz="0" w:space="0" w:color="auto"/>
        <w:bottom w:val="none" w:sz="0" w:space="0" w:color="auto"/>
        <w:right w:val="none" w:sz="0" w:space="0" w:color="auto"/>
      </w:divBdr>
    </w:div>
    <w:div w:id="91705862">
      <w:marLeft w:val="640"/>
      <w:marRight w:val="0"/>
      <w:marTop w:val="0"/>
      <w:marBottom w:val="0"/>
      <w:divBdr>
        <w:top w:val="none" w:sz="0" w:space="0" w:color="auto"/>
        <w:left w:val="none" w:sz="0" w:space="0" w:color="auto"/>
        <w:bottom w:val="none" w:sz="0" w:space="0" w:color="auto"/>
        <w:right w:val="none" w:sz="0" w:space="0" w:color="auto"/>
      </w:divBdr>
    </w:div>
    <w:div w:id="91707203">
      <w:marLeft w:val="640"/>
      <w:marRight w:val="0"/>
      <w:marTop w:val="0"/>
      <w:marBottom w:val="0"/>
      <w:divBdr>
        <w:top w:val="none" w:sz="0" w:space="0" w:color="auto"/>
        <w:left w:val="none" w:sz="0" w:space="0" w:color="auto"/>
        <w:bottom w:val="none" w:sz="0" w:space="0" w:color="auto"/>
        <w:right w:val="none" w:sz="0" w:space="0" w:color="auto"/>
      </w:divBdr>
    </w:div>
    <w:div w:id="91709101">
      <w:marLeft w:val="640"/>
      <w:marRight w:val="0"/>
      <w:marTop w:val="0"/>
      <w:marBottom w:val="0"/>
      <w:divBdr>
        <w:top w:val="none" w:sz="0" w:space="0" w:color="auto"/>
        <w:left w:val="none" w:sz="0" w:space="0" w:color="auto"/>
        <w:bottom w:val="none" w:sz="0" w:space="0" w:color="auto"/>
        <w:right w:val="none" w:sz="0" w:space="0" w:color="auto"/>
      </w:divBdr>
    </w:div>
    <w:div w:id="91779725">
      <w:marLeft w:val="640"/>
      <w:marRight w:val="0"/>
      <w:marTop w:val="0"/>
      <w:marBottom w:val="0"/>
      <w:divBdr>
        <w:top w:val="none" w:sz="0" w:space="0" w:color="auto"/>
        <w:left w:val="none" w:sz="0" w:space="0" w:color="auto"/>
        <w:bottom w:val="none" w:sz="0" w:space="0" w:color="auto"/>
        <w:right w:val="none" w:sz="0" w:space="0" w:color="auto"/>
      </w:divBdr>
    </w:div>
    <w:div w:id="91901240">
      <w:marLeft w:val="640"/>
      <w:marRight w:val="0"/>
      <w:marTop w:val="0"/>
      <w:marBottom w:val="0"/>
      <w:divBdr>
        <w:top w:val="none" w:sz="0" w:space="0" w:color="auto"/>
        <w:left w:val="none" w:sz="0" w:space="0" w:color="auto"/>
        <w:bottom w:val="none" w:sz="0" w:space="0" w:color="auto"/>
        <w:right w:val="none" w:sz="0" w:space="0" w:color="auto"/>
      </w:divBdr>
    </w:div>
    <w:div w:id="91976155">
      <w:marLeft w:val="640"/>
      <w:marRight w:val="0"/>
      <w:marTop w:val="0"/>
      <w:marBottom w:val="0"/>
      <w:divBdr>
        <w:top w:val="none" w:sz="0" w:space="0" w:color="auto"/>
        <w:left w:val="none" w:sz="0" w:space="0" w:color="auto"/>
        <w:bottom w:val="none" w:sz="0" w:space="0" w:color="auto"/>
        <w:right w:val="none" w:sz="0" w:space="0" w:color="auto"/>
      </w:divBdr>
    </w:div>
    <w:div w:id="91976678">
      <w:marLeft w:val="640"/>
      <w:marRight w:val="0"/>
      <w:marTop w:val="0"/>
      <w:marBottom w:val="0"/>
      <w:divBdr>
        <w:top w:val="none" w:sz="0" w:space="0" w:color="auto"/>
        <w:left w:val="none" w:sz="0" w:space="0" w:color="auto"/>
        <w:bottom w:val="none" w:sz="0" w:space="0" w:color="auto"/>
        <w:right w:val="none" w:sz="0" w:space="0" w:color="auto"/>
      </w:divBdr>
    </w:div>
    <w:div w:id="92015728">
      <w:marLeft w:val="640"/>
      <w:marRight w:val="0"/>
      <w:marTop w:val="0"/>
      <w:marBottom w:val="0"/>
      <w:divBdr>
        <w:top w:val="none" w:sz="0" w:space="0" w:color="auto"/>
        <w:left w:val="none" w:sz="0" w:space="0" w:color="auto"/>
        <w:bottom w:val="none" w:sz="0" w:space="0" w:color="auto"/>
        <w:right w:val="none" w:sz="0" w:space="0" w:color="auto"/>
      </w:divBdr>
    </w:div>
    <w:div w:id="92020569">
      <w:marLeft w:val="640"/>
      <w:marRight w:val="0"/>
      <w:marTop w:val="0"/>
      <w:marBottom w:val="0"/>
      <w:divBdr>
        <w:top w:val="none" w:sz="0" w:space="0" w:color="auto"/>
        <w:left w:val="none" w:sz="0" w:space="0" w:color="auto"/>
        <w:bottom w:val="none" w:sz="0" w:space="0" w:color="auto"/>
        <w:right w:val="none" w:sz="0" w:space="0" w:color="auto"/>
      </w:divBdr>
    </w:div>
    <w:div w:id="92089498">
      <w:marLeft w:val="640"/>
      <w:marRight w:val="0"/>
      <w:marTop w:val="0"/>
      <w:marBottom w:val="0"/>
      <w:divBdr>
        <w:top w:val="none" w:sz="0" w:space="0" w:color="auto"/>
        <w:left w:val="none" w:sz="0" w:space="0" w:color="auto"/>
        <w:bottom w:val="none" w:sz="0" w:space="0" w:color="auto"/>
        <w:right w:val="none" w:sz="0" w:space="0" w:color="auto"/>
      </w:divBdr>
    </w:div>
    <w:div w:id="92090713">
      <w:marLeft w:val="640"/>
      <w:marRight w:val="0"/>
      <w:marTop w:val="0"/>
      <w:marBottom w:val="0"/>
      <w:divBdr>
        <w:top w:val="none" w:sz="0" w:space="0" w:color="auto"/>
        <w:left w:val="none" w:sz="0" w:space="0" w:color="auto"/>
        <w:bottom w:val="none" w:sz="0" w:space="0" w:color="auto"/>
        <w:right w:val="none" w:sz="0" w:space="0" w:color="auto"/>
      </w:divBdr>
    </w:div>
    <w:div w:id="92091351">
      <w:marLeft w:val="640"/>
      <w:marRight w:val="0"/>
      <w:marTop w:val="0"/>
      <w:marBottom w:val="0"/>
      <w:divBdr>
        <w:top w:val="none" w:sz="0" w:space="0" w:color="auto"/>
        <w:left w:val="none" w:sz="0" w:space="0" w:color="auto"/>
        <w:bottom w:val="none" w:sz="0" w:space="0" w:color="auto"/>
        <w:right w:val="none" w:sz="0" w:space="0" w:color="auto"/>
      </w:divBdr>
    </w:div>
    <w:div w:id="92096123">
      <w:marLeft w:val="640"/>
      <w:marRight w:val="0"/>
      <w:marTop w:val="0"/>
      <w:marBottom w:val="0"/>
      <w:divBdr>
        <w:top w:val="none" w:sz="0" w:space="0" w:color="auto"/>
        <w:left w:val="none" w:sz="0" w:space="0" w:color="auto"/>
        <w:bottom w:val="none" w:sz="0" w:space="0" w:color="auto"/>
        <w:right w:val="none" w:sz="0" w:space="0" w:color="auto"/>
      </w:divBdr>
    </w:div>
    <w:div w:id="92165095">
      <w:marLeft w:val="640"/>
      <w:marRight w:val="0"/>
      <w:marTop w:val="0"/>
      <w:marBottom w:val="0"/>
      <w:divBdr>
        <w:top w:val="none" w:sz="0" w:space="0" w:color="auto"/>
        <w:left w:val="none" w:sz="0" w:space="0" w:color="auto"/>
        <w:bottom w:val="none" w:sz="0" w:space="0" w:color="auto"/>
        <w:right w:val="none" w:sz="0" w:space="0" w:color="auto"/>
      </w:divBdr>
    </w:div>
    <w:div w:id="92173563">
      <w:marLeft w:val="640"/>
      <w:marRight w:val="0"/>
      <w:marTop w:val="0"/>
      <w:marBottom w:val="0"/>
      <w:divBdr>
        <w:top w:val="none" w:sz="0" w:space="0" w:color="auto"/>
        <w:left w:val="none" w:sz="0" w:space="0" w:color="auto"/>
        <w:bottom w:val="none" w:sz="0" w:space="0" w:color="auto"/>
        <w:right w:val="none" w:sz="0" w:space="0" w:color="auto"/>
      </w:divBdr>
    </w:div>
    <w:div w:id="92215342">
      <w:marLeft w:val="640"/>
      <w:marRight w:val="0"/>
      <w:marTop w:val="0"/>
      <w:marBottom w:val="0"/>
      <w:divBdr>
        <w:top w:val="none" w:sz="0" w:space="0" w:color="auto"/>
        <w:left w:val="none" w:sz="0" w:space="0" w:color="auto"/>
        <w:bottom w:val="none" w:sz="0" w:space="0" w:color="auto"/>
        <w:right w:val="none" w:sz="0" w:space="0" w:color="auto"/>
      </w:divBdr>
    </w:div>
    <w:div w:id="92285421">
      <w:marLeft w:val="640"/>
      <w:marRight w:val="0"/>
      <w:marTop w:val="0"/>
      <w:marBottom w:val="0"/>
      <w:divBdr>
        <w:top w:val="none" w:sz="0" w:space="0" w:color="auto"/>
        <w:left w:val="none" w:sz="0" w:space="0" w:color="auto"/>
        <w:bottom w:val="none" w:sz="0" w:space="0" w:color="auto"/>
        <w:right w:val="none" w:sz="0" w:space="0" w:color="auto"/>
      </w:divBdr>
    </w:div>
    <w:div w:id="92360563">
      <w:marLeft w:val="640"/>
      <w:marRight w:val="0"/>
      <w:marTop w:val="0"/>
      <w:marBottom w:val="0"/>
      <w:divBdr>
        <w:top w:val="none" w:sz="0" w:space="0" w:color="auto"/>
        <w:left w:val="none" w:sz="0" w:space="0" w:color="auto"/>
        <w:bottom w:val="none" w:sz="0" w:space="0" w:color="auto"/>
        <w:right w:val="none" w:sz="0" w:space="0" w:color="auto"/>
      </w:divBdr>
    </w:div>
    <w:div w:id="92362183">
      <w:marLeft w:val="640"/>
      <w:marRight w:val="0"/>
      <w:marTop w:val="0"/>
      <w:marBottom w:val="0"/>
      <w:divBdr>
        <w:top w:val="none" w:sz="0" w:space="0" w:color="auto"/>
        <w:left w:val="none" w:sz="0" w:space="0" w:color="auto"/>
        <w:bottom w:val="none" w:sz="0" w:space="0" w:color="auto"/>
        <w:right w:val="none" w:sz="0" w:space="0" w:color="auto"/>
      </w:divBdr>
    </w:div>
    <w:div w:id="92364179">
      <w:marLeft w:val="640"/>
      <w:marRight w:val="0"/>
      <w:marTop w:val="0"/>
      <w:marBottom w:val="0"/>
      <w:divBdr>
        <w:top w:val="none" w:sz="0" w:space="0" w:color="auto"/>
        <w:left w:val="none" w:sz="0" w:space="0" w:color="auto"/>
        <w:bottom w:val="none" w:sz="0" w:space="0" w:color="auto"/>
        <w:right w:val="none" w:sz="0" w:space="0" w:color="auto"/>
      </w:divBdr>
    </w:div>
    <w:div w:id="92483103">
      <w:marLeft w:val="640"/>
      <w:marRight w:val="0"/>
      <w:marTop w:val="0"/>
      <w:marBottom w:val="0"/>
      <w:divBdr>
        <w:top w:val="none" w:sz="0" w:space="0" w:color="auto"/>
        <w:left w:val="none" w:sz="0" w:space="0" w:color="auto"/>
        <w:bottom w:val="none" w:sz="0" w:space="0" w:color="auto"/>
        <w:right w:val="none" w:sz="0" w:space="0" w:color="auto"/>
      </w:divBdr>
    </w:div>
    <w:div w:id="92553621">
      <w:marLeft w:val="640"/>
      <w:marRight w:val="0"/>
      <w:marTop w:val="0"/>
      <w:marBottom w:val="0"/>
      <w:divBdr>
        <w:top w:val="none" w:sz="0" w:space="0" w:color="auto"/>
        <w:left w:val="none" w:sz="0" w:space="0" w:color="auto"/>
        <w:bottom w:val="none" w:sz="0" w:space="0" w:color="auto"/>
        <w:right w:val="none" w:sz="0" w:space="0" w:color="auto"/>
      </w:divBdr>
    </w:div>
    <w:div w:id="92629908">
      <w:marLeft w:val="640"/>
      <w:marRight w:val="0"/>
      <w:marTop w:val="0"/>
      <w:marBottom w:val="0"/>
      <w:divBdr>
        <w:top w:val="none" w:sz="0" w:space="0" w:color="auto"/>
        <w:left w:val="none" w:sz="0" w:space="0" w:color="auto"/>
        <w:bottom w:val="none" w:sz="0" w:space="0" w:color="auto"/>
        <w:right w:val="none" w:sz="0" w:space="0" w:color="auto"/>
      </w:divBdr>
    </w:div>
    <w:div w:id="92671363">
      <w:marLeft w:val="640"/>
      <w:marRight w:val="0"/>
      <w:marTop w:val="0"/>
      <w:marBottom w:val="0"/>
      <w:divBdr>
        <w:top w:val="none" w:sz="0" w:space="0" w:color="auto"/>
        <w:left w:val="none" w:sz="0" w:space="0" w:color="auto"/>
        <w:bottom w:val="none" w:sz="0" w:space="0" w:color="auto"/>
        <w:right w:val="none" w:sz="0" w:space="0" w:color="auto"/>
      </w:divBdr>
    </w:div>
    <w:div w:id="92745368">
      <w:bodyDiv w:val="1"/>
      <w:marLeft w:val="0"/>
      <w:marRight w:val="0"/>
      <w:marTop w:val="0"/>
      <w:marBottom w:val="0"/>
      <w:divBdr>
        <w:top w:val="none" w:sz="0" w:space="0" w:color="auto"/>
        <w:left w:val="none" w:sz="0" w:space="0" w:color="auto"/>
        <w:bottom w:val="none" w:sz="0" w:space="0" w:color="auto"/>
        <w:right w:val="none" w:sz="0" w:space="0" w:color="auto"/>
      </w:divBdr>
    </w:div>
    <w:div w:id="92827070">
      <w:marLeft w:val="640"/>
      <w:marRight w:val="0"/>
      <w:marTop w:val="0"/>
      <w:marBottom w:val="0"/>
      <w:divBdr>
        <w:top w:val="none" w:sz="0" w:space="0" w:color="auto"/>
        <w:left w:val="none" w:sz="0" w:space="0" w:color="auto"/>
        <w:bottom w:val="none" w:sz="0" w:space="0" w:color="auto"/>
        <w:right w:val="none" w:sz="0" w:space="0" w:color="auto"/>
      </w:divBdr>
    </w:div>
    <w:div w:id="92827167">
      <w:marLeft w:val="640"/>
      <w:marRight w:val="0"/>
      <w:marTop w:val="0"/>
      <w:marBottom w:val="0"/>
      <w:divBdr>
        <w:top w:val="none" w:sz="0" w:space="0" w:color="auto"/>
        <w:left w:val="none" w:sz="0" w:space="0" w:color="auto"/>
        <w:bottom w:val="none" w:sz="0" w:space="0" w:color="auto"/>
        <w:right w:val="none" w:sz="0" w:space="0" w:color="auto"/>
      </w:divBdr>
    </w:div>
    <w:div w:id="92939921">
      <w:marLeft w:val="640"/>
      <w:marRight w:val="0"/>
      <w:marTop w:val="0"/>
      <w:marBottom w:val="0"/>
      <w:divBdr>
        <w:top w:val="none" w:sz="0" w:space="0" w:color="auto"/>
        <w:left w:val="none" w:sz="0" w:space="0" w:color="auto"/>
        <w:bottom w:val="none" w:sz="0" w:space="0" w:color="auto"/>
        <w:right w:val="none" w:sz="0" w:space="0" w:color="auto"/>
      </w:divBdr>
    </w:div>
    <w:div w:id="92942757">
      <w:marLeft w:val="640"/>
      <w:marRight w:val="0"/>
      <w:marTop w:val="0"/>
      <w:marBottom w:val="0"/>
      <w:divBdr>
        <w:top w:val="none" w:sz="0" w:space="0" w:color="auto"/>
        <w:left w:val="none" w:sz="0" w:space="0" w:color="auto"/>
        <w:bottom w:val="none" w:sz="0" w:space="0" w:color="auto"/>
        <w:right w:val="none" w:sz="0" w:space="0" w:color="auto"/>
      </w:divBdr>
    </w:div>
    <w:div w:id="92943452">
      <w:marLeft w:val="640"/>
      <w:marRight w:val="0"/>
      <w:marTop w:val="0"/>
      <w:marBottom w:val="0"/>
      <w:divBdr>
        <w:top w:val="none" w:sz="0" w:space="0" w:color="auto"/>
        <w:left w:val="none" w:sz="0" w:space="0" w:color="auto"/>
        <w:bottom w:val="none" w:sz="0" w:space="0" w:color="auto"/>
        <w:right w:val="none" w:sz="0" w:space="0" w:color="auto"/>
      </w:divBdr>
    </w:div>
    <w:div w:id="93017428">
      <w:marLeft w:val="640"/>
      <w:marRight w:val="0"/>
      <w:marTop w:val="0"/>
      <w:marBottom w:val="0"/>
      <w:divBdr>
        <w:top w:val="none" w:sz="0" w:space="0" w:color="auto"/>
        <w:left w:val="none" w:sz="0" w:space="0" w:color="auto"/>
        <w:bottom w:val="none" w:sz="0" w:space="0" w:color="auto"/>
        <w:right w:val="none" w:sz="0" w:space="0" w:color="auto"/>
      </w:divBdr>
    </w:div>
    <w:div w:id="93020060">
      <w:bodyDiv w:val="1"/>
      <w:marLeft w:val="0"/>
      <w:marRight w:val="0"/>
      <w:marTop w:val="0"/>
      <w:marBottom w:val="0"/>
      <w:divBdr>
        <w:top w:val="none" w:sz="0" w:space="0" w:color="auto"/>
        <w:left w:val="none" w:sz="0" w:space="0" w:color="auto"/>
        <w:bottom w:val="none" w:sz="0" w:space="0" w:color="auto"/>
        <w:right w:val="none" w:sz="0" w:space="0" w:color="auto"/>
      </w:divBdr>
      <w:divsChild>
        <w:div w:id="21981747">
          <w:marLeft w:val="640"/>
          <w:marRight w:val="0"/>
          <w:marTop w:val="0"/>
          <w:marBottom w:val="0"/>
          <w:divBdr>
            <w:top w:val="none" w:sz="0" w:space="0" w:color="auto"/>
            <w:left w:val="none" w:sz="0" w:space="0" w:color="auto"/>
            <w:bottom w:val="none" w:sz="0" w:space="0" w:color="auto"/>
            <w:right w:val="none" w:sz="0" w:space="0" w:color="auto"/>
          </w:divBdr>
        </w:div>
        <w:div w:id="113212068">
          <w:marLeft w:val="640"/>
          <w:marRight w:val="0"/>
          <w:marTop w:val="0"/>
          <w:marBottom w:val="0"/>
          <w:divBdr>
            <w:top w:val="none" w:sz="0" w:space="0" w:color="auto"/>
            <w:left w:val="none" w:sz="0" w:space="0" w:color="auto"/>
            <w:bottom w:val="none" w:sz="0" w:space="0" w:color="auto"/>
            <w:right w:val="none" w:sz="0" w:space="0" w:color="auto"/>
          </w:divBdr>
        </w:div>
        <w:div w:id="129133518">
          <w:marLeft w:val="640"/>
          <w:marRight w:val="0"/>
          <w:marTop w:val="0"/>
          <w:marBottom w:val="0"/>
          <w:divBdr>
            <w:top w:val="none" w:sz="0" w:space="0" w:color="auto"/>
            <w:left w:val="none" w:sz="0" w:space="0" w:color="auto"/>
            <w:bottom w:val="none" w:sz="0" w:space="0" w:color="auto"/>
            <w:right w:val="none" w:sz="0" w:space="0" w:color="auto"/>
          </w:divBdr>
        </w:div>
        <w:div w:id="150760935">
          <w:marLeft w:val="640"/>
          <w:marRight w:val="0"/>
          <w:marTop w:val="0"/>
          <w:marBottom w:val="0"/>
          <w:divBdr>
            <w:top w:val="none" w:sz="0" w:space="0" w:color="auto"/>
            <w:left w:val="none" w:sz="0" w:space="0" w:color="auto"/>
            <w:bottom w:val="none" w:sz="0" w:space="0" w:color="auto"/>
            <w:right w:val="none" w:sz="0" w:space="0" w:color="auto"/>
          </w:divBdr>
        </w:div>
        <w:div w:id="187451036">
          <w:marLeft w:val="640"/>
          <w:marRight w:val="0"/>
          <w:marTop w:val="0"/>
          <w:marBottom w:val="0"/>
          <w:divBdr>
            <w:top w:val="none" w:sz="0" w:space="0" w:color="auto"/>
            <w:left w:val="none" w:sz="0" w:space="0" w:color="auto"/>
            <w:bottom w:val="none" w:sz="0" w:space="0" w:color="auto"/>
            <w:right w:val="none" w:sz="0" w:space="0" w:color="auto"/>
          </w:divBdr>
        </w:div>
        <w:div w:id="230776809">
          <w:marLeft w:val="640"/>
          <w:marRight w:val="0"/>
          <w:marTop w:val="0"/>
          <w:marBottom w:val="0"/>
          <w:divBdr>
            <w:top w:val="none" w:sz="0" w:space="0" w:color="auto"/>
            <w:left w:val="none" w:sz="0" w:space="0" w:color="auto"/>
            <w:bottom w:val="none" w:sz="0" w:space="0" w:color="auto"/>
            <w:right w:val="none" w:sz="0" w:space="0" w:color="auto"/>
          </w:divBdr>
        </w:div>
        <w:div w:id="237834152">
          <w:marLeft w:val="640"/>
          <w:marRight w:val="0"/>
          <w:marTop w:val="0"/>
          <w:marBottom w:val="0"/>
          <w:divBdr>
            <w:top w:val="none" w:sz="0" w:space="0" w:color="auto"/>
            <w:left w:val="none" w:sz="0" w:space="0" w:color="auto"/>
            <w:bottom w:val="none" w:sz="0" w:space="0" w:color="auto"/>
            <w:right w:val="none" w:sz="0" w:space="0" w:color="auto"/>
          </w:divBdr>
        </w:div>
        <w:div w:id="272976276">
          <w:marLeft w:val="640"/>
          <w:marRight w:val="0"/>
          <w:marTop w:val="0"/>
          <w:marBottom w:val="0"/>
          <w:divBdr>
            <w:top w:val="none" w:sz="0" w:space="0" w:color="auto"/>
            <w:left w:val="none" w:sz="0" w:space="0" w:color="auto"/>
            <w:bottom w:val="none" w:sz="0" w:space="0" w:color="auto"/>
            <w:right w:val="none" w:sz="0" w:space="0" w:color="auto"/>
          </w:divBdr>
        </w:div>
        <w:div w:id="343365395">
          <w:marLeft w:val="640"/>
          <w:marRight w:val="0"/>
          <w:marTop w:val="0"/>
          <w:marBottom w:val="0"/>
          <w:divBdr>
            <w:top w:val="none" w:sz="0" w:space="0" w:color="auto"/>
            <w:left w:val="none" w:sz="0" w:space="0" w:color="auto"/>
            <w:bottom w:val="none" w:sz="0" w:space="0" w:color="auto"/>
            <w:right w:val="none" w:sz="0" w:space="0" w:color="auto"/>
          </w:divBdr>
        </w:div>
        <w:div w:id="371535041">
          <w:marLeft w:val="640"/>
          <w:marRight w:val="0"/>
          <w:marTop w:val="0"/>
          <w:marBottom w:val="0"/>
          <w:divBdr>
            <w:top w:val="none" w:sz="0" w:space="0" w:color="auto"/>
            <w:left w:val="none" w:sz="0" w:space="0" w:color="auto"/>
            <w:bottom w:val="none" w:sz="0" w:space="0" w:color="auto"/>
            <w:right w:val="none" w:sz="0" w:space="0" w:color="auto"/>
          </w:divBdr>
        </w:div>
        <w:div w:id="424300797">
          <w:marLeft w:val="640"/>
          <w:marRight w:val="0"/>
          <w:marTop w:val="0"/>
          <w:marBottom w:val="0"/>
          <w:divBdr>
            <w:top w:val="none" w:sz="0" w:space="0" w:color="auto"/>
            <w:left w:val="none" w:sz="0" w:space="0" w:color="auto"/>
            <w:bottom w:val="none" w:sz="0" w:space="0" w:color="auto"/>
            <w:right w:val="none" w:sz="0" w:space="0" w:color="auto"/>
          </w:divBdr>
        </w:div>
        <w:div w:id="437528973">
          <w:marLeft w:val="640"/>
          <w:marRight w:val="0"/>
          <w:marTop w:val="0"/>
          <w:marBottom w:val="0"/>
          <w:divBdr>
            <w:top w:val="none" w:sz="0" w:space="0" w:color="auto"/>
            <w:left w:val="none" w:sz="0" w:space="0" w:color="auto"/>
            <w:bottom w:val="none" w:sz="0" w:space="0" w:color="auto"/>
            <w:right w:val="none" w:sz="0" w:space="0" w:color="auto"/>
          </w:divBdr>
        </w:div>
        <w:div w:id="466357456">
          <w:marLeft w:val="640"/>
          <w:marRight w:val="0"/>
          <w:marTop w:val="0"/>
          <w:marBottom w:val="0"/>
          <w:divBdr>
            <w:top w:val="none" w:sz="0" w:space="0" w:color="auto"/>
            <w:left w:val="none" w:sz="0" w:space="0" w:color="auto"/>
            <w:bottom w:val="none" w:sz="0" w:space="0" w:color="auto"/>
            <w:right w:val="none" w:sz="0" w:space="0" w:color="auto"/>
          </w:divBdr>
        </w:div>
        <w:div w:id="466632225">
          <w:marLeft w:val="640"/>
          <w:marRight w:val="0"/>
          <w:marTop w:val="0"/>
          <w:marBottom w:val="0"/>
          <w:divBdr>
            <w:top w:val="none" w:sz="0" w:space="0" w:color="auto"/>
            <w:left w:val="none" w:sz="0" w:space="0" w:color="auto"/>
            <w:bottom w:val="none" w:sz="0" w:space="0" w:color="auto"/>
            <w:right w:val="none" w:sz="0" w:space="0" w:color="auto"/>
          </w:divBdr>
        </w:div>
        <w:div w:id="475758294">
          <w:marLeft w:val="640"/>
          <w:marRight w:val="0"/>
          <w:marTop w:val="0"/>
          <w:marBottom w:val="0"/>
          <w:divBdr>
            <w:top w:val="none" w:sz="0" w:space="0" w:color="auto"/>
            <w:left w:val="none" w:sz="0" w:space="0" w:color="auto"/>
            <w:bottom w:val="none" w:sz="0" w:space="0" w:color="auto"/>
            <w:right w:val="none" w:sz="0" w:space="0" w:color="auto"/>
          </w:divBdr>
        </w:div>
        <w:div w:id="544685813">
          <w:marLeft w:val="640"/>
          <w:marRight w:val="0"/>
          <w:marTop w:val="0"/>
          <w:marBottom w:val="0"/>
          <w:divBdr>
            <w:top w:val="none" w:sz="0" w:space="0" w:color="auto"/>
            <w:left w:val="none" w:sz="0" w:space="0" w:color="auto"/>
            <w:bottom w:val="none" w:sz="0" w:space="0" w:color="auto"/>
            <w:right w:val="none" w:sz="0" w:space="0" w:color="auto"/>
          </w:divBdr>
        </w:div>
        <w:div w:id="549809503">
          <w:marLeft w:val="640"/>
          <w:marRight w:val="0"/>
          <w:marTop w:val="0"/>
          <w:marBottom w:val="0"/>
          <w:divBdr>
            <w:top w:val="none" w:sz="0" w:space="0" w:color="auto"/>
            <w:left w:val="none" w:sz="0" w:space="0" w:color="auto"/>
            <w:bottom w:val="none" w:sz="0" w:space="0" w:color="auto"/>
            <w:right w:val="none" w:sz="0" w:space="0" w:color="auto"/>
          </w:divBdr>
        </w:div>
        <w:div w:id="598950589">
          <w:marLeft w:val="640"/>
          <w:marRight w:val="0"/>
          <w:marTop w:val="0"/>
          <w:marBottom w:val="0"/>
          <w:divBdr>
            <w:top w:val="none" w:sz="0" w:space="0" w:color="auto"/>
            <w:left w:val="none" w:sz="0" w:space="0" w:color="auto"/>
            <w:bottom w:val="none" w:sz="0" w:space="0" w:color="auto"/>
            <w:right w:val="none" w:sz="0" w:space="0" w:color="auto"/>
          </w:divBdr>
        </w:div>
        <w:div w:id="611713839">
          <w:marLeft w:val="640"/>
          <w:marRight w:val="0"/>
          <w:marTop w:val="0"/>
          <w:marBottom w:val="0"/>
          <w:divBdr>
            <w:top w:val="none" w:sz="0" w:space="0" w:color="auto"/>
            <w:left w:val="none" w:sz="0" w:space="0" w:color="auto"/>
            <w:bottom w:val="none" w:sz="0" w:space="0" w:color="auto"/>
            <w:right w:val="none" w:sz="0" w:space="0" w:color="auto"/>
          </w:divBdr>
        </w:div>
        <w:div w:id="709456864">
          <w:marLeft w:val="640"/>
          <w:marRight w:val="0"/>
          <w:marTop w:val="0"/>
          <w:marBottom w:val="0"/>
          <w:divBdr>
            <w:top w:val="none" w:sz="0" w:space="0" w:color="auto"/>
            <w:left w:val="none" w:sz="0" w:space="0" w:color="auto"/>
            <w:bottom w:val="none" w:sz="0" w:space="0" w:color="auto"/>
            <w:right w:val="none" w:sz="0" w:space="0" w:color="auto"/>
          </w:divBdr>
        </w:div>
        <w:div w:id="735323098">
          <w:marLeft w:val="640"/>
          <w:marRight w:val="0"/>
          <w:marTop w:val="0"/>
          <w:marBottom w:val="0"/>
          <w:divBdr>
            <w:top w:val="none" w:sz="0" w:space="0" w:color="auto"/>
            <w:left w:val="none" w:sz="0" w:space="0" w:color="auto"/>
            <w:bottom w:val="none" w:sz="0" w:space="0" w:color="auto"/>
            <w:right w:val="none" w:sz="0" w:space="0" w:color="auto"/>
          </w:divBdr>
        </w:div>
        <w:div w:id="787503817">
          <w:marLeft w:val="640"/>
          <w:marRight w:val="0"/>
          <w:marTop w:val="0"/>
          <w:marBottom w:val="0"/>
          <w:divBdr>
            <w:top w:val="none" w:sz="0" w:space="0" w:color="auto"/>
            <w:left w:val="none" w:sz="0" w:space="0" w:color="auto"/>
            <w:bottom w:val="none" w:sz="0" w:space="0" w:color="auto"/>
            <w:right w:val="none" w:sz="0" w:space="0" w:color="auto"/>
          </w:divBdr>
        </w:div>
        <w:div w:id="822812524">
          <w:marLeft w:val="640"/>
          <w:marRight w:val="0"/>
          <w:marTop w:val="0"/>
          <w:marBottom w:val="0"/>
          <w:divBdr>
            <w:top w:val="none" w:sz="0" w:space="0" w:color="auto"/>
            <w:left w:val="none" w:sz="0" w:space="0" w:color="auto"/>
            <w:bottom w:val="none" w:sz="0" w:space="0" w:color="auto"/>
            <w:right w:val="none" w:sz="0" w:space="0" w:color="auto"/>
          </w:divBdr>
        </w:div>
        <w:div w:id="900404299">
          <w:marLeft w:val="640"/>
          <w:marRight w:val="0"/>
          <w:marTop w:val="0"/>
          <w:marBottom w:val="0"/>
          <w:divBdr>
            <w:top w:val="none" w:sz="0" w:space="0" w:color="auto"/>
            <w:left w:val="none" w:sz="0" w:space="0" w:color="auto"/>
            <w:bottom w:val="none" w:sz="0" w:space="0" w:color="auto"/>
            <w:right w:val="none" w:sz="0" w:space="0" w:color="auto"/>
          </w:divBdr>
        </w:div>
        <w:div w:id="910583009">
          <w:marLeft w:val="640"/>
          <w:marRight w:val="0"/>
          <w:marTop w:val="0"/>
          <w:marBottom w:val="0"/>
          <w:divBdr>
            <w:top w:val="none" w:sz="0" w:space="0" w:color="auto"/>
            <w:left w:val="none" w:sz="0" w:space="0" w:color="auto"/>
            <w:bottom w:val="none" w:sz="0" w:space="0" w:color="auto"/>
            <w:right w:val="none" w:sz="0" w:space="0" w:color="auto"/>
          </w:divBdr>
        </w:div>
        <w:div w:id="983119637">
          <w:marLeft w:val="640"/>
          <w:marRight w:val="0"/>
          <w:marTop w:val="0"/>
          <w:marBottom w:val="0"/>
          <w:divBdr>
            <w:top w:val="none" w:sz="0" w:space="0" w:color="auto"/>
            <w:left w:val="none" w:sz="0" w:space="0" w:color="auto"/>
            <w:bottom w:val="none" w:sz="0" w:space="0" w:color="auto"/>
            <w:right w:val="none" w:sz="0" w:space="0" w:color="auto"/>
          </w:divBdr>
        </w:div>
        <w:div w:id="1051224260">
          <w:marLeft w:val="640"/>
          <w:marRight w:val="0"/>
          <w:marTop w:val="0"/>
          <w:marBottom w:val="0"/>
          <w:divBdr>
            <w:top w:val="none" w:sz="0" w:space="0" w:color="auto"/>
            <w:left w:val="none" w:sz="0" w:space="0" w:color="auto"/>
            <w:bottom w:val="none" w:sz="0" w:space="0" w:color="auto"/>
            <w:right w:val="none" w:sz="0" w:space="0" w:color="auto"/>
          </w:divBdr>
        </w:div>
        <w:div w:id="1055541184">
          <w:marLeft w:val="640"/>
          <w:marRight w:val="0"/>
          <w:marTop w:val="0"/>
          <w:marBottom w:val="0"/>
          <w:divBdr>
            <w:top w:val="none" w:sz="0" w:space="0" w:color="auto"/>
            <w:left w:val="none" w:sz="0" w:space="0" w:color="auto"/>
            <w:bottom w:val="none" w:sz="0" w:space="0" w:color="auto"/>
            <w:right w:val="none" w:sz="0" w:space="0" w:color="auto"/>
          </w:divBdr>
        </w:div>
        <w:div w:id="1157266846">
          <w:marLeft w:val="640"/>
          <w:marRight w:val="0"/>
          <w:marTop w:val="0"/>
          <w:marBottom w:val="0"/>
          <w:divBdr>
            <w:top w:val="none" w:sz="0" w:space="0" w:color="auto"/>
            <w:left w:val="none" w:sz="0" w:space="0" w:color="auto"/>
            <w:bottom w:val="none" w:sz="0" w:space="0" w:color="auto"/>
            <w:right w:val="none" w:sz="0" w:space="0" w:color="auto"/>
          </w:divBdr>
        </w:div>
        <w:div w:id="1274557642">
          <w:marLeft w:val="640"/>
          <w:marRight w:val="0"/>
          <w:marTop w:val="0"/>
          <w:marBottom w:val="0"/>
          <w:divBdr>
            <w:top w:val="none" w:sz="0" w:space="0" w:color="auto"/>
            <w:left w:val="none" w:sz="0" w:space="0" w:color="auto"/>
            <w:bottom w:val="none" w:sz="0" w:space="0" w:color="auto"/>
            <w:right w:val="none" w:sz="0" w:space="0" w:color="auto"/>
          </w:divBdr>
        </w:div>
        <w:div w:id="1348825643">
          <w:marLeft w:val="640"/>
          <w:marRight w:val="0"/>
          <w:marTop w:val="0"/>
          <w:marBottom w:val="0"/>
          <w:divBdr>
            <w:top w:val="none" w:sz="0" w:space="0" w:color="auto"/>
            <w:left w:val="none" w:sz="0" w:space="0" w:color="auto"/>
            <w:bottom w:val="none" w:sz="0" w:space="0" w:color="auto"/>
            <w:right w:val="none" w:sz="0" w:space="0" w:color="auto"/>
          </w:divBdr>
        </w:div>
        <w:div w:id="1435982488">
          <w:marLeft w:val="640"/>
          <w:marRight w:val="0"/>
          <w:marTop w:val="0"/>
          <w:marBottom w:val="0"/>
          <w:divBdr>
            <w:top w:val="none" w:sz="0" w:space="0" w:color="auto"/>
            <w:left w:val="none" w:sz="0" w:space="0" w:color="auto"/>
            <w:bottom w:val="none" w:sz="0" w:space="0" w:color="auto"/>
            <w:right w:val="none" w:sz="0" w:space="0" w:color="auto"/>
          </w:divBdr>
        </w:div>
        <w:div w:id="1438989392">
          <w:marLeft w:val="640"/>
          <w:marRight w:val="0"/>
          <w:marTop w:val="0"/>
          <w:marBottom w:val="0"/>
          <w:divBdr>
            <w:top w:val="none" w:sz="0" w:space="0" w:color="auto"/>
            <w:left w:val="none" w:sz="0" w:space="0" w:color="auto"/>
            <w:bottom w:val="none" w:sz="0" w:space="0" w:color="auto"/>
            <w:right w:val="none" w:sz="0" w:space="0" w:color="auto"/>
          </w:divBdr>
        </w:div>
        <w:div w:id="1483278951">
          <w:marLeft w:val="640"/>
          <w:marRight w:val="0"/>
          <w:marTop w:val="0"/>
          <w:marBottom w:val="0"/>
          <w:divBdr>
            <w:top w:val="none" w:sz="0" w:space="0" w:color="auto"/>
            <w:left w:val="none" w:sz="0" w:space="0" w:color="auto"/>
            <w:bottom w:val="none" w:sz="0" w:space="0" w:color="auto"/>
            <w:right w:val="none" w:sz="0" w:space="0" w:color="auto"/>
          </w:divBdr>
        </w:div>
        <w:div w:id="1520774544">
          <w:marLeft w:val="640"/>
          <w:marRight w:val="0"/>
          <w:marTop w:val="0"/>
          <w:marBottom w:val="0"/>
          <w:divBdr>
            <w:top w:val="none" w:sz="0" w:space="0" w:color="auto"/>
            <w:left w:val="none" w:sz="0" w:space="0" w:color="auto"/>
            <w:bottom w:val="none" w:sz="0" w:space="0" w:color="auto"/>
            <w:right w:val="none" w:sz="0" w:space="0" w:color="auto"/>
          </w:divBdr>
        </w:div>
        <w:div w:id="1587882598">
          <w:marLeft w:val="640"/>
          <w:marRight w:val="0"/>
          <w:marTop w:val="0"/>
          <w:marBottom w:val="0"/>
          <w:divBdr>
            <w:top w:val="none" w:sz="0" w:space="0" w:color="auto"/>
            <w:left w:val="none" w:sz="0" w:space="0" w:color="auto"/>
            <w:bottom w:val="none" w:sz="0" w:space="0" w:color="auto"/>
            <w:right w:val="none" w:sz="0" w:space="0" w:color="auto"/>
          </w:divBdr>
        </w:div>
        <w:div w:id="1689797092">
          <w:marLeft w:val="640"/>
          <w:marRight w:val="0"/>
          <w:marTop w:val="0"/>
          <w:marBottom w:val="0"/>
          <w:divBdr>
            <w:top w:val="none" w:sz="0" w:space="0" w:color="auto"/>
            <w:left w:val="none" w:sz="0" w:space="0" w:color="auto"/>
            <w:bottom w:val="none" w:sz="0" w:space="0" w:color="auto"/>
            <w:right w:val="none" w:sz="0" w:space="0" w:color="auto"/>
          </w:divBdr>
        </w:div>
        <w:div w:id="1693844954">
          <w:marLeft w:val="640"/>
          <w:marRight w:val="0"/>
          <w:marTop w:val="0"/>
          <w:marBottom w:val="0"/>
          <w:divBdr>
            <w:top w:val="none" w:sz="0" w:space="0" w:color="auto"/>
            <w:left w:val="none" w:sz="0" w:space="0" w:color="auto"/>
            <w:bottom w:val="none" w:sz="0" w:space="0" w:color="auto"/>
            <w:right w:val="none" w:sz="0" w:space="0" w:color="auto"/>
          </w:divBdr>
        </w:div>
        <w:div w:id="1742361747">
          <w:marLeft w:val="640"/>
          <w:marRight w:val="0"/>
          <w:marTop w:val="0"/>
          <w:marBottom w:val="0"/>
          <w:divBdr>
            <w:top w:val="none" w:sz="0" w:space="0" w:color="auto"/>
            <w:left w:val="none" w:sz="0" w:space="0" w:color="auto"/>
            <w:bottom w:val="none" w:sz="0" w:space="0" w:color="auto"/>
            <w:right w:val="none" w:sz="0" w:space="0" w:color="auto"/>
          </w:divBdr>
        </w:div>
        <w:div w:id="1744569304">
          <w:marLeft w:val="640"/>
          <w:marRight w:val="0"/>
          <w:marTop w:val="0"/>
          <w:marBottom w:val="0"/>
          <w:divBdr>
            <w:top w:val="none" w:sz="0" w:space="0" w:color="auto"/>
            <w:left w:val="none" w:sz="0" w:space="0" w:color="auto"/>
            <w:bottom w:val="none" w:sz="0" w:space="0" w:color="auto"/>
            <w:right w:val="none" w:sz="0" w:space="0" w:color="auto"/>
          </w:divBdr>
        </w:div>
      </w:divsChild>
    </w:div>
    <w:div w:id="93138377">
      <w:marLeft w:val="640"/>
      <w:marRight w:val="0"/>
      <w:marTop w:val="0"/>
      <w:marBottom w:val="0"/>
      <w:divBdr>
        <w:top w:val="none" w:sz="0" w:space="0" w:color="auto"/>
        <w:left w:val="none" w:sz="0" w:space="0" w:color="auto"/>
        <w:bottom w:val="none" w:sz="0" w:space="0" w:color="auto"/>
        <w:right w:val="none" w:sz="0" w:space="0" w:color="auto"/>
      </w:divBdr>
    </w:div>
    <w:div w:id="93210301">
      <w:marLeft w:val="640"/>
      <w:marRight w:val="0"/>
      <w:marTop w:val="0"/>
      <w:marBottom w:val="0"/>
      <w:divBdr>
        <w:top w:val="none" w:sz="0" w:space="0" w:color="auto"/>
        <w:left w:val="none" w:sz="0" w:space="0" w:color="auto"/>
        <w:bottom w:val="none" w:sz="0" w:space="0" w:color="auto"/>
        <w:right w:val="none" w:sz="0" w:space="0" w:color="auto"/>
      </w:divBdr>
    </w:div>
    <w:div w:id="93281820">
      <w:marLeft w:val="640"/>
      <w:marRight w:val="0"/>
      <w:marTop w:val="0"/>
      <w:marBottom w:val="0"/>
      <w:divBdr>
        <w:top w:val="none" w:sz="0" w:space="0" w:color="auto"/>
        <w:left w:val="none" w:sz="0" w:space="0" w:color="auto"/>
        <w:bottom w:val="none" w:sz="0" w:space="0" w:color="auto"/>
        <w:right w:val="none" w:sz="0" w:space="0" w:color="auto"/>
      </w:divBdr>
    </w:div>
    <w:div w:id="93288871">
      <w:marLeft w:val="640"/>
      <w:marRight w:val="0"/>
      <w:marTop w:val="0"/>
      <w:marBottom w:val="0"/>
      <w:divBdr>
        <w:top w:val="none" w:sz="0" w:space="0" w:color="auto"/>
        <w:left w:val="none" w:sz="0" w:space="0" w:color="auto"/>
        <w:bottom w:val="none" w:sz="0" w:space="0" w:color="auto"/>
        <w:right w:val="none" w:sz="0" w:space="0" w:color="auto"/>
      </w:divBdr>
    </w:div>
    <w:div w:id="93407714">
      <w:marLeft w:val="640"/>
      <w:marRight w:val="0"/>
      <w:marTop w:val="0"/>
      <w:marBottom w:val="0"/>
      <w:divBdr>
        <w:top w:val="none" w:sz="0" w:space="0" w:color="auto"/>
        <w:left w:val="none" w:sz="0" w:space="0" w:color="auto"/>
        <w:bottom w:val="none" w:sz="0" w:space="0" w:color="auto"/>
        <w:right w:val="none" w:sz="0" w:space="0" w:color="auto"/>
      </w:divBdr>
    </w:div>
    <w:div w:id="93408750">
      <w:marLeft w:val="640"/>
      <w:marRight w:val="0"/>
      <w:marTop w:val="0"/>
      <w:marBottom w:val="0"/>
      <w:divBdr>
        <w:top w:val="none" w:sz="0" w:space="0" w:color="auto"/>
        <w:left w:val="none" w:sz="0" w:space="0" w:color="auto"/>
        <w:bottom w:val="none" w:sz="0" w:space="0" w:color="auto"/>
        <w:right w:val="none" w:sz="0" w:space="0" w:color="auto"/>
      </w:divBdr>
    </w:div>
    <w:div w:id="93477172">
      <w:marLeft w:val="640"/>
      <w:marRight w:val="0"/>
      <w:marTop w:val="0"/>
      <w:marBottom w:val="0"/>
      <w:divBdr>
        <w:top w:val="none" w:sz="0" w:space="0" w:color="auto"/>
        <w:left w:val="none" w:sz="0" w:space="0" w:color="auto"/>
        <w:bottom w:val="none" w:sz="0" w:space="0" w:color="auto"/>
        <w:right w:val="none" w:sz="0" w:space="0" w:color="auto"/>
      </w:divBdr>
    </w:div>
    <w:div w:id="93483138">
      <w:marLeft w:val="640"/>
      <w:marRight w:val="0"/>
      <w:marTop w:val="0"/>
      <w:marBottom w:val="0"/>
      <w:divBdr>
        <w:top w:val="none" w:sz="0" w:space="0" w:color="auto"/>
        <w:left w:val="none" w:sz="0" w:space="0" w:color="auto"/>
        <w:bottom w:val="none" w:sz="0" w:space="0" w:color="auto"/>
        <w:right w:val="none" w:sz="0" w:space="0" w:color="auto"/>
      </w:divBdr>
    </w:div>
    <w:div w:id="93525513">
      <w:marLeft w:val="640"/>
      <w:marRight w:val="0"/>
      <w:marTop w:val="0"/>
      <w:marBottom w:val="0"/>
      <w:divBdr>
        <w:top w:val="none" w:sz="0" w:space="0" w:color="auto"/>
        <w:left w:val="none" w:sz="0" w:space="0" w:color="auto"/>
        <w:bottom w:val="none" w:sz="0" w:space="0" w:color="auto"/>
        <w:right w:val="none" w:sz="0" w:space="0" w:color="auto"/>
      </w:divBdr>
    </w:div>
    <w:div w:id="93526085">
      <w:marLeft w:val="640"/>
      <w:marRight w:val="0"/>
      <w:marTop w:val="0"/>
      <w:marBottom w:val="0"/>
      <w:divBdr>
        <w:top w:val="none" w:sz="0" w:space="0" w:color="auto"/>
        <w:left w:val="none" w:sz="0" w:space="0" w:color="auto"/>
        <w:bottom w:val="none" w:sz="0" w:space="0" w:color="auto"/>
        <w:right w:val="none" w:sz="0" w:space="0" w:color="auto"/>
      </w:divBdr>
    </w:div>
    <w:div w:id="93598371">
      <w:marLeft w:val="640"/>
      <w:marRight w:val="0"/>
      <w:marTop w:val="0"/>
      <w:marBottom w:val="0"/>
      <w:divBdr>
        <w:top w:val="none" w:sz="0" w:space="0" w:color="auto"/>
        <w:left w:val="none" w:sz="0" w:space="0" w:color="auto"/>
        <w:bottom w:val="none" w:sz="0" w:space="0" w:color="auto"/>
        <w:right w:val="none" w:sz="0" w:space="0" w:color="auto"/>
      </w:divBdr>
    </w:div>
    <w:div w:id="93671779">
      <w:marLeft w:val="640"/>
      <w:marRight w:val="0"/>
      <w:marTop w:val="0"/>
      <w:marBottom w:val="0"/>
      <w:divBdr>
        <w:top w:val="none" w:sz="0" w:space="0" w:color="auto"/>
        <w:left w:val="none" w:sz="0" w:space="0" w:color="auto"/>
        <w:bottom w:val="none" w:sz="0" w:space="0" w:color="auto"/>
        <w:right w:val="none" w:sz="0" w:space="0" w:color="auto"/>
      </w:divBdr>
    </w:div>
    <w:div w:id="93675173">
      <w:marLeft w:val="640"/>
      <w:marRight w:val="0"/>
      <w:marTop w:val="0"/>
      <w:marBottom w:val="0"/>
      <w:divBdr>
        <w:top w:val="none" w:sz="0" w:space="0" w:color="auto"/>
        <w:left w:val="none" w:sz="0" w:space="0" w:color="auto"/>
        <w:bottom w:val="none" w:sz="0" w:space="0" w:color="auto"/>
        <w:right w:val="none" w:sz="0" w:space="0" w:color="auto"/>
      </w:divBdr>
    </w:div>
    <w:div w:id="93786515">
      <w:marLeft w:val="640"/>
      <w:marRight w:val="0"/>
      <w:marTop w:val="0"/>
      <w:marBottom w:val="0"/>
      <w:divBdr>
        <w:top w:val="none" w:sz="0" w:space="0" w:color="auto"/>
        <w:left w:val="none" w:sz="0" w:space="0" w:color="auto"/>
        <w:bottom w:val="none" w:sz="0" w:space="0" w:color="auto"/>
        <w:right w:val="none" w:sz="0" w:space="0" w:color="auto"/>
      </w:divBdr>
    </w:div>
    <w:div w:id="93862802">
      <w:marLeft w:val="640"/>
      <w:marRight w:val="0"/>
      <w:marTop w:val="0"/>
      <w:marBottom w:val="0"/>
      <w:divBdr>
        <w:top w:val="none" w:sz="0" w:space="0" w:color="auto"/>
        <w:left w:val="none" w:sz="0" w:space="0" w:color="auto"/>
        <w:bottom w:val="none" w:sz="0" w:space="0" w:color="auto"/>
        <w:right w:val="none" w:sz="0" w:space="0" w:color="auto"/>
      </w:divBdr>
    </w:div>
    <w:div w:id="93983788">
      <w:marLeft w:val="640"/>
      <w:marRight w:val="0"/>
      <w:marTop w:val="0"/>
      <w:marBottom w:val="0"/>
      <w:divBdr>
        <w:top w:val="none" w:sz="0" w:space="0" w:color="auto"/>
        <w:left w:val="none" w:sz="0" w:space="0" w:color="auto"/>
        <w:bottom w:val="none" w:sz="0" w:space="0" w:color="auto"/>
        <w:right w:val="none" w:sz="0" w:space="0" w:color="auto"/>
      </w:divBdr>
    </w:div>
    <w:div w:id="93986413">
      <w:marLeft w:val="640"/>
      <w:marRight w:val="0"/>
      <w:marTop w:val="0"/>
      <w:marBottom w:val="0"/>
      <w:divBdr>
        <w:top w:val="none" w:sz="0" w:space="0" w:color="auto"/>
        <w:left w:val="none" w:sz="0" w:space="0" w:color="auto"/>
        <w:bottom w:val="none" w:sz="0" w:space="0" w:color="auto"/>
        <w:right w:val="none" w:sz="0" w:space="0" w:color="auto"/>
      </w:divBdr>
    </w:div>
    <w:div w:id="94055994">
      <w:marLeft w:val="640"/>
      <w:marRight w:val="0"/>
      <w:marTop w:val="0"/>
      <w:marBottom w:val="0"/>
      <w:divBdr>
        <w:top w:val="none" w:sz="0" w:space="0" w:color="auto"/>
        <w:left w:val="none" w:sz="0" w:space="0" w:color="auto"/>
        <w:bottom w:val="none" w:sz="0" w:space="0" w:color="auto"/>
        <w:right w:val="none" w:sz="0" w:space="0" w:color="auto"/>
      </w:divBdr>
    </w:div>
    <w:div w:id="94060411">
      <w:marLeft w:val="640"/>
      <w:marRight w:val="0"/>
      <w:marTop w:val="0"/>
      <w:marBottom w:val="0"/>
      <w:divBdr>
        <w:top w:val="none" w:sz="0" w:space="0" w:color="auto"/>
        <w:left w:val="none" w:sz="0" w:space="0" w:color="auto"/>
        <w:bottom w:val="none" w:sz="0" w:space="0" w:color="auto"/>
        <w:right w:val="none" w:sz="0" w:space="0" w:color="auto"/>
      </w:divBdr>
    </w:div>
    <w:div w:id="94061539">
      <w:marLeft w:val="640"/>
      <w:marRight w:val="0"/>
      <w:marTop w:val="0"/>
      <w:marBottom w:val="0"/>
      <w:divBdr>
        <w:top w:val="none" w:sz="0" w:space="0" w:color="auto"/>
        <w:left w:val="none" w:sz="0" w:space="0" w:color="auto"/>
        <w:bottom w:val="none" w:sz="0" w:space="0" w:color="auto"/>
        <w:right w:val="none" w:sz="0" w:space="0" w:color="auto"/>
      </w:divBdr>
    </w:div>
    <w:div w:id="94061976">
      <w:marLeft w:val="640"/>
      <w:marRight w:val="0"/>
      <w:marTop w:val="0"/>
      <w:marBottom w:val="0"/>
      <w:divBdr>
        <w:top w:val="none" w:sz="0" w:space="0" w:color="auto"/>
        <w:left w:val="none" w:sz="0" w:space="0" w:color="auto"/>
        <w:bottom w:val="none" w:sz="0" w:space="0" w:color="auto"/>
        <w:right w:val="none" w:sz="0" w:space="0" w:color="auto"/>
      </w:divBdr>
    </w:div>
    <w:div w:id="94206389">
      <w:marLeft w:val="640"/>
      <w:marRight w:val="0"/>
      <w:marTop w:val="0"/>
      <w:marBottom w:val="0"/>
      <w:divBdr>
        <w:top w:val="none" w:sz="0" w:space="0" w:color="auto"/>
        <w:left w:val="none" w:sz="0" w:space="0" w:color="auto"/>
        <w:bottom w:val="none" w:sz="0" w:space="0" w:color="auto"/>
        <w:right w:val="none" w:sz="0" w:space="0" w:color="auto"/>
      </w:divBdr>
    </w:div>
    <w:div w:id="94253660">
      <w:marLeft w:val="640"/>
      <w:marRight w:val="0"/>
      <w:marTop w:val="0"/>
      <w:marBottom w:val="0"/>
      <w:divBdr>
        <w:top w:val="none" w:sz="0" w:space="0" w:color="auto"/>
        <w:left w:val="none" w:sz="0" w:space="0" w:color="auto"/>
        <w:bottom w:val="none" w:sz="0" w:space="0" w:color="auto"/>
        <w:right w:val="none" w:sz="0" w:space="0" w:color="auto"/>
      </w:divBdr>
    </w:div>
    <w:div w:id="94327251">
      <w:marLeft w:val="640"/>
      <w:marRight w:val="0"/>
      <w:marTop w:val="0"/>
      <w:marBottom w:val="0"/>
      <w:divBdr>
        <w:top w:val="none" w:sz="0" w:space="0" w:color="auto"/>
        <w:left w:val="none" w:sz="0" w:space="0" w:color="auto"/>
        <w:bottom w:val="none" w:sz="0" w:space="0" w:color="auto"/>
        <w:right w:val="none" w:sz="0" w:space="0" w:color="auto"/>
      </w:divBdr>
    </w:div>
    <w:div w:id="94331051">
      <w:marLeft w:val="640"/>
      <w:marRight w:val="0"/>
      <w:marTop w:val="0"/>
      <w:marBottom w:val="0"/>
      <w:divBdr>
        <w:top w:val="none" w:sz="0" w:space="0" w:color="auto"/>
        <w:left w:val="none" w:sz="0" w:space="0" w:color="auto"/>
        <w:bottom w:val="none" w:sz="0" w:space="0" w:color="auto"/>
        <w:right w:val="none" w:sz="0" w:space="0" w:color="auto"/>
      </w:divBdr>
    </w:div>
    <w:div w:id="94375280">
      <w:marLeft w:val="640"/>
      <w:marRight w:val="0"/>
      <w:marTop w:val="0"/>
      <w:marBottom w:val="0"/>
      <w:divBdr>
        <w:top w:val="none" w:sz="0" w:space="0" w:color="auto"/>
        <w:left w:val="none" w:sz="0" w:space="0" w:color="auto"/>
        <w:bottom w:val="none" w:sz="0" w:space="0" w:color="auto"/>
        <w:right w:val="none" w:sz="0" w:space="0" w:color="auto"/>
      </w:divBdr>
    </w:div>
    <w:div w:id="94399096">
      <w:marLeft w:val="640"/>
      <w:marRight w:val="0"/>
      <w:marTop w:val="0"/>
      <w:marBottom w:val="0"/>
      <w:divBdr>
        <w:top w:val="none" w:sz="0" w:space="0" w:color="auto"/>
        <w:left w:val="none" w:sz="0" w:space="0" w:color="auto"/>
        <w:bottom w:val="none" w:sz="0" w:space="0" w:color="auto"/>
        <w:right w:val="none" w:sz="0" w:space="0" w:color="auto"/>
      </w:divBdr>
    </w:div>
    <w:div w:id="94445152">
      <w:marLeft w:val="640"/>
      <w:marRight w:val="0"/>
      <w:marTop w:val="0"/>
      <w:marBottom w:val="0"/>
      <w:divBdr>
        <w:top w:val="none" w:sz="0" w:space="0" w:color="auto"/>
        <w:left w:val="none" w:sz="0" w:space="0" w:color="auto"/>
        <w:bottom w:val="none" w:sz="0" w:space="0" w:color="auto"/>
        <w:right w:val="none" w:sz="0" w:space="0" w:color="auto"/>
      </w:divBdr>
    </w:div>
    <w:div w:id="94522092">
      <w:marLeft w:val="640"/>
      <w:marRight w:val="0"/>
      <w:marTop w:val="0"/>
      <w:marBottom w:val="0"/>
      <w:divBdr>
        <w:top w:val="none" w:sz="0" w:space="0" w:color="auto"/>
        <w:left w:val="none" w:sz="0" w:space="0" w:color="auto"/>
        <w:bottom w:val="none" w:sz="0" w:space="0" w:color="auto"/>
        <w:right w:val="none" w:sz="0" w:space="0" w:color="auto"/>
      </w:divBdr>
    </w:div>
    <w:div w:id="94641878">
      <w:marLeft w:val="640"/>
      <w:marRight w:val="0"/>
      <w:marTop w:val="0"/>
      <w:marBottom w:val="0"/>
      <w:divBdr>
        <w:top w:val="none" w:sz="0" w:space="0" w:color="auto"/>
        <w:left w:val="none" w:sz="0" w:space="0" w:color="auto"/>
        <w:bottom w:val="none" w:sz="0" w:space="0" w:color="auto"/>
        <w:right w:val="none" w:sz="0" w:space="0" w:color="auto"/>
      </w:divBdr>
    </w:div>
    <w:div w:id="94642238">
      <w:marLeft w:val="640"/>
      <w:marRight w:val="0"/>
      <w:marTop w:val="0"/>
      <w:marBottom w:val="0"/>
      <w:divBdr>
        <w:top w:val="none" w:sz="0" w:space="0" w:color="auto"/>
        <w:left w:val="none" w:sz="0" w:space="0" w:color="auto"/>
        <w:bottom w:val="none" w:sz="0" w:space="0" w:color="auto"/>
        <w:right w:val="none" w:sz="0" w:space="0" w:color="auto"/>
      </w:divBdr>
    </w:div>
    <w:div w:id="94643495">
      <w:marLeft w:val="640"/>
      <w:marRight w:val="0"/>
      <w:marTop w:val="0"/>
      <w:marBottom w:val="0"/>
      <w:divBdr>
        <w:top w:val="none" w:sz="0" w:space="0" w:color="auto"/>
        <w:left w:val="none" w:sz="0" w:space="0" w:color="auto"/>
        <w:bottom w:val="none" w:sz="0" w:space="0" w:color="auto"/>
        <w:right w:val="none" w:sz="0" w:space="0" w:color="auto"/>
      </w:divBdr>
    </w:div>
    <w:div w:id="94710884">
      <w:marLeft w:val="640"/>
      <w:marRight w:val="0"/>
      <w:marTop w:val="0"/>
      <w:marBottom w:val="0"/>
      <w:divBdr>
        <w:top w:val="none" w:sz="0" w:space="0" w:color="auto"/>
        <w:left w:val="none" w:sz="0" w:space="0" w:color="auto"/>
        <w:bottom w:val="none" w:sz="0" w:space="0" w:color="auto"/>
        <w:right w:val="none" w:sz="0" w:space="0" w:color="auto"/>
      </w:divBdr>
    </w:div>
    <w:div w:id="94714911">
      <w:marLeft w:val="640"/>
      <w:marRight w:val="0"/>
      <w:marTop w:val="0"/>
      <w:marBottom w:val="0"/>
      <w:divBdr>
        <w:top w:val="none" w:sz="0" w:space="0" w:color="auto"/>
        <w:left w:val="none" w:sz="0" w:space="0" w:color="auto"/>
        <w:bottom w:val="none" w:sz="0" w:space="0" w:color="auto"/>
        <w:right w:val="none" w:sz="0" w:space="0" w:color="auto"/>
      </w:divBdr>
    </w:div>
    <w:div w:id="94790158">
      <w:marLeft w:val="640"/>
      <w:marRight w:val="0"/>
      <w:marTop w:val="0"/>
      <w:marBottom w:val="0"/>
      <w:divBdr>
        <w:top w:val="none" w:sz="0" w:space="0" w:color="auto"/>
        <w:left w:val="none" w:sz="0" w:space="0" w:color="auto"/>
        <w:bottom w:val="none" w:sz="0" w:space="0" w:color="auto"/>
        <w:right w:val="none" w:sz="0" w:space="0" w:color="auto"/>
      </w:divBdr>
    </w:div>
    <w:div w:id="94790267">
      <w:marLeft w:val="640"/>
      <w:marRight w:val="0"/>
      <w:marTop w:val="0"/>
      <w:marBottom w:val="0"/>
      <w:divBdr>
        <w:top w:val="none" w:sz="0" w:space="0" w:color="auto"/>
        <w:left w:val="none" w:sz="0" w:space="0" w:color="auto"/>
        <w:bottom w:val="none" w:sz="0" w:space="0" w:color="auto"/>
        <w:right w:val="none" w:sz="0" w:space="0" w:color="auto"/>
      </w:divBdr>
    </w:div>
    <w:div w:id="94835909">
      <w:marLeft w:val="640"/>
      <w:marRight w:val="0"/>
      <w:marTop w:val="0"/>
      <w:marBottom w:val="0"/>
      <w:divBdr>
        <w:top w:val="none" w:sz="0" w:space="0" w:color="auto"/>
        <w:left w:val="none" w:sz="0" w:space="0" w:color="auto"/>
        <w:bottom w:val="none" w:sz="0" w:space="0" w:color="auto"/>
        <w:right w:val="none" w:sz="0" w:space="0" w:color="auto"/>
      </w:divBdr>
    </w:div>
    <w:div w:id="94861698">
      <w:marLeft w:val="640"/>
      <w:marRight w:val="0"/>
      <w:marTop w:val="0"/>
      <w:marBottom w:val="0"/>
      <w:divBdr>
        <w:top w:val="none" w:sz="0" w:space="0" w:color="auto"/>
        <w:left w:val="none" w:sz="0" w:space="0" w:color="auto"/>
        <w:bottom w:val="none" w:sz="0" w:space="0" w:color="auto"/>
        <w:right w:val="none" w:sz="0" w:space="0" w:color="auto"/>
      </w:divBdr>
    </w:div>
    <w:div w:id="94911577">
      <w:marLeft w:val="480"/>
      <w:marRight w:val="0"/>
      <w:marTop w:val="0"/>
      <w:marBottom w:val="0"/>
      <w:divBdr>
        <w:top w:val="none" w:sz="0" w:space="0" w:color="auto"/>
        <w:left w:val="none" w:sz="0" w:space="0" w:color="auto"/>
        <w:bottom w:val="none" w:sz="0" w:space="0" w:color="auto"/>
        <w:right w:val="none" w:sz="0" w:space="0" w:color="auto"/>
      </w:divBdr>
    </w:div>
    <w:div w:id="94979324">
      <w:marLeft w:val="640"/>
      <w:marRight w:val="0"/>
      <w:marTop w:val="0"/>
      <w:marBottom w:val="0"/>
      <w:divBdr>
        <w:top w:val="none" w:sz="0" w:space="0" w:color="auto"/>
        <w:left w:val="none" w:sz="0" w:space="0" w:color="auto"/>
        <w:bottom w:val="none" w:sz="0" w:space="0" w:color="auto"/>
        <w:right w:val="none" w:sz="0" w:space="0" w:color="auto"/>
      </w:divBdr>
    </w:div>
    <w:div w:id="94984145">
      <w:marLeft w:val="480"/>
      <w:marRight w:val="0"/>
      <w:marTop w:val="0"/>
      <w:marBottom w:val="0"/>
      <w:divBdr>
        <w:top w:val="none" w:sz="0" w:space="0" w:color="auto"/>
        <w:left w:val="none" w:sz="0" w:space="0" w:color="auto"/>
        <w:bottom w:val="none" w:sz="0" w:space="0" w:color="auto"/>
        <w:right w:val="none" w:sz="0" w:space="0" w:color="auto"/>
      </w:divBdr>
    </w:div>
    <w:div w:id="94985131">
      <w:marLeft w:val="640"/>
      <w:marRight w:val="0"/>
      <w:marTop w:val="0"/>
      <w:marBottom w:val="0"/>
      <w:divBdr>
        <w:top w:val="none" w:sz="0" w:space="0" w:color="auto"/>
        <w:left w:val="none" w:sz="0" w:space="0" w:color="auto"/>
        <w:bottom w:val="none" w:sz="0" w:space="0" w:color="auto"/>
        <w:right w:val="none" w:sz="0" w:space="0" w:color="auto"/>
      </w:divBdr>
    </w:div>
    <w:div w:id="94987583">
      <w:marLeft w:val="640"/>
      <w:marRight w:val="0"/>
      <w:marTop w:val="0"/>
      <w:marBottom w:val="0"/>
      <w:divBdr>
        <w:top w:val="none" w:sz="0" w:space="0" w:color="auto"/>
        <w:left w:val="none" w:sz="0" w:space="0" w:color="auto"/>
        <w:bottom w:val="none" w:sz="0" w:space="0" w:color="auto"/>
        <w:right w:val="none" w:sz="0" w:space="0" w:color="auto"/>
      </w:divBdr>
    </w:div>
    <w:div w:id="95098528">
      <w:marLeft w:val="640"/>
      <w:marRight w:val="0"/>
      <w:marTop w:val="0"/>
      <w:marBottom w:val="0"/>
      <w:divBdr>
        <w:top w:val="none" w:sz="0" w:space="0" w:color="auto"/>
        <w:left w:val="none" w:sz="0" w:space="0" w:color="auto"/>
        <w:bottom w:val="none" w:sz="0" w:space="0" w:color="auto"/>
        <w:right w:val="none" w:sz="0" w:space="0" w:color="auto"/>
      </w:divBdr>
    </w:div>
    <w:div w:id="95178509">
      <w:marLeft w:val="640"/>
      <w:marRight w:val="0"/>
      <w:marTop w:val="0"/>
      <w:marBottom w:val="0"/>
      <w:divBdr>
        <w:top w:val="none" w:sz="0" w:space="0" w:color="auto"/>
        <w:left w:val="none" w:sz="0" w:space="0" w:color="auto"/>
        <w:bottom w:val="none" w:sz="0" w:space="0" w:color="auto"/>
        <w:right w:val="none" w:sz="0" w:space="0" w:color="auto"/>
      </w:divBdr>
    </w:div>
    <w:div w:id="95247149">
      <w:marLeft w:val="640"/>
      <w:marRight w:val="0"/>
      <w:marTop w:val="0"/>
      <w:marBottom w:val="0"/>
      <w:divBdr>
        <w:top w:val="none" w:sz="0" w:space="0" w:color="auto"/>
        <w:left w:val="none" w:sz="0" w:space="0" w:color="auto"/>
        <w:bottom w:val="none" w:sz="0" w:space="0" w:color="auto"/>
        <w:right w:val="none" w:sz="0" w:space="0" w:color="auto"/>
      </w:divBdr>
    </w:div>
    <w:div w:id="95293366">
      <w:marLeft w:val="640"/>
      <w:marRight w:val="0"/>
      <w:marTop w:val="0"/>
      <w:marBottom w:val="0"/>
      <w:divBdr>
        <w:top w:val="none" w:sz="0" w:space="0" w:color="auto"/>
        <w:left w:val="none" w:sz="0" w:space="0" w:color="auto"/>
        <w:bottom w:val="none" w:sz="0" w:space="0" w:color="auto"/>
        <w:right w:val="none" w:sz="0" w:space="0" w:color="auto"/>
      </w:divBdr>
    </w:div>
    <w:div w:id="95487220">
      <w:marLeft w:val="640"/>
      <w:marRight w:val="0"/>
      <w:marTop w:val="0"/>
      <w:marBottom w:val="0"/>
      <w:divBdr>
        <w:top w:val="none" w:sz="0" w:space="0" w:color="auto"/>
        <w:left w:val="none" w:sz="0" w:space="0" w:color="auto"/>
        <w:bottom w:val="none" w:sz="0" w:space="0" w:color="auto"/>
        <w:right w:val="none" w:sz="0" w:space="0" w:color="auto"/>
      </w:divBdr>
    </w:div>
    <w:div w:id="95489690">
      <w:marLeft w:val="640"/>
      <w:marRight w:val="0"/>
      <w:marTop w:val="0"/>
      <w:marBottom w:val="0"/>
      <w:divBdr>
        <w:top w:val="none" w:sz="0" w:space="0" w:color="auto"/>
        <w:left w:val="none" w:sz="0" w:space="0" w:color="auto"/>
        <w:bottom w:val="none" w:sz="0" w:space="0" w:color="auto"/>
        <w:right w:val="none" w:sz="0" w:space="0" w:color="auto"/>
      </w:divBdr>
    </w:div>
    <w:div w:id="95515810">
      <w:marLeft w:val="640"/>
      <w:marRight w:val="0"/>
      <w:marTop w:val="0"/>
      <w:marBottom w:val="0"/>
      <w:divBdr>
        <w:top w:val="none" w:sz="0" w:space="0" w:color="auto"/>
        <w:left w:val="none" w:sz="0" w:space="0" w:color="auto"/>
        <w:bottom w:val="none" w:sz="0" w:space="0" w:color="auto"/>
        <w:right w:val="none" w:sz="0" w:space="0" w:color="auto"/>
      </w:divBdr>
    </w:div>
    <w:div w:id="95633973">
      <w:marLeft w:val="640"/>
      <w:marRight w:val="0"/>
      <w:marTop w:val="0"/>
      <w:marBottom w:val="0"/>
      <w:divBdr>
        <w:top w:val="none" w:sz="0" w:space="0" w:color="auto"/>
        <w:left w:val="none" w:sz="0" w:space="0" w:color="auto"/>
        <w:bottom w:val="none" w:sz="0" w:space="0" w:color="auto"/>
        <w:right w:val="none" w:sz="0" w:space="0" w:color="auto"/>
      </w:divBdr>
    </w:div>
    <w:div w:id="95634855">
      <w:marLeft w:val="640"/>
      <w:marRight w:val="0"/>
      <w:marTop w:val="0"/>
      <w:marBottom w:val="0"/>
      <w:divBdr>
        <w:top w:val="none" w:sz="0" w:space="0" w:color="auto"/>
        <w:left w:val="none" w:sz="0" w:space="0" w:color="auto"/>
        <w:bottom w:val="none" w:sz="0" w:space="0" w:color="auto"/>
        <w:right w:val="none" w:sz="0" w:space="0" w:color="auto"/>
      </w:divBdr>
    </w:div>
    <w:div w:id="95710851">
      <w:marLeft w:val="640"/>
      <w:marRight w:val="0"/>
      <w:marTop w:val="0"/>
      <w:marBottom w:val="0"/>
      <w:divBdr>
        <w:top w:val="none" w:sz="0" w:space="0" w:color="auto"/>
        <w:left w:val="none" w:sz="0" w:space="0" w:color="auto"/>
        <w:bottom w:val="none" w:sz="0" w:space="0" w:color="auto"/>
        <w:right w:val="none" w:sz="0" w:space="0" w:color="auto"/>
      </w:divBdr>
    </w:div>
    <w:div w:id="95711395">
      <w:marLeft w:val="640"/>
      <w:marRight w:val="0"/>
      <w:marTop w:val="0"/>
      <w:marBottom w:val="0"/>
      <w:divBdr>
        <w:top w:val="none" w:sz="0" w:space="0" w:color="auto"/>
        <w:left w:val="none" w:sz="0" w:space="0" w:color="auto"/>
        <w:bottom w:val="none" w:sz="0" w:space="0" w:color="auto"/>
        <w:right w:val="none" w:sz="0" w:space="0" w:color="auto"/>
      </w:divBdr>
    </w:div>
    <w:div w:id="95753153">
      <w:marLeft w:val="640"/>
      <w:marRight w:val="0"/>
      <w:marTop w:val="0"/>
      <w:marBottom w:val="0"/>
      <w:divBdr>
        <w:top w:val="none" w:sz="0" w:space="0" w:color="auto"/>
        <w:left w:val="none" w:sz="0" w:space="0" w:color="auto"/>
        <w:bottom w:val="none" w:sz="0" w:space="0" w:color="auto"/>
        <w:right w:val="none" w:sz="0" w:space="0" w:color="auto"/>
      </w:divBdr>
    </w:div>
    <w:div w:id="95831207">
      <w:marLeft w:val="640"/>
      <w:marRight w:val="0"/>
      <w:marTop w:val="0"/>
      <w:marBottom w:val="0"/>
      <w:divBdr>
        <w:top w:val="none" w:sz="0" w:space="0" w:color="auto"/>
        <w:left w:val="none" w:sz="0" w:space="0" w:color="auto"/>
        <w:bottom w:val="none" w:sz="0" w:space="0" w:color="auto"/>
        <w:right w:val="none" w:sz="0" w:space="0" w:color="auto"/>
      </w:divBdr>
    </w:div>
    <w:div w:id="95911388">
      <w:marLeft w:val="640"/>
      <w:marRight w:val="0"/>
      <w:marTop w:val="0"/>
      <w:marBottom w:val="0"/>
      <w:divBdr>
        <w:top w:val="none" w:sz="0" w:space="0" w:color="auto"/>
        <w:left w:val="none" w:sz="0" w:space="0" w:color="auto"/>
        <w:bottom w:val="none" w:sz="0" w:space="0" w:color="auto"/>
        <w:right w:val="none" w:sz="0" w:space="0" w:color="auto"/>
      </w:divBdr>
    </w:div>
    <w:div w:id="95950509">
      <w:marLeft w:val="640"/>
      <w:marRight w:val="0"/>
      <w:marTop w:val="0"/>
      <w:marBottom w:val="0"/>
      <w:divBdr>
        <w:top w:val="none" w:sz="0" w:space="0" w:color="auto"/>
        <w:left w:val="none" w:sz="0" w:space="0" w:color="auto"/>
        <w:bottom w:val="none" w:sz="0" w:space="0" w:color="auto"/>
        <w:right w:val="none" w:sz="0" w:space="0" w:color="auto"/>
      </w:divBdr>
    </w:div>
    <w:div w:id="95951088">
      <w:marLeft w:val="640"/>
      <w:marRight w:val="0"/>
      <w:marTop w:val="0"/>
      <w:marBottom w:val="0"/>
      <w:divBdr>
        <w:top w:val="none" w:sz="0" w:space="0" w:color="auto"/>
        <w:left w:val="none" w:sz="0" w:space="0" w:color="auto"/>
        <w:bottom w:val="none" w:sz="0" w:space="0" w:color="auto"/>
        <w:right w:val="none" w:sz="0" w:space="0" w:color="auto"/>
      </w:divBdr>
    </w:div>
    <w:div w:id="96023011">
      <w:marLeft w:val="640"/>
      <w:marRight w:val="0"/>
      <w:marTop w:val="0"/>
      <w:marBottom w:val="0"/>
      <w:divBdr>
        <w:top w:val="none" w:sz="0" w:space="0" w:color="auto"/>
        <w:left w:val="none" w:sz="0" w:space="0" w:color="auto"/>
        <w:bottom w:val="none" w:sz="0" w:space="0" w:color="auto"/>
        <w:right w:val="none" w:sz="0" w:space="0" w:color="auto"/>
      </w:divBdr>
    </w:div>
    <w:div w:id="96366627">
      <w:marLeft w:val="640"/>
      <w:marRight w:val="0"/>
      <w:marTop w:val="0"/>
      <w:marBottom w:val="0"/>
      <w:divBdr>
        <w:top w:val="none" w:sz="0" w:space="0" w:color="auto"/>
        <w:left w:val="none" w:sz="0" w:space="0" w:color="auto"/>
        <w:bottom w:val="none" w:sz="0" w:space="0" w:color="auto"/>
        <w:right w:val="none" w:sz="0" w:space="0" w:color="auto"/>
      </w:divBdr>
    </w:div>
    <w:div w:id="96408324">
      <w:marLeft w:val="640"/>
      <w:marRight w:val="0"/>
      <w:marTop w:val="0"/>
      <w:marBottom w:val="0"/>
      <w:divBdr>
        <w:top w:val="none" w:sz="0" w:space="0" w:color="auto"/>
        <w:left w:val="none" w:sz="0" w:space="0" w:color="auto"/>
        <w:bottom w:val="none" w:sz="0" w:space="0" w:color="auto"/>
        <w:right w:val="none" w:sz="0" w:space="0" w:color="auto"/>
      </w:divBdr>
    </w:div>
    <w:div w:id="96416573">
      <w:marLeft w:val="640"/>
      <w:marRight w:val="0"/>
      <w:marTop w:val="0"/>
      <w:marBottom w:val="0"/>
      <w:divBdr>
        <w:top w:val="none" w:sz="0" w:space="0" w:color="auto"/>
        <w:left w:val="none" w:sz="0" w:space="0" w:color="auto"/>
        <w:bottom w:val="none" w:sz="0" w:space="0" w:color="auto"/>
        <w:right w:val="none" w:sz="0" w:space="0" w:color="auto"/>
      </w:divBdr>
    </w:div>
    <w:div w:id="96485133">
      <w:marLeft w:val="640"/>
      <w:marRight w:val="0"/>
      <w:marTop w:val="0"/>
      <w:marBottom w:val="0"/>
      <w:divBdr>
        <w:top w:val="none" w:sz="0" w:space="0" w:color="auto"/>
        <w:left w:val="none" w:sz="0" w:space="0" w:color="auto"/>
        <w:bottom w:val="none" w:sz="0" w:space="0" w:color="auto"/>
        <w:right w:val="none" w:sz="0" w:space="0" w:color="auto"/>
      </w:divBdr>
    </w:div>
    <w:div w:id="96486297">
      <w:marLeft w:val="640"/>
      <w:marRight w:val="0"/>
      <w:marTop w:val="0"/>
      <w:marBottom w:val="0"/>
      <w:divBdr>
        <w:top w:val="none" w:sz="0" w:space="0" w:color="auto"/>
        <w:left w:val="none" w:sz="0" w:space="0" w:color="auto"/>
        <w:bottom w:val="none" w:sz="0" w:space="0" w:color="auto"/>
        <w:right w:val="none" w:sz="0" w:space="0" w:color="auto"/>
      </w:divBdr>
    </w:div>
    <w:div w:id="96601627">
      <w:marLeft w:val="640"/>
      <w:marRight w:val="0"/>
      <w:marTop w:val="0"/>
      <w:marBottom w:val="0"/>
      <w:divBdr>
        <w:top w:val="none" w:sz="0" w:space="0" w:color="auto"/>
        <w:left w:val="none" w:sz="0" w:space="0" w:color="auto"/>
        <w:bottom w:val="none" w:sz="0" w:space="0" w:color="auto"/>
        <w:right w:val="none" w:sz="0" w:space="0" w:color="auto"/>
      </w:divBdr>
    </w:div>
    <w:div w:id="96604534">
      <w:marLeft w:val="640"/>
      <w:marRight w:val="0"/>
      <w:marTop w:val="0"/>
      <w:marBottom w:val="0"/>
      <w:divBdr>
        <w:top w:val="none" w:sz="0" w:space="0" w:color="auto"/>
        <w:left w:val="none" w:sz="0" w:space="0" w:color="auto"/>
        <w:bottom w:val="none" w:sz="0" w:space="0" w:color="auto"/>
        <w:right w:val="none" w:sz="0" w:space="0" w:color="auto"/>
      </w:divBdr>
    </w:div>
    <w:div w:id="96680647">
      <w:marLeft w:val="640"/>
      <w:marRight w:val="0"/>
      <w:marTop w:val="0"/>
      <w:marBottom w:val="0"/>
      <w:divBdr>
        <w:top w:val="none" w:sz="0" w:space="0" w:color="auto"/>
        <w:left w:val="none" w:sz="0" w:space="0" w:color="auto"/>
        <w:bottom w:val="none" w:sz="0" w:space="0" w:color="auto"/>
        <w:right w:val="none" w:sz="0" w:space="0" w:color="auto"/>
      </w:divBdr>
    </w:div>
    <w:div w:id="96683229">
      <w:marLeft w:val="640"/>
      <w:marRight w:val="0"/>
      <w:marTop w:val="0"/>
      <w:marBottom w:val="0"/>
      <w:divBdr>
        <w:top w:val="none" w:sz="0" w:space="0" w:color="auto"/>
        <w:left w:val="none" w:sz="0" w:space="0" w:color="auto"/>
        <w:bottom w:val="none" w:sz="0" w:space="0" w:color="auto"/>
        <w:right w:val="none" w:sz="0" w:space="0" w:color="auto"/>
      </w:divBdr>
    </w:div>
    <w:div w:id="96755215">
      <w:marLeft w:val="640"/>
      <w:marRight w:val="0"/>
      <w:marTop w:val="0"/>
      <w:marBottom w:val="0"/>
      <w:divBdr>
        <w:top w:val="none" w:sz="0" w:space="0" w:color="auto"/>
        <w:left w:val="none" w:sz="0" w:space="0" w:color="auto"/>
        <w:bottom w:val="none" w:sz="0" w:space="0" w:color="auto"/>
        <w:right w:val="none" w:sz="0" w:space="0" w:color="auto"/>
      </w:divBdr>
    </w:div>
    <w:div w:id="96828421">
      <w:marLeft w:val="640"/>
      <w:marRight w:val="0"/>
      <w:marTop w:val="0"/>
      <w:marBottom w:val="0"/>
      <w:divBdr>
        <w:top w:val="none" w:sz="0" w:space="0" w:color="auto"/>
        <w:left w:val="none" w:sz="0" w:space="0" w:color="auto"/>
        <w:bottom w:val="none" w:sz="0" w:space="0" w:color="auto"/>
        <w:right w:val="none" w:sz="0" w:space="0" w:color="auto"/>
      </w:divBdr>
    </w:div>
    <w:div w:id="96870207">
      <w:marLeft w:val="640"/>
      <w:marRight w:val="0"/>
      <w:marTop w:val="0"/>
      <w:marBottom w:val="0"/>
      <w:divBdr>
        <w:top w:val="none" w:sz="0" w:space="0" w:color="auto"/>
        <w:left w:val="none" w:sz="0" w:space="0" w:color="auto"/>
        <w:bottom w:val="none" w:sz="0" w:space="0" w:color="auto"/>
        <w:right w:val="none" w:sz="0" w:space="0" w:color="auto"/>
      </w:divBdr>
    </w:div>
    <w:div w:id="96872548">
      <w:marLeft w:val="640"/>
      <w:marRight w:val="0"/>
      <w:marTop w:val="0"/>
      <w:marBottom w:val="0"/>
      <w:divBdr>
        <w:top w:val="none" w:sz="0" w:space="0" w:color="auto"/>
        <w:left w:val="none" w:sz="0" w:space="0" w:color="auto"/>
        <w:bottom w:val="none" w:sz="0" w:space="0" w:color="auto"/>
        <w:right w:val="none" w:sz="0" w:space="0" w:color="auto"/>
      </w:divBdr>
    </w:div>
    <w:div w:id="96945106">
      <w:marLeft w:val="640"/>
      <w:marRight w:val="0"/>
      <w:marTop w:val="0"/>
      <w:marBottom w:val="0"/>
      <w:divBdr>
        <w:top w:val="none" w:sz="0" w:space="0" w:color="auto"/>
        <w:left w:val="none" w:sz="0" w:space="0" w:color="auto"/>
        <w:bottom w:val="none" w:sz="0" w:space="0" w:color="auto"/>
        <w:right w:val="none" w:sz="0" w:space="0" w:color="auto"/>
      </w:divBdr>
    </w:div>
    <w:div w:id="96994361">
      <w:marLeft w:val="640"/>
      <w:marRight w:val="0"/>
      <w:marTop w:val="0"/>
      <w:marBottom w:val="0"/>
      <w:divBdr>
        <w:top w:val="none" w:sz="0" w:space="0" w:color="auto"/>
        <w:left w:val="none" w:sz="0" w:space="0" w:color="auto"/>
        <w:bottom w:val="none" w:sz="0" w:space="0" w:color="auto"/>
        <w:right w:val="none" w:sz="0" w:space="0" w:color="auto"/>
      </w:divBdr>
    </w:div>
    <w:div w:id="97020712">
      <w:marLeft w:val="640"/>
      <w:marRight w:val="0"/>
      <w:marTop w:val="0"/>
      <w:marBottom w:val="0"/>
      <w:divBdr>
        <w:top w:val="none" w:sz="0" w:space="0" w:color="auto"/>
        <w:left w:val="none" w:sz="0" w:space="0" w:color="auto"/>
        <w:bottom w:val="none" w:sz="0" w:space="0" w:color="auto"/>
        <w:right w:val="none" w:sz="0" w:space="0" w:color="auto"/>
      </w:divBdr>
    </w:div>
    <w:div w:id="97021213">
      <w:marLeft w:val="640"/>
      <w:marRight w:val="0"/>
      <w:marTop w:val="0"/>
      <w:marBottom w:val="0"/>
      <w:divBdr>
        <w:top w:val="none" w:sz="0" w:space="0" w:color="auto"/>
        <w:left w:val="none" w:sz="0" w:space="0" w:color="auto"/>
        <w:bottom w:val="none" w:sz="0" w:space="0" w:color="auto"/>
        <w:right w:val="none" w:sz="0" w:space="0" w:color="auto"/>
      </w:divBdr>
    </w:div>
    <w:div w:id="97215205">
      <w:marLeft w:val="640"/>
      <w:marRight w:val="0"/>
      <w:marTop w:val="0"/>
      <w:marBottom w:val="0"/>
      <w:divBdr>
        <w:top w:val="none" w:sz="0" w:space="0" w:color="auto"/>
        <w:left w:val="none" w:sz="0" w:space="0" w:color="auto"/>
        <w:bottom w:val="none" w:sz="0" w:space="0" w:color="auto"/>
        <w:right w:val="none" w:sz="0" w:space="0" w:color="auto"/>
      </w:divBdr>
    </w:div>
    <w:div w:id="97215876">
      <w:marLeft w:val="640"/>
      <w:marRight w:val="0"/>
      <w:marTop w:val="0"/>
      <w:marBottom w:val="0"/>
      <w:divBdr>
        <w:top w:val="none" w:sz="0" w:space="0" w:color="auto"/>
        <w:left w:val="none" w:sz="0" w:space="0" w:color="auto"/>
        <w:bottom w:val="none" w:sz="0" w:space="0" w:color="auto"/>
        <w:right w:val="none" w:sz="0" w:space="0" w:color="auto"/>
      </w:divBdr>
    </w:div>
    <w:div w:id="97215922">
      <w:marLeft w:val="640"/>
      <w:marRight w:val="0"/>
      <w:marTop w:val="0"/>
      <w:marBottom w:val="0"/>
      <w:divBdr>
        <w:top w:val="none" w:sz="0" w:space="0" w:color="auto"/>
        <w:left w:val="none" w:sz="0" w:space="0" w:color="auto"/>
        <w:bottom w:val="none" w:sz="0" w:space="0" w:color="auto"/>
        <w:right w:val="none" w:sz="0" w:space="0" w:color="auto"/>
      </w:divBdr>
    </w:div>
    <w:div w:id="97263316">
      <w:marLeft w:val="640"/>
      <w:marRight w:val="0"/>
      <w:marTop w:val="0"/>
      <w:marBottom w:val="0"/>
      <w:divBdr>
        <w:top w:val="none" w:sz="0" w:space="0" w:color="auto"/>
        <w:left w:val="none" w:sz="0" w:space="0" w:color="auto"/>
        <w:bottom w:val="none" w:sz="0" w:space="0" w:color="auto"/>
        <w:right w:val="none" w:sz="0" w:space="0" w:color="auto"/>
      </w:divBdr>
    </w:div>
    <w:div w:id="97335795">
      <w:marLeft w:val="640"/>
      <w:marRight w:val="0"/>
      <w:marTop w:val="0"/>
      <w:marBottom w:val="0"/>
      <w:divBdr>
        <w:top w:val="none" w:sz="0" w:space="0" w:color="auto"/>
        <w:left w:val="none" w:sz="0" w:space="0" w:color="auto"/>
        <w:bottom w:val="none" w:sz="0" w:space="0" w:color="auto"/>
        <w:right w:val="none" w:sz="0" w:space="0" w:color="auto"/>
      </w:divBdr>
    </w:div>
    <w:div w:id="97410137">
      <w:marLeft w:val="640"/>
      <w:marRight w:val="0"/>
      <w:marTop w:val="0"/>
      <w:marBottom w:val="0"/>
      <w:divBdr>
        <w:top w:val="none" w:sz="0" w:space="0" w:color="auto"/>
        <w:left w:val="none" w:sz="0" w:space="0" w:color="auto"/>
        <w:bottom w:val="none" w:sz="0" w:space="0" w:color="auto"/>
        <w:right w:val="none" w:sz="0" w:space="0" w:color="auto"/>
      </w:divBdr>
    </w:div>
    <w:div w:id="97410153">
      <w:marLeft w:val="640"/>
      <w:marRight w:val="0"/>
      <w:marTop w:val="0"/>
      <w:marBottom w:val="0"/>
      <w:divBdr>
        <w:top w:val="none" w:sz="0" w:space="0" w:color="auto"/>
        <w:left w:val="none" w:sz="0" w:space="0" w:color="auto"/>
        <w:bottom w:val="none" w:sz="0" w:space="0" w:color="auto"/>
        <w:right w:val="none" w:sz="0" w:space="0" w:color="auto"/>
      </w:divBdr>
    </w:div>
    <w:div w:id="97456846">
      <w:marLeft w:val="640"/>
      <w:marRight w:val="0"/>
      <w:marTop w:val="0"/>
      <w:marBottom w:val="0"/>
      <w:divBdr>
        <w:top w:val="none" w:sz="0" w:space="0" w:color="auto"/>
        <w:left w:val="none" w:sz="0" w:space="0" w:color="auto"/>
        <w:bottom w:val="none" w:sz="0" w:space="0" w:color="auto"/>
        <w:right w:val="none" w:sz="0" w:space="0" w:color="auto"/>
      </w:divBdr>
    </w:div>
    <w:div w:id="97678777">
      <w:marLeft w:val="640"/>
      <w:marRight w:val="0"/>
      <w:marTop w:val="0"/>
      <w:marBottom w:val="0"/>
      <w:divBdr>
        <w:top w:val="none" w:sz="0" w:space="0" w:color="auto"/>
        <w:left w:val="none" w:sz="0" w:space="0" w:color="auto"/>
        <w:bottom w:val="none" w:sz="0" w:space="0" w:color="auto"/>
        <w:right w:val="none" w:sz="0" w:space="0" w:color="auto"/>
      </w:divBdr>
    </w:div>
    <w:div w:id="97717474">
      <w:marLeft w:val="640"/>
      <w:marRight w:val="0"/>
      <w:marTop w:val="0"/>
      <w:marBottom w:val="0"/>
      <w:divBdr>
        <w:top w:val="none" w:sz="0" w:space="0" w:color="auto"/>
        <w:left w:val="none" w:sz="0" w:space="0" w:color="auto"/>
        <w:bottom w:val="none" w:sz="0" w:space="0" w:color="auto"/>
        <w:right w:val="none" w:sz="0" w:space="0" w:color="auto"/>
      </w:divBdr>
    </w:div>
    <w:div w:id="97724871">
      <w:marLeft w:val="640"/>
      <w:marRight w:val="0"/>
      <w:marTop w:val="0"/>
      <w:marBottom w:val="0"/>
      <w:divBdr>
        <w:top w:val="none" w:sz="0" w:space="0" w:color="auto"/>
        <w:left w:val="none" w:sz="0" w:space="0" w:color="auto"/>
        <w:bottom w:val="none" w:sz="0" w:space="0" w:color="auto"/>
        <w:right w:val="none" w:sz="0" w:space="0" w:color="auto"/>
      </w:divBdr>
    </w:div>
    <w:div w:id="97918319">
      <w:marLeft w:val="640"/>
      <w:marRight w:val="0"/>
      <w:marTop w:val="0"/>
      <w:marBottom w:val="0"/>
      <w:divBdr>
        <w:top w:val="none" w:sz="0" w:space="0" w:color="auto"/>
        <w:left w:val="none" w:sz="0" w:space="0" w:color="auto"/>
        <w:bottom w:val="none" w:sz="0" w:space="0" w:color="auto"/>
        <w:right w:val="none" w:sz="0" w:space="0" w:color="auto"/>
      </w:divBdr>
    </w:div>
    <w:div w:id="97991172">
      <w:marLeft w:val="640"/>
      <w:marRight w:val="0"/>
      <w:marTop w:val="0"/>
      <w:marBottom w:val="0"/>
      <w:divBdr>
        <w:top w:val="none" w:sz="0" w:space="0" w:color="auto"/>
        <w:left w:val="none" w:sz="0" w:space="0" w:color="auto"/>
        <w:bottom w:val="none" w:sz="0" w:space="0" w:color="auto"/>
        <w:right w:val="none" w:sz="0" w:space="0" w:color="auto"/>
      </w:divBdr>
    </w:div>
    <w:div w:id="97995803">
      <w:marLeft w:val="640"/>
      <w:marRight w:val="0"/>
      <w:marTop w:val="0"/>
      <w:marBottom w:val="0"/>
      <w:divBdr>
        <w:top w:val="none" w:sz="0" w:space="0" w:color="auto"/>
        <w:left w:val="none" w:sz="0" w:space="0" w:color="auto"/>
        <w:bottom w:val="none" w:sz="0" w:space="0" w:color="auto"/>
        <w:right w:val="none" w:sz="0" w:space="0" w:color="auto"/>
      </w:divBdr>
    </w:div>
    <w:div w:id="98070245">
      <w:marLeft w:val="640"/>
      <w:marRight w:val="0"/>
      <w:marTop w:val="0"/>
      <w:marBottom w:val="0"/>
      <w:divBdr>
        <w:top w:val="none" w:sz="0" w:space="0" w:color="auto"/>
        <w:left w:val="none" w:sz="0" w:space="0" w:color="auto"/>
        <w:bottom w:val="none" w:sz="0" w:space="0" w:color="auto"/>
        <w:right w:val="none" w:sz="0" w:space="0" w:color="auto"/>
      </w:divBdr>
    </w:div>
    <w:div w:id="98113208">
      <w:marLeft w:val="640"/>
      <w:marRight w:val="0"/>
      <w:marTop w:val="0"/>
      <w:marBottom w:val="0"/>
      <w:divBdr>
        <w:top w:val="none" w:sz="0" w:space="0" w:color="auto"/>
        <w:left w:val="none" w:sz="0" w:space="0" w:color="auto"/>
        <w:bottom w:val="none" w:sz="0" w:space="0" w:color="auto"/>
        <w:right w:val="none" w:sz="0" w:space="0" w:color="auto"/>
      </w:divBdr>
    </w:div>
    <w:div w:id="98182161">
      <w:marLeft w:val="640"/>
      <w:marRight w:val="0"/>
      <w:marTop w:val="0"/>
      <w:marBottom w:val="0"/>
      <w:divBdr>
        <w:top w:val="none" w:sz="0" w:space="0" w:color="auto"/>
        <w:left w:val="none" w:sz="0" w:space="0" w:color="auto"/>
        <w:bottom w:val="none" w:sz="0" w:space="0" w:color="auto"/>
        <w:right w:val="none" w:sz="0" w:space="0" w:color="auto"/>
      </w:divBdr>
    </w:div>
    <w:div w:id="98184038">
      <w:marLeft w:val="640"/>
      <w:marRight w:val="0"/>
      <w:marTop w:val="0"/>
      <w:marBottom w:val="0"/>
      <w:divBdr>
        <w:top w:val="none" w:sz="0" w:space="0" w:color="auto"/>
        <w:left w:val="none" w:sz="0" w:space="0" w:color="auto"/>
        <w:bottom w:val="none" w:sz="0" w:space="0" w:color="auto"/>
        <w:right w:val="none" w:sz="0" w:space="0" w:color="auto"/>
      </w:divBdr>
    </w:div>
    <w:div w:id="98256169">
      <w:marLeft w:val="640"/>
      <w:marRight w:val="0"/>
      <w:marTop w:val="0"/>
      <w:marBottom w:val="0"/>
      <w:divBdr>
        <w:top w:val="none" w:sz="0" w:space="0" w:color="auto"/>
        <w:left w:val="none" w:sz="0" w:space="0" w:color="auto"/>
        <w:bottom w:val="none" w:sz="0" w:space="0" w:color="auto"/>
        <w:right w:val="none" w:sz="0" w:space="0" w:color="auto"/>
      </w:divBdr>
    </w:div>
    <w:div w:id="98260903">
      <w:marLeft w:val="640"/>
      <w:marRight w:val="0"/>
      <w:marTop w:val="0"/>
      <w:marBottom w:val="0"/>
      <w:divBdr>
        <w:top w:val="none" w:sz="0" w:space="0" w:color="auto"/>
        <w:left w:val="none" w:sz="0" w:space="0" w:color="auto"/>
        <w:bottom w:val="none" w:sz="0" w:space="0" w:color="auto"/>
        <w:right w:val="none" w:sz="0" w:space="0" w:color="auto"/>
      </w:divBdr>
    </w:div>
    <w:div w:id="98306976">
      <w:marLeft w:val="640"/>
      <w:marRight w:val="0"/>
      <w:marTop w:val="0"/>
      <w:marBottom w:val="0"/>
      <w:divBdr>
        <w:top w:val="none" w:sz="0" w:space="0" w:color="auto"/>
        <w:left w:val="none" w:sz="0" w:space="0" w:color="auto"/>
        <w:bottom w:val="none" w:sz="0" w:space="0" w:color="auto"/>
        <w:right w:val="none" w:sz="0" w:space="0" w:color="auto"/>
      </w:divBdr>
    </w:div>
    <w:div w:id="98330223">
      <w:marLeft w:val="640"/>
      <w:marRight w:val="0"/>
      <w:marTop w:val="0"/>
      <w:marBottom w:val="0"/>
      <w:divBdr>
        <w:top w:val="none" w:sz="0" w:space="0" w:color="auto"/>
        <w:left w:val="none" w:sz="0" w:space="0" w:color="auto"/>
        <w:bottom w:val="none" w:sz="0" w:space="0" w:color="auto"/>
        <w:right w:val="none" w:sz="0" w:space="0" w:color="auto"/>
      </w:divBdr>
    </w:div>
    <w:div w:id="98448674">
      <w:marLeft w:val="640"/>
      <w:marRight w:val="0"/>
      <w:marTop w:val="0"/>
      <w:marBottom w:val="0"/>
      <w:divBdr>
        <w:top w:val="none" w:sz="0" w:space="0" w:color="auto"/>
        <w:left w:val="none" w:sz="0" w:space="0" w:color="auto"/>
        <w:bottom w:val="none" w:sz="0" w:space="0" w:color="auto"/>
        <w:right w:val="none" w:sz="0" w:space="0" w:color="auto"/>
      </w:divBdr>
    </w:div>
    <w:div w:id="98456654">
      <w:marLeft w:val="640"/>
      <w:marRight w:val="0"/>
      <w:marTop w:val="0"/>
      <w:marBottom w:val="0"/>
      <w:divBdr>
        <w:top w:val="none" w:sz="0" w:space="0" w:color="auto"/>
        <w:left w:val="none" w:sz="0" w:space="0" w:color="auto"/>
        <w:bottom w:val="none" w:sz="0" w:space="0" w:color="auto"/>
        <w:right w:val="none" w:sz="0" w:space="0" w:color="auto"/>
      </w:divBdr>
    </w:div>
    <w:div w:id="98529832">
      <w:marLeft w:val="640"/>
      <w:marRight w:val="0"/>
      <w:marTop w:val="0"/>
      <w:marBottom w:val="0"/>
      <w:divBdr>
        <w:top w:val="none" w:sz="0" w:space="0" w:color="auto"/>
        <w:left w:val="none" w:sz="0" w:space="0" w:color="auto"/>
        <w:bottom w:val="none" w:sz="0" w:space="0" w:color="auto"/>
        <w:right w:val="none" w:sz="0" w:space="0" w:color="auto"/>
      </w:divBdr>
    </w:div>
    <w:div w:id="98570751">
      <w:marLeft w:val="640"/>
      <w:marRight w:val="0"/>
      <w:marTop w:val="0"/>
      <w:marBottom w:val="0"/>
      <w:divBdr>
        <w:top w:val="none" w:sz="0" w:space="0" w:color="auto"/>
        <w:left w:val="none" w:sz="0" w:space="0" w:color="auto"/>
        <w:bottom w:val="none" w:sz="0" w:space="0" w:color="auto"/>
        <w:right w:val="none" w:sz="0" w:space="0" w:color="auto"/>
      </w:divBdr>
    </w:div>
    <w:div w:id="98643673">
      <w:marLeft w:val="640"/>
      <w:marRight w:val="0"/>
      <w:marTop w:val="0"/>
      <w:marBottom w:val="0"/>
      <w:divBdr>
        <w:top w:val="none" w:sz="0" w:space="0" w:color="auto"/>
        <w:left w:val="none" w:sz="0" w:space="0" w:color="auto"/>
        <w:bottom w:val="none" w:sz="0" w:space="0" w:color="auto"/>
        <w:right w:val="none" w:sz="0" w:space="0" w:color="auto"/>
      </w:divBdr>
    </w:div>
    <w:div w:id="98721644">
      <w:marLeft w:val="640"/>
      <w:marRight w:val="0"/>
      <w:marTop w:val="0"/>
      <w:marBottom w:val="0"/>
      <w:divBdr>
        <w:top w:val="none" w:sz="0" w:space="0" w:color="auto"/>
        <w:left w:val="none" w:sz="0" w:space="0" w:color="auto"/>
        <w:bottom w:val="none" w:sz="0" w:space="0" w:color="auto"/>
        <w:right w:val="none" w:sz="0" w:space="0" w:color="auto"/>
      </w:divBdr>
    </w:div>
    <w:div w:id="98795004">
      <w:marLeft w:val="640"/>
      <w:marRight w:val="0"/>
      <w:marTop w:val="0"/>
      <w:marBottom w:val="0"/>
      <w:divBdr>
        <w:top w:val="none" w:sz="0" w:space="0" w:color="auto"/>
        <w:left w:val="none" w:sz="0" w:space="0" w:color="auto"/>
        <w:bottom w:val="none" w:sz="0" w:space="0" w:color="auto"/>
        <w:right w:val="none" w:sz="0" w:space="0" w:color="auto"/>
      </w:divBdr>
    </w:div>
    <w:div w:id="98835442">
      <w:marLeft w:val="640"/>
      <w:marRight w:val="0"/>
      <w:marTop w:val="0"/>
      <w:marBottom w:val="0"/>
      <w:divBdr>
        <w:top w:val="none" w:sz="0" w:space="0" w:color="auto"/>
        <w:left w:val="none" w:sz="0" w:space="0" w:color="auto"/>
        <w:bottom w:val="none" w:sz="0" w:space="0" w:color="auto"/>
        <w:right w:val="none" w:sz="0" w:space="0" w:color="auto"/>
      </w:divBdr>
    </w:div>
    <w:div w:id="98835823">
      <w:marLeft w:val="480"/>
      <w:marRight w:val="0"/>
      <w:marTop w:val="0"/>
      <w:marBottom w:val="0"/>
      <w:divBdr>
        <w:top w:val="none" w:sz="0" w:space="0" w:color="auto"/>
        <w:left w:val="none" w:sz="0" w:space="0" w:color="auto"/>
        <w:bottom w:val="none" w:sz="0" w:space="0" w:color="auto"/>
        <w:right w:val="none" w:sz="0" w:space="0" w:color="auto"/>
      </w:divBdr>
    </w:div>
    <w:div w:id="98841833">
      <w:marLeft w:val="640"/>
      <w:marRight w:val="0"/>
      <w:marTop w:val="0"/>
      <w:marBottom w:val="0"/>
      <w:divBdr>
        <w:top w:val="none" w:sz="0" w:space="0" w:color="auto"/>
        <w:left w:val="none" w:sz="0" w:space="0" w:color="auto"/>
        <w:bottom w:val="none" w:sz="0" w:space="0" w:color="auto"/>
        <w:right w:val="none" w:sz="0" w:space="0" w:color="auto"/>
      </w:divBdr>
    </w:div>
    <w:div w:id="98911706">
      <w:marLeft w:val="640"/>
      <w:marRight w:val="0"/>
      <w:marTop w:val="0"/>
      <w:marBottom w:val="0"/>
      <w:divBdr>
        <w:top w:val="none" w:sz="0" w:space="0" w:color="auto"/>
        <w:left w:val="none" w:sz="0" w:space="0" w:color="auto"/>
        <w:bottom w:val="none" w:sz="0" w:space="0" w:color="auto"/>
        <w:right w:val="none" w:sz="0" w:space="0" w:color="auto"/>
      </w:divBdr>
    </w:div>
    <w:div w:id="98959855">
      <w:marLeft w:val="640"/>
      <w:marRight w:val="0"/>
      <w:marTop w:val="0"/>
      <w:marBottom w:val="0"/>
      <w:divBdr>
        <w:top w:val="none" w:sz="0" w:space="0" w:color="auto"/>
        <w:left w:val="none" w:sz="0" w:space="0" w:color="auto"/>
        <w:bottom w:val="none" w:sz="0" w:space="0" w:color="auto"/>
        <w:right w:val="none" w:sz="0" w:space="0" w:color="auto"/>
      </w:divBdr>
    </w:div>
    <w:div w:id="98990992">
      <w:marLeft w:val="640"/>
      <w:marRight w:val="0"/>
      <w:marTop w:val="0"/>
      <w:marBottom w:val="0"/>
      <w:divBdr>
        <w:top w:val="none" w:sz="0" w:space="0" w:color="auto"/>
        <w:left w:val="none" w:sz="0" w:space="0" w:color="auto"/>
        <w:bottom w:val="none" w:sz="0" w:space="0" w:color="auto"/>
        <w:right w:val="none" w:sz="0" w:space="0" w:color="auto"/>
      </w:divBdr>
    </w:div>
    <w:div w:id="99031428">
      <w:marLeft w:val="640"/>
      <w:marRight w:val="0"/>
      <w:marTop w:val="0"/>
      <w:marBottom w:val="0"/>
      <w:divBdr>
        <w:top w:val="none" w:sz="0" w:space="0" w:color="auto"/>
        <w:left w:val="none" w:sz="0" w:space="0" w:color="auto"/>
        <w:bottom w:val="none" w:sz="0" w:space="0" w:color="auto"/>
        <w:right w:val="none" w:sz="0" w:space="0" w:color="auto"/>
      </w:divBdr>
    </w:div>
    <w:div w:id="99105830">
      <w:marLeft w:val="640"/>
      <w:marRight w:val="0"/>
      <w:marTop w:val="0"/>
      <w:marBottom w:val="0"/>
      <w:divBdr>
        <w:top w:val="none" w:sz="0" w:space="0" w:color="auto"/>
        <w:left w:val="none" w:sz="0" w:space="0" w:color="auto"/>
        <w:bottom w:val="none" w:sz="0" w:space="0" w:color="auto"/>
        <w:right w:val="none" w:sz="0" w:space="0" w:color="auto"/>
      </w:divBdr>
    </w:div>
    <w:div w:id="99297358">
      <w:marLeft w:val="640"/>
      <w:marRight w:val="0"/>
      <w:marTop w:val="0"/>
      <w:marBottom w:val="0"/>
      <w:divBdr>
        <w:top w:val="none" w:sz="0" w:space="0" w:color="auto"/>
        <w:left w:val="none" w:sz="0" w:space="0" w:color="auto"/>
        <w:bottom w:val="none" w:sz="0" w:space="0" w:color="auto"/>
        <w:right w:val="none" w:sz="0" w:space="0" w:color="auto"/>
      </w:divBdr>
    </w:div>
    <w:div w:id="99304555">
      <w:marLeft w:val="640"/>
      <w:marRight w:val="0"/>
      <w:marTop w:val="0"/>
      <w:marBottom w:val="0"/>
      <w:divBdr>
        <w:top w:val="none" w:sz="0" w:space="0" w:color="auto"/>
        <w:left w:val="none" w:sz="0" w:space="0" w:color="auto"/>
        <w:bottom w:val="none" w:sz="0" w:space="0" w:color="auto"/>
        <w:right w:val="none" w:sz="0" w:space="0" w:color="auto"/>
      </w:divBdr>
    </w:div>
    <w:div w:id="99374957">
      <w:marLeft w:val="640"/>
      <w:marRight w:val="0"/>
      <w:marTop w:val="0"/>
      <w:marBottom w:val="0"/>
      <w:divBdr>
        <w:top w:val="none" w:sz="0" w:space="0" w:color="auto"/>
        <w:left w:val="none" w:sz="0" w:space="0" w:color="auto"/>
        <w:bottom w:val="none" w:sz="0" w:space="0" w:color="auto"/>
        <w:right w:val="none" w:sz="0" w:space="0" w:color="auto"/>
      </w:divBdr>
    </w:div>
    <w:div w:id="99418514">
      <w:marLeft w:val="640"/>
      <w:marRight w:val="0"/>
      <w:marTop w:val="0"/>
      <w:marBottom w:val="0"/>
      <w:divBdr>
        <w:top w:val="none" w:sz="0" w:space="0" w:color="auto"/>
        <w:left w:val="none" w:sz="0" w:space="0" w:color="auto"/>
        <w:bottom w:val="none" w:sz="0" w:space="0" w:color="auto"/>
        <w:right w:val="none" w:sz="0" w:space="0" w:color="auto"/>
      </w:divBdr>
    </w:div>
    <w:div w:id="99423581">
      <w:marLeft w:val="640"/>
      <w:marRight w:val="0"/>
      <w:marTop w:val="0"/>
      <w:marBottom w:val="0"/>
      <w:divBdr>
        <w:top w:val="none" w:sz="0" w:space="0" w:color="auto"/>
        <w:left w:val="none" w:sz="0" w:space="0" w:color="auto"/>
        <w:bottom w:val="none" w:sz="0" w:space="0" w:color="auto"/>
        <w:right w:val="none" w:sz="0" w:space="0" w:color="auto"/>
      </w:divBdr>
    </w:div>
    <w:div w:id="99492798">
      <w:marLeft w:val="640"/>
      <w:marRight w:val="0"/>
      <w:marTop w:val="0"/>
      <w:marBottom w:val="0"/>
      <w:divBdr>
        <w:top w:val="none" w:sz="0" w:space="0" w:color="auto"/>
        <w:left w:val="none" w:sz="0" w:space="0" w:color="auto"/>
        <w:bottom w:val="none" w:sz="0" w:space="0" w:color="auto"/>
        <w:right w:val="none" w:sz="0" w:space="0" w:color="auto"/>
      </w:divBdr>
    </w:div>
    <w:div w:id="99495112">
      <w:marLeft w:val="640"/>
      <w:marRight w:val="0"/>
      <w:marTop w:val="0"/>
      <w:marBottom w:val="0"/>
      <w:divBdr>
        <w:top w:val="none" w:sz="0" w:space="0" w:color="auto"/>
        <w:left w:val="none" w:sz="0" w:space="0" w:color="auto"/>
        <w:bottom w:val="none" w:sz="0" w:space="0" w:color="auto"/>
        <w:right w:val="none" w:sz="0" w:space="0" w:color="auto"/>
      </w:divBdr>
    </w:div>
    <w:div w:id="99617460">
      <w:marLeft w:val="640"/>
      <w:marRight w:val="0"/>
      <w:marTop w:val="0"/>
      <w:marBottom w:val="0"/>
      <w:divBdr>
        <w:top w:val="none" w:sz="0" w:space="0" w:color="auto"/>
        <w:left w:val="none" w:sz="0" w:space="0" w:color="auto"/>
        <w:bottom w:val="none" w:sz="0" w:space="0" w:color="auto"/>
        <w:right w:val="none" w:sz="0" w:space="0" w:color="auto"/>
      </w:divBdr>
    </w:div>
    <w:div w:id="99617579">
      <w:marLeft w:val="640"/>
      <w:marRight w:val="0"/>
      <w:marTop w:val="0"/>
      <w:marBottom w:val="0"/>
      <w:divBdr>
        <w:top w:val="none" w:sz="0" w:space="0" w:color="auto"/>
        <w:left w:val="none" w:sz="0" w:space="0" w:color="auto"/>
        <w:bottom w:val="none" w:sz="0" w:space="0" w:color="auto"/>
        <w:right w:val="none" w:sz="0" w:space="0" w:color="auto"/>
      </w:divBdr>
    </w:div>
    <w:div w:id="99643602">
      <w:marLeft w:val="640"/>
      <w:marRight w:val="0"/>
      <w:marTop w:val="0"/>
      <w:marBottom w:val="0"/>
      <w:divBdr>
        <w:top w:val="none" w:sz="0" w:space="0" w:color="auto"/>
        <w:left w:val="none" w:sz="0" w:space="0" w:color="auto"/>
        <w:bottom w:val="none" w:sz="0" w:space="0" w:color="auto"/>
        <w:right w:val="none" w:sz="0" w:space="0" w:color="auto"/>
      </w:divBdr>
    </w:div>
    <w:div w:id="99687389">
      <w:marLeft w:val="640"/>
      <w:marRight w:val="0"/>
      <w:marTop w:val="0"/>
      <w:marBottom w:val="0"/>
      <w:divBdr>
        <w:top w:val="none" w:sz="0" w:space="0" w:color="auto"/>
        <w:left w:val="none" w:sz="0" w:space="0" w:color="auto"/>
        <w:bottom w:val="none" w:sz="0" w:space="0" w:color="auto"/>
        <w:right w:val="none" w:sz="0" w:space="0" w:color="auto"/>
      </w:divBdr>
    </w:div>
    <w:div w:id="99766003">
      <w:marLeft w:val="640"/>
      <w:marRight w:val="0"/>
      <w:marTop w:val="0"/>
      <w:marBottom w:val="0"/>
      <w:divBdr>
        <w:top w:val="none" w:sz="0" w:space="0" w:color="auto"/>
        <w:left w:val="none" w:sz="0" w:space="0" w:color="auto"/>
        <w:bottom w:val="none" w:sz="0" w:space="0" w:color="auto"/>
        <w:right w:val="none" w:sz="0" w:space="0" w:color="auto"/>
      </w:divBdr>
    </w:div>
    <w:div w:id="99842326">
      <w:marLeft w:val="640"/>
      <w:marRight w:val="0"/>
      <w:marTop w:val="0"/>
      <w:marBottom w:val="0"/>
      <w:divBdr>
        <w:top w:val="none" w:sz="0" w:space="0" w:color="auto"/>
        <w:left w:val="none" w:sz="0" w:space="0" w:color="auto"/>
        <w:bottom w:val="none" w:sz="0" w:space="0" w:color="auto"/>
        <w:right w:val="none" w:sz="0" w:space="0" w:color="auto"/>
      </w:divBdr>
    </w:div>
    <w:div w:id="99881207">
      <w:marLeft w:val="640"/>
      <w:marRight w:val="0"/>
      <w:marTop w:val="0"/>
      <w:marBottom w:val="0"/>
      <w:divBdr>
        <w:top w:val="none" w:sz="0" w:space="0" w:color="auto"/>
        <w:left w:val="none" w:sz="0" w:space="0" w:color="auto"/>
        <w:bottom w:val="none" w:sz="0" w:space="0" w:color="auto"/>
        <w:right w:val="none" w:sz="0" w:space="0" w:color="auto"/>
      </w:divBdr>
    </w:div>
    <w:div w:id="99883055">
      <w:marLeft w:val="640"/>
      <w:marRight w:val="0"/>
      <w:marTop w:val="0"/>
      <w:marBottom w:val="0"/>
      <w:divBdr>
        <w:top w:val="none" w:sz="0" w:space="0" w:color="auto"/>
        <w:left w:val="none" w:sz="0" w:space="0" w:color="auto"/>
        <w:bottom w:val="none" w:sz="0" w:space="0" w:color="auto"/>
        <w:right w:val="none" w:sz="0" w:space="0" w:color="auto"/>
      </w:divBdr>
    </w:div>
    <w:div w:id="99954057">
      <w:marLeft w:val="640"/>
      <w:marRight w:val="0"/>
      <w:marTop w:val="0"/>
      <w:marBottom w:val="0"/>
      <w:divBdr>
        <w:top w:val="none" w:sz="0" w:space="0" w:color="auto"/>
        <w:left w:val="none" w:sz="0" w:space="0" w:color="auto"/>
        <w:bottom w:val="none" w:sz="0" w:space="0" w:color="auto"/>
        <w:right w:val="none" w:sz="0" w:space="0" w:color="auto"/>
      </w:divBdr>
    </w:div>
    <w:div w:id="99954472">
      <w:marLeft w:val="640"/>
      <w:marRight w:val="0"/>
      <w:marTop w:val="0"/>
      <w:marBottom w:val="0"/>
      <w:divBdr>
        <w:top w:val="none" w:sz="0" w:space="0" w:color="auto"/>
        <w:left w:val="none" w:sz="0" w:space="0" w:color="auto"/>
        <w:bottom w:val="none" w:sz="0" w:space="0" w:color="auto"/>
        <w:right w:val="none" w:sz="0" w:space="0" w:color="auto"/>
      </w:divBdr>
    </w:div>
    <w:div w:id="99956591">
      <w:marLeft w:val="640"/>
      <w:marRight w:val="0"/>
      <w:marTop w:val="0"/>
      <w:marBottom w:val="0"/>
      <w:divBdr>
        <w:top w:val="none" w:sz="0" w:space="0" w:color="auto"/>
        <w:left w:val="none" w:sz="0" w:space="0" w:color="auto"/>
        <w:bottom w:val="none" w:sz="0" w:space="0" w:color="auto"/>
        <w:right w:val="none" w:sz="0" w:space="0" w:color="auto"/>
      </w:divBdr>
    </w:div>
    <w:div w:id="99957954">
      <w:marLeft w:val="640"/>
      <w:marRight w:val="0"/>
      <w:marTop w:val="0"/>
      <w:marBottom w:val="0"/>
      <w:divBdr>
        <w:top w:val="none" w:sz="0" w:space="0" w:color="auto"/>
        <w:left w:val="none" w:sz="0" w:space="0" w:color="auto"/>
        <w:bottom w:val="none" w:sz="0" w:space="0" w:color="auto"/>
        <w:right w:val="none" w:sz="0" w:space="0" w:color="auto"/>
      </w:divBdr>
    </w:div>
    <w:div w:id="100148429">
      <w:marLeft w:val="640"/>
      <w:marRight w:val="0"/>
      <w:marTop w:val="0"/>
      <w:marBottom w:val="0"/>
      <w:divBdr>
        <w:top w:val="none" w:sz="0" w:space="0" w:color="auto"/>
        <w:left w:val="none" w:sz="0" w:space="0" w:color="auto"/>
        <w:bottom w:val="none" w:sz="0" w:space="0" w:color="auto"/>
        <w:right w:val="none" w:sz="0" w:space="0" w:color="auto"/>
      </w:divBdr>
    </w:div>
    <w:div w:id="100149551">
      <w:marLeft w:val="640"/>
      <w:marRight w:val="0"/>
      <w:marTop w:val="0"/>
      <w:marBottom w:val="0"/>
      <w:divBdr>
        <w:top w:val="none" w:sz="0" w:space="0" w:color="auto"/>
        <w:left w:val="none" w:sz="0" w:space="0" w:color="auto"/>
        <w:bottom w:val="none" w:sz="0" w:space="0" w:color="auto"/>
        <w:right w:val="none" w:sz="0" w:space="0" w:color="auto"/>
      </w:divBdr>
    </w:div>
    <w:div w:id="100153936">
      <w:marLeft w:val="640"/>
      <w:marRight w:val="0"/>
      <w:marTop w:val="0"/>
      <w:marBottom w:val="0"/>
      <w:divBdr>
        <w:top w:val="none" w:sz="0" w:space="0" w:color="auto"/>
        <w:left w:val="none" w:sz="0" w:space="0" w:color="auto"/>
        <w:bottom w:val="none" w:sz="0" w:space="0" w:color="auto"/>
        <w:right w:val="none" w:sz="0" w:space="0" w:color="auto"/>
      </w:divBdr>
    </w:div>
    <w:div w:id="100300798">
      <w:marLeft w:val="640"/>
      <w:marRight w:val="0"/>
      <w:marTop w:val="0"/>
      <w:marBottom w:val="0"/>
      <w:divBdr>
        <w:top w:val="none" w:sz="0" w:space="0" w:color="auto"/>
        <w:left w:val="none" w:sz="0" w:space="0" w:color="auto"/>
        <w:bottom w:val="none" w:sz="0" w:space="0" w:color="auto"/>
        <w:right w:val="none" w:sz="0" w:space="0" w:color="auto"/>
      </w:divBdr>
    </w:div>
    <w:div w:id="100422829">
      <w:marLeft w:val="640"/>
      <w:marRight w:val="0"/>
      <w:marTop w:val="0"/>
      <w:marBottom w:val="0"/>
      <w:divBdr>
        <w:top w:val="none" w:sz="0" w:space="0" w:color="auto"/>
        <w:left w:val="none" w:sz="0" w:space="0" w:color="auto"/>
        <w:bottom w:val="none" w:sz="0" w:space="0" w:color="auto"/>
        <w:right w:val="none" w:sz="0" w:space="0" w:color="auto"/>
      </w:divBdr>
    </w:div>
    <w:div w:id="100490124">
      <w:marLeft w:val="640"/>
      <w:marRight w:val="0"/>
      <w:marTop w:val="0"/>
      <w:marBottom w:val="0"/>
      <w:divBdr>
        <w:top w:val="none" w:sz="0" w:space="0" w:color="auto"/>
        <w:left w:val="none" w:sz="0" w:space="0" w:color="auto"/>
        <w:bottom w:val="none" w:sz="0" w:space="0" w:color="auto"/>
        <w:right w:val="none" w:sz="0" w:space="0" w:color="auto"/>
      </w:divBdr>
    </w:div>
    <w:div w:id="100613961">
      <w:marLeft w:val="640"/>
      <w:marRight w:val="0"/>
      <w:marTop w:val="0"/>
      <w:marBottom w:val="0"/>
      <w:divBdr>
        <w:top w:val="none" w:sz="0" w:space="0" w:color="auto"/>
        <w:left w:val="none" w:sz="0" w:space="0" w:color="auto"/>
        <w:bottom w:val="none" w:sz="0" w:space="0" w:color="auto"/>
        <w:right w:val="none" w:sz="0" w:space="0" w:color="auto"/>
      </w:divBdr>
    </w:div>
    <w:div w:id="100614277">
      <w:marLeft w:val="640"/>
      <w:marRight w:val="0"/>
      <w:marTop w:val="0"/>
      <w:marBottom w:val="0"/>
      <w:divBdr>
        <w:top w:val="none" w:sz="0" w:space="0" w:color="auto"/>
        <w:left w:val="none" w:sz="0" w:space="0" w:color="auto"/>
        <w:bottom w:val="none" w:sz="0" w:space="0" w:color="auto"/>
        <w:right w:val="none" w:sz="0" w:space="0" w:color="auto"/>
      </w:divBdr>
    </w:div>
    <w:div w:id="100688892">
      <w:marLeft w:val="640"/>
      <w:marRight w:val="0"/>
      <w:marTop w:val="0"/>
      <w:marBottom w:val="0"/>
      <w:divBdr>
        <w:top w:val="none" w:sz="0" w:space="0" w:color="auto"/>
        <w:left w:val="none" w:sz="0" w:space="0" w:color="auto"/>
        <w:bottom w:val="none" w:sz="0" w:space="0" w:color="auto"/>
        <w:right w:val="none" w:sz="0" w:space="0" w:color="auto"/>
      </w:divBdr>
    </w:div>
    <w:div w:id="100759163">
      <w:marLeft w:val="640"/>
      <w:marRight w:val="0"/>
      <w:marTop w:val="0"/>
      <w:marBottom w:val="0"/>
      <w:divBdr>
        <w:top w:val="none" w:sz="0" w:space="0" w:color="auto"/>
        <w:left w:val="none" w:sz="0" w:space="0" w:color="auto"/>
        <w:bottom w:val="none" w:sz="0" w:space="0" w:color="auto"/>
        <w:right w:val="none" w:sz="0" w:space="0" w:color="auto"/>
      </w:divBdr>
    </w:div>
    <w:div w:id="100761588">
      <w:marLeft w:val="640"/>
      <w:marRight w:val="0"/>
      <w:marTop w:val="0"/>
      <w:marBottom w:val="0"/>
      <w:divBdr>
        <w:top w:val="none" w:sz="0" w:space="0" w:color="auto"/>
        <w:left w:val="none" w:sz="0" w:space="0" w:color="auto"/>
        <w:bottom w:val="none" w:sz="0" w:space="0" w:color="auto"/>
        <w:right w:val="none" w:sz="0" w:space="0" w:color="auto"/>
      </w:divBdr>
    </w:div>
    <w:div w:id="100803863">
      <w:marLeft w:val="640"/>
      <w:marRight w:val="0"/>
      <w:marTop w:val="0"/>
      <w:marBottom w:val="0"/>
      <w:divBdr>
        <w:top w:val="none" w:sz="0" w:space="0" w:color="auto"/>
        <w:left w:val="none" w:sz="0" w:space="0" w:color="auto"/>
        <w:bottom w:val="none" w:sz="0" w:space="0" w:color="auto"/>
        <w:right w:val="none" w:sz="0" w:space="0" w:color="auto"/>
      </w:divBdr>
    </w:div>
    <w:div w:id="100883139">
      <w:marLeft w:val="640"/>
      <w:marRight w:val="0"/>
      <w:marTop w:val="0"/>
      <w:marBottom w:val="0"/>
      <w:divBdr>
        <w:top w:val="none" w:sz="0" w:space="0" w:color="auto"/>
        <w:left w:val="none" w:sz="0" w:space="0" w:color="auto"/>
        <w:bottom w:val="none" w:sz="0" w:space="0" w:color="auto"/>
        <w:right w:val="none" w:sz="0" w:space="0" w:color="auto"/>
      </w:divBdr>
    </w:div>
    <w:div w:id="101001921">
      <w:marLeft w:val="640"/>
      <w:marRight w:val="0"/>
      <w:marTop w:val="0"/>
      <w:marBottom w:val="0"/>
      <w:divBdr>
        <w:top w:val="none" w:sz="0" w:space="0" w:color="auto"/>
        <w:left w:val="none" w:sz="0" w:space="0" w:color="auto"/>
        <w:bottom w:val="none" w:sz="0" w:space="0" w:color="auto"/>
        <w:right w:val="none" w:sz="0" w:space="0" w:color="auto"/>
      </w:divBdr>
    </w:div>
    <w:div w:id="101069973">
      <w:marLeft w:val="640"/>
      <w:marRight w:val="0"/>
      <w:marTop w:val="0"/>
      <w:marBottom w:val="0"/>
      <w:divBdr>
        <w:top w:val="none" w:sz="0" w:space="0" w:color="auto"/>
        <w:left w:val="none" w:sz="0" w:space="0" w:color="auto"/>
        <w:bottom w:val="none" w:sz="0" w:space="0" w:color="auto"/>
        <w:right w:val="none" w:sz="0" w:space="0" w:color="auto"/>
      </w:divBdr>
    </w:div>
    <w:div w:id="101074282">
      <w:marLeft w:val="640"/>
      <w:marRight w:val="0"/>
      <w:marTop w:val="0"/>
      <w:marBottom w:val="0"/>
      <w:divBdr>
        <w:top w:val="none" w:sz="0" w:space="0" w:color="auto"/>
        <w:left w:val="none" w:sz="0" w:space="0" w:color="auto"/>
        <w:bottom w:val="none" w:sz="0" w:space="0" w:color="auto"/>
        <w:right w:val="none" w:sz="0" w:space="0" w:color="auto"/>
      </w:divBdr>
    </w:div>
    <w:div w:id="101074831">
      <w:marLeft w:val="640"/>
      <w:marRight w:val="0"/>
      <w:marTop w:val="0"/>
      <w:marBottom w:val="0"/>
      <w:divBdr>
        <w:top w:val="none" w:sz="0" w:space="0" w:color="auto"/>
        <w:left w:val="none" w:sz="0" w:space="0" w:color="auto"/>
        <w:bottom w:val="none" w:sz="0" w:space="0" w:color="auto"/>
        <w:right w:val="none" w:sz="0" w:space="0" w:color="auto"/>
      </w:divBdr>
    </w:div>
    <w:div w:id="101151872">
      <w:marLeft w:val="640"/>
      <w:marRight w:val="0"/>
      <w:marTop w:val="0"/>
      <w:marBottom w:val="0"/>
      <w:divBdr>
        <w:top w:val="none" w:sz="0" w:space="0" w:color="auto"/>
        <w:left w:val="none" w:sz="0" w:space="0" w:color="auto"/>
        <w:bottom w:val="none" w:sz="0" w:space="0" w:color="auto"/>
        <w:right w:val="none" w:sz="0" w:space="0" w:color="auto"/>
      </w:divBdr>
    </w:div>
    <w:div w:id="101191445">
      <w:marLeft w:val="640"/>
      <w:marRight w:val="0"/>
      <w:marTop w:val="0"/>
      <w:marBottom w:val="0"/>
      <w:divBdr>
        <w:top w:val="none" w:sz="0" w:space="0" w:color="auto"/>
        <w:left w:val="none" w:sz="0" w:space="0" w:color="auto"/>
        <w:bottom w:val="none" w:sz="0" w:space="0" w:color="auto"/>
        <w:right w:val="none" w:sz="0" w:space="0" w:color="auto"/>
      </w:divBdr>
    </w:div>
    <w:div w:id="101266466">
      <w:marLeft w:val="640"/>
      <w:marRight w:val="0"/>
      <w:marTop w:val="0"/>
      <w:marBottom w:val="0"/>
      <w:divBdr>
        <w:top w:val="none" w:sz="0" w:space="0" w:color="auto"/>
        <w:left w:val="none" w:sz="0" w:space="0" w:color="auto"/>
        <w:bottom w:val="none" w:sz="0" w:space="0" w:color="auto"/>
        <w:right w:val="none" w:sz="0" w:space="0" w:color="auto"/>
      </w:divBdr>
    </w:div>
    <w:div w:id="101267509">
      <w:marLeft w:val="640"/>
      <w:marRight w:val="0"/>
      <w:marTop w:val="0"/>
      <w:marBottom w:val="0"/>
      <w:divBdr>
        <w:top w:val="none" w:sz="0" w:space="0" w:color="auto"/>
        <w:left w:val="none" w:sz="0" w:space="0" w:color="auto"/>
        <w:bottom w:val="none" w:sz="0" w:space="0" w:color="auto"/>
        <w:right w:val="none" w:sz="0" w:space="0" w:color="auto"/>
      </w:divBdr>
    </w:div>
    <w:div w:id="101267717">
      <w:marLeft w:val="640"/>
      <w:marRight w:val="0"/>
      <w:marTop w:val="0"/>
      <w:marBottom w:val="0"/>
      <w:divBdr>
        <w:top w:val="none" w:sz="0" w:space="0" w:color="auto"/>
        <w:left w:val="none" w:sz="0" w:space="0" w:color="auto"/>
        <w:bottom w:val="none" w:sz="0" w:space="0" w:color="auto"/>
        <w:right w:val="none" w:sz="0" w:space="0" w:color="auto"/>
      </w:divBdr>
    </w:div>
    <w:div w:id="101384753">
      <w:marLeft w:val="640"/>
      <w:marRight w:val="0"/>
      <w:marTop w:val="0"/>
      <w:marBottom w:val="0"/>
      <w:divBdr>
        <w:top w:val="none" w:sz="0" w:space="0" w:color="auto"/>
        <w:left w:val="none" w:sz="0" w:space="0" w:color="auto"/>
        <w:bottom w:val="none" w:sz="0" w:space="0" w:color="auto"/>
        <w:right w:val="none" w:sz="0" w:space="0" w:color="auto"/>
      </w:divBdr>
    </w:div>
    <w:div w:id="101389903">
      <w:marLeft w:val="640"/>
      <w:marRight w:val="0"/>
      <w:marTop w:val="0"/>
      <w:marBottom w:val="0"/>
      <w:divBdr>
        <w:top w:val="none" w:sz="0" w:space="0" w:color="auto"/>
        <w:left w:val="none" w:sz="0" w:space="0" w:color="auto"/>
        <w:bottom w:val="none" w:sz="0" w:space="0" w:color="auto"/>
        <w:right w:val="none" w:sz="0" w:space="0" w:color="auto"/>
      </w:divBdr>
    </w:div>
    <w:div w:id="101464068">
      <w:marLeft w:val="640"/>
      <w:marRight w:val="0"/>
      <w:marTop w:val="0"/>
      <w:marBottom w:val="0"/>
      <w:divBdr>
        <w:top w:val="none" w:sz="0" w:space="0" w:color="auto"/>
        <w:left w:val="none" w:sz="0" w:space="0" w:color="auto"/>
        <w:bottom w:val="none" w:sz="0" w:space="0" w:color="auto"/>
        <w:right w:val="none" w:sz="0" w:space="0" w:color="auto"/>
      </w:divBdr>
    </w:div>
    <w:div w:id="101533644">
      <w:marLeft w:val="640"/>
      <w:marRight w:val="0"/>
      <w:marTop w:val="0"/>
      <w:marBottom w:val="0"/>
      <w:divBdr>
        <w:top w:val="none" w:sz="0" w:space="0" w:color="auto"/>
        <w:left w:val="none" w:sz="0" w:space="0" w:color="auto"/>
        <w:bottom w:val="none" w:sz="0" w:space="0" w:color="auto"/>
        <w:right w:val="none" w:sz="0" w:space="0" w:color="auto"/>
      </w:divBdr>
    </w:div>
    <w:div w:id="101539817">
      <w:marLeft w:val="640"/>
      <w:marRight w:val="0"/>
      <w:marTop w:val="0"/>
      <w:marBottom w:val="0"/>
      <w:divBdr>
        <w:top w:val="none" w:sz="0" w:space="0" w:color="auto"/>
        <w:left w:val="none" w:sz="0" w:space="0" w:color="auto"/>
        <w:bottom w:val="none" w:sz="0" w:space="0" w:color="auto"/>
        <w:right w:val="none" w:sz="0" w:space="0" w:color="auto"/>
      </w:divBdr>
    </w:div>
    <w:div w:id="101649958">
      <w:marLeft w:val="640"/>
      <w:marRight w:val="0"/>
      <w:marTop w:val="0"/>
      <w:marBottom w:val="0"/>
      <w:divBdr>
        <w:top w:val="none" w:sz="0" w:space="0" w:color="auto"/>
        <w:left w:val="none" w:sz="0" w:space="0" w:color="auto"/>
        <w:bottom w:val="none" w:sz="0" w:space="0" w:color="auto"/>
        <w:right w:val="none" w:sz="0" w:space="0" w:color="auto"/>
      </w:divBdr>
    </w:div>
    <w:div w:id="101923086">
      <w:marLeft w:val="640"/>
      <w:marRight w:val="0"/>
      <w:marTop w:val="0"/>
      <w:marBottom w:val="0"/>
      <w:divBdr>
        <w:top w:val="none" w:sz="0" w:space="0" w:color="auto"/>
        <w:left w:val="none" w:sz="0" w:space="0" w:color="auto"/>
        <w:bottom w:val="none" w:sz="0" w:space="0" w:color="auto"/>
        <w:right w:val="none" w:sz="0" w:space="0" w:color="auto"/>
      </w:divBdr>
    </w:div>
    <w:div w:id="102045242">
      <w:marLeft w:val="640"/>
      <w:marRight w:val="0"/>
      <w:marTop w:val="0"/>
      <w:marBottom w:val="0"/>
      <w:divBdr>
        <w:top w:val="none" w:sz="0" w:space="0" w:color="auto"/>
        <w:left w:val="none" w:sz="0" w:space="0" w:color="auto"/>
        <w:bottom w:val="none" w:sz="0" w:space="0" w:color="auto"/>
        <w:right w:val="none" w:sz="0" w:space="0" w:color="auto"/>
      </w:divBdr>
    </w:div>
    <w:div w:id="102069802">
      <w:marLeft w:val="640"/>
      <w:marRight w:val="0"/>
      <w:marTop w:val="0"/>
      <w:marBottom w:val="0"/>
      <w:divBdr>
        <w:top w:val="none" w:sz="0" w:space="0" w:color="auto"/>
        <w:left w:val="none" w:sz="0" w:space="0" w:color="auto"/>
        <w:bottom w:val="none" w:sz="0" w:space="0" w:color="auto"/>
        <w:right w:val="none" w:sz="0" w:space="0" w:color="auto"/>
      </w:divBdr>
    </w:div>
    <w:div w:id="102070089">
      <w:marLeft w:val="640"/>
      <w:marRight w:val="0"/>
      <w:marTop w:val="0"/>
      <w:marBottom w:val="0"/>
      <w:divBdr>
        <w:top w:val="none" w:sz="0" w:space="0" w:color="auto"/>
        <w:left w:val="none" w:sz="0" w:space="0" w:color="auto"/>
        <w:bottom w:val="none" w:sz="0" w:space="0" w:color="auto"/>
        <w:right w:val="none" w:sz="0" w:space="0" w:color="auto"/>
      </w:divBdr>
    </w:div>
    <w:div w:id="102111902">
      <w:marLeft w:val="640"/>
      <w:marRight w:val="0"/>
      <w:marTop w:val="0"/>
      <w:marBottom w:val="0"/>
      <w:divBdr>
        <w:top w:val="none" w:sz="0" w:space="0" w:color="auto"/>
        <w:left w:val="none" w:sz="0" w:space="0" w:color="auto"/>
        <w:bottom w:val="none" w:sz="0" w:space="0" w:color="auto"/>
        <w:right w:val="none" w:sz="0" w:space="0" w:color="auto"/>
      </w:divBdr>
    </w:div>
    <w:div w:id="102190460">
      <w:marLeft w:val="640"/>
      <w:marRight w:val="0"/>
      <w:marTop w:val="0"/>
      <w:marBottom w:val="0"/>
      <w:divBdr>
        <w:top w:val="none" w:sz="0" w:space="0" w:color="auto"/>
        <w:left w:val="none" w:sz="0" w:space="0" w:color="auto"/>
        <w:bottom w:val="none" w:sz="0" w:space="0" w:color="auto"/>
        <w:right w:val="none" w:sz="0" w:space="0" w:color="auto"/>
      </w:divBdr>
    </w:div>
    <w:div w:id="102237574">
      <w:marLeft w:val="640"/>
      <w:marRight w:val="0"/>
      <w:marTop w:val="0"/>
      <w:marBottom w:val="0"/>
      <w:divBdr>
        <w:top w:val="none" w:sz="0" w:space="0" w:color="auto"/>
        <w:left w:val="none" w:sz="0" w:space="0" w:color="auto"/>
        <w:bottom w:val="none" w:sz="0" w:space="0" w:color="auto"/>
        <w:right w:val="none" w:sz="0" w:space="0" w:color="auto"/>
      </w:divBdr>
    </w:div>
    <w:div w:id="102267472">
      <w:marLeft w:val="640"/>
      <w:marRight w:val="0"/>
      <w:marTop w:val="0"/>
      <w:marBottom w:val="0"/>
      <w:divBdr>
        <w:top w:val="none" w:sz="0" w:space="0" w:color="auto"/>
        <w:left w:val="none" w:sz="0" w:space="0" w:color="auto"/>
        <w:bottom w:val="none" w:sz="0" w:space="0" w:color="auto"/>
        <w:right w:val="none" w:sz="0" w:space="0" w:color="auto"/>
      </w:divBdr>
    </w:div>
    <w:div w:id="102503001">
      <w:marLeft w:val="640"/>
      <w:marRight w:val="0"/>
      <w:marTop w:val="0"/>
      <w:marBottom w:val="0"/>
      <w:divBdr>
        <w:top w:val="none" w:sz="0" w:space="0" w:color="auto"/>
        <w:left w:val="none" w:sz="0" w:space="0" w:color="auto"/>
        <w:bottom w:val="none" w:sz="0" w:space="0" w:color="auto"/>
        <w:right w:val="none" w:sz="0" w:space="0" w:color="auto"/>
      </w:divBdr>
    </w:div>
    <w:div w:id="102582483">
      <w:marLeft w:val="640"/>
      <w:marRight w:val="0"/>
      <w:marTop w:val="0"/>
      <w:marBottom w:val="0"/>
      <w:divBdr>
        <w:top w:val="none" w:sz="0" w:space="0" w:color="auto"/>
        <w:left w:val="none" w:sz="0" w:space="0" w:color="auto"/>
        <w:bottom w:val="none" w:sz="0" w:space="0" w:color="auto"/>
        <w:right w:val="none" w:sz="0" w:space="0" w:color="auto"/>
      </w:divBdr>
    </w:div>
    <w:div w:id="102651686">
      <w:marLeft w:val="640"/>
      <w:marRight w:val="0"/>
      <w:marTop w:val="0"/>
      <w:marBottom w:val="0"/>
      <w:divBdr>
        <w:top w:val="none" w:sz="0" w:space="0" w:color="auto"/>
        <w:left w:val="none" w:sz="0" w:space="0" w:color="auto"/>
        <w:bottom w:val="none" w:sz="0" w:space="0" w:color="auto"/>
        <w:right w:val="none" w:sz="0" w:space="0" w:color="auto"/>
      </w:divBdr>
    </w:div>
    <w:div w:id="102695690">
      <w:marLeft w:val="640"/>
      <w:marRight w:val="0"/>
      <w:marTop w:val="0"/>
      <w:marBottom w:val="0"/>
      <w:divBdr>
        <w:top w:val="none" w:sz="0" w:space="0" w:color="auto"/>
        <w:left w:val="none" w:sz="0" w:space="0" w:color="auto"/>
        <w:bottom w:val="none" w:sz="0" w:space="0" w:color="auto"/>
        <w:right w:val="none" w:sz="0" w:space="0" w:color="auto"/>
      </w:divBdr>
    </w:div>
    <w:div w:id="102724125">
      <w:marLeft w:val="640"/>
      <w:marRight w:val="0"/>
      <w:marTop w:val="0"/>
      <w:marBottom w:val="0"/>
      <w:divBdr>
        <w:top w:val="none" w:sz="0" w:space="0" w:color="auto"/>
        <w:left w:val="none" w:sz="0" w:space="0" w:color="auto"/>
        <w:bottom w:val="none" w:sz="0" w:space="0" w:color="auto"/>
        <w:right w:val="none" w:sz="0" w:space="0" w:color="auto"/>
      </w:divBdr>
    </w:div>
    <w:div w:id="102845512">
      <w:bodyDiv w:val="1"/>
      <w:marLeft w:val="0"/>
      <w:marRight w:val="0"/>
      <w:marTop w:val="0"/>
      <w:marBottom w:val="0"/>
      <w:divBdr>
        <w:top w:val="none" w:sz="0" w:space="0" w:color="auto"/>
        <w:left w:val="none" w:sz="0" w:space="0" w:color="auto"/>
        <w:bottom w:val="none" w:sz="0" w:space="0" w:color="auto"/>
        <w:right w:val="none" w:sz="0" w:space="0" w:color="auto"/>
      </w:divBdr>
    </w:div>
    <w:div w:id="102848651">
      <w:marLeft w:val="640"/>
      <w:marRight w:val="0"/>
      <w:marTop w:val="0"/>
      <w:marBottom w:val="0"/>
      <w:divBdr>
        <w:top w:val="none" w:sz="0" w:space="0" w:color="auto"/>
        <w:left w:val="none" w:sz="0" w:space="0" w:color="auto"/>
        <w:bottom w:val="none" w:sz="0" w:space="0" w:color="auto"/>
        <w:right w:val="none" w:sz="0" w:space="0" w:color="auto"/>
      </w:divBdr>
    </w:div>
    <w:div w:id="102919121">
      <w:marLeft w:val="640"/>
      <w:marRight w:val="0"/>
      <w:marTop w:val="0"/>
      <w:marBottom w:val="0"/>
      <w:divBdr>
        <w:top w:val="none" w:sz="0" w:space="0" w:color="auto"/>
        <w:left w:val="none" w:sz="0" w:space="0" w:color="auto"/>
        <w:bottom w:val="none" w:sz="0" w:space="0" w:color="auto"/>
        <w:right w:val="none" w:sz="0" w:space="0" w:color="auto"/>
      </w:divBdr>
    </w:div>
    <w:div w:id="103036109">
      <w:marLeft w:val="640"/>
      <w:marRight w:val="0"/>
      <w:marTop w:val="0"/>
      <w:marBottom w:val="0"/>
      <w:divBdr>
        <w:top w:val="none" w:sz="0" w:space="0" w:color="auto"/>
        <w:left w:val="none" w:sz="0" w:space="0" w:color="auto"/>
        <w:bottom w:val="none" w:sz="0" w:space="0" w:color="auto"/>
        <w:right w:val="none" w:sz="0" w:space="0" w:color="auto"/>
      </w:divBdr>
    </w:div>
    <w:div w:id="103037888">
      <w:marLeft w:val="640"/>
      <w:marRight w:val="0"/>
      <w:marTop w:val="0"/>
      <w:marBottom w:val="0"/>
      <w:divBdr>
        <w:top w:val="none" w:sz="0" w:space="0" w:color="auto"/>
        <w:left w:val="none" w:sz="0" w:space="0" w:color="auto"/>
        <w:bottom w:val="none" w:sz="0" w:space="0" w:color="auto"/>
        <w:right w:val="none" w:sz="0" w:space="0" w:color="auto"/>
      </w:divBdr>
    </w:div>
    <w:div w:id="103156825">
      <w:marLeft w:val="640"/>
      <w:marRight w:val="0"/>
      <w:marTop w:val="0"/>
      <w:marBottom w:val="0"/>
      <w:divBdr>
        <w:top w:val="none" w:sz="0" w:space="0" w:color="auto"/>
        <w:left w:val="none" w:sz="0" w:space="0" w:color="auto"/>
        <w:bottom w:val="none" w:sz="0" w:space="0" w:color="auto"/>
        <w:right w:val="none" w:sz="0" w:space="0" w:color="auto"/>
      </w:divBdr>
    </w:div>
    <w:div w:id="103235870">
      <w:marLeft w:val="640"/>
      <w:marRight w:val="0"/>
      <w:marTop w:val="0"/>
      <w:marBottom w:val="0"/>
      <w:divBdr>
        <w:top w:val="none" w:sz="0" w:space="0" w:color="auto"/>
        <w:left w:val="none" w:sz="0" w:space="0" w:color="auto"/>
        <w:bottom w:val="none" w:sz="0" w:space="0" w:color="auto"/>
        <w:right w:val="none" w:sz="0" w:space="0" w:color="auto"/>
      </w:divBdr>
    </w:div>
    <w:div w:id="103500901">
      <w:marLeft w:val="640"/>
      <w:marRight w:val="0"/>
      <w:marTop w:val="0"/>
      <w:marBottom w:val="0"/>
      <w:divBdr>
        <w:top w:val="none" w:sz="0" w:space="0" w:color="auto"/>
        <w:left w:val="none" w:sz="0" w:space="0" w:color="auto"/>
        <w:bottom w:val="none" w:sz="0" w:space="0" w:color="auto"/>
        <w:right w:val="none" w:sz="0" w:space="0" w:color="auto"/>
      </w:divBdr>
    </w:div>
    <w:div w:id="103578894">
      <w:marLeft w:val="640"/>
      <w:marRight w:val="0"/>
      <w:marTop w:val="0"/>
      <w:marBottom w:val="0"/>
      <w:divBdr>
        <w:top w:val="none" w:sz="0" w:space="0" w:color="auto"/>
        <w:left w:val="none" w:sz="0" w:space="0" w:color="auto"/>
        <w:bottom w:val="none" w:sz="0" w:space="0" w:color="auto"/>
        <w:right w:val="none" w:sz="0" w:space="0" w:color="auto"/>
      </w:divBdr>
    </w:div>
    <w:div w:id="103619687">
      <w:marLeft w:val="640"/>
      <w:marRight w:val="0"/>
      <w:marTop w:val="0"/>
      <w:marBottom w:val="0"/>
      <w:divBdr>
        <w:top w:val="none" w:sz="0" w:space="0" w:color="auto"/>
        <w:left w:val="none" w:sz="0" w:space="0" w:color="auto"/>
        <w:bottom w:val="none" w:sz="0" w:space="0" w:color="auto"/>
        <w:right w:val="none" w:sz="0" w:space="0" w:color="auto"/>
      </w:divBdr>
    </w:div>
    <w:div w:id="103620417">
      <w:marLeft w:val="640"/>
      <w:marRight w:val="0"/>
      <w:marTop w:val="0"/>
      <w:marBottom w:val="0"/>
      <w:divBdr>
        <w:top w:val="none" w:sz="0" w:space="0" w:color="auto"/>
        <w:left w:val="none" w:sz="0" w:space="0" w:color="auto"/>
        <w:bottom w:val="none" w:sz="0" w:space="0" w:color="auto"/>
        <w:right w:val="none" w:sz="0" w:space="0" w:color="auto"/>
      </w:divBdr>
    </w:div>
    <w:div w:id="103621656">
      <w:marLeft w:val="640"/>
      <w:marRight w:val="0"/>
      <w:marTop w:val="0"/>
      <w:marBottom w:val="0"/>
      <w:divBdr>
        <w:top w:val="none" w:sz="0" w:space="0" w:color="auto"/>
        <w:left w:val="none" w:sz="0" w:space="0" w:color="auto"/>
        <w:bottom w:val="none" w:sz="0" w:space="0" w:color="auto"/>
        <w:right w:val="none" w:sz="0" w:space="0" w:color="auto"/>
      </w:divBdr>
    </w:div>
    <w:div w:id="103623167">
      <w:marLeft w:val="640"/>
      <w:marRight w:val="0"/>
      <w:marTop w:val="0"/>
      <w:marBottom w:val="0"/>
      <w:divBdr>
        <w:top w:val="none" w:sz="0" w:space="0" w:color="auto"/>
        <w:left w:val="none" w:sz="0" w:space="0" w:color="auto"/>
        <w:bottom w:val="none" w:sz="0" w:space="0" w:color="auto"/>
        <w:right w:val="none" w:sz="0" w:space="0" w:color="auto"/>
      </w:divBdr>
    </w:div>
    <w:div w:id="103692214">
      <w:marLeft w:val="640"/>
      <w:marRight w:val="0"/>
      <w:marTop w:val="0"/>
      <w:marBottom w:val="0"/>
      <w:divBdr>
        <w:top w:val="none" w:sz="0" w:space="0" w:color="auto"/>
        <w:left w:val="none" w:sz="0" w:space="0" w:color="auto"/>
        <w:bottom w:val="none" w:sz="0" w:space="0" w:color="auto"/>
        <w:right w:val="none" w:sz="0" w:space="0" w:color="auto"/>
      </w:divBdr>
    </w:div>
    <w:div w:id="103771010">
      <w:marLeft w:val="640"/>
      <w:marRight w:val="0"/>
      <w:marTop w:val="0"/>
      <w:marBottom w:val="0"/>
      <w:divBdr>
        <w:top w:val="none" w:sz="0" w:space="0" w:color="auto"/>
        <w:left w:val="none" w:sz="0" w:space="0" w:color="auto"/>
        <w:bottom w:val="none" w:sz="0" w:space="0" w:color="auto"/>
        <w:right w:val="none" w:sz="0" w:space="0" w:color="auto"/>
      </w:divBdr>
    </w:div>
    <w:div w:id="103774277">
      <w:marLeft w:val="640"/>
      <w:marRight w:val="0"/>
      <w:marTop w:val="0"/>
      <w:marBottom w:val="0"/>
      <w:divBdr>
        <w:top w:val="none" w:sz="0" w:space="0" w:color="auto"/>
        <w:left w:val="none" w:sz="0" w:space="0" w:color="auto"/>
        <w:bottom w:val="none" w:sz="0" w:space="0" w:color="auto"/>
        <w:right w:val="none" w:sz="0" w:space="0" w:color="auto"/>
      </w:divBdr>
    </w:div>
    <w:div w:id="103775246">
      <w:marLeft w:val="640"/>
      <w:marRight w:val="0"/>
      <w:marTop w:val="0"/>
      <w:marBottom w:val="0"/>
      <w:divBdr>
        <w:top w:val="none" w:sz="0" w:space="0" w:color="auto"/>
        <w:left w:val="none" w:sz="0" w:space="0" w:color="auto"/>
        <w:bottom w:val="none" w:sz="0" w:space="0" w:color="auto"/>
        <w:right w:val="none" w:sz="0" w:space="0" w:color="auto"/>
      </w:divBdr>
    </w:div>
    <w:div w:id="103885932">
      <w:marLeft w:val="640"/>
      <w:marRight w:val="0"/>
      <w:marTop w:val="0"/>
      <w:marBottom w:val="0"/>
      <w:divBdr>
        <w:top w:val="none" w:sz="0" w:space="0" w:color="auto"/>
        <w:left w:val="none" w:sz="0" w:space="0" w:color="auto"/>
        <w:bottom w:val="none" w:sz="0" w:space="0" w:color="auto"/>
        <w:right w:val="none" w:sz="0" w:space="0" w:color="auto"/>
      </w:divBdr>
    </w:div>
    <w:div w:id="104035218">
      <w:marLeft w:val="640"/>
      <w:marRight w:val="0"/>
      <w:marTop w:val="0"/>
      <w:marBottom w:val="0"/>
      <w:divBdr>
        <w:top w:val="none" w:sz="0" w:space="0" w:color="auto"/>
        <w:left w:val="none" w:sz="0" w:space="0" w:color="auto"/>
        <w:bottom w:val="none" w:sz="0" w:space="0" w:color="auto"/>
        <w:right w:val="none" w:sz="0" w:space="0" w:color="auto"/>
      </w:divBdr>
    </w:div>
    <w:div w:id="104035381">
      <w:marLeft w:val="640"/>
      <w:marRight w:val="0"/>
      <w:marTop w:val="0"/>
      <w:marBottom w:val="0"/>
      <w:divBdr>
        <w:top w:val="none" w:sz="0" w:space="0" w:color="auto"/>
        <w:left w:val="none" w:sz="0" w:space="0" w:color="auto"/>
        <w:bottom w:val="none" w:sz="0" w:space="0" w:color="auto"/>
        <w:right w:val="none" w:sz="0" w:space="0" w:color="auto"/>
      </w:divBdr>
    </w:div>
    <w:div w:id="104036649">
      <w:marLeft w:val="640"/>
      <w:marRight w:val="0"/>
      <w:marTop w:val="0"/>
      <w:marBottom w:val="0"/>
      <w:divBdr>
        <w:top w:val="none" w:sz="0" w:space="0" w:color="auto"/>
        <w:left w:val="none" w:sz="0" w:space="0" w:color="auto"/>
        <w:bottom w:val="none" w:sz="0" w:space="0" w:color="auto"/>
        <w:right w:val="none" w:sz="0" w:space="0" w:color="auto"/>
      </w:divBdr>
    </w:div>
    <w:div w:id="104038049">
      <w:marLeft w:val="640"/>
      <w:marRight w:val="0"/>
      <w:marTop w:val="0"/>
      <w:marBottom w:val="0"/>
      <w:divBdr>
        <w:top w:val="none" w:sz="0" w:space="0" w:color="auto"/>
        <w:left w:val="none" w:sz="0" w:space="0" w:color="auto"/>
        <w:bottom w:val="none" w:sz="0" w:space="0" w:color="auto"/>
        <w:right w:val="none" w:sz="0" w:space="0" w:color="auto"/>
      </w:divBdr>
    </w:div>
    <w:div w:id="104085979">
      <w:marLeft w:val="640"/>
      <w:marRight w:val="0"/>
      <w:marTop w:val="0"/>
      <w:marBottom w:val="0"/>
      <w:divBdr>
        <w:top w:val="none" w:sz="0" w:space="0" w:color="auto"/>
        <w:left w:val="none" w:sz="0" w:space="0" w:color="auto"/>
        <w:bottom w:val="none" w:sz="0" w:space="0" w:color="auto"/>
        <w:right w:val="none" w:sz="0" w:space="0" w:color="auto"/>
      </w:divBdr>
    </w:div>
    <w:div w:id="104231826">
      <w:marLeft w:val="640"/>
      <w:marRight w:val="0"/>
      <w:marTop w:val="0"/>
      <w:marBottom w:val="0"/>
      <w:divBdr>
        <w:top w:val="none" w:sz="0" w:space="0" w:color="auto"/>
        <w:left w:val="none" w:sz="0" w:space="0" w:color="auto"/>
        <w:bottom w:val="none" w:sz="0" w:space="0" w:color="auto"/>
        <w:right w:val="none" w:sz="0" w:space="0" w:color="auto"/>
      </w:divBdr>
    </w:div>
    <w:div w:id="104232597">
      <w:marLeft w:val="640"/>
      <w:marRight w:val="0"/>
      <w:marTop w:val="0"/>
      <w:marBottom w:val="0"/>
      <w:divBdr>
        <w:top w:val="none" w:sz="0" w:space="0" w:color="auto"/>
        <w:left w:val="none" w:sz="0" w:space="0" w:color="auto"/>
        <w:bottom w:val="none" w:sz="0" w:space="0" w:color="auto"/>
        <w:right w:val="none" w:sz="0" w:space="0" w:color="auto"/>
      </w:divBdr>
    </w:div>
    <w:div w:id="104273956">
      <w:marLeft w:val="640"/>
      <w:marRight w:val="0"/>
      <w:marTop w:val="0"/>
      <w:marBottom w:val="0"/>
      <w:divBdr>
        <w:top w:val="none" w:sz="0" w:space="0" w:color="auto"/>
        <w:left w:val="none" w:sz="0" w:space="0" w:color="auto"/>
        <w:bottom w:val="none" w:sz="0" w:space="0" w:color="auto"/>
        <w:right w:val="none" w:sz="0" w:space="0" w:color="auto"/>
      </w:divBdr>
    </w:div>
    <w:div w:id="104275731">
      <w:marLeft w:val="640"/>
      <w:marRight w:val="0"/>
      <w:marTop w:val="0"/>
      <w:marBottom w:val="0"/>
      <w:divBdr>
        <w:top w:val="none" w:sz="0" w:space="0" w:color="auto"/>
        <w:left w:val="none" w:sz="0" w:space="0" w:color="auto"/>
        <w:bottom w:val="none" w:sz="0" w:space="0" w:color="auto"/>
        <w:right w:val="none" w:sz="0" w:space="0" w:color="auto"/>
      </w:divBdr>
    </w:div>
    <w:div w:id="104278457">
      <w:marLeft w:val="640"/>
      <w:marRight w:val="0"/>
      <w:marTop w:val="0"/>
      <w:marBottom w:val="0"/>
      <w:divBdr>
        <w:top w:val="none" w:sz="0" w:space="0" w:color="auto"/>
        <w:left w:val="none" w:sz="0" w:space="0" w:color="auto"/>
        <w:bottom w:val="none" w:sz="0" w:space="0" w:color="auto"/>
        <w:right w:val="none" w:sz="0" w:space="0" w:color="auto"/>
      </w:divBdr>
    </w:div>
    <w:div w:id="104347475">
      <w:marLeft w:val="640"/>
      <w:marRight w:val="0"/>
      <w:marTop w:val="0"/>
      <w:marBottom w:val="0"/>
      <w:divBdr>
        <w:top w:val="none" w:sz="0" w:space="0" w:color="auto"/>
        <w:left w:val="none" w:sz="0" w:space="0" w:color="auto"/>
        <w:bottom w:val="none" w:sz="0" w:space="0" w:color="auto"/>
        <w:right w:val="none" w:sz="0" w:space="0" w:color="auto"/>
      </w:divBdr>
    </w:div>
    <w:div w:id="104423346">
      <w:marLeft w:val="640"/>
      <w:marRight w:val="0"/>
      <w:marTop w:val="0"/>
      <w:marBottom w:val="0"/>
      <w:divBdr>
        <w:top w:val="none" w:sz="0" w:space="0" w:color="auto"/>
        <w:left w:val="none" w:sz="0" w:space="0" w:color="auto"/>
        <w:bottom w:val="none" w:sz="0" w:space="0" w:color="auto"/>
        <w:right w:val="none" w:sz="0" w:space="0" w:color="auto"/>
      </w:divBdr>
    </w:div>
    <w:div w:id="104426467">
      <w:marLeft w:val="640"/>
      <w:marRight w:val="0"/>
      <w:marTop w:val="0"/>
      <w:marBottom w:val="0"/>
      <w:divBdr>
        <w:top w:val="none" w:sz="0" w:space="0" w:color="auto"/>
        <w:left w:val="none" w:sz="0" w:space="0" w:color="auto"/>
        <w:bottom w:val="none" w:sz="0" w:space="0" w:color="auto"/>
        <w:right w:val="none" w:sz="0" w:space="0" w:color="auto"/>
      </w:divBdr>
    </w:div>
    <w:div w:id="104464481">
      <w:marLeft w:val="640"/>
      <w:marRight w:val="0"/>
      <w:marTop w:val="0"/>
      <w:marBottom w:val="0"/>
      <w:divBdr>
        <w:top w:val="none" w:sz="0" w:space="0" w:color="auto"/>
        <w:left w:val="none" w:sz="0" w:space="0" w:color="auto"/>
        <w:bottom w:val="none" w:sz="0" w:space="0" w:color="auto"/>
        <w:right w:val="none" w:sz="0" w:space="0" w:color="auto"/>
      </w:divBdr>
    </w:div>
    <w:div w:id="104467006">
      <w:marLeft w:val="640"/>
      <w:marRight w:val="0"/>
      <w:marTop w:val="0"/>
      <w:marBottom w:val="0"/>
      <w:divBdr>
        <w:top w:val="none" w:sz="0" w:space="0" w:color="auto"/>
        <w:left w:val="none" w:sz="0" w:space="0" w:color="auto"/>
        <w:bottom w:val="none" w:sz="0" w:space="0" w:color="auto"/>
        <w:right w:val="none" w:sz="0" w:space="0" w:color="auto"/>
      </w:divBdr>
    </w:div>
    <w:div w:id="104546153">
      <w:marLeft w:val="640"/>
      <w:marRight w:val="0"/>
      <w:marTop w:val="0"/>
      <w:marBottom w:val="0"/>
      <w:divBdr>
        <w:top w:val="none" w:sz="0" w:space="0" w:color="auto"/>
        <w:left w:val="none" w:sz="0" w:space="0" w:color="auto"/>
        <w:bottom w:val="none" w:sz="0" w:space="0" w:color="auto"/>
        <w:right w:val="none" w:sz="0" w:space="0" w:color="auto"/>
      </w:divBdr>
    </w:div>
    <w:div w:id="104547138">
      <w:marLeft w:val="640"/>
      <w:marRight w:val="0"/>
      <w:marTop w:val="0"/>
      <w:marBottom w:val="0"/>
      <w:divBdr>
        <w:top w:val="none" w:sz="0" w:space="0" w:color="auto"/>
        <w:left w:val="none" w:sz="0" w:space="0" w:color="auto"/>
        <w:bottom w:val="none" w:sz="0" w:space="0" w:color="auto"/>
        <w:right w:val="none" w:sz="0" w:space="0" w:color="auto"/>
      </w:divBdr>
    </w:div>
    <w:div w:id="104691722">
      <w:marLeft w:val="640"/>
      <w:marRight w:val="0"/>
      <w:marTop w:val="0"/>
      <w:marBottom w:val="0"/>
      <w:divBdr>
        <w:top w:val="none" w:sz="0" w:space="0" w:color="auto"/>
        <w:left w:val="none" w:sz="0" w:space="0" w:color="auto"/>
        <w:bottom w:val="none" w:sz="0" w:space="0" w:color="auto"/>
        <w:right w:val="none" w:sz="0" w:space="0" w:color="auto"/>
      </w:divBdr>
    </w:div>
    <w:div w:id="104738582">
      <w:marLeft w:val="640"/>
      <w:marRight w:val="0"/>
      <w:marTop w:val="0"/>
      <w:marBottom w:val="0"/>
      <w:divBdr>
        <w:top w:val="none" w:sz="0" w:space="0" w:color="auto"/>
        <w:left w:val="none" w:sz="0" w:space="0" w:color="auto"/>
        <w:bottom w:val="none" w:sz="0" w:space="0" w:color="auto"/>
        <w:right w:val="none" w:sz="0" w:space="0" w:color="auto"/>
      </w:divBdr>
    </w:div>
    <w:div w:id="104810805">
      <w:marLeft w:val="640"/>
      <w:marRight w:val="0"/>
      <w:marTop w:val="0"/>
      <w:marBottom w:val="0"/>
      <w:divBdr>
        <w:top w:val="none" w:sz="0" w:space="0" w:color="auto"/>
        <w:left w:val="none" w:sz="0" w:space="0" w:color="auto"/>
        <w:bottom w:val="none" w:sz="0" w:space="0" w:color="auto"/>
        <w:right w:val="none" w:sz="0" w:space="0" w:color="auto"/>
      </w:divBdr>
    </w:div>
    <w:div w:id="104812930">
      <w:marLeft w:val="640"/>
      <w:marRight w:val="0"/>
      <w:marTop w:val="0"/>
      <w:marBottom w:val="0"/>
      <w:divBdr>
        <w:top w:val="none" w:sz="0" w:space="0" w:color="auto"/>
        <w:left w:val="none" w:sz="0" w:space="0" w:color="auto"/>
        <w:bottom w:val="none" w:sz="0" w:space="0" w:color="auto"/>
        <w:right w:val="none" w:sz="0" w:space="0" w:color="auto"/>
      </w:divBdr>
    </w:div>
    <w:div w:id="104815533">
      <w:marLeft w:val="640"/>
      <w:marRight w:val="0"/>
      <w:marTop w:val="0"/>
      <w:marBottom w:val="0"/>
      <w:divBdr>
        <w:top w:val="none" w:sz="0" w:space="0" w:color="auto"/>
        <w:left w:val="none" w:sz="0" w:space="0" w:color="auto"/>
        <w:bottom w:val="none" w:sz="0" w:space="0" w:color="auto"/>
        <w:right w:val="none" w:sz="0" w:space="0" w:color="auto"/>
      </w:divBdr>
    </w:div>
    <w:div w:id="104928075">
      <w:marLeft w:val="640"/>
      <w:marRight w:val="0"/>
      <w:marTop w:val="0"/>
      <w:marBottom w:val="0"/>
      <w:divBdr>
        <w:top w:val="none" w:sz="0" w:space="0" w:color="auto"/>
        <w:left w:val="none" w:sz="0" w:space="0" w:color="auto"/>
        <w:bottom w:val="none" w:sz="0" w:space="0" w:color="auto"/>
        <w:right w:val="none" w:sz="0" w:space="0" w:color="auto"/>
      </w:divBdr>
    </w:div>
    <w:div w:id="104931672">
      <w:marLeft w:val="640"/>
      <w:marRight w:val="0"/>
      <w:marTop w:val="0"/>
      <w:marBottom w:val="0"/>
      <w:divBdr>
        <w:top w:val="none" w:sz="0" w:space="0" w:color="auto"/>
        <w:left w:val="none" w:sz="0" w:space="0" w:color="auto"/>
        <w:bottom w:val="none" w:sz="0" w:space="0" w:color="auto"/>
        <w:right w:val="none" w:sz="0" w:space="0" w:color="auto"/>
      </w:divBdr>
    </w:div>
    <w:div w:id="105152199">
      <w:marLeft w:val="640"/>
      <w:marRight w:val="0"/>
      <w:marTop w:val="0"/>
      <w:marBottom w:val="0"/>
      <w:divBdr>
        <w:top w:val="none" w:sz="0" w:space="0" w:color="auto"/>
        <w:left w:val="none" w:sz="0" w:space="0" w:color="auto"/>
        <w:bottom w:val="none" w:sz="0" w:space="0" w:color="auto"/>
        <w:right w:val="none" w:sz="0" w:space="0" w:color="auto"/>
      </w:divBdr>
    </w:div>
    <w:div w:id="105194507">
      <w:marLeft w:val="640"/>
      <w:marRight w:val="0"/>
      <w:marTop w:val="0"/>
      <w:marBottom w:val="0"/>
      <w:divBdr>
        <w:top w:val="none" w:sz="0" w:space="0" w:color="auto"/>
        <w:left w:val="none" w:sz="0" w:space="0" w:color="auto"/>
        <w:bottom w:val="none" w:sz="0" w:space="0" w:color="auto"/>
        <w:right w:val="none" w:sz="0" w:space="0" w:color="auto"/>
      </w:divBdr>
    </w:div>
    <w:div w:id="105195012">
      <w:marLeft w:val="640"/>
      <w:marRight w:val="0"/>
      <w:marTop w:val="0"/>
      <w:marBottom w:val="0"/>
      <w:divBdr>
        <w:top w:val="none" w:sz="0" w:space="0" w:color="auto"/>
        <w:left w:val="none" w:sz="0" w:space="0" w:color="auto"/>
        <w:bottom w:val="none" w:sz="0" w:space="0" w:color="auto"/>
        <w:right w:val="none" w:sz="0" w:space="0" w:color="auto"/>
      </w:divBdr>
    </w:div>
    <w:div w:id="105199020">
      <w:marLeft w:val="640"/>
      <w:marRight w:val="0"/>
      <w:marTop w:val="0"/>
      <w:marBottom w:val="0"/>
      <w:divBdr>
        <w:top w:val="none" w:sz="0" w:space="0" w:color="auto"/>
        <w:left w:val="none" w:sz="0" w:space="0" w:color="auto"/>
        <w:bottom w:val="none" w:sz="0" w:space="0" w:color="auto"/>
        <w:right w:val="none" w:sz="0" w:space="0" w:color="auto"/>
      </w:divBdr>
    </w:div>
    <w:div w:id="105390457">
      <w:marLeft w:val="640"/>
      <w:marRight w:val="0"/>
      <w:marTop w:val="0"/>
      <w:marBottom w:val="0"/>
      <w:divBdr>
        <w:top w:val="none" w:sz="0" w:space="0" w:color="auto"/>
        <w:left w:val="none" w:sz="0" w:space="0" w:color="auto"/>
        <w:bottom w:val="none" w:sz="0" w:space="0" w:color="auto"/>
        <w:right w:val="none" w:sz="0" w:space="0" w:color="auto"/>
      </w:divBdr>
    </w:div>
    <w:div w:id="105395190">
      <w:marLeft w:val="640"/>
      <w:marRight w:val="0"/>
      <w:marTop w:val="0"/>
      <w:marBottom w:val="0"/>
      <w:divBdr>
        <w:top w:val="none" w:sz="0" w:space="0" w:color="auto"/>
        <w:left w:val="none" w:sz="0" w:space="0" w:color="auto"/>
        <w:bottom w:val="none" w:sz="0" w:space="0" w:color="auto"/>
        <w:right w:val="none" w:sz="0" w:space="0" w:color="auto"/>
      </w:divBdr>
    </w:div>
    <w:div w:id="105545332">
      <w:marLeft w:val="640"/>
      <w:marRight w:val="0"/>
      <w:marTop w:val="0"/>
      <w:marBottom w:val="0"/>
      <w:divBdr>
        <w:top w:val="none" w:sz="0" w:space="0" w:color="auto"/>
        <w:left w:val="none" w:sz="0" w:space="0" w:color="auto"/>
        <w:bottom w:val="none" w:sz="0" w:space="0" w:color="auto"/>
        <w:right w:val="none" w:sz="0" w:space="0" w:color="auto"/>
      </w:divBdr>
    </w:div>
    <w:div w:id="105583431">
      <w:marLeft w:val="640"/>
      <w:marRight w:val="0"/>
      <w:marTop w:val="0"/>
      <w:marBottom w:val="0"/>
      <w:divBdr>
        <w:top w:val="none" w:sz="0" w:space="0" w:color="auto"/>
        <w:left w:val="none" w:sz="0" w:space="0" w:color="auto"/>
        <w:bottom w:val="none" w:sz="0" w:space="0" w:color="auto"/>
        <w:right w:val="none" w:sz="0" w:space="0" w:color="auto"/>
      </w:divBdr>
    </w:div>
    <w:div w:id="105660116">
      <w:marLeft w:val="640"/>
      <w:marRight w:val="0"/>
      <w:marTop w:val="0"/>
      <w:marBottom w:val="0"/>
      <w:divBdr>
        <w:top w:val="none" w:sz="0" w:space="0" w:color="auto"/>
        <w:left w:val="none" w:sz="0" w:space="0" w:color="auto"/>
        <w:bottom w:val="none" w:sz="0" w:space="0" w:color="auto"/>
        <w:right w:val="none" w:sz="0" w:space="0" w:color="auto"/>
      </w:divBdr>
    </w:div>
    <w:div w:id="105733728">
      <w:marLeft w:val="640"/>
      <w:marRight w:val="0"/>
      <w:marTop w:val="0"/>
      <w:marBottom w:val="0"/>
      <w:divBdr>
        <w:top w:val="none" w:sz="0" w:space="0" w:color="auto"/>
        <w:left w:val="none" w:sz="0" w:space="0" w:color="auto"/>
        <w:bottom w:val="none" w:sz="0" w:space="0" w:color="auto"/>
        <w:right w:val="none" w:sz="0" w:space="0" w:color="auto"/>
      </w:divBdr>
    </w:div>
    <w:div w:id="105852597">
      <w:marLeft w:val="640"/>
      <w:marRight w:val="0"/>
      <w:marTop w:val="0"/>
      <w:marBottom w:val="0"/>
      <w:divBdr>
        <w:top w:val="none" w:sz="0" w:space="0" w:color="auto"/>
        <w:left w:val="none" w:sz="0" w:space="0" w:color="auto"/>
        <w:bottom w:val="none" w:sz="0" w:space="0" w:color="auto"/>
        <w:right w:val="none" w:sz="0" w:space="0" w:color="auto"/>
      </w:divBdr>
    </w:div>
    <w:div w:id="105929840">
      <w:marLeft w:val="640"/>
      <w:marRight w:val="0"/>
      <w:marTop w:val="0"/>
      <w:marBottom w:val="0"/>
      <w:divBdr>
        <w:top w:val="none" w:sz="0" w:space="0" w:color="auto"/>
        <w:left w:val="none" w:sz="0" w:space="0" w:color="auto"/>
        <w:bottom w:val="none" w:sz="0" w:space="0" w:color="auto"/>
        <w:right w:val="none" w:sz="0" w:space="0" w:color="auto"/>
      </w:divBdr>
    </w:div>
    <w:div w:id="106003539">
      <w:marLeft w:val="640"/>
      <w:marRight w:val="0"/>
      <w:marTop w:val="0"/>
      <w:marBottom w:val="0"/>
      <w:divBdr>
        <w:top w:val="none" w:sz="0" w:space="0" w:color="auto"/>
        <w:left w:val="none" w:sz="0" w:space="0" w:color="auto"/>
        <w:bottom w:val="none" w:sz="0" w:space="0" w:color="auto"/>
        <w:right w:val="none" w:sz="0" w:space="0" w:color="auto"/>
      </w:divBdr>
    </w:div>
    <w:div w:id="106047455">
      <w:marLeft w:val="640"/>
      <w:marRight w:val="0"/>
      <w:marTop w:val="0"/>
      <w:marBottom w:val="0"/>
      <w:divBdr>
        <w:top w:val="none" w:sz="0" w:space="0" w:color="auto"/>
        <w:left w:val="none" w:sz="0" w:space="0" w:color="auto"/>
        <w:bottom w:val="none" w:sz="0" w:space="0" w:color="auto"/>
        <w:right w:val="none" w:sz="0" w:space="0" w:color="auto"/>
      </w:divBdr>
    </w:div>
    <w:div w:id="106051168">
      <w:marLeft w:val="640"/>
      <w:marRight w:val="0"/>
      <w:marTop w:val="0"/>
      <w:marBottom w:val="0"/>
      <w:divBdr>
        <w:top w:val="none" w:sz="0" w:space="0" w:color="auto"/>
        <w:left w:val="none" w:sz="0" w:space="0" w:color="auto"/>
        <w:bottom w:val="none" w:sz="0" w:space="0" w:color="auto"/>
        <w:right w:val="none" w:sz="0" w:space="0" w:color="auto"/>
      </w:divBdr>
    </w:div>
    <w:div w:id="106119960">
      <w:marLeft w:val="640"/>
      <w:marRight w:val="0"/>
      <w:marTop w:val="0"/>
      <w:marBottom w:val="0"/>
      <w:divBdr>
        <w:top w:val="none" w:sz="0" w:space="0" w:color="auto"/>
        <w:left w:val="none" w:sz="0" w:space="0" w:color="auto"/>
        <w:bottom w:val="none" w:sz="0" w:space="0" w:color="auto"/>
        <w:right w:val="none" w:sz="0" w:space="0" w:color="auto"/>
      </w:divBdr>
    </w:div>
    <w:div w:id="106198749">
      <w:marLeft w:val="640"/>
      <w:marRight w:val="0"/>
      <w:marTop w:val="0"/>
      <w:marBottom w:val="0"/>
      <w:divBdr>
        <w:top w:val="none" w:sz="0" w:space="0" w:color="auto"/>
        <w:left w:val="none" w:sz="0" w:space="0" w:color="auto"/>
        <w:bottom w:val="none" w:sz="0" w:space="0" w:color="auto"/>
        <w:right w:val="none" w:sz="0" w:space="0" w:color="auto"/>
      </w:divBdr>
    </w:div>
    <w:div w:id="106317297">
      <w:marLeft w:val="640"/>
      <w:marRight w:val="0"/>
      <w:marTop w:val="0"/>
      <w:marBottom w:val="0"/>
      <w:divBdr>
        <w:top w:val="none" w:sz="0" w:space="0" w:color="auto"/>
        <w:left w:val="none" w:sz="0" w:space="0" w:color="auto"/>
        <w:bottom w:val="none" w:sz="0" w:space="0" w:color="auto"/>
        <w:right w:val="none" w:sz="0" w:space="0" w:color="auto"/>
      </w:divBdr>
    </w:div>
    <w:div w:id="106395388">
      <w:marLeft w:val="640"/>
      <w:marRight w:val="0"/>
      <w:marTop w:val="0"/>
      <w:marBottom w:val="0"/>
      <w:divBdr>
        <w:top w:val="none" w:sz="0" w:space="0" w:color="auto"/>
        <w:left w:val="none" w:sz="0" w:space="0" w:color="auto"/>
        <w:bottom w:val="none" w:sz="0" w:space="0" w:color="auto"/>
        <w:right w:val="none" w:sz="0" w:space="0" w:color="auto"/>
      </w:divBdr>
    </w:div>
    <w:div w:id="106632121">
      <w:marLeft w:val="640"/>
      <w:marRight w:val="0"/>
      <w:marTop w:val="0"/>
      <w:marBottom w:val="0"/>
      <w:divBdr>
        <w:top w:val="none" w:sz="0" w:space="0" w:color="auto"/>
        <w:left w:val="none" w:sz="0" w:space="0" w:color="auto"/>
        <w:bottom w:val="none" w:sz="0" w:space="0" w:color="auto"/>
        <w:right w:val="none" w:sz="0" w:space="0" w:color="auto"/>
      </w:divBdr>
    </w:div>
    <w:div w:id="106779317">
      <w:marLeft w:val="640"/>
      <w:marRight w:val="0"/>
      <w:marTop w:val="0"/>
      <w:marBottom w:val="0"/>
      <w:divBdr>
        <w:top w:val="none" w:sz="0" w:space="0" w:color="auto"/>
        <w:left w:val="none" w:sz="0" w:space="0" w:color="auto"/>
        <w:bottom w:val="none" w:sz="0" w:space="0" w:color="auto"/>
        <w:right w:val="none" w:sz="0" w:space="0" w:color="auto"/>
      </w:divBdr>
    </w:div>
    <w:div w:id="106780606">
      <w:marLeft w:val="640"/>
      <w:marRight w:val="0"/>
      <w:marTop w:val="0"/>
      <w:marBottom w:val="0"/>
      <w:divBdr>
        <w:top w:val="none" w:sz="0" w:space="0" w:color="auto"/>
        <w:left w:val="none" w:sz="0" w:space="0" w:color="auto"/>
        <w:bottom w:val="none" w:sz="0" w:space="0" w:color="auto"/>
        <w:right w:val="none" w:sz="0" w:space="0" w:color="auto"/>
      </w:divBdr>
    </w:div>
    <w:div w:id="106782069">
      <w:marLeft w:val="640"/>
      <w:marRight w:val="0"/>
      <w:marTop w:val="0"/>
      <w:marBottom w:val="0"/>
      <w:divBdr>
        <w:top w:val="none" w:sz="0" w:space="0" w:color="auto"/>
        <w:left w:val="none" w:sz="0" w:space="0" w:color="auto"/>
        <w:bottom w:val="none" w:sz="0" w:space="0" w:color="auto"/>
        <w:right w:val="none" w:sz="0" w:space="0" w:color="auto"/>
      </w:divBdr>
    </w:div>
    <w:div w:id="106852067">
      <w:marLeft w:val="640"/>
      <w:marRight w:val="0"/>
      <w:marTop w:val="0"/>
      <w:marBottom w:val="0"/>
      <w:divBdr>
        <w:top w:val="none" w:sz="0" w:space="0" w:color="auto"/>
        <w:left w:val="none" w:sz="0" w:space="0" w:color="auto"/>
        <w:bottom w:val="none" w:sz="0" w:space="0" w:color="auto"/>
        <w:right w:val="none" w:sz="0" w:space="0" w:color="auto"/>
      </w:divBdr>
    </w:div>
    <w:div w:id="106891584">
      <w:marLeft w:val="640"/>
      <w:marRight w:val="0"/>
      <w:marTop w:val="0"/>
      <w:marBottom w:val="0"/>
      <w:divBdr>
        <w:top w:val="none" w:sz="0" w:space="0" w:color="auto"/>
        <w:left w:val="none" w:sz="0" w:space="0" w:color="auto"/>
        <w:bottom w:val="none" w:sz="0" w:space="0" w:color="auto"/>
        <w:right w:val="none" w:sz="0" w:space="0" w:color="auto"/>
      </w:divBdr>
    </w:div>
    <w:div w:id="106891716">
      <w:marLeft w:val="640"/>
      <w:marRight w:val="0"/>
      <w:marTop w:val="0"/>
      <w:marBottom w:val="0"/>
      <w:divBdr>
        <w:top w:val="none" w:sz="0" w:space="0" w:color="auto"/>
        <w:left w:val="none" w:sz="0" w:space="0" w:color="auto"/>
        <w:bottom w:val="none" w:sz="0" w:space="0" w:color="auto"/>
        <w:right w:val="none" w:sz="0" w:space="0" w:color="auto"/>
      </w:divBdr>
    </w:div>
    <w:div w:id="106969321">
      <w:marLeft w:val="640"/>
      <w:marRight w:val="0"/>
      <w:marTop w:val="0"/>
      <w:marBottom w:val="0"/>
      <w:divBdr>
        <w:top w:val="none" w:sz="0" w:space="0" w:color="auto"/>
        <w:left w:val="none" w:sz="0" w:space="0" w:color="auto"/>
        <w:bottom w:val="none" w:sz="0" w:space="0" w:color="auto"/>
        <w:right w:val="none" w:sz="0" w:space="0" w:color="auto"/>
      </w:divBdr>
    </w:div>
    <w:div w:id="106970457">
      <w:marLeft w:val="640"/>
      <w:marRight w:val="0"/>
      <w:marTop w:val="0"/>
      <w:marBottom w:val="0"/>
      <w:divBdr>
        <w:top w:val="none" w:sz="0" w:space="0" w:color="auto"/>
        <w:left w:val="none" w:sz="0" w:space="0" w:color="auto"/>
        <w:bottom w:val="none" w:sz="0" w:space="0" w:color="auto"/>
        <w:right w:val="none" w:sz="0" w:space="0" w:color="auto"/>
      </w:divBdr>
    </w:div>
    <w:div w:id="106975866">
      <w:marLeft w:val="640"/>
      <w:marRight w:val="0"/>
      <w:marTop w:val="0"/>
      <w:marBottom w:val="0"/>
      <w:divBdr>
        <w:top w:val="none" w:sz="0" w:space="0" w:color="auto"/>
        <w:left w:val="none" w:sz="0" w:space="0" w:color="auto"/>
        <w:bottom w:val="none" w:sz="0" w:space="0" w:color="auto"/>
        <w:right w:val="none" w:sz="0" w:space="0" w:color="auto"/>
      </w:divBdr>
    </w:div>
    <w:div w:id="107088255">
      <w:marLeft w:val="640"/>
      <w:marRight w:val="0"/>
      <w:marTop w:val="0"/>
      <w:marBottom w:val="0"/>
      <w:divBdr>
        <w:top w:val="none" w:sz="0" w:space="0" w:color="auto"/>
        <w:left w:val="none" w:sz="0" w:space="0" w:color="auto"/>
        <w:bottom w:val="none" w:sz="0" w:space="0" w:color="auto"/>
        <w:right w:val="none" w:sz="0" w:space="0" w:color="auto"/>
      </w:divBdr>
    </w:div>
    <w:div w:id="107160903">
      <w:marLeft w:val="640"/>
      <w:marRight w:val="0"/>
      <w:marTop w:val="0"/>
      <w:marBottom w:val="0"/>
      <w:divBdr>
        <w:top w:val="none" w:sz="0" w:space="0" w:color="auto"/>
        <w:left w:val="none" w:sz="0" w:space="0" w:color="auto"/>
        <w:bottom w:val="none" w:sz="0" w:space="0" w:color="auto"/>
        <w:right w:val="none" w:sz="0" w:space="0" w:color="auto"/>
      </w:divBdr>
    </w:div>
    <w:div w:id="107166493">
      <w:marLeft w:val="640"/>
      <w:marRight w:val="0"/>
      <w:marTop w:val="0"/>
      <w:marBottom w:val="0"/>
      <w:divBdr>
        <w:top w:val="none" w:sz="0" w:space="0" w:color="auto"/>
        <w:left w:val="none" w:sz="0" w:space="0" w:color="auto"/>
        <w:bottom w:val="none" w:sz="0" w:space="0" w:color="auto"/>
        <w:right w:val="none" w:sz="0" w:space="0" w:color="auto"/>
      </w:divBdr>
    </w:div>
    <w:div w:id="107235236">
      <w:marLeft w:val="640"/>
      <w:marRight w:val="0"/>
      <w:marTop w:val="0"/>
      <w:marBottom w:val="0"/>
      <w:divBdr>
        <w:top w:val="none" w:sz="0" w:space="0" w:color="auto"/>
        <w:left w:val="none" w:sz="0" w:space="0" w:color="auto"/>
        <w:bottom w:val="none" w:sz="0" w:space="0" w:color="auto"/>
        <w:right w:val="none" w:sz="0" w:space="0" w:color="auto"/>
      </w:divBdr>
    </w:div>
    <w:div w:id="107240498">
      <w:marLeft w:val="640"/>
      <w:marRight w:val="0"/>
      <w:marTop w:val="0"/>
      <w:marBottom w:val="0"/>
      <w:divBdr>
        <w:top w:val="none" w:sz="0" w:space="0" w:color="auto"/>
        <w:left w:val="none" w:sz="0" w:space="0" w:color="auto"/>
        <w:bottom w:val="none" w:sz="0" w:space="0" w:color="auto"/>
        <w:right w:val="none" w:sz="0" w:space="0" w:color="auto"/>
      </w:divBdr>
    </w:div>
    <w:div w:id="107361789">
      <w:marLeft w:val="640"/>
      <w:marRight w:val="0"/>
      <w:marTop w:val="0"/>
      <w:marBottom w:val="0"/>
      <w:divBdr>
        <w:top w:val="none" w:sz="0" w:space="0" w:color="auto"/>
        <w:left w:val="none" w:sz="0" w:space="0" w:color="auto"/>
        <w:bottom w:val="none" w:sz="0" w:space="0" w:color="auto"/>
        <w:right w:val="none" w:sz="0" w:space="0" w:color="auto"/>
      </w:divBdr>
    </w:div>
    <w:div w:id="107428891">
      <w:marLeft w:val="640"/>
      <w:marRight w:val="0"/>
      <w:marTop w:val="0"/>
      <w:marBottom w:val="0"/>
      <w:divBdr>
        <w:top w:val="none" w:sz="0" w:space="0" w:color="auto"/>
        <w:left w:val="none" w:sz="0" w:space="0" w:color="auto"/>
        <w:bottom w:val="none" w:sz="0" w:space="0" w:color="auto"/>
        <w:right w:val="none" w:sz="0" w:space="0" w:color="auto"/>
      </w:divBdr>
    </w:div>
    <w:div w:id="107508105">
      <w:marLeft w:val="640"/>
      <w:marRight w:val="0"/>
      <w:marTop w:val="0"/>
      <w:marBottom w:val="0"/>
      <w:divBdr>
        <w:top w:val="none" w:sz="0" w:space="0" w:color="auto"/>
        <w:left w:val="none" w:sz="0" w:space="0" w:color="auto"/>
        <w:bottom w:val="none" w:sz="0" w:space="0" w:color="auto"/>
        <w:right w:val="none" w:sz="0" w:space="0" w:color="auto"/>
      </w:divBdr>
    </w:div>
    <w:div w:id="107549516">
      <w:marLeft w:val="640"/>
      <w:marRight w:val="0"/>
      <w:marTop w:val="0"/>
      <w:marBottom w:val="0"/>
      <w:divBdr>
        <w:top w:val="none" w:sz="0" w:space="0" w:color="auto"/>
        <w:left w:val="none" w:sz="0" w:space="0" w:color="auto"/>
        <w:bottom w:val="none" w:sz="0" w:space="0" w:color="auto"/>
        <w:right w:val="none" w:sz="0" w:space="0" w:color="auto"/>
      </w:divBdr>
    </w:div>
    <w:div w:id="107552038">
      <w:marLeft w:val="640"/>
      <w:marRight w:val="0"/>
      <w:marTop w:val="0"/>
      <w:marBottom w:val="0"/>
      <w:divBdr>
        <w:top w:val="none" w:sz="0" w:space="0" w:color="auto"/>
        <w:left w:val="none" w:sz="0" w:space="0" w:color="auto"/>
        <w:bottom w:val="none" w:sz="0" w:space="0" w:color="auto"/>
        <w:right w:val="none" w:sz="0" w:space="0" w:color="auto"/>
      </w:divBdr>
    </w:div>
    <w:div w:id="107628847">
      <w:marLeft w:val="640"/>
      <w:marRight w:val="0"/>
      <w:marTop w:val="0"/>
      <w:marBottom w:val="0"/>
      <w:divBdr>
        <w:top w:val="none" w:sz="0" w:space="0" w:color="auto"/>
        <w:left w:val="none" w:sz="0" w:space="0" w:color="auto"/>
        <w:bottom w:val="none" w:sz="0" w:space="0" w:color="auto"/>
        <w:right w:val="none" w:sz="0" w:space="0" w:color="auto"/>
      </w:divBdr>
    </w:div>
    <w:div w:id="107815067">
      <w:marLeft w:val="640"/>
      <w:marRight w:val="0"/>
      <w:marTop w:val="0"/>
      <w:marBottom w:val="0"/>
      <w:divBdr>
        <w:top w:val="none" w:sz="0" w:space="0" w:color="auto"/>
        <w:left w:val="none" w:sz="0" w:space="0" w:color="auto"/>
        <w:bottom w:val="none" w:sz="0" w:space="0" w:color="auto"/>
        <w:right w:val="none" w:sz="0" w:space="0" w:color="auto"/>
      </w:divBdr>
    </w:div>
    <w:div w:id="107824544">
      <w:marLeft w:val="640"/>
      <w:marRight w:val="0"/>
      <w:marTop w:val="0"/>
      <w:marBottom w:val="0"/>
      <w:divBdr>
        <w:top w:val="none" w:sz="0" w:space="0" w:color="auto"/>
        <w:left w:val="none" w:sz="0" w:space="0" w:color="auto"/>
        <w:bottom w:val="none" w:sz="0" w:space="0" w:color="auto"/>
        <w:right w:val="none" w:sz="0" w:space="0" w:color="auto"/>
      </w:divBdr>
    </w:div>
    <w:div w:id="107898813">
      <w:marLeft w:val="640"/>
      <w:marRight w:val="0"/>
      <w:marTop w:val="0"/>
      <w:marBottom w:val="0"/>
      <w:divBdr>
        <w:top w:val="none" w:sz="0" w:space="0" w:color="auto"/>
        <w:left w:val="none" w:sz="0" w:space="0" w:color="auto"/>
        <w:bottom w:val="none" w:sz="0" w:space="0" w:color="auto"/>
        <w:right w:val="none" w:sz="0" w:space="0" w:color="auto"/>
      </w:divBdr>
    </w:div>
    <w:div w:id="107965960">
      <w:marLeft w:val="640"/>
      <w:marRight w:val="0"/>
      <w:marTop w:val="0"/>
      <w:marBottom w:val="0"/>
      <w:divBdr>
        <w:top w:val="none" w:sz="0" w:space="0" w:color="auto"/>
        <w:left w:val="none" w:sz="0" w:space="0" w:color="auto"/>
        <w:bottom w:val="none" w:sz="0" w:space="0" w:color="auto"/>
        <w:right w:val="none" w:sz="0" w:space="0" w:color="auto"/>
      </w:divBdr>
    </w:div>
    <w:div w:id="108086144">
      <w:marLeft w:val="640"/>
      <w:marRight w:val="0"/>
      <w:marTop w:val="0"/>
      <w:marBottom w:val="0"/>
      <w:divBdr>
        <w:top w:val="none" w:sz="0" w:space="0" w:color="auto"/>
        <w:left w:val="none" w:sz="0" w:space="0" w:color="auto"/>
        <w:bottom w:val="none" w:sz="0" w:space="0" w:color="auto"/>
        <w:right w:val="none" w:sz="0" w:space="0" w:color="auto"/>
      </w:divBdr>
    </w:div>
    <w:div w:id="108159831">
      <w:marLeft w:val="640"/>
      <w:marRight w:val="0"/>
      <w:marTop w:val="0"/>
      <w:marBottom w:val="0"/>
      <w:divBdr>
        <w:top w:val="none" w:sz="0" w:space="0" w:color="auto"/>
        <w:left w:val="none" w:sz="0" w:space="0" w:color="auto"/>
        <w:bottom w:val="none" w:sz="0" w:space="0" w:color="auto"/>
        <w:right w:val="none" w:sz="0" w:space="0" w:color="auto"/>
      </w:divBdr>
    </w:div>
    <w:div w:id="108162933">
      <w:marLeft w:val="640"/>
      <w:marRight w:val="0"/>
      <w:marTop w:val="0"/>
      <w:marBottom w:val="0"/>
      <w:divBdr>
        <w:top w:val="none" w:sz="0" w:space="0" w:color="auto"/>
        <w:left w:val="none" w:sz="0" w:space="0" w:color="auto"/>
        <w:bottom w:val="none" w:sz="0" w:space="0" w:color="auto"/>
        <w:right w:val="none" w:sz="0" w:space="0" w:color="auto"/>
      </w:divBdr>
    </w:div>
    <w:div w:id="108206900">
      <w:marLeft w:val="640"/>
      <w:marRight w:val="0"/>
      <w:marTop w:val="0"/>
      <w:marBottom w:val="0"/>
      <w:divBdr>
        <w:top w:val="none" w:sz="0" w:space="0" w:color="auto"/>
        <w:left w:val="none" w:sz="0" w:space="0" w:color="auto"/>
        <w:bottom w:val="none" w:sz="0" w:space="0" w:color="auto"/>
        <w:right w:val="none" w:sz="0" w:space="0" w:color="auto"/>
      </w:divBdr>
    </w:div>
    <w:div w:id="108357356">
      <w:marLeft w:val="640"/>
      <w:marRight w:val="0"/>
      <w:marTop w:val="0"/>
      <w:marBottom w:val="0"/>
      <w:divBdr>
        <w:top w:val="none" w:sz="0" w:space="0" w:color="auto"/>
        <w:left w:val="none" w:sz="0" w:space="0" w:color="auto"/>
        <w:bottom w:val="none" w:sz="0" w:space="0" w:color="auto"/>
        <w:right w:val="none" w:sz="0" w:space="0" w:color="auto"/>
      </w:divBdr>
    </w:div>
    <w:div w:id="108428816">
      <w:marLeft w:val="640"/>
      <w:marRight w:val="0"/>
      <w:marTop w:val="0"/>
      <w:marBottom w:val="0"/>
      <w:divBdr>
        <w:top w:val="none" w:sz="0" w:space="0" w:color="auto"/>
        <w:left w:val="none" w:sz="0" w:space="0" w:color="auto"/>
        <w:bottom w:val="none" w:sz="0" w:space="0" w:color="auto"/>
        <w:right w:val="none" w:sz="0" w:space="0" w:color="auto"/>
      </w:divBdr>
    </w:div>
    <w:div w:id="108471297">
      <w:marLeft w:val="640"/>
      <w:marRight w:val="0"/>
      <w:marTop w:val="0"/>
      <w:marBottom w:val="0"/>
      <w:divBdr>
        <w:top w:val="none" w:sz="0" w:space="0" w:color="auto"/>
        <w:left w:val="none" w:sz="0" w:space="0" w:color="auto"/>
        <w:bottom w:val="none" w:sz="0" w:space="0" w:color="auto"/>
        <w:right w:val="none" w:sz="0" w:space="0" w:color="auto"/>
      </w:divBdr>
    </w:div>
    <w:div w:id="108477855">
      <w:marLeft w:val="640"/>
      <w:marRight w:val="0"/>
      <w:marTop w:val="0"/>
      <w:marBottom w:val="0"/>
      <w:divBdr>
        <w:top w:val="none" w:sz="0" w:space="0" w:color="auto"/>
        <w:left w:val="none" w:sz="0" w:space="0" w:color="auto"/>
        <w:bottom w:val="none" w:sz="0" w:space="0" w:color="auto"/>
        <w:right w:val="none" w:sz="0" w:space="0" w:color="auto"/>
      </w:divBdr>
    </w:div>
    <w:div w:id="108548059">
      <w:marLeft w:val="640"/>
      <w:marRight w:val="0"/>
      <w:marTop w:val="0"/>
      <w:marBottom w:val="0"/>
      <w:divBdr>
        <w:top w:val="none" w:sz="0" w:space="0" w:color="auto"/>
        <w:left w:val="none" w:sz="0" w:space="0" w:color="auto"/>
        <w:bottom w:val="none" w:sz="0" w:space="0" w:color="auto"/>
        <w:right w:val="none" w:sz="0" w:space="0" w:color="auto"/>
      </w:divBdr>
    </w:div>
    <w:div w:id="108593261">
      <w:marLeft w:val="640"/>
      <w:marRight w:val="0"/>
      <w:marTop w:val="0"/>
      <w:marBottom w:val="0"/>
      <w:divBdr>
        <w:top w:val="none" w:sz="0" w:space="0" w:color="auto"/>
        <w:left w:val="none" w:sz="0" w:space="0" w:color="auto"/>
        <w:bottom w:val="none" w:sz="0" w:space="0" w:color="auto"/>
        <w:right w:val="none" w:sz="0" w:space="0" w:color="auto"/>
      </w:divBdr>
    </w:div>
    <w:div w:id="108593664">
      <w:marLeft w:val="640"/>
      <w:marRight w:val="0"/>
      <w:marTop w:val="0"/>
      <w:marBottom w:val="0"/>
      <w:divBdr>
        <w:top w:val="none" w:sz="0" w:space="0" w:color="auto"/>
        <w:left w:val="none" w:sz="0" w:space="0" w:color="auto"/>
        <w:bottom w:val="none" w:sz="0" w:space="0" w:color="auto"/>
        <w:right w:val="none" w:sz="0" w:space="0" w:color="auto"/>
      </w:divBdr>
    </w:div>
    <w:div w:id="108593742">
      <w:marLeft w:val="640"/>
      <w:marRight w:val="0"/>
      <w:marTop w:val="0"/>
      <w:marBottom w:val="0"/>
      <w:divBdr>
        <w:top w:val="none" w:sz="0" w:space="0" w:color="auto"/>
        <w:left w:val="none" w:sz="0" w:space="0" w:color="auto"/>
        <w:bottom w:val="none" w:sz="0" w:space="0" w:color="auto"/>
        <w:right w:val="none" w:sz="0" w:space="0" w:color="auto"/>
      </w:divBdr>
    </w:div>
    <w:div w:id="108622599">
      <w:marLeft w:val="640"/>
      <w:marRight w:val="0"/>
      <w:marTop w:val="0"/>
      <w:marBottom w:val="0"/>
      <w:divBdr>
        <w:top w:val="none" w:sz="0" w:space="0" w:color="auto"/>
        <w:left w:val="none" w:sz="0" w:space="0" w:color="auto"/>
        <w:bottom w:val="none" w:sz="0" w:space="0" w:color="auto"/>
        <w:right w:val="none" w:sz="0" w:space="0" w:color="auto"/>
      </w:divBdr>
    </w:div>
    <w:div w:id="108740468">
      <w:marLeft w:val="640"/>
      <w:marRight w:val="0"/>
      <w:marTop w:val="0"/>
      <w:marBottom w:val="0"/>
      <w:divBdr>
        <w:top w:val="none" w:sz="0" w:space="0" w:color="auto"/>
        <w:left w:val="none" w:sz="0" w:space="0" w:color="auto"/>
        <w:bottom w:val="none" w:sz="0" w:space="0" w:color="auto"/>
        <w:right w:val="none" w:sz="0" w:space="0" w:color="auto"/>
      </w:divBdr>
    </w:div>
    <w:div w:id="108815484">
      <w:marLeft w:val="640"/>
      <w:marRight w:val="0"/>
      <w:marTop w:val="0"/>
      <w:marBottom w:val="0"/>
      <w:divBdr>
        <w:top w:val="none" w:sz="0" w:space="0" w:color="auto"/>
        <w:left w:val="none" w:sz="0" w:space="0" w:color="auto"/>
        <w:bottom w:val="none" w:sz="0" w:space="0" w:color="auto"/>
        <w:right w:val="none" w:sz="0" w:space="0" w:color="auto"/>
      </w:divBdr>
    </w:div>
    <w:div w:id="108938905">
      <w:marLeft w:val="640"/>
      <w:marRight w:val="0"/>
      <w:marTop w:val="0"/>
      <w:marBottom w:val="0"/>
      <w:divBdr>
        <w:top w:val="none" w:sz="0" w:space="0" w:color="auto"/>
        <w:left w:val="none" w:sz="0" w:space="0" w:color="auto"/>
        <w:bottom w:val="none" w:sz="0" w:space="0" w:color="auto"/>
        <w:right w:val="none" w:sz="0" w:space="0" w:color="auto"/>
      </w:divBdr>
    </w:div>
    <w:div w:id="109016137">
      <w:marLeft w:val="640"/>
      <w:marRight w:val="0"/>
      <w:marTop w:val="0"/>
      <w:marBottom w:val="0"/>
      <w:divBdr>
        <w:top w:val="none" w:sz="0" w:space="0" w:color="auto"/>
        <w:left w:val="none" w:sz="0" w:space="0" w:color="auto"/>
        <w:bottom w:val="none" w:sz="0" w:space="0" w:color="auto"/>
        <w:right w:val="none" w:sz="0" w:space="0" w:color="auto"/>
      </w:divBdr>
    </w:div>
    <w:div w:id="109201229">
      <w:marLeft w:val="640"/>
      <w:marRight w:val="0"/>
      <w:marTop w:val="0"/>
      <w:marBottom w:val="0"/>
      <w:divBdr>
        <w:top w:val="none" w:sz="0" w:space="0" w:color="auto"/>
        <w:left w:val="none" w:sz="0" w:space="0" w:color="auto"/>
        <w:bottom w:val="none" w:sz="0" w:space="0" w:color="auto"/>
        <w:right w:val="none" w:sz="0" w:space="0" w:color="auto"/>
      </w:divBdr>
    </w:div>
    <w:div w:id="109210747">
      <w:marLeft w:val="640"/>
      <w:marRight w:val="0"/>
      <w:marTop w:val="0"/>
      <w:marBottom w:val="0"/>
      <w:divBdr>
        <w:top w:val="none" w:sz="0" w:space="0" w:color="auto"/>
        <w:left w:val="none" w:sz="0" w:space="0" w:color="auto"/>
        <w:bottom w:val="none" w:sz="0" w:space="0" w:color="auto"/>
        <w:right w:val="none" w:sz="0" w:space="0" w:color="auto"/>
      </w:divBdr>
    </w:div>
    <w:div w:id="109280825">
      <w:marLeft w:val="640"/>
      <w:marRight w:val="0"/>
      <w:marTop w:val="0"/>
      <w:marBottom w:val="0"/>
      <w:divBdr>
        <w:top w:val="none" w:sz="0" w:space="0" w:color="auto"/>
        <w:left w:val="none" w:sz="0" w:space="0" w:color="auto"/>
        <w:bottom w:val="none" w:sz="0" w:space="0" w:color="auto"/>
        <w:right w:val="none" w:sz="0" w:space="0" w:color="auto"/>
      </w:divBdr>
    </w:div>
    <w:div w:id="109281023">
      <w:bodyDiv w:val="1"/>
      <w:marLeft w:val="0"/>
      <w:marRight w:val="0"/>
      <w:marTop w:val="0"/>
      <w:marBottom w:val="0"/>
      <w:divBdr>
        <w:top w:val="none" w:sz="0" w:space="0" w:color="auto"/>
        <w:left w:val="none" w:sz="0" w:space="0" w:color="auto"/>
        <w:bottom w:val="none" w:sz="0" w:space="0" w:color="auto"/>
        <w:right w:val="none" w:sz="0" w:space="0" w:color="auto"/>
      </w:divBdr>
    </w:div>
    <w:div w:id="109323408">
      <w:marLeft w:val="640"/>
      <w:marRight w:val="0"/>
      <w:marTop w:val="0"/>
      <w:marBottom w:val="0"/>
      <w:divBdr>
        <w:top w:val="none" w:sz="0" w:space="0" w:color="auto"/>
        <w:left w:val="none" w:sz="0" w:space="0" w:color="auto"/>
        <w:bottom w:val="none" w:sz="0" w:space="0" w:color="auto"/>
        <w:right w:val="none" w:sz="0" w:space="0" w:color="auto"/>
      </w:divBdr>
    </w:div>
    <w:div w:id="109327607">
      <w:marLeft w:val="640"/>
      <w:marRight w:val="0"/>
      <w:marTop w:val="0"/>
      <w:marBottom w:val="0"/>
      <w:divBdr>
        <w:top w:val="none" w:sz="0" w:space="0" w:color="auto"/>
        <w:left w:val="none" w:sz="0" w:space="0" w:color="auto"/>
        <w:bottom w:val="none" w:sz="0" w:space="0" w:color="auto"/>
        <w:right w:val="none" w:sz="0" w:space="0" w:color="auto"/>
      </w:divBdr>
    </w:div>
    <w:div w:id="109472366">
      <w:marLeft w:val="640"/>
      <w:marRight w:val="0"/>
      <w:marTop w:val="0"/>
      <w:marBottom w:val="0"/>
      <w:divBdr>
        <w:top w:val="none" w:sz="0" w:space="0" w:color="auto"/>
        <w:left w:val="none" w:sz="0" w:space="0" w:color="auto"/>
        <w:bottom w:val="none" w:sz="0" w:space="0" w:color="auto"/>
        <w:right w:val="none" w:sz="0" w:space="0" w:color="auto"/>
      </w:divBdr>
    </w:div>
    <w:div w:id="109474957">
      <w:marLeft w:val="640"/>
      <w:marRight w:val="0"/>
      <w:marTop w:val="0"/>
      <w:marBottom w:val="0"/>
      <w:divBdr>
        <w:top w:val="none" w:sz="0" w:space="0" w:color="auto"/>
        <w:left w:val="none" w:sz="0" w:space="0" w:color="auto"/>
        <w:bottom w:val="none" w:sz="0" w:space="0" w:color="auto"/>
        <w:right w:val="none" w:sz="0" w:space="0" w:color="auto"/>
      </w:divBdr>
    </w:div>
    <w:div w:id="109593545">
      <w:marLeft w:val="640"/>
      <w:marRight w:val="0"/>
      <w:marTop w:val="0"/>
      <w:marBottom w:val="0"/>
      <w:divBdr>
        <w:top w:val="none" w:sz="0" w:space="0" w:color="auto"/>
        <w:left w:val="none" w:sz="0" w:space="0" w:color="auto"/>
        <w:bottom w:val="none" w:sz="0" w:space="0" w:color="auto"/>
        <w:right w:val="none" w:sz="0" w:space="0" w:color="auto"/>
      </w:divBdr>
    </w:div>
    <w:div w:id="109662997">
      <w:marLeft w:val="640"/>
      <w:marRight w:val="0"/>
      <w:marTop w:val="0"/>
      <w:marBottom w:val="0"/>
      <w:divBdr>
        <w:top w:val="none" w:sz="0" w:space="0" w:color="auto"/>
        <w:left w:val="none" w:sz="0" w:space="0" w:color="auto"/>
        <w:bottom w:val="none" w:sz="0" w:space="0" w:color="auto"/>
        <w:right w:val="none" w:sz="0" w:space="0" w:color="auto"/>
      </w:divBdr>
    </w:div>
    <w:div w:id="109785264">
      <w:marLeft w:val="640"/>
      <w:marRight w:val="0"/>
      <w:marTop w:val="0"/>
      <w:marBottom w:val="0"/>
      <w:divBdr>
        <w:top w:val="none" w:sz="0" w:space="0" w:color="auto"/>
        <w:left w:val="none" w:sz="0" w:space="0" w:color="auto"/>
        <w:bottom w:val="none" w:sz="0" w:space="0" w:color="auto"/>
        <w:right w:val="none" w:sz="0" w:space="0" w:color="auto"/>
      </w:divBdr>
    </w:div>
    <w:div w:id="109787481">
      <w:marLeft w:val="640"/>
      <w:marRight w:val="0"/>
      <w:marTop w:val="0"/>
      <w:marBottom w:val="0"/>
      <w:divBdr>
        <w:top w:val="none" w:sz="0" w:space="0" w:color="auto"/>
        <w:left w:val="none" w:sz="0" w:space="0" w:color="auto"/>
        <w:bottom w:val="none" w:sz="0" w:space="0" w:color="auto"/>
        <w:right w:val="none" w:sz="0" w:space="0" w:color="auto"/>
      </w:divBdr>
    </w:div>
    <w:div w:id="109856304">
      <w:marLeft w:val="640"/>
      <w:marRight w:val="0"/>
      <w:marTop w:val="0"/>
      <w:marBottom w:val="0"/>
      <w:divBdr>
        <w:top w:val="none" w:sz="0" w:space="0" w:color="auto"/>
        <w:left w:val="none" w:sz="0" w:space="0" w:color="auto"/>
        <w:bottom w:val="none" w:sz="0" w:space="0" w:color="auto"/>
        <w:right w:val="none" w:sz="0" w:space="0" w:color="auto"/>
      </w:divBdr>
    </w:div>
    <w:div w:id="109861517">
      <w:marLeft w:val="640"/>
      <w:marRight w:val="0"/>
      <w:marTop w:val="0"/>
      <w:marBottom w:val="0"/>
      <w:divBdr>
        <w:top w:val="none" w:sz="0" w:space="0" w:color="auto"/>
        <w:left w:val="none" w:sz="0" w:space="0" w:color="auto"/>
        <w:bottom w:val="none" w:sz="0" w:space="0" w:color="auto"/>
        <w:right w:val="none" w:sz="0" w:space="0" w:color="auto"/>
      </w:divBdr>
    </w:div>
    <w:div w:id="109907321">
      <w:marLeft w:val="640"/>
      <w:marRight w:val="0"/>
      <w:marTop w:val="0"/>
      <w:marBottom w:val="0"/>
      <w:divBdr>
        <w:top w:val="none" w:sz="0" w:space="0" w:color="auto"/>
        <w:left w:val="none" w:sz="0" w:space="0" w:color="auto"/>
        <w:bottom w:val="none" w:sz="0" w:space="0" w:color="auto"/>
        <w:right w:val="none" w:sz="0" w:space="0" w:color="auto"/>
      </w:divBdr>
    </w:div>
    <w:div w:id="110172502">
      <w:marLeft w:val="640"/>
      <w:marRight w:val="0"/>
      <w:marTop w:val="0"/>
      <w:marBottom w:val="0"/>
      <w:divBdr>
        <w:top w:val="none" w:sz="0" w:space="0" w:color="auto"/>
        <w:left w:val="none" w:sz="0" w:space="0" w:color="auto"/>
        <w:bottom w:val="none" w:sz="0" w:space="0" w:color="auto"/>
        <w:right w:val="none" w:sz="0" w:space="0" w:color="auto"/>
      </w:divBdr>
    </w:div>
    <w:div w:id="110243829">
      <w:marLeft w:val="640"/>
      <w:marRight w:val="0"/>
      <w:marTop w:val="0"/>
      <w:marBottom w:val="0"/>
      <w:divBdr>
        <w:top w:val="none" w:sz="0" w:space="0" w:color="auto"/>
        <w:left w:val="none" w:sz="0" w:space="0" w:color="auto"/>
        <w:bottom w:val="none" w:sz="0" w:space="0" w:color="auto"/>
        <w:right w:val="none" w:sz="0" w:space="0" w:color="auto"/>
      </w:divBdr>
    </w:div>
    <w:div w:id="110318967">
      <w:marLeft w:val="640"/>
      <w:marRight w:val="0"/>
      <w:marTop w:val="0"/>
      <w:marBottom w:val="0"/>
      <w:divBdr>
        <w:top w:val="none" w:sz="0" w:space="0" w:color="auto"/>
        <w:left w:val="none" w:sz="0" w:space="0" w:color="auto"/>
        <w:bottom w:val="none" w:sz="0" w:space="0" w:color="auto"/>
        <w:right w:val="none" w:sz="0" w:space="0" w:color="auto"/>
      </w:divBdr>
    </w:div>
    <w:div w:id="110322931">
      <w:marLeft w:val="480"/>
      <w:marRight w:val="0"/>
      <w:marTop w:val="0"/>
      <w:marBottom w:val="0"/>
      <w:divBdr>
        <w:top w:val="none" w:sz="0" w:space="0" w:color="auto"/>
        <w:left w:val="none" w:sz="0" w:space="0" w:color="auto"/>
        <w:bottom w:val="none" w:sz="0" w:space="0" w:color="auto"/>
        <w:right w:val="none" w:sz="0" w:space="0" w:color="auto"/>
      </w:divBdr>
    </w:div>
    <w:div w:id="110324181">
      <w:marLeft w:val="640"/>
      <w:marRight w:val="0"/>
      <w:marTop w:val="0"/>
      <w:marBottom w:val="0"/>
      <w:divBdr>
        <w:top w:val="none" w:sz="0" w:space="0" w:color="auto"/>
        <w:left w:val="none" w:sz="0" w:space="0" w:color="auto"/>
        <w:bottom w:val="none" w:sz="0" w:space="0" w:color="auto"/>
        <w:right w:val="none" w:sz="0" w:space="0" w:color="auto"/>
      </w:divBdr>
    </w:div>
    <w:div w:id="110324446">
      <w:marLeft w:val="640"/>
      <w:marRight w:val="0"/>
      <w:marTop w:val="0"/>
      <w:marBottom w:val="0"/>
      <w:divBdr>
        <w:top w:val="none" w:sz="0" w:space="0" w:color="auto"/>
        <w:left w:val="none" w:sz="0" w:space="0" w:color="auto"/>
        <w:bottom w:val="none" w:sz="0" w:space="0" w:color="auto"/>
        <w:right w:val="none" w:sz="0" w:space="0" w:color="auto"/>
      </w:divBdr>
    </w:div>
    <w:div w:id="110325349">
      <w:marLeft w:val="640"/>
      <w:marRight w:val="0"/>
      <w:marTop w:val="0"/>
      <w:marBottom w:val="0"/>
      <w:divBdr>
        <w:top w:val="none" w:sz="0" w:space="0" w:color="auto"/>
        <w:left w:val="none" w:sz="0" w:space="0" w:color="auto"/>
        <w:bottom w:val="none" w:sz="0" w:space="0" w:color="auto"/>
        <w:right w:val="none" w:sz="0" w:space="0" w:color="auto"/>
      </w:divBdr>
    </w:div>
    <w:div w:id="110439012">
      <w:marLeft w:val="640"/>
      <w:marRight w:val="0"/>
      <w:marTop w:val="0"/>
      <w:marBottom w:val="0"/>
      <w:divBdr>
        <w:top w:val="none" w:sz="0" w:space="0" w:color="auto"/>
        <w:left w:val="none" w:sz="0" w:space="0" w:color="auto"/>
        <w:bottom w:val="none" w:sz="0" w:space="0" w:color="auto"/>
        <w:right w:val="none" w:sz="0" w:space="0" w:color="auto"/>
      </w:divBdr>
    </w:div>
    <w:div w:id="110631861">
      <w:marLeft w:val="640"/>
      <w:marRight w:val="0"/>
      <w:marTop w:val="0"/>
      <w:marBottom w:val="0"/>
      <w:divBdr>
        <w:top w:val="none" w:sz="0" w:space="0" w:color="auto"/>
        <w:left w:val="none" w:sz="0" w:space="0" w:color="auto"/>
        <w:bottom w:val="none" w:sz="0" w:space="0" w:color="auto"/>
        <w:right w:val="none" w:sz="0" w:space="0" w:color="auto"/>
      </w:divBdr>
    </w:div>
    <w:div w:id="110632002">
      <w:marLeft w:val="640"/>
      <w:marRight w:val="0"/>
      <w:marTop w:val="0"/>
      <w:marBottom w:val="0"/>
      <w:divBdr>
        <w:top w:val="none" w:sz="0" w:space="0" w:color="auto"/>
        <w:left w:val="none" w:sz="0" w:space="0" w:color="auto"/>
        <w:bottom w:val="none" w:sz="0" w:space="0" w:color="auto"/>
        <w:right w:val="none" w:sz="0" w:space="0" w:color="auto"/>
      </w:divBdr>
    </w:div>
    <w:div w:id="110632423">
      <w:marLeft w:val="640"/>
      <w:marRight w:val="0"/>
      <w:marTop w:val="0"/>
      <w:marBottom w:val="0"/>
      <w:divBdr>
        <w:top w:val="none" w:sz="0" w:space="0" w:color="auto"/>
        <w:left w:val="none" w:sz="0" w:space="0" w:color="auto"/>
        <w:bottom w:val="none" w:sz="0" w:space="0" w:color="auto"/>
        <w:right w:val="none" w:sz="0" w:space="0" w:color="auto"/>
      </w:divBdr>
    </w:div>
    <w:div w:id="110638288">
      <w:marLeft w:val="640"/>
      <w:marRight w:val="0"/>
      <w:marTop w:val="0"/>
      <w:marBottom w:val="0"/>
      <w:divBdr>
        <w:top w:val="none" w:sz="0" w:space="0" w:color="auto"/>
        <w:left w:val="none" w:sz="0" w:space="0" w:color="auto"/>
        <w:bottom w:val="none" w:sz="0" w:space="0" w:color="auto"/>
        <w:right w:val="none" w:sz="0" w:space="0" w:color="auto"/>
      </w:divBdr>
    </w:div>
    <w:div w:id="110785208">
      <w:marLeft w:val="640"/>
      <w:marRight w:val="0"/>
      <w:marTop w:val="0"/>
      <w:marBottom w:val="0"/>
      <w:divBdr>
        <w:top w:val="none" w:sz="0" w:space="0" w:color="auto"/>
        <w:left w:val="none" w:sz="0" w:space="0" w:color="auto"/>
        <w:bottom w:val="none" w:sz="0" w:space="0" w:color="auto"/>
        <w:right w:val="none" w:sz="0" w:space="0" w:color="auto"/>
      </w:divBdr>
    </w:div>
    <w:div w:id="110903045">
      <w:marLeft w:val="640"/>
      <w:marRight w:val="0"/>
      <w:marTop w:val="0"/>
      <w:marBottom w:val="0"/>
      <w:divBdr>
        <w:top w:val="none" w:sz="0" w:space="0" w:color="auto"/>
        <w:left w:val="none" w:sz="0" w:space="0" w:color="auto"/>
        <w:bottom w:val="none" w:sz="0" w:space="0" w:color="auto"/>
        <w:right w:val="none" w:sz="0" w:space="0" w:color="auto"/>
      </w:divBdr>
    </w:div>
    <w:div w:id="110904083">
      <w:marLeft w:val="640"/>
      <w:marRight w:val="0"/>
      <w:marTop w:val="0"/>
      <w:marBottom w:val="0"/>
      <w:divBdr>
        <w:top w:val="none" w:sz="0" w:space="0" w:color="auto"/>
        <w:left w:val="none" w:sz="0" w:space="0" w:color="auto"/>
        <w:bottom w:val="none" w:sz="0" w:space="0" w:color="auto"/>
        <w:right w:val="none" w:sz="0" w:space="0" w:color="auto"/>
      </w:divBdr>
    </w:div>
    <w:div w:id="111170698">
      <w:marLeft w:val="640"/>
      <w:marRight w:val="0"/>
      <w:marTop w:val="0"/>
      <w:marBottom w:val="0"/>
      <w:divBdr>
        <w:top w:val="none" w:sz="0" w:space="0" w:color="auto"/>
        <w:left w:val="none" w:sz="0" w:space="0" w:color="auto"/>
        <w:bottom w:val="none" w:sz="0" w:space="0" w:color="auto"/>
        <w:right w:val="none" w:sz="0" w:space="0" w:color="auto"/>
      </w:divBdr>
    </w:div>
    <w:div w:id="111286155">
      <w:marLeft w:val="640"/>
      <w:marRight w:val="0"/>
      <w:marTop w:val="0"/>
      <w:marBottom w:val="0"/>
      <w:divBdr>
        <w:top w:val="none" w:sz="0" w:space="0" w:color="auto"/>
        <w:left w:val="none" w:sz="0" w:space="0" w:color="auto"/>
        <w:bottom w:val="none" w:sz="0" w:space="0" w:color="auto"/>
        <w:right w:val="none" w:sz="0" w:space="0" w:color="auto"/>
      </w:divBdr>
    </w:div>
    <w:div w:id="111287041">
      <w:marLeft w:val="640"/>
      <w:marRight w:val="0"/>
      <w:marTop w:val="0"/>
      <w:marBottom w:val="0"/>
      <w:divBdr>
        <w:top w:val="none" w:sz="0" w:space="0" w:color="auto"/>
        <w:left w:val="none" w:sz="0" w:space="0" w:color="auto"/>
        <w:bottom w:val="none" w:sz="0" w:space="0" w:color="auto"/>
        <w:right w:val="none" w:sz="0" w:space="0" w:color="auto"/>
      </w:divBdr>
    </w:div>
    <w:div w:id="111289082">
      <w:marLeft w:val="640"/>
      <w:marRight w:val="0"/>
      <w:marTop w:val="0"/>
      <w:marBottom w:val="0"/>
      <w:divBdr>
        <w:top w:val="none" w:sz="0" w:space="0" w:color="auto"/>
        <w:left w:val="none" w:sz="0" w:space="0" w:color="auto"/>
        <w:bottom w:val="none" w:sz="0" w:space="0" w:color="auto"/>
        <w:right w:val="none" w:sz="0" w:space="0" w:color="auto"/>
      </w:divBdr>
    </w:div>
    <w:div w:id="111360854">
      <w:marLeft w:val="640"/>
      <w:marRight w:val="0"/>
      <w:marTop w:val="0"/>
      <w:marBottom w:val="0"/>
      <w:divBdr>
        <w:top w:val="none" w:sz="0" w:space="0" w:color="auto"/>
        <w:left w:val="none" w:sz="0" w:space="0" w:color="auto"/>
        <w:bottom w:val="none" w:sz="0" w:space="0" w:color="auto"/>
        <w:right w:val="none" w:sz="0" w:space="0" w:color="auto"/>
      </w:divBdr>
    </w:div>
    <w:div w:id="111440022">
      <w:marLeft w:val="640"/>
      <w:marRight w:val="0"/>
      <w:marTop w:val="0"/>
      <w:marBottom w:val="0"/>
      <w:divBdr>
        <w:top w:val="none" w:sz="0" w:space="0" w:color="auto"/>
        <w:left w:val="none" w:sz="0" w:space="0" w:color="auto"/>
        <w:bottom w:val="none" w:sz="0" w:space="0" w:color="auto"/>
        <w:right w:val="none" w:sz="0" w:space="0" w:color="auto"/>
      </w:divBdr>
    </w:div>
    <w:div w:id="111632714">
      <w:marLeft w:val="640"/>
      <w:marRight w:val="0"/>
      <w:marTop w:val="0"/>
      <w:marBottom w:val="0"/>
      <w:divBdr>
        <w:top w:val="none" w:sz="0" w:space="0" w:color="auto"/>
        <w:left w:val="none" w:sz="0" w:space="0" w:color="auto"/>
        <w:bottom w:val="none" w:sz="0" w:space="0" w:color="auto"/>
        <w:right w:val="none" w:sz="0" w:space="0" w:color="auto"/>
      </w:divBdr>
    </w:div>
    <w:div w:id="111680016">
      <w:marLeft w:val="640"/>
      <w:marRight w:val="0"/>
      <w:marTop w:val="0"/>
      <w:marBottom w:val="0"/>
      <w:divBdr>
        <w:top w:val="none" w:sz="0" w:space="0" w:color="auto"/>
        <w:left w:val="none" w:sz="0" w:space="0" w:color="auto"/>
        <w:bottom w:val="none" w:sz="0" w:space="0" w:color="auto"/>
        <w:right w:val="none" w:sz="0" w:space="0" w:color="auto"/>
      </w:divBdr>
    </w:div>
    <w:div w:id="111680526">
      <w:marLeft w:val="640"/>
      <w:marRight w:val="0"/>
      <w:marTop w:val="0"/>
      <w:marBottom w:val="0"/>
      <w:divBdr>
        <w:top w:val="none" w:sz="0" w:space="0" w:color="auto"/>
        <w:left w:val="none" w:sz="0" w:space="0" w:color="auto"/>
        <w:bottom w:val="none" w:sz="0" w:space="0" w:color="auto"/>
        <w:right w:val="none" w:sz="0" w:space="0" w:color="auto"/>
      </w:divBdr>
    </w:div>
    <w:div w:id="111822972">
      <w:marLeft w:val="640"/>
      <w:marRight w:val="0"/>
      <w:marTop w:val="0"/>
      <w:marBottom w:val="0"/>
      <w:divBdr>
        <w:top w:val="none" w:sz="0" w:space="0" w:color="auto"/>
        <w:left w:val="none" w:sz="0" w:space="0" w:color="auto"/>
        <w:bottom w:val="none" w:sz="0" w:space="0" w:color="auto"/>
        <w:right w:val="none" w:sz="0" w:space="0" w:color="auto"/>
      </w:divBdr>
    </w:div>
    <w:div w:id="111828614">
      <w:marLeft w:val="640"/>
      <w:marRight w:val="0"/>
      <w:marTop w:val="0"/>
      <w:marBottom w:val="0"/>
      <w:divBdr>
        <w:top w:val="none" w:sz="0" w:space="0" w:color="auto"/>
        <w:left w:val="none" w:sz="0" w:space="0" w:color="auto"/>
        <w:bottom w:val="none" w:sz="0" w:space="0" w:color="auto"/>
        <w:right w:val="none" w:sz="0" w:space="0" w:color="auto"/>
      </w:divBdr>
    </w:div>
    <w:div w:id="111900378">
      <w:marLeft w:val="640"/>
      <w:marRight w:val="0"/>
      <w:marTop w:val="0"/>
      <w:marBottom w:val="0"/>
      <w:divBdr>
        <w:top w:val="none" w:sz="0" w:space="0" w:color="auto"/>
        <w:left w:val="none" w:sz="0" w:space="0" w:color="auto"/>
        <w:bottom w:val="none" w:sz="0" w:space="0" w:color="auto"/>
        <w:right w:val="none" w:sz="0" w:space="0" w:color="auto"/>
      </w:divBdr>
    </w:div>
    <w:div w:id="111943686">
      <w:marLeft w:val="640"/>
      <w:marRight w:val="0"/>
      <w:marTop w:val="0"/>
      <w:marBottom w:val="0"/>
      <w:divBdr>
        <w:top w:val="none" w:sz="0" w:space="0" w:color="auto"/>
        <w:left w:val="none" w:sz="0" w:space="0" w:color="auto"/>
        <w:bottom w:val="none" w:sz="0" w:space="0" w:color="auto"/>
        <w:right w:val="none" w:sz="0" w:space="0" w:color="auto"/>
      </w:divBdr>
    </w:div>
    <w:div w:id="111943693">
      <w:marLeft w:val="640"/>
      <w:marRight w:val="0"/>
      <w:marTop w:val="0"/>
      <w:marBottom w:val="0"/>
      <w:divBdr>
        <w:top w:val="none" w:sz="0" w:space="0" w:color="auto"/>
        <w:left w:val="none" w:sz="0" w:space="0" w:color="auto"/>
        <w:bottom w:val="none" w:sz="0" w:space="0" w:color="auto"/>
        <w:right w:val="none" w:sz="0" w:space="0" w:color="auto"/>
      </w:divBdr>
    </w:div>
    <w:div w:id="111945504">
      <w:marLeft w:val="640"/>
      <w:marRight w:val="0"/>
      <w:marTop w:val="0"/>
      <w:marBottom w:val="0"/>
      <w:divBdr>
        <w:top w:val="none" w:sz="0" w:space="0" w:color="auto"/>
        <w:left w:val="none" w:sz="0" w:space="0" w:color="auto"/>
        <w:bottom w:val="none" w:sz="0" w:space="0" w:color="auto"/>
        <w:right w:val="none" w:sz="0" w:space="0" w:color="auto"/>
      </w:divBdr>
    </w:div>
    <w:div w:id="112134282">
      <w:marLeft w:val="640"/>
      <w:marRight w:val="0"/>
      <w:marTop w:val="0"/>
      <w:marBottom w:val="0"/>
      <w:divBdr>
        <w:top w:val="none" w:sz="0" w:space="0" w:color="auto"/>
        <w:left w:val="none" w:sz="0" w:space="0" w:color="auto"/>
        <w:bottom w:val="none" w:sz="0" w:space="0" w:color="auto"/>
        <w:right w:val="none" w:sz="0" w:space="0" w:color="auto"/>
      </w:divBdr>
    </w:div>
    <w:div w:id="112290004">
      <w:marLeft w:val="640"/>
      <w:marRight w:val="0"/>
      <w:marTop w:val="0"/>
      <w:marBottom w:val="0"/>
      <w:divBdr>
        <w:top w:val="none" w:sz="0" w:space="0" w:color="auto"/>
        <w:left w:val="none" w:sz="0" w:space="0" w:color="auto"/>
        <w:bottom w:val="none" w:sz="0" w:space="0" w:color="auto"/>
        <w:right w:val="none" w:sz="0" w:space="0" w:color="auto"/>
      </w:divBdr>
    </w:div>
    <w:div w:id="112330471">
      <w:marLeft w:val="640"/>
      <w:marRight w:val="0"/>
      <w:marTop w:val="0"/>
      <w:marBottom w:val="0"/>
      <w:divBdr>
        <w:top w:val="none" w:sz="0" w:space="0" w:color="auto"/>
        <w:left w:val="none" w:sz="0" w:space="0" w:color="auto"/>
        <w:bottom w:val="none" w:sz="0" w:space="0" w:color="auto"/>
        <w:right w:val="none" w:sz="0" w:space="0" w:color="auto"/>
      </w:divBdr>
    </w:div>
    <w:div w:id="112404906">
      <w:marLeft w:val="640"/>
      <w:marRight w:val="0"/>
      <w:marTop w:val="0"/>
      <w:marBottom w:val="0"/>
      <w:divBdr>
        <w:top w:val="none" w:sz="0" w:space="0" w:color="auto"/>
        <w:left w:val="none" w:sz="0" w:space="0" w:color="auto"/>
        <w:bottom w:val="none" w:sz="0" w:space="0" w:color="auto"/>
        <w:right w:val="none" w:sz="0" w:space="0" w:color="auto"/>
      </w:divBdr>
    </w:div>
    <w:div w:id="112405635">
      <w:marLeft w:val="640"/>
      <w:marRight w:val="0"/>
      <w:marTop w:val="0"/>
      <w:marBottom w:val="0"/>
      <w:divBdr>
        <w:top w:val="none" w:sz="0" w:space="0" w:color="auto"/>
        <w:left w:val="none" w:sz="0" w:space="0" w:color="auto"/>
        <w:bottom w:val="none" w:sz="0" w:space="0" w:color="auto"/>
        <w:right w:val="none" w:sz="0" w:space="0" w:color="auto"/>
      </w:divBdr>
    </w:div>
    <w:div w:id="112406397">
      <w:marLeft w:val="640"/>
      <w:marRight w:val="0"/>
      <w:marTop w:val="0"/>
      <w:marBottom w:val="0"/>
      <w:divBdr>
        <w:top w:val="none" w:sz="0" w:space="0" w:color="auto"/>
        <w:left w:val="none" w:sz="0" w:space="0" w:color="auto"/>
        <w:bottom w:val="none" w:sz="0" w:space="0" w:color="auto"/>
        <w:right w:val="none" w:sz="0" w:space="0" w:color="auto"/>
      </w:divBdr>
    </w:div>
    <w:div w:id="112484347">
      <w:marLeft w:val="640"/>
      <w:marRight w:val="0"/>
      <w:marTop w:val="0"/>
      <w:marBottom w:val="0"/>
      <w:divBdr>
        <w:top w:val="none" w:sz="0" w:space="0" w:color="auto"/>
        <w:left w:val="none" w:sz="0" w:space="0" w:color="auto"/>
        <w:bottom w:val="none" w:sz="0" w:space="0" w:color="auto"/>
        <w:right w:val="none" w:sz="0" w:space="0" w:color="auto"/>
      </w:divBdr>
    </w:div>
    <w:div w:id="112674538">
      <w:marLeft w:val="640"/>
      <w:marRight w:val="0"/>
      <w:marTop w:val="0"/>
      <w:marBottom w:val="0"/>
      <w:divBdr>
        <w:top w:val="none" w:sz="0" w:space="0" w:color="auto"/>
        <w:left w:val="none" w:sz="0" w:space="0" w:color="auto"/>
        <w:bottom w:val="none" w:sz="0" w:space="0" w:color="auto"/>
        <w:right w:val="none" w:sz="0" w:space="0" w:color="auto"/>
      </w:divBdr>
    </w:div>
    <w:div w:id="112676514">
      <w:marLeft w:val="640"/>
      <w:marRight w:val="0"/>
      <w:marTop w:val="0"/>
      <w:marBottom w:val="0"/>
      <w:divBdr>
        <w:top w:val="none" w:sz="0" w:space="0" w:color="auto"/>
        <w:left w:val="none" w:sz="0" w:space="0" w:color="auto"/>
        <w:bottom w:val="none" w:sz="0" w:space="0" w:color="auto"/>
        <w:right w:val="none" w:sz="0" w:space="0" w:color="auto"/>
      </w:divBdr>
    </w:div>
    <w:div w:id="112679819">
      <w:marLeft w:val="640"/>
      <w:marRight w:val="0"/>
      <w:marTop w:val="0"/>
      <w:marBottom w:val="0"/>
      <w:divBdr>
        <w:top w:val="none" w:sz="0" w:space="0" w:color="auto"/>
        <w:left w:val="none" w:sz="0" w:space="0" w:color="auto"/>
        <w:bottom w:val="none" w:sz="0" w:space="0" w:color="auto"/>
        <w:right w:val="none" w:sz="0" w:space="0" w:color="auto"/>
      </w:divBdr>
    </w:div>
    <w:div w:id="112753416">
      <w:marLeft w:val="640"/>
      <w:marRight w:val="0"/>
      <w:marTop w:val="0"/>
      <w:marBottom w:val="0"/>
      <w:divBdr>
        <w:top w:val="none" w:sz="0" w:space="0" w:color="auto"/>
        <w:left w:val="none" w:sz="0" w:space="0" w:color="auto"/>
        <w:bottom w:val="none" w:sz="0" w:space="0" w:color="auto"/>
        <w:right w:val="none" w:sz="0" w:space="0" w:color="auto"/>
      </w:divBdr>
    </w:div>
    <w:div w:id="112865947">
      <w:marLeft w:val="640"/>
      <w:marRight w:val="0"/>
      <w:marTop w:val="0"/>
      <w:marBottom w:val="0"/>
      <w:divBdr>
        <w:top w:val="none" w:sz="0" w:space="0" w:color="auto"/>
        <w:left w:val="none" w:sz="0" w:space="0" w:color="auto"/>
        <w:bottom w:val="none" w:sz="0" w:space="0" w:color="auto"/>
        <w:right w:val="none" w:sz="0" w:space="0" w:color="auto"/>
      </w:divBdr>
    </w:div>
    <w:div w:id="112947506">
      <w:marLeft w:val="640"/>
      <w:marRight w:val="0"/>
      <w:marTop w:val="0"/>
      <w:marBottom w:val="0"/>
      <w:divBdr>
        <w:top w:val="none" w:sz="0" w:space="0" w:color="auto"/>
        <w:left w:val="none" w:sz="0" w:space="0" w:color="auto"/>
        <w:bottom w:val="none" w:sz="0" w:space="0" w:color="auto"/>
        <w:right w:val="none" w:sz="0" w:space="0" w:color="auto"/>
      </w:divBdr>
    </w:div>
    <w:div w:id="112989740">
      <w:marLeft w:val="640"/>
      <w:marRight w:val="0"/>
      <w:marTop w:val="0"/>
      <w:marBottom w:val="0"/>
      <w:divBdr>
        <w:top w:val="none" w:sz="0" w:space="0" w:color="auto"/>
        <w:left w:val="none" w:sz="0" w:space="0" w:color="auto"/>
        <w:bottom w:val="none" w:sz="0" w:space="0" w:color="auto"/>
        <w:right w:val="none" w:sz="0" w:space="0" w:color="auto"/>
      </w:divBdr>
    </w:div>
    <w:div w:id="113061803">
      <w:marLeft w:val="640"/>
      <w:marRight w:val="0"/>
      <w:marTop w:val="0"/>
      <w:marBottom w:val="0"/>
      <w:divBdr>
        <w:top w:val="none" w:sz="0" w:space="0" w:color="auto"/>
        <w:left w:val="none" w:sz="0" w:space="0" w:color="auto"/>
        <w:bottom w:val="none" w:sz="0" w:space="0" w:color="auto"/>
        <w:right w:val="none" w:sz="0" w:space="0" w:color="auto"/>
      </w:divBdr>
    </w:div>
    <w:div w:id="113138985">
      <w:marLeft w:val="640"/>
      <w:marRight w:val="0"/>
      <w:marTop w:val="0"/>
      <w:marBottom w:val="0"/>
      <w:divBdr>
        <w:top w:val="none" w:sz="0" w:space="0" w:color="auto"/>
        <w:left w:val="none" w:sz="0" w:space="0" w:color="auto"/>
        <w:bottom w:val="none" w:sz="0" w:space="0" w:color="auto"/>
        <w:right w:val="none" w:sz="0" w:space="0" w:color="auto"/>
      </w:divBdr>
    </w:div>
    <w:div w:id="113139005">
      <w:marLeft w:val="640"/>
      <w:marRight w:val="0"/>
      <w:marTop w:val="0"/>
      <w:marBottom w:val="0"/>
      <w:divBdr>
        <w:top w:val="none" w:sz="0" w:space="0" w:color="auto"/>
        <w:left w:val="none" w:sz="0" w:space="0" w:color="auto"/>
        <w:bottom w:val="none" w:sz="0" w:space="0" w:color="auto"/>
        <w:right w:val="none" w:sz="0" w:space="0" w:color="auto"/>
      </w:divBdr>
    </w:div>
    <w:div w:id="113209404">
      <w:marLeft w:val="640"/>
      <w:marRight w:val="0"/>
      <w:marTop w:val="0"/>
      <w:marBottom w:val="0"/>
      <w:divBdr>
        <w:top w:val="none" w:sz="0" w:space="0" w:color="auto"/>
        <w:left w:val="none" w:sz="0" w:space="0" w:color="auto"/>
        <w:bottom w:val="none" w:sz="0" w:space="0" w:color="auto"/>
        <w:right w:val="none" w:sz="0" w:space="0" w:color="auto"/>
      </w:divBdr>
    </w:div>
    <w:div w:id="113213063">
      <w:marLeft w:val="640"/>
      <w:marRight w:val="0"/>
      <w:marTop w:val="0"/>
      <w:marBottom w:val="0"/>
      <w:divBdr>
        <w:top w:val="none" w:sz="0" w:space="0" w:color="auto"/>
        <w:left w:val="none" w:sz="0" w:space="0" w:color="auto"/>
        <w:bottom w:val="none" w:sz="0" w:space="0" w:color="auto"/>
        <w:right w:val="none" w:sz="0" w:space="0" w:color="auto"/>
      </w:divBdr>
    </w:div>
    <w:div w:id="113253188">
      <w:marLeft w:val="640"/>
      <w:marRight w:val="0"/>
      <w:marTop w:val="0"/>
      <w:marBottom w:val="0"/>
      <w:divBdr>
        <w:top w:val="none" w:sz="0" w:space="0" w:color="auto"/>
        <w:left w:val="none" w:sz="0" w:space="0" w:color="auto"/>
        <w:bottom w:val="none" w:sz="0" w:space="0" w:color="auto"/>
        <w:right w:val="none" w:sz="0" w:space="0" w:color="auto"/>
      </w:divBdr>
    </w:div>
    <w:div w:id="113257228">
      <w:marLeft w:val="640"/>
      <w:marRight w:val="0"/>
      <w:marTop w:val="0"/>
      <w:marBottom w:val="0"/>
      <w:divBdr>
        <w:top w:val="none" w:sz="0" w:space="0" w:color="auto"/>
        <w:left w:val="none" w:sz="0" w:space="0" w:color="auto"/>
        <w:bottom w:val="none" w:sz="0" w:space="0" w:color="auto"/>
        <w:right w:val="none" w:sz="0" w:space="0" w:color="auto"/>
      </w:divBdr>
    </w:div>
    <w:div w:id="113331864">
      <w:marLeft w:val="640"/>
      <w:marRight w:val="0"/>
      <w:marTop w:val="0"/>
      <w:marBottom w:val="0"/>
      <w:divBdr>
        <w:top w:val="none" w:sz="0" w:space="0" w:color="auto"/>
        <w:left w:val="none" w:sz="0" w:space="0" w:color="auto"/>
        <w:bottom w:val="none" w:sz="0" w:space="0" w:color="auto"/>
        <w:right w:val="none" w:sz="0" w:space="0" w:color="auto"/>
      </w:divBdr>
    </w:div>
    <w:div w:id="113444344">
      <w:marLeft w:val="640"/>
      <w:marRight w:val="0"/>
      <w:marTop w:val="0"/>
      <w:marBottom w:val="0"/>
      <w:divBdr>
        <w:top w:val="none" w:sz="0" w:space="0" w:color="auto"/>
        <w:left w:val="none" w:sz="0" w:space="0" w:color="auto"/>
        <w:bottom w:val="none" w:sz="0" w:space="0" w:color="auto"/>
        <w:right w:val="none" w:sz="0" w:space="0" w:color="auto"/>
      </w:divBdr>
    </w:div>
    <w:div w:id="113446807">
      <w:marLeft w:val="640"/>
      <w:marRight w:val="0"/>
      <w:marTop w:val="0"/>
      <w:marBottom w:val="0"/>
      <w:divBdr>
        <w:top w:val="none" w:sz="0" w:space="0" w:color="auto"/>
        <w:left w:val="none" w:sz="0" w:space="0" w:color="auto"/>
        <w:bottom w:val="none" w:sz="0" w:space="0" w:color="auto"/>
        <w:right w:val="none" w:sz="0" w:space="0" w:color="auto"/>
      </w:divBdr>
    </w:div>
    <w:div w:id="113519220">
      <w:marLeft w:val="640"/>
      <w:marRight w:val="0"/>
      <w:marTop w:val="0"/>
      <w:marBottom w:val="0"/>
      <w:divBdr>
        <w:top w:val="none" w:sz="0" w:space="0" w:color="auto"/>
        <w:left w:val="none" w:sz="0" w:space="0" w:color="auto"/>
        <w:bottom w:val="none" w:sz="0" w:space="0" w:color="auto"/>
        <w:right w:val="none" w:sz="0" w:space="0" w:color="auto"/>
      </w:divBdr>
    </w:div>
    <w:div w:id="113519987">
      <w:marLeft w:val="640"/>
      <w:marRight w:val="0"/>
      <w:marTop w:val="0"/>
      <w:marBottom w:val="0"/>
      <w:divBdr>
        <w:top w:val="none" w:sz="0" w:space="0" w:color="auto"/>
        <w:left w:val="none" w:sz="0" w:space="0" w:color="auto"/>
        <w:bottom w:val="none" w:sz="0" w:space="0" w:color="auto"/>
        <w:right w:val="none" w:sz="0" w:space="0" w:color="auto"/>
      </w:divBdr>
    </w:div>
    <w:div w:id="113596103">
      <w:marLeft w:val="640"/>
      <w:marRight w:val="0"/>
      <w:marTop w:val="0"/>
      <w:marBottom w:val="0"/>
      <w:divBdr>
        <w:top w:val="none" w:sz="0" w:space="0" w:color="auto"/>
        <w:left w:val="none" w:sz="0" w:space="0" w:color="auto"/>
        <w:bottom w:val="none" w:sz="0" w:space="0" w:color="auto"/>
        <w:right w:val="none" w:sz="0" w:space="0" w:color="auto"/>
      </w:divBdr>
    </w:div>
    <w:div w:id="113598486">
      <w:marLeft w:val="640"/>
      <w:marRight w:val="0"/>
      <w:marTop w:val="0"/>
      <w:marBottom w:val="0"/>
      <w:divBdr>
        <w:top w:val="none" w:sz="0" w:space="0" w:color="auto"/>
        <w:left w:val="none" w:sz="0" w:space="0" w:color="auto"/>
        <w:bottom w:val="none" w:sz="0" w:space="0" w:color="auto"/>
        <w:right w:val="none" w:sz="0" w:space="0" w:color="auto"/>
      </w:divBdr>
    </w:div>
    <w:div w:id="113599181">
      <w:marLeft w:val="640"/>
      <w:marRight w:val="0"/>
      <w:marTop w:val="0"/>
      <w:marBottom w:val="0"/>
      <w:divBdr>
        <w:top w:val="none" w:sz="0" w:space="0" w:color="auto"/>
        <w:left w:val="none" w:sz="0" w:space="0" w:color="auto"/>
        <w:bottom w:val="none" w:sz="0" w:space="0" w:color="auto"/>
        <w:right w:val="none" w:sz="0" w:space="0" w:color="auto"/>
      </w:divBdr>
    </w:div>
    <w:div w:id="113603652">
      <w:marLeft w:val="640"/>
      <w:marRight w:val="0"/>
      <w:marTop w:val="0"/>
      <w:marBottom w:val="0"/>
      <w:divBdr>
        <w:top w:val="none" w:sz="0" w:space="0" w:color="auto"/>
        <w:left w:val="none" w:sz="0" w:space="0" w:color="auto"/>
        <w:bottom w:val="none" w:sz="0" w:space="0" w:color="auto"/>
        <w:right w:val="none" w:sz="0" w:space="0" w:color="auto"/>
      </w:divBdr>
    </w:div>
    <w:div w:id="113642136">
      <w:marLeft w:val="640"/>
      <w:marRight w:val="0"/>
      <w:marTop w:val="0"/>
      <w:marBottom w:val="0"/>
      <w:divBdr>
        <w:top w:val="none" w:sz="0" w:space="0" w:color="auto"/>
        <w:left w:val="none" w:sz="0" w:space="0" w:color="auto"/>
        <w:bottom w:val="none" w:sz="0" w:space="0" w:color="auto"/>
        <w:right w:val="none" w:sz="0" w:space="0" w:color="auto"/>
      </w:divBdr>
    </w:div>
    <w:div w:id="113646364">
      <w:marLeft w:val="640"/>
      <w:marRight w:val="0"/>
      <w:marTop w:val="0"/>
      <w:marBottom w:val="0"/>
      <w:divBdr>
        <w:top w:val="none" w:sz="0" w:space="0" w:color="auto"/>
        <w:left w:val="none" w:sz="0" w:space="0" w:color="auto"/>
        <w:bottom w:val="none" w:sz="0" w:space="0" w:color="auto"/>
        <w:right w:val="none" w:sz="0" w:space="0" w:color="auto"/>
      </w:divBdr>
    </w:div>
    <w:div w:id="113721264">
      <w:marLeft w:val="640"/>
      <w:marRight w:val="0"/>
      <w:marTop w:val="0"/>
      <w:marBottom w:val="0"/>
      <w:divBdr>
        <w:top w:val="none" w:sz="0" w:space="0" w:color="auto"/>
        <w:left w:val="none" w:sz="0" w:space="0" w:color="auto"/>
        <w:bottom w:val="none" w:sz="0" w:space="0" w:color="auto"/>
        <w:right w:val="none" w:sz="0" w:space="0" w:color="auto"/>
      </w:divBdr>
    </w:div>
    <w:div w:id="113839439">
      <w:marLeft w:val="640"/>
      <w:marRight w:val="0"/>
      <w:marTop w:val="0"/>
      <w:marBottom w:val="0"/>
      <w:divBdr>
        <w:top w:val="none" w:sz="0" w:space="0" w:color="auto"/>
        <w:left w:val="none" w:sz="0" w:space="0" w:color="auto"/>
        <w:bottom w:val="none" w:sz="0" w:space="0" w:color="auto"/>
        <w:right w:val="none" w:sz="0" w:space="0" w:color="auto"/>
      </w:divBdr>
    </w:div>
    <w:div w:id="113910152">
      <w:marLeft w:val="640"/>
      <w:marRight w:val="0"/>
      <w:marTop w:val="0"/>
      <w:marBottom w:val="0"/>
      <w:divBdr>
        <w:top w:val="none" w:sz="0" w:space="0" w:color="auto"/>
        <w:left w:val="none" w:sz="0" w:space="0" w:color="auto"/>
        <w:bottom w:val="none" w:sz="0" w:space="0" w:color="auto"/>
        <w:right w:val="none" w:sz="0" w:space="0" w:color="auto"/>
      </w:divBdr>
    </w:div>
    <w:div w:id="113910338">
      <w:marLeft w:val="640"/>
      <w:marRight w:val="0"/>
      <w:marTop w:val="0"/>
      <w:marBottom w:val="0"/>
      <w:divBdr>
        <w:top w:val="none" w:sz="0" w:space="0" w:color="auto"/>
        <w:left w:val="none" w:sz="0" w:space="0" w:color="auto"/>
        <w:bottom w:val="none" w:sz="0" w:space="0" w:color="auto"/>
        <w:right w:val="none" w:sz="0" w:space="0" w:color="auto"/>
      </w:divBdr>
    </w:div>
    <w:div w:id="113983072">
      <w:marLeft w:val="640"/>
      <w:marRight w:val="0"/>
      <w:marTop w:val="0"/>
      <w:marBottom w:val="0"/>
      <w:divBdr>
        <w:top w:val="none" w:sz="0" w:space="0" w:color="auto"/>
        <w:left w:val="none" w:sz="0" w:space="0" w:color="auto"/>
        <w:bottom w:val="none" w:sz="0" w:space="0" w:color="auto"/>
        <w:right w:val="none" w:sz="0" w:space="0" w:color="auto"/>
      </w:divBdr>
    </w:div>
    <w:div w:id="113985346">
      <w:marLeft w:val="640"/>
      <w:marRight w:val="0"/>
      <w:marTop w:val="0"/>
      <w:marBottom w:val="0"/>
      <w:divBdr>
        <w:top w:val="none" w:sz="0" w:space="0" w:color="auto"/>
        <w:left w:val="none" w:sz="0" w:space="0" w:color="auto"/>
        <w:bottom w:val="none" w:sz="0" w:space="0" w:color="auto"/>
        <w:right w:val="none" w:sz="0" w:space="0" w:color="auto"/>
      </w:divBdr>
    </w:div>
    <w:div w:id="113986269">
      <w:marLeft w:val="640"/>
      <w:marRight w:val="0"/>
      <w:marTop w:val="0"/>
      <w:marBottom w:val="0"/>
      <w:divBdr>
        <w:top w:val="none" w:sz="0" w:space="0" w:color="auto"/>
        <w:left w:val="none" w:sz="0" w:space="0" w:color="auto"/>
        <w:bottom w:val="none" w:sz="0" w:space="0" w:color="auto"/>
        <w:right w:val="none" w:sz="0" w:space="0" w:color="auto"/>
      </w:divBdr>
    </w:div>
    <w:div w:id="114256284">
      <w:marLeft w:val="640"/>
      <w:marRight w:val="0"/>
      <w:marTop w:val="0"/>
      <w:marBottom w:val="0"/>
      <w:divBdr>
        <w:top w:val="none" w:sz="0" w:space="0" w:color="auto"/>
        <w:left w:val="none" w:sz="0" w:space="0" w:color="auto"/>
        <w:bottom w:val="none" w:sz="0" w:space="0" w:color="auto"/>
        <w:right w:val="none" w:sz="0" w:space="0" w:color="auto"/>
      </w:divBdr>
    </w:div>
    <w:div w:id="114258396">
      <w:marLeft w:val="640"/>
      <w:marRight w:val="0"/>
      <w:marTop w:val="0"/>
      <w:marBottom w:val="0"/>
      <w:divBdr>
        <w:top w:val="none" w:sz="0" w:space="0" w:color="auto"/>
        <w:left w:val="none" w:sz="0" w:space="0" w:color="auto"/>
        <w:bottom w:val="none" w:sz="0" w:space="0" w:color="auto"/>
        <w:right w:val="none" w:sz="0" w:space="0" w:color="auto"/>
      </w:divBdr>
    </w:div>
    <w:div w:id="114302067">
      <w:marLeft w:val="640"/>
      <w:marRight w:val="0"/>
      <w:marTop w:val="0"/>
      <w:marBottom w:val="0"/>
      <w:divBdr>
        <w:top w:val="none" w:sz="0" w:space="0" w:color="auto"/>
        <w:left w:val="none" w:sz="0" w:space="0" w:color="auto"/>
        <w:bottom w:val="none" w:sz="0" w:space="0" w:color="auto"/>
        <w:right w:val="none" w:sz="0" w:space="0" w:color="auto"/>
      </w:divBdr>
    </w:div>
    <w:div w:id="114375520">
      <w:marLeft w:val="640"/>
      <w:marRight w:val="0"/>
      <w:marTop w:val="0"/>
      <w:marBottom w:val="0"/>
      <w:divBdr>
        <w:top w:val="none" w:sz="0" w:space="0" w:color="auto"/>
        <w:left w:val="none" w:sz="0" w:space="0" w:color="auto"/>
        <w:bottom w:val="none" w:sz="0" w:space="0" w:color="auto"/>
        <w:right w:val="none" w:sz="0" w:space="0" w:color="auto"/>
      </w:divBdr>
    </w:div>
    <w:div w:id="114450113">
      <w:marLeft w:val="640"/>
      <w:marRight w:val="0"/>
      <w:marTop w:val="0"/>
      <w:marBottom w:val="0"/>
      <w:divBdr>
        <w:top w:val="none" w:sz="0" w:space="0" w:color="auto"/>
        <w:left w:val="none" w:sz="0" w:space="0" w:color="auto"/>
        <w:bottom w:val="none" w:sz="0" w:space="0" w:color="auto"/>
        <w:right w:val="none" w:sz="0" w:space="0" w:color="auto"/>
      </w:divBdr>
    </w:div>
    <w:div w:id="114523094">
      <w:marLeft w:val="640"/>
      <w:marRight w:val="0"/>
      <w:marTop w:val="0"/>
      <w:marBottom w:val="0"/>
      <w:divBdr>
        <w:top w:val="none" w:sz="0" w:space="0" w:color="auto"/>
        <w:left w:val="none" w:sz="0" w:space="0" w:color="auto"/>
        <w:bottom w:val="none" w:sz="0" w:space="0" w:color="auto"/>
        <w:right w:val="none" w:sz="0" w:space="0" w:color="auto"/>
      </w:divBdr>
    </w:div>
    <w:div w:id="114561433">
      <w:marLeft w:val="640"/>
      <w:marRight w:val="0"/>
      <w:marTop w:val="0"/>
      <w:marBottom w:val="0"/>
      <w:divBdr>
        <w:top w:val="none" w:sz="0" w:space="0" w:color="auto"/>
        <w:left w:val="none" w:sz="0" w:space="0" w:color="auto"/>
        <w:bottom w:val="none" w:sz="0" w:space="0" w:color="auto"/>
        <w:right w:val="none" w:sz="0" w:space="0" w:color="auto"/>
      </w:divBdr>
    </w:div>
    <w:div w:id="114561442">
      <w:marLeft w:val="640"/>
      <w:marRight w:val="0"/>
      <w:marTop w:val="0"/>
      <w:marBottom w:val="0"/>
      <w:divBdr>
        <w:top w:val="none" w:sz="0" w:space="0" w:color="auto"/>
        <w:left w:val="none" w:sz="0" w:space="0" w:color="auto"/>
        <w:bottom w:val="none" w:sz="0" w:space="0" w:color="auto"/>
        <w:right w:val="none" w:sz="0" w:space="0" w:color="auto"/>
      </w:divBdr>
    </w:div>
    <w:div w:id="114563507">
      <w:marLeft w:val="640"/>
      <w:marRight w:val="0"/>
      <w:marTop w:val="0"/>
      <w:marBottom w:val="0"/>
      <w:divBdr>
        <w:top w:val="none" w:sz="0" w:space="0" w:color="auto"/>
        <w:left w:val="none" w:sz="0" w:space="0" w:color="auto"/>
        <w:bottom w:val="none" w:sz="0" w:space="0" w:color="auto"/>
        <w:right w:val="none" w:sz="0" w:space="0" w:color="auto"/>
      </w:divBdr>
    </w:div>
    <w:div w:id="114570151">
      <w:marLeft w:val="640"/>
      <w:marRight w:val="0"/>
      <w:marTop w:val="0"/>
      <w:marBottom w:val="0"/>
      <w:divBdr>
        <w:top w:val="none" w:sz="0" w:space="0" w:color="auto"/>
        <w:left w:val="none" w:sz="0" w:space="0" w:color="auto"/>
        <w:bottom w:val="none" w:sz="0" w:space="0" w:color="auto"/>
        <w:right w:val="none" w:sz="0" w:space="0" w:color="auto"/>
      </w:divBdr>
    </w:div>
    <w:div w:id="114570600">
      <w:marLeft w:val="640"/>
      <w:marRight w:val="0"/>
      <w:marTop w:val="0"/>
      <w:marBottom w:val="0"/>
      <w:divBdr>
        <w:top w:val="none" w:sz="0" w:space="0" w:color="auto"/>
        <w:left w:val="none" w:sz="0" w:space="0" w:color="auto"/>
        <w:bottom w:val="none" w:sz="0" w:space="0" w:color="auto"/>
        <w:right w:val="none" w:sz="0" w:space="0" w:color="auto"/>
      </w:divBdr>
    </w:div>
    <w:div w:id="114637232">
      <w:marLeft w:val="640"/>
      <w:marRight w:val="0"/>
      <w:marTop w:val="0"/>
      <w:marBottom w:val="0"/>
      <w:divBdr>
        <w:top w:val="none" w:sz="0" w:space="0" w:color="auto"/>
        <w:left w:val="none" w:sz="0" w:space="0" w:color="auto"/>
        <w:bottom w:val="none" w:sz="0" w:space="0" w:color="auto"/>
        <w:right w:val="none" w:sz="0" w:space="0" w:color="auto"/>
      </w:divBdr>
    </w:div>
    <w:div w:id="114759206">
      <w:marLeft w:val="640"/>
      <w:marRight w:val="0"/>
      <w:marTop w:val="0"/>
      <w:marBottom w:val="0"/>
      <w:divBdr>
        <w:top w:val="none" w:sz="0" w:space="0" w:color="auto"/>
        <w:left w:val="none" w:sz="0" w:space="0" w:color="auto"/>
        <w:bottom w:val="none" w:sz="0" w:space="0" w:color="auto"/>
        <w:right w:val="none" w:sz="0" w:space="0" w:color="auto"/>
      </w:divBdr>
    </w:div>
    <w:div w:id="114911943">
      <w:marLeft w:val="640"/>
      <w:marRight w:val="0"/>
      <w:marTop w:val="0"/>
      <w:marBottom w:val="0"/>
      <w:divBdr>
        <w:top w:val="none" w:sz="0" w:space="0" w:color="auto"/>
        <w:left w:val="none" w:sz="0" w:space="0" w:color="auto"/>
        <w:bottom w:val="none" w:sz="0" w:space="0" w:color="auto"/>
        <w:right w:val="none" w:sz="0" w:space="0" w:color="auto"/>
      </w:divBdr>
    </w:div>
    <w:div w:id="114914196">
      <w:marLeft w:val="640"/>
      <w:marRight w:val="0"/>
      <w:marTop w:val="0"/>
      <w:marBottom w:val="0"/>
      <w:divBdr>
        <w:top w:val="none" w:sz="0" w:space="0" w:color="auto"/>
        <w:left w:val="none" w:sz="0" w:space="0" w:color="auto"/>
        <w:bottom w:val="none" w:sz="0" w:space="0" w:color="auto"/>
        <w:right w:val="none" w:sz="0" w:space="0" w:color="auto"/>
      </w:divBdr>
    </w:div>
    <w:div w:id="114914613">
      <w:marLeft w:val="640"/>
      <w:marRight w:val="0"/>
      <w:marTop w:val="0"/>
      <w:marBottom w:val="0"/>
      <w:divBdr>
        <w:top w:val="none" w:sz="0" w:space="0" w:color="auto"/>
        <w:left w:val="none" w:sz="0" w:space="0" w:color="auto"/>
        <w:bottom w:val="none" w:sz="0" w:space="0" w:color="auto"/>
        <w:right w:val="none" w:sz="0" w:space="0" w:color="auto"/>
      </w:divBdr>
    </w:div>
    <w:div w:id="114954948">
      <w:marLeft w:val="640"/>
      <w:marRight w:val="0"/>
      <w:marTop w:val="0"/>
      <w:marBottom w:val="0"/>
      <w:divBdr>
        <w:top w:val="none" w:sz="0" w:space="0" w:color="auto"/>
        <w:left w:val="none" w:sz="0" w:space="0" w:color="auto"/>
        <w:bottom w:val="none" w:sz="0" w:space="0" w:color="auto"/>
        <w:right w:val="none" w:sz="0" w:space="0" w:color="auto"/>
      </w:divBdr>
    </w:div>
    <w:div w:id="114981306">
      <w:marLeft w:val="640"/>
      <w:marRight w:val="0"/>
      <w:marTop w:val="0"/>
      <w:marBottom w:val="0"/>
      <w:divBdr>
        <w:top w:val="none" w:sz="0" w:space="0" w:color="auto"/>
        <w:left w:val="none" w:sz="0" w:space="0" w:color="auto"/>
        <w:bottom w:val="none" w:sz="0" w:space="0" w:color="auto"/>
        <w:right w:val="none" w:sz="0" w:space="0" w:color="auto"/>
      </w:divBdr>
    </w:div>
    <w:div w:id="115027769">
      <w:marLeft w:val="640"/>
      <w:marRight w:val="0"/>
      <w:marTop w:val="0"/>
      <w:marBottom w:val="0"/>
      <w:divBdr>
        <w:top w:val="none" w:sz="0" w:space="0" w:color="auto"/>
        <w:left w:val="none" w:sz="0" w:space="0" w:color="auto"/>
        <w:bottom w:val="none" w:sz="0" w:space="0" w:color="auto"/>
        <w:right w:val="none" w:sz="0" w:space="0" w:color="auto"/>
      </w:divBdr>
    </w:div>
    <w:div w:id="115031078">
      <w:marLeft w:val="640"/>
      <w:marRight w:val="0"/>
      <w:marTop w:val="0"/>
      <w:marBottom w:val="0"/>
      <w:divBdr>
        <w:top w:val="none" w:sz="0" w:space="0" w:color="auto"/>
        <w:left w:val="none" w:sz="0" w:space="0" w:color="auto"/>
        <w:bottom w:val="none" w:sz="0" w:space="0" w:color="auto"/>
        <w:right w:val="none" w:sz="0" w:space="0" w:color="auto"/>
      </w:divBdr>
    </w:div>
    <w:div w:id="115223016">
      <w:marLeft w:val="640"/>
      <w:marRight w:val="0"/>
      <w:marTop w:val="0"/>
      <w:marBottom w:val="0"/>
      <w:divBdr>
        <w:top w:val="none" w:sz="0" w:space="0" w:color="auto"/>
        <w:left w:val="none" w:sz="0" w:space="0" w:color="auto"/>
        <w:bottom w:val="none" w:sz="0" w:space="0" w:color="auto"/>
        <w:right w:val="none" w:sz="0" w:space="0" w:color="auto"/>
      </w:divBdr>
    </w:div>
    <w:div w:id="115225543">
      <w:marLeft w:val="640"/>
      <w:marRight w:val="0"/>
      <w:marTop w:val="0"/>
      <w:marBottom w:val="0"/>
      <w:divBdr>
        <w:top w:val="none" w:sz="0" w:space="0" w:color="auto"/>
        <w:left w:val="none" w:sz="0" w:space="0" w:color="auto"/>
        <w:bottom w:val="none" w:sz="0" w:space="0" w:color="auto"/>
        <w:right w:val="none" w:sz="0" w:space="0" w:color="auto"/>
      </w:divBdr>
    </w:div>
    <w:div w:id="115299023">
      <w:marLeft w:val="640"/>
      <w:marRight w:val="0"/>
      <w:marTop w:val="0"/>
      <w:marBottom w:val="0"/>
      <w:divBdr>
        <w:top w:val="none" w:sz="0" w:space="0" w:color="auto"/>
        <w:left w:val="none" w:sz="0" w:space="0" w:color="auto"/>
        <w:bottom w:val="none" w:sz="0" w:space="0" w:color="auto"/>
        <w:right w:val="none" w:sz="0" w:space="0" w:color="auto"/>
      </w:divBdr>
    </w:div>
    <w:div w:id="115416885">
      <w:marLeft w:val="640"/>
      <w:marRight w:val="0"/>
      <w:marTop w:val="0"/>
      <w:marBottom w:val="0"/>
      <w:divBdr>
        <w:top w:val="none" w:sz="0" w:space="0" w:color="auto"/>
        <w:left w:val="none" w:sz="0" w:space="0" w:color="auto"/>
        <w:bottom w:val="none" w:sz="0" w:space="0" w:color="auto"/>
        <w:right w:val="none" w:sz="0" w:space="0" w:color="auto"/>
      </w:divBdr>
    </w:div>
    <w:div w:id="115486909">
      <w:marLeft w:val="640"/>
      <w:marRight w:val="0"/>
      <w:marTop w:val="0"/>
      <w:marBottom w:val="0"/>
      <w:divBdr>
        <w:top w:val="none" w:sz="0" w:space="0" w:color="auto"/>
        <w:left w:val="none" w:sz="0" w:space="0" w:color="auto"/>
        <w:bottom w:val="none" w:sz="0" w:space="0" w:color="auto"/>
        <w:right w:val="none" w:sz="0" w:space="0" w:color="auto"/>
      </w:divBdr>
    </w:div>
    <w:div w:id="115487150">
      <w:marLeft w:val="640"/>
      <w:marRight w:val="0"/>
      <w:marTop w:val="0"/>
      <w:marBottom w:val="0"/>
      <w:divBdr>
        <w:top w:val="none" w:sz="0" w:space="0" w:color="auto"/>
        <w:left w:val="none" w:sz="0" w:space="0" w:color="auto"/>
        <w:bottom w:val="none" w:sz="0" w:space="0" w:color="auto"/>
        <w:right w:val="none" w:sz="0" w:space="0" w:color="auto"/>
      </w:divBdr>
    </w:div>
    <w:div w:id="115494517">
      <w:marLeft w:val="640"/>
      <w:marRight w:val="0"/>
      <w:marTop w:val="0"/>
      <w:marBottom w:val="0"/>
      <w:divBdr>
        <w:top w:val="none" w:sz="0" w:space="0" w:color="auto"/>
        <w:left w:val="none" w:sz="0" w:space="0" w:color="auto"/>
        <w:bottom w:val="none" w:sz="0" w:space="0" w:color="auto"/>
        <w:right w:val="none" w:sz="0" w:space="0" w:color="auto"/>
      </w:divBdr>
    </w:div>
    <w:div w:id="115562588">
      <w:marLeft w:val="640"/>
      <w:marRight w:val="0"/>
      <w:marTop w:val="0"/>
      <w:marBottom w:val="0"/>
      <w:divBdr>
        <w:top w:val="none" w:sz="0" w:space="0" w:color="auto"/>
        <w:left w:val="none" w:sz="0" w:space="0" w:color="auto"/>
        <w:bottom w:val="none" w:sz="0" w:space="0" w:color="auto"/>
        <w:right w:val="none" w:sz="0" w:space="0" w:color="auto"/>
      </w:divBdr>
    </w:div>
    <w:div w:id="115680652">
      <w:marLeft w:val="640"/>
      <w:marRight w:val="0"/>
      <w:marTop w:val="0"/>
      <w:marBottom w:val="0"/>
      <w:divBdr>
        <w:top w:val="none" w:sz="0" w:space="0" w:color="auto"/>
        <w:left w:val="none" w:sz="0" w:space="0" w:color="auto"/>
        <w:bottom w:val="none" w:sz="0" w:space="0" w:color="auto"/>
        <w:right w:val="none" w:sz="0" w:space="0" w:color="auto"/>
      </w:divBdr>
    </w:div>
    <w:div w:id="115759668">
      <w:marLeft w:val="640"/>
      <w:marRight w:val="0"/>
      <w:marTop w:val="0"/>
      <w:marBottom w:val="0"/>
      <w:divBdr>
        <w:top w:val="none" w:sz="0" w:space="0" w:color="auto"/>
        <w:left w:val="none" w:sz="0" w:space="0" w:color="auto"/>
        <w:bottom w:val="none" w:sz="0" w:space="0" w:color="auto"/>
        <w:right w:val="none" w:sz="0" w:space="0" w:color="auto"/>
      </w:divBdr>
    </w:div>
    <w:div w:id="115872614">
      <w:marLeft w:val="640"/>
      <w:marRight w:val="0"/>
      <w:marTop w:val="0"/>
      <w:marBottom w:val="0"/>
      <w:divBdr>
        <w:top w:val="none" w:sz="0" w:space="0" w:color="auto"/>
        <w:left w:val="none" w:sz="0" w:space="0" w:color="auto"/>
        <w:bottom w:val="none" w:sz="0" w:space="0" w:color="auto"/>
        <w:right w:val="none" w:sz="0" w:space="0" w:color="auto"/>
      </w:divBdr>
    </w:div>
    <w:div w:id="115877505">
      <w:marLeft w:val="640"/>
      <w:marRight w:val="0"/>
      <w:marTop w:val="0"/>
      <w:marBottom w:val="0"/>
      <w:divBdr>
        <w:top w:val="none" w:sz="0" w:space="0" w:color="auto"/>
        <w:left w:val="none" w:sz="0" w:space="0" w:color="auto"/>
        <w:bottom w:val="none" w:sz="0" w:space="0" w:color="auto"/>
        <w:right w:val="none" w:sz="0" w:space="0" w:color="auto"/>
      </w:divBdr>
    </w:div>
    <w:div w:id="116025688">
      <w:marLeft w:val="640"/>
      <w:marRight w:val="0"/>
      <w:marTop w:val="0"/>
      <w:marBottom w:val="0"/>
      <w:divBdr>
        <w:top w:val="none" w:sz="0" w:space="0" w:color="auto"/>
        <w:left w:val="none" w:sz="0" w:space="0" w:color="auto"/>
        <w:bottom w:val="none" w:sz="0" w:space="0" w:color="auto"/>
        <w:right w:val="none" w:sz="0" w:space="0" w:color="auto"/>
      </w:divBdr>
    </w:div>
    <w:div w:id="116028141">
      <w:marLeft w:val="640"/>
      <w:marRight w:val="0"/>
      <w:marTop w:val="0"/>
      <w:marBottom w:val="0"/>
      <w:divBdr>
        <w:top w:val="none" w:sz="0" w:space="0" w:color="auto"/>
        <w:left w:val="none" w:sz="0" w:space="0" w:color="auto"/>
        <w:bottom w:val="none" w:sz="0" w:space="0" w:color="auto"/>
        <w:right w:val="none" w:sz="0" w:space="0" w:color="auto"/>
      </w:divBdr>
    </w:div>
    <w:div w:id="116065553">
      <w:marLeft w:val="640"/>
      <w:marRight w:val="0"/>
      <w:marTop w:val="0"/>
      <w:marBottom w:val="0"/>
      <w:divBdr>
        <w:top w:val="none" w:sz="0" w:space="0" w:color="auto"/>
        <w:left w:val="none" w:sz="0" w:space="0" w:color="auto"/>
        <w:bottom w:val="none" w:sz="0" w:space="0" w:color="auto"/>
        <w:right w:val="none" w:sz="0" w:space="0" w:color="auto"/>
      </w:divBdr>
    </w:div>
    <w:div w:id="116142403">
      <w:marLeft w:val="640"/>
      <w:marRight w:val="0"/>
      <w:marTop w:val="0"/>
      <w:marBottom w:val="0"/>
      <w:divBdr>
        <w:top w:val="none" w:sz="0" w:space="0" w:color="auto"/>
        <w:left w:val="none" w:sz="0" w:space="0" w:color="auto"/>
        <w:bottom w:val="none" w:sz="0" w:space="0" w:color="auto"/>
        <w:right w:val="none" w:sz="0" w:space="0" w:color="auto"/>
      </w:divBdr>
    </w:div>
    <w:div w:id="116338027">
      <w:marLeft w:val="640"/>
      <w:marRight w:val="0"/>
      <w:marTop w:val="0"/>
      <w:marBottom w:val="0"/>
      <w:divBdr>
        <w:top w:val="none" w:sz="0" w:space="0" w:color="auto"/>
        <w:left w:val="none" w:sz="0" w:space="0" w:color="auto"/>
        <w:bottom w:val="none" w:sz="0" w:space="0" w:color="auto"/>
        <w:right w:val="none" w:sz="0" w:space="0" w:color="auto"/>
      </w:divBdr>
    </w:div>
    <w:div w:id="116338204">
      <w:marLeft w:val="640"/>
      <w:marRight w:val="0"/>
      <w:marTop w:val="0"/>
      <w:marBottom w:val="0"/>
      <w:divBdr>
        <w:top w:val="none" w:sz="0" w:space="0" w:color="auto"/>
        <w:left w:val="none" w:sz="0" w:space="0" w:color="auto"/>
        <w:bottom w:val="none" w:sz="0" w:space="0" w:color="auto"/>
        <w:right w:val="none" w:sz="0" w:space="0" w:color="auto"/>
      </w:divBdr>
    </w:div>
    <w:div w:id="116409598">
      <w:marLeft w:val="640"/>
      <w:marRight w:val="0"/>
      <w:marTop w:val="0"/>
      <w:marBottom w:val="0"/>
      <w:divBdr>
        <w:top w:val="none" w:sz="0" w:space="0" w:color="auto"/>
        <w:left w:val="none" w:sz="0" w:space="0" w:color="auto"/>
        <w:bottom w:val="none" w:sz="0" w:space="0" w:color="auto"/>
        <w:right w:val="none" w:sz="0" w:space="0" w:color="auto"/>
      </w:divBdr>
    </w:div>
    <w:div w:id="116485950">
      <w:marLeft w:val="640"/>
      <w:marRight w:val="0"/>
      <w:marTop w:val="0"/>
      <w:marBottom w:val="0"/>
      <w:divBdr>
        <w:top w:val="none" w:sz="0" w:space="0" w:color="auto"/>
        <w:left w:val="none" w:sz="0" w:space="0" w:color="auto"/>
        <w:bottom w:val="none" w:sz="0" w:space="0" w:color="auto"/>
        <w:right w:val="none" w:sz="0" w:space="0" w:color="auto"/>
      </w:divBdr>
    </w:div>
    <w:div w:id="116486251">
      <w:marLeft w:val="640"/>
      <w:marRight w:val="0"/>
      <w:marTop w:val="0"/>
      <w:marBottom w:val="0"/>
      <w:divBdr>
        <w:top w:val="none" w:sz="0" w:space="0" w:color="auto"/>
        <w:left w:val="none" w:sz="0" w:space="0" w:color="auto"/>
        <w:bottom w:val="none" w:sz="0" w:space="0" w:color="auto"/>
        <w:right w:val="none" w:sz="0" w:space="0" w:color="auto"/>
      </w:divBdr>
    </w:div>
    <w:div w:id="116529715">
      <w:marLeft w:val="640"/>
      <w:marRight w:val="0"/>
      <w:marTop w:val="0"/>
      <w:marBottom w:val="0"/>
      <w:divBdr>
        <w:top w:val="none" w:sz="0" w:space="0" w:color="auto"/>
        <w:left w:val="none" w:sz="0" w:space="0" w:color="auto"/>
        <w:bottom w:val="none" w:sz="0" w:space="0" w:color="auto"/>
        <w:right w:val="none" w:sz="0" w:space="0" w:color="auto"/>
      </w:divBdr>
    </w:div>
    <w:div w:id="116609069">
      <w:marLeft w:val="640"/>
      <w:marRight w:val="0"/>
      <w:marTop w:val="0"/>
      <w:marBottom w:val="0"/>
      <w:divBdr>
        <w:top w:val="none" w:sz="0" w:space="0" w:color="auto"/>
        <w:left w:val="none" w:sz="0" w:space="0" w:color="auto"/>
        <w:bottom w:val="none" w:sz="0" w:space="0" w:color="auto"/>
        <w:right w:val="none" w:sz="0" w:space="0" w:color="auto"/>
      </w:divBdr>
    </w:div>
    <w:div w:id="116682917">
      <w:marLeft w:val="640"/>
      <w:marRight w:val="0"/>
      <w:marTop w:val="0"/>
      <w:marBottom w:val="0"/>
      <w:divBdr>
        <w:top w:val="none" w:sz="0" w:space="0" w:color="auto"/>
        <w:left w:val="none" w:sz="0" w:space="0" w:color="auto"/>
        <w:bottom w:val="none" w:sz="0" w:space="0" w:color="auto"/>
        <w:right w:val="none" w:sz="0" w:space="0" w:color="auto"/>
      </w:divBdr>
    </w:div>
    <w:div w:id="116722489">
      <w:marLeft w:val="640"/>
      <w:marRight w:val="0"/>
      <w:marTop w:val="0"/>
      <w:marBottom w:val="0"/>
      <w:divBdr>
        <w:top w:val="none" w:sz="0" w:space="0" w:color="auto"/>
        <w:left w:val="none" w:sz="0" w:space="0" w:color="auto"/>
        <w:bottom w:val="none" w:sz="0" w:space="0" w:color="auto"/>
        <w:right w:val="none" w:sz="0" w:space="0" w:color="auto"/>
      </w:divBdr>
    </w:div>
    <w:div w:id="116803261">
      <w:marLeft w:val="640"/>
      <w:marRight w:val="0"/>
      <w:marTop w:val="0"/>
      <w:marBottom w:val="0"/>
      <w:divBdr>
        <w:top w:val="none" w:sz="0" w:space="0" w:color="auto"/>
        <w:left w:val="none" w:sz="0" w:space="0" w:color="auto"/>
        <w:bottom w:val="none" w:sz="0" w:space="0" w:color="auto"/>
        <w:right w:val="none" w:sz="0" w:space="0" w:color="auto"/>
      </w:divBdr>
    </w:div>
    <w:div w:id="116804618">
      <w:marLeft w:val="640"/>
      <w:marRight w:val="0"/>
      <w:marTop w:val="0"/>
      <w:marBottom w:val="0"/>
      <w:divBdr>
        <w:top w:val="none" w:sz="0" w:space="0" w:color="auto"/>
        <w:left w:val="none" w:sz="0" w:space="0" w:color="auto"/>
        <w:bottom w:val="none" w:sz="0" w:space="0" w:color="auto"/>
        <w:right w:val="none" w:sz="0" w:space="0" w:color="auto"/>
      </w:divBdr>
    </w:div>
    <w:div w:id="116805089">
      <w:marLeft w:val="640"/>
      <w:marRight w:val="0"/>
      <w:marTop w:val="0"/>
      <w:marBottom w:val="0"/>
      <w:divBdr>
        <w:top w:val="none" w:sz="0" w:space="0" w:color="auto"/>
        <w:left w:val="none" w:sz="0" w:space="0" w:color="auto"/>
        <w:bottom w:val="none" w:sz="0" w:space="0" w:color="auto"/>
        <w:right w:val="none" w:sz="0" w:space="0" w:color="auto"/>
      </w:divBdr>
    </w:div>
    <w:div w:id="116917546">
      <w:marLeft w:val="640"/>
      <w:marRight w:val="0"/>
      <w:marTop w:val="0"/>
      <w:marBottom w:val="0"/>
      <w:divBdr>
        <w:top w:val="none" w:sz="0" w:space="0" w:color="auto"/>
        <w:left w:val="none" w:sz="0" w:space="0" w:color="auto"/>
        <w:bottom w:val="none" w:sz="0" w:space="0" w:color="auto"/>
        <w:right w:val="none" w:sz="0" w:space="0" w:color="auto"/>
      </w:divBdr>
    </w:div>
    <w:div w:id="116918504">
      <w:marLeft w:val="640"/>
      <w:marRight w:val="0"/>
      <w:marTop w:val="0"/>
      <w:marBottom w:val="0"/>
      <w:divBdr>
        <w:top w:val="none" w:sz="0" w:space="0" w:color="auto"/>
        <w:left w:val="none" w:sz="0" w:space="0" w:color="auto"/>
        <w:bottom w:val="none" w:sz="0" w:space="0" w:color="auto"/>
        <w:right w:val="none" w:sz="0" w:space="0" w:color="auto"/>
      </w:divBdr>
    </w:div>
    <w:div w:id="116922996">
      <w:marLeft w:val="640"/>
      <w:marRight w:val="0"/>
      <w:marTop w:val="0"/>
      <w:marBottom w:val="0"/>
      <w:divBdr>
        <w:top w:val="none" w:sz="0" w:space="0" w:color="auto"/>
        <w:left w:val="none" w:sz="0" w:space="0" w:color="auto"/>
        <w:bottom w:val="none" w:sz="0" w:space="0" w:color="auto"/>
        <w:right w:val="none" w:sz="0" w:space="0" w:color="auto"/>
      </w:divBdr>
    </w:div>
    <w:div w:id="116948664">
      <w:marLeft w:val="640"/>
      <w:marRight w:val="0"/>
      <w:marTop w:val="0"/>
      <w:marBottom w:val="0"/>
      <w:divBdr>
        <w:top w:val="none" w:sz="0" w:space="0" w:color="auto"/>
        <w:left w:val="none" w:sz="0" w:space="0" w:color="auto"/>
        <w:bottom w:val="none" w:sz="0" w:space="0" w:color="auto"/>
        <w:right w:val="none" w:sz="0" w:space="0" w:color="auto"/>
      </w:divBdr>
    </w:div>
    <w:div w:id="117066838">
      <w:marLeft w:val="640"/>
      <w:marRight w:val="0"/>
      <w:marTop w:val="0"/>
      <w:marBottom w:val="0"/>
      <w:divBdr>
        <w:top w:val="none" w:sz="0" w:space="0" w:color="auto"/>
        <w:left w:val="none" w:sz="0" w:space="0" w:color="auto"/>
        <w:bottom w:val="none" w:sz="0" w:space="0" w:color="auto"/>
        <w:right w:val="none" w:sz="0" w:space="0" w:color="auto"/>
      </w:divBdr>
    </w:div>
    <w:div w:id="117070188">
      <w:marLeft w:val="640"/>
      <w:marRight w:val="0"/>
      <w:marTop w:val="0"/>
      <w:marBottom w:val="0"/>
      <w:divBdr>
        <w:top w:val="none" w:sz="0" w:space="0" w:color="auto"/>
        <w:left w:val="none" w:sz="0" w:space="0" w:color="auto"/>
        <w:bottom w:val="none" w:sz="0" w:space="0" w:color="auto"/>
        <w:right w:val="none" w:sz="0" w:space="0" w:color="auto"/>
      </w:divBdr>
    </w:div>
    <w:div w:id="117070335">
      <w:marLeft w:val="640"/>
      <w:marRight w:val="0"/>
      <w:marTop w:val="0"/>
      <w:marBottom w:val="0"/>
      <w:divBdr>
        <w:top w:val="none" w:sz="0" w:space="0" w:color="auto"/>
        <w:left w:val="none" w:sz="0" w:space="0" w:color="auto"/>
        <w:bottom w:val="none" w:sz="0" w:space="0" w:color="auto"/>
        <w:right w:val="none" w:sz="0" w:space="0" w:color="auto"/>
      </w:divBdr>
    </w:div>
    <w:div w:id="117073377">
      <w:marLeft w:val="640"/>
      <w:marRight w:val="0"/>
      <w:marTop w:val="0"/>
      <w:marBottom w:val="0"/>
      <w:divBdr>
        <w:top w:val="none" w:sz="0" w:space="0" w:color="auto"/>
        <w:left w:val="none" w:sz="0" w:space="0" w:color="auto"/>
        <w:bottom w:val="none" w:sz="0" w:space="0" w:color="auto"/>
        <w:right w:val="none" w:sz="0" w:space="0" w:color="auto"/>
      </w:divBdr>
    </w:div>
    <w:div w:id="117112925">
      <w:marLeft w:val="640"/>
      <w:marRight w:val="0"/>
      <w:marTop w:val="0"/>
      <w:marBottom w:val="0"/>
      <w:divBdr>
        <w:top w:val="none" w:sz="0" w:space="0" w:color="auto"/>
        <w:left w:val="none" w:sz="0" w:space="0" w:color="auto"/>
        <w:bottom w:val="none" w:sz="0" w:space="0" w:color="auto"/>
        <w:right w:val="none" w:sz="0" w:space="0" w:color="auto"/>
      </w:divBdr>
    </w:div>
    <w:div w:id="117263018">
      <w:marLeft w:val="640"/>
      <w:marRight w:val="0"/>
      <w:marTop w:val="0"/>
      <w:marBottom w:val="0"/>
      <w:divBdr>
        <w:top w:val="none" w:sz="0" w:space="0" w:color="auto"/>
        <w:left w:val="none" w:sz="0" w:space="0" w:color="auto"/>
        <w:bottom w:val="none" w:sz="0" w:space="0" w:color="auto"/>
        <w:right w:val="none" w:sz="0" w:space="0" w:color="auto"/>
      </w:divBdr>
    </w:div>
    <w:div w:id="117266442">
      <w:marLeft w:val="640"/>
      <w:marRight w:val="0"/>
      <w:marTop w:val="0"/>
      <w:marBottom w:val="0"/>
      <w:divBdr>
        <w:top w:val="none" w:sz="0" w:space="0" w:color="auto"/>
        <w:left w:val="none" w:sz="0" w:space="0" w:color="auto"/>
        <w:bottom w:val="none" w:sz="0" w:space="0" w:color="auto"/>
        <w:right w:val="none" w:sz="0" w:space="0" w:color="auto"/>
      </w:divBdr>
    </w:div>
    <w:div w:id="117381681">
      <w:marLeft w:val="640"/>
      <w:marRight w:val="0"/>
      <w:marTop w:val="0"/>
      <w:marBottom w:val="0"/>
      <w:divBdr>
        <w:top w:val="none" w:sz="0" w:space="0" w:color="auto"/>
        <w:left w:val="none" w:sz="0" w:space="0" w:color="auto"/>
        <w:bottom w:val="none" w:sz="0" w:space="0" w:color="auto"/>
        <w:right w:val="none" w:sz="0" w:space="0" w:color="auto"/>
      </w:divBdr>
    </w:div>
    <w:div w:id="117453381">
      <w:marLeft w:val="640"/>
      <w:marRight w:val="0"/>
      <w:marTop w:val="0"/>
      <w:marBottom w:val="0"/>
      <w:divBdr>
        <w:top w:val="none" w:sz="0" w:space="0" w:color="auto"/>
        <w:left w:val="none" w:sz="0" w:space="0" w:color="auto"/>
        <w:bottom w:val="none" w:sz="0" w:space="0" w:color="auto"/>
        <w:right w:val="none" w:sz="0" w:space="0" w:color="auto"/>
      </w:divBdr>
    </w:div>
    <w:div w:id="117456234">
      <w:marLeft w:val="640"/>
      <w:marRight w:val="0"/>
      <w:marTop w:val="0"/>
      <w:marBottom w:val="0"/>
      <w:divBdr>
        <w:top w:val="none" w:sz="0" w:space="0" w:color="auto"/>
        <w:left w:val="none" w:sz="0" w:space="0" w:color="auto"/>
        <w:bottom w:val="none" w:sz="0" w:space="0" w:color="auto"/>
        <w:right w:val="none" w:sz="0" w:space="0" w:color="auto"/>
      </w:divBdr>
    </w:div>
    <w:div w:id="117650832">
      <w:marLeft w:val="640"/>
      <w:marRight w:val="0"/>
      <w:marTop w:val="0"/>
      <w:marBottom w:val="0"/>
      <w:divBdr>
        <w:top w:val="none" w:sz="0" w:space="0" w:color="auto"/>
        <w:left w:val="none" w:sz="0" w:space="0" w:color="auto"/>
        <w:bottom w:val="none" w:sz="0" w:space="0" w:color="auto"/>
        <w:right w:val="none" w:sz="0" w:space="0" w:color="auto"/>
      </w:divBdr>
    </w:div>
    <w:div w:id="117770954">
      <w:marLeft w:val="640"/>
      <w:marRight w:val="0"/>
      <w:marTop w:val="0"/>
      <w:marBottom w:val="0"/>
      <w:divBdr>
        <w:top w:val="none" w:sz="0" w:space="0" w:color="auto"/>
        <w:left w:val="none" w:sz="0" w:space="0" w:color="auto"/>
        <w:bottom w:val="none" w:sz="0" w:space="0" w:color="auto"/>
        <w:right w:val="none" w:sz="0" w:space="0" w:color="auto"/>
      </w:divBdr>
    </w:div>
    <w:div w:id="117796668">
      <w:marLeft w:val="640"/>
      <w:marRight w:val="0"/>
      <w:marTop w:val="0"/>
      <w:marBottom w:val="0"/>
      <w:divBdr>
        <w:top w:val="none" w:sz="0" w:space="0" w:color="auto"/>
        <w:left w:val="none" w:sz="0" w:space="0" w:color="auto"/>
        <w:bottom w:val="none" w:sz="0" w:space="0" w:color="auto"/>
        <w:right w:val="none" w:sz="0" w:space="0" w:color="auto"/>
      </w:divBdr>
    </w:div>
    <w:div w:id="117838239">
      <w:marLeft w:val="640"/>
      <w:marRight w:val="0"/>
      <w:marTop w:val="0"/>
      <w:marBottom w:val="0"/>
      <w:divBdr>
        <w:top w:val="none" w:sz="0" w:space="0" w:color="auto"/>
        <w:left w:val="none" w:sz="0" w:space="0" w:color="auto"/>
        <w:bottom w:val="none" w:sz="0" w:space="0" w:color="auto"/>
        <w:right w:val="none" w:sz="0" w:space="0" w:color="auto"/>
      </w:divBdr>
    </w:div>
    <w:div w:id="117918457">
      <w:marLeft w:val="640"/>
      <w:marRight w:val="0"/>
      <w:marTop w:val="0"/>
      <w:marBottom w:val="0"/>
      <w:divBdr>
        <w:top w:val="none" w:sz="0" w:space="0" w:color="auto"/>
        <w:left w:val="none" w:sz="0" w:space="0" w:color="auto"/>
        <w:bottom w:val="none" w:sz="0" w:space="0" w:color="auto"/>
        <w:right w:val="none" w:sz="0" w:space="0" w:color="auto"/>
      </w:divBdr>
    </w:div>
    <w:div w:id="117988257">
      <w:marLeft w:val="640"/>
      <w:marRight w:val="0"/>
      <w:marTop w:val="0"/>
      <w:marBottom w:val="0"/>
      <w:divBdr>
        <w:top w:val="none" w:sz="0" w:space="0" w:color="auto"/>
        <w:left w:val="none" w:sz="0" w:space="0" w:color="auto"/>
        <w:bottom w:val="none" w:sz="0" w:space="0" w:color="auto"/>
        <w:right w:val="none" w:sz="0" w:space="0" w:color="auto"/>
      </w:divBdr>
    </w:div>
    <w:div w:id="118031770">
      <w:marLeft w:val="640"/>
      <w:marRight w:val="0"/>
      <w:marTop w:val="0"/>
      <w:marBottom w:val="0"/>
      <w:divBdr>
        <w:top w:val="none" w:sz="0" w:space="0" w:color="auto"/>
        <w:left w:val="none" w:sz="0" w:space="0" w:color="auto"/>
        <w:bottom w:val="none" w:sz="0" w:space="0" w:color="auto"/>
        <w:right w:val="none" w:sz="0" w:space="0" w:color="auto"/>
      </w:divBdr>
    </w:div>
    <w:div w:id="118032337">
      <w:marLeft w:val="640"/>
      <w:marRight w:val="0"/>
      <w:marTop w:val="0"/>
      <w:marBottom w:val="0"/>
      <w:divBdr>
        <w:top w:val="none" w:sz="0" w:space="0" w:color="auto"/>
        <w:left w:val="none" w:sz="0" w:space="0" w:color="auto"/>
        <w:bottom w:val="none" w:sz="0" w:space="0" w:color="auto"/>
        <w:right w:val="none" w:sz="0" w:space="0" w:color="auto"/>
      </w:divBdr>
    </w:div>
    <w:div w:id="118106133">
      <w:marLeft w:val="640"/>
      <w:marRight w:val="0"/>
      <w:marTop w:val="0"/>
      <w:marBottom w:val="0"/>
      <w:divBdr>
        <w:top w:val="none" w:sz="0" w:space="0" w:color="auto"/>
        <w:left w:val="none" w:sz="0" w:space="0" w:color="auto"/>
        <w:bottom w:val="none" w:sz="0" w:space="0" w:color="auto"/>
        <w:right w:val="none" w:sz="0" w:space="0" w:color="auto"/>
      </w:divBdr>
    </w:div>
    <w:div w:id="118114775">
      <w:marLeft w:val="640"/>
      <w:marRight w:val="0"/>
      <w:marTop w:val="0"/>
      <w:marBottom w:val="0"/>
      <w:divBdr>
        <w:top w:val="none" w:sz="0" w:space="0" w:color="auto"/>
        <w:left w:val="none" w:sz="0" w:space="0" w:color="auto"/>
        <w:bottom w:val="none" w:sz="0" w:space="0" w:color="auto"/>
        <w:right w:val="none" w:sz="0" w:space="0" w:color="auto"/>
      </w:divBdr>
    </w:div>
    <w:div w:id="118230260">
      <w:marLeft w:val="640"/>
      <w:marRight w:val="0"/>
      <w:marTop w:val="0"/>
      <w:marBottom w:val="0"/>
      <w:divBdr>
        <w:top w:val="none" w:sz="0" w:space="0" w:color="auto"/>
        <w:left w:val="none" w:sz="0" w:space="0" w:color="auto"/>
        <w:bottom w:val="none" w:sz="0" w:space="0" w:color="auto"/>
        <w:right w:val="none" w:sz="0" w:space="0" w:color="auto"/>
      </w:divBdr>
    </w:div>
    <w:div w:id="118256951">
      <w:marLeft w:val="640"/>
      <w:marRight w:val="0"/>
      <w:marTop w:val="0"/>
      <w:marBottom w:val="0"/>
      <w:divBdr>
        <w:top w:val="none" w:sz="0" w:space="0" w:color="auto"/>
        <w:left w:val="none" w:sz="0" w:space="0" w:color="auto"/>
        <w:bottom w:val="none" w:sz="0" w:space="0" w:color="auto"/>
        <w:right w:val="none" w:sz="0" w:space="0" w:color="auto"/>
      </w:divBdr>
    </w:div>
    <w:div w:id="118259402">
      <w:marLeft w:val="640"/>
      <w:marRight w:val="0"/>
      <w:marTop w:val="0"/>
      <w:marBottom w:val="0"/>
      <w:divBdr>
        <w:top w:val="none" w:sz="0" w:space="0" w:color="auto"/>
        <w:left w:val="none" w:sz="0" w:space="0" w:color="auto"/>
        <w:bottom w:val="none" w:sz="0" w:space="0" w:color="auto"/>
        <w:right w:val="none" w:sz="0" w:space="0" w:color="auto"/>
      </w:divBdr>
    </w:div>
    <w:div w:id="118308924">
      <w:bodyDiv w:val="1"/>
      <w:marLeft w:val="0"/>
      <w:marRight w:val="0"/>
      <w:marTop w:val="0"/>
      <w:marBottom w:val="0"/>
      <w:divBdr>
        <w:top w:val="none" w:sz="0" w:space="0" w:color="auto"/>
        <w:left w:val="none" w:sz="0" w:space="0" w:color="auto"/>
        <w:bottom w:val="none" w:sz="0" w:space="0" w:color="auto"/>
        <w:right w:val="none" w:sz="0" w:space="0" w:color="auto"/>
      </w:divBdr>
    </w:div>
    <w:div w:id="118451099">
      <w:marLeft w:val="640"/>
      <w:marRight w:val="0"/>
      <w:marTop w:val="0"/>
      <w:marBottom w:val="0"/>
      <w:divBdr>
        <w:top w:val="none" w:sz="0" w:space="0" w:color="auto"/>
        <w:left w:val="none" w:sz="0" w:space="0" w:color="auto"/>
        <w:bottom w:val="none" w:sz="0" w:space="0" w:color="auto"/>
        <w:right w:val="none" w:sz="0" w:space="0" w:color="auto"/>
      </w:divBdr>
    </w:div>
    <w:div w:id="118572581">
      <w:marLeft w:val="640"/>
      <w:marRight w:val="0"/>
      <w:marTop w:val="0"/>
      <w:marBottom w:val="0"/>
      <w:divBdr>
        <w:top w:val="none" w:sz="0" w:space="0" w:color="auto"/>
        <w:left w:val="none" w:sz="0" w:space="0" w:color="auto"/>
        <w:bottom w:val="none" w:sz="0" w:space="0" w:color="auto"/>
        <w:right w:val="none" w:sz="0" w:space="0" w:color="auto"/>
      </w:divBdr>
    </w:div>
    <w:div w:id="118651153">
      <w:marLeft w:val="640"/>
      <w:marRight w:val="0"/>
      <w:marTop w:val="0"/>
      <w:marBottom w:val="0"/>
      <w:divBdr>
        <w:top w:val="none" w:sz="0" w:space="0" w:color="auto"/>
        <w:left w:val="none" w:sz="0" w:space="0" w:color="auto"/>
        <w:bottom w:val="none" w:sz="0" w:space="0" w:color="auto"/>
        <w:right w:val="none" w:sz="0" w:space="0" w:color="auto"/>
      </w:divBdr>
    </w:div>
    <w:div w:id="118651320">
      <w:marLeft w:val="640"/>
      <w:marRight w:val="0"/>
      <w:marTop w:val="0"/>
      <w:marBottom w:val="0"/>
      <w:divBdr>
        <w:top w:val="none" w:sz="0" w:space="0" w:color="auto"/>
        <w:left w:val="none" w:sz="0" w:space="0" w:color="auto"/>
        <w:bottom w:val="none" w:sz="0" w:space="0" w:color="auto"/>
        <w:right w:val="none" w:sz="0" w:space="0" w:color="auto"/>
      </w:divBdr>
    </w:div>
    <w:div w:id="118690530">
      <w:marLeft w:val="640"/>
      <w:marRight w:val="0"/>
      <w:marTop w:val="0"/>
      <w:marBottom w:val="0"/>
      <w:divBdr>
        <w:top w:val="none" w:sz="0" w:space="0" w:color="auto"/>
        <w:left w:val="none" w:sz="0" w:space="0" w:color="auto"/>
        <w:bottom w:val="none" w:sz="0" w:space="0" w:color="auto"/>
        <w:right w:val="none" w:sz="0" w:space="0" w:color="auto"/>
      </w:divBdr>
    </w:div>
    <w:div w:id="118767383">
      <w:marLeft w:val="640"/>
      <w:marRight w:val="0"/>
      <w:marTop w:val="0"/>
      <w:marBottom w:val="0"/>
      <w:divBdr>
        <w:top w:val="none" w:sz="0" w:space="0" w:color="auto"/>
        <w:left w:val="none" w:sz="0" w:space="0" w:color="auto"/>
        <w:bottom w:val="none" w:sz="0" w:space="0" w:color="auto"/>
        <w:right w:val="none" w:sz="0" w:space="0" w:color="auto"/>
      </w:divBdr>
    </w:div>
    <w:div w:id="118846315">
      <w:marLeft w:val="640"/>
      <w:marRight w:val="0"/>
      <w:marTop w:val="0"/>
      <w:marBottom w:val="0"/>
      <w:divBdr>
        <w:top w:val="none" w:sz="0" w:space="0" w:color="auto"/>
        <w:left w:val="none" w:sz="0" w:space="0" w:color="auto"/>
        <w:bottom w:val="none" w:sz="0" w:space="0" w:color="auto"/>
        <w:right w:val="none" w:sz="0" w:space="0" w:color="auto"/>
      </w:divBdr>
    </w:div>
    <w:div w:id="118886394">
      <w:marLeft w:val="640"/>
      <w:marRight w:val="0"/>
      <w:marTop w:val="0"/>
      <w:marBottom w:val="0"/>
      <w:divBdr>
        <w:top w:val="none" w:sz="0" w:space="0" w:color="auto"/>
        <w:left w:val="none" w:sz="0" w:space="0" w:color="auto"/>
        <w:bottom w:val="none" w:sz="0" w:space="0" w:color="auto"/>
        <w:right w:val="none" w:sz="0" w:space="0" w:color="auto"/>
      </w:divBdr>
    </w:div>
    <w:div w:id="118888212">
      <w:marLeft w:val="640"/>
      <w:marRight w:val="0"/>
      <w:marTop w:val="0"/>
      <w:marBottom w:val="0"/>
      <w:divBdr>
        <w:top w:val="none" w:sz="0" w:space="0" w:color="auto"/>
        <w:left w:val="none" w:sz="0" w:space="0" w:color="auto"/>
        <w:bottom w:val="none" w:sz="0" w:space="0" w:color="auto"/>
        <w:right w:val="none" w:sz="0" w:space="0" w:color="auto"/>
      </w:divBdr>
    </w:div>
    <w:div w:id="118960694">
      <w:marLeft w:val="640"/>
      <w:marRight w:val="0"/>
      <w:marTop w:val="0"/>
      <w:marBottom w:val="0"/>
      <w:divBdr>
        <w:top w:val="none" w:sz="0" w:space="0" w:color="auto"/>
        <w:left w:val="none" w:sz="0" w:space="0" w:color="auto"/>
        <w:bottom w:val="none" w:sz="0" w:space="0" w:color="auto"/>
        <w:right w:val="none" w:sz="0" w:space="0" w:color="auto"/>
      </w:divBdr>
    </w:div>
    <w:div w:id="119030503">
      <w:marLeft w:val="640"/>
      <w:marRight w:val="0"/>
      <w:marTop w:val="0"/>
      <w:marBottom w:val="0"/>
      <w:divBdr>
        <w:top w:val="none" w:sz="0" w:space="0" w:color="auto"/>
        <w:left w:val="none" w:sz="0" w:space="0" w:color="auto"/>
        <w:bottom w:val="none" w:sz="0" w:space="0" w:color="auto"/>
        <w:right w:val="none" w:sz="0" w:space="0" w:color="auto"/>
      </w:divBdr>
    </w:div>
    <w:div w:id="119081970">
      <w:marLeft w:val="640"/>
      <w:marRight w:val="0"/>
      <w:marTop w:val="0"/>
      <w:marBottom w:val="0"/>
      <w:divBdr>
        <w:top w:val="none" w:sz="0" w:space="0" w:color="auto"/>
        <w:left w:val="none" w:sz="0" w:space="0" w:color="auto"/>
        <w:bottom w:val="none" w:sz="0" w:space="0" w:color="auto"/>
        <w:right w:val="none" w:sz="0" w:space="0" w:color="auto"/>
      </w:divBdr>
    </w:div>
    <w:div w:id="119082059">
      <w:marLeft w:val="640"/>
      <w:marRight w:val="0"/>
      <w:marTop w:val="0"/>
      <w:marBottom w:val="0"/>
      <w:divBdr>
        <w:top w:val="none" w:sz="0" w:space="0" w:color="auto"/>
        <w:left w:val="none" w:sz="0" w:space="0" w:color="auto"/>
        <w:bottom w:val="none" w:sz="0" w:space="0" w:color="auto"/>
        <w:right w:val="none" w:sz="0" w:space="0" w:color="auto"/>
      </w:divBdr>
    </w:div>
    <w:div w:id="119157354">
      <w:marLeft w:val="640"/>
      <w:marRight w:val="0"/>
      <w:marTop w:val="0"/>
      <w:marBottom w:val="0"/>
      <w:divBdr>
        <w:top w:val="none" w:sz="0" w:space="0" w:color="auto"/>
        <w:left w:val="none" w:sz="0" w:space="0" w:color="auto"/>
        <w:bottom w:val="none" w:sz="0" w:space="0" w:color="auto"/>
        <w:right w:val="none" w:sz="0" w:space="0" w:color="auto"/>
      </w:divBdr>
    </w:div>
    <w:div w:id="119224867">
      <w:marLeft w:val="640"/>
      <w:marRight w:val="0"/>
      <w:marTop w:val="0"/>
      <w:marBottom w:val="0"/>
      <w:divBdr>
        <w:top w:val="none" w:sz="0" w:space="0" w:color="auto"/>
        <w:left w:val="none" w:sz="0" w:space="0" w:color="auto"/>
        <w:bottom w:val="none" w:sz="0" w:space="0" w:color="auto"/>
        <w:right w:val="none" w:sz="0" w:space="0" w:color="auto"/>
      </w:divBdr>
    </w:div>
    <w:div w:id="119303134">
      <w:marLeft w:val="640"/>
      <w:marRight w:val="0"/>
      <w:marTop w:val="0"/>
      <w:marBottom w:val="0"/>
      <w:divBdr>
        <w:top w:val="none" w:sz="0" w:space="0" w:color="auto"/>
        <w:left w:val="none" w:sz="0" w:space="0" w:color="auto"/>
        <w:bottom w:val="none" w:sz="0" w:space="0" w:color="auto"/>
        <w:right w:val="none" w:sz="0" w:space="0" w:color="auto"/>
      </w:divBdr>
    </w:div>
    <w:div w:id="119304304">
      <w:marLeft w:val="640"/>
      <w:marRight w:val="0"/>
      <w:marTop w:val="0"/>
      <w:marBottom w:val="0"/>
      <w:divBdr>
        <w:top w:val="none" w:sz="0" w:space="0" w:color="auto"/>
        <w:left w:val="none" w:sz="0" w:space="0" w:color="auto"/>
        <w:bottom w:val="none" w:sz="0" w:space="0" w:color="auto"/>
        <w:right w:val="none" w:sz="0" w:space="0" w:color="auto"/>
      </w:divBdr>
    </w:div>
    <w:div w:id="119341940">
      <w:marLeft w:val="640"/>
      <w:marRight w:val="0"/>
      <w:marTop w:val="0"/>
      <w:marBottom w:val="0"/>
      <w:divBdr>
        <w:top w:val="none" w:sz="0" w:space="0" w:color="auto"/>
        <w:left w:val="none" w:sz="0" w:space="0" w:color="auto"/>
        <w:bottom w:val="none" w:sz="0" w:space="0" w:color="auto"/>
        <w:right w:val="none" w:sz="0" w:space="0" w:color="auto"/>
      </w:divBdr>
    </w:div>
    <w:div w:id="119422537">
      <w:marLeft w:val="640"/>
      <w:marRight w:val="0"/>
      <w:marTop w:val="0"/>
      <w:marBottom w:val="0"/>
      <w:divBdr>
        <w:top w:val="none" w:sz="0" w:space="0" w:color="auto"/>
        <w:left w:val="none" w:sz="0" w:space="0" w:color="auto"/>
        <w:bottom w:val="none" w:sz="0" w:space="0" w:color="auto"/>
        <w:right w:val="none" w:sz="0" w:space="0" w:color="auto"/>
      </w:divBdr>
    </w:div>
    <w:div w:id="119500174">
      <w:marLeft w:val="640"/>
      <w:marRight w:val="0"/>
      <w:marTop w:val="0"/>
      <w:marBottom w:val="0"/>
      <w:divBdr>
        <w:top w:val="none" w:sz="0" w:space="0" w:color="auto"/>
        <w:left w:val="none" w:sz="0" w:space="0" w:color="auto"/>
        <w:bottom w:val="none" w:sz="0" w:space="0" w:color="auto"/>
        <w:right w:val="none" w:sz="0" w:space="0" w:color="auto"/>
      </w:divBdr>
    </w:div>
    <w:div w:id="119616242">
      <w:marLeft w:val="640"/>
      <w:marRight w:val="0"/>
      <w:marTop w:val="0"/>
      <w:marBottom w:val="0"/>
      <w:divBdr>
        <w:top w:val="none" w:sz="0" w:space="0" w:color="auto"/>
        <w:left w:val="none" w:sz="0" w:space="0" w:color="auto"/>
        <w:bottom w:val="none" w:sz="0" w:space="0" w:color="auto"/>
        <w:right w:val="none" w:sz="0" w:space="0" w:color="auto"/>
      </w:divBdr>
    </w:div>
    <w:div w:id="119619253">
      <w:marLeft w:val="640"/>
      <w:marRight w:val="0"/>
      <w:marTop w:val="0"/>
      <w:marBottom w:val="0"/>
      <w:divBdr>
        <w:top w:val="none" w:sz="0" w:space="0" w:color="auto"/>
        <w:left w:val="none" w:sz="0" w:space="0" w:color="auto"/>
        <w:bottom w:val="none" w:sz="0" w:space="0" w:color="auto"/>
        <w:right w:val="none" w:sz="0" w:space="0" w:color="auto"/>
      </w:divBdr>
    </w:div>
    <w:div w:id="119619490">
      <w:marLeft w:val="640"/>
      <w:marRight w:val="0"/>
      <w:marTop w:val="0"/>
      <w:marBottom w:val="0"/>
      <w:divBdr>
        <w:top w:val="none" w:sz="0" w:space="0" w:color="auto"/>
        <w:left w:val="none" w:sz="0" w:space="0" w:color="auto"/>
        <w:bottom w:val="none" w:sz="0" w:space="0" w:color="auto"/>
        <w:right w:val="none" w:sz="0" w:space="0" w:color="auto"/>
      </w:divBdr>
    </w:div>
    <w:div w:id="119686186">
      <w:marLeft w:val="640"/>
      <w:marRight w:val="0"/>
      <w:marTop w:val="0"/>
      <w:marBottom w:val="0"/>
      <w:divBdr>
        <w:top w:val="none" w:sz="0" w:space="0" w:color="auto"/>
        <w:left w:val="none" w:sz="0" w:space="0" w:color="auto"/>
        <w:bottom w:val="none" w:sz="0" w:space="0" w:color="auto"/>
        <w:right w:val="none" w:sz="0" w:space="0" w:color="auto"/>
      </w:divBdr>
    </w:div>
    <w:div w:id="119735196">
      <w:marLeft w:val="640"/>
      <w:marRight w:val="0"/>
      <w:marTop w:val="0"/>
      <w:marBottom w:val="0"/>
      <w:divBdr>
        <w:top w:val="none" w:sz="0" w:space="0" w:color="auto"/>
        <w:left w:val="none" w:sz="0" w:space="0" w:color="auto"/>
        <w:bottom w:val="none" w:sz="0" w:space="0" w:color="auto"/>
        <w:right w:val="none" w:sz="0" w:space="0" w:color="auto"/>
      </w:divBdr>
    </w:div>
    <w:div w:id="119962666">
      <w:marLeft w:val="640"/>
      <w:marRight w:val="0"/>
      <w:marTop w:val="0"/>
      <w:marBottom w:val="0"/>
      <w:divBdr>
        <w:top w:val="none" w:sz="0" w:space="0" w:color="auto"/>
        <w:left w:val="none" w:sz="0" w:space="0" w:color="auto"/>
        <w:bottom w:val="none" w:sz="0" w:space="0" w:color="auto"/>
        <w:right w:val="none" w:sz="0" w:space="0" w:color="auto"/>
      </w:divBdr>
    </w:div>
    <w:div w:id="120073286">
      <w:marLeft w:val="640"/>
      <w:marRight w:val="0"/>
      <w:marTop w:val="0"/>
      <w:marBottom w:val="0"/>
      <w:divBdr>
        <w:top w:val="none" w:sz="0" w:space="0" w:color="auto"/>
        <w:left w:val="none" w:sz="0" w:space="0" w:color="auto"/>
        <w:bottom w:val="none" w:sz="0" w:space="0" w:color="auto"/>
        <w:right w:val="none" w:sz="0" w:space="0" w:color="auto"/>
      </w:divBdr>
    </w:div>
    <w:div w:id="120152182">
      <w:marLeft w:val="640"/>
      <w:marRight w:val="0"/>
      <w:marTop w:val="0"/>
      <w:marBottom w:val="0"/>
      <w:divBdr>
        <w:top w:val="none" w:sz="0" w:space="0" w:color="auto"/>
        <w:left w:val="none" w:sz="0" w:space="0" w:color="auto"/>
        <w:bottom w:val="none" w:sz="0" w:space="0" w:color="auto"/>
        <w:right w:val="none" w:sz="0" w:space="0" w:color="auto"/>
      </w:divBdr>
    </w:div>
    <w:div w:id="120154718">
      <w:marLeft w:val="640"/>
      <w:marRight w:val="0"/>
      <w:marTop w:val="0"/>
      <w:marBottom w:val="0"/>
      <w:divBdr>
        <w:top w:val="none" w:sz="0" w:space="0" w:color="auto"/>
        <w:left w:val="none" w:sz="0" w:space="0" w:color="auto"/>
        <w:bottom w:val="none" w:sz="0" w:space="0" w:color="auto"/>
        <w:right w:val="none" w:sz="0" w:space="0" w:color="auto"/>
      </w:divBdr>
    </w:div>
    <w:div w:id="120196498">
      <w:marLeft w:val="640"/>
      <w:marRight w:val="0"/>
      <w:marTop w:val="0"/>
      <w:marBottom w:val="0"/>
      <w:divBdr>
        <w:top w:val="none" w:sz="0" w:space="0" w:color="auto"/>
        <w:left w:val="none" w:sz="0" w:space="0" w:color="auto"/>
        <w:bottom w:val="none" w:sz="0" w:space="0" w:color="auto"/>
        <w:right w:val="none" w:sz="0" w:space="0" w:color="auto"/>
      </w:divBdr>
    </w:div>
    <w:div w:id="120265930">
      <w:marLeft w:val="640"/>
      <w:marRight w:val="0"/>
      <w:marTop w:val="0"/>
      <w:marBottom w:val="0"/>
      <w:divBdr>
        <w:top w:val="none" w:sz="0" w:space="0" w:color="auto"/>
        <w:left w:val="none" w:sz="0" w:space="0" w:color="auto"/>
        <w:bottom w:val="none" w:sz="0" w:space="0" w:color="auto"/>
        <w:right w:val="none" w:sz="0" w:space="0" w:color="auto"/>
      </w:divBdr>
    </w:div>
    <w:div w:id="120341135">
      <w:marLeft w:val="640"/>
      <w:marRight w:val="0"/>
      <w:marTop w:val="0"/>
      <w:marBottom w:val="0"/>
      <w:divBdr>
        <w:top w:val="none" w:sz="0" w:space="0" w:color="auto"/>
        <w:left w:val="none" w:sz="0" w:space="0" w:color="auto"/>
        <w:bottom w:val="none" w:sz="0" w:space="0" w:color="auto"/>
        <w:right w:val="none" w:sz="0" w:space="0" w:color="auto"/>
      </w:divBdr>
    </w:div>
    <w:div w:id="120416064">
      <w:marLeft w:val="640"/>
      <w:marRight w:val="0"/>
      <w:marTop w:val="0"/>
      <w:marBottom w:val="0"/>
      <w:divBdr>
        <w:top w:val="none" w:sz="0" w:space="0" w:color="auto"/>
        <w:left w:val="none" w:sz="0" w:space="0" w:color="auto"/>
        <w:bottom w:val="none" w:sz="0" w:space="0" w:color="auto"/>
        <w:right w:val="none" w:sz="0" w:space="0" w:color="auto"/>
      </w:divBdr>
    </w:div>
    <w:div w:id="120459399">
      <w:marLeft w:val="640"/>
      <w:marRight w:val="0"/>
      <w:marTop w:val="0"/>
      <w:marBottom w:val="0"/>
      <w:divBdr>
        <w:top w:val="none" w:sz="0" w:space="0" w:color="auto"/>
        <w:left w:val="none" w:sz="0" w:space="0" w:color="auto"/>
        <w:bottom w:val="none" w:sz="0" w:space="0" w:color="auto"/>
        <w:right w:val="none" w:sz="0" w:space="0" w:color="auto"/>
      </w:divBdr>
    </w:div>
    <w:div w:id="120465693">
      <w:marLeft w:val="640"/>
      <w:marRight w:val="0"/>
      <w:marTop w:val="0"/>
      <w:marBottom w:val="0"/>
      <w:divBdr>
        <w:top w:val="none" w:sz="0" w:space="0" w:color="auto"/>
        <w:left w:val="none" w:sz="0" w:space="0" w:color="auto"/>
        <w:bottom w:val="none" w:sz="0" w:space="0" w:color="auto"/>
        <w:right w:val="none" w:sz="0" w:space="0" w:color="auto"/>
      </w:divBdr>
    </w:div>
    <w:div w:id="120466485">
      <w:marLeft w:val="640"/>
      <w:marRight w:val="0"/>
      <w:marTop w:val="0"/>
      <w:marBottom w:val="0"/>
      <w:divBdr>
        <w:top w:val="none" w:sz="0" w:space="0" w:color="auto"/>
        <w:left w:val="none" w:sz="0" w:space="0" w:color="auto"/>
        <w:bottom w:val="none" w:sz="0" w:space="0" w:color="auto"/>
        <w:right w:val="none" w:sz="0" w:space="0" w:color="auto"/>
      </w:divBdr>
    </w:div>
    <w:div w:id="120730991">
      <w:marLeft w:val="640"/>
      <w:marRight w:val="0"/>
      <w:marTop w:val="0"/>
      <w:marBottom w:val="0"/>
      <w:divBdr>
        <w:top w:val="none" w:sz="0" w:space="0" w:color="auto"/>
        <w:left w:val="none" w:sz="0" w:space="0" w:color="auto"/>
        <w:bottom w:val="none" w:sz="0" w:space="0" w:color="auto"/>
        <w:right w:val="none" w:sz="0" w:space="0" w:color="auto"/>
      </w:divBdr>
    </w:div>
    <w:div w:id="120807074">
      <w:marLeft w:val="640"/>
      <w:marRight w:val="0"/>
      <w:marTop w:val="0"/>
      <w:marBottom w:val="0"/>
      <w:divBdr>
        <w:top w:val="none" w:sz="0" w:space="0" w:color="auto"/>
        <w:left w:val="none" w:sz="0" w:space="0" w:color="auto"/>
        <w:bottom w:val="none" w:sz="0" w:space="0" w:color="auto"/>
        <w:right w:val="none" w:sz="0" w:space="0" w:color="auto"/>
      </w:divBdr>
    </w:div>
    <w:div w:id="120812311">
      <w:marLeft w:val="640"/>
      <w:marRight w:val="0"/>
      <w:marTop w:val="0"/>
      <w:marBottom w:val="0"/>
      <w:divBdr>
        <w:top w:val="none" w:sz="0" w:space="0" w:color="auto"/>
        <w:left w:val="none" w:sz="0" w:space="0" w:color="auto"/>
        <w:bottom w:val="none" w:sz="0" w:space="0" w:color="auto"/>
        <w:right w:val="none" w:sz="0" w:space="0" w:color="auto"/>
      </w:divBdr>
    </w:div>
    <w:div w:id="120848929">
      <w:marLeft w:val="640"/>
      <w:marRight w:val="0"/>
      <w:marTop w:val="0"/>
      <w:marBottom w:val="0"/>
      <w:divBdr>
        <w:top w:val="none" w:sz="0" w:space="0" w:color="auto"/>
        <w:left w:val="none" w:sz="0" w:space="0" w:color="auto"/>
        <w:bottom w:val="none" w:sz="0" w:space="0" w:color="auto"/>
        <w:right w:val="none" w:sz="0" w:space="0" w:color="auto"/>
      </w:divBdr>
    </w:div>
    <w:div w:id="120851411">
      <w:marLeft w:val="640"/>
      <w:marRight w:val="0"/>
      <w:marTop w:val="0"/>
      <w:marBottom w:val="0"/>
      <w:divBdr>
        <w:top w:val="none" w:sz="0" w:space="0" w:color="auto"/>
        <w:left w:val="none" w:sz="0" w:space="0" w:color="auto"/>
        <w:bottom w:val="none" w:sz="0" w:space="0" w:color="auto"/>
        <w:right w:val="none" w:sz="0" w:space="0" w:color="auto"/>
      </w:divBdr>
    </w:div>
    <w:div w:id="120921547">
      <w:marLeft w:val="640"/>
      <w:marRight w:val="0"/>
      <w:marTop w:val="0"/>
      <w:marBottom w:val="0"/>
      <w:divBdr>
        <w:top w:val="none" w:sz="0" w:space="0" w:color="auto"/>
        <w:left w:val="none" w:sz="0" w:space="0" w:color="auto"/>
        <w:bottom w:val="none" w:sz="0" w:space="0" w:color="auto"/>
        <w:right w:val="none" w:sz="0" w:space="0" w:color="auto"/>
      </w:divBdr>
    </w:div>
    <w:div w:id="120923507">
      <w:marLeft w:val="640"/>
      <w:marRight w:val="0"/>
      <w:marTop w:val="0"/>
      <w:marBottom w:val="0"/>
      <w:divBdr>
        <w:top w:val="none" w:sz="0" w:space="0" w:color="auto"/>
        <w:left w:val="none" w:sz="0" w:space="0" w:color="auto"/>
        <w:bottom w:val="none" w:sz="0" w:space="0" w:color="auto"/>
        <w:right w:val="none" w:sz="0" w:space="0" w:color="auto"/>
      </w:divBdr>
    </w:div>
    <w:div w:id="120999676">
      <w:marLeft w:val="640"/>
      <w:marRight w:val="0"/>
      <w:marTop w:val="0"/>
      <w:marBottom w:val="0"/>
      <w:divBdr>
        <w:top w:val="none" w:sz="0" w:space="0" w:color="auto"/>
        <w:left w:val="none" w:sz="0" w:space="0" w:color="auto"/>
        <w:bottom w:val="none" w:sz="0" w:space="0" w:color="auto"/>
        <w:right w:val="none" w:sz="0" w:space="0" w:color="auto"/>
      </w:divBdr>
    </w:div>
    <w:div w:id="121074927">
      <w:marLeft w:val="640"/>
      <w:marRight w:val="0"/>
      <w:marTop w:val="0"/>
      <w:marBottom w:val="0"/>
      <w:divBdr>
        <w:top w:val="none" w:sz="0" w:space="0" w:color="auto"/>
        <w:left w:val="none" w:sz="0" w:space="0" w:color="auto"/>
        <w:bottom w:val="none" w:sz="0" w:space="0" w:color="auto"/>
        <w:right w:val="none" w:sz="0" w:space="0" w:color="auto"/>
      </w:divBdr>
    </w:div>
    <w:div w:id="121114770">
      <w:marLeft w:val="640"/>
      <w:marRight w:val="0"/>
      <w:marTop w:val="0"/>
      <w:marBottom w:val="0"/>
      <w:divBdr>
        <w:top w:val="none" w:sz="0" w:space="0" w:color="auto"/>
        <w:left w:val="none" w:sz="0" w:space="0" w:color="auto"/>
        <w:bottom w:val="none" w:sz="0" w:space="0" w:color="auto"/>
        <w:right w:val="none" w:sz="0" w:space="0" w:color="auto"/>
      </w:divBdr>
    </w:div>
    <w:div w:id="121194157">
      <w:marLeft w:val="640"/>
      <w:marRight w:val="0"/>
      <w:marTop w:val="0"/>
      <w:marBottom w:val="0"/>
      <w:divBdr>
        <w:top w:val="none" w:sz="0" w:space="0" w:color="auto"/>
        <w:left w:val="none" w:sz="0" w:space="0" w:color="auto"/>
        <w:bottom w:val="none" w:sz="0" w:space="0" w:color="auto"/>
        <w:right w:val="none" w:sz="0" w:space="0" w:color="auto"/>
      </w:divBdr>
    </w:div>
    <w:div w:id="121313930">
      <w:marLeft w:val="640"/>
      <w:marRight w:val="0"/>
      <w:marTop w:val="0"/>
      <w:marBottom w:val="0"/>
      <w:divBdr>
        <w:top w:val="none" w:sz="0" w:space="0" w:color="auto"/>
        <w:left w:val="none" w:sz="0" w:space="0" w:color="auto"/>
        <w:bottom w:val="none" w:sz="0" w:space="0" w:color="auto"/>
        <w:right w:val="none" w:sz="0" w:space="0" w:color="auto"/>
      </w:divBdr>
    </w:div>
    <w:div w:id="121386828">
      <w:marLeft w:val="640"/>
      <w:marRight w:val="0"/>
      <w:marTop w:val="0"/>
      <w:marBottom w:val="0"/>
      <w:divBdr>
        <w:top w:val="none" w:sz="0" w:space="0" w:color="auto"/>
        <w:left w:val="none" w:sz="0" w:space="0" w:color="auto"/>
        <w:bottom w:val="none" w:sz="0" w:space="0" w:color="auto"/>
        <w:right w:val="none" w:sz="0" w:space="0" w:color="auto"/>
      </w:divBdr>
    </w:div>
    <w:div w:id="121504483">
      <w:marLeft w:val="640"/>
      <w:marRight w:val="0"/>
      <w:marTop w:val="0"/>
      <w:marBottom w:val="0"/>
      <w:divBdr>
        <w:top w:val="none" w:sz="0" w:space="0" w:color="auto"/>
        <w:left w:val="none" w:sz="0" w:space="0" w:color="auto"/>
        <w:bottom w:val="none" w:sz="0" w:space="0" w:color="auto"/>
        <w:right w:val="none" w:sz="0" w:space="0" w:color="auto"/>
      </w:divBdr>
    </w:div>
    <w:div w:id="121504948">
      <w:marLeft w:val="640"/>
      <w:marRight w:val="0"/>
      <w:marTop w:val="0"/>
      <w:marBottom w:val="0"/>
      <w:divBdr>
        <w:top w:val="none" w:sz="0" w:space="0" w:color="auto"/>
        <w:left w:val="none" w:sz="0" w:space="0" w:color="auto"/>
        <w:bottom w:val="none" w:sz="0" w:space="0" w:color="auto"/>
        <w:right w:val="none" w:sz="0" w:space="0" w:color="auto"/>
      </w:divBdr>
    </w:div>
    <w:div w:id="121579994">
      <w:marLeft w:val="640"/>
      <w:marRight w:val="0"/>
      <w:marTop w:val="0"/>
      <w:marBottom w:val="0"/>
      <w:divBdr>
        <w:top w:val="none" w:sz="0" w:space="0" w:color="auto"/>
        <w:left w:val="none" w:sz="0" w:space="0" w:color="auto"/>
        <w:bottom w:val="none" w:sz="0" w:space="0" w:color="auto"/>
        <w:right w:val="none" w:sz="0" w:space="0" w:color="auto"/>
      </w:divBdr>
    </w:div>
    <w:div w:id="121651442">
      <w:marLeft w:val="640"/>
      <w:marRight w:val="0"/>
      <w:marTop w:val="0"/>
      <w:marBottom w:val="0"/>
      <w:divBdr>
        <w:top w:val="none" w:sz="0" w:space="0" w:color="auto"/>
        <w:left w:val="none" w:sz="0" w:space="0" w:color="auto"/>
        <w:bottom w:val="none" w:sz="0" w:space="0" w:color="auto"/>
        <w:right w:val="none" w:sz="0" w:space="0" w:color="auto"/>
      </w:divBdr>
    </w:div>
    <w:div w:id="121657384">
      <w:marLeft w:val="640"/>
      <w:marRight w:val="0"/>
      <w:marTop w:val="0"/>
      <w:marBottom w:val="0"/>
      <w:divBdr>
        <w:top w:val="none" w:sz="0" w:space="0" w:color="auto"/>
        <w:left w:val="none" w:sz="0" w:space="0" w:color="auto"/>
        <w:bottom w:val="none" w:sz="0" w:space="0" w:color="auto"/>
        <w:right w:val="none" w:sz="0" w:space="0" w:color="auto"/>
      </w:divBdr>
    </w:div>
    <w:div w:id="121658319">
      <w:marLeft w:val="640"/>
      <w:marRight w:val="0"/>
      <w:marTop w:val="0"/>
      <w:marBottom w:val="0"/>
      <w:divBdr>
        <w:top w:val="none" w:sz="0" w:space="0" w:color="auto"/>
        <w:left w:val="none" w:sz="0" w:space="0" w:color="auto"/>
        <w:bottom w:val="none" w:sz="0" w:space="0" w:color="auto"/>
        <w:right w:val="none" w:sz="0" w:space="0" w:color="auto"/>
      </w:divBdr>
    </w:div>
    <w:div w:id="121729823">
      <w:marLeft w:val="640"/>
      <w:marRight w:val="0"/>
      <w:marTop w:val="0"/>
      <w:marBottom w:val="0"/>
      <w:divBdr>
        <w:top w:val="none" w:sz="0" w:space="0" w:color="auto"/>
        <w:left w:val="none" w:sz="0" w:space="0" w:color="auto"/>
        <w:bottom w:val="none" w:sz="0" w:space="0" w:color="auto"/>
        <w:right w:val="none" w:sz="0" w:space="0" w:color="auto"/>
      </w:divBdr>
    </w:div>
    <w:div w:id="121772267">
      <w:marLeft w:val="640"/>
      <w:marRight w:val="0"/>
      <w:marTop w:val="0"/>
      <w:marBottom w:val="0"/>
      <w:divBdr>
        <w:top w:val="none" w:sz="0" w:space="0" w:color="auto"/>
        <w:left w:val="none" w:sz="0" w:space="0" w:color="auto"/>
        <w:bottom w:val="none" w:sz="0" w:space="0" w:color="auto"/>
        <w:right w:val="none" w:sz="0" w:space="0" w:color="auto"/>
      </w:divBdr>
    </w:div>
    <w:div w:id="121773072">
      <w:marLeft w:val="640"/>
      <w:marRight w:val="0"/>
      <w:marTop w:val="0"/>
      <w:marBottom w:val="0"/>
      <w:divBdr>
        <w:top w:val="none" w:sz="0" w:space="0" w:color="auto"/>
        <w:left w:val="none" w:sz="0" w:space="0" w:color="auto"/>
        <w:bottom w:val="none" w:sz="0" w:space="0" w:color="auto"/>
        <w:right w:val="none" w:sz="0" w:space="0" w:color="auto"/>
      </w:divBdr>
    </w:div>
    <w:div w:id="121848373">
      <w:marLeft w:val="640"/>
      <w:marRight w:val="0"/>
      <w:marTop w:val="0"/>
      <w:marBottom w:val="0"/>
      <w:divBdr>
        <w:top w:val="none" w:sz="0" w:space="0" w:color="auto"/>
        <w:left w:val="none" w:sz="0" w:space="0" w:color="auto"/>
        <w:bottom w:val="none" w:sz="0" w:space="0" w:color="auto"/>
        <w:right w:val="none" w:sz="0" w:space="0" w:color="auto"/>
      </w:divBdr>
    </w:div>
    <w:div w:id="121920293">
      <w:marLeft w:val="640"/>
      <w:marRight w:val="0"/>
      <w:marTop w:val="0"/>
      <w:marBottom w:val="0"/>
      <w:divBdr>
        <w:top w:val="none" w:sz="0" w:space="0" w:color="auto"/>
        <w:left w:val="none" w:sz="0" w:space="0" w:color="auto"/>
        <w:bottom w:val="none" w:sz="0" w:space="0" w:color="auto"/>
        <w:right w:val="none" w:sz="0" w:space="0" w:color="auto"/>
      </w:divBdr>
    </w:div>
    <w:div w:id="121970240">
      <w:marLeft w:val="640"/>
      <w:marRight w:val="0"/>
      <w:marTop w:val="0"/>
      <w:marBottom w:val="0"/>
      <w:divBdr>
        <w:top w:val="none" w:sz="0" w:space="0" w:color="auto"/>
        <w:left w:val="none" w:sz="0" w:space="0" w:color="auto"/>
        <w:bottom w:val="none" w:sz="0" w:space="0" w:color="auto"/>
        <w:right w:val="none" w:sz="0" w:space="0" w:color="auto"/>
      </w:divBdr>
    </w:div>
    <w:div w:id="122046235">
      <w:marLeft w:val="640"/>
      <w:marRight w:val="0"/>
      <w:marTop w:val="0"/>
      <w:marBottom w:val="0"/>
      <w:divBdr>
        <w:top w:val="none" w:sz="0" w:space="0" w:color="auto"/>
        <w:left w:val="none" w:sz="0" w:space="0" w:color="auto"/>
        <w:bottom w:val="none" w:sz="0" w:space="0" w:color="auto"/>
        <w:right w:val="none" w:sz="0" w:space="0" w:color="auto"/>
      </w:divBdr>
    </w:div>
    <w:div w:id="122233725">
      <w:marLeft w:val="640"/>
      <w:marRight w:val="0"/>
      <w:marTop w:val="0"/>
      <w:marBottom w:val="0"/>
      <w:divBdr>
        <w:top w:val="none" w:sz="0" w:space="0" w:color="auto"/>
        <w:left w:val="none" w:sz="0" w:space="0" w:color="auto"/>
        <w:bottom w:val="none" w:sz="0" w:space="0" w:color="auto"/>
        <w:right w:val="none" w:sz="0" w:space="0" w:color="auto"/>
      </w:divBdr>
    </w:div>
    <w:div w:id="122235178">
      <w:marLeft w:val="640"/>
      <w:marRight w:val="0"/>
      <w:marTop w:val="0"/>
      <w:marBottom w:val="0"/>
      <w:divBdr>
        <w:top w:val="none" w:sz="0" w:space="0" w:color="auto"/>
        <w:left w:val="none" w:sz="0" w:space="0" w:color="auto"/>
        <w:bottom w:val="none" w:sz="0" w:space="0" w:color="auto"/>
        <w:right w:val="none" w:sz="0" w:space="0" w:color="auto"/>
      </w:divBdr>
    </w:div>
    <w:div w:id="122236125">
      <w:marLeft w:val="640"/>
      <w:marRight w:val="0"/>
      <w:marTop w:val="0"/>
      <w:marBottom w:val="0"/>
      <w:divBdr>
        <w:top w:val="none" w:sz="0" w:space="0" w:color="auto"/>
        <w:left w:val="none" w:sz="0" w:space="0" w:color="auto"/>
        <w:bottom w:val="none" w:sz="0" w:space="0" w:color="auto"/>
        <w:right w:val="none" w:sz="0" w:space="0" w:color="auto"/>
      </w:divBdr>
    </w:div>
    <w:div w:id="122307729">
      <w:marLeft w:val="640"/>
      <w:marRight w:val="0"/>
      <w:marTop w:val="0"/>
      <w:marBottom w:val="0"/>
      <w:divBdr>
        <w:top w:val="none" w:sz="0" w:space="0" w:color="auto"/>
        <w:left w:val="none" w:sz="0" w:space="0" w:color="auto"/>
        <w:bottom w:val="none" w:sz="0" w:space="0" w:color="auto"/>
        <w:right w:val="none" w:sz="0" w:space="0" w:color="auto"/>
      </w:divBdr>
    </w:div>
    <w:div w:id="122308659">
      <w:marLeft w:val="640"/>
      <w:marRight w:val="0"/>
      <w:marTop w:val="0"/>
      <w:marBottom w:val="0"/>
      <w:divBdr>
        <w:top w:val="none" w:sz="0" w:space="0" w:color="auto"/>
        <w:left w:val="none" w:sz="0" w:space="0" w:color="auto"/>
        <w:bottom w:val="none" w:sz="0" w:space="0" w:color="auto"/>
        <w:right w:val="none" w:sz="0" w:space="0" w:color="auto"/>
      </w:divBdr>
    </w:div>
    <w:div w:id="122314277">
      <w:marLeft w:val="640"/>
      <w:marRight w:val="0"/>
      <w:marTop w:val="0"/>
      <w:marBottom w:val="0"/>
      <w:divBdr>
        <w:top w:val="none" w:sz="0" w:space="0" w:color="auto"/>
        <w:left w:val="none" w:sz="0" w:space="0" w:color="auto"/>
        <w:bottom w:val="none" w:sz="0" w:space="0" w:color="auto"/>
        <w:right w:val="none" w:sz="0" w:space="0" w:color="auto"/>
      </w:divBdr>
    </w:div>
    <w:div w:id="122383372">
      <w:marLeft w:val="640"/>
      <w:marRight w:val="0"/>
      <w:marTop w:val="0"/>
      <w:marBottom w:val="0"/>
      <w:divBdr>
        <w:top w:val="none" w:sz="0" w:space="0" w:color="auto"/>
        <w:left w:val="none" w:sz="0" w:space="0" w:color="auto"/>
        <w:bottom w:val="none" w:sz="0" w:space="0" w:color="auto"/>
        <w:right w:val="none" w:sz="0" w:space="0" w:color="auto"/>
      </w:divBdr>
    </w:div>
    <w:div w:id="122387729">
      <w:marLeft w:val="640"/>
      <w:marRight w:val="0"/>
      <w:marTop w:val="0"/>
      <w:marBottom w:val="0"/>
      <w:divBdr>
        <w:top w:val="none" w:sz="0" w:space="0" w:color="auto"/>
        <w:left w:val="none" w:sz="0" w:space="0" w:color="auto"/>
        <w:bottom w:val="none" w:sz="0" w:space="0" w:color="auto"/>
        <w:right w:val="none" w:sz="0" w:space="0" w:color="auto"/>
      </w:divBdr>
    </w:div>
    <w:div w:id="122580923">
      <w:marLeft w:val="640"/>
      <w:marRight w:val="0"/>
      <w:marTop w:val="0"/>
      <w:marBottom w:val="0"/>
      <w:divBdr>
        <w:top w:val="none" w:sz="0" w:space="0" w:color="auto"/>
        <w:left w:val="none" w:sz="0" w:space="0" w:color="auto"/>
        <w:bottom w:val="none" w:sz="0" w:space="0" w:color="auto"/>
        <w:right w:val="none" w:sz="0" w:space="0" w:color="auto"/>
      </w:divBdr>
    </w:div>
    <w:div w:id="122777927">
      <w:marLeft w:val="640"/>
      <w:marRight w:val="0"/>
      <w:marTop w:val="0"/>
      <w:marBottom w:val="0"/>
      <w:divBdr>
        <w:top w:val="none" w:sz="0" w:space="0" w:color="auto"/>
        <w:left w:val="none" w:sz="0" w:space="0" w:color="auto"/>
        <w:bottom w:val="none" w:sz="0" w:space="0" w:color="auto"/>
        <w:right w:val="none" w:sz="0" w:space="0" w:color="auto"/>
      </w:divBdr>
    </w:div>
    <w:div w:id="122818443">
      <w:marLeft w:val="640"/>
      <w:marRight w:val="0"/>
      <w:marTop w:val="0"/>
      <w:marBottom w:val="0"/>
      <w:divBdr>
        <w:top w:val="none" w:sz="0" w:space="0" w:color="auto"/>
        <w:left w:val="none" w:sz="0" w:space="0" w:color="auto"/>
        <w:bottom w:val="none" w:sz="0" w:space="0" w:color="auto"/>
        <w:right w:val="none" w:sz="0" w:space="0" w:color="auto"/>
      </w:divBdr>
    </w:div>
    <w:div w:id="122846119">
      <w:marLeft w:val="640"/>
      <w:marRight w:val="0"/>
      <w:marTop w:val="0"/>
      <w:marBottom w:val="0"/>
      <w:divBdr>
        <w:top w:val="none" w:sz="0" w:space="0" w:color="auto"/>
        <w:left w:val="none" w:sz="0" w:space="0" w:color="auto"/>
        <w:bottom w:val="none" w:sz="0" w:space="0" w:color="auto"/>
        <w:right w:val="none" w:sz="0" w:space="0" w:color="auto"/>
      </w:divBdr>
    </w:div>
    <w:div w:id="122964500">
      <w:marLeft w:val="640"/>
      <w:marRight w:val="0"/>
      <w:marTop w:val="0"/>
      <w:marBottom w:val="0"/>
      <w:divBdr>
        <w:top w:val="none" w:sz="0" w:space="0" w:color="auto"/>
        <w:left w:val="none" w:sz="0" w:space="0" w:color="auto"/>
        <w:bottom w:val="none" w:sz="0" w:space="0" w:color="auto"/>
        <w:right w:val="none" w:sz="0" w:space="0" w:color="auto"/>
      </w:divBdr>
    </w:div>
    <w:div w:id="123040012">
      <w:marLeft w:val="640"/>
      <w:marRight w:val="0"/>
      <w:marTop w:val="0"/>
      <w:marBottom w:val="0"/>
      <w:divBdr>
        <w:top w:val="none" w:sz="0" w:space="0" w:color="auto"/>
        <w:left w:val="none" w:sz="0" w:space="0" w:color="auto"/>
        <w:bottom w:val="none" w:sz="0" w:space="0" w:color="auto"/>
        <w:right w:val="none" w:sz="0" w:space="0" w:color="auto"/>
      </w:divBdr>
    </w:div>
    <w:div w:id="123082983">
      <w:marLeft w:val="640"/>
      <w:marRight w:val="0"/>
      <w:marTop w:val="0"/>
      <w:marBottom w:val="0"/>
      <w:divBdr>
        <w:top w:val="none" w:sz="0" w:space="0" w:color="auto"/>
        <w:left w:val="none" w:sz="0" w:space="0" w:color="auto"/>
        <w:bottom w:val="none" w:sz="0" w:space="0" w:color="auto"/>
        <w:right w:val="none" w:sz="0" w:space="0" w:color="auto"/>
      </w:divBdr>
    </w:div>
    <w:div w:id="123156133">
      <w:marLeft w:val="640"/>
      <w:marRight w:val="0"/>
      <w:marTop w:val="0"/>
      <w:marBottom w:val="0"/>
      <w:divBdr>
        <w:top w:val="none" w:sz="0" w:space="0" w:color="auto"/>
        <w:left w:val="none" w:sz="0" w:space="0" w:color="auto"/>
        <w:bottom w:val="none" w:sz="0" w:space="0" w:color="auto"/>
        <w:right w:val="none" w:sz="0" w:space="0" w:color="auto"/>
      </w:divBdr>
    </w:div>
    <w:div w:id="123157089">
      <w:marLeft w:val="640"/>
      <w:marRight w:val="0"/>
      <w:marTop w:val="0"/>
      <w:marBottom w:val="0"/>
      <w:divBdr>
        <w:top w:val="none" w:sz="0" w:space="0" w:color="auto"/>
        <w:left w:val="none" w:sz="0" w:space="0" w:color="auto"/>
        <w:bottom w:val="none" w:sz="0" w:space="0" w:color="auto"/>
        <w:right w:val="none" w:sz="0" w:space="0" w:color="auto"/>
      </w:divBdr>
    </w:div>
    <w:div w:id="123158743">
      <w:marLeft w:val="640"/>
      <w:marRight w:val="0"/>
      <w:marTop w:val="0"/>
      <w:marBottom w:val="0"/>
      <w:divBdr>
        <w:top w:val="none" w:sz="0" w:space="0" w:color="auto"/>
        <w:left w:val="none" w:sz="0" w:space="0" w:color="auto"/>
        <w:bottom w:val="none" w:sz="0" w:space="0" w:color="auto"/>
        <w:right w:val="none" w:sz="0" w:space="0" w:color="auto"/>
      </w:divBdr>
    </w:div>
    <w:div w:id="123163937">
      <w:marLeft w:val="640"/>
      <w:marRight w:val="0"/>
      <w:marTop w:val="0"/>
      <w:marBottom w:val="0"/>
      <w:divBdr>
        <w:top w:val="none" w:sz="0" w:space="0" w:color="auto"/>
        <w:left w:val="none" w:sz="0" w:space="0" w:color="auto"/>
        <w:bottom w:val="none" w:sz="0" w:space="0" w:color="auto"/>
        <w:right w:val="none" w:sz="0" w:space="0" w:color="auto"/>
      </w:divBdr>
    </w:div>
    <w:div w:id="123237386">
      <w:marLeft w:val="640"/>
      <w:marRight w:val="0"/>
      <w:marTop w:val="0"/>
      <w:marBottom w:val="0"/>
      <w:divBdr>
        <w:top w:val="none" w:sz="0" w:space="0" w:color="auto"/>
        <w:left w:val="none" w:sz="0" w:space="0" w:color="auto"/>
        <w:bottom w:val="none" w:sz="0" w:space="0" w:color="auto"/>
        <w:right w:val="none" w:sz="0" w:space="0" w:color="auto"/>
      </w:divBdr>
    </w:div>
    <w:div w:id="123273520">
      <w:marLeft w:val="640"/>
      <w:marRight w:val="0"/>
      <w:marTop w:val="0"/>
      <w:marBottom w:val="0"/>
      <w:divBdr>
        <w:top w:val="none" w:sz="0" w:space="0" w:color="auto"/>
        <w:left w:val="none" w:sz="0" w:space="0" w:color="auto"/>
        <w:bottom w:val="none" w:sz="0" w:space="0" w:color="auto"/>
        <w:right w:val="none" w:sz="0" w:space="0" w:color="auto"/>
      </w:divBdr>
    </w:div>
    <w:div w:id="123428503">
      <w:marLeft w:val="640"/>
      <w:marRight w:val="0"/>
      <w:marTop w:val="0"/>
      <w:marBottom w:val="0"/>
      <w:divBdr>
        <w:top w:val="none" w:sz="0" w:space="0" w:color="auto"/>
        <w:left w:val="none" w:sz="0" w:space="0" w:color="auto"/>
        <w:bottom w:val="none" w:sz="0" w:space="0" w:color="auto"/>
        <w:right w:val="none" w:sz="0" w:space="0" w:color="auto"/>
      </w:divBdr>
    </w:div>
    <w:div w:id="123473636">
      <w:marLeft w:val="640"/>
      <w:marRight w:val="0"/>
      <w:marTop w:val="0"/>
      <w:marBottom w:val="0"/>
      <w:divBdr>
        <w:top w:val="none" w:sz="0" w:space="0" w:color="auto"/>
        <w:left w:val="none" w:sz="0" w:space="0" w:color="auto"/>
        <w:bottom w:val="none" w:sz="0" w:space="0" w:color="auto"/>
        <w:right w:val="none" w:sz="0" w:space="0" w:color="auto"/>
      </w:divBdr>
    </w:div>
    <w:div w:id="123474087">
      <w:marLeft w:val="640"/>
      <w:marRight w:val="0"/>
      <w:marTop w:val="0"/>
      <w:marBottom w:val="0"/>
      <w:divBdr>
        <w:top w:val="none" w:sz="0" w:space="0" w:color="auto"/>
        <w:left w:val="none" w:sz="0" w:space="0" w:color="auto"/>
        <w:bottom w:val="none" w:sz="0" w:space="0" w:color="auto"/>
        <w:right w:val="none" w:sz="0" w:space="0" w:color="auto"/>
      </w:divBdr>
    </w:div>
    <w:div w:id="123475872">
      <w:marLeft w:val="640"/>
      <w:marRight w:val="0"/>
      <w:marTop w:val="0"/>
      <w:marBottom w:val="0"/>
      <w:divBdr>
        <w:top w:val="none" w:sz="0" w:space="0" w:color="auto"/>
        <w:left w:val="none" w:sz="0" w:space="0" w:color="auto"/>
        <w:bottom w:val="none" w:sz="0" w:space="0" w:color="auto"/>
        <w:right w:val="none" w:sz="0" w:space="0" w:color="auto"/>
      </w:divBdr>
    </w:div>
    <w:div w:id="123542896">
      <w:marLeft w:val="640"/>
      <w:marRight w:val="0"/>
      <w:marTop w:val="0"/>
      <w:marBottom w:val="0"/>
      <w:divBdr>
        <w:top w:val="none" w:sz="0" w:space="0" w:color="auto"/>
        <w:left w:val="none" w:sz="0" w:space="0" w:color="auto"/>
        <w:bottom w:val="none" w:sz="0" w:space="0" w:color="auto"/>
        <w:right w:val="none" w:sz="0" w:space="0" w:color="auto"/>
      </w:divBdr>
    </w:div>
    <w:div w:id="123545602">
      <w:marLeft w:val="640"/>
      <w:marRight w:val="0"/>
      <w:marTop w:val="0"/>
      <w:marBottom w:val="0"/>
      <w:divBdr>
        <w:top w:val="none" w:sz="0" w:space="0" w:color="auto"/>
        <w:left w:val="none" w:sz="0" w:space="0" w:color="auto"/>
        <w:bottom w:val="none" w:sz="0" w:space="0" w:color="auto"/>
        <w:right w:val="none" w:sz="0" w:space="0" w:color="auto"/>
      </w:divBdr>
    </w:div>
    <w:div w:id="123546108">
      <w:marLeft w:val="640"/>
      <w:marRight w:val="0"/>
      <w:marTop w:val="0"/>
      <w:marBottom w:val="0"/>
      <w:divBdr>
        <w:top w:val="none" w:sz="0" w:space="0" w:color="auto"/>
        <w:left w:val="none" w:sz="0" w:space="0" w:color="auto"/>
        <w:bottom w:val="none" w:sz="0" w:space="0" w:color="auto"/>
        <w:right w:val="none" w:sz="0" w:space="0" w:color="auto"/>
      </w:divBdr>
    </w:div>
    <w:div w:id="123625336">
      <w:marLeft w:val="640"/>
      <w:marRight w:val="0"/>
      <w:marTop w:val="0"/>
      <w:marBottom w:val="0"/>
      <w:divBdr>
        <w:top w:val="none" w:sz="0" w:space="0" w:color="auto"/>
        <w:left w:val="none" w:sz="0" w:space="0" w:color="auto"/>
        <w:bottom w:val="none" w:sz="0" w:space="0" w:color="auto"/>
        <w:right w:val="none" w:sz="0" w:space="0" w:color="auto"/>
      </w:divBdr>
    </w:div>
    <w:div w:id="123668065">
      <w:marLeft w:val="640"/>
      <w:marRight w:val="0"/>
      <w:marTop w:val="0"/>
      <w:marBottom w:val="0"/>
      <w:divBdr>
        <w:top w:val="none" w:sz="0" w:space="0" w:color="auto"/>
        <w:left w:val="none" w:sz="0" w:space="0" w:color="auto"/>
        <w:bottom w:val="none" w:sz="0" w:space="0" w:color="auto"/>
        <w:right w:val="none" w:sz="0" w:space="0" w:color="auto"/>
      </w:divBdr>
    </w:div>
    <w:div w:id="123695574">
      <w:marLeft w:val="640"/>
      <w:marRight w:val="0"/>
      <w:marTop w:val="0"/>
      <w:marBottom w:val="0"/>
      <w:divBdr>
        <w:top w:val="none" w:sz="0" w:space="0" w:color="auto"/>
        <w:left w:val="none" w:sz="0" w:space="0" w:color="auto"/>
        <w:bottom w:val="none" w:sz="0" w:space="0" w:color="auto"/>
        <w:right w:val="none" w:sz="0" w:space="0" w:color="auto"/>
      </w:divBdr>
    </w:div>
    <w:div w:id="123744267">
      <w:marLeft w:val="640"/>
      <w:marRight w:val="0"/>
      <w:marTop w:val="0"/>
      <w:marBottom w:val="0"/>
      <w:divBdr>
        <w:top w:val="none" w:sz="0" w:space="0" w:color="auto"/>
        <w:left w:val="none" w:sz="0" w:space="0" w:color="auto"/>
        <w:bottom w:val="none" w:sz="0" w:space="0" w:color="auto"/>
        <w:right w:val="none" w:sz="0" w:space="0" w:color="auto"/>
      </w:divBdr>
    </w:div>
    <w:div w:id="123812777">
      <w:marLeft w:val="640"/>
      <w:marRight w:val="0"/>
      <w:marTop w:val="0"/>
      <w:marBottom w:val="0"/>
      <w:divBdr>
        <w:top w:val="none" w:sz="0" w:space="0" w:color="auto"/>
        <w:left w:val="none" w:sz="0" w:space="0" w:color="auto"/>
        <w:bottom w:val="none" w:sz="0" w:space="0" w:color="auto"/>
        <w:right w:val="none" w:sz="0" w:space="0" w:color="auto"/>
      </w:divBdr>
    </w:div>
    <w:div w:id="123815016">
      <w:marLeft w:val="640"/>
      <w:marRight w:val="0"/>
      <w:marTop w:val="0"/>
      <w:marBottom w:val="0"/>
      <w:divBdr>
        <w:top w:val="none" w:sz="0" w:space="0" w:color="auto"/>
        <w:left w:val="none" w:sz="0" w:space="0" w:color="auto"/>
        <w:bottom w:val="none" w:sz="0" w:space="0" w:color="auto"/>
        <w:right w:val="none" w:sz="0" w:space="0" w:color="auto"/>
      </w:divBdr>
    </w:div>
    <w:div w:id="123889228">
      <w:marLeft w:val="640"/>
      <w:marRight w:val="0"/>
      <w:marTop w:val="0"/>
      <w:marBottom w:val="0"/>
      <w:divBdr>
        <w:top w:val="none" w:sz="0" w:space="0" w:color="auto"/>
        <w:left w:val="none" w:sz="0" w:space="0" w:color="auto"/>
        <w:bottom w:val="none" w:sz="0" w:space="0" w:color="auto"/>
        <w:right w:val="none" w:sz="0" w:space="0" w:color="auto"/>
      </w:divBdr>
    </w:div>
    <w:div w:id="123889817">
      <w:marLeft w:val="640"/>
      <w:marRight w:val="0"/>
      <w:marTop w:val="0"/>
      <w:marBottom w:val="0"/>
      <w:divBdr>
        <w:top w:val="none" w:sz="0" w:space="0" w:color="auto"/>
        <w:left w:val="none" w:sz="0" w:space="0" w:color="auto"/>
        <w:bottom w:val="none" w:sz="0" w:space="0" w:color="auto"/>
        <w:right w:val="none" w:sz="0" w:space="0" w:color="auto"/>
      </w:divBdr>
    </w:div>
    <w:div w:id="123934810">
      <w:marLeft w:val="640"/>
      <w:marRight w:val="0"/>
      <w:marTop w:val="0"/>
      <w:marBottom w:val="0"/>
      <w:divBdr>
        <w:top w:val="none" w:sz="0" w:space="0" w:color="auto"/>
        <w:left w:val="none" w:sz="0" w:space="0" w:color="auto"/>
        <w:bottom w:val="none" w:sz="0" w:space="0" w:color="auto"/>
        <w:right w:val="none" w:sz="0" w:space="0" w:color="auto"/>
      </w:divBdr>
    </w:div>
    <w:div w:id="123936150">
      <w:marLeft w:val="640"/>
      <w:marRight w:val="0"/>
      <w:marTop w:val="0"/>
      <w:marBottom w:val="0"/>
      <w:divBdr>
        <w:top w:val="none" w:sz="0" w:space="0" w:color="auto"/>
        <w:left w:val="none" w:sz="0" w:space="0" w:color="auto"/>
        <w:bottom w:val="none" w:sz="0" w:space="0" w:color="auto"/>
        <w:right w:val="none" w:sz="0" w:space="0" w:color="auto"/>
      </w:divBdr>
    </w:div>
    <w:div w:id="124009725">
      <w:marLeft w:val="640"/>
      <w:marRight w:val="0"/>
      <w:marTop w:val="0"/>
      <w:marBottom w:val="0"/>
      <w:divBdr>
        <w:top w:val="none" w:sz="0" w:space="0" w:color="auto"/>
        <w:left w:val="none" w:sz="0" w:space="0" w:color="auto"/>
        <w:bottom w:val="none" w:sz="0" w:space="0" w:color="auto"/>
        <w:right w:val="none" w:sz="0" w:space="0" w:color="auto"/>
      </w:divBdr>
    </w:div>
    <w:div w:id="124128871">
      <w:marLeft w:val="640"/>
      <w:marRight w:val="0"/>
      <w:marTop w:val="0"/>
      <w:marBottom w:val="0"/>
      <w:divBdr>
        <w:top w:val="none" w:sz="0" w:space="0" w:color="auto"/>
        <w:left w:val="none" w:sz="0" w:space="0" w:color="auto"/>
        <w:bottom w:val="none" w:sz="0" w:space="0" w:color="auto"/>
        <w:right w:val="none" w:sz="0" w:space="0" w:color="auto"/>
      </w:divBdr>
    </w:div>
    <w:div w:id="124155460">
      <w:marLeft w:val="640"/>
      <w:marRight w:val="0"/>
      <w:marTop w:val="0"/>
      <w:marBottom w:val="0"/>
      <w:divBdr>
        <w:top w:val="none" w:sz="0" w:space="0" w:color="auto"/>
        <w:left w:val="none" w:sz="0" w:space="0" w:color="auto"/>
        <w:bottom w:val="none" w:sz="0" w:space="0" w:color="auto"/>
        <w:right w:val="none" w:sz="0" w:space="0" w:color="auto"/>
      </w:divBdr>
    </w:div>
    <w:div w:id="124322512">
      <w:marLeft w:val="640"/>
      <w:marRight w:val="0"/>
      <w:marTop w:val="0"/>
      <w:marBottom w:val="0"/>
      <w:divBdr>
        <w:top w:val="none" w:sz="0" w:space="0" w:color="auto"/>
        <w:left w:val="none" w:sz="0" w:space="0" w:color="auto"/>
        <w:bottom w:val="none" w:sz="0" w:space="0" w:color="auto"/>
        <w:right w:val="none" w:sz="0" w:space="0" w:color="auto"/>
      </w:divBdr>
    </w:div>
    <w:div w:id="124354107">
      <w:marLeft w:val="640"/>
      <w:marRight w:val="0"/>
      <w:marTop w:val="0"/>
      <w:marBottom w:val="0"/>
      <w:divBdr>
        <w:top w:val="none" w:sz="0" w:space="0" w:color="auto"/>
        <w:left w:val="none" w:sz="0" w:space="0" w:color="auto"/>
        <w:bottom w:val="none" w:sz="0" w:space="0" w:color="auto"/>
        <w:right w:val="none" w:sz="0" w:space="0" w:color="auto"/>
      </w:divBdr>
    </w:div>
    <w:div w:id="124354311">
      <w:marLeft w:val="640"/>
      <w:marRight w:val="0"/>
      <w:marTop w:val="0"/>
      <w:marBottom w:val="0"/>
      <w:divBdr>
        <w:top w:val="none" w:sz="0" w:space="0" w:color="auto"/>
        <w:left w:val="none" w:sz="0" w:space="0" w:color="auto"/>
        <w:bottom w:val="none" w:sz="0" w:space="0" w:color="auto"/>
        <w:right w:val="none" w:sz="0" w:space="0" w:color="auto"/>
      </w:divBdr>
    </w:div>
    <w:div w:id="124397890">
      <w:marLeft w:val="640"/>
      <w:marRight w:val="0"/>
      <w:marTop w:val="0"/>
      <w:marBottom w:val="0"/>
      <w:divBdr>
        <w:top w:val="none" w:sz="0" w:space="0" w:color="auto"/>
        <w:left w:val="none" w:sz="0" w:space="0" w:color="auto"/>
        <w:bottom w:val="none" w:sz="0" w:space="0" w:color="auto"/>
        <w:right w:val="none" w:sz="0" w:space="0" w:color="auto"/>
      </w:divBdr>
    </w:div>
    <w:div w:id="124541107">
      <w:marLeft w:val="640"/>
      <w:marRight w:val="0"/>
      <w:marTop w:val="0"/>
      <w:marBottom w:val="0"/>
      <w:divBdr>
        <w:top w:val="none" w:sz="0" w:space="0" w:color="auto"/>
        <w:left w:val="none" w:sz="0" w:space="0" w:color="auto"/>
        <w:bottom w:val="none" w:sz="0" w:space="0" w:color="auto"/>
        <w:right w:val="none" w:sz="0" w:space="0" w:color="auto"/>
      </w:divBdr>
    </w:div>
    <w:div w:id="124661784">
      <w:marLeft w:val="640"/>
      <w:marRight w:val="0"/>
      <w:marTop w:val="0"/>
      <w:marBottom w:val="0"/>
      <w:divBdr>
        <w:top w:val="none" w:sz="0" w:space="0" w:color="auto"/>
        <w:left w:val="none" w:sz="0" w:space="0" w:color="auto"/>
        <w:bottom w:val="none" w:sz="0" w:space="0" w:color="auto"/>
        <w:right w:val="none" w:sz="0" w:space="0" w:color="auto"/>
      </w:divBdr>
    </w:div>
    <w:div w:id="124665020">
      <w:marLeft w:val="640"/>
      <w:marRight w:val="0"/>
      <w:marTop w:val="0"/>
      <w:marBottom w:val="0"/>
      <w:divBdr>
        <w:top w:val="none" w:sz="0" w:space="0" w:color="auto"/>
        <w:left w:val="none" w:sz="0" w:space="0" w:color="auto"/>
        <w:bottom w:val="none" w:sz="0" w:space="0" w:color="auto"/>
        <w:right w:val="none" w:sz="0" w:space="0" w:color="auto"/>
      </w:divBdr>
    </w:div>
    <w:div w:id="124736334">
      <w:marLeft w:val="640"/>
      <w:marRight w:val="0"/>
      <w:marTop w:val="0"/>
      <w:marBottom w:val="0"/>
      <w:divBdr>
        <w:top w:val="none" w:sz="0" w:space="0" w:color="auto"/>
        <w:left w:val="none" w:sz="0" w:space="0" w:color="auto"/>
        <w:bottom w:val="none" w:sz="0" w:space="0" w:color="auto"/>
        <w:right w:val="none" w:sz="0" w:space="0" w:color="auto"/>
      </w:divBdr>
    </w:div>
    <w:div w:id="124782335">
      <w:marLeft w:val="640"/>
      <w:marRight w:val="0"/>
      <w:marTop w:val="0"/>
      <w:marBottom w:val="0"/>
      <w:divBdr>
        <w:top w:val="none" w:sz="0" w:space="0" w:color="auto"/>
        <w:left w:val="none" w:sz="0" w:space="0" w:color="auto"/>
        <w:bottom w:val="none" w:sz="0" w:space="0" w:color="auto"/>
        <w:right w:val="none" w:sz="0" w:space="0" w:color="auto"/>
      </w:divBdr>
    </w:div>
    <w:div w:id="124784016">
      <w:marLeft w:val="640"/>
      <w:marRight w:val="0"/>
      <w:marTop w:val="0"/>
      <w:marBottom w:val="0"/>
      <w:divBdr>
        <w:top w:val="none" w:sz="0" w:space="0" w:color="auto"/>
        <w:left w:val="none" w:sz="0" w:space="0" w:color="auto"/>
        <w:bottom w:val="none" w:sz="0" w:space="0" w:color="auto"/>
        <w:right w:val="none" w:sz="0" w:space="0" w:color="auto"/>
      </w:divBdr>
    </w:div>
    <w:div w:id="124810867">
      <w:marLeft w:val="640"/>
      <w:marRight w:val="0"/>
      <w:marTop w:val="0"/>
      <w:marBottom w:val="0"/>
      <w:divBdr>
        <w:top w:val="none" w:sz="0" w:space="0" w:color="auto"/>
        <w:left w:val="none" w:sz="0" w:space="0" w:color="auto"/>
        <w:bottom w:val="none" w:sz="0" w:space="0" w:color="auto"/>
        <w:right w:val="none" w:sz="0" w:space="0" w:color="auto"/>
      </w:divBdr>
    </w:div>
    <w:div w:id="124812920">
      <w:marLeft w:val="640"/>
      <w:marRight w:val="0"/>
      <w:marTop w:val="0"/>
      <w:marBottom w:val="0"/>
      <w:divBdr>
        <w:top w:val="none" w:sz="0" w:space="0" w:color="auto"/>
        <w:left w:val="none" w:sz="0" w:space="0" w:color="auto"/>
        <w:bottom w:val="none" w:sz="0" w:space="0" w:color="auto"/>
        <w:right w:val="none" w:sz="0" w:space="0" w:color="auto"/>
      </w:divBdr>
    </w:div>
    <w:div w:id="124932490">
      <w:marLeft w:val="640"/>
      <w:marRight w:val="0"/>
      <w:marTop w:val="0"/>
      <w:marBottom w:val="0"/>
      <w:divBdr>
        <w:top w:val="none" w:sz="0" w:space="0" w:color="auto"/>
        <w:left w:val="none" w:sz="0" w:space="0" w:color="auto"/>
        <w:bottom w:val="none" w:sz="0" w:space="0" w:color="auto"/>
        <w:right w:val="none" w:sz="0" w:space="0" w:color="auto"/>
      </w:divBdr>
    </w:div>
    <w:div w:id="124933528">
      <w:marLeft w:val="640"/>
      <w:marRight w:val="0"/>
      <w:marTop w:val="0"/>
      <w:marBottom w:val="0"/>
      <w:divBdr>
        <w:top w:val="none" w:sz="0" w:space="0" w:color="auto"/>
        <w:left w:val="none" w:sz="0" w:space="0" w:color="auto"/>
        <w:bottom w:val="none" w:sz="0" w:space="0" w:color="auto"/>
        <w:right w:val="none" w:sz="0" w:space="0" w:color="auto"/>
      </w:divBdr>
    </w:div>
    <w:div w:id="125045827">
      <w:marLeft w:val="640"/>
      <w:marRight w:val="0"/>
      <w:marTop w:val="0"/>
      <w:marBottom w:val="0"/>
      <w:divBdr>
        <w:top w:val="none" w:sz="0" w:space="0" w:color="auto"/>
        <w:left w:val="none" w:sz="0" w:space="0" w:color="auto"/>
        <w:bottom w:val="none" w:sz="0" w:space="0" w:color="auto"/>
        <w:right w:val="none" w:sz="0" w:space="0" w:color="auto"/>
      </w:divBdr>
    </w:div>
    <w:div w:id="125048894">
      <w:marLeft w:val="640"/>
      <w:marRight w:val="0"/>
      <w:marTop w:val="0"/>
      <w:marBottom w:val="0"/>
      <w:divBdr>
        <w:top w:val="none" w:sz="0" w:space="0" w:color="auto"/>
        <w:left w:val="none" w:sz="0" w:space="0" w:color="auto"/>
        <w:bottom w:val="none" w:sz="0" w:space="0" w:color="auto"/>
        <w:right w:val="none" w:sz="0" w:space="0" w:color="auto"/>
      </w:divBdr>
    </w:div>
    <w:div w:id="125122150">
      <w:marLeft w:val="640"/>
      <w:marRight w:val="0"/>
      <w:marTop w:val="0"/>
      <w:marBottom w:val="0"/>
      <w:divBdr>
        <w:top w:val="none" w:sz="0" w:space="0" w:color="auto"/>
        <w:left w:val="none" w:sz="0" w:space="0" w:color="auto"/>
        <w:bottom w:val="none" w:sz="0" w:space="0" w:color="auto"/>
        <w:right w:val="none" w:sz="0" w:space="0" w:color="auto"/>
      </w:divBdr>
    </w:div>
    <w:div w:id="125198830">
      <w:marLeft w:val="640"/>
      <w:marRight w:val="0"/>
      <w:marTop w:val="0"/>
      <w:marBottom w:val="0"/>
      <w:divBdr>
        <w:top w:val="none" w:sz="0" w:space="0" w:color="auto"/>
        <w:left w:val="none" w:sz="0" w:space="0" w:color="auto"/>
        <w:bottom w:val="none" w:sz="0" w:space="0" w:color="auto"/>
        <w:right w:val="none" w:sz="0" w:space="0" w:color="auto"/>
      </w:divBdr>
    </w:div>
    <w:div w:id="125241730">
      <w:marLeft w:val="640"/>
      <w:marRight w:val="0"/>
      <w:marTop w:val="0"/>
      <w:marBottom w:val="0"/>
      <w:divBdr>
        <w:top w:val="none" w:sz="0" w:space="0" w:color="auto"/>
        <w:left w:val="none" w:sz="0" w:space="0" w:color="auto"/>
        <w:bottom w:val="none" w:sz="0" w:space="0" w:color="auto"/>
        <w:right w:val="none" w:sz="0" w:space="0" w:color="auto"/>
      </w:divBdr>
    </w:div>
    <w:div w:id="125244721">
      <w:marLeft w:val="640"/>
      <w:marRight w:val="0"/>
      <w:marTop w:val="0"/>
      <w:marBottom w:val="0"/>
      <w:divBdr>
        <w:top w:val="none" w:sz="0" w:space="0" w:color="auto"/>
        <w:left w:val="none" w:sz="0" w:space="0" w:color="auto"/>
        <w:bottom w:val="none" w:sz="0" w:space="0" w:color="auto"/>
        <w:right w:val="none" w:sz="0" w:space="0" w:color="auto"/>
      </w:divBdr>
    </w:div>
    <w:div w:id="125315783">
      <w:marLeft w:val="640"/>
      <w:marRight w:val="0"/>
      <w:marTop w:val="0"/>
      <w:marBottom w:val="0"/>
      <w:divBdr>
        <w:top w:val="none" w:sz="0" w:space="0" w:color="auto"/>
        <w:left w:val="none" w:sz="0" w:space="0" w:color="auto"/>
        <w:bottom w:val="none" w:sz="0" w:space="0" w:color="auto"/>
        <w:right w:val="none" w:sz="0" w:space="0" w:color="auto"/>
      </w:divBdr>
    </w:div>
    <w:div w:id="125315845">
      <w:marLeft w:val="640"/>
      <w:marRight w:val="0"/>
      <w:marTop w:val="0"/>
      <w:marBottom w:val="0"/>
      <w:divBdr>
        <w:top w:val="none" w:sz="0" w:space="0" w:color="auto"/>
        <w:left w:val="none" w:sz="0" w:space="0" w:color="auto"/>
        <w:bottom w:val="none" w:sz="0" w:space="0" w:color="auto"/>
        <w:right w:val="none" w:sz="0" w:space="0" w:color="auto"/>
      </w:divBdr>
    </w:div>
    <w:div w:id="125393404">
      <w:marLeft w:val="640"/>
      <w:marRight w:val="0"/>
      <w:marTop w:val="0"/>
      <w:marBottom w:val="0"/>
      <w:divBdr>
        <w:top w:val="none" w:sz="0" w:space="0" w:color="auto"/>
        <w:left w:val="none" w:sz="0" w:space="0" w:color="auto"/>
        <w:bottom w:val="none" w:sz="0" w:space="0" w:color="auto"/>
        <w:right w:val="none" w:sz="0" w:space="0" w:color="auto"/>
      </w:divBdr>
    </w:div>
    <w:div w:id="125517086">
      <w:marLeft w:val="640"/>
      <w:marRight w:val="0"/>
      <w:marTop w:val="0"/>
      <w:marBottom w:val="0"/>
      <w:divBdr>
        <w:top w:val="none" w:sz="0" w:space="0" w:color="auto"/>
        <w:left w:val="none" w:sz="0" w:space="0" w:color="auto"/>
        <w:bottom w:val="none" w:sz="0" w:space="0" w:color="auto"/>
        <w:right w:val="none" w:sz="0" w:space="0" w:color="auto"/>
      </w:divBdr>
    </w:div>
    <w:div w:id="125658676">
      <w:marLeft w:val="640"/>
      <w:marRight w:val="0"/>
      <w:marTop w:val="0"/>
      <w:marBottom w:val="0"/>
      <w:divBdr>
        <w:top w:val="none" w:sz="0" w:space="0" w:color="auto"/>
        <w:left w:val="none" w:sz="0" w:space="0" w:color="auto"/>
        <w:bottom w:val="none" w:sz="0" w:space="0" w:color="auto"/>
        <w:right w:val="none" w:sz="0" w:space="0" w:color="auto"/>
      </w:divBdr>
    </w:div>
    <w:div w:id="125662912">
      <w:marLeft w:val="640"/>
      <w:marRight w:val="0"/>
      <w:marTop w:val="0"/>
      <w:marBottom w:val="0"/>
      <w:divBdr>
        <w:top w:val="none" w:sz="0" w:space="0" w:color="auto"/>
        <w:left w:val="none" w:sz="0" w:space="0" w:color="auto"/>
        <w:bottom w:val="none" w:sz="0" w:space="0" w:color="auto"/>
        <w:right w:val="none" w:sz="0" w:space="0" w:color="auto"/>
      </w:divBdr>
    </w:div>
    <w:div w:id="125701420">
      <w:marLeft w:val="640"/>
      <w:marRight w:val="0"/>
      <w:marTop w:val="0"/>
      <w:marBottom w:val="0"/>
      <w:divBdr>
        <w:top w:val="none" w:sz="0" w:space="0" w:color="auto"/>
        <w:left w:val="none" w:sz="0" w:space="0" w:color="auto"/>
        <w:bottom w:val="none" w:sz="0" w:space="0" w:color="auto"/>
        <w:right w:val="none" w:sz="0" w:space="0" w:color="auto"/>
      </w:divBdr>
    </w:div>
    <w:div w:id="125709159">
      <w:marLeft w:val="640"/>
      <w:marRight w:val="0"/>
      <w:marTop w:val="0"/>
      <w:marBottom w:val="0"/>
      <w:divBdr>
        <w:top w:val="none" w:sz="0" w:space="0" w:color="auto"/>
        <w:left w:val="none" w:sz="0" w:space="0" w:color="auto"/>
        <w:bottom w:val="none" w:sz="0" w:space="0" w:color="auto"/>
        <w:right w:val="none" w:sz="0" w:space="0" w:color="auto"/>
      </w:divBdr>
    </w:div>
    <w:div w:id="125777741">
      <w:marLeft w:val="640"/>
      <w:marRight w:val="0"/>
      <w:marTop w:val="0"/>
      <w:marBottom w:val="0"/>
      <w:divBdr>
        <w:top w:val="none" w:sz="0" w:space="0" w:color="auto"/>
        <w:left w:val="none" w:sz="0" w:space="0" w:color="auto"/>
        <w:bottom w:val="none" w:sz="0" w:space="0" w:color="auto"/>
        <w:right w:val="none" w:sz="0" w:space="0" w:color="auto"/>
      </w:divBdr>
    </w:div>
    <w:div w:id="125783715">
      <w:marLeft w:val="640"/>
      <w:marRight w:val="0"/>
      <w:marTop w:val="0"/>
      <w:marBottom w:val="0"/>
      <w:divBdr>
        <w:top w:val="none" w:sz="0" w:space="0" w:color="auto"/>
        <w:left w:val="none" w:sz="0" w:space="0" w:color="auto"/>
        <w:bottom w:val="none" w:sz="0" w:space="0" w:color="auto"/>
        <w:right w:val="none" w:sz="0" w:space="0" w:color="auto"/>
      </w:divBdr>
    </w:div>
    <w:div w:id="125783953">
      <w:marLeft w:val="640"/>
      <w:marRight w:val="0"/>
      <w:marTop w:val="0"/>
      <w:marBottom w:val="0"/>
      <w:divBdr>
        <w:top w:val="none" w:sz="0" w:space="0" w:color="auto"/>
        <w:left w:val="none" w:sz="0" w:space="0" w:color="auto"/>
        <w:bottom w:val="none" w:sz="0" w:space="0" w:color="auto"/>
        <w:right w:val="none" w:sz="0" w:space="0" w:color="auto"/>
      </w:divBdr>
    </w:div>
    <w:div w:id="125852677">
      <w:marLeft w:val="640"/>
      <w:marRight w:val="0"/>
      <w:marTop w:val="0"/>
      <w:marBottom w:val="0"/>
      <w:divBdr>
        <w:top w:val="none" w:sz="0" w:space="0" w:color="auto"/>
        <w:left w:val="none" w:sz="0" w:space="0" w:color="auto"/>
        <w:bottom w:val="none" w:sz="0" w:space="0" w:color="auto"/>
        <w:right w:val="none" w:sz="0" w:space="0" w:color="auto"/>
      </w:divBdr>
    </w:div>
    <w:div w:id="125859327">
      <w:marLeft w:val="640"/>
      <w:marRight w:val="0"/>
      <w:marTop w:val="0"/>
      <w:marBottom w:val="0"/>
      <w:divBdr>
        <w:top w:val="none" w:sz="0" w:space="0" w:color="auto"/>
        <w:left w:val="none" w:sz="0" w:space="0" w:color="auto"/>
        <w:bottom w:val="none" w:sz="0" w:space="0" w:color="auto"/>
        <w:right w:val="none" w:sz="0" w:space="0" w:color="auto"/>
      </w:divBdr>
    </w:div>
    <w:div w:id="125895817">
      <w:marLeft w:val="640"/>
      <w:marRight w:val="0"/>
      <w:marTop w:val="0"/>
      <w:marBottom w:val="0"/>
      <w:divBdr>
        <w:top w:val="none" w:sz="0" w:space="0" w:color="auto"/>
        <w:left w:val="none" w:sz="0" w:space="0" w:color="auto"/>
        <w:bottom w:val="none" w:sz="0" w:space="0" w:color="auto"/>
        <w:right w:val="none" w:sz="0" w:space="0" w:color="auto"/>
      </w:divBdr>
    </w:div>
    <w:div w:id="126167508">
      <w:marLeft w:val="640"/>
      <w:marRight w:val="0"/>
      <w:marTop w:val="0"/>
      <w:marBottom w:val="0"/>
      <w:divBdr>
        <w:top w:val="none" w:sz="0" w:space="0" w:color="auto"/>
        <w:left w:val="none" w:sz="0" w:space="0" w:color="auto"/>
        <w:bottom w:val="none" w:sz="0" w:space="0" w:color="auto"/>
        <w:right w:val="none" w:sz="0" w:space="0" w:color="auto"/>
      </w:divBdr>
    </w:div>
    <w:div w:id="126172179">
      <w:marLeft w:val="640"/>
      <w:marRight w:val="0"/>
      <w:marTop w:val="0"/>
      <w:marBottom w:val="0"/>
      <w:divBdr>
        <w:top w:val="none" w:sz="0" w:space="0" w:color="auto"/>
        <w:left w:val="none" w:sz="0" w:space="0" w:color="auto"/>
        <w:bottom w:val="none" w:sz="0" w:space="0" w:color="auto"/>
        <w:right w:val="none" w:sz="0" w:space="0" w:color="auto"/>
      </w:divBdr>
    </w:div>
    <w:div w:id="126245367">
      <w:marLeft w:val="640"/>
      <w:marRight w:val="0"/>
      <w:marTop w:val="0"/>
      <w:marBottom w:val="0"/>
      <w:divBdr>
        <w:top w:val="none" w:sz="0" w:space="0" w:color="auto"/>
        <w:left w:val="none" w:sz="0" w:space="0" w:color="auto"/>
        <w:bottom w:val="none" w:sz="0" w:space="0" w:color="auto"/>
        <w:right w:val="none" w:sz="0" w:space="0" w:color="auto"/>
      </w:divBdr>
    </w:div>
    <w:div w:id="126245599">
      <w:marLeft w:val="640"/>
      <w:marRight w:val="0"/>
      <w:marTop w:val="0"/>
      <w:marBottom w:val="0"/>
      <w:divBdr>
        <w:top w:val="none" w:sz="0" w:space="0" w:color="auto"/>
        <w:left w:val="none" w:sz="0" w:space="0" w:color="auto"/>
        <w:bottom w:val="none" w:sz="0" w:space="0" w:color="auto"/>
        <w:right w:val="none" w:sz="0" w:space="0" w:color="auto"/>
      </w:divBdr>
    </w:div>
    <w:div w:id="126247698">
      <w:marLeft w:val="640"/>
      <w:marRight w:val="0"/>
      <w:marTop w:val="0"/>
      <w:marBottom w:val="0"/>
      <w:divBdr>
        <w:top w:val="none" w:sz="0" w:space="0" w:color="auto"/>
        <w:left w:val="none" w:sz="0" w:space="0" w:color="auto"/>
        <w:bottom w:val="none" w:sz="0" w:space="0" w:color="auto"/>
        <w:right w:val="none" w:sz="0" w:space="0" w:color="auto"/>
      </w:divBdr>
    </w:div>
    <w:div w:id="126358776">
      <w:marLeft w:val="640"/>
      <w:marRight w:val="0"/>
      <w:marTop w:val="0"/>
      <w:marBottom w:val="0"/>
      <w:divBdr>
        <w:top w:val="none" w:sz="0" w:space="0" w:color="auto"/>
        <w:left w:val="none" w:sz="0" w:space="0" w:color="auto"/>
        <w:bottom w:val="none" w:sz="0" w:space="0" w:color="auto"/>
        <w:right w:val="none" w:sz="0" w:space="0" w:color="auto"/>
      </w:divBdr>
    </w:div>
    <w:div w:id="126507731">
      <w:marLeft w:val="640"/>
      <w:marRight w:val="0"/>
      <w:marTop w:val="0"/>
      <w:marBottom w:val="0"/>
      <w:divBdr>
        <w:top w:val="none" w:sz="0" w:space="0" w:color="auto"/>
        <w:left w:val="none" w:sz="0" w:space="0" w:color="auto"/>
        <w:bottom w:val="none" w:sz="0" w:space="0" w:color="auto"/>
        <w:right w:val="none" w:sz="0" w:space="0" w:color="auto"/>
      </w:divBdr>
    </w:div>
    <w:div w:id="126513148">
      <w:marLeft w:val="640"/>
      <w:marRight w:val="0"/>
      <w:marTop w:val="0"/>
      <w:marBottom w:val="0"/>
      <w:divBdr>
        <w:top w:val="none" w:sz="0" w:space="0" w:color="auto"/>
        <w:left w:val="none" w:sz="0" w:space="0" w:color="auto"/>
        <w:bottom w:val="none" w:sz="0" w:space="0" w:color="auto"/>
        <w:right w:val="none" w:sz="0" w:space="0" w:color="auto"/>
      </w:divBdr>
    </w:div>
    <w:div w:id="126513349">
      <w:marLeft w:val="640"/>
      <w:marRight w:val="0"/>
      <w:marTop w:val="0"/>
      <w:marBottom w:val="0"/>
      <w:divBdr>
        <w:top w:val="none" w:sz="0" w:space="0" w:color="auto"/>
        <w:left w:val="none" w:sz="0" w:space="0" w:color="auto"/>
        <w:bottom w:val="none" w:sz="0" w:space="0" w:color="auto"/>
        <w:right w:val="none" w:sz="0" w:space="0" w:color="auto"/>
      </w:divBdr>
    </w:div>
    <w:div w:id="126516282">
      <w:marLeft w:val="640"/>
      <w:marRight w:val="0"/>
      <w:marTop w:val="0"/>
      <w:marBottom w:val="0"/>
      <w:divBdr>
        <w:top w:val="none" w:sz="0" w:space="0" w:color="auto"/>
        <w:left w:val="none" w:sz="0" w:space="0" w:color="auto"/>
        <w:bottom w:val="none" w:sz="0" w:space="0" w:color="auto"/>
        <w:right w:val="none" w:sz="0" w:space="0" w:color="auto"/>
      </w:divBdr>
    </w:div>
    <w:div w:id="126516388">
      <w:marLeft w:val="640"/>
      <w:marRight w:val="0"/>
      <w:marTop w:val="0"/>
      <w:marBottom w:val="0"/>
      <w:divBdr>
        <w:top w:val="none" w:sz="0" w:space="0" w:color="auto"/>
        <w:left w:val="none" w:sz="0" w:space="0" w:color="auto"/>
        <w:bottom w:val="none" w:sz="0" w:space="0" w:color="auto"/>
        <w:right w:val="none" w:sz="0" w:space="0" w:color="auto"/>
      </w:divBdr>
    </w:div>
    <w:div w:id="126703214">
      <w:marLeft w:val="640"/>
      <w:marRight w:val="0"/>
      <w:marTop w:val="0"/>
      <w:marBottom w:val="0"/>
      <w:divBdr>
        <w:top w:val="none" w:sz="0" w:space="0" w:color="auto"/>
        <w:left w:val="none" w:sz="0" w:space="0" w:color="auto"/>
        <w:bottom w:val="none" w:sz="0" w:space="0" w:color="auto"/>
        <w:right w:val="none" w:sz="0" w:space="0" w:color="auto"/>
      </w:divBdr>
    </w:div>
    <w:div w:id="126747714">
      <w:marLeft w:val="640"/>
      <w:marRight w:val="0"/>
      <w:marTop w:val="0"/>
      <w:marBottom w:val="0"/>
      <w:divBdr>
        <w:top w:val="none" w:sz="0" w:space="0" w:color="auto"/>
        <w:left w:val="none" w:sz="0" w:space="0" w:color="auto"/>
        <w:bottom w:val="none" w:sz="0" w:space="0" w:color="auto"/>
        <w:right w:val="none" w:sz="0" w:space="0" w:color="auto"/>
      </w:divBdr>
    </w:div>
    <w:div w:id="126751168">
      <w:marLeft w:val="640"/>
      <w:marRight w:val="0"/>
      <w:marTop w:val="0"/>
      <w:marBottom w:val="0"/>
      <w:divBdr>
        <w:top w:val="none" w:sz="0" w:space="0" w:color="auto"/>
        <w:left w:val="none" w:sz="0" w:space="0" w:color="auto"/>
        <w:bottom w:val="none" w:sz="0" w:space="0" w:color="auto"/>
        <w:right w:val="none" w:sz="0" w:space="0" w:color="auto"/>
      </w:divBdr>
    </w:div>
    <w:div w:id="126821196">
      <w:marLeft w:val="640"/>
      <w:marRight w:val="0"/>
      <w:marTop w:val="0"/>
      <w:marBottom w:val="0"/>
      <w:divBdr>
        <w:top w:val="none" w:sz="0" w:space="0" w:color="auto"/>
        <w:left w:val="none" w:sz="0" w:space="0" w:color="auto"/>
        <w:bottom w:val="none" w:sz="0" w:space="0" w:color="auto"/>
        <w:right w:val="none" w:sz="0" w:space="0" w:color="auto"/>
      </w:divBdr>
    </w:div>
    <w:div w:id="126827241">
      <w:marLeft w:val="640"/>
      <w:marRight w:val="0"/>
      <w:marTop w:val="0"/>
      <w:marBottom w:val="0"/>
      <w:divBdr>
        <w:top w:val="none" w:sz="0" w:space="0" w:color="auto"/>
        <w:left w:val="none" w:sz="0" w:space="0" w:color="auto"/>
        <w:bottom w:val="none" w:sz="0" w:space="0" w:color="auto"/>
        <w:right w:val="none" w:sz="0" w:space="0" w:color="auto"/>
      </w:divBdr>
    </w:div>
    <w:div w:id="126899132">
      <w:marLeft w:val="640"/>
      <w:marRight w:val="0"/>
      <w:marTop w:val="0"/>
      <w:marBottom w:val="0"/>
      <w:divBdr>
        <w:top w:val="none" w:sz="0" w:space="0" w:color="auto"/>
        <w:left w:val="none" w:sz="0" w:space="0" w:color="auto"/>
        <w:bottom w:val="none" w:sz="0" w:space="0" w:color="auto"/>
        <w:right w:val="none" w:sz="0" w:space="0" w:color="auto"/>
      </w:divBdr>
    </w:div>
    <w:div w:id="126901800">
      <w:marLeft w:val="640"/>
      <w:marRight w:val="0"/>
      <w:marTop w:val="0"/>
      <w:marBottom w:val="0"/>
      <w:divBdr>
        <w:top w:val="none" w:sz="0" w:space="0" w:color="auto"/>
        <w:left w:val="none" w:sz="0" w:space="0" w:color="auto"/>
        <w:bottom w:val="none" w:sz="0" w:space="0" w:color="auto"/>
        <w:right w:val="none" w:sz="0" w:space="0" w:color="auto"/>
      </w:divBdr>
    </w:div>
    <w:div w:id="126902029">
      <w:marLeft w:val="640"/>
      <w:marRight w:val="0"/>
      <w:marTop w:val="0"/>
      <w:marBottom w:val="0"/>
      <w:divBdr>
        <w:top w:val="none" w:sz="0" w:space="0" w:color="auto"/>
        <w:left w:val="none" w:sz="0" w:space="0" w:color="auto"/>
        <w:bottom w:val="none" w:sz="0" w:space="0" w:color="auto"/>
        <w:right w:val="none" w:sz="0" w:space="0" w:color="auto"/>
      </w:divBdr>
    </w:div>
    <w:div w:id="126972064">
      <w:marLeft w:val="640"/>
      <w:marRight w:val="0"/>
      <w:marTop w:val="0"/>
      <w:marBottom w:val="0"/>
      <w:divBdr>
        <w:top w:val="none" w:sz="0" w:space="0" w:color="auto"/>
        <w:left w:val="none" w:sz="0" w:space="0" w:color="auto"/>
        <w:bottom w:val="none" w:sz="0" w:space="0" w:color="auto"/>
        <w:right w:val="none" w:sz="0" w:space="0" w:color="auto"/>
      </w:divBdr>
    </w:div>
    <w:div w:id="127169716">
      <w:marLeft w:val="640"/>
      <w:marRight w:val="0"/>
      <w:marTop w:val="0"/>
      <w:marBottom w:val="0"/>
      <w:divBdr>
        <w:top w:val="none" w:sz="0" w:space="0" w:color="auto"/>
        <w:left w:val="none" w:sz="0" w:space="0" w:color="auto"/>
        <w:bottom w:val="none" w:sz="0" w:space="0" w:color="auto"/>
        <w:right w:val="none" w:sz="0" w:space="0" w:color="auto"/>
      </w:divBdr>
    </w:div>
    <w:div w:id="127206488">
      <w:marLeft w:val="640"/>
      <w:marRight w:val="0"/>
      <w:marTop w:val="0"/>
      <w:marBottom w:val="0"/>
      <w:divBdr>
        <w:top w:val="none" w:sz="0" w:space="0" w:color="auto"/>
        <w:left w:val="none" w:sz="0" w:space="0" w:color="auto"/>
        <w:bottom w:val="none" w:sz="0" w:space="0" w:color="auto"/>
        <w:right w:val="none" w:sz="0" w:space="0" w:color="auto"/>
      </w:divBdr>
    </w:div>
    <w:div w:id="127279830">
      <w:marLeft w:val="640"/>
      <w:marRight w:val="0"/>
      <w:marTop w:val="0"/>
      <w:marBottom w:val="0"/>
      <w:divBdr>
        <w:top w:val="none" w:sz="0" w:space="0" w:color="auto"/>
        <w:left w:val="none" w:sz="0" w:space="0" w:color="auto"/>
        <w:bottom w:val="none" w:sz="0" w:space="0" w:color="auto"/>
        <w:right w:val="none" w:sz="0" w:space="0" w:color="auto"/>
      </w:divBdr>
    </w:div>
    <w:div w:id="127405705">
      <w:marLeft w:val="640"/>
      <w:marRight w:val="0"/>
      <w:marTop w:val="0"/>
      <w:marBottom w:val="0"/>
      <w:divBdr>
        <w:top w:val="none" w:sz="0" w:space="0" w:color="auto"/>
        <w:left w:val="none" w:sz="0" w:space="0" w:color="auto"/>
        <w:bottom w:val="none" w:sz="0" w:space="0" w:color="auto"/>
        <w:right w:val="none" w:sz="0" w:space="0" w:color="auto"/>
      </w:divBdr>
    </w:div>
    <w:div w:id="127431513">
      <w:marLeft w:val="640"/>
      <w:marRight w:val="0"/>
      <w:marTop w:val="0"/>
      <w:marBottom w:val="0"/>
      <w:divBdr>
        <w:top w:val="none" w:sz="0" w:space="0" w:color="auto"/>
        <w:left w:val="none" w:sz="0" w:space="0" w:color="auto"/>
        <w:bottom w:val="none" w:sz="0" w:space="0" w:color="auto"/>
        <w:right w:val="none" w:sz="0" w:space="0" w:color="auto"/>
      </w:divBdr>
    </w:div>
    <w:div w:id="127480530">
      <w:marLeft w:val="640"/>
      <w:marRight w:val="0"/>
      <w:marTop w:val="0"/>
      <w:marBottom w:val="0"/>
      <w:divBdr>
        <w:top w:val="none" w:sz="0" w:space="0" w:color="auto"/>
        <w:left w:val="none" w:sz="0" w:space="0" w:color="auto"/>
        <w:bottom w:val="none" w:sz="0" w:space="0" w:color="auto"/>
        <w:right w:val="none" w:sz="0" w:space="0" w:color="auto"/>
      </w:divBdr>
    </w:div>
    <w:div w:id="127624217">
      <w:marLeft w:val="640"/>
      <w:marRight w:val="0"/>
      <w:marTop w:val="0"/>
      <w:marBottom w:val="0"/>
      <w:divBdr>
        <w:top w:val="none" w:sz="0" w:space="0" w:color="auto"/>
        <w:left w:val="none" w:sz="0" w:space="0" w:color="auto"/>
        <w:bottom w:val="none" w:sz="0" w:space="0" w:color="auto"/>
        <w:right w:val="none" w:sz="0" w:space="0" w:color="auto"/>
      </w:divBdr>
    </w:div>
    <w:div w:id="127624922">
      <w:marLeft w:val="640"/>
      <w:marRight w:val="0"/>
      <w:marTop w:val="0"/>
      <w:marBottom w:val="0"/>
      <w:divBdr>
        <w:top w:val="none" w:sz="0" w:space="0" w:color="auto"/>
        <w:left w:val="none" w:sz="0" w:space="0" w:color="auto"/>
        <w:bottom w:val="none" w:sz="0" w:space="0" w:color="auto"/>
        <w:right w:val="none" w:sz="0" w:space="0" w:color="auto"/>
      </w:divBdr>
    </w:div>
    <w:div w:id="127625465">
      <w:marLeft w:val="640"/>
      <w:marRight w:val="0"/>
      <w:marTop w:val="0"/>
      <w:marBottom w:val="0"/>
      <w:divBdr>
        <w:top w:val="none" w:sz="0" w:space="0" w:color="auto"/>
        <w:left w:val="none" w:sz="0" w:space="0" w:color="auto"/>
        <w:bottom w:val="none" w:sz="0" w:space="0" w:color="auto"/>
        <w:right w:val="none" w:sz="0" w:space="0" w:color="auto"/>
      </w:divBdr>
    </w:div>
    <w:div w:id="127671305">
      <w:marLeft w:val="640"/>
      <w:marRight w:val="0"/>
      <w:marTop w:val="0"/>
      <w:marBottom w:val="0"/>
      <w:divBdr>
        <w:top w:val="none" w:sz="0" w:space="0" w:color="auto"/>
        <w:left w:val="none" w:sz="0" w:space="0" w:color="auto"/>
        <w:bottom w:val="none" w:sz="0" w:space="0" w:color="auto"/>
        <w:right w:val="none" w:sz="0" w:space="0" w:color="auto"/>
      </w:divBdr>
    </w:div>
    <w:div w:id="127742908">
      <w:marLeft w:val="640"/>
      <w:marRight w:val="0"/>
      <w:marTop w:val="0"/>
      <w:marBottom w:val="0"/>
      <w:divBdr>
        <w:top w:val="none" w:sz="0" w:space="0" w:color="auto"/>
        <w:left w:val="none" w:sz="0" w:space="0" w:color="auto"/>
        <w:bottom w:val="none" w:sz="0" w:space="0" w:color="auto"/>
        <w:right w:val="none" w:sz="0" w:space="0" w:color="auto"/>
      </w:divBdr>
    </w:div>
    <w:div w:id="127743551">
      <w:marLeft w:val="640"/>
      <w:marRight w:val="0"/>
      <w:marTop w:val="0"/>
      <w:marBottom w:val="0"/>
      <w:divBdr>
        <w:top w:val="none" w:sz="0" w:space="0" w:color="auto"/>
        <w:left w:val="none" w:sz="0" w:space="0" w:color="auto"/>
        <w:bottom w:val="none" w:sz="0" w:space="0" w:color="auto"/>
        <w:right w:val="none" w:sz="0" w:space="0" w:color="auto"/>
      </w:divBdr>
    </w:div>
    <w:div w:id="127818967">
      <w:marLeft w:val="640"/>
      <w:marRight w:val="0"/>
      <w:marTop w:val="0"/>
      <w:marBottom w:val="0"/>
      <w:divBdr>
        <w:top w:val="none" w:sz="0" w:space="0" w:color="auto"/>
        <w:left w:val="none" w:sz="0" w:space="0" w:color="auto"/>
        <w:bottom w:val="none" w:sz="0" w:space="0" w:color="auto"/>
        <w:right w:val="none" w:sz="0" w:space="0" w:color="auto"/>
      </w:divBdr>
    </w:div>
    <w:div w:id="127823705">
      <w:marLeft w:val="640"/>
      <w:marRight w:val="0"/>
      <w:marTop w:val="0"/>
      <w:marBottom w:val="0"/>
      <w:divBdr>
        <w:top w:val="none" w:sz="0" w:space="0" w:color="auto"/>
        <w:left w:val="none" w:sz="0" w:space="0" w:color="auto"/>
        <w:bottom w:val="none" w:sz="0" w:space="0" w:color="auto"/>
        <w:right w:val="none" w:sz="0" w:space="0" w:color="auto"/>
      </w:divBdr>
    </w:div>
    <w:div w:id="127939142">
      <w:marLeft w:val="640"/>
      <w:marRight w:val="0"/>
      <w:marTop w:val="0"/>
      <w:marBottom w:val="0"/>
      <w:divBdr>
        <w:top w:val="none" w:sz="0" w:space="0" w:color="auto"/>
        <w:left w:val="none" w:sz="0" w:space="0" w:color="auto"/>
        <w:bottom w:val="none" w:sz="0" w:space="0" w:color="auto"/>
        <w:right w:val="none" w:sz="0" w:space="0" w:color="auto"/>
      </w:divBdr>
    </w:div>
    <w:div w:id="127943160">
      <w:marLeft w:val="640"/>
      <w:marRight w:val="0"/>
      <w:marTop w:val="0"/>
      <w:marBottom w:val="0"/>
      <w:divBdr>
        <w:top w:val="none" w:sz="0" w:space="0" w:color="auto"/>
        <w:left w:val="none" w:sz="0" w:space="0" w:color="auto"/>
        <w:bottom w:val="none" w:sz="0" w:space="0" w:color="auto"/>
        <w:right w:val="none" w:sz="0" w:space="0" w:color="auto"/>
      </w:divBdr>
    </w:div>
    <w:div w:id="128016532">
      <w:marLeft w:val="640"/>
      <w:marRight w:val="0"/>
      <w:marTop w:val="0"/>
      <w:marBottom w:val="0"/>
      <w:divBdr>
        <w:top w:val="none" w:sz="0" w:space="0" w:color="auto"/>
        <w:left w:val="none" w:sz="0" w:space="0" w:color="auto"/>
        <w:bottom w:val="none" w:sz="0" w:space="0" w:color="auto"/>
        <w:right w:val="none" w:sz="0" w:space="0" w:color="auto"/>
      </w:divBdr>
    </w:div>
    <w:div w:id="128204229">
      <w:marLeft w:val="640"/>
      <w:marRight w:val="0"/>
      <w:marTop w:val="0"/>
      <w:marBottom w:val="0"/>
      <w:divBdr>
        <w:top w:val="none" w:sz="0" w:space="0" w:color="auto"/>
        <w:left w:val="none" w:sz="0" w:space="0" w:color="auto"/>
        <w:bottom w:val="none" w:sz="0" w:space="0" w:color="auto"/>
        <w:right w:val="none" w:sz="0" w:space="0" w:color="auto"/>
      </w:divBdr>
    </w:div>
    <w:div w:id="128210479">
      <w:marLeft w:val="640"/>
      <w:marRight w:val="0"/>
      <w:marTop w:val="0"/>
      <w:marBottom w:val="0"/>
      <w:divBdr>
        <w:top w:val="none" w:sz="0" w:space="0" w:color="auto"/>
        <w:left w:val="none" w:sz="0" w:space="0" w:color="auto"/>
        <w:bottom w:val="none" w:sz="0" w:space="0" w:color="auto"/>
        <w:right w:val="none" w:sz="0" w:space="0" w:color="auto"/>
      </w:divBdr>
    </w:div>
    <w:div w:id="128213016">
      <w:marLeft w:val="640"/>
      <w:marRight w:val="0"/>
      <w:marTop w:val="0"/>
      <w:marBottom w:val="0"/>
      <w:divBdr>
        <w:top w:val="none" w:sz="0" w:space="0" w:color="auto"/>
        <w:left w:val="none" w:sz="0" w:space="0" w:color="auto"/>
        <w:bottom w:val="none" w:sz="0" w:space="0" w:color="auto"/>
        <w:right w:val="none" w:sz="0" w:space="0" w:color="auto"/>
      </w:divBdr>
    </w:div>
    <w:div w:id="128255918">
      <w:marLeft w:val="640"/>
      <w:marRight w:val="0"/>
      <w:marTop w:val="0"/>
      <w:marBottom w:val="0"/>
      <w:divBdr>
        <w:top w:val="none" w:sz="0" w:space="0" w:color="auto"/>
        <w:left w:val="none" w:sz="0" w:space="0" w:color="auto"/>
        <w:bottom w:val="none" w:sz="0" w:space="0" w:color="auto"/>
        <w:right w:val="none" w:sz="0" w:space="0" w:color="auto"/>
      </w:divBdr>
    </w:div>
    <w:div w:id="128280445">
      <w:marLeft w:val="640"/>
      <w:marRight w:val="0"/>
      <w:marTop w:val="0"/>
      <w:marBottom w:val="0"/>
      <w:divBdr>
        <w:top w:val="none" w:sz="0" w:space="0" w:color="auto"/>
        <w:left w:val="none" w:sz="0" w:space="0" w:color="auto"/>
        <w:bottom w:val="none" w:sz="0" w:space="0" w:color="auto"/>
        <w:right w:val="none" w:sz="0" w:space="0" w:color="auto"/>
      </w:divBdr>
    </w:div>
    <w:div w:id="128281180">
      <w:marLeft w:val="640"/>
      <w:marRight w:val="0"/>
      <w:marTop w:val="0"/>
      <w:marBottom w:val="0"/>
      <w:divBdr>
        <w:top w:val="none" w:sz="0" w:space="0" w:color="auto"/>
        <w:left w:val="none" w:sz="0" w:space="0" w:color="auto"/>
        <w:bottom w:val="none" w:sz="0" w:space="0" w:color="auto"/>
        <w:right w:val="none" w:sz="0" w:space="0" w:color="auto"/>
      </w:divBdr>
    </w:div>
    <w:div w:id="128323158">
      <w:marLeft w:val="640"/>
      <w:marRight w:val="0"/>
      <w:marTop w:val="0"/>
      <w:marBottom w:val="0"/>
      <w:divBdr>
        <w:top w:val="none" w:sz="0" w:space="0" w:color="auto"/>
        <w:left w:val="none" w:sz="0" w:space="0" w:color="auto"/>
        <w:bottom w:val="none" w:sz="0" w:space="0" w:color="auto"/>
        <w:right w:val="none" w:sz="0" w:space="0" w:color="auto"/>
      </w:divBdr>
    </w:div>
    <w:div w:id="128324450">
      <w:marLeft w:val="640"/>
      <w:marRight w:val="0"/>
      <w:marTop w:val="0"/>
      <w:marBottom w:val="0"/>
      <w:divBdr>
        <w:top w:val="none" w:sz="0" w:space="0" w:color="auto"/>
        <w:left w:val="none" w:sz="0" w:space="0" w:color="auto"/>
        <w:bottom w:val="none" w:sz="0" w:space="0" w:color="auto"/>
        <w:right w:val="none" w:sz="0" w:space="0" w:color="auto"/>
      </w:divBdr>
    </w:div>
    <w:div w:id="128326905">
      <w:marLeft w:val="640"/>
      <w:marRight w:val="0"/>
      <w:marTop w:val="0"/>
      <w:marBottom w:val="0"/>
      <w:divBdr>
        <w:top w:val="none" w:sz="0" w:space="0" w:color="auto"/>
        <w:left w:val="none" w:sz="0" w:space="0" w:color="auto"/>
        <w:bottom w:val="none" w:sz="0" w:space="0" w:color="auto"/>
        <w:right w:val="none" w:sz="0" w:space="0" w:color="auto"/>
      </w:divBdr>
    </w:div>
    <w:div w:id="128472902">
      <w:marLeft w:val="640"/>
      <w:marRight w:val="0"/>
      <w:marTop w:val="0"/>
      <w:marBottom w:val="0"/>
      <w:divBdr>
        <w:top w:val="none" w:sz="0" w:space="0" w:color="auto"/>
        <w:left w:val="none" w:sz="0" w:space="0" w:color="auto"/>
        <w:bottom w:val="none" w:sz="0" w:space="0" w:color="auto"/>
        <w:right w:val="none" w:sz="0" w:space="0" w:color="auto"/>
      </w:divBdr>
    </w:div>
    <w:div w:id="128475917">
      <w:marLeft w:val="640"/>
      <w:marRight w:val="0"/>
      <w:marTop w:val="0"/>
      <w:marBottom w:val="0"/>
      <w:divBdr>
        <w:top w:val="none" w:sz="0" w:space="0" w:color="auto"/>
        <w:left w:val="none" w:sz="0" w:space="0" w:color="auto"/>
        <w:bottom w:val="none" w:sz="0" w:space="0" w:color="auto"/>
        <w:right w:val="none" w:sz="0" w:space="0" w:color="auto"/>
      </w:divBdr>
    </w:div>
    <w:div w:id="128476203">
      <w:marLeft w:val="640"/>
      <w:marRight w:val="0"/>
      <w:marTop w:val="0"/>
      <w:marBottom w:val="0"/>
      <w:divBdr>
        <w:top w:val="none" w:sz="0" w:space="0" w:color="auto"/>
        <w:left w:val="none" w:sz="0" w:space="0" w:color="auto"/>
        <w:bottom w:val="none" w:sz="0" w:space="0" w:color="auto"/>
        <w:right w:val="none" w:sz="0" w:space="0" w:color="auto"/>
      </w:divBdr>
    </w:div>
    <w:div w:id="128476986">
      <w:marLeft w:val="640"/>
      <w:marRight w:val="0"/>
      <w:marTop w:val="0"/>
      <w:marBottom w:val="0"/>
      <w:divBdr>
        <w:top w:val="none" w:sz="0" w:space="0" w:color="auto"/>
        <w:left w:val="none" w:sz="0" w:space="0" w:color="auto"/>
        <w:bottom w:val="none" w:sz="0" w:space="0" w:color="auto"/>
        <w:right w:val="none" w:sz="0" w:space="0" w:color="auto"/>
      </w:divBdr>
    </w:div>
    <w:div w:id="128477219">
      <w:marLeft w:val="640"/>
      <w:marRight w:val="0"/>
      <w:marTop w:val="0"/>
      <w:marBottom w:val="0"/>
      <w:divBdr>
        <w:top w:val="none" w:sz="0" w:space="0" w:color="auto"/>
        <w:left w:val="none" w:sz="0" w:space="0" w:color="auto"/>
        <w:bottom w:val="none" w:sz="0" w:space="0" w:color="auto"/>
        <w:right w:val="none" w:sz="0" w:space="0" w:color="auto"/>
      </w:divBdr>
    </w:div>
    <w:div w:id="128597453">
      <w:marLeft w:val="640"/>
      <w:marRight w:val="0"/>
      <w:marTop w:val="0"/>
      <w:marBottom w:val="0"/>
      <w:divBdr>
        <w:top w:val="none" w:sz="0" w:space="0" w:color="auto"/>
        <w:left w:val="none" w:sz="0" w:space="0" w:color="auto"/>
        <w:bottom w:val="none" w:sz="0" w:space="0" w:color="auto"/>
        <w:right w:val="none" w:sz="0" w:space="0" w:color="auto"/>
      </w:divBdr>
    </w:div>
    <w:div w:id="128666883">
      <w:marLeft w:val="640"/>
      <w:marRight w:val="0"/>
      <w:marTop w:val="0"/>
      <w:marBottom w:val="0"/>
      <w:divBdr>
        <w:top w:val="none" w:sz="0" w:space="0" w:color="auto"/>
        <w:left w:val="none" w:sz="0" w:space="0" w:color="auto"/>
        <w:bottom w:val="none" w:sz="0" w:space="0" w:color="auto"/>
        <w:right w:val="none" w:sz="0" w:space="0" w:color="auto"/>
      </w:divBdr>
    </w:div>
    <w:div w:id="128668618">
      <w:marLeft w:val="640"/>
      <w:marRight w:val="0"/>
      <w:marTop w:val="0"/>
      <w:marBottom w:val="0"/>
      <w:divBdr>
        <w:top w:val="none" w:sz="0" w:space="0" w:color="auto"/>
        <w:left w:val="none" w:sz="0" w:space="0" w:color="auto"/>
        <w:bottom w:val="none" w:sz="0" w:space="0" w:color="auto"/>
        <w:right w:val="none" w:sz="0" w:space="0" w:color="auto"/>
      </w:divBdr>
    </w:div>
    <w:div w:id="128671048">
      <w:marLeft w:val="640"/>
      <w:marRight w:val="0"/>
      <w:marTop w:val="0"/>
      <w:marBottom w:val="0"/>
      <w:divBdr>
        <w:top w:val="none" w:sz="0" w:space="0" w:color="auto"/>
        <w:left w:val="none" w:sz="0" w:space="0" w:color="auto"/>
        <w:bottom w:val="none" w:sz="0" w:space="0" w:color="auto"/>
        <w:right w:val="none" w:sz="0" w:space="0" w:color="auto"/>
      </w:divBdr>
    </w:div>
    <w:div w:id="128743192">
      <w:marLeft w:val="640"/>
      <w:marRight w:val="0"/>
      <w:marTop w:val="0"/>
      <w:marBottom w:val="0"/>
      <w:divBdr>
        <w:top w:val="none" w:sz="0" w:space="0" w:color="auto"/>
        <w:left w:val="none" w:sz="0" w:space="0" w:color="auto"/>
        <w:bottom w:val="none" w:sz="0" w:space="0" w:color="auto"/>
        <w:right w:val="none" w:sz="0" w:space="0" w:color="auto"/>
      </w:divBdr>
    </w:div>
    <w:div w:id="128784229">
      <w:marLeft w:val="640"/>
      <w:marRight w:val="0"/>
      <w:marTop w:val="0"/>
      <w:marBottom w:val="0"/>
      <w:divBdr>
        <w:top w:val="none" w:sz="0" w:space="0" w:color="auto"/>
        <w:left w:val="none" w:sz="0" w:space="0" w:color="auto"/>
        <w:bottom w:val="none" w:sz="0" w:space="0" w:color="auto"/>
        <w:right w:val="none" w:sz="0" w:space="0" w:color="auto"/>
      </w:divBdr>
    </w:div>
    <w:div w:id="128788569">
      <w:marLeft w:val="640"/>
      <w:marRight w:val="0"/>
      <w:marTop w:val="0"/>
      <w:marBottom w:val="0"/>
      <w:divBdr>
        <w:top w:val="none" w:sz="0" w:space="0" w:color="auto"/>
        <w:left w:val="none" w:sz="0" w:space="0" w:color="auto"/>
        <w:bottom w:val="none" w:sz="0" w:space="0" w:color="auto"/>
        <w:right w:val="none" w:sz="0" w:space="0" w:color="auto"/>
      </w:divBdr>
    </w:div>
    <w:div w:id="128864532">
      <w:marLeft w:val="640"/>
      <w:marRight w:val="0"/>
      <w:marTop w:val="0"/>
      <w:marBottom w:val="0"/>
      <w:divBdr>
        <w:top w:val="none" w:sz="0" w:space="0" w:color="auto"/>
        <w:left w:val="none" w:sz="0" w:space="0" w:color="auto"/>
        <w:bottom w:val="none" w:sz="0" w:space="0" w:color="auto"/>
        <w:right w:val="none" w:sz="0" w:space="0" w:color="auto"/>
      </w:divBdr>
    </w:div>
    <w:div w:id="128934459">
      <w:marLeft w:val="640"/>
      <w:marRight w:val="0"/>
      <w:marTop w:val="0"/>
      <w:marBottom w:val="0"/>
      <w:divBdr>
        <w:top w:val="none" w:sz="0" w:space="0" w:color="auto"/>
        <w:left w:val="none" w:sz="0" w:space="0" w:color="auto"/>
        <w:bottom w:val="none" w:sz="0" w:space="0" w:color="auto"/>
        <w:right w:val="none" w:sz="0" w:space="0" w:color="auto"/>
      </w:divBdr>
    </w:div>
    <w:div w:id="128984455">
      <w:marLeft w:val="640"/>
      <w:marRight w:val="0"/>
      <w:marTop w:val="0"/>
      <w:marBottom w:val="0"/>
      <w:divBdr>
        <w:top w:val="none" w:sz="0" w:space="0" w:color="auto"/>
        <w:left w:val="none" w:sz="0" w:space="0" w:color="auto"/>
        <w:bottom w:val="none" w:sz="0" w:space="0" w:color="auto"/>
        <w:right w:val="none" w:sz="0" w:space="0" w:color="auto"/>
      </w:divBdr>
    </w:div>
    <w:div w:id="129052745">
      <w:marLeft w:val="640"/>
      <w:marRight w:val="0"/>
      <w:marTop w:val="0"/>
      <w:marBottom w:val="0"/>
      <w:divBdr>
        <w:top w:val="none" w:sz="0" w:space="0" w:color="auto"/>
        <w:left w:val="none" w:sz="0" w:space="0" w:color="auto"/>
        <w:bottom w:val="none" w:sz="0" w:space="0" w:color="auto"/>
        <w:right w:val="none" w:sz="0" w:space="0" w:color="auto"/>
      </w:divBdr>
    </w:div>
    <w:div w:id="129130535">
      <w:marLeft w:val="640"/>
      <w:marRight w:val="0"/>
      <w:marTop w:val="0"/>
      <w:marBottom w:val="0"/>
      <w:divBdr>
        <w:top w:val="none" w:sz="0" w:space="0" w:color="auto"/>
        <w:left w:val="none" w:sz="0" w:space="0" w:color="auto"/>
        <w:bottom w:val="none" w:sz="0" w:space="0" w:color="auto"/>
        <w:right w:val="none" w:sz="0" w:space="0" w:color="auto"/>
      </w:divBdr>
    </w:div>
    <w:div w:id="129133624">
      <w:marLeft w:val="640"/>
      <w:marRight w:val="0"/>
      <w:marTop w:val="0"/>
      <w:marBottom w:val="0"/>
      <w:divBdr>
        <w:top w:val="none" w:sz="0" w:space="0" w:color="auto"/>
        <w:left w:val="none" w:sz="0" w:space="0" w:color="auto"/>
        <w:bottom w:val="none" w:sz="0" w:space="0" w:color="auto"/>
        <w:right w:val="none" w:sz="0" w:space="0" w:color="auto"/>
      </w:divBdr>
    </w:div>
    <w:div w:id="129177816">
      <w:marLeft w:val="640"/>
      <w:marRight w:val="0"/>
      <w:marTop w:val="0"/>
      <w:marBottom w:val="0"/>
      <w:divBdr>
        <w:top w:val="none" w:sz="0" w:space="0" w:color="auto"/>
        <w:left w:val="none" w:sz="0" w:space="0" w:color="auto"/>
        <w:bottom w:val="none" w:sz="0" w:space="0" w:color="auto"/>
        <w:right w:val="none" w:sz="0" w:space="0" w:color="auto"/>
      </w:divBdr>
    </w:div>
    <w:div w:id="129178794">
      <w:marLeft w:val="640"/>
      <w:marRight w:val="0"/>
      <w:marTop w:val="0"/>
      <w:marBottom w:val="0"/>
      <w:divBdr>
        <w:top w:val="none" w:sz="0" w:space="0" w:color="auto"/>
        <w:left w:val="none" w:sz="0" w:space="0" w:color="auto"/>
        <w:bottom w:val="none" w:sz="0" w:space="0" w:color="auto"/>
        <w:right w:val="none" w:sz="0" w:space="0" w:color="auto"/>
      </w:divBdr>
    </w:div>
    <w:div w:id="129324596">
      <w:marLeft w:val="640"/>
      <w:marRight w:val="0"/>
      <w:marTop w:val="0"/>
      <w:marBottom w:val="0"/>
      <w:divBdr>
        <w:top w:val="none" w:sz="0" w:space="0" w:color="auto"/>
        <w:left w:val="none" w:sz="0" w:space="0" w:color="auto"/>
        <w:bottom w:val="none" w:sz="0" w:space="0" w:color="auto"/>
        <w:right w:val="none" w:sz="0" w:space="0" w:color="auto"/>
      </w:divBdr>
    </w:div>
    <w:div w:id="129397092">
      <w:marLeft w:val="640"/>
      <w:marRight w:val="0"/>
      <w:marTop w:val="0"/>
      <w:marBottom w:val="0"/>
      <w:divBdr>
        <w:top w:val="none" w:sz="0" w:space="0" w:color="auto"/>
        <w:left w:val="none" w:sz="0" w:space="0" w:color="auto"/>
        <w:bottom w:val="none" w:sz="0" w:space="0" w:color="auto"/>
        <w:right w:val="none" w:sz="0" w:space="0" w:color="auto"/>
      </w:divBdr>
    </w:div>
    <w:div w:id="129597066">
      <w:marLeft w:val="640"/>
      <w:marRight w:val="0"/>
      <w:marTop w:val="0"/>
      <w:marBottom w:val="0"/>
      <w:divBdr>
        <w:top w:val="none" w:sz="0" w:space="0" w:color="auto"/>
        <w:left w:val="none" w:sz="0" w:space="0" w:color="auto"/>
        <w:bottom w:val="none" w:sz="0" w:space="0" w:color="auto"/>
        <w:right w:val="none" w:sz="0" w:space="0" w:color="auto"/>
      </w:divBdr>
    </w:div>
    <w:div w:id="129632470">
      <w:marLeft w:val="640"/>
      <w:marRight w:val="0"/>
      <w:marTop w:val="0"/>
      <w:marBottom w:val="0"/>
      <w:divBdr>
        <w:top w:val="none" w:sz="0" w:space="0" w:color="auto"/>
        <w:left w:val="none" w:sz="0" w:space="0" w:color="auto"/>
        <w:bottom w:val="none" w:sz="0" w:space="0" w:color="auto"/>
        <w:right w:val="none" w:sz="0" w:space="0" w:color="auto"/>
      </w:divBdr>
    </w:div>
    <w:div w:id="129633187">
      <w:marLeft w:val="640"/>
      <w:marRight w:val="0"/>
      <w:marTop w:val="0"/>
      <w:marBottom w:val="0"/>
      <w:divBdr>
        <w:top w:val="none" w:sz="0" w:space="0" w:color="auto"/>
        <w:left w:val="none" w:sz="0" w:space="0" w:color="auto"/>
        <w:bottom w:val="none" w:sz="0" w:space="0" w:color="auto"/>
        <w:right w:val="none" w:sz="0" w:space="0" w:color="auto"/>
      </w:divBdr>
    </w:div>
    <w:div w:id="129640891">
      <w:marLeft w:val="640"/>
      <w:marRight w:val="0"/>
      <w:marTop w:val="0"/>
      <w:marBottom w:val="0"/>
      <w:divBdr>
        <w:top w:val="none" w:sz="0" w:space="0" w:color="auto"/>
        <w:left w:val="none" w:sz="0" w:space="0" w:color="auto"/>
        <w:bottom w:val="none" w:sz="0" w:space="0" w:color="auto"/>
        <w:right w:val="none" w:sz="0" w:space="0" w:color="auto"/>
      </w:divBdr>
    </w:div>
    <w:div w:id="129716707">
      <w:marLeft w:val="640"/>
      <w:marRight w:val="0"/>
      <w:marTop w:val="0"/>
      <w:marBottom w:val="0"/>
      <w:divBdr>
        <w:top w:val="none" w:sz="0" w:space="0" w:color="auto"/>
        <w:left w:val="none" w:sz="0" w:space="0" w:color="auto"/>
        <w:bottom w:val="none" w:sz="0" w:space="0" w:color="auto"/>
        <w:right w:val="none" w:sz="0" w:space="0" w:color="auto"/>
      </w:divBdr>
    </w:div>
    <w:div w:id="129827526">
      <w:marLeft w:val="640"/>
      <w:marRight w:val="0"/>
      <w:marTop w:val="0"/>
      <w:marBottom w:val="0"/>
      <w:divBdr>
        <w:top w:val="none" w:sz="0" w:space="0" w:color="auto"/>
        <w:left w:val="none" w:sz="0" w:space="0" w:color="auto"/>
        <w:bottom w:val="none" w:sz="0" w:space="0" w:color="auto"/>
        <w:right w:val="none" w:sz="0" w:space="0" w:color="auto"/>
      </w:divBdr>
    </w:div>
    <w:div w:id="129908816">
      <w:marLeft w:val="640"/>
      <w:marRight w:val="0"/>
      <w:marTop w:val="0"/>
      <w:marBottom w:val="0"/>
      <w:divBdr>
        <w:top w:val="none" w:sz="0" w:space="0" w:color="auto"/>
        <w:left w:val="none" w:sz="0" w:space="0" w:color="auto"/>
        <w:bottom w:val="none" w:sz="0" w:space="0" w:color="auto"/>
        <w:right w:val="none" w:sz="0" w:space="0" w:color="auto"/>
      </w:divBdr>
    </w:div>
    <w:div w:id="129976442">
      <w:marLeft w:val="640"/>
      <w:marRight w:val="0"/>
      <w:marTop w:val="0"/>
      <w:marBottom w:val="0"/>
      <w:divBdr>
        <w:top w:val="none" w:sz="0" w:space="0" w:color="auto"/>
        <w:left w:val="none" w:sz="0" w:space="0" w:color="auto"/>
        <w:bottom w:val="none" w:sz="0" w:space="0" w:color="auto"/>
        <w:right w:val="none" w:sz="0" w:space="0" w:color="auto"/>
      </w:divBdr>
    </w:div>
    <w:div w:id="130024749">
      <w:marLeft w:val="640"/>
      <w:marRight w:val="0"/>
      <w:marTop w:val="0"/>
      <w:marBottom w:val="0"/>
      <w:divBdr>
        <w:top w:val="none" w:sz="0" w:space="0" w:color="auto"/>
        <w:left w:val="none" w:sz="0" w:space="0" w:color="auto"/>
        <w:bottom w:val="none" w:sz="0" w:space="0" w:color="auto"/>
        <w:right w:val="none" w:sz="0" w:space="0" w:color="auto"/>
      </w:divBdr>
    </w:div>
    <w:div w:id="130053187">
      <w:marLeft w:val="640"/>
      <w:marRight w:val="0"/>
      <w:marTop w:val="0"/>
      <w:marBottom w:val="0"/>
      <w:divBdr>
        <w:top w:val="none" w:sz="0" w:space="0" w:color="auto"/>
        <w:left w:val="none" w:sz="0" w:space="0" w:color="auto"/>
        <w:bottom w:val="none" w:sz="0" w:space="0" w:color="auto"/>
        <w:right w:val="none" w:sz="0" w:space="0" w:color="auto"/>
      </w:divBdr>
    </w:div>
    <w:div w:id="130170426">
      <w:marLeft w:val="640"/>
      <w:marRight w:val="0"/>
      <w:marTop w:val="0"/>
      <w:marBottom w:val="0"/>
      <w:divBdr>
        <w:top w:val="none" w:sz="0" w:space="0" w:color="auto"/>
        <w:left w:val="none" w:sz="0" w:space="0" w:color="auto"/>
        <w:bottom w:val="none" w:sz="0" w:space="0" w:color="auto"/>
        <w:right w:val="none" w:sz="0" w:space="0" w:color="auto"/>
      </w:divBdr>
    </w:div>
    <w:div w:id="130176176">
      <w:marLeft w:val="640"/>
      <w:marRight w:val="0"/>
      <w:marTop w:val="0"/>
      <w:marBottom w:val="0"/>
      <w:divBdr>
        <w:top w:val="none" w:sz="0" w:space="0" w:color="auto"/>
        <w:left w:val="none" w:sz="0" w:space="0" w:color="auto"/>
        <w:bottom w:val="none" w:sz="0" w:space="0" w:color="auto"/>
        <w:right w:val="none" w:sz="0" w:space="0" w:color="auto"/>
      </w:divBdr>
    </w:div>
    <w:div w:id="130245636">
      <w:marLeft w:val="640"/>
      <w:marRight w:val="0"/>
      <w:marTop w:val="0"/>
      <w:marBottom w:val="0"/>
      <w:divBdr>
        <w:top w:val="none" w:sz="0" w:space="0" w:color="auto"/>
        <w:left w:val="none" w:sz="0" w:space="0" w:color="auto"/>
        <w:bottom w:val="none" w:sz="0" w:space="0" w:color="auto"/>
        <w:right w:val="none" w:sz="0" w:space="0" w:color="auto"/>
      </w:divBdr>
    </w:div>
    <w:div w:id="130249041">
      <w:marLeft w:val="640"/>
      <w:marRight w:val="0"/>
      <w:marTop w:val="0"/>
      <w:marBottom w:val="0"/>
      <w:divBdr>
        <w:top w:val="none" w:sz="0" w:space="0" w:color="auto"/>
        <w:left w:val="none" w:sz="0" w:space="0" w:color="auto"/>
        <w:bottom w:val="none" w:sz="0" w:space="0" w:color="auto"/>
        <w:right w:val="none" w:sz="0" w:space="0" w:color="auto"/>
      </w:divBdr>
    </w:div>
    <w:div w:id="130287761">
      <w:marLeft w:val="640"/>
      <w:marRight w:val="0"/>
      <w:marTop w:val="0"/>
      <w:marBottom w:val="0"/>
      <w:divBdr>
        <w:top w:val="none" w:sz="0" w:space="0" w:color="auto"/>
        <w:left w:val="none" w:sz="0" w:space="0" w:color="auto"/>
        <w:bottom w:val="none" w:sz="0" w:space="0" w:color="auto"/>
        <w:right w:val="none" w:sz="0" w:space="0" w:color="auto"/>
      </w:divBdr>
    </w:div>
    <w:div w:id="130295885">
      <w:marLeft w:val="640"/>
      <w:marRight w:val="0"/>
      <w:marTop w:val="0"/>
      <w:marBottom w:val="0"/>
      <w:divBdr>
        <w:top w:val="none" w:sz="0" w:space="0" w:color="auto"/>
        <w:left w:val="none" w:sz="0" w:space="0" w:color="auto"/>
        <w:bottom w:val="none" w:sz="0" w:space="0" w:color="auto"/>
        <w:right w:val="none" w:sz="0" w:space="0" w:color="auto"/>
      </w:divBdr>
    </w:div>
    <w:div w:id="130363750">
      <w:marLeft w:val="640"/>
      <w:marRight w:val="0"/>
      <w:marTop w:val="0"/>
      <w:marBottom w:val="0"/>
      <w:divBdr>
        <w:top w:val="none" w:sz="0" w:space="0" w:color="auto"/>
        <w:left w:val="none" w:sz="0" w:space="0" w:color="auto"/>
        <w:bottom w:val="none" w:sz="0" w:space="0" w:color="auto"/>
        <w:right w:val="none" w:sz="0" w:space="0" w:color="auto"/>
      </w:divBdr>
    </w:div>
    <w:div w:id="130365813">
      <w:marLeft w:val="640"/>
      <w:marRight w:val="0"/>
      <w:marTop w:val="0"/>
      <w:marBottom w:val="0"/>
      <w:divBdr>
        <w:top w:val="none" w:sz="0" w:space="0" w:color="auto"/>
        <w:left w:val="none" w:sz="0" w:space="0" w:color="auto"/>
        <w:bottom w:val="none" w:sz="0" w:space="0" w:color="auto"/>
        <w:right w:val="none" w:sz="0" w:space="0" w:color="auto"/>
      </w:divBdr>
    </w:div>
    <w:div w:id="130442740">
      <w:marLeft w:val="640"/>
      <w:marRight w:val="0"/>
      <w:marTop w:val="0"/>
      <w:marBottom w:val="0"/>
      <w:divBdr>
        <w:top w:val="none" w:sz="0" w:space="0" w:color="auto"/>
        <w:left w:val="none" w:sz="0" w:space="0" w:color="auto"/>
        <w:bottom w:val="none" w:sz="0" w:space="0" w:color="auto"/>
        <w:right w:val="none" w:sz="0" w:space="0" w:color="auto"/>
      </w:divBdr>
    </w:div>
    <w:div w:id="130446644">
      <w:marLeft w:val="640"/>
      <w:marRight w:val="0"/>
      <w:marTop w:val="0"/>
      <w:marBottom w:val="0"/>
      <w:divBdr>
        <w:top w:val="none" w:sz="0" w:space="0" w:color="auto"/>
        <w:left w:val="none" w:sz="0" w:space="0" w:color="auto"/>
        <w:bottom w:val="none" w:sz="0" w:space="0" w:color="auto"/>
        <w:right w:val="none" w:sz="0" w:space="0" w:color="auto"/>
      </w:divBdr>
    </w:div>
    <w:div w:id="130513849">
      <w:marLeft w:val="640"/>
      <w:marRight w:val="0"/>
      <w:marTop w:val="0"/>
      <w:marBottom w:val="0"/>
      <w:divBdr>
        <w:top w:val="none" w:sz="0" w:space="0" w:color="auto"/>
        <w:left w:val="none" w:sz="0" w:space="0" w:color="auto"/>
        <w:bottom w:val="none" w:sz="0" w:space="0" w:color="auto"/>
        <w:right w:val="none" w:sz="0" w:space="0" w:color="auto"/>
      </w:divBdr>
    </w:div>
    <w:div w:id="130637069">
      <w:marLeft w:val="640"/>
      <w:marRight w:val="0"/>
      <w:marTop w:val="0"/>
      <w:marBottom w:val="0"/>
      <w:divBdr>
        <w:top w:val="none" w:sz="0" w:space="0" w:color="auto"/>
        <w:left w:val="none" w:sz="0" w:space="0" w:color="auto"/>
        <w:bottom w:val="none" w:sz="0" w:space="0" w:color="auto"/>
        <w:right w:val="none" w:sz="0" w:space="0" w:color="auto"/>
      </w:divBdr>
    </w:div>
    <w:div w:id="130709374">
      <w:marLeft w:val="640"/>
      <w:marRight w:val="0"/>
      <w:marTop w:val="0"/>
      <w:marBottom w:val="0"/>
      <w:divBdr>
        <w:top w:val="none" w:sz="0" w:space="0" w:color="auto"/>
        <w:left w:val="none" w:sz="0" w:space="0" w:color="auto"/>
        <w:bottom w:val="none" w:sz="0" w:space="0" w:color="auto"/>
        <w:right w:val="none" w:sz="0" w:space="0" w:color="auto"/>
      </w:divBdr>
    </w:div>
    <w:div w:id="130907353">
      <w:marLeft w:val="640"/>
      <w:marRight w:val="0"/>
      <w:marTop w:val="0"/>
      <w:marBottom w:val="0"/>
      <w:divBdr>
        <w:top w:val="none" w:sz="0" w:space="0" w:color="auto"/>
        <w:left w:val="none" w:sz="0" w:space="0" w:color="auto"/>
        <w:bottom w:val="none" w:sz="0" w:space="0" w:color="auto"/>
        <w:right w:val="none" w:sz="0" w:space="0" w:color="auto"/>
      </w:divBdr>
    </w:div>
    <w:div w:id="130947560">
      <w:marLeft w:val="640"/>
      <w:marRight w:val="0"/>
      <w:marTop w:val="0"/>
      <w:marBottom w:val="0"/>
      <w:divBdr>
        <w:top w:val="none" w:sz="0" w:space="0" w:color="auto"/>
        <w:left w:val="none" w:sz="0" w:space="0" w:color="auto"/>
        <w:bottom w:val="none" w:sz="0" w:space="0" w:color="auto"/>
        <w:right w:val="none" w:sz="0" w:space="0" w:color="auto"/>
      </w:divBdr>
    </w:div>
    <w:div w:id="130951011">
      <w:marLeft w:val="640"/>
      <w:marRight w:val="0"/>
      <w:marTop w:val="0"/>
      <w:marBottom w:val="0"/>
      <w:divBdr>
        <w:top w:val="none" w:sz="0" w:space="0" w:color="auto"/>
        <w:left w:val="none" w:sz="0" w:space="0" w:color="auto"/>
        <w:bottom w:val="none" w:sz="0" w:space="0" w:color="auto"/>
        <w:right w:val="none" w:sz="0" w:space="0" w:color="auto"/>
      </w:divBdr>
    </w:div>
    <w:div w:id="131099969">
      <w:marLeft w:val="640"/>
      <w:marRight w:val="0"/>
      <w:marTop w:val="0"/>
      <w:marBottom w:val="0"/>
      <w:divBdr>
        <w:top w:val="none" w:sz="0" w:space="0" w:color="auto"/>
        <w:left w:val="none" w:sz="0" w:space="0" w:color="auto"/>
        <w:bottom w:val="none" w:sz="0" w:space="0" w:color="auto"/>
        <w:right w:val="none" w:sz="0" w:space="0" w:color="auto"/>
      </w:divBdr>
    </w:div>
    <w:div w:id="131100261">
      <w:marLeft w:val="640"/>
      <w:marRight w:val="0"/>
      <w:marTop w:val="0"/>
      <w:marBottom w:val="0"/>
      <w:divBdr>
        <w:top w:val="none" w:sz="0" w:space="0" w:color="auto"/>
        <w:left w:val="none" w:sz="0" w:space="0" w:color="auto"/>
        <w:bottom w:val="none" w:sz="0" w:space="0" w:color="auto"/>
        <w:right w:val="none" w:sz="0" w:space="0" w:color="auto"/>
      </w:divBdr>
    </w:div>
    <w:div w:id="131221215">
      <w:marLeft w:val="640"/>
      <w:marRight w:val="0"/>
      <w:marTop w:val="0"/>
      <w:marBottom w:val="0"/>
      <w:divBdr>
        <w:top w:val="none" w:sz="0" w:space="0" w:color="auto"/>
        <w:left w:val="none" w:sz="0" w:space="0" w:color="auto"/>
        <w:bottom w:val="none" w:sz="0" w:space="0" w:color="auto"/>
        <w:right w:val="none" w:sz="0" w:space="0" w:color="auto"/>
      </w:divBdr>
    </w:div>
    <w:div w:id="131291140">
      <w:marLeft w:val="640"/>
      <w:marRight w:val="0"/>
      <w:marTop w:val="0"/>
      <w:marBottom w:val="0"/>
      <w:divBdr>
        <w:top w:val="none" w:sz="0" w:space="0" w:color="auto"/>
        <w:left w:val="none" w:sz="0" w:space="0" w:color="auto"/>
        <w:bottom w:val="none" w:sz="0" w:space="0" w:color="auto"/>
        <w:right w:val="none" w:sz="0" w:space="0" w:color="auto"/>
      </w:divBdr>
    </w:div>
    <w:div w:id="131337944">
      <w:marLeft w:val="640"/>
      <w:marRight w:val="0"/>
      <w:marTop w:val="0"/>
      <w:marBottom w:val="0"/>
      <w:divBdr>
        <w:top w:val="none" w:sz="0" w:space="0" w:color="auto"/>
        <w:left w:val="none" w:sz="0" w:space="0" w:color="auto"/>
        <w:bottom w:val="none" w:sz="0" w:space="0" w:color="auto"/>
        <w:right w:val="none" w:sz="0" w:space="0" w:color="auto"/>
      </w:divBdr>
    </w:div>
    <w:div w:id="131406119">
      <w:marLeft w:val="640"/>
      <w:marRight w:val="0"/>
      <w:marTop w:val="0"/>
      <w:marBottom w:val="0"/>
      <w:divBdr>
        <w:top w:val="none" w:sz="0" w:space="0" w:color="auto"/>
        <w:left w:val="none" w:sz="0" w:space="0" w:color="auto"/>
        <w:bottom w:val="none" w:sz="0" w:space="0" w:color="auto"/>
        <w:right w:val="none" w:sz="0" w:space="0" w:color="auto"/>
      </w:divBdr>
    </w:div>
    <w:div w:id="131408360">
      <w:marLeft w:val="640"/>
      <w:marRight w:val="0"/>
      <w:marTop w:val="0"/>
      <w:marBottom w:val="0"/>
      <w:divBdr>
        <w:top w:val="none" w:sz="0" w:space="0" w:color="auto"/>
        <w:left w:val="none" w:sz="0" w:space="0" w:color="auto"/>
        <w:bottom w:val="none" w:sz="0" w:space="0" w:color="auto"/>
        <w:right w:val="none" w:sz="0" w:space="0" w:color="auto"/>
      </w:divBdr>
    </w:div>
    <w:div w:id="131483382">
      <w:marLeft w:val="640"/>
      <w:marRight w:val="0"/>
      <w:marTop w:val="0"/>
      <w:marBottom w:val="0"/>
      <w:divBdr>
        <w:top w:val="none" w:sz="0" w:space="0" w:color="auto"/>
        <w:left w:val="none" w:sz="0" w:space="0" w:color="auto"/>
        <w:bottom w:val="none" w:sz="0" w:space="0" w:color="auto"/>
        <w:right w:val="none" w:sz="0" w:space="0" w:color="auto"/>
      </w:divBdr>
    </w:div>
    <w:div w:id="131484286">
      <w:marLeft w:val="640"/>
      <w:marRight w:val="0"/>
      <w:marTop w:val="0"/>
      <w:marBottom w:val="0"/>
      <w:divBdr>
        <w:top w:val="none" w:sz="0" w:space="0" w:color="auto"/>
        <w:left w:val="none" w:sz="0" w:space="0" w:color="auto"/>
        <w:bottom w:val="none" w:sz="0" w:space="0" w:color="auto"/>
        <w:right w:val="none" w:sz="0" w:space="0" w:color="auto"/>
      </w:divBdr>
    </w:div>
    <w:div w:id="131487606">
      <w:marLeft w:val="640"/>
      <w:marRight w:val="0"/>
      <w:marTop w:val="0"/>
      <w:marBottom w:val="0"/>
      <w:divBdr>
        <w:top w:val="none" w:sz="0" w:space="0" w:color="auto"/>
        <w:left w:val="none" w:sz="0" w:space="0" w:color="auto"/>
        <w:bottom w:val="none" w:sz="0" w:space="0" w:color="auto"/>
        <w:right w:val="none" w:sz="0" w:space="0" w:color="auto"/>
      </w:divBdr>
    </w:div>
    <w:div w:id="131606484">
      <w:marLeft w:val="640"/>
      <w:marRight w:val="0"/>
      <w:marTop w:val="0"/>
      <w:marBottom w:val="0"/>
      <w:divBdr>
        <w:top w:val="none" w:sz="0" w:space="0" w:color="auto"/>
        <w:left w:val="none" w:sz="0" w:space="0" w:color="auto"/>
        <w:bottom w:val="none" w:sz="0" w:space="0" w:color="auto"/>
        <w:right w:val="none" w:sz="0" w:space="0" w:color="auto"/>
      </w:divBdr>
    </w:div>
    <w:div w:id="131678985">
      <w:marLeft w:val="640"/>
      <w:marRight w:val="0"/>
      <w:marTop w:val="0"/>
      <w:marBottom w:val="0"/>
      <w:divBdr>
        <w:top w:val="none" w:sz="0" w:space="0" w:color="auto"/>
        <w:left w:val="none" w:sz="0" w:space="0" w:color="auto"/>
        <w:bottom w:val="none" w:sz="0" w:space="0" w:color="auto"/>
        <w:right w:val="none" w:sz="0" w:space="0" w:color="auto"/>
      </w:divBdr>
    </w:div>
    <w:div w:id="131681256">
      <w:marLeft w:val="640"/>
      <w:marRight w:val="0"/>
      <w:marTop w:val="0"/>
      <w:marBottom w:val="0"/>
      <w:divBdr>
        <w:top w:val="none" w:sz="0" w:space="0" w:color="auto"/>
        <w:left w:val="none" w:sz="0" w:space="0" w:color="auto"/>
        <w:bottom w:val="none" w:sz="0" w:space="0" w:color="auto"/>
        <w:right w:val="none" w:sz="0" w:space="0" w:color="auto"/>
      </w:divBdr>
    </w:div>
    <w:div w:id="131756784">
      <w:marLeft w:val="640"/>
      <w:marRight w:val="0"/>
      <w:marTop w:val="0"/>
      <w:marBottom w:val="0"/>
      <w:divBdr>
        <w:top w:val="none" w:sz="0" w:space="0" w:color="auto"/>
        <w:left w:val="none" w:sz="0" w:space="0" w:color="auto"/>
        <w:bottom w:val="none" w:sz="0" w:space="0" w:color="auto"/>
        <w:right w:val="none" w:sz="0" w:space="0" w:color="auto"/>
      </w:divBdr>
    </w:div>
    <w:div w:id="131757097">
      <w:marLeft w:val="640"/>
      <w:marRight w:val="0"/>
      <w:marTop w:val="0"/>
      <w:marBottom w:val="0"/>
      <w:divBdr>
        <w:top w:val="none" w:sz="0" w:space="0" w:color="auto"/>
        <w:left w:val="none" w:sz="0" w:space="0" w:color="auto"/>
        <w:bottom w:val="none" w:sz="0" w:space="0" w:color="auto"/>
        <w:right w:val="none" w:sz="0" w:space="0" w:color="auto"/>
      </w:divBdr>
    </w:div>
    <w:div w:id="131945123">
      <w:marLeft w:val="640"/>
      <w:marRight w:val="0"/>
      <w:marTop w:val="0"/>
      <w:marBottom w:val="0"/>
      <w:divBdr>
        <w:top w:val="none" w:sz="0" w:space="0" w:color="auto"/>
        <w:left w:val="none" w:sz="0" w:space="0" w:color="auto"/>
        <w:bottom w:val="none" w:sz="0" w:space="0" w:color="auto"/>
        <w:right w:val="none" w:sz="0" w:space="0" w:color="auto"/>
      </w:divBdr>
    </w:div>
    <w:div w:id="132060123">
      <w:marLeft w:val="640"/>
      <w:marRight w:val="0"/>
      <w:marTop w:val="0"/>
      <w:marBottom w:val="0"/>
      <w:divBdr>
        <w:top w:val="none" w:sz="0" w:space="0" w:color="auto"/>
        <w:left w:val="none" w:sz="0" w:space="0" w:color="auto"/>
        <w:bottom w:val="none" w:sz="0" w:space="0" w:color="auto"/>
        <w:right w:val="none" w:sz="0" w:space="0" w:color="auto"/>
      </w:divBdr>
    </w:div>
    <w:div w:id="132060532">
      <w:marLeft w:val="640"/>
      <w:marRight w:val="0"/>
      <w:marTop w:val="0"/>
      <w:marBottom w:val="0"/>
      <w:divBdr>
        <w:top w:val="none" w:sz="0" w:space="0" w:color="auto"/>
        <w:left w:val="none" w:sz="0" w:space="0" w:color="auto"/>
        <w:bottom w:val="none" w:sz="0" w:space="0" w:color="auto"/>
        <w:right w:val="none" w:sz="0" w:space="0" w:color="auto"/>
      </w:divBdr>
    </w:div>
    <w:div w:id="132139501">
      <w:marLeft w:val="640"/>
      <w:marRight w:val="0"/>
      <w:marTop w:val="0"/>
      <w:marBottom w:val="0"/>
      <w:divBdr>
        <w:top w:val="none" w:sz="0" w:space="0" w:color="auto"/>
        <w:left w:val="none" w:sz="0" w:space="0" w:color="auto"/>
        <w:bottom w:val="none" w:sz="0" w:space="0" w:color="auto"/>
        <w:right w:val="none" w:sz="0" w:space="0" w:color="auto"/>
      </w:divBdr>
    </w:div>
    <w:div w:id="132142331">
      <w:marLeft w:val="640"/>
      <w:marRight w:val="0"/>
      <w:marTop w:val="0"/>
      <w:marBottom w:val="0"/>
      <w:divBdr>
        <w:top w:val="none" w:sz="0" w:space="0" w:color="auto"/>
        <w:left w:val="none" w:sz="0" w:space="0" w:color="auto"/>
        <w:bottom w:val="none" w:sz="0" w:space="0" w:color="auto"/>
        <w:right w:val="none" w:sz="0" w:space="0" w:color="auto"/>
      </w:divBdr>
    </w:div>
    <w:div w:id="132448453">
      <w:marLeft w:val="640"/>
      <w:marRight w:val="0"/>
      <w:marTop w:val="0"/>
      <w:marBottom w:val="0"/>
      <w:divBdr>
        <w:top w:val="none" w:sz="0" w:space="0" w:color="auto"/>
        <w:left w:val="none" w:sz="0" w:space="0" w:color="auto"/>
        <w:bottom w:val="none" w:sz="0" w:space="0" w:color="auto"/>
        <w:right w:val="none" w:sz="0" w:space="0" w:color="auto"/>
      </w:divBdr>
    </w:div>
    <w:div w:id="132526734">
      <w:marLeft w:val="640"/>
      <w:marRight w:val="0"/>
      <w:marTop w:val="0"/>
      <w:marBottom w:val="0"/>
      <w:divBdr>
        <w:top w:val="none" w:sz="0" w:space="0" w:color="auto"/>
        <w:left w:val="none" w:sz="0" w:space="0" w:color="auto"/>
        <w:bottom w:val="none" w:sz="0" w:space="0" w:color="auto"/>
        <w:right w:val="none" w:sz="0" w:space="0" w:color="auto"/>
      </w:divBdr>
    </w:div>
    <w:div w:id="132531255">
      <w:marLeft w:val="640"/>
      <w:marRight w:val="0"/>
      <w:marTop w:val="0"/>
      <w:marBottom w:val="0"/>
      <w:divBdr>
        <w:top w:val="none" w:sz="0" w:space="0" w:color="auto"/>
        <w:left w:val="none" w:sz="0" w:space="0" w:color="auto"/>
        <w:bottom w:val="none" w:sz="0" w:space="0" w:color="auto"/>
        <w:right w:val="none" w:sz="0" w:space="0" w:color="auto"/>
      </w:divBdr>
    </w:div>
    <w:div w:id="132598925">
      <w:marLeft w:val="640"/>
      <w:marRight w:val="0"/>
      <w:marTop w:val="0"/>
      <w:marBottom w:val="0"/>
      <w:divBdr>
        <w:top w:val="none" w:sz="0" w:space="0" w:color="auto"/>
        <w:left w:val="none" w:sz="0" w:space="0" w:color="auto"/>
        <w:bottom w:val="none" w:sz="0" w:space="0" w:color="auto"/>
        <w:right w:val="none" w:sz="0" w:space="0" w:color="auto"/>
      </w:divBdr>
    </w:div>
    <w:div w:id="132645294">
      <w:marLeft w:val="640"/>
      <w:marRight w:val="0"/>
      <w:marTop w:val="0"/>
      <w:marBottom w:val="0"/>
      <w:divBdr>
        <w:top w:val="none" w:sz="0" w:space="0" w:color="auto"/>
        <w:left w:val="none" w:sz="0" w:space="0" w:color="auto"/>
        <w:bottom w:val="none" w:sz="0" w:space="0" w:color="auto"/>
        <w:right w:val="none" w:sz="0" w:space="0" w:color="auto"/>
      </w:divBdr>
    </w:div>
    <w:div w:id="132649327">
      <w:marLeft w:val="640"/>
      <w:marRight w:val="0"/>
      <w:marTop w:val="0"/>
      <w:marBottom w:val="0"/>
      <w:divBdr>
        <w:top w:val="none" w:sz="0" w:space="0" w:color="auto"/>
        <w:left w:val="none" w:sz="0" w:space="0" w:color="auto"/>
        <w:bottom w:val="none" w:sz="0" w:space="0" w:color="auto"/>
        <w:right w:val="none" w:sz="0" w:space="0" w:color="auto"/>
      </w:divBdr>
    </w:div>
    <w:div w:id="132677502">
      <w:marLeft w:val="640"/>
      <w:marRight w:val="0"/>
      <w:marTop w:val="0"/>
      <w:marBottom w:val="0"/>
      <w:divBdr>
        <w:top w:val="none" w:sz="0" w:space="0" w:color="auto"/>
        <w:left w:val="none" w:sz="0" w:space="0" w:color="auto"/>
        <w:bottom w:val="none" w:sz="0" w:space="0" w:color="auto"/>
        <w:right w:val="none" w:sz="0" w:space="0" w:color="auto"/>
      </w:divBdr>
    </w:div>
    <w:div w:id="132798341">
      <w:marLeft w:val="640"/>
      <w:marRight w:val="0"/>
      <w:marTop w:val="0"/>
      <w:marBottom w:val="0"/>
      <w:divBdr>
        <w:top w:val="none" w:sz="0" w:space="0" w:color="auto"/>
        <w:left w:val="none" w:sz="0" w:space="0" w:color="auto"/>
        <w:bottom w:val="none" w:sz="0" w:space="0" w:color="auto"/>
        <w:right w:val="none" w:sz="0" w:space="0" w:color="auto"/>
      </w:divBdr>
    </w:div>
    <w:div w:id="132799749">
      <w:marLeft w:val="640"/>
      <w:marRight w:val="0"/>
      <w:marTop w:val="0"/>
      <w:marBottom w:val="0"/>
      <w:divBdr>
        <w:top w:val="none" w:sz="0" w:space="0" w:color="auto"/>
        <w:left w:val="none" w:sz="0" w:space="0" w:color="auto"/>
        <w:bottom w:val="none" w:sz="0" w:space="0" w:color="auto"/>
        <w:right w:val="none" w:sz="0" w:space="0" w:color="auto"/>
      </w:divBdr>
    </w:div>
    <w:div w:id="132842784">
      <w:marLeft w:val="640"/>
      <w:marRight w:val="0"/>
      <w:marTop w:val="0"/>
      <w:marBottom w:val="0"/>
      <w:divBdr>
        <w:top w:val="none" w:sz="0" w:space="0" w:color="auto"/>
        <w:left w:val="none" w:sz="0" w:space="0" w:color="auto"/>
        <w:bottom w:val="none" w:sz="0" w:space="0" w:color="auto"/>
        <w:right w:val="none" w:sz="0" w:space="0" w:color="auto"/>
      </w:divBdr>
    </w:div>
    <w:div w:id="132871465">
      <w:marLeft w:val="640"/>
      <w:marRight w:val="0"/>
      <w:marTop w:val="0"/>
      <w:marBottom w:val="0"/>
      <w:divBdr>
        <w:top w:val="none" w:sz="0" w:space="0" w:color="auto"/>
        <w:left w:val="none" w:sz="0" w:space="0" w:color="auto"/>
        <w:bottom w:val="none" w:sz="0" w:space="0" w:color="auto"/>
        <w:right w:val="none" w:sz="0" w:space="0" w:color="auto"/>
      </w:divBdr>
    </w:div>
    <w:div w:id="132908976">
      <w:marLeft w:val="640"/>
      <w:marRight w:val="0"/>
      <w:marTop w:val="0"/>
      <w:marBottom w:val="0"/>
      <w:divBdr>
        <w:top w:val="none" w:sz="0" w:space="0" w:color="auto"/>
        <w:left w:val="none" w:sz="0" w:space="0" w:color="auto"/>
        <w:bottom w:val="none" w:sz="0" w:space="0" w:color="auto"/>
        <w:right w:val="none" w:sz="0" w:space="0" w:color="auto"/>
      </w:divBdr>
    </w:div>
    <w:div w:id="132910449">
      <w:marLeft w:val="640"/>
      <w:marRight w:val="0"/>
      <w:marTop w:val="0"/>
      <w:marBottom w:val="0"/>
      <w:divBdr>
        <w:top w:val="none" w:sz="0" w:space="0" w:color="auto"/>
        <w:left w:val="none" w:sz="0" w:space="0" w:color="auto"/>
        <w:bottom w:val="none" w:sz="0" w:space="0" w:color="auto"/>
        <w:right w:val="none" w:sz="0" w:space="0" w:color="auto"/>
      </w:divBdr>
    </w:div>
    <w:div w:id="132915875">
      <w:marLeft w:val="640"/>
      <w:marRight w:val="0"/>
      <w:marTop w:val="0"/>
      <w:marBottom w:val="0"/>
      <w:divBdr>
        <w:top w:val="none" w:sz="0" w:space="0" w:color="auto"/>
        <w:left w:val="none" w:sz="0" w:space="0" w:color="auto"/>
        <w:bottom w:val="none" w:sz="0" w:space="0" w:color="auto"/>
        <w:right w:val="none" w:sz="0" w:space="0" w:color="auto"/>
      </w:divBdr>
    </w:div>
    <w:div w:id="133063233">
      <w:marLeft w:val="640"/>
      <w:marRight w:val="0"/>
      <w:marTop w:val="0"/>
      <w:marBottom w:val="0"/>
      <w:divBdr>
        <w:top w:val="none" w:sz="0" w:space="0" w:color="auto"/>
        <w:left w:val="none" w:sz="0" w:space="0" w:color="auto"/>
        <w:bottom w:val="none" w:sz="0" w:space="0" w:color="auto"/>
        <w:right w:val="none" w:sz="0" w:space="0" w:color="auto"/>
      </w:divBdr>
    </w:div>
    <w:div w:id="133107718">
      <w:marLeft w:val="640"/>
      <w:marRight w:val="0"/>
      <w:marTop w:val="0"/>
      <w:marBottom w:val="0"/>
      <w:divBdr>
        <w:top w:val="none" w:sz="0" w:space="0" w:color="auto"/>
        <w:left w:val="none" w:sz="0" w:space="0" w:color="auto"/>
        <w:bottom w:val="none" w:sz="0" w:space="0" w:color="auto"/>
        <w:right w:val="none" w:sz="0" w:space="0" w:color="auto"/>
      </w:divBdr>
    </w:div>
    <w:div w:id="133109057">
      <w:marLeft w:val="640"/>
      <w:marRight w:val="0"/>
      <w:marTop w:val="0"/>
      <w:marBottom w:val="0"/>
      <w:divBdr>
        <w:top w:val="none" w:sz="0" w:space="0" w:color="auto"/>
        <w:left w:val="none" w:sz="0" w:space="0" w:color="auto"/>
        <w:bottom w:val="none" w:sz="0" w:space="0" w:color="auto"/>
        <w:right w:val="none" w:sz="0" w:space="0" w:color="auto"/>
      </w:divBdr>
    </w:div>
    <w:div w:id="133177749">
      <w:marLeft w:val="640"/>
      <w:marRight w:val="0"/>
      <w:marTop w:val="0"/>
      <w:marBottom w:val="0"/>
      <w:divBdr>
        <w:top w:val="none" w:sz="0" w:space="0" w:color="auto"/>
        <w:left w:val="none" w:sz="0" w:space="0" w:color="auto"/>
        <w:bottom w:val="none" w:sz="0" w:space="0" w:color="auto"/>
        <w:right w:val="none" w:sz="0" w:space="0" w:color="auto"/>
      </w:divBdr>
    </w:div>
    <w:div w:id="133177919">
      <w:marLeft w:val="640"/>
      <w:marRight w:val="0"/>
      <w:marTop w:val="0"/>
      <w:marBottom w:val="0"/>
      <w:divBdr>
        <w:top w:val="none" w:sz="0" w:space="0" w:color="auto"/>
        <w:left w:val="none" w:sz="0" w:space="0" w:color="auto"/>
        <w:bottom w:val="none" w:sz="0" w:space="0" w:color="auto"/>
        <w:right w:val="none" w:sz="0" w:space="0" w:color="auto"/>
      </w:divBdr>
    </w:div>
    <w:div w:id="133185083">
      <w:marLeft w:val="640"/>
      <w:marRight w:val="0"/>
      <w:marTop w:val="0"/>
      <w:marBottom w:val="0"/>
      <w:divBdr>
        <w:top w:val="none" w:sz="0" w:space="0" w:color="auto"/>
        <w:left w:val="none" w:sz="0" w:space="0" w:color="auto"/>
        <w:bottom w:val="none" w:sz="0" w:space="0" w:color="auto"/>
        <w:right w:val="none" w:sz="0" w:space="0" w:color="auto"/>
      </w:divBdr>
    </w:div>
    <w:div w:id="133300670">
      <w:marLeft w:val="640"/>
      <w:marRight w:val="0"/>
      <w:marTop w:val="0"/>
      <w:marBottom w:val="0"/>
      <w:divBdr>
        <w:top w:val="none" w:sz="0" w:space="0" w:color="auto"/>
        <w:left w:val="none" w:sz="0" w:space="0" w:color="auto"/>
        <w:bottom w:val="none" w:sz="0" w:space="0" w:color="auto"/>
        <w:right w:val="none" w:sz="0" w:space="0" w:color="auto"/>
      </w:divBdr>
    </w:div>
    <w:div w:id="133302606">
      <w:marLeft w:val="640"/>
      <w:marRight w:val="0"/>
      <w:marTop w:val="0"/>
      <w:marBottom w:val="0"/>
      <w:divBdr>
        <w:top w:val="none" w:sz="0" w:space="0" w:color="auto"/>
        <w:left w:val="none" w:sz="0" w:space="0" w:color="auto"/>
        <w:bottom w:val="none" w:sz="0" w:space="0" w:color="auto"/>
        <w:right w:val="none" w:sz="0" w:space="0" w:color="auto"/>
      </w:divBdr>
    </w:div>
    <w:div w:id="133303155">
      <w:marLeft w:val="640"/>
      <w:marRight w:val="0"/>
      <w:marTop w:val="0"/>
      <w:marBottom w:val="0"/>
      <w:divBdr>
        <w:top w:val="none" w:sz="0" w:space="0" w:color="auto"/>
        <w:left w:val="none" w:sz="0" w:space="0" w:color="auto"/>
        <w:bottom w:val="none" w:sz="0" w:space="0" w:color="auto"/>
        <w:right w:val="none" w:sz="0" w:space="0" w:color="auto"/>
      </w:divBdr>
    </w:div>
    <w:div w:id="133304878">
      <w:marLeft w:val="640"/>
      <w:marRight w:val="0"/>
      <w:marTop w:val="0"/>
      <w:marBottom w:val="0"/>
      <w:divBdr>
        <w:top w:val="none" w:sz="0" w:space="0" w:color="auto"/>
        <w:left w:val="none" w:sz="0" w:space="0" w:color="auto"/>
        <w:bottom w:val="none" w:sz="0" w:space="0" w:color="auto"/>
        <w:right w:val="none" w:sz="0" w:space="0" w:color="auto"/>
      </w:divBdr>
    </w:div>
    <w:div w:id="133374306">
      <w:marLeft w:val="640"/>
      <w:marRight w:val="0"/>
      <w:marTop w:val="0"/>
      <w:marBottom w:val="0"/>
      <w:divBdr>
        <w:top w:val="none" w:sz="0" w:space="0" w:color="auto"/>
        <w:left w:val="none" w:sz="0" w:space="0" w:color="auto"/>
        <w:bottom w:val="none" w:sz="0" w:space="0" w:color="auto"/>
        <w:right w:val="none" w:sz="0" w:space="0" w:color="auto"/>
      </w:divBdr>
    </w:div>
    <w:div w:id="133454415">
      <w:marLeft w:val="640"/>
      <w:marRight w:val="0"/>
      <w:marTop w:val="0"/>
      <w:marBottom w:val="0"/>
      <w:divBdr>
        <w:top w:val="none" w:sz="0" w:space="0" w:color="auto"/>
        <w:left w:val="none" w:sz="0" w:space="0" w:color="auto"/>
        <w:bottom w:val="none" w:sz="0" w:space="0" w:color="auto"/>
        <w:right w:val="none" w:sz="0" w:space="0" w:color="auto"/>
      </w:divBdr>
    </w:div>
    <w:div w:id="133644214">
      <w:marLeft w:val="640"/>
      <w:marRight w:val="0"/>
      <w:marTop w:val="0"/>
      <w:marBottom w:val="0"/>
      <w:divBdr>
        <w:top w:val="none" w:sz="0" w:space="0" w:color="auto"/>
        <w:left w:val="none" w:sz="0" w:space="0" w:color="auto"/>
        <w:bottom w:val="none" w:sz="0" w:space="0" w:color="auto"/>
        <w:right w:val="none" w:sz="0" w:space="0" w:color="auto"/>
      </w:divBdr>
    </w:div>
    <w:div w:id="133648769">
      <w:marLeft w:val="640"/>
      <w:marRight w:val="0"/>
      <w:marTop w:val="0"/>
      <w:marBottom w:val="0"/>
      <w:divBdr>
        <w:top w:val="none" w:sz="0" w:space="0" w:color="auto"/>
        <w:left w:val="none" w:sz="0" w:space="0" w:color="auto"/>
        <w:bottom w:val="none" w:sz="0" w:space="0" w:color="auto"/>
        <w:right w:val="none" w:sz="0" w:space="0" w:color="auto"/>
      </w:divBdr>
    </w:div>
    <w:div w:id="133717222">
      <w:marLeft w:val="640"/>
      <w:marRight w:val="0"/>
      <w:marTop w:val="0"/>
      <w:marBottom w:val="0"/>
      <w:divBdr>
        <w:top w:val="none" w:sz="0" w:space="0" w:color="auto"/>
        <w:left w:val="none" w:sz="0" w:space="0" w:color="auto"/>
        <w:bottom w:val="none" w:sz="0" w:space="0" w:color="auto"/>
        <w:right w:val="none" w:sz="0" w:space="0" w:color="auto"/>
      </w:divBdr>
    </w:div>
    <w:div w:id="133766112">
      <w:marLeft w:val="640"/>
      <w:marRight w:val="0"/>
      <w:marTop w:val="0"/>
      <w:marBottom w:val="0"/>
      <w:divBdr>
        <w:top w:val="none" w:sz="0" w:space="0" w:color="auto"/>
        <w:left w:val="none" w:sz="0" w:space="0" w:color="auto"/>
        <w:bottom w:val="none" w:sz="0" w:space="0" w:color="auto"/>
        <w:right w:val="none" w:sz="0" w:space="0" w:color="auto"/>
      </w:divBdr>
    </w:div>
    <w:div w:id="133908600">
      <w:marLeft w:val="640"/>
      <w:marRight w:val="0"/>
      <w:marTop w:val="0"/>
      <w:marBottom w:val="0"/>
      <w:divBdr>
        <w:top w:val="none" w:sz="0" w:space="0" w:color="auto"/>
        <w:left w:val="none" w:sz="0" w:space="0" w:color="auto"/>
        <w:bottom w:val="none" w:sz="0" w:space="0" w:color="auto"/>
        <w:right w:val="none" w:sz="0" w:space="0" w:color="auto"/>
      </w:divBdr>
    </w:div>
    <w:div w:id="133912082">
      <w:marLeft w:val="640"/>
      <w:marRight w:val="0"/>
      <w:marTop w:val="0"/>
      <w:marBottom w:val="0"/>
      <w:divBdr>
        <w:top w:val="none" w:sz="0" w:space="0" w:color="auto"/>
        <w:left w:val="none" w:sz="0" w:space="0" w:color="auto"/>
        <w:bottom w:val="none" w:sz="0" w:space="0" w:color="auto"/>
        <w:right w:val="none" w:sz="0" w:space="0" w:color="auto"/>
      </w:divBdr>
    </w:div>
    <w:div w:id="133914553">
      <w:marLeft w:val="640"/>
      <w:marRight w:val="0"/>
      <w:marTop w:val="0"/>
      <w:marBottom w:val="0"/>
      <w:divBdr>
        <w:top w:val="none" w:sz="0" w:space="0" w:color="auto"/>
        <w:left w:val="none" w:sz="0" w:space="0" w:color="auto"/>
        <w:bottom w:val="none" w:sz="0" w:space="0" w:color="auto"/>
        <w:right w:val="none" w:sz="0" w:space="0" w:color="auto"/>
      </w:divBdr>
    </w:div>
    <w:div w:id="133914712">
      <w:marLeft w:val="640"/>
      <w:marRight w:val="0"/>
      <w:marTop w:val="0"/>
      <w:marBottom w:val="0"/>
      <w:divBdr>
        <w:top w:val="none" w:sz="0" w:space="0" w:color="auto"/>
        <w:left w:val="none" w:sz="0" w:space="0" w:color="auto"/>
        <w:bottom w:val="none" w:sz="0" w:space="0" w:color="auto"/>
        <w:right w:val="none" w:sz="0" w:space="0" w:color="auto"/>
      </w:divBdr>
    </w:div>
    <w:div w:id="133959975">
      <w:marLeft w:val="640"/>
      <w:marRight w:val="0"/>
      <w:marTop w:val="0"/>
      <w:marBottom w:val="0"/>
      <w:divBdr>
        <w:top w:val="none" w:sz="0" w:space="0" w:color="auto"/>
        <w:left w:val="none" w:sz="0" w:space="0" w:color="auto"/>
        <w:bottom w:val="none" w:sz="0" w:space="0" w:color="auto"/>
        <w:right w:val="none" w:sz="0" w:space="0" w:color="auto"/>
      </w:divBdr>
    </w:div>
    <w:div w:id="133985112">
      <w:marLeft w:val="640"/>
      <w:marRight w:val="0"/>
      <w:marTop w:val="0"/>
      <w:marBottom w:val="0"/>
      <w:divBdr>
        <w:top w:val="none" w:sz="0" w:space="0" w:color="auto"/>
        <w:left w:val="none" w:sz="0" w:space="0" w:color="auto"/>
        <w:bottom w:val="none" w:sz="0" w:space="0" w:color="auto"/>
        <w:right w:val="none" w:sz="0" w:space="0" w:color="auto"/>
      </w:divBdr>
    </w:div>
    <w:div w:id="134032586">
      <w:marLeft w:val="640"/>
      <w:marRight w:val="0"/>
      <w:marTop w:val="0"/>
      <w:marBottom w:val="0"/>
      <w:divBdr>
        <w:top w:val="none" w:sz="0" w:space="0" w:color="auto"/>
        <w:left w:val="none" w:sz="0" w:space="0" w:color="auto"/>
        <w:bottom w:val="none" w:sz="0" w:space="0" w:color="auto"/>
        <w:right w:val="none" w:sz="0" w:space="0" w:color="auto"/>
      </w:divBdr>
    </w:div>
    <w:div w:id="134035415">
      <w:marLeft w:val="640"/>
      <w:marRight w:val="0"/>
      <w:marTop w:val="0"/>
      <w:marBottom w:val="0"/>
      <w:divBdr>
        <w:top w:val="none" w:sz="0" w:space="0" w:color="auto"/>
        <w:left w:val="none" w:sz="0" w:space="0" w:color="auto"/>
        <w:bottom w:val="none" w:sz="0" w:space="0" w:color="auto"/>
        <w:right w:val="none" w:sz="0" w:space="0" w:color="auto"/>
      </w:divBdr>
    </w:div>
    <w:div w:id="134184584">
      <w:marLeft w:val="640"/>
      <w:marRight w:val="0"/>
      <w:marTop w:val="0"/>
      <w:marBottom w:val="0"/>
      <w:divBdr>
        <w:top w:val="none" w:sz="0" w:space="0" w:color="auto"/>
        <w:left w:val="none" w:sz="0" w:space="0" w:color="auto"/>
        <w:bottom w:val="none" w:sz="0" w:space="0" w:color="auto"/>
        <w:right w:val="none" w:sz="0" w:space="0" w:color="auto"/>
      </w:divBdr>
    </w:div>
    <w:div w:id="134220706">
      <w:marLeft w:val="640"/>
      <w:marRight w:val="0"/>
      <w:marTop w:val="0"/>
      <w:marBottom w:val="0"/>
      <w:divBdr>
        <w:top w:val="none" w:sz="0" w:space="0" w:color="auto"/>
        <w:left w:val="none" w:sz="0" w:space="0" w:color="auto"/>
        <w:bottom w:val="none" w:sz="0" w:space="0" w:color="auto"/>
        <w:right w:val="none" w:sz="0" w:space="0" w:color="auto"/>
      </w:divBdr>
    </w:div>
    <w:div w:id="134298673">
      <w:marLeft w:val="640"/>
      <w:marRight w:val="0"/>
      <w:marTop w:val="0"/>
      <w:marBottom w:val="0"/>
      <w:divBdr>
        <w:top w:val="none" w:sz="0" w:space="0" w:color="auto"/>
        <w:left w:val="none" w:sz="0" w:space="0" w:color="auto"/>
        <w:bottom w:val="none" w:sz="0" w:space="0" w:color="auto"/>
        <w:right w:val="none" w:sz="0" w:space="0" w:color="auto"/>
      </w:divBdr>
    </w:div>
    <w:div w:id="134302229">
      <w:marLeft w:val="640"/>
      <w:marRight w:val="0"/>
      <w:marTop w:val="0"/>
      <w:marBottom w:val="0"/>
      <w:divBdr>
        <w:top w:val="none" w:sz="0" w:space="0" w:color="auto"/>
        <w:left w:val="none" w:sz="0" w:space="0" w:color="auto"/>
        <w:bottom w:val="none" w:sz="0" w:space="0" w:color="auto"/>
        <w:right w:val="none" w:sz="0" w:space="0" w:color="auto"/>
      </w:divBdr>
    </w:div>
    <w:div w:id="134371412">
      <w:marLeft w:val="640"/>
      <w:marRight w:val="0"/>
      <w:marTop w:val="0"/>
      <w:marBottom w:val="0"/>
      <w:divBdr>
        <w:top w:val="none" w:sz="0" w:space="0" w:color="auto"/>
        <w:left w:val="none" w:sz="0" w:space="0" w:color="auto"/>
        <w:bottom w:val="none" w:sz="0" w:space="0" w:color="auto"/>
        <w:right w:val="none" w:sz="0" w:space="0" w:color="auto"/>
      </w:divBdr>
    </w:div>
    <w:div w:id="134416737">
      <w:marLeft w:val="640"/>
      <w:marRight w:val="0"/>
      <w:marTop w:val="0"/>
      <w:marBottom w:val="0"/>
      <w:divBdr>
        <w:top w:val="none" w:sz="0" w:space="0" w:color="auto"/>
        <w:left w:val="none" w:sz="0" w:space="0" w:color="auto"/>
        <w:bottom w:val="none" w:sz="0" w:space="0" w:color="auto"/>
        <w:right w:val="none" w:sz="0" w:space="0" w:color="auto"/>
      </w:divBdr>
    </w:div>
    <w:div w:id="134421814">
      <w:marLeft w:val="640"/>
      <w:marRight w:val="0"/>
      <w:marTop w:val="0"/>
      <w:marBottom w:val="0"/>
      <w:divBdr>
        <w:top w:val="none" w:sz="0" w:space="0" w:color="auto"/>
        <w:left w:val="none" w:sz="0" w:space="0" w:color="auto"/>
        <w:bottom w:val="none" w:sz="0" w:space="0" w:color="auto"/>
        <w:right w:val="none" w:sz="0" w:space="0" w:color="auto"/>
      </w:divBdr>
    </w:div>
    <w:div w:id="134446440">
      <w:marLeft w:val="640"/>
      <w:marRight w:val="0"/>
      <w:marTop w:val="0"/>
      <w:marBottom w:val="0"/>
      <w:divBdr>
        <w:top w:val="none" w:sz="0" w:space="0" w:color="auto"/>
        <w:left w:val="none" w:sz="0" w:space="0" w:color="auto"/>
        <w:bottom w:val="none" w:sz="0" w:space="0" w:color="auto"/>
        <w:right w:val="none" w:sz="0" w:space="0" w:color="auto"/>
      </w:divBdr>
    </w:div>
    <w:div w:id="134489320">
      <w:marLeft w:val="640"/>
      <w:marRight w:val="0"/>
      <w:marTop w:val="0"/>
      <w:marBottom w:val="0"/>
      <w:divBdr>
        <w:top w:val="none" w:sz="0" w:space="0" w:color="auto"/>
        <w:left w:val="none" w:sz="0" w:space="0" w:color="auto"/>
        <w:bottom w:val="none" w:sz="0" w:space="0" w:color="auto"/>
        <w:right w:val="none" w:sz="0" w:space="0" w:color="auto"/>
      </w:divBdr>
    </w:div>
    <w:div w:id="134494644">
      <w:marLeft w:val="640"/>
      <w:marRight w:val="0"/>
      <w:marTop w:val="0"/>
      <w:marBottom w:val="0"/>
      <w:divBdr>
        <w:top w:val="none" w:sz="0" w:space="0" w:color="auto"/>
        <w:left w:val="none" w:sz="0" w:space="0" w:color="auto"/>
        <w:bottom w:val="none" w:sz="0" w:space="0" w:color="auto"/>
        <w:right w:val="none" w:sz="0" w:space="0" w:color="auto"/>
      </w:divBdr>
    </w:div>
    <w:div w:id="134682883">
      <w:marLeft w:val="640"/>
      <w:marRight w:val="0"/>
      <w:marTop w:val="0"/>
      <w:marBottom w:val="0"/>
      <w:divBdr>
        <w:top w:val="none" w:sz="0" w:space="0" w:color="auto"/>
        <w:left w:val="none" w:sz="0" w:space="0" w:color="auto"/>
        <w:bottom w:val="none" w:sz="0" w:space="0" w:color="auto"/>
        <w:right w:val="none" w:sz="0" w:space="0" w:color="auto"/>
      </w:divBdr>
    </w:div>
    <w:div w:id="134832426">
      <w:marLeft w:val="640"/>
      <w:marRight w:val="0"/>
      <w:marTop w:val="0"/>
      <w:marBottom w:val="0"/>
      <w:divBdr>
        <w:top w:val="none" w:sz="0" w:space="0" w:color="auto"/>
        <w:left w:val="none" w:sz="0" w:space="0" w:color="auto"/>
        <w:bottom w:val="none" w:sz="0" w:space="0" w:color="auto"/>
        <w:right w:val="none" w:sz="0" w:space="0" w:color="auto"/>
      </w:divBdr>
    </w:div>
    <w:div w:id="134875484">
      <w:marLeft w:val="640"/>
      <w:marRight w:val="0"/>
      <w:marTop w:val="0"/>
      <w:marBottom w:val="0"/>
      <w:divBdr>
        <w:top w:val="none" w:sz="0" w:space="0" w:color="auto"/>
        <w:left w:val="none" w:sz="0" w:space="0" w:color="auto"/>
        <w:bottom w:val="none" w:sz="0" w:space="0" w:color="auto"/>
        <w:right w:val="none" w:sz="0" w:space="0" w:color="auto"/>
      </w:divBdr>
    </w:div>
    <w:div w:id="134880555">
      <w:marLeft w:val="640"/>
      <w:marRight w:val="0"/>
      <w:marTop w:val="0"/>
      <w:marBottom w:val="0"/>
      <w:divBdr>
        <w:top w:val="none" w:sz="0" w:space="0" w:color="auto"/>
        <w:left w:val="none" w:sz="0" w:space="0" w:color="auto"/>
        <w:bottom w:val="none" w:sz="0" w:space="0" w:color="auto"/>
        <w:right w:val="none" w:sz="0" w:space="0" w:color="auto"/>
      </w:divBdr>
    </w:div>
    <w:div w:id="135071701">
      <w:marLeft w:val="640"/>
      <w:marRight w:val="0"/>
      <w:marTop w:val="0"/>
      <w:marBottom w:val="0"/>
      <w:divBdr>
        <w:top w:val="none" w:sz="0" w:space="0" w:color="auto"/>
        <w:left w:val="none" w:sz="0" w:space="0" w:color="auto"/>
        <w:bottom w:val="none" w:sz="0" w:space="0" w:color="auto"/>
        <w:right w:val="none" w:sz="0" w:space="0" w:color="auto"/>
      </w:divBdr>
    </w:div>
    <w:div w:id="135149266">
      <w:marLeft w:val="640"/>
      <w:marRight w:val="0"/>
      <w:marTop w:val="0"/>
      <w:marBottom w:val="0"/>
      <w:divBdr>
        <w:top w:val="none" w:sz="0" w:space="0" w:color="auto"/>
        <w:left w:val="none" w:sz="0" w:space="0" w:color="auto"/>
        <w:bottom w:val="none" w:sz="0" w:space="0" w:color="auto"/>
        <w:right w:val="none" w:sz="0" w:space="0" w:color="auto"/>
      </w:divBdr>
    </w:div>
    <w:div w:id="135219514">
      <w:marLeft w:val="640"/>
      <w:marRight w:val="0"/>
      <w:marTop w:val="0"/>
      <w:marBottom w:val="0"/>
      <w:divBdr>
        <w:top w:val="none" w:sz="0" w:space="0" w:color="auto"/>
        <w:left w:val="none" w:sz="0" w:space="0" w:color="auto"/>
        <w:bottom w:val="none" w:sz="0" w:space="0" w:color="auto"/>
        <w:right w:val="none" w:sz="0" w:space="0" w:color="auto"/>
      </w:divBdr>
    </w:div>
    <w:div w:id="135339871">
      <w:marLeft w:val="640"/>
      <w:marRight w:val="0"/>
      <w:marTop w:val="0"/>
      <w:marBottom w:val="0"/>
      <w:divBdr>
        <w:top w:val="none" w:sz="0" w:space="0" w:color="auto"/>
        <w:left w:val="none" w:sz="0" w:space="0" w:color="auto"/>
        <w:bottom w:val="none" w:sz="0" w:space="0" w:color="auto"/>
        <w:right w:val="none" w:sz="0" w:space="0" w:color="auto"/>
      </w:divBdr>
    </w:div>
    <w:div w:id="135414311">
      <w:marLeft w:val="640"/>
      <w:marRight w:val="0"/>
      <w:marTop w:val="0"/>
      <w:marBottom w:val="0"/>
      <w:divBdr>
        <w:top w:val="none" w:sz="0" w:space="0" w:color="auto"/>
        <w:left w:val="none" w:sz="0" w:space="0" w:color="auto"/>
        <w:bottom w:val="none" w:sz="0" w:space="0" w:color="auto"/>
        <w:right w:val="none" w:sz="0" w:space="0" w:color="auto"/>
      </w:divBdr>
    </w:div>
    <w:div w:id="135492708">
      <w:marLeft w:val="640"/>
      <w:marRight w:val="0"/>
      <w:marTop w:val="0"/>
      <w:marBottom w:val="0"/>
      <w:divBdr>
        <w:top w:val="none" w:sz="0" w:space="0" w:color="auto"/>
        <w:left w:val="none" w:sz="0" w:space="0" w:color="auto"/>
        <w:bottom w:val="none" w:sz="0" w:space="0" w:color="auto"/>
        <w:right w:val="none" w:sz="0" w:space="0" w:color="auto"/>
      </w:divBdr>
    </w:div>
    <w:div w:id="135494040">
      <w:marLeft w:val="640"/>
      <w:marRight w:val="0"/>
      <w:marTop w:val="0"/>
      <w:marBottom w:val="0"/>
      <w:divBdr>
        <w:top w:val="none" w:sz="0" w:space="0" w:color="auto"/>
        <w:left w:val="none" w:sz="0" w:space="0" w:color="auto"/>
        <w:bottom w:val="none" w:sz="0" w:space="0" w:color="auto"/>
        <w:right w:val="none" w:sz="0" w:space="0" w:color="auto"/>
      </w:divBdr>
    </w:div>
    <w:div w:id="135608359">
      <w:marLeft w:val="640"/>
      <w:marRight w:val="0"/>
      <w:marTop w:val="0"/>
      <w:marBottom w:val="0"/>
      <w:divBdr>
        <w:top w:val="none" w:sz="0" w:space="0" w:color="auto"/>
        <w:left w:val="none" w:sz="0" w:space="0" w:color="auto"/>
        <w:bottom w:val="none" w:sz="0" w:space="0" w:color="auto"/>
        <w:right w:val="none" w:sz="0" w:space="0" w:color="auto"/>
      </w:divBdr>
    </w:div>
    <w:div w:id="135610813">
      <w:marLeft w:val="640"/>
      <w:marRight w:val="0"/>
      <w:marTop w:val="0"/>
      <w:marBottom w:val="0"/>
      <w:divBdr>
        <w:top w:val="none" w:sz="0" w:space="0" w:color="auto"/>
        <w:left w:val="none" w:sz="0" w:space="0" w:color="auto"/>
        <w:bottom w:val="none" w:sz="0" w:space="0" w:color="auto"/>
        <w:right w:val="none" w:sz="0" w:space="0" w:color="auto"/>
      </w:divBdr>
    </w:div>
    <w:div w:id="135680797">
      <w:marLeft w:val="640"/>
      <w:marRight w:val="0"/>
      <w:marTop w:val="0"/>
      <w:marBottom w:val="0"/>
      <w:divBdr>
        <w:top w:val="none" w:sz="0" w:space="0" w:color="auto"/>
        <w:left w:val="none" w:sz="0" w:space="0" w:color="auto"/>
        <w:bottom w:val="none" w:sz="0" w:space="0" w:color="auto"/>
        <w:right w:val="none" w:sz="0" w:space="0" w:color="auto"/>
      </w:divBdr>
    </w:div>
    <w:div w:id="135799124">
      <w:marLeft w:val="640"/>
      <w:marRight w:val="0"/>
      <w:marTop w:val="0"/>
      <w:marBottom w:val="0"/>
      <w:divBdr>
        <w:top w:val="none" w:sz="0" w:space="0" w:color="auto"/>
        <w:left w:val="none" w:sz="0" w:space="0" w:color="auto"/>
        <w:bottom w:val="none" w:sz="0" w:space="0" w:color="auto"/>
        <w:right w:val="none" w:sz="0" w:space="0" w:color="auto"/>
      </w:divBdr>
    </w:div>
    <w:div w:id="135800993">
      <w:marLeft w:val="640"/>
      <w:marRight w:val="0"/>
      <w:marTop w:val="0"/>
      <w:marBottom w:val="0"/>
      <w:divBdr>
        <w:top w:val="none" w:sz="0" w:space="0" w:color="auto"/>
        <w:left w:val="none" w:sz="0" w:space="0" w:color="auto"/>
        <w:bottom w:val="none" w:sz="0" w:space="0" w:color="auto"/>
        <w:right w:val="none" w:sz="0" w:space="0" w:color="auto"/>
      </w:divBdr>
    </w:div>
    <w:div w:id="135804198">
      <w:marLeft w:val="640"/>
      <w:marRight w:val="0"/>
      <w:marTop w:val="0"/>
      <w:marBottom w:val="0"/>
      <w:divBdr>
        <w:top w:val="none" w:sz="0" w:space="0" w:color="auto"/>
        <w:left w:val="none" w:sz="0" w:space="0" w:color="auto"/>
        <w:bottom w:val="none" w:sz="0" w:space="0" w:color="auto"/>
        <w:right w:val="none" w:sz="0" w:space="0" w:color="auto"/>
      </w:divBdr>
    </w:div>
    <w:div w:id="135873869">
      <w:marLeft w:val="640"/>
      <w:marRight w:val="0"/>
      <w:marTop w:val="0"/>
      <w:marBottom w:val="0"/>
      <w:divBdr>
        <w:top w:val="none" w:sz="0" w:space="0" w:color="auto"/>
        <w:left w:val="none" w:sz="0" w:space="0" w:color="auto"/>
        <w:bottom w:val="none" w:sz="0" w:space="0" w:color="auto"/>
        <w:right w:val="none" w:sz="0" w:space="0" w:color="auto"/>
      </w:divBdr>
    </w:div>
    <w:div w:id="135879087">
      <w:marLeft w:val="640"/>
      <w:marRight w:val="0"/>
      <w:marTop w:val="0"/>
      <w:marBottom w:val="0"/>
      <w:divBdr>
        <w:top w:val="none" w:sz="0" w:space="0" w:color="auto"/>
        <w:left w:val="none" w:sz="0" w:space="0" w:color="auto"/>
        <w:bottom w:val="none" w:sz="0" w:space="0" w:color="auto"/>
        <w:right w:val="none" w:sz="0" w:space="0" w:color="auto"/>
      </w:divBdr>
    </w:div>
    <w:div w:id="135923883">
      <w:marLeft w:val="640"/>
      <w:marRight w:val="0"/>
      <w:marTop w:val="0"/>
      <w:marBottom w:val="0"/>
      <w:divBdr>
        <w:top w:val="none" w:sz="0" w:space="0" w:color="auto"/>
        <w:left w:val="none" w:sz="0" w:space="0" w:color="auto"/>
        <w:bottom w:val="none" w:sz="0" w:space="0" w:color="auto"/>
        <w:right w:val="none" w:sz="0" w:space="0" w:color="auto"/>
      </w:divBdr>
    </w:div>
    <w:div w:id="135925585">
      <w:marLeft w:val="640"/>
      <w:marRight w:val="0"/>
      <w:marTop w:val="0"/>
      <w:marBottom w:val="0"/>
      <w:divBdr>
        <w:top w:val="none" w:sz="0" w:space="0" w:color="auto"/>
        <w:left w:val="none" w:sz="0" w:space="0" w:color="auto"/>
        <w:bottom w:val="none" w:sz="0" w:space="0" w:color="auto"/>
        <w:right w:val="none" w:sz="0" w:space="0" w:color="auto"/>
      </w:divBdr>
    </w:div>
    <w:div w:id="136074254">
      <w:marLeft w:val="640"/>
      <w:marRight w:val="0"/>
      <w:marTop w:val="0"/>
      <w:marBottom w:val="0"/>
      <w:divBdr>
        <w:top w:val="none" w:sz="0" w:space="0" w:color="auto"/>
        <w:left w:val="none" w:sz="0" w:space="0" w:color="auto"/>
        <w:bottom w:val="none" w:sz="0" w:space="0" w:color="auto"/>
        <w:right w:val="none" w:sz="0" w:space="0" w:color="auto"/>
      </w:divBdr>
    </w:div>
    <w:div w:id="136076629">
      <w:marLeft w:val="640"/>
      <w:marRight w:val="0"/>
      <w:marTop w:val="0"/>
      <w:marBottom w:val="0"/>
      <w:divBdr>
        <w:top w:val="none" w:sz="0" w:space="0" w:color="auto"/>
        <w:left w:val="none" w:sz="0" w:space="0" w:color="auto"/>
        <w:bottom w:val="none" w:sz="0" w:space="0" w:color="auto"/>
        <w:right w:val="none" w:sz="0" w:space="0" w:color="auto"/>
      </w:divBdr>
    </w:div>
    <w:div w:id="136142395">
      <w:marLeft w:val="640"/>
      <w:marRight w:val="0"/>
      <w:marTop w:val="0"/>
      <w:marBottom w:val="0"/>
      <w:divBdr>
        <w:top w:val="none" w:sz="0" w:space="0" w:color="auto"/>
        <w:left w:val="none" w:sz="0" w:space="0" w:color="auto"/>
        <w:bottom w:val="none" w:sz="0" w:space="0" w:color="auto"/>
        <w:right w:val="none" w:sz="0" w:space="0" w:color="auto"/>
      </w:divBdr>
    </w:div>
    <w:div w:id="136147999">
      <w:marLeft w:val="640"/>
      <w:marRight w:val="0"/>
      <w:marTop w:val="0"/>
      <w:marBottom w:val="0"/>
      <w:divBdr>
        <w:top w:val="none" w:sz="0" w:space="0" w:color="auto"/>
        <w:left w:val="none" w:sz="0" w:space="0" w:color="auto"/>
        <w:bottom w:val="none" w:sz="0" w:space="0" w:color="auto"/>
        <w:right w:val="none" w:sz="0" w:space="0" w:color="auto"/>
      </w:divBdr>
    </w:div>
    <w:div w:id="136260473">
      <w:marLeft w:val="640"/>
      <w:marRight w:val="0"/>
      <w:marTop w:val="0"/>
      <w:marBottom w:val="0"/>
      <w:divBdr>
        <w:top w:val="none" w:sz="0" w:space="0" w:color="auto"/>
        <w:left w:val="none" w:sz="0" w:space="0" w:color="auto"/>
        <w:bottom w:val="none" w:sz="0" w:space="0" w:color="auto"/>
        <w:right w:val="none" w:sz="0" w:space="0" w:color="auto"/>
      </w:divBdr>
    </w:div>
    <w:div w:id="136267285">
      <w:marLeft w:val="640"/>
      <w:marRight w:val="0"/>
      <w:marTop w:val="0"/>
      <w:marBottom w:val="0"/>
      <w:divBdr>
        <w:top w:val="none" w:sz="0" w:space="0" w:color="auto"/>
        <w:left w:val="none" w:sz="0" w:space="0" w:color="auto"/>
        <w:bottom w:val="none" w:sz="0" w:space="0" w:color="auto"/>
        <w:right w:val="none" w:sz="0" w:space="0" w:color="auto"/>
      </w:divBdr>
    </w:div>
    <w:div w:id="136268754">
      <w:marLeft w:val="640"/>
      <w:marRight w:val="0"/>
      <w:marTop w:val="0"/>
      <w:marBottom w:val="0"/>
      <w:divBdr>
        <w:top w:val="none" w:sz="0" w:space="0" w:color="auto"/>
        <w:left w:val="none" w:sz="0" w:space="0" w:color="auto"/>
        <w:bottom w:val="none" w:sz="0" w:space="0" w:color="auto"/>
        <w:right w:val="none" w:sz="0" w:space="0" w:color="auto"/>
      </w:divBdr>
    </w:div>
    <w:div w:id="136342618">
      <w:marLeft w:val="640"/>
      <w:marRight w:val="0"/>
      <w:marTop w:val="0"/>
      <w:marBottom w:val="0"/>
      <w:divBdr>
        <w:top w:val="none" w:sz="0" w:space="0" w:color="auto"/>
        <w:left w:val="none" w:sz="0" w:space="0" w:color="auto"/>
        <w:bottom w:val="none" w:sz="0" w:space="0" w:color="auto"/>
        <w:right w:val="none" w:sz="0" w:space="0" w:color="auto"/>
      </w:divBdr>
    </w:div>
    <w:div w:id="136383202">
      <w:marLeft w:val="640"/>
      <w:marRight w:val="0"/>
      <w:marTop w:val="0"/>
      <w:marBottom w:val="0"/>
      <w:divBdr>
        <w:top w:val="none" w:sz="0" w:space="0" w:color="auto"/>
        <w:left w:val="none" w:sz="0" w:space="0" w:color="auto"/>
        <w:bottom w:val="none" w:sz="0" w:space="0" w:color="auto"/>
        <w:right w:val="none" w:sz="0" w:space="0" w:color="auto"/>
      </w:divBdr>
    </w:div>
    <w:div w:id="136454145">
      <w:marLeft w:val="640"/>
      <w:marRight w:val="0"/>
      <w:marTop w:val="0"/>
      <w:marBottom w:val="0"/>
      <w:divBdr>
        <w:top w:val="none" w:sz="0" w:space="0" w:color="auto"/>
        <w:left w:val="none" w:sz="0" w:space="0" w:color="auto"/>
        <w:bottom w:val="none" w:sz="0" w:space="0" w:color="auto"/>
        <w:right w:val="none" w:sz="0" w:space="0" w:color="auto"/>
      </w:divBdr>
    </w:div>
    <w:div w:id="136455594">
      <w:marLeft w:val="640"/>
      <w:marRight w:val="0"/>
      <w:marTop w:val="0"/>
      <w:marBottom w:val="0"/>
      <w:divBdr>
        <w:top w:val="none" w:sz="0" w:space="0" w:color="auto"/>
        <w:left w:val="none" w:sz="0" w:space="0" w:color="auto"/>
        <w:bottom w:val="none" w:sz="0" w:space="0" w:color="auto"/>
        <w:right w:val="none" w:sz="0" w:space="0" w:color="auto"/>
      </w:divBdr>
    </w:div>
    <w:div w:id="136458692">
      <w:marLeft w:val="640"/>
      <w:marRight w:val="0"/>
      <w:marTop w:val="0"/>
      <w:marBottom w:val="0"/>
      <w:divBdr>
        <w:top w:val="none" w:sz="0" w:space="0" w:color="auto"/>
        <w:left w:val="none" w:sz="0" w:space="0" w:color="auto"/>
        <w:bottom w:val="none" w:sz="0" w:space="0" w:color="auto"/>
        <w:right w:val="none" w:sz="0" w:space="0" w:color="auto"/>
      </w:divBdr>
    </w:div>
    <w:div w:id="136462887">
      <w:marLeft w:val="640"/>
      <w:marRight w:val="0"/>
      <w:marTop w:val="0"/>
      <w:marBottom w:val="0"/>
      <w:divBdr>
        <w:top w:val="none" w:sz="0" w:space="0" w:color="auto"/>
        <w:left w:val="none" w:sz="0" w:space="0" w:color="auto"/>
        <w:bottom w:val="none" w:sz="0" w:space="0" w:color="auto"/>
        <w:right w:val="none" w:sz="0" w:space="0" w:color="auto"/>
      </w:divBdr>
    </w:div>
    <w:div w:id="136537713">
      <w:marLeft w:val="640"/>
      <w:marRight w:val="0"/>
      <w:marTop w:val="0"/>
      <w:marBottom w:val="0"/>
      <w:divBdr>
        <w:top w:val="none" w:sz="0" w:space="0" w:color="auto"/>
        <w:left w:val="none" w:sz="0" w:space="0" w:color="auto"/>
        <w:bottom w:val="none" w:sz="0" w:space="0" w:color="auto"/>
        <w:right w:val="none" w:sz="0" w:space="0" w:color="auto"/>
      </w:divBdr>
    </w:div>
    <w:div w:id="136538130">
      <w:marLeft w:val="640"/>
      <w:marRight w:val="0"/>
      <w:marTop w:val="0"/>
      <w:marBottom w:val="0"/>
      <w:divBdr>
        <w:top w:val="none" w:sz="0" w:space="0" w:color="auto"/>
        <w:left w:val="none" w:sz="0" w:space="0" w:color="auto"/>
        <w:bottom w:val="none" w:sz="0" w:space="0" w:color="auto"/>
        <w:right w:val="none" w:sz="0" w:space="0" w:color="auto"/>
      </w:divBdr>
    </w:div>
    <w:div w:id="136580372">
      <w:marLeft w:val="640"/>
      <w:marRight w:val="0"/>
      <w:marTop w:val="0"/>
      <w:marBottom w:val="0"/>
      <w:divBdr>
        <w:top w:val="none" w:sz="0" w:space="0" w:color="auto"/>
        <w:left w:val="none" w:sz="0" w:space="0" w:color="auto"/>
        <w:bottom w:val="none" w:sz="0" w:space="0" w:color="auto"/>
        <w:right w:val="none" w:sz="0" w:space="0" w:color="auto"/>
      </w:divBdr>
    </w:div>
    <w:div w:id="136727226">
      <w:marLeft w:val="640"/>
      <w:marRight w:val="0"/>
      <w:marTop w:val="0"/>
      <w:marBottom w:val="0"/>
      <w:divBdr>
        <w:top w:val="none" w:sz="0" w:space="0" w:color="auto"/>
        <w:left w:val="none" w:sz="0" w:space="0" w:color="auto"/>
        <w:bottom w:val="none" w:sz="0" w:space="0" w:color="auto"/>
        <w:right w:val="none" w:sz="0" w:space="0" w:color="auto"/>
      </w:divBdr>
    </w:div>
    <w:div w:id="136731631">
      <w:marLeft w:val="640"/>
      <w:marRight w:val="0"/>
      <w:marTop w:val="0"/>
      <w:marBottom w:val="0"/>
      <w:divBdr>
        <w:top w:val="none" w:sz="0" w:space="0" w:color="auto"/>
        <w:left w:val="none" w:sz="0" w:space="0" w:color="auto"/>
        <w:bottom w:val="none" w:sz="0" w:space="0" w:color="auto"/>
        <w:right w:val="none" w:sz="0" w:space="0" w:color="auto"/>
      </w:divBdr>
    </w:div>
    <w:div w:id="136797767">
      <w:marLeft w:val="640"/>
      <w:marRight w:val="0"/>
      <w:marTop w:val="0"/>
      <w:marBottom w:val="0"/>
      <w:divBdr>
        <w:top w:val="none" w:sz="0" w:space="0" w:color="auto"/>
        <w:left w:val="none" w:sz="0" w:space="0" w:color="auto"/>
        <w:bottom w:val="none" w:sz="0" w:space="0" w:color="auto"/>
        <w:right w:val="none" w:sz="0" w:space="0" w:color="auto"/>
      </w:divBdr>
    </w:div>
    <w:div w:id="136917736">
      <w:marLeft w:val="640"/>
      <w:marRight w:val="0"/>
      <w:marTop w:val="0"/>
      <w:marBottom w:val="0"/>
      <w:divBdr>
        <w:top w:val="none" w:sz="0" w:space="0" w:color="auto"/>
        <w:left w:val="none" w:sz="0" w:space="0" w:color="auto"/>
        <w:bottom w:val="none" w:sz="0" w:space="0" w:color="auto"/>
        <w:right w:val="none" w:sz="0" w:space="0" w:color="auto"/>
      </w:divBdr>
    </w:div>
    <w:div w:id="136997413">
      <w:marLeft w:val="640"/>
      <w:marRight w:val="0"/>
      <w:marTop w:val="0"/>
      <w:marBottom w:val="0"/>
      <w:divBdr>
        <w:top w:val="none" w:sz="0" w:space="0" w:color="auto"/>
        <w:left w:val="none" w:sz="0" w:space="0" w:color="auto"/>
        <w:bottom w:val="none" w:sz="0" w:space="0" w:color="auto"/>
        <w:right w:val="none" w:sz="0" w:space="0" w:color="auto"/>
      </w:divBdr>
    </w:div>
    <w:div w:id="136999191">
      <w:marLeft w:val="640"/>
      <w:marRight w:val="0"/>
      <w:marTop w:val="0"/>
      <w:marBottom w:val="0"/>
      <w:divBdr>
        <w:top w:val="none" w:sz="0" w:space="0" w:color="auto"/>
        <w:left w:val="none" w:sz="0" w:space="0" w:color="auto"/>
        <w:bottom w:val="none" w:sz="0" w:space="0" w:color="auto"/>
        <w:right w:val="none" w:sz="0" w:space="0" w:color="auto"/>
      </w:divBdr>
    </w:div>
    <w:div w:id="137036433">
      <w:marLeft w:val="640"/>
      <w:marRight w:val="0"/>
      <w:marTop w:val="0"/>
      <w:marBottom w:val="0"/>
      <w:divBdr>
        <w:top w:val="none" w:sz="0" w:space="0" w:color="auto"/>
        <w:left w:val="none" w:sz="0" w:space="0" w:color="auto"/>
        <w:bottom w:val="none" w:sz="0" w:space="0" w:color="auto"/>
        <w:right w:val="none" w:sz="0" w:space="0" w:color="auto"/>
      </w:divBdr>
    </w:div>
    <w:div w:id="137036921">
      <w:marLeft w:val="640"/>
      <w:marRight w:val="0"/>
      <w:marTop w:val="0"/>
      <w:marBottom w:val="0"/>
      <w:divBdr>
        <w:top w:val="none" w:sz="0" w:space="0" w:color="auto"/>
        <w:left w:val="none" w:sz="0" w:space="0" w:color="auto"/>
        <w:bottom w:val="none" w:sz="0" w:space="0" w:color="auto"/>
        <w:right w:val="none" w:sz="0" w:space="0" w:color="auto"/>
      </w:divBdr>
    </w:div>
    <w:div w:id="137066736">
      <w:marLeft w:val="640"/>
      <w:marRight w:val="0"/>
      <w:marTop w:val="0"/>
      <w:marBottom w:val="0"/>
      <w:divBdr>
        <w:top w:val="none" w:sz="0" w:space="0" w:color="auto"/>
        <w:left w:val="none" w:sz="0" w:space="0" w:color="auto"/>
        <w:bottom w:val="none" w:sz="0" w:space="0" w:color="auto"/>
        <w:right w:val="none" w:sz="0" w:space="0" w:color="auto"/>
      </w:divBdr>
    </w:div>
    <w:div w:id="137109576">
      <w:marLeft w:val="640"/>
      <w:marRight w:val="0"/>
      <w:marTop w:val="0"/>
      <w:marBottom w:val="0"/>
      <w:divBdr>
        <w:top w:val="none" w:sz="0" w:space="0" w:color="auto"/>
        <w:left w:val="none" w:sz="0" w:space="0" w:color="auto"/>
        <w:bottom w:val="none" w:sz="0" w:space="0" w:color="auto"/>
        <w:right w:val="none" w:sz="0" w:space="0" w:color="auto"/>
      </w:divBdr>
    </w:div>
    <w:div w:id="137113875">
      <w:marLeft w:val="640"/>
      <w:marRight w:val="0"/>
      <w:marTop w:val="0"/>
      <w:marBottom w:val="0"/>
      <w:divBdr>
        <w:top w:val="none" w:sz="0" w:space="0" w:color="auto"/>
        <w:left w:val="none" w:sz="0" w:space="0" w:color="auto"/>
        <w:bottom w:val="none" w:sz="0" w:space="0" w:color="auto"/>
        <w:right w:val="none" w:sz="0" w:space="0" w:color="auto"/>
      </w:divBdr>
    </w:div>
    <w:div w:id="137118071">
      <w:marLeft w:val="640"/>
      <w:marRight w:val="0"/>
      <w:marTop w:val="0"/>
      <w:marBottom w:val="0"/>
      <w:divBdr>
        <w:top w:val="none" w:sz="0" w:space="0" w:color="auto"/>
        <w:left w:val="none" w:sz="0" w:space="0" w:color="auto"/>
        <w:bottom w:val="none" w:sz="0" w:space="0" w:color="auto"/>
        <w:right w:val="none" w:sz="0" w:space="0" w:color="auto"/>
      </w:divBdr>
    </w:div>
    <w:div w:id="137118125">
      <w:marLeft w:val="640"/>
      <w:marRight w:val="0"/>
      <w:marTop w:val="0"/>
      <w:marBottom w:val="0"/>
      <w:divBdr>
        <w:top w:val="none" w:sz="0" w:space="0" w:color="auto"/>
        <w:left w:val="none" w:sz="0" w:space="0" w:color="auto"/>
        <w:bottom w:val="none" w:sz="0" w:space="0" w:color="auto"/>
        <w:right w:val="none" w:sz="0" w:space="0" w:color="auto"/>
      </w:divBdr>
    </w:div>
    <w:div w:id="137118275">
      <w:marLeft w:val="640"/>
      <w:marRight w:val="0"/>
      <w:marTop w:val="0"/>
      <w:marBottom w:val="0"/>
      <w:divBdr>
        <w:top w:val="none" w:sz="0" w:space="0" w:color="auto"/>
        <w:left w:val="none" w:sz="0" w:space="0" w:color="auto"/>
        <w:bottom w:val="none" w:sz="0" w:space="0" w:color="auto"/>
        <w:right w:val="none" w:sz="0" w:space="0" w:color="auto"/>
      </w:divBdr>
    </w:div>
    <w:div w:id="137188743">
      <w:marLeft w:val="640"/>
      <w:marRight w:val="0"/>
      <w:marTop w:val="0"/>
      <w:marBottom w:val="0"/>
      <w:divBdr>
        <w:top w:val="none" w:sz="0" w:space="0" w:color="auto"/>
        <w:left w:val="none" w:sz="0" w:space="0" w:color="auto"/>
        <w:bottom w:val="none" w:sz="0" w:space="0" w:color="auto"/>
        <w:right w:val="none" w:sz="0" w:space="0" w:color="auto"/>
      </w:divBdr>
    </w:div>
    <w:div w:id="137192308">
      <w:marLeft w:val="640"/>
      <w:marRight w:val="0"/>
      <w:marTop w:val="0"/>
      <w:marBottom w:val="0"/>
      <w:divBdr>
        <w:top w:val="none" w:sz="0" w:space="0" w:color="auto"/>
        <w:left w:val="none" w:sz="0" w:space="0" w:color="auto"/>
        <w:bottom w:val="none" w:sz="0" w:space="0" w:color="auto"/>
        <w:right w:val="none" w:sz="0" w:space="0" w:color="auto"/>
      </w:divBdr>
    </w:div>
    <w:div w:id="137192802">
      <w:marLeft w:val="640"/>
      <w:marRight w:val="0"/>
      <w:marTop w:val="0"/>
      <w:marBottom w:val="0"/>
      <w:divBdr>
        <w:top w:val="none" w:sz="0" w:space="0" w:color="auto"/>
        <w:left w:val="none" w:sz="0" w:space="0" w:color="auto"/>
        <w:bottom w:val="none" w:sz="0" w:space="0" w:color="auto"/>
        <w:right w:val="none" w:sz="0" w:space="0" w:color="auto"/>
      </w:divBdr>
    </w:div>
    <w:div w:id="137310815">
      <w:marLeft w:val="640"/>
      <w:marRight w:val="0"/>
      <w:marTop w:val="0"/>
      <w:marBottom w:val="0"/>
      <w:divBdr>
        <w:top w:val="none" w:sz="0" w:space="0" w:color="auto"/>
        <w:left w:val="none" w:sz="0" w:space="0" w:color="auto"/>
        <w:bottom w:val="none" w:sz="0" w:space="0" w:color="auto"/>
        <w:right w:val="none" w:sz="0" w:space="0" w:color="auto"/>
      </w:divBdr>
    </w:div>
    <w:div w:id="137384634">
      <w:marLeft w:val="640"/>
      <w:marRight w:val="0"/>
      <w:marTop w:val="0"/>
      <w:marBottom w:val="0"/>
      <w:divBdr>
        <w:top w:val="none" w:sz="0" w:space="0" w:color="auto"/>
        <w:left w:val="none" w:sz="0" w:space="0" w:color="auto"/>
        <w:bottom w:val="none" w:sz="0" w:space="0" w:color="auto"/>
        <w:right w:val="none" w:sz="0" w:space="0" w:color="auto"/>
      </w:divBdr>
    </w:div>
    <w:div w:id="137456589">
      <w:marLeft w:val="640"/>
      <w:marRight w:val="0"/>
      <w:marTop w:val="0"/>
      <w:marBottom w:val="0"/>
      <w:divBdr>
        <w:top w:val="none" w:sz="0" w:space="0" w:color="auto"/>
        <w:left w:val="none" w:sz="0" w:space="0" w:color="auto"/>
        <w:bottom w:val="none" w:sz="0" w:space="0" w:color="auto"/>
        <w:right w:val="none" w:sz="0" w:space="0" w:color="auto"/>
      </w:divBdr>
    </w:div>
    <w:div w:id="137458678">
      <w:marLeft w:val="640"/>
      <w:marRight w:val="0"/>
      <w:marTop w:val="0"/>
      <w:marBottom w:val="0"/>
      <w:divBdr>
        <w:top w:val="none" w:sz="0" w:space="0" w:color="auto"/>
        <w:left w:val="none" w:sz="0" w:space="0" w:color="auto"/>
        <w:bottom w:val="none" w:sz="0" w:space="0" w:color="auto"/>
        <w:right w:val="none" w:sz="0" w:space="0" w:color="auto"/>
      </w:divBdr>
    </w:div>
    <w:div w:id="137497600">
      <w:marLeft w:val="640"/>
      <w:marRight w:val="0"/>
      <w:marTop w:val="0"/>
      <w:marBottom w:val="0"/>
      <w:divBdr>
        <w:top w:val="none" w:sz="0" w:space="0" w:color="auto"/>
        <w:left w:val="none" w:sz="0" w:space="0" w:color="auto"/>
        <w:bottom w:val="none" w:sz="0" w:space="0" w:color="auto"/>
        <w:right w:val="none" w:sz="0" w:space="0" w:color="auto"/>
      </w:divBdr>
    </w:div>
    <w:div w:id="137573671">
      <w:marLeft w:val="640"/>
      <w:marRight w:val="0"/>
      <w:marTop w:val="0"/>
      <w:marBottom w:val="0"/>
      <w:divBdr>
        <w:top w:val="none" w:sz="0" w:space="0" w:color="auto"/>
        <w:left w:val="none" w:sz="0" w:space="0" w:color="auto"/>
        <w:bottom w:val="none" w:sz="0" w:space="0" w:color="auto"/>
        <w:right w:val="none" w:sz="0" w:space="0" w:color="auto"/>
      </w:divBdr>
    </w:div>
    <w:div w:id="137575067">
      <w:marLeft w:val="640"/>
      <w:marRight w:val="0"/>
      <w:marTop w:val="0"/>
      <w:marBottom w:val="0"/>
      <w:divBdr>
        <w:top w:val="none" w:sz="0" w:space="0" w:color="auto"/>
        <w:left w:val="none" w:sz="0" w:space="0" w:color="auto"/>
        <w:bottom w:val="none" w:sz="0" w:space="0" w:color="auto"/>
        <w:right w:val="none" w:sz="0" w:space="0" w:color="auto"/>
      </w:divBdr>
    </w:div>
    <w:div w:id="137577946">
      <w:marLeft w:val="640"/>
      <w:marRight w:val="0"/>
      <w:marTop w:val="0"/>
      <w:marBottom w:val="0"/>
      <w:divBdr>
        <w:top w:val="none" w:sz="0" w:space="0" w:color="auto"/>
        <w:left w:val="none" w:sz="0" w:space="0" w:color="auto"/>
        <w:bottom w:val="none" w:sz="0" w:space="0" w:color="auto"/>
        <w:right w:val="none" w:sz="0" w:space="0" w:color="auto"/>
      </w:divBdr>
    </w:div>
    <w:div w:id="137654475">
      <w:marLeft w:val="640"/>
      <w:marRight w:val="0"/>
      <w:marTop w:val="0"/>
      <w:marBottom w:val="0"/>
      <w:divBdr>
        <w:top w:val="none" w:sz="0" w:space="0" w:color="auto"/>
        <w:left w:val="none" w:sz="0" w:space="0" w:color="auto"/>
        <w:bottom w:val="none" w:sz="0" w:space="0" w:color="auto"/>
        <w:right w:val="none" w:sz="0" w:space="0" w:color="auto"/>
      </w:divBdr>
    </w:div>
    <w:div w:id="137841355">
      <w:marLeft w:val="640"/>
      <w:marRight w:val="0"/>
      <w:marTop w:val="0"/>
      <w:marBottom w:val="0"/>
      <w:divBdr>
        <w:top w:val="none" w:sz="0" w:space="0" w:color="auto"/>
        <w:left w:val="none" w:sz="0" w:space="0" w:color="auto"/>
        <w:bottom w:val="none" w:sz="0" w:space="0" w:color="auto"/>
        <w:right w:val="none" w:sz="0" w:space="0" w:color="auto"/>
      </w:divBdr>
    </w:div>
    <w:div w:id="137845477">
      <w:marLeft w:val="640"/>
      <w:marRight w:val="0"/>
      <w:marTop w:val="0"/>
      <w:marBottom w:val="0"/>
      <w:divBdr>
        <w:top w:val="none" w:sz="0" w:space="0" w:color="auto"/>
        <w:left w:val="none" w:sz="0" w:space="0" w:color="auto"/>
        <w:bottom w:val="none" w:sz="0" w:space="0" w:color="auto"/>
        <w:right w:val="none" w:sz="0" w:space="0" w:color="auto"/>
      </w:divBdr>
    </w:div>
    <w:div w:id="137847947">
      <w:marLeft w:val="640"/>
      <w:marRight w:val="0"/>
      <w:marTop w:val="0"/>
      <w:marBottom w:val="0"/>
      <w:divBdr>
        <w:top w:val="none" w:sz="0" w:space="0" w:color="auto"/>
        <w:left w:val="none" w:sz="0" w:space="0" w:color="auto"/>
        <w:bottom w:val="none" w:sz="0" w:space="0" w:color="auto"/>
        <w:right w:val="none" w:sz="0" w:space="0" w:color="auto"/>
      </w:divBdr>
    </w:div>
    <w:div w:id="137891060">
      <w:marLeft w:val="640"/>
      <w:marRight w:val="0"/>
      <w:marTop w:val="0"/>
      <w:marBottom w:val="0"/>
      <w:divBdr>
        <w:top w:val="none" w:sz="0" w:space="0" w:color="auto"/>
        <w:left w:val="none" w:sz="0" w:space="0" w:color="auto"/>
        <w:bottom w:val="none" w:sz="0" w:space="0" w:color="auto"/>
        <w:right w:val="none" w:sz="0" w:space="0" w:color="auto"/>
      </w:divBdr>
    </w:div>
    <w:div w:id="137918484">
      <w:marLeft w:val="640"/>
      <w:marRight w:val="0"/>
      <w:marTop w:val="0"/>
      <w:marBottom w:val="0"/>
      <w:divBdr>
        <w:top w:val="none" w:sz="0" w:space="0" w:color="auto"/>
        <w:left w:val="none" w:sz="0" w:space="0" w:color="auto"/>
        <w:bottom w:val="none" w:sz="0" w:space="0" w:color="auto"/>
        <w:right w:val="none" w:sz="0" w:space="0" w:color="auto"/>
      </w:divBdr>
    </w:div>
    <w:div w:id="137959340">
      <w:marLeft w:val="640"/>
      <w:marRight w:val="0"/>
      <w:marTop w:val="0"/>
      <w:marBottom w:val="0"/>
      <w:divBdr>
        <w:top w:val="none" w:sz="0" w:space="0" w:color="auto"/>
        <w:left w:val="none" w:sz="0" w:space="0" w:color="auto"/>
        <w:bottom w:val="none" w:sz="0" w:space="0" w:color="auto"/>
        <w:right w:val="none" w:sz="0" w:space="0" w:color="auto"/>
      </w:divBdr>
    </w:div>
    <w:div w:id="138037042">
      <w:marLeft w:val="640"/>
      <w:marRight w:val="0"/>
      <w:marTop w:val="0"/>
      <w:marBottom w:val="0"/>
      <w:divBdr>
        <w:top w:val="none" w:sz="0" w:space="0" w:color="auto"/>
        <w:left w:val="none" w:sz="0" w:space="0" w:color="auto"/>
        <w:bottom w:val="none" w:sz="0" w:space="0" w:color="auto"/>
        <w:right w:val="none" w:sz="0" w:space="0" w:color="auto"/>
      </w:divBdr>
    </w:div>
    <w:div w:id="138108863">
      <w:marLeft w:val="640"/>
      <w:marRight w:val="0"/>
      <w:marTop w:val="0"/>
      <w:marBottom w:val="0"/>
      <w:divBdr>
        <w:top w:val="none" w:sz="0" w:space="0" w:color="auto"/>
        <w:left w:val="none" w:sz="0" w:space="0" w:color="auto"/>
        <w:bottom w:val="none" w:sz="0" w:space="0" w:color="auto"/>
        <w:right w:val="none" w:sz="0" w:space="0" w:color="auto"/>
      </w:divBdr>
    </w:div>
    <w:div w:id="138110542">
      <w:marLeft w:val="640"/>
      <w:marRight w:val="0"/>
      <w:marTop w:val="0"/>
      <w:marBottom w:val="0"/>
      <w:divBdr>
        <w:top w:val="none" w:sz="0" w:space="0" w:color="auto"/>
        <w:left w:val="none" w:sz="0" w:space="0" w:color="auto"/>
        <w:bottom w:val="none" w:sz="0" w:space="0" w:color="auto"/>
        <w:right w:val="none" w:sz="0" w:space="0" w:color="auto"/>
      </w:divBdr>
    </w:div>
    <w:div w:id="138111157">
      <w:marLeft w:val="640"/>
      <w:marRight w:val="0"/>
      <w:marTop w:val="0"/>
      <w:marBottom w:val="0"/>
      <w:divBdr>
        <w:top w:val="none" w:sz="0" w:space="0" w:color="auto"/>
        <w:left w:val="none" w:sz="0" w:space="0" w:color="auto"/>
        <w:bottom w:val="none" w:sz="0" w:space="0" w:color="auto"/>
        <w:right w:val="none" w:sz="0" w:space="0" w:color="auto"/>
      </w:divBdr>
    </w:div>
    <w:div w:id="138112208">
      <w:marLeft w:val="640"/>
      <w:marRight w:val="0"/>
      <w:marTop w:val="0"/>
      <w:marBottom w:val="0"/>
      <w:divBdr>
        <w:top w:val="none" w:sz="0" w:space="0" w:color="auto"/>
        <w:left w:val="none" w:sz="0" w:space="0" w:color="auto"/>
        <w:bottom w:val="none" w:sz="0" w:space="0" w:color="auto"/>
        <w:right w:val="none" w:sz="0" w:space="0" w:color="auto"/>
      </w:divBdr>
    </w:div>
    <w:div w:id="138155700">
      <w:marLeft w:val="640"/>
      <w:marRight w:val="0"/>
      <w:marTop w:val="0"/>
      <w:marBottom w:val="0"/>
      <w:divBdr>
        <w:top w:val="none" w:sz="0" w:space="0" w:color="auto"/>
        <w:left w:val="none" w:sz="0" w:space="0" w:color="auto"/>
        <w:bottom w:val="none" w:sz="0" w:space="0" w:color="auto"/>
        <w:right w:val="none" w:sz="0" w:space="0" w:color="auto"/>
      </w:divBdr>
    </w:div>
    <w:div w:id="138231441">
      <w:marLeft w:val="640"/>
      <w:marRight w:val="0"/>
      <w:marTop w:val="0"/>
      <w:marBottom w:val="0"/>
      <w:divBdr>
        <w:top w:val="none" w:sz="0" w:space="0" w:color="auto"/>
        <w:left w:val="none" w:sz="0" w:space="0" w:color="auto"/>
        <w:bottom w:val="none" w:sz="0" w:space="0" w:color="auto"/>
        <w:right w:val="none" w:sz="0" w:space="0" w:color="auto"/>
      </w:divBdr>
    </w:div>
    <w:div w:id="138427934">
      <w:marLeft w:val="640"/>
      <w:marRight w:val="0"/>
      <w:marTop w:val="0"/>
      <w:marBottom w:val="0"/>
      <w:divBdr>
        <w:top w:val="none" w:sz="0" w:space="0" w:color="auto"/>
        <w:left w:val="none" w:sz="0" w:space="0" w:color="auto"/>
        <w:bottom w:val="none" w:sz="0" w:space="0" w:color="auto"/>
        <w:right w:val="none" w:sz="0" w:space="0" w:color="auto"/>
      </w:divBdr>
    </w:div>
    <w:div w:id="138428574">
      <w:marLeft w:val="640"/>
      <w:marRight w:val="0"/>
      <w:marTop w:val="0"/>
      <w:marBottom w:val="0"/>
      <w:divBdr>
        <w:top w:val="none" w:sz="0" w:space="0" w:color="auto"/>
        <w:left w:val="none" w:sz="0" w:space="0" w:color="auto"/>
        <w:bottom w:val="none" w:sz="0" w:space="0" w:color="auto"/>
        <w:right w:val="none" w:sz="0" w:space="0" w:color="auto"/>
      </w:divBdr>
    </w:div>
    <w:div w:id="138496456">
      <w:marLeft w:val="640"/>
      <w:marRight w:val="0"/>
      <w:marTop w:val="0"/>
      <w:marBottom w:val="0"/>
      <w:divBdr>
        <w:top w:val="none" w:sz="0" w:space="0" w:color="auto"/>
        <w:left w:val="none" w:sz="0" w:space="0" w:color="auto"/>
        <w:bottom w:val="none" w:sz="0" w:space="0" w:color="auto"/>
        <w:right w:val="none" w:sz="0" w:space="0" w:color="auto"/>
      </w:divBdr>
    </w:div>
    <w:div w:id="138544813">
      <w:marLeft w:val="640"/>
      <w:marRight w:val="0"/>
      <w:marTop w:val="0"/>
      <w:marBottom w:val="0"/>
      <w:divBdr>
        <w:top w:val="none" w:sz="0" w:space="0" w:color="auto"/>
        <w:left w:val="none" w:sz="0" w:space="0" w:color="auto"/>
        <w:bottom w:val="none" w:sz="0" w:space="0" w:color="auto"/>
        <w:right w:val="none" w:sz="0" w:space="0" w:color="auto"/>
      </w:divBdr>
    </w:div>
    <w:div w:id="138545846">
      <w:marLeft w:val="640"/>
      <w:marRight w:val="0"/>
      <w:marTop w:val="0"/>
      <w:marBottom w:val="0"/>
      <w:divBdr>
        <w:top w:val="none" w:sz="0" w:space="0" w:color="auto"/>
        <w:left w:val="none" w:sz="0" w:space="0" w:color="auto"/>
        <w:bottom w:val="none" w:sz="0" w:space="0" w:color="auto"/>
        <w:right w:val="none" w:sz="0" w:space="0" w:color="auto"/>
      </w:divBdr>
    </w:div>
    <w:div w:id="138621203">
      <w:marLeft w:val="640"/>
      <w:marRight w:val="0"/>
      <w:marTop w:val="0"/>
      <w:marBottom w:val="0"/>
      <w:divBdr>
        <w:top w:val="none" w:sz="0" w:space="0" w:color="auto"/>
        <w:left w:val="none" w:sz="0" w:space="0" w:color="auto"/>
        <w:bottom w:val="none" w:sz="0" w:space="0" w:color="auto"/>
        <w:right w:val="none" w:sz="0" w:space="0" w:color="auto"/>
      </w:divBdr>
    </w:div>
    <w:div w:id="138688137">
      <w:marLeft w:val="640"/>
      <w:marRight w:val="0"/>
      <w:marTop w:val="0"/>
      <w:marBottom w:val="0"/>
      <w:divBdr>
        <w:top w:val="none" w:sz="0" w:space="0" w:color="auto"/>
        <w:left w:val="none" w:sz="0" w:space="0" w:color="auto"/>
        <w:bottom w:val="none" w:sz="0" w:space="0" w:color="auto"/>
        <w:right w:val="none" w:sz="0" w:space="0" w:color="auto"/>
      </w:divBdr>
    </w:div>
    <w:div w:id="138697374">
      <w:marLeft w:val="640"/>
      <w:marRight w:val="0"/>
      <w:marTop w:val="0"/>
      <w:marBottom w:val="0"/>
      <w:divBdr>
        <w:top w:val="none" w:sz="0" w:space="0" w:color="auto"/>
        <w:left w:val="none" w:sz="0" w:space="0" w:color="auto"/>
        <w:bottom w:val="none" w:sz="0" w:space="0" w:color="auto"/>
        <w:right w:val="none" w:sz="0" w:space="0" w:color="auto"/>
      </w:divBdr>
    </w:div>
    <w:div w:id="138765775">
      <w:marLeft w:val="640"/>
      <w:marRight w:val="0"/>
      <w:marTop w:val="0"/>
      <w:marBottom w:val="0"/>
      <w:divBdr>
        <w:top w:val="none" w:sz="0" w:space="0" w:color="auto"/>
        <w:left w:val="none" w:sz="0" w:space="0" w:color="auto"/>
        <w:bottom w:val="none" w:sz="0" w:space="0" w:color="auto"/>
        <w:right w:val="none" w:sz="0" w:space="0" w:color="auto"/>
      </w:divBdr>
    </w:div>
    <w:div w:id="138807610">
      <w:marLeft w:val="640"/>
      <w:marRight w:val="0"/>
      <w:marTop w:val="0"/>
      <w:marBottom w:val="0"/>
      <w:divBdr>
        <w:top w:val="none" w:sz="0" w:space="0" w:color="auto"/>
        <w:left w:val="none" w:sz="0" w:space="0" w:color="auto"/>
        <w:bottom w:val="none" w:sz="0" w:space="0" w:color="auto"/>
        <w:right w:val="none" w:sz="0" w:space="0" w:color="auto"/>
      </w:divBdr>
    </w:div>
    <w:div w:id="138809023">
      <w:marLeft w:val="640"/>
      <w:marRight w:val="0"/>
      <w:marTop w:val="0"/>
      <w:marBottom w:val="0"/>
      <w:divBdr>
        <w:top w:val="none" w:sz="0" w:space="0" w:color="auto"/>
        <w:left w:val="none" w:sz="0" w:space="0" w:color="auto"/>
        <w:bottom w:val="none" w:sz="0" w:space="0" w:color="auto"/>
        <w:right w:val="none" w:sz="0" w:space="0" w:color="auto"/>
      </w:divBdr>
    </w:div>
    <w:div w:id="138814997">
      <w:marLeft w:val="640"/>
      <w:marRight w:val="0"/>
      <w:marTop w:val="0"/>
      <w:marBottom w:val="0"/>
      <w:divBdr>
        <w:top w:val="none" w:sz="0" w:space="0" w:color="auto"/>
        <w:left w:val="none" w:sz="0" w:space="0" w:color="auto"/>
        <w:bottom w:val="none" w:sz="0" w:space="0" w:color="auto"/>
        <w:right w:val="none" w:sz="0" w:space="0" w:color="auto"/>
      </w:divBdr>
    </w:div>
    <w:div w:id="139003653">
      <w:marLeft w:val="640"/>
      <w:marRight w:val="0"/>
      <w:marTop w:val="0"/>
      <w:marBottom w:val="0"/>
      <w:divBdr>
        <w:top w:val="none" w:sz="0" w:space="0" w:color="auto"/>
        <w:left w:val="none" w:sz="0" w:space="0" w:color="auto"/>
        <w:bottom w:val="none" w:sz="0" w:space="0" w:color="auto"/>
        <w:right w:val="none" w:sz="0" w:space="0" w:color="auto"/>
      </w:divBdr>
    </w:div>
    <w:div w:id="139158073">
      <w:marLeft w:val="640"/>
      <w:marRight w:val="0"/>
      <w:marTop w:val="0"/>
      <w:marBottom w:val="0"/>
      <w:divBdr>
        <w:top w:val="none" w:sz="0" w:space="0" w:color="auto"/>
        <w:left w:val="none" w:sz="0" w:space="0" w:color="auto"/>
        <w:bottom w:val="none" w:sz="0" w:space="0" w:color="auto"/>
        <w:right w:val="none" w:sz="0" w:space="0" w:color="auto"/>
      </w:divBdr>
    </w:div>
    <w:div w:id="139159628">
      <w:marLeft w:val="640"/>
      <w:marRight w:val="0"/>
      <w:marTop w:val="0"/>
      <w:marBottom w:val="0"/>
      <w:divBdr>
        <w:top w:val="none" w:sz="0" w:space="0" w:color="auto"/>
        <w:left w:val="none" w:sz="0" w:space="0" w:color="auto"/>
        <w:bottom w:val="none" w:sz="0" w:space="0" w:color="auto"/>
        <w:right w:val="none" w:sz="0" w:space="0" w:color="auto"/>
      </w:divBdr>
    </w:div>
    <w:div w:id="139353079">
      <w:marLeft w:val="640"/>
      <w:marRight w:val="0"/>
      <w:marTop w:val="0"/>
      <w:marBottom w:val="0"/>
      <w:divBdr>
        <w:top w:val="none" w:sz="0" w:space="0" w:color="auto"/>
        <w:left w:val="none" w:sz="0" w:space="0" w:color="auto"/>
        <w:bottom w:val="none" w:sz="0" w:space="0" w:color="auto"/>
        <w:right w:val="none" w:sz="0" w:space="0" w:color="auto"/>
      </w:divBdr>
    </w:div>
    <w:div w:id="139461709">
      <w:marLeft w:val="640"/>
      <w:marRight w:val="0"/>
      <w:marTop w:val="0"/>
      <w:marBottom w:val="0"/>
      <w:divBdr>
        <w:top w:val="none" w:sz="0" w:space="0" w:color="auto"/>
        <w:left w:val="none" w:sz="0" w:space="0" w:color="auto"/>
        <w:bottom w:val="none" w:sz="0" w:space="0" w:color="auto"/>
        <w:right w:val="none" w:sz="0" w:space="0" w:color="auto"/>
      </w:divBdr>
    </w:div>
    <w:div w:id="139612440">
      <w:marLeft w:val="640"/>
      <w:marRight w:val="0"/>
      <w:marTop w:val="0"/>
      <w:marBottom w:val="0"/>
      <w:divBdr>
        <w:top w:val="none" w:sz="0" w:space="0" w:color="auto"/>
        <w:left w:val="none" w:sz="0" w:space="0" w:color="auto"/>
        <w:bottom w:val="none" w:sz="0" w:space="0" w:color="auto"/>
        <w:right w:val="none" w:sz="0" w:space="0" w:color="auto"/>
      </w:divBdr>
    </w:div>
    <w:div w:id="139616055">
      <w:marLeft w:val="640"/>
      <w:marRight w:val="0"/>
      <w:marTop w:val="0"/>
      <w:marBottom w:val="0"/>
      <w:divBdr>
        <w:top w:val="none" w:sz="0" w:space="0" w:color="auto"/>
        <w:left w:val="none" w:sz="0" w:space="0" w:color="auto"/>
        <w:bottom w:val="none" w:sz="0" w:space="0" w:color="auto"/>
        <w:right w:val="none" w:sz="0" w:space="0" w:color="auto"/>
      </w:divBdr>
    </w:div>
    <w:div w:id="139619461">
      <w:marLeft w:val="640"/>
      <w:marRight w:val="0"/>
      <w:marTop w:val="0"/>
      <w:marBottom w:val="0"/>
      <w:divBdr>
        <w:top w:val="none" w:sz="0" w:space="0" w:color="auto"/>
        <w:left w:val="none" w:sz="0" w:space="0" w:color="auto"/>
        <w:bottom w:val="none" w:sz="0" w:space="0" w:color="auto"/>
        <w:right w:val="none" w:sz="0" w:space="0" w:color="auto"/>
      </w:divBdr>
    </w:div>
    <w:div w:id="139621305">
      <w:marLeft w:val="640"/>
      <w:marRight w:val="0"/>
      <w:marTop w:val="0"/>
      <w:marBottom w:val="0"/>
      <w:divBdr>
        <w:top w:val="none" w:sz="0" w:space="0" w:color="auto"/>
        <w:left w:val="none" w:sz="0" w:space="0" w:color="auto"/>
        <w:bottom w:val="none" w:sz="0" w:space="0" w:color="auto"/>
        <w:right w:val="none" w:sz="0" w:space="0" w:color="auto"/>
      </w:divBdr>
    </w:div>
    <w:div w:id="139657543">
      <w:marLeft w:val="640"/>
      <w:marRight w:val="0"/>
      <w:marTop w:val="0"/>
      <w:marBottom w:val="0"/>
      <w:divBdr>
        <w:top w:val="none" w:sz="0" w:space="0" w:color="auto"/>
        <w:left w:val="none" w:sz="0" w:space="0" w:color="auto"/>
        <w:bottom w:val="none" w:sz="0" w:space="0" w:color="auto"/>
        <w:right w:val="none" w:sz="0" w:space="0" w:color="auto"/>
      </w:divBdr>
    </w:div>
    <w:div w:id="139808014">
      <w:marLeft w:val="640"/>
      <w:marRight w:val="0"/>
      <w:marTop w:val="0"/>
      <w:marBottom w:val="0"/>
      <w:divBdr>
        <w:top w:val="none" w:sz="0" w:space="0" w:color="auto"/>
        <w:left w:val="none" w:sz="0" w:space="0" w:color="auto"/>
        <w:bottom w:val="none" w:sz="0" w:space="0" w:color="auto"/>
        <w:right w:val="none" w:sz="0" w:space="0" w:color="auto"/>
      </w:divBdr>
    </w:div>
    <w:div w:id="139856089">
      <w:marLeft w:val="640"/>
      <w:marRight w:val="0"/>
      <w:marTop w:val="0"/>
      <w:marBottom w:val="0"/>
      <w:divBdr>
        <w:top w:val="none" w:sz="0" w:space="0" w:color="auto"/>
        <w:left w:val="none" w:sz="0" w:space="0" w:color="auto"/>
        <w:bottom w:val="none" w:sz="0" w:space="0" w:color="auto"/>
        <w:right w:val="none" w:sz="0" w:space="0" w:color="auto"/>
      </w:divBdr>
    </w:div>
    <w:div w:id="140004889">
      <w:marLeft w:val="640"/>
      <w:marRight w:val="0"/>
      <w:marTop w:val="0"/>
      <w:marBottom w:val="0"/>
      <w:divBdr>
        <w:top w:val="none" w:sz="0" w:space="0" w:color="auto"/>
        <w:left w:val="none" w:sz="0" w:space="0" w:color="auto"/>
        <w:bottom w:val="none" w:sz="0" w:space="0" w:color="auto"/>
        <w:right w:val="none" w:sz="0" w:space="0" w:color="auto"/>
      </w:divBdr>
    </w:div>
    <w:div w:id="140005764">
      <w:marLeft w:val="640"/>
      <w:marRight w:val="0"/>
      <w:marTop w:val="0"/>
      <w:marBottom w:val="0"/>
      <w:divBdr>
        <w:top w:val="none" w:sz="0" w:space="0" w:color="auto"/>
        <w:left w:val="none" w:sz="0" w:space="0" w:color="auto"/>
        <w:bottom w:val="none" w:sz="0" w:space="0" w:color="auto"/>
        <w:right w:val="none" w:sz="0" w:space="0" w:color="auto"/>
      </w:divBdr>
    </w:div>
    <w:div w:id="140122584">
      <w:marLeft w:val="640"/>
      <w:marRight w:val="0"/>
      <w:marTop w:val="0"/>
      <w:marBottom w:val="0"/>
      <w:divBdr>
        <w:top w:val="none" w:sz="0" w:space="0" w:color="auto"/>
        <w:left w:val="none" w:sz="0" w:space="0" w:color="auto"/>
        <w:bottom w:val="none" w:sz="0" w:space="0" w:color="auto"/>
        <w:right w:val="none" w:sz="0" w:space="0" w:color="auto"/>
      </w:divBdr>
    </w:div>
    <w:div w:id="140268343">
      <w:marLeft w:val="640"/>
      <w:marRight w:val="0"/>
      <w:marTop w:val="0"/>
      <w:marBottom w:val="0"/>
      <w:divBdr>
        <w:top w:val="none" w:sz="0" w:space="0" w:color="auto"/>
        <w:left w:val="none" w:sz="0" w:space="0" w:color="auto"/>
        <w:bottom w:val="none" w:sz="0" w:space="0" w:color="auto"/>
        <w:right w:val="none" w:sz="0" w:space="0" w:color="auto"/>
      </w:divBdr>
    </w:div>
    <w:div w:id="140268802">
      <w:marLeft w:val="640"/>
      <w:marRight w:val="0"/>
      <w:marTop w:val="0"/>
      <w:marBottom w:val="0"/>
      <w:divBdr>
        <w:top w:val="none" w:sz="0" w:space="0" w:color="auto"/>
        <w:left w:val="none" w:sz="0" w:space="0" w:color="auto"/>
        <w:bottom w:val="none" w:sz="0" w:space="0" w:color="auto"/>
        <w:right w:val="none" w:sz="0" w:space="0" w:color="auto"/>
      </w:divBdr>
    </w:div>
    <w:div w:id="140269209">
      <w:marLeft w:val="640"/>
      <w:marRight w:val="0"/>
      <w:marTop w:val="0"/>
      <w:marBottom w:val="0"/>
      <w:divBdr>
        <w:top w:val="none" w:sz="0" w:space="0" w:color="auto"/>
        <w:left w:val="none" w:sz="0" w:space="0" w:color="auto"/>
        <w:bottom w:val="none" w:sz="0" w:space="0" w:color="auto"/>
        <w:right w:val="none" w:sz="0" w:space="0" w:color="auto"/>
      </w:divBdr>
    </w:div>
    <w:div w:id="140316878">
      <w:marLeft w:val="640"/>
      <w:marRight w:val="0"/>
      <w:marTop w:val="0"/>
      <w:marBottom w:val="0"/>
      <w:divBdr>
        <w:top w:val="none" w:sz="0" w:space="0" w:color="auto"/>
        <w:left w:val="none" w:sz="0" w:space="0" w:color="auto"/>
        <w:bottom w:val="none" w:sz="0" w:space="0" w:color="auto"/>
        <w:right w:val="none" w:sz="0" w:space="0" w:color="auto"/>
      </w:divBdr>
    </w:div>
    <w:div w:id="140389784">
      <w:marLeft w:val="640"/>
      <w:marRight w:val="0"/>
      <w:marTop w:val="0"/>
      <w:marBottom w:val="0"/>
      <w:divBdr>
        <w:top w:val="none" w:sz="0" w:space="0" w:color="auto"/>
        <w:left w:val="none" w:sz="0" w:space="0" w:color="auto"/>
        <w:bottom w:val="none" w:sz="0" w:space="0" w:color="auto"/>
        <w:right w:val="none" w:sz="0" w:space="0" w:color="auto"/>
      </w:divBdr>
    </w:div>
    <w:div w:id="140393374">
      <w:marLeft w:val="640"/>
      <w:marRight w:val="0"/>
      <w:marTop w:val="0"/>
      <w:marBottom w:val="0"/>
      <w:divBdr>
        <w:top w:val="none" w:sz="0" w:space="0" w:color="auto"/>
        <w:left w:val="none" w:sz="0" w:space="0" w:color="auto"/>
        <w:bottom w:val="none" w:sz="0" w:space="0" w:color="auto"/>
        <w:right w:val="none" w:sz="0" w:space="0" w:color="auto"/>
      </w:divBdr>
    </w:div>
    <w:div w:id="140465639">
      <w:marLeft w:val="640"/>
      <w:marRight w:val="0"/>
      <w:marTop w:val="0"/>
      <w:marBottom w:val="0"/>
      <w:divBdr>
        <w:top w:val="none" w:sz="0" w:space="0" w:color="auto"/>
        <w:left w:val="none" w:sz="0" w:space="0" w:color="auto"/>
        <w:bottom w:val="none" w:sz="0" w:space="0" w:color="auto"/>
        <w:right w:val="none" w:sz="0" w:space="0" w:color="auto"/>
      </w:divBdr>
    </w:div>
    <w:div w:id="140655118">
      <w:marLeft w:val="640"/>
      <w:marRight w:val="0"/>
      <w:marTop w:val="0"/>
      <w:marBottom w:val="0"/>
      <w:divBdr>
        <w:top w:val="none" w:sz="0" w:space="0" w:color="auto"/>
        <w:left w:val="none" w:sz="0" w:space="0" w:color="auto"/>
        <w:bottom w:val="none" w:sz="0" w:space="0" w:color="auto"/>
        <w:right w:val="none" w:sz="0" w:space="0" w:color="auto"/>
      </w:divBdr>
    </w:div>
    <w:div w:id="140656441">
      <w:marLeft w:val="640"/>
      <w:marRight w:val="0"/>
      <w:marTop w:val="0"/>
      <w:marBottom w:val="0"/>
      <w:divBdr>
        <w:top w:val="none" w:sz="0" w:space="0" w:color="auto"/>
        <w:left w:val="none" w:sz="0" w:space="0" w:color="auto"/>
        <w:bottom w:val="none" w:sz="0" w:space="0" w:color="auto"/>
        <w:right w:val="none" w:sz="0" w:space="0" w:color="auto"/>
      </w:divBdr>
    </w:div>
    <w:div w:id="140736790">
      <w:marLeft w:val="640"/>
      <w:marRight w:val="0"/>
      <w:marTop w:val="0"/>
      <w:marBottom w:val="0"/>
      <w:divBdr>
        <w:top w:val="none" w:sz="0" w:space="0" w:color="auto"/>
        <w:left w:val="none" w:sz="0" w:space="0" w:color="auto"/>
        <w:bottom w:val="none" w:sz="0" w:space="0" w:color="auto"/>
        <w:right w:val="none" w:sz="0" w:space="0" w:color="auto"/>
      </w:divBdr>
    </w:div>
    <w:div w:id="140853613">
      <w:marLeft w:val="640"/>
      <w:marRight w:val="0"/>
      <w:marTop w:val="0"/>
      <w:marBottom w:val="0"/>
      <w:divBdr>
        <w:top w:val="none" w:sz="0" w:space="0" w:color="auto"/>
        <w:left w:val="none" w:sz="0" w:space="0" w:color="auto"/>
        <w:bottom w:val="none" w:sz="0" w:space="0" w:color="auto"/>
        <w:right w:val="none" w:sz="0" w:space="0" w:color="auto"/>
      </w:divBdr>
    </w:div>
    <w:div w:id="140969434">
      <w:marLeft w:val="640"/>
      <w:marRight w:val="0"/>
      <w:marTop w:val="0"/>
      <w:marBottom w:val="0"/>
      <w:divBdr>
        <w:top w:val="none" w:sz="0" w:space="0" w:color="auto"/>
        <w:left w:val="none" w:sz="0" w:space="0" w:color="auto"/>
        <w:bottom w:val="none" w:sz="0" w:space="0" w:color="auto"/>
        <w:right w:val="none" w:sz="0" w:space="0" w:color="auto"/>
      </w:divBdr>
    </w:div>
    <w:div w:id="140998911">
      <w:marLeft w:val="640"/>
      <w:marRight w:val="0"/>
      <w:marTop w:val="0"/>
      <w:marBottom w:val="0"/>
      <w:divBdr>
        <w:top w:val="none" w:sz="0" w:space="0" w:color="auto"/>
        <w:left w:val="none" w:sz="0" w:space="0" w:color="auto"/>
        <w:bottom w:val="none" w:sz="0" w:space="0" w:color="auto"/>
        <w:right w:val="none" w:sz="0" w:space="0" w:color="auto"/>
      </w:divBdr>
    </w:div>
    <w:div w:id="141118924">
      <w:marLeft w:val="640"/>
      <w:marRight w:val="0"/>
      <w:marTop w:val="0"/>
      <w:marBottom w:val="0"/>
      <w:divBdr>
        <w:top w:val="none" w:sz="0" w:space="0" w:color="auto"/>
        <w:left w:val="none" w:sz="0" w:space="0" w:color="auto"/>
        <w:bottom w:val="none" w:sz="0" w:space="0" w:color="auto"/>
        <w:right w:val="none" w:sz="0" w:space="0" w:color="auto"/>
      </w:divBdr>
    </w:div>
    <w:div w:id="141196876">
      <w:bodyDiv w:val="1"/>
      <w:marLeft w:val="0"/>
      <w:marRight w:val="0"/>
      <w:marTop w:val="0"/>
      <w:marBottom w:val="0"/>
      <w:divBdr>
        <w:top w:val="none" w:sz="0" w:space="0" w:color="auto"/>
        <w:left w:val="none" w:sz="0" w:space="0" w:color="auto"/>
        <w:bottom w:val="none" w:sz="0" w:space="0" w:color="auto"/>
        <w:right w:val="none" w:sz="0" w:space="0" w:color="auto"/>
      </w:divBdr>
    </w:div>
    <w:div w:id="141238618">
      <w:marLeft w:val="640"/>
      <w:marRight w:val="0"/>
      <w:marTop w:val="0"/>
      <w:marBottom w:val="0"/>
      <w:divBdr>
        <w:top w:val="none" w:sz="0" w:space="0" w:color="auto"/>
        <w:left w:val="none" w:sz="0" w:space="0" w:color="auto"/>
        <w:bottom w:val="none" w:sz="0" w:space="0" w:color="auto"/>
        <w:right w:val="none" w:sz="0" w:space="0" w:color="auto"/>
      </w:divBdr>
    </w:div>
    <w:div w:id="141239323">
      <w:marLeft w:val="640"/>
      <w:marRight w:val="0"/>
      <w:marTop w:val="0"/>
      <w:marBottom w:val="0"/>
      <w:divBdr>
        <w:top w:val="none" w:sz="0" w:space="0" w:color="auto"/>
        <w:left w:val="none" w:sz="0" w:space="0" w:color="auto"/>
        <w:bottom w:val="none" w:sz="0" w:space="0" w:color="auto"/>
        <w:right w:val="none" w:sz="0" w:space="0" w:color="auto"/>
      </w:divBdr>
    </w:div>
    <w:div w:id="141430219">
      <w:marLeft w:val="640"/>
      <w:marRight w:val="0"/>
      <w:marTop w:val="0"/>
      <w:marBottom w:val="0"/>
      <w:divBdr>
        <w:top w:val="none" w:sz="0" w:space="0" w:color="auto"/>
        <w:left w:val="none" w:sz="0" w:space="0" w:color="auto"/>
        <w:bottom w:val="none" w:sz="0" w:space="0" w:color="auto"/>
        <w:right w:val="none" w:sz="0" w:space="0" w:color="auto"/>
      </w:divBdr>
    </w:div>
    <w:div w:id="141625044">
      <w:marLeft w:val="640"/>
      <w:marRight w:val="0"/>
      <w:marTop w:val="0"/>
      <w:marBottom w:val="0"/>
      <w:divBdr>
        <w:top w:val="none" w:sz="0" w:space="0" w:color="auto"/>
        <w:left w:val="none" w:sz="0" w:space="0" w:color="auto"/>
        <w:bottom w:val="none" w:sz="0" w:space="0" w:color="auto"/>
        <w:right w:val="none" w:sz="0" w:space="0" w:color="auto"/>
      </w:divBdr>
    </w:div>
    <w:div w:id="141627449">
      <w:marLeft w:val="640"/>
      <w:marRight w:val="0"/>
      <w:marTop w:val="0"/>
      <w:marBottom w:val="0"/>
      <w:divBdr>
        <w:top w:val="none" w:sz="0" w:space="0" w:color="auto"/>
        <w:left w:val="none" w:sz="0" w:space="0" w:color="auto"/>
        <w:bottom w:val="none" w:sz="0" w:space="0" w:color="auto"/>
        <w:right w:val="none" w:sz="0" w:space="0" w:color="auto"/>
      </w:divBdr>
    </w:div>
    <w:div w:id="141654315">
      <w:marLeft w:val="640"/>
      <w:marRight w:val="0"/>
      <w:marTop w:val="0"/>
      <w:marBottom w:val="0"/>
      <w:divBdr>
        <w:top w:val="none" w:sz="0" w:space="0" w:color="auto"/>
        <w:left w:val="none" w:sz="0" w:space="0" w:color="auto"/>
        <w:bottom w:val="none" w:sz="0" w:space="0" w:color="auto"/>
        <w:right w:val="none" w:sz="0" w:space="0" w:color="auto"/>
      </w:divBdr>
    </w:div>
    <w:div w:id="141699861">
      <w:marLeft w:val="640"/>
      <w:marRight w:val="0"/>
      <w:marTop w:val="0"/>
      <w:marBottom w:val="0"/>
      <w:divBdr>
        <w:top w:val="none" w:sz="0" w:space="0" w:color="auto"/>
        <w:left w:val="none" w:sz="0" w:space="0" w:color="auto"/>
        <w:bottom w:val="none" w:sz="0" w:space="0" w:color="auto"/>
        <w:right w:val="none" w:sz="0" w:space="0" w:color="auto"/>
      </w:divBdr>
    </w:div>
    <w:div w:id="141774821">
      <w:marLeft w:val="640"/>
      <w:marRight w:val="0"/>
      <w:marTop w:val="0"/>
      <w:marBottom w:val="0"/>
      <w:divBdr>
        <w:top w:val="none" w:sz="0" w:space="0" w:color="auto"/>
        <w:left w:val="none" w:sz="0" w:space="0" w:color="auto"/>
        <w:bottom w:val="none" w:sz="0" w:space="0" w:color="auto"/>
        <w:right w:val="none" w:sz="0" w:space="0" w:color="auto"/>
      </w:divBdr>
    </w:div>
    <w:div w:id="141776984">
      <w:marLeft w:val="640"/>
      <w:marRight w:val="0"/>
      <w:marTop w:val="0"/>
      <w:marBottom w:val="0"/>
      <w:divBdr>
        <w:top w:val="none" w:sz="0" w:space="0" w:color="auto"/>
        <w:left w:val="none" w:sz="0" w:space="0" w:color="auto"/>
        <w:bottom w:val="none" w:sz="0" w:space="0" w:color="auto"/>
        <w:right w:val="none" w:sz="0" w:space="0" w:color="auto"/>
      </w:divBdr>
    </w:div>
    <w:div w:id="141895056">
      <w:marLeft w:val="640"/>
      <w:marRight w:val="0"/>
      <w:marTop w:val="0"/>
      <w:marBottom w:val="0"/>
      <w:divBdr>
        <w:top w:val="none" w:sz="0" w:space="0" w:color="auto"/>
        <w:left w:val="none" w:sz="0" w:space="0" w:color="auto"/>
        <w:bottom w:val="none" w:sz="0" w:space="0" w:color="auto"/>
        <w:right w:val="none" w:sz="0" w:space="0" w:color="auto"/>
      </w:divBdr>
    </w:div>
    <w:div w:id="142090831">
      <w:marLeft w:val="640"/>
      <w:marRight w:val="0"/>
      <w:marTop w:val="0"/>
      <w:marBottom w:val="0"/>
      <w:divBdr>
        <w:top w:val="none" w:sz="0" w:space="0" w:color="auto"/>
        <w:left w:val="none" w:sz="0" w:space="0" w:color="auto"/>
        <w:bottom w:val="none" w:sz="0" w:space="0" w:color="auto"/>
        <w:right w:val="none" w:sz="0" w:space="0" w:color="auto"/>
      </w:divBdr>
    </w:div>
    <w:div w:id="142161949">
      <w:marLeft w:val="640"/>
      <w:marRight w:val="0"/>
      <w:marTop w:val="0"/>
      <w:marBottom w:val="0"/>
      <w:divBdr>
        <w:top w:val="none" w:sz="0" w:space="0" w:color="auto"/>
        <w:left w:val="none" w:sz="0" w:space="0" w:color="auto"/>
        <w:bottom w:val="none" w:sz="0" w:space="0" w:color="auto"/>
        <w:right w:val="none" w:sz="0" w:space="0" w:color="auto"/>
      </w:divBdr>
    </w:div>
    <w:div w:id="142163487">
      <w:marLeft w:val="640"/>
      <w:marRight w:val="0"/>
      <w:marTop w:val="0"/>
      <w:marBottom w:val="0"/>
      <w:divBdr>
        <w:top w:val="none" w:sz="0" w:space="0" w:color="auto"/>
        <w:left w:val="none" w:sz="0" w:space="0" w:color="auto"/>
        <w:bottom w:val="none" w:sz="0" w:space="0" w:color="auto"/>
        <w:right w:val="none" w:sz="0" w:space="0" w:color="auto"/>
      </w:divBdr>
    </w:div>
    <w:div w:id="142310990">
      <w:marLeft w:val="640"/>
      <w:marRight w:val="0"/>
      <w:marTop w:val="0"/>
      <w:marBottom w:val="0"/>
      <w:divBdr>
        <w:top w:val="none" w:sz="0" w:space="0" w:color="auto"/>
        <w:left w:val="none" w:sz="0" w:space="0" w:color="auto"/>
        <w:bottom w:val="none" w:sz="0" w:space="0" w:color="auto"/>
        <w:right w:val="none" w:sz="0" w:space="0" w:color="auto"/>
      </w:divBdr>
    </w:div>
    <w:div w:id="142353582">
      <w:marLeft w:val="640"/>
      <w:marRight w:val="0"/>
      <w:marTop w:val="0"/>
      <w:marBottom w:val="0"/>
      <w:divBdr>
        <w:top w:val="none" w:sz="0" w:space="0" w:color="auto"/>
        <w:left w:val="none" w:sz="0" w:space="0" w:color="auto"/>
        <w:bottom w:val="none" w:sz="0" w:space="0" w:color="auto"/>
        <w:right w:val="none" w:sz="0" w:space="0" w:color="auto"/>
      </w:divBdr>
    </w:div>
    <w:div w:id="142359349">
      <w:marLeft w:val="640"/>
      <w:marRight w:val="0"/>
      <w:marTop w:val="0"/>
      <w:marBottom w:val="0"/>
      <w:divBdr>
        <w:top w:val="none" w:sz="0" w:space="0" w:color="auto"/>
        <w:left w:val="none" w:sz="0" w:space="0" w:color="auto"/>
        <w:bottom w:val="none" w:sz="0" w:space="0" w:color="auto"/>
        <w:right w:val="none" w:sz="0" w:space="0" w:color="auto"/>
      </w:divBdr>
    </w:div>
    <w:div w:id="142360413">
      <w:marLeft w:val="640"/>
      <w:marRight w:val="0"/>
      <w:marTop w:val="0"/>
      <w:marBottom w:val="0"/>
      <w:divBdr>
        <w:top w:val="none" w:sz="0" w:space="0" w:color="auto"/>
        <w:left w:val="none" w:sz="0" w:space="0" w:color="auto"/>
        <w:bottom w:val="none" w:sz="0" w:space="0" w:color="auto"/>
        <w:right w:val="none" w:sz="0" w:space="0" w:color="auto"/>
      </w:divBdr>
    </w:div>
    <w:div w:id="142427803">
      <w:marLeft w:val="640"/>
      <w:marRight w:val="0"/>
      <w:marTop w:val="0"/>
      <w:marBottom w:val="0"/>
      <w:divBdr>
        <w:top w:val="none" w:sz="0" w:space="0" w:color="auto"/>
        <w:left w:val="none" w:sz="0" w:space="0" w:color="auto"/>
        <w:bottom w:val="none" w:sz="0" w:space="0" w:color="auto"/>
        <w:right w:val="none" w:sz="0" w:space="0" w:color="auto"/>
      </w:divBdr>
    </w:div>
    <w:div w:id="142429663">
      <w:marLeft w:val="640"/>
      <w:marRight w:val="0"/>
      <w:marTop w:val="0"/>
      <w:marBottom w:val="0"/>
      <w:divBdr>
        <w:top w:val="none" w:sz="0" w:space="0" w:color="auto"/>
        <w:left w:val="none" w:sz="0" w:space="0" w:color="auto"/>
        <w:bottom w:val="none" w:sz="0" w:space="0" w:color="auto"/>
        <w:right w:val="none" w:sz="0" w:space="0" w:color="auto"/>
      </w:divBdr>
    </w:div>
    <w:div w:id="142431694">
      <w:marLeft w:val="640"/>
      <w:marRight w:val="0"/>
      <w:marTop w:val="0"/>
      <w:marBottom w:val="0"/>
      <w:divBdr>
        <w:top w:val="none" w:sz="0" w:space="0" w:color="auto"/>
        <w:left w:val="none" w:sz="0" w:space="0" w:color="auto"/>
        <w:bottom w:val="none" w:sz="0" w:space="0" w:color="auto"/>
        <w:right w:val="none" w:sz="0" w:space="0" w:color="auto"/>
      </w:divBdr>
    </w:div>
    <w:div w:id="142477265">
      <w:marLeft w:val="640"/>
      <w:marRight w:val="0"/>
      <w:marTop w:val="0"/>
      <w:marBottom w:val="0"/>
      <w:divBdr>
        <w:top w:val="none" w:sz="0" w:space="0" w:color="auto"/>
        <w:left w:val="none" w:sz="0" w:space="0" w:color="auto"/>
        <w:bottom w:val="none" w:sz="0" w:space="0" w:color="auto"/>
        <w:right w:val="none" w:sz="0" w:space="0" w:color="auto"/>
      </w:divBdr>
    </w:div>
    <w:div w:id="142502627">
      <w:marLeft w:val="640"/>
      <w:marRight w:val="0"/>
      <w:marTop w:val="0"/>
      <w:marBottom w:val="0"/>
      <w:divBdr>
        <w:top w:val="none" w:sz="0" w:space="0" w:color="auto"/>
        <w:left w:val="none" w:sz="0" w:space="0" w:color="auto"/>
        <w:bottom w:val="none" w:sz="0" w:space="0" w:color="auto"/>
        <w:right w:val="none" w:sz="0" w:space="0" w:color="auto"/>
      </w:divBdr>
    </w:div>
    <w:div w:id="142506589">
      <w:marLeft w:val="640"/>
      <w:marRight w:val="0"/>
      <w:marTop w:val="0"/>
      <w:marBottom w:val="0"/>
      <w:divBdr>
        <w:top w:val="none" w:sz="0" w:space="0" w:color="auto"/>
        <w:left w:val="none" w:sz="0" w:space="0" w:color="auto"/>
        <w:bottom w:val="none" w:sz="0" w:space="0" w:color="auto"/>
        <w:right w:val="none" w:sz="0" w:space="0" w:color="auto"/>
      </w:divBdr>
    </w:div>
    <w:div w:id="142545137">
      <w:marLeft w:val="640"/>
      <w:marRight w:val="0"/>
      <w:marTop w:val="0"/>
      <w:marBottom w:val="0"/>
      <w:divBdr>
        <w:top w:val="none" w:sz="0" w:space="0" w:color="auto"/>
        <w:left w:val="none" w:sz="0" w:space="0" w:color="auto"/>
        <w:bottom w:val="none" w:sz="0" w:space="0" w:color="auto"/>
        <w:right w:val="none" w:sz="0" w:space="0" w:color="auto"/>
      </w:divBdr>
    </w:div>
    <w:div w:id="142545714">
      <w:marLeft w:val="640"/>
      <w:marRight w:val="0"/>
      <w:marTop w:val="0"/>
      <w:marBottom w:val="0"/>
      <w:divBdr>
        <w:top w:val="none" w:sz="0" w:space="0" w:color="auto"/>
        <w:left w:val="none" w:sz="0" w:space="0" w:color="auto"/>
        <w:bottom w:val="none" w:sz="0" w:space="0" w:color="auto"/>
        <w:right w:val="none" w:sz="0" w:space="0" w:color="auto"/>
      </w:divBdr>
    </w:div>
    <w:div w:id="142700503">
      <w:marLeft w:val="640"/>
      <w:marRight w:val="0"/>
      <w:marTop w:val="0"/>
      <w:marBottom w:val="0"/>
      <w:divBdr>
        <w:top w:val="none" w:sz="0" w:space="0" w:color="auto"/>
        <w:left w:val="none" w:sz="0" w:space="0" w:color="auto"/>
        <w:bottom w:val="none" w:sz="0" w:space="0" w:color="auto"/>
        <w:right w:val="none" w:sz="0" w:space="0" w:color="auto"/>
      </w:divBdr>
    </w:div>
    <w:div w:id="142745182">
      <w:marLeft w:val="640"/>
      <w:marRight w:val="0"/>
      <w:marTop w:val="0"/>
      <w:marBottom w:val="0"/>
      <w:divBdr>
        <w:top w:val="none" w:sz="0" w:space="0" w:color="auto"/>
        <w:left w:val="none" w:sz="0" w:space="0" w:color="auto"/>
        <w:bottom w:val="none" w:sz="0" w:space="0" w:color="auto"/>
        <w:right w:val="none" w:sz="0" w:space="0" w:color="auto"/>
      </w:divBdr>
    </w:div>
    <w:div w:id="142747205">
      <w:marLeft w:val="640"/>
      <w:marRight w:val="0"/>
      <w:marTop w:val="0"/>
      <w:marBottom w:val="0"/>
      <w:divBdr>
        <w:top w:val="none" w:sz="0" w:space="0" w:color="auto"/>
        <w:left w:val="none" w:sz="0" w:space="0" w:color="auto"/>
        <w:bottom w:val="none" w:sz="0" w:space="0" w:color="auto"/>
        <w:right w:val="none" w:sz="0" w:space="0" w:color="auto"/>
      </w:divBdr>
    </w:div>
    <w:div w:id="142818963">
      <w:marLeft w:val="640"/>
      <w:marRight w:val="0"/>
      <w:marTop w:val="0"/>
      <w:marBottom w:val="0"/>
      <w:divBdr>
        <w:top w:val="none" w:sz="0" w:space="0" w:color="auto"/>
        <w:left w:val="none" w:sz="0" w:space="0" w:color="auto"/>
        <w:bottom w:val="none" w:sz="0" w:space="0" w:color="auto"/>
        <w:right w:val="none" w:sz="0" w:space="0" w:color="auto"/>
      </w:divBdr>
    </w:div>
    <w:div w:id="142890488">
      <w:marLeft w:val="640"/>
      <w:marRight w:val="0"/>
      <w:marTop w:val="0"/>
      <w:marBottom w:val="0"/>
      <w:divBdr>
        <w:top w:val="none" w:sz="0" w:space="0" w:color="auto"/>
        <w:left w:val="none" w:sz="0" w:space="0" w:color="auto"/>
        <w:bottom w:val="none" w:sz="0" w:space="0" w:color="auto"/>
        <w:right w:val="none" w:sz="0" w:space="0" w:color="auto"/>
      </w:divBdr>
    </w:div>
    <w:div w:id="143008308">
      <w:marLeft w:val="640"/>
      <w:marRight w:val="0"/>
      <w:marTop w:val="0"/>
      <w:marBottom w:val="0"/>
      <w:divBdr>
        <w:top w:val="none" w:sz="0" w:space="0" w:color="auto"/>
        <w:left w:val="none" w:sz="0" w:space="0" w:color="auto"/>
        <w:bottom w:val="none" w:sz="0" w:space="0" w:color="auto"/>
        <w:right w:val="none" w:sz="0" w:space="0" w:color="auto"/>
      </w:divBdr>
    </w:div>
    <w:div w:id="143008513">
      <w:marLeft w:val="640"/>
      <w:marRight w:val="0"/>
      <w:marTop w:val="0"/>
      <w:marBottom w:val="0"/>
      <w:divBdr>
        <w:top w:val="none" w:sz="0" w:space="0" w:color="auto"/>
        <w:left w:val="none" w:sz="0" w:space="0" w:color="auto"/>
        <w:bottom w:val="none" w:sz="0" w:space="0" w:color="auto"/>
        <w:right w:val="none" w:sz="0" w:space="0" w:color="auto"/>
      </w:divBdr>
    </w:div>
    <w:div w:id="143011789">
      <w:marLeft w:val="640"/>
      <w:marRight w:val="0"/>
      <w:marTop w:val="0"/>
      <w:marBottom w:val="0"/>
      <w:divBdr>
        <w:top w:val="none" w:sz="0" w:space="0" w:color="auto"/>
        <w:left w:val="none" w:sz="0" w:space="0" w:color="auto"/>
        <w:bottom w:val="none" w:sz="0" w:space="0" w:color="auto"/>
        <w:right w:val="none" w:sz="0" w:space="0" w:color="auto"/>
      </w:divBdr>
    </w:div>
    <w:div w:id="143159496">
      <w:marLeft w:val="480"/>
      <w:marRight w:val="0"/>
      <w:marTop w:val="0"/>
      <w:marBottom w:val="0"/>
      <w:divBdr>
        <w:top w:val="none" w:sz="0" w:space="0" w:color="auto"/>
        <w:left w:val="none" w:sz="0" w:space="0" w:color="auto"/>
        <w:bottom w:val="none" w:sz="0" w:space="0" w:color="auto"/>
        <w:right w:val="none" w:sz="0" w:space="0" w:color="auto"/>
      </w:divBdr>
    </w:div>
    <w:div w:id="143161816">
      <w:marLeft w:val="640"/>
      <w:marRight w:val="0"/>
      <w:marTop w:val="0"/>
      <w:marBottom w:val="0"/>
      <w:divBdr>
        <w:top w:val="none" w:sz="0" w:space="0" w:color="auto"/>
        <w:left w:val="none" w:sz="0" w:space="0" w:color="auto"/>
        <w:bottom w:val="none" w:sz="0" w:space="0" w:color="auto"/>
        <w:right w:val="none" w:sz="0" w:space="0" w:color="auto"/>
      </w:divBdr>
    </w:div>
    <w:div w:id="143201883">
      <w:marLeft w:val="640"/>
      <w:marRight w:val="0"/>
      <w:marTop w:val="0"/>
      <w:marBottom w:val="0"/>
      <w:divBdr>
        <w:top w:val="none" w:sz="0" w:space="0" w:color="auto"/>
        <w:left w:val="none" w:sz="0" w:space="0" w:color="auto"/>
        <w:bottom w:val="none" w:sz="0" w:space="0" w:color="auto"/>
        <w:right w:val="none" w:sz="0" w:space="0" w:color="auto"/>
      </w:divBdr>
    </w:div>
    <w:div w:id="143203587">
      <w:marLeft w:val="640"/>
      <w:marRight w:val="0"/>
      <w:marTop w:val="0"/>
      <w:marBottom w:val="0"/>
      <w:divBdr>
        <w:top w:val="none" w:sz="0" w:space="0" w:color="auto"/>
        <w:left w:val="none" w:sz="0" w:space="0" w:color="auto"/>
        <w:bottom w:val="none" w:sz="0" w:space="0" w:color="auto"/>
        <w:right w:val="none" w:sz="0" w:space="0" w:color="auto"/>
      </w:divBdr>
    </w:div>
    <w:div w:id="143278117">
      <w:marLeft w:val="640"/>
      <w:marRight w:val="0"/>
      <w:marTop w:val="0"/>
      <w:marBottom w:val="0"/>
      <w:divBdr>
        <w:top w:val="none" w:sz="0" w:space="0" w:color="auto"/>
        <w:left w:val="none" w:sz="0" w:space="0" w:color="auto"/>
        <w:bottom w:val="none" w:sz="0" w:space="0" w:color="auto"/>
        <w:right w:val="none" w:sz="0" w:space="0" w:color="auto"/>
      </w:divBdr>
    </w:div>
    <w:div w:id="143357239">
      <w:marLeft w:val="640"/>
      <w:marRight w:val="0"/>
      <w:marTop w:val="0"/>
      <w:marBottom w:val="0"/>
      <w:divBdr>
        <w:top w:val="none" w:sz="0" w:space="0" w:color="auto"/>
        <w:left w:val="none" w:sz="0" w:space="0" w:color="auto"/>
        <w:bottom w:val="none" w:sz="0" w:space="0" w:color="auto"/>
        <w:right w:val="none" w:sz="0" w:space="0" w:color="auto"/>
      </w:divBdr>
    </w:div>
    <w:div w:id="143399740">
      <w:marLeft w:val="640"/>
      <w:marRight w:val="0"/>
      <w:marTop w:val="0"/>
      <w:marBottom w:val="0"/>
      <w:divBdr>
        <w:top w:val="none" w:sz="0" w:space="0" w:color="auto"/>
        <w:left w:val="none" w:sz="0" w:space="0" w:color="auto"/>
        <w:bottom w:val="none" w:sz="0" w:space="0" w:color="auto"/>
        <w:right w:val="none" w:sz="0" w:space="0" w:color="auto"/>
      </w:divBdr>
    </w:div>
    <w:div w:id="143401247">
      <w:marLeft w:val="640"/>
      <w:marRight w:val="0"/>
      <w:marTop w:val="0"/>
      <w:marBottom w:val="0"/>
      <w:divBdr>
        <w:top w:val="none" w:sz="0" w:space="0" w:color="auto"/>
        <w:left w:val="none" w:sz="0" w:space="0" w:color="auto"/>
        <w:bottom w:val="none" w:sz="0" w:space="0" w:color="auto"/>
        <w:right w:val="none" w:sz="0" w:space="0" w:color="auto"/>
      </w:divBdr>
    </w:div>
    <w:div w:id="143401876">
      <w:marLeft w:val="640"/>
      <w:marRight w:val="0"/>
      <w:marTop w:val="0"/>
      <w:marBottom w:val="0"/>
      <w:divBdr>
        <w:top w:val="none" w:sz="0" w:space="0" w:color="auto"/>
        <w:left w:val="none" w:sz="0" w:space="0" w:color="auto"/>
        <w:bottom w:val="none" w:sz="0" w:space="0" w:color="auto"/>
        <w:right w:val="none" w:sz="0" w:space="0" w:color="auto"/>
      </w:divBdr>
    </w:div>
    <w:div w:id="143402303">
      <w:marLeft w:val="640"/>
      <w:marRight w:val="0"/>
      <w:marTop w:val="0"/>
      <w:marBottom w:val="0"/>
      <w:divBdr>
        <w:top w:val="none" w:sz="0" w:space="0" w:color="auto"/>
        <w:left w:val="none" w:sz="0" w:space="0" w:color="auto"/>
        <w:bottom w:val="none" w:sz="0" w:space="0" w:color="auto"/>
        <w:right w:val="none" w:sz="0" w:space="0" w:color="auto"/>
      </w:divBdr>
    </w:div>
    <w:div w:id="143552825">
      <w:marLeft w:val="640"/>
      <w:marRight w:val="0"/>
      <w:marTop w:val="0"/>
      <w:marBottom w:val="0"/>
      <w:divBdr>
        <w:top w:val="none" w:sz="0" w:space="0" w:color="auto"/>
        <w:left w:val="none" w:sz="0" w:space="0" w:color="auto"/>
        <w:bottom w:val="none" w:sz="0" w:space="0" w:color="auto"/>
        <w:right w:val="none" w:sz="0" w:space="0" w:color="auto"/>
      </w:divBdr>
    </w:div>
    <w:div w:id="143589527">
      <w:marLeft w:val="640"/>
      <w:marRight w:val="0"/>
      <w:marTop w:val="0"/>
      <w:marBottom w:val="0"/>
      <w:divBdr>
        <w:top w:val="none" w:sz="0" w:space="0" w:color="auto"/>
        <w:left w:val="none" w:sz="0" w:space="0" w:color="auto"/>
        <w:bottom w:val="none" w:sz="0" w:space="0" w:color="auto"/>
        <w:right w:val="none" w:sz="0" w:space="0" w:color="auto"/>
      </w:divBdr>
    </w:div>
    <w:div w:id="143663777">
      <w:marLeft w:val="640"/>
      <w:marRight w:val="0"/>
      <w:marTop w:val="0"/>
      <w:marBottom w:val="0"/>
      <w:divBdr>
        <w:top w:val="none" w:sz="0" w:space="0" w:color="auto"/>
        <w:left w:val="none" w:sz="0" w:space="0" w:color="auto"/>
        <w:bottom w:val="none" w:sz="0" w:space="0" w:color="auto"/>
        <w:right w:val="none" w:sz="0" w:space="0" w:color="auto"/>
      </w:divBdr>
    </w:div>
    <w:div w:id="143664928">
      <w:marLeft w:val="640"/>
      <w:marRight w:val="0"/>
      <w:marTop w:val="0"/>
      <w:marBottom w:val="0"/>
      <w:divBdr>
        <w:top w:val="none" w:sz="0" w:space="0" w:color="auto"/>
        <w:left w:val="none" w:sz="0" w:space="0" w:color="auto"/>
        <w:bottom w:val="none" w:sz="0" w:space="0" w:color="auto"/>
        <w:right w:val="none" w:sz="0" w:space="0" w:color="auto"/>
      </w:divBdr>
    </w:div>
    <w:div w:id="143930594">
      <w:marLeft w:val="640"/>
      <w:marRight w:val="0"/>
      <w:marTop w:val="0"/>
      <w:marBottom w:val="0"/>
      <w:divBdr>
        <w:top w:val="none" w:sz="0" w:space="0" w:color="auto"/>
        <w:left w:val="none" w:sz="0" w:space="0" w:color="auto"/>
        <w:bottom w:val="none" w:sz="0" w:space="0" w:color="auto"/>
        <w:right w:val="none" w:sz="0" w:space="0" w:color="auto"/>
      </w:divBdr>
    </w:div>
    <w:div w:id="143932490">
      <w:marLeft w:val="640"/>
      <w:marRight w:val="0"/>
      <w:marTop w:val="0"/>
      <w:marBottom w:val="0"/>
      <w:divBdr>
        <w:top w:val="none" w:sz="0" w:space="0" w:color="auto"/>
        <w:left w:val="none" w:sz="0" w:space="0" w:color="auto"/>
        <w:bottom w:val="none" w:sz="0" w:space="0" w:color="auto"/>
        <w:right w:val="none" w:sz="0" w:space="0" w:color="auto"/>
      </w:divBdr>
    </w:div>
    <w:div w:id="143934204">
      <w:marLeft w:val="640"/>
      <w:marRight w:val="0"/>
      <w:marTop w:val="0"/>
      <w:marBottom w:val="0"/>
      <w:divBdr>
        <w:top w:val="none" w:sz="0" w:space="0" w:color="auto"/>
        <w:left w:val="none" w:sz="0" w:space="0" w:color="auto"/>
        <w:bottom w:val="none" w:sz="0" w:space="0" w:color="auto"/>
        <w:right w:val="none" w:sz="0" w:space="0" w:color="auto"/>
      </w:divBdr>
    </w:div>
    <w:div w:id="143937604">
      <w:marLeft w:val="640"/>
      <w:marRight w:val="0"/>
      <w:marTop w:val="0"/>
      <w:marBottom w:val="0"/>
      <w:divBdr>
        <w:top w:val="none" w:sz="0" w:space="0" w:color="auto"/>
        <w:left w:val="none" w:sz="0" w:space="0" w:color="auto"/>
        <w:bottom w:val="none" w:sz="0" w:space="0" w:color="auto"/>
        <w:right w:val="none" w:sz="0" w:space="0" w:color="auto"/>
      </w:divBdr>
    </w:div>
    <w:div w:id="143938703">
      <w:marLeft w:val="640"/>
      <w:marRight w:val="0"/>
      <w:marTop w:val="0"/>
      <w:marBottom w:val="0"/>
      <w:divBdr>
        <w:top w:val="none" w:sz="0" w:space="0" w:color="auto"/>
        <w:left w:val="none" w:sz="0" w:space="0" w:color="auto"/>
        <w:bottom w:val="none" w:sz="0" w:space="0" w:color="auto"/>
        <w:right w:val="none" w:sz="0" w:space="0" w:color="auto"/>
      </w:divBdr>
    </w:div>
    <w:div w:id="143939263">
      <w:marLeft w:val="640"/>
      <w:marRight w:val="0"/>
      <w:marTop w:val="0"/>
      <w:marBottom w:val="0"/>
      <w:divBdr>
        <w:top w:val="none" w:sz="0" w:space="0" w:color="auto"/>
        <w:left w:val="none" w:sz="0" w:space="0" w:color="auto"/>
        <w:bottom w:val="none" w:sz="0" w:space="0" w:color="auto"/>
        <w:right w:val="none" w:sz="0" w:space="0" w:color="auto"/>
      </w:divBdr>
    </w:div>
    <w:div w:id="144012958">
      <w:marLeft w:val="640"/>
      <w:marRight w:val="0"/>
      <w:marTop w:val="0"/>
      <w:marBottom w:val="0"/>
      <w:divBdr>
        <w:top w:val="none" w:sz="0" w:space="0" w:color="auto"/>
        <w:left w:val="none" w:sz="0" w:space="0" w:color="auto"/>
        <w:bottom w:val="none" w:sz="0" w:space="0" w:color="auto"/>
        <w:right w:val="none" w:sz="0" w:space="0" w:color="auto"/>
      </w:divBdr>
    </w:div>
    <w:div w:id="144131024">
      <w:marLeft w:val="640"/>
      <w:marRight w:val="0"/>
      <w:marTop w:val="0"/>
      <w:marBottom w:val="0"/>
      <w:divBdr>
        <w:top w:val="none" w:sz="0" w:space="0" w:color="auto"/>
        <w:left w:val="none" w:sz="0" w:space="0" w:color="auto"/>
        <w:bottom w:val="none" w:sz="0" w:space="0" w:color="auto"/>
        <w:right w:val="none" w:sz="0" w:space="0" w:color="auto"/>
      </w:divBdr>
    </w:div>
    <w:div w:id="144199484">
      <w:marLeft w:val="640"/>
      <w:marRight w:val="0"/>
      <w:marTop w:val="0"/>
      <w:marBottom w:val="0"/>
      <w:divBdr>
        <w:top w:val="none" w:sz="0" w:space="0" w:color="auto"/>
        <w:left w:val="none" w:sz="0" w:space="0" w:color="auto"/>
        <w:bottom w:val="none" w:sz="0" w:space="0" w:color="auto"/>
        <w:right w:val="none" w:sz="0" w:space="0" w:color="auto"/>
      </w:divBdr>
    </w:div>
    <w:div w:id="144206170">
      <w:marLeft w:val="640"/>
      <w:marRight w:val="0"/>
      <w:marTop w:val="0"/>
      <w:marBottom w:val="0"/>
      <w:divBdr>
        <w:top w:val="none" w:sz="0" w:space="0" w:color="auto"/>
        <w:left w:val="none" w:sz="0" w:space="0" w:color="auto"/>
        <w:bottom w:val="none" w:sz="0" w:space="0" w:color="auto"/>
        <w:right w:val="none" w:sz="0" w:space="0" w:color="auto"/>
      </w:divBdr>
    </w:div>
    <w:div w:id="144208689">
      <w:marLeft w:val="640"/>
      <w:marRight w:val="0"/>
      <w:marTop w:val="0"/>
      <w:marBottom w:val="0"/>
      <w:divBdr>
        <w:top w:val="none" w:sz="0" w:space="0" w:color="auto"/>
        <w:left w:val="none" w:sz="0" w:space="0" w:color="auto"/>
        <w:bottom w:val="none" w:sz="0" w:space="0" w:color="auto"/>
        <w:right w:val="none" w:sz="0" w:space="0" w:color="auto"/>
      </w:divBdr>
    </w:div>
    <w:div w:id="144250724">
      <w:marLeft w:val="640"/>
      <w:marRight w:val="0"/>
      <w:marTop w:val="0"/>
      <w:marBottom w:val="0"/>
      <w:divBdr>
        <w:top w:val="none" w:sz="0" w:space="0" w:color="auto"/>
        <w:left w:val="none" w:sz="0" w:space="0" w:color="auto"/>
        <w:bottom w:val="none" w:sz="0" w:space="0" w:color="auto"/>
        <w:right w:val="none" w:sz="0" w:space="0" w:color="auto"/>
      </w:divBdr>
    </w:div>
    <w:div w:id="144276258">
      <w:marLeft w:val="640"/>
      <w:marRight w:val="0"/>
      <w:marTop w:val="0"/>
      <w:marBottom w:val="0"/>
      <w:divBdr>
        <w:top w:val="none" w:sz="0" w:space="0" w:color="auto"/>
        <w:left w:val="none" w:sz="0" w:space="0" w:color="auto"/>
        <w:bottom w:val="none" w:sz="0" w:space="0" w:color="auto"/>
        <w:right w:val="none" w:sz="0" w:space="0" w:color="auto"/>
      </w:divBdr>
    </w:div>
    <w:div w:id="144392729">
      <w:marLeft w:val="640"/>
      <w:marRight w:val="0"/>
      <w:marTop w:val="0"/>
      <w:marBottom w:val="0"/>
      <w:divBdr>
        <w:top w:val="none" w:sz="0" w:space="0" w:color="auto"/>
        <w:left w:val="none" w:sz="0" w:space="0" w:color="auto"/>
        <w:bottom w:val="none" w:sz="0" w:space="0" w:color="auto"/>
        <w:right w:val="none" w:sz="0" w:space="0" w:color="auto"/>
      </w:divBdr>
    </w:div>
    <w:div w:id="144467661">
      <w:marLeft w:val="640"/>
      <w:marRight w:val="0"/>
      <w:marTop w:val="0"/>
      <w:marBottom w:val="0"/>
      <w:divBdr>
        <w:top w:val="none" w:sz="0" w:space="0" w:color="auto"/>
        <w:left w:val="none" w:sz="0" w:space="0" w:color="auto"/>
        <w:bottom w:val="none" w:sz="0" w:space="0" w:color="auto"/>
        <w:right w:val="none" w:sz="0" w:space="0" w:color="auto"/>
      </w:divBdr>
    </w:div>
    <w:div w:id="144512791">
      <w:marLeft w:val="640"/>
      <w:marRight w:val="0"/>
      <w:marTop w:val="0"/>
      <w:marBottom w:val="0"/>
      <w:divBdr>
        <w:top w:val="none" w:sz="0" w:space="0" w:color="auto"/>
        <w:left w:val="none" w:sz="0" w:space="0" w:color="auto"/>
        <w:bottom w:val="none" w:sz="0" w:space="0" w:color="auto"/>
        <w:right w:val="none" w:sz="0" w:space="0" w:color="auto"/>
      </w:divBdr>
    </w:div>
    <w:div w:id="144516851">
      <w:marLeft w:val="640"/>
      <w:marRight w:val="0"/>
      <w:marTop w:val="0"/>
      <w:marBottom w:val="0"/>
      <w:divBdr>
        <w:top w:val="none" w:sz="0" w:space="0" w:color="auto"/>
        <w:left w:val="none" w:sz="0" w:space="0" w:color="auto"/>
        <w:bottom w:val="none" w:sz="0" w:space="0" w:color="auto"/>
        <w:right w:val="none" w:sz="0" w:space="0" w:color="auto"/>
      </w:divBdr>
    </w:div>
    <w:div w:id="144593906">
      <w:marLeft w:val="640"/>
      <w:marRight w:val="0"/>
      <w:marTop w:val="0"/>
      <w:marBottom w:val="0"/>
      <w:divBdr>
        <w:top w:val="none" w:sz="0" w:space="0" w:color="auto"/>
        <w:left w:val="none" w:sz="0" w:space="0" w:color="auto"/>
        <w:bottom w:val="none" w:sz="0" w:space="0" w:color="auto"/>
        <w:right w:val="none" w:sz="0" w:space="0" w:color="auto"/>
      </w:divBdr>
    </w:div>
    <w:div w:id="144594925">
      <w:marLeft w:val="640"/>
      <w:marRight w:val="0"/>
      <w:marTop w:val="0"/>
      <w:marBottom w:val="0"/>
      <w:divBdr>
        <w:top w:val="none" w:sz="0" w:space="0" w:color="auto"/>
        <w:left w:val="none" w:sz="0" w:space="0" w:color="auto"/>
        <w:bottom w:val="none" w:sz="0" w:space="0" w:color="auto"/>
        <w:right w:val="none" w:sz="0" w:space="0" w:color="auto"/>
      </w:divBdr>
    </w:div>
    <w:div w:id="144704125">
      <w:marLeft w:val="640"/>
      <w:marRight w:val="0"/>
      <w:marTop w:val="0"/>
      <w:marBottom w:val="0"/>
      <w:divBdr>
        <w:top w:val="none" w:sz="0" w:space="0" w:color="auto"/>
        <w:left w:val="none" w:sz="0" w:space="0" w:color="auto"/>
        <w:bottom w:val="none" w:sz="0" w:space="0" w:color="auto"/>
        <w:right w:val="none" w:sz="0" w:space="0" w:color="auto"/>
      </w:divBdr>
    </w:div>
    <w:div w:id="144712027">
      <w:marLeft w:val="640"/>
      <w:marRight w:val="0"/>
      <w:marTop w:val="0"/>
      <w:marBottom w:val="0"/>
      <w:divBdr>
        <w:top w:val="none" w:sz="0" w:space="0" w:color="auto"/>
        <w:left w:val="none" w:sz="0" w:space="0" w:color="auto"/>
        <w:bottom w:val="none" w:sz="0" w:space="0" w:color="auto"/>
        <w:right w:val="none" w:sz="0" w:space="0" w:color="auto"/>
      </w:divBdr>
    </w:div>
    <w:div w:id="144712845">
      <w:marLeft w:val="640"/>
      <w:marRight w:val="0"/>
      <w:marTop w:val="0"/>
      <w:marBottom w:val="0"/>
      <w:divBdr>
        <w:top w:val="none" w:sz="0" w:space="0" w:color="auto"/>
        <w:left w:val="none" w:sz="0" w:space="0" w:color="auto"/>
        <w:bottom w:val="none" w:sz="0" w:space="0" w:color="auto"/>
        <w:right w:val="none" w:sz="0" w:space="0" w:color="auto"/>
      </w:divBdr>
    </w:div>
    <w:div w:id="144783554">
      <w:marLeft w:val="640"/>
      <w:marRight w:val="0"/>
      <w:marTop w:val="0"/>
      <w:marBottom w:val="0"/>
      <w:divBdr>
        <w:top w:val="none" w:sz="0" w:space="0" w:color="auto"/>
        <w:left w:val="none" w:sz="0" w:space="0" w:color="auto"/>
        <w:bottom w:val="none" w:sz="0" w:space="0" w:color="auto"/>
        <w:right w:val="none" w:sz="0" w:space="0" w:color="auto"/>
      </w:divBdr>
    </w:div>
    <w:div w:id="144787880">
      <w:marLeft w:val="640"/>
      <w:marRight w:val="0"/>
      <w:marTop w:val="0"/>
      <w:marBottom w:val="0"/>
      <w:divBdr>
        <w:top w:val="none" w:sz="0" w:space="0" w:color="auto"/>
        <w:left w:val="none" w:sz="0" w:space="0" w:color="auto"/>
        <w:bottom w:val="none" w:sz="0" w:space="0" w:color="auto"/>
        <w:right w:val="none" w:sz="0" w:space="0" w:color="auto"/>
      </w:divBdr>
    </w:div>
    <w:div w:id="144857151">
      <w:marLeft w:val="640"/>
      <w:marRight w:val="0"/>
      <w:marTop w:val="0"/>
      <w:marBottom w:val="0"/>
      <w:divBdr>
        <w:top w:val="none" w:sz="0" w:space="0" w:color="auto"/>
        <w:left w:val="none" w:sz="0" w:space="0" w:color="auto"/>
        <w:bottom w:val="none" w:sz="0" w:space="0" w:color="auto"/>
        <w:right w:val="none" w:sz="0" w:space="0" w:color="auto"/>
      </w:divBdr>
    </w:div>
    <w:div w:id="144860416">
      <w:marLeft w:val="640"/>
      <w:marRight w:val="0"/>
      <w:marTop w:val="0"/>
      <w:marBottom w:val="0"/>
      <w:divBdr>
        <w:top w:val="none" w:sz="0" w:space="0" w:color="auto"/>
        <w:left w:val="none" w:sz="0" w:space="0" w:color="auto"/>
        <w:bottom w:val="none" w:sz="0" w:space="0" w:color="auto"/>
        <w:right w:val="none" w:sz="0" w:space="0" w:color="auto"/>
      </w:divBdr>
    </w:div>
    <w:div w:id="144977497">
      <w:marLeft w:val="640"/>
      <w:marRight w:val="0"/>
      <w:marTop w:val="0"/>
      <w:marBottom w:val="0"/>
      <w:divBdr>
        <w:top w:val="none" w:sz="0" w:space="0" w:color="auto"/>
        <w:left w:val="none" w:sz="0" w:space="0" w:color="auto"/>
        <w:bottom w:val="none" w:sz="0" w:space="0" w:color="auto"/>
        <w:right w:val="none" w:sz="0" w:space="0" w:color="auto"/>
      </w:divBdr>
    </w:div>
    <w:div w:id="144977683">
      <w:marLeft w:val="640"/>
      <w:marRight w:val="0"/>
      <w:marTop w:val="0"/>
      <w:marBottom w:val="0"/>
      <w:divBdr>
        <w:top w:val="none" w:sz="0" w:space="0" w:color="auto"/>
        <w:left w:val="none" w:sz="0" w:space="0" w:color="auto"/>
        <w:bottom w:val="none" w:sz="0" w:space="0" w:color="auto"/>
        <w:right w:val="none" w:sz="0" w:space="0" w:color="auto"/>
      </w:divBdr>
    </w:div>
    <w:div w:id="145047783">
      <w:marLeft w:val="640"/>
      <w:marRight w:val="0"/>
      <w:marTop w:val="0"/>
      <w:marBottom w:val="0"/>
      <w:divBdr>
        <w:top w:val="none" w:sz="0" w:space="0" w:color="auto"/>
        <w:left w:val="none" w:sz="0" w:space="0" w:color="auto"/>
        <w:bottom w:val="none" w:sz="0" w:space="0" w:color="auto"/>
        <w:right w:val="none" w:sz="0" w:space="0" w:color="auto"/>
      </w:divBdr>
    </w:div>
    <w:div w:id="145055357">
      <w:marLeft w:val="640"/>
      <w:marRight w:val="0"/>
      <w:marTop w:val="0"/>
      <w:marBottom w:val="0"/>
      <w:divBdr>
        <w:top w:val="none" w:sz="0" w:space="0" w:color="auto"/>
        <w:left w:val="none" w:sz="0" w:space="0" w:color="auto"/>
        <w:bottom w:val="none" w:sz="0" w:space="0" w:color="auto"/>
        <w:right w:val="none" w:sz="0" w:space="0" w:color="auto"/>
      </w:divBdr>
    </w:div>
    <w:div w:id="145126996">
      <w:marLeft w:val="640"/>
      <w:marRight w:val="0"/>
      <w:marTop w:val="0"/>
      <w:marBottom w:val="0"/>
      <w:divBdr>
        <w:top w:val="none" w:sz="0" w:space="0" w:color="auto"/>
        <w:left w:val="none" w:sz="0" w:space="0" w:color="auto"/>
        <w:bottom w:val="none" w:sz="0" w:space="0" w:color="auto"/>
        <w:right w:val="none" w:sz="0" w:space="0" w:color="auto"/>
      </w:divBdr>
    </w:div>
    <w:div w:id="145127877">
      <w:marLeft w:val="640"/>
      <w:marRight w:val="0"/>
      <w:marTop w:val="0"/>
      <w:marBottom w:val="0"/>
      <w:divBdr>
        <w:top w:val="none" w:sz="0" w:space="0" w:color="auto"/>
        <w:left w:val="none" w:sz="0" w:space="0" w:color="auto"/>
        <w:bottom w:val="none" w:sz="0" w:space="0" w:color="auto"/>
        <w:right w:val="none" w:sz="0" w:space="0" w:color="auto"/>
      </w:divBdr>
    </w:div>
    <w:div w:id="145128763">
      <w:marLeft w:val="640"/>
      <w:marRight w:val="0"/>
      <w:marTop w:val="0"/>
      <w:marBottom w:val="0"/>
      <w:divBdr>
        <w:top w:val="none" w:sz="0" w:space="0" w:color="auto"/>
        <w:left w:val="none" w:sz="0" w:space="0" w:color="auto"/>
        <w:bottom w:val="none" w:sz="0" w:space="0" w:color="auto"/>
        <w:right w:val="none" w:sz="0" w:space="0" w:color="auto"/>
      </w:divBdr>
    </w:div>
    <w:div w:id="145169750">
      <w:marLeft w:val="640"/>
      <w:marRight w:val="0"/>
      <w:marTop w:val="0"/>
      <w:marBottom w:val="0"/>
      <w:divBdr>
        <w:top w:val="none" w:sz="0" w:space="0" w:color="auto"/>
        <w:left w:val="none" w:sz="0" w:space="0" w:color="auto"/>
        <w:bottom w:val="none" w:sz="0" w:space="0" w:color="auto"/>
        <w:right w:val="none" w:sz="0" w:space="0" w:color="auto"/>
      </w:divBdr>
    </w:div>
    <w:div w:id="145244391">
      <w:marLeft w:val="640"/>
      <w:marRight w:val="0"/>
      <w:marTop w:val="0"/>
      <w:marBottom w:val="0"/>
      <w:divBdr>
        <w:top w:val="none" w:sz="0" w:space="0" w:color="auto"/>
        <w:left w:val="none" w:sz="0" w:space="0" w:color="auto"/>
        <w:bottom w:val="none" w:sz="0" w:space="0" w:color="auto"/>
        <w:right w:val="none" w:sz="0" w:space="0" w:color="auto"/>
      </w:divBdr>
    </w:div>
    <w:div w:id="145367781">
      <w:marLeft w:val="640"/>
      <w:marRight w:val="0"/>
      <w:marTop w:val="0"/>
      <w:marBottom w:val="0"/>
      <w:divBdr>
        <w:top w:val="none" w:sz="0" w:space="0" w:color="auto"/>
        <w:left w:val="none" w:sz="0" w:space="0" w:color="auto"/>
        <w:bottom w:val="none" w:sz="0" w:space="0" w:color="auto"/>
        <w:right w:val="none" w:sz="0" w:space="0" w:color="auto"/>
      </w:divBdr>
    </w:div>
    <w:div w:id="145439929">
      <w:marLeft w:val="640"/>
      <w:marRight w:val="0"/>
      <w:marTop w:val="0"/>
      <w:marBottom w:val="0"/>
      <w:divBdr>
        <w:top w:val="none" w:sz="0" w:space="0" w:color="auto"/>
        <w:left w:val="none" w:sz="0" w:space="0" w:color="auto"/>
        <w:bottom w:val="none" w:sz="0" w:space="0" w:color="auto"/>
        <w:right w:val="none" w:sz="0" w:space="0" w:color="auto"/>
      </w:divBdr>
    </w:div>
    <w:div w:id="145441259">
      <w:marLeft w:val="640"/>
      <w:marRight w:val="0"/>
      <w:marTop w:val="0"/>
      <w:marBottom w:val="0"/>
      <w:divBdr>
        <w:top w:val="none" w:sz="0" w:space="0" w:color="auto"/>
        <w:left w:val="none" w:sz="0" w:space="0" w:color="auto"/>
        <w:bottom w:val="none" w:sz="0" w:space="0" w:color="auto"/>
        <w:right w:val="none" w:sz="0" w:space="0" w:color="auto"/>
      </w:divBdr>
    </w:div>
    <w:div w:id="145513287">
      <w:marLeft w:val="640"/>
      <w:marRight w:val="0"/>
      <w:marTop w:val="0"/>
      <w:marBottom w:val="0"/>
      <w:divBdr>
        <w:top w:val="none" w:sz="0" w:space="0" w:color="auto"/>
        <w:left w:val="none" w:sz="0" w:space="0" w:color="auto"/>
        <w:bottom w:val="none" w:sz="0" w:space="0" w:color="auto"/>
        <w:right w:val="none" w:sz="0" w:space="0" w:color="auto"/>
      </w:divBdr>
    </w:div>
    <w:div w:id="145515605">
      <w:marLeft w:val="640"/>
      <w:marRight w:val="0"/>
      <w:marTop w:val="0"/>
      <w:marBottom w:val="0"/>
      <w:divBdr>
        <w:top w:val="none" w:sz="0" w:space="0" w:color="auto"/>
        <w:left w:val="none" w:sz="0" w:space="0" w:color="auto"/>
        <w:bottom w:val="none" w:sz="0" w:space="0" w:color="auto"/>
        <w:right w:val="none" w:sz="0" w:space="0" w:color="auto"/>
      </w:divBdr>
    </w:div>
    <w:div w:id="145634868">
      <w:marLeft w:val="640"/>
      <w:marRight w:val="0"/>
      <w:marTop w:val="0"/>
      <w:marBottom w:val="0"/>
      <w:divBdr>
        <w:top w:val="none" w:sz="0" w:space="0" w:color="auto"/>
        <w:left w:val="none" w:sz="0" w:space="0" w:color="auto"/>
        <w:bottom w:val="none" w:sz="0" w:space="0" w:color="auto"/>
        <w:right w:val="none" w:sz="0" w:space="0" w:color="auto"/>
      </w:divBdr>
    </w:div>
    <w:div w:id="145710607">
      <w:marLeft w:val="640"/>
      <w:marRight w:val="0"/>
      <w:marTop w:val="0"/>
      <w:marBottom w:val="0"/>
      <w:divBdr>
        <w:top w:val="none" w:sz="0" w:space="0" w:color="auto"/>
        <w:left w:val="none" w:sz="0" w:space="0" w:color="auto"/>
        <w:bottom w:val="none" w:sz="0" w:space="0" w:color="auto"/>
        <w:right w:val="none" w:sz="0" w:space="0" w:color="auto"/>
      </w:divBdr>
    </w:div>
    <w:div w:id="145822814">
      <w:marLeft w:val="640"/>
      <w:marRight w:val="0"/>
      <w:marTop w:val="0"/>
      <w:marBottom w:val="0"/>
      <w:divBdr>
        <w:top w:val="none" w:sz="0" w:space="0" w:color="auto"/>
        <w:left w:val="none" w:sz="0" w:space="0" w:color="auto"/>
        <w:bottom w:val="none" w:sz="0" w:space="0" w:color="auto"/>
        <w:right w:val="none" w:sz="0" w:space="0" w:color="auto"/>
      </w:divBdr>
    </w:div>
    <w:div w:id="145825923">
      <w:marLeft w:val="640"/>
      <w:marRight w:val="0"/>
      <w:marTop w:val="0"/>
      <w:marBottom w:val="0"/>
      <w:divBdr>
        <w:top w:val="none" w:sz="0" w:space="0" w:color="auto"/>
        <w:left w:val="none" w:sz="0" w:space="0" w:color="auto"/>
        <w:bottom w:val="none" w:sz="0" w:space="0" w:color="auto"/>
        <w:right w:val="none" w:sz="0" w:space="0" w:color="auto"/>
      </w:divBdr>
    </w:div>
    <w:div w:id="145827037">
      <w:marLeft w:val="640"/>
      <w:marRight w:val="0"/>
      <w:marTop w:val="0"/>
      <w:marBottom w:val="0"/>
      <w:divBdr>
        <w:top w:val="none" w:sz="0" w:space="0" w:color="auto"/>
        <w:left w:val="none" w:sz="0" w:space="0" w:color="auto"/>
        <w:bottom w:val="none" w:sz="0" w:space="0" w:color="auto"/>
        <w:right w:val="none" w:sz="0" w:space="0" w:color="auto"/>
      </w:divBdr>
    </w:div>
    <w:div w:id="145971612">
      <w:marLeft w:val="640"/>
      <w:marRight w:val="0"/>
      <w:marTop w:val="0"/>
      <w:marBottom w:val="0"/>
      <w:divBdr>
        <w:top w:val="none" w:sz="0" w:space="0" w:color="auto"/>
        <w:left w:val="none" w:sz="0" w:space="0" w:color="auto"/>
        <w:bottom w:val="none" w:sz="0" w:space="0" w:color="auto"/>
        <w:right w:val="none" w:sz="0" w:space="0" w:color="auto"/>
      </w:divBdr>
    </w:div>
    <w:div w:id="145971941">
      <w:marLeft w:val="640"/>
      <w:marRight w:val="0"/>
      <w:marTop w:val="0"/>
      <w:marBottom w:val="0"/>
      <w:divBdr>
        <w:top w:val="none" w:sz="0" w:space="0" w:color="auto"/>
        <w:left w:val="none" w:sz="0" w:space="0" w:color="auto"/>
        <w:bottom w:val="none" w:sz="0" w:space="0" w:color="auto"/>
        <w:right w:val="none" w:sz="0" w:space="0" w:color="auto"/>
      </w:divBdr>
    </w:div>
    <w:div w:id="145980857">
      <w:marLeft w:val="640"/>
      <w:marRight w:val="0"/>
      <w:marTop w:val="0"/>
      <w:marBottom w:val="0"/>
      <w:divBdr>
        <w:top w:val="none" w:sz="0" w:space="0" w:color="auto"/>
        <w:left w:val="none" w:sz="0" w:space="0" w:color="auto"/>
        <w:bottom w:val="none" w:sz="0" w:space="0" w:color="auto"/>
        <w:right w:val="none" w:sz="0" w:space="0" w:color="auto"/>
      </w:divBdr>
    </w:div>
    <w:div w:id="146017905">
      <w:marLeft w:val="640"/>
      <w:marRight w:val="0"/>
      <w:marTop w:val="0"/>
      <w:marBottom w:val="0"/>
      <w:divBdr>
        <w:top w:val="none" w:sz="0" w:space="0" w:color="auto"/>
        <w:left w:val="none" w:sz="0" w:space="0" w:color="auto"/>
        <w:bottom w:val="none" w:sz="0" w:space="0" w:color="auto"/>
        <w:right w:val="none" w:sz="0" w:space="0" w:color="auto"/>
      </w:divBdr>
    </w:div>
    <w:div w:id="146021472">
      <w:marLeft w:val="640"/>
      <w:marRight w:val="0"/>
      <w:marTop w:val="0"/>
      <w:marBottom w:val="0"/>
      <w:divBdr>
        <w:top w:val="none" w:sz="0" w:space="0" w:color="auto"/>
        <w:left w:val="none" w:sz="0" w:space="0" w:color="auto"/>
        <w:bottom w:val="none" w:sz="0" w:space="0" w:color="auto"/>
        <w:right w:val="none" w:sz="0" w:space="0" w:color="auto"/>
      </w:divBdr>
    </w:div>
    <w:div w:id="146094656">
      <w:marLeft w:val="640"/>
      <w:marRight w:val="0"/>
      <w:marTop w:val="0"/>
      <w:marBottom w:val="0"/>
      <w:divBdr>
        <w:top w:val="none" w:sz="0" w:space="0" w:color="auto"/>
        <w:left w:val="none" w:sz="0" w:space="0" w:color="auto"/>
        <w:bottom w:val="none" w:sz="0" w:space="0" w:color="auto"/>
        <w:right w:val="none" w:sz="0" w:space="0" w:color="auto"/>
      </w:divBdr>
    </w:div>
    <w:div w:id="146170257">
      <w:marLeft w:val="640"/>
      <w:marRight w:val="0"/>
      <w:marTop w:val="0"/>
      <w:marBottom w:val="0"/>
      <w:divBdr>
        <w:top w:val="none" w:sz="0" w:space="0" w:color="auto"/>
        <w:left w:val="none" w:sz="0" w:space="0" w:color="auto"/>
        <w:bottom w:val="none" w:sz="0" w:space="0" w:color="auto"/>
        <w:right w:val="none" w:sz="0" w:space="0" w:color="auto"/>
      </w:divBdr>
    </w:div>
    <w:div w:id="146172491">
      <w:marLeft w:val="640"/>
      <w:marRight w:val="0"/>
      <w:marTop w:val="0"/>
      <w:marBottom w:val="0"/>
      <w:divBdr>
        <w:top w:val="none" w:sz="0" w:space="0" w:color="auto"/>
        <w:left w:val="none" w:sz="0" w:space="0" w:color="auto"/>
        <w:bottom w:val="none" w:sz="0" w:space="0" w:color="auto"/>
        <w:right w:val="none" w:sz="0" w:space="0" w:color="auto"/>
      </w:divBdr>
    </w:div>
    <w:div w:id="146215027">
      <w:marLeft w:val="640"/>
      <w:marRight w:val="0"/>
      <w:marTop w:val="0"/>
      <w:marBottom w:val="0"/>
      <w:divBdr>
        <w:top w:val="none" w:sz="0" w:space="0" w:color="auto"/>
        <w:left w:val="none" w:sz="0" w:space="0" w:color="auto"/>
        <w:bottom w:val="none" w:sz="0" w:space="0" w:color="auto"/>
        <w:right w:val="none" w:sz="0" w:space="0" w:color="auto"/>
      </w:divBdr>
    </w:div>
    <w:div w:id="146215806">
      <w:marLeft w:val="640"/>
      <w:marRight w:val="0"/>
      <w:marTop w:val="0"/>
      <w:marBottom w:val="0"/>
      <w:divBdr>
        <w:top w:val="none" w:sz="0" w:space="0" w:color="auto"/>
        <w:left w:val="none" w:sz="0" w:space="0" w:color="auto"/>
        <w:bottom w:val="none" w:sz="0" w:space="0" w:color="auto"/>
        <w:right w:val="none" w:sz="0" w:space="0" w:color="auto"/>
      </w:divBdr>
    </w:div>
    <w:div w:id="146284925">
      <w:marLeft w:val="640"/>
      <w:marRight w:val="0"/>
      <w:marTop w:val="0"/>
      <w:marBottom w:val="0"/>
      <w:divBdr>
        <w:top w:val="none" w:sz="0" w:space="0" w:color="auto"/>
        <w:left w:val="none" w:sz="0" w:space="0" w:color="auto"/>
        <w:bottom w:val="none" w:sz="0" w:space="0" w:color="auto"/>
        <w:right w:val="none" w:sz="0" w:space="0" w:color="auto"/>
      </w:divBdr>
    </w:div>
    <w:div w:id="146287736">
      <w:marLeft w:val="640"/>
      <w:marRight w:val="0"/>
      <w:marTop w:val="0"/>
      <w:marBottom w:val="0"/>
      <w:divBdr>
        <w:top w:val="none" w:sz="0" w:space="0" w:color="auto"/>
        <w:left w:val="none" w:sz="0" w:space="0" w:color="auto"/>
        <w:bottom w:val="none" w:sz="0" w:space="0" w:color="auto"/>
        <w:right w:val="none" w:sz="0" w:space="0" w:color="auto"/>
      </w:divBdr>
    </w:div>
    <w:div w:id="146360702">
      <w:marLeft w:val="640"/>
      <w:marRight w:val="0"/>
      <w:marTop w:val="0"/>
      <w:marBottom w:val="0"/>
      <w:divBdr>
        <w:top w:val="none" w:sz="0" w:space="0" w:color="auto"/>
        <w:left w:val="none" w:sz="0" w:space="0" w:color="auto"/>
        <w:bottom w:val="none" w:sz="0" w:space="0" w:color="auto"/>
        <w:right w:val="none" w:sz="0" w:space="0" w:color="auto"/>
      </w:divBdr>
    </w:div>
    <w:div w:id="146438879">
      <w:marLeft w:val="640"/>
      <w:marRight w:val="0"/>
      <w:marTop w:val="0"/>
      <w:marBottom w:val="0"/>
      <w:divBdr>
        <w:top w:val="none" w:sz="0" w:space="0" w:color="auto"/>
        <w:left w:val="none" w:sz="0" w:space="0" w:color="auto"/>
        <w:bottom w:val="none" w:sz="0" w:space="0" w:color="auto"/>
        <w:right w:val="none" w:sz="0" w:space="0" w:color="auto"/>
      </w:divBdr>
    </w:div>
    <w:div w:id="146477215">
      <w:marLeft w:val="640"/>
      <w:marRight w:val="0"/>
      <w:marTop w:val="0"/>
      <w:marBottom w:val="0"/>
      <w:divBdr>
        <w:top w:val="none" w:sz="0" w:space="0" w:color="auto"/>
        <w:left w:val="none" w:sz="0" w:space="0" w:color="auto"/>
        <w:bottom w:val="none" w:sz="0" w:space="0" w:color="auto"/>
        <w:right w:val="none" w:sz="0" w:space="0" w:color="auto"/>
      </w:divBdr>
    </w:div>
    <w:div w:id="146551398">
      <w:marLeft w:val="640"/>
      <w:marRight w:val="0"/>
      <w:marTop w:val="0"/>
      <w:marBottom w:val="0"/>
      <w:divBdr>
        <w:top w:val="none" w:sz="0" w:space="0" w:color="auto"/>
        <w:left w:val="none" w:sz="0" w:space="0" w:color="auto"/>
        <w:bottom w:val="none" w:sz="0" w:space="0" w:color="auto"/>
        <w:right w:val="none" w:sz="0" w:space="0" w:color="auto"/>
      </w:divBdr>
    </w:div>
    <w:div w:id="146551461">
      <w:marLeft w:val="640"/>
      <w:marRight w:val="0"/>
      <w:marTop w:val="0"/>
      <w:marBottom w:val="0"/>
      <w:divBdr>
        <w:top w:val="none" w:sz="0" w:space="0" w:color="auto"/>
        <w:left w:val="none" w:sz="0" w:space="0" w:color="auto"/>
        <w:bottom w:val="none" w:sz="0" w:space="0" w:color="auto"/>
        <w:right w:val="none" w:sz="0" w:space="0" w:color="auto"/>
      </w:divBdr>
    </w:div>
    <w:div w:id="146558435">
      <w:marLeft w:val="640"/>
      <w:marRight w:val="0"/>
      <w:marTop w:val="0"/>
      <w:marBottom w:val="0"/>
      <w:divBdr>
        <w:top w:val="none" w:sz="0" w:space="0" w:color="auto"/>
        <w:left w:val="none" w:sz="0" w:space="0" w:color="auto"/>
        <w:bottom w:val="none" w:sz="0" w:space="0" w:color="auto"/>
        <w:right w:val="none" w:sz="0" w:space="0" w:color="auto"/>
      </w:divBdr>
    </w:div>
    <w:div w:id="146631083">
      <w:marLeft w:val="640"/>
      <w:marRight w:val="0"/>
      <w:marTop w:val="0"/>
      <w:marBottom w:val="0"/>
      <w:divBdr>
        <w:top w:val="none" w:sz="0" w:space="0" w:color="auto"/>
        <w:left w:val="none" w:sz="0" w:space="0" w:color="auto"/>
        <w:bottom w:val="none" w:sz="0" w:space="0" w:color="auto"/>
        <w:right w:val="none" w:sz="0" w:space="0" w:color="auto"/>
      </w:divBdr>
    </w:div>
    <w:div w:id="146632721">
      <w:marLeft w:val="640"/>
      <w:marRight w:val="0"/>
      <w:marTop w:val="0"/>
      <w:marBottom w:val="0"/>
      <w:divBdr>
        <w:top w:val="none" w:sz="0" w:space="0" w:color="auto"/>
        <w:left w:val="none" w:sz="0" w:space="0" w:color="auto"/>
        <w:bottom w:val="none" w:sz="0" w:space="0" w:color="auto"/>
        <w:right w:val="none" w:sz="0" w:space="0" w:color="auto"/>
      </w:divBdr>
    </w:div>
    <w:div w:id="146750246">
      <w:marLeft w:val="640"/>
      <w:marRight w:val="0"/>
      <w:marTop w:val="0"/>
      <w:marBottom w:val="0"/>
      <w:divBdr>
        <w:top w:val="none" w:sz="0" w:space="0" w:color="auto"/>
        <w:left w:val="none" w:sz="0" w:space="0" w:color="auto"/>
        <w:bottom w:val="none" w:sz="0" w:space="0" w:color="auto"/>
        <w:right w:val="none" w:sz="0" w:space="0" w:color="auto"/>
      </w:divBdr>
    </w:div>
    <w:div w:id="146821020">
      <w:marLeft w:val="640"/>
      <w:marRight w:val="0"/>
      <w:marTop w:val="0"/>
      <w:marBottom w:val="0"/>
      <w:divBdr>
        <w:top w:val="none" w:sz="0" w:space="0" w:color="auto"/>
        <w:left w:val="none" w:sz="0" w:space="0" w:color="auto"/>
        <w:bottom w:val="none" w:sz="0" w:space="0" w:color="auto"/>
        <w:right w:val="none" w:sz="0" w:space="0" w:color="auto"/>
      </w:divBdr>
    </w:div>
    <w:div w:id="146822240">
      <w:marLeft w:val="640"/>
      <w:marRight w:val="0"/>
      <w:marTop w:val="0"/>
      <w:marBottom w:val="0"/>
      <w:divBdr>
        <w:top w:val="none" w:sz="0" w:space="0" w:color="auto"/>
        <w:left w:val="none" w:sz="0" w:space="0" w:color="auto"/>
        <w:bottom w:val="none" w:sz="0" w:space="0" w:color="auto"/>
        <w:right w:val="none" w:sz="0" w:space="0" w:color="auto"/>
      </w:divBdr>
    </w:div>
    <w:div w:id="146866752">
      <w:marLeft w:val="640"/>
      <w:marRight w:val="0"/>
      <w:marTop w:val="0"/>
      <w:marBottom w:val="0"/>
      <w:divBdr>
        <w:top w:val="none" w:sz="0" w:space="0" w:color="auto"/>
        <w:left w:val="none" w:sz="0" w:space="0" w:color="auto"/>
        <w:bottom w:val="none" w:sz="0" w:space="0" w:color="auto"/>
        <w:right w:val="none" w:sz="0" w:space="0" w:color="auto"/>
      </w:divBdr>
    </w:div>
    <w:div w:id="146940883">
      <w:marLeft w:val="640"/>
      <w:marRight w:val="0"/>
      <w:marTop w:val="0"/>
      <w:marBottom w:val="0"/>
      <w:divBdr>
        <w:top w:val="none" w:sz="0" w:space="0" w:color="auto"/>
        <w:left w:val="none" w:sz="0" w:space="0" w:color="auto"/>
        <w:bottom w:val="none" w:sz="0" w:space="0" w:color="auto"/>
        <w:right w:val="none" w:sz="0" w:space="0" w:color="auto"/>
      </w:divBdr>
    </w:div>
    <w:div w:id="146942510">
      <w:marLeft w:val="640"/>
      <w:marRight w:val="0"/>
      <w:marTop w:val="0"/>
      <w:marBottom w:val="0"/>
      <w:divBdr>
        <w:top w:val="none" w:sz="0" w:space="0" w:color="auto"/>
        <w:left w:val="none" w:sz="0" w:space="0" w:color="auto"/>
        <w:bottom w:val="none" w:sz="0" w:space="0" w:color="auto"/>
        <w:right w:val="none" w:sz="0" w:space="0" w:color="auto"/>
      </w:divBdr>
    </w:div>
    <w:div w:id="146942963">
      <w:marLeft w:val="640"/>
      <w:marRight w:val="0"/>
      <w:marTop w:val="0"/>
      <w:marBottom w:val="0"/>
      <w:divBdr>
        <w:top w:val="none" w:sz="0" w:space="0" w:color="auto"/>
        <w:left w:val="none" w:sz="0" w:space="0" w:color="auto"/>
        <w:bottom w:val="none" w:sz="0" w:space="0" w:color="auto"/>
        <w:right w:val="none" w:sz="0" w:space="0" w:color="auto"/>
      </w:divBdr>
    </w:div>
    <w:div w:id="146946700">
      <w:marLeft w:val="640"/>
      <w:marRight w:val="0"/>
      <w:marTop w:val="0"/>
      <w:marBottom w:val="0"/>
      <w:divBdr>
        <w:top w:val="none" w:sz="0" w:space="0" w:color="auto"/>
        <w:left w:val="none" w:sz="0" w:space="0" w:color="auto"/>
        <w:bottom w:val="none" w:sz="0" w:space="0" w:color="auto"/>
        <w:right w:val="none" w:sz="0" w:space="0" w:color="auto"/>
      </w:divBdr>
    </w:div>
    <w:div w:id="146947064">
      <w:marLeft w:val="640"/>
      <w:marRight w:val="0"/>
      <w:marTop w:val="0"/>
      <w:marBottom w:val="0"/>
      <w:divBdr>
        <w:top w:val="none" w:sz="0" w:space="0" w:color="auto"/>
        <w:left w:val="none" w:sz="0" w:space="0" w:color="auto"/>
        <w:bottom w:val="none" w:sz="0" w:space="0" w:color="auto"/>
        <w:right w:val="none" w:sz="0" w:space="0" w:color="auto"/>
      </w:divBdr>
    </w:div>
    <w:div w:id="147016277">
      <w:marLeft w:val="640"/>
      <w:marRight w:val="0"/>
      <w:marTop w:val="0"/>
      <w:marBottom w:val="0"/>
      <w:divBdr>
        <w:top w:val="none" w:sz="0" w:space="0" w:color="auto"/>
        <w:left w:val="none" w:sz="0" w:space="0" w:color="auto"/>
        <w:bottom w:val="none" w:sz="0" w:space="0" w:color="auto"/>
        <w:right w:val="none" w:sz="0" w:space="0" w:color="auto"/>
      </w:divBdr>
    </w:div>
    <w:div w:id="147064084">
      <w:marLeft w:val="640"/>
      <w:marRight w:val="0"/>
      <w:marTop w:val="0"/>
      <w:marBottom w:val="0"/>
      <w:divBdr>
        <w:top w:val="none" w:sz="0" w:space="0" w:color="auto"/>
        <w:left w:val="none" w:sz="0" w:space="0" w:color="auto"/>
        <w:bottom w:val="none" w:sz="0" w:space="0" w:color="auto"/>
        <w:right w:val="none" w:sz="0" w:space="0" w:color="auto"/>
      </w:divBdr>
    </w:div>
    <w:div w:id="147091607">
      <w:marLeft w:val="640"/>
      <w:marRight w:val="0"/>
      <w:marTop w:val="0"/>
      <w:marBottom w:val="0"/>
      <w:divBdr>
        <w:top w:val="none" w:sz="0" w:space="0" w:color="auto"/>
        <w:left w:val="none" w:sz="0" w:space="0" w:color="auto"/>
        <w:bottom w:val="none" w:sz="0" w:space="0" w:color="auto"/>
        <w:right w:val="none" w:sz="0" w:space="0" w:color="auto"/>
      </w:divBdr>
    </w:div>
    <w:div w:id="147206576">
      <w:marLeft w:val="640"/>
      <w:marRight w:val="0"/>
      <w:marTop w:val="0"/>
      <w:marBottom w:val="0"/>
      <w:divBdr>
        <w:top w:val="none" w:sz="0" w:space="0" w:color="auto"/>
        <w:left w:val="none" w:sz="0" w:space="0" w:color="auto"/>
        <w:bottom w:val="none" w:sz="0" w:space="0" w:color="auto"/>
        <w:right w:val="none" w:sz="0" w:space="0" w:color="auto"/>
      </w:divBdr>
    </w:div>
    <w:div w:id="147210642">
      <w:marLeft w:val="640"/>
      <w:marRight w:val="0"/>
      <w:marTop w:val="0"/>
      <w:marBottom w:val="0"/>
      <w:divBdr>
        <w:top w:val="none" w:sz="0" w:space="0" w:color="auto"/>
        <w:left w:val="none" w:sz="0" w:space="0" w:color="auto"/>
        <w:bottom w:val="none" w:sz="0" w:space="0" w:color="auto"/>
        <w:right w:val="none" w:sz="0" w:space="0" w:color="auto"/>
      </w:divBdr>
    </w:div>
    <w:div w:id="147289053">
      <w:marLeft w:val="640"/>
      <w:marRight w:val="0"/>
      <w:marTop w:val="0"/>
      <w:marBottom w:val="0"/>
      <w:divBdr>
        <w:top w:val="none" w:sz="0" w:space="0" w:color="auto"/>
        <w:left w:val="none" w:sz="0" w:space="0" w:color="auto"/>
        <w:bottom w:val="none" w:sz="0" w:space="0" w:color="auto"/>
        <w:right w:val="none" w:sz="0" w:space="0" w:color="auto"/>
      </w:divBdr>
    </w:div>
    <w:div w:id="147408013">
      <w:marLeft w:val="640"/>
      <w:marRight w:val="0"/>
      <w:marTop w:val="0"/>
      <w:marBottom w:val="0"/>
      <w:divBdr>
        <w:top w:val="none" w:sz="0" w:space="0" w:color="auto"/>
        <w:left w:val="none" w:sz="0" w:space="0" w:color="auto"/>
        <w:bottom w:val="none" w:sz="0" w:space="0" w:color="auto"/>
        <w:right w:val="none" w:sz="0" w:space="0" w:color="auto"/>
      </w:divBdr>
    </w:div>
    <w:div w:id="147483562">
      <w:marLeft w:val="640"/>
      <w:marRight w:val="0"/>
      <w:marTop w:val="0"/>
      <w:marBottom w:val="0"/>
      <w:divBdr>
        <w:top w:val="none" w:sz="0" w:space="0" w:color="auto"/>
        <w:left w:val="none" w:sz="0" w:space="0" w:color="auto"/>
        <w:bottom w:val="none" w:sz="0" w:space="0" w:color="auto"/>
        <w:right w:val="none" w:sz="0" w:space="0" w:color="auto"/>
      </w:divBdr>
    </w:div>
    <w:div w:id="147596674">
      <w:marLeft w:val="640"/>
      <w:marRight w:val="0"/>
      <w:marTop w:val="0"/>
      <w:marBottom w:val="0"/>
      <w:divBdr>
        <w:top w:val="none" w:sz="0" w:space="0" w:color="auto"/>
        <w:left w:val="none" w:sz="0" w:space="0" w:color="auto"/>
        <w:bottom w:val="none" w:sz="0" w:space="0" w:color="auto"/>
        <w:right w:val="none" w:sz="0" w:space="0" w:color="auto"/>
      </w:divBdr>
    </w:div>
    <w:div w:id="147670725">
      <w:marLeft w:val="640"/>
      <w:marRight w:val="0"/>
      <w:marTop w:val="0"/>
      <w:marBottom w:val="0"/>
      <w:divBdr>
        <w:top w:val="none" w:sz="0" w:space="0" w:color="auto"/>
        <w:left w:val="none" w:sz="0" w:space="0" w:color="auto"/>
        <w:bottom w:val="none" w:sz="0" w:space="0" w:color="auto"/>
        <w:right w:val="none" w:sz="0" w:space="0" w:color="auto"/>
      </w:divBdr>
    </w:div>
    <w:div w:id="147746920">
      <w:marLeft w:val="640"/>
      <w:marRight w:val="0"/>
      <w:marTop w:val="0"/>
      <w:marBottom w:val="0"/>
      <w:divBdr>
        <w:top w:val="none" w:sz="0" w:space="0" w:color="auto"/>
        <w:left w:val="none" w:sz="0" w:space="0" w:color="auto"/>
        <w:bottom w:val="none" w:sz="0" w:space="0" w:color="auto"/>
        <w:right w:val="none" w:sz="0" w:space="0" w:color="auto"/>
      </w:divBdr>
    </w:div>
    <w:div w:id="147789413">
      <w:marLeft w:val="640"/>
      <w:marRight w:val="0"/>
      <w:marTop w:val="0"/>
      <w:marBottom w:val="0"/>
      <w:divBdr>
        <w:top w:val="none" w:sz="0" w:space="0" w:color="auto"/>
        <w:left w:val="none" w:sz="0" w:space="0" w:color="auto"/>
        <w:bottom w:val="none" w:sz="0" w:space="0" w:color="auto"/>
        <w:right w:val="none" w:sz="0" w:space="0" w:color="auto"/>
      </w:divBdr>
    </w:div>
    <w:div w:id="147937309">
      <w:marLeft w:val="640"/>
      <w:marRight w:val="0"/>
      <w:marTop w:val="0"/>
      <w:marBottom w:val="0"/>
      <w:divBdr>
        <w:top w:val="none" w:sz="0" w:space="0" w:color="auto"/>
        <w:left w:val="none" w:sz="0" w:space="0" w:color="auto"/>
        <w:bottom w:val="none" w:sz="0" w:space="0" w:color="auto"/>
        <w:right w:val="none" w:sz="0" w:space="0" w:color="auto"/>
      </w:divBdr>
    </w:div>
    <w:div w:id="147938148">
      <w:marLeft w:val="640"/>
      <w:marRight w:val="0"/>
      <w:marTop w:val="0"/>
      <w:marBottom w:val="0"/>
      <w:divBdr>
        <w:top w:val="none" w:sz="0" w:space="0" w:color="auto"/>
        <w:left w:val="none" w:sz="0" w:space="0" w:color="auto"/>
        <w:bottom w:val="none" w:sz="0" w:space="0" w:color="auto"/>
        <w:right w:val="none" w:sz="0" w:space="0" w:color="auto"/>
      </w:divBdr>
    </w:div>
    <w:div w:id="147942323">
      <w:marLeft w:val="640"/>
      <w:marRight w:val="0"/>
      <w:marTop w:val="0"/>
      <w:marBottom w:val="0"/>
      <w:divBdr>
        <w:top w:val="none" w:sz="0" w:space="0" w:color="auto"/>
        <w:left w:val="none" w:sz="0" w:space="0" w:color="auto"/>
        <w:bottom w:val="none" w:sz="0" w:space="0" w:color="auto"/>
        <w:right w:val="none" w:sz="0" w:space="0" w:color="auto"/>
      </w:divBdr>
    </w:div>
    <w:div w:id="147945510">
      <w:marLeft w:val="640"/>
      <w:marRight w:val="0"/>
      <w:marTop w:val="0"/>
      <w:marBottom w:val="0"/>
      <w:divBdr>
        <w:top w:val="none" w:sz="0" w:space="0" w:color="auto"/>
        <w:left w:val="none" w:sz="0" w:space="0" w:color="auto"/>
        <w:bottom w:val="none" w:sz="0" w:space="0" w:color="auto"/>
        <w:right w:val="none" w:sz="0" w:space="0" w:color="auto"/>
      </w:divBdr>
    </w:div>
    <w:div w:id="148059680">
      <w:marLeft w:val="640"/>
      <w:marRight w:val="0"/>
      <w:marTop w:val="0"/>
      <w:marBottom w:val="0"/>
      <w:divBdr>
        <w:top w:val="none" w:sz="0" w:space="0" w:color="auto"/>
        <w:left w:val="none" w:sz="0" w:space="0" w:color="auto"/>
        <w:bottom w:val="none" w:sz="0" w:space="0" w:color="auto"/>
        <w:right w:val="none" w:sz="0" w:space="0" w:color="auto"/>
      </w:divBdr>
    </w:div>
    <w:div w:id="148063191">
      <w:marLeft w:val="640"/>
      <w:marRight w:val="0"/>
      <w:marTop w:val="0"/>
      <w:marBottom w:val="0"/>
      <w:divBdr>
        <w:top w:val="none" w:sz="0" w:space="0" w:color="auto"/>
        <w:left w:val="none" w:sz="0" w:space="0" w:color="auto"/>
        <w:bottom w:val="none" w:sz="0" w:space="0" w:color="auto"/>
        <w:right w:val="none" w:sz="0" w:space="0" w:color="auto"/>
      </w:divBdr>
    </w:div>
    <w:div w:id="148206626">
      <w:marLeft w:val="640"/>
      <w:marRight w:val="0"/>
      <w:marTop w:val="0"/>
      <w:marBottom w:val="0"/>
      <w:divBdr>
        <w:top w:val="none" w:sz="0" w:space="0" w:color="auto"/>
        <w:left w:val="none" w:sz="0" w:space="0" w:color="auto"/>
        <w:bottom w:val="none" w:sz="0" w:space="0" w:color="auto"/>
        <w:right w:val="none" w:sz="0" w:space="0" w:color="auto"/>
      </w:divBdr>
    </w:div>
    <w:div w:id="148256107">
      <w:marLeft w:val="640"/>
      <w:marRight w:val="0"/>
      <w:marTop w:val="0"/>
      <w:marBottom w:val="0"/>
      <w:divBdr>
        <w:top w:val="none" w:sz="0" w:space="0" w:color="auto"/>
        <w:left w:val="none" w:sz="0" w:space="0" w:color="auto"/>
        <w:bottom w:val="none" w:sz="0" w:space="0" w:color="auto"/>
        <w:right w:val="none" w:sz="0" w:space="0" w:color="auto"/>
      </w:divBdr>
    </w:div>
    <w:div w:id="148332886">
      <w:marLeft w:val="640"/>
      <w:marRight w:val="0"/>
      <w:marTop w:val="0"/>
      <w:marBottom w:val="0"/>
      <w:divBdr>
        <w:top w:val="none" w:sz="0" w:space="0" w:color="auto"/>
        <w:left w:val="none" w:sz="0" w:space="0" w:color="auto"/>
        <w:bottom w:val="none" w:sz="0" w:space="0" w:color="auto"/>
        <w:right w:val="none" w:sz="0" w:space="0" w:color="auto"/>
      </w:divBdr>
    </w:div>
    <w:div w:id="148447148">
      <w:marLeft w:val="640"/>
      <w:marRight w:val="0"/>
      <w:marTop w:val="0"/>
      <w:marBottom w:val="0"/>
      <w:divBdr>
        <w:top w:val="none" w:sz="0" w:space="0" w:color="auto"/>
        <w:left w:val="none" w:sz="0" w:space="0" w:color="auto"/>
        <w:bottom w:val="none" w:sz="0" w:space="0" w:color="auto"/>
        <w:right w:val="none" w:sz="0" w:space="0" w:color="auto"/>
      </w:divBdr>
    </w:div>
    <w:div w:id="148592463">
      <w:marLeft w:val="640"/>
      <w:marRight w:val="0"/>
      <w:marTop w:val="0"/>
      <w:marBottom w:val="0"/>
      <w:divBdr>
        <w:top w:val="none" w:sz="0" w:space="0" w:color="auto"/>
        <w:left w:val="none" w:sz="0" w:space="0" w:color="auto"/>
        <w:bottom w:val="none" w:sz="0" w:space="0" w:color="auto"/>
        <w:right w:val="none" w:sz="0" w:space="0" w:color="auto"/>
      </w:divBdr>
    </w:div>
    <w:div w:id="148599711">
      <w:marLeft w:val="640"/>
      <w:marRight w:val="0"/>
      <w:marTop w:val="0"/>
      <w:marBottom w:val="0"/>
      <w:divBdr>
        <w:top w:val="none" w:sz="0" w:space="0" w:color="auto"/>
        <w:left w:val="none" w:sz="0" w:space="0" w:color="auto"/>
        <w:bottom w:val="none" w:sz="0" w:space="0" w:color="auto"/>
        <w:right w:val="none" w:sz="0" w:space="0" w:color="auto"/>
      </w:divBdr>
    </w:div>
    <w:div w:id="148600807">
      <w:marLeft w:val="480"/>
      <w:marRight w:val="0"/>
      <w:marTop w:val="0"/>
      <w:marBottom w:val="0"/>
      <w:divBdr>
        <w:top w:val="none" w:sz="0" w:space="0" w:color="auto"/>
        <w:left w:val="none" w:sz="0" w:space="0" w:color="auto"/>
        <w:bottom w:val="none" w:sz="0" w:space="0" w:color="auto"/>
        <w:right w:val="none" w:sz="0" w:space="0" w:color="auto"/>
      </w:divBdr>
    </w:div>
    <w:div w:id="148639427">
      <w:marLeft w:val="640"/>
      <w:marRight w:val="0"/>
      <w:marTop w:val="0"/>
      <w:marBottom w:val="0"/>
      <w:divBdr>
        <w:top w:val="none" w:sz="0" w:space="0" w:color="auto"/>
        <w:left w:val="none" w:sz="0" w:space="0" w:color="auto"/>
        <w:bottom w:val="none" w:sz="0" w:space="0" w:color="auto"/>
        <w:right w:val="none" w:sz="0" w:space="0" w:color="auto"/>
      </w:divBdr>
    </w:div>
    <w:div w:id="148710937">
      <w:marLeft w:val="640"/>
      <w:marRight w:val="0"/>
      <w:marTop w:val="0"/>
      <w:marBottom w:val="0"/>
      <w:divBdr>
        <w:top w:val="none" w:sz="0" w:space="0" w:color="auto"/>
        <w:left w:val="none" w:sz="0" w:space="0" w:color="auto"/>
        <w:bottom w:val="none" w:sz="0" w:space="0" w:color="auto"/>
        <w:right w:val="none" w:sz="0" w:space="0" w:color="auto"/>
      </w:divBdr>
    </w:div>
    <w:div w:id="148711191">
      <w:marLeft w:val="640"/>
      <w:marRight w:val="0"/>
      <w:marTop w:val="0"/>
      <w:marBottom w:val="0"/>
      <w:divBdr>
        <w:top w:val="none" w:sz="0" w:space="0" w:color="auto"/>
        <w:left w:val="none" w:sz="0" w:space="0" w:color="auto"/>
        <w:bottom w:val="none" w:sz="0" w:space="0" w:color="auto"/>
        <w:right w:val="none" w:sz="0" w:space="0" w:color="auto"/>
      </w:divBdr>
    </w:div>
    <w:div w:id="148834109">
      <w:marLeft w:val="640"/>
      <w:marRight w:val="0"/>
      <w:marTop w:val="0"/>
      <w:marBottom w:val="0"/>
      <w:divBdr>
        <w:top w:val="none" w:sz="0" w:space="0" w:color="auto"/>
        <w:left w:val="none" w:sz="0" w:space="0" w:color="auto"/>
        <w:bottom w:val="none" w:sz="0" w:space="0" w:color="auto"/>
        <w:right w:val="none" w:sz="0" w:space="0" w:color="auto"/>
      </w:divBdr>
    </w:div>
    <w:div w:id="148862034">
      <w:marLeft w:val="640"/>
      <w:marRight w:val="0"/>
      <w:marTop w:val="0"/>
      <w:marBottom w:val="0"/>
      <w:divBdr>
        <w:top w:val="none" w:sz="0" w:space="0" w:color="auto"/>
        <w:left w:val="none" w:sz="0" w:space="0" w:color="auto"/>
        <w:bottom w:val="none" w:sz="0" w:space="0" w:color="auto"/>
        <w:right w:val="none" w:sz="0" w:space="0" w:color="auto"/>
      </w:divBdr>
    </w:div>
    <w:div w:id="148980278">
      <w:marLeft w:val="640"/>
      <w:marRight w:val="0"/>
      <w:marTop w:val="0"/>
      <w:marBottom w:val="0"/>
      <w:divBdr>
        <w:top w:val="none" w:sz="0" w:space="0" w:color="auto"/>
        <w:left w:val="none" w:sz="0" w:space="0" w:color="auto"/>
        <w:bottom w:val="none" w:sz="0" w:space="0" w:color="auto"/>
        <w:right w:val="none" w:sz="0" w:space="0" w:color="auto"/>
      </w:divBdr>
    </w:div>
    <w:div w:id="148987117">
      <w:marLeft w:val="640"/>
      <w:marRight w:val="0"/>
      <w:marTop w:val="0"/>
      <w:marBottom w:val="0"/>
      <w:divBdr>
        <w:top w:val="none" w:sz="0" w:space="0" w:color="auto"/>
        <w:left w:val="none" w:sz="0" w:space="0" w:color="auto"/>
        <w:bottom w:val="none" w:sz="0" w:space="0" w:color="auto"/>
        <w:right w:val="none" w:sz="0" w:space="0" w:color="auto"/>
      </w:divBdr>
    </w:div>
    <w:div w:id="148988399">
      <w:marLeft w:val="640"/>
      <w:marRight w:val="0"/>
      <w:marTop w:val="0"/>
      <w:marBottom w:val="0"/>
      <w:divBdr>
        <w:top w:val="none" w:sz="0" w:space="0" w:color="auto"/>
        <w:left w:val="none" w:sz="0" w:space="0" w:color="auto"/>
        <w:bottom w:val="none" w:sz="0" w:space="0" w:color="auto"/>
        <w:right w:val="none" w:sz="0" w:space="0" w:color="auto"/>
      </w:divBdr>
    </w:div>
    <w:div w:id="149030556">
      <w:marLeft w:val="640"/>
      <w:marRight w:val="0"/>
      <w:marTop w:val="0"/>
      <w:marBottom w:val="0"/>
      <w:divBdr>
        <w:top w:val="none" w:sz="0" w:space="0" w:color="auto"/>
        <w:left w:val="none" w:sz="0" w:space="0" w:color="auto"/>
        <w:bottom w:val="none" w:sz="0" w:space="0" w:color="auto"/>
        <w:right w:val="none" w:sz="0" w:space="0" w:color="auto"/>
      </w:divBdr>
    </w:div>
    <w:div w:id="149030811">
      <w:marLeft w:val="640"/>
      <w:marRight w:val="0"/>
      <w:marTop w:val="0"/>
      <w:marBottom w:val="0"/>
      <w:divBdr>
        <w:top w:val="none" w:sz="0" w:space="0" w:color="auto"/>
        <w:left w:val="none" w:sz="0" w:space="0" w:color="auto"/>
        <w:bottom w:val="none" w:sz="0" w:space="0" w:color="auto"/>
        <w:right w:val="none" w:sz="0" w:space="0" w:color="auto"/>
      </w:divBdr>
    </w:div>
    <w:div w:id="149103988">
      <w:marLeft w:val="640"/>
      <w:marRight w:val="0"/>
      <w:marTop w:val="0"/>
      <w:marBottom w:val="0"/>
      <w:divBdr>
        <w:top w:val="none" w:sz="0" w:space="0" w:color="auto"/>
        <w:left w:val="none" w:sz="0" w:space="0" w:color="auto"/>
        <w:bottom w:val="none" w:sz="0" w:space="0" w:color="auto"/>
        <w:right w:val="none" w:sz="0" w:space="0" w:color="auto"/>
      </w:divBdr>
    </w:div>
    <w:div w:id="149250209">
      <w:marLeft w:val="640"/>
      <w:marRight w:val="0"/>
      <w:marTop w:val="0"/>
      <w:marBottom w:val="0"/>
      <w:divBdr>
        <w:top w:val="none" w:sz="0" w:space="0" w:color="auto"/>
        <w:left w:val="none" w:sz="0" w:space="0" w:color="auto"/>
        <w:bottom w:val="none" w:sz="0" w:space="0" w:color="auto"/>
        <w:right w:val="none" w:sz="0" w:space="0" w:color="auto"/>
      </w:divBdr>
    </w:div>
    <w:div w:id="149250456">
      <w:marLeft w:val="640"/>
      <w:marRight w:val="0"/>
      <w:marTop w:val="0"/>
      <w:marBottom w:val="0"/>
      <w:divBdr>
        <w:top w:val="none" w:sz="0" w:space="0" w:color="auto"/>
        <w:left w:val="none" w:sz="0" w:space="0" w:color="auto"/>
        <w:bottom w:val="none" w:sz="0" w:space="0" w:color="auto"/>
        <w:right w:val="none" w:sz="0" w:space="0" w:color="auto"/>
      </w:divBdr>
    </w:div>
    <w:div w:id="149291267">
      <w:marLeft w:val="640"/>
      <w:marRight w:val="0"/>
      <w:marTop w:val="0"/>
      <w:marBottom w:val="0"/>
      <w:divBdr>
        <w:top w:val="none" w:sz="0" w:space="0" w:color="auto"/>
        <w:left w:val="none" w:sz="0" w:space="0" w:color="auto"/>
        <w:bottom w:val="none" w:sz="0" w:space="0" w:color="auto"/>
        <w:right w:val="none" w:sz="0" w:space="0" w:color="auto"/>
      </w:divBdr>
    </w:div>
    <w:div w:id="149291847">
      <w:marLeft w:val="640"/>
      <w:marRight w:val="0"/>
      <w:marTop w:val="0"/>
      <w:marBottom w:val="0"/>
      <w:divBdr>
        <w:top w:val="none" w:sz="0" w:space="0" w:color="auto"/>
        <w:left w:val="none" w:sz="0" w:space="0" w:color="auto"/>
        <w:bottom w:val="none" w:sz="0" w:space="0" w:color="auto"/>
        <w:right w:val="none" w:sz="0" w:space="0" w:color="auto"/>
      </w:divBdr>
    </w:div>
    <w:div w:id="149295807">
      <w:marLeft w:val="640"/>
      <w:marRight w:val="0"/>
      <w:marTop w:val="0"/>
      <w:marBottom w:val="0"/>
      <w:divBdr>
        <w:top w:val="none" w:sz="0" w:space="0" w:color="auto"/>
        <w:left w:val="none" w:sz="0" w:space="0" w:color="auto"/>
        <w:bottom w:val="none" w:sz="0" w:space="0" w:color="auto"/>
        <w:right w:val="none" w:sz="0" w:space="0" w:color="auto"/>
      </w:divBdr>
    </w:div>
    <w:div w:id="149369328">
      <w:marLeft w:val="640"/>
      <w:marRight w:val="0"/>
      <w:marTop w:val="0"/>
      <w:marBottom w:val="0"/>
      <w:divBdr>
        <w:top w:val="none" w:sz="0" w:space="0" w:color="auto"/>
        <w:left w:val="none" w:sz="0" w:space="0" w:color="auto"/>
        <w:bottom w:val="none" w:sz="0" w:space="0" w:color="auto"/>
        <w:right w:val="none" w:sz="0" w:space="0" w:color="auto"/>
      </w:divBdr>
    </w:div>
    <w:div w:id="149448915">
      <w:marLeft w:val="640"/>
      <w:marRight w:val="0"/>
      <w:marTop w:val="0"/>
      <w:marBottom w:val="0"/>
      <w:divBdr>
        <w:top w:val="none" w:sz="0" w:space="0" w:color="auto"/>
        <w:left w:val="none" w:sz="0" w:space="0" w:color="auto"/>
        <w:bottom w:val="none" w:sz="0" w:space="0" w:color="auto"/>
        <w:right w:val="none" w:sz="0" w:space="0" w:color="auto"/>
      </w:divBdr>
    </w:div>
    <w:div w:id="149450115">
      <w:marLeft w:val="640"/>
      <w:marRight w:val="0"/>
      <w:marTop w:val="0"/>
      <w:marBottom w:val="0"/>
      <w:divBdr>
        <w:top w:val="none" w:sz="0" w:space="0" w:color="auto"/>
        <w:left w:val="none" w:sz="0" w:space="0" w:color="auto"/>
        <w:bottom w:val="none" w:sz="0" w:space="0" w:color="auto"/>
        <w:right w:val="none" w:sz="0" w:space="0" w:color="auto"/>
      </w:divBdr>
    </w:div>
    <w:div w:id="149560788">
      <w:bodyDiv w:val="1"/>
      <w:marLeft w:val="0"/>
      <w:marRight w:val="0"/>
      <w:marTop w:val="0"/>
      <w:marBottom w:val="0"/>
      <w:divBdr>
        <w:top w:val="none" w:sz="0" w:space="0" w:color="auto"/>
        <w:left w:val="none" w:sz="0" w:space="0" w:color="auto"/>
        <w:bottom w:val="none" w:sz="0" w:space="0" w:color="auto"/>
        <w:right w:val="none" w:sz="0" w:space="0" w:color="auto"/>
      </w:divBdr>
    </w:div>
    <w:div w:id="149565335">
      <w:marLeft w:val="640"/>
      <w:marRight w:val="0"/>
      <w:marTop w:val="0"/>
      <w:marBottom w:val="0"/>
      <w:divBdr>
        <w:top w:val="none" w:sz="0" w:space="0" w:color="auto"/>
        <w:left w:val="none" w:sz="0" w:space="0" w:color="auto"/>
        <w:bottom w:val="none" w:sz="0" w:space="0" w:color="auto"/>
        <w:right w:val="none" w:sz="0" w:space="0" w:color="auto"/>
      </w:divBdr>
    </w:div>
    <w:div w:id="149642223">
      <w:marLeft w:val="640"/>
      <w:marRight w:val="0"/>
      <w:marTop w:val="0"/>
      <w:marBottom w:val="0"/>
      <w:divBdr>
        <w:top w:val="none" w:sz="0" w:space="0" w:color="auto"/>
        <w:left w:val="none" w:sz="0" w:space="0" w:color="auto"/>
        <w:bottom w:val="none" w:sz="0" w:space="0" w:color="auto"/>
        <w:right w:val="none" w:sz="0" w:space="0" w:color="auto"/>
      </w:divBdr>
    </w:div>
    <w:div w:id="149716577">
      <w:marLeft w:val="640"/>
      <w:marRight w:val="0"/>
      <w:marTop w:val="0"/>
      <w:marBottom w:val="0"/>
      <w:divBdr>
        <w:top w:val="none" w:sz="0" w:space="0" w:color="auto"/>
        <w:left w:val="none" w:sz="0" w:space="0" w:color="auto"/>
        <w:bottom w:val="none" w:sz="0" w:space="0" w:color="auto"/>
        <w:right w:val="none" w:sz="0" w:space="0" w:color="auto"/>
      </w:divBdr>
    </w:div>
    <w:div w:id="149946402">
      <w:marLeft w:val="640"/>
      <w:marRight w:val="0"/>
      <w:marTop w:val="0"/>
      <w:marBottom w:val="0"/>
      <w:divBdr>
        <w:top w:val="none" w:sz="0" w:space="0" w:color="auto"/>
        <w:left w:val="none" w:sz="0" w:space="0" w:color="auto"/>
        <w:bottom w:val="none" w:sz="0" w:space="0" w:color="auto"/>
        <w:right w:val="none" w:sz="0" w:space="0" w:color="auto"/>
      </w:divBdr>
    </w:div>
    <w:div w:id="149950136">
      <w:marLeft w:val="640"/>
      <w:marRight w:val="0"/>
      <w:marTop w:val="0"/>
      <w:marBottom w:val="0"/>
      <w:divBdr>
        <w:top w:val="none" w:sz="0" w:space="0" w:color="auto"/>
        <w:left w:val="none" w:sz="0" w:space="0" w:color="auto"/>
        <w:bottom w:val="none" w:sz="0" w:space="0" w:color="auto"/>
        <w:right w:val="none" w:sz="0" w:space="0" w:color="auto"/>
      </w:divBdr>
    </w:div>
    <w:div w:id="150028214">
      <w:marLeft w:val="640"/>
      <w:marRight w:val="0"/>
      <w:marTop w:val="0"/>
      <w:marBottom w:val="0"/>
      <w:divBdr>
        <w:top w:val="none" w:sz="0" w:space="0" w:color="auto"/>
        <w:left w:val="none" w:sz="0" w:space="0" w:color="auto"/>
        <w:bottom w:val="none" w:sz="0" w:space="0" w:color="auto"/>
        <w:right w:val="none" w:sz="0" w:space="0" w:color="auto"/>
      </w:divBdr>
    </w:div>
    <w:div w:id="150098543">
      <w:marLeft w:val="640"/>
      <w:marRight w:val="0"/>
      <w:marTop w:val="0"/>
      <w:marBottom w:val="0"/>
      <w:divBdr>
        <w:top w:val="none" w:sz="0" w:space="0" w:color="auto"/>
        <w:left w:val="none" w:sz="0" w:space="0" w:color="auto"/>
        <w:bottom w:val="none" w:sz="0" w:space="0" w:color="auto"/>
        <w:right w:val="none" w:sz="0" w:space="0" w:color="auto"/>
      </w:divBdr>
    </w:div>
    <w:div w:id="150102840">
      <w:marLeft w:val="640"/>
      <w:marRight w:val="0"/>
      <w:marTop w:val="0"/>
      <w:marBottom w:val="0"/>
      <w:divBdr>
        <w:top w:val="none" w:sz="0" w:space="0" w:color="auto"/>
        <w:left w:val="none" w:sz="0" w:space="0" w:color="auto"/>
        <w:bottom w:val="none" w:sz="0" w:space="0" w:color="auto"/>
        <w:right w:val="none" w:sz="0" w:space="0" w:color="auto"/>
      </w:divBdr>
    </w:div>
    <w:div w:id="150146315">
      <w:marLeft w:val="640"/>
      <w:marRight w:val="0"/>
      <w:marTop w:val="0"/>
      <w:marBottom w:val="0"/>
      <w:divBdr>
        <w:top w:val="none" w:sz="0" w:space="0" w:color="auto"/>
        <w:left w:val="none" w:sz="0" w:space="0" w:color="auto"/>
        <w:bottom w:val="none" w:sz="0" w:space="0" w:color="auto"/>
        <w:right w:val="none" w:sz="0" w:space="0" w:color="auto"/>
      </w:divBdr>
    </w:div>
    <w:div w:id="150291017">
      <w:marLeft w:val="640"/>
      <w:marRight w:val="0"/>
      <w:marTop w:val="0"/>
      <w:marBottom w:val="0"/>
      <w:divBdr>
        <w:top w:val="none" w:sz="0" w:space="0" w:color="auto"/>
        <w:left w:val="none" w:sz="0" w:space="0" w:color="auto"/>
        <w:bottom w:val="none" w:sz="0" w:space="0" w:color="auto"/>
        <w:right w:val="none" w:sz="0" w:space="0" w:color="auto"/>
      </w:divBdr>
    </w:div>
    <w:div w:id="150294909">
      <w:marLeft w:val="640"/>
      <w:marRight w:val="0"/>
      <w:marTop w:val="0"/>
      <w:marBottom w:val="0"/>
      <w:divBdr>
        <w:top w:val="none" w:sz="0" w:space="0" w:color="auto"/>
        <w:left w:val="none" w:sz="0" w:space="0" w:color="auto"/>
        <w:bottom w:val="none" w:sz="0" w:space="0" w:color="auto"/>
        <w:right w:val="none" w:sz="0" w:space="0" w:color="auto"/>
      </w:divBdr>
    </w:div>
    <w:div w:id="150296804">
      <w:marLeft w:val="640"/>
      <w:marRight w:val="0"/>
      <w:marTop w:val="0"/>
      <w:marBottom w:val="0"/>
      <w:divBdr>
        <w:top w:val="none" w:sz="0" w:space="0" w:color="auto"/>
        <w:left w:val="none" w:sz="0" w:space="0" w:color="auto"/>
        <w:bottom w:val="none" w:sz="0" w:space="0" w:color="auto"/>
        <w:right w:val="none" w:sz="0" w:space="0" w:color="auto"/>
      </w:divBdr>
    </w:div>
    <w:div w:id="150296940">
      <w:marLeft w:val="640"/>
      <w:marRight w:val="0"/>
      <w:marTop w:val="0"/>
      <w:marBottom w:val="0"/>
      <w:divBdr>
        <w:top w:val="none" w:sz="0" w:space="0" w:color="auto"/>
        <w:left w:val="none" w:sz="0" w:space="0" w:color="auto"/>
        <w:bottom w:val="none" w:sz="0" w:space="0" w:color="auto"/>
        <w:right w:val="none" w:sz="0" w:space="0" w:color="auto"/>
      </w:divBdr>
    </w:div>
    <w:div w:id="150341105">
      <w:marLeft w:val="640"/>
      <w:marRight w:val="0"/>
      <w:marTop w:val="0"/>
      <w:marBottom w:val="0"/>
      <w:divBdr>
        <w:top w:val="none" w:sz="0" w:space="0" w:color="auto"/>
        <w:left w:val="none" w:sz="0" w:space="0" w:color="auto"/>
        <w:bottom w:val="none" w:sz="0" w:space="0" w:color="auto"/>
        <w:right w:val="none" w:sz="0" w:space="0" w:color="auto"/>
      </w:divBdr>
    </w:div>
    <w:div w:id="150341656">
      <w:marLeft w:val="640"/>
      <w:marRight w:val="0"/>
      <w:marTop w:val="0"/>
      <w:marBottom w:val="0"/>
      <w:divBdr>
        <w:top w:val="none" w:sz="0" w:space="0" w:color="auto"/>
        <w:left w:val="none" w:sz="0" w:space="0" w:color="auto"/>
        <w:bottom w:val="none" w:sz="0" w:space="0" w:color="auto"/>
        <w:right w:val="none" w:sz="0" w:space="0" w:color="auto"/>
      </w:divBdr>
    </w:div>
    <w:div w:id="150372069">
      <w:marLeft w:val="640"/>
      <w:marRight w:val="0"/>
      <w:marTop w:val="0"/>
      <w:marBottom w:val="0"/>
      <w:divBdr>
        <w:top w:val="none" w:sz="0" w:space="0" w:color="auto"/>
        <w:left w:val="none" w:sz="0" w:space="0" w:color="auto"/>
        <w:bottom w:val="none" w:sz="0" w:space="0" w:color="auto"/>
        <w:right w:val="none" w:sz="0" w:space="0" w:color="auto"/>
      </w:divBdr>
    </w:div>
    <w:div w:id="150486282">
      <w:marLeft w:val="640"/>
      <w:marRight w:val="0"/>
      <w:marTop w:val="0"/>
      <w:marBottom w:val="0"/>
      <w:divBdr>
        <w:top w:val="none" w:sz="0" w:space="0" w:color="auto"/>
        <w:left w:val="none" w:sz="0" w:space="0" w:color="auto"/>
        <w:bottom w:val="none" w:sz="0" w:space="0" w:color="auto"/>
        <w:right w:val="none" w:sz="0" w:space="0" w:color="auto"/>
      </w:divBdr>
    </w:div>
    <w:div w:id="150487643">
      <w:marLeft w:val="640"/>
      <w:marRight w:val="0"/>
      <w:marTop w:val="0"/>
      <w:marBottom w:val="0"/>
      <w:divBdr>
        <w:top w:val="none" w:sz="0" w:space="0" w:color="auto"/>
        <w:left w:val="none" w:sz="0" w:space="0" w:color="auto"/>
        <w:bottom w:val="none" w:sz="0" w:space="0" w:color="auto"/>
        <w:right w:val="none" w:sz="0" w:space="0" w:color="auto"/>
      </w:divBdr>
    </w:div>
    <w:div w:id="150491187">
      <w:marLeft w:val="640"/>
      <w:marRight w:val="0"/>
      <w:marTop w:val="0"/>
      <w:marBottom w:val="0"/>
      <w:divBdr>
        <w:top w:val="none" w:sz="0" w:space="0" w:color="auto"/>
        <w:left w:val="none" w:sz="0" w:space="0" w:color="auto"/>
        <w:bottom w:val="none" w:sz="0" w:space="0" w:color="auto"/>
        <w:right w:val="none" w:sz="0" w:space="0" w:color="auto"/>
      </w:divBdr>
    </w:div>
    <w:div w:id="150492400">
      <w:marLeft w:val="640"/>
      <w:marRight w:val="0"/>
      <w:marTop w:val="0"/>
      <w:marBottom w:val="0"/>
      <w:divBdr>
        <w:top w:val="none" w:sz="0" w:space="0" w:color="auto"/>
        <w:left w:val="none" w:sz="0" w:space="0" w:color="auto"/>
        <w:bottom w:val="none" w:sz="0" w:space="0" w:color="auto"/>
        <w:right w:val="none" w:sz="0" w:space="0" w:color="auto"/>
      </w:divBdr>
    </w:div>
    <w:div w:id="150561526">
      <w:marLeft w:val="640"/>
      <w:marRight w:val="0"/>
      <w:marTop w:val="0"/>
      <w:marBottom w:val="0"/>
      <w:divBdr>
        <w:top w:val="none" w:sz="0" w:space="0" w:color="auto"/>
        <w:left w:val="none" w:sz="0" w:space="0" w:color="auto"/>
        <w:bottom w:val="none" w:sz="0" w:space="0" w:color="auto"/>
        <w:right w:val="none" w:sz="0" w:space="0" w:color="auto"/>
      </w:divBdr>
    </w:div>
    <w:div w:id="150565434">
      <w:marLeft w:val="640"/>
      <w:marRight w:val="0"/>
      <w:marTop w:val="0"/>
      <w:marBottom w:val="0"/>
      <w:divBdr>
        <w:top w:val="none" w:sz="0" w:space="0" w:color="auto"/>
        <w:left w:val="none" w:sz="0" w:space="0" w:color="auto"/>
        <w:bottom w:val="none" w:sz="0" w:space="0" w:color="auto"/>
        <w:right w:val="none" w:sz="0" w:space="0" w:color="auto"/>
      </w:divBdr>
    </w:div>
    <w:div w:id="150604116">
      <w:marLeft w:val="640"/>
      <w:marRight w:val="0"/>
      <w:marTop w:val="0"/>
      <w:marBottom w:val="0"/>
      <w:divBdr>
        <w:top w:val="none" w:sz="0" w:space="0" w:color="auto"/>
        <w:left w:val="none" w:sz="0" w:space="0" w:color="auto"/>
        <w:bottom w:val="none" w:sz="0" w:space="0" w:color="auto"/>
        <w:right w:val="none" w:sz="0" w:space="0" w:color="auto"/>
      </w:divBdr>
    </w:div>
    <w:div w:id="150605528">
      <w:marLeft w:val="640"/>
      <w:marRight w:val="0"/>
      <w:marTop w:val="0"/>
      <w:marBottom w:val="0"/>
      <w:divBdr>
        <w:top w:val="none" w:sz="0" w:space="0" w:color="auto"/>
        <w:left w:val="none" w:sz="0" w:space="0" w:color="auto"/>
        <w:bottom w:val="none" w:sz="0" w:space="0" w:color="auto"/>
        <w:right w:val="none" w:sz="0" w:space="0" w:color="auto"/>
      </w:divBdr>
    </w:div>
    <w:div w:id="150606844">
      <w:marLeft w:val="640"/>
      <w:marRight w:val="0"/>
      <w:marTop w:val="0"/>
      <w:marBottom w:val="0"/>
      <w:divBdr>
        <w:top w:val="none" w:sz="0" w:space="0" w:color="auto"/>
        <w:left w:val="none" w:sz="0" w:space="0" w:color="auto"/>
        <w:bottom w:val="none" w:sz="0" w:space="0" w:color="auto"/>
        <w:right w:val="none" w:sz="0" w:space="0" w:color="auto"/>
      </w:divBdr>
    </w:div>
    <w:div w:id="150683894">
      <w:marLeft w:val="640"/>
      <w:marRight w:val="0"/>
      <w:marTop w:val="0"/>
      <w:marBottom w:val="0"/>
      <w:divBdr>
        <w:top w:val="none" w:sz="0" w:space="0" w:color="auto"/>
        <w:left w:val="none" w:sz="0" w:space="0" w:color="auto"/>
        <w:bottom w:val="none" w:sz="0" w:space="0" w:color="auto"/>
        <w:right w:val="none" w:sz="0" w:space="0" w:color="auto"/>
      </w:divBdr>
    </w:div>
    <w:div w:id="150755506">
      <w:marLeft w:val="640"/>
      <w:marRight w:val="0"/>
      <w:marTop w:val="0"/>
      <w:marBottom w:val="0"/>
      <w:divBdr>
        <w:top w:val="none" w:sz="0" w:space="0" w:color="auto"/>
        <w:left w:val="none" w:sz="0" w:space="0" w:color="auto"/>
        <w:bottom w:val="none" w:sz="0" w:space="0" w:color="auto"/>
        <w:right w:val="none" w:sz="0" w:space="0" w:color="auto"/>
      </w:divBdr>
    </w:div>
    <w:div w:id="150802413">
      <w:marLeft w:val="640"/>
      <w:marRight w:val="0"/>
      <w:marTop w:val="0"/>
      <w:marBottom w:val="0"/>
      <w:divBdr>
        <w:top w:val="none" w:sz="0" w:space="0" w:color="auto"/>
        <w:left w:val="none" w:sz="0" w:space="0" w:color="auto"/>
        <w:bottom w:val="none" w:sz="0" w:space="0" w:color="auto"/>
        <w:right w:val="none" w:sz="0" w:space="0" w:color="auto"/>
      </w:divBdr>
    </w:div>
    <w:div w:id="150875953">
      <w:marLeft w:val="640"/>
      <w:marRight w:val="0"/>
      <w:marTop w:val="0"/>
      <w:marBottom w:val="0"/>
      <w:divBdr>
        <w:top w:val="none" w:sz="0" w:space="0" w:color="auto"/>
        <w:left w:val="none" w:sz="0" w:space="0" w:color="auto"/>
        <w:bottom w:val="none" w:sz="0" w:space="0" w:color="auto"/>
        <w:right w:val="none" w:sz="0" w:space="0" w:color="auto"/>
      </w:divBdr>
    </w:div>
    <w:div w:id="150876610">
      <w:marLeft w:val="640"/>
      <w:marRight w:val="0"/>
      <w:marTop w:val="0"/>
      <w:marBottom w:val="0"/>
      <w:divBdr>
        <w:top w:val="none" w:sz="0" w:space="0" w:color="auto"/>
        <w:left w:val="none" w:sz="0" w:space="0" w:color="auto"/>
        <w:bottom w:val="none" w:sz="0" w:space="0" w:color="auto"/>
        <w:right w:val="none" w:sz="0" w:space="0" w:color="auto"/>
      </w:divBdr>
    </w:div>
    <w:div w:id="150947523">
      <w:marLeft w:val="640"/>
      <w:marRight w:val="0"/>
      <w:marTop w:val="0"/>
      <w:marBottom w:val="0"/>
      <w:divBdr>
        <w:top w:val="none" w:sz="0" w:space="0" w:color="auto"/>
        <w:left w:val="none" w:sz="0" w:space="0" w:color="auto"/>
        <w:bottom w:val="none" w:sz="0" w:space="0" w:color="auto"/>
        <w:right w:val="none" w:sz="0" w:space="0" w:color="auto"/>
      </w:divBdr>
    </w:div>
    <w:div w:id="151027145">
      <w:marLeft w:val="640"/>
      <w:marRight w:val="0"/>
      <w:marTop w:val="0"/>
      <w:marBottom w:val="0"/>
      <w:divBdr>
        <w:top w:val="none" w:sz="0" w:space="0" w:color="auto"/>
        <w:left w:val="none" w:sz="0" w:space="0" w:color="auto"/>
        <w:bottom w:val="none" w:sz="0" w:space="0" w:color="auto"/>
        <w:right w:val="none" w:sz="0" w:space="0" w:color="auto"/>
      </w:divBdr>
    </w:div>
    <w:div w:id="151063322">
      <w:marLeft w:val="640"/>
      <w:marRight w:val="0"/>
      <w:marTop w:val="0"/>
      <w:marBottom w:val="0"/>
      <w:divBdr>
        <w:top w:val="none" w:sz="0" w:space="0" w:color="auto"/>
        <w:left w:val="none" w:sz="0" w:space="0" w:color="auto"/>
        <w:bottom w:val="none" w:sz="0" w:space="0" w:color="auto"/>
        <w:right w:val="none" w:sz="0" w:space="0" w:color="auto"/>
      </w:divBdr>
    </w:div>
    <w:div w:id="151072375">
      <w:marLeft w:val="640"/>
      <w:marRight w:val="0"/>
      <w:marTop w:val="0"/>
      <w:marBottom w:val="0"/>
      <w:divBdr>
        <w:top w:val="none" w:sz="0" w:space="0" w:color="auto"/>
        <w:left w:val="none" w:sz="0" w:space="0" w:color="auto"/>
        <w:bottom w:val="none" w:sz="0" w:space="0" w:color="auto"/>
        <w:right w:val="none" w:sz="0" w:space="0" w:color="auto"/>
      </w:divBdr>
    </w:div>
    <w:div w:id="151141440">
      <w:marLeft w:val="640"/>
      <w:marRight w:val="0"/>
      <w:marTop w:val="0"/>
      <w:marBottom w:val="0"/>
      <w:divBdr>
        <w:top w:val="none" w:sz="0" w:space="0" w:color="auto"/>
        <w:left w:val="none" w:sz="0" w:space="0" w:color="auto"/>
        <w:bottom w:val="none" w:sz="0" w:space="0" w:color="auto"/>
        <w:right w:val="none" w:sz="0" w:space="0" w:color="auto"/>
      </w:divBdr>
    </w:div>
    <w:div w:id="151142038">
      <w:marLeft w:val="640"/>
      <w:marRight w:val="0"/>
      <w:marTop w:val="0"/>
      <w:marBottom w:val="0"/>
      <w:divBdr>
        <w:top w:val="none" w:sz="0" w:space="0" w:color="auto"/>
        <w:left w:val="none" w:sz="0" w:space="0" w:color="auto"/>
        <w:bottom w:val="none" w:sz="0" w:space="0" w:color="auto"/>
        <w:right w:val="none" w:sz="0" w:space="0" w:color="auto"/>
      </w:divBdr>
    </w:div>
    <w:div w:id="151413404">
      <w:marLeft w:val="640"/>
      <w:marRight w:val="0"/>
      <w:marTop w:val="0"/>
      <w:marBottom w:val="0"/>
      <w:divBdr>
        <w:top w:val="none" w:sz="0" w:space="0" w:color="auto"/>
        <w:left w:val="none" w:sz="0" w:space="0" w:color="auto"/>
        <w:bottom w:val="none" w:sz="0" w:space="0" w:color="auto"/>
        <w:right w:val="none" w:sz="0" w:space="0" w:color="auto"/>
      </w:divBdr>
    </w:div>
    <w:div w:id="151457170">
      <w:marLeft w:val="640"/>
      <w:marRight w:val="0"/>
      <w:marTop w:val="0"/>
      <w:marBottom w:val="0"/>
      <w:divBdr>
        <w:top w:val="none" w:sz="0" w:space="0" w:color="auto"/>
        <w:left w:val="none" w:sz="0" w:space="0" w:color="auto"/>
        <w:bottom w:val="none" w:sz="0" w:space="0" w:color="auto"/>
        <w:right w:val="none" w:sz="0" w:space="0" w:color="auto"/>
      </w:divBdr>
    </w:div>
    <w:div w:id="151525200">
      <w:marLeft w:val="640"/>
      <w:marRight w:val="0"/>
      <w:marTop w:val="0"/>
      <w:marBottom w:val="0"/>
      <w:divBdr>
        <w:top w:val="none" w:sz="0" w:space="0" w:color="auto"/>
        <w:left w:val="none" w:sz="0" w:space="0" w:color="auto"/>
        <w:bottom w:val="none" w:sz="0" w:space="0" w:color="auto"/>
        <w:right w:val="none" w:sz="0" w:space="0" w:color="auto"/>
      </w:divBdr>
    </w:div>
    <w:div w:id="151603761">
      <w:marLeft w:val="640"/>
      <w:marRight w:val="0"/>
      <w:marTop w:val="0"/>
      <w:marBottom w:val="0"/>
      <w:divBdr>
        <w:top w:val="none" w:sz="0" w:space="0" w:color="auto"/>
        <w:left w:val="none" w:sz="0" w:space="0" w:color="auto"/>
        <w:bottom w:val="none" w:sz="0" w:space="0" w:color="auto"/>
        <w:right w:val="none" w:sz="0" w:space="0" w:color="auto"/>
      </w:divBdr>
    </w:div>
    <w:div w:id="151650383">
      <w:marLeft w:val="640"/>
      <w:marRight w:val="0"/>
      <w:marTop w:val="0"/>
      <w:marBottom w:val="0"/>
      <w:divBdr>
        <w:top w:val="none" w:sz="0" w:space="0" w:color="auto"/>
        <w:left w:val="none" w:sz="0" w:space="0" w:color="auto"/>
        <w:bottom w:val="none" w:sz="0" w:space="0" w:color="auto"/>
        <w:right w:val="none" w:sz="0" w:space="0" w:color="auto"/>
      </w:divBdr>
    </w:div>
    <w:div w:id="151869180">
      <w:marLeft w:val="640"/>
      <w:marRight w:val="0"/>
      <w:marTop w:val="0"/>
      <w:marBottom w:val="0"/>
      <w:divBdr>
        <w:top w:val="none" w:sz="0" w:space="0" w:color="auto"/>
        <w:left w:val="none" w:sz="0" w:space="0" w:color="auto"/>
        <w:bottom w:val="none" w:sz="0" w:space="0" w:color="auto"/>
        <w:right w:val="none" w:sz="0" w:space="0" w:color="auto"/>
      </w:divBdr>
    </w:div>
    <w:div w:id="151872747">
      <w:marLeft w:val="640"/>
      <w:marRight w:val="0"/>
      <w:marTop w:val="0"/>
      <w:marBottom w:val="0"/>
      <w:divBdr>
        <w:top w:val="none" w:sz="0" w:space="0" w:color="auto"/>
        <w:left w:val="none" w:sz="0" w:space="0" w:color="auto"/>
        <w:bottom w:val="none" w:sz="0" w:space="0" w:color="auto"/>
        <w:right w:val="none" w:sz="0" w:space="0" w:color="auto"/>
      </w:divBdr>
    </w:div>
    <w:div w:id="151876717">
      <w:marLeft w:val="640"/>
      <w:marRight w:val="0"/>
      <w:marTop w:val="0"/>
      <w:marBottom w:val="0"/>
      <w:divBdr>
        <w:top w:val="none" w:sz="0" w:space="0" w:color="auto"/>
        <w:left w:val="none" w:sz="0" w:space="0" w:color="auto"/>
        <w:bottom w:val="none" w:sz="0" w:space="0" w:color="auto"/>
        <w:right w:val="none" w:sz="0" w:space="0" w:color="auto"/>
      </w:divBdr>
    </w:div>
    <w:div w:id="152062183">
      <w:marLeft w:val="640"/>
      <w:marRight w:val="0"/>
      <w:marTop w:val="0"/>
      <w:marBottom w:val="0"/>
      <w:divBdr>
        <w:top w:val="none" w:sz="0" w:space="0" w:color="auto"/>
        <w:left w:val="none" w:sz="0" w:space="0" w:color="auto"/>
        <w:bottom w:val="none" w:sz="0" w:space="0" w:color="auto"/>
        <w:right w:val="none" w:sz="0" w:space="0" w:color="auto"/>
      </w:divBdr>
    </w:div>
    <w:div w:id="152111748">
      <w:marLeft w:val="640"/>
      <w:marRight w:val="0"/>
      <w:marTop w:val="0"/>
      <w:marBottom w:val="0"/>
      <w:divBdr>
        <w:top w:val="none" w:sz="0" w:space="0" w:color="auto"/>
        <w:left w:val="none" w:sz="0" w:space="0" w:color="auto"/>
        <w:bottom w:val="none" w:sz="0" w:space="0" w:color="auto"/>
        <w:right w:val="none" w:sz="0" w:space="0" w:color="auto"/>
      </w:divBdr>
    </w:div>
    <w:div w:id="152139815">
      <w:marLeft w:val="640"/>
      <w:marRight w:val="0"/>
      <w:marTop w:val="0"/>
      <w:marBottom w:val="0"/>
      <w:divBdr>
        <w:top w:val="none" w:sz="0" w:space="0" w:color="auto"/>
        <w:left w:val="none" w:sz="0" w:space="0" w:color="auto"/>
        <w:bottom w:val="none" w:sz="0" w:space="0" w:color="auto"/>
        <w:right w:val="none" w:sz="0" w:space="0" w:color="auto"/>
      </w:divBdr>
    </w:div>
    <w:div w:id="152181682">
      <w:marLeft w:val="640"/>
      <w:marRight w:val="0"/>
      <w:marTop w:val="0"/>
      <w:marBottom w:val="0"/>
      <w:divBdr>
        <w:top w:val="none" w:sz="0" w:space="0" w:color="auto"/>
        <w:left w:val="none" w:sz="0" w:space="0" w:color="auto"/>
        <w:bottom w:val="none" w:sz="0" w:space="0" w:color="auto"/>
        <w:right w:val="none" w:sz="0" w:space="0" w:color="auto"/>
      </w:divBdr>
    </w:div>
    <w:div w:id="152184167">
      <w:marLeft w:val="640"/>
      <w:marRight w:val="0"/>
      <w:marTop w:val="0"/>
      <w:marBottom w:val="0"/>
      <w:divBdr>
        <w:top w:val="none" w:sz="0" w:space="0" w:color="auto"/>
        <w:left w:val="none" w:sz="0" w:space="0" w:color="auto"/>
        <w:bottom w:val="none" w:sz="0" w:space="0" w:color="auto"/>
        <w:right w:val="none" w:sz="0" w:space="0" w:color="auto"/>
      </w:divBdr>
    </w:div>
    <w:div w:id="152260005">
      <w:marLeft w:val="640"/>
      <w:marRight w:val="0"/>
      <w:marTop w:val="0"/>
      <w:marBottom w:val="0"/>
      <w:divBdr>
        <w:top w:val="none" w:sz="0" w:space="0" w:color="auto"/>
        <w:left w:val="none" w:sz="0" w:space="0" w:color="auto"/>
        <w:bottom w:val="none" w:sz="0" w:space="0" w:color="auto"/>
        <w:right w:val="none" w:sz="0" w:space="0" w:color="auto"/>
      </w:divBdr>
    </w:div>
    <w:div w:id="152307387">
      <w:marLeft w:val="640"/>
      <w:marRight w:val="0"/>
      <w:marTop w:val="0"/>
      <w:marBottom w:val="0"/>
      <w:divBdr>
        <w:top w:val="none" w:sz="0" w:space="0" w:color="auto"/>
        <w:left w:val="none" w:sz="0" w:space="0" w:color="auto"/>
        <w:bottom w:val="none" w:sz="0" w:space="0" w:color="auto"/>
        <w:right w:val="none" w:sz="0" w:space="0" w:color="auto"/>
      </w:divBdr>
    </w:div>
    <w:div w:id="152336759">
      <w:marLeft w:val="640"/>
      <w:marRight w:val="0"/>
      <w:marTop w:val="0"/>
      <w:marBottom w:val="0"/>
      <w:divBdr>
        <w:top w:val="none" w:sz="0" w:space="0" w:color="auto"/>
        <w:left w:val="none" w:sz="0" w:space="0" w:color="auto"/>
        <w:bottom w:val="none" w:sz="0" w:space="0" w:color="auto"/>
        <w:right w:val="none" w:sz="0" w:space="0" w:color="auto"/>
      </w:divBdr>
    </w:div>
    <w:div w:id="152337164">
      <w:marLeft w:val="640"/>
      <w:marRight w:val="0"/>
      <w:marTop w:val="0"/>
      <w:marBottom w:val="0"/>
      <w:divBdr>
        <w:top w:val="none" w:sz="0" w:space="0" w:color="auto"/>
        <w:left w:val="none" w:sz="0" w:space="0" w:color="auto"/>
        <w:bottom w:val="none" w:sz="0" w:space="0" w:color="auto"/>
        <w:right w:val="none" w:sz="0" w:space="0" w:color="auto"/>
      </w:divBdr>
    </w:div>
    <w:div w:id="152377227">
      <w:marLeft w:val="640"/>
      <w:marRight w:val="0"/>
      <w:marTop w:val="0"/>
      <w:marBottom w:val="0"/>
      <w:divBdr>
        <w:top w:val="none" w:sz="0" w:space="0" w:color="auto"/>
        <w:left w:val="none" w:sz="0" w:space="0" w:color="auto"/>
        <w:bottom w:val="none" w:sz="0" w:space="0" w:color="auto"/>
        <w:right w:val="none" w:sz="0" w:space="0" w:color="auto"/>
      </w:divBdr>
    </w:div>
    <w:div w:id="152378468">
      <w:marLeft w:val="640"/>
      <w:marRight w:val="0"/>
      <w:marTop w:val="0"/>
      <w:marBottom w:val="0"/>
      <w:divBdr>
        <w:top w:val="none" w:sz="0" w:space="0" w:color="auto"/>
        <w:left w:val="none" w:sz="0" w:space="0" w:color="auto"/>
        <w:bottom w:val="none" w:sz="0" w:space="0" w:color="auto"/>
        <w:right w:val="none" w:sz="0" w:space="0" w:color="auto"/>
      </w:divBdr>
    </w:div>
    <w:div w:id="152525954">
      <w:marLeft w:val="640"/>
      <w:marRight w:val="0"/>
      <w:marTop w:val="0"/>
      <w:marBottom w:val="0"/>
      <w:divBdr>
        <w:top w:val="none" w:sz="0" w:space="0" w:color="auto"/>
        <w:left w:val="none" w:sz="0" w:space="0" w:color="auto"/>
        <w:bottom w:val="none" w:sz="0" w:space="0" w:color="auto"/>
        <w:right w:val="none" w:sz="0" w:space="0" w:color="auto"/>
      </w:divBdr>
    </w:div>
    <w:div w:id="152527634">
      <w:marLeft w:val="640"/>
      <w:marRight w:val="0"/>
      <w:marTop w:val="0"/>
      <w:marBottom w:val="0"/>
      <w:divBdr>
        <w:top w:val="none" w:sz="0" w:space="0" w:color="auto"/>
        <w:left w:val="none" w:sz="0" w:space="0" w:color="auto"/>
        <w:bottom w:val="none" w:sz="0" w:space="0" w:color="auto"/>
        <w:right w:val="none" w:sz="0" w:space="0" w:color="auto"/>
      </w:divBdr>
    </w:div>
    <w:div w:id="152533651">
      <w:marLeft w:val="640"/>
      <w:marRight w:val="0"/>
      <w:marTop w:val="0"/>
      <w:marBottom w:val="0"/>
      <w:divBdr>
        <w:top w:val="none" w:sz="0" w:space="0" w:color="auto"/>
        <w:left w:val="none" w:sz="0" w:space="0" w:color="auto"/>
        <w:bottom w:val="none" w:sz="0" w:space="0" w:color="auto"/>
        <w:right w:val="none" w:sz="0" w:space="0" w:color="auto"/>
      </w:divBdr>
    </w:div>
    <w:div w:id="152719180">
      <w:marLeft w:val="640"/>
      <w:marRight w:val="0"/>
      <w:marTop w:val="0"/>
      <w:marBottom w:val="0"/>
      <w:divBdr>
        <w:top w:val="none" w:sz="0" w:space="0" w:color="auto"/>
        <w:left w:val="none" w:sz="0" w:space="0" w:color="auto"/>
        <w:bottom w:val="none" w:sz="0" w:space="0" w:color="auto"/>
        <w:right w:val="none" w:sz="0" w:space="0" w:color="auto"/>
      </w:divBdr>
    </w:div>
    <w:div w:id="152987233">
      <w:marLeft w:val="640"/>
      <w:marRight w:val="0"/>
      <w:marTop w:val="0"/>
      <w:marBottom w:val="0"/>
      <w:divBdr>
        <w:top w:val="none" w:sz="0" w:space="0" w:color="auto"/>
        <w:left w:val="none" w:sz="0" w:space="0" w:color="auto"/>
        <w:bottom w:val="none" w:sz="0" w:space="0" w:color="auto"/>
        <w:right w:val="none" w:sz="0" w:space="0" w:color="auto"/>
      </w:divBdr>
    </w:div>
    <w:div w:id="153037322">
      <w:marLeft w:val="640"/>
      <w:marRight w:val="0"/>
      <w:marTop w:val="0"/>
      <w:marBottom w:val="0"/>
      <w:divBdr>
        <w:top w:val="none" w:sz="0" w:space="0" w:color="auto"/>
        <w:left w:val="none" w:sz="0" w:space="0" w:color="auto"/>
        <w:bottom w:val="none" w:sz="0" w:space="0" w:color="auto"/>
        <w:right w:val="none" w:sz="0" w:space="0" w:color="auto"/>
      </w:divBdr>
    </w:div>
    <w:div w:id="153038313">
      <w:marLeft w:val="640"/>
      <w:marRight w:val="0"/>
      <w:marTop w:val="0"/>
      <w:marBottom w:val="0"/>
      <w:divBdr>
        <w:top w:val="none" w:sz="0" w:space="0" w:color="auto"/>
        <w:left w:val="none" w:sz="0" w:space="0" w:color="auto"/>
        <w:bottom w:val="none" w:sz="0" w:space="0" w:color="auto"/>
        <w:right w:val="none" w:sz="0" w:space="0" w:color="auto"/>
      </w:divBdr>
    </w:div>
    <w:div w:id="153112808">
      <w:marLeft w:val="640"/>
      <w:marRight w:val="0"/>
      <w:marTop w:val="0"/>
      <w:marBottom w:val="0"/>
      <w:divBdr>
        <w:top w:val="none" w:sz="0" w:space="0" w:color="auto"/>
        <w:left w:val="none" w:sz="0" w:space="0" w:color="auto"/>
        <w:bottom w:val="none" w:sz="0" w:space="0" w:color="auto"/>
        <w:right w:val="none" w:sz="0" w:space="0" w:color="auto"/>
      </w:divBdr>
    </w:div>
    <w:div w:id="153185275">
      <w:marLeft w:val="640"/>
      <w:marRight w:val="0"/>
      <w:marTop w:val="0"/>
      <w:marBottom w:val="0"/>
      <w:divBdr>
        <w:top w:val="none" w:sz="0" w:space="0" w:color="auto"/>
        <w:left w:val="none" w:sz="0" w:space="0" w:color="auto"/>
        <w:bottom w:val="none" w:sz="0" w:space="0" w:color="auto"/>
        <w:right w:val="none" w:sz="0" w:space="0" w:color="auto"/>
      </w:divBdr>
    </w:div>
    <w:div w:id="153373166">
      <w:marLeft w:val="640"/>
      <w:marRight w:val="0"/>
      <w:marTop w:val="0"/>
      <w:marBottom w:val="0"/>
      <w:divBdr>
        <w:top w:val="none" w:sz="0" w:space="0" w:color="auto"/>
        <w:left w:val="none" w:sz="0" w:space="0" w:color="auto"/>
        <w:bottom w:val="none" w:sz="0" w:space="0" w:color="auto"/>
        <w:right w:val="none" w:sz="0" w:space="0" w:color="auto"/>
      </w:divBdr>
    </w:div>
    <w:div w:id="153375393">
      <w:marLeft w:val="640"/>
      <w:marRight w:val="0"/>
      <w:marTop w:val="0"/>
      <w:marBottom w:val="0"/>
      <w:divBdr>
        <w:top w:val="none" w:sz="0" w:space="0" w:color="auto"/>
        <w:left w:val="none" w:sz="0" w:space="0" w:color="auto"/>
        <w:bottom w:val="none" w:sz="0" w:space="0" w:color="auto"/>
        <w:right w:val="none" w:sz="0" w:space="0" w:color="auto"/>
      </w:divBdr>
    </w:div>
    <w:div w:id="153378552">
      <w:marLeft w:val="640"/>
      <w:marRight w:val="0"/>
      <w:marTop w:val="0"/>
      <w:marBottom w:val="0"/>
      <w:divBdr>
        <w:top w:val="none" w:sz="0" w:space="0" w:color="auto"/>
        <w:left w:val="none" w:sz="0" w:space="0" w:color="auto"/>
        <w:bottom w:val="none" w:sz="0" w:space="0" w:color="auto"/>
        <w:right w:val="none" w:sz="0" w:space="0" w:color="auto"/>
      </w:divBdr>
    </w:div>
    <w:div w:id="153421623">
      <w:marLeft w:val="640"/>
      <w:marRight w:val="0"/>
      <w:marTop w:val="0"/>
      <w:marBottom w:val="0"/>
      <w:divBdr>
        <w:top w:val="none" w:sz="0" w:space="0" w:color="auto"/>
        <w:left w:val="none" w:sz="0" w:space="0" w:color="auto"/>
        <w:bottom w:val="none" w:sz="0" w:space="0" w:color="auto"/>
        <w:right w:val="none" w:sz="0" w:space="0" w:color="auto"/>
      </w:divBdr>
    </w:div>
    <w:div w:id="153421709">
      <w:marLeft w:val="640"/>
      <w:marRight w:val="0"/>
      <w:marTop w:val="0"/>
      <w:marBottom w:val="0"/>
      <w:divBdr>
        <w:top w:val="none" w:sz="0" w:space="0" w:color="auto"/>
        <w:left w:val="none" w:sz="0" w:space="0" w:color="auto"/>
        <w:bottom w:val="none" w:sz="0" w:space="0" w:color="auto"/>
        <w:right w:val="none" w:sz="0" w:space="0" w:color="auto"/>
      </w:divBdr>
    </w:div>
    <w:div w:id="153452402">
      <w:marLeft w:val="640"/>
      <w:marRight w:val="0"/>
      <w:marTop w:val="0"/>
      <w:marBottom w:val="0"/>
      <w:divBdr>
        <w:top w:val="none" w:sz="0" w:space="0" w:color="auto"/>
        <w:left w:val="none" w:sz="0" w:space="0" w:color="auto"/>
        <w:bottom w:val="none" w:sz="0" w:space="0" w:color="auto"/>
        <w:right w:val="none" w:sz="0" w:space="0" w:color="auto"/>
      </w:divBdr>
    </w:div>
    <w:div w:id="153568280">
      <w:marLeft w:val="640"/>
      <w:marRight w:val="0"/>
      <w:marTop w:val="0"/>
      <w:marBottom w:val="0"/>
      <w:divBdr>
        <w:top w:val="none" w:sz="0" w:space="0" w:color="auto"/>
        <w:left w:val="none" w:sz="0" w:space="0" w:color="auto"/>
        <w:bottom w:val="none" w:sz="0" w:space="0" w:color="auto"/>
        <w:right w:val="none" w:sz="0" w:space="0" w:color="auto"/>
      </w:divBdr>
    </w:div>
    <w:div w:id="153617651">
      <w:marLeft w:val="640"/>
      <w:marRight w:val="0"/>
      <w:marTop w:val="0"/>
      <w:marBottom w:val="0"/>
      <w:divBdr>
        <w:top w:val="none" w:sz="0" w:space="0" w:color="auto"/>
        <w:left w:val="none" w:sz="0" w:space="0" w:color="auto"/>
        <w:bottom w:val="none" w:sz="0" w:space="0" w:color="auto"/>
        <w:right w:val="none" w:sz="0" w:space="0" w:color="auto"/>
      </w:divBdr>
    </w:div>
    <w:div w:id="153689196">
      <w:marLeft w:val="640"/>
      <w:marRight w:val="0"/>
      <w:marTop w:val="0"/>
      <w:marBottom w:val="0"/>
      <w:divBdr>
        <w:top w:val="none" w:sz="0" w:space="0" w:color="auto"/>
        <w:left w:val="none" w:sz="0" w:space="0" w:color="auto"/>
        <w:bottom w:val="none" w:sz="0" w:space="0" w:color="auto"/>
        <w:right w:val="none" w:sz="0" w:space="0" w:color="auto"/>
      </w:divBdr>
    </w:div>
    <w:div w:id="153842046">
      <w:marLeft w:val="640"/>
      <w:marRight w:val="0"/>
      <w:marTop w:val="0"/>
      <w:marBottom w:val="0"/>
      <w:divBdr>
        <w:top w:val="none" w:sz="0" w:space="0" w:color="auto"/>
        <w:left w:val="none" w:sz="0" w:space="0" w:color="auto"/>
        <w:bottom w:val="none" w:sz="0" w:space="0" w:color="auto"/>
        <w:right w:val="none" w:sz="0" w:space="0" w:color="auto"/>
      </w:divBdr>
    </w:div>
    <w:div w:id="153884068">
      <w:marLeft w:val="640"/>
      <w:marRight w:val="0"/>
      <w:marTop w:val="0"/>
      <w:marBottom w:val="0"/>
      <w:divBdr>
        <w:top w:val="none" w:sz="0" w:space="0" w:color="auto"/>
        <w:left w:val="none" w:sz="0" w:space="0" w:color="auto"/>
        <w:bottom w:val="none" w:sz="0" w:space="0" w:color="auto"/>
        <w:right w:val="none" w:sz="0" w:space="0" w:color="auto"/>
      </w:divBdr>
    </w:div>
    <w:div w:id="153954392">
      <w:marLeft w:val="640"/>
      <w:marRight w:val="0"/>
      <w:marTop w:val="0"/>
      <w:marBottom w:val="0"/>
      <w:divBdr>
        <w:top w:val="none" w:sz="0" w:space="0" w:color="auto"/>
        <w:left w:val="none" w:sz="0" w:space="0" w:color="auto"/>
        <w:bottom w:val="none" w:sz="0" w:space="0" w:color="auto"/>
        <w:right w:val="none" w:sz="0" w:space="0" w:color="auto"/>
      </w:divBdr>
    </w:div>
    <w:div w:id="154077827">
      <w:marLeft w:val="640"/>
      <w:marRight w:val="0"/>
      <w:marTop w:val="0"/>
      <w:marBottom w:val="0"/>
      <w:divBdr>
        <w:top w:val="none" w:sz="0" w:space="0" w:color="auto"/>
        <w:left w:val="none" w:sz="0" w:space="0" w:color="auto"/>
        <w:bottom w:val="none" w:sz="0" w:space="0" w:color="auto"/>
        <w:right w:val="none" w:sz="0" w:space="0" w:color="auto"/>
      </w:divBdr>
    </w:div>
    <w:div w:id="154105030">
      <w:marLeft w:val="640"/>
      <w:marRight w:val="0"/>
      <w:marTop w:val="0"/>
      <w:marBottom w:val="0"/>
      <w:divBdr>
        <w:top w:val="none" w:sz="0" w:space="0" w:color="auto"/>
        <w:left w:val="none" w:sz="0" w:space="0" w:color="auto"/>
        <w:bottom w:val="none" w:sz="0" w:space="0" w:color="auto"/>
        <w:right w:val="none" w:sz="0" w:space="0" w:color="auto"/>
      </w:divBdr>
    </w:div>
    <w:div w:id="154107892">
      <w:marLeft w:val="640"/>
      <w:marRight w:val="0"/>
      <w:marTop w:val="0"/>
      <w:marBottom w:val="0"/>
      <w:divBdr>
        <w:top w:val="none" w:sz="0" w:space="0" w:color="auto"/>
        <w:left w:val="none" w:sz="0" w:space="0" w:color="auto"/>
        <w:bottom w:val="none" w:sz="0" w:space="0" w:color="auto"/>
        <w:right w:val="none" w:sz="0" w:space="0" w:color="auto"/>
      </w:divBdr>
    </w:div>
    <w:div w:id="154272516">
      <w:bodyDiv w:val="1"/>
      <w:marLeft w:val="0"/>
      <w:marRight w:val="0"/>
      <w:marTop w:val="0"/>
      <w:marBottom w:val="0"/>
      <w:divBdr>
        <w:top w:val="none" w:sz="0" w:space="0" w:color="auto"/>
        <w:left w:val="none" w:sz="0" w:space="0" w:color="auto"/>
        <w:bottom w:val="none" w:sz="0" w:space="0" w:color="auto"/>
        <w:right w:val="none" w:sz="0" w:space="0" w:color="auto"/>
      </w:divBdr>
      <w:divsChild>
        <w:div w:id="66854165">
          <w:marLeft w:val="640"/>
          <w:marRight w:val="0"/>
          <w:marTop w:val="0"/>
          <w:marBottom w:val="0"/>
          <w:divBdr>
            <w:top w:val="none" w:sz="0" w:space="0" w:color="auto"/>
            <w:left w:val="none" w:sz="0" w:space="0" w:color="auto"/>
            <w:bottom w:val="none" w:sz="0" w:space="0" w:color="auto"/>
            <w:right w:val="none" w:sz="0" w:space="0" w:color="auto"/>
          </w:divBdr>
        </w:div>
        <w:div w:id="88426744">
          <w:marLeft w:val="640"/>
          <w:marRight w:val="0"/>
          <w:marTop w:val="0"/>
          <w:marBottom w:val="0"/>
          <w:divBdr>
            <w:top w:val="none" w:sz="0" w:space="0" w:color="auto"/>
            <w:left w:val="none" w:sz="0" w:space="0" w:color="auto"/>
            <w:bottom w:val="none" w:sz="0" w:space="0" w:color="auto"/>
            <w:right w:val="none" w:sz="0" w:space="0" w:color="auto"/>
          </w:divBdr>
        </w:div>
        <w:div w:id="186136780">
          <w:marLeft w:val="640"/>
          <w:marRight w:val="0"/>
          <w:marTop w:val="0"/>
          <w:marBottom w:val="0"/>
          <w:divBdr>
            <w:top w:val="none" w:sz="0" w:space="0" w:color="auto"/>
            <w:left w:val="none" w:sz="0" w:space="0" w:color="auto"/>
            <w:bottom w:val="none" w:sz="0" w:space="0" w:color="auto"/>
            <w:right w:val="none" w:sz="0" w:space="0" w:color="auto"/>
          </w:divBdr>
        </w:div>
        <w:div w:id="186524283">
          <w:marLeft w:val="640"/>
          <w:marRight w:val="0"/>
          <w:marTop w:val="0"/>
          <w:marBottom w:val="0"/>
          <w:divBdr>
            <w:top w:val="none" w:sz="0" w:space="0" w:color="auto"/>
            <w:left w:val="none" w:sz="0" w:space="0" w:color="auto"/>
            <w:bottom w:val="none" w:sz="0" w:space="0" w:color="auto"/>
            <w:right w:val="none" w:sz="0" w:space="0" w:color="auto"/>
          </w:divBdr>
        </w:div>
        <w:div w:id="202642557">
          <w:marLeft w:val="640"/>
          <w:marRight w:val="0"/>
          <w:marTop w:val="0"/>
          <w:marBottom w:val="0"/>
          <w:divBdr>
            <w:top w:val="none" w:sz="0" w:space="0" w:color="auto"/>
            <w:left w:val="none" w:sz="0" w:space="0" w:color="auto"/>
            <w:bottom w:val="none" w:sz="0" w:space="0" w:color="auto"/>
            <w:right w:val="none" w:sz="0" w:space="0" w:color="auto"/>
          </w:divBdr>
        </w:div>
        <w:div w:id="300038471">
          <w:marLeft w:val="640"/>
          <w:marRight w:val="0"/>
          <w:marTop w:val="0"/>
          <w:marBottom w:val="0"/>
          <w:divBdr>
            <w:top w:val="none" w:sz="0" w:space="0" w:color="auto"/>
            <w:left w:val="none" w:sz="0" w:space="0" w:color="auto"/>
            <w:bottom w:val="none" w:sz="0" w:space="0" w:color="auto"/>
            <w:right w:val="none" w:sz="0" w:space="0" w:color="auto"/>
          </w:divBdr>
        </w:div>
        <w:div w:id="450591286">
          <w:marLeft w:val="640"/>
          <w:marRight w:val="0"/>
          <w:marTop w:val="0"/>
          <w:marBottom w:val="0"/>
          <w:divBdr>
            <w:top w:val="none" w:sz="0" w:space="0" w:color="auto"/>
            <w:left w:val="none" w:sz="0" w:space="0" w:color="auto"/>
            <w:bottom w:val="none" w:sz="0" w:space="0" w:color="auto"/>
            <w:right w:val="none" w:sz="0" w:space="0" w:color="auto"/>
          </w:divBdr>
        </w:div>
        <w:div w:id="467282881">
          <w:marLeft w:val="640"/>
          <w:marRight w:val="0"/>
          <w:marTop w:val="0"/>
          <w:marBottom w:val="0"/>
          <w:divBdr>
            <w:top w:val="none" w:sz="0" w:space="0" w:color="auto"/>
            <w:left w:val="none" w:sz="0" w:space="0" w:color="auto"/>
            <w:bottom w:val="none" w:sz="0" w:space="0" w:color="auto"/>
            <w:right w:val="none" w:sz="0" w:space="0" w:color="auto"/>
          </w:divBdr>
        </w:div>
        <w:div w:id="499462806">
          <w:marLeft w:val="640"/>
          <w:marRight w:val="0"/>
          <w:marTop w:val="0"/>
          <w:marBottom w:val="0"/>
          <w:divBdr>
            <w:top w:val="none" w:sz="0" w:space="0" w:color="auto"/>
            <w:left w:val="none" w:sz="0" w:space="0" w:color="auto"/>
            <w:bottom w:val="none" w:sz="0" w:space="0" w:color="auto"/>
            <w:right w:val="none" w:sz="0" w:space="0" w:color="auto"/>
          </w:divBdr>
        </w:div>
        <w:div w:id="502400422">
          <w:marLeft w:val="640"/>
          <w:marRight w:val="0"/>
          <w:marTop w:val="0"/>
          <w:marBottom w:val="0"/>
          <w:divBdr>
            <w:top w:val="none" w:sz="0" w:space="0" w:color="auto"/>
            <w:left w:val="none" w:sz="0" w:space="0" w:color="auto"/>
            <w:bottom w:val="none" w:sz="0" w:space="0" w:color="auto"/>
            <w:right w:val="none" w:sz="0" w:space="0" w:color="auto"/>
          </w:divBdr>
        </w:div>
        <w:div w:id="535196228">
          <w:marLeft w:val="640"/>
          <w:marRight w:val="0"/>
          <w:marTop w:val="0"/>
          <w:marBottom w:val="0"/>
          <w:divBdr>
            <w:top w:val="none" w:sz="0" w:space="0" w:color="auto"/>
            <w:left w:val="none" w:sz="0" w:space="0" w:color="auto"/>
            <w:bottom w:val="none" w:sz="0" w:space="0" w:color="auto"/>
            <w:right w:val="none" w:sz="0" w:space="0" w:color="auto"/>
          </w:divBdr>
        </w:div>
        <w:div w:id="571426756">
          <w:marLeft w:val="640"/>
          <w:marRight w:val="0"/>
          <w:marTop w:val="0"/>
          <w:marBottom w:val="0"/>
          <w:divBdr>
            <w:top w:val="none" w:sz="0" w:space="0" w:color="auto"/>
            <w:left w:val="none" w:sz="0" w:space="0" w:color="auto"/>
            <w:bottom w:val="none" w:sz="0" w:space="0" w:color="auto"/>
            <w:right w:val="none" w:sz="0" w:space="0" w:color="auto"/>
          </w:divBdr>
        </w:div>
        <w:div w:id="680357254">
          <w:marLeft w:val="640"/>
          <w:marRight w:val="0"/>
          <w:marTop w:val="0"/>
          <w:marBottom w:val="0"/>
          <w:divBdr>
            <w:top w:val="none" w:sz="0" w:space="0" w:color="auto"/>
            <w:left w:val="none" w:sz="0" w:space="0" w:color="auto"/>
            <w:bottom w:val="none" w:sz="0" w:space="0" w:color="auto"/>
            <w:right w:val="none" w:sz="0" w:space="0" w:color="auto"/>
          </w:divBdr>
        </w:div>
        <w:div w:id="686953874">
          <w:marLeft w:val="640"/>
          <w:marRight w:val="0"/>
          <w:marTop w:val="0"/>
          <w:marBottom w:val="0"/>
          <w:divBdr>
            <w:top w:val="none" w:sz="0" w:space="0" w:color="auto"/>
            <w:left w:val="none" w:sz="0" w:space="0" w:color="auto"/>
            <w:bottom w:val="none" w:sz="0" w:space="0" w:color="auto"/>
            <w:right w:val="none" w:sz="0" w:space="0" w:color="auto"/>
          </w:divBdr>
        </w:div>
        <w:div w:id="844900155">
          <w:marLeft w:val="640"/>
          <w:marRight w:val="0"/>
          <w:marTop w:val="0"/>
          <w:marBottom w:val="0"/>
          <w:divBdr>
            <w:top w:val="none" w:sz="0" w:space="0" w:color="auto"/>
            <w:left w:val="none" w:sz="0" w:space="0" w:color="auto"/>
            <w:bottom w:val="none" w:sz="0" w:space="0" w:color="auto"/>
            <w:right w:val="none" w:sz="0" w:space="0" w:color="auto"/>
          </w:divBdr>
        </w:div>
        <w:div w:id="986859881">
          <w:marLeft w:val="640"/>
          <w:marRight w:val="0"/>
          <w:marTop w:val="0"/>
          <w:marBottom w:val="0"/>
          <w:divBdr>
            <w:top w:val="none" w:sz="0" w:space="0" w:color="auto"/>
            <w:left w:val="none" w:sz="0" w:space="0" w:color="auto"/>
            <w:bottom w:val="none" w:sz="0" w:space="0" w:color="auto"/>
            <w:right w:val="none" w:sz="0" w:space="0" w:color="auto"/>
          </w:divBdr>
        </w:div>
        <w:div w:id="1006397351">
          <w:marLeft w:val="640"/>
          <w:marRight w:val="0"/>
          <w:marTop w:val="0"/>
          <w:marBottom w:val="0"/>
          <w:divBdr>
            <w:top w:val="none" w:sz="0" w:space="0" w:color="auto"/>
            <w:left w:val="none" w:sz="0" w:space="0" w:color="auto"/>
            <w:bottom w:val="none" w:sz="0" w:space="0" w:color="auto"/>
            <w:right w:val="none" w:sz="0" w:space="0" w:color="auto"/>
          </w:divBdr>
        </w:div>
        <w:div w:id="1020668337">
          <w:marLeft w:val="640"/>
          <w:marRight w:val="0"/>
          <w:marTop w:val="0"/>
          <w:marBottom w:val="0"/>
          <w:divBdr>
            <w:top w:val="none" w:sz="0" w:space="0" w:color="auto"/>
            <w:left w:val="none" w:sz="0" w:space="0" w:color="auto"/>
            <w:bottom w:val="none" w:sz="0" w:space="0" w:color="auto"/>
            <w:right w:val="none" w:sz="0" w:space="0" w:color="auto"/>
          </w:divBdr>
        </w:div>
        <w:div w:id="1085808714">
          <w:marLeft w:val="640"/>
          <w:marRight w:val="0"/>
          <w:marTop w:val="0"/>
          <w:marBottom w:val="0"/>
          <w:divBdr>
            <w:top w:val="none" w:sz="0" w:space="0" w:color="auto"/>
            <w:left w:val="none" w:sz="0" w:space="0" w:color="auto"/>
            <w:bottom w:val="none" w:sz="0" w:space="0" w:color="auto"/>
            <w:right w:val="none" w:sz="0" w:space="0" w:color="auto"/>
          </w:divBdr>
        </w:div>
        <w:div w:id="1148672362">
          <w:marLeft w:val="640"/>
          <w:marRight w:val="0"/>
          <w:marTop w:val="0"/>
          <w:marBottom w:val="0"/>
          <w:divBdr>
            <w:top w:val="none" w:sz="0" w:space="0" w:color="auto"/>
            <w:left w:val="none" w:sz="0" w:space="0" w:color="auto"/>
            <w:bottom w:val="none" w:sz="0" w:space="0" w:color="auto"/>
            <w:right w:val="none" w:sz="0" w:space="0" w:color="auto"/>
          </w:divBdr>
        </w:div>
        <w:div w:id="1204826665">
          <w:marLeft w:val="640"/>
          <w:marRight w:val="0"/>
          <w:marTop w:val="0"/>
          <w:marBottom w:val="0"/>
          <w:divBdr>
            <w:top w:val="none" w:sz="0" w:space="0" w:color="auto"/>
            <w:left w:val="none" w:sz="0" w:space="0" w:color="auto"/>
            <w:bottom w:val="none" w:sz="0" w:space="0" w:color="auto"/>
            <w:right w:val="none" w:sz="0" w:space="0" w:color="auto"/>
          </w:divBdr>
        </w:div>
        <w:div w:id="1220479311">
          <w:marLeft w:val="640"/>
          <w:marRight w:val="0"/>
          <w:marTop w:val="0"/>
          <w:marBottom w:val="0"/>
          <w:divBdr>
            <w:top w:val="none" w:sz="0" w:space="0" w:color="auto"/>
            <w:left w:val="none" w:sz="0" w:space="0" w:color="auto"/>
            <w:bottom w:val="none" w:sz="0" w:space="0" w:color="auto"/>
            <w:right w:val="none" w:sz="0" w:space="0" w:color="auto"/>
          </w:divBdr>
        </w:div>
        <w:div w:id="1264996260">
          <w:marLeft w:val="640"/>
          <w:marRight w:val="0"/>
          <w:marTop w:val="0"/>
          <w:marBottom w:val="0"/>
          <w:divBdr>
            <w:top w:val="none" w:sz="0" w:space="0" w:color="auto"/>
            <w:left w:val="none" w:sz="0" w:space="0" w:color="auto"/>
            <w:bottom w:val="none" w:sz="0" w:space="0" w:color="auto"/>
            <w:right w:val="none" w:sz="0" w:space="0" w:color="auto"/>
          </w:divBdr>
        </w:div>
        <w:div w:id="1299530481">
          <w:marLeft w:val="640"/>
          <w:marRight w:val="0"/>
          <w:marTop w:val="0"/>
          <w:marBottom w:val="0"/>
          <w:divBdr>
            <w:top w:val="none" w:sz="0" w:space="0" w:color="auto"/>
            <w:left w:val="none" w:sz="0" w:space="0" w:color="auto"/>
            <w:bottom w:val="none" w:sz="0" w:space="0" w:color="auto"/>
            <w:right w:val="none" w:sz="0" w:space="0" w:color="auto"/>
          </w:divBdr>
        </w:div>
        <w:div w:id="1307932482">
          <w:marLeft w:val="640"/>
          <w:marRight w:val="0"/>
          <w:marTop w:val="0"/>
          <w:marBottom w:val="0"/>
          <w:divBdr>
            <w:top w:val="none" w:sz="0" w:space="0" w:color="auto"/>
            <w:left w:val="none" w:sz="0" w:space="0" w:color="auto"/>
            <w:bottom w:val="none" w:sz="0" w:space="0" w:color="auto"/>
            <w:right w:val="none" w:sz="0" w:space="0" w:color="auto"/>
          </w:divBdr>
        </w:div>
        <w:div w:id="1342321527">
          <w:marLeft w:val="640"/>
          <w:marRight w:val="0"/>
          <w:marTop w:val="0"/>
          <w:marBottom w:val="0"/>
          <w:divBdr>
            <w:top w:val="none" w:sz="0" w:space="0" w:color="auto"/>
            <w:left w:val="none" w:sz="0" w:space="0" w:color="auto"/>
            <w:bottom w:val="none" w:sz="0" w:space="0" w:color="auto"/>
            <w:right w:val="none" w:sz="0" w:space="0" w:color="auto"/>
          </w:divBdr>
        </w:div>
        <w:div w:id="1353067511">
          <w:marLeft w:val="640"/>
          <w:marRight w:val="0"/>
          <w:marTop w:val="0"/>
          <w:marBottom w:val="0"/>
          <w:divBdr>
            <w:top w:val="none" w:sz="0" w:space="0" w:color="auto"/>
            <w:left w:val="none" w:sz="0" w:space="0" w:color="auto"/>
            <w:bottom w:val="none" w:sz="0" w:space="0" w:color="auto"/>
            <w:right w:val="none" w:sz="0" w:space="0" w:color="auto"/>
          </w:divBdr>
        </w:div>
        <w:div w:id="1374424406">
          <w:marLeft w:val="640"/>
          <w:marRight w:val="0"/>
          <w:marTop w:val="0"/>
          <w:marBottom w:val="0"/>
          <w:divBdr>
            <w:top w:val="none" w:sz="0" w:space="0" w:color="auto"/>
            <w:left w:val="none" w:sz="0" w:space="0" w:color="auto"/>
            <w:bottom w:val="none" w:sz="0" w:space="0" w:color="auto"/>
            <w:right w:val="none" w:sz="0" w:space="0" w:color="auto"/>
          </w:divBdr>
        </w:div>
        <w:div w:id="1471245679">
          <w:marLeft w:val="640"/>
          <w:marRight w:val="0"/>
          <w:marTop w:val="0"/>
          <w:marBottom w:val="0"/>
          <w:divBdr>
            <w:top w:val="none" w:sz="0" w:space="0" w:color="auto"/>
            <w:left w:val="none" w:sz="0" w:space="0" w:color="auto"/>
            <w:bottom w:val="none" w:sz="0" w:space="0" w:color="auto"/>
            <w:right w:val="none" w:sz="0" w:space="0" w:color="auto"/>
          </w:divBdr>
        </w:div>
        <w:div w:id="1484345992">
          <w:marLeft w:val="640"/>
          <w:marRight w:val="0"/>
          <w:marTop w:val="0"/>
          <w:marBottom w:val="0"/>
          <w:divBdr>
            <w:top w:val="none" w:sz="0" w:space="0" w:color="auto"/>
            <w:left w:val="none" w:sz="0" w:space="0" w:color="auto"/>
            <w:bottom w:val="none" w:sz="0" w:space="0" w:color="auto"/>
            <w:right w:val="none" w:sz="0" w:space="0" w:color="auto"/>
          </w:divBdr>
        </w:div>
        <w:div w:id="1486358740">
          <w:marLeft w:val="640"/>
          <w:marRight w:val="0"/>
          <w:marTop w:val="0"/>
          <w:marBottom w:val="0"/>
          <w:divBdr>
            <w:top w:val="none" w:sz="0" w:space="0" w:color="auto"/>
            <w:left w:val="none" w:sz="0" w:space="0" w:color="auto"/>
            <w:bottom w:val="none" w:sz="0" w:space="0" w:color="auto"/>
            <w:right w:val="none" w:sz="0" w:space="0" w:color="auto"/>
          </w:divBdr>
        </w:div>
        <w:div w:id="1504005091">
          <w:marLeft w:val="640"/>
          <w:marRight w:val="0"/>
          <w:marTop w:val="0"/>
          <w:marBottom w:val="0"/>
          <w:divBdr>
            <w:top w:val="none" w:sz="0" w:space="0" w:color="auto"/>
            <w:left w:val="none" w:sz="0" w:space="0" w:color="auto"/>
            <w:bottom w:val="none" w:sz="0" w:space="0" w:color="auto"/>
            <w:right w:val="none" w:sz="0" w:space="0" w:color="auto"/>
          </w:divBdr>
        </w:div>
        <w:div w:id="1511337725">
          <w:marLeft w:val="640"/>
          <w:marRight w:val="0"/>
          <w:marTop w:val="0"/>
          <w:marBottom w:val="0"/>
          <w:divBdr>
            <w:top w:val="none" w:sz="0" w:space="0" w:color="auto"/>
            <w:left w:val="none" w:sz="0" w:space="0" w:color="auto"/>
            <w:bottom w:val="none" w:sz="0" w:space="0" w:color="auto"/>
            <w:right w:val="none" w:sz="0" w:space="0" w:color="auto"/>
          </w:divBdr>
        </w:div>
        <w:div w:id="1518890391">
          <w:marLeft w:val="640"/>
          <w:marRight w:val="0"/>
          <w:marTop w:val="0"/>
          <w:marBottom w:val="0"/>
          <w:divBdr>
            <w:top w:val="none" w:sz="0" w:space="0" w:color="auto"/>
            <w:left w:val="none" w:sz="0" w:space="0" w:color="auto"/>
            <w:bottom w:val="none" w:sz="0" w:space="0" w:color="auto"/>
            <w:right w:val="none" w:sz="0" w:space="0" w:color="auto"/>
          </w:divBdr>
        </w:div>
        <w:div w:id="1524592152">
          <w:marLeft w:val="640"/>
          <w:marRight w:val="0"/>
          <w:marTop w:val="0"/>
          <w:marBottom w:val="0"/>
          <w:divBdr>
            <w:top w:val="none" w:sz="0" w:space="0" w:color="auto"/>
            <w:left w:val="none" w:sz="0" w:space="0" w:color="auto"/>
            <w:bottom w:val="none" w:sz="0" w:space="0" w:color="auto"/>
            <w:right w:val="none" w:sz="0" w:space="0" w:color="auto"/>
          </w:divBdr>
        </w:div>
        <w:div w:id="1575703649">
          <w:marLeft w:val="640"/>
          <w:marRight w:val="0"/>
          <w:marTop w:val="0"/>
          <w:marBottom w:val="0"/>
          <w:divBdr>
            <w:top w:val="none" w:sz="0" w:space="0" w:color="auto"/>
            <w:left w:val="none" w:sz="0" w:space="0" w:color="auto"/>
            <w:bottom w:val="none" w:sz="0" w:space="0" w:color="auto"/>
            <w:right w:val="none" w:sz="0" w:space="0" w:color="auto"/>
          </w:divBdr>
        </w:div>
        <w:div w:id="1587376137">
          <w:marLeft w:val="640"/>
          <w:marRight w:val="0"/>
          <w:marTop w:val="0"/>
          <w:marBottom w:val="0"/>
          <w:divBdr>
            <w:top w:val="none" w:sz="0" w:space="0" w:color="auto"/>
            <w:left w:val="none" w:sz="0" w:space="0" w:color="auto"/>
            <w:bottom w:val="none" w:sz="0" w:space="0" w:color="auto"/>
            <w:right w:val="none" w:sz="0" w:space="0" w:color="auto"/>
          </w:divBdr>
        </w:div>
        <w:div w:id="1601596383">
          <w:marLeft w:val="640"/>
          <w:marRight w:val="0"/>
          <w:marTop w:val="0"/>
          <w:marBottom w:val="0"/>
          <w:divBdr>
            <w:top w:val="none" w:sz="0" w:space="0" w:color="auto"/>
            <w:left w:val="none" w:sz="0" w:space="0" w:color="auto"/>
            <w:bottom w:val="none" w:sz="0" w:space="0" w:color="auto"/>
            <w:right w:val="none" w:sz="0" w:space="0" w:color="auto"/>
          </w:divBdr>
        </w:div>
        <w:div w:id="1620063842">
          <w:marLeft w:val="640"/>
          <w:marRight w:val="0"/>
          <w:marTop w:val="0"/>
          <w:marBottom w:val="0"/>
          <w:divBdr>
            <w:top w:val="none" w:sz="0" w:space="0" w:color="auto"/>
            <w:left w:val="none" w:sz="0" w:space="0" w:color="auto"/>
            <w:bottom w:val="none" w:sz="0" w:space="0" w:color="auto"/>
            <w:right w:val="none" w:sz="0" w:space="0" w:color="auto"/>
          </w:divBdr>
        </w:div>
        <w:div w:id="1651904378">
          <w:marLeft w:val="640"/>
          <w:marRight w:val="0"/>
          <w:marTop w:val="0"/>
          <w:marBottom w:val="0"/>
          <w:divBdr>
            <w:top w:val="none" w:sz="0" w:space="0" w:color="auto"/>
            <w:left w:val="none" w:sz="0" w:space="0" w:color="auto"/>
            <w:bottom w:val="none" w:sz="0" w:space="0" w:color="auto"/>
            <w:right w:val="none" w:sz="0" w:space="0" w:color="auto"/>
          </w:divBdr>
        </w:div>
        <w:div w:id="1657804332">
          <w:marLeft w:val="640"/>
          <w:marRight w:val="0"/>
          <w:marTop w:val="0"/>
          <w:marBottom w:val="0"/>
          <w:divBdr>
            <w:top w:val="none" w:sz="0" w:space="0" w:color="auto"/>
            <w:left w:val="none" w:sz="0" w:space="0" w:color="auto"/>
            <w:bottom w:val="none" w:sz="0" w:space="0" w:color="auto"/>
            <w:right w:val="none" w:sz="0" w:space="0" w:color="auto"/>
          </w:divBdr>
        </w:div>
        <w:div w:id="1708944201">
          <w:marLeft w:val="640"/>
          <w:marRight w:val="0"/>
          <w:marTop w:val="0"/>
          <w:marBottom w:val="0"/>
          <w:divBdr>
            <w:top w:val="none" w:sz="0" w:space="0" w:color="auto"/>
            <w:left w:val="none" w:sz="0" w:space="0" w:color="auto"/>
            <w:bottom w:val="none" w:sz="0" w:space="0" w:color="auto"/>
            <w:right w:val="none" w:sz="0" w:space="0" w:color="auto"/>
          </w:divBdr>
        </w:div>
      </w:divsChild>
    </w:div>
    <w:div w:id="154340355">
      <w:marLeft w:val="640"/>
      <w:marRight w:val="0"/>
      <w:marTop w:val="0"/>
      <w:marBottom w:val="0"/>
      <w:divBdr>
        <w:top w:val="none" w:sz="0" w:space="0" w:color="auto"/>
        <w:left w:val="none" w:sz="0" w:space="0" w:color="auto"/>
        <w:bottom w:val="none" w:sz="0" w:space="0" w:color="auto"/>
        <w:right w:val="none" w:sz="0" w:space="0" w:color="auto"/>
      </w:divBdr>
    </w:div>
    <w:div w:id="154344230">
      <w:marLeft w:val="640"/>
      <w:marRight w:val="0"/>
      <w:marTop w:val="0"/>
      <w:marBottom w:val="0"/>
      <w:divBdr>
        <w:top w:val="none" w:sz="0" w:space="0" w:color="auto"/>
        <w:left w:val="none" w:sz="0" w:space="0" w:color="auto"/>
        <w:bottom w:val="none" w:sz="0" w:space="0" w:color="auto"/>
        <w:right w:val="none" w:sz="0" w:space="0" w:color="auto"/>
      </w:divBdr>
    </w:div>
    <w:div w:id="154422940">
      <w:marLeft w:val="640"/>
      <w:marRight w:val="0"/>
      <w:marTop w:val="0"/>
      <w:marBottom w:val="0"/>
      <w:divBdr>
        <w:top w:val="none" w:sz="0" w:space="0" w:color="auto"/>
        <w:left w:val="none" w:sz="0" w:space="0" w:color="auto"/>
        <w:bottom w:val="none" w:sz="0" w:space="0" w:color="auto"/>
        <w:right w:val="none" w:sz="0" w:space="0" w:color="auto"/>
      </w:divBdr>
    </w:div>
    <w:div w:id="154490778">
      <w:marLeft w:val="640"/>
      <w:marRight w:val="0"/>
      <w:marTop w:val="0"/>
      <w:marBottom w:val="0"/>
      <w:divBdr>
        <w:top w:val="none" w:sz="0" w:space="0" w:color="auto"/>
        <w:left w:val="none" w:sz="0" w:space="0" w:color="auto"/>
        <w:bottom w:val="none" w:sz="0" w:space="0" w:color="auto"/>
        <w:right w:val="none" w:sz="0" w:space="0" w:color="auto"/>
      </w:divBdr>
    </w:div>
    <w:div w:id="154498972">
      <w:marLeft w:val="640"/>
      <w:marRight w:val="0"/>
      <w:marTop w:val="0"/>
      <w:marBottom w:val="0"/>
      <w:divBdr>
        <w:top w:val="none" w:sz="0" w:space="0" w:color="auto"/>
        <w:left w:val="none" w:sz="0" w:space="0" w:color="auto"/>
        <w:bottom w:val="none" w:sz="0" w:space="0" w:color="auto"/>
        <w:right w:val="none" w:sz="0" w:space="0" w:color="auto"/>
      </w:divBdr>
    </w:div>
    <w:div w:id="154538999">
      <w:marLeft w:val="640"/>
      <w:marRight w:val="0"/>
      <w:marTop w:val="0"/>
      <w:marBottom w:val="0"/>
      <w:divBdr>
        <w:top w:val="none" w:sz="0" w:space="0" w:color="auto"/>
        <w:left w:val="none" w:sz="0" w:space="0" w:color="auto"/>
        <w:bottom w:val="none" w:sz="0" w:space="0" w:color="auto"/>
        <w:right w:val="none" w:sz="0" w:space="0" w:color="auto"/>
      </w:divBdr>
    </w:div>
    <w:div w:id="154541898">
      <w:marLeft w:val="640"/>
      <w:marRight w:val="0"/>
      <w:marTop w:val="0"/>
      <w:marBottom w:val="0"/>
      <w:divBdr>
        <w:top w:val="none" w:sz="0" w:space="0" w:color="auto"/>
        <w:left w:val="none" w:sz="0" w:space="0" w:color="auto"/>
        <w:bottom w:val="none" w:sz="0" w:space="0" w:color="auto"/>
        <w:right w:val="none" w:sz="0" w:space="0" w:color="auto"/>
      </w:divBdr>
    </w:div>
    <w:div w:id="154611688">
      <w:marLeft w:val="640"/>
      <w:marRight w:val="0"/>
      <w:marTop w:val="0"/>
      <w:marBottom w:val="0"/>
      <w:divBdr>
        <w:top w:val="none" w:sz="0" w:space="0" w:color="auto"/>
        <w:left w:val="none" w:sz="0" w:space="0" w:color="auto"/>
        <w:bottom w:val="none" w:sz="0" w:space="0" w:color="auto"/>
        <w:right w:val="none" w:sz="0" w:space="0" w:color="auto"/>
      </w:divBdr>
    </w:div>
    <w:div w:id="154879929">
      <w:marLeft w:val="640"/>
      <w:marRight w:val="0"/>
      <w:marTop w:val="0"/>
      <w:marBottom w:val="0"/>
      <w:divBdr>
        <w:top w:val="none" w:sz="0" w:space="0" w:color="auto"/>
        <w:left w:val="none" w:sz="0" w:space="0" w:color="auto"/>
        <w:bottom w:val="none" w:sz="0" w:space="0" w:color="auto"/>
        <w:right w:val="none" w:sz="0" w:space="0" w:color="auto"/>
      </w:divBdr>
    </w:div>
    <w:div w:id="154883227">
      <w:marLeft w:val="640"/>
      <w:marRight w:val="0"/>
      <w:marTop w:val="0"/>
      <w:marBottom w:val="0"/>
      <w:divBdr>
        <w:top w:val="none" w:sz="0" w:space="0" w:color="auto"/>
        <w:left w:val="none" w:sz="0" w:space="0" w:color="auto"/>
        <w:bottom w:val="none" w:sz="0" w:space="0" w:color="auto"/>
        <w:right w:val="none" w:sz="0" w:space="0" w:color="auto"/>
      </w:divBdr>
    </w:div>
    <w:div w:id="154884464">
      <w:marLeft w:val="640"/>
      <w:marRight w:val="0"/>
      <w:marTop w:val="0"/>
      <w:marBottom w:val="0"/>
      <w:divBdr>
        <w:top w:val="none" w:sz="0" w:space="0" w:color="auto"/>
        <w:left w:val="none" w:sz="0" w:space="0" w:color="auto"/>
        <w:bottom w:val="none" w:sz="0" w:space="0" w:color="auto"/>
        <w:right w:val="none" w:sz="0" w:space="0" w:color="auto"/>
      </w:divBdr>
    </w:div>
    <w:div w:id="154998130">
      <w:marLeft w:val="640"/>
      <w:marRight w:val="0"/>
      <w:marTop w:val="0"/>
      <w:marBottom w:val="0"/>
      <w:divBdr>
        <w:top w:val="none" w:sz="0" w:space="0" w:color="auto"/>
        <w:left w:val="none" w:sz="0" w:space="0" w:color="auto"/>
        <w:bottom w:val="none" w:sz="0" w:space="0" w:color="auto"/>
        <w:right w:val="none" w:sz="0" w:space="0" w:color="auto"/>
      </w:divBdr>
    </w:div>
    <w:div w:id="154998171">
      <w:marLeft w:val="640"/>
      <w:marRight w:val="0"/>
      <w:marTop w:val="0"/>
      <w:marBottom w:val="0"/>
      <w:divBdr>
        <w:top w:val="none" w:sz="0" w:space="0" w:color="auto"/>
        <w:left w:val="none" w:sz="0" w:space="0" w:color="auto"/>
        <w:bottom w:val="none" w:sz="0" w:space="0" w:color="auto"/>
        <w:right w:val="none" w:sz="0" w:space="0" w:color="auto"/>
      </w:divBdr>
    </w:div>
    <w:div w:id="155000805">
      <w:marLeft w:val="640"/>
      <w:marRight w:val="0"/>
      <w:marTop w:val="0"/>
      <w:marBottom w:val="0"/>
      <w:divBdr>
        <w:top w:val="none" w:sz="0" w:space="0" w:color="auto"/>
        <w:left w:val="none" w:sz="0" w:space="0" w:color="auto"/>
        <w:bottom w:val="none" w:sz="0" w:space="0" w:color="auto"/>
        <w:right w:val="none" w:sz="0" w:space="0" w:color="auto"/>
      </w:divBdr>
    </w:div>
    <w:div w:id="155071154">
      <w:marLeft w:val="640"/>
      <w:marRight w:val="0"/>
      <w:marTop w:val="0"/>
      <w:marBottom w:val="0"/>
      <w:divBdr>
        <w:top w:val="none" w:sz="0" w:space="0" w:color="auto"/>
        <w:left w:val="none" w:sz="0" w:space="0" w:color="auto"/>
        <w:bottom w:val="none" w:sz="0" w:space="0" w:color="auto"/>
        <w:right w:val="none" w:sz="0" w:space="0" w:color="auto"/>
      </w:divBdr>
    </w:div>
    <w:div w:id="155147146">
      <w:marLeft w:val="640"/>
      <w:marRight w:val="0"/>
      <w:marTop w:val="0"/>
      <w:marBottom w:val="0"/>
      <w:divBdr>
        <w:top w:val="none" w:sz="0" w:space="0" w:color="auto"/>
        <w:left w:val="none" w:sz="0" w:space="0" w:color="auto"/>
        <w:bottom w:val="none" w:sz="0" w:space="0" w:color="auto"/>
        <w:right w:val="none" w:sz="0" w:space="0" w:color="auto"/>
      </w:divBdr>
    </w:div>
    <w:div w:id="155151405">
      <w:marLeft w:val="640"/>
      <w:marRight w:val="0"/>
      <w:marTop w:val="0"/>
      <w:marBottom w:val="0"/>
      <w:divBdr>
        <w:top w:val="none" w:sz="0" w:space="0" w:color="auto"/>
        <w:left w:val="none" w:sz="0" w:space="0" w:color="auto"/>
        <w:bottom w:val="none" w:sz="0" w:space="0" w:color="auto"/>
        <w:right w:val="none" w:sz="0" w:space="0" w:color="auto"/>
      </w:divBdr>
    </w:div>
    <w:div w:id="155154925">
      <w:marLeft w:val="640"/>
      <w:marRight w:val="0"/>
      <w:marTop w:val="0"/>
      <w:marBottom w:val="0"/>
      <w:divBdr>
        <w:top w:val="none" w:sz="0" w:space="0" w:color="auto"/>
        <w:left w:val="none" w:sz="0" w:space="0" w:color="auto"/>
        <w:bottom w:val="none" w:sz="0" w:space="0" w:color="auto"/>
        <w:right w:val="none" w:sz="0" w:space="0" w:color="auto"/>
      </w:divBdr>
    </w:div>
    <w:div w:id="155220640">
      <w:marLeft w:val="640"/>
      <w:marRight w:val="0"/>
      <w:marTop w:val="0"/>
      <w:marBottom w:val="0"/>
      <w:divBdr>
        <w:top w:val="none" w:sz="0" w:space="0" w:color="auto"/>
        <w:left w:val="none" w:sz="0" w:space="0" w:color="auto"/>
        <w:bottom w:val="none" w:sz="0" w:space="0" w:color="auto"/>
        <w:right w:val="none" w:sz="0" w:space="0" w:color="auto"/>
      </w:divBdr>
    </w:div>
    <w:div w:id="155263279">
      <w:marLeft w:val="640"/>
      <w:marRight w:val="0"/>
      <w:marTop w:val="0"/>
      <w:marBottom w:val="0"/>
      <w:divBdr>
        <w:top w:val="none" w:sz="0" w:space="0" w:color="auto"/>
        <w:left w:val="none" w:sz="0" w:space="0" w:color="auto"/>
        <w:bottom w:val="none" w:sz="0" w:space="0" w:color="auto"/>
        <w:right w:val="none" w:sz="0" w:space="0" w:color="auto"/>
      </w:divBdr>
    </w:div>
    <w:div w:id="155346834">
      <w:marLeft w:val="640"/>
      <w:marRight w:val="0"/>
      <w:marTop w:val="0"/>
      <w:marBottom w:val="0"/>
      <w:divBdr>
        <w:top w:val="none" w:sz="0" w:space="0" w:color="auto"/>
        <w:left w:val="none" w:sz="0" w:space="0" w:color="auto"/>
        <w:bottom w:val="none" w:sz="0" w:space="0" w:color="auto"/>
        <w:right w:val="none" w:sz="0" w:space="0" w:color="auto"/>
      </w:divBdr>
    </w:div>
    <w:div w:id="155416881">
      <w:marLeft w:val="640"/>
      <w:marRight w:val="0"/>
      <w:marTop w:val="0"/>
      <w:marBottom w:val="0"/>
      <w:divBdr>
        <w:top w:val="none" w:sz="0" w:space="0" w:color="auto"/>
        <w:left w:val="none" w:sz="0" w:space="0" w:color="auto"/>
        <w:bottom w:val="none" w:sz="0" w:space="0" w:color="auto"/>
        <w:right w:val="none" w:sz="0" w:space="0" w:color="auto"/>
      </w:divBdr>
    </w:div>
    <w:div w:id="155458725">
      <w:marLeft w:val="640"/>
      <w:marRight w:val="0"/>
      <w:marTop w:val="0"/>
      <w:marBottom w:val="0"/>
      <w:divBdr>
        <w:top w:val="none" w:sz="0" w:space="0" w:color="auto"/>
        <w:left w:val="none" w:sz="0" w:space="0" w:color="auto"/>
        <w:bottom w:val="none" w:sz="0" w:space="0" w:color="auto"/>
        <w:right w:val="none" w:sz="0" w:space="0" w:color="auto"/>
      </w:divBdr>
    </w:div>
    <w:div w:id="155539503">
      <w:marLeft w:val="640"/>
      <w:marRight w:val="0"/>
      <w:marTop w:val="0"/>
      <w:marBottom w:val="0"/>
      <w:divBdr>
        <w:top w:val="none" w:sz="0" w:space="0" w:color="auto"/>
        <w:left w:val="none" w:sz="0" w:space="0" w:color="auto"/>
        <w:bottom w:val="none" w:sz="0" w:space="0" w:color="auto"/>
        <w:right w:val="none" w:sz="0" w:space="0" w:color="auto"/>
      </w:divBdr>
    </w:div>
    <w:div w:id="155613756">
      <w:marLeft w:val="640"/>
      <w:marRight w:val="0"/>
      <w:marTop w:val="0"/>
      <w:marBottom w:val="0"/>
      <w:divBdr>
        <w:top w:val="none" w:sz="0" w:space="0" w:color="auto"/>
        <w:left w:val="none" w:sz="0" w:space="0" w:color="auto"/>
        <w:bottom w:val="none" w:sz="0" w:space="0" w:color="auto"/>
        <w:right w:val="none" w:sz="0" w:space="0" w:color="auto"/>
      </w:divBdr>
    </w:div>
    <w:div w:id="155725250">
      <w:marLeft w:val="640"/>
      <w:marRight w:val="0"/>
      <w:marTop w:val="0"/>
      <w:marBottom w:val="0"/>
      <w:divBdr>
        <w:top w:val="none" w:sz="0" w:space="0" w:color="auto"/>
        <w:left w:val="none" w:sz="0" w:space="0" w:color="auto"/>
        <w:bottom w:val="none" w:sz="0" w:space="0" w:color="auto"/>
        <w:right w:val="none" w:sz="0" w:space="0" w:color="auto"/>
      </w:divBdr>
    </w:div>
    <w:div w:id="155807462">
      <w:marLeft w:val="640"/>
      <w:marRight w:val="0"/>
      <w:marTop w:val="0"/>
      <w:marBottom w:val="0"/>
      <w:divBdr>
        <w:top w:val="none" w:sz="0" w:space="0" w:color="auto"/>
        <w:left w:val="none" w:sz="0" w:space="0" w:color="auto"/>
        <w:bottom w:val="none" w:sz="0" w:space="0" w:color="auto"/>
        <w:right w:val="none" w:sz="0" w:space="0" w:color="auto"/>
      </w:divBdr>
    </w:div>
    <w:div w:id="155809822">
      <w:marLeft w:val="640"/>
      <w:marRight w:val="0"/>
      <w:marTop w:val="0"/>
      <w:marBottom w:val="0"/>
      <w:divBdr>
        <w:top w:val="none" w:sz="0" w:space="0" w:color="auto"/>
        <w:left w:val="none" w:sz="0" w:space="0" w:color="auto"/>
        <w:bottom w:val="none" w:sz="0" w:space="0" w:color="auto"/>
        <w:right w:val="none" w:sz="0" w:space="0" w:color="auto"/>
      </w:divBdr>
    </w:div>
    <w:div w:id="155848255">
      <w:marLeft w:val="640"/>
      <w:marRight w:val="0"/>
      <w:marTop w:val="0"/>
      <w:marBottom w:val="0"/>
      <w:divBdr>
        <w:top w:val="none" w:sz="0" w:space="0" w:color="auto"/>
        <w:left w:val="none" w:sz="0" w:space="0" w:color="auto"/>
        <w:bottom w:val="none" w:sz="0" w:space="0" w:color="auto"/>
        <w:right w:val="none" w:sz="0" w:space="0" w:color="auto"/>
      </w:divBdr>
    </w:div>
    <w:div w:id="155920900">
      <w:marLeft w:val="640"/>
      <w:marRight w:val="0"/>
      <w:marTop w:val="0"/>
      <w:marBottom w:val="0"/>
      <w:divBdr>
        <w:top w:val="none" w:sz="0" w:space="0" w:color="auto"/>
        <w:left w:val="none" w:sz="0" w:space="0" w:color="auto"/>
        <w:bottom w:val="none" w:sz="0" w:space="0" w:color="auto"/>
        <w:right w:val="none" w:sz="0" w:space="0" w:color="auto"/>
      </w:divBdr>
    </w:div>
    <w:div w:id="155925330">
      <w:marLeft w:val="640"/>
      <w:marRight w:val="0"/>
      <w:marTop w:val="0"/>
      <w:marBottom w:val="0"/>
      <w:divBdr>
        <w:top w:val="none" w:sz="0" w:space="0" w:color="auto"/>
        <w:left w:val="none" w:sz="0" w:space="0" w:color="auto"/>
        <w:bottom w:val="none" w:sz="0" w:space="0" w:color="auto"/>
        <w:right w:val="none" w:sz="0" w:space="0" w:color="auto"/>
      </w:divBdr>
    </w:div>
    <w:div w:id="155926177">
      <w:marLeft w:val="640"/>
      <w:marRight w:val="0"/>
      <w:marTop w:val="0"/>
      <w:marBottom w:val="0"/>
      <w:divBdr>
        <w:top w:val="none" w:sz="0" w:space="0" w:color="auto"/>
        <w:left w:val="none" w:sz="0" w:space="0" w:color="auto"/>
        <w:bottom w:val="none" w:sz="0" w:space="0" w:color="auto"/>
        <w:right w:val="none" w:sz="0" w:space="0" w:color="auto"/>
      </w:divBdr>
    </w:div>
    <w:div w:id="155998531">
      <w:marLeft w:val="640"/>
      <w:marRight w:val="0"/>
      <w:marTop w:val="0"/>
      <w:marBottom w:val="0"/>
      <w:divBdr>
        <w:top w:val="none" w:sz="0" w:space="0" w:color="auto"/>
        <w:left w:val="none" w:sz="0" w:space="0" w:color="auto"/>
        <w:bottom w:val="none" w:sz="0" w:space="0" w:color="auto"/>
        <w:right w:val="none" w:sz="0" w:space="0" w:color="auto"/>
      </w:divBdr>
    </w:div>
    <w:div w:id="156073233">
      <w:marLeft w:val="640"/>
      <w:marRight w:val="0"/>
      <w:marTop w:val="0"/>
      <w:marBottom w:val="0"/>
      <w:divBdr>
        <w:top w:val="none" w:sz="0" w:space="0" w:color="auto"/>
        <w:left w:val="none" w:sz="0" w:space="0" w:color="auto"/>
        <w:bottom w:val="none" w:sz="0" w:space="0" w:color="auto"/>
        <w:right w:val="none" w:sz="0" w:space="0" w:color="auto"/>
      </w:divBdr>
    </w:div>
    <w:div w:id="156073494">
      <w:marLeft w:val="640"/>
      <w:marRight w:val="0"/>
      <w:marTop w:val="0"/>
      <w:marBottom w:val="0"/>
      <w:divBdr>
        <w:top w:val="none" w:sz="0" w:space="0" w:color="auto"/>
        <w:left w:val="none" w:sz="0" w:space="0" w:color="auto"/>
        <w:bottom w:val="none" w:sz="0" w:space="0" w:color="auto"/>
        <w:right w:val="none" w:sz="0" w:space="0" w:color="auto"/>
      </w:divBdr>
    </w:div>
    <w:div w:id="156196360">
      <w:marLeft w:val="640"/>
      <w:marRight w:val="0"/>
      <w:marTop w:val="0"/>
      <w:marBottom w:val="0"/>
      <w:divBdr>
        <w:top w:val="none" w:sz="0" w:space="0" w:color="auto"/>
        <w:left w:val="none" w:sz="0" w:space="0" w:color="auto"/>
        <w:bottom w:val="none" w:sz="0" w:space="0" w:color="auto"/>
        <w:right w:val="none" w:sz="0" w:space="0" w:color="auto"/>
      </w:divBdr>
    </w:div>
    <w:div w:id="156265301">
      <w:marLeft w:val="640"/>
      <w:marRight w:val="0"/>
      <w:marTop w:val="0"/>
      <w:marBottom w:val="0"/>
      <w:divBdr>
        <w:top w:val="none" w:sz="0" w:space="0" w:color="auto"/>
        <w:left w:val="none" w:sz="0" w:space="0" w:color="auto"/>
        <w:bottom w:val="none" w:sz="0" w:space="0" w:color="auto"/>
        <w:right w:val="none" w:sz="0" w:space="0" w:color="auto"/>
      </w:divBdr>
    </w:div>
    <w:div w:id="156265725">
      <w:marLeft w:val="640"/>
      <w:marRight w:val="0"/>
      <w:marTop w:val="0"/>
      <w:marBottom w:val="0"/>
      <w:divBdr>
        <w:top w:val="none" w:sz="0" w:space="0" w:color="auto"/>
        <w:left w:val="none" w:sz="0" w:space="0" w:color="auto"/>
        <w:bottom w:val="none" w:sz="0" w:space="0" w:color="auto"/>
        <w:right w:val="none" w:sz="0" w:space="0" w:color="auto"/>
      </w:divBdr>
    </w:div>
    <w:div w:id="156313665">
      <w:marLeft w:val="640"/>
      <w:marRight w:val="0"/>
      <w:marTop w:val="0"/>
      <w:marBottom w:val="0"/>
      <w:divBdr>
        <w:top w:val="none" w:sz="0" w:space="0" w:color="auto"/>
        <w:left w:val="none" w:sz="0" w:space="0" w:color="auto"/>
        <w:bottom w:val="none" w:sz="0" w:space="0" w:color="auto"/>
        <w:right w:val="none" w:sz="0" w:space="0" w:color="auto"/>
      </w:divBdr>
    </w:div>
    <w:div w:id="156387728">
      <w:marLeft w:val="640"/>
      <w:marRight w:val="0"/>
      <w:marTop w:val="0"/>
      <w:marBottom w:val="0"/>
      <w:divBdr>
        <w:top w:val="none" w:sz="0" w:space="0" w:color="auto"/>
        <w:left w:val="none" w:sz="0" w:space="0" w:color="auto"/>
        <w:bottom w:val="none" w:sz="0" w:space="0" w:color="auto"/>
        <w:right w:val="none" w:sz="0" w:space="0" w:color="auto"/>
      </w:divBdr>
    </w:div>
    <w:div w:id="156504169">
      <w:marLeft w:val="640"/>
      <w:marRight w:val="0"/>
      <w:marTop w:val="0"/>
      <w:marBottom w:val="0"/>
      <w:divBdr>
        <w:top w:val="none" w:sz="0" w:space="0" w:color="auto"/>
        <w:left w:val="none" w:sz="0" w:space="0" w:color="auto"/>
        <w:bottom w:val="none" w:sz="0" w:space="0" w:color="auto"/>
        <w:right w:val="none" w:sz="0" w:space="0" w:color="auto"/>
      </w:divBdr>
    </w:div>
    <w:div w:id="156504807">
      <w:marLeft w:val="640"/>
      <w:marRight w:val="0"/>
      <w:marTop w:val="0"/>
      <w:marBottom w:val="0"/>
      <w:divBdr>
        <w:top w:val="none" w:sz="0" w:space="0" w:color="auto"/>
        <w:left w:val="none" w:sz="0" w:space="0" w:color="auto"/>
        <w:bottom w:val="none" w:sz="0" w:space="0" w:color="auto"/>
        <w:right w:val="none" w:sz="0" w:space="0" w:color="auto"/>
      </w:divBdr>
    </w:div>
    <w:div w:id="156575363">
      <w:marLeft w:val="640"/>
      <w:marRight w:val="0"/>
      <w:marTop w:val="0"/>
      <w:marBottom w:val="0"/>
      <w:divBdr>
        <w:top w:val="none" w:sz="0" w:space="0" w:color="auto"/>
        <w:left w:val="none" w:sz="0" w:space="0" w:color="auto"/>
        <w:bottom w:val="none" w:sz="0" w:space="0" w:color="auto"/>
        <w:right w:val="none" w:sz="0" w:space="0" w:color="auto"/>
      </w:divBdr>
    </w:div>
    <w:div w:id="156576748">
      <w:marLeft w:val="640"/>
      <w:marRight w:val="0"/>
      <w:marTop w:val="0"/>
      <w:marBottom w:val="0"/>
      <w:divBdr>
        <w:top w:val="none" w:sz="0" w:space="0" w:color="auto"/>
        <w:left w:val="none" w:sz="0" w:space="0" w:color="auto"/>
        <w:bottom w:val="none" w:sz="0" w:space="0" w:color="auto"/>
        <w:right w:val="none" w:sz="0" w:space="0" w:color="auto"/>
      </w:divBdr>
    </w:div>
    <w:div w:id="156727863">
      <w:marLeft w:val="640"/>
      <w:marRight w:val="0"/>
      <w:marTop w:val="0"/>
      <w:marBottom w:val="0"/>
      <w:divBdr>
        <w:top w:val="none" w:sz="0" w:space="0" w:color="auto"/>
        <w:left w:val="none" w:sz="0" w:space="0" w:color="auto"/>
        <w:bottom w:val="none" w:sz="0" w:space="0" w:color="auto"/>
        <w:right w:val="none" w:sz="0" w:space="0" w:color="auto"/>
      </w:divBdr>
    </w:div>
    <w:div w:id="156770412">
      <w:marLeft w:val="640"/>
      <w:marRight w:val="0"/>
      <w:marTop w:val="0"/>
      <w:marBottom w:val="0"/>
      <w:divBdr>
        <w:top w:val="none" w:sz="0" w:space="0" w:color="auto"/>
        <w:left w:val="none" w:sz="0" w:space="0" w:color="auto"/>
        <w:bottom w:val="none" w:sz="0" w:space="0" w:color="auto"/>
        <w:right w:val="none" w:sz="0" w:space="0" w:color="auto"/>
      </w:divBdr>
    </w:div>
    <w:div w:id="156774241">
      <w:marLeft w:val="640"/>
      <w:marRight w:val="0"/>
      <w:marTop w:val="0"/>
      <w:marBottom w:val="0"/>
      <w:divBdr>
        <w:top w:val="none" w:sz="0" w:space="0" w:color="auto"/>
        <w:left w:val="none" w:sz="0" w:space="0" w:color="auto"/>
        <w:bottom w:val="none" w:sz="0" w:space="0" w:color="auto"/>
        <w:right w:val="none" w:sz="0" w:space="0" w:color="auto"/>
      </w:divBdr>
    </w:div>
    <w:div w:id="156774542">
      <w:marLeft w:val="640"/>
      <w:marRight w:val="0"/>
      <w:marTop w:val="0"/>
      <w:marBottom w:val="0"/>
      <w:divBdr>
        <w:top w:val="none" w:sz="0" w:space="0" w:color="auto"/>
        <w:left w:val="none" w:sz="0" w:space="0" w:color="auto"/>
        <w:bottom w:val="none" w:sz="0" w:space="0" w:color="auto"/>
        <w:right w:val="none" w:sz="0" w:space="0" w:color="auto"/>
      </w:divBdr>
    </w:div>
    <w:div w:id="156847792">
      <w:marLeft w:val="640"/>
      <w:marRight w:val="0"/>
      <w:marTop w:val="0"/>
      <w:marBottom w:val="0"/>
      <w:divBdr>
        <w:top w:val="none" w:sz="0" w:space="0" w:color="auto"/>
        <w:left w:val="none" w:sz="0" w:space="0" w:color="auto"/>
        <w:bottom w:val="none" w:sz="0" w:space="0" w:color="auto"/>
        <w:right w:val="none" w:sz="0" w:space="0" w:color="auto"/>
      </w:divBdr>
    </w:div>
    <w:div w:id="156849397">
      <w:marLeft w:val="640"/>
      <w:marRight w:val="0"/>
      <w:marTop w:val="0"/>
      <w:marBottom w:val="0"/>
      <w:divBdr>
        <w:top w:val="none" w:sz="0" w:space="0" w:color="auto"/>
        <w:left w:val="none" w:sz="0" w:space="0" w:color="auto"/>
        <w:bottom w:val="none" w:sz="0" w:space="0" w:color="auto"/>
        <w:right w:val="none" w:sz="0" w:space="0" w:color="auto"/>
      </w:divBdr>
    </w:div>
    <w:div w:id="156850566">
      <w:marLeft w:val="640"/>
      <w:marRight w:val="0"/>
      <w:marTop w:val="0"/>
      <w:marBottom w:val="0"/>
      <w:divBdr>
        <w:top w:val="none" w:sz="0" w:space="0" w:color="auto"/>
        <w:left w:val="none" w:sz="0" w:space="0" w:color="auto"/>
        <w:bottom w:val="none" w:sz="0" w:space="0" w:color="auto"/>
        <w:right w:val="none" w:sz="0" w:space="0" w:color="auto"/>
      </w:divBdr>
    </w:div>
    <w:div w:id="156851495">
      <w:marLeft w:val="640"/>
      <w:marRight w:val="0"/>
      <w:marTop w:val="0"/>
      <w:marBottom w:val="0"/>
      <w:divBdr>
        <w:top w:val="none" w:sz="0" w:space="0" w:color="auto"/>
        <w:left w:val="none" w:sz="0" w:space="0" w:color="auto"/>
        <w:bottom w:val="none" w:sz="0" w:space="0" w:color="auto"/>
        <w:right w:val="none" w:sz="0" w:space="0" w:color="auto"/>
      </w:divBdr>
    </w:div>
    <w:div w:id="156921363">
      <w:marLeft w:val="640"/>
      <w:marRight w:val="0"/>
      <w:marTop w:val="0"/>
      <w:marBottom w:val="0"/>
      <w:divBdr>
        <w:top w:val="none" w:sz="0" w:space="0" w:color="auto"/>
        <w:left w:val="none" w:sz="0" w:space="0" w:color="auto"/>
        <w:bottom w:val="none" w:sz="0" w:space="0" w:color="auto"/>
        <w:right w:val="none" w:sz="0" w:space="0" w:color="auto"/>
      </w:divBdr>
    </w:div>
    <w:div w:id="156923253">
      <w:marLeft w:val="640"/>
      <w:marRight w:val="0"/>
      <w:marTop w:val="0"/>
      <w:marBottom w:val="0"/>
      <w:divBdr>
        <w:top w:val="none" w:sz="0" w:space="0" w:color="auto"/>
        <w:left w:val="none" w:sz="0" w:space="0" w:color="auto"/>
        <w:bottom w:val="none" w:sz="0" w:space="0" w:color="auto"/>
        <w:right w:val="none" w:sz="0" w:space="0" w:color="auto"/>
      </w:divBdr>
    </w:div>
    <w:div w:id="156923715">
      <w:marLeft w:val="640"/>
      <w:marRight w:val="0"/>
      <w:marTop w:val="0"/>
      <w:marBottom w:val="0"/>
      <w:divBdr>
        <w:top w:val="none" w:sz="0" w:space="0" w:color="auto"/>
        <w:left w:val="none" w:sz="0" w:space="0" w:color="auto"/>
        <w:bottom w:val="none" w:sz="0" w:space="0" w:color="auto"/>
        <w:right w:val="none" w:sz="0" w:space="0" w:color="auto"/>
      </w:divBdr>
    </w:div>
    <w:div w:id="157112881">
      <w:marLeft w:val="640"/>
      <w:marRight w:val="0"/>
      <w:marTop w:val="0"/>
      <w:marBottom w:val="0"/>
      <w:divBdr>
        <w:top w:val="none" w:sz="0" w:space="0" w:color="auto"/>
        <w:left w:val="none" w:sz="0" w:space="0" w:color="auto"/>
        <w:bottom w:val="none" w:sz="0" w:space="0" w:color="auto"/>
        <w:right w:val="none" w:sz="0" w:space="0" w:color="auto"/>
      </w:divBdr>
    </w:div>
    <w:div w:id="157117448">
      <w:marLeft w:val="640"/>
      <w:marRight w:val="0"/>
      <w:marTop w:val="0"/>
      <w:marBottom w:val="0"/>
      <w:divBdr>
        <w:top w:val="none" w:sz="0" w:space="0" w:color="auto"/>
        <w:left w:val="none" w:sz="0" w:space="0" w:color="auto"/>
        <w:bottom w:val="none" w:sz="0" w:space="0" w:color="auto"/>
        <w:right w:val="none" w:sz="0" w:space="0" w:color="auto"/>
      </w:divBdr>
    </w:div>
    <w:div w:id="157158648">
      <w:marLeft w:val="640"/>
      <w:marRight w:val="0"/>
      <w:marTop w:val="0"/>
      <w:marBottom w:val="0"/>
      <w:divBdr>
        <w:top w:val="none" w:sz="0" w:space="0" w:color="auto"/>
        <w:left w:val="none" w:sz="0" w:space="0" w:color="auto"/>
        <w:bottom w:val="none" w:sz="0" w:space="0" w:color="auto"/>
        <w:right w:val="none" w:sz="0" w:space="0" w:color="auto"/>
      </w:divBdr>
    </w:div>
    <w:div w:id="157160237">
      <w:marLeft w:val="640"/>
      <w:marRight w:val="0"/>
      <w:marTop w:val="0"/>
      <w:marBottom w:val="0"/>
      <w:divBdr>
        <w:top w:val="none" w:sz="0" w:space="0" w:color="auto"/>
        <w:left w:val="none" w:sz="0" w:space="0" w:color="auto"/>
        <w:bottom w:val="none" w:sz="0" w:space="0" w:color="auto"/>
        <w:right w:val="none" w:sz="0" w:space="0" w:color="auto"/>
      </w:divBdr>
    </w:div>
    <w:div w:id="157309324">
      <w:marLeft w:val="640"/>
      <w:marRight w:val="0"/>
      <w:marTop w:val="0"/>
      <w:marBottom w:val="0"/>
      <w:divBdr>
        <w:top w:val="none" w:sz="0" w:space="0" w:color="auto"/>
        <w:left w:val="none" w:sz="0" w:space="0" w:color="auto"/>
        <w:bottom w:val="none" w:sz="0" w:space="0" w:color="auto"/>
        <w:right w:val="none" w:sz="0" w:space="0" w:color="auto"/>
      </w:divBdr>
    </w:div>
    <w:div w:id="157423584">
      <w:marLeft w:val="640"/>
      <w:marRight w:val="0"/>
      <w:marTop w:val="0"/>
      <w:marBottom w:val="0"/>
      <w:divBdr>
        <w:top w:val="none" w:sz="0" w:space="0" w:color="auto"/>
        <w:left w:val="none" w:sz="0" w:space="0" w:color="auto"/>
        <w:bottom w:val="none" w:sz="0" w:space="0" w:color="auto"/>
        <w:right w:val="none" w:sz="0" w:space="0" w:color="auto"/>
      </w:divBdr>
    </w:div>
    <w:div w:id="157429349">
      <w:marLeft w:val="640"/>
      <w:marRight w:val="0"/>
      <w:marTop w:val="0"/>
      <w:marBottom w:val="0"/>
      <w:divBdr>
        <w:top w:val="none" w:sz="0" w:space="0" w:color="auto"/>
        <w:left w:val="none" w:sz="0" w:space="0" w:color="auto"/>
        <w:bottom w:val="none" w:sz="0" w:space="0" w:color="auto"/>
        <w:right w:val="none" w:sz="0" w:space="0" w:color="auto"/>
      </w:divBdr>
    </w:div>
    <w:div w:id="157500550">
      <w:marLeft w:val="640"/>
      <w:marRight w:val="0"/>
      <w:marTop w:val="0"/>
      <w:marBottom w:val="0"/>
      <w:divBdr>
        <w:top w:val="none" w:sz="0" w:space="0" w:color="auto"/>
        <w:left w:val="none" w:sz="0" w:space="0" w:color="auto"/>
        <w:bottom w:val="none" w:sz="0" w:space="0" w:color="auto"/>
        <w:right w:val="none" w:sz="0" w:space="0" w:color="auto"/>
      </w:divBdr>
    </w:div>
    <w:div w:id="157506944">
      <w:marLeft w:val="640"/>
      <w:marRight w:val="0"/>
      <w:marTop w:val="0"/>
      <w:marBottom w:val="0"/>
      <w:divBdr>
        <w:top w:val="none" w:sz="0" w:space="0" w:color="auto"/>
        <w:left w:val="none" w:sz="0" w:space="0" w:color="auto"/>
        <w:bottom w:val="none" w:sz="0" w:space="0" w:color="auto"/>
        <w:right w:val="none" w:sz="0" w:space="0" w:color="auto"/>
      </w:divBdr>
    </w:div>
    <w:div w:id="157549542">
      <w:marLeft w:val="640"/>
      <w:marRight w:val="0"/>
      <w:marTop w:val="0"/>
      <w:marBottom w:val="0"/>
      <w:divBdr>
        <w:top w:val="none" w:sz="0" w:space="0" w:color="auto"/>
        <w:left w:val="none" w:sz="0" w:space="0" w:color="auto"/>
        <w:bottom w:val="none" w:sz="0" w:space="0" w:color="auto"/>
        <w:right w:val="none" w:sz="0" w:space="0" w:color="auto"/>
      </w:divBdr>
    </w:div>
    <w:div w:id="157620266">
      <w:marLeft w:val="640"/>
      <w:marRight w:val="0"/>
      <w:marTop w:val="0"/>
      <w:marBottom w:val="0"/>
      <w:divBdr>
        <w:top w:val="none" w:sz="0" w:space="0" w:color="auto"/>
        <w:left w:val="none" w:sz="0" w:space="0" w:color="auto"/>
        <w:bottom w:val="none" w:sz="0" w:space="0" w:color="auto"/>
        <w:right w:val="none" w:sz="0" w:space="0" w:color="auto"/>
      </w:divBdr>
    </w:div>
    <w:div w:id="157694213">
      <w:marLeft w:val="640"/>
      <w:marRight w:val="0"/>
      <w:marTop w:val="0"/>
      <w:marBottom w:val="0"/>
      <w:divBdr>
        <w:top w:val="none" w:sz="0" w:space="0" w:color="auto"/>
        <w:left w:val="none" w:sz="0" w:space="0" w:color="auto"/>
        <w:bottom w:val="none" w:sz="0" w:space="0" w:color="auto"/>
        <w:right w:val="none" w:sz="0" w:space="0" w:color="auto"/>
      </w:divBdr>
    </w:div>
    <w:div w:id="157959920">
      <w:marLeft w:val="640"/>
      <w:marRight w:val="0"/>
      <w:marTop w:val="0"/>
      <w:marBottom w:val="0"/>
      <w:divBdr>
        <w:top w:val="none" w:sz="0" w:space="0" w:color="auto"/>
        <w:left w:val="none" w:sz="0" w:space="0" w:color="auto"/>
        <w:bottom w:val="none" w:sz="0" w:space="0" w:color="auto"/>
        <w:right w:val="none" w:sz="0" w:space="0" w:color="auto"/>
      </w:divBdr>
    </w:div>
    <w:div w:id="157965437">
      <w:marLeft w:val="640"/>
      <w:marRight w:val="0"/>
      <w:marTop w:val="0"/>
      <w:marBottom w:val="0"/>
      <w:divBdr>
        <w:top w:val="none" w:sz="0" w:space="0" w:color="auto"/>
        <w:left w:val="none" w:sz="0" w:space="0" w:color="auto"/>
        <w:bottom w:val="none" w:sz="0" w:space="0" w:color="auto"/>
        <w:right w:val="none" w:sz="0" w:space="0" w:color="auto"/>
      </w:divBdr>
    </w:div>
    <w:div w:id="158078715">
      <w:marLeft w:val="640"/>
      <w:marRight w:val="0"/>
      <w:marTop w:val="0"/>
      <w:marBottom w:val="0"/>
      <w:divBdr>
        <w:top w:val="none" w:sz="0" w:space="0" w:color="auto"/>
        <w:left w:val="none" w:sz="0" w:space="0" w:color="auto"/>
        <w:bottom w:val="none" w:sz="0" w:space="0" w:color="auto"/>
        <w:right w:val="none" w:sz="0" w:space="0" w:color="auto"/>
      </w:divBdr>
    </w:div>
    <w:div w:id="158080945">
      <w:marLeft w:val="640"/>
      <w:marRight w:val="0"/>
      <w:marTop w:val="0"/>
      <w:marBottom w:val="0"/>
      <w:divBdr>
        <w:top w:val="none" w:sz="0" w:space="0" w:color="auto"/>
        <w:left w:val="none" w:sz="0" w:space="0" w:color="auto"/>
        <w:bottom w:val="none" w:sz="0" w:space="0" w:color="auto"/>
        <w:right w:val="none" w:sz="0" w:space="0" w:color="auto"/>
      </w:divBdr>
    </w:div>
    <w:div w:id="158082183">
      <w:marLeft w:val="640"/>
      <w:marRight w:val="0"/>
      <w:marTop w:val="0"/>
      <w:marBottom w:val="0"/>
      <w:divBdr>
        <w:top w:val="none" w:sz="0" w:space="0" w:color="auto"/>
        <w:left w:val="none" w:sz="0" w:space="0" w:color="auto"/>
        <w:bottom w:val="none" w:sz="0" w:space="0" w:color="auto"/>
        <w:right w:val="none" w:sz="0" w:space="0" w:color="auto"/>
      </w:divBdr>
    </w:div>
    <w:div w:id="158084622">
      <w:marLeft w:val="640"/>
      <w:marRight w:val="0"/>
      <w:marTop w:val="0"/>
      <w:marBottom w:val="0"/>
      <w:divBdr>
        <w:top w:val="none" w:sz="0" w:space="0" w:color="auto"/>
        <w:left w:val="none" w:sz="0" w:space="0" w:color="auto"/>
        <w:bottom w:val="none" w:sz="0" w:space="0" w:color="auto"/>
        <w:right w:val="none" w:sz="0" w:space="0" w:color="auto"/>
      </w:divBdr>
    </w:div>
    <w:div w:id="158086114">
      <w:marLeft w:val="640"/>
      <w:marRight w:val="0"/>
      <w:marTop w:val="0"/>
      <w:marBottom w:val="0"/>
      <w:divBdr>
        <w:top w:val="none" w:sz="0" w:space="0" w:color="auto"/>
        <w:left w:val="none" w:sz="0" w:space="0" w:color="auto"/>
        <w:bottom w:val="none" w:sz="0" w:space="0" w:color="auto"/>
        <w:right w:val="none" w:sz="0" w:space="0" w:color="auto"/>
      </w:divBdr>
    </w:div>
    <w:div w:id="158155679">
      <w:marLeft w:val="640"/>
      <w:marRight w:val="0"/>
      <w:marTop w:val="0"/>
      <w:marBottom w:val="0"/>
      <w:divBdr>
        <w:top w:val="none" w:sz="0" w:space="0" w:color="auto"/>
        <w:left w:val="none" w:sz="0" w:space="0" w:color="auto"/>
        <w:bottom w:val="none" w:sz="0" w:space="0" w:color="auto"/>
        <w:right w:val="none" w:sz="0" w:space="0" w:color="auto"/>
      </w:divBdr>
    </w:div>
    <w:div w:id="158159104">
      <w:marLeft w:val="640"/>
      <w:marRight w:val="0"/>
      <w:marTop w:val="0"/>
      <w:marBottom w:val="0"/>
      <w:divBdr>
        <w:top w:val="none" w:sz="0" w:space="0" w:color="auto"/>
        <w:left w:val="none" w:sz="0" w:space="0" w:color="auto"/>
        <w:bottom w:val="none" w:sz="0" w:space="0" w:color="auto"/>
        <w:right w:val="none" w:sz="0" w:space="0" w:color="auto"/>
      </w:divBdr>
    </w:div>
    <w:div w:id="158230778">
      <w:marLeft w:val="640"/>
      <w:marRight w:val="0"/>
      <w:marTop w:val="0"/>
      <w:marBottom w:val="0"/>
      <w:divBdr>
        <w:top w:val="none" w:sz="0" w:space="0" w:color="auto"/>
        <w:left w:val="none" w:sz="0" w:space="0" w:color="auto"/>
        <w:bottom w:val="none" w:sz="0" w:space="0" w:color="auto"/>
        <w:right w:val="none" w:sz="0" w:space="0" w:color="auto"/>
      </w:divBdr>
    </w:div>
    <w:div w:id="158276852">
      <w:marLeft w:val="640"/>
      <w:marRight w:val="0"/>
      <w:marTop w:val="0"/>
      <w:marBottom w:val="0"/>
      <w:divBdr>
        <w:top w:val="none" w:sz="0" w:space="0" w:color="auto"/>
        <w:left w:val="none" w:sz="0" w:space="0" w:color="auto"/>
        <w:bottom w:val="none" w:sz="0" w:space="0" w:color="auto"/>
        <w:right w:val="none" w:sz="0" w:space="0" w:color="auto"/>
      </w:divBdr>
    </w:div>
    <w:div w:id="158279304">
      <w:marLeft w:val="640"/>
      <w:marRight w:val="0"/>
      <w:marTop w:val="0"/>
      <w:marBottom w:val="0"/>
      <w:divBdr>
        <w:top w:val="none" w:sz="0" w:space="0" w:color="auto"/>
        <w:left w:val="none" w:sz="0" w:space="0" w:color="auto"/>
        <w:bottom w:val="none" w:sz="0" w:space="0" w:color="auto"/>
        <w:right w:val="none" w:sz="0" w:space="0" w:color="auto"/>
      </w:divBdr>
    </w:div>
    <w:div w:id="158348769">
      <w:marLeft w:val="640"/>
      <w:marRight w:val="0"/>
      <w:marTop w:val="0"/>
      <w:marBottom w:val="0"/>
      <w:divBdr>
        <w:top w:val="none" w:sz="0" w:space="0" w:color="auto"/>
        <w:left w:val="none" w:sz="0" w:space="0" w:color="auto"/>
        <w:bottom w:val="none" w:sz="0" w:space="0" w:color="auto"/>
        <w:right w:val="none" w:sz="0" w:space="0" w:color="auto"/>
      </w:divBdr>
    </w:div>
    <w:div w:id="158428779">
      <w:marLeft w:val="640"/>
      <w:marRight w:val="0"/>
      <w:marTop w:val="0"/>
      <w:marBottom w:val="0"/>
      <w:divBdr>
        <w:top w:val="none" w:sz="0" w:space="0" w:color="auto"/>
        <w:left w:val="none" w:sz="0" w:space="0" w:color="auto"/>
        <w:bottom w:val="none" w:sz="0" w:space="0" w:color="auto"/>
        <w:right w:val="none" w:sz="0" w:space="0" w:color="auto"/>
      </w:divBdr>
    </w:div>
    <w:div w:id="158430799">
      <w:marLeft w:val="640"/>
      <w:marRight w:val="0"/>
      <w:marTop w:val="0"/>
      <w:marBottom w:val="0"/>
      <w:divBdr>
        <w:top w:val="none" w:sz="0" w:space="0" w:color="auto"/>
        <w:left w:val="none" w:sz="0" w:space="0" w:color="auto"/>
        <w:bottom w:val="none" w:sz="0" w:space="0" w:color="auto"/>
        <w:right w:val="none" w:sz="0" w:space="0" w:color="auto"/>
      </w:divBdr>
    </w:div>
    <w:div w:id="158431254">
      <w:marLeft w:val="640"/>
      <w:marRight w:val="0"/>
      <w:marTop w:val="0"/>
      <w:marBottom w:val="0"/>
      <w:divBdr>
        <w:top w:val="none" w:sz="0" w:space="0" w:color="auto"/>
        <w:left w:val="none" w:sz="0" w:space="0" w:color="auto"/>
        <w:bottom w:val="none" w:sz="0" w:space="0" w:color="auto"/>
        <w:right w:val="none" w:sz="0" w:space="0" w:color="auto"/>
      </w:divBdr>
    </w:div>
    <w:div w:id="158471362">
      <w:marLeft w:val="640"/>
      <w:marRight w:val="0"/>
      <w:marTop w:val="0"/>
      <w:marBottom w:val="0"/>
      <w:divBdr>
        <w:top w:val="none" w:sz="0" w:space="0" w:color="auto"/>
        <w:left w:val="none" w:sz="0" w:space="0" w:color="auto"/>
        <w:bottom w:val="none" w:sz="0" w:space="0" w:color="auto"/>
        <w:right w:val="none" w:sz="0" w:space="0" w:color="auto"/>
      </w:divBdr>
    </w:div>
    <w:div w:id="158736820">
      <w:marLeft w:val="640"/>
      <w:marRight w:val="0"/>
      <w:marTop w:val="0"/>
      <w:marBottom w:val="0"/>
      <w:divBdr>
        <w:top w:val="none" w:sz="0" w:space="0" w:color="auto"/>
        <w:left w:val="none" w:sz="0" w:space="0" w:color="auto"/>
        <w:bottom w:val="none" w:sz="0" w:space="0" w:color="auto"/>
        <w:right w:val="none" w:sz="0" w:space="0" w:color="auto"/>
      </w:divBdr>
    </w:div>
    <w:div w:id="158814912">
      <w:marLeft w:val="640"/>
      <w:marRight w:val="0"/>
      <w:marTop w:val="0"/>
      <w:marBottom w:val="0"/>
      <w:divBdr>
        <w:top w:val="none" w:sz="0" w:space="0" w:color="auto"/>
        <w:left w:val="none" w:sz="0" w:space="0" w:color="auto"/>
        <w:bottom w:val="none" w:sz="0" w:space="0" w:color="auto"/>
        <w:right w:val="none" w:sz="0" w:space="0" w:color="auto"/>
      </w:divBdr>
    </w:div>
    <w:div w:id="159080447">
      <w:marLeft w:val="640"/>
      <w:marRight w:val="0"/>
      <w:marTop w:val="0"/>
      <w:marBottom w:val="0"/>
      <w:divBdr>
        <w:top w:val="none" w:sz="0" w:space="0" w:color="auto"/>
        <w:left w:val="none" w:sz="0" w:space="0" w:color="auto"/>
        <w:bottom w:val="none" w:sz="0" w:space="0" w:color="auto"/>
        <w:right w:val="none" w:sz="0" w:space="0" w:color="auto"/>
      </w:divBdr>
    </w:div>
    <w:div w:id="159152467">
      <w:marLeft w:val="640"/>
      <w:marRight w:val="0"/>
      <w:marTop w:val="0"/>
      <w:marBottom w:val="0"/>
      <w:divBdr>
        <w:top w:val="none" w:sz="0" w:space="0" w:color="auto"/>
        <w:left w:val="none" w:sz="0" w:space="0" w:color="auto"/>
        <w:bottom w:val="none" w:sz="0" w:space="0" w:color="auto"/>
        <w:right w:val="none" w:sz="0" w:space="0" w:color="auto"/>
      </w:divBdr>
    </w:div>
    <w:div w:id="159396895">
      <w:marLeft w:val="640"/>
      <w:marRight w:val="0"/>
      <w:marTop w:val="0"/>
      <w:marBottom w:val="0"/>
      <w:divBdr>
        <w:top w:val="none" w:sz="0" w:space="0" w:color="auto"/>
        <w:left w:val="none" w:sz="0" w:space="0" w:color="auto"/>
        <w:bottom w:val="none" w:sz="0" w:space="0" w:color="auto"/>
        <w:right w:val="none" w:sz="0" w:space="0" w:color="auto"/>
      </w:divBdr>
    </w:div>
    <w:div w:id="159542702">
      <w:marLeft w:val="640"/>
      <w:marRight w:val="0"/>
      <w:marTop w:val="0"/>
      <w:marBottom w:val="0"/>
      <w:divBdr>
        <w:top w:val="none" w:sz="0" w:space="0" w:color="auto"/>
        <w:left w:val="none" w:sz="0" w:space="0" w:color="auto"/>
        <w:bottom w:val="none" w:sz="0" w:space="0" w:color="auto"/>
        <w:right w:val="none" w:sz="0" w:space="0" w:color="auto"/>
      </w:divBdr>
    </w:div>
    <w:div w:id="159585310">
      <w:marLeft w:val="640"/>
      <w:marRight w:val="0"/>
      <w:marTop w:val="0"/>
      <w:marBottom w:val="0"/>
      <w:divBdr>
        <w:top w:val="none" w:sz="0" w:space="0" w:color="auto"/>
        <w:left w:val="none" w:sz="0" w:space="0" w:color="auto"/>
        <w:bottom w:val="none" w:sz="0" w:space="0" w:color="auto"/>
        <w:right w:val="none" w:sz="0" w:space="0" w:color="auto"/>
      </w:divBdr>
    </w:div>
    <w:div w:id="159586513">
      <w:marLeft w:val="640"/>
      <w:marRight w:val="0"/>
      <w:marTop w:val="0"/>
      <w:marBottom w:val="0"/>
      <w:divBdr>
        <w:top w:val="none" w:sz="0" w:space="0" w:color="auto"/>
        <w:left w:val="none" w:sz="0" w:space="0" w:color="auto"/>
        <w:bottom w:val="none" w:sz="0" w:space="0" w:color="auto"/>
        <w:right w:val="none" w:sz="0" w:space="0" w:color="auto"/>
      </w:divBdr>
    </w:div>
    <w:div w:id="159590799">
      <w:marLeft w:val="480"/>
      <w:marRight w:val="0"/>
      <w:marTop w:val="0"/>
      <w:marBottom w:val="0"/>
      <w:divBdr>
        <w:top w:val="none" w:sz="0" w:space="0" w:color="auto"/>
        <w:left w:val="none" w:sz="0" w:space="0" w:color="auto"/>
        <w:bottom w:val="none" w:sz="0" w:space="0" w:color="auto"/>
        <w:right w:val="none" w:sz="0" w:space="0" w:color="auto"/>
      </w:divBdr>
    </w:div>
    <w:div w:id="159658901">
      <w:marLeft w:val="640"/>
      <w:marRight w:val="0"/>
      <w:marTop w:val="0"/>
      <w:marBottom w:val="0"/>
      <w:divBdr>
        <w:top w:val="none" w:sz="0" w:space="0" w:color="auto"/>
        <w:left w:val="none" w:sz="0" w:space="0" w:color="auto"/>
        <w:bottom w:val="none" w:sz="0" w:space="0" w:color="auto"/>
        <w:right w:val="none" w:sz="0" w:space="0" w:color="auto"/>
      </w:divBdr>
    </w:div>
    <w:div w:id="159733788">
      <w:marLeft w:val="480"/>
      <w:marRight w:val="0"/>
      <w:marTop w:val="0"/>
      <w:marBottom w:val="0"/>
      <w:divBdr>
        <w:top w:val="none" w:sz="0" w:space="0" w:color="auto"/>
        <w:left w:val="none" w:sz="0" w:space="0" w:color="auto"/>
        <w:bottom w:val="none" w:sz="0" w:space="0" w:color="auto"/>
        <w:right w:val="none" w:sz="0" w:space="0" w:color="auto"/>
      </w:divBdr>
    </w:div>
    <w:div w:id="159779003">
      <w:marLeft w:val="640"/>
      <w:marRight w:val="0"/>
      <w:marTop w:val="0"/>
      <w:marBottom w:val="0"/>
      <w:divBdr>
        <w:top w:val="none" w:sz="0" w:space="0" w:color="auto"/>
        <w:left w:val="none" w:sz="0" w:space="0" w:color="auto"/>
        <w:bottom w:val="none" w:sz="0" w:space="0" w:color="auto"/>
        <w:right w:val="none" w:sz="0" w:space="0" w:color="auto"/>
      </w:divBdr>
    </w:div>
    <w:div w:id="159781741">
      <w:marLeft w:val="640"/>
      <w:marRight w:val="0"/>
      <w:marTop w:val="0"/>
      <w:marBottom w:val="0"/>
      <w:divBdr>
        <w:top w:val="none" w:sz="0" w:space="0" w:color="auto"/>
        <w:left w:val="none" w:sz="0" w:space="0" w:color="auto"/>
        <w:bottom w:val="none" w:sz="0" w:space="0" w:color="auto"/>
        <w:right w:val="none" w:sz="0" w:space="0" w:color="auto"/>
      </w:divBdr>
    </w:div>
    <w:div w:id="159783906">
      <w:marLeft w:val="640"/>
      <w:marRight w:val="0"/>
      <w:marTop w:val="0"/>
      <w:marBottom w:val="0"/>
      <w:divBdr>
        <w:top w:val="none" w:sz="0" w:space="0" w:color="auto"/>
        <w:left w:val="none" w:sz="0" w:space="0" w:color="auto"/>
        <w:bottom w:val="none" w:sz="0" w:space="0" w:color="auto"/>
        <w:right w:val="none" w:sz="0" w:space="0" w:color="auto"/>
      </w:divBdr>
    </w:div>
    <w:div w:id="159928041">
      <w:marLeft w:val="640"/>
      <w:marRight w:val="0"/>
      <w:marTop w:val="0"/>
      <w:marBottom w:val="0"/>
      <w:divBdr>
        <w:top w:val="none" w:sz="0" w:space="0" w:color="auto"/>
        <w:left w:val="none" w:sz="0" w:space="0" w:color="auto"/>
        <w:bottom w:val="none" w:sz="0" w:space="0" w:color="auto"/>
        <w:right w:val="none" w:sz="0" w:space="0" w:color="auto"/>
      </w:divBdr>
    </w:div>
    <w:div w:id="159933114">
      <w:marLeft w:val="640"/>
      <w:marRight w:val="0"/>
      <w:marTop w:val="0"/>
      <w:marBottom w:val="0"/>
      <w:divBdr>
        <w:top w:val="none" w:sz="0" w:space="0" w:color="auto"/>
        <w:left w:val="none" w:sz="0" w:space="0" w:color="auto"/>
        <w:bottom w:val="none" w:sz="0" w:space="0" w:color="auto"/>
        <w:right w:val="none" w:sz="0" w:space="0" w:color="auto"/>
      </w:divBdr>
    </w:div>
    <w:div w:id="160047651">
      <w:marLeft w:val="640"/>
      <w:marRight w:val="0"/>
      <w:marTop w:val="0"/>
      <w:marBottom w:val="0"/>
      <w:divBdr>
        <w:top w:val="none" w:sz="0" w:space="0" w:color="auto"/>
        <w:left w:val="none" w:sz="0" w:space="0" w:color="auto"/>
        <w:bottom w:val="none" w:sz="0" w:space="0" w:color="auto"/>
        <w:right w:val="none" w:sz="0" w:space="0" w:color="auto"/>
      </w:divBdr>
    </w:div>
    <w:div w:id="160236631">
      <w:marLeft w:val="640"/>
      <w:marRight w:val="0"/>
      <w:marTop w:val="0"/>
      <w:marBottom w:val="0"/>
      <w:divBdr>
        <w:top w:val="none" w:sz="0" w:space="0" w:color="auto"/>
        <w:left w:val="none" w:sz="0" w:space="0" w:color="auto"/>
        <w:bottom w:val="none" w:sz="0" w:space="0" w:color="auto"/>
        <w:right w:val="none" w:sz="0" w:space="0" w:color="auto"/>
      </w:divBdr>
    </w:div>
    <w:div w:id="160510448">
      <w:marLeft w:val="640"/>
      <w:marRight w:val="0"/>
      <w:marTop w:val="0"/>
      <w:marBottom w:val="0"/>
      <w:divBdr>
        <w:top w:val="none" w:sz="0" w:space="0" w:color="auto"/>
        <w:left w:val="none" w:sz="0" w:space="0" w:color="auto"/>
        <w:bottom w:val="none" w:sz="0" w:space="0" w:color="auto"/>
        <w:right w:val="none" w:sz="0" w:space="0" w:color="auto"/>
      </w:divBdr>
    </w:div>
    <w:div w:id="160512558">
      <w:marLeft w:val="640"/>
      <w:marRight w:val="0"/>
      <w:marTop w:val="0"/>
      <w:marBottom w:val="0"/>
      <w:divBdr>
        <w:top w:val="none" w:sz="0" w:space="0" w:color="auto"/>
        <w:left w:val="none" w:sz="0" w:space="0" w:color="auto"/>
        <w:bottom w:val="none" w:sz="0" w:space="0" w:color="auto"/>
        <w:right w:val="none" w:sz="0" w:space="0" w:color="auto"/>
      </w:divBdr>
    </w:div>
    <w:div w:id="160582052">
      <w:marLeft w:val="640"/>
      <w:marRight w:val="0"/>
      <w:marTop w:val="0"/>
      <w:marBottom w:val="0"/>
      <w:divBdr>
        <w:top w:val="none" w:sz="0" w:space="0" w:color="auto"/>
        <w:left w:val="none" w:sz="0" w:space="0" w:color="auto"/>
        <w:bottom w:val="none" w:sz="0" w:space="0" w:color="auto"/>
        <w:right w:val="none" w:sz="0" w:space="0" w:color="auto"/>
      </w:divBdr>
    </w:div>
    <w:div w:id="160583954">
      <w:marLeft w:val="640"/>
      <w:marRight w:val="0"/>
      <w:marTop w:val="0"/>
      <w:marBottom w:val="0"/>
      <w:divBdr>
        <w:top w:val="none" w:sz="0" w:space="0" w:color="auto"/>
        <w:left w:val="none" w:sz="0" w:space="0" w:color="auto"/>
        <w:bottom w:val="none" w:sz="0" w:space="0" w:color="auto"/>
        <w:right w:val="none" w:sz="0" w:space="0" w:color="auto"/>
      </w:divBdr>
    </w:div>
    <w:div w:id="160584331">
      <w:marLeft w:val="640"/>
      <w:marRight w:val="0"/>
      <w:marTop w:val="0"/>
      <w:marBottom w:val="0"/>
      <w:divBdr>
        <w:top w:val="none" w:sz="0" w:space="0" w:color="auto"/>
        <w:left w:val="none" w:sz="0" w:space="0" w:color="auto"/>
        <w:bottom w:val="none" w:sz="0" w:space="0" w:color="auto"/>
        <w:right w:val="none" w:sz="0" w:space="0" w:color="auto"/>
      </w:divBdr>
    </w:div>
    <w:div w:id="160588219">
      <w:marLeft w:val="640"/>
      <w:marRight w:val="0"/>
      <w:marTop w:val="0"/>
      <w:marBottom w:val="0"/>
      <w:divBdr>
        <w:top w:val="none" w:sz="0" w:space="0" w:color="auto"/>
        <w:left w:val="none" w:sz="0" w:space="0" w:color="auto"/>
        <w:bottom w:val="none" w:sz="0" w:space="0" w:color="auto"/>
        <w:right w:val="none" w:sz="0" w:space="0" w:color="auto"/>
      </w:divBdr>
    </w:div>
    <w:div w:id="160656877">
      <w:marLeft w:val="640"/>
      <w:marRight w:val="0"/>
      <w:marTop w:val="0"/>
      <w:marBottom w:val="0"/>
      <w:divBdr>
        <w:top w:val="none" w:sz="0" w:space="0" w:color="auto"/>
        <w:left w:val="none" w:sz="0" w:space="0" w:color="auto"/>
        <w:bottom w:val="none" w:sz="0" w:space="0" w:color="auto"/>
        <w:right w:val="none" w:sz="0" w:space="0" w:color="auto"/>
      </w:divBdr>
    </w:div>
    <w:div w:id="160700402">
      <w:marLeft w:val="640"/>
      <w:marRight w:val="0"/>
      <w:marTop w:val="0"/>
      <w:marBottom w:val="0"/>
      <w:divBdr>
        <w:top w:val="none" w:sz="0" w:space="0" w:color="auto"/>
        <w:left w:val="none" w:sz="0" w:space="0" w:color="auto"/>
        <w:bottom w:val="none" w:sz="0" w:space="0" w:color="auto"/>
        <w:right w:val="none" w:sz="0" w:space="0" w:color="auto"/>
      </w:divBdr>
    </w:div>
    <w:div w:id="160704082">
      <w:marLeft w:val="640"/>
      <w:marRight w:val="0"/>
      <w:marTop w:val="0"/>
      <w:marBottom w:val="0"/>
      <w:divBdr>
        <w:top w:val="none" w:sz="0" w:space="0" w:color="auto"/>
        <w:left w:val="none" w:sz="0" w:space="0" w:color="auto"/>
        <w:bottom w:val="none" w:sz="0" w:space="0" w:color="auto"/>
        <w:right w:val="none" w:sz="0" w:space="0" w:color="auto"/>
      </w:divBdr>
    </w:div>
    <w:div w:id="160776147">
      <w:marLeft w:val="640"/>
      <w:marRight w:val="0"/>
      <w:marTop w:val="0"/>
      <w:marBottom w:val="0"/>
      <w:divBdr>
        <w:top w:val="none" w:sz="0" w:space="0" w:color="auto"/>
        <w:left w:val="none" w:sz="0" w:space="0" w:color="auto"/>
        <w:bottom w:val="none" w:sz="0" w:space="0" w:color="auto"/>
        <w:right w:val="none" w:sz="0" w:space="0" w:color="auto"/>
      </w:divBdr>
    </w:div>
    <w:div w:id="160779523">
      <w:marLeft w:val="640"/>
      <w:marRight w:val="0"/>
      <w:marTop w:val="0"/>
      <w:marBottom w:val="0"/>
      <w:divBdr>
        <w:top w:val="none" w:sz="0" w:space="0" w:color="auto"/>
        <w:left w:val="none" w:sz="0" w:space="0" w:color="auto"/>
        <w:bottom w:val="none" w:sz="0" w:space="0" w:color="auto"/>
        <w:right w:val="none" w:sz="0" w:space="0" w:color="auto"/>
      </w:divBdr>
    </w:div>
    <w:div w:id="160855225">
      <w:marLeft w:val="640"/>
      <w:marRight w:val="0"/>
      <w:marTop w:val="0"/>
      <w:marBottom w:val="0"/>
      <w:divBdr>
        <w:top w:val="none" w:sz="0" w:space="0" w:color="auto"/>
        <w:left w:val="none" w:sz="0" w:space="0" w:color="auto"/>
        <w:bottom w:val="none" w:sz="0" w:space="0" w:color="auto"/>
        <w:right w:val="none" w:sz="0" w:space="0" w:color="auto"/>
      </w:divBdr>
    </w:div>
    <w:div w:id="160855796">
      <w:marLeft w:val="640"/>
      <w:marRight w:val="0"/>
      <w:marTop w:val="0"/>
      <w:marBottom w:val="0"/>
      <w:divBdr>
        <w:top w:val="none" w:sz="0" w:space="0" w:color="auto"/>
        <w:left w:val="none" w:sz="0" w:space="0" w:color="auto"/>
        <w:bottom w:val="none" w:sz="0" w:space="0" w:color="auto"/>
        <w:right w:val="none" w:sz="0" w:space="0" w:color="auto"/>
      </w:divBdr>
    </w:div>
    <w:div w:id="160857858">
      <w:marLeft w:val="640"/>
      <w:marRight w:val="0"/>
      <w:marTop w:val="0"/>
      <w:marBottom w:val="0"/>
      <w:divBdr>
        <w:top w:val="none" w:sz="0" w:space="0" w:color="auto"/>
        <w:left w:val="none" w:sz="0" w:space="0" w:color="auto"/>
        <w:bottom w:val="none" w:sz="0" w:space="0" w:color="auto"/>
        <w:right w:val="none" w:sz="0" w:space="0" w:color="auto"/>
      </w:divBdr>
    </w:div>
    <w:div w:id="161049296">
      <w:bodyDiv w:val="1"/>
      <w:marLeft w:val="0"/>
      <w:marRight w:val="0"/>
      <w:marTop w:val="0"/>
      <w:marBottom w:val="0"/>
      <w:divBdr>
        <w:top w:val="none" w:sz="0" w:space="0" w:color="auto"/>
        <w:left w:val="none" w:sz="0" w:space="0" w:color="auto"/>
        <w:bottom w:val="none" w:sz="0" w:space="0" w:color="auto"/>
        <w:right w:val="none" w:sz="0" w:space="0" w:color="auto"/>
      </w:divBdr>
    </w:div>
    <w:div w:id="161089793">
      <w:marLeft w:val="640"/>
      <w:marRight w:val="0"/>
      <w:marTop w:val="0"/>
      <w:marBottom w:val="0"/>
      <w:divBdr>
        <w:top w:val="none" w:sz="0" w:space="0" w:color="auto"/>
        <w:left w:val="none" w:sz="0" w:space="0" w:color="auto"/>
        <w:bottom w:val="none" w:sz="0" w:space="0" w:color="auto"/>
        <w:right w:val="none" w:sz="0" w:space="0" w:color="auto"/>
      </w:divBdr>
    </w:div>
    <w:div w:id="161094636">
      <w:marLeft w:val="640"/>
      <w:marRight w:val="0"/>
      <w:marTop w:val="0"/>
      <w:marBottom w:val="0"/>
      <w:divBdr>
        <w:top w:val="none" w:sz="0" w:space="0" w:color="auto"/>
        <w:left w:val="none" w:sz="0" w:space="0" w:color="auto"/>
        <w:bottom w:val="none" w:sz="0" w:space="0" w:color="auto"/>
        <w:right w:val="none" w:sz="0" w:space="0" w:color="auto"/>
      </w:divBdr>
    </w:div>
    <w:div w:id="161094955">
      <w:marLeft w:val="640"/>
      <w:marRight w:val="0"/>
      <w:marTop w:val="0"/>
      <w:marBottom w:val="0"/>
      <w:divBdr>
        <w:top w:val="none" w:sz="0" w:space="0" w:color="auto"/>
        <w:left w:val="none" w:sz="0" w:space="0" w:color="auto"/>
        <w:bottom w:val="none" w:sz="0" w:space="0" w:color="auto"/>
        <w:right w:val="none" w:sz="0" w:space="0" w:color="auto"/>
      </w:divBdr>
    </w:div>
    <w:div w:id="161118663">
      <w:marLeft w:val="640"/>
      <w:marRight w:val="0"/>
      <w:marTop w:val="0"/>
      <w:marBottom w:val="0"/>
      <w:divBdr>
        <w:top w:val="none" w:sz="0" w:space="0" w:color="auto"/>
        <w:left w:val="none" w:sz="0" w:space="0" w:color="auto"/>
        <w:bottom w:val="none" w:sz="0" w:space="0" w:color="auto"/>
        <w:right w:val="none" w:sz="0" w:space="0" w:color="auto"/>
      </w:divBdr>
    </w:div>
    <w:div w:id="161120052">
      <w:marLeft w:val="640"/>
      <w:marRight w:val="0"/>
      <w:marTop w:val="0"/>
      <w:marBottom w:val="0"/>
      <w:divBdr>
        <w:top w:val="none" w:sz="0" w:space="0" w:color="auto"/>
        <w:left w:val="none" w:sz="0" w:space="0" w:color="auto"/>
        <w:bottom w:val="none" w:sz="0" w:space="0" w:color="auto"/>
        <w:right w:val="none" w:sz="0" w:space="0" w:color="auto"/>
      </w:divBdr>
    </w:div>
    <w:div w:id="161163968">
      <w:marLeft w:val="480"/>
      <w:marRight w:val="0"/>
      <w:marTop w:val="0"/>
      <w:marBottom w:val="0"/>
      <w:divBdr>
        <w:top w:val="none" w:sz="0" w:space="0" w:color="auto"/>
        <w:left w:val="none" w:sz="0" w:space="0" w:color="auto"/>
        <w:bottom w:val="none" w:sz="0" w:space="0" w:color="auto"/>
        <w:right w:val="none" w:sz="0" w:space="0" w:color="auto"/>
      </w:divBdr>
    </w:div>
    <w:div w:id="161286379">
      <w:marLeft w:val="640"/>
      <w:marRight w:val="0"/>
      <w:marTop w:val="0"/>
      <w:marBottom w:val="0"/>
      <w:divBdr>
        <w:top w:val="none" w:sz="0" w:space="0" w:color="auto"/>
        <w:left w:val="none" w:sz="0" w:space="0" w:color="auto"/>
        <w:bottom w:val="none" w:sz="0" w:space="0" w:color="auto"/>
        <w:right w:val="none" w:sz="0" w:space="0" w:color="auto"/>
      </w:divBdr>
    </w:div>
    <w:div w:id="161510201">
      <w:marLeft w:val="640"/>
      <w:marRight w:val="0"/>
      <w:marTop w:val="0"/>
      <w:marBottom w:val="0"/>
      <w:divBdr>
        <w:top w:val="none" w:sz="0" w:space="0" w:color="auto"/>
        <w:left w:val="none" w:sz="0" w:space="0" w:color="auto"/>
        <w:bottom w:val="none" w:sz="0" w:space="0" w:color="auto"/>
        <w:right w:val="none" w:sz="0" w:space="0" w:color="auto"/>
      </w:divBdr>
    </w:div>
    <w:div w:id="161512531">
      <w:marLeft w:val="640"/>
      <w:marRight w:val="0"/>
      <w:marTop w:val="0"/>
      <w:marBottom w:val="0"/>
      <w:divBdr>
        <w:top w:val="none" w:sz="0" w:space="0" w:color="auto"/>
        <w:left w:val="none" w:sz="0" w:space="0" w:color="auto"/>
        <w:bottom w:val="none" w:sz="0" w:space="0" w:color="auto"/>
        <w:right w:val="none" w:sz="0" w:space="0" w:color="auto"/>
      </w:divBdr>
    </w:div>
    <w:div w:id="161552071">
      <w:marLeft w:val="640"/>
      <w:marRight w:val="0"/>
      <w:marTop w:val="0"/>
      <w:marBottom w:val="0"/>
      <w:divBdr>
        <w:top w:val="none" w:sz="0" w:space="0" w:color="auto"/>
        <w:left w:val="none" w:sz="0" w:space="0" w:color="auto"/>
        <w:bottom w:val="none" w:sz="0" w:space="0" w:color="auto"/>
        <w:right w:val="none" w:sz="0" w:space="0" w:color="auto"/>
      </w:divBdr>
    </w:div>
    <w:div w:id="161623003">
      <w:marLeft w:val="640"/>
      <w:marRight w:val="0"/>
      <w:marTop w:val="0"/>
      <w:marBottom w:val="0"/>
      <w:divBdr>
        <w:top w:val="none" w:sz="0" w:space="0" w:color="auto"/>
        <w:left w:val="none" w:sz="0" w:space="0" w:color="auto"/>
        <w:bottom w:val="none" w:sz="0" w:space="0" w:color="auto"/>
        <w:right w:val="none" w:sz="0" w:space="0" w:color="auto"/>
      </w:divBdr>
    </w:div>
    <w:div w:id="161624967">
      <w:marLeft w:val="640"/>
      <w:marRight w:val="0"/>
      <w:marTop w:val="0"/>
      <w:marBottom w:val="0"/>
      <w:divBdr>
        <w:top w:val="none" w:sz="0" w:space="0" w:color="auto"/>
        <w:left w:val="none" w:sz="0" w:space="0" w:color="auto"/>
        <w:bottom w:val="none" w:sz="0" w:space="0" w:color="auto"/>
        <w:right w:val="none" w:sz="0" w:space="0" w:color="auto"/>
      </w:divBdr>
    </w:div>
    <w:div w:id="161626025">
      <w:marLeft w:val="640"/>
      <w:marRight w:val="0"/>
      <w:marTop w:val="0"/>
      <w:marBottom w:val="0"/>
      <w:divBdr>
        <w:top w:val="none" w:sz="0" w:space="0" w:color="auto"/>
        <w:left w:val="none" w:sz="0" w:space="0" w:color="auto"/>
        <w:bottom w:val="none" w:sz="0" w:space="0" w:color="auto"/>
        <w:right w:val="none" w:sz="0" w:space="0" w:color="auto"/>
      </w:divBdr>
    </w:div>
    <w:div w:id="161701712">
      <w:marLeft w:val="640"/>
      <w:marRight w:val="0"/>
      <w:marTop w:val="0"/>
      <w:marBottom w:val="0"/>
      <w:divBdr>
        <w:top w:val="none" w:sz="0" w:space="0" w:color="auto"/>
        <w:left w:val="none" w:sz="0" w:space="0" w:color="auto"/>
        <w:bottom w:val="none" w:sz="0" w:space="0" w:color="auto"/>
        <w:right w:val="none" w:sz="0" w:space="0" w:color="auto"/>
      </w:divBdr>
    </w:div>
    <w:div w:id="161702604">
      <w:marLeft w:val="640"/>
      <w:marRight w:val="0"/>
      <w:marTop w:val="0"/>
      <w:marBottom w:val="0"/>
      <w:divBdr>
        <w:top w:val="none" w:sz="0" w:space="0" w:color="auto"/>
        <w:left w:val="none" w:sz="0" w:space="0" w:color="auto"/>
        <w:bottom w:val="none" w:sz="0" w:space="0" w:color="auto"/>
        <w:right w:val="none" w:sz="0" w:space="0" w:color="auto"/>
      </w:divBdr>
    </w:div>
    <w:div w:id="161704059">
      <w:marLeft w:val="640"/>
      <w:marRight w:val="0"/>
      <w:marTop w:val="0"/>
      <w:marBottom w:val="0"/>
      <w:divBdr>
        <w:top w:val="none" w:sz="0" w:space="0" w:color="auto"/>
        <w:left w:val="none" w:sz="0" w:space="0" w:color="auto"/>
        <w:bottom w:val="none" w:sz="0" w:space="0" w:color="auto"/>
        <w:right w:val="none" w:sz="0" w:space="0" w:color="auto"/>
      </w:divBdr>
    </w:div>
    <w:div w:id="161819198">
      <w:marLeft w:val="640"/>
      <w:marRight w:val="0"/>
      <w:marTop w:val="0"/>
      <w:marBottom w:val="0"/>
      <w:divBdr>
        <w:top w:val="none" w:sz="0" w:space="0" w:color="auto"/>
        <w:left w:val="none" w:sz="0" w:space="0" w:color="auto"/>
        <w:bottom w:val="none" w:sz="0" w:space="0" w:color="auto"/>
        <w:right w:val="none" w:sz="0" w:space="0" w:color="auto"/>
      </w:divBdr>
    </w:div>
    <w:div w:id="161822401">
      <w:marLeft w:val="640"/>
      <w:marRight w:val="0"/>
      <w:marTop w:val="0"/>
      <w:marBottom w:val="0"/>
      <w:divBdr>
        <w:top w:val="none" w:sz="0" w:space="0" w:color="auto"/>
        <w:left w:val="none" w:sz="0" w:space="0" w:color="auto"/>
        <w:bottom w:val="none" w:sz="0" w:space="0" w:color="auto"/>
        <w:right w:val="none" w:sz="0" w:space="0" w:color="auto"/>
      </w:divBdr>
    </w:div>
    <w:div w:id="162161331">
      <w:marLeft w:val="640"/>
      <w:marRight w:val="0"/>
      <w:marTop w:val="0"/>
      <w:marBottom w:val="0"/>
      <w:divBdr>
        <w:top w:val="none" w:sz="0" w:space="0" w:color="auto"/>
        <w:left w:val="none" w:sz="0" w:space="0" w:color="auto"/>
        <w:bottom w:val="none" w:sz="0" w:space="0" w:color="auto"/>
        <w:right w:val="none" w:sz="0" w:space="0" w:color="auto"/>
      </w:divBdr>
    </w:div>
    <w:div w:id="162161733">
      <w:marLeft w:val="640"/>
      <w:marRight w:val="0"/>
      <w:marTop w:val="0"/>
      <w:marBottom w:val="0"/>
      <w:divBdr>
        <w:top w:val="none" w:sz="0" w:space="0" w:color="auto"/>
        <w:left w:val="none" w:sz="0" w:space="0" w:color="auto"/>
        <w:bottom w:val="none" w:sz="0" w:space="0" w:color="auto"/>
        <w:right w:val="none" w:sz="0" w:space="0" w:color="auto"/>
      </w:divBdr>
    </w:div>
    <w:div w:id="162207513">
      <w:marLeft w:val="640"/>
      <w:marRight w:val="0"/>
      <w:marTop w:val="0"/>
      <w:marBottom w:val="0"/>
      <w:divBdr>
        <w:top w:val="none" w:sz="0" w:space="0" w:color="auto"/>
        <w:left w:val="none" w:sz="0" w:space="0" w:color="auto"/>
        <w:bottom w:val="none" w:sz="0" w:space="0" w:color="auto"/>
        <w:right w:val="none" w:sz="0" w:space="0" w:color="auto"/>
      </w:divBdr>
    </w:div>
    <w:div w:id="162207544">
      <w:marLeft w:val="640"/>
      <w:marRight w:val="0"/>
      <w:marTop w:val="0"/>
      <w:marBottom w:val="0"/>
      <w:divBdr>
        <w:top w:val="none" w:sz="0" w:space="0" w:color="auto"/>
        <w:left w:val="none" w:sz="0" w:space="0" w:color="auto"/>
        <w:bottom w:val="none" w:sz="0" w:space="0" w:color="auto"/>
        <w:right w:val="none" w:sz="0" w:space="0" w:color="auto"/>
      </w:divBdr>
    </w:div>
    <w:div w:id="162207740">
      <w:marLeft w:val="640"/>
      <w:marRight w:val="0"/>
      <w:marTop w:val="0"/>
      <w:marBottom w:val="0"/>
      <w:divBdr>
        <w:top w:val="none" w:sz="0" w:space="0" w:color="auto"/>
        <w:left w:val="none" w:sz="0" w:space="0" w:color="auto"/>
        <w:bottom w:val="none" w:sz="0" w:space="0" w:color="auto"/>
        <w:right w:val="none" w:sz="0" w:space="0" w:color="auto"/>
      </w:divBdr>
    </w:div>
    <w:div w:id="162211618">
      <w:marLeft w:val="640"/>
      <w:marRight w:val="0"/>
      <w:marTop w:val="0"/>
      <w:marBottom w:val="0"/>
      <w:divBdr>
        <w:top w:val="none" w:sz="0" w:space="0" w:color="auto"/>
        <w:left w:val="none" w:sz="0" w:space="0" w:color="auto"/>
        <w:bottom w:val="none" w:sz="0" w:space="0" w:color="auto"/>
        <w:right w:val="none" w:sz="0" w:space="0" w:color="auto"/>
      </w:divBdr>
    </w:div>
    <w:div w:id="162278810">
      <w:marLeft w:val="640"/>
      <w:marRight w:val="0"/>
      <w:marTop w:val="0"/>
      <w:marBottom w:val="0"/>
      <w:divBdr>
        <w:top w:val="none" w:sz="0" w:space="0" w:color="auto"/>
        <w:left w:val="none" w:sz="0" w:space="0" w:color="auto"/>
        <w:bottom w:val="none" w:sz="0" w:space="0" w:color="auto"/>
        <w:right w:val="none" w:sz="0" w:space="0" w:color="auto"/>
      </w:divBdr>
    </w:div>
    <w:div w:id="162280179">
      <w:marLeft w:val="640"/>
      <w:marRight w:val="0"/>
      <w:marTop w:val="0"/>
      <w:marBottom w:val="0"/>
      <w:divBdr>
        <w:top w:val="none" w:sz="0" w:space="0" w:color="auto"/>
        <w:left w:val="none" w:sz="0" w:space="0" w:color="auto"/>
        <w:bottom w:val="none" w:sz="0" w:space="0" w:color="auto"/>
        <w:right w:val="none" w:sz="0" w:space="0" w:color="auto"/>
      </w:divBdr>
    </w:div>
    <w:div w:id="162402313">
      <w:marLeft w:val="640"/>
      <w:marRight w:val="0"/>
      <w:marTop w:val="0"/>
      <w:marBottom w:val="0"/>
      <w:divBdr>
        <w:top w:val="none" w:sz="0" w:space="0" w:color="auto"/>
        <w:left w:val="none" w:sz="0" w:space="0" w:color="auto"/>
        <w:bottom w:val="none" w:sz="0" w:space="0" w:color="auto"/>
        <w:right w:val="none" w:sz="0" w:space="0" w:color="auto"/>
      </w:divBdr>
    </w:div>
    <w:div w:id="162402643">
      <w:marLeft w:val="640"/>
      <w:marRight w:val="0"/>
      <w:marTop w:val="0"/>
      <w:marBottom w:val="0"/>
      <w:divBdr>
        <w:top w:val="none" w:sz="0" w:space="0" w:color="auto"/>
        <w:left w:val="none" w:sz="0" w:space="0" w:color="auto"/>
        <w:bottom w:val="none" w:sz="0" w:space="0" w:color="auto"/>
        <w:right w:val="none" w:sz="0" w:space="0" w:color="auto"/>
      </w:divBdr>
    </w:div>
    <w:div w:id="162429999">
      <w:marLeft w:val="640"/>
      <w:marRight w:val="0"/>
      <w:marTop w:val="0"/>
      <w:marBottom w:val="0"/>
      <w:divBdr>
        <w:top w:val="none" w:sz="0" w:space="0" w:color="auto"/>
        <w:left w:val="none" w:sz="0" w:space="0" w:color="auto"/>
        <w:bottom w:val="none" w:sz="0" w:space="0" w:color="auto"/>
        <w:right w:val="none" w:sz="0" w:space="0" w:color="auto"/>
      </w:divBdr>
    </w:div>
    <w:div w:id="162472718">
      <w:marLeft w:val="640"/>
      <w:marRight w:val="0"/>
      <w:marTop w:val="0"/>
      <w:marBottom w:val="0"/>
      <w:divBdr>
        <w:top w:val="none" w:sz="0" w:space="0" w:color="auto"/>
        <w:left w:val="none" w:sz="0" w:space="0" w:color="auto"/>
        <w:bottom w:val="none" w:sz="0" w:space="0" w:color="auto"/>
        <w:right w:val="none" w:sz="0" w:space="0" w:color="auto"/>
      </w:divBdr>
    </w:div>
    <w:div w:id="162549592">
      <w:marLeft w:val="640"/>
      <w:marRight w:val="0"/>
      <w:marTop w:val="0"/>
      <w:marBottom w:val="0"/>
      <w:divBdr>
        <w:top w:val="none" w:sz="0" w:space="0" w:color="auto"/>
        <w:left w:val="none" w:sz="0" w:space="0" w:color="auto"/>
        <w:bottom w:val="none" w:sz="0" w:space="0" w:color="auto"/>
        <w:right w:val="none" w:sz="0" w:space="0" w:color="auto"/>
      </w:divBdr>
    </w:div>
    <w:div w:id="162551973">
      <w:marLeft w:val="640"/>
      <w:marRight w:val="0"/>
      <w:marTop w:val="0"/>
      <w:marBottom w:val="0"/>
      <w:divBdr>
        <w:top w:val="none" w:sz="0" w:space="0" w:color="auto"/>
        <w:left w:val="none" w:sz="0" w:space="0" w:color="auto"/>
        <w:bottom w:val="none" w:sz="0" w:space="0" w:color="auto"/>
        <w:right w:val="none" w:sz="0" w:space="0" w:color="auto"/>
      </w:divBdr>
    </w:div>
    <w:div w:id="162553919">
      <w:marLeft w:val="640"/>
      <w:marRight w:val="0"/>
      <w:marTop w:val="0"/>
      <w:marBottom w:val="0"/>
      <w:divBdr>
        <w:top w:val="none" w:sz="0" w:space="0" w:color="auto"/>
        <w:left w:val="none" w:sz="0" w:space="0" w:color="auto"/>
        <w:bottom w:val="none" w:sz="0" w:space="0" w:color="auto"/>
        <w:right w:val="none" w:sz="0" w:space="0" w:color="auto"/>
      </w:divBdr>
    </w:div>
    <w:div w:id="162595517">
      <w:marLeft w:val="640"/>
      <w:marRight w:val="0"/>
      <w:marTop w:val="0"/>
      <w:marBottom w:val="0"/>
      <w:divBdr>
        <w:top w:val="none" w:sz="0" w:space="0" w:color="auto"/>
        <w:left w:val="none" w:sz="0" w:space="0" w:color="auto"/>
        <w:bottom w:val="none" w:sz="0" w:space="0" w:color="auto"/>
        <w:right w:val="none" w:sz="0" w:space="0" w:color="auto"/>
      </w:divBdr>
    </w:div>
    <w:div w:id="162625277">
      <w:marLeft w:val="640"/>
      <w:marRight w:val="0"/>
      <w:marTop w:val="0"/>
      <w:marBottom w:val="0"/>
      <w:divBdr>
        <w:top w:val="none" w:sz="0" w:space="0" w:color="auto"/>
        <w:left w:val="none" w:sz="0" w:space="0" w:color="auto"/>
        <w:bottom w:val="none" w:sz="0" w:space="0" w:color="auto"/>
        <w:right w:val="none" w:sz="0" w:space="0" w:color="auto"/>
      </w:divBdr>
    </w:div>
    <w:div w:id="162791769">
      <w:bodyDiv w:val="1"/>
      <w:marLeft w:val="0"/>
      <w:marRight w:val="0"/>
      <w:marTop w:val="0"/>
      <w:marBottom w:val="0"/>
      <w:divBdr>
        <w:top w:val="none" w:sz="0" w:space="0" w:color="auto"/>
        <w:left w:val="none" w:sz="0" w:space="0" w:color="auto"/>
        <w:bottom w:val="none" w:sz="0" w:space="0" w:color="auto"/>
        <w:right w:val="none" w:sz="0" w:space="0" w:color="auto"/>
      </w:divBdr>
      <w:divsChild>
        <w:div w:id="48044314">
          <w:marLeft w:val="640"/>
          <w:marRight w:val="0"/>
          <w:marTop w:val="0"/>
          <w:marBottom w:val="0"/>
          <w:divBdr>
            <w:top w:val="none" w:sz="0" w:space="0" w:color="auto"/>
            <w:left w:val="none" w:sz="0" w:space="0" w:color="auto"/>
            <w:bottom w:val="none" w:sz="0" w:space="0" w:color="auto"/>
            <w:right w:val="none" w:sz="0" w:space="0" w:color="auto"/>
          </w:divBdr>
        </w:div>
        <w:div w:id="55012553">
          <w:marLeft w:val="640"/>
          <w:marRight w:val="0"/>
          <w:marTop w:val="0"/>
          <w:marBottom w:val="0"/>
          <w:divBdr>
            <w:top w:val="none" w:sz="0" w:space="0" w:color="auto"/>
            <w:left w:val="none" w:sz="0" w:space="0" w:color="auto"/>
            <w:bottom w:val="none" w:sz="0" w:space="0" w:color="auto"/>
            <w:right w:val="none" w:sz="0" w:space="0" w:color="auto"/>
          </w:divBdr>
        </w:div>
        <w:div w:id="67769285">
          <w:marLeft w:val="640"/>
          <w:marRight w:val="0"/>
          <w:marTop w:val="0"/>
          <w:marBottom w:val="0"/>
          <w:divBdr>
            <w:top w:val="none" w:sz="0" w:space="0" w:color="auto"/>
            <w:left w:val="none" w:sz="0" w:space="0" w:color="auto"/>
            <w:bottom w:val="none" w:sz="0" w:space="0" w:color="auto"/>
            <w:right w:val="none" w:sz="0" w:space="0" w:color="auto"/>
          </w:divBdr>
        </w:div>
        <w:div w:id="70276827">
          <w:marLeft w:val="640"/>
          <w:marRight w:val="0"/>
          <w:marTop w:val="0"/>
          <w:marBottom w:val="0"/>
          <w:divBdr>
            <w:top w:val="none" w:sz="0" w:space="0" w:color="auto"/>
            <w:left w:val="none" w:sz="0" w:space="0" w:color="auto"/>
            <w:bottom w:val="none" w:sz="0" w:space="0" w:color="auto"/>
            <w:right w:val="none" w:sz="0" w:space="0" w:color="auto"/>
          </w:divBdr>
        </w:div>
        <w:div w:id="72974120">
          <w:marLeft w:val="640"/>
          <w:marRight w:val="0"/>
          <w:marTop w:val="0"/>
          <w:marBottom w:val="0"/>
          <w:divBdr>
            <w:top w:val="none" w:sz="0" w:space="0" w:color="auto"/>
            <w:left w:val="none" w:sz="0" w:space="0" w:color="auto"/>
            <w:bottom w:val="none" w:sz="0" w:space="0" w:color="auto"/>
            <w:right w:val="none" w:sz="0" w:space="0" w:color="auto"/>
          </w:divBdr>
        </w:div>
        <w:div w:id="88238038">
          <w:marLeft w:val="640"/>
          <w:marRight w:val="0"/>
          <w:marTop w:val="0"/>
          <w:marBottom w:val="0"/>
          <w:divBdr>
            <w:top w:val="none" w:sz="0" w:space="0" w:color="auto"/>
            <w:left w:val="none" w:sz="0" w:space="0" w:color="auto"/>
            <w:bottom w:val="none" w:sz="0" w:space="0" w:color="auto"/>
            <w:right w:val="none" w:sz="0" w:space="0" w:color="auto"/>
          </w:divBdr>
        </w:div>
        <w:div w:id="153448838">
          <w:marLeft w:val="640"/>
          <w:marRight w:val="0"/>
          <w:marTop w:val="0"/>
          <w:marBottom w:val="0"/>
          <w:divBdr>
            <w:top w:val="none" w:sz="0" w:space="0" w:color="auto"/>
            <w:left w:val="none" w:sz="0" w:space="0" w:color="auto"/>
            <w:bottom w:val="none" w:sz="0" w:space="0" w:color="auto"/>
            <w:right w:val="none" w:sz="0" w:space="0" w:color="auto"/>
          </w:divBdr>
        </w:div>
        <w:div w:id="157620011">
          <w:marLeft w:val="640"/>
          <w:marRight w:val="0"/>
          <w:marTop w:val="0"/>
          <w:marBottom w:val="0"/>
          <w:divBdr>
            <w:top w:val="none" w:sz="0" w:space="0" w:color="auto"/>
            <w:left w:val="none" w:sz="0" w:space="0" w:color="auto"/>
            <w:bottom w:val="none" w:sz="0" w:space="0" w:color="auto"/>
            <w:right w:val="none" w:sz="0" w:space="0" w:color="auto"/>
          </w:divBdr>
        </w:div>
        <w:div w:id="208953042">
          <w:marLeft w:val="640"/>
          <w:marRight w:val="0"/>
          <w:marTop w:val="0"/>
          <w:marBottom w:val="0"/>
          <w:divBdr>
            <w:top w:val="none" w:sz="0" w:space="0" w:color="auto"/>
            <w:left w:val="none" w:sz="0" w:space="0" w:color="auto"/>
            <w:bottom w:val="none" w:sz="0" w:space="0" w:color="auto"/>
            <w:right w:val="none" w:sz="0" w:space="0" w:color="auto"/>
          </w:divBdr>
        </w:div>
        <w:div w:id="229658489">
          <w:marLeft w:val="640"/>
          <w:marRight w:val="0"/>
          <w:marTop w:val="0"/>
          <w:marBottom w:val="0"/>
          <w:divBdr>
            <w:top w:val="none" w:sz="0" w:space="0" w:color="auto"/>
            <w:left w:val="none" w:sz="0" w:space="0" w:color="auto"/>
            <w:bottom w:val="none" w:sz="0" w:space="0" w:color="auto"/>
            <w:right w:val="none" w:sz="0" w:space="0" w:color="auto"/>
          </w:divBdr>
        </w:div>
        <w:div w:id="277372899">
          <w:marLeft w:val="640"/>
          <w:marRight w:val="0"/>
          <w:marTop w:val="0"/>
          <w:marBottom w:val="0"/>
          <w:divBdr>
            <w:top w:val="none" w:sz="0" w:space="0" w:color="auto"/>
            <w:left w:val="none" w:sz="0" w:space="0" w:color="auto"/>
            <w:bottom w:val="none" w:sz="0" w:space="0" w:color="auto"/>
            <w:right w:val="none" w:sz="0" w:space="0" w:color="auto"/>
          </w:divBdr>
        </w:div>
        <w:div w:id="353456167">
          <w:marLeft w:val="640"/>
          <w:marRight w:val="0"/>
          <w:marTop w:val="0"/>
          <w:marBottom w:val="0"/>
          <w:divBdr>
            <w:top w:val="none" w:sz="0" w:space="0" w:color="auto"/>
            <w:left w:val="none" w:sz="0" w:space="0" w:color="auto"/>
            <w:bottom w:val="none" w:sz="0" w:space="0" w:color="auto"/>
            <w:right w:val="none" w:sz="0" w:space="0" w:color="auto"/>
          </w:divBdr>
        </w:div>
        <w:div w:id="413170041">
          <w:marLeft w:val="640"/>
          <w:marRight w:val="0"/>
          <w:marTop w:val="0"/>
          <w:marBottom w:val="0"/>
          <w:divBdr>
            <w:top w:val="none" w:sz="0" w:space="0" w:color="auto"/>
            <w:left w:val="none" w:sz="0" w:space="0" w:color="auto"/>
            <w:bottom w:val="none" w:sz="0" w:space="0" w:color="auto"/>
            <w:right w:val="none" w:sz="0" w:space="0" w:color="auto"/>
          </w:divBdr>
        </w:div>
        <w:div w:id="421149673">
          <w:marLeft w:val="640"/>
          <w:marRight w:val="0"/>
          <w:marTop w:val="0"/>
          <w:marBottom w:val="0"/>
          <w:divBdr>
            <w:top w:val="none" w:sz="0" w:space="0" w:color="auto"/>
            <w:left w:val="none" w:sz="0" w:space="0" w:color="auto"/>
            <w:bottom w:val="none" w:sz="0" w:space="0" w:color="auto"/>
            <w:right w:val="none" w:sz="0" w:space="0" w:color="auto"/>
          </w:divBdr>
        </w:div>
        <w:div w:id="444275901">
          <w:marLeft w:val="640"/>
          <w:marRight w:val="0"/>
          <w:marTop w:val="0"/>
          <w:marBottom w:val="0"/>
          <w:divBdr>
            <w:top w:val="none" w:sz="0" w:space="0" w:color="auto"/>
            <w:left w:val="none" w:sz="0" w:space="0" w:color="auto"/>
            <w:bottom w:val="none" w:sz="0" w:space="0" w:color="auto"/>
            <w:right w:val="none" w:sz="0" w:space="0" w:color="auto"/>
          </w:divBdr>
        </w:div>
        <w:div w:id="473833165">
          <w:marLeft w:val="640"/>
          <w:marRight w:val="0"/>
          <w:marTop w:val="0"/>
          <w:marBottom w:val="0"/>
          <w:divBdr>
            <w:top w:val="none" w:sz="0" w:space="0" w:color="auto"/>
            <w:left w:val="none" w:sz="0" w:space="0" w:color="auto"/>
            <w:bottom w:val="none" w:sz="0" w:space="0" w:color="auto"/>
            <w:right w:val="none" w:sz="0" w:space="0" w:color="auto"/>
          </w:divBdr>
        </w:div>
        <w:div w:id="516625193">
          <w:marLeft w:val="640"/>
          <w:marRight w:val="0"/>
          <w:marTop w:val="0"/>
          <w:marBottom w:val="0"/>
          <w:divBdr>
            <w:top w:val="none" w:sz="0" w:space="0" w:color="auto"/>
            <w:left w:val="none" w:sz="0" w:space="0" w:color="auto"/>
            <w:bottom w:val="none" w:sz="0" w:space="0" w:color="auto"/>
            <w:right w:val="none" w:sz="0" w:space="0" w:color="auto"/>
          </w:divBdr>
        </w:div>
        <w:div w:id="524489647">
          <w:marLeft w:val="640"/>
          <w:marRight w:val="0"/>
          <w:marTop w:val="0"/>
          <w:marBottom w:val="0"/>
          <w:divBdr>
            <w:top w:val="none" w:sz="0" w:space="0" w:color="auto"/>
            <w:left w:val="none" w:sz="0" w:space="0" w:color="auto"/>
            <w:bottom w:val="none" w:sz="0" w:space="0" w:color="auto"/>
            <w:right w:val="none" w:sz="0" w:space="0" w:color="auto"/>
          </w:divBdr>
        </w:div>
        <w:div w:id="556160696">
          <w:marLeft w:val="640"/>
          <w:marRight w:val="0"/>
          <w:marTop w:val="0"/>
          <w:marBottom w:val="0"/>
          <w:divBdr>
            <w:top w:val="none" w:sz="0" w:space="0" w:color="auto"/>
            <w:left w:val="none" w:sz="0" w:space="0" w:color="auto"/>
            <w:bottom w:val="none" w:sz="0" w:space="0" w:color="auto"/>
            <w:right w:val="none" w:sz="0" w:space="0" w:color="auto"/>
          </w:divBdr>
        </w:div>
        <w:div w:id="637223570">
          <w:marLeft w:val="640"/>
          <w:marRight w:val="0"/>
          <w:marTop w:val="0"/>
          <w:marBottom w:val="0"/>
          <w:divBdr>
            <w:top w:val="none" w:sz="0" w:space="0" w:color="auto"/>
            <w:left w:val="none" w:sz="0" w:space="0" w:color="auto"/>
            <w:bottom w:val="none" w:sz="0" w:space="0" w:color="auto"/>
            <w:right w:val="none" w:sz="0" w:space="0" w:color="auto"/>
          </w:divBdr>
        </w:div>
        <w:div w:id="646593897">
          <w:marLeft w:val="640"/>
          <w:marRight w:val="0"/>
          <w:marTop w:val="0"/>
          <w:marBottom w:val="0"/>
          <w:divBdr>
            <w:top w:val="none" w:sz="0" w:space="0" w:color="auto"/>
            <w:left w:val="none" w:sz="0" w:space="0" w:color="auto"/>
            <w:bottom w:val="none" w:sz="0" w:space="0" w:color="auto"/>
            <w:right w:val="none" w:sz="0" w:space="0" w:color="auto"/>
          </w:divBdr>
        </w:div>
        <w:div w:id="713233180">
          <w:marLeft w:val="640"/>
          <w:marRight w:val="0"/>
          <w:marTop w:val="0"/>
          <w:marBottom w:val="0"/>
          <w:divBdr>
            <w:top w:val="none" w:sz="0" w:space="0" w:color="auto"/>
            <w:left w:val="none" w:sz="0" w:space="0" w:color="auto"/>
            <w:bottom w:val="none" w:sz="0" w:space="0" w:color="auto"/>
            <w:right w:val="none" w:sz="0" w:space="0" w:color="auto"/>
          </w:divBdr>
        </w:div>
        <w:div w:id="739015497">
          <w:marLeft w:val="640"/>
          <w:marRight w:val="0"/>
          <w:marTop w:val="0"/>
          <w:marBottom w:val="0"/>
          <w:divBdr>
            <w:top w:val="none" w:sz="0" w:space="0" w:color="auto"/>
            <w:left w:val="none" w:sz="0" w:space="0" w:color="auto"/>
            <w:bottom w:val="none" w:sz="0" w:space="0" w:color="auto"/>
            <w:right w:val="none" w:sz="0" w:space="0" w:color="auto"/>
          </w:divBdr>
        </w:div>
        <w:div w:id="751198034">
          <w:marLeft w:val="640"/>
          <w:marRight w:val="0"/>
          <w:marTop w:val="0"/>
          <w:marBottom w:val="0"/>
          <w:divBdr>
            <w:top w:val="none" w:sz="0" w:space="0" w:color="auto"/>
            <w:left w:val="none" w:sz="0" w:space="0" w:color="auto"/>
            <w:bottom w:val="none" w:sz="0" w:space="0" w:color="auto"/>
            <w:right w:val="none" w:sz="0" w:space="0" w:color="auto"/>
          </w:divBdr>
        </w:div>
        <w:div w:id="778452181">
          <w:marLeft w:val="640"/>
          <w:marRight w:val="0"/>
          <w:marTop w:val="0"/>
          <w:marBottom w:val="0"/>
          <w:divBdr>
            <w:top w:val="none" w:sz="0" w:space="0" w:color="auto"/>
            <w:left w:val="none" w:sz="0" w:space="0" w:color="auto"/>
            <w:bottom w:val="none" w:sz="0" w:space="0" w:color="auto"/>
            <w:right w:val="none" w:sz="0" w:space="0" w:color="auto"/>
          </w:divBdr>
        </w:div>
        <w:div w:id="846485213">
          <w:marLeft w:val="640"/>
          <w:marRight w:val="0"/>
          <w:marTop w:val="0"/>
          <w:marBottom w:val="0"/>
          <w:divBdr>
            <w:top w:val="none" w:sz="0" w:space="0" w:color="auto"/>
            <w:left w:val="none" w:sz="0" w:space="0" w:color="auto"/>
            <w:bottom w:val="none" w:sz="0" w:space="0" w:color="auto"/>
            <w:right w:val="none" w:sz="0" w:space="0" w:color="auto"/>
          </w:divBdr>
        </w:div>
        <w:div w:id="1039629565">
          <w:marLeft w:val="640"/>
          <w:marRight w:val="0"/>
          <w:marTop w:val="0"/>
          <w:marBottom w:val="0"/>
          <w:divBdr>
            <w:top w:val="none" w:sz="0" w:space="0" w:color="auto"/>
            <w:left w:val="none" w:sz="0" w:space="0" w:color="auto"/>
            <w:bottom w:val="none" w:sz="0" w:space="0" w:color="auto"/>
            <w:right w:val="none" w:sz="0" w:space="0" w:color="auto"/>
          </w:divBdr>
        </w:div>
        <w:div w:id="1046418792">
          <w:marLeft w:val="640"/>
          <w:marRight w:val="0"/>
          <w:marTop w:val="0"/>
          <w:marBottom w:val="0"/>
          <w:divBdr>
            <w:top w:val="none" w:sz="0" w:space="0" w:color="auto"/>
            <w:left w:val="none" w:sz="0" w:space="0" w:color="auto"/>
            <w:bottom w:val="none" w:sz="0" w:space="0" w:color="auto"/>
            <w:right w:val="none" w:sz="0" w:space="0" w:color="auto"/>
          </w:divBdr>
        </w:div>
        <w:div w:id="1050691446">
          <w:marLeft w:val="640"/>
          <w:marRight w:val="0"/>
          <w:marTop w:val="0"/>
          <w:marBottom w:val="0"/>
          <w:divBdr>
            <w:top w:val="none" w:sz="0" w:space="0" w:color="auto"/>
            <w:left w:val="none" w:sz="0" w:space="0" w:color="auto"/>
            <w:bottom w:val="none" w:sz="0" w:space="0" w:color="auto"/>
            <w:right w:val="none" w:sz="0" w:space="0" w:color="auto"/>
          </w:divBdr>
        </w:div>
        <w:div w:id="1070273987">
          <w:marLeft w:val="640"/>
          <w:marRight w:val="0"/>
          <w:marTop w:val="0"/>
          <w:marBottom w:val="0"/>
          <w:divBdr>
            <w:top w:val="none" w:sz="0" w:space="0" w:color="auto"/>
            <w:left w:val="none" w:sz="0" w:space="0" w:color="auto"/>
            <w:bottom w:val="none" w:sz="0" w:space="0" w:color="auto"/>
            <w:right w:val="none" w:sz="0" w:space="0" w:color="auto"/>
          </w:divBdr>
        </w:div>
        <w:div w:id="1073356427">
          <w:marLeft w:val="640"/>
          <w:marRight w:val="0"/>
          <w:marTop w:val="0"/>
          <w:marBottom w:val="0"/>
          <w:divBdr>
            <w:top w:val="none" w:sz="0" w:space="0" w:color="auto"/>
            <w:left w:val="none" w:sz="0" w:space="0" w:color="auto"/>
            <w:bottom w:val="none" w:sz="0" w:space="0" w:color="auto"/>
            <w:right w:val="none" w:sz="0" w:space="0" w:color="auto"/>
          </w:divBdr>
        </w:div>
        <w:div w:id="1093471403">
          <w:marLeft w:val="640"/>
          <w:marRight w:val="0"/>
          <w:marTop w:val="0"/>
          <w:marBottom w:val="0"/>
          <w:divBdr>
            <w:top w:val="none" w:sz="0" w:space="0" w:color="auto"/>
            <w:left w:val="none" w:sz="0" w:space="0" w:color="auto"/>
            <w:bottom w:val="none" w:sz="0" w:space="0" w:color="auto"/>
            <w:right w:val="none" w:sz="0" w:space="0" w:color="auto"/>
          </w:divBdr>
        </w:div>
        <w:div w:id="1171288437">
          <w:marLeft w:val="640"/>
          <w:marRight w:val="0"/>
          <w:marTop w:val="0"/>
          <w:marBottom w:val="0"/>
          <w:divBdr>
            <w:top w:val="none" w:sz="0" w:space="0" w:color="auto"/>
            <w:left w:val="none" w:sz="0" w:space="0" w:color="auto"/>
            <w:bottom w:val="none" w:sz="0" w:space="0" w:color="auto"/>
            <w:right w:val="none" w:sz="0" w:space="0" w:color="auto"/>
          </w:divBdr>
        </w:div>
        <w:div w:id="1220509123">
          <w:marLeft w:val="640"/>
          <w:marRight w:val="0"/>
          <w:marTop w:val="0"/>
          <w:marBottom w:val="0"/>
          <w:divBdr>
            <w:top w:val="none" w:sz="0" w:space="0" w:color="auto"/>
            <w:left w:val="none" w:sz="0" w:space="0" w:color="auto"/>
            <w:bottom w:val="none" w:sz="0" w:space="0" w:color="auto"/>
            <w:right w:val="none" w:sz="0" w:space="0" w:color="auto"/>
          </w:divBdr>
        </w:div>
        <w:div w:id="1242105864">
          <w:marLeft w:val="640"/>
          <w:marRight w:val="0"/>
          <w:marTop w:val="0"/>
          <w:marBottom w:val="0"/>
          <w:divBdr>
            <w:top w:val="none" w:sz="0" w:space="0" w:color="auto"/>
            <w:left w:val="none" w:sz="0" w:space="0" w:color="auto"/>
            <w:bottom w:val="none" w:sz="0" w:space="0" w:color="auto"/>
            <w:right w:val="none" w:sz="0" w:space="0" w:color="auto"/>
          </w:divBdr>
        </w:div>
        <w:div w:id="1282304348">
          <w:marLeft w:val="640"/>
          <w:marRight w:val="0"/>
          <w:marTop w:val="0"/>
          <w:marBottom w:val="0"/>
          <w:divBdr>
            <w:top w:val="none" w:sz="0" w:space="0" w:color="auto"/>
            <w:left w:val="none" w:sz="0" w:space="0" w:color="auto"/>
            <w:bottom w:val="none" w:sz="0" w:space="0" w:color="auto"/>
            <w:right w:val="none" w:sz="0" w:space="0" w:color="auto"/>
          </w:divBdr>
        </w:div>
        <w:div w:id="1353536434">
          <w:marLeft w:val="640"/>
          <w:marRight w:val="0"/>
          <w:marTop w:val="0"/>
          <w:marBottom w:val="0"/>
          <w:divBdr>
            <w:top w:val="none" w:sz="0" w:space="0" w:color="auto"/>
            <w:left w:val="none" w:sz="0" w:space="0" w:color="auto"/>
            <w:bottom w:val="none" w:sz="0" w:space="0" w:color="auto"/>
            <w:right w:val="none" w:sz="0" w:space="0" w:color="auto"/>
          </w:divBdr>
        </w:div>
        <w:div w:id="1370303457">
          <w:marLeft w:val="640"/>
          <w:marRight w:val="0"/>
          <w:marTop w:val="0"/>
          <w:marBottom w:val="0"/>
          <w:divBdr>
            <w:top w:val="none" w:sz="0" w:space="0" w:color="auto"/>
            <w:left w:val="none" w:sz="0" w:space="0" w:color="auto"/>
            <w:bottom w:val="none" w:sz="0" w:space="0" w:color="auto"/>
            <w:right w:val="none" w:sz="0" w:space="0" w:color="auto"/>
          </w:divBdr>
        </w:div>
        <w:div w:id="1375038964">
          <w:marLeft w:val="640"/>
          <w:marRight w:val="0"/>
          <w:marTop w:val="0"/>
          <w:marBottom w:val="0"/>
          <w:divBdr>
            <w:top w:val="none" w:sz="0" w:space="0" w:color="auto"/>
            <w:left w:val="none" w:sz="0" w:space="0" w:color="auto"/>
            <w:bottom w:val="none" w:sz="0" w:space="0" w:color="auto"/>
            <w:right w:val="none" w:sz="0" w:space="0" w:color="auto"/>
          </w:divBdr>
        </w:div>
        <w:div w:id="1387871590">
          <w:marLeft w:val="640"/>
          <w:marRight w:val="0"/>
          <w:marTop w:val="0"/>
          <w:marBottom w:val="0"/>
          <w:divBdr>
            <w:top w:val="none" w:sz="0" w:space="0" w:color="auto"/>
            <w:left w:val="none" w:sz="0" w:space="0" w:color="auto"/>
            <w:bottom w:val="none" w:sz="0" w:space="0" w:color="auto"/>
            <w:right w:val="none" w:sz="0" w:space="0" w:color="auto"/>
          </w:divBdr>
        </w:div>
        <w:div w:id="1402480343">
          <w:marLeft w:val="640"/>
          <w:marRight w:val="0"/>
          <w:marTop w:val="0"/>
          <w:marBottom w:val="0"/>
          <w:divBdr>
            <w:top w:val="none" w:sz="0" w:space="0" w:color="auto"/>
            <w:left w:val="none" w:sz="0" w:space="0" w:color="auto"/>
            <w:bottom w:val="none" w:sz="0" w:space="0" w:color="auto"/>
            <w:right w:val="none" w:sz="0" w:space="0" w:color="auto"/>
          </w:divBdr>
        </w:div>
        <w:div w:id="1564757203">
          <w:marLeft w:val="640"/>
          <w:marRight w:val="0"/>
          <w:marTop w:val="0"/>
          <w:marBottom w:val="0"/>
          <w:divBdr>
            <w:top w:val="none" w:sz="0" w:space="0" w:color="auto"/>
            <w:left w:val="none" w:sz="0" w:space="0" w:color="auto"/>
            <w:bottom w:val="none" w:sz="0" w:space="0" w:color="auto"/>
            <w:right w:val="none" w:sz="0" w:space="0" w:color="auto"/>
          </w:divBdr>
        </w:div>
        <w:div w:id="1601908329">
          <w:marLeft w:val="640"/>
          <w:marRight w:val="0"/>
          <w:marTop w:val="0"/>
          <w:marBottom w:val="0"/>
          <w:divBdr>
            <w:top w:val="none" w:sz="0" w:space="0" w:color="auto"/>
            <w:left w:val="none" w:sz="0" w:space="0" w:color="auto"/>
            <w:bottom w:val="none" w:sz="0" w:space="0" w:color="auto"/>
            <w:right w:val="none" w:sz="0" w:space="0" w:color="auto"/>
          </w:divBdr>
        </w:div>
        <w:div w:id="1658456766">
          <w:marLeft w:val="640"/>
          <w:marRight w:val="0"/>
          <w:marTop w:val="0"/>
          <w:marBottom w:val="0"/>
          <w:divBdr>
            <w:top w:val="none" w:sz="0" w:space="0" w:color="auto"/>
            <w:left w:val="none" w:sz="0" w:space="0" w:color="auto"/>
            <w:bottom w:val="none" w:sz="0" w:space="0" w:color="auto"/>
            <w:right w:val="none" w:sz="0" w:space="0" w:color="auto"/>
          </w:divBdr>
        </w:div>
        <w:div w:id="1662193604">
          <w:marLeft w:val="640"/>
          <w:marRight w:val="0"/>
          <w:marTop w:val="0"/>
          <w:marBottom w:val="0"/>
          <w:divBdr>
            <w:top w:val="none" w:sz="0" w:space="0" w:color="auto"/>
            <w:left w:val="none" w:sz="0" w:space="0" w:color="auto"/>
            <w:bottom w:val="none" w:sz="0" w:space="0" w:color="auto"/>
            <w:right w:val="none" w:sz="0" w:space="0" w:color="auto"/>
          </w:divBdr>
        </w:div>
        <w:div w:id="1687831271">
          <w:marLeft w:val="640"/>
          <w:marRight w:val="0"/>
          <w:marTop w:val="0"/>
          <w:marBottom w:val="0"/>
          <w:divBdr>
            <w:top w:val="none" w:sz="0" w:space="0" w:color="auto"/>
            <w:left w:val="none" w:sz="0" w:space="0" w:color="auto"/>
            <w:bottom w:val="none" w:sz="0" w:space="0" w:color="auto"/>
            <w:right w:val="none" w:sz="0" w:space="0" w:color="auto"/>
          </w:divBdr>
        </w:div>
        <w:div w:id="1751386824">
          <w:marLeft w:val="640"/>
          <w:marRight w:val="0"/>
          <w:marTop w:val="0"/>
          <w:marBottom w:val="0"/>
          <w:divBdr>
            <w:top w:val="none" w:sz="0" w:space="0" w:color="auto"/>
            <w:left w:val="none" w:sz="0" w:space="0" w:color="auto"/>
            <w:bottom w:val="none" w:sz="0" w:space="0" w:color="auto"/>
            <w:right w:val="none" w:sz="0" w:space="0" w:color="auto"/>
          </w:divBdr>
        </w:div>
      </w:divsChild>
    </w:div>
    <w:div w:id="162816849">
      <w:marLeft w:val="640"/>
      <w:marRight w:val="0"/>
      <w:marTop w:val="0"/>
      <w:marBottom w:val="0"/>
      <w:divBdr>
        <w:top w:val="none" w:sz="0" w:space="0" w:color="auto"/>
        <w:left w:val="none" w:sz="0" w:space="0" w:color="auto"/>
        <w:bottom w:val="none" w:sz="0" w:space="0" w:color="auto"/>
        <w:right w:val="none" w:sz="0" w:space="0" w:color="auto"/>
      </w:divBdr>
    </w:div>
    <w:div w:id="162933973">
      <w:marLeft w:val="640"/>
      <w:marRight w:val="0"/>
      <w:marTop w:val="0"/>
      <w:marBottom w:val="0"/>
      <w:divBdr>
        <w:top w:val="none" w:sz="0" w:space="0" w:color="auto"/>
        <w:left w:val="none" w:sz="0" w:space="0" w:color="auto"/>
        <w:bottom w:val="none" w:sz="0" w:space="0" w:color="auto"/>
        <w:right w:val="none" w:sz="0" w:space="0" w:color="auto"/>
      </w:divBdr>
    </w:div>
    <w:div w:id="162938653">
      <w:marLeft w:val="640"/>
      <w:marRight w:val="0"/>
      <w:marTop w:val="0"/>
      <w:marBottom w:val="0"/>
      <w:divBdr>
        <w:top w:val="none" w:sz="0" w:space="0" w:color="auto"/>
        <w:left w:val="none" w:sz="0" w:space="0" w:color="auto"/>
        <w:bottom w:val="none" w:sz="0" w:space="0" w:color="auto"/>
        <w:right w:val="none" w:sz="0" w:space="0" w:color="auto"/>
      </w:divBdr>
    </w:div>
    <w:div w:id="162941136">
      <w:marLeft w:val="640"/>
      <w:marRight w:val="0"/>
      <w:marTop w:val="0"/>
      <w:marBottom w:val="0"/>
      <w:divBdr>
        <w:top w:val="none" w:sz="0" w:space="0" w:color="auto"/>
        <w:left w:val="none" w:sz="0" w:space="0" w:color="auto"/>
        <w:bottom w:val="none" w:sz="0" w:space="0" w:color="auto"/>
        <w:right w:val="none" w:sz="0" w:space="0" w:color="auto"/>
      </w:divBdr>
    </w:div>
    <w:div w:id="163009749">
      <w:marLeft w:val="640"/>
      <w:marRight w:val="0"/>
      <w:marTop w:val="0"/>
      <w:marBottom w:val="0"/>
      <w:divBdr>
        <w:top w:val="none" w:sz="0" w:space="0" w:color="auto"/>
        <w:left w:val="none" w:sz="0" w:space="0" w:color="auto"/>
        <w:bottom w:val="none" w:sz="0" w:space="0" w:color="auto"/>
        <w:right w:val="none" w:sz="0" w:space="0" w:color="auto"/>
      </w:divBdr>
    </w:div>
    <w:div w:id="163015627">
      <w:marLeft w:val="640"/>
      <w:marRight w:val="0"/>
      <w:marTop w:val="0"/>
      <w:marBottom w:val="0"/>
      <w:divBdr>
        <w:top w:val="none" w:sz="0" w:space="0" w:color="auto"/>
        <w:left w:val="none" w:sz="0" w:space="0" w:color="auto"/>
        <w:bottom w:val="none" w:sz="0" w:space="0" w:color="auto"/>
        <w:right w:val="none" w:sz="0" w:space="0" w:color="auto"/>
      </w:divBdr>
    </w:div>
    <w:div w:id="163206815">
      <w:marLeft w:val="640"/>
      <w:marRight w:val="0"/>
      <w:marTop w:val="0"/>
      <w:marBottom w:val="0"/>
      <w:divBdr>
        <w:top w:val="none" w:sz="0" w:space="0" w:color="auto"/>
        <w:left w:val="none" w:sz="0" w:space="0" w:color="auto"/>
        <w:bottom w:val="none" w:sz="0" w:space="0" w:color="auto"/>
        <w:right w:val="none" w:sz="0" w:space="0" w:color="auto"/>
      </w:divBdr>
    </w:div>
    <w:div w:id="163210422">
      <w:marLeft w:val="640"/>
      <w:marRight w:val="0"/>
      <w:marTop w:val="0"/>
      <w:marBottom w:val="0"/>
      <w:divBdr>
        <w:top w:val="none" w:sz="0" w:space="0" w:color="auto"/>
        <w:left w:val="none" w:sz="0" w:space="0" w:color="auto"/>
        <w:bottom w:val="none" w:sz="0" w:space="0" w:color="auto"/>
        <w:right w:val="none" w:sz="0" w:space="0" w:color="auto"/>
      </w:divBdr>
    </w:div>
    <w:div w:id="163277672">
      <w:marLeft w:val="640"/>
      <w:marRight w:val="0"/>
      <w:marTop w:val="0"/>
      <w:marBottom w:val="0"/>
      <w:divBdr>
        <w:top w:val="none" w:sz="0" w:space="0" w:color="auto"/>
        <w:left w:val="none" w:sz="0" w:space="0" w:color="auto"/>
        <w:bottom w:val="none" w:sz="0" w:space="0" w:color="auto"/>
        <w:right w:val="none" w:sz="0" w:space="0" w:color="auto"/>
      </w:divBdr>
    </w:div>
    <w:div w:id="163320137">
      <w:marLeft w:val="640"/>
      <w:marRight w:val="0"/>
      <w:marTop w:val="0"/>
      <w:marBottom w:val="0"/>
      <w:divBdr>
        <w:top w:val="none" w:sz="0" w:space="0" w:color="auto"/>
        <w:left w:val="none" w:sz="0" w:space="0" w:color="auto"/>
        <w:bottom w:val="none" w:sz="0" w:space="0" w:color="auto"/>
        <w:right w:val="none" w:sz="0" w:space="0" w:color="auto"/>
      </w:divBdr>
    </w:div>
    <w:div w:id="163328189">
      <w:marLeft w:val="640"/>
      <w:marRight w:val="0"/>
      <w:marTop w:val="0"/>
      <w:marBottom w:val="0"/>
      <w:divBdr>
        <w:top w:val="none" w:sz="0" w:space="0" w:color="auto"/>
        <w:left w:val="none" w:sz="0" w:space="0" w:color="auto"/>
        <w:bottom w:val="none" w:sz="0" w:space="0" w:color="auto"/>
        <w:right w:val="none" w:sz="0" w:space="0" w:color="auto"/>
      </w:divBdr>
    </w:div>
    <w:div w:id="163477615">
      <w:bodyDiv w:val="1"/>
      <w:marLeft w:val="0"/>
      <w:marRight w:val="0"/>
      <w:marTop w:val="0"/>
      <w:marBottom w:val="0"/>
      <w:divBdr>
        <w:top w:val="none" w:sz="0" w:space="0" w:color="auto"/>
        <w:left w:val="none" w:sz="0" w:space="0" w:color="auto"/>
        <w:bottom w:val="none" w:sz="0" w:space="0" w:color="auto"/>
        <w:right w:val="none" w:sz="0" w:space="0" w:color="auto"/>
      </w:divBdr>
    </w:div>
    <w:div w:id="163520317">
      <w:marLeft w:val="640"/>
      <w:marRight w:val="0"/>
      <w:marTop w:val="0"/>
      <w:marBottom w:val="0"/>
      <w:divBdr>
        <w:top w:val="none" w:sz="0" w:space="0" w:color="auto"/>
        <w:left w:val="none" w:sz="0" w:space="0" w:color="auto"/>
        <w:bottom w:val="none" w:sz="0" w:space="0" w:color="auto"/>
        <w:right w:val="none" w:sz="0" w:space="0" w:color="auto"/>
      </w:divBdr>
    </w:div>
    <w:div w:id="163520706">
      <w:marLeft w:val="640"/>
      <w:marRight w:val="0"/>
      <w:marTop w:val="0"/>
      <w:marBottom w:val="0"/>
      <w:divBdr>
        <w:top w:val="none" w:sz="0" w:space="0" w:color="auto"/>
        <w:left w:val="none" w:sz="0" w:space="0" w:color="auto"/>
        <w:bottom w:val="none" w:sz="0" w:space="0" w:color="auto"/>
        <w:right w:val="none" w:sz="0" w:space="0" w:color="auto"/>
      </w:divBdr>
    </w:div>
    <w:div w:id="163714172">
      <w:marLeft w:val="640"/>
      <w:marRight w:val="0"/>
      <w:marTop w:val="0"/>
      <w:marBottom w:val="0"/>
      <w:divBdr>
        <w:top w:val="none" w:sz="0" w:space="0" w:color="auto"/>
        <w:left w:val="none" w:sz="0" w:space="0" w:color="auto"/>
        <w:bottom w:val="none" w:sz="0" w:space="0" w:color="auto"/>
        <w:right w:val="none" w:sz="0" w:space="0" w:color="auto"/>
      </w:divBdr>
    </w:div>
    <w:div w:id="163715184">
      <w:marLeft w:val="640"/>
      <w:marRight w:val="0"/>
      <w:marTop w:val="0"/>
      <w:marBottom w:val="0"/>
      <w:divBdr>
        <w:top w:val="none" w:sz="0" w:space="0" w:color="auto"/>
        <w:left w:val="none" w:sz="0" w:space="0" w:color="auto"/>
        <w:bottom w:val="none" w:sz="0" w:space="0" w:color="auto"/>
        <w:right w:val="none" w:sz="0" w:space="0" w:color="auto"/>
      </w:divBdr>
    </w:div>
    <w:div w:id="163784000">
      <w:marLeft w:val="640"/>
      <w:marRight w:val="0"/>
      <w:marTop w:val="0"/>
      <w:marBottom w:val="0"/>
      <w:divBdr>
        <w:top w:val="none" w:sz="0" w:space="0" w:color="auto"/>
        <w:left w:val="none" w:sz="0" w:space="0" w:color="auto"/>
        <w:bottom w:val="none" w:sz="0" w:space="0" w:color="auto"/>
        <w:right w:val="none" w:sz="0" w:space="0" w:color="auto"/>
      </w:divBdr>
    </w:div>
    <w:div w:id="163785699">
      <w:marLeft w:val="640"/>
      <w:marRight w:val="0"/>
      <w:marTop w:val="0"/>
      <w:marBottom w:val="0"/>
      <w:divBdr>
        <w:top w:val="none" w:sz="0" w:space="0" w:color="auto"/>
        <w:left w:val="none" w:sz="0" w:space="0" w:color="auto"/>
        <w:bottom w:val="none" w:sz="0" w:space="0" w:color="auto"/>
        <w:right w:val="none" w:sz="0" w:space="0" w:color="auto"/>
      </w:divBdr>
    </w:div>
    <w:div w:id="163933088">
      <w:marLeft w:val="640"/>
      <w:marRight w:val="0"/>
      <w:marTop w:val="0"/>
      <w:marBottom w:val="0"/>
      <w:divBdr>
        <w:top w:val="none" w:sz="0" w:space="0" w:color="auto"/>
        <w:left w:val="none" w:sz="0" w:space="0" w:color="auto"/>
        <w:bottom w:val="none" w:sz="0" w:space="0" w:color="auto"/>
        <w:right w:val="none" w:sz="0" w:space="0" w:color="auto"/>
      </w:divBdr>
    </w:div>
    <w:div w:id="163937441">
      <w:marLeft w:val="640"/>
      <w:marRight w:val="0"/>
      <w:marTop w:val="0"/>
      <w:marBottom w:val="0"/>
      <w:divBdr>
        <w:top w:val="none" w:sz="0" w:space="0" w:color="auto"/>
        <w:left w:val="none" w:sz="0" w:space="0" w:color="auto"/>
        <w:bottom w:val="none" w:sz="0" w:space="0" w:color="auto"/>
        <w:right w:val="none" w:sz="0" w:space="0" w:color="auto"/>
      </w:divBdr>
    </w:div>
    <w:div w:id="163937731">
      <w:marLeft w:val="640"/>
      <w:marRight w:val="0"/>
      <w:marTop w:val="0"/>
      <w:marBottom w:val="0"/>
      <w:divBdr>
        <w:top w:val="none" w:sz="0" w:space="0" w:color="auto"/>
        <w:left w:val="none" w:sz="0" w:space="0" w:color="auto"/>
        <w:bottom w:val="none" w:sz="0" w:space="0" w:color="auto"/>
        <w:right w:val="none" w:sz="0" w:space="0" w:color="auto"/>
      </w:divBdr>
    </w:div>
    <w:div w:id="163978116">
      <w:marLeft w:val="640"/>
      <w:marRight w:val="0"/>
      <w:marTop w:val="0"/>
      <w:marBottom w:val="0"/>
      <w:divBdr>
        <w:top w:val="none" w:sz="0" w:space="0" w:color="auto"/>
        <w:left w:val="none" w:sz="0" w:space="0" w:color="auto"/>
        <w:bottom w:val="none" w:sz="0" w:space="0" w:color="auto"/>
        <w:right w:val="none" w:sz="0" w:space="0" w:color="auto"/>
      </w:divBdr>
    </w:div>
    <w:div w:id="164170687">
      <w:marLeft w:val="640"/>
      <w:marRight w:val="0"/>
      <w:marTop w:val="0"/>
      <w:marBottom w:val="0"/>
      <w:divBdr>
        <w:top w:val="none" w:sz="0" w:space="0" w:color="auto"/>
        <w:left w:val="none" w:sz="0" w:space="0" w:color="auto"/>
        <w:bottom w:val="none" w:sz="0" w:space="0" w:color="auto"/>
        <w:right w:val="none" w:sz="0" w:space="0" w:color="auto"/>
      </w:divBdr>
    </w:div>
    <w:div w:id="164172570">
      <w:marLeft w:val="640"/>
      <w:marRight w:val="0"/>
      <w:marTop w:val="0"/>
      <w:marBottom w:val="0"/>
      <w:divBdr>
        <w:top w:val="none" w:sz="0" w:space="0" w:color="auto"/>
        <w:left w:val="none" w:sz="0" w:space="0" w:color="auto"/>
        <w:bottom w:val="none" w:sz="0" w:space="0" w:color="auto"/>
        <w:right w:val="none" w:sz="0" w:space="0" w:color="auto"/>
      </w:divBdr>
    </w:div>
    <w:div w:id="164245310">
      <w:marLeft w:val="640"/>
      <w:marRight w:val="0"/>
      <w:marTop w:val="0"/>
      <w:marBottom w:val="0"/>
      <w:divBdr>
        <w:top w:val="none" w:sz="0" w:space="0" w:color="auto"/>
        <w:left w:val="none" w:sz="0" w:space="0" w:color="auto"/>
        <w:bottom w:val="none" w:sz="0" w:space="0" w:color="auto"/>
        <w:right w:val="none" w:sz="0" w:space="0" w:color="auto"/>
      </w:divBdr>
    </w:div>
    <w:div w:id="164245688">
      <w:marLeft w:val="640"/>
      <w:marRight w:val="0"/>
      <w:marTop w:val="0"/>
      <w:marBottom w:val="0"/>
      <w:divBdr>
        <w:top w:val="none" w:sz="0" w:space="0" w:color="auto"/>
        <w:left w:val="none" w:sz="0" w:space="0" w:color="auto"/>
        <w:bottom w:val="none" w:sz="0" w:space="0" w:color="auto"/>
        <w:right w:val="none" w:sz="0" w:space="0" w:color="auto"/>
      </w:divBdr>
    </w:div>
    <w:div w:id="164251676">
      <w:marLeft w:val="640"/>
      <w:marRight w:val="0"/>
      <w:marTop w:val="0"/>
      <w:marBottom w:val="0"/>
      <w:divBdr>
        <w:top w:val="none" w:sz="0" w:space="0" w:color="auto"/>
        <w:left w:val="none" w:sz="0" w:space="0" w:color="auto"/>
        <w:bottom w:val="none" w:sz="0" w:space="0" w:color="auto"/>
        <w:right w:val="none" w:sz="0" w:space="0" w:color="auto"/>
      </w:divBdr>
    </w:div>
    <w:div w:id="164589953">
      <w:marLeft w:val="640"/>
      <w:marRight w:val="0"/>
      <w:marTop w:val="0"/>
      <w:marBottom w:val="0"/>
      <w:divBdr>
        <w:top w:val="none" w:sz="0" w:space="0" w:color="auto"/>
        <w:left w:val="none" w:sz="0" w:space="0" w:color="auto"/>
        <w:bottom w:val="none" w:sz="0" w:space="0" w:color="auto"/>
        <w:right w:val="none" w:sz="0" w:space="0" w:color="auto"/>
      </w:divBdr>
    </w:div>
    <w:div w:id="164786900">
      <w:marLeft w:val="640"/>
      <w:marRight w:val="0"/>
      <w:marTop w:val="0"/>
      <w:marBottom w:val="0"/>
      <w:divBdr>
        <w:top w:val="none" w:sz="0" w:space="0" w:color="auto"/>
        <w:left w:val="none" w:sz="0" w:space="0" w:color="auto"/>
        <w:bottom w:val="none" w:sz="0" w:space="0" w:color="auto"/>
        <w:right w:val="none" w:sz="0" w:space="0" w:color="auto"/>
      </w:divBdr>
    </w:div>
    <w:div w:id="164827807">
      <w:marLeft w:val="640"/>
      <w:marRight w:val="0"/>
      <w:marTop w:val="0"/>
      <w:marBottom w:val="0"/>
      <w:divBdr>
        <w:top w:val="none" w:sz="0" w:space="0" w:color="auto"/>
        <w:left w:val="none" w:sz="0" w:space="0" w:color="auto"/>
        <w:bottom w:val="none" w:sz="0" w:space="0" w:color="auto"/>
        <w:right w:val="none" w:sz="0" w:space="0" w:color="auto"/>
      </w:divBdr>
    </w:div>
    <w:div w:id="164830263">
      <w:marLeft w:val="640"/>
      <w:marRight w:val="0"/>
      <w:marTop w:val="0"/>
      <w:marBottom w:val="0"/>
      <w:divBdr>
        <w:top w:val="none" w:sz="0" w:space="0" w:color="auto"/>
        <w:left w:val="none" w:sz="0" w:space="0" w:color="auto"/>
        <w:bottom w:val="none" w:sz="0" w:space="0" w:color="auto"/>
        <w:right w:val="none" w:sz="0" w:space="0" w:color="auto"/>
      </w:divBdr>
    </w:div>
    <w:div w:id="164830467">
      <w:marLeft w:val="640"/>
      <w:marRight w:val="0"/>
      <w:marTop w:val="0"/>
      <w:marBottom w:val="0"/>
      <w:divBdr>
        <w:top w:val="none" w:sz="0" w:space="0" w:color="auto"/>
        <w:left w:val="none" w:sz="0" w:space="0" w:color="auto"/>
        <w:bottom w:val="none" w:sz="0" w:space="0" w:color="auto"/>
        <w:right w:val="none" w:sz="0" w:space="0" w:color="auto"/>
      </w:divBdr>
    </w:div>
    <w:div w:id="164902728">
      <w:marLeft w:val="640"/>
      <w:marRight w:val="0"/>
      <w:marTop w:val="0"/>
      <w:marBottom w:val="0"/>
      <w:divBdr>
        <w:top w:val="none" w:sz="0" w:space="0" w:color="auto"/>
        <w:left w:val="none" w:sz="0" w:space="0" w:color="auto"/>
        <w:bottom w:val="none" w:sz="0" w:space="0" w:color="auto"/>
        <w:right w:val="none" w:sz="0" w:space="0" w:color="auto"/>
      </w:divBdr>
    </w:div>
    <w:div w:id="164974604">
      <w:marLeft w:val="640"/>
      <w:marRight w:val="0"/>
      <w:marTop w:val="0"/>
      <w:marBottom w:val="0"/>
      <w:divBdr>
        <w:top w:val="none" w:sz="0" w:space="0" w:color="auto"/>
        <w:left w:val="none" w:sz="0" w:space="0" w:color="auto"/>
        <w:bottom w:val="none" w:sz="0" w:space="0" w:color="auto"/>
        <w:right w:val="none" w:sz="0" w:space="0" w:color="auto"/>
      </w:divBdr>
    </w:div>
    <w:div w:id="164976104">
      <w:marLeft w:val="640"/>
      <w:marRight w:val="0"/>
      <w:marTop w:val="0"/>
      <w:marBottom w:val="0"/>
      <w:divBdr>
        <w:top w:val="none" w:sz="0" w:space="0" w:color="auto"/>
        <w:left w:val="none" w:sz="0" w:space="0" w:color="auto"/>
        <w:bottom w:val="none" w:sz="0" w:space="0" w:color="auto"/>
        <w:right w:val="none" w:sz="0" w:space="0" w:color="auto"/>
      </w:divBdr>
    </w:div>
    <w:div w:id="164978548">
      <w:marLeft w:val="640"/>
      <w:marRight w:val="0"/>
      <w:marTop w:val="0"/>
      <w:marBottom w:val="0"/>
      <w:divBdr>
        <w:top w:val="none" w:sz="0" w:space="0" w:color="auto"/>
        <w:left w:val="none" w:sz="0" w:space="0" w:color="auto"/>
        <w:bottom w:val="none" w:sz="0" w:space="0" w:color="auto"/>
        <w:right w:val="none" w:sz="0" w:space="0" w:color="auto"/>
      </w:divBdr>
    </w:div>
    <w:div w:id="164979095">
      <w:marLeft w:val="640"/>
      <w:marRight w:val="0"/>
      <w:marTop w:val="0"/>
      <w:marBottom w:val="0"/>
      <w:divBdr>
        <w:top w:val="none" w:sz="0" w:space="0" w:color="auto"/>
        <w:left w:val="none" w:sz="0" w:space="0" w:color="auto"/>
        <w:bottom w:val="none" w:sz="0" w:space="0" w:color="auto"/>
        <w:right w:val="none" w:sz="0" w:space="0" w:color="auto"/>
      </w:divBdr>
    </w:div>
    <w:div w:id="164981765">
      <w:marLeft w:val="640"/>
      <w:marRight w:val="0"/>
      <w:marTop w:val="0"/>
      <w:marBottom w:val="0"/>
      <w:divBdr>
        <w:top w:val="none" w:sz="0" w:space="0" w:color="auto"/>
        <w:left w:val="none" w:sz="0" w:space="0" w:color="auto"/>
        <w:bottom w:val="none" w:sz="0" w:space="0" w:color="auto"/>
        <w:right w:val="none" w:sz="0" w:space="0" w:color="auto"/>
      </w:divBdr>
    </w:div>
    <w:div w:id="165050757">
      <w:marLeft w:val="640"/>
      <w:marRight w:val="0"/>
      <w:marTop w:val="0"/>
      <w:marBottom w:val="0"/>
      <w:divBdr>
        <w:top w:val="none" w:sz="0" w:space="0" w:color="auto"/>
        <w:left w:val="none" w:sz="0" w:space="0" w:color="auto"/>
        <w:bottom w:val="none" w:sz="0" w:space="0" w:color="auto"/>
        <w:right w:val="none" w:sz="0" w:space="0" w:color="auto"/>
      </w:divBdr>
    </w:div>
    <w:div w:id="165092890">
      <w:marLeft w:val="640"/>
      <w:marRight w:val="0"/>
      <w:marTop w:val="0"/>
      <w:marBottom w:val="0"/>
      <w:divBdr>
        <w:top w:val="none" w:sz="0" w:space="0" w:color="auto"/>
        <w:left w:val="none" w:sz="0" w:space="0" w:color="auto"/>
        <w:bottom w:val="none" w:sz="0" w:space="0" w:color="auto"/>
        <w:right w:val="none" w:sz="0" w:space="0" w:color="auto"/>
      </w:divBdr>
    </w:div>
    <w:div w:id="165097410">
      <w:marLeft w:val="640"/>
      <w:marRight w:val="0"/>
      <w:marTop w:val="0"/>
      <w:marBottom w:val="0"/>
      <w:divBdr>
        <w:top w:val="none" w:sz="0" w:space="0" w:color="auto"/>
        <w:left w:val="none" w:sz="0" w:space="0" w:color="auto"/>
        <w:bottom w:val="none" w:sz="0" w:space="0" w:color="auto"/>
        <w:right w:val="none" w:sz="0" w:space="0" w:color="auto"/>
      </w:divBdr>
    </w:div>
    <w:div w:id="165246932">
      <w:marLeft w:val="640"/>
      <w:marRight w:val="0"/>
      <w:marTop w:val="0"/>
      <w:marBottom w:val="0"/>
      <w:divBdr>
        <w:top w:val="none" w:sz="0" w:space="0" w:color="auto"/>
        <w:left w:val="none" w:sz="0" w:space="0" w:color="auto"/>
        <w:bottom w:val="none" w:sz="0" w:space="0" w:color="auto"/>
        <w:right w:val="none" w:sz="0" w:space="0" w:color="auto"/>
      </w:divBdr>
    </w:div>
    <w:div w:id="165290343">
      <w:marLeft w:val="640"/>
      <w:marRight w:val="0"/>
      <w:marTop w:val="0"/>
      <w:marBottom w:val="0"/>
      <w:divBdr>
        <w:top w:val="none" w:sz="0" w:space="0" w:color="auto"/>
        <w:left w:val="none" w:sz="0" w:space="0" w:color="auto"/>
        <w:bottom w:val="none" w:sz="0" w:space="0" w:color="auto"/>
        <w:right w:val="none" w:sz="0" w:space="0" w:color="auto"/>
      </w:divBdr>
    </w:div>
    <w:div w:id="165292166">
      <w:marLeft w:val="640"/>
      <w:marRight w:val="0"/>
      <w:marTop w:val="0"/>
      <w:marBottom w:val="0"/>
      <w:divBdr>
        <w:top w:val="none" w:sz="0" w:space="0" w:color="auto"/>
        <w:left w:val="none" w:sz="0" w:space="0" w:color="auto"/>
        <w:bottom w:val="none" w:sz="0" w:space="0" w:color="auto"/>
        <w:right w:val="none" w:sz="0" w:space="0" w:color="auto"/>
      </w:divBdr>
    </w:div>
    <w:div w:id="165362532">
      <w:marLeft w:val="640"/>
      <w:marRight w:val="0"/>
      <w:marTop w:val="0"/>
      <w:marBottom w:val="0"/>
      <w:divBdr>
        <w:top w:val="none" w:sz="0" w:space="0" w:color="auto"/>
        <w:left w:val="none" w:sz="0" w:space="0" w:color="auto"/>
        <w:bottom w:val="none" w:sz="0" w:space="0" w:color="auto"/>
        <w:right w:val="none" w:sz="0" w:space="0" w:color="auto"/>
      </w:divBdr>
    </w:div>
    <w:div w:id="165436987">
      <w:marLeft w:val="640"/>
      <w:marRight w:val="0"/>
      <w:marTop w:val="0"/>
      <w:marBottom w:val="0"/>
      <w:divBdr>
        <w:top w:val="none" w:sz="0" w:space="0" w:color="auto"/>
        <w:left w:val="none" w:sz="0" w:space="0" w:color="auto"/>
        <w:bottom w:val="none" w:sz="0" w:space="0" w:color="auto"/>
        <w:right w:val="none" w:sz="0" w:space="0" w:color="auto"/>
      </w:divBdr>
    </w:div>
    <w:div w:id="165437446">
      <w:marLeft w:val="640"/>
      <w:marRight w:val="0"/>
      <w:marTop w:val="0"/>
      <w:marBottom w:val="0"/>
      <w:divBdr>
        <w:top w:val="none" w:sz="0" w:space="0" w:color="auto"/>
        <w:left w:val="none" w:sz="0" w:space="0" w:color="auto"/>
        <w:bottom w:val="none" w:sz="0" w:space="0" w:color="auto"/>
        <w:right w:val="none" w:sz="0" w:space="0" w:color="auto"/>
      </w:divBdr>
    </w:div>
    <w:div w:id="165478869">
      <w:marLeft w:val="640"/>
      <w:marRight w:val="0"/>
      <w:marTop w:val="0"/>
      <w:marBottom w:val="0"/>
      <w:divBdr>
        <w:top w:val="none" w:sz="0" w:space="0" w:color="auto"/>
        <w:left w:val="none" w:sz="0" w:space="0" w:color="auto"/>
        <w:bottom w:val="none" w:sz="0" w:space="0" w:color="auto"/>
        <w:right w:val="none" w:sz="0" w:space="0" w:color="auto"/>
      </w:divBdr>
    </w:div>
    <w:div w:id="165479315">
      <w:marLeft w:val="640"/>
      <w:marRight w:val="0"/>
      <w:marTop w:val="0"/>
      <w:marBottom w:val="0"/>
      <w:divBdr>
        <w:top w:val="none" w:sz="0" w:space="0" w:color="auto"/>
        <w:left w:val="none" w:sz="0" w:space="0" w:color="auto"/>
        <w:bottom w:val="none" w:sz="0" w:space="0" w:color="auto"/>
        <w:right w:val="none" w:sz="0" w:space="0" w:color="auto"/>
      </w:divBdr>
    </w:div>
    <w:div w:id="165554842">
      <w:marLeft w:val="640"/>
      <w:marRight w:val="0"/>
      <w:marTop w:val="0"/>
      <w:marBottom w:val="0"/>
      <w:divBdr>
        <w:top w:val="none" w:sz="0" w:space="0" w:color="auto"/>
        <w:left w:val="none" w:sz="0" w:space="0" w:color="auto"/>
        <w:bottom w:val="none" w:sz="0" w:space="0" w:color="auto"/>
        <w:right w:val="none" w:sz="0" w:space="0" w:color="auto"/>
      </w:divBdr>
    </w:div>
    <w:div w:id="165557670">
      <w:marLeft w:val="640"/>
      <w:marRight w:val="0"/>
      <w:marTop w:val="0"/>
      <w:marBottom w:val="0"/>
      <w:divBdr>
        <w:top w:val="none" w:sz="0" w:space="0" w:color="auto"/>
        <w:left w:val="none" w:sz="0" w:space="0" w:color="auto"/>
        <w:bottom w:val="none" w:sz="0" w:space="0" w:color="auto"/>
        <w:right w:val="none" w:sz="0" w:space="0" w:color="auto"/>
      </w:divBdr>
    </w:div>
    <w:div w:id="165631125">
      <w:marLeft w:val="640"/>
      <w:marRight w:val="0"/>
      <w:marTop w:val="0"/>
      <w:marBottom w:val="0"/>
      <w:divBdr>
        <w:top w:val="none" w:sz="0" w:space="0" w:color="auto"/>
        <w:left w:val="none" w:sz="0" w:space="0" w:color="auto"/>
        <w:bottom w:val="none" w:sz="0" w:space="0" w:color="auto"/>
        <w:right w:val="none" w:sz="0" w:space="0" w:color="auto"/>
      </w:divBdr>
    </w:div>
    <w:div w:id="165633310">
      <w:marLeft w:val="640"/>
      <w:marRight w:val="0"/>
      <w:marTop w:val="0"/>
      <w:marBottom w:val="0"/>
      <w:divBdr>
        <w:top w:val="none" w:sz="0" w:space="0" w:color="auto"/>
        <w:left w:val="none" w:sz="0" w:space="0" w:color="auto"/>
        <w:bottom w:val="none" w:sz="0" w:space="0" w:color="auto"/>
        <w:right w:val="none" w:sz="0" w:space="0" w:color="auto"/>
      </w:divBdr>
    </w:div>
    <w:div w:id="165637469">
      <w:marLeft w:val="640"/>
      <w:marRight w:val="0"/>
      <w:marTop w:val="0"/>
      <w:marBottom w:val="0"/>
      <w:divBdr>
        <w:top w:val="none" w:sz="0" w:space="0" w:color="auto"/>
        <w:left w:val="none" w:sz="0" w:space="0" w:color="auto"/>
        <w:bottom w:val="none" w:sz="0" w:space="0" w:color="auto"/>
        <w:right w:val="none" w:sz="0" w:space="0" w:color="auto"/>
      </w:divBdr>
    </w:div>
    <w:div w:id="165679593">
      <w:marLeft w:val="640"/>
      <w:marRight w:val="0"/>
      <w:marTop w:val="0"/>
      <w:marBottom w:val="0"/>
      <w:divBdr>
        <w:top w:val="none" w:sz="0" w:space="0" w:color="auto"/>
        <w:left w:val="none" w:sz="0" w:space="0" w:color="auto"/>
        <w:bottom w:val="none" w:sz="0" w:space="0" w:color="auto"/>
        <w:right w:val="none" w:sz="0" w:space="0" w:color="auto"/>
      </w:divBdr>
    </w:div>
    <w:div w:id="165751621">
      <w:marLeft w:val="640"/>
      <w:marRight w:val="0"/>
      <w:marTop w:val="0"/>
      <w:marBottom w:val="0"/>
      <w:divBdr>
        <w:top w:val="none" w:sz="0" w:space="0" w:color="auto"/>
        <w:left w:val="none" w:sz="0" w:space="0" w:color="auto"/>
        <w:bottom w:val="none" w:sz="0" w:space="0" w:color="auto"/>
        <w:right w:val="none" w:sz="0" w:space="0" w:color="auto"/>
      </w:divBdr>
    </w:div>
    <w:div w:id="165825915">
      <w:marLeft w:val="640"/>
      <w:marRight w:val="0"/>
      <w:marTop w:val="0"/>
      <w:marBottom w:val="0"/>
      <w:divBdr>
        <w:top w:val="none" w:sz="0" w:space="0" w:color="auto"/>
        <w:left w:val="none" w:sz="0" w:space="0" w:color="auto"/>
        <w:bottom w:val="none" w:sz="0" w:space="0" w:color="auto"/>
        <w:right w:val="none" w:sz="0" w:space="0" w:color="auto"/>
      </w:divBdr>
    </w:div>
    <w:div w:id="165829376">
      <w:marLeft w:val="640"/>
      <w:marRight w:val="0"/>
      <w:marTop w:val="0"/>
      <w:marBottom w:val="0"/>
      <w:divBdr>
        <w:top w:val="none" w:sz="0" w:space="0" w:color="auto"/>
        <w:left w:val="none" w:sz="0" w:space="0" w:color="auto"/>
        <w:bottom w:val="none" w:sz="0" w:space="0" w:color="auto"/>
        <w:right w:val="none" w:sz="0" w:space="0" w:color="auto"/>
      </w:divBdr>
    </w:div>
    <w:div w:id="165875143">
      <w:marLeft w:val="640"/>
      <w:marRight w:val="0"/>
      <w:marTop w:val="0"/>
      <w:marBottom w:val="0"/>
      <w:divBdr>
        <w:top w:val="none" w:sz="0" w:space="0" w:color="auto"/>
        <w:left w:val="none" w:sz="0" w:space="0" w:color="auto"/>
        <w:bottom w:val="none" w:sz="0" w:space="0" w:color="auto"/>
        <w:right w:val="none" w:sz="0" w:space="0" w:color="auto"/>
      </w:divBdr>
    </w:div>
    <w:div w:id="165901496">
      <w:marLeft w:val="640"/>
      <w:marRight w:val="0"/>
      <w:marTop w:val="0"/>
      <w:marBottom w:val="0"/>
      <w:divBdr>
        <w:top w:val="none" w:sz="0" w:space="0" w:color="auto"/>
        <w:left w:val="none" w:sz="0" w:space="0" w:color="auto"/>
        <w:bottom w:val="none" w:sz="0" w:space="0" w:color="auto"/>
        <w:right w:val="none" w:sz="0" w:space="0" w:color="auto"/>
      </w:divBdr>
    </w:div>
    <w:div w:id="165945469">
      <w:marLeft w:val="640"/>
      <w:marRight w:val="0"/>
      <w:marTop w:val="0"/>
      <w:marBottom w:val="0"/>
      <w:divBdr>
        <w:top w:val="none" w:sz="0" w:space="0" w:color="auto"/>
        <w:left w:val="none" w:sz="0" w:space="0" w:color="auto"/>
        <w:bottom w:val="none" w:sz="0" w:space="0" w:color="auto"/>
        <w:right w:val="none" w:sz="0" w:space="0" w:color="auto"/>
      </w:divBdr>
    </w:div>
    <w:div w:id="165949325">
      <w:marLeft w:val="640"/>
      <w:marRight w:val="0"/>
      <w:marTop w:val="0"/>
      <w:marBottom w:val="0"/>
      <w:divBdr>
        <w:top w:val="none" w:sz="0" w:space="0" w:color="auto"/>
        <w:left w:val="none" w:sz="0" w:space="0" w:color="auto"/>
        <w:bottom w:val="none" w:sz="0" w:space="0" w:color="auto"/>
        <w:right w:val="none" w:sz="0" w:space="0" w:color="auto"/>
      </w:divBdr>
    </w:div>
    <w:div w:id="166092743">
      <w:marLeft w:val="640"/>
      <w:marRight w:val="0"/>
      <w:marTop w:val="0"/>
      <w:marBottom w:val="0"/>
      <w:divBdr>
        <w:top w:val="none" w:sz="0" w:space="0" w:color="auto"/>
        <w:left w:val="none" w:sz="0" w:space="0" w:color="auto"/>
        <w:bottom w:val="none" w:sz="0" w:space="0" w:color="auto"/>
        <w:right w:val="none" w:sz="0" w:space="0" w:color="auto"/>
      </w:divBdr>
    </w:div>
    <w:div w:id="166094949">
      <w:bodyDiv w:val="1"/>
      <w:marLeft w:val="0"/>
      <w:marRight w:val="0"/>
      <w:marTop w:val="0"/>
      <w:marBottom w:val="0"/>
      <w:divBdr>
        <w:top w:val="none" w:sz="0" w:space="0" w:color="auto"/>
        <w:left w:val="none" w:sz="0" w:space="0" w:color="auto"/>
        <w:bottom w:val="none" w:sz="0" w:space="0" w:color="auto"/>
        <w:right w:val="none" w:sz="0" w:space="0" w:color="auto"/>
      </w:divBdr>
    </w:div>
    <w:div w:id="166099455">
      <w:marLeft w:val="640"/>
      <w:marRight w:val="0"/>
      <w:marTop w:val="0"/>
      <w:marBottom w:val="0"/>
      <w:divBdr>
        <w:top w:val="none" w:sz="0" w:space="0" w:color="auto"/>
        <w:left w:val="none" w:sz="0" w:space="0" w:color="auto"/>
        <w:bottom w:val="none" w:sz="0" w:space="0" w:color="auto"/>
        <w:right w:val="none" w:sz="0" w:space="0" w:color="auto"/>
      </w:divBdr>
    </w:div>
    <w:div w:id="166213223">
      <w:marLeft w:val="640"/>
      <w:marRight w:val="0"/>
      <w:marTop w:val="0"/>
      <w:marBottom w:val="0"/>
      <w:divBdr>
        <w:top w:val="none" w:sz="0" w:space="0" w:color="auto"/>
        <w:left w:val="none" w:sz="0" w:space="0" w:color="auto"/>
        <w:bottom w:val="none" w:sz="0" w:space="0" w:color="auto"/>
        <w:right w:val="none" w:sz="0" w:space="0" w:color="auto"/>
      </w:divBdr>
    </w:div>
    <w:div w:id="166213388">
      <w:marLeft w:val="640"/>
      <w:marRight w:val="0"/>
      <w:marTop w:val="0"/>
      <w:marBottom w:val="0"/>
      <w:divBdr>
        <w:top w:val="none" w:sz="0" w:space="0" w:color="auto"/>
        <w:left w:val="none" w:sz="0" w:space="0" w:color="auto"/>
        <w:bottom w:val="none" w:sz="0" w:space="0" w:color="auto"/>
        <w:right w:val="none" w:sz="0" w:space="0" w:color="auto"/>
      </w:divBdr>
    </w:div>
    <w:div w:id="166288331">
      <w:marLeft w:val="640"/>
      <w:marRight w:val="0"/>
      <w:marTop w:val="0"/>
      <w:marBottom w:val="0"/>
      <w:divBdr>
        <w:top w:val="none" w:sz="0" w:space="0" w:color="auto"/>
        <w:left w:val="none" w:sz="0" w:space="0" w:color="auto"/>
        <w:bottom w:val="none" w:sz="0" w:space="0" w:color="auto"/>
        <w:right w:val="none" w:sz="0" w:space="0" w:color="auto"/>
      </w:divBdr>
    </w:div>
    <w:div w:id="166481137">
      <w:marLeft w:val="640"/>
      <w:marRight w:val="0"/>
      <w:marTop w:val="0"/>
      <w:marBottom w:val="0"/>
      <w:divBdr>
        <w:top w:val="none" w:sz="0" w:space="0" w:color="auto"/>
        <w:left w:val="none" w:sz="0" w:space="0" w:color="auto"/>
        <w:bottom w:val="none" w:sz="0" w:space="0" w:color="auto"/>
        <w:right w:val="none" w:sz="0" w:space="0" w:color="auto"/>
      </w:divBdr>
    </w:div>
    <w:div w:id="166486817">
      <w:marLeft w:val="640"/>
      <w:marRight w:val="0"/>
      <w:marTop w:val="0"/>
      <w:marBottom w:val="0"/>
      <w:divBdr>
        <w:top w:val="none" w:sz="0" w:space="0" w:color="auto"/>
        <w:left w:val="none" w:sz="0" w:space="0" w:color="auto"/>
        <w:bottom w:val="none" w:sz="0" w:space="0" w:color="auto"/>
        <w:right w:val="none" w:sz="0" w:space="0" w:color="auto"/>
      </w:divBdr>
    </w:div>
    <w:div w:id="166527056">
      <w:marLeft w:val="640"/>
      <w:marRight w:val="0"/>
      <w:marTop w:val="0"/>
      <w:marBottom w:val="0"/>
      <w:divBdr>
        <w:top w:val="none" w:sz="0" w:space="0" w:color="auto"/>
        <w:left w:val="none" w:sz="0" w:space="0" w:color="auto"/>
        <w:bottom w:val="none" w:sz="0" w:space="0" w:color="auto"/>
        <w:right w:val="none" w:sz="0" w:space="0" w:color="auto"/>
      </w:divBdr>
    </w:div>
    <w:div w:id="166529458">
      <w:marLeft w:val="640"/>
      <w:marRight w:val="0"/>
      <w:marTop w:val="0"/>
      <w:marBottom w:val="0"/>
      <w:divBdr>
        <w:top w:val="none" w:sz="0" w:space="0" w:color="auto"/>
        <w:left w:val="none" w:sz="0" w:space="0" w:color="auto"/>
        <w:bottom w:val="none" w:sz="0" w:space="0" w:color="auto"/>
        <w:right w:val="none" w:sz="0" w:space="0" w:color="auto"/>
      </w:divBdr>
    </w:div>
    <w:div w:id="166602591">
      <w:marLeft w:val="640"/>
      <w:marRight w:val="0"/>
      <w:marTop w:val="0"/>
      <w:marBottom w:val="0"/>
      <w:divBdr>
        <w:top w:val="none" w:sz="0" w:space="0" w:color="auto"/>
        <w:left w:val="none" w:sz="0" w:space="0" w:color="auto"/>
        <w:bottom w:val="none" w:sz="0" w:space="0" w:color="auto"/>
        <w:right w:val="none" w:sz="0" w:space="0" w:color="auto"/>
      </w:divBdr>
    </w:div>
    <w:div w:id="166673159">
      <w:marLeft w:val="640"/>
      <w:marRight w:val="0"/>
      <w:marTop w:val="0"/>
      <w:marBottom w:val="0"/>
      <w:divBdr>
        <w:top w:val="none" w:sz="0" w:space="0" w:color="auto"/>
        <w:left w:val="none" w:sz="0" w:space="0" w:color="auto"/>
        <w:bottom w:val="none" w:sz="0" w:space="0" w:color="auto"/>
        <w:right w:val="none" w:sz="0" w:space="0" w:color="auto"/>
      </w:divBdr>
    </w:div>
    <w:div w:id="166679176">
      <w:marLeft w:val="640"/>
      <w:marRight w:val="0"/>
      <w:marTop w:val="0"/>
      <w:marBottom w:val="0"/>
      <w:divBdr>
        <w:top w:val="none" w:sz="0" w:space="0" w:color="auto"/>
        <w:left w:val="none" w:sz="0" w:space="0" w:color="auto"/>
        <w:bottom w:val="none" w:sz="0" w:space="0" w:color="auto"/>
        <w:right w:val="none" w:sz="0" w:space="0" w:color="auto"/>
      </w:divBdr>
    </w:div>
    <w:div w:id="166750335">
      <w:marLeft w:val="640"/>
      <w:marRight w:val="0"/>
      <w:marTop w:val="0"/>
      <w:marBottom w:val="0"/>
      <w:divBdr>
        <w:top w:val="none" w:sz="0" w:space="0" w:color="auto"/>
        <w:left w:val="none" w:sz="0" w:space="0" w:color="auto"/>
        <w:bottom w:val="none" w:sz="0" w:space="0" w:color="auto"/>
        <w:right w:val="none" w:sz="0" w:space="0" w:color="auto"/>
      </w:divBdr>
    </w:div>
    <w:div w:id="166754043">
      <w:marLeft w:val="640"/>
      <w:marRight w:val="0"/>
      <w:marTop w:val="0"/>
      <w:marBottom w:val="0"/>
      <w:divBdr>
        <w:top w:val="none" w:sz="0" w:space="0" w:color="auto"/>
        <w:left w:val="none" w:sz="0" w:space="0" w:color="auto"/>
        <w:bottom w:val="none" w:sz="0" w:space="0" w:color="auto"/>
        <w:right w:val="none" w:sz="0" w:space="0" w:color="auto"/>
      </w:divBdr>
    </w:div>
    <w:div w:id="166790098">
      <w:marLeft w:val="640"/>
      <w:marRight w:val="0"/>
      <w:marTop w:val="0"/>
      <w:marBottom w:val="0"/>
      <w:divBdr>
        <w:top w:val="none" w:sz="0" w:space="0" w:color="auto"/>
        <w:left w:val="none" w:sz="0" w:space="0" w:color="auto"/>
        <w:bottom w:val="none" w:sz="0" w:space="0" w:color="auto"/>
        <w:right w:val="none" w:sz="0" w:space="0" w:color="auto"/>
      </w:divBdr>
    </w:div>
    <w:div w:id="166798129">
      <w:marLeft w:val="640"/>
      <w:marRight w:val="0"/>
      <w:marTop w:val="0"/>
      <w:marBottom w:val="0"/>
      <w:divBdr>
        <w:top w:val="none" w:sz="0" w:space="0" w:color="auto"/>
        <w:left w:val="none" w:sz="0" w:space="0" w:color="auto"/>
        <w:bottom w:val="none" w:sz="0" w:space="0" w:color="auto"/>
        <w:right w:val="none" w:sz="0" w:space="0" w:color="auto"/>
      </w:divBdr>
    </w:div>
    <w:div w:id="166869702">
      <w:marLeft w:val="640"/>
      <w:marRight w:val="0"/>
      <w:marTop w:val="0"/>
      <w:marBottom w:val="0"/>
      <w:divBdr>
        <w:top w:val="none" w:sz="0" w:space="0" w:color="auto"/>
        <w:left w:val="none" w:sz="0" w:space="0" w:color="auto"/>
        <w:bottom w:val="none" w:sz="0" w:space="0" w:color="auto"/>
        <w:right w:val="none" w:sz="0" w:space="0" w:color="auto"/>
      </w:divBdr>
    </w:div>
    <w:div w:id="166945831">
      <w:marLeft w:val="640"/>
      <w:marRight w:val="0"/>
      <w:marTop w:val="0"/>
      <w:marBottom w:val="0"/>
      <w:divBdr>
        <w:top w:val="none" w:sz="0" w:space="0" w:color="auto"/>
        <w:left w:val="none" w:sz="0" w:space="0" w:color="auto"/>
        <w:bottom w:val="none" w:sz="0" w:space="0" w:color="auto"/>
        <w:right w:val="none" w:sz="0" w:space="0" w:color="auto"/>
      </w:divBdr>
    </w:div>
    <w:div w:id="166988334">
      <w:marLeft w:val="640"/>
      <w:marRight w:val="0"/>
      <w:marTop w:val="0"/>
      <w:marBottom w:val="0"/>
      <w:divBdr>
        <w:top w:val="none" w:sz="0" w:space="0" w:color="auto"/>
        <w:left w:val="none" w:sz="0" w:space="0" w:color="auto"/>
        <w:bottom w:val="none" w:sz="0" w:space="0" w:color="auto"/>
        <w:right w:val="none" w:sz="0" w:space="0" w:color="auto"/>
      </w:divBdr>
    </w:div>
    <w:div w:id="166988990">
      <w:marLeft w:val="640"/>
      <w:marRight w:val="0"/>
      <w:marTop w:val="0"/>
      <w:marBottom w:val="0"/>
      <w:divBdr>
        <w:top w:val="none" w:sz="0" w:space="0" w:color="auto"/>
        <w:left w:val="none" w:sz="0" w:space="0" w:color="auto"/>
        <w:bottom w:val="none" w:sz="0" w:space="0" w:color="auto"/>
        <w:right w:val="none" w:sz="0" w:space="0" w:color="auto"/>
      </w:divBdr>
    </w:div>
    <w:div w:id="167059636">
      <w:marLeft w:val="640"/>
      <w:marRight w:val="0"/>
      <w:marTop w:val="0"/>
      <w:marBottom w:val="0"/>
      <w:divBdr>
        <w:top w:val="none" w:sz="0" w:space="0" w:color="auto"/>
        <w:left w:val="none" w:sz="0" w:space="0" w:color="auto"/>
        <w:bottom w:val="none" w:sz="0" w:space="0" w:color="auto"/>
        <w:right w:val="none" w:sz="0" w:space="0" w:color="auto"/>
      </w:divBdr>
    </w:div>
    <w:div w:id="167135181">
      <w:marLeft w:val="640"/>
      <w:marRight w:val="0"/>
      <w:marTop w:val="0"/>
      <w:marBottom w:val="0"/>
      <w:divBdr>
        <w:top w:val="none" w:sz="0" w:space="0" w:color="auto"/>
        <w:left w:val="none" w:sz="0" w:space="0" w:color="auto"/>
        <w:bottom w:val="none" w:sz="0" w:space="0" w:color="auto"/>
        <w:right w:val="none" w:sz="0" w:space="0" w:color="auto"/>
      </w:divBdr>
    </w:div>
    <w:div w:id="167182391">
      <w:marLeft w:val="640"/>
      <w:marRight w:val="0"/>
      <w:marTop w:val="0"/>
      <w:marBottom w:val="0"/>
      <w:divBdr>
        <w:top w:val="none" w:sz="0" w:space="0" w:color="auto"/>
        <w:left w:val="none" w:sz="0" w:space="0" w:color="auto"/>
        <w:bottom w:val="none" w:sz="0" w:space="0" w:color="auto"/>
        <w:right w:val="none" w:sz="0" w:space="0" w:color="auto"/>
      </w:divBdr>
    </w:div>
    <w:div w:id="167253557">
      <w:marLeft w:val="640"/>
      <w:marRight w:val="0"/>
      <w:marTop w:val="0"/>
      <w:marBottom w:val="0"/>
      <w:divBdr>
        <w:top w:val="none" w:sz="0" w:space="0" w:color="auto"/>
        <w:left w:val="none" w:sz="0" w:space="0" w:color="auto"/>
        <w:bottom w:val="none" w:sz="0" w:space="0" w:color="auto"/>
        <w:right w:val="none" w:sz="0" w:space="0" w:color="auto"/>
      </w:divBdr>
    </w:div>
    <w:div w:id="167256970">
      <w:marLeft w:val="640"/>
      <w:marRight w:val="0"/>
      <w:marTop w:val="0"/>
      <w:marBottom w:val="0"/>
      <w:divBdr>
        <w:top w:val="none" w:sz="0" w:space="0" w:color="auto"/>
        <w:left w:val="none" w:sz="0" w:space="0" w:color="auto"/>
        <w:bottom w:val="none" w:sz="0" w:space="0" w:color="auto"/>
        <w:right w:val="none" w:sz="0" w:space="0" w:color="auto"/>
      </w:divBdr>
    </w:div>
    <w:div w:id="167257374">
      <w:marLeft w:val="640"/>
      <w:marRight w:val="0"/>
      <w:marTop w:val="0"/>
      <w:marBottom w:val="0"/>
      <w:divBdr>
        <w:top w:val="none" w:sz="0" w:space="0" w:color="auto"/>
        <w:left w:val="none" w:sz="0" w:space="0" w:color="auto"/>
        <w:bottom w:val="none" w:sz="0" w:space="0" w:color="auto"/>
        <w:right w:val="none" w:sz="0" w:space="0" w:color="auto"/>
      </w:divBdr>
    </w:div>
    <w:div w:id="167258934">
      <w:marLeft w:val="640"/>
      <w:marRight w:val="0"/>
      <w:marTop w:val="0"/>
      <w:marBottom w:val="0"/>
      <w:divBdr>
        <w:top w:val="none" w:sz="0" w:space="0" w:color="auto"/>
        <w:left w:val="none" w:sz="0" w:space="0" w:color="auto"/>
        <w:bottom w:val="none" w:sz="0" w:space="0" w:color="auto"/>
        <w:right w:val="none" w:sz="0" w:space="0" w:color="auto"/>
      </w:divBdr>
    </w:div>
    <w:div w:id="167335235">
      <w:marLeft w:val="640"/>
      <w:marRight w:val="0"/>
      <w:marTop w:val="0"/>
      <w:marBottom w:val="0"/>
      <w:divBdr>
        <w:top w:val="none" w:sz="0" w:space="0" w:color="auto"/>
        <w:left w:val="none" w:sz="0" w:space="0" w:color="auto"/>
        <w:bottom w:val="none" w:sz="0" w:space="0" w:color="auto"/>
        <w:right w:val="none" w:sz="0" w:space="0" w:color="auto"/>
      </w:divBdr>
    </w:div>
    <w:div w:id="167520429">
      <w:marLeft w:val="640"/>
      <w:marRight w:val="0"/>
      <w:marTop w:val="0"/>
      <w:marBottom w:val="0"/>
      <w:divBdr>
        <w:top w:val="none" w:sz="0" w:space="0" w:color="auto"/>
        <w:left w:val="none" w:sz="0" w:space="0" w:color="auto"/>
        <w:bottom w:val="none" w:sz="0" w:space="0" w:color="auto"/>
        <w:right w:val="none" w:sz="0" w:space="0" w:color="auto"/>
      </w:divBdr>
    </w:div>
    <w:div w:id="167642172">
      <w:marLeft w:val="640"/>
      <w:marRight w:val="0"/>
      <w:marTop w:val="0"/>
      <w:marBottom w:val="0"/>
      <w:divBdr>
        <w:top w:val="none" w:sz="0" w:space="0" w:color="auto"/>
        <w:left w:val="none" w:sz="0" w:space="0" w:color="auto"/>
        <w:bottom w:val="none" w:sz="0" w:space="0" w:color="auto"/>
        <w:right w:val="none" w:sz="0" w:space="0" w:color="auto"/>
      </w:divBdr>
    </w:div>
    <w:div w:id="167670863">
      <w:marLeft w:val="640"/>
      <w:marRight w:val="0"/>
      <w:marTop w:val="0"/>
      <w:marBottom w:val="0"/>
      <w:divBdr>
        <w:top w:val="none" w:sz="0" w:space="0" w:color="auto"/>
        <w:left w:val="none" w:sz="0" w:space="0" w:color="auto"/>
        <w:bottom w:val="none" w:sz="0" w:space="0" w:color="auto"/>
        <w:right w:val="none" w:sz="0" w:space="0" w:color="auto"/>
      </w:divBdr>
    </w:div>
    <w:div w:id="167672835">
      <w:marLeft w:val="640"/>
      <w:marRight w:val="0"/>
      <w:marTop w:val="0"/>
      <w:marBottom w:val="0"/>
      <w:divBdr>
        <w:top w:val="none" w:sz="0" w:space="0" w:color="auto"/>
        <w:left w:val="none" w:sz="0" w:space="0" w:color="auto"/>
        <w:bottom w:val="none" w:sz="0" w:space="0" w:color="auto"/>
        <w:right w:val="none" w:sz="0" w:space="0" w:color="auto"/>
      </w:divBdr>
    </w:div>
    <w:div w:id="167715681">
      <w:marLeft w:val="640"/>
      <w:marRight w:val="0"/>
      <w:marTop w:val="0"/>
      <w:marBottom w:val="0"/>
      <w:divBdr>
        <w:top w:val="none" w:sz="0" w:space="0" w:color="auto"/>
        <w:left w:val="none" w:sz="0" w:space="0" w:color="auto"/>
        <w:bottom w:val="none" w:sz="0" w:space="0" w:color="auto"/>
        <w:right w:val="none" w:sz="0" w:space="0" w:color="auto"/>
      </w:divBdr>
    </w:div>
    <w:div w:id="167720326">
      <w:marLeft w:val="640"/>
      <w:marRight w:val="0"/>
      <w:marTop w:val="0"/>
      <w:marBottom w:val="0"/>
      <w:divBdr>
        <w:top w:val="none" w:sz="0" w:space="0" w:color="auto"/>
        <w:left w:val="none" w:sz="0" w:space="0" w:color="auto"/>
        <w:bottom w:val="none" w:sz="0" w:space="0" w:color="auto"/>
        <w:right w:val="none" w:sz="0" w:space="0" w:color="auto"/>
      </w:divBdr>
    </w:div>
    <w:div w:id="167838196">
      <w:marLeft w:val="480"/>
      <w:marRight w:val="0"/>
      <w:marTop w:val="0"/>
      <w:marBottom w:val="0"/>
      <w:divBdr>
        <w:top w:val="none" w:sz="0" w:space="0" w:color="auto"/>
        <w:left w:val="none" w:sz="0" w:space="0" w:color="auto"/>
        <w:bottom w:val="none" w:sz="0" w:space="0" w:color="auto"/>
        <w:right w:val="none" w:sz="0" w:space="0" w:color="auto"/>
      </w:divBdr>
    </w:div>
    <w:div w:id="167914995">
      <w:marLeft w:val="640"/>
      <w:marRight w:val="0"/>
      <w:marTop w:val="0"/>
      <w:marBottom w:val="0"/>
      <w:divBdr>
        <w:top w:val="none" w:sz="0" w:space="0" w:color="auto"/>
        <w:left w:val="none" w:sz="0" w:space="0" w:color="auto"/>
        <w:bottom w:val="none" w:sz="0" w:space="0" w:color="auto"/>
        <w:right w:val="none" w:sz="0" w:space="0" w:color="auto"/>
      </w:divBdr>
    </w:div>
    <w:div w:id="167915004">
      <w:marLeft w:val="640"/>
      <w:marRight w:val="0"/>
      <w:marTop w:val="0"/>
      <w:marBottom w:val="0"/>
      <w:divBdr>
        <w:top w:val="none" w:sz="0" w:space="0" w:color="auto"/>
        <w:left w:val="none" w:sz="0" w:space="0" w:color="auto"/>
        <w:bottom w:val="none" w:sz="0" w:space="0" w:color="auto"/>
        <w:right w:val="none" w:sz="0" w:space="0" w:color="auto"/>
      </w:divBdr>
    </w:div>
    <w:div w:id="167989068">
      <w:marLeft w:val="640"/>
      <w:marRight w:val="0"/>
      <w:marTop w:val="0"/>
      <w:marBottom w:val="0"/>
      <w:divBdr>
        <w:top w:val="none" w:sz="0" w:space="0" w:color="auto"/>
        <w:left w:val="none" w:sz="0" w:space="0" w:color="auto"/>
        <w:bottom w:val="none" w:sz="0" w:space="0" w:color="auto"/>
        <w:right w:val="none" w:sz="0" w:space="0" w:color="auto"/>
      </w:divBdr>
    </w:div>
    <w:div w:id="168060951">
      <w:marLeft w:val="640"/>
      <w:marRight w:val="0"/>
      <w:marTop w:val="0"/>
      <w:marBottom w:val="0"/>
      <w:divBdr>
        <w:top w:val="none" w:sz="0" w:space="0" w:color="auto"/>
        <w:left w:val="none" w:sz="0" w:space="0" w:color="auto"/>
        <w:bottom w:val="none" w:sz="0" w:space="0" w:color="auto"/>
        <w:right w:val="none" w:sz="0" w:space="0" w:color="auto"/>
      </w:divBdr>
    </w:div>
    <w:div w:id="168065383">
      <w:marLeft w:val="640"/>
      <w:marRight w:val="0"/>
      <w:marTop w:val="0"/>
      <w:marBottom w:val="0"/>
      <w:divBdr>
        <w:top w:val="none" w:sz="0" w:space="0" w:color="auto"/>
        <w:left w:val="none" w:sz="0" w:space="0" w:color="auto"/>
        <w:bottom w:val="none" w:sz="0" w:space="0" w:color="auto"/>
        <w:right w:val="none" w:sz="0" w:space="0" w:color="auto"/>
      </w:divBdr>
    </w:div>
    <w:div w:id="168106980">
      <w:marLeft w:val="640"/>
      <w:marRight w:val="0"/>
      <w:marTop w:val="0"/>
      <w:marBottom w:val="0"/>
      <w:divBdr>
        <w:top w:val="none" w:sz="0" w:space="0" w:color="auto"/>
        <w:left w:val="none" w:sz="0" w:space="0" w:color="auto"/>
        <w:bottom w:val="none" w:sz="0" w:space="0" w:color="auto"/>
        <w:right w:val="none" w:sz="0" w:space="0" w:color="auto"/>
      </w:divBdr>
    </w:div>
    <w:div w:id="168183986">
      <w:marLeft w:val="640"/>
      <w:marRight w:val="0"/>
      <w:marTop w:val="0"/>
      <w:marBottom w:val="0"/>
      <w:divBdr>
        <w:top w:val="none" w:sz="0" w:space="0" w:color="auto"/>
        <w:left w:val="none" w:sz="0" w:space="0" w:color="auto"/>
        <w:bottom w:val="none" w:sz="0" w:space="0" w:color="auto"/>
        <w:right w:val="none" w:sz="0" w:space="0" w:color="auto"/>
      </w:divBdr>
    </w:div>
    <w:div w:id="168253871">
      <w:marLeft w:val="640"/>
      <w:marRight w:val="0"/>
      <w:marTop w:val="0"/>
      <w:marBottom w:val="0"/>
      <w:divBdr>
        <w:top w:val="none" w:sz="0" w:space="0" w:color="auto"/>
        <w:left w:val="none" w:sz="0" w:space="0" w:color="auto"/>
        <w:bottom w:val="none" w:sz="0" w:space="0" w:color="auto"/>
        <w:right w:val="none" w:sz="0" w:space="0" w:color="auto"/>
      </w:divBdr>
    </w:div>
    <w:div w:id="168373051">
      <w:marLeft w:val="640"/>
      <w:marRight w:val="0"/>
      <w:marTop w:val="0"/>
      <w:marBottom w:val="0"/>
      <w:divBdr>
        <w:top w:val="none" w:sz="0" w:space="0" w:color="auto"/>
        <w:left w:val="none" w:sz="0" w:space="0" w:color="auto"/>
        <w:bottom w:val="none" w:sz="0" w:space="0" w:color="auto"/>
        <w:right w:val="none" w:sz="0" w:space="0" w:color="auto"/>
      </w:divBdr>
    </w:div>
    <w:div w:id="168376119">
      <w:marLeft w:val="640"/>
      <w:marRight w:val="0"/>
      <w:marTop w:val="0"/>
      <w:marBottom w:val="0"/>
      <w:divBdr>
        <w:top w:val="none" w:sz="0" w:space="0" w:color="auto"/>
        <w:left w:val="none" w:sz="0" w:space="0" w:color="auto"/>
        <w:bottom w:val="none" w:sz="0" w:space="0" w:color="auto"/>
        <w:right w:val="none" w:sz="0" w:space="0" w:color="auto"/>
      </w:divBdr>
    </w:div>
    <w:div w:id="168446950">
      <w:marLeft w:val="640"/>
      <w:marRight w:val="0"/>
      <w:marTop w:val="0"/>
      <w:marBottom w:val="0"/>
      <w:divBdr>
        <w:top w:val="none" w:sz="0" w:space="0" w:color="auto"/>
        <w:left w:val="none" w:sz="0" w:space="0" w:color="auto"/>
        <w:bottom w:val="none" w:sz="0" w:space="0" w:color="auto"/>
        <w:right w:val="none" w:sz="0" w:space="0" w:color="auto"/>
      </w:divBdr>
    </w:div>
    <w:div w:id="168450521">
      <w:marLeft w:val="640"/>
      <w:marRight w:val="0"/>
      <w:marTop w:val="0"/>
      <w:marBottom w:val="0"/>
      <w:divBdr>
        <w:top w:val="none" w:sz="0" w:space="0" w:color="auto"/>
        <w:left w:val="none" w:sz="0" w:space="0" w:color="auto"/>
        <w:bottom w:val="none" w:sz="0" w:space="0" w:color="auto"/>
        <w:right w:val="none" w:sz="0" w:space="0" w:color="auto"/>
      </w:divBdr>
    </w:div>
    <w:div w:id="168451158">
      <w:marLeft w:val="640"/>
      <w:marRight w:val="0"/>
      <w:marTop w:val="0"/>
      <w:marBottom w:val="0"/>
      <w:divBdr>
        <w:top w:val="none" w:sz="0" w:space="0" w:color="auto"/>
        <w:left w:val="none" w:sz="0" w:space="0" w:color="auto"/>
        <w:bottom w:val="none" w:sz="0" w:space="0" w:color="auto"/>
        <w:right w:val="none" w:sz="0" w:space="0" w:color="auto"/>
      </w:divBdr>
    </w:div>
    <w:div w:id="168451186">
      <w:marLeft w:val="640"/>
      <w:marRight w:val="0"/>
      <w:marTop w:val="0"/>
      <w:marBottom w:val="0"/>
      <w:divBdr>
        <w:top w:val="none" w:sz="0" w:space="0" w:color="auto"/>
        <w:left w:val="none" w:sz="0" w:space="0" w:color="auto"/>
        <w:bottom w:val="none" w:sz="0" w:space="0" w:color="auto"/>
        <w:right w:val="none" w:sz="0" w:space="0" w:color="auto"/>
      </w:divBdr>
    </w:div>
    <w:div w:id="168525446">
      <w:marLeft w:val="640"/>
      <w:marRight w:val="0"/>
      <w:marTop w:val="0"/>
      <w:marBottom w:val="0"/>
      <w:divBdr>
        <w:top w:val="none" w:sz="0" w:space="0" w:color="auto"/>
        <w:left w:val="none" w:sz="0" w:space="0" w:color="auto"/>
        <w:bottom w:val="none" w:sz="0" w:space="0" w:color="auto"/>
        <w:right w:val="none" w:sz="0" w:space="0" w:color="auto"/>
      </w:divBdr>
    </w:div>
    <w:div w:id="168563241">
      <w:marLeft w:val="640"/>
      <w:marRight w:val="0"/>
      <w:marTop w:val="0"/>
      <w:marBottom w:val="0"/>
      <w:divBdr>
        <w:top w:val="none" w:sz="0" w:space="0" w:color="auto"/>
        <w:left w:val="none" w:sz="0" w:space="0" w:color="auto"/>
        <w:bottom w:val="none" w:sz="0" w:space="0" w:color="auto"/>
        <w:right w:val="none" w:sz="0" w:space="0" w:color="auto"/>
      </w:divBdr>
    </w:div>
    <w:div w:id="168564549">
      <w:marLeft w:val="640"/>
      <w:marRight w:val="0"/>
      <w:marTop w:val="0"/>
      <w:marBottom w:val="0"/>
      <w:divBdr>
        <w:top w:val="none" w:sz="0" w:space="0" w:color="auto"/>
        <w:left w:val="none" w:sz="0" w:space="0" w:color="auto"/>
        <w:bottom w:val="none" w:sz="0" w:space="0" w:color="auto"/>
        <w:right w:val="none" w:sz="0" w:space="0" w:color="auto"/>
      </w:divBdr>
    </w:div>
    <w:div w:id="168568672">
      <w:marLeft w:val="640"/>
      <w:marRight w:val="0"/>
      <w:marTop w:val="0"/>
      <w:marBottom w:val="0"/>
      <w:divBdr>
        <w:top w:val="none" w:sz="0" w:space="0" w:color="auto"/>
        <w:left w:val="none" w:sz="0" w:space="0" w:color="auto"/>
        <w:bottom w:val="none" w:sz="0" w:space="0" w:color="auto"/>
        <w:right w:val="none" w:sz="0" w:space="0" w:color="auto"/>
      </w:divBdr>
    </w:div>
    <w:div w:id="168643523">
      <w:marLeft w:val="640"/>
      <w:marRight w:val="0"/>
      <w:marTop w:val="0"/>
      <w:marBottom w:val="0"/>
      <w:divBdr>
        <w:top w:val="none" w:sz="0" w:space="0" w:color="auto"/>
        <w:left w:val="none" w:sz="0" w:space="0" w:color="auto"/>
        <w:bottom w:val="none" w:sz="0" w:space="0" w:color="auto"/>
        <w:right w:val="none" w:sz="0" w:space="0" w:color="auto"/>
      </w:divBdr>
    </w:div>
    <w:div w:id="168839390">
      <w:marLeft w:val="640"/>
      <w:marRight w:val="0"/>
      <w:marTop w:val="0"/>
      <w:marBottom w:val="0"/>
      <w:divBdr>
        <w:top w:val="none" w:sz="0" w:space="0" w:color="auto"/>
        <w:left w:val="none" w:sz="0" w:space="0" w:color="auto"/>
        <w:bottom w:val="none" w:sz="0" w:space="0" w:color="auto"/>
        <w:right w:val="none" w:sz="0" w:space="0" w:color="auto"/>
      </w:divBdr>
    </w:div>
    <w:div w:id="168913790">
      <w:marLeft w:val="640"/>
      <w:marRight w:val="0"/>
      <w:marTop w:val="0"/>
      <w:marBottom w:val="0"/>
      <w:divBdr>
        <w:top w:val="none" w:sz="0" w:space="0" w:color="auto"/>
        <w:left w:val="none" w:sz="0" w:space="0" w:color="auto"/>
        <w:bottom w:val="none" w:sz="0" w:space="0" w:color="auto"/>
        <w:right w:val="none" w:sz="0" w:space="0" w:color="auto"/>
      </w:divBdr>
    </w:div>
    <w:div w:id="168983540">
      <w:marLeft w:val="640"/>
      <w:marRight w:val="0"/>
      <w:marTop w:val="0"/>
      <w:marBottom w:val="0"/>
      <w:divBdr>
        <w:top w:val="none" w:sz="0" w:space="0" w:color="auto"/>
        <w:left w:val="none" w:sz="0" w:space="0" w:color="auto"/>
        <w:bottom w:val="none" w:sz="0" w:space="0" w:color="auto"/>
        <w:right w:val="none" w:sz="0" w:space="0" w:color="auto"/>
      </w:divBdr>
    </w:div>
    <w:div w:id="169026853">
      <w:marLeft w:val="640"/>
      <w:marRight w:val="0"/>
      <w:marTop w:val="0"/>
      <w:marBottom w:val="0"/>
      <w:divBdr>
        <w:top w:val="none" w:sz="0" w:space="0" w:color="auto"/>
        <w:left w:val="none" w:sz="0" w:space="0" w:color="auto"/>
        <w:bottom w:val="none" w:sz="0" w:space="0" w:color="auto"/>
        <w:right w:val="none" w:sz="0" w:space="0" w:color="auto"/>
      </w:divBdr>
    </w:div>
    <w:div w:id="169026936">
      <w:marLeft w:val="640"/>
      <w:marRight w:val="0"/>
      <w:marTop w:val="0"/>
      <w:marBottom w:val="0"/>
      <w:divBdr>
        <w:top w:val="none" w:sz="0" w:space="0" w:color="auto"/>
        <w:left w:val="none" w:sz="0" w:space="0" w:color="auto"/>
        <w:bottom w:val="none" w:sz="0" w:space="0" w:color="auto"/>
        <w:right w:val="none" w:sz="0" w:space="0" w:color="auto"/>
      </w:divBdr>
    </w:div>
    <w:div w:id="169027624">
      <w:marLeft w:val="640"/>
      <w:marRight w:val="0"/>
      <w:marTop w:val="0"/>
      <w:marBottom w:val="0"/>
      <w:divBdr>
        <w:top w:val="none" w:sz="0" w:space="0" w:color="auto"/>
        <w:left w:val="none" w:sz="0" w:space="0" w:color="auto"/>
        <w:bottom w:val="none" w:sz="0" w:space="0" w:color="auto"/>
        <w:right w:val="none" w:sz="0" w:space="0" w:color="auto"/>
      </w:divBdr>
    </w:div>
    <w:div w:id="169033282">
      <w:marLeft w:val="640"/>
      <w:marRight w:val="0"/>
      <w:marTop w:val="0"/>
      <w:marBottom w:val="0"/>
      <w:divBdr>
        <w:top w:val="none" w:sz="0" w:space="0" w:color="auto"/>
        <w:left w:val="none" w:sz="0" w:space="0" w:color="auto"/>
        <w:bottom w:val="none" w:sz="0" w:space="0" w:color="auto"/>
        <w:right w:val="none" w:sz="0" w:space="0" w:color="auto"/>
      </w:divBdr>
    </w:div>
    <w:div w:id="169149730">
      <w:marLeft w:val="640"/>
      <w:marRight w:val="0"/>
      <w:marTop w:val="0"/>
      <w:marBottom w:val="0"/>
      <w:divBdr>
        <w:top w:val="none" w:sz="0" w:space="0" w:color="auto"/>
        <w:left w:val="none" w:sz="0" w:space="0" w:color="auto"/>
        <w:bottom w:val="none" w:sz="0" w:space="0" w:color="auto"/>
        <w:right w:val="none" w:sz="0" w:space="0" w:color="auto"/>
      </w:divBdr>
    </w:div>
    <w:div w:id="169220578">
      <w:marLeft w:val="640"/>
      <w:marRight w:val="0"/>
      <w:marTop w:val="0"/>
      <w:marBottom w:val="0"/>
      <w:divBdr>
        <w:top w:val="none" w:sz="0" w:space="0" w:color="auto"/>
        <w:left w:val="none" w:sz="0" w:space="0" w:color="auto"/>
        <w:bottom w:val="none" w:sz="0" w:space="0" w:color="auto"/>
        <w:right w:val="none" w:sz="0" w:space="0" w:color="auto"/>
      </w:divBdr>
    </w:div>
    <w:div w:id="169225541">
      <w:marLeft w:val="640"/>
      <w:marRight w:val="0"/>
      <w:marTop w:val="0"/>
      <w:marBottom w:val="0"/>
      <w:divBdr>
        <w:top w:val="none" w:sz="0" w:space="0" w:color="auto"/>
        <w:left w:val="none" w:sz="0" w:space="0" w:color="auto"/>
        <w:bottom w:val="none" w:sz="0" w:space="0" w:color="auto"/>
        <w:right w:val="none" w:sz="0" w:space="0" w:color="auto"/>
      </w:divBdr>
    </w:div>
    <w:div w:id="169369121">
      <w:marLeft w:val="640"/>
      <w:marRight w:val="0"/>
      <w:marTop w:val="0"/>
      <w:marBottom w:val="0"/>
      <w:divBdr>
        <w:top w:val="none" w:sz="0" w:space="0" w:color="auto"/>
        <w:left w:val="none" w:sz="0" w:space="0" w:color="auto"/>
        <w:bottom w:val="none" w:sz="0" w:space="0" w:color="auto"/>
        <w:right w:val="none" w:sz="0" w:space="0" w:color="auto"/>
      </w:divBdr>
    </w:div>
    <w:div w:id="169415399">
      <w:marLeft w:val="640"/>
      <w:marRight w:val="0"/>
      <w:marTop w:val="0"/>
      <w:marBottom w:val="0"/>
      <w:divBdr>
        <w:top w:val="none" w:sz="0" w:space="0" w:color="auto"/>
        <w:left w:val="none" w:sz="0" w:space="0" w:color="auto"/>
        <w:bottom w:val="none" w:sz="0" w:space="0" w:color="auto"/>
        <w:right w:val="none" w:sz="0" w:space="0" w:color="auto"/>
      </w:divBdr>
    </w:div>
    <w:div w:id="169487929">
      <w:marLeft w:val="640"/>
      <w:marRight w:val="0"/>
      <w:marTop w:val="0"/>
      <w:marBottom w:val="0"/>
      <w:divBdr>
        <w:top w:val="none" w:sz="0" w:space="0" w:color="auto"/>
        <w:left w:val="none" w:sz="0" w:space="0" w:color="auto"/>
        <w:bottom w:val="none" w:sz="0" w:space="0" w:color="auto"/>
        <w:right w:val="none" w:sz="0" w:space="0" w:color="auto"/>
      </w:divBdr>
    </w:div>
    <w:div w:id="169610095">
      <w:marLeft w:val="640"/>
      <w:marRight w:val="0"/>
      <w:marTop w:val="0"/>
      <w:marBottom w:val="0"/>
      <w:divBdr>
        <w:top w:val="none" w:sz="0" w:space="0" w:color="auto"/>
        <w:left w:val="none" w:sz="0" w:space="0" w:color="auto"/>
        <w:bottom w:val="none" w:sz="0" w:space="0" w:color="auto"/>
        <w:right w:val="none" w:sz="0" w:space="0" w:color="auto"/>
      </w:divBdr>
    </w:div>
    <w:div w:id="169610152">
      <w:marLeft w:val="640"/>
      <w:marRight w:val="0"/>
      <w:marTop w:val="0"/>
      <w:marBottom w:val="0"/>
      <w:divBdr>
        <w:top w:val="none" w:sz="0" w:space="0" w:color="auto"/>
        <w:left w:val="none" w:sz="0" w:space="0" w:color="auto"/>
        <w:bottom w:val="none" w:sz="0" w:space="0" w:color="auto"/>
        <w:right w:val="none" w:sz="0" w:space="0" w:color="auto"/>
      </w:divBdr>
    </w:div>
    <w:div w:id="169681014">
      <w:marLeft w:val="640"/>
      <w:marRight w:val="0"/>
      <w:marTop w:val="0"/>
      <w:marBottom w:val="0"/>
      <w:divBdr>
        <w:top w:val="none" w:sz="0" w:space="0" w:color="auto"/>
        <w:left w:val="none" w:sz="0" w:space="0" w:color="auto"/>
        <w:bottom w:val="none" w:sz="0" w:space="0" w:color="auto"/>
        <w:right w:val="none" w:sz="0" w:space="0" w:color="auto"/>
      </w:divBdr>
    </w:div>
    <w:div w:id="169683645">
      <w:marLeft w:val="640"/>
      <w:marRight w:val="0"/>
      <w:marTop w:val="0"/>
      <w:marBottom w:val="0"/>
      <w:divBdr>
        <w:top w:val="none" w:sz="0" w:space="0" w:color="auto"/>
        <w:left w:val="none" w:sz="0" w:space="0" w:color="auto"/>
        <w:bottom w:val="none" w:sz="0" w:space="0" w:color="auto"/>
        <w:right w:val="none" w:sz="0" w:space="0" w:color="auto"/>
      </w:divBdr>
    </w:div>
    <w:div w:id="169687875">
      <w:marLeft w:val="640"/>
      <w:marRight w:val="0"/>
      <w:marTop w:val="0"/>
      <w:marBottom w:val="0"/>
      <w:divBdr>
        <w:top w:val="none" w:sz="0" w:space="0" w:color="auto"/>
        <w:left w:val="none" w:sz="0" w:space="0" w:color="auto"/>
        <w:bottom w:val="none" w:sz="0" w:space="0" w:color="auto"/>
        <w:right w:val="none" w:sz="0" w:space="0" w:color="auto"/>
      </w:divBdr>
    </w:div>
    <w:div w:id="169754843">
      <w:marLeft w:val="640"/>
      <w:marRight w:val="0"/>
      <w:marTop w:val="0"/>
      <w:marBottom w:val="0"/>
      <w:divBdr>
        <w:top w:val="none" w:sz="0" w:space="0" w:color="auto"/>
        <w:left w:val="none" w:sz="0" w:space="0" w:color="auto"/>
        <w:bottom w:val="none" w:sz="0" w:space="0" w:color="auto"/>
        <w:right w:val="none" w:sz="0" w:space="0" w:color="auto"/>
      </w:divBdr>
    </w:div>
    <w:div w:id="169756819">
      <w:marLeft w:val="640"/>
      <w:marRight w:val="0"/>
      <w:marTop w:val="0"/>
      <w:marBottom w:val="0"/>
      <w:divBdr>
        <w:top w:val="none" w:sz="0" w:space="0" w:color="auto"/>
        <w:left w:val="none" w:sz="0" w:space="0" w:color="auto"/>
        <w:bottom w:val="none" w:sz="0" w:space="0" w:color="auto"/>
        <w:right w:val="none" w:sz="0" w:space="0" w:color="auto"/>
      </w:divBdr>
    </w:div>
    <w:div w:id="169806373">
      <w:marLeft w:val="640"/>
      <w:marRight w:val="0"/>
      <w:marTop w:val="0"/>
      <w:marBottom w:val="0"/>
      <w:divBdr>
        <w:top w:val="none" w:sz="0" w:space="0" w:color="auto"/>
        <w:left w:val="none" w:sz="0" w:space="0" w:color="auto"/>
        <w:bottom w:val="none" w:sz="0" w:space="0" w:color="auto"/>
        <w:right w:val="none" w:sz="0" w:space="0" w:color="auto"/>
      </w:divBdr>
    </w:div>
    <w:div w:id="169834722">
      <w:marLeft w:val="640"/>
      <w:marRight w:val="0"/>
      <w:marTop w:val="0"/>
      <w:marBottom w:val="0"/>
      <w:divBdr>
        <w:top w:val="none" w:sz="0" w:space="0" w:color="auto"/>
        <w:left w:val="none" w:sz="0" w:space="0" w:color="auto"/>
        <w:bottom w:val="none" w:sz="0" w:space="0" w:color="auto"/>
        <w:right w:val="none" w:sz="0" w:space="0" w:color="auto"/>
      </w:divBdr>
    </w:div>
    <w:div w:id="170028633">
      <w:marLeft w:val="640"/>
      <w:marRight w:val="0"/>
      <w:marTop w:val="0"/>
      <w:marBottom w:val="0"/>
      <w:divBdr>
        <w:top w:val="none" w:sz="0" w:space="0" w:color="auto"/>
        <w:left w:val="none" w:sz="0" w:space="0" w:color="auto"/>
        <w:bottom w:val="none" w:sz="0" w:space="0" w:color="auto"/>
        <w:right w:val="none" w:sz="0" w:space="0" w:color="auto"/>
      </w:divBdr>
    </w:div>
    <w:div w:id="170030793">
      <w:marLeft w:val="640"/>
      <w:marRight w:val="0"/>
      <w:marTop w:val="0"/>
      <w:marBottom w:val="0"/>
      <w:divBdr>
        <w:top w:val="none" w:sz="0" w:space="0" w:color="auto"/>
        <w:left w:val="none" w:sz="0" w:space="0" w:color="auto"/>
        <w:bottom w:val="none" w:sz="0" w:space="0" w:color="auto"/>
        <w:right w:val="none" w:sz="0" w:space="0" w:color="auto"/>
      </w:divBdr>
    </w:div>
    <w:div w:id="170069465">
      <w:marLeft w:val="640"/>
      <w:marRight w:val="0"/>
      <w:marTop w:val="0"/>
      <w:marBottom w:val="0"/>
      <w:divBdr>
        <w:top w:val="none" w:sz="0" w:space="0" w:color="auto"/>
        <w:left w:val="none" w:sz="0" w:space="0" w:color="auto"/>
        <w:bottom w:val="none" w:sz="0" w:space="0" w:color="auto"/>
        <w:right w:val="none" w:sz="0" w:space="0" w:color="auto"/>
      </w:divBdr>
    </w:div>
    <w:div w:id="170071581">
      <w:marLeft w:val="640"/>
      <w:marRight w:val="0"/>
      <w:marTop w:val="0"/>
      <w:marBottom w:val="0"/>
      <w:divBdr>
        <w:top w:val="none" w:sz="0" w:space="0" w:color="auto"/>
        <w:left w:val="none" w:sz="0" w:space="0" w:color="auto"/>
        <w:bottom w:val="none" w:sz="0" w:space="0" w:color="auto"/>
        <w:right w:val="none" w:sz="0" w:space="0" w:color="auto"/>
      </w:divBdr>
    </w:div>
    <w:div w:id="170141731">
      <w:marLeft w:val="640"/>
      <w:marRight w:val="0"/>
      <w:marTop w:val="0"/>
      <w:marBottom w:val="0"/>
      <w:divBdr>
        <w:top w:val="none" w:sz="0" w:space="0" w:color="auto"/>
        <w:left w:val="none" w:sz="0" w:space="0" w:color="auto"/>
        <w:bottom w:val="none" w:sz="0" w:space="0" w:color="auto"/>
        <w:right w:val="none" w:sz="0" w:space="0" w:color="auto"/>
      </w:divBdr>
    </w:div>
    <w:div w:id="170142127">
      <w:marLeft w:val="640"/>
      <w:marRight w:val="0"/>
      <w:marTop w:val="0"/>
      <w:marBottom w:val="0"/>
      <w:divBdr>
        <w:top w:val="none" w:sz="0" w:space="0" w:color="auto"/>
        <w:left w:val="none" w:sz="0" w:space="0" w:color="auto"/>
        <w:bottom w:val="none" w:sz="0" w:space="0" w:color="auto"/>
        <w:right w:val="none" w:sz="0" w:space="0" w:color="auto"/>
      </w:divBdr>
    </w:div>
    <w:div w:id="170264611">
      <w:marLeft w:val="640"/>
      <w:marRight w:val="0"/>
      <w:marTop w:val="0"/>
      <w:marBottom w:val="0"/>
      <w:divBdr>
        <w:top w:val="none" w:sz="0" w:space="0" w:color="auto"/>
        <w:left w:val="none" w:sz="0" w:space="0" w:color="auto"/>
        <w:bottom w:val="none" w:sz="0" w:space="0" w:color="auto"/>
        <w:right w:val="none" w:sz="0" w:space="0" w:color="auto"/>
      </w:divBdr>
    </w:div>
    <w:div w:id="170293536">
      <w:marLeft w:val="480"/>
      <w:marRight w:val="0"/>
      <w:marTop w:val="0"/>
      <w:marBottom w:val="0"/>
      <w:divBdr>
        <w:top w:val="none" w:sz="0" w:space="0" w:color="auto"/>
        <w:left w:val="none" w:sz="0" w:space="0" w:color="auto"/>
        <w:bottom w:val="none" w:sz="0" w:space="0" w:color="auto"/>
        <w:right w:val="none" w:sz="0" w:space="0" w:color="auto"/>
      </w:divBdr>
    </w:div>
    <w:div w:id="170336967">
      <w:marLeft w:val="640"/>
      <w:marRight w:val="0"/>
      <w:marTop w:val="0"/>
      <w:marBottom w:val="0"/>
      <w:divBdr>
        <w:top w:val="none" w:sz="0" w:space="0" w:color="auto"/>
        <w:left w:val="none" w:sz="0" w:space="0" w:color="auto"/>
        <w:bottom w:val="none" w:sz="0" w:space="0" w:color="auto"/>
        <w:right w:val="none" w:sz="0" w:space="0" w:color="auto"/>
      </w:divBdr>
    </w:div>
    <w:div w:id="170411484">
      <w:marLeft w:val="640"/>
      <w:marRight w:val="0"/>
      <w:marTop w:val="0"/>
      <w:marBottom w:val="0"/>
      <w:divBdr>
        <w:top w:val="none" w:sz="0" w:space="0" w:color="auto"/>
        <w:left w:val="none" w:sz="0" w:space="0" w:color="auto"/>
        <w:bottom w:val="none" w:sz="0" w:space="0" w:color="auto"/>
        <w:right w:val="none" w:sz="0" w:space="0" w:color="auto"/>
      </w:divBdr>
    </w:div>
    <w:div w:id="170414724">
      <w:marLeft w:val="640"/>
      <w:marRight w:val="0"/>
      <w:marTop w:val="0"/>
      <w:marBottom w:val="0"/>
      <w:divBdr>
        <w:top w:val="none" w:sz="0" w:space="0" w:color="auto"/>
        <w:left w:val="none" w:sz="0" w:space="0" w:color="auto"/>
        <w:bottom w:val="none" w:sz="0" w:space="0" w:color="auto"/>
        <w:right w:val="none" w:sz="0" w:space="0" w:color="auto"/>
      </w:divBdr>
    </w:div>
    <w:div w:id="170415906">
      <w:marLeft w:val="640"/>
      <w:marRight w:val="0"/>
      <w:marTop w:val="0"/>
      <w:marBottom w:val="0"/>
      <w:divBdr>
        <w:top w:val="none" w:sz="0" w:space="0" w:color="auto"/>
        <w:left w:val="none" w:sz="0" w:space="0" w:color="auto"/>
        <w:bottom w:val="none" w:sz="0" w:space="0" w:color="auto"/>
        <w:right w:val="none" w:sz="0" w:space="0" w:color="auto"/>
      </w:divBdr>
    </w:div>
    <w:div w:id="170489173">
      <w:marLeft w:val="640"/>
      <w:marRight w:val="0"/>
      <w:marTop w:val="0"/>
      <w:marBottom w:val="0"/>
      <w:divBdr>
        <w:top w:val="none" w:sz="0" w:space="0" w:color="auto"/>
        <w:left w:val="none" w:sz="0" w:space="0" w:color="auto"/>
        <w:bottom w:val="none" w:sz="0" w:space="0" w:color="auto"/>
        <w:right w:val="none" w:sz="0" w:space="0" w:color="auto"/>
      </w:divBdr>
    </w:div>
    <w:div w:id="170490121">
      <w:marLeft w:val="640"/>
      <w:marRight w:val="0"/>
      <w:marTop w:val="0"/>
      <w:marBottom w:val="0"/>
      <w:divBdr>
        <w:top w:val="none" w:sz="0" w:space="0" w:color="auto"/>
        <w:left w:val="none" w:sz="0" w:space="0" w:color="auto"/>
        <w:bottom w:val="none" w:sz="0" w:space="0" w:color="auto"/>
        <w:right w:val="none" w:sz="0" w:space="0" w:color="auto"/>
      </w:divBdr>
    </w:div>
    <w:div w:id="170607090">
      <w:marLeft w:val="640"/>
      <w:marRight w:val="0"/>
      <w:marTop w:val="0"/>
      <w:marBottom w:val="0"/>
      <w:divBdr>
        <w:top w:val="none" w:sz="0" w:space="0" w:color="auto"/>
        <w:left w:val="none" w:sz="0" w:space="0" w:color="auto"/>
        <w:bottom w:val="none" w:sz="0" w:space="0" w:color="auto"/>
        <w:right w:val="none" w:sz="0" w:space="0" w:color="auto"/>
      </w:divBdr>
    </w:div>
    <w:div w:id="170872842">
      <w:marLeft w:val="640"/>
      <w:marRight w:val="0"/>
      <w:marTop w:val="0"/>
      <w:marBottom w:val="0"/>
      <w:divBdr>
        <w:top w:val="none" w:sz="0" w:space="0" w:color="auto"/>
        <w:left w:val="none" w:sz="0" w:space="0" w:color="auto"/>
        <w:bottom w:val="none" w:sz="0" w:space="0" w:color="auto"/>
        <w:right w:val="none" w:sz="0" w:space="0" w:color="auto"/>
      </w:divBdr>
    </w:div>
    <w:div w:id="170875295">
      <w:marLeft w:val="640"/>
      <w:marRight w:val="0"/>
      <w:marTop w:val="0"/>
      <w:marBottom w:val="0"/>
      <w:divBdr>
        <w:top w:val="none" w:sz="0" w:space="0" w:color="auto"/>
        <w:left w:val="none" w:sz="0" w:space="0" w:color="auto"/>
        <w:bottom w:val="none" w:sz="0" w:space="0" w:color="auto"/>
        <w:right w:val="none" w:sz="0" w:space="0" w:color="auto"/>
      </w:divBdr>
    </w:div>
    <w:div w:id="170876594">
      <w:marLeft w:val="640"/>
      <w:marRight w:val="0"/>
      <w:marTop w:val="0"/>
      <w:marBottom w:val="0"/>
      <w:divBdr>
        <w:top w:val="none" w:sz="0" w:space="0" w:color="auto"/>
        <w:left w:val="none" w:sz="0" w:space="0" w:color="auto"/>
        <w:bottom w:val="none" w:sz="0" w:space="0" w:color="auto"/>
        <w:right w:val="none" w:sz="0" w:space="0" w:color="auto"/>
      </w:divBdr>
    </w:div>
    <w:div w:id="170920317">
      <w:marLeft w:val="640"/>
      <w:marRight w:val="0"/>
      <w:marTop w:val="0"/>
      <w:marBottom w:val="0"/>
      <w:divBdr>
        <w:top w:val="none" w:sz="0" w:space="0" w:color="auto"/>
        <w:left w:val="none" w:sz="0" w:space="0" w:color="auto"/>
        <w:bottom w:val="none" w:sz="0" w:space="0" w:color="auto"/>
        <w:right w:val="none" w:sz="0" w:space="0" w:color="auto"/>
      </w:divBdr>
    </w:div>
    <w:div w:id="170920454">
      <w:marLeft w:val="640"/>
      <w:marRight w:val="0"/>
      <w:marTop w:val="0"/>
      <w:marBottom w:val="0"/>
      <w:divBdr>
        <w:top w:val="none" w:sz="0" w:space="0" w:color="auto"/>
        <w:left w:val="none" w:sz="0" w:space="0" w:color="auto"/>
        <w:bottom w:val="none" w:sz="0" w:space="0" w:color="auto"/>
        <w:right w:val="none" w:sz="0" w:space="0" w:color="auto"/>
      </w:divBdr>
    </w:div>
    <w:div w:id="170948599">
      <w:marLeft w:val="640"/>
      <w:marRight w:val="0"/>
      <w:marTop w:val="0"/>
      <w:marBottom w:val="0"/>
      <w:divBdr>
        <w:top w:val="none" w:sz="0" w:space="0" w:color="auto"/>
        <w:left w:val="none" w:sz="0" w:space="0" w:color="auto"/>
        <w:bottom w:val="none" w:sz="0" w:space="0" w:color="auto"/>
        <w:right w:val="none" w:sz="0" w:space="0" w:color="auto"/>
      </w:divBdr>
    </w:div>
    <w:div w:id="170993963">
      <w:marLeft w:val="640"/>
      <w:marRight w:val="0"/>
      <w:marTop w:val="0"/>
      <w:marBottom w:val="0"/>
      <w:divBdr>
        <w:top w:val="none" w:sz="0" w:space="0" w:color="auto"/>
        <w:left w:val="none" w:sz="0" w:space="0" w:color="auto"/>
        <w:bottom w:val="none" w:sz="0" w:space="0" w:color="auto"/>
        <w:right w:val="none" w:sz="0" w:space="0" w:color="auto"/>
      </w:divBdr>
    </w:div>
    <w:div w:id="170998364">
      <w:marLeft w:val="640"/>
      <w:marRight w:val="0"/>
      <w:marTop w:val="0"/>
      <w:marBottom w:val="0"/>
      <w:divBdr>
        <w:top w:val="none" w:sz="0" w:space="0" w:color="auto"/>
        <w:left w:val="none" w:sz="0" w:space="0" w:color="auto"/>
        <w:bottom w:val="none" w:sz="0" w:space="0" w:color="auto"/>
        <w:right w:val="none" w:sz="0" w:space="0" w:color="auto"/>
      </w:divBdr>
    </w:div>
    <w:div w:id="171067355">
      <w:marLeft w:val="640"/>
      <w:marRight w:val="0"/>
      <w:marTop w:val="0"/>
      <w:marBottom w:val="0"/>
      <w:divBdr>
        <w:top w:val="none" w:sz="0" w:space="0" w:color="auto"/>
        <w:left w:val="none" w:sz="0" w:space="0" w:color="auto"/>
        <w:bottom w:val="none" w:sz="0" w:space="0" w:color="auto"/>
        <w:right w:val="none" w:sz="0" w:space="0" w:color="auto"/>
      </w:divBdr>
    </w:div>
    <w:div w:id="171115098">
      <w:bodyDiv w:val="1"/>
      <w:marLeft w:val="0"/>
      <w:marRight w:val="0"/>
      <w:marTop w:val="0"/>
      <w:marBottom w:val="0"/>
      <w:divBdr>
        <w:top w:val="none" w:sz="0" w:space="0" w:color="auto"/>
        <w:left w:val="none" w:sz="0" w:space="0" w:color="auto"/>
        <w:bottom w:val="none" w:sz="0" w:space="0" w:color="auto"/>
        <w:right w:val="none" w:sz="0" w:space="0" w:color="auto"/>
      </w:divBdr>
    </w:div>
    <w:div w:id="171188915">
      <w:marLeft w:val="640"/>
      <w:marRight w:val="0"/>
      <w:marTop w:val="0"/>
      <w:marBottom w:val="0"/>
      <w:divBdr>
        <w:top w:val="none" w:sz="0" w:space="0" w:color="auto"/>
        <w:left w:val="none" w:sz="0" w:space="0" w:color="auto"/>
        <w:bottom w:val="none" w:sz="0" w:space="0" w:color="auto"/>
        <w:right w:val="none" w:sz="0" w:space="0" w:color="auto"/>
      </w:divBdr>
    </w:div>
    <w:div w:id="171339409">
      <w:marLeft w:val="640"/>
      <w:marRight w:val="0"/>
      <w:marTop w:val="0"/>
      <w:marBottom w:val="0"/>
      <w:divBdr>
        <w:top w:val="none" w:sz="0" w:space="0" w:color="auto"/>
        <w:left w:val="none" w:sz="0" w:space="0" w:color="auto"/>
        <w:bottom w:val="none" w:sz="0" w:space="0" w:color="auto"/>
        <w:right w:val="none" w:sz="0" w:space="0" w:color="auto"/>
      </w:divBdr>
    </w:div>
    <w:div w:id="171342112">
      <w:marLeft w:val="640"/>
      <w:marRight w:val="0"/>
      <w:marTop w:val="0"/>
      <w:marBottom w:val="0"/>
      <w:divBdr>
        <w:top w:val="none" w:sz="0" w:space="0" w:color="auto"/>
        <w:left w:val="none" w:sz="0" w:space="0" w:color="auto"/>
        <w:bottom w:val="none" w:sz="0" w:space="0" w:color="auto"/>
        <w:right w:val="none" w:sz="0" w:space="0" w:color="auto"/>
      </w:divBdr>
    </w:div>
    <w:div w:id="171453523">
      <w:marLeft w:val="640"/>
      <w:marRight w:val="0"/>
      <w:marTop w:val="0"/>
      <w:marBottom w:val="0"/>
      <w:divBdr>
        <w:top w:val="none" w:sz="0" w:space="0" w:color="auto"/>
        <w:left w:val="none" w:sz="0" w:space="0" w:color="auto"/>
        <w:bottom w:val="none" w:sz="0" w:space="0" w:color="auto"/>
        <w:right w:val="none" w:sz="0" w:space="0" w:color="auto"/>
      </w:divBdr>
    </w:div>
    <w:div w:id="171459800">
      <w:marLeft w:val="640"/>
      <w:marRight w:val="0"/>
      <w:marTop w:val="0"/>
      <w:marBottom w:val="0"/>
      <w:divBdr>
        <w:top w:val="none" w:sz="0" w:space="0" w:color="auto"/>
        <w:left w:val="none" w:sz="0" w:space="0" w:color="auto"/>
        <w:bottom w:val="none" w:sz="0" w:space="0" w:color="auto"/>
        <w:right w:val="none" w:sz="0" w:space="0" w:color="auto"/>
      </w:divBdr>
    </w:div>
    <w:div w:id="171460817">
      <w:marLeft w:val="640"/>
      <w:marRight w:val="0"/>
      <w:marTop w:val="0"/>
      <w:marBottom w:val="0"/>
      <w:divBdr>
        <w:top w:val="none" w:sz="0" w:space="0" w:color="auto"/>
        <w:left w:val="none" w:sz="0" w:space="0" w:color="auto"/>
        <w:bottom w:val="none" w:sz="0" w:space="0" w:color="auto"/>
        <w:right w:val="none" w:sz="0" w:space="0" w:color="auto"/>
      </w:divBdr>
    </w:div>
    <w:div w:id="171460849">
      <w:marLeft w:val="640"/>
      <w:marRight w:val="0"/>
      <w:marTop w:val="0"/>
      <w:marBottom w:val="0"/>
      <w:divBdr>
        <w:top w:val="none" w:sz="0" w:space="0" w:color="auto"/>
        <w:left w:val="none" w:sz="0" w:space="0" w:color="auto"/>
        <w:bottom w:val="none" w:sz="0" w:space="0" w:color="auto"/>
        <w:right w:val="none" w:sz="0" w:space="0" w:color="auto"/>
      </w:divBdr>
    </w:div>
    <w:div w:id="171531983">
      <w:marLeft w:val="640"/>
      <w:marRight w:val="0"/>
      <w:marTop w:val="0"/>
      <w:marBottom w:val="0"/>
      <w:divBdr>
        <w:top w:val="none" w:sz="0" w:space="0" w:color="auto"/>
        <w:left w:val="none" w:sz="0" w:space="0" w:color="auto"/>
        <w:bottom w:val="none" w:sz="0" w:space="0" w:color="auto"/>
        <w:right w:val="none" w:sz="0" w:space="0" w:color="auto"/>
      </w:divBdr>
    </w:div>
    <w:div w:id="171532801">
      <w:marLeft w:val="640"/>
      <w:marRight w:val="0"/>
      <w:marTop w:val="0"/>
      <w:marBottom w:val="0"/>
      <w:divBdr>
        <w:top w:val="none" w:sz="0" w:space="0" w:color="auto"/>
        <w:left w:val="none" w:sz="0" w:space="0" w:color="auto"/>
        <w:bottom w:val="none" w:sz="0" w:space="0" w:color="auto"/>
        <w:right w:val="none" w:sz="0" w:space="0" w:color="auto"/>
      </w:divBdr>
    </w:div>
    <w:div w:id="171533198">
      <w:marLeft w:val="640"/>
      <w:marRight w:val="0"/>
      <w:marTop w:val="0"/>
      <w:marBottom w:val="0"/>
      <w:divBdr>
        <w:top w:val="none" w:sz="0" w:space="0" w:color="auto"/>
        <w:left w:val="none" w:sz="0" w:space="0" w:color="auto"/>
        <w:bottom w:val="none" w:sz="0" w:space="0" w:color="auto"/>
        <w:right w:val="none" w:sz="0" w:space="0" w:color="auto"/>
      </w:divBdr>
    </w:div>
    <w:div w:id="171577956">
      <w:marLeft w:val="640"/>
      <w:marRight w:val="0"/>
      <w:marTop w:val="0"/>
      <w:marBottom w:val="0"/>
      <w:divBdr>
        <w:top w:val="none" w:sz="0" w:space="0" w:color="auto"/>
        <w:left w:val="none" w:sz="0" w:space="0" w:color="auto"/>
        <w:bottom w:val="none" w:sz="0" w:space="0" w:color="auto"/>
        <w:right w:val="none" w:sz="0" w:space="0" w:color="auto"/>
      </w:divBdr>
    </w:div>
    <w:div w:id="171603930">
      <w:marLeft w:val="640"/>
      <w:marRight w:val="0"/>
      <w:marTop w:val="0"/>
      <w:marBottom w:val="0"/>
      <w:divBdr>
        <w:top w:val="none" w:sz="0" w:space="0" w:color="auto"/>
        <w:left w:val="none" w:sz="0" w:space="0" w:color="auto"/>
        <w:bottom w:val="none" w:sz="0" w:space="0" w:color="auto"/>
        <w:right w:val="none" w:sz="0" w:space="0" w:color="auto"/>
      </w:divBdr>
    </w:div>
    <w:div w:id="171605654">
      <w:marLeft w:val="640"/>
      <w:marRight w:val="0"/>
      <w:marTop w:val="0"/>
      <w:marBottom w:val="0"/>
      <w:divBdr>
        <w:top w:val="none" w:sz="0" w:space="0" w:color="auto"/>
        <w:left w:val="none" w:sz="0" w:space="0" w:color="auto"/>
        <w:bottom w:val="none" w:sz="0" w:space="0" w:color="auto"/>
        <w:right w:val="none" w:sz="0" w:space="0" w:color="auto"/>
      </w:divBdr>
    </w:div>
    <w:div w:id="171652320">
      <w:marLeft w:val="640"/>
      <w:marRight w:val="0"/>
      <w:marTop w:val="0"/>
      <w:marBottom w:val="0"/>
      <w:divBdr>
        <w:top w:val="none" w:sz="0" w:space="0" w:color="auto"/>
        <w:left w:val="none" w:sz="0" w:space="0" w:color="auto"/>
        <w:bottom w:val="none" w:sz="0" w:space="0" w:color="auto"/>
        <w:right w:val="none" w:sz="0" w:space="0" w:color="auto"/>
      </w:divBdr>
    </w:div>
    <w:div w:id="171727514">
      <w:marLeft w:val="640"/>
      <w:marRight w:val="0"/>
      <w:marTop w:val="0"/>
      <w:marBottom w:val="0"/>
      <w:divBdr>
        <w:top w:val="none" w:sz="0" w:space="0" w:color="auto"/>
        <w:left w:val="none" w:sz="0" w:space="0" w:color="auto"/>
        <w:bottom w:val="none" w:sz="0" w:space="0" w:color="auto"/>
        <w:right w:val="none" w:sz="0" w:space="0" w:color="auto"/>
      </w:divBdr>
    </w:div>
    <w:div w:id="171729624">
      <w:marLeft w:val="640"/>
      <w:marRight w:val="0"/>
      <w:marTop w:val="0"/>
      <w:marBottom w:val="0"/>
      <w:divBdr>
        <w:top w:val="none" w:sz="0" w:space="0" w:color="auto"/>
        <w:left w:val="none" w:sz="0" w:space="0" w:color="auto"/>
        <w:bottom w:val="none" w:sz="0" w:space="0" w:color="auto"/>
        <w:right w:val="none" w:sz="0" w:space="0" w:color="auto"/>
      </w:divBdr>
    </w:div>
    <w:div w:id="171729653">
      <w:marLeft w:val="640"/>
      <w:marRight w:val="0"/>
      <w:marTop w:val="0"/>
      <w:marBottom w:val="0"/>
      <w:divBdr>
        <w:top w:val="none" w:sz="0" w:space="0" w:color="auto"/>
        <w:left w:val="none" w:sz="0" w:space="0" w:color="auto"/>
        <w:bottom w:val="none" w:sz="0" w:space="0" w:color="auto"/>
        <w:right w:val="none" w:sz="0" w:space="0" w:color="auto"/>
      </w:divBdr>
    </w:div>
    <w:div w:id="171801531">
      <w:marLeft w:val="640"/>
      <w:marRight w:val="0"/>
      <w:marTop w:val="0"/>
      <w:marBottom w:val="0"/>
      <w:divBdr>
        <w:top w:val="none" w:sz="0" w:space="0" w:color="auto"/>
        <w:left w:val="none" w:sz="0" w:space="0" w:color="auto"/>
        <w:bottom w:val="none" w:sz="0" w:space="0" w:color="auto"/>
        <w:right w:val="none" w:sz="0" w:space="0" w:color="auto"/>
      </w:divBdr>
    </w:div>
    <w:div w:id="171920615">
      <w:marLeft w:val="640"/>
      <w:marRight w:val="0"/>
      <w:marTop w:val="0"/>
      <w:marBottom w:val="0"/>
      <w:divBdr>
        <w:top w:val="none" w:sz="0" w:space="0" w:color="auto"/>
        <w:left w:val="none" w:sz="0" w:space="0" w:color="auto"/>
        <w:bottom w:val="none" w:sz="0" w:space="0" w:color="auto"/>
        <w:right w:val="none" w:sz="0" w:space="0" w:color="auto"/>
      </w:divBdr>
    </w:div>
    <w:div w:id="171991359">
      <w:marLeft w:val="640"/>
      <w:marRight w:val="0"/>
      <w:marTop w:val="0"/>
      <w:marBottom w:val="0"/>
      <w:divBdr>
        <w:top w:val="none" w:sz="0" w:space="0" w:color="auto"/>
        <w:left w:val="none" w:sz="0" w:space="0" w:color="auto"/>
        <w:bottom w:val="none" w:sz="0" w:space="0" w:color="auto"/>
        <w:right w:val="none" w:sz="0" w:space="0" w:color="auto"/>
      </w:divBdr>
    </w:div>
    <w:div w:id="172034663">
      <w:marLeft w:val="640"/>
      <w:marRight w:val="0"/>
      <w:marTop w:val="0"/>
      <w:marBottom w:val="0"/>
      <w:divBdr>
        <w:top w:val="none" w:sz="0" w:space="0" w:color="auto"/>
        <w:left w:val="none" w:sz="0" w:space="0" w:color="auto"/>
        <w:bottom w:val="none" w:sz="0" w:space="0" w:color="auto"/>
        <w:right w:val="none" w:sz="0" w:space="0" w:color="auto"/>
      </w:divBdr>
    </w:div>
    <w:div w:id="172034924">
      <w:marLeft w:val="640"/>
      <w:marRight w:val="0"/>
      <w:marTop w:val="0"/>
      <w:marBottom w:val="0"/>
      <w:divBdr>
        <w:top w:val="none" w:sz="0" w:space="0" w:color="auto"/>
        <w:left w:val="none" w:sz="0" w:space="0" w:color="auto"/>
        <w:bottom w:val="none" w:sz="0" w:space="0" w:color="auto"/>
        <w:right w:val="none" w:sz="0" w:space="0" w:color="auto"/>
      </w:divBdr>
    </w:div>
    <w:div w:id="172182410">
      <w:marLeft w:val="640"/>
      <w:marRight w:val="0"/>
      <w:marTop w:val="0"/>
      <w:marBottom w:val="0"/>
      <w:divBdr>
        <w:top w:val="none" w:sz="0" w:space="0" w:color="auto"/>
        <w:left w:val="none" w:sz="0" w:space="0" w:color="auto"/>
        <w:bottom w:val="none" w:sz="0" w:space="0" w:color="auto"/>
        <w:right w:val="none" w:sz="0" w:space="0" w:color="auto"/>
      </w:divBdr>
    </w:div>
    <w:div w:id="172186200">
      <w:marLeft w:val="640"/>
      <w:marRight w:val="0"/>
      <w:marTop w:val="0"/>
      <w:marBottom w:val="0"/>
      <w:divBdr>
        <w:top w:val="none" w:sz="0" w:space="0" w:color="auto"/>
        <w:left w:val="none" w:sz="0" w:space="0" w:color="auto"/>
        <w:bottom w:val="none" w:sz="0" w:space="0" w:color="auto"/>
        <w:right w:val="none" w:sz="0" w:space="0" w:color="auto"/>
      </w:divBdr>
    </w:div>
    <w:div w:id="172230503">
      <w:marLeft w:val="640"/>
      <w:marRight w:val="0"/>
      <w:marTop w:val="0"/>
      <w:marBottom w:val="0"/>
      <w:divBdr>
        <w:top w:val="none" w:sz="0" w:space="0" w:color="auto"/>
        <w:left w:val="none" w:sz="0" w:space="0" w:color="auto"/>
        <w:bottom w:val="none" w:sz="0" w:space="0" w:color="auto"/>
        <w:right w:val="none" w:sz="0" w:space="0" w:color="auto"/>
      </w:divBdr>
    </w:div>
    <w:div w:id="172301977">
      <w:marLeft w:val="640"/>
      <w:marRight w:val="0"/>
      <w:marTop w:val="0"/>
      <w:marBottom w:val="0"/>
      <w:divBdr>
        <w:top w:val="none" w:sz="0" w:space="0" w:color="auto"/>
        <w:left w:val="none" w:sz="0" w:space="0" w:color="auto"/>
        <w:bottom w:val="none" w:sz="0" w:space="0" w:color="auto"/>
        <w:right w:val="none" w:sz="0" w:space="0" w:color="auto"/>
      </w:divBdr>
    </w:div>
    <w:div w:id="172384545">
      <w:marLeft w:val="640"/>
      <w:marRight w:val="0"/>
      <w:marTop w:val="0"/>
      <w:marBottom w:val="0"/>
      <w:divBdr>
        <w:top w:val="none" w:sz="0" w:space="0" w:color="auto"/>
        <w:left w:val="none" w:sz="0" w:space="0" w:color="auto"/>
        <w:bottom w:val="none" w:sz="0" w:space="0" w:color="auto"/>
        <w:right w:val="none" w:sz="0" w:space="0" w:color="auto"/>
      </w:divBdr>
    </w:div>
    <w:div w:id="172494059">
      <w:marLeft w:val="640"/>
      <w:marRight w:val="0"/>
      <w:marTop w:val="0"/>
      <w:marBottom w:val="0"/>
      <w:divBdr>
        <w:top w:val="none" w:sz="0" w:space="0" w:color="auto"/>
        <w:left w:val="none" w:sz="0" w:space="0" w:color="auto"/>
        <w:bottom w:val="none" w:sz="0" w:space="0" w:color="auto"/>
        <w:right w:val="none" w:sz="0" w:space="0" w:color="auto"/>
      </w:divBdr>
    </w:div>
    <w:div w:id="172571634">
      <w:marLeft w:val="640"/>
      <w:marRight w:val="0"/>
      <w:marTop w:val="0"/>
      <w:marBottom w:val="0"/>
      <w:divBdr>
        <w:top w:val="none" w:sz="0" w:space="0" w:color="auto"/>
        <w:left w:val="none" w:sz="0" w:space="0" w:color="auto"/>
        <w:bottom w:val="none" w:sz="0" w:space="0" w:color="auto"/>
        <w:right w:val="none" w:sz="0" w:space="0" w:color="auto"/>
      </w:divBdr>
    </w:div>
    <w:div w:id="172688747">
      <w:marLeft w:val="640"/>
      <w:marRight w:val="0"/>
      <w:marTop w:val="0"/>
      <w:marBottom w:val="0"/>
      <w:divBdr>
        <w:top w:val="none" w:sz="0" w:space="0" w:color="auto"/>
        <w:left w:val="none" w:sz="0" w:space="0" w:color="auto"/>
        <w:bottom w:val="none" w:sz="0" w:space="0" w:color="auto"/>
        <w:right w:val="none" w:sz="0" w:space="0" w:color="auto"/>
      </w:divBdr>
    </w:div>
    <w:div w:id="172690436">
      <w:marLeft w:val="640"/>
      <w:marRight w:val="0"/>
      <w:marTop w:val="0"/>
      <w:marBottom w:val="0"/>
      <w:divBdr>
        <w:top w:val="none" w:sz="0" w:space="0" w:color="auto"/>
        <w:left w:val="none" w:sz="0" w:space="0" w:color="auto"/>
        <w:bottom w:val="none" w:sz="0" w:space="0" w:color="auto"/>
        <w:right w:val="none" w:sz="0" w:space="0" w:color="auto"/>
      </w:divBdr>
    </w:div>
    <w:div w:id="172694145">
      <w:marLeft w:val="640"/>
      <w:marRight w:val="0"/>
      <w:marTop w:val="0"/>
      <w:marBottom w:val="0"/>
      <w:divBdr>
        <w:top w:val="none" w:sz="0" w:space="0" w:color="auto"/>
        <w:left w:val="none" w:sz="0" w:space="0" w:color="auto"/>
        <w:bottom w:val="none" w:sz="0" w:space="0" w:color="auto"/>
        <w:right w:val="none" w:sz="0" w:space="0" w:color="auto"/>
      </w:divBdr>
    </w:div>
    <w:div w:id="172694408">
      <w:marLeft w:val="640"/>
      <w:marRight w:val="0"/>
      <w:marTop w:val="0"/>
      <w:marBottom w:val="0"/>
      <w:divBdr>
        <w:top w:val="none" w:sz="0" w:space="0" w:color="auto"/>
        <w:left w:val="none" w:sz="0" w:space="0" w:color="auto"/>
        <w:bottom w:val="none" w:sz="0" w:space="0" w:color="auto"/>
        <w:right w:val="none" w:sz="0" w:space="0" w:color="auto"/>
      </w:divBdr>
    </w:div>
    <w:div w:id="172762170">
      <w:marLeft w:val="640"/>
      <w:marRight w:val="0"/>
      <w:marTop w:val="0"/>
      <w:marBottom w:val="0"/>
      <w:divBdr>
        <w:top w:val="none" w:sz="0" w:space="0" w:color="auto"/>
        <w:left w:val="none" w:sz="0" w:space="0" w:color="auto"/>
        <w:bottom w:val="none" w:sz="0" w:space="0" w:color="auto"/>
        <w:right w:val="none" w:sz="0" w:space="0" w:color="auto"/>
      </w:divBdr>
    </w:div>
    <w:div w:id="172886908">
      <w:marLeft w:val="640"/>
      <w:marRight w:val="0"/>
      <w:marTop w:val="0"/>
      <w:marBottom w:val="0"/>
      <w:divBdr>
        <w:top w:val="none" w:sz="0" w:space="0" w:color="auto"/>
        <w:left w:val="none" w:sz="0" w:space="0" w:color="auto"/>
        <w:bottom w:val="none" w:sz="0" w:space="0" w:color="auto"/>
        <w:right w:val="none" w:sz="0" w:space="0" w:color="auto"/>
      </w:divBdr>
    </w:div>
    <w:div w:id="172960183">
      <w:marLeft w:val="640"/>
      <w:marRight w:val="0"/>
      <w:marTop w:val="0"/>
      <w:marBottom w:val="0"/>
      <w:divBdr>
        <w:top w:val="none" w:sz="0" w:space="0" w:color="auto"/>
        <w:left w:val="none" w:sz="0" w:space="0" w:color="auto"/>
        <w:bottom w:val="none" w:sz="0" w:space="0" w:color="auto"/>
        <w:right w:val="none" w:sz="0" w:space="0" w:color="auto"/>
      </w:divBdr>
    </w:div>
    <w:div w:id="173031878">
      <w:marLeft w:val="640"/>
      <w:marRight w:val="0"/>
      <w:marTop w:val="0"/>
      <w:marBottom w:val="0"/>
      <w:divBdr>
        <w:top w:val="none" w:sz="0" w:space="0" w:color="auto"/>
        <w:left w:val="none" w:sz="0" w:space="0" w:color="auto"/>
        <w:bottom w:val="none" w:sz="0" w:space="0" w:color="auto"/>
        <w:right w:val="none" w:sz="0" w:space="0" w:color="auto"/>
      </w:divBdr>
    </w:div>
    <w:div w:id="173032563">
      <w:marLeft w:val="640"/>
      <w:marRight w:val="0"/>
      <w:marTop w:val="0"/>
      <w:marBottom w:val="0"/>
      <w:divBdr>
        <w:top w:val="none" w:sz="0" w:space="0" w:color="auto"/>
        <w:left w:val="none" w:sz="0" w:space="0" w:color="auto"/>
        <w:bottom w:val="none" w:sz="0" w:space="0" w:color="auto"/>
        <w:right w:val="none" w:sz="0" w:space="0" w:color="auto"/>
      </w:divBdr>
    </w:div>
    <w:div w:id="173106310">
      <w:marLeft w:val="640"/>
      <w:marRight w:val="0"/>
      <w:marTop w:val="0"/>
      <w:marBottom w:val="0"/>
      <w:divBdr>
        <w:top w:val="none" w:sz="0" w:space="0" w:color="auto"/>
        <w:left w:val="none" w:sz="0" w:space="0" w:color="auto"/>
        <w:bottom w:val="none" w:sz="0" w:space="0" w:color="auto"/>
        <w:right w:val="none" w:sz="0" w:space="0" w:color="auto"/>
      </w:divBdr>
    </w:div>
    <w:div w:id="173106754">
      <w:marLeft w:val="640"/>
      <w:marRight w:val="0"/>
      <w:marTop w:val="0"/>
      <w:marBottom w:val="0"/>
      <w:divBdr>
        <w:top w:val="none" w:sz="0" w:space="0" w:color="auto"/>
        <w:left w:val="none" w:sz="0" w:space="0" w:color="auto"/>
        <w:bottom w:val="none" w:sz="0" w:space="0" w:color="auto"/>
        <w:right w:val="none" w:sz="0" w:space="0" w:color="auto"/>
      </w:divBdr>
    </w:div>
    <w:div w:id="173110505">
      <w:marLeft w:val="640"/>
      <w:marRight w:val="0"/>
      <w:marTop w:val="0"/>
      <w:marBottom w:val="0"/>
      <w:divBdr>
        <w:top w:val="none" w:sz="0" w:space="0" w:color="auto"/>
        <w:left w:val="none" w:sz="0" w:space="0" w:color="auto"/>
        <w:bottom w:val="none" w:sz="0" w:space="0" w:color="auto"/>
        <w:right w:val="none" w:sz="0" w:space="0" w:color="auto"/>
      </w:divBdr>
    </w:div>
    <w:div w:id="173350513">
      <w:marLeft w:val="640"/>
      <w:marRight w:val="0"/>
      <w:marTop w:val="0"/>
      <w:marBottom w:val="0"/>
      <w:divBdr>
        <w:top w:val="none" w:sz="0" w:space="0" w:color="auto"/>
        <w:left w:val="none" w:sz="0" w:space="0" w:color="auto"/>
        <w:bottom w:val="none" w:sz="0" w:space="0" w:color="auto"/>
        <w:right w:val="none" w:sz="0" w:space="0" w:color="auto"/>
      </w:divBdr>
    </w:div>
    <w:div w:id="173501312">
      <w:marLeft w:val="640"/>
      <w:marRight w:val="0"/>
      <w:marTop w:val="0"/>
      <w:marBottom w:val="0"/>
      <w:divBdr>
        <w:top w:val="none" w:sz="0" w:space="0" w:color="auto"/>
        <w:left w:val="none" w:sz="0" w:space="0" w:color="auto"/>
        <w:bottom w:val="none" w:sz="0" w:space="0" w:color="auto"/>
        <w:right w:val="none" w:sz="0" w:space="0" w:color="auto"/>
      </w:divBdr>
    </w:div>
    <w:div w:id="173570068">
      <w:marLeft w:val="640"/>
      <w:marRight w:val="0"/>
      <w:marTop w:val="0"/>
      <w:marBottom w:val="0"/>
      <w:divBdr>
        <w:top w:val="none" w:sz="0" w:space="0" w:color="auto"/>
        <w:left w:val="none" w:sz="0" w:space="0" w:color="auto"/>
        <w:bottom w:val="none" w:sz="0" w:space="0" w:color="auto"/>
        <w:right w:val="none" w:sz="0" w:space="0" w:color="auto"/>
      </w:divBdr>
    </w:div>
    <w:div w:id="173612430">
      <w:marLeft w:val="640"/>
      <w:marRight w:val="0"/>
      <w:marTop w:val="0"/>
      <w:marBottom w:val="0"/>
      <w:divBdr>
        <w:top w:val="none" w:sz="0" w:space="0" w:color="auto"/>
        <w:left w:val="none" w:sz="0" w:space="0" w:color="auto"/>
        <w:bottom w:val="none" w:sz="0" w:space="0" w:color="auto"/>
        <w:right w:val="none" w:sz="0" w:space="0" w:color="auto"/>
      </w:divBdr>
    </w:div>
    <w:div w:id="173616271">
      <w:marLeft w:val="640"/>
      <w:marRight w:val="0"/>
      <w:marTop w:val="0"/>
      <w:marBottom w:val="0"/>
      <w:divBdr>
        <w:top w:val="none" w:sz="0" w:space="0" w:color="auto"/>
        <w:left w:val="none" w:sz="0" w:space="0" w:color="auto"/>
        <w:bottom w:val="none" w:sz="0" w:space="0" w:color="auto"/>
        <w:right w:val="none" w:sz="0" w:space="0" w:color="auto"/>
      </w:divBdr>
    </w:div>
    <w:div w:id="173692525">
      <w:marLeft w:val="640"/>
      <w:marRight w:val="0"/>
      <w:marTop w:val="0"/>
      <w:marBottom w:val="0"/>
      <w:divBdr>
        <w:top w:val="none" w:sz="0" w:space="0" w:color="auto"/>
        <w:left w:val="none" w:sz="0" w:space="0" w:color="auto"/>
        <w:bottom w:val="none" w:sz="0" w:space="0" w:color="auto"/>
        <w:right w:val="none" w:sz="0" w:space="0" w:color="auto"/>
      </w:divBdr>
    </w:div>
    <w:div w:id="173695477">
      <w:marLeft w:val="640"/>
      <w:marRight w:val="0"/>
      <w:marTop w:val="0"/>
      <w:marBottom w:val="0"/>
      <w:divBdr>
        <w:top w:val="none" w:sz="0" w:space="0" w:color="auto"/>
        <w:left w:val="none" w:sz="0" w:space="0" w:color="auto"/>
        <w:bottom w:val="none" w:sz="0" w:space="0" w:color="auto"/>
        <w:right w:val="none" w:sz="0" w:space="0" w:color="auto"/>
      </w:divBdr>
    </w:div>
    <w:div w:id="173960732">
      <w:marLeft w:val="640"/>
      <w:marRight w:val="0"/>
      <w:marTop w:val="0"/>
      <w:marBottom w:val="0"/>
      <w:divBdr>
        <w:top w:val="none" w:sz="0" w:space="0" w:color="auto"/>
        <w:left w:val="none" w:sz="0" w:space="0" w:color="auto"/>
        <w:bottom w:val="none" w:sz="0" w:space="0" w:color="auto"/>
        <w:right w:val="none" w:sz="0" w:space="0" w:color="auto"/>
      </w:divBdr>
    </w:div>
    <w:div w:id="173962095">
      <w:marLeft w:val="640"/>
      <w:marRight w:val="0"/>
      <w:marTop w:val="0"/>
      <w:marBottom w:val="0"/>
      <w:divBdr>
        <w:top w:val="none" w:sz="0" w:space="0" w:color="auto"/>
        <w:left w:val="none" w:sz="0" w:space="0" w:color="auto"/>
        <w:bottom w:val="none" w:sz="0" w:space="0" w:color="auto"/>
        <w:right w:val="none" w:sz="0" w:space="0" w:color="auto"/>
      </w:divBdr>
    </w:div>
    <w:div w:id="173964279">
      <w:marLeft w:val="640"/>
      <w:marRight w:val="0"/>
      <w:marTop w:val="0"/>
      <w:marBottom w:val="0"/>
      <w:divBdr>
        <w:top w:val="none" w:sz="0" w:space="0" w:color="auto"/>
        <w:left w:val="none" w:sz="0" w:space="0" w:color="auto"/>
        <w:bottom w:val="none" w:sz="0" w:space="0" w:color="auto"/>
        <w:right w:val="none" w:sz="0" w:space="0" w:color="auto"/>
      </w:divBdr>
    </w:div>
    <w:div w:id="174002031">
      <w:marLeft w:val="640"/>
      <w:marRight w:val="0"/>
      <w:marTop w:val="0"/>
      <w:marBottom w:val="0"/>
      <w:divBdr>
        <w:top w:val="none" w:sz="0" w:space="0" w:color="auto"/>
        <w:left w:val="none" w:sz="0" w:space="0" w:color="auto"/>
        <w:bottom w:val="none" w:sz="0" w:space="0" w:color="auto"/>
        <w:right w:val="none" w:sz="0" w:space="0" w:color="auto"/>
      </w:divBdr>
    </w:div>
    <w:div w:id="174077442">
      <w:marLeft w:val="640"/>
      <w:marRight w:val="0"/>
      <w:marTop w:val="0"/>
      <w:marBottom w:val="0"/>
      <w:divBdr>
        <w:top w:val="none" w:sz="0" w:space="0" w:color="auto"/>
        <w:left w:val="none" w:sz="0" w:space="0" w:color="auto"/>
        <w:bottom w:val="none" w:sz="0" w:space="0" w:color="auto"/>
        <w:right w:val="none" w:sz="0" w:space="0" w:color="auto"/>
      </w:divBdr>
    </w:div>
    <w:div w:id="174079484">
      <w:marLeft w:val="640"/>
      <w:marRight w:val="0"/>
      <w:marTop w:val="0"/>
      <w:marBottom w:val="0"/>
      <w:divBdr>
        <w:top w:val="none" w:sz="0" w:space="0" w:color="auto"/>
        <w:left w:val="none" w:sz="0" w:space="0" w:color="auto"/>
        <w:bottom w:val="none" w:sz="0" w:space="0" w:color="auto"/>
        <w:right w:val="none" w:sz="0" w:space="0" w:color="auto"/>
      </w:divBdr>
    </w:div>
    <w:div w:id="174080124">
      <w:marLeft w:val="640"/>
      <w:marRight w:val="0"/>
      <w:marTop w:val="0"/>
      <w:marBottom w:val="0"/>
      <w:divBdr>
        <w:top w:val="none" w:sz="0" w:space="0" w:color="auto"/>
        <w:left w:val="none" w:sz="0" w:space="0" w:color="auto"/>
        <w:bottom w:val="none" w:sz="0" w:space="0" w:color="auto"/>
        <w:right w:val="none" w:sz="0" w:space="0" w:color="auto"/>
      </w:divBdr>
    </w:div>
    <w:div w:id="174081165">
      <w:marLeft w:val="640"/>
      <w:marRight w:val="0"/>
      <w:marTop w:val="0"/>
      <w:marBottom w:val="0"/>
      <w:divBdr>
        <w:top w:val="none" w:sz="0" w:space="0" w:color="auto"/>
        <w:left w:val="none" w:sz="0" w:space="0" w:color="auto"/>
        <w:bottom w:val="none" w:sz="0" w:space="0" w:color="auto"/>
        <w:right w:val="none" w:sz="0" w:space="0" w:color="auto"/>
      </w:divBdr>
    </w:div>
    <w:div w:id="174148417">
      <w:marLeft w:val="640"/>
      <w:marRight w:val="0"/>
      <w:marTop w:val="0"/>
      <w:marBottom w:val="0"/>
      <w:divBdr>
        <w:top w:val="none" w:sz="0" w:space="0" w:color="auto"/>
        <w:left w:val="none" w:sz="0" w:space="0" w:color="auto"/>
        <w:bottom w:val="none" w:sz="0" w:space="0" w:color="auto"/>
        <w:right w:val="none" w:sz="0" w:space="0" w:color="auto"/>
      </w:divBdr>
    </w:div>
    <w:div w:id="174223687">
      <w:marLeft w:val="640"/>
      <w:marRight w:val="0"/>
      <w:marTop w:val="0"/>
      <w:marBottom w:val="0"/>
      <w:divBdr>
        <w:top w:val="none" w:sz="0" w:space="0" w:color="auto"/>
        <w:left w:val="none" w:sz="0" w:space="0" w:color="auto"/>
        <w:bottom w:val="none" w:sz="0" w:space="0" w:color="auto"/>
        <w:right w:val="none" w:sz="0" w:space="0" w:color="auto"/>
      </w:divBdr>
    </w:div>
    <w:div w:id="174223913">
      <w:marLeft w:val="640"/>
      <w:marRight w:val="0"/>
      <w:marTop w:val="0"/>
      <w:marBottom w:val="0"/>
      <w:divBdr>
        <w:top w:val="none" w:sz="0" w:space="0" w:color="auto"/>
        <w:left w:val="none" w:sz="0" w:space="0" w:color="auto"/>
        <w:bottom w:val="none" w:sz="0" w:space="0" w:color="auto"/>
        <w:right w:val="none" w:sz="0" w:space="0" w:color="auto"/>
      </w:divBdr>
    </w:div>
    <w:div w:id="174346349">
      <w:marLeft w:val="640"/>
      <w:marRight w:val="0"/>
      <w:marTop w:val="0"/>
      <w:marBottom w:val="0"/>
      <w:divBdr>
        <w:top w:val="none" w:sz="0" w:space="0" w:color="auto"/>
        <w:left w:val="none" w:sz="0" w:space="0" w:color="auto"/>
        <w:bottom w:val="none" w:sz="0" w:space="0" w:color="auto"/>
        <w:right w:val="none" w:sz="0" w:space="0" w:color="auto"/>
      </w:divBdr>
    </w:div>
    <w:div w:id="174392847">
      <w:marLeft w:val="640"/>
      <w:marRight w:val="0"/>
      <w:marTop w:val="0"/>
      <w:marBottom w:val="0"/>
      <w:divBdr>
        <w:top w:val="none" w:sz="0" w:space="0" w:color="auto"/>
        <w:left w:val="none" w:sz="0" w:space="0" w:color="auto"/>
        <w:bottom w:val="none" w:sz="0" w:space="0" w:color="auto"/>
        <w:right w:val="none" w:sz="0" w:space="0" w:color="auto"/>
      </w:divBdr>
    </w:div>
    <w:div w:id="174466831">
      <w:marLeft w:val="640"/>
      <w:marRight w:val="0"/>
      <w:marTop w:val="0"/>
      <w:marBottom w:val="0"/>
      <w:divBdr>
        <w:top w:val="none" w:sz="0" w:space="0" w:color="auto"/>
        <w:left w:val="none" w:sz="0" w:space="0" w:color="auto"/>
        <w:bottom w:val="none" w:sz="0" w:space="0" w:color="auto"/>
        <w:right w:val="none" w:sz="0" w:space="0" w:color="auto"/>
      </w:divBdr>
    </w:div>
    <w:div w:id="174467294">
      <w:marLeft w:val="640"/>
      <w:marRight w:val="0"/>
      <w:marTop w:val="0"/>
      <w:marBottom w:val="0"/>
      <w:divBdr>
        <w:top w:val="none" w:sz="0" w:space="0" w:color="auto"/>
        <w:left w:val="none" w:sz="0" w:space="0" w:color="auto"/>
        <w:bottom w:val="none" w:sz="0" w:space="0" w:color="auto"/>
        <w:right w:val="none" w:sz="0" w:space="0" w:color="auto"/>
      </w:divBdr>
    </w:div>
    <w:div w:id="174653632">
      <w:marLeft w:val="640"/>
      <w:marRight w:val="0"/>
      <w:marTop w:val="0"/>
      <w:marBottom w:val="0"/>
      <w:divBdr>
        <w:top w:val="none" w:sz="0" w:space="0" w:color="auto"/>
        <w:left w:val="none" w:sz="0" w:space="0" w:color="auto"/>
        <w:bottom w:val="none" w:sz="0" w:space="0" w:color="auto"/>
        <w:right w:val="none" w:sz="0" w:space="0" w:color="auto"/>
      </w:divBdr>
    </w:div>
    <w:div w:id="174657599">
      <w:marLeft w:val="640"/>
      <w:marRight w:val="0"/>
      <w:marTop w:val="0"/>
      <w:marBottom w:val="0"/>
      <w:divBdr>
        <w:top w:val="none" w:sz="0" w:space="0" w:color="auto"/>
        <w:left w:val="none" w:sz="0" w:space="0" w:color="auto"/>
        <w:bottom w:val="none" w:sz="0" w:space="0" w:color="auto"/>
        <w:right w:val="none" w:sz="0" w:space="0" w:color="auto"/>
      </w:divBdr>
    </w:div>
    <w:div w:id="174729081">
      <w:marLeft w:val="640"/>
      <w:marRight w:val="0"/>
      <w:marTop w:val="0"/>
      <w:marBottom w:val="0"/>
      <w:divBdr>
        <w:top w:val="none" w:sz="0" w:space="0" w:color="auto"/>
        <w:left w:val="none" w:sz="0" w:space="0" w:color="auto"/>
        <w:bottom w:val="none" w:sz="0" w:space="0" w:color="auto"/>
        <w:right w:val="none" w:sz="0" w:space="0" w:color="auto"/>
      </w:divBdr>
    </w:div>
    <w:div w:id="174855250">
      <w:marLeft w:val="640"/>
      <w:marRight w:val="0"/>
      <w:marTop w:val="0"/>
      <w:marBottom w:val="0"/>
      <w:divBdr>
        <w:top w:val="none" w:sz="0" w:space="0" w:color="auto"/>
        <w:left w:val="none" w:sz="0" w:space="0" w:color="auto"/>
        <w:bottom w:val="none" w:sz="0" w:space="0" w:color="auto"/>
        <w:right w:val="none" w:sz="0" w:space="0" w:color="auto"/>
      </w:divBdr>
    </w:div>
    <w:div w:id="174922447">
      <w:marLeft w:val="640"/>
      <w:marRight w:val="0"/>
      <w:marTop w:val="0"/>
      <w:marBottom w:val="0"/>
      <w:divBdr>
        <w:top w:val="none" w:sz="0" w:space="0" w:color="auto"/>
        <w:left w:val="none" w:sz="0" w:space="0" w:color="auto"/>
        <w:bottom w:val="none" w:sz="0" w:space="0" w:color="auto"/>
        <w:right w:val="none" w:sz="0" w:space="0" w:color="auto"/>
      </w:divBdr>
    </w:div>
    <w:div w:id="174925456">
      <w:marLeft w:val="640"/>
      <w:marRight w:val="0"/>
      <w:marTop w:val="0"/>
      <w:marBottom w:val="0"/>
      <w:divBdr>
        <w:top w:val="none" w:sz="0" w:space="0" w:color="auto"/>
        <w:left w:val="none" w:sz="0" w:space="0" w:color="auto"/>
        <w:bottom w:val="none" w:sz="0" w:space="0" w:color="auto"/>
        <w:right w:val="none" w:sz="0" w:space="0" w:color="auto"/>
      </w:divBdr>
    </w:div>
    <w:div w:id="175004931">
      <w:marLeft w:val="640"/>
      <w:marRight w:val="0"/>
      <w:marTop w:val="0"/>
      <w:marBottom w:val="0"/>
      <w:divBdr>
        <w:top w:val="none" w:sz="0" w:space="0" w:color="auto"/>
        <w:left w:val="none" w:sz="0" w:space="0" w:color="auto"/>
        <w:bottom w:val="none" w:sz="0" w:space="0" w:color="auto"/>
        <w:right w:val="none" w:sz="0" w:space="0" w:color="auto"/>
      </w:divBdr>
    </w:div>
    <w:div w:id="175074164">
      <w:marLeft w:val="640"/>
      <w:marRight w:val="0"/>
      <w:marTop w:val="0"/>
      <w:marBottom w:val="0"/>
      <w:divBdr>
        <w:top w:val="none" w:sz="0" w:space="0" w:color="auto"/>
        <w:left w:val="none" w:sz="0" w:space="0" w:color="auto"/>
        <w:bottom w:val="none" w:sz="0" w:space="0" w:color="auto"/>
        <w:right w:val="none" w:sz="0" w:space="0" w:color="auto"/>
      </w:divBdr>
    </w:div>
    <w:div w:id="175119423">
      <w:marLeft w:val="640"/>
      <w:marRight w:val="0"/>
      <w:marTop w:val="0"/>
      <w:marBottom w:val="0"/>
      <w:divBdr>
        <w:top w:val="none" w:sz="0" w:space="0" w:color="auto"/>
        <w:left w:val="none" w:sz="0" w:space="0" w:color="auto"/>
        <w:bottom w:val="none" w:sz="0" w:space="0" w:color="auto"/>
        <w:right w:val="none" w:sz="0" w:space="0" w:color="auto"/>
      </w:divBdr>
    </w:div>
    <w:div w:id="175123504">
      <w:marLeft w:val="640"/>
      <w:marRight w:val="0"/>
      <w:marTop w:val="0"/>
      <w:marBottom w:val="0"/>
      <w:divBdr>
        <w:top w:val="none" w:sz="0" w:space="0" w:color="auto"/>
        <w:left w:val="none" w:sz="0" w:space="0" w:color="auto"/>
        <w:bottom w:val="none" w:sz="0" w:space="0" w:color="auto"/>
        <w:right w:val="none" w:sz="0" w:space="0" w:color="auto"/>
      </w:divBdr>
    </w:div>
    <w:div w:id="175124007">
      <w:marLeft w:val="640"/>
      <w:marRight w:val="0"/>
      <w:marTop w:val="0"/>
      <w:marBottom w:val="0"/>
      <w:divBdr>
        <w:top w:val="none" w:sz="0" w:space="0" w:color="auto"/>
        <w:left w:val="none" w:sz="0" w:space="0" w:color="auto"/>
        <w:bottom w:val="none" w:sz="0" w:space="0" w:color="auto"/>
        <w:right w:val="none" w:sz="0" w:space="0" w:color="auto"/>
      </w:divBdr>
    </w:div>
    <w:div w:id="175265265">
      <w:marLeft w:val="640"/>
      <w:marRight w:val="0"/>
      <w:marTop w:val="0"/>
      <w:marBottom w:val="0"/>
      <w:divBdr>
        <w:top w:val="none" w:sz="0" w:space="0" w:color="auto"/>
        <w:left w:val="none" w:sz="0" w:space="0" w:color="auto"/>
        <w:bottom w:val="none" w:sz="0" w:space="0" w:color="auto"/>
        <w:right w:val="none" w:sz="0" w:space="0" w:color="auto"/>
      </w:divBdr>
    </w:div>
    <w:div w:id="175273130">
      <w:marLeft w:val="640"/>
      <w:marRight w:val="0"/>
      <w:marTop w:val="0"/>
      <w:marBottom w:val="0"/>
      <w:divBdr>
        <w:top w:val="none" w:sz="0" w:space="0" w:color="auto"/>
        <w:left w:val="none" w:sz="0" w:space="0" w:color="auto"/>
        <w:bottom w:val="none" w:sz="0" w:space="0" w:color="auto"/>
        <w:right w:val="none" w:sz="0" w:space="0" w:color="auto"/>
      </w:divBdr>
    </w:div>
    <w:div w:id="175311948">
      <w:marLeft w:val="640"/>
      <w:marRight w:val="0"/>
      <w:marTop w:val="0"/>
      <w:marBottom w:val="0"/>
      <w:divBdr>
        <w:top w:val="none" w:sz="0" w:space="0" w:color="auto"/>
        <w:left w:val="none" w:sz="0" w:space="0" w:color="auto"/>
        <w:bottom w:val="none" w:sz="0" w:space="0" w:color="auto"/>
        <w:right w:val="none" w:sz="0" w:space="0" w:color="auto"/>
      </w:divBdr>
    </w:div>
    <w:div w:id="175510475">
      <w:marLeft w:val="640"/>
      <w:marRight w:val="0"/>
      <w:marTop w:val="0"/>
      <w:marBottom w:val="0"/>
      <w:divBdr>
        <w:top w:val="none" w:sz="0" w:space="0" w:color="auto"/>
        <w:left w:val="none" w:sz="0" w:space="0" w:color="auto"/>
        <w:bottom w:val="none" w:sz="0" w:space="0" w:color="auto"/>
        <w:right w:val="none" w:sz="0" w:space="0" w:color="auto"/>
      </w:divBdr>
    </w:div>
    <w:div w:id="175580708">
      <w:marLeft w:val="640"/>
      <w:marRight w:val="0"/>
      <w:marTop w:val="0"/>
      <w:marBottom w:val="0"/>
      <w:divBdr>
        <w:top w:val="none" w:sz="0" w:space="0" w:color="auto"/>
        <w:left w:val="none" w:sz="0" w:space="0" w:color="auto"/>
        <w:bottom w:val="none" w:sz="0" w:space="0" w:color="auto"/>
        <w:right w:val="none" w:sz="0" w:space="0" w:color="auto"/>
      </w:divBdr>
    </w:div>
    <w:div w:id="175655367">
      <w:marLeft w:val="640"/>
      <w:marRight w:val="0"/>
      <w:marTop w:val="0"/>
      <w:marBottom w:val="0"/>
      <w:divBdr>
        <w:top w:val="none" w:sz="0" w:space="0" w:color="auto"/>
        <w:left w:val="none" w:sz="0" w:space="0" w:color="auto"/>
        <w:bottom w:val="none" w:sz="0" w:space="0" w:color="auto"/>
        <w:right w:val="none" w:sz="0" w:space="0" w:color="auto"/>
      </w:divBdr>
    </w:div>
    <w:div w:id="175727575">
      <w:marLeft w:val="640"/>
      <w:marRight w:val="0"/>
      <w:marTop w:val="0"/>
      <w:marBottom w:val="0"/>
      <w:divBdr>
        <w:top w:val="none" w:sz="0" w:space="0" w:color="auto"/>
        <w:left w:val="none" w:sz="0" w:space="0" w:color="auto"/>
        <w:bottom w:val="none" w:sz="0" w:space="0" w:color="auto"/>
        <w:right w:val="none" w:sz="0" w:space="0" w:color="auto"/>
      </w:divBdr>
    </w:div>
    <w:div w:id="175728354">
      <w:marLeft w:val="640"/>
      <w:marRight w:val="0"/>
      <w:marTop w:val="0"/>
      <w:marBottom w:val="0"/>
      <w:divBdr>
        <w:top w:val="none" w:sz="0" w:space="0" w:color="auto"/>
        <w:left w:val="none" w:sz="0" w:space="0" w:color="auto"/>
        <w:bottom w:val="none" w:sz="0" w:space="0" w:color="auto"/>
        <w:right w:val="none" w:sz="0" w:space="0" w:color="auto"/>
      </w:divBdr>
    </w:div>
    <w:div w:id="175731883">
      <w:marLeft w:val="640"/>
      <w:marRight w:val="0"/>
      <w:marTop w:val="0"/>
      <w:marBottom w:val="0"/>
      <w:divBdr>
        <w:top w:val="none" w:sz="0" w:space="0" w:color="auto"/>
        <w:left w:val="none" w:sz="0" w:space="0" w:color="auto"/>
        <w:bottom w:val="none" w:sz="0" w:space="0" w:color="auto"/>
        <w:right w:val="none" w:sz="0" w:space="0" w:color="auto"/>
      </w:divBdr>
    </w:div>
    <w:div w:id="175777036">
      <w:marLeft w:val="640"/>
      <w:marRight w:val="0"/>
      <w:marTop w:val="0"/>
      <w:marBottom w:val="0"/>
      <w:divBdr>
        <w:top w:val="none" w:sz="0" w:space="0" w:color="auto"/>
        <w:left w:val="none" w:sz="0" w:space="0" w:color="auto"/>
        <w:bottom w:val="none" w:sz="0" w:space="0" w:color="auto"/>
        <w:right w:val="none" w:sz="0" w:space="0" w:color="auto"/>
      </w:divBdr>
    </w:div>
    <w:div w:id="175969104">
      <w:marLeft w:val="640"/>
      <w:marRight w:val="0"/>
      <w:marTop w:val="0"/>
      <w:marBottom w:val="0"/>
      <w:divBdr>
        <w:top w:val="none" w:sz="0" w:space="0" w:color="auto"/>
        <w:left w:val="none" w:sz="0" w:space="0" w:color="auto"/>
        <w:bottom w:val="none" w:sz="0" w:space="0" w:color="auto"/>
        <w:right w:val="none" w:sz="0" w:space="0" w:color="auto"/>
      </w:divBdr>
    </w:div>
    <w:div w:id="175971401">
      <w:marLeft w:val="640"/>
      <w:marRight w:val="0"/>
      <w:marTop w:val="0"/>
      <w:marBottom w:val="0"/>
      <w:divBdr>
        <w:top w:val="none" w:sz="0" w:space="0" w:color="auto"/>
        <w:left w:val="none" w:sz="0" w:space="0" w:color="auto"/>
        <w:bottom w:val="none" w:sz="0" w:space="0" w:color="auto"/>
        <w:right w:val="none" w:sz="0" w:space="0" w:color="auto"/>
      </w:divBdr>
    </w:div>
    <w:div w:id="176042544">
      <w:marLeft w:val="640"/>
      <w:marRight w:val="0"/>
      <w:marTop w:val="0"/>
      <w:marBottom w:val="0"/>
      <w:divBdr>
        <w:top w:val="none" w:sz="0" w:space="0" w:color="auto"/>
        <w:left w:val="none" w:sz="0" w:space="0" w:color="auto"/>
        <w:bottom w:val="none" w:sz="0" w:space="0" w:color="auto"/>
        <w:right w:val="none" w:sz="0" w:space="0" w:color="auto"/>
      </w:divBdr>
    </w:div>
    <w:div w:id="176115297">
      <w:marLeft w:val="640"/>
      <w:marRight w:val="0"/>
      <w:marTop w:val="0"/>
      <w:marBottom w:val="0"/>
      <w:divBdr>
        <w:top w:val="none" w:sz="0" w:space="0" w:color="auto"/>
        <w:left w:val="none" w:sz="0" w:space="0" w:color="auto"/>
        <w:bottom w:val="none" w:sz="0" w:space="0" w:color="auto"/>
        <w:right w:val="none" w:sz="0" w:space="0" w:color="auto"/>
      </w:divBdr>
    </w:div>
    <w:div w:id="176121102">
      <w:marLeft w:val="640"/>
      <w:marRight w:val="0"/>
      <w:marTop w:val="0"/>
      <w:marBottom w:val="0"/>
      <w:divBdr>
        <w:top w:val="none" w:sz="0" w:space="0" w:color="auto"/>
        <w:left w:val="none" w:sz="0" w:space="0" w:color="auto"/>
        <w:bottom w:val="none" w:sz="0" w:space="0" w:color="auto"/>
        <w:right w:val="none" w:sz="0" w:space="0" w:color="auto"/>
      </w:divBdr>
    </w:div>
    <w:div w:id="176232166">
      <w:marLeft w:val="640"/>
      <w:marRight w:val="0"/>
      <w:marTop w:val="0"/>
      <w:marBottom w:val="0"/>
      <w:divBdr>
        <w:top w:val="none" w:sz="0" w:space="0" w:color="auto"/>
        <w:left w:val="none" w:sz="0" w:space="0" w:color="auto"/>
        <w:bottom w:val="none" w:sz="0" w:space="0" w:color="auto"/>
        <w:right w:val="none" w:sz="0" w:space="0" w:color="auto"/>
      </w:divBdr>
    </w:div>
    <w:div w:id="176307096">
      <w:marLeft w:val="640"/>
      <w:marRight w:val="0"/>
      <w:marTop w:val="0"/>
      <w:marBottom w:val="0"/>
      <w:divBdr>
        <w:top w:val="none" w:sz="0" w:space="0" w:color="auto"/>
        <w:left w:val="none" w:sz="0" w:space="0" w:color="auto"/>
        <w:bottom w:val="none" w:sz="0" w:space="0" w:color="auto"/>
        <w:right w:val="none" w:sz="0" w:space="0" w:color="auto"/>
      </w:divBdr>
    </w:div>
    <w:div w:id="176382999">
      <w:marLeft w:val="640"/>
      <w:marRight w:val="0"/>
      <w:marTop w:val="0"/>
      <w:marBottom w:val="0"/>
      <w:divBdr>
        <w:top w:val="none" w:sz="0" w:space="0" w:color="auto"/>
        <w:left w:val="none" w:sz="0" w:space="0" w:color="auto"/>
        <w:bottom w:val="none" w:sz="0" w:space="0" w:color="auto"/>
        <w:right w:val="none" w:sz="0" w:space="0" w:color="auto"/>
      </w:divBdr>
    </w:div>
    <w:div w:id="176509546">
      <w:marLeft w:val="640"/>
      <w:marRight w:val="0"/>
      <w:marTop w:val="0"/>
      <w:marBottom w:val="0"/>
      <w:divBdr>
        <w:top w:val="none" w:sz="0" w:space="0" w:color="auto"/>
        <w:left w:val="none" w:sz="0" w:space="0" w:color="auto"/>
        <w:bottom w:val="none" w:sz="0" w:space="0" w:color="auto"/>
        <w:right w:val="none" w:sz="0" w:space="0" w:color="auto"/>
      </w:divBdr>
    </w:div>
    <w:div w:id="176585328">
      <w:marLeft w:val="640"/>
      <w:marRight w:val="0"/>
      <w:marTop w:val="0"/>
      <w:marBottom w:val="0"/>
      <w:divBdr>
        <w:top w:val="none" w:sz="0" w:space="0" w:color="auto"/>
        <w:left w:val="none" w:sz="0" w:space="0" w:color="auto"/>
        <w:bottom w:val="none" w:sz="0" w:space="0" w:color="auto"/>
        <w:right w:val="none" w:sz="0" w:space="0" w:color="auto"/>
      </w:divBdr>
    </w:div>
    <w:div w:id="176626704">
      <w:marLeft w:val="640"/>
      <w:marRight w:val="0"/>
      <w:marTop w:val="0"/>
      <w:marBottom w:val="0"/>
      <w:divBdr>
        <w:top w:val="none" w:sz="0" w:space="0" w:color="auto"/>
        <w:left w:val="none" w:sz="0" w:space="0" w:color="auto"/>
        <w:bottom w:val="none" w:sz="0" w:space="0" w:color="auto"/>
        <w:right w:val="none" w:sz="0" w:space="0" w:color="auto"/>
      </w:divBdr>
    </w:div>
    <w:div w:id="176626917">
      <w:marLeft w:val="640"/>
      <w:marRight w:val="0"/>
      <w:marTop w:val="0"/>
      <w:marBottom w:val="0"/>
      <w:divBdr>
        <w:top w:val="none" w:sz="0" w:space="0" w:color="auto"/>
        <w:left w:val="none" w:sz="0" w:space="0" w:color="auto"/>
        <w:bottom w:val="none" w:sz="0" w:space="0" w:color="auto"/>
        <w:right w:val="none" w:sz="0" w:space="0" w:color="auto"/>
      </w:divBdr>
    </w:div>
    <w:div w:id="176627698">
      <w:marLeft w:val="640"/>
      <w:marRight w:val="0"/>
      <w:marTop w:val="0"/>
      <w:marBottom w:val="0"/>
      <w:divBdr>
        <w:top w:val="none" w:sz="0" w:space="0" w:color="auto"/>
        <w:left w:val="none" w:sz="0" w:space="0" w:color="auto"/>
        <w:bottom w:val="none" w:sz="0" w:space="0" w:color="auto"/>
        <w:right w:val="none" w:sz="0" w:space="0" w:color="auto"/>
      </w:divBdr>
    </w:div>
    <w:div w:id="176772438">
      <w:marLeft w:val="640"/>
      <w:marRight w:val="0"/>
      <w:marTop w:val="0"/>
      <w:marBottom w:val="0"/>
      <w:divBdr>
        <w:top w:val="none" w:sz="0" w:space="0" w:color="auto"/>
        <w:left w:val="none" w:sz="0" w:space="0" w:color="auto"/>
        <w:bottom w:val="none" w:sz="0" w:space="0" w:color="auto"/>
        <w:right w:val="none" w:sz="0" w:space="0" w:color="auto"/>
      </w:divBdr>
    </w:div>
    <w:div w:id="176846865">
      <w:marLeft w:val="640"/>
      <w:marRight w:val="0"/>
      <w:marTop w:val="0"/>
      <w:marBottom w:val="0"/>
      <w:divBdr>
        <w:top w:val="none" w:sz="0" w:space="0" w:color="auto"/>
        <w:left w:val="none" w:sz="0" w:space="0" w:color="auto"/>
        <w:bottom w:val="none" w:sz="0" w:space="0" w:color="auto"/>
        <w:right w:val="none" w:sz="0" w:space="0" w:color="auto"/>
      </w:divBdr>
    </w:div>
    <w:div w:id="176893872">
      <w:marLeft w:val="640"/>
      <w:marRight w:val="0"/>
      <w:marTop w:val="0"/>
      <w:marBottom w:val="0"/>
      <w:divBdr>
        <w:top w:val="none" w:sz="0" w:space="0" w:color="auto"/>
        <w:left w:val="none" w:sz="0" w:space="0" w:color="auto"/>
        <w:bottom w:val="none" w:sz="0" w:space="0" w:color="auto"/>
        <w:right w:val="none" w:sz="0" w:space="0" w:color="auto"/>
      </w:divBdr>
    </w:div>
    <w:div w:id="176966995">
      <w:marLeft w:val="640"/>
      <w:marRight w:val="0"/>
      <w:marTop w:val="0"/>
      <w:marBottom w:val="0"/>
      <w:divBdr>
        <w:top w:val="none" w:sz="0" w:space="0" w:color="auto"/>
        <w:left w:val="none" w:sz="0" w:space="0" w:color="auto"/>
        <w:bottom w:val="none" w:sz="0" w:space="0" w:color="auto"/>
        <w:right w:val="none" w:sz="0" w:space="0" w:color="auto"/>
      </w:divBdr>
    </w:div>
    <w:div w:id="177158222">
      <w:marLeft w:val="640"/>
      <w:marRight w:val="0"/>
      <w:marTop w:val="0"/>
      <w:marBottom w:val="0"/>
      <w:divBdr>
        <w:top w:val="none" w:sz="0" w:space="0" w:color="auto"/>
        <w:left w:val="none" w:sz="0" w:space="0" w:color="auto"/>
        <w:bottom w:val="none" w:sz="0" w:space="0" w:color="auto"/>
        <w:right w:val="none" w:sz="0" w:space="0" w:color="auto"/>
      </w:divBdr>
    </w:div>
    <w:div w:id="177231251">
      <w:marLeft w:val="640"/>
      <w:marRight w:val="0"/>
      <w:marTop w:val="0"/>
      <w:marBottom w:val="0"/>
      <w:divBdr>
        <w:top w:val="none" w:sz="0" w:space="0" w:color="auto"/>
        <w:left w:val="none" w:sz="0" w:space="0" w:color="auto"/>
        <w:bottom w:val="none" w:sz="0" w:space="0" w:color="auto"/>
        <w:right w:val="none" w:sz="0" w:space="0" w:color="auto"/>
      </w:divBdr>
    </w:div>
    <w:div w:id="177276469">
      <w:marLeft w:val="640"/>
      <w:marRight w:val="0"/>
      <w:marTop w:val="0"/>
      <w:marBottom w:val="0"/>
      <w:divBdr>
        <w:top w:val="none" w:sz="0" w:space="0" w:color="auto"/>
        <w:left w:val="none" w:sz="0" w:space="0" w:color="auto"/>
        <w:bottom w:val="none" w:sz="0" w:space="0" w:color="auto"/>
        <w:right w:val="none" w:sz="0" w:space="0" w:color="auto"/>
      </w:divBdr>
    </w:div>
    <w:div w:id="177277264">
      <w:marLeft w:val="640"/>
      <w:marRight w:val="0"/>
      <w:marTop w:val="0"/>
      <w:marBottom w:val="0"/>
      <w:divBdr>
        <w:top w:val="none" w:sz="0" w:space="0" w:color="auto"/>
        <w:left w:val="none" w:sz="0" w:space="0" w:color="auto"/>
        <w:bottom w:val="none" w:sz="0" w:space="0" w:color="auto"/>
        <w:right w:val="none" w:sz="0" w:space="0" w:color="auto"/>
      </w:divBdr>
    </w:div>
    <w:div w:id="177282680">
      <w:marLeft w:val="640"/>
      <w:marRight w:val="0"/>
      <w:marTop w:val="0"/>
      <w:marBottom w:val="0"/>
      <w:divBdr>
        <w:top w:val="none" w:sz="0" w:space="0" w:color="auto"/>
        <w:left w:val="none" w:sz="0" w:space="0" w:color="auto"/>
        <w:bottom w:val="none" w:sz="0" w:space="0" w:color="auto"/>
        <w:right w:val="none" w:sz="0" w:space="0" w:color="auto"/>
      </w:divBdr>
    </w:div>
    <w:div w:id="177352304">
      <w:marLeft w:val="640"/>
      <w:marRight w:val="0"/>
      <w:marTop w:val="0"/>
      <w:marBottom w:val="0"/>
      <w:divBdr>
        <w:top w:val="none" w:sz="0" w:space="0" w:color="auto"/>
        <w:left w:val="none" w:sz="0" w:space="0" w:color="auto"/>
        <w:bottom w:val="none" w:sz="0" w:space="0" w:color="auto"/>
        <w:right w:val="none" w:sz="0" w:space="0" w:color="auto"/>
      </w:divBdr>
    </w:div>
    <w:div w:id="177434050">
      <w:marLeft w:val="640"/>
      <w:marRight w:val="0"/>
      <w:marTop w:val="0"/>
      <w:marBottom w:val="0"/>
      <w:divBdr>
        <w:top w:val="none" w:sz="0" w:space="0" w:color="auto"/>
        <w:left w:val="none" w:sz="0" w:space="0" w:color="auto"/>
        <w:bottom w:val="none" w:sz="0" w:space="0" w:color="auto"/>
        <w:right w:val="none" w:sz="0" w:space="0" w:color="auto"/>
      </w:divBdr>
    </w:div>
    <w:div w:id="177543696">
      <w:marLeft w:val="640"/>
      <w:marRight w:val="0"/>
      <w:marTop w:val="0"/>
      <w:marBottom w:val="0"/>
      <w:divBdr>
        <w:top w:val="none" w:sz="0" w:space="0" w:color="auto"/>
        <w:left w:val="none" w:sz="0" w:space="0" w:color="auto"/>
        <w:bottom w:val="none" w:sz="0" w:space="0" w:color="auto"/>
        <w:right w:val="none" w:sz="0" w:space="0" w:color="auto"/>
      </w:divBdr>
    </w:div>
    <w:div w:id="177547714">
      <w:marLeft w:val="640"/>
      <w:marRight w:val="0"/>
      <w:marTop w:val="0"/>
      <w:marBottom w:val="0"/>
      <w:divBdr>
        <w:top w:val="none" w:sz="0" w:space="0" w:color="auto"/>
        <w:left w:val="none" w:sz="0" w:space="0" w:color="auto"/>
        <w:bottom w:val="none" w:sz="0" w:space="0" w:color="auto"/>
        <w:right w:val="none" w:sz="0" w:space="0" w:color="auto"/>
      </w:divBdr>
    </w:div>
    <w:div w:id="177551438">
      <w:marLeft w:val="640"/>
      <w:marRight w:val="0"/>
      <w:marTop w:val="0"/>
      <w:marBottom w:val="0"/>
      <w:divBdr>
        <w:top w:val="none" w:sz="0" w:space="0" w:color="auto"/>
        <w:left w:val="none" w:sz="0" w:space="0" w:color="auto"/>
        <w:bottom w:val="none" w:sz="0" w:space="0" w:color="auto"/>
        <w:right w:val="none" w:sz="0" w:space="0" w:color="auto"/>
      </w:divBdr>
    </w:div>
    <w:div w:id="177618038">
      <w:marLeft w:val="640"/>
      <w:marRight w:val="0"/>
      <w:marTop w:val="0"/>
      <w:marBottom w:val="0"/>
      <w:divBdr>
        <w:top w:val="none" w:sz="0" w:space="0" w:color="auto"/>
        <w:left w:val="none" w:sz="0" w:space="0" w:color="auto"/>
        <w:bottom w:val="none" w:sz="0" w:space="0" w:color="auto"/>
        <w:right w:val="none" w:sz="0" w:space="0" w:color="auto"/>
      </w:divBdr>
    </w:div>
    <w:div w:id="177621984">
      <w:marLeft w:val="640"/>
      <w:marRight w:val="0"/>
      <w:marTop w:val="0"/>
      <w:marBottom w:val="0"/>
      <w:divBdr>
        <w:top w:val="none" w:sz="0" w:space="0" w:color="auto"/>
        <w:left w:val="none" w:sz="0" w:space="0" w:color="auto"/>
        <w:bottom w:val="none" w:sz="0" w:space="0" w:color="auto"/>
        <w:right w:val="none" w:sz="0" w:space="0" w:color="auto"/>
      </w:divBdr>
    </w:div>
    <w:div w:id="177626166">
      <w:marLeft w:val="640"/>
      <w:marRight w:val="0"/>
      <w:marTop w:val="0"/>
      <w:marBottom w:val="0"/>
      <w:divBdr>
        <w:top w:val="none" w:sz="0" w:space="0" w:color="auto"/>
        <w:left w:val="none" w:sz="0" w:space="0" w:color="auto"/>
        <w:bottom w:val="none" w:sz="0" w:space="0" w:color="auto"/>
        <w:right w:val="none" w:sz="0" w:space="0" w:color="auto"/>
      </w:divBdr>
    </w:div>
    <w:div w:id="177696199">
      <w:marLeft w:val="640"/>
      <w:marRight w:val="0"/>
      <w:marTop w:val="0"/>
      <w:marBottom w:val="0"/>
      <w:divBdr>
        <w:top w:val="none" w:sz="0" w:space="0" w:color="auto"/>
        <w:left w:val="none" w:sz="0" w:space="0" w:color="auto"/>
        <w:bottom w:val="none" w:sz="0" w:space="0" w:color="auto"/>
        <w:right w:val="none" w:sz="0" w:space="0" w:color="auto"/>
      </w:divBdr>
    </w:div>
    <w:div w:id="177743192">
      <w:marLeft w:val="640"/>
      <w:marRight w:val="0"/>
      <w:marTop w:val="0"/>
      <w:marBottom w:val="0"/>
      <w:divBdr>
        <w:top w:val="none" w:sz="0" w:space="0" w:color="auto"/>
        <w:left w:val="none" w:sz="0" w:space="0" w:color="auto"/>
        <w:bottom w:val="none" w:sz="0" w:space="0" w:color="auto"/>
        <w:right w:val="none" w:sz="0" w:space="0" w:color="auto"/>
      </w:divBdr>
    </w:div>
    <w:div w:id="177744055">
      <w:marLeft w:val="640"/>
      <w:marRight w:val="0"/>
      <w:marTop w:val="0"/>
      <w:marBottom w:val="0"/>
      <w:divBdr>
        <w:top w:val="none" w:sz="0" w:space="0" w:color="auto"/>
        <w:left w:val="none" w:sz="0" w:space="0" w:color="auto"/>
        <w:bottom w:val="none" w:sz="0" w:space="0" w:color="auto"/>
        <w:right w:val="none" w:sz="0" w:space="0" w:color="auto"/>
      </w:divBdr>
    </w:div>
    <w:div w:id="177812634">
      <w:marLeft w:val="640"/>
      <w:marRight w:val="0"/>
      <w:marTop w:val="0"/>
      <w:marBottom w:val="0"/>
      <w:divBdr>
        <w:top w:val="none" w:sz="0" w:space="0" w:color="auto"/>
        <w:left w:val="none" w:sz="0" w:space="0" w:color="auto"/>
        <w:bottom w:val="none" w:sz="0" w:space="0" w:color="auto"/>
        <w:right w:val="none" w:sz="0" w:space="0" w:color="auto"/>
      </w:divBdr>
    </w:div>
    <w:div w:id="177817501">
      <w:marLeft w:val="640"/>
      <w:marRight w:val="0"/>
      <w:marTop w:val="0"/>
      <w:marBottom w:val="0"/>
      <w:divBdr>
        <w:top w:val="none" w:sz="0" w:space="0" w:color="auto"/>
        <w:left w:val="none" w:sz="0" w:space="0" w:color="auto"/>
        <w:bottom w:val="none" w:sz="0" w:space="0" w:color="auto"/>
        <w:right w:val="none" w:sz="0" w:space="0" w:color="auto"/>
      </w:divBdr>
    </w:div>
    <w:div w:id="177817945">
      <w:marLeft w:val="640"/>
      <w:marRight w:val="0"/>
      <w:marTop w:val="0"/>
      <w:marBottom w:val="0"/>
      <w:divBdr>
        <w:top w:val="none" w:sz="0" w:space="0" w:color="auto"/>
        <w:left w:val="none" w:sz="0" w:space="0" w:color="auto"/>
        <w:bottom w:val="none" w:sz="0" w:space="0" w:color="auto"/>
        <w:right w:val="none" w:sz="0" w:space="0" w:color="auto"/>
      </w:divBdr>
    </w:div>
    <w:div w:id="177887852">
      <w:marLeft w:val="640"/>
      <w:marRight w:val="0"/>
      <w:marTop w:val="0"/>
      <w:marBottom w:val="0"/>
      <w:divBdr>
        <w:top w:val="none" w:sz="0" w:space="0" w:color="auto"/>
        <w:left w:val="none" w:sz="0" w:space="0" w:color="auto"/>
        <w:bottom w:val="none" w:sz="0" w:space="0" w:color="auto"/>
        <w:right w:val="none" w:sz="0" w:space="0" w:color="auto"/>
      </w:divBdr>
    </w:div>
    <w:div w:id="177890147">
      <w:marLeft w:val="640"/>
      <w:marRight w:val="0"/>
      <w:marTop w:val="0"/>
      <w:marBottom w:val="0"/>
      <w:divBdr>
        <w:top w:val="none" w:sz="0" w:space="0" w:color="auto"/>
        <w:left w:val="none" w:sz="0" w:space="0" w:color="auto"/>
        <w:bottom w:val="none" w:sz="0" w:space="0" w:color="auto"/>
        <w:right w:val="none" w:sz="0" w:space="0" w:color="auto"/>
      </w:divBdr>
    </w:div>
    <w:div w:id="177936104">
      <w:marLeft w:val="640"/>
      <w:marRight w:val="0"/>
      <w:marTop w:val="0"/>
      <w:marBottom w:val="0"/>
      <w:divBdr>
        <w:top w:val="none" w:sz="0" w:space="0" w:color="auto"/>
        <w:left w:val="none" w:sz="0" w:space="0" w:color="auto"/>
        <w:bottom w:val="none" w:sz="0" w:space="0" w:color="auto"/>
        <w:right w:val="none" w:sz="0" w:space="0" w:color="auto"/>
      </w:divBdr>
    </w:div>
    <w:div w:id="178005071">
      <w:marLeft w:val="640"/>
      <w:marRight w:val="0"/>
      <w:marTop w:val="0"/>
      <w:marBottom w:val="0"/>
      <w:divBdr>
        <w:top w:val="none" w:sz="0" w:space="0" w:color="auto"/>
        <w:left w:val="none" w:sz="0" w:space="0" w:color="auto"/>
        <w:bottom w:val="none" w:sz="0" w:space="0" w:color="auto"/>
        <w:right w:val="none" w:sz="0" w:space="0" w:color="auto"/>
      </w:divBdr>
    </w:div>
    <w:div w:id="178013817">
      <w:marLeft w:val="640"/>
      <w:marRight w:val="0"/>
      <w:marTop w:val="0"/>
      <w:marBottom w:val="0"/>
      <w:divBdr>
        <w:top w:val="none" w:sz="0" w:space="0" w:color="auto"/>
        <w:left w:val="none" w:sz="0" w:space="0" w:color="auto"/>
        <w:bottom w:val="none" w:sz="0" w:space="0" w:color="auto"/>
        <w:right w:val="none" w:sz="0" w:space="0" w:color="auto"/>
      </w:divBdr>
    </w:div>
    <w:div w:id="178081553">
      <w:marLeft w:val="640"/>
      <w:marRight w:val="0"/>
      <w:marTop w:val="0"/>
      <w:marBottom w:val="0"/>
      <w:divBdr>
        <w:top w:val="none" w:sz="0" w:space="0" w:color="auto"/>
        <w:left w:val="none" w:sz="0" w:space="0" w:color="auto"/>
        <w:bottom w:val="none" w:sz="0" w:space="0" w:color="auto"/>
        <w:right w:val="none" w:sz="0" w:space="0" w:color="auto"/>
      </w:divBdr>
    </w:div>
    <w:div w:id="178084028">
      <w:marLeft w:val="640"/>
      <w:marRight w:val="0"/>
      <w:marTop w:val="0"/>
      <w:marBottom w:val="0"/>
      <w:divBdr>
        <w:top w:val="none" w:sz="0" w:space="0" w:color="auto"/>
        <w:left w:val="none" w:sz="0" w:space="0" w:color="auto"/>
        <w:bottom w:val="none" w:sz="0" w:space="0" w:color="auto"/>
        <w:right w:val="none" w:sz="0" w:space="0" w:color="auto"/>
      </w:divBdr>
    </w:div>
    <w:div w:id="178157115">
      <w:marLeft w:val="640"/>
      <w:marRight w:val="0"/>
      <w:marTop w:val="0"/>
      <w:marBottom w:val="0"/>
      <w:divBdr>
        <w:top w:val="none" w:sz="0" w:space="0" w:color="auto"/>
        <w:left w:val="none" w:sz="0" w:space="0" w:color="auto"/>
        <w:bottom w:val="none" w:sz="0" w:space="0" w:color="auto"/>
        <w:right w:val="none" w:sz="0" w:space="0" w:color="auto"/>
      </w:divBdr>
    </w:div>
    <w:div w:id="178324161">
      <w:marLeft w:val="640"/>
      <w:marRight w:val="0"/>
      <w:marTop w:val="0"/>
      <w:marBottom w:val="0"/>
      <w:divBdr>
        <w:top w:val="none" w:sz="0" w:space="0" w:color="auto"/>
        <w:left w:val="none" w:sz="0" w:space="0" w:color="auto"/>
        <w:bottom w:val="none" w:sz="0" w:space="0" w:color="auto"/>
        <w:right w:val="none" w:sz="0" w:space="0" w:color="auto"/>
      </w:divBdr>
    </w:div>
    <w:div w:id="178397492">
      <w:marLeft w:val="640"/>
      <w:marRight w:val="0"/>
      <w:marTop w:val="0"/>
      <w:marBottom w:val="0"/>
      <w:divBdr>
        <w:top w:val="none" w:sz="0" w:space="0" w:color="auto"/>
        <w:left w:val="none" w:sz="0" w:space="0" w:color="auto"/>
        <w:bottom w:val="none" w:sz="0" w:space="0" w:color="auto"/>
        <w:right w:val="none" w:sz="0" w:space="0" w:color="auto"/>
      </w:divBdr>
    </w:div>
    <w:div w:id="178470332">
      <w:marLeft w:val="640"/>
      <w:marRight w:val="0"/>
      <w:marTop w:val="0"/>
      <w:marBottom w:val="0"/>
      <w:divBdr>
        <w:top w:val="none" w:sz="0" w:space="0" w:color="auto"/>
        <w:left w:val="none" w:sz="0" w:space="0" w:color="auto"/>
        <w:bottom w:val="none" w:sz="0" w:space="0" w:color="auto"/>
        <w:right w:val="none" w:sz="0" w:space="0" w:color="auto"/>
      </w:divBdr>
    </w:div>
    <w:div w:id="178588334">
      <w:marLeft w:val="640"/>
      <w:marRight w:val="0"/>
      <w:marTop w:val="0"/>
      <w:marBottom w:val="0"/>
      <w:divBdr>
        <w:top w:val="none" w:sz="0" w:space="0" w:color="auto"/>
        <w:left w:val="none" w:sz="0" w:space="0" w:color="auto"/>
        <w:bottom w:val="none" w:sz="0" w:space="0" w:color="auto"/>
        <w:right w:val="none" w:sz="0" w:space="0" w:color="auto"/>
      </w:divBdr>
    </w:div>
    <w:div w:id="178592600">
      <w:marLeft w:val="640"/>
      <w:marRight w:val="0"/>
      <w:marTop w:val="0"/>
      <w:marBottom w:val="0"/>
      <w:divBdr>
        <w:top w:val="none" w:sz="0" w:space="0" w:color="auto"/>
        <w:left w:val="none" w:sz="0" w:space="0" w:color="auto"/>
        <w:bottom w:val="none" w:sz="0" w:space="0" w:color="auto"/>
        <w:right w:val="none" w:sz="0" w:space="0" w:color="auto"/>
      </w:divBdr>
    </w:div>
    <w:div w:id="178592966">
      <w:bodyDiv w:val="1"/>
      <w:marLeft w:val="0"/>
      <w:marRight w:val="0"/>
      <w:marTop w:val="0"/>
      <w:marBottom w:val="0"/>
      <w:divBdr>
        <w:top w:val="none" w:sz="0" w:space="0" w:color="auto"/>
        <w:left w:val="none" w:sz="0" w:space="0" w:color="auto"/>
        <w:bottom w:val="none" w:sz="0" w:space="0" w:color="auto"/>
        <w:right w:val="none" w:sz="0" w:space="0" w:color="auto"/>
      </w:divBdr>
    </w:div>
    <w:div w:id="178810494">
      <w:marLeft w:val="640"/>
      <w:marRight w:val="0"/>
      <w:marTop w:val="0"/>
      <w:marBottom w:val="0"/>
      <w:divBdr>
        <w:top w:val="none" w:sz="0" w:space="0" w:color="auto"/>
        <w:left w:val="none" w:sz="0" w:space="0" w:color="auto"/>
        <w:bottom w:val="none" w:sz="0" w:space="0" w:color="auto"/>
        <w:right w:val="none" w:sz="0" w:space="0" w:color="auto"/>
      </w:divBdr>
    </w:div>
    <w:div w:id="178930356">
      <w:marLeft w:val="640"/>
      <w:marRight w:val="0"/>
      <w:marTop w:val="0"/>
      <w:marBottom w:val="0"/>
      <w:divBdr>
        <w:top w:val="none" w:sz="0" w:space="0" w:color="auto"/>
        <w:left w:val="none" w:sz="0" w:space="0" w:color="auto"/>
        <w:bottom w:val="none" w:sz="0" w:space="0" w:color="auto"/>
        <w:right w:val="none" w:sz="0" w:space="0" w:color="auto"/>
      </w:divBdr>
    </w:div>
    <w:div w:id="179004635">
      <w:marLeft w:val="640"/>
      <w:marRight w:val="0"/>
      <w:marTop w:val="0"/>
      <w:marBottom w:val="0"/>
      <w:divBdr>
        <w:top w:val="none" w:sz="0" w:space="0" w:color="auto"/>
        <w:left w:val="none" w:sz="0" w:space="0" w:color="auto"/>
        <w:bottom w:val="none" w:sz="0" w:space="0" w:color="auto"/>
        <w:right w:val="none" w:sz="0" w:space="0" w:color="auto"/>
      </w:divBdr>
    </w:div>
    <w:div w:id="179005806">
      <w:marLeft w:val="640"/>
      <w:marRight w:val="0"/>
      <w:marTop w:val="0"/>
      <w:marBottom w:val="0"/>
      <w:divBdr>
        <w:top w:val="none" w:sz="0" w:space="0" w:color="auto"/>
        <w:left w:val="none" w:sz="0" w:space="0" w:color="auto"/>
        <w:bottom w:val="none" w:sz="0" w:space="0" w:color="auto"/>
        <w:right w:val="none" w:sz="0" w:space="0" w:color="auto"/>
      </w:divBdr>
    </w:div>
    <w:div w:id="179011475">
      <w:marLeft w:val="640"/>
      <w:marRight w:val="0"/>
      <w:marTop w:val="0"/>
      <w:marBottom w:val="0"/>
      <w:divBdr>
        <w:top w:val="none" w:sz="0" w:space="0" w:color="auto"/>
        <w:left w:val="none" w:sz="0" w:space="0" w:color="auto"/>
        <w:bottom w:val="none" w:sz="0" w:space="0" w:color="auto"/>
        <w:right w:val="none" w:sz="0" w:space="0" w:color="auto"/>
      </w:divBdr>
    </w:div>
    <w:div w:id="179123267">
      <w:marLeft w:val="640"/>
      <w:marRight w:val="0"/>
      <w:marTop w:val="0"/>
      <w:marBottom w:val="0"/>
      <w:divBdr>
        <w:top w:val="none" w:sz="0" w:space="0" w:color="auto"/>
        <w:left w:val="none" w:sz="0" w:space="0" w:color="auto"/>
        <w:bottom w:val="none" w:sz="0" w:space="0" w:color="auto"/>
        <w:right w:val="none" w:sz="0" w:space="0" w:color="auto"/>
      </w:divBdr>
    </w:div>
    <w:div w:id="179124421">
      <w:marLeft w:val="640"/>
      <w:marRight w:val="0"/>
      <w:marTop w:val="0"/>
      <w:marBottom w:val="0"/>
      <w:divBdr>
        <w:top w:val="none" w:sz="0" w:space="0" w:color="auto"/>
        <w:left w:val="none" w:sz="0" w:space="0" w:color="auto"/>
        <w:bottom w:val="none" w:sz="0" w:space="0" w:color="auto"/>
        <w:right w:val="none" w:sz="0" w:space="0" w:color="auto"/>
      </w:divBdr>
    </w:div>
    <w:div w:id="179197966">
      <w:marLeft w:val="640"/>
      <w:marRight w:val="0"/>
      <w:marTop w:val="0"/>
      <w:marBottom w:val="0"/>
      <w:divBdr>
        <w:top w:val="none" w:sz="0" w:space="0" w:color="auto"/>
        <w:left w:val="none" w:sz="0" w:space="0" w:color="auto"/>
        <w:bottom w:val="none" w:sz="0" w:space="0" w:color="auto"/>
        <w:right w:val="none" w:sz="0" w:space="0" w:color="auto"/>
      </w:divBdr>
    </w:div>
    <w:div w:id="179200650">
      <w:marLeft w:val="640"/>
      <w:marRight w:val="0"/>
      <w:marTop w:val="0"/>
      <w:marBottom w:val="0"/>
      <w:divBdr>
        <w:top w:val="none" w:sz="0" w:space="0" w:color="auto"/>
        <w:left w:val="none" w:sz="0" w:space="0" w:color="auto"/>
        <w:bottom w:val="none" w:sz="0" w:space="0" w:color="auto"/>
        <w:right w:val="none" w:sz="0" w:space="0" w:color="auto"/>
      </w:divBdr>
    </w:div>
    <w:div w:id="179660670">
      <w:marLeft w:val="640"/>
      <w:marRight w:val="0"/>
      <w:marTop w:val="0"/>
      <w:marBottom w:val="0"/>
      <w:divBdr>
        <w:top w:val="none" w:sz="0" w:space="0" w:color="auto"/>
        <w:left w:val="none" w:sz="0" w:space="0" w:color="auto"/>
        <w:bottom w:val="none" w:sz="0" w:space="0" w:color="auto"/>
        <w:right w:val="none" w:sz="0" w:space="0" w:color="auto"/>
      </w:divBdr>
    </w:div>
    <w:div w:id="179666846">
      <w:marLeft w:val="640"/>
      <w:marRight w:val="0"/>
      <w:marTop w:val="0"/>
      <w:marBottom w:val="0"/>
      <w:divBdr>
        <w:top w:val="none" w:sz="0" w:space="0" w:color="auto"/>
        <w:left w:val="none" w:sz="0" w:space="0" w:color="auto"/>
        <w:bottom w:val="none" w:sz="0" w:space="0" w:color="auto"/>
        <w:right w:val="none" w:sz="0" w:space="0" w:color="auto"/>
      </w:divBdr>
    </w:div>
    <w:div w:id="179706871">
      <w:marLeft w:val="640"/>
      <w:marRight w:val="0"/>
      <w:marTop w:val="0"/>
      <w:marBottom w:val="0"/>
      <w:divBdr>
        <w:top w:val="none" w:sz="0" w:space="0" w:color="auto"/>
        <w:left w:val="none" w:sz="0" w:space="0" w:color="auto"/>
        <w:bottom w:val="none" w:sz="0" w:space="0" w:color="auto"/>
        <w:right w:val="none" w:sz="0" w:space="0" w:color="auto"/>
      </w:divBdr>
    </w:div>
    <w:div w:id="179782483">
      <w:marLeft w:val="640"/>
      <w:marRight w:val="0"/>
      <w:marTop w:val="0"/>
      <w:marBottom w:val="0"/>
      <w:divBdr>
        <w:top w:val="none" w:sz="0" w:space="0" w:color="auto"/>
        <w:left w:val="none" w:sz="0" w:space="0" w:color="auto"/>
        <w:bottom w:val="none" w:sz="0" w:space="0" w:color="auto"/>
        <w:right w:val="none" w:sz="0" w:space="0" w:color="auto"/>
      </w:divBdr>
    </w:div>
    <w:div w:id="179900875">
      <w:marLeft w:val="640"/>
      <w:marRight w:val="0"/>
      <w:marTop w:val="0"/>
      <w:marBottom w:val="0"/>
      <w:divBdr>
        <w:top w:val="none" w:sz="0" w:space="0" w:color="auto"/>
        <w:left w:val="none" w:sz="0" w:space="0" w:color="auto"/>
        <w:bottom w:val="none" w:sz="0" w:space="0" w:color="auto"/>
        <w:right w:val="none" w:sz="0" w:space="0" w:color="auto"/>
      </w:divBdr>
    </w:div>
    <w:div w:id="180050186">
      <w:marLeft w:val="640"/>
      <w:marRight w:val="0"/>
      <w:marTop w:val="0"/>
      <w:marBottom w:val="0"/>
      <w:divBdr>
        <w:top w:val="none" w:sz="0" w:space="0" w:color="auto"/>
        <w:left w:val="none" w:sz="0" w:space="0" w:color="auto"/>
        <w:bottom w:val="none" w:sz="0" w:space="0" w:color="auto"/>
        <w:right w:val="none" w:sz="0" w:space="0" w:color="auto"/>
      </w:divBdr>
    </w:div>
    <w:div w:id="180166540">
      <w:marLeft w:val="640"/>
      <w:marRight w:val="0"/>
      <w:marTop w:val="0"/>
      <w:marBottom w:val="0"/>
      <w:divBdr>
        <w:top w:val="none" w:sz="0" w:space="0" w:color="auto"/>
        <w:left w:val="none" w:sz="0" w:space="0" w:color="auto"/>
        <w:bottom w:val="none" w:sz="0" w:space="0" w:color="auto"/>
        <w:right w:val="none" w:sz="0" w:space="0" w:color="auto"/>
      </w:divBdr>
    </w:div>
    <w:div w:id="180242489">
      <w:marLeft w:val="640"/>
      <w:marRight w:val="0"/>
      <w:marTop w:val="0"/>
      <w:marBottom w:val="0"/>
      <w:divBdr>
        <w:top w:val="none" w:sz="0" w:space="0" w:color="auto"/>
        <w:left w:val="none" w:sz="0" w:space="0" w:color="auto"/>
        <w:bottom w:val="none" w:sz="0" w:space="0" w:color="auto"/>
        <w:right w:val="none" w:sz="0" w:space="0" w:color="auto"/>
      </w:divBdr>
    </w:div>
    <w:div w:id="180247501">
      <w:marLeft w:val="640"/>
      <w:marRight w:val="0"/>
      <w:marTop w:val="0"/>
      <w:marBottom w:val="0"/>
      <w:divBdr>
        <w:top w:val="none" w:sz="0" w:space="0" w:color="auto"/>
        <w:left w:val="none" w:sz="0" w:space="0" w:color="auto"/>
        <w:bottom w:val="none" w:sz="0" w:space="0" w:color="auto"/>
        <w:right w:val="none" w:sz="0" w:space="0" w:color="auto"/>
      </w:divBdr>
    </w:div>
    <w:div w:id="180318692">
      <w:marLeft w:val="640"/>
      <w:marRight w:val="0"/>
      <w:marTop w:val="0"/>
      <w:marBottom w:val="0"/>
      <w:divBdr>
        <w:top w:val="none" w:sz="0" w:space="0" w:color="auto"/>
        <w:left w:val="none" w:sz="0" w:space="0" w:color="auto"/>
        <w:bottom w:val="none" w:sz="0" w:space="0" w:color="auto"/>
        <w:right w:val="none" w:sz="0" w:space="0" w:color="auto"/>
      </w:divBdr>
    </w:div>
    <w:div w:id="180358837">
      <w:marLeft w:val="640"/>
      <w:marRight w:val="0"/>
      <w:marTop w:val="0"/>
      <w:marBottom w:val="0"/>
      <w:divBdr>
        <w:top w:val="none" w:sz="0" w:space="0" w:color="auto"/>
        <w:left w:val="none" w:sz="0" w:space="0" w:color="auto"/>
        <w:bottom w:val="none" w:sz="0" w:space="0" w:color="auto"/>
        <w:right w:val="none" w:sz="0" w:space="0" w:color="auto"/>
      </w:divBdr>
    </w:div>
    <w:div w:id="180364045">
      <w:marLeft w:val="640"/>
      <w:marRight w:val="0"/>
      <w:marTop w:val="0"/>
      <w:marBottom w:val="0"/>
      <w:divBdr>
        <w:top w:val="none" w:sz="0" w:space="0" w:color="auto"/>
        <w:left w:val="none" w:sz="0" w:space="0" w:color="auto"/>
        <w:bottom w:val="none" w:sz="0" w:space="0" w:color="auto"/>
        <w:right w:val="none" w:sz="0" w:space="0" w:color="auto"/>
      </w:divBdr>
    </w:div>
    <w:div w:id="180365815">
      <w:marLeft w:val="640"/>
      <w:marRight w:val="0"/>
      <w:marTop w:val="0"/>
      <w:marBottom w:val="0"/>
      <w:divBdr>
        <w:top w:val="none" w:sz="0" w:space="0" w:color="auto"/>
        <w:left w:val="none" w:sz="0" w:space="0" w:color="auto"/>
        <w:bottom w:val="none" w:sz="0" w:space="0" w:color="auto"/>
        <w:right w:val="none" w:sz="0" w:space="0" w:color="auto"/>
      </w:divBdr>
    </w:div>
    <w:div w:id="180436580">
      <w:marLeft w:val="640"/>
      <w:marRight w:val="0"/>
      <w:marTop w:val="0"/>
      <w:marBottom w:val="0"/>
      <w:divBdr>
        <w:top w:val="none" w:sz="0" w:space="0" w:color="auto"/>
        <w:left w:val="none" w:sz="0" w:space="0" w:color="auto"/>
        <w:bottom w:val="none" w:sz="0" w:space="0" w:color="auto"/>
        <w:right w:val="none" w:sz="0" w:space="0" w:color="auto"/>
      </w:divBdr>
    </w:div>
    <w:div w:id="180551948">
      <w:marLeft w:val="640"/>
      <w:marRight w:val="0"/>
      <w:marTop w:val="0"/>
      <w:marBottom w:val="0"/>
      <w:divBdr>
        <w:top w:val="none" w:sz="0" w:space="0" w:color="auto"/>
        <w:left w:val="none" w:sz="0" w:space="0" w:color="auto"/>
        <w:bottom w:val="none" w:sz="0" w:space="0" w:color="auto"/>
        <w:right w:val="none" w:sz="0" w:space="0" w:color="auto"/>
      </w:divBdr>
    </w:div>
    <w:div w:id="180900047">
      <w:marLeft w:val="640"/>
      <w:marRight w:val="0"/>
      <w:marTop w:val="0"/>
      <w:marBottom w:val="0"/>
      <w:divBdr>
        <w:top w:val="none" w:sz="0" w:space="0" w:color="auto"/>
        <w:left w:val="none" w:sz="0" w:space="0" w:color="auto"/>
        <w:bottom w:val="none" w:sz="0" w:space="0" w:color="auto"/>
        <w:right w:val="none" w:sz="0" w:space="0" w:color="auto"/>
      </w:divBdr>
    </w:div>
    <w:div w:id="180900292">
      <w:marLeft w:val="640"/>
      <w:marRight w:val="0"/>
      <w:marTop w:val="0"/>
      <w:marBottom w:val="0"/>
      <w:divBdr>
        <w:top w:val="none" w:sz="0" w:space="0" w:color="auto"/>
        <w:left w:val="none" w:sz="0" w:space="0" w:color="auto"/>
        <w:bottom w:val="none" w:sz="0" w:space="0" w:color="auto"/>
        <w:right w:val="none" w:sz="0" w:space="0" w:color="auto"/>
      </w:divBdr>
    </w:div>
    <w:div w:id="180976853">
      <w:marLeft w:val="640"/>
      <w:marRight w:val="0"/>
      <w:marTop w:val="0"/>
      <w:marBottom w:val="0"/>
      <w:divBdr>
        <w:top w:val="none" w:sz="0" w:space="0" w:color="auto"/>
        <w:left w:val="none" w:sz="0" w:space="0" w:color="auto"/>
        <w:bottom w:val="none" w:sz="0" w:space="0" w:color="auto"/>
        <w:right w:val="none" w:sz="0" w:space="0" w:color="auto"/>
      </w:divBdr>
    </w:div>
    <w:div w:id="181020409">
      <w:marLeft w:val="640"/>
      <w:marRight w:val="0"/>
      <w:marTop w:val="0"/>
      <w:marBottom w:val="0"/>
      <w:divBdr>
        <w:top w:val="none" w:sz="0" w:space="0" w:color="auto"/>
        <w:left w:val="none" w:sz="0" w:space="0" w:color="auto"/>
        <w:bottom w:val="none" w:sz="0" w:space="0" w:color="auto"/>
        <w:right w:val="none" w:sz="0" w:space="0" w:color="auto"/>
      </w:divBdr>
    </w:div>
    <w:div w:id="181166296">
      <w:marLeft w:val="640"/>
      <w:marRight w:val="0"/>
      <w:marTop w:val="0"/>
      <w:marBottom w:val="0"/>
      <w:divBdr>
        <w:top w:val="none" w:sz="0" w:space="0" w:color="auto"/>
        <w:left w:val="none" w:sz="0" w:space="0" w:color="auto"/>
        <w:bottom w:val="none" w:sz="0" w:space="0" w:color="auto"/>
        <w:right w:val="none" w:sz="0" w:space="0" w:color="auto"/>
      </w:divBdr>
    </w:div>
    <w:div w:id="181208061">
      <w:marLeft w:val="640"/>
      <w:marRight w:val="0"/>
      <w:marTop w:val="0"/>
      <w:marBottom w:val="0"/>
      <w:divBdr>
        <w:top w:val="none" w:sz="0" w:space="0" w:color="auto"/>
        <w:left w:val="none" w:sz="0" w:space="0" w:color="auto"/>
        <w:bottom w:val="none" w:sz="0" w:space="0" w:color="auto"/>
        <w:right w:val="none" w:sz="0" w:space="0" w:color="auto"/>
      </w:divBdr>
    </w:div>
    <w:div w:id="181284728">
      <w:marLeft w:val="640"/>
      <w:marRight w:val="0"/>
      <w:marTop w:val="0"/>
      <w:marBottom w:val="0"/>
      <w:divBdr>
        <w:top w:val="none" w:sz="0" w:space="0" w:color="auto"/>
        <w:left w:val="none" w:sz="0" w:space="0" w:color="auto"/>
        <w:bottom w:val="none" w:sz="0" w:space="0" w:color="auto"/>
        <w:right w:val="none" w:sz="0" w:space="0" w:color="auto"/>
      </w:divBdr>
    </w:div>
    <w:div w:id="181364912">
      <w:marLeft w:val="640"/>
      <w:marRight w:val="0"/>
      <w:marTop w:val="0"/>
      <w:marBottom w:val="0"/>
      <w:divBdr>
        <w:top w:val="none" w:sz="0" w:space="0" w:color="auto"/>
        <w:left w:val="none" w:sz="0" w:space="0" w:color="auto"/>
        <w:bottom w:val="none" w:sz="0" w:space="0" w:color="auto"/>
        <w:right w:val="none" w:sz="0" w:space="0" w:color="auto"/>
      </w:divBdr>
    </w:div>
    <w:div w:id="181406715">
      <w:marLeft w:val="640"/>
      <w:marRight w:val="0"/>
      <w:marTop w:val="0"/>
      <w:marBottom w:val="0"/>
      <w:divBdr>
        <w:top w:val="none" w:sz="0" w:space="0" w:color="auto"/>
        <w:left w:val="none" w:sz="0" w:space="0" w:color="auto"/>
        <w:bottom w:val="none" w:sz="0" w:space="0" w:color="auto"/>
        <w:right w:val="none" w:sz="0" w:space="0" w:color="auto"/>
      </w:divBdr>
    </w:div>
    <w:div w:id="181475890">
      <w:marLeft w:val="640"/>
      <w:marRight w:val="0"/>
      <w:marTop w:val="0"/>
      <w:marBottom w:val="0"/>
      <w:divBdr>
        <w:top w:val="none" w:sz="0" w:space="0" w:color="auto"/>
        <w:left w:val="none" w:sz="0" w:space="0" w:color="auto"/>
        <w:bottom w:val="none" w:sz="0" w:space="0" w:color="auto"/>
        <w:right w:val="none" w:sz="0" w:space="0" w:color="auto"/>
      </w:divBdr>
    </w:div>
    <w:div w:id="181551614">
      <w:marLeft w:val="640"/>
      <w:marRight w:val="0"/>
      <w:marTop w:val="0"/>
      <w:marBottom w:val="0"/>
      <w:divBdr>
        <w:top w:val="none" w:sz="0" w:space="0" w:color="auto"/>
        <w:left w:val="none" w:sz="0" w:space="0" w:color="auto"/>
        <w:bottom w:val="none" w:sz="0" w:space="0" w:color="auto"/>
        <w:right w:val="none" w:sz="0" w:space="0" w:color="auto"/>
      </w:divBdr>
    </w:div>
    <w:div w:id="181601537">
      <w:marLeft w:val="640"/>
      <w:marRight w:val="0"/>
      <w:marTop w:val="0"/>
      <w:marBottom w:val="0"/>
      <w:divBdr>
        <w:top w:val="none" w:sz="0" w:space="0" w:color="auto"/>
        <w:left w:val="none" w:sz="0" w:space="0" w:color="auto"/>
        <w:bottom w:val="none" w:sz="0" w:space="0" w:color="auto"/>
        <w:right w:val="none" w:sz="0" w:space="0" w:color="auto"/>
      </w:divBdr>
    </w:div>
    <w:div w:id="181630079">
      <w:marLeft w:val="640"/>
      <w:marRight w:val="0"/>
      <w:marTop w:val="0"/>
      <w:marBottom w:val="0"/>
      <w:divBdr>
        <w:top w:val="none" w:sz="0" w:space="0" w:color="auto"/>
        <w:left w:val="none" w:sz="0" w:space="0" w:color="auto"/>
        <w:bottom w:val="none" w:sz="0" w:space="0" w:color="auto"/>
        <w:right w:val="none" w:sz="0" w:space="0" w:color="auto"/>
      </w:divBdr>
    </w:div>
    <w:div w:id="181632641">
      <w:marLeft w:val="640"/>
      <w:marRight w:val="0"/>
      <w:marTop w:val="0"/>
      <w:marBottom w:val="0"/>
      <w:divBdr>
        <w:top w:val="none" w:sz="0" w:space="0" w:color="auto"/>
        <w:left w:val="none" w:sz="0" w:space="0" w:color="auto"/>
        <w:bottom w:val="none" w:sz="0" w:space="0" w:color="auto"/>
        <w:right w:val="none" w:sz="0" w:space="0" w:color="auto"/>
      </w:divBdr>
    </w:div>
    <w:div w:id="181751348">
      <w:marLeft w:val="640"/>
      <w:marRight w:val="0"/>
      <w:marTop w:val="0"/>
      <w:marBottom w:val="0"/>
      <w:divBdr>
        <w:top w:val="none" w:sz="0" w:space="0" w:color="auto"/>
        <w:left w:val="none" w:sz="0" w:space="0" w:color="auto"/>
        <w:bottom w:val="none" w:sz="0" w:space="0" w:color="auto"/>
        <w:right w:val="none" w:sz="0" w:space="0" w:color="auto"/>
      </w:divBdr>
    </w:div>
    <w:div w:id="181867786">
      <w:marLeft w:val="640"/>
      <w:marRight w:val="0"/>
      <w:marTop w:val="0"/>
      <w:marBottom w:val="0"/>
      <w:divBdr>
        <w:top w:val="none" w:sz="0" w:space="0" w:color="auto"/>
        <w:left w:val="none" w:sz="0" w:space="0" w:color="auto"/>
        <w:bottom w:val="none" w:sz="0" w:space="0" w:color="auto"/>
        <w:right w:val="none" w:sz="0" w:space="0" w:color="auto"/>
      </w:divBdr>
    </w:div>
    <w:div w:id="181893748">
      <w:marLeft w:val="640"/>
      <w:marRight w:val="0"/>
      <w:marTop w:val="0"/>
      <w:marBottom w:val="0"/>
      <w:divBdr>
        <w:top w:val="none" w:sz="0" w:space="0" w:color="auto"/>
        <w:left w:val="none" w:sz="0" w:space="0" w:color="auto"/>
        <w:bottom w:val="none" w:sz="0" w:space="0" w:color="auto"/>
        <w:right w:val="none" w:sz="0" w:space="0" w:color="auto"/>
      </w:divBdr>
    </w:div>
    <w:div w:id="182091090">
      <w:marLeft w:val="640"/>
      <w:marRight w:val="0"/>
      <w:marTop w:val="0"/>
      <w:marBottom w:val="0"/>
      <w:divBdr>
        <w:top w:val="none" w:sz="0" w:space="0" w:color="auto"/>
        <w:left w:val="none" w:sz="0" w:space="0" w:color="auto"/>
        <w:bottom w:val="none" w:sz="0" w:space="0" w:color="auto"/>
        <w:right w:val="none" w:sz="0" w:space="0" w:color="auto"/>
      </w:divBdr>
    </w:div>
    <w:div w:id="182129450">
      <w:marLeft w:val="640"/>
      <w:marRight w:val="0"/>
      <w:marTop w:val="0"/>
      <w:marBottom w:val="0"/>
      <w:divBdr>
        <w:top w:val="none" w:sz="0" w:space="0" w:color="auto"/>
        <w:left w:val="none" w:sz="0" w:space="0" w:color="auto"/>
        <w:bottom w:val="none" w:sz="0" w:space="0" w:color="auto"/>
        <w:right w:val="none" w:sz="0" w:space="0" w:color="auto"/>
      </w:divBdr>
    </w:div>
    <w:div w:id="182137731">
      <w:marLeft w:val="640"/>
      <w:marRight w:val="0"/>
      <w:marTop w:val="0"/>
      <w:marBottom w:val="0"/>
      <w:divBdr>
        <w:top w:val="none" w:sz="0" w:space="0" w:color="auto"/>
        <w:left w:val="none" w:sz="0" w:space="0" w:color="auto"/>
        <w:bottom w:val="none" w:sz="0" w:space="0" w:color="auto"/>
        <w:right w:val="none" w:sz="0" w:space="0" w:color="auto"/>
      </w:divBdr>
    </w:div>
    <w:div w:id="182206775">
      <w:marLeft w:val="640"/>
      <w:marRight w:val="0"/>
      <w:marTop w:val="0"/>
      <w:marBottom w:val="0"/>
      <w:divBdr>
        <w:top w:val="none" w:sz="0" w:space="0" w:color="auto"/>
        <w:left w:val="none" w:sz="0" w:space="0" w:color="auto"/>
        <w:bottom w:val="none" w:sz="0" w:space="0" w:color="auto"/>
        <w:right w:val="none" w:sz="0" w:space="0" w:color="auto"/>
      </w:divBdr>
    </w:div>
    <w:div w:id="182210726">
      <w:marLeft w:val="640"/>
      <w:marRight w:val="0"/>
      <w:marTop w:val="0"/>
      <w:marBottom w:val="0"/>
      <w:divBdr>
        <w:top w:val="none" w:sz="0" w:space="0" w:color="auto"/>
        <w:left w:val="none" w:sz="0" w:space="0" w:color="auto"/>
        <w:bottom w:val="none" w:sz="0" w:space="0" w:color="auto"/>
        <w:right w:val="none" w:sz="0" w:space="0" w:color="auto"/>
      </w:divBdr>
    </w:div>
    <w:div w:id="182211548">
      <w:marLeft w:val="640"/>
      <w:marRight w:val="0"/>
      <w:marTop w:val="0"/>
      <w:marBottom w:val="0"/>
      <w:divBdr>
        <w:top w:val="none" w:sz="0" w:space="0" w:color="auto"/>
        <w:left w:val="none" w:sz="0" w:space="0" w:color="auto"/>
        <w:bottom w:val="none" w:sz="0" w:space="0" w:color="auto"/>
        <w:right w:val="none" w:sz="0" w:space="0" w:color="auto"/>
      </w:divBdr>
    </w:div>
    <w:div w:id="182283532">
      <w:marLeft w:val="640"/>
      <w:marRight w:val="0"/>
      <w:marTop w:val="0"/>
      <w:marBottom w:val="0"/>
      <w:divBdr>
        <w:top w:val="none" w:sz="0" w:space="0" w:color="auto"/>
        <w:left w:val="none" w:sz="0" w:space="0" w:color="auto"/>
        <w:bottom w:val="none" w:sz="0" w:space="0" w:color="auto"/>
        <w:right w:val="none" w:sz="0" w:space="0" w:color="auto"/>
      </w:divBdr>
    </w:div>
    <w:div w:id="182323714">
      <w:marLeft w:val="640"/>
      <w:marRight w:val="0"/>
      <w:marTop w:val="0"/>
      <w:marBottom w:val="0"/>
      <w:divBdr>
        <w:top w:val="none" w:sz="0" w:space="0" w:color="auto"/>
        <w:left w:val="none" w:sz="0" w:space="0" w:color="auto"/>
        <w:bottom w:val="none" w:sz="0" w:space="0" w:color="auto"/>
        <w:right w:val="none" w:sz="0" w:space="0" w:color="auto"/>
      </w:divBdr>
    </w:div>
    <w:div w:id="182398718">
      <w:marLeft w:val="640"/>
      <w:marRight w:val="0"/>
      <w:marTop w:val="0"/>
      <w:marBottom w:val="0"/>
      <w:divBdr>
        <w:top w:val="none" w:sz="0" w:space="0" w:color="auto"/>
        <w:left w:val="none" w:sz="0" w:space="0" w:color="auto"/>
        <w:bottom w:val="none" w:sz="0" w:space="0" w:color="auto"/>
        <w:right w:val="none" w:sz="0" w:space="0" w:color="auto"/>
      </w:divBdr>
    </w:div>
    <w:div w:id="182398877">
      <w:marLeft w:val="640"/>
      <w:marRight w:val="0"/>
      <w:marTop w:val="0"/>
      <w:marBottom w:val="0"/>
      <w:divBdr>
        <w:top w:val="none" w:sz="0" w:space="0" w:color="auto"/>
        <w:left w:val="none" w:sz="0" w:space="0" w:color="auto"/>
        <w:bottom w:val="none" w:sz="0" w:space="0" w:color="auto"/>
        <w:right w:val="none" w:sz="0" w:space="0" w:color="auto"/>
      </w:divBdr>
    </w:div>
    <w:div w:id="182477940">
      <w:marLeft w:val="640"/>
      <w:marRight w:val="0"/>
      <w:marTop w:val="0"/>
      <w:marBottom w:val="0"/>
      <w:divBdr>
        <w:top w:val="none" w:sz="0" w:space="0" w:color="auto"/>
        <w:left w:val="none" w:sz="0" w:space="0" w:color="auto"/>
        <w:bottom w:val="none" w:sz="0" w:space="0" w:color="auto"/>
        <w:right w:val="none" w:sz="0" w:space="0" w:color="auto"/>
      </w:divBdr>
    </w:div>
    <w:div w:id="182481627">
      <w:marLeft w:val="640"/>
      <w:marRight w:val="0"/>
      <w:marTop w:val="0"/>
      <w:marBottom w:val="0"/>
      <w:divBdr>
        <w:top w:val="none" w:sz="0" w:space="0" w:color="auto"/>
        <w:left w:val="none" w:sz="0" w:space="0" w:color="auto"/>
        <w:bottom w:val="none" w:sz="0" w:space="0" w:color="auto"/>
        <w:right w:val="none" w:sz="0" w:space="0" w:color="auto"/>
      </w:divBdr>
    </w:div>
    <w:div w:id="182481828">
      <w:marLeft w:val="640"/>
      <w:marRight w:val="0"/>
      <w:marTop w:val="0"/>
      <w:marBottom w:val="0"/>
      <w:divBdr>
        <w:top w:val="none" w:sz="0" w:space="0" w:color="auto"/>
        <w:left w:val="none" w:sz="0" w:space="0" w:color="auto"/>
        <w:bottom w:val="none" w:sz="0" w:space="0" w:color="auto"/>
        <w:right w:val="none" w:sz="0" w:space="0" w:color="auto"/>
      </w:divBdr>
    </w:div>
    <w:div w:id="182671867">
      <w:marLeft w:val="640"/>
      <w:marRight w:val="0"/>
      <w:marTop w:val="0"/>
      <w:marBottom w:val="0"/>
      <w:divBdr>
        <w:top w:val="none" w:sz="0" w:space="0" w:color="auto"/>
        <w:left w:val="none" w:sz="0" w:space="0" w:color="auto"/>
        <w:bottom w:val="none" w:sz="0" w:space="0" w:color="auto"/>
        <w:right w:val="none" w:sz="0" w:space="0" w:color="auto"/>
      </w:divBdr>
    </w:div>
    <w:div w:id="182745805">
      <w:marLeft w:val="640"/>
      <w:marRight w:val="0"/>
      <w:marTop w:val="0"/>
      <w:marBottom w:val="0"/>
      <w:divBdr>
        <w:top w:val="none" w:sz="0" w:space="0" w:color="auto"/>
        <w:left w:val="none" w:sz="0" w:space="0" w:color="auto"/>
        <w:bottom w:val="none" w:sz="0" w:space="0" w:color="auto"/>
        <w:right w:val="none" w:sz="0" w:space="0" w:color="auto"/>
      </w:divBdr>
    </w:div>
    <w:div w:id="182986053">
      <w:marLeft w:val="640"/>
      <w:marRight w:val="0"/>
      <w:marTop w:val="0"/>
      <w:marBottom w:val="0"/>
      <w:divBdr>
        <w:top w:val="none" w:sz="0" w:space="0" w:color="auto"/>
        <w:left w:val="none" w:sz="0" w:space="0" w:color="auto"/>
        <w:bottom w:val="none" w:sz="0" w:space="0" w:color="auto"/>
        <w:right w:val="none" w:sz="0" w:space="0" w:color="auto"/>
      </w:divBdr>
    </w:div>
    <w:div w:id="183174188">
      <w:marLeft w:val="640"/>
      <w:marRight w:val="0"/>
      <w:marTop w:val="0"/>
      <w:marBottom w:val="0"/>
      <w:divBdr>
        <w:top w:val="none" w:sz="0" w:space="0" w:color="auto"/>
        <w:left w:val="none" w:sz="0" w:space="0" w:color="auto"/>
        <w:bottom w:val="none" w:sz="0" w:space="0" w:color="auto"/>
        <w:right w:val="none" w:sz="0" w:space="0" w:color="auto"/>
      </w:divBdr>
    </w:div>
    <w:div w:id="183178702">
      <w:marLeft w:val="640"/>
      <w:marRight w:val="0"/>
      <w:marTop w:val="0"/>
      <w:marBottom w:val="0"/>
      <w:divBdr>
        <w:top w:val="none" w:sz="0" w:space="0" w:color="auto"/>
        <w:left w:val="none" w:sz="0" w:space="0" w:color="auto"/>
        <w:bottom w:val="none" w:sz="0" w:space="0" w:color="auto"/>
        <w:right w:val="none" w:sz="0" w:space="0" w:color="auto"/>
      </w:divBdr>
    </w:div>
    <w:div w:id="183250552">
      <w:marLeft w:val="640"/>
      <w:marRight w:val="0"/>
      <w:marTop w:val="0"/>
      <w:marBottom w:val="0"/>
      <w:divBdr>
        <w:top w:val="none" w:sz="0" w:space="0" w:color="auto"/>
        <w:left w:val="none" w:sz="0" w:space="0" w:color="auto"/>
        <w:bottom w:val="none" w:sz="0" w:space="0" w:color="auto"/>
        <w:right w:val="none" w:sz="0" w:space="0" w:color="auto"/>
      </w:divBdr>
    </w:div>
    <w:div w:id="183330593">
      <w:marLeft w:val="640"/>
      <w:marRight w:val="0"/>
      <w:marTop w:val="0"/>
      <w:marBottom w:val="0"/>
      <w:divBdr>
        <w:top w:val="none" w:sz="0" w:space="0" w:color="auto"/>
        <w:left w:val="none" w:sz="0" w:space="0" w:color="auto"/>
        <w:bottom w:val="none" w:sz="0" w:space="0" w:color="auto"/>
        <w:right w:val="none" w:sz="0" w:space="0" w:color="auto"/>
      </w:divBdr>
    </w:div>
    <w:div w:id="183524171">
      <w:marLeft w:val="640"/>
      <w:marRight w:val="0"/>
      <w:marTop w:val="0"/>
      <w:marBottom w:val="0"/>
      <w:divBdr>
        <w:top w:val="none" w:sz="0" w:space="0" w:color="auto"/>
        <w:left w:val="none" w:sz="0" w:space="0" w:color="auto"/>
        <w:bottom w:val="none" w:sz="0" w:space="0" w:color="auto"/>
        <w:right w:val="none" w:sz="0" w:space="0" w:color="auto"/>
      </w:divBdr>
    </w:div>
    <w:div w:id="183637806">
      <w:marLeft w:val="640"/>
      <w:marRight w:val="0"/>
      <w:marTop w:val="0"/>
      <w:marBottom w:val="0"/>
      <w:divBdr>
        <w:top w:val="none" w:sz="0" w:space="0" w:color="auto"/>
        <w:left w:val="none" w:sz="0" w:space="0" w:color="auto"/>
        <w:bottom w:val="none" w:sz="0" w:space="0" w:color="auto"/>
        <w:right w:val="none" w:sz="0" w:space="0" w:color="auto"/>
      </w:divBdr>
    </w:div>
    <w:div w:id="183784522">
      <w:marLeft w:val="640"/>
      <w:marRight w:val="0"/>
      <w:marTop w:val="0"/>
      <w:marBottom w:val="0"/>
      <w:divBdr>
        <w:top w:val="none" w:sz="0" w:space="0" w:color="auto"/>
        <w:left w:val="none" w:sz="0" w:space="0" w:color="auto"/>
        <w:bottom w:val="none" w:sz="0" w:space="0" w:color="auto"/>
        <w:right w:val="none" w:sz="0" w:space="0" w:color="auto"/>
      </w:divBdr>
    </w:div>
    <w:div w:id="183787001">
      <w:marLeft w:val="640"/>
      <w:marRight w:val="0"/>
      <w:marTop w:val="0"/>
      <w:marBottom w:val="0"/>
      <w:divBdr>
        <w:top w:val="none" w:sz="0" w:space="0" w:color="auto"/>
        <w:left w:val="none" w:sz="0" w:space="0" w:color="auto"/>
        <w:bottom w:val="none" w:sz="0" w:space="0" w:color="auto"/>
        <w:right w:val="none" w:sz="0" w:space="0" w:color="auto"/>
      </w:divBdr>
    </w:div>
    <w:div w:id="183789209">
      <w:marLeft w:val="640"/>
      <w:marRight w:val="0"/>
      <w:marTop w:val="0"/>
      <w:marBottom w:val="0"/>
      <w:divBdr>
        <w:top w:val="none" w:sz="0" w:space="0" w:color="auto"/>
        <w:left w:val="none" w:sz="0" w:space="0" w:color="auto"/>
        <w:bottom w:val="none" w:sz="0" w:space="0" w:color="auto"/>
        <w:right w:val="none" w:sz="0" w:space="0" w:color="auto"/>
      </w:divBdr>
    </w:div>
    <w:div w:id="183792501">
      <w:marLeft w:val="640"/>
      <w:marRight w:val="0"/>
      <w:marTop w:val="0"/>
      <w:marBottom w:val="0"/>
      <w:divBdr>
        <w:top w:val="none" w:sz="0" w:space="0" w:color="auto"/>
        <w:left w:val="none" w:sz="0" w:space="0" w:color="auto"/>
        <w:bottom w:val="none" w:sz="0" w:space="0" w:color="auto"/>
        <w:right w:val="none" w:sz="0" w:space="0" w:color="auto"/>
      </w:divBdr>
    </w:div>
    <w:div w:id="183793176">
      <w:marLeft w:val="640"/>
      <w:marRight w:val="0"/>
      <w:marTop w:val="0"/>
      <w:marBottom w:val="0"/>
      <w:divBdr>
        <w:top w:val="none" w:sz="0" w:space="0" w:color="auto"/>
        <w:left w:val="none" w:sz="0" w:space="0" w:color="auto"/>
        <w:bottom w:val="none" w:sz="0" w:space="0" w:color="auto"/>
        <w:right w:val="none" w:sz="0" w:space="0" w:color="auto"/>
      </w:divBdr>
    </w:div>
    <w:div w:id="183978386">
      <w:marLeft w:val="640"/>
      <w:marRight w:val="0"/>
      <w:marTop w:val="0"/>
      <w:marBottom w:val="0"/>
      <w:divBdr>
        <w:top w:val="none" w:sz="0" w:space="0" w:color="auto"/>
        <w:left w:val="none" w:sz="0" w:space="0" w:color="auto"/>
        <w:bottom w:val="none" w:sz="0" w:space="0" w:color="auto"/>
        <w:right w:val="none" w:sz="0" w:space="0" w:color="auto"/>
      </w:divBdr>
    </w:div>
    <w:div w:id="184101688">
      <w:marLeft w:val="640"/>
      <w:marRight w:val="0"/>
      <w:marTop w:val="0"/>
      <w:marBottom w:val="0"/>
      <w:divBdr>
        <w:top w:val="none" w:sz="0" w:space="0" w:color="auto"/>
        <w:left w:val="none" w:sz="0" w:space="0" w:color="auto"/>
        <w:bottom w:val="none" w:sz="0" w:space="0" w:color="auto"/>
        <w:right w:val="none" w:sz="0" w:space="0" w:color="auto"/>
      </w:divBdr>
    </w:div>
    <w:div w:id="184171590">
      <w:marLeft w:val="640"/>
      <w:marRight w:val="0"/>
      <w:marTop w:val="0"/>
      <w:marBottom w:val="0"/>
      <w:divBdr>
        <w:top w:val="none" w:sz="0" w:space="0" w:color="auto"/>
        <w:left w:val="none" w:sz="0" w:space="0" w:color="auto"/>
        <w:bottom w:val="none" w:sz="0" w:space="0" w:color="auto"/>
        <w:right w:val="none" w:sz="0" w:space="0" w:color="auto"/>
      </w:divBdr>
    </w:div>
    <w:div w:id="184172146">
      <w:marLeft w:val="640"/>
      <w:marRight w:val="0"/>
      <w:marTop w:val="0"/>
      <w:marBottom w:val="0"/>
      <w:divBdr>
        <w:top w:val="none" w:sz="0" w:space="0" w:color="auto"/>
        <w:left w:val="none" w:sz="0" w:space="0" w:color="auto"/>
        <w:bottom w:val="none" w:sz="0" w:space="0" w:color="auto"/>
        <w:right w:val="none" w:sz="0" w:space="0" w:color="auto"/>
      </w:divBdr>
    </w:div>
    <w:div w:id="184178641">
      <w:marLeft w:val="640"/>
      <w:marRight w:val="0"/>
      <w:marTop w:val="0"/>
      <w:marBottom w:val="0"/>
      <w:divBdr>
        <w:top w:val="none" w:sz="0" w:space="0" w:color="auto"/>
        <w:left w:val="none" w:sz="0" w:space="0" w:color="auto"/>
        <w:bottom w:val="none" w:sz="0" w:space="0" w:color="auto"/>
        <w:right w:val="none" w:sz="0" w:space="0" w:color="auto"/>
      </w:divBdr>
    </w:div>
    <w:div w:id="184179393">
      <w:marLeft w:val="640"/>
      <w:marRight w:val="0"/>
      <w:marTop w:val="0"/>
      <w:marBottom w:val="0"/>
      <w:divBdr>
        <w:top w:val="none" w:sz="0" w:space="0" w:color="auto"/>
        <w:left w:val="none" w:sz="0" w:space="0" w:color="auto"/>
        <w:bottom w:val="none" w:sz="0" w:space="0" w:color="auto"/>
        <w:right w:val="none" w:sz="0" w:space="0" w:color="auto"/>
      </w:divBdr>
    </w:div>
    <w:div w:id="184246171">
      <w:marLeft w:val="640"/>
      <w:marRight w:val="0"/>
      <w:marTop w:val="0"/>
      <w:marBottom w:val="0"/>
      <w:divBdr>
        <w:top w:val="none" w:sz="0" w:space="0" w:color="auto"/>
        <w:left w:val="none" w:sz="0" w:space="0" w:color="auto"/>
        <w:bottom w:val="none" w:sz="0" w:space="0" w:color="auto"/>
        <w:right w:val="none" w:sz="0" w:space="0" w:color="auto"/>
      </w:divBdr>
    </w:div>
    <w:div w:id="184250172">
      <w:marLeft w:val="640"/>
      <w:marRight w:val="0"/>
      <w:marTop w:val="0"/>
      <w:marBottom w:val="0"/>
      <w:divBdr>
        <w:top w:val="none" w:sz="0" w:space="0" w:color="auto"/>
        <w:left w:val="none" w:sz="0" w:space="0" w:color="auto"/>
        <w:bottom w:val="none" w:sz="0" w:space="0" w:color="auto"/>
        <w:right w:val="none" w:sz="0" w:space="0" w:color="auto"/>
      </w:divBdr>
    </w:div>
    <w:div w:id="184363621">
      <w:marLeft w:val="640"/>
      <w:marRight w:val="0"/>
      <w:marTop w:val="0"/>
      <w:marBottom w:val="0"/>
      <w:divBdr>
        <w:top w:val="none" w:sz="0" w:space="0" w:color="auto"/>
        <w:left w:val="none" w:sz="0" w:space="0" w:color="auto"/>
        <w:bottom w:val="none" w:sz="0" w:space="0" w:color="auto"/>
        <w:right w:val="none" w:sz="0" w:space="0" w:color="auto"/>
      </w:divBdr>
    </w:div>
    <w:div w:id="184516398">
      <w:marLeft w:val="640"/>
      <w:marRight w:val="0"/>
      <w:marTop w:val="0"/>
      <w:marBottom w:val="0"/>
      <w:divBdr>
        <w:top w:val="none" w:sz="0" w:space="0" w:color="auto"/>
        <w:left w:val="none" w:sz="0" w:space="0" w:color="auto"/>
        <w:bottom w:val="none" w:sz="0" w:space="0" w:color="auto"/>
        <w:right w:val="none" w:sz="0" w:space="0" w:color="auto"/>
      </w:divBdr>
    </w:div>
    <w:div w:id="184560312">
      <w:marLeft w:val="640"/>
      <w:marRight w:val="0"/>
      <w:marTop w:val="0"/>
      <w:marBottom w:val="0"/>
      <w:divBdr>
        <w:top w:val="none" w:sz="0" w:space="0" w:color="auto"/>
        <w:left w:val="none" w:sz="0" w:space="0" w:color="auto"/>
        <w:bottom w:val="none" w:sz="0" w:space="0" w:color="auto"/>
        <w:right w:val="none" w:sz="0" w:space="0" w:color="auto"/>
      </w:divBdr>
    </w:div>
    <w:div w:id="184560341">
      <w:marLeft w:val="640"/>
      <w:marRight w:val="0"/>
      <w:marTop w:val="0"/>
      <w:marBottom w:val="0"/>
      <w:divBdr>
        <w:top w:val="none" w:sz="0" w:space="0" w:color="auto"/>
        <w:left w:val="none" w:sz="0" w:space="0" w:color="auto"/>
        <w:bottom w:val="none" w:sz="0" w:space="0" w:color="auto"/>
        <w:right w:val="none" w:sz="0" w:space="0" w:color="auto"/>
      </w:divBdr>
    </w:div>
    <w:div w:id="184563803">
      <w:marLeft w:val="640"/>
      <w:marRight w:val="0"/>
      <w:marTop w:val="0"/>
      <w:marBottom w:val="0"/>
      <w:divBdr>
        <w:top w:val="none" w:sz="0" w:space="0" w:color="auto"/>
        <w:left w:val="none" w:sz="0" w:space="0" w:color="auto"/>
        <w:bottom w:val="none" w:sz="0" w:space="0" w:color="auto"/>
        <w:right w:val="none" w:sz="0" w:space="0" w:color="auto"/>
      </w:divBdr>
    </w:div>
    <w:div w:id="184634186">
      <w:marLeft w:val="640"/>
      <w:marRight w:val="0"/>
      <w:marTop w:val="0"/>
      <w:marBottom w:val="0"/>
      <w:divBdr>
        <w:top w:val="none" w:sz="0" w:space="0" w:color="auto"/>
        <w:left w:val="none" w:sz="0" w:space="0" w:color="auto"/>
        <w:bottom w:val="none" w:sz="0" w:space="0" w:color="auto"/>
        <w:right w:val="none" w:sz="0" w:space="0" w:color="auto"/>
      </w:divBdr>
    </w:div>
    <w:div w:id="184681172">
      <w:marLeft w:val="640"/>
      <w:marRight w:val="0"/>
      <w:marTop w:val="0"/>
      <w:marBottom w:val="0"/>
      <w:divBdr>
        <w:top w:val="none" w:sz="0" w:space="0" w:color="auto"/>
        <w:left w:val="none" w:sz="0" w:space="0" w:color="auto"/>
        <w:bottom w:val="none" w:sz="0" w:space="0" w:color="auto"/>
        <w:right w:val="none" w:sz="0" w:space="0" w:color="auto"/>
      </w:divBdr>
    </w:div>
    <w:div w:id="184750890">
      <w:marLeft w:val="640"/>
      <w:marRight w:val="0"/>
      <w:marTop w:val="0"/>
      <w:marBottom w:val="0"/>
      <w:divBdr>
        <w:top w:val="none" w:sz="0" w:space="0" w:color="auto"/>
        <w:left w:val="none" w:sz="0" w:space="0" w:color="auto"/>
        <w:bottom w:val="none" w:sz="0" w:space="0" w:color="auto"/>
        <w:right w:val="none" w:sz="0" w:space="0" w:color="auto"/>
      </w:divBdr>
    </w:div>
    <w:div w:id="184755000">
      <w:marLeft w:val="640"/>
      <w:marRight w:val="0"/>
      <w:marTop w:val="0"/>
      <w:marBottom w:val="0"/>
      <w:divBdr>
        <w:top w:val="none" w:sz="0" w:space="0" w:color="auto"/>
        <w:left w:val="none" w:sz="0" w:space="0" w:color="auto"/>
        <w:bottom w:val="none" w:sz="0" w:space="0" w:color="auto"/>
        <w:right w:val="none" w:sz="0" w:space="0" w:color="auto"/>
      </w:divBdr>
    </w:div>
    <w:div w:id="184944726">
      <w:marLeft w:val="640"/>
      <w:marRight w:val="0"/>
      <w:marTop w:val="0"/>
      <w:marBottom w:val="0"/>
      <w:divBdr>
        <w:top w:val="none" w:sz="0" w:space="0" w:color="auto"/>
        <w:left w:val="none" w:sz="0" w:space="0" w:color="auto"/>
        <w:bottom w:val="none" w:sz="0" w:space="0" w:color="auto"/>
        <w:right w:val="none" w:sz="0" w:space="0" w:color="auto"/>
      </w:divBdr>
    </w:div>
    <w:div w:id="185096436">
      <w:marLeft w:val="640"/>
      <w:marRight w:val="0"/>
      <w:marTop w:val="0"/>
      <w:marBottom w:val="0"/>
      <w:divBdr>
        <w:top w:val="none" w:sz="0" w:space="0" w:color="auto"/>
        <w:left w:val="none" w:sz="0" w:space="0" w:color="auto"/>
        <w:bottom w:val="none" w:sz="0" w:space="0" w:color="auto"/>
        <w:right w:val="none" w:sz="0" w:space="0" w:color="auto"/>
      </w:divBdr>
    </w:div>
    <w:div w:id="185097656">
      <w:marLeft w:val="640"/>
      <w:marRight w:val="0"/>
      <w:marTop w:val="0"/>
      <w:marBottom w:val="0"/>
      <w:divBdr>
        <w:top w:val="none" w:sz="0" w:space="0" w:color="auto"/>
        <w:left w:val="none" w:sz="0" w:space="0" w:color="auto"/>
        <w:bottom w:val="none" w:sz="0" w:space="0" w:color="auto"/>
        <w:right w:val="none" w:sz="0" w:space="0" w:color="auto"/>
      </w:divBdr>
    </w:div>
    <w:div w:id="185139511">
      <w:marLeft w:val="640"/>
      <w:marRight w:val="0"/>
      <w:marTop w:val="0"/>
      <w:marBottom w:val="0"/>
      <w:divBdr>
        <w:top w:val="none" w:sz="0" w:space="0" w:color="auto"/>
        <w:left w:val="none" w:sz="0" w:space="0" w:color="auto"/>
        <w:bottom w:val="none" w:sz="0" w:space="0" w:color="auto"/>
        <w:right w:val="none" w:sz="0" w:space="0" w:color="auto"/>
      </w:divBdr>
    </w:div>
    <w:div w:id="185214186">
      <w:marLeft w:val="640"/>
      <w:marRight w:val="0"/>
      <w:marTop w:val="0"/>
      <w:marBottom w:val="0"/>
      <w:divBdr>
        <w:top w:val="none" w:sz="0" w:space="0" w:color="auto"/>
        <w:left w:val="none" w:sz="0" w:space="0" w:color="auto"/>
        <w:bottom w:val="none" w:sz="0" w:space="0" w:color="auto"/>
        <w:right w:val="none" w:sz="0" w:space="0" w:color="auto"/>
      </w:divBdr>
    </w:div>
    <w:div w:id="185366342">
      <w:marLeft w:val="640"/>
      <w:marRight w:val="0"/>
      <w:marTop w:val="0"/>
      <w:marBottom w:val="0"/>
      <w:divBdr>
        <w:top w:val="none" w:sz="0" w:space="0" w:color="auto"/>
        <w:left w:val="none" w:sz="0" w:space="0" w:color="auto"/>
        <w:bottom w:val="none" w:sz="0" w:space="0" w:color="auto"/>
        <w:right w:val="none" w:sz="0" w:space="0" w:color="auto"/>
      </w:divBdr>
    </w:div>
    <w:div w:id="185483964">
      <w:marLeft w:val="640"/>
      <w:marRight w:val="0"/>
      <w:marTop w:val="0"/>
      <w:marBottom w:val="0"/>
      <w:divBdr>
        <w:top w:val="none" w:sz="0" w:space="0" w:color="auto"/>
        <w:left w:val="none" w:sz="0" w:space="0" w:color="auto"/>
        <w:bottom w:val="none" w:sz="0" w:space="0" w:color="auto"/>
        <w:right w:val="none" w:sz="0" w:space="0" w:color="auto"/>
      </w:divBdr>
    </w:div>
    <w:div w:id="185562371">
      <w:marLeft w:val="640"/>
      <w:marRight w:val="0"/>
      <w:marTop w:val="0"/>
      <w:marBottom w:val="0"/>
      <w:divBdr>
        <w:top w:val="none" w:sz="0" w:space="0" w:color="auto"/>
        <w:left w:val="none" w:sz="0" w:space="0" w:color="auto"/>
        <w:bottom w:val="none" w:sz="0" w:space="0" w:color="auto"/>
        <w:right w:val="none" w:sz="0" w:space="0" w:color="auto"/>
      </w:divBdr>
    </w:div>
    <w:div w:id="185562375">
      <w:marLeft w:val="640"/>
      <w:marRight w:val="0"/>
      <w:marTop w:val="0"/>
      <w:marBottom w:val="0"/>
      <w:divBdr>
        <w:top w:val="none" w:sz="0" w:space="0" w:color="auto"/>
        <w:left w:val="none" w:sz="0" w:space="0" w:color="auto"/>
        <w:bottom w:val="none" w:sz="0" w:space="0" w:color="auto"/>
        <w:right w:val="none" w:sz="0" w:space="0" w:color="auto"/>
      </w:divBdr>
    </w:div>
    <w:div w:id="185563654">
      <w:marLeft w:val="640"/>
      <w:marRight w:val="0"/>
      <w:marTop w:val="0"/>
      <w:marBottom w:val="0"/>
      <w:divBdr>
        <w:top w:val="none" w:sz="0" w:space="0" w:color="auto"/>
        <w:left w:val="none" w:sz="0" w:space="0" w:color="auto"/>
        <w:bottom w:val="none" w:sz="0" w:space="0" w:color="auto"/>
        <w:right w:val="none" w:sz="0" w:space="0" w:color="auto"/>
      </w:divBdr>
    </w:div>
    <w:div w:id="185599736">
      <w:marLeft w:val="640"/>
      <w:marRight w:val="0"/>
      <w:marTop w:val="0"/>
      <w:marBottom w:val="0"/>
      <w:divBdr>
        <w:top w:val="none" w:sz="0" w:space="0" w:color="auto"/>
        <w:left w:val="none" w:sz="0" w:space="0" w:color="auto"/>
        <w:bottom w:val="none" w:sz="0" w:space="0" w:color="auto"/>
        <w:right w:val="none" w:sz="0" w:space="0" w:color="auto"/>
      </w:divBdr>
    </w:div>
    <w:div w:id="185601478">
      <w:marLeft w:val="640"/>
      <w:marRight w:val="0"/>
      <w:marTop w:val="0"/>
      <w:marBottom w:val="0"/>
      <w:divBdr>
        <w:top w:val="none" w:sz="0" w:space="0" w:color="auto"/>
        <w:left w:val="none" w:sz="0" w:space="0" w:color="auto"/>
        <w:bottom w:val="none" w:sz="0" w:space="0" w:color="auto"/>
        <w:right w:val="none" w:sz="0" w:space="0" w:color="auto"/>
      </w:divBdr>
    </w:div>
    <w:div w:id="185606781">
      <w:marLeft w:val="640"/>
      <w:marRight w:val="0"/>
      <w:marTop w:val="0"/>
      <w:marBottom w:val="0"/>
      <w:divBdr>
        <w:top w:val="none" w:sz="0" w:space="0" w:color="auto"/>
        <w:left w:val="none" w:sz="0" w:space="0" w:color="auto"/>
        <w:bottom w:val="none" w:sz="0" w:space="0" w:color="auto"/>
        <w:right w:val="none" w:sz="0" w:space="0" w:color="auto"/>
      </w:divBdr>
    </w:div>
    <w:div w:id="185675510">
      <w:marLeft w:val="640"/>
      <w:marRight w:val="0"/>
      <w:marTop w:val="0"/>
      <w:marBottom w:val="0"/>
      <w:divBdr>
        <w:top w:val="none" w:sz="0" w:space="0" w:color="auto"/>
        <w:left w:val="none" w:sz="0" w:space="0" w:color="auto"/>
        <w:bottom w:val="none" w:sz="0" w:space="0" w:color="auto"/>
        <w:right w:val="none" w:sz="0" w:space="0" w:color="auto"/>
      </w:divBdr>
    </w:div>
    <w:div w:id="185680144">
      <w:marLeft w:val="640"/>
      <w:marRight w:val="0"/>
      <w:marTop w:val="0"/>
      <w:marBottom w:val="0"/>
      <w:divBdr>
        <w:top w:val="none" w:sz="0" w:space="0" w:color="auto"/>
        <w:left w:val="none" w:sz="0" w:space="0" w:color="auto"/>
        <w:bottom w:val="none" w:sz="0" w:space="0" w:color="auto"/>
        <w:right w:val="none" w:sz="0" w:space="0" w:color="auto"/>
      </w:divBdr>
    </w:div>
    <w:div w:id="185680488">
      <w:marLeft w:val="640"/>
      <w:marRight w:val="0"/>
      <w:marTop w:val="0"/>
      <w:marBottom w:val="0"/>
      <w:divBdr>
        <w:top w:val="none" w:sz="0" w:space="0" w:color="auto"/>
        <w:left w:val="none" w:sz="0" w:space="0" w:color="auto"/>
        <w:bottom w:val="none" w:sz="0" w:space="0" w:color="auto"/>
        <w:right w:val="none" w:sz="0" w:space="0" w:color="auto"/>
      </w:divBdr>
    </w:div>
    <w:div w:id="185752671">
      <w:marLeft w:val="640"/>
      <w:marRight w:val="0"/>
      <w:marTop w:val="0"/>
      <w:marBottom w:val="0"/>
      <w:divBdr>
        <w:top w:val="none" w:sz="0" w:space="0" w:color="auto"/>
        <w:left w:val="none" w:sz="0" w:space="0" w:color="auto"/>
        <w:bottom w:val="none" w:sz="0" w:space="0" w:color="auto"/>
        <w:right w:val="none" w:sz="0" w:space="0" w:color="auto"/>
      </w:divBdr>
    </w:div>
    <w:div w:id="185825941">
      <w:marLeft w:val="640"/>
      <w:marRight w:val="0"/>
      <w:marTop w:val="0"/>
      <w:marBottom w:val="0"/>
      <w:divBdr>
        <w:top w:val="none" w:sz="0" w:space="0" w:color="auto"/>
        <w:left w:val="none" w:sz="0" w:space="0" w:color="auto"/>
        <w:bottom w:val="none" w:sz="0" w:space="0" w:color="auto"/>
        <w:right w:val="none" w:sz="0" w:space="0" w:color="auto"/>
      </w:divBdr>
    </w:div>
    <w:div w:id="185826230">
      <w:marLeft w:val="640"/>
      <w:marRight w:val="0"/>
      <w:marTop w:val="0"/>
      <w:marBottom w:val="0"/>
      <w:divBdr>
        <w:top w:val="none" w:sz="0" w:space="0" w:color="auto"/>
        <w:left w:val="none" w:sz="0" w:space="0" w:color="auto"/>
        <w:bottom w:val="none" w:sz="0" w:space="0" w:color="auto"/>
        <w:right w:val="none" w:sz="0" w:space="0" w:color="auto"/>
      </w:divBdr>
    </w:div>
    <w:div w:id="185991840">
      <w:marLeft w:val="640"/>
      <w:marRight w:val="0"/>
      <w:marTop w:val="0"/>
      <w:marBottom w:val="0"/>
      <w:divBdr>
        <w:top w:val="none" w:sz="0" w:space="0" w:color="auto"/>
        <w:left w:val="none" w:sz="0" w:space="0" w:color="auto"/>
        <w:bottom w:val="none" w:sz="0" w:space="0" w:color="auto"/>
        <w:right w:val="none" w:sz="0" w:space="0" w:color="auto"/>
      </w:divBdr>
    </w:div>
    <w:div w:id="186062773">
      <w:marLeft w:val="640"/>
      <w:marRight w:val="0"/>
      <w:marTop w:val="0"/>
      <w:marBottom w:val="0"/>
      <w:divBdr>
        <w:top w:val="none" w:sz="0" w:space="0" w:color="auto"/>
        <w:left w:val="none" w:sz="0" w:space="0" w:color="auto"/>
        <w:bottom w:val="none" w:sz="0" w:space="0" w:color="auto"/>
        <w:right w:val="none" w:sz="0" w:space="0" w:color="auto"/>
      </w:divBdr>
    </w:div>
    <w:div w:id="186139545">
      <w:marLeft w:val="640"/>
      <w:marRight w:val="0"/>
      <w:marTop w:val="0"/>
      <w:marBottom w:val="0"/>
      <w:divBdr>
        <w:top w:val="none" w:sz="0" w:space="0" w:color="auto"/>
        <w:left w:val="none" w:sz="0" w:space="0" w:color="auto"/>
        <w:bottom w:val="none" w:sz="0" w:space="0" w:color="auto"/>
        <w:right w:val="none" w:sz="0" w:space="0" w:color="auto"/>
      </w:divBdr>
    </w:div>
    <w:div w:id="186220163">
      <w:marLeft w:val="640"/>
      <w:marRight w:val="0"/>
      <w:marTop w:val="0"/>
      <w:marBottom w:val="0"/>
      <w:divBdr>
        <w:top w:val="none" w:sz="0" w:space="0" w:color="auto"/>
        <w:left w:val="none" w:sz="0" w:space="0" w:color="auto"/>
        <w:bottom w:val="none" w:sz="0" w:space="0" w:color="auto"/>
        <w:right w:val="none" w:sz="0" w:space="0" w:color="auto"/>
      </w:divBdr>
    </w:div>
    <w:div w:id="186255175">
      <w:marLeft w:val="640"/>
      <w:marRight w:val="0"/>
      <w:marTop w:val="0"/>
      <w:marBottom w:val="0"/>
      <w:divBdr>
        <w:top w:val="none" w:sz="0" w:space="0" w:color="auto"/>
        <w:left w:val="none" w:sz="0" w:space="0" w:color="auto"/>
        <w:bottom w:val="none" w:sz="0" w:space="0" w:color="auto"/>
        <w:right w:val="none" w:sz="0" w:space="0" w:color="auto"/>
      </w:divBdr>
    </w:div>
    <w:div w:id="186263371">
      <w:marLeft w:val="640"/>
      <w:marRight w:val="0"/>
      <w:marTop w:val="0"/>
      <w:marBottom w:val="0"/>
      <w:divBdr>
        <w:top w:val="none" w:sz="0" w:space="0" w:color="auto"/>
        <w:left w:val="none" w:sz="0" w:space="0" w:color="auto"/>
        <w:bottom w:val="none" w:sz="0" w:space="0" w:color="auto"/>
        <w:right w:val="none" w:sz="0" w:space="0" w:color="auto"/>
      </w:divBdr>
    </w:div>
    <w:div w:id="186450355">
      <w:marLeft w:val="640"/>
      <w:marRight w:val="0"/>
      <w:marTop w:val="0"/>
      <w:marBottom w:val="0"/>
      <w:divBdr>
        <w:top w:val="none" w:sz="0" w:space="0" w:color="auto"/>
        <w:left w:val="none" w:sz="0" w:space="0" w:color="auto"/>
        <w:bottom w:val="none" w:sz="0" w:space="0" w:color="auto"/>
        <w:right w:val="none" w:sz="0" w:space="0" w:color="auto"/>
      </w:divBdr>
    </w:div>
    <w:div w:id="186526710">
      <w:marLeft w:val="640"/>
      <w:marRight w:val="0"/>
      <w:marTop w:val="0"/>
      <w:marBottom w:val="0"/>
      <w:divBdr>
        <w:top w:val="none" w:sz="0" w:space="0" w:color="auto"/>
        <w:left w:val="none" w:sz="0" w:space="0" w:color="auto"/>
        <w:bottom w:val="none" w:sz="0" w:space="0" w:color="auto"/>
        <w:right w:val="none" w:sz="0" w:space="0" w:color="auto"/>
      </w:divBdr>
    </w:div>
    <w:div w:id="186527821">
      <w:marLeft w:val="640"/>
      <w:marRight w:val="0"/>
      <w:marTop w:val="0"/>
      <w:marBottom w:val="0"/>
      <w:divBdr>
        <w:top w:val="none" w:sz="0" w:space="0" w:color="auto"/>
        <w:left w:val="none" w:sz="0" w:space="0" w:color="auto"/>
        <w:bottom w:val="none" w:sz="0" w:space="0" w:color="auto"/>
        <w:right w:val="none" w:sz="0" w:space="0" w:color="auto"/>
      </w:divBdr>
    </w:div>
    <w:div w:id="186530647">
      <w:marLeft w:val="640"/>
      <w:marRight w:val="0"/>
      <w:marTop w:val="0"/>
      <w:marBottom w:val="0"/>
      <w:divBdr>
        <w:top w:val="none" w:sz="0" w:space="0" w:color="auto"/>
        <w:left w:val="none" w:sz="0" w:space="0" w:color="auto"/>
        <w:bottom w:val="none" w:sz="0" w:space="0" w:color="auto"/>
        <w:right w:val="none" w:sz="0" w:space="0" w:color="auto"/>
      </w:divBdr>
    </w:div>
    <w:div w:id="186531816">
      <w:marLeft w:val="640"/>
      <w:marRight w:val="0"/>
      <w:marTop w:val="0"/>
      <w:marBottom w:val="0"/>
      <w:divBdr>
        <w:top w:val="none" w:sz="0" w:space="0" w:color="auto"/>
        <w:left w:val="none" w:sz="0" w:space="0" w:color="auto"/>
        <w:bottom w:val="none" w:sz="0" w:space="0" w:color="auto"/>
        <w:right w:val="none" w:sz="0" w:space="0" w:color="auto"/>
      </w:divBdr>
    </w:div>
    <w:div w:id="186598195">
      <w:marLeft w:val="640"/>
      <w:marRight w:val="0"/>
      <w:marTop w:val="0"/>
      <w:marBottom w:val="0"/>
      <w:divBdr>
        <w:top w:val="none" w:sz="0" w:space="0" w:color="auto"/>
        <w:left w:val="none" w:sz="0" w:space="0" w:color="auto"/>
        <w:bottom w:val="none" w:sz="0" w:space="0" w:color="auto"/>
        <w:right w:val="none" w:sz="0" w:space="0" w:color="auto"/>
      </w:divBdr>
    </w:div>
    <w:div w:id="186601080">
      <w:marLeft w:val="640"/>
      <w:marRight w:val="0"/>
      <w:marTop w:val="0"/>
      <w:marBottom w:val="0"/>
      <w:divBdr>
        <w:top w:val="none" w:sz="0" w:space="0" w:color="auto"/>
        <w:left w:val="none" w:sz="0" w:space="0" w:color="auto"/>
        <w:bottom w:val="none" w:sz="0" w:space="0" w:color="auto"/>
        <w:right w:val="none" w:sz="0" w:space="0" w:color="auto"/>
      </w:divBdr>
    </w:div>
    <w:div w:id="186718231">
      <w:marLeft w:val="640"/>
      <w:marRight w:val="0"/>
      <w:marTop w:val="0"/>
      <w:marBottom w:val="0"/>
      <w:divBdr>
        <w:top w:val="none" w:sz="0" w:space="0" w:color="auto"/>
        <w:left w:val="none" w:sz="0" w:space="0" w:color="auto"/>
        <w:bottom w:val="none" w:sz="0" w:space="0" w:color="auto"/>
        <w:right w:val="none" w:sz="0" w:space="0" w:color="auto"/>
      </w:divBdr>
    </w:div>
    <w:div w:id="186722689">
      <w:marLeft w:val="640"/>
      <w:marRight w:val="0"/>
      <w:marTop w:val="0"/>
      <w:marBottom w:val="0"/>
      <w:divBdr>
        <w:top w:val="none" w:sz="0" w:space="0" w:color="auto"/>
        <w:left w:val="none" w:sz="0" w:space="0" w:color="auto"/>
        <w:bottom w:val="none" w:sz="0" w:space="0" w:color="auto"/>
        <w:right w:val="none" w:sz="0" w:space="0" w:color="auto"/>
      </w:divBdr>
    </w:div>
    <w:div w:id="186792663">
      <w:marLeft w:val="640"/>
      <w:marRight w:val="0"/>
      <w:marTop w:val="0"/>
      <w:marBottom w:val="0"/>
      <w:divBdr>
        <w:top w:val="none" w:sz="0" w:space="0" w:color="auto"/>
        <w:left w:val="none" w:sz="0" w:space="0" w:color="auto"/>
        <w:bottom w:val="none" w:sz="0" w:space="0" w:color="auto"/>
        <w:right w:val="none" w:sz="0" w:space="0" w:color="auto"/>
      </w:divBdr>
    </w:div>
    <w:div w:id="186798266">
      <w:marLeft w:val="640"/>
      <w:marRight w:val="0"/>
      <w:marTop w:val="0"/>
      <w:marBottom w:val="0"/>
      <w:divBdr>
        <w:top w:val="none" w:sz="0" w:space="0" w:color="auto"/>
        <w:left w:val="none" w:sz="0" w:space="0" w:color="auto"/>
        <w:bottom w:val="none" w:sz="0" w:space="0" w:color="auto"/>
        <w:right w:val="none" w:sz="0" w:space="0" w:color="auto"/>
      </w:divBdr>
    </w:div>
    <w:div w:id="187179881">
      <w:marLeft w:val="640"/>
      <w:marRight w:val="0"/>
      <w:marTop w:val="0"/>
      <w:marBottom w:val="0"/>
      <w:divBdr>
        <w:top w:val="none" w:sz="0" w:space="0" w:color="auto"/>
        <w:left w:val="none" w:sz="0" w:space="0" w:color="auto"/>
        <w:bottom w:val="none" w:sz="0" w:space="0" w:color="auto"/>
        <w:right w:val="none" w:sz="0" w:space="0" w:color="auto"/>
      </w:divBdr>
    </w:div>
    <w:div w:id="187257842">
      <w:marLeft w:val="640"/>
      <w:marRight w:val="0"/>
      <w:marTop w:val="0"/>
      <w:marBottom w:val="0"/>
      <w:divBdr>
        <w:top w:val="none" w:sz="0" w:space="0" w:color="auto"/>
        <w:left w:val="none" w:sz="0" w:space="0" w:color="auto"/>
        <w:bottom w:val="none" w:sz="0" w:space="0" w:color="auto"/>
        <w:right w:val="none" w:sz="0" w:space="0" w:color="auto"/>
      </w:divBdr>
    </w:div>
    <w:div w:id="187373247">
      <w:marLeft w:val="640"/>
      <w:marRight w:val="0"/>
      <w:marTop w:val="0"/>
      <w:marBottom w:val="0"/>
      <w:divBdr>
        <w:top w:val="none" w:sz="0" w:space="0" w:color="auto"/>
        <w:left w:val="none" w:sz="0" w:space="0" w:color="auto"/>
        <w:bottom w:val="none" w:sz="0" w:space="0" w:color="auto"/>
        <w:right w:val="none" w:sz="0" w:space="0" w:color="auto"/>
      </w:divBdr>
    </w:div>
    <w:div w:id="187452429">
      <w:marLeft w:val="640"/>
      <w:marRight w:val="0"/>
      <w:marTop w:val="0"/>
      <w:marBottom w:val="0"/>
      <w:divBdr>
        <w:top w:val="none" w:sz="0" w:space="0" w:color="auto"/>
        <w:left w:val="none" w:sz="0" w:space="0" w:color="auto"/>
        <w:bottom w:val="none" w:sz="0" w:space="0" w:color="auto"/>
        <w:right w:val="none" w:sz="0" w:space="0" w:color="auto"/>
      </w:divBdr>
    </w:div>
    <w:div w:id="187565501">
      <w:marLeft w:val="640"/>
      <w:marRight w:val="0"/>
      <w:marTop w:val="0"/>
      <w:marBottom w:val="0"/>
      <w:divBdr>
        <w:top w:val="none" w:sz="0" w:space="0" w:color="auto"/>
        <w:left w:val="none" w:sz="0" w:space="0" w:color="auto"/>
        <w:bottom w:val="none" w:sz="0" w:space="0" w:color="auto"/>
        <w:right w:val="none" w:sz="0" w:space="0" w:color="auto"/>
      </w:divBdr>
    </w:div>
    <w:div w:id="187645448">
      <w:marLeft w:val="640"/>
      <w:marRight w:val="0"/>
      <w:marTop w:val="0"/>
      <w:marBottom w:val="0"/>
      <w:divBdr>
        <w:top w:val="none" w:sz="0" w:space="0" w:color="auto"/>
        <w:left w:val="none" w:sz="0" w:space="0" w:color="auto"/>
        <w:bottom w:val="none" w:sz="0" w:space="0" w:color="auto"/>
        <w:right w:val="none" w:sz="0" w:space="0" w:color="auto"/>
      </w:divBdr>
    </w:div>
    <w:div w:id="187646014">
      <w:marLeft w:val="640"/>
      <w:marRight w:val="0"/>
      <w:marTop w:val="0"/>
      <w:marBottom w:val="0"/>
      <w:divBdr>
        <w:top w:val="none" w:sz="0" w:space="0" w:color="auto"/>
        <w:left w:val="none" w:sz="0" w:space="0" w:color="auto"/>
        <w:bottom w:val="none" w:sz="0" w:space="0" w:color="auto"/>
        <w:right w:val="none" w:sz="0" w:space="0" w:color="auto"/>
      </w:divBdr>
    </w:div>
    <w:div w:id="187646606">
      <w:marLeft w:val="640"/>
      <w:marRight w:val="0"/>
      <w:marTop w:val="0"/>
      <w:marBottom w:val="0"/>
      <w:divBdr>
        <w:top w:val="none" w:sz="0" w:space="0" w:color="auto"/>
        <w:left w:val="none" w:sz="0" w:space="0" w:color="auto"/>
        <w:bottom w:val="none" w:sz="0" w:space="0" w:color="auto"/>
        <w:right w:val="none" w:sz="0" w:space="0" w:color="auto"/>
      </w:divBdr>
    </w:div>
    <w:div w:id="187648426">
      <w:marLeft w:val="640"/>
      <w:marRight w:val="0"/>
      <w:marTop w:val="0"/>
      <w:marBottom w:val="0"/>
      <w:divBdr>
        <w:top w:val="none" w:sz="0" w:space="0" w:color="auto"/>
        <w:left w:val="none" w:sz="0" w:space="0" w:color="auto"/>
        <w:bottom w:val="none" w:sz="0" w:space="0" w:color="auto"/>
        <w:right w:val="none" w:sz="0" w:space="0" w:color="auto"/>
      </w:divBdr>
    </w:div>
    <w:div w:id="187715538">
      <w:marLeft w:val="640"/>
      <w:marRight w:val="0"/>
      <w:marTop w:val="0"/>
      <w:marBottom w:val="0"/>
      <w:divBdr>
        <w:top w:val="none" w:sz="0" w:space="0" w:color="auto"/>
        <w:left w:val="none" w:sz="0" w:space="0" w:color="auto"/>
        <w:bottom w:val="none" w:sz="0" w:space="0" w:color="auto"/>
        <w:right w:val="none" w:sz="0" w:space="0" w:color="auto"/>
      </w:divBdr>
    </w:div>
    <w:div w:id="187762059">
      <w:marLeft w:val="640"/>
      <w:marRight w:val="0"/>
      <w:marTop w:val="0"/>
      <w:marBottom w:val="0"/>
      <w:divBdr>
        <w:top w:val="none" w:sz="0" w:space="0" w:color="auto"/>
        <w:left w:val="none" w:sz="0" w:space="0" w:color="auto"/>
        <w:bottom w:val="none" w:sz="0" w:space="0" w:color="auto"/>
        <w:right w:val="none" w:sz="0" w:space="0" w:color="auto"/>
      </w:divBdr>
    </w:div>
    <w:div w:id="187762923">
      <w:bodyDiv w:val="1"/>
      <w:marLeft w:val="0"/>
      <w:marRight w:val="0"/>
      <w:marTop w:val="0"/>
      <w:marBottom w:val="0"/>
      <w:divBdr>
        <w:top w:val="none" w:sz="0" w:space="0" w:color="auto"/>
        <w:left w:val="none" w:sz="0" w:space="0" w:color="auto"/>
        <w:bottom w:val="none" w:sz="0" w:space="0" w:color="auto"/>
        <w:right w:val="none" w:sz="0" w:space="0" w:color="auto"/>
      </w:divBdr>
    </w:div>
    <w:div w:id="188027820">
      <w:marLeft w:val="640"/>
      <w:marRight w:val="0"/>
      <w:marTop w:val="0"/>
      <w:marBottom w:val="0"/>
      <w:divBdr>
        <w:top w:val="none" w:sz="0" w:space="0" w:color="auto"/>
        <w:left w:val="none" w:sz="0" w:space="0" w:color="auto"/>
        <w:bottom w:val="none" w:sz="0" w:space="0" w:color="auto"/>
        <w:right w:val="none" w:sz="0" w:space="0" w:color="auto"/>
      </w:divBdr>
    </w:div>
    <w:div w:id="188103734">
      <w:marLeft w:val="640"/>
      <w:marRight w:val="0"/>
      <w:marTop w:val="0"/>
      <w:marBottom w:val="0"/>
      <w:divBdr>
        <w:top w:val="none" w:sz="0" w:space="0" w:color="auto"/>
        <w:left w:val="none" w:sz="0" w:space="0" w:color="auto"/>
        <w:bottom w:val="none" w:sz="0" w:space="0" w:color="auto"/>
        <w:right w:val="none" w:sz="0" w:space="0" w:color="auto"/>
      </w:divBdr>
    </w:div>
    <w:div w:id="188107625">
      <w:marLeft w:val="640"/>
      <w:marRight w:val="0"/>
      <w:marTop w:val="0"/>
      <w:marBottom w:val="0"/>
      <w:divBdr>
        <w:top w:val="none" w:sz="0" w:space="0" w:color="auto"/>
        <w:left w:val="none" w:sz="0" w:space="0" w:color="auto"/>
        <w:bottom w:val="none" w:sz="0" w:space="0" w:color="auto"/>
        <w:right w:val="none" w:sz="0" w:space="0" w:color="auto"/>
      </w:divBdr>
    </w:div>
    <w:div w:id="188180902">
      <w:marLeft w:val="640"/>
      <w:marRight w:val="0"/>
      <w:marTop w:val="0"/>
      <w:marBottom w:val="0"/>
      <w:divBdr>
        <w:top w:val="none" w:sz="0" w:space="0" w:color="auto"/>
        <w:left w:val="none" w:sz="0" w:space="0" w:color="auto"/>
        <w:bottom w:val="none" w:sz="0" w:space="0" w:color="auto"/>
        <w:right w:val="none" w:sz="0" w:space="0" w:color="auto"/>
      </w:divBdr>
    </w:div>
    <w:div w:id="188226168">
      <w:marLeft w:val="640"/>
      <w:marRight w:val="0"/>
      <w:marTop w:val="0"/>
      <w:marBottom w:val="0"/>
      <w:divBdr>
        <w:top w:val="none" w:sz="0" w:space="0" w:color="auto"/>
        <w:left w:val="none" w:sz="0" w:space="0" w:color="auto"/>
        <w:bottom w:val="none" w:sz="0" w:space="0" w:color="auto"/>
        <w:right w:val="none" w:sz="0" w:space="0" w:color="auto"/>
      </w:divBdr>
    </w:div>
    <w:div w:id="188296593">
      <w:marLeft w:val="640"/>
      <w:marRight w:val="0"/>
      <w:marTop w:val="0"/>
      <w:marBottom w:val="0"/>
      <w:divBdr>
        <w:top w:val="none" w:sz="0" w:space="0" w:color="auto"/>
        <w:left w:val="none" w:sz="0" w:space="0" w:color="auto"/>
        <w:bottom w:val="none" w:sz="0" w:space="0" w:color="auto"/>
        <w:right w:val="none" w:sz="0" w:space="0" w:color="auto"/>
      </w:divBdr>
    </w:div>
    <w:div w:id="188378477">
      <w:marLeft w:val="640"/>
      <w:marRight w:val="0"/>
      <w:marTop w:val="0"/>
      <w:marBottom w:val="0"/>
      <w:divBdr>
        <w:top w:val="none" w:sz="0" w:space="0" w:color="auto"/>
        <w:left w:val="none" w:sz="0" w:space="0" w:color="auto"/>
        <w:bottom w:val="none" w:sz="0" w:space="0" w:color="auto"/>
        <w:right w:val="none" w:sz="0" w:space="0" w:color="auto"/>
      </w:divBdr>
    </w:div>
    <w:div w:id="188493236">
      <w:marLeft w:val="640"/>
      <w:marRight w:val="0"/>
      <w:marTop w:val="0"/>
      <w:marBottom w:val="0"/>
      <w:divBdr>
        <w:top w:val="none" w:sz="0" w:space="0" w:color="auto"/>
        <w:left w:val="none" w:sz="0" w:space="0" w:color="auto"/>
        <w:bottom w:val="none" w:sz="0" w:space="0" w:color="auto"/>
        <w:right w:val="none" w:sz="0" w:space="0" w:color="auto"/>
      </w:divBdr>
    </w:div>
    <w:div w:id="188572520">
      <w:marLeft w:val="640"/>
      <w:marRight w:val="0"/>
      <w:marTop w:val="0"/>
      <w:marBottom w:val="0"/>
      <w:divBdr>
        <w:top w:val="none" w:sz="0" w:space="0" w:color="auto"/>
        <w:left w:val="none" w:sz="0" w:space="0" w:color="auto"/>
        <w:bottom w:val="none" w:sz="0" w:space="0" w:color="auto"/>
        <w:right w:val="none" w:sz="0" w:space="0" w:color="auto"/>
      </w:divBdr>
    </w:div>
    <w:div w:id="188640903">
      <w:marLeft w:val="640"/>
      <w:marRight w:val="0"/>
      <w:marTop w:val="0"/>
      <w:marBottom w:val="0"/>
      <w:divBdr>
        <w:top w:val="none" w:sz="0" w:space="0" w:color="auto"/>
        <w:left w:val="none" w:sz="0" w:space="0" w:color="auto"/>
        <w:bottom w:val="none" w:sz="0" w:space="0" w:color="auto"/>
        <w:right w:val="none" w:sz="0" w:space="0" w:color="auto"/>
      </w:divBdr>
    </w:div>
    <w:div w:id="188642738">
      <w:marLeft w:val="640"/>
      <w:marRight w:val="0"/>
      <w:marTop w:val="0"/>
      <w:marBottom w:val="0"/>
      <w:divBdr>
        <w:top w:val="none" w:sz="0" w:space="0" w:color="auto"/>
        <w:left w:val="none" w:sz="0" w:space="0" w:color="auto"/>
        <w:bottom w:val="none" w:sz="0" w:space="0" w:color="auto"/>
        <w:right w:val="none" w:sz="0" w:space="0" w:color="auto"/>
      </w:divBdr>
    </w:div>
    <w:div w:id="188688596">
      <w:marLeft w:val="640"/>
      <w:marRight w:val="0"/>
      <w:marTop w:val="0"/>
      <w:marBottom w:val="0"/>
      <w:divBdr>
        <w:top w:val="none" w:sz="0" w:space="0" w:color="auto"/>
        <w:left w:val="none" w:sz="0" w:space="0" w:color="auto"/>
        <w:bottom w:val="none" w:sz="0" w:space="0" w:color="auto"/>
        <w:right w:val="none" w:sz="0" w:space="0" w:color="auto"/>
      </w:divBdr>
    </w:div>
    <w:div w:id="188689574">
      <w:marLeft w:val="640"/>
      <w:marRight w:val="0"/>
      <w:marTop w:val="0"/>
      <w:marBottom w:val="0"/>
      <w:divBdr>
        <w:top w:val="none" w:sz="0" w:space="0" w:color="auto"/>
        <w:left w:val="none" w:sz="0" w:space="0" w:color="auto"/>
        <w:bottom w:val="none" w:sz="0" w:space="0" w:color="auto"/>
        <w:right w:val="none" w:sz="0" w:space="0" w:color="auto"/>
      </w:divBdr>
    </w:div>
    <w:div w:id="188760119">
      <w:marLeft w:val="640"/>
      <w:marRight w:val="0"/>
      <w:marTop w:val="0"/>
      <w:marBottom w:val="0"/>
      <w:divBdr>
        <w:top w:val="none" w:sz="0" w:space="0" w:color="auto"/>
        <w:left w:val="none" w:sz="0" w:space="0" w:color="auto"/>
        <w:bottom w:val="none" w:sz="0" w:space="0" w:color="auto"/>
        <w:right w:val="none" w:sz="0" w:space="0" w:color="auto"/>
      </w:divBdr>
    </w:div>
    <w:div w:id="188763086">
      <w:marLeft w:val="640"/>
      <w:marRight w:val="0"/>
      <w:marTop w:val="0"/>
      <w:marBottom w:val="0"/>
      <w:divBdr>
        <w:top w:val="none" w:sz="0" w:space="0" w:color="auto"/>
        <w:left w:val="none" w:sz="0" w:space="0" w:color="auto"/>
        <w:bottom w:val="none" w:sz="0" w:space="0" w:color="auto"/>
        <w:right w:val="none" w:sz="0" w:space="0" w:color="auto"/>
      </w:divBdr>
    </w:div>
    <w:div w:id="188834581">
      <w:marLeft w:val="640"/>
      <w:marRight w:val="0"/>
      <w:marTop w:val="0"/>
      <w:marBottom w:val="0"/>
      <w:divBdr>
        <w:top w:val="none" w:sz="0" w:space="0" w:color="auto"/>
        <w:left w:val="none" w:sz="0" w:space="0" w:color="auto"/>
        <w:bottom w:val="none" w:sz="0" w:space="0" w:color="auto"/>
        <w:right w:val="none" w:sz="0" w:space="0" w:color="auto"/>
      </w:divBdr>
    </w:div>
    <w:div w:id="188835501">
      <w:marLeft w:val="640"/>
      <w:marRight w:val="0"/>
      <w:marTop w:val="0"/>
      <w:marBottom w:val="0"/>
      <w:divBdr>
        <w:top w:val="none" w:sz="0" w:space="0" w:color="auto"/>
        <w:left w:val="none" w:sz="0" w:space="0" w:color="auto"/>
        <w:bottom w:val="none" w:sz="0" w:space="0" w:color="auto"/>
        <w:right w:val="none" w:sz="0" w:space="0" w:color="auto"/>
      </w:divBdr>
    </w:div>
    <w:div w:id="188882638">
      <w:marLeft w:val="640"/>
      <w:marRight w:val="0"/>
      <w:marTop w:val="0"/>
      <w:marBottom w:val="0"/>
      <w:divBdr>
        <w:top w:val="none" w:sz="0" w:space="0" w:color="auto"/>
        <w:left w:val="none" w:sz="0" w:space="0" w:color="auto"/>
        <w:bottom w:val="none" w:sz="0" w:space="0" w:color="auto"/>
        <w:right w:val="none" w:sz="0" w:space="0" w:color="auto"/>
      </w:divBdr>
    </w:div>
    <w:div w:id="188953190">
      <w:marLeft w:val="640"/>
      <w:marRight w:val="0"/>
      <w:marTop w:val="0"/>
      <w:marBottom w:val="0"/>
      <w:divBdr>
        <w:top w:val="none" w:sz="0" w:space="0" w:color="auto"/>
        <w:left w:val="none" w:sz="0" w:space="0" w:color="auto"/>
        <w:bottom w:val="none" w:sz="0" w:space="0" w:color="auto"/>
        <w:right w:val="none" w:sz="0" w:space="0" w:color="auto"/>
      </w:divBdr>
    </w:div>
    <w:div w:id="188958784">
      <w:marLeft w:val="640"/>
      <w:marRight w:val="0"/>
      <w:marTop w:val="0"/>
      <w:marBottom w:val="0"/>
      <w:divBdr>
        <w:top w:val="none" w:sz="0" w:space="0" w:color="auto"/>
        <w:left w:val="none" w:sz="0" w:space="0" w:color="auto"/>
        <w:bottom w:val="none" w:sz="0" w:space="0" w:color="auto"/>
        <w:right w:val="none" w:sz="0" w:space="0" w:color="auto"/>
      </w:divBdr>
    </w:div>
    <w:div w:id="189144238">
      <w:marLeft w:val="640"/>
      <w:marRight w:val="0"/>
      <w:marTop w:val="0"/>
      <w:marBottom w:val="0"/>
      <w:divBdr>
        <w:top w:val="none" w:sz="0" w:space="0" w:color="auto"/>
        <w:left w:val="none" w:sz="0" w:space="0" w:color="auto"/>
        <w:bottom w:val="none" w:sz="0" w:space="0" w:color="auto"/>
        <w:right w:val="none" w:sz="0" w:space="0" w:color="auto"/>
      </w:divBdr>
    </w:div>
    <w:div w:id="189219421">
      <w:marLeft w:val="640"/>
      <w:marRight w:val="0"/>
      <w:marTop w:val="0"/>
      <w:marBottom w:val="0"/>
      <w:divBdr>
        <w:top w:val="none" w:sz="0" w:space="0" w:color="auto"/>
        <w:left w:val="none" w:sz="0" w:space="0" w:color="auto"/>
        <w:bottom w:val="none" w:sz="0" w:space="0" w:color="auto"/>
        <w:right w:val="none" w:sz="0" w:space="0" w:color="auto"/>
      </w:divBdr>
    </w:div>
    <w:div w:id="189269300">
      <w:marLeft w:val="640"/>
      <w:marRight w:val="0"/>
      <w:marTop w:val="0"/>
      <w:marBottom w:val="0"/>
      <w:divBdr>
        <w:top w:val="none" w:sz="0" w:space="0" w:color="auto"/>
        <w:left w:val="none" w:sz="0" w:space="0" w:color="auto"/>
        <w:bottom w:val="none" w:sz="0" w:space="0" w:color="auto"/>
        <w:right w:val="none" w:sz="0" w:space="0" w:color="auto"/>
      </w:divBdr>
    </w:div>
    <w:div w:id="189420455">
      <w:marLeft w:val="640"/>
      <w:marRight w:val="0"/>
      <w:marTop w:val="0"/>
      <w:marBottom w:val="0"/>
      <w:divBdr>
        <w:top w:val="none" w:sz="0" w:space="0" w:color="auto"/>
        <w:left w:val="none" w:sz="0" w:space="0" w:color="auto"/>
        <w:bottom w:val="none" w:sz="0" w:space="0" w:color="auto"/>
        <w:right w:val="none" w:sz="0" w:space="0" w:color="auto"/>
      </w:divBdr>
    </w:div>
    <w:div w:id="189690013">
      <w:marLeft w:val="640"/>
      <w:marRight w:val="0"/>
      <w:marTop w:val="0"/>
      <w:marBottom w:val="0"/>
      <w:divBdr>
        <w:top w:val="none" w:sz="0" w:space="0" w:color="auto"/>
        <w:left w:val="none" w:sz="0" w:space="0" w:color="auto"/>
        <w:bottom w:val="none" w:sz="0" w:space="0" w:color="auto"/>
        <w:right w:val="none" w:sz="0" w:space="0" w:color="auto"/>
      </w:divBdr>
    </w:div>
    <w:div w:id="189805485">
      <w:marLeft w:val="640"/>
      <w:marRight w:val="0"/>
      <w:marTop w:val="0"/>
      <w:marBottom w:val="0"/>
      <w:divBdr>
        <w:top w:val="none" w:sz="0" w:space="0" w:color="auto"/>
        <w:left w:val="none" w:sz="0" w:space="0" w:color="auto"/>
        <w:bottom w:val="none" w:sz="0" w:space="0" w:color="auto"/>
        <w:right w:val="none" w:sz="0" w:space="0" w:color="auto"/>
      </w:divBdr>
    </w:div>
    <w:div w:id="189949847">
      <w:marLeft w:val="640"/>
      <w:marRight w:val="0"/>
      <w:marTop w:val="0"/>
      <w:marBottom w:val="0"/>
      <w:divBdr>
        <w:top w:val="none" w:sz="0" w:space="0" w:color="auto"/>
        <w:left w:val="none" w:sz="0" w:space="0" w:color="auto"/>
        <w:bottom w:val="none" w:sz="0" w:space="0" w:color="auto"/>
        <w:right w:val="none" w:sz="0" w:space="0" w:color="auto"/>
      </w:divBdr>
    </w:div>
    <w:div w:id="189950087">
      <w:marLeft w:val="640"/>
      <w:marRight w:val="0"/>
      <w:marTop w:val="0"/>
      <w:marBottom w:val="0"/>
      <w:divBdr>
        <w:top w:val="none" w:sz="0" w:space="0" w:color="auto"/>
        <w:left w:val="none" w:sz="0" w:space="0" w:color="auto"/>
        <w:bottom w:val="none" w:sz="0" w:space="0" w:color="auto"/>
        <w:right w:val="none" w:sz="0" w:space="0" w:color="auto"/>
      </w:divBdr>
    </w:div>
    <w:div w:id="190070069">
      <w:marLeft w:val="640"/>
      <w:marRight w:val="0"/>
      <w:marTop w:val="0"/>
      <w:marBottom w:val="0"/>
      <w:divBdr>
        <w:top w:val="none" w:sz="0" w:space="0" w:color="auto"/>
        <w:left w:val="none" w:sz="0" w:space="0" w:color="auto"/>
        <w:bottom w:val="none" w:sz="0" w:space="0" w:color="auto"/>
        <w:right w:val="none" w:sz="0" w:space="0" w:color="auto"/>
      </w:divBdr>
    </w:div>
    <w:div w:id="190264455">
      <w:marLeft w:val="640"/>
      <w:marRight w:val="0"/>
      <w:marTop w:val="0"/>
      <w:marBottom w:val="0"/>
      <w:divBdr>
        <w:top w:val="none" w:sz="0" w:space="0" w:color="auto"/>
        <w:left w:val="none" w:sz="0" w:space="0" w:color="auto"/>
        <w:bottom w:val="none" w:sz="0" w:space="0" w:color="auto"/>
        <w:right w:val="none" w:sz="0" w:space="0" w:color="auto"/>
      </w:divBdr>
    </w:div>
    <w:div w:id="190344266">
      <w:marLeft w:val="640"/>
      <w:marRight w:val="0"/>
      <w:marTop w:val="0"/>
      <w:marBottom w:val="0"/>
      <w:divBdr>
        <w:top w:val="none" w:sz="0" w:space="0" w:color="auto"/>
        <w:left w:val="none" w:sz="0" w:space="0" w:color="auto"/>
        <w:bottom w:val="none" w:sz="0" w:space="0" w:color="auto"/>
        <w:right w:val="none" w:sz="0" w:space="0" w:color="auto"/>
      </w:divBdr>
    </w:div>
    <w:div w:id="190459920">
      <w:marLeft w:val="640"/>
      <w:marRight w:val="0"/>
      <w:marTop w:val="0"/>
      <w:marBottom w:val="0"/>
      <w:divBdr>
        <w:top w:val="none" w:sz="0" w:space="0" w:color="auto"/>
        <w:left w:val="none" w:sz="0" w:space="0" w:color="auto"/>
        <w:bottom w:val="none" w:sz="0" w:space="0" w:color="auto"/>
        <w:right w:val="none" w:sz="0" w:space="0" w:color="auto"/>
      </w:divBdr>
    </w:div>
    <w:div w:id="190460421">
      <w:marLeft w:val="640"/>
      <w:marRight w:val="0"/>
      <w:marTop w:val="0"/>
      <w:marBottom w:val="0"/>
      <w:divBdr>
        <w:top w:val="none" w:sz="0" w:space="0" w:color="auto"/>
        <w:left w:val="none" w:sz="0" w:space="0" w:color="auto"/>
        <w:bottom w:val="none" w:sz="0" w:space="0" w:color="auto"/>
        <w:right w:val="none" w:sz="0" w:space="0" w:color="auto"/>
      </w:divBdr>
    </w:div>
    <w:div w:id="190605540">
      <w:marLeft w:val="640"/>
      <w:marRight w:val="0"/>
      <w:marTop w:val="0"/>
      <w:marBottom w:val="0"/>
      <w:divBdr>
        <w:top w:val="none" w:sz="0" w:space="0" w:color="auto"/>
        <w:left w:val="none" w:sz="0" w:space="0" w:color="auto"/>
        <w:bottom w:val="none" w:sz="0" w:space="0" w:color="auto"/>
        <w:right w:val="none" w:sz="0" w:space="0" w:color="auto"/>
      </w:divBdr>
    </w:div>
    <w:div w:id="190650034">
      <w:marLeft w:val="640"/>
      <w:marRight w:val="0"/>
      <w:marTop w:val="0"/>
      <w:marBottom w:val="0"/>
      <w:divBdr>
        <w:top w:val="none" w:sz="0" w:space="0" w:color="auto"/>
        <w:left w:val="none" w:sz="0" w:space="0" w:color="auto"/>
        <w:bottom w:val="none" w:sz="0" w:space="0" w:color="auto"/>
        <w:right w:val="none" w:sz="0" w:space="0" w:color="auto"/>
      </w:divBdr>
    </w:div>
    <w:div w:id="190728167">
      <w:marLeft w:val="640"/>
      <w:marRight w:val="0"/>
      <w:marTop w:val="0"/>
      <w:marBottom w:val="0"/>
      <w:divBdr>
        <w:top w:val="none" w:sz="0" w:space="0" w:color="auto"/>
        <w:left w:val="none" w:sz="0" w:space="0" w:color="auto"/>
        <w:bottom w:val="none" w:sz="0" w:space="0" w:color="auto"/>
        <w:right w:val="none" w:sz="0" w:space="0" w:color="auto"/>
      </w:divBdr>
    </w:div>
    <w:div w:id="190731926">
      <w:marLeft w:val="640"/>
      <w:marRight w:val="0"/>
      <w:marTop w:val="0"/>
      <w:marBottom w:val="0"/>
      <w:divBdr>
        <w:top w:val="none" w:sz="0" w:space="0" w:color="auto"/>
        <w:left w:val="none" w:sz="0" w:space="0" w:color="auto"/>
        <w:bottom w:val="none" w:sz="0" w:space="0" w:color="auto"/>
        <w:right w:val="none" w:sz="0" w:space="0" w:color="auto"/>
      </w:divBdr>
    </w:div>
    <w:div w:id="190802258">
      <w:marLeft w:val="640"/>
      <w:marRight w:val="0"/>
      <w:marTop w:val="0"/>
      <w:marBottom w:val="0"/>
      <w:divBdr>
        <w:top w:val="none" w:sz="0" w:space="0" w:color="auto"/>
        <w:left w:val="none" w:sz="0" w:space="0" w:color="auto"/>
        <w:bottom w:val="none" w:sz="0" w:space="0" w:color="auto"/>
        <w:right w:val="none" w:sz="0" w:space="0" w:color="auto"/>
      </w:divBdr>
    </w:div>
    <w:div w:id="190802560">
      <w:marLeft w:val="640"/>
      <w:marRight w:val="0"/>
      <w:marTop w:val="0"/>
      <w:marBottom w:val="0"/>
      <w:divBdr>
        <w:top w:val="none" w:sz="0" w:space="0" w:color="auto"/>
        <w:left w:val="none" w:sz="0" w:space="0" w:color="auto"/>
        <w:bottom w:val="none" w:sz="0" w:space="0" w:color="auto"/>
        <w:right w:val="none" w:sz="0" w:space="0" w:color="auto"/>
      </w:divBdr>
    </w:div>
    <w:div w:id="190918947">
      <w:marLeft w:val="640"/>
      <w:marRight w:val="0"/>
      <w:marTop w:val="0"/>
      <w:marBottom w:val="0"/>
      <w:divBdr>
        <w:top w:val="none" w:sz="0" w:space="0" w:color="auto"/>
        <w:left w:val="none" w:sz="0" w:space="0" w:color="auto"/>
        <w:bottom w:val="none" w:sz="0" w:space="0" w:color="auto"/>
        <w:right w:val="none" w:sz="0" w:space="0" w:color="auto"/>
      </w:divBdr>
    </w:div>
    <w:div w:id="190920538">
      <w:marLeft w:val="640"/>
      <w:marRight w:val="0"/>
      <w:marTop w:val="0"/>
      <w:marBottom w:val="0"/>
      <w:divBdr>
        <w:top w:val="none" w:sz="0" w:space="0" w:color="auto"/>
        <w:left w:val="none" w:sz="0" w:space="0" w:color="auto"/>
        <w:bottom w:val="none" w:sz="0" w:space="0" w:color="auto"/>
        <w:right w:val="none" w:sz="0" w:space="0" w:color="auto"/>
      </w:divBdr>
    </w:div>
    <w:div w:id="191000170">
      <w:marLeft w:val="640"/>
      <w:marRight w:val="0"/>
      <w:marTop w:val="0"/>
      <w:marBottom w:val="0"/>
      <w:divBdr>
        <w:top w:val="none" w:sz="0" w:space="0" w:color="auto"/>
        <w:left w:val="none" w:sz="0" w:space="0" w:color="auto"/>
        <w:bottom w:val="none" w:sz="0" w:space="0" w:color="auto"/>
        <w:right w:val="none" w:sz="0" w:space="0" w:color="auto"/>
      </w:divBdr>
    </w:div>
    <w:div w:id="191039749">
      <w:marLeft w:val="640"/>
      <w:marRight w:val="0"/>
      <w:marTop w:val="0"/>
      <w:marBottom w:val="0"/>
      <w:divBdr>
        <w:top w:val="none" w:sz="0" w:space="0" w:color="auto"/>
        <w:left w:val="none" w:sz="0" w:space="0" w:color="auto"/>
        <w:bottom w:val="none" w:sz="0" w:space="0" w:color="auto"/>
        <w:right w:val="none" w:sz="0" w:space="0" w:color="auto"/>
      </w:divBdr>
    </w:div>
    <w:div w:id="191041421">
      <w:marLeft w:val="640"/>
      <w:marRight w:val="0"/>
      <w:marTop w:val="0"/>
      <w:marBottom w:val="0"/>
      <w:divBdr>
        <w:top w:val="none" w:sz="0" w:space="0" w:color="auto"/>
        <w:left w:val="none" w:sz="0" w:space="0" w:color="auto"/>
        <w:bottom w:val="none" w:sz="0" w:space="0" w:color="auto"/>
        <w:right w:val="none" w:sz="0" w:space="0" w:color="auto"/>
      </w:divBdr>
    </w:div>
    <w:div w:id="191191376">
      <w:marLeft w:val="640"/>
      <w:marRight w:val="0"/>
      <w:marTop w:val="0"/>
      <w:marBottom w:val="0"/>
      <w:divBdr>
        <w:top w:val="none" w:sz="0" w:space="0" w:color="auto"/>
        <w:left w:val="none" w:sz="0" w:space="0" w:color="auto"/>
        <w:bottom w:val="none" w:sz="0" w:space="0" w:color="auto"/>
        <w:right w:val="none" w:sz="0" w:space="0" w:color="auto"/>
      </w:divBdr>
    </w:div>
    <w:div w:id="191456554">
      <w:marLeft w:val="640"/>
      <w:marRight w:val="0"/>
      <w:marTop w:val="0"/>
      <w:marBottom w:val="0"/>
      <w:divBdr>
        <w:top w:val="none" w:sz="0" w:space="0" w:color="auto"/>
        <w:left w:val="none" w:sz="0" w:space="0" w:color="auto"/>
        <w:bottom w:val="none" w:sz="0" w:space="0" w:color="auto"/>
        <w:right w:val="none" w:sz="0" w:space="0" w:color="auto"/>
      </w:divBdr>
    </w:div>
    <w:div w:id="191580670">
      <w:marLeft w:val="640"/>
      <w:marRight w:val="0"/>
      <w:marTop w:val="0"/>
      <w:marBottom w:val="0"/>
      <w:divBdr>
        <w:top w:val="none" w:sz="0" w:space="0" w:color="auto"/>
        <w:left w:val="none" w:sz="0" w:space="0" w:color="auto"/>
        <w:bottom w:val="none" w:sz="0" w:space="0" w:color="auto"/>
        <w:right w:val="none" w:sz="0" w:space="0" w:color="auto"/>
      </w:divBdr>
    </w:div>
    <w:div w:id="191725218">
      <w:marLeft w:val="640"/>
      <w:marRight w:val="0"/>
      <w:marTop w:val="0"/>
      <w:marBottom w:val="0"/>
      <w:divBdr>
        <w:top w:val="none" w:sz="0" w:space="0" w:color="auto"/>
        <w:left w:val="none" w:sz="0" w:space="0" w:color="auto"/>
        <w:bottom w:val="none" w:sz="0" w:space="0" w:color="auto"/>
        <w:right w:val="none" w:sz="0" w:space="0" w:color="auto"/>
      </w:divBdr>
    </w:div>
    <w:div w:id="191841932">
      <w:marLeft w:val="640"/>
      <w:marRight w:val="0"/>
      <w:marTop w:val="0"/>
      <w:marBottom w:val="0"/>
      <w:divBdr>
        <w:top w:val="none" w:sz="0" w:space="0" w:color="auto"/>
        <w:left w:val="none" w:sz="0" w:space="0" w:color="auto"/>
        <w:bottom w:val="none" w:sz="0" w:space="0" w:color="auto"/>
        <w:right w:val="none" w:sz="0" w:space="0" w:color="auto"/>
      </w:divBdr>
    </w:div>
    <w:div w:id="191844147">
      <w:marLeft w:val="640"/>
      <w:marRight w:val="0"/>
      <w:marTop w:val="0"/>
      <w:marBottom w:val="0"/>
      <w:divBdr>
        <w:top w:val="none" w:sz="0" w:space="0" w:color="auto"/>
        <w:left w:val="none" w:sz="0" w:space="0" w:color="auto"/>
        <w:bottom w:val="none" w:sz="0" w:space="0" w:color="auto"/>
        <w:right w:val="none" w:sz="0" w:space="0" w:color="auto"/>
      </w:divBdr>
    </w:div>
    <w:div w:id="191962809">
      <w:marLeft w:val="640"/>
      <w:marRight w:val="0"/>
      <w:marTop w:val="0"/>
      <w:marBottom w:val="0"/>
      <w:divBdr>
        <w:top w:val="none" w:sz="0" w:space="0" w:color="auto"/>
        <w:left w:val="none" w:sz="0" w:space="0" w:color="auto"/>
        <w:bottom w:val="none" w:sz="0" w:space="0" w:color="auto"/>
        <w:right w:val="none" w:sz="0" w:space="0" w:color="auto"/>
      </w:divBdr>
    </w:div>
    <w:div w:id="192040656">
      <w:marLeft w:val="640"/>
      <w:marRight w:val="0"/>
      <w:marTop w:val="0"/>
      <w:marBottom w:val="0"/>
      <w:divBdr>
        <w:top w:val="none" w:sz="0" w:space="0" w:color="auto"/>
        <w:left w:val="none" w:sz="0" w:space="0" w:color="auto"/>
        <w:bottom w:val="none" w:sz="0" w:space="0" w:color="auto"/>
        <w:right w:val="none" w:sz="0" w:space="0" w:color="auto"/>
      </w:divBdr>
    </w:div>
    <w:div w:id="192111833">
      <w:marLeft w:val="640"/>
      <w:marRight w:val="0"/>
      <w:marTop w:val="0"/>
      <w:marBottom w:val="0"/>
      <w:divBdr>
        <w:top w:val="none" w:sz="0" w:space="0" w:color="auto"/>
        <w:left w:val="none" w:sz="0" w:space="0" w:color="auto"/>
        <w:bottom w:val="none" w:sz="0" w:space="0" w:color="auto"/>
        <w:right w:val="none" w:sz="0" w:space="0" w:color="auto"/>
      </w:divBdr>
    </w:div>
    <w:div w:id="192157299">
      <w:marLeft w:val="640"/>
      <w:marRight w:val="0"/>
      <w:marTop w:val="0"/>
      <w:marBottom w:val="0"/>
      <w:divBdr>
        <w:top w:val="none" w:sz="0" w:space="0" w:color="auto"/>
        <w:left w:val="none" w:sz="0" w:space="0" w:color="auto"/>
        <w:bottom w:val="none" w:sz="0" w:space="0" w:color="auto"/>
        <w:right w:val="none" w:sz="0" w:space="0" w:color="auto"/>
      </w:divBdr>
    </w:div>
    <w:div w:id="192159160">
      <w:marLeft w:val="640"/>
      <w:marRight w:val="0"/>
      <w:marTop w:val="0"/>
      <w:marBottom w:val="0"/>
      <w:divBdr>
        <w:top w:val="none" w:sz="0" w:space="0" w:color="auto"/>
        <w:left w:val="none" w:sz="0" w:space="0" w:color="auto"/>
        <w:bottom w:val="none" w:sz="0" w:space="0" w:color="auto"/>
        <w:right w:val="none" w:sz="0" w:space="0" w:color="auto"/>
      </w:divBdr>
    </w:div>
    <w:div w:id="192233381">
      <w:marLeft w:val="640"/>
      <w:marRight w:val="0"/>
      <w:marTop w:val="0"/>
      <w:marBottom w:val="0"/>
      <w:divBdr>
        <w:top w:val="none" w:sz="0" w:space="0" w:color="auto"/>
        <w:left w:val="none" w:sz="0" w:space="0" w:color="auto"/>
        <w:bottom w:val="none" w:sz="0" w:space="0" w:color="auto"/>
        <w:right w:val="none" w:sz="0" w:space="0" w:color="auto"/>
      </w:divBdr>
    </w:div>
    <w:div w:id="192380798">
      <w:marLeft w:val="640"/>
      <w:marRight w:val="0"/>
      <w:marTop w:val="0"/>
      <w:marBottom w:val="0"/>
      <w:divBdr>
        <w:top w:val="none" w:sz="0" w:space="0" w:color="auto"/>
        <w:left w:val="none" w:sz="0" w:space="0" w:color="auto"/>
        <w:bottom w:val="none" w:sz="0" w:space="0" w:color="auto"/>
        <w:right w:val="none" w:sz="0" w:space="0" w:color="auto"/>
      </w:divBdr>
    </w:div>
    <w:div w:id="192422157">
      <w:marLeft w:val="640"/>
      <w:marRight w:val="0"/>
      <w:marTop w:val="0"/>
      <w:marBottom w:val="0"/>
      <w:divBdr>
        <w:top w:val="none" w:sz="0" w:space="0" w:color="auto"/>
        <w:left w:val="none" w:sz="0" w:space="0" w:color="auto"/>
        <w:bottom w:val="none" w:sz="0" w:space="0" w:color="auto"/>
        <w:right w:val="none" w:sz="0" w:space="0" w:color="auto"/>
      </w:divBdr>
    </w:div>
    <w:div w:id="192428864">
      <w:marLeft w:val="640"/>
      <w:marRight w:val="0"/>
      <w:marTop w:val="0"/>
      <w:marBottom w:val="0"/>
      <w:divBdr>
        <w:top w:val="none" w:sz="0" w:space="0" w:color="auto"/>
        <w:left w:val="none" w:sz="0" w:space="0" w:color="auto"/>
        <w:bottom w:val="none" w:sz="0" w:space="0" w:color="auto"/>
        <w:right w:val="none" w:sz="0" w:space="0" w:color="auto"/>
      </w:divBdr>
    </w:div>
    <w:div w:id="192573379">
      <w:marLeft w:val="640"/>
      <w:marRight w:val="0"/>
      <w:marTop w:val="0"/>
      <w:marBottom w:val="0"/>
      <w:divBdr>
        <w:top w:val="none" w:sz="0" w:space="0" w:color="auto"/>
        <w:left w:val="none" w:sz="0" w:space="0" w:color="auto"/>
        <w:bottom w:val="none" w:sz="0" w:space="0" w:color="auto"/>
        <w:right w:val="none" w:sz="0" w:space="0" w:color="auto"/>
      </w:divBdr>
    </w:div>
    <w:div w:id="192764298">
      <w:marLeft w:val="640"/>
      <w:marRight w:val="0"/>
      <w:marTop w:val="0"/>
      <w:marBottom w:val="0"/>
      <w:divBdr>
        <w:top w:val="none" w:sz="0" w:space="0" w:color="auto"/>
        <w:left w:val="none" w:sz="0" w:space="0" w:color="auto"/>
        <w:bottom w:val="none" w:sz="0" w:space="0" w:color="auto"/>
        <w:right w:val="none" w:sz="0" w:space="0" w:color="auto"/>
      </w:divBdr>
    </w:div>
    <w:div w:id="192771662">
      <w:marLeft w:val="640"/>
      <w:marRight w:val="0"/>
      <w:marTop w:val="0"/>
      <w:marBottom w:val="0"/>
      <w:divBdr>
        <w:top w:val="none" w:sz="0" w:space="0" w:color="auto"/>
        <w:left w:val="none" w:sz="0" w:space="0" w:color="auto"/>
        <w:bottom w:val="none" w:sz="0" w:space="0" w:color="auto"/>
        <w:right w:val="none" w:sz="0" w:space="0" w:color="auto"/>
      </w:divBdr>
    </w:div>
    <w:div w:id="192809072">
      <w:marLeft w:val="640"/>
      <w:marRight w:val="0"/>
      <w:marTop w:val="0"/>
      <w:marBottom w:val="0"/>
      <w:divBdr>
        <w:top w:val="none" w:sz="0" w:space="0" w:color="auto"/>
        <w:left w:val="none" w:sz="0" w:space="0" w:color="auto"/>
        <w:bottom w:val="none" w:sz="0" w:space="0" w:color="auto"/>
        <w:right w:val="none" w:sz="0" w:space="0" w:color="auto"/>
      </w:divBdr>
    </w:div>
    <w:div w:id="192886662">
      <w:marLeft w:val="640"/>
      <w:marRight w:val="0"/>
      <w:marTop w:val="0"/>
      <w:marBottom w:val="0"/>
      <w:divBdr>
        <w:top w:val="none" w:sz="0" w:space="0" w:color="auto"/>
        <w:left w:val="none" w:sz="0" w:space="0" w:color="auto"/>
        <w:bottom w:val="none" w:sz="0" w:space="0" w:color="auto"/>
        <w:right w:val="none" w:sz="0" w:space="0" w:color="auto"/>
      </w:divBdr>
    </w:div>
    <w:div w:id="192889363">
      <w:marLeft w:val="640"/>
      <w:marRight w:val="0"/>
      <w:marTop w:val="0"/>
      <w:marBottom w:val="0"/>
      <w:divBdr>
        <w:top w:val="none" w:sz="0" w:space="0" w:color="auto"/>
        <w:left w:val="none" w:sz="0" w:space="0" w:color="auto"/>
        <w:bottom w:val="none" w:sz="0" w:space="0" w:color="auto"/>
        <w:right w:val="none" w:sz="0" w:space="0" w:color="auto"/>
      </w:divBdr>
    </w:div>
    <w:div w:id="192889533">
      <w:marLeft w:val="640"/>
      <w:marRight w:val="0"/>
      <w:marTop w:val="0"/>
      <w:marBottom w:val="0"/>
      <w:divBdr>
        <w:top w:val="none" w:sz="0" w:space="0" w:color="auto"/>
        <w:left w:val="none" w:sz="0" w:space="0" w:color="auto"/>
        <w:bottom w:val="none" w:sz="0" w:space="0" w:color="auto"/>
        <w:right w:val="none" w:sz="0" w:space="0" w:color="auto"/>
      </w:divBdr>
    </w:div>
    <w:div w:id="193076414">
      <w:marLeft w:val="640"/>
      <w:marRight w:val="0"/>
      <w:marTop w:val="0"/>
      <w:marBottom w:val="0"/>
      <w:divBdr>
        <w:top w:val="none" w:sz="0" w:space="0" w:color="auto"/>
        <w:left w:val="none" w:sz="0" w:space="0" w:color="auto"/>
        <w:bottom w:val="none" w:sz="0" w:space="0" w:color="auto"/>
        <w:right w:val="none" w:sz="0" w:space="0" w:color="auto"/>
      </w:divBdr>
    </w:div>
    <w:div w:id="193081593">
      <w:marLeft w:val="640"/>
      <w:marRight w:val="0"/>
      <w:marTop w:val="0"/>
      <w:marBottom w:val="0"/>
      <w:divBdr>
        <w:top w:val="none" w:sz="0" w:space="0" w:color="auto"/>
        <w:left w:val="none" w:sz="0" w:space="0" w:color="auto"/>
        <w:bottom w:val="none" w:sz="0" w:space="0" w:color="auto"/>
        <w:right w:val="none" w:sz="0" w:space="0" w:color="auto"/>
      </w:divBdr>
    </w:div>
    <w:div w:id="193346688">
      <w:marLeft w:val="640"/>
      <w:marRight w:val="0"/>
      <w:marTop w:val="0"/>
      <w:marBottom w:val="0"/>
      <w:divBdr>
        <w:top w:val="none" w:sz="0" w:space="0" w:color="auto"/>
        <w:left w:val="none" w:sz="0" w:space="0" w:color="auto"/>
        <w:bottom w:val="none" w:sz="0" w:space="0" w:color="auto"/>
        <w:right w:val="none" w:sz="0" w:space="0" w:color="auto"/>
      </w:divBdr>
    </w:div>
    <w:div w:id="193351333">
      <w:marLeft w:val="640"/>
      <w:marRight w:val="0"/>
      <w:marTop w:val="0"/>
      <w:marBottom w:val="0"/>
      <w:divBdr>
        <w:top w:val="none" w:sz="0" w:space="0" w:color="auto"/>
        <w:left w:val="none" w:sz="0" w:space="0" w:color="auto"/>
        <w:bottom w:val="none" w:sz="0" w:space="0" w:color="auto"/>
        <w:right w:val="none" w:sz="0" w:space="0" w:color="auto"/>
      </w:divBdr>
    </w:div>
    <w:div w:id="193351930">
      <w:marLeft w:val="640"/>
      <w:marRight w:val="0"/>
      <w:marTop w:val="0"/>
      <w:marBottom w:val="0"/>
      <w:divBdr>
        <w:top w:val="none" w:sz="0" w:space="0" w:color="auto"/>
        <w:left w:val="none" w:sz="0" w:space="0" w:color="auto"/>
        <w:bottom w:val="none" w:sz="0" w:space="0" w:color="auto"/>
        <w:right w:val="none" w:sz="0" w:space="0" w:color="auto"/>
      </w:divBdr>
    </w:div>
    <w:div w:id="193420011">
      <w:marLeft w:val="640"/>
      <w:marRight w:val="0"/>
      <w:marTop w:val="0"/>
      <w:marBottom w:val="0"/>
      <w:divBdr>
        <w:top w:val="none" w:sz="0" w:space="0" w:color="auto"/>
        <w:left w:val="none" w:sz="0" w:space="0" w:color="auto"/>
        <w:bottom w:val="none" w:sz="0" w:space="0" w:color="auto"/>
        <w:right w:val="none" w:sz="0" w:space="0" w:color="auto"/>
      </w:divBdr>
    </w:div>
    <w:div w:id="193424031">
      <w:marLeft w:val="640"/>
      <w:marRight w:val="0"/>
      <w:marTop w:val="0"/>
      <w:marBottom w:val="0"/>
      <w:divBdr>
        <w:top w:val="none" w:sz="0" w:space="0" w:color="auto"/>
        <w:left w:val="none" w:sz="0" w:space="0" w:color="auto"/>
        <w:bottom w:val="none" w:sz="0" w:space="0" w:color="auto"/>
        <w:right w:val="none" w:sz="0" w:space="0" w:color="auto"/>
      </w:divBdr>
    </w:div>
    <w:div w:id="193467927">
      <w:marLeft w:val="640"/>
      <w:marRight w:val="0"/>
      <w:marTop w:val="0"/>
      <w:marBottom w:val="0"/>
      <w:divBdr>
        <w:top w:val="none" w:sz="0" w:space="0" w:color="auto"/>
        <w:left w:val="none" w:sz="0" w:space="0" w:color="auto"/>
        <w:bottom w:val="none" w:sz="0" w:space="0" w:color="auto"/>
        <w:right w:val="none" w:sz="0" w:space="0" w:color="auto"/>
      </w:divBdr>
    </w:div>
    <w:div w:id="193470587">
      <w:marLeft w:val="640"/>
      <w:marRight w:val="0"/>
      <w:marTop w:val="0"/>
      <w:marBottom w:val="0"/>
      <w:divBdr>
        <w:top w:val="none" w:sz="0" w:space="0" w:color="auto"/>
        <w:left w:val="none" w:sz="0" w:space="0" w:color="auto"/>
        <w:bottom w:val="none" w:sz="0" w:space="0" w:color="auto"/>
        <w:right w:val="none" w:sz="0" w:space="0" w:color="auto"/>
      </w:divBdr>
    </w:div>
    <w:div w:id="193539115">
      <w:marLeft w:val="640"/>
      <w:marRight w:val="0"/>
      <w:marTop w:val="0"/>
      <w:marBottom w:val="0"/>
      <w:divBdr>
        <w:top w:val="none" w:sz="0" w:space="0" w:color="auto"/>
        <w:left w:val="none" w:sz="0" w:space="0" w:color="auto"/>
        <w:bottom w:val="none" w:sz="0" w:space="0" w:color="auto"/>
        <w:right w:val="none" w:sz="0" w:space="0" w:color="auto"/>
      </w:divBdr>
    </w:div>
    <w:div w:id="193614902">
      <w:marLeft w:val="640"/>
      <w:marRight w:val="0"/>
      <w:marTop w:val="0"/>
      <w:marBottom w:val="0"/>
      <w:divBdr>
        <w:top w:val="none" w:sz="0" w:space="0" w:color="auto"/>
        <w:left w:val="none" w:sz="0" w:space="0" w:color="auto"/>
        <w:bottom w:val="none" w:sz="0" w:space="0" w:color="auto"/>
        <w:right w:val="none" w:sz="0" w:space="0" w:color="auto"/>
      </w:divBdr>
    </w:div>
    <w:div w:id="193616546">
      <w:marLeft w:val="640"/>
      <w:marRight w:val="0"/>
      <w:marTop w:val="0"/>
      <w:marBottom w:val="0"/>
      <w:divBdr>
        <w:top w:val="none" w:sz="0" w:space="0" w:color="auto"/>
        <w:left w:val="none" w:sz="0" w:space="0" w:color="auto"/>
        <w:bottom w:val="none" w:sz="0" w:space="0" w:color="auto"/>
        <w:right w:val="none" w:sz="0" w:space="0" w:color="auto"/>
      </w:divBdr>
    </w:div>
    <w:div w:id="193617005">
      <w:marLeft w:val="640"/>
      <w:marRight w:val="0"/>
      <w:marTop w:val="0"/>
      <w:marBottom w:val="0"/>
      <w:divBdr>
        <w:top w:val="none" w:sz="0" w:space="0" w:color="auto"/>
        <w:left w:val="none" w:sz="0" w:space="0" w:color="auto"/>
        <w:bottom w:val="none" w:sz="0" w:space="0" w:color="auto"/>
        <w:right w:val="none" w:sz="0" w:space="0" w:color="auto"/>
      </w:divBdr>
    </w:div>
    <w:div w:id="193618726">
      <w:marLeft w:val="640"/>
      <w:marRight w:val="0"/>
      <w:marTop w:val="0"/>
      <w:marBottom w:val="0"/>
      <w:divBdr>
        <w:top w:val="none" w:sz="0" w:space="0" w:color="auto"/>
        <w:left w:val="none" w:sz="0" w:space="0" w:color="auto"/>
        <w:bottom w:val="none" w:sz="0" w:space="0" w:color="auto"/>
        <w:right w:val="none" w:sz="0" w:space="0" w:color="auto"/>
      </w:divBdr>
    </w:div>
    <w:div w:id="193662049">
      <w:marLeft w:val="640"/>
      <w:marRight w:val="0"/>
      <w:marTop w:val="0"/>
      <w:marBottom w:val="0"/>
      <w:divBdr>
        <w:top w:val="none" w:sz="0" w:space="0" w:color="auto"/>
        <w:left w:val="none" w:sz="0" w:space="0" w:color="auto"/>
        <w:bottom w:val="none" w:sz="0" w:space="0" w:color="auto"/>
        <w:right w:val="none" w:sz="0" w:space="0" w:color="auto"/>
      </w:divBdr>
    </w:div>
    <w:div w:id="193690922">
      <w:marLeft w:val="640"/>
      <w:marRight w:val="0"/>
      <w:marTop w:val="0"/>
      <w:marBottom w:val="0"/>
      <w:divBdr>
        <w:top w:val="none" w:sz="0" w:space="0" w:color="auto"/>
        <w:left w:val="none" w:sz="0" w:space="0" w:color="auto"/>
        <w:bottom w:val="none" w:sz="0" w:space="0" w:color="auto"/>
        <w:right w:val="none" w:sz="0" w:space="0" w:color="auto"/>
      </w:divBdr>
    </w:div>
    <w:div w:id="193811047">
      <w:marLeft w:val="640"/>
      <w:marRight w:val="0"/>
      <w:marTop w:val="0"/>
      <w:marBottom w:val="0"/>
      <w:divBdr>
        <w:top w:val="none" w:sz="0" w:space="0" w:color="auto"/>
        <w:left w:val="none" w:sz="0" w:space="0" w:color="auto"/>
        <w:bottom w:val="none" w:sz="0" w:space="0" w:color="auto"/>
        <w:right w:val="none" w:sz="0" w:space="0" w:color="auto"/>
      </w:divBdr>
    </w:div>
    <w:div w:id="193813688">
      <w:marLeft w:val="640"/>
      <w:marRight w:val="0"/>
      <w:marTop w:val="0"/>
      <w:marBottom w:val="0"/>
      <w:divBdr>
        <w:top w:val="none" w:sz="0" w:space="0" w:color="auto"/>
        <w:left w:val="none" w:sz="0" w:space="0" w:color="auto"/>
        <w:bottom w:val="none" w:sz="0" w:space="0" w:color="auto"/>
        <w:right w:val="none" w:sz="0" w:space="0" w:color="auto"/>
      </w:divBdr>
    </w:div>
    <w:div w:id="194005733">
      <w:marLeft w:val="640"/>
      <w:marRight w:val="0"/>
      <w:marTop w:val="0"/>
      <w:marBottom w:val="0"/>
      <w:divBdr>
        <w:top w:val="none" w:sz="0" w:space="0" w:color="auto"/>
        <w:left w:val="none" w:sz="0" w:space="0" w:color="auto"/>
        <w:bottom w:val="none" w:sz="0" w:space="0" w:color="auto"/>
        <w:right w:val="none" w:sz="0" w:space="0" w:color="auto"/>
      </w:divBdr>
    </w:div>
    <w:div w:id="194199807">
      <w:marLeft w:val="640"/>
      <w:marRight w:val="0"/>
      <w:marTop w:val="0"/>
      <w:marBottom w:val="0"/>
      <w:divBdr>
        <w:top w:val="none" w:sz="0" w:space="0" w:color="auto"/>
        <w:left w:val="none" w:sz="0" w:space="0" w:color="auto"/>
        <w:bottom w:val="none" w:sz="0" w:space="0" w:color="auto"/>
        <w:right w:val="none" w:sz="0" w:space="0" w:color="auto"/>
      </w:divBdr>
    </w:div>
    <w:div w:id="194271847">
      <w:marLeft w:val="640"/>
      <w:marRight w:val="0"/>
      <w:marTop w:val="0"/>
      <w:marBottom w:val="0"/>
      <w:divBdr>
        <w:top w:val="none" w:sz="0" w:space="0" w:color="auto"/>
        <w:left w:val="none" w:sz="0" w:space="0" w:color="auto"/>
        <w:bottom w:val="none" w:sz="0" w:space="0" w:color="auto"/>
        <w:right w:val="none" w:sz="0" w:space="0" w:color="auto"/>
      </w:divBdr>
    </w:div>
    <w:div w:id="194274120">
      <w:marLeft w:val="640"/>
      <w:marRight w:val="0"/>
      <w:marTop w:val="0"/>
      <w:marBottom w:val="0"/>
      <w:divBdr>
        <w:top w:val="none" w:sz="0" w:space="0" w:color="auto"/>
        <w:left w:val="none" w:sz="0" w:space="0" w:color="auto"/>
        <w:bottom w:val="none" w:sz="0" w:space="0" w:color="auto"/>
        <w:right w:val="none" w:sz="0" w:space="0" w:color="auto"/>
      </w:divBdr>
    </w:div>
    <w:div w:id="194315428">
      <w:marLeft w:val="640"/>
      <w:marRight w:val="0"/>
      <w:marTop w:val="0"/>
      <w:marBottom w:val="0"/>
      <w:divBdr>
        <w:top w:val="none" w:sz="0" w:space="0" w:color="auto"/>
        <w:left w:val="none" w:sz="0" w:space="0" w:color="auto"/>
        <w:bottom w:val="none" w:sz="0" w:space="0" w:color="auto"/>
        <w:right w:val="none" w:sz="0" w:space="0" w:color="auto"/>
      </w:divBdr>
    </w:div>
    <w:div w:id="194390423">
      <w:marLeft w:val="640"/>
      <w:marRight w:val="0"/>
      <w:marTop w:val="0"/>
      <w:marBottom w:val="0"/>
      <w:divBdr>
        <w:top w:val="none" w:sz="0" w:space="0" w:color="auto"/>
        <w:left w:val="none" w:sz="0" w:space="0" w:color="auto"/>
        <w:bottom w:val="none" w:sz="0" w:space="0" w:color="auto"/>
        <w:right w:val="none" w:sz="0" w:space="0" w:color="auto"/>
      </w:divBdr>
    </w:div>
    <w:div w:id="194541689">
      <w:marLeft w:val="640"/>
      <w:marRight w:val="0"/>
      <w:marTop w:val="0"/>
      <w:marBottom w:val="0"/>
      <w:divBdr>
        <w:top w:val="none" w:sz="0" w:space="0" w:color="auto"/>
        <w:left w:val="none" w:sz="0" w:space="0" w:color="auto"/>
        <w:bottom w:val="none" w:sz="0" w:space="0" w:color="auto"/>
        <w:right w:val="none" w:sz="0" w:space="0" w:color="auto"/>
      </w:divBdr>
    </w:div>
    <w:div w:id="194656242">
      <w:marLeft w:val="640"/>
      <w:marRight w:val="0"/>
      <w:marTop w:val="0"/>
      <w:marBottom w:val="0"/>
      <w:divBdr>
        <w:top w:val="none" w:sz="0" w:space="0" w:color="auto"/>
        <w:left w:val="none" w:sz="0" w:space="0" w:color="auto"/>
        <w:bottom w:val="none" w:sz="0" w:space="0" w:color="auto"/>
        <w:right w:val="none" w:sz="0" w:space="0" w:color="auto"/>
      </w:divBdr>
    </w:div>
    <w:div w:id="194663166">
      <w:marLeft w:val="640"/>
      <w:marRight w:val="0"/>
      <w:marTop w:val="0"/>
      <w:marBottom w:val="0"/>
      <w:divBdr>
        <w:top w:val="none" w:sz="0" w:space="0" w:color="auto"/>
        <w:left w:val="none" w:sz="0" w:space="0" w:color="auto"/>
        <w:bottom w:val="none" w:sz="0" w:space="0" w:color="auto"/>
        <w:right w:val="none" w:sz="0" w:space="0" w:color="auto"/>
      </w:divBdr>
    </w:div>
    <w:div w:id="194737932">
      <w:marLeft w:val="640"/>
      <w:marRight w:val="0"/>
      <w:marTop w:val="0"/>
      <w:marBottom w:val="0"/>
      <w:divBdr>
        <w:top w:val="none" w:sz="0" w:space="0" w:color="auto"/>
        <w:left w:val="none" w:sz="0" w:space="0" w:color="auto"/>
        <w:bottom w:val="none" w:sz="0" w:space="0" w:color="auto"/>
        <w:right w:val="none" w:sz="0" w:space="0" w:color="auto"/>
      </w:divBdr>
    </w:div>
    <w:div w:id="194775428">
      <w:marLeft w:val="640"/>
      <w:marRight w:val="0"/>
      <w:marTop w:val="0"/>
      <w:marBottom w:val="0"/>
      <w:divBdr>
        <w:top w:val="none" w:sz="0" w:space="0" w:color="auto"/>
        <w:left w:val="none" w:sz="0" w:space="0" w:color="auto"/>
        <w:bottom w:val="none" w:sz="0" w:space="0" w:color="auto"/>
        <w:right w:val="none" w:sz="0" w:space="0" w:color="auto"/>
      </w:divBdr>
    </w:div>
    <w:div w:id="194928570">
      <w:marLeft w:val="640"/>
      <w:marRight w:val="0"/>
      <w:marTop w:val="0"/>
      <w:marBottom w:val="0"/>
      <w:divBdr>
        <w:top w:val="none" w:sz="0" w:space="0" w:color="auto"/>
        <w:left w:val="none" w:sz="0" w:space="0" w:color="auto"/>
        <w:bottom w:val="none" w:sz="0" w:space="0" w:color="auto"/>
        <w:right w:val="none" w:sz="0" w:space="0" w:color="auto"/>
      </w:divBdr>
    </w:div>
    <w:div w:id="194975631">
      <w:marLeft w:val="640"/>
      <w:marRight w:val="0"/>
      <w:marTop w:val="0"/>
      <w:marBottom w:val="0"/>
      <w:divBdr>
        <w:top w:val="none" w:sz="0" w:space="0" w:color="auto"/>
        <w:left w:val="none" w:sz="0" w:space="0" w:color="auto"/>
        <w:bottom w:val="none" w:sz="0" w:space="0" w:color="auto"/>
        <w:right w:val="none" w:sz="0" w:space="0" w:color="auto"/>
      </w:divBdr>
    </w:div>
    <w:div w:id="195116613">
      <w:marLeft w:val="640"/>
      <w:marRight w:val="0"/>
      <w:marTop w:val="0"/>
      <w:marBottom w:val="0"/>
      <w:divBdr>
        <w:top w:val="none" w:sz="0" w:space="0" w:color="auto"/>
        <w:left w:val="none" w:sz="0" w:space="0" w:color="auto"/>
        <w:bottom w:val="none" w:sz="0" w:space="0" w:color="auto"/>
        <w:right w:val="none" w:sz="0" w:space="0" w:color="auto"/>
      </w:divBdr>
    </w:div>
    <w:div w:id="195120927">
      <w:marLeft w:val="640"/>
      <w:marRight w:val="0"/>
      <w:marTop w:val="0"/>
      <w:marBottom w:val="0"/>
      <w:divBdr>
        <w:top w:val="none" w:sz="0" w:space="0" w:color="auto"/>
        <w:left w:val="none" w:sz="0" w:space="0" w:color="auto"/>
        <w:bottom w:val="none" w:sz="0" w:space="0" w:color="auto"/>
        <w:right w:val="none" w:sz="0" w:space="0" w:color="auto"/>
      </w:divBdr>
    </w:div>
    <w:div w:id="195124512">
      <w:marLeft w:val="640"/>
      <w:marRight w:val="0"/>
      <w:marTop w:val="0"/>
      <w:marBottom w:val="0"/>
      <w:divBdr>
        <w:top w:val="none" w:sz="0" w:space="0" w:color="auto"/>
        <w:left w:val="none" w:sz="0" w:space="0" w:color="auto"/>
        <w:bottom w:val="none" w:sz="0" w:space="0" w:color="auto"/>
        <w:right w:val="none" w:sz="0" w:space="0" w:color="auto"/>
      </w:divBdr>
    </w:div>
    <w:div w:id="195168335">
      <w:marLeft w:val="640"/>
      <w:marRight w:val="0"/>
      <w:marTop w:val="0"/>
      <w:marBottom w:val="0"/>
      <w:divBdr>
        <w:top w:val="none" w:sz="0" w:space="0" w:color="auto"/>
        <w:left w:val="none" w:sz="0" w:space="0" w:color="auto"/>
        <w:bottom w:val="none" w:sz="0" w:space="0" w:color="auto"/>
        <w:right w:val="none" w:sz="0" w:space="0" w:color="auto"/>
      </w:divBdr>
    </w:div>
    <w:div w:id="195198598">
      <w:marLeft w:val="640"/>
      <w:marRight w:val="0"/>
      <w:marTop w:val="0"/>
      <w:marBottom w:val="0"/>
      <w:divBdr>
        <w:top w:val="none" w:sz="0" w:space="0" w:color="auto"/>
        <w:left w:val="none" w:sz="0" w:space="0" w:color="auto"/>
        <w:bottom w:val="none" w:sz="0" w:space="0" w:color="auto"/>
        <w:right w:val="none" w:sz="0" w:space="0" w:color="auto"/>
      </w:divBdr>
    </w:div>
    <w:div w:id="195243687">
      <w:marLeft w:val="640"/>
      <w:marRight w:val="0"/>
      <w:marTop w:val="0"/>
      <w:marBottom w:val="0"/>
      <w:divBdr>
        <w:top w:val="none" w:sz="0" w:space="0" w:color="auto"/>
        <w:left w:val="none" w:sz="0" w:space="0" w:color="auto"/>
        <w:bottom w:val="none" w:sz="0" w:space="0" w:color="auto"/>
        <w:right w:val="none" w:sz="0" w:space="0" w:color="auto"/>
      </w:divBdr>
    </w:div>
    <w:div w:id="195312415">
      <w:marLeft w:val="640"/>
      <w:marRight w:val="0"/>
      <w:marTop w:val="0"/>
      <w:marBottom w:val="0"/>
      <w:divBdr>
        <w:top w:val="none" w:sz="0" w:space="0" w:color="auto"/>
        <w:left w:val="none" w:sz="0" w:space="0" w:color="auto"/>
        <w:bottom w:val="none" w:sz="0" w:space="0" w:color="auto"/>
        <w:right w:val="none" w:sz="0" w:space="0" w:color="auto"/>
      </w:divBdr>
    </w:div>
    <w:div w:id="195852143">
      <w:marLeft w:val="640"/>
      <w:marRight w:val="0"/>
      <w:marTop w:val="0"/>
      <w:marBottom w:val="0"/>
      <w:divBdr>
        <w:top w:val="none" w:sz="0" w:space="0" w:color="auto"/>
        <w:left w:val="none" w:sz="0" w:space="0" w:color="auto"/>
        <w:bottom w:val="none" w:sz="0" w:space="0" w:color="auto"/>
        <w:right w:val="none" w:sz="0" w:space="0" w:color="auto"/>
      </w:divBdr>
    </w:div>
    <w:div w:id="195892518">
      <w:marLeft w:val="640"/>
      <w:marRight w:val="0"/>
      <w:marTop w:val="0"/>
      <w:marBottom w:val="0"/>
      <w:divBdr>
        <w:top w:val="none" w:sz="0" w:space="0" w:color="auto"/>
        <w:left w:val="none" w:sz="0" w:space="0" w:color="auto"/>
        <w:bottom w:val="none" w:sz="0" w:space="0" w:color="auto"/>
        <w:right w:val="none" w:sz="0" w:space="0" w:color="auto"/>
      </w:divBdr>
    </w:div>
    <w:div w:id="195971141">
      <w:marLeft w:val="640"/>
      <w:marRight w:val="0"/>
      <w:marTop w:val="0"/>
      <w:marBottom w:val="0"/>
      <w:divBdr>
        <w:top w:val="none" w:sz="0" w:space="0" w:color="auto"/>
        <w:left w:val="none" w:sz="0" w:space="0" w:color="auto"/>
        <w:bottom w:val="none" w:sz="0" w:space="0" w:color="auto"/>
        <w:right w:val="none" w:sz="0" w:space="0" w:color="auto"/>
      </w:divBdr>
    </w:div>
    <w:div w:id="196084496">
      <w:marLeft w:val="640"/>
      <w:marRight w:val="0"/>
      <w:marTop w:val="0"/>
      <w:marBottom w:val="0"/>
      <w:divBdr>
        <w:top w:val="none" w:sz="0" w:space="0" w:color="auto"/>
        <w:left w:val="none" w:sz="0" w:space="0" w:color="auto"/>
        <w:bottom w:val="none" w:sz="0" w:space="0" w:color="auto"/>
        <w:right w:val="none" w:sz="0" w:space="0" w:color="auto"/>
      </w:divBdr>
    </w:div>
    <w:div w:id="196092886">
      <w:marLeft w:val="640"/>
      <w:marRight w:val="0"/>
      <w:marTop w:val="0"/>
      <w:marBottom w:val="0"/>
      <w:divBdr>
        <w:top w:val="none" w:sz="0" w:space="0" w:color="auto"/>
        <w:left w:val="none" w:sz="0" w:space="0" w:color="auto"/>
        <w:bottom w:val="none" w:sz="0" w:space="0" w:color="auto"/>
        <w:right w:val="none" w:sz="0" w:space="0" w:color="auto"/>
      </w:divBdr>
    </w:div>
    <w:div w:id="196158973">
      <w:marLeft w:val="640"/>
      <w:marRight w:val="0"/>
      <w:marTop w:val="0"/>
      <w:marBottom w:val="0"/>
      <w:divBdr>
        <w:top w:val="none" w:sz="0" w:space="0" w:color="auto"/>
        <w:left w:val="none" w:sz="0" w:space="0" w:color="auto"/>
        <w:bottom w:val="none" w:sz="0" w:space="0" w:color="auto"/>
        <w:right w:val="none" w:sz="0" w:space="0" w:color="auto"/>
      </w:divBdr>
    </w:div>
    <w:div w:id="196160251">
      <w:marLeft w:val="640"/>
      <w:marRight w:val="0"/>
      <w:marTop w:val="0"/>
      <w:marBottom w:val="0"/>
      <w:divBdr>
        <w:top w:val="none" w:sz="0" w:space="0" w:color="auto"/>
        <w:left w:val="none" w:sz="0" w:space="0" w:color="auto"/>
        <w:bottom w:val="none" w:sz="0" w:space="0" w:color="auto"/>
        <w:right w:val="none" w:sz="0" w:space="0" w:color="auto"/>
      </w:divBdr>
    </w:div>
    <w:div w:id="196164871">
      <w:marLeft w:val="480"/>
      <w:marRight w:val="0"/>
      <w:marTop w:val="0"/>
      <w:marBottom w:val="0"/>
      <w:divBdr>
        <w:top w:val="none" w:sz="0" w:space="0" w:color="auto"/>
        <w:left w:val="none" w:sz="0" w:space="0" w:color="auto"/>
        <w:bottom w:val="none" w:sz="0" w:space="0" w:color="auto"/>
        <w:right w:val="none" w:sz="0" w:space="0" w:color="auto"/>
      </w:divBdr>
    </w:div>
    <w:div w:id="196234055">
      <w:marLeft w:val="640"/>
      <w:marRight w:val="0"/>
      <w:marTop w:val="0"/>
      <w:marBottom w:val="0"/>
      <w:divBdr>
        <w:top w:val="none" w:sz="0" w:space="0" w:color="auto"/>
        <w:left w:val="none" w:sz="0" w:space="0" w:color="auto"/>
        <w:bottom w:val="none" w:sz="0" w:space="0" w:color="auto"/>
        <w:right w:val="none" w:sz="0" w:space="0" w:color="auto"/>
      </w:divBdr>
    </w:div>
    <w:div w:id="196282837">
      <w:marLeft w:val="640"/>
      <w:marRight w:val="0"/>
      <w:marTop w:val="0"/>
      <w:marBottom w:val="0"/>
      <w:divBdr>
        <w:top w:val="none" w:sz="0" w:space="0" w:color="auto"/>
        <w:left w:val="none" w:sz="0" w:space="0" w:color="auto"/>
        <w:bottom w:val="none" w:sz="0" w:space="0" w:color="auto"/>
        <w:right w:val="none" w:sz="0" w:space="0" w:color="auto"/>
      </w:divBdr>
    </w:div>
    <w:div w:id="196284567">
      <w:marLeft w:val="640"/>
      <w:marRight w:val="0"/>
      <w:marTop w:val="0"/>
      <w:marBottom w:val="0"/>
      <w:divBdr>
        <w:top w:val="none" w:sz="0" w:space="0" w:color="auto"/>
        <w:left w:val="none" w:sz="0" w:space="0" w:color="auto"/>
        <w:bottom w:val="none" w:sz="0" w:space="0" w:color="auto"/>
        <w:right w:val="none" w:sz="0" w:space="0" w:color="auto"/>
      </w:divBdr>
    </w:div>
    <w:div w:id="196312481">
      <w:marLeft w:val="640"/>
      <w:marRight w:val="0"/>
      <w:marTop w:val="0"/>
      <w:marBottom w:val="0"/>
      <w:divBdr>
        <w:top w:val="none" w:sz="0" w:space="0" w:color="auto"/>
        <w:left w:val="none" w:sz="0" w:space="0" w:color="auto"/>
        <w:bottom w:val="none" w:sz="0" w:space="0" w:color="auto"/>
        <w:right w:val="none" w:sz="0" w:space="0" w:color="auto"/>
      </w:divBdr>
    </w:div>
    <w:div w:id="196356203">
      <w:marLeft w:val="640"/>
      <w:marRight w:val="0"/>
      <w:marTop w:val="0"/>
      <w:marBottom w:val="0"/>
      <w:divBdr>
        <w:top w:val="none" w:sz="0" w:space="0" w:color="auto"/>
        <w:left w:val="none" w:sz="0" w:space="0" w:color="auto"/>
        <w:bottom w:val="none" w:sz="0" w:space="0" w:color="auto"/>
        <w:right w:val="none" w:sz="0" w:space="0" w:color="auto"/>
      </w:divBdr>
    </w:div>
    <w:div w:id="196359707">
      <w:marLeft w:val="640"/>
      <w:marRight w:val="0"/>
      <w:marTop w:val="0"/>
      <w:marBottom w:val="0"/>
      <w:divBdr>
        <w:top w:val="none" w:sz="0" w:space="0" w:color="auto"/>
        <w:left w:val="none" w:sz="0" w:space="0" w:color="auto"/>
        <w:bottom w:val="none" w:sz="0" w:space="0" w:color="auto"/>
        <w:right w:val="none" w:sz="0" w:space="0" w:color="auto"/>
      </w:divBdr>
    </w:div>
    <w:div w:id="196428052">
      <w:marLeft w:val="640"/>
      <w:marRight w:val="0"/>
      <w:marTop w:val="0"/>
      <w:marBottom w:val="0"/>
      <w:divBdr>
        <w:top w:val="none" w:sz="0" w:space="0" w:color="auto"/>
        <w:left w:val="none" w:sz="0" w:space="0" w:color="auto"/>
        <w:bottom w:val="none" w:sz="0" w:space="0" w:color="auto"/>
        <w:right w:val="none" w:sz="0" w:space="0" w:color="auto"/>
      </w:divBdr>
    </w:div>
    <w:div w:id="196431631">
      <w:marLeft w:val="640"/>
      <w:marRight w:val="0"/>
      <w:marTop w:val="0"/>
      <w:marBottom w:val="0"/>
      <w:divBdr>
        <w:top w:val="none" w:sz="0" w:space="0" w:color="auto"/>
        <w:left w:val="none" w:sz="0" w:space="0" w:color="auto"/>
        <w:bottom w:val="none" w:sz="0" w:space="0" w:color="auto"/>
        <w:right w:val="none" w:sz="0" w:space="0" w:color="auto"/>
      </w:divBdr>
    </w:div>
    <w:div w:id="196550341">
      <w:marLeft w:val="640"/>
      <w:marRight w:val="0"/>
      <w:marTop w:val="0"/>
      <w:marBottom w:val="0"/>
      <w:divBdr>
        <w:top w:val="none" w:sz="0" w:space="0" w:color="auto"/>
        <w:left w:val="none" w:sz="0" w:space="0" w:color="auto"/>
        <w:bottom w:val="none" w:sz="0" w:space="0" w:color="auto"/>
        <w:right w:val="none" w:sz="0" w:space="0" w:color="auto"/>
      </w:divBdr>
    </w:div>
    <w:div w:id="196554844">
      <w:marLeft w:val="640"/>
      <w:marRight w:val="0"/>
      <w:marTop w:val="0"/>
      <w:marBottom w:val="0"/>
      <w:divBdr>
        <w:top w:val="none" w:sz="0" w:space="0" w:color="auto"/>
        <w:left w:val="none" w:sz="0" w:space="0" w:color="auto"/>
        <w:bottom w:val="none" w:sz="0" w:space="0" w:color="auto"/>
        <w:right w:val="none" w:sz="0" w:space="0" w:color="auto"/>
      </w:divBdr>
    </w:div>
    <w:div w:id="196697755">
      <w:marLeft w:val="640"/>
      <w:marRight w:val="0"/>
      <w:marTop w:val="0"/>
      <w:marBottom w:val="0"/>
      <w:divBdr>
        <w:top w:val="none" w:sz="0" w:space="0" w:color="auto"/>
        <w:left w:val="none" w:sz="0" w:space="0" w:color="auto"/>
        <w:bottom w:val="none" w:sz="0" w:space="0" w:color="auto"/>
        <w:right w:val="none" w:sz="0" w:space="0" w:color="auto"/>
      </w:divBdr>
    </w:div>
    <w:div w:id="196936204">
      <w:marLeft w:val="640"/>
      <w:marRight w:val="0"/>
      <w:marTop w:val="0"/>
      <w:marBottom w:val="0"/>
      <w:divBdr>
        <w:top w:val="none" w:sz="0" w:space="0" w:color="auto"/>
        <w:left w:val="none" w:sz="0" w:space="0" w:color="auto"/>
        <w:bottom w:val="none" w:sz="0" w:space="0" w:color="auto"/>
        <w:right w:val="none" w:sz="0" w:space="0" w:color="auto"/>
      </w:divBdr>
    </w:div>
    <w:div w:id="197009743">
      <w:marLeft w:val="640"/>
      <w:marRight w:val="0"/>
      <w:marTop w:val="0"/>
      <w:marBottom w:val="0"/>
      <w:divBdr>
        <w:top w:val="none" w:sz="0" w:space="0" w:color="auto"/>
        <w:left w:val="none" w:sz="0" w:space="0" w:color="auto"/>
        <w:bottom w:val="none" w:sz="0" w:space="0" w:color="auto"/>
        <w:right w:val="none" w:sz="0" w:space="0" w:color="auto"/>
      </w:divBdr>
    </w:div>
    <w:div w:id="197088901">
      <w:marLeft w:val="640"/>
      <w:marRight w:val="0"/>
      <w:marTop w:val="0"/>
      <w:marBottom w:val="0"/>
      <w:divBdr>
        <w:top w:val="none" w:sz="0" w:space="0" w:color="auto"/>
        <w:left w:val="none" w:sz="0" w:space="0" w:color="auto"/>
        <w:bottom w:val="none" w:sz="0" w:space="0" w:color="auto"/>
        <w:right w:val="none" w:sz="0" w:space="0" w:color="auto"/>
      </w:divBdr>
    </w:div>
    <w:div w:id="197203480">
      <w:marLeft w:val="640"/>
      <w:marRight w:val="0"/>
      <w:marTop w:val="0"/>
      <w:marBottom w:val="0"/>
      <w:divBdr>
        <w:top w:val="none" w:sz="0" w:space="0" w:color="auto"/>
        <w:left w:val="none" w:sz="0" w:space="0" w:color="auto"/>
        <w:bottom w:val="none" w:sz="0" w:space="0" w:color="auto"/>
        <w:right w:val="none" w:sz="0" w:space="0" w:color="auto"/>
      </w:divBdr>
    </w:div>
    <w:div w:id="197276814">
      <w:marLeft w:val="640"/>
      <w:marRight w:val="0"/>
      <w:marTop w:val="0"/>
      <w:marBottom w:val="0"/>
      <w:divBdr>
        <w:top w:val="none" w:sz="0" w:space="0" w:color="auto"/>
        <w:left w:val="none" w:sz="0" w:space="0" w:color="auto"/>
        <w:bottom w:val="none" w:sz="0" w:space="0" w:color="auto"/>
        <w:right w:val="none" w:sz="0" w:space="0" w:color="auto"/>
      </w:divBdr>
    </w:div>
    <w:div w:id="197355180">
      <w:marLeft w:val="640"/>
      <w:marRight w:val="0"/>
      <w:marTop w:val="0"/>
      <w:marBottom w:val="0"/>
      <w:divBdr>
        <w:top w:val="none" w:sz="0" w:space="0" w:color="auto"/>
        <w:left w:val="none" w:sz="0" w:space="0" w:color="auto"/>
        <w:bottom w:val="none" w:sz="0" w:space="0" w:color="auto"/>
        <w:right w:val="none" w:sz="0" w:space="0" w:color="auto"/>
      </w:divBdr>
    </w:div>
    <w:div w:id="197550436">
      <w:marLeft w:val="640"/>
      <w:marRight w:val="0"/>
      <w:marTop w:val="0"/>
      <w:marBottom w:val="0"/>
      <w:divBdr>
        <w:top w:val="none" w:sz="0" w:space="0" w:color="auto"/>
        <w:left w:val="none" w:sz="0" w:space="0" w:color="auto"/>
        <w:bottom w:val="none" w:sz="0" w:space="0" w:color="auto"/>
        <w:right w:val="none" w:sz="0" w:space="0" w:color="auto"/>
      </w:divBdr>
    </w:div>
    <w:div w:id="197741608">
      <w:marLeft w:val="640"/>
      <w:marRight w:val="0"/>
      <w:marTop w:val="0"/>
      <w:marBottom w:val="0"/>
      <w:divBdr>
        <w:top w:val="none" w:sz="0" w:space="0" w:color="auto"/>
        <w:left w:val="none" w:sz="0" w:space="0" w:color="auto"/>
        <w:bottom w:val="none" w:sz="0" w:space="0" w:color="auto"/>
        <w:right w:val="none" w:sz="0" w:space="0" w:color="auto"/>
      </w:divBdr>
    </w:div>
    <w:div w:id="197745132">
      <w:marLeft w:val="640"/>
      <w:marRight w:val="0"/>
      <w:marTop w:val="0"/>
      <w:marBottom w:val="0"/>
      <w:divBdr>
        <w:top w:val="none" w:sz="0" w:space="0" w:color="auto"/>
        <w:left w:val="none" w:sz="0" w:space="0" w:color="auto"/>
        <w:bottom w:val="none" w:sz="0" w:space="0" w:color="auto"/>
        <w:right w:val="none" w:sz="0" w:space="0" w:color="auto"/>
      </w:divBdr>
    </w:div>
    <w:div w:id="198014895">
      <w:marLeft w:val="640"/>
      <w:marRight w:val="0"/>
      <w:marTop w:val="0"/>
      <w:marBottom w:val="0"/>
      <w:divBdr>
        <w:top w:val="none" w:sz="0" w:space="0" w:color="auto"/>
        <w:left w:val="none" w:sz="0" w:space="0" w:color="auto"/>
        <w:bottom w:val="none" w:sz="0" w:space="0" w:color="auto"/>
        <w:right w:val="none" w:sz="0" w:space="0" w:color="auto"/>
      </w:divBdr>
    </w:div>
    <w:div w:id="198056331">
      <w:marLeft w:val="640"/>
      <w:marRight w:val="0"/>
      <w:marTop w:val="0"/>
      <w:marBottom w:val="0"/>
      <w:divBdr>
        <w:top w:val="none" w:sz="0" w:space="0" w:color="auto"/>
        <w:left w:val="none" w:sz="0" w:space="0" w:color="auto"/>
        <w:bottom w:val="none" w:sz="0" w:space="0" w:color="auto"/>
        <w:right w:val="none" w:sz="0" w:space="0" w:color="auto"/>
      </w:divBdr>
    </w:div>
    <w:div w:id="198056727">
      <w:marLeft w:val="640"/>
      <w:marRight w:val="0"/>
      <w:marTop w:val="0"/>
      <w:marBottom w:val="0"/>
      <w:divBdr>
        <w:top w:val="none" w:sz="0" w:space="0" w:color="auto"/>
        <w:left w:val="none" w:sz="0" w:space="0" w:color="auto"/>
        <w:bottom w:val="none" w:sz="0" w:space="0" w:color="auto"/>
        <w:right w:val="none" w:sz="0" w:space="0" w:color="auto"/>
      </w:divBdr>
    </w:div>
    <w:div w:id="198133618">
      <w:marLeft w:val="640"/>
      <w:marRight w:val="0"/>
      <w:marTop w:val="0"/>
      <w:marBottom w:val="0"/>
      <w:divBdr>
        <w:top w:val="none" w:sz="0" w:space="0" w:color="auto"/>
        <w:left w:val="none" w:sz="0" w:space="0" w:color="auto"/>
        <w:bottom w:val="none" w:sz="0" w:space="0" w:color="auto"/>
        <w:right w:val="none" w:sz="0" w:space="0" w:color="auto"/>
      </w:divBdr>
    </w:div>
    <w:div w:id="198250226">
      <w:marLeft w:val="640"/>
      <w:marRight w:val="0"/>
      <w:marTop w:val="0"/>
      <w:marBottom w:val="0"/>
      <w:divBdr>
        <w:top w:val="none" w:sz="0" w:space="0" w:color="auto"/>
        <w:left w:val="none" w:sz="0" w:space="0" w:color="auto"/>
        <w:bottom w:val="none" w:sz="0" w:space="0" w:color="auto"/>
        <w:right w:val="none" w:sz="0" w:space="0" w:color="auto"/>
      </w:divBdr>
    </w:div>
    <w:div w:id="198250950">
      <w:marLeft w:val="640"/>
      <w:marRight w:val="0"/>
      <w:marTop w:val="0"/>
      <w:marBottom w:val="0"/>
      <w:divBdr>
        <w:top w:val="none" w:sz="0" w:space="0" w:color="auto"/>
        <w:left w:val="none" w:sz="0" w:space="0" w:color="auto"/>
        <w:bottom w:val="none" w:sz="0" w:space="0" w:color="auto"/>
        <w:right w:val="none" w:sz="0" w:space="0" w:color="auto"/>
      </w:divBdr>
    </w:div>
    <w:div w:id="198317711">
      <w:marLeft w:val="640"/>
      <w:marRight w:val="0"/>
      <w:marTop w:val="0"/>
      <w:marBottom w:val="0"/>
      <w:divBdr>
        <w:top w:val="none" w:sz="0" w:space="0" w:color="auto"/>
        <w:left w:val="none" w:sz="0" w:space="0" w:color="auto"/>
        <w:bottom w:val="none" w:sz="0" w:space="0" w:color="auto"/>
        <w:right w:val="none" w:sz="0" w:space="0" w:color="auto"/>
      </w:divBdr>
    </w:div>
    <w:div w:id="198319881">
      <w:marLeft w:val="640"/>
      <w:marRight w:val="0"/>
      <w:marTop w:val="0"/>
      <w:marBottom w:val="0"/>
      <w:divBdr>
        <w:top w:val="none" w:sz="0" w:space="0" w:color="auto"/>
        <w:left w:val="none" w:sz="0" w:space="0" w:color="auto"/>
        <w:bottom w:val="none" w:sz="0" w:space="0" w:color="auto"/>
        <w:right w:val="none" w:sz="0" w:space="0" w:color="auto"/>
      </w:divBdr>
    </w:div>
    <w:div w:id="198322952">
      <w:marLeft w:val="640"/>
      <w:marRight w:val="0"/>
      <w:marTop w:val="0"/>
      <w:marBottom w:val="0"/>
      <w:divBdr>
        <w:top w:val="none" w:sz="0" w:space="0" w:color="auto"/>
        <w:left w:val="none" w:sz="0" w:space="0" w:color="auto"/>
        <w:bottom w:val="none" w:sz="0" w:space="0" w:color="auto"/>
        <w:right w:val="none" w:sz="0" w:space="0" w:color="auto"/>
      </w:divBdr>
    </w:div>
    <w:div w:id="198397585">
      <w:marLeft w:val="640"/>
      <w:marRight w:val="0"/>
      <w:marTop w:val="0"/>
      <w:marBottom w:val="0"/>
      <w:divBdr>
        <w:top w:val="none" w:sz="0" w:space="0" w:color="auto"/>
        <w:left w:val="none" w:sz="0" w:space="0" w:color="auto"/>
        <w:bottom w:val="none" w:sz="0" w:space="0" w:color="auto"/>
        <w:right w:val="none" w:sz="0" w:space="0" w:color="auto"/>
      </w:divBdr>
    </w:div>
    <w:div w:id="198402244">
      <w:marLeft w:val="640"/>
      <w:marRight w:val="0"/>
      <w:marTop w:val="0"/>
      <w:marBottom w:val="0"/>
      <w:divBdr>
        <w:top w:val="none" w:sz="0" w:space="0" w:color="auto"/>
        <w:left w:val="none" w:sz="0" w:space="0" w:color="auto"/>
        <w:bottom w:val="none" w:sz="0" w:space="0" w:color="auto"/>
        <w:right w:val="none" w:sz="0" w:space="0" w:color="auto"/>
      </w:divBdr>
    </w:div>
    <w:div w:id="198589560">
      <w:marLeft w:val="640"/>
      <w:marRight w:val="0"/>
      <w:marTop w:val="0"/>
      <w:marBottom w:val="0"/>
      <w:divBdr>
        <w:top w:val="none" w:sz="0" w:space="0" w:color="auto"/>
        <w:left w:val="none" w:sz="0" w:space="0" w:color="auto"/>
        <w:bottom w:val="none" w:sz="0" w:space="0" w:color="auto"/>
        <w:right w:val="none" w:sz="0" w:space="0" w:color="auto"/>
      </w:divBdr>
    </w:div>
    <w:div w:id="198669660">
      <w:marLeft w:val="640"/>
      <w:marRight w:val="0"/>
      <w:marTop w:val="0"/>
      <w:marBottom w:val="0"/>
      <w:divBdr>
        <w:top w:val="none" w:sz="0" w:space="0" w:color="auto"/>
        <w:left w:val="none" w:sz="0" w:space="0" w:color="auto"/>
        <w:bottom w:val="none" w:sz="0" w:space="0" w:color="auto"/>
        <w:right w:val="none" w:sz="0" w:space="0" w:color="auto"/>
      </w:divBdr>
    </w:div>
    <w:div w:id="198705772">
      <w:marLeft w:val="640"/>
      <w:marRight w:val="0"/>
      <w:marTop w:val="0"/>
      <w:marBottom w:val="0"/>
      <w:divBdr>
        <w:top w:val="none" w:sz="0" w:space="0" w:color="auto"/>
        <w:left w:val="none" w:sz="0" w:space="0" w:color="auto"/>
        <w:bottom w:val="none" w:sz="0" w:space="0" w:color="auto"/>
        <w:right w:val="none" w:sz="0" w:space="0" w:color="auto"/>
      </w:divBdr>
    </w:div>
    <w:div w:id="198708564">
      <w:marLeft w:val="640"/>
      <w:marRight w:val="0"/>
      <w:marTop w:val="0"/>
      <w:marBottom w:val="0"/>
      <w:divBdr>
        <w:top w:val="none" w:sz="0" w:space="0" w:color="auto"/>
        <w:left w:val="none" w:sz="0" w:space="0" w:color="auto"/>
        <w:bottom w:val="none" w:sz="0" w:space="0" w:color="auto"/>
        <w:right w:val="none" w:sz="0" w:space="0" w:color="auto"/>
      </w:divBdr>
    </w:div>
    <w:div w:id="198710548">
      <w:marLeft w:val="640"/>
      <w:marRight w:val="0"/>
      <w:marTop w:val="0"/>
      <w:marBottom w:val="0"/>
      <w:divBdr>
        <w:top w:val="none" w:sz="0" w:space="0" w:color="auto"/>
        <w:left w:val="none" w:sz="0" w:space="0" w:color="auto"/>
        <w:bottom w:val="none" w:sz="0" w:space="0" w:color="auto"/>
        <w:right w:val="none" w:sz="0" w:space="0" w:color="auto"/>
      </w:divBdr>
    </w:div>
    <w:div w:id="198779890">
      <w:marLeft w:val="640"/>
      <w:marRight w:val="0"/>
      <w:marTop w:val="0"/>
      <w:marBottom w:val="0"/>
      <w:divBdr>
        <w:top w:val="none" w:sz="0" w:space="0" w:color="auto"/>
        <w:left w:val="none" w:sz="0" w:space="0" w:color="auto"/>
        <w:bottom w:val="none" w:sz="0" w:space="0" w:color="auto"/>
        <w:right w:val="none" w:sz="0" w:space="0" w:color="auto"/>
      </w:divBdr>
    </w:div>
    <w:div w:id="198981377">
      <w:marLeft w:val="640"/>
      <w:marRight w:val="0"/>
      <w:marTop w:val="0"/>
      <w:marBottom w:val="0"/>
      <w:divBdr>
        <w:top w:val="none" w:sz="0" w:space="0" w:color="auto"/>
        <w:left w:val="none" w:sz="0" w:space="0" w:color="auto"/>
        <w:bottom w:val="none" w:sz="0" w:space="0" w:color="auto"/>
        <w:right w:val="none" w:sz="0" w:space="0" w:color="auto"/>
      </w:divBdr>
    </w:div>
    <w:div w:id="199171049">
      <w:marLeft w:val="640"/>
      <w:marRight w:val="0"/>
      <w:marTop w:val="0"/>
      <w:marBottom w:val="0"/>
      <w:divBdr>
        <w:top w:val="none" w:sz="0" w:space="0" w:color="auto"/>
        <w:left w:val="none" w:sz="0" w:space="0" w:color="auto"/>
        <w:bottom w:val="none" w:sz="0" w:space="0" w:color="auto"/>
        <w:right w:val="none" w:sz="0" w:space="0" w:color="auto"/>
      </w:divBdr>
    </w:div>
    <w:div w:id="199322465">
      <w:marLeft w:val="640"/>
      <w:marRight w:val="0"/>
      <w:marTop w:val="0"/>
      <w:marBottom w:val="0"/>
      <w:divBdr>
        <w:top w:val="none" w:sz="0" w:space="0" w:color="auto"/>
        <w:left w:val="none" w:sz="0" w:space="0" w:color="auto"/>
        <w:bottom w:val="none" w:sz="0" w:space="0" w:color="auto"/>
        <w:right w:val="none" w:sz="0" w:space="0" w:color="auto"/>
      </w:divBdr>
    </w:div>
    <w:div w:id="199360646">
      <w:marLeft w:val="640"/>
      <w:marRight w:val="0"/>
      <w:marTop w:val="0"/>
      <w:marBottom w:val="0"/>
      <w:divBdr>
        <w:top w:val="none" w:sz="0" w:space="0" w:color="auto"/>
        <w:left w:val="none" w:sz="0" w:space="0" w:color="auto"/>
        <w:bottom w:val="none" w:sz="0" w:space="0" w:color="auto"/>
        <w:right w:val="none" w:sz="0" w:space="0" w:color="auto"/>
      </w:divBdr>
    </w:div>
    <w:div w:id="199364708">
      <w:marLeft w:val="640"/>
      <w:marRight w:val="0"/>
      <w:marTop w:val="0"/>
      <w:marBottom w:val="0"/>
      <w:divBdr>
        <w:top w:val="none" w:sz="0" w:space="0" w:color="auto"/>
        <w:left w:val="none" w:sz="0" w:space="0" w:color="auto"/>
        <w:bottom w:val="none" w:sz="0" w:space="0" w:color="auto"/>
        <w:right w:val="none" w:sz="0" w:space="0" w:color="auto"/>
      </w:divBdr>
    </w:div>
    <w:div w:id="199441728">
      <w:marLeft w:val="640"/>
      <w:marRight w:val="0"/>
      <w:marTop w:val="0"/>
      <w:marBottom w:val="0"/>
      <w:divBdr>
        <w:top w:val="none" w:sz="0" w:space="0" w:color="auto"/>
        <w:left w:val="none" w:sz="0" w:space="0" w:color="auto"/>
        <w:bottom w:val="none" w:sz="0" w:space="0" w:color="auto"/>
        <w:right w:val="none" w:sz="0" w:space="0" w:color="auto"/>
      </w:divBdr>
    </w:div>
    <w:div w:id="199443927">
      <w:marLeft w:val="640"/>
      <w:marRight w:val="0"/>
      <w:marTop w:val="0"/>
      <w:marBottom w:val="0"/>
      <w:divBdr>
        <w:top w:val="none" w:sz="0" w:space="0" w:color="auto"/>
        <w:left w:val="none" w:sz="0" w:space="0" w:color="auto"/>
        <w:bottom w:val="none" w:sz="0" w:space="0" w:color="auto"/>
        <w:right w:val="none" w:sz="0" w:space="0" w:color="auto"/>
      </w:divBdr>
    </w:div>
    <w:div w:id="199561076">
      <w:marLeft w:val="640"/>
      <w:marRight w:val="0"/>
      <w:marTop w:val="0"/>
      <w:marBottom w:val="0"/>
      <w:divBdr>
        <w:top w:val="none" w:sz="0" w:space="0" w:color="auto"/>
        <w:left w:val="none" w:sz="0" w:space="0" w:color="auto"/>
        <w:bottom w:val="none" w:sz="0" w:space="0" w:color="auto"/>
        <w:right w:val="none" w:sz="0" w:space="0" w:color="auto"/>
      </w:divBdr>
    </w:div>
    <w:div w:id="199710868">
      <w:marLeft w:val="640"/>
      <w:marRight w:val="0"/>
      <w:marTop w:val="0"/>
      <w:marBottom w:val="0"/>
      <w:divBdr>
        <w:top w:val="none" w:sz="0" w:space="0" w:color="auto"/>
        <w:left w:val="none" w:sz="0" w:space="0" w:color="auto"/>
        <w:bottom w:val="none" w:sz="0" w:space="0" w:color="auto"/>
        <w:right w:val="none" w:sz="0" w:space="0" w:color="auto"/>
      </w:divBdr>
    </w:div>
    <w:div w:id="200167652">
      <w:marLeft w:val="640"/>
      <w:marRight w:val="0"/>
      <w:marTop w:val="0"/>
      <w:marBottom w:val="0"/>
      <w:divBdr>
        <w:top w:val="none" w:sz="0" w:space="0" w:color="auto"/>
        <w:left w:val="none" w:sz="0" w:space="0" w:color="auto"/>
        <w:bottom w:val="none" w:sz="0" w:space="0" w:color="auto"/>
        <w:right w:val="none" w:sz="0" w:space="0" w:color="auto"/>
      </w:divBdr>
    </w:div>
    <w:div w:id="200365525">
      <w:marLeft w:val="640"/>
      <w:marRight w:val="0"/>
      <w:marTop w:val="0"/>
      <w:marBottom w:val="0"/>
      <w:divBdr>
        <w:top w:val="none" w:sz="0" w:space="0" w:color="auto"/>
        <w:left w:val="none" w:sz="0" w:space="0" w:color="auto"/>
        <w:bottom w:val="none" w:sz="0" w:space="0" w:color="auto"/>
        <w:right w:val="none" w:sz="0" w:space="0" w:color="auto"/>
      </w:divBdr>
    </w:div>
    <w:div w:id="200410932">
      <w:marLeft w:val="640"/>
      <w:marRight w:val="0"/>
      <w:marTop w:val="0"/>
      <w:marBottom w:val="0"/>
      <w:divBdr>
        <w:top w:val="none" w:sz="0" w:space="0" w:color="auto"/>
        <w:left w:val="none" w:sz="0" w:space="0" w:color="auto"/>
        <w:bottom w:val="none" w:sz="0" w:space="0" w:color="auto"/>
        <w:right w:val="none" w:sz="0" w:space="0" w:color="auto"/>
      </w:divBdr>
    </w:div>
    <w:div w:id="200477161">
      <w:marLeft w:val="640"/>
      <w:marRight w:val="0"/>
      <w:marTop w:val="0"/>
      <w:marBottom w:val="0"/>
      <w:divBdr>
        <w:top w:val="none" w:sz="0" w:space="0" w:color="auto"/>
        <w:left w:val="none" w:sz="0" w:space="0" w:color="auto"/>
        <w:bottom w:val="none" w:sz="0" w:space="0" w:color="auto"/>
        <w:right w:val="none" w:sz="0" w:space="0" w:color="auto"/>
      </w:divBdr>
    </w:div>
    <w:div w:id="200558733">
      <w:marLeft w:val="640"/>
      <w:marRight w:val="0"/>
      <w:marTop w:val="0"/>
      <w:marBottom w:val="0"/>
      <w:divBdr>
        <w:top w:val="none" w:sz="0" w:space="0" w:color="auto"/>
        <w:left w:val="none" w:sz="0" w:space="0" w:color="auto"/>
        <w:bottom w:val="none" w:sz="0" w:space="0" w:color="auto"/>
        <w:right w:val="none" w:sz="0" w:space="0" w:color="auto"/>
      </w:divBdr>
    </w:div>
    <w:div w:id="200632569">
      <w:marLeft w:val="640"/>
      <w:marRight w:val="0"/>
      <w:marTop w:val="0"/>
      <w:marBottom w:val="0"/>
      <w:divBdr>
        <w:top w:val="none" w:sz="0" w:space="0" w:color="auto"/>
        <w:left w:val="none" w:sz="0" w:space="0" w:color="auto"/>
        <w:bottom w:val="none" w:sz="0" w:space="0" w:color="auto"/>
        <w:right w:val="none" w:sz="0" w:space="0" w:color="auto"/>
      </w:divBdr>
    </w:div>
    <w:div w:id="200636039">
      <w:marLeft w:val="640"/>
      <w:marRight w:val="0"/>
      <w:marTop w:val="0"/>
      <w:marBottom w:val="0"/>
      <w:divBdr>
        <w:top w:val="none" w:sz="0" w:space="0" w:color="auto"/>
        <w:left w:val="none" w:sz="0" w:space="0" w:color="auto"/>
        <w:bottom w:val="none" w:sz="0" w:space="0" w:color="auto"/>
        <w:right w:val="none" w:sz="0" w:space="0" w:color="auto"/>
      </w:divBdr>
    </w:div>
    <w:div w:id="200672247">
      <w:marLeft w:val="640"/>
      <w:marRight w:val="0"/>
      <w:marTop w:val="0"/>
      <w:marBottom w:val="0"/>
      <w:divBdr>
        <w:top w:val="none" w:sz="0" w:space="0" w:color="auto"/>
        <w:left w:val="none" w:sz="0" w:space="0" w:color="auto"/>
        <w:bottom w:val="none" w:sz="0" w:space="0" w:color="auto"/>
        <w:right w:val="none" w:sz="0" w:space="0" w:color="auto"/>
      </w:divBdr>
    </w:div>
    <w:div w:id="200703078">
      <w:marLeft w:val="640"/>
      <w:marRight w:val="0"/>
      <w:marTop w:val="0"/>
      <w:marBottom w:val="0"/>
      <w:divBdr>
        <w:top w:val="none" w:sz="0" w:space="0" w:color="auto"/>
        <w:left w:val="none" w:sz="0" w:space="0" w:color="auto"/>
        <w:bottom w:val="none" w:sz="0" w:space="0" w:color="auto"/>
        <w:right w:val="none" w:sz="0" w:space="0" w:color="auto"/>
      </w:divBdr>
    </w:div>
    <w:div w:id="200824300">
      <w:marLeft w:val="640"/>
      <w:marRight w:val="0"/>
      <w:marTop w:val="0"/>
      <w:marBottom w:val="0"/>
      <w:divBdr>
        <w:top w:val="none" w:sz="0" w:space="0" w:color="auto"/>
        <w:left w:val="none" w:sz="0" w:space="0" w:color="auto"/>
        <w:bottom w:val="none" w:sz="0" w:space="0" w:color="auto"/>
        <w:right w:val="none" w:sz="0" w:space="0" w:color="auto"/>
      </w:divBdr>
    </w:div>
    <w:div w:id="200872651">
      <w:marLeft w:val="640"/>
      <w:marRight w:val="0"/>
      <w:marTop w:val="0"/>
      <w:marBottom w:val="0"/>
      <w:divBdr>
        <w:top w:val="none" w:sz="0" w:space="0" w:color="auto"/>
        <w:left w:val="none" w:sz="0" w:space="0" w:color="auto"/>
        <w:bottom w:val="none" w:sz="0" w:space="0" w:color="auto"/>
        <w:right w:val="none" w:sz="0" w:space="0" w:color="auto"/>
      </w:divBdr>
    </w:div>
    <w:div w:id="201096283">
      <w:marLeft w:val="640"/>
      <w:marRight w:val="0"/>
      <w:marTop w:val="0"/>
      <w:marBottom w:val="0"/>
      <w:divBdr>
        <w:top w:val="none" w:sz="0" w:space="0" w:color="auto"/>
        <w:left w:val="none" w:sz="0" w:space="0" w:color="auto"/>
        <w:bottom w:val="none" w:sz="0" w:space="0" w:color="auto"/>
        <w:right w:val="none" w:sz="0" w:space="0" w:color="auto"/>
      </w:divBdr>
    </w:div>
    <w:div w:id="201096402">
      <w:marLeft w:val="640"/>
      <w:marRight w:val="0"/>
      <w:marTop w:val="0"/>
      <w:marBottom w:val="0"/>
      <w:divBdr>
        <w:top w:val="none" w:sz="0" w:space="0" w:color="auto"/>
        <w:left w:val="none" w:sz="0" w:space="0" w:color="auto"/>
        <w:bottom w:val="none" w:sz="0" w:space="0" w:color="auto"/>
        <w:right w:val="none" w:sz="0" w:space="0" w:color="auto"/>
      </w:divBdr>
    </w:div>
    <w:div w:id="201133407">
      <w:marLeft w:val="640"/>
      <w:marRight w:val="0"/>
      <w:marTop w:val="0"/>
      <w:marBottom w:val="0"/>
      <w:divBdr>
        <w:top w:val="none" w:sz="0" w:space="0" w:color="auto"/>
        <w:left w:val="none" w:sz="0" w:space="0" w:color="auto"/>
        <w:bottom w:val="none" w:sz="0" w:space="0" w:color="auto"/>
        <w:right w:val="none" w:sz="0" w:space="0" w:color="auto"/>
      </w:divBdr>
    </w:div>
    <w:div w:id="201136690">
      <w:marLeft w:val="640"/>
      <w:marRight w:val="0"/>
      <w:marTop w:val="0"/>
      <w:marBottom w:val="0"/>
      <w:divBdr>
        <w:top w:val="none" w:sz="0" w:space="0" w:color="auto"/>
        <w:left w:val="none" w:sz="0" w:space="0" w:color="auto"/>
        <w:bottom w:val="none" w:sz="0" w:space="0" w:color="auto"/>
        <w:right w:val="none" w:sz="0" w:space="0" w:color="auto"/>
      </w:divBdr>
    </w:div>
    <w:div w:id="201138382">
      <w:marLeft w:val="640"/>
      <w:marRight w:val="0"/>
      <w:marTop w:val="0"/>
      <w:marBottom w:val="0"/>
      <w:divBdr>
        <w:top w:val="none" w:sz="0" w:space="0" w:color="auto"/>
        <w:left w:val="none" w:sz="0" w:space="0" w:color="auto"/>
        <w:bottom w:val="none" w:sz="0" w:space="0" w:color="auto"/>
        <w:right w:val="none" w:sz="0" w:space="0" w:color="auto"/>
      </w:divBdr>
    </w:div>
    <w:div w:id="201207414">
      <w:marLeft w:val="640"/>
      <w:marRight w:val="0"/>
      <w:marTop w:val="0"/>
      <w:marBottom w:val="0"/>
      <w:divBdr>
        <w:top w:val="none" w:sz="0" w:space="0" w:color="auto"/>
        <w:left w:val="none" w:sz="0" w:space="0" w:color="auto"/>
        <w:bottom w:val="none" w:sz="0" w:space="0" w:color="auto"/>
        <w:right w:val="none" w:sz="0" w:space="0" w:color="auto"/>
      </w:divBdr>
    </w:div>
    <w:div w:id="201401207">
      <w:marLeft w:val="640"/>
      <w:marRight w:val="0"/>
      <w:marTop w:val="0"/>
      <w:marBottom w:val="0"/>
      <w:divBdr>
        <w:top w:val="none" w:sz="0" w:space="0" w:color="auto"/>
        <w:left w:val="none" w:sz="0" w:space="0" w:color="auto"/>
        <w:bottom w:val="none" w:sz="0" w:space="0" w:color="auto"/>
        <w:right w:val="none" w:sz="0" w:space="0" w:color="auto"/>
      </w:divBdr>
    </w:div>
    <w:div w:id="201402773">
      <w:marLeft w:val="640"/>
      <w:marRight w:val="0"/>
      <w:marTop w:val="0"/>
      <w:marBottom w:val="0"/>
      <w:divBdr>
        <w:top w:val="none" w:sz="0" w:space="0" w:color="auto"/>
        <w:left w:val="none" w:sz="0" w:space="0" w:color="auto"/>
        <w:bottom w:val="none" w:sz="0" w:space="0" w:color="auto"/>
        <w:right w:val="none" w:sz="0" w:space="0" w:color="auto"/>
      </w:divBdr>
    </w:div>
    <w:div w:id="201408974">
      <w:marLeft w:val="640"/>
      <w:marRight w:val="0"/>
      <w:marTop w:val="0"/>
      <w:marBottom w:val="0"/>
      <w:divBdr>
        <w:top w:val="none" w:sz="0" w:space="0" w:color="auto"/>
        <w:left w:val="none" w:sz="0" w:space="0" w:color="auto"/>
        <w:bottom w:val="none" w:sz="0" w:space="0" w:color="auto"/>
        <w:right w:val="none" w:sz="0" w:space="0" w:color="auto"/>
      </w:divBdr>
    </w:div>
    <w:div w:id="201552748">
      <w:marLeft w:val="640"/>
      <w:marRight w:val="0"/>
      <w:marTop w:val="0"/>
      <w:marBottom w:val="0"/>
      <w:divBdr>
        <w:top w:val="none" w:sz="0" w:space="0" w:color="auto"/>
        <w:left w:val="none" w:sz="0" w:space="0" w:color="auto"/>
        <w:bottom w:val="none" w:sz="0" w:space="0" w:color="auto"/>
        <w:right w:val="none" w:sz="0" w:space="0" w:color="auto"/>
      </w:divBdr>
    </w:div>
    <w:div w:id="201553390">
      <w:marLeft w:val="640"/>
      <w:marRight w:val="0"/>
      <w:marTop w:val="0"/>
      <w:marBottom w:val="0"/>
      <w:divBdr>
        <w:top w:val="none" w:sz="0" w:space="0" w:color="auto"/>
        <w:left w:val="none" w:sz="0" w:space="0" w:color="auto"/>
        <w:bottom w:val="none" w:sz="0" w:space="0" w:color="auto"/>
        <w:right w:val="none" w:sz="0" w:space="0" w:color="auto"/>
      </w:divBdr>
    </w:div>
    <w:div w:id="201594961">
      <w:marLeft w:val="640"/>
      <w:marRight w:val="0"/>
      <w:marTop w:val="0"/>
      <w:marBottom w:val="0"/>
      <w:divBdr>
        <w:top w:val="none" w:sz="0" w:space="0" w:color="auto"/>
        <w:left w:val="none" w:sz="0" w:space="0" w:color="auto"/>
        <w:bottom w:val="none" w:sz="0" w:space="0" w:color="auto"/>
        <w:right w:val="none" w:sz="0" w:space="0" w:color="auto"/>
      </w:divBdr>
    </w:div>
    <w:div w:id="201597754">
      <w:marLeft w:val="640"/>
      <w:marRight w:val="0"/>
      <w:marTop w:val="0"/>
      <w:marBottom w:val="0"/>
      <w:divBdr>
        <w:top w:val="none" w:sz="0" w:space="0" w:color="auto"/>
        <w:left w:val="none" w:sz="0" w:space="0" w:color="auto"/>
        <w:bottom w:val="none" w:sz="0" w:space="0" w:color="auto"/>
        <w:right w:val="none" w:sz="0" w:space="0" w:color="auto"/>
      </w:divBdr>
    </w:div>
    <w:div w:id="201600916">
      <w:marLeft w:val="640"/>
      <w:marRight w:val="0"/>
      <w:marTop w:val="0"/>
      <w:marBottom w:val="0"/>
      <w:divBdr>
        <w:top w:val="none" w:sz="0" w:space="0" w:color="auto"/>
        <w:left w:val="none" w:sz="0" w:space="0" w:color="auto"/>
        <w:bottom w:val="none" w:sz="0" w:space="0" w:color="auto"/>
        <w:right w:val="none" w:sz="0" w:space="0" w:color="auto"/>
      </w:divBdr>
    </w:div>
    <w:div w:id="201747498">
      <w:marLeft w:val="640"/>
      <w:marRight w:val="0"/>
      <w:marTop w:val="0"/>
      <w:marBottom w:val="0"/>
      <w:divBdr>
        <w:top w:val="none" w:sz="0" w:space="0" w:color="auto"/>
        <w:left w:val="none" w:sz="0" w:space="0" w:color="auto"/>
        <w:bottom w:val="none" w:sz="0" w:space="0" w:color="auto"/>
        <w:right w:val="none" w:sz="0" w:space="0" w:color="auto"/>
      </w:divBdr>
    </w:div>
    <w:div w:id="201864864">
      <w:marLeft w:val="640"/>
      <w:marRight w:val="0"/>
      <w:marTop w:val="0"/>
      <w:marBottom w:val="0"/>
      <w:divBdr>
        <w:top w:val="none" w:sz="0" w:space="0" w:color="auto"/>
        <w:left w:val="none" w:sz="0" w:space="0" w:color="auto"/>
        <w:bottom w:val="none" w:sz="0" w:space="0" w:color="auto"/>
        <w:right w:val="none" w:sz="0" w:space="0" w:color="auto"/>
      </w:divBdr>
    </w:div>
    <w:div w:id="201868062">
      <w:marLeft w:val="640"/>
      <w:marRight w:val="0"/>
      <w:marTop w:val="0"/>
      <w:marBottom w:val="0"/>
      <w:divBdr>
        <w:top w:val="none" w:sz="0" w:space="0" w:color="auto"/>
        <w:left w:val="none" w:sz="0" w:space="0" w:color="auto"/>
        <w:bottom w:val="none" w:sz="0" w:space="0" w:color="auto"/>
        <w:right w:val="none" w:sz="0" w:space="0" w:color="auto"/>
      </w:divBdr>
    </w:div>
    <w:div w:id="201869125">
      <w:marLeft w:val="640"/>
      <w:marRight w:val="0"/>
      <w:marTop w:val="0"/>
      <w:marBottom w:val="0"/>
      <w:divBdr>
        <w:top w:val="none" w:sz="0" w:space="0" w:color="auto"/>
        <w:left w:val="none" w:sz="0" w:space="0" w:color="auto"/>
        <w:bottom w:val="none" w:sz="0" w:space="0" w:color="auto"/>
        <w:right w:val="none" w:sz="0" w:space="0" w:color="auto"/>
      </w:divBdr>
    </w:div>
    <w:div w:id="201942297">
      <w:marLeft w:val="640"/>
      <w:marRight w:val="0"/>
      <w:marTop w:val="0"/>
      <w:marBottom w:val="0"/>
      <w:divBdr>
        <w:top w:val="none" w:sz="0" w:space="0" w:color="auto"/>
        <w:left w:val="none" w:sz="0" w:space="0" w:color="auto"/>
        <w:bottom w:val="none" w:sz="0" w:space="0" w:color="auto"/>
        <w:right w:val="none" w:sz="0" w:space="0" w:color="auto"/>
      </w:divBdr>
    </w:div>
    <w:div w:id="201946655">
      <w:marLeft w:val="640"/>
      <w:marRight w:val="0"/>
      <w:marTop w:val="0"/>
      <w:marBottom w:val="0"/>
      <w:divBdr>
        <w:top w:val="none" w:sz="0" w:space="0" w:color="auto"/>
        <w:left w:val="none" w:sz="0" w:space="0" w:color="auto"/>
        <w:bottom w:val="none" w:sz="0" w:space="0" w:color="auto"/>
        <w:right w:val="none" w:sz="0" w:space="0" w:color="auto"/>
      </w:divBdr>
    </w:div>
    <w:div w:id="202210029">
      <w:marLeft w:val="640"/>
      <w:marRight w:val="0"/>
      <w:marTop w:val="0"/>
      <w:marBottom w:val="0"/>
      <w:divBdr>
        <w:top w:val="none" w:sz="0" w:space="0" w:color="auto"/>
        <w:left w:val="none" w:sz="0" w:space="0" w:color="auto"/>
        <w:bottom w:val="none" w:sz="0" w:space="0" w:color="auto"/>
        <w:right w:val="none" w:sz="0" w:space="0" w:color="auto"/>
      </w:divBdr>
    </w:div>
    <w:div w:id="202254829">
      <w:marLeft w:val="640"/>
      <w:marRight w:val="0"/>
      <w:marTop w:val="0"/>
      <w:marBottom w:val="0"/>
      <w:divBdr>
        <w:top w:val="none" w:sz="0" w:space="0" w:color="auto"/>
        <w:left w:val="none" w:sz="0" w:space="0" w:color="auto"/>
        <w:bottom w:val="none" w:sz="0" w:space="0" w:color="auto"/>
        <w:right w:val="none" w:sz="0" w:space="0" w:color="auto"/>
      </w:divBdr>
    </w:div>
    <w:div w:id="202324811">
      <w:marLeft w:val="640"/>
      <w:marRight w:val="0"/>
      <w:marTop w:val="0"/>
      <w:marBottom w:val="0"/>
      <w:divBdr>
        <w:top w:val="none" w:sz="0" w:space="0" w:color="auto"/>
        <w:left w:val="none" w:sz="0" w:space="0" w:color="auto"/>
        <w:bottom w:val="none" w:sz="0" w:space="0" w:color="auto"/>
        <w:right w:val="none" w:sz="0" w:space="0" w:color="auto"/>
      </w:divBdr>
    </w:div>
    <w:div w:id="202326730">
      <w:marLeft w:val="640"/>
      <w:marRight w:val="0"/>
      <w:marTop w:val="0"/>
      <w:marBottom w:val="0"/>
      <w:divBdr>
        <w:top w:val="none" w:sz="0" w:space="0" w:color="auto"/>
        <w:left w:val="none" w:sz="0" w:space="0" w:color="auto"/>
        <w:bottom w:val="none" w:sz="0" w:space="0" w:color="auto"/>
        <w:right w:val="none" w:sz="0" w:space="0" w:color="auto"/>
      </w:divBdr>
    </w:div>
    <w:div w:id="202334249">
      <w:marLeft w:val="640"/>
      <w:marRight w:val="0"/>
      <w:marTop w:val="0"/>
      <w:marBottom w:val="0"/>
      <w:divBdr>
        <w:top w:val="none" w:sz="0" w:space="0" w:color="auto"/>
        <w:left w:val="none" w:sz="0" w:space="0" w:color="auto"/>
        <w:bottom w:val="none" w:sz="0" w:space="0" w:color="auto"/>
        <w:right w:val="none" w:sz="0" w:space="0" w:color="auto"/>
      </w:divBdr>
    </w:div>
    <w:div w:id="202446299">
      <w:marLeft w:val="640"/>
      <w:marRight w:val="0"/>
      <w:marTop w:val="0"/>
      <w:marBottom w:val="0"/>
      <w:divBdr>
        <w:top w:val="none" w:sz="0" w:space="0" w:color="auto"/>
        <w:left w:val="none" w:sz="0" w:space="0" w:color="auto"/>
        <w:bottom w:val="none" w:sz="0" w:space="0" w:color="auto"/>
        <w:right w:val="none" w:sz="0" w:space="0" w:color="auto"/>
      </w:divBdr>
    </w:div>
    <w:div w:id="202597022">
      <w:marLeft w:val="640"/>
      <w:marRight w:val="0"/>
      <w:marTop w:val="0"/>
      <w:marBottom w:val="0"/>
      <w:divBdr>
        <w:top w:val="none" w:sz="0" w:space="0" w:color="auto"/>
        <w:left w:val="none" w:sz="0" w:space="0" w:color="auto"/>
        <w:bottom w:val="none" w:sz="0" w:space="0" w:color="auto"/>
        <w:right w:val="none" w:sz="0" w:space="0" w:color="auto"/>
      </w:divBdr>
    </w:div>
    <w:div w:id="202600824">
      <w:marLeft w:val="640"/>
      <w:marRight w:val="0"/>
      <w:marTop w:val="0"/>
      <w:marBottom w:val="0"/>
      <w:divBdr>
        <w:top w:val="none" w:sz="0" w:space="0" w:color="auto"/>
        <w:left w:val="none" w:sz="0" w:space="0" w:color="auto"/>
        <w:bottom w:val="none" w:sz="0" w:space="0" w:color="auto"/>
        <w:right w:val="none" w:sz="0" w:space="0" w:color="auto"/>
      </w:divBdr>
    </w:div>
    <w:div w:id="202639565">
      <w:marLeft w:val="640"/>
      <w:marRight w:val="0"/>
      <w:marTop w:val="0"/>
      <w:marBottom w:val="0"/>
      <w:divBdr>
        <w:top w:val="none" w:sz="0" w:space="0" w:color="auto"/>
        <w:left w:val="none" w:sz="0" w:space="0" w:color="auto"/>
        <w:bottom w:val="none" w:sz="0" w:space="0" w:color="auto"/>
        <w:right w:val="none" w:sz="0" w:space="0" w:color="auto"/>
      </w:divBdr>
    </w:div>
    <w:div w:id="202642886">
      <w:marLeft w:val="640"/>
      <w:marRight w:val="0"/>
      <w:marTop w:val="0"/>
      <w:marBottom w:val="0"/>
      <w:divBdr>
        <w:top w:val="none" w:sz="0" w:space="0" w:color="auto"/>
        <w:left w:val="none" w:sz="0" w:space="0" w:color="auto"/>
        <w:bottom w:val="none" w:sz="0" w:space="0" w:color="auto"/>
        <w:right w:val="none" w:sz="0" w:space="0" w:color="auto"/>
      </w:divBdr>
    </w:div>
    <w:div w:id="202716187">
      <w:marLeft w:val="640"/>
      <w:marRight w:val="0"/>
      <w:marTop w:val="0"/>
      <w:marBottom w:val="0"/>
      <w:divBdr>
        <w:top w:val="none" w:sz="0" w:space="0" w:color="auto"/>
        <w:left w:val="none" w:sz="0" w:space="0" w:color="auto"/>
        <w:bottom w:val="none" w:sz="0" w:space="0" w:color="auto"/>
        <w:right w:val="none" w:sz="0" w:space="0" w:color="auto"/>
      </w:divBdr>
    </w:div>
    <w:div w:id="202786836">
      <w:marLeft w:val="640"/>
      <w:marRight w:val="0"/>
      <w:marTop w:val="0"/>
      <w:marBottom w:val="0"/>
      <w:divBdr>
        <w:top w:val="none" w:sz="0" w:space="0" w:color="auto"/>
        <w:left w:val="none" w:sz="0" w:space="0" w:color="auto"/>
        <w:bottom w:val="none" w:sz="0" w:space="0" w:color="auto"/>
        <w:right w:val="none" w:sz="0" w:space="0" w:color="auto"/>
      </w:divBdr>
    </w:div>
    <w:div w:id="202791785">
      <w:marLeft w:val="640"/>
      <w:marRight w:val="0"/>
      <w:marTop w:val="0"/>
      <w:marBottom w:val="0"/>
      <w:divBdr>
        <w:top w:val="none" w:sz="0" w:space="0" w:color="auto"/>
        <w:left w:val="none" w:sz="0" w:space="0" w:color="auto"/>
        <w:bottom w:val="none" w:sz="0" w:space="0" w:color="auto"/>
        <w:right w:val="none" w:sz="0" w:space="0" w:color="auto"/>
      </w:divBdr>
    </w:div>
    <w:div w:id="202911415">
      <w:marLeft w:val="640"/>
      <w:marRight w:val="0"/>
      <w:marTop w:val="0"/>
      <w:marBottom w:val="0"/>
      <w:divBdr>
        <w:top w:val="none" w:sz="0" w:space="0" w:color="auto"/>
        <w:left w:val="none" w:sz="0" w:space="0" w:color="auto"/>
        <w:bottom w:val="none" w:sz="0" w:space="0" w:color="auto"/>
        <w:right w:val="none" w:sz="0" w:space="0" w:color="auto"/>
      </w:divBdr>
    </w:div>
    <w:div w:id="202988294">
      <w:marLeft w:val="640"/>
      <w:marRight w:val="0"/>
      <w:marTop w:val="0"/>
      <w:marBottom w:val="0"/>
      <w:divBdr>
        <w:top w:val="none" w:sz="0" w:space="0" w:color="auto"/>
        <w:left w:val="none" w:sz="0" w:space="0" w:color="auto"/>
        <w:bottom w:val="none" w:sz="0" w:space="0" w:color="auto"/>
        <w:right w:val="none" w:sz="0" w:space="0" w:color="auto"/>
      </w:divBdr>
    </w:div>
    <w:div w:id="203250321">
      <w:marLeft w:val="640"/>
      <w:marRight w:val="0"/>
      <w:marTop w:val="0"/>
      <w:marBottom w:val="0"/>
      <w:divBdr>
        <w:top w:val="none" w:sz="0" w:space="0" w:color="auto"/>
        <w:left w:val="none" w:sz="0" w:space="0" w:color="auto"/>
        <w:bottom w:val="none" w:sz="0" w:space="0" w:color="auto"/>
        <w:right w:val="none" w:sz="0" w:space="0" w:color="auto"/>
      </w:divBdr>
    </w:div>
    <w:div w:id="203373969">
      <w:marLeft w:val="640"/>
      <w:marRight w:val="0"/>
      <w:marTop w:val="0"/>
      <w:marBottom w:val="0"/>
      <w:divBdr>
        <w:top w:val="none" w:sz="0" w:space="0" w:color="auto"/>
        <w:left w:val="none" w:sz="0" w:space="0" w:color="auto"/>
        <w:bottom w:val="none" w:sz="0" w:space="0" w:color="auto"/>
        <w:right w:val="none" w:sz="0" w:space="0" w:color="auto"/>
      </w:divBdr>
    </w:div>
    <w:div w:id="203492213">
      <w:marLeft w:val="640"/>
      <w:marRight w:val="0"/>
      <w:marTop w:val="0"/>
      <w:marBottom w:val="0"/>
      <w:divBdr>
        <w:top w:val="none" w:sz="0" w:space="0" w:color="auto"/>
        <w:left w:val="none" w:sz="0" w:space="0" w:color="auto"/>
        <w:bottom w:val="none" w:sz="0" w:space="0" w:color="auto"/>
        <w:right w:val="none" w:sz="0" w:space="0" w:color="auto"/>
      </w:divBdr>
    </w:div>
    <w:div w:id="203519471">
      <w:marLeft w:val="640"/>
      <w:marRight w:val="0"/>
      <w:marTop w:val="0"/>
      <w:marBottom w:val="0"/>
      <w:divBdr>
        <w:top w:val="none" w:sz="0" w:space="0" w:color="auto"/>
        <w:left w:val="none" w:sz="0" w:space="0" w:color="auto"/>
        <w:bottom w:val="none" w:sz="0" w:space="0" w:color="auto"/>
        <w:right w:val="none" w:sz="0" w:space="0" w:color="auto"/>
      </w:divBdr>
    </w:div>
    <w:div w:id="203520849">
      <w:marLeft w:val="640"/>
      <w:marRight w:val="0"/>
      <w:marTop w:val="0"/>
      <w:marBottom w:val="0"/>
      <w:divBdr>
        <w:top w:val="none" w:sz="0" w:space="0" w:color="auto"/>
        <w:left w:val="none" w:sz="0" w:space="0" w:color="auto"/>
        <w:bottom w:val="none" w:sz="0" w:space="0" w:color="auto"/>
        <w:right w:val="none" w:sz="0" w:space="0" w:color="auto"/>
      </w:divBdr>
    </w:div>
    <w:div w:id="203561790">
      <w:marLeft w:val="640"/>
      <w:marRight w:val="0"/>
      <w:marTop w:val="0"/>
      <w:marBottom w:val="0"/>
      <w:divBdr>
        <w:top w:val="none" w:sz="0" w:space="0" w:color="auto"/>
        <w:left w:val="none" w:sz="0" w:space="0" w:color="auto"/>
        <w:bottom w:val="none" w:sz="0" w:space="0" w:color="auto"/>
        <w:right w:val="none" w:sz="0" w:space="0" w:color="auto"/>
      </w:divBdr>
    </w:div>
    <w:div w:id="203637338">
      <w:marLeft w:val="640"/>
      <w:marRight w:val="0"/>
      <w:marTop w:val="0"/>
      <w:marBottom w:val="0"/>
      <w:divBdr>
        <w:top w:val="none" w:sz="0" w:space="0" w:color="auto"/>
        <w:left w:val="none" w:sz="0" w:space="0" w:color="auto"/>
        <w:bottom w:val="none" w:sz="0" w:space="0" w:color="auto"/>
        <w:right w:val="none" w:sz="0" w:space="0" w:color="auto"/>
      </w:divBdr>
    </w:div>
    <w:div w:id="203642756">
      <w:marLeft w:val="640"/>
      <w:marRight w:val="0"/>
      <w:marTop w:val="0"/>
      <w:marBottom w:val="0"/>
      <w:divBdr>
        <w:top w:val="none" w:sz="0" w:space="0" w:color="auto"/>
        <w:left w:val="none" w:sz="0" w:space="0" w:color="auto"/>
        <w:bottom w:val="none" w:sz="0" w:space="0" w:color="auto"/>
        <w:right w:val="none" w:sz="0" w:space="0" w:color="auto"/>
      </w:divBdr>
    </w:div>
    <w:div w:id="203754518">
      <w:marLeft w:val="640"/>
      <w:marRight w:val="0"/>
      <w:marTop w:val="0"/>
      <w:marBottom w:val="0"/>
      <w:divBdr>
        <w:top w:val="none" w:sz="0" w:space="0" w:color="auto"/>
        <w:left w:val="none" w:sz="0" w:space="0" w:color="auto"/>
        <w:bottom w:val="none" w:sz="0" w:space="0" w:color="auto"/>
        <w:right w:val="none" w:sz="0" w:space="0" w:color="auto"/>
      </w:divBdr>
    </w:div>
    <w:div w:id="203831644">
      <w:marLeft w:val="640"/>
      <w:marRight w:val="0"/>
      <w:marTop w:val="0"/>
      <w:marBottom w:val="0"/>
      <w:divBdr>
        <w:top w:val="none" w:sz="0" w:space="0" w:color="auto"/>
        <w:left w:val="none" w:sz="0" w:space="0" w:color="auto"/>
        <w:bottom w:val="none" w:sz="0" w:space="0" w:color="auto"/>
        <w:right w:val="none" w:sz="0" w:space="0" w:color="auto"/>
      </w:divBdr>
    </w:div>
    <w:div w:id="204028135">
      <w:marLeft w:val="640"/>
      <w:marRight w:val="0"/>
      <w:marTop w:val="0"/>
      <w:marBottom w:val="0"/>
      <w:divBdr>
        <w:top w:val="none" w:sz="0" w:space="0" w:color="auto"/>
        <w:left w:val="none" w:sz="0" w:space="0" w:color="auto"/>
        <w:bottom w:val="none" w:sz="0" w:space="0" w:color="auto"/>
        <w:right w:val="none" w:sz="0" w:space="0" w:color="auto"/>
      </w:divBdr>
    </w:div>
    <w:div w:id="204028497">
      <w:marLeft w:val="640"/>
      <w:marRight w:val="0"/>
      <w:marTop w:val="0"/>
      <w:marBottom w:val="0"/>
      <w:divBdr>
        <w:top w:val="none" w:sz="0" w:space="0" w:color="auto"/>
        <w:left w:val="none" w:sz="0" w:space="0" w:color="auto"/>
        <w:bottom w:val="none" w:sz="0" w:space="0" w:color="auto"/>
        <w:right w:val="none" w:sz="0" w:space="0" w:color="auto"/>
      </w:divBdr>
    </w:div>
    <w:div w:id="204144911">
      <w:marLeft w:val="640"/>
      <w:marRight w:val="0"/>
      <w:marTop w:val="0"/>
      <w:marBottom w:val="0"/>
      <w:divBdr>
        <w:top w:val="none" w:sz="0" w:space="0" w:color="auto"/>
        <w:left w:val="none" w:sz="0" w:space="0" w:color="auto"/>
        <w:bottom w:val="none" w:sz="0" w:space="0" w:color="auto"/>
        <w:right w:val="none" w:sz="0" w:space="0" w:color="auto"/>
      </w:divBdr>
    </w:div>
    <w:div w:id="204148867">
      <w:marLeft w:val="640"/>
      <w:marRight w:val="0"/>
      <w:marTop w:val="0"/>
      <w:marBottom w:val="0"/>
      <w:divBdr>
        <w:top w:val="none" w:sz="0" w:space="0" w:color="auto"/>
        <w:left w:val="none" w:sz="0" w:space="0" w:color="auto"/>
        <w:bottom w:val="none" w:sz="0" w:space="0" w:color="auto"/>
        <w:right w:val="none" w:sz="0" w:space="0" w:color="auto"/>
      </w:divBdr>
    </w:div>
    <w:div w:id="204173900">
      <w:marLeft w:val="640"/>
      <w:marRight w:val="0"/>
      <w:marTop w:val="0"/>
      <w:marBottom w:val="0"/>
      <w:divBdr>
        <w:top w:val="none" w:sz="0" w:space="0" w:color="auto"/>
        <w:left w:val="none" w:sz="0" w:space="0" w:color="auto"/>
        <w:bottom w:val="none" w:sz="0" w:space="0" w:color="auto"/>
        <w:right w:val="none" w:sz="0" w:space="0" w:color="auto"/>
      </w:divBdr>
    </w:div>
    <w:div w:id="204290848">
      <w:marLeft w:val="640"/>
      <w:marRight w:val="0"/>
      <w:marTop w:val="0"/>
      <w:marBottom w:val="0"/>
      <w:divBdr>
        <w:top w:val="none" w:sz="0" w:space="0" w:color="auto"/>
        <w:left w:val="none" w:sz="0" w:space="0" w:color="auto"/>
        <w:bottom w:val="none" w:sz="0" w:space="0" w:color="auto"/>
        <w:right w:val="none" w:sz="0" w:space="0" w:color="auto"/>
      </w:divBdr>
    </w:div>
    <w:div w:id="204298369">
      <w:marLeft w:val="640"/>
      <w:marRight w:val="0"/>
      <w:marTop w:val="0"/>
      <w:marBottom w:val="0"/>
      <w:divBdr>
        <w:top w:val="none" w:sz="0" w:space="0" w:color="auto"/>
        <w:left w:val="none" w:sz="0" w:space="0" w:color="auto"/>
        <w:bottom w:val="none" w:sz="0" w:space="0" w:color="auto"/>
        <w:right w:val="none" w:sz="0" w:space="0" w:color="auto"/>
      </w:divBdr>
    </w:div>
    <w:div w:id="204412620">
      <w:marLeft w:val="640"/>
      <w:marRight w:val="0"/>
      <w:marTop w:val="0"/>
      <w:marBottom w:val="0"/>
      <w:divBdr>
        <w:top w:val="none" w:sz="0" w:space="0" w:color="auto"/>
        <w:left w:val="none" w:sz="0" w:space="0" w:color="auto"/>
        <w:bottom w:val="none" w:sz="0" w:space="0" w:color="auto"/>
        <w:right w:val="none" w:sz="0" w:space="0" w:color="auto"/>
      </w:divBdr>
    </w:div>
    <w:div w:id="204415075">
      <w:marLeft w:val="640"/>
      <w:marRight w:val="0"/>
      <w:marTop w:val="0"/>
      <w:marBottom w:val="0"/>
      <w:divBdr>
        <w:top w:val="none" w:sz="0" w:space="0" w:color="auto"/>
        <w:left w:val="none" w:sz="0" w:space="0" w:color="auto"/>
        <w:bottom w:val="none" w:sz="0" w:space="0" w:color="auto"/>
        <w:right w:val="none" w:sz="0" w:space="0" w:color="auto"/>
      </w:divBdr>
    </w:div>
    <w:div w:id="204417530">
      <w:marLeft w:val="640"/>
      <w:marRight w:val="0"/>
      <w:marTop w:val="0"/>
      <w:marBottom w:val="0"/>
      <w:divBdr>
        <w:top w:val="none" w:sz="0" w:space="0" w:color="auto"/>
        <w:left w:val="none" w:sz="0" w:space="0" w:color="auto"/>
        <w:bottom w:val="none" w:sz="0" w:space="0" w:color="auto"/>
        <w:right w:val="none" w:sz="0" w:space="0" w:color="auto"/>
      </w:divBdr>
    </w:div>
    <w:div w:id="204484535">
      <w:marLeft w:val="640"/>
      <w:marRight w:val="0"/>
      <w:marTop w:val="0"/>
      <w:marBottom w:val="0"/>
      <w:divBdr>
        <w:top w:val="none" w:sz="0" w:space="0" w:color="auto"/>
        <w:left w:val="none" w:sz="0" w:space="0" w:color="auto"/>
        <w:bottom w:val="none" w:sz="0" w:space="0" w:color="auto"/>
        <w:right w:val="none" w:sz="0" w:space="0" w:color="auto"/>
      </w:divBdr>
    </w:div>
    <w:div w:id="204560259">
      <w:marLeft w:val="640"/>
      <w:marRight w:val="0"/>
      <w:marTop w:val="0"/>
      <w:marBottom w:val="0"/>
      <w:divBdr>
        <w:top w:val="none" w:sz="0" w:space="0" w:color="auto"/>
        <w:left w:val="none" w:sz="0" w:space="0" w:color="auto"/>
        <w:bottom w:val="none" w:sz="0" w:space="0" w:color="auto"/>
        <w:right w:val="none" w:sz="0" w:space="0" w:color="auto"/>
      </w:divBdr>
    </w:div>
    <w:div w:id="204680132">
      <w:marLeft w:val="640"/>
      <w:marRight w:val="0"/>
      <w:marTop w:val="0"/>
      <w:marBottom w:val="0"/>
      <w:divBdr>
        <w:top w:val="none" w:sz="0" w:space="0" w:color="auto"/>
        <w:left w:val="none" w:sz="0" w:space="0" w:color="auto"/>
        <w:bottom w:val="none" w:sz="0" w:space="0" w:color="auto"/>
        <w:right w:val="none" w:sz="0" w:space="0" w:color="auto"/>
      </w:divBdr>
    </w:div>
    <w:div w:id="204949663">
      <w:marLeft w:val="640"/>
      <w:marRight w:val="0"/>
      <w:marTop w:val="0"/>
      <w:marBottom w:val="0"/>
      <w:divBdr>
        <w:top w:val="none" w:sz="0" w:space="0" w:color="auto"/>
        <w:left w:val="none" w:sz="0" w:space="0" w:color="auto"/>
        <w:bottom w:val="none" w:sz="0" w:space="0" w:color="auto"/>
        <w:right w:val="none" w:sz="0" w:space="0" w:color="auto"/>
      </w:divBdr>
    </w:div>
    <w:div w:id="204950448">
      <w:marLeft w:val="480"/>
      <w:marRight w:val="0"/>
      <w:marTop w:val="0"/>
      <w:marBottom w:val="0"/>
      <w:divBdr>
        <w:top w:val="none" w:sz="0" w:space="0" w:color="auto"/>
        <w:left w:val="none" w:sz="0" w:space="0" w:color="auto"/>
        <w:bottom w:val="none" w:sz="0" w:space="0" w:color="auto"/>
        <w:right w:val="none" w:sz="0" w:space="0" w:color="auto"/>
      </w:divBdr>
    </w:div>
    <w:div w:id="205027039">
      <w:marLeft w:val="640"/>
      <w:marRight w:val="0"/>
      <w:marTop w:val="0"/>
      <w:marBottom w:val="0"/>
      <w:divBdr>
        <w:top w:val="none" w:sz="0" w:space="0" w:color="auto"/>
        <w:left w:val="none" w:sz="0" w:space="0" w:color="auto"/>
        <w:bottom w:val="none" w:sz="0" w:space="0" w:color="auto"/>
        <w:right w:val="none" w:sz="0" w:space="0" w:color="auto"/>
      </w:divBdr>
    </w:div>
    <w:div w:id="205064664">
      <w:marLeft w:val="640"/>
      <w:marRight w:val="0"/>
      <w:marTop w:val="0"/>
      <w:marBottom w:val="0"/>
      <w:divBdr>
        <w:top w:val="none" w:sz="0" w:space="0" w:color="auto"/>
        <w:left w:val="none" w:sz="0" w:space="0" w:color="auto"/>
        <w:bottom w:val="none" w:sz="0" w:space="0" w:color="auto"/>
        <w:right w:val="none" w:sz="0" w:space="0" w:color="auto"/>
      </w:divBdr>
    </w:div>
    <w:div w:id="205072825">
      <w:marLeft w:val="640"/>
      <w:marRight w:val="0"/>
      <w:marTop w:val="0"/>
      <w:marBottom w:val="0"/>
      <w:divBdr>
        <w:top w:val="none" w:sz="0" w:space="0" w:color="auto"/>
        <w:left w:val="none" w:sz="0" w:space="0" w:color="auto"/>
        <w:bottom w:val="none" w:sz="0" w:space="0" w:color="auto"/>
        <w:right w:val="none" w:sz="0" w:space="0" w:color="auto"/>
      </w:divBdr>
    </w:div>
    <w:div w:id="205141155">
      <w:marLeft w:val="640"/>
      <w:marRight w:val="0"/>
      <w:marTop w:val="0"/>
      <w:marBottom w:val="0"/>
      <w:divBdr>
        <w:top w:val="none" w:sz="0" w:space="0" w:color="auto"/>
        <w:left w:val="none" w:sz="0" w:space="0" w:color="auto"/>
        <w:bottom w:val="none" w:sz="0" w:space="0" w:color="auto"/>
        <w:right w:val="none" w:sz="0" w:space="0" w:color="auto"/>
      </w:divBdr>
    </w:div>
    <w:div w:id="205142047">
      <w:marLeft w:val="640"/>
      <w:marRight w:val="0"/>
      <w:marTop w:val="0"/>
      <w:marBottom w:val="0"/>
      <w:divBdr>
        <w:top w:val="none" w:sz="0" w:space="0" w:color="auto"/>
        <w:left w:val="none" w:sz="0" w:space="0" w:color="auto"/>
        <w:bottom w:val="none" w:sz="0" w:space="0" w:color="auto"/>
        <w:right w:val="none" w:sz="0" w:space="0" w:color="auto"/>
      </w:divBdr>
    </w:div>
    <w:div w:id="205142457">
      <w:marLeft w:val="640"/>
      <w:marRight w:val="0"/>
      <w:marTop w:val="0"/>
      <w:marBottom w:val="0"/>
      <w:divBdr>
        <w:top w:val="none" w:sz="0" w:space="0" w:color="auto"/>
        <w:left w:val="none" w:sz="0" w:space="0" w:color="auto"/>
        <w:bottom w:val="none" w:sz="0" w:space="0" w:color="auto"/>
        <w:right w:val="none" w:sz="0" w:space="0" w:color="auto"/>
      </w:divBdr>
    </w:div>
    <w:div w:id="205142670">
      <w:marLeft w:val="640"/>
      <w:marRight w:val="0"/>
      <w:marTop w:val="0"/>
      <w:marBottom w:val="0"/>
      <w:divBdr>
        <w:top w:val="none" w:sz="0" w:space="0" w:color="auto"/>
        <w:left w:val="none" w:sz="0" w:space="0" w:color="auto"/>
        <w:bottom w:val="none" w:sz="0" w:space="0" w:color="auto"/>
        <w:right w:val="none" w:sz="0" w:space="0" w:color="auto"/>
      </w:divBdr>
    </w:div>
    <w:div w:id="205261439">
      <w:marLeft w:val="640"/>
      <w:marRight w:val="0"/>
      <w:marTop w:val="0"/>
      <w:marBottom w:val="0"/>
      <w:divBdr>
        <w:top w:val="none" w:sz="0" w:space="0" w:color="auto"/>
        <w:left w:val="none" w:sz="0" w:space="0" w:color="auto"/>
        <w:bottom w:val="none" w:sz="0" w:space="0" w:color="auto"/>
        <w:right w:val="none" w:sz="0" w:space="0" w:color="auto"/>
      </w:divBdr>
    </w:div>
    <w:div w:id="205334589">
      <w:marLeft w:val="640"/>
      <w:marRight w:val="0"/>
      <w:marTop w:val="0"/>
      <w:marBottom w:val="0"/>
      <w:divBdr>
        <w:top w:val="none" w:sz="0" w:space="0" w:color="auto"/>
        <w:left w:val="none" w:sz="0" w:space="0" w:color="auto"/>
        <w:bottom w:val="none" w:sz="0" w:space="0" w:color="auto"/>
        <w:right w:val="none" w:sz="0" w:space="0" w:color="auto"/>
      </w:divBdr>
    </w:div>
    <w:div w:id="205416186">
      <w:marLeft w:val="640"/>
      <w:marRight w:val="0"/>
      <w:marTop w:val="0"/>
      <w:marBottom w:val="0"/>
      <w:divBdr>
        <w:top w:val="none" w:sz="0" w:space="0" w:color="auto"/>
        <w:left w:val="none" w:sz="0" w:space="0" w:color="auto"/>
        <w:bottom w:val="none" w:sz="0" w:space="0" w:color="auto"/>
        <w:right w:val="none" w:sz="0" w:space="0" w:color="auto"/>
      </w:divBdr>
    </w:div>
    <w:div w:id="205679028">
      <w:marLeft w:val="640"/>
      <w:marRight w:val="0"/>
      <w:marTop w:val="0"/>
      <w:marBottom w:val="0"/>
      <w:divBdr>
        <w:top w:val="none" w:sz="0" w:space="0" w:color="auto"/>
        <w:left w:val="none" w:sz="0" w:space="0" w:color="auto"/>
        <w:bottom w:val="none" w:sz="0" w:space="0" w:color="auto"/>
        <w:right w:val="none" w:sz="0" w:space="0" w:color="auto"/>
      </w:divBdr>
    </w:div>
    <w:div w:id="205679998">
      <w:marLeft w:val="640"/>
      <w:marRight w:val="0"/>
      <w:marTop w:val="0"/>
      <w:marBottom w:val="0"/>
      <w:divBdr>
        <w:top w:val="none" w:sz="0" w:space="0" w:color="auto"/>
        <w:left w:val="none" w:sz="0" w:space="0" w:color="auto"/>
        <w:bottom w:val="none" w:sz="0" w:space="0" w:color="auto"/>
        <w:right w:val="none" w:sz="0" w:space="0" w:color="auto"/>
      </w:divBdr>
    </w:div>
    <w:div w:id="205683723">
      <w:marLeft w:val="640"/>
      <w:marRight w:val="0"/>
      <w:marTop w:val="0"/>
      <w:marBottom w:val="0"/>
      <w:divBdr>
        <w:top w:val="none" w:sz="0" w:space="0" w:color="auto"/>
        <w:left w:val="none" w:sz="0" w:space="0" w:color="auto"/>
        <w:bottom w:val="none" w:sz="0" w:space="0" w:color="auto"/>
        <w:right w:val="none" w:sz="0" w:space="0" w:color="auto"/>
      </w:divBdr>
    </w:div>
    <w:div w:id="205794592">
      <w:marLeft w:val="640"/>
      <w:marRight w:val="0"/>
      <w:marTop w:val="0"/>
      <w:marBottom w:val="0"/>
      <w:divBdr>
        <w:top w:val="none" w:sz="0" w:space="0" w:color="auto"/>
        <w:left w:val="none" w:sz="0" w:space="0" w:color="auto"/>
        <w:bottom w:val="none" w:sz="0" w:space="0" w:color="auto"/>
        <w:right w:val="none" w:sz="0" w:space="0" w:color="auto"/>
      </w:divBdr>
    </w:div>
    <w:div w:id="205917827">
      <w:marLeft w:val="640"/>
      <w:marRight w:val="0"/>
      <w:marTop w:val="0"/>
      <w:marBottom w:val="0"/>
      <w:divBdr>
        <w:top w:val="none" w:sz="0" w:space="0" w:color="auto"/>
        <w:left w:val="none" w:sz="0" w:space="0" w:color="auto"/>
        <w:bottom w:val="none" w:sz="0" w:space="0" w:color="auto"/>
        <w:right w:val="none" w:sz="0" w:space="0" w:color="auto"/>
      </w:divBdr>
    </w:div>
    <w:div w:id="205920222">
      <w:marLeft w:val="640"/>
      <w:marRight w:val="0"/>
      <w:marTop w:val="0"/>
      <w:marBottom w:val="0"/>
      <w:divBdr>
        <w:top w:val="none" w:sz="0" w:space="0" w:color="auto"/>
        <w:left w:val="none" w:sz="0" w:space="0" w:color="auto"/>
        <w:bottom w:val="none" w:sz="0" w:space="0" w:color="auto"/>
        <w:right w:val="none" w:sz="0" w:space="0" w:color="auto"/>
      </w:divBdr>
    </w:div>
    <w:div w:id="205988854">
      <w:marLeft w:val="640"/>
      <w:marRight w:val="0"/>
      <w:marTop w:val="0"/>
      <w:marBottom w:val="0"/>
      <w:divBdr>
        <w:top w:val="none" w:sz="0" w:space="0" w:color="auto"/>
        <w:left w:val="none" w:sz="0" w:space="0" w:color="auto"/>
        <w:bottom w:val="none" w:sz="0" w:space="0" w:color="auto"/>
        <w:right w:val="none" w:sz="0" w:space="0" w:color="auto"/>
      </w:divBdr>
    </w:div>
    <w:div w:id="205990620">
      <w:marLeft w:val="640"/>
      <w:marRight w:val="0"/>
      <w:marTop w:val="0"/>
      <w:marBottom w:val="0"/>
      <w:divBdr>
        <w:top w:val="none" w:sz="0" w:space="0" w:color="auto"/>
        <w:left w:val="none" w:sz="0" w:space="0" w:color="auto"/>
        <w:bottom w:val="none" w:sz="0" w:space="0" w:color="auto"/>
        <w:right w:val="none" w:sz="0" w:space="0" w:color="auto"/>
      </w:divBdr>
    </w:div>
    <w:div w:id="206063595">
      <w:marLeft w:val="640"/>
      <w:marRight w:val="0"/>
      <w:marTop w:val="0"/>
      <w:marBottom w:val="0"/>
      <w:divBdr>
        <w:top w:val="none" w:sz="0" w:space="0" w:color="auto"/>
        <w:left w:val="none" w:sz="0" w:space="0" w:color="auto"/>
        <w:bottom w:val="none" w:sz="0" w:space="0" w:color="auto"/>
        <w:right w:val="none" w:sz="0" w:space="0" w:color="auto"/>
      </w:divBdr>
    </w:div>
    <w:div w:id="206064823">
      <w:marLeft w:val="640"/>
      <w:marRight w:val="0"/>
      <w:marTop w:val="0"/>
      <w:marBottom w:val="0"/>
      <w:divBdr>
        <w:top w:val="none" w:sz="0" w:space="0" w:color="auto"/>
        <w:left w:val="none" w:sz="0" w:space="0" w:color="auto"/>
        <w:bottom w:val="none" w:sz="0" w:space="0" w:color="auto"/>
        <w:right w:val="none" w:sz="0" w:space="0" w:color="auto"/>
      </w:divBdr>
    </w:div>
    <w:div w:id="206069264">
      <w:marLeft w:val="640"/>
      <w:marRight w:val="0"/>
      <w:marTop w:val="0"/>
      <w:marBottom w:val="0"/>
      <w:divBdr>
        <w:top w:val="none" w:sz="0" w:space="0" w:color="auto"/>
        <w:left w:val="none" w:sz="0" w:space="0" w:color="auto"/>
        <w:bottom w:val="none" w:sz="0" w:space="0" w:color="auto"/>
        <w:right w:val="none" w:sz="0" w:space="0" w:color="auto"/>
      </w:divBdr>
    </w:div>
    <w:div w:id="206069354">
      <w:marLeft w:val="640"/>
      <w:marRight w:val="0"/>
      <w:marTop w:val="0"/>
      <w:marBottom w:val="0"/>
      <w:divBdr>
        <w:top w:val="none" w:sz="0" w:space="0" w:color="auto"/>
        <w:left w:val="none" w:sz="0" w:space="0" w:color="auto"/>
        <w:bottom w:val="none" w:sz="0" w:space="0" w:color="auto"/>
        <w:right w:val="none" w:sz="0" w:space="0" w:color="auto"/>
      </w:divBdr>
    </w:div>
    <w:div w:id="206114291">
      <w:marLeft w:val="640"/>
      <w:marRight w:val="0"/>
      <w:marTop w:val="0"/>
      <w:marBottom w:val="0"/>
      <w:divBdr>
        <w:top w:val="none" w:sz="0" w:space="0" w:color="auto"/>
        <w:left w:val="none" w:sz="0" w:space="0" w:color="auto"/>
        <w:bottom w:val="none" w:sz="0" w:space="0" w:color="auto"/>
        <w:right w:val="none" w:sz="0" w:space="0" w:color="auto"/>
      </w:divBdr>
    </w:div>
    <w:div w:id="206114493">
      <w:marLeft w:val="640"/>
      <w:marRight w:val="0"/>
      <w:marTop w:val="0"/>
      <w:marBottom w:val="0"/>
      <w:divBdr>
        <w:top w:val="none" w:sz="0" w:space="0" w:color="auto"/>
        <w:left w:val="none" w:sz="0" w:space="0" w:color="auto"/>
        <w:bottom w:val="none" w:sz="0" w:space="0" w:color="auto"/>
        <w:right w:val="none" w:sz="0" w:space="0" w:color="auto"/>
      </w:divBdr>
    </w:div>
    <w:div w:id="206138349">
      <w:marLeft w:val="640"/>
      <w:marRight w:val="0"/>
      <w:marTop w:val="0"/>
      <w:marBottom w:val="0"/>
      <w:divBdr>
        <w:top w:val="none" w:sz="0" w:space="0" w:color="auto"/>
        <w:left w:val="none" w:sz="0" w:space="0" w:color="auto"/>
        <w:bottom w:val="none" w:sz="0" w:space="0" w:color="auto"/>
        <w:right w:val="none" w:sz="0" w:space="0" w:color="auto"/>
      </w:divBdr>
    </w:div>
    <w:div w:id="206331512">
      <w:marLeft w:val="640"/>
      <w:marRight w:val="0"/>
      <w:marTop w:val="0"/>
      <w:marBottom w:val="0"/>
      <w:divBdr>
        <w:top w:val="none" w:sz="0" w:space="0" w:color="auto"/>
        <w:left w:val="none" w:sz="0" w:space="0" w:color="auto"/>
        <w:bottom w:val="none" w:sz="0" w:space="0" w:color="auto"/>
        <w:right w:val="none" w:sz="0" w:space="0" w:color="auto"/>
      </w:divBdr>
    </w:div>
    <w:div w:id="206335189">
      <w:marLeft w:val="640"/>
      <w:marRight w:val="0"/>
      <w:marTop w:val="0"/>
      <w:marBottom w:val="0"/>
      <w:divBdr>
        <w:top w:val="none" w:sz="0" w:space="0" w:color="auto"/>
        <w:left w:val="none" w:sz="0" w:space="0" w:color="auto"/>
        <w:bottom w:val="none" w:sz="0" w:space="0" w:color="auto"/>
        <w:right w:val="none" w:sz="0" w:space="0" w:color="auto"/>
      </w:divBdr>
    </w:div>
    <w:div w:id="206339160">
      <w:marLeft w:val="640"/>
      <w:marRight w:val="0"/>
      <w:marTop w:val="0"/>
      <w:marBottom w:val="0"/>
      <w:divBdr>
        <w:top w:val="none" w:sz="0" w:space="0" w:color="auto"/>
        <w:left w:val="none" w:sz="0" w:space="0" w:color="auto"/>
        <w:bottom w:val="none" w:sz="0" w:space="0" w:color="auto"/>
        <w:right w:val="none" w:sz="0" w:space="0" w:color="auto"/>
      </w:divBdr>
    </w:div>
    <w:div w:id="206374821">
      <w:marLeft w:val="640"/>
      <w:marRight w:val="0"/>
      <w:marTop w:val="0"/>
      <w:marBottom w:val="0"/>
      <w:divBdr>
        <w:top w:val="none" w:sz="0" w:space="0" w:color="auto"/>
        <w:left w:val="none" w:sz="0" w:space="0" w:color="auto"/>
        <w:bottom w:val="none" w:sz="0" w:space="0" w:color="auto"/>
        <w:right w:val="none" w:sz="0" w:space="0" w:color="auto"/>
      </w:divBdr>
    </w:div>
    <w:div w:id="206376467">
      <w:marLeft w:val="640"/>
      <w:marRight w:val="0"/>
      <w:marTop w:val="0"/>
      <w:marBottom w:val="0"/>
      <w:divBdr>
        <w:top w:val="none" w:sz="0" w:space="0" w:color="auto"/>
        <w:left w:val="none" w:sz="0" w:space="0" w:color="auto"/>
        <w:bottom w:val="none" w:sz="0" w:space="0" w:color="auto"/>
        <w:right w:val="none" w:sz="0" w:space="0" w:color="auto"/>
      </w:divBdr>
    </w:div>
    <w:div w:id="206840801">
      <w:marLeft w:val="640"/>
      <w:marRight w:val="0"/>
      <w:marTop w:val="0"/>
      <w:marBottom w:val="0"/>
      <w:divBdr>
        <w:top w:val="none" w:sz="0" w:space="0" w:color="auto"/>
        <w:left w:val="none" w:sz="0" w:space="0" w:color="auto"/>
        <w:bottom w:val="none" w:sz="0" w:space="0" w:color="auto"/>
        <w:right w:val="none" w:sz="0" w:space="0" w:color="auto"/>
      </w:divBdr>
    </w:div>
    <w:div w:id="206841592">
      <w:marLeft w:val="640"/>
      <w:marRight w:val="0"/>
      <w:marTop w:val="0"/>
      <w:marBottom w:val="0"/>
      <w:divBdr>
        <w:top w:val="none" w:sz="0" w:space="0" w:color="auto"/>
        <w:left w:val="none" w:sz="0" w:space="0" w:color="auto"/>
        <w:bottom w:val="none" w:sz="0" w:space="0" w:color="auto"/>
        <w:right w:val="none" w:sz="0" w:space="0" w:color="auto"/>
      </w:divBdr>
    </w:div>
    <w:div w:id="206988722">
      <w:marLeft w:val="640"/>
      <w:marRight w:val="0"/>
      <w:marTop w:val="0"/>
      <w:marBottom w:val="0"/>
      <w:divBdr>
        <w:top w:val="none" w:sz="0" w:space="0" w:color="auto"/>
        <w:left w:val="none" w:sz="0" w:space="0" w:color="auto"/>
        <w:bottom w:val="none" w:sz="0" w:space="0" w:color="auto"/>
        <w:right w:val="none" w:sz="0" w:space="0" w:color="auto"/>
      </w:divBdr>
    </w:div>
    <w:div w:id="206991346">
      <w:marLeft w:val="640"/>
      <w:marRight w:val="0"/>
      <w:marTop w:val="0"/>
      <w:marBottom w:val="0"/>
      <w:divBdr>
        <w:top w:val="none" w:sz="0" w:space="0" w:color="auto"/>
        <w:left w:val="none" w:sz="0" w:space="0" w:color="auto"/>
        <w:bottom w:val="none" w:sz="0" w:space="0" w:color="auto"/>
        <w:right w:val="none" w:sz="0" w:space="0" w:color="auto"/>
      </w:divBdr>
    </w:div>
    <w:div w:id="207109983">
      <w:marLeft w:val="640"/>
      <w:marRight w:val="0"/>
      <w:marTop w:val="0"/>
      <w:marBottom w:val="0"/>
      <w:divBdr>
        <w:top w:val="none" w:sz="0" w:space="0" w:color="auto"/>
        <w:left w:val="none" w:sz="0" w:space="0" w:color="auto"/>
        <w:bottom w:val="none" w:sz="0" w:space="0" w:color="auto"/>
        <w:right w:val="none" w:sz="0" w:space="0" w:color="auto"/>
      </w:divBdr>
    </w:div>
    <w:div w:id="207182878">
      <w:marLeft w:val="640"/>
      <w:marRight w:val="0"/>
      <w:marTop w:val="0"/>
      <w:marBottom w:val="0"/>
      <w:divBdr>
        <w:top w:val="none" w:sz="0" w:space="0" w:color="auto"/>
        <w:left w:val="none" w:sz="0" w:space="0" w:color="auto"/>
        <w:bottom w:val="none" w:sz="0" w:space="0" w:color="auto"/>
        <w:right w:val="none" w:sz="0" w:space="0" w:color="auto"/>
      </w:divBdr>
    </w:div>
    <w:div w:id="207189388">
      <w:marLeft w:val="640"/>
      <w:marRight w:val="0"/>
      <w:marTop w:val="0"/>
      <w:marBottom w:val="0"/>
      <w:divBdr>
        <w:top w:val="none" w:sz="0" w:space="0" w:color="auto"/>
        <w:left w:val="none" w:sz="0" w:space="0" w:color="auto"/>
        <w:bottom w:val="none" w:sz="0" w:space="0" w:color="auto"/>
        <w:right w:val="none" w:sz="0" w:space="0" w:color="auto"/>
      </w:divBdr>
    </w:div>
    <w:div w:id="207227403">
      <w:marLeft w:val="640"/>
      <w:marRight w:val="0"/>
      <w:marTop w:val="0"/>
      <w:marBottom w:val="0"/>
      <w:divBdr>
        <w:top w:val="none" w:sz="0" w:space="0" w:color="auto"/>
        <w:left w:val="none" w:sz="0" w:space="0" w:color="auto"/>
        <w:bottom w:val="none" w:sz="0" w:space="0" w:color="auto"/>
        <w:right w:val="none" w:sz="0" w:space="0" w:color="auto"/>
      </w:divBdr>
    </w:div>
    <w:div w:id="207381902">
      <w:marLeft w:val="640"/>
      <w:marRight w:val="0"/>
      <w:marTop w:val="0"/>
      <w:marBottom w:val="0"/>
      <w:divBdr>
        <w:top w:val="none" w:sz="0" w:space="0" w:color="auto"/>
        <w:left w:val="none" w:sz="0" w:space="0" w:color="auto"/>
        <w:bottom w:val="none" w:sz="0" w:space="0" w:color="auto"/>
        <w:right w:val="none" w:sz="0" w:space="0" w:color="auto"/>
      </w:divBdr>
    </w:div>
    <w:div w:id="207449743">
      <w:marLeft w:val="640"/>
      <w:marRight w:val="0"/>
      <w:marTop w:val="0"/>
      <w:marBottom w:val="0"/>
      <w:divBdr>
        <w:top w:val="none" w:sz="0" w:space="0" w:color="auto"/>
        <w:left w:val="none" w:sz="0" w:space="0" w:color="auto"/>
        <w:bottom w:val="none" w:sz="0" w:space="0" w:color="auto"/>
        <w:right w:val="none" w:sz="0" w:space="0" w:color="auto"/>
      </w:divBdr>
    </w:div>
    <w:div w:id="207618981">
      <w:marLeft w:val="640"/>
      <w:marRight w:val="0"/>
      <w:marTop w:val="0"/>
      <w:marBottom w:val="0"/>
      <w:divBdr>
        <w:top w:val="none" w:sz="0" w:space="0" w:color="auto"/>
        <w:left w:val="none" w:sz="0" w:space="0" w:color="auto"/>
        <w:bottom w:val="none" w:sz="0" w:space="0" w:color="auto"/>
        <w:right w:val="none" w:sz="0" w:space="0" w:color="auto"/>
      </w:divBdr>
    </w:div>
    <w:div w:id="207645779">
      <w:marLeft w:val="640"/>
      <w:marRight w:val="0"/>
      <w:marTop w:val="0"/>
      <w:marBottom w:val="0"/>
      <w:divBdr>
        <w:top w:val="none" w:sz="0" w:space="0" w:color="auto"/>
        <w:left w:val="none" w:sz="0" w:space="0" w:color="auto"/>
        <w:bottom w:val="none" w:sz="0" w:space="0" w:color="auto"/>
        <w:right w:val="none" w:sz="0" w:space="0" w:color="auto"/>
      </w:divBdr>
    </w:div>
    <w:div w:id="207649790">
      <w:marLeft w:val="640"/>
      <w:marRight w:val="0"/>
      <w:marTop w:val="0"/>
      <w:marBottom w:val="0"/>
      <w:divBdr>
        <w:top w:val="none" w:sz="0" w:space="0" w:color="auto"/>
        <w:left w:val="none" w:sz="0" w:space="0" w:color="auto"/>
        <w:bottom w:val="none" w:sz="0" w:space="0" w:color="auto"/>
        <w:right w:val="none" w:sz="0" w:space="0" w:color="auto"/>
      </w:divBdr>
    </w:div>
    <w:div w:id="207685909">
      <w:marLeft w:val="640"/>
      <w:marRight w:val="0"/>
      <w:marTop w:val="0"/>
      <w:marBottom w:val="0"/>
      <w:divBdr>
        <w:top w:val="none" w:sz="0" w:space="0" w:color="auto"/>
        <w:left w:val="none" w:sz="0" w:space="0" w:color="auto"/>
        <w:bottom w:val="none" w:sz="0" w:space="0" w:color="auto"/>
        <w:right w:val="none" w:sz="0" w:space="0" w:color="auto"/>
      </w:divBdr>
    </w:div>
    <w:div w:id="207764214">
      <w:marLeft w:val="640"/>
      <w:marRight w:val="0"/>
      <w:marTop w:val="0"/>
      <w:marBottom w:val="0"/>
      <w:divBdr>
        <w:top w:val="none" w:sz="0" w:space="0" w:color="auto"/>
        <w:left w:val="none" w:sz="0" w:space="0" w:color="auto"/>
        <w:bottom w:val="none" w:sz="0" w:space="0" w:color="auto"/>
        <w:right w:val="none" w:sz="0" w:space="0" w:color="auto"/>
      </w:divBdr>
    </w:div>
    <w:div w:id="207840218">
      <w:marLeft w:val="640"/>
      <w:marRight w:val="0"/>
      <w:marTop w:val="0"/>
      <w:marBottom w:val="0"/>
      <w:divBdr>
        <w:top w:val="none" w:sz="0" w:space="0" w:color="auto"/>
        <w:left w:val="none" w:sz="0" w:space="0" w:color="auto"/>
        <w:bottom w:val="none" w:sz="0" w:space="0" w:color="auto"/>
        <w:right w:val="none" w:sz="0" w:space="0" w:color="auto"/>
      </w:divBdr>
    </w:div>
    <w:div w:id="207883967">
      <w:marLeft w:val="640"/>
      <w:marRight w:val="0"/>
      <w:marTop w:val="0"/>
      <w:marBottom w:val="0"/>
      <w:divBdr>
        <w:top w:val="none" w:sz="0" w:space="0" w:color="auto"/>
        <w:left w:val="none" w:sz="0" w:space="0" w:color="auto"/>
        <w:bottom w:val="none" w:sz="0" w:space="0" w:color="auto"/>
        <w:right w:val="none" w:sz="0" w:space="0" w:color="auto"/>
      </w:divBdr>
    </w:div>
    <w:div w:id="207887157">
      <w:marLeft w:val="640"/>
      <w:marRight w:val="0"/>
      <w:marTop w:val="0"/>
      <w:marBottom w:val="0"/>
      <w:divBdr>
        <w:top w:val="none" w:sz="0" w:space="0" w:color="auto"/>
        <w:left w:val="none" w:sz="0" w:space="0" w:color="auto"/>
        <w:bottom w:val="none" w:sz="0" w:space="0" w:color="auto"/>
        <w:right w:val="none" w:sz="0" w:space="0" w:color="auto"/>
      </w:divBdr>
    </w:div>
    <w:div w:id="208077220">
      <w:marLeft w:val="640"/>
      <w:marRight w:val="0"/>
      <w:marTop w:val="0"/>
      <w:marBottom w:val="0"/>
      <w:divBdr>
        <w:top w:val="none" w:sz="0" w:space="0" w:color="auto"/>
        <w:left w:val="none" w:sz="0" w:space="0" w:color="auto"/>
        <w:bottom w:val="none" w:sz="0" w:space="0" w:color="auto"/>
        <w:right w:val="none" w:sz="0" w:space="0" w:color="auto"/>
      </w:divBdr>
    </w:div>
    <w:div w:id="208107331">
      <w:marLeft w:val="640"/>
      <w:marRight w:val="0"/>
      <w:marTop w:val="0"/>
      <w:marBottom w:val="0"/>
      <w:divBdr>
        <w:top w:val="none" w:sz="0" w:space="0" w:color="auto"/>
        <w:left w:val="none" w:sz="0" w:space="0" w:color="auto"/>
        <w:bottom w:val="none" w:sz="0" w:space="0" w:color="auto"/>
        <w:right w:val="none" w:sz="0" w:space="0" w:color="auto"/>
      </w:divBdr>
    </w:div>
    <w:div w:id="208107365">
      <w:marLeft w:val="640"/>
      <w:marRight w:val="0"/>
      <w:marTop w:val="0"/>
      <w:marBottom w:val="0"/>
      <w:divBdr>
        <w:top w:val="none" w:sz="0" w:space="0" w:color="auto"/>
        <w:left w:val="none" w:sz="0" w:space="0" w:color="auto"/>
        <w:bottom w:val="none" w:sz="0" w:space="0" w:color="auto"/>
        <w:right w:val="none" w:sz="0" w:space="0" w:color="auto"/>
      </w:divBdr>
    </w:div>
    <w:div w:id="208108521">
      <w:marLeft w:val="640"/>
      <w:marRight w:val="0"/>
      <w:marTop w:val="0"/>
      <w:marBottom w:val="0"/>
      <w:divBdr>
        <w:top w:val="none" w:sz="0" w:space="0" w:color="auto"/>
        <w:left w:val="none" w:sz="0" w:space="0" w:color="auto"/>
        <w:bottom w:val="none" w:sz="0" w:space="0" w:color="auto"/>
        <w:right w:val="none" w:sz="0" w:space="0" w:color="auto"/>
      </w:divBdr>
    </w:div>
    <w:div w:id="208298712">
      <w:marLeft w:val="640"/>
      <w:marRight w:val="0"/>
      <w:marTop w:val="0"/>
      <w:marBottom w:val="0"/>
      <w:divBdr>
        <w:top w:val="none" w:sz="0" w:space="0" w:color="auto"/>
        <w:left w:val="none" w:sz="0" w:space="0" w:color="auto"/>
        <w:bottom w:val="none" w:sz="0" w:space="0" w:color="auto"/>
        <w:right w:val="none" w:sz="0" w:space="0" w:color="auto"/>
      </w:divBdr>
    </w:div>
    <w:div w:id="208347971">
      <w:marLeft w:val="640"/>
      <w:marRight w:val="0"/>
      <w:marTop w:val="0"/>
      <w:marBottom w:val="0"/>
      <w:divBdr>
        <w:top w:val="none" w:sz="0" w:space="0" w:color="auto"/>
        <w:left w:val="none" w:sz="0" w:space="0" w:color="auto"/>
        <w:bottom w:val="none" w:sz="0" w:space="0" w:color="auto"/>
        <w:right w:val="none" w:sz="0" w:space="0" w:color="auto"/>
      </w:divBdr>
    </w:div>
    <w:div w:id="208349482">
      <w:marLeft w:val="640"/>
      <w:marRight w:val="0"/>
      <w:marTop w:val="0"/>
      <w:marBottom w:val="0"/>
      <w:divBdr>
        <w:top w:val="none" w:sz="0" w:space="0" w:color="auto"/>
        <w:left w:val="none" w:sz="0" w:space="0" w:color="auto"/>
        <w:bottom w:val="none" w:sz="0" w:space="0" w:color="auto"/>
        <w:right w:val="none" w:sz="0" w:space="0" w:color="auto"/>
      </w:divBdr>
    </w:div>
    <w:div w:id="208416872">
      <w:marLeft w:val="640"/>
      <w:marRight w:val="0"/>
      <w:marTop w:val="0"/>
      <w:marBottom w:val="0"/>
      <w:divBdr>
        <w:top w:val="none" w:sz="0" w:space="0" w:color="auto"/>
        <w:left w:val="none" w:sz="0" w:space="0" w:color="auto"/>
        <w:bottom w:val="none" w:sz="0" w:space="0" w:color="auto"/>
        <w:right w:val="none" w:sz="0" w:space="0" w:color="auto"/>
      </w:divBdr>
    </w:div>
    <w:div w:id="208495239">
      <w:marLeft w:val="640"/>
      <w:marRight w:val="0"/>
      <w:marTop w:val="0"/>
      <w:marBottom w:val="0"/>
      <w:divBdr>
        <w:top w:val="none" w:sz="0" w:space="0" w:color="auto"/>
        <w:left w:val="none" w:sz="0" w:space="0" w:color="auto"/>
        <w:bottom w:val="none" w:sz="0" w:space="0" w:color="auto"/>
        <w:right w:val="none" w:sz="0" w:space="0" w:color="auto"/>
      </w:divBdr>
    </w:div>
    <w:div w:id="208617084">
      <w:marLeft w:val="640"/>
      <w:marRight w:val="0"/>
      <w:marTop w:val="0"/>
      <w:marBottom w:val="0"/>
      <w:divBdr>
        <w:top w:val="none" w:sz="0" w:space="0" w:color="auto"/>
        <w:left w:val="none" w:sz="0" w:space="0" w:color="auto"/>
        <w:bottom w:val="none" w:sz="0" w:space="0" w:color="auto"/>
        <w:right w:val="none" w:sz="0" w:space="0" w:color="auto"/>
      </w:divBdr>
    </w:div>
    <w:div w:id="208686315">
      <w:marLeft w:val="640"/>
      <w:marRight w:val="0"/>
      <w:marTop w:val="0"/>
      <w:marBottom w:val="0"/>
      <w:divBdr>
        <w:top w:val="none" w:sz="0" w:space="0" w:color="auto"/>
        <w:left w:val="none" w:sz="0" w:space="0" w:color="auto"/>
        <w:bottom w:val="none" w:sz="0" w:space="0" w:color="auto"/>
        <w:right w:val="none" w:sz="0" w:space="0" w:color="auto"/>
      </w:divBdr>
    </w:div>
    <w:div w:id="208688964">
      <w:marLeft w:val="640"/>
      <w:marRight w:val="0"/>
      <w:marTop w:val="0"/>
      <w:marBottom w:val="0"/>
      <w:divBdr>
        <w:top w:val="none" w:sz="0" w:space="0" w:color="auto"/>
        <w:left w:val="none" w:sz="0" w:space="0" w:color="auto"/>
        <w:bottom w:val="none" w:sz="0" w:space="0" w:color="auto"/>
        <w:right w:val="none" w:sz="0" w:space="0" w:color="auto"/>
      </w:divBdr>
    </w:div>
    <w:div w:id="208732302">
      <w:marLeft w:val="640"/>
      <w:marRight w:val="0"/>
      <w:marTop w:val="0"/>
      <w:marBottom w:val="0"/>
      <w:divBdr>
        <w:top w:val="none" w:sz="0" w:space="0" w:color="auto"/>
        <w:left w:val="none" w:sz="0" w:space="0" w:color="auto"/>
        <w:bottom w:val="none" w:sz="0" w:space="0" w:color="auto"/>
        <w:right w:val="none" w:sz="0" w:space="0" w:color="auto"/>
      </w:divBdr>
    </w:div>
    <w:div w:id="208803654">
      <w:marLeft w:val="640"/>
      <w:marRight w:val="0"/>
      <w:marTop w:val="0"/>
      <w:marBottom w:val="0"/>
      <w:divBdr>
        <w:top w:val="none" w:sz="0" w:space="0" w:color="auto"/>
        <w:left w:val="none" w:sz="0" w:space="0" w:color="auto"/>
        <w:bottom w:val="none" w:sz="0" w:space="0" w:color="auto"/>
        <w:right w:val="none" w:sz="0" w:space="0" w:color="auto"/>
      </w:divBdr>
    </w:div>
    <w:div w:id="208998046">
      <w:marLeft w:val="640"/>
      <w:marRight w:val="0"/>
      <w:marTop w:val="0"/>
      <w:marBottom w:val="0"/>
      <w:divBdr>
        <w:top w:val="none" w:sz="0" w:space="0" w:color="auto"/>
        <w:left w:val="none" w:sz="0" w:space="0" w:color="auto"/>
        <w:bottom w:val="none" w:sz="0" w:space="0" w:color="auto"/>
        <w:right w:val="none" w:sz="0" w:space="0" w:color="auto"/>
      </w:divBdr>
    </w:div>
    <w:div w:id="208999727">
      <w:marLeft w:val="640"/>
      <w:marRight w:val="0"/>
      <w:marTop w:val="0"/>
      <w:marBottom w:val="0"/>
      <w:divBdr>
        <w:top w:val="none" w:sz="0" w:space="0" w:color="auto"/>
        <w:left w:val="none" w:sz="0" w:space="0" w:color="auto"/>
        <w:bottom w:val="none" w:sz="0" w:space="0" w:color="auto"/>
        <w:right w:val="none" w:sz="0" w:space="0" w:color="auto"/>
      </w:divBdr>
    </w:div>
    <w:div w:id="209000419">
      <w:marLeft w:val="640"/>
      <w:marRight w:val="0"/>
      <w:marTop w:val="0"/>
      <w:marBottom w:val="0"/>
      <w:divBdr>
        <w:top w:val="none" w:sz="0" w:space="0" w:color="auto"/>
        <w:left w:val="none" w:sz="0" w:space="0" w:color="auto"/>
        <w:bottom w:val="none" w:sz="0" w:space="0" w:color="auto"/>
        <w:right w:val="none" w:sz="0" w:space="0" w:color="auto"/>
      </w:divBdr>
    </w:div>
    <w:div w:id="209002997">
      <w:marLeft w:val="640"/>
      <w:marRight w:val="0"/>
      <w:marTop w:val="0"/>
      <w:marBottom w:val="0"/>
      <w:divBdr>
        <w:top w:val="none" w:sz="0" w:space="0" w:color="auto"/>
        <w:left w:val="none" w:sz="0" w:space="0" w:color="auto"/>
        <w:bottom w:val="none" w:sz="0" w:space="0" w:color="auto"/>
        <w:right w:val="none" w:sz="0" w:space="0" w:color="auto"/>
      </w:divBdr>
    </w:div>
    <w:div w:id="209003070">
      <w:marLeft w:val="640"/>
      <w:marRight w:val="0"/>
      <w:marTop w:val="0"/>
      <w:marBottom w:val="0"/>
      <w:divBdr>
        <w:top w:val="none" w:sz="0" w:space="0" w:color="auto"/>
        <w:left w:val="none" w:sz="0" w:space="0" w:color="auto"/>
        <w:bottom w:val="none" w:sz="0" w:space="0" w:color="auto"/>
        <w:right w:val="none" w:sz="0" w:space="0" w:color="auto"/>
      </w:divBdr>
    </w:div>
    <w:div w:id="209074422">
      <w:marLeft w:val="640"/>
      <w:marRight w:val="0"/>
      <w:marTop w:val="0"/>
      <w:marBottom w:val="0"/>
      <w:divBdr>
        <w:top w:val="none" w:sz="0" w:space="0" w:color="auto"/>
        <w:left w:val="none" w:sz="0" w:space="0" w:color="auto"/>
        <w:bottom w:val="none" w:sz="0" w:space="0" w:color="auto"/>
        <w:right w:val="none" w:sz="0" w:space="0" w:color="auto"/>
      </w:divBdr>
    </w:div>
    <w:div w:id="209078699">
      <w:marLeft w:val="640"/>
      <w:marRight w:val="0"/>
      <w:marTop w:val="0"/>
      <w:marBottom w:val="0"/>
      <w:divBdr>
        <w:top w:val="none" w:sz="0" w:space="0" w:color="auto"/>
        <w:left w:val="none" w:sz="0" w:space="0" w:color="auto"/>
        <w:bottom w:val="none" w:sz="0" w:space="0" w:color="auto"/>
        <w:right w:val="none" w:sz="0" w:space="0" w:color="auto"/>
      </w:divBdr>
    </w:div>
    <w:div w:id="209149244">
      <w:marLeft w:val="640"/>
      <w:marRight w:val="0"/>
      <w:marTop w:val="0"/>
      <w:marBottom w:val="0"/>
      <w:divBdr>
        <w:top w:val="none" w:sz="0" w:space="0" w:color="auto"/>
        <w:left w:val="none" w:sz="0" w:space="0" w:color="auto"/>
        <w:bottom w:val="none" w:sz="0" w:space="0" w:color="auto"/>
        <w:right w:val="none" w:sz="0" w:space="0" w:color="auto"/>
      </w:divBdr>
    </w:div>
    <w:div w:id="209195188">
      <w:marLeft w:val="640"/>
      <w:marRight w:val="0"/>
      <w:marTop w:val="0"/>
      <w:marBottom w:val="0"/>
      <w:divBdr>
        <w:top w:val="none" w:sz="0" w:space="0" w:color="auto"/>
        <w:left w:val="none" w:sz="0" w:space="0" w:color="auto"/>
        <w:bottom w:val="none" w:sz="0" w:space="0" w:color="auto"/>
        <w:right w:val="none" w:sz="0" w:space="0" w:color="auto"/>
      </w:divBdr>
    </w:div>
    <w:div w:id="209270719">
      <w:marLeft w:val="640"/>
      <w:marRight w:val="0"/>
      <w:marTop w:val="0"/>
      <w:marBottom w:val="0"/>
      <w:divBdr>
        <w:top w:val="none" w:sz="0" w:space="0" w:color="auto"/>
        <w:left w:val="none" w:sz="0" w:space="0" w:color="auto"/>
        <w:bottom w:val="none" w:sz="0" w:space="0" w:color="auto"/>
        <w:right w:val="none" w:sz="0" w:space="0" w:color="auto"/>
      </w:divBdr>
    </w:div>
    <w:div w:id="209415677">
      <w:marLeft w:val="640"/>
      <w:marRight w:val="0"/>
      <w:marTop w:val="0"/>
      <w:marBottom w:val="0"/>
      <w:divBdr>
        <w:top w:val="none" w:sz="0" w:space="0" w:color="auto"/>
        <w:left w:val="none" w:sz="0" w:space="0" w:color="auto"/>
        <w:bottom w:val="none" w:sz="0" w:space="0" w:color="auto"/>
        <w:right w:val="none" w:sz="0" w:space="0" w:color="auto"/>
      </w:divBdr>
    </w:div>
    <w:div w:id="209462799">
      <w:marLeft w:val="640"/>
      <w:marRight w:val="0"/>
      <w:marTop w:val="0"/>
      <w:marBottom w:val="0"/>
      <w:divBdr>
        <w:top w:val="none" w:sz="0" w:space="0" w:color="auto"/>
        <w:left w:val="none" w:sz="0" w:space="0" w:color="auto"/>
        <w:bottom w:val="none" w:sz="0" w:space="0" w:color="auto"/>
        <w:right w:val="none" w:sz="0" w:space="0" w:color="auto"/>
      </w:divBdr>
    </w:div>
    <w:div w:id="209612667">
      <w:marLeft w:val="640"/>
      <w:marRight w:val="0"/>
      <w:marTop w:val="0"/>
      <w:marBottom w:val="0"/>
      <w:divBdr>
        <w:top w:val="none" w:sz="0" w:space="0" w:color="auto"/>
        <w:left w:val="none" w:sz="0" w:space="0" w:color="auto"/>
        <w:bottom w:val="none" w:sz="0" w:space="0" w:color="auto"/>
        <w:right w:val="none" w:sz="0" w:space="0" w:color="auto"/>
      </w:divBdr>
    </w:div>
    <w:div w:id="209612858">
      <w:marLeft w:val="640"/>
      <w:marRight w:val="0"/>
      <w:marTop w:val="0"/>
      <w:marBottom w:val="0"/>
      <w:divBdr>
        <w:top w:val="none" w:sz="0" w:space="0" w:color="auto"/>
        <w:left w:val="none" w:sz="0" w:space="0" w:color="auto"/>
        <w:bottom w:val="none" w:sz="0" w:space="0" w:color="auto"/>
        <w:right w:val="none" w:sz="0" w:space="0" w:color="auto"/>
      </w:divBdr>
    </w:div>
    <w:div w:id="209802640">
      <w:marLeft w:val="640"/>
      <w:marRight w:val="0"/>
      <w:marTop w:val="0"/>
      <w:marBottom w:val="0"/>
      <w:divBdr>
        <w:top w:val="none" w:sz="0" w:space="0" w:color="auto"/>
        <w:left w:val="none" w:sz="0" w:space="0" w:color="auto"/>
        <w:bottom w:val="none" w:sz="0" w:space="0" w:color="auto"/>
        <w:right w:val="none" w:sz="0" w:space="0" w:color="auto"/>
      </w:divBdr>
    </w:div>
    <w:div w:id="209846495">
      <w:marLeft w:val="640"/>
      <w:marRight w:val="0"/>
      <w:marTop w:val="0"/>
      <w:marBottom w:val="0"/>
      <w:divBdr>
        <w:top w:val="none" w:sz="0" w:space="0" w:color="auto"/>
        <w:left w:val="none" w:sz="0" w:space="0" w:color="auto"/>
        <w:bottom w:val="none" w:sz="0" w:space="0" w:color="auto"/>
        <w:right w:val="none" w:sz="0" w:space="0" w:color="auto"/>
      </w:divBdr>
    </w:div>
    <w:div w:id="209995686">
      <w:marLeft w:val="640"/>
      <w:marRight w:val="0"/>
      <w:marTop w:val="0"/>
      <w:marBottom w:val="0"/>
      <w:divBdr>
        <w:top w:val="none" w:sz="0" w:space="0" w:color="auto"/>
        <w:left w:val="none" w:sz="0" w:space="0" w:color="auto"/>
        <w:bottom w:val="none" w:sz="0" w:space="0" w:color="auto"/>
        <w:right w:val="none" w:sz="0" w:space="0" w:color="auto"/>
      </w:divBdr>
    </w:div>
    <w:div w:id="210001356">
      <w:marLeft w:val="640"/>
      <w:marRight w:val="0"/>
      <w:marTop w:val="0"/>
      <w:marBottom w:val="0"/>
      <w:divBdr>
        <w:top w:val="none" w:sz="0" w:space="0" w:color="auto"/>
        <w:left w:val="none" w:sz="0" w:space="0" w:color="auto"/>
        <w:bottom w:val="none" w:sz="0" w:space="0" w:color="auto"/>
        <w:right w:val="none" w:sz="0" w:space="0" w:color="auto"/>
      </w:divBdr>
    </w:div>
    <w:div w:id="210002096">
      <w:marLeft w:val="640"/>
      <w:marRight w:val="0"/>
      <w:marTop w:val="0"/>
      <w:marBottom w:val="0"/>
      <w:divBdr>
        <w:top w:val="none" w:sz="0" w:space="0" w:color="auto"/>
        <w:left w:val="none" w:sz="0" w:space="0" w:color="auto"/>
        <w:bottom w:val="none" w:sz="0" w:space="0" w:color="auto"/>
        <w:right w:val="none" w:sz="0" w:space="0" w:color="auto"/>
      </w:divBdr>
    </w:div>
    <w:div w:id="210070003">
      <w:marLeft w:val="640"/>
      <w:marRight w:val="0"/>
      <w:marTop w:val="0"/>
      <w:marBottom w:val="0"/>
      <w:divBdr>
        <w:top w:val="none" w:sz="0" w:space="0" w:color="auto"/>
        <w:left w:val="none" w:sz="0" w:space="0" w:color="auto"/>
        <w:bottom w:val="none" w:sz="0" w:space="0" w:color="auto"/>
        <w:right w:val="none" w:sz="0" w:space="0" w:color="auto"/>
      </w:divBdr>
    </w:div>
    <w:div w:id="210114984">
      <w:marLeft w:val="640"/>
      <w:marRight w:val="0"/>
      <w:marTop w:val="0"/>
      <w:marBottom w:val="0"/>
      <w:divBdr>
        <w:top w:val="none" w:sz="0" w:space="0" w:color="auto"/>
        <w:left w:val="none" w:sz="0" w:space="0" w:color="auto"/>
        <w:bottom w:val="none" w:sz="0" w:space="0" w:color="auto"/>
        <w:right w:val="none" w:sz="0" w:space="0" w:color="auto"/>
      </w:divBdr>
    </w:div>
    <w:div w:id="210119248">
      <w:marLeft w:val="640"/>
      <w:marRight w:val="0"/>
      <w:marTop w:val="0"/>
      <w:marBottom w:val="0"/>
      <w:divBdr>
        <w:top w:val="none" w:sz="0" w:space="0" w:color="auto"/>
        <w:left w:val="none" w:sz="0" w:space="0" w:color="auto"/>
        <w:bottom w:val="none" w:sz="0" w:space="0" w:color="auto"/>
        <w:right w:val="none" w:sz="0" w:space="0" w:color="auto"/>
      </w:divBdr>
    </w:div>
    <w:div w:id="210263341">
      <w:marLeft w:val="640"/>
      <w:marRight w:val="0"/>
      <w:marTop w:val="0"/>
      <w:marBottom w:val="0"/>
      <w:divBdr>
        <w:top w:val="none" w:sz="0" w:space="0" w:color="auto"/>
        <w:left w:val="none" w:sz="0" w:space="0" w:color="auto"/>
        <w:bottom w:val="none" w:sz="0" w:space="0" w:color="auto"/>
        <w:right w:val="none" w:sz="0" w:space="0" w:color="auto"/>
      </w:divBdr>
    </w:div>
    <w:div w:id="210307647">
      <w:marLeft w:val="640"/>
      <w:marRight w:val="0"/>
      <w:marTop w:val="0"/>
      <w:marBottom w:val="0"/>
      <w:divBdr>
        <w:top w:val="none" w:sz="0" w:space="0" w:color="auto"/>
        <w:left w:val="none" w:sz="0" w:space="0" w:color="auto"/>
        <w:bottom w:val="none" w:sz="0" w:space="0" w:color="auto"/>
        <w:right w:val="none" w:sz="0" w:space="0" w:color="auto"/>
      </w:divBdr>
    </w:div>
    <w:div w:id="210580068">
      <w:marLeft w:val="640"/>
      <w:marRight w:val="0"/>
      <w:marTop w:val="0"/>
      <w:marBottom w:val="0"/>
      <w:divBdr>
        <w:top w:val="none" w:sz="0" w:space="0" w:color="auto"/>
        <w:left w:val="none" w:sz="0" w:space="0" w:color="auto"/>
        <w:bottom w:val="none" w:sz="0" w:space="0" w:color="auto"/>
        <w:right w:val="none" w:sz="0" w:space="0" w:color="auto"/>
      </w:divBdr>
    </w:div>
    <w:div w:id="210582401">
      <w:marLeft w:val="640"/>
      <w:marRight w:val="0"/>
      <w:marTop w:val="0"/>
      <w:marBottom w:val="0"/>
      <w:divBdr>
        <w:top w:val="none" w:sz="0" w:space="0" w:color="auto"/>
        <w:left w:val="none" w:sz="0" w:space="0" w:color="auto"/>
        <w:bottom w:val="none" w:sz="0" w:space="0" w:color="auto"/>
        <w:right w:val="none" w:sz="0" w:space="0" w:color="auto"/>
      </w:divBdr>
    </w:div>
    <w:div w:id="210658727">
      <w:marLeft w:val="640"/>
      <w:marRight w:val="0"/>
      <w:marTop w:val="0"/>
      <w:marBottom w:val="0"/>
      <w:divBdr>
        <w:top w:val="none" w:sz="0" w:space="0" w:color="auto"/>
        <w:left w:val="none" w:sz="0" w:space="0" w:color="auto"/>
        <w:bottom w:val="none" w:sz="0" w:space="0" w:color="auto"/>
        <w:right w:val="none" w:sz="0" w:space="0" w:color="auto"/>
      </w:divBdr>
    </w:div>
    <w:div w:id="210659337">
      <w:marLeft w:val="640"/>
      <w:marRight w:val="0"/>
      <w:marTop w:val="0"/>
      <w:marBottom w:val="0"/>
      <w:divBdr>
        <w:top w:val="none" w:sz="0" w:space="0" w:color="auto"/>
        <w:left w:val="none" w:sz="0" w:space="0" w:color="auto"/>
        <w:bottom w:val="none" w:sz="0" w:space="0" w:color="auto"/>
        <w:right w:val="none" w:sz="0" w:space="0" w:color="auto"/>
      </w:divBdr>
    </w:div>
    <w:div w:id="210768604">
      <w:marLeft w:val="640"/>
      <w:marRight w:val="0"/>
      <w:marTop w:val="0"/>
      <w:marBottom w:val="0"/>
      <w:divBdr>
        <w:top w:val="none" w:sz="0" w:space="0" w:color="auto"/>
        <w:left w:val="none" w:sz="0" w:space="0" w:color="auto"/>
        <w:bottom w:val="none" w:sz="0" w:space="0" w:color="auto"/>
        <w:right w:val="none" w:sz="0" w:space="0" w:color="auto"/>
      </w:divBdr>
    </w:div>
    <w:div w:id="210768875">
      <w:marLeft w:val="640"/>
      <w:marRight w:val="0"/>
      <w:marTop w:val="0"/>
      <w:marBottom w:val="0"/>
      <w:divBdr>
        <w:top w:val="none" w:sz="0" w:space="0" w:color="auto"/>
        <w:left w:val="none" w:sz="0" w:space="0" w:color="auto"/>
        <w:bottom w:val="none" w:sz="0" w:space="0" w:color="auto"/>
        <w:right w:val="none" w:sz="0" w:space="0" w:color="auto"/>
      </w:divBdr>
    </w:div>
    <w:div w:id="210920478">
      <w:marLeft w:val="640"/>
      <w:marRight w:val="0"/>
      <w:marTop w:val="0"/>
      <w:marBottom w:val="0"/>
      <w:divBdr>
        <w:top w:val="none" w:sz="0" w:space="0" w:color="auto"/>
        <w:left w:val="none" w:sz="0" w:space="0" w:color="auto"/>
        <w:bottom w:val="none" w:sz="0" w:space="0" w:color="auto"/>
        <w:right w:val="none" w:sz="0" w:space="0" w:color="auto"/>
      </w:divBdr>
    </w:div>
    <w:div w:id="210923567">
      <w:marLeft w:val="640"/>
      <w:marRight w:val="0"/>
      <w:marTop w:val="0"/>
      <w:marBottom w:val="0"/>
      <w:divBdr>
        <w:top w:val="none" w:sz="0" w:space="0" w:color="auto"/>
        <w:left w:val="none" w:sz="0" w:space="0" w:color="auto"/>
        <w:bottom w:val="none" w:sz="0" w:space="0" w:color="auto"/>
        <w:right w:val="none" w:sz="0" w:space="0" w:color="auto"/>
      </w:divBdr>
    </w:div>
    <w:div w:id="210926146">
      <w:marLeft w:val="640"/>
      <w:marRight w:val="0"/>
      <w:marTop w:val="0"/>
      <w:marBottom w:val="0"/>
      <w:divBdr>
        <w:top w:val="none" w:sz="0" w:space="0" w:color="auto"/>
        <w:left w:val="none" w:sz="0" w:space="0" w:color="auto"/>
        <w:bottom w:val="none" w:sz="0" w:space="0" w:color="auto"/>
        <w:right w:val="none" w:sz="0" w:space="0" w:color="auto"/>
      </w:divBdr>
    </w:div>
    <w:div w:id="210965001">
      <w:marLeft w:val="640"/>
      <w:marRight w:val="0"/>
      <w:marTop w:val="0"/>
      <w:marBottom w:val="0"/>
      <w:divBdr>
        <w:top w:val="none" w:sz="0" w:space="0" w:color="auto"/>
        <w:left w:val="none" w:sz="0" w:space="0" w:color="auto"/>
        <w:bottom w:val="none" w:sz="0" w:space="0" w:color="auto"/>
        <w:right w:val="none" w:sz="0" w:space="0" w:color="auto"/>
      </w:divBdr>
    </w:div>
    <w:div w:id="211113382">
      <w:marLeft w:val="640"/>
      <w:marRight w:val="0"/>
      <w:marTop w:val="0"/>
      <w:marBottom w:val="0"/>
      <w:divBdr>
        <w:top w:val="none" w:sz="0" w:space="0" w:color="auto"/>
        <w:left w:val="none" w:sz="0" w:space="0" w:color="auto"/>
        <w:bottom w:val="none" w:sz="0" w:space="0" w:color="auto"/>
        <w:right w:val="none" w:sz="0" w:space="0" w:color="auto"/>
      </w:divBdr>
    </w:div>
    <w:div w:id="211114193">
      <w:marLeft w:val="640"/>
      <w:marRight w:val="0"/>
      <w:marTop w:val="0"/>
      <w:marBottom w:val="0"/>
      <w:divBdr>
        <w:top w:val="none" w:sz="0" w:space="0" w:color="auto"/>
        <w:left w:val="none" w:sz="0" w:space="0" w:color="auto"/>
        <w:bottom w:val="none" w:sz="0" w:space="0" w:color="auto"/>
        <w:right w:val="none" w:sz="0" w:space="0" w:color="auto"/>
      </w:divBdr>
    </w:div>
    <w:div w:id="211115379">
      <w:marLeft w:val="640"/>
      <w:marRight w:val="0"/>
      <w:marTop w:val="0"/>
      <w:marBottom w:val="0"/>
      <w:divBdr>
        <w:top w:val="none" w:sz="0" w:space="0" w:color="auto"/>
        <w:left w:val="none" w:sz="0" w:space="0" w:color="auto"/>
        <w:bottom w:val="none" w:sz="0" w:space="0" w:color="auto"/>
        <w:right w:val="none" w:sz="0" w:space="0" w:color="auto"/>
      </w:divBdr>
    </w:div>
    <w:div w:id="211231768">
      <w:marLeft w:val="640"/>
      <w:marRight w:val="0"/>
      <w:marTop w:val="0"/>
      <w:marBottom w:val="0"/>
      <w:divBdr>
        <w:top w:val="none" w:sz="0" w:space="0" w:color="auto"/>
        <w:left w:val="none" w:sz="0" w:space="0" w:color="auto"/>
        <w:bottom w:val="none" w:sz="0" w:space="0" w:color="auto"/>
        <w:right w:val="none" w:sz="0" w:space="0" w:color="auto"/>
      </w:divBdr>
    </w:div>
    <w:div w:id="211233191">
      <w:marLeft w:val="640"/>
      <w:marRight w:val="0"/>
      <w:marTop w:val="0"/>
      <w:marBottom w:val="0"/>
      <w:divBdr>
        <w:top w:val="none" w:sz="0" w:space="0" w:color="auto"/>
        <w:left w:val="none" w:sz="0" w:space="0" w:color="auto"/>
        <w:bottom w:val="none" w:sz="0" w:space="0" w:color="auto"/>
        <w:right w:val="none" w:sz="0" w:space="0" w:color="auto"/>
      </w:divBdr>
    </w:div>
    <w:div w:id="211234463">
      <w:marLeft w:val="640"/>
      <w:marRight w:val="0"/>
      <w:marTop w:val="0"/>
      <w:marBottom w:val="0"/>
      <w:divBdr>
        <w:top w:val="none" w:sz="0" w:space="0" w:color="auto"/>
        <w:left w:val="none" w:sz="0" w:space="0" w:color="auto"/>
        <w:bottom w:val="none" w:sz="0" w:space="0" w:color="auto"/>
        <w:right w:val="none" w:sz="0" w:space="0" w:color="auto"/>
      </w:divBdr>
    </w:div>
    <w:div w:id="211313840">
      <w:marLeft w:val="640"/>
      <w:marRight w:val="0"/>
      <w:marTop w:val="0"/>
      <w:marBottom w:val="0"/>
      <w:divBdr>
        <w:top w:val="none" w:sz="0" w:space="0" w:color="auto"/>
        <w:left w:val="none" w:sz="0" w:space="0" w:color="auto"/>
        <w:bottom w:val="none" w:sz="0" w:space="0" w:color="auto"/>
        <w:right w:val="none" w:sz="0" w:space="0" w:color="auto"/>
      </w:divBdr>
    </w:div>
    <w:div w:id="211427335">
      <w:marLeft w:val="640"/>
      <w:marRight w:val="0"/>
      <w:marTop w:val="0"/>
      <w:marBottom w:val="0"/>
      <w:divBdr>
        <w:top w:val="none" w:sz="0" w:space="0" w:color="auto"/>
        <w:left w:val="none" w:sz="0" w:space="0" w:color="auto"/>
        <w:bottom w:val="none" w:sz="0" w:space="0" w:color="auto"/>
        <w:right w:val="none" w:sz="0" w:space="0" w:color="auto"/>
      </w:divBdr>
    </w:div>
    <w:div w:id="211427860">
      <w:marLeft w:val="640"/>
      <w:marRight w:val="0"/>
      <w:marTop w:val="0"/>
      <w:marBottom w:val="0"/>
      <w:divBdr>
        <w:top w:val="none" w:sz="0" w:space="0" w:color="auto"/>
        <w:left w:val="none" w:sz="0" w:space="0" w:color="auto"/>
        <w:bottom w:val="none" w:sz="0" w:space="0" w:color="auto"/>
        <w:right w:val="none" w:sz="0" w:space="0" w:color="auto"/>
      </w:divBdr>
    </w:div>
    <w:div w:id="211502683">
      <w:marLeft w:val="640"/>
      <w:marRight w:val="0"/>
      <w:marTop w:val="0"/>
      <w:marBottom w:val="0"/>
      <w:divBdr>
        <w:top w:val="none" w:sz="0" w:space="0" w:color="auto"/>
        <w:left w:val="none" w:sz="0" w:space="0" w:color="auto"/>
        <w:bottom w:val="none" w:sz="0" w:space="0" w:color="auto"/>
        <w:right w:val="none" w:sz="0" w:space="0" w:color="auto"/>
      </w:divBdr>
    </w:div>
    <w:div w:id="211550658">
      <w:marLeft w:val="640"/>
      <w:marRight w:val="0"/>
      <w:marTop w:val="0"/>
      <w:marBottom w:val="0"/>
      <w:divBdr>
        <w:top w:val="none" w:sz="0" w:space="0" w:color="auto"/>
        <w:left w:val="none" w:sz="0" w:space="0" w:color="auto"/>
        <w:bottom w:val="none" w:sz="0" w:space="0" w:color="auto"/>
        <w:right w:val="none" w:sz="0" w:space="0" w:color="auto"/>
      </w:divBdr>
    </w:div>
    <w:div w:id="211582847">
      <w:marLeft w:val="640"/>
      <w:marRight w:val="0"/>
      <w:marTop w:val="0"/>
      <w:marBottom w:val="0"/>
      <w:divBdr>
        <w:top w:val="none" w:sz="0" w:space="0" w:color="auto"/>
        <w:left w:val="none" w:sz="0" w:space="0" w:color="auto"/>
        <w:bottom w:val="none" w:sz="0" w:space="0" w:color="auto"/>
        <w:right w:val="none" w:sz="0" w:space="0" w:color="auto"/>
      </w:divBdr>
    </w:div>
    <w:div w:id="211768453">
      <w:marLeft w:val="640"/>
      <w:marRight w:val="0"/>
      <w:marTop w:val="0"/>
      <w:marBottom w:val="0"/>
      <w:divBdr>
        <w:top w:val="none" w:sz="0" w:space="0" w:color="auto"/>
        <w:left w:val="none" w:sz="0" w:space="0" w:color="auto"/>
        <w:bottom w:val="none" w:sz="0" w:space="0" w:color="auto"/>
        <w:right w:val="none" w:sz="0" w:space="0" w:color="auto"/>
      </w:divBdr>
    </w:div>
    <w:div w:id="211813177">
      <w:marLeft w:val="640"/>
      <w:marRight w:val="0"/>
      <w:marTop w:val="0"/>
      <w:marBottom w:val="0"/>
      <w:divBdr>
        <w:top w:val="none" w:sz="0" w:space="0" w:color="auto"/>
        <w:left w:val="none" w:sz="0" w:space="0" w:color="auto"/>
        <w:bottom w:val="none" w:sz="0" w:space="0" w:color="auto"/>
        <w:right w:val="none" w:sz="0" w:space="0" w:color="auto"/>
      </w:divBdr>
    </w:div>
    <w:div w:id="211816923">
      <w:marLeft w:val="640"/>
      <w:marRight w:val="0"/>
      <w:marTop w:val="0"/>
      <w:marBottom w:val="0"/>
      <w:divBdr>
        <w:top w:val="none" w:sz="0" w:space="0" w:color="auto"/>
        <w:left w:val="none" w:sz="0" w:space="0" w:color="auto"/>
        <w:bottom w:val="none" w:sz="0" w:space="0" w:color="auto"/>
        <w:right w:val="none" w:sz="0" w:space="0" w:color="auto"/>
      </w:divBdr>
    </w:div>
    <w:div w:id="211889970">
      <w:marLeft w:val="640"/>
      <w:marRight w:val="0"/>
      <w:marTop w:val="0"/>
      <w:marBottom w:val="0"/>
      <w:divBdr>
        <w:top w:val="none" w:sz="0" w:space="0" w:color="auto"/>
        <w:left w:val="none" w:sz="0" w:space="0" w:color="auto"/>
        <w:bottom w:val="none" w:sz="0" w:space="0" w:color="auto"/>
        <w:right w:val="none" w:sz="0" w:space="0" w:color="auto"/>
      </w:divBdr>
    </w:div>
    <w:div w:id="211891999">
      <w:marLeft w:val="640"/>
      <w:marRight w:val="0"/>
      <w:marTop w:val="0"/>
      <w:marBottom w:val="0"/>
      <w:divBdr>
        <w:top w:val="none" w:sz="0" w:space="0" w:color="auto"/>
        <w:left w:val="none" w:sz="0" w:space="0" w:color="auto"/>
        <w:bottom w:val="none" w:sz="0" w:space="0" w:color="auto"/>
        <w:right w:val="none" w:sz="0" w:space="0" w:color="auto"/>
      </w:divBdr>
    </w:div>
    <w:div w:id="212012039">
      <w:marLeft w:val="640"/>
      <w:marRight w:val="0"/>
      <w:marTop w:val="0"/>
      <w:marBottom w:val="0"/>
      <w:divBdr>
        <w:top w:val="none" w:sz="0" w:space="0" w:color="auto"/>
        <w:left w:val="none" w:sz="0" w:space="0" w:color="auto"/>
        <w:bottom w:val="none" w:sz="0" w:space="0" w:color="auto"/>
        <w:right w:val="none" w:sz="0" w:space="0" w:color="auto"/>
      </w:divBdr>
    </w:div>
    <w:div w:id="212038554">
      <w:marLeft w:val="640"/>
      <w:marRight w:val="0"/>
      <w:marTop w:val="0"/>
      <w:marBottom w:val="0"/>
      <w:divBdr>
        <w:top w:val="none" w:sz="0" w:space="0" w:color="auto"/>
        <w:left w:val="none" w:sz="0" w:space="0" w:color="auto"/>
        <w:bottom w:val="none" w:sz="0" w:space="0" w:color="auto"/>
        <w:right w:val="none" w:sz="0" w:space="0" w:color="auto"/>
      </w:divBdr>
    </w:div>
    <w:div w:id="212159102">
      <w:marLeft w:val="640"/>
      <w:marRight w:val="0"/>
      <w:marTop w:val="0"/>
      <w:marBottom w:val="0"/>
      <w:divBdr>
        <w:top w:val="none" w:sz="0" w:space="0" w:color="auto"/>
        <w:left w:val="none" w:sz="0" w:space="0" w:color="auto"/>
        <w:bottom w:val="none" w:sz="0" w:space="0" w:color="auto"/>
        <w:right w:val="none" w:sz="0" w:space="0" w:color="auto"/>
      </w:divBdr>
    </w:div>
    <w:div w:id="212230678">
      <w:marLeft w:val="640"/>
      <w:marRight w:val="0"/>
      <w:marTop w:val="0"/>
      <w:marBottom w:val="0"/>
      <w:divBdr>
        <w:top w:val="none" w:sz="0" w:space="0" w:color="auto"/>
        <w:left w:val="none" w:sz="0" w:space="0" w:color="auto"/>
        <w:bottom w:val="none" w:sz="0" w:space="0" w:color="auto"/>
        <w:right w:val="none" w:sz="0" w:space="0" w:color="auto"/>
      </w:divBdr>
    </w:div>
    <w:div w:id="212272900">
      <w:marLeft w:val="640"/>
      <w:marRight w:val="0"/>
      <w:marTop w:val="0"/>
      <w:marBottom w:val="0"/>
      <w:divBdr>
        <w:top w:val="none" w:sz="0" w:space="0" w:color="auto"/>
        <w:left w:val="none" w:sz="0" w:space="0" w:color="auto"/>
        <w:bottom w:val="none" w:sz="0" w:space="0" w:color="auto"/>
        <w:right w:val="none" w:sz="0" w:space="0" w:color="auto"/>
      </w:divBdr>
    </w:div>
    <w:div w:id="212347745">
      <w:marLeft w:val="640"/>
      <w:marRight w:val="0"/>
      <w:marTop w:val="0"/>
      <w:marBottom w:val="0"/>
      <w:divBdr>
        <w:top w:val="none" w:sz="0" w:space="0" w:color="auto"/>
        <w:left w:val="none" w:sz="0" w:space="0" w:color="auto"/>
        <w:bottom w:val="none" w:sz="0" w:space="0" w:color="auto"/>
        <w:right w:val="none" w:sz="0" w:space="0" w:color="auto"/>
      </w:divBdr>
    </w:div>
    <w:div w:id="212355941">
      <w:bodyDiv w:val="1"/>
      <w:marLeft w:val="0"/>
      <w:marRight w:val="0"/>
      <w:marTop w:val="0"/>
      <w:marBottom w:val="0"/>
      <w:divBdr>
        <w:top w:val="none" w:sz="0" w:space="0" w:color="auto"/>
        <w:left w:val="none" w:sz="0" w:space="0" w:color="auto"/>
        <w:bottom w:val="none" w:sz="0" w:space="0" w:color="auto"/>
        <w:right w:val="none" w:sz="0" w:space="0" w:color="auto"/>
      </w:divBdr>
    </w:div>
    <w:div w:id="212423884">
      <w:marLeft w:val="640"/>
      <w:marRight w:val="0"/>
      <w:marTop w:val="0"/>
      <w:marBottom w:val="0"/>
      <w:divBdr>
        <w:top w:val="none" w:sz="0" w:space="0" w:color="auto"/>
        <w:left w:val="none" w:sz="0" w:space="0" w:color="auto"/>
        <w:bottom w:val="none" w:sz="0" w:space="0" w:color="auto"/>
        <w:right w:val="none" w:sz="0" w:space="0" w:color="auto"/>
      </w:divBdr>
    </w:div>
    <w:div w:id="212546184">
      <w:marLeft w:val="640"/>
      <w:marRight w:val="0"/>
      <w:marTop w:val="0"/>
      <w:marBottom w:val="0"/>
      <w:divBdr>
        <w:top w:val="none" w:sz="0" w:space="0" w:color="auto"/>
        <w:left w:val="none" w:sz="0" w:space="0" w:color="auto"/>
        <w:bottom w:val="none" w:sz="0" w:space="0" w:color="auto"/>
        <w:right w:val="none" w:sz="0" w:space="0" w:color="auto"/>
      </w:divBdr>
    </w:div>
    <w:div w:id="212616338">
      <w:marLeft w:val="640"/>
      <w:marRight w:val="0"/>
      <w:marTop w:val="0"/>
      <w:marBottom w:val="0"/>
      <w:divBdr>
        <w:top w:val="none" w:sz="0" w:space="0" w:color="auto"/>
        <w:left w:val="none" w:sz="0" w:space="0" w:color="auto"/>
        <w:bottom w:val="none" w:sz="0" w:space="0" w:color="auto"/>
        <w:right w:val="none" w:sz="0" w:space="0" w:color="auto"/>
      </w:divBdr>
    </w:div>
    <w:div w:id="212617684">
      <w:marLeft w:val="640"/>
      <w:marRight w:val="0"/>
      <w:marTop w:val="0"/>
      <w:marBottom w:val="0"/>
      <w:divBdr>
        <w:top w:val="none" w:sz="0" w:space="0" w:color="auto"/>
        <w:left w:val="none" w:sz="0" w:space="0" w:color="auto"/>
        <w:bottom w:val="none" w:sz="0" w:space="0" w:color="auto"/>
        <w:right w:val="none" w:sz="0" w:space="0" w:color="auto"/>
      </w:divBdr>
    </w:div>
    <w:div w:id="212693444">
      <w:marLeft w:val="640"/>
      <w:marRight w:val="0"/>
      <w:marTop w:val="0"/>
      <w:marBottom w:val="0"/>
      <w:divBdr>
        <w:top w:val="none" w:sz="0" w:space="0" w:color="auto"/>
        <w:left w:val="none" w:sz="0" w:space="0" w:color="auto"/>
        <w:bottom w:val="none" w:sz="0" w:space="0" w:color="auto"/>
        <w:right w:val="none" w:sz="0" w:space="0" w:color="auto"/>
      </w:divBdr>
    </w:div>
    <w:div w:id="212695553">
      <w:marLeft w:val="640"/>
      <w:marRight w:val="0"/>
      <w:marTop w:val="0"/>
      <w:marBottom w:val="0"/>
      <w:divBdr>
        <w:top w:val="none" w:sz="0" w:space="0" w:color="auto"/>
        <w:left w:val="none" w:sz="0" w:space="0" w:color="auto"/>
        <w:bottom w:val="none" w:sz="0" w:space="0" w:color="auto"/>
        <w:right w:val="none" w:sz="0" w:space="0" w:color="auto"/>
      </w:divBdr>
    </w:div>
    <w:div w:id="212736811">
      <w:marLeft w:val="640"/>
      <w:marRight w:val="0"/>
      <w:marTop w:val="0"/>
      <w:marBottom w:val="0"/>
      <w:divBdr>
        <w:top w:val="none" w:sz="0" w:space="0" w:color="auto"/>
        <w:left w:val="none" w:sz="0" w:space="0" w:color="auto"/>
        <w:bottom w:val="none" w:sz="0" w:space="0" w:color="auto"/>
        <w:right w:val="none" w:sz="0" w:space="0" w:color="auto"/>
      </w:divBdr>
    </w:div>
    <w:div w:id="212738449">
      <w:marLeft w:val="640"/>
      <w:marRight w:val="0"/>
      <w:marTop w:val="0"/>
      <w:marBottom w:val="0"/>
      <w:divBdr>
        <w:top w:val="none" w:sz="0" w:space="0" w:color="auto"/>
        <w:left w:val="none" w:sz="0" w:space="0" w:color="auto"/>
        <w:bottom w:val="none" w:sz="0" w:space="0" w:color="auto"/>
        <w:right w:val="none" w:sz="0" w:space="0" w:color="auto"/>
      </w:divBdr>
    </w:div>
    <w:div w:id="212742905">
      <w:marLeft w:val="640"/>
      <w:marRight w:val="0"/>
      <w:marTop w:val="0"/>
      <w:marBottom w:val="0"/>
      <w:divBdr>
        <w:top w:val="none" w:sz="0" w:space="0" w:color="auto"/>
        <w:left w:val="none" w:sz="0" w:space="0" w:color="auto"/>
        <w:bottom w:val="none" w:sz="0" w:space="0" w:color="auto"/>
        <w:right w:val="none" w:sz="0" w:space="0" w:color="auto"/>
      </w:divBdr>
    </w:div>
    <w:div w:id="212817277">
      <w:marLeft w:val="640"/>
      <w:marRight w:val="0"/>
      <w:marTop w:val="0"/>
      <w:marBottom w:val="0"/>
      <w:divBdr>
        <w:top w:val="none" w:sz="0" w:space="0" w:color="auto"/>
        <w:left w:val="none" w:sz="0" w:space="0" w:color="auto"/>
        <w:bottom w:val="none" w:sz="0" w:space="0" w:color="auto"/>
        <w:right w:val="none" w:sz="0" w:space="0" w:color="auto"/>
      </w:divBdr>
    </w:div>
    <w:div w:id="212928656">
      <w:marLeft w:val="640"/>
      <w:marRight w:val="0"/>
      <w:marTop w:val="0"/>
      <w:marBottom w:val="0"/>
      <w:divBdr>
        <w:top w:val="none" w:sz="0" w:space="0" w:color="auto"/>
        <w:left w:val="none" w:sz="0" w:space="0" w:color="auto"/>
        <w:bottom w:val="none" w:sz="0" w:space="0" w:color="auto"/>
        <w:right w:val="none" w:sz="0" w:space="0" w:color="auto"/>
      </w:divBdr>
    </w:div>
    <w:div w:id="212932949">
      <w:marLeft w:val="640"/>
      <w:marRight w:val="0"/>
      <w:marTop w:val="0"/>
      <w:marBottom w:val="0"/>
      <w:divBdr>
        <w:top w:val="none" w:sz="0" w:space="0" w:color="auto"/>
        <w:left w:val="none" w:sz="0" w:space="0" w:color="auto"/>
        <w:bottom w:val="none" w:sz="0" w:space="0" w:color="auto"/>
        <w:right w:val="none" w:sz="0" w:space="0" w:color="auto"/>
      </w:divBdr>
    </w:div>
    <w:div w:id="213007633">
      <w:marLeft w:val="640"/>
      <w:marRight w:val="0"/>
      <w:marTop w:val="0"/>
      <w:marBottom w:val="0"/>
      <w:divBdr>
        <w:top w:val="none" w:sz="0" w:space="0" w:color="auto"/>
        <w:left w:val="none" w:sz="0" w:space="0" w:color="auto"/>
        <w:bottom w:val="none" w:sz="0" w:space="0" w:color="auto"/>
        <w:right w:val="none" w:sz="0" w:space="0" w:color="auto"/>
      </w:divBdr>
    </w:div>
    <w:div w:id="213009933">
      <w:marLeft w:val="640"/>
      <w:marRight w:val="0"/>
      <w:marTop w:val="0"/>
      <w:marBottom w:val="0"/>
      <w:divBdr>
        <w:top w:val="none" w:sz="0" w:space="0" w:color="auto"/>
        <w:left w:val="none" w:sz="0" w:space="0" w:color="auto"/>
        <w:bottom w:val="none" w:sz="0" w:space="0" w:color="auto"/>
        <w:right w:val="none" w:sz="0" w:space="0" w:color="auto"/>
      </w:divBdr>
    </w:div>
    <w:div w:id="213085814">
      <w:marLeft w:val="640"/>
      <w:marRight w:val="0"/>
      <w:marTop w:val="0"/>
      <w:marBottom w:val="0"/>
      <w:divBdr>
        <w:top w:val="none" w:sz="0" w:space="0" w:color="auto"/>
        <w:left w:val="none" w:sz="0" w:space="0" w:color="auto"/>
        <w:bottom w:val="none" w:sz="0" w:space="0" w:color="auto"/>
        <w:right w:val="none" w:sz="0" w:space="0" w:color="auto"/>
      </w:divBdr>
    </w:div>
    <w:div w:id="213127325">
      <w:marLeft w:val="640"/>
      <w:marRight w:val="0"/>
      <w:marTop w:val="0"/>
      <w:marBottom w:val="0"/>
      <w:divBdr>
        <w:top w:val="none" w:sz="0" w:space="0" w:color="auto"/>
        <w:left w:val="none" w:sz="0" w:space="0" w:color="auto"/>
        <w:bottom w:val="none" w:sz="0" w:space="0" w:color="auto"/>
        <w:right w:val="none" w:sz="0" w:space="0" w:color="auto"/>
      </w:divBdr>
    </w:div>
    <w:div w:id="213127441">
      <w:marLeft w:val="640"/>
      <w:marRight w:val="0"/>
      <w:marTop w:val="0"/>
      <w:marBottom w:val="0"/>
      <w:divBdr>
        <w:top w:val="none" w:sz="0" w:space="0" w:color="auto"/>
        <w:left w:val="none" w:sz="0" w:space="0" w:color="auto"/>
        <w:bottom w:val="none" w:sz="0" w:space="0" w:color="auto"/>
        <w:right w:val="none" w:sz="0" w:space="0" w:color="auto"/>
      </w:divBdr>
    </w:div>
    <w:div w:id="213153087">
      <w:marLeft w:val="640"/>
      <w:marRight w:val="0"/>
      <w:marTop w:val="0"/>
      <w:marBottom w:val="0"/>
      <w:divBdr>
        <w:top w:val="none" w:sz="0" w:space="0" w:color="auto"/>
        <w:left w:val="none" w:sz="0" w:space="0" w:color="auto"/>
        <w:bottom w:val="none" w:sz="0" w:space="0" w:color="auto"/>
        <w:right w:val="none" w:sz="0" w:space="0" w:color="auto"/>
      </w:divBdr>
    </w:div>
    <w:div w:id="213273750">
      <w:marLeft w:val="640"/>
      <w:marRight w:val="0"/>
      <w:marTop w:val="0"/>
      <w:marBottom w:val="0"/>
      <w:divBdr>
        <w:top w:val="none" w:sz="0" w:space="0" w:color="auto"/>
        <w:left w:val="none" w:sz="0" w:space="0" w:color="auto"/>
        <w:bottom w:val="none" w:sz="0" w:space="0" w:color="auto"/>
        <w:right w:val="none" w:sz="0" w:space="0" w:color="auto"/>
      </w:divBdr>
    </w:div>
    <w:div w:id="213277580">
      <w:marLeft w:val="640"/>
      <w:marRight w:val="0"/>
      <w:marTop w:val="0"/>
      <w:marBottom w:val="0"/>
      <w:divBdr>
        <w:top w:val="none" w:sz="0" w:space="0" w:color="auto"/>
        <w:left w:val="none" w:sz="0" w:space="0" w:color="auto"/>
        <w:bottom w:val="none" w:sz="0" w:space="0" w:color="auto"/>
        <w:right w:val="none" w:sz="0" w:space="0" w:color="auto"/>
      </w:divBdr>
    </w:div>
    <w:div w:id="213280128">
      <w:marLeft w:val="640"/>
      <w:marRight w:val="0"/>
      <w:marTop w:val="0"/>
      <w:marBottom w:val="0"/>
      <w:divBdr>
        <w:top w:val="none" w:sz="0" w:space="0" w:color="auto"/>
        <w:left w:val="none" w:sz="0" w:space="0" w:color="auto"/>
        <w:bottom w:val="none" w:sz="0" w:space="0" w:color="auto"/>
        <w:right w:val="none" w:sz="0" w:space="0" w:color="auto"/>
      </w:divBdr>
    </w:div>
    <w:div w:id="213321524">
      <w:marLeft w:val="640"/>
      <w:marRight w:val="0"/>
      <w:marTop w:val="0"/>
      <w:marBottom w:val="0"/>
      <w:divBdr>
        <w:top w:val="none" w:sz="0" w:space="0" w:color="auto"/>
        <w:left w:val="none" w:sz="0" w:space="0" w:color="auto"/>
        <w:bottom w:val="none" w:sz="0" w:space="0" w:color="auto"/>
        <w:right w:val="none" w:sz="0" w:space="0" w:color="auto"/>
      </w:divBdr>
    </w:div>
    <w:div w:id="213582456">
      <w:marLeft w:val="640"/>
      <w:marRight w:val="0"/>
      <w:marTop w:val="0"/>
      <w:marBottom w:val="0"/>
      <w:divBdr>
        <w:top w:val="none" w:sz="0" w:space="0" w:color="auto"/>
        <w:left w:val="none" w:sz="0" w:space="0" w:color="auto"/>
        <w:bottom w:val="none" w:sz="0" w:space="0" w:color="auto"/>
        <w:right w:val="none" w:sz="0" w:space="0" w:color="auto"/>
      </w:divBdr>
    </w:div>
    <w:div w:id="213783381">
      <w:marLeft w:val="640"/>
      <w:marRight w:val="0"/>
      <w:marTop w:val="0"/>
      <w:marBottom w:val="0"/>
      <w:divBdr>
        <w:top w:val="none" w:sz="0" w:space="0" w:color="auto"/>
        <w:left w:val="none" w:sz="0" w:space="0" w:color="auto"/>
        <w:bottom w:val="none" w:sz="0" w:space="0" w:color="auto"/>
        <w:right w:val="none" w:sz="0" w:space="0" w:color="auto"/>
      </w:divBdr>
    </w:div>
    <w:div w:id="213783855">
      <w:marLeft w:val="640"/>
      <w:marRight w:val="0"/>
      <w:marTop w:val="0"/>
      <w:marBottom w:val="0"/>
      <w:divBdr>
        <w:top w:val="none" w:sz="0" w:space="0" w:color="auto"/>
        <w:left w:val="none" w:sz="0" w:space="0" w:color="auto"/>
        <w:bottom w:val="none" w:sz="0" w:space="0" w:color="auto"/>
        <w:right w:val="none" w:sz="0" w:space="0" w:color="auto"/>
      </w:divBdr>
    </w:div>
    <w:div w:id="214050099">
      <w:marLeft w:val="640"/>
      <w:marRight w:val="0"/>
      <w:marTop w:val="0"/>
      <w:marBottom w:val="0"/>
      <w:divBdr>
        <w:top w:val="none" w:sz="0" w:space="0" w:color="auto"/>
        <w:left w:val="none" w:sz="0" w:space="0" w:color="auto"/>
        <w:bottom w:val="none" w:sz="0" w:space="0" w:color="auto"/>
        <w:right w:val="none" w:sz="0" w:space="0" w:color="auto"/>
      </w:divBdr>
    </w:div>
    <w:div w:id="214125525">
      <w:marLeft w:val="640"/>
      <w:marRight w:val="0"/>
      <w:marTop w:val="0"/>
      <w:marBottom w:val="0"/>
      <w:divBdr>
        <w:top w:val="none" w:sz="0" w:space="0" w:color="auto"/>
        <w:left w:val="none" w:sz="0" w:space="0" w:color="auto"/>
        <w:bottom w:val="none" w:sz="0" w:space="0" w:color="auto"/>
        <w:right w:val="none" w:sz="0" w:space="0" w:color="auto"/>
      </w:divBdr>
    </w:div>
    <w:div w:id="214195731">
      <w:marLeft w:val="640"/>
      <w:marRight w:val="0"/>
      <w:marTop w:val="0"/>
      <w:marBottom w:val="0"/>
      <w:divBdr>
        <w:top w:val="none" w:sz="0" w:space="0" w:color="auto"/>
        <w:left w:val="none" w:sz="0" w:space="0" w:color="auto"/>
        <w:bottom w:val="none" w:sz="0" w:space="0" w:color="auto"/>
        <w:right w:val="none" w:sz="0" w:space="0" w:color="auto"/>
      </w:divBdr>
    </w:div>
    <w:div w:id="214243149">
      <w:marLeft w:val="640"/>
      <w:marRight w:val="0"/>
      <w:marTop w:val="0"/>
      <w:marBottom w:val="0"/>
      <w:divBdr>
        <w:top w:val="none" w:sz="0" w:space="0" w:color="auto"/>
        <w:left w:val="none" w:sz="0" w:space="0" w:color="auto"/>
        <w:bottom w:val="none" w:sz="0" w:space="0" w:color="auto"/>
        <w:right w:val="none" w:sz="0" w:space="0" w:color="auto"/>
      </w:divBdr>
    </w:div>
    <w:div w:id="214314107">
      <w:marLeft w:val="640"/>
      <w:marRight w:val="0"/>
      <w:marTop w:val="0"/>
      <w:marBottom w:val="0"/>
      <w:divBdr>
        <w:top w:val="none" w:sz="0" w:space="0" w:color="auto"/>
        <w:left w:val="none" w:sz="0" w:space="0" w:color="auto"/>
        <w:bottom w:val="none" w:sz="0" w:space="0" w:color="auto"/>
        <w:right w:val="none" w:sz="0" w:space="0" w:color="auto"/>
      </w:divBdr>
    </w:div>
    <w:div w:id="214314796">
      <w:marLeft w:val="640"/>
      <w:marRight w:val="0"/>
      <w:marTop w:val="0"/>
      <w:marBottom w:val="0"/>
      <w:divBdr>
        <w:top w:val="none" w:sz="0" w:space="0" w:color="auto"/>
        <w:left w:val="none" w:sz="0" w:space="0" w:color="auto"/>
        <w:bottom w:val="none" w:sz="0" w:space="0" w:color="auto"/>
        <w:right w:val="none" w:sz="0" w:space="0" w:color="auto"/>
      </w:divBdr>
    </w:div>
    <w:div w:id="214392571">
      <w:marLeft w:val="640"/>
      <w:marRight w:val="0"/>
      <w:marTop w:val="0"/>
      <w:marBottom w:val="0"/>
      <w:divBdr>
        <w:top w:val="none" w:sz="0" w:space="0" w:color="auto"/>
        <w:left w:val="none" w:sz="0" w:space="0" w:color="auto"/>
        <w:bottom w:val="none" w:sz="0" w:space="0" w:color="auto"/>
        <w:right w:val="none" w:sz="0" w:space="0" w:color="auto"/>
      </w:divBdr>
    </w:div>
    <w:div w:id="214435138">
      <w:marLeft w:val="640"/>
      <w:marRight w:val="0"/>
      <w:marTop w:val="0"/>
      <w:marBottom w:val="0"/>
      <w:divBdr>
        <w:top w:val="none" w:sz="0" w:space="0" w:color="auto"/>
        <w:left w:val="none" w:sz="0" w:space="0" w:color="auto"/>
        <w:bottom w:val="none" w:sz="0" w:space="0" w:color="auto"/>
        <w:right w:val="none" w:sz="0" w:space="0" w:color="auto"/>
      </w:divBdr>
    </w:div>
    <w:div w:id="214439911">
      <w:marLeft w:val="640"/>
      <w:marRight w:val="0"/>
      <w:marTop w:val="0"/>
      <w:marBottom w:val="0"/>
      <w:divBdr>
        <w:top w:val="none" w:sz="0" w:space="0" w:color="auto"/>
        <w:left w:val="none" w:sz="0" w:space="0" w:color="auto"/>
        <w:bottom w:val="none" w:sz="0" w:space="0" w:color="auto"/>
        <w:right w:val="none" w:sz="0" w:space="0" w:color="auto"/>
      </w:divBdr>
    </w:div>
    <w:div w:id="214509507">
      <w:marLeft w:val="640"/>
      <w:marRight w:val="0"/>
      <w:marTop w:val="0"/>
      <w:marBottom w:val="0"/>
      <w:divBdr>
        <w:top w:val="none" w:sz="0" w:space="0" w:color="auto"/>
        <w:left w:val="none" w:sz="0" w:space="0" w:color="auto"/>
        <w:bottom w:val="none" w:sz="0" w:space="0" w:color="auto"/>
        <w:right w:val="none" w:sz="0" w:space="0" w:color="auto"/>
      </w:divBdr>
    </w:div>
    <w:div w:id="214515207">
      <w:marLeft w:val="640"/>
      <w:marRight w:val="0"/>
      <w:marTop w:val="0"/>
      <w:marBottom w:val="0"/>
      <w:divBdr>
        <w:top w:val="none" w:sz="0" w:space="0" w:color="auto"/>
        <w:left w:val="none" w:sz="0" w:space="0" w:color="auto"/>
        <w:bottom w:val="none" w:sz="0" w:space="0" w:color="auto"/>
        <w:right w:val="none" w:sz="0" w:space="0" w:color="auto"/>
      </w:divBdr>
    </w:div>
    <w:div w:id="214582065">
      <w:marLeft w:val="640"/>
      <w:marRight w:val="0"/>
      <w:marTop w:val="0"/>
      <w:marBottom w:val="0"/>
      <w:divBdr>
        <w:top w:val="none" w:sz="0" w:space="0" w:color="auto"/>
        <w:left w:val="none" w:sz="0" w:space="0" w:color="auto"/>
        <w:bottom w:val="none" w:sz="0" w:space="0" w:color="auto"/>
        <w:right w:val="none" w:sz="0" w:space="0" w:color="auto"/>
      </w:divBdr>
    </w:div>
    <w:div w:id="214582476">
      <w:marLeft w:val="640"/>
      <w:marRight w:val="0"/>
      <w:marTop w:val="0"/>
      <w:marBottom w:val="0"/>
      <w:divBdr>
        <w:top w:val="none" w:sz="0" w:space="0" w:color="auto"/>
        <w:left w:val="none" w:sz="0" w:space="0" w:color="auto"/>
        <w:bottom w:val="none" w:sz="0" w:space="0" w:color="auto"/>
        <w:right w:val="none" w:sz="0" w:space="0" w:color="auto"/>
      </w:divBdr>
    </w:div>
    <w:div w:id="214631337">
      <w:marLeft w:val="640"/>
      <w:marRight w:val="0"/>
      <w:marTop w:val="0"/>
      <w:marBottom w:val="0"/>
      <w:divBdr>
        <w:top w:val="none" w:sz="0" w:space="0" w:color="auto"/>
        <w:left w:val="none" w:sz="0" w:space="0" w:color="auto"/>
        <w:bottom w:val="none" w:sz="0" w:space="0" w:color="auto"/>
        <w:right w:val="none" w:sz="0" w:space="0" w:color="auto"/>
      </w:divBdr>
    </w:div>
    <w:div w:id="214969334">
      <w:marLeft w:val="640"/>
      <w:marRight w:val="0"/>
      <w:marTop w:val="0"/>
      <w:marBottom w:val="0"/>
      <w:divBdr>
        <w:top w:val="none" w:sz="0" w:space="0" w:color="auto"/>
        <w:left w:val="none" w:sz="0" w:space="0" w:color="auto"/>
        <w:bottom w:val="none" w:sz="0" w:space="0" w:color="auto"/>
        <w:right w:val="none" w:sz="0" w:space="0" w:color="auto"/>
      </w:divBdr>
    </w:div>
    <w:div w:id="214972659">
      <w:marLeft w:val="640"/>
      <w:marRight w:val="0"/>
      <w:marTop w:val="0"/>
      <w:marBottom w:val="0"/>
      <w:divBdr>
        <w:top w:val="none" w:sz="0" w:space="0" w:color="auto"/>
        <w:left w:val="none" w:sz="0" w:space="0" w:color="auto"/>
        <w:bottom w:val="none" w:sz="0" w:space="0" w:color="auto"/>
        <w:right w:val="none" w:sz="0" w:space="0" w:color="auto"/>
      </w:divBdr>
    </w:div>
    <w:div w:id="214972996">
      <w:marLeft w:val="640"/>
      <w:marRight w:val="0"/>
      <w:marTop w:val="0"/>
      <w:marBottom w:val="0"/>
      <w:divBdr>
        <w:top w:val="none" w:sz="0" w:space="0" w:color="auto"/>
        <w:left w:val="none" w:sz="0" w:space="0" w:color="auto"/>
        <w:bottom w:val="none" w:sz="0" w:space="0" w:color="auto"/>
        <w:right w:val="none" w:sz="0" w:space="0" w:color="auto"/>
      </w:divBdr>
    </w:div>
    <w:div w:id="215046818">
      <w:marLeft w:val="640"/>
      <w:marRight w:val="0"/>
      <w:marTop w:val="0"/>
      <w:marBottom w:val="0"/>
      <w:divBdr>
        <w:top w:val="none" w:sz="0" w:space="0" w:color="auto"/>
        <w:left w:val="none" w:sz="0" w:space="0" w:color="auto"/>
        <w:bottom w:val="none" w:sz="0" w:space="0" w:color="auto"/>
        <w:right w:val="none" w:sz="0" w:space="0" w:color="auto"/>
      </w:divBdr>
    </w:div>
    <w:div w:id="215052405">
      <w:marLeft w:val="640"/>
      <w:marRight w:val="0"/>
      <w:marTop w:val="0"/>
      <w:marBottom w:val="0"/>
      <w:divBdr>
        <w:top w:val="none" w:sz="0" w:space="0" w:color="auto"/>
        <w:left w:val="none" w:sz="0" w:space="0" w:color="auto"/>
        <w:bottom w:val="none" w:sz="0" w:space="0" w:color="auto"/>
        <w:right w:val="none" w:sz="0" w:space="0" w:color="auto"/>
      </w:divBdr>
    </w:div>
    <w:div w:id="215240825">
      <w:marLeft w:val="640"/>
      <w:marRight w:val="0"/>
      <w:marTop w:val="0"/>
      <w:marBottom w:val="0"/>
      <w:divBdr>
        <w:top w:val="none" w:sz="0" w:space="0" w:color="auto"/>
        <w:left w:val="none" w:sz="0" w:space="0" w:color="auto"/>
        <w:bottom w:val="none" w:sz="0" w:space="0" w:color="auto"/>
        <w:right w:val="none" w:sz="0" w:space="0" w:color="auto"/>
      </w:divBdr>
    </w:div>
    <w:div w:id="215317598">
      <w:marLeft w:val="640"/>
      <w:marRight w:val="0"/>
      <w:marTop w:val="0"/>
      <w:marBottom w:val="0"/>
      <w:divBdr>
        <w:top w:val="none" w:sz="0" w:space="0" w:color="auto"/>
        <w:left w:val="none" w:sz="0" w:space="0" w:color="auto"/>
        <w:bottom w:val="none" w:sz="0" w:space="0" w:color="auto"/>
        <w:right w:val="none" w:sz="0" w:space="0" w:color="auto"/>
      </w:divBdr>
    </w:div>
    <w:div w:id="215357884">
      <w:marLeft w:val="640"/>
      <w:marRight w:val="0"/>
      <w:marTop w:val="0"/>
      <w:marBottom w:val="0"/>
      <w:divBdr>
        <w:top w:val="none" w:sz="0" w:space="0" w:color="auto"/>
        <w:left w:val="none" w:sz="0" w:space="0" w:color="auto"/>
        <w:bottom w:val="none" w:sz="0" w:space="0" w:color="auto"/>
        <w:right w:val="none" w:sz="0" w:space="0" w:color="auto"/>
      </w:divBdr>
    </w:div>
    <w:div w:id="215361942">
      <w:marLeft w:val="640"/>
      <w:marRight w:val="0"/>
      <w:marTop w:val="0"/>
      <w:marBottom w:val="0"/>
      <w:divBdr>
        <w:top w:val="none" w:sz="0" w:space="0" w:color="auto"/>
        <w:left w:val="none" w:sz="0" w:space="0" w:color="auto"/>
        <w:bottom w:val="none" w:sz="0" w:space="0" w:color="auto"/>
        <w:right w:val="none" w:sz="0" w:space="0" w:color="auto"/>
      </w:divBdr>
    </w:div>
    <w:div w:id="215548262">
      <w:marLeft w:val="640"/>
      <w:marRight w:val="0"/>
      <w:marTop w:val="0"/>
      <w:marBottom w:val="0"/>
      <w:divBdr>
        <w:top w:val="none" w:sz="0" w:space="0" w:color="auto"/>
        <w:left w:val="none" w:sz="0" w:space="0" w:color="auto"/>
        <w:bottom w:val="none" w:sz="0" w:space="0" w:color="auto"/>
        <w:right w:val="none" w:sz="0" w:space="0" w:color="auto"/>
      </w:divBdr>
    </w:div>
    <w:div w:id="215552836">
      <w:marLeft w:val="640"/>
      <w:marRight w:val="0"/>
      <w:marTop w:val="0"/>
      <w:marBottom w:val="0"/>
      <w:divBdr>
        <w:top w:val="none" w:sz="0" w:space="0" w:color="auto"/>
        <w:left w:val="none" w:sz="0" w:space="0" w:color="auto"/>
        <w:bottom w:val="none" w:sz="0" w:space="0" w:color="auto"/>
        <w:right w:val="none" w:sz="0" w:space="0" w:color="auto"/>
      </w:divBdr>
    </w:div>
    <w:div w:id="215628316">
      <w:marLeft w:val="640"/>
      <w:marRight w:val="0"/>
      <w:marTop w:val="0"/>
      <w:marBottom w:val="0"/>
      <w:divBdr>
        <w:top w:val="none" w:sz="0" w:space="0" w:color="auto"/>
        <w:left w:val="none" w:sz="0" w:space="0" w:color="auto"/>
        <w:bottom w:val="none" w:sz="0" w:space="0" w:color="auto"/>
        <w:right w:val="none" w:sz="0" w:space="0" w:color="auto"/>
      </w:divBdr>
    </w:div>
    <w:div w:id="215631739">
      <w:marLeft w:val="640"/>
      <w:marRight w:val="0"/>
      <w:marTop w:val="0"/>
      <w:marBottom w:val="0"/>
      <w:divBdr>
        <w:top w:val="none" w:sz="0" w:space="0" w:color="auto"/>
        <w:left w:val="none" w:sz="0" w:space="0" w:color="auto"/>
        <w:bottom w:val="none" w:sz="0" w:space="0" w:color="auto"/>
        <w:right w:val="none" w:sz="0" w:space="0" w:color="auto"/>
      </w:divBdr>
    </w:div>
    <w:div w:id="215895248">
      <w:marLeft w:val="640"/>
      <w:marRight w:val="0"/>
      <w:marTop w:val="0"/>
      <w:marBottom w:val="0"/>
      <w:divBdr>
        <w:top w:val="none" w:sz="0" w:space="0" w:color="auto"/>
        <w:left w:val="none" w:sz="0" w:space="0" w:color="auto"/>
        <w:bottom w:val="none" w:sz="0" w:space="0" w:color="auto"/>
        <w:right w:val="none" w:sz="0" w:space="0" w:color="auto"/>
      </w:divBdr>
    </w:div>
    <w:div w:id="215896906">
      <w:marLeft w:val="640"/>
      <w:marRight w:val="0"/>
      <w:marTop w:val="0"/>
      <w:marBottom w:val="0"/>
      <w:divBdr>
        <w:top w:val="none" w:sz="0" w:space="0" w:color="auto"/>
        <w:left w:val="none" w:sz="0" w:space="0" w:color="auto"/>
        <w:bottom w:val="none" w:sz="0" w:space="0" w:color="auto"/>
        <w:right w:val="none" w:sz="0" w:space="0" w:color="auto"/>
      </w:divBdr>
    </w:div>
    <w:div w:id="215971024">
      <w:marLeft w:val="640"/>
      <w:marRight w:val="0"/>
      <w:marTop w:val="0"/>
      <w:marBottom w:val="0"/>
      <w:divBdr>
        <w:top w:val="none" w:sz="0" w:space="0" w:color="auto"/>
        <w:left w:val="none" w:sz="0" w:space="0" w:color="auto"/>
        <w:bottom w:val="none" w:sz="0" w:space="0" w:color="auto"/>
        <w:right w:val="none" w:sz="0" w:space="0" w:color="auto"/>
      </w:divBdr>
    </w:div>
    <w:div w:id="216085435">
      <w:marLeft w:val="640"/>
      <w:marRight w:val="0"/>
      <w:marTop w:val="0"/>
      <w:marBottom w:val="0"/>
      <w:divBdr>
        <w:top w:val="none" w:sz="0" w:space="0" w:color="auto"/>
        <w:left w:val="none" w:sz="0" w:space="0" w:color="auto"/>
        <w:bottom w:val="none" w:sz="0" w:space="0" w:color="auto"/>
        <w:right w:val="none" w:sz="0" w:space="0" w:color="auto"/>
      </w:divBdr>
    </w:div>
    <w:div w:id="216212833">
      <w:marLeft w:val="640"/>
      <w:marRight w:val="0"/>
      <w:marTop w:val="0"/>
      <w:marBottom w:val="0"/>
      <w:divBdr>
        <w:top w:val="none" w:sz="0" w:space="0" w:color="auto"/>
        <w:left w:val="none" w:sz="0" w:space="0" w:color="auto"/>
        <w:bottom w:val="none" w:sz="0" w:space="0" w:color="auto"/>
        <w:right w:val="none" w:sz="0" w:space="0" w:color="auto"/>
      </w:divBdr>
    </w:div>
    <w:div w:id="216402064">
      <w:marLeft w:val="640"/>
      <w:marRight w:val="0"/>
      <w:marTop w:val="0"/>
      <w:marBottom w:val="0"/>
      <w:divBdr>
        <w:top w:val="none" w:sz="0" w:space="0" w:color="auto"/>
        <w:left w:val="none" w:sz="0" w:space="0" w:color="auto"/>
        <w:bottom w:val="none" w:sz="0" w:space="0" w:color="auto"/>
        <w:right w:val="none" w:sz="0" w:space="0" w:color="auto"/>
      </w:divBdr>
    </w:div>
    <w:div w:id="216476722">
      <w:marLeft w:val="640"/>
      <w:marRight w:val="0"/>
      <w:marTop w:val="0"/>
      <w:marBottom w:val="0"/>
      <w:divBdr>
        <w:top w:val="none" w:sz="0" w:space="0" w:color="auto"/>
        <w:left w:val="none" w:sz="0" w:space="0" w:color="auto"/>
        <w:bottom w:val="none" w:sz="0" w:space="0" w:color="auto"/>
        <w:right w:val="none" w:sz="0" w:space="0" w:color="auto"/>
      </w:divBdr>
    </w:div>
    <w:div w:id="216479301">
      <w:marLeft w:val="640"/>
      <w:marRight w:val="0"/>
      <w:marTop w:val="0"/>
      <w:marBottom w:val="0"/>
      <w:divBdr>
        <w:top w:val="none" w:sz="0" w:space="0" w:color="auto"/>
        <w:left w:val="none" w:sz="0" w:space="0" w:color="auto"/>
        <w:bottom w:val="none" w:sz="0" w:space="0" w:color="auto"/>
        <w:right w:val="none" w:sz="0" w:space="0" w:color="auto"/>
      </w:divBdr>
    </w:div>
    <w:div w:id="216479376">
      <w:marLeft w:val="640"/>
      <w:marRight w:val="0"/>
      <w:marTop w:val="0"/>
      <w:marBottom w:val="0"/>
      <w:divBdr>
        <w:top w:val="none" w:sz="0" w:space="0" w:color="auto"/>
        <w:left w:val="none" w:sz="0" w:space="0" w:color="auto"/>
        <w:bottom w:val="none" w:sz="0" w:space="0" w:color="auto"/>
        <w:right w:val="none" w:sz="0" w:space="0" w:color="auto"/>
      </w:divBdr>
    </w:div>
    <w:div w:id="216550241">
      <w:marLeft w:val="640"/>
      <w:marRight w:val="0"/>
      <w:marTop w:val="0"/>
      <w:marBottom w:val="0"/>
      <w:divBdr>
        <w:top w:val="none" w:sz="0" w:space="0" w:color="auto"/>
        <w:left w:val="none" w:sz="0" w:space="0" w:color="auto"/>
        <w:bottom w:val="none" w:sz="0" w:space="0" w:color="auto"/>
        <w:right w:val="none" w:sz="0" w:space="0" w:color="auto"/>
      </w:divBdr>
    </w:div>
    <w:div w:id="216625788">
      <w:marLeft w:val="640"/>
      <w:marRight w:val="0"/>
      <w:marTop w:val="0"/>
      <w:marBottom w:val="0"/>
      <w:divBdr>
        <w:top w:val="none" w:sz="0" w:space="0" w:color="auto"/>
        <w:left w:val="none" w:sz="0" w:space="0" w:color="auto"/>
        <w:bottom w:val="none" w:sz="0" w:space="0" w:color="auto"/>
        <w:right w:val="none" w:sz="0" w:space="0" w:color="auto"/>
      </w:divBdr>
    </w:div>
    <w:div w:id="216626382">
      <w:marLeft w:val="640"/>
      <w:marRight w:val="0"/>
      <w:marTop w:val="0"/>
      <w:marBottom w:val="0"/>
      <w:divBdr>
        <w:top w:val="none" w:sz="0" w:space="0" w:color="auto"/>
        <w:left w:val="none" w:sz="0" w:space="0" w:color="auto"/>
        <w:bottom w:val="none" w:sz="0" w:space="0" w:color="auto"/>
        <w:right w:val="none" w:sz="0" w:space="0" w:color="auto"/>
      </w:divBdr>
    </w:div>
    <w:div w:id="216819500">
      <w:marLeft w:val="640"/>
      <w:marRight w:val="0"/>
      <w:marTop w:val="0"/>
      <w:marBottom w:val="0"/>
      <w:divBdr>
        <w:top w:val="none" w:sz="0" w:space="0" w:color="auto"/>
        <w:left w:val="none" w:sz="0" w:space="0" w:color="auto"/>
        <w:bottom w:val="none" w:sz="0" w:space="0" w:color="auto"/>
        <w:right w:val="none" w:sz="0" w:space="0" w:color="auto"/>
      </w:divBdr>
    </w:div>
    <w:div w:id="216859964">
      <w:bodyDiv w:val="1"/>
      <w:marLeft w:val="0"/>
      <w:marRight w:val="0"/>
      <w:marTop w:val="0"/>
      <w:marBottom w:val="0"/>
      <w:divBdr>
        <w:top w:val="none" w:sz="0" w:space="0" w:color="auto"/>
        <w:left w:val="none" w:sz="0" w:space="0" w:color="auto"/>
        <w:bottom w:val="none" w:sz="0" w:space="0" w:color="auto"/>
        <w:right w:val="none" w:sz="0" w:space="0" w:color="auto"/>
      </w:divBdr>
      <w:divsChild>
        <w:div w:id="7562985">
          <w:marLeft w:val="640"/>
          <w:marRight w:val="0"/>
          <w:marTop w:val="0"/>
          <w:marBottom w:val="0"/>
          <w:divBdr>
            <w:top w:val="none" w:sz="0" w:space="0" w:color="auto"/>
            <w:left w:val="none" w:sz="0" w:space="0" w:color="auto"/>
            <w:bottom w:val="none" w:sz="0" w:space="0" w:color="auto"/>
            <w:right w:val="none" w:sz="0" w:space="0" w:color="auto"/>
          </w:divBdr>
        </w:div>
        <w:div w:id="74088098">
          <w:marLeft w:val="640"/>
          <w:marRight w:val="0"/>
          <w:marTop w:val="0"/>
          <w:marBottom w:val="0"/>
          <w:divBdr>
            <w:top w:val="none" w:sz="0" w:space="0" w:color="auto"/>
            <w:left w:val="none" w:sz="0" w:space="0" w:color="auto"/>
            <w:bottom w:val="none" w:sz="0" w:space="0" w:color="auto"/>
            <w:right w:val="none" w:sz="0" w:space="0" w:color="auto"/>
          </w:divBdr>
        </w:div>
        <w:div w:id="209268964">
          <w:marLeft w:val="640"/>
          <w:marRight w:val="0"/>
          <w:marTop w:val="0"/>
          <w:marBottom w:val="0"/>
          <w:divBdr>
            <w:top w:val="none" w:sz="0" w:space="0" w:color="auto"/>
            <w:left w:val="none" w:sz="0" w:space="0" w:color="auto"/>
            <w:bottom w:val="none" w:sz="0" w:space="0" w:color="auto"/>
            <w:right w:val="none" w:sz="0" w:space="0" w:color="auto"/>
          </w:divBdr>
        </w:div>
        <w:div w:id="276718262">
          <w:marLeft w:val="640"/>
          <w:marRight w:val="0"/>
          <w:marTop w:val="0"/>
          <w:marBottom w:val="0"/>
          <w:divBdr>
            <w:top w:val="none" w:sz="0" w:space="0" w:color="auto"/>
            <w:left w:val="none" w:sz="0" w:space="0" w:color="auto"/>
            <w:bottom w:val="none" w:sz="0" w:space="0" w:color="auto"/>
            <w:right w:val="none" w:sz="0" w:space="0" w:color="auto"/>
          </w:divBdr>
        </w:div>
        <w:div w:id="302126945">
          <w:marLeft w:val="640"/>
          <w:marRight w:val="0"/>
          <w:marTop w:val="0"/>
          <w:marBottom w:val="0"/>
          <w:divBdr>
            <w:top w:val="none" w:sz="0" w:space="0" w:color="auto"/>
            <w:left w:val="none" w:sz="0" w:space="0" w:color="auto"/>
            <w:bottom w:val="none" w:sz="0" w:space="0" w:color="auto"/>
            <w:right w:val="none" w:sz="0" w:space="0" w:color="auto"/>
          </w:divBdr>
        </w:div>
        <w:div w:id="318191846">
          <w:marLeft w:val="640"/>
          <w:marRight w:val="0"/>
          <w:marTop w:val="0"/>
          <w:marBottom w:val="0"/>
          <w:divBdr>
            <w:top w:val="none" w:sz="0" w:space="0" w:color="auto"/>
            <w:left w:val="none" w:sz="0" w:space="0" w:color="auto"/>
            <w:bottom w:val="none" w:sz="0" w:space="0" w:color="auto"/>
            <w:right w:val="none" w:sz="0" w:space="0" w:color="auto"/>
          </w:divBdr>
        </w:div>
        <w:div w:id="390889378">
          <w:marLeft w:val="640"/>
          <w:marRight w:val="0"/>
          <w:marTop w:val="0"/>
          <w:marBottom w:val="0"/>
          <w:divBdr>
            <w:top w:val="none" w:sz="0" w:space="0" w:color="auto"/>
            <w:left w:val="none" w:sz="0" w:space="0" w:color="auto"/>
            <w:bottom w:val="none" w:sz="0" w:space="0" w:color="auto"/>
            <w:right w:val="none" w:sz="0" w:space="0" w:color="auto"/>
          </w:divBdr>
        </w:div>
        <w:div w:id="510491272">
          <w:marLeft w:val="640"/>
          <w:marRight w:val="0"/>
          <w:marTop w:val="0"/>
          <w:marBottom w:val="0"/>
          <w:divBdr>
            <w:top w:val="none" w:sz="0" w:space="0" w:color="auto"/>
            <w:left w:val="none" w:sz="0" w:space="0" w:color="auto"/>
            <w:bottom w:val="none" w:sz="0" w:space="0" w:color="auto"/>
            <w:right w:val="none" w:sz="0" w:space="0" w:color="auto"/>
          </w:divBdr>
        </w:div>
        <w:div w:id="543490676">
          <w:marLeft w:val="640"/>
          <w:marRight w:val="0"/>
          <w:marTop w:val="0"/>
          <w:marBottom w:val="0"/>
          <w:divBdr>
            <w:top w:val="none" w:sz="0" w:space="0" w:color="auto"/>
            <w:left w:val="none" w:sz="0" w:space="0" w:color="auto"/>
            <w:bottom w:val="none" w:sz="0" w:space="0" w:color="auto"/>
            <w:right w:val="none" w:sz="0" w:space="0" w:color="auto"/>
          </w:divBdr>
        </w:div>
        <w:div w:id="619385608">
          <w:marLeft w:val="640"/>
          <w:marRight w:val="0"/>
          <w:marTop w:val="0"/>
          <w:marBottom w:val="0"/>
          <w:divBdr>
            <w:top w:val="none" w:sz="0" w:space="0" w:color="auto"/>
            <w:left w:val="none" w:sz="0" w:space="0" w:color="auto"/>
            <w:bottom w:val="none" w:sz="0" w:space="0" w:color="auto"/>
            <w:right w:val="none" w:sz="0" w:space="0" w:color="auto"/>
          </w:divBdr>
        </w:div>
        <w:div w:id="644163784">
          <w:marLeft w:val="640"/>
          <w:marRight w:val="0"/>
          <w:marTop w:val="0"/>
          <w:marBottom w:val="0"/>
          <w:divBdr>
            <w:top w:val="none" w:sz="0" w:space="0" w:color="auto"/>
            <w:left w:val="none" w:sz="0" w:space="0" w:color="auto"/>
            <w:bottom w:val="none" w:sz="0" w:space="0" w:color="auto"/>
            <w:right w:val="none" w:sz="0" w:space="0" w:color="auto"/>
          </w:divBdr>
        </w:div>
        <w:div w:id="647589796">
          <w:marLeft w:val="640"/>
          <w:marRight w:val="0"/>
          <w:marTop w:val="0"/>
          <w:marBottom w:val="0"/>
          <w:divBdr>
            <w:top w:val="none" w:sz="0" w:space="0" w:color="auto"/>
            <w:left w:val="none" w:sz="0" w:space="0" w:color="auto"/>
            <w:bottom w:val="none" w:sz="0" w:space="0" w:color="auto"/>
            <w:right w:val="none" w:sz="0" w:space="0" w:color="auto"/>
          </w:divBdr>
        </w:div>
        <w:div w:id="731008440">
          <w:marLeft w:val="640"/>
          <w:marRight w:val="0"/>
          <w:marTop w:val="0"/>
          <w:marBottom w:val="0"/>
          <w:divBdr>
            <w:top w:val="none" w:sz="0" w:space="0" w:color="auto"/>
            <w:left w:val="none" w:sz="0" w:space="0" w:color="auto"/>
            <w:bottom w:val="none" w:sz="0" w:space="0" w:color="auto"/>
            <w:right w:val="none" w:sz="0" w:space="0" w:color="auto"/>
          </w:divBdr>
        </w:div>
        <w:div w:id="756751143">
          <w:marLeft w:val="640"/>
          <w:marRight w:val="0"/>
          <w:marTop w:val="0"/>
          <w:marBottom w:val="0"/>
          <w:divBdr>
            <w:top w:val="none" w:sz="0" w:space="0" w:color="auto"/>
            <w:left w:val="none" w:sz="0" w:space="0" w:color="auto"/>
            <w:bottom w:val="none" w:sz="0" w:space="0" w:color="auto"/>
            <w:right w:val="none" w:sz="0" w:space="0" w:color="auto"/>
          </w:divBdr>
        </w:div>
        <w:div w:id="769593099">
          <w:marLeft w:val="640"/>
          <w:marRight w:val="0"/>
          <w:marTop w:val="0"/>
          <w:marBottom w:val="0"/>
          <w:divBdr>
            <w:top w:val="none" w:sz="0" w:space="0" w:color="auto"/>
            <w:left w:val="none" w:sz="0" w:space="0" w:color="auto"/>
            <w:bottom w:val="none" w:sz="0" w:space="0" w:color="auto"/>
            <w:right w:val="none" w:sz="0" w:space="0" w:color="auto"/>
          </w:divBdr>
        </w:div>
        <w:div w:id="772090704">
          <w:marLeft w:val="640"/>
          <w:marRight w:val="0"/>
          <w:marTop w:val="0"/>
          <w:marBottom w:val="0"/>
          <w:divBdr>
            <w:top w:val="none" w:sz="0" w:space="0" w:color="auto"/>
            <w:left w:val="none" w:sz="0" w:space="0" w:color="auto"/>
            <w:bottom w:val="none" w:sz="0" w:space="0" w:color="auto"/>
            <w:right w:val="none" w:sz="0" w:space="0" w:color="auto"/>
          </w:divBdr>
        </w:div>
        <w:div w:id="786854472">
          <w:marLeft w:val="640"/>
          <w:marRight w:val="0"/>
          <w:marTop w:val="0"/>
          <w:marBottom w:val="0"/>
          <w:divBdr>
            <w:top w:val="none" w:sz="0" w:space="0" w:color="auto"/>
            <w:left w:val="none" w:sz="0" w:space="0" w:color="auto"/>
            <w:bottom w:val="none" w:sz="0" w:space="0" w:color="auto"/>
            <w:right w:val="none" w:sz="0" w:space="0" w:color="auto"/>
          </w:divBdr>
        </w:div>
        <w:div w:id="815343113">
          <w:marLeft w:val="640"/>
          <w:marRight w:val="0"/>
          <w:marTop w:val="0"/>
          <w:marBottom w:val="0"/>
          <w:divBdr>
            <w:top w:val="none" w:sz="0" w:space="0" w:color="auto"/>
            <w:left w:val="none" w:sz="0" w:space="0" w:color="auto"/>
            <w:bottom w:val="none" w:sz="0" w:space="0" w:color="auto"/>
            <w:right w:val="none" w:sz="0" w:space="0" w:color="auto"/>
          </w:divBdr>
        </w:div>
        <w:div w:id="905333850">
          <w:marLeft w:val="640"/>
          <w:marRight w:val="0"/>
          <w:marTop w:val="0"/>
          <w:marBottom w:val="0"/>
          <w:divBdr>
            <w:top w:val="none" w:sz="0" w:space="0" w:color="auto"/>
            <w:left w:val="none" w:sz="0" w:space="0" w:color="auto"/>
            <w:bottom w:val="none" w:sz="0" w:space="0" w:color="auto"/>
            <w:right w:val="none" w:sz="0" w:space="0" w:color="auto"/>
          </w:divBdr>
        </w:div>
        <w:div w:id="1037781494">
          <w:marLeft w:val="640"/>
          <w:marRight w:val="0"/>
          <w:marTop w:val="0"/>
          <w:marBottom w:val="0"/>
          <w:divBdr>
            <w:top w:val="none" w:sz="0" w:space="0" w:color="auto"/>
            <w:left w:val="none" w:sz="0" w:space="0" w:color="auto"/>
            <w:bottom w:val="none" w:sz="0" w:space="0" w:color="auto"/>
            <w:right w:val="none" w:sz="0" w:space="0" w:color="auto"/>
          </w:divBdr>
        </w:div>
        <w:div w:id="1069033632">
          <w:marLeft w:val="640"/>
          <w:marRight w:val="0"/>
          <w:marTop w:val="0"/>
          <w:marBottom w:val="0"/>
          <w:divBdr>
            <w:top w:val="none" w:sz="0" w:space="0" w:color="auto"/>
            <w:left w:val="none" w:sz="0" w:space="0" w:color="auto"/>
            <w:bottom w:val="none" w:sz="0" w:space="0" w:color="auto"/>
            <w:right w:val="none" w:sz="0" w:space="0" w:color="auto"/>
          </w:divBdr>
        </w:div>
        <w:div w:id="1253584979">
          <w:marLeft w:val="640"/>
          <w:marRight w:val="0"/>
          <w:marTop w:val="0"/>
          <w:marBottom w:val="0"/>
          <w:divBdr>
            <w:top w:val="none" w:sz="0" w:space="0" w:color="auto"/>
            <w:left w:val="none" w:sz="0" w:space="0" w:color="auto"/>
            <w:bottom w:val="none" w:sz="0" w:space="0" w:color="auto"/>
            <w:right w:val="none" w:sz="0" w:space="0" w:color="auto"/>
          </w:divBdr>
        </w:div>
        <w:div w:id="1269436175">
          <w:marLeft w:val="640"/>
          <w:marRight w:val="0"/>
          <w:marTop w:val="0"/>
          <w:marBottom w:val="0"/>
          <w:divBdr>
            <w:top w:val="none" w:sz="0" w:space="0" w:color="auto"/>
            <w:left w:val="none" w:sz="0" w:space="0" w:color="auto"/>
            <w:bottom w:val="none" w:sz="0" w:space="0" w:color="auto"/>
            <w:right w:val="none" w:sz="0" w:space="0" w:color="auto"/>
          </w:divBdr>
        </w:div>
        <w:div w:id="1311443244">
          <w:marLeft w:val="640"/>
          <w:marRight w:val="0"/>
          <w:marTop w:val="0"/>
          <w:marBottom w:val="0"/>
          <w:divBdr>
            <w:top w:val="none" w:sz="0" w:space="0" w:color="auto"/>
            <w:left w:val="none" w:sz="0" w:space="0" w:color="auto"/>
            <w:bottom w:val="none" w:sz="0" w:space="0" w:color="auto"/>
            <w:right w:val="none" w:sz="0" w:space="0" w:color="auto"/>
          </w:divBdr>
        </w:div>
        <w:div w:id="1357343655">
          <w:marLeft w:val="640"/>
          <w:marRight w:val="0"/>
          <w:marTop w:val="0"/>
          <w:marBottom w:val="0"/>
          <w:divBdr>
            <w:top w:val="none" w:sz="0" w:space="0" w:color="auto"/>
            <w:left w:val="none" w:sz="0" w:space="0" w:color="auto"/>
            <w:bottom w:val="none" w:sz="0" w:space="0" w:color="auto"/>
            <w:right w:val="none" w:sz="0" w:space="0" w:color="auto"/>
          </w:divBdr>
        </w:div>
        <w:div w:id="1390958661">
          <w:marLeft w:val="640"/>
          <w:marRight w:val="0"/>
          <w:marTop w:val="0"/>
          <w:marBottom w:val="0"/>
          <w:divBdr>
            <w:top w:val="none" w:sz="0" w:space="0" w:color="auto"/>
            <w:left w:val="none" w:sz="0" w:space="0" w:color="auto"/>
            <w:bottom w:val="none" w:sz="0" w:space="0" w:color="auto"/>
            <w:right w:val="none" w:sz="0" w:space="0" w:color="auto"/>
          </w:divBdr>
        </w:div>
        <w:div w:id="1419714595">
          <w:marLeft w:val="640"/>
          <w:marRight w:val="0"/>
          <w:marTop w:val="0"/>
          <w:marBottom w:val="0"/>
          <w:divBdr>
            <w:top w:val="none" w:sz="0" w:space="0" w:color="auto"/>
            <w:left w:val="none" w:sz="0" w:space="0" w:color="auto"/>
            <w:bottom w:val="none" w:sz="0" w:space="0" w:color="auto"/>
            <w:right w:val="none" w:sz="0" w:space="0" w:color="auto"/>
          </w:divBdr>
        </w:div>
        <w:div w:id="1487473386">
          <w:marLeft w:val="640"/>
          <w:marRight w:val="0"/>
          <w:marTop w:val="0"/>
          <w:marBottom w:val="0"/>
          <w:divBdr>
            <w:top w:val="none" w:sz="0" w:space="0" w:color="auto"/>
            <w:left w:val="none" w:sz="0" w:space="0" w:color="auto"/>
            <w:bottom w:val="none" w:sz="0" w:space="0" w:color="auto"/>
            <w:right w:val="none" w:sz="0" w:space="0" w:color="auto"/>
          </w:divBdr>
        </w:div>
        <w:div w:id="1577520896">
          <w:marLeft w:val="640"/>
          <w:marRight w:val="0"/>
          <w:marTop w:val="0"/>
          <w:marBottom w:val="0"/>
          <w:divBdr>
            <w:top w:val="none" w:sz="0" w:space="0" w:color="auto"/>
            <w:left w:val="none" w:sz="0" w:space="0" w:color="auto"/>
            <w:bottom w:val="none" w:sz="0" w:space="0" w:color="auto"/>
            <w:right w:val="none" w:sz="0" w:space="0" w:color="auto"/>
          </w:divBdr>
        </w:div>
        <w:div w:id="1604149660">
          <w:marLeft w:val="640"/>
          <w:marRight w:val="0"/>
          <w:marTop w:val="0"/>
          <w:marBottom w:val="0"/>
          <w:divBdr>
            <w:top w:val="none" w:sz="0" w:space="0" w:color="auto"/>
            <w:left w:val="none" w:sz="0" w:space="0" w:color="auto"/>
            <w:bottom w:val="none" w:sz="0" w:space="0" w:color="auto"/>
            <w:right w:val="none" w:sz="0" w:space="0" w:color="auto"/>
          </w:divBdr>
        </w:div>
        <w:div w:id="1687634333">
          <w:marLeft w:val="640"/>
          <w:marRight w:val="0"/>
          <w:marTop w:val="0"/>
          <w:marBottom w:val="0"/>
          <w:divBdr>
            <w:top w:val="none" w:sz="0" w:space="0" w:color="auto"/>
            <w:left w:val="none" w:sz="0" w:space="0" w:color="auto"/>
            <w:bottom w:val="none" w:sz="0" w:space="0" w:color="auto"/>
            <w:right w:val="none" w:sz="0" w:space="0" w:color="auto"/>
          </w:divBdr>
        </w:div>
      </w:divsChild>
    </w:div>
    <w:div w:id="216939182">
      <w:marLeft w:val="640"/>
      <w:marRight w:val="0"/>
      <w:marTop w:val="0"/>
      <w:marBottom w:val="0"/>
      <w:divBdr>
        <w:top w:val="none" w:sz="0" w:space="0" w:color="auto"/>
        <w:left w:val="none" w:sz="0" w:space="0" w:color="auto"/>
        <w:bottom w:val="none" w:sz="0" w:space="0" w:color="auto"/>
        <w:right w:val="none" w:sz="0" w:space="0" w:color="auto"/>
      </w:divBdr>
    </w:div>
    <w:div w:id="217013104">
      <w:marLeft w:val="640"/>
      <w:marRight w:val="0"/>
      <w:marTop w:val="0"/>
      <w:marBottom w:val="0"/>
      <w:divBdr>
        <w:top w:val="none" w:sz="0" w:space="0" w:color="auto"/>
        <w:left w:val="none" w:sz="0" w:space="0" w:color="auto"/>
        <w:bottom w:val="none" w:sz="0" w:space="0" w:color="auto"/>
        <w:right w:val="none" w:sz="0" w:space="0" w:color="auto"/>
      </w:divBdr>
    </w:div>
    <w:div w:id="217057720">
      <w:marLeft w:val="640"/>
      <w:marRight w:val="0"/>
      <w:marTop w:val="0"/>
      <w:marBottom w:val="0"/>
      <w:divBdr>
        <w:top w:val="none" w:sz="0" w:space="0" w:color="auto"/>
        <w:left w:val="none" w:sz="0" w:space="0" w:color="auto"/>
        <w:bottom w:val="none" w:sz="0" w:space="0" w:color="auto"/>
        <w:right w:val="none" w:sz="0" w:space="0" w:color="auto"/>
      </w:divBdr>
    </w:div>
    <w:div w:id="217085184">
      <w:marLeft w:val="640"/>
      <w:marRight w:val="0"/>
      <w:marTop w:val="0"/>
      <w:marBottom w:val="0"/>
      <w:divBdr>
        <w:top w:val="none" w:sz="0" w:space="0" w:color="auto"/>
        <w:left w:val="none" w:sz="0" w:space="0" w:color="auto"/>
        <w:bottom w:val="none" w:sz="0" w:space="0" w:color="auto"/>
        <w:right w:val="none" w:sz="0" w:space="0" w:color="auto"/>
      </w:divBdr>
    </w:div>
    <w:div w:id="217211705">
      <w:marLeft w:val="640"/>
      <w:marRight w:val="0"/>
      <w:marTop w:val="0"/>
      <w:marBottom w:val="0"/>
      <w:divBdr>
        <w:top w:val="none" w:sz="0" w:space="0" w:color="auto"/>
        <w:left w:val="none" w:sz="0" w:space="0" w:color="auto"/>
        <w:bottom w:val="none" w:sz="0" w:space="0" w:color="auto"/>
        <w:right w:val="none" w:sz="0" w:space="0" w:color="auto"/>
      </w:divBdr>
    </w:div>
    <w:div w:id="217403546">
      <w:marLeft w:val="640"/>
      <w:marRight w:val="0"/>
      <w:marTop w:val="0"/>
      <w:marBottom w:val="0"/>
      <w:divBdr>
        <w:top w:val="none" w:sz="0" w:space="0" w:color="auto"/>
        <w:left w:val="none" w:sz="0" w:space="0" w:color="auto"/>
        <w:bottom w:val="none" w:sz="0" w:space="0" w:color="auto"/>
        <w:right w:val="none" w:sz="0" w:space="0" w:color="auto"/>
      </w:divBdr>
    </w:div>
    <w:div w:id="217521302">
      <w:marLeft w:val="640"/>
      <w:marRight w:val="0"/>
      <w:marTop w:val="0"/>
      <w:marBottom w:val="0"/>
      <w:divBdr>
        <w:top w:val="none" w:sz="0" w:space="0" w:color="auto"/>
        <w:left w:val="none" w:sz="0" w:space="0" w:color="auto"/>
        <w:bottom w:val="none" w:sz="0" w:space="0" w:color="auto"/>
        <w:right w:val="none" w:sz="0" w:space="0" w:color="auto"/>
      </w:divBdr>
    </w:div>
    <w:div w:id="217672751">
      <w:marLeft w:val="640"/>
      <w:marRight w:val="0"/>
      <w:marTop w:val="0"/>
      <w:marBottom w:val="0"/>
      <w:divBdr>
        <w:top w:val="none" w:sz="0" w:space="0" w:color="auto"/>
        <w:left w:val="none" w:sz="0" w:space="0" w:color="auto"/>
        <w:bottom w:val="none" w:sz="0" w:space="0" w:color="auto"/>
        <w:right w:val="none" w:sz="0" w:space="0" w:color="auto"/>
      </w:divBdr>
    </w:div>
    <w:div w:id="217710977">
      <w:marLeft w:val="640"/>
      <w:marRight w:val="0"/>
      <w:marTop w:val="0"/>
      <w:marBottom w:val="0"/>
      <w:divBdr>
        <w:top w:val="none" w:sz="0" w:space="0" w:color="auto"/>
        <w:left w:val="none" w:sz="0" w:space="0" w:color="auto"/>
        <w:bottom w:val="none" w:sz="0" w:space="0" w:color="auto"/>
        <w:right w:val="none" w:sz="0" w:space="0" w:color="auto"/>
      </w:divBdr>
    </w:div>
    <w:div w:id="217711843">
      <w:marLeft w:val="640"/>
      <w:marRight w:val="0"/>
      <w:marTop w:val="0"/>
      <w:marBottom w:val="0"/>
      <w:divBdr>
        <w:top w:val="none" w:sz="0" w:space="0" w:color="auto"/>
        <w:left w:val="none" w:sz="0" w:space="0" w:color="auto"/>
        <w:bottom w:val="none" w:sz="0" w:space="0" w:color="auto"/>
        <w:right w:val="none" w:sz="0" w:space="0" w:color="auto"/>
      </w:divBdr>
    </w:div>
    <w:div w:id="217742342">
      <w:marLeft w:val="640"/>
      <w:marRight w:val="0"/>
      <w:marTop w:val="0"/>
      <w:marBottom w:val="0"/>
      <w:divBdr>
        <w:top w:val="none" w:sz="0" w:space="0" w:color="auto"/>
        <w:left w:val="none" w:sz="0" w:space="0" w:color="auto"/>
        <w:bottom w:val="none" w:sz="0" w:space="0" w:color="auto"/>
        <w:right w:val="none" w:sz="0" w:space="0" w:color="auto"/>
      </w:divBdr>
    </w:div>
    <w:div w:id="217787154">
      <w:marLeft w:val="640"/>
      <w:marRight w:val="0"/>
      <w:marTop w:val="0"/>
      <w:marBottom w:val="0"/>
      <w:divBdr>
        <w:top w:val="none" w:sz="0" w:space="0" w:color="auto"/>
        <w:left w:val="none" w:sz="0" w:space="0" w:color="auto"/>
        <w:bottom w:val="none" w:sz="0" w:space="0" w:color="auto"/>
        <w:right w:val="none" w:sz="0" w:space="0" w:color="auto"/>
      </w:divBdr>
    </w:div>
    <w:div w:id="217908647">
      <w:marLeft w:val="640"/>
      <w:marRight w:val="0"/>
      <w:marTop w:val="0"/>
      <w:marBottom w:val="0"/>
      <w:divBdr>
        <w:top w:val="none" w:sz="0" w:space="0" w:color="auto"/>
        <w:left w:val="none" w:sz="0" w:space="0" w:color="auto"/>
        <w:bottom w:val="none" w:sz="0" w:space="0" w:color="auto"/>
        <w:right w:val="none" w:sz="0" w:space="0" w:color="auto"/>
      </w:divBdr>
    </w:div>
    <w:div w:id="217939816">
      <w:marLeft w:val="640"/>
      <w:marRight w:val="0"/>
      <w:marTop w:val="0"/>
      <w:marBottom w:val="0"/>
      <w:divBdr>
        <w:top w:val="none" w:sz="0" w:space="0" w:color="auto"/>
        <w:left w:val="none" w:sz="0" w:space="0" w:color="auto"/>
        <w:bottom w:val="none" w:sz="0" w:space="0" w:color="auto"/>
        <w:right w:val="none" w:sz="0" w:space="0" w:color="auto"/>
      </w:divBdr>
    </w:div>
    <w:div w:id="217978241">
      <w:marLeft w:val="640"/>
      <w:marRight w:val="0"/>
      <w:marTop w:val="0"/>
      <w:marBottom w:val="0"/>
      <w:divBdr>
        <w:top w:val="none" w:sz="0" w:space="0" w:color="auto"/>
        <w:left w:val="none" w:sz="0" w:space="0" w:color="auto"/>
        <w:bottom w:val="none" w:sz="0" w:space="0" w:color="auto"/>
        <w:right w:val="none" w:sz="0" w:space="0" w:color="auto"/>
      </w:divBdr>
    </w:div>
    <w:div w:id="217984194">
      <w:marLeft w:val="640"/>
      <w:marRight w:val="0"/>
      <w:marTop w:val="0"/>
      <w:marBottom w:val="0"/>
      <w:divBdr>
        <w:top w:val="none" w:sz="0" w:space="0" w:color="auto"/>
        <w:left w:val="none" w:sz="0" w:space="0" w:color="auto"/>
        <w:bottom w:val="none" w:sz="0" w:space="0" w:color="auto"/>
        <w:right w:val="none" w:sz="0" w:space="0" w:color="auto"/>
      </w:divBdr>
    </w:div>
    <w:div w:id="218057370">
      <w:marLeft w:val="640"/>
      <w:marRight w:val="0"/>
      <w:marTop w:val="0"/>
      <w:marBottom w:val="0"/>
      <w:divBdr>
        <w:top w:val="none" w:sz="0" w:space="0" w:color="auto"/>
        <w:left w:val="none" w:sz="0" w:space="0" w:color="auto"/>
        <w:bottom w:val="none" w:sz="0" w:space="0" w:color="auto"/>
        <w:right w:val="none" w:sz="0" w:space="0" w:color="auto"/>
      </w:divBdr>
    </w:div>
    <w:div w:id="218171782">
      <w:marLeft w:val="640"/>
      <w:marRight w:val="0"/>
      <w:marTop w:val="0"/>
      <w:marBottom w:val="0"/>
      <w:divBdr>
        <w:top w:val="none" w:sz="0" w:space="0" w:color="auto"/>
        <w:left w:val="none" w:sz="0" w:space="0" w:color="auto"/>
        <w:bottom w:val="none" w:sz="0" w:space="0" w:color="auto"/>
        <w:right w:val="none" w:sz="0" w:space="0" w:color="auto"/>
      </w:divBdr>
    </w:div>
    <w:div w:id="218177347">
      <w:marLeft w:val="640"/>
      <w:marRight w:val="0"/>
      <w:marTop w:val="0"/>
      <w:marBottom w:val="0"/>
      <w:divBdr>
        <w:top w:val="none" w:sz="0" w:space="0" w:color="auto"/>
        <w:left w:val="none" w:sz="0" w:space="0" w:color="auto"/>
        <w:bottom w:val="none" w:sz="0" w:space="0" w:color="auto"/>
        <w:right w:val="none" w:sz="0" w:space="0" w:color="auto"/>
      </w:divBdr>
    </w:div>
    <w:div w:id="218249723">
      <w:marLeft w:val="640"/>
      <w:marRight w:val="0"/>
      <w:marTop w:val="0"/>
      <w:marBottom w:val="0"/>
      <w:divBdr>
        <w:top w:val="none" w:sz="0" w:space="0" w:color="auto"/>
        <w:left w:val="none" w:sz="0" w:space="0" w:color="auto"/>
        <w:bottom w:val="none" w:sz="0" w:space="0" w:color="auto"/>
        <w:right w:val="none" w:sz="0" w:space="0" w:color="auto"/>
      </w:divBdr>
    </w:div>
    <w:div w:id="218249767">
      <w:marLeft w:val="640"/>
      <w:marRight w:val="0"/>
      <w:marTop w:val="0"/>
      <w:marBottom w:val="0"/>
      <w:divBdr>
        <w:top w:val="none" w:sz="0" w:space="0" w:color="auto"/>
        <w:left w:val="none" w:sz="0" w:space="0" w:color="auto"/>
        <w:bottom w:val="none" w:sz="0" w:space="0" w:color="auto"/>
        <w:right w:val="none" w:sz="0" w:space="0" w:color="auto"/>
      </w:divBdr>
    </w:div>
    <w:div w:id="218325564">
      <w:marLeft w:val="640"/>
      <w:marRight w:val="0"/>
      <w:marTop w:val="0"/>
      <w:marBottom w:val="0"/>
      <w:divBdr>
        <w:top w:val="none" w:sz="0" w:space="0" w:color="auto"/>
        <w:left w:val="none" w:sz="0" w:space="0" w:color="auto"/>
        <w:bottom w:val="none" w:sz="0" w:space="0" w:color="auto"/>
        <w:right w:val="none" w:sz="0" w:space="0" w:color="auto"/>
      </w:divBdr>
    </w:div>
    <w:div w:id="218367444">
      <w:marLeft w:val="640"/>
      <w:marRight w:val="0"/>
      <w:marTop w:val="0"/>
      <w:marBottom w:val="0"/>
      <w:divBdr>
        <w:top w:val="none" w:sz="0" w:space="0" w:color="auto"/>
        <w:left w:val="none" w:sz="0" w:space="0" w:color="auto"/>
        <w:bottom w:val="none" w:sz="0" w:space="0" w:color="auto"/>
        <w:right w:val="none" w:sz="0" w:space="0" w:color="auto"/>
      </w:divBdr>
    </w:div>
    <w:div w:id="218441365">
      <w:marLeft w:val="640"/>
      <w:marRight w:val="0"/>
      <w:marTop w:val="0"/>
      <w:marBottom w:val="0"/>
      <w:divBdr>
        <w:top w:val="none" w:sz="0" w:space="0" w:color="auto"/>
        <w:left w:val="none" w:sz="0" w:space="0" w:color="auto"/>
        <w:bottom w:val="none" w:sz="0" w:space="0" w:color="auto"/>
        <w:right w:val="none" w:sz="0" w:space="0" w:color="auto"/>
      </w:divBdr>
    </w:div>
    <w:div w:id="218447203">
      <w:marLeft w:val="640"/>
      <w:marRight w:val="0"/>
      <w:marTop w:val="0"/>
      <w:marBottom w:val="0"/>
      <w:divBdr>
        <w:top w:val="none" w:sz="0" w:space="0" w:color="auto"/>
        <w:left w:val="none" w:sz="0" w:space="0" w:color="auto"/>
        <w:bottom w:val="none" w:sz="0" w:space="0" w:color="auto"/>
        <w:right w:val="none" w:sz="0" w:space="0" w:color="auto"/>
      </w:divBdr>
    </w:div>
    <w:div w:id="218590898">
      <w:marLeft w:val="640"/>
      <w:marRight w:val="0"/>
      <w:marTop w:val="0"/>
      <w:marBottom w:val="0"/>
      <w:divBdr>
        <w:top w:val="none" w:sz="0" w:space="0" w:color="auto"/>
        <w:left w:val="none" w:sz="0" w:space="0" w:color="auto"/>
        <w:bottom w:val="none" w:sz="0" w:space="0" w:color="auto"/>
        <w:right w:val="none" w:sz="0" w:space="0" w:color="auto"/>
      </w:divBdr>
    </w:div>
    <w:div w:id="218592175">
      <w:marLeft w:val="640"/>
      <w:marRight w:val="0"/>
      <w:marTop w:val="0"/>
      <w:marBottom w:val="0"/>
      <w:divBdr>
        <w:top w:val="none" w:sz="0" w:space="0" w:color="auto"/>
        <w:left w:val="none" w:sz="0" w:space="0" w:color="auto"/>
        <w:bottom w:val="none" w:sz="0" w:space="0" w:color="auto"/>
        <w:right w:val="none" w:sz="0" w:space="0" w:color="auto"/>
      </w:divBdr>
    </w:div>
    <w:div w:id="218594886">
      <w:marLeft w:val="640"/>
      <w:marRight w:val="0"/>
      <w:marTop w:val="0"/>
      <w:marBottom w:val="0"/>
      <w:divBdr>
        <w:top w:val="none" w:sz="0" w:space="0" w:color="auto"/>
        <w:left w:val="none" w:sz="0" w:space="0" w:color="auto"/>
        <w:bottom w:val="none" w:sz="0" w:space="0" w:color="auto"/>
        <w:right w:val="none" w:sz="0" w:space="0" w:color="auto"/>
      </w:divBdr>
    </w:div>
    <w:div w:id="218633042">
      <w:marLeft w:val="480"/>
      <w:marRight w:val="0"/>
      <w:marTop w:val="0"/>
      <w:marBottom w:val="0"/>
      <w:divBdr>
        <w:top w:val="none" w:sz="0" w:space="0" w:color="auto"/>
        <w:left w:val="none" w:sz="0" w:space="0" w:color="auto"/>
        <w:bottom w:val="none" w:sz="0" w:space="0" w:color="auto"/>
        <w:right w:val="none" w:sz="0" w:space="0" w:color="auto"/>
      </w:divBdr>
    </w:div>
    <w:div w:id="218636935">
      <w:marLeft w:val="640"/>
      <w:marRight w:val="0"/>
      <w:marTop w:val="0"/>
      <w:marBottom w:val="0"/>
      <w:divBdr>
        <w:top w:val="none" w:sz="0" w:space="0" w:color="auto"/>
        <w:left w:val="none" w:sz="0" w:space="0" w:color="auto"/>
        <w:bottom w:val="none" w:sz="0" w:space="0" w:color="auto"/>
        <w:right w:val="none" w:sz="0" w:space="0" w:color="auto"/>
      </w:divBdr>
    </w:div>
    <w:div w:id="218783133">
      <w:marLeft w:val="640"/>
      <w:marRight w:val="0"/>
      <w:marTop w:val="0"/>
      <w:marBottom w:val="0"/>
      <w:divBdr>
        <w:top w:val="none" w:sz="0" w:space="0" w:color="auto"/>
        <w:left w:val="none" w:sz="0" w:space="0" w:color="auto"/>
        <w:bottom w:val="none" w:sz="0" w:space="0" w:color="auto"/>
        <w:right w:val="none" w:sz="0" w:space="0" w:color="auto"/>
      </w:divBdr>
    </w:div>
    <w:div w:id="218901148">
      <w:marLeft w:val="640"/>
      <w:marRight w:val="0"/>
      <w:marTop w:val="0"/>
      <w:marBottom w:val="0"/>
      <w:divBdr>
        <w:top w:val="none" w:sz="0" w:space="0" w:color="auto"/>
        <w:left w:val="none" w:sz="0" w:space="0" w:color="auto"/>
        <w:bottom w:val="none" w:sz="0" w:space="0" w:color="auto"/>
        <w:right w:val="none" w:sz="0" w:space="0" w:color="auto"/>
      </w:divBdr>
    </w:div>
    <w:div w:id="218905027">
      <w:marLeft w:val="640"/>
      <w:marRight w:val="0"/>
      <w:marTop w:val="0"/>
      <w:marBottom w:val="0"/>
      <w:divBdr>
        <w:top w:val="none" w:sz="0" w:space="0" w:color="auto"/>
        <w:left w:val="none" w:sz="0" w:space="0" w:color="auto"/>
        <w:bottom w:val="none" w:sz="0" w:space="0" w:color="auto"/>
        <w:right w:val="none" w:sz="0" w:space="0" w:color="auto"/>
      </w:divBdr>
    </w:div>
    <w:div w:id="218982252">
      <w:bodyDiv w:val="1"/>
      <w:marLeft w:val="0"/>
      <w:marRight w:val="0"/>
      <w:marTop w:val="0"/>
      <w:marBottom w:val="0"/>
      <w:divBdr>
        <w:top w:val="none" w:sz="0" w:space="0" w:color="auto"/>
        <w:left w:val="none" w:sz="0" w:space="0" w:color="auto"/>
        <w:bottom w:val="none" w:sz="0" w:space="0" w:color="auto"/>
        <w:right w:val="none" w:sz="0" w:space="0" w:color="auto"/>
      </w:divBdr>
    </w:div>
    <w:div w:id="219024472">
      <w:marLeft w:val="480"/>
      <w:marRight w:val="0"/>
      <w:marTop w:val="0"/>
      <w:marBottom w:val="0"/>
      <w:divBdr>
        <w:top w:val="none" w:sz="0" w:space="0" w:color="auto"/>
        <w:left w:val="none" w:sz="0" w:space="0" w:color="auto"/>
        <w:bottom w:val="none" w:sz="0" w:space="0" w:color="auto"/>
        <w:right w:val="none" w:sz="0" w:space="0" w:color="auto"/>
      </w:divBdr>
    </w:div>
    <w:div w:id="219026605">
      <w:marLeft w:val="640"/>
      <w:marRight w:val="0"/>
      <w:marTop w:val="0"/>
      <w:marBottom w:val="0"/>
      <w:divBdr>
        <w:top w:val="none" w:sz="0" w:space="0" w:color="auto"/>
        <w:left w:val="none" w:sz="0" w:space="0" w:color="auto"/>
        <w:bottom w:val="none" w:sz="0" w:space="0" w:color="auto"/>
        <w:right w:val="none" w:sz="0" w:space="0" w:color="auto"/>
      </w:divBdr>
    </w:div>
    <w:div w:id="219051316">
      <w:marLeft w:val="640"/>
      <w:marRight w:val="0"/>
      <w:marTop w:val="0"/>
      <w:marBottom w:val="0"/>
      <w:divBdr>
        <w:top w:val="none" w:sz="0" w:space="0" w:color="auto"/>
        <w:left w:val="none" w:sz="0" w:space="0" w:color="auto"/>
        <w:bottom w:val="none" w:sz="0" w:space="0" w:color="auto"/>
        <w:right w:val="none" w:sz="0" w:space="0" w:color="auto"/>
      </w:divBdr>
    </w:div>
    <w:div w:id="219095743">
      <w:marLeft w:val="640"/>
      <w:marRight w:val="0"/>
      <w:marTop w:val="0"/>
      <w:marBottom w:val="0"/>
      <w:divBdr>
        <w:top w:val="none" w:sz="0" w:space="0" w:color="auto"/>
        <w:left w:val="none" w:sz="0" w:space="0" w:color="auto"/>
        <w:bottom w:val="none" w:sz="0" w:space="0" w:color="auto"/>
        <w:right w:val="none" w:sz="0" w:space="0" w:color="auto"/>
      </w:divBdr>
    </w:div>
    <w:div w:id="219250643">
      <w:marLeft w:val="640"/>
      <w:marRight w:val="0"/>
      <w:marTop w:val="0"/>
      <w:marBottom w:val="0"/>
      <w:divBdr>
        <w:top w:val="none" w:sz="0" w:space="0" w:color="auto"/>
        <w:left w:val="none" w:sz="0" w:space="0" w:color="auto"/>
        <w:bottom w:val="none" w:sz="0" w:space="0" w:color="auto"/>
        <w:right w:val="none" w:sz="0" w:space="0" w:color="auto"/>
      </w:divBdr>
    </w:div>
    <w:div w:id="219443955">
      <w:marLeft w:val="640"/>
      <w:marRight w:val="0"/>
      <w:marTop w:val="0"/>
      <w:marBottom w:val="0"/>
      <w:divBdr>
        <w:top w:val="none" w:sz="0" w:space="0" w:color="auto"/>
        <w:left w:val="none" w:sz="0" w:space="0" w:color="auto"/>
        <w:bottom w:val="none" w:sz="0" w:space="0" w:color="auto"/>
        <w:right w:val="none" w:sz="0" w:space="0" w:color="auto"/>
      </w:divBdr>
    </w:div>
    <w:div w:id="219562790">
      <w:marLeft w:val="640"/>
      <w:marRight w:val="0"/>
      <w:marTop w:val="0"/>
      <w:marBottom w:val="0"/>
      <w:divBdr>
        <w:top w:val="none" w:sz="0" w:space="0" w:color="auto"/>
        <w:left w:val="none" w:sz="0" w:space="0" w:color="auto"/>
        <w:bottom w:val="none" w:sz="0" w:space="0" w:color="auto"/>
        <w:right w:val="none" w:sz="0" w:space="0" w:color="auto"/>
      </w:divBdr>
    </w:div>
    <w:div w:id="219633280">
      <w:marLeft w:val="640"/>
      <w:marRight w:val="0"/>
      <w:marTop w:val="0"/>
      <w:marBottom w:val="0"/>
      <w:divBdr>
        <w:top w:val="none" w:sz="0" w:space="0" w:color="auto"/>
        <w:left w:val="none" w:sz="0" w:space="0" w:color="auto"/>
        <w:bottom w:val="none" w:sz="0" w:space="0" w:color="auto"/>
        <w:right w:val="none" w:sz="0" w:space="0" w:color="auto"/>
      </w:divBdr>
    </w:div>
    <w:div w:id="219679259">
      <w:marLeft w:val="640"/>
      <w:marRight w:val="0"/>
      <w:marTop w:val="0"/>
      <w:marBottom w:val="0"/>
      <w:divBdr>
        <w:top w:val="none" w:sz="0" w:space="0" w:color="auto"/>
        <w:left w:val="none" w:sz="0" w:space="0" w:color="auto"/>
        <w:bottom w:val="none" w:sz="0" w:space="0" w:color="auto"/>
        <w:right w:val="none" w:sz="0" w:space="0" w:color="auto"/>
      </w:divBdr>
    </w:div>
    <w:div w:id="219749102">
      <w:marLeft w:val="640"/>
      <w:marRight w:val="0"/>
      <w:marTop w:val="0"/>
      <w:marBottom w:val="0"/>
      <w:divBdr>
        <w:top w:val="none" w:sz="0" w:space="0" w:color="auto"/>
        <w:left w:val="none" w:sz="0" w:space="0" w:color="auto"/>
        <w:bottom w:val="none" w:sz="0" w:space="0" w:color="auto"/>
        <w:right w:val="none" w:sz="0" w:space="0" w:color="auto"/>
      </w:divBdr>
    </w:div>
    <w:div w:id="219754495">
      <w:marLeft w:val="640"/>
      <w:marRight w:val="0"/>
      <w:marTop w:val="0"/>
      <w:marBottom w:val="0"/>
      <w:divBdr>
        <w:top w:val="none" w:sz="0" w:space="0" w:color="auto"/>
        <w:left w:val="none" w:sz="0" w:space="0" w:color="auto"/>
        <w:bottom w:val="none" w:sz="0" w:space="0" w:color="auto"/>
        <w:right w:val="none" w:sz="0" w:space="0" w:color="auto"/>
      </w:divBdr>
    </w:div>
    <w:div w:id="219755272">
      <w:marLeft w:val="640"/>
      <w:marRight w:val="0"/>
      <w:marTop w:val="0"/>
      <w:marBottom w:val="0"/>
      <w:divBdr>
        <w:top w:val="none" w:sz="0" w:space="0" w:color="auto"/>
        <w:left w:val="none" w:sz="0" w:space="0" w:color="auto"/>
        <w:bottom w:val="none" w:sz="0" w:space="0" w:color="auto"/>
        <w:right w:val="none" w:sz="0" w:space="0" w:color="auto"/>
      </w:divBdr>
    </w:div>
    <w:div w:id="219827846">
      <w:marLeft w:val="640"/>
      <w:marRight w:val="0"/>
      <w:marTop w:val="0"/>
      <w:marBottom w:val="0"/>
      <w:divBdr>
        <w:top w:val="none" w:sz="0" w:space="0" w:color="auto"/>
        <w:left w:val="none" w:sz="0" w:space="0" w:color="auto"/>
        <w:bottom w:val="none" w:sz="0" w:space="0" w:color="auto"/>
        <w:right w:val="none" w:sz="0" w:space="0" w:color="auto"/>
      </w:divBdr>
    </w:div>
    <w:div w:id="219899742">
      <w:marLeft w:val="640"/>
      <w:marRight w:val="0"/>
      <w:marTop w:val="0"/>
      <w:marBottom w:val="0"/>
      <w:divBdr>
        <w:top w:val="none" w:sz="0" w:space="0" w:color="auto"/>
        <w:left w:val="none" w:sz="0" w:space="0" w:color="auto"/>
        <w:bottom w:val="none" w:sz="0" w:space="0" w:color="auto"/>
        <w:right w:val="none" w:sz="0" w:space="0" w:color="auto"/>
      </w:divBdr>
    </w:div>
    <w:div w:id="220024200">
      <w:marLeft w:val="640"/>
      <w:marRight w:val="0"/>
      <w:marTop w:val="0"/>
      <w:marBottom w:val="0"/>
      <w:divBdr>
        <w:top w:val="none" w:sz="0" w:space="0" w:color="auto"/>
        <w:left w:val="none" w:sz="0" w:space="0" w:color="auto"/>
        <w:bottom w:val="none" w:sz="0" w:space="0" w:color="auto"/>
        <w:right w:val="none" w:sz="0" w:space="0" w:color="auto"/>
      </w:divBdr>
    </w:div>
    <w:div w:id="220096571">
      <w:marLeft w:val="640"/>
      <w:marRight w:val="0"/>
      <w:marTop w:val="0"/>
      <w:marBottom w:val="0"/>
      <w:divBdr>
        <w:top w:val="none" w:sz="0" w:space="0" w:color="auto"/>
        <w:left w:val="none" w:sz="0" w:space="0" w:color="auto"/>
        <w:bottom w:val="none" w:sz="0" w:space="0" w:color="auto"/>
        <w:right w:val="none" w:sz="0" w:space="0" w:color="auto"/>
      </w:divBdr>
    </w:div>
    <w:div w:id="220168177">
      <w:marLeft w:val="640"/>
      <w:marRight w:val="0"/>
      <w:marTop w:val="0"/>
      <w:marBottom w:val="0"/>
      <w:divBdr>
        <w:top w:val="none" w:sz="0" w:space="0" w:color="auto"/>
        <w:left w:val="none" w:sz="0" w:space="0" w:color="auto"/>
        <w:bottom w:val="none" w:sz="0" w:space="0" w:color="auto"/>
        <w:right w:val="none" w:sz="0" w:space="0" w:color="auto"/>
      </w:divBdr>
    </w:div>
    <w:div w:id="220219619">
      <w:marLeft w:val="640"/>
      <w:marRight w:val="0"/>
      <w:marTop w:val="0"/>
      <w:marBottom w:val="0"/>
      <w:divBdr>
        <w:top w:val="none" w:sz="0" w:space="0" w:color="auto"/>
        <w:left w:val="none" w:sz="0" w:space="0" w:color="auto"/>
        <w:bottom w:val="none" w:sz="0" w:space="0" w:color="auto"/>
        <w:right w:val="none" w:sz="0" w:space="0" w:color="auto"/>
      </w:divBdr>
    </w:div>
    <w:div w:id="220336605">
      <w:marLeft w:val="640"/>
      <w:marRight w:val="0"/>
      <w:marTop w:val="0"/>
      <w:marBottom w:val="0"/>
      <w:divBdr>
        <w:top w:val="none" w:sz="0" w:space="0" w:color="auto"/>
        <w:left w:val="none" w:sz="0" w:space="0" w:color="auto"/>
        <w:bottom w:val="none" w:sz="0" w:space="0" w:color="auto"/>
        <w:right w:val="none" w:sz="0" w:space="0" w:color="auto"/>
      </w:divBdr>
    </w:div>
    <w:div w:id="220557091">
      <w:marLeft w:val="640"/>
      <w:marRight w:val="0"/>
      <w:marTop w:val="0"/>
      <w:marBottom w:val="0"/>
      <w:divBdr>
        <w:top w:val="none" w:sz="0" w:space="0" w:color="auto"/>
        <w:left w:val="none" w:sz="0" w:space="0" w:color="auto"/>
        <w:bottom w:val="none" w:sz="0" w:space="0" w:color="auto"/>
        <w:right w:val="none" w:sz="0" w:space="0" w:color="auto"/>
      </w:divBdr>
    </w:div>
    <w:div w:id="220560205">
      <w:marLeft w:val="640"/>
      <w:marRight w:val="0"/>
      <w:marTop w:val="0"/>
      <w:marBottom w:val="0"/>
      <w:divBdr>
        <w:top w:val="none" w:sz="0" w:space="0" w:color="auto"/>
        <w:left w:val="none" w:sz="0" w:space="0" w:color="auto"/>
        <w:bottom w:val="none" w:sz="0" w:space="0" w:color="auto"/>
        <w:right w:val="none" w:sz="0" w:space="0" w:color="auto"/>
      </w:divBdr>
    </w:div>
    <w:div w:id="220597638">
      <w:marLeft w:val="640"/>
      <w:marRight w:val="0"/>
      <w:marTop w:val="0"/>
      <w:marBottom w:val="0"/>
      <w:divBdr>
        <w:top w:val="none" w:sz="0" w:space="0" w:color="auto"/>
        <w:left w:val="none" w:sz="0" w:space="0" w:color="auto"/>
        <w:bottom w:val="none" w:sz="0" w:space="0" w:color="auto"/>
        <w:right w:val="none" w:sz="0" w:space="0" w:color="auto"/>
      </w:divBdr>
    </w:div>
    <w:div w:id="220603785">
      <w:marLeft w:val="640"/>
      <w:marRight w:val="0"/>
      <w:marTop w:val="0"/>
      <w:marBottom w:val="0"/>
      <w:divBdr>
        <w:top w:val="none" w:sz="0" w:space="0" w:color="auto"/>
        <w:left w:val="none" w:sz="0" w:space="0" w:color="auto"/>
        <w:bottom w:val="none" w:sz="0" w:space="0" w:color="auto"/>
        <w:right w:val="none" w:sz="0" w:space="0" w:color="auto"/>
      </w:divBdr>
    </w:div>
    <w:div w:id="220676582">
      <w:marLeft w:val="640"/>
      <w:marRight w:val="0"/>
      <w:marTop w:val="0"/>
      <w:marBottom w:val="0"/>
      <w:divBdr>
        <w:top w:val="none" w:sz="0" w:space="0" w:color="auto"/>
        <w:left w:val="none" w:sz="0" w:space="0" w:color="auto"/>
        <w:bottom w:val="none" w:sz="0" w:space="0" w:color="auto"/>
        <w:right w:val="none" w:sz="0" w:space="0" w:color="auto"/>
      </w:divBdr>
    </w:div>
    <w:div w:id="220679772">
      <w:marLeft w:val="640"/>
      <w:marRight w:val="0"/>
      <w:marTop w:val="0"/>
      <w:marBottom w:val="0"/>
      <w:divBdr>
        <w:top w:val="none" w:sz="0" w:space="0" w:color="auto"/>
        <w:left w:val="none" w:sz="0" w:space="0" w:color="auto"/>
        <w:bottom w:val="none" w:sz="0" w:space="0" w:color="auto"/>
        <w:right w:val="none" w:sz="0" w:space="0" w:color="auto"/>
      </w:divBdr>
    </w:div>
    <w:div w:id="220680728">
      <w:marLeft w:val="640"/>
      <w:marRight w:val="0"/>
      <w:marTop w:val="0"/>
      <w:marBottom w:val="0"/>
      <w:divBdr>
        <w:top w:val="none" w:sz="0" w:space="0" w:color="auto"/>
        <w:left w:val="none" w:sz="0" w:space="0" w:color="auto"/>
        <w:bottom w:val="none" w:sz="0" w:space="0" w:color="auto"/>
        <w:right w:val="none" w:sz="0" w:space="0" w:color="auto"/>
      </w:divBdr>
    </w:div>
    <w:div w:id="220750484">
      <w:marLeft w:val="640"/>
      <w:marRight w:val="0"/>
      <w:marTop w:val="0"/>
      <w:marBottom w:val="0"/>
      <w:divBdr>
        <w:top w:val="none" w:sz="0" w:space="0" w:color="auto"/>
        <w:left w:val="none" w:sz="0" w:space="0" w:color="auto"/>
        <w:bottom w:val="none" w:sz="0" w:space="0" w:color="auto"/>
        <w:right w:val="none" w:sz="0" w:space="0" w:color="auto"/>
      </w:divBdr>
    </w:div>
    <w:div w:id="220868921">
      <w:marLeft w:val="640"/>
      <w:marRight w:val="0"/>
      <w:marTop w:val="0"/>
      <w:marBottom w:val="0"/>
      <w:divBdr>
        <w:top w:val="none" w:sz="0" w:space="0" w:color="auto"/>
        <w:left w:val="none" w:sz="0" w:space="0" w:color="auto"/>
        <w:bottom w:val="none" w:sz="0" w:space="0" w:color="auto"/>
        <w:right w:val="none" w:sz="0" w:space="0" w:color="auto"/>
      </w:divBdr>
    </w:div>
    <w:div w:id="220869377">
      <w:marLeft w:val="640"/>
      <w:marRight w:val="0"/>
      <w:marTop w:val="0"/>
      <w:marBottom w:val="0"/>
      <w:divBdr>
        <w:top w:val="none" w:sz="0" w:space="0" w:color="auto"/>
        <w:left w:val="none" w:sz="0" w:space="0" w:color="auto"/>
        <w:bottom w:val="none" w:sz="0" w:space="0" w:color="auto"/>
        <w:right w:val="none" w:sz="0" w:space="0" w:color="auto"/>
      </w:divBdr>
    </w:div>
    <w:div w:id="220945261">
      <w:marLeft w:val="640"/>
      <w:marRight w:val="0"/>
      <w:marTop w:val="0"/>
      <w:marBottom w:val="0"/>
      <w:divBdr>
        <w:top w:val="none" w:sz="0" w:space="0" w:color="auto"/>
        <w:left w:val="none" w:sz="0" w:space="0" w:color="auto"/>
        <w:bottom w:val="none" w:sz="0" w:space="0" w:color="auto"/>
        <w:right w:val="none" w:sz="0" w:space="0" w:color="auto"/>
      </w:divBdr>
    </w:div>
    <w:div w:id="220990646">
      <w:bodyDiv w:val="1"/>
      <w:marLeft w:val="0"/>
      <w:marRight w:val="0"/>
      <w:marTop w:val="0"/>
      <w:marBottom w:val="0"/>
      <w:divBdr>
        <w:top w:val="none" w:sz="0" w:space="0" w:color="auto"/>
        <w:left w:val="none" w:sz="0" w:space="0" w:color="auto"/>
        <w:bottom w:val="none" w:sz="0" w:space="0" w:color="auto"/>
        <w:right w:val="none" w:sz="0" w:space="0" w:color="auto"/>
      </w:divBdr>
      <w:divsChild>
        <w:div w:id="90704938">
          <w:marLeft w:val="640"/>
          <w:marRight w:val="0"/>
          <w:marTop w:val="0"/>
          <w:marBottom w:val="0"/>
          <w:divBdr>
            <w:top w:val="none" w:sz="0" w:space="0" w:color="auto"/>
            <w:left w:val="none" w:sz="0" w:space="0" w:color="auto"/>
            <w:bottom w:val="none" w:sz="0" w:space="0" w:color="auto"/>
            <w:right w:val="none" w:sz="0" w:space="0" w:color="auto"/>
          </w:divBdr>
        </w:div>
        <w:div w:id="114493137">
          <w:marLeft w:val="640"/>
          <w:marRight w:val="0"/>
          <w:marTop w:val="0"/>
          <w:marBottom w:val="0"/>
          <w:divBdr>
            <w:top w:val="none" w:sz="0" w:space="0" w:color="auto"/>
            <w:left w:val="none" w:sz="0" w:space="0" w:color="auto"/>
            <w:bottom w:val="none" w:sz="0" w:space="0" w:color="auto"/>
            <w:right w:val="none" w:sz="0" w:space="0" w:color="auto"/>
          </w:divBdr>
        </w:div>
        <w:div w:id="117190637">
          <w:marLeft w:val="640"/>
          <w:marRight w:val="0"/>
          <w:marTop w:val="0"/>
          <w:marBottom w:val="0"/>
          <w:divBdr>
            <w:top w:val="none" w:sz="0" w:space="0" w:color="auto"/>
            <w:left w:val="none" w:sz="0" w:space="0" w:color="auto"/>
            <w:bottom w:val="none" w:sz="0" w:space="0" w:color="auto"/>
            <w:right w:val="none" w:sz="0" w:space="0" w:color="auto"/>
          </w:divBdr>
        </w:div>
        <w:div w:id="159542791">
          <w:marLeft w:val="640"/>
          <w:marRight w:val="0"/>
          <w:marTop w:val="0"/>
          <w:marBottom w:val="0"/>
          <w:divBdr>
            <w:top w:val="none" w:sz="0" w:space="0" w:color="auto"/>
            <w:left w:val="none" w:sz="0" w:space="0" w:color="auto"/>
            <w:bottom w:val="none" w:sz="0" w:space="0" w:color="auto"/>
            <w:right w:val="none" w:sz="0" w:space="0" w:color="auto"/>
          </w:divBdr>
        </w:div>
        <w:div w:id="335887818">
          <w:marLeft w:val="640"/>
          <w:marRight w:val="0"/>
          <w:marTop w:val="0"/>
          <w:marBottom w:val="0"/>
          <w:divBdr>
            <w:top w:val="none" w:sz="0" w:space="0" w:color="auto"/>
            <w:left w:val="none" w:sz="0" w:space="0" w:color="auto"/>
            <w:bottom w:val="none" w:sz="0" w:space="0" w:color="auto"/>
            <w:right w:val="none" w:sz="0" w:space="0" w:color="auto"/>
          </w:divBdr>
        </w:div>
        <w:div w:id="375204558">
          <w:marLeft w:val="640"/>
          <w:marRight w:val="0"/>
          <w:marTop w:val="0"/>
          <w:marBottom w:val="0"/>
          <w:divBdr>
            <w:top w:val="none" w:sz="0" w:space="0" w:color="auto"/>
            <w:left w:val="none" w:sz="0" w:space="0" w:color="auto"/>
            <w:bottom w:val="none" w:sz="0" w:space="0" w:color="auto"/>
            <w:right w:val="none" w:sz="0" w:space="0" w:color="auto"/>
          </w:divBdr>
        </w:div>
        <w:div w:id="437024743">
          <w:marLeft w:val="640"/>
          <w:marRight w:val="0"/>
          <w:marTop w:val="0"/>
          <w:marBottom w:val="0"/>
          <w:divBdr>
            <w:top w:val="none" w:sz="0" w:space="0" w:color="auto"/>
            <w:left w:val="none" w:sz="0" w:space="0" w:color="auto"/>
            <w:bottom w:val="none" w:sz="0" w:space="0" w:color="auto"/>
            <w:right w:val="none" w:sz="0" w:space="0" w:color="auto"/>
          </w:divBdr>
        </w:div>
        <w:div w:id="513351138">
          <w:marLeft w:val="640"/>
          <w:marRight w:val="0"/>
          <w:marTop w:val="0"/>
          <w:marBottom w:val="0"/>
          <w:divBdr>
            <w:top w:val="none" w:sz="0" w:space="0" w:color="auto"/>
            <w:left w:val="none" w:sz="0" w:space="0" w:color="auto"/>
            <w:bottom w:val="none" w:sz="0" w:space="0" w:color="auto"/>
            <w:right w:val="none" w:sz="0" w:space="0" w:color="auto"/>
          </w:divBdr>
        </w:div>
        <w:div w:id="519004835">
          <w:marLeft w:val="640"/>
          <w:marRight w:val="0"/>
          <w:marTop w:val="0"/>
          <w:marBottom w:val="0"/>
          <w:divBdr>
            <w:top w:val="none" w:sz="0" w:space="0" w:color="auto"/>
            <w:left w:val="none" w:sz="0" w:space="0" w:color="auto"/>
            <w:bottom w:val="none" w:sz="0" w:space="0" w:color="auto"/>
            <w:right w:val="none" w:sz="0" w:space="0" w:color="auto"/>
          </w:divBdr>
        </w:div>
        <w:div w:id="585577468">
          <w:marLeft w:val="640"/>
          <w:marRight w:val="0"/>
          <w:marTop w:val="0"/>
          <w:marBottom w:val="0"/>
          <w:divBdr>
            <w:top w:val="none" w:sz="0" w:space="0" w:color="auto"/>
            <w:left w:val="none" w:sz="0" w:space="0" w:color="auto"/>
            <w:bottom w:val="none" w:sz="0" w:space="0" w:color="auto"/>
            <w:right w:val="none" w:sz="0" w:space="0" w:color="auto"/>
          </w:divBdr>
        </w:div>
        <w:div w:id="592976338">
          <w:marLeft w:val="640"/>
          <w:marRight w:val="0"/>
          <w:marTop w:val="0"/>
          <w:marBottom w:val="0"/>
          <w:divBdr>
            <w:top w:val="none" w:sz="0" w:space="0" w:color="auto"/>
            <w:left w:val="none" w:sz="0" w:space="0" w:color="auto"/>
            <w:bottom w:val="none" w:sz="0" w:space="0" w:color="auto"/>
            <w:right w:val="none" w:sz="0" w:space="0" w:color="auto"/>
          </w:divBdr>
        </w:div>
        <w:div w:id="672419181">
          <w:marLeft w:val="640"/>
          <w:marRight w:val="0"/>
          <w:marTop w:val="0"/>
          <w:marBottom w:val="0"/>
          <w:divBdr>
            <w:top w:val="none" w:sz="0" w:space="0" w:color="auto"/>
            <w:left w:val="none" w:sz="0" w:space="0" w:color="auto"/>
            <w:bottom w:val="none" w:sz="0" w:space="0" w:color="auto"/>
            <w:right w:val="none" w:sz="0" w:space="0" w:color="auto"/>
          </w:divBdr>
        </w:div>
        <w:div w:id="771097403">
          <w:marLeft w:val="640"/>
          <w:marRight w:val="0"/>
          <w:marTop w:val="0"/>
          <w:marBottom w:val="0"/>
          <w:divBdr>
            <w:top w:val="none" w:sz="0" w:space="0" w:color="auto"/>
            <w:left w:val="none" w:sz="0" w:space="0" w:color="auto"/>
            <w:bottom w:val="none" w:sz="0" w:space="0" w:color="auto"/>
            <w:right w:val="none" w:sz="0" w:space="0" w:color="auto"/>
          </w:divBdr>
        </w:div>
        <w:div w:id="815412853">
          <w:marLeft w:val="640"/>
          <w:marRight w:val="0"/>
          <w:marTop w:val="0"/>
          <w:marBottom w:val="0"/>
          <w:divBdr>
            <w:top w:val="none" w:sz="0" w:space="0" w:color="auto"/>
            <w:left w:val="none" w:sz="0" w:space="0" w:color="auto"/>
            <w:bottom w:val="none" w:sz="0" w:space="0" w:color="auto"/>
            <w:right w:val="none" w:sz="0" w:space="0" w:color="auto"/>
          </w:divBdr>
        </w:div>
        <w:div w:id="852110593">
          <w:marLeft w:val="640"/>
          <w:marRight w:val="0"/>
          <w:marTop w:val="0"/>
          <w:marBottom w:val="0"/>
          <w:divBdr>
            <w:top w:val="none" w:sz="0" w:space="0" w:color="auto"/>
            <w:left w:val="none" w:sz="0" w:space="0" w:color="auto"/>
            <w:bottom w:val="none" w:sz="0" w:space="0" w:color="auto"/>
            <w:right w:val="none" w:sz="0" w:space="0" w:color="auto"/>
          </w:divBdr>
        </w:div>
        <w:div w:id="1101873302">
          <w:marLeft w:val="640"/>
          <w:marRight w:val="0"/>
          <w:marTop w:val="0"/>
          <w:marBottom w:val="0"/>
          <w:divBdr>
            <w:top w:val="none" w:sz="0" w:space="0" w:color="auto"/>
            <w:left w:val="none" w:sz="0" w:space="0" w:color="auto"/>
            <w:bottom w:val="none" w:sz="0" w:space="0" w:color="auto"/>
            <w:right w:val="none" w:sz="0" w:space="0" w:color="auto"/>
          </w:divBdr>
        </w:div>
        <w:div w:id="1109205138">
          <w:marLeft w:val="640"/>
          <w:marRight w:val="0"/>
          <w:marTop w:val="0"/>
          <w:marBottom w:val="0"/>
          <w:divBdr>
            <w:top w:val="none" w:sz="0" w:space="0" w:color="auto"/>
            <w:left w:val="none" w:sz="0" w:space="0" w:color="auto"/>
            <w:bottom w:val="none" w:sz="0" w:space="0" w:color="auto"/>
            <w:right w:val="none" w:sz="0" w:space="0" w:color="auto"/>
          </w:divBdr>
        </w:div>
        <w:div w:id="1109399236">
          <w:marLeft w:val="640"/>
          <w:marRight w:val="0"/>
          <w:marTop w:val="0"/>
          <w:marBottom w:val="0"/>
          <w:divBdr>
            <w:top w:val="none" w:sz="0" w:space="0" w:color="auto"/>
            <w:left w:val="none" w:sz="0" w:space="0" w:color="auto"/>
            <w:bottom w:val="none" w:sz="0" w:space="0" w:color="auto"/>
            <w:right w:val="none" w:sz="0" w:space="0" w:color="auto"/>
          </w:divBdr>
        </w:div>
        <w:div w:id="1110777990">
          <w:marLeft w:val="640"/>
          <w:marRight w:val="0"/>
          <w:marTop w:val="0"/>
          <w:marBottom w:val="0"/>
          <w:divBdr>
            <w:top w:val="none" w:sz="0" w:space="0" w:color="auto"/>
            <w:left w:val="none" w:sz="0" w:space="0" w:color="auto"/>
            <w:bottom w:val="none" w:sz="0" w:space="0" w:color="auto"/>
            <w:right w:val="none" w:sz="0" w:space="0" w:color="auto"/>
          </w:divBdr>
        </w:div>
        <w:div w:id="1168407120">
          <w:marLeft w:val="640"/>
          <w:marRight w:val="0"/>
          <w:marTop w:val="0"/>
          <w:marBottom w:val="0"/>
          <w:divBdr>
            <w:top w:val="none" w:sz="0" w:space="0" w:color="auto"/>
            <w:left w:val="none" w:sz="0" w:space="0" w:color="auto"/>
            <w:bottom w:val="none" w:sz="0" w:space="0" w:color="auto"/>
            <w:right w:val="none" w:sz="0" w:space="0" w:color="auto"/>
          </w:divBdr>
        </w:div>
        <w:div w:id="1175413493">
          <w:marLeft w:val="640"/>
          <w:marRight w:val="0"/>
          <w:marTop w:val="0"/>
          <w:marBottom w:val="0"/>
          <w:divBdr>
            <w:top w:val="none" w:sz="0" w:space="0" w:color="auto"/>
            <w:left w:val="none" w:sz="0" w:space="0" w:color="auto"/>
            <w:bottom w:val="none" w:sz="0" w:space="0" w:color="auto"/>
            <w:right w:val="none" w:sz="0" w:space="0" w:color="auto"/>
          </w:divBdr>
        </w:div>
        <w:div w:id="1200241234">
          <w:marLeft w:val="640"/>
          <w:marRight w:val="0"/>
          <w:marTop w:val="0"/>
          <w:marBottom w:val="0"/>
          <w:divBdr>
            <w:top w:val="none" w:sz="0" w:space="0" w:color="auto"/>
            <w:left w:val="none" w:sz="0" w:space="0" w:color="auto"/>
            <w:bottom w:val="none" w:sz="0" w:space="0" w:color="auto"/>
            <w:right w:val="none" w:sz="0" w:space="0" w:color="auto"/>
          </w:divBdr>
        </w:div>
        <w:div w:id="1285620680">
          <w:marLeft w:val="640"/>
          <w:marRight w:val="0"/>
          <w:marTop w:val="0"/>
          <w:marBottom w:val="0"/>
          <w:divBdr>
            <w:top w:val="none" w:sz="0" w:space="0" w:color="auto"/>
            <w:left w:val="none" w:sz="0" w:space="0" w:color="auto"/>
            <w:bottom w:val="none" w:sz="0" w:space="0" w:color="auto"/>
            <w:right w:val="none" w:sz="0" w:space="0" w:color="auto"/>
          </w:divBdr>
        </w:div>
        <w:div w:id="1371492879">
          <w:marLeft w:val="640"/>
          <w:marRight w:val="0"/>
          <w:marTop w:val="0"/>
          <w:marBottom w:val="0"/>
          <w:divBdr>
            <w:top w:val="none" w:sz="0" w:space="0" w:color="auto"/>
            <w:left w:val="none" w:sz="0" w:space="0" w:color="auto"/>
            <w:bottom w:val="none" w:sz="0" w:space="0" w:color="auto"/>
            <w:right w:val="none" w:sz="0" w:space="0" w:color="auto"/>
          </w:divBdr>
        </w:div>
        <w:div w:id="1451970303">
          <w:marLeft w:val="640"/>
          <w:marRight w:val="0"/>
          <w:marTop w:val="0"/>
          <w:marBottom w:val="0"/>
          <w:divBdr>
            <w:top w:val="none" w:sz="0" w:space="0" w:color="auto"/>
            <w:left w:val="none" w:sz="0" w:space="0" w:color="auto"/>
            <w:bottom w:val="none" w:sz="0" w:space="0" w:color="auto"/>
            <w:right w:val="none" w:sz="0" w:space="0" w:color="auto"/>
          </w:divBdr>
        </w:div>
        <w:div w:id="1517307181">
          <w:marLeft w:val="640"/>
          <w:marRight w:val="0"/>
          <w:marTop w:val="0"/>
          <w:marBottom w:val="0"/>
          <w:divBdr>
            <w:top w:val="none" w:sz="0" w:space="0" w:color="auto"/>
            <w:left w:val="none" w:sz="0" w:space="0" w:color="auto"/>
            <w:bottom w:val="none" w:sz="0" w:space="0" w:color="auto"/>
            <w:right w:val="none" w:sz="0" w:space="0" w:color="auto"/>
          </w:divBdr>
        </w:div>
        <w:div w:id="1567061460">
          <w:marLeft w:val="640"/>
          <w:marRight w:val="0"/>
          <w:marTop w:val="0"/>
          <w:marBottom w:val="0"/>
          <w:divBdr>
            <w:top w:val="none" w:sz="0" w:space="0" w:color="auto"/>
            <w:left w:val="none" w:sz="0" w:space="0" w:color="auto"/>
            <w:bottom w:val="none" w:sz="0" w:space="0" w:color="auto"/>
            <w:right w:val="none" w:sz="0" w:space="0" w:color="auto"/>
          </w:divBdr>
        </w:div>
        <w:div w:id="1568804159">
          <w:marLeft w:val="640"/>
          <w:marRight w:val="0"/>
          <w:marTop w:val="0"/>
          <w:marBottom w:val="0"/>
          <w:divBdr>
            <w:top w:val="none" w:sz="0" w:space="0" w:color="auto"/>
            <w:left w:val="none" w:sz="0" w:space="0" w:color="auto"/>
            <w:bottom w:val="none" w:sz="0" w:space="0" w:color="auto"/>
            <w:right w:val="none" w:sz="0" w:space="0" w:color="auto"/>
          </w:divBdr>
        </w:div>
        <w:div w:id="1647738226">
          <w:marLeft w:val="640"/>
          <w:marRight w:val="0"/>
          <w:marTop w:val="0"/>
          <w:marBottom w:val="0"/>
          <w:divBdr>
            <w:top w:val="none" w:sz="0" w:space="0" w:color="auto"/>
            <w:left w:val="none" w:sz="0" w:space="0" w:color="auto"/>
            <w:bottom w:val="none" w:sz="0" w:space="0" w:color="auto"/>
            <w:right w:val="none" w:sz="0" w:space="0" w:color="auto"/>
          </w:divBdr>
        </w:div>
        <w:div w:id="1674720049">
          <w:marLeft w:val="640"/>
          <w:marRight w:val="0"/>
          <w:marTop w:val="0"/>
          <w:marBottom w:val="0"/>
          <w:divBdr>
            <w:top w:val="none" w:sz="0" w:space="0" w:color="auto"/>
            <w:left w:val="none" w:sz="0" w:space="0" w:color="auto"/>
            <w:bottom w:val="none" w:sz="0" w:space="0" w:color="auto"/>
            <w:right w:val="none" w:sz="0" w:space="0" w:color="auto"/>
          </w:divBdr>
        </w:div>
        <w:div w:id="1678389630">
          <w:marLeft w:val="640"/>
          <w:marRight w:val="0"/>
          <w:marTop w:val="0"/>
          <w:marBottom w:val="0"/>
          <w:divBdr>
            <w:top w:val="none" w:sz="0" w:space="0" w:color="auto"/>
            <w:left w:val="none" w:sz="0" w:space="0" w:color="auto"/>
            <w:bottom w:val="none" w:sz="0" w:space="0" w:color="auto"/>
            <w:right w:val="none" w:sz="0" w:space="0" w:color="auto"/>
          </w:divBdr>
        </w:div>
        <w:div w:id="1684472136">
          <w:marLeft w:val="640"/>
          <w:marRight w:val="0"/>
          <w:marTop w:val="0"/>
          <w:marBottom w:val="0"/>
          <w:divBdr>
            <w:top w:val="none" w:sz="0" w:space="0" w:color="auto"/>
            <w:left w:val="none" w:sz="0" w:space="0" w:color="auto"/>
            <w:bottom w:val="none" w:sz="0" w:space="0" w:color="auto"/>
            <w:right w:val="none" w:sz="0" w:space="0" w:color="auto"/>
          </w:divBdr>
        </w:div>
        <w:div w:id="1708868048">
          <w:marLeft w:val="640"/>
          <w:marRight w:val="0"/>
          <w:marTop w:val="0"/>
          <w:marBottom w:val="0"/>
          <w:divBdr>
            <w:top w:val="none" w:sz="0" w:space="0" w:color="auto"/>
            <w:left w:val="none" w:sz="0" w:space="0" w:color="auto"/>
            <w:bottom w:val="none" w:sz="0" w:space="0" w:color="auto"/>
            <w:right w:val="none" w:sz="0" w:space="0" w:color="auto"/>
          </w:divBdr>
        </w:div>
      </w:divsChild>
    </w:div>
    <w:div w:id="220991171">
      <w:marLeft w:val="640"/>
      <w:marRight w:val="0"/>
      <w:marTop w:val="0"/>
      <w:marBottom w:val="0"/>
      <w:divBdr>
        <w:top w:val="none" w:sz="0" w:space="0" w:color="auto"/>
        <w:left w:val="none" w:sz="0" w:space="0" w:color="auto"/>
        <w:bottom w:val="none" w:sz="0" w:space="0" w:color="auto"/>
        <w:right w:val="none" w:sz="0" w:space="0" w:color="auto"/>
      </w:divBdr>
    </w:div>
    <w:div w:id="220992264">
      <w:marLeft w:val="640"/>
      <w:marRight w:val="0"/>
      <w:marTop w:val="0"/>
      <w:marBottom w:val="0"/>
      <w:divBdr>
        <w:top w:val="none" w:sz="0" w:space="0" w:color="auto"/>
        <w:left w:val="none" w:sz="0" w:space="0" w:color="auto"/>
        <w:bottom w:val="none" w:sz="0" w:space="0" w:color="auto"/>
        <w:right w:val="none" w:sz="0" w:space="0" w:color="auto"/>
      </w:divBdr>
    </w:div>
    <w:div w:id="221060823">
      <w:marLeft w:val="640"/>
      <w:marRight w:val="0"/>
      <w:marTop w:val="0"/>
      <w:marBottom w:val="0"/>
      <w:divBdr>
        <w:top w:val="none" w:sz="0" w:space="0" w:color="auto"/>
        <w:left w:val="none" w:sz="0" w:space="0" w:color="auto"/>
        <w:bottom w:val="none" w:sz="0" w:space="0" w:color="auto"/>
        <w:right w:val="none" w:sz="0" w:space="0" w:color="auto"/>
      </w:divBdr>
    </w:div>
    <w:div w:id="221063497">
      <w:marLeft w:val="640"/>
      <w:marRight w:val="0"/>
      <w:marTop w:val="0"/>
      <w:marBottom w:val="0"/>
      <w:divBdr>
        <w:top w:val="none" w:sz="0" w:space="0" w:color="auto"/>
        <w:left w:val="none" w:sz="0" w:space="0" w:color="auto"/>
        <w:bottom w:val="none" w:sz="0" w:space="0" w:color="auto"/>
        <w:right w:val="none" w:sz="0" w:space="0" w:color="auto"/>
      </w:divBdr>
    </w:div>
    <w:div w:id="221065891">
      <w:marLeft w:val="640"/>
      <w:marRight w:val="0"/>
      <w:marTop w:val="0"/>
      <w:marBottom w:val="0"/>
      <w:divBdr>
        <w:top w:val="none" w:sz="0" w:space="0" w:color="auto"/>
        <w:left w:val="none" w:sz="0" w:space="0" w:color="auto"/>
        <w:bottom w:val="none" w:sz="0" w:space="0" w:color="auto"/>
        <w:right w:val="none" w:sz="0" w:space="0" w:color="auto"/>
      </w:divBdr>
    </w:div>
    <w:div w:id="221066045">
      <w:marLeft w:val="640"/>
      <w:marRight w:val="0"/>
      <w:marTop w:val="0"/>
      <w:marBottom w:val="0"/>
      <w:divBdr>
        <w:top w:val="none" w:sz="0" w:space="0" w:color="auto"/>
        <w:left w:val="none" w:sz="0" w:space="0" w:color="auto"/>
        <w:bottom w:val="none" w:sz="0" w:space="0" w:color="auto"/>
        <w:right w:val="none" w:sz="0" w:space="0" w:color="auto"/>
      </w:divBdr>
    </w:div>
    <w:div w:id="221137572">
      <w:marLeft w:val="640"/>
      <w:marRight w:val="0"/>
      <w:marTop w:val="0"/>
      <w:marBottom w:val="0"/>
      <w:divBdr>
        <w:top w:val="none" w:sz="0" w:space="0" w:color="auto"/>
        <w:left w:val="none" w:sz="0" w:space="0" w:color="auto"/>
        <w:bottom w:val="none" w:sz="0" w:space="0" w:color="auto"/>
        <w:right w:val="none" w:sz="0" w:space="0" w:color="auto"/>
      </w:divBdr>
    </w:div>
    <w:div w:id="221141384">
      <w:marLeft w:val="640"/>
      <w:marRight w:val="0"/>
      <w:marTop w:val="0"/>
      <w:marBottom w:val="0"/>
      <w:divBdr>
        <w:top w:val="none" w:sz="0" w:space="0" w:color="auto"/>
        <w:left w:val="none" w:sz="0" w:space="0" w:color="auto"/>
        <w:bottom w:val="none" w:sz="0" w:space="0" w:color="auto"/>
        <w:right w:val="none" w:sz="0" w:space="0" w:color="auto"/>
      </w:divBdr>
    </w:div>
    <w:div w:id="221142448">
      <w:marLeft w:val="640"/>
      <w:marRight w:val="0"/>
      <w:marTop w:val="0"/>
      <w:marBottom w:val="0"/>
      <w:divBdr>
        <w:top w:val="none" w:sz="0" w:space="0" w:color="auto"/>
        <w:left w:val="none" w:sz="0" w:space="0" w:color="auto"/>
        <w:bottom w:val="none" w:sz="0" w:space="0" w:color="auto"/>
        <w:right w:val="none" w:sz="0" w:space="0" w:color="auto"/>
      </w:divBdr>
    </w:div>
    <w:div w:id="221184277">
      <w:marLeft w:val="640"/>
      <w:marRight w:val="0"/>
      <w:marTop w:val="0"/>
      <w:marBottom w:val="0"/>
      <w:divBdr>
        <w:top w:val="none" w:sz="0" w:space="0" w:color="auto"/>
        <w:left w:val="none" w:sz="0" w:space="0" w:color="auto"/>
        <w:bottom w:val="none" w:sz="0" w:space="0" w:color="auto"/>
        <w:right w:val="none" w:sz="0" w:space="0" w:color="auto"/>
      </w:divBdr>
    </w:div>
    <w:div w:id="221211063">
      <w:marLeft w:val="640"/>
      <w:marRight w:val="0"/>
      <w:marTop w:val="0"/>
      <w:marBottom w:val="0"/>
      <w:divBdr>
        <w:top w:val="none" w:sz="0" w:space="0" w:color="auto"/>
        <w:left w:val="none" w:sz="0" w:space="0" w:color="auto"/>
        <w:bottom w:val="none" w:sz="0" w:space="0" w:color="auto"/>
        <w:right w:val="none" w:sz="0" w:space="0" w:color="auto"/>
      </w:divBdr>
    </w:div>
    <w:div w:id="221259991">
      <w:marLeft w:val="640"/>
      <w:marRight w:val="0"/>
      <w:marTop w:val="0"/>
      <w:marBottom w:val="0"/>
      <w:divBdr>
        <w:top w:val="none" w:sz="0" w:space="0" w:color="auto"/>
        <w:left w:val="none" w:sz="0" w:space="0" w:color="auto"/>
        <w:bottom w:val="none" w:sz="0" w:space="0" w:color="auto"/>
        <w:right w:val="none" w:sz="0" w:space="0" w:color="auto"/>
      </w:divBdr>
    </w:div>
    <w:div w:id="221327895">
      <w:marLeft w:val="640"/>
      <w:marRight w:val="0"/>
      <w:marTop w:val="0"/>
      <w:marBottom w:val="0"/>
      <w:divBdr>
        <w:top w:val="none" w:sz="0" w:space="0" w:color="auto"/>
        <w:left w:val="none" w:sz="0" w:space="0" w:color="auto"/>
        <w:bottom w:val="none" w:sz="0" w:space="0" w:color="auto"/>
        <w:right w:val="none" w:sz="0" w:space="0" w:color="auto"/>
      </w:divBdr>
    </w:div>
    <w:div w:id="221333431">
      <w:marLeft w:val="640"/>
      <w:marRight w:val="0"/>
      <w:marTop w:val="0"/>
      <w:marBottom w:val="0"/>
      <w:divBdr>
        <w:top w:val="none" w:sz="0" w:space="0" w:color="auto"/>
        <w:left w:val="none" w:sz="0" w:space="0" w:color="auto"/>
        <w:bottom w:val="none" w:sz="0" w:space="0" w:color="auto"/>
        <w:right w:val="none" w:sz="0" w:space="0" w:color="auto"/>
      </w:divBdr>
    </w:div>
    <w:div w:id="221409657">
      <w:marLeft w:val="480"/>
      <w:marRight w:val="0"/>
      <w:marTop w:val="0"/>
      <w:marBottom w:val="0"/>
      <w:divBdr>
        <w:top w:val="none" w:sz="0" w:space="0" w:color="auto"/>
        <w:left w:val="none" w:sz="0" w:space="0" w:color="auto"/>
        <w:bottom w:val="none" w:sz="0" w:space="0" w:color="auto"/>
        <w:right w:val="none" w:sz="0" w:space="0" w:color="auto"/>
      </w:divBdr>
    </w:div>
    <w:div w:id="221447819">
      <w:marLeft w:val="640"/>
      <w:marRight w:val="0"/>
      <w:marTop w:val="0"/>
      <w:marBottom w:val="0"/>
      <w:divBdr>
        <w:top w:val="none" w:sz="0" w:space="0" w:color="auto"/>
        <w:left w:val="none" w:sz="0" w:space="0" w:color="auto"/>
        <w:bottom w:val="none" w:sz="0" w:space="0" w:color="auto"/>
        <w:right w:val="none" w:sz="0" w:space="0" w:color="auto"/>
      </w:divBdr>
    </w:div>
    <w:div w:id="221529353">
      <w:marLeft w:val="640"/>
      <w:marRight w:val="0"/>
      <w:marTop w:val="0"/>
      <w:marBottom w:val="0"/>
      <w:divBdr>
        <w:top w:val="none" w:sz="0" w:space="0" w:color="auto"/>
        <w:left w:val="none" w:sz="0" w:space="0" w:color="auto"/>
        <w:bottom w:val="none" w:sz="0" w:space="0" w:color="auto"/>
        <w:right w:val="none" w:sz="0" w:space="0" w:color="auto"/>
      </w:divBdr>
    </w:div>
    <w:div w:id="221717950">
      <w:marLeft w:val="640"/>
      <w:marRight w:val="0"/>
      <w:marTop w:val="0"/>
      <w:marBottom w:val="0"/>
      <w:divBdr>
        <w:top w:val="none" w:sz="0" w:space="0" w:color="auto"/>
        <w:left w:val="none" w:sz="0" w:space="0" w:color="auto"/>
        <w:bottom w:val="none" w:sz="0" w:space="0" w:color="auto"/>
        <w:right w:val="none" w:sz="0" w:space="0" w:color="auto"/>
      </w:divBdr>
    </w:div>
    <w:div w:id="221791706">
      <w:marLeft w:val="640"/>
      <w:marRight w:val="0"/>
      <w:marTop w:val="0"/>
      <w:marBottom w:val="0"/>
      <w:divBdr>
        <w:top w:val="none" w:sz="0" w:space="0" w:color="auto"/>
        <w:left w:val="none" w:sz="0" w:space="0" w:color="auto"/>
        <w:bottom w:val="none" w:sz="0" w:space="0" w:color="auto"/>
        <w:right w:val="none" w:sz="0" w:space="0" w:color="auto"/>
      </w:divBdr>
    </w:div>
    <w:div w:id="221791750">
      <w:marLeft w:val="640"/>
      <w:marRight w:val="0"/>
      <w:marTop w:val="0"/>
      <w:marBottom w:val="0"/>
      <w:divBdr>
        <w:top w:val="none" w:sz="0" w:space="0" w:color="auto"/>
        <w:left w:val="none" w:sz="0" w:space="0" w:color="auto"/>
        <w:bottom w:val="none" w:sz="0" w:space="0" w:color="auto"/>
        <w:right w:val="none" w:sz="0" w:space="0" w:color="auto"/>
      </w:divBdr>
    </w:div>
    <w:div w:id="221839690">
      <w:marLeft w:val="640"/>
      <w:marRight w:val="0"/>
      <w:marTop w:val="0"/>
      <w:marBottom w:val="0"/>
      <w:divBdr>
        <w:top w:val="none" w:sz="0" w:space="0" w:color="auto"/>
        <w:left w:val="none" w:sz="0" w:space="0" w:color="auto"/>
        <w:bottom w:val="none" w:sz="0" w:space="0" w:color="auto"/>
        <w:right w:val="none" w:sz="0" w:space="0" w:color="auto"/>
      </w:divBdr>
    </w:div>
    <w:div w:id="221869510">
      <w:marLeft w:val="640"/>
      <w:marRight w:val="0"/>
      <w:marTop w:val="0"/>
      <w:marBottom w:val="0"/>
      <w:divBdr>
        <w:top w:val="none" w:sz="0" w:space="0" w:color="auto"/>
        <w:left w:val="none" w:sz="0" w:space="0" w:color="auto"/>
        <w:bottom w:val="none" w:sz="0" w:space="0" w:color="auto"/>
        <w:right w:val="none" w:sz="0" w:space="0" w:color="auto"/>
      </w:divBdr>
    </w:div>
    <w:div w:id="221916315">
      <w:marLeft w:val="640"/>
      <w:marRight w:val="0"/>
      <w:marTop w:val="0"/>
      <w:marBottom w:val="0"/>
      <w:divBdr>
        <w:top w:val="none" w:sz="0" w:space="0" w:color="auto"/>
        <w:left w:val="none" w:sz="0" w:space="0" w:color="auto"/>
        <w:bottom w:val="none" w:sz="0" w:space="0" w:color="auto"/>
        <w:right w:val="none" w:sz="0" w:space="0" w:color="auto"/>
      </w:divBdr>
    </w:div>
    <w:div w:id="222106102">
      <w:marLeft w:val="640"/>
      <w:marRight w:val="0"/>
      <w:marTop w:val="0"/>
      <w:marBottom w:val="0"/>
      <w:divBdr>
        <w:top w:val="none" w:sz="0" w:space="0" w:color="auto"/>
        <w:left w:val="none" w:sz="0" w:space="0" w:color="auto"/>
        <w:bottom w:val="none" w:sz="0" w:space="0" w:color="auto"/>
        <w:right w:val="none" w:sz="0" w:space="0" w:color="auto"/>
      </w:divBdr>
    </w:div>
    <w:div w:id="222181382">
      <w:marLeft w:val="640"/>
      <w:marRight w:val="0"/>
      <w:marTop w:val="0"/>
      <w:marBottom w:val="0"/>
      <w:divBdr>
        <w:top w:val="none" w:sz="0" w:space="0" w:color="auto"/>
        <w:left w:val="none" w:sz="0" w:space="0" w:color="auto"/>
        <w:bottom w:val="none" w:sz="0" w:space="0" w:color="auto"/>
        <w:right w:val="none" w:sz="0" w:space="0" w:color="auto"/>
      </w:divBdr>
    </w:div>
    <w:div w:id="222301102">
      <w:marLeft w:val="640"/>
      <w:marRight w:val="0"/>
      <w:marTop w:val="0"/>
      <w:marBottom w:val="0"/>
      <w:divBdr>
        <w:top w:val="none" w:sz="0" w:space="0" w:color="auto"/>
        <w:left w:val="none" w:sz="0" w:space="0" w:color="auto"/>
        <w:bottom w:val="none" w:sz="0" w:space="0" w:color="auto"/>
        <w:right w:val="none" w:sz="0" w:space="0" w:color="auto"/>
      </w:divBdr>
    </w:div>
    <w:div w:id="222330662">
      <w:marLeft w:val="640"/>
      <w:marRight w:val="0"/>
      <w:marTop w:val="0"/>
      <w:marBottom w:val="0"/>
      <w:divBdr>
        <w:top w:val="none" w:sz="0" w:space="0" w:color="auto"/>
        <w:left w:val="none" w:sz="0" w:space="0" w:color="auto"/>
        <w:bottom w:val="none" w:sz="0" w:space="0" w:color="auto"/>
        <w:right w:val="none" w:sz="0" w:space="0" w:color="auto"/>
      </w:divBdr>
    </w:div>
    <w:div w:id="222370441">
      <w:marLeft w:val="640"/>
      <w:marRight w:val="0"/>
      <w:marTop w:val="0"/>
      <w:marBottom w:val="0"/>
      <w:divBdr>
        <w:top w:val="none" w:sz="0" w:space="0" w:color="auto"/>
        <w:left w:val="none" w:sz="0" w:space="0" w:color="auto"/>
        <w:bottom w:val="none" w:sz="0" w:space="0" w:color="auto"/>
        <w:right w:val="none" w:sz="0" w:space="0" w:color="auto"/>
      </w:divBdr>
    </w:div>
    <w:div w:id="222378649">
      <w:marLeft w:val="640"/>
      <w:marRight w:val="0"/>
      <w:marTop w:val="0"/>
      <w:marBottom w:val="0"/>
      <w:divBdr>
        <w:top w:val="none" w:sz="0" w:space="0" w:color="auto"/>
        <w:left w:val="none" w:sz="0" w:space="0" w:color="auto"/>
        <w:bottom w:val="none" w:sz="0" w:space="0" w:color="auto"/>
        <w:right w:val="none" w:sz="0" w:space="0" w:color="auto"/>
      </w:divBdr>
    </w:div>
    <w:div w:id="222526151">
      <w:marLeft w:val="640"/>
      <w:marRight w:val="0"/>
      <w:marTop w:val="0"/>
      <w:marBottom w:val="0"/>
      <w:divBdr>
        <w:top w:val="none" w:sz="0" w:space="0" w:color="auto"/>
        <w:left w:val="none" w:sz="0" w:space="0" w:color="auto"/>
        <w:bottom w:val="none" w:sz="0" w:space="0" w:color="auto"/>
        <w:right w:val="none" w:sz="0" w:space="0" w:color="auto"/>
      </w:divBdr>
    </w:div>
    <w:div w:id="222527117">
      <w:marLeft w:val="640"/>
      <w:marRight w:val="0"/>
      <w:marTop w:val="0"/>
      <w:marBottom w:val="0"/>
      <w:divBdr>
        <w:top w:val="none" w:sz="0" w:space="0" w:color="auto"/>
        <w:left w:val="none" w:sz="0" w:space="0" w:color="auto"/>
        <w:bottom w:val="none" w:sz="0" w:space="0" w:color="auto"/>
        <w:right w:val="none" w:sz="0" w:space="0" w:color="auto"/>
      </w:divBdr>
    </w:div>
    <w:div w:id="222639378">
      <w:marLeft w:val="640"/>
      <w:marRight w:val="0"/>
      <w:marTop w:val="0"/>
      <w:marBottom w:val="0"/>
      <w:divBdr>
        <w:top w:val="none" w:sz="0" w:space="0" w:color="auto"/>
        <w:left w:val="none" w:sz="0" w:space="0" w:color="auto"/>
        <w:bottom w:val="none" w:sz="0" w:space="0" w:color="auto"/>
        <w:right w:val="none" w:sz="0" w:space="0" w:color="auto"/>
      </w:divBdr>
    </w:div>
    <w:div w:id="222640105">
      <w:bodyDiv w:val="1"/>
      <w:marLeft w:val="0"/>
      <w:marRight w:val="0"/>
      <w:marTop w:val="0"/>
      <w:marBottom w:val="0"/>
      <w:divBdr>
        <w:top w:val="none" w:sz="0" w:space="0" w:color="auto"/>
        <w:left w:val="none" w:sz="0" w:space="0" w:color="auto"/>
        <w:bottom w:val="none" w:sz="0" w:space="0" w:color="auto"/>
        <w:right w:val="none" w:sz="0" w:space="0" w:color="auto"/>
      </w:divBdr>
    </w:div>
    <w:div w:id="222640841">
      <w:marLeft w:val="640"/>
      <w:marRight w:val="0"/>
      <w:marTop w:val="0"/>
      <w:marBottom w:val="0"/>
      <w:divBdr>
        <w:top w:val="none" w:sz="0" w:space="0" w:color="auto"/>
        <w:left w:val="none" w:sz="0" w:space="0" w:color="auto"/>
        <w:bottom w:val="none" w:sz="0" w:space="0" w:color="auto"/>
        <w:right w:val="none" w:sz="0" w:space="0" w:color="auto"/>
      </w:divBdr>
    </w:div>
    <w:div w:id="222647627">
      <w:marLeft w:val="640"/>
      <w:marRight w:val="0"/>
      <w:marTop w:val="0"/>
      <w:marBottom w:val="0"/>
      <w:divBdr>
        <w:top w:val="none" w:sz="0" w:space="0" w:color="auto"/>
        <w:left w:val="none" w:sz="0" w:space="0" w:color="auto"/>
        <w:bottom w:val="none" w:sz="0" w:space="0" w:color="auto"/>
        <w:right w:val="none" w:sz="0" w:space="0" w:color="auto"/>
      </w:divBdr>
    </w:div>
    <w:div w:id="222834881">
      <w:marLeft w:val="640"/>
      <w:marRight w:val="0"/>
      <w:marTop w:val="0"/>
      <w:marBottom w:val="0"/>
      <w:divBdr>
        <w:top w:val="none" w:sz="0" w:space="0" w:color="auto"/>
        <w:left w:val="none" w:sz="0" w:space="0" w:color="auto"/>
        <w:bottom w:val="none" w:sz="0" w:space="0" w:color="auto"/>
        <w:right w:val="none" w:sz="0" w:space="0" w:color="auto"/>
      </w:divBdr>
    </w:div>
    <w:div w:id="222834989">
      <w:marLeft w:val="640"/>
      <w:marRight w:val="0"/>
      <w:marTop w:val="0"/>
      <w:marBottom w:val="0"/>
      <w:divBdr>
        <w:top w:val="none" w:sz="0" w:space="0" w:color="auto"/>
        <w:left w:val="none" w:sz="0" w:space="0" w:color="auto"/>
        <w:bottom w:val="none" w:sz="0" w:space="0" w:color="auto"/>
        <w:right w:val="none" w:sz="0" w:space="0" w:color="auto"/>
      </w:divBdr>
    </w:div>
    <w:div w:id="222837299">
      <w:marLeft w:val="640"/>
      <w:marRight w:val="0"/>
      <w:marTop w:val="0"/>
      <w:marBottom w:val="0"/>
      <w:divBdr>
        <w:top w:val="none" w:sz="0" w:space="0" w:color="auto"/>
        <w:left w:val="none" w:sz="0" w:space="0" w:color="auto"/>
        <w:bottom w:val="none" w:sz="0" w:space="0" w:color="auto"/>
        <w:right w:val="none" w:sz="0" w:space="0" w:color="auto"/>
      </w:divBdr>
    </w:div>
    <w:div w:id="222907860">
      <w:marLeft w:val="640"/>
      <w:marRight w:val="0"/>
      <w:marTop w:val="0"/>
      <w:marBottom w:val="0"/>
      <w:divBdr>
        <w:top w:val="none" w:sz="0" w:space="0" w:color="auto"/>
        <w:left w:val="none" w:sz="0" w:space="0" w:color="auto"/>
        <w:bottom w:val="none" w:sz="0" w:space="0" w:color="auto"/>
        <w:right w:val="none" w:sz="0" w:space="0" w:color="auto"/>
      </w:divBdr>
    </w:div>
    <w:div w:id="222983507">
      <w:marLeft w:val="640"/>
      <w:marRight w:val="0"/>
      <w:marTop w:val="0"/>
      <w:marBottom w:val="0"/>
      <w:divBdr>
        <w:top w:val="none" w:sz="0" w:space="0" w:color="auto"/>
        <w:left w:val="none" w:sz="0" w:space="0" w:color="auto"/>
        <w:bottom w:val="none" w:sz="0" w:space="0" w:color="auto"/>
        <w:right w:val="none" w:sz="0" w:space="0" w:color="auto"/>
      </w:divBdr>
    </w:div>
    <w:div w:id="222983804">
      <w:marLeft w:val="640"/>
      <w:marRight w:val="0"/>
      <w:marTop w:val="0"/>
      <w:marBottom w:val="0"/>
      <w:divBdr>
        <w:top w:val="none" w:sz="0" w:space="0" w:color="auto"/>
        <w:left w:val="none" w:sz="0" w:space="0" w:color="auto"/>
        <w:bottom w:val="none" w:sz="0" w:space="0" w:color="auto"/>
        <w:right w:val="none" w:sz="0" w:space="0" w:color="auto"/>
      </w:divBdr>
    </w:div>
    <w:div w:id="223031130">
      <w:marLeft w:val="640"/>
      <w:marRight w:val="0"/>
      <w:marTop w:val="0"/>
      <w:marBottom w:val="0"/>
      <w:divBdr>
        <w:top w:val="none" w:sz="0" w:space="0" w:color="auto"/>
        <w:left w:val="none" w:sz="0" w:space="0" w:color="auto"/>
        <w:bottom w:val="none" w:sz="0" w:space="0" w:color="auto"/>
        <w:right w:val="none" w:sz="0" w:space="0" w:color="auto"/>
      </w:divBdr>
    </w:div>
    <w:div w:id="223032426">
      <w:marLeft w:val="640"/>
      <w:marRight w:val="0"/>
      <w:marTop w:val="0"/>
      <w:marBottom w:val="0"/>
      <w:divBdr>
        <w:top w:val="none" w:sz="0" w:space="0" w:color="auto"/>
        <w:left w:val="none" w:sz="0" w:space="0" w:color="auto"/>
        <w:bottom w:val="none" w:sz="0" w:space="0" w:color="auto"/>
        <w:right w:val="none" w:sz="0" w:space="0" w:color="auto"/>
      </w:divBdr>
    </w:div>
    <w:div w:id="223103351">
      <w:marLeft w:val="640"/>
      <w:marRight w:val="0"/>
      <w:marTop w:val="0"/>
      <w:marBottom w:val="0"/>
      <w:divBdr>
        <w:top w:val="none" w:sz="0" w:space="0" w:color="auto"/>
        <w:left w:val="none" w:sz="0" w:space="0" w:color="auto"/>
        <w:bottom w:val="none" w:sz="0" w:space="0" w:color="auto"/>
        <w:right w:val="none" w:sz="0" w:space="0" w:color="auto"/>
      </w:divBdr>
    </w:div>
    <w:div w:id="223218338">
      <w:marLeft w:val="640"/>
      <w:marRight w:val="0"/>
      <w:marTop w:val="0"/>
      <w:marBottom w:val="0"/>
      <w:divBdr>
        <w:top w:val="none" w:sz="0" w:space="0" w:color="auto"/>
        <w:left w:val="none" w:sz="0" w:space="0" w:color="auto"/>
        <w:bottom w:val="none" w:sz="0" w:space="0" w:color="auto"/>
        <w:right w:val="none" w:sz="0" w:space="0" w:color="auto"/>
      </w:divBdr>
    </w:div>
    <w:div w:id="223293594">
      <w:marLeft w:val="640"/>
      <w:marRight w:val="0"/>
      <w:marTop w:val="0"/>
      <w:marBottom w:val="0"/>
      <w:divBdr>
        <w:top w:val="none" w:sz="0" w:space="0" w:color="auto"/>
        <w:left w:val="none" w:sz="0" w:space="0" w:color="auto"/>
        <w:bottom w:val="none" w:sz="0" w:space="0" w:color="auto"/>
        <w:right w:val="none" w:sz="0" w:space="0" w:color="auto"/>
      </w:divBdr>
    </w:div>
    <w:div w:id="223298376">
      <w:marLeft w:val="640"/>
      <w:marRight w:val="0"/>
      <w:marTop w:val="0"/>
      <w:marBottom w:val="0"/>
      <w:divBdr>
        <w:top w:val="none" w:sz="0" w:space="0" w:color="auto"/>
        <w:left w:val="none" w:sz="0" w:space="0" w:color="auto"/>
        <w:bottom w:val="none" w:sz="0" w:space="0" w:color="auto"/>
        <w:right w:val="none" w:sz="0" w:space="0" w:color="auto"/>
      </w:divBdr>
    </w:div>
    <w:div w:id="223372085">
      <w:marLeft w:val="640"/>
      <w:marRight w:val="0"/>
      <w:marTop w:val="0"/>
      <w:marBottom w:val="0"/>
      <w:divBdr>
        <w:top w:val="none" w:sz="0" w:space="0" w:color="auto"/>
        <w:left w:val="none" w:sz="0" w:space="0" w:color="auto"/>
        <w:bottom w:val="none" w:sz="0" w:space="0" w:color="auto"/>
        <w:right w:val="none" w:sz="0" w:space="0" w:color="auto"/>
      </w:divBdr>
    </w:div>
    <w:div w:id="223417558">
      <w:marLeft w:val="640"/>
      <w:marRight w:val="0"/>
      <w:marTop w:val="0"/>
      <w:marBottom w:val="0"/>
      <w:divBdr>
        <w:top w:val="none" w:sz="0" w:space="0" w:color="auto"/>
        <w:left w:val="none" w:sz="0" w:space="0" w:color="auto"/>
        <w:bottom w:val="none" w:sz="0" w:space="0" w:color="auto"/>
        <w:right w:val="none" w:sz="0" w:space="0" w:color="auto"/>
      </w:divBdr>
    </w:div>
    <w:div w:id="223639430">
      <w:marLeft w:val="640"/>
      <w:marRight w:val="0"/>
      <w:marTop w:val="0"/>
      <w:marBottom w:val="0"/>
      <w:divBdr>
        <w:top w:val="none" w:sz="0" w:space="0" w:color="auto"/>
        <w:left w:val="none" w:sz="0" w:space="0" w:color="auto"/>
        <w:bottom w:val="none" w:sz="0" w:space="0" w:color="auto"/>
        <w:right w:val="none" w:sz="0" w:space="0" w:color="auto"/>
      </w:divBdr>
    </w:div>
    <w:div w:id="223683412">
      <w:marLeft w:val="640"/>
      <w:marRight w:val="0"/>
      <w:marTop w:val="0"/>
      <w:marBottom w:val="0"/>
      <w:divBdr>
        <w:top w:val="none" w:sz="0" w:space="0" w:color="auto"/>
        <w:left w:val="none" w:sz="0" w:space="0" w:color="auto"/>
        <w:bottom w:val="none" w:sz="0" w:space="0" w:color="auto"/>
        <w:right w:val="none" w:sz="0" w:space="0" w:color="auto"/>
      </w:divBdr>
    </w:div>
    <w:div w:id="223689130">
      <w:marLeft w:val="640"/>
      <w:marRight w:val="0"/>
      <w:marTop w:val="0"/>
      <w:marBottom w:val="0"/>
      <w:divBdr>
        <w:top w:val="none" w:sz="0" w:space="0" w:color="auto"/>
        <w:left w:val="none" w:sz="0" w:space="0" w:color="auto"/>
        <w:bottom w:val="none" w:sz="0" w:space="0" w:color="auto"/>
        <w:right w:val="none" w:sz="0" w:space="0" w:color="auto"/>
      </w:divBdr>
    </w:div>
    <w:div w:id="223878923">
      <w:marLeft w:val="640"/>
      <w:marRight w:val="0"/>
      <w:marTop w:val="0"/>
      <w:marBottom w:val="0"/>
      <w:divBdr>
        <w:top w:val="none" w:sz="0" w:space="0" w:color="auto"/>
        <w:left w:val="none" w:sz="0" w:space="0" w:color="auto"/>
        <w:bottom w:val="none" w:sz="0" w:space="0" w:color="auto"/>
        <w:right w:val="none" w:sz="0" w:space="0" w:color="auto"/>
      </w:divBdr>
    </w:div>
    <w:div w:id="223879752">
      <w:marLeft w:val="640"/>
      <w:marRight w:val="0"/>
      <w:marTop w:val="0"/>
      <w:marBottom w:val="0"/>
      <w:divBdr>
        <w:top w:val="none" w:sz="0" w:space="0" w:color="auto"/>
        <w:left w:val="none" w:sz="0" w:space="0" w:color="auto"/>
        <w:bottom w:val="none" w:sz="0" w:space="0" w:color="auto"/>
        <w:right w:val="none" w:sz="0" w:space="0" w:color="auto"/>
      </w:divBdr>
    </w:div>
    <w:div w:id="223880859">
      <w:marLeft w:val="640"/>
      <w:marRight w:val="0"/>
      <w:marTop w:val="0"/>
      <w:marBottom w:val="0"/>
      <w:divBdr>
        <w:top w:val="none" w:sz="0" w:space="0" w:color="auto"/>
        <w:left w:val="none" w:sz="0" w:space="0" w:color="auto"/>
        <w:bottom w:val="none" w:sz="0" w:space="0" w:color="auto"/>
        <w:right w:val="none" w:sz="0" w:space="0" w:color="auto"/>
      </w:divBdr>
    </w:div>
    <w:div w:id="223956500">
      <w:marLeft w:val="640"/>
      <w:marRight w:val="0"/>
      <w:marTop w:val="0"/>
      <w:marBottom w:val="0"/>
      <w:divBdr>
        <w:top w:val="none" w:sz="0" w:space="0" w:color="auto"/>
        <w:left w:val="none" w:sz="0" w:space="0" w:color="auto"/>
        <w:bottom w:val="none" w:sz="0" w:space="0" w:color="auto"/>
        <w:right w:val="none" w:sz="0" w:space="0" w:color="auto"/>
      </w:divBdr>
    </w:div>
    <w:div w:id="224031728">
      <w:marLeft w:val="640"/>
      <w:marRight w:val="0"/>
      <w:marTop w:val="0"/>
      <w:marBottom w:val="0"/>
      <w:divBdr>
        <w:top w:val="none" w:sz="0" w:space="0" w:color="auto"/>
        <w:left w:val="none" w:sz="0" w:space="0" w:color="auto"/>
        <w:bottom w:val="none" w:sz="0" w:space="0" w:color="auto"/>
        <w:right w:val="none" w:sz="0" w:space="0" w:color="auto"/>
      </w:divBdr>
    </w:div>
    <w:div w:id="224033438">
      <w:marLeft w:val="640"/>
      <w:marRight w:val="0"/>
      <w:marTop w:val="0"/>
      <w:marBottom w:val="0"/>
      <w:divBdr>
        <w:top w:val="none" w:sz="0" w:space="0" w:color="auto"/>
        <w:left w:val="none" w:sz="0" w:space="0" w:color="auto"/>
        <w:bottom w:val="none" w:sz="0" w:space="0" w:color="auto"/>
        <w:right w:val="none" w:sz="0" w:space="0" w:color="auto"/>
      </w:divBdr>
    </w:div>
    <w:div w:id="224073037">
      <w:marLeft w:val="640"/>
      <w:marRight w:val="0"/>
      <w:marTop w:val="0"/>
      <w:marBottom w:val="0"/>
      <w:divBdr>
        <w:top w:val="none" w:sz="0" w:space="0" w:color="auto"/>
        <w:left w:val="none" w:sz="0" w:space="0" w:color="auto"/>
        <w:bottom w:val="none" w:sz="0" w:space="0" w:color="auto"/>
        <w:right w:val="none" w:sz="0" w:space="0" w:color="auto"/>
      </w:divBdr>
    </w:div>
    <w:div w:id="224144227">
      <w:bodyDiv w:val="1"/>
      <w:marLeft w:val="0"/>
      <w:marRight w:val="0"/>
      <w:marTop w:val="0"/>
      <w:marBottom w:val="0"/>
      <w:divBdr>
        <w:top w:val="none" w:sz="0" w:space="0" w:color="auto"/>
        <w:left w:val="none" w:sz="0" w:space="0" w:color="auto"/>
        <w:bottom w:val="none" w:sz="0" w:space="0" w:color="auto"/>
        <w:right w:val="none" w:sz="0" w:space="0" w:color="auto"/>
      </w:divBdr>
      <w:divsChild>
        <w:div w:id="10962457">
          <w:marLeft w:val="640"/>
          <w:marRight w:val="0"/>
          <w:marTop w:val="0"/>
          <w:marBottom w:val="0"/>
          <w:divBdr>
            <w:top w:val="none" w:sz="0" w:space="0" w:color="auto"/>
            <w:left w:val="none" w:sz="0" w:space="0" w:color="auto"/>
            <w:bottom w:val="none" w:sz="0" w:space="0" w:color="auto"/>
            <w:right w:val="none" w:sz="0" w:space="0" w:color="auto"/>
          </w:divBdr>
        </w:div>
        <w:div w:id="77682177">
          <w:marLeft w:val="640"/>
          <w:marRight w:val="0"/>
          <w:marTop w:val="0"/>
          <w:marBottom w:val="0"/>
          <w:divBdr>
            <w:top w:val="none" w:sz="0" w:space="0" w:color="auto"/>
            <w:left w:val="none" w:sz="0" w:space="0" w:color="auto"/>
            <w:bottom w:val="none" w:sz="0" w:space="0" w:color="auto"/>
            <w:right w:val="none" w:sz="0" w:space="0" w:color="auto"/>
          </w:divBdr>
        </w:div>
        <w:div w:id="118651381">
          <w:marLeft w:val="640"/>
          <w:marRight w:val="0"/>
          <w:marTop w:val="0"/>
          <w:marBottom w:val="0"/>
          <w:divBdr>
            <w:top w:val="none" w:sz="0" w:space="0" w:color="auto"/>
            <w:left w:val="none" w:sz="0" w:space="0" w:color="auto"/>
            <w:bottom w:val="none" w:sz="0" w:space="0" w:color="auto"/>
            <w:right w:val="none" w:sz="0" w:space="0" w:color="auto"/>
          </w:divBdr>
        </w:div>
        <w:div w:id="144321043">
          <w:marLeft w:val="640"/>
          <w:marRight w:val="0"/>
          <w:marTop w:val="0"/>
          <w:marBottom w:val="0"/>
          <w:divBdr>
            <w:top w:val="none" w:sz="0" w:space="0" w:color="auto"/>
            <w:left w:val="none" w:sz="0" w:space="0" w:color="auto"/>
            <w:bottom w:val="none" w:sz="0" w:space="0" w:color="auto"/>
            <w:right w:val="none" w:sz="0" w:space="0" w:color="auto"/>
          </w:divBdr>
        </w:div>
        <w:div w:id="147787047">
          <w:marLeft w:val="640"/>
          <w:marRight w:val="0"/>
          <w:marTop w:val="0"/>
          <w:marBottom w:val="0"/>
          <w:divBdr>
            <w:top w:val="none" w:sz="0" w:space="0" w:color="auto"/>
            <w:left w:val="none" w:sz="0" w:space="0" w:color="auto"/>
            <w:bottom w:val="none" w:sz="0" w:space="0" w:color="auto"/>
            <w:right w:val="none" w:sz="0" w:space="0" w:color="auto"/>
          </w:divBdr>
        </w:div>
        <w:div w:id="208156172">
          <w:marLeft w:val="640"/>
          <w:marRight w:val="0"/>
          <w:marTop w:val="0"/>
          <w:marBottom w:val="0"/>
          <w:divBdr>
            <w:top w:val="none" w:sz="0" w:space="0" w:color="auto"/>
            <w:left w:val="none" w:sz="0" w:space="0" w:color="auto"/>
            <w:bottom w:val="none" w:sz="0" w:space="0" w:color="auto"/>
            <w:right w:val="none" w:sz="0" w:space="0" w:color="auto"/>
          </w:divBdr>
        </w:div>
        <w:div w:id="282225771">
          <w:marLeft w:val="640"/>
          <w:marRight w:val="0"/>
          <w:marTop w:val="0"/>
          <w:marBottom w:val="0"/>
          <w:divBdr>
            <w:top w:val="none" w:sz="0" w:space="0" w:color="auto"/>
            <w:left w:val="none" w:sz="0" w:space="0" w:color="auto"/>
            <w:bottom w:val="none" w:sz="0" w:space="0" w:color="auto"/>
            <w:right w:val="none" w:sz="0" w:space="0" w:color="auto"/>
          </w:divBdr>
        </w:div>
        <w:div w:id="288704633">
          <w:marLeft w:val="640"/>
          <w:marRight w:val="0"/>
          <w:marTop w:val="0"/>
          <w:marBottom w:val="0"/>
          <w:divBdr>
            <w:top w:val="none" w:sz="0" w:space="0" w:color="auto"/>
            <w:left w:val="none" w:sz="0" w:space="0" w:color="auto"/>
            <w:bottom w:val="none" w:sz="0" w:space="0" w:color="auto"/>
            <w:right w:val="none" w:sz="0" w:space="0" w:color="auto"/>
          </w:divBdr>
        </w:div>
        <w:div w:id="299119814">
          <w:marLeft w:val="640"/>
          <w:marRight w:val="0"/>
          <w:marTop w:val="0"/>
          <w:marBottom w:val="0"/>
          <w:divBdr>
            <w:top w:val="none" w:sz="0" w:space="0" w:color="auto"/>
            <w:left w:val="none" w:sz="0" w:space="0" w:color="auto"/>
            <w:bottom w:val="none" w:sz="0" w:space="0" w:color="auto"/>
            <w:right w:val="none" w:sz="0" w:space="0" w:color="auto"/>
          </w:divBdr>
        </w:div>
        <w:div w:id="490298418">
          <w:marLeft w:val="640"/>
          <w:marRight w:val="0"/>
          <w:marTop w:val="0"/>
          <w:marBottom w:val="0"/>
          <w:divBdr>
            <w:top w:val="none" w:sz="0" w:space="0" w:color="auto"/>
            <w:left w:val="none" w:sz="0" w:space="0" w:color="auto"/>
            <w:bottom w:val="none" w:sz="0" w:space="0" w:color="auto"/>
            <w:right w:val="none" w:sz="0" w:space="0" w:color="auto"/>
          </w:divBdr>
        </w:div>
        <w:div w:id="508102971">
          <w:marLeft w:val="640"/>
          <w:marRight w:val="0"/>
          <w:marTop w:val="0"/>
          <w:marBottom w:val="0"/>
          <w:divBdr>
            <w:top w:val="none" w:sz="0" w:space="0" w:color="auto"/>
            <w:left w:val="none" w:sz="0" w:space="0" w:color="auto"/>
            <w:bottom w:val="none" w:sz="0" w:space="0" w:color="auto"/>
            <w:right w:val="none" w:sz="0" w:space="0" w:color="auto"/>
          </w:divBdr>
        </w:div>
        <w:div w:id="541288120">
          <w:marLeft w:val="640"/>
          <w:marRight w:val="0"/>
          <w:marTop w:val="0"/>
          <w:marBottom w:val="0"/>
          <w:divBdr>
            <w:top w:val="none" w:sz="0" w:space="0" w:color="auto"/>
            <w:left w:val="none" w:sz="0" w:space="0" w:color="auto"/>
            <w:bottom w:val="none" w:sz="0" w:space="0" w:color="auto"/>
            <w:right w:val="none" w:sz="0" w:space="0" w:color="auto"/>
          </w:divBdr>
        </w:div>
        <w:div w:id="559831501">
          <w:marLeft w:val="640"/>
          <w:marRight w:val="0"/>
          <w:marTop w:val="0"/>
          <w:marBottom w:val="0"/>
          <w:divBdr>
            <w:top w:val="none" w:sz="0" w:space="0" w:color="auto"/>
            <w:left w:val="none" w:sz="0" w:space="0" w:color="auto"/>
            <w:bottom w:val="none" w:sz="0" w:space="0" w:color="auto"/>
            <w:right w:val="none" w:sz="0" w:space="0" w:color="auto"/>
          </w:divBdr>
        </w:div>
        <w:div w:id="561914037">
          <w:marLeft w:val="640"/>
          <w:marRight w:val="0"/>
          <w:marTop w:val="0"/>
          <w:marBottom w:val="0"/>
          <w:divBdr>
            <w:top w:val="none" w:sz="0" w:space="0" w:color="auto"/>
            <w:left w:val="none" w:sz="0" w:space="0" w:color="auto"/>
            <w:bottom w:val="none" w:sz="0" w:space="0" w:color="auto"/>
            <w:right w:val="none" w:sz="0" w:space="0" w:color="auto"/>
          </w:divBdr>
        </w:div>
        <w:div w:id="575170029">
          <w:marLeft w:val="640"/>
          <w:marRight w:val="0"/>
          <w:marTop w:val="0"/>
          <w:marBottom w:val="0"/>
          <w:divBdr>
            <w:top w:val="none" w:sz="0" w:space="0" w:color="auto"/>
            <w:left w:val="none" w:sz="0" w:space="0" w:color="auto"/>
            <w:bottom w:val="none" w:sz="0" w:space="0" w:color="auto"/>
            <w:right w:val="none" w:sz="0" w:space="0" w:color="auto"/>
          </w:divBdr>
        </w:div>
        <w:div w:id="628316722">
          <w:marLeft w:val="640"/>
          <w:marRight w:val="0"/>
          <w:marTop w:val="0"/>
          <w:marBottom w:val="0"/>
          <w:divBdr>
            <w:top w:val="none" w:sz="0" w:space="0" w:color="auto"/>
            <w:left w:val="none" w:sz="0" w:space="0" w:color="auto"/>
            <w:bottom w:val="none" w:sz="0" w:space="0" w:color="auto"/>
            <w:right w:val="none" w:sz="0" w:space="0" w:color="auto"/>
          </w:divBdr>
        </w:div>
        <w:div w:id="679043433">
          <w:marLeft w:val="640"/>
          <w:marRight w:val="0"/>
          <w:marTop w:val="0"/>
          <w:marBottom w:val="0"/>
          <w:divBdr>
            <w:top w:val="none" w:sz="0" w:space="0" w:color="auto"/>
            <w:left w:val="none" w:sz="0" w:space="0" w:color="auto"/>
            <w:bottom w:val="none" w:sz="0" w:space="0" w:color="auto"/>
            <w:right w:val="none" w:sz="0" w:space="0" w:color="auto"/>
          </w:divBdr>
        </w:div>
        <w:div w:id="846091212">
          <w:marLeft w:val="640"/>
          <w:marRight w:val="0"/>
          <w:marTop w:val="0"/>
          <w:marBottom w:val="0"/>
          <w:divBdr>
            <w:top w:val="none" w:sz="0" w:space="0" w:color="auto"/>
            <w:left w:val="none" w:sz="0" w:space="0" w:color="auto"/>
            <w:bottom w:val="none" w:sz="0" w:space="0" w:color="auto"/>
            <w:right w:val="none" w:sz="0" w:space="0" w:color="auto"/>
          </w:divBdr>
        </w:div>
        <w:div w:id="891231590">
          <w:marLeft w:val="640"/>
          <w:marRight w:val="0"/>
          <w:marTop w:val="0"/>
          <w:marBottom w:val="0"/>
          <w:divBdr>
            <w:top w:val="none" w:sz="0" w:space="0" w:color="auto"/>
            <w:left w:val="none" w:sz="0" w:space="0" w:color="auto"/>
            <w:bottom w:val="none" w:sz="0" w:space="0" w:color="auto"/>
            <w:right w:val="none" w:sz="0" w:space="0" w:color="auto"/>
          </w:divBdr>
        </w:div>
        <w:div w:id="904948051">
          <w:marLeft w:val="640"/>
          <w:marRight w:val="0"/>
          <w:marTop w:val="0"/>
          <w:marBottom w:val="0"/>
          <w:divBdr>
            <w:top w:val="none" w:sz="0" w:space="0" w:color="auto"/>
            <w:left w:val="none" w:sz="0" w:space="0" w:color="auto"/>
            <w:bottom w:val="none" w:sz="0" w:space="0" w:color="auto"/>
            <w:right w:val="none" w:sz="0" w:space="0" w:color="auto"/>
          </w:divBdr>
        </w:div>
        <w:div w:id="934438877">
          <w:marLeft w:val="640"/>
          <w:marRight w:val="0"/>
          <w:marTop w:val="0"/>
          <w:marBottom w:val="0"/>
          <w:divBdr>
            <w:top w:val="none" w:sz="0" w:space="0" w:color="auto"/>
            <w:left w:val="none" w:sz="0" w:space="0" w:color="auto"/>
            <w:bottom w:val="none" w:sz="0" w:space="0" w:color="auto"/>
            <w:right w:val="none" w:sz="0" w:space="0" w:color="auto"/>
          </w:divBdr>
        </w:div>
        <w:div w:id="1175606429">
          <w:marLeft w:val="640"/>
          <w:marRight w:val="0"/>
          <w:marTop w:val="0"/>
          <w:marBottom w:val="0"/>
          <w:divBdr>
            <w:top w:val="none" w:sz="0" w:space="0" w:color="auto"/>
            <w:left w:val="none" w:sz="0" w:space="0" w:color="auto"/>
            <w:bottom w:val="none" w:sz="0" w:space="0" w:color="auto"/>
            <w:right w:val="none" w:sz="0" w:space="0" w:color="auto"/>
          </w:divBdr>
        </w:div>
        <w:div w:id="1273972065">
          <w:marLeft w:val="640"/>
          <w:marRight w:val="0"/>
          <w:marTop w:val="0"/>
          <w:marBottom w:val="0"/>
          <w:divBdr>
            <w:top w:val="none" w:sz="0" w:space="0" w:color="auto"/>
            <w:left w:val="none" w:sz="0" w:space="0" w:color="auto"/>
            <w:bottom w:val="none" w:sz="0" w:space="0" w:color="auto"/>
            <w:right w:val="none" w:sz="0" w:space="0" w:color="auto"/>
          </w:divBdr>
        </w:div>
        <w:div w:id="1291084874">
          <w:marLeft w:val="640"/>
          <w:marRight w:val="0"/>
          <w:marTop w:val="0"/>
          <w:marBottom w:val="0"/>
          <w:divBdr>
            <w:top w:val="none" w:sz="0" w:space="0" w:color="auto"/>
            <w:left w:val="none" w:sz="0" w:space="0" w:color="auto"/>
            <w:bottom w:val="none" w:sz="0" w:space="0" w:color="auto"/>
            <w:right w:val="none" w:sz="0" w:space="0" w:color="auto"/>
          </w:divBdr>
        </w:div>
        <w:div w:id="1454130906">
          <w:marLeft w:val="640"/>
          <w:marRight w:val="0"/>
          <w:marTop w:val="0"/>
          <w:marBottom w:val="0"/>
          <w:divBdr>
            <w:top w:val="none" w:sz="0" w:space="0" w:color="auto"/>
            <w:left w:val="none" w:sz="0" w:space="0" w:color="auto"/>
            <w:bottom w:val="none" w:sz="0" w:space="0" w:color="auto"/>
            <w:right w:val="none" w:sz="0" w:space="0" w:color="auto"/>
          </w:divBdr>
        </w:div>
        <w:div w:id="1564946923">
          <w:marLeft w:val="640"/>
          <w:marRight w:val="0"/>
          <w:marTop w:val="0"/>
          <w:marBottom w:val="0"/>
          <w:divBdr>
            <w:top w:val="none" w:sz="0" w:space="0" w:color="auto"/>
            <w:left w:val="none" w:sz="0" w:space="0" w:color="auto"/>
            <w:bottom w:val="none" w:sz="0" w:space="0" w:color="auto"/>
            <w:right w:val="none" w:sz="0" w:space="0" w:color="auto"/>
          </w:divBdr>
        </w:div>
        <w:div w:id="1644503990">
          <w:marLeft w:val="640"/>
          <w:marRight w:val="0"/>
          <w:marTop w:val="0"/>
          <w:marBottom w:val="0"/>
          <w:divBdr>
            <w:top w:val="none" w:sz="0" w:space="0" w:color="auto"/>
            <w:left w:val="none" w:sz="0" w:space="0" w:color="auto"/>
            <w:bottom w:val="none" w:sz="0" w:space="0" w:color="auto"/>
            <w:right w:val="none" w:sz="0" w:space="0" w:color="auto"/>
          </w:divBdr>
        </w:div>
        <w:div w:id="1645812404">
          <w:marLeft w:val="640"/>
          <w:marRight w:val="0"/>
          <w:marTop w:val="0"/>
          <w:marBottom w:val="0"/>
          <w:divBdr>
            <w:top w:val="none" w:sz="0" w:space="0" w:color="auto"/>
            <w:left w:val="none" w:sz="0" w:space="0" w:color="auto"/>
            <w:bottom w:val="none" w:sz="0" w:space="0" w:color="auto"/>
            <w:right w:val="none" w:sz="0" w:space="0" w:color="auto"/>
          </w:divBdr>
        </w:div>
        <w:div w:id="1687518203">
          <w:marLeft w:val="640"/>
          <w:marRight w:val="0"/>
          <w:marTop w:val="0"/>
          <w:marBottom w:val="0"/>
          <w:divBdr>
            <w:top w:val="none" w:sz="0" w:space="0" w:color="auto"/>
            <w:left w:val="none" w:sz="0" w:space="0" w:color="auto"/>
            <w:bottom w:val="none" w:sz="0" w:space="0" w:color="auto"/>
            <w:right w:val="none" w:sz="0" w:space="0" w:color="auto"/>
          </w:divBdr>
        </w:div>
        <w:div w:id="1696883336">
          <w:marLeft w:val="640"/>
          <w:marRight w:val="0"/>
          <w:marTop w:val="0"/>
          <w:marBottom w:val="0"/>
          <w:divBdr>
            <w:top w:val="none" w:sz="0" w:space="0" w:color="auto"/>
            <w:left w:val="none" w:sz="0" w:space="0" w:color="auto"/>
            <w:bottom w:val="none" w:sz="0" w:space="0" w:color="auto"/>
            <w:right w:val="none" w:sz="0" w:space="0" w:color="auto"/>
          </w:divBdr>
        </w:div>
        <w:div w:id="1742756732">
          <w:marLeft w:val="640"/>
          <w:marRight w:val="0"/>
          <w:marTop w:val="0"/>
          <w:marBottom w:val="0"/>
          <w:divBdr>
            <w:top w:val="none" w:sz="0" w:space="0" w:color="auto"/>
            <w:left w:val="none" w:sz="0" w:space="0" w:color="auto"/>
            <w:bottom w:val="none" w:sz="0" w:space="0" w:color="auto"/>
            <w:right w:val="none" w:sz="0" w:space="0" w:color="auto"/>
          </w:divBdr>
        </w:div>
      </w:divsChild>
    </w:div>
    <w:div w:id="224144994">
      <w:marLeft w:val="640"/>
      <w:marRight w:val="0"/>
      <w:marTop w:val="0"/>
      <w:marBottom w:val="0"/>
      <w:divBdr>
        <w:top w:val="none" w:sz="0" w:space="0" w:color="auto"/>
        <w:left w:val="none" w:sz="0" w:space="0" w:color="auto"/>
        <w:bottom w:val="none" w:sz="0" w:space="0" w:color="auto"/>
        <w:right w:val="none" w:sz="0" w:space="0" w:color="auto"/>
      </w:divBdr>
    </w:div>
    <w:div w:id="224147139">
      <w:marLeft w:val="640"/>
      <w:marRight w:val="0"/>
      <w:marTop w:val="0"/>
      <w:marBottom w:val="0"/>
      <w:divBdr>
        <w:top w:val="none" w:sz="0" w:space="0" w:color="auto"/>
        <w:left w:val="none" w:sz="0" w:space="0" w:color="auto"/>
        <w:bottom w:val="none" w:sz="0" w:space="0" w:color="auto"/>
        <w:right w:val="none" w:sz="0" w:space="0" w:color="auto"/>
      </w:divBdr>
    </w:div>
    <w:div w:id="224150746">
      <w:marLeft w:val="640"/>
      <w:marRight w:val="0"/>
      <w:marTop w:val="0"/>
      <w:marBottom w:val="0"/>
      <w:divBdr>
        <w:top w:val="none" w:sz="0" w:space="0" w:color="auto"/>
        <w:left w:val="none" w:sz="0" w:space="0" w:color="auto"/>
        <w:bottom w:val="none" w:sz="0" w:space="0" w:color="auto"/>
        <w:right w:val="none" w:sz="0" w:space="0" w:color="auto"/>
      </w:divBdr>
    </w:div>
    <w:div w:id="224267655">
      <w:marLeft w:val="640"/>
      <w:marRight w:val="0"/>
      <w:marTop w:val="0"/>
      <w:marBottom w:val="0"/>
      <w:divBdr>
        <w:top w:val="none" w:sz="0" w:space="0" w:color="auto"/>
        <w:left w:val="none" w:sz="0" w:space="0" w:color="auto"/>
        <w:bottom w:val="none" w:sz="0" w:space="0" w:color="auto"/>
        <w:right w:val="none" w:sz="0" w:space="0" w:color="auto"/>
      </w:divBdr>
    </w:div>
    <w:div w:id="224296559">
      <w:marLeft w:val="640"/>
      <w:marRight w:val="0"/>
      <w:marTop w:val="0"/>
      <w:marBottom w:val="0"/>
      <w:divBdr>
        <w:top w:val="none" w:sz="0" w:space="0" w:color="auto"/>
        <w:left w:val="none" w:sz="0" w:space="0" w:color="auto"/>
        <w:bottom w:val="none" w:sz="0" w:space="0" w:color="auto"/>
        <w:right w:val="none" w:sz="0" w:space="0" w:color="auto"/>
      </w:divBdr>
    </w:div>
    <w:div w:id="224296794">
      <w:marLeft w:val="640"/>
      <w:marRight w:val="0"/>
      <w:marTop w:val="0"/>
      <w:marBottom w:val="0"/>
      <w:divBdr>
        <w:top w:val="none" w:sz="0" w:space="0" w:color="auto"/>
        <w:left w:val="none" w:sz="0" w:space="0" w:color="auto"/>
        <w:bottom w:val="none" w:sz="0" w:space="0" w:color="auto"/>
        <w:right w:val="none" w:sz="0" w:space="0" w:color="auto"/>
      </w:divBdr>
    </w:div>
    <w:div w:id="224486559">
      <w:marLeft w:val="640"/>
      <w:marRight w:val="0"/>
      <w:marTop w:val="0"/>
      <w:marBottom w:val="0"/>
      <w:divBdr>
        <w:top w:val="none" w:sz="0" w:space="0" w:color="auto"/>
        <w:left w:val="none" w:sz="0" w:space="0" w:color="auto"/>
        <w:bottom w:val="none" w:sz="0" w:space="0" w:color="auto"/>
        <w:right w:val="none" w:sz="0" w:space="0" w:color="auto"/>
      </w:divBdr>
    </w:div>
    <w:div w:id="224532985">
      <w:marLeft w:val="640"/>
      <w:marRight w:val="0"/>
      <w:marTop w:val="0"/>
      <w:marBottom w:val="0"/>
      <w:divBdr>
        <w:top w:val="none" w:sz="0" w:space="0" w:color="auto"/>
        <w:left w:val="none" w:sz="0" w:space="0" w:color="auto"/>
        <w:bottom w:val="none" w:sz="0" w:space="0" w:color="auto"/>
        <w:right w:val="none" w:sz="0" w:space="0" w:color="auto"/>
      </w:divBdr>
    </w:div>
    <w:div w:id="224608435">
      <w:marLeft w:val="640"/>
      <w:marRight w:val="0"/>
      <w:marTop w:val="0"/>
      <w:marBottom w:val="0"/>
      <w:divBdr>
        <w:top w:val="none" w:sz="0" w:space="0" w:color="auto"/>
        <w:left w:val="none" w:sz="0" w:space="0" w:color="auto"/>
        <w:bottom w:val="none" w:sz="0" w:space="0" w:color="auto"/>
        <w:right w:val="none" w:sz="0" w:space="0" w:color="auto"/>
      </w:divBdr>
    </w:div>
    <w:div w:id="224685217">
      <w:marLeft w:val="640"/>
      <w:marRight w:val="0"/>
      <w:marTop w:val="0"/>
      <w:marBottom w:val="0"/>
      <w:divBdr>
        <w:top w:val="none" w:sz="0" w:space="0" w:color="auto"/>
        <w:left w:val="none" w:sz="0" w:space="0" w:color="auto"/>
        <w:bottom w:val="none" w:sz="0" w:space="0" w:color="auto"/>
        <w:right w:val="none" w:sz="0" w:space="0" w:color="auto"/>
      </w:divBdr>
    </w:div>
    <w:div w:id="224688570">
      <w:marLeft w:val="640"/>
      <w:marRight w:val="0"/>
      <w:marTop w:val="0"/>
      <w:marBottom w:val="0"/>
      <w:divBdr>
        <w:top w:val="none" w:sz="0" w:space="0" w:color="auto"/>
        <w:left w:val="none" w:sz="0" w:space="0" w:color="auto"/>
        <w:bottom w:val="none" w:sz="0" w:space="0" w:color="auto"/>
        <w:right w:val="none" w:sz="0" w:space="0" w:color="auto"/>
      </w:divBdr>
    </w:div>
    <w:div w:id="224731180">
      <w:marLeft w:val="640"/>
      <w:marRight w:val="0"/>
      <w:marTop w:val="0"/>
      <w:marBottom w:val="0"/>
      <w:divBdr>
        <w:top w:val="none" w:sz="0" w:space="0" w:color="auto"/>
        <w:left w:val="none" w:sz="0" w:space="0" w:color="auto"/>
        <w:bottom w:val="none" w:sz="0" w:space="0" w:color="auto"/>
        <w:right w:val="none" w:sz="0" w:space="0" w:color="auto"/>
      </w:divBdr>
    </w:div>
    <w:div w:id="224801222">
      <w:marLeft w:val="640"/>
      <w:marRight w:val="0"/>
      <w:marTop w:val="0"/>
      <w:marBottom w:val="0"/>
      <w:divBdr>
        <w:top w:val="none" w:sz="0" w:space="0" w:color="auto"/>
        <w:left w:val="none" w:sz="0" w:space="0" w:color="auto"/>
        <w:bottom w:val="none" w:sz="0" w:space="0" w:color="auto"/>
        <w:right w:val="none" w:sz="0" w:space="0" w:color="auto"/>
      </w:divBdr>
    </w:div>
    <w:div w:id="224801551">
      <w:marLeft w:val="640"/>
      <w:marRight w:val="0"/>
      <w:marTop w:val="0"/>
      <w:marBottom w:val="0"/>
      <w:divBdr>
        <w:top w:val="none" w:sz="0" w:space="0" w:color="auto"/>
        <w:left w:val="none" w:sz="0" w:space="0" w:color="auto"/>
        <w:bottom w:val="none" w:sz="0" w:space="0" w:color="auto"/>
        <w:right w:val="none" w:sz="0" w:space="0" w:color="auto"/>
      </w:divBdr>
    </w:div>
    <w:div w:id="224802550">
      <w:marLeft w:val="640"/>
      <w:marRight w:val="0"/>
      <w:marTop w:val="0"/>
      <w:marBottom w:val="0"/>
      <w:divBdr>
        <w:top w:val="none" w:sz="0" w:space="0" w:color="auto"/>
        <w:left w:val="none" w:sz="0" w:space="0" w:color="auto"/>
        <w:bottom w:val="none" w:sz="0" w:space="0" w:color="auto"/>
        <w:right w:val="none" w:sz="0" w:space="0" w:color="auto"/>
      </w:divBdr>
    </w:div>
    <w:div w:id="224879766">
      <w:marLeft w:val="640"/>
      <w:marRight w:val="0"/>
      <w:marTop w:val="0"/>
      <w:marBottom w:val="0"/>
      <w:divBdr>
        <w:top w:val="none" w:sz="0" w:space="0" w:color="auto"/>
        <w:left w:val="none" w:sz="0" w:space="0" w:color="auto"/>
        <w:bottom w:val="none" w:sz="0" w:space="0" w:color="auto"/>
        <w:right w:val="none" w:sz="0" w:space="0" w:color="auto"/>
      </w:divBdr>
    </w:div>
    <w:div w:id="224879875">
      <w:marLeft w:val="640"/>
      <w:marRight w:val="0"/>
      <w:marTop w:val="0"/>
      <w:marBottom w:val="0"/>
      <w:divBdr>
        <w:top w:val="none" w:sz="0" w:space="0" w:color="auto"/>
        <w:left w:val="none" w:sz="0" w:space="0" w:color="auto"/>
        <w:bottom w:val="none" w:sz="0" w:space="0" w:color="auto"/>
        <w:right w:val="none" w:sz="0" w:space="0" w:color="auto"/>
      </w:divBdr>
    </w:div>
    <w:div w:id="224993453">
      <w:marLeft w:val="480"/>
      <w:marRight w:val="0"/>
      <w:marTop w:val="0"/>
      <w:marBottom w:val="0"/>
      <w:divBdr>
        <w:top w:val="none" w:sz="0" w:space="0" w:color="auto"/>
        <w:left w:val="none" w:sz="0" w:space="0" w:color="auto"/>
        <w:bottom w:val="none" w:sz="0" w:space="0" w:color="auto"/>
        <w:right w:val="none" w:sz="0" w:space="0" w:color="auto"/>
      </w:divBdr>
    </w:div>
    <w:div w:id="224997964">
      <w:marLeft w:val="640"/>
      <w:marRight w:val="0"/>
      <w:marTop w:val="0"/>
      <w:marBottom w:val="0"/>
      <w:divBdr>
        <w:top w:val="none" w:sz="0" w:space="0" w:color="auto"/>
        <w:left w:val="none" w:sz="0" w:space="0" w:color="auto"/>
        <w:bottom w:val="none" w:sz="0" w:space="0" w:color="auto"/>
        <w:right w:val="none" w:sz="0" w:space="0" w:color="auto"/>
      </w:divBdr>
    </w:div>
    <w:div w:id="225069190">
      <w:marLeft w:val="640"/>
      <w:marRight w:val="0"/>
      <w:marTop w:val="0"/>
      <w:marBottom w:val="0"/>
      <w:divBdr>
        <w:top w:val="none" w:sz="0" w:space="0" w:color="auto"/>
        <w:left w:val="none" w:sz="0" w:space="0" w:color="auto"/>
        <w:bottom w:val="none" w:sz="0" w:space="0" w:color="auto"/>
        <w:right w:val="none" w:sz="0" w:space="0" w:color="auto"/>
      </w:divBdr>
    </w:div>
    <w:div w:id="225185872">
      <w:marLeft w:val="640"/>
      <w:marRight w:val="0"/>
      <w:marTop w:val="0"/>
      <w:marBottom w:val="0"/>
      <w:divBdr>
        <w:top w:val="none" w:sz="0" w:space="0" w:color="auto"/>
        <w:left w:val="none" w:sz="0" w:space="0" w:color="auto"/>
        <w:bottom w:val="none" w:sz="0" w:space="0" w:color="auto"/>
        <w:right w:val="none" w:sz="0" w:space="0" w:color="auto"/>
      </w:divBdr>
    </w:div>
    <w:div w:id="225192777">
      <w:marLeft w:val="640"/>
      <w:marRight w:val="0"/>
      <w:marTop w:val="0"/>
      <w:marBottom w:val="0"/>
      <w:divBdr>
        <w:top w:val="none" w:sz="0" w:space="0" w:color="auto"/>
        <w:left w:val="none" w:sz="0" w:space="0" w:color="auto"/>
        <w:bottom w:val="none" w:sz="0" w:space="0" w:color="auto"/>
        <w:right w:val="none" w:sz="0" w:space="0" w:color="auto"/>
      </w:divBdr>
    </w:div>
    <w:div w:id="225385599">
      <w:marLeft w:val="640"/>
      <w:marRight w:val="0"/>
      <w:marTop w:val="0"/>
      <w:marBottom w:val="0"/>
      <w:divBdr>
        <w:top w:val="none" w:sz="0" w:space="0" w:color="auto"/>
        <w:left w:val="none" w:sz="0" w:space="0" w:color="auto"/>
        <w:bottom w:val="none" w:sz="0" w:space="0" w:color="auto"/>
        <w:right w:val="none" w:sz="0" w:space="0" w:color="auto"/>
      </w:divBdr>
    </w:div>
    <w:div w:id="225385876">
      <w:marLeft w:val="640"/>
      <w:marRight w:val="0"/>
      <w:marTop w:val="0"/>
      <w:marBottom w:val="0"/>
      <w:divBdr>
        <w:top w:val="none" w:sz="0" w:space="0" w:color="auto"/>
        <w:left w:val="none" w:sz="0" w:space="0" w:color="auto"/>
        <w:bottom w:val="none" w:sz="0" w:space="0" w:color="auto"/>
        <w:right w:val="none" w:sz="0" w:space="0" w:color="auto"/>
      </w:divBdr>
    </w:div>
    <w:div w:id="225533532">
      <w:marLeft w:val="640"/>
      <w:marRight w:val="0"/>
      <w:marTop w:val="0"/>
      <w:marBottom w:val="0"/>
      <w:divBdr>
        <w:top w:val="none" w:sz="0" w:space="0" w:color="auto"/>
        <w:left w:val="none" w:sz="0" w:space="0" w:color="auto"/>
        <w:bottom w:val="none" w:sz="0" w:space="0" w:color="auto"/>
        <w:right w:val="none" w:sz="0" w:space="0" w:color="auto"/>
      </w:divBdr>
    </w:div>
    <w:div w:id="225576778">
      <w:marLeft w:val="640"/>
      <w:marRight w:val="0"/>
      <w:marTop w:val="0"/>
      <w:marBottom w:val="0"/>
      <w:divBdr>
        <w:top w:val="none" w:sz="0" w:space="0" w:color="auto"/>
        <w:left w:val="none" w:sz="0" w:space="0" w:color="auto"/>
        <w:bottom w:val="none" w:sz="0" w:space="0" w:color="auto"/>
        <w:right w:val="none" w:sz="0" w:space="0" w:color="auto"/>
      </w:divBdr>
    </w:div>
    <w:div w:id="225577946">
      <w:marLeft w:val="640"/>
      <w:marRight w:val="0"/>
      <w:marTop w:val="0"/>
      <w:marBottom w:val="0"/>
      <w:divBdr>
        <w:top w:val="none" w:sz="0" w:space="0" w:color="auto"/>
        <w:left w:val="none" w:sz="0" w:space="0" w:color="auto"/>
        <w:bottom w:val="none" w:sz="0" w:space="0" w:color="auto"/>
        <w:right w:val="none" w:sz="0" w:space="0" w:color="auto"/>
      </w:divBdr>
    </w:div>
    <w:div w:id="225578053">
      <w:marLeft w:val="640"/>
      <w:marRight w:val="0"/>
      <w:marTop w:val="0"/>
      <w:marBottom w:val="0"/>
      <w:divBdr>
        <w:top w:val="none" w:sz="0" w:space="0" w:color="auto"/>
        <w:left w:val="none" w:sz="0" w:space="0" w:color="auto"/>
        <w:bottom w:val="none" w:sz="0" w:space="0" w:color="auto"/>
        <w:right w:val="none" w:sz="0" w:space="0" w:color="auto"/>
      </w:divBdr>
    </w:div>
    <w:div w:id="225603654">
      <w:marLeft w:val="640"/>
      <w:marRight w:val="0"/>
      <w:marTop w:val="0"/>
      <w:marBottom w:val="0"/>
      <w:divBdr>
        <w:top w:val="none" w:sz="0" w:space="0" w:color="auto"/>
        <w:left w:val="none" w:sz="0" w:space="0" w:color="auto"/>
        <w:bottom w:val="none" w:sz="0" w:space="0" w:color="auto"/>
        <w:right w:val="none" w:sz="0" w:space="0" w:color="auto"/>
      </w:divBdr>
    </w:div>
    <w:div w:id="225646943">
      <w:marLeft w:val="640"/>
      <w:marRight w:val="0"/>
      <w:marTop w:val="0"/>
      <w:marBottom w:val="0"/>
      <w:divBdr>
        <w:top w:val="none" w:sz="0" w:space="0" w:color="auto"/>
        <w:left w:val="none" w:sz="0" w:space="0" w:color="auto"/>
        <w:bottom w:val="none" w:sz="0" w:space="0" w:color="auto"/>
        <w:right w:val="none" w:sz="0" w:space="0" w:color="auto"/>
      </w:divBdr>
    </w:div>
    <w:div w:id="225648826">
      <w:marLeft w:val="640"/>
      <w:marRight w:val="0"/>
      <w:marTop w:val="0"/>
      <w:marBottom w:val="0"/>
      <w:divBdr>
        <w:top w:val="none" w:sz="0" w:space="0" w:color="auto"/>
        <w:left w:val="none" w:sz="0" w:space="0" w:color="auto"/>
        <w:bottom w:val="none" w:sz="0" w:space="0" w:color="auto"/>
        <w:right w:val="none" w:sz="0" w:space="0" w:color="auto"/>
      </w:divBdr>
    </w:div>
    <w:div w:id="225649546">
      <w:marLeft w:val="640"/>
      <w:marRight w:val="0"/>
      <w:marTop w:val="0"/>
      <w:marBottom w:val="0"/>
      <w:divBdr>
        <w:top w:val="none" w:sz="0" w:space="0" w:color="auto"/>
        <w:left w:val="none" w:sz="0" w:space="0" w:color="auto"/>
        <w:bottom w:val="none" w:sz="0" w:space="0" w:color="auto"/>
        <w:right w:val="none" w:sz="0" w:space="0" w:color="auto"/>
      </w:divBdr>
    </w:div>
    <w:div w:id="225798311">
      <w:marLeft w:val="640"/>
      <w:marRight w:val="0"/>
      <w:marTop w:val="0"/>
      <w:marBottom w:val="0"/>
      <w:divBdr>
        <w:top w:val="none" w:sz="0" w:space="0" w:color="auto"/>
        <w:left w:val="none" w:sz="0" w:space="0" w:color="auto"/>
        <w:bottom w:val="none" w:sz="0" w:space="0" w:color="auto"/>
        <w:right w:val="none" w:sz="0" w:space="0" w:color="auto"/>
      </w:divBdr>
    </w:div>
    <w:div w:id="225841027">
      <w:marLeft w:val="640"/>
      <w:marRight w:val="0"/>
      <w:marTop w:val="0"/>
      <w:marBottom w:val="0"/>
      <w:divBdr>
        <w:top w:val="none" w:sz="0" w:space="0" w:color="auto"/>
        <w:left w:val="none" w:sz="0" w:space="0" w:color="auto"/>
        <w:bottom w:val="none" w:sz="0" w:space="0" w:color="auto"/>
        <w:right w:val="none" w:sz="0" w:space="0" w:color="auto"/>
      </w:divBdr>
    </w:div>
    <w:div w:id="225999024">
      <w:marLeft w:val="640"/>
      <w:marRight w:val="0"/>
      <w:marTop w:val="0"/>
      <w:marBottom w:val="0"/>
      <w:divBdr>
        <w:top w:val="none" w:sz="0" w:space="0" w:color="auto"/>
        <w:left w:val="none" w:sz="0" w:space="0" w:color="auto"/>
        <w:bottom w:val="none" w:sz="0" w:space="0" w:color="auto"/>
        <w:right w:val="none" w:sz="0" w:space="0" w:color="auto"/>
      </w:divBdr>
    </w:div>
    <w:div w:id="226188784">
      <w:marLeft w:val="640"/>
      <w:marRight w:val="0"/>
      <w:marTop w:val="0"/>
      <w:marBottom w:val="0"/>
      <w:divBdr>
        <w:top w:val="none" w:sz="0" w:space="0" w:color="auto"/>
        <w:left w:val="none" w:sz="0" w:space="0" w:color="auto"/>
        <w:bottom w:val="none" w:sz="0" w:space="0" w:color="auto"/>
        <w:right w:val="none" w:sz="0" w:space="0" w:color="auto"/>
      </w:divBdr>
    </w:div>
    <w:div w:id="226189105">
      <w:marLeft w:val="640"/>
      <w:marRight w:val="0"/>
      <w:marTop w:val="0"/>
      <w:marBottom w:val="0"/>
      <w:divBdr>
        <w:top w:val="none" w:sz="0" w:space="0" w:color="auto"/>
        <w:left w:val="none" w:sz="0" w:space="0" w:color="auto"/>
        <w:bottom w:val="none" w:sz="0" w:space="0" w:color="auto"/>
        <w:right w:val="none" w:sz="0" w:space="0" w:color="auto"/>
      </w:divBdr>
    </w:div>
    <w:div w:id="226231057">
      <w:marLeft w:val="640"/>
      <w:marRight w:val="0"/>
      <w:marTop w:val="0"/>
      <w:marBottom w:val="0"/>
      <w:divBdr>
        <w:top w:val="none" w:sz="0" w:space="0" w:color="auto"/>
        <w:left w:val="none" w:sz="0" w:space="0" w:color="auto"/>
        <w:bottom w:val="none" w:sz="0" w:space="0" w:color="auto"/>
        <w:right w:val="none" w:sz="0" w:space="0" w:color="auto"/>
      </w:divBdr>
    </w:div>
    <w:div w:id="226233603">
      <w:marLeft w:val="640"/>
      <w:marRight w:val="0"/>
      <w:marTop w:val="0"/>
      <w:marBottom w:val="0"/>
      <w:divBdr>
        <w:top w:val="none" w:sz="0" w:space="0" w:color="auto"/>
        <w:left w:val="none" w:sz="0" w:space="0" w:color="auto"/>
        <w:bottom w:val="none" w:sz="0" w:space="0" w:color="auto"/>
        <w:right w:val="none" w:sz="0" w:space="0" w:color="auto"/>
      </w:divBdr>
    </w:div>
    <w:div w:id="226302432">
      <w:marLeft w:val="640"/>
      <w:marRight w:val="0"/>
      <w:marTop w:val="0"/>
      <w:marBottom w:val="0"/>
      <w:divBdr>
        <w:top w:val="none" w:sz="0" w:space="0" w:color="auto"/>
        <w:left w:val="none" w:sz="0" w:space="0" w:color="auto"/>
        <w:bottom w:val="none" w:sz="0" w:space="0" w:color="auto"/>
        <w:right w:val="none" w:sz="0" w:space="0" w:color="auto"/>
      </w:divBdr>
    </w:div>
    <w:div w:id="226303859">
      <w:marLeft w:val="640"/>
      <w:marRight w:val="0"/>
      <w:marTop w:val="0"/>
      <w:marBottom w:val="0"/>
      <w:divBdr>
        <w:top w:val="none" w:sz="0" w:space="0" w:color="auto"/>
        <w:left w:val="none" w:sz="0" w:space="0" w:color="auto"/>
        <w:bottom w:val="none" w:sz="0" w:space="0" w:color="auto"/>
        <w:right w:val="none" w:sz="0" w:space="0" w:color="auto"/>
      </w:divBdr>
    </w:div>
    <w:div w:id="226306881">
      <w:marLeft w:val="640"/>
      <w:marRight w:val="0"/>
      <w:marTop w:val="0"/>
      <w:marBottom w:val="0"/>
      <w:divBdr>
        <w:top w:val="none" w:sz="0" w:space="0" w:color="auto"/>
        <w:left w:val="none" w:sz="0" w:space="0" w:color="auto"/>
        <w:bottom w:val="none" w:sz="0" w:space="0" w:color="auto"/>
        <w:right w:val="none" w:sz="0" w:space="0" w:color="auto"/>
      </w:divBdr>
    </w:div>
    <w:div w:id="226452125">
      <w:marLeft w:val="640"/>
      <w:marRight w:val="0"/>
      <w:marTop w:val="0"/>
      <w:marBottom w:val="0"/>
      <w:divBdr>
        <w:top w:val="none" w:sz="0" w:space="0" w:color="auto"/>
        <w:left w:val="none" w:sz="0" w:space="0" w:color="auto"/>
        <w:bottom w:val="none" w:sz="0" w:space="0" w:color="auto"/>
        <w:right w:val="none" w:sz="0" w:space="0" w:color="auto"/>
      </w:divBdr>
    </w:div>
    <w:div w:id="226457456">
      <w:marLeft w:val="640"/>
      <w:marRight w:val="0"/>
      <w:marTop w:val="0"/>
      <w:marBottom w:val="0"/>
      <w:divBdr>
        <w:top w:val="none" w:sz="0" w:space="0" w:color="auto"/>
        <w:left w:val="none" w:sz="0" w:space="0" w:color="auto"/>
        <w:bottom w:val="none" w:sz="0" w:space="0" w:color="auto"/>
        <w:right w:val="none" w:sz="0" w:space="0" w:color="auto"/>
      </w:divBdr>
    </w:div>
    <w:div w:id="226502156">
      <w:marLeft w:val="640"/>
      <w:marRight w:val="0"/>
      <w:marTop w:val="0"/>
      <w:marBottom w:val="0"/>
      <w:divBdr>
        <w:top w:val="none" w:sz="0" w:space="0" w:color="auto"/>
        <w:left w:val="none" w:sz="0" w:space="0" w:color="auto"/>
        <w:bottom w:val="none" w:sz="0" w:space="0" w:color="auto"/>
        <w:right w:val="none" w:sz="0" w:space="0" w:color="auto"/>
      </w:divBdr>
    </w:div>
    <w:div w:id="226646340">
      <w:marLeft w:val="640"/>
      <w:marRight w:val="0"/>
      <w:marTop w:val="0"/>
      <w:marBottom w:val="0"/>
      <w:divBdr>
        <w:top w:val="none" w:sz="0" w:space="0" w:color="auto"/>
        <w:left w:val="none" w:sz="0" w:space="0" w:color="auto"/>
        <w:bottom w:val="none" w:sz="0" w:space="0" w:color="auto"/>
        <w:right w:val="none" w:sz="0" w:space="0" w:color="auto"/>
      </w:divBdr>
    </w:div>
    <w:div w:id="226648318">
      <w:marLeft w:val="640"/>
      <w:marRight w:val="0"/>
      <w:marTop w:val="0"/>
      <w:marBottom w:val="0"/>
      <w:divBdr>
        <w:top w:val="none" w:sz="0" w:space="0" w:color="auto"/>
        <w:left w:val="none" w:sz="0" w:space="0" w:color="auto"/>
        <w:bottom w:val="none" w:sz="0" w:space="0" w:color="auto"/>
        <w:right w:val="none" w:sz="0" w:space="0" w:color="auto"/>
      </w:divBdr>
    </w:div>
    <w:div w:id="226840205">
      <w:marLeft w:val="640"/>
      <w:marRight w:val="0"/>
      <w:marTop w:val="0"/>
      <w:marBottom w:val="0"/>
      <w:divBdr>
        <w:top w:val="none" w:sz="0" w:space="0" w:color="auto"/>
        <w:left w:val="none" w:sz="0" w:space="0" w:color="auto"/>
        <w:bottom w:val="none" w:sz="0" w:space="0" w:color="auto"/>
        <w:right w:val="none" w:sz="0" w:space="0" w:color="auto"/>
      </w:divBdr>
    </w:div>
    <w:div w:id="226918151">
      <w:marLeft w:val="640"/>
      <w:marRight w:val="0"/>
      <w:marTop w:val="0"/>
      <w:marBottom w:val="0"/>
      <w:divBdr>
        <w:top w:val="none" w:sz="0" w:space="0" w:color="auto"/>
        <w:left w:val="none" w:sz="0" w:space="0" w:color="auto"/>
        <w:bottom w:val="none" w:sz="0" w:space="0" w:color="auto"/>
        <w:right w:val="none" w:sz="0" w:space="0" w:color="auto"/>
      </w:divBdr>
    </w:div>
    <w:div w:id="226957632">
      <w:bodyDiv w:val="1"/>
      <w:marLeft w:val="0"/>
      <w:marRight w:val="0"/>
      <w:marTop w:val="0"/>
      <w:marBottom w:val="0"/>
      <w:divBdr>
        <w:top w:val="none" w:sz="0" w:space="0" w:color="auto"/>
        <w:left w:val="none" w:sz="0" w:space="0" w:color="auto"/>
        <w:bottom w:val="none" w:sz="0" w:space="0" w:color="auto"/>
        <w:right w:val="none" w:sz="0" w:space="0" w:color="auto"/>
      </w:divBdr>
      <w:divsChild>
        <w:div w:id="97527425">
          <w:marLeft w:val="640"/>
          <w:marRight w:val="0"/>
          <w:marTop w:val="0"/>
          <w:marBottom w:val="0"/>
          <w:divBdr>
            <w:top w:val="none" w:sz="0" w:space="0" w:color="auto"/>
            <w:left w:val="none" w:sz="0" w:space="0" w:color="auto"/>
            <w:bottom w:val="none" w:sz="0" w:space="0" w:color="auto"/>
            <w:right w:val="none" w:sz="0" w:space="0" w:color="auto"/>
          </w:divBdr>
        </w:div>
        <w:div w:id="107438122">
          <w:marLeft w:val="640"/>
          <w:marRight w:val="0"/>
          <w:marTop w:val="0"/>
          <w:marBottom w:val="0"/>
          <w:divBdr>
            <w:top w:val="none" w:sz="0" w:space="0" w:color="auto"/>
            <w:left w:val="none" w:sz="0" w:space="0" w:color="auto"/>
            <w:bottom w:val="none" w:sz="0" w:space="0" w:color="auto"/>
            <w:right w:val="none" w:sz="0" w:space="0" w:color="auto"/>
          </w:divBdr>
        </w:div>
        <w:div w:id="162858801">
          <w:marLeft w:val="640"/>
          <w:marRight w:val="0"/>
          <w:marTop w:val="0"/>
          <w:marBottom w:val="0"/>
          <w:divBdr>
            <w:top w:val="none" w:sz="0" w:space="0" w:color="auto"/>
            <w:left w:val="none" w:sz="0" w:space="0" w:color="auto"/>
            <w:bottom w:val="none" w:sz="0" w:space="0" w:color="auto"/>
            <w:right w:val="none" w:sz="0" w:space="0" w:color="auto"/>
          </w:divBdr>
        </w:div>
        <w:div w:id="204803274">
          <w:marLeft w:val="640"/>
          <w:marRight w:val="0"/>
          <w:marTop w:val="0"/>
          <w:marBottom w:val="0"/>
          <w:divBdr>
            <w:top w:val="none" w:sz="0" w:space="0" w:color="auto"/>
            <w:left w:val="none" w:sz="0" w:space="0" w:color="auto"/>
            <w:bottom w:val="none" w:sz="0" w:space="0" w:color="auto"/>
            <w:right w:val="none" w:sz="0" w:space="0" w:color="auto"/>
          </w:divBdr>
        </w:div>
        <w:div w:id="246035816">
          <w:marLeft w:val="640"/>
          <w:marRight w:val="0"/>
          <w:marTop w:val="0"/>
          <w:marBottom w:val="0"/>
          <w:divBdr>
            <w:top w:val="none" w:sz="0" w:space="0" w:color="auto"/>
            <w:left w:val="none" w:sz="0" w:space="0" w:color="auto"/>
            <w:bottom w:val="none" w:sz="0" w:space="0" w:color="auto"/>
            <w:right w:val="none" w:sz="0" w:space="0" w:color="auto"/>
          </w:divBdr>
        </w:div>
        <w:div w:id="255135400">
          <w:marLeft w:val="640"/>
          <w:marRight w:val="0"/>
          <w:marTop w:val="0"/>
          <w:marBottom w:val="0"/>
          <w:divBdr>
            <w:top w:val="none" w:sz="0" w:space="0" w:color="auto"/>
            <w:left w:val="none" w:sz="0" w:space="0" w:color="auto"/>
            <w:bottom w:val="none" w:sz="0" w:space="0" w:color="auto"/>
            <w:right w:val="none" w:sz="0" w:space="0" w:color="auto"/>
          </w:divBdr>
        </w:div>
        <w:div w:id="315426127">
          <w:marLeft w:val="640"/>
          <w:marRight w:val="0"/>
          <w:marTop w:val="0"/>
          <w:marBottom w:val="0"/>
          <w:divBdr>
            <w:top w:val="none" w:sz="0" w:space="0" w:color="auto"/>
            <w:left w:val="none" w:sz="0" w:space="0" w:color="auto"/>
            <w:bottom w:val="none" w:sz="0" w:space="0" w:color="auto"/>
            <w:right w:val="none" w:sz="0" w:space="0" w:color="auto"/>
          </w:divBdr>
        </w:div>
        <w:div w:id="370113823">
          <w:marLeft w:val="640"/>
          <w:marRight w:val="0"/>
          <w:marTop w:val="0"/>
          <w:marBottom w:val="0"/>
          <w:divBdr>
            <w:top w:val="none" w:sz="0" w:space="0" w:color="auto"/>
            <w:left w:val="none" w:sz="0" w:space="0" w:color="auto"/>
            <w:bottom w:val="none" w:sz="0" w:space="0" w:color="auto"/>
            <w:right w:val="none" w:sz="0" w:space="0" w:color="auto"/>
          </w:divBdr>
        </w:div>
        <w:div w:id="370570487">
          <w:marLeft w:val="640"/>
          <w:marRight w:val="0"/>
          <w:marTop w:val="0"/>
          <w:marBottom w:val="0"/>
          <w:divBdr>
            <w:top w:val="none" w:sz="0" w:space="0" w:color="auto"/>
            <w:left w:val="none" w:sz="0" w:space="0" w:color="auto"/>
            <w:bottom w:val="none" w:sz="0" w:space="0" w:color="auto"/>
            <w:right w:val="none" w:sz="0" w:space="0" w:color="auto"/>
          </w:divBdr>
        </w:div>
        <w:div w:id="421991992">
          <w:marLeft w:val="640"/>
          <w:marRight w:val="0"/>
          <w:marTop w:val="0"/>
          <w:marBottom w:val="0"/>
          <w:divBdr>
            <w:top w:val="none" w:sz="0" w:space="0" w:color="auto"/>
            <w:left w:val="none" w:sz="0" w:space="0" w:color="auto"/>
            <w:bottom w:val="none" w:sz="0" w:space="0" w:color="auto"/>
            <w:right w:val="none" w:sz="0" w:space="0" w:color="auto"/>
          </w:divBdr>
        </w:div>
        <w:div w:id="441849826">
          <w:marLeft w:val="640"/>
          <w:marRight w:val="0"/>
          <w:marTop w:val="0"/>
          <w:marBottom w:val="0"/>
          <w:divBdr>
            <w:top w:val="none" w:sz="0" w:space="0" w:color="auto"/>
            <w:left w:val="none" w:sz="0" w:space="0" w:color="auto"/>
            <w:bottom w:val="none" w:sz="0" w:space="0" w:color="auto"/>
            <w:right w:val="none" w:sz="0" w:space="0" w:color="auto"/>
          </w:divBdr>
        </w:div>
        <w:div w:id="449327056">
          <w:marLeft w:val="640"/>
          <w:marRight w:val="0"/>
          <w:marTop w:val="0"/>
          <w:marBottom w:val="0"/>
          <w:divBdr>
            <w:top w:val="none" w:sz="0" w:space="0" w:color="auto"/>
            <w:left w:val="none" w:sz="0" w:space="0" w:color="auto"/>
            <w:bottom w:val="none" w:sz="0" w:space="0" w:color="auto"/>
            <w:right w:val="none" w:sz="0" w:space="0" w:color="auto"/>
          </w:divBdr>
        </w:div>
        <w:div w:id="501554323">
          <w:marLeft w:val="640"/>
          <w:marRight w:val="0"/>
          <w:marTop w:val="0"/>
          <w:marBottom w:val="0"/>
          <w:divBdr>
            <w:top w:val="none" w:sz="0" w:space="0" w:color="auto"/>
            <w:left w:val="none" w:sz="0" w:space="0" w:color="auto"/>
            <w:bottom w:val="none" w:sz="0" w:space="0" w:color="auto"/>
            <w:right w:val="none" w:sz="0" w:space="0" w:color="auto"/>
          </w:divBdr>
        </w:div>
        <w:div w:id="545920157">
          <w:marLeft w:val="640"/>
          <w:marRight w:val="0"/>
          <w:marTop w:val="0"/>
          <w:marBottom w:val="0"/>
          <w:divBdr>
            <w:top w:val="none" w:sz="0" w:space="0" w:color="auto"/>
            <w:left w:val="none" w:sz="0" w:space="0" w:color="auto"/>
            <w:bottom w:val="none" w:sz="0" w:space="0" w:color="auto"/>
            <w:right w:val="none" w:sz="0" w:space="0" w:color="auto"/>
          </w:divBdr>
        </w:div>
        <w:div w:id="553547189">
          <w:marLeft w:val="640"/>
          <w:marRight w:val="0"/>
          <w:marTop w:val="0"/>
          <w:marBottom w:val="0"/>
          <w:divBdr>
            <w:top w:val="none" w:sz="0" w:space="0" w:color="auto"/>
            <w:left w:val="none" w:sz="0" w:space="0" w:color="auto"/>
            <w:bottom w:val="none" w:sz="0" w:space="0" w:color="auto"/>
            <w:right w:val="none" w:sz="0" w:space="0" w:color="auto"/>
          </w:divBdr>
        </w:div>
        <w:div w:id="592591086">
          <w:marLeft w:val="640"/>
          <w:marRight w:val="0"/>
          <w:marTop w:val="0"/>
          <w:marBottom w:val="0"/>
          <w:divBdr>
            <w:top w:val="none" w:sz="0" w:space="0" w:color="auto"/>
            <w:left w:val="none" w:sz="0" w:space="0" w:color="auto"/>
            <w:bottom w:val="none" w:sz="0" w:space="0" w:color="auto"/>
            <w:right w:val="none" w:sz="0" w:space="0" w:color="auto"/>
          </w:divBdr>
        </w:div>
        <w:div w:id="614605783">
          <w:marLeft w:val="640"/>
          <w:marRight w:val="0"/>
          <w:marTop w:val="0"/>
          <w:marBottom w:val="0"/>
          <w:divBdr>
            <w:top w:val="none" w:sz="0" w:space="0" w:color="auto"/>
            <w:left w:val="none" w:sz="0" w:space="0" w:color="auto"/>
            <w:bottom w:val="none" w:sz="0" w:space="0" w:color="auto"/>
            <w:right w:val="none" w:sz="0" w:space="0" w:color="auto"/>
          </w:divBdr>
        </w:div>
        <w:div w:id="630018403">
          <w:marLeft w:val="640"/>
          <w:marRight w:val="0"/>
          <w:marTop w:val="0"/>
          <w:marBottom w:val="0"/>
          <w:divBdr>
            <w:top w:val="none" w:sz="0" w:space="0" w:color="auto"/>
            <w:left w:val="none" w:sz="0" w:space="0" w:color="auto"/>
            <w:bottom w:val="none" w:sz="0" w:space="0" w:color="auto"/>
            <w:right w:val="none" w:sz="0" w:space="0" w:color="auto"/>
          </w:divBdr>
        </w:div>
        <w:div w:id="630552868">
          <w:marLeft w:val="640"/>
          <w:marRight w:val="0"/>
          <w:marTop w:val="0"/>
          <w:marBottom w:val="0"/>
          <w:divBdr>
            <w:top w:val="none" w:sz="0" w:space="0" w:color="auto"/>
            <w:left w:val="none" w:sz="0" w:space="0" w:color="auto"/>
            <w:bottom w:val="none" w:sz="0" w:space="0" w:color="auto"/>
            <w:right w:val="none" w:sz="0" w:space="0" w:color="auto"/>
          </w:divBdr>
        </w:div>
        <w:div w:id="726104604">
          <w:marLeft w:val="640"/>
          <w:marRight w:val="0"/>
          <w:marTop w:val="0"/>
          <w:marBottom w:val="0"/>
          <w:divBdr>
            <w:top w:val="none" w:sz="0" w:space="0" w:color="auto"/>
            <w:left w:val="none" w:sz="0" w:space="0" w:color="auto"/>
            <w:bottom w:val="none" w:sz="0" w:space="0" w:color="auto"/>
            <w:right w:val="none" w:sz="0" w:space="0" w:color="auto"/>
          </w:divBdr>
        </w:div>
        <w:div w:id="769274982">
          <w:marLeft w:val="640"/>
          <w:marRight w:val="0"/>
          <w:marTop w:val="0"/>
          <w:marBottom w:val="0"/>
          <w:divBdr>
            <w:top w:val="none" w:sz="0" w:space="0" w:color="auto"/>
            <w:left w:val="none" w:sz="0" w:space="0" w:color="auto"/>
            <w:bottom w:val="none" w:sz="0" w:space="0" w:color="auto"/>
            <w:right w:val="none" w:sz="0" w:space="0" w:color="auto"/>
          </w:divBdr>
        </w:div>
        <w:div w:id="782113748">
          <w:marLeft w:val="640"/>
          <w:marRight w:val="0"/>
          <w:marTop w:val="0"/>
          <w:marBottom w:val="0"/>
          <w:divBdr>
            <w:top w:val="none" w:sz="0" w:space="0" w:color="auto"/>
            <w:left w:val="none" w:sz="0" w:space="0" w:color="auto"/>
            <w:bottom w:val="none" w:sz="0" w:space="0" w:color="auto"/>
            <w:right w:val="none" w:sz="0" w:space="0" w:color="auto"/>
          </w:divBdr>
        </w:div>
        <w:div w:id="887255159">
          <w:marLeft w:val="640"/>
          <w:marRight w:val="0"/>
          <w:marTop w:val="0"/>
          <w:marBottom w:val="0"/>
          <w:divBdr>
            <w:top w:val="none" w:sz="0" w:space="0" w:color="auto"/>
            <w:left w:val="none" w:sz="0" w:space="0" w:color="auto"/>
            <w:bottom w:val="none" w:sz="0" w:space="0" w:color="auto"/>
            <w:right w:val="none" w:sz="0" w:space="0" w:color="auto"/>
          </w:divBdr>
        </w:div>
        <w:div w:id="937715829">
          <w:marLeft w:val="640"/>
          <w:marRight w:val="0"/>
          <w:marTop w:val="0"/>
          <w:marBottom w:val="0"/>
          <w:divBdr>
            <w:top w:val="none" w:sz="0" w:space="0" w:color="auto"/>
            <w:left w:val="none" w:sz="0" w:space="0" w:color="auto"/>
            <w:bottom w:val="none" w:sz="0" w:space="0" w:color="auto"/>
            <w:right w:val="none" w:sz="0" w:space="0" w:color="auto"/>
          </w:divBdr>
        </w:div>
        <w:div w:id="1020548035">
          <w:marLeft w:val="640"/>
          <w:marRight w:val="0"/>
          <w:marTop w:val="0"/>
          <w:marBottom w:val="0"/>
          <w:divBdr>
            <w:top w:val="none" w:sz="0" w:space="0" w:color="auto"/>
            <w:left w:val="none" w:sz="0" w:space="0" w:color="auto"/>
            <w:bottom w:val="none" w:sz="0" w:space="0" w:color="auto"/>
            <w:right w:val="none" w:sz="0" w:space="0" w:color="auto"/>
          </w:divBdr>
        </w:div>
        <w:div w:id="1036199995">
          <w:marLeft w:val="640"/>
          <w:marRight w:val="0"/>
          <w:marTop w:val="0"/>
          <w:marBottom w:val="0"/>
          <w:divBdr>
            <w:top w:val="none" w:sz="0" w:space="0" w:color="auto"/>
            <w:left w:val="none" w:sz="0" w:space="0" w:color="auto"/>
            <w:bottom w:val="none" w:sz="0" w:space="0" w:color="auto"/>
            <w:right w:val="none" w:sz="0" w:space="0" w:color="auto"/>
          </w:divBdr>
        </w:div>
        <w:div w:id="1065879486">
          <w:marLeft w:val="640"/>
          <w:marRight w:val="0"/>
          <w:marTop w:val="0"/>
          <w:marBottom w:val="0"/>
          <w:divBdr>
            <w:top w:val="none" w:sz="0" w:space="0" w:color="auto"/>
            <w:left w:val="none" w:sz="0" w:space="0" w:color="auto"/>
            <w:bottom w:val="none" w:sz="0" w:space="0" w:color="auto"/>
            <w:right w:val="none" w:sz="0" w:space="0" w:color="auto"/>
          </w:divBdr>
        </w:div>
        <w:div w:id="1190533446">
          <w:marLeft w:val="640"/>
          <w:marRight w:val="0"/>
          <w:marTop w:val="0"/>
          <w:marBottom w:val="0"/>
          <w:divBdr>
            <w:top w:val="none" w:sz="0" w:space="0" w:color="auto"/>
            <w:left w:val="none" w:sz="0" w:space="0" w:color="auto"/>
            <w:bottom w:val="none" w:sz="0" w:space="0" w:color="auto"/>
            <w:right w:val="none" w:sz="0" w:space="0" w:color="auto"/>
          </w:divBdr>
        </w:div>
        <w:div w:id="1199199402">
          <w:marLeft w:val="640"/>
          <w:marRight w:val="0"/>
          <w:marTop w:val="0"/>
          <w:marBottom w:val="0"/>
          <w:divBdr>
            <w:top w:val="none" w:sz="0" w:space="0" w:color="auto"/>
            <w:left w:val="none" w:sz="0" w:space="0" w:color="auto"/>
            <w:bottom w:val="none" w:sz="0" w:space="0" w:color="auto"/>
            <w:right w:val="none" w:sz="0" w:space="0" w:color="auto"/>
          </w:divBdr>
        </w:div>
        <w:div w:id="1202550591">
          <w:marLeft w:val="640"/>
          <w:marRight w:val="0"/>
          <w:marTop w:val="0"/>
          <w:marBottom w:val="0"/>
          <w:divBdr>
            <w:top w:val="none" w:sz="0" w:space="0" w:color="auto"/>
            <w:left w:val="none" w:sz="0" w:space="0" w:color="auto"/>
            <w:bottom w:val="none" w:sz="0" w:space="0" w:color="auto"/>
            <w:right w:val="none" w:sz="0" w:space="0" w:color="auto"/>
          </w:divBdr>
        </w:div>
        <w:div w:id="1211652828">
          <w:marLeft w:val="640"/>
          <w:marRight w:val="0"/>
          <w:marTop w:val="0"/>
          <w:marBottom w:val="0"/>
          <w:divBdr>
            <w:top w:val="none" w:sz="0" w:space="0" w:color="auto"/>
            <w:left w:val="none" w:sz="0" w:space="0" w:color="auto"/>
            <w:bottom w:val="none" w:sz="0" w:space="0" w:color="auto"/>
            <w:right w:val="none" w:sz="0" w:space="0" w:color="auto"/>
          </w:divBdr>
        </w:div>
        <w:div w:id="1285112643">
          <w:marLeft w:val="640"/>
          <w:marRight w:val="0"/>
          <w:marTop w:val="0"/>
          <w:marBottom w:val="0"/>
          <w:divBdr>
            <w:top w:val="none" w:sz="0" w:space="0" w:color="auto"/>
            <w:left w:val="none" w:sz="0" w:space="0" w:color="auto"/>
            <w:bottom w:val="none" w:sz="0" w:space="0" w:color="auto"/>
            <w:right w:val="none" w:sz="0" w:space="0" w:color="auto"/>
          </w:divBdr>
        </w:div>
        <w:div w:id="1331524367">
          <w:marLeft w:val="640"/>
          <w:marRight w:val="0"/>
          <w:marTop w:val="0"/>
          <w:marBottom w:val="0"/>
          <w:divBdr>
            <w:top w:val="none" w:sz="0" w:space="0" w:color="auto"/>
            <w:left w:val="none" w:sz="0" w:space="0" w:color="auto"/>
            <w:bottom w:val="none" w:sz="0" w:space="0" w:color="auto"/>
            <w:right w:val="none" w:sz="0" w:space="0" w:color="auto"/>
          </w:divBdr>
        </w:div>
        <w:div w:id="1334260717">
          <w:marLeft w:val="640"/>
          <w:marRight w:val="0"/>
          <w:marTop w:val="0"/>
          <w:marBottom w:val="0"/>
          <w:divBdr>
            <w:top w:val="none" w:sz="0" w:space="0" w:color="auto"/>
            <w:left w:val="none" w:sz="0" w:space="0" w:color="auto"/>
            <w:bottom w:val="none" w:sz="0" w:space="0" w:color="auto"/>
            <w:right w:val="none" w:sz="0" w:space="0" w:color="auto"/>
          </w:divBdr>
        </w:div>
        <w:div w:id="1339692048">
          <w:marLeft w:val="640"/>
          <w:marRight w:val="0"/>
          <w:marTop w:val="0"/>
          <w:marBottom w:val="0"/>
          <w:divBdr>
            <w:top w:val="none" w:sz="0" w:space="0" w:color="auto"/>
            <w:left w:val="none" w:sz="0" w:space="0" w:color="auto"/>
            <w:bottom w:val="none" w:sz="0" w:space="0" w:color="auto"/>
            <w:right w:val="none" w:sz="0" w:space="0" w:color="auto"/>
          </w:divBdr>
        </w:div>
        <w:div w:id="1380788395">
          <w:marLeft w:val="640"/>
          <w:marRight w:val="0"/>
          <w:marTop w:val="0"/>
          <w:marBottom w:val="0"/>
          <w:divBdr>
            <w:top w:val="none" w:sz="0" w:space="0" w:color="auto"/>
            <w:left w:val="none" w:sz="0" w:space="0" w:color="auto"/>
            <w:bottom w:val="none" w:sz="0" w:space="0" w:color="auto"/>
            <w:right w:val="none" w:sz="0" w:space="0" w:color="auto"/>
          </w:divBdr>
        </w:div>
        <w:div w:id="1424261097">
          <w:marLeft w:val="640"/>
          <w:marRight w:val="0"/>
          <w:marTop w:val="0"/>
          <w:marBottom w:val="0"/>
          <w:divBdr>
            <w:top w:val="none" w:sz="0" w:space="0" w:color="auto"/>
            <w:left w:val="none" w:sz="0" w:space="0" w:color="auto"/>
            <w:bottom w:val="none" w:sz="0" w:space="0" w:color="auto"/>
            <w:right w:val="none" w:sz="0" w:space="0" w:color="auto"/>
          </w:divBdr>
        </w:div>
        <w:div w:id="1432168570">
          <w:marLeft w:val="640"/>
          <w:marRight w:val="0"/>
          <w:marTop w:val="0"/>
          <w:marBottom w:val="0"/>
          <w:divBdr>
            <w:top w:val="none" w:sz="0" w:space="0" w:color="auto"/>
            <w:left w:val="none" w:sz="0" w:space="0" w:color="auto"/>
            <w:bottom w:val="none" w:sz="0" w:space="0" w:color="auto"/>
            <w:right w:val="none" w:sz="0" w:space="0" w:color="auto"/>
          </w:divBdr>
        </w:div>
        <w:div w:id="1440177874">
          <w:marLeft w:val="640"/>
          <w:marRight w:val="0"/>
          <w:marTop w:val="0"/>
          <w:marBottom w:val="0"/>
          <w:divBdr>
            <w:top w:val="none" w:sz="0" w:space="0" w:color="auto"/>
            <w:left w:val="none" w:sz="0" w:space="0" w:color="auto"/>
            <w:bottom w:val="none" w:sz="0" w:space="0" w:color="auto"/>
            <w:right w:val="none" w:sz="0" w:space="0" w:color="auto"/>
          </w:divBdr>
        </w:div>
        <w:div w:id="1445154562">
          <w:marLeft w:val="640"/>
          <w:marRight w:val="0"/>
          <w:marTop w:val="0"/>
          <w:marBottom w:val="0"/>
          <w:divBdr>
            <w:top w:val="none" w:sz="0" w:space="0" w:color="auto"/>
            <w:left w:val="none" w:sz="0" w:space="0" w:color="auto"/>
            <w:bottom w:val="none" w:sz="0" w:space="0" w:color="auto"/>
            <w:right w:val="none" w:sz="0" w:space="0" w:color="auto"/>
          </w:divBdr>
        </w:div>
        <w:div w:id="1461218762">
          <w:marLeft w:val="640"/>
          <w:marRight w:val="0"/>
          <w:marTop w:val="0"/>
          <w:marBottom w:val="0"/>
          <w:divBdr>
            <w:top w:val="none" w:sz="0" w:space="0" w:color="auto"/>
            <w:left w:val="none" w:sz="0" w:space="0" w:color="auto"/>
            <w:bottom w:val="none" w:sz="0" w:space="0" w:color="auto"/>
            <w:right w:val="none" w:sz="0" w:space="0" w:color="auto"/>
          </w:divBdr>
        </w:div>
        <w:div w:id="1478766493">
          <w:marLeft w:val="640"/>
          <w:marRight w:val="0"/>
          <w:marTop w:val="0"/>
          <w:marBottom w:val="0"/>
          <w:divBdr>
            <w:top w:val="none" w:sz="0" w:space="0" w:color="auto"/>
            <w:left w:val="none" w:sz="0" w:space="0" w:color="auto"/>
            <w:bottom w:val="none" w:sz="0" w:space="0" w:color="auto"/>
            <w:right w:val="none" w:sz="0" w:space="0" w:color="auto"/>
          </w:divBdr>
        </w:div>
        <w:div w:id="1495339008">
          <w:marLeft w:val="640"/>
          <w:marRight w:val="0"/>
          <w:marTop w:val="0"/>
          <w:marBottom w:val="0"/>
          <w:divBdr>
            <w:top w:val="none" w:sz="0" w:space="0" w:color="auto"/>
            <w:left w:val="none" w:sz="0" w:space="0" w:color="auto"/>
            <w:bottom w:val="none" w:sz="0" w:space="0" w:color="auto"/>
            <w:right w:val="none" w:sz="0" w:space="0" w:color="auto"/>
          </w:divBdr>
        </w:div>
        <w:div w:id="1499153454">
          <w:marLeft w:val="640"/>
          <w:marRight w:val="0"/>
          <w:marTop w:val="0"/>
          <w:marBottom w:val="0"/>
          <w:divBdr>
            <w:top w:val="none" w:sz="0" w:space="0" w:color="auto"/>
            <w:left w:val="none" w:sz="0" w:space="0" w:color="auto"/>
            <w:bottom w:val="none" w:sz="0" w:space="0" w:color="auto"/>
            <w:right w:val="none" w:sz="0" w:space="0" w:color="auto"/>
          </w:divBdr>
        </w:div>
        <w:div w:id="1536847687">
          <w:marLeft w:val="640"/>
          <w:marRight w:val="0"/>
          <w:marTop w:val="0"/>
          <w:marBottom w:val="0"/>
          <w:divBdr>
            <w:top w:val="none" w:sz="0" w:space="0" w:color="auto"/>
            <w:left w:val="none" w:sz="0" w:space="0" w:color="auto"/>
            <w:bottom w:val="none" w:sz="0" w:space="0" w:color="auto"/>
            <w:right w:val="none" w:sz="0" w:space="0" w:color="auto"/>
          </w:divBdr>
        </w:div>
        <w:div w:id="1564365487">
          <w:marLeft w:val="640"/>
          <w:marRight w:val="0"/>
          <w:marTop w:val="0"/>
          <w:marBottom w:val="0"/>
          <w:divBdr>
            <w:top w:val="none" w:sz="0" w:space="0" w:color="auto"/>
            <w:left w:val="none" w:sz="0" w:space="0" w:color="auto"/>
            <w:bottom w:val="none" w:sz="0" w:space="0" w:color="auto"/>
            <w:right w:val="none" w:sz="0" w:space="0" w:color="auto"/>
          </w:divBdr>
        </w:div>
        <w:div w:id="1600138569">
          <w:marLeft w:val="640"/>
          <w:marRight w:val="0"/>
          <w:marTop w:val="0"/>
          <w:marBottom w:val="0"/>
          <w:divBdr>
            <w:top w:val="none" w:sz="0" w:space="0" w:color="auto"/>
            <w:left w:val="none" w:sz="0" w:space="0" w:color="auto"/>
            <w:bottom w:val="none" w:sz="0" w:space="0" w:color="auto"/>
            <w:right w:val="none" w:sz="0" w:space="0" w:color="auto"/>
          </w:divBdr>
        </w:div>
        <w:div w:id="1682244415">
          <w:marLeft w:val="640"/>
          <w:marRight w:val="0"/>
          <w:marTop w:val="0"/>
          <w:marBottom w:val="0"/>
          <w:divBdr>
            <w:top w:val="none" w:sz="0" w:space="0" w:color="auto"/>
            <w:left w:val="none" w:sz="0" w:space="0" w:color="auto"/>
            <w:bottom w:val="none" w:sz="0" w:space="0" w:color="auto"/>
            <w:right w:val="none" w:sz="0" w:space="0" w:color="auto"/>
          </w:divBdr>
        </w:div>
        <w:div w:id="1687125211">
          <w:marLeft w:val="640"/>
          <w:marRight w:val="0"/>
          <w:marTop w:val="0"/>
          <w:marBottom w:val="0"/>
          <w:divBdr>
            <w:top w:val="none" w:sz="0" w:space="0" w:color="auto"/>
            <w:left w:val="none" w:sz="0" w:space="0" w:color="auto"/>
            <w:bottom w:val="none" w:sz="0" w:space="0" w:color="auto"/>
            <w:right w:val="none" w:sz="0" w:space="0" w:color="auto"/>
          </w:divBdr>
        </w:div>
        <w:div w:id="1690570308">
          <w:marLeft w:val="640"/>
          <w:marRight w:val="0"/>
          <w:marTop w:val="0"/>
          <w:marBottom w:val="0"/>
          <w:divBdr>
            <w:top w:val="none" w:sz="0" w:space="0" w:color="auto"/>
            <w:left w:val="none" w:sz="0" w:space="0" w:color="auto"/>
            <w:bottom w:val="none" w:sz="0" w:space="0" w:color="auto"/>
            <w:right w:val="none" w:sz="0" w:space="0" w:color="auto"/>
          </w:divBdr>
        </w:div>
      </w:divsChild>
    </w:div>
    <w:div w:id="227111580">
      <w:marLeft w:val="640"/>
      <w:marRight w:val="0"/>
      <w:marTop w:val="0"/>
      <w:marBottom w:val="0"/>
      <w:divBdr>
        <w:top w:val="none" w:sz="0" w:space="0" w:color="auto"/>
        <w:left w:val="none" w:sz="0" w:space="0" w:color="auto"/>
        <w:bottom w:val="none" w:sz="0" w:space="0" w:color="auto"/>
        <w:right w:val="none" w:sz="0" w:space="0" w:color="auto"/>
      </w:divBdr>
    </w:div>
    <w:div w:id="227114699">
      <w:marLeft w:val="640"/>
      <w:marRight w:val="0"/>
      <w:marTop w:val="0"/>
      <w:marBottom w:val="0"/>
      <w:divBdr>
        <w:top w:val="none" w:sz="0" w:space="0" w:color="auto"/>
        <w:left w:val="none" w:sz="0" w:space="0" w:color="auto"/>
        <w:bottom w:val="none" w:sz="0" w:space="0" w:color="auto"/>
        <w:right w:val="none" w:sz="0" w:space="0" w:color="auto"/>
      </w:divBdr>
    </w:div>
    <w:div w:id="227302530">
      <w:marLeft w:val="640"/>
      <w:marRight w:val="0"/>
      <w:marTop w:val="0"/>
      <w:marBottom w:val="0"/>
      <w:divBdr>
        <w:top w:val="none" w:sz="0" w:space="0" w:color="auto"/>
        <w:left w:val="none" w:sz="0" w:space="0" w:color="auto"/>
        <w:bottom w:val="none" w:sz="0" w:space="0" w:color="auto"/>
        <w:right w:val="none" w:sz="0" w:space="0" w:color="auto"/>
      </w:divBdr>
    </w:div>
    <w:div w:id="227345367">
      <w:marLeft w:val="640"/>
      <w:marRight w:val="0"/>
      <w:marTop w:val="0"/>
      <w:marBottom w:val="0"/>
      <w:divBdr>
        <w:top w:val="none" w:sz="0" w:space="0" w:color="auto"/>
        <w:left w:val="none" w:sz="0" w:space="0" w:color="auto"/>
        <w:bottom w:val="none" w:sz="0" w:space="0" w:color="auto"/>
        <w:right w:val="none" w:sz="0" w:space="0" w:color="auto"/>
      </w:divBdr>
    </w:div>
    <w:div w:id="227351333">
      <w:marLeft w:val="640"/>
      <w:marRight w:val="0"/>
      <w:marTop w:val="0"/>
      <w:marBottom w:val="0"/>
      <w:divBdr>
        <w:top w:val="none" w:sz="0" w:space="0" w:color="auto"/>
        <w:left w:val="none" w:sz="0" w:space="0" w:color="auto"/>
        <w:bottom w:val="none" w:sz="0" w:space="0" w:color="auto"/>
        <w:right w:val="none" w:sz="0" w:space="0" w:color="auto"/>
      </w:divBdr>
    </w:div>
    <w:div w:id="227418091">
      <w:marLeft w:val="640"/>
      <w:marRight w:val="0"/>
      <w:marTop w:val="0"/>
      <w:marBottom w:val="0"/>
      <w:divBdr>
        <w:top w:val="none" w:sz="0" w:space="0" w:color="auto"/>
        <w:left w:val="none" w:sz="0" w:space="0" w:color="auto"/>
        <w:bottom w:val="none" w:sz="0" w:space="0" w:color="auto"/>
        <w:right w:val="none" w:sz="0" w:space="0" w:color="auto"/>
      </w:divBdr>
    </w:div>
    <w:div w:id="227418705">
      <w:marLeft w:val="640"/>
      <w:marRight w:val="0"/>
      <w:marTop w:val="0"/>
      <w:marBottom w:val="0"/>
      <w:divBdr>
        <w:top w:val="none" w:sz="0" w:space="0" w:color="auto"/>
        <w:left w:val="none" w:sz="0" w:space="0" w:color="auto"/>
        <w:bottom w:val="none" w:sz="0" w:space="0" w:color="auto"/>
        <w:right w:val="none" w:sz="0" w:space="0" w:color="auto"/>
      </w:divBdr>
    </w:div>
    <w:div w:id="227500874">
      <w:marLeft w:val="640"/>
      <w:marRight w:val="0"/>
      <w:marTop w:val="0"/>
      <w:marBottom w:val="0"/>
      <w:divBdr>
        <w:top w:val="none" w:sz="0" w:space="0" w:color="auto"/>
        <w:left w:val="none" w:sz="0" w:space="0" w:color="auto"/>
        <w:bottom w:val="none" w:sz="0" w:space="0" w:color="auto"/>
        <w:right w:val="none" w:sz="0" w:space="0" w:color="auto"/>
      </w:divBdr>
    </w:div>
    <w:div w:id="227615823">
      <w:marLeft w:val="640"/>
      <w:marRight w:val="0"/>
      <w:marTop w:val="0"/>
      <w:marBottom w:val="0"/>
      <w:divBdr>
        <w:top w:val="none" w:sz="0" w:space="0" w:color="auto"/>
        <w:left w:val="none" w:sz="0" w:space="0" w:color="auto"/>
        <w:bottom w:val="none" w:sz="0" w:space="0" w:color="auto"/>
        <w:right w:val="none" w:sz="0" w:space="0" w:color="auto"/>
      </w:divBdr>
    </w:div>
    <w:div w:id="227618220">
      <w:marLeft w:val="640"/>
      <w:marRight w:val="0"/>
      <w:marTop w:val="0"/>
      <w:marBottom w:val="0"/>
      <w:divBdr>
        <w:top w:val="none" w:sz="0" w:space="0" w:color="auto"/>
        <w:left w:val="none" w:sz="0" w:space="0" w:color="auto"/>
        <w:bottom w:val="none" w:sz="0" w:space="0" w:color="auto"/>
        <w:right w:val="none" w:sz="0" w:space="0" w:color="auto"/>
      </w:divBdr>
    </w:div>
    <w:div w:id="227688821">
      <w:marLeft w:val="640"/>
      <w:marRight w:val="0"/>
      <w:marTop w:val="0"/>
      <w:marBottom w:val="0"/>
      <w:divBdr>
        <w:top w:val="none" w:sz="0" w:space="0" w:color="auto"/>
        <w:left w:val="none" w:sz="0" w:space="0" w:color="auto"/>
        <w:bottom w:val="none" w:sz="0" w:space="0" w:color="auto"/>
        <w:right w:val="none" w:sz="0" w:space="0" w:color="auto"/>
      </w:divBdr>
    </w:div>
    <w:div w:id="227689490">
      <w:marLeft w:val="640"/>
      <w:marRight w:val="0"/>
      <w:marTop w:val="0"/>
      <w:marBottom w:val="0"/>
      <w:divBdr>
        <w:top w:val="none" w:sz="0" w:space="0" w:color="auto"/>
        <w:left w:val="none" w:sz="0" w:space="0" w:color="auto"/>
        <w:bottom w:val="none" w:sz="0" w:space="0" w:color="auto"/>
        <w:right w:val="none" w:sz="0" w:space="0" w:color="auto"/>
      </w:divBdr>
    </w:div>
    <w:div w:id="227690670">
      <w:marLeft w:val="640"/>
      <w:marRight w:val="0"/>
      <w:marTop w:val="0"/>
      <w:marBottom w:val="0"/>
      <w:divBdr>
        <w:top w:val="none" w:sz="0" w:space="0" w:color="auto"/>
        <w:left w:val="none" w:sz="0" w:space="0" w:color="auto"/>
        <w:bottom w:val="none" w:sz="0" w:space="0" w:color="auto"/>
        <w:right w:val="none" w:sz="0" w:space="0" w:color="auto"/>
      </w:divBdr>
    </w:div>
    <w:div w:id="227694961">
      <w:marLeft w:val="640"/>
      <w:marRight w:val="0"/>
      <w:marTop w:val="0"/>
      <w:marBottom w:val="0"/>
      <w:divBdr>
        <w:top w:val="none" w:sz="0" w:space="0" w:color="auto"/>
        <w:left w:val="none" w:sz="0" w:space="0" w:color="auto"/>
        <w:bottom w:val="none" w:sz="0" w:space="0" w:color="auto"/>
        <w:right w:val="none" w:sz="0" w:space="0" w:color="auto"/>
      </w:divBdr>
    </w:div>
    <w:div w:id="227769772">
      <w:marLeft w:val="640"/>
      <w:marRight w:val="0"/>
      <w:marTop w:val="0"/>
      <w:marBottom w:val="0"/>
      <w:divBdr>
        <w:top w:val="none" w:sz="0" w:space="0" w:color="auto"/>
        <w:left w:val="none" w:sz="0" w:space="0" w:color="auto"/>
        <w:bottom w:val="none" w:sz="0" w:space="0" w:color="auto"/>
        <w:right w:val="none" w:sz="0" w:space="0" w:color="auto"/>
      </w:divBdr>
    </w:div>
    <w:div w:id="227807110">
      <w:marLeft w:val="640"/>
      <w:marRight w:val="0"/>
      <w:marTop w:val="0"/>
      <w:marBottom w:val="0"/>
      <w:divBdr>
        <w:top w:val="none" w:sz="0" w:space="0" w:color="auto"/>
        <w:left w:val="none" w:sz="0" w:space="0" w:color="auto"/>
        <w:bottom w:val="none" w:sz="0" w:space="0" w:color="auto"/>
        <w:right w:val="none" w:sz="0" w:space="0" w:color="auto"/>
      </w:divBdr>
    </w:div>
    <w:div w:id="227961133">
      <w:marLeft w:val="640"/>
      <w:marRight w:val="0"/>
      <w:marTop w:val="0"/>
      <w:marBottom w:val="0"/>
      <w:divBdr>
        <w:top w:val="none" w:sz="0" w:space="0" w:color="auto"/>
        <w:left w:val="none" w:sz="0" w:space="0" w:color="auto"/>
        <w:bottom w:val="none" w:sz="0" w:space="0" w:color="auto"/>
        <w:right w:val="none" w:sz="0" w:space="0" w:color="auto"/>
      </w:divBdr>
    </w:div>
    <w:div w:id="228000260">
      <w:marLeft w:val="640"/>
      <w:marRight w:val="0"/>
      <w:marTop w:val="0"/>
      <w:marBottom w:val="0"/>
      <w:divBdr>
        <w:top w:val="none" w:sz="0" w:space="0" w:color="auto"/>
        <w:left w:val="none" w:sz="0" w:space="0" w:color="auto"/>
        <w:bottom w:val="none" w:sz="0" w:space="0" w:color="auto"/>
        <w:right w:val="none" w:sz="0" w:space="0" w:color="auto"/>
      </w:divBdr>
    </w:div>
    <w:div w:id="228002740">
      <w:marLeft w:val="640"/>
      <w:marRight w:val="0"/>
      <w:marTop w:val="0"/>
      <w:marBottom w:val="0"/>
      <w:divBdr>
        <w:top w:val="none" w:sz="0" w:space="0" w:color="auto"/>
        <w:left w:val="none" w:sz="0" w:space="0" w:color="auto"/>
        <w:bottom w:val="none" w:sz="0" w:space="0" w:color="auto"/>
        <w:right w:val="none" w:sz="0" w:space="0" w:color="auto"/>
      </w:divBdr>
    </w:div>
    <w:div w:id="228003951">
      <w:marLeft w:val="640"/>
      <w:marRight w:val="0"/>
      <w:marTop w:val="0"/>
      <w:marBottom w:val="0"/>
      <w:divBdr>
        <w:top w:val="none" w:sz="0" w:space="0" w:color="auto"/>
        <w:left w:val="none" w:sz="0" w:space="0" w:color="auto"/>
        <w:bottom w:val="none" w:sz="0" w:space="0" w:color="auto"/>
        <w:right w:val="none" w:sz="0" w:space="0" w:color="auto"/>
      </w:divBdr>
    </w:div>
    <w:div w:id="228148817">
      <w:marLeft w:val="640"/>
      <w:marRight w:val="0"/>
      <w:marTop w:val="0"/>
      <w:marBottom w:val="0"/>
      <w:divBdr>
        <w:top w:val="none" w:sz="0" w:space="0" w:color="auto"/>
        <w:left w:val="none" w:sz="0" w:space="0" w:color="auto"/>
        <w:bottom w:val="none" w:sz="0" w:space="0" w:color="auto"/>
        <w:right w:val="none" w:sz="0" w:space="0" w:color="auto"/>
      </w:divBdr>
    </w:div>
    <w:div w:id="228149455">
      <w:marLeft w:val="640"/>
      <w:marRight w:val="0"/>
      <w:marTop w:val="0"/>
      <w:marBottom w:val="0"/>
      <w:divBdr>
        <w:top w:val="none" w:sz="0" w:space="0" w:color="auto"/>
        <w:left w:val="none" w:sz="0" w:space="0" w:color="auto"/>
        <w:bottom w:val="none" w:sz="0" w:space="0" w:color="auto"/>
        <w:right w:val="none" w:sz="0" w:space="0" w:color="auto"/>
      </w:divBdr>
    </w:div>
    <w:div w:id="228149926">
      <w:marLeft w:val="640"/>
      <w:marRight w:val="0"/>
      <w:marTop w:val="0"/>
      <w:marBottom w:val="0"/>
      <w:divBdr>
        <w:top w:val="none" w:sz="0" w:space="0" w:color="auto"/>
        <w:left w:val="none" w:sz="0" w:space="0" w:color="auto"/>
        <w:bottom w:val="none" w:sz="0" w:space="0" w:color="auto"/>
        <w:right w:val="none" w:sz="0" w:space="0" w:color="auto"/>
      </w:divBdr>
    </w:div>
    <w:div w:id="228151645">
      <w:marLeft w:val="640"/>
      <w:marRight w:val="0"/>
      <w:marTop w:val="0"/>
      <w:marBottom w:val="0"/>
      <w:divBdr>
        <w:top w:val="none" w:sz="0" w:space="0" w:color="auto"/>
        <w:left w:val="none" w:sz="0" w:space="0" w:color="auto"/>
        <w:bottom w:val="none" w:sz="0" w:space="0" w:color="auto"/>
        <w:right w:val="none" w:sz="0" w:space="0" w:color="auto"/>
      </w:divBdr>
    </w:div>
    <w:div w:id="228153279">
      <w:marLeft w:val="640"/>
      <w:marRight w:val="0"/>
      <w:marTop w:val="0"/>
      <w:marBottom w:val="0"/>
      <w:divBdr>
        <w:top w:val="none" w:sz="0" w:space="0" w:color="auto"/>
        <w:left w:val="none" w:sz="0" w:space="0" w:color="auto"/>
        <w:bottom w:val="none" w:sz="0" w:space="0" w:color="auto"/>
        <w:right w:val="none" w:sz="0" w:space="0" w:color="auto"/>
      </w:divBdr>
    </w:div>
    <w:div w:id="228226161">
      <w:marLeft w:val="640"/>
      <w:marRight w:val="0"/>
      <w:marTop w:val="0"/>
      <w:marBottom w:val="0"/>
      <w:divBdr>
        <w:top w:val="none" w:sz="0" w:space="0" w:color="auto"/>
        <w:left w:val="none" w:sz="0" w:space="0" w:color="auto"/>
        <w:bottom w:val="none" w:sz="0" w:space="0" w:color="auto"/>
        <w:right w:val="none" w:sz="0" w:space="0" w:color="auto"/>
      </w:divBdr>
    </w:div>
    <w:div w:id="228267162">
      <w:marLeft w:val="640"/>
      <w:marRight w:val="0"/>
      <w:marTop w:val="0"/>
      <w:marBottom w:val="0"/>
      <w:divBdr>
        <w:top w:val="none" w:sz="0" w:space="0" w:color="auto"/>
        <w:left w:val="none" w:sz="0" w:space="0" w:color="auto"/>
        <w:bottom w:val="none" w:sz="0" w:space="0" w:color="auto"/>
        <w:right w:val="none" w:sz="0" w:space="0" w:color="auto"/>
      </w:divBdr>
    </w:div>
    <w:div w:id="228345100">
      <w:marLeft w:val="640"/>
      <w:marRight w:val="0"/>
      <w:marTop w:val="0"/>
      <w:marBottom w:val="0"/>
      <w:divBdr>
        <w:top w:val="none" w:sz="0" w:space="0" w:color="auto"/>
        <w:left w:val="none" w:sz="0" w:space="0" w:color="auto"/>
        <w:bottom w:val="none" w:sz="0" w:space="0" w:color="auto"/>
        <w:right w:val="none" w:sz="0" w:space="0" w:color="auto"/>
      </w:divBdr>
    </w:div>
    <w:div w:id="228421800">
      <w:marLeft w:val="640"/>
      <w:marRight w:val="0"/>
      <w:marTop w:val="0"/>
      <w:marBottom w:val="0"/>
      <w:divBdr>
        <w:top w:val="none" w:sz="0" w:space="0" w:color="auto"/>
        <w:left w:val="none" w:sz="0" w:space="0" w:color="auto"/>
        <w:bottom w:val="none" w:sz="0" w:space="0" w:color="auto"/>
        <w:right w:val="none" w:sz="0" w:space="0" w:color="auto"/>
      </w:divBdr>
    </w:div>
    <w:div w:id="228459993">
      <w:marLeft w:val="640"/>
      <w:marRight w:val="0"/>
      <w:marTop w:val="0"/>
      <w:marBottom w:val="0"/>
      <w:divBdr>
        <w:top w:val="none" w:sz="0" w:space="0" w:color="auto"/>
        <w:left w:val="none" w:sz="0" w:space="0" w:color="auto"/>
        <w:bottom w:val="none" w:sz="0" w:space="0" w:color="auto"/>
        <w:right w:val="none" w:sz="0" w:space="0" w:color="auto"/>
      </w:divBdr>
    </w:div>
    <w:div w:id="228463840">
      <w:marLeft w:val="640"/>
      <w:marRight w:val="0"/>
      <w:marTop w:val="0"/>
      <w:marBottom w:val="0"/>
      <w:divBdr>
        <w:top w:val="none" w:sz="0" w:space="0" w:color="auto"/>
        <w:left w:val="none" w:sz="0" w:space="0" w:color="auto"/>
        <w:bottom w:val="none" w:sz="0" w:space="0" w:color="auto"/>
        <w:right w:val="none" w:sz="0" w:space="0" w:color="auto"/>
      </w:divBdr>
    </w:div>
    <w:div w:id="228465400">
      <w:marLeft w:val="640"/>
      <w:marRight w:val="0"/>
      <w:marTop w:val="0"/>
      <w:marBottom w:val="0"/>
      <w:divBdr>
        <w:top w:val="none" w:sz="0" w:space="0" w:color="auto"/>
        <w:left w:val="none" w:sz="0" w:space="0" w:color="auto"/>
        <w:bottom w:val="none" w:sz="0" w:space="0" w:color="auto"/>
        <w:right w:val="none" w:sz="0" w:space="0" w:color="auto"/>
      </w:divBdr>
    </w:div>
    <w:div w:id="228466912">
      <w:marLeft w:val="640"/>
      <w:marRight w:val="0"/>
      <w:marTop w:val="0"/>
      <w:marBottom w:val="0"/>
      <w:divBdr>
        <w:top w:val="none" w:sz="0" w:space="0" w:color="auto"/>
        <w:left w:val="none" w:sz="0" w:space="0" w:color="auto"/>
        <w:bottom w:val="none" w:sz="0" w:space="0" w:color="auto"/>
        <w:right w:val="none" w:sz="0" w:space="0" w:color="auto"/>
      </w:divBdr>
    </w:div>
    <w:div w:id="228542509">
      <w:marLeft w:val="640"/>
      <w:marRight w:val="0"/>
      <w:marTop w:val="0"/>
      <w:marBottom w:val="0"/>
      <w:divBdr>
        <w:top w:val="none" w:sz="0" w:space="0" w:color="auto"/>
        <w:left w:val="none" w:sz="0" w:space="0" w:color="auto"/>
        <w:bottom w:val="none" w:sz="0" w:space="0" w:color="auto"/>
        <w:right w:val="none" w:sz="0" w:space="0" w:color="auto"/>
      </w:divBdr>
    </w:div>
    <w:div w:id="228545012">
      <w:marLeft w:val="640"/>
      <w:marRight w:val="0"/>
      <w:marTop w:val="0"/>
      <w:marBottom w:val="0"/>
      <w:divBdr>
        <w:top w:val="none" w:sz="0" w:space="0" w:color="auto"/>
        <w:left w:val="none" w:sz="0" w:space="0" w:color="auto"/>
        <w:bottom w:val="none" w:sz="0" w:space="0" w:color="auto"/>
        <w:right w:val="none" w:sz="0" w:space="0" w:color="auto"/>
      </w:divBdr>
    </w:div>
    <w:div w:id="228656584">
      <w:marLeft w:val="640"/>
      <w:marRight w:val="0"/>
      <w:marTop w:val="0"/>
      <w:marBottom w:val="0"/>
      <w:divBdr>
        <w:top w:val="none" w:sz="0" w:space="0" w:color="auto"/>
        <w:left w:val="none" w:sz="0" w:space="0" w:color="auto"/>
        <w:bottom w:val="none" w:sz="0" w:space="0" w:color="auto"/>
        <w:right w:val="none" w:sz="0" w:space="0" w:color="auto"/>
      </w:divBdr>
    </w:div>
    <w:div w:id="228657039">
      <w:marLeft w:val="640"/>
      <w:marRight w:val="0"/>
      <w:marTop w:val="0"/>
      <w:marBottom w:val="0"/>
      <w:divBdr>
        <w:top w:val="none" w:sz="0" w:space="0" w:color="auto"/>
        <w:left w:val="none" w:sz="0" w:space="0" w:color="auto"/>
        <w:bottom w:val="none" w:sz="0" w:space="0" w:color="auto"/>
        <w:right w:val="none" w:sz="0" w:space="0" w:color="auto"/>
      </w:divBdr>
    </w:div>
    <w:div w:id="228731741">
      <w:marLeft w:val="640"/>
      <w:marRight w:val="0"/>
      <w:marTop w:val="0"/>
      <w:marBottom w:val="0"/>
      <w:divBdr>
        <w:top w:val="none" w:sz="0" w:space="0" w:color="auto"/>
        <w:left w:val="none" w:sz="0" w:space="0" w:color="auto"/>
        <w:bottom w:val="none" w:sz="0" w:space="0" w:color="auto"/>
        <w:right w:val="none" w:sz="0" w:space="0" w:color="auto"/>
      </w:divBdr>
    </w:div>
    <w:div w:id="228855520">
      <w:marLeft w:val="640"/>
      <w:marRight w:val="0"/>
      <w:marTop w:val="0"/>
      <w:marBottom w:val="0"/>
      <w:divBdr>
        <w:top w:val="none" w:sz="0" w:space="0" w:color="auto"/>
        <w:left w:val="none" w:sz="0" w:space="0" w:color="auto"/>
        <w:bottom w:val="none" w:sz="0" w:space="0" w:color="auto"/>
        <w:right w:val="none" w:sz="0" w:space="0" w:color="auto"/>
      </w:divBdr>
    </w:div>
    <w:div w:id="228855981">
      <w:marLeft w:val="640"/>
      <w:marRight w:val="0"/>
      <w:marTop w:val="0"/>
      <w:marBottom w:val="0"/>
      <w:divBdr>
        <w:top w:val="none" w:sz="0" w:space="0" w:color="auto"/>
        <w:left w:val="none" w:sz="0" w:space="0" w:color="auto"/>
        <w:bottom w:val="none" w:sz="0" w:space="0" w:color="auto"/>
        <w:right w:val="none" w:sz="0" w:space="0" w:color="auto"/>
      </w:divBdr>
    </w:div>
    <w:div w:id="228880554">
      <w:marLeft w:val="640"/>
      <w:marRight w:val="0"/>
      <w:marTop w:val="0"/>
      <w:marBottom w:val="0"/>
      <w:divBdr>
        <w:top w:val="none" w:sz="0" w:space="0" w:color="auto"/>
        <w:left w:val="none" w:sz="0" w:space="0" w:color="auto"/>
        <w:bottom w:val="none" w:sz="0" w:space="0" w:color="auto"/>
        <w:right w:val="none" w:sz="0" w:space="0" w:color="auto"/>
      </w:divBdr>
    </w:div>
    <w:div w:id="228881189">
      <w:marLeft w:val="640"/>
      <w:marRight w:val="0"/>
      <w:marTop w:val="0"/>
      <w:marBottom w:val="0"/>
      <w:divBdr>
        <w:top w:val="none" w:sz="0" w:space="0" w:color="auto"/>
        <w:left w:val="none" w:sz="0" w:space="0" w:color="auto"/>
        <w:bottom w:val="none" w:sz="0" w:space="0" w:color="auto"/>
        <w:right w:val="none" w:sz="0" w:space="0" w:color="auto"/>
      </w:divBdr>
    </w:div>
    <w:div w:id="228923233">
      <w:marLeft w:val="640"/>
      <w:marRight w:val="0"/>
      <w:marTop w:val="0"/>
      <w:marBottom w:val="0"/>
      <w:divBdr>
        <w:top w:val="none" w:sz="0" w:space="0" w:color="auto"/>
        <w:left w:val="none" w:sz="0" w:space="0" w:color="auto"/>
        <w:bottom w:val="none" w:sz="0" w:space="0" w:color="auto"/>
        <w:right w:val="none" w:sz="0" w:space="0" w:color="auto"/>
      </w:divBdr>
    </w:div>
    <w:div w:id="228999887">
      <w:marLeft w:val="640"/>
      <w:marRight w:val="0"/>
      <w:marTop w:val="0"/>
      <w:marBottom w:val="0"/>
      <w:divBdr>
        <w:top w:val="none" w:sz="0" w:space="0" w:color="auto"/>
        <w:left w:val="none" w:sz="0" w:space="0" w:color="auto"/>
        <w:bottom w:val="none" w:sz="0" w:space="0" w:color="auto"/>
        <w:right w:val="none" w:sz="0" w:space="0" w:color="auto"/>
      </w:divBdr>
    </w:div>
    <w:div w:id="229006365">
      <w:marLeft w:val="640"/>
      <w:marRight w:val="0"/>
      <w:marTop w:val="0"/>
      <w:marBottom w:val="0"/>
      <w:divBdr>
        <w:top w:val="none" w:sz="0" w:space="0" w:color="auto"/>
        <w:left w:val="none" w:sz="0" w:space="0" w:color="auto"/>
        <w:bottom w:val="none" w:sz="0" w:space="0" w:color="auto"/>
        <w:right w:val="none" w:sz="0" w:space="0" w:color="auto"/>
      </w:divBdr>
    </w:div>
    <w:div w:id="229077696">
      <w:marLeft w:val="640"/>
      <w:marRight w:val="0"/>
      <w:marTop w:val="0"/>
      <w:marBottom w:val="0"/>
      <w:divBdr>
        <w:top w:val="none" w:sz="0" w:space="0" w:color="auto"/>
        <w:left w:val="none" w:sz="0" w:space="0" w:color="auto"/>
        <w:bottom w:val="none" w:sz="0" w:space="0" w:color="auto"/>
        <w:right w:val="none" w:sz="0" w:space="0" w:color="auto"/>
      </w:divBdr>
    </w:div>
    <w:div w:id="229078874">
      <w:marLeft w:val="640"/>
      <w:marRight w:val="0"/>
      <w:marTop w:val="0"/>
      <w:marBottom w:val="0"/>
      <w:divBdr>
        <w:top w:val="none" w:sz="0" w:space="0" w:color="auto"/>
        <w:left w:val="none" w:sz="0" w:space="0" w:color="auto"/>
        <w:bottom w:val="none" w:sz="0" w:space="0" w:color="auto"/>
        <w:right w:val="none" w:sz="0" w:space="0" w:color="auto"/>
      </w:divBdr>
    </w:div>
    <w:div w:id="229079670">
      <w:marLeft w:val="640"/>
      <w:marRight w:val="0"/>
      <w:marTop w:val="0"/>
      <w:marBottom w:val="0"/>
      <w:divBdr>
        <w:top w:val="none" w:sz="0" w:space="0" w:color="auto"/>
        <w:left w:val="none" w:sz="0" w:space="0" w:color="auto"/>
        <w:bottom w:val="none" w:sz="0" w:space="0" w:color="auto"/>
        <w:right w:val="none" w:sz="0" w:space="0" w:color="auto"/>
      </w:divBdr>
    </w:div>
    <w:div w:id="229080721">
      <w:marLeft w:val="640"/>
      <w:marRight w:val="0"/>
      <w:marTop w:val="0"/>
      <w:marBottom w:val="0"/>
      <w:divBdr>
        <w:top w:val="none" w:sz="0" w:space="0" w:color="auto"/>
        <w:left w:val="none" w:sz="0" w:space="0" w:color="auto"/>
        <w:bottom w:val="none" w:sz="0" w:space="0" w:color="auto"/>
        <w:right w:val="none" w:sz="0" w:space="0" w:color="auto"/>
      </w:divBdr>
    </w:div>
    <w:div w:id="229118034">
      <w:marLeft w:val="640"/>
      <w:marRight w:val="0"/>
      <w:marTop w:val="0"/>
      <w:marBottom w:val="0"/>
      <w:divBdr>
        <w:top w:val="none" w:sz="0" w:space="0" w:color="auto"/>
        <w:left w:val="none" w:sz="0" w:space="0" w:color="auto"/>
        <w:bottom w:val="none" w:sz="0" w:space="0" w:color="auto"/>
        <w:right w:val="none" w:sz="0" w:space="0" w:color="auto"/>
      </w:divBdr>
    </w:div>
    <w:div w:id="229120517">
      <w:marLeft w:val="640"/>
      <w:marRight w:val="0"/>
      <w:marTop w:val="0"/>
      <w:marBottom w:val="0"/>
      <w:divBdr>
        <w:top w:val="none" w:sz="0" w:space="0" w:color="auto"/>
        <w:left w:val="none" w:sz="0" w:space="0" w:color="auto"/>
        <w:bottom w:val="none" w:sz="0" w:space="0" w:color="auto"/>
        <w:right w:val="none" w:sz="0" w:space="0" w:color="auto"/>
      </w:divBdr>
    </w:div>
    <w:div w:id="229121820">
      <w:marLeft w:val="640"/>
      <w:marRight w:val="0"/>
      <w:marTop w:val="0"/>
      <w:marBottom w:val="0"/>
      <w:divBdr>
        <w:top w:val="none" w:sz="0" w:space="0" w:color="auto"/>
        <w:left w:val="none" w:sz="0" w:space="0" w:color="auto"/>
        <w:bottom w:val="none" w:sz="0" w:space="0" w:color="auto"/>
        <w:right w:val="none" w:sz="0" w:space="0" w:color="auto"/>
      </w:divBdr>
    </w:div>
    <w:div w:id="229123010">
      <w:marLeft w:val="640"/>
      <w:marRight w:val="0"/>
      <w:marTop w:val="0"/>
      <w:marBottom w:val="0"/>
      <w:divBdr>
        <w:top w:val="none" w:sz="0" w:space="0" w:color="auto"/>
        <w:left w:val="none" w:sz="0" w:space="0" w:color="auto"/>
        <w:bottom w:val="none" w:sz="0" w:space="0" w:color="auto"/>
        <w:right w:val="none" w:sz="0" w:space="0" w:color="auto"/>
      </w:divBdr>
    </w:div>
    <w:div w:id="229123244">
      <w:marLeft w:val="640"/>
      <w:marRight w:val="0"/>
      <w:marTop w:val="0"/>
      <w:marBottom w:val="0"/>
      <w:divBdr>
        <w:top w:val="none" w:sz="0" w:space="0" w:color="auto"/>
        <w:left w:val="none" w:sz="0" w:space="0" w:color="auto"/>
        <w:bottom w:val="none" w:sz="0" w:space="0" w:color="auto"/>
        <w:right w:val="none" w:sz="0" w:space="0" w:color="auto"/>
      </w:divBdr>
    </w:div>
    <w:div w:id="229313274">
      <w:marLeft w:val="640"/>
      <w:marRight w:val="0"/>
      <w:marTop w:val="0"/>
      <w:marBottom w:val="0"/>
      <w:divBdr>
        <w:top w:val="none" w:sz="0" w:space="0" w:color="auto"/>
        <w:left w:val="none" w:sz="0" w:space="0" w:color="auto"/>
        <w:bottom w:val="none" w:sz="0" w:space="0" w:color="auto"/>
        <w:right w:val="none" w:sz="0" w:space="0" w:color="auto"/>
      </w:divBdr>
    </w:div>
    <w:div w:id="229316789">
      <w:marLeft w:val="640"/>
      <w:marRight w:val="0"/>
      <w:marTop w:val="0"/>
      <w:marBottom w:val="0"/>
      <w:divBdr>
        <w:top w:val="none" w:sz="0" w:space="0" w:color="auto"/>
        <w:left w:val="none" w:sz="0" w:space="0" w:color="auto"/>
        <w:bottom w:val="none" w:sz="0" w:space="0" w:color="auto"/>
        <w:right w:val="none" w:sz="0" w:space="0" w:color="auto"/>
      </w:divBdr>
    </w:div>
    <w:div w:id="229388312">
      <w:marLeft w:val="640"/>
      <w:marRight w:val="0"/>
      <w:marTop w:val="0"/>
      <w:marBottom w:val="0"/>
      <w:divBdr>
        <w:top w:val="none" w:sz="0" w:space="0" w:color="auto"/>
        <w:left w:val="none" w:sz="0" w:space="0" w:color="auto"/>
        <w:bottom w:val="none" w:sz="0" w:space="0" w:color="auto"/>
        <w:right w:val="none" w:sz="0" w:space="0" w:color="auto"/>
      </w:divBdr>
    </w:div>
    <w:div w:id="229736210">
      <w:marLeft w:val="640"/>
      <w:marRight w:val="0"/>
      <w:marTop w:val="0"/>
      <w:marBottom w:val="0"/>
      <w:divBdr>
        <w:top w:val="none" w:sz="0" w:space="0" w:color="auto"/>
        <w:left w:val="none" w:sz="0" w:space="0" w:color="auto"/>
        <w:bottom w:val="none" w:sz="0" w:space="0" w:color="auto"/>
        <w:right w:val="none" w:sz="0" w:space="0" w:color="auto"/>
      </w:divBdr>
    </w:div>
    <w:div w:id="229773276">
      <w:marLeft w:val="640"/>
      <w:marRight w:val="0"/>
      <w:marTop w:val="0"/>
      <w:marBottom w:val="0"/>
      <w:divBdr>
        <w:top w:val="none" w:sz="0" w:space="0" w:color="auto"/>
        <w:left w:val="none" w:sz="0" w:space="0" w:color="auto"/>
        <w:bottom w:val="none" w:sz="0" w:space="0" w:color="auto"/>
        <w:right w:val="none" w:sz="0" w:space="0" w:color="auto"/>
      </w:divBdr>
    </w:div>
    <w:div w:id="229775380">
      <w:marLeft w:val="640"/>
      <w:marRight w:val="0"/>
      <w:marTop w:val="0"/>
      <w:marBottom w:val="0"/>
      <w:divBdr>
        <w:top w:val="none" w:sz="0" w:space="0" w:color="auto"/>
        <w:left w:val="none" w:sz="0" w:space="0" w:color="auto"/>
        <w:bottom w:val="none" w:sz="0" w:space="0" w:color="auto"/>
        <w:right w:val="none" w:sz="0" w:space="0" w:color="auto"/>
      </w:divBdr>
    </w:div>
    <w:div w:id="229777532">
      <w:marLeft w:val="640"/>
      <w:marRight w:val="0"/>
      <w:marTop w:val="0"/>
      <w:marBottom w:val="0"/>
      <w:divBdr>
        <w:top w:val="none" w:sz="0" w:space="0" w:color="auto"/>
        <w:left w:val="none" w:sz="0" w:space="0" w:color="auto"/>
        <w:bottom w:val="none" w:sz="0" w:space="0" w:color="auto"/>
        <w:right w:val="none" w:sz="0" w:space="0" w:color="auto"/>
      </w:divBdr>
    </w:div>
    <w:div w:id="229777876">
      <w:marLeft w:val="640"/>
      <w:marRight w:val="0"/>
      <w:marTop w:val="0"/>
      <w:marBottom w:val="0"/>
      <w:divBdr>
        <w:top w:val="none" w:sz="0" w:space="0" w:color="auto"/>
        <w:left w:val="none" w:sz="0" w:space="0" w:color="auto"/>
        <w:bottom w:val="none" w:sz="0" w:space="0" w:color="auto"/>
        <w:right w:val="none" w:sz="0" w:space="0" w:color="auto"/>
      </w:divBdr>
    </w:div>
    <w:div w:id="229778230">
      <w:marLeft w:val="640"/>
      <w:marRight w:val="0"/>
      <w:marTop w:val="0"/>
      <w:marBottom w:val="0"/>
      <w:divBdr>
        <w:top w:val="none" w:sz="0" w:space="0" w:color="auto"/>
        <w:left w:val="none" w:sz="0" w:space="0" w:color="auto"/>
        <w:bottom w:val="none" w:sz="0" w:space="0" w:color="auto"/>
        <w:right w:val="none" w:sz="0" w:space="0" w:color="auto"/>
      </w:divBdr>
    </w:div>
    <w:div w:id="229968188">
      <w:marLeft w:val="640"/>
      <w:marRight w:val="0"/>
      <w:marTop w:val="0"/>
      <w:marBottom w:val="0"/>
      <w:divBdr>
        <w:top w:val="none" w:sz="0" w:space="0" w:color="auto"/>
        <w:left w:val="none" w:sz="0" w:space="0" w:color="auto"/>
        <w:bottom w:val="none" w:sz="0" w:space="0" w:color="auto"/>
        <w:right w:val="none" w:sz="0" w:space="0" w:color="auto"/>
      </w:divBdr>
    </w:div>
    <w:div w:id="229971871">
      <w:marLeft w:val="640"/>
      <w:marRight w:val="0"/>
      <w:marTop w:val="0"/>
      <w:marBottom w:val="0"/>
      <w:divBdr>
        <w:top w:val="none" w:sz="0" w:space="0" w:color="auto"/>
        <w:left w:val="none" w:sz="0" w:space="0" w:color="auto"/>
        <w:bottom w:val="none" w:sz="0" w:space="0" w:color="auto"/>
        <w:right w:val="none" w:sz="0" w:space="0" w:color="auto"/>
      </w:divBdr>
    </w:div>
    <w:div w:id="230114708">
      <w:marLeft w:val="640"/>
      <w:marRight w:val="0"/>
      <w:marTop w:val="0"/>
      <w:marBottom w:val="0"/>
      <w:divBdr>
        <w:top w:val="none" w:sz="0" w:space="0" w:color="auto"/>
        <w:left w:val="none" w:sz="0" w:space="0" w:color="auto"/>
        <w:bottom w:val="none" w:sz="0" w:space="0" w:color="auto"/>
        <w:right w:val="none" w:sz="0" w:space="0" w:color="auto"/>
      </w:divBdr>
    </w:div>
    <w:div w:id="230190308">
      <w:marLeft w:val="640"/>
      <w:marRight w:val="0"/>
      <w:marTop w:val="0"/>
      <w:marBottom w:val="0"/>
      <w:divBdr>
        <w:top w:val="none" w:sz="0" w:space="0" w:color="auto"/>
        <w:left w:val="none" w:sz="0" w:space="0" w:color="auto"/>
        <w:bottom w:val="none" w:sz="0" w:space="0" w:color="auto"/>
        <w:right w:val="none" w:sz="0" w:space="0" w:color="auto"/>
      </w:divBdr>
    </w:div>
    <w:div w:id="230240390">
      <w:marLeft w:val="640"/>
      <w:marRight w:val="0"/>
      <w:marTop w:val="0"/>
      <w:marBottom w:val="0"/>
      <w:divBdr>
        <w:top w:val="none" w:sz="0" w:space="0" w:color="auto"/>
        <w:left w:val="none" w:sz="0" w:space="0" w:color="auto"/>
        <w:bottom w:val="none" w:sz="0" w:space="0" w:color="auto"/>
        <w:right w:val="none" w:sz="0" w:space="0" w:color="auto"/>
      </w:divBdr>
    </w:div>
    <w:div w:id="230309388">
      <w:marLeft w:val="640"/>
      <w:marRight w:val="0"/>
      <w:marTop w:val="0"/>
      <w:marBottom w:val="0"/>
      <w:divBdr>
        <w:top w:val="none" w:sz="0" w:space="0" w:color="auto"/>
        <w:left w:val="none" w:sz="0" w:space="0" w:color="auto"/>
        <w:bottom w:val="none" w:sz="0" w:space="0" w:color="auto"/>
        <w:right w:val="none" w:sz="0" w:space="0" w:color="auto"/>
      </w:divBdr>
    </w:div>
    <w:div w:id="230310281">
      <w:marLeft w:val="640"/>
      <w:marRight w:val="0"/>
      <w:marTop w:val="0"/>
      <w:marBottom w:val="0"/>
      <w:divBdr>
        <w:top w:val="none" w:sz="0" w:space="0" w:color="auto"/>
        <w:left w:val="none" w:sz="0" w:space="0" w:color="auto"/>
        <w:bottom w:val="none" w:sz="0" w:space="0" w:color="auto"/>
        <w:right w:val="none" w:sz="0" w:space="0" w:color="auto"/>
      </w:divBdr>
    </w:div>
    <w:div w:id="230585901">
      <w:marLeft w:val="640"/>
      <w:marRight w:val="0"/>
      <w:marTop w:val="0"/>
      <w:marBottom w:val="0"/>
      <w:divBdr>
        <w:top w:val="none" w:sz="0" w:space="0" w:color="auto"/>
        <w:left w:val="none" w:sz="0" w:space="0" w:color="auto"/>
        <w:bottom w:val="none" w:sz="0" w:space="0" w:color="auto"/>
        <w:right w:val="none" w:sz="0" w:space="0" w:color="auto"/>
      </w:divBdr>
    </w:div>
    <w:div w:id="230653167">
      <w:marLeft w:val="640"/>
      <w:marRight w:val="0"/>
      <w:marTop w:val="0"/>
      <w:marBottom w:val="0"/>
      <w:divBdr>
        <w:top w:val="none" w:sz="0" w:space="0" w:color="auto"/>
        <w:left w:val="none" w:sz="0" w:space="0" w:color="auto"/>
        <w:bottom w:val="none" w:sz="0" w:space="0" w:color="auto"/>
        <w:right w:val="none" w:sz="0" w:space="0" w:color="auto"/>
      </w:divBdr>
    </w:div>
    <w:div w:id="230653539">
      <w:marLeft w:val="640"/>
      <w:marRight w:val="0"/>
      <w:marTop w:val="0"/>
      <w:marBottom w:val="0"/>
      <w:divBdr>
        <w:top w:val="none" w:sz="0" w:space="0" w:color="auto"/>
        <w:left w:val="none" w:sz="0" w:space="0" w:color="auto"/>
        <w:bottom w:val="none" w:sz="0" w:space="0" w:color="auto"/>
        <w:right w:val="none" w:sz="0" w:space="0" w:color="auto"/>
      </w:divBdr>
    </w:div>
    <w:div w:id="230821531">
      <w:marLeft w:val="640"/>
      <w:marRight w:val="0"/>
      <w:marTop w:val="0"/>
      <w:marBottom w:val="0"/>
      <w:divBdr>
        <w:top w:val="none" w:sz="0" w:space="0" w:color="auto"/>
        <w:left w:val="none" w:sz="0" w:space="0" w:color="auto"/>
        <w:bottom w:val="none" w:sz="0" w:space="0" w:color="auto"/>
        <w:right w:val="none" w:sz="0" w:space="0" w:color="auto"/>
      </w:divBdr>
    </w:div>
    <w:div w:id="230847065">
      <w:marLeft w:val="640"/>
      <w:marRight w:val="0"/>
      <w:marTop w:val="0"/>
      <w:marBottom w:val="0"/>
      <w:divBdr>
        <w:top w:val="none" w:sz="0" w:space="0" w:color="auto"/>
        <w:left w:val="none" w:sz="0" w:space="0" w:color="auto"/>
        <w:bottom w:val="none" w:sz="0" w:space="0" w:color="auto"/>
        <w:right w:val="none" w:sz="0" w:space="0" w:color="auto"/>
      </w:divBdr>
    </w:div>
    <w:div w:id="230891846">
      <w:marLeft w:val="640"/>
      <w:marRight w:val="0"/>
      <w:marTop w:val="0"/>
      <w:marBottom w:val="0"/>
      <w:divBdr>
        <w:top w:val="none" w:sz="0" w:space="0" w:color="auto"/>
        <w:left w:val="none" w:sz="0" w:space="0" w:color="auto"/>
        <w:bottom w:val="none" w:sz="0" w:space="0" w:color="auto"/>
        <w:right w:val="none" w:sz="0" w:space="0" w:color="auto"/>
      </w:divBdr>
    </w:div>
    <w:div w:id="230892590">
      <w:marLeft w:val="640"/>
      <w:marRight w:val="0"/>
      <w:marTop w:val="0"/>
      <w:marBottom w:val="0"/>
      <w:divBdr>
        <w:top w:val="none" w:sz="0" w:space="0" w:color="auto"/>
        <w:left w:val="none" w:sz="0" w:space="0" w:color="auto"/>
        <w:bottom w:val="none" w:sz="0" w:space="0" w:color="auto"/>
        <w:right w:val="none" w:sz="0" w:space="0" w:color="auto"/>
      </w:divBdr>
    </w:div>
    <w:div w:id="230967295">
      <w:marLeft w:val="640"/>
      <w:marRight w:val="0"/>
      <w:marTop w:val="0"/>
      <w:marBottom w:val="0"/>
      <w:divBdr>
        <w:top w:val="none" w:sz="0" w:space="0" w:color="auto"/>
        <w:left w:val="none" w:sz="0" w:space="0" w:color="auto"/>
        <w:bottom w:val="none" w:sz="0" w:space="0" w:color="auto"/>
        <w:right w:val="none" w:sz="0" w:space="0" w:color="auto"/>
      </w:divBdr>
    </w:div>
    <w:div w:id="231046264">
      <w:marLeft w:val="640"/>
      <w:marRight w:val="0"/>
      <w:marTop w:val="0"/>
      <w:marBottom w:val="0"/>
      <w:divBdr>
        <w:top w:val="none" w:sz="0" w:space="0" w:color="auto"/>
        <w:left w:val="none" w:sz="0" w:space="0" w:color="auto"/>
        <w:bottom w:val="none" w:sz="0" w:space="0" w:color="auto"/>
        <w:right w:val="none" w:sz="0" w:space="0" w:color="auto"/>
      </w:divBdr>
    </w:div>
    <w:div w:id="231156779">
      <w:marLeft w:val="640"/>
      <w:marRight w:val="0"/>
      <w:marTop w:val="0"/>
      <w:marBottom w:val="0"/>
      <w:divBdr>
        <w:top w:val="none" w:sz="0" w:space="0" w:color="auto"/>
        <w:left w:val="none" w:sz="0" w:space="0" w:color="auto"/>
        <w:bottom w:val="none" w:sz="0" w:space="0" w:color="auto"/>
        <w:right w:val="none" w:sz="0" w:space="0" w:color="auto"/>
      </w:divBdr>
    </w:div>
    <w:div w:id="231161593">
      <w:marLeft w:val="640"/>
      <w:marRight w:val="0"/>
      <w:marTop w:val="0"/>
      <w:marBottom w:val="0"/>
      <w:divBdr>
        <w:top w:val="none" w:sz="0" w:space="0" w:color="auto"/>
        <w:left w:val="none" w:sz="0" w:space="0" w:color="auto"/>
        <w:bottom w:val="none" w:sz="0" w:space="0" w:color="auto"/>
        <w:right w:val="none" w:sz="0" w:space="0" w:color="auto"/>
      </w:divBdr>
    </w:div>
    <w:div w:id="231308507">
      <w:marLeft w:val="640"/>
      <w:marRight w:val="0"/>
      <w:marTop w:val="0"/>
      <w:marBottom w:val="0"/>
      <w:divBdr>
        <w:top w:val="none" w:sz="0" w:space="0" w:color="auto"/>
        <w:left w:val="none" w:sz="0" w:space="0" w:color="auto"/>
        <w:bottom w:val="none" w:sz="0" w:space="0" w:color="auto"/>
        <w:right w:val="none" w:sz="0" w:space="0" w:color="auto"/>
      </w:divBdr>
    </w:div>
    <w:div w:id="231357449">
      <w:marLeft w:val="640"/>
      <w:marRight w:val="0"/>
      <w:marTop w:val="0"/>
      <w:marBottom w:val="0"/>
      <w:divBdr>
        <w:top w:val="none" w:sz="0" w:space="0" w:color="auto"/>
        <w:left w:val="none" w:sz="0" w:space="0" w:color="auto"/>
        <w:bottom w:val="none" w:sz="0" w:space="0" w:color="auto"/>
        <w:right w:val="none" w:sz="0" w:space="0" w:color="auto"/>
      </w:divBdr>
    </w:div>
    <w:div w:id="231426259">
      <w:marLeft w:val="640"/>
      <w:marRight w:val="0"/>
      <w:marTop w:val="0"/>
      <w:marBottom w:val="0"/>
      <w:divBdr>
        <w:top w:val="none" w:sz="0" w:space="0" w:color="auto"/>
        <w:left w:val="none" w:sz="0" w:space="0" w:color="auto"/>
        <w:bottom w:val="none" w:sz="0" w:space="0" w:color="auto"/>
        <w:right w:val="none" w:sz="0" w:space="0" w:color="auto"/>
      </w:divBdr>
    </w:div>
    <w:div w:id="231473591">
      <w:marLeft w:val="640"/>
      <w:marRight w:val="0"/>
      <w:marTop w:val="0"/>
      <w:marBottom w:val="0"/>
      <w:divBdr>
        <w:top w:val="none" w:sz="0" w:space="0" w:color="auto"/>
        <w:left w:val="none" w:sz="0" w:space="0" w:color="auto"/>
        <w:bottom w:val="none" w:sz="0" w:space="0" w:color="auto"/>
        <w:right w:val="none" w:sz="0" w:space="0" w:color="auto"/>
      </w:divBdr>
    </w:div>
    <w:div w:id="231473945">
      <w:marLeft w:val="640"/>
      <w:marRight w:val="0"/>
      <w:marTop w:val="0"/>
      <w:marBottom w:val="0"/>
      <w:divBdr>
        <w:top w:val="none" w:sz="0" w:space="0" w:color="auto"/>
        <w:left w:val="none" w:sz="0" w:space="0" w:color="auto"/>
        <w:bottom w:val="none" w:sz="0" w:space="0" w:color="auto"/>
        <w:right w:val="none" w:sz="0" w:space="0" w:color="auto"/>
      </w:divBdr>
    </w:div>
    <w:div w:id="231474960">
      <w:marLeft w:val="640"/>
      <w:marRight w:val="0"/>
      <w:marTop w:val="0"/>
      <w:marBottom w:val="0"/>
      <w:divBdr>
        <w:top w:val="none" w:sz="0" w:space="0" w:color="auto"/>
        <w:left w:val="none" w:sz="0" w:space="0" w:color="auto"/>
        <w:bottom w:val="none" w:sz="0" w:space="0" w:color="auto"/>
        <w:right w:val="none" w:sz="0" w:space="0" w:color="auto"/>
      </w:divBdr>
    </w:div>
    <w:div w:id="231475907">
      <w:marLeft w:val="640"/>
      <w:marRight w:val="0"/>
      <w:marTop w:val="0"/>
      <w:marBottom w:val="0"/>
      <w:divBdr>
        <w:top w:val="none" w:sz="0" w:space="0" w:color="auto"/>
        <w:left w:val="none" w:sz="0" w:space="0" w:color="auto"/>
        <w:bottom w:val="none" w:sz="0" w:space="0" w:color="auto"/>
        <w:right w:val="none" w:sz="0" w:space="0" w:color="auto"/>
      </w:divBdr>
    </w:div>
    <w:div w:id="231500644">
      <w:marLeft w:val="640"/>
      <w:marRight w:val="0"/>
      <w:marTop w:val="0"/>
      <w:marBottom w:val="0"/>
      <w:divBdr>
        <w:top w:val="none" w:sz="0" w:space="0" w:color="auto"/>
        <w:left w:val="none" w:sz="0" w:space="0" w:color="auto"/>
        <w:bottom w:val="none" w:sz="0" w:space="0" w:color="auto"/>
        <w:right w:val="none" w:sz="0" w:space="0" w:color="auto"/>
      </w:divBdr>
    </w:div>
    <w:div w:id="231621092">
      <w:marLeft w:val="640"/>
      <w:marRight w:val="0"/>
      <w:marTop w:val="0"/>
      <w:marBottom w:val="0"/>
      <w:divBdr>
        <w:top w:val="none" w:sz="0" w:space="0" w:color="auto"/>
        <w:left w:val="none" w:sz="0" w:space="0" w:color="auto"/>
        <w:bottom w:val="none" w:sz="0" w:space="0" w:color="auto"/>
        <w:right w:val="none" w:sz="0" w:space="0" w:color="auto"/>
      </w:divBdr>
    </w:div>
    <w:div w:id="231694830">
      <w:marLeft w:val="640"/>
      <w:marRight w:val="0"/>
      <w:marTop w:val="0"/>
      <w:marBottom w:val="0"/>
      <w:divBdr>
        <w:top w:val="none" w:sz="0" w:space="0" w:color="auto"/>
        <w:left w:val="none" w:sz="0" w:space="0" w:color="auto"/>
        <w:bottom w:val="none" w:sz="0" w:space="0" w:color="auto"/>
        <w:right w:val="none" w:sz="0" w:space="0" w:color="auto"/>
      </w:divBdr>
    </w:div>
    <w:div w:id="231744783">
      <w:marLeft w:val="640"/>
      <w:marRight w:val="0"/>
      <w:marTop w:val="0"/>
      <w:marBottom w:val="0"/>
      <w:divBdr>
        <w:top w:val="none" w:sz="0" w:space="0" w:color="auto"/>
        <w:left w:val="none" w:sz="0" w:space="0" w:color="auto"/>
        <w:bottom w:val="none" w:sz="0" w:space="0" w:color="auto"/>
        <w:right w:val="none" w:sz="0" w:space="0" w:color="auto"/>
      </w:divBdr>
    </w:div>
    <w:div w:id="231812786">
      <w:marLeft w:val="640"/>
      <w:marRight w:val="0"/>
      <w:marTop w:val="0"/>
      <w:marBottom w:val="0"/>
      <w:divBdr>
        <w:top w:val="none" w:sz="0" w:space="0" w:color="auto"/>
        <w:left w:val="none" w:sz="0" w:space="0" w:color="auto"/>
        <w:bottom w:val="none" w:sz="0" w:space="0" w:color="auto"/>
        <w:right w:val="none" w:sz="0" w:space="0" w:color="auto"/>
      </w:divBdr>
    </w:div>
    <w:div w:id="231893984">
      <w:marLeft w:val="640"/>
      <w:marRight w:val="0"/>
      <w:marTop w:val="0"/>
      <w:marBottom w:val="0"/>
      <w:divBdr>
        <w:top w:val="none" w:sz="0" w:space="0" w:color="auto"/>
        <w:left w:val="none" w:sz="0" w:space="0" w:color="auto"/>
        <w:bottom w:val="none" w:sz="0" w:space="0" w:color="auto"/>
        <w:right w:val="none" w:sz="0" w:space="0" w:color="auto"/>
      </w:divBdr>
    </w:div>
    <w:div w:id="231894047">
      <w:marLeft w:val="640"/>
      <w:marRight w:val="0"/>
      <w:marTop w:val="0"/>
      <w:marBottom w:val="0"/>
      <w:divBdr>
        <w:top w:val="none" w:sz="0" w:space="0" w:color="auto"/>
        <w:left w:val="none" w:sz="0" w:space="0" w:color="auto"/>
        <w:bottom w:val="none" w:sz="0" w:space="0" w:color="auto"/>
        <w:right w:val="none" w:sz="0" w:space="0" w:color="auto"/>
      </w:divBdr>
    </w:div>
    <w:div w:id="231932687">
      <w:marLeft w:val="640"/>
      <w:marRight w:val="0"/>
      <w:marTop w:val="0"/>
      <w:marBottom w:val="0"/>
      <w:divBdr>
        <w:top w:val="none" w:sz="0" w:space="0" w:color="auto"/>
        <w:left w:val="none" w:sz="0" w:space="0" w:color="auto"/>
        <w:bottom w:val="none" w:sz="0" w:space="0" w:color="auto"/>
        <w:right w:val="none" w:sz="0" w:space="0" w:color="auto"/>
      </w:divBdr>
    </w:div>
    <w:div w:id="231937920">
      <w:marLeft w:val="640"/>
      <w:marRight w:val="0"/>
      <w:marTop w:val="0"/>
      <w:marBottom w:val="0"/>
      <w:divBdr>
        <w:top w:val="none" w:sz="0" w:space="0" w:color="auto"/>
        <w:left w:val="none" w:sz="0" w:space="0" w:color="auto"/>
        <w:bottom w:val="none" w:sz="0" w:space="0" w:color="auto"/>
        <w:right w:val="none" w:sz="0" w:space="0" w:color="auto"/>
      </w:divBdr>
    </w:div>
    <w:div w:id="231963602">
      <w:marLeft w:val="640"/>
      <w:marRight w:val="0"/>
      <w:marTop w:val="0"/>
      <w:marBottom w:val="0"/>
      <w:divBdr>
        <w:top w:val="none" w:sz="0" w:space="0" w:color="auto"/>
        <w:left w:val="none" w:sz="0" w:space="0" w:color="auto"/>
        <w:bottom w:val="none" w:sz="0" w:space="0" w:color="auto"/>
        <w:right w:val="none" w:sz="0" w:space="0" w:color="auto"/>
      </w:divBdr>
    </w:div>
    <w:div w:id="232011104">
      <w:marLeft w:val="640"/>
      <w:marRight w:val="0"/>
      <w:marTop w:val="0"/>
      <w:marBottom w:val="0"/>
      <w:divBdr>
        <w:top w:val="none" w:sz="0" w:space="0" w:color="auto"/>
        <w:left w:val="none" w:sz="0" w:space="0" w:color="auto"/>
        <w:bottom w:val="none" w:sz="0" w:space="0" w:color="auto"/>
        <w:right w:val="none" w:sz="0" w:space="0" w:color="auto"/>
      </w:divBdr>
    </w:div>
    <w:div w:id="232013896">
      <w:marLeft w:val="480"/>
      <w:marRight w:val="0"/>
      <w:marTop w:val="0"/>
      <w:marBottom w:val="0"/>
      <w:divBdr>
        <w:top w:val="none" w:sz="0" w:space="0" w:color="auto"/>
        <w:left w:val="none" w:sz="0" w:space="0" w:color="auto"/>
        <w:bottom w:val="none" w:sz="0" w:space="0" w:color="auto"/>
        <w:right w:val="none" w:sz="0" w:space="0" w:color="auto"/>
      </w:divBdr>
    </w:div>
    <w:div w:id="232086000">
      <w:marLeft w:val="640"/>
      <w:marRight w:val="0"/>
      <w:marTop w:val="0"/>
      <w:marBottom w:val="0"/>
      <w:divBdr>
        <w:top w:val="none" w:sz="0" w:space="0" w:color="auto"/>
        <w:left w:val="none" w:sz="0" w:space="0" w:color="auto"/>
        <w:bottom w:val="none" w:sz="0" w:space="0" w:color="auto"/>
        <w:right w:val="none" w:sz="0" w:space="0" w:color="auto"/>
      </w:divBdr>
    </w:div>
    <w:div w:id="232087819">
      <w:marLeft w:val="640"/>
      <w:marRight w:val="0"/>
      <w:marTop w:val="0"/>
      <w:marBottom w:val="0"/>
      <w:divBdr>
        <w:top w:val="none" w:sz="0" w:space="0" w:color="auto"/>
        <w:left w:val="none" w:sz="0" w:space="0" w:color="auto"/>
        <w:bottom w:val="none" w:sz="0" w:space="0" w:color="auto"/>
        <w:right w:val="none" w:sz="0" w:space="0" w:color="auto"/>
      </w:divBdr>
    </w:div>
    <w:div w:id="232350668">
      <w:marLeft w:val="640"/>
      <w:marRight w:val="0"/>
      <w:marTop w:val="0"/>
      <w:marBottom w:val="0"/>
      <w:divBdr>
        <w:top w:val="none" w:sz="0" w:space="0" w:color="auto"/>
        <w:left w:val="none" w:sz="0" w:space="0" w:color="auto"/>
        <w:bottom w:val="none" w:sz="0" w:space="0" w:color="auto"/>
        <w:right w:val="none" w:sz="0" w:space="0" w:color="auto"/>
      </w:divBdr>
    </w:div>
    <w:div w:id="232395104">
      <w:marLeft w:val="640"/>
      <w:marRight w:val="0"/>
      <w:marTop w:val="0"/>
      <w:marBottom w:val="0"/>
      <w:divBdr>
        <w:top w:val="none" w:sz="0" w:space="0" w:color="auto"/>
        <w:left w:val="none" w:sz="0" w:space="0" w:color="auto"/>
        <w:bottom w:val="none" w:sz="0" w:space="0" w:color="auto"/>
        <w:right w:val="none" w:sz="0" w:space="0" w:color="auto"/>
      </w:divBdr>
    </w:div>
    <w:div w:id="232400609">
      <w:marLeft w:val="640"/>
      <w:marRight w:val="0"/>
      <w:marTop w:val="0"/>
      <w:marBottom w:val="0"/>
      <w:divBdr>
        <w:top w:val="none" w:sz="0" w:space="0" w:color="auto"/>
        <w:left w:val="none" w:sz="0" w:space="0" w:color="auto"/>
        <w:bottom w:val="none" w:sz="0" w:space="0" w:color="auto"/>
        <w:right w:val="none" w:sz="0" w:space="0" w:color="auto"/>
      </w:divBdr>
    </w:div>
    <w:div w:id="232475682">
      <w:marLeft w:val="640"/>
      <w:marRight w:val="0"/>
      <w:marTop w:val="0"/>
      <w:marBottom w:val="0"/>
      <w:divBdr>
        <w:top w:val="none" w:sz="0" w:space="0" w:color="auto"/>
        <w:left w:val="none" w:sz="0" w:space="0" w:color="auto"/>
        <w:bottom w:val="none" w:sz="0" w:space="0" w:color="auto"/>
        <w:right w:val="none" w:sz="0" w:space="0" w:color="auto"/>
      </w:divBdr>
    </w:div>
    <w:div w:id="232549170">
      <w:marLeft w:val="640"/>
      <w:marRight w:val="0"/>
      <w:marTop w:val="0"/>
      <w:marBottom w:val="0"/>
      <w:divBdr>
        <w:top w:val="none" w:sz="0" w:space="0" w:color="auto"/>
        <w:left w:val="none" w:sz="0" w:space="0" w:color="auto"/>
        <w:bottom w:val="none" w:sz="0" w:space="0" w:color="auto"/>
        <w:right w:val="none" w:sz="0" w:space="0" w:color="auto"/>
      </w:divBdr>
    </w:div>
    <w:div w:id="232551615">
      <w:marLeft w:val="640"/>
      <w:marRight w:val="0"/>
      <w:marTop w:val="0"/>
      <w:marBottom w:val="0"/>
      <w:divBdr>
        <w:top w:val="none" w:sz="0" w:space="0" w:color="auto"/>
        <w:left w:val="none" w:sz="0" w:space="0" w:color="auto"/>
        <w:bottom w:val="none" w:sz="0" w:space="0" w:color="auto"/>
        <w:right w:val="none" w:sz="0" w:space="0" w:color="auto"/>
      </w:divBdr>
    </w:div>
    <w:div w:id="232661847">
      <w:marLeft w:val="640"/>
      <w:marRight w:val="0"/>
      <w:marTop w:val="0"/>
      <w:marBottom w:val="0"/>
      <w:divBdr>
        <w:top w:val="none" w:sz="0" w:space="0" w:color="auto"/>
        <w:left w:val="none" w:sz="0" w:space="0" w:color="auto"/>
        <w:bottom w:val="none" w:sz="0" w:space="0" w:color="auto"/>
        <w:right w:val="none" w:sz="0" w:space="0" w:color="auto"/>
      </w:divBdr>
    </w:div>
    <w:div w:id="232737291">
      <w:marLeft w:val="640"/>
      <w:marRight w:val="0"/>
      <w:marTop w:val="0"/>
      <w:marBottom w:val="0"/>
      <w:divBdr>
        <w:top w:val="none" w:sz="0" w:space="0" w:color="auto"/>
        <w:left w:val="none" w:sz="0" w:space="0" w:color="auto"/>
        <w:bottom w:val="none" w:sz="0" w:space="0" w:color="auto"/>
        <w:right w:val="none" w:sz="0" w:space="0" w:color="auto"/>
      </w:divBdr>
    </w:div>
    <w:div w:id="232738207">
      <w:marLeft w:val="640"/>
      <w:marRight w:val="0"/>
      <w:marTop w:val="0"/>
      <w:marBottom w:val="0"/>
      <w:divBdr>
        <w:top w:val="none" w:sz="0" w:space="0" w:color="auto"/>
        <w:left w:val="none" w:sz="0" w:space="0" w:color="auto"/>
        <w:bottom w:val="none" w:sz="0" w:space="0" w:color="auto"/>
        <w:right w:val="none" w:sz="0" w:space="0" w:color="auto"/>
      </w:divBdr>
    </w:div>
    <w:div w:id="232853724">
      <w:marLeft w:val="640"/>
      <w:marRight w:val="0"/>
      <w:marTop w:val="0"/>
      <w:marBottom w:val="0"/>
      <w:divBdr>
        <w:top w:val="none" w:sz="0" w:space="0" w:color="auto"/>
        <w:left w:val="none" w:sz="0" w:space="0" w:color="auto"/>
        <w:bottom w:val="none" w:sz="0" w:space="0" w:color="auto"/>
        <w:right w:val="none" w:sz="0" w:space="0" w:color="auto"/>
      </w:divBdr>
    </w:div>
    <w:div w:id="232937089">
      <w:marLeft w:val="640"/>
      <w:marRight w:val="0"/>
      <w:marTop w:val="0"/>
      <w:marBottom w:val="0"/>
      <w:divBdr>
        <w:top w:val="none" w:sz="0" w:space="0" w:color="auto"/>
        <w:left w:val="none" w:sz="0" w:space="0" w:color="auto"/>
        <w:bottom w:val="none" w:sz="0" w:space="0" w:color="auto"/>
        <w:right w:val="none" w:sz="0" w:space="0" w:color="auto"/>
      </w:divBdr>
    </w:div>
    <w:div w:id="233010849">
      <w:marLeft w:val="640"/>
      <w:marRight w:val="0"/>
      <w:marTop w:val="0"/>
      <w:marBottom w:val="0"/>
      <w:divBdr>
        <w:top w:val="none" w:sz="0" w:space="0" w:color="auto"/>
        <w:left w:val="none" w:sz="0" w:space="0" w:color="auto"/>
        <w:bottom w:val="none" w:sz="0" w:space="0" w:color="auto"/>
        <w:right w:val="none" w:sz="0" w:space="0" w:color="auto"/>
      </w:divBdr>
    </w:div>
    <w:div w:id="233051683">
      <w:marLeft w:val="640"/>
      <w:marRight w:val="0"/>
      <w:marTop w:val="0"/>
      <w:marBottom w:val="0"/>
      <w:divBdr>
        <w:top w:val="none" w:sz="0" w:space="0" w:color="auto"/>
        <w:left w:val="none" w:sz="0" w:space="0" w:color="auto"/>
        <w:bottom w:val="none" w:sz="0" w:space="0" w:color="auto"/>
        <w:right w:val="none" w:sz="0" w:space="0" w:color="auto"/>
      </w:divBdr>
    </w:div>
    <w:div w:id="233052630">
      <w:marLeft w:val="640"/>
      <w:marRight w:val="0"/>
      <w:marTop w:val="0"/>
      <w:marBottom w:val="0"/>
      <w:divBdr>
        <w:top w:val="none" w:sz="0" w:space="0" w:color="auto"/>
        <w:left w:val="none" w:sz="0" w:space="0" w:color="auto"/>
        <w:bottom w:val="none" w:sz="0" w:space="0" w:color="auto"/>
        <w:right w:val="none" w:sz="0" w:space="0" w:color="auto"/>
      </w:divBdr>
    </w:div>
    <w:div w:id="233197875">
      <w:marLeft w:val="640"/>
      <w:marRight w:val="0"/>
      <w:marTop w:val="0"/>
      <w:marBottom w:val="0"/>
      <w:divBdr>
        <w:top w:val="none" w:sz="0" w:space="0" w:color="auto"/>
        <w:left w:val="none" w:sz="0" w:space="0" w:color="auto"/>
        <w:bottom w:val="none" w:sz="0" w:space="0" w:color="auto"/>
        <w:right w:val="none" w:sz="0" w:space="0" w:color="auto"/>
      </w:divBdr>
    </w:div>
    <w:div w:id="233316795">
      <w:marLeft w:val="640"/>
      <w:marRight w:val="0"/>
      <w:marTop w:val="0"/>
      <w:marBottom w:val="0"/>
      <w:divBdr>
        <w:top w:val="none" w:sz="0" w:space="0" w:color="auto"/>
        <w:left w:val="none" w:sz="0" w:space="0" w:color="auto"/>
        <w:bottom w:val="none" w:sz="0" w:space="0" w:color="auto"/>
        <w:right w:val="none" w:sz="0" w:space="0" w:color="auto"/>
      </w:divBdr>
    </w:div>
    <w:div w:id="233321133">
      <w:marLeft w:val="640"/>
      <w:marRight w:val="0"/>
      <w:marTop w:val="0"/>
      <w:marBottom w:val="0"/>
      <w:divBdr>
        <w:top w:val="none" w:sz="0" w:space="0" w:color="auto"/>
        <w:left w:val="none" w:sz="0" w:space="0" w:color="auto"/>
        <w:bottom w:val="none" w:sz="0" w:space="0" w:color="auto"/>
        <w:right w:val="none" w:sz="0" w:space="0" w:color="auto"/>
      </w:divBdr>
    </w:div>
    <w:div w:id="233323389">
      <w:marLeft w:val="640"/>
      <w:marRight w:val="0"/>
      <w:marTop w:val="0"/>
      <w:marBottom w:val="0"/>
      <w:divBdr>
        <w:top w:val="none" w:sz="0" w:space="0" w:color="auto"/>
        <w:left w:val="none" w:sz="0" w:space="0" w:color="auto"/>
        <w:bottom w:val="none" w:sz="0" w:space="0" w:color="auto"/>
        <w:right w:val="none" w:sz="0" w:space="0" w:color="auto"/>
      </w:divBdr>
    </w:div>
    <w:div w:id="233395640">
      <w:marLeft w:val="640"/>
      <w:marRight w:val="0"/>
      <w:marTop w:val="0"/>
      <w:marBottom w:val="0"/>
      <w:divBdr>
        <w:top w:val="none" w:sz="0" w:space="0" w:color="auto"/>
        <w:left w:val="none" w:sz="0" w:space="0" w:color="auto"/>
        <w:bottom w:val="none" w:sz="0" w:space="0" w:color="auto"/>
        <w:right w:val="none" w:sz="0" w:space="0" w:color="auto"/>
      </w:divBdr>
    </w:div>
    <w:div w:id="233398218">
      <w:marLeft w:val="640"/>
      <w:marRight w:val="0"/>
      <w:marTop w:val="0"/>
      <w:marBottom w:val="0"/>
      <w:divBdr>
        <w:top w:val="none" w:sz="0" w:space="0" w:color="auto"/>
        <w:left w:val="none" w:sz="0" w:space="0" w:color="auto"/>
        <w:bottom w:val="none" w:sz="0" w:space="0" w:color="auto"/>
        <w:right w:val="none" w:sz="0" w:space="0" w:color="auto"/>
      </w:divBdr>
    </w:div>
    <w:div w:id="233469651">
      <w:marLeft w:val="640"/>
      <w:marRight w:val="0"/>
      <w:marTop w:val="0"/>
      <w:marBottom w:val="0"/>
      <w:divBdr>
        <w:top w:val="none" w:sz="0" w:space="0" w:color="auto"/>
        <w:left w:val="none" w:sz="0" w:space="0" w:color="auto"/>
        <w:bottom w:val="none" w:sz="0" w:space="0" w:color="auto"/>
        <w:right w:val="none" w:sz="0" w:space="0" w:color="auto"/>
      </w:divBdr>
    </w:div>
    <w:div w:id="233509160">
      <w:marLeft w:val="640"/>
      <w:marRight w:val="0"/>
      <w:marTop w:val="0"/>
      <w:marBottom w:val="0"/>
      <w:divBdr>
        <w:top w:val="none" w:sz="0" w:space="0" w:color="auto"/>
        <w:left w:val="none" w:sz="0" w:space="0" w:color="auto"/>
        <w:bottom w:val="none" w:sz="0" w:space="0" w:color="auto"/>
        <w:right w:val="none" w:sz="0" w:space="0" w:color="auto"/>
      </w:divBdr>
    </w:div>
    <w:div w:id="233509943">
      <w:marLeft w:val="640"/>
      <w:marRight w:val="0"/>
      <w:marTop w:val="0"/>
      <w:marBottom w:val="0"/>
      <w:divBdr>
        <w:top w:val="none" w:sz="0" w:space="0" w:color="auto"/>
        <w:left w:val="none" w:sz="0" w:space="0" w:color="auto"/>
        <w:bottom w:val="none" w:sz="0" w:space="0" w:color="auto"/>
        <w:right w:val="none" w:sz="0" w:space="0" w:color="auto"/>
      </w:divBdr>
    </w:div>
    <w:div w:id="233584331">
      <w:marLeft w:val="640"/>
      <w:marRight w:val="0"/>
      <w:marTop w:val="0"/>
      <w:marBottom w:val="0"/>
      <w:divBdr>
        <w:top w:val="none" w:sz="0" w:space="0" w:color="auto"/>
        <w:left w:val="none" w:sz="0" w:space="0" w:color="auto"/>
        <w:bottom w:val="none" w:sz="0" w:space="0" w:color="auto"/>
        <w:right w:val="none" w:sz="0" w:space="0" w:color="auto"/>
      </w:divBdr>
    </w:div>
    <w:div w:id="233584473">
      <w:marLeft w:val="640"/>
      <w:marRight w:val="0"/>
      <w:marTop w:val="0"/>
      <w:marBottom w:val="0"/>
      <w:divBdr>
        <w:top w:val="none" w:sz="0" w:space="0" w:color="auto"/>
        <w:left w:val="none" w:sz="0" w:space="0" w:color="auto"/>
        <w:bottom w:val="none" w:sz="0" w:space="0" w:color="auto"/>
        <w:right w:val="none" w:sz="0" w:space="0" w:color="auto"/>
      </w:divBdr>
    </w:div>
    <w:div w:id="233589000">
      <w:marLeft w:val="640"/>
      <w:marRight w:val="0"/>
      <w:marTop w:val="0"/>
      <w:marBottom w:val="0"/>
      <w:divBdr>
        <w:top w:val="none" w:sz="0" w:space="0" w:color="auto"/>
        <w:left w:val="none" w:sz="0" w:space="0" w:color="auto"/>
        <w:bottom w:val="none" w:sz="0" w:space="0" w:color="auto"/>
        <w:right w:val="none" w:sz="0" w:space="0" w:color="auto"/>
      </w:divBdr>
    </w:div>
    <w:div w:id="233707747">
      <w:marLeft w:val="640"/>
      <w:marRight w:val="0"/>
      <w:marTop w:val="0"/>
      <w:marBottom w:val="0"/>
      <w:divBdr>
        <w:top w:val="none" w:sz="0" w:space="0" w:color="auto"/>
        <w:left w:val="none" w:sz="0" w:space="0" w:color="auto"/>
        <w:bottom w:val="none" w:sz="0" w:space="0" w:color="auto"/>
        <w:right w:val="none" w:sz="0" w:space="0" w:color="auto"/>
      </w:divBdr>
    </w:div>
    <w:div w:id="233781303">
      <w:marLeft w:val="640"/>
      <w:marRight w:val="0"/>
      <w:marTop w:val="0"/>
      <w:marBottom w:val="0"/>
      <w:divBdr>
        <w:top w:val="none" w:sz="0" w:space="0" w:color="auto"/>
        <w:left w:val="none" w:sz="0" w:space="0" w:color="auto"/>
        <w:bottom w:val="none" w:sz="0" w:space="0" w:color="auto"/>
        <w:right w:val="none" w:sz="0" w:space="0" w:color="auto"/>
      </w:divBdr>
    </w:div>
    <w:div w:id="233859646">
      <w:marLeft w:val="640"/>
      <w:marRight w:val="0"/>
      <w:marTop w:val="0"/>
      <w:marBottom w:val="0"/>
      <w:divBdr>
        <w:top w:val="none" w:sz="0" w:space="0" w:color="auto"/>
        <w:left w:val="none" w:sz="0" w:space="0" w:color="auto"/>
        <w:bottom w:val="none" w:sz="0" w:space="0" w:color="auto"/>
        <w:right w:val="none" w:sz="0" w:space="0" w:color="auto"/>
      </w:divBdr>
    </w:div>
    <w:div w:id="233862324">
      <w:marLeft w:val="640"/>
      <w:marRight w:val="0"/>
      <w:marTop w:val="0"/>
      <w:marBottom w:val="0"/>
      <w:divBdr>
        <w:top w:val="none" w:sz="0" w:space="0" w:color="auto"/>
        <w:left w:val="none" w:sz="0" w:space="0" w:color="auto"/>
        <w:bottom w:val="none" w:sz="0" w:space="0" w:color="auto"/>
        <w:right w:val="none" w:sz="0" w:space="0" w:color="auto"/>
      </w:divBdr>
    </w:div>
    <w:div w:id="233903385">
      <w:marLeft w:val="640"/>
      <w:marRight w:val="0"/>
      <w:marTop w:val="0"/>
      <w:marBottom w:val="0"/>
      <w:divBdr>
        <w:top w:val="none" w:sz="0" w:space="0" w:color="auto"/>
        <w:left w:val="none" w:sz="0" w:space="0" w:color="auto"/>
        <w:bottom w:val="none" w:sz="0" w:space="0" w:color="auto"/>
        <w:right w:val="none" w:sz="0" w:space="0" w:color="auto"/>
      </w:divBdr>
    </w:div>
    <w:div w:id="233928689">
      <w:marLeft w:val="640"/>
      <w:marRight w:val="0"/>
      <w:marTop w:val="0"/>
      <w:marBottom w:val="0"/>
      <w:divBdr>
        <w:top w:val="none" w:sz="0" w:space="0" w:color="auto"/>
        <w:left w:val="none" w:sz="0" w:space="0" w:color="auto"/>
        <w:bottom w:val="none" w:sz="0" w:space="0" w:color="auto"/>
        <w:right w:val="none" w:sz="0" w:space="0" w:color="auto"/>
      </w:divBdr>
    </w:div>
    <w:div w:id="233977341">
      <w:marLeft w:val="640"/>
      <w:marRight w:val="0"/>
      <w:marTop w:val="0"/>
      <w:marBottom w:val="0"/>
      <w:divBdr>
        <w:top w:val="none" w:sz="0" w:space="0" w:color="auto"/>
        <w:left w:val="none" w:sz="0" w:space="0" w:color="auto"/>
        <w:bottom w:val="none" w:sz="0" w:space="0" w:color="auto"/>
        <w:right w:val="none" w:sz="0" w:space="0" w:color="auto"/>
      </w:divBdr>
    </w:div>
    <w:div w:id="234122873">
      <w:marLeft w:val="640"/>
      <w:marRight w:val="0"/>
      <w:marTop w:val="0"/>
      <w:marBottom w:val="0"/>
      <w:divBdr>
        <w:top w:val="none" w:sz="0" w:space="0" w:color="auto"/>
        <w:left w:val="none" w:sz="0" w:space="0" w:color="auto"/>
        <w:bottom w:val="none" w:sz="0" w:space="0" w:color="auto"/>
        <w:right w:val="none" w:sz="0" w:space="0" w:color="auto"/>
      </w:divBdr>
    </w:div>
    <w:div w:id="234164706">
      <w:marLeft w:val="640"/>
      <w:marRight w:val="0"/>
      <w:marTop w:val="0"/>
      <w:marBottom w:val="0"/>
      <w:divBdr>
        <w:top w:val="none" w:sz="0" w:space="0" w:color="auto"/>
        <w:left w:val="none" w:sz="0" w:space="0" w:color="auto"/>
        <w:bottom w:val="none" w:sz="0" w:space="0" w:color="auto"/>
        <w:right w:val="none" w:sz="0" w:space="0" w:color="auto"/>
      </w:divBdr>
    </w:div>
    <w:div w:id="234173432">
      <w:marLeft w:val="640"/>
      <w:marRight w:val="0"/>
      <w:marTop w:val="0"/>
      <w:marBottom w:val="0"/>
      <w:divBdr>
        <w:top w:val="none" w:sz="0" w:space="0" w:color="auto"/>
        <w:left w:val="none" w:sz="0" w:space="0" w:color="auto"/>
        <w:bottom w:val="none" w:sz="0" w:space="0" w:color="auto"/>
        <w:right w:val="none" w:sz="0" w:space="0" w:color="auto"/>
      </w:divBdr>
    </w:div>
    <w:div w:id="234359201">
      <w:marLeft w:val="640"/>
      <w:marRight w:val="0"/>
      <w:marTop w:val="0"/>
      <w:marBottom w:val="0"/>
      <w:divBdr>
        <w:top w:val="none" w:sz="0" w:space="0" w:color="auto"/>
        <w:left w:val="none" w:sz="0" w:space="0" w:color="auto"/>
        <w:bottom w:val="none" w:sz="0" w:space="0" w:color="auto"/>
        <w:right w:val="none" w:sz="0" w:space="0" w:color="auto"/>
      </w:divBdr>
    </w:div>
    <w:div w:id="234362101">
      <w:marLeft w:val="640"/>
      <w:marRight w:val="0"/>
      <w:marTop w:val="0"/>
      <w:marBottom w:val="0"/>
      <w:divBdr>
        <w:top w:val="none" w:sz="0" w:space="0" w:color="auto"/>
        <w:left w:val="none" w:sz="0" w:space="0" w:color="auto"/>
        <w:bottom w:val="none" w:sz="0" w:space="0" w:color="auto"/>
        <w:right w:val="none" w:sz="0" w:space="0" w:color="auto"/>
      </w:divBdr>
    </w:div>
    <w:div w:id="234364673">
      <w:marLeft w:val="640"/>
      <w:marRight w:val="0"/>
      <w:marTop w:val="0"/>
      <w:marBottom w:val="0"/>
      <w:divBdr>
        <w:top w:val="none" w:sz="0" w:space="0" w:color="auto"/>
        <w:left w:val="none" w:sz="0" w:space="0" w:color="auto"/>
        <w:bottom w:val="none" w:sz="0" w:space="0" w:color="auto"/>
        <w:right w:val="none" w:sz="0" w:space="0" w:color="auto"/>
      </w:divBdr>
    </w:div>
    <w:div w:id="234438313">
      <w:marLeft w:val="640"/>
      <w:marRight w:val="0"/>
      <w:marTop w:val="0"/>
      <w:marBottom w:val="0"/>
      <w:divBdr>
        <w:top w:val="none" w:sz="0" w:space="0" w:color="auto"/>
        <w:left w:val="none" w:sz="0" w:space="0" w:color="auto"/>
        <w:bottom w:val="none" w:sz="0" w:space="0" w:color="auto"/>
        <w:right w:val="none" w:sz="0" w:space="0" w:color="auto"/>
      </w:divBdr>
    </w:div>
    <w:div w:id="234707594">
      <w:marLeft w:val="640"/>
      <w:marRight w:val="0"/>
      <w:marTop w:val="0"/>
      <w:marBottom w:val="0"/>
      <w:divBdr>
        <w:top w:val="none" w:sz="0" w:space="0" w:color="auto"/>
        <w:left w:val="none" w:sz="0" w:space="0" w:color="auto"/>
        <w:bottom w:val="none" w:sz="0" w:space="0" w:color="auto"/>
        <w:right w:val="none" w:sz="0" w:space="0" w:color="auto"/>
      </w:divBdr>
    </w:div>
    <w:div w:id="234709160">
      <w:marLeft w:val="640"/>
      <w:marRight w:val="0"/>
      <w:marTop w:val="0"/>
      <w:marBottom w:val="0"/>
      <w:divBdr>
        <w:top w:val="none" w:sz="0" w:space="0" w:color="auto"/>
        <w:left w:val="none" w:sz="0" w:space="0" w:color="auto"/>
        <w:bottom w:val="none" w:sz="0" w:space="0" w:color="auto"/>
        <w:right w:val="none" w:sz="0" w:space="0" w:color="auto"/>
      </w:divBdr>
    </w:div>
    <w:div w:id="234779235">
      <w:marLeft w:val="640"/>
      <w:marRight w:val="0"/>
      <w:marTop w:val="0"/>
      <w:marBottom w:val="0"/>
      <w:divBdr>
        <w:top w:val="none" w:sz="0" w:space="0" w:color="auto"/>
        <w:left w:val="none" w:sz="0" w:space="0" w:color="auto"/>
        <w:bottom w:val="none" w:sz="0" w:space="0" w:color="auto"/>
        <w:right w:val="none" w:sz="0" w:space="0" w:color="auto"/>
      </w:divBdr>
    </w:div>
    <w:div w:id="234821952">
      <w:marLeft w:val="640"/>
      <w:marRight w:val="0"/>
      <w:marTop w:val="0"/>
      <w:marBottom w:val="0"/>
      <w:divBdr>
        <w:top w:val="none" w:sz="0" w:space="0" w:color="auto"/>
        <w:left w:val="none" w:sz="0" w:space="0" w:color="auto"/>
        <w:bottom w:val="none" w:sz="0" w:space="0" w:color="auto"/>
        <w:right w:val="none" w:sz="0" w:space="0" w:color="auto"/>
      </w:divBdr>
    </w:div>
    <w:div w:id="234970295">
      <w:marLeft w:val="640"/>
      <w:marRight w:val="0"/>
      <w:marTop w:val="0"/>
      <w:marBottom w:val="0"/>
      <w:divBdr>
        <w:top w:val="none" w:sz="0" w:space="0" w:color="auto"/>
        <w:left w:val="none" w:sz="0" w:space="0" w:color="auto"/>
        <w:bottom w:val="none" w:sz="0" w:space="0" w:color="auto"/>
        <w:right w:val="none" w:sz="0" w:space="0" w:color="auto"/>
      </w:divBdr>
    </w:div>
    <w:div w:id="234974582">
      <w:marLeft w:val="640"/>
      <w:marRight w:val="0"/>
      <w:marTop w:val="0"/>
      <w:marBottom w:val="0"/>
      <w:divBdr>
        <w:top w:val="none" w:sz="0" w:space="0" w:color="auto"/>
        <w:left w:val="none" w:sz="0" w:space="0" w:color="auto"/>
        <w:bottom w:val="none" w:sz="0" w:space="0" w:color="auto"/>
        <w:right w:val="none" w:sz="0" w:space="0" w:color="auto"/>
      </w:divBdr>
    </w:div>
    <w:div w:id="235283738">
      <w:marLeft w:val="640"/>
      <w:marRight w:val="0"/>
      <w:marTop w:val="0"/>
      <w:marBottom w:val="0"/>
      <w:divBdr>
        <w:top w:val="none" w:sz="0" w:space="0" w:color="auto"/>
        <w:left w:val="none" w:sz="0" w:space="0" w:color="auto"/>
        <w:bottom w:val="none" w:sz="0" w:space="0" w:color="auto"/>
        <w:right w:val="none" w:sz="0" w:space="0" w:color="auto"/>
      </w:divBdr>
    </w:div>
    <w:div w:id="235284246">
      <w:marLeft w:val="640"/>
      <w:marRight w:val="0"/>
      <w:marTop w:val="0"/>
      <w:marBottom w:val="0"/>
      <w:divBdr>
        <w:top w:val="none" w:sz="0" w:space="0" w:color="auto"/>
        <w:left w:val="none" w:sz="0" w:space="0" w:color="auto"/>
        <w:bottom w:val="none" w:sz="0" w:space="0" w:color="auto"/>
        <w:right w:val="none" w:sz="0" w:space="0" w:color="auto"/>
      </w:divBdr>
    </w:div>
    <w:div w:id="235432666">
      <w:marLeft w:val="640"/>
      <w:marRight w:val="0"/>
      <w:marTop w:val="0"/>
      <w:marBottom w:val="0"/>
      <w:divBdr>
        <w:top w:val="none" w:sz="0" w:space="0" w:color="auto"/>
        <w:left w:val="none" w:sz="0" w:space="0" w:color="auto"/>
        <w:bottom w:val="none" w:sz="0" w:space="0" w:color="auto"/>
        <w:right w:val="none" w:sz="0" w:space="0" w:color="auto"/>
      </w:divBdr>
    </w:div>
    <w:div w:id="235434546">
      <w:marLeft w:val="640"/>
      <w:marRight w:val="0"/>
      <w:marTop w:val="0"/>
      <w:marBottom w:val="0"/>
      <w:divBdr>
        <w:top w:val="none" w:sz="0" w:space="0" w:color="auto"/>
        <w:left w:val="none" w:sz="0" w:space="0" w:color="auto"/>
        <w:bottom w:val="none" w:sz="0" w:space="0" w:color="auto"/>
        <w:right w:val="none" w:sz="0" w:space="0" w:color="auto"/>
      </w:divBdr>
    </w:div>
    <w:div w:id="235553870">
      <w:marLeft w:val="640"/>
      <w:marRight w:val="0"/>
      <w:marTop w:val="0"/>
      <w:marBottom w:val="0"/>
      <w:divBdr>
        <w:top w:val="none" w:sz="0" w:space="0" w:color="auto"/>
        <w:left w:val="none" w:sz="0" w:space="0" w:color="auto"/>
        <w:bottom w:val="none" w:sz="0" w:space="0" w:color="auto"/>
        <w:right w:val="none" w:sz="0" w:space="0" w:color="auto"/>
      </w:divBdr>
    </w:div>
    <w:div w:id="235628316">
      <w:marLeft w:val="640"/>
      <w:marRight w:val="0"/>
      <w:marTop w:val="0"/>
      <w:marBottom w:val="0"/>
      <w:divBdr>
        <w:top w:val="none" w:sz="0" w:space="0" w:color="auto"/>
        <w:left w:val="none" w:sz="0" w:space="0" w:color="auto"/>
        <w:bottom w:val="none" w:sz="0" w:space="0" w:color="auto"/>
        <w:right w:val="none" w:sz="0" w:space="0" w:color="auto"/>
      </w:divBdr>
    </w:div>
    <w:div w:id="235669163">
      <w:marLeft w:val="640"/>
      <w:marRight w:val="0"/>
      <w:marTop w:val="0"/>
      <w:marBottom w:val="0"/>
      <w:divBdr>
        <w:top w:val="none" w:sz="0" w:space="0" w:color="auto"/>
        <w:left w:val="none" w:sz="0" w:space="0" w:color="auto"/>
        <w:bottom w:val="none" w:sz="0" w:space="0" w:color="auto"/>
        <w:right w:val="none" w:sz="0" w:space="0" w:color="auto"/>
      </w:divBdr>
    </w:div>
    <w:div w:id="235753020">
      <w:marLeft w:val="640"/>
      <w:marRight w:val="0"/>
      <w:marTop w:val="0"/>
      <w:marBottom w:val="0"/>
      <w:divBdr>
        <w:top w:val="none" w:sz="0" w:space="0" w:color="auto"/>
        <w:left w:val="none" w:sz="0" w:space="0" w:color="auto"/>
        <w:bottom w:val="none" w:sz="0" w:space="0" w:color="auto"/>
        <w:right w:val="none" w:sz="0" w:space="0" w:color="auto"/>
      </w:divBdr>
    </w:div>
    <w:div w:id="235818908">
      <w:marLeft w:val="640"/>
      <w:marRight w:val="0"/>
      <w:marTop w:val="0"/>
      <w:marBottom w:val="0"/>
      <w:divBdr>
        <w:top w:val="none" w:sz="0" w:space="0" w:color="auto"/>
        <w:left w:val="none" w:sz="0" w:space="0" w:color="auto"/>
        <w:bottom w:val="none" w:sz="0" w:space="0" w:color="auto"/>
        <w:right w:val="none" w:sz="0" w:space="0" w:color="auto"/>
      </w:divBdr>
    </w:div>
    <w:div w:id="235819751">
      <w:marLeft w:val="640"/>
      <w:marRight w:val="0"/>
      <w:marTop w:val="0"/>
      <w:marBottom w:val="0"/>
      <w:divBdr>
        <w:top w:val="none" w:sz="0" w:space="0" w:color="auto"/>
        <w:left w:val="none" w:sz="0" w:space="0" w:color="auto"/>
        <w:bottom w:val="none" w:sz="0" w:space="0" w:color="auto"/>
        <w:right w:val="none" w:sz="0" w:space="0" w:color="auto"/>
      </w:divBdr>
    </w:div>
    <w:div w:id="235824969">
      <w:marLeft w:val="640"/>
      <w:marRight w:val="0"/>
      <w:marTop w:val="0"/>
      <w:marBottom w:val="0"/>
      <w:divBdr>
        <w:top w:val="none" w:sz="0" w:space="0" w:color="auto"/>
        <w:left w:val="none" w:sz="0" w:space="0" w:color="auto"/>
        <w:bottom w:val="none" w:sz="0" w:space="0" w:color="auto"/>
        <w:right w:val="none" w:sz="0" w:space="0" w:color="auto"/>
      </w:divBdr>
    </w:div>
    <w:div w:id="235866906">
      <w:marLeft w:val="640"/>
      <w:marRight w:val="0"/>
      <w:marTop w:val="0"/>
      <w:marBottom w:val="0"/>
      <w:divBdr>
        <w:top w:val="none" w:sz="0" w:space="0" w:color="auto"/>
        <w:left w:val="none" w:sz="0" w:space="0" w:color="auto"/>
        <w:bottom w:val="none" w:sz="0" w:space="0" w:color="auto"/>
        <w:right w:val="none" w:sz="0" w:space="0" w:color="auto"/>
      </w:divBdr>
    </w:div>
    <w:div w:id="235895907">
      <w:marLeft w:val="640"/>
      <w:marRight w:val="0"/>
      <w:marTop w:val="0"/>
      <w:marBottom w:val="0"/>
      <w:divBdr>
        <w:top w:val="none" w:sz="0" w:space="0" w:color="auto"/>
        <w:left w:val="none" w:sz="0" w:space="0" w:color="auto"/>
        <w:bottom w:val="none" w:sz="0" w:space="0" w:color="auto"/>
        <w:right w:val="none" w:sz="0" w:space="0" w:color="auto"/>
      </w:divBdr>
    </w:div>
    <w:div w:id="236019534">
      <w:marLeft w:val="640"/>
      <w:marRight w:val="0"/>
      <w:marTop w:val="0"/>
      <w:marBottom w:val="0"/>
      <w:divBdr>
        <w:top w:val="none" w:sz="0" w:space="0" w:color="auto"/>
        <w:left w:val="none" w:sz="0" w:space="0" w:color="auto"/>
        <w:bottom w:val="none" w:sz="0" w:space="0" w:color="auto"/>
        <w:right w:val="none" w:sz="0" w:space="0" w:color="auto"/>
      </w:divBdr>
    </w:div>
    <w:div w:id="236090050">
      <w:marLeft w:val="640"/>
      <w:marRight w:val="0"/>
      <w:marTop w:val="0"/>
      <w:marBottom w:val="0"/>
      <w:divBdr>
        <w:top w:val="none" w:sz="0" w:space="0" w:color="auto"/>
        <w:left w:val="none" w:sz="0" w:space="0" w:color="auto"/>
        <w:bottom w:val="none" w:sz="0" w:space="0" w:color="auto"/>
        <w:right w:val="none" w:sz="0" w:space="0" w:color="auto"/>
      </w:divBdr>
    </w:div>
    <w:div w:id="236139578">
      <w:marLeft w:val="640"/>
      <w:marRight w:val="0"/>
      <w:marTop w:val="0"/>
      <w:marBottom w:val="0"/>
      <w:divBdr>
        <w:top w:val="none" w:sz="0" w:space="0" w:color="auto"/>
        <w:left w:val="none" w:sz="0" w:space="0" w:color="auto"/>
        <w:bottom w:val="none" w:sz="0" w:space="0" w:color="auto"/>
        <w:right w:val="none" w:sz="0" w:space="0" w:color="auto"/>
      </w:divBdr>
    </w:div>
    <w:div w:id="236209723">
      <w:bodyDiv w:val="1"/>
      <w:marLeft w:val="0"/>
      <w:marRight w:val="0"/>
      <w:marTop w:val="0"/>
      <w:marBottom w:val="0"/>
      <w:divBdr>
        <w:top w:val="none" w:sz="0" w:space="0" w:color="auto"/>
        <w:left w:val="none" w:sz="0" w:space="0" w:color="auto"/>
        <w:bottom w:val="none" w:sz="0" w:space="0" w:color="auto"/>
        <w:right w:val="none" w:sz="0" w:space="0" w:color="auto"/>
      </w:divBdr>
    </w:div>
    <w:div w:id="236285343">
      <w:marLeft w:val="640"/>
      <w:marRight w:val="0"/>
      <w:marTop w:val="0"/>
      <w:marBottom w:val="0"/>
      <w:divBdr>
        <w:top w:val="none" w:sz="0" w:space="0" w:color="auto"/>
        <w:left w:val="none" w:sz="0" w:space="0" w:color="auto"/>
        <w:bottom w:val="none" w:sz="0" w:space="0" w:color="auto"/>
        <w:right w:val="none" w:sz="0" w:space="0" w:color="auto"/>
      </w:divBdr>
    </w:div>
    <w:div w:id="236285379">
      <w:marLeft w:val="640"/>
      <w:marRight w:val="0"/>
      <w:marTop w:val="0"/>
      <w:marBottom w:val="0"/>
      <w:divBdr>
        <w:top w:val="none" w:sz="0" w:space="0" w:color="auto"/>
        <w:left w:val="none" w:sz="0" w:space="0" w:color="auto"/>
        <w:bottom w:val="none" w:sz="0" w:space="0" w:color="auto"/>
        <w:right w:val="none" w:sz="0" w:space="0" w:color="auto"/>
      </w:divBdr>
    </w:div>
    <w:div w:id="236600333">
      <w:marLeft w:val="640"/>
      <w:marRight w:val="0"/>
      <w:marTop w:val="0"/>
      <w:marBottom w:val="0"/>
      <w:divBdr>
        <w:top w:val="none" w:sz="0" w:space="0" w:color="auto"/>
        <w:left w:val="none" w:sz="0" w:space="0" w:color="auto"/>
        <w:bottom w:val="none" w:sz="0" w:space="0" w:color="auto"/>
        <w:right w:val="none" w:sz="0" w:space="0" w:color="auto"/>
      </w:divBdr>
    </w:div>
    <w:div w:id="236718068">
      <w:marLeft w:val="640"/>
      <w:marRight w:val="0"/>
      <w:marTop w:val="0"/>
      <w:marBottom w:val="0"/>
      <w:divBdr>
        <w:top w:val="none" w:sz="0" w:space="0" w:color="auto"/>
        <w:left w:val="none" w:sz="0" w:space="0" w:color="auto"/>
        <w:bottom w:val="none" w:sz="0" w:space="0" w:color="auto"/>
        <w:right w:val="none" w:sz="0" w:space="0" w:color="auto"/>
      </w:divBdr>
    </w:div>
    <w:div w:id="236743212">
      <w:marLeft w:val="640"/>
      <w:marRight w:val="0"/>
      <w:marTop w:val="0"/>
      <w:marBottom w:val="0"/>
      <w:divBdr>
        <w:top w:val="none" w:sz="0" w:space="0" w:color="auto"/>
        <w:left w:val="none" w:sz="0" w:space="0" w:color="auto"/>
        <w:bottom w:val="none" w:sz="0" w:space="0" w:color="auto"/>
        <w:right w:val="none" w:sz="0" w:space="0" w:color="auto"/>
      </w:divBdr>
    </w:div>
    <w:div w:id="236791320">
      <w:marLeft w:val="640"/>
      <w:marRight w:val="0"/>
      <w:marTop w:val="0"/>
      <w:marBottom w:val="0"/>
      <w:divBdr>
        <w:top w:val="none" w:sz="0" w:space="0" w:color="auto"/>
        <w:left w:val="none" w:sz="0" w:space="0" w:color="auto"/>
        <w:bottom w:val="none" w:sz="0" w:space="0" w:color="auto"/>
        <w:right w:val="none" w:sz="0" w:space="0" w:color="auto"/>
      </w:divBdr>
    </w:div>
    <w:div w:id="236866715">
      <w:marLeft w:val="640"/>
      <w:marRight w:val="0"/>
      <w:marTop w:val="0"/>
      <w:marBottom w:val="0"/>
      <w:divBdr>
        <w:top w:val="none" w:sz="0" w:space="0" w:color="auto"/>
        <w:left w:val="none" w:sz="0" w:space="0" w:color="auto"/>
        <w:bottom w:val="none" w:sz="0" w:space="0" w:color="auto"/>
        <w:right w:val="none" w:sz="0" w:space="0" w:color="auto"/>
      </w:divBdr>
    </w:div>
    <w:div w:id="236869616">
      <w:marLeft w:val="640"/>
      <w:marRight w:val="0"/>
      <w:marTop w:val="0"/>
      <w:marBottom w:val="0"/>
      <w:divBdr>
        <w:top w:val="none" w:sz="0" w:space="0" w:color="auto"/>
        <w:left w:val="none" w:sz="0" w:space="0" w:color="auto"/>
        <w:bottom w:val="none" w:sz="0" w:space="0" w:color="auto"/>
        <w:right w:val="none" w:sz="0" w:space="0" w:color="auto"/>
      </w:divBdr>
    </w:div>
    <w:div w:id="236937573">
      <w:marLeft w:val="640"/>
      <w:marRight w:val="0"/>
      <w:marTop w:val="0"/>
      <w:marBottom w:val="0"/>
      <w:divBdr>
        <w:top w:val="none" w:sz="0" w:space="0" w:color="auto"/>
        <w:left w:val="none" w:sz="0" w:space="0" w:color="auto"/>
        <w:bottom w:val="none" w:sz="0" w:space="0" w:color="auto"/>
        <w:right w:val="none" w:sz="0" w:space="0" w:color="auto"/>
      </w:divBdr>
    </w:div>
    <w:div w:id="236939299">
      <w:marLeft w:val="640"/>
      <w:marRight w:val="0"/>
      <w:marTop w:val="0"/>
      <w:marBottom w:val="0"/>
      <w:divBdr>
        <w:top w:val="none" w:sz="0" w:space="0" w:color="auto"/>
        <w:left w:val="none" w:sz="0" w:space="0" w:color="auto"/>
        <w:bottom w:val="none" w:sz="0" w:space="0" w:color="auto"/>
        <w:right w:val="none" w:sz="0" w:space="0" w:color="auto"/>
      </w:divBdr>
    </w:div>
    <w:div w:id="237058881">
      <w:marLeft w:val="640"/>
      <w:marRight w:val="0"/>
      <w:marTop w:val="0"/>
      <w:marBottom w:val="0"/>
      <w:divBdr>
        <w:top w:val="none" w:sz="0" w:space="0" w:color="auto"/>
        <w:left w:val="none" w:sz="0" w:space="0" w:color="auto"/>
        <w:bottom w:val="none" w:sz="0" w:space="0" w:color="auto"/>
        <w:right w:val="none" w:sz="0" w:space="0" w:color="auto"/>
      </w:divBdr>
    </w:div>
    <w:div w:id="237061271">
      <w:marLeft w:val="640"/>
      <w:marRight w:val="0"/>
      <w:marTop w:val="0"/>
      <w:marBottom w:val="0"/>
      <w:divBdr>
        <w:top w:val="none" w:sz="0" w:space="0" w:color="auto"/>
        <w:left w:val="none" w:sz="0" w:space="0" w:color="auto"/>
        <w:bottom w:val="none" w:sz="0" w:space="0" w:color="auto"/>
        <w:right w:val="none" w:sz="0" w:space="0" w:color="auto"/>
      </w:divBdr>
    </w:div>
    <w:div w:id="237131572">
      <w:marLeft w:val="640"/>
      <w:marRight w:val="0"/>
      <w:marTop w:val="0"/>
      <w:marBottom w:val="0"/>
      <w:divBdr>
        <w:top w:val="none" w:sz="0" w:space="0" w:color="auto"/>
        <w:left w:val="none" w:sz="0" w:space="0" w:color="auto"/>
        <w:bottom w:val="none" w:sz="0" w:space="0" w:color="auto"/>
        <w:right w:val="none" w:sz="0" w:space="0" w:color="auto"/>
      </w:divBdr>
    </w:div>
    <w:div w:id="237135394">
      <w:marLeft w:val="640"/>
      <w:marRight w:val="0"/>
      <w:marTop w:val="0"/>
      <w:marBottom w:val="0"/>
      <w:divBdr>
        <w:top w:val="none" w:sz="0" w:space="0" w:color="auto"/>
        <w:left w:val="none" w:sz="0" w:space="0" w:color="auto"/>
        <w:bottom w:val="none" w:sz="0" w:space="0" w:color="auto"/>
        <w:right w:val="none" w:sz="0" w:space="0" w:color="auto"/>
      </w:divBdr>
    </w:div>
    <w:div w:id="237250168">
      <w:marLeft w:val="640"/>
      <w:marRight w:val="0"/>
      <w:marTop w:val="0"/>
      <w:marBottom w:val="0"/>
      <w:divBdr>
        <w:top w:val="none" w:sz="0" w:space="0" w:color="auto"/>
        <w:left w:val="none" w:sz="0" w:space="0" w:color="auto"/>
        <w:bottom w:val="none" w:sz="0" w:space="0" w:color="auto"/>
        <w:right w:val="none" w:sz="0" w:space="0" w:color="auto"/>
      </w:divBdr>
    </w:div>
    <w:div w:id="237253417">
      <w:marLeft w:val="640"/>
      <w:marRight w:val="0"/>
      <w:marTop w:val="0"/>
      <w:marBottom w:val="0"/>
      <w:divBdr>
        <w:top w:val="none" w:sz="0" w:space="0" w:color="auto"/>
        <w:left w:val="none" w:sz="0" w:space="0" w:color="auto"/>
        <w:bottom w:val="none" w:sz="0" w:space="0" w:color="auto"/>
        <w:right w:val="none" w:sz="0" w:space="0" w:color="auto"/>
      </w:divBdr>
    </w:div>
    <w:div w:id="237403137">
      <w:marLeft w:val="640"/>
      <w:marRight w:val="0"/>
      <w:marTop w:val="0"/>
      <w:marBottom w:val="0"/>
      <w:divBdr>
        <w:top w:val="none" w:sz="0" w:space="0" w:color="auto"/>
        <w:left w:val="none" w:sz="0" w:space="0" w:color="auto"/>
        <w:bottom w:val="none" w:sz="0" w:space="0" w:color="auto"/>
        <w:right w:val="none" w:sz="0" w:space="0" w:color="auto"/>
      </w:divBdr>
    </w:div>
    <w:div w:id="237442259">
      <w:marLeft w:val="640"/>
      <w:marRight w:val="0"/>
      <w:marTop w:val="0"/>
      <w:marBottom w:val="0"/>
      <w:divBdr>
        <w:top w:val="none" w:sz="0" w:space="0" w:color="auto"/>
        <w:left w:val="none" w:sz="0" w:space="0" w:color="auto"/>
        <w:bottom w:val="none" w:sz="0" w:space="0" w:color="auto"/>
        <w:right w:val="none" w:sz="0" w:space="0" w:color="auto"/>
      </w:divBdr>
    </w:div>
    <w:div w:id="237442375">
      <w:marLeft w:val="640"/>
      <w:marRight w:val="0"/>
      <w:marTop w:val="0"/>
      <w:marBottom w:val="0"/>
      <w:divBdr>
        <w:top w:val="none" w:sz="0" w:space="0" w:color="auto"/>
        <w:left w:val="none" w:sz="0" w:space="0" w:color="auto"/>
        <w:bottom w:val="none" w:sz="0" w:space="0" w:color="auto"/>
        <w:right w:val="none" w:sz="0" w:space="0" w:color="auto"/>
      </w:divBdr>
    </w:div>
    <w:div w:id="237445601">
      <w:marLeft w:val="640"/>
      <w:marRight w:val="0"/>
      <w:marTop w:val="0"/>
      <w:marBottom w:val="0"/>
      <w:divBdr>
        <w:top w:val="none" w:sz="0" w:space="0" w:color="auto"/>
        <w:left w:val="none" w:sz="0" w:space="0" w:color="auto"/>
        <w:bottom w:val="none" w:sz="0" w:space="0" w:color="auto"/>
        <w:right w:val="none" w:sz="0" w:space="0" w:color="auto"/>
      </w:divBdr>
    </w:div>
    <w:div w:id="237522499">
      <w:marLeft w:val="640"/>
      <w:marRight w:val="0"/>
      <w:marTop w:val="0"/>
      <w:marBottom w:val="0"/>
      <w:divBdr>
        <w:top w:val="none" w:sz="0" w:space="0" w:color="auto"/>
        <w:left w:val="none" w:sz="0" w:space="0" w:color="auto"/>
        <w:bottom w:val="none" w:sz="0" w:space="0" w:color="auto"/>
        <w:right w:val="none" w:sz="0" w:space="0" w:color="auto"/>
      </w:divBdr>
    </w:div>
    <w:div w:id="237523711">
      <w:marLeft w:val="640"/>
      <w:marRight w:val="0"/>
      <w:marTop w:val="0"/>
      <w:marBottom w:val="0"/>
      <w:divBdr>
        <w:top w:val="none" w:sz="0" w:space="0" w:color="auto"/>
        <w:left w:val="none" w:sz="0" w:space="0" w:color="auto"/>
        <w:bottom w:val="none" w:sz="0" w:space="0" w:color="auto"/>
        <w:right w:val="none" w:sz="0" w:space="0" w:color="auto"/>
      </w:divBdr>
    </w:div>
    <w:div w:id="237523752">
      <w:marLeft w:val="640"/>
      <w:marRight w:val="0"/>
      <w:marTop w:val="0"/>
      <w:marBottom w:val="0"/>
      <w:divBdr>
        <w:top w:val="none" w:sz="0" w:space="0" w:color="auto"/>
        <w:left w:val="none" w:sz="0" w:space="0" w:color="auto"/>
        <w:bottom w:val="none" w:sz="0" w:space="0" w:color="auto"/>
        <w:right w:val="none" w:sz="0" w:space="0" w:color="auto"/>
      </w:divBdr>
    </w:div>
    <w:div w:id="237711904">
      <w:marLeft w:val="640"/>
      <w:marRight w:val="0"/>
      <w:marTop w:val="0"/>
      <w:marBottom w:val="0"/>
      <w:divBdr>
        <w:top w:val="none" w:sz="0" w:space="0" w:color="auto"/>
        <w:left w:val="none" w:sz="0" w:space="0" w:color="auto"/>
        <w:bottom w:val="none" w:sz="0" w:space="0" w:color="auto"/>
        <w:right w:val="none" w:sz="0" w:space="0" w:color="auto"/>
      </w:divBdr>
    </w:div>
    <w:div w:id="237862822">
      <w:marLeft w:val="640"/>
      <w:marRight w:val="0"/>
      <w:marTop w:val="0"/>
      <w:marBottom w:val="0"/>
      <w:divBdr>
        <w:top w:val="none" w:sz="0" w:space="0" w:color="auto"/>
        <w:left w:val="none" w:sz="0" w:space="0" w:color="auto"/>
        <w:bottom w:val="none" w:sz="0" w:space="0" w:color="auto"/>
        <w:right w:val="none" w:sz="0" w:space="0" w:color="auto"/>
      </w:divBdr>
    </w:div>
    <w:div w:id="237908275">
      <w:marLeft w:val="640"/>
      <w:marRight w:val="0"/>
      <w:marTop w:val="0"/>
      <w:marBottom w:val="0"/>
      <w:divBdr>
        <w:top w:val="none" w:sz="0" w:space="0" w:color="auto"/>
        <w:left w:val="none" w:sz="0" w:space="0" w:color="auto"/>
        <w:bottom w:val="none" w:sz="0" w:space="0" w:color="auto"/>
        <w:right w:val="none" w:sz="0" w:space="0" w:color="auto"/>
      </w:divBdr>
    </w:div>
    <w:div w:id="238055424">
      <w:marLeft w:val="640"/>
      <w:marRight w:val="0"/>
      <w:marTop w:val="0"/>
      <w:marBottom w:val="0"/>
      <w:divBdr>
        <w:top w:val="none" w:sz="0" w:space="0" w:color="auto"/>
        <w:left w:val="none" w:sz="0" w:space="0" w:color="auto"/>
        <w:bottom w:val="none" w:sz="0" w:space="0" w:color="auto"/>
        <w:right w:val="none" w:sz="0" w:space="0" w:color="auto"/>
      </w:divBdr>
    </w:div>
    <w:div w:id="238171813">
      <w:marLeft w:val="640"/>
      <w:marRight w:val="0"/>
      <w:marTop w:val="0"/>
      <w:marBottom w:val="0"/>
      <w:divBdr>
        <w:top w:val="none" w:sz="0" w:space="0" w:color="auto"/>
        <w:left w:val="none" w:sz="0" w:space="0" w:color="auto"/>
        <w:bottom w:val="none" w:sz="0" w:space="0" w:color="auto"/>
        <w:right w:val="none" w:sz="0" w:space="0" w:color="auto"/>
      </w:divBdr>
    </w:div>
    <w:div w:id="238177348">
      <w:marLeft w:val="640"/>
      <w:marRight w:val="0"/>
      <w:marTop w:val="0"/>
      <w:marBottom w:val="0"/>
      <w:divBdr>
        <w:top w:val="none" w:sz="0" w:space="0" w:color="auto"/>
        <w:left w:val="none" w:sz="0" w:space="0" w:color="auto"/>
        <w:bottom w:val="none" w:sz="0" w:space="0" w:color="auto"/>
        <w:right w:val="none" w:sz="0" w:space="0" w:color="auto"/>
      </w:divBdr>
    </w:div>
    <w:div w:id="238251255">
      <w:marLeft w:val="640"/>
      <w:marRight w:val="0"/>
      <w:marTop w:val="0"/>
      <w:marBottom w:val="0"/>
      <w:divBdr>
        <w:top w:val="none" w:sz="0" w:space="0" w:color="auto"/>
        <w:left w:val="none" w:sz="0" w:space="0" w:color="auto"/>
        <w:bottom w:val="none" w:sz="0" w:space="0" w:color="auto"/>
        <w:right w:val="none" w:sz="0" w:space="0" w:color="auto"/>
      </w:divBdr>
    </w:div>
    <w:div w:id="238292552">
      <w:marLeft w:val="640"/>
      <w:marRight w:val="0"/>
      <w:marTop w:val="0"/>
      <w:marBottom w:val="0"/>
      <w:divBdr>
        <w:top w:val="none" w:sz="0" w:space="0" w:color="auto"/>
        <w:left w:val="none" w:sz="0" w:space="0" w:color="auto"/>
        <w:bottom w:val="none" w:sz="0" w:space="0" w:color="auto"/>
        <w:right w:val="none" w:sz="0" w:space="0" w:color="auto"/>
      </w:divBdr>
    </w:div>
    <w:div w:id="238298440">
      <w:marLeft w:val="640"/>
      <w:marRight w:val="0"/>
      <w:marTop w:val="0"/>
      <w:marBottom w:val="0"/>
      <w:divBdr>
        <w:top w:val="none" w:sz="0" w:space="0" w:color="auto"/>
        <w:left w:val="none" w:sz="0" w:space="0" w:color="auto"/>
        <w:bottom w:val="none" w:sz="0" w:space="0" w:color="auto"/>
        <w:right w:val="none" w:sz="0" w:space="0" w:color="auto"/>
      </w:divBdr>
    </w:div>
    <w:div w:id="238444325">
      <w:marLeft w:val="640"/>
      <w:marRight w:val="0"/>
      <w:marTop w:val="0"/>
      <w:marBottom w:val="0"/>
      <w:divBdr>
        <w:top w:val="none" w:sz="0" w:space="0" w:color="auto"/>
        <w:left w:val="none" w:sz="0" w:space="0" w:color="auto"/>
        <w:bottom w:val="none" w:sz="0" w:space="0" w:color="auto"/>
        <w:right w:val="none" w:sz="0" w:space="0" w:color="auto"/>
      </w:divBdr>
    </w:div>
    <w:div w:id="238487373">
      <w:marLeft w:val="640"/>
      <w:marRight w:val="0"/>
      <w:marTop w:val="0"/>
      <w:marBottom w:val="0"/>
      <w:divBdr>
        <w:top w:val="none" w:sz="0" w:space="0" w:color="auto"/>
        <w:left w:val="none" w:sz="0" w:space="0" w:color="auto"/>
        <w:bottom w:val="none" w:sz="0" w:space="0" w:color="auto"/>
        <w:right w:val="none" w:sz="0" w:space="0" w:color="auto"/>
      </w:divBdr>
    </w:div>
    <w:div w:id="238490027">
      <w:marLeft w:val="640"/>
      <w:marRight w:val="0"/>
      <w:marTop w:val="0"/>
      <w:marBottom w:val="0"/>
      <w:divBdr>
        <w:top w:val="none" w:sz="0" w:space="0" w:color="auto"/>
        <w:left w:val="none" w:sz="0" w:space="0" w:color="auto"/>
        <w:bottom w:val="none" w:sz="0" w:space="0" w:color="auto"/>
        <w:right w:val="none" w:sz="0" w:space="0" w:color="auto"/>
      </w:divBdr>
    </w:div>
    <w:div w:id="238517057">
      <w:marLeft w:val="640"/>
      <w:marRight w:val="0"/>
      <w:marTop w:val="0"/>
      <w:marBottom w:val="0"/>
      <w:divBdr>
        <w:top w:val="none" w:sz="0" w:space="0" w:color="auto"/>
        <w:left w:val="none" w:sz="0" w:space="0" w:color="auto"/>
        <w:bottom w:val="none" w:sz="0" w:space="0" w:color="auto"/>
        <w:right w:val="none" w:sz="0" w:space="0" w:color="auto"/>
      </w:divBdr>
    </w:div>
    <w:div w:id="238517576">
      <w:marLeft w:val="640"/>
      <w:marRight w:val="0"/>
      <w:marTop w:val="0"/>
      <w:marBottom w:val="0"/>
      <w:divBdr>
        <w:top w:val="none" w:sz="0" w:space="0" w:color="auto"/>
        <w:left w:val="none" w:sz="0" w:space="0" w:color="auto"/>
        <w:bottom w:val="none" w:sz="0" w:space="0" w:color="auto"/>
        <w:right w:val="none" w:sz="0" w:space="0" w:color="auto"/>
      </w:divBdr>
    </w:div>
    <w:div w:id="238639021">
      <w:marLeft w:val="640"/>
      <w:marRight w:val="0"/>
      <w:marTop w:val="0"/>
      <w:marBottom w:val="0"/>
      <w:divBdr>
        <w:top w:val="none" w:sz="0" w:space="0" w:color="auto"/>
        <w:left w:val="none" w:sz="0" w:space="0" w:color="auto"/>
        <w:bottom w:val="none" w:sz="0" w:space="0" w:color="auto"/>
        <w:right w:val="none" w:sz="0" w:space="0" w:color="auto"/>
      </w:divBdr>
    </w:div>
    <w:div w:id="238711591">
      <w:marLeft w:val="640"/>
      <w:marRight w:val="0"/>
      <w:marTop w:val="0"/>
      <w:marBottom w:val="0"/>
      <w:divBdr>
        <w:top w:val="none" w:sz="0" w:space="0" w:color="auto"/>
        <w:left w:val="none" w:sz="0" w:space="0" w:color="auto"/>
        <w:bottom w:val="none" w:sz="0" w:space="0" w:color="auto"/>
        <w:right w:val="none" w:sz="0" w:space="0" w:color="auto"/>
      </w:divBdr>
    </w:div>
    <w:div w:id="238756152">
      <w:marLeft w:val="640"/>
      <w:marRight w:val="0"/>
      <w:marTop w:val="0"/>
      <w:marBottom w:val="0"/>
      <w:divBdr>
        <w:top w:val="none" w:sz="0" w:space="0" w:color="auto"/>
        <w:left w:val="none" w:sz="0" w:space="0" w:color="auto"/>
        <w:bottom w:val="none" w:sz="0" w:space="0" w:color="auto"/>
        <w:right w:val="none" w:sz="0" w:space="0" w:color="auto"/>
      </w:divBdr>
    </w:div>
    <w:div w:id="238759246">
      <w:marLeft w:val="640"/>
      <w:marRight w:val="0"/>
      <w:marTop w:val="0"/>
      <w:marBottom w:val="0"/>
      <w:divBdr>
        <w:top w:val="none" w:sz="0" w:space="0" w:color="auto"/>
        <w:left w:val="none" w:sz="0" w:space="0" w:color="auto"/>
        <w:bottom w:val="none" w:sz="0" w:space="0" w:color="auto"/>
        <w:right w:val="none" w:sz="0" w:space="0" w:color="auto"/>
      </w:divBdr>
    </w:div>
    <w:div w:id="238827085">
      <w:marLeft w:val="640"/>
      <w:marRight w:val="0"/>
      <w:marTop w:val="0"/>
      <w:marBottom w:val="0"/>
      <w:divBdr>
        <w:top w:val="none" w:sz="0" w:space="0" w:color="auto"/>
        <w:left w:val="none" w:sz="0" w:space="0" w:color="auto"/>
        <w:bottom w:val="none" w:sz="0" w:space="0" w:color="auto"/>
        <w:right w:val="none" w:sz="0" w:space="0" w:color="auto"/>
      </w:divBdr>
    </w:div>
    <w:div w:id="238830378">
      <w:marLeft w:val="640"/>
      <w:marRight w:val="0"/>
      <w:marTop w:val="0"/>
      <w:marBottom w:val="0"/>
      <w:divBdr>
        <w:top w:val="none" w:sz="0" w:space="0" w:color="auto"/>
        <w:left w:val="none" w:sz="0" w:space="0" w:color="auto"/>
        <w:bottom w:val="none" w:sz="0" w:space="0" w:color="auto"/>
        <w:right w:val="none" w:sz="0" w:space="0" w:color="auto"/>
      </w:divBdr>
    </w:div>
    <w:div w:id="238832881">
      <w:marLeft w:val="640"/>
      <w:marRight w:val="0"/>
      <w:marTop w:val="0"/>
      <w:marBottom w:val="0"/>
      <w:divBdr>
        <w:top w:val="none" w:sz="0" w:space="0" w:color="auto"/>
        <w:left w:val="none" w:sz="0" w:space="0" w:color="auto"/>
        <w:bottom w:val="none" w:sz="0" w:space="0" w:color="auto"/>
        <w:right w:val="none" w:sz="0" w:space="0" w:color="auto"/>
      </w:divBdr>
    </w:div>
    <w:div w:id="238833141">
      <w:marLeft w:val="640"/>
      <w:marRight w:val="0"/>
      <w:marTop w:val="0"/>
      <w:marBottom w:val="0"/>
      <w:divBdr>
        <w:top w:val="none" w:sz="0" w:space="0" w:color="auto"/>
        <w:left w:val="none" w:sz="0" w:space="0" w:color="auto"/>
        <w:bottom w:val="none" w:sz="0" w:space="0" w:color="auto"/>
        <w:right w:val="none" w:sz="0" w:space="0" w:color="auto"/>
      </w:divBdr>
    </w:div>
    <w:div w:id="239022954">
      <w:marLeft w:val="640"/>
      <w:marRight w:val="0"/>
      <w:marTop w:val="0"/>
      <w:marBottom w:val="0"/>
      <w:divBdr>
        <w:top w:val="none" w:sz="0" w:space="0" w:color="auto"/>
        <w:left w:val="none" w:sz="0" w:space="0" w:color="auto"/>
        <w:bottom w:val="none" w:sz="0" w:space="0" w:color="auto"/>
        <w:right w:val="none" w:sz="0" w:space="0" w:color="auto"/>
      </w:divBdr>
    </w:div>
    <w:div w:id="239101886">
      <w:marLeft w:val="640"/>
      <w:marRight w:val="0"/>
      <w:marTop w:val="0"/>
      <w:marBottom w:val="0"/>
      <w:divBdr>
        <w:top w:val="none" w:sz="0" w:space="0" w:color="auto"/>
        <w:left w:val="none" w:sz="0" w:space="0" w:color="auto"/>
        <w:bottom w:val="none" w:sz="0" w:space="0" w:color="auto"/>
        <w:right w:val="none" w:sz="0" w:space="0" w:color="auto"/>
      </w:divBdr>
    </w:div>
    <w:div w:id="239221765">
      <w:marLeft w:val="640"/>
      <w:marRight w:val="0"/>
      <w:marTop w:val="0"/>
      <w:marBottom w:val="0"/>
      <w:divBdr>
        <w:top w:val="none" w:sz="0" w:space="0" w:color="auto"/>
        <w:left w:val="none" w:sz="0" w:space="0" w:color="auto"/>
        <w:bottom w:val="none" w:sz="0" w:space="0" w:color="auto"/>
        <w:right w:val="none" w:sz="0" w:space="0" w:color="auto"/>
      </w:divBdr>
    </w:div>
    <w:div w:id="239289547">
      <w:marLeft w:val="640"/>
      <w:marRight w:val="0"/>
      <w:marTop w:val="0"/>
      <w:marBottom w:val="0"/>
      <w:divBdr>
        <w:top w:val="none" w:sz="0" w:space="0" w:color="auto"/>
        <w:left w:val="none" w:sz="0" w:space="0" w:color="auto"/>
        <w:bottom w:val="none" w:sz="0" w:space="0" w:color="auto"/>
        <w:right w:val="none" w:sz="0" w:space="0" w:color="auto"/>
      </w:divBdr>
    </w:div>
    <w:div w:id="239292940">
      <w:marLeft w:val="640"/>
      <w:marRight w:val="0"/>
      <w:marTop w:val="0"/>
      <w:marBottom w:val="0"/>
      <w:divBdr>
        <w:top w:val="none" w:sz="0" w:space="0" w:color="auto"/>
        <w:left w:val="none" w:sz="0" w:space="0" w:color="auto"/>
        <w:bottom w:val="none" w:sz="0" w:space="0" w:color="auto"/>
        <w:right w:val="none" w:sz="0" w:space="0" w:color="auto"/>
      </w:divBdr>
    </w:div>
    <w:div w:id="239369412">
      <w:marLeft w:val="640"/>
      <w:marRight w:val="0"/>
      <w:marTop w:val="0"/>
      <w:marBottom w:val="0"/>
      <w:divBdr>
        <w:top w:val="none" w:sz="0" w:space="0" w:color="auto"/>
        <w:left w:val="none" w:sz="0" w:space="0" w:color="auto"/>
        <w:bottom w:val="none" w:sz="0" w:space="0" w:color="auto"/>
        <w:right w:val="none" w:sz="0" w:space="0" w:color="auto"/>
      </w:divBdr>
    </w:div>
    <w:div w:id="239410136">
      <w:marLeft w:val="640"/>
      <w:marRight w:val="0"/>
      <w:marTop w:val="0"/>
      <w:marBottom w:val="0"/>
      <w:divBdr>
        <w:top w:val="none" w:sz="0" w:space="0" w:color="auto"/>
        <w:left w:val="none" w:sz="0" w:space="0" w:color="auto"/>
        <w:bottom w:val="none" w:sz="0" w:space="0" w:color="auto"/>
        <w:right w:val="none" w:sz="0" w:space="0" w:color="auto"/>
      </w:divBdr>
    </w:div>
    <w:div w:id="239410219">
      <w:marLeft w:val="640"/>
      <w:marRight w:val="0"/>
      <w:marTop w:val="0"/>
      <w:marBottom w:val="0"/>
      <w:divBdr>
        <w:top w:val="none" w:sz="0" w:space="0" w:color="auto"/>
        <w:left w:val="none" w:sz="0" w:space="0" w:color="auto"/>
        <w:bottom w:val="none" w:sz="0" w:space="0" w:color="auto"/>
        <w:right w:val="none" w:sz="0" w:space="0" w:color="auto"/>
      </w:divBdr>
    </w:div>
    <w:div w:id="239490366">
      <w:marLeft w:val="640"/>
      <w:marRight w:val="0"/>
      <w:marTop w:val="0"/>
      <w:marBottom w:val="0"/>
      <w:divBdr>
        <w:top w:val="none" w:sz="0" w:space="0" w:color="auto"/>
        <w:left w:val="none" w:sz="0" w:space="0" w:color="auto"/>
        <w:bottom w:val="none" w:sz="0" w:space="0" w:color="auto"/>
        <w:right w:val="none" w:sz="0" w:space="0" w:color="auto"/>
      </w:divBdr>
    </w:div>
    <w:div w:id="239558537">
      <w:marLeft w:val="640"/>
      <w:marRight w:val="0"/>
      <w:marTop w:val="0"/>
      <w:marBottom w:val="0"/>
      <w:divBdr>
        <w:top w:val="none" w:sz="0" w:space="0" w:color="auto"/>
        <w:left w:val="none" w:sz="0" w:space="0" w:color="auto"/>
        <w:bottom w:val="none" w:sz="0" w:space="0" w:color="auto"/>
        <w:right w:val="none" w:sz="0" w:space="0" w:color="auto"/>
      </w:divBdr>
    </w:div>
    <w:div w:id="239562285">
      <w:marLeft w:val="640"/>
      <w:marRight w:val="0"/>
      <w:marTop w:val="0"/>
      <w:marBottom w:val="0"/>
      <w:divBdr>
        <w:top w:val="none" w:sz="0" w:space="0" w:color="auto"/>
        <w:left w:val="none" w:sz="0" w:space="0" w:color="auto"/>
        <w:bottom w:val="none" w:sz="0" w:space="0" w:color="auto"/>
        <w:right w:val="none" w:sz="0" w:space="0" w:color="auto"/>
      </w:divBdr>
    </w:div>
    <w:div w:id="239603994">
      <w:marLeft w:val="640"/>
      <w:marRight w:val="0"/>
      <w:marTop w:val="0"/>
      <w:marBottom w:val="0"/>
      <w:divBdr>
        <w:top w:val="none" w:sz="0" w:space="0" w:color="auto"/>
        <w:left w:val="none" w:sz="0" w:space="0" w:color="auto"/>
        <w:bottom w:val="none" w:sz="0" w:space="0" w:color="auto"/>
        <w:right w:val="none" w:sz="0" w:space="0" w:color="auto"/>
      </w:divBdr>
    </w:div>
    <w:div w:id="239605477">
      <w:marLeft w:val="640"/>
      <w:marRight w:val="0"/>
      <w:marTop w:val="0"/>
      <w:marBottom w:val="0"/>
      <w:divBdr>
        <w:top w:val="none" w:sz="0" w:space="0" w:color="auto"/>
        <w:left w:val="none" w:sz="0" w:space="0" w:color="auto"/>
        <w:bottom w:val="none" w:sz="0" w:space="0" w:color="auto"/>
        <w:right w:val="none" w:sz="0" w:space="0" w:color="auto"/>
      </w:divBdr>
    </w:div>
    <w:div w:id="239676776">
      <w:marLeft w:val="640"/>
      <w:marRight w:val="0"/>
      <w:marTop w:val="0"/>
      <w:marBottom w:val="0"/>
      <w:divBdr>
        <w:top w:val="none" w:sz="0" w:space="0" w:color="auto"/>
        <w:left w:val="none" w:sz="0" w:space="0" w:color="auto"/>
        <w:bottom w:val="none" w:sz="0" w:space="0" w:color="auto"/>
        <w:right w:val="none" w:sz="0" w:space="0" w:color="auto"/>
      </w:divBdr>
    </w:div>
    <w:div w:id="239683795">
      <w:marLeft w:val="640"/>
      <w:marRight w:val="0"/>
      <w:marTop w:val="0"/>
      <w:marBottom w:val="0"/>
      <w:divBdr>
        <w:top w:val="none" w:sz="0" w:space="0" w:color="auto"/>
        <w:left w:val="none" w:sz="0" w:space="0" w:color="auto"/>
        <w:bottom w:val="none" w:sz="0" w:space="0" w:color="auto"/>
        <w:right w:val="none" w:sz="0" w:space="0" w:color="auto"/>
      </w:divBdr>
    </w:div>
    <w:div w:id="239796301">
      <w:marLeft w:val="640"/>
      <w:marRight w:val="0"/>
      <w:marTop w:val="0"/>
      <w:marBottom w:val="0"/>
      <w:divBdr>
        <w:top w:val="none" w:sz="0" w:space="0" w:color="auto"/>
        <w:left w:val="none" w:sz="0" w:space="0" w:color="auto"/>
        <w:bottom w:val="none" w:sz="0" w:space="0" w:color="auto"/>
        <w:right w:val="none" w:sz="0" w:space="0" w:color="auto"/>
      </w:divBdr>
    </w:div>
    <w:div w:id="239797120">
      <w:marLeft w:val="640"/>
      <w:marRight w:val="0"/>
      <w:marTop w:val="0"/>
      <w:marBottom w:val="0"/>
      <w:divBdr>
        <w:top w:val="none" w:sz="0" w:space="0" w:color="auto"/>
        <w:left w:val="none" w:sz="0" w:space="0" w:color="auto"/>
        <w:bottom w:val="none" w:sz="0" w:space="0" w:color="auto"/>
        <w:right w:val="none" w:sz="0" w:space="0" w:color="auto"/>
      </w:divBdr>
    </w:div>
    <w:div w:id="239798084">
      <w:marLeft w:val="640"/>
      <w:marRight w:val="0"/>
      <w:marTop w:val="0"/>
      <w:marBottom w:val="0"/>
      <w:divBdr>
        <w:top w:val="none" w:sz="0" w:space="0" w:color="auto"/>
        <w:left w:val="none" w:sz="0" w:space="0" w:color="auto"/>
        <w:bottom w:val="none" w:sz="0" w:space="0" w:color="auto"/>
        <w:right w:val="none" w:sz="0" w:space="0" w:color="auto"/>
      </w:divBdr>
    </w:div>
    <w:div w:id="239799590">
      <w:marLeft w:val="640"/>
      <w:marRight w:val="0"/>
      <w:marTop w:val="0"/>
      <w:marBottom w:val="0"/>
      <w:divBdr>
        <w:top w:val="none" w:sz="0" w:space="0" w:color="auto"/>
        <w:left w:val="none" w:sz="0" w:space="0" w:color="auto"/>
        <w:bottom w:val="none" w:sz="0" w:space="0" w:color="auto"/>
        <w:right w:val="none" w:sz="0" w:space="0" w:color="auto"/>
      </w:divBdr>
    </w:div>
    <w:div w:id="239877111">
      <w:marLeft w:val="640"/>
      <w:marRight w:val="0"/>
      <w:marTop w:val="0"/>
      <w:marBottom w:val="0"/>
      <w:divBdr>
        <w:top w:val="none" w:sz="0" w:space="0" w:color="auto"/>
        <w:left w:val="none" w:sz="0" w:space="0" w:color="auto"/>
        <w:bottom w:val="none" w:sz="0" w:space="0" w:color="auto"/>
        <w:right w:val="none" w:sz="0" w:space="0" w:color="auto"/>
      </w:divBdr>
    </w:div>
    <w:div w:id="239952226">
      <w:marLeft w:val="640"/>
      <w:marRight w:val="0"/>
      <w:marTop w:val="0"/>
      <w:marBottom w:val="0"/>
      <w:divBdr>
        <w:top w:val="none" w:sz="0" w:space="0" w:color="auto"/>
        <w:left w:val="none" w:sz="0" w:space="0" w:color="auto"/>
        <w:bottom w:val="none" w:sz="0" w:space="0" w:color="auto"/>
        <w:right w:val="none" w:sz="0" w:space="0" w:color="auto"/>
      </w:divBdr>
    </w:div>
    <w:div w:id="240217316">
      <w:marLeft w:val="640"/>
      <w:marRight w:val="0"/>
      <w:marTop w:val="0"/>
      <w:marBottom w:val="0"/>
      <w:divBdr>
        <w:top w:val="none" w:sz="0" w:space="0" w:color="auto"/>
        <w:left w:val="none" w:sz="0" w:space="0" w:color="auto"/>
        <w:bottom w:val="none" w:sz="0" w:space="0" w:color="auto"/>
        <w:right w:val="none" w:sz="0" w:space="0" w:color="auto"/>
      </w:divBdr>
    </w:div>
    <w:div w:id="240334527">
      <w:marLeft w:val="640"/>
      <w:marRight w:val="0"/>
      <w:marTop w:val="0"/>
      <w:marBottom w:val="0"/>
      <w:divBdr>
        <w:top w:val="none" w:sz="0" w:space="0" w:color="auto"/>
        <w:left w:val="none" w:sz="0" w:space="0" w:color="auto"/>
        <w:bottom w:val="none" w:sz="0" w:space="0" w:color="auto"/>
        <w:right w:val="none" w:sz="0" w:space="0" w:color="auto"/>
      </w:divBdr>
    </w:div>
    <w:div w:id="240337024">
      <w:marLeft w:val="640"/>
      <w:marRight w:val="0"/>
      <w:marTop w:val="0"/>
      <w:marBottom w:val="0"/>
      <w:divBdr>
        <w:top w:val="none" w:sz="0" w:space="0" w:color="auto"/>
        <w:left w:val="none" w:sz="0" w:space="0" w:color="auto"/>
        <w:bottom w:val="none" w:sz="0" w:space="0" w:color="auto"/>
        <w:right w:val="none" w:sz="0" w:space="0" w:color="auto"/>
      </w:divBdr>
    </w:div>
    <w:div w:id="240408355">
      <w:marLeft w:val="640"/>
      <w:marRight w:val="0"/>
      <w:marTop w:val="0"/>
      <w:marBottom w:val="0"/>
      <w:divBdr>
        <w:top w:val="none" w:sz="0" w:space="0" w:color="auto"/>
        <w:left w:val="none" w:sz="0" w:space="0" w:color="auto"/>
        <w:bottom w:val="none" w:sz="0" w:space="0" w:color="auto"/>
        <w:right w:val="none" w:sz="0" w:space="0" w:color="auto"/>
      </w:divBdr>
    </w:div>
    <w:div w:id="240453620">
      <w:marLeft w:val="640"/>
      <w:marRight w:val="0"/>
      <w:marTop w:val="0"/>
      <w:marBottom w:val="0"/>
      <w:divBdr>
        <w:top w:val="none" w:sz="0" w:space="0" w:color="auto"/>
        <w:left w:val="none" w:sz="0" w:space="0" w:color="auto"/>
        <w:bottom w:val="none" w:sz="0" w:space="0" w:color="auto"/>
        <w:right w:val="none" w:sz="0" w:space="0" w:color="auto"/>
      </w:divBdr>
    </w:div>
    <w:div w:id="240453705">
      <w:marLeft w:val="640"/>
      <w:marRight w:val="0"/>
      <w:marTop w:val="0"/>
      <w:marBottom w:val="0"/>
      <w:divBdr>
        <w:top w:val="none" w:sz="0" w:space="0" w:color="auto"/>
        <w:left w:val="none" w:sz="0" w:space="0" w:color="auto"/>
        <w:bottom w:val="none" w:sz="0" w:space="0" w:color="auto"/>
        <w:right w:val="none" w:sz="0" w:space="0" w:color="auto"/>
      </w:divBdr>
    </w:div>
    <w:div w:id="240526759">
      <w:marLeft w:val="640"/>
      <w:marRight w:val="0"/>
      <w:marTop w:val="0"/>
      <w:marBottom w:val="0"/>
      <w:divBdr>
        <w:top w:val="none" w:sz="0" w:space="0" w:color="auto"/>
        <w:left w:val="none" w:sz="0" w:space="0" w:color="auto"/>
        <w:bottom w:val="none" w:sz="0" w:space="0" w:color="auto"/>
        <w:right w:val="none" w:sz="0" w:space="0" w:color="auto"/>
      </w:divBdr>
    </w:div>
    <w:div w:id="240600937">
      <w:marLeft w:val="640"/>
      <w:marRight w:val="0"/>
      <w:marTop w:val="0"/>
      <w:marBottom w:val="0"/>
      <w:divBdr>
        <w:top w:val="none" w:sz="0" w:space="0" w:color="auto"/>
        <w:left w:val="none" w:sz="0" w:space="0" w:color="auto"/>
        <w:bottom w:val="none" w:sz="0" w:space="0" w:color="auto"/>
        <w:right w:val="none" w:sz="0" w:space="0" w:color="auto"/>
      </w:divBdr>
    </w:div>
    <w:div w:id="240674141">
      <w:marLeft w:val="640"/>
      <w:marRight w:val="0"/>
      <w:marTop w:val="0"/>
      <w:marBottom w:val="0"/>
      <w:divBdr>
        <w:top w:val="none" w:sz="0" w:space="0" w:color="auto"/>
        <w:left w:val="none" w:sz="0" w:space="0" w:color="auto"/>
        <w:bottom w:val="none" w:sz="0" w:space="0" w:color="auto"/>
        <w:right w:val="none" w:sz="0" w:space="0" w:color="auto"/>
      </w:divBdr>
    </w:div>
    <w:div w:id="240678223">
      <w:marLeft w:val="640"/>
      <w:marRight w:val="0"/>
      <w:marTop w:val="0"/>
      <w:marBottom w:val="0"/>
      <w:divBdr>
        <w:top w:val="none" w:sz="0" w:space="0" w:color="auto"/>
        <w:left w:val="none" w:sz="0" w:space="0" w:color="auto"/>
        <w:bottom w:val="none" w:sz="0" w:space="0" w:color="auto"/>
        <w:right w:val="none" w:sz="0" w:space="0" w:color="auto"/>
      </w:divBdr>
    </w:div>
    <w:div w:id="240719493">
      <w:marLeft w:val="640"/>
      <w:marRight w:val="0"/>
      <w:marTop w:val="0"/>
      <w:marBottom w:val="0"/>
      <w:divBdr>
        <w:top w:val="none" w:sz="0" w:space="0" w:color="auto"/>
        <w:left w:val="none" w:sz="0" w:space="0" w:color="auto"/>
        <w:bottom w:val="none" w:sz="0" w:space="0" w:color="auto"/>
        <w:right w:val="none" w:sz="0" w:space="0" w:color="auto"/>
      </w:divBdr>
    </w:div>
    <w:div w:id="240725735">
      <w:marLeft w:val="640"/>
      <w:marRight w:val="0"/>
      <w:marTop w:val="0"/>
      <w:marBottom w:val="0"/>
      <w:divBdr>
        <w:top w:val="none" w:sz="0" w:space="0" w:color="auto"/>
        <w:left w:val="none" w:sz="0" w:space="0" w:color="auto"/>
        <w:bottom w:val="none" w:sz="0" w:space="0" w:color="auto"/>
        <w:right w:val="none" w:sz="0" w:space="0" w:color="auto"/>
      </w:divBdr>
    </w:div>
    <w:div w:id="240794958">
      <w:marLeft w:val="640"/>
      <w:marRight w:val="0"/>
      <w:marTop w:val="0"/>
      <w:marBottom w:val="0"/>
      <w:divBdr>
        <w:top w:val="none" w:sz="0" w:space="0" w:color="auto"/>
        <w:left w:val="none" w:sz="0" w:space="0" w:color="auto"/>
        <w:bottom w:val="none" w:sz="0" w:space="0" w:color="auto"/>
        <w:right w:val="none" w:sz="0" w:space="0" w:color="auto"/>
      </w:divBdr>
    </w:div>
    <w:div w:id="240795941">
      <w:marLeft w:val="640"/>
      <w:marRight w:val="0"/>
      <w:marTop w:val="0"/>
      <w:marBottom w:val="0"/>
      <w:divBdr>
        <w:top w:val="none" w:sz="0" w:space="0" w:color="auto"/>
        <w:left w:val="none" w:sz="0" w:space="0" w:color="auto"/>
        <w:bottom w:val="none" w:sz="0" w:space="0" w:color="auto"/>
        <w:right w:val="none" w:sz="0" w:space="0" w:color="auto"/>
      </w:divBdr>
    </w:div>
    <w:div w:id="240796135">
      <w:marLeft w:val="640"/>
      <w:marRight w:val="0"/>
      <w:marTop w:val="0"/>
      <w:marBottom w:val="0"/>
      <w:divBdr>
        <w:top w:val="none" w:sz="0" w:space="0" w:color="auto"/>
        <w:left w:val="none" w:sz="0" w:space="0" w:color="auto"/>
        <w:bottom w:val="none" w:sz="0" w:space="0" w:color="auto"/>
        <w:right w:val="none" w:sz="0" w:space="0" w:color="auto"/>
      </w:divBdr>
    </w:div>
    <w:div w:id="240796939">
      <w:marLeft w:val="640"/>
      <w:marRight w:val="0"/>
      <w:marTop w:val="0"/>
      <w:marBottom w:val="0"/>
      <w:divBdr>
        <w:top w:val="none" w:sz="0" w:space="0" w:color="auto"/>
        <w:left w:val="none" w:sz="0" w:space="0" w:color="auto"/>
        <w:bottom w:val="none" w:sz="0" w:space="0" w:color="auto"/>
        <w:right w:val="none" w:sz="0" w:space="0" w:color="auto"/>
      </w:divBdr>
    </w:div>
    <w:div w:id="240871392">
      <w:marLeft w:val="640"/>
      <w:marRight w:val="0"/>
      <w:marTop w:val="0"/>
      <w:marBottom w:val="0"/>
      <w:divBdr>
        <w:top w:val="none" w:sz="0" w:space="0" w:color="auto"/>
        <w:left w:val="none" w:sz="0" w:space="0" w:color="auto"/>
        <w:bottom w:val="none" w:sz="0" w:space="0" w:color="auto"/>
        <w:right w:val="none" w:sz="0" w:space="0" w:color="auto"/>
      </w:divBdr>
    </w:div>
    <w:div w:id="240911045">
      <w:marLeft w:val="640"/>
      <w:marRight w:val="0"/>
      <w:marTop w:val="0"/>
      <w:marBottom w:val="0"/>
      <w:divBdr>
        <w:top w:val="none" w:sz="0" w:space="0" w:color="auto"/>
        <w:left w:val="none" w:sz="0" w:space="0" w:color="auto"/>
        <w:bottom w:val="none" w:sz="0" w:space="0" w:color="auto"/>
        <w:right w:val="none" w:sz="0" w:space="0" w:color="auto"/>
      </w:divBdr>
    </w:div>
    <w:div w:id="240915931">
      <w:marLeft w:val="640"/>
      <w:marRight w:val="0"/>
      <w:marTop w:val="0"/>
      <w:marBottom w:val="0"/>
      <w:divBdr>
        <w:top w:val="none" w:sz="0" w:space="0" w:color="auto"/>
        <w:left w:val="none" w:sz="0" w:space="0" w:color="auto"/>
        <w:bottom w:val="none" w:sz="0" w:space="0" w:color="auto"/>
        <w:right w:val="none" w:sz="0" w:space="0" w:color="auto"/>
      </w:divBdr>
    </w:div>
    <w:div w:id="240991988">
      <w:marLeft w:val="640"/>
      <w:marRight w:val="0"/>
      <w:marTop w:val="0"/>
      <w:marBottom w:val="0"/>
      <w:divBdr>
        <w:top w:val="none" w:sz="0" w:space="0" w:color="auto"/>
        <w:left w:val="none" w:sz="0" w:space="0" w:color="auto"/>
        <w:bottom w:val="none" w:sz="0" w:space="0" w:color="auto"/>
        <w:right w:val="none" w:sz="0" w:space="0" w:color="auto"/>
      </w:divBdr>
    </w:div>
    <w:div w:id="241065160">
      <w:marLeft w:val="640"/>
      <w:marRight w:val="0"/>
      <w:marTop w:val="0"/>
      <w:marBottom w:val="0"/>
      <w:divBdr>
        <w:top w:val="none" w:sz="0" w:space="0" w:color="auto"/>
        <w:left w:val="none" w:sz="0" w:space="0" w:color="auto"/>
        <w:bottom w:val="none" w:sz="0" w:space="0" w:color="auto"/>
        <w:right w:val="none" w:sz="0" w:space="0" w:color="auto"/>
      </w:divBdr>
    </w:div>
    <w:div w:id="241107441">
      <w:marLeft w:val="640"/>
      <w:marRight w:val="0"/>
      <w:marTop w:val="0"/>
      <w:marBottom w:val="0"/>
      <w:divBdr>
        <w:top w:val="none" w:sz="0" w:space="0" w:color="auto"/>
        <w:left w:val="none" w:sz="0" w:space="0" w:color="auto"/>
        <w:bottom w:val="none" w:sz="0" w:space="0" w:color="auto"/>
        <w:right w:val="none" w:sz="0" w:space="0" w:color="auto"/>
      </w:divBdr>
    </w:div>
    <w:div w:id="241184440">
      <w:marLeft w:val="640"/>
      <w:marRight w:val="0"/>
      <w:marTop w:val="0"/>
      <w:marBottom w:val="0"/>
      <w:divBdr>
        <w:top w:val="none" w:sz="0" w:space="0" w:color="auto"/>
        <w:left w:val="none" w:sz="0" w:space="0" w:color="auto"/>
        <w:bottom w:val="none" w:sz="0" w:space="0" w:color="auto"/>
        <w:right w:val="none" w:sz="0" w:space="0" w:color="auto"/>
      </w:divBdr>
    </w:div>
    <w:div w:id="241447604">
      <w:marLeft w:val="640"/>
      <w:marRight w:val="0"/>
      <w:marTop w:val="0"/>
      <w:marBottom w:val="0"/>
      <w:divBdr>
        <w:top w:val="none" w:sz="0" w:space="0" w:color="auto"/>
        <w:left w:val="none" w:sz="0" w:space="0" w:color="auto"/>
        <w:bottom w:val="none" w:sz="0" w:space="0" w:color="auto"/>
        <w:right w:val="none" w:sz="0" w:space="0" w:color="auto"/>
      </w:divBdr>
    </w:div>
    <w:div w:id="241530613">
      <w:marLeft w:val="640"/>
      <w:marRight w:val="0"/>
      <w:marTop w:val="0"/>
      <w:marBottom w:val="0"/>
      <w:divBdr>
        <w:top w:val="none" w:sz="0" w:space="0" w:color="auto"/>
        <w:left w:val="none" w:sz="0" w:space="0" w:color="auto"/>
        <w:bottom w:val="none" w:sz="0" w:space="0" w:color="auto"/>
        <w:right w:val="none" w:sz="0" w:space="0" w:color="auto"/>
      </w:divBdr>
    </w:div>
    <w:div w:id="241648495">
      <w:marLeft w:val="640"/>
      <w:marRight w:val="0"/>
      <w:marTop w:val="0"/>
      <w:marBottom w:val="0"/>
      <w:divBdr>
        <w:top w:val="none" w:sz="0" w:space="0" w:color="auto"/>
        <w:left w:val="none" w:sz="0" w:space="0" w:color="auto"/>
        <w:bottom w:val="none" w:sz="0" w:space="0" w:color="auto"/>
        <w:right w:val="none" w:sz="0" w:space="0" w:color="auto"/>
      </w:divBdr>
    </w:div>
    <w:div w:id="241835087">
      <w:marLeft w:val="640"/>
      <w:marRight w:val="0"/>
      <w:marTop w:val="0"/>
      <w:marBottom w:val="0"/>
      <w:divBdr>
        <w:top w:val="none" w:sz="0" w:space="0" w:color="auto"/>
        <w:left w:val="none" w:sz="0" w:space="0" w:color="auto"/>
        <w:bottom w:val="none" w:sz="0" w:space="0" w:color="auto"/>
        <w:right w:val="none" w:sz="0" w:space="0" w:color="auto"/>
      </w:divBdr>
    </w:div>
    <w:div w:id="241838375">
      <w:marLeft w:val="640"/>
      <w:marRight w:val="0"/>
      <w:marTop w:val="0"/>
      <w:marBottom w:val="0"/>
      <w:divBdr>
        <w:top w:val="none" w:sz="0" w:space="0" w:color="auto"/>
        <w:left w:val="none" w:sz="0" w:space="0" w:color="auto"/>
        <w:bottom w:val="none" w:sz="0" w:space="0" w:color="auto"/>
        <w:right w:val="none" w:sz="0" w:space="0" w:color="auto"/>
      </w:divBdr>
    </w:div>
    <w:div w:id="241841672">
      <w:marLeft w:val="640"/>
      <w:marRight w:val="0"/>
      <w:marTop w:val="0"/>
      <w:marBottom w:val="0"/>
      <w:divBdr>
        <w:top w:val="none" w:sz="0" w:space="0" w:color="auto"/>
        <w:left w:val="none" w:sz="0" w:space="0" w:color="auto"/>
        <w:bottom w:val="none" w:sz="0" w:space="0" w:color="auto"/>
        <w:right w:val="none" w:sz="0" w:space="0" w:color="auto"/>
      </w:divBdr>
    </w:div>
    <w:div w:id="241918073">
      <w:marLeft w:val="640"/>
      <w:marRight w:val="0"/>
      <w:marTop w:val="0"/>
      <w:marBottom w:val="0"/>
      <w:divBdr>
        <w:top w:val="none" w:sz="0" w:space="0" w:color="auto"/>
        <w:left w:val="none" w:sz="0" w:space="0" w:color="auto"/>
        <w:bottom w:val="none" w:sz="0" w:space="0" w:color="auto"/>
        <w:right w:val="none" w:sz="0" w:space="0" w:color="auto"/>
      </w:divBdr>
    </w:div>
    <w:div w:id="241988278">
      <w:marLeft w:val="640"/>
      <w:marRight w:val="0"/>
      <w:marTop w:val="0"/>
      <w:marBottom w:val="0"/>
      <w:divBdr>
        <w:top w:val="none" w:sz="0" w:space="0" w:color="auto"/>
        <w:left w:val="none" w:sz="0" w:space="0" w:color="auto"/>
        <w:bottom w:val="none" w:sz="0" w:space="0" w:color="auto"/>
        <w:right w:val="none" w:sz="0" w:space="0" w:color="auto"/>
      </w:divBdr>
    </w:div>
    <w:div w:id="241990101">
      <w:marLeft w:val="640"/>
      <w:marRight w:val="0"/>
      <w:marTop w:val="0"/>
      <w:marBottom w:val="0"/>
      <w:divBdr>
        <w:top w:val="none" w:sz="0" w:space="0" w:color="auto"/>
        <w:left w:val="none" w:sz="0" w:space="0" w:color="auto"/>
        <w:bottom w:val="none" w:sz="0" w:space="0" w:color="auto"/>
        <w:right w:val="none" w:sz="0" w:space="0" w:color="auto"/>
      </w:divBdr>
    </w:div>
    <w:div w:id="242105537">
      <w:marLeft w:val="640"/>
      <w:marRight w:val="0"/>
      <w:marTop w:val="0"/>
      <w:marBottom w:val="0"/>
      <w:divBdr>
        <w:top w:val="none" w:sz="0" w:space="0" w:color="auto"/>
        <w:left w:val="none" w:sz="0" w:space="0" w:color="auto"/>
        <w:bottom w:val="none" w:sz="0" w:space="0" w:color="auto"/>
        <w:right w:val="none" w:sz="0" w:space="0" w:color="auto"/>
      </w:divBdr>
    </w:div>
    <w:div w:id="242111052">
      <w:marLeft w:val="640"/>
      <w:marRight w:val="0"/>
      <w:marTop w:val="0"/>
      <w:marBottom w:val="0"/>
      <w:divBdr>
        <w:top w:val="none" w:sz="0" w:space="0" w:color="auto"/>
        <w:left w:val="none" w:sz="0" w:space="0" w:color="auto"/>
        <w:bottom w:val="none" w:sz="0" w:space="0" w:color="auto"/>
        <w:right w:val="none" w:sz="0" w:space="0" w:color="auto"/>
      </w:divBdr>
    </w:div>
    <w:div w:id="242184550">
      <w:marLeft w:val="640"/>
      <w:marRight w:val="0"/>
      <w:marTop w:val="0"/>
      <w:marBottom w:val="0"/>
      <w:divBdr>
        <w:top w:val="none" w:sz="0" w:space="0" w:color="auto"/>
        <w:left w:val="none" w:sz="0" w:space="0" w:color="auto"/>
        <w:bottom w:val="none" w:sz="0" w:space="0" w:color="auto"/>
        <w:right w:val="none" w:sz="0" w:space="0" w:color="auto"/>
      </w:divBdr>
    </w:div>
    <w:div w:id="242303022">
      <w:marLeft w:val="640"/>
      <w:marRight w:val="0"/>
      <w:marTop w:val="0"/>
      <w:marBottom w:val="0"/>
      <w:divBdr>
        <w:top w:val="none" w:sz="0" w:space="0" w:color="auto"/>
        <w:left w:val="none" w:sz="0" w:space="0" w:color="auto"/>
        <w:bottom w:val="none" w:sz="0" w:space="0" w:color="auto"/>
        <w:right w:val="none" w:sz="0" w:space="0" w:color="auto"/>
      </w:divBdr>
    </w:div>
    <w:div w:id="242492628">
      <w:marLeft w:val="640"/>
      <w:marRight w:val="0"/>
      <w:marTop w:val="0"/>
      <w:marBottom w:val="0"/>
      <w:divBdr>
        <w:top w:val="none" w:sz="0" w:space="0" w:color="auto"/>
        <w:left w:val="none" w:sz="0" w:space="0" w:color="auto"/>
        <w:bottom w:val="none" w:sz="0" w:space="0" w:color="auto"/>
        <w:right w:val="none" w:sz="0" w:space="0" w:color="auto"/>
      </w:divBdr>
    </w:div>
    <w:div w:id="242646185">
      <w:marLeft w:val="640"/>
      <w:marRight w:val="0"/>
      <w:marTop w:val="0"/>
      <w:marBottom w:val="0"/>
      <w:divBdr>
        <w:top w:val="none" w:sz="0" w:space="0" w:color="auto"/>
        <w:left w:val="none" w:sz="0" w:space="0" w:color="auto"/>
        <w:bottom w:val="none" w:sz="0" w:space="0" w:color="auto"/>
        <w:right w:val="none" w:sz="0" w:space="0" w:color="auto"/>
      </w:divBdr>
    </w:div>
    <w:div w:id="242842971">
      <w:marLeft w:val="640"/>
      <w:marRight w:val="0"/>
      <w:marTop w:val="0"/>
      <w:marBottom w:val="0"/>
      <w:divBdr>
        <w:top w:val="none" w:sz="0" w:space="0" w:color="auto"/>
        <w:left w:val="none" w:sz="0" w:space="0" w:color="auto"/>
        <w:bottom w:val="none" w:sz="0" w:space="0" w:color="auto"/>
        <w:right w:val="none" w:sz="0" w:space="0" w:color="auto"/>
      </w:divBdr>
    </w:div>
    <w:div w:id="242877944">
      <w:marLeft w:val="640"/>
      <w:marRight w:val="0"/>
      <w:marTop w:val="0"/>
      <w:marBottom w:val="0"/>
      <w:divBdr>
        <w:top w:val="none" w:sz="0" w:space="0" w:color="auto"/>
        <w:left w:val="none" w:sz="0" w:space="0" w:color="auto"/>
        <w:bottom w:val="none" w:sz="0" w:space="0" w:color="auto"/>
        <w:right w:val="none" w:sz="0" w:space="0" w:color="auto"/>
      </w:divBdr>
    </w:div>
    <w:div w:id="242953991">
      <w:marLeft w:val="640"/>
      <w:marRight w:val="0"/>
      <w:marTop w:val="0"/>
      <w:marBottom w:val="0"/>
      <w:divBdr>
        <w:top w:val="none" w:sz="0" w:space="0" w:color="auto"/>
        <w:left w:val="none" w:sz="0" w:space="0" w:color="auto"/>
        <w:bottom w:val="none" w:sz="0" w:space="0" w:color="auto"/>
        <w:right w:val="none" w:sz="0" w:space="0" w:color="auto"/>
      </w:divBdr>
    </w:div>
    <w:div w:id="242954500">
      <w:marLeft w:val="640"/>
      <w:marRight w:val="0"/>
      <w:marTop w:val="0"/>
      <w:marBottom w:val="0"/>
      <w:divBdr>
        <w:top w:val="none" w:sz="0" w:space="0" w:color="auto"/>
        <w:left w:val="none" w:sz="0" w:space="0" w:color="auto"/>
        <w:bottom w:val="none" w:sz="0" w:space="0" w:color="auto"/>
        <w:right w:val="none" w:sz="0" w:space="0" w:color="auto"/>
      </w:divBdr>
    </w:div>
    <w:div w:id="242958252">
      <w:marLeft w:val="640"/>
      <w:marRight w:val="0"/>
      <w:marTop w:val="0"/>
      <w:marBottom w:val="0"/>
      <w:divBdr>
        <w:top w:val="none" w:sz="0" w:space="0" w:color="auto"/>
        <w:left w:val="none" w:sz="0" w:space="0" w:color="auto"/>
        <w:bottom w:val="none" w:sz="0" w:space="0" w:color="auto"/>
        <w:right w:val="none" w:sz="0" w:space="0" w:color="auto"/>
      </w:divBdr>
    </w:div>
    <w:div w:id="243073905">
      <w:marLeft w:val="640"/>
      <w:marRight w:val="0"/>
      <w:marTop w:val="0"/>
      <w:marBottom w:val="0"/>
      <w:divBdr>
        <w:top w:val="none" w:sz="0" w:space="0" w:color="auto"/>
        <w:left w:val="none" w:sz="0" w:space="0" w:color="auto"/>
        <w:bottom w:val="none" w:sz="0" w:space="0" w:color="auto"/>
        <w:right w:val="none" w:sz="0" w:space="0" w:color="auto"/>
      </w:divBdr>
    </w:div>
    <w:div w:id="243270948">
      <w:bodyDiv w:val="1"/>
      <w:marLeft w:val="0"/>
      <w:marRight w:val="0"/>
      <w:marTop w:val="0"/>
      <w:marBottom w:val="0"/>
      <w:divBdr>
        <w:top w:val="none" w:sz="0" w:space="0" w:color="auto"/>
        <w:left w:val="none" w:sz="0" w:space="0" w:color="auto"/>
        <w:bottom w:val="none" w:sz="0" w:space="0" w:color="auto"/>
        <w:right w:val="none" w:sz="0" w:space="0" w:color="auto"/>
      </w:divBdr>
    </w:div>
    <w:div w:id="243297649">
      <w:marLeft w:val="640"/>
      <w:marRight w:val="0"/>
      <w:marTop w:val="0"/>
      <w:marBottom w:val="0"/>
      <w:divBdr>
        <w:top w:val="none" w:sz="0" w:space="0" w:color="auto"/>
        <w:left w:val="none" w:sz="0" w:space="0" w:color="auto"/>
        <w:bottom w:val="none" w:sz="0" w:space="0" w:color="auto"/>
        <w:right w:val="none" w:sz="0" w:space="0" w:color="auto"/>
      </w:divBdr>
    </w:div>
    <w:div w:id="243300480">
      <w:marLeft w:val="640"/>
      <w:marRight w:val="0"/>
      <w:marTop w:val="0"/>
      <w:marBottom w:val="0"/>
      <w:divBdr>
        <w:top w:val="none" w:sz="0" w:space="0" w:color="auto"/>
        <w:left w:val="none" w:sz="0" w:space="0" w:color="auto"/>
        <w:bottom w:val="none" w:sz="0" w:space="0" w:color="auto"/>
        <w:right w:val="none" w:sz="0" w:space="0" w:color="auto"/>
      </w:divBdr>
    </w:div>
    <w:div w:id="243338352">
      <w:marLeft w:val="640"/>
      <w:marRight w:val="0"/>
      <w:marTop w:val="0"/>
      <w:marBottom w:val="0"/>
      <w:divBdr>
        <w:top w:val="none" w:sz="0" w:space="0" w:color="auto"/>
        <w:left w:val="none" w:sz="0" w:space="0" w:color="auto"/>
        <w:bottom w:val="none" w:sz="0" w:space="0" w:color="auto"/>
        <w:right w:val="none" w:sz="0" w:space="0" w:color="auto"/>
      </w:divBdr>
    </w:div>
    <w:div w:id="243339240">
      <w:marLeft w:val="640"/>
      <w:marRight w:val="0"/>
      <w:marTop w:val="0"/>
      <w:marBottom w:val="0"/>
      <w:divBdr>
        <w:top w:val="none" w:sz="0" w:space="0" w:color="auto"/>
        <w:left w:val="none" w:sz="0" w:space="0" w:color="auto"/>
        <w:bottom w:val="none" w:sz="0" w:space="0" w:color="auto"/>
        <w:right w:val="none" w:sz="0" w:space="0" w:color="auto"/>
      </w:divBdr>
    </w:div>
    <w:div w:id="243420963">
      <w:marLeft w:val="640"/>
      <w:marRight w:val="0"/>
      <w:marTop w:val="0"/>
      <w:marBottom w:val="0"/>
      <w:divBdr>
        <w:top w:val="none" w:sz="0" w:space="0" w:color="auto"/>
        <w:left w:val="none" w:sz="0" w:space="0" w:color="auto"/>
        <w:bottom w:val="none" w:sz="0" w:space="0" w:color="auto"/>
        <w:right w:val="none" w:sz="0" w:space="0" w:color="auto"/>
      </w:divBdr>
    </w:div>
    <w:div w:id="243532485">
      <w:marLeft w:val="640"/>
      <w:marRight w:val="0"/>
      <w:marTop w:val="0"/>
      <w:marBottom w:val="0"/>
      <w:divBdr>
        <w:top w:val="none" w:sz="0" w:space="0" w:color="auto"/>
        <w:left w:val="none" w:sz="0" w:space="0" w:color="auto"/>
        <w:bottom w:val="none" w:sz="0" w:space="0" w:color="auto"/>
        <w:right w:val="none" w:sz="0" w:space="0" w:color="auto"/>
      </w:divBdr>
    </w:div>
    <w:div w:id="243535554">
      <w:marLeft w:val="640"/>
      <w:marRight w:val="0"/>
      <w:marTop w:val="0"/>
      <w:marBottom w:val="0"/>
      <w:divBdr>
        <w:top w:val="none" w:sz="0" w:space="0" w:color="auto"/>
        <w:left w:val="none" w:sz="0" w:space="0" w:color="auto"/>
        <w:bottom w:val="none" w:sz="0" w:space="0" w:color="auto"/>
        <w:right w:val="none" w:sz="0" w:space="0" w:color="auto"/>
      </w:divBdr>
    </w:div>
    <w:div w:id="243614833">
      <w:marLeft w:val="640"/>
      <w:marRight w:val="0"/>
      <w:marTop w:val="0"/>
      <w:marBottom w:val="0"/>
      <w:divBdr>
        <w:top w:val="none" w:sz="0" w:space="0" w:color="auto"/>
        <w:left w:val="none" w:sz="0" w:space="0" w:color="auto"/>
        <w:bottom w:val="none" w:sz="0" w:space="0" w:color="auto"/>
        <w:right w:val="none" w:sz="0" w:space="0" w:color="auto"/>
      </w:divBdr>
    </w:div>
    <w:div w:id="243687829">
      <w:marLeft w:val="640"/>
      <w:marRight w:val="0"/>
      <w:marTop w:val="0"/>
      <w:marBottom w:val="0"/>
      <w:divBdr>
        <w:top w:val="none" w:sz="0" w:space="0" w:color="auto"/>
        <w:left w:val="none" w:sz="0" w:space="0" w:color="auto"/>
        <w:bottom w:val="none" w:sz="0" w:space="0" w:color="auto"/>
        <w:right w:val="none" w:sz="0" w:space="0" w:color="auto"/>
      </w:divBdr>
    </w:div>
    <w:div w:id="243728461">
      <w:marLeft w:val="640"/>
      <w:marRight w:val="0"/>
      <w:marTop w:val="0"/>
      <w:marBottom w:val="0"/>
      <w:divBdr>
        <w:top w:val="none" w:sz="0" w:space="0" w:color="auto"/>
        <w:left w:val="none" w:sz="0" w:space="0" w:color="auto"/>
        <w:bottom w:val="none" w:sz="0" w:space="0" w:color="auto"/>
        <w:right w:val="none" w:sz="0" w:space="0" w:color="auto"/>
      </w:divBdr>
    </w:div>
    <w:div w:id="243809460">
      <w:marLeft w:val="640"/>
      <w:marRight w:val="0"/>
      <w:marTop w:val="0"/>
      <w:marBottom w:val="0"/>
      <w:divBdr>
        <w:top w:val="none" w:sz="0" w:space="0" w:color="auto"/>
        <w:left w:val="none" w:sz="0" w:space="0" w:color="auto"/>
        <w:bottom w:val="none" w:sz="0" w:space="0" w:color="auto"/>
        <w:right w:val="none" w:sz="0" w:space="0" w:color="auto"/>
      </w:divBdr>
    </w:div>
    <w:div w:id="243876976">
      <w:marLeft w:val="640"/>
      <w:marRight w:val="0"/>
      <w:marTop w:val="0"/>
      <w:marBottom w:val="0"/>
      <w:divBdr>
        <w:top w:val="none" w:sz="0" w:space="0" w:color="auto"/>
        <w:left w:val="none" w:sz="0" w:space="0" w:color="auto"/>
        <w:bottom w:val="none" w:sz="0" w:space="0" w:color="auto"/>
        <w:right w:val="none" w:sz="0" w:space="0" w:color="auto"/>
      </w:divBdr>
    </w:div>
    <w:div w:id="243882156">
      <w:marLeft w:val="640"/>
      <w:marRight w:val="0"/>
      <w:marTop w:val="0"/>
      <w:marBottom w:val="0"/>
      <w:divBdr>
        <w:top w:val="none" w:sz="0" w:space="0" w:color="auto"/>
        <w:left w:val="none" w:sz="0" w:space="0" w:color="auto"/>
        <w:bottom w:val="none" w:sz="0" w:space="0" w:color="auto"/>
        <w:right w:val="none" w:sz="0" w:space="0" w:color="auto"/>
      </w:divBdr>
    </w:div>
    <w:div w:id="243999487">
      <w:marLeft w:val="640"/>
      <w:marRight w:val="0"/>
      <w:marTop w:val="0"/>
      <w:marBottom w:val="0"/>
      <w:divBdr>
        <w:top w:val="none" w:sz="0" w:space="0" w:color="auto"/>
        <w:left w:val="none" w:sz="0" w:space="0" w:color="auto"/>
        <w:bottom w:val="none" w:sz="0" w:space="0" w:color="auto"/>
        <w:right w:val="none" w:sz="0" w:space="0" w:color="auto"/>
      </w:divBdr>
    </w:div>
    <w:div w:id="244267194">
      <w:marLeft w:val="640"/>
      <w:marRight w:val="0"/>
      <w:marTop w:val="0"/>
      <w:marBottom w:val="0"/>
      <w:divBdr>
        <w:top w:val="none" w:sz="0" w:space="0" w:color="auto"/>
        <w:left w:val="none" w:sz="0" w:space="0" w:color="auto"/>
        <w:bottom w:val="none" w:sz="0" w:space="0" w:color="auto"/>
        <w:right w:val="none" w:sz="0" w:space="0" w:color="auto"/>
      </w:divBdr>
    </w:div>
    <w:div w:id="244269197">
      <w:marLeft w:val="640"/>
      <w:marRight w:val="0"/>
      <w:marTop w:val="0"/>
      <w:marBottom w:val="0"/>
      <w:divBdr>
        <w:top w:val="none" w:sz="0" w:space="0" w:color="auto"/>
        <w:left w:val="none" w:sz="0" w:space="0" w:color="auto"/>
        <w:bottom w:val="none" w:sz="0" w:space="0" w:color="auto"/>
        <w:right w:val="none" w:sz="0" w:space="0" w:color="auto"/>
      </w:divBdr>
    </w:div>
    <w:div w:id="244337975">
      <w:marLeft w:val="640"/>
      <w:marRight w:val="0"/>
      <w:marTop w:val="0"/>
      <w:marBottom w:val="0"/>
      <w:divBdr>
        <w:top w:val="none" w:sz="0" w:space="0" w:color="auto"/>
        <w:left w:val="none" w:sz="0" w:space="0" w:color="auto"/>
        <w:bottom w:val="none" w:sz="0" w:space="0" w:color="auto"/>
        <w:right w:val="none" w:sz="0" w:space="0" w:color="auto"/>
      </w:divBdr>
    </w:div>
    <w:div w:id="244345267">
      <w:marLeft w:val="640"/>
      <w:marRight w:val="0"/>
      <w:marTop w:val="0"/>
      <w:marBottom w:val="0"/>
      <w:divBdr>
        <w:top w:val="none" w:sz="0" w:space="0" w:color="auto"/>
        <w:left w:val="none" w:sz="0" w:space="0" w:color="auto"/>
        <w:bottom w:val="none" w:sz="0" w:space="0" w:color="auto"/>
        <w:right w:val="none" w:sz="0" w:space="0" w:color="auto"/>
      </w:divBdr>
    </w:div>
    <w:div w:id="244386875">
      <w:marLeft w:val="640"/>
      <w:marRight w:val="0"/>
      <w:marTop w:val="0"/>
      <w:marBottom w:val="0"/>
      <w:divBdr>
        <w:top w:val="none" w:sz="0" w:space="0" w:color="auto"/>
        <w:left w:val="none" w:sz="0" w:space="0" w:color="auto"/>
        <w:bottom w:val="none" w:sz="0" w:space="0" w:color="auto"/>
        <w:right w:val="none" w:sz="0" w:space="0" w:color="auto"/>
      </w:divBdr>
    </w:div>
    <w:div w:id="244387283">
      <w:marLeft w:val="640"/>
      <w:marRight w:val="0"/>
      <w:marTop w:val="0"/>
      <w:marBottom w:val="0"/>
      <w:divBdr>
        <w:top w:val="none" w:sz="0" w:space="0" w:color="auto"/>
        <w:left w:val="none" w:sz="0" w:space="0" w:color="auto"/>
        <w:bottom w:val="none" w:sz="0" w:space="0" w:color="auto"/>
        <w:right w:val="none" w:sz="0" w:space="0" w:color="auto"/>
      </w:divBdr>
    </w:div>
    <w:div w:id="244387819">
      <w:marLeft w:val="640"/>
      <w:marRight w:val="0"/>
      <w:marTop w:val="0"/>
      <w:marBottom w:val="0"/>
      <w:divBdr>
        <w:top w:val="none" w:sz="0" w:space="0" w:color="auto"/>
        <w:left w:val="none" w:sz="0" w:space="0" w:color="auto"/>
        <w:bottom w:val="none" w:sz="0" w:space="0" w:color="auto"/>
        <w:right w:val="none" w:sz="0" w:space="0" w:color="auto"/>
      </w:divBdr>
    </w:div>
    <w:div w:id="244456989">
      <w:marLeft w:val="640"/>
      <w:marRight w:val="0"/>
      <w:marTop w:val="0"/>
      <w:marBottom w:val="0"/>
      <w:divBdr>
        <w:top w:val="none" w:sz="0" w:space="0" w:color="auto"/>
        <w:left w:val="none" w:sz="0" w:space="0" w:color="auto"/>
        <w:bottom w:val="none" w:sz="0" w:space="0" w:color="auto"/>
        <w:right w:val="none" w:sz="0" w:space="0" w:color="auto"/>
      </w:divBdr>
    </w:div>
    <w:div w:id="244580448">
      <w:marLeft w:val="640"/>
      <w:marRight w:val="0"/>
      <w:marTop w:val="0"/>
      <w:marBottom w:val="0"/>
      <w:divBdr>
        <w:top w:val="none" w:sz="0" w:space="0" w:color="auto"/>
        <w:left w:val="none" w:sz="0" w:space="0" w:color="auto"/>
        <w:bottom w:val="none" w:sz="0" w:space="0" w:color="auto"/>
        <w:right w:val="none" w:sz="0" w:space="0" w:color="auto"/>
      </w:divBdr>
    </w:div>
    <w:div w:id="244801165">
      <w:marLeft w:val="640"/>
      <w:marRight w:val="0"/>
      <w:marTop w:val="0"/>
      <w:marBottom w:val="0"/>
      <w:divBdr>
        <w:top w:val="none" w:sz="0" w:space="0" w:color="auto"/>
        <w:left w:val="none" w:sz="0" w:space="0" w:color="auto"/>
        <w:bottom w:val="none" w:sz="0" w:space="0" w:color="auto"/>
        <w:right w:val="none" w:sz="0" w:space="0" w:color="auto"/>
      </w:divBdr>
    </w:div>
    <w:div w:id="244925683">
      <w:marLeft w:val="640"/>
      <w:marRight w:val="0"/>
      <w:marTop w:val="0"/>
      <w:marBottom w:val="0"/>
      <w:divBdr>
        <w:top w:val="none" w:sz="0" w:space="0" w:color="auto"/>
        <w:left w:val="none" w:sz="0" w:space="0" w:color="auto"/>
        <w:bottom w:val="none" w:sz="0" w:space="0" w:color="auto"/>
        <w:right w:val="none" w:sz="0" w:space="0" w:color="auto"/>
      </w:divBdr>
    </w:div>
    <w:div w:id="244926296">
      <w:marLeft w:val="640"/>
      <w:marRight w:val="0"/>
      <w:marTop w:val="0"/>
      <w:marBottom w:val="0"/>
      <w:divBdr>
        <w:top w:val="none" w:sz="0" w:space="0" w:color="auto"/>
        <w:left w:val="none" w:sz="0" w:space="0" w:color="auto"/>
        <w:bottom w:val="none" w:sz="0" w:space="0" w:color="auto"/>
        <w:right w:val="none" w:sz="0" w:space="0" w:color="auto"/>
      </w:divBdr>
    </w:div>
    <w:div w:id="244993469">
      <w:marLeft w:val="640"/>
      <w:marRight w:val="0"/>
      <w:marTop w:val="0"/>
      <w:marBottom w:val="0"/>
      <w:divBdr>
        <w:top w:val="none" w:sz="0" w:space="0" w:color="auto"/>
        <w:left w:val="none" w:sz="0" w:space="0" w:color="auto"/>
        <w:bottom w:val="none" w:sz="0" w:space="0" w:color="auto"/>
        <w:right w:val="none" w:sz="0" w:space="0" w:color="auto"/>
      </w:divBdr>
    </w:div>
    <w:div w:id="244994433">
      <w:marLeft w:val="640"/>
      <w:marRight w:val="0"/>
      <w:marTop w:val="0"/>
      <w:marBottom w:val="0"/>
      <w:divBdr>
        <w:top w:val="none" w:sz="0" w:space="0" w:color="auto"/>
        <w:left w:val="none" w:sz="0" w:space="0" w:color="auto"/>
        <w:bottom w:val="none" w:sz="0" w:space="0" w:color="auto"/>
        <w:right w:val="none" w:sz="0" w:space="0" w:color="auto"/>
      </w:divBdr>
    </w:div>
    <w:div w:id="244995032">
      <w:marLeft w:val="640"/>
      <w:marRight w:val="0"/>
      <w:marTop w:val="0"/>
      <w:marBottom w:val="0"/>
      <w:divBdr>
        <w:top w:val="none" w:sz="0" w:space="0" w:color="auto"/>
        <w:left w:val="none" w:sz="0" w:space="0" w:color="auto"/>
        <w:bottom w:val="none" w:sz="0" w:space="0" w:color="auto"/>
        <w:right w:val="none" w:sz="0" w:space="0" w:color="auto"/>
      </w:divBdr>
    </w:div>
    <w:div w:id="245264554">
      <w:marLeft w:val="640"/>
      <w:marRight w:val="0"/>
      <w:marTop w:val="0"/>
      <w:marBottom w:val="0"/>
      <w:divBdr>
        <w:top w:val="none" w:sz="0" w:space="0" w:color="auto"/>
        <w:left w:val="none" w:sz="0" w:space="0" w:color="auto"/>
        <w:bottom w:val="none" w:sz="0" w:space="0" w:color="auto"/>
        <w:right w:val="none" w:sz="0" w:space="0" w:color="auto"/>
      </w:divBdr>
    </w:div>
    <w:div w:id="245313003">
      <w:marLeft w:val="640"/>
      <w:marRight w:val="0"/>
      <w:marTop w:val="0"/>
      <w:marBottom w:val="0"/>
      <w:divBdr>
        <w:top w:val="none" w:sz="0" w:space="0" w:color="auto"/>
        <w:left w:val="none" w:sz="0" w:space="0" w:color="auto"/>
        <w:bottom w:val="none" w:sz="0" w:space="0" w:color="auto"/>
        <w:right w:val="none" w:sz="0" w:space="0" w:color="auto"/>
      </w:divBdr>
    </w:div>
    <w:div w:id="245383306">
      <w:marLeft w:val="640"/>
      <w:marRight w:val="0"/>
      <w:marTop w:val="0"/>
      <w:marBottom w:val="0"/>
      <w:divBdr>
        <w:top w:val="none" w:sz="0" w:space="0" w:color="auto"/>
        <w:left w:val="none" w:sz="0" w:space="0" w:color="auto"/>
        <w:bottom w:val="none" w:sz="0" w:space="0" w:color="auto"/>
        <w:right w:val="none" w:sz="0" w:space="0" w:color="auto"/>
      </w:divBdr>
    </w:div>
    <w:div w:id="245463529">
      <w:marLeft w:val="640"/>
      <w:marRight w:val="0"/>
      <w:marTop w:val="0"/>
      <w:marBottom w:val="0"/>
      <w:divBdr>
        <w:top w:val="none" w:sz="0" w:space="0" w:color="auto"/>
        <w:left w:val="none" w:sz="0" w:space="0" w:color="auto"/>
        <w:bottom w:val="none" w:sz="0" w:space="0" w:color="auto"/>
        <w:right w:val="none" w:sz="0" w:space="0" w:color="auto"/>
      </w:divBdr>
    </w:div>
    <w:div w:id="245502876">
      <w:marLeft w:val="640"/>
      <w:marRight w:val="0"/>
      <w:marTop w:val="0"/>
      <w:marBottom w:val="0"/>
      <w:divBdr>
        <w:top w:val="none" w:sz="0" w:space="0" w:color="auto"/>
        <w:left w:val="none" w:sz="0" w:space="0" w:color="auto"/>
        <w:bottom w:val="none" w:sz="0" w:space="0" w:color="auto"/>
        <w:right w:val="none" w:sz="0" w:space="0" w:color="auto"/>
      </w:divBdr>
    </w:div>
    <w:div w:id="245504171">
      <w:marLeft w:val="640"/>
      <w:marRight w:val="0"/>
      <w:marTop w:val="0"/>
      <w:marBottom w:val="0"/>
      <w:divBdr>
        <w:top w:val="none" w:sz="0" w:space="0" w:color="auto"/>
        <w:left w:val="none" w:sz="0" w:space="0" w:color="auto"/>
        <w:bottom w:val="none" w:sz="0" w:space="0" w:color="auto"/>
        <w:right w:val="none" w:sz="0" w:space="0" w:color="auto"/>
      </w:divBdr>
    </w:div>
    <w:div w:id="245651444">
      <w:marLeft w:val="640"/>
      <w:marRight w:val="0"/>
      <w:marTop w:val="0"/>
      <w:marBottom w:val="0"/>
      <w:divBdr>
        <w:top w:val="none" w:sz="0" w:space="0" w:color="auto"/>
        <w:left w:val="none" w:sz="0" w:space="0" w:color="auto"/>
        <w:bottom w:val="none" w:sz="0" w:space="0" w:color="auto"/>
        <w:right w:val="none" w:sz="0" w:space="0" w:color="auto"/>
      </w:divBdr>
    </w:div>
    <w:div w:id="245768458">
      <w:marLeft w:val="640"/>
      <w:marRight w:val="0"/>
      <w:marTop w:val="0"/>
      <w:marBottom w:val="0"/>
      <w:divBdr>
        <w:top w:val="none" w:sz="0" w:space="0" w:color="auto"/>
        <w:left w:val="none" w:sz="0" w:space="0" w:color="auto"/>
        <w:bottom w:val="none" w:sz="0" w:space="0" w:color="auto"/>
        <w:right w:val="none" w:sz="0" w:space="0" w:color="auto"/>
      </w:divBdr>
    </w:div>
    <w:div w:id="245770256">
      <w:marLeft w:val="640"/>
      <w:marRight w:val="0"/>
      <w:marTop w:val="0"/>
      <w:marBottom w:val="0"/>
      <w:divBdr>
        <w:top w:val="none" w:sz="0" w:space="0" w:color="auto"/>
        <w:left w:val="none" w:sz="0" w:space="0" w:color="auto"/>
        <w:bottom w:val="none" w:sz="0" w:space="0" w:color="auto"/>
        <w:right w:val="none" w:sz="0" w:space="0" w:color="auto"/>
      </w:divBdr>
    </w:div>
    <w:div w:id="245774738">
      <w:marLeft w:val="640"/>
      <w:marRight w:val="0"/>
      <w:marTop w:val="0"/>
      <w:marBottom w:val="0"/>
      <w:divBdr>
        <w:top w:val="none" w:sz="0" w:space="0" w:color="auto"/>
        <w:left w:val="none" w:sz="0" w:space="0" w:color="auto"/>
        <w:bottom w:val="none" w:sz="0" w:space="0" w:color="auto"/>
        <w:right w:val="none" w:sz="0" w:space="0" w:color="auto"/>
      </w:divBdr>
    </w:div>
    <w:div w:id="246040094">
      <w:marLeft w:val="640"/>
      <w:marRight w:val="0"/>
      <w:marTop w:val="0"/>
      <w:marBottom w:val="0"/>
      <w:divBdr>
        <w:top w:val="none" w:sz="0" w:space="0" w:color="auto"/>
        <w:left w:val="none" w:sz="0" w:space="0" w:color="auto"/>
        <w:bottom w:val="none" w:sz="0" w:space="0" w:color="auto"/>
        <w:right w:val="none" w:sz="0" w:space="0" w:color="auto"/>
      </w:divBdr>
    </w:div>
    <w:div w:id="246041754">
      <w:marLeft w:val="640"/>
      <w:marRight w:val="0"/>
      <w:marTop w:val="0"/>
      <w:marBottom w:val="0"/>
      <w:divBdr>
        <w:top w:val="none" w:sz="0" w:space="0" w:color="auto"/>
        <w:left w:val="none" w:sz="0" w:space="0" w:color="auto"/>
        <w:bottom w:val="none" w:sz="0" w:space="0" w:color="auto"/>
        <w:right w:val="none" w:sz="0" w:space="0" w:color="auto"/>
      </w:divBdr>
    </w:div>
    <w:div w:id="246234747">
      <w:marLeft w:val="640"/>
      <w:marRight w:val="0"/>
      <w:marTop w:val="0"/>
      <w:marBottom w:val="0"/>
      <w:divBdr>
        <w:top w:val="none" w:sz="0" w:space="0" w:color="auto"/>
        <w:left w:val="none" w:sz="0" w:space="0" w:color="auto"/>
        <w:bottom w:val="none" w:sz="0" w:space="0" w:color="auto"/>
        <w:right w:val="none" w:sz="0" w:space="0" w:color="auto"/>
      </w:divBdr>
    </w:div>
    <w:div w:id="246307409">
      <w:marLeft w:val="640"/>
      <w:marRight w:val="0"/>
      <w:marTop w:val="0"/>
      <w:marBottom w:val="0"/>
      <w:divBdr>
        <w:top w:val="none" w:sz="0" w:space="0" w:color="auto"/>
        <w:left w:val="none" w:sz="0" w:space="0" w:color="auto"/>
        <w:bottom w:val="none" w:sz="0" w:space="0" w:color="auto"/>
        <w:right w:val="none" w:sz="0" w:space="0" w:color="auto"/>
      </w:divBdr>
    </w:div>
    <w:div w:id="246496896">
      <w:marLeft w:val="640"/>
      <w:marRight w:val="0"/>
      <w:marTop w:val="0"/>
      <w:marBottom w:val="0"/>
      <w:divBdr>
        <w:top w:val="none" w:sz="0" w:space="0" w:color="auto"/>
        <w:left w:val="none" w:sz="0" w:space="0" w:color="auto"/>
        <w:bottom w:val="none" w:sz="0" w:space="0" w:color="auto"/>
        <w:right w:val="none" w:sz="0" w:space="0" w:color="auto"/>
      </w:divBdr>
    </w:div>
    <w:div w:id="246614212">
      <w:marLeft w:val="640"/>
      <w:marRight w:val="0"/>
      <w:marTop w:val="0"/>
      <w:marBottom w:val="0"/>
      <w:divBdr>
        <w:top w:val="none" w:sz="0" w:space="0" w:color="auto"/>
        <w:left w:val="none" w:sz="0" w:space="0" w:color="auto"/>
        <w:bottom w:val="none" w:sz="0" w:space="0" w:color="auto"/>
        <w:right w:val="none" w:sz="0" w:space="0" w:color="auto"/>
      </w:divBdr>
    </w:div>
    <w:div w:id="246620841">
      <w:marLeft w:val="640"/>
      <w:marRight w:val="0"/>
      <w:marTop w:val="0"/>
      <w:marBottom w:val="0"/>
      <w:divBdr>
        <w:top w:val="none" w:sz="0" w:space="0" w:color="auto"/>
        <w:left w:val="none" w:sz="0" w:space="0" w:color="auto"/>
        <w:bottom w:val="none" w:sz="0" w:space="0" w:color="auto"/>
        <w:right w:val="none" w:sz="0" w:space="0" w:color="auto"/>
      </w:divBdr>
    </w:div>
    <w:div w:id="246690890">
      <w:marLeft w:val="640"/>
      <w:marRight w:val="0"/>
      <w:marTop w:val="0"/>
      <w:marBottom w:val="0"/>
      <w:divBdr>
        <w:top w:val="none" w:sz="0" w:space="0" w:color="auto"/>
        <w:left w:val="none" w:sz="0" w:space="0" w:color="auto"/>
        <w:bottom w:val="none" w:sz="0" w:space="0" w:color="auto"/>
        <w:right w:val="none" w:sz="0" w:space="0" w:color="auto"/>
      </w:divBdr>
    </w:div>
    <w:div w:id="246769725">
      <w:marLeft w:val="640"/>
      <w:marRight w:val="0"/>
      <w:marTop w:val="0"/>
      <w:marBottom w:val="0"/>
      <w:divBdr>
        <w:top w:val="none" w:sz="0" w:space="0" w:color="auto"/>
        <w:left w:val="none" w:sz="0" w:space="0" w:color="auto"/>
        <w:bottom w:val="none" w:sz="0" w:space="0" w:color="auto"/>
        <w:right w:val="none" w:sz="0" w:space="0" w:color="auto"/>
      </w:divBdr>
    </w:div>
    <w:div w:id="246770668">
      <w:marLeft w:val="640"/>
      <w:marRight w:val="0"/>
      <w:marTop w:val="0"/>
      <w:marBottom w:val="0"/>
      <w:divBdr>
        <w:top w:val="none" w:sz="0" w:space="0" w:color="auto"/>
        <w:left w:val="none" w:sz="0" w:space="0" w:color="auto"/>
        <w:bottom w:val="none" w:sz="0" w:space="0" w:color="auto"/>
        <w:right w:val="none" w:sz="0" w:space="0" w:color="auto"/>
      </w:divBdr>
    </w:div>
    <w:div w:id="246892039">
      <w:marLeft w:val="640"/>
      <w:marRight w:val="0"/>
      <w:marTop w:val="0"/>
      <w:marBottom w:val="0"/>
      <w:divBdr>
        <w:top w:val="none" w:sz="0" w:space="0" w:color="auto"/>
        <w:left w:val="none" w:sz="0" w:space="0" w:color="auto"/>
        <w:bottom w:val="none" w:sz="0" w:space="0" w:color="auto"/>
        <w:right w:val="none" w:sz="0" w:space="0" w:color="auto"/>
      </w:divBdr>
    </w:div>
    <w:div w:id="246960245">
      <w:marLeft w:val="640"/>
      <w:marRight w:val="0"/>
      <w:marTop w:val="0"/>
      <w:marBottom w:val="0"/>
      <w:divBdr>
        <w:top w:val="none" w:sz="0" w:space="0" w:color="auto"/>
        <w:left w:val="none" w:sz="0" w:space="0" w:color="auto"/>
        <w:bottom w:val="none" w:sz="0" w:space="0" w:color="auto"/>
        <w:right w:val="none" w:sz="0" w:space="0" w:color="auto"/>
      </w:divBdr>
    </w:div>
    <w:div w:id="247009326">
      <w:marLeft w:val="480"/>
      <w:marRight w:val="0"/>
      <w:marTop w:val="0"/>
      <w:marBottom w:val="0"/>
      <w:divBdr>
        <w:top w:val="none" w:sz="0" w:space="0" w:color="auto"/>
        <w:left w:val="none" w:sz="0" w:space="0" w:color="auto"/>
        <w:bottom w:val="none" w:sz="0" w:space="0" w:color="auto"/>
        <w:right w:val="none" w:sz="0" w:space="0" w:color="auto"/>
      </w:divBdr>
    </w:div>
    <w:div w:id="247034867">
      <w:marLeft w:val="640"/>
      <w:marRight w:val="0"/>
      <w:marTop w:val="0"/>
      <w:marBottom w:val="0"/>
      <w:divBdr>
        <w:top w:val="none" w:sz="0" w:space="0" w:color="auto"/>
        <w:left w:val="none" w:sz="0" w:space="0" w:color="auto"/>
        <w:bottom w:val="none" w:sz="0" w:space="0" w:color="auto"/>
        <w:right w:val="none" w:sz="0" w:space="0" w:color="auto"/>
      </w:divBdr>
    </w:div>
    <w:div w:id="247082219">
      <w:marLeft w:val="640"/>
      <w:marRight w:val="0"/>
      <w:marTop w:val="0"/>
      <w:marBottom w:val="0"/>
      <w:divBdr>
        <w:top w:val="none" w:sz="0" w:space="0" w:color="auto"/>
        <w:left w:val="none" w:sz="0" w:space="0" w:color="auto"/>
        <w:bottom w:val="none" w:sz="0" w:space="0" w:color="auto"/>
        <w:right w:val="none" w:sz="0" w:space="0" w:color="auto"/>
      </w:divBdr>
    </w:div>
    <w:div w:id="247084191">
      <w:marLeft w:val="640"/>
      <w:marRight w:val="0"/>
      <w:marTop w:val="0"/>
      <w:marBottom w:val="0"/>
      <w:divBdr>
        <w:top w:val="none" w:sz="0" w:space="0" w:color="auto"/>
        <w:left w:val="none" w:sz="0" w:space="0" w:color="auto"/>
        <w:bottom w:val="none" w:sz="0" w:space="0" w:color="auto"/>
        <w:right w:val="none" w:sz="0" w:space="0" w:color="auto"/>
      </w:divBdr>
    </w:div>
    <w:div w:id="247154102">
      <w:marLeft w:val="640"/>
      <w:marRight w:val="0"/>
      <w:marTop w:val="0"/>
      <w:marBottom w:val="0"/>
      <w:divBdr>
        <w:top w:val="none" w:sz="0" w:space="0" w:color="auto"/>
        <w:left w:val="none" w:sz="0" w:space="0" w:color="auto"/>
        <w:bottom w:val="none" w:sz="0" w:space="0" w:color="auto"/>
        <w:right w:val="none" w:sz="0" w:space="0" w:color="auto"/>
      </w:divBdr>
    </w:div>
    <w:div w:id="247274680">
      <w:marLeft w:val="640"/>
      <w:marRight w:val="0"/>
      <w:marTop w:val="0"/>
      <w:marBottom w:val="0"/>
      <w:divBdr>
        <w:top w:val="none" w:sz="0" w:space="0" w:color="auto"/>
        <w:left w:val="none" w:sz="0" w:space="0" w:color="auto"/>
        <w:bottom w:val="none" w:sz="0" w:space="0" w:color="auto"/>
        <w:right w:val="none" w:sz="0" w:space="0" w:color="auto"/>
      </w:divBdr>
    </w:div>
    <w:div w:id="247420431">
      <w:marLeft w:val="640"/>
      <w:marRight w:val="0"/>
      <w:marTop w:val="0"/>
      <w:marBottom w:val="0"/>
      <w:divBdr>
        <w:top w:val="none" w:sz="0" w:space="0" w:color="auto"/>
        <w:left w:val="none" w:sz="0" w:space="0" w:color="auto"/>
        <w:bottom w:val="none" w:sz="0" w:space="0" w:color="auto"/>
        <w:right w:val="none" w:sz="0" w:space="0" w:color="auto"/>
      </w:divBdr>
    </w:div>
    <w:div w:id="247466837">
      <w:marLeft w:val="640"/>
      <w:marRight w:val="0"/>
      <w:marTop w:val="0"/>
      <w:marBottom w:val="0"/>
      <w:divBdr>
        <w:top w:val="none" w:sz="0" w:space="0" w:color="auto"/>
        <w:left w:val="none" w:sz="0" w:space="0" w:color="auto"/>
        <w:bottom w:val="none" w:sz="0" w:space="0" w:color="auto"/>
        <w:right w:val="none" w:sz="0" w:space="0" w:color="auto"/>
      </w:divBdr>
    </w:div>
    <w:div w:id="247496336">
      <w:marLeft w:val="640"/>
      <w:marRight w:val="0"/>
      <w:marTop w:val="0"/>
      <w:marBottom w:val="0"/>
      <w:divBdr>
        <w:top w:val="none" w:sz="0" w:space="0" w:color="auto"/>
        <w:left w:val="none" w:sz="0" w:space="0" w:color="auto"/>
        <w:bottom w:val="none" w:sz="0" w:space="0" w:color="auto"/>
        <w:right w:val="none" w:sz="0" w:space="0" w:color="auto"/>
      </w:divBdr>
    </w:div>
    <w:div w:id="247620929">
      <w:marLeft w:val="640"/>
      <w:marRight w:val="0"/>
      <w:marTop w:val="0"/>
      <w:marBottom w:val="0"/>
      <w:divBdr>
        <w:top w:val="none" w:sz="0" w:space="0" w:color="auto"/>
        <w:left w:val="none" w:sz="0" w:space="0" w:color="auto"/>
        <w:bottom w:val="none" w:sz="0" w:space="0" w:color="auto"/>
        <w:right w:val="none" w:sz="0" w:space="0" w:color="auto"/>
      </w:divBdr>
    </w:div>
    <w:div w:id="247665065">
      <w:marLeft w:val="640"/>
      <w:marRight w:val="0"/>
      <w:marTop w:val="0"/>
      <w:marBottom w:val="0"/>
      <w:divBdr>
        <w:top w:val="none" w:sz="0" w:space="0" w:color="auto"/>
        <w:left w:val="none" w:sz="0" w:space="0" w:color="auto"/>
        <w:bottom w:val="none" w:sz="0" w:space="0" w:color="auto"/>
        <w:right w:val="none" w:sz="0" w:space="0" w:color="auto"/>
      </w:divBdr>
    </w:div>
    <w:div w:id="247689369">
      <w:marLeft w:val="640"/>
      <w:marRight w:val="0"/>
      <w:marTop w:val="0"/>
      <w:marBottom w:val="0"/>
      <w:divBdr>
        <w:top w:val="none" w:sz="0" w:space="0" w:color="auto"/>
        <w:left w:val="none" w:sz="0" w:space="0" w:color="auto"/>
        <w:bottom w:val="none" w:sz="0" w:space="0" w:color="auto"/>
        <w:right w:val="none" w:sz="0" w:space="0" w:color="auto"/>
      </w:divBdr>
    </w:div>
    <w:div w:id="247733671">
      <w:marLeft w:val="640"/>
      <w:marRight w:val="0"/>
      <w:marTop w:val="0"/>
      <w:marBottom w:val="0"/>
      <w:divBdr>
        <w:top w:val="none" w:sz="0" w:space="0" w:color="auto"/>
        <w:left w:val="none" w:sz="0" w:space="0" w:color="auto"/>
        <w:bottom w:val="none" w:sz="0" w:space="0" w:color="auto"/>
        <w:right w:val="none" w:sz="0" w:space="0" w:color="auto"/>
      </w:divBdr>
    </w:div>
    <w:div w:id="247735841">
      <w:marLeft w:val="640"/>
      <w:marRight w:val="0"/>
      <w:marTop w:val="0"/>
      <w:marBottom w:val="0"/>
      <w:divBdr>
        <w:top w:val="none" w:sz="0" w:space="0" w:color="auto"/>
        <w:left w:val="none" w:sz="0" w:space="0" w:color="auto"/>
        <w:bottom w:val="none" w:sz="0" w:space="0" w:color="auto"/>
        <w:right w:val="none" w:sz="0" w:space="0" w:color="auto"/>
      </w:divBdr>
    </w:div>
    <w:div w:id="247816329">
      <w:marLeft w:val="640"/>
      <w:marRight w:val="0"/>
      <w:marTop w:val="0"/>
      <w:marBottom w:val="0"/>
      <w:divBdr>
        <w:top w:val="none" w:sz="0" w:space="0" w:color="auto"/>
        <w:left w:val="none" w:sz="0" w:space="0" w:color="auto"/>
        <w:bottom w:val="none" w:sz="0" w:space="0" w:color="auto"/>
        <w:right w:val="none" w:sz="0" w:space="0" w:color="auto"/>
      </w:divBdr>
    </w:div>
    <w:div w:id="247887806">
      <w:marLeft w:val="640"/>
      <w:marRight w:val="0"/>
      <w:marTop w:val="0"/>
      <w:marBottom w:val="0"/>
      <w:divBdr>
        <w:top w:val="none" w:sz="0" w:space="0" w:color="auto"/>
        <w:left w:val="none" w:sz="0" w:space="0" w:color="auto"/>
        <w:bottom w:val="none" w:sz="0" w:space="0" w:color="auto"/>
        <w:right w:val="none" w:sz="0" w:space="0" w:color="auto"/>
      </w:divBdr>
    </w:div>
    <w:div w:id="247925362">
      <w:marLeft w:val="640"/>
      <w:marRight w:val="0"/>
      <w:marTop w:val="0"/>
      <w:marBottom w:val="0"/>
      <w:divBdr>
        <w:top w:val="none" w:sz="0" w:space="0" w:color="auto"/>
        <w:left w:val="none" w:sz="0" w:space="0" w:color="auto"/>
        <w:bottom w:val="none" w:sz="0" w:space="0" w:color="auto"/>
        <w:right w:val="none" w:sz="0" w:space="0" w:color="auto"/>
      </w:divBdr>
    </w:div>
    <w:div w:id="247927389">
      <w:marLeft w:val="640"/>
      <w:marRight w:val="0"/>
      <w:marTop w:val="0"/>
      <w:marBottom w:val="0"/>
      <w:divBdr>
        <w:top w:val="none" w:sz="0" w:space="0" w:color="auto"/>
        <w:left w:val="none" w:sz="0" w:space="0" w:color="auto"/>
        <w:bottom w:val="none" w:sz="0" w:space="0" w:color="auto"/>
        <w:right w:val="none" w:sz="0" w:space="0" w:color="auto"/>
      </w:divBdr>
    </w:div>
    <w:div w:id="248077617">
      <w:marLeft w:val="640"/>
      <w:marRight w:val="0"/>
      <w:marTop w:val="0"/>
      <w:marBottom w:val="0"/>
      <w:divBdr>
        <w:top w:val="none" w:sz="0" w:space="0" w:color="auto"/>
        <w:left w:val="none" w:sz="0" w:space="0" w:color="auto"/>
        <w:bottom w:val="none" w:sz="0" w:space="0" w:color="auto"/>
        <w:right w:val="none" w:sz="0" w:space="0" w:color="auto"/>
      </w:divBdr>
    </w:div>
    <w:div w:id="248273939">
      <w:marLeft w:val="640"/>
      <w:marRight w:val="0"/>
      <w:marTop w:val="0"/>
      <w:marBottom w:val="0"/>
      <w:divBdr>
        <w:top w:val="none" w:sz="0" w:space="0" w:color="auto"/>
        <w:left w:val="none" w:sz="0" w:space="0" w:color="auto"/>
        <w:bottom w:val="none" w:sz="0" w:space="0" w:color="auto"/>
        <w:right w:val="none" w:sz="0" w:space="0" w:color="auto"/>
      </w:divBdr>
    </w:div>
    <w:div w:id="248274028">
      <w:marLeft w:val="640"/>
      <w:marRight w:val="0"/>
      <w:marTop w:val="0"/>
      <w:marBottom w:val="0"/>
      <w:divBdr>
        <w:top w:val="none" w:sz="0" w:space="0" w:color="auto"/>
        <w:left w:val="none" w:sz="0" w:space="0" w:color="auto"/>
        <w:bottom w:val="none" w:sz="0" w:space="0" w:color="auto"/>
        <w:right w:val="none" w:sz="0" w:space="0" w:color="auto"/>
      </w:divBdr>
    </w:div>
    <w:div w:id="248394435">
      <w:marLeft w:val="640"/>
      <w:marRight w:val="0"/>
      <w:marTop w:val="0"/>
      <w:marBottom w:val="0"/>
      <w:divBdr>
        <w:top w:val="none" w:sz="0" w:space="0" w:color="auto"/>
        <w:left w:val="none" w:sz="0" w:space="0" w:color="auto"/>
        <w:bottom w:val="none" w:sz="0" w:space="0" w:color="auto"/>
        <w:right w:val="none" w:sz="0" w:space="0" w:color="auto"/>
      </w:divBdr>
    </w:div>
    <w:div w:id="248466023">
      <w:marLeft w:val="640"/>
      <w:marRight w:val="0"/>
      <w:marTop w:val="0"/>
      <w:marBottom w:val="0"/>
      <w:divBdr>
        <w:top w:val="none" w:sz="0" w:space="0" w:color="auto"/>
        <w:left w:val="none" w:sz="0" w:space="0" w:color="auto"/>
        <w:bottom w:val="none" w:sz="0" w:space="0" w:color="auto"/>
        <w:right w:val="none" w:sz="0" w:space="0" w:color="auto"/>
      </w:divBdr>
    </w:div>
    <w:div w:id="248538289">
      <w:marLeft w:val="640"/>
      <w:marRight w:val="0"/>
      <w:marTop w:val="0"/>
      <w:marBottom w:val="0"/>
      <w:divBdr>
        <w:top w:val="none" w:sz="0" w:space="0" w:color="auto"/>
        <w:left w:val="none" w:sz="0" w:space="0" w:color="auto"/>
        <w:bottom w:val="none" w:sz="0" w:space="0" w:color="auto"/>
        <w:right w:val="none" w:sz="0" w:space="0" w:color="auto"/>
      </w:divBdr>
    </w:div>
    <w:div w:id="248580699">
      <w:marLeft w:val="640"/>
      <w:marRight w:val="0"/>
      <w:marTop w:val="0"/>
      <w:marBottom w:val="0"/>
      <w:divBdr>
        <w:top w:val="none" w:sz="0" w:space="0" w:color="auto"/>
        <w:left w:val="none" w:sz="0" w:space="0" w:color="auto"/>
        <w:bottom w:val="none" w:sz="0" w:space="0" w:color="auto"/>
        <w:right w:val="none" w:sz="0" w:space="0" w:color="auto"/>
      </w:divBdr>
    </w:div>
    <w:div w:id="248655574">
      <w:marLeft w:val="640"/>
      <w:marRight w:val="0"/>
      <w:marTop w:val="0"/>
      <w:marBottom w:val="0"/>
      <w:divBdr>
        <w:top w:val="none" w:sz="0" w:space="0" w:color="auto"/>
        <w:left w:val="none" w:sz="0" w:space="0" w:color="auto"/>
        <w:bottom w:val="none" w:sz="0" w:space="0" w:color="auto"/>
        <w:right w:val="none" w:sz="0" w:space="0" w:color="auto"/>
      </w:divBdr>
    </w:div>
    <w:div w:id="248661766">
      <w:marLeft w:val="640"/>
      <w:marRight w:val="0"/>
      <w:marTop w:val="0"/>
      <w:marBottom w:val="0"/>
      <w:divBdr>
        <w:top w:val="none" w:sz="0" w:space="0" w:color="auto"/>
        <w:left w:val="none" w:sz="0" w:space="0" w:color="auto"/>
        <w:bottom w:val="none" w:sz="0" w:space="0" w:color="auto"/>
        <w:right w:val="none" w:sz="0" w:space="0" w:color="auto"/>
      </w:divBdr>
    </w:div>
    <w:div w:id="248851159">
      <w:marLeft w:val="640"/>
      <w:marRight w:val="0"/>
      <w:marTop w:val="0"/>
      <w:marBottom w:val="0"/>
      <w:divBdr>
        <w:top w:val="none" w:sz="0" w:space="0" w:color="auto"/>
        <w:left w:val="none" w:sz="0" w:space="0" w:color="auto"/>
        <w:bottom w:val="none" w:sz="0" w:space="0" w:color="auto"/>
        <w:right w:val="none" w:sz="0" w:space="0" w:color="auto"/>
      </w:divBdr>
    </w:div>
    <w:div w:id="248851566">
      <w:marLeft w:val="640"/>
      <w:marRight w:val="0"/>
      <w:marTop w:val="0"/>
      <w:marBottom w:val="0"/>
      <w:divBdr>
        <w:top w:val="none" w:sz="0" w:space="0" w:color="auto"/>
        <w:left w:val="none" w:sz="0" w:space="0" w:color="auto"/>
        <w:bottom w:val="none" w:sz="0" w:space="0" w:color="auto"/>
        <w:right w:val="none" w:sz="0" w:space="0" w:color="auto"/>
      </w:divBdr>
    </w:div>
    <w:div w:id="248932072">
      <w:marLeft w:val="640"/>
      <w:marRight w:val="0"/>
      <w:marTop w:val="0"/>
      <w:marBottom w:val="0"/>
      <w:divBdr>
        <w:top w:val="none" w:sz="0" w:space="0" w:color="auto"/>
        <w:left w:val="none" w:sz="0" w:space="0" w:color="auto"/>
        <w:bottom w:val="none" w:sz="0" w:space="0" w:color="auto"/>
        <w:right w:val="none" w:sz="0" w:space="0" w:color="auto"/>
      </w:divBdr>
    </w:div>
    <w:div w:id="249001916">
      <w:marLeft w:val="640"/>
      <w:marRight w:val="0"/>
      <w:marTop w:val="0"/>
      <w:marBottom w:val="0"/>
      <w:divBdr>
        <w:top w:val="none" w:sz="0" w:space="0" w:color="auto"/>
        <w:left w:val="none" w:sz="0" w:space="0" w:color="auto"/>
        <w:bottom w:val="none" w:sz="0" w:space="0" w:color="auto"/>
        <w:right w:val="none" w:sz="0" w:space="0" w:color="auto"/>
      </w:divBdr>
    </w:div>
    <w:div w:id="249193020">
      <w:marLeft w:val="640"/>
      <w:marRight w:val="0"/>
      <w:marTop w:val="0"/>
      <w:marBottom w:val="0"/>
      <w:divBdr>
        <w:top w:val="none" w:sz="0" w:space="0" w:color="auto"/>
        <w:left w:val="none" w:sz="0" w:space="0" w:color="auto"/>
        <w:bottom w:val="none" w:sz="0" w:space="0" w:color="auto"/>
        <w:right w:val="none" w:sz="0" w:space="0" w:color="auto"/>
      </w:divBdr>
    </w:div>
    <w:div w:id="249193094">
      <w:marLeft w:val="640"/>
      <w:marRight w:val="0"/>
      <w:marTop w:val="0"/>
      <w:marBottom w:val="0"/>
      <w:divBdr>
        <w:top w:val="none" w:sz="0" w:space="0" w:color="auto"/>
        <w:left w:val="none" w:sz="0" w:space="0" w:color="auto"/>
        <w:bottom w:val="none" w:sz="0" w:space="0" w:color="auto"/>
        <w:right w:val="none" w:sz="0" w:space="0" w:color="auto"/>
      </w:divBdr>
    </w:div>
    <w:div w:id="249194239">
      <w:marLeft w:val="640"/>
      <w:marRight w:val="0"/>
      <w:marTop w:val="0"/>
      <w:marBottom w:val="0"/>
      <w:divBdr>
        <w:top w:val="none" w:sz="0" w:space="0" w:color="auto"/>
        <w:left w:val="none" w:sz="0" w:space="0" w:color="auto"/>
        <w:bottom w:val="none" w:sz="0" w:space="0" w:color="auto"/>
        <w:right w:val="none" w:sz="0" w:space="0" w:color="auto"/>
      </w:divBdr>
    </w:div>
    <w:div w:id="249243770">
      <w:marLeft w:val="640"/>
      <w:marRight w:val="0"/>
      <w:marTop w:val="0"/>
      <w:marBottom w:val="0"/>
      <w:divBdr>
        <w:top w:val="none" w:sz="0" w:space="0" w:color="auto"/>
        <w:left w:val="none" w:sz="0" w:space="0" w:color="auto"/>
        <w:bottom w:val="none" w:sz="0" w:space="0" w:color="auto"/>
        <w:right w:val="none" w:sz="0" w:space="0" w:color="auto"/>
      </w:divBdr>
    </w:div>
    <w:div w:id="249310797">
      <w:marLeft w:val="640"/>
      <w:marRight w:val="0"/>
      <w:marTop w:val="0"/>
      <w:marBottom w:val="0"/>
      <w:divBdr>
        <w:top w:val="none" w:sz="0" w:space="0" w:color="auto"/>
        <w:left w:val="none" w:sz="0" w:space="0" w:color="auto"/>
        <w:bottom w:val="none" w:sz="0" w:space="0" w:color="auto"/>
        <w:right w:val="none" w:sz="0" w:space="0" w:color="auto"/>
      </w:divBdr>
    </w:div>
    <w:div w:id="249316049">
      <w:marLeft w:val="640"/>
      <w:marRight w:val="0"/>
      <w:marTop w:val="0"/>
      <w:marBottom w:val="0"/>
      <w:divBdr>
        <w:top w:val="none" w:sz="0" w:space="0" w:color="auto"/>
        <w:left w:val="none" w:sz="0" w:space="0" w:color="auto"/>
        <w:bottom w:val="none" w:sz="0" w:space="0" w:color="auto"/>
        <w:right w:val="none" w:sz="0" w:space="0" w:color="auto"/>
      </w:divBdr>
    </w:div>
    <w:div w:id="249395660">
      <w:marLeft w:val="640"/>
      <w:marRight w:val="0"/>
      <w:marTop w:val="0"/>
      <w:marBottom w:val="0"/>
      <w:divBdr>
        <w:top w:val="none" w:sz="0" w:space="0" w:color="auto"/>
        <w:left w:val="none" w:sz="0" w:space="0" w:color="auto"/>
        <w:bottom w:val="none" w:sz="0" w:space="0" w:color="auto"/>
        <w:right w:val="none" w:sz="0" w:space="0" w:color="auto"/>
      </w:divBdr>
    </w:div>
    <w:div w:id="249431639">
      <w:marLeft w:val="640"/>
      <w:marRight w:val="0"/>
      <w:marTop w:val="0"/>
      <w:marBottom w:val="0"/>
      <w:divBdr>
        <w:top w:val="none" w:sz="0" w:space="0" w:color="auto"/>
        <w:left w:val="none" w:sz="0" w:space="0" w:color="auto"/>
        <w:bottom w:val="none" w:sz="0" w:space="0" w:color="auto"/>
        <w:right w:val="none" w:sz="0" w:space="0" w:color="auto"/>
      </w:divBdr>
    </w:div>
    <w:div w:id="249436478">
      <w:marLeft w:val="640"/>
      <w:marRight w:val="0"/>
      <w:marTop w:val="0"/>
      <w:marBottom w:val="0"/>
      <w:divBdr>
        <w:top w:val="none" w:sz="0" w:space="0" w:color="auto"/>
        <w:left w:val="none" w:sz="0" w:space="0" w:color="auto"/>
        <w:bottom w:val="none" w:sz="0" w:space="0" w:color="auto"/>
        <w:right w:val="none" w:sz="0" w:space="0" w:color="auto"/>
      </w:divBdr>
    </w:div>
    <w:div w:id="249511133">
      <w:marLeft w:val="640"/>
      <w:marRight w:val="0"/>
      <w:marTop w:val="0"/>
      <w:marBottom w:val="0"/>
      <w:divBdr>
        <w:top w:val="none" w:sz="0" w:space="0" w:color="auto"/>
        <w:left w:val="none" w:sz="0" w:space="0" w:color="auto"/>
        <w:bottom w:val="none" w:sz="0" w:space="0" w:color="auto"/>
        <w:right w:val="none" w:sz="0" w:space="0" w:color="auto"/>
      </w:divBdr>
    </w:div>
    <w:div w:id="249629083">
      <w:marLeft w:val="640"/>
      <w:marRight w:val="0"/>
      <w:marTop w:val="0"/>
      <w:marBottom w:val="0"/>
      <w:divBdr>
        <w:top w:val="none" w:sz="0" w:space="0" w:color="auto"/>
        <w:left w:val="none" w:sz="0" w:space="0" w:color="auto"/>
        <w:bottom w:val="none" w:sz="0" w:space="0" w:color="auto"/>
        <w:right w:val="none" w:sz="0" w:space="0" w:color="auto"/>
      </w:divBdr>
    </w:div>
    <w:div w:id="249697929">
      <w:marLeft w:val="640"/>
      <w:marRight w:val="0"/>
      <w:marTop w:val="0"/>
      <w:marBottom w:val="0"/>
      <w:divBdr>
        <w:top w:val="none" w:sz="0" w:space="0" w:color="auto"/>
        <w:left w:val="none" w:sz="0" w:space="0" w:color="auto"/>
        <w:bottom w:val="none" w:sz="0" w:space="0" w:color="auto"/>
        <w:right w:val="none" w:sz="0" w:space="0" w:color="auto"/>
      </w:divBdr>
    </w:div>
    <w:div w:id="249703276">
      <w:marLeft w:val="640"/>
      <w:marRight w:val="0"/>
      <w:marTop w:val="0"/>
      <w:marBottom w:val="0"/>
      <w:divBdr>
        <w:top w:val="none" w:sz="0" w:space="0" w:color="auto"/>
        <w:left w:val="none" w:sz="0" w:space="0" w:color="auto"/>
        <w:bottom w:val="none" w:sz="0" w:space="0" w:color="auto"/>
        <w:right w:val="none" w:sz="0" w:space="0" w:color="auto"/>
      </w:divBdr>
    </w:div>
    <w:div w:id="249706533">
      <w:marLeft w:val="640"/>
      <w:marRight w:val="0"/>
      <w:marTop w:val="0"/>
      <w:marBottom w:val="0"/>
      <w:divBdr>
        <w:top w:val="none" w:sz="0" w:space="0" w:color="auto"/>
        <w:left w:val="none" w:sz="0" w:space="0" w:color="auto"/>
        <w:bottom w:val="none" w:sz="0" w:space="0" w:color="auto"/>
        <w:right w:val="none" w:sz="0" w:space="0" w:color="auto"/>
      </w:divBdr>
    </w:div>
    <w:div w:id="249854039">
      <w:marLeft w:val="640"/>
      <w:marRight w:val="0"/>
      <w:marTop w:val="0"/>
      <w:marBottom w:val="0"/>
      <w:divBdr>
        <w:top w:val="none" w:sz="0" w:space="0" w:color="auto"/>
        <w:left w:val="none" w:sz="0" w:space="0" w:color="auto"/>
        <w:bottom w:val="none" w:sz="0" w:space="0" w:color="auto"/>
        <w:right w:val="none" w:sz="0" w:space="0" w:color="auto"/>
      </w:divBdr>
    </w:div>
    <w:div w:id="249966325">
      <w:marLeft w:val="640"/>
      <w:marRight w:val="0"/>
      <w:marTop w:val="0"/>
      <w:marBottom w:val="0"/>
      <w:divBdr>
        <w:top w:val="none" w:sz="0" w:space="0" w:color="auto"/>
        <w:left w:val="none" w:sz="0" w:space="0" w:color="auto"/>
        <w:bottom w:val="none" w:sz="0" w:space="0" w:color="auto"/>
        <w:right w:val="none" w:sz="0" w:space="0" w:color="auto"/>
      </w:divBdr>
    </w:div>
    <w:div w:id="250045995">
      <w:marLeft w:val="640"/>
      <w:marRight w:val="0"/>
      <w:marTop w:val="0"/>
      <w:marBottom w:val="0"/>
      <w:divBdr>
        <w:top w:val="none" w:sz="0" w:space="0" w:color="auto"/>
        <w:left w:val="none" w:sz="0" w:space="0" w:color="auto"/>
        <w:bottom w:val="none" w:sz="0" w:space="0" w:color="auto"/>
        <w:right w:val="none" w:sz="0" w:space="0" w:color="auto"/>
      </w:divBdr>
    </w:div>
    <w:div w:id="250088741">
      <w:marLeft w:val="640"/>
      <w:marRight w:val="0"/>
      <w:marTop w:val="0"/>
      <w:marBottom w:val="0"/>
      <w:divBdr>
        <w:top w:val="none" w:sz="0" w:space="0" w:color="auto"/>
        <w:left w:val="none" w:sz="0" w:space="0" w:color="auto"/>
        <w:bottom w:val="none" w:sz="0" w:space="0" w:color="auto"/>
        <w:right w:val="none" w:sz="0" w:space="0" w:color="auto"/>
      </w:divBdr>
    </w:div>
    <w:div w:id="250311944">
      <w:marLeft w:val="640"/>
      <w:marRight w:val="0"/>
      <w:marTop w:val="0"/>
      <w:marBottom w:val="0"/>
      <w:divBdr>
        <w:top w:val="none" w:sz="0" w:space="0" w:color="auto"/>
        <w:left w:val="none" w:sz="0" w:space="0" w:color="auto"/>
        <w:bottom w:val="none" w:sz="0" w:space="0" w:color="auto"/>
        <w:right w:val="none" w:sz="0" w:space="0" w:color="auto"/>
      </w:divBdr>
    </w:div>
    <w:div w:id="250361920">
      <w:marLeft w:val="640"/>
      <w:marRight w:val="0"/>
      <w:marTop w:val="0"/>
      <w:marBottom w:val="0"/>
      <w:divBdr>
        <w:top w:val="none" w:sz="0" w:space="0" w:color="auto"/>
        <w:left w:val="none" w:sz="0" w:space="0" w:color="auto"/>
        <w:bottom w:val="none" w:sz="0" w:space="0" w:color="auto"/>
        <w:right w:val="none" w:sz="0" w:space="0" w:color="auto"/>
      </w:divBdr>
    </w:div>
    <w:div w:id="250429984">
      <w:marLeft w:val="640"/>
      <w:marRight w:val="0"/>
      <w:marTop w:val="0"/>
      <w:marBottom w:val="0"/>
      <w:divBdr>
        <w:top w:val="none" w:sz="0" w:space="0" w:color="auto"/>
        <w:left w:val="none" w:sz="0" w:space="0" w:color="auto"/>
        <w:bottom w:val="none" w:sz="0" w:space="0" w:color="auto"/>
        <w:right w:val="none" w:sz="0" w:space="0" w:color="auto"/>
      </w:divBdr>
    </w:div>
    <w:div w:id="250478819">
      <w:marLeft w:val="640"/>
      <w:marRight w:val="0"/>
      <w:marTop w:val="0"/>
      <w:marBottom w:val="0"/>
      <w:divBdr>
        <w:top w:val="none" w:sz="0" w:space="0" w:color="auto"/>
        <w:left w:val="none" w:sz="0" w:space="0" w:color="auto"/>
        <w:bottom w:val="none" w:sz="0" w:space="0" w:color="auto"/>
        <w:right w:val="none" w:sz="0" w:space="0" w:color="auto"/>
      </w:divBdr>
    </w:div>
    <w:div w:id="250510196">
      <w:marLeft w:val="640"/>
      <w:marRight w:val="0"/>
      <w:marTop w:val="0"/>
      <w:marBottom w:val="0"/>
      <w:divBdr>
        <w:top w:val="none" w:sz="0" w:space="0" w:color="auto"/>
        <w:left w:val="none" w:sz="0" w:space="0" w:color="auto"/>
        <w:bottom w:val="none" w:sz="0" w:space="0" w:color="auto"/>
        <w:right w:val="none" w:sz="0" w:space="0" w:color="auto"/>
      </w:divBdr>
    </w:div>
    <w:div w:id="250549379">
      <w:marLeft w:val="640"/>
      <w:marRight w:val="0"/>
      <w:marTop w:val="0"/>
      <w:marBottom w:val="0"/>
      <w:divBdr>
        <w:top w:val="none" w:sz="0" w:space="0" w:color="auto"/>
        <w:left w:val="none" w:sz="0" w:space="0" w:color="auto"/>
        <w:bottom w:val="none" w:sz="0" w:space="0" w:color="auto"/>
        <w:right w:val="none" w:sz="0" w:space="0" w:color="auto"/>
      </w:divBdr>
    </w:div>
    <w:div w:id="250550179">
      <w:marLeft w:val="640"/>
      <w:marRight w:val="0"/>
      <w:marTop w:val="0"/>
      <w:marBottom w:val="0"/>
      <w:divBdr>
        <w:top w:val="none" w:sz="0" w:space="0" w:color="auto"/>
        <w:left w:val="none" w:sz="0" w:space="0" w:color="auto"/>
        <w:bottom w:val="none" w:sz="0" w:space="0" w:color="auto"/>
        <w:right w:val="none" w:sz="0" w:space="0" w:color="auto"/>
      </w:divBdr>
    </w:div>
    <w:div w:id="250630673">
      <w:marLeft w:val="480"/>
      <w:marRight w:val="0"/>
      <w:marTop w:val="0"/>
      <w:marBottom w:val="0"/>
      <w:divBdr>
        <w:top w:val="none" w:sz="0" w:space="0" w:color="auto"/>
        <w:left w:val="none" w:sz="0" w:space="0" w:color="auto"/>
        <w:bottom w:val="none" w:sz="0" w:space="0" w:color="auto"/>
        <w:right w:val="none" w:sz="0" w:space="0" w:color="auto"/>
      </w:divBdr>
    </w:div>
    <w:div w:id="250700421">
      <w:marLeft w:val="640"/>
      <w:marRight w:val="0"/>
      <w:marTop w:val="0"/>
      <w:marBottom w:val="0"/>
      <w:divBdr>
        <w:top w:val="none" w:sz="0" w:space="0" w:color="auto"/>
        <w:left w:val="none" w:sz="0" w:space="0" w:color="auto"/>
        <w:bottom w:val="none" w:sz="0" w:space="0" w:color="auto"/>
        <w:right w:val="none" w:sz="0" w:space="0" w:color="auto"/>
      </w:divBdr>
    </w:div>
    <w:div w:id="250703176">
      <w:marLeft w:val="640"/>
      <w:marRight w:val="0"/>
      <w:marTop w:val="0"/>
      <w:marBottom w:val="0"/>
      <w:divBdr>
        <w:top w:val="none" w:sz="0" w:space="0" w:color="auto"/>
        <w:left w:val="none" w:sz="0" w:space="0" w:color="auto"/>
        <w:bottom w:val="none" w:sz="0" w:space="0" w:color="auto"/>
        <w:right w:val="none" w:sz="0" w:space="0" w:color="auto"/>
      </w:divBdr>
    </w:div>
    <w:div w:id="250706155">
      <w:marLeft w:val="640"/>
      <w:marRight w:val="0"/>
      <w:marTop w:val="0"/>
      <w:marBottom w:val="0"/>
      <w:divBdr>
        <w:top w:val="none" w:sz="0" w:space="0" w:color="auto"/>
        <w:left w:val="none" w:sz="0" w:space="0" w:color="auto"/>
        <w:bottom w:val="none" w:sz="0" w:space="0" w:color="auto"/>
        <w:right w:val="none" w:sz="0" w:space="0" w:color="auto"/>
      </w:divBdr>
    </w:div>
    <w:div w:id="250744933">
      <w:marLeft w:val="640"/>
      <w:marRight w:val="0"/>
      <w:marTop w:val="0"/>
      <w:marBottom w:val="0"/>
      <w:divBdr>
        <w:top w:val="none" w:sz="0" w:space="0" w:color="auto"/>
        <w:left w:val="none" w:sz="0" w:space="0" w:color="auto"/>
        <w:bottom w:val="none" w:sz="0" w:space="0" w:color="auto"/>
        <w:right w:val="none" w:sz="0" w:space="0" w:color="auto"/>
      </w:divBdr>
    </w:div>
    <w:div w:id="250823225">
      <w:marLeft w:val="640"/>
      <w:marRight w:val="0"/>
      <w:marTop w:val="0"/>
      <w:marBottom w:val="0"/>
      <w:divBdr>
        <w:top w:val="none" w:sz="0" w:space="0" w:color="auto"/>
        <w:left w:val="none" w:sz="0" w:space="0" w:color="auto"/>
        <w:bottom w:val="none" w:sz="0" w:space="0" w:color="auto"/>
        <w:right w:val="none" w:sz="0" w:space="0" w:color="auto"/>
      </w:divBdr>
    </w:div>
    <w:div w:id="250824201">
      <w:marLeft w:val="640"/>
      <w:marRight w:val="0"/>
      <w:marTop w:val="0"/>
      <w:marBottom w:val="0"/>
      <w:divBdr>
        <w:top w:val="none" w:sz="0" w:space="0" w:color="auto"/>
        <w:left w:val="none" w:sz="0" w:space="0" w:color="auto"/>
        <w:bottom w:val="none" w:sz="0" w:space="0" w:color="auto"/>
        <w:right w:val="none" w:sz="0" w:space="0" w:color="auto"/>
      </w:divBdr>
    </w:div>
    <w:div w:id="250939985">
      <w:marLeft w:val="640"/>
      <w:marRight w:val="0"/>
      <w:marTop w:val="0"/>
      <w:marBottom w:val="0"/>
      <w:divBdr>
        <w:top w:val="none" w:sz="0" w:space="0" w:color="auto"/>
        <w:left w:val="none" w:sz="0" w:space="0" w:color="auto"/>
        <w:bottom w:val="none" w:sz="0" w:space="0" w:color="auto"/>
        <w:right w:val="none" w:sz="0" w:space="0" w:color="auto"/>
      </w:divBdr>
    </w:div>
    <w:div w:id="250968557">
      <w:marLeft w:val="640"/>
      <w:marRight w:val="0"/>
      <w:marTop w:val="0"/>
      <w:marBottom w:val="0"/>
      <w:divBdr>
        <w:top w:val="none" w:sz="0" w:space="0" w:color="auto"/>
        <w:left w:val="none" w:sz="0" w:space="0" w:color="auto"/>
        <w:bottom w:val="none" w:sz="0" w:space="0" w:color="auto"/>
        <w:right w:val="none" w:sz="0" w:space="0" w:color="auto"/>
      </w:divBdr>
    </w:div>
    <w:div w:id="251013454">
      <w:marLeft w:val="640"/>
      <w:marRight w:val="0"/>
      <w:marTop w:val="0"/>
      <w:marBottom w:val="0"/>
      <w:divBdr>
        <w:top w:val="none" w:sz="0" w:space="0" w:color="auto"/>
        <w:left w:val="none" w:sz="0" w:space="0" w:color="auto"/>
        <w:bottom w:val="none" w:sz="0" w:space="0" w:color="auto"/>
        <w:right w:val="none" w:sz="0" w:space="0" w:color="auto"/>
      </w:divBdr>
    </w:div>
    <w:div w:id="251085435">
      <w:marLeft w:val="640"/>
      <w:marRight w:val="0"/>
      <w:marTop w:val="0"/>
      <w:marBottom w:val="0"/>
      <w:divBdr>
        <w:top w:val="none" w:sz="0" w:space="0" w:color="auto"/>
        <w:left w:val="none" w:sz="0" w:space="0" w:color="auto"/>
        <w:bottom w:val="none" w:sz="0" w:space="0" w:color="auto"/>
        <w:right w:val="none" w:sz="0" w:space="0" w:color="auto"/>
      </w:divBdr>
    </w:div>
    <w:div w:id="251161578">
      <w:marLeft w:val="640"/>
      <w:marRight w:val="0"/>
      <w:marTop w:val="0"/>
      <w:marBottom w:val="0"/>
      <w:divBdr>
        <w:top w:val="none" w:sz="0" w:space="0" w:color="auto"/>
        <w:left w:val="none" w:sz="0" w:space="0" w:color="auto"/>
        <w:bottom w:val="none" w:sz="0" w:space="0" w:color="auto"/>
        <w:right w:val="none" w:sz="0" w:space="0" w:color="auto"/>
      </w:divBdr>
    </w:div>
    <w:div w:id="251201613">
      <w:marLeft w:val="640"/>
      <w:marRight w:val="0"/>
      <w:marTop w:val="0"/>
      <w:marBottom w:val="0"/>
      <w:divBdr>
        <w:top w:val="none" w:sz="0" w:space="0" w:color="auto"/>
        <w:left w:val="none" w:sz="0" w:space="0" w:color="auto"/>
        <w:bottom w:val="none" w:sz="0" w:space="0" w:color="auto"/>
        <w:right w:val="none" w:sz="0" w:space="0" w:color="auto"/>
      </w:divBdr>
    </w:div>
    <w:div w:id="251207169">
      <w:marLeft w:val="640"/>
      <w:marRight w:val="0"/>
      <w:marTop w:val="0"/>
      <w:marBottom w:val="0"/>
      <w:divBdr>
        <w:top w:val="none" w:sz="0" w:space="0" w:color="auto"/>
        <w:left w:val="none" w:sz="0" w:space="0" w:color="auto"/>
        <w:bottom w:val="none" w:sz="0" w:space="0" w:color="auto"/>
        <w:right w:val="none" w:sz="0" w:space="0" w:color="auto"/>
      </w:divBdr>
    </w:div>
    <w:div w:id="251280909">
      <w:marLeft w:val="640"/>
      <w:marRight w:val="0"/>
      <w:marTop w:val="0"/>
      <w:marBottom w:val="0"/>
      <w:divBdr>
        <w:top w:val="none" w:sz="0" w:space="0" w:color="auto"/>
        <w:left w:val="none" w:sz="0" w:space="0" w:color="auto"/>
        <w:bottom w:val="none" w:sz="0" w:space="0" w:color="auto"/>
        <w:right w:val="none" w:sz="0" w:space="0" w:color="auto"/>
      </w:divBdr>
    </w:div>
    <w:div w:id="251284640">
      <w:marLeft w:val="640"/>
      <w:marRight w:val="0"/>
      <w:marTop w:val="0"/>
      <w:marBottom w:val="0"/>
      <w:divBdr>
        <w:top w:val="none" w:sz="0" w:space="0" w:color="auto"/>
        <w:left w:val="none" w:sz="0" w:space="0" w:color="auto"/>
        <w:bottom w:val="none" w:sz="0" w:space="0" w:color="auto"/>
        <w:right w:val="none" w:sz="0" w:space="0" w:color="auto"/>
      </w:divBdr>
    </w:div>
    <w:div w:id="251397600">
      <w:marLeft w:val="640"/>
      <w:marRight w:val="0"/>
      <w:marTop w:val="0"/>
      <w:marBottom w:val="0"/>
      <w:divBdr>
        <w:top w:val="none" w:sz="0" w:space="0" w:color="auto"/>
        <w:left w:val="none" w:sz="0" w:space="0" w:color="auto"/>
        <w:bottom w:val="none" w:sz="0" w:space="0" w:color="auto"/>
        <w:right w:val="none" w:sz="0" w:space="0" w:color="auto"/>
      </w:divBdr>
    </w:div>
    <w:div w:id="251428830">
      <w:marLeft w:val="640"/>
      <w:marRight w:val="0"/>
      <w:marTop w:val="0"/>
      <w:marBottom w:val="0"/>
      <w:divBdr>
        <w:top w:val="none" w:sz="0" w:space="0" w:color="auto"/>
        <w:left w:val="none" w:sz="0" w:space="0" w:color="auto"/>
        <w:bottom w:val="none" w:sz="0" w:space="0" w:color="auto"/>
        <w:right w:val="none" w:sz="0" w:space="0" w:color="auto"/>
      </w:divBdr>
    </w:div>
    <w:div w:id="251593019">
      <w:marLeft w:val="640"/>
      <w:marRight w:val="0"/>
      <w:marTop w:val="0"/>
      <w:marBottom w:val="0"/>
      <w:divBdr>
        <w:top w:val="none" w:sz="0" w:space="0" w:color="auto"/>
        <w:left w:val="none" w:sz="0" w:space="0" w:color="auto"/>
        <w:bottom w:val="none" w:sz="0" w:space="0" w:color="auto"/>
        <w:right w:val="none" w:sz="0" w:space="0" w:color="auto"/>
      </w:divBdr>
    </w:div>
    <w:div w:id="251595170">
      <w:marLeft w:val="640"/>
      <w:marRight w:val="0"/>
      <w:marTop w:val="0"/>
      <w:marBottom w:val="0"/>
      <w:divBdr>
        <w:top w:val="none" w:sz="0" w:space="0" w:color="auto"/>
        <w:left w:val="none" w:sz="0" w:space="0" w:color="auto"/>
        <w:bottom w:val="none" w:sz="0" w:space="0" w:color="auto"/>
        <w:right w:val="none" w:sz="0" w:space="0" w:color="auto"/>
      </w:divBdr>
    </w:div>
    <w:div w:id="251624987">
      <w:marLeft w:val="640"/>
      <w:marRight w:val="0"/>
      <w:marTop w:val="0"/>
      <w:marBottom w:val="0"/>
      <w:divBdr>
        <w:top w:val="none" w:sz="0" w:space="0" w:color="auto"/>
        <w:left w:val="none" w:sz="0" w:space="0" w:color="auto"/>
        <w:bottom w:val="none" w:sz="0" w:space="0" w:color="auto"/>
        <w:right w:val="none" w:sz="0" w:space="0" w:color="auto"/>
      </w:divBdr>
    </w:div>
    <w:div w:id="251668707">
      <w:marLeft w:val="640"/>
      <w:marRight w:val="0"/>
      <w:marTop w:val="0"/>
      <w:marBottom w:val="0"/>
      <w:divBdr>
        <w:top w:val="none" w:sz="0" w:space="0" w:color="auto"/>
        <w:left w:val="none" w:sz="0" w:space="0" w:color="auto"/>
        <w:bottom w:val="none" w:sz="0" w:space="0" w:color="auto"/>
        <w:right w:val="none" w:sz="0" w:space="0" w:color="auto"/>
      </w:divBdr>
    </w:div>
    <w:div w:id="251745932">
      <w:marLeft w:val="640"/>
      <w:marRight w:val="0"/>
      <w:marTop w:val="0"/>
      <w:marBottom w:val="0"/>
      <w:divBdr>
        <w:top w:val="none" w:sz="0" w:space="0" w:color="auto"/>
        <w:left w:val="none" w:sz="0" w:space="0" w:color="auto"/>
        <w:bottom w:val="none" w:sz="0" w:space="0" w:color="auto"/>
        <w:right w:val="none" w:sz="0" w:space="0" w:color="auto"/>
      </w:divBdr>
    </w:div>
    <w:div w:id="252015336">
      <w:marLeft w:val="640"/>
      <w:marRight w:val="0"/>
      <w:marTop w:val="0"/>
      <w:marBottom w:val="0"/>
      <w:divBdr>
        <w:top w:val="none" w:sz="0" w:space="0" w:color="auto"/>
        <w:left w:val="none" w:sz="0" w:space="0" w:color="auto"/>
        <w:bottom w:val="none" w:sz="0" w:space="0" w:color="auto"/>
        <w:right w:val="none" w:sz="0" w:space="0" w:color="auto"/>
      </w:divBdr>
    </w:div>
    <w:div w:id="252207959">
      <w:marLeft w:val="640"/>
      <w:marRight w:val="0"/>
      <w:marTop w:val="0"/>
      <w:marBottom w:val="0"/>
      <w:divBdr>
        <w:top w:val="none" w:sz="0" w:space="0" w:color="auto"/>
        <w:left w:val="none" w:sz="0" w:space="0" w:color="auto"/>
        <w:bottom w:val="none" w:sz="0" w:space="0" w:color="auto"/>
        <w:right w:val="none" w:sz="0" w:space="0" w:color="auto"/>
      </w:divBdr>
    </w:div>
    <w:div w:id="252248797">
      <w:marLeft w:val="640"/>
      <w:marRight w:val="0"/>
      <w:marTop w:val="0"/>
      <w:marBottom w:val="0"/>
      <w:divBdr>
        <w:top w:val="none" w:sz="0" w:space="0" w:color="auto"/>
        <w:left w:val="none" w:sz="0" w:space="0" w:color="auto"/>
        <w:bottom w:val="none" w:sz="0" w:space="0" w:color="auto"/>
        <w:right w:val="none" w:sz="0" w:space="0" w:color="auto"/>
      </w:divBdr>
    </w:div>
    <w:div w:id="252394528">
      <w:marLeft w:val="640"/>
      <w:marRight w:val="0"/>
      <w:marTop w:val="0"/>
      <w:marBottom w:val="0"/>
      <w:divBdr>
        <w:top w:val="none" w:sz="0" w:space="0" w:color="auto"/>
        <w:left w:val="none" w:sz="0" w:space="0" w:color="auto"/>
        <w:bottom w:val="none" w:sz="0" w:space="0" w:color="auto"/>
        <w:right w:val="none" w:sz="0" w:space="0" w:color="auto"/>
      </w:divBdr>
    </w:div>
    <w:div w:id="252398740">
      <w:marLeft w:val="640"/>
      <w:marRight w:val="0"/>
      <w:marTop w:val="0"/>
      <w:marBottom w:val="0"/>
      <w:divBdr>
        <w:top w:val="none" w:sz="0" w:space="0" w:color="auto"/>
        <w:left w:val="none" w:sz="0" w:space="0" w:color="auto"/>
        <w:bottom w:val="none" w:sz="0" w:space="0" w:color="auto"/>
        <w:right w:val="none" w:sz="0" w:space="0" w:color="auto"/>
      </w:divBdr>
    </w:div>
    <w:div w:id="252469196">
      <w:marLeft w:val="640"/>
      <w:marRight w:val="0"/>
      <w:marTop w:val="0"/>
      <w:marBottom w:val="0"/>
      <w:divBdr>
        <w:top w:val="none" w:sz="0" w:space="0" w:color="auto"/>
        <w:left w:val="none" w:sz="0" w:space="0" w:color="auto"/>
        <w:bottom w:val="none" w:sz="0" w:space="0" w:color="auto"/>
        <w:right w:val="none" w:sz="0" w:space="0" w:color="auto"/>
      </w:divBdr>
    </w:div>
    <w:div w:id="252594269">
      <w:marLeft w:val="640"/>
      <w:marRight w:val="0"/>
      <w:marTop w:val="0"/>
      <w:marBottom w:val="0"/>
      <w:divBdr>
        <w:top w:val="none" w:sz="0" w:space="0" w:color="auto"/>
        <w:left w:val="none" w:sz="0" w:space="0" w:color="auto"/>
        <w:bottom w:val="none" w:sz="0" w:space="0" w:color="auto"/>
        <w:right w:val="none" w:sz="0" w:space="0" w:color="auto"/>
      </w:divBdr>
    </w:div>
    <w:div w:id="252594318">
      <w:marLeft w:val="640"/>
      <w:marRight w:val="0"/>
      <w:marTop w:val="0"/>
      <w:marBottom w:val="0"/>
      <w:divBdr>
        <w:top w:val="none" w:sz="0" w:space="0" w:color="auto"/>
        <w:left w:val="none" w:sz="0" w:space="0" w:color="auto"/>
        <w:bottom w:val="none" w:sz="0" w:space="0" w:color="auto"/>
        <w:right w:val="none" w:sz="0" w:space="0" w:color="auto"/>
      </w:divBdr>
    </w:div>
    <w:div w:id="252594665">
      <w:marLeft w:val="640"/>
      <w:marRight w:val="0"/>
      <w:marTop w:val="0"/>
      <w:marBottom w:val="0"/>
      <w:divBdr>
        <w:top w:val="none" w:sz="0" w:space="0" w:color="auto"/>
        <w:left w:val="none" w:sz="0" w:space="0" w:color="auto"/>
        <w:bottom w:val="none" w:sz="0" w:space="0" w:color="auto"/>
        <w:right w:val="none" w:sz="0" w:space="0" w:color="auto"/>
      </w:divBdr>
    </w:div>
    <w:div w:id="252713762">
      <w:marLeft w:val="640"/>
      <w:marRight w:val="0"/>
      <w:marTop w:val="0"/>
      <w:marBottom w:val="0"/>
      <w:divBdr>
        <w:top w:val="none" w:sz="0" w:space="0" w:color="auto"/>
        <w:left w:val="none" w:sz="0" w:space="0" w:color="auto"/>
        <w:bottom w:val="none" w:sz="0" w:space="0" w:color="auto"/>
        <w:right w:val="none" w:sz="0" w:space="0" w:color="auto"/>
      </w:divBdr>
    </w:div>
    <w:div w:id="252781199">
      <w:marLeft w:val="640"/>
      <w:marRight w:val="0"/>
      <w:marTop w:val="0"/>
      <w:marBottom w:val="0"/>
      <w:divBdr>
        <w:top w:val="none" w:sz="0" w:space="0" w:color="auto"/>
        <w:left w:val="none" w:sz="0" w:space="0" w:color="auto"/>
        <w:bottom w:val="none" w:sz="0" w:space="0" w:color="auto"/>
        <w:right w:val="none" w:sz="0" w:space="0" w:color="auto"/>
      </w:divBdr>
    </w:div>
    <w:div w:id="252789396">
      <w:marLeft w:val="640"/>
      <w:marRight w:val="0"/>
      <w:marTop w:val="0"/>
      <w:marBottom w:val="0"/>
      <w:divBdr>
        <w:top w:val="none" w:sz="0" w:space="0" w:color="auto"/>
        <w:left w:val="none" w:sz="0" w:space="0" w:color="auto"/>
        <w:bottom w:val="none" w:sz="0" w:space="0" w:color="auto"/>
        <w:right w:val="none" w:sz="0" w:space="0" w:color="auto"/>
      </w:divBdr>
    </w:div>
    <w:div w:id="252864986">
      <w:marLeft w:val="640"/>
      <w:marRight w:val="0"/>
      <w:marTop w:val="0"/>
      <w:marBottom w:val="0"/>
      <w:divBdr>
        <w:top w:val="none" w:sz="0" w:space="0" w:color="auto"/>
        <w:left w:val="none" w:sz="0" w:space="0" w:color="auto"/>
        <w:bottom w:val="none" w:sz="0" w:space="0" w:color="auto"/>
        <w:right w:val="none" w:sz="0" w:space="0" w:color="auto"/>
      </w:divBdr>
    </w:div>
    <w:div w:id="252904420">
      <w:marLeft w:val="640"/>
      <w:marRight w:val="0"/>
      <w:marTop w:val="0"/>
      <w:marBottom w:val="0"/>
      <w:divBdr>
        <w:top w:val="none" w:sz="0" w:space="0" w:color="auto"/>
        <w:left w:val="none" w:sz="0" w:space="0" w:color="auto"/>
        <w:bottom w:val="none" w:sz="0" w:space="0" w:color="auto"/>
        <w:right w:val="none" w:sz="0" w:space="0" w:color="auto"/>
      </w:divBdr>
    </w:div>
    <w:div w:id="252904906">
      <w:marLeft w:val="640"/>
      <w:marRight w:val="0"/>
      <w:marTop w:val="0"/>
      <w:marBottom w:val="0"/>
      <w:divBdr>
        <w:top w:val="none" w:sz="0" w:space="0" w:color="auto"/>
        <w:left w:val="none" w:sz="0" w:space="0" w:color="auto"/>
        <w:bottom w:val="none" w:sz="0" w:space="0" w:color="auto"/>
        <w:right w:val="none" w:sz="0" w:space="0" w:color="auto"/>
      </w:divBdr>
    </w:div>
    <w:div w:id="252932918">
      <w:marLeft w:val="640"/>
      <w:marRight w:val="0"/>
      <w:marTop w:val="0"/>
      <w:marBottom w:val="0"/>
      <w:divBdr>
        <w:top w:val="none" w:sz="0" w:space="0" w:color="auto"/>
        <w:left w:val="none" w:sz="0" w:space="0" w:color="auto"/>
        <w:bottom w:val="none" w:sz="0" w:space="0" w:color="auto"/>
        <w:right w:val="none" w:sz="0" w:space="0" w:color="auto"/>
      </w:divBdr>
    </w:div>
    <w:div w:id="252934251">
      <w:marLeft w:val="640"/>
      <w:marRight w:val="0"/>
      <w:marTop w:val="0"/>
      <w:marBottom w:val="0"/>
      <w:divBdr>
        <w:top w:val="none" w:sz="0" w:space="0" w:color="auto"/>
        <w:left w:val="none" w:sz="0" w:space="0" w:color="auto"/>
        <w:bottom w:val="none" w:sz="0" w:space="0" w:color="auto"/>
        <w:right w:val="none" w:sz="0" w:space="0" w:color="auto"/>
      </w:divBdr>
    </w:div>
    <w:div w:id="253126289">
      <w:marLeft w:val="640"/>
      <w:marRight w:val="0"/>
      <w:marTop w:val="0"/>
      <w:marBottom w:val="0"/>
      <w:divBdr>
        <w:top w:val="none" w:sz="0" w:space="0" w:color="auto"/>
        <w:left w:val="none" w:sz="0" w:space="0" w:color="auto"/>
        <w:bottom w:val="none" w:sz="0" w:space="0" w:color="auto"/>
        <w:right w:val="none" w:sz="0" w:space="0" w:color="auto"/>
      </w:divBdr>
    </w:div>
    <w:div w:id="253126397">
      <w:marLeft w:val="640"/>
      <w:marRight w:val="0"/>
      <w:marTop w:val="0"/>
      <w:marBottom w:val="0"/>
      <w:divBdr>
        <w:top w:val="none" w:sz="0" w:space="0" w:color="auto"/>
        <w:left w:val="none" w:sz="0" w:space="0" w:color="auto"/>
        <w:bottom w:val="none" w:sz="0" w:space="0" w:color="auto"/>
        <w:right w:val="none" w:sz="0" w:space="0" w:color="auto"/>
      </w:divBdr>
    </w:div>
    <w:div w:id="253129956">
      <w:marLeft w:val="640"/>
      <w:marRight w:val="0"/>
      <w:marTop w:val="0"/>
      <w:marBottom w:val="0"/>
      <w:divBdr>
        <w:top w:val="none" w:sz="0" w:space="0" w:color="auto"/>
        <w:left w:val="none" w:sz="0" w:space="0" w:color="auto"/>
        <w:bottom w:val="none" w:sz="0" w:space="0" w:color="auto"/>
        <w:right w:val="none" w:sz="0" w:space="0" w:color="auto"/>
      </w:divBdr>
    </w:div>
    <w:div w:id="253171034">
      <w:marLeft w:val="640"/>
      <w:marRight w:val="0"/>
      <w:marTop w:val="0"/>
      <w:marBottom w:val="0"/>
      <w:divBdr>
        <w:top w:val="none" w:sz="0" w:space="0" w:color="auto"/>
        <w:left w:val="none" w:sz="0" w:space="0" w:color="auto"/>
        <w:bottom w:val="none" w:sz="0" w:space="0" w:color="auto"/>
        <w:right w:val="none" w:sz="0" w:space="0" w:color="auto"/>
      </w:divBdr>
    </w:div>
    <w:div w:id="253242607">
      <w:marLeft w:val="640"/>
      <w:marRight w:val="0"/>
      <w:marTop w:val="0"/>
      <w:marBottom w:val="0"/>
      <w:divBdr>
        <w:top w:val="none" w:sz="0" w:space="0" w:color="auto"/>
        <w:left w:val="none" w:sz="0" w:space="0" w:color="auto"/>
        <w:bottom w:val="none" w:sz="0" w:space="0" w:color="auto"/>
        <w:right w:val="none" w:sz="0" w:space="0" w:color="auto"/>
      </w:divBdr>
    </w:div>
    <w:div w:id="253242769">
      <w:marLeft w:val="640"/>
      <w:marRight w:val="0"/>
      <w:marTop w:val="0"/>
      <w:marBottom w:val="0"/>
      <w:divBdr>
        <w:top w:val="none" w:sz="0" w:space="0" w:color="auto"/>
        <w:left w:val="none" w:sz="0" w:space="0" w:color="auto"/>
        <w:bottom w:val="none" w:sz="0" w:space="0" w:color="auto"/>
        <w:right w:val="none" w:sz="0" w:space="0" w:color="auto"/>
      </w:divBdr>
    </w:div>
    <w:div w:id="253251582">
      <w:marLeft w:val="640"/>
      <w:marRight w:val="0"/>
      <w:marTop w:val="0"/>
      <w:marBottom w:val="0"/>
      <w:divBdr>
        <w:top w:val="none" w:sz="0" w:space="0" w:color="auto"/>
        <w:left w:val="none" w:sz="0" w:space="0" w:color="auto"/>
        <w:bottom w:val="none" w:sz="0" w:space="0" w:color="auto"/>
        <w:right w:val="none" w:sz="0" w:space="0" w:color="auto"/>
      </w:divBdr>
    </w:div>
    <w:div w:id="253319585">
      <w:marLeft w:val="640"/>
      <w:marRight w:val="0"/>
      <w:marTop w:val="0"/>
      <w:marBottom w:val="0"/>
      <w:divBdr>
        <w:top w:val="none" w:sz="0" w:space="0" w:color="auto"/>
        <w:left w:val="none" w:sz="0" w:space="0" w:color="auto"/>
        <w:bottom w:val="none" w:sz="0" w:space="0" w:color="auto"/>
        <w:right w:val="none" w:sz="0" w:space="0" w:color="auto"/>
      </w:divBdr>
    </w:div>
    <w:div w:id="253320303">
      <w:marLeft w:val="640"/>
      <w:marRight w:val="0"/>
      <w:marTop w:val="0"/>
      <w:marBottom w:val="0"/>
      <w:divBdr>
        <w:top w:val="none" w:sz="0" w:space="0" w:color="auto"/>
        <w:left w:val="none" w:sz="0" w:space="0" w:color="auto"/>
        <w:bottom w:val="none" w:sz="0" w:space="0" w:color="auto"/>
        <w:right w:val="none" w:sz="0" w:space="0" w:color="auto"/>
      </w:divBdr>
    </w:div>
    <w:div w:id="253323580">
      <w:marLeft w:val="640"/>
      <w:marRight w:val="0"/>
      <w:marTop w:val="0"/>
      <w:marBottom w:val="0"/>
      <w:divBdr>
        <w:top w:val="none" w:sz="0" w:space="0" w:color="auto"/>
        <w:left w:val="none" w:sz="0" w:space="0" w:color="auto"/>
        <w:bottom w:val="none" w:sz="0" w:space="0" w:color="auto"/>
        <w:right w:val="none" w:sz="0" w:space="0" w:color="auto"/>
      </w:divBdr>
    </w:div>
    <w:div w:id="253325230">
      <w:marLeft w:val="640"/>
      <w:marRight w:val="0"/>
      <w:marTop w:val="0"/>
      <w:marBottom w:val="0"/>
      <w:divBdr>
        <w:top w:val="none" w:sz="0" w:space="0" w:color="auto"/>
        <w:left w:val="none" w:sz="0" w:space="0" w:color="auto"/>
        <w:bottom w:val="none" w:sz="0" w:space="0" w:color="auto"/>
        <w:right w:val="none" w:sz="0" w:space="0" w:color="auto"/>
      </w:divBdr>
    </w:div>
    <w:div w:id="253369095">
      <w:marLeft w:val="640"/>
      <w:marRight w:val="0"/>
      <w:marTop w:val="0"/>
      <w:marBottom w:val="0"/>
      <w:divBdr>
        <w:top w:val="none" w:sz="0" w:space="0" w:color="auto"/>
        <w:left w:val="none" w:sz="0" w:space="0" w:color="auto"/>
        <w:bottom w:val="none" w:sz="0" w:space="0" w:color="auto"/>
        <w:right w:val="none" w:sz="0" w:space="0" w:color="auto"/>
      </w:divBdr>
    </w:div>
    <w:div w:id="253369341">
      <w:marLeft w:val="640"/>
      <w:marRight w:val="0"/>
      <w:marTop w:val="0"/>
      <w:marBottom w:val="0"/>
      <w:divBdr>
        <w:top w:val="none" w:sz="0" w:space="0" w:color="auto"/>
        <w:left w:val="none" w:sz="0" w:space="0" w:color="auto"/>
        <w:bottom w:val="none" w:sz="0" w:space="0" w:color="auto"/>
        <w:right w:val="none" w:sz="0" w:space="0" w:color="auto"/>
      </w:divBdr>
    </w:div>
    <w:div w:id="253440402">
      <w:marLeft w:val="640"/>
      <w:marRight w:val="0"/>
      <w:marTop w:val="0"/>
      <w:marBottom w:val="0"/>
      <w:divBdr>
        <w:top w:val="none" w:sz="0" w:space="0" w:color="auto"/>
        <w:left w:val="none" w:sz="0" w:space="0" w:color="auto"/>
        <w:bottom w:val="none" w:sz="0" w:space="0" w:color="auto"/>
        <w:right w:val="none" w:sz="0" w:space="0" w:color="auto"/>
      </w:divBdr>
    </w:div>
    <w:div w:id="253443176">
      <w:marLeft w:val="640"/>
      <w:marRight w:val="0"/>
      <w:marTop w:val="0"/>
      <w:marBottom w:val="0"/>
      <w:divBdr>
        <w:top w:val="none" w:sz="0" w:space="0" w:color="auto"/>
        <w:left w:val="none" w:sz="0" w:space="0" w:color="auto"/>
        <w:bottom w:val="none" w:sz="0" w:space="0" w:color="auto"/>
        <w:right w:val="none" w:sz="0" w:space="0" w:color="auto"/>
      </w:divBdr>
    </w:div>
    <w:div w:id="253514489">
      <w:marLeft w:val="640"/>
      <w:marRight w:val="0"/>
      <w:marTop w:val="0"/>
      <w:marBottom w:val="0"/>
      <w:divBdr>
        <w:top w:val="none" w:sz="0" w:space="0" w:color="auto"/>
        <w:left w:val="none" w:sz="0" w:space="0" w:color="auto"/>
        <w:bottom w:val="none" w:sz="0" w:space="0" w:color="auto"/>
        <w:right w:val="none" w:sz="0" w:space="0" w:color="auto"/>
      </w:divBdr>
    </w:div>
    <w:div w:id="253520600">
      <w:marLeft w:val="640"/>
      <w:marRight w:val="0"/>
      <w:marTop w:val="0"/>
      <w:marBottom w:val="0"/>
      <w:divBdr>
        <w:top w:val="none" w:sz="0" w:space="0" w:color="auto"/>
        <w:left w:val="none" w:sz="0" w:space="0" w:color="auto"/>
        <w:bottom w:val="none" w:sz="0" w:space="0" w:color="auto"/>
        <w:right w:val="none" w:sz="0" w:space="0" w:color="auto"/>
      </w:divBdr>
    </w:div>
    <w:div w:id="253634005">
      <w:marLeft w:val="640"/>
      <w:marRight w:val="0"/>
      <w:marTop w:val="0"/>
      <w:marBottom w:val="0"/>
      <w:divBdr>
        <w:top w:val="none" w:sz="0" w:space="0" w:color="auto"/>
        <w:left w:val="none" w:sz="0" w:space="0" w:color="auto"/>
        <w:bottom w:val="none" w:sz="0" w:space="0" w:color="auto"/>
        <w:right w:val="none" w:sz="0" w:space="0" w:color="auto"/>
      </w:divBdr>
    </w:div>
    <w:div w:id="253636283">
      <w:marLeft w:val="640"/>
      <w:marRight w:val="0"/>
      <w:marTop w:val="0"/>
      <w:marBottom w:val="0"/>
      <w:divBdr>
        <w:top w:val="none" w:sz="0" w:space="0" w:color="auto"/>
        <w:left w:val="none" w:sz="0" w:space="0" w:color="auto"/>
        <w:bottom w:val="none" w:sz="0" w:space="0" w:color="auto"/>
        <w:right w:val="none" w:sz="0" w:space="0" w:color="auto"/>
      </w:divBdr>
    </w:div>
    <w:div w:id="253636556">
      <w:marLeft w:val="640"/>
      <w:marRight w:val="0"/>
      <w:marTop w:val="0"/>
      <w:marBottom w:val="0"/>
      <w:divBdr>
        <w:top w:val="none" w:sz="0" w:space="0" w:color="auto"/>
        <w:left w:val="none" w:sz="0" w:space="0" w:color="auto"/>
        <w:bottom w:val="none" w:sz="0" w:space="0" w:color="auto"/>
        <w:right w:val="none" w:sz="0" w:space="0" w:color="auto"/>
      </w:divBdr>
    </w:div>
    <w:div w:id="253899031">
      <w:marLeft w:val="640"/>
      <w:marRight w:val="0"/>
      <w:marTop w:val="0"/>
      <w:marBottom w:val="0"/>
      <w:divBdr>
        <w:top w:val="none" w:sz="0" w:space="0" w:color="auto"/>
        <w:left w:val="none" w:sz="0" w:space="0" w:color="auto"/>
        <w:bottom w:val="none" w:sz="0" w:space="0" w:color="auto"/>
        <w:right w:val="none" w:sz="0" w:space="0" w:color="auto"/>
      </w:divBdr>
    </w:div>
    <w:div w:id="253981806">
      <w:marLeft w:val="640"/>
      <w:marRight w:val="0"/>
      <w:marTop w:val="0"/>
      <w:marBottom w:val="0"/>
      <w:divBdr>
        <w:top w:val="none" w:sz="0" w:space="0" w:color="auto"/>
        <w:left w:val="none" w:sz="0" w:space="0" w:color="auto"/>
        <w:bottom w:val="none" w:sz="0" w:space="0" w:color="auto"/>
        <w:right w:val="none" w:sz="0" w:space="0" w:color="auto"/>
      </w:divBdr>
    </w:div>
    <w:div w:id="254049215">
      <w:marLeft w:val="640"/>
      <w:marRight w:val="0"/>
      <w:marTop w:val="0"/>
      <w:marBottom w:val="0"/>
      <w:divBdr>
        <w:top w:val="none" w:sz="0" w:space="0" w:color="auto"/>
        <w:left w:val="none" w:sz="0" w:space="0" w:color="auto"/>
        <w:bottom w:val="none" w:sz="0" w:space="0" w:color="auto"/>
        <w:right w:val="none" w:sz="0" w:space="0" w:color="auto"/>
      </w:divBdr>
    </w:div>
    <w:div w:id="254092841">
      <w:marLeft w:val="640"/>
      <w:marRight w:val="0"/>
      <w:marTop w:val="0"/>
      <w:marBottom w:val="0"/>
      <w:divBdr>
        <w:top w:val="none" w:sz="0" w:space="0" w:color="auto"/>
        <w:left w:val="none" w:sz="0" w:space="0" w:color="auto"/>
        <w:bottom w:val="none" w:sz="0" w:space="0" w:color="auto"/>
        <w:right w:val="none" w:sz="0" w:space="0" w:color="auto"/>
      </w:divBdr>
    </w:div>
    <w:div w:id="254169401">
      <w:marLeft w:val="480"/>
      <w:marRight w:val="0"/>
      <w:marTop w:val="0"/>
      <w:marBottom w:val="0"/>
      <w:divBdr>
        <w:top w:val="none" w:sz="0" w:space="0" w:color="auto"/>
        <w:left w:val="none" w:sz="0" w:space="0" w:color="auto"/>
        <w:bottom w:val="none" w:sz="0" w:space="0" w:color="auto"/>
        <w:right w:val="none" w:sz="0" w:space="0" w:color="auto"/>
      </w:divBdr>
    </w:div>
    <w:div w:id="254217068">
      <w:marLeft w:val="640"/>
      <w:marRight w:val="0"/>
      <w:marTop w:val="0"/>
      <w:marBottom w:val="0"/>
      <w:divBdr>
        <w:top w:val="none" w:sz="0" w:space="0" w:color="auto"/>
        <w:left w:val="none" w:sz="0" w:space="0" w:color="auto"/>
        <w:bottom w:val="none" w:sz="0" w:space="0" w:color="auto"/>
        <w:right w:val="none" w:sz="0" w:space="0" w:color="auto"/>
      </w:divBdr>
    </w:div>
    <w:div w:id="254285591">
      <w:marLeft w:val="640"/>
      <w:marRight w:val="0"/>
      <w:marTop w:val="0"/>
      <w:marBottom w:val="0"/>
      <w:divBdr>
        <w:top w:val="none" w:sz="0" w:space="0" w:color="auto"/>
        <w:left w:val="none" w:sz="0" w:space="0" w:color="auto"/>
        <w:bottom w:val="none" w:sz="0" w:space="0" w:color="auto"/>
        <w:right w:val="none" w:sz="0" w:space="0" w:color="auto"/>
      </w:divBdr>
    </w:div>
    <w:div w:id="254292097">
      <w:marLeft w:val="640"/>
      <w:marRight w:val="0"/>
      <w:marTop w:val="0"/>
      <w:marBottom w:val="0"/>
      <w:divBdr>
        <w:top w:val="none" w:sz="0" w:space="0" w:color="auto"/>
        <w:left w:val="none" w:sz="0" w:space="0" w:color="auto"/>
        <w:bottom w:val="none" w:sz="0" w:space="0" w:color="auto"/>
        <w:right w:val="none" w:sz="0" w:space="0" w:color="auto"/>
      </w:divBdr>
    </w:div>
    <w:div w:id="254366797">
      <w:bodyDiv w:val="1"/>
      <w:marLeft w:val="0"/>
      <w:marRight w:val="0"/>
      <w:marTop w:val="0"/>
      <w:marBottom w:val="0"/>
      <w:divBdr>
        <w:top w:val="none" w:sz="0" w:space="0" w:color="auto"/>
        <w:left w:val="none" w:sz="0" w:space="0" w:color="auto"/>
        <w:bottom w:val="none" w:sz="0" w:space="0" w:color="auto"/>
        <w:right w:val="none" w:sz="0" w:space="0" w:color="auto"/>
      </w:divBdr>
      <w:divsChild>
        <w:div w:id="46419828">
          <w:marLeft w:val="640"/>
          <w:marRight w:val="0"/>
          <w:marTop w:val="0"/>
          <w:marBottom w:val="0"/>
          <w:divBdr>
            <w:top w:val="none" w:sz="0" w:space="0" w:color="auto"/>
            <w:left w:val="none" w:sz="0" w:space="0" w:color="auto"/>
            <w:bottom w:val="none" w:sz="0" w:space="0" w:color="auto"/>
            <w:right w:val="none" w:sz="0" w:space="0" w:color="auto"/>
          </w:divBdr>
        </w:div>
        <w:div w:id="173614079">
          <w:marLeft w:val="640"/>
          <w:marRight w:val="0"/>
          <w:marTop w:val="0"/>
          <w:marBottom w:val="0"/>
          <w:divBdr>
            <w:top w:val="none" w:sz="0" w:space="0" w:color="auto"/>
            <w:left w:val="none" w:sz="0" w:space="0" w:color="auto"/>
            <w:bottom w:val="none" w:sz="0" w:space="0" w:color="auto"/>
            <w:right w:val="none" w:sz="0" w:space="0" w:color="auto"/>
          </w:divBdr>
        </w:div>
        <w:div w:id="194199947">
          <w:marLeft w:val="640"/>
          <w:marRight w:val="0"/>
          <w:marTop w:val="0"/>
          <w:marBottom w:val="0"/>
          <w:divBdr>
            <w:top w:val="none" w:sz="0" w:space="0" w:color="auto"/>
            <w:left w:val="none" w:sz="0" w:space="0" w:color="auto"/>
            <w:bottom w:val="none" w:sz="0" w:space="0" w:color="auto"/>
            <w:right w:val="none" w:sz="0" w:space="0" w:color="auto"/>
          </w:divBdr>
        </w:div>
        <w:div w:id="232278769">
          <w:marLeft w:val="640"/>
          <w:marRight w:val="0"/>
          <w:marTop w:val="0"/>
          <w:marBottom w:val="0"/>
          <w:divBdr>
            <w:top w:val="none" w:sz="0" w:space="0" w:color="auto"/>
            <w:left w:val="none" w:sz="0" w:space="0" w:color="auto"/>
            <w:bottom w:val="none" w:sz="0" w:space="0" w:color="auto"/>
            <w:right w:val="none" w:sz="0" w:space="0" w:color="auto"/>
          </w:divBdr>
        </w:div>
        <w:div w:id="245117647">
          <w:marLeft w:val="640"/>
          <w:marRight w:val="0"/>
          <w:marTop w:val="0"/>
          <w:marBottom w:val="0"/>
          <w:divBdr>
            <w:top w:val="none" w:sz="0" w:space="0" w:color="auto"/>
            <w:left w:val="none" w:sz="0" w:space="0" w:color="auto"/>
            <w:bottom w:val="none" w:sz="0" w:space="0" w:color="auto"/>
            <w:right w:val="none" w:sz="0" w:space="0" w:color="auto"/>
          </w:divBdr>
        </w:div>
        <w:div w:id="248396429">
          <w:marLeft w:val="640"/>
          <w:marRight w:val="0"/>
          <w:marTop w:val="0"/>
          <w:marBottom w:val="0"/>
          <w:divBdr>
            <w:top w:val="none" w:sz="0" w:space="0" w:color="auto"/>
            <w:left w:val="none" w:sz="0" w:space="0" w:color="auto"/>
            <w:bottom w:val="none" w:sz="0" w:space="0" w:color="auto"/>
            <w:right w:val="none" w:sz="0" w:space="0" w:color="auto"/>
          </w:divBdr>
        </w:div>
        <w:div w:id="322705931">
          <w:marLeft w:val="640"/>
          <w:marRight w:val="0"/>
          <w:marTop w:val="0"/>
          <w:marBottom w:val="0"/>
          <w:divBdr>
            <w:top w:val="none" w:sz="0" w:space="0" w:color="auto"/>
            <w:left w:val="none" w:sz="0" w:space="0" w:color="auto"/>
            <w:bottom w:val="none" w:sz="0" w:space="0" w:color="auto"/>
            <w:right w:val="none" w:sz="0" w:space="0" w:color="auto"/>
          </w:divBdr>
        </w:div>
        <w:div w:id="445196015">
          <w:marLeft w:val="640"/>
          <w:marRight w:val="0"/>
          <w:marTop w:val="0"/>
          <w:marBottom w:val="0"/>
          <w:divBdr>
            <w:top w:val="none" w:sz="0" w:space="0" w:color="auto"/>
            <w:left w:val="none" w:sz="0" w:space="0" w:color="auto"/>
            <w:bottom w:val="none" w:sz="0" w:space="0" w:color="auto"/>
            <w:right w:val="none" w:sz="0" w:space="0" w:color="auto"/>
          </w:divBdr>
        </w:div>
        <w:div w:id="455489556">
          <w:marLeft w:val="640"/>
          <w:marRight w:val="0"/>
          <w:marTop w:val="0"/>
          <w:marBottom w:val="0"/>
          <w:divBdr>
            <w:top w:val="none" w:sz="0" w:space="0" w:color="auto"/>
            <w:left w:val="none" w:sz="0" w:space="0" w:color="auto"/>
            <w:bottom w:val="none" w:sz="0" w:space="0" w:color="auto"/>
            <w:right w:val="none" w:sz="0" w:space="0" w:color="auto"/>
          </w:divBdr>
        </w:div>
        <w:div w:id="541482903">
          <w:marLeft w:val="640"/>
          <w:marRight w:val="0"/>
          <w:marTop w:val="0"/>
          <w:marBottom w:val="0"/>
          <w:divBdr>
            <w:top w:val="none" w:sz="0" w:space="0" w:color="auto"/>
            <w:left w:val="none" w:sz="0" w:space="0" w:color="auto"/>
            <w:bottom w:val="none" w:sz="0" w:space="0" w:color="auto"/>
            <w:right w:val="none" w:sz="0" w:space="0" w:color="auto"/>
          </w:divBdr>
        </w:div>
        <w:div w:id="551307545">
          <w:marLeft w:val="640"/>
          <w:marRight w:val="0"/>
          <w:marTop w:val="0"/>
          <w:marBottom w:val="0"/>
          <w:divBdr>
            <w:top w:val="none" w:sz="0" w:space="0" w:color="auto"/>
            <w:left w:val="none" w:sz="0" w:space="0" w:color="auto"/>
            <w:bottom w:val="none" w:sz="0" w:space="0" w:color="auto"/>
            <w:right w:val="none" w:sz="0" w:space="0" w:color="auto"/>
          </w:divBdr>
        </w:div>
        <w:div w:id="562058483">
          <w:marLeft w:val="640"/>
          <w:marRight w:val="0"/>
          <w:marTop w:val="0"/>
          <w:marBottom w:val="0"/>
          <w:divBdr>
            <w:top w:val="none" w:sz="0" w:space="0" w:color="auto"/>
            <w:left w:val="none" w:sz="0" w:space="0" w:color="auto"/>
            <w:bottom w:val="none" w:sz="0" w:space="0" w:color="auto"/>
            <w:right w:val="none" w:sz="0" w:space="0" w:color="auto"/>
          </w:divBdr>
        </w:div>
        <w:div w:id="615985215">
          <w:marLeft w:val="640"/>
          <w:marRight w:val="0"/>
          <w:marTop w:val="0"/>
          <w:marBottom w:val="0"/>
          <w:divBdr>
            <w:top w:val="none" w:sz="0" w:space="0" w:color="auto"/>
            <w:left w:val="none" w:sz="0" w:space="0" w:color="auto"/>
            <w:bottom w:val="none" w:sz="0" w:space="0" w:color="auto"/>
            <w:right w:val="none" w:sz="0" w:space="0" w:color="auto"/>
          </w:divBdr>
        </w:div>
        <w:div w:id="626814515">
          <w:marLeft w:val="640"/>
          <w:marRight w:val="0"/>
          <w:marTop w:val="0"/>
          <w:marBottom w:val="0"/>
          <w:divBdr>
            <w:top w:val="none" w:sz="0" w:space="0" w:color="auto"/>
            <w:left w:val="none" w:sz="0" w:space="0" w:color="auto"/>
            <w:bottom w:val="none" w:sz="0" w:space="0" w:color="auto"/>
            <w:right w:val="none" w:sz="0" w:space="0" w:color="auto"/>
          </w:divBdr>
        </w:div>
        <w:div w:id="683633344">
          <w:marLeft w:val="640"/>
          <w:marRight w:val="0"/>
          <w:marTop w:val="0"/>
          <w:marBottom w:val="0"/>
          <w:divBdr>
            <w:top w:val="none" w:sz="0" w:space="0" w:color="auto"/>
            <w:left w:val="none" w:sz="0" w:space="0" w:color="auto"/>
            <w:bottom w:val="none" w:sz="0" w:space="0" w:color="auto"/>
            <w:right w:val="none" w:sz="0" w:space="0" w:color="auto"/>
          </w:divBdr>
        </w:div>
        <w:div w:id="753745828">
          <w:marLeft w:val="640"/>
          <w:marRight w:val="0"/>
          <w:marTop w:val="0"/>
          <w:marBottom w:val="0"/>
          <w:divBdr>
            <w:top w:val="none" w:sz="0" w:space="0" w:color="auto"/>
            <w:left w:val="none" w:sz="0" w:space="0" w:color="auto"/>
            <w:bottom w:val="none" w:sz="0" w:space="0" w:color="auto"/>
            <w:right w:val="none" w:sz="0" w:space="0" w:color="auto"/>
          </w:divBdr>
        </w:div>
        <w:div w:id="845169272">
          <w:marLeft w:val="640"/>
          <w:marRight w:val="0"/>
          <w:marTop w:val="0"/>
          <w:marBottom w:val="0"/>
          <w:divBdr>
            <w:top w:val="none" w:sz="0" w:space="0" w:color="auto"/>
            <w:left w:val="none" w:sz="0" w:space="0" w:color="auto"/>
            <w:bottom w:val="none" w:sz="0" w:space="0" w:color="auto"/>
            <w:right w:val="none" w:sz="0" w:space="0" w:color="auto"/>
          </w:divBdr>
        </w:div>
        <w:div w:id="868762705">
          <w:marLeft w:val="640"/>
          <w:marRight w:val="0"/>
          <w:marTop w:val="0"/>
          <w:marBottom w:val="0"/>
          <w:divBdr>
            <w:top w:val="none" w:sz="0" w:space="0" w:color="auto"/>
            <w:left w:val="none" w:sz="0" w:space="0" w:color="auto"/>
            <w:bottom w:val="none" w:sz="0" w:space="0" w:color="auto"/>
            <w:right w:val="none" w:sz="0" w:space="0" w:color="auto"/>
          </w:divBdr>
        </w:div>
        <w:div w:id="894245474">
          <w:marLeft w:val="640"/>
          <w:marRight w:val="0"/>
          <w:marTop w:val="0"/>
          <w:marBottom w:val="0"/>
          <w:divBdr>
            <w:top w:val="none" w:sz="0" w:space="0" w:color="auto"/>
            <w:left w:val="none" w:sz="0" w:space="0" w:color="auto"/>
            <w:bottom w:val="none" w:sz="0" w:space="0" w:color="auto"/>
            <w:right w:val="none" w:sz="0" w:space="0" w:color="auto"/>
          </w:divBdr>
        </w:div>
        <w:div w:id="917247719">
          <w:marLeft w:val="640"/>
          <w:marRight w:val="0"/>
          <w:marTop w:val="0"/>
          <w:marBottom w:val="0"/>
          <w:divBdr>
            <w:top w:val="none" w:sz="0" w:space="0" w:color="auto"/>
            <w:left w:val="none" w:sz="0" w:space="0" w:color="auto"/>
            <w:bottom w:val="none" w:sz="0" w:space="0" w:color="auto"/>
            <w:right w:val="none" w:sz="0" w:space="0" w:color="auto"/>
          </w:divBdr>
        </w:div>
        <w:div w:id="959729791">
          <w:marLeft w:val="640"/>
          <w:marRight w:val="0"/>
          <w:marTop w:val="0"/>
          <w:marBottom w:val="0"/>
          <w:divBdr>
            <w:top w:val="none" w:sz="0" w:space="0" w:color="auto"/>
            <w:left w:val="none" w:sz="0" w:space="0" w:color="auto"/>
            <w:bottom w:val="none" w:sz="0" w:space="0" w:color="auto"/>
            <w:right w:val="none" w:sz="0" w:space="0" w:color="auto"/>
          </w:divBdr>
        </w:div>
        <w:div w:id="967852735">
          <w:marLeft w:val="640"/>
          <w:marRight w:val="0"/>
          <w:marTop w:val="0"/>
          <w:marBottom w:val="0"/>
          <w:divBdr>
            <w:top w:val="none" w:sz="0" w:space="0" w:color="auto"/>
            <w:left w:val="none" w:sz="0" w:space="0" w:color="auto"/>
            <w:bottom w:val="none" w:sz="0" w:space="0" w:color="auto"/>
            <w:right w:val="none" w:sz="0" w:space="0" w:color="auto"/>
          </w:divBdr>
        </w:div>
        <w:div w:id="968821240">
          <w:marLeft w:val="640"/>
          <w:marRight w:val="0"/>
          <w:marTop w:val="0"/>
          <w:marBottom w:val="0"/>
          <w:divBdr>
            <w:top w:val="none" w:sz="0" w:space="0" w:color="auto"/>
            <w:left w:val="none" w:sz="0" w:space="0" w:color="auto"/>
            <w:bottom w:val="none" w:sz="0" w:space="0" w:color="auto"/>
            <w:right w:val="none" w:sz="0" w:space="0" w:color="auto"/>
          </w:divBdr>
        </w:div>
        <w:div w:id="1000353349">
          <w:marLeft w:val="640"/>
          <w:marRight w:val="0"/>
          <w:marTop w:val="0"/>
          <w:marBottom w:val="0"/>
          <w:divBdr>
            <w:top w:val="none" w:sz="0" w:space="0" w:color="auto"/>
            <w:left w:val="none" w:sz="0" w:space="0" w:color="auto"/>
            <w:bottom w:val="none" w:sz="0" w:space="0" w:color="auto"/>
            <w:right w:val="none" w:sz="0" w:space="0" w:color="auto"/>
          </w:divBdr>
        </w:div>
        <w:div w:id="1037582297">
          <w:marLeft w:val="640"/>
          <w:marRight w:val="0"/>
          <w:marTop w:val="0"/>
          <w:marBottom w:val="0"/>
          <w:divBdr>
            <w:top w:val="none" w:sz="0" w:space="0" w:color="auto"/>
            <w:left w:val="none" w:sz="0" w:space="0" w:color="auto"/>
            <w:bottom w:val="none" w:sz="0" w:space="0" w:color="auto"/>
            <w:right w:val="none" w:sz="0" w:space="0" w:color="auto"/>
          </w:divBdr>
        </w:div>
        <w:div w:id="1057817716">
          <w:marLeft w:val="640"/>
          <w:marRight w:val="0"/>
          <w:marTop w:val="0"/>
          <w:marBottom w:val="0"/>
          <w:divBdr>
            <w:top w:val="none" w:sz="0" w:space="0" w:color="auto"/>
            <w:left w:val="none" w:sz="0" w:space="0" w:color="auto"/>
            <w:bottom w:val="none" w:sz="0" w:space="0" w:color="auto"/>
            <w:right w:val="none" w:sz="0" w:space="0" w:color="auto"/>
          </w:divBdr>
        </w:div>
        <w:div w:id="1170216431">
          <w:marLeft w:val="640"/>
          <w:marRight w:val="0"/>
          <w:marTop w:val="0"/>
          <w:marBottom w:val="0"/>
          <w:divBdr>
            <w:top w:val="none" w:sz="0" w:space="0" w:color="auto"/>
            <w:left w:val="none" w:sz="0" w:space="0" w:color="auto"/>
            <w:bottom w:val="none" w:sz="0" w:space="0" w:color="auto"/>
            <w:right w:val="none" w:sz="0" w:space="0" w:color="auto"/>
          </w:divBdr>
        </w:div>
        <w:div w:id="1225142247">
          <w:marLeft w:val="640"/>
          <w:marRight w:val="0"/>
          <w:marTop w:val="0"/>
          <w:marBottom w:val="0"/>
          <w:divBdr>
            <w:top w:val="none" w:sz="0" w:space="0" w:color="auto"/>
            <w:left w:val="none" w:sz="0" w:space="0" w:color="auto"/>
            <w:bottom w:val="none" w:sz="0" w:space="0" w:color="auto"/>
            <w:right w:val="none" w:sz="0" w:space="0" w:color="auto"/>
          </w:divBdr>
        </w:div>
        <w:div w:id="1269236605">
          <w:marLeft w:val="640"/>
          <w:marRight w:val="0"/>
          <w:marTop w:val="0"/>
          <w:marBottom w:val="0"/>
          <w:divBdr>
            <w:top w:val="none" w:sz="0" w:space="0" w:color="auto"/>
            <w:left w:val="none" w:sz="0" w:space="0" w:color="auto"/>
            <w:bottom w:val="none" w:sz="0" w:space="0" w:color="auto"/>
            <w:right w:val="none" w:sz="0" w:space="0" w:color="auto"/>
          </w:divBdr>
        </w:div>
        <w:div w:id="1270090397">
          <w:marLeft w:val="640"/>
          <w:marRight w:val="0"/>
          <w:marTop w:val="0"/>
          <w:marBottom w:val="0"/>
          <w:divBdr>
            <w:top w:val="none" w:sz="0" w:space="0" w:color="auto"/>
            <w:left w:val="none" w:sz="0" w:space="0" w:color="auto"/>
            <w:bottom w:val="none" w:sz="0" w:space="0" w:color="auto"/>
            <w:right w:val="none" w:sz="0" w:space="0" w:color="auto"/>
          </w:divBdr>
        </w:div>
        <w:div w:id="1594508165">
          <w:marLeft w:val="640"/>
          <w:marRight w:val="0"/>
          <w:marTop w:val="0"/>
          <w:marBottom w:val="0"/>
          <w:divBdr>
            <w:top w:val="none" w:sz="0" w:space="0" w:color="auto"/>
            <w:left w:val="none" w:sz="0" w:space="0" w:color="auto"/>
            <w:bottom w:val="none" w:sz="0" w:space="0" w:color="auto"/>
            <w:right w:val="none" w:sz="0" w:space="0" w:color="auto"/>
          </w:divBdr>
        </w:div>
        <w:div w:id="1714767263">
          <w:marLeft w:val="640"/>
          <w:marRight w:val="0"/>
          <w:marTop w:val="0"/>
          <w:marBottom w:val="0"/>
          <w:divBdr>
            <w:top w:val="none" w:sz="0" w:space="0" w:color="auto"/>
            <w:left w:val="none" w:sz="0" w:space="0" w:color="auto"/>
            <w:bottom w:val="none" w:sz="0" w:space="0" w:color="auto"/>
            <w:right w:val="none" w:sz="0" w:space="0" w:color="auto"/>
          </w:divBdr>
        </w:div>
        <w:div w:id="1715614387">
          <w:marLeft w:val="640"/>
          <w:marRight w:val="0"/>
          <w:marTop w:val="0"/>
          <w:marBottom w:val="0"/>
          <w:divBdr>
            <w:top w:val="none" w:sz="0" w:space="0" w:color="auto"/>
            <w:left w:val="none" w:sz="0" w:space="0" w:color="auto"/>
            <w:bottom w:val="none" w:sz="0" w:space="0" w:color="auto"/>
            <w:right w:val="none" w:sz="0" w:space="0" w:color="auto"/>
          </w:divBdr>
        </w:div>
      </w:divsChild>
    </w:div>
    <w:div w:id="254442913">
      <w:marLeft w:val="640"/>
      <w:marRight w:val="0"/>
      <w:marTop w:val="0"/>
      <w:marBottom w:val="0"/>
      <w:divBdr>
        <w:top w:val="none" w:sz="0" w:space="0" w:color="auto"/>
        <w:left w:val="none" w:sz="0" w:space="0" w:color="auto"/>
        <w:bottom w:val="none" w:sz="0" w:space="0" w:color="auto"/>
        <w:right w:val="none" w:sz="0" w:space="0" w:color="auto"/>
      </w:divBdr>
    </w:div>
    <w:div w:id="254482599">
      <w:marLeft w:val="640"/>
      <w:marRight w:val="0"/>
      <w:marTop w:val="0"/>
      <w:marBottom w:val="0"/>
      <w:divBdr>
        <w:top w:val="none" w:sz="0" w:space="0" w:color="auto"/>
        <w:left w:val="none" w:sz="0" w:space="0" w:color="auto"/>
        <w:bottom w:val="none" w:sz="0" w:space="0" w:color="auto"/>
        <w:right w:val="none" w:sz="0" w:space="0" w:color="auto"/>
      </w:divBdr>
    </w:div>
    <w:div w:id="254560677">
      <w:marLeft w:val="640"/>
      <w:marRight w:val="0"/>
      <w:marTop w:val="0"/>
      <w:marBottom w:val="0"/>
      <w:divBdr>
        <w:top w:val="none" w:sz="0" w:space="0" w:color="auto"/>
        <w:left w:val="none" w:sz="0" w:space="0" w:color="auto"/>
        <w:bottom w:val="none" w:sz="0" w:space="0" w:color="auto"/>
        <w:right w:val="none" w:sz="0" w:space="0" w:color="auto"/>
      </w:divBdr>
    </w:div>
    <w:div w:id="254637454">
      <w:marLeft w:val="640"/>
      <w:marRight w:val="0"/>
      <w:marTop w:val="0"/>
      <w:marBottom w:val="0"/>
      <w:divBdr>
        <w:top w:val="none" w:sz="0" w:space="0" w:color="auto"/>
        <w:left w:val="none" w:sz="0" w:space="0" w:color="auto"/>
        <w:bottom w:val="none" w:sz="0" w:space="0" w:color="auto"/>
        <w:right w:val="none" w:sz="0" w:space="0" w:color="auto"/>
      </w:divBdr>
    </w:div>
    <w:div w:id="254675968">
      <w:marLeft w:val="640"/>
      <w:marRight w:val="0"/>
      <w:marTop w:val="0"/>
      <w:marBottom w:val="0"/>
      <w:divBdr>
        <w:top w:val="none" w:sz="0" w:space="0" w:color="auto"/>
        <w:left w:val="none" w:sz="0" w:space="0" w:color="auto"/>
        <w:bottom w:val="none" w:sz="0" w:space="0" w:color="auto"/>
        <w:right w:val="none" w:sz="0" w:space="0" w:color="auto"/>
      </w:divBdr>
    </w:div>
    <w:div w:id="254750118">
      <w:marLeft w:val="640"/>
      <w:marRight w:val="0"/>
      <w:marTop w:val="0"/>
      <w:marBottom w:val="0"/>
      <w:divBdr>
        <w:top w:val="none" w:sz="0" w:space="0" w:color="auto"/>
        <w:left w:val="none" w:sz="0" w:space="0" w:color="auto"/>
        <w:bottom w:val="none" w:sz="0" w:space="0" w:color="auto"/>
        <w:right w:val="none" w:sz="0" w:space="0" w:color="auto"/>
      </w:divBdr>
    </w:div>
    <w:div w:id="254750439">
      <w:marLeft w:val="640"/>
      <w:marRight w:val="0"/>
      <w:marTop w:val="0"/>
      <w:marBottom w:val="0"/>
      <w:divBdr>
        <w:top w:val="none" w:sz="0" w:space="0" w:color="auto"/>
        <w:left w:val="none" w:sz="0" w:space="0" w:color="auto"/>
        <w:bottom w:val="none" w:sz="0" w:space="0" w:color="auto"/>
        <w:right w:val="none" w:sz="0" w:space="0" w:color="auto"/>
      </w:divBdr>
    </w:div>
    <w:div w:id="254751379">
      <w:marLeft w:val="640"/>
      <w:marRight w:val="0"/>
      <w:marTop w:val="0"/>
      <w:marBottom w:val="0"/>
      <w:divBdr>
        <w:top w:val="none" w:sz="0" w:space="0" w:color="auto"/>
        <w:left w:val="none" w:sz="0" w:space="0" w:color="auto"/>
        <w:bottom w:val="none" w:sz="0" w:space="0" w:color="auto"/>
        <w:right w:val="none" w:sz="0" w:space="0" w:color="auto"/>
      </w:divBdr>
    </w:div>
    <w:div w:id="254753250">
      <w:marLeft w:val="640"/>
      <w:marRight w:val="0"/>
      <w:marTop w:val="0"/>
      <w:marBottom w:val="0"/>
      <w:divBdr>
        <w:top w:val="none" w:sz="0" w:space="0" w:color="auto"/>
        <w:left w:val="none" w:sz="0" w:space="0" w:color="auto"/>
        <w:bottom w:val="none" w:sz="0" w:space="0" w:color="auto"/>
        <w:right w:val="none" w:sz="0" w:space="0" w:color="auto"/>
      </w:divBdr>
    </w:div>
    <w:div w:id="254823669">
      <w:marLeft w:val="640"/>
      <w:marRight w:val="0"/>
      <w:marTop w:val="0"/>
      <w:marBottom w:val="0"/>
      <w:divBdr>
        <w:top w:val="none" w:sz="0" w:space="0" w:color="auto"/>
        <w:left w:val="none" w:sz="0" w:space="0" w:color="auto"/>
        <w:bottom w:val="none" w:sz="0" w:space="0" w:color="auto"/>
        <w:right w:val="none" w:sz="0" w:space="0" w:color="auto"/>
      </w:divBdr>
    </w:div>
    <w:div w:id="254898367">
      <w:marLeft w:val="640"/>
      <w:marRight w:val="0"/>
      <w:marTop w:val="0"/>
      <w:marBottom w:val="0"/>
      <w:divBdr>
        <w:top w:val="none" w:sz="0" w:space="0" w:color="auto"/>
        <w:left w:val="none" w:sz="0" w:space="0" w:color="auto"/>
        <w:bottom w:val="none" w:sz="0" w:space="0" w:color="auto"/>
        <w:right w:val="none" w:sz="0" w:space="0" w:color="auto"/>
      </w:divBdr>
    </w:div>
    <w:div w:id="254899032">
      <w:marLeft w:val="640"/>
      <w:marRight w:val="0"/>
      <w:marTop w:val="0"/>
      <w:marBottom w:val="0"/>
      <w:divBdr>
        <w:top w:val="none" w:sz="0" w:space="0" w:color="auto"/>
        <w:left w:val="none" w:sz="0" w:space="0" w:color="auto"/>
        <w:bottom w:val="none" w:sz="0" w:space="0" w:color="auto"/>
        <w:right w:val="none" w:sz="0" w:space="0" w:color="auto"/>
      </w:divBdr>
    </w:div>
    <w:div w:id="255135775">
      <w:marLeft w:val="640"/>
      <w:marRight w:val="0"/>
      <w:marTop w:val="0"/>
      <w:marBottom w:val="0"/>
      <w:divBdr>
        <w:top w:val="none" w:sz="0" w:space="0" w:color="auto"/>
        <w:left w:val="none" w:sz="0" w:space="0" w:color="auto"/>
        <w:bottom w:val="none" w:sz="0" w:space="0" w:color="auto"/>
        <w:right w:val="none" w:sz="0" w:space="0" w:color="auto"/>
      </w:divBdr>
    </w:div>
    <w:div w:id="255135881">
      <w:marLeft w:val="640"/>
      <w:marRight w:val="0"/>
      <w:marTop w:val="0"/>
      <w:marBottom w:val="0"/>
      <w:divBdr>
        <w:top w:val="none" w:sz="0" w:space="0" w:color="auto"/>
        <w:left w:val="none" w:sz="0" w:space="0" w:color="auto"/>
        <w:bottom w:val="none" w:sz="0" w:space="0" w:color="auto"/>
        <w:right w:val="none" w:sz="0" w:space="0" w:color="auto"/>
      </w:divBdr>
    </w:div>
    <w:div w:id="255284515">
      <w:marLeft w:val="640"/>
      <w:marRight w:val="0"/>
      <w:marTop w:val="0"/>
      <w:marBottom w:val="0"/>
      <w:divBdr>
        <w:top w:val="none" w:sz="0" w:space="0" w:color="auto"/>
        <w:left w:val="none" w:sz="0" w:space="0" w:color="auto"/>
        <w:bottom w:val="none" w:sz="0" w:space="0" w:color="auto"/>
        <w:right w:val="none" w:sz="0" w:space="0" w:color="auto"/>
      </w:divBdr>
    </w:div>
    <w:div w:id="255288432">
      <w:marLeft w:val="640"/>
      <w:marRight w:val="0"/>
      <w:marTop w:val="0"/>
      <w:marBottom w:val="0"/>
      <w:divBdr>
        <w:top w:val="none" w:sz="0" w:space="0" w:color="auto"/>
        <w:left w:val="none" w:sz="0" w:space="0" w:color="auto"/>
        <w:bottom w:val="none" w:sz="0" w:space="0" w:color="auto"/>
        <w:right w:val="none" w:sz="0" w:space="0" w:color="auto"/>
      </w:divBdr>
    </w:div>
    <w:div w:id="255359322">
      <w:marLeft w:val="640"/>
      <w:marRight w:val="0"/>
      <w:marTop w:val="0"/>
      <w:marBottom w:val="0"/>
      <w:divBdr>
        <w:top w:val="none" w:sz="0" w:space="0" w:color="auto"/>
        <w:left w:val="none" w:sz="0" w:space="0" w:color="auto"/>
        <w:bottom w:val="none" w:sz="0" w:space="0" w:color="auto"/>
        <w:right w:val="none" w:sz="0" w:space="0" w:color="auto"/>
      </w:divBdr>
    </w:div>
    <w:div w:id="255599956">
      <w:marLeft w:val="640"/>
      <w:marRight w:val="0"/>
      <w:marTop w:val="0"/>
      <w:marBottom w:val="0"/>
      <w:divBdr>
        <w:top w:val="none" w:sz="0" w:space="0" w:color="auto"/>
        <w:left w:val="none" w:sz="0" w:space="0" w:color="auto"/>
        <w:bottom w:val="none" w:sz="0" w:space="0" w:color="auto"/>
        <w:right w:val="none" w:sz="0" w:space="0" w:color="auto"/>
      </w:divBdr>
    </w:div>
    <w:div w:id="255679771">
      <w:marLeft w:val="640"/>
      <w:marRight w:val="0"/>
      <w:marTop w:val="0"/>
      <w:marBottom w:val="0"/>
      <w:divBdr>
        <w:top w:val="none" w:sz="0" w:space="0" w:color="auto"/>
        <w:left w:val="none" w:sz="0" w:space="0" w:color="auto"/>
        <w:bottom w:val="none" w:sz="0" w:space="0" w:color="auto"/>
        <w:right w:val="none" w:sz="0" w:space="0" w:color="auto"/>
      </w:divBdr>
    </w:div>
    <w:div w:id="255863937">
      <w:marLeft w:val="640"/>
      <w:marRight w:val="0"/>
      <w:marTop w:val="0"/>
      <w:marBottom w:val="0"/>
      <w:divBdr>
        <w:top w:val="none" w:sz="0" w:space="0" w:color="auto"/>
        <w:left w:val="none" w:sz="0" w:space="0" w:color="auto"/>
        <w:bottom w:val="none" w:sz="0" w:space="0" w:color="auto"/>
        <w:right w:val="none" w:sz="0" w:space="0" w:color="auto"/>
      </w:divBdr>
    </w:div>
    <w:div w:id="255989091">
      <w:marLeft w:val="640"/>
      <w:marRight w:val="0"/>
      <w:marTop w:val="0"/>
      <w:marBottom w:val="0"/>
      <w:divBdr>
        <w:top w:val="none" w:sz="0" w:space="0" w:color="auto"/>
        <w:left w:val="none" w:sz="0" w:space="0" w:color="auto"/>
        <w:bottom w:val="none" w:sz="0" w:space="0" w:color="auto"/>
        <w:right w:val="none" w:sz="0" w:space="0" w:color="auto"/>
      </w:divBdr>
    </w:div>
    <w:div w:id="256133970">
      <w:marLeft w:val="640"/>
      <w:marRight w:val="0"/>
      <w:marTop w:val="0"/>
      <w:marBottom w:val="0"/>
      <w:divBdr>
        <w:top w:val="none" w:sz="0" w:space="0" w:color="auto"/>
        <w:left w:val="none" w:sz="0" w:space="0" w:color="auto"/>
        <w:bottom w:val="none" w:sz="0" w:space="0" w:color="auto"/>
        <w:right w:val="none" w:sz="0" w:space="0" w:color="auto"/>
      </w:divBdr>
    </w:div>
    <w:div w:id="256250038">
      <w:marLeft w:val="640"/>
      <w:marRight w:val="0"/>
      <w:marTop w:val="0"/>
      <w:marBottom w:val="0"/>
      <w:divBdr>
        <w:top w:val="none" w:sz="0" w:space="0" w:color="auto"/>
        <w:left w:val="none" w:sz="0" w:space="0" w:color="auto"/>
        <w:bottom w:val="none" w:sz="0" w:space="0" w:color="auto"/>
        <w:right w:val="none" w:sz="0" w:space="0" w:color="auto"/>
      </w:divBdr>
    </w:div>
    <w:div w:id="256329687">
      <w:marLeft w:val="640"/>
      <w:marRight w:val="0"/>
      <w:marTop w:val="0"/>
      <w:marBottom w:val="0"/>
      <w:divBdr>
        <w:top w:val="none" w:sz="0" w:space="0" w:color="auto"/>
        <w:left w:val="none" w:sz="0" w:space="0" w:color="auto"/>
        <w:bottom w:val="none" w:sz="0" w:space="0" w:color="auto"/>
        <w:right w:val="none" w:sz="0" w:space="0" w:color="auto"/>
      </w:divBdr>
    </w:div>
    <w:div w:id="256330858">
      <w:marLeft w:val="640"/>
      <w:marRight w:val="0"/>
      <w:marTop w:val="0"/>
      <w:marBottom w:val="0"/>
      <w:divBdr>
        <w:top w:val="none" w:sz="0" w:space="0" w:color="auto"/>
        <w:left w:val="none" w:sz="0" w:space="0" w:color="auto"/>
        <w:bottom w:val="none" w:sz="0" w:space="0" w:color="auto"/>
        <w:right w:val="none" w:sz="0" w:space="0" w:color="auto"/>
      </w:divBdr>
    </w:div>
    <w:div w:id="256331571">
      <w:marLeft w:val="640"/>
      <w:marRight w:val="0"/>
      <w:marTop w:val="0"/>
      <w:marBottom w:val="0"/>
      <w:divBdr>
        <w:top w:val="none" w:sz="0" w:space="0" w:color="auto"/>
        <w:left w:val="none" w:sz="0" w:space="0" w:color="auto"/>
        <w:bottom w:val="none" w:sz="0" w:space="0" w:color="auto"/>
        <w:right w:val="none" w:sz="0" w:space="0" w:color="auto"/>
      </w:divBdr>
    </w:div>
    <w:div w:id="256400639">
      <w:marLeft w:val="640"/>
      <w:marRight w:val="0"/>
      <w:marTop w:val="0"/>
      <w:marBottom w:val="0"/>
      <w:divBdr>
        <w:top w:val="none" w:sz="0" w:space="0" w:color="auto"/>
        <w:left w:val="none" w:sz="0" w:space="0" w:color="auto"/>
        <w:bottom w:val="none" w:sz="0" w:space="0" w:color="auto"/>
        <w:right w:val="none" w:sz="0" w:space="0" w:color="auto"/>
      </w:divBdr>
    </w:div>
    <w:div w:id="256445602">
      <w:marLeft w:val="640"/>
      <w:marRight w:val="0"/>
      <w:marTop w:val="0"/>
      <w:marBottom w:val="0"/>
      <w:divBdr>
        <w:top w:val="none" w:sz="0" w:space="0" w:color="auto"/>
        <w:left w:val="none" w:sz="0" w:space="0" w:color="auto"/>
        <w:bottom w:val="none" w:sz="0" w:space="0" w:color="auto"/>
        <w:right w:val="none" w:sz="0" w:space="0" w:color="auto"/>
      </w:divBdr>
    </w:div>
    <w:div w:id="256447987">
      <w:marLeft w:val="640"/>
      <w:marRight w:val="0"/>
      <w:marTop w:val="0"/>
      <w:marBottom w:val="0"/>
      <w:divBdr>
        <w:top w:val="none" w:sz="0" w:space="0" w:color="auto"/>
        <w:left w:val="none" w:sz="0" w:space="0" w:color="auto"/>
        <w:bottom w:val="none" w:sz="0" w:space="0" w:color="auto"/>
        <w:right w:val="none" w:sz="0" w:space="0" w:color="auto"/>
      </w:divBdr>
    </w:div>
    <w:div w:id="256448802">
      <w:marLeft w:val="640"/>
      <w:marRight w:val="0"/>
      <w:marTop w:val="0"/>
      <w:marBottom w:val="0"/>
      <w:divBdr>
        <w:top w:val="none" w:sz="0" w:space="0" w:color="auto"/>
        <w:left w:val="none" w:sz="0" w:space="0" w:color="auto"/>
        <w:bottom w:val="none" w:sz="0" w:space="0" w:color="auto"/>
        <w:right w:val="none" w:sz="0" w:space="0" w:color="auto"/>
      </w:divBdr>
    </w:div>
    <w:div w:id="256449161">
      <w:marLeft w:val="640"/>
      <w:marRight w:val="0"/>
      <w:marTop w:val="0"/>
      <w:marBottom w:val="0"/>
      <w:divBdr>
        <w:top w:val="none" w:sz="0" w:space="0" w:color="auto"/>
        <w:left w:val="none" w:sz="0" w:space="0" w:color="auto"/>
        <w:bottom w:val="none" w:sz="0" w:space="0" w:color="auto"/>
        <w:right w:val="none" w:sz="0" w:space="0" w:color="auto"/>
      </w:divBdr>
    </w:div>
    <w:div w:id="256450028">
      <w:marLeft w:val="640"/>
      <w:marRight w:val="0"/>
      <w:marTop w:val="0"/>
      <w:marBottom w:val="0"/>
      <w:divBdr>
        <w:top w:val="none" w:sz="0" w:space="0" w:color="auto"/>
        <w:left w:val="none" w:sz="0" w:space="0" w:color="auto"/>
        <w:bottom w:val="none" w:sz="0" w:space="0" w:color="auto"/>
        <w:right w:val="none" w:sz="0" w:space="0" w:color="auto"/>
      </w:divBdr>
    </w:div>
    <w:div w:id="256520077">
      <w:marLeft w:val="640"/>
      <w:marRight w:val="0"/>
      <w:marTop w:val="0"/>
      <w:marBottom w:val="0"/>
      <w:divBdr>
        <w:top w:val="none" w:sz="0" w:space="0" w:color="auto"/>
        <w:left w:val="none" w:sz="0" w:space="0" w:color="auto"/>
        <w:bottom w:val="none" w:sz="0" w:space="0" w:color="auto"/>
        <w:right w:val="none" w:sz="0" w:space="0" w:color="auto"/>
      </w:divBdr>
    </w:div>
    <w:div w:id="256599943">
      <w:marLeft w:val="640"/>
      <w:marRight w:val="0"/>
      <w:marTop w:val="0"/>
      <w:marBottom w:val="0"/>
      <w:divBdr>
        <w:top w:val="none" w:sz="0" w:space="0" w:color="auto"/>
        <w:left w:val="none" w:sz="0" w:space="0" w:color="auto"/>
        <w:bottom w:val="none" w:sz="0" w:space="0" w:color="auto"/>
        <w:right w:val="none" w:sz="0" w:space="0" w:color="auto"/>
      </w:divBdr>
    </w:div>
    <w:div w:id="256640611">
      <w:marLeft w:val="640"/>
      <w:marRight w:val="0"/>
      <w:marTop w:val="0"/>
      <w:marBottom w:val="0"/>
      <w:divBdr>
        <w:top w:val="none" w:sz="0" w:space="0" w:color="auto"/>
        <w:left w:val="none" w:sz="0" w:space="0" w:color="auto"/>
        <w:bottom w:val="none" w:sz="0" w:space="0" w:color="auto"/>
        <w:right w:val="none" w:sz="0" w:space="0" w:color="auto"/>
      </w:divBdr>
    </w:div>
    <w:div w:id="256642154">
      <w:marLeft w:val="640"/>
      <w:marRight w:val="0"/>
      <w:marTop w:val="0"/>
      <w:marBottom w:val="0"/>
      <w:divBdr>
        <w:top w:val="none" w:sz="0" w:space="0" w:color="auto"/>
        <w:left w:val="none" w:sz="0" w:space="0" w:color="auto"/>
        <w:bottom w:val="none" w:sz="0" w:space="0" w:color="auto"/>
        <w:right w:val="none" w:sz="0" w:space="0" w:color="auto"/>
      </w:divBdr>
    </w:div>
    <w:div w:id="256646262">
      <w:marLeft w:val="640"/>
      <w:marRight w:val="0"/>
      <w:marTop w:val="0"/>
      <w:marBottom w:val="0"/>
      <w:divBdr>
        <w:top w:val="none" w:sz="0" w:space="0" w:color="auto"/>
        <w:left w:val="none" w:sz="0" w:space="0" w:color="auto"/>
        <w:bottom w:val="none" w:sz="0" w:space="0" w:color="auto"/>
        <w:right w:val="none" w:sz="0" w:space="0" w:color="auto"/>
      </w:divBdr>
    </w:div>
    <w:div w:id="256836219">
      <w:marLeft w:val="640"/>
      <w:marRight w:val="0"/>
      <w:marTop w:val="0"/>
      <w:marBottom w:val="0"/>
      <w:divBdr>
        <w:top w:val="none" w:sz="0" w:space="0" w:color="auto"/>
        <w:left w:val="none" w:sz="0" w:space="0" w:color="auto"/>
        <w:bottom w:val="none" w:sz="0" w:space="0" w:color="auto"/>
        <w:right w:val="none" w:sz="0" w:space="0" w:color="auto"/>
      </w:divBdr>
    </w:div>
    <w:div w:id="256866425">
      <w:marLeft w:val="640"/>
      <w:marRight w:val="0"/>
      <w:marTop w:val="0"/>
      <w:marBottom w:val="0"/>
      <w:divBdr>
        <w:top w:val="none" w:sz="0" w:space="0" w:color="auto"/>
        <w:left w:val="none" w:sz="0" w:space="0" w:color="auto"/>
        <w:bottom w:val="none" w:sz="0" w:space="0" w:color="auto"/>
        <w:right w:val="none" w:sz="0" w:space="0" w:color="auto"/>
      </w:divBdr>
    </w:div>
    <w:div w:id="257251046">
      <w:marLeft w:val="640"/>
      <w:marRight w:val="0"/>
      <w:marTop w:val="0"/>
      <w:marBottom w:val="0"/>
      <w:divBdr>
        <w:top w:val="none" w:sz="0" w:space="0" w:color="auto"/>
        <w:left w:val="none" w:sz="0" w:space="0" w:color="auto"/>
        <w:bottom w:val="none" w:sz="0" w:space="0" w:color="auto"/>
        <w:right w:val="none" w:sz="0" w:space="0" w:color="auto"/>
      </w:divBdr>
    </w:div>
    <w:div w:id="257253689">
      <w:marLeft w:val="640"/>
      <w:marRight w:val="0"/>
      <w:marTop w:val="0"/>
      <w:marBottom w:val="0"/>
      <w:divBdr>
        <w:top w:val="none" w:sz="0" w:space="0" w:color="auto"/>
        <w:left w:val="none" w:sz="0" w:space="0" w:color="auto"/>
        <w:bottom w:val="none" w:sz="0" w:space="0" w:color="auto"/>
        <w:right w:val="none" w:sz="0" w:space="0" w:color="auto"/>
      </w:divBdr>
    </w:div>
    <w:div w:id="257325311">
      <w:marLeft w:val="640"/>
      <w:marRight w:val="0"/>
      <w:marTop w:val="0"/>
      <w:marBottom w:val="0"/>
      <w:divBdr>
        <w:top w:val="none" w:sz="0" w:space="0" w:color="auto"/>
        <w:left w:val="none" w:sz="0" w:space="0" w:color="auto"/>
        <w:bottom w:val="none" w:sz="0" w:space="0" w:color="auto"/>
        <w:right w:val="none" w:sz="0" w:space="0" w:color="auto"/>
      </w:divBdr>
    </w:div>
    <w:div w:id="257373241">
      <w:marLeft w:val="640"/>
      <w:marRight w:val="0"/>
      <w:marTop w:val="0"/>
      <w:marBottom w:val="0"/>
      <w:divBdr>
        <w:top w:val="none" w:sz="0" w:space="0" w:color="auto"/>
        <w:left w:val="none" w:sz="0" w:space="0" w:color="auto"/>
        <w:bottom w:val="none" w:sz="0" w:space="0" w:color="auto"/>
        <w:right w:val="none" w:sz="0" w:space="0" w:color="auto"/>
      </w:divBdr>
    </w:div>
    <w:div w:id="257448964">
      <w:marLeft w:val="640"/>
      <w:marRight w:val="0"/>
      <w:marTop w:val="0"/>
      <w:marBottom w:val="0"/>
      <w:divBdr>
        <w:top w:val="none" w:sz="0" w:space="0" w:color="auto"/>
        <w:left w:val="none" w:sz="0" w:space="0" w:color="auto"/>
        <w:bottom w:val="none" w:sz="0" w:space="0" w:color="auto"/>
        <w:right w:val="none" w:sz="0" w:space="0" w:color="auto"/>
      </w:divBdr>
    </w:div>
    <w:div w:id="257492865">
      <w:marLeft w:val="640"/>
      <w:marRight w:val="0"/>
      <w:marTop w:val="0"/>
      <w:marBottom w:val="0"/>
      <w:divBdr>
        <w:top w:val="none" w:sz="0" w:space="0" w:color="auto"/>
        <w:left w:val="none" w:sz="0" w:space="0" w:color="auto"/>
        <w:bottom w:val="none" w:sz="0" w:space="0" w:color="auto"/>
        <w:right w:val="none" w:sz="0" w:space="0" w:color="auto"/>
      </w:divBdr>
    </w:div>
    <w:div w:id="257518147">
      <w:marLeft w:val="640"/>
      <w:marRight w:val="0"/>
      <w:marTop w:val="0"/>
      <w:marBottom w:val="0"/>
      <w:divBdr>
        <w:top w:val="none" w:sz="0" w:space="0" w:color="auto"/>
        <w:left w:val="none" w:sz="0" w:space="0" w:color="auto"/>
        <w:bottom w:val="none" w:sz="0" w:space="0" w:color="auto"/>
        <w:right w:val="none" w:sz="0" w:space="0" w:color="auto"/>
      </w:divBdr>
    </w:div>
    <w:div w:id="257565302">
      <w:marLeft w:val="640"/>
      <w:marRight w:val="0"/>
      <w:marTop w:val="0"/>
      <w:marBottom w:val="0"/>
      <w:divBdr>
        <w:top w:val="none" w:sz="0" w:space="0" w:color="auto"/>
        <w:left w:val="none" w:sz="0" w:space="0" w:color="auto"/>
        <w:bottom w:val="none" w:sz="0" w:space="0" w:color="auto"/>
        <w:right w:val="none" w:sz="0" w:space="0" w:color="auto"/>
      </w:divBdr>
    </w:div>
    <w:div w:id="257641446">
      <w:marLeft w:val="640"/>
      <w:marRight w:val="0"/>
      <w:marTop w:val="0"/>
      <w:marBottom w:val="0"/>
      <w:divBdr>
        <w:top w:val="none" w:sz="0" w:space="0" w:color="auto"/>
        <w:left w:val="none" w:sz="0" w:space="0" w:color="auto"/>
        <w:bottom w:val="none" w:sz="0" w:space="0" w:color="auto"/>
        <w:right w:val="none" w:sz="0" w:space="0" w:color="auto"/>
      </w:divBdr>
    </w:div>
    <w:div w:id="257641623">
      <w:marLeft w:val="640"/>
      <w:marRight w:val="0"/>
      <w:marTop w:val="0"/>
      <w:marBottom w:val="0"/>
      <w:divBdr>
        <w:top w:val="none" w:sz="0" w:space="0" w:color="auto"/>
        <w:left w:val="none" w:sz="0" w:space="0" w:color="auto"/>
        <w:bottom w:val="none" w:sz="0" w:space="0" w:color="auto"/>
        <w:right w:val="none" w:sz="0" w:space="0" w:color="auto"/>
      </w:divBdr>
    </w:div>
    <w:div w:id="257715398">
      <w:marLeft w:val="640"/>
      <w:marRight w:val="0"/>
      <w:marTop w:val="0"/>
      <w:marBottom w:val="0"/>
      <w:divBdr>
        <w:top w:val="none" w:sz="0" w:space="0" w:color="auto"/>
        <w:left w:val="none" w:sz="0" w:space="0" w:color="auto"/>
        <w:bottom w:val="none" w:sz="0" w:space="0" w:color="auto"/>
        <w:right w:val="none" w:sz="0" w:space="0" w:color="auto"/>
      </w:divBdr>
    </w:div>
    <w:div w:id="257715674">
      <w:marLeft w:val="640"/>
      <w:marRight w:val="0"/>
      <w:marTop w:val="0"/>
      <w:marBottom w:val="0"/>
      <w:divBdr>
        <w:top w:val="none" w:sz="0" w:space="0" w:color="auto"/>
        <w:left w:val="none" w:sz="0" w:space="0" w:color="auto"/>
        <w:bottom w:val="none" w:sz="0" w:space="0" w:color="auto"/>
        <w:right w:val="none" w:sz="0" w:space="0" w:color="auto"/>
      </w:divBdr>
    </w:div>
    <w:div w:id="257912205">
      <w:marLeft w:val="640"/>
      <w:marRight w:val="0"/>
      <w:marTop w:val="0"/>
      <w:marBottom w:val="0"/>
      <w:divBdr>
        <w:top w:val="none" w:sz="0" w:space="0" w:color="auto"/>
        <w:left w:val="none" w:sz="0" w:space="0" w:color="auto"/>
        <w:bottom w:val="none" w:sz="0" w:space="0" w:color="auto"/>
        <w:right w:val="none" w:sz="0" w:space="0" w:color="auto"/>
      </w:divBdr>
    </w:div>
    <w:div w:id="257913116">
      <w:marLeft w:val="640"/>
      <w:marRight w:val="0"/>
      <w:marTop w:val="0"/>
      <w:marBottom w:val="0"/>
      <w:divBdr>
        <w:top w:val="none" w:sz="0" w:space="0" w:color="auto"/>
        <w:left w:val="none" w:sz="0" w:space="0" w:color="auto"/>
        <w:bottom w:val="none" w:sz="0" w:space="0" w:color="auto"/>
        <w:right w:val="none" w:sz="0" w:space="0" w:color="auto"/>
      </w:divBdr>
    </w:div>
    <w:div w:id="257950594">
      <w:marLeft w:val="640"/>
      <w:marRight w:val="0"/>
      <w:marTop w:val="0"/>
      <w:marBottom w:val="0"/>
      <w:divBdr>
        <w:top w:val="none" w:sz="0" w:space="0" w:color="auto"/>
        <w:left w:val="none" w:sz="0" w:space="0" w:color="auto"/>
        <w:bottom w:val="none" w:sz="0" w:space="0" w:color="auto"/>
        <w:right w:val="none" w:sz="0" w:space="0" w:color="auto"/>
      </w:divBdr>
    </w:div>
    <w:div w:id="257955055">
      <w:marLeft w:val="640"/>
      <w:marRight w:val="0"/>
      <w:marTop w:val="0"/>
      <w:marBottom w:val="0"/>
      <w:divBdr>
        <w:top w:val="none" w:sz="0" w:space="0" w:color="auto"/>
        <w:left w:val="none" w:sz="0" w:space="0" w:color="auto"/>
        <w:bottom w:val="none" w:sz="0" w:space="0" w:color="auto"/>
        <w:right w:val="none" w:sz="0" w:space="0" w:color="auto"/>
      </w:divBdr>
    </w:div>
    <w:div w:id="257956444">
      <w:marLeft w:val="640"/>
      <w:marRight w:val="0"/>
      <w:marTop w:val="0"/>
      <w:marBottom w:val="0"/>
      <w:divBdr>
        <w:top w:val="none" w:sz="0" w:space="0" w:color="auto"/>
        <w:left w:val="none" w:sz="0" w:space="0" w:color="auto"/>
        <w:bottom w:val="none" w:sz="0" w:space="0" w:color="auto"/>
        <w:right w:val="none" w:sz="0" w:space="0" w:color="auto"/>
      </w:divBdr>
    </w:div>
    <w:div w:id="258026580">
      <w:marLeft w:val="640"/>
      <w:marRight w:val="0"/>
      <w:marTop w:val="0"/>
      <w:marBottom w:val="0"/>
      <w:divBdr>
        <w:top w:val="none" w:sz="0" w:space="0" w:color="auto"/>
        <w:left w:val="none" w:sz="0" w:space="0" w:color="auto"/>
        <w:bottom w:val="none" w:sz="0" w:space="0" w:color="auto"/>
        <w:right w:val="none" w:sz="0" w:space="0" w:color="auto"/>
      </w:divBdr>
    </w:div>
    <w:div w:id="258028770">
      <w:marLeft w:val="640"/>
      <w:marRight w:val="0"/>
      <w:marTop w:val="0"/>
      <w:marBottom w:val="0"/>
      <w:divBdr>
        <w:top w:val="none" w:sz="0" w:space="0" w:color="auto"/>
        <w:left w:val="none" w:sz="0" w:space="0" w:color="auto"/>
        <w:bottom w:val="none" w:sz="0" w:space="0" w:color="auto"/>
        <w:right w:val="none" w:sz="0" w:space="0" w:color="auto"/>
      </w:divBdr>
    </w:div>
    <w:div w:id="258031001">
      <w:marLeft w:val="640"/>
      <w:marRight w:val="0"/>
      <w:marTop w:val="0"/>
      <w:marBottom w:val="0"/>
      <w:divBdr>
        <w:top w:val="none" w:sz="0" w:space="0" w:color="auto"/>
        <w:left w:val="none" w:sz="0" w:space="0" w:color="auto"/>
        <w:bottom w:val="none" w:sz="0" w:space="0" w:color="auto"/>
        <w:right w:val="none" w:sz="0" w:space="0" w:color="auto"/>
      </w:divBdr>
    </w:div>
    <w:div w:id="258221601">
      <w:marLeft w:val="640"/>
      <w:marRight w:val="0"/>
      <w:marTop w:val="0"/>
      <w:marBottom w:val="0"/>
      <w:divBdr>
        <w:top w:val="none" w:sz="0" w:space="0" w:color="auto"/>
        <w:left w:val="none" w:sz="0" w:space="0" w:color="auto"/>
        <w:bottom w:val="none" w:sz="0" w:space="0" w:color="auto"/>
        <w:right w:val="none" w:sz="0" w:space="0" w:color="auto"/>
      </w:divBdr>
    </w:div>
    <w:div w:id="258224647">
      <w:marLeft w:val="640"/>
      <w:marRight w:val="0"/>
      <w:marTop w:val="0"/>
      <w:marBottom w:val="0"/>
      <w:divBdr>
        <w:top w:val="none" w:sz="0" w:space="0" w:color="auto"/>
        <w:left w:val="none" w:sz="0" w:space="0" w:color="auto"/>
        <w:bottom w:val="none" w:sz="0" w:space="0" w:color="auto"/>
        <w:right w:val="none" w:sz="0" w:space="0" w:color="auto"/>
      </w:divBdr>
    </w:div>
    <w:div w:id="258373361">
      <w:marLeft w:val="640"/>
      <w:marRight w:val="0"/>
      <w:marTop w:val="0"/>
      <w:marBottom w:val="0"/>
      <w:divBdr>
        <w:top w:val="none" w:sz="0" w:space="0" w:color="auto"/>
        <w:left w:val="none" w:sz="0" w:space="0" w:color="auto"/>
        <w:bottom w:val="none" w:sz="0" w:space="0" w:color="auto"/>
        <w:right w:val="none" w:sz="0" w:space="0" w:color="auto"/>
      </w:divBdr>
    </w:div>
    <w:div w:id="258373734">
      <w:marLeft w:val="640"/>
      <w:marRight w:val="0"/>
      <w:marTop w:val="0"/>
      <w:marBottom w:val="0"/>
      <w:divBdr>
        <w:top w:val="none" w:sz="0" w:space="0" w:color="auto"/>
        <w:left w:val="none" w:sz="0" w:space="0" w:color="auto"/>
        <w:bottom w:val="none" w:sz="0" w:space="0" w:color="auto"/>
        <w:right w:val="none" w:sz="0" w:space="0" w:color="auto"/>
      </w:divBdr>
    </w:div>
    <w:div w:id="258491949">
      <w:marLeft w:val="640"/>
      <w:marRight w:val="0"/>
      <w:marTop w:val="0"/>
      <w:marBottom w:val="0"/>
      <w:divBdr>
        <w:top w:val="none" w:sz="0" w:space="0" w:color="auto"/>
        <w:left w:val="none" w:sz="0" w:space="0" w:color="auto"/>
        <w:bottom w:val="none" w:sz="0" w:space="0" w:color="auto"/>
        <w:right w:val="none" w:sz="0" w:space="0" w:color="auto"/>
      </w:divBdr>
    </w:div>
    <w:div w:id="258685781">
      <w:marLeft w:val="640"/>
      <w:marRight w:val="0"/>
      <w:marTop w:val="0"/>
      <w:marBottom w:val="0"/>
      <w:divBdr>
        <w:top w:val="none" w:sz="0" w:space="0" w:color="auto"/>
        <w:left w:val="none" w:sz="0" w:space="0" w:color="auto"/>
        <w:bottom w:val="none" w:sz="0" w:space="0" w:color="auto"/>
        <w:right w:val="none" w:sz="0" w:space="0" w:color="auto"/>
      </w:divBdr>
    </w:div>
    <w:div w:id="258759305">
      <w:marLeft w:val="640"/>
      <w:marRight w:val="0"/>
      <w:marTop w:val="0"/>
      <w:marBottom w:val="0"/>
      <w:divBdr>
        <w:top w:val="none" w:sz="0" w:space="0" w:color="auto"/>
        <w:left w:val="none" w:sz="0" w:space="0" w:color="auto"/>
        <w:bottom w:val="none" w:sz="0" w:space="0" w:color="auto"/>
        <w:right w:val="none" w:sz="0" w:space="0" w:color="auto"/>
      </w:divBdr>
    </w:div>
    <w:div w:id="258760149">
      <w:marLeft w:val="640"/>
      <w:marRight w:val="0"/>
      <w:marTop w:val="0"/>
      <w:marBottom w:val="0"/>
      <w:divBdr>
        <w:top w:val="none" w:sz="0" w:space="0" w:color="auto"/>
        <w:left w:val="none" w:sz="0" w:space="0" w:color="auto"/>
        <w:bottom w:val="none" w:sz="0" w:space="0" w:color="auto"/>
        <w:right w:val="none" w:sz="0" w:space="0" w:color="auto"/>
      </w:divBdr>
    </w:div>
    <w:div w:id="258802648">
      <w:marLeft w:val="640"/>
      <w:marRight w:val="0"/>
      <w:marTop w:val="0"/>
      <w:marBottom w:val="0"/>
      <w:divBdr>
        <w:top w:val="none" w:sz="0" w:space="0" w:color="auto"/>
        <w:left w:val="none" w:sz="0" w:space="0" w:color="auto"/>
        <w:bottom w:val="none" w:sz="0" w:space="0" w:color="auto"/>
        <w:right w:val="none" w:sz="0" w:space="0" w:color="auto"/>
      </w:divBdr>
    </w:div>
    <w:div w:id="258803889">
      <w:marLeft w:val="640"/>
      <w:marRight w:val="0"/>
      <w:marTop w:val="0"/>
      <w:marBottom w:val="0"/>
      <w:divBdr>
        <w:top w:val="none" w:sz="0" w:space="0" w:color="auto"/>
        <w:left w:val="none" w:sz="0" w:space="0" w:color="auto"/>
        <w:bottom w:val="none" w:sz="0" w:space="0" w:color="auto"/>
        <w:right w:val="none" w:sz="0" w:space="0" w:color="auto"/>
      </w:divBdr>
    </w:div>
    <w:div w:id="258870961">
      <w:marLeft w:val="640"/>
      <w:marRight w:val="0"/>
      <w:marTop w:val="0"/>
      <w:marBottom w:val="0"/>
      <w:divBdr>
        <w:top w:val="none" w:sz="0" w:space="0" w:color="auto"/>
        <w:left w:val="none" w:sz="0" w:space="0" w:color="auto"/>
        <w:bottom w:val="none" w:sz="0" w:space="0" w:color="auto"/>
        <w:right w:val="none" w:sz="0" w:space="0" w:color="auto"/>
      </w:divBdr>
    </w:div>
    <w:div w:id="258873010">
      <w:marLeft w:val="640"/>
      <w:marRight w:val="0"/>
      <w:marTop w:val="0"/>
      <w:marBottom w:val="0"/>
      <w:divBdr>
        <w:top w:val="none" w:sz="0" w:space="0" w:color="auto"/>
        <w:left w:val="none" w:sz="0" w:space="0" w:color="auto"/>
        <w:bottom w:val="none" w:sz="0" w:space="0" w:color="auto"/>
        <w:right w:val="none" w:sz="0" w:space="0" w:color="auto"/>
      </w:divBdr>
    </w:div>
    <w:div w:id="259028076">
      <w:marLeft w:val="640"/>
      <w:marRight w:val="0"/>
      <w:marTop w:val="0"/>
      <w:marBottom w:val="0"/>
      <w:divBdr>
        <w:top w:val="none" w:sz="0" w:space="0" w:color="auto"/>
        <w:left w:val="none" w:sz="0" w:space="0" w:color="auto"/>
        <w:bottom w:val="none" w:sz="0" w:space="0" w:color="auto"/>
        <w:right w:val="none" w:sz="0" w:space="0" w:color="auto"/>
      </w:divBdr>
    </w:div>
    <w:div w:id="259072243">
      <w:marLeft w:val="640"/>
      <w:marRight w:val="0"/>
      <w:marTop w:val="0"/>
      <w:marBottom w:val="0"/>
      <w:divBdr>
        <w:top w:val="none" w:sz="0" w:space="0" w:color="auto"/>
        <w:left w:val="none" w:sz="0" w:space="0" w:color="auto"/>
        <w:bottom w:val="none" w:sz="0" w:space="0" w:color="auto"/>
        <w:right w:val="none" w:sz="0" w:space="0" w:color="auto"/>
      </w:divBdr>
    </w:div>
    <w:div w:id="259217926">
      <w:marLeft w:val="640"/>
      <w:marRight w:val="0"/>
      <w:marTop w:val="0"/>
      <w:marBottom w:val="0"/>
      <w:divBdr>
        <w:top w:val="none" w:sz="0" w:space="0" w:color="auto"/>
        <w:left w:val="none" w:sz="0" w:space="0" w:color="auto"/>
        <w:bottom w:val="none" w:sz="0" w:space="0" w:color="auto"/>
        <w:right w:val="none" w:sz="0" w:space="0" w:color="auto"/>
      </w:divBdr>
    </w:div>
    <w:div w:id="259260895">
      <w:marLeft w:val="640"/>
      <w:marRight w:val="0"/>
      <w:marTop w:val="0"/>
      <w:marBottom w:val="0"/>
      <w:divBdr>
        <w:top w:val="none" w:sz="0" w:space="0" w:color="auto"/>
        <w:left w:val="none" w:sz="0" w:space="0" w:color="auto"/>
        <w:bottom w:val="none" w:sz="0" w:space="0" w:color="auto"/>
        <w:right w:val="none" w:sz="0" w:space="0" w:color="auto"/>
      </w:divBdr>
    </w:div>
    <w:div w:id="259262365">
      <w:marLeft w:val="640"/>
      <w:marRight w:val="0"/>
      <w:marTop w:val="0"/>
      <w:marBottom w:val="0"/>
      <w:divBdr>
        <w:top w:val="none" w:sz="0" w:space="0" w:color="auto"/>
        <w:left w:val="none" w:sz="0" w:space="0" w:color="auto"/>
        <w:bottom w:val="none" w:sz="0" w:space="0" w:color="auto"/>
        <w:right w:val="none" w:sz="0" w:space="0" w:color="auto"/>
      </w:divBdr>
    </w:div>
    <w:div w:id="259263873">
      <w:marLeft w:val="640"/>
      <w:marRight w:val="0"/>
      <w:marTop w:val="0"/>
      <w:marBottom w:val="0"/>
      <w:divBdr>
        <w:top w:val="none" w:sz="0" w:space="0" w:color="auto"/>
        <w:left w:val="none" w:sz="0" w:space="0" w:color="auto"/>
        <w:bottom w:val="none" w:sz="0" w:space="0" w:color="auto"/>
        <w:right w:val="none" w:sz="0" w:space="0" w:color="auto"/>
      </w:divBdr>
    </w:div>
    <w:div w:id="259290605">
      <w:marLeft w:val="640"/>
      <w:marRight w:val="0"/>
      <w:marTop w:val="0"/>
      <w:marBottom w:val="0"/>
      <w:divBdr>
        <w:top w:val="none" w:sz="0" w:space="0" w:color="auto"/>
        <w:left w:val="none" w:sz="0" w:space="0" w:color="auto"/>
        <w:bottom w:val="none" w:sz="0" w:space="0" w:color="auto"/>
        <w:right w:val="none" w:sz="0" w:space="0" w:color="auto"/>
      </w:divBdr>
    </w:div>
    <w:div w:id="259291193">
      <w:marLeft w:val="640"/>
      <w:marRight w:val="0"/>
      <w:marTop w:val="0"/>
      <w:marBottom w:val="0"/>
      <w:divBdr>
        <w:top w:val="none" w:sz="0" w:space="0" w:color="auto"/>
        <w:left w:val="none" w:sz="0" w:space="0" w:color="auto"/>
        <w:bottom w:val="none" w:sz="0" w:space="0" w:color="auto"/>
        <w:right w:val="none" w:sz="0" w:space="0" w:color="auto"/>
      </w:divBdr>
    </w:div>
    <w:div w:id="259338858">
      <w:marLeft w:val="640"/>
      <w:marRight w:val="0"/>
      <w:marTop w:val="0"/>
      <w:marBottom w:val="0"/>
      <w:divBdr>
        <w:top w:val="none" w:sz="0" w:space="0" w:color="auto"/>
        <w:left w:val="none" w:sz="0" w:space="0" w:color="auto"/>
        <w:bottom w:val="none" w:sz="0" w:space="0" w:color="auto"/>
        <w:right w:val="none" w:sz="0" w:space="0" w:color="auto"/>
      </w:divBdr>
    </w:div>
    <w:div w:id="259341754">
      <w:marLeft w:val="640"/>
      <w:marRight w:val="0"/>
      <w:marTop w:val="0"/>
      <w:marBottom w:val="0"/>
      <w:divBdr>
        <w:top w:val="none" w:sz="0" w:space="0" w:color="auto"/>
        <w:left w:val="none" w:sz="0" w:space="0" w:color="auto"/>
        <w:bottom w:val="none" w:sz="0" w:space="0" w:color="auto"/>
        <w:right w:val="none" w:sz="0" w:space="0" w:color="auto"/>
      </w:divBdr>
    </w:div>
    <w:div w:id="259410425">
      <w:marLeft w:val="640"/>
      <w:marRight w:val="0"/>
      <w:marTop w:val="0"/>
      <w:marBottom w:val="0"/>
      <w:divBdr>
        <w:top w:val="none" w:sz="0" w:space="0" w:color="auto"/>
        <w:left w:val="none" w:sz="0" w:space="0" w:color="auto"/>
        <w:bottom w:val="none" w:sz="0" w:space="0" w:color="auto"/>
        <w:right w:val="none" w:sz="0" w:space="0" w:color="auto"/>
      </w:divBdr>
    </w:div>
    <w:div w:id="259532546">
      <w:marLeft w:val="640"/>
      <w:marRight w:val="0"/>
      <w:marTop w:val="0"/>
      <w:marBottom w:val="0"/>
      <w:divBdr>
        <w:top w:val="none" w:sz="0" w:space="0" w:color="auto"/>
        <w:left w:val="none" w:sz="0" w:space="0" w:color="auto"/>
        <w:bottom w:val="none" w:sz="0" w:space="0" w:color="auto"/>
        <w:right w:val="none" w:sz="0" w:space="0" w:color="auto"/>
      </w:divBdr>
    </w:div>
    <w:div w:id="259533220">
      <w:marLeft w:val="640"/>
      <w:marRight w:val="0"/>
      <w:marTop w:val="0"/>
      <w:marBottom w:val="0"/>
      <w:divBdr>
        <w:top w:val="none" w:sz="0" w:space="0" w:color="auto"/>
        <w:left w:val="none" w:sz="0" w:space="0" w:color="auto"/>
        <w:bottom w:val="none" w:sz="0" w:space="0" w:color="auto"/>
        <w:right w:val="none" w:sz="0" w:space="0" w:color="auto"/>
      </w:divBdr>
    </w:div>
    <w:div w:id="259685861">
      <w:marLeft w:val="640"/>
      <w:marRight w:val="0"/>
      <w:marTop w:val="0"/>
      <w:marBottom w:val="0"/>
      <w:divBdr>
        <w:top w:val="none" w:sz="0" w:space="0" w:color="auto"/>
        <w:left w:val="none" w:sz="0" w:space="0" w:color="auto"/>
        <w:bottom w:val="none" w:sz="0" w:space="0" w:color="auto"/>
        <w:right w:val="none" w:sz="0" w:space="0" w:color="auto"/>
      </w:divBdr>
    </w:div>
    <w:div w:id="259794998">
      <w:marLeft w:val="640"/>
      <w:marRight w:val="0"/>
      <w:marTop w:val="0"/>
      <w:marBottom w:val="0"/>
      <w:divBdr>
        <w:top w:val="none" w:sz="0" w:space="0" w:color="auto"/>
        <w:left w:val="none" w:sz="0" w:space="0" w:color="auto"/>
        <w:bottom w:val="none" w:sz="0" w:space="0" w:color="auto"/>
        <w:right w:val="none" w:sz="0" w:space="0" w:color="auto"/>
      </w:divBdr>
    </w:div>
    <w:div w:id="259872330">
      <w:marLeft w:val="640"/>
      <w:marRight w:val="0"/>
      <w:marTop w:val="0"/>
      <w:marBottom w:val="0"/>
      <w:divBdr>
        <w:top w:val="none" w:sz="0" w:space="0" w:color="auto"/>
        <w:left w:val="none" w:sz="0" w:space="0" w:color="auto"/>
        <w:bottom w:val="none" w:sz="0" w:space="0" w:color="auto"/>
        <w:right w:val="none" w:sz="0" w:space="0" w:color="auto"/>
      </w:divBdr>
    </w:div>
    <w:div w:id="259875853">
      <w:marLeft w:val="640"/>
      <w:marRight w:val="0"/>
      <w:marTop w:val="0"/>
      <w:marBottom w:val="0"/>
      <w:divBdr>
        <w:top w:val="none" w:sz="0" w:space="0" w:color="auto"/>
        <w:left w:val="none" w:sz="0" w:space="0" w:color="auto"/>
        <w:bottom w:val="none" w:sz="0" w:space="0" w:color="auto"/>
        <w:right w:val="none" w:sz="0" w:space="0" w:color="auto"/>
      </w:divBdr>
    </w:div>
    <w:div w:id="259875883">
      <w:marLeft w:val="640"/>
      <w:marRight w:val="0"/>
      <w:marTop w:val="0"/>
      <w:marBottom w:val="0"/>
      <w:divBdr>
        <w:top w:val="none" w:sz="0" w:space="0" w:color="auto"/>
        <w:left w:val="none" w:sz="0" w:space="0" w:color="auto"/>
        <w:bottom w:val="none" w:sz="0" w:space="0" w:color="auto"/>
        <w:right w:val="none" w:sz="0" w:space="0" w:color="auto"/>
      </w:divBdr>
    </w:div>
    <w:div w:id="259877753">
      <w:marLeft w:val="640"/>
      <w:marRight w:val="0"/>
      <w:marTop w:val="0"/>
      <w:marBottom w:val="0"/>
      <w:divBdr>
        <w:top w:val="none" w:sz="0" w:space="0" w:color="auto"/>
        <w:left w:val="none" w:sz="0" w:space="0" w:color="auto"/>
        <w:bottom w:val="none" w:sz="0" w:space="0" w:color="auto"/>
        <w:right w:val="none" w:sz="0" w:space="0" w:color="auto"/>
      </w:divBdr>
    </w:div>
    <w:div w:id="259920589">
      <w:marLeft w:val="640"/>
      <w:marRight w:val="0"/>
      <w:marTop w:val="0"/>
      <w:marBottom w:val="0"/>
      <w:divBdr>
        <w:top w:val="none" w:sz="0" w:space="0" w:color="auto"/>
        <w:left w:val="none" w:sz="0" w:space="0" w:color="auto"/>
        <w:bottom w:val="none" w:sz="0" w:space="0" w:color="auto"/>
        <w:right w:val="none" w:sz="0" w:space="0" w:color="auto"/>
      </w:divBdr>
    </w:div>
    <w:div w:id="259991766">
      <w:marLeft w:val="640"/>
      <w:marRight w:val="0"/>
      <w:marTop w:val="0"/>
      <w:marBottom w:val="0"/>
      <w:divBdr>
        <w:top w:val="none" w:sz="0" w:space="0" w:color="auto"/>
        <w:left w:val="none" w:sz="0" w:space="0" w:color="auto"/>
        <w:bottom w:val="none" w:sz="0" w:space="0" w:color="auto"/>
        <w:right w:val="none" w:sz="0" w:space="0" w:color="auto"/>
      </w:divBdr>
    </w:div>
    <w:div w:id="259994246">
      <w:marLeft w:val="640"/>
      <w:marRight w:val="0"/>
      <w:marTop w:val="0"/>
      <w:marBottom w:val="0"/>
      <w:divBdr>
        <w:top w:val="none" w:sz="0" w:space="0" w:color="auto"/>
        <w:left w:val="none" w:sz="0" w:space="0" w:color="auto"/>
        <w:bottom w:val="none" w:sz="0" w:space="0" w:color="auto"/>
        <w:right w:val="none" w:sz="0" w:space="0" w:color="auto"/>
      </w:divBdr>
    </w:div>
    <w:div w:id="259995921">
      <w:marLeft w:val="640"/>
      <w:marRight w:val="0"/>
      <w:marTop w:val="0"/>
      <w:marBottom w:val="0"/>
      <w:divBdr>
        <w:top w:val="none" w:sz="0" w:space="0" w:color="auto"/>
        <w:left w:val="none" w:sz="0" w:space="0" w:color="auto"/>
        <w:bottom w:val="none" w:sz="0" w:space="0" w:color="auto"/>
        <w:right w:val="none" w:sz="0" w:space="0" w:color="auto"/>
      </w:divBdr>
    </w:div>
    <w:div w:id="259997013">
      <w:marLeft w:val="640"/>
      <w:marRight w:val="0"/>
      <w:marTop w:val="0"/>
      <w:marBottom w:val="0"/>
      <w:divBdr>
        <w:top w:val="none" w:sz="0" w:space="0" w:color="auto"/>
        <w:left w:val="none" w:sz="0" w:space="0" w:color="auto"/>
        <w:bottom w:val="none" w:sz="0" w:space="0" w:color="auto"/>
        <w:right w:val="none" w:sz="0" w:space="0" w:color="auto"/>
      </w:divBdr>
    </w:div>
    <w:div w:id="260073113">
      <w:marLeft w:val="640"/>
      <w:marRight w:val="0"/>
      <w:marTop w:val="0"/>
      <w:marBottom w:val="0"/>
      <w:divBdr>
        <w:top w:val="none" w:sz="0" w:space="0" w:color="auto"/>
        <w:left w:val="none" w:sz="0" w:space="0" w:color="auto"/>
        <w:bottom w:val="none" w:sz="0" w:space="0" w:color="auto"/>
        <w:right w:val="none" w:sz="0" w:space="0" w:color="auto"/>
      </w:divBdr>
    </w:div>
    <w:div w:id="260113147">
      <w:marLeft w:val="640"/>
      <w:marRight w:val="0"/>
      <w:marTop w:val="0"/>
      <w:marBottom w:val="0"/>
      <w:divBdr>
        <w:top w:val="none" w:sz="0" w:space="0" w:color="auto"/>
        <w:left w:val="none" w:sz="0" w:space="0" w:color="auto"/>
        <w:bottom w:val="none" w:sz="0" w:space="0" w:color="auto"/>
        <w:right w:val="none" w:sz="0" w:space="0" w:color="auto"/>
      </w:divBdr>
    </w:div>
    <w:div w:id="260115574">
      <w:marLeft w:val="640"/>
      <w:marRight w:val="0"/>
      <w:marTop w:val="0"/>
      <w:marBottom w:val="0"/>
      <w:divBdr>
        <w:top w:val="none" w:sz="0" w:space="0" w:color="auto"/>
        <w:left w:val="none" w:sz="0" w:space="0" w:color="auto"/>
        <w:bottom w:val="none" w:sz="0" w:space="0" w:color="auto"/>
        <w:right w:val="none" w:sz="0" w:space="0" w:color="auto"/>
      </w:divBdr>
    </w:div>
    <w:div w:id="260140966">
      <w:marLeft w:val="640"/>
      <w:marRight w:val="0"/>
      <w:marTop w:val="0"/>
      <w:marBottom w:val="0"/>
      <w:divBdr>
        <w:top w:val="none" w:sz="0" w:space="0" w:color="auto"/>
        <w:left w:val="none" w:sz="0" w:space="0" w:color="auto"/>
        <w:bottom w:val="none" w:sz="0" w:space="0" w:color="auto"/>
        <w:right w:val="none" w:sz="0" w:space="0" w:color="auto"/>
      </w:divBdr>
    </w:div>
    <w:div w:id="260187971">
      <w:marLeft w:val="640"/>
      <w:marRight w:val="0"/>
      <w:marTop w:val="0"/>
      <w:marBottom w:val="0"/>
      <w:divBdr>
        <w:top w:val="none" w:sz="0" w:space="0" w:color="auto"/>
        <w:left w:val="none" w:sz="0" w:space="0" w:color="auto"/>
        <w:bottom w:val="none" w:sz="0" w:space="0" w:color="auto"/>
        <w:right w:val="none" w:sz="0" w:space="0" w:color="auto"/>
      </w:divBdr>
    </w:div>
    <w:div w:id="260264216">
      <w:marLeft w:val="640"/>
      <w:marRight w:val="0"/>
      <w:marTop w:val="0"/>
      <w:marBottom w:val="0"/>
      <w:divBdr>
        <w:top w:val="none" w:sz="0" w:space="0" w:color="auto"/>
        <w:left w:val="none" w:sz="0" w:space="0" w:color="auto"/>
        <w:bottom w:val="none" w:sz="0" w:space="0" w:color="auto"/>
        <w:right w:val="none" w:sz="0" w:space="0" w:color="auto"/>
      </w:divBdr>
    </w:div>
    <w:div w:id="260453140">
      <w:marLeft w:val="640"/>
      <w:marRight w:val="0"/>
      <w:marTop w:val="0"/>
      <w:marBottom w:val="0"/>
      <w:divBdr>
        <w:top w:val="none" w:sz="0" w:space="0" w:color="auto"/>
        <w:left w:val="none" w:sz="0" w:space="0" w:color="auto"/>
        <w:bottom w:val="none" w:sz="0" w:space="0" w:color="auto"/>
        <w:right w:val="none" w:sz="0" w:space="0" w:color="auto"/>
      </w:divBdr>
    </w:div>
    <w:div w:id="260455609">
      <w:marLeft w:val="640"/>
      <w:marRight w:val="0"/>
      <w:marTop w:val="0"/>
      <w:marBottom w:val="0"/>
      <w:divBdr>
        <w:top w:val="none" w:sz="0" w:space="0" w:color="auto"/>
        <w:left w:val="none" w:sz="0" w:space="0" w:color="auto"/>
        <w:bottom w:val="none" w:sz="0" w:space="0" w:color="auto"/>
        <w:right w:val="none" w:sz="0" w:space="0" w:color="auto"/>
      </w:divBdr>
    </w:div>
    <w:div w:id="260456742">
      <w:marLeft w:val="640"/>
      <w:marRight w:val="0"/>
      <w:marTop w:val="0"/>
      <w:marBottom w:val="0"/>
      <w:divBdr>
        <w:top w:val="none" w:sz="0" w:space="0" w:color="auto"/>
        <w:left w:val="none" w:sz="0" w:space="0" w:color="auto"/>
        <w:bottom w:val="none" w:sz="0" w:space="0" w:color="auto"/>
        <w:right w:val="none" w:sz="0" w:space="0" w:color="auto"/>
      </w:divBdr>
    </w:div>
    <w:div w:id="260457478">
      <w:marLeft w:val="640"/>
      <w:marRight w:val="0"/>
      <w:marTop w:val="0"/>
      <w:marBottom w:val="0"/>
      <w:divBdr>
        <w:top w:val="none" w:sz="0" w:space="0" w:color="auto"/>
        <w:left w:val="none" w:sz="0" w:space="0" w:color="auto"/>
        <w:bottom w:val="none" w:sz="0" w:space="0" w:color="auto"/>
        <w:right w:val="none" w:sz="0" w:space="0" w:color="auto"/>
      </w:divBdr>
    </w:div>
    <w:div w:id="260572418">
      <w:marLeft w:val="640"/>
      <w:marRight w:val="0"/>
      <w:marTop w:val="0"/>
      <w:marBottom w:val="0"/>
      <w:divBdr>
        <w:top w:val="none" w:sz="0" w:space="0" w:color="auto"/>
        <w:left w:val="none" w:sz="0" w:space="0" w:color="auto"/>
        <w:bottom w:val="none" w:sz="0" w:space="0" w:color="auto"/>
        <w:right w:val="none" w:sz="0" w:space="0" w:color="auto"/>
      </w:divBdr>
    </w:div>
    <w:div w:id="260574328">
      <w:marLeft w:val="640"/>
      <w:marRight w:val="0"/>
      <w:marTop w:val="0"/>
      <w:marBottom w:val="0"/>
      <w:divBdr>
        <w:top w:val="none" w:sz="0" w:space="0" w:color="auto"/>
        <w:left w:val="none" w:sz="0" w:space="0" w:color="auto"/>
        <w:bottom w:val="none" w:sz="0" w:space="0" w:color="auto"/>
        <w:right w:val="none" w:sz="0" w:space="0" w:color="auto"/>
      </w:divBdr>
    </w:div>
    <w:div w:id="260767915">
      <w:marLeft w:val="640"/>
      <w:marRight w:val="0"/>
      <w:marTop w:val="0"/>
      <w:marBottom w:val="0"/>
      <w:divBdr>
        <w:top w:val="none" w:sz="0" w:space="0" w:color="auto"/>
        <w:left w:val="none" w:sz="0" w:space="0" w:color="auto"/>
        <w:bottom w:val="none" w:sz="0" w:space="0" w:color="auto"/>
        <w:right w:val="none" w:sz="0" w:space="0" w:color="auto"/>
      </w:divBdr>
    </w:div>
    <w:div w:id="260795248">
      <w:marLeft w:val="640"/>
      <w:marRight w:val="0"/>
      <w:marTop w:val="0"/>
      <w:marBottom w:val="0"/>
      <w:divBdr>
        <w:top w:val="none" w:sz="0" w:space="0" w:color="auto"/>
        <w:left w:val="none" w:sz="0" w:space="0" w:color="auto"/>
        <w:bottom w:val="none" w:sz="0" w:space="0" w:color="auto"/>
        <w:right w:val="none" w:sz="0" w:space="0" w:color="auto"/>
      </w:divBdr>
    </w:div>
    <w:div w:id="260837815">
      <w:marLeft w:val="640"/>
      <w:marRight w:val="0"/>
      <w:marTop w:val="0"/>
      <w:marBottom w:val="0"/>
      <w:divBdr>
        <w:top w:val="none" w:sz="0" w:space="0" w:color="auto"/>
        <w:left w:val="none" w:sz="0" w:space="0" w:color="auto"/>
        <w:bottom w:val="none" w:sz="0" w:space="0" w:color="auto"/>
        <w:right w:val="none" w:sz="0" w:space="0" w:color="auto"/>
      </w:divBdr>
    </w:div>
    <w:div w:id="260915398">
      <w:marLeft w:val="640"/>
      <w:marRight w:val="0"/>
      <w:marTop w:val="0"/>
      <w:marBottom w:val="0"/>
      <w:divBdr>
        <w:top w:val="none" w:sz="0" w:space="0" w:color="auto"/>
        <w:left w:val="none" w:sz="0" w:space="0" w:color="auto"/>
        <w:bottom w:val="none" w:sz="0" w:space="0" w:color="auto"/>
        <w:right w:val="none" w:sz="0" w:space="0" w:color="auto"/>
      </w:divBdr>
    </w:div>
    <w:div w:id="260993604">
      <w:marLeft w:val="640"/>
      <w:marRight w:val="0"/>
      <w:marTop w:val="0"/>
      <w:marBottom w:val="0"/>
      <w:divBdr>
        <w:top w:val="none" w:sz="0" w:space="0" w:color="auto"/>
        <w:left w:val="none" w:sz="0" w:space="0" w:color="auto"/>
        <w:bottom w:val="none" w:sz="0" w:space="0" w:color="auto"/>
        <w:right w:val="none" w:sz="0" w:space="0" w:color="auto"/>
      </w:divBdr>
    </w:div>
    <w:div w:id="261038415">
      <w:marLeft w:val="640"/>
      <w:marRight w:val="0"/>
      <w:marTop w:val="0"/>
      <w:marBottom w:val="0"/>
      <w:divBdr>
        <w:top w:val="none" w:sz="0" w:space="0" w:color="auto"/>
        <w:left w:val="none" w:sz="0" w:space="0" w:color="auto"/>
        <w:bottom w:val="none" w:sz="0" w:space="0" w:color="auto"/>
        <w:right w:val="none" w:sz="0" w:space="0" w:color="auto"/>
      </w:divBdr>
    </w:div>
    <w:div w:id="261106052">
      <w:marLeft w:val="640"/>
      <w:marRight w:val="0"/>
      <w:marTop w:val="0"/>
      <w:marBottom w:val="0"/>
      <w:divBdr>
        <w:top w:val="none" w:sz="0" w:space="0" w:color="auto"/>
        <w:left w:val="none" w:sz="0" w:space="0" w:color="auto"/>
        <w:bottom w:val="none" w:sz="0" w:space="0" w:color="auto"/>
        <w:right w:val="none" w:sz="0" w:space="0" w:color="auto"/>
      </w:divBdr>
    </w:div>
    <w:div w:id="261111213">
      <w:marLeft w:val="640"/>
      <w:marRight w:val="0"/>
      <w:marTop w:val="0"/>
      <w:marBottom w:val="0"/>
      <w:divBdr>
        <w:top w:val="none" w:sz="0" w:space="0" w:color="auto"/>
        <w:left w:val="none" w:sz="0" w:space="0" w:color="auto"/>
        <w:bottom w:val="none" w:sz="0" w:space="0" w:color="auto"/>
        <w:right w:val="none" w:sz="0" w:space="0" w:color="auto"/>
      </w:divBdr>
    </w:div>
    <w:div w:id="261114582">
      <w:marLeft w:val="640"/>
      <w:marRight w:val="0"/>
      <w:marTop w:val="0"/>
      <w:marBottom w:val="0"/>
      <w:divBdr>
        <w:top w:val="none" w:sz="0" w:space="0" w:color="auto"/>
        <w:left w:val="none" w:sz="0" w:space="0" w:color="auto"/>
        <w:bottom w:val="none" w:sz="0" w:space="0" w:color="auto"/>
        <w:right w:val="none" w:sz="0" w:space="0" w:color="auto"/>
      </w:divBdr>
    </w:div>
    <w:div w:id="261187212">
      <w:marLeft w:val="640"/>
      <w:marRight w:val="0"/>
      <w:marTop w:val="0"/>
      <w:marBottom w:val="0"/>
      <w:divBdr>
        <w:top w:val="none" w:sz="0" w:space="0" w:color="auto"/>
        <w:left w:val="none" w:sz="0" w:space="0" w:color="auto"/>
        <w:bottom w:val="none" w:sz="0" w:space="0" w:color="auto"/>
        <w:right w:val="none" w:sz="0" w:space="0" w:color="auto"/>
      </w:divBdr>
    </w:div>
    <w:div w:id="261379481">
      <w:marLeft w:val="640"/>
      <w:marRight w:val="0"/>
      <w:marTop w:val="0"/>
      <w:marBottom w:val="0"/>
      <w:divBdr>
        <w:top w:val="none" w:sz="0" w:space="0" w:color="auto"/>
        <w:left w:val="none" w:sz="0" w:space="0" w:color="auto"/>
        <w:bottom w:val="none" w:sz="0" w:space="0" w:color="auto"/>
        <w:right w:val="none" w:sz="0" w:space="0" w:color="auto"/>
      </w:divBdr>
    </w:div>
    <w:div w:id="261425128">
      <w:marLeft w:val="640"/>
      <w:marRight w:val="0"/>
      <w:marTop w:val="0"/>
      <w:marBottom w:val="0"/>
      <w:divBdr>
        <w:top w:val="none" w:sz="0" w:space="0" w:color="auto"/>
        <w:left w:val="none" w:sz="0" w:space="0" w:color="auto"/>
        <w:bottom w:val="none" w:sz="0" w:space="0" w:color="auto"/>
        <w:right w:val="none" w:sz="0" w:space="0" w:color="auto"/>
      </w:divBdr>
    </w:div>
    <w:div w:id="261452858">
      <w:marLeft w:val="640"/>
      <w:marRight w:val="0"/>
      <w:marTop w:val="0"/>
      <w:marBottom w:val="0"/>
      <w:divBdr>
        <w:top w:val="none" w:sz="0" w:space="0" w:color="auto"/>
        <w:left w:val="none" w:sz="0" w:space="0" w:color="auto"/>
        <w:bottom w:val="none" w:sz="0" w:space="0" w:color="auto"/>
        <w:right w:val="none" w:sz="0" w:space="0" w:color="auto"/>
      </w:divBdr>
    </w:div>
    <w:div w:id="261452945">
      <w:marLeft w:val="640"/>
      <w:marRight w:val="0"/>
      <w:marTop w:val="0"/>
      <w:marBottom w:val="0"/>
      <w:divBdr>
        <w:top w:val="none" w:sz="0" w:space="0" w:color="auto"/>
        <w:left w:val="none" w:sz="0" w:space="0" w:color="auto"/>
        <w:bottom w:val="none" w:sz="0" w:space="0" w:color="auto"/>
        <w:right w:val="none" w:sz="0" w:space="0" w:color="auto"/>
      </w:divBdr>
    </w:div>
    <w:div w:id="261500158">
      <w:marLeft w:val="640"/>
      <w:marRight w:val="0"/>
      <w:marTop w:val="0"/>
      <w:marBottom w:val="0"/>
      <w:divBdr>
        <w:top w:val="none" w:sz="0" w:space="0" w:color="auto"/>
        <w:left w:val="none" w:sz="0" w:space="0" w:color="auto"/>
        <w:bottom w:val="none" w:sz="0" w:space="0" w:color="auto"/>
        <w:right w:val="none" w:sz="0" w:space="0" w:color="auto"/>
      </w:divBdr>
    </w:div>
    <w:div w:id="261576679">
      <w:marLeft w:val="640"/>
      <w:marRight w:val="0"/>
      <w:marTop w:val="0"/>
      <w:marBottom w:val="0"/>
      <w:divBdr>
        <w:top w:val="none" w:sz="0" w:space="0" w:color="auto"/>
        <w:left w:val="none" w:sz="0" w:space="0" w:color="auto"/>
        <w:bottom w:val="none" w:sz="0" w:space="0" w:color="auto"/>
        <w:right w:val="none" w:sz="0" w:space="0" w:color="auto"/>
      </w:divBdr>
    </w:div>
    <w:div w:id="261693224">
      <w:marLeft w:val="640"/>
      <w:marRight w:val="0"/>
      <w:marTop w:val="0"/>
      <w:marBottom w:val="0"/>
      <w:divBdr>
        <w:top w:val="none" w:sz="0" w:space="0" w:color="auto"/>
        <w:left w:val="none" w:sz="0" w:space="0" w:color="auto"/>
        <w:bottom w:val="none" w:sz="0" w:space="0" w:color="auto"/>
        <w:right w:val="none" w:sz="0" w:space="0" w:color="auto"/>
      </w:divBdr>
    </w:div>
    <w:div w:id="261762545">
      <w:marLeft w:val="640"/>
      <w:marRight w:val="0"/>
      <w:marTop w:val="0"/>
      <w:marBottom w:val="0"/>
      <w:divBdr>
        <w:top w:val="none" w:sz="0" w:space="0" w:color="auto"/>
        <w:left w:val="none" w:sz="0" w:space="0" w:color="auto"/>
        <w:bottom w:val="none" w:sz="0" w:space="0" w:color="auto"/>
        <w:right w:val="none" w:sz="0" w:space="0" w:color="auto"/>
      </w:divBdr>
    </w:div>
    <w:div w:id="261763414">
      <w:marLeft w:val="640"/>
      <w:marRight w:val="0"/>
      <w:marTop w:val="0"/>
      <w:marBottom w:val="0"/>
      <w:divBdr>
        <w:top w:val="none" w:sz="0" w:space="0" w:color="auto"/>
        <w:left w:val="none" w:sz="0" w:space="0" w:color="auto"/>
        <w:bottom w:val="none" w:sz="0" w:space="0" w:color="auto"/>
        <w:right w:val="none" w:sz="0" w:space="0" w:color="auto"/>
      </w:divBdr>
    </w:div>
    <w:div w:id="261766239">
      <w:marLeft w:val="640"/>
      <w:marRight w:val="0"/>
      <w:marTop w:val="0"/>
      <w:marBottom w:val="0"/>
      <w:divBdr>
        <w:top w:val="none" w:sz="0" w:space="0" w:color="auto"/>
        <w:left w:val="none" w:sz="0" w:space="0" w:color="auto"/>
        <w:bottom w:val="none" w:sz="0" w:space="0" w:color="auto"/>
        <w:right w:val="none" w:sz="0" w:space="0" w:color="auto"/>
      </w:divBdr>
    </w:div>
    <w:div w:id="261841326">
      <w:marLeft w:val="640"/>
      <w:marRight w:val="0"/>
      <w:marTop w:val="0"/>
      <w:marBottom w:val="0"/>
      <w:divBdr>
        <w:top w:val="none" w:sz="0" w:space="0" w:color="auto"/>
        <w:left w:val="none" w:sz="0" w:space="0" w:color="auto"/>
        <w:bottom w:val="none" w:sz="0" w:space="0" w:color="auto"/>
        <w:right w:val="none" w:sz="0" w:space="0" w:color="auto"/>
      </w:divBdr>
    </w:div>
    <w:div w:id="261843782">
      <w:marLeft w:val="640"/>
      <w:marRight w:val="0"/>
      <w:marTop w:val="0"/>
      <w:marBottom w:val="0"/>
      <w:divBdr>
        <w:top w:val="none" w:sz="0" w:space="0" w:color="auto"/>
        <w:left w:val="none" w:sz="0" w:space="0" w:color="auto"/>
        <w:bottom w:val="none" w:sz="0" w:space="0" w:color="auto"/>
        <w:right w:val="none" w:sz="0" w:space="0" w:color="auto"/>
      </w:divBdr>
    </w:div>
    <w:div w:id="261954076">
      <w:marLeft w:val="640"/>
      <w:marRight w:val="0"/>
      <w:marTop w:val="0"/>
      <w:marBottom w:val="0"/>
      <w:divBdr>
        <w:top w:val="none" w:sz="0" w:space="0" w:color="auto"/>
        <w:left w:val="none" w:sz="0" w:space="0" w:color="auto"/>
        <w:bottom w:val="none" w:sz="0" w:space="0" w:color="auto"/>
        <w:right w:val="none" w:sz="0" w:space="0" w:color="auto"/>
      </w:divBdr>
    </w:div>
    <w:div w:id="262036561">
      <w:marLeft w:val="640"/>
      <w:marRight w:val="0"/>
      <w:marTop w:val="0"/>
      <w:marBottom w:val="0"/>
      <w:divBdr>
        <w:top w:val="none" w:sz="0" w:space="0" w:color="auto"/>
        <w:left w:val="none" w:sz="0" w:space="0" w:color="auto"/>
        <w:bottom w:val="none" w:sz="0" w:space="0" w:color="auto"/>
        <w:right w:val="none" w:sz="0" w:space="0" w:color="auto"/>
      </w:divBdr>
    </w:div>
    <w:div w:id="262106550">
      <w:marLeft w:val="640"/>
      <w:marRight w:val="0"/>
      <w:marTop w:val="0"/>
      <w:marBottom w:val="0"/>
      <w:divBdr>
        <w:top w:val="none" w:sz="0" w:space="0" w:color="auto"/>
        <w:left w:val="none" w:sz="0" w:space="0" w:color="auto"/>
        <w:bottom w:val="none" w:sz="0" w:space="0" w:color="auto"/>
        <w:right w:val="none" w:sz="0" w:space="0" w:color="auto"/>
      </w:divBdr>
    </w:div>
    <w:div w:id="262223725">
      <w:marLeft w:val="640"/>
      <w:marRight w:val="0"/>
      <w:marTop w:val="0"/>
      <w:marBottom w:val="0"/>
      <w:divBdr>
        <w:top w:val="none" w:sz="0" w:space="0" w:color="auto"/>
        <w:left w:val="none" w:sz="0" w:space="0" w:color="auto"/>
        <w:bottom w:val="none" w:sz="0" w:space="0" w:color="auto"/>
        <w:right w:val="none" w:sz="0" w:space="0" w:color="auto"/>
      </w:divBdr>
    </w:div>
    <w:div w:id="262227619">
      <w:marLeft w:val="640"/>
      <w:marRight w:val="0"/>
      <w:marTop w:val="0"/>
      <w:marBottom w:val="0"/>
      <w:divBdr>
        <w:top w:val="none" w:sz="0" w:space="0" w:color="auto"/>
        <w:left w:val="none" w:sz="0" w:space="0" w:color="auto"/>
        <w:bottom w:val="none" w:sz="0" w:space="0" w:color="auto"/>
        <w:right w:val="none" w:sz="0" w:space="0" w:color="auto"/>
      </w:divBdr>
    </w:div>
    <w:div w:id="262341825">
      <w:marLeft w:val="640"/>
      <w:marRight w:val="0"/>
      <w:marTop w:val="0"/>
      <w:marBottom w:val="0"/>
      <w:divBdr>
        <w:top w:val="none" w:sz="0" w:space="0" w:color="auto"/>
        <w:left w:val="none" w:sz="0" w:space="0" w:color="auto"/>
        <w:bottom w:val="none" w:sz="0" w:space="0" w:color="auto"/>
        <w:right w:val="none" w:sz="0" w:space="0" w:color="auto"/>
      </w:divBdr>
    </w:div>
    <w:div w:id="262425344">
      <w:marLeft w:val="640"/>
      <w:marRight w:val="0"/>
      <w:marTop w:val="0"/>
      <w:marBottom w:val="0"/>
      <w:divBdr>
        <w:top w:val="none" w:sz="0" w:space="0" w:color="auto"/>
        <w:left w:val="none" w:sz="0" w:space="0" w:color="auto"/>
        <w:bottom w:val="none" w:sz="0" w:space="0" w:color="auto"/>
        <w:right w:val="none" w:sz="0" w:space="0" w:color="auto"/>
      </w:divBdr>
    </w:div>
    <w:div w:id="262494262">
      <w:marLeft w:val="640"/>
      <w:marRight w:val="0"/>
      <w:marTop w:val="0"/>
      <w:marBottom w:val="0"/>
      <w:divBdr>
        <w:top w:val="none" w:sz="0" w:space="0" w:color="auto"/>
        <w:left w:val="none" w:sz="0" w:space="0" w:color="auto"/>
        <w:bottom w:val="none" w:sz="0" w:space="0" w:color="auto"/>
        <w:right w:val="none" w:sz="0" w:space="0" w:color="auto"/>
      </w:divBdr>
    </w:div>
    <w:div w:id="262499451">
      <w:marLeft w:val="640"/>
      <w:marRight w:val="0"/>
      <w:marTop w:val="0"/>
      <w:marBottom w:val="0"/>
      <w:divBdr>
        <w:top w:val="none" w:sz="0" w:space="0" w:color="auto"/>
        <w:left w:val="none" w:sz="0" w:space="0" w:color="auto"/>
        <w:bottom w:val="none" w:sz="0" w:space="0" w:color="auto"/>
        <w:right w:val="none" w:sz="0" w:space="0" w:color="auto"/>
      </w:divBdr>
    </w:div>
    <w:div w:id="262615579">
      <w:marLeft w:val="640"/>
      <w:marRight w:val="0"/>
      <w:marTop w:val="0"/>
      <w:marBottom w:val="0"/>
      <w:divBdr>
        <w:top w:val="none" w:sz="0" w:space="0" w:color="auto"/>
        <w:left w:val="none" w:sz="0" w:space="0" w:color="auto"/>
        <w:bottom w:val="none" w:sz="0" w:space="0" w:color="auto"/>
        <w:right w:val="none" w:sz="0" w:space="0" w:color="auto"/>
      </w:divBdr>
    </w:div>
    <w:div w:id="262691721">
      <w:marLeft w:val="640"/>
      <w:marRight w:val="0"/>
      <w:marTop w:val="0"/>
      <w:marBottom w:val="0"/>
      <w:divBdr>
        <w:top w:val="none" w:sz="0" w:space="0" w:color="auto"/>
        <w:left w:val="none" w:sz="0" w:space="0" w:color="auto"/>
        <w:bottom w:val="none" w:sz="0" w:space="0" w:color="auto"/>
        <w:right w:val="none" w:sz="0" w:space="0" w:color="auto"/>
      </w:divBdr>
    </w:div>
    <w:div w:id="262736491">
      <w:marLeft w:val="640"/>
      <w:marRight w:val="0"/>
      <w:marTop w:val="0"/>
      <w:marBottom w:val="0"/>
      <w:divBdr>
        <w:top w:val="none" w:sz="0" w:space="0" w:color="auto"/>
        <w:left w:val="none" w:sz="0" w:space="0" w:color="auto"/>
        <w:bottom w:val="none" w:sz="0" w:space="0" w:color="auto"/>
        <w:right w:val="none" w:sz="0" w:space="0" w:color="auto"/>
      </w:divBdr>
    </w:div>
    <w:div w:id="262802850">
      <w:marLeft w:val="640"/>
      <w:marRight w:val="0"/>
      <w:marTop w:val="0"/>
      <w:marBottom w:val="0"/>
      <w:divBdr>
        <w:top w:val="none" w:sz="0" w:space="0" w:color="auto"/>
        <w:left w:val="none" w:sz="0" w:space="0" w:color="auto"/>
        <w:bottom w:val="none" w:sz="0" w:space="0" w:color="auto"/>
        <w:right w:val="none" w:sz="0" w:space="0" w:color="auto"/>
      </w:divBdr>
    </w:div>
    <w:div w:id="262809845">
      <w:marLeft w:val="640"/>
      <w:marRight w:val="0"/>
      <w:marTop w:val="0"/>
      <w:marBottom w:val="0"/>
      <w:divBdr>
        <w:top w:val="none" w:sz="0" w:space="0" w:color="auto"/>
        <w:left w:val="none" w:sz="0" w:space="0" w:color="auto"/>
        <w:bottom w:val="none" w:sz="0" w:space="0" w:color="auto"/>
        <w:right w:val="none" w:sz="0" w:space="0" w:color="auto"/>
      </w:divBdr>
    </w:div>
    <w:div w:id="262958528">
      <w:marLeft w:val="640"/>
      <w:marRight w:val="0"/>
      <w:marTop w:val="0"/>
      <w:marBottom w:val="0"/>
      <w:divBdr>
        <w:top w:val="none" w:sz="0" w:space="0" w:color="auto"/>
        <w:left w:val="none" w:sz="0" w:space="0" w:color="auto"/>
        <w:bottom w:val="none" w:sz="0" w:space="0" w:color="auto"/>
        <w:right w:val="none" w:sz="0" w:space="0" w:color="auto"/>
      </w:divBdr>
    </w:div>
    <w:div w:id="263197379">
      <w:marLeft w:val="640"/>
      <w:marRight w:val="0"/>
      <w:marTop w:val="0"/>
      <w:marBottom w:val="0"/>
      <w:divBdr>
        <w:top w:val="none" w:sz="0" w:space="0" w:color="auto"/>
        <w:left w:val="none" w:sz="0" w:space="0" w:color="auto"/>
        <w:bottom w:val="none" w:sz="0" w:space="0" w:color="auto"/>
        <w:right w:val="none" w:sz="0" w:space="0" w:color="auto"/>
      </w:divBdr>
    </w:div>
    <w:div w:id="263198950">
      <w:marLeft w:val="640"/>
      <w:marRight w:val="0"/>
      <w:marTop w:val="0"/>
      <w:marBottom w:val="0"/>
      <w:divBdr>
        <w:top w:val="none" w:sz="0" w:space="0" w:color="auto"/>
        <w:left w:val="none" w:sz="0" w:space="0" w:color="auto"/>
        <w:bottom w:val="none" w:sz="0" w:space="0" w:color="auto"/>
        <w:right w:val="none" w:sz="0" w:space="0" w:color="auto"/>
      </w:divBdr>
    </w:div>
    <w:div w:id="263340771">
      <w:marLeft w:val="640"/>
      <w:marRight w:val="0"/>
      <w:marTop w:val="0"/>
      <w:marBottom w:val="0"/>
      <w:divBdr>
        <w:top w:val="none" w:sz="0" w:space="0" w:color="auto"/>
        <w:left w:val="none" w:sz="0" w:space="0" w:color="auto"/>
        <w:bottom w:val="none" w:sz="0" w:space="0" w:color="auto"/>
        <w:right w:val="none" w:sz="0" w:space="0" w:color="auto"/>
      </w:divBdr>
    </w:div>
    <w:div w:id="263349488">
      <w:marLeft w:val="640"/>
      <w:marRight w:val="0"/>
      <w:marTop w:val="0"/>
      <w:marBottom w:val="0"/>
      <w:divBdr>
        <w:top w:val="none" w:sz="0" w:space="0" w:color="auto"/>
        <w:left w:val="none" w:sz="0" w:space="0" w:color="auto"/>
        <w:bottom w:val="none" w:sz="0" w:space="0" w:color="auto"/>
        <w:right w:val="none" w:sz="0" w:space="0" w:color="auto"/>
      </w:divBdr>
    </w:div>
    <w:div w:id="263415610">
      <w:marLeft w:val="640"/>
      <w:marRight w:val="0"/>
      <w:marTop w:val="0"/>
      <w:marBottom w:val="0"/>
      <w:divBdr>
        <w:top w:val="none" w:sz="0" w:space="0" w:color="auto"/>
        <w:left w:val="none" w:sz="0" w:space="0" w:color="auto"/>
        <w:bottom w:val="none" w:sz="0" w:space="0" w:color="auto"/>
        <w:right w:val="none" w:sz="0" w:space="0" w:color="auto"/>
      </w:divBdr>
    </w:div>
    <w:div w:id="263419892">
      <w:marLeft w:val="640"/>
      <w:marRight w:val="0"/>
      <w:marTop w:val="0"/>
      <w:marBottom w:val="0"/>
      <w:divBdr>
        <w:top w:val="none" w:sz="0" w:space="0" w:color="auto"/>
        <w:left w:val="none" w:sz="0" w:space="0" w:color="auto"/>
        <w:bottom w:val="none" w:sz="0" w:space="0" w:color="auto"/>
        <w:right w:val="none" w:sz="0" w:space="0" w:color="auto"/>
      </w:divBdr>
    </w:div>
    <w:div w:id="263464922">
      <w:marLeft w:val="640"/>
      <w:marRight w:val="0"/>
      <w:marTop w:val="0"/>
      <w:marBottom w:val="0"/>
      <w:divBdr>
        <w:top w:val="none" w:sz="0" w:space="0" w:color="auto"/>
        <w:left w:val="none" w:sz="0" w:space="0" w:color="auto"/>
        <w:bottom w:val="none" w:sz="0" w:space="0" w:color="auto"/>
        <w:right w:val="none" w:sz="0" w:space="0" w:color="auto"/>
      </w:divBdr>
    </w:div>
    <w:div w:id="263466191">
      <w:marLeft w:val="640"/>
      <w:marRight w:val="0"/>
      <w:marTop w:val="0"/>
      <w:marBottom w:val="0"/>
      <w:divBdr>
        <w:top w:val="none" w:sz="0" w:space="0" w:color="auto"/>
        <w:left w:val="none" w:sz="0" w:space="0" w:color="auto"/>
        <w:bottom w:val="none" w:sz="0" w:space="0" w:color="auto"/>
        <w:right w:val="none" w:sz="0" w:space="0" w:color="auto"/>
      </w:divBdr>
    </w:div>
    <w:div w:id="263652687">
      <w:marLeft w:val="640"/>
      <w:marRight w:val="0"/>
      <w:marTop w:val="0"/>
      <w:marBottom w:val="0"/>
      <w:divBdr>
        <w:top w:val="none" w:sz="0" w:space="0" w:color="auto"/>
        <w:left w:val="none" w:sz="0" w:space="0" w:color="auto"/>
        <w:bottom w:val="none" w:sz="0" w:space="0" w:color="auto"/>
        <w:right w:val="none" w:sz="0" w:space="0" w:color="auto"/>
      </w:divBdr>
    </w:div>
    <w:div w:id="263657255">
      <w:marLeft w:val="640"/>
      <w:marRight w:val="0"/>
      <w:marTop w:val="0"/>
      <w:marBottom w:val="0"/>
      <w:divBdr>
        <w:top w:val="none" w:sz="0" w:space="0" w:color="auto"/>
        <w:left w:val="none" w:sz="0" w:space="0" w:color="auto"/>
        <w:bottom w:val="none" w:sz="0" w:space="0" w:color="auto"/>
        <w:right w:val="none" w:sz="0" w:space="0" w:color="auto"/>
      </w:divBdr>
    </w:div>
    <w:div w:id="263658223">
      <w:marLeft w:val="640"/>
      <w:marRight w:val="0"/>
      <w:marTop w:val="0"/>
      <w:marBottom w:val="0"/>
      <w:divBdr>
        <w:top w:val="none" w:sz="0" w:space="0" w:color="auto"/>
        <w:left w:val="none" w:sz="0" w:space="0" w:color="auto"/>
        <w:bottom w:val="none" w:sz="0" w:space="0" w:color="auto"/>
        <w:right w:val="none" w:sz="0" w:space="0" w:color="auto"/>
      </w:divBdr>
    </w:div>
    <w:div w:id="263802679">
      <w:marLeft w:val="640"/>
      <w:marRight w:val="0"/>
      <w:marTop w:val="0"/>
      <w:marBottom w:val="0"/>
      <w:divBdr>
        <w:top w:val="none" w:sz="0" w:space="0" w:color="auto"/>
        <w:left w:val="none" w:sz="0" w:space="0" w:color="auto"/>
        <w:bottom w:val="none" w:sz="0" w:space="0" w:color="auto"/>
        <w:right w:val="none" w:sz="0" w:space="0" w:color="auto"/>
      </w:divBdr>
    </w:div>
    <w:div w:id="263877215">
      <w:marLeft w:val="640"/>
      <w:marRight w:val="0"/>
      <w:marTop w:val="0"/>
      <w:marBottom w:val="0"/>
      <w:divBdr>
        <w:top w:val="none" w:sz="0" w:space="0" w:color="auto"/>
        <w:left w:val="none" w:sz="0" w:space="0" w:color="auto"/>
        <w:bottom w:val="none" w:sz="0" w:space="0" w:color="auto"/>
        <w:right w:val="none" w:sz="0" w:space="0" w:color="auto"/>
      </w:divBdr>
    </w:div>
    <w:div w:id="264004675">
      <w:marLeft w:val="640"/>
      <w:marRight w:val="0"/>
      <w:marTop w:val="0"/>
      <w:marBottom w:val="0"/>
      <w:divBdr>
        <w:top w:val="none" w:sz="0" w:space="0" w:color="auto"/>
        <w:left w:val="none" w:sz="0" w:space="0" w:color="auto"/>
        <w:bottom w:val="none" w:sz="0" w:space="0" w:color="auto"/>
        <w:right w:val="none" w:sz="0" w:space="0" w:color="auto"/>
      </w:divBdr>
    </w:div>
    <w:div w:id="264044792">
      <w:marLeft w:val="640"/>
      <w:marRight w:val="0"/>
      <w:marTop w:val="0"/>
      <w:marBottom w:val="0"/>
      <w:divBdr>
        <w:top w:val="none" w:sz="0" w:space="0" w:color="auto"/>
        <w:left w:val="none" w:sz="0" w:space="0" w:color="auto"/>
        <w:bottom w:val="none" w:sz="0" w:space="0" w:color="auto"/>
        <w:right w:val="none" w:sz="0" w:space="0" w:color="auto"/>
      </w:divBdr>
    </w:div>
    <w:div w:id="264191584">
      <w:marLeft w:val="640"/>
      <w:marRight w:val="0"/>
      <w:marTop w:val="0"/>
      <w:marBottom w:val="0"/>
      <w:divBdr>
        <w:top w:val="none" w:sz="0" w:space="0" w:color="auto"/>
        <w:left w:val="none" w:sz="0" w:space="0" w:color="auto"/>
        <w:bottom w:val="none" w:sz="0" w:space="0" w:color="auto"/>
        <w:right w:val="none" w:sz="0" w:space="0" w:color="auto"/>
      </w:divBdr>
    </w:div>
    <w:div w:id="264266984">
      <w:marLeft w:val="640"/>
      <w:marRight w:val="0"/>
      <w:marTop w:val="0"/>
      <w:marBottom w:val="0"/>
      <w:divBdr>
        <w:top w:val="none" w:sz="0" w:space="0" w:color="auto"/>
        <w:left w:val="none" w:sz="0" w:space="0" w:color="auto"/>
        <w:bottom w:val="none" w:sz="0" w:space="0" w:color="auto"/>
        <w:right w:val="none" w:sz="0" w:space="0" w:color="auto"/>
      </w:divBdr>
    </w:div>
    <w:div w:id="264270353">
      <w:marLeft w:val="640"/>
      <w:marRight w:val="0"/>
      <w:marTop w:val="0"/>
      <w:marBottom w:val="0"/>
      <w:divBdr>
        <w:top w:val="none" w:sz="0" w:space="0" w:color="auto"/>
        <w:left w:val="none" w:sz="0" w:space="0" w:color="auto"/>
        <w:bottom w:val="none" w:sz="0" w:space="0" w:color="auto"/>
        <w:right w:val="none" w:sz="0" w:space="0" w:color="auto"/>
      </w:divBdr>
    </w:div>
    <w:div w:id="264385338">
      <w:marLeft w:val="640"/>
      <w:marRight w:val="0"/>
      <w:marTop w:val="0"/>
      <w:marBottom w:val="0"/>
      <w:divBdr>
        <w:top w:val="none" w:sz="0" w:space="0" w:color="auto"/>
        <w:left w:val="none" w:sz="0" w:space="0" w:color="auto"/>
        <w:bottom w:val="none" w:sz="0" w:space="0" w:color="auto"/>
        <w:right w:val="none" w:sz="0" w:space="0" w:color="auto"/>
      </w:divBdr>
    </w:div>
    <w:div w:id="264390592">
      <w:marLeft w:val="640"/>
      <w:marRight w:val="0"/>
      <w:marTop w:val="0"/>
      <w:marBottom w:val="0"/>
      <w:divBdr>
        <w:top w:val="none" w:sz="0" w:space="0" w:color="auto"/>
        <w:left w:val="none" w:sz="0" w:space="0" w:color="auto"/>
        <w:bottom w:val="none" w:sz="0" w:space="0" w:color="auto"/>
        <w:right w:val="none" w:sz="0" w:space="0" w:color="auto"/>
      </w:divBdr>
    </w:div>
    <w:div w:id="264651621">
      <w:marLeft w:val="640"/>
      <w:marRight w:val="0"/>
      <w:marTop w:val="0"/>
      <w:marBottom w:val="0"/>
      <w:divBdr>
        <w:top w:val="none" w:sz="0" w:space="0" w:color="auto"/>
        <w:left w:val="none" w:sz="0" w:space="0" w:color="auto"/>
        <w:bottom w:val="none" w:sz="0" w:space="0" w:color="auto"/>
        <w:right w:val="none" w:sz="0" w:space="0" w:color="auto"/>
      </w:divBdr>
    </w:div>
    <w:div w:id="264771812">
      <w:marLeft w:val="640"/>
      <w:marRight w:val="0"/>
      <w:marTop w:val="0"/>
      <w:marBottom w:val="0"/>
      <w:divBdr>
        <w:top w:val="none" w:sz="0" w:space="0" w:color="auto"/>
        <w:left w:val="none" w:sz="0" w:space="0" w:color="auto"/>
        <w:bottom w:val="none" w:sz="0" w:space="0" w:color="auto"/>
        <w:right w:val="none" w:sz="0" w:space="0" w:color="auto"/>
      </w:divBdr>
    </w:div>
    <w:div w:id="264846732">
      <w:marLeft w:val="640"/>
      <w:marRight w:val="0"/>
      <w:marTop w:val="0"/>
      <w:marBottom w:val="0"/>
      <w:divBdr>
        <w:top w:val="none" w:sz="0" w:space="0" w:color="auto"/>
        <w:left w:val="none" w:sz="0" w:space="0" w:color="auto"/>
        <w:bottom w:val="none" w:sz="0" w:space="0" w:color="auto"/>
        <w:right w:val="none" w:sz="0" w:space="0" w:color="auto"/>
      </w:divBdr>
    </w:div>
    <w:div w:id="264852941">
      <w:marLeft w:val="640"/>
      <w:marRight w:val="0"/>
      <w:marTop w:val="0"/>
      <w:marBottom w:val="0"/>
      <w:divBdr>
        <w:top w:val="none" w:sz="0" w:space="0" w:color="auto"/>
        <w:left w:val="none" w:sz="0" w:space="0" w:color="auto"/>
        <w:bottom w:val="none" w:sz="0" w:space="0" w:color="auto"/>
        <w:right w:val="none" w:sz="0" w:space="0" w:color="auto"/>
      </w:divBdr>
    </w:div>
    <w:div w:id="265114242">
      <w:marLeft w:val="640"/>
      <w:marRight w:val="0"/>
      <w:marTop w:val="0"/>
      <w:marBottom w:val="0"/>
      <w:divBdr>
        <w:top w:val="none" w:sz="0" w:space="0" w:color="auto"/>
        <w:left w:val="none" w:sz="0" w:space="0" w:color="auto"/>
        <w:bottom w:val="none" w:sz="0" w:space="0" w:color="auto"/>
        <w:right w:val="none" w:sz="0" w:space="0" w:color="auto"/>
      </w:divBdr>
    </w:div>
    <w:div w:id="265121049">
      <w:marLeft w:val="640"/>
      <w:marRight w:val="0"/>
      <w:marTop w:val="0"/>
      <w:marBottom w:val="0"/>
      <w:divBdr>
        <w:top w:val="none" w:sz="0" w:space="0" w:color="auto"/>
        <w:left w:val="none" w:sz="0" w:space="0" w:color="auto"/>
        <w:bottom w:val="none" w:sz="0" w:space="0" w:color="auto"/>
        <w:right w:val="none" w:sz="0" w:space="0" w:color="auto"/>
      </w:divBdr>
    </w:div>
    <w:div w:id="265231100">
      <w:marLeft w:val="640"/>
      <w:marRight w:val="0"/>
      <w:marTop w:val="0"/>
      <w:marBottom w:val="0"/>
      <w:divBdr>
        <w:top w:val="none" w:sz="0" w:space="0" w:color="auto"/>
        <w:left w:val="none" w:sz="0" w:space="0" w:color="auto"/>
        <w:bottom w:val="none" w:sz="0" w:space="0" w:color="auto"/>
        <w:right w:val="none" w:sz="0" w:space="0" w:color="auto"/>
      </w:divBdr>
    </w:div>
    <w:div w:id="265238300">
      <w:marLeft w:val="640"/>
      <w:marRight w:val="0"/>
      <w:marTop w:val="0"/>
      <w:marBottom w:val="0"/>
      <w:divBdr>
        <w:top w:val="none" w:sz="0" w:space="0" w:color="auto"/>
        <w:left w:val="none" w:sz="0" w:space="0" w:color="auto"/>
        <w:bottom w:val="none" w:sz="0" w:space="0" w:color="auto"/>
        <w:right w:val="none" w:sz="0" w:space="0" w:color="auto"/>
      </w:divBdr>
    </w:div>
    <w:div w:id="265617990">
      <w:marLeft w:val="640"/>
      <w:marRight w:val="0"/>
      <w:marTop w:val="0"/>
      <w:marBottom w:val="0"/>
      <w:divBdr>
        <w:top w:val="none" w:sz="0" w:space="0" w:color="auto"/>
        <w:left w:val="none" w:sz="0" w:space="0" w:color="auto"/>
        <w:bottom w:val="none" w:sz="0" w:space="0" w:color="auto"/>
        <w:right w:val="none" w:sz="0" w:space="0" w:color="auto"/>
      </w:divBdr>
    </w:div>
    <w:div w:id="265621658">
      <w:marLeft w:val="640"/>
      <w:marRight w:val="0"/>
      <w:marTop w:val="0"/>
      <w:marBottom w:val="0"/>
      <w:divBdr>
        <w:top w:val="none" w:sz="0" w:space="0" w:color="auto"/>
        <w:left w:val="none" w:sz="0" w:space="0" w:color="auto"/>
        <w:bottom w:val="none" w:sz="0" w:space="0" w:color="auto"/>
        <w:right w:val="none" w:sz="0" w:space="0" w:color="auto"/>
      </w:divBdr>
    </w:div>
    <w:div w:id="265768068">
      <w:marLeft w:val="640"/>
      <w:marRight w:val="0"/>
      <w:marTop w:val="0"/>
      <w:marBottom w:val="0"/>
      <w:divBdr>
        <w:top w:val="none" w:sz="0" w:space="0" w:color="auto"/>
        <w:left w:val="none" w:sz="0" w:space="0" w:color="auto"/>
        <w:bottom w:val="none" w:sz="0" w:space="0" w:color="auto"/>
        <w:right w:val="none" w:sz="0" w:space="0" w:color="auto"/>
      </w:divBdr>
    </w:div>
    <w:div w:id="265770765">
      <w:marLeft w:val="640"/>
      <w:marRight w:val="0"/>
      <w:marTop w:val="0"/>
      <w:marBottom w:val="0"/>
      <w:divBdr>
        <w:top w:val="none" w:sz="0" w:space="0" w:color="auto"/>
        <w:left w:val="none" w:sz="0" w:space="0" w:color="auto"/>
        <w:bottom w:val="none" w:sz="0" w:space="0" w:color="auto"/>
        <w:right w:val="none" w:sz="0" w:space="0" w:color="auto"/>
      </w:divBdr>
    </w:div>
    <w:div w:id="265774546">
      <w:marLeft w:val="640"/>
      <w:marRight w:val="0"/>
      <w:marTop w:val="0"/>
      <w:marBottom w:val="0"/>
      <w:divBdr>
        <w:top w:val="none" w:sz="0" w:space="0" w:color="auto"/>
        <w:left w:val="none" w:sz="0" w:space="0" w:color="auto"/>
        <w:bottom w:val="none" w:sz="0" w:space="0" w:color="auto"/>
        <w:right w:val="none" w:sz="0" w:space="0" w:color="auto"/>
      </w:divBdr>
    </w:div>
    <w:div w:id="265889583">
      <w:marLeft w:val="640"/>
      <w:marRight w:val="0"/>
      <w:marTop w:val="0"/>
      <w:marBottom w:val="0"/>
      <w:divBdr>
        <w:top w:val="none" w:sz="0" w:space="0" w:color="auto"/>
        <w:left w:val="none" w:sz="0" w:space="0" w:color="auto"/>
        <w:bottom w:val="none" w:sz="0" w:space="0" w:color="auto"/>
        <w:right w:val="none" w:sz="0" w:space="0" w:color="auto"/>
      </w:divBdr>
    </w:div>
    <w:div w:id="265964297">
      <w:marLeft w:val="640"/>
      <w:marRight w:val="0"/>
      <w:marTop w:val="0"/>
      <w:marBottom w:val="0"/>
      <w:divBdr>
        <w:top w:val="none" w:sz="0" w:space="0" w:color="auto"/>
        <w:left w:val="none" w:sz="0" w:space="0" w:color="auto"/>
        <w:bottom w:val="none" w:sz="0" w:space="0" w:color="auto"/>
        <w:right w:val="none" w:sz="0" w:space="0" w:color="auto"/>
      </w:divBdr>
    </w:div>
    <w:div w:id="265967241">
      <w:marLeft w:val="640"/>
      <w:marRight w:val="0"/>
      <w:marTop w:val="0"/>
      <w:marBottom w:val="0"/>
      <w:divBdr>
        <w:top w:val="none" w:sz="0" w:space="0" w:color="auto"/>
        <w:left w:val="none" w:sz="0" w:space="0" w:color="auto"/>
        <w:bottom w:val="none" w:sz="0" w:space="0" w:color="auto"/>
        <w:right w:val="none" w:sz="0" w:space="0" w:color="auto"/>
      </w:divBdr>
    </w:div>
    <w:div w:id="265967442">
      <w:marLeft w:val="640"/>
      <w:marRight w:val="0"/>
      <w:marTop w:val="0"/>
      <w:marBottom w:val="0"/>
      <w:divBdr>
        <w:top w:val="none" w:sz="0" w:space="0" w:color="auto"/>
        <w:left w:val="none" w:sz="0" w:space="0" w:color="auto"/>
        <w:bottom w:val="none" w:sz="0" w:space="0" w:color="auto"/>
        <w:right w:val="none" w:sz="0" w:space="0" w:color="auto"/>
      </w:divBdr>
    </w:div>
    <w:div w:id="266081381">
      <w:marLeft w:val="640"/>
      <w:marRight w:val="0"/>
      <w:marTop w:val="0"/>
      <w:marBottom w:val="0"/>
      <w:divBdr>
        <w:top w:val="none" w:sz="0" w:space="0" w:color="auto"/>
        <w:left w:val="none" w:sz="0" w:space="0" w:color="auto"/>
        <w:bottom w:val="none" w:sz="0" w:space="0" w:color="auto"/>
        <w:right w:val="none" w:sz="0" w:space="0" w:color="auto"/>
      </w:divBdr>
    </w:div>
    <w:div w:id="266082167">
      <w:marLeft w:val="640"/>
      <w:marRight w:val="0"/>
      <w:marTop w:val="0"/>
      <w:marBottom w:val="0"/>
      <w:divBdr>
        <w:top w:val="none" w:sz="0" w:space="0" w:color="auto"/>
        <w:left w:val="none" w:sz="0" w:space="0" w:color="auto"/>
        <w:bottom w:val="none" w:sz="0" w:space="0" w:color="auto"/>
        <w:right w:val="none" w:sz="0" w:space="0" w:color="auto"/>
      </w:divBdr>
    </w:div>
    <w:div w:id="266155971">
      <w:marLeft w:val="640"/>
      <w:marRight w:val="0"/>
      <w:marTop w:val="0"/>
      <w:marBottom w:val="0"/>
      <w:divBdr>
        <w:top w:val="none" w:sz="0" w:space="0" w:color="auto"/>
        <w:left w:val="none" w:sz="0" w:space="0" w:color="auto"/>
        <w:bottom w:val="none" w:sz="0" w:space="0" w:color="auto"/>
        <w:right w:val="none" w:sz="0" w:space="0" w:color="auto"/>
      </w:divBdr>
    </w:div>
    <w:div w:id="266156788">
      <w:marLeft w:val="640"/>
      <w:marRight w:val="0"/>
      <w:marTop w:val="0"/>
      <w:marBottom w:val="0"/>
      <w:divBdr>
        <w:top w:val="none" w:sz="0" w:space="0" w:color="auto"/>
        <w:left w:val="none" w:sz="0" w:space="0" w:color="auto"/>
        <w:bottom w:val="none" w:sz="0" w:space="0" w:color="auto"/>
        <w:right w:val="none" w:sz="0" w:space="0" w:color="auto"/>
      </w:divBdr>
    </w:div>
    <w:div w:id="266159101">
      <w:marLeft w:val="640"/>
      <w:marRight w:val="0"/>
      <w:marTop w:val="0"/>
      <w:marBottom w:val="0"/>
      <w:divBdr>
        <w:top w:val="none" w:sz="0" w:space="0" w:color="auto"/>
        <w:left w:val="none" w:sz="0" w:space="0" w:color="auto"/>
        <w:bottom w:val="none" w:sz="0" w:space="0" w:color="auto"/>
        <w:right w:val="none" w:sz="0" w:space="0" w:color="auto"/>
      </w:divBdr>
    </w:div>
    <w:div w:id="266161977">
      <w:marLeft w:val="640"/>
      <w:marRight w:val="0"/>
      <w:marTop w:val="0"/>
      <w:marBottom w:val="0"/>
      <w:divBdr>
        <w:top w:val="none" w:sz="0" w:space="0" w:color="auto"/>
        <w:left w:val="none" w:sz="0" w:space="0" w:color="auto"/>
        <w:bottom w:val="none" w:sz="0" w:space="0" w:color="auto"/>
        <w:right w:val="none" w:sz="0" w:space="0" w:color="auto"/>
      </w:divBdr>
    </w:div>
    <w:div w:id="266278730">
      <w:marLeft w:val="640"/>
      <w:marRight w:val="0"/>
      <w:marTop w:val="0"/>
      <w:marBottom w:val="0"/>
      <w:divBdr>
        <w:top w:val="none" w:sz="0" w:space="0" w:color="auto"/>
        <w:left w:val="none" w:sz="0" w:space="0" w:color="auto"/>
        <w:bottom w:val="none" w:sz="0" w:space="0" w:color="auto"/>
        <w:right w:val="none" w:sz="0" w:space="0" w:color="auto"/>
      </w:divBdr>
    </w:div>
    <w:div w:id="266280678">
      <w:marLeft w:val="640"/>
      <w:marRight w:val="0"/>
      <w:marTop w:val="0"/>
      <w:marBottom w:val="0"/>
      <w:divBdr>
        <w:top w:val="none" w:sz="0" w:space="0" w:color="auto"/>
        <w:left w:val="none" w:sz="0" w:space="0" w:color="auto"/>
        <w:bottom w:val="none" w:sz="0" w:space="0" w:color="auto"/>
        <w:right w:val="none" w:sz="0" w:space="0" w:color="auto"/>
      </w:divBdr>
    </w:div>
    <w:div w:id="266347856">
      <w:marLeft w:val="640"/>
      <w:marRight w:val="0"/>
      <w:marTop w:val="0"/>
      <w:marBottom w:val="0"/>
      <w:divBdr>
        <w:top w:val="none" w:sz="0" w:space="0" w:color="auto"/>
        <w:left w:val="none" w:sz="0" w:space="0" w:color="auto"/>
        <w:bottom w:val="none" w:sz="0" w:space="0" w:color="auto"/>
        <w:right w:val="none" w:sz="0" w:space="0" w:color="auto"/>
      </w:divBdr>
    </w:div>
    <w:div w:id="266349789">
      <w:marLeft w:val="640"/>
      <w:marRight w:val="0"/>
      <w:marTop w:val="0"/>
      <w:marBottom w:val="0"/>
      <w:divBdr>
        <w:top w:val="none" w:sz="0" w:space="0" w:color="auto"/>
        <w:left w:val="none" w:sz="0" w:space="0" w:color="auto"/>
        <w:bottom w:val="none" w:sz="0" w:space="0" w:color="auto"/>
        <w:right w:val="none" w:sz="0" w:space="0" w:color="auto"/>
      </w:divBdr>
    </w:div>
    <w:div w:id="266355138">
      <w:marLeft w:val="640"/>
      <w:marRight w:val="0"/>
      <w:marTop w:val="0"/>
      <w:marBottom w:val="0"/>
      <w:divBdr>
        <w:top w:val="none" w:sz="0" w:space="0" w:color="auto"/>
        <w:left w:val="none" w:sz="0" w:space="0" w:color="auto"/>
        <w:bottom w:val="none" w:sz="0" w:space="0" w:color="auto"/>
        <w:right w:val="none" w:sz="0" w:space="0" w:color="auto"/>
      </w:divBdr>
    </w:div>
    <w:div w:id="266424020">
      <w:marLeft w:val="640"/>
      <w:marRight w:val="0"/>
      <w:marTop w:val="0"/>
      <w:marBottom w:val="0"/>
      <w:divBdr>
        <w:top w:val="none" w:sz="0" w:space="0" w:color="auto"/>
        <w:left w:val="none" w:sz="0" w:space="0" w:color="auto"/>
        <w:bottom w:val="none" w:sz="0" w:space="0" w:color="auto"/>
        <w:right w:val="none" w:sz="0" w:space="0" w:color="auto"/>
      </w:divBdr>
    </w:div>
    <w:div w:id="266470638">
      <w:marLeft w:val="640"/>
      <w:marRight w:val="0"/>
      <w:marTop w:val="0"/>
      <w:marBottom w:val="0"/>
      <w:divBdr>
        <w:top w:val="none" w:sz="0" w:space="0" w:color="auto"/>
        <w:left w:val="none" w:sz="0" w:space="0" w:color="auto"/>
        <w:bottom w:val="none" w:sz="0" w:space="0" w:color="auto"/>
        <w:right w:val="none" w:sz="0" w:space="0" w:color="auto"/>
      </w:divBdr>
    </w:div>
    <w:div w:id="266541212">
      <w:marLeft w:val="640"/>
      <w:marRight w:val="0"/>
      <w:marTop w:val="0"/>
      <w:marBottom w:val="0"/>
      <w:divBdr>
        <w:top w:val="none" w:sz="0" w:space="0" w:color="auto"/>
        <w:left w:val="none" w:sz="0" w:space="0" w:color="auto"/>
        <w:bottom w:val="none" w:sz="0" w:space="0" w:color="auto"/>
        <w:right w:val="none" w:sz="0" w:space="0" w:color="auto"/>
      </w:divBdr>
    </w:div>
    <w:div w:id="266616952">
      <w:marLeft w:val="640"/>
      <w:marRight w:val="0"/>
      <w:marTop w:val="0"/>
      <w:marBottom w:val="0"/>
      <w:divBdr>
        <w:top w:val="none" w:sz="0" w:space="0" w:color="auto"/>
        <w:left w:val="none" w:sz="0" w:space="0" w:color="auto"/>
        <w:bottom w:val="none" w:sz="0" w:space="0" w:color="auto"/>
        <w:right w:val="none" w:sz="0" w:space="0" w:color="auto"/>
      </w:divBdr>
    </w:div>
    <w:div w:id="266619427">
      <w:marLeft w:val="640"/>
      <w:marRight w:val="0"/>
      <w:marTop w:val="0"/>
      <w:marBottom w:val="0"/>
      <w:divBdr>
        <w:top w:val="none" w:sz="0" w:space="0" w:color="auto"/>
        <w:left w:val="none" w:sz="0" w:space="0" w:color="auto"/>
        <w:bottom w:val="none" w:sz="0" w:space="0" w:color="auto"/>
        <w:right w:val="none" w:sz="0" w:space="0" w:color="auto"/>
      </w:divBdr>
    </w:div>
    <w:div w:id="266624355">
      <w:marLeft w:val="640"/>
      <w:marRight w:val="0"/>
      <w:marTop w:val="0"/>
      <w:marBottom w:val="0"/>
      <w:divBdr>
        <w:top w:val="none" w:sz="0" w:space="0" w:color="auto"/>
        <w:left w:val="none" w:sz="0" w:space="0" w:color="auto"/>
        <w:bottom w:val="none" w:sz="0" w:space="0" w:color="auto"/>
        <w:right w:val="none" w:sz="0" w:space="0" w:color="auto"/>
      </w:divBdr>
    </w:div>
    <w:div w:id="266696499">
      <w:marLeft w:val="640"/>
      <w:marRight w:val="0"/>
      <w:marTop w:val="0"/>
      <w:marBottom w:val="0"/>
      <w:divBdr>
        <w:top w:val="none" w:sz="0" w:space="0" w:color="auto"/>
        <w:left w:val="none" w:sz="0" w:space="0" w:color="auto"/>
        <w:bottom w:val="none" w:sz="0" w:space="0" w:color="auto"/>
        <w:right w:val="none" w:sz="0" w:space="0" w:color="auto"/>
      </w:divBdr>
    </w:div>
    <w:div w:id="266743306">
      <w:marLeft w:val="640"/>
      <w:marRight w:val="0"/>
      <w:marTop w:val="0"/>
      <w:marBottom w:val="0"/>
      <w:divBdr>
        <w:top w:val="none" w:sz="0" w:space="0" w:color="auto"/>
        <w:left w:val="none" w:sz="0" w:space="0" w:color="auto"/>
        <w:bottom w:val="none" w:sz="0" w:space="0" w:color="auto"/>
        <w:right w:val="none" w:sz="0" w:space="0" w:color="auto"/>
      </w:divBdr>
    </w:div>
    <w:div w:id="266892487">
      <w:marLeft w:val="480"/>
      <w:marRight w:val="0"/>
      <w:marTop w:val="0"/>
      <w:marBottom w:val="0"/>
      <w:divBdr>
        <w:top w:val="none" w:sz="0" w:space="0" w:color="auto"/>
        <w:left w:val="none" w:sz="0" w:space="0" w:color="auto"/>
        <w:bottom w:val="none" w:sz="0" w:space="0" w:color="auto"/>
        <w:right w:val="none" w:sz="0" w:space="0" w:color="auto"/>
      </w:divBdr>
    </w:div>
    <w:div w:id="266932651">
      <w:marLeft w:val="640"/>
      <w:marRight w:val="0"/>
      <w:marTop w:val="0"/>
      <w:marBottom w:val="0"/>
      <w:divBdr>
        <w:top w:val="none" w:sz="0" w:space="0" w:color="auto"/>
        <w:left w:val="none" w:sz="0" w:space="0" w:color="auto"/>
        <w:bottom w:val="none" w:sz="0" w:space="0" w:color="auto"/>
        <w:right w:val="none" w:sz="0" w:space="0" w:color="auto"/>
      </w:divBdr>
    </w:div>
    <w:div w:id="267083024">
      <w:marLeft w:val="640"/>
      <w:marRight w:val="0"/>
      <w:marTop w:val="0"/>
      <w:marBottom w:val="0"/>
      <w:divBdr>
        <w:top w:val="none" w:sz="0" w:space="0" w:color="auto"/>
        <w:left w:val="none" w:sz="0" w:space="0" w:color="auto"/>
        <w:bottom w:val="none" w:sz="0" w:space="0" w:color="auto"/>
        <w:right w:val="none" w:sz="0" w:space="0" w:color="auto"/>
      </w:divBdr>
    </w:div>
    <w:div w:id="267086412">
      <w:marLeft w:val="640"/>
      <w:marRight w:val="0"/>
      <w:marTop w:val="0"/>
      <w:marBottom w:val="0"/>
      <w:divBdr>
        <w:top w:val="none" w:sz="0" w:space="0" w:color="auto"/>
        <w:left w:val="none" w:sz="0" w:space="0" w:color="auto"/>
        <w:bottom w:val="none" w:sz="0" w:space="0" w:color="auto"/>
        <w:right w:val="none" w:sz="0" w:space="0" w:color="auto"/>
      </w:divBdr>
    </w:div>
    <w:div w:id="267200787">
      <w:marLeft w:val="640"/>
      <w:marRight w:val="0"/>
      <w:marTop w:val="0"/>
      <w:marBottom w:val="0"/>
      <w:divBdr>
        <w:top w:val="none" w:sz="0" w:space="0" w:color="auto"/>
        <w:left w:val="none" w:sz="0" w:space="0" w:color="auto"/>
        <w:bottom w:val="none" w:sz="0" w:space="0" w:color="auto"/>
        <w:right w:val="none" w:sz="0" w:space="0" w:color="auto"/>
      </w:divBdr>
    </w:div>
    <w:div w:id="267279361">
      <w:marLeft w:val="640"/>
      <w:marRight w:val="0"/>
      <w:marTop w:val="0"/>
      <w:marBottom w:val="0"/>
      <w:divBdr>
        <w:top w:val="none" w:sz="0" w:space="0" w:color="auto"/>
        <w:left w:val="none" w:sz="0" w:space="0" w:color="auto"/>
        <w:bottom w:val="none" w:sz="0" w:space="0" w:color="auto"/>
        <w:right w:val="none" w:sz="0" w:space="0" w:color="auto"/>
      </w:divBdr>
    </w:div>
    <w:div w:id="267392550">
      <w:marLeft w:val="640"/>
      <w:marRight w:val="0"/>
      <w:marTop w:val="0"/>
      <w:marBottom w:val="0"/>
      <w:divBdr>
        <w:top w:val="none" w:sz="0" w:space="0" w:color="auto"/>
        <w:left w:val="none" w:sz="0" w:space="0" w:color="auto"/>
        <w:bottom w:val="none" w:sz="0" w:space="0" w:color="auto"/>
        <w:right w:val="none" w:sz="0" w:space="0" w:color="auto"/>
      </w:divBdr>
    </w:div>
    <w:div w:id="267393853">
      <w:marLeft w:val="640"/>
      <w:marRight w:val="0"/>
      <w:marTop w:val="0"/>
      <w:marBottom w:val="0"/>
      <w:divBdr>
        <w:top w:val="none" w:sz="0" w:space="0" w:color="auto"/>
        <w:left w:val="none" w:sz="0" w:space="0" w:color="auto"/>
        <w:bottom w:val="none" w:sz="0" w:space="0" w:color="auto"/>
        <w:right w:val="none" w:sz="0" w:space="0" w:color="auto"/>
      </w:divBdr>
    </w:div>
    <w:div w:id="267395685">
      <w:marLeft w:val="640"/>
      <w:marRight w:val="0"/>
      <w:marTop w:val="0"/>
      <w:marBottom w:val="0"/>
      <w:divBdr>
        <w:top w:val="none" w:sz="0" w:space="0" w:color="auto"/>
        <w:left w:val="none" w:sz="0" w:space="0" w:color="auto"/>
        <w:bottom w:val="none" w:sz="0" w:space="0" w:color="auto"/>
        <w:right w:val="none" w:sz="0" w:space="0" w:color="auto"/>
      </w:divBdr>
    </w:div>
    <w:div w:id="267470384">
      <w:marLeft w:val="640"/>
      <w:marRight w:val="0"/>
      <w:marTop w:val="0"/>
      <w:marBottom w:val="0"/>
      <w:divBdr>
        <w:top w:val="none" w:sz="0" w:space="0" w:color="auto"/>
        <w:left w:val="none" w:sz="0" w:space="0" w:color="auto"/>
        <w:bottom w:val="none" w:sz="0" w:space="0" w:color="auto"/>
        <w:right w:val="none" w:sz="0" w:space="0" w:color="auto"/>
      </w:divBdr>
    </w:div>
    <w:div w:id="267541155">
      <w:bodyDiv w:val="1"/>
      <w:marLeft w:val="0"/>
      <w:marRight w:val="0"/>
      <w:marTop w:val="0"/>
      <w:marBottom w:val="0"/>
      <w:divBdr>
        <w:top w:val="none" w:sz="0" w:space="0" w:color="auto"/>
        <w:left w:val="none" w:sz="0" w:space="0" w:color="auto"/>
        <w:bottom w:val="none" w:sz="0" w:space="0" w:color="auto"/>
        <w:right w:val="none" w:sz="0" w:space="0" w:color="auto"/>
      </w:divBdr>
    </w:div>
    <w:div w:id="267588338">
      <w:marLeft w:val="640"/>
      <w:marRight w:val="0"/>
      <w:marTop w:val="0"/>
      <w:marBottom w:val="0"/>
      <w:divBdr>
        <w:top w:val="none" w:sz="0" w:space="0" w:color="auto"/>
        <w:left w:val="none" w:sz="0" w:space="0" w:color="auto"/>
        <w:bottom w:val="none" w:sz="0" w:space="0" w:color="auto"/>
        <w:right w:val="none" w:sz="0" w:space="0" w:color="auto"/>
      </w:divBdr>
    </w:div>
    <w:div w:id="267809732">
      <w:marLeft w:val="640"/>
      <w:marRight w:val="0"/>
      <w:marTop w:val="0"/>
      <w:marBottom w:val="0"/>
      <w:divBdr>
        <w:top w:val="none" w:sz="0" w:space="0" w:color="auto"/>
        <w:left w:val="none" w:sz="0" w:space="0" w:color="auto"/>
        <w:bottom w:val="none" w:sz="0" w:space="0" w:color="auto"/>
        <w:right w:val="none" w:sz="0" w:space="0" w:color="auto"/>
      </w:divBdr>
    </w:div>
    <w:div w:id="267812578">
      <w:marLeft w:val="640"/>
      <w:marRight w:val="0"/>
      <w:marTop w:val="0"/>
      <w:marBottom w:val="0"/>
      <w:divBdr>
        <w:top w:val="none" w:sz="0" w:space="0" w:color="auto"/>
        <w:left w:val="none" w:sz="0" w:space="0" w:color="auto"/>
        <w:bottom w:val="none" w:sz="0" w:space="0" w:color="auto"/>
        <w:right w:val="none" w:sz="0" w:space="0" w:color="auto"/>
      </w:divBdr>
    </w:div>
    <w:div w:id="267855934">
      <w:marLeft w:val="640"/>
      <w:marRight w:val="0"/>
      <w:marTop w:val="0"/>
      <w:marBottom w:val="0"/>
      <w:divBdr>
        <w:top w:val="none" w:sz="0" w:space="0" w:color="auto"/>
        <w:left w:val="none" w:sz="0" w:space="0" w:color="auto"/>
        <w:bottom w:val="none" w:sz="0" w:space="0" w:color="auto"/>
        <w:right w:val="none" w:sz="0" w:space="0" w:color="auto"/>
      </w:divBdr>
    </w:div>
    <w:div w:id="267857395">
      <w:marLeft w:val="640"/>
      <w:marRight w:val="0"/>
      <w:marTop w:val="0"/>
      <w:marBottom w:val="0"/>
      <w:divBdr>
        <w:top w:val="none" w:sz="0" w:space="0" w:color="auto"/>
        <w:left w:val="none" w:sz="0" w:space="0" w:color="auto"/>
        <w:bottom w:val="none" w:sz="0" w:space="0" w:color="auto"/>
        <w:right w:val="none" w:sz="0" w:space="0" w:color="auto"/>
      </w:divBdr>
    </w:div>
    <w:div w:id="267928019">
      <w:marLeft w:val="640"/>
      <w:marRight w:val="0"/>
      <w:marTop w:val="0"/>
      <w:marBottom w:val="0"/>
      <w:divBdr>
        <w:top w:val="none" w:sz="0" w:space="0" w:color="auto"/>
        <w:left w:val="none" w:sz="0" w:space="0" w:color="auto"/>
        <w:bottom w:val="none" w:sz="0" w:space="0" w:color="auto"/>
        <w:right w:val="none" w:sz="0" w:space="0" w:color="auto"/>
      </w:divBdr>
    </w:div>
    <w:div w:id="267929584">
      <w:marLeft w:val="640"/>
      <w:marRight w:val="0"/>
      <w:marTop w:val="0"/>
      <w:marBottom w:val="0"/>
      <w:divBdr>
        <w:top w:val="none" w:sz="0" w:space="0" w:color="auto"/>
        <w:left w:val="none" w:sz="0" w:space="0" w:color="auto"/>
        <w:bottom w:val="none" w:sz="0" w:space="0" w:color="auto"/>
        <w:right w:val="none" w:sz="0" w:space="0" w:color="auto"/>
      </w:divBdr>
    </w:div>
    <w:div w:id="267931324">
      <w:marLeft w:val="640"/>
      <w:marRight w:val="0"/>
      <w:marTop w:val="0"/>
      <w:marBottom w:val="0"/>
      <w:divBdr>
        <w:top w:val="none" w:sz="0" w:space="0" w:color="auto"/>
        <w:left w:val="none" w:sz="0" w:space="0" w:color="auto"/>
        <w:bottom w:val="none" w:sz="0" w:space="0" w:color="auto"/>
        <w:right w:val="none" w:sz="0" w:space="0" w:color="auto"/>
      </w:divBdr>
    </w:div>
    <w:div w:id="267979141">
      <w:marLeft w:val="640"/>
      <w:marRight w:val="0"/>
      <w:marTop w:val="0"/>
      <w:marBottom w:val="0"/>
      <w:divBdr>
        <w:top w:val="none" w:sz="0" w:space="0" w:color="auto"/>
        <w:left w:val="none" w:sz="0" w:space="0" w:color="auto"/>
        <w:bottom w:val="none" w:sz="0" w:space="0" w:color="auto"/>
        <w:right w:val="none" w:sz="0" w:space="0" w:color="auto"/>
      </w:divBdr>
    </w:div>
    <w:div w:id="268052016">
      <w:marLeft w:val="640"/>
      <w:marRight w:val="0"/>
      <w:marTop w:val="0"/>
      <w:marBottom w:val="0"/>
      <w:divBdr>
        <w:top w:val="none" w:sz="0" w:space="0" w:color="auto"/>
        <w:left w:val="none" w:sz="0" w:space="0" w:color="auto"/>
        <w:bottom w:val="none" w:sz="0" w:space="0" w:color="auto"/>
        <w:right w:val="none" w:sz="0" w:space="0" w:color="auto"/>
      </w:divBdr>
    </w:div>
    <w:div w:id="268242494">
      <w:marLeft w:val="640"/>
      <w:marRight w:val="0"/>
      <w:marTop w:val="0"/>
      <w:marBottom w:val="0"/>
      <w:divBdr>
        <w:top w:val="none" w:sz="0" w:space="0" w:color="auto"/>
        <w:left w:val="none" w:sz="0" w:space="0" w:color="auto"/>
        <w:bottom w:val="none" w:sz="0" w:space="0" w:color="auto"/>
        <w:right w:val="none" w:sz="0" w:space="0" w:color="auto"/>
      </w:divBdr>
    </w:div>
    <w:div w:id="268271188">
      <w:marLeft w:val="640"/>
      <w:marRight w:val="0"/>
      <w:marTop w:val="0"/>
      <w:marBottom w:val="0"/>
      <w:divBdr>
        <w:top w:val="none" w:sz="0" w:space="0" w:color="auto"/>
        <w:left w:val="none" w:sz="0" w:space="0" w:color="auto"/>
        <w:bottom w:val="none" w:sz="0" w:space="0" w:color="auto"/>
        <w:right w:val="none" w:sz="0" w:space="0" w:color="auto"/>
      </w:divBdr>
    </w:div>
    <w:div w:id="268313629">
      <w:marLeft w:val="640"/>
      <w:marRight w:val="0"/>
      <w:marTop w:val="0"/>
      <w:marBottom w:val="0"/>
      <w:divBdr>
        <w:top w:val="none" w:sz="0" w:space="0" w:color="auto"/>
        <w:left w:val="none" w:sz="0" w:space="0" w:color="auto"/>
        <w:bottom w:val="none" w:sz="0" w:space="0" w:color="auto"/>
        <w:right w:val="none" w:sz="0" w:space="0" w:color="auto"/>
      </w:divBdr>
    </w:div>
    <w:div w:id="268395116">
      <w:marLeft w:val="640"/>
      <w:marRight w:val="0"/>
      <w:marTop w:val="0"/>
      <w:marBottom w:val="0"/>
      <w:divBdr>
        <w:top w:val="none" w:sz="0" w:space="0" w:color="auto"/>
        <w:left w:val="none" w:sz="0" w:space="0" w:color="auto"/>
        <w:bottom w:val="none" w:sz="0" w:space="0" w:color="auto"/>
        <w:right w:val="none" w:sz="0" w:space="0" w:color="auto"/>
      </w:divBdr>
    </w:div>
    <w:div w:id="268467195">
      <w:marLeft w:val="640"/>
      <w:marRight w:val="0"/>
      <w:marTop w:val="0"/>
      <w:marBottom w:val="0"/>
      <w:divBdr>
        <w:top w:val="none" w:sz="0" w:space="0" w:color="auto"/>
        <w:left w:val="none" w:sz="0" w:space="0" w:color="auto"/>
        <w:bottom w:val="none" w:sz="0" w:space="0" w:color="auto"/>
        <w:right w:val="none" w:sz="0" w:space="0" w:color="auto"/>
      </w:divBdr>
    </w:div>
    <w:div w:id="268506771">
      <w:marLeft w:val="640"/>
      <w:marRight w:val="0"/>
      <w:marTop w:val="0"/>
      <w:marBottom w:val="0"/>
      <w:divBdr>
        <w:top w:val="none" w:sz="0" w:space="0" w:color="auto"/>
        <w:left w:val="none" w:sz="0" w:space="0" w:color="auto"/>
        <w:bottom w:val="none" w:sz="0" w:space="0" w:color="auto"/>
        <w:right w:val="none" w:sz="0" w:space="0" w:color="auto"/>
      </w:divBdr>
    </w:div>
    <w:div w:id="268515805">
      <w:marLeft w:val="640"/>
      <w:marRight w:val="0"/>
      <w:marTop w:val="0"/>
      <w:marBottom w:val="0"/>
      <w:divBdr>
        <w:top w:val="none" w:sz="0" w:space="0" w:color="auto"/>
        <w:left w:val="none" w:sz="0" w:space="0" w:color="auto"/>
        <w:bottom w:val="none" w:sz="0" w:space="0" w:color="auto"/>
        <w:right w:val="none" w:sz="0" w:space="0" w:color="auto"/>
      </w:divBdr>
    </w:div>
    <w:div w:id="268589217">
      <w:marLeft w:val="640"/>
      <w:marRight w:val="0"/>
      <w:marTop w:val="0"/>
      <w:marBottom w:val="0"/>
      <w:divBdr>
        <w:top w:val="none" w:sz="0" w:space="0" w:color="auto"/>
        <w:left w:val="none" w:sz="0" w:space="0" w:color="auto"/>
        <w:bottom w:val="none" w:sz="0" w:space="0" w:color="auto"/>
        <w:right w:val="none" w:sz="0" w:space="0" w:color="auto"/>
      </w:divBdr>
    </w:div>
    <w:div w:id="268657901">
      <w:marLeft w:val="640"/>
      <w:marRight w:val="0"/>
      <w:marTop w:val="0"/>
      <w:marBottom w:val="0"/>
      <w:divBdr>
        <w:top w:val="none" w:sz="0" w:space="0" w:color="auto"/>
        <w:left w:val="none" w:sz="0" w:space="0" w:color="auto"/>
        <w:bottom w:val="none" w:sz="0" w:space="0" w:color="auto"/>
        <w:right w:val="none" w:sz="0" w:space="0" w:color="auto"/>
      </w:divBdr>
    </w:div>
    <w:div w:id="268783111">
      <w:marLeft w:val="640"/>
      <w:marRight w:val="0"/>
      <w:marTop w:val="0"/>
      <w:marBottom w:val="0"/>
      <w:divBdr>
        <w:top w:val="none" w:sz="0" w:space="0" w:color="auto"/>
        <w:left w:val="none" w:sz="0" w:space="0" w:color="auto"/>
        <w:bottom w:val="none" w:sz="0" w:space="0" w:color="auto"/>
        <w:right w:val="none" w:sz="0" w:space="0" w:color="auto"/>
      </w:divBdr>
    </w:div>
    <w:div w:id="268784673">
      <w:marLeft w:val="640"/>
      <w:marRight w:val="0"/>
      <w:marTop w:val="0"/>
      <w:marBottom w:val="0"/>
      <w:divBdr>
        <w:top w:val="none" w:sz="0" w:space="0" w:color="auto"/>
        <w:left w:val="none" w:sz="0" w:space="0" w:color="auto"/>
        <w:bottom w:val="none" w:sz="0" w:space="0" w:color="auto"/>
        <w:right w:val="none" w:sz="0" w:space="0" w:color="auto"/>
      </w:divBdr>
    </w:div>
    <w:div w:id="268858211">
      <w:marLeft w:val="640"/>
      <w:marRight w:val="0"/>
      <w:marTop w:val="0"/>
      <w:marBottom w:val="0"/>
      <w:divBdr>
        <w:top w:val="none" w:sz="0" w:space="0" w:color="auto"/>
        <w:left w:val="none" w:sz="0" w:space="0" w:color="auto"/>
        <w:bottom w:val="none" w:sz="0" w:space="0" w:color="auto"/>
        <w:right w:val="none" w:sz="0" w:space="0" w:color="auto"/>
      </w:divBdr>
    </w:div>
    <w:div w:id="268860109">
      <w:marLeft w:val="640"/>
      <w:marRight w:val="0"/>
      <w:marTop w:val="0"/>
      <w:marBottom w:val="0"/>
      <w:divBdr>
        <w:top w:val="none" w:sz="0" w:space="0" w:color="auto"/>
        <w:left w:val="none" w:sz="0" w:space="0" w:color="auto"/>
        <w:bottom w:val="none" w:sz="0" w:space="0" w:color="auto"/>
        <w:right w:val="none" w:sz="0" w:space="0" w:color="auto"/>
      </w:divBdr>
    </w:div>
    <w:div w:id="268894584">
      <w:marLeft w:val="640"/>
      <w:marRight w:val="0"/>
      <w:marTop w:val="0"/>
      <w:marBottom w:val="0"/>
      <w:divBdr>
        <w:top w:val="none" w:sz="0" w:space="0" w:color="auto"/>
        <w:left w:val="none" w:sz="0" w:space="0" w:color="auto"/>
        <w:bottom w:val="none" w:sz="0" w:space="0" w:color="auto"/>
        <w:right w:val="none" w:sz="0" w:space="0" w:color="auto"/>
      </w:divBdr>
    </w:div>
    <w:div w:id="268968715">
      <w:marLeft w:val="640"/>
      <w:marRight w:val="0"/>
      <w:marTop w:val="0"/>
      <w:marBottom w:val="0"/>
      <w:divBdr>
        <w:top w:val="none" w:sz="0" w:space="0" w:color="auto"/>
        <w:left w:val="none" w:sz="0" w:space="0" w:color="auto"/>
        <w:bottom w:val="none" w:sz="0" w:space="0" w:color="auto"/>
        <w:right w:val="none" w:sz="0" w:space="0" w:color="auto"/>
      </w:divBdr>
    </w:div>
    <w:div w:id="268975226">
      <w:marLeft w:val="640"/>
      <w:marRight w:val="0"/>
      <w:marTop w:val="0"/>
      <w:marBottom w:val="0"/>
      <w:divBdr>
        <w:top w:val="none" w:sz="0" w:space="0" w:color="auto"/>
        <w:left w:val="none" w:sz="0" w:space="0" w:color="auto"/>
        <w:bottom w:val="none" w:sz="0" w:space="0" w:color="auto"/>
        <w:right w:val="none" w:sz="0" w:space="0" w:color="auto"/>
      </w:divBdr>
    </w:div>
    <w:div w:id="269091604">
      <w:marLeft w:val="640"/>
      <w:marRight w:val="0"/>
      <w:marTop w:val="0"/>
      <w:marBottom w:val="0"/>
      <w:divBdr>
        <w:top w:val="none" w:sz="0" w:space="0" w:color="auto"/>
        <w:left w:val="none" w:sz="0" w:space="0" w:color="auto"/>
        <w:bottom w:val="none" w:sz="0" w:space="0" w:color="auto"/>
        <w:right w:val="none" w:sz="0" w:space="0" w:color="auto"/>
      </w:divBdr>
    </w:div>
    <w:div w:id="269094429">
      <w:marLeft w:val="640"/>
      <w:marRight w:val="0"/>
      <w:marTop w:val="0"/>
      <w:marBottom w:val="0"/>
      <w:divBdr>
        <w:top w:val="none" w:sz="0" w:space="0" w:color="auto"/>
        <w:left w:val="none" w:sz="0" w:space="0" w:color="auto"/>
        <w:bottom w:val="none" w:sz="0" w:space="0" w:color="auto"/>
        <w:right w:val="none" w:sz="0" w:space="0" w:color="auto"/>
      </w:divBdr>
    </w:div>
    <w:div w:id="269240651">
      <w:marLeft w:val="640"/>
      <w:marRight w:val="0"/>
      <w:marTop w:val="0"/>
      <w:marBottom w:val="0"/>
      <w:divBdr>
        <w:top w:val="none" w:sz="0" w:space="0" w:color="auto"/>
        <w:left w:val="none" w:sz="0" w:space="0" w:color="auto"/>
        <w:bottom w:val="none" w:sz="0" w:space="0" w:color="auto"/>
        <w:right w:val="none" w:sz="0" w:space="0" w:color="auto"/>
      </w:divBdr>
    </w:div>
    <w:div w:id="269243049">
      <w:marLeft w:val="640"/>
      <w:marRight w:val="0"/>
      <w:marTop w:val="0"/>
      <w:marBottom w:val="0"/>
      <w:divBdr>
        <w:top w:val="none" w:sz="0" w:space="0" w:color="auto"/>
        <w:left w:val="none" w:sz="0" w:space="0" w:color="auto"/>
        <w:bottom w:val="none" w:sz="0" w:space="0" w:color="auto"/>
        <w:right w:val="none" w:sz="0" w:space="0" w:color="auto"/>
      </w:divBdr>
    </w:div>
    <w:div w:id="269288041">
      <w:marLeft w:val="640"/>
      <w:marRight w:val="0"/>
      <w:marTop w:val="0"/>
      <w:marBottom w:val="0"/>
      <w:divBdr>
        <w:top w:val="none" w:sz="0" w:space="0" w:color="auto"/>
        <w:left w:val="none" w:sz="0" w:space="0" w:color="auto"/>
        <w:bottom w:val="none" w:sz="0" w:space="0" w:color="auto"/>
        <w:right w:val="none" w:sz="0" w:space="0" w:color="auto"/>
      </w:divBdr>
    </w:div>
    <w:div w:id="269312744">
      <w:marLeft w:val="640"/>
      <w:marRight w:val="0"/>
      <w:marTop w:val="0"/>
      <w:marBottom w:val="0"/>
      <w:divBdr>
        <w:top w:val="none" w:sz="0" w:space="0" w:color="auto"/>
        <w:left w:val="none" w:sz="0" w:space="0" w:color="auto"/>
        <w:bottom w:val="none" w:sz="0" w:space="0" w:color="auto"/>
        <w:right w:val="none" w:sz="0" w:space="0" w:color="auto"/>
      </w:divBdr>
    </w:div>
    <w:div w:id="269318830">
      <w:marLeft w:val="640"/>
      <w:marRight w:val="0"/>
      <w:marTop w:val="0"/>
      <w:marBottom w:val="0"/>
      <w:divBdr>
        <w:top w:val="none" w:sz="0" w:space="0" w:color="auto"/>
        <w:left w:val="none" w:sz="0" w:space="0" w:color="auto"/>
        <w:bottom w:val="none" w:sz="0" w:space="0" w:color="auto"/>
        <w:right w:val="none" w:sz="0" w:space="0" w:color="auto"/>
      </w:divBdr>
    </w:div>
    <w:div w:id="269318835">
      <w:marLeft w:val="640"/>
      <w:marRight w:val="0"/>
      <w:marTop w:val="0"/>
      <w:marBottom w:val="0"/>
      <w:divBdr>
        <w:top w:val="none" w:sz="0" w:space="0" w:color="auto"/>
        <w:left w:val="none" w:sz="0" w:space="0" w:color="auto"/>
        <w:bottom w:val="none" w:sz="0" w:space="0" w:color="auto"/>
        <w:right w:val="none" w:sz="0" w:space="0" w:color="auto"/>
      </w:divBdr>
    </w:div>
    <w:div w:id="269360768">
      <w:marLeft w:val="640"/>
      <w:marRight w:val="0"/>
      <w:marTop w:val="0"/>
      <w:marBottom w:val="0"/>
      <w:divBdr>
        <w:top w:val="none" w:sz="0" w:space="0" w:color="auto"/>
        <w:left w:val="none" w:sz="0" w:space="0" w:color="auto"/>
        <w:bottom w:val="none" w:sz="0" w:space="0" w:color="auto"/>
        <w:right w:val="none" w:sz="0" w:space="0" w:color="auto"/>
      </w:divBdr>
    </w:div>
    <w:div w:id="269433836">
      <w:marLeft w:val="640"/>
      <w:marRight w:val="0"/>
      <w:marTop w:val="0"/>
      <w:marBottom w:val="0"/>
      <w:divBdr>
        <w:top w:val="none" w:sz="0" w:space="0" w:color="auto"/>
        <w:left w:val="none" w:sz="0" w:space="0" w:color="auto"/>
        <w:bottom w:val="none" w:sz="0" w:space="0" w:color="auto"/>
        <w:right w:val="none" w:sz="0" w:space="0" w:color="auto"/>
      </w:divBdr>
    </w:div>
    <w:div w:id="269507658">
      <w:marLeft w:val="640"/>
      <w:marRight w:val="0"/>
      <w:marTop w:val="0"/>
      <w:marBottom w:val="0"/>
      <w:divBdr>
        <w:top w:val="none" w:sz="0" w:space="0" w:color="auto"/>
        <w:left w:val="none" w:sz="0" w:space="0" w:color="auto"/>
        <w:bottom w:val="none" w:sz="0" w:space="0" w:color="auto"/>
        <w:right w:val="none" w:sz="0" w:space="0" w:color="auto"/>
      </w:divBdr>
    </w:div>
    <w:div w:id="269624999">
      <w:marLeft w:val="640"/>
      <w:marRight w:val="0"/>
      <w:marTop w:val="0"/>
      <w:marBottom w:val="0"/>
      <w:divBdr>
        <w:top w:val="none" w:sz="0" w:space="0" w:color="auto"/>
        <w:left w:val="none" w:sz="0" w:space="0" w:color="auto"/>
        <w:bottom w:val="none" w:sz="0" w:space="0" w:color="auto"/>
        <w:right w:val="none" w:sz="0" w:space="0" w:color="auto"/>
      </w:divBdr>
    </w:div>
    <w:div w:id="269633686">
      <w:marLeft w:val="640"/>
      <w:marRight w:val="0"/>
      <w:marTop w:val="0"/>
      <w:marBottom w:val="0"/>
      <w:divBdr>
        <w:top w:val="none" w:sz="0" w:space="0" w:color="auto"/>
        <w:left w:val="none" w:sz="0" w:space="0" w:color="auto"/>
        <w:bottom w:val="none" w:sz="0" w:space="0" w:color="auto"/>
        <w:right w:val="none" w:sz="0" w:space="0" w:color="auto"/>
      </w:divBdr>
    </w:div>
    <w:div w:id="269703967">
      <w:marLeft w:val="640"/>
      <w:marRight w:val="0"/>
      <w:marTop w:val="0"/>
      <w:marBottom w:val="0"/>
      <w:divBdr>
        <w:top w:val="none" w:sz="0" w:space="0" w:color="auto"/>
        <w:left w:val="none" w:sz="0" w:space="0" w:color="auto"/>
        <w:bottom w:val="none" w:sz="0" w:space="0" w:color="auto"/>
        <w:right w:val="none" w:sz="0" w:space="0" w:color="auto"/>
      </w:divBdr>
    </w:div>
    <w:div w:id="269747659">
      <w:marLeft w:val="640"/>
      <w:marRight w:val="0"/>
      <w:marTop w:val="0"/>
      <w:marBottom w:val="0"/>
      <w:divBdr>
        <w:top w:val="none" w:sz="0" w:space="0" w:color="auto"/>
        <w:left w:val="none" w:sz="0" w:space="0" w:color="auto"/>
        <w:bottom w:val="none" w:sz="0" w:space="0" w:color="auto"/>
        <w:right w:val="none" w:sz="0" w:space="0" w:color="auto"/>
      </w:divBdr>
    </w:div>
    <w:div w:id="269898241">
      <w:marLeft w:val="640"/>
      <w:marRight w:val="0"/>
      <w:marTop w:val="0"/>
      <w:marBottom w:val="0"/>
      <w:divBdr>
        <w:top w:val="none" w:sz="0" w:space="0" w:color="auto"/>
        <w:left w:val="none" w:sz="0" w:space="0" w:color="auto"/>
        <w:bottom w:val="none" w:sz="0" w:space="0" w:color="auto"/>
        <w:right w:val="none" w:sz="0" w:space="0" w:color="auto"/>
      </w:divBdr>
    </w:div>
    <w:div w:id="269943948">
      <w:marLeft w:val="640"/>
      <w:marRight w:val="0"/>
      <w:marTop w:val="0"/>
      <w:marBottom w:val="0"/>
      <w:divBdr>
        <w:top w:val="none" w:sz="0" w:space="0" w:color="auto"/>
        <w:left w:val="none" w:sz="0" w:space="0" w:color="auto"/>
        <w:bottom w:val="none" w:sz="0" w:space="0" w:color="auto"/>
        <w:right w:val="none" w:sz="0" w:space="0" w:color="auto"/>
      </w:divBdr>
    </w:div>
    <w:div w:id="269973551">
      <w:marLeft w:val="640"/>
      <w:marRight w:val="0"/>
      <w:marTop w:val="0"/>
      <w:marBottom w:val="0"/>
      <w:divBdr>
        <w:top w:val="none" w:sz="0" w:space="0" w:color="auto"/>
        <w:left w:val="none" w:sz="0" w:space="0" w:color="auto"/>
        <w:bottom w:val="none" w:sz="0" w:space="0" w:color="auto"/>
        <w:right w:val="none" w:sz="0" w:space="0" w:color="auto"/>
      </w:divBdr>
    </w:div>
    <w:div w:id="270011063">
      <w:marLeft w:val="640"/>
      <w:marRight w:val="0"/>
      <w:marTop w:val="0"/>
      <w:marBottom w:val="0"/>
      <w:divBdr>
        <w:top w:val="none" w:sz="0" w:space="0" w:color="auto"/>
        <w:left w:val="none" w:sz="0" w:space="0" w:color="auto"/>
        <w:bottom w:val="none" w:sz="0" w:space="0" w:color="auto"/>
        <w:right w:val="none" w:sz="0" w:space="0" w:color="auto"/>
      </w:divBdr>
    </w:div>
    <w:div w:id="270015412">
      <w:marLeft w:val="640"/>
      <w:marRight w:val="0"/>
      <w:marTop w:val="0"/>
      <w:marBottom w:val="0"/>
      <w:divBdr>
        <w:top w:val="none" w:sz="0" w:space="0" w:color="auto"/>
        <w:left w:val="none" w:sz="0" w:space="0" w:color="auto"/>
        <w:bottom w:val="none" w:sz="0" w:space="0" w:color="auto"/>
        <w:right w:val="none" w:sz="0" w:space="0" w:color="auto"/>
      </w:divBdr>
    </w:div>
    <w:div w:id="270018202">
      <w:marLeft w:val="640"/>
      <w:marRight w:val="0"/>
      <w:marTop w:val="0"/>
      <w:marBottom w:val="0"/>
      <w:divBdr>
        <w:top w:val="none" w:sz="0" w:space="0" w:color="auto"/>
        <w:left w:val="none" w:sz="0" w:space="0" w:color="auto"/>
        <w:bottom w:val="none" w:sz="0" w:space="0" w:color="auto"/>
        <w:right w:val="none" w:sz="0" w:space="0" w:color="auto"/>
      </w:divBdr>
    </w:div>
    <w:div w:id="270019900">
      <w:marLeft w:val="640"/>
      <w:marRight w:val="0"/>
      <w:marTop w:val="0"/>
      <w:marBottom w:val="0"/>
      <w:divBdr>
        <w:top w:val="none" w:sz="0" w:space="0" w:color="auto"/>
        <w:left w:val="none" w:sz="0" w:space="0" w:color="auto"/>
        <w:bottom w:val="none" w:sz="0" w:space="0" w:color="auto"/>
        <w:right w:val="none" w:sz="0" w:space="0" w:color="auto"/>
      </w:divBdr>
    </w:div>
    <w:div w:id="270086992">
      <w:marLeft w:val="640"/>
      <w:marRight w:val="0"/>
      <w:marTop w:val="0"/>
      <w:marBottom w:val="0"/>
      <w:divBdr>
        <w:top w:val="none" w:sz="0" w:space="0" w:color="auto"/>
        <w:left w:val="none" w:sz="0" w:space="0" w:color="auto"/>
        <w:bottom w:val="none" w:sz="0" w:space="0" w:color="auto"/>
        <w:right w:val="none" w:sz="0" w:space="0" w:color="auto"/>
      </w:divBdr>
    </w:div>
    <w:div w:id="270285792">
      <w:marLeft w:val="640"/>
      <w:marRight w:val="0"/>
      <w:marTop w:val="0"/>
      <w:marBottom w:val="0"/>
      <w:divBdr>
        <w:top w:val="none" w:sz="0" w:space="0" w:color="auto"/>
        <w:left w:val="none" w:sz="0" w:space="0" w:color="auto"/>
        <w:bottom w:val="none" w:sz="0" w:space="0" w:color="auto"/>
        <w:right w:val="none" w:sz="0" w:space="0" w:color="auto"/>
      </w:divBdr>
    </w:div>
    <w:div w:id="270287455">
      <w:marLeft w:val="640"/>
      <w:marRight w:val="0"/>
      <w:marTop w:val="0"/>
      <w:marBottom w:val="0"/>
      <w:divBdr>
        <w:top w:val="none" w:sz="0" w:space="0" w:color="auto"/>
        <w:left w:val="none" w:sz="0" w:space="0" w:color="auto"/>
        <w:bottom w:val="none" w:sz="0" w:space="0" w:color="auto"/>
        <w:right w:val="none" w:sz="0" w:space="0" w:color="auto"/>
      </w:divBdr>
    </w:div>
    <w:div w:id="270403792">
      <w:marLeft w:val="640"/>
      <w:marRight w:val="0"/>
      <w:marTop w:val="0"/>
      <w:marBottom w:val="0"/>
      <w:divBdr>
        <w:top w:val="none" w:sz="0" w:space="0" w:color="auto"/>
        <w:left w:val="none" w:sz="0" w:space="0" w:color="auto"/>
        <w:bottom w:val="none" w:sz="0" w:space="0" w:color="auto"/>
        <w:right w:val="none" w:sz="0" w:space="0" w:color="auto"/>
      </w:divBdr>
    </w:div>
    <w:div w:id="270433426">
      <w:marLeft w:val="640"/>
      <w:marRight w:val="0"/>
      <w:marTop w:val="0"/>
      <w:marBottom w:val="0"/>
      <w:divBdr>
        <w:top w:val="none" w:sz="0" w:space="0" w:color="auto"/>
        <w:left w:val="none" w:sz="0" w:space="0" w:color="auto"/>
        <w:bottom w:val="none" w:sz="0" w:space="0" w:color="auto"/>
        <w:right w:val="none" w:sz="0" w:space="0" w:color="auto"/>
      </w:divBdr>
    </w:div>
    <w:div w:id="270549631">
      <w:marLeft w:val="640"/>
      <w:marRight w:val="0"/>
      <w:marTop w:val="0"/>
      <w:marBottom w:val="0"/>
      <w:divBdr>
        <w:top w:val="none" w:sz="0" w:space="0" w:color="auto"/>
        <w:left w:val="none" w:sz="0" w:space="0" w:color="auto"/>
        <w:bottom w:val="none" w:sz="0" w:space="0" w:color="auto"/>
        <w:right w:val="none" w:sz="0" w:space="0" w:color="auto"/>
      </w:divBdr>
    </w:div>
    <w:div w:id="270556384">
      <w:marLeft w:val="640"/>
      <w:marRight w:val="0"/>
      <w:marTop w:val="0"/>
      <w:marBottom w:val="0"/>
      <w:divBdr>
        <w:top w:val="none" w:sz="0" w:space="0" w:color="auto"/>
        <w:left w:val="none" w:sz="0" w:space="0" w:color="auto"/>
        <w:bottom w:val="none" w:sz="0" w:space="0" w:color="auto"/>
        <w:right w:val="none" w:sz="0" w:space="0" w:color="auto"/>
      </w:divBdr>
    </w:div>
    <w:div w:id="270625493">
      <w:marLeft w:val="640"/>
      <w:marRight w:val="0"/>
      <w:marTop w:val="0"/>
      <w:marBottom w:val="0"/>
      <w:divBdr>
        <w:top w:val="none" w:sz="0" w:space="0" w:color="auto"/>
        <w:left w:val="none" w:sz="0" w:space="0" w:color="auto"/>
        <w:bottom w:val="none" w:sz="0" w:space="0" w:color="auto"/>
        <w:right w:val="none" w:sz="0" w:space="0" w:color="auto"/>
      </w:divBdr>
    </w:div>
    <w:div w:id="270627980">
      <w:marLeft w:val="640"/>
      <w:marRight w:val="0"/>
      <w:marTop w:val="0"/>
      <w:marBottom w:val="0"/>
      <w:divBdr>
        <w:top w:val="none" w:sz="0" w:space="0" w:color="auto"/>
        <w:left w:val="none" w:sz="0" w:space="0" w:color="auto"/>
        <w:bottom w:val="none" w:sz="0" w:space="0" w:color="auto"/>
        <w:right w:val="none" w:sz="0" w:space="0" w:color="auto"/>
      </w:divBdr>
    </w:div>
    <w:div w:id="270628693">
      <w:marLeft w:val="640"/>
      <w:marRight w:val="0"/>
      <w:marTop w:val="0"/>
      <w:marBottom w:val="0"/>
      <w:divBdr>
        <w:top w:val="none" w:sz="0" w:space="0" w:color="auto"/>
        <w:left w:val="none" w:sz="0" w:space="0" w:color="auto"/>
        <w:bottom w:val="none" w:sz="0" w:space="0" w:color="auto"/>
        <w:right w:val="none" w:sz="0" w:space="0" w:color="auto"/>
      </w:divBdr>
    </w:div>
    <w:div w:id="270673062">
      <w:bodyDiv w:val="1"/>
      <w:marLeft w:val="0"/>
      <w:marRight w:val="0"/>
      <w:marTop w:val="0"/>
      <w:marBottom w:val="0"/>
      <w:divBdr>
        <w:top w:val="none" w:sz="0" w:space="0" w:color="auto"/>
        <w:left w:val="none" w:sz="0" w:space="0" w:color="auto"/>
        <w:bottom w:val="none" w:sz="0" w:space="0" w:color="auto"/>
        <w:right w:val="none" w:sz="0" w:space="0" w:color="auto"/>
      </w:divBdr>
      <w:divsChild>
        <w:div w:id="137042145">
          <w:marLeft w:val="640"/>
          <w:marRight w:val="0"/>
          <w:marTop w:val="0"/>
          <w:marBottom w:val="0"/>
          <w:divBdr>
            <w:top w:val="none" w:sz="0" w:space="0" w:color="auto"/>
            <w:left w:val="none" w:sz="0" w:space="0" w:color="auto"/>
            <w:bottom w:val="none" w:sz="0" w:space="0" w:color="auto"/>
            <w:right w:val="none" w:sz="0" w:space="0" w:color="auto"/>
          </w:divBdr>
        </w:div>
        <w:div w:id="271667971">
          <w:marLeft w:val="640"/>
          <w:marRight w:val="0"/>
          <w:marTop w:val="0"/>
          <w:marBottom w:val="0"/>
          <w:divBdr>
            <w:top w:val="none" w:sz="0" w:space="0" w:color="auto"/>
            <w:left w:val="none" w:sz="0" w:space="0" w:color="auto"/>
            <w:bottom w:val="none" w:sz="0" w:space="0" w:color="auto"/>
            <w:right w:val="none" w:sz="0" w:space="0" w:color="auto"/>
          </w:divBdr>
        </w:div>
        <w:div w:id="283729835">
          <w:marLeft w:val="640"/>
          <w:marRight w:val="0"/>
          <w:marTop w:val="0"/>
          <w:marBottom w:val="0"/>
          <w:divBdr>
            <w:top w:val="none" w:sz="0" w:space="0" w:color="auto"/>
            <w:left w:val="none" w:sz="0" w:space="0" w:color="auto"/>
            <w:bottom w:val="none" w:sz="0" w:space="0" w:color="auto"/>
            <w:right w:val="none" w:sz="0" w:space="0" w:color="auto"/>
          </w:divBdr>
        </w:div>
        <w:div w:id="316305185">
          <w:marLeft w:val="640"/>
          <w:marRight w:val="0"/>
          <w:marTop w:val="0"/>
          <w:marBottom w:val="0"/>
          <w:divBdr>
            <w:top w:val="none" w:sz="0" w:space="0" w:color="auto"/>
            <w:left w:val="none" w:sz="0" w:space="0" w:color="auto"/>
            <w:bottom w:val="none" w:sz="0" w:space="0" w:color="auto"/>
            <w:right w:val="none" w:sz="0" w:space="0" w:color="auto"/>
          </w:divBdr>
        </w:div>
        <w:div w:id="389310296">
          <w:marLeft w:val="640"/>
          <w:marRight w:val="0"/>
          <w:marTop w:val="0"/>
          <w:marBottom w:val="0"/>
          <w:divBdr>
            <w:top w:val="none" w:sz="0" w:space="0" w:color="auto"/>
            <w:left w:val="none" w:sz="0" w:space="0" w:color="auto"/>
            <w:bottom w:val="none" w:sz="0" w:space="0" w:color="auto"/>
            <w:right w:val="none" w:sz="0" w:space="0" w:color="auto"/>
          </w:divBdr>
        </w:div>
        <w:div w:id="389809733">
          <w:marLeft w:val="640"/>
          <w:marRight w:val="0"/>
          <w:marTop w:val="0"/>
          <w:marBottom w:val="0"/>
          <w:divBdr>
            <w:top w:val="none" w:sz="0" w:space="0" w:color="auto"/>
            <w:left w:val="none" w:sz="0" w:space="0" w:color="auto"/>
            <w:bottom w:val="none" w:sz="0" w:space="0" w:color="auto"/>
            <w:right w:val="none" w:sz="0" w:space="0" w:color="auto"/>
          </w:divBdr>
        </w:div>
        <w:div w:id="409501371">
          <w:marLeft w:val="640"/>
          <w:marRight w:val="0"/>
          <w:marTop w:val="0"/>
          <w:marBottom w:val="0"/>
          <w:divBdr>
            <w:top w:val="none" w:sz="0" w:space="0" w:color="auto"/>
            <w:left w:val="none" w:sz="0" w:space="0" w:color="auto"/>
            <w:bottom w:val="none" w:sz="0" w:space="0" w:color="auto"/>
            <w:right w:val="none" w:sz="0" w:space="0" w:color="auto"/>
          </w:divBdr>
        </w:div>
        <w:div w:id="411895496">
          <w:marLeft w:val="640"/>
          <w:marRight w:val="0"/>
          <w:marTop w:val="0"/>
          <w:marBottom w:val="0"/>
          <w:divBdr>
            <w:top w:val="none" w:sz="0" w:space="0" w:color="auto"/>
            <w:left w:val="none" w:sz="0" w:space="0" w:color="auto"/>
            <w:bottom w:val="none" w:sz="0" w:space="0" w:color="auto"/>
            <w:right w:val="none" w:sz="0" w:space="0" w:color="auto"/>
          </w:divBdr>
        </w:div>
        <w:div w:id="419063040">
          <w:marLeft w:val="640"/>
          <w:marRight w:val="0"/>
          <w:marTop w:val="0"/>
          <w:marBottom w:val="0"/>
          <w:divBdr>
            <w:top w:val="none" w:sz="0" w:space="0" w:color="auto"/>
            <w:left w:val="none" w:sz="0" w:space="0" w:color="auto"/>
            <w:bottom w:val="none" w:sz="0" w:space="0" w:color="auto"/>
            <w:right w:val="none" w:sz="0" w:space="0" w:color="auto"/>
          </w:divBdr>
        </w:div>
        <w:div w:id="439225121">
          <w:marLeft w:val="640"/>
          <w:marRight w:val="0"/>
          <w:marTop w:val="0"/>
          <w:marBottom w:val="0"/>
          <w:divBdr>
            <w:top w:val="none" w:sz="0" w:space="0" w:color="auto"/>
            <w:left w:val="none" w:sz="0" w:space="0" w:color="auto"/>
            <w:bottom w:val="none" w:sz="0" w:space="0" w:color="auto"/>
            <w:right w:val="none" w:sz="0" w:space="0" w:color="auto"/>
          </w:divBdr>
        </w:div>
        <w:div w:id="455685404">
          <w:marLeft w:val="640"/>
          <w:marRight w:val="0"/>
          <w:marTop w:val="0"/>
          <w:marBottom w:val="0"/>
          <w:divBdr>
            <w:top w:val="none" w:sz="0" w:space="0" w:color="auto"/>
            <w:left w:val="none" w:sz="0" w:space="0" w:color="auto"/>
            <w:bottom w:val="none" w:sz="0" w:space="0" w:color="auto"/>
            <w:right w:val="none" w:sz="0" w:space="0" w:color="auto"/>
          </w:divBdr>
        </w:div>
        <w:div w:id="471024570">
          <w:marLeft w:val="640"/>
          <w:marRight w:val="0"/>
          <w:marTop w:val="0"/>
          <w:marBottom w:val="0"/>
          <w:divBdr>
            <w:top w:val="none" w:sz="0" w:space="0" w:color="auto"/>
            <w:left w:val="none" w:sz="0" w:space="0" w:color="auto"/>
            <w:bottom w:val="none" w:sz="0" w:space="0" w:color="auto"/>
            <w:right w:val="none" w:sz="0" w:space="0" w:color="auto"/>
          </w:divBdr>
        </w:div>
        <w:div w:id="516114397">
          <w:marLeft w:val="640"/>
          <w:marRight w:val="0"/>
          <w:marTop w:val="0"/>
          <w:marBottom w:val="0"/>
          <w:divBdr>
            <w:top w:val="none" w:sz="0" w:space="0" w:color="auto"/>
            <w:left w:val="none" w:sz="0" w:space="0" w:color="auto"/>
            <w:bottom w:val="none" w:sz="0" w:space="0" w:color="auto"/>
            <w:right w:val="none" w:sz="0" w:space="0" w:color="auto"/>
          </w:divBdr>
        </w:div>
        <w:div w:id="679620137">
          <w:marLeft w:val="640"/>
          <w:marRight w:val="0"/>
          <w:marTop w:val="0"/>
          <w:marBottom w:val="0"/>
          <w:divBdr>
            <w:top w:val="none" w:sz="0" w:space="0" w:color="auto"/>
            <w:left w:val="none" w:sz="0" w:space="0" w:color="auto"/>
            <w:bottom w:val="none" w:sz="0" w:space="0" w:color="auto"/>
            <w:right w:val="none" w:sz="0" w:space="0" w:color="auto"/>
          </w:divBdr>
        </w:div>
        <w:div w:id="769661460">
          <w:marLeft w:val="640"/>
          <w:marRight w:val="0"/>
          <w:marTop w:val="0"/>
          <w:marBottom w:val="0"/>
          <w:divBdr>
            <w:top w:val="none" w:sz="0" w:space="0" w:color="auto"/>
            <w:left w:val="none" w:sz="0" w:space="0" w:color="auto"/>
            <w:bottom w:val="none" w:sz="0" w:space="0" w:color="auto"/>
            <w:right w:val="none" w:sz="0" w:space="0" w:color="auto"/>
          </w:divBdr>
        </w:div>
        <w:div w:id="819927967">
          <w:marLeft w:val="640"/>
          <w:marRight w:val="0"/>
          <w:marTop w:val="0"/>
          <w:marBottom w:val="0"/>
          <w:divBdr>
            <w:top w:val="none" w:sz="0" w:space="0" w:color="auto"/>
            <w:left w:val="none" w:sz="0" w:space="0" w:color="auto"/>
            <w:bottom w:val="none" w:sz="0" w:space="0" w:color="auto"/>
            <w:right w:val="none" w:sz="0" w:space="0" w:color="auto"/>
          </w:divBdr>
        </w:div>
        <w:div w:id="930965750">
          <w:marLeft w:val="640"/>
          <w:marRight w:val="0"/>
          <w:marTop w:val="0"/>
          <w:marBottom w:val="0"/>
          <w:divBdr>
            <w:top w:val="none" w:sz="0" w:space="0" w:color="auto"/>
            <w:left w:val="none" w:sz="0" w:space="0" w:color="auto"/>
            <w:bottom w:val="none" w:sz="0" w:space="0" w:color="auto"/>
            <w:right w:val="none" w:sz="0" w:space="0" w:color="auto"/>
          </w:divBdr>
        </w:div>
        <w:div w:id="1022510104">
          <w:marLeft w:val="640"/>
          <w:marRight w:val="0"/>
          <w:marTop w:val="0"/>
          <w:marBottom w:val="0"/>
          <w:divBdr>
            <w:top w:val="none" w:sz="0" w:space="0" w:color="auto"/>
            <w:left w:val="none" w:sz="0" w:space="0" w:color="auto"/>
            <w:bottom w:val="none" w:sz="0" w:space="0" w:color="auto"/>
            <w:right w:val="none" w:sz="0" w:space="0" w:color="auto"/>
          </w:divBdr>
        </w:div>
        <w:div w:id="1023550278">
          <w:marLeft w:val="640"/>
          <w:marRight w:val="0"/>
          <w:marTop w:val="0"/>
          <w:marBottom w:val="0"/>
          <w:divBdr>
            <w:top w:val="none" w:sz="0" w:space="0" w:color="auto"/>
            <w:left w:val="none" w:sz="0" w:space="0" w:color="auto"/>
            <w:bottom w:val="none" w:sz="0" w:space="0" w:color="auto"/>
            <w:right w:val="none" w:sz="0" w:space="0" w:color="auto"/>
          </w:divBdr>
        </w:div>
        <w:div w:id="1037506175">
          <w:marLeft w:val="640"/>
          <w:marRight w:val="0"/>
          <w:marTop w:val="0"/>
          <w:marBottom w:val="0"/>
          <w:divBdr>
            <w:top w:val="none" w:sz="0" w:space="0" w:color="auto"/>
            <w:left w:val="none" w:sz="0" w:space="0" w:color="auto"/>
            <w:bottom w:val="none" w:sz="0" w:space="0" w:color="auto"/>
            <w:right w:val="none" w:sz="0" w:space="0" w:color="auto"/>
          </w:divBdr>
        </w:div>
        <w:div w:id="1162507634">
          <w:marLeft w:val="640"/>
          <w:marRight w:val="0"/>
          <w:marTop w:val="0"/>
          <w:marBottom w:val="0"/>
          <w:divBdr>
            <w:top w:val="none" w:sz="0" w:space="0" w:color="auto"/>
            <w:left w:val="none" w:sz="0" w:space="0" w:color="auto"/>
            <w:bottom w:val="none" w:sz="0" w:space="0" w:color="auto"/>
            <w:right w:val="none" w:sz="0" w:space="0" w:color="auto"/>
          </w:divBdr>
        </w:div>
        <w:div w:id="1198087275">
          <w:marLeft w:val="640"/>
          <w:marRight w:val="0"/>
          <w:marTop w:val="0"/>
          <w:marBottom w:val="0"/>
          <w:divBdr>
            <w:top w:val="none" w:sz="0" w:space="0" w:color="auto"/>
            <w:left w:val="none" w:sz="0" w:space="0" w:color="auto"/>
            <w:bottom w:val="none" w:sz="0" w:space="0" w:color="auto"/>
            <w:right w:val="none" w:sz="0" w:space="0" w:color="auto"/>
          </w:divBdr>
        </w:div>
        <w:div w:id="1201865871">
          <w:marLeft w:val="640"/>
          <w:marRight w:val="0"/>
          <w:marTop w:val="0"/>
          <w:marBottom w:val="0"/>
          <w:divBdr>
            <w:top w:val="none" w:sz="0" w:space="0" w:color="auto"/>
            <w:left w:val="none" w:sz="0" w:space="0" w:color="auto"/>
            <w:bottom w:val="none" w:sz="0" w:space="0" w:color="auto"/>
            <w:right w:val="none" w:sz="0" w:space="0" w:color="auto"/>
          </w:divBdr>
        </w:div>
        <w:div w:id="1240863798">
          <w:marLeft w:val="640"/>
          <w:marRight w:val="0"/>
          <w:marTop w:val="0"/>
          <w:marBottom w:val="0"/>
          <w:divBdr>
            <w:top w:val="none" w:sz="0" w:space="0" w:color="auto"/>
            <w:left w:val="none" w:sz="0" w:space="0" w:color="auto"/>
            <w:bottom w:val="none" w:sz="0" w:space="0" w:color="auto"/>
            <w:right w:val="none" w:sz="0" w:space="0" w:color="auto"/>
          </w:divBdr>
        </w:div>
        <w:div w:id="1300306008">
          <w:marLeft w:val="640"/>
          <w:marRight w:val="0"/>
          <w:marTop w:val="0"/>
          <w:marBottom w:val="0"/>
          <w:divBdr>
            <w:top w:val="none" w:sz="0" w:space="0" w:color="auto"/>
            <w:left w:val="none" w:sz="0" w:space="0" w:color="auto"/>
            <w:bottom w:val="none" w:sz="0" w:space="0" w:color="auto"/>
            <w:right w:val="none" w:sz="0" w:space="0" w:color="auto"/>
          </w:divBdr>
        </w:div>
        <w:div w:id="1332875386">
          <w:marLeft w:val="640"/>
          <w:marRight w:val="0"/>
          <w:marTop w:val="0"/>
          <w:marBottom w:val="0"/>
          <w:divBdr>
            <w:top w:val="none" w:sz="0" w:space="0" w:color="auto"/>
            <w:left w:val="none" w:sz="0" w:space="0" w:color="auto"/>
            <w:bottom w:val="none" w:sz="0" w:space="0" w:color="auto"/>
            <w:right w:val="none" w:sz="0" w:space="0" w:color="auto"/>
          </w:divBdr>
        </w:div>
        <w:div w:id="1416124025">
          <w:marLeft w:val="640"/>
          <w:marRight w:val="0"/>
          <w:marTop w:val="0"/>
          <w:marBottom w:val="0"/>
          <w:divBdr>
            <w:top w:val="none" w:sz="0" w:space="0" w:color="auto"/>
            <w:left w:val="none" w:sz="0" w:space="0" w:color="auto"/>
            <w:bottom w:val="none" w:sz="0" w:space="0" w:color="auto"/>
            <w:right w:val="none" w:sz="0" w:space="0" w:color="auto"/>
          </w:divBdr>
        </w:div>
        <w:div w:id="1523978752">
          <w:marLeft w:val="640"/>
          <w:marRight w:val="0"/>
          <w:marTop w:val="0"/>
          <w:marBottom w:val="0"/>
          <w:divBdr>
            <w:top w:val="none" w:sz="0" w:space="0" w:color="auto"/>
            <w:left w:val="none" w:sz="0" w:space="0" w:color="auto"/>
            <w:bottom w:val="none" w:sz="0" w:space="0" w:color="auto"/>
            <w:right w:val="none" w:sz="0" w:space="0" w:color="auto"/>
          </w:divBdr>
        </w:div>
        <w:div w:id="1571847727">
          <w:marLeft w:val="640"/>
          <w:marRight w:val="0"/>
          <w:marTop w:val="0"/>
          <w:marBottom w:val="0"/>
          <w:divBdr>
            <w:top w:val="none" w:sz="0" w:space="0" w:color="auto"/>
            <w:left w:val="none" w:sz="0" w:space="0" w:color="auto"/>
            <w:bottom w:val="none" w:sz="0" w:space="0" w:color="auto"/>
            <w:right w:val="none" w:sz="0" w:space="0" w:color="auto"/>
          </w:divBdr>
        </w:div>
        <w:div w:id="1625498250">
          <w:marLeft w:val="640"/>
          <w:marRight w:val="0"/>
          <w:marTop w:val="0"/>
          <w:marBottom w:val="0"/>
          <w:divBdr>
            <w:top w:val="none" w:sz="0" w:space="0" w:color="auto"/>
            <w:left w:val="none" w:sz="0" w:space="0" w:color="auto"/>
            <w:bottom w:val="none" w:sz="0" w:space="0" w:color="auto"/>
            <w:right w:val="none" w:sz="0" w:space="0" w:color="auto"/>
          </w:divBdr>
        </w:div>
        <w:div w:id="1652102816">
          <w:marLeft w:val="640"/>
          <w:marRight w:val="0"/>
          <w:marTop w:val="0"/>
          <w:marBottom w:val="0"/>
          <w:divBdr>
            <w:top w:val="none" w:sz="0" w:space="0" w:color="auto"/>
            <w:left w:val="none" w:sz="0" w:space="0" w:color="auto"/>
            <w:bottom w:val="none" w:sz="0" w:space="0" w:color="auto"/>
            <w:right w:val="none" w:sz="0" w:space="0" w:color="auto"/>
          </w:divBdr>
        </w:div>
        <w:div w:id="1717043463">
          <w:marLeft w:val="640"/>
          <w:marRight w:val="0"/>
          <w:marTop w:val="0"/>
          <w:marBottom w:val="0"/>
          <w:divBdr>
            <w:top w:val="none" w:sz="0" w:space="0" w:color="auto"/>
            <w:left w:val="none" w:sz="0" w:space="0" w:color="auto"/>
            <w:bottom w:val="none" w:sz="0" w:space="0" w:color="auto"/>
            <w:right w:val="none" w:sz="0" w:space="0" w:color="auto"/>
          </w:divBdr>
        </w:div>
        <w:div w:id="1738434323">
          <w:marLeft w:val="640"/>
          <w:marRight w:val="0"/>
          <w:marTop w:val="0"/>
          <w:marBottom w:val="0"/>
          <w:divBdr>
            <w:top w:val="none" w:sz="0" w:space="0" w:color="auto"/>
            <w:left w:val="none" w:sz="0" w:space="0" w:color="auto"/>
            <w:bottom w:val="none" w:sz="0" w:space="0" w:color="auto"/>
            <w:right w:val="none" w:sz="0" w:space="0" w:color="auto"/>
          </w:divBdr>
        </w:div>
      </w:divsChild>
    </w:div>
    <w:div w:id="270866702">
      <w:marLeft w:val="640"/>
      <w:marRight w:val="0"/>
      <w:marTop w:val="0"/>
      <w:marBottom w:val="0"/>
      <w:divBdr>
        <w:top w:val="none" w:sz="0" w:space="0" w:color="auto"/>
        <w:left w:val="none" w:sz="0" w:space="0" w:color="auto"/>
        <w:bottom w:val="none" w:sz="0" w:space="0" w:color="auto"/>
        <w:right w:val="none" w:sz="0" w:space="0" w:color="auto"/>
      </w:divBdr>
    </w:div>
    <w:div w:id="270867127">
      <w:marLeft w:val="640"/>
      <w:marRight w:val="0"/>
      <w:marTop w:val="0"/>
      <w:marBottom w:val="0"/>
      <w:divBdr>
        <w:top w:val="none" w:sz="0" w:space="0" w:color="auto"/>
        <w:left w:val="none" w:sz="0" w:space="0" w:color="auto"/>
        <w:bottom w:val="none" w:sz="0" w:space="0" w:color="auto"/>
        <w:right w:val="none" w:sz="0" w:space="0" w:color="auto"/>
      </w:divBdr>
    </w:div>
    <w:div w:id="270937187">
      <w:marLeft w:val="640"/>
      <w:marRight w:val="0"/>
      <w:marTop w:val="0"/>
      <w:marBottom w:val="0"/>
      <w:divBdr>
        <w:top w:val="none" w:sz="0" w:space="0" w:color="auto"/>
        <w:left w:val="none" w:sz="0" w:space="0" w:color="auto"/>
        <w:bottom w:val="none" w:sz="0" w:space="0" w:color="auto"/>
        <w:right w:val="none" w:sz="0" w:space="0" w:color="auto"/>
      </w:divBdr>
    </w:div>
    <w:div w:id="270943422">
      <w:marLeft w:val="640"/>
      <w:marRight w:val="0"/>
      <w:marTop w:val="0"/>
      <w:marBottom w:val="0"/>
      <w:divBdr>
        <w:top w:val="none" w:sz="0" w:space="0" w:color="auto"/>
        <w:left w:val="none" w:sz="0" w:space="0" w:color="auto"/>
        <w:bottom w:val="none" w:sz="0" w:space="0" w:color="auto"/>
        <w:right w:val="none" w:sz="0" w:space="0" w:color="auto"/>
      </w:divBdr>
    </w:div>
    <w:div w:id="271057614">
      <w:marLeft w:val="640"/>
      <w:marRight w:val="0"/>
      <w:marTop w:val="0"/>
      <w:marBottom w:val="0"/>
      <w:divBdr>
        <w:top w:val="none" w:sz="0" w:space="0" w:color="auto"/>
        <w:left w:val="none" w:sz="0" w:space="0" w:color="auto"/>
        <w:bottom w:val="none" w:sz="0" w:space="0" w:color="auto"/>
        <w:right w:val="none" w:sz="0" w:space="0" w:color="auto"/>
      </w:divBdr>
    </w:div>
    <w:div w:id="271133349">
      <w:marLeft w:val="640"/>
      <w:marRight w:val="0"/>
      <w:marTop w:val="0"/>
      <w:marBottom w:val="0"/>
      <w:divBdr>
        <w:top w:val="none" w:sz="0" w:space="0" w:color="auto"/>
        <w:left w:val="none" w:sz="0" w:space="0" w:color="auto"/>
        <w:bottom w:val="none" w:sz="0" w:space="0" w:color="auto"/>
        <w:right w:val="none" w:sz="0" w:space="0" w:color="auto"/>
      </w:divBdr>
    </w:div>
    <w:div w:id="271204817">
      <w:marLeft w:val="640"/>
      <w:marRight w:val="0"/>
      <w:marTop w:val="0"/>
      <w:marBottom w:val="0"/>
      <w:divBdr>
        <w:top w:val="none" w:sz="0" w:space="0" w:color="auto"/>
        <w:left w:val="none" w:sz="0" w:space="0" w:color="auto"/>
        <w:bottom w:val="none" w:sz="0" w:space="0" w:color="auto"/>
        <w:right w:val="none" w:sz="0" w:space="0" w:color="auto"/>
      </w:divBdr>
    </w:div>
    <w:div w:id="271209711">
      <w:marLeft w:val="640"/>
      <w:marRight w:val="0"/>
      <w:marTop w:val="0"/>
      <w:marBottom w:val="0"/>
      <w:divBdr>
        <w:top w:val="none" w:sz="0" w:space="0" w:color="auto"/>
        <w:left w:val="none" w:sz="0" w:space="0" w:color="auto"/>
        <w:bottom w:val="none" w:sz="0" w:space="0" w:color="auto"/>
        <w:right w:val="none" w:sz="0" w:space="0" w:color="auto"/>
      </w:divBdr>
    </w:div>
    <w:div w:id="271283179">
      <w:marLeft w:val="640"/>
      <w:marRight w:val="0"/>
      <w:marTop w:val="0"/>
      <w:marBottom w:val="0"/>
      <w:divBdr>
        <w:top w:val="none" w:sz="0" w:space="0" w:color="auto"/>
        <w:left w:val="none" w:sz="0" w:space="0" w:color="auto"/>
        <w:bottom w:val="none" w:sz="0" w:space="0" w:color="auto"/>
        <w:right w:val="none" w:sz="0" w:space="0" w:color="auto"/>
      </w:divBdr>
    </w:div>
    <w:div w:id="271286217">
      <w:marLeft w:val="640"/>
      <w:marRight w:val="0"/>
      <w:marTop w:val="0"/>
      <w:marBottom w:val="0"/>
      <w:divBdr>
        <w:top w:val="none" w:sz="0" w:space="0" w:color="auto"/>
        <w:left w:val="none" w:sz="0" w:space="0" w:color="auto"/>
        <w:bottom w:val="none" w:sz="0" w:space="0" w:color="auto"/>
        <w:right w:val="none" w:sz="0" w:space="0" w:color="auto"/>
      </w:divBdr>
    </w:div>
    <w:div w:id="271328149">
      <w:marLeft w:val="640"/>
      <w:marRight w:val="0"/>
      <w:marTop w:val="0"/>
      <w:marBottom w:val="0"/>
      <w:divBdr>
        <w:top w:val="none" w:sz="0" w:space="0" w:color="auto"/>
        <w:left w:val="none" w:sz="0" w:space="0" w:color="auto"/>
        <w:bottom w:val="none" w:sz="0" w:space="0" w:color="auto"/>
        <w:right w:val="none" w:sz="0" w:space="0" w:color="auto"/>
      </w:divBdr>
    </w:div>
    <w:div w:id="271400980">
      <w:marLeft w:val="640"/>
      <w:marRight w:val="0"/>
      <w:marTop w:val="0"/>
      <w:marBottom w:val="0"/>
      <w:divBdr>
        <w:top w:val="none" w:sz="0" w:space="0" w:color="auto"/>
        <w:left w:val="none" w:sz="0" w:space="0" w:color="auto"/>
        <w:bottom w:val="none" w:sz="0" w:space="0" w:color="auto"/>
        <w:right w:val="none" w:sz="0" w:space="0" w:color="auto"/>
      </w:divBdr>
    </w:div>
    <w:div w:id="271401344">
      <w:marLeft w:val="640"/>
      <w:marRight w:val="0"/>
      <w:marTop w:val="0"/>
      <w:marBottom w:val="0"/>
      <w:divBdr>
        <w:top w:val="none" w:sz="0" w:space="0" w:color="auto"/>
        <w:left w:val="none" w:sz="0" w:space="0" w:color="auto"/>
        <w:bottom w:val="none" w:sz="0" w:space="0" w:color="auto"/>
        <w:right w:val="none" w:sz="0" w:space="0" w:color="auto"/>
      </w:divBdr>
    </w:div>
    <w:div w:id="271402186">
      <w:marLeft w:val="640"/>
      <w:marRight w:val="0"/>
      <w:marTop w:val="0"/>
      <w:marBottom w:val="0"/>
      <w:divBdr>
        <w:top w:val="none" w:sz="0" w:space="0" w:color="auto"/>
        <w:left w:val="none" w:sz="0" w:space="0" w:color="auto"/>
        <w:bottom w:val="none" w:sz="0" w:space="0" w:color="auto"/>
        <w:right w:val="none" w:sz="0" w:space="0" w:color="auto"/>
      </w:divBdr>
    </w:div>
    <w:div w:id="271403930">
      <w:marLeft w:val="640"/>
      <w:marRight w:val="0"/>
      <w:marTop w:val="0"/>
      <w:marBottom w:val="0"/>
      <w:divBdr>
        <w:top w:val="none" w:sz="0" w:space="0" w:color="auto"/>
        <w:left w:val="none" w:sz="0" w:space="0" w:color="auto"/>
        <w:bottom w:val="none" w:sz="0" w:space="0" w:color="auto"/>
        <w:right w:val="none" w:sz="0" w:space="0" w:color="auto"/>
      </w:divBdr>
    </w:div>
    <w:div w:id="271521776">
      <w:marLeft w:val="640"/>
      <w:marRight w:val="0"/>
      <w:marTop w:val="0"/>
      <w:marBottom w:val="0"/>
      <w:divBdr>
        <w:top w:val="none" w:sz="0" w:space="0" w:color="auto"/>
        <w:left w:val="none" w:sz="0" w:space="0" w:color="auto"/>
        <w:bottom w:val="none" w:sz="0" w:space="0" w:color="auto"/>
        <w:right w:val="none" w:sz="0" w:space="0" w:color="auto"/>
      </w:divBdr>
    </w:div>
    <w:div w:id="271670798">
      <w:marLeft w:val="640"/>
      <w:marRight w:val="0"/>
      <w:marTop w:val="0"/>
      <w:marBottom w:val="0"/>
      <w:divBdr>
        <w:top w:val="none" w:sz="0" w:space="0" w:color="auto"/>
        <w:left w:val="none" w:sz="0" w:space="0" w:color="auto"/>
        <w:bottom w:val="none" w:sz="0" w:space="0" w:color="auto"/>
        <w:right w:val="none" w:sz="0" w:space="0" w:color="auto"/>
      </w:divBdr>
    </w:div>
    <w:div w:id="271743060">
      <w:marLeft w:val="640"/>
      <w:marRight w:val="0"/>
      <w:marTop w:val="0"/>
      <w:marBottom w:val="0"/>
      <w:divBdr>
        <w:top w:val="none" w:sz="0" w:space="0" w:color="auto"/>
        <w:left w:val="none" w:sz="0" w:space="0" w:color="auto"/>
        <w:bottom w:val="none" w:sz="0" w:space="0" w:color="auto"/>
        <w:right w:val="none" w:sz="0" w:space="0" w:color="auto"/>
      </w:divBdr>
    </w:div>
    <w:div w:id="271786441">
      <w:marLeft w:val="640"/>
      <w:marRight w:val="0"/>
      <w:marTop w:val="0"/>
      <w:marBottom w:val="0"/>
      <w:divBdr>
        <w:top w:val="none" w:sz="0" w:space="0" w:color="auto"/>
        <w:left w:val="none" w:sz="0" w:space="0" w:color="auto"/>
        <w:bottom w:val="none" w:sz="0" w:space="0" w:color="auto"/>
        <w:right w:val="none" w:sz="0" w:space="0" w:color="auto"/>
      </w:divBdr>
    </w:div>
    <w:div w:id="271789335">
      <w:marLeft w:val="640"/>
      <w:marRight w:val="0"/>
      <w:marTop w:val="0"/>
      <w:marBottom w:val="0"/>
      <w:divBdr>
        <w:top w:val="none" w:sz="0" w:space="0" w:color="auto"/>
        <w:left w:val="none" w:sz="0" w:space="0" w:color="auto"/>
        <w:bottom w:val="none" w:sz="0" w:space="0" w:color="auto"/>
        <w:right w:val="none" w:sz="0" w:space="0" w:color="auto"/>
      </w:divBdr>
    </w:div>
    <w:div w:id="271864156">
      <w:marLeft w:val="640"/>
      <w:marRight w:val="0"/>
      <w:marTop w:val="0"/>
      <w:marBottom w:val="0"/>
      <w:divBdr>
        <w:top w:val="none" w:sz="0" w:space="0" w:color="auto"/>
        <w:left w:val="none" w:sz="0" w:space="0" w:color="auto"/>
        <w:bottom w:val="none" w:sz="0" w:space="0" w:color="auto"/>
        <w:right w:val="none" w:sz="0" w:space="0" w:color="auto"/>
      </w:divBdr>
    </w:div>
    <w:div w:id="271940216">
      <w:marLeft w:val="640"/>
      <w:marRight w:val="0"/>
      <w:marTop w:val="0"/>
      <w:marBottom w:val="0"/>
      <w:divBdr>
        <w:top w:val="none" w:sz="0" w:space="0" w:color="auto"/>
        <w:left w:val="none" w:sz="0" w:space="0" w:color="auto"/>
        <w:bottom w:val="none" w:sz="0" w:space="0" w:color="auto"/>
        <w:right w:val="none" w:sz="0" w:space="0" w:color="auto"/>
      </w:divBdr>
    </w:div>
    <w:div w:id="272129422">
      <w:marLeft w:val="640"/>
      <w:marRight w:val="0"/>
      <w:marTop w:val="0"/>
      <w:marBottom w:val="0"/>
      <w:divBdr>
        <w:top w:val="none" w:sz="0" w:space="0" w:color="auto"/>
        <w:left w:val="none" w:sz="0" w:space="0" w:color="auto"/>
        <w:bottom w:val="none" w:sz="0" w:space="0" w:color="auto"/>
        <w:right w:val="none" w:sz="0" w:space="0" w:color="auto"/>
      </w:divBdr>
    </w:div>
    <w:div w:id="272130664">
      <w:marLeft w:val="640"/>
      <w:marRight w:val="0"/>
      <w:marTop w:val="0"/>
      <w:marBottom w:val="0"/>
      <w:divBdr>
        <w:top w:val="none" w:sz="0" w:space="0" w:color="auto"/>
        <w:left w:val="none" w:sz="0" w:space="0" w:color="auto"/>
        <w:bottom w:val="none" w:sz="0" w:space="0" w:color="auto"/>
        <w:right w:val="none" w:sz="0" w:space="0" w:color="auto"/>
      </w:divBdr>
    </w:div>
    <w:div w:id="272132600">
      <w:marLeft w:val="640"/>
      <w:marRight w:val="0"/>
      <w:marTop w:val="0"/>
      <w:marBottom w:val="0"/>
      <w:divBdr>
        <w:top w:val="none" w:sz="0" w:space="0" w:color="auto"/>
        <w:left w:val="none" w:sz="0" w:space="0" w:color="auto"/>
        <w:bottom w:val="none" w:sz="0" w:space="0" w:color="auto"/>
        <w:right w:val="none" w:sz="0" w:space="0" w:color="auto"/>
      </w:divBdr>
    </w:div>
    <w:div w:id="272171897">
      <w:marLeft w:val="640"/>
      <w:marRight w:val="0"/>
      <w:marTop w:val="0"/>
      <w:marBottom w:val="0"/>
      <w:divBdr>
        <w:top w:val="none" w:sz="0" w:space="0" w:color="auto"/>
        <w:left w:val="none" w:sz="0" w:space="0" w:color="auto"/>
        <w:bottom w:val="none" w:sz="0" w:space="0" w:color="auto"/>
        <w:right w:val="none" w:sz="0" w:space="0" w:color="auto"/>
      </w:divBdr>
    </w:div>
    <w:div w:id="272246680">
      <w:marLeft w:val="640"/>
      <w:marRight w:val="0"/>
      <w:marTop w:val="0"/>
      <w:marBottom w:val="0"/>
      <w:divBdr>
        <w:top w:val="none" w:sz="0" w:space="0" w:color="auto"/>
        <w:left w:val="none" w:sz="0" w:space="0" w:color="auto"/>
        <w:bottom w:val="none" w:sz="0" w:space="0" w:color="auto"/>
        <w:right w:val="none" w:sz="0" w:space="0" w:color="auto"/>
      </w:divBdr>
    </w:div>
    <w:div w:id="272320839">
      <w:marLeft w:val="640"/>
      <w:marRight w:val="0"/>
      <w:marTop w:val="0"/>
      <w:marBottom w:val="0"/>
      <w:divBdr>
        <w:top w:val="none" w:sz="0" w:space="0" w:color="auto"/>
        <w:left w:val="none" w:sz="0" w:space="0" w:color="auto"/>
        <w:bottom w:val="none" w:sz="0" w:space="0" w:color="auto"/>
        <w:right w:val="none" w:sz="0" w:space="0" w:color="auto"/>
      </w:divBdr>
    </w:div>
    <w:div w:id="272321894">
      <w:marLeft w:val="640"/>
      <w:marRight w:val="0"/>
      <w:marTop w:val="0"/>
      <w:marBottom w:val="0"/>
      <w:divBdr>
        <w:top w:val="none" w:sz="0" w:space="0" w:color="auto"/>
        <w:left w:val="none" w:sz="0" w:space="0" w:color="auto"/>
        <w:bottom w:val="none" w:sz="0" w:space="0" w:color="auto"/>
        <w:right w:val="none" w:sz="0" w:space="0" w:color="auto"/>
      </w:divBdr>
    </w:div>
    <w:div w:id="272328899">
      <w:marLeft w:val="640"/>
      <w:marRight w:val="0"/>
      <w:marTop w:val="0"/>
      <w:marBottom w:val="0"/>
      <w:divBdr>
        <w:top w:val="none" w:sz="0" w:space="0" w:color="auto"/>
        <w:left w:val="none" w:sz="0" w:space="0" w:color="auto"/>
        <w:bottom w:val="none" w:sz="0" w:space="0" w:color="auto"/>
        <w:right w:val="none" w:sz="0" w:space="0" w:color="auto"/>
      </w:divBdr>
    </w:div>
    <w:div w:id="272444143">
      <w:marLeft w:val="640"/>
      <w:marRight w:val="0"/>
      <w:marTop w:val="0"/>
      <w:marBottom w:val="0"/>
      <w:divBdr>
        <w:top w:val="none" w:sz="0" w:space="0" w:color="auto"/>
        <w:left w:val="none" w:sz="0" w:space="0" w:color="auto"/>
        <w:bottom w:val="none" w:sz="0" w:space="0" w:color="auto"/>
        <w:right w:val="none" w:sz="0" w:space="0" w:color="auto"/>
      </w:divBdr>
    </w:div>
    <w:div w:id="272447138">
      <w:marLeft w:val="640"/>
      <w:marRight w:val="0"/>
      <w:marTop w:val="0"/>
      <w:marBottom w:val="0"/>
      <w:divBdr>
        <w:top w:val="none" w:sz="0" w:space="0" w:color="auto"/>
        <w:left w:val="none" w:sz="0" w:space="0" w:color="auto"/>
        <w:bottom w:val="none" w:sz="0" w:space="0" w:color="auto"/>
        <w:right w:val="none" w:sz="0" w:space="0" w:color="auto"/>
      </w:divBdr>
    </w:div>
    <w:div w:id="272516904">
      <w:marLeft w:val="640"/>
      <w:marRight w:val="0"/>
      <w:marTop w:val="0"/>
      <w:marBottom w:val="0"/>
      <w:divBdr>
        <w:top w:val="none" w:sz="0" w:space="0" w:color="auto"/>
        <w:left w:val="none" w:sz="0" w:space="0" w:color="auto"/>
        <w:bottom w:val="none" w:sz="0" w:space="0" w:color="auto"/>
        <w:right w:val="none" w:sz="0" w:space="0" w:color="auto"/>
      </w:divBdr>
    </w:div>
    <w:div w:id="272522760">
      <w:marLeft w:val="640"/>
      <w:marRight w:val="0"/>
      <w:marTop w:val="0"/>
      <w:marBottom w:val="0"/>
      <w:divBdr>
        <w:top w:val="none" w:sz="0" w:space="0" w:color="auto"/>
        <w:left w:val="none" w:sz="0" w:space="0" w:color="auto"/>
        <w:bottom w:val="none" w:sz="0" w:space="0" w:color="auto"/>
        <w:right w:val="none" w:sz="0" w:space="0" w:color="auto"/>
      </w:divBdr>
    </w:div>
    <w:div w:id="272592158">
      <w:marLeft w:val="640"/>
      <w:marRight w:val="0"/>
      <w:marTop w:val="0"/>
      <w:marBottom w:val="0"/>
      <w:divBdr>
        <w:top w:val="none" w:sz="0" w:space="0" w:color="auto"/>
        <w:left w:val="none" w:sz="0" w:space="0" w:color="auto"/>
        <w:bottom w:val="none" w:sz="0" w:space="0" w:color="auto"/>
        <w:right w:val="none" w:sz="0" w:space="0" w:color="auto"/>
      </w:divBdr>
    </w:div>
    <w:div w:id="272593640">
      <w:marLeft w:val="640"/>
      <w:marRight w:val="0"/>
      <w:marTop w:val="0"/>
      <w:marBottom w:val="0"/>
      <w:divBdr>
        <w:top w:val="none" w:sz="0" w:space="0" w:color="auto"/>
        <w:left w:val="none" w:sz="0" w:space="0" w:color="auto"/>
        <w:bottom w:val="none" w:sz="0" w:space="0" w:color="auto"/>
        <w:right w:val="none" w:sz="0" w:space="0" w:color="auto"/>
      </w:divBdr>
    </w:div>
    <w:div w:id="272595383">
      <w:marLeft w:val="640"/>
      <w:marRight w:val="0"/>
      <w:marTop w:val="0"/>
      <w:marBottom w:val="0"/>
      <w:divBdr>
        <w:top w:val="none" w:sz="0" w:space="0" w:color="auto"/>
        <w:left w:val="none" w:sz="0" w:space="0" w:color="auto"/>
        <w:bottom w:val="none" w:sz="0" w:space="0" w:color="auto"/>
        <w:right w:val="none" w:sz="0" w:space="0" w:color="auto"/>
      </w:divBdr>
    </w:div>
    <w:div w:id="272638951">
      <w:marLeft w:val="640"/>
      <w:marRight w:val="0"/>
      <w:marTop w:val="0"/>
      <w:marBottom w:val="0"/>
      <w:divBdr>
        <w:top w:val="none" w:sz="0" w:space="0" w:color="auto"/>
        <w:left w:val="none" w:sz="0" w:space="0" w:color="auto"/>
        <w:bottom w:val="none" w:sz="0" w:space="0" w:color="auto"/>
        <w:right w:val="none" w:sz="0" w:space="0" w:color="auto"/>
      </w:divBdr>
    </w:div>
    <w:div w:id="272711913">
      <w:marLeft w:val="640"/>
      <w:marRight w:val="0"/>
      <w:marTop w:val="0"/>
      <w:marBottom w:val="0"/>
      <w:divBdr>
        <w:top w:val="none" w:sz="0" w:space="0" w:color="auto"/>
        <w:left w:val="none" w:sz="0" w:space="0" w:color="auto"/>
        <w:bottom w:val="none" w:sz="0" w:space="0" w:color="auto"/>
        <w:right w:val="none" w:sz="0" w:space="0" w:color="auto"/>
      </w:divBdr>
    </w:div>
    <w:div w:id="272826560">
      <w:marLeft w:val="640"/>
      <w:marRight w:val="0"/>
      <w:marTop w:val="0"/>
      <w:marBottom w:val="0"/>
      <w:divBdr>
        <w:top w:val="none" w:sz="0" w:space="0" w:color="auto"/>
        <w:left w:val="none" w:sz="0" w:space="0" w:color="auto"/>
        <w:bottom w:val="none" w:sz="0" w:space="0" w:color="auto"/>
        <w:right w:val="none" w:sz="0" w:space="0" w:color="auto"/>
      </w:divBdr>
    </w:div>
    <w:div w:id="272828173">
      <w:marLeft w:val="640"/>
      <w:marRight w:val="0"/>
      <w:marTop w:val="0"/>
      <w:marBottom w:val="0"/>
      <w:divBdr>
        <w:top w:val="none" w:sz="0" w:space="0" w:color="auto"/>
        <w:left w:val="none" w:sz="0" w:space="0" w:color="auto"/>
        <w:bottom w:val="none" w:sz="0" w:space="0" w:color="auto"/>
        <w:right w:val="none" w:sz="0" w:space="0" w:color="auto"/>
      </w:divBdr>
    </w:div>
    <w:div w:id="272832038">
      <w:marLeft w:val="640"/>
      <w:marRight w:val="0"/>
      <w:marTop w:val="0"/>
      <w:marBottom w:val="0"/>
      <w:divBdr>
        <w:top w:val="none" w:sz="0" w:space="0" w:color="auto"/>
        <w:left w:val="none" w:sz="0" w:space="0" w:color="auto"/>
        <w:bottom w:val="none" w:sz="0" w:space="0" w:color="auto"/>
        <w:right w:val="none" w:sz="0" w:space="0" w:color="auto"/>
      </w:divBdr>
    </w:div>
    <w:div w:id="273173268">
      <w:marLeft w:val="640"/>
      <w:marRight w:val="0"/>
      <w:marTop w:val="0"/>
      <w:marBottom w:val="0"/>
      <w:divBdr>
        <w:top w:val="none" w:sz="0" w:space="0" w:color="auto"/>
        <w:left w:val="none" w:sz="0" w:space="0" w:color="auto"/>
        <w:bottom w:val="none" w:sz="0" w:space="0" w:color="auto"/>
        <w:right w:val="none" w:sz="0" w:space="0" w:color="auto"/>
      </w:divBdr>
    </w:div>
    <w:div w:id="273173646">
      <w:marLeft w:val="640"/>
      <w:marRight w:val="0"/>
      <w:marTop w:val="0"/>
      <w:marBottom w:val="0"/>
      <w:divBdr>
        <w:top w:val="none" w:sz="0" w:space="0" w:color="auto"/>
        <w:left w:val="none" w:sz="0" w:space="0" w:color="auto"/>
        <w:bottom w:val="none" w:sz="0" w:space="0" w:color="auto"/>
        <w:right w:val="none" w:sz="0" w:space="0" w:color="auto"/>
      </w:divBdr>
    </w:div>
    <w:div w:id="273252054">
      <w:marLeft w:val="640"/>
      <w:marRight w:val="0"/>
      <w:marTop w:val="0"/>
      <w:marBottom w:val="0"/>
      <w:divBdr>
        <w:top w:val="none" w:sz="0" w:space="0" w:color="auto"/>
        <w:left w:val="none" w:sz="0" w:space="0" w:color="auto"/>
        <w:bottom w:val="none" w:sz="0" w:space="0" w:color="auto"/>
        <w:right w:val="none" w:sz="0" w:space="0" w:color="auto"/>
      </w:divBdr>
    </w:div>
    <w:div w:id="273291840">
      <w:marLeft w:val="640"/>
      <w:marRight w:val="0"/>
      <w:marTop w:val="0"/>
      <w:marBottom w:val="0"/>
      <w:divBdr>
        <w:top w:val="none" w:sz="0" w:space="0" w:color="auto"/>
        <w:left w:val="none" w:sz="0" w:space="0" w:color="auto"/>
        <w:bottom w:val="none" w:sz="0" w:space="0" w:color="auto"/>
        <w:right w:val="none" w:sz="0" w:space="0" w:color="auto"/>
      </w:divBdr>
    </w:div>
    <w:div w:id="273292001">
      <w:marLeft w:val="640"/>
      <w:marRight w:val="0"/>
      <w:marTop w:val="0"/>
      <w:marBottom w:val="0"/>
      <w:divBdr>
        <w:top w:val="none" w:sz="0" w:space="0" w:color="auto"/>
        <w:left w:val="none" w:sz="0" w:space="0" w:color="auto"/>
        <w:bottom w:val="none" w:sz="0" w:space="0" w:color="auto"/>
        <w:right w:val="none" w:sz="0" w:space="0" w:color="auto"/>
      </w:divBdr>
    </w:div>
    <w:div w:id="273367353">
      <w:marLeft w:val="640"/>
      <w:marRight w:val="0"/>
      <w:marTop w:val="0"/>
      <w:marBottom w:val="0"/>
      <w:divBdr>
        <w:top w:val="none" w:sz="0" w:space="0" w:color="auto"/>
        <w:left w:val="none" w:sz="0" w:space="0" w:color="auto"/>
        <w:bottom w:val="none" w:sz="0" w:space="0" w:color="auto"/>
        <w:right w:val="none" w:sz="0" w:space="0" w:color="auto"/>
      </w:divBdr>
    </w:div>
    <w:div w:id="273440818">
      <w:marLeft w:val="640"/>
      <w:marRight w:val="0"/>
      <w:marTop w:val="0"/>
      <w:marBottom w:val="0"/>
      <w:divBdr>
        <w:top w:val="none" w:sz="0" w:space="0" w:color="auto"/>
        <w:left w:val="none" w:sz="0" w:space="0" w:color="auto"/>
        <w:bottom w:val="none" w:sz="0" w:space="0" w:color="auto"/>
        <w:right w:val="none" w:sz="0" w:space="0" w:color="auto"/>
      </w:divBdr>
    </w:div>
    <w:div w:id="273558332">
      <w:marLeft w:val="640"/>
      <w:marRight w:val="0"/>
      <w:marTop w:val="0"/>
      <w:marBottom w:val="0"/>
      <w:divBdr>
        <w:top w:val="none" w:sz="0" w:space="0" w:color="auto"/>
        <w:left w:val="none" w:sz="0" w:space="0" w:color="auto"/>
        <w:bottom w:val="none" w:sz="0" w:space="0" w:color="auto"/>
        <w:right w:val="none" w:sz="0" w:space="0" w:color="auto"/>
      </w:divBdr>
    </w:div>
    <w:div w:id="273638937">
      <w:marLeft w:val="640"/>
      <w:marRight w:val="0"/>
      <w:marTop w:val="0"/>
      <w:marBottom w:val="0"/>
      <w:divBdr>
        <w:top w:val="none" w:sz="0" w:space="0" w:color="auto"/>
        <w:left w:val="none" w:sz="0" w:space="0" w:color="auto"/>
        <w:bottom w:val="none" w:sz="0" w:space="0" w:color="auto"/>
        <w:right w:val="none" w:sz="0" w:space="0" w:color="auto"/>
      </w:divBdr>
    </w:div>
    <w:div w:id="273678818">
      <w:marLeft w:val="640"/>
      <w:marRight w:val="0"/>
      <w:marTop w:val="0"/>
      <w:marBottom w:val="0"/>
      <w:divBdr>
        <w:top w:val="none" w:sz="0" w:space="0" w:color="auto"/>
        <w:left w:val="none" w:sz="0" w:space="0" w:color="auto"/>
        <w:bottom w:val="none" w:sz="0" w:space="0" w:color="auto"/>
        <w:right w:val="none" w:sz="0" w:space="0" w:color="auto"/>
      </w:divBdr>
    </w:div>
    <w:div w:id="273710194">
      <w:marLeft w:val="640"/>
      <w:marRight w:val="0"/>
      <w:marTop w:val="0"/>
      <w:marBottom w:val="0"/>
      <w:divBdr>
        <w:top w:val="none" w:sz="0" w:space="0" w:color="auto"/>
        <w:left w:val="none" w:sz="0" w:space="0" w:color="auto"/>
        <w:bottom w:val="none" w:sz="0" w:space="0" w:color="auto"/>
        <w:right w:val="none" w:sz="0" w:space="0" w:color="auto"/>
      </w:divBdr>
    </w:div>
    <w:div w:id="273748859">
      <w:marLeft w:val="640"/>
      <w:marRight w:val="0"/>
      <w:marTop w:val="0"/>
      <w:marBottom w:val="0"/>
      <w:divBdr>
        <w:top w:val="none" w:sz="0" w:space="0" w:color="auto"/>
        <w:left w:val="none" w:sz="0" w:space="0" w:color="auto"/>
        <w:bottom w:val="none" w:sz="0" w:space="0" w:color="auto"/>
        <w:right w:val="none" w:sz="0" w:space="0" w:color="auto"/>
      </w:divBdr>
    </w:div>
    <w:div w:id="273749044">
      <w:marLeft w:val="640"/>
      <w:marRight w:val="0"/>
      <w:marTop w:val="0"/>
      <w:marBottom w:val="0"/>
      <w:divBdr>
        <w:top w:val="none" w:sz="0" w:space="0" w:color="auto"/>
        <w:left w:val="none" w:sz="0" w:space="0" w:color="auto"/>
        <w:bottom w:val="none" w:sz="0" w:space="0" w:color="auto"/>
        <w:right w:val="none" w:sz="0" w:space="0" w:color="auto"/>
      </w:divBdr>
    </w:div>
    <w:div w:id="273753370">
      <w:marLeft w:val="640"/>
      <w:marRight w:val="0"/>
      <w:marTop w:val="0"/>
      <w:marBottom w:val="0"/>
      <w:divBdr>
        <w:top w:val="none" w:sz="0" w:space="0" w:color="auto"/>
        <w:left w:val="none" w:sz="0" w:space="0" w:color="auto"/>
        <w:bottom w:val="none" w:sz="0" w:space="0" w:color="auto"/>
        <w:right w:val="none" w:sz="0" w:space="0" w:color="auto"/>
      </w:divBdr>
    </w:div>
    <w:div w:id="273828576">
      <w:marLeft w:val="640"/>
      <w:marRight w:val="0"/>
      <w:marTop w:val="0"/>
      <w:marBottom w:val="0"/>
      <w:divBdr>
        <w:top w:val="none" w:sz="0" w:space="0" w:color="auto"/>
        <w:left w:val="none" w:sz="0" w:space="0" w:color="auto"/>
        <w:bottom w:val="none" w:sz="0" w:space="0" w:color="auto"/>
        <w:right w:val="none" w:sz="0" w:space="0" w:color="auto"/>
      </w:divBdr>
    </w:div>
    <w:div w:id="273830195">
      <w:marLeft w:val="640"/>
      <w:marRight w:val="0"/>
      <w:marTop w:val="0"/>
      <w:marBottom w:val="0"/>
      <w:divBdr>
        <w:top w:val="none" w:sz="0" w:space="0" w:color="auto"/>
        <w:left w:val="none" w:sz="0" w:space="0" w:color="auto"/>
        <w:bottom w:val="none" w:sz="0" w:space="0" w:color="auto"/>
        <w:right w:val="none" w:sz="0" w:space="0" w:color="auto"/>
      </w:divBdr>
    </w:div>
    <w:div w:id="273833406">
      <w:marLeft w:val="640"/>
      <w:marRight w:val="0"/>
      <w:marTop w:val="0"/>
      <w:marBottom w:val="0"/>
      <w:divBdr>
        <w:top w:val="none" w:sz="0" w:space="0" w:color="auto"/>
        <w:left w:val="none" w:sz="0" w:space="0" w:color="auto"/>
        <w:bottom w:val="none" w:sz="0" w:space="0" w:color="auto"/>
        <w:right w:val="none" w:sz="0" w:space="0" w:color="auto"/>
      </w:divBdr>
    </w:div>
    <w:div w:id="273899889">
      <w:marLeft w:val="640"/>
      <w:marRight w:val="0"/>
      <w:marTop w:val="0"/>
      <w:marBottom w:val="0"/>
      <w:divBdr>
        <w:top w:val="none" w:sz="0" w:space="0" w:color="auto"/>
        <w:left w:val="none" w:sz="0" w:space="0" w:color="auto"/>
        <w:bottom w:val="none" w:sz="0" w:space="0" w:color="auto"/>
        <w:right w:val="none" w:sz="0" w:space="0" w:color="auto"/>
      </w:divBdr>
    </w:div>
    <w:div w:id="273903494">
      <w:marLeft w:val="640"/>
      <w:marRight w:val="0"/>
      <w:marTop w:val="0"/>
      <w:marBottom w:val="0"/>
      <w:divBdr>
        <w:top w:val="none" w:sz="0" w:space="0" w:color="auto"/>
        <w:left w:val="none" w:sz="0" w:space="0" w:color="auto"/>
        <w:bottom w:val="none" w:sz="0" w:space="0" w:color="auto"/>
        <w:right w:val="none" w:sz="0" w:space="0" w:color="auto"/>
      </w:divBdr>
    </w:div>
    <w:div w:id="273948974">
      <w:marLeft w:val="640"/>
      <w:marRight w:val="0"/>
      <w:marTop w:val="0"/>
      <w:marBottom w:val="0"/>
      <w:divBdr>
        <w:top w:val="none" w:sz="0" w:space="0" w:color="auto"/>
        <w:left w:val="none" w:sz="0" w:space="0" w:color="auto"/>
        <w:bottom w:val="none" w:sz="0" w:space="0" w:color="auto"/>
        <w:right w:val="none" w:sz="0" w:space="0" w:color="auto"/>
      </w:divBdr>
    </w:div>
    <w:div w:id="273950250">
      <w:marLeft w:val="640"/>
      <w:marRight w:val="0"/>
      <w:marTop w:val="0"/>
      <w:marBottom w:val="0"/>
      <w:divBdr>
        <w:top w:val="none" w:sz="0" w:space="0" w:color="auto"/>
        <w:left w:val="none" w:sz="0" w:space="0" w:color="auto"/>
        <w:bottom w:val="none" w:sz="0" w:space="0" w:color="auto"/>
        <w:right w:val="none" w:sz="0" w:space="0" w:color="auto"/>
      </w:divBdr>
    </w:div>
    <w:div w:id="274025845">
      <w:marLeft w:val="640"/>
      <w:marRight w:val="0"/>
      <w:marTop w:val="0"/>
      <w:marBottom w:val="0"/>
      <w:divBdr>
        <w:top w:val="none" w:sz="0" w:space="0" w:color="auto"/>
        <w:left w:val="none" w:sz="0" w:space="0" w:color="auto"/>
        <w:bottom w:val="none" w:sz="0" w:space="0" w:color="auto"/>
        <w:right w:val="none" w:sz="0" w:space="0" w:color="auto"/>
      </w:divBdr>
    </w:div>
    <w:div w:id="274218621">
      <w:marLeft w:val="640"/>
      <w:marRight w:val="0"/>
      <w:marTop w:val="0"/>
      <w:marBottom w:val="0"/>
      <w:divBdr>
        <w:top w:val="none" w:sz="0" w:space="0" w:color="auto"/>
        <w:left w:val="none" w:sz="0" w:space="0" w:color="auto"/>
        <w:bottom w:val="none" w:sz="0" w:space="0" w:color="auto"/>
        <w:right w:val="none" w:sz="0" w:space="0" w:color="auto"/>
      </w:divBdr>
    </w:div>
    <w:div w:id="274290067">
      <w:marLeft w:val="640"/>
      <w:marRight w:val="0"/>
      <w:marTop w:val="0"/>
      <w:marBottom w:val="0"/>
      <w:divBdr>
        <w:top w:val="none" w:sz="0" w:space="0" w:color="auto"/>
        <w:left w:val="none" w:sz="0" w:space="0" w:color="auto"/>
        <w:bottom w:val="none" w:sz="0" w:space="0" w:color="auto"/>
        <w:right w:val="none" w:sz="0" w:space="0" w:color="auto"/>
      </w:divBdr>
    </w:div>
    <w:div w:id="274292158">
      <w:marLeft w:val="640"/>
      <w:marRight w:val="0"/>
      <w:marTop w:val="0"/>
      <w:marBottom w:val="0"/>
      <w:divBdr>
        <w:top w:val="none" w:sz="0" w:space="0" w:color="auto"/>
        <w:left w:val="none" w:sz="0" w:space="0" w:color="auto"/>
        <w:bottom w:val="none" w:sz="0" w:space="0" w:color="auto"/>
        <w:right w:val="none" w:sz="0" w:space="0" w:color="auto"/>
      </w:divBdr>
    </w:div>
    <w:div w:id="274335719">
      <w:bodyDiv w:val="1"/>
      <w:marLeft w:val="0"/>
      <w:marRight w:val="0"/>
      <w:marTop w:val="0"/>
      <w:marBottom w:val="0"/>
      <w:divBdr>
        <w:top w:val="none" w:sz="0" w:space="0" w:color="auto"/>
        <w:left w:val="none" w:sz="0" w:space="0" w:color="auto"/>
        <w:bottom w:val="none" w:sz="0" w:space="0" w:color="auto"/>
        <w:right w:val="none" w:sz="0" w:space="0" w:color="auto"/>
      </w:divBdr>
    </w:div>
    <w:div w:id="274361741">
      <w:marLeft w:val="640"/>
      <w:marRight w:val="0"/>
      <w:marTop w:val="0"/>
      <w:marBottom w:val="0"/>
      <w:divBdr>
        <w:top w:val="none" w:sz="0" w:space="0" w:color="auto"/>
        <w:left w:val="none" w:sz="0" w:space="0" w:color="auto"/>
        <w:bottom w:val="none" w:sz="0" w:space="0" w:color="auto"/>
        <w:right w:val="none" w:sz="0" w:space="0" w:color="auto"/>
      </w:divBdr>
    </w:div>
    <w:div w:id="274366252">
      <w:marLeft w:val="640"/>
      <w:marRight w:val="0"/>
      <w:marTop w:val="0"/>
      <w:marBottom w:val="0"/>
      <w:divBdr>
        <w:top w:val="none" w:sz="0" w:space="0" w:color="auto"/>
        <w:left w:val="none" w:sz="0" w:space="0" w:color="auto"/>
        <w:bottom w:val="none" w:sz="0" w:space="0" w:color="auto"/>
        <w:right w:val="none" w:sz="0" w:space="0" w:color="auto"/>
      </w:divBdr>
    </w:div>
    <w:div w:id="274405005">
      <w:marLeft w:val="640"/>
      <w:marRight w:val="0"/>
      <w:marTop w:val="0"/>
      <w:marBottom w:val="0"/>
      <w:divBdr>
        <w:top w:val="none" w:sz="0" w:space="0" w:color="auto"/>
        <w:left w:val="none" w:sz="0" w:space="0" w:color="auto"/>
        <w:bottom w:val="none" w:sz="0" w:space="0" w:color="auto"/>
        <w:right w:val="none" w:sz="0" w:space="0" w:color="auto"/>
      </w:divBdr>
    </w:div>
    <w:div w:id="274405505">
      <w:marLeft w:val="640"/>
      <w:marRight w:val="0"/>
      <w:marTop w:val="0"/>
      <w:marBottom w:val="0"/>
      <w:divBdr>
        <w:top w:val="none" w:sz="0" w:space="0" w:color="auto"/>
        <w:left w:val="none" w:sz="0" w:space="0" w:color="auto"/>
        <w:bottom w:val="none" w:sz="0" w:space="0" w:color="auto"/>
        <w:right w:val="none" w:sz="0" w:space="0" w:color="auto"/>
      </w:divBdr>
    </w:div>
    <w:div w:id="274406884">
      <w:marLeft w:val="640"/>
      <w:marRight w:val="0"/>
      <w:marTop w:val="0"/>
      <w:marBottom w:val="0"/>
      <w:divBdr>
        <w:top w:val="none" w:sz="0" w:space="0" w:color="auto"/>
        <w:left w:val="none" w:sz="0" w:space="0" w:color="auto"/>
        <w:bottom w:val="none" w:sz="0" w:space="0" w:color="auto"/>
        <w:right w:val="none" w:sz="0" w:space="0" w:color="auto"/>
      </w:divBdr>
    </w:div>
    <w:div w:id="274531836">
      <w:bodyDiv w:val="1"/>
      <w:marLeft w:val="0"/>
      <w:marRight w:val="0"/>
      <w:marTop w:val="0"/>
      <w:marBottom w:val="0"/>
      <w:divBdr>
        <w:top w:val="none" w:sz="0" w:space="0" w:color="auto"/>
        <w:left w:val="none" w:sz="0" w:space="0" w:color="auto"/>
        <w:bottom w:val="none" w:sz="0" w:space="0" w:color="auto"/>
        <w:right w:val="none" w:sz="0" w:space="0" w:color="auto"/>
      </w:divBdr>
    </w:div>
    <w:div w:id="274562955">
      <w:marLeft w:val="640"/>
      <w:marRight w:val="0"/>
      <w:marTop w:val="0"/>
      <w:marBottom w:val="0"/>
      <w:divBdr>
        <w:top w:val="none" w:sz="0" w:space="0" w:color="auto"/>
        <w:left w:val="none" w:sz="0" w:space="0" w:color="auto"/>
        <w:bottom w:val="none" w:sz="0" w:space="0" w:color="auto"/>
        <w:right w:val="none" w:sz="0" w:space="0" w:color="auto"/>
      </w:divBdr>
    </w:div>
    <w:div w:id="274606836">
      <w:marLeft w:val="640"/>
      <w:marRight w:val="0"/>
      <w:marTop w:val="0"/>
      <w:marBottom w:val="0"/>
      <w:divBdr>
        <w:top w:val="none" w:sz="0" w:space="0" w:color="auto"/>
        <w:left w:val="none" w:sz="0" w:space="0" w:color="auto"/>
        <w:bottom w:val="none" w:sz="0" w:space="0" w:color="auto"/>
        <w:right w:val="none" w:sz="0" w:space="0" w:color="auto"/>
      </w:divBdr>
    </w:div>
    <w:div w:id="274750529">
      <w:marLeft w:val="640"/>
      <w:marRight w:val="0"/>
      <w:marTop w:val="0"/>
      <w:marBottom w:val="0"/>
      <w:divBdr>
        <w:top w:val="none" w:sz="0" w:space="0" w:color="auto"/>
        <w:left w:val="none" w:sz="0" w:space="0" w:color="auto"/>
        <w:bottom w:val="none" w:sz="0" w:space="0" w:color="auto"/>
        <w:right w:val="none" w:sz="0" w:space="0" w:color="auto"/>
      </w:divBdr>
    </w:div>
    <w:div w:id="274794951">
      <w:marLeft w:val="640"/>
      <w:marRight w:val="0"/>
      <w:marTop w:val="0"/>
      <w:marBottom w:val="0"/>
      <w:divBdr>
        <w:top w:val="none" w:sz="0" w:space="0" w:color="auto"/>
        <w:left w:val="none" w:sz="0" w:space="0" w:color="auto"/>
        <w:bottom w:val="none" w:sz="0" w:space="0" w:color="auto"/>
        <w:right w:val="none" w:sz="0" w:space="0" w:color="auto"/>
      </w:divBdr>
    </w:div>
    <w:div w:id="274796037">
      <w:marLeft w:val="640"/>
      <w:marRight w:val="0"/>
      <w:marTop w:val="0"/>
      <w:marBottom w:val="0"/>
      <w:divBdr>
        <w:top w:val="none" w:sz="0" w:space="0" w:color="auto"/>
        <w:left w:val="none" w:sz="0" w:space="0" w:color="auto"/>
        <w:bottom w:val="none" w:sz="0" w:space="0" w:color="auto"/>
        <w:right w:val="none" w:sz="0" w:space="0" w:color="auto"/>
      </w:divBdr>
    </w:div>
    <w:div w:id="274799746">
      <w:marLeft w:val="640"/>
      <w:marRight w:val="0"/>
      <w:marTop w:val="0"/>
      <w:marBottom w:val="0"/>
      <w:divBdr>
        <w:top w:val="none" w:sz="0" w:space="0" w:color="auto"/>
        <w:left w:val="none" w:sz="0" w:space="0" w:color="auto"/>
        <w:bottom w:val="none" w:sz="0" w:space="0" w:color="auto"/>
        <w:right w:val="none" w:sz="0" w:space="0" w:color="auto"/>
      </w:divBdr>
    </w:div>
    <w:div w:id="274943147">
      <w:marLeft w:val="640"/>
      <w:marRight w:val="0"/>
      <w:marTop w:val="0"/>
      <w:marBottom w:val="0"/>
      <w:divBdr>
        <w:top w:val="none" w:sz="0" w:space="0" w:color="auto"/>
        <w:left w:val="none" w:sz="0" w:space="0" w:color="auto"/>
        <w:bottom w:val="none" w:sz="0" w:space="0" w:color="auto"/>
        <w:right w:val="none" w:sz="0" w:space="0" w:color="auto"/>
      </w:divBdr>
    </w:div>
    <w:div w:id="274944064">
      <w:marLeft w:val="640"/>
      <w:marRight w:val="0"/>
      <w:marTop w:val="0"/>
      <w:marBottom w:val="0"/>
      <w:divBdr>
        <w:top w:val="none" w:sz="0" w:space="0" w:color="auto"/>
        <w:left w:val="none" w:sz="0" w:space="0" w:color="auto"/>
        <w:bottom w:val="none" w:sz="0" w:space="0" w:color="auto"/>
        <w:right w:val="none" w:sz="0" w:space="0" w:color="auto"/>
      </w:divBdr>
    </w:div>
    <w:div w:id="274949747">
      <w:marLeft w:val="640"/>
      <w:marRight w:val="0"/>
      <w:marTop w:val="0"/>
      <w:marBottom w:val="0"/>
      <w:divBdr>
        <w:top w:val="none" w:sz="0" w:space="0" w:color="auto"/>
        <w:left w:val="none" w:sz="0" w:space="0" w:color="auto"/>
        <w:bottom w:val="none" w:sz="0" w:space="0" w:color="auto"/>
        <w:right w:val="none" w:sz="0" w:space="0" w:color="auto"/>
      </w:divBdr>
    </w:div>
    <w:div w:id="274990173">
      <w:marLeft w:val="640"/>
      <w:marRight w:val="0"/>
      <w:marTop w:val="0"/>
      <w:marBottom w:val="0"/>
      <w:divBdr>
        <w:top w:val="none" w:sz="0" w:space="0" w:color="auto"/>
        <w:left w:val="none" w:sz="0" w:space="0" w:color="auto"/>
        <w:bottom w:val="none" w:sz="0" w:space="0" w:color="auto"/>
        <w:right w:val="none" w:sz="0" w:space="0" w:color="auto"/>
      </w:divBdr>
    </w:div>
    <w:div w:id="274991635">
      <w:marLeft w:val="640"/>
      <w:marRight w:val="0"/>
      <w:marTop w:val="0"/>
      <w:marBottom w:val="0"/>
      <w:divBdr>
        <w:top w:val="none" w:sz="0" w:space="0" w:color="auto"/>
        <w:left w:val="none" w:sz="0" w:space="0" w:color="auto"/>
        <w:bottom w:val="none" w:sz="0" w:space="0" w:color="auto"/>
        <w:right w:val="none" w:sz="0" w:space="0" w:color="auto"/>
      </w:divBdr>
    </w:div>
    <w:div w:id="275066210">
      <w:marLeft w:val="640"/>
      <w:marRight w:val="0"/>
      <w:marTop w:val="0"/>
      <w:marBottom w:val="0"/>
      <w:divBdr>
        <w:top w:val="none" w:sz="0" w:space="0" w:color="auto"/>
        <w:left w:val="none" w:sz="0" w:space="0" w:color="auto"/>
        <w:bottom w:val="none" w:sz="0" w:space="0" w:color="auto"/>
        <w:right w:val="none" w:sz="0" w:space="0" w:color="auto"/>
      </w:divBdr>
    </w:div>
    <w:div w:id="275335813">
      <w:marLeft w:val="640"/>
      <w:marRight w:val="0"/>
      <w:marTop w:val="0"/>
      <w:marBottom w:val="0"/>
      <w:divBdr>
        <w:top w:val="none" w:sz="0" w:space="0" w:color="auto"/>
        <w:left w:val="none" w:sz="0" w:space="0" w:color="auto"/>
        <w:bottom w:val="none" w:sz="0" w:space="0" w:color="auto"/>
        <w:right w:val="none" w:sz="0" w:space="0" w:color="auto"/>
      </w:divBdr>
    </w:div>
    <w:div w:id="275480430">
      <w:marLeft w:val="640"/>
      <w:marRight w:val="0"/>
      <w:marTop w:val="0"/>
      <w:marBottom w:val="0"/>
      <w:divBdr>
        <w:top w:val="none" w:sz="0" w:space="0" w:color="auto"/>
        <w:left w:val="none" w:sz="0" w:space="0" w:color="auto"/>
        <w:bottom w:val="none" w:sz="0" w:space="0" w:color="auto"/>
        <w:right w:val="none" w:sz="0" w:space="0" w:color="auto"/>
      </w:divBdr>
    </w:div>
    <w:div w:id="275528132">
      <w:marLeft w:val="640"/>
      <w:marRight w:val="0"/>
      <w:marTop w:val="0"/>
      <w:marBottom w:val="0"/>
      <w:divBdr>
        <w:top w:val="none" w:sz="0" w:space="0" w:color="auto"/>
        <w:left w:val="none" w:sz="0" w:space="0" w:color="auto"/>
        <w:bottom w:val="none" w:sz="0" w:space="0" w:color="auto"/>
        <w:right w:val="none" w:sz="0" w:space="0" w:color="auto"/>
      </w:divBdr>
    </w:div>
    <w:div w:id="275798958">
      <w:marLeft w:val="640"/>
      <w:marRight w:val="0"/>
      <w:marTop w:val="0"/>
      <w:marBottom w:val="0"/>
      <w:divBdr>
        <w:top w:val="none" w:sz="0" w:space="0" w:color="auto"/>
        <w:left w:val="none" w:sz="0" w:space="0" w:color="auto"/>
        <w:bottom w:val="none" w:sz="0" w:space="0" w:color="auto"/>
        <w:right w:val="none" w:sz="0" w:space="0" w:color="auto"/>
      </w:divBdr>
    </w:div>
    <w:div w:id="275872750">
      <w:marLeft w:val="640"/>
      <w:marRight w:val="0"/>
      <w:marTop w:val="0"/>
      <w:marBottom w:val="0"/>
      <w:divBdr>
        <w:top w:val="none" w:sz="0" w:space="0" w:color="auto"/>
        <w:left w:val="none" w:sz="0" w:space="0" w:color="auto"/>
        <w:bottom w:val="none" w:sz="0" w:space="0" w:color="auto"/>
        <w:right w:val="none" w:sz="0" w:space="0" w:color="auto"/>
      </w:divBdr>
    </w:div>
    <w:div w:id="275988957">
      <w:marLeft w:val="640"/>
      <w:marRight w:val="0"/>
      <w:marTop w:val="0"/>
      <w:marBottom w:val="0"/>
      <w:divBdr>
        <w:top w:val="none" w:sz="0" w:space="0" w:color="auto"/>
        <w:left w:val="none" w:sz="0" w:space="0" w:color="auto"/>
        <w:bottom w:val="none" w:sz="0" w:space="0" w:color="auto"/>
        <w:right w:val="none" w:sz="0" w:space="0" w:color="auto"/>
      </w:divBdr>
    </w:div>
    <w:div w:id="276063651">
      <w:marLeft w:val="640"/>
      <w:marRight w:val="0"/>
      <w:marTop w:val="0"/>
      <w:marBottom w:val="0"/>
      <w:divBdr>
        <w:top w:val="none" w:sz="0" w:space="0" w:color="auto"/>
        <w:left w:val="none" w:sz="0" w:space="0" w:color="auto"/>
        <w:bottom w:val="none" w:sz="0" w:space="0" w:color="auto"/>
        <w:right w:val="none" w:sz="0" w:space="0" w:color="auto"/>
      </w:divBdr>
    </w:div>
    <w:div w:id="276066202">
      <w:marLeft w:val="640"/>
      <w:marRight w:val="0"/>
      <w:marTop w:val="0"/>
      <w:marBottom w:val="0"/>
      <w:divBdr>
        <w:top w:val="none" w:sz="0" w:space="0" w:color="auto"/>
        <w:left w:val="none" w:sz="0" w:space="0" w:color="auto"/>
        <w:bottom w:val="none" w:sz="0" w:space="0" w:color="auto"/>
        <w:right w:val="none" w:sz="0" w:space="0" w:color="auto"/>
      </w:divBdr>
    </w:div>
    <w:div w:id="276134071">
      <w:marLeft w:val="640"/>
      <w:marRight w:val="0"/>
      <w:marTop w:val="0"/>
      <w:marBottom w:val="0"/>
      <w:divBdr>
        <w:top w:val="none" w:sz="0" w:space="0" w:color="auto"/>
        <w:left w:val="none" w:sz="0" w:space="0" w:color="auto"/>
        <w:bottom w:val="none" w:sz="0" w:space="0" w:color="auto"/>
        <w:right w:val="none" w:sz="0" w:space="0" w:color="auto"/>
      </w:divBdr>
    </w:div>
    <w:div w:id="276261629">
      <w:marLeft w:val="640"/>
      <w:marRight w:val="0"/>
      <w:marTop w:val="0"/>
      <w:marBottom w:val="0"/>
      <w:divBdr>
        <w:top w:val="none" w:sz="0" w:space="0" w:color="auto"/>
        <w:left w:val="none" w:sz="0" w:space="0" w:color="auto"/>
        <w:bottom w:val="none" w:sz="0" w:space="0" w:color="auto"/>
        <w:right w:val="none" w:sz="0" w:space="0" w:color="auto"/>
      </w:divBdr>
    </w:div>
    <w:div w:id="276371511">
      <w:marLeft w:val="480"/>
      <w:marRight w:val="0"/>
      <w:marTop w:val="0"/>
      <w:marBottom w:val="0"/>
      <w:divBdr>
        <w:top w:val="none" w:sz="0" w:space="0" w:color="auto"/>
        <w:left w:val="none" w:sz="0" w:space="0" w:color="auto"/>
        <w:bottom w:val="none" w:sz="0" w:space="0" w:color="auto"/>
        <w:right w:val="none" w:sz="0" w:space="0" w:color="auto"/>
      </w:divBdr>
    </w:div>
    <w:div w:id="276527097">
      <w:marLeft w:val="640"/>
      <w:marRight w:val="0"/>
      <w:marTop w:val="0"/>
      <w:marBottom w:val="0"/>
      <w:divBdr>
        <w:top w:val="none" w:sz="0" w:space="0" w:color="auto"/>
        <w:left w:val="none" w:sz="0" w:space="0" w:color="auto"/>
        <w:bottom w:val="none" w:sz="0" w:space="0" w:color="auto"/>
        <w:right w:val="none" w:sz="0" w:space="0" w:color="auto"/>
      </w:divBdr>
    </w:div>
    <w:div w:id="276568960">
      <w:marLeft w:val="640"/>
      <w:marRight w:val="0"/>
      <w:marTop w:val="0"/>
      <w:marBottom w:val="0"/>
      <w:divBdr>
        <w:top w:val="none" w:sz="0" w:space="0" w:color="auto"/>
        <w:left w:val="none" w:sz="0" w:space="0" w:color="auto"/>
        <w:bottom w:val="none" w:sz="0" w:space="0" w:color="auto"/>
        <w:right w:val="none" w:sz="0" w:space="0" w:color="auto"/>
      </w:divBdr>
    </w:div>
    <w:div w:id="276721809">
      <w:marLeft w:val="640"/>
      <w:marRight w:val="0"/>
      <w:marTop w:val="0"/>
      <w:marBottom w:val="0"/>
      <w:divBdr>
        <w:top w:val="none" w:sz="0" w:space="0" w:color="auto"/>
        <w:left w:val="none" w:sz="0" w:space="0" w:color="auto"/>
        <w:bottom w:val="none" w:sz="0" w:space="0" w:color="auto"/>
        <w:right w:val="none" w:sz="0" w:space="0" w:color="auto"/>
      </w:divBdr>
    </w:div>
    <w:div w:id="276761342">
      <w:marLeft w:val="640"/>
      <w:marRight w:val="0"/>
      <w:marTop w:val="0"/>
      <w:marBottom w:val="0"/>
      <w:divBdr>
        <w:top w:val="none" w:sz="0" w:space="0" w:color="auto"/>
        <w:left w:val="none" w:sz="0" w:space="0" w:color="auto"/>
        <w:bottom w:val="none" w:sz="0" w:space="0" w:color="auto"/>
        <w:right w:val="none" w:sz="0" w:space="0" w:color="auto"/>
      </w:divBdr>
    </w:div>
    <w:div w:id="276839047">
      <w:marLeft w:val="640"/>
      <w:marRight w:val="0"/>
      <w:marTop w:val="0"/>
      <w:marBottom w:val="0"/>
      <w:divBdr>
        <w:top w:val="none" w:sz="0" w:space="0" w:color="auto"/>
        <w:left w:val="none" w:sz="0" w:space="0" w:color="auto"/>
        <w:bottom w:val="none" w:sz="0" w:space="0" w:color="auto"/>
        <w:right w:val="none" w:sz="0" w:space="0" w:color="auto"/>
      </w:divBdr>
    </w:div>
    <w:div w:id="276908802">
      <w:marLeft w:val="640"/>
      <w:marRight w:val="0"/>
      <w:marTop w:val="0"/>
      <w:marBottom w:val="0"/>
      <w:divBdr>
        <w:top w:val="none" w:sz="0" w:space="0" w:color="auto"/>
        <w:left w:val="none" w:sz="0" w:space="0" w:color="auto"/>
        <w:bottom w:val="none" w:sz="0" w:space="0" w:color="auto"/>
        <w:right w:val="none" w:sz="0" w:space="0" w:color="auto"/>
      </w:divBdr>
    </w:div>
    <w:div w:id="276913088">
      <w:bodyDiv w:val="1"/>
      <w:marLeft w:val="0"/>
      <w:marRight w:val="0"/>
      <w:marTop w:val="0"/>
      <w:marBottom w:val="0"/>
      <w:divBdr>
        <w:top w:val="none" w:sz="0" w:space="0" w:color="auto"/>
        <w:left w:val="none" w:sz="0" w:space="0" w:color="auto"/>
        <w:bottom w:val="none" w:sz="0" w:space="0" w:color="auto"/>
        <w:right w:val="none" w:sz="0" w:space="0" w:color="auto"/>
      </w:divBdr>
    </w:div>
    <w:div w:id="276914892">
      <w:marLeft w:val="640"/>
      <w:marRight w:val="0"/>
      <w:marTop w:val="0"/>
      <w:marBottom w:val="0"/>
      <w:divBdr>
        <w:top w:val="none" w:sz="0" w:space="0" w:color="auto"/>
        <w:left w:val="none" w:sz="0" w:space="0" w:color="auto"/>
        <w:bottom w:val="none" w:sz="0" w:space="0" w:color="auto"/>
        <w:right w:val="none" w:sz="0" w:space="0" w:color="auto"/>
      </w:divBdr>
    </w:div>
    <w:div w:id="277181146">
      <w:marLeft w:val="640"/>
      <w:marRight w:val="0"/>
      <w:marTop w:val="0"/>
      <w:marBottom w:val="0"/>
      <w:divBdr>
        <w:top w:val="none" w:sz="0" w:space="0" w:color="auto"/>
        <w:left w:val="none" w:sz="0" w:space="0" w:color="auto"/>
        <w:bottom w:val="none" w:sz="0" w:space="0" w:color="auto"/>
        <w:right w:val="none" w:sz="0" w:space="0" w:color="auto"/>
      </w:divBdr>
    </w:div>
    <w:div w:id="277300815">
      <w:marLeft w:val="640"/>
      <w:marRight w:val="0"/>
      <w:marTop w:val="0"/>
      <w:marBottom w:val="0"/>
      <w:divBdr>
        <w:top w:val="none" w:sz="0" w:space="0" w:color="auto"/>
        <w:left w:val="none" w:sz="0" w:space="0" w:color="auto"/>
        <w:bottom w:val="none" w:sz="0" w:space="0" w:color="auto"/>
        <w:right w:val="none" w:sz="0" w:space="0" w:color="auto"/>
      </w:divBdr>
    </w:div>
    <w:div w:id="277492912">
      <w:marLeft w:val="640"/>
      <w:marRight w:val="0"/>
      <w:marTop w:val="0"/>
      <w:marBottom w:val="0"/>
      <w:divBdr>
        <w:top w:val="none" w:sz="0" w:space="0" w:color="auto"/>
        <w:left w:val="none" w:sz="0" w:space="0" w:color="auto"/>
        <w:bottom w:val="none" w:sz="0" w:space="0" w:color="auto"/>
        <w:right w:val="none" w:sz="0" w:space="0" w:color="auto"/>
      </w:divBdr>
    </w:div>
    <w:div w:id="277571902">
      <w:marLeft w:val="640"/>
      <w:marRight w:val="0"/>
      <w:marTop w:val="0"/>
      <w:marBottom w:val="0"/>
      <w:divBdr>
        <w:top w:val="none" w:sz="0" w:space="0" w:color="auto"/>
        <w:left w:val="none" w:sz="0" w:space="0" w:color="auto"/>
        <w:bottom w:val="none" w:sz="0" w:space="0" w:color="auto"/>
        <w:right w:val="none" w:sz="0" w:space="0" w:color="auto"/>
      </w:divBdr>
    </w:div>
    <w:div w:id="277681361">
      <w:marLeft w:val="640"/>
      <w:marRight w:val="0"/>
      <w:marTop w:val="0"/>
      <w:marBottom w:val="0"/>
      <w:divBdr>
        <w:top w:val="none" w:sz="0" w:space="0" w:color="auto"/>
        <w:left w:val="none" w:sz="0" w:space="0" w:color="auto"/>
        <w:bottom w:val="none" w:sz="0" w:space="0" w:color="auto"/>
        <w:right w:val="none" w:sz="0" w:space="0" w:color="auto"/>
      </w:divBdr>
    </w:div>
    <w:div w:id="277684835">
      <w:marLeft w:val="640"/>
      <w:marRight w:val="0"/>
      <w:marTop w:val="0"/>
      <w:marBottom w:val="0"/>
      <w:divBdr>
        <w:top w:val="none" w:sz="0" w:space="0" w:color="auto"/>
        <w:left w:val="none" w:sz="0" w:space="0" w:color="auto"/>
        <w:bottom w:val="none" w:sz="0" w:space="0" w:color="auto"/>
        <w:right w:val="none" w:sz="0" w:space="0" w:color="auto"/>
      </w:divBdr>
    </w:div>
    <w:div w:id="277690259">
      <w:marLeft w:val="640"/>
      <w:marRight w:val="0"/>
      <w:marTop w:val="0"/>
      <w:marBottom w:val="0"/>
      <w:divBdr>
        <w:top w:val="none" w:sz="0" w:space="0" w:color="auto"/>
        <w:left w:val="none" w:sz="0" w:space="0" w:color="auto"/>
        <w:bottom w:val="none" w:sz="0" w:space="0" w:color="auto"/>
        <w:right w:val="none" w:sz="0" w:space="0" w:color="auto"/>
      </w:divBdr>
    </w:div>
    <w:div w:id="277874762">
      <w:marLeft w:val="640"/>
      <w:marRight w:val="0"/>
      <w:marTop w:val="0"/>
      <w:marBottom w:val="0"/>
      <w:divBdr>
        <w:top w:val="none" w:sz="0" w:space="0" w:color="auto"/>
        <w:left w:val="none" w:sz="0" w:space="0" w:color="auto"/>
        <w:bottom w:val="none" w:sz="0" w:space="0" w:color="auto"/>
        <w:right w:val="none" w:sz="0" w:space="0" w:color="auto"/>
      </w:divBdr>
    </w:div>
    <w:div w:id="277875988">
      <w:marLeft w:val="640"/>
      <w:marRight w:val="0"/>
      <w:marTop w:val="0"/>
      <w:marBottom w:val="0"/>
      <w:divBdr>
        <w:top w:val="none" w:sz="0" w:space="0" w:color="auto"/>
        <w:left w:val="none" w:sz="0" w:space="0" w:color="auto"/>
        <w:bottom w:val="none" w:sz="0" w:space="0" w:color="auto"/>
        <w:right w:val="none" w:sz="0" w:space="0" w:color="auto"/>
      </w:divBdr>
    </w:div>
    <w:div w:id="277877041">
      <w:marLeft w:val="640"/>
      <w:marRight w:val="0"/>
      <w:marTop w:val="0"/>
      <w:marBottom w:val="0"/>
      <w:divBdr>
        <w:top w:val="none" w:sz="0" w:space="0" w:color="auto"/>
        <w:left w:val="none" w:sz="0" w:space="0" w:color="auto"/>
        <w:bottom w:val="none" w:sz="0" w:space="0" w:color="auto"/>
        <w:right w:val="none" w:sz="0" w:space="0" w:color="auto"/>
      </w:divBdr>
    </w:div>
    <w:div w:id="277877931">
      <w:marLeft w:val="640"/>
      <w:marRight w:val="0"/>
      <w:marTop w:val="0"/>
      <w:marBottom w:val="0"/>
      <w:divBdr>
        <w:top w:val="none" w:sz="0" w:space="0" w:color="auto"/>
        <w:left w:val="none" w:sz="0" w:space="0" w:color="auto"/>
        <w:bottom w:val="none" w:sz="0" w:space="0" w:color="auto"/>
        <w:right w:val="none" w:sz="0" w:space="0" w:color="auto"/>
      </w:divBdr>
    </w:div>
    <w:div w:id="277880349">
      <w:marLeft w:val="640"/>
      <w:marRight w:val="0"/>
      <w:marTop w:val="0"/>
      <w:marBottom w:val="0"/>
      <w:divBdr>
        <w:top w:val="none" w:sz="0" w:space="0" w:color="auto"/>
        <w:left w:val="none" w:sz="0" w:space="0" w:color="auto"/>
        <w:bottom w:val="none" w:sz="0" w:space="0" w:color="auto"/>
        <w:right w:val="none" w:sz="0" w:space="0" w:color="auto"/>
      </w:divBdr>
    </w:div>
    <w:div w:id="278030082">
      <w:marLeft w:val="640"/>
      <w:marRight w:val="0"/>
      <w:marTop w:val="0"/>
      <w:marBottom w:val="0"/>
      <w:divBdr>
        <w:top w:val="none" w:sz="0" w:space="0" w:color="auto"/>
        <w:left w:val="none" w:sz="0" w:space="0" w:color="auto"/>
        <w:bottom w:val="none" w:sz="0" w:space="0" w:color="auto"/>
        <w:right w:val="none" w:sz="0" w:space="0" w:color="auto"/>
      </w:divBdr>
    </w:div>
    <w:div w:id="278075466">
      <w:marLeft w:val="640"/>
      <w:marRight w:val="0"/>
      <w:marTop w:val="0"/>
      <w:marBottom w:val="0"/>
      <w:divBdr>
        <w:top w:val="none" w:sz="0" w:space="0" w:color="auto"/>
        <w:left w:val="none" w:sz="0" w:space="0" w:color="auto"/>
        <w:bottom w:val="none" w:sz="0" w:space="0" w:color="auto"/>
        <w:right w:val="none" w:sz="0" w:space="0" w:color="auto"/>
      </w:divBdr>
    </w:div>
    <w:div w:id="278146268">
      <w:marLeft w:val="640"/>
      <w:marRight w:val="0"/>
      <w:marTop w:val="0"/>
      <w:marBottom w:val="0"/>
      <w:divBdr>
        <w:top w:val="none" w:sz="0" w:space="0" w:color="auto"/>
        <w:left w:val="none" w:sz="0" w:space="0" w:color="auto"/>
        <w:bottom w:val="none" w:sz="0" w:space="0" w:color="auto"/>
        <w:right w:val="none" w:sz="0" w:space="0" w:color="auto"/>
      </w:divBdr>
    </w:div>
    <w:div w:id="278150705">
      <w:marLeft w:val="640"/>
      <w:marRight w:val="0"/>
      <w:marTop w:val="0"/>
      <w:marBottom w:val="0"/>
      <w:divBdr>
        <w:top w:val="none" w:sz="0" w:space="0" w:color="auto"/>
        <w:left w:val="none" w:sz="0" w:space="0" w:color="auto"/>
        <w:bottom w:val="none" w:sz="0" w:space="0" w:color="auto"/>
        <w:right w:val="none" w:sz="0" w:space="0" w:color="auto"/>
      </w:divBdr>
    </w:div>
    <w:div w:id="278223728">
      <w:marLeft w:val="640"/>
      <w:marRight w:val="0"/>
      <w:marTop w:val="0"/>
      <w:marBottom w:val="0"/>
      <w:divBdr>
        <w:top w:val="none" w:sz="0" w:space="0" w:color="auto"/>
        <w:left w:val="none" w:sz="0" w:space="0" w:color="auto"/>
        <w:bottom w:val="none" w:sz="0" w:space="0" w:color="auto"/>
        <w:right w:val="none" w:sz="0" w:space="0" w:color="auto"/>
      </w:divBdr>
    </w:div>
    <w:div w:id="278225831">
      <w:marLeft w:val="640"/>
      <w:marRight w:val="0"/>
      <w:marTop w:val="0"/>
      <w:marBottom w:val="0"/>
      <w:divBdr>
        <w:top w:val="none" w:sz="0" w:space="0" w:color="auto"/>
        <w:left w:val="none" w:sz="0" w:space="0" w:color="auto"/>
        <w:bottom w:val="none" w:sz="0" w:space="0" w:color="auto"/>
        <w:right w:val="none" w:sz="0" w:space="0" w:color="auto"/>
      </w:divBdr>
    </w:div>
    <w:div w:id="278266185">
      <w:marLeft w:val="640"/>
      <w:marRight w:val="0"/>
      <w:marTop w:val="0"/>
      <w:marBottom w:val="0"/>
      <w:divBdr>
        <w:top w:val="none" w:sz="0" w:space="0" w:color="auto"/>
        <w:left w:val="none" w:sz="0" w:space="0" w:color="auto"/>
        <w:bottom w:val="none" w:sz="0" w:space="0" w:color="auto"/>
        <w:right w:val="none" w:sz="0" w:space="0" w:color="auto"/>
      </w:divBdr>
    </w:div>
    <w:div w:id="278340564">
      <w:marLeft w:val="640"/>
      <w:marRight w:val="0"/>
      <w:marTop w:val="0"/>
      <w:marBottom w:val="0"/>
      <w:divBdr>
        <w:top w:val="none" w:sz="0" w:space="0" w:color="auto"/>
        <w:left w:val="none" w:sz="0" w:space="0" w:color="auto"/>
        <w:bottom w:val="none" w:sz="0" w:space="0" w:color="auto"/>
        <w:right w:val="none" w:sz="0" w:space="0" w:color="auto"/>
      </w:divBdr>
    </w:div>
    <w:div w:id="278344282">
      <w:marLeft w:val="640"/>
      <w:marRight w:val="0"/>
      <w:marTop w:val="0"/>
      <w:marBottom w:val="0"/>
      <w:divBdr>
        <w:top w:val="none" w:sz="0" w:space="0" w:color="auto"/>
        <w:left w:val="none" w:sz="0" w:space="0" w:color="auto"/>
        <w:bottom w:val="none" w:sz="0" w:space="0" w:color="auto"/>
        <w:right w:val="none" w:sz="0" w:space="0" w:color="auto"/>
      </w:divBdr>
    </w:div>
    <w:div w:id="278492542">
      <w:marLeft w:val="640"/>
      <w:marRight w:val="0"/>
      <w:marTop w:val="0"/>
      <w:marBottom w:val="0"/>
      <w:divBdr>
        <w:top w:val="none" w:sz="0" w:space="0" w:color="auto"/>
        <w:left w:val="none" w:sz="0" w:space="0" w:color="auto"/>
        <w:bottom w:val="none" w:sz="0" w:space="0" w:color="auto"/>
        <w:right w:val="none" w:sz="0" w:space="0" w:color="auto"/>
      </w:divBdr>
    </w:div>
    <w:div w:id="278530046">
      <w:marLeft w:val="640"/>
      <w:marRight w:val="0"/>
      <w:marTop w:val="0"/>
      <w:marBottom w:val="0"/>
      <w:divBdr>
        <w:top w:val="none" w:sz="0" w:space="0" w:color="auto"/>
        <w:left w:val="none" w:sz="0" w:space="0" w:color="auto"/>
        <w:bottom w:val="none" w:sz="0" w:space="0" w:color="auto"/>
        <w:right w:val="none" w:sz="0" w:space="0" w:color="auto"/>
      </w:divBdr>
    </w:div>
    <w:div w:id="278537047">
      <w:marLeft w:val="640"/>
      <w:marRight w:val="0"/>
      <w:marTop w:val="0"/>
      <w:marBottom w:val="0"/>
      <w:divBdr>
        <w:top w:val="none" w:sz="0" w:space="0" w:color="auto"/>
        <w:left w:val="none" w:sz="0" w:space="0" w:color="auto"/>
        <w:bottom w:val="none" w:sz="0" w:space="0" w:color="auto"/>
        <w:right w:val="none" w:sz="0" w:space="0" w:color="auto"/>
      </w:divBdr>
    </w:div>
    <w:div w:id="278606045">
      <w:marLeft w:val="640"/>
      <w:marRight w:val="0"/>
      <w:marTop w:val="0"/>
      <w:marBottom w:val="0"/>
      <w:divBdr>
        <w:top w:val="none" w:sz="0" w:space="0" w:color="auto"/>
        <w:left w:val="none" w:sz="0" w:space="0" w:color="auto"/>
        <w:bottom w:val="none" w:sz="0" w:space="0" w:color="auto"/>
        <w:right w:val="none" w:sz="0" w:space="0" w:color="auto"/>
      </w:divBdr>
    </w:div>
    <w:div w:id="278686453">
      <w:marLeft w:val="640"/>
      <w:marRight w:val="0"/>
      <w:marTop w:val="0"/>
      <w:marBottom w:val="0"/>
      <w:divBdr>
        <w:top w:val="none" w:sz="0" w:space="0" w:color="auto"/>
        <w:left w:val="none" w:sz="0" w:space="0" w:color="auto"/>
        <w:bottom w:val="none" w:sz="0" w:space="0" w:color="auto"/>
        <w:right w:val="none" w:sz="0" w:space="0" w:color="auto"/>
      </w:divBdr>
    </w:div>
    <w:div w:id="278687098">
      <w:marLeft w:val="640"/>
      <w:marRight w:val="0"/>
      <w:marTop w:val="0"/>
      <w:marBottom w:val="0"/>
      <w:divBdr>
        <w:top w:val="none" w:sz="0" w:space="0" w:color="auto"/>
        <w:left w:val="none" w:sz="0" w:space="0" w:color="auto"/>
        <w:bottom w:val="none" w:sz="0" w:space="0" w:color="auto"/>
        <w:right w:val="none" w:sz="0" w:space="0" w:color="auto"/>
      </w:divBdr>
    </w:div>
    <w:div w:id="278726764">
      <w:marLeft w:val="640"/>
      <w:marRight w:val="0"/>
      <w:marTop w:val="0"/>
      <w:marBottom w:val="0"/>
      <w:divBdr>
        <w:top w:val="none" w:sz="0" w:space="0" w:color="auto"/>
        <w:left w:val="none" w:sz="0" w:space="0" w:color="auto"/>
        <w:bottom w:val="none" w:sz="0" w:space="0" w:color="auto"/>
        <w:right w:val="none" w:sz="0" w:space="0" w:color="auto"/>
      </w:divBdr>
    </w:div>
    <w:div w:id="278798523">
      <w:marLeft w:val="640"/>
      <w:marRight w:val="0"/>
      <w:marTop w:val="0"/>
      <w:marBottom w:val="0"/>
      <w:divBdr>
        <w:top w:val="none" w:sz="0" w:space="0" w:color="auto"/>
        <w:left w:val="none" w:sz="0" w:space="0" w:color="auto"/>
        <w:bottom w:val="none" w:sz="0" w:space="0" w:color="auto"/>
        <w:right w:val="none" w:sz="0" w:space="0" w:color="auto"/>
      </w:divBdr>
    </w:div>
    <w:div w:id="278805476">
      <w:marLeft w:val="640"/>
      <w:marRight w:val="0"/>
      <w:marTop w:val="0"/>
      <w:marBottom w:val="0"/>
      <w:divBdr>
        <w:top w:val="none" w:sz="0" w:space="0" w:color="auto"/>
        <w:left w:val="none" w:sz="0" w:space="0" w:color="auto"/>
        <w:bottom w:val="none" w:sz="0" w:space="0" w:color="auto"/>
        <w:right w:val="none" w:sz="0" w:space="0" w:color="auto"/>
      </w:divBdr>
    </w:div>
    <w:div w:id="278875876">
      <w:marLeft w:val="640"/>
      <w:marRight w:val="0"/>
      <w:marTop w:val="0"/>
      <w:marBottom w:val="0"/>
      <w:divBdr>
        <w:top w:val="none" w:sz="0" w:space="0" w:color="auto"/>
        <w:left w:val="none" w:sz="0" w:space="0" w:color="auto"/>
        <w:bottom w:val="none" w:sz="0" w:space="0" w:color="auto"/>
        <w:right w:val="none" w:sz="0" w:space="0" w:color="auto"/>
      </w:divBdr>
    </w:div>
    <w:div w:id="278878218">
      <w:marLeft w:val="640"/>
      <w:marRight w:val="0"/>
      <w:marTop w:val="0"/>
      <w:marBottom w:val="0"/>
      <w:divBdr>
        <w:top w:val="none" w:sz="0" w:space="0" w:color="auto"/>
        <w:left w:val="none" w:sz="0" w:space="0" w:color="auto"/>
        <w:bottom w:val="none" w:sz="0" w:space="0" w:color="auto"/>
        <w:right w:val="none" w:sz="0" w:space="0" w:color="auto"/>
      </w:divBdr>
    </w:div>
    <w:div w:id="278921412">
      <w:marLeft w:val="640"/>
      <w:marRight w:val="0"/>
      <w:marTop w:val="0"/>
      <w:marBottom w:val="0"/>
      <w:divBdr>
        <w:top w:val="none" w:sz="0" w:space="0" w:color="auto"/>
        <w:left w:val="none" w:sz="0" w:space="0" w:color="auto"/>
        <w:bottom w:val="none" w:sz="0" w:space="0" w:color="auto"/>
        <w:right w:val="none" w:sz="0" w:space="0" w:color="auto"/>
      </w:divBdr>
    </w:div>
    <w:div w:id="278924411">
      <w:marLeft w:val="640"/>
      <w:marRight w:val="0"/>
      <w:marTop w:val="0"/>
      <w:marBottom w:val="0"/>
      <w:divBdr>
        <w:top w:val="none" w:sz="0" w:space="0" w:color="auto"/>
        <w:left w:val="none" w:sz="0" w:space="0" w:color="auto"/>
        <w:bottom w:val="none" w:sz="0" w:space="0" w:color="auto"/>
        <w:right w:val="none" w:sz="0" w:space="0" w:color="auto"/>
      </w:divBdr>
    </w:div>
    <w:div w:id="278924812">
      <w:marLeft w:val="640"/>
      <w:marRight w:val="0"/>
      <w:marTop w:val="0"/>
      <w:marBottom w:val="0"/>
      <w:divBdr>
        <w:top w:val="none" w:sz="0" w:space="0" w:color="auto"/>
        <w:left w:val="none" w:sz="0" w:space="0" w:color="auto"/>
        <w:bottom w:val="none" w:sz="0" w:space="0" w:color="auto"/>
        <w:right w:val="none" w:sz="0" w:space="0" w:color="auto"/>
      </w:divBdr>
    </w:div>
    <w:div w:id="278925251">
      <w:marLeft w:val="640"/>
      <w:marRight w:val="0"/>
      <w:marTop w:val="0"/>
      <w:marBottom w:val="0"/>
      <w:divBdr>
        <w:top w:val="none" w:sz="0" w:space="0" w:color="auto"/>
        <w:left w:val="none" w:sz="0" w:space="0" w:color="auto"/>
        <w:bottom w:val="none" w:sz="0" w:space="0" w:color="auto"/>
        <w:right w:val="none" w:sz="0" w:space="0" w:color="auto"/>
      </w:divBdr>
    </w:div>
    <w:div w:id="278993256">
      <w:marLeft w:val="640"/>
      <w:marRight w:val="0"/>
      <w:marTop w:val="0"/>
      <w:marBottom w:val="0"/>
      <w:divBdr>
        <w:top w:val="none" w:sz="0" w:space="0" w:color="auto"/>
        <w:left w:val="none" w:sz="0" w:space="0" w:color="auto"/>
        <w:bottom w:val="none" w:sz="0" w:space="0" w:color="auto"/>
        <w:right w:val="none" w:sz="0" w:space="0" w:color="auto"/>
      </w:divBdr>
    </w:div>
    <w:div w:id="278995854">
      <w:marLeft w:val="640"/>
      <w:marRight w:val="0"/>
      <w:marTop w:val="0"/>
      <w:marBottom w:val="0"/>
      <w:divBdr>
        <w:top w:val="none" w:sz="0" w:space="0" w:color="auto"/>
        <w:left w:val="none" w:sz="0" w:space="0" w:color="auto"/>
        <w:bottom w:val="none" w:sz="0" w:space="0" w:color="auto"/>
        <w:right w:val="none" w:sz="0" w:space="0" w:color="auto"/>
      </w:divBdr>
    </w:div>
    <w:div w:id="278996564">
      <w:marLeft w:val="640"/>
      <w:marRight w:val="0"/>
      <w:marTop w:val="0"/>
      <w:marBottom w:val="0"/>
      <w:divBdr>
        <w:top w:val="none" w:sz="0" w:space="0" w:color="auto"/>
        <w:left w:val="none" w:sz="0" w:space="0" w:color="auto"/>
        <w:bottom w:val="none" w:sz="0" w:space="0" w:color="auto"/>
        <w:right w:val="none" w:sz="0" w:space="0" w:color="auto"/>
      </w:divBdr>
    </w:div>
    <w:div w:id="279142875">
      <w:marLeft w:val="640"/>
      <w:marRight w:val="0"/>
      <w:marTop w:val="0"/>
      <w:marBottom w:val="0"/>
      <w:divBdr>
        <w:top w:val="none" w:sz="0" w:space="0" w:color="auto"/>
        <w:left w:val="none" w:sz="0" w:space="0" w:color="auto"/>
        <w:bottom w:val="none" w:sz="0" w:space="0" w:color="auto"/>
        <w:right w:val="none" w:sz="0" w:space="0" w:color="auto"/>
      </w:divBdr>
    </w:div>
    <w:div w:id="279143480">
      <w:marLeft w:val="640"/>
      <w:marRight w:val="0"/>
      <w:marTop w:val="0"/>
      <w:marBottom w:val="0"/>
      <w:divBdr>
        <w:top w:val="none" w:sz="0" w:space="0" w:color="auto"/>
        <w:left w:val="none" w:sz="0" w:space="0" w:color="auto"/>
        <w:bottom w:val="none" w:sz="0" w:space="0" w:color="auto"/>
        <w:right w:val="none" w:sz="0" w:space="0" w:color="auto"/>
      </w:divBdr>
    </w:div>
    <w:div w:id="279148022">
      <w:marLeft w:val="640"/>
      <w:marRight w:val="0"/>
      <w:marTop w:val="0"/>
      <w:marBottom w:val="0"/>
      <w:divBdr>
        <w:top w:val="none" w:sz="0" w:space="0" w:color="auto"/>
        <w:left w:val="none" w:sz="0" w:space="0" w:color="auto"/>
        <w:bottom w:val="none" w:sz="0" w:space="0" w:color="auto"/>
        <w:right w:val="none" w:sz="0" w:space="0" w:color="auto"/>
      </w:divBdr>
    </w:div>
    <w:div w:id="279261767">
      <w:marLeft w:val="640"/>
      <w:marRight w:val="0"/>
      <w:marTop w:val="0"/>
      <w:marBottom w:val="0"/>
      <w:divBdr>
        <w:top w:val="none" w:sz="0" w:space="0" w:color="auto"/>
        <w:left w:val="none" w:sz="0" w:space="0" w:color="auto"/>
        <w:bottom w:val="none" w:sz="0" w:space="0" w:color="auto"/>
        <w:right w:val="none" w:sz="0" w:space="0" w:color="auto"/>
      </w:divBdr>
    </w:div>
    <w:div w:id="279455813">
      <w:marLeft w:val="640"/>
      <w:marRight w:val="0"/>
      <w:marTop w:val="0"/>
      <w:marBottom w:val="0"/>
      <w:divBdr>
        <w:top w:val="none" w:sz="0" w:space="0" w:color="auto"/>
        <w:left w:val="none" w:sz="0" w:space="0" w:color="auto"/>
        <w:bottom w:val="none" w:sz="0" w:space="0" w:color="auto"/>
        <w:right w:val="none" w:sz="0" w:space="0" w:color="auto"/>
      </w:divBdr>
    </w:div>
    <w:div w:id="279608840">
      <w:marLeft w:val="640"/>
      <w:marRight w:val="0"/>
      <w:marTop w:val="0"/>
      <w:marBottom w:val="0"/>
      <w:divBdr>
        <w:top w:val="none" w:sz="0" w:space="0" w:color="auto"/>
        <w:left w:val="none" w:sz="0" w:space="0" w:color="auto"/>
        <w:bottom w:val="none" w:sz="0" w:space="0" w:color="auto"/>
        <w:right w:val="none" w:sz="0" w:space="0" w:color="auto"/>
      </w:divBdr>
    </w:div>
    <w:div w:id="279654289">
      <w:marLeft w:val="640"/>
      <w:marRight w:val="0"/>
      <w:marTop w:val="0"/>
      <w:marBottom w:val="0"/>
      <w:divBdr>
        <w:top w:val="none" w:sz="0" w:space="0" w:color="auto"/>
        <w:left w:val="none" w:sz="0" w:space="0" w:color="auto"/>
        <w:bottom w:val="none" w:sz="0" w:space="0" w:color="auto"/>
        <w:right w:val="none" w:sz="0" w:space="0" w:color="auto"/>
      </w:divBdr>
    </w:div>
    <w:div w:id="279797709">
      <w:marLeft w:val="640"/>
      <w:marRight w:val="0"/>
      <w:marTop w:val="0"/>
      <w:marBottom w:val="0"/>
      <w:divBdr>
        <w:top w:val="none" w:sz="0" w:space="0" w:color="auto"/>
        <w:left w:val="none" w:sz="0" w:space="0" w:color="auto"/>
        <w:bottom w:val="none" w:sz="0" w:space="0" w:color="auto"/>
        <w:right w:val="none" w:sz="0" w:space="0" w:color="auto"/>
      </w:divBdr>
    </w:div>
    <w:div w:id="279846053">
      <w:marLeft w:val="640"/>
      <w:marRight w:val="0"/>
      <w:marTop w:val="0"/>
      <w:marBottom w:val="0"/>
      <w:divBdr>
        <w:top w:val="none" w:sz="0" w:space="0" w:color="auto"/>
        <w:left w:val="none" w:sz="0" w:space="0" w:color="auto"/>
        <w:bottom w:val="none" w:sz="0" w:space="0" w:color="auto"/>
        <w:right w:val="none" w:sz="0" w:space="0" w:color="auto"/>
      </w:divBdr>
    </w:div>
    <w:div w:id="279846697">
      <w:marLeft w:val="640"/>
      <w:marRight w:val="0"/>
      <w:marTop w:val="0"/>
      <w:marBottom w:val="0"/>
      <w:divBdr>
        <w:top w:val="none" w:sz="0" w:space="0" w:color="auto"/>
        <w:left w:val="none" w:sz="0" w:space="0" w:color="auto"/>
        <w:bottom w:val="none" w:sz="0" w:space="0" w:color="auto"/>
        <w:right w:val="none" w:sz="0" w:space="0" w:color="auto"/>
      </w:divBdr>
    </w:div>
    <w:div w:id="279915576">
      <w:marLeft w:val="640"/>
      <w:marRight w:val="0"/>
      <w:marTop w:val="0"/>
      <w:marBottom w:val="0"/>
      <w:divBdr>
        <w:top w:val="none" w:sz="0" w:space="0" w:color="auto"/>
        <w:left w:val="none" w:sz="0" w:space="0" w:color="auto"/>
        <w:bottom w:val="none" w:sz="0" w:space="0" w:color="auto"/>
        <w:right w:val="none" w:sz="0" w:space="0" w:color="auto"/>
      </w:divBdr>
    </w:div>
    <w:div w:id="279991697">
      <w:marLeft w:val="640"/>
      <w:marRight w:val="0"/>
      <w:marTop w:val="0"/>
      <w:marBottom w:val="0"/>
      <w:divBdr>
        <w:top w:val="none" w:sz="0" w:space="0" w:color="auto"/>
        <w:left w:val="none" w:sz="0" w:space="0" w:color="auto"/>
        <w:bottom w:val="none" w:sz="0" w:space="0" w:color="auto"/>
        <w:right w:val="none" w:sz="0" w:space="0" w:color="auto"/>
      </w:divBdr>
    </w:div>
    <w:div w:id="279994556">
      <w:marLeft w:val="640"/>
      <w:marRight w:val="0"/>
      <w:marTop w:val="0"/>
      <w:marBottom w:val="0"/>
      <w:divBdr>
        <w:top w:val="none" w:sz="0" w:space="0" w:color="auto"/>
        <w:left w:val="none" w:sz="0" w:space="0" w:color="auto"/>
        <w:bottom w:val="none" w:sz="0" w:space="0" w:color="auto"/>
        <w:right w:val="none" w:sz="0" w:space="0" w:color="auto"/>
      </w:divBdr>
    </w:div>
    <w:div w:id="280042298">
      <w:marLeft w:val="640"/>
      <w:marRight w:val="0"/>
      <w:marTop w:val="0"/>
      <w:marBottom w:val="0"/>
      <w:divBdr>
        <w:top w:val="none" w:sz="0" w:space="0" w:color="auto"/>
        <w:left w:val="none" w:sz="0" w:space="0" w:color="auto"/>
        <w:bottom w:val="none" w:sz="0" w:space="0" w:color="auto"/>
        <w:right w:val="none" w:sz="0" w:space="0" w:color="auto"/>
      </w:divBdr>
    </w:div>
    <w:div w:id="280113017">
      <w:marLeft w:val="640"/>
      <w:marRight w:val="0"/>
      <w:marTop w:val="0"/>
      <w:marBottom w:val="0"/>
      <w:divBdr>
        <w:top w:val="none" w:sz="0" w:space="0" w:color="auto"/>
        <w:left w:val="none" w:sz="0" w:space="0" w:color="auto"/>
        <w:bottom w:val="none" w:sz="0" w:space="0" w:color="auto"/>
        <w:right w:val="none" w:sz="0" w:space="0" w:color="auto"/>
      </w:divBdr>
    </w:div>
    <w:div w:id="280184054">
      <w:marLeft w:val="640"/>
      <w:marRight w:val="0"/>
      <w:marTop w:val="0"/>
      <w:marBottom w:val="0"/>
      <w:divBdr>
        <w:top w:val="none" w:sz="0" w:space="0" w:color="auto"/>
        <w:left w:val="none" w:sz="0" w:space="0" w:color="auto"/>
        <w:bottom w:val="none" w:sz="0" w:space="0" w:color="auto"/>
        <w:right w:val="none" w:sz="0" w:space="0" w:color="auto"/>
      </w:divBdr>
    </w:div>
    <w:div w:id="280188266">
      <w:marLeft w:val="640"/>
      <w:marRight w:val="0"/>
      <w:marTop w:val="0"/>
      <w:marBottom w:val="0"/>
      <w:divBdr>
        <w:top w:val="none" w:sz="0" w:space="0" w:color="auto"/>
        <w:left w:val="none" w:sz="0" w:space="0" w:color="auto"/>
        <w:bottom w:val="none" w:sz="0" w:space="0" w:color="auto"/>
        <w:right w:val="none" w:sz="0" w:space="0" w:color="auto"/>
      </w:divBdr>
    </w:div>
    <w:div w:id="280191153">
      <w:marLeft w:val="640"/>
      <w:marRight w:val="0"/>
      <w:marTop w:val="0"/>
      <w:marBottom w:val="0"/>
      <w:divBdr>
        <w:top w:val="none" w:sz="0" w:space="0" w:color="auto"/>
        <w:left w:val="none" w:sz="0" w:space="0" w:color="auto"/>
        <w:bottom w:val="none" w:sz="0" w:space="0" w:color="auto"/>
        <w:right w:val="none" w:sz="0" w:space="0" w:color="auto"/>
      </w:divBdr>
    </w:div>
    <w:div w:id="280233923">
      <w:marLeft w:val="640"/>
      <w:marRight w:val="0"/>
      <w:marTop w:val="0"/>
      <w:marBottom w:val="0"/>
      <w:divBdr>
        <w:top w:val="none" w:sz="0" w:space="0" w:color="auto"/>
        <w:left w:val="none" w:sz="0" w:space="0" w:color="auto"/>
        <w:bottom w:val="none" w:sz="0" w:space="0" w:color="auto"/>
        <w:right w:val="none" w:sz="0" w:space="0" w:color="auto"/>
      </w:divBdr>
    </w:div>
    <w:div w:id="280306928">
      <w:marLeft w:val="640"/>
      <w:marRight w:val="0"/>
      <w:marTop w:val="0"/>
      <w:marBottom w:val="0"/>
      <w:divBdr>
        <w:top w:val="none" w:sz="0" w:space="0" w:color="auto"/>
        <w:left w:val="none" w:sz="0" w:space="0" w:color="auto"/>
        <w:bottom w:val="none" w:sz="0" w:space="0" w:color="auto"/>
        <w:right w:val="none" w:sz="0" w:space="0" w:color="auto"/>
      </w:divBdr>
    </w:div>
    <w:div w:id="280379643">
      <w:marLeft w:val="640"/>
      <w:marRight w:val="0"/>
      <w:marTop w:val="0"/>
      <w:marBottom w:val="0"/>
      <w:divBdr>
        <w:top w:val="none" w:sz="0" w:space="0" w:color="auto"/>
        <w:left w:val="none" w:sz="0" w:space="0" w:color="auto"/>
        <w:bottom w:val="none" w:sz="0" w:space="0" w:color="auto"/>
        <w:right w:val="none" w:sz="0" w:space="0" w:color="auto"/>
      </w:divBdr>
    </w:div>
    <w:div w:id="280572754">
      <w:marLeft w:val="640"/>
      <w:marRight w:val="0"/>
      <w:marTop w:val="0"/>
      <w:marBottom w:val="0"/>
      <w:divBdr>
        <w:top w:val="none" w:sz="0" w:space="0" w:color="auto"/>
        <w:left w:val="none" w:sz="0" w:space="0" w:color="auto"/>
        <w:bottom w:val="none" w:sz="0" w:space="0" w:color="auto"/>
        <w:right w:val="none" w:sz="0" w:space="0" w:color="auto"/>
      </w:divBdr>
    </w:div>
    <w:div w:id="280651032">
      <w:marLeft w:val="640"/>
      <w:marRight w:val="0"/>
      <w:marTop w:val="0"/>
      <w:marBottom w:val="0"/>
      <w:divBdr>
        <w:top w:val="none" w:sz="0" w:space="0" w:color="auto"/>
        <w:left w:val="none" w:sz="0" w:space="0" w:color="auto"/>
        <w:bottom w:val="none" w:sz="0" w:space="0" w:color="auto"/>
        <w:right w:val="none" w:sz="0" w:space="0" w:color="auto"/>
      </w:divBdr>
    </w:div>
    <w:div w:id="280651966">
      <w:marLeft w:val="640"/>
      <w:marRight w:val="0"/>
      <w:marTop w:val="0"/>
      <w:marBottom w:val="0"/>
      <w:divBdr>
        <w:top w:val="none" w:sz="0" w:space="0" w:color="auto"/>
        <w:left w:val="none" w:sz="0" w:space="0" w:color="auto"/>
        <w:bottom w:val="none" w:sz="0" w:space="0" w:color="auto"/>
        <w:right w:val="none" w:sz="0" w:space="0" w:color="auto"/>
      </w:divBdr>
    </w:div>
    <w:div w:id="280769941">
      <w:marLeft w:val="640"/>
      <w:marRight w:val="0"/>
      <w:marTop w:val="0"/>
      <w:marBottom w:val="0"/>
      <w:divBdr>
        <w:top w:val="none" w:sz="0" w:space="0" w:color="auto"/>
        <w:left w:val="none" w:sz="0" w:space="0" w:color="auto"/>
        <w:bottom w:val="none" w:sz="0" w:space="0" w:color="auto"/>
        <w:right w:val="none" w:sz="0" w:space="0" w:color="auto"/>
      </w:divBdr>
    </w:div>
    <w:div w:id="280770602">
      <w:marLeft w:val="640"/>
      <w:marRight w:val="0"/>
      <w:marTop w:val="0"/>
      <w:marBottom w:val="0"/>
      <w:divBdr>
        <w:top w:val="none" w:sz="0" w:space="0" w:color="auto"/>
        <w:left w:val="none" w:sz="0" w:space="0" w:color="auto"/>
        <w:bottom w:val="none" w:sz="0" w:space="0" w:color="auto"/>
        <w:right w:val="none" w:sz="0" w:space="0" w:color="auto"/>
      </w:divBdr>
    </w:div>
    <w:div w:id="280839241">
      <w:marLeft w:val="640"/>
      <w:marRight w:val="0"/>
      <w:marTop w:val="0"/>
      <w:marBottom w:val="0"/>
      <w:divBdr>
        <w:top w:val="none" w:sz="0" w:space="0" w:color="auto"/>
        <w:left w:val="none" w:sz="0" w:space="0" w:color="auto"/>
        <w:bottom w:val="none" w:sz="0" w:space="0" w:color="auto"/>
        <w:right w:val="none" w:sz="0" w:space="0" w:color="auto"/>
      </w:divBdr>
    </w:div>
    <w:div w:id="280848651">
      <w:marLeft w:val="640"/>
      <w:marRight w:val="0"/>
      <w:marTop w:val="0"/>
      <w:marBottom w:val="0"/>
      <w:divBdr>
        <w:top w:val="none" w:sz="0" w:space="0" w:color="auto"/>
        <w:left w:val="none" w:sz="0" w:space="0" w:color="auto"/>
        <w:bottom w:val="none" w:sz="0" w:space="0" w:color="auto"/>
        <w:right w:val="none" w:sz="0" w:space="0" w:color="auto"/>
      </w:divBdr>
    </w:div>
    <w:div w:id="280916900">
      <w:marLeft w:val="640"/>
      <w:marRight w:val="0"/>
      <w:marTop w:val="0"/>
      <w:marBottom w:val="0"/>
      <w:divBdr>
        <w:top w:val="none" w:sz="0" w:space="0" w:color="auto"/>
        <w:left w:val="none" w:sz="0" w:space="0" w:color="auto"/>
        <w:bottom w:val="none" w:sz="0" w:space="0" w:color="auto"/>
        <w:right w:val="none" w:sz="0" w:space="0" w:color="auto"/>
      </w:divBdr>
    </w:div>
    <w:div w:id="281032367">
      <w:marLeft w:val="640"/>
      <w:marRight w:val="0"/>
      <w:marTop w:val="0"/>
      <w:marBottom w:val="0"/>
      <w:divBdr>
        <w:top w:val="none" w:sz="0" w:space="0" w:color="auto"/>
        <w:left w:val="none" w:sz="0" w:space="0" w:color="auto"/>
        <w:bottom w:val="none" w:sz="0" w:space="0" w:color="auto"/>
        <w:right w:val="none" w:sz="0" w:space="0" w:color="auto"/>
      </w:divBdr>
    </w:div>
    <w:div w:id="281035884">
      <w:marLeft w:val="640"/>
      <w:marRight w:val="0"/>
      <w:marTop w:val="0"/>
      <w:marBottom w:val="0"/>
      <w:divBdr>
        <w:top w:val="none" w:sz="0" w:space="0" w:color="auto"/>
        <w:left w:val="none" w:sz="0" w:space="0" w:color="auto"/>
        <w:bottom w:val="none" w:sz="0" w:space="0" w:color="auto"/>
        <w:right w:val="none" w:sz="0" w:space="0" w:color="auto"/>
      </w:divBdr>
    </w:div>
    <w:div w:id="281039520">
      <w:marLeft w:val="640"/>
      <w:marRight w:val="0"/>
      <w:marTop w:val="0"/>
      <w:marBottom w:val="0"/>
      <w:divBdr>
        <w:top w:val="none" w:sz="0" w:space="0" w:color="auto"/>
        <w:left w:val="none" w:sz="0" w:space="0" w:color="auto"/>
        <w:bottom w:val="none" w:sz="0" w:space="0" w:color="auto"/>
        <w:right w:val="none" w:sz="0" w:space="0" w:color="auto"/>
      </w:divBdr>
    </w:div>
    <w:div w:id="281150817">
      <w:marLeft w:val="640"/>
      <w:marRight w:val="0"/>
      <w:marTop w:val="0"/>
      <w:marBottom w:val="0"/>
      <w:divBdr>
        <w:top w:val="none" w:sz="0" w:space="0" w:color="auto"/>
        <w:left w:val="none" w:sz="0" w:space="0" w:color="auto"/>
        <w:bottom w:val="none" w:sz="0" w:space="0" w:color="auto"/>
        <w:right w:val="none" w:sz="0" w:space="0" w:color="auto"/>
      </w:divBdr>
    </w:div>
    <w:div w:id="281152033">
      <w:marLeft w:val="640"/>
      <w:marRight w:val="0"/>
      <w:marTop w:val="0"/>
      <w:marBottom w:val="0"/>
      <w:divBdr>
        <w:top w:val="none" w:sz="0" w:space="0" w:color="auto"/>
        <w:left w:val="none" w:sz="0" w:space="0" w:color="auto"/>
        <w:bottom w:val="none" w:sz="0" w:space="0" w:color="auto"/>
        <w:right w:val="none" w:sz="0" w:space="0" w:color="auto"/>
      </w:divBdr>
    </w:div>
    <w:div w:id="281228131">
      <w:marLeft w:val="640"/>
      <w:marRight w:val="0"/>
      <w:marTop w:val="0"/>
      <w:marBottom w:val="0"/>
      <w:divBdr>
        <w:top w:val="none" w:sz="0" w:space="0" w:color="auto"/>
        <w:left w:val="none" w:sz="0" w:space="0" w:color="auto"/>
        <w:bottom w:val="none" w:sz="0" w:space="0" w:color="auto"/>
        <w:right w:val="none" w:sz="0" w:space="0" w:color="auto"/>
      </w:divBdr>
    </w:div>
    <w:div w:id="281352719">
      <w:marLeft w:val="640"/>
      <w:marRight w:val="0"/>
      <w:marTop w:val="0"/>
      <w:marBottom w:val="0"/>
      <w:divBdr>
        <w:top w:val="none" w:sz="0" w:space="0" w:color="auto"/>
        <w:left w:val="none" w:sz="0" w:space="0" w:color="auto"/>
        <w:bottom w:val="none" w:sz="0" w:space="0" w:color="auto"/>
        <w:right w:val="none" w:sz="0" w:space="0" w:color="auto"/>
      </w:divBdr>
    </w:div>
    <w:div w:id="281499555">
      <w:marLeft w:val="640"/>
      <w:marRight w:val="0"/>
      <w:marTop w:val="0"/>
      <w:marBottom w:val="0"/>
      <w:divBdr>
        <w:top w:val="none" w:sz="0" w:space="0" w:color="auto"/>
        <w:left w:val="none" w:sz="0" w:space="0" w:color="auto"/>
        <w:bottom w:val="none" w:sz="0" w:space="0" w:color="auto"/>
        <w:right w:val="none" w:sz="0" w:space="0" w:color="auto"/>
      </w:divBdr>
    </w:div>
    <w:div w:id="281613518">
      <w:bodyDiv w:val="1"/>
      <w:marLeft w:val="0"/>
      <w:marRight w:val="0"/>
      <w:marTop w:val="0"/>
      <w:marBottom w:val="0"/>
      <w:divBdr>
        <w:top w:val="none" w:sz="0" w:space="0" w:color="auto"/>
        <w:left w:val="none" w:sz="0" w:space="0" w:color="auto"/>
        <w:bottom w:val="none" w:sz="0" w:space="0" w:color="auto"/>
        <w:right w:val="none" w:sz="0" w:space="0" w:color="auto"/>
      </w:divBdr>
    </w:div>
    <w:div w:id="281614563">
      <w:bodyDiv w:val="1"/>
      <w:marLeft w:val="0"/>
      <w:marRight w:val="0"/>
      <w:marTop w:val="0"/>
      <w:marBottom w:val="0"/>
      <w:divBdr>
        <w:top w:val="none" w:sz="0" w:space="0" w:color="auto"/>
        <w:left w:val="none" w:sz="0" w:space="0" w:color="auto"/>
        <w:bottom w:val="none" w:sz="0" w:space="0" w:color="auto"/>
        <w:right w:val="none" w:sz="0" w:space="0" w:color="auto"/>
      </w:divBdr>
    </w:div>
    <w:div w:id="281812822">
      <w:marLeft w:val="640"/>
      <w:marRight w:val="0"/>
      <w:marTop w:val="0"/>
      <w:marBottom w:val="0"/>
      <w:divBdr>
        <w:top w:val="none" w:sz="0" w:space="0" w:color="auto"/>
        <w:left w:val="none" w:sz="0" w:space="0" w:color="auto"/>
        <w:bottom w:val="none" w:sz="0" w:space="0" w:color="auto"/>
        <w:right w:val="none" w:sz="0" w:space="0" w:color="auto"/>
      </w:divBdr>
    </w:div>
    <w:div w:id="282002034">
      <w:marLeft w:val="640"/>
      <w:marRight w:val="0"/>
      <w:marTop w:val="0"/>
      <w:marBottom w:val="0"/>
      <w:divBdr>
        <w:top w:val="none" w:sz="0" w:space="0" w:color="auto"/>
        <w:left w:val="none" w:sz="0" w:space="0" w:color="auto"/>
        <w:bottom w:val="none" w:sz="0" w:space="0" w:color="auto"/>
        <w:right w:val="none" w:sz="0" w:space="0" w:color="auto"/>
      </w:divBdr>
    </w:div>
    <w:div w:id="282080652">
      <w:marLeft w:val="640"/>
      <w:marRight w:val="0"/>
      <w:marTop w:val="0"/>
      <w:marBottom w:val="0"/>
      <w:divBdr>
        <w:top w:val="none" w:sz="0" w:space="0" w:color="auto"/>
        <w:left w:val="none" w:sz="0" w:space="0" w:color="auto"/>
        <w:bottom w:val="none" w:sz="0" w:space="0" w:color="auto"/>
        <w:right w:val="none" w:sz="0" w:space="0" w:color="auto"/>
      </w:divBdr>
    </w:div>
    <w:div w:id="282082325">
      <w:marLeft w:val="640"/>
      <w:marRight w:val="0"/>
      <w:marTop w:val="0"/>
      <w:marBottom w:val="0"/>
      <w:divBdr>
        <w:top w:val="none" w:sz="0" w:space="0" w:color="auto"/>
        <w:left w:val="none" w:sz="0" w:space="0" w:color="auto"/>
        <w:bottom w:val="none" w:sz="0" w:space="0" w:color="auto"/>
        <w:right w:val="none" w:sz="0" w:space="0" w:color="auto"/>
      </w:divBdr>
    </w:div>
    <w:div w:id="282151623">
      <w:marLeft w:val="640"/>
      <w:marRight w:val="0"/>
      <w:marTop w:val="0"/>
      <w:marBottom w:val="0"/>
      <w:divBdr>
        <w:top w:val="none" w:sz="0" w:space="0" w:color="auto"/>
        <w:left w:val="none" w:sz="0" w:space="0" w:color="auto"/>
        <w:bottom w:val="none" w:sz="0" w:space="0" w:color="auto"/>
        <w:right w:val="none" w:sz="0" w:space="0" w:color="auto"/>
      </w:divBdr>
    </w:div>
    <w:div w:id="282158657">
      <w:marLeft w:val="640"/>
      <w:marRight w:val="0"/>
      <w:marTop w:val="0"/>
      <w:marBottom w:val="0"/>
      <w:divBdr>
        <w:top w:val="none" w:sz="0" w:space="0" w:color="auto"/>
        <w:left w:val="none" w:sz="0" w:space="0" w:color="auto"/>
        <w:bottom w:val="none" w:sz="0" w:space="0" w:color="auto"/>
        <w:right w:val="none" w:sz="0" w:space="0" w:color="auto"/>
      </w:divBdr>
    </w:div>
    <w:div w:id="282272855">
      <w:marLeft w:val="640"/>
      <w:marRight w:val="0"/>
      <w:marTop w:val="0"/>
      <w:marBottom w:val="0"/>
      <w:divBdr>
        <w:top w:val="none" w:sz="0" w:space="0" w:color="auto"/>
        <w:left w:val="none" w:sz="0" w:space="0" w:color="auto"/>
        <w:bottom w:val="none" w:sz="0" w:space="0" w:color="auto"/>
        <w:right w:val="none" w:sz="0" w:space="0" w:color="auto"/>
      </w:divBdr>
    </w:div>
    <w:div w:id="282344451">
      <w:marLeft w:val="640"/>
      <w:marRight w:val="0"/>
      <w:marTop w:val="0"/>
      <w:marBottom w:val="0"/>
      <w:divBdr>
        <w:top w:val="none" w:sz="0" w:space="0" w:color="auto"/>
        <w:left w:val="none" w:sz="0" w:space="0" w:color="auto"/>
        <w:bottom w:val="none" w:sz="0" w:space="0" w:color="auto"/>
        <w:right w:val="none" w:sz="0" w:space="0" w:color="auto"/>
      </w:divBdr>
    </w:div>
    <w:div w:id="282349554">
      <w:marLeft w:val="640"/>
      <w:marRight w:val="0"/>
      <w:marTop w:val="0"/>
      <w:marBottom w:val="0"/>
      <w:divBdr>
        <w:top w:val="none" w:sz="0" w:space="0" w:color="auto"/>
        <w:left w:val="none" w:sz="0" w:space="0" w:color="auto"/>
        <w:bottom w:val="none" w:sz="0" w:space="0" w:color="auto"/>
        <w:right w:val="none" w:sz="0" w:space="0" w:color="auto"/>
      </w:divBdr>
    </w:div>
    <w:div w:id="282418438">
      <w:marLeft w:val="640"/>
      <w:marRight w:val="0"/>
      <w:marTop w:val="0"/>
      <w:marBottom w:val="0"/>
      <w:divBdr>
        <w:top w:val="none" w:sz="0" w:space="0" w:color="auto"/>
        <w:left w:val="none" w:sz="0" w:space="0" w:color="auto"/>
        <w:bottom w:val="none" w:sz="0" w:space="0" w:color="auto"/>
        <w:right w:val="none" w:sz="0" w:space="0" w:color="auto"/>
      </w:divBdr>
    </w:div>
    <w:div w:id="282420067">
      <w:marLeft w:val="640"/>
      <w:marRight w:val="0"/>
      <w:marTop w:val="0"/>
      <w:marBottom w:val="0"/>
      <w:divBdr>
        <w:top w:val="none" w:sz="0" w:space="0" w:color="auto"/>
        <w:left w:val="none" w:sz="0" w:space="0" w:color="auto"/>
        <w:bottom w:val="none" w:sz="0" w:space="0" w:color="auto"/>
        <w:right w:val="none" w:sz="0" w:space="0" w:color="auto"/>
      </w:divBdr>
    </w:div>
    <w:div w:id="282464568">
      <w:marLeft w:val="640"/>
      <w:marRight w:val="0"/>
      <w:marTop w:val="0"/>
      <w:marBottom w:val="0"/>
      <w:divBdr>
        <w:top w:val="none" w:sz="0" w:space="0" w:color="auto"/>
        <w:left w:val="none" w:sz="0" w:space="0" w:color="auto"/>
        <w:bottom w:val="none" w:sz="0" w:space="0" w:color="auto"/>
        <w:right w:val="none" w:sz="0" w:space="0" w:color="auto"/>
      </w:divBdr>
    </w:div>
    <w:div w:id="282469513">
      <w:marLeft w:val="640"/>
      <w:marRight w:val="0"/>
      <w:marTop w:val="0"/>
      <w:marBottom w:val="0"/>
      <w:divBdr>
        <w:top w:val="none" w:sz="0" w:space="0" w:color="auto"/>
        <w:left w:val="none" w:sz="0" w:space="0" w:color="auto"/>
        <w:bottom w:val="none" w:sz="0" w:space="0" w:color="auto"/>
        <w:right w:val="none" w:sz="0" w:space="0" w:color="auto"/>
      </w:divBdr>
    </w:div>
    <w:div w:id="282545177">
      <w:marLeft w:val="640"/>
      <w:marRight w:val="0"/>
      <w:marTop w:val="0"/>
      <w:marBottom w:val="0"/>
      <w:divBdr>
        <w:top w:val="none" w:sz="0" w:space="0" w:color="auto"/>
        <w:left w:val="none" w:sz="0" w:space="0" w:color="auto"/>
        <w:bottom w:val="none" w:sz="0" w:space="0" w:color="auto"/>
        <w:right w:val="none" w:sz="0" w:space="0" w:color="auto"/>
      </w:divBdr>
    </w:div>
    <w:div w:id="282611697">
      <w:marLeft w:val="640"/>
      <w:marRight w:val="0"/>
      <w:marTop w:val="0"/>
      <w:marBottom w:val="0"/>
      <w:divBdr>
        <w:top w:val="none" w:sz="0" w:space="0" w:color="auto"/>
        <w:left w:val="none" w:sz="0" w:space="0" w:color="auto"/>
        <w:bottom w:val="none" w:sz="0" w:space="0" w:color="auto"/>
        <w:right w:val="none" w:sz="0" w:space="0" w:color="auto"/>
      </w:divBdr>
    </w:div>
    <w:div w:id="282612781">
      <w:marLeft w:val="640"/>
      <w:marRight w:val="0"/>
      <w:marTop w:val="0"/>
      <w:marBottom w:val="0"/>
      <w:divBdr>
        <w:top w:val="none" w:sz="0" w:space="0" w:color="auto"/>
        <w:left w:val="none" w:sz="0" w:space="0" w:color="auto"/>
        <w:bottom w:val="none" w:sz="0" w:space="0" w:color="auto"/>
        <w:right w:val="none" w:sz="0" w:space="0" w:color="auto"/>
      </w:divBdr>
    </w:div>
    <w:div w:id="282806805">
      <w:marLeft w:val="640"/>
      <w:marRight w:val="0"/>
      <w:marTop w:val="0"/>
      <w:marBottom w:val="0"/>
      <w:divBdr>
        <w:top w:val="none" w:sz="0" w:space="0" w:color="auto"/>
        <w:left w:val="none" w:sz="0" w:space="0" w:color="auto"/>
        <w:bottom w:val="none" w:sz="0" w:space="0" w:color="auto"/>
        <w:right w:val="none" w:sz="0" w:space="0" w:color="auto"/>
      </w:divBdr>
    </w:div>
    <w:div w:id="282813196">
      <w:marLeft w:val="640"/>
      <w:marRight w:val="0"/>
      <w:marTop w:val="0"/>
      <w:marBottom w:val="0"/>
      <w:divBdr>
        <w:top w:val="none" w:sz="0" w:space="0" w:color="auto"/>
        <w:left w:val="none" w:sz="0" w:space="0" w:color="auto"/>
        <w:bottom w:val="none" w:sz="0" w:space="0" w:color="auto"/>
        <w:right w:val="none" w:sz="0" w:space="0" w:color="auto"/>
      </w:divBdr>
    </w:div>
    <w:div w:id="282923205">
      <w:marLeft w:val="640"/>
      <w:marRight w:val="0"/>
      <w:marTop w:val="0"/>
      <w:marBottom w:val="0"/>
      <w:divBdr>
        <w:top w:val="none" w:sz="0" w:space="0" w:color="auto"/>
        <w:left w:val="none" w:sz="0" w:space="0" w:color="auto"/>
        <w:bottom w:val="none" w:sz="0" w:space="0" w:color="auto"/>
        <w:right w:val="none" w:sz="0" w:space="0" w:color="auto"/>
      </w:divBdr>
    </w:div>
    <w:div w:id="283001251">
      <w:marLeft w:val="640"/>
      <w:marRight w:val="0"/>
      <w:marTop w:val="0"/>
      <w:marBottom w:val="0"/>
      <w:divBdr>
        <w:top w:val="none" w:sz="0" w:space="0" w:color="auto"/>
        <w:left w:val="none" w:sz="0" w:space="0" w:color="auto"/>
        <w:bottom w:val="none" w:sz="0" w:space="0" w:color="auto"/>
        <w:right w:val="none" w:sz="0" w:space="0" w:color="auto"/>
      </w:divBdr>
    </w:div>
    <w:div w:id="283004562">
      <w:marLeft w:val="640"/>
      <w:marRight w:val="0"/>
      <w:marTop w:val="0"/>
      <w:marBottom w:val="0"/>
      <w:divBdr>
        <w:top w:val="none" w:sz="0" w:space="0" w:color="auto"/>
        <w:left w:val="none" w:sz="0" w:space="0" w:color="auto"/>
        <w:bottom w:val="none" w:sz="0" w:space="0" w:color="auto"/>
        <w:right w:val="none" w:sz="0" w:space="0" w:color="auto"/>
      </w:divBdr>
    </w:div>
    <w:div w:id="283050327">
      <w:marLeft w:val="640"/>
      <w:marRight w:val="0"/>
      <w:marTop w:val="0"/>
      <w:marBottom w:val="0"/>
      <w:divBdr>
        <w:top w:val="none" w:sz="0" w:space="0" w:color="auto"/>
        <w:left w:val="none" w:sz="0" w:space="0" w:color="auto"/>
        <w:bottom w:val="none" w:sz="0" w:space="0" w:color="auto"/>
        <w:right w:val="none" w:sz="0" w:space="0" w:color="auto"/>
      </w:divBdr>
    </w:div>
    <w:div w:id="283076267">
      <w:marLeft w:val="640"/>
      <w:marRight w:val="0"/>
      <w:marTop w:val="0"/>
      <w:marBottom w:val="0"/>
      <w:divBdr>
        <w:top w:val="none" w:sz="0" w:space="0" w:color="auto"/>
        <w:left w:val="none" w:sz="0" w:space="0" w:color="auto"/>
        <w:bottom w:val="none" w:sz="0" w:space="0" w:color="auto"/>
        <w:right w:val="none" w:sz="0" w:space="0" w:color="auto"/>
      </w:divBdr>
    </w:div>
    <w:div w:id="283082646">
      <w:marLeft w:val="640"/>
      <w:marRight w:val="0"/>
      <w:marTop w:val="0"/>
      <w:marBottom w:val="0"/>
      <w:divBdr>
        <w:top w:val="none" w:sz="0" w:space="0" w:color="auto"/>
        <w:left w:val="none" w:sz="0" w:space="0" w:color="auto"/>
        <w:bottom w:val="none" w:sz="0" w:space="0" w:color="auto"/>
        <w:right w:val="none" w:sz="0" w:space="0" w:color="auto"/>
      </w:divBdr>
    </w:div>
    <w:div w:id="283196791">
      <w:marLeft w:val="640"/>
      <w:marRight w:val="0"/>
      <w:marTop w:val="0"/>
      <w:marBottom w:val="0"/>
      <w:divBdr>
        <w:top w:val="none" w:sz="0" w:space="0" w:color="auto"/>
        <w:left w:val="none" w:sz="0" w:space="0" w:color="auto"/>
        <w:bottom w:val="none" w:sz="0" w:space="0" w:color="auto"/>
        <w:right w:val="none" w:sz="0" w:space="0" w:color="auto"/>
      </w:divBdr>
    </w:div>
    <w:div w:id="283198230">
      <w:marLeft w:val="640"/>
      <w:marRight w:val="0"/>
      <w:marTop w:val="0"/>
      <w:marBottom w:val="0"/>
      <w:divBdr>
        <w:top w:val="none" w:sz="0" w:space="0" w:color="auto"/>
        <w:left w:val="none" w:sz="0" w:space="0" w:color="auto"/>
        <w:bottom w:val="none" w:sz="0" w:space="0" w:color="auto"/>
        <w:right w:val="none" w:sz="0" w:space="0" w:color="auto"/>
      </w:divBdr>
    </w:div>
    <w:div w:id="283200553">
      <w:marLeft w:val="640"/>
      <w:marRight w:val="0"/>
      <w:marTop w:val="0"/>
      <w:marBottom w:val="0"/>
      <w:divBdr>
        <w:top w:val="none" w:sz="0" w:space="0" w:color="auto"/>
        <w:left w:val="none" w:sz="0" w:space="0" w:color="auto"/>
        <w:bottom w:val="none" w:sz="0" w:space="0" w:color="auto"/>
        <w:right w:val="none" w:sz="0" w:space="0" w:color="auto"/>
      </w:divBdr>
    </w:div>
    <w:div w:id="283272119">
      <w:marLeft w:val="640"/>
      <w:marRight w:val="0"/>
      <w:marTop w:val="0"/>
      <w:marBottom w:val="0"/>
      <w:divBdr>
        <w:top w:val="none" w:sz="0" w:space="0" w:color="auto"/>
        <w:left w:val="none" w:sz="0" w:space="0" w:color="auto"/>
        <w:bottom w:val="none" w:sz="0" w:space="0" w:color="auto"/>
        <w:right w:val="none" w:sz="0" w:space="0" w:color="auto"/>
      </w:divBdr>
    </w:div>
    <w:div w:id="283390992">
      <w:marLeft w:val="640"/>
      <w:marRight w:val="0"/>
      <w:marTop w:val="0"/>
      <w:marBottom w:val="0"/>
      <w:divBdr>
        <w:top w:val="none" w:sz="0" w:space="0" w:color="auto"/>
        <w:left w:val="none" w:sz="0" w:space="0" w:color="auto"/>
        <w:bottom w:val="none" w:sz="0" w:space="0" w:color="auto"/>
        <w:right w:val="none" w:sz="0" w:space="0" w:color="auto"/>
      </w:divBdr>
    </w:div>
    <w:div w:id="283393395">
      <w:marLeft w:val="640"/>
      <w:marRight w:val="0"/>
      <w:marTop w:val="0"/>
      <w:marBottom w:val="0"/>
      <w:divBdr>
        <w:top w:val="none" w:sz="0" w:space="0" w:color="auto"/>
        <w:left w:val="none" w:sz="0" w:space="0" w:color="auto"/>
        <w:bottom w:val="none" w:sz="0" w:space="0" w:color="auto"/>
        <w:right w:val="none" w:sz="0" w:space="0" w:color="auto"/>
      </w:divBdr>
    </w:div>
    <w:div w:id="283464163">
      <w:marLeft w:val="640"/>
      <w:marRight w:val="0"/>
      <w:marTop w:val="0"/>
      <w:marBottom w:val="0"/>
      <w:divBdr>
        <w:top w:val="none" w:sz="0" w:space="0" w:color="auto"/>
        <w:left w:val="none" w:sz="0" w:space="0" w:color="auto"/>
        <w:bottom w:val="none" w:sz="0" w:space="0" w:color="auto"/>
        <w:right w:val="none" w:sz="0" w:space="0" w:color="auto"/>
      </w:divBdr>
    </w:div>
    <w:div w:id="283465702">
      <w:marLeft w:val="640"/>
      <w:marRight w:val="0"/>
      <w:marTop w:val="0"/>
      <w:marBottom w:val="0"/>
      <w:divBdr>
        <w:top w:val="none" w:sz="0" w:space="0" w:color="auto"/>
        <w:left w:val="none" w:sz="0" w:space="0" w:color="auto"/>
        <w:bottom w:val="none" w:sz="0" w:space="0" w:color="auto"/>
        <w:right w:val="none" w:sz="0" w:space="0" w:color="auto"/>
      </w:divBdr>
    </w:div>
    <w:div w:id="283466320">
      <w:marLeft w:val="640"/>
      <w:marRight w:val="0"/>
      <w:marTop w:val="0"/>
      <w:marBottom w:val="0"/>
      <w:divBdr>
        <w:top w:val="none" w:sz="0" w:space="0" w:color="auto"/>
        <w:left w:val="none" w:sz="0" w:space="0" w:color="auto"/>
        <w:bottom w:val="none" w:sz="0" w:space="0" w:color="auto"/>
        <w:right w:val="none" w:sz="0" w:space="0" w:color="auto"/>
      </w:divBdr>
    </w:div>
    <w:div w:id="283469446">
      <w:marLeft w:val="640"/>
      <w:marRight w:val="0"/>
      <w:marTop w:val="0"/>
      <w:marBottom w:val="0"/>
      <w:divBdr>
        <w:top w:val="none" w:sz="0" w:space="0" w:color="auto"/>
        <w:left w:val="none" w:sz="0" w:space="0" w:color="auto"/>
        <w:bottom w:val="none" w:sz="0" w:space="0" w:color="auto"/>
        <w:right w:val="none" w:sz="0" w:space="0" w:color="auto"/>
      </w:divBdr>
    </w:div>
    <w:div w:id="283469584">
      <w:marLeft w:val="640"/>
      <w:marRight w:val="0"/>
      <w:marTop w:val="0"/>
      <w:marBottom w:val="0"/>
      <w:divBdr>
        <w:top w:val="none" w:sz="0" w:space="0" w:color="auto"/>
        <w:left w:val="none" w:sz="0" w:space="0" w:color="auto"/>
        <w:bottom w:val="none" w:sz="0" w:space="0" w:color="auto"/>
        <w:right w:val="none" w:sz="0" w:space="0" w:color="auto"/>
      </w:divBdr>
    </w:div>
    <w:div w:id="283510758">
      <w:marLeft w:val="640"/>
      <w:marRight w:val="0"/>
      <w:marTop w:val="0"/>
      <w:marBottom w:val="0"/>
      <w:divBdr>
        <w:top w:val="none" w:sz="0" w:space="0" w:color="auto"/>
        <w:left w:val="none" w:sz="0" w:space="0" w:color="auto"/>
        <w:bottom w:val="none" w:sz="0" w:space="0" w:color="auto"/>
        <w:right w:val="none" w:sz="0" w:space="0" w:color="auto"/>
      </w:divBdr>
    </w:div>
    <w:div w:id="283511065">
      <w:marLeft w:val="640"/>
      <w:marRight w:val="0"/>
      <w:marTop w:val="0"/>
      <w:marBottom w:val="0"/>
      <w:divBdr>
        <w:top w:val="none" w:sz="0" w:space="0" w:color="auto"/>
        <w:left w:val="none" w:sz="0" w:space="0" w:color="auto"/>
        <w:bottom w:val="none" w:sz="0" w:space="0" w:color="auto"/>
        <w:right w:val="none" w:sz="0" w:space="0" w:color="auto"/>
      </w:divBdr>
    </w:div>
    <w:div w:id="283538472">
      <w:marLeft w:val="640"/>
      <w:marRight w:val="0"/>
      <w:marTop w:val="0"/>
      <w:marBottom w:val="0"/>
      <w:divBdr>
        <w:top w:val="none" w:sz="0" w:space="0" w:color="auto"/>
        <w:left w:val="none" w:sz="0" w:space="0" w:color="auto"/>
        <w:bottom w:val="none" w:sz="0" w:space="0" w:color="auto"/>
        <w:right w:val="none" w:sz="0" w:space="0" w:color="auto"/>
      </w:divBdr>
    </w:div>
    <w:div w:id="283579835">
      <w:marLeft w:val="640"/>
      <w:marRight w:val="0"/>
      <w:marTop w:val="0"/>
      <w:marBottom w:val="0"/>
      <w:divBdr>
        <w:top w:val="none" w:sz="0" w:space="0" w:color="auto"/>
        <w:left w:val="none" w:sz="0" w:space="0" w:color="auto"/>
        <w:bottom w:val="none" w:sz="0" w:space="0" w:color="auto"/>
        <w:right w:val="none" w:sz="0" w:space="0" w:color="auto"/>
      </w:divBdr>
    </w:div>
    <w:div w:id="283779386">
      <w:marLeft w:val="640"/>
      <w:marRight w:val="0"/>
      <w:marTop w:val="0"/>
      <w:marBottom w:val="0"/>
      <w:divBdr>
        <w:top w:val="none" w:sz="0" w:space="0" w:color="auto"/>
        <w:left w:val="none" w:sz="0" w:space="0" w:color="auto"/>
        <w:bottom w:val="none" w:sz="0" w:space="0" w:color="auto"/>
        <w:right w:val="none" w:sz="0" w:space="0" w:color="auto"/>
      </w:divBdr>
    </w:div>
    <w:div w:id="283780450">
      <w:marLeft w:val="640"/>
      <w:marRight w:val="0"/>
      <w:marTop w:val="0"/>
      <w:marBottom w:val="0"/>
      <w:divBdr>
        <w:top w:val="none" w:sz="0" w:space="0" w:color="auto"/>
        <w:left w:val="none" w:sz="0" w:space="0" w:color="auto"/>
        <w:bottom w:val="none" w:sz="0" w:space="0" w:color="auto"/>
        <w:right w:val="none" w:sz="0" w:space="0" w:color="auto"/>
      </w:divBdr>
    </w:div>
    <w:div w:id="283924606">
      <w:marLeft w:val="640"/>
      <w:marRight w:val="0"/>
      <w:marTop w:val="0"/>
      <w:marBottom w:val="0"/>
      <w:divBdr>
        <w:top w:val="none" w:sz="0" w:space="0" w:color="auto"/>
        <w:left w:val="none" w:sz="0" w:space="0" w:color="auto"/>
        <w:bottom w:val="none" w:sz="0" w:space="0" w:color="auto"/>
        <w:right w:val="none" w:sz="0" w:space="0" w:color="auto"/>
      </w:divBdr>
    </w:div>
    <w:div w:id="283929339">
      <w:marLeft w:val="640"/>
      <w:marRight w:val="0"/>
      <w:marTop w:val="0"/>
      <w:marBottom w:val="0"/>
      <w:divBdr>
        <w:top w:val="none" w:sz="0" w:space="0" w:color="auto"/>
        <w:left w:val="none" w:sz="0" w:space="0" w:color="auto"/>
        <w:bottom w:val="none" w:sz="0" w:space="0" w:color="auto"/>
        <w:right w:val="none" w:sz="0" w:space="0" w:color="auto"/>
      </w:divBdr>
    </w:div>
    <w:div w:id="283999710">
      <w:marLeft w:val="640"/>
      <w:marRight w:val="0"/>
      <w:marTop w:val="0"/>
      <w:marBottom w:val="0"/>
      <w:divBdr>
        <w:top w:val="none" w:sz="0" w:space="0" w:color="auto"/>
        <w:left w:val="none" w:sz="0" w:space="0" w:color="auto"/>
        <w:bottom w:val="none" w:sz="0" w:space="0" w:color="auto"/>
        <w:right w:val="none" w:sz="0" w:space="0" w:color="auto"/>
      </w:divBdr>
    </w:div>
    <w:div w:id="284120204">
      <w:marLeft w:val="640"/>
      <w:marRight w:val="0"/>
      <w:marTop w:val="0"/>
      <w:marBottom w:val="0"/>
      <w:divBdr>
        <w:top w:val="none" w:sz="0" w:space="0" w:color="auto"/>
        <w:left w:val="none" w:sz="0" w:space="0" w:color="auto"/>
        <w:bottom w:val="none" w:sz="0" w:space="0" w:color="auto"/>
        <w:right w:val="none" w:sz="0" w:space="0" w:color="auto"/>
      </w:divBdr>
    </w:div>
    <w:div w:id="284124403">
      <w:marLeft w:val="640"/>
      <w:marRight w:val="0"/>
      <w:marTop w:val="0"/>
      <w:marBottom w:val="0"/>
      <w:divBdr>
        <w:top w:val="none" w:sz="0" w:space="0" w:color="auto"/>
        <w:left w:val="none" w:sz="0" w:space="0" w:color="auto"/>
        <w:bottom w:val="none" w:sz="0" w:space="0" w:color="auto"/>
        <w:right w:val="none" w:sz="0" w:space="0" w:color="auto"/>
      </w:divBdr>
    </w:div>
    <w:div w:id="284166073">
      <w:marLeft w:val="640"/>
      <w:marRight w:val="0"/>
      <w:marTop w:val="0"/>
      <w:marBottom w:val="0"/>
      <w:divBdr>
        <w:top w:val="none" w:sz="0" w:space="0" w:color="auto"/>
        <w:left w:val="none" w:sz="0" w:space="0" w:color="auto"/>
        <w:bottom w:val="none" w:sz="0" w:space="0" w:color="auto"/>
        <w:right w:val="none" w:sz="0" w:space="0" w:color="auto"/>
      </w:divBdr>
    </w:div>
    <w:div w:id="284235138">
      <w:marLeft w:val="640"/>
      <w:marRight w:val="0"/>
      <w:marTop w:val="0"/>
      <w:marBottom w:val="0"/>
      <w:divBdr>
        <w:top w:val="none" w:sz="0" w:space="0" w:color="auto"/>
        <w:left w:val="none" w:sz="0" w:space="0" w:color="auto"/>
        <w:bottom w:val="none" w:sz="0" w:space="0" w:color="auto"/>
        <w:right w:val="none" w:sz="0" w:space="0" w:color="auto"/>
      </w:divBdr>
    </w:div>
    <w:div w:id="284238771">
      <w:marLeft w:val="640"/>
      <w:marRight w:val="0"/>
      <w:marTop w:val="0"/>
      <w:marBottom w:val="0"/>
      <w:divBdr>
        <w:top w:val="none" w:sz="0" w:space="0" w:color="auto"/>
        <w:left w:val="none" w:sz="0" w:space="0" w:color="auto"/>
        <w:bottom w:val="none" w:sz="0" w:space="0" w:color="auto"/>
        <w:right w:val="none" w:sz="0" w:space="0" w:color="auto"/>
      </w:divBdr>
    </w:div>
    <w:div w:id="284384188">
      <w:marLeft w:val="640"/>
      <w:marRight w:val="0"/>
      <w:marTop w:val="0"/>
      <w:marBottom w:val="0"/>
      <w:divBdr>
        <w:top w:val="none" w:sz="0" w:space="0" w:color="auto"/>
        <w:left w:val="none" w:sz="0" w:space="0" w:color="auto"/>
        <w:bottom w:val="none" w:sz="0" w:space="0" w:color="auto"/>
        <w:right w:val="none" w:sz="0" w:space="0" w:color="auto"/>
      </w:divBdr>
    </w:div>
    <w:div w:id="284434821">
      <w:marLeft w:val="640"/>
      <w:marRight w:val="0"/>
      <w:marTop w:val="0"/>
      <w:marBottom w:val="0"/>
      <w:divBdr>
        <w:top w:val="none" w:sz="0" w:space="0" w:color="auto"/>
        <w:left w:val="none" w:sz="0" w:space="0" w:color="auto"/>
        <w:bottom w:val="none" w:sz="0" w:space="0" w:color="auto"/>
        <w:right w:val="none" w:sz="0" w:space="0" w:color="auto"/>
      </w:divBdr>
    </w:div>
    <w:div w:id="284628705">
      <w:marLeft w:val="640"/>
      <w:marRight w:val="0"/>
      <w:marTop w:val="0"/>
      <w:marBottom w:val="0"/>
      <w:divBdr>
        <w:top w:val="none" w:sz="0" w:space="0" w:color="auto"/>
        <w:left w:val="none" w:sz="0" w:space="0" w:color="auto"/>
        <w:bottom w:val="none" w:sz="0" w:space="0" w:color="auto"/>
        <w:right w:val="none" w:sz="0" w:space="0" w:color="auto"/>
      </w:divBdr>
    </w:div>
    <w:div w:id="284654154">
      <w:marLeft w:val="640"/>
      <w:marRight w:val="0"/>
      <w:marTop w:val="0"/>
      <w:marBottom w:val="0"/>
      <w:divBdr>
        <w:top w:val="none" w:sz="0" w:space="0" w:color="auto"/>
        <w:left w:val="none" w:sz="0" w:space="0" w:color="auto"/>
        <w:bottom w:val="none" w:sz="0" w:space="0" w:color="auto"/>
        <w:right w:val="none" w:sz="0" w:space="0" w:color="auto"/>
      </w:divBdr>
    </w:div>
    <w:div w:id="284775988">
      <w:marLeft w:val="640"/>
      <w:marRight w:val="0"/>
      <w:marTop w:val="0"/>
      <w:marBottom w:val="0"/>
      <w:divBdr>
        <w:top w:val="none" w:sz="0" w:space="0" w:color="auto"/>
        <w:left w:val="none" w:sz="0" w:space="0" w:color="auto"/>
        <w:bottom w:val="none" w:sz="0" w:space="0" w:color="auto"/>
        <w:right w:val="none" w:sz="0" w:space="0" w:color="auto"/>
      </w:divBdr>
    </w:div>
    <w:div w:id="284777230">
      <w:marLeft w:val="640"/>
      <w:marRight w:val="0"/>
      <w:marTop w:val="0"/>
      <w:marBottom w:val="0"/>
      <w:divBdr>
        <w:top w:val="none" w:sz="0" w:space="0" w:color="auto"/>
        <w:left w:val="none" w:sz="0" w:space="0" w:color="auto"/>
        <w:bottom w:val="none" w:sz="0" w:space="0" w:color="auto"/>
        <w:right w:val="none" w:sz="0" w:space="0" w:color="auto"/>
      </w:divBdr>
    </w:div>
    <w:div w:id="284821021">
      <w:marLeft w:val="640"/>
      <w:marRight w:val="0"/>
      <w:marTop w:val="0"/>
      <w:marBottom w:val="0"/>
      <w:divBdr>
        <w:top w:val="none" w:sz="0" w:space="0" w:color="auto"/>
        <w:left w:val="none" w:sz="0" w:space="0" w:color="auto"/>
        <w:bottom w:val="none" w:sz="0" w:space="0" w:color="auto"/>
        <w:right w:val="none" w:sz="0" w:space="0" w:color="auto"/>
      </w:divBdr>
    </w:div>
    <w:div w:id="284894016">
      <w:marLeft w:val="640"/>
      <w:marRight w:val="0"/>
      <w:marTop w:val="0"/>
      <w:marBottom w:val="0"/>
      <w:divBdr>
        <w:top w:val="none" w:sz="0" w:space="0" w:color="auto"/>
        <w:left w:val="none" w:sz="0" w:space="0" w:color="auto"/>
        <w:bottom w:val="none" w:sz="0" w:space="0" w:color="auto"/>
        <w:right w:val="none" w:sz="0" w:space="0" w:color="auto"/>
      </w:divBdr>
    </w:div>
    <w:div w:id="284897301">
      <w:marLeft w:val="640"/>
      <w:marRight w:val="0"/>
      <w:marTop w:val="0"/>
      <w:marBottom w:val="0"/>
      <w:divBdr>
        <w:top w:val="none" w:sz="0" w:space="0" w:color="auto"/>
        <w:left w:val="none" w:sz="0" w:space="0" w:color="auto"/>
        <w:bottom w:val="none" w:sz="0" w:space="0" w:color="auto"/>
        <w:right w:val="none" w:sz="0" w:space="0" w:color="auto"/>
      </w:divBdr>
    </w:div>
    <w:div w:id="284971142">
      <w:marLeft w:val="640"/>
      <w:marRight w:val="0"/>
      <w:marTop w:val="0"/>
      <w:marBottom w:val="0"/>
      <w:divBdr>
        <w:top w:val="none" w:sz="0" w:space="0" w:color="auto"/>
        <w:left w:val="none" w:sz="0" w:space="0" w:color="auto"/>
        <w:bottom w:val="none" w:sz="0" w:space="0" w:color="auto"/>
        <w:right w:val="none" w:sz="0" w:space="0" w:color="auto"/>
      </w:divBdr>
    </w:div>
    <w:div w:id="285085700">
      <w:marLeft w:val="640"/>
      <w:marRight w:val="0"/>
      <w:marTop w:val="0"/>
      <w:marBottom w:val="0"/>
      <w:divBdr>
        <w:top w:val="none" w:sz="0" w:space="0" w:color="auto"/>
        <w:left w:val="none" w:sz="0" w:space="0" w:color="auto"/>
        <w:bottom w:val="none" w:sz="0" w:space="0" w:color="auto"/>
        <w:right w:val="none" w:sz="0" w:space="0" w:color="auto"/>
      </w:divBdr>
    </w:div>
    <w:div w:id="285088809">
      <w:marLeft w:val="640"/>
      <w:marRight w:val="0"/>
      <w:marTop w:val="0"/>
      <w:marBottom w:val="0"/>
      <w:divBdr>
        <w:top w:val="none" w:sz="0" w:space="0" w:color="auto"/>
        <w:left w:val="none" w:sz="0" w:space="0" w:color="auto"/>
        <w:bottom w:val="none" w:sz="0" w:space="0" w:color="auto"/>
        <w:right w:val="none" w:sz="0" w:space="0" w:color="auto"/>
      </w:divBdr>
    </w:div>
    <w:div w:id="285089294">
      <w:marLeft w:val="640"/>
      <w:marRight w:val="0"/>
      <w:marTop w:val="0"/>
      <w:marBottom w:val="0"/>
      <w:divBdr>
        <w:top w:val="none" w:sz="0" w:space="0" w:color="auto"/>
        <w:left w:val="none" w:sz="0" w:space="0" w:color="auto"/>
        <w:bottom w:val="none" w:sz="0" w:space="0" w:color="auto"/>
        <w:right w:val="none" w:sz="0" w:space="0" w:color="auto"/>
      </w:divBdr>
    </w:div>
    <w:div w:id="285357304">
      <w:marLeft w:val="640"/>
      <w:marRight w:val="0"/>
      <w:marTop w:val="0"/>
      <w:marBottom w:val="0"/>
      <w:divBdr>
        <w:top w:val="none" w:sz="0" w:space="0" w:color="auto"/>
        <w:left w:val="none" w:sz="0" w:space="0" w:color="auto"/>
        <w:bottom w:val="none" w:sz="0" w:space="0" w:color="auto"/>
        <w:right w:val="none" w:sz="0" w:space="0" w:color="auto"/>
      </w:divBdr>
    </w:div>
    <w:div w:id="285476467">
      <w:marLeft w:val="640"/>
      <w:marRight w:val="0"/>
      <w:marTop w:val="0"/>
      <w:marBottom w:val="0"/>
      <w:divBdr>
        <w:top w:val="none" w:sz="0" w:space="0" w:color="auto"/>
        <w:left w:val="none" w:sz="0" w:space="0" w:color="auto"/>
        <w:bottom w:val="none" w:sz="0" w:space="0" w:color="auto"/>
        <w:right w:val="none" w:sz="0" w:space="0" w:color="auto"/>
      </w:divBdr>
    </w:div>
    <w:div w:id="285546800">
      <w:marLeft w:val="640"/>
      <w:marRight w:val="0"/>
      <w:marTop w:val="0"/>
      <w:marBottom w:val="0"/>
      <w:divBdr>
        <w:top w:val="none" w:sz="0" w:space="0" w:color="auto"/>
        <w:left w:val="none" w:sz="0" w:space="0" w:color="auto"/>
        <w:bottom w:val="none" w:sz="0" w:space="0" w:color="auto"/>
        <w:right w:val="none" w:sz="0" w:space="0" w:color="auto"/>
      </w:divBdr>
    </w:div>
    <w:div w:id="285551461">
      <w:marLeft w:val="640"/>
      <w:marRight w:val="0"/>
      <w:marTop w:val="0"/>
      <w:marBottom w:val="0"/>
      <w:divBdr>
        <w:top w:val="none" w:sz="0" w:space="0" w:color="auto"/>
        <w:left w:val="none" w:sz="0" w:space="0" w:color="auto"/>
        <w:bottom w:val="none" w:sz="0" w:space="0" w:color="auto"/>
        <w:right w:val="none" w:sz="0" w:space="0" w:color="auto"/>
      </w:divBdr>
    </w:div>
    <w:div w:id="285703295">
      <w:marLeft w:val="640"/>
      <w:marRight w:val="0"/>
      <w:marTop w:val="0"/>
      <w:marBottom w:val="0"/>
      <w:divBdr>
        <w:top w:val="none" w:sz="0" w:space="0" w:color="auto"/>
        <w:left w:val="none" w:sz="0" w:space="0" w:color="auto"/>
        <w:bottom w:val="none" w:sz="0" w:space="0" w:color="auto"/>
        <w:right w:val="none" w:sz="0" w:space="0" w:color="auto"/>
      </w:divBdr>
    </w:div>
    <w:div w:id="285888111">
      <w:marLeft w:val="640"/>
      <w:marRight w:val="0"/>
      <w:marTop w:val="0"/>
      <w:marBottom w:val="0"/>
      <w:divBdr>
        <w:top w:val="none" w:sz="0" w:space="0" w:color="auto"/>
        <w:left w:val="none" w:sz="0" w:space="0" w:color="auto"/>
        <w:bottom w:val="none" w:sz="0" w:space="0" w:color="auto"/>
        <w:right w:val="none" w:sz="0" w:space="0" w:color="auto"/>
      </w:divBdr>
    </w:div>
    <w:div w:id="285889135">
      <w:marLeft w:val="640"/>
      <w:marRight w:val="0"/>
      <w:marTop w:val="0"/>
      <w:marBottom w:val="0"/>
      <w:divBdr>
        <w:top w:val="none" w:sz="0" w:space="0" w:color="auto"/>
        <w:left w:val="none" w:sz="0" w:space="0" w:color="auto"/>
        <w:bottom w:val="none" w:sz="0" w:space="0" w:color="auto"/>
        <w:right w:val="none" w:sz="0" w:space="0" w:color="auto"/>
      </w:divBdr>
    </w:div>
    <w:div w:id="285933746">
      <w:marLeft w:val="640"/>
      <w:marRight w:val="0"/>
      <w:marTop w:val="0"/>
      <w:marBottom w:val="0"/>
      <w:divBdr>
        <w:top w:val="none" w:sz="0" w:space="0" w:color="auto"/>
        <w:left w:val="none" w:sz="0" w:space="0" w:color="auto"/>
        <w:bottom w:val="none" w:sz="0" w:space="0" w:color="auto"/>
        <w:right w:val="none" w:sz="0" w:space="0" w:color="auto"/>
      </w:divBdr>
    </w:div>
    <w:div w:id="285936474">
      <w:marLeft w:val="640"/>
      <w:marRight w:val="0"/>
      <w:marTop w:val="0"/>
      <w:marBottom w:val="0"/>
      <w:divBdr>
        <w:top w:val="none" w:sz="0" w:space="0" w:color="auto"/>
        <w:left w:val="none" w:sz="0" w:space="0" w:color="auto"/>
        <w:bottom w:val="none" w:sz="0" w:space="0" w:color="auto"/>
        <w:right w:val="none" w:sz="0" w:space="0" w:color="auto"/>
      </w:divBdr>
    </w:div>
    <w:div w:id="286010831">
      <w:marLeft w:val="640"/>
      <w:marRight w:val="0"/>
      <w:marTop w:val="0"/>
      <w:marBottom w:val="0"/>
      <w:divBdr>
        <w:top w:val="none" w:sz="0" w:space="0" w:color="auto"/>
        <w:left w:val="none" w:sz="0" w:space="0" w:color="auto"/>
        <w:bottom w:val="none" w:sz="0" w:space="0" w:color="auto"/>
        <w:right w:val="none" w:sz="0" w:space="0" w:color="auto"/>
      </w:divBdr>
    </w:div>
    <w:div w:id="286085314">
      <w:marLeft w:val="640"/>
      <w:marRight w:val="0"/>
      <w:marTop w:val="0"/>
      <w:marBottom w:val="0"/>
      <w:divBdr>
        <w:top w:val="none" w:sz="0" w:space="0" w:color="auto"/>
        <w:left w:val="none" w:sz="0" w:space="0" w:color="auto"/>
        <w:bottom w:val="none" w:sz="0" w:space="0" w:color="auto"/>
        <w:right w:val="none" w:sz="0" w:space="0" w:color="auto"/>
      </w:divBdr>
    </w:div>
    <w:div w:id="286088705">
      <w:marLeft w:val="640"/>
      <w:marRight w:val="0"/>
      <w:marTop w:val="0"/>
      <w:marBottom w:val="0"/>
      <w:divBdr>
        <w:top w:val="none" w:sz="0" w:space="0" w:color="auto"/>
        <w:left w:val="none" w:sz="0" w:space="0" w:color="auto"/>
        <w:bottom w:val="none" w:sz="0" w:space="0" w:color="auto"/>
        <w:right w:val="none" w:sz="0" w:space="0" w:color="auto"/>
      </w:divBdr>
    </w:div>
    <w:div w:id="286199151">
      <w:marLeft w:val="640"/>
      <w:marRight w:val="0"/>
      <w:marTop w:val="0"/>
      <w:marBottom w:val="0"/>
      <w:divBdr>
        <w:top w:val="none" w:sz="0" w:space="0" w:color="auto"/>
        <w:left w:val="none" w:sz="0" w:space="0" w:color="auto"/>
        <w:bottom w:val="none" w:sz="0" w:space="0" w:color="auto"/>
        <w:right w:val="none" w:sz="0" w:space="0" w:color="auto"/>
      </w:divBdr>
    </w:div>
    <w:div w:id="286202038">
      <w:marLeft w:val="640"/>
      <w:marRight w:val="0"/>
      <w:marTop w:val="0"/>
      <w:marBottom w:val="0"/>
      <w:divBdr>
        <w:top w:val="none" w:sz="0" w:space="0" w:color="auto"/>
        <w:left w:val="none" w:sz="0" w:space="0" w:color="auto"/>
        <w:bottom w:val="none" w:sz="0" w:space="0" w:color="auto"/>
        <w:right w:val="none" w:sz="0" w:space="0" w:color="auto"/>
      </w:divBdr>
    </w:div>
    <w:div w:id="286204318">
      <w:marLeft w:val="640"/>
      <w:marRight w:val="0"/>
      <w:marTop w:val="0"/>
      <w:marBottom w:val="0"/>
      <w:divBdr>
        <w:top w:val="none" w:sz="0" w:space="0" w:color="auto"/>
        <w:left w:val="none" w:sz="0" w:space="0" w:color="auto"/>
        <w:bottom w:val="none" w:sz="0" w:space="0" w:color="auto"/>
        <w:right w:val="none" w:sz="0" w:space="0" w:color="auto"/>
      </w:divBdr>
    </w:div>
    <w:div w:id="286471451">
      <w:marLeft w:val="640"/>
      <w:marRight w:val="0"/>
      <w:marTop w:val="0"/>
      <w:marBottom w:val="0"/>
      <w:divBdr>
        <w:top w:val="none" w:sz="0" w:space="0" w:color="auto"/>
        <w:left w:val="none" w:sz="0" w:space="0" w:color="auto"/>
        <w:bottom w:val="none" w:sz="0" w:space="0" w:color="auto"/>
        <w:right w:val="none" w:sz="0" w:space="0" w:color="auto"/>
      </w:divBdr>
    </w:div>
    <w:div w:id="286593526">
      <w:marLeft w:val="640"/>
      <w:marRight w:val="0"/>
      <w:marTop w:val="0"/>
      <w:marBottom w:val="0"/>
      <w:divBdr>
        <w:top w:val="none" w:sz="0" w:space="0" w:color="auto"/>
        <w:left w:val="none" w:sz="0" w:space="0" w:color="auto"/>
        <w:bottom w:val="none" w:sz="0" w:space="0" w:color="auto"/>
        <w:right w:val="none" w:sz="0" w:space="0" w:color="auto"/>
      </w:divBdr>
    </w:div>
    <w:div w:id="286786180">
      <w:marLeft w:val="640"/>
      <w:marRight w:val="0"/>
      <w:marTop w:val="0"/>
      <w:marBottom w:val="0"/>
      <w:divBdr>
        <w:top w:val="none" w:sz="0" w:space="0" w:color="auto"/>
        <w:left w:val="none" w:sz="0" w:space="0" w:color="auto"/>
        <w:bottom w:val="none" w:sz="0" w:space="0" w:color="auto"/>
        <w:right w:val="none" w:sz="0" w:space="0" w:color="auto"/>
      </w:divBdr>
    </w:div>
    <w:div w:id="286812219">
      <w:marLeft w:val="640"/>
      <w:marRight w:val="0"/>
      <w:marTop w:val="0"/>
      <w:marBottom w:val="0"/>
      <w:divBdr>
        <w:top w:val="none" w:sz="0" w:space="0" w:color="auto"/>
        <w:left w:val="none" w:sz="0" w:space="0" w:color="auto"/>
        <w:bottom w:val="none" w:sz="0" w:space="0" w:color="auto"/>
        <w:right w:val="none" w:sz="0" w:space="0" w:color="auto"/>
      </w:divBdr>
    </w:div>
    <w:div w:id="286856262">
      <w:marLeft w:val="640"/>
      <w:marRight w:val="0"/>
      <w:marTop w:val="0"/>
      <w:marBottom w:val="0"/>
      <w:divBdr>
        <w:top w:val="none" w:sz="0" w:space="0" w:color="auto"/>
        <w:left w:val="none" w:sz="0" w:space="0" w:color="auto"/>
        <w:bottom w:val="none" w:sz="0" w:space="0" w:color="auto"/>
        <w:right w:val="none" w:sz="0" w:space="0" w:color="auto"/>
      </w:divBdr>
    </w:div>
    <w:div w:id="286858113">
      <w:marLeft w:val="640"/>
      <w:marRight w:val="0"/>
      <w:marTop w:val="0"/>
      <w:marBottom w:val="0"/>
      <w:divBdr>
        <w:top w:val="none" w:sz="0" w:space="0" w:color="auto"/>
        <w:left w:val="none" w:sz="0" w:space="0" w:color="auto"/>
        <w:bottom w:val="none" w:sz="0" w:space="0" w:color="auto"/>
        <w:right w:val="none" w:sz="0" w:space="0" w:color="auto"/>
      </w:divBdr>
    </w:div>
    <w:div w:id="286859098">
      <w:marLeft w:val="640"/>
      <w:marRight w:val="0"/>
      <w:marTop w:val="0"/>
      <w:marBottom w:val="0"/>
      <w:divBdr>
        <w:top w:val="none" w:sz="0" w:space="0" w:color="auto"/>
        <w:left w:val="none" w:sz="0" w:space="0" w:color="auto"/>
        <w:bottom w:val="none" w:sz="0" w:space="0" w:color="auto"/>
        <w:right w:val="none" w:sz="0" w:space="0" w:color="auto"/>
      </w:divBdr>
    </w:div>
    <w:div w:id="287052307">
      <w:marLeft w:val="640"/>
      <w:marRight w:val="0"/>
      <w:marTop w:val="0"/>
      <w:marBottom w:val="0"/>
      <w:divBdr>
        <w:top w:val="none" w:sz="0" w:space="0" w:color="auto"/>
        <w:left w:val="none" w:sz="0" w:space="0" w:color="auto"/>
        <w:bottom w:val="none" w:sz="0" w:space="0" w:color="auto"/>
        <w:right w:val="none" w:sz="0" w:space="0" w:color="auto"/>
      </w:divBdr>
    </w:div>
    <w:div w:id="287131343">
      <w:marLeft w:val="640"/>
      <w:marRight w:val="0"/>
      <w:marTop w:val="0"/>
      <w:marBottom w:val="0"/>
      <w:divBdr>
        <w:top w:val="none" w:sz="0" w:space="0" w:color="auto"/>
        <w:left w:val="none" w:sz="0" w:space="0" w:color="auto"/>
        <w:bottom w:val="none" w:sz="0" w:space="0" w:color="auto"/>
        <w:right w:val="none" w:sz="0" w:space="0" w:color="auto"/>
      </w:divBdr>
    </w:div>
    <w:div w:id="287201365">
      <w:marLeft w:val="640"/>
      <w:marRight w:val="0"/>
      <w:marTop w:val="0"/>
      <w:marBottom w:val="0"/>
      <w:divBdr>
        <w:top w:val="none" w:sz="0" w:space="0" w:color="auto"/>
        <w:left w:val="none" w:sz="0" w:space="0" w:color="auto"/>
        <w:bottom w:val="none" w:sz="0" w:space="0" w:color="auto"/>
        <w:right w:val="none" w:sz="0" w:space="0" w:color="auto"/>
      </w:divBdr>
    </w:div>
    <w:div w:id="287245714">
      <w:bodyDiv w:val="1"/>
      <w:marLeft w:val="0"/>
      <w:marRight w:val="0"/>
      <w:marTop w:val="0"/>
      <w:marBottom w:val="0"/>
      <w:divBdr>
        <w:top w:val="none" w:sz="0" w:space="0" w:color="auto"/>
        <w:left w:val="none" w:sz="0" w:space="0" w:color="auto"/>
        <w:bottom w:val="none" w:sz="0" w:space="0" w:color="auto"/>
        <w:right w:val="none" w:sz="0" w:space="0" w:color="auto"/>
      </w:divBdr>
      <w:divsChild>
        <w:div w:id="135222684">
          <w:marLeft w:val="640"/>
          <w:marRight w:val="0"/>
          <w:marTop w:val="0"/>
          <w:marBottom w:val="0"/>
          <w:divBdr>
            <w:top w:val="none" w:sz="0" w:space="0" w:color="auto"/>
            <w:left w:val="none" w:sz="0" w:space="0" w:color="auto"/>
            <w:bottom w:val="none" w:sz="0" w:space="0" w:color="auto"/>
            <w:right w:val="none" w:sz="0" w:space="0" w:color="auto"/>
          </w:divBdr>
        </w:div>
        <w:div w:id="153571882">
          <w:marLeft w:val="640"/>
          <w:marRight w:val="0"/>
          <w:marTop w:val="0"/>
          <w:marBottom w:val="0"/>
          <w:divBdr>
            <w:top w:val="none" w:sz="0" w:space="0" w:color="auto"/>
            <w:left w:val="none" w:sz="0" w:space="0" w:color="auto"/>
            <w:bottom w:val="none" w:sz="0" w:space="0" w:color="auto"/>
            <w:right w:val="none" w:sz="0" w:space="0" w:color="auto"/>
          </w:divBdr>
        </w:div>
        <w:div w:id="161891194">
          <w:marLeft w:val="640"/>
          <w:marRight w:val="0"/>
          <w:marTop w:val="0"/>
          <w:marBottom w:val="0"/>
          <w:divBdr>
            <w:top w:val="none" w:sz="0" w:space="0" w:color="auto"/>
            <w:left w:val="none" w:sz="0" w:space="0" w:color="auto"/>
            <w:bottom w:val="none" w:sz="0" w:space="0" w:color="auto"/>
            <w:right w:val="none" w:sz="0" w:space="0" w:color="auto"/>
          </w:divBdr>
        </w:div>
        <w:div w:id="192962353">
          <w:marLeft w:val="640"/>
          <w:marRight w:val="0"/>
          <w:marTop w:val="0"/>
          <w:marBottom w:val="0"/>
          <w:divBdr>
            <w:top w:val="none" w:sz="0" w:space="0" w:color="auto"/>
            <w:left w:val="none" w:sz="0" w:space="0" w:color="auto"/>
            <w:bottom w:val="none" w:sz="0" w:space="0" w:color="auto"/>
            <w:right w:val="none" w:sz="0" w:space="0" w:color="auto"/>
          </w:divBdr>
        </w:div>
        <w:div w:id="250745887">
          <w:marLeft w:val="640"/>
          <w:marRight w:val="0"/>
          <w:marTop w:val="0"/>
          <w:marBottom w:val="0"/>
          <w:divBdr>
            <w:top w:val="none" w:sz="0" w:space="0" w:color="auto"/>
            <w:left w:val="none" w:sz="0" w:space="0" w:color="auto"/>
            <w:bottom w:val="none" w:sz="0" w:space="0" w:color="auto"/>
            <w:right w:val="none" w:sz="0" w:space="0" w:color="auto"/>
          </w:divBdr>
        </w:div>
        <w:div w:id="257638222">
          <w:marLeft w:val="640"/>
          <w:marRight w:val="0"/>
          <w:marTop w:val="0"/>
          <w:marBottom w:val="0"/>
          <w:divBdr>
            <w:top w:val="none" w:sz="0" w:space="0" w:color="auto"/>
            <w:left w:val="none" w:sz="0" w:space="0" w:color="auto"/>
            <w:bottom w:val="none" w:sz="0" w:space="0" w:color="auto"/>
            <w:right w:val="none" w:sz="0" w:space="0" w:color="auto"/>
          </w:divBdr>
        </w:div>
        <w:div w:id="269751620">
          <w:marLeft w:val="640"/>
          <w:marRight w:val="0"/>
          <w:marTop w:val="0"/>
          <w:marBottom w:val="0"/>
          <w:divBdr>
            <w:top w:val="none" w:sz="0" w:space="0" w:color="auto"/>
            <w:left w:val="none" w:sz="0" w:space="0" w:color="auto"/>
            <w:bottom w:val="none" w:sz="0" w:space="0" w:color="auto"/>
            <w:right w:val="none" w:sz="0" w:space="0" w:color="auto"/>
          </w:divBdr>
        </w:div>
        <w:div w:id="273635137">
          <w:marLeft w:val="640"/>
          <w:marRight w:val="0"/>
          <w:marTop w:val="0"/>
          <w:marBottom w:val="0"/>
          <w:divBdr>
            <w:top w:val="none" w:sz="0" w:space="0" w:color="auto"/>
            <w:left w:val="none" w:sz="0" w:space="0" w:color="auto"/>
            <w:bottom w:val="none" w:sz="0" w:space="0" w:color="auto"/>
            <w:right w:val="none" w:sz="0" w:space="0" w:color="auto"/>
          </w:divBdr>
        </w:div>
        <w:div w:id="322974342">
          <w:marLeft w:val="640"/>
          <w:marRight w:val="0"/>
          <w:marTop w:val="0"/>
          <w:marBottom w:val="0"/>
          <w:divBdr>
            <w:top w:val="none" w:sz="0" w:space="0" w:color="auto"/>
            <w:left w:val="none" w:sz="0" w:space="0" w:color="auto"/>
            <w:bottom w:val="none" w:sz="0" w:space="0" w:color="auto"/>
            <w:right w:val="none" w:sz="0" w:space="0" w:color="auto"/>
          </w:divBdr>
        </w:div>
        <w:div w:id="341131295">
          <w:marLeft w:val="640"/>
          <w:marRight w:val="0"/>
          <w:marTop w:val="0"/>
          <w:marBottom w:val="0"/>
          <w:divBdr>
            <w:top w:val="none" w:sz="0" w:space="0" w:color="auto"/>
            <w:left w:val="none" w:sz="0" w:space="0" w:color="auto"/>
            <w:bottom w:val="none" w:sz="0" w:space="0" w:color="auto"/>
            <w:right w:val="none" w:sz="0" w:space="0" w:color="auto"/>
          </w:divBdr>
        </w:div>
        <w:div w:id="367267087">
          <w:marLeft w:val="640"/>
          <w:marRight w:val="0"/>
          <w:marTop w:val="0"/>
          <w:marBottom w:val="0"/>
          <w:divBdr>
            <w:top w:val="none" w:sz="0" w:space="0" w:color="auto"/>
            <w:left w:val="none" w:sz="0" w:space="0" w:color="auto"/>
            <w:bottom w:val="none" w:sz="0" w:space="0" w:color="auto"/>
            <w:right w:val="none" w:sz="0" w:space="0" w:color="auto"/>
          </w:divBdr>
        </w:div>
        <w:div w:id="455412667">
          <w:marLeft w:val="640"/>
          <w:marRight w:val="0"/>
          <w:marTop w:val="0"/>
          <w:marBottom w:val="0"/>
          <w:divBdr>
            <w:top w:val="none" w:sz="0" w:space="0" w:color="auto"/>
            <w:left w:val="none" w:sz="0" w:space="0" w:color="auto"/>
            <w:bottom w:val="none" w:sz="0" w:space="0" w:color="auto"/>
            <w:right w:val="none" w:sz="0" w:space="0" w:color="auto"/>
          </w:divBdr>
        </w:div>
        <w:div w:id="568662183">
          <w:marLeft w:val="640"/>
          <w:marRight w:val="0"/>
          <w:marTop w:val="0"/>
          <w:marBottom w:val="0"/>
          <w:divBdr>
            <w:top w:val="none" w:sz="0" w:space="0" w:color="auto"/>
            <w:left w:val="none" w:sz="0" w:space="0" w:color="auto"/>
            <w:bottom w:val="none" w:sz="0" w:space="0" w:color="auto"/>
            <w:right w:val="none" w:sz="0" w:space="0" w:color="auto"/>
          </w:divBdr>
        </w:div>
        <w:div w:id="672537717">
          <w:marLeft w:val="640"/>
          <w:marRight w:val="0"/>
          <w:marTop w:val="0"/>
          <w:marBottom w:val="0"/>
          <w:divBdr>
            <w:top w:val="none" w:sz="0" w:space="0" w:color="auto"/>
            <w:left w:val="none" w:sz="0" w:space="0" w:color="auto"/>
            <w:bottom w:val="none" w:sz="0" w:space="0" w:color="auto"/>
            <w:right w:val="none" w:sz="0" w:space="0" w:color="auto"/>
          </w:divBdr>
        </w:div>
        <w:div w:id="684330211">
          <w:marLeft w:val="640"/>
          <w:marRight w:val="0"/>
          <w:marTop w:val="0"/>
          <w:marBottom w:val="0"/>
          <w:divBdr>
            <w:top w:val="none" w:sz="0" w:space="0" w:color="auto"/>
            <w:left w:val="none" w:sz="0" w:space="0" w:color="auto"/>
            <w:bottom w:val="none" w:sz="0" w:space="0" w:color="auto"/>
            <w:right w:val="none" w:sz="0" w:space="0" w:color="auto"/>
          </w:divBdr>
        </w:div>
        <w:div w:id="694310907">
          <w:marLeft w:val="640"/>
          <w:marRight w:val="0"/>
          <w:marTop w:val="0"/>
          <w:marBottom w:val="0"/>
          <w:divBdr>
            <w:top w:val="none" w:sz="0" w:space="0" w:color="auto"/>
            <w:left w:val="none" w:sz="0" w:space="0" w:color="auto"/>
            <w:bottom w:val="none" w:sz="0" w:space="0" w:color="auto"/>
            <w:right w:val="none" w:sz="0" w:space="0" w:color="auto"/>
          </w:divBdr>
        </w:div>
        <w:div w:id="743986465">
          <w:marLeft w:val="640"/>
          <w:marRight w:val="0"/>
          <w:marTop w:val="0"/>
          <w:marBottom w:val="0"/>
          <w:divBdr>
            <w:top w:val="none" w:sz="0" w:space="0" w:color="auto"/>
            <w:left w:val="none" w:sz="0" w:space="0" w:color="auto"/>
            <w:bottom w:val="none" w:sz="0" w:space="0" w:color="auto"/>
            <w:right w:val="none" w:sz="0" w:space="0" w:color="auto"/>
          </w:divBdr>
        </w:div>
        <w:div w:id="787895250">
          <w:marLeft w:val="640"/>
          <w:marRight w:val="0"/>
          <w:marTop w:val="0"/>
          <w:marBottom w:val="0"/>
          <w:divBdr>
            <w:top w:val="none" w:sz="0" w:space="0" w:color="auto"/>
            <w:left w:val="none" w:sz="0" w:space="0" w:color="auto"/>
            <w:bottom w:val="none" w:sz="0" w:space="0" w:color="auto"/>
            <w:right w:val="none" w:sz="0" w:space="0" w:color="auto"/>
          </w:divBdr>
        </w:div>
        <w:div w:id="916327776">
          <w:marLeft w:val="640"/>
          <w:marRight w:val="0"/>
          <w:marTop w:val="0"/>
          <w:marBottom w:val="0"/>
          <w:divBdr>
            <w:top w:val="none" w:sz="0" w:space="0" w:color="auto"/>
            <w:left w:val="none" w:sz="0" w:space="0" w:color="auto"/>
            <w:bottom w:val="none" w:sz="0" w:space="0" w:color="auto"/>
            <w:right w:val="none" w:sz="0" w:space="0" w:color="auto"/>
          </w:divBdr>
        </w:div>
        <w:div w:id="968900461">
          <w:marLeft w:val="640"/>
          <w:marRight w:val="0"/>
          <w:marTop w:val="0"/>
          <w:marBottom w:val="0"/>
          <w:divBdr>
            <w:top w:val="none" w:sz="0" w:space="0" w:color="auto"/>
            <w:left w:val="none" w:sz="0" w:space="0" w:color="auto"/>
            <w:bottom w:val="none" w:sz="0" w:space="0" w:color="auto"/>
            <w:right w:val="none" w:sz="0" w:space="0" w:color="auto"/>
          </w:divBdr>
        </w:div>
        <w:div w:id="1015378220">
          <w:marLeft w:val="640"/>
          <w:marRight w:val="0"/>
          <w:marTop w:val="0"/>
          <w:marBottom w:val="0"/>
          <w:divBdr>
            <w:top w:val="none" w:sz="0" w:space="0" w:color="auto"/>
            <w:left w:val="none" w:sz="0" w:space="0" w:color="auto"/>
            <w:bottom w:val="none" w:sz="0" w:space="0" w:color="auto"/>
            <w:right w:val="none" w:sz="0" w:space="0" w:color="auto"/>
          </w:divBdr>
        </w:div>
        <w:div w:id="1055668137">
          <w:marLeft w:val="640"/>
          <w:marRight w:val="0"/>
          <w:marTop w:val="0"/>
          <w:marBottom w:val="0"/>
          <w:divBdr>
            <w:top w:val="none" w:sz="0" w:space="0" w:color="auto"/>
            <w:left w:val="none" w:sz="0" w:space="0" w:color="auto"/>
            <w:bottom w:val="none" w:sz="0" w:space="0" w:color="auto"/>
            <w:right w:val="none" w:sz="0" w:space="0" w:color="auto"/>
          </w:divBdr>
        </w:div>
        <w:div w:id="1061755167">
          <w:marLeft w:val="640"/>
          <w:marRight w:val="0"/>
          <w:marTop w:val="0"/>
          <w:marBottom w:val="0"/>
          <w:divBdr>
            <w:top w:val="none" w:sz="0" w:space="0" w:color="auto"/>
            <w:left w:val="none" w:sz="0" w:space="0" w:color="auto"/>
            <w:bottom w:val="none" w:sz="0" w:space="0" w:color="auto"/>
            <w:right w:val="none" w:sz="0" w:space="0" w:color="auto"/>
          </w:divBdr>
        </w:div>
        <w:div w:id="1149710797">
          <w:marLeft w:val="640"/>
          <w:marRight w:val="0"/>
          <w:marTop w:val="0"/>
          <w:marBottom w:val="0"/>
          <w:divBdr>
            <w:top w:val="none" w:sz="0" w:space="0" w:color="auto"/>
            <w:left w:val="none" w:sz="0" w:space="0" w:color="auto"/>
            <w:bottom w:val="none" w:sz="0" w:space="0" w:color="auto"/>
            <w:right w:val="none" w:sz="0" w:space="0" w:color="auto"/>
          </w:divBdr>
        </w:div>
        <w:div w:id="1188324364">
          <w:marLeft w:val="640"/>
          <w:marRight w:val="0"/>
          <w:marTop w:val="0"/>
          <w:marBottom w:val="0"/>
          <w:divBdr>
            <w:top w:val="none" w:sz="0" w:space="0" w:color="auto"/>
            <w:left w:val="none" w:sz="0" w:space="0" w:color="auto"/>
            <w:bottom w:val="none" w:sz="0" w:space="0" w:color="auto"/>
            <w:right w:val="none" w:sz="0" w:space="0" w:color="auto"/>
          </w:divBdr>
        </w:div>
        <w:div w:id="1297830302">
          <w:marLeft w:val="640"/>
          <w:marRight w:val="0"/>
          <w:marTop w:val="0"/>
          <w:marBottom w:val="0"/>
          <w:divBdr>
            <w:top w:val="none" w:sz="0" w:space="0" w:color="auto"/>
            <w:left w:val="none" w:sz="0" w:space="0" w:color="auto"/>
            <w:bottom w:val="none" w:sz="0" w:space="0" w:color="auto"/>
            <w:right w:val="none" w:sz="0" w:space="0" w:color="auto"/>
          </w:divBdr>
        </w:div>
        <w:div w:id="1436636396">
          <w:marLeft w:val="640"/>
          <w:marRight w:val="0"/>
          <w:marTop w:val="0"/>
          <w:marBottom w:val="0"/>
          <w:divBdr>
            <w:top w:val="none" w:sz="0" w:space="0" w:color="auto"/>
            <w:left w:val="none" w:sz="0" w:space="0" w:color="auto"/>
            <w:bottom w:val="none" w:sz="0" w:space="0" w:color="auto"/>
            <w:right w:val="none" w:sz="0" w:space="0" w:color="auto"/>
          </w:divBdr>
        </w:div>
        <w:div w:id="1494487707">
          <w:marLeft w:val="640"/>
          <w:marRight w:val="0"/>
          <w:marTop w:val="0"/>
          <w:marBottom w:val="0"/>
          <w:divBdr>
            <w:top w:val="none" w:sz="0" w:space="0" w:color="auto"/>
            <w:left w:val="none" w:sz="0" w:space="0" w:color="auto"/>
            <w:bottom w:val="none" w:sz="0" w:space="0" w:color="auto"/>
            <w:right w:val="none" w:sz="0" w:space="0" w:color="auto"/>
          </w:divBdr>
        </w:div>
        <w:div w:id="1556117538">
          <w:marLeft w:val="640"/>
          <w:marRight w:val="0"/>
          <w:marTop w:val="0"/>
          <w:marBottom w:val="0"/>
          <w:divBdr>
            <w:top w:val="none" w:sz="0" w:space="0" w:color="auto"/>
            <w:left w:val="none" w:sz="0" w:space="0" w:color="auto"/>
            <w:bottom w:val="none" w:sz="0" w:space="0" w:color="auto"/>
            <w:right w:val="none" w:sz="0" w:space="0" w:color="auto"/>
          </w:divBdr>
        </w:div>
        <w:div w:id="1628395889">
          <w:marLeft w:val="640"/>
          <w:marRight w:val="0"/>
          <w:marTop w:val="0"/>
          <w:marBottom w:val="0"/>
          <w:divBdr>
            <w:top w:val="none" w:sz="0" w:space="0" w:color="auto"/>
            <w:left w:val="none" w:sz="0" w:space="0" w:color="auto"/>
            <w:bottom w:val="none" w:sz="0" w:space="0" w:color="auto"/>
            <w:right w:val="none" w:sz="0" w:space="0" w:color="auto"/>
          </w:divBdr>
        </w:div>
        <w:div w:id="1678192349">
          <w:marLeft w:val="640"/>
          <w:marRight w:val="0"/>
          <w:marTop w:val="0"/>
          <w:marBottom w:val="0"/>
          <w:divBdr>
            <w:top w:val="none" w:sz="0" w:space="0" w:color="auto"/>
            <w:left w:val="none" w:sz="0" w:space="0" w:color="auto"/>
            <w:bottom w:val="none" w:sz="0" w:space="0" w:color="auto"/>
            <w:right w:val="none" w:sz="0" w:space="0" w:color="auto"/>
          </w:divBdr>
        </w:div>
        <w:div w:id="1711107738">
          <w:marLeft w:val="640"/>
          <w:marRight w:val="0"/>
          <w:marTop w:val="0"/>
          <w:marBottom w:val="0"/>
          <w:divBdr>
            <w:top w:val="none" w:sz="0" w:space="0" w:color="auto"/>
            <w:left w:val="none" w:sz="0" w:space="0" w:color="auto"/>
            <w:bottom w:val="none" w:sz="0" w:space="0" w:color="auto"/>
            <w:right w:val="none" w:sz="0" w:space="0" w:color="auto"/>
          </w:divBdr>
        </w:div>
      </w:divsChild>
    </w:div>
    <w:div w:id="287396985">
      <w:marLeft w:val="640"/>
      <w:marRight w:val="0"/>
      <w:marTop w:val="0"/>
      <w:marBottom w:val="0"/>
      <w:divBdr>
        <w:top w:val="none" w:sz="0" w:space="0" w:color="auto"/>
        <w:left w:val="none" w:sz="0" w:space="0" w:color="auto"/>
        <w:bottom w:val="none" w:sz="0" w:space="0" w:color="auto"/>
        <w:right w:val="none" w:sz="0" w:space="0" w:color="auto"/>
      </w:divBdr>
    </w:div>
    <w:div w:id="287442531">
      <w:marLeft w:val="640"/>
      <w:marRight w:val="0"/>
      <w:marTop w:val="0"/>
      <w:marBottom w:val="0"/>
      <w:divBdr>
        <w:top w:val="none" w:sz="0" w:space="0" w:color="auto"/>
        <w:left w:val="none" w:sz="0" w:space="0" w:color="auto"/>
        <w:bottom w:val="none" w:sz="0" w:space="0" w:color="auto"/>
        <w:right w:val="none" w:sz="0" w:space="0" w:color="auto"/>
      </w:divBdr>
    </w:div>
    <w:div w:id="287589954">
      <w:marLeft w:val="640"/>
      <w:marRight w:val="0"/>
      <w:marTop w:val="0"/>
      <w:marBottom w:val="0"/>
      <w:divBdr>
        <w:top w:val="none" w:sz="0" w:space="0" w:color="auto"/>
        <w:left w:val="none" w:sz="0" w:space="0" w:color="auto"/>
        <w:bottom w:val="none" w:sz="0" w:space="0" w:color="auto"/>
        <w:right w:val="none" w:sz="0" w:space="0" w:color="auto"/>
      </w:divBdr>
    </w:div>
    <w:div w:id="287591175">
      <w:marLeft w:val="640"/>
      <w:marRight w:val="0"/>
      <w:marTop w:val="0"/>
      <w:marBottom w:val="0"/>
      <w:divBdr>
        <w:top w:val="none" w:sz="0" w:space="0" w:color="auto"/>
        <w:left w:val="none" w:sz="0" w:space="0" w:color="auto"/>
        <w:bottom w:val="none" w:sz="0" w:space="0" w:color="auto"/>
        <w:right w:val="none" w:sz="0" w:space="0" w:color="auto"/>
      </w:divBdr>
    </w:div>
    <w:div w:id="287591625">
      <w:marLeft w:val="640"/>
      <w:marRight w:val="0"/>
      <w:marTop w:val="0"/>
      <w:marBottom w:val="0"/>
      <w:divBdr>
        <w:top w:val="none" w:sz="0" w:space="0" w:color="auto"/>
        <w:left w:val="none" w:sz="0" w:space="0" w:color="auto"/>
        <w:bottom w:val="none" w:sz="0" w:space="0" w:color="auto"/>
        <w:right w:val="none" w:sz="0" w:space="0" w:color="auto"/>
      </w:divBdr>
    </w:div>
    <w:div w:id="287712226">
      <w:marLeft w:val="640"/>
      <w:marRight w:val="0"/>
      <w:marTop w:val="0"/>
      <w:marBottom w:val="0"/>
      <w:divBdr>
        <w:top w:val="none" w:sz="0" w:space="0" w:color="auto"/>
        <w:left w:val="none" w:sz="0" w:space="0" w:color="auto"/>
        <w:bottom w:val="none" w:sz="0" w:space="0" w:color="auto"/>
        <w:right w:val="none" w:sz="0" w:space="0" w:color="auto"/>
      </w:divBdr>
    </w:div>
    <w:div w:id="287861793">
      <w:marLeft w:val="640"/>
      <w:marRight w:val="0"/>
      <w:marTop w:val="0"/>
      <w:marBottom w:val="0"/>
      <w:divBdr>
        <w:top w:val="none" w:sz="0" w:space="0" w:color="auto"/>
        <w:left w:val="none" w:sz="0" w:space="0" w:color="auto"/>
        <w:bottom w:val="none" w:sz="0" w:space="0" w:color="auto"/>
        <w:right w:val="none" w:sz="0" w:space="0" w:color="auto"/>
      </w:divBdr>
    </w:div>
    <w:div w:id="287900529">
      <w:marLeft w:val="640"/>
      <w:marRight w:val="0"/>
      <w:marTop w:val="0"/>
      <w:marBottom w:val="0"/>
      <w:divBdr>
        <w:top w:val="none" w:sz="0" w:space="0" w:color="auto"/>
        <w:left w:val="none" w:sz="0" w:space="0" w:color="auto"/>
        <w:bottom w:val="none" w:sz="0" w:space="0" w:color="auto"/>
        <w:right w:val="none" w:sz="0" w:space="0" w:color="auto"/>
      </w:divBdr>
    </w:div>
    <w:div w:id="287931038">
      <w:marLeft w:val="640"/>
      <w:marRight w:val="0"/>
      <w:marTop w:val="0"/>
      <w:marBottom w:val="0"/>
      <w:divBdr>
        <w:top w:val="none" w:sz="0" w:space="0" w:color="auto"/>
        <w:left w:val="none" w:sz="0" w:space="0" w:color="auto"/>
        <w:bottom w:val="none" w:sz="0" w:space="0" w:color="auto"/>
        <w:right w:val="none" w:sz="0" w:space="0" w:color="auto"/>
      </w:divBdr>
    </w:div>
    <w:div w:id="288050030">
      <w:marLeft w:val="640"/>
      <w:marRight w:val="0"/>
      <w:marTop w:val="0"/>
      <w:marBottom w:val="0"/>
      <w:divBdr>
        <w:top w:val="none" w:sz="0" w:space="0" w:color="auto"/>
        <w:left w:val="none" w:sz="0" w:space="0" w:color="auto"/>
        <w:bottom w:val="none" w:sz="0" w:space="0" w:color="auto"/>
        <w:right w:val="none" w:sz="0" w:space="0" w:color="auto"/>
      </w:divBdr>
    </w:div>
    <w:div w:id="288055148">
      <w:marLeft w:val="640"/>
      <w:marRight w:val="0"/>
      <w:marTop w:val="0"/>
      <w:marBottom w:val="0"/>
      <w:divBdr>
        <w:top w:val="none" w:sz="0" w:space="0" w:color="auto"/>
        <w:left w:val="none" w:sz="0" w:space="0" w:color="auto"/>
        <w:bottom w:val="none" w:sz="0" w:space="0" w:color="auto"/>
        <w:right w:val="none" w:sz="0" w:space="0" w:color="auto"/>
      </w:divBdr>
    </w:div>
    <w:div w:id="288098095">
      <w:marLeft w:val="640"/>
      <w:marRight w:val="0"/>
      <w:marTop w:val="0"/>
      <w:marBottom w:val="0"/>
      <w:divBdr>
        <w:top w:val="none" w:sz="0" w:space="0" w:color="auto"/>
        <w:left w:val="none" w:sz="0" w:space="0" w:color="auto"/>
        <w:bottom w:val="none" w:sz="0" w:space="0" w:color="auto"/>
        <w:right w:val="none" w:sz="0" w:space="0" w:color="auto"/>
      </w:divBdr>
    </w:div>
    <w:div w:id="288247755">
      <w:marLeft w:val="640"/>
      <w:marRight w:val="0"/>
      <w:marTop w:val="0"/>
      <w:marBottom w:val="0"/>
      <w:divBdr>
        <w:top w:val="none" w:sz="0" w:space="0" w:color="auto"/>
        <w:left w:val="none" w:sz="0" w:space="0" w:color="auto"/>
        <w:bottom w:val="none" w:sz="0" w:space="0" w:color="auto"/>
        <w:right w:val="none" w:sz="0" w:space="0" w:color="auto"/>
      </w:divBdr>
    </w:div>
    <w:div w:id="288363394">
      <w:marLeft w:val="640"/>
      <w:marRight w:val="0"/>
      <w:marTop w:val="0"/>
      <w:marBottom w:val="0"/>
      <w:divBdr>
        <w:top w:val="none" w:sz="0" w:space="0" w:color="auto"/>
        <w:left w:val="none" w:sz="0" w:space="0" w:color="auto"/>
        <w:bottom w:val="none" w:sz="0" w:space="0" w:color="auto"/>
        <w:right w:val="none" w:sz="0" w:space="0" w:color="auto"/>
      </w:divBdr>
    </w:div>
    <w:div w:id="288555454">
      <w:marLeft w:val="640"/>
      <w:marRight w:val="0"/>
      <w:marTop w:val="0"/>
      <w:marBottom w:val="0"/>
      <w:divBdr>
        <w:top w:val="none" w:sz="0" w:space="0" w:color="auto"/>
        <w:left w:val="none" w:sz="0" w:space="0" w:color="auto"/>
        <w:bottom w:val="none" w:sz="0" w:space="0" w:color="auto"/>
        <w:right w:val="none" w:sz="0" w:space="0" w:color="auto"/>
      </w:divBdr>
    </w:div>
    <w:div w:id="288626875">
      <w:marLeft w:val="640"/>
      <w:marRight w:val="0"/>
      <w:marTop w:val="0"/>
      <w:marBottom w:val="0"/>
      <w:divBdr>
        <w:top w:val="none" w:sz="0" w:space="0" w:color="auto"/>
        <w:left w:val="none" w:sz="0" w:space="0" w:color="auto"/>
        <w:bottom w:val="none" w:sz="0" w:space="0" w:color="auto"/>
        <w:right w:val="none" w:sz="0" w:space="0" w:color="auto"/>
      </w:divBdr>
    </w:div>
    <w:div w:id="288631737">
      <w:marLeft w:val="640"/>
      <w:marRight w:val="0"/>
      <w:marTop w:val="0"/>
      <w:marBottom w:val="0"/>
      <w:divBdr>
        <w:top w:val="none" w:sz="0" w:space="0" w:color="auto"/>
        <w:left w:val="none" w:sz="0" w:space="0" w:color="auto"/>
        <w:bottom w:val="none" w:sz="0" w:space="0" w:color="auto"/>
        <w:right w:val="none" w:sz="0" w:space="0" w:color="auto"/>
      </w:divBdr>
    </w:div>
    <w:div w:id="288709293">
      <w:marLeft w:val="640"/>
      <w:marRight w:val="0"/>
      <w:marTop w:val="0"/>
      <w:marBottom w:val="0"/>
      <w:divBdr>
        <w:top w:val="none" w:sz="0" w:space="0" w:color="auto"/>
        <w:left w:val="none" w:sz="0" w:space="0" w:color="auto"/>
        <w:bottom w:val="none" w:sz="0" w:space="0" w:color="auto"/>
        <w:right w:val="none" w:sz="0" w:space="0" w:color="auto"/>
      </w:divBdr>
    </w:div>
    <w:div w:id="288711790">
      <w:marLeft w:val="640"/>
      <w:marRight w:val="0"/>
      <w:marTop w:val="0"/>
      <w:marBottom w:val="0"/>
      <w:divBdr>
        <w:top w:val="none" w:sz="0" w:space="0" w:color="auto"/>
        <w:left w:val="none" w:sz="0" w:space="0" w:color="auto"/>
        <w:bottom w:val="none" w:sz="0" w:space="0" w:color="auto"/>
        <w:right w:val="none" w:sz="0" w:space="0" w:color="auto"/>
      </w:divBdr>
    </w:div>
    <w:div w:id="288754053">
      <w:marLeft w:val="640"/>
      <w:marRight w:val="0"/>
      <w:marTop w:val="0"/>
      <w:marBottom w:val="0"/>
      <w:divBdr>
        <w:top w:val="none" w:sz="0" w:space="0" w:color="auto"/>
        <w:left w:val="none" w:sz="0" w:space="0" w:color="auto"/>
        <w:bottom w:val="none" w:sz="0" w:space="0" w:color="auto"/>
        <w:right w:val="none" w:sz="0" w:space="0" w:color="auto"/>
      </w:divBdr>
    </w:div>
    <w:div w:id="289014353">
      <w:marLeft w:val="640"/>
      <w:marRight w:val="0"/>
      <w:marTop w:val="0"/>
      <w:marBottom w:val="0"/>
      <w:divBdr>
        <w:top w:val="none" w:sz="0" w:space="0" w:color="auto"/>
        <w:left w:val="none" w:sz="0" w:space="0" w:color="auto"/>
        <w:bottom w:val="none" w:sz="0" w:space="0" w:color="auto"/>
        <w:right w:val="none" w:sz="0" w:space="0" w:color="auto"/>
      </w:divBdr>
    </w:div>
    <w:div w:id="289089664">
      <w:marLeft w:val="640"/>
      <w:marRight w:val="0"/>
      <w:marTop w:val="0"/>
      <w:marBottom w:val="0"/>
      <w:divBdr>
        <w:top w:val="none" w:sz="0" w:space="0" w:color="auto"/>
        <w:left w:val="none" w:sz="0" w:space="0" w:color="auto"/>
        <w:bottom w:val="none" w:sz="0" w:space="0" w:color="auto"/>
        <w:right w:val="none" w:sz="0" w:space="0" w:color="auto"/>
      </w:divBdr>
    </w:div>
    <w:div w:id="289169696">
      <w:marLeft w:val="640"/>
      <w:marRight w:val="0"/>
      <w:marTop w:val="0"/>
      <w:marBottom w:val="0"/>
      <w:divBdr>
        <w:top w:val="none" w:sz="0" w:space="0" w:color="auto"/>
        <w:left w:val="none" w:sz="0" w:space="0" w:color="auto"/>
        <w:bottom w:val="none" w:sz="0" w:space="0" w:color="auto"/>
        <w:right w:val="none" w:sz="0" w:space="0" w:color="auto"/>
      </w:divBdr>
    </w:div>
    <w:div w:id="289169904">
      <w:marLeft w:val="640"/>
      <w:marRight w:val="0"/>
      <w:marTop w:val="0"/>
      <w:marBottom w:val="0"/>
      <w:divBdr>
        <w:top w:val="none" w:sz="0" w:space="0" w:color="auto"/>
        <w:left w:val="none" w:sz="0" w:space="0" w:color="auto"/>
        <w:bottom w:val="none" w:sz="0" w:space="0" w:color="auto"/>
        <w:right w:val="none" w:sz="0" w:space="0" w:color="auto"/>
      </w:divBdr>
    </w:div>
    <w:div w:id="289173765">
      <w:marLeft w:val="640"/>
      <w:marRight w:val="0"/>
      <w:marTop w:val="0"/>
      <w:marBottom w:val="0"/>
      <w:divBdr>
        <w:top w:val="none" w:sz="0" w:space="0" w:color="auto"/>
        <w:left w:val="none" w:sz="0" w:space="0" w:color="auto"/>
        <w:bottom w:val="none" w:sz="0" w:space="0" w:color="auto"/>
        <w:right w:val="none" w:sz="0" w:space="0" w:color="auto"/>
      </w:divBdr>
    </w:div>
    <w:div w:id="289213100">
      <w:marLeft w:val="640"/>
      <w:marRight w:val="0"/>
      <w:marTop w:val="0"/>
      <w:marBottom w:val="0"/>
      <w:divBdr>
        <w:top w:val="none" w:sz="0" w:space="0" w:color="auto"/>
        <w:left w:val="none" w:sz="0" w:space="0" w:color="auto"/>
        <w:bottom w:val="none" w:sz="0" w:space="0" w:color="auto"/>
        <w:right w:val="none" w:sz="0" w:space="0" w:color="auto"/>
      </w:divBdr>
    </w:div>
    <w:div w:id="289214572">
      <w:marLeft w:val="640"/>
      <w:marRight w:val="0"/>
      <w:marTop w:val="0"/>
      <w:marBottom w:val="0"/>
      <w:divBdr>
        <w:top w:val="none" w:sz="0" w:space="0" w:color="auto"/>
        <w:left w:val="none" w:sz="0" w:space="0" w:color="auto"/>
        <w:bottom w:val="none" w:sz="0" w:space="0" w:color="auto"/>
        <w:right w:val="none" w:sz="0" w:space="0" w:color="auto"/>
      </w:divBdr>
    </w:div>
    <w:div w:id="289433799">
      <w:marLeft w:val="640"/>
      <w:marRight w:val="0"/>
      <w:marTop w:val="0"/>
      <w:marBottom w:val="0"/>
      <w:divBdr>
        <w:top w:val="none" w:sz="0" w:space="0" w:color="auto"/>
        <w:left w:val="none" w:sz="0" w:space="0" w:color="auto"/>
        <w:bottom w:val="none" w:sz="0" w:space="0" w:color="auto"/>
        <w:right w:val="none" w:sz="0" w:space="0" w:color="auto"/>
      </w:divBdr>
    </w:div>
    <w:div w:id="289436764">
      <w:marLeft w:val="640"/>
      <w:marRight w:val="0"/>
      <w:marTop w:val="0"/>
      <w:marBottom w:val="0"/>
      <w:divBdr>
        <w:top w:val="none" w:sz="0" w:space="0" w:color="auto"/>
        <w:left w:val="none" w:sz="0" w:space="0" w:color="auto"/>
        <w:bottom w:val="none" w:sz="0" w:space="0" w:color="auto"/>
        <w:right w:val="none" w:sz="0" w:space="0" w:color="auto"/>
      </w:divBdr>
    </w:div>
    <w:div w:id="289437091">
      <w:marLeft w:val="640"/>
      <w:marRight w:val="0"/>
      <w:marTop w:val="0"/>
      <w:marBottom w:val="0"/>
      <w:divBdr>
        <w:top w:val="none" w:sz="0" w:space="0" w:color="auto"/>
        <w:left w:val="none" w:sz="0" w:space="0" w:color="auto"/>
        <w:bottom w:val="none" w:sz="0" w:space="0" w:color="auto"/>
        <w:right w:val="none" w:sz="0" w:space="0" w:color="auto"/>
      </w:divBdr>
    </w:div>
    <w:div w:id="289437978">
      <w:marLeft w:val="640"/>
      <w:marRight w:val="0"/>
      <w:marTop w:val="0"/>
      <w:marBottom w:val="0"/>
      <w:divBdr>
        <w:top w:val="none" w:sz="0" w:space="0" w:color="auto"/>
        <w:left w:val="none" w:sz="0" w:space="0" w:color="auto"/>
        <w:bottom w:val="none" w:sz="0" w:space="0" w:color="auto"/>
        <w:right w:val="none" w:sz="0" w:space="0" w:color="auto"/>
      </w:divBdr>
    </w:div>
    <w:div w:id="289477573">
      <w:marLeft w:val="640"/>
      <w:marRight w:val="0"/>
      <w:marTop w:val="0"/>
      <w:marBottom w:val="0"/>
      <w:divBdr>
        <w:top w:val="none" w:sz="0" w:space="0" w:color="auto"/>
        <w:left w:val="none" w:sz="0" w:space="0" w:color="auto"/>
        <w:bottom w:val="none" w:sz="0" w:space="0" w:color="auto"/>
        <w:right w:val="none" w:sz="0" w:space="0" w:color="auto"/>
      </w:divBdr>
    </w:div>
    <w:div w:id="289550757">
      <w:marLeft w:val="640"/>
      <w:marRight w:val="0"/>
      <w:marTop w:val="0"/>
      <w:marBottom w:val="0"/>
      <w:divBdr>
        <w:top w:val="none" w:sz="0" w:space="0" w:color="auto"/>
        <w:left w:val="none" w:sz="0" w:space="0" w:color="auto"/>
        <w:bottom w:val="none" w:sz="0" w:space="0" w:color="auto"/>
        <w:right w:val="none" w:sz="0" w:space="0" w:color="auto"/>
      </w:divBdr>
    </w:div>
    <w:div w:id="289633728">
      <w:marLeft w:val="640"/>
      <w:marRight w:val="0"/>
      <w:marTop w:val="0"/>
      <w:marBottom w:val="0"/>
      <w:divBdr>
        <w:top w:val="none" w:sz="0" w:space="0" w:color="auto"/>
        <w:left w:val="none" w:sz="0" w:space="0" w:color="auto"/>
        <w:bottom w:val="none" w:sz="0" w:space="0" w:color="auto"/>
        <w:right w:val="none" w:sz="0" w:space="0" w:color="auto"/>
      </w:divBdr>
    </w:div>
    <w:div w:id="289821732">
      <w:marLeft w:val="640"/>
      <w:marRight w:val="0"/>
      <w:marTop w:val="0"/>
      <w:marBottom w:val="0"/>
      <w:divBdr>
        <w:top w:val="none" w:sz="0" w:space="0" w:color="auto"/>
        <w:left w:val="none" w:sz="0" w:space="0" w:color="auto"/>
        <w:bottom w:val="none" w:sz="0" w:space="0" w:color="auto"/>
        <w:right w:val="none" w:sz="0" w:space="0" w:color="auto"/>
      </w:divBdr>
    </w:div>
    <w:div w:id="289824666">
      <w:marLeft w:val="640"/>
      <w:marRight w:val="0"/>
      <w:marTop w:val="0"/>
      <w:marBottom w:val="0"/>
      <w:divBdr>
        <w:top w:val="none" w:sz="0" w:space="0" w:color="auto"/>
        <w:left w:val="none" w:sz="0" w:space="0" w:color="auto"/>
        <w:bottom w:val="none" w:sz="0" w:space="0" w:color="auto"/>
        <w:right w:val="none" w:sz="0" w:space="0" w:color="auto"/>
      </w:divBdr>
    </w:div>
    <w:div w:id="289895872">
      <w:marLeft w:val="640"/>
      <w:marRight w:val="0"/>
      <w:marTop w:val="0"/>
      <w:marBottom w:val="0"/>
      <w:divBdr>
        <w:top w:val="none" w:sz="0" w:space="0" w:color="auto"/>
        <w:left w:val="none" w:sz="0" w:space="0" w:color="auto"/>
        <w:bottom w:val="none" w:sz="0" w:space="0" w:color="auto"/>
        <w:right w:val="none" w:sz="0" w:space="0" w:color="auto"/>
      </w:divBdr>
    </w:div>
    <w:div w:id="289941567">
      <w:marLeft w:val="640"/>
      <w:marRight w:val="0"/>
      <w:marTop w:val="0"/>
      <w:marBottom w:val="0"/>
      <w:divBdr>
        <w:top w:val="none" w:sz="0" w:space="0" w:color="auto"/>
        <w:left w:val="none" w:sz="0" w:space="0" w:color="auto"/>
        <w:bottom w:val="none" w:sz="0" w:space="0" w:color="auto"/>
        <w:right w:val="none" w:sz="0" w:space="0" w:color="auto"/>
      </w:divBdr>
    </w:div>
    <w:div w:id="289945953">
      <w:marLeft w:val="640"/>
      <w:marRight w:val="0"/>
      <w:marTop w:val="0"/>
      <w:marBottom w:val="0"/>
      <w:divBdr>
        <w:top w:val="none" w:sz="0" w:space="0" w:color="auto"/>
        <w:left w:val="none" w:sz="0" w:space="0" w:color="auto"/>
        <w:bottom w:val="none" w:sz="0" w:space="0" w:color="auto"/>
        <w:right w:val="none" w:sz="0" w:space="0" w:color="auto"/>
      </w:divBdr>
    </w:div>
    <w:div w:id="290022119">
      <w:marLeft w:val="640"/>
      <w:marRight w:val="0"/>
      <w:marTop w:val="0"/>
      <w:marBottom w:val="0"/>
      <w:divBdr>
        <w:top w:val="none" w:sz="0" w:space="0" w:color="auto"/>
        <w:left w:val="none" w:sz="0" w:space="0" w:color="auto"/>
        <w:bottom w:val="none" w:sz="0" w:space="0" w:color="auto"/>
        <w:right w:val="none" w:sz="0" w:space="0" w:color="auto"/>
      </w:divBdr>
    </w:div>
    <w:div w:id="290094586">
      <w:marLeft w:val="640"/>
      <w:marRight w:val="0"/>
      <w:marTop w:val="0"/>
      <w:marBottom w:val="0"/>
      <w:divBdr>
        <w:top w:val="none" w:sz="0" w:space="0" w:color="auto"/>
        <w:left w:val="none" w:sz="0" w:space="0" w:color="auto"/>
        <w:bottom w:val="none" w:sz="0" w:space="0" w:color="auto"/>
        <w:right w:val="none" w:sz="0" w:space="0" w:color="auto"/>
      </w:divBdr>
    </w:div>
    <w:div w:id="290137548">
      <w:marLeft w:val="640"/>
      <w:marRight w:val="0"/>
      <w:marTop w:val="0"/>
      <w:marBottom w:val="0"/>
      <w:divBdr>
        <w:top w:val="none" w:sz="0" w:space="0" w:color="auto"/>
        <w:left w:val="none" w:sz="0" w:space="0" w:color="auto"/>
        <w:bottom w:val="none" w:sz="0" w:space="0" w:color="auto"/>
        <w:right w:val="none" w:sz="0" w:space="0" w:color="auto"/>
      </w:divBdr>
    </w:div>
    <w:div w:id="290140270">
      <w:marLeft w:val="640"/>
      <w:marRight w:val="0"/>
      <w:marTop w:val="0"/>
      <w:marBottom w:val="0"/>
      <w:divBdr>
        <w:top w:val="none" w:sz="0" w:space="0" w:color="auto"/>
        <w:left w:val="none" w:sz="0" w:space="0" w:color="auto"/>
        <w:bottom w:val="none" w:sz="0" w:space="0" w:color="auto"/>
        <w:right w:val="none" w:sz="0" w:space="0" w:color="auto"/>
      </w:divBdr>
    </w:div>
    <w:div w:id="290206797">
      <w:marLeft w:val="640"/>
      <w:marRight w:val="0"/>
      <w:marTop w:val="0"/>
      <w:marBottom w:val="0"/>
      <w:divBdr>
        <w:top w:val="none" w:sz="0" w:space="0" w:color="auto"/>
        <w:left w:val="none" w:sz="0" w:space="0" w:color="auto"/>
        <w:bottom w:val="none" w:sz="0" w:space="0" w:color="auto"/>
        <w:right w:val="none" w:sz="0" w:space="0" w:color="auto"/>
      </w:divBdr>
    </w:div>
    <w:div w:id="290283109">
      <w:marLeft w:val="640"/>
      <w:marRight w:val="0"/>
      <w:marTop w:val="0"/>
      <w:marBottom w:val="0"/>
      <w:divBdr>
        <w:top w:val="none" w:sz="0" w:space="0" w:color="auto"/>
        <w:left w:val="none" w:sz="0" w:space="0" w:color="auto"/>
        <w:bottom w:val="none" w:sz="0" w:space="0" w:color="auto"/>
        <w:right w:val="none" w:sz="0" w:space="0" w:color="auto"/>
      </w:divBdr>
    </w:div>
    <w:div w:id="290357215">
      <w:marLeft w:val="640"/>
      <w:marRight w:val="0"/>
      <w:marTop w:val="0"/>
      <w:marBottom w:val="0"/>
      <w:divBdr>
        <w:top w:val="none" w:sz="0" w:space="0" w:color="auto"/>
        <w:left w:val="none" w:sz="0" w:space="0" w:color="auto"/>
        <w:bottom w:val="none" w:sz="0" w:space="0" w:color="auto"/>
        <w:right w:val="none" w:sz="0" w:space="0" w:color="auto"/>
      </w:divBdr>
    </w:div>
    <w:div w:id="290402324">
      <w:marLeft w:val="640"/>
      <w:marRight w:val="0"/>
      <w:marTop w:val="0"/>
      <w:marBottom w:val="0"/>
      <w:divBdr>
        <w:top w:val="none" w:sz="0" w:space="0" w:color="auto"/>
        <w:left w:val="none" w:sz="0" w:space="0" w:color="auto"/>
        <w:bottom w:val="none" w:sz="0" w:space="0" w:color="auto"/>
        <w:right w:val="none" w:sz="0" w:space="0" w:color="auto"/>
      </w:divBdr>
    </w:div>
    <w:div w:id="290405539">
      <w:marLeft w:val="640"/>
      <w:marRight w:val="0"/>
      <w:marTop w:val="0"/>
      <w:marBottom w:val="0"/>
      <w:divBdr>
        <w:top w:val="none" w:sz="0" w:space="0" w:color="auto"/>
        <w:left w:val="none" w:sz="0" w:space="0" w:color="auto"/>
        <w:bottom w:val="none" w:sz="0" w:space="0" w:color="auto"/>
        <w:right w:val="none" w:sz="0" w:space="0" w:color="auto"/>
      </w:divBdr>
    </w:div>
    <w:div w:id="290475031">
      <w:marLeft w:val="640"/>
      <w:marRight w:val="0"/>
      <w:marTop w:val="0"/>
      <w:marBottom w:val="0"/>
      <w:divBdr>
        <w:top w:val="none" w:sz="0" w:space="0" w:color="auto"/>
        <w:left w:val="none" w:sz="0" w:space="0" w:color="auto"/>
        <w:bottom w:val="none" w:sz="0" w:space="0" w:color="auto"/>
        <w:right w:val="none" w:sz="0" w:space="0" w:color="auto"/>
      </w:divBdr>
    </w:div>
    <w:div w:id="290480993">
      <w:marLeft w:val="640"/>
      <w:marRight w:val="0"/>
      <w:marTop w:val="0"/>
      <w:marBottom w:val="0"/>
      <w:divBdr>
        <w:top w:val="none" w:sz="0" w:space="0" w:color="auto"/>
        <w:left w:val="none" w:sz="0" w:space="0" w:color="auto"/>
        <w:bottom w:val="none" w:sz="0" w:space="0" w:color="auto"/>
        <w:right w:val="none" w:sz="0" w:space="0" w:color="auto"/>
      </w:divBdr>
    </w:div>
    <w:div w:id="290595514">
      <w:marLeft w:val="640"/>
      <w:marRight w:val="0"/>
      <w:marTop w:val="0"/>
      <w:marBottom w:val="0"/>
      <w:divBdr>
        <w:top w:val="none" w:sz="0" w:space="0" w:color="auto"/>
        <w:left w:val="none" w:sz="0" w:space="0" w:color="auto"/>
        <w:bottom w:val="none" w:sz="0" w:space="0" w:color="auto"/>
        <w:right w:val="none" w:sz="0" w:space="0" w:color="auto"/>
      </w:divBdr>
    </w:div>
    <w:div w:id="290596813">
      <w:marLeft w:val="640"/>
      <w:marRight w:val="0"/>
      <w:marTop w:val="0"/>
      <w:marBottom w:val="0"/>
      <w:divBdr>
        <w:top w:val="none" w:sz="0" w:space="0" w:color="auto"/>
        <w:left w:val="none" w:sz="0" w:space="0" w:color="auto"/>
        <w:bottom w:val="none" w:sz="0" w:space="0" w:color="auto"/>
        <w:right w:val="none" w:sz="0" w:space="0" w:color="auto"/>
      </w:divBdr>
    </w:div>
    <w:div w:id="290789284">
      <w:marLeft w:val="640"/>
      <w:marRight w:val="0"/>
      <w:marTop w:val="0"/>
      <w:marBottom w:val="0"/>
      <w:divBdr>
        <w:top w:val="none" w:sz="0" w:space="0" w:color="auto"/>
        <w:left w:val="none" w:sz="0" w:space="0" w:color="auto"/>
        <w:bottom w:val="none" w:sz="0" w:space="0" w:color="auto"/>
        <w:right w:val="none" w:sz="0" w:space="0" w:color="auto"/>
      </w:divBdr>
    </w:div>
    <w:div w:id="290861430">
      <w:marLeft w:val="640"/>
      <w:marRight w:val="0"/>
      <w:marTop w:val="0"/>
      <w:marBottom w:val="0"/>
      <w:divBdr>
        <w:top w:val="none" w:sz="0" w:space="0" w:color="auto"/>
        <w:left w:val="none" w:sz="0" w:space="0" w:color="auto"/>
        <w:bottom w:val="none" w:sz="0" w:space="0" w:color="auto"/>
        <w:right w:val="none" w:sz="0" w:space="0" w:color="auto"/>
      </w:divBdr>
    </w:div>
    <w:div w:id="290940385">
      <w:marLeft w:val="640"/>
      <w:marRight w:val="0"/>
      <w:marTop w:val="0"/>
      <w:marBottom w:val="0"/>
      <w:divBdr>
        <w:top w:val="none" w:sz="0" w:space="0" w:color="auto"/>
        <w:left w:val="none" w:sz="0" w:space="0" w:color="auto"/>
        <w:bottom w:val="none" w:sz="0" w:space="0" w:color="auto"/>
        <w:right w:val="none" w:sz="0" w:space="0" w:color="auto"/>
      </w:divBdr>
    </w:div>
    <w:div w:id="290940955">
      <w:marLeft w:val="640"/>
      <w:marRight w:val="0"/>
      <w:marTop w:val="0"/>
      <w:marBottom w:val="0"/>
      <w:divBdr>
        <w:top w:val="none" w:sz="0" w:space="0" w:color="auto"/>
        <w:left w:val="none" w:sz="0" w:space="0" w:color="auto"/>
        <w:bottom w:val="none" w:sz="0" w:space="0" w:color="auto"/>
        <w:right w:val="none" w:sz="0" w:space="0" w:color="auto"/>
      </w:divBdr>
    </w:div>
    <w:div w:id="290981550">
      <w:marLeft w:val="640"/>
      <w:marRight w:val="0"/>
      <w:marTop w:val="0"/>
      <w:marBottom w:val="0"/>
      <w:divBdr>
        <w:top w:val="none" w:sz="0" w:space="0" w:color="auto"/>
        <w:left w:val="none" w:sz="0" w:space="0" w:color="auto"/>
        <w:bottom w:val="none" w:sz="0" w:space="0" w:color="auto"/>
        <w:right w:val="none" w:sz="0" w:space="0" w:color="auto"/>
      </w:divBdr>
    </w:div>
    <w:div w:id="291058031">
      <w:marLeft w:val="640"/>
      <w:marRight w:val="0"/>
      <w:marTop w:val="0"/>
      <w:marBottom w:val="0"/>
      <w:divBdr>
        <w:top w:val="none" w:sz="0" w:space="0" w:color="auto"/>
        <w:left w:val="none" w:sz="0" w:space="0" w:color="auto"/>
        <w:bottom w:val="none" w:sz="0" w:space="0" w:color="auto"/>
        <w:right w:val="none" w:sz="0" w:space="0" w:color="auto"/>
      </w:divBdr>
    </w:div>
    <w:div w:id="291129858">
      <w:marLeft w:val="640"/>
      <w:marRight w:val="0"/>
      <w:marTop w:val="0"/>
      <w:marBottom w:val="0"/>
      <w:divBdr>
        <w:top w:val="none" w:sz="0" w:space="0" w:color="auto"/>
        <w:left w:val="none" w:sz="0" w:space="0" w:color="auto"/>
        <w:bottom w:val="none" w:sz="0" w:space="0" w:color="auto"/>
        <w:right w:val="none" w:sz="0" w:space="0" w:color="auto"/>
      </w:divBdr>
    </w:div>
    <w:div w:id="291130727">
      <w:marLeft w:val="640"/>
      <w:marRight w:val="0"/>
      <w:marTop w:val="0"/>
      <w:marBottom w:val="0"/>
      <w:divBdr>
        <w:top w:val="none" w:sz="0" w:space="0" w:color="auto"/>
        <w:left w:val="none" w:sz="0" w:space="0" w:color="auto"/>
        <w:bottom w:val="none" w:sz="0" w:space="0" w:color="auto"/>
        <w:right w:val="none" w:sz="0" w:space="0" w:color="auto"/>
      </w:divBdr>
    </w:div>
    <w:div w:id="291134576">
      <w:marLeft w:val="640"/>
      <w:marRight w:val="0"/>
      <w:marTop w:val="0"/>
      <w:marBottom w:val="0"/>
      <w:divBdr>
        <w:top w:val="none" w:sz="0" w:space="0" w:color="auto"/>
        <w:left w:val="none" w:sz="0" w:space="0" w:color="auto"/>
        <w:bottom w:val="none" w:sz="0" w:space="0" w:color="auto"/>
        <w:right w:val="none" w:sz="0" w:space="0" w:color="auto"/>
      </w:divBdr>
    </w:div>
    <w:div w:id="291135780">
      <w:marLeft w:val="640"/>
      <w:marRight w:val="0"/>
      <w:marTop w:val="0"/>
      <w:marBottom w:val="0"/>
      <w:divBdr>
        <w:top w:val="none" w:sz="0" w:space="0" w:color="auto"/>
        <w:left w:val="none" w:sz="0" w:space="0" w:color="auto"/>
        <w:bottom w:val="none" w:sz="0" w:space="0" w:color="auto"/>
        <w:right w:val="none" w:sz="0" w:space="0" w:color="auto"/>
      </w:divBdr>
    </w:div>
    <w:div w:id="291137088">
      <w:marLeft w:val="640"/>
      <w:marRight w:val="0"/>
      <w:marTop w:val="0"/>
      <w:marBottom w:val="0"/>
      <w:divBdr>
        <w:top w:val="none" w:sz="0" w:space="0" w:color="auto"/>
        <w:left w:val="none" w:sz="0" w:space="0" w:color="auto"/>
        <w:bottom w:val="none" w:sz="0" w:space="0" w:color="auto"/>
        <w:right w:val="none" w:sz="0" w:space="0" w:color="auto"/>
      </w:divBdr>
    </w:div>
    <w:div w:id="291179662">
      <w:marLeft w:val="640"/>
      <w:marRight w:val="0"/>
      <w:marTop w:val="0"/>
      <w:marBottom w:val="0"/>
      <w:divBdr>
        <w:top w:val="none" w:sz="0" w:space="0" w:color="auto"/>
        <w:left w:val="none" w:sz="0" w:space="0" w:color="auto"/>
        <w:bottom w:val="none" w:sz="0" w:space="0" w:color="auto"/>
        <w:right w:val="none" w:sz="0" w:space="0" w:color="auto"/>
      </w:divBdr>
    </w:div>
    <w:div w:id="291326945">
      <w:marLeft w:val="640"/>
      <w:marRight w:val="0"/>
      <w:marTop w:val="0"/>
      <w:marBottom w:val="0"/>
      <w:divBdr>
        <w:top w:val="none" w:sz="0" w:space="0" w:color="auto"/>
        <w:left w:val="none" w:sz="0" w:space="0" w:color="auto"/>
        <w:bottom w:val="none" w:sz="0" w:space="0" w:color="auto"/>
        <w:right w:val="none" w:sz="0" w:space="0" w:color="auto"/>
      </w:divBdr>
    </w:div>
    <w:div w:id="291445182">
      <w:marLeft w:val="640"/>
      <w:marRight w:val="0"/>
      <w:marTop w:val="0"/>
      <w:marBottom w:val="0"/>
      <w:divBdr>
        <w:top w:val="none" w:sz="0" w:space="0" w:color="auto"/>
        <w:left w:val="none" w:sz="0" w:space="0" w:color="auto"/>
        <w:bottom w:val="none" w:sz="0" w:space="0" w:color="auto"/>
        <w:right w:val="none" w:sz="0" w:space="0" w:color="auto"/>
      </w:divBdr>
    </w:div>
    <w:div w:id="291449214">
      <w:marLeft w:val="640"/>
      <w:marRight w:val="0"/>
      <w:marTop w:val="0"/>
      <w:marBottom w:val="0"/>
      <w:divBdr>
        <w:top w:val="none" w:sz="0" w:space="0" w:color="auto"/>
        <w:left w:val="none" w:sz="0" w:space="0" w:color="auto"/>
        <w:bottom w:val="none" w:sz="0" w:space="0" w:color="auto"/>
        <w:right w:val="none" w:sz="0" w:space="0" w:color="auto"/>
      </w:divBdr>
    </w:div>
    <w:div w:id="291524754">
      <w:marLeft w:val="640"/>
      <w:marRight w:val="0"/>
      <w:marTop w:val="0"/>
      <w:marBottom w:val="0"/>
      <w:divBdr>
        <w:top w:val="none" w:sz="0" w:space="0" w:color="auto"/>
        <w:left w:val="none" w:sz="0" w:space="0" w:color="auto"/>
        <w:bottom w:val="none" w:sz="0" w:space="0" w:color="auto"/>
        <w:right w:val="none" w:sz="0" w:space="0" w:color="auto"/>
      </w:divBdr>
    </w:div>
    <w:div w:id="291594796">
      <w:marLeft w:val="640"/>
      <w:marRight w:val="0"/>
      <w:marTop w:val="0"/>
      <w:marBottom w:val="0"/>
      <w:divBdr>
        <w:top w:val="none" w:sz="0" w:space="0" w:color="auto"/>
        <w:left w:val="none" w:sz="0" w:space="0" w:color="auto"/>
        <w:bottom w:val="none" w:sz="0" w:space="0" w:color="auto"/>
        <w:right w:val="none" w:sz="0" w:space="0" w:color="auto"/>
      </w:divBdr>
    </w:div>
    <w:div w:id="291597977">
      <w:marLeft w:val="640"/>
      <w:marRight w:val="0"/>
      <w:marTop w:val="0"/>
      <w:marBottom w:val="0"/>
      <w:divBdr>
        <w:top w:val="none" w:sz="0" w:space="0" w:color="auto"/>
        <w:left w:val="none" w:sz="0" w:space="0" w:color="auto"/>
        <w:bottom w:val="none" w:sz="0" w:space="0" w:color="auto"/>
        <w:right w:val="none" w:sz="0" w:space="0" w:color="auto"/>
      </w:divBdr>
    </w:div>
    <w:div w:id="291712934">
      <w:marLeft w:val="640"/>
      <w:marRight w:val="0"/>
      <w:marTop w:val="0"/>
      <w:marBottom w:val="0"/>
      <w:divBdr>
        <w:top w:val="none" w:sz="0" w:space="0" w:color="auto"/>
        <w:left w:val="none" w:sz="0" w:space="0" w:color="auto"/>
        <w:bottom w:val="none" w:sz="0" w:space="0" w:color="auto"/>
        <w:right w:val="none" w:sz="0" w:space="0" w:color="auto"/>
      </w:divBdr>
    </w:div>
    <w:div w:id="291715994">
      <w:marLeft w:val="640"/>
      <w:marRight w:val="0"/>
      <w:marTop w:val="0"/>
      <w:marBottom w:val="0"/>
      <w:divBdr>
        <w:top w:val="none" w:sz="0" w:space="0" w:color="auto"/>
        <w:left w:val="none" w:sz="0" w:space="0" w:color="auto"/>
        <w:bottom w:val="none" w:sz="0" w:space="0" w:color="auto"/>
        <w:right w:val="none" w:sz="0" w:space="0" w:color="auto"/>
      </w:divBdr>
    </w:div>
    <w:div w:id="291717658">
      <w:marLeft w:val="640"/>
      <w:marRight w:val="0"/>
      <w:marTop w:val="0"/>
      <w:marBottom w:val="0"/>
      <w:divBdr>
        <w:top w:val="none" w:sz="0" w:space="0" w:color="auto"/>
        <w:left w:val="none" w:sz="0" w:space="0" w:color="auto"/>
        <w:bottom w:val="none" w:sz="0" w:space="0" w:color="auto"/>
        <w:right w:val="none" w:sz="0" w:space="0" w:color="auto"/>
      </w:divBdr>
    </w:div>
    <w:div w:id="291794356">
      <w:marLeft w:val="640"/>
      <w:marRight w:val="0"/>
      <w:marTop w:val="0"/>
      <w:marBottom w:val="0"/>
      <w:divBdr>
        <w:top w:val="none" w:sz="0" w:space="0" w:color="auto"/>
        <w:left w:val="none" w:sz="0" w:space="0" w:color="auto"/>
        <w:bottom w:val="none" w:sz="0" w:space="0" w:color="auto"/>
        <w:right w:val="none" w:sz="0" w:space="0" w:color="auto"/>
      </w:divBdr>
    </w:div>
    <w:div w:id="291906963">
      <w:marLeft w:val="640"/>
      <w:marRight w:val="0"/>
      <w:marTop w:val="0"/>
      <w:marBottom w:val="0"/>
      <w:divBdr>
        <w:top w:val="none" w:sz="0" w:space="0" w:color="auto"/>
        <w:left w:val="none" w:sz="0" w:space="0" w:color="auto"/>
        <w:bottom w:val="none" w:sz="0" w:space="0" w:color="auto"/>
        <w:right w:val="none" w:sz="0" w:space="0" w:color="auto"/>
      </w:divBdr>
    </w:div>
    <w:div w:id="292058053">
      <w:marLeft w:val="640"/>
      <w:marRight w:val="0"/>
      <w:marTop w:val="0"/>
      <w:marBottom w:val="0"/>
      <w:divBdr>
        <w:top w:val="none" w:sz="0" w:space="0" w:color="auto"/>
        <w:left w:val="none" w:sz="0" w:space="0" w:color="auto"/>
        <w:bottom w:val="none" w:sz="0" w:space="0" w:color="auto"/>
        <w:right w:val="none" w:sz="0" w:space="0" w:color="auto"/>
      </w:divBdr>
    </w:div>
    <w:div w:id="292176494">
      <w:marLeft w:val="640"/>
      <w:marRight w:val="0"/>
      <w:marTop w:val="0"/>
      <w:marBottom w:val="0"/>
      <w:divBdr>
        <w:top w:val="none" w:sz="0" w:space="0" w:color="auto"/>
        <w:left w:val="none" w:sz="0" w:space="0" w:color="auto"/>
        <w:bottom w:val="none" w:sz="0" w:space="0" w:color="auto"/>
        <w:right w:val="none" w:sz="0" w:space="0" w:color="auto"/>
      </w:divBdr>
    </w:div>
    <w:div w:id="292177608">
      <w:marLeft w:val="640"/>
      <w:marRight w:val="0"/>
      <w:marTop w:val="0"/>
      <w:marBottom w:val="0"/>
      <w:divBdr>
        <w:top w:val="none" w:sz="0" w:space="0" w:color="auto"/>
        <w:left w:val="none" w:sz="0" w:space="0" w:color="auto"/>
        <w:bottom w:val="none" w:sz="0" w:space="0" w:color="auto"/>
        <w:right w:val="none" w:sz="0" w:space="0" w:color="auto"/>
      </w:divBdr>
    </w:div>
    <w:div w:id="292179975">
      <w:marLeft w:val="640"/>
      <w:marRight w:val="0"/>
      <w:marTop w:val="0"/>
      <w:marBottom w:val="0"/>
      <w:divBdr>
        <w:top w:val="none" w:sz="0" w:space="0" w:color="auto"/>
        <w:left w:val="none" w:sz="0" w:space="0" w:color="auto"/>
        <w:bottom w:val="none" w:sz="0" w:space="0" w:color="auto"/>
        <w:right w:val="none" w:sz="0" w:space="0" w:color="auto"/>
      </w:divBdr>
    </w:div>
    <w:div w:id="292247351">
      <w:marLeft w:val="640"/>
      <w:marRight w:val="0"/>
      <w:marTop w:val="0"/>
      <w:marBottom w:val="0"/>
      <w:divBdr>
        <w:top w:val="none" w:sz="0" w:space="0" w:color="auto"/>
        <w:left w:val="none" w:sz="0" w:space="0" w:color="auto"/>
        <w:bottom w:val="none" w:sz="0" w:space="0" w:color="auto"/>
        <w:right w:val="none" w:sz="0" w:space="0" w:color="auto"/>
      </w:divBdr>
    </w:div>
    <w:div w:id="292295106">
      <w:marLeft w:val="640"/>
      <w:marRight w:val="0"/>
      <w:marTop w:val="0"/>
      <w:marBottom w:val="0"/>
      <w:divBdr>
        <w:top w:val="none" w:sz="0" w:space="0" w:color="auto"/>
        <w:left w:val="none" w:sz="0" w:space="0" w:color="auto"/>
        <w:bottom w:val="none" w:sz="0" w:space="0" w:color="auto"/>
        <w:right w:val="none" w:sz="0" w:space="0" w:color="auto"/>
      </w:divBdr>
    </w:div>
    <w:div w:id="292372046">
      <w:marLeft w:val="640"/>
      <w:marRight w:val="0"/>
      <w:marTop w:val="0"/>
      <w:marBottom w:val="0"/>
      <w:divBdr>
        <w:top w:val="none" w:sz="0" w:space="0" w:color="auto"/>
        <w:left w:val="none" w:sz="0" w:space="0" w:color="auto"/>
        <w:bottom w:val="none" w:sz="0" w:space="0" w:color="auto"/>
        <w:right w:val="none" w:sz="0" w:space="0" w:color="auto"/>
      </w:divBdr>
    </w:div>
    <w:div w:id="292443989">
      <w:marLeft w:val="640"/>
      <w:marRight w:val="0"/>
      <w:marTop w:val="0"/>
      <w:marBottom w:val="0"/>
      <w:divBdr>
        <w:top w:val="none" w:sz="0" w:space="0" w:color="auto"/>
        <w:left w:val="none" w:sz="0" w:space="0" w:color="auto"/>
        <w:bottom w:val="none" w:sz="0" w:space="0" w:color="auto"/>
        <w:right w:val="none" w:sz="0" w:space="0" w:color="auto"/>
      </w:divBdr>
    </w:div>
    <w:div w:id="292444074">
      <w:marLeft w:val="640"/>
      <w:marRight w:val="0"/>
      <w:marTop w:val="0"/>
      <w:marBottom w:val="0"/>
      <w:divBdr>
        <w:top w:val="none" w:sz="0" w:space="0" w:color="auto"/>
        <w:left w:val="none" w:sz="0" w:space="0" w:color="auto"/>
        <w:bottom w:val="none" w:sz="0" w:space="0" w:color="auto"/>
        <w:right w:val="none" w:sz="0" w:space="0" w:color="auto"/>
      </w:divBdr>
    </w:div>
    <w:div w:id="292488429">
      <w:marLeft w:val="640"/>
      <w:marRight w:val="0"/>
      <w:marTop w:val="0"/>
      <w:marBottom w:val="0"/>
      <w:divBdr>
        <w:top w:val="none" w:sz="0" w:space="0" w:color="auto"/>
        <w:left w:val="none" w:sz="0" w:space="0" w:color="auto"/>
        <w:bottom w:val="none" w:sz="0" w:space="0" w:color="auto"/>
        <w:right w:val="none" w:sz="0" w:space="0" w:color="auto"/>
      </w:divBdr>
    </w:div>
    <w:div w:id="292491586">
      <w:marLeft w:val="640"/>
      <w:marRight w:val="0"/>
      <w:marTop w:val="0"/>
      <w:marBottom w:val="0"/>
      <w:divBdr>
        <w:top w:val="none" w:sz="0" w:space="0" w:color="auto"/>
        <w:left w:val="none" w:sz="0" w:space="0" w:color="auto"/>
        <w:bottom w:val="none" w:sz="0" w:space="0" w:color="auto"/>
        <w:right w:val="none" w:sz="0" w:space="0" w:color="auto"/>
      </w:divBdr>
    </w:div>
    <w:div w:id="292566169">
      <w:marLeft w:val="640"/>
      <w:marRight w:val="0"/>
      <w:marTop w:val="0"/>
      <w:marBottom w:val="0"/>
      <w:divBdr>
        <w:top w:val="none" w:sz="0" w:space="0" w:color="auto"/>
        <w:left w:val="none" w:sz="0" w:space="0" w:color="auto"/>
        <w:bottom w:val="none" w:sz="0" w:space="0" w:color="auto"/>
        <w:right w:val="none" w:sz="0" w:space="0" w:color="auto"/>
      </w:divBdr>
    </w:div>
    <w:div w:id="292684624">
      <w:marLeft w:val="640"/>
      <w:marRight w:val="0"/>
      <w:marTop w:val="0"/>
      <w:marBottom w:val="0"/>
      <w:divBdr>
        <w:top w:val="none" w:sz="0" w:space="0" w:color="auto"/>
        <w:left w:val="none" w:sz="0" w:space="0" w:color="auto"/>
        <w:bottom w:val="none" w:sz="0" w:space="0" w:color="auto"/>
        <w:right w:val="none" w:sz="0" w:space="0" w:color="auto"/>
      </w:divBdr>
    </w:div>
    <w:div w:id="292710663">
      <w:marLeft w:val="640"/>
      <w:marRight w:val="0"/>
      <w:marTop w:val="0"/>
      <w:marBottom w:val="0"/>
      <w:divBdr>
        <w:top w:val="none" w:sz="0" w:space="0" w:color="auto"/>
        <w:left w:val="none" w:sz="0" w:space="0" w:color="auto"/>
        <w:bottom w:val="none" w:sz="0" w:space="0" w:color="auto"/>
        <w:right w:val="none" w:sz="0" w:space="0" w:color="auto"/>
      </w:divBdr>
    </w:div>
    <w:div w:id="292757394">
      <w:marLeft w:val="640"/>
      <w:marRight w:val="0"/>
      <w:marTop w:val="0"/>
      <w:marBottom w:val="0"/>
      <w:divBdr>
        <w:top w:val="none" w:sz="0" w:space="0" w:color="auto"/>
        <w:left w:val="none" w:sz="0" w:space="0" w:color="auto"/>
        <w:bottom w:val="none" w:sz="0" w:space="0" w:color="auto"/>
        <w:right w:val="none" w:sz="0" w:space="0" w:color="auto"/>
      </w:divBdr>
    </w:div>
    <w:div w:id="292758295">
      <w:marLeft w:val="640"/>
      <w:marRight w:val="0"/>
      <w:marTop w:val="0"/>
      <w:marBottom w:val="0"/>
      <w:divBdr>
        <w:top w:val="none" w:sz="0" w:space="0" w:color="auto"/>
        <w:left w:val="none" w:sz="0" w:space="0" w:color="auto"/>
        <w:bottom w:val="none" w:sz="0" w:space="0" w:color="auto"/>
        <w:right w:val="none" w:sz="0" w:space="0" w:color="auto"/>
      </w:divBdr>
    </w:div>
    <w:div w:id="292758753">
      <w:marLeft w:val="640"/>
      <w:marRight w:val="0"/>
      <w:marTop w:val="0"/>
      <w:marBottom w:val="0"/>
      <w:divBdr>
        <w:top w:val="none" w:sz="0" w:space="0" w:color="auto"/>
        <w:left w:val="none" w:sz="0" w:space="0" w:color="auto"/>
        <w:bottom w:val="none" w:sz="0" w:space="0" w:color="auto"/>
        <w:right w:val="none" w:sz="0" w:space="0" w:color="auto"/>
      </w:divBdr>
    </w:div>
    <w:div w:id="292759553">
      <w:marLeft w:val="640"/>
      <w:marRight w:val="0"/>
      <w:marTop w:val="0"/>
      <w:marBottom w:val="0"/>
      <w:divBdr>
        <w:top w:val="none" w:sz="0" w:space="0" w:color="auto"/>
        <w:left w:val="none" w:sz="0" w:space="0" w:color="auto"/>
        <w:bottom w:val="none" w:sz="0" w:space="0" w:color="auto"/>
        <w:right w:val="none" w:sz="0" w:space="0" w:color="auto"/>
      </w:divBdr>
    </w:div>
    <w:div w:id="292902440">
      <w:marLeft w:val="640"/>
      <w:marRight w:val="0"/>
      <w:marTop w:val="0"/>
      <w:marBottom w:val="0"/>
      <w:divBdr>
        <w:top w:val="none" w:sz="0" w:space="0" w:color="auto"/>
        <w:left w:val="none" w:sz="0" w:space="0" w:color="auto"/>
        <w:bottom w:val="none" w:sz="0" w:space="0" w:color="auto"/>
        <w:right w:val="none" w:sz="0" w:space="0" w:color="auto"/>
      </w:divBdr>
    </w:div>
    <w:div w:id="292907516">
      <w:marLeft w:val="640"/>
      <w:marRight w:val="0"/>
      <w:marTop w:val="0"/>
      <w:marBottom w:val="0"/>
      <w:divBdr>
        <w:top w:val="none" w:sz="0" w:space="0" w:color="auto"/>
        <w:left w:val="none" w:sz="0" w:space="0" w:color="auto"/>
        <w:bottom w:val="none" w:sz="0" w:space="0" w:color="auto"/>
        <w:right w:val="none" w:sz="0" w:space="0" w:color="auto"/>
      </w:divBdr>
    </w:div>
    <w:div w:id="292948516">
      <w:marLeft w:val="640"/>
      <w:marRight w:val="0"/>
      <w:marTop w:val="0"/>
      <w:marBottom w:val="0"/>
      <w:divBdr>
        <w:top w:val="none" w:sz="0" w:space="0" w:color="auto"/>
        <w:left w:val="none" w:sz="0" w:space="0" w:color="auto"/>
        <w:bottom w:val="none" w:sz="0" w:space="0" w:color="auto"/>
        <w:right w:val="none" w:sz="0" w:space="0" w:color="auto"/>
      </w:divBdr>
    </w:div>
    <w:div w:id="292948764">
      <w:marLeft w:val="640"/>
      <w:marRight w:val="0"/>
      <w:marTop w:val="0"/>
      <w:marBottom w:val="0"/>
      <w:divBdr>
        <w:top w:val="none" w:sz="0" w:space="0" w:color="auto"/>
        <w:left w:val="none" w:sz="0" w:space="0" w:color="auto"/>
        <w:bottom w:val="none" w:sz="0" w:space="0" w:color="auto"/>
        <w:right w:val="none" w:sz="0" w:space="0" w:color="auto"/>
      </w:divBdr>
    </w:div>
    <w:div w:id="292951150">
      <w:marLeft w:val="640"/>
      <w:marRight w:val="0"/>
      <w:marTop w:val="0"/>
      <w:marBottom w:val="0"/>
      <w:divBdr>
        <w:top w:val="none" w:sz="0" w:space="0" w:color="auto"/>
        <w:left w:val="none" w:sz="0" w:space="0" w:color="auto"/>
        <w:bottom w:val="none" w:sz="0" w:space="0" w:color="auto"/>
        <w:right w:val="none" w:sz="0" w:space="0" w:color="auto"/>
      </w:divBdr>
    </w:div>
    <w:div w:id="293021651">
      <w:marLeft w:val="640"/>
      <w:marRight w:val="0"/>
      <w:marTop w:val="0"/>
      <w:marBottom w:val="0"/>
      <w:divBdr>
        <w:top w:val="none" w:sz="0" w:space="0" w:color="auto"/>
        <w:left w:val="none" w:sz="0" w:space="0" w:color="auto"/>
        <w:bottom w:val="none" w:sz="0" w:space="0" w:color="auto"/>
        <w:right w:val="none" w:sz="0" w:space="0" w:color="auto"/>
      </w:divBdr>
    </w:div>
    <w:div w:id="293171210">
      <w:marLeft w:val="640"/>
      <w:marRight w:val="0"/>
      <w:marTop w:val="0"/>
      <w:marBottom w:val="0"/>
      <w:divBdr>
        <w:top w:val="none" w:sz="0" w:space="0" w:color="auto"/>
        <w:left w:val="none" w:sz="0" w:space="0" w:color="auto"/>
        <w:bottom w:val="none" w:sz="0" w:space="0" w:color="auto"/>
        <w:right w:val="none" w:sz="0" w:space="0" w:color="auto"/>
      </w:divBdr>
    </w:div>
    <w:div w:id="293293223">
      <w:marLeft w:val="640"/>
      <w:marRight w:val="0"/>
      <w:marTop w:val="0"/>
      <w:marBottom w:val="0"/>
      <w:divBdr>
        <w:top w:val="none" w:sz="0" w:space="0" w:color="auto"/>
        <w:left w:val="none" w:sz="0" w:space="0" w:color="auto"/>
        <w:bottom w:val="none" w:sz="0" w:space="0" w:color="auto"/>
        <w:right w:val="none" w:sz="0" w:space="0" w:color="auto"/>
      </w:divBdr>
    </w:div>
    <w:div w:id="293297588">
      <w:marLeft w:val="640"/>
      <w:marRight w:val="0"/>
      <w:marTop w:val="0"/>
      <w:marBottom w:val="0"/>
      <w:divBdr>
        <w:top w:val="none" w:sz="0" w:space="0" w:color="auto"/>
        <w:left w:val="none" w:sz="0" w:space="0" w:color="auto"/>
        <w:bottom w:val="none" w:sz="0" w:space="0" w:color="auto"/>
        <w:right w:val="none" w:sz="0" w:space="0" w:color="auto"/>
      </w:divBdr>
    </w:div>
    <w:div w:id="293367918">
      <w:marLeft w:val="640"/>
      <w:marRight w:val="0"/>
      <w:marTop w:val="0"/>
      <w:marBottom w:val="0"/>
      <w:divBdr>
        <w:top w:val="none" w:sz="0" w:space="0" w:color="auto"/>
        <w:left w:val="none" w:sz="0" w:space="0" w:color="auto"/>
        <w:bottom w:val="none" w:sz="0" w:space="0" w:color="auto"/>
        <w:right w:val="none" w:sz="0" w:space="0" w:color="auto"/>
      </w:divBdr>
    </w:div>
    <w:div w:id="293411881">
      <w:marLeft w:val="640"/>
      <w:marRight w:val="0"/>
      <w:marTop w:val="0"/>
      <w:marBottom w:val="0"/>
      <w:divBdr>
        <w:top w:val="none" w:sz="0" w:space="0" w:color="auto"/>
        <w:left w:val="none" w:sz="0" w:space="0" w:color="auto"/>
        <w:bottom w:val="none" w:sz="0" w:space="0" w:color="auto"/>
        <w:right w:val="none" w:sz="0" w:space="0" w:color="auto"/>
      </w:divBdr>
    </w:div>
    <w:div w:id="293564535">
      <w:marLeft w:val="640"/>
      <w:marRight w:val="0"/>
      <w:marTop w:val="0"/>
      <w:marBottom w:val="0"/>
      <w:divBdr>
        <w:top w:val="none" w:sz="0" w:space="0" w:color="auto"/>
        <w:left w:val="none" w:sz="0" w:space="0" w:color="auto"/>
        <w:bottom w:val="none" w:sz="0" w:space="0" w:color="auto"/>
        <w:right w:val="none" w:sz="0" w:space="0" w:color="auto"/>
      </w:divBdr>
    </w:div>
    <w:div w:id="293565406">
      <w:marLeft w:val="640"/>
      <w:marRight w:val="0"/>
      <w:marTop w:val="0"/>
      <w:marBottom w:val="0"/>
      <w:divBdr>
        <w:top w:val="none" w:sz="0" w:space="0" w:color="auto"/>
        <w:left w:val="none" w:sz="0" w:space="0" w:color="auto"/>
        <w:bottom w:val="none" w:sz="0" w:space="0" w:color="auto"/>
        <w:right w:val="none" w:sz="0" w:space="0" w:color="auto"/>
      </w:divBdr>
    </w:div>
    <w:div w:id="293799058">
      <w:marLeft w:val="640"/>
      <w:marRight w:val="0"/>
      <w:marTop w:val="0"/>
      <w:marBottom w:val="0"/>
      <w:divBdr>
        <w:top w:val="none" w:sz="0" w:space="0" w:color="auto"/>
        <w:left w:val="none" w:sz="0" w:space="0" w:color="auto"/>
        <w:bottom w:val="none" w:sz="0" w:space="0" w:color="auto"/>
        <w:right w:val="none" w:sz="0" w:space="0" w:color="auto"/>
      </w:divBdr>
    </w:div>
    <w:div w:id="293869629">
      <w:marLeft w:val="640"/>
      <w:marRight w:val="0"/>
      <w:marTop w:val="0"/>
      <w:marBottom w:val="0"/>
      <w:divBdr>
        <w:top w:val="none" w:sz="0" w:space="0" w:color="auto"/>
        <w:left w:val="none" w:sz="0" w:space="0" w:color="auto"/>
        <w:bottom w:val="none" w:sz="0" w:space="0" w:color="auto"/>
        <w:right w:val="none" w:sz="0" w:space="0" w:color="auto"/>
      </w:divBdr>
    </w:div>
    <w:div w:id="293871738">
      <w:marLeft w:val="640"/>
      <w:marRight w:val="0"/>
      <w:marTop w:val="0"/>
      <w:marBottom w:val="0"/>
      <w:divBdr>
        <w:top w:val="none" w:sz="0" w:space="0" w:color="auto"/>
        <w:left w:val="none" w:sz="0" w:space="0" w:color="auto"/>
        <w:bottom w:val="none" w:sz="0" w:space="0" w:color="auto"/>
        <w:right w:val="none" w:sz="0" w:space="0" w:color="auto"/>
      </w:divBdr>
    </w:div>
    <w:div w:id="293872379">
      <w:marLeft w:val="640"/>
      <w:marRight w:val="0"/>
      <w:marTop w:val="0"/>
      <w:marBottom w:val="0"/>
      <w:divBdr>
        <w:top w:val="none" w:sz="0" w:space="0" w:color="auto"/>
        <w:left w:val="none" w:sz="0" w:space="0" w:color="auto"/>
        <w:bottom w:val="none" w:sz="0" w:space="0" w:color="auto"/>
        <w:right w:val="none" w:sz="0" w:space="0" w:color="auto"/>
      </w:divBdr>
    </w:div>
    <w:div w:id="293873885">
      <w:marLeft w:val="640"/>
      <w:marRight w:val="0"/>
      <w:marTop w:val="0"/>
      <w:marBottom w:val="0"/>
      <w:divBdr>
        <w:top w:val="none" w:sz="0" w:space="0" w:color="auto"/>
        <w:left w:val="none" w:sz="0" w:space="0" w:color="auto"/>
        <w:bottom w:val="none" w:sz="0" w:space="0" w:color="auto"/>
        <w:right w:val="none" w:sz="0" w:space="0" w:color="auto"/>
      </w:divBdr>
    </w:div>
    <w:div w:id="293874986">
      <w:marLeft w:val="640"/>
      <w:marRight w:val="0"/>
      <w:marTop w:val="0"/>
      <w:marBottom w:val="0"/>
      <w:divBdr>
        <w:top w:val="none" w:sz="0" w:space="0" w:color="auto"/>
        <w:left w:val="none" w:sz="0" w:space="0" w:color="auto"/>
        <w:bottom w:val="none" w:sz="0" w:space="0" w:color="auto"/>
        <w:right w:val="none" w:sz="0" w:space="0" w:color="auto"/>
      </w:divBdr>
    </w:div>
    <w:div w:id="293875126">
      <w:marLeft w:val="640"/>
      <w:marRight w:val="0"/>
      <w:marTop w:val="0"/>
      <w:marBottom w:val="0"/>
      <w:divBdr>
        <w:top w:val="none" w:sz="0" w:space="0" w:color="auto"/>
        <w:left w:val="none" w:sz="0" w:space="0" w:color="auto"/>
        <w:bottom w:val="none" w:sz="0" w:space="0" w:color="auto"/>
        <w:right w:val="none" w:sz="0" w:space="0" w:color="auto"/>
      </w:divBdr>
    </w:div>
    <w:div w:id="293949393">
      <w:marLeft w:val="480"/>
      <w:marRight w:val="0"/>
      <w:marTop w:val="0"/>
      <w:marBottom w:val="0"/>
      <w:divBdr>
        <w:top w:val="none" w:sz="0" w:space="0" w:color="auto"/>
        <w:left w:val="none" w:sz="0" w:space="0" w:color="auto"/>
        <w:bottom w:val="none" w:sz="0" w:space="0" w:color="auto"/>
        <w:right w:val="none" w:sz="0" w:space="0" w:color="auto"/>
      </w:divBdr>
    </w:div>
    <w:div w:id="293950521">
      <w:marLeft w:val="640"/>
      <w:marRight w:val="0"/>
      <w:marTop w:val="0"/>
      <w:marBottom w:val="0"/>
      <w:divBdr>
        <w:top w:val="none" w:sz="0" w:space="0" w:color="auto"/>
        <w:left w:val="none" w:sz="0" w:space="0" w:color="auto"/>
        <w:bottom w:val="none" w:sz="0" w:space="0" w:color="auto"/>
        <w:right w:val="none" w:sz="0" w:space="0" w:color="auto"/>
      </w:divBdr>
    </w:div>
    <w:div w:id="293951187">
      <w:marLeft w:val="640"/>
      <w:marRight w:val="0"/>
      <w:marTop w:val="0"/>
      <w:marBottom w:val="0"/>
      <w:divBdr>
        <w:top w:val="none" w:sz="0" w:space="0" w:color="auto"/>
        <w:left w:val="none" w:sz="0" w:space="0" w:color="auto"/>
        <w:bottom w:val="none" w:sz="0" w:space="0" w:color="auto"/>
        <w:right w:val="none" w:sz="0" w:space="0" w:color="auto"/>
      </w:divBdr>
    </w:div>
    <w:div w:id="294066437">
      <w:marLeft w:val="640"/>
      <w:marRight w:val="0"/>
      <w:marTop w:val="0"/>
      <w:marBottom w:val="0"/>
      <w:divBdr>
        <w:top w:val="none" w:sz="0" w:space="0" w:color="auto"/>
        <w:left w:val="none" w:sz="0" w:space="0" w:color="auto"/>
        <w:bottom w:val="none" w:sz="0" w:space="0" w:color="auto"/>
        <w:right w:val="none" w:sz="0" w:space="0" w:color="auto"/>
      </w:divBdr>
    </w:div>
    <w:div w:id="294138862">
      <w:marLeft w:val="640"/>
      <w:marRight w:val="0"/>
      <w:marTop w:val="0"/>
      <w:marBottom w:val="0"/>
      <w:divBdr>
        <w:top w:val="none" w:sz="0" w:space="0" w:color="auto"/>
        <w:left w:val="none" w:sz="0" w:space="0" w:color="auto"/>
        <w:bottom w:val="none" w:sz="0" w:space="0" w:color="auto"/>
        <w:right w:val="none" w:sz="0" w:space="0" w:color="auto"/>
      </w:divBdr>
    </w:div>
    <w:div w:id="294222486">
      <w:marLeft w:val="640"/>
      <w:marRight w:val="0"/>
      <w:marTop w:val="0"/>
      <w:marBottom w:val="0"/>
      <w:divBdr>
        <w:top w:val="none" w:sz="0" w:space="0" w:color="auto"/>
        <w:left w:val="none" w:sz="0" w:space="0" w:color="auto"/>
        <w:bottom w:val="none" w:sz="0" w:space="0" w:color="auto"/>
        <w:right w:val="none" w:sz="0" w:space="0" w:color="auto"/>
      </w:divBdr>
    </w:div>
    <w:div w:id="294258532">
      <w:marLeft w:val="640"/>
      <w:marRight w:val="0"/>
      <w:marTop w:val="0"/>
      <w:marBottom w:val="0"/>
      <w:divBdr>
        <w:top w:val="none" w:sz="0" w:space="0" w:color="auto"/>
        <w:left w:val="none" w:sz="0" w:space="0" w:color="auto"/>
        <w:bottom w:val="none" w:sz="0" w:space="0" w:color="auto"/>
        <w:right w:val="none" w:sz="0" w:space="0" w:color="auto"/>
      </w:divBdr>
    </w:div>
    <w:div w:id="294289315">
      <w:marLeft w:val="640"/>
      <w:marRight w:val="0"/>
      <w:marTop w:val="0"/>
      <w:marBottom w:val="0"/>
      <w:divBdr>
        <w:top w:val="none" w:sz="0" w:space="0" w:color="auto"/>
        <w:left w:val="none" w:sz="0" w:space="0" w:color="auto"/>
        <w:bottom w:val="none" w:sz="0" w:space="0" w:color="auto"/>
        <w:right w:val="none" w:sz="0" w:space="0" w:color="auto"/>
      </w:divBdr>
    </w:div>
    <w:div w:id="294336383">
      <w:marLeft w:val="640"/>
      <w:marRight w:val="0"/>
      <w:marTop w:val="0"/>
      <w:marBottom w:val="0"/>
      <w:divBdr>
        <w:top w:val="none" w:sz="0" w:space="0" w:color="auto"/>
        <w:left w:val="none" w:sz="0" w:space="0" w:color="auto"/>
        <w:bottom w:val="none" w:sz="0" w:space="0" w:color="auto"/>
        <w:right w:val="none" w:sz="0" w:space="0" w:color="auto"/>
      </w:divBdr>
    </w:div>
    <w:div w:id="294406421">
      <w:marLeft w:val="640"/>
      <w:marRight w:val="0"/>
      <w:marTop w:val="0"/>
      <w:marBottom w:val="0"/>
      <w:divBdr>
        <w:top w:val="none" w:sz="0" w:space="0" w:color="auto"/>
        <w:left w:val="none" w:sz="0" w:space="0" w:color="auto"/>
        <w:bottom w:val="none" w:sz="0" w:space="0" w:color="auto"/>
        <w:right w:val="none" w:sz="0" w:space="0" w:color="auto"/>
      </w:divBdr>
    </w:div>
    <w:div w:id="294408249">
      <w:marLeft w:val="640"/>
      <w:marRight w:val="0"/>
      <w:marTop w:val="0"/>
      <w:marBottom w:val="0"/>
      <w:divBdr>
        <w:top w:val="none" w:sz="0" w:space="0" w:color="auto"/>
        <w:left w:val="none" w:sz="0" w:space="0" w:color="auto"/>
        <w:bottom w:val="none" w:sz="0" w:space="0" w:color="auto"/>
        <w:right w:val="none" w:sz="0" w:space="0" w:color="auto"/>
      </w:divBdr>
    </w:div>
    <w:div w:id="294456454">
      <w:marLeft w:val="640"/>
      <w:marRight w:val="0"/>
      <w:marTop w:val="0"/>
      <w:marBottom w:val="0"/>
      <w:divBdr>
        <w:top w:val="none" w:sz="0" w:space="0" w:color="auto"/>
        <w:left w:val="none" w:sz="0" w:space="0" w:color="auto"/>
        <w:bottom w:val="none" w:sz="0" w:space="0" w:color="auto"/>
        <w:right w:val="none" w:sz="0" w:space="0" w:color="auto"/>
      </w:divBdr>
    </w:div>
    <w:div w:id="294481571">
      <w:marLeft w:val="640"/>
      <w:marRight w:val="0"/>
      <w:marTop w:val="0"/>
      <w:marBottom w:val="0"/>
      <w:divBdr>
        <w:top w:val="none" w:sz="0" w:space="0" w:color="auto"/>
        <w:left w:val="none" w:sz="0" w:space="0" w:color="auto"/>
        <w:bottom w:val="none" w:sz="0" w:space="0" w:color="auto"/>
        <w:right w:val="none" w:sz="0" w:space="0" w:color="auto"/>
      </w:divBdr>
    </w:div>
    <w:div w:id="294481671">
      <w:marLeft w:val="640"/>
      <w:marRight w:val="0"/>
      <w:marTop w:val="0"/>
      <w:marBottom w:val="0"/>
      <w:divBdr>
        <w:top w:val="none" w:sz="0" w:space="0" w:color="auto"/>
        <w:left w:val="none" w:sz="0" w:space="0" w:color="auto"/>
        <w:bottom w:val="none" w:sz="0" w:space="0" w:color="auto"/>
        <w:right w:val="none" w:sz="0" w:space="0" w:color="auto"/>
      </w:divBdr>
    </w:div>
    <w:div w:id="294483404">
      <w:marLeft w:val="640"/>
      <w:marRight w:val="0"/>
      <w:marTop w:val="0"/>
      <w:marBottom w:val="0"/>
      <w:divBdr>
        <w:top w:val="none" w:sz="0" w:space="0" w:color="auto"/>
        <w:left w:val="none" w:sz="0" w:space="0" w:color="auto"/>
        <w:bottom w:val="none" w:sz="0" w:space="0" w:color="auto"/>
        <w:right w:val="none" w:sz="0" w:space="0" w:color="auto"/>
      </w:divBdr>
    </w:div>
    <w:div w:id="294533377">
      <w:marLeft w:val="640"/>
      <w:marRight w:val="0"/>
      <w:marTop w:val="0"/>
      <w:marBottom w:val="0"/>
      <w:divBdr>
        <w:top w:val="none" w:sz="0" w:space="0" w:color="auto"/>
        <w:left w:val="none" w:sz="0" w:space="0" w:color="auto"/>
        <w:bottom w:val="none" w:sz="0" w:space="0" w:color="auto"/>
        <w:right w:val="none" w:sz="0" w:space="0" w:color="auto"/>
      </w:divBdr>
    </w:div>
    <w:div w:id="294718421">
      <w:marLeft w:val="640"/>
      <w:marRight w:val="0"/>
      <w:marTop w:val="0"/>
      <w:marBottom w:val="0"/>
      <w:divBdr>
        <w:top w:val="none" w:sz="0" w:space="0" w:color="auto"/>
        <w:left w:val="none" w:sz="0" w:space="0" w:color="auto"/>
        <w:bottom w:val="none" w:sz="0" w:space="0" w:color="auto"/>
        <w:right w:val="none" w:sz="0" w:space="0" w:color="auto"/>
      </w:divBdr>
    </w:div>
    <w:div w:id="294720936">
      <w:marLeft w:val="640"/>
      <w:marRight w:val="0"/>
      <w:marTop w:val="0"/>
      <w:marBottom w:val="0"/>
      <w:divBdr>
        <w:top w:val="none" w:sz="0" w:space="0" w:color="auto"/>
        <w:left w:val="none" w:sz="0" w:space="0" w:color="auto"/>
        <w:bottom w:val="none" w:sz="0" w:space="0" w:color="auto"/>
        <w:right w:val="none" w:sz="0" w:space="0" w:color="auto"/>
      </w:divBdr>
    </w:div>
    <w:div w:id="294792984">
      <w:marLeft w:val="640"/>
      <w:marRight w:val="0"/>
      <w:marTop w:val="0"/>
      <w:marBottom w:val="0"/>
      <w:divBdr>
        <w:top w:val="none" w:sz="0" w:space="0" w:color="auto"/>
        <w:left w:val="none" w:sz="0" w:space="0" w:color="auto"/>
        <w:bottom w:val="none" w:sz="0" w:space="0" w:color="auto"/>
        <w:right w:val="none" w:sz="0" w:space="0" w:color="auto"/>
      </w:divBdr>
    </w:div>
    <w:div w:id="294793132">
      <w:marLeft w:val="640"/>
      <w:marRight w:val="0"/>
      <w:marTop w:val="0"/>
      <w:marBottom w:val="0"/>
      <w:divBdr>
        <w:top w:val="none" w:sz="0" w:space="0" w:color="auto"/>
        <w:left w:val="none" w:sz="0" w:space="0" w:color="auto"/>
        <w:bottom w:val="none" w:sz="0" w:space="0" w:color="auto"/>
        <w:right w:val="none" w:sz="0" w:space="0" w:color="auto"/>
      </w:divBdr>
    </w:div>
    <w:div w:id="294797858">
      <w:marLeft w:val="640"/>
      <w:marRight w:val="0"/>
      <w:marTop w:val="0"/>
      <w:marBottom w:val="0"/>
      <w:divBdr>
        <w:top w:val="none" w:sz="0" w:space="0" w:color="auto"/>
        <w:left w:val="none" w:sz="0" w:space="0" w:color="auto"/>
        <w:bottom w:val="none" w:sz="0" w:space="0" w:color="auto"/>
        <w:right w:val="none" w:sz="0" w:space="0" w:color="auto"/>
      </w:divBdr>
    </w:div>
    <w:div w:id="294800823">
      <w:marLeft w:val="640"/>
      <w:marRight w:val="0"/>
      <w:marTop w:val="0"/>
      <w:marBottom w:val="0"/>
      <w:divBdr>
        <w:top w:val="none" w:sz="0" w:space="0" w:color="auto"/>
        <w:left w:val="none" w:sz="0" w:space="0" w:color="auto"/>
        <w:bottom w:val="none" w:sz="0" w:space="0" w:color="auto"/>
        <w:right w:val="none" w:sz="0" w:space="0" w:color="auto"/>
      </w:divBdr>
    </w:div>
    <w:div w:id="294874736">
      <w:marLeft w:val="640"/>
      <w:marRight w:val="0"/>
      <w:marTop w:val="0"/>
      <w:marBottom w:val="0"/>
      <w:divBdr>
        <w:top w:val="none" w:sz="0" w:space="0" w:color="auto"/>
        <w:left w:val="none" w:sz="0" w:space="0" w:color="auto"/>
        <w:bottom w:val="none" w:sz="0" w:space="0" w:color="auto"/>
        <w:right w:val="none" w:sz="0" w:space="0" w:color="auto"/>
      </w:divBdr>
    </w:div>
    <w:div w:id="294913906">
      <w:marLeft w:val="640"/>
      <w:marRight w:val="0"/>
      <w:marTop w:val="0"/>
      <w:marBottom w:val="0"/>
      <w:divBdr>
        <w:top w:val="none" w:sz="0" w:space="0" w:color="auto"/>
        <w:left w:val="none" w:sz="0" w:space="0" w:color="auto"/>
        <w:bottom w:val="none" w:sz="0" w:space="0" w:color="auto"/>
        <w:right w:val="none" w:sz="0" w:space="0" w:color="auto"/>
      </w:divBdr>
    </w:div>
    <w:div w:id="294914610">
      <w:marLeft w:val="640"/>
      <w:marRight w:val="0"/>
      <w:marTop w:val="0"/>
      <w:marBottom w:val="0"/>
      <w:divBdr>
        <w:top w:val="none" w:sz="0" w:space="0" w:color="auto"/>
        <w:left w:val="none" w:sz="0" w:space="0" w:color="auto"/>
        <w:bottom w:val="none" w:sz="0" w:space="0" w:color="auto"/>
        <w:right w:val="none" w:sz="0" w:space="0" w:color="auto"/>
      </w:divBdr>
    </w:div>
    <w:div w:id="294918084">
      <w:marLeft w:val="640"/>
      <w:marRight w:val="0"/>
      <w:marTop w:val="0"/>
      <w:marBottom w:val="0"/>
      <w:divBdr>
        <w:top w:val="none" w:sz="0" w:space="0" w:color="auto"/>
        <w:left w:val="none" w:sz="0" w:space="0" w:color="auto"/>
        <w:bottom w:val="none" w:sz="0" w:space="0" w:color="auto"/>
        <w:right w:val="none" w:sz="0" w:space="0" w:color="auto"/>
      </w:divBdr>
    </w:div>
    <w:div w:id="294919539">
      <w:marLeft w:val="640"/>
      <w:marRight w:val="0"/>
      <w:marTop w:val="0"/>
      <w:marBottom w:val="0"/>
      <w:divBdr>
        <w:top w:val="none" w:sz="0" w:space="0" w:color="auto"/>
        <w:left w:val="none" w:sz="0" w:space="0" w:color="auto"/>
        <w:bottom w:val="none" w:sz="0" w:space="0" w:color="auto"/>
        <w:right w:val="none" w:sz="0" w:space="0" w:color="auto"/>
      </w:divBdr>
    </w:div>
    <w:div w:id="294986304">
      <w:marLeft w:val="640"/>
      <w:marRight w:val="0"/>
      <w:marTop w:val="0"/>
      <w:marBottom w:val="0"/>
      <w:divBdr>
        <w:top w:val="none" w:sz="0" w:space="0" w:color="auto"/>
        <w:left w:val="none" w:sz="0" w:space="0" w:color="auto"/>
        <w:bottom w:val="none" w:sz="0" w:space="0" w:color="auto"/>
        <w:right w:val="none" w:sz="0" w:space="0" w:color="auto"/>
      </w:divBdr>
    </w:div>
    <w:div w:id="294994895">
      <w:marLeft w:val="640"/>
      <w:marRight w:val="0"/>
      <w:marTop w:val="0"/>
      <w:marBottom w:val="0"/>
      <w:divBdr>
        <w:top w:val="none" w:sz="0" w:space="0" w:color="auto"/>
        <w:left w:val="none" w:sz="0" w:space="0" w:color="auto"/>
        <w:bottom w:val="none" w:sz="0" w:space="0" w:color="auto"/>
        <w:right w:val="none" w:sz="0" w:space="0" w:color="auto"/>
      </w:divBdr>
    </w:div>
    <w:div w:id="295186850">
      <w:marLeft w:val="640"/>
      <w:marRight w:val="0"/>
      <w:marTop w:val="0"/>
      <w:marBottom w:val="0"/>
      <w:divBdr>
        <w:top w:val="none" w:sz="0" w:space="0" w:color="auto"/>
        <w:left w:val="none" w:sz="0" w:space="0" w:color="auto"/>
        <w:bottom w:val="none" w:sz="0" w:space="0" w:color="auto"/>
        <w:right w:val="none" w:sz="0" w:space="0" w:color="auto"/>
      </w:divBdr>
    </w:div>
    <w:div w:id="295187596">
      <w:marLeft w:val="640"/>
      <w:marRight w:val="0"/>
      <w:marTop w:val="0"/>
      <w:marBottom w:val="0"/>
      <w:divBdr>
        <w:top w:val="none" w:sz="0" w:space="0" w:color="auto"/>
        <w:left w:val="none" w:sz="0" w:space="0" w:color="auto"/>
        <w:bottom w:val="none" w:sz="0" w:space="0" w:color="auto"/>
        <w:right w:val="none" w:sz="0" w:space="0" w:color="auto"/>
      </w:divBdr>
    </w:div>
    <w:div w:id="295258191">
      <w:marLeft w:val="640"/>
      <w:marRight w:val="0"/>
      <w:marTop w:val="0"/>
      <w:marBottom w:val="0"/>
      <w:divBdr>
        <w:top w:val="none" w:sz="0" w:space="0" w:color="auto"/>
        <w:left w:val="none" w:sz="0" w:space="0" w:color="auto"/>
        <w:bottom w:val="none" w:sz="0" w:space="0" w:color="auto"/>
        <w:right w:val="none" w:sz="0" w:space="0" w:color="auto"/>
      </w:divBdr>
    </w:div>
    <w:div w:id="295331382">
      <w:marLeft w:val="640"/>
      <w:marRight w:val="0"/>
      <w:marTop w:val="0"/>
      <w:marBottom w:val="0"/>
      <w:divBdr>
        <w:top w:val="none" w:sz="0" w:space="0" w:color="auto"/>
        <w:left w:val="none" w:sz="0" w:space="0" w:color="auto"/>
        <w:bottom w:val="none" w:sz="0" w:space="0" w:color="auto"/>
        <w:right w:val="none" w:sz="0" w:space="0" w:color="auto"/>
      </w:divBdr>
    </w:div>
    <w:div w:id="295334431">
      <w:marLeft w:val="640"/>
      <w:marRight w:val="0"/>
      <w:marTop w:val="0"/>
      <w:marBottom w:val="0"/>
      <w:divBdr>
        <w:top w:val="none" w:sz="0" w:space="0" w:color="auto"/>
        <w:left w:val="none" w:sz="0" w:space="0" w:color="auto"/>
        <w:bottom w:val="none" w:sz="0" w:space="0" w:color="auto"/>
        <w:right w:val="none" w:sz="0" w:space="0" w:color="auto"/>
      </w:divBdr>
    </w:div>
    <w:div w:id="295335298">
      <w:marLeft w:val="640"/>
      <w:marRight w:val="0"/>
      <w:marTop w:val="0"/>
      <w:marBottom w:val="0"/>
      <w:divBdr>
        <w:top w:val="none" w:sz="0" w:space="0" w:color="auto"/>
        <w:left w:val="none" w:sz="0" w:space="0" w:color="auto"/>
        <w:bottom w:val="none" w:sz="0" w:space="0" w:color="auto"/>
        <w:right w:val="none" w:sz="0" w:space="0" w:color="auto"/>
      </w:divBdr>
    </w:div>
    <w:div w:id="295568742">
      <w:marLeft w:val="640"/>
      <w:marRight w:val="0"/>
      <w:marTop w:val="0"/>
      <w:marBottom w:val="0"/>
      <w:divBdr>
        <w:top w:val="none" w:sz="0" w:space="0" w:color="auto"/>
        <w:left w:val="none" w:sz="0" w:space="0" w:color="auto"/>
        <w:bottom w:val="none" w:sz="0" w:space="0" w:color="auto"/>
        <w:right w:val="none" w:sz="0" w:space="0" w:color="auto"/>
      </w:divBdr>
    </w:div>
    <w:div w:id="295572898">
      <w:marLeft w:val="640"/>
      <w:marRight w:val="0"/>
      <w:marTop w:val="0"/>
      <w:marBottom w:val="0"/>
      <w:divBdr>
        <w:top w:val="none" w:sz="0" w:space="0" w:color="auto"/>
        <w:left w:val="none" w:sz="0" w:space="0" w:color="auto"/>
        <w:bottom w:val="none" w:sz="0" w:space="0" w:color="auto"/>
        <w:right w:val="none" w:sz="0" w:space="0" w:color="auto"/>
      </w:divBdr>
    </w:div>
    <w:div w:id="295647259">
      <w:marLeft w:val="640"/>
      <w:marRight w:val="0"/>
      <w:marTop w:val="0"/>
      <w:marBottom w:val="0"/>
      <w:divBdr>
        <w:top w:val="none" w:sz="0" w:space="0" w:color="auto"/>
        <w:left w:val="none" w:sz="0" w:space="0" w:color="auto"/>
        <w:bottom w:val="none" w:sz="0" w:space="0" w:color="auto"/>
        <w:right w:val="none" w:sz="0" w:space="0" w:color="auto"/>
      </w:divBdr>
    </w:div>
    <w:div w:id="295721700">
      <w:marLeft w:val="640"/>
      <w:marRight w:val="0"/>
      <w:marTop w:val="0"/>
      <w:marBottom w:val="0"/>
      <w:divBdr>
        <w:top w:val="none" w:sz="0" w:space="0" w:color="auto"/>
        <w:left w:val="none" w:sz="0" w:space="0" w:color="auto"/>
        <w:bottom w:val="none" w:sz="0" w:space="0" w:color="auto"/>
        <w:right w:val="none" w:sz="0" w:space="0" w:color="auto"/>
      </w:divBdr>
    </w:div>
    <w:div w:id="295918068">
      <w:marLeft w:val="640"/>
      <w:marRight w:val="0"/>
      <w:marTop w:val="0"/>
      <w:marBottom w:val="0"/>
      <w:divBdr>
        <w:top w:val="none" w:sz="0" w:space="0" w:color="auto"/>
        <w:left w:val="none" w:sz="0" w:space="0" w:color="auto"/>
        <w:bottom w:val="none" w:sz="0" w:space="0" w:color="auto"/>
        <w:right w:val="none" w:sz="0" w:space="0" w:color="auto"/>
      </w:divBdr>
    </w:div>
    <w:div w:id="295961323">
      <w:marLeft w:val="640"/>
      <w:marRight w:val="0"/>
      <w:marTop w:val="0"/>
      <w:marBottom w:val="0"/>
      <w:divBdr>
        <w:top w:val="none" w:sz="0" w:space="0" w:color="auto"/>
        <w:left w:val="none" w:sz="0" w:space="0" w:color="auto"/>
        <w:bottom w:val="none" w:sz="0" w:space="0" w:color="auto"/>
        <w:right w:val="none" w:sz="0" w:space="0" w:color="auto"/>
      </w:divBdr>
    </w:div>
    <w:div w:id="296186007">
      <w:marLeft w:val="640"/>
      <w:marRight w:val="0"/>
      <w:marTop w:val="0"/>
      <w:marBottom w:val="0"/>
      <w:divBdr>
        <w:top w:val="none" w:sz="0" w:space="0" w:color="auto"/>
        <w:left w:val="none" w:sz="0" w:space="0" w:color="auto"/>
        <w:bottom w:val="none" w:sz="0" w:space="0" w:color="auto"/>
        <w:right w:val="none" w:sz="0" w:space="0" w:color="auto"/>
      </w:divBdr>
    </w:div>
    <w:div w:id="296186864">
      <w:marLeft w:val="640"/>
      <w:marRight w:val="0"/>
      <w:marTop w:val="0"/>
      <w:marBottom w:val="0"/>
      <w:divBdr>
        <w:top w:val="none" w:sz="0" w:space="0" w:color="auto"/>
        <w:left w:val="none" w:sz="0" w:space="0" w:color="auto"/>
        <w:bottom w:val="none" w:sz="0" w:space="0" w:color="auto"/>
        <w:right w:val="none" w:sz="0" w:space="0" w:color="auto"/>
      </w:divBdr>
    </w:div>
    <w:div w:id="296228693">
      <w:marLeft w:val="640"/>
      <w:marRight w:val="0"/>
      <w:marTop w:val="0"/>
      <w:marBottom w:val="0"/>
      <w:divBdr>
        <w:top w:val="none" w:sz="0" w:space="0" w:color="auto"/>
        <w:left w:val="none" w:sz="0" w:space="0" w:color="auto"/>
        <w:bottom w:val="none" w:sz="0" w:space="0" w:color="auto"/>
        <w:right w:val="none" w:sz="0" w:space="0" w:color="auto"/>
      </w:divBdr>
    </w:div>
    <w:div w:id="296305855">
      <w:marLeft w:val="640"/>
      <w:marRight w:val="0"/>
      <w:marTop w:val="0"/>
      <w:marBottom w:val="0"/>
      <w:divBdr>
        <w:top w:val="none" w:sz="0" w:space="0" w:color="auto"/>
        <w:left w:val="none" w:sz="0" w:space="0" w:color="auto"/>
        <w:bottom w:val="none" w:sz="0" w:space="0" w:color="auto"/>
        <w:right w:val="none" w:sz="0" w:space="0" w:color="auto"/>
      </w:divBdr>
    </w:div>
    <w:div w:id="296378031">
      <w:marLeft w:val="640"/>
      <w:marRight w:val="0"/>
      <w:marTop w:val="0"/>
      <w:marBottom w:val="0"/>
      <w:divBdr>
        <w:top w:val="none" w:sz="0" w:space="0" w:color="auto"/>
        <w:left w:val="none" w:sz="0" w:space="0" w:color="auto"/>
        <w:bottom w:val="none" w:sz="0" w:space="0" w:color="auto"/>
        <w:right w:val="none" w:sz="0" w:space="0" w:color="auto"/>
      </w:divBdr>
    </w:div>
    <w:div w:id="296420186">
      <w:marLeft w:val="640"/>
      <w:marRight w:val="0"/>
      <w:marTop w:val="0"/>
      <w:marBottom w:val="0"/>
      <w:divBdr>
        <w:top w:val="none" w:sz="0" w:space="0" w:color="auto"/>
        <w:left w:val="none" w:sz="0" w:space="0" w:color="auto"/>
        <w:bottom w:val="none" w:sz="0" w:space="0" w:color="auto"/>
        <w:right w:val="none" w:sz="0" w:space="0" w:color="auto"/>
      </w:divBdr>
    </w:div>
    <w:div w:id="296421879">
      <w:marLeft w:val="640"/>
      <w:marRight w:val="0"/>
      <w:marTop w:val="0"/>
      <w:marBottom w:val="0"/>
      <w:divBdr>
        <w:top w:val="none" w:sz="0" w:space="0" w:color="auto"/>
        <w:left w:val="none" w:sz="0" w:space="0" w:color="auto"/>
        <w:bottom w:val="none" w:sz="0" w:space="0" w:color="auto"/>
        <w:right w:val="none" w:sz="0" w:space="0" w:color="auto"/>
      </w:divBdr>
    </w:div>
    <w:div w:id="296570167">
      <w:marLeft w:val="640"/>
      <w:marRight w:val="0"/>
      <w:marTop w:val="0"/>
      <w:marBottom w:val="0"/>
      <w:divBdr>
        <w:top w:val="none" w:sz="0" w:space="0" w:color="auto"/>
        <w:left w:val="none" w:sz="0" w:space="0" w:color="auto"/>
        <w:bottom w:val="none" w:sz="0" w:space="0" w:color="auto"/>
        <w:right w:val="none" w:sz="0" w:space="0" w:color="auto"/>
      </w:divBdr>
    </w:div>
    <w:div w:id="296573213">
      <w:marLeft w:val="640"/>
      <w:marRight w:val="0"/>
      <w:marTop w:val="0"/>
      <w:marBottom w:val="0"/>
      <w:divBdr>
        <w:top w:val="none" w:sz="0" w:space="0" w:color="auto"/>
        <w:left w:val="none" w:sz="0" w:space="0" w:color="auto"/>
        <w:bottom w:val="none" w:sz="0" w:space="0" w:color="auto"/>
        <w:right w:val="none" w:sz="0" w:space="0" w:color="auto"/>
      </w:divBdr>
    </w:div>
    <w:div w:id="296688764">
      <w:marLeft w:val="640"/>
      <w:marRight w:val="0"/>
      <w:marTop w:val="0"/>
      <w:marBottom w:val="0"/>
      <w:divBdr>
        <w:top w:val="none" w:sz="0" w:space="0" w:color="auto"/>
        <w:left w:val="none" w:sz="0" w:space="0" w:color="auto"/>
        <w:bottom w:val="none" w:sz="0" w:space="0" w:color="auto"/>
        <w:right w:val="none" w:sz="0" w:space="0" w:color="auto"/>
      </w:divBdr>
    </w:div>
    <w:div w:id="296692603">
      <w:marLeft w:val="640"/>
      <w:marRight w:val="0"/>
      <w:marTop w:val="0"/>
      <w:marBottom w:val="0"/>
      <w:divBdr>
        <w:top w:val="none" w:sz="0" w:space="0" w:color="auto"/>
        <w:left w:val="none" w:sz="0" w:space="0" w:color="auto"/>
        <w:bottom w:val="none" w:sz="0" w:space="0" w:color="auto"/>
        <w:right w:val="none" w:sz="0" w:space="0" w:color="auto"/>
      </w:divBdr>
    </w:div>
    <w:div w:id="296762464">
      <w:marLeft w:val="640"/>
      <w:marRight w:val="0"/>
      <w:marTop w:val="0"/>
      <w:marBottom w:val="0"/>
      <w:divBdr>
        <w:top w:val="none" w:sz="0" w:space="0" w:color="auto"/>
        <w:left w:val="none" w:sz="0" w:space="0" w:color="auto"/>
        <w:bottom w:val="none" w:sz="0" w:space="0" w:color="auto"/>
        <w:right w:val="none" w:sz="0" w:space="0" w:color="auto"/>
      </w:divBdr>
    </w:div>
    <w:div w:id="296766895">
      <w:marLeft w:val="640"/>
      <w:marRight w:val="0"/>
      <w:marTop w:val="0"/>
      <w:marBottom w:val="0"/>
      <w:divBdr>
        <w:top w:val="none" w:sz="0" w:space="0" w:color="auto"/>
        <w:left w:val="none" w:sz="0" w:space="0" w:color="auto"/>
        <w:bottom w:val="none" w:sz="0" w:space="0" w:color="auto"/>
        <w:right w:val="none" w:sz="0" w:space="0" w:color="auto"/>
      </w:divBdr>
    </w:div>
    <w:div w:id="296841810">
      <w:marLeft w:val="640"/>
      <w:marRight w:val="0"/>
      <w:marTop w:val="0"/>
      <w:marBottom w:val="0"/>
      <w:divBdr>
        <w:top w:val="none" w:sz="0" w:space="0" w:color="auto"/>
        <w:left w:val="none" w:sz="0" w:space="0" w:color="auto"/>
        <w:bottom w:val="none" w:sz="0" w:space="0" w:color="auto"/>
        <w:right w:val="none" w:sz="0" w:space="0" w:color="auto"/>
      </w:divBdr>
    </w:div>
    <w:div w:id="296843036">
      <w:marLeft w:val="640"/>
      <w:marRight w:val="0"/>
      <w:marTop w:val="0"/>
      <w:marBottom w:val="0"/>
      <w:divBdr>
        <w:top w:val="none" w:sz="0" w:space="0" w:color="auto"/>
        <w:left w:val="none" w:sz="0" w:space="0" w:color="auto"/>
        <w:bottom w:val="none" w:sz="0" w:space="0" w:color="auto"/>
        <w:right w:val="none" w:sz="0" w:space="0" w:color="auto"/>
      </w:divBdr>
    </w:div>
    <w:div w:id="296878129">
      <w:marLeft w:val="640"/>
      <w:marRight w:val="0"/>
      <w:marTop w:val="0"/>
      <w:marBottom w:val="0"/>
      <w:divBdr>
        <w:top w:val="none" w:sz="0" w:space="0" w:color="auto"/>
        <w:left w:val="none" w:sz="0" w:space="0" w:color="auto"/>
        <w:bottom w:val="none" w:sz="0" w:space="0" w:color="auto"/>
        <w:right w:val="none" w:sz="0" w:space="0" w:color="auto"/>
      </w:divBdr>
    </w:div>
    <w:div w:id="296878638">
      <w:marLeft w:val="640"/>
      <w:marRight w:val="0"/>
      <w:marTop w:val="0"/>
      <w:marBottom w:val="0"/>
      <w:divBdr>
        <w:top w:val="none" w:sz="0" w:space="0" w:color="auto"/>
        <w:left w:val="none" w:sz="0" w:space="0" w:color="auto"/>
        <w:bottom w:val="none" w:sz="0" w:space="0" w:color="auto"/>
        <w:right w:val="none" w:sz="0" w:space="0" w:color="auto"/>
      </w:divBdr>
    </w:div>
    <w:div w:id="296882419">
      <w:marLeft w:val="640"/>
      <w:marRight w:val="0"/>
      <w:marTop w:val="0"/>
      <w:marBottom w:val="0"/>
      <w:divBdr>
        <w:top w:val="none" w:sz="0" w:space="0" w:color="auto"/>
        <w:left w:val="none" w:sz="0" w:space="0" w:color="auto"/>
        <w:bottom w:val="none" w:sz="0" w:space="0" w:color="auto"/>
        <w:right w:val="none" w:sz="0" w:space="0" w:color="auto"/>
      </w:divBdr>
    </w:div>
    <w:div w:id="296909820">
      <w:marLeft w:val="640"/>
      <w:marRight w:val="0"/>
      <w:marTop w:val="0"/>
      <w:marBottom w:val="0"/>
      <w:divBdr>
        <w:top w:val="none" w:sz="0" w:space="0" w:color="auto"/>
        <w:left w:val="none" w:sz="0" w:space="0" w:color="auto"/>
        <w:bottom w:val="none" w:sz="0" w:space="0" w:color="auto"/>
        <w:right w:val="none" w:sz="0" w:space="0" w:color="auto"/>
      </w:divBdr>
    </w:div>
    <w:div w:id="296951939">
      <w:marLeft w:val="640"/>
      <w:marRight w:val="0"/>
      <w:marTop w:val="0"/>
      <w:marBottom w:val="0"/>
      <w:divBdr>
        <w:top w:val="none" w:sz="0" w:space="0" w:color="auto"/>
        <w:left w:val="none" w:sz="0" w:space="0" w:color="auto"/>
        <w:bottom w:val="none" w:sz="0" w:space="0" w:color="auto"/>
        <w:right w:val="none" w:sz="0" w:space="0" w:color="auto"/>
      </w:divBdr>
    </w:div>
    <w:div w:id="296956667">
      <w:marLeft w:val="640"/>
      <w:marRight w:val="0"/>
      <w:marTop w:val="0"/>
      <w:marBottom w:val="0"/>
      <w:divBdr>
        <w:top w:val="none" w:sz="0" w:space="0" w:color="auto"/>
        <w:left w:val="none" w:sz="0" w:space="0" w:color="auto"/>
        <w:bottom w:val="none" w:sz="0" w:space="0" w:color="auto"/>
        <w:right w:val="none" w:sz="0" w:space="0" w:color="auto"/>
      </w:divBdr>
    </w:div>
    <w:div w:id="297028057">
      <w:marLeft w:val="480"/>
      <w:marRight w:val="0"/>
      <w:marTop w:val="0"/>
      <w:marBottom w:val="0"/>
      <w:divBdr>
        <w:top w:val="none" w:sz="0" w:space="0" w:color="auto"/>
        <w:left w:val="none" w:sz="0" w:space="0" w:color="auto"/>
        <w:bottom w:val="none" w:sz="0" w:space="0" w:color="auto"/>
        <w:right w:val="none" w:sz="0" w:space="0" w:color="auto"/>
      </w:divBdr>
    </w:div>
    <w:div w:id="297030484">
      <w:marLeft w:val="640"/>
      <w:marRight w:val="0"/>
      <w:marTop w:val="0"/>
      <w:marBottom w:val="0"/>
      <w:divBdr>
        <w:top w:val="none" w:sz="0" w:space="0" w:color="auto"/>
        <w:left w:val="none" w:sz="0" w:space="0" w:color="auto"/>
        <w:bottom w:val="none" w:sz="0" w:space="0" w:color="auto"/>
        <w:right w:val="none" w:sz="0" w:space="0" w:color="auto"/>
      </w:divBdr>
    </w:div>
    <w:div w:id="297078047">
      <w:marLeft w:val="640"/>
      <w:marRight w:val="0"/>
      <w:marTop w:val="0"/>
      <w:marBottom w:val="0"/>
      <w:divBdr>
        <w:top w:val="none" w:sz="0" w:space="0" w:color="auto"/>
        <w:left w:val="none" w:sz="0" w:space="0" w:color="auto"/>
        <w:bottom w:val="none" w:sz="0" w:space="0" w:color="auto"/>
        <w:right w:val="none" w:sz="0" w:space="0" w:color="auto"/>
      </w:divBdr>
    </w:div>
    <w:div w:id="297104784">
      <w:marLeft w:val="640"/>
      <w:marRight w:val="0"/>
      <w:marTop w:val="0"/>
      <w:marBottom w:val="0"/>
      <w:divBdr>
        <w:top w:val="none" w:sz="0" w:space="0" w:color="auto"/>
        <w:left w:val="none" w:sz="0" w:space="0" w:color="auto"/>
        <w:bottom w:val="none" w:sz="0" w:space="0" w:color="auto"/>
        <w:right w:val="none" w:sz="0" w:space="0" w:color="auto"/>
      </w:divBdr>
    </w:div>
    <w:div w:id="297229276">
      <w:marLeft w:val="640"/>
      <w:marRight w:val="0"/>
      <w:marTop w:val="0"/>
      <w:marBottom w:val="0"/>
      <w:divBdr>
        <w:top w:val="none" w:sz="0" w:space="0" w:color="auto"/>
        <w:left w:val="none" w:sz="0" w:space="0" w:color="auto"/>
        <w:bottom w:val="none" w:sz="0" w:space="0" w:color="auto"/>
        <w:right w:val="none" w:sz="0" w:space="0" w:color="auto"/>
      </w:divBdr>
    </w:div>
    <w:div w:id="297301906">
      <w:marLeft w:val="640"/>
      <w:marRight w:val="0"/>
      <w:marTop w:val="0"/>
      <w:marBottom w:val="0"/>
      <w:divBdr>
        <w:top w:val="none" w:sz="0" w:space="0" w:color="auto"/>
        <w:left w:val="none" w:sz="0" w:space="0" w:color="auto"/>
        <w:bottom w:val="none" w:sz="0" w:space="0" w:color="auto"/>
        <w:right w:val="none" w:sz="0" w:space="0" w:color="auto"/>
      </w:divBdr>
    </w:div>
    <w:div w:id="297414895">
      <w:marLeft w:val="640"/>
      <w:marRight w:val="0"/>
      <w:marTop w:val="0"/>
      <w:marBottom w:val="0"/>
      <w:divBdr>
        <w:top w:val="none" w:sz="0" w:space="0" w:color="auto"/>
        <w:left w:val="none" w:sz="0" w:space="0" w:color="auto"/>
        <w:bottom w:val="none" w:sz="0" w:space="0" w:color="auto"/>
        <w:right w:val="none" w:sz="0" w:space="0" w:color="auto"/>
      </w:divBdr>
    </w:div>
    <w:div w:id="297494453">
      <w:marLeft w:val="640"/>
      <w:marRight w:val="0"/>
      <w:marTop w:val="0"/>
      <w:marBottom w:val="0"/>
      <w:divBdr>
        <w:top w:val="none" w:sz="0" w:space="0" w:color="auto"/>
        <w:left w:val="none" w:sz="0" w:space="0" w:color="auto"/>
        <w:bottom w:val="none" w:sz="0" w:space="0" w:color="auto"/>
        <w:right w:val="none" w:sz="0" w:space="0" w:color="auto"/>
      </w:divBdr>
    </w:div>
    <w:div w:id="297497072">
      <w:marLeft w:val="640"/>
      <w:marRight w:val="0"/>
      <w:marTop w:val="0"/>
      <w:marBottom w:val="0"/>
      <w:divBdr>
        <w:top w:val="none" w:sz="0" w:space="0" w:color="auto"/>
        <w:left w:val="none" w:sz="0" w:space="0" w:color="auto"/>
        <w:bottom w:val="none" w:sz="0" w:space="0" w:color="auto"/>
        <w:right w:val="none" w:sz="0" w:space="0" w:color="auto"/>
      </w:divBdr>
    </w:div>
    <w:div w:id="297541272">
      <w:marLeft w:val="640"/>
      <w:marRight w:val="0"/>
      <w:marTop w:val="0"/>
      <w:marBottom w:val="0"/>
      <w:divBdr>
        <w:top w:val="none" w:sz="0" w:space="0" w:color="auto"/>
        <w:left w:val="none" w:sz="0" w:space="0" w:color="auto"/>
        <w:bottom w:val="none" w:sz="0" w:space="0" w:color="auto"/>
        <w:right w:val="none" w:sz="0" w:space="0" w:color="auto"/>
      </w:divBdr>
    </w:div>
    <w:div w:id="297613356">
      <w:marLeft w:val="640"/>
      <w:marRight w:val="0"/>
      <w:marTop w:val="0"/>
      <w:marBottom w:val="0"/>
      <w:divBdr>
        <w:top w:val="none" w:sz="0" w:space="0" w:color="auto"/>
        <w:left w:val="none" w:sz="0" w:space="0" w:color="auto"/>
        <w:bottom w:val="none" w:sz="0" w:space="0" w:color="auto"/>
        <w:right w:val="none" w:sz="0" w:space="0" w:color="auto"/>
      </w:divBdr>
    </w:div>
    <w:div w:id="297687967">
      <w:marLeft w:val="640"/>
      <w:marRight w:val="0"/>
      <w:marTop w:val="0"/>
      <w:marBottom w:val="0"/>
      <w:divBdr>
        <w:top w:val="none" w:sz="0" w:space="0" w:color="auto"/>
        <w:left w:val="none" w:sz="0" w:space="0" w:color="auto"/>
        <w:bottom w:val="none" w:sz="0" w:space="0" w:color="auto"/>
        <w:right w:val="none" w:sz="0" w:space="0" w:color="auto"/>
      </w:divBdr>
    </w:div>
    <w:div w:id="297688954">
      <w:marLeft w:val="640"/>
      <w:marRight w:val="0"/>
      <w:marTop w:val="0"/>
      <w:marBottom w:val="0"/>
      <w:divBdr>
        <w:top w:val="none" w:sz="0" w:space="0" w:color="auto"/>
        <w:left w:val="none" w:sz="0" w:space="0" w:color="auto"/>
        <w:bottom w:val="none" w:sz="0" w:space="0" w:color="auto"/>
        <w:right w:val="none" w:sz="0" w:space="0" w:color="auto"/>
      </w:divBdr>
    </w:div>
    <w:div w:id="297881890">
      <w:marLeft w:val="640"/>
      <w:marRight w:val="0"/>
      <w:marTop w:val="0"/>
      <w:marBottom w:val="0"/>
      <w:divBdr>
        <w:top w:val="none" w:sz="0" w:space="0" w:color="auto"/>
        <w:left w:val="none" w:sz="0" w:space="0" w:color="auto"/>
        <w:bottom w:val="none" w:sz="0" w:space="0" w:color="auto"/>
        <w:right w:val="none" w:sz="0" w:space="0" w:color="auto"/>
      </w:divBdr>
    </w:div>
    <w:div w:id="297953826">
      <w:marLeft w:val="640"/>
      <w:marRight w:val="0"/>
      <w:marTop w:val="0"/>
      <w:marBottom w:val="0"/>
      <w:divBdr>
        <w:top w:val="none" w:sz="0" w:space="0" w:color="auto"/>
        <w:left w:val="none" w:sz="0" w:space="0" w:color="auto"/>
        <w:bottom w:val="none" w:sz="0" w:space="0" w:color="auto"/>
        <w:right w:val="none" w:sz="0" w:space="0" w:color="auto"/>
      </w:divBdr>
    </w:div>
    <w:div w:id="297956735">
      <w:marLeft w:val="640"/>
      <w:marRight w:val="0"/>
      <w:marTop w:val="0"/>
      <w:marBottom w:val="0"/>
      <w:divBdr>
        <w:top w:val="none" w:sz="0" w:space="0" w:color="auto"/>
        <w:left w:val="none" w:sz="0" w:space="0" w:color="auto"/>
        <w:bottom w:val="none" w:sz="0" w:space="0" w:color="auto"/>
        <w:right w:val="none" w:sz="0" w:space="0" w:color="auto"/>
      </w:divBdr>
    </w:div>
    <w:div w:id="298001594">
      <w:marLeft w:val="640"/>
      <w:marRight w:val="0"/>
      <w:marTop w:val="0"/>
      <w:marBottom w:val="0"/>
      <w:divBdr>
        <w:top w:val="none" w:sz="0" w:space="0" w:color="auto"/>
        <w:left w:val="none" w:sz="0" w:space="0" w:color="auto"/>
        <w:bottom w:val="none" w:sz="0" w:space="0" w:color="auto"/>
        <w:right w:val="none" w:sz="0" w:space="0" w:color="auto"/>
      </w:divBdr>
    </w:div>
    <w:div w:id="298073393">
      <w:marLeft w:val="640"/>
      <w:marRight w:val="0"/>
      <w:marTop w:val="0"/>
      <w:marBottom w:val="0"/>
      <w:divBdr>
        <w:top w:val="none" w:sz="0" w:space="0" w:color="auto"/>
        <w:left w:val="none" w:sz="0" w:space="0" w:color="auto"/>
        <w:bottom w:val="none" w:sz="0" w:space="0" w:color="auto"/>
        <w:right w:val="none" w:sz="0" w:space="0" w:color="auto"/>
      </w:divBdr>
    </w:div>
    <w:div w:id="298077551">
      <w:marLeft w:val="640"/>
      <w:marRight w:val="0"/>
      <w:marTop w:val="0"/>
      <w:marBottom w:val="0"/>
      <w:divBdr>
        <w:top w:val="none" w:sz="0" w:space="0" w:color="auto"/>
        <w:left w:val="none" w:sz="0" w:space="0" w:color="auto"/>
        <w:bottom w:val="none" w:sz="0" w:space="0" w:color="auto"/>
        <w:right w:val="none" w:sz="0" w:space="0" w:color="auto"/>
      </w:divBdr>
    </w:div>
    <w:div w:id="298078842">
      <w:marLeft w:val="640"/>
      <w:marRight w:val="0"/>
      <w:marTop w:val="0"/>
      <w:marBottom w:val="0"/>
      <w:divBdr>
        <w:top w:val="none" w:sz="0" w:space="0" w:color="auto"/>
        <w:left w:val="none" w:sz="0" w:space="0" w:color="auto"/>
        <w:bottom w:val="none" w:sz="0" w:space="0" w:color="auto"/>
        <w:right w:val="none" w:sz="0" w:space="0" w:color="auto"/>
      </w:divBdr>
    </w:div>
    <w:div w:id="298153992">
      <w:marLeft w:val="640"/>
      <w:marRight w:val="0"/>
      <w:marTop w:val="0"/>
      <w:marBottom w:val="0"/>
      <w:divBdr>
        <w:top w:val="none" w:sz="0" w:space="0" w:color="auto"/>
        <w:left w:val="none" w:sz="0" w:space="0" w:color="auto"/>
        <w:bottom w:val="none" w:sz="0" w:space="0" w:color="auto"/>
        <w:right w:val="none" w:sz="0" w:space="0" w:color="auto"/>
      </w:divBdr>
    </w:div>
    <w:div w:id="298221525">
      <w:marLeft w:val="640"/>
      <w:marRight w:val="0"/>
      <w:marTop w:val="0"/>
      <w:marBottom w:val="0"/>
      <w:divBdr>
        <w:top w:val="none" w:sz="0" w:space="0" w:color="auto"/>
        <w:left w:val="none" w:sz="0" w:space="0" w:color="auto"/>
        <w:bottom w:val="none" w:sz="0" w:space="0" w:color="auto"/>
        <w:right w:val="none" w:sz="0" w:space="0" w:color="auto"/>
      </w:divBdr>
    </w:div>
    <w:div w:id="298342409">
      <w:marLeft w:val="640"/>
      <w:marRight w:val="0"/>
      <w:marTop w:val="0"/>
      <w:marBottom w:val="0"/>
      <w:divBdr>
        <w:top w:val="none" w:sz="0" w:space="0" w:color="auto"/>
        <w:left w:val="none" w:sz="0" w:space="0" w:color="auto"/>
        <w:bottom w:val="none" w:sz="0" w:space="0" w:color="auto"/>
        <w:right w:val="none" w:sz="0" w:space="0" w:color="auto"/>
      </w:divBdr>
    </w:div>
    <w:div w:id="298342434">
      <w:marLeft w:val="640"/>
      <w:marRight w:val="0"/>
      <w:marTop w:val="0"/>
      <w:marBottom w:val="0"/>
      <w:divBdr>
        <w:top w:val="none" w:sz="0" w:space="0" w:color="auto"/>
        <w:left w:val="none" w:sz="0" w:space="0" w:color="auto"/>
        <w:bottom w:val="none" w:sz="0" w:space="0" w:color="auto"/>
        <w:right w:val="none" w:sz="0" w:space="0" w:color="auto"/>
      </w:divBdr>
    </w:div>
    <w:div w:id="298388691">
      <w:marLeft w:val="640"/>
      <w:marRight w:val="0"/>
      <w:marTop w:val="0"/>
      <w:marBottom w:val="0"/>
      <w:divBdr>
        <w:top w:val="none" w:sz="0" w:space="0" w:color="auto"/>
        <w:left w:val="none" w:sz="0" w:space="0" w:color="auto"/>
        <w:bottom w:val="none" w:sz="0" w:space="0" w:color="auto"/>
        <w:right w:val="none" w:sz="0" w:space="0" w:color="auto"/>
      </w:divBdr>
    </w:div>
    <w:div w:id="298613268">
      <w:marLeft w:val="640"/>
      <w:marRight w:val="0"/>
      <w:marTop w:val="0"/>
      <w:marBottom w:val="0"/>
      <w:divBdr>
        <w:top w:val="none" w:sz="0" w:space="0" w:color="auto"/>
        <w:left w:val="none" w:sz="0" w:space="0" w:color="auto"/>
        <w:bottom w:val="none" w:sz="0" w:space="0" w:color="auto"/>
        <w:right w:val="none" w:sz="0" w:space="0" w:color="auto"/>
      </w:divBdr>
    </w:div>
    <w:div w:id="298651805">
      <w:marLeft w:val="640"/>
      <w:marRight w:val="0"/>
      <w:marTop w:val="0"/>
      <w:marBottom w:val="0"/>
      <w:divBdr>
        <w:top w:val="none" w:sz="0" w:space="0" w:color="auto"/>
        <w:left w:val="none" w:sz="0" w:space="0" w:color="auto"/>
        <w:bottom w:val="none" w:sz="0" w:space="0" w:color="auto"/>
        <w:right w:val="none" w:sz="0" w:space="0" w:color="auto"/>
      </w:divBdr>
    </w:div>
    <w:div w:id="298655250">
      <w:marLeft w:val="640"/>
      <w:marRight w:val="0"/>
      <w:marTop w:val="0"/>
      <w:marBottom w:val="0"/>
      <w:divBdr>
        <w:top w:val="none" w:sz="0" w:space="0" w:color="auto"/>
        <w:left w:val="none" w:sz="0" w:space="0" w:color="auto"/>
        <w:bottom w:val="none" w:sz="0" w:space="0" w:color="auto"/>
        <w:right w:val="none" w:sz="0" w:space="0" w:color="auto"/>
      </w:divBdr>
    </w:div>
    <w:div w:id="298727859">
      <w:marLeft w:val="640"/>
      <w:marRight w:val="0"/>
      <w:marTop w:val="0"/>
      <w:marBottom w:val="0"/>
      <w:divBdr>
        <w:top w:val="none" w:sz="0" w:space="0" w:color="auto"/>
        <w:left w:val="none" w:sz="0" w:space="0" w:color="auto"/>
        <w:bottom w:val="none" w:sz="0" w:space="0" w:color="auto"/>
        <w:right w:val="none" w:sz="0" w:space="0" w:color="auto"/>
      </w:divBdr>
    </w:div>
    <w:div w:id="298731408">
      <w:marLeft w:val="640"/>
      <w:marRight w:val="0"/>
      <w:marTop w:val="0"/>
      <w:marBottom w:val="0"/>
      <w:divBdr>
        <w:top w:val="none" w:sz="0" w:space="0" w:color="auto"/>
        <w:left w:val="none" w:sz="0" w:space="0" w:color="auto"/>
        <w:bottom w:val="none" w:sz="0" w:space="0" w:color="auto"/>
        <w:right w:val="none" w:sz="0" w:space="0" w:color="auto"/>
      </w:divBdr>
    </w:div>
    <w:div w:id="298803927">
      <w:marLeft w:val="640"/>
      <w:marRight w:val="0"/>
      <w:marTop w:val="0"/>
      <w:marBottom w:val="0"/>
      <w:divBdr>
        <w:top w:val="none" w:sz="0" w:space="0" w:color="auto"/>
        <w:left w:val="none" w:sz="0" w:space="0" w:color="auto"/>
        <w:bottom w:val="none" w:sz="0" w:space="0" w:color="auto"/>
        <w:right w:val="none" w:sz="0" w:space="0" w:color="auto"/>
      </w:divBdr>
    </w:div>
    <w:div w:id="298849467">
      <w:marLeft w:val="640"/>
      <w:marRight w:val="0"/>
      <w:marTop w:val="0"/>
      <w:marBottom w:val="0"/>
      <w:divBdr>
        <w:top w:val="none" w:sz="0" w:space="0" w:color="auto"/>
        <w:left w:val="none" w:sz="0" w:space="0" w:color="auto"/>
        <w:bottom w:val="none" w:sz="0" w:space="0" w:color="auto"/>
        <w:right w:val="none" w:sz="0" w:space="0" w:color="auto"/>
      </w:divBdr>
    </w:div>
    <w:div w:id="298876545">
      <w:marLeft w:val="640"/>
      <w:marRight w:val="0"/>
      <w:marTop w:val="0"/>
      <w:marBottom w:val="0"/>
      <w:divBdr>
        <w:top w:val="none" w:sz="0" w:space="0" w:color="auto"/>
        <w:left w:val="none" w:sz="0" w:space="0" w:color="auto"/>
        <w:bottom w:val="none" w:sz="0" w:space="0" w:color="auto"/>
        <w:right w:val="none" w:sz="0" w:space="0" w:color="auto"/>
      </w:divBdr>
    </w:div>
    <w:div w:id="298923290">
      <w:marLeft w:val="640"/>
      <w:marRight w:val="0"/>
      <w:marTop w:val="0"/>
      <w:marBottom w:val="0"/>
      <w:divBdr>
        <w:top w:val="none" w:sz="0" w:space="0" w:color="auto"/>
        <w:left w:val="none" w:sz="0" w:space="0" w:color="auto"/>
        <w:bottom w:val="none" w:sz="0" w:space="0" w:color="auto"/>
        <w:right w:val="none" w:sz="0" w:space="0" w:color="auto"/>
      </w:divBdr>
    </w:div>
    <w:div w:id="299187735">
      <w:marLeft w:val="640"/>
      <w:marRight w:val="0"/>
      <w:marTop w:val="0"/>
      <w:marBottom w:val="0"/>
      <w:divBdr>
        <w:top w:val="none" w:sz="0" w:space="0" w:color="auto"/>
        <w:left w:val="none" w:sz="0" w:space="0" w:color="auto"/>
        <w:bottom w:val="none" w:sz="0" w:space="0" w:color="auto"/>
        <w:right w:val="none" w:sz="0" w:space="0" w:color="auto"/>
      </w:divBdr>
    </w:div>
    <w:div w:id="299191726">
      <w:marLeft w:val="640"/>
      <w:marRight w:val="0"/>
      <w:marTop w:val="0"/>
      <w:marBottom w:val="0"/>
      <w:divBdr>
        <w:top w:val="none" w:sz="0" w:space="0" w:color="auto"/>
        <w:left w:val="none" w:sz="0" w:space="0" w:color="auto"/>
        <w:bottom w:val="none" w:sz="0" w:space="0" w:color="auto"/>
        <w:right w:val="none" w:sz="0" w:space="0" w:color="auto"/>
      </w:divBdr>
    </w:div>
    <w:div w:id="299264853">
      <w:marLeft w:val="640"/>
      <w:marRight w:val="0"/>
      <w:marTop w:val="0"/>
      <w:marBottom w:val="0"/>
      <w:divBdr>
        <w:top w:val="none" w:sz="0" w:space="0" w:color="auto"/>
        <w:left w:val="none" w:sz="0" w:space="0" w:color="auto"/>
        <w:bottom w:val="none" w:sz="0" w:space="0" w:color="auto"/>
        <w:right w:val="none" w:sz="0" w:space="0" w:color="auto"/>
      </w:divBdr>
    </w:div>
    <w:div w:id="299574483">
      <w:marLeft w:val="640"/>
      <w:marRight w:val="0"/>
      <w:marTop w:val="0"/>
      <w:marBottom w:val="0"/>
      <w:divBdr>
        <w:top w:val="none" w:sz="0" w:space="0" w:color="auto"/>
        <w:left w:val="none" w:sz="0" w:space="0" w:color="auto"/>
        <w:bottom w:val="none" w:sz="0" w:space="0" w:color="auto"/>
        <w:right w:val="none" w:sz="0" w:space="0" w:color="auto"/>
      </w:divBdr>
    </w:div>
    <w:div w:id="299652704">
      <w:marLeft w:val="640"/>
      <w:marRight w:val="0"/>
      <w:marTop w:val="0"/>
      <w:marBottom w:val="0"/>
      <w:divBdr>
        <w:top w:val="none" w:sz="0" w:space="0" w:color="auto"/>
        <w:left w:val="none" w:sz="0" w:space="0" w:color="auto"/>
        <w:bottom w:val="none" w:sz="0" w:space="0" w:color="auto"/>
        <w:right w:val="none" w:sz="0" w:space="0" w:color="auto"/>
      </w:divBdr>
    </w:div>
    <w:div w:id="299727293">
      <w:marLeft w:val="640"/>
      <w:marRight w:val="0"/>
      <w:marTop w:val="0"/>
      <w:marBottom w:val="0"/>
      <w:divBdr>
        <w:top w:val="none" w:sz="0" w:space="0" w:color="auto"/>
        <w:left w:val="none" w:sz="0" w:space="0" w:color="auto"/>
        <w:bottom w:val="none" w:sz="0" w:space="0" w:color="auto"/>
        <w:right w:val="none" w:sz="0" w:space="0" w:color="auto"/>
      </w:divBdr>
    </w:div>
    <w:div w:id="299728240">
      <w:marLeft w:val="640"/>
      <w:marRight w:val="0"/>
      <w:marTop w:val="0"/>
      <w:marBottom w:val="0"/>
      <w:divBdr>
        <w:top w:val="none" w:sz="0" w:space="0" w:color="auto"/>
        <w:left w:val="none" w:sz="0" w:space="0" w:color="auto"/>
        <w:bottom w:val="none" w:sz="0" w:space="0" w:color="auto"/>
        <w:right w:val="none" w:sz="0" w:space="0" w:color="auto"/>
      </w:divBdr>
    </w:div>
    <w:div w:id="299773843">
      <w:marLeft w:val="640"/>
      <w:marRight w:val="0"/>
      <w:marTop w:val="0"/>
      <w:marBottom w:val="0"/>
      <w:divBdr>
        <w:top w:val="none" w:sz="0" w:space="0" w:color="auto"/>
        <w:left w:val="none" w:sz="0" w:space="0" w:color="auto"/>
        <w:bottom w:val="none" w:sz="0" w:space="0" w:color="auto"/>
        <w:right w:val="none" w:sz="0" w:space="0" w:color="auto"/>
      </w:divBdr>
    </w:div>
    <w:div w:id="299964051">
      <w:marLeft w:val="640"/>
      <w:marRight w:val="0"/>
      <w:marTop w:val="0"/>
      <w:marBottom w:val="0"/>
      <w:divBdr>
        <w:top w:val="none" w:sz="0" w:space="0" w:color="auto"/>
        <w:left w:val="none" w:sz="0" w:space="0" w:color="auto"/>
        <w:bottom w:val="none" w:sz="0" w:space="0" w:color="auto"/>
        <w:right w:val="none" w:sz="0" w:space="0" w:color="auto"/>
      </w:divBdr>
    </w:div>
    <w:div w:id="300037703">
      <w:marLeft w:val="640"/>
      <w:marRight w:val="0"/>
      <w:marTop w:val="0"/>
      <w:marBottom w:val="0"/>
      <w:divBdr>
        <w:top w:val="none" w:sz="0" w:space="0" w:color="auto"/>
        <w:left w:val="none" w:sz="0" w:space="0" w:color="auto"/>
        <w:bottom w:val="none" w:sz="0" w:space="0" w:color="auto"/>
        <w:right w:val="none" w:sz="0" w:space="0" w:color="auto"/>
      </w:divBdr>
    </w:div>
    <w:div w:id="300229289">
      <w:marLeft w:val="640"/>
      <w:marRight w:val="0"/>
      <w:marTop w:val="0"/>
      <w:marBottom w:val="0"/>
      <w:divBdr>
        <w:top w:val="none" w:sz="0" w:space="0" w:color="auto"/>
        <w:left w:val="none" w:sz="0" w:space="0" w:color="auto"/>
        <w:bottom w:val="none" w:sz="0" w:space="0" w:color="auto"/>
        <w:right w:val="none" w:sz="0" w:space="0" w:color="auto"/>
      </w:divBdr>
    </w:div>
    <w:div w:id="300231714">
      <w:marLeft w:val="640"/>
      <w:marRight w:val="0"/>
      <w:marTop w:val="0"/>
      <w:marBottom w:val="0"/>
      <w:divBdr>
        <w:top w:val="none" w:sz="0" w:space="0" w:color="auto"/>
        <w:left w:val="none" w:sz="0" w:space="0" w:color="auto"/>
        <w:bottom w:val="none" w:sz="0" w:space="0" w:color="auto"/>
        <w:right w:val="none" w:sz="0" w:space="0" w:color="auto"/>
      </w:divBdr>
    </w:div>
    <w:div w:id="300232113">
      <w:marLeft w:val="640"/>
      <w:marRight w:val="0"/>
      <w:marTop w:val="0"/>
      <w:marBottom w:val="0"/>
      <w:divBdr>
        <w:top w:val="none" w:sz="0" w:space="0" w:color="auto"/>
        <w:left w:val="none" w:sz="0" w:space="0" w:color="auto"/>
        <w:bottom w:val="none" w:sz="0" w:space="0" w:color="auto"/>
        <w:right w:val="none" w:sz="0" w:space="0" w:color="auto"/>
      </w:divBdr>
    </w:div>
    <w:div w:id="300232772">
      <w:marLeft w:val="640"/>
      <w:marRight w:val="0"/>
      <w:marTop w:val="0"/>
      <w:marBottom w:val="0"/>
      <w:divBdr>
        <w:top w:val="none" w:sz="0" w:space="0" w:color="auto"/>
        <w:left w:val="none" w:sz="0" w:space="0" w:color="auto"/>
        <w:bottom w:val="none" w:sz="0" w:space="0" w:color="auto"/>
        <w:right w:val="none" w:sz="0" w:space="0" w:color="auto"/>
      </w:divBdr>
    </w:div>
    <w:div w:id="300236015">
      <w:marLeft w:val="640"/>
      <w:marRight w:val="0"/>
      <w:marTop w:val="0"/>
      <w:marBottom w:val="0"/>
      <w:divBdr>
        <w:top w:val="none" w:sz="0" w:space="0" w:color="auto"/>
        <w:left w:val="none" w:sz="0" w:space="0" w:color="auto"/>
        <w:bottom w:val="none" w:sz="0" w:space="0" w:color="auto"/>
        <w:right w:val="none" w:sz="0" w:space="0" w:color="auto"/>
      </w:divBdr>
    </w:div>
    <w:div w:id="300236970">
      <w:marLeft w:val="640"/>
      <w:marRight w:val="0"/>
      <w:marTop w:val="0"/>
      <w:marBottom w:val="0"/>
      <w:divBdr>
        <w:top w:val="none" w:sz="0" w:space="0" w:color="auto"/>
        <w:left w:val="none" w:sz="0" w:space="0" w:color="auto"/>
        <w:bottom w:val="none" w:sz="0" w:space="0" w:color="auto"/>
        <w:right w:val="none" w:sz="0" w:space="0" w:color="auto"/>
      </w:divBdr>
    </w:div>
    <w:div w:id="300309802">
      <w:marLeft w:val="640"/>
      <w:marRight w:val="0"/>
      <w:marTop w:val="0"/>
      <w:marBottom w:val="0"/>
      <w:divBdr>
        <w:top w:val="none" w:sz="0" w:space="0" w:color="auto"/>
        <w:left w:val="none" w:sz="0" w:space="0" w:color="auto"/>
        <w:bottom w:val="none" w:sz="0" w:space="0" w:color="auto"/>
        <w:right w:val="none" w:sz="0" w:space="0" w:color="auto"/>
      </w:divBdr>
    </w:div>
    <w:div w:id="300423606">
      <w:marLeft w:val="640"/>
      <w:marRight w:val="0"/>
      <w:marTop w:val="0"/>
      <w:marBottom w:val="0"/>
      <w:divBdr>
        <w:top w:val="none" w:sz="0" w:space="0" w:color="auto"/>
        <w:left w:val="none" w:sz="0" w:space="0" w:color="auto"/>
        <w:bottom w:val="none" w:sz="0" w:space="0" w:color="auto"/>
        <w:right w:val="none" w:sz="0" w:space="0" w:color="auto"/>
      </w:divBdr>
    </w:div>
    <w:div w:id="300501329">
      <w:marLeft w:val="640"/>
      <w:marRight w:val="0"/>
      <w:marTop w:val="0"/>
      <w:marBottom w:val="0"/>
      <w:divBdr>
        <w:top w:val="none" w:sz="0" w:space="0" w:color="auto"/>
        <w:left w:val="none" w:sz="0" w:space="0" w:color="auto"/>
        <w:bottom w:val="none" w:sz="0" w:space="0" w:color="auto"/>
        <w:right w:val="none" w:sz="0" w:space="0" w:color="auto"/>
      </w:divBdr>
    </w:div>
    <w:div w:id="300574924">
      <w:marLeft w:val="640"/>
      <w:marRight w:val="0"/>
      <w:marTop w:val="0"/>
      <w:marBottom w:val="0"/>
      <w:divBdr>
        <w:top w:val="none" w:sz="0" w:space="0" w:color="auto"/>
        <w:left w:val="none" w:sz="0" w:space="0" w:color="auto"/>
        <w:bottom w:val="none" w:sz="0" w:space="0" w:color="auto"/>
        <w:right w:val="none" w:sz="0" w:space="0" w:color="auto"/>
      </w:divBdr>
    </w:div>
    <w:div w:id="300691860">
      <w:marLeft w:val="640"/>
      <w:marRight w:val="0"/>
      <w:marTop w:val="0"/>
      <w:marBottom w:val="0"/>
      <w:divBdr>
        <w:top w:val="none" w:sz="0" w:space="0" w:color="auto"/>
        <w:left w:val="none" w:sz="0" w:space="0" w:color="auto"/>
        <w:bottom w:val="none" w:sz="0" w:space="0" w:color="auto"/>
        <w:right w:val="none" w:sz="0" w:space="0" w:color="auto"/>
      </w:divBdr>
    </w:div>
    <w:div w:id="300692791">
      <w:marLeft w:val="640"/>
      <w:marRight w:val="0"/>
      <w:marTop w:val="0"/>
      <w:marBottom w:val="0"/>
      <w:divBdr>
        <w:top w:val="none" w:sz="0" w:space="0" w:color="auto"/>
        <w:left w:val="none" w:sz="0" w:space="0" w:color="auto"/>
        <w:bottom w:val="none" w:sz="0" w:space="0" w:color="auto"/>
        <w:right w:val="none" w:sz="0" w:space="0" w:color="auto"/>
      </w:divBdr>
    </w:div>
    <w:div w:id="300694353">
      <w:marLeft w:val="640"/>
      <w:marRight w:val="0"/>
      <w:marTop w:val="0"/>
      <w:marBottom w:val="0"/>
      <w:divBdr>
        <w:top w:val="none" w:sz="0" w:space="0" w:color="auto"/>
        <w:left w:val="none" w:sz="0" w:space="0" w:color="auto"/>
        <w:bottom w:val="none" w:sz="0" w:space="0" w:color="auto"/>
        <w:right w:val="none" w:sz="0" w:space="0" w:color="auto"/>
      </w:divBdr>
    </w:div>
    <w:div w:id="300697253">
      <w:marLeft w:val="640"/>
      <w:marRight w:val="0"/>
      <w:marTop w:val="0"/>
      <w:marBottom w:val="0"/>
      <w:divBdr>
        <w:top w:val="none" w:sz="0" w:space="0" w:color="auto"/>
        <w:left w:val="none" w:sz="0" w:space="0" w:color="auto"/>
        <w:bottom w:val="none" w:sz="0" w:space="0" w:color="auto"/>
        <w:right w:val="none" w:sz="0" w:space="0" w:color="auto"/>
      </w:divBdr>
    </w:div>
    <w:div w:id="300888865">
      <w:marLeft w:val="640"/>
      <w:marRight w:val="0"/>
      <w:marTop w:val="0"/>
      <w:marBottom w:val="0"/>
      <w:divBdr>
        <w:top w:val="none" w:sz="0" w:space="0" w:color="auto"/>
        <w:left w:val="none" w:sz="0" w:space="0" w:color="auto"/>
        <w:bottom w:val="none" w:sz="0" w:space="0" w:color="auto"/>
        <w:right w:val="none" w:sz="0" w:space="0" w:color="auto"/>
      </w:divBdr>
    </w:div>
    <w:div w:id="301010923">
      <w:marLeft w:val="640"/>
      <w:marRight w:val="0"/>
      <w:marTop w:val="0"/>
      <w:marBottom w:val="0"/>
      <w:divBdr>
        <w:top w:val="none" w:sz="0" w:space="0" w:color="auto"/>
        <w:left w:val="none" w:sz="0" w:space="0" w:color="auto"/>
        <w:bottom w:val="none" w:sz="0" w:space="0" w:color="auto"/>
        <w:right w:val="none" w:sz="0" w:space="0" w:color="auto"/>
      </w:divBdr>
    </w:div>
    <w:div w:id="301077254">
      <w:marLeft w:val="640"/>
      <w:marRight w:val="0"/>
      <w:marTop w:val="0"/>
      <w:marBottom w:val="0"/>
      <w:divBdr>
        <w:top w:val="none" w:sz="0" w:space="0" w:color="auto"/>
        <w:left w:val="none" w:sz="0" w:space="0" w:color="auto"/>
        <w:bottom w:val="none" w:sz="0" w:space="0" w:color="auto"/>
        <w:right w:val="none" w:sz="0" w:space="0" w:color="auto"/>
      </w:divBdr>
    </w:div>
    <w:div w:id="301081798">
      <w:marLeft w:val="640"/>
      <w:marRight w:val="0"/>
      <w:marTop w:val="0"/>
      <w:marBottom w:val="0"/>
      <w:divBdr>
        <w:top w:val="none" w:sz="0" w:space="0" w:color="auto"/>
        <w:left w:val="none" w:sz="0" w:space="0" w:color="auto"/>
        <w:bottom w:val="none" w:sz="0" w:space="0" w:color="auto"/>
        <w:right w:val="none" w:sz="0" w:space="0" w:color="auto"/>
      </w:divBdr>
    </w:div>
    <w:div w:id="301160749">
      <w:marLeft w:val="640"/>
      <w:marRight w:val="0"/>
      <w:marTop w:val="0"/>
      <w:marBottom w:val="0"/>
      <w:divBdr>
        <w:top w:val="none" w:sz="0" w:space="0" w:color="auto"/>
        <w:left w:val="none" w:sz="0" w:space="0" w:color="auto"/>
        <w:bottom w:val="none" w:sz="0" w:space="0" w:color="auto"/>
        <w:right w:val="none" w:sz="0" w:space="0" w:color="auto"/>
      </w:divBdr>
    </w:div>
    <w:div w:id="301275611">
      <w:marLeft w:val="640"/>
      <w:marRight w:val="0"/>
      <w:marTop w:val="0"/>
      <w:marBottom w:val="0"/>
      <w:divBdr>
        <w:top w:val="none" w:sz="0" w:space="0" w:color="auto"/>
        <w:left w:val="none" w:sz="0" w:space="0" w:color="auto"/>
        <w:bottom w:val="none" w:sz="0" w:space="0" w:color="auto"/>
        <w:right w:val="none" w:sz="0" w:space="0" w:color="auto"/>
      </w:divBdr>
    </w:div>
    <w:div w:id="301465792">
      <w:marLeft w:val="640"/>
      <w:marRight w:val="0"/>
      <w:marTop w:val="0"/>
      <w:marBottom w:val="0"/>
      <w:divBdr>
        <w:top w:val="none" w:sz="0" w:space="0" w:color="auto"/>
        <w:left w:val="none" w:sz="0" w:space="0" w:color="auto"/>
        <w:bottom w:val="none" w:sz="0" w:space="0" w:color="auto"/>
        <w:right w:val="none" w:sz="0" w:space="0" w:color="auto"/>
      </w:divBdr>
    </w:div>
    <w:div w:id="301472557">
      <w:marLeft w:val="640"/>
      <w:marRight w:val="0"/>
      <w:marTop w:val="0"/>
      <w:marBottom w:val="0"/>
      <w:divBdr>
        <w:top w:val="none" w:sz="0" w:space="0" w:color="auto"/>
        <w:left w:val="none" w:sz="0" w:space="0" w:color="auto"/>
        <w:bottom w:val="none" w:sz="0" w:space="0" w:color="auto"/>
        <w:right w:val="none" w:sz="0" w:space="0" w:color="auto"/>
      </w:divBdr>
    </w:div>
    <w:div w:id="301497148">
      <w:marLeft w:val="640"/>
      <w:marRight w:val="0"/>
      <w:marTop w:val="0"/>
      <w:marBottom w:val="0"/>
      <w:divBdr>
        <w:top w:val="none" w:sz="0" w:space="0" w:color="auto"/>
        <w:left w:val="none" w:sz="0" w:space="0" w:color="auto"/>
        <w:bottom w:val="none" w:sz="0" w:space="0" w:color="auto"/>
        <w:right w:val="none" w:sz="0" w:space="0" w:color="auto"/>
      </w:divBdr>
    </w:div>
    <w:div w:id="301544035">
      <w:marLeft w:val="640"/>
      <w:marRight w:val="0"/>
      <w:marTop w:val="0"/>
      <w:marBottom w:val="0"/>
      <w:divBdr>
        <w:top w:val="none" w:sz="0" w:space="0" w:color="auto"/>
        <w:left w:val="none" w:sz="0" w:space="0" w:color="auto"/>
        <w:bottom w:val="none" w:sz="0" w:space="0" w:color="auto"/>
        <w:right w:val="none" w:sz="0" w:space="0" w:color="auto"/>
      </w:divBdr>
    </w:div>
    <w:div w:id="301545847">
      <w:marLeft w:val="640"/>
      <w:marRight w:val="0"/>
      <w:marTop w:val="0"/>
      <w:marBottom w:val="0"/>
      <w:divBdr>
        <w:top w:val="none" w:sz="0" w:space="0" w:color="auto"/>
        <w:left w:val="none" w:sz="0" w:space="0" w:color="auto"/>
        <w:bottom w:val="none" w:sz="0" w:space="0" w:color="auto"/>
        <w:right w:val="none" w:sz="0" w:space="0" w:color="auto"/>
      </w:divBdr>
    </w:div>
    <w:div w:id="301623663">
      <w:marLeft w:val="640"/>
      <w:marRight w:val="0"/>
      <w:marTop w:val="0"/>
      <w:marBottom w:val="0"/>
      <w:divBdr>
        <w:top w:val="none" w:sz="0" w:space="0" w:color="auto"/>
        <w:left w:val="none" w:sz="0" w:space="0" w:color="auto"/>
        <w:bottom w:val="none" w:sz="0" w:space="0" w:color="auto"/>
        <w:right w:val="none" w:sz="0" w:space="0" w:color="auto"/>
      </w:divBdr>
    </w:div>
    <w:div w:id="301664645">
      <w:marLeft w:val="640"/>
      <w:marRight w:val="0"/>
      <w:marTop w:val="0"/>
      <w:marBottom w:val="0"/>
      <w:divBdr>
        <w:top w:val="none" w:sz="0" w:space="0" w:color="auto"/>
        <w:left w:val="none" w:sz="0" w:space="0" w:color="auto"/>
        <w:bottom w:val="none" w:sz="0" w:space="0" w:color="auto"/>
        <w:right w:val="none" w:sz="0" w:space="0" w:color="auto"/>
      </w:divBdr>
    </w:div>
    <w:div w:id="301733165">
      <w:bodyDiv w:val="1"/>
      <w:marLeft w:val="0"/>
      <w:marRight w:val="0"/>
      <w:marTop w:val="0"/>
      <w:marBottom w:val="0"/>
      <w:divBdr>
        <w:top w:val="none" w:sz="0" w:space="0" w:color="auto"/>
        <w:left w:val="none" w:sz="0" w:space="0" w:color="auto"/>
        <w:bottom w:val="none" w:sz="0" w:space="0" w:color="auto"/>
        <w:right w:val="none" w:sz="0" w:space="0" w:color="auto"/>
      </w:divBdr>
    </w:div>
    <w:div w:id="301812766">
      <w:marLeft w:val="640"/>
      <w:marRight w:val="0"/>
      <w:marTop w:val="0"/>
      <w:marBottom w:val="0"/>
      <w:divBdr>
        <w:top w:val="none" w:sz="0" w:space="0" w:color="auto"/>
        <w:left w:val="none" w:sz="0" w:space="0" w:color="auto"/>
        <w:bottom w:val="none" w:sz="0" w:space="0" w:color="auto"/>
        <w:right w:val="none" w:sz="0" w:space="0" w:color="auto"/>
      </w:divBdr>
    </w:div>
    <w:div w:id="301859593">
      <w:marLeft w:val="640"/>
      <w:marRight w:val="0"/>
      <w:marTop w:val="0"/>
      <w:marBottom w:val="0"/>
      <w:divBdr>
        <w:top w:val="none" w:sz="0" w:space="0" w:color="auto"/>
        <w:left w:val="none" w:sz="0" w:space="0" w:color="auto"/>
        <w:bottom w:val="none" w:sz="0" w:space="0" w:color="auto"/>
        <w:right w:val="none" w:sz="0" w:space="0" w:color="auto"/>
      </w:divBdr>
    </w:div>
    <w:div w:id="301891065">
      <w:marLeft w:val="640"/>
      <w:marRight w:val="0"/>
      <w:marTop w:val="0"/>
      <w:marBottom w:val="0"/>
      <w:divBdr>
        <w:top w:val="none" w:sz="0" w:space="0" w:color="auto"/>
        <w:left w:val="none" w:sz="0" w:space="0" w:color="auto"/>
        <w:bottom w:val="none" w:sz="0" w:space="0" w:color="auto"/>
        <w:right w:val="none" w:sz="0" w:space="0" w:color="auto"/>
      </w:divBdr>
    </w:div>
    <w:div w:id="301931769">
      <w:marLeft w:val="640"/>
      <w:marRight w:val="0"/>
      <w:marTop w:val="0"/>
      <w:marBottom w:val="0"/>
      <w:divBdr>
        <w:top w:val="none" w:sz="0" w:space="0" w:color="auto"/>
        <w:left w:val="none" w:sz="0" w:space="0" w:color="auto"/>
        <w:bottom w:val="none" w:sz="0" w:space="0" w:color="auto"/>
        <w:right w:val="none" w:sz="0" w:space="0" w:color="auto"/>
      </w:divBdr>
    </w:div>
    <w:div w:id="301932102">
      <w:marLeft w:val="640"/>
      <w:marRight w:val="0"/>
      <w:marTop w:val="0"/>
      <w:marBottom w:val="0"/>
      <w:divBdr>
        <w:top w:val="none" w:sz="0" w:space="0" w:color="auto"/>
        <w:left w:val="none" w:sz="0" w:space="0" w:color="auto"/>
        <w:bottom w:val="none" w:sz="0" w:space="0" w:color="auto"/>
        <w:right w:val="none" w:sz="0" w:space="0" w:color="auto"/>
      </w:divBdr>
    </w:div>
    <w:div w:id="302195600">
      <w:marLeft w:val="640"/>
      <w:marRight w:val="0"/>
      <w:marTop w:val="0"/>
      <w:marBottom w:val="0"/>
      <w:divBdr>
        <w:top w:val="none" w:sz="0" w:space="0" w:color="auto"/>
        <w:left w:val="none" w:sz="0" w:space="0" w:color="auto"/>
        <w:bottom w:val="none" w:sz="0" w:space="0" w:color="auto"/>
        <w:right w:val="none" w:sz="0" w:space="0" w:color="auto"/>
      </w:divBdr>
    </w:div>
    <w:div w:id="302201822">
      <w:marLeft w:val="640"/>
      <w:marRight w:val="0"/>
      <w:marTop w:val="0"/>
      <w:marBottom w:val="0"/>
      <w:divBdr>
        <w:top w:val="none" w:sz="0" w:space="0" w:color="auto"/>
        <w:left w:val="none" w:sz="0" w:space="0" w:color="auto"/>
        <w:bottom w:val="none" w:sz="0" w:space="0" w:color="auto"/>
        <w:right w:val="none" w:sz="0" w:space="0" w:color="auto"/>
      </w:divBdr>
    </w:div>
    <w:div w:id="302349469">
      <w:marLeft w:val="640"/>
      <w:marRight w:val="0"/>
      <w:marTop w:val="0"/>
      <w:marBottom w:val="0"/>
      <w:divBdr>
        <w:top w:val="none" w:sz="0" w:space="0" w:color="auto"/>
        <w:left w:val="none" w:sz="0" w:space="0" w:color="auto"/>
        <w:bottom w:val="none" w:sz="0" w:space="0" w:color="auto"/>
        <w:right w:val="none" w:sz="0" w:space="0" w:color="auto"/>
      </w:divBdr>
    </w:div>
    <w:div w:id="302391225">
      <w:marLeft w:val="640"/>
      <w:marRight w:val="0"/>
      <w:marTop w:val="0"/>
      <w:marBottom w:val="0"/>
      <w:divBdr>
        <w:top w:val="none" w:sz="0" w:space="0" w:color="auto"/>
        <w:left w:val="none" w:sz="0" w:space="0" w:color="auto"/>
        <w:bottom w:val="none" w:sz="0" w:space="0" w:color="auto"/>
        <w:right w:val="none" w:sz="0" w:space="0" w:color="auto"/>
      </w:divBdr>
    </w:div>
    <w:div w:id="302469156">
      <w:marLeft w:val="640"/>
      <w:marRight w:val="0"/>
      <w:marTop w:val="0"/>
      <w:marBottom w:val="0"/>
      <w:divBdr>
        <w:top w:val="none" w:sz="0" w:space="0" w:color="auto"/>
        <w:left w:val="none" w:sz="0" w:space="0" w:color="auto"/>
        <w:bottom w:val="none" w:sz="0" w:space="0" w:color="auto"/>
        <w:right w:val="none" w:sz="0" w:space="0" w:color="auto"/>
      </w:divBdr>
    </w:div>
    <w:div w:id="302581656">
      <w:marLeft w:val="640"/>
      <w:marRight w:val="0"/>
      <w:marTop w:val="0"/>
      <w:marBottom w:val="0"/>
      <w:divBdr>
        <w:top w:val="none" w:sz="0" w:space="0" w:color="auto"/>
        <w:left w:val="none" w:sz="0" w:space="0" w:color="auto"/>
        <w:bottom w:val="none" w:sz="0" w:space="0" w:color="auto"/>
        <w:right w:val="none" w:sz="0" w:space="0" w:color="auto"/>
      </w:divBdr>
    </w:div>
    <w:div w:id="302657629">
      <w:marLeft w:val="640"/>
      <w:marRight w:val="0"/>
      <w:marTop w:val="0"/>
      <w:marBottom w:val="0"/>
      <w:divBdr>
        <w:top w:val="none" w:sz="0" w:space="0" w:color="auto"/>
        <w:left w:val="none" w:sz="0" w:space="0" w:color="auto"/>
        <w:bottom w:val="none" w:sz="0" w:space="0" w:color="auto"/>
        <w:right w:val="none" w:sz="0" w:space="0" w:color="auto"/>
      </w:divBdr>
    </w:div>
    <w:div w:id="302780890">
      <w:marLeft w:val="640"/>
      <w:marRight w:val="0"/>
      <w:marTop w:val="0"/>
      <w:marBottom w:val="0"/>
      <w:divBdr>
        <w:top w:val="none" w:sz="0" w:space="0" w:color="auto"/>
        <w:left w:val="none" w:sz="0" w:space="0" w:color="auto"/>
        <w:bottom w:val="none" w:sz="0" w:space="0" w:color="auto"/>
        <w:right w:val="none" w:sz="0" w:space="0" w:color="auto"/>
      </w:divBdr>
    </w:div>
    <w:div w:id="303003717">
      <w:marLeft w:val="640"/>
      <w:marRight w:val="0"/>
      <w:marTop w:val="0"/>
      <w:marBottom w:val="0"/>
      <w:divBdr>
        <w:top w:val="none" w:sz="0" w:space="0" w:color="auto"/>
        <w:left w:val="none" w:sz="0" w:space="0" w:color="auto"/>
        <w:bottom w:val="none" w:sz="0" w:space="0" w:color="auto"/>
        <w:right w:val="none" w:sz="0" w:space="0" w:color="auto"/>
      </w:divBdr>
    </w:div>
    <w:div w:id="303046346">
      <w:marLeft w:val="640"/>
      <w:marRight w:val="0"/>
      <w:marTop w:val="0"/>
      <w:marBottom w:val="0"/>
      <w:divBdr>
        <w:top w:val="none" w:sz="0" w:space="0" w:color="auto"/>
        <w:left w:val="none" w:sz="0" w:space="0" w:color="auto"/>
        <w:bottom w:val="none" w:sz="0" w:space="0" w:color="auto"/>
        <w:right w:val="none" w:sz="0" w:space="0" w:color="auto"/>
      </w:divBdr>
    </w:div>
    <w:div w:id="303194987">
      <w:marLeft w:val="640"/>
      <w:marRight w:val="0"/>
      <w:marTop w:val="0"/>
      <w:marBottom w:val="0"/>
      <w:divBdr>
        <w:top w:val="none" w:sz="0" w:space="0" w:color="auto"/>
        <w:left w:val="none" w:sz="0" w:space="0" w:color="auto"/>
        <w:bottom w:val="none" w:sz="0" w:space="0" w:color="auto"/>
        <w:right w:val="none" w:sz="0" w:space="0" w:color="auto"/>
      </w:divBdr>
    </w:div>
    <w:div w:id="303196157">
      <w:marLeft w:val="640"/>
      <w:marRight w:val="0"/>
      <w:marTop w:val="0"/>
      <w:marBottom w:val="0"/>
      <w:divBdr>
        <w:top w:val="none" w:sz="0" w:space="0" w:color="auto"/>
        <w:left w:val="none" w:sz="0" w:space="0" w:color="auto"/>
        <w:bottom w:val="none" w:sz="0" w:space="0" w:color="auto"/>
        <w:right w:val="none" w:sz="0" w:space="0" w:color="auto"/>
      </w:divBdr>
    </w:div>
    <w:div w:id="303236625">
      <w:marLeft w:val="640"/>
      <w:marRight w:val="0"/>
      <w:marTop w:val="0"/>
      <w:marBottom w:val="0"/>
      <w:divBdr>
        <w:top w:val="none" w:sz="0" w:space="0" w:color="auto"/>
        <w:left w:val="none" w:sz="0" w:space="0" w:color="auto"/>
        <w:bottom w:val="none" w:sz="0" w:space="0" w:color="auto"/>
        <w:right w:val="none" w:sz="0" w:space="0" w:color="auto"/>
      </w:divBdr>
    </w:div>
    <w:div w:id="303245509">
      <w:marLeft w:val="640"/>
      <w:marRight w:val="0"/>
      <w:marTop w:val="0"/>
      <w:marBottom w:val="0"/>
      <w:divBdr>
        <w:top w:val="none" w:sz="0" w:space="0" w:color="auto"/>
        <w:left w:val="none" w:sz="0" w:space="0" w:color="auto"/>
        <w:bottom w:val="none" w:sz="0" w:space="0" w:color="auto"/>
        <w:right w:val="none" w:sz="0" w:space="0" w:color="auto"/>
      </w:divBdr>
    </w:div>
    <w:div w:id="303315513">
      <w:marLeft w:val="640"/>
      <w:marRight w:val="0"/>
      <w:marTop w:val="0"/>
      <w:marBottom w:val="0"/>
      <w:divBdr>
        <w:top w:val="none" w:sz="0" w:space="0" w:color="auto"/>
        <w:left w:val="none" w:sz="0" w:space="0" w:color="auto"/>
        <w:bottom w:val="none" w:sz="0" w:space="0" w:color="auto"/>
        <w:right w:val="none" w:sz="0" w:space="0" w:color="auto"/>
      </w:divBdr>
    </w:div>
    <w:div w:id="303319799">
      <w:marLeft w:val="640"/>
      <w:marRight w:val="0"/>
      <w:marTop w:val="0"/>
      <w:marBottom w:val="0"/>
      <w:divBdr>
        <w:top w:val="none" w:sz="0" w:space="0" w:color="auto"/>
        <w:left w:val="none" w:sz="0" w:space="0" w:color="auto"/>
        <w:bottom w:val="none" w:sz="0" w:space="0" w:color="auto"/>
        <w:right w:val="none" w:sz="0" w:space="0" w:color="auto"/>
      </w:divBdr>
    </w:div>
    <w:div w:id="303432063">
      <w:marLeft w:val="640"/>
      <w:marRight w:val="0"/>
      <w:marTop w:val="0"/>
      <w:marBottom w:val="0"/>
      <w:divBdr>
        <w:top w:val="none" w:sz="0" w:space="0" w:color="auto"/>
        <w:left w:val="none" w:sz="0" w:space="0" w:color="auto"/>
        <w:bottom w:val="none" w:sz="0" w:space="0" w:color="auto"/>
        <w:right w:val="none" w:sz="0" w:space="0" w:color="auto"/>
      </w:divBdr>
    </w:div>
    <w:div w:id="303436263">
      <w:marLeft w:val="640"/>
      <w:marRight w:val="0"/>
      <w:marTop w:val="0"/>
      <w:marBottom w:val="0"/>
      <w:divBdr>
        <w:top w:val="none" w:sz="0" w:space="0" w:color="auto"/>
        <w:left w:val="none" w:sz="0" w:space="0" w:color="auto"/>
        <w:bottom w:val="none" w:sz="0" w:space="0" w:color="auto"/>
        <w:right w:val="none" w:sz="0" w:space="0" w:color="auto"/>
      </w:divBdr>
    </w:div>
    <w:div w:id="303438823">
      <w:marLeft w:val="640"/>
      <w:marRight w:val="0"/>
      <w:marTop w:val="0"/>
      <w:marBottom w:val="0"/>
      <w:divBdr>
        <w:top w:val="none" w:sz="0" w:space="0" w:color="auto"/>
        <w:left w:val="none" w:sz="0" w:space="0" w:color="auto"/>
        <w:bottom w:val="none" w:sz="0" w:space="0" w:color="auto"/>
        <w:right w:val="none" w:sz="0" w:space="0" w:color="auto"/>
      </w:divBdr>
    </w:div>
    <w:div w:id="303462200">
      <w:marLeft w:val="640"/>
      <w:marRight w:val="0"/>
      <w:marTop w:val="0"/>
      <w:marBottom w:val="0"/>
      <w:divBdr>
        <w:top w:val="none" w:sz="0" w:space="0" w:color="auto"/>
        <w:left w:val="none" w:sz="0" w:space="0" w:color="auto"/>
        <w:bottom w:val="none" w:sz="0" w:space="0" w:color="auto"/>
        <w:right w:val="none" w:sz="0" w:space="0" w:color="auto"/>
      </w:divBdr>
    </w:div>
    <w:div w:id="303507712">
      <w:marLeft w:val="640"/>
      <w:marRight w:val="0"/>
      <w:marTop w:val="0"/>
      <w:marBottom w:val="0"/>
      <w:divBdr>
        <w:top w:val="none" w:sz="0" w:space="0" w:color="auto"/>
        <w:left w:val="none" w:sz="0" w:space="0" w:color="auto"/>
        <w:bottom w:val="none" w:sz="0" w:space="0" w:color="auto"/>
        <w:right w:val="none" w:sz="0" w:space="0" w:color="auto"/>
      </w:divBdr>
    </w:div>
    <w:div w:id="303512585">
      <w:marLeft w:val="640"/>
      <w:marRight w:val="0"/>
      <w:marTop w:val="0"/>
      <w:marBottom w:val="0"/>
      <w:divBdr>
        <w:top w:val="none" w:sz="0" w:space="0" w:color="auto"/>
        <w:left w:val="none" w:sz="0" w:space="0" w:color="auto"/>
        <w:bottom w:val="none" w:sz="0" w:space="0" w:color="auto"/>
        <w:right w:val="none" w:sz="0" w:space="0" w:color="auto"/>
      </w:divBdr>
    </w:div>
    <w:div w:id="303584534">
      <w:marLeft w:val="640"/>
      <w:marRight w:val="0"/>
      <w:marTop w:val="0"/>
      <w:marBottom w:val="0"/>
      <w:divBdr>
        <w:top w:val="none" w:sz="0" w:space="0" w:color="auto"/>
        <w:left w:val="none" w:sz="0" w:space="0" w:color="auto"/>
        <w:bottom w:val="none" w:sz="0" w:space="0" w:color="auto"/>
        <w:right w:val="none" w:sz="0" w:space="0" w:color="auto"/>
      </w:divBdr>
    </w:div>
    <w:div w:id="303630947">
      <w:marLeft w:val="640"/>
      <w:marRight w:val="0"/>
      <w:marTop w:val="0"/>
      <w:marBottom w:val="0"/>
      <w:divBdr>
        <w:top w:val="none" w:sz="0" w:space="0" w:color="auto"/>
        <w:left w:val="none" w:sz="0" w:space="0" w:color="auto"/>
        <w:bottom w:val="none" w:sz="0" w:space="0" w:color="auto"/>
        <w:right w:val="none" w:sz="0" w:space="0" w:color="auto"/>
      </w:divBdr>
    </w:div>
    <w:div w:id="303632149">
      <w:marLeft w:val="640"/>
      <w:marRight w:val="0"/>
      <w:marTop w:val="0"/>
      <w:marBottom w:val="0"/>
      <w:divBdr>
        <w:top w:val="none" w:sz="0" w:space="0" w:color="auto"/>
        <w:left w:val="none" w:sz="0" w:space="0" w:color="auto"/>
        <w:bottom w:val="none" w:sz="0" w:space="0" w:color="auto"/>
        <w:right w:val="none" w:sz="0" w:space="0" w:color="auto"/>
      </w:divBdr>
    </w:div>
    <w:div w:id="303660313">
      <w:marLeft w:val="640"/>
      <w:marRight w:val="0"/>
      <w:marTop w:val="0"/>
      <w:marBottom w:val="0"/>
      <w:divBdr>
        <w:top w:val="none" w:sz="0" w:space="0" w:color="auto"/>
        <w:left w:val="none" w:sz="0" w:space="0" w:color="auto"/>
        <w:bottom w:val="none" w:sz="0" w:space="0" w:color="auto"/>
        <w:right w:val="none" w:sz="0" w:space="0" w:color="auto"/>
      </w:divBdr>
    </w:div>
    <w:div w:id="303703674">
      <w:marLeft w:val="640"/>
      <w:marRight w:val="0"/>
      <w:marTop w:val="0"/>
      <w:marBottom w:val="0"/>
      <w:divBdr>
        <w:top w:val="none" w:sz="0" w:space="0" w:color="auto"/>
        <w:left w:val="none" w:sz="0" w:space="0" w:color="auto"/>
        <w:bottom w:val="none" w:sz="0" w:space="0" w:color="auto"/>
        <w:right w:val="none" w:sz="0" w:space="0" w:color="auto"/>
      </w:divBdr>
    </w:div>
    <w:div w:id="303854283">
      <w:marLeft w:val="640"/>
      <w:marRight w:val="0"/>
      <w:marTop w:val="0"/>
      <w:marBottom w:val="0"/>
      <w:divBdr>
        <w:top w:val="none" w:sz="0" w:space="0" w:color="auto"/>
        <w:left w:val="none" w:sz="0" w:space="0" w:color="auto"/>
        <w:bottom w:val="none" w:sz="0" w:space="0" w:color="auto"/>
        <w:right w:val="none" w:sz="0" w:space="0" w:color="auto"/>
      </w:divBdr>
    </w:div>
    <w:div w:id="304162618">
      <w:marLeft w:val="640"/>
      <w:marRight w:val="0"/>
      <w:marTop w:val="0"/>
      <w:marBottom w:val="0"/>
      <w:divBdr>
        <w:top w:val="none" w:sz="0" w:space="0" w:color="auto"/>
        <w:left w:val="none" w:sz="0" w:space="0" w:color="auto"/>
        <w:bottom w:val="none" w:sz="0" w:space="0" w:color="auto"/>
        <w:right w:val="none" w:sz="0" w:space="0" w:color="auto"/>
      </w:divBdr>
    </w:div>
    <w:div w:id="304286607">
      <w:bodyDiv w:val="1"/>
      <w:marLeft w:val="0"/>
      <w:marRight w:val="0"/>
      <w:marTop w:val="0"/>
      <w:marBottom w:val="0"/>
      <w:divBdr>
        <w:top w:val="none" w:sz="0" w:space="0" w:color="auto"/>
        <w:left w:val="none" w:sz="0" w:space="0" w:color="auto"/>
        <w:bottom w:val="none" w:sz="0" w:space="0" w:color="auto"/>
        <w:right w:val="none" w:sz="0" w:space="0" w:color="auto"/>
      </w:divBdr>
      <w:divsChild>
        <w:div w:id="507788834">
          <w:marLeft w:val="0"/>
          <w:marRight w:val="0"/>
          <w:marTop w:val="0"/>
          <w:marBottom w:val="0"/>
          <w:divBdr>
            <w:top w:val="none" w:sz="0" w:space="0" w:color="auto"/>
            <w:left w:val="none" w:sz="0" w:space="0" w:color="auto"/>
            <w:bottom w:val="none" w:sz="0" w:space="0" w:color="auto"/>
            <w:right w:val="none" w:sz="0" w:space="0" w:color="auto"/>
          </w:divBdr>
        </w:div>
        <w:div w:id="857352141">
          <w:marLeft w:val="0"/>
          <w:marRight w:val="0"/>
          <w:marTop w:val="0"/>
          <w:marBottom w:val="0"/>
          <w:divBdr>
            <w:top w:val="none" w:sz="0" w:space="0" w:color="auto"/>
            <w:left w:val="none" w:sz="0" w:space="0" w:color="auto"/>
            <w:bottom w:val="none" w:sz="0" w:space="0" w:color="auto"/>
            <w:right w:val="none" w:sz="0" w:space="0" w:color="auto"/>
          </w:divBdr>
        </w:div>
      </w:divsChild>
    </w:div>
    <w:div w:id="304355121">
      <w:marLeft w:val="640"/>
      <w:marRight w:val="0"/>
      <w:marTop w:val="0"/>
      <w:marBottom w:val="0"/>
      <w:divBdr>
        <w:top w:val="none" w:sz="0" w:space="0" w:color="auto"/>
        <w:left w:val="none" w:sz="0" w:space="0" w:color="auto"/>
        <w:bottom w:val="none" w:sz="0" w:space="0" w:color="auto"/>
        <w:right w:val="none" w:sz="0" w:space="0" w:color="auto"/>
      </w:divBdr>
    </w:div>
    <w:div w:id="304358482">
      <w:marLeft w:val="640"/>
      <w:marRight w:val="0"/>
      <w:marTop w:val="0"/>
      <w:marBottom w:val="0"/>
      <w:divBdr>
        <w:top w:val="none" w:sz="0" w:space="0" w:color="auto"/>
        <w:left w:val="none" w:sz="0" w:space="0" w:color="auto"/>
        <w:bottom w:val="none" w:sz="0" w:space="0" w:color="auto"/>
        <w:right w:val="none" w:sz="0" w:space="0" w:color="auto"/>
      </w:divBdr>
    </w:div>
    <w:div w:id="304436071">
      <w:marLeft w:val="640"/>
      <w:marRight w:val="0"/>
      <w:marTop w:val="0"/>
      <w:marBottom w:val="0"/>
      <w:divBdr>
        <w:top w:val="none" w:sz="0" w:space="0" w:color="auto"/>
        <w:left w:val="none" w:sz="0" w:space="0" w:color="auto"/>
        <w:bottom w:val="none" w:sz="0" w:space="0" w:color="auto"/>
        <w:right w:val="none" w:sz="0" w:space="0" w:color="auto"/>
      </w:divBdr>
    </w:div>
    <w:div w:id="304548485">
      <w:marLeft w:val="640"/>
      <w:marRight w:val="0"/>
      <w:marTop w:val="0"/>
      <w:marBottom w:val="0"/>
      <w:divBdr>
        <w:top w:val="none" w:sz="0" w:space="0" w:color="auto"/>
        <w:left w:val="none" w:sz="0" w:space="0" w:color="auto"/>
        <w:bottom w:val="none" w:sz="0" w:space="0" w:color="auto"/>
        <w:right w:val="none" w:sz="0" w:space="0" w:color="auto"/>
      </w:divBdr>
    </w:div>
    <w:div w:id="304554369">
      <w:marLeft w:val="640"/>
      <w:marRight w:val="0"/>
      <w:marTop w:val="0"/>
      <w:marBottom w:val="0"/>
      <w:divBdr>
        <w:top w:val="none" w:sz="0" w:space="0" w:color="auto"/>
        <w:left w:val="none" w:sz="0" w:space="0" w:color="auto"/>
        <w:bottom w:val="none" w:sz="0" w:space="0" w:color="auto"/>
        <w:right w:val="none" w:sz="0" w:space="0" w:color="auto"/>
      </w:divBdr>
    </w:div>
    <w:div w:id="304555036">
      <w:marLeft w:val="640"/>
      <w:marRight w:val="0"/>
      <w:marTop w:val="0"/>
      <w:marBottom w:val="0"/>
      <w:divBdr>
        <w:top w:val="none" w:sz="0" w:space="0" w:color="auto"/>
        <w:left w:val="none" w:sz="0" w:space="0" w:color="auto"/>
        <w:bottom w:val="none" w:sz="0" w:space="0" w:color="auto"/>
        <w:right w:val="none" w:sz="0" w:space="0" w:color="auto"/>
      </w:divBdr>
    </w:div>
    <w:div w:id="304624052">
      <w:marLeft w:val="640"/>
      <w:marRight w:val="0"/>
      <w:marTop w:val="0"/>
      <w:marBottom w:val="0"/>
      <w:divBdr>
        <w:top w:val="none" w:sz="0" w:space="0" w:color="auto"/>
        <w:left w:val="none" w:sz="0" w:space="0" w:color="auto"/>
        <w:bottom w:val="none" w:sz="0" w:space="0" w:color="auto"/>
        <w:right w:val="none" w:sz="0" w:space="0" w:color="auto"/>
      </w:divBdr>
    </w:div>
    <w:div w:id="304626240">
      <w:marLeft w:val="640"/>
      <w:marRight w:val="0"/>
      <w:marTop w:val="0"/>
      <w:marBottom w:val="0"/>
      <w:divBdr>
        <w:top w:val="none" w:sz="0" w:space="0" w:color="auto"/>
        <w:left w:val="none" w:sz="0" w:space="0" w:color="auto"/>
        <w:bottom w:val="none" w:sz="0" w:space="0" w:color="auto"/>
        <w:right w:val="none" w:sz="0" w:space="0" w:color="auto"/>
      </w:divBdr>
    </w:div>
    <w:div w:id="304748934">
      <w:marLeft w:val="640"/>
      <w:marRight w:val="0"/>
      <w:marTop w:val="0"/>
      <w:marBottom w:val="0"/>
      <w:divBdr>
        <w:top w:val="none" w:sz="0" w:space="0" w:color="auto"/>
        <w:left w:val="none" w:sz="0" w:space="0" w:color="auto"/>
        <w:bottom w:val="none" w:sz="0" w:space="0" w:color="auto"/>
        <w:right w:val="none" w:sz="0" w:space="0" w:color="auto"/>
      </w:divBdr>
    </w:div>
    <w:div w:id="304823082">
      <w:marLeft w:val="640"/>
      <w:marRight w:val="0"/>
      <w:marTop w:val="0"/>
      <w:marBottom w:val="0"/>
      <w:divBdr>
        <w:top w:val="none" w:sz="0" w:space="0" w:color="auto"/>
        <w:left w:val="none" w:sz="0" w:space="0" w:color="auto"/>
        <w:bottom w:val="none" w:sz="0" w:space="0" w:color="auto"/>
        <w:right w:val="none" w:sz="0" w:space="0" w:color="auto"/>
      </w:divBdr>
    </w:div>
    <w:div w:id="304824639">
      <w:marLeft w:val="640"/>
      <w:marRight w:val="0"/>
      <w:marTop w:val="0"/>
      <w:marBottom w:val="0"/>
      <w:divBdr>
        <w:top w:val="none" w:sz="0" w:space="0" w:color="auto"/>
        <w:left w:val="none" w:sz="0" w:space="0" w:color="auto"/>
        <w:bottom w:val="none" w:sz="0" w:space="0" w:color="auto"/>
        <w:right w:val="none" w:sz="0" w:space="0" w:color="auto"/>
      </w:divBdr>
    </w:div>
    <w:div w:id="304939787">
      <w:marLeft w:val="640"/>
      <w:marRight w:val="0"/>
      <w:marTop w:val="0"/>
      <w:marBottom w:val="0"/>
      <w:divBdr>
        <w:top w:val="none" w:sz="0" w:space="0" w:color="auto"/>
        <w:left w:val="none" w:sz="0" w:space="0" w:color="auto"/>
        <w:bottom w:val="none" w:sz="0" w:space="0" w:color="auto"/>
        <w:right w:val="none" w:sz="0" w:space="0" w:color="auto"/>
      </w:divBdr>
    </w:div>
    <w:div w:id="305011163">
      <w:marLeft w:val="640"/>
      <w:marRight w:val="0"/>
      <w:marTop w:val="0"/>
      <w:marBottom w:val="0"/>
      <w:divBdr>
        <w:top w:val="none" w:sz="0" w:space="0" w:color="auto"/>
        <w:left w:val="none" w:sz="0" w:space="0" w:color="auto"/>
        <w:bottom w:val="none" w:sz="0" w:space="0" w:color="auto"/>
        <w:right w:val="none" w:sz="0" w:space="0" w:color="auto"/>
      </w:divBdr>
    </w:div>
    <w:div w:id="305089985">
      <w:marLeft w:val="640"/>
      <w:marRight w:val="0"/>
      <w:marTop w:val="0"/>
      <w:marBottom w:val="0"/>
      <w:divBdr>
        <w:top w:val="none" w:sz="0" w:space="0" w:color="auto"/>
        <w:left w:val="none" w:sz="0" w:space="0" w:color="auto"/>
        <w:bottom w:val="none" w:sz="0" w:space="0" w:color="auto"/>
        <w:right w:val="none" w:sz="0" w:space="0" w:color="auto"/>
      </w:divBdr>
    </w:div>
    <w:div w:id="305090291">
      <w:marLeft w:val="640"/>
      <w:marRight w:val="0"/>
      <w:marTop w:val="0"/>
      <w:marBottom w:val="0"/>
      <w:divBdr>
        <w:top w:val="none" w:sz="0" w:space="0" w:color="auto"/>
        <w:left w:val="none" w:sz="0" w:space="0" w:color="auto"/>
        <w:bottom w:val="none" w:sz="0" w:space="0" w:color="auto"/>
        <w:right w:val="none" w:sz="0" w:space="0" w:color="auto"/>
      </w:divBdr>
    </w:div>
    <w:div w:id="305159749">
      <w:marLeft w:val="640"/>
      <w:marRight w:val="0"/>
      <w:marTop w:val="0"/>
      <w:marBottom w:val="0"/>
      <w:divBdr>
        <w:top w:val="none" w:sz="0" w:space="0" w:color="auto"/>
        <w:left w:val="none" w:sz="0" w:space="0" w:color="auto"/>
        <w:bottom w:val="none" w:sz="0" w:space="0" w:color="auto"/>
        <w:right w:val="none" w:sz="0" w:space="0" w:color="auto"/>
      </w:divBdr>
    </w:div>
    <w:div w:id="305208929">
      <w:marLeft w:val="640"/>
      <w:marRight w:val="0"/>
      <w:marTop w:val="0"/>
      <w:marBottom w:val="0"/>
      <w:divBdr>
        <w:top w:val="none" w:sz="0" w:space="0" w:color="auto"/>
        <w:left w:val="none" w:sz="0" w:space="0" w:color="auto"/>
        <w:bottom w:val="none" w:sz="0" w:space="0" w:color="auto"/>
        <w:right w:val="none" w:sz="0" w:space="0" w:color="auto"/>
      </w:divBdr>
    </w:div>
    <w:div w:id="305361768">
      <w:marLeft w:val="640"/>
      <w:marRight w:val="0"/>
      <w:marTop w:val="0"/>
      <w:marBottom w:val="0"/>
      <w:divBdr>
        <w:top w:val="none" w:sz="0" w:space="0" w:color="auto"/>
        <w:left w:val="none" w:sz="0" w:space="0" w:color="auto"/>
        <w:bottom w:val="none" w:sz="0" w:space="0" w:color="auto"/>
        <w:right w:val="none" w:sz="0" w:space="0" w:color="auto"/>
      </w:divBdr>
    </w:div>
    <w:div w:id="305428126">
      <w:marLeft w:val="640"/>
      <w:marRight w:val="0"/>
      <w:marTop w:val="0"/>
      <w:marBottom w:val="0"/>
      <w:divBdr>
        <w:top w:val="none" w:sz="0" w:space="0" w:color="auto"/>
        <w:left w:val="none" w:sz="0" w:space="0" w:color="auto"/>
        <w:bottom w:val="none" w:sz="0" w:space="0" w:color="auto"/>
        <w:right w:val="none" w:sz="0" w:space="0" w:color="auto"/>
      </w:divBdr>
    </w:div>
    <w:div w:id="305626880">
      <w:marLeft w:val="640"/>
      <w:marRight w:val="0"/>
      <w:marTop w:val="0"/>
      <w:marBottom w:val="0"/>
      <w:divBdr>
        <w:top w:val="none" w:sz="0" w:space="0" w:color="auto"/>
        <w:left w:val="none" w:sz="0" w:space="0" w:color="auto"/>
        <w:bottom w:val="none" w:sz="0" w:space="0" w:color="auto"/>
        <w:right w:val="none" w:sz="0" w:space="0" w:color="auto"/>
      </w:divBdr>
    </w:div>
    <w:div w:id="305745535">
      <w:marLeft w:val="640"/>
      <w:marRight w:val="0"/>
      <w:marTop w:val="0"/>
      <w:marBottom w:val="0"/>
      <w:divBdr>
        <w:top w:val="none" w:sz="0" w:space="0" w:color="auto"/>
        <w:left w:val="none" w:sz="0" w:space="0" w:color="auto"/>
        <w:bottom w:val="none" w:sz="0" w:space="0" w:color="auto"/>
        <w:right w:val="none" w:sz="0" w:space="0" w:color="auto"/>
      </w:divBdr>
    </w:div>
    <w:div w:id="305791459">
      <w:marLeft w:val="640"/>
      <w:marRight w:val="0"/>
      <w:marTop w:val="0"/>
      <w:marBottom w:val="0"/>
      <w:divBdr>
        <w:top w:val="none" w:sz="0" w:space="0" w:color="auto"/>
        <w:left w:val="none" w:sz="0" w:space="0" w:color="auto"/>
        <w:bottom w:val="none" w:sz="0" w:space="0" w:color="auto"/>
        <w:right w:val="none" w:sz="0" w:space="0" w:color="auto"/>
      </w:divBdr>
    </w:div>
    <w:div w:id="305860456">
      <w:marLeft w:val="640"/>
      <w:marRight w:val="0"/>
      <w:marTop w:val="0"/>
      <w:marBottom w:val="0"/>
      <w:divBdr>
        <w:top w:val="none" w:sz="0" w:space="0" w:color="auto"/>
        <w:left w:val="none" w:sz="0" w:space="0" w:color="auto"/>
        <w:bottom w:val="none" w:sz="0" w:space="0" w:color="auto"/>
        <w:right w:val="none" w:sz="0" w:space="0" w:color="auto"/>
      </w:divBdr>
    </w:div>
    <w:div w:id="305863075">
      <w:marLeft w:val="640"/>
      <w:marRight w:val="0"/>
      <w:marTop w:val="0"/>
      <w:marBottom w:val="0"/>
      <w:divBdr>
        <w:top w:val="none" w:sz="0" w:space="0" w:color="auto"/>
        <w:left w:val="none" w:sz="0" w:space="0" w:color="auto"/>
        <w:bottom w:val="none" w:sz="0" w:space="0" w:color="auto"/>
        <w:right w:val="none" w:sz="0" w:space="0" w:color="auto"/>
      </w:divBdr>
    </w:div>
    <w:div w:id="305934352">
      <w:marLeft w:val="640"/>
      <w:marRight w:val="0"/>
      <w:marTop w:val="0"/>
      <w:marBottom w:val="0"/>
      <w:divBdr>
        <w:top w:val="none" w:sz="0" w:space="0" w:color="auto"/>
        <w:left w:val="none" w:sz="0" w:space="0" w:color="auto"/>
        <w:bottom w:val="none" w:sz="0" w:space="0" w:color="auto"/>
        <w:right w:val="none" w:sz="0" w:space="0" w:color="auto"/>
      </w:divBdr>
    </w:div>
    <w:div w:id="305934428">
      <w:marLeft w:val="640"/>
      <w:marRight w:val="0"/>
      <w:marTop w:val="0"/>
      <w:marBottom w:val="0"/>
      <w:divBdr>
        <w:top w:val="none" w:sz="0" w:space="0" w:color="auto"/>
        <w:left w:val="none" w:sz="0" w:space="0" w:color="auto"/>
        <w:bottom w:val="none" w:sz="0" w:space="0" w:color="auto"/>
        <w:right w:val="none" w:sz="0" w:space="0" w:color="auto"/>
      </w:divBdr>
    </w:div>
    <w:div w:id="305939595">
      <w:marLeft w:val="640"/>
      <w:marRight w:val="0"/>
      <w:marTop w:val="0"/>
      <w:marBottom w:val="0"/>
      <w:divBdr>
        <w:top w:val="none" w:sz="0" w:space="0" w:color="auto"/>
        <w:left w:val="none" w:sz="0" w:space="0" w:color="auto"/>
        <w:bottom w:val="none" w:sz="0" w:space="0" w:color="auto"/>
        <w:right w:val="none" w:sz="0" w:space="0" w:color="auto"/>
      </w:divBdr>
    </w:div>
    <w:div w:id="306057148">
      <w:marLeft w:val="640"/>
      <w:marRight w:val="0"/>
      <w:marTop w:val="0"/>
      <w:marBottom w:val="0"/>
      <w:divBdr>
        <w:top w:val="none" w:sz="0" w:space="0" w:color="auto"/>
        <w:left w:val="none" w:sz="0" w:space="0" w:color="auto"/>
        <w:bottom w:val="none" w:sz="0" w:space="0" w:color="auto"/>
        <w:right w:val="none" w:sz="0" w:space="0" w:color="auto"/>
      </w:divBdr>
    </w:div>
    <w:div w:id="306201206">
      <w:marLeft w:val="640"/>
      <w:marRight w:val="0"/>
      <w:marTop w:val="0"/>
      <w:marBottom w:val="0"/>
      <w:divBdr>
        <w:top w:val="none" w:sz="0" w:space="0" w:color="auto"/>
        <w:left w:val="none" w:sz="0" w:space="0" w:color="auto"/>
        <w:bottom w:val="none" w:sz="0" w:space="0" w:color="auto"/>
        <w:right w:val="none" w:sz="0" w:space="0" w:color="auto"/>
      </w:divBdr>
    </w:div>
    <w:div w:id="306251551">
      <w:marLeft w:val="640"/>
      <w:marRight w:val="0"/>
      <w:marTop w:val="0"/>
      <w:marBottom w:val="0"/>
      <w:divBdr>
        <w:top w:val="none" w:sz="0" w:space="0" w:color="auto"/>
        <w:left w:val="none" w:sz="0" w:space="0" w:color="auto"/>
        <w:bottom w:val="none" w:sz="0" w:space="0" w:color="auto"/>
        <w:right w:val="none" w:sz="0" w:space="0" w:color="auto"/>
      </w:divBdr>
    </w:div>
    <w:div w:id="306319753">
      <w:marLeft w:val="640"/>
      <w:marRight w:val="0"/>
      <w:marTop w:val="0"/>
      <w:marBottom w:val="0"/>
      <w:divBdr>
        <w:top w:val="none" w:sz="0" w:space="0" w:color="auto"/>
        <w:left w:val="none" w:sz="0" w:space="0" w:color="auto"/>
        <w:bottom w:val="none" w:sz="0" w:space="0" w:color="auto"/>
        <w:right w:val="none" w:sz="0" w:space="0" w:color="auto"/>
      </w:divBdr>
    </w:div>
    <w:div w:id="306470416">
      <w:marLeft w:val="640"/>
      <w:marRight w:val="0"/>
      <w:marTop w:val="0"/>
      <w:marBottom w:val="0"/>
      <w:divBdr>
        <w:top w:val="none" w:sz="0" w:space="0" w:color="auto"/>
        <w:left w:val="none" w:sz="0" w:space="0" w:color="auto"/>
        <w:bottom w:val="none" w:sz="0" w:space="0" w:color="auto"/>
        <w:right w:val="none" w:sz="0" w:space="0" w:color="auto"/>
      </w:divBdr>
    </w:div>
    <w:div w:id="306474242">
      <w:marLeft w:val="640"/>
      <w:marRight w:val="0"/>
      <w:marTop w:val="0"/>
      <w:marBottom w:val="0"/>
      <w:divBdr>
        <w:top w:val="none" w:sz="0" w:space="0" w:color="auto"/>
        <w:left w:val="none" w:sz="0" w:space="0" w:color="auto"/>
        <w:bottom w:val="none" w:sz="0" w:space="0" w:color="auto"/>
        <w:right w:val="none" w:sz="0" w:space="0" w:color="auto"/>
      </w:divBdr>
    </w:div>
    <w:div w:id="306477445">
      <w:marLeft w:val="640"/>
      <w:marRight w:val="0"/>
      <w:marTop w:val="0"/>
      <w:marBottom w:val="0"/>
      <w:divBdr>
        <w:top w:val="none" w:sz="0" w:space="0" w:color="auto"/>
        <w:left w:val="none" w:sz="0" w:space="0" w:color="auto"/>
        <w:bottom w:val="none" w:sz="0" w:space="0" w:color="auto"/>
        <w:right w:val="none" w:sz="0" w:space="0" w:color="auto"/>
      </w:divBdr>
    </w:div>
    <w:div w:id="306478902">
      <w:marLeft w:val="640"/>
      <w:marRight w:val="0"/>
      <w:marTop w:val="0"/>
      <w:marBottom w:val="0"/>
      <w:divBdr>
        <w:top w:val="none" w:sz="0" w:space="0" w:color="auto"/>
        <w:left w:val="none" w:sz="0" w:space="0" w:color="auto"/>
        <w:bottom w:val="none" w:sz="0" w:space="0" w:color="auto"/>
        <w:right w:val="none" w:sz="0" w:space="0" w:color="auto"/>
      </w:divBdr>
    </w:div>
    <w:div w:id="306590372">
      <w:marLeft w:val="640"/>
      <w:marRight w:val="0"/>
      <w:marTop w:val="0"/>
      <w:marBottom w:val="0"/>
      <w:divBdr>
        <w:top w:val="none" w:sz="0" w:space="0" w:color="auto"/>
        <w:left w:val="none" w:sz="0" w:space="0" w:color="auto"/>
        <w:bottom w:val="none" w:sz="0" w:space="0" w:color="auto"/>
        <w:right w:val="none" w:sz="0" w:space="0" w:color="auto"/>
      </w:divBdr>
    </w:div>
    <w:div w:id="306782455">
      <w:marLeft w:val="640"/>
      <w:marRight w:val="0"/>
      <w:marTop w:val="0"/>
      <w:marBottom w:val="0"/>
      <w:divBdr>
        <w:top w:val="none" w:sz="0" w:space="0" w:color="auto"/>
        <w:left w:val="none" w:sz="0" w:space="0" w:color="auto"/>
        <w:bottom w:val="none" w:sz="0" w:space="0" w:color="auto"/>
        <w:right w:val="none" w:sz="0" w:space="0" w:color="auto"/>
      </w:divBdr>
    </w:div>
    <w:div w:id="306790627">
      <w:marLeft w:val="640"/>
      <w:marRight w:val="0"/>
      <w:marTop w:val="0"/>
      <w:marBottom w:val="0"/>
      <w:divBdr>
        <w:top w:val="none" w:sz="0" w:space="0" w:color="auto"/>
        <w:left w:val="none" w:sz="0" w:space="0" w:color="auto"/>
        <w:bottom w:val="none" w:sz="0" w:space="0" w:color="auto"/>
        <w:right w:val="none" w:sz="0" w:space="0" w:color="auto"/>
      </w:divBdr>
    </w:div>
    <w:div w:id="306863242">
      <w:marLeft w:val="640"/>
      <w:marRight w:val="0"/>
      <w:marTop w:val="0"/>
      <w:marBottom w:val="0"/>
      <w:divBdr>
        <w:top w:val="none" w:sz="0" w:space="0" w:color="auto"/>
        <w:left w:val="none" w:sz="0" w:space="0" w:color="auto"/>
        <w:bottom w:val="none" w:sz="0" w:space="0" w:color="auto"/>
        <w:right w:val="none" w:sz="0" w:space="0" w:color="auto"/>
      </w:divBdr>
    </w:div>
    <w:div w:id="307169344">
      <w:marLeft w:val="640"/>
      <w:marRight w:val="0"/>
      <w:marTop w:val="0"/>
      <w:marBottom w:val="0"/>
      <w:divBdr>
        <w:top w:val="none" w:sz="0" w:space="0" w:color="auto"/>
        <w:left w:val="none" w:sz="0" w:space="0" w:color="auto"/>
        <w:bottom w:val="none" w:sz="0" w:space="0" w:color="auto"/>
        <w:right w:val="none" w:sz="0" w:space="0" w:color="auto"/>
      </w:divBdr>
    </w:div>
    <w:div w:id="307171941">
      <w:marLeft w:val="640"/>
      <w:marRight w:val="0"/>
      <w:marTop w:val="0"/>
      <w:marBottom w:val="0"/>
      <w:divBdr>
        <w:top w:val="none" w:sz="0" w:space="0" w:color="auto"/>
        <w:left w:val="none" w:sz="0" w:space="0" w:color="auto"/>
        <w:bottom w:val="none" w:sz="0" w:space="0" w:color="auto"/>
        <w:right w:val="none" w:sz="0" w:space="0" w:color="auto"/>
      </w:divBdr>
    </w:div>
    <w:div w:id="307174482">
      <w:marLeft w:val="640"/>
      <w:marRight w:val="0"/>
      <w:marTop w:val="0"/>
      <w:marBottom w:val="0"/>
      <w:divBdr>
        <w:top w:val="none" w:sz="0" w:space="0" w:color="auto"/>
        <w:left w:val="none" w:sz="0" w:space="0" w:color="auto"/>
        <w:bottom w:val="none" w:sz="0" w:space="0" w:color="auto"/>
        <w:right w:val="none" w:sz="0" w:space="0" w:color="auto"/>
      </w:divBdr>
    </w:div>
    <w:div w:id="307176275">
      <w:marLeft w:val="640"/>
      <w:marRight w:val="0"/>
      <w:marTop w:val="0"/>
      <w:marBottom w:val="0"/>
      <w:divBdr>
        <w:top w:val="none" w:sz="0" w:space="0" w:color="auto"/>
        <w:left w:val="none" w:sz="0" w:space="0" w:color="auto"/>
        <w:bottom w:val="none" w:sz="0" w:space="0" w:color="auto"/>
        <w:right w:val="none" w:sz="0" w:space="0" w:color="auto"/>
      </w:divBdr>
    </w:div>
    <w:div w:id="307176716">
      <w:marLeft w:val="640"/>
      <w:marRight w:val="0"/>
      <w:marTop w:val="0"/>
      <w:marBottom w:val="0"/>
      <w:divBdr>
        <w:top w:val="none" w:sz="0" w:space="0" w:color="auto"/>
        <w:left w:val="none" w:sz="0" w:space="0" w:color="auto"/>
        <w:bottom w:val="none" w:sz="0" w:space="0" w:color="auto"/>
        <w:right w:val="none" w:sz="0" w:space="0" w:color="auto"/>
      </w:divBdr>
    </w:div>
    <w:div w:id="307176969">
      <w:marLeft w:val="640"/>
      <w:marRight w:val="0"/>
      <w:marTop w:val="0"/>
      <w:marBottom w:val="0"/>
      <w:divBdr>
        <w:top w:val="none" w:sz="0" w:space="0" w:color="auto"/>
        <w:left w:val="none" w:sz="0" w:space="0" w:color="auto"/>
        <w:bottom w:val="none" w:sz="0" w:space="0" w:color="auto"/>
        <w:right w:val="none" w:sz="0" w:space="0" w:color="auto"/>
      </w:divBdr>
    </w:div>
    <w:div w:id="307249580">
      <w:marLeft w:val="640"/>
      <w:marRight w:val="0"/>
      <w:marTop w:val="0"/>
      <w:marBottom w:val="0"/>
      <w:divBdr>
        <w:top w:val="none" w:sz="0" w:space="0" w:color="auto"/>
        <w:left w:val="none" w:sz="0" w:space="0" w:color="auto"/>
        <w:bottom w:val="none" w:sz="0" w:space="0" w:color="auto"/>
        <w:right w:val="none" w:sz="0" w:space="0" w:color="auto"/>
      </w:divBdr>
    </w:div>
    <w:div w:id="307250783">
      <w:marLeft w:val="640"/>
      <w:marRight w:val="0"/>
      <w:marTop w:val="0"/>
      <w:marBottom w:val="0"/>
      <w:divBdr>
        <w:top w:val="none" w:sz="0" w:space="0" w:color="auto"/>
        <w:left w:val="none" w:sz="0" w:space="0" w:color="auto"/>
        <w:bottom w:val="none" w:sz="0" w:space="0" w:color="auto"/>
        <w:right w:val="none" w:sz="0" w:space="0" w:color="auto"/>
      </w:divBdr>
    </w:div>
    <w:div w:id="307322521">
      <w:marLeft w:val="640"/>
      <w:marRight w:val="0"/>
      <w:marTop w:val="0"/>
      <w:marBottom w:val="0"/>
      <w:divBdr>
        <w:top w:val="none" w:sz="0" w:space="0" w:color="auto"/>
        <w:left w:val="none" w:sz="0" w:space="0" w:color="auto"/>
        <w:bottom w:val="none" w:sz="0" w:space="0" w:color="auto"/>
        <w:right w:val="none" w:sz="0" w:space="0" w:color="auto"/>
      </w:divBdr>
    </w:div>
    <w:div w:id="307365209">
      <w:marLeft w:val="640"/>
      <w:marRight w:val="0"/>
      <w:marTop w:val="0"/>
      <w:marBottom w:val="0"/>
      <w:divBdr>
        <w:top w:val="none" w:sz="0" w:space="0" w:color="auto"/>
        <w:left w:val="none" w:sz="0" w:space="0" w:color="auto"/>
        <w:bottom w:val="none" w:sz="0" w:space="0" w:color="auto"/>
        <w:right w:val="none" w:sz="0" w:space="0" w:color="auto"/>
      </w:divBdr>
    </w:div>
    <w:div w:id="307591356">
      <w:marLeft w:val="640"/>
      <w:marRight w:val="0"/>
      <w:marTop w:val="0"/>
      <w:marBottom w:val="0"/>
      <w:divBdr>
        <w:top w:val="none" w:sz="0" w:space="0" w:color="auto"/>
        <w:left w:val="none" w:sz="0" w:space="0" w:color="auto"/>
        <w:bottom w:val="none" w:sz="0" w:space="0" w:color="auto"/>
        <w:right w:val="none" w:sz="0" w:space="0" w:color="auto"/>
      </w:divBdr>
    </w:div>
    <w:div w:id="307787216">
      <w:marLeft w:val="640"/>
      <w:marRight w:val="0"/>
      <w:marTop w:val="0"/>
      <w:marBottom w:val="0"/>
      <w:divBdr>
        <w:top w:val="none" w:sz="0" w:space="0" w:color="auto"/>
        <w:left w:val="none" w:sz="0" w:space="0" w:color="auto"/>
        <w:bottom w:val="none" w:sz="0" w:space="0" w:color="auto"/>
        <w:right w:val="none" w:sz="0" w:space="0" w:color="auto"/>
      </w:divBdr>
    </w:div>
    <w:div w:id="307824674">
      <w:marLeft w:val="640"/>
      <w:marRight w:val="0"/>
      <w:marTop w:val="0"/>
      <w:marBottom w:val="0"/>
      <w:divBdr>
        <w:top w:val="none" w:sz="0" w:space="0" w:color="auto"/>
        <w:left w:val="none" w:sz="0" w:space="0" w:color="auto"/>
        <w:bottom w:val="none" w:sz="0" w:space="0" w:color="auto"/>
        <w:right w:val="none" w:sz="0" w:space="0" w:color="auto"/>
      </w:divBdr>
    </w:div>
    <w:div w:id="307825558">
      <w:marLeft w:val="640"/>
      <w:marRight w:val="0"/>
      <w:marTop w:val="0"/>
      <w:marBottom w:val="0"/>
      <w:divBdr>
        <w:top w:val="none" w:sz="0" w:space="0" w:color="auto"/>
        <w:left w:val="none" w:sz="0" w:space="0" w:color="auto"/>
        <w:bottom w:val="none" w:sz="0" w:space="0" w:color="auto"/>
        <w:right w:val="none" w:sz="0" w:space="0" w:color="auto"/>
      </w:divBdr>
    </w:div>
    <w:div w:id="307828929">
      <w:marLeft w:val="640"/>
      <w:marRight w:val="0"/>
      <w:marTop w:val="0"/>
      <w:marBottom w:val="0"/>
      <w:divBdr>
        <w:top w:val="none" w:sz="0" w:space="0" w:color="auto"/>
        <w:left w:val="none" w:sz="0" w:space="0" w:color="auto"/>
        <w:bottom w:val="none" w:sz="0" w:space="0" w:color="auto"/>
        <w:right w:val="none" w:sz="0" w:space="0" w:color="auto"/>
      </w:divBdr>
    </w:div>
    <w:div w:id="307829059">
      <w:marLeft w:val="640"/>
      <w:marRight w:val="0"/>
      <w:marTop w:val="0"/>
      <w:marBottom w:val="0"/>
      <w:divBdr>
        <w:top w:val="none" w:sz="0" w:space="0" w:color="auto"/>
        <w:left w:val="none" w:sz="0" w:space="0" w:color="auto"/>
        <w:bottom w:val="none" w:sz="0" w:space="0" w:color="auto"/>
        <w:right w:val="none" w:sz="0" w:space="0" w:color="auto"/>
      </w:divBdr>
    </w:div>
    <w:div w:id="307831696">
      <w:marLeft w:val="640"/>
      <w:marRight w:val="0"/>
      <w:marTop w:val="0"/>
      <w:marBottom w:val="0"/>
      <w:divBdr>
        <w:top w:val="none" w:sz="0" w:space="0" w:color="auto"/>
        <w:left w:val="none" w:sz="0" w:space="0" w:color="auto"/>
        <w:bottom w:val="none" w:sz="0" w:space="0" w:color="auto"/>
        <w:right w:val="none" w:sz="0" w:space="0" w:color="auto"/>
      </w:divBdr>
    </w:div>
    <w:div w:id="307898898">
      <w:marLeft w:val="640"/>
      <w:marRight w:val="0"/>
      <w:marTop w:val="0"/>
      <w:marBottom w:val="0"/>
      <w:divBdr>
        <w:top w:val="none" w:sz="0" w:space="0" w:color="auto"/>
        <w:left w:val="none" w:sz="0" w:space="0" w:color="auto"/>
        <w:bottom w:val="none" w:sz="0" w:space="0" w:color="auto"/>
        <w:right w:val="none" w:sz="0" w:space="0" w:color="auto"/>
      </w:divBdr>
    </w:div>
    <w:div w:id="307901214">
      <w:marLeft w:val="640"/>
      <w:marRight w:val="0"/>
      <w:marTop w:val="0"/>
      <w:marBottom w:val="0"/>
      <w:divBdr>
        <w:top w:val="none" w:sz="0" w:space="0" w:color="auto"/>
        <w:left w:val="none" w:sz="0" w:space="0" w:color="auto"/>
        <w:bottom w:val="none" w:sz="0" w:space="0" w:color="auto"/>
        <w:right w:val="none" w:sz="0" w:space="0" w:color="auto"/>
      </w:divBdr>
    </w:div>
    <w:div w:id="308023580">
      <w:marLeft w:val="640"/>
      <w:marRight w:val="0"/>
      <w:marTop w:val="0"/>
      <w:marBottom w:val="0"/>
      <w:divBdr>
        <w:top w:val="none" w:sz="0" w:space="0" w:color="auto"/>
        <w:left w:val="none" w:sz="0" w:space="0" w:color="auto"/>
        <w:bottom w:val="none" w:sz="0" w:space="0" w:color="auto"/>
        <w:right w:val="none" w:sz="0" w:space="0" w:color="auto"/>
      </w:divBdr>
    </w:div>
    <w:div w:id="308048938">
      <w:marLeft w:val="640"/>
      <w:marRight w:val="0"/>
      <w:marTop w:val="0"/>
      <w:marBottom w:val="0"/>
      <w:divBdr>
        <w:top w:val="none" w:sz="0" w:space="0" w:color="auto"/>
        <w:left w:val="none" w:sz="0" w:space="0" w:color="auto"/>
        <w:bottom w:val="none" w:sz="0" w:space="0" w:color="auto"/>
        <w:right w:val="none" w:sz="0" w:space="0" w:color="auto"/>
      </w:divBdr>
    </w:div>
    <w:div w:id="308169833">
      <w:marLeft w:val="640"/>
      <w:marRight w:val="0"/>
      <w:marTop w:val="0"/>
      <w:marBottom w:val="0"/>
      <w:divBdr>
        <w:top w:val="none" w:sz="0" w:space="0" w:color="auto"/>
        <w:left w:val="none" w:sz="0" w:space="0" w:color="auto"/>
        <w:bottom w:val="none" w:sz="0" w:space="0" w:color="auto"/>
        <w:right w:val="none" w:sz="0" w:space="0" w:color="auto"/>
      </w:divBdr>
    </w:div>
    <w:div w:id="308171185">
      <w:marLeft w:val="640"/>
      <w:marRight w:val="0"/>
      <w:marTop w:val="0"/>
      <w:marBottom w:val="0"/>
      <w:divBdr>
        <w:top w:val="none" w:sz="0" w:space="0" w:color="auto"/>
        <w:left w:val="none" w:sz="0" w:space="0" w:color="auto"/>
        <w:bottom w:val="none" w:sz="0" w:space="0" w:color="auto"/>
        <w:right w:val="none" w:sz="0" w:space="0" w:color="auto"/>
      </w:divBdr>
    </w:div>
    <w:div w:id="308286333">
      <w:marLeft w:val="640"/>
      <w:marRight w:val="0"/>
      <w:marTop w:val="0"/>
      <w:marBottom w:val="0"/>
      <w:divBdr>
        <w:top w:val="none" w:sz="0" w:space="0" w:color="auto"/>
        <w:left w:val="none" w:sz="0" w:space="0" w:color="auto"/>
        <w:bottom w:val="none" w:sz="0" w:space="0" w:color="auto"/>
        <w:right w:val="none" w:sz="0" w:space="0" w:color="auto"/>
      </w:divBdr>
    </w:div>
    <w:div w:id="308368724">
      <w:marLeft w:val="640"/>
      <w:marRight w:val="0"/>
      <w:marTop w:val="0"/>
      <w:marBottom w:val="0"/>
      <w:divBdr>
        <w:top w:val="none" w:sz="0" w:space="0" w:color="auto"/>
        <w:left w:val="none" w:sz="0" w:space="0" w:color="auto"/>
        <w:bottom w:val="none" w:sz="0" w:space="0" w:color="auto"/>
        <w:right w:val="none" w:sz="0" w:space="0" w:color="auto"/>
      </w:divBdr>
    </w:div>
    <w:div w:id="308442769">
      <w:marLeft w:val="640"/>
      <w:marRight w:val="0"/>
      <w:marTop w:val="0"/>
      <w:marBottom w:val="0"/>
      <w:divBdr>
        <w:top w:val="none" w:sz="0" w:space="0" w:color="auto"/>
        <w:left w:val="none" w:sz="0" w:space="0" w:color="auto"/>
        <w:bottom w:val="none" w:sz="0" w:space="0" w:color="auto"/>
        <w:right w:val="none" w:sz="0" w:space="0" w:color="auto"/>
      </w:divBdr>
    </w:div>
    <w:div w:id="308674738">
      <w:marLeft w:val="640"/>
      <w:marRight w:val="0"/>
      <w:marTop w:val="0"/>
      <w:marBottom w:val="0"/>
      <w:divBdr>
        <w:top w:val="none" w:sz="0" w:space="0" w:color="auto"/>
        <w:left w:val="none" w:sz="0" w:space="0" w:color="auto"/>
        <w:bottom w:val="none" w:sz="0" w:space="0" w:color="auto"/>
        <w:right w:val="none" w:sz="0" w:space="0" w:color="auto"/>
      </w:divBdr>
    </w:div>
    <w:div w:id="308677982">
      <w:marLeft w:val="640"/>
      <w:marRight w:val="0"/>
      <w:marTop w:val="0"/>
      <w:marBottom w:val="0"/>
      <w:divBdr>
        <w:top w:val="none" w:sz="0" w:space="0" w:color="auto"/>
        <w:left w:val="none" w:sz="0" w:space="0" w:color="auto"/>
        <w:bottom w:val="none" w:sz="0" w:space="0" w:color="auto"/>
        <w:right w:val="none" w:sz="0" w:space="0" w:color="auto"/>
      </w:divBdr>
    </w:div>
    <w:div w:id="308705700">
      <w:marLeft w:val="640"/>
      <w:marRight w:val="0"/>
      <w:marTop w:val="0"/>
      <w:marBottom w:val="0"/>
      <w:divBdr>
        <w:top w:val="none" w:sz="0" w:space="0" w:color="auto"/>
        <w:left w:val="none" w:sz="0" w:space="0" w:color="auto"/>
        <w:bottom w:val="none" w:sz="0" w:space="0" w:color="auto"/>
        <w:right w:val="none" w:sz="0" w:space="0" w:color="auto"/>
      </w:divBdr>
    </w:div>
    <w:div w:id="308748374">
      <w:marLeft w:val="640"/>
      <w:marRight w:val="0"/>
      <w:marTop w:val="0"/>
      <w:marBottom w:val="0"/>
      <w:divBdr>
        <w:top w:val="none" w:sz="0" w:space="0" w:color="auto"/>
        <w:left w:val="none" w:sz="0" w:space="0" w:color="auto"/>
        <w:bottom w:val="none" w:sz="0" w:space="0" w:color="auto"/>
        <w:right w:val="none" w:sz="0" w:space="0" w:color="auto"/>
      </w:divBdr>
    </w:div>
    <w:div w:id="308823171">
      <w:marLeft w:val="640"/>
      <w:marRight w:val="0"/>
      <w:marTop w:val="0"/>
      <w:marBottom w:val="0"/>
      <w:divBdr>
        <w:top w:val="none" w:sz="0" w:space="0" w:color="auto"/>
        <w:left w:val="none" w:sz="0" w:space="0" w:color="auto"/>
        <w:bottom w:val="none" w:sz="0" w:space="0" w:color="auto"/>
        <w:right w:val="none" w:sz="0" w:space="0" w:color="auto"/>
      </w:divBdr>
    </w:div>
    <w:div w:id="308873410">
      <w:marLeft w:val="640"/>
      <w:marRight w:val="0"/>
      <w:marTop w:val="0"/>
      <w:marBottom w:val="0"/>
      <w:divBdr>
        <w:top w:val="none" w:sz="0" w:space="0" w:color="auto"/>
        <w:left w:val="none" w:sz="0" w:space="0" w:color="auto"/>
        <w:bottom w:val="none" w:sz="0" w:space="0" w:color="auto"/>
        <w:right w:val="none" w:sz="0" w:space="0" w:color="auto"/>
      </w:divBdr>
    </w:div>
    <w:div w:id="308945789">
      <w:marLeft w:val="640"/>
      <w:marRight w:val="0"/>
      <w:marTop w:val="0"/>
      <w:marBottom w:val="0"/>
      <w:divBdr>
        <w:top w:val="none" w:sz="0" w:space="0" w:color="auto"/>
        <w:left w:val="none" w:sz="0" w:space="0" w:color="auto"/>
        <w:bottom w:val="none" w:sz="0" w:space="0" w:color="auto"/>
        <w:right w:val="none" w:sz="0" w:space="0" w:color="auto"/>
      </w:divBdr>
    </w:div>
    <w:div w:id="309022629">
      <w:marLeft w:val="640"/>
      <w:marRight w:val="0"/>
      <w:marTop w:val="0"/>
      <w:marBottom w:val="0"/>
      <w:divBdr>
        <w:top w:val="none" w:sz="0" w:space="0" w:color="auto"/>
        <w:left w:val="none" w:sz="0" w:space="0" w:color="auto"/>
        <w:bottom w:val="none" w:sz="0" w:space="0" w:color="auto"/>
        <w:right w:val="none" w:sz="0" w:space="0" w:color="auto"/>
      </w:divBdr>
    </w:div>
    <w:div w:id="309095955">
      <w:marLeft w:val="640"/>
      <w:marRight w:val="0"/>
      <w:marTop w:val="0"/>
      <w:marBottom w:val="0"/>
      <w:divBdr>
        <w:top w:val="none" w:sz="0" w:space="0" w:color="auto"/>
        <w:left w:val="none" w:sz="0" w:space="0" w:color="auto"/>
        <w:bottom w:val="none" w:sz="0" w:space="0" w:color="auto"/>
        <w:right w:val="none" w:sz="0" w:space="0" w:color="auto"/>
      </w:divBdr>
    </w:div>
    <w:div w:id="309141531">
      <w:marLeft w:val="640"/>
      <w:marRight w:val="0"/>
      <w:marTop w:val="0"/>
      <w:marBottom w:val="0"/>
      <w:divBdr>
        <w:top w:val="none" w:sz="0" w:space="0" w:color="auto"/>
        <w:left w:val="none" w:sz="0" w:space="0" w:color="auto"/>
        <w:bottom w:val="none" w:sz="0" w:space="0" w:color="auto"/>
        <w:right w:val="none" w:sz="0" w:space="0" w:color="auto"/>
      </w:divBdr>
    </w:div>
    <w:div w:id="309333684">
      <w:marLeft w:val="640"/>
      <w:marRight w:val="0"/>
      <w:marTop w:val="0"/>
      <w:marBottom w:val="0"/>
      <w:divBdr>
        <w:top w:val="none" w:sz="0" w:space="0" w:color="auto"/>
        <w:left w:val="none" w:sz="0" w:space="0" w:color="auto"/>
        <w:bottom w:val="none" w:sz="0" w:space="0" w:color="auto"/>
        <w:right w:val="none" w:sz="0" w:space="0" w:color="auto"/>
      </w:divBdr>
    </w:div>
    <w:div w:id="309478335">
      <w:marLeft w:val="640"/>
      <w:marRight w:val="0"/>
      <w:marTop w:val="0"/>
      <w:marBottom w:val="0"/>
      <w:divBdr>
        <w:top w:val="none" w:sz="0" w:space="0" w:color="auto"/>
        <w:left w:val="none" w:sz="0" w:space="0" w:color="auto"/>
        <w:bottom w:val="none" w:sz="0" w:space="0" w:color="auto"/>
        <w:right w:val="none" w:sz="0" w:space="0" w:color="auto"/>
      </w:divBdr>
    </w:div>
    <w:div w:id="309483182">
      <w:marLeft w:val="640"/>
      <w:marRight w:val="0"/>
      <w:marTop w:val="0"/>
      <w:marBottom w:val="0"/>
      <w:divBdr>
        <w:top w:val="none" w:sz="0" w:space="0" w:color="auto"/>
        <w:left w:val="none" w:sz="0" w:space="0" w:color="auto"/>
        <w:bottom w:val="none" w:sz="0" w:space="0" w:color="auto"/>
        <w:right w:val="none" w:sz="0" w:space="0" w:color="auto"/>
      </w:divBdr>
    </w:div>
    <w:div w:id="309486681">
      <w:marLeft w:val="640"/>
      <w:marRight w:val="0"/>
      <w:marTop w:val="0"/>
      <w:marBottom w:val="0"/>
      <w:divBdr>
        <w:top w:val="none" w:sz="0" w:space="0" w:color="auto"/>
        <w:left w:val="none" w:sz="0" w:space="0" w:color="auto"/>
        <w:bottom w:val="none" w:sz="0" w:space="0" w:color="auto"/>
        <w:right w:val="none" w:sz="0" w:space="0" w:color="auto"/>
      </w:divBdr>
    </w:div>
    <w:div w:id="309674250">
      <w:marLeft w:val="640"/>
      <w:marRight w:val="0"/>
      <w:marTop w:val="0"/>
      <w:marBottom w:val="0"/>
      <w:divBdr>
        <w:top w:val="none" w:sz="0" w:space="0" w:color="auto"/>
        <w:left w:val="none" w:sz="0" w:space="0" w:color="auto"/>
        <w:bottom w:val="none" w:sz="0" w:space="0" w:color="auto"/>
        <w:right w:val="none" w:sz="0" w:space="0" w:color="auto"/>
      </w:divBdr>
    </w:div>
    <w:div w:id="309674266">
      <w:marLeft w:val="640"/>
      <w:marRight w:val="0"/>
      <w:marTop w:val="0"/>
      <w:marBottom w:val="0"/>
      <w:divBdr>
        <w:top w:val="none" w:sz="0" w:space="0" w:color="auto"/>
        <w:left w:val="none" w:sz="0" w:space="0" w:color="auto"/>
        <w:bottom w:val="none" w:sz="0" w:space="0" w:color="auto"/>
        <w:right w:val="none" w:sz="0" w:space="0" w:color="auto"/>
      </w:divBdr>
    </w:div>
    <w:div w:id="309676954">
      <w:marLeft w:val="640"/>
      <w:marRight w:val="0"/>
      <w:marTop w:val="0"/>
      <w:marBottom w:val="0"/>
      <w:divBdr>
        <w:top w:val="none" w:sz="0" w:space="0" w:color="auto"/>
        <w:left w:val="none" w:sz="0" w:space="0" w:color="auto"/>
        <w:bottom w:val="none" w:sz="0" w:space="0" w:color="auto"/>
        <w:right w:val="none" w:sz="0" w:space="0" w:color="auto"/>
      </w:divBdr>
    </w:div>
    <w:div w:id="309748494">
      <w:marLeft w:val="640"/>
      <w:marRight w:val="0"/>
      <w:marTop w:val="0"/>
      <w:marBottom w:val="0"/>
      <w:divBdr>
        <w:top w:val="none" w:sz="0" w:space="0" w:color="auto"/>
        <w:left w:val="none" w:sz="0" w:space="0" w:color="auto"/>
        <w:bottom w:val="none" w:sz="0" w:space="0" w:color="auto"/>
        <w:right w:val="none" w:sz="0" w:space="0" w:color="auto"/>
      </w:divBdr>
    </w:div>
    <w:div w:id="309751169">
      <w:marLeft w:val="640"/>
      <w:marRight w:val="0"/>
      <w:marTop w:val="0"/>
      <w:marBottom w:val="0"/>
      <w:divBdr>
        <w:top w:val="none" w:sz="0" w:space="0" w:color="auto"/>
        <w:left w:val="none" w:sz="0" w:space="0" w:color="auto"/>
        <w:bottom w:val="none" w:sz="0" w:space="0" w:color="auto"/>
        <w:right w:val="none" w:sz="0" w:space="0" w:color="auto"/>
      </w:divBdr>
    </w:div>
    <w:div w:id="309941512">
      <w:marLeft w:val="640"/>
      <w:marRight w:val="0"/>
      <w:marTop w:val="0"/>
      <w:marBottom w:val="0"/>
      <w:divBdr>
        <w:top w:val="none" w:sz="0" w:space="0" w:color="auto"/>
        <w:left w:val="none" w:sz="0" w:space="0" w:color="auto"/>
        <w:bottom w:val="none" w:sz="0" w:space="0" w:color="auto"/>
        <w:right w:val="none" w:sz="0" w:space="0" w:color="auto"/>
      </w:divBdr>
    </w:div>
    <w:div w:id="309986739">
      <w:marLeft w:val="640"/>
      <w:marRight w:val="0"/>
      <w:marTop w:val="0"/>
      <w:marBottom w:val="0"/>
      <w:divBdr>
        <w:top w:val="none" w:sz="0" w:space="0" w:color="auto"/>
        <w:left w:val="none" w:sz="0" w:space="0" w:color="auto"/>
        <w:bottom w:val="none" w:sz="0" w:space="0" w:color="auto"/>
        <w:right w:val="none" w:sz="0" w:space="0" w:color="auto"/>
      </w:divBdr>
    </w:div>
    <w:div w:id="309989784">
      <w:bodyDiv w:val="1"/>
      <w:marLeft w:val="0"/>
      <w:marRight w:val="0"/>
      <w:marTop w:val="0"/>
      <w:marBottom w:val="0"/>
      <w:divBdr>
        <w:top w:val="none" w:sz="0" w:space="0" w:color="auto"/>
        <w:left w:val="none" w:sz="0" w:space="0" w:color="auto"/>
        <w:bottom w:val="none" w:sz="0" w:space="0" w:color="auto"/>
        <w:right w:val="none" w:sz="0" w:space="0" w:color="auto"/>
      </w:divBdr>
      <w:divsChild>
        <w:div w:id="3671267">
          <w:marLeft w:val="640"/>
          <w:marRight w:val="0"/>
          <w:marTop w:val="0"/>
          <w:marBottom w:val="0"/>
          <w:divBdr>
            <w:top w:val="none" w:sz="0" w:space="0" w:color="auto"/>
            <w:left w:val="none" w:sz="0" w:space="0" w:color="auto"/>
            <w:bottom w:val="none" w:sz="0" w:space="0" w:color="auto"/>
            <w:right w:val="none" w:sz="0" w:space="0" w:color="auto"/>
          </w:divBdr>
        </w:div>
        <w:div w:id="221986849">
          <w:marLeft w:val="640"/>
          <w:marRight w:val="0"/>
          <w:marTop w:val="0"/>
          <w:marBottom w:val="0"/>
          <w:divBdr>
            <w:top w:val="none" w:sz="0" w:space="0" w:color="auto"/>
            <w:left w:val="none" w:sz="0" w:space="0" w:color="auto"/>
            <w:bottom w:val="none" w:sz="0" w:space="0" w:color="auto"/>
            <w:right w:val="none" w:sz="0" w:space="0" w:color="auto"/>
          </w:divBdr>
        </w:div>
        <w:div w:id="235434338">
          <w:marLeft w:val="640"/>
          <w:marRight w:val="0"/>
          <w:marTop w:val="0"/>
          <w:marBottom w:val="0"/>
          <w:divBdr>
            <w:top w:val="none" w:sz="0" w:space="0" w:color="auto"/>
            <w:left w:val="none" w:sz="0" w:space="0" w:color="auto"/>
            <w:bottom w:val="none" w:sz="0" w:space="0" w:color="auto"/>
            <w:right w:val="none" w:sz="0" w:space="0" w:color="auto"/>
          </w:divBdr>
        </w:div>
        <w:div w:id="255797374">
          <w:marLeft w:val="640"/>
          <w:marRight w:val="0"/>
          <w:marTop w:val="0"/>
          <w:marBottom w:val="0"/>
          <w:divBdr>
            <w:top w:val="none" w:sz="0" w:space="0" w:color="auto"/>
            <w:left w:val="none" w:sz="0" w:space="0" w:color="auto"/>
            <w:bottom w:val="none" w:sz="0" w:space="0" w:color="auto"/>
            <w:right w:val="none" w:sz="0" w:space="0" w:color="auto"/>
          </w:divBdr>
        </w:div>
        <w:div w:id="309596105">
          <w:marLeft w:val="640"/>
          <w:marRight w:val="0"/>
          <w:marTop w:val="0"/>
          <w:marBottom w:val="0"/>
          <w:divBdr>
            <w:top w:val="none" w:sz="0" w:space="0" w:color="auto"/>
            <w:left w:val="none" w:sz="0" w:space="0" w:color="auto"/>
            <w:bottom w:val="none" w:sz="0" w:space="0" w:color="auto"/>
            <w:right w:val="none" w:sz="0" w:space="0" w:color="auto"/>
          </w:divBdr>
        </w:div>
        <w:div w:id="313148108">
          <w:marLeft w:val="640"/>
          <w:marRight w:val="0"/>
          <w:marTop w:val="0"/>
          <w:marBottom w:val="0"/>
          <w:divBdr>
            <w:top w:val="none" w:sz="0" w:space="0" w:color="auto"/>
            <w:left w:val="none" w:sz="0" w:space="0" w:color="auto"/>
            <w:bottom w:val="none" w:sz="0" w:space="0" w:color="auto"/>
            <w:right w:val="none" w:sz="0" w:space="0" w:color="auto"/>
          </w:divBdr>
        </w:div>
        <w:div w:id="323440882">
          <w:marLeft w:val="640"/>
          <w:marRight w:val="0"/>
          <w:marTop w:val="0"/>
          <w:marBottom w:val="0"/>
          <w:divBdr>
            <w:top w:val="none" w:sz="0" w:space="0" w:color="auto"/>
            <w:left w:val="none" w:sz="0" w:space="0" w:color="auto"/>
            <w:bottom w:val="none" w:sz="0" w:space="0" w:color="auto"/>
            <w:right w:val="none" w:sz="0" w:space="0" w:color="auto"/>
          </w:divBdr>
        </w:div>
        <w:div w:id="324404551">
          <w:marLeft w:val="640"/>
          <w:marRight w:val="0"/>
          <w:marTop w:val="0"/>
          <w:marBottom w:val="0"/>
          <w:divBdr>
            <w:top w:val="none" w:sz="0" w:space="0" w:color="auto"/>
            <w:left w:val="none" w:sz="0" w:space="0" w:color="auto"/>
            <w:bottom w:val="none" w:sz="0" w:space="0" w:color="auto"/>
            <w:right w:val="none" w:sz="0" w:space="0" w:color="auto"/>
          </w:divBdr>
        </w:div>
        <w:div w:id="378018615">
          <w:marLeft w:val="640"/>
          <w:marRight w:val="0"/>
          <w:marTop w:val="0"/>
          <w:marBottom w:val="0"/>
          <w:divBdr>
            <w:top w:val="none" w:sz="0" w:space="0" w:color="auto"/>
            <w:left w:val="none" w:sz="0" w:space="0" w:color="auto"/>
            <w:bottom w:val="none" w:sz="0" w:space="0" w:color="auto"/>
            <w:right w:val="none" w:sz="0" w:space="0" w:color="auto"/>
          </w:divBdr>
        </w:div>
        <w:div w:id="387917447">
          <w:marLeft w:val="640"/>
          <w:marRight w:val="0"/>
          <w:marTop w:val="0"/>
          <w:marBottom w:val="0"/>
          <w:divBdr>
            <w:top w:val="none" w:sz="0" w:space="0" w:color="auto"/>
            <w:left w:val="none" w:sz="0" w:space="0" w:color="auto"/>
            <w:bottom w:val="none" w:sz="0" w:space="0" w:color="auto"/>
            <w:right w:val="none" w:sz="0" w:space="0" w:color="auto"/>
          </w:divBdr>
        </w:div>
        <w:div w:id="485359628">
          <w:marLeft w:val="640"/>
          <w:marRight w:val="0"/>
          <w:marTop w:val="0"/>
          <w:marBottom w:val="0"/>
          <w:divBdr>
            <w:top w:val="none" w:sz="0" w:space="0" w:color="auto"/>
            <w:left w:val="none" w:sz="0" w:space="0" w:color="auto"/>
            <w:bottom w:val="none" w:sz="0" w:space="0" w:color="auto"/>
            <w:right w:val="none" w:sz="0" w:space="0" w:color="auto"/>
          </w:divBdr>
        </w:div>
        <w:div w:id="504051900">
          <w:marLeft w:val="640"/>
          <w:marRight w:val="0"/>
          <w:marTop w:val="0"/>
          <w:marBottom w:val="0"/>
          <w:divBdr>
            <w:top w:val="none" w:sz="0" w:space="0" w:color="auto"/>
            <w:left w:val="none" w:sz="0" w:space="0" w:color="auto"/>
            <w:bottom w:val="none" w:sz="0" w:space="0" w:color="auto"/>
            <w:right w:val="none" w:sz="0" w:space="0" w:color="auto"/>
          </w:divBdr>
        </w:div>
        <w:div w:id="514265540">
          <w:marLeft w:val="640"/>
          <w:marRight w:val="0"/>
          <w:marTop w:val="0"/>
          <w:marBottom w:val="0"/>
          <w:divBdr>
            <w:top w:val="none" w:sz="0" w:space="0" w:color="auto"/>
            <w:left w:val="none" w:sz="0" w:space="0" w:color="auto"/>
            <w:bottom w:val="none" w:sz="0" w:space="0" w:color="auto"/>
            <w:right w:val="none" w:sz="0" w:space="0" w:color="auto"/>
          </w:divBdr>
        </w:div>
        <w:div w:id="530537553">
          <w:marLeft w:val="640"/>
          <w:marRight w:val="0"/>
          <w:marTop w:val="0"/>
          <w:marBottom w:val="0"/>
          <w:divBdr>
            <w:top w:val="none" w:sz="0" w:space="0" w:color="auto"/>
            <w:left w:val="none" w:sz="0" w:space="0" w:color="auto"/>
            <w:bottom w:val="none" w:sz="0" w:space="0" w:color="auto"/>
            <w:right w:val="none" w:sz="0" w:space="0" w:color="auto"/>
          </w:divBdr>
        </w:div>
        <w:div w:id="586425918">
          <w:marLeft w:val="640"/>
          <w:marRight w:val="0"/>
          <w:marTop w:val="0"/>
          <w:marBottom w:val="0"/>
          <w:divBdr>
            <w:top w:val="none" w:sz="0" w:space="0" w:color="auto"/>
            <w:left w:val="none" w:sz="0" w:space="0" w:color="auto"/>
            <w:bottom w:val="none" w:sz="0" w:space="0" w:color="auto"/>
            <w:right w:val="none" w:sz="0" w:space="0" w:color="auto"/>
          </w:divBdr>
        </w:div>
        <w:div w:id="626198625">
          <w:marLeft w:val="640"/>
          <w:marRight w:val="0"/>
          <w:marTop w:val="0"/>
          <w:marBottom w:val="0"/>
          <w:divBdr>
            <w:top w:val="none" w:sz="0" w:space="0" w:color="auto"/>
            <w:left w:val="none" w:sz="0" w:space="0" w:color="auto"/>
            <w:bottom w:val="none" w:sz="0" w:space="0" w:color="auto"/>
            <w:right w:val="none" w:sz="0" w:space="0" w:color="auto"/>
          </w:divBdr>
        </w:div>
        <w:div w:id="627248582">
          <w:marLeft w:val="640"/>
          <w:marRight w:val="0"/>
          <w:marTop w:val="0"/>
          <w:marBottom w:val="0"/>
          <w:divBdr>
            <w:top w:val="none" w:sz="0" w:space="0" w:color="auto"/>
            <w:left w:val="none" w:sz="0" w:space="0" w:color="auto"/>
            <w:bottom w:val="none" w:sz="0" w:space="0" w:color="auto"/>
            <w:right w:val="none" w:sz="0" w:space="0" w:color="auto"/>
          </w:divBdr>
        </w:div>
        <w:div w:id="662127610">
          <w:marLeft w:val="640"/>
          <w:marRight w:val="0"/>
          <w:marTop w:val="0"/>
          <w:marBottom w:val="0"/>
          <w:divBdr>
            <w:top w:val="none" w:sz="0" w:space="0" w:color="auto"/>
            <w:left w:val="none" w:sz="0" w:space="0" w:color="auto"/>
            <w:bottom w:val="none" w:sz="0" w:space="0" w:color="auto"/>
            <w:right w:val="none" w:sz="0" w:space="0" w:color="auto"/>
          </w:divBdr>
        </w:div>
        <w:div w:id="703096760">
          <w:marLeft w:val="640"/>
          <w:marRight w:val="0"/>
          <w:marTop w:val="0"/>
          <w:marBottom w:val="0"/>
          <w:divBdr>
            <w:top w:val="none" w:sz="0" w:space="0" w:color="auto"/>
            <w:left w:val="none" w:sz="0" w:space="0" w:color="auto"/>
            <w:bottom w:val="none" w:sz="0" w:space="0" w:color="auto"/>
            <w:right w:val="none" w:sz="0" w:space="0" w:color="auto"/>
          </w:divBdr>
        </w:div>
        <w:div w:id="783578095">
          <w:marLeft w:val="640"/>
          <w:marRight w:val="0"/>
          <w:marTop w:val="0"/>
          <w:marBottom w:val="0"/>
          <w:divBdr>
            <w:top w:val="none" w:sz="0" w:space="0" w:color="auto"/>
            <w:left w:val="none" w:sz="0" w:space="0" w:color="auto"/>
            <w:bottom w:val="none" w:sz="0" w:space="0" w:color="auto"/>
            <w:right w:val="none" w:sz="0" w:space="0" w:color="auto"/>
          </w:divBdr>
        </w:div>
        <w:div w:id="898396281">
          <w:marLeft w:val="640"/>
          <w:marRight w:val="0"/>
          <w:marTop w:val="0"/>
          <w:marBottom w:val="0"/>
          <w:divBdr>
            <w:top w:val="none" w:sz="0" w:space="0" w:color="auto"/>
            <w:left w:val="none" w:sz="0" w:space="0" w:color="auto"/>
            <w:bottom w:val="none" w:sz="0" w:space="0" w:color="auto"/>
            <w:right w:val="none" w:sz="0" w:space="0" w:color="auto"/>
          </w:divBdr>
        </w:div>
        <w:div w:id="918440405">
          <w:marLeft w:val="640"/>
          <w:marRight w:val="0"/>
          <w:marTop w:val="0"/>
          <w:marBottom w:val="0"/>
          <w:divBdr>
            <w:top w:val="none" w:sz="0" w:space="0" w:color="auto"/>
            <w:left w:val="none" w:sz="0" w:space="0" w:color="auto"/>
            <w:bottom w:val="none" w:sz="0" w:space="0" w:color="auto"/>
            <w:right w:val="none" w:sz="0" w:space="0" w:color="auto"/>
          </w:divBdr>
        </w:div>
        <w:div w:id="1034621268">
          <w:marLeft w:val="640"/>
          <w:marRight w:val="0"/>
          <w:marTop w:val="0"/>
          <w:marBottom w:val="0"/>
          <w:divBdr>
            <w:top w:val="none" w:sz="0" w:space="0" w:color="auto"/>
            <w:left w:val="none" w:sz="0" w:space="0" w:color="auto"/>
            <w:bottom w:val="none" w:sz="0" w:space="0" w:color="auto"/>
            <w:right w:val="none" w:sz="0" w:space="0" w:color="auto"/>
          </w:divBdr>
        </w:div>
        <w:div w:id="1057126265">
          <w:marLeft w:val="640"/>
          <w:marRight w:val="0"/>
          <w:marTop w:val="0"/>
          <w:marBottom w:val="0"/>
          <w:divBdr>
            <w:top w:val="none" w:sz="0" w:space="0" w:color="auto"/>
            <w:left w:val="none" w:sz="0" w:space="0" w:color="auto"/>
            <w:bottom w:val="none" w:sz="0" w:space="0" w:color="auto"/>
            <w:right w:val="none" w:sz="0" w:space="0" w:color="auto"/>
          </w:divBdr>
        </w:div>
        <w:div w:id="1209679387">
          <w:marLeft w:val="640"/>
          <w:marRight w:val="0"/>
          <w:marTop w:val="0"/>
          <w:marBottom w:val="0"/>
          <w:divBdr>
            <w:top w:val="none" w:sz="0" w:space="0" w:color="auto"/>
            <w:left w:val="none" w:sz="0" w:space="0" w:color="auto"/>
            <w:bottom w:val="none" w:sz="0" w:space="0" w:color="auto"/>
            <w:right w:val="none" w:sz="0" w:space="0" w:color="auto"/>
          </w:divBdr>
        </w:div>
        <w:div w:id="1279992486">
          <w:marLeft w:val="640"/>
          <w:marRight w:val="0"/>
          <w:marTop w:val="0"/>
          <w:marBottom w:val="0"/>
          <w:divBdr>
            <w:top w:val="none" w:sz="0" w:space="0" w:color="auto"/>
            <w:left w:val="none" w:sz="0" w:space="0" w:color="auto"/>
            <w:bottom w:val="none" w:sz="0" w:space="0" w:color="auto"/>
            <w:right w:val="none" w:sz="0" w:space="0" w:color="auto"/>
          </w:divBdr>
        </w:div>
        <w:div w:id="1304383831">
          <w:marLeft w:val="640"/>
          <w:marRight w:val="0"/>
          <w:marTop w:val="0"/>
          <w:marBottom w:val="0"/>
          <w:divBdr>
            <w:top w:val="none" w:sz="0" w:space="0" w:color="auto"/>
            <w:left w:val="none" w:sz="0" w:space="0" w:color="auto"/>
            <w:bottom w:val="none" w:sz="0" w:space="0" w:color="auto"/>
            <w:right w:val="none" w:sz="0" w:space="0" w:color="auto"/>
          </w:divBdr>
        </w:div>
        <w:div w:id="1379159513">
          <w:marLeft w:val="640"/>
          <w:marRight w:val="0"/>
          <w:marTop w:val="0"/>
          <w:marBottom w:val="0"/>
          <w:divBdr>
            <w:top w:val="none" w:sz="0" w:space="0" w:color="auto"/>
            <w:left w:val="none" w:sz="0" w:space="0" w:color="auto"/>
            <w:bottom w:val="none" w:sz="0" w:space="0" w:color="auto"/>
            <w:right w:val="none" w:sz="0" w:space="0" w:color="auto"/>
          </w:divBdr>
        </w:div>
        <w:div w:id="1383558367">
          <w:marLeft w:val="640"/>
          <w:marRight w:val="0"/>
          <w:marTop w:val="0"/>
          <w:marBottom w:val="0"/>
          <w:divBdr>
            <w:top w:val="none" w:sz="0" w:space="0" w:color="auto"/>
            <w:left w:val="none" w:sz="0" w:space="0" w:color="auto"/>
            <w:bottom w:val="none" w:sz="0" w:space="0" w:color="auto"/>
            <w:right w:val="none" w:sz="0" w:space="0" w:color="auto"/>
          </w:divBdr>
        </w:div>
        <w:div w:id="1491142486">
          <w:marLeft w:val="640"/>
          <w:marRight w:val="0"/>
          <w:marTop w:val="0"/>
          <w:marBottom w:val="0"/>
          <w:divBdr>
            <w:top w:val="none" w:sz="0" w:space="0" w:color="auto"/>
            <w:left w:val="none" w:sz="0" w:space="0" w:color="auto"/>
            <w:bottom w:val="none" w:sz="0" w:space="0" w:color="auto"/>
            <w:right w:val="none" w:sz="0" w:space="0" w:color="auto"/>
          </w:divBdr>
        </w:div>
        <w:div w:id="1506242101">
          <w:marLeft w:val="640"/>
          <w:marRight w:val="0"/>
          <w:marTop w:val="0"/>
          <w:marBottom w:val="0"/>
          <w:divBdr>
            <w:top w:val="none" w:sz="0" w:space="0" w:color="auto"/>
            <w:left w:val="none" w:sz="0" w:space="0" w:color="auto"/>
            <w:bottom w:val="none" w:sz="0" w:space="0" w:color="auto"/>
            <w:right w:val="none" w:sz="0" w:space="0" w:color="auto"/>
          </w:divBdr>
        </w:div>
        <w:div w:id="1531987506">
          <w:marLeft w:val="640"/>
          <w:marRight w:val="0"/>
          <w:marTop w:val="0"/>
          <w:marBottom w:val="0"/>
          <w:divBdr>
            <w:top w:val="none" w:sz="0" w:space="0" w:color="auto"/>
            <w:left w:val="none" w:sz="0" w:space="0" w:color="auto"/>
            <w:bottom w:val="none" w:sz="0" w:space="0" w:color="auto"/>
            <w:right w:val="none" w:sz="0" w:space="0" w:color="auto"/>
          </w:divBdr>
        </w:div>
        <w:div w:id="1580168885">
          <w:marLeft w:val="640"/>
          <w:marRight w:val="0"/>
          <w:marTop w:val="0"/>
          <w:marBottom w:val="0"/>
          <w:divBdr>
            <w:top w:val="none" w:sz="0" w:space="0" w:color="auto"/>
            <w:left w:val="none" w:sz="0" w:space="0" w:color="auto"/>
            <w:bottom w:val="none" w:sz="0" w:space="0" w:color="auto"/>
            <w:right w:val="none" w:sz="0" w:space="0" w:color="auto"/>
          </w:divBdr>
        </w:div>
        <w:div w:id="1585794776">
          <w:marLeft w:val="640"/>
          <w:marRight w:val="0"/>
          <w:marTop w:val="0"/>
          <w:marBottom w:val="0"/>
          <w:divBdr>
            <w:top w:val="none" w:sz="0" w:space="0" w:color="auto"/>
            <w:left w:val="none" w:sz="0" w:space="0" w:color="auto"/>
            <w:bottom w:val="none" w:sz="0" w:space="0" w:color="auto"/>
            <w:right w:val="none" w:sz="0" w:space="0" w:color="auto"/>
          </w:divBdr>
        </w:div>
        <w:div w:id="1618483275">
          <w:marLeft w:val="640"/>
          <w:marRight w:val="0"/>
          <w:marTop w:val="0"/>
          <w:marBottom w:val="0"/>
          <w:divBdr>
            <w:top w:val="none" w:sz="0" w:space="0" w:color="auto"/>
            <w:left w:val="none" w:sz="0" w:space="0" w:color="auto"/>
            <w:bottom w:val="none" w:sz="0" w:space="0" w:color="auto"/>
            <w:right w:val="none" w:sz="0" w:space="0" w:color="auto"/>
          </w:divBdr>
        </w:div>
        <w:div w:id="1665156883">
          <w:marLeft w:val="640"/>
          <w:marRight w:val="0"/>
          <w:marTop w:val="0"/>
          <w:marBottom w:val="0"/>
          <w:divBdr>
            <w:top w:val="none" w:sz="0" w:space="0" w:color="auto"/>
            <w:left w:val="none" w:sz="0" w:space="0" w:color="auto"/>
            <w:bottom w:val="none" w:sz="0" w:space="0" w:color="auto"/>
            <w:right w:val="none" w:sz="0" w:space="0" w:color="auto"/>
          </w:divBdr>
        </w:div>
        <w:div w:id="1687630399">
          <w:marLeft w:val="640"/>
          <w:marRight w:val="0"/>
          <w:marTop w:val="0"/>
          <w:marBottom w:val="0"/>
          <w:divBdr>
            <w:top w:val="none" w:sz="0" w:space="0" w:color="auto"/>
            <w:left w:val="none" w:sz="0" w:space="0" w:color="auto"/>
            <w:bottom w:val="none" w:sz="0" w:space="0" w:color="auto"/>
            <w:right w:val="none" w:sz="0" w:space="0" w:color="auto"/>
          </w:divBdr>
        </w:div>
        <w:div w:id="1698043803">
          <w:marLeft w:val="640"/>
          <w:marRight w:val="0"/>
          <w:marTop w:val="0"/>
          <w:marBottom w:val="0"/>
          <w:divBdr>
            <w:top w:val="none" w:sz="0" w:space="0" w:color="auto"/>
            <w:left w:val="none" w:sz="0" w:space="0" w:color="auto"/>
            <w:bottom w:val="none" w:sz="0" w:space="0" w:color="auto"/>
            <w:right w:val="none" w:sz="0" w:space="0" w:color="auto"/>
          </w:divBdr>
        </w:div>
        <w:div w:id="1722049411">
          <w:marLeft w:val="640"/>
          <w:marRight w:val="0"/>
          <w:marTop w:val="0"/>
          <w:marBottom w:val="0"/>
          <w:divBdr>
            <w:top w:val="none" w:sz="0" w:space="0" w:color="auto"/>
            <w:left w:val="none" w:sz="0" w:space="0" w:color="auto"/>
            <w:bottom w:val="none" w:sz="0" w:space="0" w:color="auto"/>
            <w:right w:val="none" w:sz="0" w:space="0" w:color="auto"/>
          </w:divBdr>
        </w:div>
      </w:divsChild>
    </w:div>
    <w:div w:id="310058430">
      <w:marLeft w:val="640"/>
      <w:marRight w:val="0"/>
      <w:marTop w:val="0"/>
      <w:marBottom w:val="0"/>
      <w:divBdr>
        <w:top w:val="none" w:sz="0" w:space="0" w:color="auto"/>
        <w:left w:val="none" w:sz="0" w:space="0" w:color="auto"/>
        <w:bottom w:val="none" w:sz="0" w:space="0" w:color="auto"/>
        <w:right w:val="none" w:sz="0" w:space="0" w:color="auto"/>
      </w:divBdr>
    </w:div>
    <w:div w:id="310066966">
      <w:marLeft w:val="640"/>
      <w:marRight w:val="0"/>
      <w:marTop w:val="0"/>
      <w:marBottom w:val="0"/>
      <w:divBdr>
        <w:top w:val="none" w:sz="0" w:space="0" w:color="auto"/>
        <w:left w:val="none" w:sz="0" w:space="0" w:color="auto"/>
        <w:bottom w:val="none" w:sz="0" w:space="0" w:color="auto"/>
        <w:right w:val="none" w:sz="0" w:space="0" w:color="auto"/>
      </w:divBdr>
    </w:div>
    <w:div w:id="310135820">
      <w:marLeft w:val="640"/>
      <w:marRight w:val="0"/>
      <w:marTop w:val="0"/>
      <w:marBottom w:val="0"/>
      <w:divBdr>
        <w:top w:val="none" w:sz="0" w:space="0" w:color="auto"/>
        <w:left w:val="none" w:sz="0" w:space="0" w:color="auto"/>
        <w:bottom w:val="none" w:sz="0" w:space="0" w:color="auto"/>
        <w:right w:val="none" w:sz="0" w:space="0" w:color="auto"/>
      </w:divBdr>
    </w:div>
    <w:div w:id="310137696">
      <w:marLeft w:val="640"/>
      <w:marRight w:val="0"/>
      <w:marTop w:val="0"/>
      <w:marBottom w:val="0"/>
      <w:divBdr>
        <w:top w:val="none" w:sz="0" w:space="0" w:color="auto"/>
        <w:left w:val="none" w:sz="0" w:space="0" w:color="auto"/>
        <w:bottom w:val="none" w:sz="0" w:space="0" w:color="auto"/>
        <w:right w:val="none" w:sz="0" w:space="0" w:color="auto"/>
      </w:divBdr>
    </w:div>
    <w:div w:id="310253234">
      <w:marLeft w:val="640"/>
      <w:marRight w:val="0"/>
      <w:marTop w:val="0"/>
      <w:marBottom w:val="0"/>
      <w:divBdr>
        <w:top w:val="none" w:sz="0" w:space="0" w:color="auto"/>
        <w:left w:val="none" w:sz="0" w:space="0" w:color="auto"/>
        <w:bottom w:val="none" w:sz="0" w:space="0" w:color="auto"/>
        <w:right w:val="none" w:sz="0" w:space="0" w:color="auto"/>
      </w:divBdr>
    </w:div>
    <w:div w:id="310256630">
      <w:marLeft w:val="640"/>
      <w:marRight w:val="0"/>
      <w:marTop w:val="0"/>
      <w:marBottom w:val="0"/>
      <w:divBdr>
        <w:top w:val="none" w:sz="0" w:space="0" w:color="auto"/>
        <w:left w:val="none" w:sz="0" w:space="0" w:color="auto"/>
        <w:bottom w:val="none" w:sz="0" w:space="0" w:color="auto"/>
        <w:right w:val="none" w:sz="0" w:space="0" w:color="auto"/>
      </w:divBdr>
    </w:div>
    <w:div w:id="310259515">
      <w:marLeft w:val="640"/>
      <w:marRight w:val="0"/>
      <w:marTop w:val="0"/>
      <w:marBottom w:val="0"/>
      <w:divBdr>
        <w:top w:val="none" w:sz="0" w:space="0" w:color="auto"/>
        <w:left w:val="none" w:sz="0" w:space="0" w:color="auto"/>
        <w:bottom w:val="none" w:sz="0" w:space="0" w:color="auto"/>
        <w:right w:val="none" w:sz="0" w:space="0" w:color="auto"/>
      </w:divBdr>
    </w:div>
    <w:div w:id="310329241">
      <w:marLeft w:val="640"/>
      <w:marRight w:val="0"/>
      <w:marTop w:val="0"/>
      <w:marBottom w:val="0"/>
      <w:divBdr>
        <w:top w:val="none" w:sz="0" w:space="0" w:color="auto"/>
        <w:left w:val="none" w:sz="0" w:space="0" w:color="auto"/>
        <w:bottom w:val="none" w:sz="0" w:space="0" w:color="auto"/>
        <w:right w:val="none" w:sz="0" w:space="0" w:color="auto"/>
      </w:divBdr>
    </w:div>
    <w:div w:id="310335175">
      <w:marLeft w:val="640"/>
      <w:marRight w:val="0"/>
      <w:marTop w:val="0"/>
      <w:marBottom w:val="0"/>
      <w:divBdr>
        <w:top w:val="none" w:sz="0" w:space="0" w:color="auto"/>
        <w:left w:val="none" w:sz="0" w:space="0" w:color="auto"/>
        <w:bottom w:val="none" w:sz="0" w:space="0" w:color="auto"/>
        <w:right w:val="none" w:sz="0" w:space="0" w:color="auto"/>
      </w:divBdr>
    </w:div>
    <w:div w:id="310444515">
      <w:marLeft w:val="640"/>
      <w:marRight w:val="0"/>
      <w:marTop w:val="0"/>
      <w:marBottom w:val="0"/>
      <w:divBdr>
        <w:top w:val="none" w:sz="0" w:space="0" w:color="auto"/>
        <w:left w:val="none" w:sz="0" w:space="0" w:color="auto"/>
        <w:bottom w:val="none" w:sz="0" w:space="0" w:color="auto"/>
        <w:right w:val="none" w:sz="0" w:space="0" w:color="auto"/>
      </w:divBdr>
    </w:div>
    <w:div w:id="310449341">
      <w:marLeft w:val="640"/>
      <w:marRight w:val="0"/>
      <w:marTop w:val="0"/>
      <w:marBottom w:val="0"/>
      <w:divBdr>
        <w:top w:val="none" w:sz="0" w:space="0" w:color="auto"/>
        <w:left w:val="none" w:sz="0" w:space="0" w:color="auto"/>
        <w:bottom w:val="none" w:sz="0" w:space="0" w:color="auto"/>
        <w:right w:val="none" w:sz="0" w:space="0" w:color="auto"/>
      </w:divBdr>
    </w:div>
    <w:div w:id="310453099">
      <w:marLeft w:val="640"/>
      <w:marRight w:val="0"/>
      <w:marTop w:val="0"/>
      <w:marBottom w:val="0"/>
      <w:divBdr>
        <w:top w:val="none" w:sz="0" w:space="0" w:color="auto"/>
        <w:left w:val="none" w:sz="0" w:space="0" w:color="auto"/>
        <w:bottom w:val="none" w:sz="0" w:space="0" w:color="auto"/>
        <w:right w:val="none" w:sz="0" w:space="0" w:color="auto"/>
      </w:divBdr>
    </w:div>
    <w:div w:id="310595489">
      <w:marLeft w:val="640"/>
      <w:marRight w:val="0"/>
      <w:marTop w:val="0"/>
      <w:marBottom w:val="0"/>
      <w:divBdr>
        <w:top w:val="none" w:sz="0" w:space="0" w:color="auto"/>
        <w:left w:val="none" w:sz="0" w:space="0" w:color="auto"/>
        <w:bottom w:val="none" w:sz="0" w:space="0" w:color="auto"/>
        <w:right w:val="none" w:sz="0" w:space="0" w:color="auto"/>
      </w:divBdr>
    </w:div>
    <w:div w:id="310599968">
      <w:marLeft w:val="640"/>
      <w:marRight w:val="0"/>
      <w:marTop w:val="0"/>
      <w:marBottom w:val="0"/>
      <w:divBdr>
        <w:top w:val="none" w:sz="0" w:space="0" w:color="auto"/>
        <w:left w:val="none" w:sz="0" w:space="0" w:color="auto"/>
        <w:bottom w:val="none" w:sz="0" w:space="0" w:color="auto"/>
        <w:right w:val="none" w:sz="0" w:space="0" w:color="auto"/>
      </w:divBdr>
    </w:div>
    <w:div w:id="310599977">
      <w:marLeft w:val="640"/>
      <w:marRight w:val="0"/>
      <w:marTop w:val="0"/>
      <w:marBottom w:val="0"/>
      <w:divBdr>
        <w:top w:val="none" w:sz="0" w:space="0" w:color="auto"/>
        <w:left w:val="none" w:sz="0" w:space="0" w:color="auto"/>
        <w:bottom w:val="none" w:sz="0" w:space="0" w:color="auto"/>
        <w:right w:val="none" w:sz="0" w:space="0" w:color="auto"/>
      </w:divBdr>
    </w:div>
    <w:div w:id="310713140">
      <w:marLeft w:val="640"/>
      <w:marRight w:val="0"/>
      <w:marTop w:val="0"/>
      <w:marBottom w:val="0"/>
      <w:divBdr>
        <w:top w:val="none" w:sz="0" w:space="0" w:color="auto"/>
        <w:left w:val="none" w:sz="0" w:space="0" w:color="auto"/>
        <w:bottom w:val="none" w:sz="0" w:space="0" w:color="auto"/>
        <w:right w:val="none" w:sz="0" w:space="0" w:color="auto"/>
      </w:divBdr>
    </w:div>
    <w:div w:id="310716527">
      <w:marLeft w:val="640"/>
      <w:marRight w:val="0"/>
      <w:marTop w:val="0"/>
      <w:marBottom w:val="0"/>
      <w:divBdr>
        <w:top w:val="none" w:sz="0" w:space="0" w:color="auto"/>
        <w:left w:val="none" w:sz="0" w:space="0" w:color="auto"/>
        <w:bottom w:val="none" w:sz="0" w:space="0" w:color="auto"/>
        <w:right w:val="none" w:sz="0" w:space="0" w:color="auto"/>
      </w:divBdr>
    </w:div>
    <w:div w:id="310717985">
      <w:marLeft w:val="640"/>
      <w:marRight w:val="0"/>
      <w:marTop w:val="0"/>
      <w:marBottom w:val="0"/>
      <w:divBdr>
        <w:top w:val="none" w:sz="0" w:space="0" w:color="auto"/>
        <w:left w:val="none" w:sz="0" w:space="0" w:color="auto"/>
        <w:bottom w:val="none" w:sz="0" w:space="0" w:color="auto"/>
        <w:right w:val="none" w:sz="0" w:space="0" w:color="auto"/>
      </w:divBdr>
    </w:div>
    <w:div w:id="310789604">
      <w:marLeft w:val="640"/>
      <w:marRight w:val="0"/>
      <w:marTop w:val="0"/>
      <w:marBottom w:val="0"/>
      <w:divBdr>
        <w:top w:val="none" w:sz="0" w:space="0" w:color="auto"/>
        <w:left w:val="none" w:sz="0" w:space="0" w:color="auto"/>
        <w:bottom w:val="none" w:sz="0" w:space="0" w:color="auto"/>
        <w:right w:val="none" w:sz="0" w:space="0" w:color="auto"/>
      </w:divBdr>
    </w:div>
    <w:div w:id="310912783">
      <w:marLeft w:val="640"/>
      <w:marRight w:val="0"/>
      <w:marTop w:val="0"/>
      <w:marBottom w:val="0"/>
      <w:divBdr>
        <w:top w:val="none" w:sz="0" w:space="0" w:color="auto"/>
        <w:left w:val="none" w:sz="0" w:space="0" w:color="auto"/>
        <w:bottom w:val="none" w:sz="0" w:space="0" w:color="auto"/>
        <w:right w:val="none" w:sz="0" w:space="0" w:color="auto"/>
      </w:divBdr>
    </w:div>
    <w:div w:id="310913083">
      <w:marLeft w:val="640"/>
      <w:marRight w:val="0"/>
      <w:marTop w:val="0"/>
      <w:marBottom w:val="0"/>
      <w:divBdr>
        <w:top w:val="none" w:sz="0" w:space="0" w:color="auto"/>
        <w:left w:val="none" w:sz="0" w:space="0" w:color="auto"/>
        <w:bottom w:val="none" w:sz="0" w:space="0" w:color="auto"/>
        <w:right w:val="none" w:sz="0" w:space="0" w:color="auto"/>
      </w:divBdr>
    </w:div>
    <w:div w:id="310914071">
      <w:marLeft w:val="640"/>
      <w:marRight w:val="0"/>
      <w:marTop w:val="0"/>
      <w:marBottom w:val="0"/>
      <w:divBdr>
        <w:top w:val="none" w:sz="0" w:space="0" w:color="auto"/>
        <w:left w:val="none" w:sz="0" w:space="0" w:color="auto"/>
        <w:bottom w:val="none" w:sz="0" w:space="0" w:color="auto"/>
        <w:right w:val="none" w:sz="0" w:space="0" w:color="auto"/>
      </w:divBdr>
    </w:div>
    <w:div w:id="310987597">
      <w:marLeft w:val="480"/>
      <w:marRight w:val="0"/>
      <w:marTop w:val="0"/>
      <w:marBottom w:val="0"/>
      <w:divBdr>
        <w:top w:val="none" w:sz="0" w:space="0" w:color="auto"/>
        <w:left w:val="none" w:sz="0" w:space="0" w:color="auto"/>
        <w:bottom w:val="none" w:sz="0" w:space="0" w:color="auto"/>
        <w:right w:val="none" w:sz="0" w:space="0" w:color="auto"/>
      </w:divBdr>
    </w:div>
    <w:div w:id="311298981">
      <w:marLeft w:val="640"/>
      <w:marRight w:val="0"/>
      <w:marTop w:val="0"/>
      <w:marBottom w:val="0"/>
      <w:divBdr>
        <w:top w:val="none" w:sz="0" w:space="0" w:color="auto"/>
        <w:left w:val="none" w:sz="0" w:space="0" w:color="auto"/>
        <w:bottom w:val="none" w:sz="0" w:space="0" w:color="auto"/>
        <w:right w:val="none" w:sz="0" w:space="0" w:color="auto"/>
      </w:divBdr>
    </w:div>
    <w:div w:id="311300091">
      <w:marLeft w:val="640"/>
      <w:marRight w:val="0"/>
      <w:marTop w:val="0"/>
      <w:marBottom w:val="0"/>
      <w:divBdr>
        <w:top w:val="none" w:sz="0" w:space="0" w:color="auto"/>
        <w:left w:val="none" w:sz="0" w:space="0" w:color="auto"/>
        <w:bottom w:val="none" w:sz="0" w:space="0" w:color="auto"/>
        <w:right w:val="none" w:sz="0" w:space="0" w:color="auto"/>
      </w:divBdr>
    </w:div>
    <w:div w:id="311374252">
      <w:marLeft w:val="640"/>
      <w:marRight w:val="0"/>
      <w:marTop w:val="0"/>
      <w:marBottom w:val="0"/>
      <w:divBdr>
        <w:top w:val="none" w:sz="0" w:space="0" w:color="auto"/>
        <w:left w:val="none" w:sz="0" w:space="0" w:color="auto"/>
        <w:bottom w:val="none" w:sz="0" w:space="0" w:color="auto"/>
        <w:right w:val="none" w:sz="0" w:space="0" w:color="auto"/>
      </w:divBdr>
    </w:div>
    <w:div w:id="311450371">
      <w:marLeft w:val="640"/>
      <w:marRight w:val="0"/>
      <w:marTop w:val="0"/>
      <w:marBottom w:val="0"/>
      <w:divBdr>
        <w:top w:val="none" w:sz="0" w:space="0" w:color="auto"/>
        <w:left w:val="none" w:sz="0" w:space="0" w:color="auto"/>
        <w:bottom w:val="none" w:sz="0" w:space="0" w:color="auto"/>
        <w:right w:val="none" w:sz="0" w:space="0" w:color="auto"/>
      </w:divBdr>
    </w:div>
    <w:div w:id="311565491">
      <w:marLeft w:val="640"/>
      <w:marRight w:val="0"/>
      <w:marTop w:val="0"/>
      <w:marBottom w:val="0"/>
      <w:divBdr>
        <w:top w:val="none" w:sz="0" w:space="0" w:color="auto"/>
        <w:left w:val="none" w:sz="0" w:space="0" w:color="auto"/>
        <w:bottom w:val="none" w:sz="0" w:space="0" w:color="auto"/>
        <w:right w:val="none" w:sz="0" w:space="0" w:color="auto"/>
      </w:divBdr>
    </w:div>
    <w:div w:id="311638448">
      <w:marLeft w:val="640"/>
      <w:marRight w:val="0"/>
      <w:marTop w:val="0"/>
      <w:marBottom w:val="0"/>
      <w:divBdr>
        <w:top w:val="none" w:sz="0" w:space="0" w:color="auto"/>
        <w:left w:val="none" w:sz="0" w:space="0" w:color="auto"/>
        <w:bottom w:val="none" w:sz="0" w:space="0" w:color="auto"/>
        <w:right w:val="none" w:sz="0" w:space="0" w:color="auto"/>
      </w:divBdr>
    </w:div>
    <w:div w:id="311639659">
      <w:marLeft w:val="640"/>
      <w:marRight w:val="0"/>
      <w:marTop w:val="0"/>
      <w:marBottom w:val="0"/>
      <w:divBdr>
        <w:top w:val="none" w:sz="0" w:space="0" w:color="auto"/>
        <w:left w:val="none" w:sz="0" w:space="0" w:color="auto"/>
        <w:bottom w:val="none" w:sz="0" w:space="0" w:color="auto"/>
        <w:right w:val="none" w:sz="0" w:space="0" w:color="auto"/>
      </w:divBdr>
    </w:div>
    <w:div w:id="311640492">
      <w:bodyDiv w:val="1"/>
      <w:marLeft w:val="0"/>
      <w:marRight w:val="0"/>
      <w:marTop w:val="0"/>
      <w:marBottom w:val="0"/>
      <w:divBdr>
        <w:top w:val="none" w:sz="0" w:space="0" w:color="auto"/>
        <w:left w:val="none" w:sz="0" w:space="0" w:color="auto"/>
        <w:bottom w:val="none" w:sz="0" w:space="0" w:color="auto"/>
        <w:right w:val="none" w:sz="0" w:space="0" w:color="auto"/>
      </w:divBdr>
      <w:divsChild>
        <w:div w:id="9180737">
          <w:marLeft w:val="640"/>
          <w:marRight w:val="0"/>
          <w:marTop w:val="0"/>
          <w:marBottom w:val="0"/>
          <w:divBdr>
            <w:top w:val="none" w:sz="0" w:space="0" w:color="auto"/>
            <w:left w:val="none" w:sz="0" w:space="0" w:color="auto"/>
            <w:bottom w:val="none" w:sz="0" w:space="0" w:color="auto"/>
            <w:right w:val="none" w:sz="0" w:space="0" w:color="auto"/>
          </w:divBdr>
        </w:div>
        <w:div w:id="36587418">
          <w:marLeft w:val="640"/>
          <w:marRight w:val="0"/>
          <w:marTop w:val="0"/>
          <w:marBottom w:val="0"/>
          <w:divBdr>
            <w:top w:val="none" w:sz="0" w:space="0" w:color="auto"/>
            <w:left w:val="none" w:sz="0" w:space="0" w:color="auto"/>
            <w:bottom w:val="none" w:sz="0" w:space="0" w:color="auto"/>
            <w:right w:val="none" w:sz="0" w:space="0" w:color="auto"/>
          </w:divBdr>
        </w:div>
        <w:div w:id="63719891">
          <w:marLeft w:val="640"/>
          <w:marRight w:val="0"/>
          <w:marTop w:val="0"/>
          <w:marBottom w:val="0"/>
          <w:divBdr>
            <w:top w:val="none" w:sz="0" w:space="0" w:color="auto"/>
            <w:left w:val="none" w:sz="0" w:space="0" w:color="auto"/>
            <w:bottom w:val="none" w:sz="0" w:space="0" w:color="auto"/>
            <w:right w:val="none" w:sz="0" w:space="0" w:color="auto"/>
          </w:divBdr>
        </w:div>
        <w:div w:id="121509097">
          <w:marLeft w:val="640"/>
          <w:marRight w:val="0"/>
          <w:marTop w:val="0"/>
          <w:marBottom w:val="0"/>
          <w:divBdr>
            <w:top w:val="none" w:sz="0" w:space="0" w:color="auto"/>
            <w:left w:val="none" w:sz="0" w:space="0" w:color="auto"/>
            <w:bottom w:val="none" w:sz="0" w:space="0" w:color="auto"/>
            <w:right w:val="none" w:sz="0" w:space="0" w:color="auto"/>
          </w:divBdr>
        </w:div>
        <w:div w:id="131756355">
          <w:marLeft w:val="640"/>
          <w:marRight w:val="0"/>
          <w:marTop w:val="0"/>
          <w:marBottom w:val="0"/>
          <w:divBdr>
            <w:top w:val="none" w:sz="0" w:space="0" w:color="auto"/>
            <w:left w:val="none" w:sz="0" w:space="0" w:color="auto"/>
            <w:bottom w:val="none" w:sz="0" w:space="0" w:color="auto"/>
            <w:right w:val="none" w:sz="0" w:space="0" w:color="auto"/>
          </w:divBdr>
        </w:div>
        <w:div w:id="150878096">
          <w:marLeft w:val="640"/>
          <w:marRight w:val="0"/>
          <w:marTop w:val="0"/>
          <w:marBottom w:val="0"/>
          <w:divBdr>
            <w:top w:val="none" w:sz="0" w:space="0" w:color="auto"/>
            <w:left w:val="none" w:sz="0" w:space="0" w:color="auto"/>
            <w:bottom w:val="none" w:sz="0" w:space="0" w:color="auto"/>
            <w:right w:val="none" w:sz="0" w:space="0" w:color="auto"/>
          </w:divBdr>
        </w:div>
        <w:div w:id="153378828">
          <w:marLeft w:val="640"/>
          <w:marRight w:val="0"/>
          <w:marTop w:val="0"/>
          <w:marBottom w:val="0"/>
          <w:divBdr>
            <w:top w:val="none" w:sz="0" w:space="0" w:color="auto"/>
            <w:left w:val="none" w:sz="0" w:space="0" w:color="auto"/>
            <w:bottom w:val="none" w:sz="0" w:space="0" w:color="auto"/>
            <w:right w:val="none" w:sz="0" w:space="0" w:color="auto"/>
          </w:divBdr>
        </w:div>
        <w:div w:id="181601371">
          <w:marLeft w:val="640"/>
          <w:marRight w:val="0"/>
          <w:marTop w:val="0"/>
          <w:marBottom w:val="0"/>
          <w:divBdr>
            <w:top w:val="none" w:sz="0" w:space="0" w:color="auto"/>
            <w:left w:val="none" w:sz="0" w:space="0" w:color="auto"/>
            <w:bottom w:val="none" w:sz="0" w:space="0" w:color="auto"/>
            <w:right w:val="none" w:sz="0" w:space="0" w:color="auto"/>
          </w:divBdr>
        </w:div>
        <w:div w:id="182324307">
          <w:marLeft w:val="640"/>
          <w:marRight w:val="0"/>
          <w:marTop w:val="0"/>
          <w:marBottom w:val="0"/>
          <w:divBdr>
            <w:top w:val="none" w:sz="0" w:space="0" w:color="auto"/>
            <w:left w:val="none" w:sz="0" w:space="0" w:color="auto"/>
            <w:bottom w:val="none" w:sz="0" w:space="0" w:color="auto"/>
            <w:right w:val="none" w:sz="0" w:space="0" w:color="auto"/>
          </w:divBdr>
        </w:div>
        <w:div w:id="231426956">
          <w:marLeft w:val="640"/>
          <w:marRight w:val="0"/>
          <w:marTop w:val="0"/>
          <w:marBottom w:val="0"/>
          <w:divBdr>
            <w:top w:val="none" w:sz="0" w:space="0" w:color="auto"/>
            <w:left w:val="none" w:sz="0" w:space="0" w:color="auto"/>
            <w:bottom w:val="none" w:sz="0" w:space="0" w:color="auto"/>
            <w:right w:val="none" w:sz="0" w:space="0" w:color="auto"/>
          </w:divBdr>
        </w:div>
        <w:div w:id="283318210">
          <w:marLeft w:val="640"/>
          <w:marRight w:val="0"/>
          <w:marTop w:val="0"/>
          <w:marBottom w:val="0"/>
          <w:divBdr>
            <w:top w:val="none" w:sz="0" w:space="0" w:color="auto"/>
            <w:left w:val="none" w:sz="0" w:space="0" w:color="auto"/>
            <w:bottom w:val="none" w:sz="0" w:space="0" w:color="auto"/>
            <w:right w:val="none" w:sz="0" w:space="0" w:color="auto"/>
          </w:divBdr>
        </w:div>
        <w:div w:id="312176621">
          <w:marLeft w:val="640"/>
          <w:marRight w:val="0"/>
          <w:marTop w:val="0"/>
          <w:marBottom w:val="0"/>
          <w:divBdr>
            <w:top w:val="none" w:sz="0" w:space="0" w:color="auto"/>
            <w:left w:val="none" w:sz="0" w:space="0" w:color="auto"/>
            <w:bottom w:val="none" w:sz="0" w:space="0" w:color="auto"/>
            <w:right w:val="none" w:sz="0" w:space="0" w:color="auto"/>
          </w:divBdr>
        </w:div>
        <w:div w:id="318308755">
          <w:marLeft w:val="640"/>
          <w:marRight w:val="0"/>
          <w:marTop w:val="0"/>
          <w:marBottom w:val="0"/>
          <w:divBdr>
            <w:top w:val="none" w:sz="0" w:space="0" w:color="auto"/>
            <w:left w:val="none" w:sz="0" w:space="0" w:color="auto"/>
            <w:bottom w:val="none" w:sz="0" w:space="0" w:color="auto"/>
            <w:right w:val="none" w:sz="0" w:space="0" w:color="auto"/>
          </w:divBdr>
        </w:div>
        <w:div w:id="374548963">
          <w:marLeft w:val="640"/>
          <w:marRight w:val="0"/>
          <w:marTop w:val="0"/>
          <w:marBottom w:val="0"/>
          <w:divBdr>
            <w:top w:val="none" w:sz="0" w:space="0" w:color="auto"/>
            <w:left w:val="none" w:sz="0" w:space="0" w:color="auto"/>
            <w:bottom w:val="none" w:sz="0" w:space="0" w:color="auto"/>
            <w:right w:val="none" w:sz="0" w:space="0" w:color="auto"/>
          </w:divBdr>
        </w:div>
        <w:div w:id="382101101">
          <w:marLeft w:val="640"/>
          <w:marRight w:val="0"/>
          <w:marTop w:val="0"/>
          <w:marBottom w:val="0"/>
          <w:divBdr>
            <w:top w:val="none" w:sz="0" w:space="0" w:color="auto"/>
            <w:left w:val="none" w:sz="0" w:space="0" w:color="auto"/>
            <w:bottom w:val="none" w:sz="0" w:space="0" w:color="auto"/>
            <w:right w:val="none" w:sz="0" w:space="0" w:color="auto"/>
          </w:divBdr>
        </w:div>
        <w:div w:id="404840743">
          <w:marLeft w:val="640"/>
          <w:marRight w:val="0"/>
          <w:marTop w:val="0"/>
          <w:marBottom w:val="0"/>
          <w:divBdr>
            <w:top w:val="none" w:sz="0" w:space="0" w:color="auto"/>
            <w:left w:val="none" w:sz="0" w:space="0" w:color="auto"/>
            <w:bottom w:val="none" w:sz="0" w:space="0" w:color="auto"/>
            <w:right w:val="none" w:sz="0" w:space="0" w:color="auto"/>
          </w:divBdr>
        </w:div>
        <w:div w:id="482355362">
          <w:marLeft w:val="640"/>
          <w:marRight w:val="0"/>
          <w:marTop w:val="0"/>
          <w:marBottom w:val="0"/>
          <w:divBdr>
            <w:top w:val="none" w:sz="0" w:space="0" w:color="auto"/>
            <w:left w:val="none" w:sz="0" w:space="0" w:color="auto"/>
            <w:bottom w:val="none" w:sz="0" w:space="0" w:color="auto"/>
            <w:right w:val="none" w:sz="0" w:space="0" w:color="auto"/>
          </w:divBdr>
        </w:div>
        <w:div w:id="485364981">
          <w:marLeft w:val="640"/>
          <w:marRight w:val="0"/>
          <w:marTop w:val="0"/>
          <w:marBottom w:val="0"/>
          <w:divBdr>
            <w:top w:val="none" w:sz="0" w:space="0" w:color="auto"/>
            <w:left w:val="none" w:sz="0" w:space="0" w:color="auto"/>
            <w:bottom w:val="none" w:sz="0" w:space="0" w:color="auto"/>
            <w:right w:val="none" w:sz="0" w:space="0" w:color="auto"/>
          </w:divBdr>
        </w:div>
        <w:div w:id="542327539">
          <w:marLeft w:val="640"/>
          <w:marRight w:val="0"/>
          <w:marTop w:val="0"/>
          <w:marBottom w:val="0"/>
          <w:divBdr>
            <w:top w:val="none" w:sz="0" w:space="0" w:color="auto"/>
            <w:left w:val="none" w:sz="0" w:space="0" w:color="auto"/>
            <w:bottom w:val="none" w:sz="0" w:space="0" w:color="auto"/>
            <w:right w:val="none" w:sz="0" w:space="0" w:color="auto"/>
          </w:divBdr>
        </w:div>
        <w:div w:id="652610249">
          <w:marLeft w:val="640"/>
          <w:marRight w:val="0"/>
          <w:marTop w:val="0"/>
          <w:marBottom w:val="0"/>
          <w:divBdr>
            <w:top w:val="none" w:sz="0" w:space="0" w:color="auto"/>
            <w:left w:val="none" w:sz="0" w:space="0" w:color="auto"/>
            <w:bottom w:val="none" w:sz="0" w:space="0" w:color="auto"/>
            <w:right w:val="none" w:sz="0" w:space="0" w:color="auto"/>
          </w:divBdr>
        </w:div>
        <w:div w:id="665475895">
          <w:marLeft w:val="640"/>
          <w:marRight w:val="0"/>
          <w:marTop w:val="0"/>
          <w:marBottom w:val="0"/>
          <w:divBdr>
            <w:top w:val="none" w:sz="0" w:space="0" w:color="auto"/>
            <w:left w:val="none" w:sz="0" w:space="0" w:color="auto"/>
            <w:bottom w:val="none" w:sz="0" w:space="0" w:color="auto"/>
            <w:right w:val="none" w:sz="0" w:space="0" w:color="auto"/>
          </w:divBdr>
        </w:div>
        <w:div w:id="666444133">
          <w:marLeft w:val="640"/>
          <w:marRight w:val="0"/>
          <w:marTop w:val="0"/>
          <w:marBottom w:val="0"/>
          <w:divBdr>
            <w:top w:val="none" w:sz="0" w:space="0" w:color="auto"/>
            <w:left w:val="none" w:sz="0" w:space="0" w:color="auto"/>
            <w:bottom w:val="none" w:sz="0" w:space="0" w:color="auto"/>
            <w:right w:val="none" w:sz="0" w:space="0" w:color="auto"/>
          </w:divBdr>
        </w:div>
        <w:div w:id="771359354">
          <w:marLeft w:val="640"/>
          <w:marRight w:val="0"/>
          <w:marTop w:val="0"/>
          <w:marBottom w:val="0"/>
          <w:divBdr>
            <w:top w:val="none" w:sz="0" w:space="0" w:color="auto"/>
            <w:left w:val="none" w:sz="0" w:space="0" w:color="auto"/>
            <w:bottom w:val="none" w:sz="0" w:space="0" w:color="auto"/>
            <w:right w:val="none" w:sz="0" w:space="0" w:color="auto"/>
          </w:divBdr>
        </w:div>
        <w:div w:id="792139293">
          <w:marLeft w:val="640"/>
          <w:marRight w:val="0"/>
          <w:marTop w:val="0"/>
          <w:marBottom w:val="0"/>
          <w:divBdr>
            <w:top w:val="none" w:sz="0" w:space="0" w:color="auto"/>
            <w:left w:val="none" w:sz="0" w:space="0" w:color="auto"/>
            <w:bottom w:val="none" w:sz="0" w:space="0" w:color="auto"/>
            <w:right w:val="none" w:sz="0" w:space="0" w:color="auto"/>
          </w:divBdr>
        </w:div>
        <w:div w:id="854419833">
          <w:marLeft w:val="640"/>
          <w:marRight w:val="0"/>
          <w:marTop w:val="0"/>
          <w:marBottom w:val="0"/>
          <w:divBdr>
            <w:top w:val="none" w:sz="0" w:space="0" w:color="auto"/>
            <w:left w:val="none" w:sz="0" w:space="0" w:color="auto"/>
            <w:bottom w:val="none" w:sz="0" w:space="0" w:color="auto"/>
            <w:right w:val="none" w:sz="0" w:space="0" w:color="auto"/>
          </w:divBdr>
        </w:div>
        <w:div w:id="855655225">
          <w:marLeft w:val="640"/>
          <w:marRight w:val="0"/>
          <w:marTop w:val="0"/>
          <w:marBottom w:val="0"/>
          <w:divBdr>
            <w:top w:val="none" w:sz="0" w:space="0" w:color="auto"/>
            <w:left w:val="none" w:sz="0" w:space="0" w:color="auto"/>
            <w:bottom w:val="none" w:sz="0" w:space="0" w:color="auto"/>
            <w:right w:val="none" w:sz="0" w:space="0" w:color="auto"/>
          </w:divBdr>
        </w:div>
        <w:div w:id="904685002">
          <w:marLeft w:val="640"/>
          <w:marRight w:val="0"/>
          <w:marTop w:val="0"/>
          <w:marBottom w:val="0"/>
          <w:divBdr>
            <w:top w:val="none" w:sz="0" w:space="0" w:color="auto"/>
            <w:left w:val="none" w:sz="0" w:space="0" w:color="auto"/>
            <w:bottom w:val="none" w:sz="0" w:space="0" w:color="auto"/>
            <w:right w:val="none" w:sz="0" w:space="0" w:color="auto"/>
          </w:divBdr>
        </w:div>
        <w:div w:id="905646556">
          <w:marLeft w:val="640"/>
          <w:marRight w:val="0"/>
          <w:marTop w:val="0"/>
          <w:marBottom w:val="0"/>
          <w:divBdr>
            <w:top w:val="none" w:sz="0" w:space="0" w:color="auto"/>
            <w:left w:val="none" w:sz="0" w:space="0" w:color="auto"/>
            <w:bottom w:val="none" w:sz="0" w:space="0" w:color="auto"/>
            <w:right w:val="none" w:sz="0" w:space="0" w:color="auto"/>
          </w:divBdr>
        </w:div>
        <w:div w:id="983512212">
          <w:marLeft w:val="640"/>
          <w:marRight w:val="0"/>
          <w:marTop w:val="0"/>
          <w:marBottom w:val="0"/>
          <w:divBdr>
            <w:top w:val="none" w:sz="0" w:space="0" w:color="auto"/>
            <w:left w:val="none" w:sz="0" w:space="0" w:color="auto"/>
            <w:bottom w:val="none" w:sz="0" w:space="0" w:color="auto"/>
            <w:right w:val="none" w:sz="0" w:space="0" w:color="auto"/>
          </w:divBdr>
        </w:div>
        <w:div w:id="1052340173">
          <w:marLeft w:val="640"/>
          <w:marRight w:val="0"/>
          <w:marTop w:val="0"/>
          <w:marBottom w:val="0"/>
          <w:divBdr>
            <w:top w:val="none" w:sz="0" w:space="0" w:color="auto"/>
            <w:left w:val="none" w:sz="0" w:space="0" w:color="auto"/>
            <w:bottom w:val="none" w:sz="0" w:space="0" w:color="auto"/>
            <w:right w:val="none" w:sz="0" w:space="0" w:color="auto"/>
          </w:divBdr>
        </w:div>
        <w:div w:id="1067024235">
          <w:marLeft w:val="640"/>
          <w:marRight w:val="0"/>
          <w:marTop w:val="0"/>
          <w:marBottom w:val="0"/>
          <w:divBdr>
            <w:top w:val="none" w:sz="0" w:space="0" w:color="auto"/>
            <w:left w:val="none" w:sz="0" w:space="0" w:color="auto"/>
            <w:bottom w:val="none" w:sz="0" w:space="0" w:color="auto"/>
            <w:right w:val="none" w:sz="0" w:space="0" w:color="auto"/>
          </w:divBdr>
        </w:div>
        <w:div w:id="1104765987">
          <w:marLeft w:val="640"/>
          <w:marRight w:val="0"/>
          <w:marTop w:val="0"/>
          <w:marBottom w:val="0"/>
          <w:divBdr>
            <w:top w:val="none" w:sz="0" w:space="0" w:color="auto"/>
            <w:left w:val="none" w:sz="0" w:space="0" w:color="auto"/>
            <w:bottom w:val="none" w:sz="0" w:space="0" w:color="auto"/>
            <w:right w:val="none" w:sz="0" w:space="0" w:color="auto"/>
          </w:divBdr>
        </w:div>
        <w:div w:id="1193759669">
          <w:marLeft w:val="640"/>
          <w:marRight w:val="0"/>
          <w:marTop w:val="0"/>
          <w:marBottom w:val="0"/>
          <w:divBdr>
            <w:top w:val="none" w:sz="0" w:space="0" w:color="auto"/>
            <w:left w:val="none" w:sz="0" w:space="0" w:color="auto"/>
            <w:bottom w:val="none" w:sz="0" w:space="0" w:color="auto"/>
            <w:right w:val="none" w:sz="0" w:space="0" w:color="auto"/>
          </w:divBdr>
        </w:div>
        <w:div w:id="1219439062">
          <w:marLeft w:val="640"/>
          <w:marRight w:val="0"/>
          <w:marTop w:val="0"/>
          <w:marBottom w:val="0"/>
          <w:divBdr>
            <w:top w:val="none" w:sz="0" w:space="0" w:color="auto"/>
            <w:left w:val="none" w:sz="0" w:space="0" w:color="auto"/>
            <w:bottom w:val="none" w:sz="0" w:space="0" w:color="auto"/>
            <w:right w:val="none" w:sz="0" w:space="0" w:color="auto"/>
          </w:divBdr>
        </w:div>
        <w:div w:id="1298873450">
          <w:marLeft w:val="640"/>
          <w:marRight w:val="0"/>
          <w:marTop w:val="0"/>
          <w:marBottom w:val="0"/>
          <w:divBdr>
            <w:top w:val="none" w:sz="0" w:space="0" w:color="auto"/>
            <w:left w:val="none" w:sz="0" w:space="0" w:color="auto"/>
            <w:bottom w:val="none" w:sz="0" w:space="0" w:color="auto"/>
            <w:right w:val="none" w:sz="0" w:space="0" w:color="auto"/>
          </w:divBdr>
        </w:div>
        <w:div w:id="1319916382">
          <w:marLeft w:val="640"/>
          <w:marRight w:val="0"/>
          <w:marTop w:val="0"/>
          <w:marBottom w:val="0"/>
          <w:divBdr>
            <w:top w:val="none" w:sz="0" w:space="0" w:color="auto"/>
            <w:left w:val="none" w:sz="0" w:space="0" w:color="auto"/>
            <w:bottom w:val="none" w:sz="0" w:space="0" w:color="auto"/>
            <w:right w:val="none" w:sz="0" w:space="0" w:color="auto"/>
          </w:divBdr>
        </w:div>
        <w:div w:id="1322076068">
          <w:marLeft w:val="640"/>
          <w:marRight w:val="0"/>
          <w:marTop w:val="0"/>
          <w:marBottom w:val="0"/>
          <w:divBdr>
            <w:top w:val="none" w:sz="0" w:space="0" w:color="auto"/>
            <w:left w:val="none" w:sz="0" w:space="0" w:color="auto"/>
            <w:bottom w:val="none" w:sz="0" w:space="0" w:color="auto"/>
            <w:right w:val="none" w:sz="0" w:space="0" w:color="auto"/>
          </w:divBdr>
        </w:div>
        <w:div w:id="1356349870">
          <w:marLeft w:val="640"/>
          <w:marRight w:val="0"/>
          <w:marTop w:val="0"/>
          <w:marBottom w:val="0"/>
          <w:divBdr>
            <w:top w:val="none" w:sz="0" w:space="0" w:color="auto"/>
            <w:left w:val="none" w:sz="0" w:space="0" w:color="auto"/>
            <w:bottom w:val="none" w:sz="0" w:space="0" w:color="auto"/>
            <w:right w:val="none" w:sz="0" w:space="0" w:color="auto"/>
          </w:divBdr>
        </w:div>
        <w:div w:id="1358582275">
          <w:marLeft w:val="640"/>
          <w:marRight w:val="0"/>
          <w:marTop w:val="0"/>
          <w:marBottom w:val="0"/>
          <w:divBdr>
            <w:top w:val="none" w:sz="0" w:space="0" w:color="auto"/>
            <w:left w:val="none" w:sz="0" w:space="0" w:color="auto"/>
            <w:bottom w:val="none" w:sz="0" w:space="0" w:color="auto"/>
            <w:right w:val="none" w:sz="0" w:space="0" w:color="auto"/>
          </w:divBdr>
        </w:div>
        <w:div w:id="1383864970">
          <w:marLeft w:val="640"/>
          <w:marRight w:val="0"/>
          <w:marTop w:val="0"/>
          <w:marBottom w:val="0"/>
          <w:divBdr>
            <w:top w:val="none" w:sz="0" w:space="0" w:color="auto"/>
            <w:left w:val="none" w:sz="0" w:space="0" w:color="auto"/>
            <w:bottom w:val="none" w:sz="0" w:space="0" w:color="auto"/>
            <w:right w:val="none" w:sz="0" w:space="0" w:color="auto"/>
          </w:divBdr>
        </w:div>
        <w:div w:id="1431661293">
          <w:marLeft w:val="640"/>
          <w:marRight w:val="0"/>
          <w:marTop w:val="0"/>
          <w:marBottom w:val="0"/>
          <w:divBdr>
            <w:top w:val="none" w:sz="0" w:space="0" w:color="auto"/>
            <w:left w:val="none" w:sz="0" w:space="0" w:color="auto"/>
            <w:bottom w:val="none" w:sz="0" w:space="0" w:color="auto"/>
            <w:right w:val="none" w:sz="0" w:space="0" w:color="auto"/>
          </w:divBdr>
        </w:div>
        <w:div w:id="1465584020">
          <w:marLeft w:val="640"/>
          <w:marRight w:val="0"/>
          <w:marTop w:val="0"/>
          <w:marBottom w:val="0"/>
          <w:divBdr>
            <w:top w:val="none" w:sz="0" w:space="0" w:color="auto"/>
            <w:left w:val="none" w:sz="0" w:space="0" w:color="auto"/>
            <w:bottom w:val="none" w:sz="0" w:space="0" w:color="auto"/>
            <w:right w:val="none" w:sz="0" w:space="0" w:color="auto"/>
          </w:divBdr>
        </w:div>
        <w:div w:id="1483890472">
          <w:marLeft w:val="640"/>
          <w:marRight w:val="0"/>
          <w:marTop w:val="0"/>
          <w:marBottom w:val="0"/>
          <w:divBdr>
            <w:top w:val="none" w:sz="0" w:space="0" w:color="auto"/>
            <w:left w:val="none" w:sz="0" w:space="0" w:color="auto"/>
            <w:bottom w:val="none" w:sz="0" w:space="0" w:color="auto"/>
            <w:right w:val="none" w:sz="0" w:space="0" w:color="auto"/>
          </w:divBdr>
        </w:div>
        <w:div w:id="1492522039">
          <w:marLeft w:val="640"/>
          <w:marRight w:val="0"/>
          <w:marTop w:val="0"/>
          <w:marBottom w:val="0"/>
          <w:divBdr>
            <w:top w:val="none" w:sz="0" w:space="0" w:color="auto"/>
            <w:left w:val="none" w:sz="0" w:space="0" w:color="auto"/>
            <w:bottom w:val="none" w:sz="0" w:space="0" w:color="auto"/>
            <w:right w:val="none" w:sz="0" w:space="0" w:color="auto"/>
          </w:divBdr>
        </w:div>
        <w:div w:id="1506551929">
          <w:marLeft w:val="640"/>
          <w:marRight w:val="0"/>
          <w:marTop w:val="0"/>
          <w:marBottom w:val="0"/>
          <w:divBdr>
            <w:top w:val="none" w:sz="0" w:space="0" w:color="auto"/>
            <w:left w:val="none" w:sz="0" w:space="0" w:color="auto"/>
            <w:bottom w:val="none" w:sz="0" w:space="0" w:color="auto"/>
            <w:right w:val="none" w:sz="0" w:space="0" w:color="auto"/>
          </w:divBdr>
        </w:div>
        <w:div w:id="1521894859">
          <w:marLeft w:val="640"/>
          <w:marRight w:val="0"/>
          <w:marTop w:val="0"/>
          <w:marBottom w:val="0"/>
          <w:divBdr>
            <w:top w:val="none" w:sz="0" w:space="0" w:color="auto"/>
            <w:left w:val="none" w:sz="0" w:space="0" w:color="auto"/>
            <w:bottom w:val="none" w:sz="0" w:space="0" w:color="auto"/>
            <w:right w:val="none" w:sz="0" w:space="0" w:color="auto"/>
          </w:divBdr>
        </w:div>
        <w:div w:id="1536385636">
          <w:marLeft w:val="640"/>
          <w:marRight w:val="0"/>
          <w:marTop w:val="0"/>
          <w:marBottom w:val="0"/>
          <w:divBdr>
            <w:top w:val="none" w:sz="0" w:space="0" w:color="auto"/>
            <w:left w:val="none" w:sz="0" w:space="0" w:color="auto"/>
            <w:bottom w:val="none" w:sz="0" w:space="0" w:color="auto"/>
            <w:right w:val="none" w:sz="0" w:space="0" w:color="auto"/>
          </w:divBdr>
        </w:div>
        <w:div w:id="1547907205">
          <w:marLeft w:val="640"/>
          <w:marRight w:val="0"/>
          <w:marTop w:val="0"/>
          <w:marBottom w:val="0"/>
          <w:divBdr>
            <w:top w:val="none" w:sz="0" w:space="0" w:color="auto"/>
            <w:left w:val="none" w:sz="0" w:space="0" w:color="auto"/>
            <w:bottom w:val="none" w:sz="0" w:space="0" w:color="auto"/>
            <w:right w:val="none" w:sz="0" w:space="0" w:color="auto"/>
          </w:divBdr>
        </w:div>
        <w:div w:id="1660766605">
          <w:marLeft w:val="640"/>
          <w:marRight w:val="0"/>
          <w:marTop w:val="0"/>
          <w:marBottom w:val="0"/>
          <w:divBdr>
            <w:top w:val="none" w:sz="0" w:space="0" w:color="auto"/>
            <w:left w:val="none" w:sz="0" w:space="0" w:color="auto"/>
            <w:bottom w:val="none" w:sz="0" w:space="0" w:color="auto"/>
            <w:right w:val="none" w:sz="0" w:space="0" w:color="auto"/>
          </w:divBdr>
        </w:div>
        <w:div w:id="1755202777">
          <w:marLeft w:val="640"/>
          <w:marRight w:val="0"/>
          <w:marTop w:val="0"/>
          <w:marBottom w:val="0"/>
          <w:divBdr>
            <w:top w:val="none" w:sz="0" w:space="0" w:color="auto"/>
            <w:left w:val="none" w:sz="0" w:space="0" w:color="auto"/>
            <w:bottom w:val="none" w:sz="0" w:space="0" w:color="auto"/>
            <w:right w:val="none" w:sz="0" w:space="0" w:color="auto"/>
          </w:divBdr>
        </w:div>
      </w:divsChild>
    </w:div>
    <w:div w:id="311718851">
      <w:marLeft w:val="640"/>
      <w:marRight w:val="0"/>
      <w:marTop w:val="0"/>
      <w:marBottom w:val="0"/>
      <w:divBdr>
        <w:top w:val="none" w:sz="0" w:space="0" w:color="auto"/>
        <w:left w:val="none" w:sz="0" w:space="0" w:color="auto"/>
        <w:bottom w:val="none" w:sz="0" w:space="0" w:color="auto"/>
        <w:right w:val="none" w:sz="0" w:space="0" w:color="auto"/>
      </w:divBdr>
    </w:div>
    <w:div w:id="311720802">
      <w:marLeft w:val="640"/>
      <w:marRight w:val="0"/>
      <w:marTop w:val="0"/>
      <w:marBottom w:val="0"/>
      <w:divBdr>
        <w:top w:val="none" w:sz="0" w:space="0" w:color="auto"/>
        <w:left w:val="none" w:sz="0" w:space="0" w:color="auto"/>
        <w:bottom w:val="none" w:sz="0" w:space="0" w:color="auto"/>
        <w:right w:val="none" w:sz="0" w:space="0" w:color="auto"/>
      </w:divBdr>
    </w:div>
    <w:div w:id="311836265">
      <w:marLeft w:val="640"/>
      <w:marRight w:val="0"/>
      <w:marTop w:val="0"/>
      <w:marBottom w:val="0"/>
      <w:divBdr>
        <w:top w:val="none" w:sz="0" w:space="0" w:color="auto"/>
        <w:left w:val="none" w:sz="0" w:space="0" w:color="auto"/>
        <w:bottom w:val="none" w:sz="0" w:space="0" w:color="auto"/>
        <w:right w:val="none" w:sz="0" w:space="0" w:color="auto"/>
      </w:divBdr>
    </w:div>
    <w:div w:id="311905701">
      <w:marLeft w:val="640"/>
      <w:marRight w:val="0"/>
      <w:marTop w:val="0"/>
      <w:marBottom w:val="0"/>
      <w:divBdr>
        <w:top w:val="none" w:sz="0" w:space="0" w:color="auto"/>
        <w:left w:val="none" w:sz="0" w:space="0" w:color="auto"/>
        <w:bottom w:val="none" w:sz="0" w:space="0" w:color="auto"/>
        <w:right w:val="none" w:sz="0" w:space="0" w:color="auto"/>
      </w:divBdr>
    </w:div>
    <w:div w:id="311906576">
      <w:marLeft w:val="640"/>
      <w:marRight w:val="0"/>
      <w:marTop w:val="0"/>
      <w:marBottom w:val="0"/>
      <w:divBdr>
        <w:top w:val="none" w:sz="0" w:space="0" w:color="auto"/>
        <w:left w:val="none" w:sz="0" w:space="0" w:color="auto"/>
        <w:bottom w:val="none" w:sz="0" w:space="0" w:color="auto"/>
        <w:right w:val="none" w:sz="0" w:space="0" w:color="auto"/>
      </w:divBdr>
    </w:div>
    <w:div w:id="311907773">
      <w:marLeft w:val="640"/>
      <w:marRight w:val="0"/>
      <w:marTop w:val="0"/>
      <w:marBottom w:val="0"/>
      <w:divBdr>
        <w:top w:val="none" w:sz="0" w:space="0" w:color="auto"/>
        <w:left w:val="none" w:sz="0" w:space="0" w:color="auto"/>
        <w:bottom w:val="none" w:sz="0" w:space="0" w:color="auto"/>
        <w:right w:val="none" w:sz="0" w:space="0" w:color="auto"/>
      </w:divBdr>
    </w:div>
    <w:div w:id="311909243">
      <w:marLeft w:val="640"/>
      <w:marRight w:val="0"/>
      <w:marTop w:val="0"/>
      <w:marBottom w:val="0"/>
      <w:divBdr>
        <w:top w:val="none" w:sz="0" w:space="0" w:color="auto"/>
        <w:left w:val="none" w:sz="0" w:space="0" w:color="auto"/>
        <w:bottom w:val="none" w:sz="0" w:space="0" w:color="auto"/>
        <w:right w:val="none" w:sz="0" w:space="0" w:color="auto"/>
      </w:divBdr>
    </w:div>
    <w:div w:id="311911777">
      <w:marLeft w:val="640"/>
      <w:marRight w:val="0"/>
      <w:marTop w:val="0"/>
      <w:marBottom w:val="0"/>
      <w:divBdr>
        <w:top w:val="none" w:sz="0" w:space="0" w:color="auto"/>
        <w:left w:val="none" w:sz="0" w:space="0" w:color="auto"/>
        <w:bottom w:val="none" w:sz="0" w:space="0" w:color="auto"/>
        <w:right w:val="none" w:sz="0" w:space="0" w:color="auto"/>
      </w:divBdr>
    </w:div>
    <w:div w:id="311913825">
      <w:marLeft w:val="640"/>
      <w:marRight w:val="0"/>
      <w:marTop w:val="0"/>
      <w:marBottom w:val="0"/>
      <w:divBdr>
        <w:top w:val="none" w:sz="0" w:space="0" w:color="auto"/>
        <w:left w:val="none" w:sz="0" w:space="0" w:color="auto"/>
        <w:bottom w:val="none" w:sz="0" w:space="0" w:color="auto"/>
        <w:right w:val="none" w:sz="0" w:space="0" w:color="auto"/>
      </w:divBdr>
    </w:div>
    <w:div w:id="311952152">
      <w:marLeft w:val="640"/>
      <w:marRight w:val="0"/>
      <w:marTop w:val="0"/>
      <w:marBottom w:val="0"/>
      <w:divBdr>
        <w:top w:val="none" w:sz="0" w:space="0" w:color="auto"/>
        <w:left w:val="none" w:sz="0" w:space="0" w:color="auto"/>
        <w:bottom w:val="none" w:sz="0" w:space="0" w:color="auto"/>
        <w:right w:val="none" w:sz="0" w:space="0" w:color="auto"/>
      </w:divBdr>
    </w:div>
    <w:div w:id="311954262">
      <w:marLeft w:val="640"/>
      <w:marRight w:val="0"/>
      <w:marTop w:val="0"/>
      <w:marBottom w:val="0"/>
      <w:divBdr>
        <w:top w:val="none" w:sz="0" w:space="0" w:color="auto"/>
        <w:left w:val="none" w:sz="0" w:space="0" w:color="auto"/>
        <w:bottom w:val="none" w:sz="0" w:space="0" w:color="auto"/>
        <w:right w:val="none" w:sz="0" w:space="0" w:color="auto"/>
      </w:divBdr>
    </w:div>
    <w:div w:id="312029824">
      <w:marLeft w:val="640"/>
      <w:marRight w:val="0"/>
      <w:marTop w:val="0"/>
      <w:marBottom w:val="0"/>
      <w:divBdr>
        <w:top w:val="none" w:sz="0" w:space="0" w:color="auto"/>
        <w:left w:val="none" w:sz="0" w:space="0" w:color="auto"/>
        <w:bottom w:val="none" w:sz="0" w:space="0" w:color="auto"/>
        <w:right w:val="none" w:sz="0" w:space="0" w:color="auto"/>
      </w:divBdr>
    </w:div>
    <w:div w:id="312177167">
      <w:marLeft w:val="640"/>
      <w:marRight w:val="0"/>
      <w:marTop w:val="0"/>
      <w:marBottom w:val="0"/>
      <w:divBdr>
        <w:top w:val="none" w:sz="0" w:space="0" w:color="auto"/>
        <w:left w:val="none" w:sz="0" w:space="0" w:color="auto"/>
        <w:bottom w:val="none" w:sz="0" w:space="0" w:color="auto"/>
        <w:right w:val="none" w:sz="0" w:space="0" w:color="auto"/>
      </w:divBdr>
    </w:div>
    <w:div w:id="312177864">
      <w:marLeft w:val="640"/>
      <w:marRight w:val="0"/>
      <w:marTop w:val="0"/>
      <w:marBottom w:val="0"/>
      <w:divBdr>
        <w:top w:val="none" w:sz="0" w:space="0" w:color="auto"/>
        <w:left w:val="none" w:sz="0" w:space="0" w:color="auto"/>
        <w:bottom w:val="none" w:sz="0" w:space="0" w:color="auto"/>
        <w:right w:val="none" w:sz="0" w:space="0" w:color="auto"/>
      </w:divBdr>
    </w:div>
    <w:div w:id="312221797">
      <w:marLeft w:val="640"/>
      <w:marRight w:val="0"/>
      <w:marTop w:val="0"/>
      <w:marBottom w:val="0"/>
      <w:divBdr>
        <w:top w:val="none" w:sz="0" w:space="0" w:color="auto"/>
        <w:left w:val="none" w:sz="0" w:space="0" w:color="auto"/>
        <w:bottom w:val="none" w:sz="0" w:space="0" w:color="auto"/>
        <w:right w:val="none" w:sz="0" w:space="0" w:color="auto"/>
      </w:divBdr>
    </w:div>
    <w:div w:id="312292486">
      <w:marLeft w:val="640"/>
      <w:marRight w:val="0"/>
      <w:marTop w:val="0"/>
      <w:marBottom w:val="0"/>
      <w:divBdr>
        <w:top w:val="none" w:sz="0" w:space="0" w:color="auto"/>
        <w:left w:val="none" w:sz="0" w:space="0" w:color="auto"/>
        <w:bottom w:val="none" w:sz="0" w:space="0" w:color="auto"/>
        <w:right w:val="none" w:sz="0" w:space="0" w:color="auto"/>
      </w:divBdr>
    </w:div>
    <w:div w:id="312300208">
      <w:marLeft w:val="640"/>
      <w:marRight w:val="0"/>
      <w:marTop w:val="0"/>
      <w:marBottom w:val="0"/>
      <w:divBdr>
        <w:top w:val="none" w:sz="0" w:space="0" w:color="auto"/>
        <w:left w:val="none" w:sz="0" w:space="0" w:color="auto"/>
        <w:bottom w:val="none" w:sz="0" w:space="0" w:color="auto"/>
        <w:right w:val="none" w:sz="0" w:space="0" w:color="auto"/>
      </w:divBdr>
    </w:div>
    <w:div w:id="312301299">
      <w:marLeft w:val="640"/>
      <w:marRight w:val="0"/>
      <w:marTop w:val="0"/>
      <w:marBottom w:val="0"/>
      <w:divBdr>
        <w:top w:val="none" w:sz="0" w:space="0" w:color="auto"/>
        <w:left w:val="none" w:sz="0" w:space="0" w:color="auto"/>
        <w:bottom w:val="none" w:sz="0" w:space="0" w:color="auto"/>
        <w:right w:val="none" w:sz="0" w:space="0" w:color="auto"/>
      </w:divBdr>
    </w:div>
    <w:div w:id="312368236">
      <w:marLeft w:val="640"/>
      <w:marRight w:val="0"/>
      <w:marTop w:val="0"/>
      <w:marBottom w:val="0"/>
      <w:divBdr>
        <w:top w:val="none" w:sz="0" w:space="0" w:color="auto"/>
        <w:left w:val="none" w:sz="0" w:space="0" w:color="auto"/>
        <w:bottom w:val="none" w:sz="0" w:space="0" w:color="auto"/>
        <w:right w:val="none" w:sz="0" w:space="0" w:color="auto"/>
      </w:divBdr>
    </w:div>
    <w:div w:id="312374908">
      <w:marLeft w:val="640"/>
      <w:marRight w:val="0"/>
      <w:marTop w:val="0"/>
      <w:marBottom w:val="0"/>
      <w:divBdr>
        <w:top w:val="none" w:sz="0" w:space="0" w:color="auto"/>
        <w:left w:val="none" w:sz="0" w:space="0" w:color="auto"/>
        <w:bottom w:val="none" w:sz="0" w:space="0" w:color="auto"/>
        <w:right w:val="none" w:sz="0" w:space="0" w:color="auto"/>
      </w:divBdr>
    </w:div>
    <w:div w:id="312413635">
      <w:marLeft w:val="640"/>
      <w:marRight w:val="0"/>
      <w:marTop w:val="0"/>
      <w:marBottom w:val="0"/>
      <w:divBdr>
        <w:top w:val="none" w:sz="0" w:space="0" w:color="auto"/>
        <w:left w:val="none" w:sz="0" w:space="0" w:color="auto"/>
        <w:bottom w:val="none" w:sz="0" w:space="0" w:color="auto"/>
        <w:right w:val="none" w:sz="0" w:space="0" w:color="auto"/>
      </w:divBdr>
    </w:div>
    <w:div w:id="312490042">
      <w:marLeft w:val="640"/>
      <w:marRight w:val="0"/>
      <w:marTop w:val="0"/>
      <w:marBottom w:val="0"/>
      <w:divBdr>
        <w:top w:val="none" w:sz="0" w:space="0" w:color="auto"/>
        <w:left w:val="none" w:sz="0" w:space="0" w:color="auto"/>
        <w:bottom w:val="none" w:sz="0" w:space="0" w:color="auto"/>
        <w:right w:val="none" w:sz="0" w:space="0" w:color="auto"/>
      </w:divBdr>
    </w:div>
    <w:div w:id="312492333">
      <w:marLeft w:val="640"/>
      <w:marRight w:val="0"/>
      <w:marTop w:val="0"/>
      <w:marBottom w:val="0"/>
      <w:divBdr>
        <w:top w:val="none" w:sz="0" w:space="0" w:color="auto"/>
        <w:left w:val="none" w:sz="0" w:space="0" w:color="auto"/>
        <w:bottom w:val="none" w:sz="0" w:space="0" w:color="auto"/>
        <w:right w:val="none" w:sz="0" w:space="0" w:color="auto"/>
      </w:divBdr>
    </w:div>
    <w:div w:id="312638101">
      <w:marLeft w:val="640"/>
      <w:marRight w:val="0"/>
      <w:marTop w:val="0"/>
      <w:marBottom w:val="0"/>
      <w:divBdr>
        <w:top w:val="none" w:sz="0" w:space="0" w:color="auto"/>
        <w:left w:val="none" w:sz="0" w:space="0" w:color="auto"/>
        <w:bottom w:val="none" w:sz="0" w:space="0" w:color="auto"/>
        <w:right w:val="none" w:sz="0" w:space="0" w:color="auto"/>
      </w:divBdr>
    </w:div>
    <w:div w:id="312638931">
      <w:marLeft w:val="640"/>
      <w:marRight w:val="0"/>
      <w:marTop w:val="0"/>
      <w:marBottom w:val="0"/>
      <w:divBdr>
        <w:top w:val="none" w:sz="0" w:space="0" w:color="auto"/>
        <w:left w:val="none" w:sz="0" w:space="0" w:color="auto"/>
        <w:bottom w:val="none" w:sz="0" w:space="0" w:color="auto"/>
        <w:right w:val="none" w:sz="0" w:space="0" w:color="auto"/>
      </w:divBdr>
    </w:div>
    <w:div w:id="312638941">
      <w:marLeft w:val="640"/>
      <w:marRight w:val="0"/>
      <w:marTop w:val="0"/>
      <w:marBottom w:val="0"/>
      <w:divBdr>
        <w:top w:val="none" w:sz="0" w:space="0" w:color="auto"/>
        <w:left w:val="none" w:sz="0" w:space="0" w:color="auto"/>
        <w:bottom w:val="none" w:sz="0" w:space="0" w:color="auto"/>
        <w:right w:val="none" w:sz="0" w:space="0" w:color="auto"/>
      </w:divBdr>
    </w:div>
    <w:div w:id="312682323">
      <w:marLeft w:val="640"/>
      <w:marRight w:val="0"/>
      <w:marTop w:val="0"/>
      <w:marBottom w:val="0"/>
      <w:divBdr>
        <w:top w:val="none" w:sz="0" w:space="0" w:color="auto"/>
        <w:left w:val="none" w:sz="0" w:space="0" w:color="auto"/>
        <w:bottom w:val="none" w:sz="0" w:space="0" w:color="auto"/>
        <w:right w:val="none" w:sz="0" w:space="0" w:color="auto"/>
      </w:divBdr>
    </w:div>
    <w:div w:id="312685568">
      <w:marLeft w:val="640"/>
      <w:marRight w:val="0"/>
      <w:marTop w:val="0"/>
      <w:marBottom w:val="0"/>
      <w:divBdr>
        <w:top w:val="none" w:sz="0" w:space="0" w:color="auto"/>
        <w:left w:val="none" w:sz="0" w:space="0" w:color="auto"/>
        <w:bottom w:val="none" w:sz="0" w:space="0" w:color="auto"/>
        <w:right w:val="none" w:sz="0" w:space="0" w:color="auto"/>
      </w:divBdr>
    </w:div>
    <w:div w:id="312763337">
      <w:marLeft w:val="640"/>
      <w:marRight w:val="0"/>
      <w:marTop w:val="0"/>
      <w:marBottom w:val="0"/>
      <w:divBdr>
        <w:top w:val="none" w:sz="0" w:space="0" w:color="auto"/>
        <w:left w:val="none" w:sz="0" w:space="0" w:color="auto"/>
        <w:bottom w:val="none" w:sz="0" w:space="0" w:color="auto"/>
        <w:right w:val="none" w:sz="0" w:space="0" w:color="auto"/>
      </w:divBdr>
    </w:div>
    <w:div w:id="312875121">
      <w:marLeft w:val="640"/>
      <w:marRight w:val="0"/>
      <w:marTop w:val="0"/>
      <w:marBottom w:val="0"/>
      <w:divBdr>
        <w:top w:val="none" w:sz="0" w:space="0" w:color="auto"/>
        <w:left w:val="none" w:sz="0" w:space="0" w:color="auto"/>
        <w:bottom w:val="none" w:sz="0" w:space="0" w:color="auto"/>
        <w:right w:val="none" w:sz="0" w:space="0" w:color="auto"/>
      </w:divBdr>
    </w:div>
    <w:div w:id="312880562">
      <w:marLeft w:val="640"/>
      <w:marRight w:val="0"/>
      <w:marTop w:val="0"/>
      <w:marBottom w:val="0"/>
      <w:divBdr>
        <w:top w:val="none" w:sz="0" w:space="0" w:color="auto"/>
        <w:left w:val="none" w:sz="0" w:space="0" w:color="auto"/>
        <w:bottom w:val="none" w:sz="0" w:space="0" w:color="auto"/>
        <w:right w:val="none" w:sz="0" w:space="0" w:color="auto"/>
      </w:divBdr>
    </w:div>
    <w:div w:id="313024637">
      <w:marLeft w:val="640"/>
      <w:marRight w:val="0"/>
      <w:marTop w:val="0"/>
      <w:marBottom w:val="0"/>
      <w:divBdr>
        <w:top w:val="none" w:sz="0" w:space="0" w:color="auto"/>
        <w:left w:val="none" w:sz="0" w:space="0" w:color="auto"/>
        <w:bottom w:val="none" w:sz="0" w:space="0" w:color="auto"/>
        <w:right w:val="none" w:sz="0" w:space="0" w:color="auto"/>
      </w:divBdr>
    </w:div>
    <w:div w:id="313068614">
      <w:marLeft w:val="640"/>
      <w:marRight w:val="0"/>
      <w:marTop w:val="0"/>
      <w:marBottom w:val="0"/>
      <w:divBdr>
        <w:top w:val="none" w:sz="0" w:space="0" w:color="auto"/>
        <w:left w:val="none" w:sz="0" w:space="0" w:color="auto"/>
        <w:bottom w:val="none" w:sz="0" w:space="0" w:color="auto"/>
        <w:right w:val="none" w:sz="0" w:space="0" w:color="auto"/>
      </w:divBdr>
    </w:div>
    <w:div w:id="313068653">
      <w:marLeft w:val="640"/>
      <w:marRight w:val="0"/>
      <w:marTop w:val="0"/>
      <w:marBottom w:val="0"/>
      <w:divBdr>
        <w:top w:val="none" w:sz="0" w:space="0" w:color="auto"/>
        <w:left w:val="none" w:sz="0" w:space="0" w:color="auto"/>
        <w:bottom w:val="none" w:sz="0" w:space="0" w:color="auto"/>
        <w:right w:val="none" w:sz="0" w:space="0" w:color="auto"/>
      </w:divBdr>
    </w:div>
    <w:div w:id="313071567">
      <w:marLeft w:val="640"/>
      <w:marRight w:val="0"/>
      <w:marTop w:val="0"/>
      <w:marBottom w:val="0"/>
      <w:divBdr>
        <w:top w:val="none" w:sz="0" w:space="0" w:color="auto"/>
        <w:left w:val="none" w:sz="0" w:space="0" w:color="auto"/>
        <w:bottom w:val="none" w:sz="0" w:space="0" w:color="auto"/>
        <w:right w:val="none" w:sz="0" w:space="0" w:color="auto"/>
      </w:divBdr>
    </w:div>
    <w:div w:id="313142918">
      <w:marLeft w:val="640"/>
      <w:marRight w:val="0"/>
      <w:marTop w:val="0"/>
      <w:marBottom w:val="0"/>
      <w:divBdr>
        <w:top w:val="none" w:sz="0" w:space="0" w:color="auto"/>
        <w:left w:val="none" w:sz="0" w:space="0" w:color="auto"/>
        <w:bottom w:val="none" w:sz="0" w:space="0" w:color="auto"/>
        <w:right w:val="none" w:sz="0" w:space="0" w:color="auto"/>
      </w:divBdr>
    </w:div>
    <w:div w:id="313293021">
      <w:marLeft w:val="640"/>
      <w:marRight w:val="0"/>
      <w:marTop w:val="0"/>
      <w:marBottom w:val="0"/>
      <w:divBdr>
        <w:top w:val="none" w:sz="0" w:space="0" w:color="auto"/>
        <w:left w:val="none" w:sz="0" w:space="0" w:color="auto"/>
        <w:bottom w:val="none" w:sz="0" w:space="0" w:color="auto"/>
        <w:right w:val="none" w:sz="0" w:space="0" w:color="auto"/>
      </w:divBdr>
    </w:div>
    <w:div w:id="313336928">
      <w:marLeft w:val="640"/>
      <w:marRight w:val="0"/>
      <w:marTop w:val="0"/>
      <w:marBottom w:val="0"/>
      <w:divBdr>
        <w:top w:val="none" w:sz="0" w:space="0" w:color="auto"/>
        <w:left w:val="none" w:sz="0" w:space="0" w:color="auto"/>
        <w:bottom w:val="none" w:sz="0" w:space="0" w:color="auto"/>
        <w:right w:val="none" w:sz="0" w:space="0" w:color="auto"/>
      </w:divBdr>
    </w:div>
    <w:div w:id="313459497">
      <w:marLeft w:val="640"/>
      <w:marRight w:val="0"/>
      <w:marTop w:val="0"/>
      <w:marBottom w:val="0"/>
      <w:divBdr>
        <w:top w:val="none" w:sz="0" w:space="0" w:color="auto"/>
        <w:left w:val="none" w:sz="0" w:space="0" w:color="auto"/>
        <w:bottom w:val="none" w:sz="0" w:space="0" w:color="auto"/>
        <w:right w:val="none" w:sz="0" w:space="0" w:color="auto"/>
      </w:divBdr>
    </w:div>
    <w:div w:id="313530693">
      <w:marLeft w:val="640"/>
      <w:marRight w:val="0"/>
      <w:marTop w:val="0"/>
      <w:marBottom w:val="0"/>
      <w:divBdr>
        <w:top w:val="none" w:sz="0" w:space="0" w:color="auto"/>
        <w:left w:val="none" w:sz="0" w:space="0" w:color="auto"/>
        <w:bottom w:val="none" w:sz="0" w:space="0" w:color="auto"/>
        <w:right w:val="none" w:sz="0" w:space="0" w:color="auto"/>
      </w:divBdr>
    </w:div>
    <w:div w:id="313532889">
      <w:marLeft w:val="640"/>
      <w:marRight w:val="0"/>
      <w:marTop w:val="0"/>
      <w:marBottom w:val="0"/>
      <w:divBdr>
        <w:top w:val="none" w:sz="0" w:space="0" w:color="auto"/>
        <w:left w:val="none" w:sz="0" w:space="0" w:color="auto"/>
        <w:bottom w:val="none" w:sz="0" w:space="0" w:color="auto"/>
        <w:right w:val="none" w:sz="0" w:space="0" w:color="auto"/>
      </w:divBdr>
    </w:div>
    <w:div w:id="313535538">
      <w:marLeft w:val="640"/>
      <w:marRight w:val="0"/>
      <w:marTop w:val="0"/>
      <w:marBottom w:val="0"/>
      <w:divBdr>
        <w:top w:val="none" w:sz="0" w:space="0" w:color="auto"/>
        <w:left w:val="none" w:sz="0" w:space="0" w:color="auto"/>
        <w:bottom w:val="none" w:sz="0" w:space="0" w:color="auto"/>
        <w:right w:val="none" w:sz="0" w:space="0" w:color="auto"/>
      </w:divBdr>
    </w:div>
    <w:div w:id="313605163">
      <w:marLeft w:val="640"/>
      <w:marRight w:val="0"/>
      <w:marTop w:val="0"/>
      <w:marBottom w:val="0"/>
      <w:divBdr>
        <w:top w:val="none" w:sz="0" w:space="0" w:color="auto"/>
        <w:left w:val="none" w:sz="0" w:space="0" w:color="auto"/>
        <w:bottom w:val="none" w:sz="0" w:space="0" w:color="auto"/>
        <w:right w:val="none" w:sz="0" w:space="0" w:color="auto"/>
      </w:divBdr>
    </w:div>
    <w:div w:id="313610565">
      <w:marLeft w:val="640"/>
      <w:marRight w:val="0"/>
      <w:marTop w:val="0"/>
      <w:marBottom w:val="0"/>
      <w:divBdr>
        <w:top w:val="none" w:sz="0" w:space="0" w:color="auto"/>
        <w:left w:val="none" w:sz="0" w:space="0" w:color="auto"/>
        <w:bottom w:val="none" w:sz="0" w:space="0" w:color="auto"/>
        <w:right w:val="none" w:sz="0" w:space="0" w:color="auto"/>
      </w:divBdr>
    </w:div>
    <w:div w:id="313728352">
      <w:marLeft w:val="640"/>
      <w:marRight w:val="0"/>
      <w:marTop w:val="0"/>
      <w:marBottom w:val="0"/>
      <w:divBdr>
        <w:top w:val="none" w:sz="0" w:space="0" w:color="auto"/>
        <w:left w:val="none" w:sz="0" w:space="0" w:color="auto"/>
        <w:bottom w:val="none" w:sz="0" w:space="0" w:color="auto"/>
        <w:right w:val="none" w:sz="0" w:space="0" w:color="auto"/>
      </w:divBdr>
    </w:div>
    <w:div w:id="313730045">
      <w:marLeft w:val="640"/>
      <w:marRight w:val="0"/>
      <w:marTop w:val="0"/>
      <w:marBottom w:val="0"/>
      <w:divBdr>
        <w:top w:val="none" w:sz="0" w:space="0" w:color="auto"/>
        <w:left w:val="none" w:sz="0" w:space="0" w:color="auto"/>
        <w:bottom w:val="none" w:sz="0" w:space="0" w:color="auto"/>
        <w:right w:val="none" w:sz="0" w:space="0" w:color="auto"/>
      </w:divBdr>
    </w:div>
    <w:div w:id="313795864">
      <w:marLeft w:val="640"/>
      <w:marRight w:val="0"/>
      <w:marTop w:val="0"/>
      <w:marBottom w:val="0"/>
      <w:divBdr>
        <w:top w:val="none" w:sz="0" w:space="0" w:color="auto"/>
        <w:left w:val="none" w:sz="0" w:space="0" w:color="auto"/>
        <w:bottom w:val="none" w:sz="0" w:space="0" w:color="auto"/>
        <w:right w:val="none" w:sz="0" w:space="0" w:color="auto"/>
      </w:divBdr>
    </w:div>
    <w:div w:id="313874143">
      <w:marLeft w:val="640"/>
      <w:marRight w:val="0"/>
      <w:marTop w:val="0"/>
      <w:marBottom w:val="0"/>
      <w:divBdr>
        <w:top w:val="none" w:sz="0" w:space="0" w:color="auto"/>
        <w:left w:val="none" w:sz="0" w:space="0" w:color="auto"/>
        <w:bottom w:val="none" w:sz="0" w:space="0" w:color="auto"/>
        <w:right w:val="none" w:sz="0" w:space="0" w:color="auto"/>
      </w:divBdr>
    </w:div>
    <w:div w:id="313947888">
      <w:marLeft w:val="640"/>
      <w:marRight w:val="0"/>
      <w:marTop w:val="0"/>
      <w:marBottom w:val="0"/>
      <w:divBdr>
        <w:top w:val="none" w:sz="0" w:space="0" w:color="auto"/>
        <w:left w:val="none" w:sz="0" w:space="0" w:color="auto"/>
        <w:bottom w:val="none" w:sz="0" w:space="0" w:color="auto"/>
        <w:right w:val="none" w:sz="0" w:space="0" w:color="auto"/>
      </w:divBdr>
    </w:div>
    <w:div w:id="313992505">
      <w:marLeft w:val="640"/>
      <w:marRight w:val="0"/>
      <w:marTop w:val="0"/>
      <w:marBottom w:val="0"/>
      <w:divBdr>
        <w:top w:val="none" w:sz="0" w:space="0" w:color="auto"/>
        <w:left w:val="none" w:sz="0" w:space="0" w:color="auto"/>
        <w:bottom w:val="none" w:sz="0" w:space="0" w:color="auto"/>
        <w:right w:val="none" w:sz="0" w:space="0" w:color="auto"/>
      </w:divBdr>
    </w:div>
    <w:div w:id="313997183">
      <w:marLeft w:val="640"/>
      <w:marRight w:val="0"/>
      <w:marTop w:val="0"/>
      <w:marBottom w:val="0"/>
      <w:divBdr>
        <w:top w:val="none" w:sz="0" w:space="0" w:color="auto"/>
        <w:left w:val="none" w:sz="0" w:space="0" w:color="auto"/>
        <w:bottom w:val="none" w:sz="0" w:space="0" w:color="auto"/>
        <w:right w:val="none" w:sz="0" w:space="0" w:color="auto"/>
      </w:divBdr>
    </w:div>
    <w:div w:id="314140588">
      <w:marLeft w:val="640"/>
      <w:marRight w:val="0"/>
      <w:marTop w:val="0"/>
      <w:marBottom w:val="0"/>
      <w:divBdr>
        <w:top w:val="none" w:sz="0" w:space="0" w:color="auto"/>
        <w:left w:val="none" w:sz="0" w:space="0" w:color="auto"/>
        <w:bottom w:val="none" w:sz="0" w:space="0" w:color="auto"/>
        <w:right w:val="none" w:sz="0" w:space="0" w:color="auto"/>
      </w:divBdr>
    </w:div>
    <w:div w:id="314257861">
      <w:marLeft w:val="640"/>
      <w:marRight w:val="0"/>
      <w:marTop w:val="0"/>
      <w:marBottom w:val="0"/>
      <w:divBdr>
        <w:top w:val="none" w:sz="0" w:space="0" w:color="auto"/>
        <w:left w:val="none" w:sz="0" w:space="0" w:color="auto"/>
        <w:bottom w:val="none" w:sz="0" w:space="0" w:color="auto"/>
        <w:right w:val="none" w:sz="0" w:space="0" w:color="auto"/>
      </w:divBdr>
    </w:div>
    <w:div w:id="314258655">
      <w:marLeft w:val="640"/>
      <w:marRight w:val="0"/>
      <w:marTop w:val="0"/>
      <w:marBottom w:val="0"/>
      <w:divBdr>
        <w:top w:val="none" w:sz="0" w:space="0" w:color="auto"/>
        <w:left w:val="none" w:sz="0" w:space="0" w:color="auto"/>
        <w:bottom w:val="none" w:sz="0" w:space="0" w:color="auto"/>
        <w:right w:val="none" w:sz="0" w:space="0" w:color="auto"/>
      </w:divBdr>
    </w:div>
    <w:div w:id="314340684">
      <w:marLeft w:val="640"/>
      <w:marRight w:val="0"/>
      <w:marTop w:val="0"/>
      <w:marBottom w:val="0"/>
      <w:divBdr>
        <w:top w:val="none" w:sz="0" w:space="0" w:color="auto"/>
        <w:left w:val="none" w:sz="0" w:space="0" w:color="auto"/>
        <w:bottom w:val="none" w:sz="0" w:space="0" w:color="auto"/>
        <w:right w:val="none" w:sz="0" w:space="0" w:color="auto"/>
      </w:divBdr>
    </w:div>
    <w:div w:id="314341766">
      <w:marLeft w:val="640"/>
      <w:marRight w:val="0"/>
      <w:marTop w:val="0"/>
      <w:marBottom w:val="0"/>
      <w:divBdr>
        <w:top w:val="none" w:sz="0" w:space="0" w:color="auto"/>
        <w:left w:val="none" w:sz="0" w:space="0" w:color="auto"/>
        <w:bottom w:val="none" w:sz="0" w:space="0" w:color="auto"/>
        <w:right w:val="none" w:sz="0" w:space="0" w:color="auto"/>
      </w:divBdr>
    </w:div>
    <w:div w:id="314379023">
      <w:marLeft w:val="640"/>
      <w:marRight w:val="0"/>
      <w:marTop w:val="0"/>
      <w:marBottom w:val="0"/>
      <w:divBdr>
        <w:top w:val="none" w:sz="0" w:space="0" w:color="auto"/>
        <w:left w:val="none" w:sz="0" w:space="0" w:color="auto"/>
        <w:bottom w:val="none" w:sz="0" w:space="0" w:color="auto"/>
        <w:right w:val="none" w:sz="0" w:space="0" w:color="auto"/>
      </w:divBdr>
    </w:div>
    <w:div w:id="314385115">
      <w:marLeft w:val="640"/>
      <w:marRight w:val="0"/>
      <w:marTop w:val="0"/>
      <w:marBottom w:val="0"/>
      <w:divBdr>
        <w:top w:val="none" w:sz="0" w:space="0" w:color="auto"/>
        <w:left w:val="none" w:sz="0" w:space="0" w:color="auto"/>
        <w:bottom w:val="none" w:sz="0" w:space="0" w:color="auto"/>
        <w:right w:val="none" w:sz="0" w:space="0" w:color="auto"/>
      </w:divBdr>
    </w:div>
    <w:div w:id="314533330">
      <w:marLeft w:val="640"/>
      <w:marRight w:val="0"/>
      <w:marTop w:val="0"/>
      <w:marBottom w:val="0"/>
      <w:divBdr>
        <w:top w:val="none" w:sz="0" w:space="0" w:color="auto"/>
        <w:left w:val="none" w:sz="0" w:space="0" w:color="auto"/>
        <w:bottom w:val="none" w:sz="0" w:space="0" w:color="auto"/>
        <w:right w:val="none" w:sz="0" w:space="0" w:color="auto"/>
      </w:divBdr>
    </w:div>
    <w:div w:id="314574765">
      <w:marLeft w:val="640"/>
      <w:marRight w:val="0"/>
      <w:marTop w:val="0"/>
      <w:marBottom w:val="0"/>
      <w:divBdr>
        <w:top w:val="none" w:sz="0" w:space="0" w:color="auto"/>
        <w:left w:val="none" w:sz="0" w:space="0" w:color="auto"/>
        <w:bottom w:val="none" w:sz="0" w:space="0" w:color="auto"/>
        <w:right w:val="none" w:sz="0" w:space="0" w:color="auto"/>
      </w:divBdr>
    </w:div>
    <w:div w:id="314648721">
      <w:marLeft w:val="640"/>
      <w:marRight w:val="0"/>
      <w:marTop w:val="0"/>
      <w:marBottom w:val="0"/>
      <w:divBdr>
        <w:top w:val="none" w:sz="0" w:space="0" w:color="auto"/>
        <w:left w:val="none" w:sz="0" w:space="0" w:color="auto"/>
        <w:bottom w:val="none" w:sz="0" w:space="0" w:color="auto"/>
        <w:right w:val="none" w:sz="0" w:space="0" w:color="auto"/>
      </w:divBdr>
    </w:div>
    <w:div w:id="314649583">
      <w:marLeft w:val="640"/>
      <w:marRight w:val="0"/>
      <w:marTop w:val="0"/>
      <w:marBottom w:val="0"/>
      <w:divBdr>
        <w:top w:val="none" w:sz="0" w:space="0" w:color="auto"/>
        <w:left w:val="none" w:sz="0" w:space="0" w:color="auto"/>
        <w:bottom w:val="none" w:sz="0" w:space="0" w:color="auto"/>
        <w:right w:val="none" w:sz="0" w:space="0" w:color="auto"/>
      </w:divBdr>
    </w:div>
    <w:div w:id="314770810">
      <w:marLeft w:val="640"/>
      <w:marRight w:val="0"/>
      <w:marTop w:val="0"/>
      <w:marBottom w:val="0"/>
      <w:divBdr>
        <w:top w:val="none" w:sz="0" w:space="0" w:color="auto"/>
        <w:left w:val="none" w:sz="0" w:space="0" w:color="auto"/>
        <w:bottom w:val="none" w:sz="0" w:space="0" w:color="auto"/>
        <w:right w:val="none" w:sz="0" w:space="0" w:color="auto"/>
      </w:divBdr>
    </w:div>
    <w:div w:id="314797750">
      <w:marLeft w:val="640"/>
      <w:marRight w:val="0"/>
      <w:marTop w:val="0"/>
      <w:marBottom w:val="0"/>
      <w:divBdr>
        <w:top w:val="none" w:sz="0" w:space="0" w:color="auto"/>
        <w:left w:val="none" w:sz="0" w:space="0" w:color="auto"/>
        <w:bottom w:val="none" w:sz="0" w:space="0" w:color="auto"/>
        <w:right w:val="none" w:sz="0" w:space="0" w:color="auto"/>
      </w:divBdr>
    </w:div>
    <w:div w:id="314913860">
      <w:marLeft w:val="640"/>
      <w:marRight w:val="0"/>
      <w:marTop w:val="0"/>
      <w:marBottom w:val="0"/>
      <w:divBdr>
        <w:top w:val="none" w:sz="0" w:space="0" w:color="auto"/>
        <w:left w:val="none" w:sz="0" w:space="0" w:color="auto"/>
        <w:bottom w:val="none" w:sz="0" w:space="0" w:color="auto"/>
        <w:right w:val="none" w:sz="0" w:space="0" w:color="auto"/>
      </w:divBdr>
    </w:div>
    <w:div w:id="314916919">
      <w:marLeft w:val="640"/>
      <w:marRight w:val="0"/>
      <w:marTop w:val="0"/>
      <w:marBottom w:val="0"/>
      <w:divBdr>
        <w:top w:val="none" w:sz="0" w:space="0" w:color="auto"/>
        <w:left w:val="none" w:sz="0" w:space="0" w:color="auto"/>
        <w:bottom w:val="none" w:sz="0" w:space="0" w:color="auto"/>
        <w:right w:val="none" w:sz="0" w:space="0" w:color="auto"/>
      </w:divBdr>
    </w:div>
    <w:div w:id="314988595">
      <w:marLeft w:val="640"/>
      <w:marRight w:val="0"/>
      <w:marTop w:val="0"/>
      <w:marBottom w:val="0"/>
      <w:divBdr>
        <w:top w:val="none" w:sz="0" w:space="0" w:color="auto"/>
        <w:left w:val="none" w:sz="0" w:space="0" w:color="auto"/>
        <w:bottom w:val="none" w:sz="0" w:space="0" w:color="auto"/>
        <w:right w:val="none" w:sz="0" w:space="0" w:color="auto"/>
      </w:divBdr>
    </w:div>
    <w:div w:id="315036496">
      <w:marLeft w:val="640"/>
      <w:marRight w:val="0"/>
      <w:marTop w:val="0"/>
      <w:marBottom w:val="0"/>
      <w:divBdr>
        <w:top w:val="none" w:sz="0" w:space="0" w:color="auto"/>
        <w:left w:val="none" w:sz="0" w:space="0" w:color="auto"/>
        <w:bottom w:val="none" w:sz="0" w:space="0" w:color="auto"/>
        <w:right w:val="none" w:sz="0" w:space="0" w:color="auto"/>
      </w:divBdr>
    </w:div>
    <w:div w:id="315038122">
      <w:marLeft w:val="640"/>
      <w:marRight w:val="0"/>
      <w:marTop w:val="0"/>
      <w:marBottom w:val="0"/>
      <w:divBdr>
        <w:top w:val="none" w:sz="0" w:space="0" w:color="auto"/>
        <w:left w:val="none" w:sz="0" w:space="0" w:color="auto"/>
        <w:bottom w:val="none" w:sz="0" w:space="0" w:color="auto"/>
        <w:right w:val="none" w:sz="0" w:space="0" w:color="auto"/>
      </w:divBdr>
    </w:div>
    <w:div w:id="315038165">
      <w:marLeft w:val="640"/>
      <w:marRight w:val="0"/>
      <w:marTop w:val="0"/>
      <w:marBottom w:val="0"/>
      <w:divBdr>
        <w:top w:val="none" w:sz="0" w:space="0" w:color="auto"/>
        <w:left w:val="none" w:sz="0" w:space="0" w:color="auto"/>
        <w:bottom w:val="none" w:sz="0" w:space="0" w:color="auto"/>
        <w:right w:val="none" w:sz="0" w:space="0" w:color="auto"/>
      </w:divBdr>
    </w:div>
    <w:div w:id="315040221">
      <w:marLeft w:val="640"/>
      <w:marRight w:val="0"/>
      <w:marTop w:val="0"/>
      <w:marBottom w:val="0"/>
      <w:divBdr>
        <w:top w:val="none" w:sz="0" w:space="0" w:color="auto"/>
        <w:left w:val="none" w:sz="0" w:space="0" w:color="auto"/>
        <w:bottom w:val="none" w:sz="0" w:space="0" w:color="auto"/>
        <w:right w:val="none" w:sz="0" w:space="0" w:color="auto"/>
      </w:divBdr>
    </w:div>
    <w:div w:id="315108964">
      <w:marLeft w:val="640"/>
      <w:marRight w:val="0"/>
      <w:marTop w:val="0"/>
      <w:marBottom w:val="0"/>
      <w:divBdr>
        <w:top w:val="none" w:sz="0" w:space="0" w:color="auto"/>
        <w:left w:val="none" w:sz="0" w:space="0" w:color="auto"/>
        <w:bottom w:val="none" w:sz="0" w:space="0" w:color="auto"/>
        <w:right w:val="none" w:sz="0" w:space="0" w:color="auto"/>
      </w:divBdr>
    </w:div>
    <w:div w:id="315111150">
      <w:marLeft w:val="640"/>
      <w:marRight w:val="0"/>
      <w:marTop w:val="0"/>
      <w:marBottom w:val="0"/>
      <w:divBdr>
        <w:top w:val="none" w:sz="0" w:space="0" w:color="auto"/>
        <w:left w:val="none" w:sz="0" w:space="0" w:color="auto"/>
        <w:bottom w:val="none" w:sz="0" w:space="0" w:color="auto"/>
        <w:right w:val="none" w:sz="0" w:space="0" w:color="auto"/>
      </w:divBdr>
    </w:div>
    <w:div w:id="315190706">
      <w:marLeft w:val="640"/>
      <w:marRight w:val="0"/>
      <w:marTop w:val="0"/>
      <w:marBottom w:val="0"/>
      <w:divBdr>
        <w:top w:val="none" w:sz="0" w:space="0" w:color="auto"/>
        <w:left w:val="none" w:sz="0" w:space="0" w:color="auto"/>
        <w:bottom w:val="none" w:sz="0" w:space="0" w:color="auto"/>
        <w:right w:val="none" w:sz="0" w:space="0" w:color="auto"/>
      </w:divBdr>
    </w:div>
    <w:div w:id="315233273">
      <w:marLeft w:val="640"/>
      <w:marRight w:val="0"/>
      <w:marTop w:val="0"/>
      <w:marBottom w:val="0"/>
      <w:divBdr>
        <w:top w:val="none" w:sz="0" w:space="0" w:color="auto"/>
        <w:left w:val="none" w:sz="0" w:space="0" w:color="auto"/>
        <w:bottom w:val="none" w:sz="0" w:space="0" w:color="auto"/>
        <w:right w:val="none" w:sz="0" w:space="0" w:color="auto"/>
      </w:divBdr>
    </w:div>
    <w:div w:id="315257194">
      <w:marLeft w:val="640"/>
      <w:marRight w:val="0"/>
      <w:marTop w:val="0"/>
      <w:marBottom w:val="0"/>
      <w:divBdr>
        <w:top w:val="none" w:sz="0" w:space="0" w:color="auto"/>
        <w:left w:val="none" w:sz="0" w:space="0" w:color="auto"/>
        <w:bottom w:val="none" w:sz="0" w:space="0" w:color="auto"/>
        <w:right w:val="none" w:sz="0" w:space="0" w:color="auto"/>
      </w:divBdr>
    </w:div>
    <w:div w:id="315305563">
      <w:marLeft w:val="640"/>
      <w:marRight w:val="0"/>
      <w:marTop w:val="0"/>
      <w:marBottom w:val="0"/>
      <w:divBdr>
        <w:top w:val="none" w:sz="0" w:space="0" w:color="auto"/>
        <w:left w:val="none" w:sz="0" w:space="0" w:color="auto"/>
        <w:bottom w:val="none" w:sz="0" w:space="0" w:color="auto"/>
        <w:right w:val="none" w:sz="0" w:space="0" w:color="auto"/>
      </w:divBdr>
    </w:div>
    <w:div w:id="315375097">
      <w:marLeft w:val="640"/>
      <w:marRight w:val="0"/>
      <w:marTop w:val="0"/>
      <w:marBottom w:val="0"/>
      <w:divBdr>
        <w:top w:val="none" w:sz="0" w:space="0" w:color="auto"/>
        <w:left w:val="none" w:sz="0" w:space="0" w:color="auto"/>
        <w:bottom w:val="none" w:sz="0" w:space="0" w:color="auto"/>
        <w:right w:val="none" w:sz="0" w:space="0" w:color="auto"/>
      </w:divBdr>
    </w:div>
    <w:div w:id="315384134">
      <w:marLeft w:val="640"/>
      <w:marRight w:val="0"/>
      <w:marTop w:val="0"/>
      <w:marBottom w:val="0"/>
      <w:divBdr>
        <w:top w:val="none" w:sz="0" w:space="0" w:color="auto"/>
        <w:left w:val="none" w:sz="0" w:space="0" w:color="auto"/>
        <w:bottom w:val="none" w:sz="0" w:space="0" w:color="auto"/>
        <w:right w:val="none" w:sz="0" w:space="0" w:color="auto"/>
      </w:divBdr>
    </w:div>
    <w:div w:id="315493537">
      <w:marLeft w:val="640"/>
      <w:marRight w:val="0"/>
      <w:marTop w:val="0"/>
      <w:marBottom w:val="0"/>
      <w:divBdr>
        <w:top w:val="none" w:sz="0" w:space="0" w:color="auto"/>
        <w:left w:val="none" w:sz="0" w:space="0" w:color="auto"/>
        <w:bottom w:val="none" w:sz="0" w:space="0" w:color="auto"/>
        <w:right w:val="none" w:sz="0" w:space="0" w:color="auto"/>
      </w:divBdr>
    </w:div>
    <w:div w:id="315494744">
      <w:marLeft w:val="640"/>
      <w:marRight w:val="0"/>
      <w:marTop w:val="0"/>
      <w:marBottom w:val="0"/>
      <w:divBdr>
        <w:top w:val="none" w:sz="0" w:space="0" w:color="auto"/>
        <w:left w:val="none" w:sz="0" w:space="0" w:color="auto"/>
        <w:bottom w:val="none" w:sz="0" w:space="0" w:color="auto"/>
        <w:right w:val="none" w:sz="0" w:space="0" w:color="auto"/>
      </w:divBdr>
    </w:div>
    <w:div w:id="315574884">
      <w:marLeft w:val="640"/>
      <w:marRight w:val="0"/>
      <w:marTop w:val="0"/>
      <w:marBottom w:val="0"/>
      <w:divBdr>
        <w:top w:val="none" w:sz="0" w:space="0" w:color="auto"/>
        <w:left w:val="none" w:sz="0" w:space="0" w:color="auto"/>
        <w:bottom w:val="none" w:sz="0" w:space="0" w:color="auto"/>
        <w:right w:val="none" w:sz="0" w:space="0" w:color="auto"/>
      </w:divBdr>
    </w:div>
    <w:div w:id="315643706">
      <w:marLeft w:val="640"/>
      <w:marRight w:val="0"/>
      <w:marTop w:val="0"/>
      <w:marBottom w:val="0"/>
      <w:divBdr>
        <w:top w:val="none" w:sz="0" w:space="0" w:color="auto"/>
        <w:left w:val="none" w:sz="0" w:space="0" w:color="auto"/>
        <w:bottom w:val="none" w:sz="0" w:space="0" w:color="auto"/>
        <w:right w:val="none" w:sz="0" w:space="0" w:color="auto"/>
      </w:divBdr>
    </w:div>
    <w:div w:id="315688422">
      <w:marLeft w:val="640"/>
      <w:marRight w:val="0"/>
      <w:marTop w:val="0"/>
      <w:marBottom w:val="0"/>
      <w:divBdr>
        <w:top w:val="none" w:sz="0" w:space="0" w:color="auto"/>
        <w:left w:val="none" w:sz="0" w:space="0" w:color="auto"/>
        <w:bottom w:val="none" w:sz="0" w:space="0" w:color="auto"/>
        <w:right w:val="none" w:sz="0" w:space="0" w:color="auto"/>
      </w:divBdr>
    </w:div>
    <w:div w:id="315688656">
      <w:marLeft w:val="640"/>
      <w:marRight w:val="0"/>
      <w:marTop w:val="0"/>
      <w:marBottom w:val="0"/>
      <w:divBdr>
        <w:top w:val="none" w:sz="0" w:space="0" w:color="auto"/>
        <w:left w:val="none" w:sz="0" w:space="0" w:color="auto"/>
        <w:bottom w:val="none" w:sz="0" w:space="0" w:color="auto"/>
        <w:right w:val="none" w:sz="0" w:space="0" w:color="auto"/>
      </w:divBdr>
    </w:div>
    <w:div w:id="315690060">
      <w:marLeft w:val="640"/>
      <w:marRight w:val="0"/>
      <w:marTop w:val="0"/>
      <w:marBottom w:val="0"/>
      <w:divBdr>
        <w:top w:val="none" w:sz="0" w:space="0" w:color="auto"/>
        <w:left w:val="none" w:sz="0" w:space="0" w:color="auto"/>
        <w:bottom w:val="none" w:sz="0" w:space="0" w:color="auto"/>
        <w:right w:val="none" w:sz="0" w:space="0" w:color="auto"/>
      </w:divBdr>
    </w:div>
    <w:div w:id="315690625">
      <w:marLeft w:val="640"/>
      <w:marRight w:val="0"/>
      <w:marTop w:val="0"/>
      <w:marBottom w:val="0"/>
      <w:divBdr>
        <w:top w:val="none" w:sz="0" w:space="0" w:color="auto"/>
        <w:left w:val="none" w:sz="0" w:space="0" w:color="auto"/>
        <w:bottom w:val="none" w:sz="0" w:space="0" w:color="auto"/>
        <w:right w:val="none" w:sz="0" w:space="0" w:color="auto"/>
      </w:divBdr>
    </w:div>
    <w:div w:id="315765263">
      <w:marLeft w:val="640"/>
      <w:marRight w:val="0"/>
      <w:marTop w:val="0"/>
      <w:marBottom w:val="0"/>
      <w:divBdr>
        <w:top w:val="none" w:sz="0" w:space="0" w:color="auto"/>
        <w:left w:val="none" w:sz="0" w:space="0" w:color="auto"/>
        <w:bottom w:val="none" w:sz="0" w:space="0" w:color="auto"/>
        <w:right w:val="none" w:sz="0" w:space="0" w:color="auto"/>
      </w:divBdr>
    </w:div>
    <w:div w:id="315768904">
      <w:marLeft w:val="640"/>
      <w:marRight w:val="0"/>
      <w:marTop w:val="0"/>
      <w:marBottom w:val="0"/>
      <w:divBdr>
        <w:top w:val="none" w:sz="0" w:space="0" w:color="auto"/>
        <w:left w:val="none" w:sz="0" w:space="0" w:color="auto"/>
        <w:bottom w:val="none" w:sz="0" w:space="0" w:color="auto"/>
        <w:right w:val="none" w:sz="0" w:space="0" w:color="auto"/>
      </w:divBdr>
    </w:div>
    <w:div w:id="315838223">
      <w:marLeft w:val="640"/>
      <w:marRight w:val="0"/>
      <w:marTop w:val="0"/>
      <w:marBottom w:val="0"/>
      <w:divBdr>
        <w:top w:val="none" w:sz="0" w:space="0" w:color="auto"/>
        <w:left w:val="none" w:sz="0" w:space="0" w:color="auto"/>
        <w:bottom w:val="none" w:sz="0" w:space="0" w:color="auto"/>
        <w:right w:val="none" w:sz="0" w:space="0" w:color="auto"/>
      </w:divBdr>
    </w:div>
    <w:div w:id="315838715">
      <w:marLeft w:val="640"/>
      <w:marRight w:val="0"/>
      <w:marTop w:val="0"/>
      <w:marBottom w:val="0"/>
      <w:divBdr>
        <w:top w:val="none" w:sz="0" w:space="0" w:color="auto"/>
        <w:left w:val="none" w:sz="0" w:space="0" w:color="auto"/>
        <w:bottom w:val="none" w:sz="0" w:space="0" w:color="auto"/>
        <w:right w:val="none" w:sz="0" w:space="0" w:color="auto"/>
      </w:divBdr>
    </w:div>
    <w:div w:id="315843037">
      <w:marLeft w:val="640"/>
      <w:marRight w:val="0"/>
      <w:marTop w:val="0"/>
      <w:marBottom w:val="0"/>
      <w:divBdr>
        <w:top w:val="none" w:sz="0" w:space="0" w:color="auto"/>
        <w:left w:val="none" w:sz="0" w:space="0" w:color="auto"/>
        <w:bottom w:val="none" w:sz="0" w:space="0" w:color="auto"/>
        <w:right w:val="none" w:sz="0" w:space="0" w:color="auto"/>
      </w:divBdr>
    </w:div>
    <w:div w:id="315886842">
      <w:marLeft w:val="640"/>
      <w:marRight w:val="0"/>
      <w:marTop w:val="0"/>
      <w:marBottom w:val="0"/>
      <w:divBdr>
        <w:top w:val="none" w:sz="0" w:space="0" w:color="auto"/>
        <w:left w:val="none" w:sz="0" w:space="0" w:color="auto"/>
        <w:bottom w:val="none" w:sz="0" w:space="0" w:color="auto"/>
        <w:right w:val="none" w:sz="0" w:space="0" w:color="auto"/>
      </w:divBdr>
    </w:div>
    <w:div w:id="315914029">
      <w:marLeft w:val="640"/>
      <w:marRight w:val="0"/>
      <w:marTop w:val="0"/>
      <w:marBottom w:val="0"/>
      <w:divBdr>
        <w:top w:val="none" w:sz="0" w:space="0" w:color="auto"/>
        <w:left w:val="none" w:sz="0" w:space="0" w:color="auto"/>
        <w:bottom w:val="none" w:sz="0" w:space="0" w:color="auto"/>
        <w:right w:val="none" w:sz="0" w:space="0" w:color="auto"/>
      </w:divBdr>
    </w:div>
    <w:div w:id="316106919">
      <w:marLeft w:val="640"/>
      <w:marRight w:val="0"/>
      <w:marTop w:val="0"/>
      <w:marBottom w:val="0"/>
      <w:divBdr>
        <w:top w:val="none" w:sz="0" w:space="0" w:color="auto"/>
        <w:left w:val="none" w:sz="0" w:space="0" w:color="auto"/>
        <w:bottom w:val="none" w:sz="0" w:space="0" w:color="auto"/>
        <w:right w:val="none" w:sz="0" w:space="0" w:color="auto"/>
      </w:divBdr>
    </w:div>
    <w:div w:id="316108148">
      <w:marLeft w:val="640"/>
      <w:marRight w:val="0"/>
      <w:marTop w:val="0"/>
      <w:marBottom w:val="0"/>
      <w:divBdr>
        <w:top w:val="none" w:sz="0" w:space="0" w:color="auto"/>
        <w:left w:val="none" w:sz="0" w:space="0" w:color="auto"/>
        <w:bottom w:val="none" w:sz="0" w:space="0" w:color="auto"/>
        <w:right w:val="none" w:sz="0" w:space="0" w:color="auto"/>
      </w:divBdr>
    </w:div>
    <w:div w:id="316110330">
      <w:marLeft w:val="640"/>
      <w:marRight w:val="0"/>
      <w:marTop w:val="0"/>
      <w:marBottom w:val="0"/>
      <w:divBdr>
        <w:top w:val="none" w:sz="0" w:space="0" w:color="auto"/>
        <w:left w:val="none" w:sz="0" w:space="0" w:color="auto"/>
        <w:bottom w:val="none" w:sz="0" w:space="0" w:color="auto"/>
        <w:right w:val="none" w:sz="0" w:space="0" w:color="auto"/>
      </w:divBdr>
    </w:div>
    <w:div w:id="316149523">
      <w:marLeft w:val="640"/>
      <w:marRight w:val="0"/>
      <w:marTop w:val="0"/>
      <w:marBottom w:val="0"/>
      <w:divBdr>
        <w:top w:val="none" w:sz="0" w:space="0" w:color="auto"/>
        <w:left w:val="none" w:sz="0" w:space="0" w:color="auto"/>
        <w:bottom w:val="none" w:sz="0" w:space="0" w:color="auto"/>
        <w:right w:val="none" w:sz="0" w:space="0" w:color="auto"/>
      </w:divBdr>
    </w:div>
    <w:div w:id="316304066">
      <w:marLeft w:val="640"/>
      <w:marRight w:val="0"/>
      <w:marTop w:val="0"/>
      <w:marBottom w:val="0"/>
      <w:divBdr>
        <w:top w:val="none" w:sz="0" w:space="0" w:color="auto"/>
        <w:left w:val="none" w:sz="0" w:space="0" w:color="auto"/>
        <w:bottom w:val="none" w:sz="0" w:space="0" w:color="auto"/>
        <w:right w:val="none" w:sz="0" w:space="0" w:color="auto"/>
      </w:divBdr>
    </w:div>
    <w:div w:id="316423006">
      <w:marLeft w:val="640"/>
      <w:marRight w:val="0"/>
      <w:marTop w:val="0"/>
      <w:marBottom w:val="0"/>
      <w:divBdr>
        <w:top w:val="none" w:sz="0" w:space="0" w:color="auto"/>
        <w:left w:val="none" w:sz="0" w:space="0" w:color="auto"/>
        <w:bottom w:val="none" w:sz="0" w:space="0" w:color="auto"/>
        <w:right w:val="none" w:sz="0" w:space="0" w:color="auto"/>
      </w:divBdr>
    </w:div>
    <w:div w:id="316426210">
      <w:marLeft w:val="640"/>
      <w:marRight w:val="0"/>
      <w:marTop w:val="0"/>
      <w:marBottom w:val="0"/>
      <w:divBdr>
        <w:top w:val="none" w:sz="0" w:space="0" w:color="auto"/>
        <w:left w:val="none" w:sz="0" w:space="0" w:color="auto"/>
        <w:bottom w:val="none" w:sz="0" w:space="0" w:color="auto"/>
        <w:right w:val="none" w:sz="0" w:space="0" w:color="auto"/>
      </w:divBdr>
    </w:div>
    <w:div w:id="316540550">
      <w:marLeft w:val="640"/>
      <w:marRight w:val="0"/>
      <w:marTop w:val="0"/>
      <w:marBottom w:val="0"/>
      <w:divBdr>
        <w:top w:val="none" w:sz="0" w:space="0" w:color="auto"/>
        <w:left w:val="none" w:sz="0" w:space="0" w:color="auto"/>
        <w:bottom w:val="none" w:sz="0" w:space="0" w:color="auto"/>
        <w:right w:val="none" w:sz="0" w:space="0" w:color="auto"/>
      </w:divBdr>
    </w:div>
    <w:div w:id="316618725">
      <w:marLeft w:val="640"/>
      <w:marRight w:val="0"/>
      <w:marTop w:val="0"/>
      <w:marBottom w:val="0"/>
      <w:divBdr>
        <w:top w:val="none" w:sz="0" w:space="0" w:color="auto"/>
        <w:left w:val="none" w:sz="0" w:space="0" w:color="auto"/>
        <w:bottom w:val="none" w:sz="0" w:space="0" w:color="auto"/>
        <w:right w:val="none" w:sz="0" w:space="0" w:color="auto"/>
      </w:divBdr>
    </w:div>
    <w:div w:id="316689429">
      <w:marLeft w:val="640"/>
      <w:marRight w:val="0"/>
      <w:marTop w:val="0"/>
      <w:marBottom w:val="0"/>
      <w:divBdr>
        <w:top w:val="none" w:sz="0" w:space="0" w:color="auto"/>
        <w:left w:val="none" w:sz="0" w:space="0" w:color="auto"/>
        <w:bottom w:val="none" w:sz="0" w:space="0" w:color="auto"/>
        <w:right w:val="none" w:sz="0" w:space="0" w:color="auto"/>
      </w:divBdr>
    </w:div>
    <w:div w:id="316691229">
      <w:marLeft w:val="640"/>
      <w:marRight w:val="0"/>
      <w:marTop w:val="0"/>
      <w:marBottom w:val="0"/>
      <w:divBdr>
        <w:top w:val="none" w:sz="0" w:space="0" w:color="auto"/>
        <w:left w:val="none" w:sz="0" w:space="0" w:color="auto"/>
        <w:bottom w:val="none" w:sz="0" w:space="0" w:color="auto"/>
        <w:right w:val="none" w:sz="0" w:space="0" w:color="auto"/>
      </w:divBdr>
    </w:div>
    <w:div w:id="316695046">
      <w:marLeft w:val="640"/>
      <w:marRight w:val="0"/>
      <w:marTop w:val="0"/>
      <w:marBottom w:val="0"/>
      <w:divBdr>
        <w:top w:val="none" w:sz="0" w:space="0" w:color="auto"/>
        <w:left w:val="none" w:sz="0" w:space="0" w:color="auto"/>
        <w:bottom w:val="none" w:sz="0" w:space="0" w:color="auto"/>
        <w:right w:val="none" w:sz="0" w:space="0" w:color="auto"/>
      </w:divBdr>
    </w:div>
    <w:div w:id="316762594">
      <w:marLeft w:val="640"/>
      <w:marRight w:val="0"/>
      <w:marTop w:val="0"/>
      <w:marBottom w:val="0"/>
      <w:divBdr>
        <w:top w:val="none" w:sz="0" w:space="0" w:color="auto"/>
        <w:left w:val="none" w:sz="0" w:space="0" w:color="auto"/>
        <w:bottom w:val="none" w:sz="0" w:space="0" w:color="auto"/>
        <w:right w:val="none" w:sz="0" w:space="0" w:color="auto"/>
      </w:divBdr>
    </w:div>
    <w:div w:id="316882297">
      <w:marLeft w:val="640"/>
      <w:marRight w:val="0"/>
      <w:marTop w:val="0"/>
      <w:marBottom w:val="0"/>
      <w:divBdr>
        <w:top w:val="none" w:sz="0" w:space="0" w:color="auto"/>
        <w:left w:val="none" w:sz="0" w:space="0" w:color="auto"/>
        <w:bottom w:val="none" w:sz="0" w:space="0" w:color="auto"/>
        <w:right w:val="none" w:sz="0" w:space="0" w:color="auto"/>
      </w:divBdr>
    </w:div>
    <w:div w:id="316963528">
      <w:marLeft w:val="640"/>
      <w:marRight w:val="0"/>
      <w:marTop w:val="0"/>
      <w:marBottom w:val="0"/>
      <w:divBdr>
        <w:top w:val="none" w:sz="0" w:space="0" w:color="auto"/>
        <w:left w:val="none" w:sz="0" w:space="0" w:color="auto"/>
        <w:bottom w:val="none" w:sz="0" w:space="0" w:color="auto"/>
        <w:right w:val="none" w:sz="0" w:space="0" w:color="auto"/>
      </w:divBdr>
    </w:div>
    <w:div w:id="317078842">
      <w:marLeft w:val="640"/>
      <w:marRight w:val="0"/>
      <w:marTop w:val="0"/>
      <w:marBottom w:val="0"/>
      <w:divBdr>
        <w:top w:val="none" w:sz="0" w:space="0" w:color="auto"/>
        <w:left w:val="none" w:sz="0" w:space="0" w:color="auto"/>
        <w:bottom w:val="none" w:sz="0" w:space="0" w:color="auto"/>
        <w:right w:val="none" w:sz="0" w:space="0" w:color="auto"/>
      </w:divBdr>
    </w:div>
    <w:div w:id="317153771">
      <w:marLeft w:val="640"/>
      <w:marRight w:val="0"/>
      <w:marTop w:val="0"/>
      <w:marBottom w:val="0"/>
      <w:divBdr>
        <w:top w:val="none" w:sz="0" w:space="0" w:color="auto"/>
        <w:left w:val="none" w:sz="0" w:space="0" w:color="auto"/>
        <w:bottom w:val="none" w:sz="0" w:space="0" w:color="auto"/>
        <w:right w:val="none" w:sz="0" w:space="0" w:color="auto"/>
      </w:divBdr>
    </w:div>
    <w:div w:id="317157050">
      <w:marLeft w:val="640"/>
      <w:marRight w:val="0"/>
      <w:marTop w:val="0"/>
      <w:marBottom w:val="0"/>
      <w:divBdr>
        <w:top w:val="none" w:sz="0" w:space="0" w:color="auto"/>
        <w:left w:val="none" w:sz="0" w:space="0" w:color="auto"/>
        <w:bottom w:val="none" w:sz="0" w:space="0" w:color="auto"/>
        <w:right w:val="none" w:sz="0" w:space="0" w:color="auto"/>
      </w:divBdr>
    </w:div>
    <w:div w:id="317342161">
      <w:marLeft w:val="640"/>
      <w:marRight w:val="0"/>
      <w:marTop w:val="0"/>
      <w:marBottom w:val="0"/>
      <w:divBdr>
        <w:top w:val="none" w:sz="0" w:space="0" w:color="auto"/>
        <w:left w:val="none" w:sz="0" w:space="0" w:color="auto"/>
        <w:bottom w:val="none" w:sz="0" w:space="0" w:color="auto"/>
        <w:right w:val="none" w:sz="0" w:space="0" w:color="auto"/>
      </w:divBdr>
    </w:div>
    <w:div w:id="317422196">
      <w:marLeft w:val="640"/>
      <w:marRight w:val="0"/>
      <w:marTop w:val="0"/>
      <w:marBottom w:val="0"/>
      <w:divBdr>
        <w:top w:val="none" w:sz="0" w:space="0" w:color="auto"/>
        <w:left w:val="none" w:sz="0" w:space="0" w:color="auto"/>
        <w:bottom w:val="none" w:sz="0" w:space="0" w:color="auto"/>
        <w:right w:val="none" w:sz="0" w:space="0" w:color="auto"/>
      </w:divBdr>
    </w:div>
    <w:div w:id="317462881">
      <w:marLeft w:val="640"/>
      <w:marRight w:val="0"/>
      <w:marTop w:val="0"/>
      <w:marBottom w:val="0"/>
      <w:divBdr>
        <w:top w:val="none" w:sz="0" w:space="0" w:color="auto"/>
        <w:left w:val="none" w:sz="0" w:space="0" w:color="auto"/>
        <w:bottom w:val="none" w:sz="0" w:space="0" w:color="auto"/>
        <w:right w:val="none" w:sz="0" w:space="0" w:color="auto"/>
      </w:divBdr>
    </w:div>
    <w:div w:id="317534545">
      <w:marLeft w:val="640"/>
      <w:marRight w:val="0"/>
      <w:marTop w:val="0"/>
      <w:marBottom w:val="0"/>
      <w:divBdr>
        <w:top w:val="none" w:sz="0" w:space="0" w:color="auto"/>
        <w:left w:val="none" w:sz="0" w:space="0" w:color="auto"/>
        <w:bottom w:val="none" w:sz="0" w:space="0" w:color="auto"/>
        <w:right w:val="none" w:sz="0" w:space="0" w:color="auto"/>
      </w:divBdr>
    </w:div>
    <w:div w:id="317537655">
      <w:marLeft w:val="640"/>
      <w:marRight w:val="0"/>
      <w:marTop w:val="0"/>
      <w:marBottom w:val="0"/>
      <w:divBdr>
        <w:top w:val="none" w:sz="0" w:space="0" w:color="auto"/>
        <w:left w:val="none" w:sz="0" w:space="0" w:color="auto"/>
        <w:bottom w:val="none" w:sz="0" w:space="0" w:color="auto"/>
        <w:right w:val="none" w:sz="0" w:space="0" w:color="auto"/>
      </w:divBdr>
    </w:div>
    <w:div w:id="317543593">
      <w:marLeft w:val="640"/>
      <w:marRight w:val="0"/>
      <w:marTop w:val="0"/>
      <w:marBottom w:val="0"/>
      <w:divBdr>
        <w:top w:val="none" w:sz="0" w:space="0" w:color="auto"/>
        <w:left w:val="none" w:sz="0" w:space="0" w:color="auto"/>
        <w:bottom w:val="none" w:sz="0" w:space="0" w:color="auto"/>
        <w:right w:val="none" w:sz="0" w:space="0" w:color="auto"/>
      </w:divBdr>
    </w:div>
    <w:div w:id="317613593">
      <w:marLeft w:val="640"/>
      <w:marRight w:val="0"/>
      <w:marTop w:val="0"/>
      <w:marBottom w:val="0"/>
      <w:divBdr>
        <w:top w:val="none" w:sz="0" w:space="0" w:color="auto"/>
        <w:left w:val="none" w:sz="0" w:space="0" w:color="auto"/>
        <w:bottom w:val="none" w:sz="0" w:space="0" w:color="auto"/>
        <w:right w:val="none" w:sz="0" w:space="0" w:color="auto"/>
      </w:divBdr>
    </w:div>
    <w:div w:id="317657626">
      <w:marLeft w:val="640"/>
      <w:marRight w:val="0"/>
      <w:marTop w:val="0"/>
      <w:marBottom w:val="0"/>
      <w:divBdr>
        <w:top w:val="none" w:sz="0" w:space="0" w:color="auto"/>
        <w:left w:val="none" w:sz="0" w:space="0" w:color="auto"/>
        <w:bottom w:val="none" w:sz="0" w:space="0" w:color="auto"/>
        <w:right w:val="none" w:sz="0" w:space="0" w:color="auto"/>
      </w:divBdr>
    </w:div>
    <w:div w:id="317804861">
      <w:marLeft w:val="640"/>
      <w:marRight w:val="0"/>
      <w:marTop w:val="0"/>
      <w:marBottom w:val="0"/>
      <w:divBdr>
        <w:top w:val="none" w:sz="0" w:space="0" w:color="auto"/>
        <w:left w:val="none" w:sz="0" w:space="0" w:color="auto"/>
        <w:bottom w:val="none" w:sz="0" w:space="0" w:color="auto"/>
        <w:right w:val="none" w:sz="0" w:space="0" w:color="auto"/>
      </w:divBdr>
    </w:div>
    <w:div w:id="317809527">
      <w:marLeft w:val="640"/>
      <w:marRight w:val="0"/>
      <w:marTop w:val="0"/>
      <w:marBottom w:val="0"/>
      <w:divBdr>
        <w:top w:val="none" w:sz="0" w:space="0" w:color="auto"/>
        <w:left w:val="none" w:sz="0" w:space="0" w:color="auto"/>
        <w:bottom w:val="none" w:sz="0" w:space="0" w:color="auto"/>
        <w:right w:val="none" w:sz="0" w:space="0" w:color="auto"/>
      </w:divBdr>
    </w:div>
    <w:div w:id="317928852">
      <w:marLeft w:val="640"/>
      <w:marRight w:val="0"/>
      <w:marTop w:val="0"/>
      <w:marBottom w:val="0"/>
      <w:divBdr>
        <w:top w:val="none" w:sz="0" w:space="0" w:color="auto"/>
        <w:left w:val="none" w:sz="0" w:space="0" w:color="auto"/>
        <w:bottom w:val="none" w:sz="0" w:space="0" w:color="auto"/>
        <w:right w:val="none" w:sz="0" w:space="0" w:color="auto"/>
      </w:divBdr>
    </w:div>
    <w:div w:id="318004314">
      <w:marLeft w:val="640"/>
      <w:marRight w:val="0"/>
      <w:marTop w:val="0"/>
      <w:marBottom w:val="0"/>
      <w:divBdr>
        <w:top w:val="none" w:sz="0" w:space="0" w:color="auto"/>
        <w:left w:val="none" w:sz="0" w:space="0" w:color="auto"/>
        <w:bottom w:val="none" w:sz="0" w:space="0" w:color="auto"/>
        <w:right w:val="none" w:sz="0" w:space="0" w:color="auto"/>
      </w:divBdr>
    </w:div>
    <w:div w:id="318122632">
      <w:marLeft w:val="640"/>
      <w:marRight w:val="0"/>
      <w:marTop w:val="0"/>
      <w:marBottom w:val="0"/>
      <w:divBdr>
        <w:top w:val="none" w:sz="0" w:space="0" w:color="auto"/>
        <w:left w:val="none" w:sz="0" w:space="0" w:color="auto"/>
        <w:bottom w:val="none" w:sz="0" w:space="0" w:color="auto"/>
        <w:right w:val="none" w:sz="0" w:space="0" w:color="auto"/>
      </w:divBdr>
    </w:div>
    <w:div w:id="318123231">
      <w:marLeft w:val="640"/>
      <w:marRight w:val="0"/>
      <w:marTop w:val="0"/>
      <w:marBottom w:val="0"/>
      <w:divBdr>
        <w:top w:val="none" w:sz="0" w:space="0" w:color="auto"/>
        <w:left w:val="none" w:sz="0" w:space="0" w:color="auto"/>
        <w:bottom w:val="none" w:sz="0" w:space="0" w:color="auto"/>
        <w:right w:val="none" w:sz="0" w:space="0" w:color="auto"/>
      </w:divBdr>
    </w:div>
    <w:div w:id="318193269">
      <w:marLeft w:val="640"/>
      <w:marRight w:val="0"/>
      <w:marTop w:val="0"/>
      <w:marBottom w:val="0"/>
      <w:divBdr>
        <w:top w:val="none" w:sz="0" w:space="0" w:color="auto"/>
        <w:left w:val="none" w:sz="0" w:space="0" w:color="auto"/>
        <w:bottom w:val="none" w:sz="0" w:space="0" w:color="auto"/>
        <w:right w:val="none" w:sz="0" w:space="0" w:color="auto"/>
      </w:divBdr>
    </w:div>
    <w:div w:id="318198355">
      <w:marLeft w:val="640"/>
      <w:marRight w:val="0"/>
      <w:marTop w:val="0"/>
      <w:marBottom w:val="0"/>
      <w:divBdr>
        <w:top w:val="none" w:sz="0" w:space="0" w:color="auto"/>
        <w:left w:val="none" w:sz="0" w:space="0" w:color="auto"/>
        <w:bottom w:val="none" w:sz="0" w:space="0" w:color="auto"/>
        <w:right w:val="none" w:sz="0" w:space="0" w:color="auto"/>
      </w:divBdr>
    </w:div>
    <w:div w:id="318309099">
      <w:marLeft w:val="640"/>
      <w:marRight w:val="0"/>
      <w:marTop w:val="0"/>
      <w:marBottom w:val="0"/>
      <w:divBdr>
        <w:top w:val="none" w:sz="0" w:space="0" w:color="auto"/>
        <w:left w:val="none" w:sz="0" w:space="0" w:color="auto"/>
        <w:bottom w:val="none" w:sz="0" w:space="0" w:color="auto"/>
        <w:right w:val="none" w:sz="0" w:space="0" w:color="auto"/>
      </w:divBdr>
    </w:div>
    <w:div w:id="318311879">
      <w:marLeft w:val="640"/>
      <w:marRight w:val="0"/>
      <w:marTop w:val="0"/>
      <w:marBottom w:val="0"/>
      <w:divBdr>
        <w:top w:val="none" w:sz="0" w:space="0" w:color="auto"/>
        <w:left w:val="none" w:sz="0" w:space="0" w:color="auto"/>
        <w:bottom w:val="none" w:sz="0" w:space="0" w:color="auto"/>
        <w:right w:val="none" w:sz="0" w:space="0" w:color="auto"/>
      </w:divBdr>
    </w:div>
    <w:div w:id="318460917">
      <w:marLeft w:val="640"/>
      <w:marRight w:val="0"/>
      <w:marTop w:val="0"/>
      <w:marBottom w:val="0"/>
      <w:divBdr>
        <w:top w:val="none" w:sz="0" w:space="0" w:color="auto"/>
        <w:left w:val="none" w:sz="0" w:space="0" w:color="auto"/>
        <w:bottom w:val="none" w:sz="0" w:space="0" w:color="auto"/>
        <w:right w:val="none" w:sz="0" w:space="0" w:color="auto"/>
      </w:divBdr>
    </w:div>
    <w:div w:id="318505746">
      <w:marLeft w:val="640"/>
      <w:marRight w:val="0"/>
      <w:marTop w:val="0"/>
      <w:marBottom w:val="0"/>
      <w:divBdr>
        <w:top w:val="none" w:sz="0" w:space="0" w:color="auto"/>
        <w:left w:val="none" w:sz="0" w:space="0" w:color="auto"/>
        <w:bottom w:val="none" w:sz="0" w:space="0" w:color="auto"/>
        <w:right w:val="none" w:sz="0" w:space="0" w:color="auto"/>
      </w:divBdr>
    </w:div>
    <w:div w:id="318536424">
      <w:marLeft w:val="640"/>
      <w:marRight w:val="0"/>
      <w:marTop w:val="0"/>
      <w:marBottom w:val="0"/>
      <w:divBdr>
        <w:top w:val="none" w:sz="0" w:space="0" w:color="auto"/>
        <w:left w:val="none" w:sz="0" w:space="0" w:color="auto"/>
        <w:bottom w:val="none" w:sz="0" w:space="0" w:color="auto"/>
        <w:right w:val="none" w:sz="0" w:space="0" w:color="auto"/>
      </w:divBdr>
    </w:div>
    <w:div w:id="318657132">
      <w:marLeft w:val="640"/>
      <w:marRight w:val="0"/>
      <w:marTop w:val="0"/>
      <w:marBottom w:val="0"/>
      <w:divBdr>
        <w:top w:val="none" w:sz="0" w:space="0" w:color="auto"/>
        <w:left w:val="none" w:sz="0" w:space="0" w:color="auto"/>
        <w:bottom w:val="none" w:sz="0" w:space="0" w:color="auto"/>
        <w:right w:val="none" w:sz="0" w:space="0" w:color="auto"/>
      </w:divBdr>
    </w:div>
    <w:div w:id="318658657">
      <w:bodyDiv w:val="1"/>
      <w:marLeft w:val="0"/>
      <w:marRight w:val="0"/>
      <w:marTop w:val="0"/>
      <w:marBottom w:val="0"/>
      <w:divBdr>
        <w:top w:val="none" w:sz="0" w:space="0" w:color="auto"/>
        <w:left w:val="none" w:sz="0" w:space="0" w:color="auto"/>
        <w:bottom w:val="none" w:sz="0" w:space="0" w:color="auto"/>
        <w:right w:val="none" w:sz="0" w:space="0" w:color="auto"/>
      </w:divBdr>
    </w:div>
    <w:div w:id="318660362">
      <w:marLeft w:val="640"/>
      <w:marRight w:val="0"/>
      <w:marTop w:val="0"/>
      <w:marBottom w:val="0"/>
      <w:divBdr>
        <w:top w:val="none" w:sz="0" w:space="0" w:color="auto"/>
        <w:left w:val="none" w:sz="0" w:space="0" w:color="auto"/>
        <w:bottom w:val="none" w:sz="0" w:space="0" w:color="auto"/>
        <w:right w:val="none" w:sz="0" w:space="0" w:color="auto"/>
      </w:divBdr>
    </w:div>
    <w:div w:id="318731253">
      <w:marLeft w:val="640"/>
      <w:marRight w:val="0"/>
      <w:marTop w:val="0"/>
      <w:marBottom w:val="0"/>
      <w:divBdr>
        <w:top w:val="none" w:sz="0" w:space="0" w:color="auto"/>
        <w:left w:val="none" w:sz="0" w:space="0" w:color="auto"/>
        <w:bottom w:val="none" w:sz="0" w:space="0" w:color="auto"/>
        <w:right w:val="none" w:sz="0" w:space="0" w:color="auto"/>
      </w:divBdr>
    </w:div>
    <w:div w:id="318844912">
      <w:marLeft w:val="640"/>
      <w:marRight w:val="0"/>
      <w:marTop w:val="0"/>
      <w:marBottom w:val="0"/>
      <w:divBdr>
        <w:top w:val="none" w:sz="0" w:space="0" w:color="auto"/>
        <w:left w:val="none" w:sz="0" w:space="0" w:color="auto"/>
        <w:bottom w:val="none" w:sz="0" w:space="0" w:color="auto"/>
        <w:right w:val="none" w:sz="0" w:space="0" w:color="auto"/>
      </w:divBdr>
    </w:div>
    <w:div w:id="318846855">
      <w:marLeft w:val="640"/>
      <w:marRight w:val="0"/>
      <w:marTop w:val="0"/>
      <w:marBottom w:val="0"/>
      <w:divBdr>
        <w:top w:val="none" w:sz="0" w:space="0" w:color="auto"/>
        <w:left w:val="none" w:sz="0" w:space="0" w:color="auto"/>
        <w:bottom w:val="none" w:sz="0" w:space="0" w:color="auto"/>
        <w:right w:val="none" w:sz="0" w:space="0" w:color="auto"/>
      </w:divBdr>
    </w:div>
    <w:div w:id="318927070">
      <w:marLeft w:val="640"/>
      <w:marRight w:val="0"/>
      <w:marTop w:val="0"/>
      <w:marBottom w:val="0"/>
      <w:divBdr>
        <w:top w:val="none" w:sz="0" w:space="0" w:color="auto"/>
        <w:left w:val="none" w:sz="0" w:space="0" w:color="auto"/>
        <w:bottom w:val="none" w:sz="0" w:space="0" w:color="auto"/>
        <w:right w:val="none" w:sz="0" w:space="0" w:color="auto"/>
      </w:divBdr>
    </w:div>
    <w:div w:id="318928295">
      <w:marLeft w:val="640"/>
      <w:marRight w:val="0"/>
      <w:marTop w:val="0"/>
      <w:marBottom w:val="0"/>
      <w:divBdr>
        <w:top w:val="none" w:sz="0" w:space="0" w:color="auto"/>
        <w:left w:val="none" w:sz="0" w:space="0" w:color="auto"/>
        <w:bottom w:val="none" w:sz="0" w:space="0" w:color="auto"/>
        <w:right w:val="none" w:sz="0" w:space="0" w:color="auto"/>
      </w:divBdr>
    </w:div>
    <w:div w:id="318970533">
      <w:marLeft w:val="640"/>
      <w:marRight w:val="0"/>
      <w:marTop w:val="0"/>
      <w:marBottom w:val="0"/>
      <w:divBdr>
        <w:top w:val="none" w:sz="0" w:space="0" w:color="auto"/>
        <w:left w:val="none" w:sz="0" w:space="0" w:color="auto"/>
        <w:bottom w:val="none" w:sz="0" w:space="0" w:color="auto"/>
        <w:right w:val="none" w:sz="0" w:space="0" w:color="auto"/>
      </w:divBdr>
    </w:div>
    <w:div w:id="319113907">
      <w:marLeft w:val="640"/>
      <w:marRight w:val="0"/>
      <w:marTop w:val="0"/>
      <w:marBottom w:val="0"/>
      <w:divBdr>
        <w:top w:val="none" w:sz="0" w:space="0" w:color="auto"/>
        <w:left w:val="none" w:sz="0" w:space="0" w:color="auto"/>
        <w:bottom w:val="none" w:sz="0" w:space="0" w:color="auto"/>
        <w:right w:val="none" w:sz="0" w:space="0" w:color="auto"/>
      </w:divBdr>
    </w:div>
    <w:div w:id="319118130">
      <w:marLeft w:val="640"/>
      <w:marRight w:val="0"/>
      <w:marTop w:val="0"/>
      <w:marBottom w:val="0"/>
      <w:divBdr>
        <w:top w:val="none" w:sz="0" w:space="0" w:color="auto"/>
        <w:left w:val="none" w:sz="0" w:space="0" w:color="auto"/>
        <w:bottom w:val="none" w:sz="0" w:space="0" w:color="auto"/>
        <w:right w:val="none" w:sz="0" w:space="0" w:color="auto"/>
      </w:divBdr>
    </w:div>
    <w:div w:id="319122562">
      <w:marLeft w:val="640"/>
      <w:marRight w:val="0"/>
      <w:marTop w:val="0"/>
      <w:marBottom w:val="0"/>
      <w:divBdr>
        <w:top w:val="none" w:sz="0" w:space="0" w:color="auto"/>
        <w:left w:val="none" w:sz="0" w:space="0" w:color="auto"/>
        <w:bottom w:val="none" w:sz="0" w:space="0" w:color="auto"/>
        <w:right w:val="none" w:sz="0" w:space="0" w:color="auto"/>
      </w:divBdr>
    </w:div>
    <w:div w:id="319122832">
      <w:marLeft w:val="640"/>
      <w:marRight w:val="0"/>
      <w:marTop w:val="0"/>
      <w:marBottom w:val="0"/>
      <w:divBdr>
        <w:top w:val="none" w:sz="0" w:space="0" w:color="auto"/>
        <w:left w:val="none" w:sz="0" w:space="0" w:color="auto"/>
        <w:bottom w:val="none" w:sz="0" w:space="0" w:color="auto"/>
        <w:right w:val="none" w:sz="0" w:space="0" w:color="auto"/>
      </w:divBdr>
    </w:div>
    <w:div w:id="319162250">
      <w:marLeft w:val="640"/>
      <w:marRight w:val="0"/>
      <w:marTop w:val="0"/>
      <w:marBottom w:val="0"/>
      <w:divBdr>
        <w:top w:val="none" w:sz="0" w:space="0" w:color="auto"/>
        <w:left w:val="none" w:sz="0" w:space="0" w:color="auto"/>
        <w:bottom w:val="none" w:sz="0" w:space="0" w:color="auto"/>
        <w:right w:val="none" w:sz="0" w:space="0" w:color="auto"/>
      </w:divBdr>
    </w:div>
    <w:div w:id="319235848">
      <w:marLeft w:val="640"/>
      <w:marRight w:val="0"/>
      <w:marTop w:val="0"/>
      <w:marBottom w:val="0"/>
      <w:divBdr>
        <w:top w:val="none" w:sz="0" w:space="0" w:color="auto"/>
        <w:left w:val="none" w:sz="0" w:space="0" w:color="auto"/>
        <w:bottom w:val="none" w:sz="0" w:space="0" w:color="auto"/>
        <w:right w:val="none" w:sz="0" w:space="0" w:color="auto"/>
      </w:divBdr>
    </w:div>
    <w:div w:id="319238095">
      <w:marLeft w:val="640"/>
      <w:marRight w:val="0"/>
      <w:marTop w:val="0"/>
      <w:marBottom w:val="0"/>
      <w:divBdr>
        <w:top w:val="none" w:sz="0" w:space="0" w:color="auto"/>
        <w:left w:val="none" w:sz="0" w:space="0" w:color="auto"/>
        <w:bottom w:val="none" w:sz="0" w:space="0" w:color="auto"/>
        <w:right w:val="none" w:sz="0" w:space="0" w:color="auto"/>
      </w:divBdr>
    </w:div>
    <w:div w:id="319356984">
      <w:marLeft w:val="640"/>
      <w:marRight w:val="0"/>
      <w:marTop w:val="0"/>
      <w:marBottom w:val="0"/>
      <w:divBdr>
        <w:top w:val="none" w:sz="0" w:space="0" w:color="auto"/>
        <w:left w:val="none" w:sz="0" w:space="0" w:color="auto"/>
        <w:bottom w:val="none" w:sz="0" w:space="0" w:color="auto"/>
        <w:right w:val="none" w:sz="0" w:space="0" w:color="auto"/>
      </w:divBdr>
    </w:div>
    <w:div w:id="319384607">
      <w:marLeft w:val="640"/>
      <w:marRight w:val="0"/>
      <w:marTop w:val="0"/>
      <w:marBottom w:val="0"/>
      <w:divBdr>
        <w:top w:val="none" w:sz="0" w:space="0" w:color="auto"/>
        <w:left w:val="none" w:sz="0" w:space="0" w:color="auto"/>
        <w:bottom w:val="none" w:sz="0" w:space="0" w:color="auto"/>
        <w:right w:val="none" w:sz="0" w:space="0" w:color="auto"/>
      </w:divBdr>
    </w:div>
    <w:div w:id="319388126">
      <w:marLeft w:val="640"/>
      <w:marRight w:val="0"/>
      <w:marTop w:val="0"/>
      <w:marBottom w:val="0"/>
      <w:divBdr>
        <w:top w:val="none" w:sz="0" w:space="0" w:color="auto"/>
        <w:left w:val="none" w:sz="0" w:space="0" w:color="auto"/>
        <w:bottom w:val="none" w:sz="0" w:space="0" w:color="auto"/>
        <w:right w:val="none" w:sz="0" w:space="0" w:color="auto"/>
      </w:divBdr>
    </w:div>
    <w:div w:id="319428303">
      <w:marLeft w:val="640"/>
      <w:marRight w:val="0"/>
      <w:marTop w:val="0"/>
      <w:marBottom w:val="0"/>
      <w:divBdr>
        <w:top w:val="none" w:sz="0" w:space="0" w:color="auto"/>
        <w:left w:val="none" w:sz="0" w:space="0" w:color="auto"/>
        <w:bottom w:val="none" w:sz="0" w:space="0" w:color="auto"/>
        <w:right w:val="none" w:sz="0" w:space="0" w:color="auto"/>
      </w:divBdr>
    </w:div>
    <w:div w:id="319580394">
      <w:marLeft w:val="640"/>
      <w:marRight w:val="0"/>
      <w:marTop w:val="0"/>
      <w:marBottom w:val="0"/>
      <w:divBdr>
        <w:top w:val="none" w:sz="0" w:space="0" w:color="auto"/>
        <w:left w:val="none" w:sz="0" w:space="0" w:color="auto"/>
        <w:bottom w:val="none" w:sz="0" w:space="0" w:color="auto"/>
        <w:right w:val="none" w:sz="0" w:space="0" w:color="auto"/>
      </w:divBdr>
    </w:div>
    <w:div w:id="319625476">
      <w:marLeft w:val="640"/>
      <w:marRight w:val="0"/>
      <w:marTop w:val="0"/>
      <w:marBottom w:val="0"/>
      <w:divBdr>
        <w:top w:val="none" w:sz="0" w:space="0" w:color="auto"/>
        <w:left w:val="none" w:sz="0" w:space="0" w:color="auto"/>
        <w:bottom w:val="none" w:sz="0" w:space="0" w:color="auto"/>
        <w:right w:val="none" w:sz="0" w:space="0" w:color="auto"/>
      </w:divBdr>
    </w:div>
    <w:div w:id="319626730">
      <w:marLeft w:val="640"/>
      <w:marRight w:val="0"/>
      <w:marTop w:val="0"/>
      <w:marBottom w:val="0"/>
      <w:divBdr>
        <w:top w:val="none" w:sz="0" w:space="0" w:color="auto"/>
        <w:left w:val="none" w:sz="0" w:space="0" w:color="auto"/>
        <w:bottom w:val="none" w:sz="0" w:space="0" w:color="auto"/>
        <w:right w:val="none" w:sz="0" w:space="0" w:color="auto"/>
      </w:divBdr>
    </w:div>
    <w:div w:id="319694861">
      <w:marLeft w:val="640"/>
      <w:marRight w:val="0"/>
      <w:marTop w:val="0"/>
      <w:marBottom w:val="0"/>
      <w:divBdr>
        <w:top w:val="none" w:sz="0" w:space="0" w:color="auto"/>
        <w:left w:val="none" w:sz="0" w:space="0" w:color="auto"/>
        <w:bottom w:val="none" w:sz="0" w:space="0" w:color="auto"/>
        <w:right w:val="none" w:sz="0" w:space="0" w:color="auto"/>
      </w:divBdr>
    </w:div>
    <w:div w:id="319695451">
      <w:marLeft w:val="640"/>
      <w:marRight w:val="0"/>
      <w:marTop w:val="0"/>
      <w:marBottom w:val="0"/>
      <w:divBdr>
        <w:top w:val="none" w:sz="0" w:space="0" w:color="auto"/>
        <w:left w:val="none" w:sz="0" w:space="0" w:color="auto"/>
        <w:bottom w:val="none" w:sz="0" w:space="0" w:color="auto"/>
        <w:right w:val="none" w:sz="0" w:space="0" w:color="auto"/>
      </w:divBdr>
    </w:div>
    <w:div w:id="320038693">
      <w:marLeft w:val="640"/>
      <w:marRight w:val="0"/>
      <w:marTop w:val="0"/>
      <w:marBottom w:val="0"/>
      <w:divBdr>
        <w:top w:val="none" w:sz="0" w:space="0" w:color="auto"/>
        <w:left w:val="none" w:sz="0" w:space="0" w:color="auto"/>
        <w:bottom w:val="none" w:sz="0" w:space="0" w:color="auto"/>
        <w:right w:val="none" w:sz="0" w:space="0" w:color="auto"/>
      </w:divBdr>
    </w:div>
    <w:div w:id="320040997">
      <w:marLeft w:val="640"/>
      <w:marRight w:val="0"/>
      <w:marTop w:val="0"/>
      <w:marBottom w:val="0"/>
      <w:divBdr>
        <w:top w:val="none" w:sz="0" w:space="0" w:color="auto"/>
        <w:left w:val="none" w:sz="0" w:space="0" w:color="auto"/>
        <w:bottom w:val="none" w:sz="0" w:space="0" w:color="auto"/>
        <w:right w:val="none" w:sz="0" w:space="0" w:color="auto"/>
      </w:divBdr>
    </w:div>
    <w:div w:id="320044269">
      <w:marLeft w:val="640"/>
      <w:marRight w:val="0"/>
      <w:marTop w:val="0"/>
      <w:marBottom w:val="0"/>
      <w:divBdr>
        <w:top w:val="none" w:sz="0" w:space="0" w:color="auto"/>
        <w:left w:val="none" w:sz="0" w:space="0" w:color="auto"/>
        <w:bottom w:val="none" w:sz="0" w:space="0" w:color="auto"/>
        <w:right w:val="none" w:sz="0" w:space="0" w:color="auto"/>
      </w:divBdr>
    </w:div>
    <w:div w:id="320085009">
      <w:marLeft w:val="640"/>
      <w:marRight w:val="0"/>
      <w:marTop w:val="0"/>
      <w:marBottom w:val="0"/>
      <w:divBdr>
        <w:top w:val="none" w:sz="0" w:space="0" w:color="auto"/>
        <w:left w:val="none" w:sz="0" w:space="0" w:color="auto"/>
        <w:bottom w:val="none" w:sz="0" w:space="0" w:color="auto"/>
        <w:right w:val="none" w:sz="0" w:space="0" w:color="auto"/>
      </w:divBdr>
    </w:div>
    <w:div w:id="320233617">
      <w:marLeft w:val="640"/>
      <w:marRight w:val="0"/>
      <w:marTop w:val="0"/>
      <w:marBottom w:val="0"/>
      <w:divBdr>
        <w:top w:val="none" w:sz="0" w:space="0" w:color="auto"/>
        <w:left w:val="none" w:sz="0" w:space="0" w:color="auto"/>
        <w:bottom w:val="none" w:sz="0" w:space="0" w:color="auto"/>
        <w:right w:val="none" w:sz="0" w:space="0" w:color="auto"/>
      </w:divBdr>
    </w:div>
    <w:div w:id="320237618">
      <w:marLeft w:val="640"/>
      <w:marRight w:val="0"/>
      <w:marTop w:val="0"/>
      <w:marBottom w:val="0"/>
      <w:divBdr>
        <w:top w:val="none" w:sz="0" w:space="0" w:color="auto"/>
        <w:left w:val="none" w:sz="0" w:space="0" w:color="auto"/>
        <w:bottom w:val="none" w:sz="0" w:space="0" w:color="auto"/>
        <w:right w:val="none" w:sz="0" w:space="0" w:color="auto"/>
      </w:divBdr>
    </w:div>
    <w:div w:id="320282712">
      <w:marLeft w:val="640"/>
      <w:marRight w:val="0"/>
      <w:marTop w:val="0"/>
      <w:marBottom w:val="0"/>
      <w:divBdr>
        <w:top w:val="none" w:sz="0" w:space="0" w:color="auto"/>
        <w:left w:val="none" w:sz="0" w:space="0" w:color="auto"/>
        <w:bottom w:val="none" w:sz="0" w:space="0" w:color="auto"/>
        <w:right w:val="none" w:sz="0" w:space="0" w:color="auto"/>
      </w:divBdr>
    </w:div>
    <w:div w:id="320549077">
      <w:marLeft w:val="640"/>
      <w:marRight w:val="0"/>
      <w:marTop w:val="0"/>
      <w:marBottom w:val="0"/>
      <w:divBdr>
        <w:top w:val="none" w:sz="0" w:space="0" w:color="auto"/>
        <w:left w:val="none" w:sz="0" w:space="0" w:color="auto"/>
        <w:bottom w:val="none" w:sz="0" w:space="0" w:color="auto"/>
        <w:right w:val="none" w:sz="0" w:space="0" w:color="auto"/>
      </w:divBdr>
    </w:div>
    <w:div w:id="320741825">
      <w:marLeft w:val="640"/>
      <w:marRight w:val="0"/>
      <w:marTop w:val="0"/>
      <w:marBottom w:val="0"/>
      <w:divBdr>
        <w:top w:val="none" w:sz="0" w:space="0" w:color="auto"/>
        <w:left w:val="none" w:sz="0" w:space="0" w:color="auto"/>
        <w:bottom w:val="none" w:sz="0" w:space="0" w:color="auto"/>
        <w:right w:val="none" w:sz="0" w:space="0" w:color="auto"/>
      </w:divBdr>
    </w:div>
    <w:div w:id="320815923">
      <w:marLeft w:val="640"/>
      <w:marRight w:val="0"/>
      <w:marTop w:val="0"/>
      <w:marBottom w:val="0"/>
      <w:divBdr>
        <w:top w:val="none" w:sz="0" w:space="0" w:color="auto"/>
        <w:left w:val="none" w:sz="0" w:space="0" w:color="auto"/>
        <w:bottom w:val="none" w:sz="0" w:space="0" w:color="auto"/>
        <w:right w:val="none" w:sz="0" w:space="0" w:color="auto"/>
      </w:divBdr>
    </w:div>
    <w:div w:id="320930706">
      <w:marLeft w:val="640"/>
      <w:marRight w:val="0"/>
      <w:marTop w:val="0"/>
      <w:marBottom w:val="0"/>
      <w:divBdr>
        <w:top w:val="none" w:sz="0" w:space="0" w:color="auto"/>
        <w:left w:val="none" w:sz="0" w:space="0" w:color="auto"/>
        <w:bottom w:val="none" w:sz="0" w:space="0" w:color="auto"/>
        <w:right w:val="none" w:sz="0" w:space="0" w:color="auto"/>
      </w:divBdr>
    </w:div>
    <w:div w:id="321006160">
      <w:marLeft w:val="640"/>
      <w:marRight w:val="0"/>
      <w:marTop w:val="0"/>
      <w:marBottom w:val="0"/>
      <w:divBdr>
        <w:top w:val="none" w:sz="0" w:space="0" w:color="auto"/>
        <w:left w:val="none" w:sz="0" w:space="0" w:color="auto"/>
        <w:bottom w:val="none" w:sz="0" w:space="0" w:color="auto"/>
        <w:right w:val="none" w:sz="0" w:space="0" w:color="auto"/>
      </w:divBdr>
    </w:div>
    <w:div w:id="321087183">
      <w:marLeft w:val="640"/>
      <w:marRight w:val="0"/>
      <w:marTop w:val="0"/>
      <w:marBottom w:val="0"/>
      <w:divBdr>
        <w:top w:val="none" w:sz="0" w:space="0" w:color="auto"/>
        <w:left w:val="none" w:sz="0" w:space="0" w:color="auto"/>
        <w:bottom w:val="none" w:sz="0" w:space="0" w:color="auto"/>
        <w:right w:val="none" w:sz="0" w:space="0" w:color="auto"/>
      </w:divBdr>
    </w:div>
    <w:div w:id="321087958">
      <w:marLeft w:val="640"/>
      <w:marRight w:val="0"/>
      <w:marTop w:val="0"/>
      <w:marBottom w:val="0"/>
      <w:divBdr>
        <w:top w:val="none" w:sz="0" w:space="0" w:color="auto"/>
        <w:left w:val="none" w:sz="0" w:space="0" w:color="auto"/>
        <w:bottom w:val="none" w:sz="0" w:space="0" w:color="auto"/>
        <w:right w:val="none" w:sz="0" w:space="0" w:color="auto"/>
      </w:divBdr>
    </w:div>
    <w:div w:id="321158846">
      <w:marLeft w:val="640"/>
      <w:marRight w:val="0"/>
      <w:marTop w:val="0"/>
      <w:marBottom w:val="0"/>
      <w:divBdr>
        <w:top w:val="none" w:sz="0" w:space="0" w:color="auto"/>
        <w:left w:val="none" w:sz="0" w:space="0" w:color="auto"/>
        <w:bottom w:val="none" w:sz="0" w:space="0" w:color="auto"/>
        <w:right w:val="none" w:sz="0" w:space="0" w:color="auto"/>
      </w:divBdr>
    </w:div>
    <w:div w:id="321200933">
      <w:marLeft w:val="640"/>
      <w:marRight w:val="0"/>
      <w:marTop w:val="0"/>
      <w:marBottom w:val="0"/>
      <w:divBdr>
        <w:top w:val="none" w:sz="0" w:space="0" w:color="auto"/>
        <w:left w:val="none" w:sz="0" w:space="0" w:color="auto"/>
        <w:bottom w:val="none" w:sz="0" w:space="0" w:color="auto"/>
        <w:right w:val="none" w:sz="0" w:space="0" w:color="auto"/>
      </w:divBdr>
    </w:div>
    <w:div w:id="321279773">
      <w:marLeft w:val="640"/>
      <w:marRight w:val="0"/>
      <w:marTop w:val="0"/>
      <w:marBottom w:val="0"/>
      <w:divBdr>
        <w:top w:val="none" w:sz="0" w:space="0" w:color="auto"/>
        <w:left w:val="none" w:sz="0" w:space="0" w:color="auto"/>
        <w:bottom w:val="none" w:sz="0" w:space="0" w:color="auto"/>
        <w:right w:val="none" w:sz="0" w:space="0" w:color="auto"/>
      </w:divBdr>
    </w:div>
    <w:div w:id="321393658">
      <w:marLeft w:val="640"/>
      <w:marRight w:val="0"/>
      <w:marTop w:val="0"/>
      <w:marBottom w:val="0"/>
      <w:divBdr>
        <w:top w:val="none" w:sz="0" w:space="0" w:color="auto"/>
        <w:left w:val="none" w:sz="0" w:space="0" w:color="auto"/>
        <w:bottom w:val="none" w:sz="0" w:space="0" w:color="auto"/>
        <w:right w:val="none" w:sz="0" w:space="0" w:color="auto"/>
      </w:divBdr>
    </w:div>
    <w:div w:id="321399563">
      <w:marLeft w:val="640"/>
      <w:marRight w:val="0"/>
      <w:marTop w:val="0"/>
      <w:marBottom w:val="0"/>
      <w:divBdr>
        <w:top w:val="none" w:sz="0" w:space="0" w:color="auto"/>
        <w:left w:val="none" w:sz="0" w:space="0" w:color="auto"/>
        <w:bottom w:val="none" w:sz="0" w:space="0" w:color="auto"/>
        <w:right w:val="none" w:sz="0" w:space="0" w:color="auto"/>
      </w:divBdr>
    </w:div>
    <w:div w:id="321585327">
      <w:marLeft w:val="640"/>
      <w:marRight w:val="0"/>
      <w:marTop w:val="0"/>
      <w:marBottom w:val="0"/>
      <w:divBdr>
        <w:top w:val="none" w:sz="0" w:space="0" w:color="auto"/>
        <w:left w:val="none" w:sz="0" w:space="0" w:color="auto"/>
        <w:bottom w:val="none" w:sz="0" w:space="0" w:color="auto"/>
        <w:right w:val="none" w:sz="0" w:space="0" w:color="auto"/>
      </w:divBdr>
    </w:div>
    <w:div w:id="321588954">
      <w:marLeft w:val="640"/>
      <w:marRight w:val="0"/>
      <w:marTop w:val="0"/>
      <w:marBottom w:val="0"/>
      <w:divBdr>
        <w:top w:val="none" w:sz="0" w:space="0" w:color="auto"/>
        <w:left w:val="none" w:sz="0" w:space="0" w:color="auto"/>
        <w:bottom w:val="none" w:sz="0" w:space="0" w:color="auto"/>
        <w:right w:val="none" w:sz="0" w:space="0" w:color="auto"/>
      </w:divBdr>
    </w:div>
    <w:div w:id="321616369">
      <w:marLeft w:val="640"/>
      <w:marRight w:val="0"/>
      <w:marTop w:val="0"/>
      <w:marBottom w:val="0"/>
      <w:divBdr>
        <w:top w:val="none" w:sz="0" w:space="0" w:color="auto"/>
        <w:left w:val="none" w:sz="0" w:space="0" w:color="auto"/>
        <w:bottom w:val="none" w:sz="0" w:space="0" w:color="auto"/>
        <w:right w:val="none" w:sz="0" w:space="0" w:color="auto"/>
      </w:divBdr>
    </w:div>
    <w:div w:id="321666839">
      <w:marLeft w:val="640"/>
      <w:marRight w:val="0"/>
      <w:marTop w:val="0"/>
      <w:marBottom w:val="0"/>
      <w:divBdr>
        <w:top w:val="none" w:sz="0" w:space="0" w:color="auto"/>
        <w:left w:val="none" w:sz="0" w:space="0" w:color="auto"/>
        <w:bottom w:val="none" w:sz="0" w:space="0" w:color="auto"/>
        <w:right w:val="none" w:sz="0" w:space="0" w:color="auto"/>
      </w:divBdr>
    </w:div>
    <w:div w:id="321859736">
      <w:marLeft w:val="640"/>
      <w:marRight w:val="0"/>
      <w:marTop w:val="0"/>
      <w:marBottom w:val="0"/>
      <w:divBdr>
        <w:top w:val="none" w:sz="0" w:space="0" w:color="auto"/>
        <w:left w:val="none" w:sz="0" w:space="0" w:color="auto"/>
        <w:bottom w:val="none" w:sz="0" w:space="0" w:color="auto"/>
        <w:right w:val="none" w:sz="0" w:space="0" w:color="auto"/>
      </w:divBdr>
    </w:div>
    <w:div w:id="321928137">
      <w:marLeft w:val="640"/>
      <w:marRight w:val="0"/>
      <w:marTop w:val="0"/>
      <w:marBottom w:val="0"/>
      <w:divBdr>
        <w:top w:val="none" w:sz="0" w:space="0" w:color="auto"/>
        <w:left w:val="none" w:sz="0" w:space="0" w:color="auto"/>
        <w:bottom w:val="none" w:sz="0" w:space="0" w:color="auto"/>
        <w:right w:val="none" w:sz="0" w:space="0" w:color="auto"/>
      </w:divBdr>
    </w:div>
    <w:div w:id="322005372">
      <w:marLeft w:val="640"/>
      <w:marRight w:val="0"/>
      <w:marTop w:val="0"/>
      <w:marBottom w:val="0"/>
      <w:divBdr>
        <w:top w:val="none" w:sz="0" w:space="0" w:color="auto"/>
        <w:left w:val="none" w:sz="0" w:space="0" w:color="auto"/>
        <w:bottom w:val="none" w:sz="0" w:space="0" w:color="auto"/>
        <w:right w:val="none" w:sz="0" w:space="0" w:color="auto"/>
      </w:divBdr>
    </w:div>
    <w:div w:id="322008529">
      <w:marLeft w:val="640"/>
      <w:marRight w:val="0"/>
      <w:marTop w:val="0"/>
      <w:marBottom w:val="0"/>
      <w:divBdr>
        <w:top w:val="none" w:sz="0" w:space="0" w:color="auto"/>
        <w:left w:val="none" w:sz="0" w:space="0" w:color="auto"/>
        <w:bottom w:val="none" w:sz="0" w:space="0" w:color="auto"/>
        <w:right w:val="none" w:sz="0" w:space="0" w:color="auto"/>
      </w:divBdr>
    </w:div>
    <w:div w:id="322052865">
      <w:marLeft w:val="640"/>
      <w:marRight w:val="0"/>
      <w:marTop w:val="0"/>
      <w:marBottom w:val="0"/>
      <w:divBdr>
        <w:top w:val="none" w:sz="0" w:space="0" w:color="auto"/>
        <w:left w:val="none" w:sz="0" w:space="0" w:color="auto"/>
        <w:bottom w:val="none" w:sz="0" w:space="0" w:color="auto"/>
        <w:right w:val="none" w:sz="0" w:space="0" w:color="auto"/>
      </w:divBdr>
    </w:div>
    <w:div w:id="322128641">
      <w:marLeft w:val="640"/>
      <w:marRight w:val="0"/>
      <w:marTop w:val="0"/>
      <w:marBottom w:val="0"/>
      <w:divBdr>
        <w:top w:val="none" w:sz="0" w:space="0" w:color="auto"/>
        <w:left w:val="none" w:sz="0" w:space="0" w:color="auto"/>
        <w:bottom w:val="none" w:sz="0" w:space="0" w:color="auto"/>
        <w:right w:val="none" w:sz="0" w:space="0" w:color="auto"/>
      </w:divBdr>
    </w:div>
    <w:div w:id="322241851">
      <w:marLeft w:val="640"/>
      <w:marRight w:val="0"/>
      <w:marTop w:val="0"/>
      <w:marBottom w:val="0"/>
      <w:divBdr>
        <w:top w:val="none" w:sz="0" w:space="0" w:color="auto"/>
        <w:left w:val="none" w:sz="0" w:space="0" w:color="auto"/>
        <w:bottom w:val="none" w:sz="0" w:space="0" w:color="auto"/>
        <w:right w:val="none" w:sz="0" w:space="0" w:color="auto"/>
      </w:divBdr>
    </w:div>
    <w:div w:id="322320943">
      <w:marLeft w:val="640"/>
      <w:marRight w:val="0"/>
      <w:marTop w:val="0"/>
      <w:marBottom w:val="0"/>
      <w:divBdr>
        <w:top w:val="none" w:sz="0" w:space="0" w:color="auto"/>
        <w:left w:val="none" w:sz="0" w:space="0" w:color="auto"/>
        <w:bottom w:val="none" w:sz="0" w:space="0" w:color="auto"/>
        <w:right w:val="none" w:sz="0" w:space="0" w:color="auto"/>
      </w:divBdr>
    </w:div>
    <w:div w:id="322437834">
      <w:marLeft w:val="640"/>
      <w:marRight w:val="0"/>
      <w:marTop w:val="0"/>
      <w:marBottom w:val="0"/>
      <w:divBdr>
        <w:top w:val="none" w:sz="0" w:space="0" w:color="auto"/>
        <w:left w:val="none" w:sz="0" w:space="0" w:color="auto"/>
        <w:bottom w:val="none" w:sz="0" w:space="0" w:color="auto"/>
        <w:right w:val="none" w:sz="0" w:space="0" w:color="auto"/>
      </w:divBdr>
    </w:div>
    <w:div w:id="322440083">
      <w:marLeft w:val="640"/>
      <w:marRight w:val="0"/>
      <w:marTop w:val="0"/>
      <w:marBottom w:val="0"/>
      <w:divBdr>
        <w:top w:val="none" w:sz="0" w:space="0" w:color="auto"/>
        <w:left w:val="none" w:sz="0" w:space="0" w:color="auto"/>
        <w:bottom w:val="none" w:sz="0" w:space="0" w:color="auto"/>
        <w:right w:val="none" w:sz="0" w:space="0" w:color="auto"/>
      </w:divBdr>
    </w:div>
    <w:div w:id="322441532">
      <w:marLeft w:val="640"/>
      <w:marRight w:val="0"/>
      <w:marTop w:val="0"/>
      <w:marBottom w:val="0"/>
      <w:divBdr>
        <w:top w:val="none" w:sz="0" w:space="0" w:color="auto"/>
        <w:left w:val="none" w:sz="0" w:space="0" w:color="auto"/>
        <w:bottom w:val="none" w:sz="0" w:space="0" w:color="auto"/>
        <w:right w:val="none" w:sz="0" w:space="0" w:color="auto"/>
      </w:divBdr>
    </w:div>
    <w:div w:id="322465333">
      <w:marLeft w:val="640"/>
      <w:marRight w:val="0"/>
      <w:marTop w:val="0"/>
      <w:marBottom w:val="0"/>
      <w:divBdr>
        <w:top w:val="none" w:sz="0" w:space="0" w:color="auto"/>
        <w:left w:val="none" w:sz="0" w:space="0" w:color="auto"/>
        <w:bottom w:val="none" w:sz="0" w:space="0" w:color="auto"/>
        <w:right w:val="none" w:sz="0" w:space="0" w:color="auto"/>
      </w:divBdr>
    </w:div>
    <w:div w:id="322468125">
      <w:marLeft w:val="640"/>
      <w:marRight w:val="0"/>
      <w:marTop w:val="0"/>
      <w:marBottom w:val="0"/>
      <w:divBdr>
        <w:top w:val="none" w:sz="0" w:space="0" w:color="auto"/>
        <w:left w:val="none" w:sz="0" w:space="0" w:color="auto"/>
        <w:bottom w:val="none" w:sz="0" w:space="0" w:color="auto"/>
        <w:right w:val="none" w:sz="0" w:space="0" w:color="auto"/>
      </w:divBdr>
    </w:div>
    <w:div w:id="322508668">
      <w:marLeft w:val="640"/>
      <w:marRight w:val="0"/>
      <w:marTop w:val="0"/>
      <w:marBottom w:val="0"/>
      <w:divBdr>
        <w:top w:val="none" w:sz="0" w:space="0" w:color="auto"/>
        <w:left w:val="none" w:sz="0" w:space="0" w:color="auto"/>
        <w:bottom w:val="none" w:sz="0" w:space="0" w:color="auto"/>
        <w:right w:val="none" w:sz="0" w:space="0" w:color="auto"/>
      </w:divBdr>
    </w:div>
    <w:div w:id="322586706">
      <w:marLeft w:val="640"/>
      <w:marRight w:val="0"/>
      <w:marTop w:val="0"/>
      <w:marBottom w:val="0"/>
      <w:divBdr>
        <w:top w:val="none" w:sz="0" w:space="0" w:color="auto"/>
        <w:left w:val="none" w:sz="0" w:space="0" w:color="auto"/>
        <w:bottom w:val="none" w:sz="0" w:space="0" w:color="auto"/>
        <w:right w:val="none" w:sz="0" w:space="0" w:color="auto"/>
      </w:divBdr>
    </w:div>
    <w:div w:id="322590916">
      <w:marLeft w:val="640"/>
      <w:marRight w:val="0"/>
      <w:marTop w:val="0"/>
      <w:marBottom w:val="0"/>
      <w:divBdr>
        <w:top w:val="none" w:sz="0" w:space="0" w:color="auto"/>
        <w:left w:val="none" w:sz="0" w:space="0" w:color="auto"/>
        <w:bottom w:val="none" w:sz="0" w:space="0" w:color="auto"/>
        <w:right w:val="none" w:sz="0" w:space="0" w:color="auto"/>
      </w:divBdr>
    </w:div>
    <w:div w:id="322659214">
      <w:marLeft w:val="640"/>
      <w:marRight w:val="0"/>
      <w:marTop w:val="0"/>
      <w:marBottom w:val="0"/>
      <w:divBdr>
        <w:top w:val="none" w:sz="0" w:space="0" w:color="auto"/>
        <w:left w:val="none" w:sz="0" w:space="0" w:color="auto"/>
        <w:bottom w:val="none" w:sz="0" w:space="0" w:color="auto"/>
        <w:right w:val="none" w:sz="0" w:space="0" w:color="auto"/>
      </w:divBdr>
    </w:div>
    <w:div w:id="322664788">
      <w:marLeft w:val="640"/>
      <w:marRight w:val="0"/>
      <w:marTop w:val="0"/>
      <w:marBottom w:val="0"/>
      <w:divBdr>
        <w:top w:val="none" w:sz="0" w:space="0" w:color="auto"/>
        <w:left w:val="none" w:sz="0" w:space="0" w:color="auto"/>
        <w:bottom w:val="none" w:sz="0" w:space="0" w:color="auto"/>
        <w:right w:val="none" w:sz="0" w:space="0" w:color="auto"/>
      </w:divBdr>
    </w:div>
    <w:div w:id="322858388">
      <w:marLeft w:val="640"/>
      <w:marRight w:val="0"/>
      <w:marTop w:val="0"/>
      <w:marBottom w:val="0"/>
      <w:divBdr>
        <w:top w:val="none" w:sz="0" w:space="0" w:color="auto"/>
        <w:left w:val="none" w:sz="0" w:space="0" w:color="auto"/>
        <w:bottom w:val="none" w:sz="0" w:space="0" w:color="auto"/>
        <w:right w:val="none" w:sz="0" w:space="0" w:color="auto"/>
      </w:divBdr>
    </w:div>
    <w:div w:id="322897456">
      <w:marLeft w:val="640"/>
      <w:marRight w:val="0"/>
      <w:marTop w:val="0"/>
      <w:marBottom w:val="0"/>
      <w:divBdr>
        <w:top w:val="none" w:sz="0" w:space="0" w:color="auto"/>
        <w:left w:val="none" w:sz="0" w:space="0" w:color="auto"/>
        <w:bottom w:val="none" w:sz="0" w:space="0" w:color="auto"/>
        <w:right w:val="none" w:sz="0" w:space="0" w:color="auto"/>
      </w:divBdr>
    </w:div>
    <w:div w:id="322902995">
      <w:marLeft w:val="640"/>
      <w:marRight w:val="0"/>
      <w:marTop w:val="0"/>
      <w:marBottom w:val="0"/>
      <w:divBdr>
        <w:top w:val="none" w:sz="0" w:space="0" w:color="auto"/>
        <w:left w:val="none" w:sz="0" w:space="0" w:color="auto"/>
        <w:bottom w:val="none" w:sz="0" w:space="0" w:color="auto"/>
        <w:right w:val="none" w:sz="0" w:space="0" w:color="auto"/>
      </w:divBdr>
    </w:div>
    <w:div w:id="322928419">
      <w:marLeft w:val="640"/>
      <w:marRight w:val="0"/>
      <w:marTop w:val="0"/>
      <w:marBottom w:val="0"/>
      <w:divBdr>
        <w:top w:val="none" w:sz="0" w:space="0" w:color="auto"/>
        <w:left w:val="none" w:sz="0" w:space="0" w:color="auto"/>
        <w:bottom w:val="none" w:sz="0" w:space="0" w:color="auto"/>
        <w:right w:val="none" w:sz="0" w:space="0" w:color="auto"/>
      </w:divBdr>
    </w:div>
    <w:div w:id="322975372">
      <w:marLeft w:val="640"/>
      <w:marRight w:val="0"/>
      <w:marTop w:val="0"/>
      <w:marBottom w:val="0"/>
      <w:divBdr>
        <w:top w:val="none" w:sz="0" w:space="0" w:color="auto"/>
        <w:left w:val="none" w:sz="0" w:space="0" w:color="auto"/>
        <w:bottom w:val="none" w:sz="0" w:space="0" w:color="auto"/>
        <w:right w:val="none" w:sz="0" w:space="0" w:color="auto"/>
      </w:divBdr>
    </w:div>
    <w:div w:id="323094812">
      <w:marLeft w:val="640"/>
      <w:marRight w:val="0"/>
      <w:marTop w:val="0"/>
      <w:marBottom w:val="0"/>
      <w:divBdr>
        <w:top w:val="none" w:sz="0" w:space="0" w:color="auto"/>
        <w:left w:val="none" w:sz="0" w:space="0" w:color="auto"/>
        <w:bottom w:val="none" w:sz="0" w:space="0" w:color="auto"/>
        <w:right w:val="none" w:sz="0" w:space="0" w:color="auto"/>
      </w:divBdr>
    </w:div>
    <w:div w:id="323290165">
      <w:marLeft w:val="640"/>
      <w:marRight w:val="0"/>
      <w:marTop w:val="0"/>
      <w:marBottom w:val="0"/>
      <w:divBdr>
        <w:top w:val="none" w:sz="0" w:space="0" w:color="auto"/>
        <w:left w:val="none" w:sz="0" w:space="0" w:color="auto"/>
        <w:bottom w:val="none" w:sz="0" w:space="0" w:color="auto"/>
        <w:right w:val="none" w:sz="0" w:space="0" w:color="auto"/>
      </w:divBdr>
    </w:div>
    <w:div w:id="323361595">
      <w:marLeft w:val="640"/>
      <w:marRight w:val="0"/>
      <w:marTop w:val="0"/>
      <w:marBottom w:val="0"/>
      <w:divBdr>
        <w:top w:val="none" w:sz="0" w:space="0" w:color="auto"/>
        <w:left w:val="none" w:sz="0" w:space="0" w:color="auto"/>
        <w:bottom w:val="none" w:sz="0" w:space="0" w:color="auto"/>
        <w:right w:val="none" w:sz="0" w:space="0" w:color="auto"/>
      </w:divBdr>
    </w:div>
    <w:div w:id="323439030">
      <w:marLeft w:val="640"/>
      <w:marRight w:val="0"/>
      <w:marTop w:val="0"/>
      <w:marBottom w:val="0"/>
      <w:divBdr>
        <w:top w:val="none" w:sz="0" w:space="0" w:color="auto"/>
        <w:left w:val="none" w:sz="0" w:space="0" w:color="auto"/>
        <w:bottom w:val="none" w:sz="0" w:space="0" w:color="auto"/>
        <w:right w:val="none" w:sz="0" w:space="0" w:color="auto"/>
      </w:divBdr>
    </w:div>
    <w:div w:id="323509999">
      <w:marLeft w:val="640"/>
      <w:marRight w:val="0"/>
      <w:marTop w:val="0"/>
      <w:marBottom w:val="0"/>
      <w:divBdr>
        <w:top w:val="none" w:sz="0" w:space="0" w:color="auto"/>
        <w:left w:val="none" w:sz="0" w:space="0" w:color="auto"/>
        <w:bottom w:val="none" w:sz="0" w:space="0" w:color="auto"/>
        <w:right w:val="none" w:sz="0" w:space="0" w:color="auto"/>
      </w:divBdr>
    </w:div>
    <w:div w:id="323512267">
      <w:marLeft w:val="640"/>
      <w:marRight w:val="0"/>
      <w:marTop w:val="0"/>
      <w:marBottom w:val="0"/>
      <w:divBdr>
        <w:top w:val="none" w:sz="0" w:space="0" w:color="auto"/>
        <w:left w:val="none" w:sz="0" w:space="0" w:color="auto"/>
        <w:bottom w:val="none" w:sz="0" w:space="0" w:color="auto"/>
        <w:right w:val="none" w:sz="0" w:space="0" w:color="auto"/>
      </w:divBdr>
    </w:div>
    <w:div w:id="323556201">
      <w:marLeft w:val="640"/>
      <w:marRight w:val="0"/>
      <w:marTop w:val="0"/>
      <w:marBottom w:val="0"/>
      <w:divBdr>
        <w:top w:val="none" w:sz="0" w:space="0" w:color="auto"/>
        <w:left w:val="none" w:sz="0" w:space="0" w:color="auto"/>
        <w:bottom w:val="none" w:sz="0" w:space="0" w:color="auto"/>
        <w:right w:val="none" w:sz="0" w:space="0" w:color="auto"/>
      </w:divBdr>
    </w:div>
    <w:div w:id="323705855">
      <w:marLeft w:val="640"/>
      <w:marRight w:val="0"/>
      <w:marTop w:val="0"/>
      <w:marBottom w:val="0"/>
      <w:divBdr>
        <w:top w:val="none" w:sz="0" w:space="0" w:color="auto"/>
        <w:left w:val="none" w:sz="0" w:space="0" w:color="auto"/>
        <w:bottom w:val="none" w:sz="0" w:space="0" w:color="auto"/>
        <w:right w:val="none" w:sz="0" w:space="0" w:color="auto"/>
      </w:divBdr>
    </w:div>
    <w:div w:id="323709498">
      <w:marLeft w:val="640"/>
      <w:marRight w:val="0"/>
      <w:marTop w:val="0"/>
      <w:marBottom w:val="0"/>
      <w:divBdr>
        <w:top w:val="none" w:sz="0" w:space="0" w:color="auto"/>
        <w:left w:val="none" w:sz="0" w:space="0" w:color="auto"/>
        <w:bottom w:val="none" w:sz="0" w:space="0" w:color="auto"/>
        <w:right w:val="none" w:sz="0" w:space="0" w:color="auto"/>
      </w:divBdr>
    </w:div>
    <w:div w:id="323751253">
      <w:marLeft w:val="640"/>
      <w:marRight w:val="0"/>
      <w:marTop w:val="0"/>
      <w:marBottom w:val="0"/>
      <w:divBdr>
        <w:top w:val="none" w:sz="0" w:space="0" w:color="auto"/>
        <w:left w:val="none" w:sz="0" w:space="0" w:color="auto"/>
        <w:bottom w:val="none" w:sz="0" w:space="0" w:color="auto"/>
        <w:right w:val="none" w:sz="0" w:space="0" w:color="auto"/>
      </w:divBdr>
    </w:div>
    <w:div w:id="323778484">
      <w:marLeft w:val="640"/>
      <w:marRight w:val="0"/>
      <w:marTop w:val="0"/>
      <w:marBottom w:val="0"/>
      <w:divBdr>
        <w:top w:val="none" w:sz="0" w:space="0" w:color="auto"/>
        <w:left w:val="none" w:sz="0" w:space="0" w:color="auto"/>
        <w:bottom w:val="none" w:sz="0" w:space="0" w:color="auto"/>
        <w:right w:val="none" w:sz="0" w:space="0" w:color="auto"/>
      </w:divBdr>
    </w:div>
    <w:div w:id="323827084">
      <w:marLeft w:val="640"/>
      <w:marRight w:val="0"/>
      <w:marTop w:val="0"/>
      <w:marBottom w:val="0"/>
      <w:divBdr>
        <w:top w:val="none" w:sz="0" w:space="0" w:color="auto"/>
        <w:left w:val="none" w:sz="0" w:space="0" w:color="auto"/>
        <w:bottom w:val="none" w:sz="0" w:space="0" w:color="auto"/>
        <w:right w:val="none" w:sz="0" w:space="0" w:color="auto"/>
      </w:divBdr>
    </w:div>
    <w:div w:id="323894317">
      <w:marLeft w:val="640"/>
      <w:marRight w:val="0"/>
      <w:marTop w:val="0"/>
      <w:marBottom w:val="0"/>
      <w:divBdr>
        <w:top w:val="none" w:sz="0" w:space="0" w:color="auto"/>
        <w:left w:val="none" w:sz="0" w:space="0" w:color="auto"/>
        <w:bottom w:val="none" w:sz="0" w:space="0" w:color="auto"/>
        <w:right w:val="none" w:sz="0" w:space="0" w:color="auto"/>
      </w:divBdr>
    </w:div>
    <w:div w:id="323899450">
      <w:marLeft w:val="640"/>
      <w:marRight w:val="0"/>
      <w:marTop w:val="0"/>
      <w:marBottom w:val="0"/>
      <w:divBdr>
        <w:top w:val="none" w:sz="0" w:space="0" w:color="auto"/>
        <w:left w:val="none" w:sz="0" w:space="0" w:color="auto"/>
        <w:bottom w:val="none" w:sz="0" w:space="0" w:color="auto"/>
        <w:right w:val="none" w:sz="0" w:space="0" w:color="auto"/>
      </w:divBdr>
    </w:div>
    <w:div w:id="323975761">
      <w:marLeft w:val="640"/>
      <w:marRight w:val="0"/>
      <w:marTop w:val="0"/>
      <w:marBottom w:val="0"/>
      <w:divBdr>
        <w:top w:val="none" w:sz="0" w:space="0" w:color="auto"/>
        <w:left w:val="none" w:sz="0" w:space="0" w:color="auto"/>
        <w:bottom w:val="none" w:sz="0" w:space="0" w:color="auto"/>
        <w:right w:val="none" w:sz="0" w:space="0" w:color="auto"/>
      </w:divBdr>
    </w:div>
    <w:div w:id="324018375">
      <w:marLeft w:val="640"/>
      <w:marRight w:val="0"/>
      <w:marTop w:val="0"/>
      <w:marBottom w:val="0"/>
      <w:divBdr>
        <w:top w:val="none" w:sz="0" w:space="0" w:color="auto"/>
        <w:left w:val="none" w:sz="0" w:space="0" w:color="auto"/>
        <w:bottom w:val="none" w:sz="0" w:space="0" w:color="auto"/>
        <w:right w:val="none" w:sz="0" w:space="0" w:color="auto"/>
      </w:divBdr>
    </w:div>
    <w:div w:id="324088364">
      <w:marLeft w:val="640"/>
      <w:marRight w:val="0"/>
      <w:marTop w:val="0"/>
      <w:marBottom w:val="0"/>
      <w:divBdr>
        <w:top w:val="none" w:sz="0" w:space="0" w:color="auto"/>
        <w:left w:val="none" w:sz="0" w:space="0" w:color="auto"/>
        <w:bottom w:val="none" w:sz="0" w:space="0" w:color="auto"/>
        <w:right w:val="none" w:sz="0" w:space="0" w:color="auto"/>
      </w:divBdr>
    </w:div>
    <w:div w:id="324088872">
      <w:marLeft w:val="640"/>
      <w:marRight w:val="0"/>
      <w:marTop w:val="0"/>
      <w:marBottom w:val="0"/>
      <w:divBdr>
        <w:top w:val="none" w:sz="0" w:space="0" w:color="auto"/>
        <w:left w:val="none" w:sz="0" w:space="0" w:color="auto"/>
        <w:bottom w:val="none" w:sz="0" w:space="0" w:color="auto"/>
        <w:right w:val="none" w:sz="0" w:space="0" w:color="auto"/>
      </w:divBdr>
    </w:div>
    <w:div w:id="324170641">
      <w:marLeft w:val="640"/>
      <w:marRight w:val="0"/>
      <w:marTop w:val="0"/>
      <w:marBottom w:val="0"/>
      <w:divBdr>
        <w:top w:val="none" w:sz="0" w:space="0" w:color="auto"/>
        <w:left w:val="none" w:sz="0" w:space="0" w:color="auto"/>
        <w:bottom w:val="none" w:sz="0" w:space="0" w:color="auto"/>
        <w:right w:val="none" w:sz="0" w:space="0" w:color="auto"/>
      </w:divBdr>
    </w:div>
    <w:div w:id="324208510">
      <w:marLeft w:val="640"/>
      <w:marRight w:val="0"/>
      <w:marTop w:val="0"/>
      <w:marBottom w:val="0"/>
      <w:divBdr>
        <w:top w:val="none" w:sz="0" w:space="0" w:color="auto"/>
        <w:left w:val="none" w:sz="0" w:space="0" w:color="auto"/>
        <w:bottom w:val="none" w:sz="0" w:space="0" w:color="auto"/>
        <w:right w:val="none" w:sz="0" w:space="0" w:color="auto"/>
      </w:divBdr>
    </w:div>
    <w:div w:id="324208774">
      <w:marLeft w:val="640"/>
      <w:marRight w:val="0"/>
      <w:marTop w:val="0"/>
      <w:marBottom w:val="0"/>
      <w:divBdr>
        <w:top w:val="none" w:sz="0" w:space="0" w:color="auto"/>
        <w:left w:val="none" w:sz="0" w:space="0" w:color="auto"/>
        <w:bottom w:val="none" w:sz="0" w:space="0" w:color="auto"/>
        <w:right w:val="none" w:sz="0" w:space="0" w:color="auto"/>
      </w:divBdr>
    </w:div>
    <w:div w:id="324211966">
      <w:marLeft w:val="640"/>
      <w:marRight w:val="0"/>
      <w:marTop w:val="0"/>
      <w:marBottom w:val="0"/>
      <w:divBdr>
        <w:top w:val="none" w:sz="0" w:space="0" w:color="auto"/>
        <w:left w:val="none" w:sz="0" w:space="0" w:color="auto"/>
        <w:bottom w:val="none" w:sz="0" w:space="0" w:color="auto"/>
        <w:right w:val="none" w:sz="0" w:space="0" w:color="auto"/>
      </w:divBdr>
    </w:div>
    <w:div w:id="324212012">
      <w:marLeft w:val="640"/>
      <w:marRight w:val="0"/>
      <w:marTop w:val="0"/>
      <w:marBottom w:val="0"/>
      <w:divBdr>
        <w:top w:val="none" w:sz="0" w:space="0" w:color="auto"/>
        <w:left w:val="none" w:sz="0" w:space="0" w:color="auto"/>
        <w:bottom w:val="none" w:sz="0" w:space="0" w:color="auto"/>
        <w:right w:val="none" w:sz="0" w:space="0" w:color="auto"/>
      </w:divBdr>
    </w:div>
    <w:div w:id="324213057">
      <w:marLeft w:val="640"/>
      <w:marRight w:val="0"/>
      <w:marTop w:val="0"/>
      <w:marBottom w:val="0"/>
      <w:divBdr>
        <w:top w:val="none" w:sz="0" w:space="0" w:color="auto"/>
        <w:left w:val="none" w:sz="0" w:space="0" w:color="auto"/>
        <w:bottom w:val="none" w:sz="0" w:space="0" w:color="auto"/>
        <w:right w:val="none" w:sz="0" w:space="0" w:color="auto"/>
      </w:divBdr>
    </w:div>
    <w:div w:id="324237828">
      <w:marLeft w:val="640"/>
      <w:marRight w:val="0"/>
      <w:marTop w:val="0"/>
      <w:marBottom w:val="0"/>
      <w:divBdr>
        <w:top w:val="none" w:sz="0" w:space="0" w:color="auto"/>
        <w:left w:val="none" w:sz="0" w:space="0" w:color="auto"/>
        <w:bottom w:val="none" w:sz="0" w:space="0" w:color="auto"/>
        <w:right w:val="none" w:sz="0" w:space="0" w:color="auto"/>
      </w:divBdr>
    </w:div>
    <w:div w:id="324289285">
      <w:marLeft w:val="640"/>
      <w:marRight w:val="0"/>
      <w:marTop w:val="0"/>
      <w:marBottom w:val="0"/>
      <w:divBdr>
        <w:top w:val="none" w:sz="0" w:space="0" w:color="auto"/>
        <w:left w:val="none" w:sz="0" w:space="0" w:color="auto"/>
        <w:bottom w:val="none" w:sz="0" w:space="0" w:color="auto"/>
        <w:right w:val="none" w:sz="0" w:space="0" w:color="auto"/>
      </w:divBdr>
    </w:div>
    <w:div w:id="324356308">
      <w:marLeft w:val="640"/>
      <w:marRight w:val="0"/>
      <w:marTop w:val="0"/>
      <w:marBottom w:val="0"/>
      <w:divBdr>
        <w:top w:val="none" w:sz="0" w:space="0" w:color="auto"/>
        <w:left w:val="none" w:sz="0" w:space="0" w:color="auto"/>
        <w:bottom w:val="none" w:sz="0" w:space="0" w:color="auto"/>
        <w:right w:val="none" w:sz="0" w:space="0" w:color="auto"/>
      </w:divBdr>
    </w:div>
    <w:div w:id="324406631">
      <w:marLeft w:val="480"/>
      <w:marRight w:val="0"/>
      <w:marTop w:val="0"/>
      <w:marBottom w:val="0"/>
      <w:divBdr>
        <w:top w:val="none" w:sz="0" w:space="0" w:color="auto"/>
        <w:left w:val="none" w:sz="0" w:space="0" w:color="auto"/>
        <w:bottom w:val="none" w:sz="0" w:space="0" w:color="auto"/>
        <w:right w:val="none" w:sz="0" w:space="0" w:color="auto"/>
      </w:divBdr>
    </w:div>
    <w:div w:id="324432115">
      <w:marLeft w:val="640"/>
      <w:marRight w:val="0"/>
      <w:marTop w:val="0"/>
      <w:marBottom w:val="0"/>
      <w:divBdr>
        <w:top w:val="none" w:sz="0" w:space="0" w:color="auto"/>
        <w:left w:val="none" w:sz="0" w:space="0" w:color="auto"/>
        <w:bottom w:val="none" w:sz="0" w:space="0" w:color="auto"/>
        <w:right w:val="none" w:sz="0" w:space="0" w:color="auto"/>
      </w:divBdr>
    </w:div>
    <w:div w:id="324626635">
      <w:marLeft w:val="640"/>
      <w:marRight w:val="0"/>
      <w:marTop w:val="0"/>
      <w:marBottom w:val="0"/>
      <w:divBdr>
        <w:top w:val="none" w:sz="0" w:space="0" w:color="auto"/>
        <w:left w:val="none" w:sz="0" w:space="0" w:color="auto"/>
        <w:bottom w:val="none" w:sz="0" w:space="0" w:color="auto"/>
        <w:right w:val="none" w:sz="0" w:space="0" w:color="auto"/>
      </w:divBdr>
    </w:div>
    <w:div w:id="324627248">
      <w:marLeft w:val="640"/>
      <w:marRight w:val="0"/>
      <w:marTop w:val="0"/>
      <w:marBottom w:val="0"/>
      <w:divBdr>
        <w:top w:val="none" w:sz="0" w:space="0" w:color="auto"/>
        <w:left w:val="none" w:sz="0" w:space="0" w:color="auto"/>
        <w:bottom w:val="none" w:sz="0" w:space="0" w:color="auto"/>
        <w:right w:val="none" w:sz="0" w:space="0" w:color="auto"/>
      </w:divBdr>
    </w:div>
    <w:div w:id="324630001">
      <w:marLeft w:val="640"/>
      <w:marRight w:val="0"/>
      <w:marTop w:val="0"/>
      <w:marBottom w:val="0"/>
      <w:divBdr>
        <w:top w:val="none" w:sz="0" w:space="0" w:color="auto"/>
        <w:left w:val="none" w:sz="0" w:space="0" w:color="auto"/>
        <w:bottom w:val="none" w:sz="0" w:space="0" w:color="auto"/>
        <w:right w:val="none" w:sz="0" w:space="0" w:color="auto"/>
      </w:divBdr>
    </w:div>
    <w:div w:id="324669484">
      <w:marLeft w:val="640"/>
      <w:marRight w:val="0"/>
      <w:marTop w:val="0"/>
      <w:marBottom w:val="0"/>
      <w:divBdr>
        <w:top w:val="none" w:sz="0" w:space="0" w:color="auto"/>
        <w:left w:val="none" w:sz="0" w:space="0" w:color="auto"/>
        <w:bottom w:val="none" w:sz="0" w:space="0" w:color="auto"/>
        <w:right w:val="none" w:sz="0" w:space="0" w:color="auto"/>
      </w:divBdr>
    </w:div>
    <w:div w:id="324669913">
      <w:marLeft w:val="640"/>
      <w:marRight w:val="0"/>
      <w:marTop w:val="0"/>
      <w:marBottom w:val="0"/>
      <w:divBdr>
        <w:top w:val="none" w:sz="0" w:space="0" w:color="auto"/>
        <w:left w:val="none" w:sz="0" w:space="0" w:color="auto"/>
        <w:bottom w:val="none" w:sz="0" w:space="0" w:color="auto"/>
        <w:right w:val="none" w:sz="0" w:space="0" w:color="auto"/>
      </w:divBdr>
    </w:div>
    <w:div w:id="324749126">
      <w:marLeft w:val="640"/>
      <w:marRight w:val="0"/>
      <w:marTop w:val="0"/>
      <w:marBottom w:val="0"/>
      <w:divBdr>
        <w:top w:val="none" w:sz="0" w:space="0" w:color="auto"/>
        <w:left w:val="none" w:sz="0" w:space="0" w:color="auto"/>
        <w:bottom w:val="none" w:sz="0" w:space="0" w:color="auto"/>
        <w:right w:val="none" w:sz="0" w:space="0" w:color="auto"/>
      </w:divBdr>
    </w:div>
    <w:div w:id="324817588">
      <w:marLeft w:val="640"/>
      <w:marRight w:val="0"/>
      <w:marTop w:val="0"/>
      <w:marBottom w:val="0"/>
      <w:divBdr>
        <w:top w:val="none" w:sz="0" w:space="0" w:color="auto"/>
        <w:left w:val="none" w:sz="0" w:space="0" w:color="auto"/>
        <w:bottom w:val="none" w:sz="0" w:space="0" w:color="auto"/>
        <w:right w:val="none" w:sz="0" w:space="0" w:color="auto"/>
      </w:divBdr>
    </w:div>
    <w:div w:id="324819097">
      <w:marLeft w:val="640"/>
      <w:marRight w:val="0"/>
      <w:marTop w:val="0"/>
      <w:marBottom w:val="0"/>
      <w:divBdr>
        <w:top w:val="none" w:sz="0" w:space="0" w:color="auto"/>
        <w:left w:val="none" w:sz="0" w:space="0" w:color="auto"/>
        <w:bottom w:val="none" w:sz="0" w:space="0" w:color="auto"/>
        <w:right w:val="none" w:sz="0" w:space="0" w:color="auto"/>
      </w:divBdr>
    </w:div>
    <w:div w:id="324820972">
      <w:marLeft w:val="640"/>
      <w:marRight w:val="0"/>
      <w:marTop w:val="0"/>
      <w:marBottom w:val="0"/>
      <w:divBdr>
        <w:top w:val="none" w:sz="0" w:space="0" w:color="auto"/>
        <w:left w:val="none" w:sz="0" w:space="0" w:color="auto"/>
        <w:bottom w:val="none" w:sz="0" w:space="0" w:color="auto"/>
        <w:right w:val="none" w:sz="0" w:space="0" w:color="auto"/>
      </w:divBdr>
    </w:div>
    <w:div w:id="324821496">
      <w:marLeft w:val="640"/>
      <w:marRight w:val="0"/>
      <w:marTop w:val="0"/>
      <w:marBottom w:val="0"/>
      <w:divBdr>
        <w:top w:val="none" w:sz="0" w:space="0" w:color="auto"/>
        <w:left w:val="none" w:sz="0" w:space="0" w:color="auto"/>
        <w:bottom w:val="none" w:sz="0" w:space="0" w:color="auto"/>
        <w:right w:val="none" w:sz="0" w:space="0" w:color="auto"/>
      </w:divBdr>
    </w:div>
    <w:div w:id="324869417">
      <w:marLeft w:val="640"/>
      <w:marRight w:val="0"/>
      <w:marTop w:val="0"/>
      <w:marBottom w:val="0"/>
      <w:divBdr>
        <w:top w:val="none" w:sz="0" w:space="0" w:color="auto"/>
        <w:left w:val="none" w:sz="0" w:space="0" w:color="auto"/>
        <w:bottom w:val="none" w:sz="0" w:space="0" w:color="auto"/>
        <w:right w:val="none" w:sz="0" w:space="0" w:color="auto"/>
      </w:divBdr>
    </w:div>
    <w:div w:id="324941614">
      <w:marLeft w:val="640"/>
      <w:marRight w:val="0"/>
      <w:marTop w:val="0"/>
      <w:marBottom w:val="0"/>
      <w:divBdr>
        <w:top w:val="none" w:sz="0" w:space="0" w:color="auto"/>
        <w:left w:val="none" w:sz="0" w:space="0" w:color="auto"/>
        <w:bottom w:val="none" w:sz="0" w:space="0" w:color="auto"/>
        <w:right w:val="none" w:sz="0" w:space="0" w:color="auto"/>
      </w:divBdr>
    </w:div>
    <w:div w:id="324944730">
      <w:marLeft w:val="640"/>
      <w:marRight w:val="0"/>
      <w:marTop w:val="0"/>
      <w:marBottom w:val="0"/>
      <w:divBdr>
        <w:top w:val="none" w:sz="0" w:space="0" w:color="auto"/>
        <w:left w:val="none" w:sz="0" w:space="0" w:color="auto"/>
        <w:bottom w:val="none" w:sz="0" w:space="0" w:color="auto"/>
        <w:right w:val="none" w:sz="0" w:space="0" w:color="auto"/>
      </w:divBdr>
    </w:div>
    <w:div w:id="325011966">
      <w:marLeft w:val="640"/>
      <w:marRight w:val="0"/>
      <w:marTop w:val="0"/>
      <w:marBottom w:val="0"/>
      <w:divBdr>
        <w:top w:val="none" w:sz="0" w:space="0" w:color="auto"/>
        <w:left w:val="none" w:sz="0" w:space="0" w:color="auto"/>
        <w:bottom w:val="none" w:sz="0" w:space="0" w:color="auto"/>
        <w:right w:val="none" w:sz="0" w:space="0" w:color="auto"/>
      </w:divBdr>
    </w:div>
    <w:div w:id="325016740">
      <w:marLeft w:val="640"/>
      <w:marRight w:val="0"/>
      <w:marTop w:val="0"/>
      <w:marBottom w:val="0"/>
      <w:divBdr>
        <w:top w:val="none" w:sz="0" w:space="0" w:color="auto"/>
        <w:left w:val="none" w:sz="0" w:space="0" w:color="auto"/>
        <w:bottom w:val="none" w:sz="0" w:space="0" w:color="auto"/>
        <w:right w:val="none" w:sz="0" w:space="0" w:color="auto"/>
      </w:divBdr>
    </w:div>
    <w:div w:id="325016794">
      <w:marLeft w:val="640"/>
      <w:marRight w:val="0"/>
      <w:marTop w:val="0"/>
      <w:marBottom w:val="0"/>
      <w:divBdr>
        <w:top w:val="none" w:sz="0" w:space="0" w:color="auto"/>
        <w:left w:val="none" w:sz="0" w:space="0" w:color="auto"/>
        <w:bottom w:val="none" w:sz="0" w:space="0" w:color="auto"/>
        <w:right w:val="none" w:sz="0" w:space="0" w:color="auto"/>
      </w:divBdr>
    </w:div>
    <w:div w:id="325062098">
      <w:marLeft w:val="640"/>
      <w:marRight w:val="0"/>
      <w:marTop w:val="0"/>
      <w:marBottom w:val="0"/>
      <w:divBdr>
        <w:top w:val="none" w:sz="0" w:space="0" w:color="auto"/>
        <w:left w:val="none" w:sz="0" w:space="0" w:color="auto"/>
        <w:bottom w:val="none" w:sz="0" w:space="0" w:color="auto"/>
        <w:right w:val="none" w:sz="0" w:space="0" w:color="auto"/>
      </w:divBdr>
    </w:div>
    <w:div w:id="325128943">
      <w:marLeft w:val="640"/>
      <w:marRight w:val="0"/>
      <w:marTop w:val="0"/>
      <w:marBottom w:val="0"/>
      <w:divBdr>
        <w:top w:val="none" w:sz="0" w:space="0" w:color="auto"/>
        <w:left w:val="none" w:sz="0" w:space="0" w:color="auto"/>
        <w:bottom w:val="none" w:sz="0" w:space="0" w:color="auto"/>
        <w:right w:val="none" w:sz="0" w:space="0" w:color="auto"/>
      </w:divBdr>
    </w:div>
    <w:div w:id="325129402">
      <w:marLeft w:val="640"/>
      <w:marRight w:val="0"/>
      <w:marTop w:val="0"/>
      <w:marBottom w:val="0"/>
      <w:divBdr>
        <w:top w:val="none" w:sz="0" w:space="0" w:color="auto"/>
        <w:left w:val="none" w:sz="0" w:space="0" w:color="auto"/>
        <w:bottom w:val="none" w:sz="0" w:space="0" w:color="auto"/>
        <w:right w:val="none" w:sz="0" w:space="0" w:color="auto"/>
      </w:divBdr>
    </w:div>
    <w:div w:id="325206755">
      <w:marLeft w:val="640"/>
      <w:marRight w:val="0"/>
      <w:marTop w:val="0"/>
      <w:marBottom w:val="0"/>
      <w:divBdr>
        <w:top w:val="none" w:sz="0" w:space="0" w:color="auto"/>
        <w:left w:val="none" w:sz="0" w:space="0" w:color="auto"/>
        <w:bottom w:val="none" w:sz="0" w:space="0" w:color="auto"/>
        <w:right w:val="none" w:sz="0" w:space="0" w:color="auto"/>
      </w:divBdr>
    </w:div>
    <w:div w:id="325255255">
      <w:marLeft w:val="640"/>
      <w:marRight w:val="0"/>
      <w:marTop w:val="0"/>
      <w:marBottom w:val="0"/>
      <w:divBdr>
        <w:top w:val="none" w:sz="0" w:space="0" w:color="auto"/>
        <w:left w:val="none" w:sz="0" w:space="0" w:color="auto"/>
        <w:bottom w:val="none" w:sz="0" w:space="0" w:color="auto"/>
        <w:right w:val="none" w:sz="0" w:space="0" w:color="auto"/>
      </w:divBdr>
    </w:div>
    <w:div w:id="325282857">
      <w:marLeft w:val="640"/>
      <w:marRight w:val="0"/>
      <w:marTop w:val="0"/>
      <w:marBottom w:val="0"/>
      <w:divBdr>
        <w:top w:val="none" w:sz="0" w:space="0" w:color="auto"/>
        <w:left w:val="none" w:sz="0" w:space="0" w:color="auto"/>
        <w:bottom w:val="none" w:sz="0" w:space="0" w:color="auto"/>
        <w:right w:val="none" w:sz="0" w:space="0" w:color="auto"/>
      </w:divBdr>
    </w:div>
    <w:div w:id="325324730">
      <w:marLeft w:val="640"/>
      <w:marRight w:val="0"/>
      <w:marTop w:val="0"/>
      <w:marBottom w:val="0"/>
      <w:divBdr>
        <w:top w:val="none" w:sz="0" w:space="0" w:color="auto"/>
        <w:left w:val="none" w:sz="0" w:space="0" w:color="auto"/>
        <w:bottom w:val="none" w:sz="0" w:space="0" w:color="auto"/>
        <w:right w:val="none" w:sz="0" w:space="0" w:color="auto"/>
      </w:divBdr>
    </w:div>
    <w:div w:id="325404523">
      <w:marLeft w:val="640"/>
      <w:marRight w:val="0"/>
      <w:marTop w:val="0"/>
      <w:marBottom w:val="0"/>
      <w:divBdr>
        <w:top w:val="none" w:sz="0" w:space="0" w:color="auto"/>
        <w:left w:val="none" w:sz="0" w:space="0" w:color="auto"/>
        <w:bottom w:val="none" w:sz="0" w:space="0" w:color="auto"/>
        <w:right w:val="none" w:sz="0" w:space="0" w:color="auto"/>
      </w:divBdr>
    </w:div>
    <w:div w:id="325592314">
      <w:marLeft w:val="640"/>
      <w:marRight w:val="0"/>
      <w:marTop w:val="0"/>
      <w:marBottom w:val="0"/>
      <w:divBdr>
        <w:top w:val="none" w:sz="0" w:space="0" w:color="auto"/>
        <w:left w:val="none" w:sz="0" w:space="0" w:color="auto"/>
        <w:bottom w:val="none" w:sz="0" w:space="0" w:color="auto"/>
        <w:right w:val="none" w:sz="0" w:space="0" w:color="auto"/>
      </w:divBdr>
    </w:div>
    <w:div w:id="325667242">
      <w:marLeft w:val="640"/>
      <w:marRight w:val="0"/>
      <w:marTop w:val="0"/>
      <w:marBottom w:val="0"/>
      <w:divBdr>
        <w:top w:val="none" w:sz="0" w:space="0" w:color="auto"/>
        <w:left w:val="none" w:sz="0" w:space="0" w:color="auto"/>
        <w:bottom w:val="none" w:sz="0" w:space="0" w:color="auto"/>
        <w:right w:val="none" w:sz="0" w:space="0" w:color="auto"/>
      </w:divBdr>
    </w:div>
    <w:div w:id="325672373">
      <w:marLeft w:val="640"/>
      <w:marRight w:val="0"/>
      <w:marTop w:val="0"/>
      <w:marBottom w:val="0"/>
      <w:divBdr>
        <w:top w:val="none" w:sz="0" w:space="0" w:color="auto"/>
        <w:left w:val="none" w:sz="0" w:space="0" w:color="auto"/>
        <w:bottom w:val="none" w:sz="0" w:space="0" w:color="auto"/>
        <w:right w:val="none" w:sz="0" w:space="0" w:color="auto"/>
      </w:divBdr>
    </w:div>
    <w:div w:id="325716459">
      <w:marLeft w:val="640"/>
      <w:marRight w:val="0"/>
      <w:marTop w:val="0"/>
      <w:marBottom w:val="0"/>
      <w:divBdr>
        <w:top w:val="none" w:sz="0" w:space="0" w:color="auto"/>
        <w:left w:val="none" w:sz="0" w:space="0" w:color="auto"/>
        <w:bottom w:val="none" w:sz="0" w:space="0" w:color="auto"/>
        <w:right w:val="none" w:sz="0" w:space="0" w:color="auto"/>
      </w:divBdr>
    </w:div>
    <w:div w:id="325746343">
      <w:marLeft w:val="640"/>
      <w:marRight w:val="0"/>
      <w:marTop w:val="0"/>
      <w:marBottom w:val="0"/>
      <w:divBdr>
        <w:top w:val="none" w:sz="0" w:space="0" w:color="auto"/>
        <w:left w:val="none" w:sz="0" w:space="0" w:color="auto"/>
        <w:bottom w:val="none" w:sz="0" w:space="0" w:color="auto"/>
        <w:right w:val="none" w:sz="0" w:space="0" w:color="auto"/>
      </w:divBdr>
    </w:div>
    <w:div w:id="325784113">
      <w:marLeft w:val="640"/>
      <w:marRight w:val="0"/>
      <w:marTop w:val="0"/>
      <w:marBottom w:val="0"/>
      <w:divBdr>
        <w:top w:val="none" w:sz="0" w:space="0" w:color="auto"/>
        <w:left w:val="none" w:sz="0" w:space="0" w:color="auto"/>
        <w:bottom w:val="none" w:sz="0" w:space="0" w:color="auto"/>
        <w:right w:val="none" w:sz="0" w:space="0" w:color="auto"/>
      </w:divBdr>
    </w:div>
    <w:div w:id="325785464">
      <w:marLeft w:val="640"/>
      <w:marRight w:val="0"/>
      <w:marTop w:val="0"/>
      <w:marBottom w:val="0"/>
      <w:divBdr>
        <w:top w:val="none" w:sz="0" w:space="0" w:color="auto"/>
        <w:left w:val="none" w:sz="0" w:space="0" w:color="auto"/>
        <w:bottom w:val="none" w:sz="0" w:space="0" w:color="auto"/>
        <w:right w:val="none" w:sz="0" w:space="0" w:color="auto"/>
      </w:divBdr>
    </w:div>
    <w:div w:id="325787363">
      <w:marLeft w:val="640"/>
      <w:marRight w:val="0"/>
      <w:marTop w:val="0"/>
      <w:marBottom w:val="0"/>
      <w:divBdr>
        <w:top w:val="none" w:sz="0" w:space="0" w:color="auto"/>
        <w:left w:val="none" w:sz="0" w:space="0" w:color="auto"/>
        <w:bottom w:val="none" w:sz="0" w:space="0" w:color="auto"/>
        <w:right w:val="none" w:sz="0" w:space="0" w:color="auto"/>
      </w:divBdr>
    </w:div>
    <w:div w:id="325792657">
      <w:marLeft w:val="640"/>
      <w:marRight w:val="0"/>
      <w:marTop w:val="0"/>
      <w:marBottom w:val="0"/>
      <w:divBdr>
        <w:top w:val="none" w:sz="0" w:space="0" w:color="auto"/>
        <w:left w:val="none" w:sz="0" w:space="0" w:color="auto"/>
        <w:bottom w:val="none" w:sz="0" w:space="0" w:color="auto"/>
        <w:right w:val="none" w:sz="0" w:space="0" w:color="auto"/>
      </w:divBdr>
    </w:div>
    <w:div w:id="325866273">
      <w:marLeft w:val="640"/>
      <w:marRight w:val="0"/>
      <w:marTop w:val="0"/>
      <w:marBottom w:val="0"/>
      <w:divBdr>
        <w:top w:val="none" w:sz="0" w:space="0" w:color="auto"/>
        <w:left w:val="none" w:sz="0" w:space="0" w:color="auto"/>
        <w:bottom w:val="none" w:sz="0" w:space="0" w:color="auto"/>
        <w:right w:val="none" w:sz="0" w:space="0" w:color="auto"/>
      </w:divBdr>
    </w:div>
    <w:div w:id="325910664">
      <w:marLeft w:val="640"/>
      <w:marRight w:val="0"/>
      <w:marTop w:val="0"/>
      <w:marBottom w:val="0"/>
      <w:divBdr>
        <w:top w:val="none" w:sz="0" w:space="0" w:color="auto"/>
        <w:left w:val="none" w:sz="0" w:space="0" w:color="auto"/>
        <w:bottom w:val="none" w:sz="0" w:space="0" w:color="auto"/>
        <w:right w:val="none" w:sz="0" w:space="0" w:color="auto"/>
      </w:divBdr>
    </w:div>
    <w:div w:id="326175999">
      <w:marLeft w:val="640"/>
      <w:marRight w:val="0"/>
      <w:marTop w:val="0"/>
      <w:marBottom w:val="0"/>
      <w:divBdr>
        <w:top w:val="none" w:sz="0" w:space="0" w:color="auto"/>
        <w:left w:val="none" w:sz="0" w:space="0" w:color="auto"/>
        <w:bottom w:val="none" w:sz="0" w:space="0" w:color="auto"/>
        <w:right w:val="none" w:sz="0" w:space="0" w:color="auto"/>
      </w:divBdr>
    </w:div>
    <w:div w:id="326179394">
      <w:marLeft w:val="640"/>
      <w:marRight w:val="0"/>
      <w:marTop w:val="0"/>
      <w:marBottom w:val="0"/>
      <w:divBdr>
        <w:top w:val="none" w:sz="0" w:space="0" w:color="auto"/>
        <w:left w:val="none" w:sz="0" w:space="0" w:color="auto"/>
        <w:bottom w:val="none" w:sz="0" w:space="0" w:color="auto"/>
        <w:right w:val="none" w:sz="0" w:space="0" w:color="auto"/>
      </w:divBdr>
    </w:div>
    <w:div w:id="326246423">
      <w:marLeft w:val="640"/>
      <w:marRight w:val="0"/>
      <w:marTop w:val="0"/>
      <w:marBottom w:val="0"/>
      <w:divBdr>
        <w:top w:val="none" w:sz="0" w:space="0" w:color="auto"/>
        <w:left w:val="none" w:sz="0" w:space="0" w:color="auto"/>
        <w:bottom w:val="none" w:sz="0" w:space="0" w:color="auto"/>
        <w:right w:val="none" w:sz="0" w:space="0" w:color="auto"/>
      </w:divBdr>
    </w:div>
    <w:div w:id="326249246">
      <w:marLeft w:val="640"/>
      <w:marRight w:val="0"/>
      <w:marTop w:val="0"/>
      <w:marBottom w:val="0"/>
      <w:divBdr>
        <w:top w:val="none" w:sz="0" w:space="0" w:color="auto"/>
        <w:left w:val="none" w:sz="0" w:space="0" w:color="auto"/>
        <w:bottom w:val="none" w:sz="0" w:space="0" w:color="auto"/>
        <w:right w:val="none" w:sz="0" w:space="0" w:color="auto"/>
      </w:divBdr>
    </w:div>
    <w:div w:id="326398352">
      <w:marLeft w:val="640"/>
      <w:marRight w:val="0"/>
      <w:marTop w:val="0"/>
      <w:marBottom w:val="0"/>
      <w:divBdr>
        <w:top w:val="none" w:sz="0" w:space="0" w:color="auto"/>
        <w:left w:val="none" w:sz="0" w:space="0" w:color="auto"/>
        <w:bottom w:val="none" w:sz="0" w:space="0" w:color="auto"/>
        <w:right w:val="none" w:sz="0" w:space="0" w:color="auto"/>
      </w:divBdr>
    </w:div>
    <w:div w:id="326442024">
      <w:marLeft w:val="640"/>
      <w:marRight w:val="0"/>
      <w:marTop w:val="0"/>
      <w:marBottom w:val="0"/>
      <w:divBdr>
        <w:top w:val="none" w:sz="0" w:space="0" w:color="auto"/>
        <w:left w:val="none" w:sz="0" w:space="0" w:color="auto"/>
        <w:bottom w:val="none" w:sz="0" w:space="0" w:color="auto"/>
        <w:right w:val="none" w:sz="0" w:space="0" w:color="auto"/>
      </w:divBdr>
    </w:div>
    <w:div w:id="326521619">
      <w:marLeft w:val="640"/>
      <w:marRight w:val="0"/>
      <w:marTop w:val="0"/>
      <w:marBottom w:val="0"/>
      <w:divBdr>
        <w:top w:val="none" w:sz="0" w:space="0" w:color="auto"/>
        <w:left w:val="none" w:sz="0" w:space="0" w:color="auto"/>
        <w:bottom w:val="none" w:sz="0" w:space="0" w:color="auto"/>
        <w:right w:val="none" w:sz="0" w:space="0" w:color="auto"/>
      </w:divBdr>
    </w:div>
    <w:div w:id="326521727">
      <w:marLeft w:val="640"/>
      <w:marRight w:val="0"/>
      <w:marTop w:val="0"/>
      <w:marBottom w:val="0"/>
      <w:divBdr>
        <w:top w:val="none" w:sz="0" w:space="0" w:color="auto"/>
        <w:left w:val="none" w:sz="0" w:space="0" w:color="auto"/>
        <w:bottom w:val="none" w:sz="0" w:space="0" w:color="auto"/>
        <w:right w:val="none" w:sz="0" w:space="0" w:color="auto"/>
      </w:divBdr>
    </w:div>
    <w:div w:id="326783493">
      <w:marLeft w:val="640"/>
      <w:marRight w:val="0"/>
      <w:marTop w:val="0"/>
      <w:marBottom w:val="0"/>
      <w:divBdr>
        <w:top w:val="none" w:sz="0" w:space="0" w:color="auto"/>
        <w:left w:val="none" w:sz="0" w:space="0" w:color="auto"/>
        <w:bottom w:val="none" w:sz="0" w:space="0" w:color="auto"/>
        <w:right w:val="none" w:sz="0" w:space="0" w:color="auto"/>
      </w:divBdr>
    </w:div>
    <w:div w:id="326904680">
      <w:marLeft w:val="640"/>
      <w:marRight w:val="0"/>
      <w:marTop w:val="0"/>
      <w:marBottom w:val="0"/>
      <w:divBdr>
        <w:top w:val="none" w:sz="0" w:space="0" w:color="auto"/>
        <w:left w:val="none" w:sz="0" w:space="0" w:color="auto"/>
        <w:bottom w:val="none" w:sz="0" w:space="0" w:color="auto"/>
        <w:right w:val="none" w:sz="0" w:space="0" w:color="auto"/>
      </w:divBdr>
    </w:div>
    <w:div w:id="326909241">
      <w:marLeft w:val="640"/>
      <w:marRight w:val="0"/>
      <w:marTop w:val="0"/>
      <w:marBottom w:val="0"/>
      <w:divBdr>
        <w:top w:val="none" w:sz="0" w:space="0" w:color="auto"/>
        <w:left w:val="none" w:sz="0" w:space="0" w:color="auto"/>
        <w:bottom w:val="none" w:sz="0" w:space="0" w:color="auto"/>
        <w:right w:val="none" w:sz="0" w:space="0" w:color="auto"/>
      </w:divBdr>
    </w:div>
    <w:div w:id="327025964">
      <w:marLeft w:val="640"/>
      <w:marRight w:val="0"/>
      <w:marTop w:val="0"/>
      <w:marBottom w:val="0"/>
      <w:divBdr>
        <w:top w:val="none" w:sz="0" w:space="0" w:color="auto"/>
        <w:left w:val="none" w:sz="0" w:space="0" w:color="auto"/>
        <w:bottom w:val="none" w:sz="0" w:space="0" w:color="auto"/>
        <w:right w:val="none" w:sz="0" w:space="0" w:color="auto"/>
      </w:divBdr>
    </w:div>
    <w:div w:id="327101110">
      <w:marLeft w:val="640"/>
      <w:marRight w:val="0"/>
      <w:marTop w:val="0"/>
      <w:marBottom w:val="0"/>
      <w:divBdr>
        <w:top w:val="none" w:sz="0" w:space="0" w:color="auto"/>
        <w:left w:val="none" w:sz="0" w:space="0" w:color="auto"/>
        <w:bottom w:val="none" w:sz="0" w:space="0" w:color="auto"/>
        <w:right w:val="none" w:sz="0" w:space="0" w:color="auto"/>
      </w:divBdr>
    </w:div>
    <w:div w:id="327101796">
      <w:marLeft w:val="640"/>
      <w:marRight w:val="0"/>
      <w:marTop w:val="0"/>
      <w:marBottom w:val="0"/>
      <w:divBdr>
        <w:top w:val="none" w:sz="0" w:space="0" w:color="auto"/>
        <w:left w:val="none" w:sz="0" w:space="0" w:color="auto"/>
        <w:bottom w:val="none" w:sz="0" w:space="0" w:color="auto"/>
        <w:right w:val="none" w:sz="0" w:space="0" w:color="auto"/>
      </w:divBdr>
    </w:div>
    <w:div w:id="327174984">
      <w:marLeft w:val="640"/>
      <w:marRight w:val="0"/>
      <w:marTop w:val="0"/>
      <w:marBottom w:val="0"/>
      <w:divBdr>
        <w:top w:val="none" w:sz="0" w:space="0" w:color="auto"/>
        <w:left w:val="none" w:sz="0" w:space="0" w:color="auto"/>
        <w:bottom w:val="none" w:sz="0" w:space="0" w:color="auto"/>
        <w:right w:val="none" w:sz="0" w:space="0" w:color="auto"/>
      </w:divBdr>
    </w:div>
    <w:div w:id="327246347">
      <w:marLeft w:val="640"/>
      <w:marRight w:val="0"/>
      <w:marTop w:val="0"/>
      <w:marBottom w:val="0"/>
      <w:divBdr>
        <w:top w:val="none" w:sz="0" w:space="0" w:color="auto"/>
        <w:left w:val="none" w:sz="0" w:space="0" w:color="auto"/>
        <w:bottom w:val="none" w:sz="0" w:space="0" w:color="auto"/>
        <w:right w:val="none" w:sz="0" w:space="0" w:color="auto"/>
      </w:divBdr>
    </w:div>
    <w:div w:id="327371665">
      <w:marLeft w:val="640"/>
      <w:marRight w:val="0"/>
      <w:marTop w:val="0"/>
      <w:marBottom w:val="0"/>
      <w:divBdr>
        <w:top w:val="none" w:sz="0" w:space="0" w:color="auto"/>
        <w:left w:val="none" w:sz="0" w:space="0" w:color="auto"/>
        <w:bottom w:val="none" w:sz="0" w:space="0" w:color="auto"/>
        <w:right w:val="none" w:sz="0" w:space="0" w:color="auto"/>
      </w:divBdr>
    </w:div>
    <w:div w:id="327441733">
      <w:marLeft w:val="640"/>
      <w:marRight w:val="0"/>
      <w:marTop w:val="0"/>
      <w:marBottom w:val="0"/>
      <w:divBdr>
        <w:top w:val="none" w:sz="0" w:space="0" w:color="auto"/>
        <w:left w:val="none" w:sz="0" w:space="0" w:color="auto"/>
        <w:bottom w:val="none" w:sz="0" w:space="0" w:color="auto"/>
        <w:right w:val="none" w:sz="0" w:space="0" w:color="auto"/>
      </w:divBdr>
    </w:div>
    <w:div w:id="327487716">
      <w:marLeft w:val="640"/>
      <w:marRight w:val="0"/>
      <w:marTop w:val="0"/>
      <w:marBottom w:val="0"/>
      <w:divBdr>
        <w:top w:val="none" w:sz="0" w:space="0" w:color="auto"/>
        <w:left w:val="none" w:sz="0" w:space="0" w:color="auto"/>
        <w:bottom w:val="none" w:sz="0" w:space="0" w:color="auto"/>
        <w:right w:val="none" w:sz="0" w:space="0" w:color="auto"/>
      </w:divBdr>
    </w:div>
    <w:div w:id="327513984">
      <w:marLeft w:val="640"/>
      <w:marRight w:val="0"/>
      <w:marTop w:val="0"/>
      <w:marBottom w:val="0"/>
      <w:divBdr>
        <w:top w:val="none" w:sz="0" w:space="0" w:color="auto"/>
        <w:left w:val="none" w:sz="0" w:space="0" w:color="auto"/>
        <w:bottom w:val="none" w:sz="0" w:space="0" w:color="auto"/>
        <w:right w:val="none" w:sz="0" w:space="0" w:color="auto"/>
      </w:divBdr>
    </w:div>
    <w:div w:id="327680848">
      <w:marLeft w:val="640"/>
      <w:marRight w:val="0"/>
      <w:marTop w:val="0"/>
      <w:marBottom w:val="0"/>
      <w:divBdr>
        <w:top w:val="none" w:sz="0" w:space="0" w:color="auto"/>
        <w:left w:val="none" w:sz="0" w:space="0" w:color="auto"/>
        <w:bottom w:val="none" w:sz="0" w:space="0" w:color="auto"/>
        <w:right w:val="none" w:sz="0" w:space="0" w:color="auto"/>
      </w:divBdr>
    </w:div>
    <w:div w:id="327750265">
      <w:marLeft w:val="640"/>
      <w:marRight w:val="0"/>
      <w:marTop w:val="0"/>
      <w:marBottom w:val="0"/>
      <w:divBdr>
        <w:top w:val="none" w:sz="0" w:space="0" w:color="auto"/>
        <w:left w:val="none" w:sz="0" w:space="0" w:color="auto"/>
        <w:bottom w:val="none" w:sz="0" w:space="0" w:color="auto"/>
        <w:right w:val="none" w:sz="0" w:space="0" w:color="auto"/>
      </w:divBdr>
    </w:div>
    <w:div w:id="327751737">
      <w:marLeft w:val="640"/>
      <w:marRight w:val="0"/>
      <w:marTop w:val="0"/>
      <w:marBottom w:val="0"/>
      <w:divBdr>
        <w:top w:val="none" w:sz="0" w:space="0" w:color="auto"/>
        <w:left w:val="none" w:sz="0" w:space="0" w:color="auto"/>
        <w:bottom w:val="none" w:sz="0" w:space="0" w:color="auto"/>
        <w:right w:val="none" w:sz="0" w:space="0" w:color="auto"/>
      </w:divBdr>
    </w:div>
    <w:div w:id="327950231">
      <w:marLeft w:val="640"/>
      <w:marRight w:val="0"/>
      <w:marTop w:val="0"/>
      <w:marBottom w:val="0"/>
      <w:divBdr>
        <w:top w:val="none" w:sz="0" w:space="0" w:color="auto"/>
        <w:left w:val="none" w:sz="0" w:space="0" w:color="auto"/>
        <w:bottom w:val="none" w:sz="0" w:space="0" w:color="auto"/>
        <w:right w:val="none" w:sz="0" w:space="0" w:color="auto"/>
      </w:divBdr>
    </w:div>
    <w:div w:id="327952670">
      <w:marLeft w:val="640"/>
      <w:marRight w:val="0"/>
      <w:marTop w:val="0"/>
      <w:marBottom w:val="0"/>
      <w:divBdr>
        <w:top w:val="none" w:sz="0" w:space="0" w:color="auto"/>
        <w:left w:val="none" w:sz="0" w:space="0" w:color="auto"/>
        <w:bottom w:val="none" w:sz="0" w:space="0" w:color="auto"/>
        <w:right w:val="none" w:sz="0" w:space="0" w:color="auto"/>
      </w:divBdr>
    </w:div>
    <w:div w:id="328024122">
      <w:marLeft w:val="640"/>
      <w:marRight w:val="0"/>
      <w:marTop w:val="0"/>
      <w:marBottom w:val="0"/>
      <w:divBdr>
        <w:top w:val="none" w:sz="0" w:space="0" w:color="auto"/>
        <w:left w:val="none" w:sz="0" w:space="0" w:color="auto"/>
        <w:bottom w:val="none" w:sz="0" w:space="0" w:color="auto"/>
        <w:right w:val="none" w:sz="0" w:space="0" w:color="auto"/>
      </w:divBdr>
    </w:div>
    <w:div w:id="328170326">
      <w:marLeft w:val="640"/>
      <w:marRight w:val="0"/>
      <w:marTop w:val="0"/>
      <w:marBottom w:val="0"/>
      <w:divBdr>
        <w:top w:val="none" w:sz="0" w:space="0" w:color="auto"/>
        <w:left w:val="none" w:sz="0" w:space="0" w:color="auto"/>
        <w:bottom w:val="none" w:sz="0" w:space="0" w:color="auto"/>
        <w:right w:val="none" w:sz="0" w:space="0" w:color="auto"/>
      </w:divBdr>
    </w:div>
    <w:div w:id="328294235">
      <w:marLeft w:val="640"/>
      <w:marRight w:val="0"/>
      <w:marTop w:val="0"/>
      <w:marBottom w:val="0"/>
      <w:divBdr>
        <w:top w:val="none" w:sz="0" w:space="0" w:color="auto"/>
        <w:left w:val="none" w:sz="0" w:space="0" w:color="auto"/>
        <w:bottom w:val="none" w:sz="0" w:space="0" w:color="auto"/>
        <w:right w:val="none" w:sz="0" w:space="0" w:color="auto"/>
      </w:divBdr>
    </w:div>
    <w:div w:id="328405571">
      <w:marLeft w:val="640"/>
      <w:marRight w:val="0"/>
      <w:marTop w:val="0"/>
      <w:marBottom w:val="0"/>
      <w:divBdr>
        <w:top w:val="none" w:sz="0" w:space="0" w:color="auto"/>
        <w:left w:val="none" w:sz="0" w:space="0" w:color="auto"/>
        <w:bottom w:val="none" w:sz="0" w:space="0" w:color="auto"/>
        <w:right w:val="none" w:sz="0" w:space="0" w:color="auto"/>
      </w:divBdr>
    </w:div>
    <w:div w:id="328411200">
      <w:marLeft w:val="640"/>
      <w:marRight w:val="0"/>
      <w:marTop w:val="0"/>
      <w:marBottom w:val="0"/>
      <w:divBdr>
        <w:top w:val="none" w:sz="0" w:space="0" w:color="auto"/>
        <w:left w:val="none" w:sz="0" w:space="0" w:color="auto"/>
        <w:bottom w:val="none" w:sz="0" w:space="0" w:color="auto"/>
        <w:right w:val="none" w:sz="0" w:space="0" w:color="auto"/>
      </w:divBdr>
    </w:div>
    <w:div w:id="328481613">
      <w:marLeft w:val="640"/>
      <w:marRight w:val="0"/>
      <w:marTop w:val="0"/>
      <w:marBottom w:val="0"/>
      <w:divBdr>
        <w:top w:val="none" w:sz="0" w:space="0" w:color="auto"/>
        <w:left w:val="none" w:sz="0" w:space="0" w:color="auto"/>
        <w:bottom w:val="none" w:sz="0" w:space="0" w:color="auto"/>
        <w:right w:val="none" w:sz="0" w:space="0" w:color="auto"/>
      </w:divBdr>
    </w:div>
    <w:div w:id="328482598">
      <w:marLeft w:val="640"/>
      <w:marRight w:val="0"/>
      <w:marTop w:val="0"/>
      <w:marBottom w:val="0"/>
      <w:divBdr>
        <w:top w:val="none" w:sz="0" w:space="0" w:color="auto"/>
        <w:left w:val="none" w:sz="0" w:space="0" w:color="auto"/>
        <w:bottom w:val="none" w:sz="0" w:space="0" w:color="auto"/>
        <w:right w:val="none" w:sz="0" w:space="0" w:color="auto"/>
      </w:divBdr>
    </w:div>
    <w:div w:id="328488072">
      <w:marLeft w:val="640"/>
      <w:marRight w:val="0"/>
      <w:marTop w:val="0"/>
      <w:marBottom w:val="0"/>
      <w:divBdr>
        <w:top w:val="none" w:sz="0" w:space="0" w:color="auto"/>
        <w:left w:val="none" w:sz="0" w:space="0" w:color="auto"/>
        <w:bottom w:val="none" w:sz="0" w:space="0" w:color="auto"/>
        <w:right w:val="none" w:sz="0" w:space="0" w:color="auto"/>
      </w:divBdr>
    </w:div>
    <w:div w:id="328754796">
      <w:marLeft w:val="640"/>
      <w:marRight w:val="0"/>
      <w:marTop w:val="0"/>
      <w:marBottom w:val="0"/>
      <w:divBdr>
        <w:top w:val="none" w:sz="0" w:space="0" w:color="auto"/>
        <w:left w:val="none" w:sz="0" w:space="0" w:color="auto"/>
        <w:bottom w:val="none" w:sz="0" w:space="0" w:color="auto"/>
        <w:right w:val="none" w:sz="0" w:space="0" w:color="auto"/>
      </w:divBdr>
    </w:div>
    <w:div w:id="328800153">
      <w:marLeft w:val="640"/>
      <w:marRight w:val="0"/>
      <w:marTop w:val="0"/>
      <w:marBottom w:val="0"/>
      <w:divBdr>
        <w:top w:val="none" w:sz="0" w:space="0" w:color="auto"/>
        <w:left w:val="none" w:sz="0" w:space="0" w:color="auto"/>
        <w:bottom w:val="none" w:sz="0" w:space="0" w:color="auto"/>
        <w:right w:val="none" w:sz="0" w:space="0" w:color="auto"/>
      </w:divBdr>
    </w:div>
    <w:div w:id="328800495">
      <w:marLeft w:val="640"/>
      <w:marRight w:val="0"/>
      <w:marTop w:val="0"/>
      <w:marBottom w:val="0"/>
      <w:divBdr>
        <w:top w:val="none" w:sz="0" w:space="0" w:color="auto"/>
        <w:left w:val="none" w:sz="0" w:space="0" w:color="auto"/>
        <w:bottom w:val="none" w:sz="0" w:space="0" w:color="auto"/>
        <w:right w:val="none" w:sz="0" w:space="0" w:color="auto"/>
      </w:divBdr>
    </w:div>
    <w:div w:id="328944986">
      <w:marLeft w:val="640"/>
      <w:marRight w:val="0"/>
      <w:marTop w:val="0"/>
      <w:marBottom w:val="0"/>
      <w:divBdr>
        <w:top w:val="none" w:sz="0" w:space="0" w:color="auto"/>
        <w:left w:val="none" w:sz="0" w:space="0" w:color="auto"/>
        <w:bottom w:val="none" w:sz="0" w:space="0" w:color="auto"/>
        <w:right w:val="none" w:sz="0" w:space="0" w:color="auto"/>
      </w:divBdr>
    </w:div>
    <w:div w:id="328946853">
      <w:marLeft w:val="640"/>
      <w:marRight w:val="0"/>
      <w:marTop w:val="0"/>
      <w:marBottom w:val="0"/>
      <w:divBdr>
        <w:top w:val="none" w:sz="0" w:space="0" w:color="auto"/>
        <w:left w:val="none" w:sz="0" w:space="0" w:color="auto"/>
        <w:bottom w:val="none" w:sz="0" w:space="0" w:color="auto"/>
        <w:right w:val="none" w:sz="0" w:space="0" w:color="auto"/>
      </w:divBdr>
    </w:div>
    <w:div w:id="328950644">
      <w:marLeft w:val="640"/>
      <w:marRight w:val="0"/>
      <w:marTop w:val="0"/>
      <w:marBottom w:val="0"/>
      <w:divBdr>
        <w:top w:val="none" w:sz="0" w:space="0" w:color="auto"/>
        <w:left w:val="none" w:sz="0" w:space="0" w:color="auto"/>
        <w:bottom w:val="none" w:sz="0" w:space="0" w:color="auto"/>
        <w:right w:val="none" w:sz="0" w:space="0" w:color="auto"/>
      </w:divBdr>
    </w:div>
    <w:div w:id="328991351">
      <w:marLeft w:val="640"/>
      <w:marRight w:val="0"/>
      <w:marTop w:val="0"/>
      <w:marBottom w:val="0"/>
      <w:divBdr>
        <w:top w:val="none" w:sz="0" w:space="0" w:color="auto"/>
        <w:left w:val="none" w:sz="0" w:space="0" w:color="auto"/>
        <w:bottom w:val="none" w:sz="0" w:space="0" w:color="auto"/>
        <w:right w:val="none" w:sz="0" w:space="0" w:color="auto"/>
      </w:divBdr>
    </w:div>
    <w:div w:id="329061886">
      <w:marLeft w:val="640"/>
      <w:marRight w:val="0"/>
      <w:marTop w:val="0"/>
      <w:marBottom w:val="0"/>
      <w:divBdr>
        <w:top w:val="none" w:sz="0" w:space="0" w:color="auto"/>
        <w:left w:val="none" w:sz="0" w:space="0" w:color="auto"/>
        <w:bottom w:val="none" w:sz="0" w:space="0" w:color="auto"/>
        <w:right w:val="none" w:sz="0" w:space="0" w:color="auto"/>
      </w:divBdr>
    </w:div>
    <w:div w:id="329062536">
      <w:marLeft w:val="640"/>
      <w:marRight w:val="0"/>
      <w:marTop w:val="0"/>
      <w:marBottom w:val="0"/>
      <w:divBdr>
        <w:top w:val="none" w:sz="0" w:space="0" w:color="auto"/>
        <w:left w:val="none" w:sz="0" w:space="0" w:color="auto"/>
        <w:bottom w:val="none" w:sz="0" w:space="0" w:color="auto"/>
        <w:right w:val="none" w:sz="0" w:space="0" w:color="auto"/>
      </w:divBdr>
    </w:div>
    <w:div w:id="329064482">
      <w:marLeft w:val="640"/>
      <w:marRight w:val="0"/>
      <w:marTop w:val="0"/>
      <w:marBottom w:val="0"/>
      <w:divBdr>
        <w:top w:val="none" w:sz="0" w:space="0" w:color="auto"/>
        <w:left w:val="none" w:sz="0" w:space="0" w:color="auto"/>
        <w:bottom w:val="none" w:sz="0" w:space="0" w:color="auto"/>
        <w:right w:val="none" w:sz="0" w:space="0" w:color="auto"/>
      </w:divBdr>
    </w:div>
    <w:div w:id="329137768">
      <w:marLeft w:val="640"/>
      <w:marRight w:val="0"/>
      <w:marTop w:val="0"/>
      <w:marBottom w:val="0"/>
      <w:divBdr>
        <w:top w:val="none" w:sz="0" w:space="0" w:color="auto"/>
        <w:left w:val="none" w:sz="0" w:space="0" w:color="auto"/>
        <w:bottom w:val="none" w:sz="0" w:space="0" w:color="auto"/>
        <w:right w:val="none" w:sz="0" w:space="0" w:color="auto"/>
      </w:divBdr>
    </w:div>
    <w:div w:id="329141893">
      <w:marLeft w:val="640"/>
      <w:marRight w:val="0"/>
      <w:marTop w:val="0"/>
      <w:marBottom w:val="0"/>
      <w:divBdr>
        <w:top w:val="none" w:sz="0" w:space="0" w:color="auto"/>
        <w:left w:val="none" w:sz="0" w:space="0" w:color="auto"/>
        <w:bottom w:val="none" w:sz="0" w:space="0" w:color="auto"/>
        <w:right w:val="none" w:sz="0" w:space="0" w:color="auto"/>
      </w:divBdr>
    </w:div>
    <w:div w:id="329259744">
      <w:marLeft w:val="640"/>
      <w:marRight w:val="0"/>
      <w:marTop w:val="0"/>
      <w:marBottom w:val="0"/>
      <w:divBdr>
        <w:top w:val="none" w:sz="0" w:space="0" w:color="auto"/>
        <w:left w:val="none" w:sz="0" w:space="0" w:color="auto"/>
        <w:bottom w:val="none" w:sz="0" w:space="0" w:color="auto"/>
        <w:right w:val="none" w:sz="0" w:space="0" w:color="auto"/>
      </w:divBdr>
    </w:div>
    <w:div w:id="329410253">
      <w:marLeft w:val="640"/>
      <w:marRight w:val="0"/>
      <w:marTop w:val="0"/>
      <w:marBottom w:val="0"/>
      <w:divBdr>
        <w:top w:val="none" w:sz="0" w:space="0" w:color="auto"/>
        <w:left w:val="none" w:sz="0" w:space="0" w:color="auto"/>
        <w:bottom w:val="none" w:sz="0" w:space="0" w:color="auto"/>
        <w:right w:val="none" w:sz="0" w:space="0" w:color="auto"/>
      </w:divBdr>
    </w:div>
    <w:div w:id="329675124">
      <w:marLeft w:val="640"/>
      <w:marRight w:val="0"/>
      <w:marTop w:val="0"/>
      <w:marBottom w:val="0"/>
      <w:divBdr>
        <w:top w:val="none" w:sz="0" w:space="0" w:color="auto"/>
        <w:left w:val="none" w:sz="0" w:space="0" w:color="auto"/>
        <w:bottom w:val="none" w:sz="0" w:space="0" w:color="auto"/>
        <w:right w:val="none" w:sz="0" w:space="0" w:color="auto"/>
      </w:divBdr>
    </w:div>
    <w:div w:id="329918017">
      <w:marLeft w:val="640"/>
      <w:marRight w:val="0"/>
      <w:marTop w:val="0"/>
      <w:marBottom w:val="0"/>
      <w:divBdr>
        <w:top w:val="none" w:sz="0" w:space="0" w:color="auto"/>
        <w:left w:val="none" w:sz="0" w:space="0" w:color="auto"/>
        <w:bottom w:val="none" w:sz="0" w:space="0" w:color="auto"/>
        <w:right w:val="none" w:sz="0" w:space="0" w:color="auto"/>
      </w:divBdr>
    </w:div>
    <w:div w:id="329985456">
      <w:marLeft w:val="640"/>
      <w:marRight w:val="0"/>
      <w:marTop w:val="0"/>
      <w:marBottom w:val="0"/>
      <w:divBdr>
        <w:top w:val="none" w:sz="0" w:space="0" w:color="auto"/>
        <w:left w:val="none" w:sz="0" w:space="0" w:color="auto"/>
        <w:bottom w:val="none" w:sz="0" w:space="0" w:color="auto"/>
        <w:right w:val="none" w:sz="0" w:space="0" w:color="auto"/>
      </w:divBdr>
    </w:div>
    <w:div w:id="330136773">
      <w:marLeft w:val="640"/>
      <w:marRight w:val="0"/>
      <w:marTop w:val="0"/>
      <w:marBottom w:val="0"/>
      <w:divBdr>
        <w:top w:val="none" w:sz="0" w:space="0" w:color="auto"/>
        <w:left w:val="none" w:sz="0" w:space="0" w:color="auto"/>
        <w:bottom w:val="none" w:sz="0" w:space="0" w:color="auto"/>
        <w:right w:val="none" w:sz="0" w:space="0" w:color="auto"/>
      </w:divBdr>
    </w:div>
    <w:div w:id="330181461">
      <w:marLeft w:val="640"/>
      <w:marRight w:val="0"/>
      <w:marTop w:val="0"/>
      <w:marBottom w:val="0"/>
      <w:divBdr>
        <w:top w:val="none" w:sz="0" w:space="0" w:color="auto"/>
        <w:left w:val="none" w:sz="0" w:space="0" w:color="auto"/>
        <w:bottom w:val="none" w:sz="0" w:space="0" w:color="auto"/>
        <w:right w:val="none" w:sz="0" w:space="0" w:color="auto"/>
      </w:divBdr>
    </w:div>
    <w:div w:id="330181705">
      <w:marLeft w:val="640"/>
      <w:marRight w:val="0"/>
      <w:marTop w:val="0"/>
      <w:marBottom w:val="0"/>
      <w:divBdr>
        <w:top w:val="none" w:sz="0" w:space="0" w:color="auto"/>
        <w:left w:val="none" w:sz="0" w:space="0" w:color="auto"/>
        <w:bottom w:val="none" w:sz="0" w:space="0" w:color="auto"/>
        <w:right w:val="none" w:sz="0" w:space="0" w:color="auto"/>
      </w:divBdr>
    </w:div>
    <w:div w:id="330185858">
      <w:marLeft w:val="640"/>
      <w:marRight w:val="0"/>
      <w:marTop w:val="0"/>
      <w:marBottom w:val="0"/>
      <w:divBdr>
        <w:top w:val="none" w:sz="0" w:space="0" w:color="auto"/>
        <w:left w:val="none" w:sz="0" w:space="0" w:color="auto"/>
        <w:bottom w:val="none" w:sz="0" w:space="0" w:color="auto"/>
        <w:right w:val="none" w:sz="0" w:space="0" w:color="auto"/>
      </w:divBdr>
    </w:div>
    <w:div w:id="330256259">
      <w:bodyDiv w:val="1"/>
      <w:marLeft w:val="0"/>
      <w:marRight w:val="0"/>
      <w:marTop w:val="0"/>
      <w:marBottom w:val="0"/>
      <w:divBdr>
        <w:top w:val="none" w:sz="0" w:space="0" w:color="auto"/>
        <w:left w:val="none" w:sz="0" w:space="0" w:color="auto"/>
        <w:bottom w:val="none" w:sz="0" w:space="0" w:color="auto"/>
        <w:right w:val="none" w:sz="0" w:space="0" w:color="auto"/>
      </w:divBdr>
    </w:div>
    <w:div w:id="330257145">
      <w:marLeft w:val="640"/>
      <w:marRight w:val="0"/>
      <w:marTop w:val="0"/>
      <w:marBottom w:val="0"/>
      <w:divBdr>
        <w:top w:val="none" w:sz="0" w:space="0" w:color="auto"/>
        <w:left w:val="none" w:sz="0" w:space="0" w:color="auto"/>
        <w:bottom w:val="none" w:sz="0" w:space="0" w:color="auto"/>
        <w:right w:val="none" w:sz="0" w:space="0" w:color="auto"/>
      </w:divBdr>
    </w:div>
    <w:div w:id="330260684">
      <w:marLeft w:val="640"/>
      <w:marRight w:val="0"/>
      <w:marTop w:val="0"/>
      <w:marBottom w:val="0"/>
      <w:divBdr>
        <w:top w:val="none" w:sz="0" w:space="0" w:color="auto"/>
        <w:left w:val="none" w:sz="0" w:space="0" w:color="auto"/>
        <w:bottom w:val="none" w:sz="0" w:space="0" w:color="auto"/>
        <w:right w:val="none" w:sz="0" w:space="0" w:color="auto"/>
      </w:divBdr>
    </w:div>
    <w:div w:id="330331921">
      <w:marLeft w:val="640"/>
      <w:marRight w:val="0"/>
      <w:marTop w:val="0"/>
      <w:marBottom w:val="0"/>
      <w:divBdr>
        <w:top w:val="none" w:sz="0" w:space="0" w:color="auto"/>
        <w:left w:val="none" w:sz="0" w:space="0" w:color="auto"/>
        <w:bottom w:val="none" w:sz="0" w:space="0" w:color="auto"/>
        <w:right w:val="none" w:sz="0" w:space="0" w:color="auto"/>
      </w:divBdr>
    </w:div>
    <w:div w:id="330370878">
      <w:marLeft w:val="640"/>
      <w:marRight w:val="0"/>
      <w:marTop w:val="0"/>
      <w:marBottom w:val="0"/>
      <w:divBdr>
        <w:top w:val="none" w:sz="0" w:space="0" w:color="auto"/>
        <w:left w:val="none" w:sz="0" w:space="0" w:color="auto"/>
        <w:bottom w:val="none" w:sz="0" w:space="0" w:color="auto"/>
        <w:right w:val="none" w:sz="0" w:space="0" w:color="auto"/>
      </w:divBdr>
    </w:div>
    <w:div w:id="330372023">
      <w:marLeft w:val="640"/>
      <w:marRight w:val="0"/>
      <w:marTop w:val="0"/>
      <w:marBottom w:val="0"/>
      <w:divBdr>
        <w:top w:val="none" w:sz="0" w:space="0" w:color="auto"/>
        <w:left w:val="none" w:sz="0" w:space="0" w:color="auto"/>
        <w:bottom w:val="none" w:sz="0" w:space="0" w:color="auto"/>
        <w:right w:val="none" w:sz="0" w:space="0" w:color="auto"/>
      </w:divBdr>
    </w:div>
    <w:div w:id="330454271">
      <w:marLeft w:val="640"/>
      <w:marRight w:val="0"/>
      <w:marTop w:val="0"/>
      <w:marBottom w:val="0"/>
      <w:divBdr>
        <w:top w:val="none" w:sz="0" w:space="0" w:color="auto"/>
        <w:left w:val="none" w:sz="0" w:space="0" w:color="auto"/>
        <w:bottom w:val="none" w:sz="0" w:space="0" w:color="auto"/>
        <w:right w:val="none" w:sz="0" w:space="0" w:color="auto"/>
      </w:divBdr>
    </w:div>
    <w:div w:id="330522293">
      <w:marLeft w:val="640"/>
      <w:marRight w:val="0"/>
      <w:marTop w:val="0"/>
      <w:marBottom w:val="0"/>
      <w:divBdr>
        <w:top w:val="none" w:sz="0" w:space="0" w:color="auto"/>
        <w:left w:val="none" w:sz="0" w:space="0" w:color="auto"/>
        <w:bottom w:val="none" w:sz="0" w:space="0" w:color="auto"/>
        <w:right w:val="none" w:sz="0" w:space="0" w:color="auto"/>
      </w:divBdr>
    </w:div>
    <w:div w:id="330527212">
      <w:marLeft w:val="640"/>
      <w:marRight w:val="0"/>
      <w:marTop w:val="0"/>
      <w:marBottom w:val="0"/>
      <w:divBdr>
        <w:top w:val="none" w:sz="0" w:space="0" w:color="auto"/>
        <w:left w:val="none" w:sz="0" w:space="0" w:color="auto"/>
        <w:bottom w:val="none" w:sz="0" w:space="0" w:color="auto"/>
        <w:right w:val="none" w:sz="0" w:space="0" w:color="auto"/>
      </w:divBdr>
    </w:div>
    <w:div w:id="330647950">
      <w:marLeft w:val="640"/>
      <w:marRight w:val="0"/>
      <w:marTop w:val="0"/>
      <w:marBottom w:val="0"/>
      <w:divBdr>
        <w:top w:val="none" w:sz="0" w:space="0" w:color="auto"/>
        <w:left w:val="none" w:sz="0" w:space="0" w:color="auto"/>
        <w:bottom w:val="none" w:sz="0" w:space="0" w:color="auto"/>
        <w:right w:val="none" w:sz="0" w:space="0" w:color="auto"/>
      </w:divBdr>
    </w:div>
    <w:div w:id="330716232">
      <w:marLeft w:val="640"/>
      <w:marRight w:val="0"/>
      <w:marTop w:val="0"/>
      <w:marBottom w:val="0"/>
      <w:divBdr>
        <w:top w:val="none" w:sz="0" w:space="0" w:color="auto"/>
        <w:left w:val="none" w:sz="0" w:space="0" w:color="auto"/>
        <w:bottom w:val="none" w:sz="0" w:space="0" w:color="auto"/>
        <w:right w:val="none" w:sz="0" w:space="0" w:color="auto"/>
      </w:divBdr>
    </w:div>
    <w:div w:id="330718378">
      <w:marLeft w:val="640"/>
      <w:marRight w:val="0"/>
      <w:marTop w:val="0"/>
      <w:marBottom w:val="0"/>
      <w:divBdr>
        <w:top w:val="none" w:sz="0" w:space="0" w:color="auto"/>
        <w:left w:val="none" w:sz="0" w:space="0" w:color="auto"/>
        <w:bottom w:val="none" w:sz="0" w:space="0" w:color="auto"/>
        <w:right w:val="none" w:sz="0" w:space="0" w:color="auto"/>
      </w:divBdr>
    </w:div>
    <w:div w:id="330790424">
      <w:marLeft w:val="640"/>
      <w:marRight w:val="0"/>
      <w:marTop w:val="0"/>
      <w:marBottom w:val="0"/>
      <w:divBdr>
        <w:top w:val="none" w:sz="0" w:space="0" w:color="auto"/>
        <w:left w:val="none" w:sz="0" w:space="0" w:color="auto"/>
        <w:bottom w:val="none" w:sz="0" w:space="0" w:color="auto"/>
        <w:right w:val="none" w:sz="0" w:space="0" w:color="auto"/>
      </w:divBdr>
    </w:div>
    <w:div w:id="330913142">
      <w:marLeft w:val="640"/>
      <w:marRight w:val="0"/>
      <w:marTop w:val="0"/>
      <w:marBottom w:val="0"/>
      <w:divBdr>
        <w:top w:val="none" w:sz="0" w:space="0" w:color="auto"/>
        <w:left w:val="none" w:sz="0" w:space="0" w:color="auto"/>
        <w:bottom w:val="none" w:sz="0" w:space="0" w:color="auto"/>
        <w:right w:val="none" w:sz="0" w:space="0" w:color="auto"/>
      </w:divBdr>
    </w:div>
    <w:div w:id="331028515">
      <w:marLeft w:val="640"/>
      <w:marRight w:val="0"/>
      <w:marTop w:val="0"/>
      <w:marBottom w:val="0"/>
      <w:divBdr>
        <w:top w:val="none" w:sz="0" w:space="0" w:color="auto"/>
        <w:left w:val="none" w:sz="0" w:space="0" w:color="auto"/>
        <w:bottom w:val="none" w:sz="0" w:space="0" w:color="auto"/>
        <w:right w:val="none" w:sz="0" w:space="0" w:color="auto"/>
      </w:divBdr>
    </w:div>
    <w:div w:id="331106380">
      <w:marLeft w:val="640"/>
      <w:marRight w:val="0"/>
      <w:marTop w:val="0"/>
      <w:marBottom w:val="0"/>
      <w:divBdr>
        <w:top w:val="none" w:sz="0" w:space="0" w:color="auto"/>
        <w:left w:val="none" w:sz="0" w:space="0" w:color="auto"/>
        <w:bottom w:val="none" w:sz="0" w:space="0" w:color="auto"/>
        <w:right w:val="none" w:sz="0" w:space="0" w:color="auto"/>
      </w:divBdr>
    </w:div>
    <w:div w:id="331220259">
      <w:marLeft w:val="640"/>
      <w:marRight w:val="0"/>
      <w:marTop w:val="0"/>
      <w:marBottom w:val="0"/>
      <w:divBdr>
        <w:top w:val="none" w:sz="0" w:space="0" w:color="auto"/>
        <w:left w:val="none" w:sz="0" w:space="0" w:color="auto"/>
        <w:bottom w:val="none" w:sz="0" w:space="0" w:color="auto"/>
        <w:right w:val="none" w:sz="0" w:space="0" w:color="auto"/>
      </w:divBdr>
    </w:div>
    <w:div w:id="331221386">
      <w:marLeft w:val="640"/>
      <w:marRight w:val="0"/>
      <w:marTop w:val="0"/>
      <w:marBottom w:val="0"/>
      <w:divBdr>
        <w:top w:val="none" w:sz="0" w:space="0" w:color="auto"/>
        <w:left w:val="none" w:sz="0" w:space="0" w:color="auto"/>
        <w:bottom w:val="none" w:sz="0" w:space="0" w:color="auto"/>
        <w:right w:val="none" w:sz="0" w:space="0" w:color="auto"/>
      </w:divBdr>
    </w:div>
    <w:div w:id="331224591">
      <w:marLeft w:val="640"/>
      <w:marRight w:val="0"/>
      <w:marTop w:val="0"/>
      <w:marBottom w:val="0"/>
      <w:divBdr>
        <w:top w:val="none" w:sz="0" w:space="0" w:color="auto"/>
        <w:left w:val="none" w:sz="0" w:space="0" w:color="auto"/>
        <w:bottom w:val="none" w:sz="0" w:space="0" w:color="auto"/>
        <w:right w:val="none" w:sz="0" w:space="0" w:color="auto"/>
      </w:divBdr>
    </w:div>
    <w:div w:id="331227497">
      <w:marLeft w:val="640"/>
      <w:marRight w:val="0"/>
      <w:marTop w:val="0"/>
      <w:marBottom w:val="0"/>
      <w:divBdr>
        <w:top w:val="none" w:sz="0" w:space="0" w:color="auto"/>
        <w:left w:val="none" w:sz="0" w:space="0" w:color="auto"/>
        <w:bottom w:val="none" w:sz="0" w:space="0" w:color="auto"/>
        <w:right w:val="none" w:sz="0" w:space="0" w:color="auto"/>
      </w:divBdr>
    </w:div>
    <w:div w:id="331372652">
      <w:marLeft w:val="640"/>
      <w:marRight w:val="0"/>
      <w:marTop w:val="0"/>
      <w:marBottom w:val="0"/>
      <w:divBdr>
        <w:top w:val="none" w:sz="0" w:space="0" w:color="auto"/>
        <w:left w:val="none" w:sz="0" w:space="0" w:color="auto"/>
        <w:bottom w:val="none" w:sz="0" w:space="0" w:color="auto"/>
        <w:right w:val="none" w:sz="0" w:space="0" w:color="auto"/>
      </w:divBdr>
    </w:div>
    <w:div w:id="331421115">
      <w:marLeft w:val="640"/>
      <w:marRight w:val="0"/>
      <w:marTop w:val="0"/>
      <w:marBottom w:val="0"/>
      <w:divBdr>
        <w:top w:val="none" w:sz="0" w:space="0" w:color="auto"/>
        <w:left w:val="none" w:sz="0" w:space="0" w:color="auto"/>
        <w:bottom w:val="none" w:sz="0" w:space="0" w:color="auto"/>
        <w:right w:val="none" w:sz="0" w:space="0" w:color="auto"/>
      </w:divBdr>
    </w:div>
    <w:div w:id="331421602">
      <w:marLeft w:val="640"/>
      <w:marRight w:val="0"/>
      <w:marTop w:val="0"/>
      <w:marBottom w:val="0"/>
      <w:divBdr>
        <w:top w:val="none" w:sz="0" w:space="0" w:color="auto"/>
        <w:left w:val="none" w:sz="0" w:space="0" w:color="auto"/>
        <w:bottom w:val="none" w:sz="0" w:space="0" w:color="auto"/>
        <w:right w:val="none" w:sz="0" w:space="0" w:color="auto"/>
      </w:divBdr>
    </w:div>
    <w:div w:id="331494411">
      <w:marLeft w:val="640"/>
      <w:marRight w:val="0"/>
      <w:marTop w:val="0"/>
      <w:marBottom w:val="0"/>
      <w:divBdr>
        <w:top w:val="none" w:sz="0" w:space="0" w:color="auto"/>
        <w:left w:val="none" w:sz="0" w:space="0" w:color="auto"/>
        <w:bottom w:val="none" w:sz="0" w:space="0" w:color="auto"/>
        <w:right w:val="none" w:sz="0" w:space="0" w:color="auto"/>
      </w:divBdr>
    </w:div>
    <w:div w:id="331568718">
      <w:marLeft w:val="640"/>
      <w:marRight w:val="0"/>
      <w:marTop w:val="0"/>
      <w:marBottom w:val="0"/>
      <w:divBdr>
        <w:top w:val="none" w:sz="0" w:space="0" w:color="auto"/>
        <w:left w:val="none" w:sz="0" w:space="0" w:color="auto"/>
        <w:bottom w:val="none" w:sz="0" w:space="0" w:color="auto"/>
        <w:right w:val="none" w:sz="0" w:space="0" w:color="auto"/>
      </w:divBdr>
    </w:div>
    <w:div w:id="331569656">
      <w:marLeft w:val="640"/>
      <w:marRight w:val="0"/>
      <w:marTop w:val="0"/>
      <w:marBottom w:val="0"/>
      <w:divBdr>
        <w:top w:val="none" w:sz="0" w:space="0" w:color="auto"/>
        <w:left w:val="none" w:sz="0" w:space="0" w:color="auto"/>
        <w:bottom w:val="none" w:sz="0" w:space="0" w:color="auto"/>
        <w:right w:val="none" w:sz="0" w:space="0" w:color="auto"/>
      </w:divBdr>
    </w:div>
    <w:div w:id="331572254">
      <w:marLeft w:val="640"/>
      <w:marRight w:val="0"/>
      <w:marTop w:val="0"/>
      <w:marBottom w:val="0"/>
      <w:divBdr>
        <w:top w:val="none" w:sz="0" w:space="0" w:color="auto"/>
        <w:left w:val="none" w:sz="0" w:space="0" w:color="auto"/>
        <w:bottom w:val="none" w:sz="0" w:space="0" w:color="auto"/>
        <w:right w:val="none" w:sz="0" w:space="0" w:color="auto"/>
      </w:divBdr>
    </w:div>
    <w:div w:id="331612659">
      <w:marLeft w:val="640"/>
      <w:marRight w:val="0"/>
      <w:marTop w:val="0"/>
      <w:marBottom w:val="0"/>
      <w:divBdr>
        <w:top w:val="none" w:sz="0" w:space="0" w:color="auto"/>
        <w:left w:val="none" w:sz="0" w:space="0" w:color="auto"/>
        <w:bottom w:val="none" w:sz="0" w:space="0" w:color="auto"/>
        <w:right w:val="none" w:sz="0" w:space="0" w:color="auto"/>
      </w:divBdr>
    </w:div>
    <w:div w:id="331641651">
      <w:marLeft w:val="640"/>
      <w:marRight w:val="0"/>
      <w:marTop w:val="0"/>
      <w:marBottom w:val="0"/>
      <w:divBdr>
        <w:top w:val="none" w:sz="0" w:space="0" w:color="auto"/>
        <w:left w:val="none" w:sz="0" w:space="0" w:color="auto"/>
        <w:bottom w:val="none" w:sz="0" w:space="0" w:color="auto"/>
        <w:right w:val="none" w:sz="0" w:space="0" w:color="auto"/>
      </w:divBdr>
    </w:div>
    <w:div w:id="331642763">
      <w:marLeft w:val="640"/>
      <w:marRight w:val="0"/>
      <w:marTop w:val="0"/>
      <w:marBottom w:val="0"/>
      <w:divBdr>
        <w:top w:val="none" w:sz="0" w:space="0" w:color="auto"/>
        <w:left w:val="none" w:sz="0" w:space="0" w:color="auto"/>
        <w:bottom w:val="none" w:sz="0" w:space="0" w:color="auto"/>
        <w:right w:val="none" w:sz="0" w:space="0" w:color="auto"/>
      </w:divBdr>
    </w:div>
    <w:div w:id="331763638">
      <w:marLeft w:val="640"/>
      <w:marRight w:val="0"/>
      <w:marTop w:val="0"/>
      <w:marBottom w:val="0"/>
      <w:divBdr>
        <w:top w:val="none" w:sz="0" w:space="0" w:color="auto"/>
        <w:left w:val="none" w:sz="0" w:space="0" w:color="auto"/>
        <w:bottom w:val="none" w:sz="0" w:space="0" w:color="auto"/>
        <w:right w:val="none" w:sz="0" w:space="0" w:color="auto"/>
      </w:divBdr>
    </w:div>
    <w:div w:id="331838211">
      <w:marLeft w:val="640"/>
      <w:marRight w:val="0"/>
      <w:marTop w:val="0"/>
      <w:marBottom w:val="0"/>
      <w:divBdr>
        <w:top w:val="none" w:sz="0" w:space="0" w:color="auto"/>
        <w:left w:val="none" w:sz="0" w:space="0" w:color="auto"/>
        <w:bottom w:val="none" w:sz="0" w:space="0" w:color="auto"/>
        <w:right w:val="none" w:sz="0" w:space="0" w:color="auto"/>
      </w:divBdr>
    </w:div>
    <w:div w:id="331838718">
      <w:marLeft w:val="640"/>
      <w:marRight w:val="0"/>
      <w:marTop w:val="0"/>
      <w:marBottom w:val="0"/>
      <w:divBdr>
        <w:top w:val="none" w:sz="0" w:space="0" w:color="auto"/>
        <w:left w:val="none" w:sz="0" w:space="0" w:color="auto"/>
        <w:bottom w:val="none" w:sz="0" w:space="0" w:color="auto"/>
        <w:right w:val="none" w:sz="0" w:space="0" w:color="auto"/>
      </w:divBdr>
    </w:div>
    <w:div w:id="331882977">
      <w:marLeft w:val="640"/>
      <w:marRight w:val="0"/>
      <w:marTop w:val="0"/>
      <w:marBottom w:val="0"/>
      <w:divBdr>
        <w:top w:val="none" w:sz="0" w:space="0" w:color="auto"/>
        <w:left w:val="none" w:sz="0" w:space="0" w:color="auto"/>
        <w:bottom w:val="none" w:sz="0" w:space="0" w:color="auto"/>
        <w:right w:val="none" w:sz="0" w:space="0" w:color="auto"/>
      </w:divBdr>
    </w:div>
    <w:div w:id="332338643">
      <w:marLeft w:val="640"/>
      <w:marRight w:val="0"/>
      <w:marTop w:val="0"/>
      <w:marBottom w:val="0"/>
      <w:divBdr>
        <w:top w:val="none" w:sz="0" w:space="0" w:color="auto"/>
        <w:left w:val="none" w:sz="0" w:space="0" w:color="auto"/>
        <w:bottom w:val="none" w:sz="0" w:space="0" w:color="auto"/>
        <w:right w:val="none" w:sz="0" w:space="0" w:color="auto"/>
      </w:divBdr>
    </w:div>
    <w:div w:id="332496613">
      <w:marLeft w:val="640"/>
      <w:marRight w:val="0"/>
      <w:marTop w:val="0"/>
      <w:marBottom w:val="0"/>
      <w:divBdr>
        <w:top w:val="none" w:sz="0" w:space="0" w:color="auto"/>
        <w:left w:val="none" w:sz="0" w:space="0" w:color="auto"/>
        <w:bottom w:val="none" w:sz="0" w:space="0" w:color="auto"/>
        <w:right w:val="none" w:sz="0" w:space="0" w:color="auto"/>
      </w:divBdr>
    </w:div>
    <w:div w:id="332608270">
      <w:marLeft w:val="640"/>
      <w:marRight w:val="0"/>
      <w:marTop w:val="0"/>
      <w:marBottom w:val="0"/>
      <w:divBdr>
        <w:top w:val="none" w:sz="0" w:space="0" w:color="auto"/>
        <w:left w:val="none" w:sz="0" w:space="0" w:color="auto"/>
        <w:bottom w:val="none" w:sz="0" w:space="0" w:color="auto"/>
        <w:right w:val="none" w:sz="0" w:space="0" w:color="auto"/>
      </w:divBdr>
    </w:div>
    <w:div w:id="332728279">
      <w:marLeft w:val="640"/>
      <w:marRight w:val="0"/>
      <w:marTop w:val="0"/>
      <w:marBottom w:val="0"/>
      <w:divBdr>
        <w:top w:val="none" w:sz="0" w:space="0" w:color="auto"/>
        <w:left w:val="none" w:sz="0" w:space="0" w:color="auto"/>
        <w:bottom w:val="none" w:sz="0" w:space="0" w:color="auto"/>
        <w:right w:val="none" w:sz="0" w:space="0" w:color="auto"/>
      </w:divBdr>
    </w:div>
    <w:div w:id="332732244">
      <w:marLeft w:val="640"/>
      <w:marRight w:val="0"/>
      <w:marTop w:val="0"/>
      <w:marBottom w:val="0"/>
      <w:divBdr>
        <w:top w:val="none" w:sz="0" w:space="0" w:color="auto"/>
        <w:left w:val="none" w:sz="0" w:space="0" w:color="auto"/>
        <w:bottom w:val="none" w:sz="0" w:space="0" w:color="auto"/>
        <w:right w:val="none" w:sz="0" w:space="0" w:color="auto"/>
      </w:divBdr>
    </w:div>
    <w:div w:id="332803115">
      <w:marLeft w:val="640"/>
      <w:marRight w:val="0"/>
      <w:marTop w:val="0"/>
      <w:marBottom w:val="0"/>
      <w:divBdr>
        <w:top w:val="none" w:sz="0" w:space="0" w:color="auto"/>
        <w:left w:val="none" w:sz="0" w:space="0" w:color="auto"/>
        <w:bottom w:val="none" w:sz="0" w:space="0" w:color="auto"/>
        <w:right w:val="none" w:sz="0" w:space="0" w:color="auto"/>
      </w:divBdr>
    </w:div>
    <w:div w:id="332883178">
      <w:marLeft w:val="640"/>
      <w:marRight w:val="0"/>
      <w:marTop w:val="0"/>
      <w:marBottom w:val="0"/>
      <w:divBdr>
        <w:top w:val="none" w:sz="0" w:space="0" w:color="auto"/>
        <w:left w:val="none" w:sz="0" w:space="0" w:color="auto"/>
        <w:bottom w:val="none" w:sz="0" w:space="0" w:color="auto"/>
        <w:right w:val="none" w:sz="0" w:space="0" w:color="auto"/>
      </w:divBdr>
    </w:div>
    <w:div w:id="332922929">
      <w:marLeft w:val="640"/>
      <w:marRight w:val="0"/>
      <w:marTop w:val="0"/>
      <w:marBottom w:val="0"/>
      <w:divBdr>
        <w:top w:val="none" w:sz="0" w:space="0" w:color="auto"/>
        <w:left w:val="none" w:sz="0" w:space="0" w:color="auto"/>
        <w:bottom w:val="none" w:sz="0" w:space="0" w:color="auto"/>
        <w:right w:val="none" w:sz="0" w:space="0" w:color="auto"/>
      </w:divBdr>
    </w:div>
    <w:div w:id="332997579">
      <w:marLeft w:val="640"/>
      <w:marRight w:val="0"/>
      <w:marTop w:val="0"/>
      <w:marBottom w:val="0"/>
      <w:divBdr>
        <w:top w:val="none" w:sz="0" w:space="0" w:color="auto"/>
        <w:left w:val="none" w:sz="0" w:space="0" w:color="auto"/>
        <w:bottom w:val="none" w:sz="0" w:space="0" w:color="auto"/>
        <w:right w:val="none" w:sz="0" w:space="0" w:color="auto"/>
      </w:divBdr>
    </w:div>
    <w:div w:id="333075675">
      <w:marLeft w:val="640"/>
      <w:marRight w:val="0"/>
      <w:marTop w:val="0"/>
      <w:marBottom w:val="0"/>
      <w:divBdr>
        <w:top w:val="none" w:sz="0" w:space="0" w:color="auto"/>
        <w:left w:val="none" w:sz="0" w:space="0" w:color="auto"/>
        <w:bottom w:val="none" w:sz="0" w:space="0" w:color="auto"/>
        <w:right w:val="none" w:sz="0" w:space="0" w:color="auto"/>
      </w:divBdr>
    </w:div>
    <w:div w:id="333185030">
      <w:marLeft w:val="640"/>
      <w:marRight w:val="0"/>
      <w:marTop w:val="0"/>
      <w:marBottom w:val="0"/>
      <w:divBdr>
        <w:top w:val="none" w:sz="0" w:space="0" w:color="auto"/>
        <w:left w:val="none" w:sz="0" w:space="0" w:color="auto"/>
        <w:bottom w:val="none" w:sz="0" w:space="0" w:color="auto"/>
        <w:right w:val="none" w:sz="0" w:space="0" w:color="auto"/>
      </w:divBdr>
    </w:div>
    <w:div w:id="333192992">
      <w:marLeft w:val="640"/>
      <w:marRight w:val="0"/>
      <w:marTop w:val="0"/>
      <w:marBottom w:val="0"/>
      <w:divBdr>
        <w:top w:val="none" w:sz="0" w:space="0" w:color="auto"/>
        <w:left w:val="none" w:sz="0" w:space="0" w:color="auto"/>
        <w:bottom w:val="none" w:sz="0" w:space="0" w:color="auto"/>
        <w:right w:val="none" w:sz="0" w:space="0" w:color="auto"/>
      </w:divBdr>
    </w:div>
    <w:div w:id="333413868">
      <w:marLeft w:val="640"/>
      <w:marRight w:val="0"/>
      <w:marTop w:val="0"/>
      <w:marBottom w:val="0"/>
      <w:divBdr>
        <w:top w:val="none" w:sz="0" w:space="0" w:color="auto"/>
        <w:left w:val="none" w:sz="0" w:space="0" w:color="auto"/>
        <w:bottom w:val="none" w:sz="0" w:space="0" w:color="auto"/>
        <w:right w:val="none" w:sz="0" w:space="0" w:color="auto"/>
      </w:divBdr>
    </w:div>
    <w:div w:id="333460040">
      <w:marLeft w:val="640"/>
      <w:marRight w:val="0"/>
      <w:marTop w:val="0"/>
      <w:marBottom w:val="0"/>
      <w:divBdr>
        <w:top w:val="none" w:sz="0" w:space="0" w:color="auto"/>
        <w:left w:val="none" w:sz="0" w:space="0" w:color="auto"/>
        <w:bottom w:val="none" w:sz="0" w:space="0" w:color="auto"/>
        <w:right w:val="none" w:sz="0" w:space="0" w:color="auto"/>
      </w:divBdr>
    </w:div>
    <w:div w:id="333535895">
      <w:marLeft w:val="640"/>
      <w:marRight w:val="0"/>
      <w:marTop w:val="0"/>
      <w:marBottom w:val="0"/>
      <w:divBdr>
        <w:top w:val="none" w:sz="0" w:space="0" w:color="auto"/>
        <w:left w:val="none" w:sz="0" w:space="0" w:color="auto"/>
        <w:bottom w:val="none" w:sz="0" w:space="0" w:color="auto"/>
        <w:right w:val="none" w:sz="0" w:space="0" w:color="auto"/>
      </w:divBdr>
    </w:div>
    <w:div w:id="333537616">
      <w:marLeft w:val="640"/>
      <w:marRight w:val="0"/>
      <w:marTop w:val="0"/>
      <w:marBottom w:val="0"/>
      <w:divBdr>
        <w:top w:val="none" w:sz="0" w:space="0" w:color="auto"/>
        <w:left w:val="none" w:sz="0" w:space="0" w:color="auto"/>
        <w:bottom w:val="none" w:sz="0" w:space="0" w:color="auto"/>
        <w:right w:val="none" w:sz="0" w:space="0" w:color="auto"/>
      </w:divBdr>
    </w:div>
    <w:div w:id="333607484">
      <w:marLeft w:val="640"/>
      <w:marRight w:val="0"/>
      <w:marTop w:val="0"/>
      <w:marBottom w:val="0"/>
      <w:divBdr>
        <w:top w:val="none" w:sz="0" w:space="0" w:color="auto"/>
        <w:left w:val="none" w:sz="0" w:space="0" w:color="auto"/>
        <w:bottom w:val="none" w:sz="0" w:space="0" w:color="auto"/>
        <w:right w:val="none" w:sz="0" w:space="0" w:color="auto"/>
      </w:divBdr>
    </w:div>
    <w:div w:id="333647477">
      <w:marLeft w:val="640"/>
      <w:marRight w:val="0"/>
      <w:marTop w:val="0"/>
      <w:marBottom w:val="0"/>
      <w:divBdr>
        <w:top w:val="none" w:sz="0" w:space="0" w:color="auto"/>
        <w:left w:val="none" w:sz="0" w:space="0" w:color="auto"/>
        <w:bottom w:val="none" w:sz="0" w:space="0" w:color="auto"/>
        <w:right w:val="none" w:sz="0" w:space="0" w:color="auto"/>
      </w:divBdr>
    </w:div>
    <w:div w:id="333652197">
      <w:marLeft w:val="640"/>
      <w:marRight w:val="0"/>
      <w:marTop w:val="0"/>
      <w:marBottom w:val="0"/>
      <w:divBdr>
        <w:top w:val="none" w:sz="0" w:space="0" w:color="auto"/>
        <w:left w:val="none" w:sz="0" w:space="0" w:color="auto"/>
        <w:bottom w:val="none" w:sz="0" w:space="0" w:color="auto"/>
        <w:right w:val="none" w:sz="0" w:space="0" w:color="auto"/>
      </w:divBdr>
    </w:div>
    <w:div w:id="333731728">
      <w:marLeft w:val="640"/>
      <w:marRight w:val="0"/>
      <w:marTop w:val="0"/>
      <w:marBottom w:val="0"/>
      <w:divBdr>
        <w:top w:val="none" w:sz="0" w:space="0" w:color="auto"/>
        <w:left w:val="none" w:sz="0" w:space="0" w:color="auto"/>
        <w:bottom w:val="none" w:sz="0" w:space="0" w:color="auto"/>
        <w:right w:val="none" w:sz="0" w:space="0" w:color="auto"/>
      </w:divBdr>
    </w:div>
    <w:div w:id="333803938">
      <w:marLeft w:val="640"/>
      <w:marRight w:val="0"/>
      <w:marTop w:val="0"/>
      <w:marBottom w:val="0"/>
      <w:divBdr>
        <w:top w:val="none" w:sz="0" w:space="0" w:color="auto"/>
        <w:left w:val="none" w:sz="0" w:space="0" w:color="auto"/>
        <w:bottom w:val="none" w:sz="0" w:space="0" w:color="auto"/>
        <w:right w:val="none" w:sz="0" w:space="0" w:color="auto"/>
      </w:divBdr>
    </w:div>
    <w:div w:id="333805171">
      <w:marLeft w:val="640"/>
      <w:marRight w:val="0"/>
      <w:marTop w:val="0"/>
      <w:marBottom w:val="0"/>
      <w:divBdr>
        <w:top w:val="none" w:sz="0" w:space="0" w:color="auto"/>
        <w:left w:val="none" w:sz="0" w:space="0" w:color="auto"/>
        <w:bottom w:val="none" w:sz="0" w:space="0" w:color="auto"/>
        <w:right w:val="none" w:sz="0" w:space="0" w:color="auto"/>
      </w:divBdr>
    </w:div>
    <w:div w:id="333845375">
      <w:marLeft w:val="640"/>
      <w:marRight w:val="0"/>
      <w:marTop w:val="0"/>
      <w:marBottom w:val="0"/>
      <w:divBdr>
        <w:top w:val="none" w:sz="0" w:space="0" w:color="auto"/>
        <w:left w:val="none" w:sz="0" w:space="0" w:color="auto"/>
        <w:bottom w:val="none" w:sz="0" w:space="0" w:color="auto"/>
        <w:right w:val="none" w:sz="0" w:space="0" w:color="auto"/>
      </w:divBdr>
    </w:div>
    <w:div w:id="333846124">
      <w:marLeft w:val="640"/>
      <w:marRight w:val="0"/>
      <w:marTop w:val="0"/>
      <w:marBottom w:val="0"/>
      <w:divBdr>
        <w:top w:val="none" w:sz="0" w:space="0" w:color="auto"/>
        <w:left w:val="none" w:sz="0" w:space="0" w:color="auto"/>
        <w:bottom w:val="none" w:sz="0" w:space="0" w:color="auto"/>
        <w:right w:val="none" w:sz="0" w:space="0" w:color="auto"/>
      </w:divBdr>
    </w:div>
    <w:div w:id="333922539">
      <w:marLeft w:val="640"/>
      <w:marRight w:val="0"/>
      <w:marTop w:val="0"/>
      <w:marBottom w:val="0"/>
      <w:divBdr>
        <w:top w:val="none" w:sz="0" w:space="0" w:color="auto"/>
        <w:left w:val="none" w:sz="0" w:space="0" w:color="auto"/>
        <w:bottom w:val="none" w:sz="0" w:space="0" w:color="auto"/>
        <w:right w:val="none" w:sz="0" w:space="0" w:color="auto"/>
      </w:divBdr>
    </w:div>
    <w:div w:id="333999603">
      <w:marLeft w:val="640"/>
      <w:marRight w:val="0"/>
      <w:marTop w:val="0"/>
      <w:marBottom w:val="0"/>
      <w:divBdr>
        <w:top w:val="none" w:sz="0" w:space="0" w:color="auto"/>
        <w:left w:val="none" w:sz="0" w:space="0" w:color="auto"/>
        <w:bottom w:val="none" w:sz="0" w:space="0" w:color="auto"/>
        <w:right w:val="none" w:sz="0" w:space="0" w:color="auto"/>
      </w:divBdr>
    </w:div>
    <w:div w:id="334113365">
      <w:marLeft w:val="640"/>
      <w:marRight w:val="0"/>
      <w:marTop w:val="0"/>
      <w:marBottom w:val="0"/>
      <w:divBdr>
        <w:top w:val="none" w:sz="0" w:space="0" w:color="auto"/>
        <w:left w:val="none" w:sz="0" w:space="0" w:color="auto"/>
        <w:bottom w:val="none" w:sz="0" w:space="0" w:color="auto"/>
        <w:right w:val="none" w:sz="0" w:space="0" w:color="auto"/>
      </w:divBdr>
    </w:div>
    <w:div w:id="334114304">
      <w:marLeft w:val="640"/>
      <w:marRight w:val="0"/>
      <w:marTop w:val="0"/>
      <w:marBottom w:val="0"/>
      <w:divBdr>
        <w:top w:val="none" w:sz="0" w:space="0" w:color="auto"/>
        <w:left w:val="none" w:sz="0" w:space="0" w:color="auto"/>
        <w:bottom w:val="none" w:sz="0" w:space="0" w:color="auto"/>
        <w:right w:val="none" w:sz="0" w:space="0" w:color="auto"/>
      </w:divBdr>
    </w:div>
    <w:div w:id="334186467">
      <w:marLeft w:val="640"/>
      <w:marRight w:val="0"/>
      <w:marTop w:val="0"/>
      <w:marBottom w:val="0"/>
      <w:divBdr>
        <w:top w:val="none" w:sz="0" w:space="0" w:color="auto"/>
        <w:left w:val="none" w:sz="0" w:space="0" w:color="auto"/>
        <w:bottom w:val="none" w:sz="0" w:space="0" w:color="auto"/>
        <w:right w:val="none" w:sz="0" w:space="0" w:color="auto"/>
      </w:divBdr>
    </w:div>
    <w:div w:id="334188375">
      <w:marLeft w:val="640"/>
      <w:marRight w:val="0"/>
      <w:marTop w:val="0"/>
      <w:marBottom w:val="0"/>
      <w:divBdr>
        <w:top w:val="none" w:sz="0" w:space="0" w:color="auto"/>
        <w:left w:val="none" w:sz="0" w:space="0" w:color="auto"/>
        <w:bottom w:val="none" w:sz="0" w:space="0" w:color="auto"/>
        <w:right w:val="none" w:sz="0" w:space="0" w:color="auto"/>
      </w:divBdr>
    </w:div>
    <w:div w:id="334309921">
      <w:marLeft w:val="640"/>
      <w:marRight w:val="0"/>
      <w:marTop w:val="0"/>
      <w:marBottom w:val="0"/>
      <w:divBdr>
        <w:top w:val="none" w:sz="0" w:space="0" w:color="auto"/>
        <w:left w:val="none" w:sz="0" w:space="0" w:color="auto"/>
        <w:bottom w:val="none" w:sz="0" w:space="0" w:color="auto"/>
        <w:right w:val="none" w:sz="0" w:space="0" w:color="auto"/>
      </w:divBdr>
    </w:div>
    <w:div w:id="334378523">
      <w:marLeft w:val="640"/>
      <w:marRight w:val="0"/>
      <w:marTop w:val="0"/>
      <w:marBottom w:val="0"/>
      <w:divBdr>
        <w:top w:val="none" w:sz="0" w:space="0" w:color="auto"/>
        <w:left w:val="none" w:sz="0" w:space="0" w:color="auto"/>
        <w:bottom w:val="none" w:sz="0" w:space="0" w:color="auto"/>
        <w:right w:val="none" w:sz="0" w:space="0" w:color="auto"/>
      </w:divBdr>
    </w:div>
    <w:div w:id="334384055">
      <w:marLeft w:val="640"/>
      <w:marRight w:val="0"/>
      <w:marTop w:val="0"/>
      <w:marBottom w:val="0"/>
      <w:divBdr>
        <w:top w:val="none" w:sz="0" w:space="0" w:color="auto"/>
        <w:left w:val="none" w:sz="0" w:space="0" w:color="auto"/>
        <w:bottom w:val="none" w:sz="0" w:space="0" w:color="auto"/>
        <w:right w:val="none" w:sz="0" w:space="0" w:color="auto"/>
      </w:divBdr>
    </w:div>
    <w:div w:id="334386277">
      <w:marLeft w:val="640"/>
      <w:marRight w:val="0"/>
      <w:marTop w:val="0"/>
      <w:marBottom w:val="0"/>
      <w:divBdr>
        <w:top w:val="none" w:sz="0" w:space="0" w:color="auto"/>
        <w:left w:val="none" w:sz="0" w:space="0" w:color="auto"/>
        <w:bottom w:val="none" w:sz="0" w:space="0" w:color="auto"/>
        <w:right w:val="none" w:sz="0" w:space="0" w:color="auto"/>
      </w:divBdr>
    </w:div>
    <w:div w:id="334456025">
      <w:marLeft w:val="640"/>
      <w:marRight w:val="0"/>
      <w:marTop w:val="0"/>
      <w:marBottom w:val="0"/>
      <w:divBdr>
        <w:top w:val="none" w:sz="0" w:space="0" w:color="auto"/>
        <w:left w:val="none" w:sz="0" w:space="0" w:color="auto"/>
        <w:bottom w:val="none" w:sz="0" w:space="0" w:color="auto"/>
        <w:right w:val="none" w:sz="0" w:space="0" w:color="auto"/>
      </w:divBdr>
    </w:div>
    <w:div w:id="334462299">
      <w:marLeft w:val="640"/>
      <w:marRight w:val="0"/>
      <w:marTop w:val="0"/>
      <w:marBottom w:val="0"/>
      <w:divBdr>
        <w:top w:val="none" w:sz="0" w:space="0" w:color="auto"/>
        <w:left w:val="none" w:sz="0" w:space="0" w:color="auto"/>
        <w:bottom w:val="none" w:sz="0" w:space="0" w:color="auto"/>
        <w:right w:val="none" w:sz="0" w:space="0" w:color="auto"/>
      </w:divBdr>
    </w:div>
    <w:div w:id="334503459">
      <w:marLeft w:val="640"/>
      <w:marRight w:val="0"/>
      <w:marTop w:val="0"/>
      <w:marBottom w:val="0"/>
      <w:divBdr>
        <w:top w:val="none" w:sz="0" w:space="0" w:color="auto"/>
        <w:left w:val="none" w:sz="0" w:space="0" w:color="auto"/>
        <w:bottom w:val="none" w:sz="0" w:space="0" w:color="auto"/>
        <w:right w:val="none" w:sz="0" w:space="0" w:color="auto"/>
      </w:divBdr>
    </w:div>
    <w:div w:id="334652511">
      <w:marLeft w:val="640"/>
      <w:marRight w:val="0"/>
      <w:marTop w:val="0"/>
      <w:marBottom w:val="0"/>
      <w:divBdr>
        <w:top w:val="none" w:sz="0" w:space="0" w:color="auto"/>
        <w:left w:val="none" w:sz="0" w:space="0" w:color="auto"/>
        <w:bottom w:val="none" w:sz="0" w:space="0" w:color="auto"/>
        <w:right w:val="none" w:sz="0" w:space="0" w:color="auto"/>
      </w:divBdr>
    </w:div>
    <w:div w:id="334767695">
      <w:marLeft w:val="640"/>
      <w:marRight w:val="0"/>
      <w:marTop w:val="0"/>
      <w:marBottom w:val="0"/>
      <w:divBdr>
        <w:top w:val="none" w:sz="0" w:space="0" w:color="auto"/>
        <w:left w:val="none" w:sz="0" w:space="0" w:color="auto"/>
        <w:bottom w:val="none" w:sz="0" w:space="0" w:color="auto"/>
        <w:right w:val="none" w:sz="0" w:space="0" w:color="auto"/>
      </w:divBdr>
    </w:div>
    <w:div w:id="334889899">
      <w:marLeft w:val="640"/>
      <w:marRight w:val="0"/>
      <w:marTop w:val="0"/>
      <w:marBottom w:val="0"/>
      <w:divBdr>
        <w:top w:val="none" w:sz="0" w:space="0" w:color="auto"/>
        <w:left w:val="none" w:sz="0" w:space="0" w:color="auto"/>
        <w:bottom w:val="none" w:sz="0" w:space="0" w:color="auto"/>
        <w:right w:val="none" w:sz="0" w:space="0" w:color="auto"/>
      </w:divBdr>
    </w:div>
    <w:div w:id="334891855">
      <w:marLeft w:val="640"/>
      <w:marRight w:val="0"/>
      <w:marTop w:val="0"/>
      <w:marBottom w:val="0"/>
      <w:divBdr>
        <w:top w:val="none" w:sz="0" w:space="0" w:color="auto"/>
        <w:left w:val="none" w:sz="0" w:space="0" w:color="auto"/>
        <w:bottom w:val="none" w:sz="0" w:space="0" w:color="auto"/>
        <w:right w:val="none" w:sz="0" w:space="0" w:color="auto"/>
      </w:divBdr>
    </w:div>
    <w:div w:id="334958189">
      <w:marLeft w:val="640"/>
      <w:marRight w:val="0"/>
      <w:marTop w:val="0"/>
      <w:marBottom w:val="0"/>
      <w:divBdr>
        <w:top w:val="none" w:sz="0" w:space="0" w:color="auto"/>
        <w:left w:val="none" w:sz="0" w:space="0" w:color="auto"/>
        <w:bottom w:val="none" w:sz="0" w:space="0" w:color="auto"/>
        <w:right w:val="none" w:sz="0" w:space="0" w:color="auto"/>
      </w:divBdr>
    </w:div>
    <w:div w:id="335033708">
      <w:marLeft w:val="640"/>
      <w:marRight w:val="0"/>
      <w:marTop w:val="0"/>
      <w:marBottom w:val="0"/>
      <w:divBdr>
        <w:top w:val="none" w:sz="0" w:space="0" w:color="auto"/>
        <w:left w:val="none" w:sz="0" w:space="0" w:color="auto"/>
        <w:bottom w:val="none" w:sz="0" w:space="0" w:color="auto"/>
        <w:right w:val="none" w:sz="0" w:space="0" w:color="auto"/>
      </w:divBdr>
    </w:div>
    <w:div w:id="335041842">
      <w:marLeft w:val="640"/>
      <w:marRight w:val="0"/>
      <w:marTop w:val="0"/>
      <w:marBottom w:val="0"/>
      <w:divBdr>
        <w:top w:val="none" w:sz="0" w:space="0" w:color="auto"/>
        <w:left w:val="none" w:sz="0" w:space="0" w:color="auto"/>
        <w:bottom w:val="none" w:sz="0" w:space="0" w:color="auto"/>
        <w:right w:val="none" w:sz="0" w:space="0" w:color="auto"/>
      </w:divBdr>
    </w:div>
    <w:div w:id="335042320">
      <w:marLeft w:val="640"/>
      <w:marRight w:val="0"/>
      <w:marTop w:val="0"/>
      <w:marBottom w:val="0"/>
      <w:divBdr>
        <w:top w:val="none" w:sz="0" w:space="0" w:color="auto"/>
        <w:left w:val="none" w:sz="0" w:space="0" w:color="auto"/>
        <w:bottom w:val="none" w:sz="0" w:space="0" w:color="auto"/>
        <w:right w:val="none" w:sz="0" w:space="0" w:color="auto"/>
      </w:divBdr>
    </w:div>
    <w:div w:id="335108589">
      <w:marLeft w:val="640"/>
      <w:marRight w:val="0"/>
      <w:marTop w:val="0"/>
      <w:marBottom w:val="0"/>
      <w:divBdr>
        <w:top w:val="none" w:sz="0" w:space="0" w:color="auto"/>
        <w:left w:val="none" w:sz="0" w:space="0" w:color="auto"/>
        <w:bottom w:val="none" w:sz="0" w:space="0" w:color="auto"/>
        <w:right w:val="none" w:sz="0" w:space="0" w:color="auto"/>
      </w:divBdr>
    </w:div>
    <w:div w:id="335108803">
      <w:marLeft w:val="640"/>
      <w:marRight w:val="0"/>
      <w:marTop w:val="0"/>
      <w:marBottom w:val="0"/>
      <w:divBdr>
        <w:top w:val="none" w:sz="0" w:space="0" w:color="auto"/>
        <w:left w:val="none" w:sz="0" w:space="0" w:color="auto"/>
        <w:bottom w:val="none" w:sz="0" w:space="0" w:color="auto"/>
        <w:right w:val="none" w:sz="0" w:space="0" w:color="auto"/>
      </w:divBdr>
    </w:div>
    <w:div w:id="335114758">
      <w:marLeft w:val="640"/>
      <w:marRight w:val="0"/>
      <w:marTop w:val="0"/>
      <w:marBottom w:val="0"/>
      <w:divBdr>
        <w:top w:val="none" w:sz="0" w:space="0" w:color="auto"/>
        <w:left w:val="none" w:sz="0" w:space="0" w:color="auto"/>
        <w:bottom w:val="none" w:sz="0" w:space="0" w:color="auto"/>
        <w:right w:val="none" w:sz="0" w:space="0" w:color="auto"/>
      </w:divBdr>
    </w:div>
    <w:div w:id="335226484">
      <w:marLeft w:val="640"/>
      <w:marRight w:val="0"/>
      <w:marTop w:val="0"/>
      <w:marBottom w:val="0"/>
      <w:divBdr>
        <w:top w:val="none" w:sz="0" w:space="0" w:color="auto"/>
        <w:left w:val="none" w:sz="0" w:space="0" w:color="auto"/>
        <w:bottom w:val="none" w:sz="0" w:space="0" w:color="auto"/>
        <w:right w:val="none" w:sz="0" w:space="0" w:color="auto"/>
      </w:divBdr>
    </w:div>
    <w:div w:id="335303613">
      <w:marLeft w:val="640"/>
      <w:marRight w:val="0"/>
      <w:marTop w:val="0"/>
      <w:marBottom w:val="0"/>
      <w:divBdr>
        <w:top w:val="none" w:sz="0" w:space="0" w:color="auto"/>
        <w:left w:val="none" w:sz="0" w:space="0" w:color="auto"/>
        <w:bottom w:val="none" w:sz="0" w:space="0" w:color="auto"/>
        <w:right w:val="none" w:sz="0" w:space="0" w:color="auto"/>
      </w:divBdr>
    </w:div>
    <w:div w:id="335305433">
      <w:marLeft w:val="640"/>
      <w:marRight w:val="0"/>
      <w:marTop w:val="0"/>
      <w:marBottom w:val="0"/>
      <w:divBdr>
        <w:top w:val="none" w:sz="0" w:space="0" w:color="auto"/>
        <w:left w:val="none" w:sz="0" w:space="0" w:color="auto"/>
        <w:bottom w:val="none" w:sz="0" w:space="0" w:color="auto"/>
        <w:right w:val="none" w:sz="0" w:space="0" w:color="auto"/>
      </w:divBdr>
    </w:div>
    <w:div w:id="335421674">
      <w:marLeft w:val="640"/>
      <w:marRight w:val="0"/>
      <w:marTop w:val="0"/>
      <w:marBottom w:val="0"/>
      <w:divBdr>
        <w:top w:val="none" w:sz="0" w:space="0" w:color="auto"/>
        <w:left w:val="none" w:sz="0" w:space="0" w:color="auto"/>
        <w:bottom w:val="none" w:sz="0" w:space="0" w:color="auto"/>
        <w:right w:val="none" w:sz="0" w:space="0" w:color="auto"/>
      </w:divBdr>
    </w:div>
    <w:div w:id="335422700">
      <w:marLeft w:val="640"/>
      <w:marRight w:val="0"/>
      <w:marTop w:val="0"/>
      <w:marBottom w:val="0"/>
      <w:divBdr>
        <w:top w:val="none" w:sz="0" w:space="0" w:color="auto"/>
        <w:left w:val="none" w:sz="0" w:space="0" w:color="auto"/>
        <w:bottom w:val="none" w:sz="0" w:space="0" w:color="auto"/>
        <w:right w:val="none" w:sz="0" w:space="0" w:color="auto"/>
      </w:divBdr>
    </w:div>
    <w:div w:id="335426561">
      <w:marLeft w:val="640"/>
      <w:marRight w:val="0"/>
      <w:marTop w:val="0"/>
      <w:marBottom w:val="0"/>
      <w:divBdr>
        <w:top w:val="none" w:sz="0" w:space="0" w:color="auto"/>
        <w:left w:val="none" w:sz="0" w:space="0" w:color="auto"/>
        <w:bottom w:val="none" w:sz="0" w:space="0" w:color="auto"/>
        <w:right w:val="none" w:sz="0" w:space="0" w:color="auto"/>
      </w:divBdr>
    </w:div>
    <w:div w:id="335427475">
      <w:marLeft w:val="640"/>
      <w:marRight w:val="0"/>
      <w:marTop w:val="0"/>
      <w:marBottom w:val="0"/>
      <w:divBdr>
        <w:top w:val="none" w:sz="0" w:space="0" w:color="auto"/>
        <w:left w:val="none" w:sz="0" w:space="0" w:color="auto"/>
        <w:bottom w:val="none" w:sz="0" w:space="0" w:color="auto"/>
        <w:right w:val="none" w:sz="0" w:space="0" w:color="auto"/>
      </w:divBdr>
    </w:div>
    <w:div w:id="335571303">
      <w:marLeft w:val="640"/>
      <w:marRight w:val="0"/>
      <w:marTop w:val="0"/>
      <w:marBottom w:val="0"/>
      <w:divBdr>
        <w:top w:val="none" w:sz="0" w:space="0" w:color="auto"/>
        <w:left w:val="none" w:sz="0" w:space="0" w:color="auto"/>
        <w:bottom w:val="none" w:sz="0" w:space="0" w:color="auto"/>
        <w:right w:val="none" w:sz="0" w:space="0" w:color="auto"/>
      </w:divBdr>
    </w:div>
    <w:div w:id="335574849">
      <w:marLeft w:val="640"/>
      <w:marRight w:val="0"/>
      <w:marTop w:val="0"/>
      <w:marBottom w:val="0"/>
      <w:divBdr>
        <w:top w:val="none" w:sz="0" w:space="0" w:color="auto"/>
        <w:left w:val="none" w:sz="0" w:space="0" w:color="auto"/>
        <w:bottom w:val="none" w:sz="0" w:space="0" w:color="auto"/>
        <w:right w:val="none" w:sz="0" w:space="0" w:color="auto"/>
      </w:divBdr>
    </w:div>
    <w:div w:id="335613215">
      <w:marLeft w:val="640"/>
      <w:marRight w:val="0"/>
      <w:marTop w:val="0"/>
      <w:marBottom w:val="0"/>
      <w:divBdr>
        <w:top w:val="none" w:sz="0" w:space="0" w:color="auto"/>
        <w:left w:val="none" w:sz="0" w:space="0" w:color="auto"/>
        <w:bottom w:val="none" w:sz="0" w:space="0" w:color="auto"/>
        <w:right w:val="none" w:sz="0" w:space="0" w:color="auto"/>
      </w:divBdr>
    </w:div>
    <w:div w:id="335613491">
      <w:marLeft w:val="640"/>
      <w:marRight w:val="0"/>
      <w:marTop w:val="0"/>
      <w:marBottom w:val="0"/>
      <w:divBdr>
        <w:top w:val="none" w:sz="0" w:space="0" w:color="auto"/>
        <w:left w:val="none" w:sz="0" w:space="0" w:color="auto"/>
        <w:bottom w:val="none" w:sz="0" w:space="0" w:color="auto"/>
        <w:right w:val="none" w:sz="0" w:space="0" w:color="auto"/>
      </w:divBdr>
    </w:div>
    <w:div w:id="335690895">
      <w:marLeft w:val="640"/>
      <w:marRight w:val="0"/>
      <w:marTop w:val="0"/>
      <w:marBottom w:val="0"/>
      <w:divBdr>
        <w:top w:val="none" w:sz="0" w:space="0" w:color="auto"/>
        <w:left w:val="none" w:sz="0" w:space="0" w:color="auto"/>
        <w:bottom w:val="none" w:sz="0" w:space="0" w:color="auto"/>
        <w:right w:val="none" w:sz="0" w:space="0" w:color="auto"/>
      </w:divBdr>
    </w:div>
    <w:div w:id="335768745">
      <w:marLeft w:val="640"/>
      <w:marRight w:val="0"/>
      <w:marTop w:val="0"/>
      <w:marBottom w:val="0"/>
      <w:divBdr>
        <w:top w:val="none" w:sz="0" w:space="0" w:color="auto"/>
        <w:left w:val="none" w:sz="0" w:space="0" w:color="auto"/>
        <w:bottom w:val="none" w:sz="0" w:space="0" w:color="auto"/>
        <w:right w:val="none" w:sz="0" w:space="0" w:color="auto"/>
      </w:divBdr>
    </w:div>
    <w:div w:id="335809484">
      <w:marLeft w:val="640"/>
      <w:marRight w:val="0"/>
      <w:marTop w:val="0"/>
      <w:marBottom w:val="0"/>
      <w:divBdr>
        <w:top w:val="none" w:sz="0" w:space="0" w:color="auto"/>
        <w:left w:val="none" w:sz="0" w:space="0" w:color="auto"/>
        <w:bottom w:val="none" w:sz="0" w:space="0" w:color="auto"/>
        <w:right w:val="none" w:sz="0" w:space="0" w:color="auto"/>
      </w:divBdr>
    </w:div>
    <w:div w:id="335884504">
      <w:marLeft w:val="640"/>
      <w:marRight w:val="0"/>
      <w:marTop w:val="0"/>
      <w:marBottom w:val="0"/>
      <w:divBdr>
        <w:top w:val="none" w:sz="0" w:space="0" w:color="auto"/>
        <w:left w:val="none" w:sz="0" w:space="0" w:color="auto"/>
        <w:bottom w:val="none" w:sz="0" w:space="0" w:color="auto"/>
        <w:right w:val="none" w:sz="0" w:space="0" w:color="auto"/>
      </w:divBdr>
    </w:div>
    <w:div w:id="336156452">
      <w:marLeft w:val="640"/>
      <w:marRight w:val="0"/>
      <w:marTop w:val="0"/>
      <w:marBottom w:val="0"/>
      <w:divBdr>
        <w:top w:val="none" w:sz="0" w:space="0" w:color="auto"/>
        <w:left w:val="none" w:sz="0" w:space="0" w:color="auto"/>
        <w:bottom w:val="none" w:sz="0" w:space="0" w:color="auto"/>
        <w:right w:val="none" w:sz="0" w:space="0" w:color="auto"/>
      </w:divBdr>
    </w:div>
    <w:div w:id="336159232">
      <w:marLeft w:val="640"/>
      <w:marRight w:val="0"/>
      <w:marTop w:val="0"/>
      <w:marBottom w:val="0"/>
      <w:divBdr>
        <w:top w:val="none" w:sz="0" w:space="0" w:color="auto"/>
        <w:left w:val="none" w:sz="0" w:space="0" w:color="auto"/>
        <w:bottom w:val="none" w:sz="0" w:space="0" w:color="auto"/>
        <w:right w:val="none" w:sz="0" w:space="0" w:color="auto"/>
      </w:divBdr>
    </w:div>
    <w:div w:id="336201318">
      <w:marLeft w:val="640"/>
      <w:marRight w:val="0"/>
      <w:marTop w:val="0"/>
      <w:marBottom w:val="0"/>
      <w:divBdr>
        <w:top w:val="none" w:sz="0" w:space="0" w:color="auto"/>
        <w:left w:val="none" w:sz="0" w:space="0" w:color="auto"/>
        <w:bottom w:val="none" w:sz="0" w:space="0" w:color="auto"/>
        <w:right w:val="none" w:sz="0" w:space="0" w:color="auto"/>
      </w:divBdr>
    </w:div>
    <w:div w:id="336232033">
      <w:marLeft w:val="640"/>
      <w:marRight w:val="0"/>
      <w:marTop w:val="0"/>
      <w:marBottom w:val="0"/>
      <w:divBdr>
        <w:top w:val="none" w:sz="0" w:space="0" w:color="auto"/>
        <w:left w:val="none" w:sz="0" w:space="0" w:color="auto"/>
        <w:bottom w:val="none" w:sz="0" w:space="0" w:color="auto"/>
        <w:right w:val="none" w:sz="0" w:space="0" w:color="auto"/>
      </w:divBdr>
    </w:div>
    <w:div w:id="336232354">
      <w:marLeft w:val="640"/>
      <w:marRight w:val="0"/>
      <w:marTop w:val="0"/>
      <w:marBottom w:val="0"/>
      <w:divBdr>
        <w:top w:val="none" w:sz="0" w:space="0" w:color="auto"/>
        <w:left w:val="none" w:sz="0" w:space="0" w:color="auto"/>
        <w:bottom w:val="none" w:sz="0" w:space="0" w:color="auto"/>
        <w:right w:val="none" w:sz="0" w:space="0" w:color="auto"/>
      </w:divBdr>
    </w:div>
    <w:div w:id="336345938">
      <w:marLeft w:val="640"/>
      <w:marRight w:val="0"/>
      <w:marTop w:val="0"/>
      <w:marBottom w:val="0"/>
      <w:divBdr>
        <w:top w:val="none" w:sz="0" w:space="0" w:color="auto"/>
        <w:left w:val="none" w:sz="0" w:space="0" w:color="auto"/>
        <w:bottom w:val="none" w:sz="0" w:space="0" w:color="auto"/>
        <w:right w:val="none" w:sz="0" w:space="0" w:color="auto"/>
      </w:divBdr>
    </w:div>
    <w:div w:id="336418972">
      <w:marLeft w:val="640"/>
      <w:marRight w:val="0"/>
      <w:marTop w:val="0"/>
      <w:marBottom w:val="0"/>
      <w:divBdr>
        <w:top w:val="none" w:sz="0" w:space="0" w:color="auto"/>
        <w:left w:val="none" w:sz="0" w:space="0" w:color="auto"/>
        <w:bottom w:val="none" w:sz="0" w:space="0" w:color="auto"/>
        <w:right w:val="none" w:sz="0" w:space="0" w:color="auto"/>
      </w:divBdr>
    </w:div>
    <w:div w:id="336616461">
      <w:marLeft w:val="640"/>
      <w:marRight w:val="0"/>
      <w:marTop w:val="0"/>
      <w:marBottom w:val="0"/>
      <w:divBdr>
        <w:top w:val="none" w:sz="0" w:space="0" w:color="auto"/>
        <w:left w:val="none" w:sz="0" w:space="0" w:color="auto"/>
        <w:bottom w:val="none" w:sz="0" w:space="0" w:color="auto"/>
        <w:right w:val="none" w:sz="0" w:space="0" w:color="auto"/>
      </w:divBdr>
    </w:div>
    <w:div w:id="336689062">
      <w:marLeft w:val="640"/>
      <w:marRight w:val="0"/>
      <w:marTop w:val="0"/>
      <w:marBottom w:val="0"/>
      <w:divBdr>
        <w:top w:val="none" w:sz="0" w:space="0" w:color="auto"/>
        <w:left w:val="none" w:sz="0" w:space="0" w:color="auto"/>
        <w:bottom w:val="none" w:sz="0" w:space="0" w:color="auto"/>
        <w:right w:val="none" w:sz="0" w:space="0" w:color="auto"/>
      </w:divBdr>
    </w:div>
    <w:div w:id="336808451">
      <w:marLeft w:val="640"/>
      <w:marRight w:val="0"/>
      <w:marTop w:val="0"/>
      <w:marBottom w:val="0"/>
      <w:divBdr>
        <w:top w:val="none" w:sz="0" w:space="0" w:color="auto"/>
        <w:left w:val="none" w:sz="0" w:space="0" w:color="auto"/>
        <w:bottom w:val="none" w:sz="0" w:space="0" w:color="auto"/>
        <w:right w:val="none" w:sz="0" w:space="0" w:color="auto"/>
      </w:divBdr>
    </w:div>
    <w:div w:id="336855950">
      <w:marLeft w:val="640"/>
      <w:marRight w:val="0"/>
      <w:marTop w:val="0"/>
      <w:marBottom w:val="0"/>
      <w:divBdr>
        <w:top w:val="none" w:sz="0" w:space="0" w:color="auto"/>
        <w:left w:val="none" w:sz="0" w:space="0" w:color="auto"/>
        <w:bottom w:val="none" w:sz="0" w:space="0" w:color="auto"/>
        <w:right w:val="none" w:sz="0" w:space="0" w:color="auto"/>
      </w:divBdr>
    </w:div>
    <w:div w:id="336856942">
      <w:marLeft w:val="640"/>
      <w:marRight w:val="0"/>
      <w:marTop w:val="0"/>
      <w:marBottom w:val="0"/>
      <w:divBdr>
        <w:top w:val="none" w:sz="0" w:space="0" w:color="auto"/>
        <w:left w:val="none" w:sz="0" w:space="0" w:color="auto"/>
        <w:bottom w:val="none" w:sz="0" w:space="0" w:color="auto"/>
        <w:right w:val="none" w:sz="0" w:space="0" w:color="auto"/>
      </w:divBdr>
    </w:div>
    <w:div w:id="336884946">
      <w:marLeft w:val="640"/>
      <w:marRight w:val="0"/>
      <w:marTop w:val="0"/>
      <w:marBottom w:val="0"/>
      <w:divBdr>
        <w:top w:val="none" w:sz="0" w:space="0" w:color="auto"/>
        <w:left w:val="none" w:sz="0" w:space="0" w:color="auto"/>
        <w:bottom w:val="none" w:sz="0" w:space="0" w:color="auto"/>
        <w:right w:val="none" w:sz="0" w:space="0" w:color="auto"/>
      </w:divBdr>
    </w:div>
    <w:div w:id="336923545">
      <w:marLeft w:val="640"/>
      <w:marRight w:val="0"/>
      <w:marTop w:val="0"/>
      <w:marBottom w:val="0"/>
      <w:divBdr>
        <w:top w:val="none" w:sz="0" w:space="0" w:color="auto"/>
        <w:left w:val="none" w:sz="0" w:space="0" w:color="auto"/>
        <w:bottom w:val="none" w:sz="0" w:space="0" w:color="auto"/>
        <w:right w:val="none" w:sz="0" w:space="0" w:color="auto"/>
      </w:divBdr>
    </w:div>
    <w:div w:id="336924417">
      <w:marLeft w:val="640"/>
      <w:marRight w:val="0"/>
      <w:marTop w:val="0"/>
      <w:marBottom w:val="0"/>
      <w:divBdr>
        <w:top w:val="none" w:sz="0" w:space="0" w:color="auto"/>
        <w:left w:val="none" w:sz="0" w:space="0" w:color="auto"/>
        <w:bottom w:val="none" w:sz="0" w:space="0" w:color="auto"/>
        <w:right w:val="none" w:sz="0" w:space="0" w:color="auto"/>
      </w:divBdr>
    </w:div>
    <w:div w:id="336929384">
      <w:marLeft w:val="640"/>
      <w:marRight w:val="0"/>
      <w:marTop w:val="0"/>
      <w:marBottom w:val="0"/>
      <w:divBdr>
        <w:top w:val="none" w:sz="0" w:space="0" w:color="auto"/>
        <w:left w:val="none" w:sz="0" w:space="0" w:color="auto"/>
        <w:bottom w:val="none" w:sz="0" w:space="0" w:color="auto"/>
        <w:right w:val="none" w:sz="0" w:space="0" w:color="auto"/>
      </w:divBdr>
    </w:div>
    <w:div w:id="336932979">
      <w:marLeft w:val="640"/>
      <w:marRight w:val="0"/>
      <w:marTop w:val="0"/>
      <w:marBottom w:val="0"/>
      <w:divBdr>
        <w:top w:val="none" w:sz="0" w:space="0" w:color="auto"/>
        <w:left w:val="none" w:sz="0" w:space="0" w:color="auto"/>
        <w:bottom w:val="none" w:sz="0" w:space="0" w:color="auto"/>
        <w:right w:val="none" w:sz="0" w:space="0" w:color="auto"/>
      </w:divBdr>
    </w:div>
    <w:div w:id="336933075">
      <w:marLeft w:val="640"/>
      <w:marRight w:val="0"/>
      <w:marTop w:val="0"/>
      <w:marBottom w:val="0"/>
      <w:divBdr>
        <w:top w:val="none" w:sz="0" w:space="0" w:color="auto"/>
        <w:left w:val="none" w:sz="0" w:space="0" w:color="auto"/>
        <w:bottom w:val="none" w:sz="0" w:space="0" w:color="auto"/>
        <w:right w:val="none" w:sz="0" w:space="0" w:color="auto"/>
      </w:divBdr>
    </w:div>
    <w:div w:id="336999474">
      <w:marLeft w:val="640"/>
      <w:marRight w:val="0"/>
      <w:marTop w:val="0"/>
      <w:marBottom w:val="0"/>
      <w:divBdr>
        <w:top w:val="none" w:sz="0" w:space="0" w:color="auto"/>
        <w:left w:val="none" w:sz="0" w:space="0" w:color="auto"/>
        <w:bottom w:val="none" w:sz="0" w:space="0" w:color="auto"/>
        <w:right w:val="none" w:sz="0" w:space="0" w:color="auto"/>
      </w:divBdr>
    </w:div>
    <w:div w:id="337077846">
      <w:marLeft w:val="640"/>
      <w:marRight w:val="0"/>
      <w:marTop w:val="0"/>
      <w:marBottom w:val="0"/>
      <w:divBdr>
        <w:top w:val="none" w:sz="0" w:space="0" w:color="auto"/>
        <w:left w:val="none" w:sz="0" w:space="0" w:color="auto"/>
        <w:bottom w:val="none" w:sz="0" w:space="0" w:color="auto"/>
        <w:right w:val="none" w:sz="0" w:space="0" w:color="auto"/>
      </w:divBdr>
    </w:div>
    <w:div w:id="337082410">
      <w:marLeft w:val="640"/>
      <w:marRight w:val="0"/>
      <w:marTop w:val="0"/>
      <w:marBottom w:val="0"/>
      <w:divBdr>
        <w:top w:val="none" w:sz="0" w:space="0" w:color="auto"/>
        <w:left w:val="none" w:sz="0" w:space="0" w:color="auto"/>
        <w:bottom w:val="none" w:sz="0" w:space="0" w:color="auto"/>
        <w:right w:val="none" w:sz="0" w:space="0" w:color="auto"/>
      </w:divBdr>
    </w:div>
    <w:div w:id="337118382">
      <w:marLeft w:val="640"/>
      <w:marRight w:val="0"/>
      <w:marTop w:val="0"/>
      <w:marBottom w:val="0"/>
      <w:divBdr>
        <w:top w:val="none" w:sz="0" w:space="0" w:color="auto"/>
        <w:left w:val="none" w:sz="0" w:space="0" w:color="auto"/>
        <w:bottom w:val="none" w:sz="0" w:space="0" w:color="auto"/>
        <w:right w:val="none" w:sz="0" w:space="0" w:color="auto"/>
      </w:divBdr>
    </w:div>
    <w:div w:id="337126121">
      <w:marLeft w:val="640"/>
      <w:marRight w:val="0"/>
      <w:marTop w:val="0"/>
      <w:marBottom w:val="0"/>
      <w:divBdr>
        <w:top w:val="none" w:sz="0" w:space="0" w:color="auto"/>
        <w:left w:val="none" w:sz="0" w:space="0" w:color="auto"/>
        <w:bottom w:val="none" w:sz="0" w:space="0" w:color="auto"/>
        <w:right w:val="none" w:sz="0" w:space="0" w:color="auto"/>
      </w:divBdr>
    </w:div>
    <w:div w:id="337149948">
      <w:marLeft w:val="640"/>
      <w:marRight w:val="0"/>
      <w:marTop w:val="0"/>
      <w:marBottom w:val="0"/>
      <w:divBdr>
        <w:top w:val="none" w:sz="0" w:space="0" w:color="auto"/>
        <w:left w:val="none" w:sz="0" w:space="0" w:color="auto"/>
        <w:bottom w:val="none" w:sz="0" w:space="0" w:color="auto"/>
        <w:right w:val="none" w:sz="0" w:space="0" w:color="auto"/>
      </w:divBdr>
    </w:div>
    <w:div w:id="337193661">
      <w:marLeft w:val="640"/>
      <w:marRight w:val="0"/>
      <w:marTop w:val="0"/>
      <w:marBottom w:val="0"/>
      <w:divBdr>
        <w:top w:val="none" w:sz="0" w:space="0" w:color="auto"/>
        <w:left w:val="none" w:sz="0" w:space="0" w:color="auto"/>
        <w:bottom w:val="none" w:sz="0" w:space="0" w:color="auto"/>
        <w:right w:val="none" w:sz="0" w:space="0" w:color="auto"/>
      </w:divBdr>
    </w:div>
    <w:div w:id="337195485">
      <w:marLeft w:val="640"/>
      <w:marRight w:val="0"/>
      <w:marTop w:val="0"/>
      <w:marBottom w:val="0"/>
      <w:divBdr>
        <w:top w:val="none" w:sz="0" w:space="0" w:color="auto"/>
        <w:left w:val="none" w:sz="0" w:space="0" w:color="auto"/>
        <w:bottom w:val="none" w:sz="0" w:space="0" w:color="auto"/>
        <w:right w:val="none" w:sz="0" w:space="0" w:color="auto"/>
      </w:divBdr>
    </w:div>
    <w:div w:id="337316494">
      <w:marLeft w:val="640"/>
      <w:marRight w:val="0"/>
      <w:marTop w:val="0"/>
      <w:marBottom w:val="0"/>
      <w:divBdr>
        <w:top w:val="none" w:sz="0" w:space="0" w:color="auto"/>
        <w:left w:val="none" w:sz="0" w:space="0" w:color="auto"/>
        <w:bottom w:val="none" w:sz="0" w:space="0" w:color="auto"/>
        <w:right w:val="none" w:sz="0" w:space="0" w:color="auto"/>
      </w:divBdr>
    </w:div>
    <w:div w:id="337388231">
      <w:marLeft w:val="640"/>
      <w:marRight w:val="0"/>
      <w:marTop w:val="0"/>
      <w:marBottom w:val="0"/>
      <w:divBdr>
        <w:top w:val="none" w:sz="0" w:space="0" w:color="auto"/>
        <w:left w:val="none" w:sz="0" w:space="0" w:color="auto"/>
        <w:bottom w:val="none" w:sz="0" w:space="0" w:color="auto"/>
        <w:right w:val="none" w:sz="0" w:space="0" w:color="auto"/>
      </w:divBdr>
    </w:div>
    <w:div w:id="337463500">
      <w:marLeft w:val="640"/>
      <w:marRight w:val="0"/>
      <w:marTop w:val="0"/>
      <w:marBottom w:val="0"/>
      <w:divBdr>
        <w:top w:val="none" w:sz="0" w:space="0" w:color="auto"/>
        <w:left w:val="none" w:sz="0" w:space="0" w:color="auto"/>
        <w:bottom w:val="none" w:sz="0" w:space="0" w:color="auto"/>
        <w:right w:val="none" w:sz="0" w:space="0" w:color="auto"/>
      </w:divBdr>
    </w:div>
    <w:div w:id="337465419">
      <w:marLeft w:val="640"/>
      <w:marRight w:val="0"/>
      <w:marTop w:val="0"/>
      <w:marBottom w:val="0"/>
      <w:divBdr>
        <w:top w:val="none" w:sz="0" w:space="0" w:color="auto"/>
        <w:left w:val="none" w:sz="0" w:space="0" w:color="auto"/>
        <w:bottom w:val="none" w:sz="0" w:space="0" w:color="auto"/>
        <w:right w:val="none" w:sz="0" w:space="0" w:color="auto"/>
      </w:divBdr>
    </w:div>
    <w:div w:id="337467939">
      <w:marLeft w:val="640"/>
      <w:marRight w:val="0"/>
      <w:marTop w:val="0"/>
      <w:marBottom w:val="0"/>
      <w:divBdr>
        <w:top w:val="none" w:sz="0" w:space="0" w:color="auto"/>
        <w:left w:val="none" w:sz="0" w:space="0" w:color="auto"/>
        <w:bottom w:val="none" w:sz="0" w:space="0" w:color="auto"/>
        <w:right w:val="none" w:sz="0" w:space="0" w:color="auto"/>
      </w:divBdr>
    </w:div>
    <w:div w:id="337468797">
      <w:marLeft w:val="640"/>
      <w:marRight w:val="0"/>
      <w:marTop w:val="0"/>
      <w:marBottom w:val="0"/>
      <w:divBdr>
        <w:top w:val="none" w:sz="0" w:space="0" w:color="auto"/>
        <w:left w:val="none" w:sz="0" w:space="0" w:color="auto"/>
        <w:bottom w:val="none" w:sz="0" w:space="0" w:color="auto"/>
        <w:right w:val="none" w:sz="0" w:space="0" w:color="auto"/>
      </w:divBdr>
    </w:div>
    <w:div w:id="337537296">
      <w:marLeft w:val="640"/>
      <w:marRight w:val="0"/>
      <w:marTop w:val="0"/>
      <w:marBottom w:val="0"/>
      <w:divBdr>
        <w:top w:val="none" w:sz="0" w:space="0" w:color="auto"/>
        <w:left w:val="none" w:sz="0" w:space="0" w:color="auto"/>
        <w:bottom w:val="none" w:sz="0" w:space="0" w:color="auto"/>
        <w:right w:val="none" w:sz="0" w:space="0" w:color="auto"/>
      </w:divBdr>
    </w:div>
    <w:div w:id="337847899">
      <w:marLeft w:val="640"/>
      <w:marRight w:val="0"/>
      <w:marTop w:val="0"/>
      <w:marBottom w:val="0"/>
      <w:divBdr>
        <w:top w:val="none" w:sz="0" w:space="0" w:color="auto"/>
        <w:left w:val="none" w:sz="0" w:space="0" w:color="auto"/>
        <w:bottom w:val="none" w:sz="0" w:space="0" w:color="auto"/>
        <w:right w:val="none" w:sz="0" w:space="0" w:color="auto"/>
      </w:divBdr>
    </w:div>
    <w:div w:id="337853851">
      <w:marLeft w:val="640"/>
      <w:marRight w:val="0"/>
      <w:marTop w:val="0"/>
      <w:marBottom w:val="0"/>
      <w:divBdr>
        <w:top w:val="none" w:sz="0" w:space="0" w:color="auto"/>
        <w:left w:val="none" w:sz="0" w:space="0" w:color="auto"/>
        <w:bottom w:val="none" w:sz="0" w:space="0" w:color="auto"/>
        <w:right w:val="none" w:sz="0" w:space="0" w:color="auto"/>
      </w:divBdr>
    </w:div>
    <w:div w:id="337927776">
      <w:marLeft w:val="640"/>
      <w:marRight w:val="0"/>
      <w:marTop w:val="0"/>
      <w:marBottom w:val="0"/>
      <w:divBdr>
        <w:top w:val="none" w:sz="0" w:space="0" w:color="auto"/>
        <w:left w:val="none" w:sz="0" w:space="0" w:color="auto"/>
        <w:bottom w:val="none" w:sz="0" w:space="0" w:color="auto"/>
        <w:right w:val="none" w:sz="0" w:space="0" w:color="auto"/>
      </w:divBdr>
    </w:div>
    <w:div w:id="337973517">
      <w:marLeft w:val="640"/>
      <w:marRight w:val="0"/>
      <w:marTop w:val="0"/>
      <w:marBottom w:val="0"/>
      <w:divBdr>
        <w:top w:val="none" w:sz="0" w:space="0" w:color="auto"/>
        <w:left w:val="none" w:sz="0" w:space="0" w:color="auto"/>
        <w:bottom w:val="none" w:sz="0" w:space="0" w:color="auto"/>
        <w:right w:val="none" w:sz="0" w:space="0" w:color="auto"/>
      </w:divBdr>
    </w:div>
    <w:div w:id="337998323">
      <w:marLeft w:val="640"/>
      <w:marRight w:val="0"/>
      <w:marTop w:val="0"/>
      <w:marBottom w:val="0"/>
      <w:divBdr>
        <w:top w:val="none" w:sz="0" w:space="0" w:color="auto"/>
        <w:left w:val="none" w:sz="0" w:space="0" w:color="auto"/>
        <w:bottom w:val="none" w:sz="0" w:space="0" w:color="auto"/>
        <w:right w:val="none" w:sz="0" w:space="0" w:color="auto"/>
      </w:divBdr>
    </w:div>
    <w:div w:id="337999642">
      <w:marLeft w:val="640"/>
      <w:marRight w:val="0"/>
      <w:marTop w:val="0"/>
      <w:marBottom w:val="0"/>
      <w:divBdr>
        <w:top w:val="none" w:sz="0" w:space="0" w:color="auto"/>
        <w:left w:val="none" w:sz="0" w:space="0" w:color="auto"/>
        <w:bottom w:val="none" w:sz="0" w:space="0" w:color="auto"/>
        <w:right w:val="none" w:sz="0" w:space="0" w:color="auto"/>
      </w:divBdr>
    </w:div>
    <w:div w:id="338042264">
      <w:marLeft w:val="640"/>
      <w:marRight w:val="0"/>
      <w:marTop w:val="0"/>
      <w:marBottom w:val="0"/>
      <w:divBdr>
        <w:top w:val="none" w:sz="0" w:space="0" w:color="auto"/>
        <w:left w:val="none" w:sz="0" w:space="0" w:color="auto"/>
        <w:bottom w:val="none" w:sz="0" w:space="0" w:color="auto"/>
        <w:right w:val="none" w:sz="0" w:space="0" w:color="auto"/>
      </w:divBdr>
    </w:div>
    <w:div w:id="338047879">
      <w:marLeft w:val="640"/>
      <w:marRight w:val="0"/>
      <w:marTop w:val="0"/>
      <w:marBottom w:val="0"/>
      <w:divBdr>
        <w:top w:val="none" w:sz="0" w:space="0" w:color="auto"/>
        <w:left w:val="none" w:sz="0" w:space="0" w:color="auto"/>
        <w:bottom w:val="none" w:sz="0" w:space="0" w:color="auto"/>
        <w:right w:val="none" w:sz="0" w:space="0" w:color="auto"/>
      </w:divBdr>
    </w:div>
    <w:div w:id="338385657">
      <w:marLeft w:val="640"/>
      <w:marRight w:val="0"/>
      <w:marTop w:val="0"/>
      <w:marBottom w:val="0"/>
      <w:divBdr>
        <w:top w:val="none" w:sz="0" w:space="0" w:color="auto"/>
        <w:left w:val="none" w:sz="0" w:space="0" w:color="auto"/>
        <w:bottom w:val="none" w:sz="0" w:space="0" w:color="auto"/>
        <w:right w:val="none" w:sz="0" w:space="0" w:color="auto"/>
      </w:divBdr>
    </w:div>
    <w:div w:id="338427939">
      <w:marLeft w:val="640"/>
      <w:marRight w:val="0"/>
      <w:marTop w:val="0"/>
      <w:marBottom w:val="0"/>
      <w:divBdr>
        <w:top w:val="none" w:sz="0" w:space="0" w:color="auto"/>
        <w:left w:val="none" w:sz="0" w:space="0" w:color="auto"/>
        <w:bottom w:val="none" w:sz="0" w:space="0" w:color="auto"/>
        <w:right w:val="none" w:sz="0" w:space="0" w:color="auto"/>
      </w:divBdr>
    </w:div>
    <w:div w:id="338429548">
      <w:marLeft w:val="640"/>
      <w:marRight w:val="0"/>
      <w:marTop w:val="0"/>
      <w:marBottom w:val="0"/>
      <w:divBdr>
        <w:top w:val="none" w:sz="0" w:space="0" w:color="auto"/>
        <w:left w:val="none" w:sz="0" w:space="0" w:color="auto"/>
        <w:bottom w:val="none" w:sz="0" w:space="0" w:color="auto"/>
        <w:right w:val="none" w:sz="0" w:space="0" w:color="auto"/>
      </w:divBdr>
    </w:div>
    <w:div w:id="338431985">
      <w:marLeft w:val="640"/>
      <w:marRight w:val="0"/>
      <w:marTop w:val="0"/>
      <w:marBottom w:val="0"/>
      <w:divBdr>
        <w:top w:val="none" w:sz="0" w:space="0" w:color="auto"/>
        <w:left w:val="none" w:sz="0" w:space="0" w:color="auto"/>
        <w:bottom w:val="none" w:sz="0" w:space="0" w:color="auto"/>
        <w:right w:val="none" w:sz="0" w:space="0" w:color="auto"/>
      </w:divBdr>
    </w:div>
    <w:div w:id="338511220">
      <w:marLeft w:val="640"/>
      <w:marRight w:val="0"/>
      <w:marTop w:val="0"/>
      <w:marBottom w:val="0"/>
      <w:divBdr>
        <w:top w:val="none" w:sz="0" w:space="0" w:color="auto"/>
        <w:left w:val="none" w:sz="0" w:space="0" w:color="auto"/>
        <w:bottom w:val="none" w:sz="0" w:space="0" w:color="auto"/>
        <w:right w:val="none" w:sz="0" w:space="0" w:color="auto"/>
      </w:divBdr>
    </w:div>
    <w:div w:id="338577965">
      <w:marLeft w:val="640"/>
      <w:marRight w:val="0"/>
      <w:marTop w:val="0"/>
      <w:marBottom w:val="0"/>
      <w:divBdr>
        <w:top w:val="none" w:sz="0" w:space="0" w:color="auto"/>
        <w:left w:val="none" w:sz="0" w:space="0" w:color="auto"/>
        <w:bottom w:val="none" w:sz="0" w:space="0" w:color="auto"/>
        <w:right w:val="none" w:sz="0" w:space="0" w:color="auto"/>
      </w:divBdr>
    </w:div>
    <w:div w:id="338581257">
      <w:marLeft w:val="640"/>
      <w:marRight w:val="0"/>
      <w:marTop w:val="0"/>
      <w:marBottom w:val="0"/>
      <w:divBdr>
        <w:top w:val="none" w:sz="0" w:space="0" w:color="auto"/>
        <w:left w:val="none" w:sz="0" w:space="0" w:color="auto"/>
        <w:bottom w:val="none" w:sz="0" w:space="0" w:color="auto"/>
        <w:right w:val="none" w:sz="0" w:space="0" w:color="auto"/>
      </w:divBdr>
    </w:div>
    <w:div w:id="338583820">
      <w:marLeft w:val="640"/>
      <w:marRight w:val="0"/>
      <w:marTop w:val="0"/>
      <w:marBottom w:val="0"/>
      <w:divBdr>
        <w:top w:val="none" w:sz="0" w:space="0" w:color="auto"/>
        <w:left w:val="none" w:sz="0" w:space="0" w:color="auto"/>
        <w:bottom w:val="none" w:sz="0" w:space="0" w:color="auto"/>
        <w:right w:val="none" w:sz="0" w:space="0" w:color="auto"/>
      </w:divBdr>
    </w:div>
    <w:div w:id="338702765">
      <w:marLeft w:val="640"/>
      <w:marRight w:val="0"/>
      <w:marTop w:val="0"/>
      <w:marBottom w:val="0"/>
      <w:divBdr>
        <w:top w:val="none" w:sz="0" w:space="0" w:color="auto"/>
        <w:left w:val="none" w:sz="0" w:space="0" w:color="auto"/>
        <w:bottom w:val="none" w:sz="0" w:space="0" w:color="auto"/>
        <w:right w:val="none" w:sz="0" w:space="0" w:color="auto"/>
      </w:divBdr>
    </w:div>
    <w:div w:id="338704283">
      <w:marLeft w:val="640"/>
      <w:marRight w:val="0"/>
      <w:marTop w:val="0"/>
      <w:marBottom w:val="0"/>
      <w:divBdr>
        <w:top w:val="none" w:sz="0" w:space="0" w:color="auto"/>
        <w:left w:val="none" w:sz="0" w:space="0" w:color="auto"/>
        <w:bottom w:val="none" w:sz="0" w:space="0" w:color="auto"/>
        <w:right w:val="none" w:sz="0" w:space="0" w:color="auto"/>
      </w:divBdr>
    </w:div>
    <w:div w:id="338772183">
      <w:marLeft w:val="640"/>
      <w:marRight w:val="0"/>
      <w:marTop w:val="0"/>
      <w:marBottom w:val="0"/>
      <w:divBdr>
        <w:top w:val="none" w:sz="0" w:space="0" w:color="auto"/>
        <w:left w:val="none" w:sz="0" w:space="0" w:color="auto"/>
        <w:bottom w:val="none" w:sz="0" w:space="0" w:color="auto"/>
        <w:right w:val="none" w:sz="0" w:space="0" w:color="auto"/>
      </w:divBdr>
    </w:div>
    <w:div w:id="338896927">
      <w:marLeft w:val="640"/>
      <w:marRight w:val="0"/>
      <w:marTop w:val="0"/>
      <w:marBottom w:val="0"/>
      <w:divBdr>
        <w:top w:val="none" w:sz="0" w:space="0" w:color="auto"/>
        <w:left w:val="none" w:sz="0" w:space="0" w:color="auto"/>
        <w:bottom w:val="none" w:sz="0" w:space="0" w:color="auto"/>
        <w:right w:val="none" w:sz="0" w:space="0" w:color="auto"/>
      </w:divBdr>
    </w:div>
    <w:div w:id="338897447">
      <w:marLeft w:val="480"/>
      <w:marRight w:val="0"/>
      <w:marTop w:val="0"/>
      <w:marBottom w:val="0"/>
      <w:divBdr>
        <w:top w:val="none" w:sz="0" w:space="0" w:color="auto"/>
        <w:left w:val="none" w:sz="0" w:space="0" w:color="auto"/>
        <w:bottom w:val="none" w:sz="0" w:space="0" w:color="auto"/>
        <w:right w:val="none" w:sz="0" w:space="0" w:color="auto"/>
      </w:divBdr>
    </w:div>
    <w:div w:id="338972670">
      <w:marLeft w:val="640"/>
      <w:marRight w:val="0"/>
      <w:marTop w:val="0"/>
      <w:marBottom w:val="0"/>
      <w:divBdr>
        <w:top w:val="none" w:sz="0" w:space="0" w:color="auto"/>
        <w:left w:val="none" w:sz="0" w:space="0" w:color="auto"/>
        <w:bottom w:val="none" w:sz="0" w:space="0" w:color="auto"/>
        <w:right w:val="none" w:sz="0" w:space="0" w:color="auto"/>
      </w:divBdr>
    </w:div>
    <w:div w:id="339088793">
      <w:marLeft w:val="640"/>
      <w:marRight w:val="0"/>
      <w:marTop w:val="0"/>
      <w:marBottom w:val="0"/>
      <w:divBdr>
        <w:top w:val="none" w:sz="0" w:space="0" w:color="auto"/>
        <w:left w:val="none" w:sz="0" w:space="0" w:color="auto"/>
        <w:bottom w:val="none" w:sz="0" w:space="0" w:color="auto"/>
        <w:right w:val="none" w:sz="0" w:space="0" w:color="auto"/>
      </w:divBdr>
    </w:div>
    <w:div w:id="339090869">
      <w:marLeft w:val="640"/>
      <w:marRight w:val="0"/>
      <w:marTop w:val="0"/>
      <w:marBottom w:val="0"/>
      <w:divBdr>
        <w:top w:val="none" w:sz="0" w:space="0" w:color="auto"/>
        <w:left w:val="none" w:sz="0" w:space="0" w:color="auto"/>
        <w:bottom w:val="none" w:sz="0" w:space="0" w:color="auto"/>
        <w:right w:val="none" w:sz="0" w:space="0" w:color="auto"/>
      </w:divBdr>
    </w:div>
    <w:div w:id="339091463">
      <w:marLeft w:val="640"/>
      <w:marRight w:val="0"/>
      <w:marTop w:val="0"/>
      <w:marBottom w:val="0"/>
      <w:divBdr>
        <w:top w:val="none" w:sz="0" w:space="0" w:color="auto"/>
        <w:left w:val="none" w:sz="0" w:space="0" w:color="auto"/>
        <w:bottom w:val="none" w:sz="0" w:space="0" w:color="auto"/>
        <w:right w:val="none" w:sz="0" w:space="0" w:color="auto"/>
      </w:divBdr>
    </w:div>
    <w:div w:id="339158983">
      <w:marLeft w:val="640"/>
      <w:marRight w:val="0"/>
      <w:marTop w:val="0"/>
      <w:marBottom w:val="0"/>
      <w:divBdr>
        <w:top w:val="none" w:sz="0" w:space="0" w:color="auto"/>
        <w:left w:val="none" w:sz="0" w:space="0" w:color="auto"/>
        <w:bottom w:val="none" w:sz="0" w:space="0" w:color="auto"/>
        <w:right w:val="none" w:sz="0" w:space="0" w:color="auto"/>
      </w:divBdr>
    </w:div>
    <w:div w:id="339167537">
      <w:marLeft w:val="640"/>
      <w:marRight w:val="0"/>
      <w:marTop w:val="0"/>
      <w:marBottom w:val="0"/>
      <w:divBdr>
        <w:top w:val="none" w:sz="0" w:space="0" w:color="auto"/>
        <w:left w:val="none" w:sz="0" w:space="0" w:color="auto"/>
        <w:bottom w:val="none" w:sz="0" w:space="0" w:color="auto"/>
        <w:right w:val="none" w:sz="0" w:space="0" w:color="auto"/>
      </w:divBdr>
    </w:div>
    <w:div w:id="339241587">
      <w:marLeft w:val="640"/>
      <w:marRight w:val="0"/>
      <w:marTop w:val="0"/>
      <w:marBottom w:val="0"/>
      <w:divBdr>
        <w:top w:val="none" w:sz="0" w:space="0" w:color="auto"/>
        <w:left w:val="none" w:sz="0" w:space="0" w:color="auto"/>
        <w:bottom w:val="none" w:sz="0" w:space="0" w:color="auto"/>
        <w:right w:val="none" w:sz="0" w:space="0" w:color="auto"/>
      </w:divBdr>
    </w:div>
    <w:div w:id="339352575">
      <w:marLeft w:val="640"/>
      <w:marRight w:val="0"/>
      <w:marTop w:val="0"/>
      <w:marBottom w:val="0"/>
      <w:divBdr>
        <w:top w:val="none" w:sz="0" w:space="0" w:color="auto"/>
        <w:left w:val="none" w:sz="0" w:space="0" w:color="auto"/>
        <w:bottom w:val="none" w:sz="0" w:space="0" w:color="auto"/>
        <w:right w:val="none" w:sz="0" w:space="0" w:color="auto"/>
      </w:divBdr>
    </w:div>
    <w:div w:id="339432488">
      <w:marLeft w:val="640"/>
      <w:marRight w:val="0"/>
      <w:marTop w:val="0"/>
      <w:marBottom w:val="0"/>
      <w:divBdr>
        <w:top w:val="none" w:sz="0" w:space="0" w:color="auto"/>
        <w:left w:val="none" w:sz="0" w:space="0" w:color="auto"/>
        <w:bottom w:val="none" w:sz="0" w:space="0" w:color="auto"/>
        <w:right w:val="none" w:sz="0" w:space="0" w:color="auto"/>
      </w:divBdr>
    </w:div>
    <w:div w:id="339509204">
      <w:marLeft w:val="640"/>
      <w:marRight w:val="0"/>
      <w:marTop w:val="0"/>
      <w:marBottom w:val="0"/>
      <w:divBdr>
        <w:top w:val="none" w:sz="0" w:space="0" w:color="auto"/>
        <w:left w:val="none" w:sz="0" w:space="0" w:color="auto"/>
        <w:bottom w:val="none" w:sz="0" w:space="0" w:color="auto"/>
        <w:right w:val="none" w:sz="0" w:space="0" w:color="auto"/>
      </w:divBdr>
    </w:div>
    <w:div w:id="339549433">
      <w:marLeft w:val="640"/>
      <w:marRight w:val="0"/>
      <w:marTop w:val="0"/>
      <w:marBottom w:val="0"/>
      <w:divBdr>
        <w:top w:val="none" w:sz="0" w:space="0" w:color="auto"/>
        <w:left w:val="none" w:sz="0" w:space="0" w:color="auto"/>
        <w:bottom w:val="none" w:sz="0" w:space="0" w:color="auto"/>
        <w:right w:val="none" w:sz="0" w:space="0" w:color="auto"/>
      </w:divBdr>
    </w:div>
    <w:div w:id="339552042">
      <w:marLeft w:val="640"/>
      <w:marRight w:val="0"/>
      <w:marTop w:val="0"/>
      <w:marBottom w:val="0"/>
      <w:divBdr>
        <w:top w:val="none" w:sz="0" w:space="0" w:color="auto"/>
        <w:left w:val="none" w:sz="0" w:space="0" w:color="auto"/>
        <w:bottom w:val="none" w:sz="0" w:space="0" w:color="auto"/>
        <w:right w:val="none" w:sz="0" w:space="0" w:color="auto"/>
      </w:divBdr>
    </w:div>
    <w:div w:id="339627994">
      <w:marLeft w:val="640"/>
      <w:marRight w:val="0"/>
      <w:marTop w:val="0"/>
      <w:marBottom w:val="0"/>
      <w:divBdr>
        <w:top w:val="none" w:sz="0" w:space="0" w:color="auto"/>
        <w:left w:val="none" w:sz="0" w:space="0" w:color="auto"/>
        <w:bottom w:val="none" w:sz="0" w:space="0" w:color="auto"/>
        <w:right w:val="none" w:sz="0" w:space="0" w:color="auto"/>
      </w:divBdr>
    </w:div>
    <w:div w:id="339745995">
      <w:marLeft w:val="640"/>
      <w:marRight w:val="0"/>
      <w:marTop w:val="0"/>
      <w:marBottom w:val="0"/>
      <w:divBdr>
        <w:top w:val="none" w:sz="0" w:space="0" w:color="auto"/>
        <w:left w:val="none" w:sz="0" w:space="0" w:color="auto"/>
        <w:bottom w:val="none" w:sz="0" w:space="0" w:color="auto"/>
        <w:right w:val="none" w:sz="0" w:space="0" w:color="auto"/>
      </w:divBdr>
    </w:div>
    <w:div w:id="339816583">
      <w:marLeft w:val="640"/>
      <w:marRight w:val="0"/>
      <w:marTop w:val="0"/>
      <w:marBottom w:val="0"/>
      <w:divBdr>
        <w:top w:val="none" w:sz="0" w:space="0" w:color="auto"/>
        <w:left w:val="none" w:sz="0" w:space="0" w:color="auto"/>
        <w:bottom w:val="none" w:sz="0" w:space="0" w:color="auto"/>
        <w:right w:val="none" w:sz="0" w:space="0" w:color="auto"/>
      </w:divBdr>
    </w:div>
    <w:div w:id="339892563">
      <w:marLeft w:val="640"/>
      <w:marRight w:val="0"/>
      <w:marTop w:val="0"/>
      <w:marBottom w:val="0"/>
      <w:divBdr>
        <w:top w:val="none" w:sz="0" w:space="0" w:color="auto"/>
        <w:left w:val="none" w:sz="0" w:space="0" w:color="auto"/>
        <w:bottom w:val="none" w:sz="0" w:space="0" w:color="auto"/>
        <w:right w:val="none" w:sz="0" w:space="0" w:color="auto"/>
      </w:divBdr>
    </w:div>
    <w:div w:id="339938221">
      <w:marLeft w:val="640"/>
      <w:marRight w:val="0"/>
      <w:marTop w:val="0"/>
      <w:marBottom w:val="0"/>
      <w:divBdr>
        <w:top w:val="none" w:sz="0" w:space="0" w:color="auto"/>
        <w:left w:val="none" w:sz="0" w:space="0" w:color="auto"/>
        <w:bottom w:val="none" w:sz="0" w:space="0" w:color="auto"/>
        <w:right w:val="none" w:sz="0" w:space="0" w:color="auto"/>
      </w:divBdr>
    </w:div>
    <w:div w:id="340006909">
      <w:marLeft w:val="640"/>
      <w:marRight w:val="0"/>
      <w:marTop w:val="0"/>
      <w:marBottom w:val="0"/>
      <w:divBdr>
        <w:top w:val="none" w:sz="0" w:space="0" w:color="auto"/>
        <w:left w:val="none" w:sz="0" w:space="0" w:color="auto"/>
        <w:bottom w:val="none" w:sz="0" w:space="0" w:color="auto"/>
        <w:right w:val="none" w:sz="0" w:space="0" w:color="auto"/>
      </w:divBdr>
    </w:div>
    <w:div w:id="340011451">
      <w:marLeft w:val="640"/>
      <w:marRight w:val="0"/>
      <w:marTop w:val="0"/>
      <w:marBottom w:val="0"/>
      <w:divBdr>
        <w:top w:val="none" w:sz="0" w:space="0" w:color="auto"/>
        <w:left w:val="none" w:sz="0" w:space="0" w:color="auto"/>
        <w:bottom w:val="none" w:sz="0" w:space="0" w:color="auto"/>
        <w:right w:val="none" w:sz="0" w:space="0" w:color="auto"/>
      </w:divBdr>
    </w:div>
    <w:div w:id="340089837">
      <w:marLeft w:val="640"/>
      <w:marRight w:val="0"/>
      <w:marTop w:val="0"/>
      <w:marBottom w:val="0"/>
      <w:divBdr>
        <w:top w:val="none" w:sz="0" w:space="0" w:color="auto"/>
        <w:left w:val="none" w:sz="0" w:space="0" w:color="auto"/>
        <w:bottom w:val="none" w:sz="0" w:space="0" w:color="auto"/>
        <w:right w:val="none" w:sz="0" w:space="0" w:color="auto"/>
      </w:divBdr>
    </w:div>
    <w:div w:id="340091444">
      <w:marLeft w:val="640"/>
      <w:marRight w:val="0"/>
      <w:marTop w:val="0"/>
      <w:marBottom w:val="0"/>
      <w:divBdr>
        <w:top w:val="none" w:sz="0" w:space="0" w:color="auto"/>
        <w:left w:val="none" w:sz="0" w:space="0" w:color="auto"/>
        <w:bottom w:val="none" w:sz="0" w:space="0" w:color="auto"/>
        <w:right w:val="none" w:sz="0" w:space="0" w:color="auto"/>
      </w:divBdr>
    </w:div>
    <w:div w:id="340204342">
      <w:marLeft w:val="640"/>
      <w:marRight w:val="0"/>
      <w:marTop w:val="0"/>
      <w:marBottom w:val="0"/>
      <w:divBdr>
        <w:top w:val="none" w:sz="0" w:space="0" w:color="auto"/>
        <w:left w:val="none" w:sz="0" w:space="0" w:color="auto"/>
        <w:bottom w:val="none" w:sz="0" w:space="0" w:color="auto"/>
        <w:right w:val="none" w:sz="0" w:space="0" w:color="auto"/>
      </w:divBdr>
    </w:div>
    <w:div w:id="340283581">
      <w:marLeft w:val="640"/>
      <w:marRight w:val="0"/>
      <w:marTop w:val="0"/>
      <w:marBottom w:val="0"/>
      <w:divBdr>
        <w:top w:val="none" w:sz="0" w:space="0" w:color="auto"/>
        <w:left w:val="none" w:sz="0" w:space="0" w:color="auto"/>
        <w:bottom w:val="none" w:sz="0" w:space="0" w:color="auto"/>
        <w:right w:val="none" w:sz="0" w:space="0" w:color="auto"/>
      </w:divBdr>
    </w:div>
    <w:div w:id="340352699">
      <w:marLeft w:val="640"/>
      <w:marRight w:val="0"/>
      <w:marTop w:val="0"/>
      <w:marBottom w:val="0"/>
      <w:divBdr>
        <w:top w:val="none" w:sz="0" w:space="0" w:color="auto"/>
        <w:left w:val="none" w:sz="0" w:space="0" w:color="auto"/>
        <w:bottom w:val="none" w:sz="0" w:space="0" w:color="auto"/>
        <w:right w:val="none" w:sz="0" w:space="0" w:color="auto"/>
      </w:divBdr>
    </w:div>
    <w:div w:id="340353413">
      <w:marLeft w:val="640"/>
      <w:marRight w:val="0"/>
      <w:marTop w:val="0"/>
      <w:marBottom w:val="0"/>
      <w:divBdr>
        <w:top w:val="none" w:sz="0" w:space="0" w:color="auto"/>
        <w:left w:val="none" w:sz="0" w:space="0" w:color="auto"/>
        <w:bottom w:val="none" w:sz="0" w:space="0" w:color="auto"/>
        <w:right w:val="none" w:sz="0" w:space="0" w:color="auto"/>
      </w:divBdr>
    </w:div>
    <w:div w:id="340359006">
      <w:marLeft w:val="640"/>
      <w:marRight w:val="0"/>
      <w:marTop w:val="0"/>
      <w:marBottom w:val="0"/>
      <w:divBdr>
        <w:top w:val="none" w:sz="0" w:space="0" w:color="auto"/>
        <w:left w:val="none" w:sz="0" w:space="0" w:color="auto"/>
        <w:bottom w:val="none" w:sz="0" w:space="0" w:color="auto"/>
        <w:right w:val="none" w:sz="0" w:space="0" w:color="auto"/>
      </w:divBdr>
    </w:div>
    <w:div w:id="340546632">
      <w:marLeft w:val="640"/>
      <w:marRight w:val="0"/>
      <w:marTop w:val="0"/>
      <w:marBottom w:val="0"/>
      <w:divBdr>
        <w:top w:val="none" w:sz="0" w:space="0" w:color="auto"/>
        <w:left w:val="none" w:sz="0" w:space="0" w:color="auto"/>
        <w:bottom w:val="none" w:sz="0" w:space="0" w:color="auto"/>
        <w:right w:val="none" w:sz="0" w:space="0" w:color="auto"/>
      </w:divBdr>
    </w:div>
    <w:div w:id="340546872">
      <w:marLeft w:val="640"/>
      <w:marRight w:val="0"/>
      <w:marTop w:val="0"/>
      <w:marBottom w:val="0"/>
      <w:divBdr>
        <w:top w:val="none" w:sz="0" w:space="0" w:color="auto"/>
        <w:left w:val="none" w:sz="0" w:space="0" w:color="auto"/>
        <w:bottom w:val="none" w:sz="0" w:space="0" w:color="auto"/>
        <w:right w:val="none" w:sz="0" w:space="0" w:color="auto"/>
      </w:divBdr>
    </w:div>
    <w:div w:id="340668133">
      <w:marLeft w:val="640"/>
      <w:marRight w:val="0"/>
      <w:marTop w:val="0"/>
      <w:marBottom w:val="0"/>
      <w:divBdr>
        <w:top w:val="none" w:sz="0" w:space="0" w:color="auto"/>
        <w:left w:val="none" w:sz="0" w:space="0" w:color="auto"/>
        <w:bottom w:val="none" w:sz="0" w:space="0" w:color="auto"/>
        <w:right w:val="none" w:sz="0" w:space="0" w:color="auto"/>
      </w:divBdr>
    </w:div>
    <w:div w:id="340738812">
      <w:marLeft w:val="640"/>
      <w:marRight w:val="0"/>
      <w:marTop w:val="0"/>
      <w:marBottom w:val="0"/>
      <w:divBdr>
        <w:top w:val="none" w:sz="0" w:space="0" w:color="auto"/>
        <w:left w:val="none" w:sz="0" w:space="0" w:color="auto"/>
        <w:bottom w:val="none" w:sz="0" w:space="0" w:color="auto"/>
        <w:right w:val="none" w:sz="0" w:space="0" w:color="auto"/>
      </w:divBdr>
    </w:div>
    <w:div w:id="341054761">
      <w:marLeft w:val="640"/>
      <w:marRight w:val="0"/>
      <w:marTop w:val="0"/>
      <w:marBottom w:val="0"/>
      <w:divBdr>
        <w:top w:val="none" w:sz="0" w:space="0" w:color="auto"/>
        <w:left w:val="none" w:sz="0" w:space="0" w:color="auto"/>
        <w:bottom w:val="none" w:sz="0" w:space="0" w:color="auto"/>
        <w:right w:val="none" w:sz="0" w:space="0" w:color="auto"/>
      </w:divBdr>
    </w:div>
    <w:div w:id="341132247">
      <w:marLeft w:val="640"/>
      <w:marRight w:val="0"/>
      <w:marTop w:val="0"/>
      <w:marBottom w:val="0"/>
      <w:divBdr>
        <w:top w:val="none" w:sz="0" w:space="0" w:color="auto"/>
        <w:left w:val="none" w:sz="0" w:space="0" w:color="auto"/>
        <w:bottom w:val="none" w:sz="0" w:space="0" w:color="auto"/>
        <w:right w:val="none" w:sz="0" w:space="0" w:color="auto"/>
      </w:divBdr>
    </w:div>
    <w:div w:id="341204721">
      <w:marLeft w:val="640"/>
      <w:marRight w:val="0"/>
      <w:marTop w:val="0"/>
      <w:marBottom w:val="0"/>
      <w:divBdr>
        <w:top w:val="none" w:sz="0" w:space="0" w:color="auto"/>
        <w:left w:val="none" w:sz="0" w:space="0" w:color="auto"/>
        <w:bottom w:val="none" w:sz="0" w:space="0" w:color="auto"/>
        <w:right w:val="none" w:sz="0" w:space="0" w:color="auto"/>
      </w:divBdr>
    </w:div>
    <w:div w:id="341317095">
      <w:marLeft w:val="640"/>
      <w:marRight w:val="0"/>
      <w:marTop w:val="0"/>
      <w:marBottom w:val="0"/>
      <w:divBdr>
        <w:top w:val="none" w:sz="0" w:space="0" w:color="auto"/>
        <w:left w:val="none" w:sz="0" w:space="0" w:color="auto"/>
        <w:bottom w:val="none" w:sz="0" w:space="0" w:color="auto"/>
        <w:right w:val="none" w:sz="0" w:space="0" w:color="auto"/>
      </w:divBdr>
    </w:div>
    <w:div w:id="341324005">
      <w:marLeft w:val="640"/>
      <w:marRight w:val="0"/>
      <w:marTop w:val="0"/>
      <w:marBottom w:val="0"/>
      <w:divBdr>
        <w:top w:val="none" w:sz="0" w:space="0" w:color="auto"/>
        <w:left w:val="none" w:sz="0" w:space="0" w:color="auto"/>
        <w:bottom w:val="none" w:sz="0" w:space="0" w:color="auto"/>
        <w:right w:val="none" w:sz="0" w:space="0" w:color="auto"/>
      </w:divBdr>
    </w:div>
    <w:div w:id="341443666">
      <w:marLeft w:val="640"/>
      <w:marRight w:val="0"/>
      <w:marTop w:val="0"/>
      <w:marBottom w:val="0"/>
      <w:divBdr>
        <w:top w:val="none" w:sz="0" w:space="0" w:color="auto"/>
        <w:left w:val="none" w:sz="0" w:space="0" w:color="auto"/>
        <w:bottom w:val="none" w:sz="0" w:space="0" w:color="auto"/>
        <w:right w:val="none" w:sz="0" w:space="0" w:color="auto"/>
      </w:divBdr>
    </w:div>
    <w:div w:id="341470392">
      <w:marLeft w:val="640"/>
      <w:marRight w:val="0"/>
      <w:marTop w:val="0"/>
      <w:marBottom w:val="0"/>
      <w:divBdr>
        <w:top w:val="none" w:sz="0" w:space="0" w:color="auto"/>
        <w:left w:val="none" w:sz="0" w:space="0" w:color="auto"/>
        <w:bottom w:val="none" w:sz="0" w:space="0" w:color="auto"/>
        <w:right w:val="none" w:sz="0" w:space="0" w:color="auto"/>
      </w:divBdr>
    </w:div>
    <w:div w:id="341474613">
      <w:marLeft w:val="640"/>
      <w:marRight w:val="0"/>
      <w:marTop w:val="0"/>
      <w:marBottom w:val="0"/>
      <w:divBdr>
        <w:top w:val="none" w:sz="0" w:space="0" w:color="auto"/>
        <w:left w:val="none" w:sz="0" w:space="0" w:color="auto"/>
        <w:bottom w:val="none" w:sz="0" w:space="0" w:color="auto"/>
        <w:right w:val="none" w:sz="0" w:space="0" w:color="auto"/>
      </w:divBdr>
    </w:div>
    <w:div w:id="341594648">
      <w:marLeft w:val="640"/>
      <w:marRight w:val="0"/>
      <w:marTop w:val="0"/>
      <w:marBottom w:val="0"/>
      <w:divBdr>
        <w:top w:val="none" w:sz="0" w:space="0" w:color="auto"/>
        <w:left w:val="none" w:sz="0" w:space="0" w:color="auto"/>
        <w:bottom w:val="none" w:sz="0" w:space="0" w:color="auto"/>
        <w:right w:val="none" w:sz="0" w:space="0" w:color="auto"/>
      </w:divBdr>
    </w:div>
    <w:div w:id="341594869">
      <w:marLeft w:val="640"/>
      <w:marRight w:val="0"/>
      <w:marTop w:val="0"/>
      <w:marBottom w:val="0"/>
      <w:divBdr>
        <w:top w:val="none" w:sz="0" w:space="0" w:color="auto"/>
        <w:left w:val="none" w:sz="0" w:space="0" w:color="auto"/>
        <w:bottom w:val="none" w:sz="0" w:space="0" w:color="auto"/>
        <w:right w:val="none" w:sz="0" w:space="0" w:color="auto"/>
      </w:divBdr>
    </w:div>
    <w:div w:id="341666441">
      <w:marLeft w:val="640"/>
      <w:marRight w:val="0"/>
      <w:marTop w:val="0"/>
      <w:marBottom w:val="0"/>
      <w:divBdr>
        <w:top w:val="none" w:sz="0" w:space="0" w:color="auto"/>
        <w:left w:val="none" w:sz="0" w:space="0" w:color="auto"/>
        <w:bottom w:val="none" w:sz="0" w:space="0" w:color="auto"/>
        <w:right w:val="none" w:sz="0" w:space="0" w:color="auto"/>
      </w:divBdr>
    </w:div>
    <w:div w:id="341707080">
      <w:marLeft w:val="640"/>
      <w:marRight w:val="0"/>
      <w:marTop w:val="0"/>
      <w:marBottom w:val="0"/>
      <w:divBdr>
        <w:top w:val="none" w:sz="0" w:space="0" w:color="auto"/>
        <w:left w:val="none" w:sz="0" w:space="0" w:color="auto"/>
        <w:bottom w:val="none" w:sz="0" w:space="0" w:color="auto"/>
        <w:right w:val="none" w:sz="0" w:space="0" w:color="auto"/>
      </w:divBdr>
    </w:div>
    <w:div w:id="341781460">
      <w:marLeft w:val="640"/>
      <w:marRight w:val="0"/>
      <w:marTop w:val="0"/>
      <w:marBottom w:val="0"/>
      <w:divBdr>
        <w:top w:val="none" w:sz="0" w:space="0" w:color="auto"/>
        <w:left w:val="none" w:sz="0" w:space="0" w:color="auto"/>
        <w:bottom w:val="none" w:sz="0" w:space="0" w:color="auto"/>
        <w:right w:val="none" w:sz="0" w:space="0" w:color="auto"/>
      </w:divBdr>
    </w:div>
    <w:div w:id="341787561">
      <w:marLeft w:val="640"/>
      <w:marRight w:val="0"/>
      <w:marTop w:val="0"/>
      <w:marBottom w:val="0"/>
      <w:divBdr>
        <w:top w:val="none" w:sz="0" w:space="0" w:color="auto"/>
        <w:left w:val="none" w:sz="0" w:space="0" w:color="auto"/>
        <w:bottom w:val="none" w:sz="0" w:space="0" w:color="auto"/>
        <w:right w:val="none" w:sz="0" w:space="0" w:color="auto"/>
      </w:divBdr>
    </w:div>
    <w:div w:id="341788292">
      <w:marLeft w:val="640"/>
      <w:marRight w:val="0"/>
      <w:marTop w:val="0"/>
      <w:marBottom w:val="0"/>
      <w:divBdr>
        <w:top w:val="none" w:sz="0" w:space="0" w:color="auto"/>
        <w:left w:val="none" w:sz="0" w:space="0" w:color="auto"/>
        <w:bottom w:val="none" w:sz="0" w:space="0" w:color="auto"/>
        <w:right w:val="none" w:sz="0" w:space="0" w:color="auto"/>
      </w:divBdr>
    </w:div>
    <w:div w:id="341932572">
      <w:marLeft w:val="640"/>
      <w:marRight w:val="0"/>
      <w:marTop w:val="0"/>
      <w:marBottom w:val="0"/>
      <w:divBdr>
        <w:top w:val="none" w:sz="0" w:space="0" w:color="auto"/>
        <w:left w:val="none" w:sz="0" w:space="0" w:color="auto"/>
        <w:bottom w:val="none" w:sz="0" w:space="0" w:color="auto"/>
        <w:right w:val="none" w:sz="0" w:space="0" w:color="auto"/>
      </w:divBdr>
    </w:div>
    <w:div w:id="342049914">
      <w:marLeft w:val="640"/>
      <w:marRight w:val="0"/>
      <w:marTop w:val="0"/>
      <w:marBottom w:val="0"/>
      <w:divBdr>
        <w:top w:val="none" w:sz="0" w:space="0" w:color="auto"/>
        <w:left w:val="none" w:sz="0" w:space="0" w:color="auto"/>
        <w:bottom w:val="none" w:sz="0" w:space="0" w:color="auto"/>
        <w:right w:val="none" w:sz="0" w:space="0" w:color="auto"/>
      </w:divBdr>
    </w:div>
    <w:div w:id="342054258">
      <w:marLeft w:val="640"/>
      <w:marRight w:val="0"/>
      <w:marTop w:val="0"/>
      <w:marBottom w:val="0"/>
      <w:divBdr>
        <w:top w:val="none" w:sz="0" w:space="0" w:color="auto"/>
        <w:left w:val="none" w:sz="0" w:space="0" w:color="auto"/>
        <w:bottom w:val="none" w:sz="0" w:space="0" w:color="auto"/>
        <w:right w:val="none" w:sz="0" w:space="0" w:color="auto"/>
      </w:divBdr>
    </w:div>
    <w:div w:id="342125001">
      <w:marLeft w:val="640"/>
      <w:marRight w:val="0"/>
      <w:marTop w:val="0"/>
      <w:marBottom w:val="0"/>
      <w:divBdr>
        <w:top w:val="none" w:sz="0" w:space="0" w:color="auto"/>
        <w:left w:val="none" w:sz="0" w:space="0" w:color="auto"/>
        <w:bottom w:val="none" w:sz="0" w:space="0" w:color="auto"/>
        <w:right w:val="none" w:sz="0" w:space="0" w:color="auto"/>
      </w:divBdr>
    </w:div>
    <w:div w:id="342126154">
      <w:marLeft w:val="640"/>
      <w:marRight w:val="0"/>
      <w:marTop w:val="0"/>
      <w:marBottom w:val="0"/>
      <w:divBdr>
        <w:top w:val="none" w:sz="0" w:space="0" w:color="auto"/>
        <w:left w:val="none" w:sz="0" w:space="0" w:color="auto"/>
        <w:bottom w:val="none" w:sz="0" w:space="0" w:color="auto"/>
        <w:right w:val="none" w:sz="0" w:space="0" w:color="auto"/>
      </w:divBdr>
    </w:div>
    <w:div w:id="342130150">
      <w:marLeft w:val="640"/>
      <w:marRight w:val="0"/>
      <w:marTop w:val="0"/>
      <w:marBottom w:val="0"/>
      <w:divBdr>
        <w:top w:val="none" w:sz="0" w:space="0" w:color="auto"/>
        <w:left w:val="none" w:sz="0" w:space="0" w:color="auto"/>
        <w:bottom w:val="none" w:sz="0" w:space="0" w:color="auto"/>
        <w:right w:val="none" w:sz="0" w:space="0" w:color="auto"/>
      </w:divBdr>
    </w:div>
    <w:div w:id="342242119">
      <w:marLeft w:val="640"/>
      <w:marRight w:val="0"/>
      <w:marTop w:val="0"/>
      <w:marBottom w:val="0"/>
      <w:divBdr>
        <w:top w:val="none" w:sz="0" w:space="0" w:color="auto"/>
        <w:left w:val="none" w:sz="0" w:space="0" w:color="auto"/>
        <w:bottom w:val="none" w:sz="0" w:space="0" w:color="auto"/>
        <w:right w:val="none" w:sz="0" w:space="0" w:color="auto"/>
      </w:divBdr>
    </w:div>
    <w:div w:id="342316889">
      <w:marLeft w:val="640"/>
      <w:marRight w:val="0"/>
      <w:marTop w:val="0"/>
      <w:marBottom w:val="0"/>
      <w:divBdr>
        <w:top w:val="none" w:sz="0" w:space="0" w:color="auto"/>
        <w:left w:val="none" w:sz="0" w:space="0" w:color="auto"/>
        <w:bottom w:val="none" w:sz="0" w:space="0" w:color="auto"/>
        <w:right w:val="none" w:sz="0" w:space="0" w:color="auto"/>
      </w:divBdr>
    </w:div>
    <w:div w:id="342321637">
      <w:marLeft w:val="640"/>
      <w:marRight w:val="0"/>
      <w:marTop w:val="0"/>
      <w:marBottom w:val="0"/>
      <w:divBdr>
        <w:top w:val="none" w:sz="0" w:space="0" w:color="auto"/>
        <w:left w:val="none" w:sz="0" w:space="0" w:color="auto"/>
        <w:bottom w:val="none" w:sz="0" w:space="0" w:color="auto"/>
        <w:right w:val="none" w:sz="0" w:space="0" w:color="auto"/>
      </w:divBdr>
    </w:div>
    <w:div w:id="342362508">
      <w:marLeft w:val="640"/>
      <w:marRight w:val="0"/>
      <w:marTop w:val="0"/>
      <w:marBottom w:val="0"/>
      <w:divBdr>
        <w:top w:val="none" w:sz="0" w:space="0" w:color="auto"/>
        <w:left w:val="none" w:sz="0" w:space="0" w:color="auto"/>
        <w:bottom w:val="none" w:sz="0" w:space="0" w:color="auto"/>
        <w:right w:val="none" w:sz="0" w:space="0" w:color="auto"/>
      </w:divBdr>
    </w:div>
    <w:div w:id="342513358">
      <w:marLeft w:val="640"/>
      <w:marRight w:val="0"/>
      <w:marTop w:val="0"/>
      <w:marBottom w:val="0"/>
      <w:divBdr>
        <w:top w:val="none" w:sz="0" w:space="0" w:color="auto"/>
        <w:left w:val="none" w:sz="0" w:space="0" w:color="auto"/>
        <w:bottom w:val="none" w:sz="0" w:space="0" w:color="auto"/>
        <w:right w:val="none" w:sz="0" w:space="0" w:color="auto"/>
      </w:divBdr>
    </w:div>
    <w:div w:id="342515663">
      <w:marLeft w:val="640"/>
      <w:marRight w:val="0"/>
      <w:marTop w:val="0"/>
      <w:marBottom w:val="0"/>
      <w:divBdr>
        <w:top w:val="none" w:sz="0" w:space="0" w:color="auto"/>
        <w:left w:val="none" w:sz="0" w:space="0" w:color="auto"/>
        <w:bottom w:val="none" w:sz="0" w:space="0" w:color="auto"/>
        <w:right w:val="none" w:sz="0" w:space="0" w:color="auto"/>
      </w:divBdr>
    </w:div>
    <w:div w:id="342560019">
      <w:marLeft w:val="640"/>
      <w:marRight w:val="0"/>
      <w:marTop w:val="0"/>
      <w:marBottom w:val="0"/>
      <w:divBdr>
        <w:top w:val="none" w:sz="0" w:space="0" w:color="auto"/>
        <w:left w:val="none" w:sz="0" w:space="0" w:color="auto"/>
        <w:bottom w:val="none" w:sz="0" w:space="0" w:color="auto"/>
        <w:right w:val="none" w:sz="0" w:space="0" w:color="auto"/>
      </w:divBdr>
    </w:div>
    <w:div w:id="342560814">
      <w:marLeft w:val="640"/>
      <w:marRight w:val="0"/>
      <w:marTop w:val="0"/>
      <w:marBottom w:val="0"/>
      <w:divBdr>
        <w:top w:val="none" w:sz="0" w:space="0" w:color="auto"/>
        <w:left w:val="none" w:sz="0" w:space="0" w:color="auto"/>
        <w:bottom w:val="none" w:sz="0" w:space="0" w:color="auto"/>
        <w:right w:val="none" w:sz="0" w:space="0" w:color="auto"/>
      </w:divBdr>
    </w:div>
    <w:div w:id="342585560">
      <w:marLeft w:val="640"/>
      <w:marRight w:val="0"/>
      <w:marTop w:val="0"/>
      <w:marBottom w:val="0"/>
      <w:divBdr>
        <w:top w:val="none" w:sz="0" w:space="0" w:color="auto"/>
        <w:left w:val="none" w:sz="0" w:space="0" w:color="auto"/>
        <w:bottom w:val="none" w:sz="0" w:space="0" w:color="auto"/>
        <w:right w:val="none" w:sz="0" w:space="0" w:color="auto"/>
      </w:divBdr>
    </w:div>
    <w:div w:id="342587191">
      <w:marLeft w:val="640"/>
      <w:marRight w:val="0"/>
      <w:marTop w:val="0"/>
      <w:marBottom w:val="0"/>
      <w:divBdr>
        <w:top w:val="none" w:sz="0" w:space="0" w:color="auto"/>
        <w:left w:val="none" w:sz="0" w:space="0" w:color="auto"/>
        <w:bottom w:val="none" w:sz="0" w:space="0" w:color="auto"/>
        <w:right w:val="none" w:sz="0" w:space="0" w:color="auto"/>
      </w:divBdr>
    </w:div>
    <w:div w:id="342627443">
      <w:marLeft w:val="640"/>
      <w:marRight w:val="0"/>
      <w:marTop w:val="0"/>
      <w:marBottom w:val="0"/>
      <w:divBdr>
        <w:top w:val="none" w:sz="0" w:space="0" w:color="auto"/>
        <w:left w:val="none" w:sz="0" w:space="0" w:color="auto"/>
        <w:bottom w:val="none" w:sz="0" w:space="0" w:color="auto"/>
        <w:right w:val="none" w:sz="0" w:space="0" w:color="auto"/>
      </w:divBdr>
    </w:div>
    <w:div w:id="342636583">
      <w:marLeft w:val="640"/>
      <w:marRight w:val="0"/>
      <w:marTop w:val="0"/>
      <w:marBottom w:val="0"/>
      <w:divBdr>
        <w:top w:val="none" w:sz="0" w:space="0" w:color="auto"/>
        <w:left w:val="none" w:sz="0" w:space="0" w:color="auto"/>
        <w:bottom w:val="none" w:sz="0" w:space="0" w:color="auto"/>
        <w:right w:val="none" w:sz="0" w:space="0" w:color="auto"/>
      </w:divBdr>
    </w:div>
    <w:div w:id="342825345">
      <w:marLeft w:val="640"/>
      <w:marRight w:val="0"/>
      <w:marTop w:val="0"/>
      <w:marBottom w:val="0"/>
      <w:divBdr>
        <w:top w:val="none" w:sz="0" w:space="0" w:color="auto"/>
        <w:left w:val="none" w:sz="0" w:space="0" w:color="auto"/>
        <w:bottom w:val="none" w:sz="0" w:space="0" w:color="auto"/>
        <w:right w:val="none" w:sz="0" w:space="0" w:color="auto"/>
      </w:divBdr>
    </w:div>
    <w:div w:id="342830459">
      <w:marLeft w:val="640"/>
      <w:marRight w:val="0"/>
      <w:marTop w:val="0"/>
      <w:marBottom w:val="0"/>
      <w:divBdr>
        <w:top w:val="none" w:sz="0" w:space="0" w:color="auto"/>
        <w:left w:val="none" w:sz="0" w:space="0" w:color="auto"/>
        <w:bottom w:val="none" w:sz="0" w:space="0" w:color="auto"/>
        <w:right w:val="none" w:sz="0" w:space="0" w:color="auto"/>
      </w:divBdr>
    </w:div>
    <w:div w:id="342972385">
      <w:marLeft w:val="640"/>
      <w:marRight w:val="0"/>
      <w:marTop w:val="0"/>
      <w:marBottom w:val="0"/>
      <w:divBdr>
        <w:top w:val="none" w:sz="0" w:space="0" w:color="auto"/>
        <w:left w:val="none" w:sz="0" w:space="0" w:color="auto"/>
        <w:bottom w:val="none" w:sz="0" w:space="0" w:color="auto"/>
        <w:right w:val="none" w:sz="0" w:space="0" w:color="auto"/>
      </w:divBdr>
    </w:div>
    <w:div w:id="342976898">
      <w:marLeft w:val="640"/>
      <w:marRight w:val="0"/>
      <w:marTop w:val="0"/>
      <w:marBottom w:val="0"/>
      <w:divBdr>
        <w:top w:val="none" w:sz="0" w:space="0" w:color="auto"/>
        <w:left w:val="none" w:sz="0" w:space="0" w:color="auto"/>
        <w:bottom w:val="none" w:sz="0" w:space="0" w:color="auto"/>
        <w:right w:val="none" w:sz="0" w:space="0" w:color="auto"/>
      </w:divBdr>
    </w:div>
    <w:div w:id="342980338">
      <w:marLeft w:val="640"/>
      <w:marRight w:val="0"/>
      <w:marTop w:val="0"/>
      <w:marBottom w:val="0"/>
      <w:divBdr>
        <w:top w:val="none" w:sz="0" w:space="0" w:color="auto"/>
        <w:left w:val="none" w:sz="0" w:space="0" w:color="auto"/>
        <w:bottom w:val="none" w:sz="0" w:space="0" w:color="auto"/>
        <w:right w:val="none" w:sz="0" w:space="0" w:color="auto"/>
      </w:divBdr>
    </w:div>
    <w:div w:id="343094322">
      <w:marLeft w:val="640"/>
      <w:marRight w:val="0"/>
      <w:marTop w:val="0"/>
      <w:marBottom w:val="0"/>
      <w:divBdr>
        <w:top w:val="none" w:sz="0" w:space="0" w:color="auto"/>
        <w:left w:val="none" w:sz="0" w:space="0" w:color="auto"/>
        <w:bottom w:val="none" w:sz="0" w:space="0" w:color="auto"/>
        <w:right w:val="none" w:sz="0" w:space="0" w:color="auto"/>
      </w:divBdr>
    </w:div>
    <w:div w:id="343097929">
      <w:marLeft w:val="640"/>
      <w:marRight w:val="0"/>
      <w:marTop w:val="0"/>
      <w:marBottom w:val="0"/>
      <w:divBdr>
        <w:top w:val="none" w:sz="0" w:space="0" w:color="auto"/>
        <w:left w:val="none" w:sz="0" w:space="0" w:color="auto"/>
        <w:bottom w:val="none" w:sz="0" w:space="0" w:color="auto"/>
        <w:right w:val="none" w:sz="0" w:space="0" w:color="auto"/>
      </w:divBdr>
    </w:div>
    <w:div w:id="343173839">
      <w:marLeft w:val="640"/>
      <w:marRight w:val="0"/>
      <w:marTop w:val="0"/>
      <w:marBottom w:val="0"/>
      <w:divBdr>
        <w:top w:val="none" w:sz="0" w:space="0" w:color="auto"/>
        <w:left w:val="none" w:sz="0" w:space="0" w:color="auto"/>
        <w:bottom w:val="none" w:sz="0" w:space="0" w:color="auto"/>
        <w:right w:val="none" w:sz="0" w:space="0" w:color="auto"/>
      </w:divBdr>
    </w:div>
    <w:div w:id="343289593">
      <w:marLeft w:val="640"/>
      <w:marRight w:val="0"/>
      <w:marTop w:val="0"/>
      <w:marBottom w:val="0"/>
      <w:divBdr>
        <w:top w:val="none" w:sz="0" w:space="0" w:color="auto"/>
        <w:left w:val="none" w:sz="0" w:space="0" w:color="auto"/>
        <w:bottom w:val="none" w:sz="0" w:space="0" w:color="auto"/>
        <w:right w:val="none" w:sz="0" w:space="0" w:color="auto"/>
      </w:divBdr>
    </w:div>
    <w:div w:id="343437717">
      <w:marLeft w:val="640"/>
      <w:marRight w:val="0"/>
      <w:marTop w:val="0"/>
      <w:marBottom w:val="0"/>
      <w:divBdr>
        <w:top w:val="none" w:sz="0" w:space="0" w:color="auto"/>
        <w:left w:val="none" w:sz="0" w:space="0" w:color="auto"/>
        <w:bottom w:val="none" w:sz="0" w:space="0" w:color="auto"/>
        <w:right w:val="none" w:sz="0" w:space="0" w:color="auto"/>
      </w:divBdr>
    </w:div>
    <w:div w:id="343439937">
      <w:marLeft w:val="640"/>
      <w:marRight w:val="0"/>
      <w:marTop w:val="0"/>
      <w:marBottom w:val="0"/>
      <w:divBdr>
        <w:top w:val="none" w:sz="0" w:space="0" w:color="auto"/>
        <w:left w:val="none" w:sz="0" w:space="0" w:color="auto"/>
        <w:bottom w:val="none" w:sz="0" w:space="0" w:color="auto"/>
        <w:right w:val="none" w:sz="0" w:space="0" w:color="auto"/>
      </w:divBdr>
    </w:div>
    <w:div w:id="343478150">
      <w:marLeft w:val="640"/>
      <w:marRight w:val="0"/>
      <w:marTop w:val="0"/>
      <w:marBottom w:val="0"/>
      <w:divBdr>
        <w:top w:val="none" w:sz="0" w:space="0" w:color="auto"/>
        <w:left w:val="none" w:sz="0" w:space="0" w:color="auto"/>
        <w:bottom w:val="none" w:sz="0" w:space="0" w:color="auto"/>
        <w:right w:val="none" w:sz="0" w:space="0" w:color="auto"/>
      </w:divBdr>
    </w:div>
    <w:div w:id="343559061">
      <w:marLeft w:val="640"/>
      <w:marRight w:val="0"/>
      <w:marTop w:val="0"/>
      <w:marBottom w:val="0"/>
      <w:divBdr>
        <w:top w:val="none" w:sz="0" w:space="0" w:color="auto"/>
        <w:left w:val="none" w:sz="0" w:space="0" w:color="auto"/>
        <w:bottom w:val="none" w:sz="0" w:space="0" w:color="auto"/>
        <w:right w:val="none" w:sz="0" w:space="0" w:color="auto"/>
      </w:divBdr>
    </w:div>
    <w:div w:id="343626980">
      <w:marLeft w:val="640"/>
      <w:marRight w:val="0"/>
      <w:marTop w:val="0"/>
      <w:marBottom w:val="0"/>
      <w:divBdr>
        <w:top w:val="none" w:sz="0" w:space="0" w:color="auto"/>
        <w:left w:val="none" w:sz="0" w:space="0" w:color="auto"/>
        <w:bottom w:val="none" w:sz="0" w:space="0" w:color="auto"/>
        <w:right w:val="none" w:sz="0" w:space="0" w:color="auto"/>
      </w:divBdr>
    </w:div>
    <w:div w:id="343633890">
      <w:marLeft w:val="640"/>
      <w:marRight w:val="0"/>
      <w:marTop w:val="0"/>
      <w:marBottom w:val="0"/>
      <w:divBdr>
        <w:top w:val="none" w:sz="0" w:space="0" w:color="auto"/>
        <w:left w:val="none" w:sz="0" w:space="0" w:color="auto"/>
        <w:bottom w:val="none" w:sz="0" w:space="0" w:color="auto"/>
        <w:right w:val="none" w:sz="0" w:space="0" w:color="auto"/>
      </w:divBdr>
    </w:div>
    <w:div w:id="343678574">
      <w:marLeft w:val="640"/>
      <w:marRight w:val="0"/>
      <w:marTop w:val="0"/>
      <w:marBottom w:val="0"/>
      <w:divBdr>
        <w:top w:val="none" w:sz="0" w:space="0" w:color="auto"/>
        <w:left w:val="none" w:sz="0" w:space="0" w:color="auto"/>
        <w:bottom w:val="none" w:sz="0" w:space="0" w:color="auto"/>
        <w:right w:val="none" w:sz="0" w:space="0" w:color="auto"/>
      </w:divBdr>
    </w:div>
    <w:div w:id="343749144">
      <w:marLeft w:val="640"/>
      <w:marRight w:val="0"/>
      <w:marTop w:val="0"/>
      <w:marBottom w:val="0"/>
      <w:divBdr>
        <w:top w:val="none" w:sz="0" w:space="0" w:color="auto"/>
        <w:left w:val="none" w:sz="0" w:space="0" w:color="auto"/>
        <w:bottom w:val="none" w:sz="0" w:space="0" w:color="auto"/>
        <w:right w:val="none" w:sz="0" w:space="0" w:color="auto"/>
      </w:divBdr>
    </w:div>
    <w:div w:id="343752143">
      <w:marLeft w:val="640"/>
      <w:marRight w:val="0"/>
      <w:marTop w:val="0"/>
      <w:marBottom w:val="0"/>
      <w:divBdr>
        <w:top w:val="none" w:sz="0" w:space="0" w:color="auto"/>
        <w:left w:val="none" w:sz="0" w:space="0" w:color="auto"/>
        <w:bottom w:val="none" w:sz="0" w:space="0" w:color="auto"/>
        <w:right w:val="none" w:sz="0" w:space="0" w:color="auto"/>
      </w:divBdr>
    </w:div>
    <w:div w:id="343897492">
      <w:marLeft w:val="640"/>
      <w:marRight w:val="0"/>
      <w:marTop w:val="0"/>
      <w:marBottom w:val="0"/>
      <w:divBdr>
        <w:top w:val="none" w:sz="0" w:space="0" w:color="auto"/>
        <w:left w:val="none" w:sz="0" w:space="0" w:color="auto"/>
        <w:bottom w:val="none" w:sz="0" w:space="0" w:color="auto"/>
        <w:right w:val="none" w:sz="0" w:space="0" w:color="auto"/>
      </w:divBdr>
    </w:div>
    <w:div w:id="343898013">
      <w:marLeft w:val="640"/>
      <w:marRight w:val="0"/>
      <w:marTop w:val="0"/>
      <w:marBottom w:val="0"/>
      <w:divBdr>
        <w:top w:val="none" w:sz="0" w:space="0" w:color="auto"/>
        <w:left w:val="none" w:sz="0" w:space="0" w:color="auto"/>
        <w:bottom w:val="none" w:sz="0" w:space="0" w:color="auto"/>
        <w:right w:val="none" w:sz="0" w:space="0" w:color="auto"/>
      </w:divBdr>
    </w:div>
    <w:div w:id="343898840">
      <w:marLeft w:val="640"/>
      <w:marRight w:val="0"/>
      <w:marTop w:val="0"/>
      <w:marBottom w:val="0"/>
      <w:divBdr>
        <w:top w:val="none" w:sz="0" w:space="0" w:color="auto"/>
        <w:left w:val="none" w:sz="0" w:space="0" w:color="auto"/>
        <w:bottom w:val="none" w:sz="0" w:space="0" w:color="auto"/>
        <w:right w:val="none" w:sz="0" w:space="0" w:color="auto"/>
      </w:divBdr>
    </w:div>
    <w:div w:id="343899385">
      <w:marLeft w:val="640"/>
      <w:marRight w:val="0"/>
      <w:marTop w:val="0"/>
      <w:marBottom w:val="0"/>
      <w:divBdr>
        <w:top w:val="none" w:sz="0" w:space="0" w:color="auto"/>
        <w:left w:val="none" w:sz="0" w:space="0" w:color="auto"/>
        <w:bottom w:val="none" w:sz="0" w:space="0" w:color="auto"/>
        <w:right w:val="none" w:sz="0" w:space="0" w:color="auto"/>
      </w:divBdr>
    </w:div>
    <w:div w:id="343939902">
      <w:marLeft w:val="640"/>
      <w:marRight w:val="0"/>
      <w:marTop w:val="0"/>
      <w:marBottom w:val="0"/>
      <w:divBdr>
        <w:top w:val="none" w:sz="0" w:space="0" w:color="auto"/>
        <w:left w:val="none" w:sz="0" w:space="0" w:color="auto"/>
        <w:bottom w:val="none" w:sz="0" w:space="0" w:color="auto"/>
        <w:right w:val="none" w:sz="0" w:space="0" w:color="auto"/>
      </w:divBdr>
    </w:div>
    <w:div w:id="344136207">
      <w:marLeft w:val="640"/>
      <w:marRight w:val="0"/>
      <w:marTop w:val="0"/>
      <w:marBottom w:val="0"/>
      <w:divBdr>
        <w:top w:val="none" w:sz="0" w:space="0" w:color="auto"/>
        <w:left w:val="none" w:sz="0" w:space="0" w:color="auto"/>
        <w:bottom w:val="none" w:sz="0" w:space="0" w:color="auto"/>
        <w:right w:val="none" w:sz="0" w:space="0" w:color="auto"/>
      </w:divBdr>
    </w:div>
    <w:div w:id="344207421">
      <w:marLeft w:val="640"/>
      <w:marRight w:val="0"/>
      <w:marTop w:val="0"/>
      <w:marBottom w:val="0"/>
      <w:divBdr>
        <w:top w:val="none" w:sz="0" w:space="0" w:color="auto"/>
        <w:left w:val="none" w:sz="0" w:space="0" w:color="auto"/>
        <w:bottom w:val="none" w:sz="0" w:space="0" w:color="auto"/>
        <w:right w:val="none" w:sz="0" w:space="0" w:color="auto"/>
      </w:divBdr>
    </w:div>
    <w:div w:id="344207851">
      <w:marLeft w:val="640"/>
      <w:marRight w:val="0"/>
      <w:marTop w:val="0"/>
      <w:marBottom w:val="0"/>
      <w:divBdr>
        <w:top w:val="none" w:sz="0" w:space="0" w:color="auto"/>
        <w:left w:val="none" w:sz="0" w:space="0" w:color="auto"/>
        <w:bottom w:val="none" w:sz="0" w:space="0" w:color="auto"/>
        <w:right w:val="none" w:sz="0" w:space="0" w:color="auto"/>
      </w:divBdr>
    </w:div>
    <w:div w:id="344207874">
      <w:marLeft w:val="640"/>
      <w:marRight w:val="0"/>
      <w:marTop w:val="0"/>
      <w:marBottom w:val="0"/>
      <w:divBdr>
        <w:top w:val="none" w:sz="0" w:space="0" w:color="auto"/>
        <w:left w:val="none" w:sz="0" w:space="0" w:color="auto"/>
        <w:bottom w:val="none" w:sz="0" w:space="0" w:color="auto"/>
        <w:right w:val="none" w:sz="0" w:space="0" w:color="auto"/>
      </w:divBdr>
    </w:div>
    <w:div w:id="344214073">
      <w:marLeft w:val="640"/>
      <w:marRight w:val="0"/>
      <w:marTop w:val="0"/>
      <w:marBottom w:val="0"/>
      <w:divBdr>
        <w:top w:val="none" w:sz="0" w:space="0" w:color="auto"/>
        <w:left w:val="none" w:sz="0" w:space="0" w:color="auto"/>
        <w:bottom w:val="none" w:sz="0" w:space="0" w:color="auto"/>
        <w:right w:val="none" w:sz="0" w:space="0" w:color="auto"/>
      </w:divBdr>
    </w:div>
    <w:div w:id="344291293">
      <w:marLeft w:val="640"/>
      <w:marRight w:val="0"/>
      <w:marTop w:val="0"/>
      <w:marBottom w:val="0"/>
      <w:divBdr>
        <w:top w:val="none" w:sz="0" w:space="0" w:color="auto"/>
        <w:left w:val="none" w:sz="0" w:space="0" w:color="auto"/>
        <w:bottom w:val="none" w:sz="0" w:space="0" w:color="auto"/>
        <w:right w:val="none" w:sz="0" w:space="0" w:color="auto"/>
      </w:divBdr>
    </w:div>
    <w:div w:id="344330181">
      <w:marLeft w:val="640"/>
      <w:marRight w:val="0"/>
      <w:marTop w:val="0"/>
      <w:marBottom w:val="0"/>
      <w:divBdr>
        <w:top w:val="none" w:sz="0" w:space="0" w:color="auto"/>
        <w:left w:val="none" w:sz="0" w:space="0" w:color="auto"/>
        <w:bottom w:val="none" w:sz="0" w:space="0" w:color="auto"/>
        <w:right w:val="none" w:sz="0" w:space="0" w:color="auto"/>
      </w:divBdr>
    </w:div>
    <w:div w:id="344550717">
      <w:marLeft w:val="640"/>
      <w:marRight w:val="0"/>
      <w:marTop w:val="0"/>
      <w:marBottom w:val="0"/>
      <w:divBdr>
        <w:top w:val="none" w:sz="0" w:space="0" w:color="auto"/>
        <w:left w:val="none" w:sz="0" w:space="0" w:color="auto"/>
        <w:bottom w:val="none" w:sz="0" w:space="0" w:color="auto"/>
        <w:right w:val="none" w:sz="0" w:space="0" w:color="auto"/>
      </w:divBdr>
    </w:div>
    <w:div w:id="344669593">
      <w:bodyDiv w:val="1"/>
      <w:marLeft w:val="0"/>
      <w:marRight w:val="0"/>
      <w:marTop w:val="0"/>
      <w:marBottom w:val="0"/>
      <w:divBdr>
        <w:top w:val="none" w:sz="0" w:space="0" w:color="auto"/>
        <w:left w:val="none" w:sz="0" w:space="0" w:color="auto"/>
        <w:bottom w:val="none" w:sz="0" w:space="0" w:color="auto"/>
        <w:right w:val="none" w:sz="0" w:space="0" w:color="auto"/>
      </w:divBdr>
    </w:div>
    <w:div w:id="344669989">
      <w:marLeft w:val="640"/>
      <w:marRight w:val="0"/>
      <w:marTop w:val="0"/>
      <w:marBottom w:val="0"/>
      <w:divBdr>
        <w:top w:val="none" w:sz="0" w:space="0" w:color="auto"/>
        <w:left w:val="none" w:sz="0" w:space="0" w:color="auto"/>
        <w:bottom w:val="none" w:sz="0" w:space="0" w:color="auto"/>
        <w:right w:val="none" w:sz="0" w:space="0" w:color="auto"/>
      </w:divBdr>
    </w:div>
    <w:div w:id="344670982">
      <w:marLeft w:val="640"/>
      <w:marRight w:val="0"/>
      <w:marTop w:val="0"/>
      <w:marBottom w:val="0"/>
      <w:divBdr>
        <w:top w:val="none" w:sz="0" w:space="0" w:color="auto"/>
        <w:left w:val="none" w:sz="0" w:space="0" w:color="auto"/>
        <w:bottom w:val="none" w:sz="0" w:space="0" w:color="auto"/>
        <w:right w:val="none" w:sz="0" w:space="0" w:color="auto"/>
      </w:divBdr>
    </w:div>
    <w:div w:id="344674822">
      <w:marLeft w:val="640"/>
      <w:marRight w:val="0"/>
      <w:marTop w:val="0"/>
      <w:marBottom w:val="0"/>
      <w:divBdr>
        <w:top w:val="none" w:sz="0" w:space="0" w:color="auto"/>
        <w:left w:val="none" w:sz="0" w:space="0" w:color="auto"/>
        <w:bottom w:val="none" w:sz="0" w:space="0" w:color="auto"/>
        <w:right w:val="none" w:sz="0" w:space="0" w:color="auto"/>
      </w:divBdr>
    </w:div>
    <w:div w:id="344794108">
      <w:marLeft w:val="640"/>
      <w:marRight w:val="0"/>
      <w:marTop w:val="0"/>
      <w:marBottom w:val="0"/>
      <w:divBdr>
        <w:top w:val="none" w:sz="0" w:space="0" w:color="auto"/>
        <w:left w:val="none" w:sz="0" w:space="0" w:color="auto"/>
        <w:bottom w:val="none" w:sz="0" w:space="0" w:color="auto"/>
        <w:right w:val="none" w:sz="0" w:space="0" w:color="auto"/>
      </w:divBdr>
    </w:div>
    <w:div w:id="344795897">
      <w:marLeft w:val="640"/>
      <w:marRight w:val="0"/>
      <w:marTop w:val="0"/>
      <w:marBottom w:val="0"/>
      <w:divBdr>
        <w:top w:val="none" w:sz="0" w:space="0" w:color="auto"/>
        <w:left w:val="none" w:sz="0" w:space="0" w:color="auto"/>
        <w:bottom w:val="none" w:sz="0" w:space="0" w:color="auto"/>
        <w:right w:val="none" w:sz="0" w:space="0" w:color="auto"/>
      </w:divBdr>
    </w:div>
    <w:div w:id="344864831">
      <w:marLeft w:val="640"/>
      <w:marRight w:val="0"/>
      <w:marTop w:val="0"/>
      <w:marBottom w:val="0"/>
      <w:divBdr>
        <w:top w:val="none" w:sz="0" w:space="0" w:color="auto"/>
        <w:left w:val="none" w:sz="0" w:space="0" w:color="auto"/>
        <w:bottom w:val="none" w:sz="0" w:space="0" w:color="auto"/>
        <w:right w:val="none" w:sz="0" w:space="0" w:color="auto"/>
      </w:divBdr>
    </w:div>
    <w:div w:id="344944042">
      <w:marLeft w:val="640"/>
      <w:marRight w:val="0"/>
      <w:marTop w:val="0"/>
      <w:marBottom w:val="0"/>
      <w:divBdr>
        <w:top w:val="none" w:sz="0" w:space="0" w:color="auto"/>
        <w:left w:val="none" w:sz="0" w:space="0" w:color="auto"/>
        <w:bottom w:val="none" w:sz="0" w:space="0" w:color="auto"/>
        <w:right w:val="none" w:sz="0" w:space="0" w:color="auto"/>
      </w:divBdr>
    </w:div>
    <w:div w:id="344946723">
      <w:marLeft w:val="640"/>
      <w:marRight w:val="0"/>
      <w:marTop w:val="0"/>
      <w:marBottom w:val="0"/>
      <w:divBdr>
        <w:top w:val="none" w:sz="0" w:space="0" w:color="auto"/>
        <w:left w:val="none" w:sz="0" w:space="0" w:color="auto"/>
        <w:bottom w:val="none" w:sz="0" w:space="0" w:color="auto"/>
        <w:right w:val="none" w:sz="0" w:space="0" w:color="auto"/>
      </w:divBdr>
    </w:div>
    <w:div w:id="344985897">
      <w:marLeft w:val="640"/>
      <w:marRight w:val="0"/>
      <w:marTop w:val="0"/>
      <w:marBottom w:val="0"/>
      <w:divBdr>
        <w:top w:val="none" w:sz="0" w:space="0" w:color="auto"/>
        <w:left w:val="none" w:sz="0" w:space="0" w:color="auto"/>
        <w:bottom w:val="none" w:sz="0" w:space="0" w:color="auto"/>
        <w:right w:val="none" w:sz="0" w:space="0" w:color="auto"/>
      </w:divBdr>
    </w:div>
    <w:div w:id="344988601">
      <w:marLeft w:val="640"/>
      <w:marRight w:val="0"/>
      <w:marTop w:val="0"/>
      <w:marBottom w:val="0"/>
      <w:divBdr>
        <w:top w:val="none" w:sz="0" w:space="0" w:color="auto"/>
        <w:left w:val="none" w:sz="0" w:space="0" w:color="auto"/>
        <w:bottom w:val="none" w:sz="0" w:space="0" w:color="auto"/>
        <w:right w:val="none" w:sz="0" w:space="0" w:color="auto"/>
      </w:divBdr>
    </w:div>
    <w:div w:id="344988835">
      <w:marLeft w:val="640"/>
      <w:marRight w:val="0"/>
      <w:marTop w:val="0"/>
      <w:marBottom w:val="0"/>
      <w:divBdr>
        <w:top w:val="none" w:sz="0" w:space="0" w:color="auto"/>
        <w:left w:val="none" w:sz="0" w:space="0" w:color="auto"/>
        <w:bottom w:val="none" w:sz="0" w:space="0" w:color="auto"/>
        <w:right w:val="none" w:sz="0" w:space="0" w:color="auto"/>
      </w:divBdr>
    </w:div>
    <w:div w:id="344989458">
      <w:marLeft w:val="640"/>
      <w:marRight w:val="0"/>
      <w:marTop w:val="0"/>
      <w:marBottom w:val="0"/>
      <w:divBdr>
        <w:top w:val="none" w:sz="0" w:space="0" w:color="auto"/>
        <w:left w:val="none" w:sz="0" w:space="0" w:color="auto"/>
        <w:bottom w:val="none" w:sz="0" w:space="0" w:color="auto"/>
        <w:right w:val="none" w:sz="0" w:space="0" w:color="auto"/>
      </w:divBdr>
    </w:div>
    <w:div w:id="345131868">
      <w:marLeft w:val="640"/>
      <w:marRight w:val="0"/>
      <w:marTop w:val="0"/>
      <w:marBottom w:val="0"/>
      <w:divBdr>
        <w:top w:val="none" w:sz="0" w:space="0" w:color="auto"/>
        <w:left w:val="none" w:sz="0" w:space="0" w:color="auto"/>
        <w:bottom w:val="none" w:sz="0" w:space="0" w:color="auto"/>
        <w:right w:val="none" w:sz="0" w:space="0" w:color="auto"/>
      </w:divBdr>
    </w:div>
    <w:div w:id="345178280">
      <w:marLeft w:val="640"/>
      <w:marRight w:val="0"/>
      <w:marTop w:val="0"/>
      <w:marBottom w:val="0"/>
      <w:divBdr>
        <w:top w:val="none" w:sz="0" w:space="0" w:color="auto"/>
        <w:left w:val="none" w:sz="0" w:space="0" w:color="auto"/>
        <w:bottom w:val="none" w:sz="0" w:space="0" w:color="auto"/>
        <w:right w:val="none" w:sz="0" w:space="0" w:color="auto"/>
      </w:divBdr>
    </w:div>
    <w:div w:id="345252215">
      <w:marLeft w:val="640"/>
      <w:marRight w:val="0"/>
      <w:marTop w:val="0"/>
      <w:marBottom w:val="0"/>
      <w:divBdr>
        <w:top w:val="none" w:sz="0" w:space="0" w:color="auto"/>
        <w:left w:val="none" w:sz="0" w:space="0" w:color="auto"/>
        <w:bottom w:val="none" w:sz="0" w:space="0" w:color="auto"/>
        <w:right w:val="none" w:sz="0" w:space="0" w:color="auto"/>
      </w:divBdr>
    </w:div>
    <w:div w:id="345254541">
      <w:marLeft w:val="640"/>
      <w:marRight w:val="0"/>
      <w:marTop w:val="0"/>
      <w:marBottom w:val="0"/>
      <w:divBdr>
        <w:top w:val="none" w:sz="0" w:space="0" w:color="auto"/>
        <w:left w:val="none" w:sz="0" w:space="0" w:color="auto"/>
        <w:bottom w:val="none" w:sz="0" w:space="0" w:color="auto"/>
        <w:right w:val="none" w:sz="0" w:space="0" w:color="auto"/>
      </w:divBdr>
    </w:div>
    <w:div w:id="345403231">
      <w:marLeft w:val="640"/>
      <w:marRight w:val="0"/>
      <w:marTop w:val="0"/>
      <w:marBottom w:val="0"/>
      <w:divBdr>
        <w:top w:val="none" w:sz="0" w:space="0" w:color="auto"/>
        <w:left w:val="none" w:sz="0" w:space="0" w:color="auto"/>
        <w:bottom w:val="none" w:sz="0" w:space="0" w:color="auto"/>
        <w:right w:val="none" w:sz="0" w:space="0" w:color="auto"/>
      </w:divBdr>
    </w:div>
    <w:div w:id="345443194">
      <w:marLeft w:val="640"/>
      <w:marRight w:val="0"/>
      <w:marTop w:val="0"/>
      <w:marBottom w:val="0"/>
      <w:divBdr>
        <w:top w:val="none" w:sz="0" w:space="0" w:color="auto"/>
        <w:left w:val="none" w:sz="0" w:space="0" w:color="auto"/>
        <w:bottom w:val="none" w:sz="0" w:space="0" w:color="auto"/>
        <w:right w:val="none" w:sz="0" w:space="0" w:color="auto"/>
      </w:divBdr>
    </w:div>
    <w:div w:id="345444848">
      <w:marLeft w:val="640"/>
      <w:marRight w:val="0"/>
      <w:marTop w:val="0"/>
      <w:marBottom w:val="0"/>
      <w:divBdr>
        <w:top w:val="none" w:sz="0" w:space="0" w:color="auto"/>
        <w:left w:val="none" w:sz="0" w:space="0" w:color="auto"/>
        <w:bottom w:val="none" w:sz="0" w:space="0" w:color="auto"/>
        <w:right w:val="none" w:sz="0" w:space="0" w:color="auto"/>
      </w:divBdr>
    </w:div>
    <w:div w:id="345524988">
      <w:marLeft w:val="640"/>
      <w:marRight w:val="0"/>
      <w:marTop w:val="0"/>
      <w:marBottom w:val="0"/>
      <w:divBdr>
        <w:top w:val="none" w:sz="0" w:space="0" w:color="auto"/>
        <w:left w:val="none" w:sz="0" w:space="0" w:color="auto"/>
        <w:bottom w:val="none" w:sz="0" w:space="0" w:color="auto"/>
        <w:right w:val="none" w:sz="0" w:space="0" w:color="auto"/>
      </w:divBdr>
    </w:div>
    <w:div w:id="345598194">
      <w:marLeft w:val="640"/>
      <w:marRight w:val="0"/>
      <w:marTop w:val="0"/>
      <w:marBottom w:val="0"/>
      <w:divBdr>
        <w:top w:val="none" w:sz="0" w:space="0" w:color="auto"/>
        <w:left w:val="none" w:sz="0" w:space="0" w:color="auto"/>
        <w:bottom w:val="none" w:sz="0" w:space="0" w:color="auto"/>
        <w:right w:val="none" w:sz="0" w:space="0" w:color="auto"/>
      </w:divBdr>
    </w:div>
    <w:div w:id="345640548">
      <w:marLeft w:val="640"/>
      <w:marRight w:val="0"/>
      <w:marTop w:val="0"/>
      <w:marBottom w:val="0"/>
      <w:divBdr>
        <w:top w:val="none" w:sz="0" w:space="0" w:color="auto"/>
        <w:left w:val="none" w:sz="0" w:space="0" w:color="auto"/>
        <w:bottom w:val="none" w:sz="0" w:space="0" w:color="auto"/>
        <w:right w:val="none" w:sz="0" w:space="0" w:color="auto"/>
      </w:divBdr>
    </w:div>
    <w:div w:id="345644162">
      <w:marLeft w:val="640"/>
      <w:marRight w:val="0"/>
      <w:marTop w:val="0"/>
      <w:marBottom w:val="0"/>
      <w:divBdr>
        <w:top w:val="none" w:sz="0" w:space="0" w:color="auto"/>
        <w:left w:val="none" w:sz="0" w:space="0" w:color="auto"/>
        <w:bottom w:val="none" w:sz="0" w:space="0" w:color="auto"/>
        <w:right w:val="none" w:sz="0" w:space="0" w:color="auto"/>
      </w:divBdr>
    </w:div>
    <w:div w:id="345644753">
      <w:marLeft w:val="640"/>
      <w:marRight w:val="0"/>
      <w:marTop w:val="0"/>
      <w:marBottom w:val="0"/>
      <w:divBdr>
        <w:top w:val="none" w:sz="0" w:space="0" w:color="auto"/>
        <w:left w:val="none" w:sz="0" w:space="0" w:color="auto"/>
        <w:bottom w:val="none" w:sz="0" w:space="0" w:color="auto"/>
        <w:right w:val="none" w:sz="0" w:space="0" w:color="auto"/>
      </w:divBdr>
    </w:div>
    <w:div w:id="345669054">
      <w:marLeft w:val="640"/>
      <w:marRight w:val="0"/>
      <w:marTop w:val="0"/>
      <w:marBottom w:val="0"/>
      <w:divBdr>
        <w:top w:val="none" w:sz="0" w:space="0" w:color="auto"/>
        <w:left w:val="none" w:sz="0" w:space="0" w:color="auto"/>
        <w:bottom w:val="none" w:sz="0" w:space="0" w:color="auto"/>
        <w:right w:val="none" w:sz="0" w:space="0" w:color="auto"/>
      </w:divBdr>
    </w:div>
    <w:div w:id="345720018">
      <w:marLeft w:val="640"/>
      <w:marRight w:val="0"/>
      <w:marTop w:val="0"/>
      <w:marBottom w:val="0"/>
      <w:divBdr>
        <w:top w:val="none" w:sz="0" w:space="0" w:color="auto"/>
        <w:left w:val="none" w:sz="0" w:space="0" w:color="auto"/>
        <w:bottom w:val="none" w:sz="0" w:space="0" w:color="auto"/>
        <w:right w:val="none" w:sz="0" w:space="0" w:color="auto"/>
      </w:divBdr>
    </w:div>
    <w:div w:id="345865013">
      <w:marLeft w:val="640"/>
      <w:marRight w:val="0"/>
      <w:marTop w:val="0"/>
      <w:marBottom w:val="0"/>
      <w:divBdr>
        <w:top w:val="none" w:sz="0" w:space="0" w:color="auto"/>
        <w:left w:val="none" w:sz="0" w:space="0" w:color="auto"/>
        <w:bottom w:val="none" w:sz="0" w:space="0" w:color="auto"/>
        <w:right w:val="none" w:sz="0" w:space="0" w:color="auto"/>
      </w:divBdr>
    </w:div>
    <w:div w:id="345904955">
      <w:marLeft w:val="640"/>
      <w:marRight w:val="0"/>
      <w:marTop w:val="0"/>
      <w:marBottom w:val="0"/>
      <w:divBdr>
        <w:top w:val="none" w:sz="0" w:space="0" w:color="auto"/>
        <w:left w:val="none" w:sz="0" w:space="0" w:color="auto"/>
        <w:bottom w:val="none" w:sz="0" w:space="0" w:color="auto"/>
        <w:right w:val="none" w:sz="0" w:space="0" w:color="auto"/>
      </w:divBdr>
    </w:div>
    <w:div w:id="345909861">
      <w:marLeft w:val="640"/>
      <w:marRight w:val="0"/>
      <w:marTop w:val="0"/>
      <w:marBottom w:val="0"/>
      <w:divBdr>
        <w:top w:val="none" w:sz="0" w:space="0" w:color="auto"/>
        <w:left w:val="none" w:sz="0" w:space="0" w:color="auto"/>
        <w:bottom w:val="none" w:sz="0" w:space="0" w:color="auto"/>
        <w:right w:val="none" w:sz="0" w:space="0" w:color="auto"/>
      </w:divBdr>
    </w:div>
    <w:div w:id="345912255">
      <w:marLeft w:val="640"/>
      <w:marRight w:val="0"/>
      <w:marTop w:val="0"/>
      <w:marBottom w:val="0"/>
      <w:divBdr>
        <w:top w:val="none" w:sz="0" w:space="0" w:color="auto"/>
        <w:left w:val="none" w:sz="0" w:space="0" w:color="auto"/>
        <w:bottom w:val="none" w:sz="0" w:space="0" w:color="auto"/>
        <w:right w:val="none" w:sz="0" w:space="0" w:color="auto"/>
      </w:divBdr>
    </w:div>
    <w:div w:id="345981812">
      <w:marLeft w:val="640"/>
      <w:marRight w:val="0"/>
      <w:marTop w:val="0"/>
      <w:marBottom w:val="0"/>
      <w:divBdr>
        <w:top w:val="none" w:sz="0" w:space="0" w:color="auto"/>
        <w:left w:val="none" w:sz="0" w:space="0" w:color="auto"/>
        <w:bottom w:val="none" w:sz="0" w:space="0" w:color="auto"/>
        <w:right w:val="none" w:sz="0" w:space="0" w:color="auto"/>
      </w:divBdr>
    </w:div>
    <w:div w:id="346062696">
      <w:marLeft w:val="640"/>
      <w:marRight w:val="0"/>
      <w:marTop w:val="0"/>
      <w:marBottom w:val="0"/>
      <w:divBdr>
        <w:top w:val="none" w:sz="0" w:space="0" w:color="auto"/>
        <w:left w:val="none" w:sz="0" w:space="0" w:color="auto"/>
        <w:bottom w:val="none" w:sz="0" w:space="0" w:color="auto"/>
        <w:right w:val="none" w:sz="0" w:space="0" w:color="auto"/>
      </w:divBdr>
    </w:div>
    <w:div w:id="346099982">
      <w:marLeft w:val="640"/>
      <w:marRight w:val="0"/>
      <w:marTop w:val="0"/>
      <w:marBottom w:val="0"/>
      <w:divBdr>
        <w:top w:val="none" w:sz="0" w:space="0" w:color="auto"/>
        <w:left w:val="none" w:sz="0" w:space="0" w:color="auto"/>
        <w:bottom w:val="none" w:sz="0" w:space="0" w:color="auto"/>
        <w:right w:val="none" w:sz="0" w:space="0" w:color="auto"/>
      </w:divBdr>
    </w:div>
    <w:div w:id="346104705">
      <w:marLeft w:val="640"/>
      <w:marRight w:val="0"/>
      <w:marTop w:val="0"/>
      <w:marBottom w:val="0"/>
      <w:divBdr>
        <w:top w:val="none" w:sz="0" w:space="0" w:color="auto"/>
        <w:left w:val="none" w:sz="0" w:space="0" w:color="auto"/>
        <w:bottom w:val="none" w:sz="0" w:space="0" w:color="auto"/>
        <w:right w:val="none" w:sz="0" w:space="0" w:color="auto"/>
      </w:divBdr>
    </w:div>
    <w:div w:id="346248184">
      <w:marLeft w:val="640"/>
      <w:marRight w:val="0"/>
      <w:marTop w:val="0"/>
      <w:marBottom w:val="0"/>
      <w:divBdr>
        <w:top w:val="none" w:sz="0" w:space="0" w:color="auto"/>
        <w:left w:val="none" w:sz="0" w:space="0" w:color="auto"/>
        <w:bottom w:val="none" w:sz="0" w:space="0" w:color="auto"/>
        <w:right w:val="none" w:sz="0" w:space="0" w:color="auto"/>
      </w:divBdr>
    </w:div>
    <w:div w:id="346254205">
      <w:marLeft w:val="640"/>
      <w:marRight w:val="0"/>
      <w:marTop w:val="0"/>
      <w:marBottom w:val="0"/>
      <w:divBdr>
        <w:top w:val="none" w:sz="0" w:space="0" w:color="auto"/>
        <w:left w:val="none" w:sz="0" w:space="0" w:color="auto"/>
        <w:bottom w:val="none" w:sz="0" w:space="0" w:color="auto"/>
        <w:right w:val="none" w:sz="0" w:space="0" w:color="auto"/>
      </w:divBdr>
    </w:div>
    <w:div w:id="346491249">
      <w:marLeft w:val="480"/>
      <w:marRight w:val="0"/>
      <w:marTop w:val="0"/>
      <w:marBottom w:val="0"/>
      <w:divBdr>
        <w:top w:val="none" w:sz="0" w:space="0" w:color="auto"/>
        <w:left w:val="none" w:sz="0" w:space="0" w:color="auto"/>
        <w:bottom w:val="none" w:sz="0" w:space="0" w:color="auto"/>
        <w:right w:val="none" w:sz="0" w:space="0" w:color="auto"/>
      </w:divBdr>
    </w:div>
    <w:div w:id="346563130">
      <w:marLeft w:val="640"/>
      <w:marRight w:val="0"/>
      <w:marTop w:val="0"/>
      <w:marBottom w:val="0"/>
      <w:divBdr>
        <w:top w:val="none" w:sz="0" w:space="0" w:color="auto"/>
        <w:left w:val="none" w:sz="0" w:space="0" w:color="auto"/>
        <w:bottom w:val="none" w:sz="0" w:space="0" w:color="auto"/>
        <w:right w:val="none" w:sz="0" w:space="0" w:color="auto"/>
      </w:divBdr>
    </w:div>
    <w:div w:id="346564515">
      <w:marLeft w:val="640"/>
      <w:marRight w:val="0"/>
      <w:marTop w:val="0"/>
      <w:marBottom w:val="0"/>
      <w:divBdr>
        <w:top w:val="none" w:sz="0" w:space="0" w:color="auto"/>
        <w:left w:val="none" w:sz="0" w:space="0" w:color="auto"/>
        <w:bottom w:val="none" w:sz="0" w:space="0" w:color="auto"/>
        <w:right w:val="none" w:sz="0" w:space="0" w:color="auto"/>
      </w:divBdr>
    </w:div>
    <w:div w:id="346634862">
      <w:marLeft w:val="640"/>
      <w:marRight w:val="0"/>
      <w:marTop w:val="0"/>
      <w:marBottom w:val="0"/>
      <w:divBdr>
        <w:top w:val="none" w:sz="0" w:space="0" w:color="auto"/>
        <w:left w:val="none" w:sz="0" w:space="0" w:color="auto"/>
        <w:bottom w:val="none" w:sz="0" w:space="0" w:color="auto"/>
        <w:right w:val="none" w:sz="0" w:space="0" w:color="auto"/>
      </w:divBdr>
    </w:div>
    <w:div w:id="346637518">
      <w:marLeft w:val="640"/>
      <w:marRight w:val="0"/>
      <w:marTop w:val="0"/>
      <w:marBottom w:val="0"/>
      <w:divBdr>
        <w:top w:val="none" w:sz="0" w:space="0" w:color="auto"/>
        <w:left w:val="none" w:sz="0" w:space="0" w:color="auto"/>
        <w:bottom w:val="none" w:sz="0" w:space="0" w:color="auto"/>
        <w:right w:val="none" w:sz="0" w:space="0" w:color="auto"/>
      </w:divBdr>
    </w:div>
    <w:div w:id="346641924">
      <w:marLeft w:val="640"/>
      <w:marRight w:val="0"/>
      <w:marTop w:val="0"/>
      <w:marBottom w:val="0"/>
      <w:divBdr>
        <w:top w:val="none" w:sz="0" w:space="0" w:color="auto"/>
        <w:left w:val="none" w:sz="0" w:space="0" w:color="auto"/>
        <w:bottom w:val="none" w:sz="0" w:space="0" w:color="auto"/>
        <w:right w:val="none" w:sz="0" w:space="0" w:color="auto"/>
      </w:divBdr>
    </w:div>
    <w:div w:id="346643751">
      <w:marLeft w:val="640"/>
      <w:marRight w:val="0"/>
      <w:marTop w:val="0"/>
      <w:marBottom w:val="0"/>
      <w:divBdr>
        <w:top w:val="none" w:sz="0" w:space="0" w:color="auto"/>
        <w:left w:val="none" w:sz="0" w:space="0" w:color="auto"/>
        <w:bottom w:val="none" w:sz="0" w:space="0" w:color="auto"/>
        <w:right w:val="none" w:sz="0" w:space="0" w:color="auto"/>
      </w:divBdr>
    </w:div>
    <w:div w:id="346710449">
      <w:marLeft w:val="640"/>
      <w:marRight w:val="0"/>
      <w:marTop w:val="0"/>
      <w:marBottom w:val="0"/>
      <w:divBdr>
        <w:top w:val="none" w:sz="0" w:space="0" w:color="auto"/>
        <w:left w:val="none" w:sz="0" w:space="0" w:color="auto"/>
        <w:bottom w:val="none" w:sz="0" w:space="0" w:color="auto"/>
        <w:right w:val="none" w:sz="0" w:space="0" w:color="auto"/>
      </w:divBdr>
    </w:div>
    <w:div w:id="346713866">
      <w:marLeft w:val="640"/>
      <w:marRight w:val="0"/>
      <w:marTop w:val="0"/>
      <w:marBottom w:val="0"/>
      <w:divBdr>
        <w:top w:val="none" w:sz="0" w:space="0" w:color="auto"/>
        <w:left w:val="none" w:sz="0" w:space="0" w:color="auto"/>
        <w:bottom w:val="none" w:sz="0" w:space="0" w:color="auto"/>
        <w:right w:val="none" w:sz="0" w:space="0" w:color="auto"/>
      </w:divBdr>
    </w:div>
    <w:div w:id="346718025">
      <w:marLeft w:val="640"/>
      <w:marRight w:val="0"/>
      <w:marTop w:val="0"/>
      <w:marBottom w:val="0"/>
      <w:divBdr>
        <w:top w:val="none" w:sz="0" w:space="0" w:color="auto"/>
        <w:left w:val="none" w:sz="0" w:space="0" w:color="auto"/>
        <w:bottom w:val="none" w:sz="0" w:space="0" w:color="auto"/>
        <w:right w:val="none" w:sz="0" w:space="0" w:color="auto"/>
      </w:divBdr>
    </w:div>
    <w:div w:id="346758130">
      <w:marLeft w:val="640"/>
      <w:marRight w:val="0"/>
      <w:marTop w:val="0"/>
      <w:marBottom w:val="0"/>
      <w:divBdr>
        <w:top w:val="none" w:sz="0" w:space="0" w:color="auto"/>
        <w:left w:val="none" w:sz="0" w:space="0" w:color="auto"/>
        <w:bottom w:val="none" w:sz="0" w:space="0" w:color="auto"/>
        <w:right w:val="none" w:sz="0" w:space="0" w:color="auto"/>
      </w:divBdr>
    </w:div>
    <w:div w:id="346761081">
      <w:marLeft w:val="640"/>
      <w:marRight w:val="0"/>
      <w:marTop w:val="0"/>
      <w:marBottom w:val="0"/>
      <w:divBdr>
        <w:top w:val="none" w:sz="0" w:space="0" w:color="auto"/>
        <w:left w:val="none" w:sz="0" w:space="0" w:color="auto"/>
        <w:bottom w:val="none" w:sz="0" w:space="0" w:color="auto"/>
        <w:right w:val="none" w:sz="0" w:space="0" w:color="auto"/>
      </w:divBdr>
    </w:div>
    <w:div w:id="346762149">
      <w:marLeft w:val="640"/>
      <w:marRight w:val="0"/>
      <w:marTop w:val="0"/>
      <w:marBottom w:val="0"/>
      <w:divBdr>
        <w:top w:val="none" w:sz="0" w:space="0" w:color="auto"/>
        <w:left w:val="none" w:sz="0" w:space="0" w:color="auto"/>
        <w:bottom w:val="none" w:sz="0" w:space="0" w:color="auto"/>
        <w:right w:val="none" w:sz="0" w:space="0" w:color="auto"/>
      </w:divBdr>
    </w:div>
    <w:div w:id="346831842">
      <w:marLeft w:val="640"/>
      <w:marRight w:val="0"/>
      <w:marTop w:val="0"/>
      <w:marBottom w:val="0"/>
      <w:divBdr>
        <w:top w:val="none" w:sz="0" w:space="0" w:color="auto"/>
        <w:left w:val="none" w:sz="0" w:space="0" w:color="auto"/>
        <w:bottom w:val="none" w:sz="0" w:space="0" w:color="auto"/>
        <w:right w:val="none" w:sz="0" w:space="0" w:color="auto"/>
      </w:divBdr>
    </w:div>
    <w:div w:id="346904248">
      <w:marLeft w:val="640"/>
      <w:marRight w:val="0"/>
      <w:marTop w:val="0"/>
      <w:marBottom w:val="0"/>
      <w:divBdr>
        <w:top w:val="none" w:sz="0" w:space="0" w:color="auto"/>
        <w:left w:val="none" w:sz="0" w:space="0" w:color="auto"/>
        <w:bottom w:val="none" w:sz="0" w:space="0" w:color="auto"/>
        <w:right w:val="none" w:sz="0" w:space="0" w:color="auto"/>
      </w:divBdr>
    </w:div>
    <w:div w:id="346907164">
      <w:marLeft w:val="640"/>
      <w:marRight w:val="0"/>
      <w:marTop w:val="0"/>
      <w:marBottom w:val="0"/>
      <w:divBdr>
        <w:top w:val="none" w:sz="0" w:space="0" w:color="auto"/>
        <w:left w:val="none" w:sz="0" w:space="0" w:color="auto"/>
        <w:bottom w:val="none" w:sz="0" w:space="0" w:color="auto"/>
        <w:right w:val="none" w:sz="0" w:space="0" w:color="auto"/>
      </w:divBdr>
    </w:div>
    <w:div w:id="346949342">
      <w:marLeft w:val="640"/>
      <w:marRight w:val="0"/>
      <w:marTop w:val="0"/>
      <w:marBottom w:val="0"/>
      <w:divBdr>
        <w:top w:val="none" w:sz="0" w:space="0" w:color="auto"/>
        <w:left w:val="none" w:sz="0" w:space="0" w:color="auto"/>
        <w:bottom w:val="none" w:sz="0" w:space="0" w:color="auto"/>
        <w:right w:val="none" w:sz="0" w:space="0" w:color="auto"/>
      </w:divBdr>
    </w:div>
    <w:div w:id="347029816">
      <w:marLeft w:val="640"/>
      <w:marRight w:val="0"/>
      <w:marTop w:val="0"/>
      <w:marBottom w:val="0"/>
      <w:divBdr>
        <w:top w:val="none" w:sz="0" w:space="0" w:color="auto"/>
        <w:left w:val="none" w:sz="0" w:space="0" w:color="auto"/>
        <w:bottom w:val="none" w:sz="0" w:space="0" w:color="auto"/>
        <w:right w:val="none" w:sz="0" w:space="0" w:color="auto"/>
      </w:divBdr>
    </w:div>
    <w:div w:id="347101420">
      <w:marLeft w:val="640"/>
      <w:marRight w:val="0"/>
      <w:marTop w:val="0"/>
      <w:marBottom w:val="0"/>
      <w:divBdr>
        <w:top w:val="none" w:sz="0" w:space="0" w:color="auto"/>
        <w:left w:val="none" w:sz="0" w:space="0" w:color="auto"/>
        <w:bottom w:val="none" w:sz="0" w:space="0" w:color="auto"/>
        <w:right w:val="none" w:sz="0" w:space="0" w:color="auto"/>
      </w:divBdr>
    </w:div>
    <w:div w:id="347172455">
      <w:marLeft w:val="640"/>
      <w:marRight w:val="0"/>
      <w:marTop w:val="0"/>
      <w:marBottom w:val="0"/>
      <w:divBdr>
        <w:top w:val="none" w:sz="0" w:space="0" w:color="auto"/>
        <w:left w:val="none" w:sz="0" w:space="0" w:color="auto"/>
        <w:bottom w:val="none" w:sz="0" w:space="0" w:color="auto"/>
        <w:right w:val="none" w:sz="0" w:space="0" w:color="auto"/>
      </w:divBdr>
    </w:div>
    <w:div w:id="347175747">
      <w:marLeft w:val="640"/>
      <w:marRight w:val="0"/>
      <w:marTop w:val="0"/>
      <w:marBottom w:val="0"/>
      <w:divBdr>
        <w:top w:val="none" w:sz="0" w:space="0" w:color="auto"/>
        <w:left w:val="none" w:sz="0" w:space="0" w:color="auto"/>
        <w:bottom w:val="none" w:sz="0" w:space="0" w:color="auto"/>
        <w:right w:val="none" w:sz="0" w:space="0" w:color="auto"/>
      </w:divBdr>
    </w:div>
    <w:div w:id="347222597">
      <w:marLeft w:val="640"/>
      <w:marRight w:val="0"/>
      <w:marTop w:val="0"/>
      <w:marBottom w:val="0"/>
      <w:divBdr>
        <w:top w:val="none" w:sz="0" w:space="0" w:color="auto"/>
        <w:left w:val="none" w:sz="0" w:space="0" w:color="auto"/>
        <w:bottom w:val="none" w:sz="0" w:space="0" w:color="auto"/>
        <w:right w:val="none" w:sz="0" w:space="0" w:color="auto"/>
      </w:divBdr>
    </w:div>
    <w:div w:id="347294887">
      <w:marLeft w:val="640"/>
      <w:marRight w:val="0"/>
      <w:marTop w:val="0"/>
      <w:marBottom w:val="0"/>
      <w:divBdr>
        <w:top w:val="none" w:sz="0" w:space="0" w:color="auto"/>
        <w:left w:val="none" w:sz="0" w:space="0" w:color="auto"/>
        <w:bottom w:val="none" w:sz="0" w:space="0" w:color="auto"/>
        <w:right w:val="none" w:sz="0" w:space="0" w:color="auto"/>
      </w:divBdr>
    </w:div>
    <w:div w:id="347297766">
      <w:marLeft w:val="640"/>
      <w:marRight w:val="0"/>
      <w:marTop w:val="0"/>
      <w:marBottom w:val="0"/>
      <w:divBdr>
        <w:top w:val="none" w:sz="0" w:space="0" w:color="auto"/>
        <w:left w:val="none" w:sz="0" w:space="0" w:color="auto"/>
        <w:bottom w:val="none" w:sz="0" w:space="0" w:color="auto"/>
        <w:right w:val="none" w:sz="0" w:space="0" w:color="auto"/>
      </w:divBdr>
    </w:div>
    <w:div w:id="347367267">
      <w:marLeft w:val="640"/>
      <w:marRight w:val="0"/>
      <w:marTop w:val="0"/>
      <w:marBottom w:val="0"/>
      <w:divBdr>
        <w:top w:val="none" w:sz="0" w:space="0" w:color="auto"/>
        <w:left w:val="none" w:sz="0" w:space="0" w:color="auto"/>
        <w:bottom w:val="none" w:sz="0" w:space="0" w:color="auto"/>
        <w:right w:val="none" w:sz="0" w:space="0" w:color="auto"/>
      </w:divBdr>
    </w:div>
    <w:div w:id="347408144">
      <w:marLeft w:val="640"/>
      <w:marRight w:val="0"/>
      <w:marTop w:val="0"/>
      <w:marBottom w:val="0"/>
      <w:divBdr>
        <w:top w:val="none" w:sz="0" w:space="0" w:color="auto"/>
        <w:left w:val="none" w:sz="0" w:space="0" w:color="auto"/>
        <w:bottom w:val="none" w:sz="0" w:space="0" w:color="auto"/>
        <w:right w:val="none" w:sz="0" w:space="0" w:color="auto"/>
      </w:divBdr>
    </w:div>
    <w:div w:id="347410536">
      <w:marLeft w:val="640"/>
      <w:marRight w:val="0"/>
      <w:marTop w:val="0"/>
      <w:marBottom w:val="0"/>
      <w:divBdr>
        <w:top w:val="none" w:sz="0" w:space="0" w:color="auto"/>
        <w:left w:val="none" w:sz="0" w:space="0" w:color="auto"/>
        <w:bottom w:val="none" w:sz="0" w:space="0" w:color="auto"/>
        <w:right w:val="none" w:sz="0" w:space="0" w:color="auto"/>
      </w:divBdr>
    </w:div>
    <w:div w:id="347411297">
      <w:marLeft w:val="640"/>
      <w:marRight w:val="0"/>
      <w:marTop w:val="0"/>
      <w:marBottom w:val="0"/>
      <w:divBdr>
        <w:top w:val="none" w:sz="0" w:space="0" w:color="auto"/>
        <w:left w:val="none" w:sz="0" w:space="0" w:color="auto"/>
        <w:bottom w:val="none" w:sz="0" w:space="0" w:color="auto"/>
        <w:right w:val="none" w:sz="0" w:space="0" w:color="auto"/>
      </w:divBdr>
    </w:div>
    <w:div w:id="347416165">
      <w:marLeft w:val="640"/>
      <w:marRight w:val="0"/>
      <w:marTop w:val="0"/>
      <w:marBottom w:val="0"/>
      <w:divBdr>
        <w:top w:val="none" w:sz="0" w:space="0" w:color="auto"/>
        <w:left w:val="none" w:sz="0" w:space="0" w:color="auto"/>
        <w:bottom w:val="none" w:sz="0" w:space="0" w:color="auto"/>
        <w:right w:val="none" w:sz="0" w:space="0" w:color="auto"/>
      </w:divBdr>
    </w:div>
    <w:div w:id="347488883">
      <w:marLeft w:val="640"/>
      <w:marRight w:val="0"/>
      <w:marTop w:val="0"/>
      <w:marBottom w:val="0"/>
      <w:divBdr>
        <w:top w:val="none" w:sz="0" w:space="0" w:color="auto"/>
        <w:left w:val="none" w:sz="0" w:space="0" w:color="auto"/>
        <w:bottom w:val="none" w:sz="0" w:space="0" w:color="auto"/>
        <w:right w:val="none" w:sz="0" w:space="0" w:color="auto"/>
      </w:divBdr>
    </w:div>
    <w:div w:id="347559998">
      <w:marLeft w:val="640"/>
      <w:marRight w:val="0"/>
      <w:marTop w:val="0"/>
      <w:marBottom w:val="0"/>
      <w:divBdr>
        <w:top w:val="none" w:sz="0" w:space="0" w:color="auto"/>
        <w:left w:val="none" w:sz="0" w:space="0" w:color="auto"/>
        <w:bottom w:val="none" w:sz="0" w:space="0" w:color="auto"/>
        <w:right w:val="none" w:sz="0" w:space="0" w:color="auto"/>
      </w:divBdr>
    </w:div>
    <w:div w:id="347564022">
      <w:marLeft w:val="640"/>
      <w:marRight w:val="0"/>
      <w:marTop w:val="0"/>
      <w:marBottom w:val="0"/>
      <w:divBdr>
        <w:top w:val="none" w:sz="0" w:space="0" w:color="auto"/>
        <w:left w:val="none" w:sz="0" w:space="0" w:color="auto"/>
        <w:bottom w:val="none" w:sz="0" w:space="0" w:color="auto"/>
        <w:right w:val="none" w:sz="0" w:space="0" w:color="auto"/>
      </w:divBdr>
    </w:div>
    <w:div w:id="347567676">
      <w:marLeft w:val="640"/>
      <w:marRight w:val="0"/>
      <w:marTop w:val="0"/>
      <w:marBottom w:val="0"/>
      <w:divBdr>
        <w:top w:val="none" w:sz="0" w:space="0" w:color="auto"/>
        <w:left w:val="none" w:sz="0" w:space="0" w:color="auto"/>
        <w:bottom w:val="none" w:sz="0" w:space="0" w:color="auto"/>
        <w:right w:val="none" w:sz="0" w:space="0" w:color="auto"/>
      </w:divBdr>
    </w:div>
    <w:div w:id="347605748">
      <w:marLeft w:val="640"/>
      <w:marRight w:val="0"/>
      <w:marTop w:val="0"/>
      <w:marBottom w:val="0"/>
      <w:divBdr>
        <w:top w:val="none" w:sz="0" w:space="0" w:color="auto"/>
        <w:left w:val="none" w:sz="0" w:space="0" w:color="auto"/>
        <w:bottom w:val="none" w:sz="0" w:space="0" w:color="auto"/>
        <w:right w:val="none" w:sz="0" w:space="0" w:color="auto"/>
      </w:divBdr>
    </w:div>
    <w:div w:id="347606300">
      <w:marLeft w:val="640"/>
      <w:marRight w:val="0"/>
      <w:marTop w:val="0"/>
      <w:marBottom w:val="0"/>
      <w:divBdr>
        <w:top w:val="none" w:sz="0" w:space="0" w:color="auto"/>
        <w:left w:val="none" w:sz="0" w:space="0" w:color="auto"/>
        <w:bottom w:val="none" w:sz="0" w:space="0" w:color="auto"/>
        <w:right w:val="none" w:sz="0" w:space="0" w:color="auto"/>
      </w:divBdr>
    </w:div>
    <w:div w:id="347633700">
      <w:marLeft w:val="640"/>
      <w:marRight w:val="0"/>
      <w:marTop w:val="0"/>
      <w:marBottom w:val="0"/>
      <w:divBdr>
        <w:top w:val="none" w:sz="0" w:space="0" w:color="auto"/>
        <w:left w:val="none" w:sz="0" w:space="0" w:color="auto"/>
        <w:bottom w:val="none" w:sz="0" w:space="0" w:color="auto"/>
        <w:right w:val="none" w:sz="0" w:space="0" w:color="auto"/>
      </w:divBdr>
    </w:div>
    <w:div w:id="347634110">
      <w:marLeft w:val="640"/>
      <w:marRight w:val="0"/>
      <w:marTop w:val="0"/>
      <w:marBottom w:val="0"/>
      <w:divBdr>
        <w:top w:val="none" w:sz="0" w:space="0" w:color="auto"/>
        <w:left w:val="none" w:sz="0" w:space="0" w:color="auto"/>
        <w:bottom w:val="none" w:sz="0" w:space="0" w:color="auto"/>
        <w:right w:val="none" w:sz="0" w:space="0" w:color="auto"/>
      </w:divBdr>
    </w:div>
    <w:div w:id="347677692">
      <w:marLeft w:val="640"/>
      <w:marRight w:val="0"/>
      <w:marTop w:val="0"/>
      <w:marBottom w:val="0"/>
      <w:divBdr>
        <w:top w:val="none" w:sz="0" w:space="0" w:color="auto"/>
        <w:left w:val="none" w:sz="0" w:space="0" w:color="auto"/>
        <w:bottom w:val="none" w:sz="0" w:space="0" w:color="auto"/>
        <w:right w:val="none" w:sz="0" w:space="0" w:color="auto"/>
      </w:divBdr>
    </w:div>
    <w:div w:id="347678635">
      <w:marLeft w:val="640"/>
      <w:marRight w:val="0"/>
      <w:marTop w:val="0"/>
      <w:marBottom w:val="0"/>
      <w:divBdr>
        <w:top w:val="none" w:sz="0" w:space="0" w:color="auto"/>
        <w:left w:val="none" w:sz="0" w:space="0" w:color="auto"/>
        <w:bottom w:val="none" w:sz="0" w:space="0" w:color="auto"/>
        <w:right w:val="none" w:sz="0" w:space="0" w:color="auto"/>
      </w:divBdr>
    </w:div>
    <w:div w:id="347681510">
      <w:marLeft w:val="640"/>
      <w:marRight w:val="0"/>
      <w:marTop w:val="0"/>
      <w:marBottom w:val="0"/>
      <w:divBdr>
        <w:top w:val="none" w:sz="0" w:space="0" w:color="auto"/>
        <w:left w:val="none" w:sz="0" w:space="0" w:color="auto"/>
        <w:bottom w:val="none" w:sz="0" w:space="0" w:color="auto"/>
        <w:right w:val="none" w:sz="0" w:space="0" w:color="auto"/>
      </w:divBdr>
    </w:div>
    <w:div w:id="347757850">
      <w:marLeft w:val="640"/>
      <w:marRight w:val="0"/>
      <w:marTop w:val="0"/>
      <w:marBottom w:val="0"/>
      <w:divBdr>
        <w:top w:val="none" w:sz="0" w:space="0" w:color="auto"/>
        <w:left w:val="none" w:sz="0" w:space="0" w:color="auto"/>
        <w:bottom w:val="none" w:sz="0" w:space="0" w:color="auto"/>
        <w:right w:val="none" w:sz="0" w:space="0" w:color="auto"/>
      </w:divBdr>
    </w:div>
    <w:div w:id="347758603">
      <w:marLeft w:val="640"/>
      <w:marRight w:val="0"/>
      <w:marTop w:val="0"/>
      <w:marBottom w:val="0"/>
      <w:divBdr>
        <w:top w:val="none" w:sz="0" w:space="0" w:color="auto"/>
        <w:left w:val="none" w:sz="0" w:space="0" w:color="auto"/>
        <w:bottom w:val="none" w:sz="0" w:space="0" w:color="auto"/>
        <w:right w:val="none" w:sz="0" w:space="0" w:color="auto"/>
      </w:divBdr>
    </w:div>
    <w:div w:id="347870718">
      <w:marLeft w:val="640"/>
      <w:marRight w:val="0"/>
      <w:marTop w:val="0"/>
      <w:marBottom w:val="0"/>
      <w:divBdr>
        <w:top w:val="none" w:sz="0" w:space="0" w:color="auto"/>
        <w:left w:val="none" w:sz="0" w:space="0" w:color="auto"/>
        <w:bottom w:val="none" w:sz="0" w:space="0" w:color="auto"/>
        <w:right w:val="none" w:sz="0" w:space="0" w:color="auto"/>
      </w:divBdr>
    </w:div>
    <w:div w:id="348065788">
      <w:marLeft w:val="640"/>
      <w:marRight w:val="0"/>
      <w:marTop w:val="0"/>
      <w:marBottom w:val="0"/>
      <w:divBdr>
        <w:top w:val="none" w:sz="0" w:space="0" w:color="auto"/>
        <w:left w:val="none" w:sz="0" w:space="0" w:color="auto"/>
        <w:bottom w:val="none" w:sz="0" w:space="0" w:color="auto"/>
        <w:right w:val="none" w:sz="0" w:space="0" w:color="auto"/>
      </w:divBdr>
    </w:div>
    <w:div w:id="348147689">
      <w:marLeft w:val="640"/>
      <w:marRight w:val="0"/>
      <w:marTop w:val="0"/>
      <w:marBottom w:val="0"/>
      <w:divBdr>
        <w:top w:val="none" w:sz="0" w:space="0" w:color="auto"/>
        <w:left w:val="none" w:sz="0" w:space="0" w:color="auto"/>
        <w:bottom w:val="none" w:sz="0" w:space="0" w:color="auto"/>
        <w:right w:val="none" w:sz="0" w:space="0" w:color="auto"/>
      </w:divBdr>
    </w:div>
    <w:div w:id="348216713">
      <w:marLeft w:val="640"/>
      <w:marRight w:val="0"/>
      <w:marTop w:val="0"/>
      <w:marBottom w:val="0"/>
      <w:divBdr>
        <w:top w:val="none" w:sz="0" w:space="0" w:color="auto"/>
        <w:left w:val="none" w:sz="0" w:space="0" w:color="auto"/>
        <w:bottom w:val="none" w:sz="0" w:space="0" w:color="auto"/>
        <w:right w:val="none" w:sz="0" w:space="0" w:color="auto"/>
      </w:divBdr>
    </w:div>
    <w:div w:id="348259570">
      <w:marLeft w:val="640"/>
      <w:marRight w:val="0"/>
      <w:marTop w:val="0"/>
      <w:marBottom w:val="0"/>
      <w:divBdr>
        <w:top w:val="none" w:sz="0" w:space="0" w:color="auto"/>
        <w:left w:val="none" w:sz="0" w:space="0" w:color="auto"/>
        <w:bottom w:val="none" w:sz="0" w:space="0" w:color="auto"/>
        <w:right w:val="none" w:sz="0" w:space="0" w:color="auto"/>
      </w:divBdr>
    </w:div>
    <w:div w:id="348265716">
      <w:marLeft w:val="640"/>
      <w:marRight w:val="0"/>
      <w:marTop w:val="0"/>
      <w:marBottom w:val="0"/>
      <w:divBdr>
        <w:top w:val="none" w:sz="0" w:space="0" w:color="auto"/>
        <w:left w:val="none" w:sz="0" w:space="0" w:color="auto"/>
        <w:bottom w:val="none" w:sz="0" w:space="0" w:color="auto"/>
        <w:right w:val="none" w:sz="0" w:space="0" w:color="auto"/>
      </w:divBdr>
    </w:div>
    <w:div w:id="348289322">
      <w:marLeft w:val="640"/>
      <w:marRight w:val="0"/>
      <w:marTop w:val="0"/>
      <w:marBottom w:val="0"/>
      <w:divBdr>
        <w:top w:val="none" w:sz="0" w:space="0" w:color="auto"/>
        <w:left w:val="none" w:sz="0" w:space="0" w:color="auto"/>
        <w:bottom w:val="none" w:sz="0" w:space="0" w:color="auto"/>
        <w:right w:val="none" w:sz="0" w:space="0" w:color="auto"/>
      </w:divBdr>
    </w:div>
    <w:div w:id="348408940">
      <w:marLeft w:val="640"/>
      <w:marRight w:val="0"/>
      <w:marTop w:val="0"/>
      <w:marBottom w:val="0"/>
      <w:divBdr>
        <w:top w:val="none" w:sz="0" w:space="0" w:color="auto"/>
        <w:left w:val="none" w:sz="0" w:space="0" w:color="auto"/>
        <w:bottom w:val="none" w:sz="0" w:space="0" w:color="auto"/>
        <w:right w:val="none" w:sz="0" w:space="0" w:color="auto"/>
      </w:divBdr>
    </w:div>
    <w:div w:id="348410904">
      <w:marLeft w:val="640"/>
      <w:marRight w:val="0"/>
      <w:marTop w:val="0"/>
      <w:marBottom w:val="0"/>
      <w:divBdr>
        <w:top w:val="none" w:sz="0" w:space="0" w:color="auto"/>
        <w:left w:val="none" w:sz="0" w:space="0" w:color="auto"/>
        <w:bottom w:val="none" w:sz="0" w:space="0" w:color="auto"/>
        <w:right w:val="none" w:sz="0" w:space="0" w:color="auto"/>
      </w:divBdr>
    </w:div>
    <w:div w:id="348526630">
      <w:marLeft w:val="640"/>
      <w:marRight w:val="0"/>
      <w:marTop w:val="0"/>
      <w:marBottom w:val="0"/>
      <w:divBdr>
        <w:top w:val="none" w:sz="0" w:space="0" w:color="auto"/>
        <w:left w:val="none" w:sz="0" w:space="0" w:color="auto"/>
        <w:bottom w:val="none" w:sz="0" w:space="0" w:color="auto"/>
        <w:right w:val="none" w:sz="0" w:space="0" w:color="auto"/>
      </w:divBdr>
    </w:div>
    <w:div w:id="348529176">
      <w:marLeft w:val="640"/>
      <w:marRight w:val="0"/>
      <w:marTop w:val="0"/>
      <w:marBottom w:val="0"/>
      <w:divBdr>
        <w:top w:val="none" w:sz="0" w:space="0" w:color="auto"/>
        <w:left w:val="none" w:sz="0" w:space="0" w:color="auto"/>
        <w:bottom w:val="none" w:sz="0" w:space="0" w:color="auto"/>
        <w:right w:val="none" w:sz="0" w:space="0" w:color="auto"/>
      </w:divBdr>
    </w:div>
    <w:div w:id="348601433">
      <w:marLeft w:val="640"/>
      <w:marRight w:val="0"/>
      <w:marTop w:val="0"/>
      <w:marBottom w:val="0"/>
      <w:divBdr>
        <w:top w:val="none" w:sz="0" w:space="0" w:color="auto"/>
        <w:left w:val="none" w:sz="0" w:space="0" w:color="auto"/>
        <w:bottom w:val="none" w:sz="0" w:space="0" w:color="auto"/>
        <w:right w:val="none" w:sz="0" w:space="0" w:color="auto"/>
      </w:divBdr>
    </w:div>
    <w:div w:id="348606628">
      <w:marLeft w:val="640"/>
      <w:marRight w:val="0"/>
      <w:marTop w:val="0"/>
      <w:marBottom w:val="0"/>
      <w:divBdr>
        <w:top w:val="none" w:sz="0" w:space="0" w:color="auto"/>
        <w:left w:val="none" w:sz="0" w:space="0" w:color="auto"/>
        <w:bottom w:val="none" w:sz="0" w:space="0" w:color="auto"/>
        <w:right w:val="none" w:sz="0" w:space="0" w:color="auto"/>
      </w:divBdr>
    </w:div>
    <w:div w:id="348682782">
      <w:marLeft w:val="640"/>
      <w:marRight w:val="0"/>
      <w:marTop w:val="0"/>
      <w:marBottom w:val="0"/>
      <w:divBdr>
        <w:top w:val="none" w:sz="0" w:space="0" w:color="auto"/>
        <w:left w:val="none" w:sz="0" w:space="0" w:color="auto"/>
        <w:bottom w:val="none" w:sz="0" w:space="0" w:color="auto"/>
        <w:right w:val="none" w:sz="0" w:space="0" w:color="auto"/>
      </w:divBdr>
    </w:div>
    <w:div w:id="348724998">
      <w:marLeft w:val="640"/>
      <w:marRight w:val="0"/>
      <w:marTop w:val="0"/>
      <w:marBottom w:val="0"/>
      <w:divBdr>
        <w:top w:val="none" w:sz="0" w:space="0" w:color="auto"/>
        <w:left w:val="none" w:sz="0" w:space="0" w:color="auto"/>
        <w:bottom w:val="none" w:sz="0" w:space="0" w:color="auto"/>
        <w:right w:val="none" w:sz="0" w:space="0" w:color="auto"/>
      </w:divBdr>
    </w:div>
    <w:div w:id="348869346">
      <w:marLeft w:val="640"/>
      <w:marRight w:val="0"/>
      <w:marTop w:val="0"/>
      <w:marBottom w:val="0"/>
      <w:divBdr>
        <w:top w:val="none" w:sz="0" w:space="0" w:color="auto"/>
        <w:left w:val="none" w:sz="0" w:space="0" w:color="auto"/>
        <w:bottom w:val="none" w:sz="0" w:space="0" w:color="auto"/>
        <w:right w:val="none" w:sz="0" w:space="0" w:color="auto"/>
      </w:divBdr>
    </w:div>
    <w:div w:id="348873289">
      <w:marLeft w:val="640"/>
      <w:marRight w:val="0"/>
      <w:marTop w:val="0"/>
      <w:marBottom w:val="0"/>
      <w:divBdr>
        <w:top w:val="none" w:sz="0" w:space="0" w:color="auto"/>
        <w:left w:val="none" w:sz="0" w:space="0" w:color="auto"/>
        <w:bottom w:val="none" w:sz="0" w:space="0" w:color="auto"/>
        <w:right w:val="none" w:sz="0" w:space="0" w:color="auto"/>
      </w:divBdr>
    </w:div>
    <w:div w:id="348989493">
      <w:marLeft w:val="640"/>
      <w:marRight w:val="0"/>
      <w:marTop w:val="0"/>
      <w:marBottom w:val="0"/>
      <w:divBdr>
        <w:top w:val="none" w:sz="0" w:space="0" w:color="auto"/>
        <w:left w:val="none" w:sz="0" w:space="0" w:color="auto"/>
        <w:bottom w:val="none" w:sz="0" w:space="0" w:color="auto"/>
        <w:right w:val="none" w:sz="0" w:space="0" w:color="auto"/>
      </w:divBdr>
    </w:div>
    <w:div w:id="348991511">
      <w:marLeft w:val="640"/>
      <w:marRight w:val="0"/>
      <w:marTop w:val="0"/>
      <w:marBottom w:val="0"/>
      <w:divBdr>
        <w:top w:val="none" w:sz="0" w:space="0" w:color="auto"/>
        <w:left w:val="none" w:sz="0" w:space="0" w:color="auto"/>
        <w:bottom w:val="none" w:sz="0" w:space="0" w:color="auto"/>
        <w:right w:val="none" w:sz="0" w:space="0" w:color="auto"/>
      </w:divBdr>
    </w:div>
    <w:div w:id="349062581">
      <w:marLeft w:val="640"/>
      <w:marRight w:val="0"/>
      <w:marTop w:val="0"/>
      <w:marBottom w:val="0"/>
      <w:divBdr>
        <w:top w:val="none" w:sz="0" w:space="0" w:color="auto"/>
        <w:left w:val="none" w:sz="0" w:space="0" w:color="auto"/>
        <w:bottom w:val="none" w:sz="0" w:space="0" w:color="auto"/>
        <w:right w:val="none" w:sz="0" w:space="0" w:color="auto"/>
      </w:divBdr>
    </w:div>
    <w:div w:id="349071303">
      <w:marLeft w:val="640"/>
      <w:marRight w:val="0"/>
      <w:marTop w:val="0"/>
      <w:marBottom w:val="0"/>
      <w:divBdr>
        <w:top w:val="none" w:sz="0" w:space="0" w:color="auto"/>
        <w:left w:val="none" w:sz="0" w:space="0" w:color="auto"/>
        <w:bottom w:val="none" w:sz="0" w:space="0" w:color="auto"/>
        <w:right w:val="none" w:sz="0" w:space="0" w:color="auto"/>
      </w:divBdr>
    </w:div>
    <w:div w:id="349113070">
      <w:marLeft w:val="640"/>
      <w:marRight w:val="0"/>
      <w:marTop w:val="0"/>
      <w:marBottom w:val="0"/>
      <w:divBdr>
        <w:top w:val="none" w:sz="0" w:space="0" w:color="auto"/>
        <w:left w:val="none" w:sz="0" w:space="0" w:color="auto"/>
        <w:bottom w:val="none" w:sz="0" w:space="0" w:color="auto"/>
        <w:right w:val="none" w:sz="0" w:space="0" w:color="auto"/>
      </w:divBdr>
    </w:div>
    <w:div w:id="349186394">
      <w:marLeft w:val="640"/>
      <w:marRight w:val="0"/>
      <w:marTop w:val="0"/>
      <w:marBottom w:val="0"/>
      <w:divBdr>
        <w:top w:val="none" w:sz="0" w:space="0" w:color="auto"/>
        <w:left w:val="none" w:sz="0" w:space="0" w:color="auto"/>
        <w:bottom w:val="none" w:sz="0" w:space="0" w:color="auto"/>
        <w:right w:val="none" w:sz="0" w:space="0" w:color="auto"/>
      </w:divBdr>
    </w:div>
    <w:div w:id="349260598">
      <w:marLeft w:val="640"/>
      <w:marRight w:val="0"/>
      <w:marTop w:val="0"/>
      <w:marBottom w:val="0"/>
      <w:divBdr>
        <w:top w:val="none" w:sz="0" w:space="0" w:color="auto"/>
        <w:left w:val="none" w:sz="0" w:space="0" w:color="auto"/>
        <w:bottom w:val="none" w:sz="0" w:space="0" w:color="auto"/>
        <w:right w:val="none" w:sz="0" w:space="0" w:color="auto"/>
      </w:divBdr>
    </w:div>
    <w:div w:id="349331347">
      <w:marLeft w:val="640"/>
      <w:marRight w:val="0"/>
      <w:marTop w:val="0"/>
      <w:marBottom w:val="0"/>
      <w:divBdr>
        <w:top w:val="none" w:sz="0" w:space="0" w:color="auto"/>
        <w:left w:val="none" w:sz="0" w:space="0" w:color="auto"/>
        <w:bottom w:val="none" w:sz="0" w:space="0" w:color="auto"/>
        <w:right w:val="none" w:sz="0" w:space="0" w:color="auto"/>
      </w:divBdr>
    </w:div>
    <w:div w:id="349332210">
      <w:marLeft w:val="640"/>
      <w:marRight w:val="0"/>
      <w:marTop w:val="0"/>
      <w:marBottom w:val="0"/>
      <w:divBdr>
        <w:top w:val="none" w:sz="0" w:space="0" w:color="auto"/>
        <w:left w:val="none" w:sz="0" w:space="0" w:color="auto"/>
        <w:bottom w:val="none" w:sz="0" w:space="0" w:color="auto"/>
        <w:right w:val="none" w:sz="0" w:space="0" w:color="auto"/>
      </w:divBdr>
    </w:div>
    <w:div w:id="349333238">
      <w:marLeft w:val="640"/>
      <w:marRight w:val="0"/>
      <w:marTop w:val="0"/>
      <w:marBottom w:val="0"/>
      <w:divBdr>
        <w:top w:val="none" w:sz="0" w:space="0" w:color="auto"/>
        <w:left w:val="none" w:sz="0" w:space="0" w:color="auto"/>
        <w:bottom w:val="none" w:sz="0" w:space="0" w:color="auto"/>
        <w:right w:val="none" w:sz="0" w:space="0" w:color="auto"/>
      </w:divBdr>
    </w:div>
    <w:div w:id="349339079">
      <w:marLeft w:val="640"/>
      <w:marRight w:val="0"/>
      <w:marTop w:val="0"/>
      <w:marBottom w:val="0"/>
      <w:divBdr>
        <w:top w:val="none" w:sz="0" w:space="0" w:color="auto"/>
        <w:left w:val="none" w:sz="0" w:space="0" w:color="auto"/>
        <w:bottom w:val="none" w:sz="0" w:space="0" w:color="auto"/>
        <w:right w:val="none" w:sz="0" w:space="0" w:color="auto"/>
      </w:divBdr>
    </w:div>
    <w:div w:id="349373578">
      <w:marLeft w:val="640"/>
      <w:marRight w:val="0"/>
      <w:marTop w:val="0"/>
      <w:marBottom w:val="0"/>
      <w:divBdr>
        <w:top w:val="none" w:sz="0" w:space="0" w:color="auto"/>
        <w:left w:val="none" w:sz="0" w:space="0" w:color="auto"/>
        <w:bottom w:val="none" w:sz="0" w:space="0" w:color="auto"/>
        <w:right w:val="none" w:sz="0" w:space="0" w:color="auto"/>
      </w:divBdr>
    </w:div>
    <w:div w:id="349452506">
      <w:marLeft w:val="640"/>
      <w:marRight w:val="0"/>
      <w:marTop w:val="0"/>
      <w:marBottom w:val="0"/>
      <w:divBdr>
        <w:top w:val="none" w:sz="0" w:space="0" w:color="auto"/>
        <w:left w:val="none" w:sz="0" w:space="0" w:color="auto"/>
        <w:bottom w:val="none" w:sz="0" w:space="0" w:color="auto"/>
        <w:right w:val="none" w:sz="0" w:space="0" w:color="auto"/>
      </w:divBdr>
    </w:div>
    <w:div w:id="349454972">
      <w:marLeft w:val="640"/>
      <w:marRight w:val="0"/>
      <w:marTop w:val="0"/>
      <w:marBottom w:val="0"/>
      <w:divBdr>
        <w:top w:val="none" w:sz="0" w:space="0" w:color="auto"/>
        <w:left w:val="none" w:sz="0" w:space="0" w:color="auto"/>
        <w:bottom w:val="none" w:sz="0" w:space="0" w:color="auto"/>
        <w:right w:val="none" w:sz="0" w:space="0" w:color="auto"/>
      </w:divBdr>
    </w:div>
    <w:div w:id="349531581">
      <w:marLeft w:val="640"/>
      <w:marRight w:val="0"/>
      <w:marTop w:val="0"/>
      <w:marBottom w:val="0"/>
      <w:divBdr>
        <w:top w:val="none" w:sz="0" w:space="0" w:color="auto"/>
        <w:left w:val="none" w:sz="0" w:space="0" w:color="auto"/>
        <w:bottom w:val="none" w:sz="0" w:space="0" w:color="auto"/>
        <w:right w:val="none" w:sz="0" w:space="0" w:color="auto"/>
      </w:divBdr>
    </w:div>
    <w:div w:id="349645534">
      <w:marLeft w:val="640"/>
      <w:marRight w:val="0"/>
      <w:marTop w:val="0"/>
      <w:marBottom w:val="0"/>
      <w:divBdr>
        <w:top w:val="none" w:sz="0" w:space="0" w:color="auto"/>
        <w:left w:val="none" w:sz="0" w:space="0" w:color="auto"/>
        <w:bottom w:val="none" w:sz="0" w:space="0" w:color="auto"/>
        <w:right w:val="none" w:sz="0" w:space="0" w:color="auto"/>
      </w:divBdr>
    </w:div>
    <w:div w:id="349725148">
      <w:marLeft w:val="640"/>
      <w:marRight w:val="0"/>
      <w:marTop w:val="0"/>
      <w:marBottom w:val="0"/>
      <w:divBdr>
        <w:top w:val="none" w:sz="0" w:space="0" w:color="auto"/>
        <w:left w:val="none" w:sz="0" w:space="0" w:color="auto"/>
        <w:bottom w:val="none" w:sz="0" w:space="0" w:color="auto"/>
        <w:right w:val="none" w:sz="0" w:space="0" w:color="auto"/>
      </w:divBdr>
    </w:div>
    <w:div w:id="349794606">
      <w:marLeft w:val="640"/>
      <w:marRight w:val="0"/>
      <w:marTop w:val="0"/>
      <w:marBottom w:val="0"/>
      <w:divBdr>
        <w:top w:val="none" w:sz="0" w:space="0" w:color="auto"/>
        <w:left w:val="none" w:sz="0" w:space="0" w:color="auto"/>
        <w:bottom w:val="none" w:sz="0" w:space="0" w:color="auto"/>
        <w:right w:val="none" w:sz="0" w:space="0" w:color="auto"/>
      </w:divBdr>
    </w:div>
    <w:div w:id="350185815">
      <w:marLeft w:val="640"/>
      <w:marRight w:val="0"/>
      <w:marTop w:val="0"/>
      <w:marBottom w:val="0"/>
      <w:divBdr>
        <w:top w:val="none" w:sz="0" w:space="0" w:color="auto"/>
        <w:left w:val="none" w:sz="0" w:space="0" w:color="auto"/>
        <w:bottom w:val="none" w:sz="0" w:space="0" w:color="auto"/>
        <w:right w:val="none" w:sz="0" w:space="0" w:color="auto"/>
      </w:divBdr>
    </w:div>
    <w:div w:id="350226630">
      <w:marLeft w:val="640"/>
      <w:marRight w:val="0"/>
      <w:marTop w:val="0"/>
      <w:marBottom w:val="0"/>
      <w:divBdr>
        <w:top w:val="none" w:sz="0" w:space="0" w:color="auto"/>
        <w:left w:val="none" w:sz="0" w:space="0" w:color="auto"/>
        <w:bottom w:val="none" w:sz="0" w:space="0" w:color="auto"/>
        <w:right w:val="none" w:sz="0" w:space="0" w:color="auto"/>
      </w:divBdr>
    </w:div>
    <w:div w:id="350302682">
      <w:marLeft w:val="640"/>
      <w:marRight w:val="0"/>
      <w:marTop w:val="0"/>
      <w:marBottom w:val="0"/>
      <w:divBdr>
        <w:top w:val="none" w:sz="0" w:space="0" w:color="auto"/>
        <w:left w:val="none" w:sz="0" w:space="0" w:color="auto"/>
        <w:bottom w:val="none" w:sz="0" w:space="0" w:color="auto"/>
        <w:right w:val="none" w:sz="0" w:space="0" w:color="auto"/>
      </w:divBdr>
    </w:div>
    <w:div w:id="350571309">
      <w:marLeft w:val="640"/>
      <w:marRight w:val="0"/>
      <w:marTop w:val="0"/>
      <w:marBottom w:val="0"/>
      <w:divBdr>
        <w:top w:val="none" w:sz="0" w:space="0" w:color="auto"/>
        <w:left w:val="none" w:sz="0" w:space="0" w:color="auto"/>
        <w:bottom w:val="none" w:sz="0" w:space="0" w:color="auto"/>
        <w:right w:val="none" w:sz="0" w:space="0" w:color="auto"/>
      </w:divBdr>
    </w:div>
    <w:div w:id="350573786">
      <w:marLeft w:val="640"/>
      <w:marRight w:val="0"/>
      <w:marTop w:val="0"/>
      <w:marBottom w:val="0"/>
      <w:divBdr>
        <w:top w:val="none" w:sz="0" w:space="0" w:color="auto"/>
        <w:left w:val="none" w:sz="0" w:space="0" w:color="auto"/>
        <w:bottom w:val="none" w:sz="0" w:space="0" w:color="auto"/>
        <w:right w:val="none" w:sz="0" w:space="0" w:color="auto"/>
      </w:divBdr>
    </w:div>
    <w:div w:id="350693563">
      <w:marLeft w:val="640"/>
      <w:marRight w:val="0"/>
      <w:marTop w:val="0"/>
      <w:marBottom w:val="0"/>
      <w:divBdr>
        <w:top w:val="none" w:sz="0" w:space="0" w:color="auto"/>
        <w:left w:val="none" w:sz="0" w:space="0" w:color="auto"/>
        <w:bottom w:val="none" w:sz="0" w:space="0" w:color="auto"/>
        <w:right w:val="none" w:sz="0" w:space="0" w:color="auto"/>
      </w:divBdr>
    </w:div>
    <w:div w:id="350960495">
      <w:marLeft w:val="640"/>
      <w:marRight w:val="0"/>
      <w:marTop w:val="0"/>
      <w:marBottom w:val="0"/>
      <w:divBdr>
        <w:top w:val="none" w:sz="0" w:space="0" w:color="auto"/>
        <w:left w:val="none" w:sz="0" w:space="0" w:color="auto"/>
        <w:bottom w:val="none" w:sz="0" w:space="0" w:color="auto"/>
        <w:right w:val="none" w:sz="0" w:space="0" w:color="auto"/>
      </w:divBdr>
    </w:div>
    <w:div w:id="351077293">
      <w:marLeft w:val="640"/>
      <w:marRight w:val="0"/>
      <w:marTop w:val="0"/>
      <w:marBottom w:val="0"/>
      <w:divBdr>
        <w:top w:val="none" w:sz="0" w:space="0" w:color="auto"/>
        <w:left w:val="none" w:sz="0" w:space="0" w:color="auto"/>
        <w:bottom w:val="none" w:sz="0" w:space="0" w:color="auto"/>
        <w:right w:val="none" w:sz="0" w:space="0" w:color="auto"/>
      </w:divBdr>
    </w:div>
    <w:div w:id="351222470">
      <w:marLeft w:val="640"/>
      <w:marRight w:val="0"/>
      <w:marTop w:val="0"/>
      <w:marBottom w:val="0"/>
      <w:divBdr>
        <w:top w:val="none" w:sz="0" w:space="0" w:color="auto"/>
        <w:left w:val="none" w:sz="0" w:space="0" w:color="auto"/>
        <w:bottom w:val="none" w:sz="0" w:space="0" w:color="auto"/>
        <w:right w:val="none" w:sz="0" w:space="0" w:color="auto"/>
      </w:divBdr>
    </w:div>
    <w:div w:id="351416962">
      <w:marLeft w:val="640"/>
      <w:marRight w:val="0"/>
      <w:marTop w:val="0"/>
      <w:marBottom w:val="0"/>
      <w:divBdr>
        <w:top w:val="none" w:sz="0" w:space="0" w:color="auto"/>
        <w:left w:val="none" w:sz="0" w:space="0" w:color="auto"/>
        <w:bottom w:val="none" w:sz="0" w:space="0" w:color="auto"/>
        <w:right w:val="none" w:sz="0" w:space="0" w:color="auto"/>
      </w:divBdr>
    </w:div>
    <w:div w:id="351495340">
      <w:marLeft w:val="640"/>
      <w:marRight w:val="0"/>
      <w:marTop w:val="0"/>
      <w:marBottom w:val="0"/>
      <w:divBdr>
        <w:top w:val="none" w:sz="0" w:space="0" w:color="auto"/>
        <w:left w:val="none" w:sz="0" w:space="0" w:color="auto"/>
        <w:bottom w:val="none" w:sz="0" w:space="0" w:color="auto"/>
        <w:right w:val="none" w:sz="0" w:space="0" w:color="auto"/>
      </w:divBdr>
    </w:div>
    <w:div w:id="351498655">
      <w:marLeft w:val="640"/>
      <w:marRight w:val="0"/>
      <w:marTop w:val="0"/>
      <w:marBottom w:val="0"/>
      <w:divBdr>
        <w:top w:val="none" w:sz="0" w:space="0" w:color="auto"/>
        <w:left w:val="none" w:sz="0" w:space="0" w:color="auto"/>
        <w:bottom w:val="none" w:sz="0" w:space="0" w:color="auto"/>
        <w:right w:val="none" w:sz="0" w:space="0" w:color="auto"/>
      </w:divBdr>
    </w:div>
    <w:div w:id="351499252">
      <w:marLeft w:val="640"/>
      <w:marRight w:val="0"/>
      <w:marTop w:val="0"/>
      <w:marBottom w:val="0"/>
      <w:divBdr>
        <w:top w:val="none" w:sz="0" w:space="0" w:color="auto"/>
        <w:left w:val="none" w:sz="0" w:space="0" w:color="auto"/>
        <w:bottom w:val="none" w:sz="0" w:space="0" w:color="auto"/>
        <w:right w:val="none" w:sz="0" w:space="0" w:color="auto"/>
      </w:divBdr>
    </w:div>
    <w:div w:id="351731794">
      <w:marLeft w:val="640"/>
      <w:marRight w:val="0"/>
      <w:marTop w:val="0"/>
      <w:marBottom w:val="0"/>
      <w:divBdr>
        <w:top w:val="none" w:sz="0" w:space="0" w:color="auto"/>
        <w:left w:val="none" w:sz="0" w:space="0" w:color="auto"/>
        <w:bottom w:val="none" w:sz="0" w:space="0" w:color="auto"/>
        <w:right w:val="none" w:sz="0" w:space="0" w:color="auto"/>
      </w:divBdr>
    </w:div>
    <w:div w:id="351956775">
      <w:marLeft w:val="640"/>
      <w:marRight w:val="0"/>
      <w:marTop w:val="0"/>
      <w:marBottom w:val="0"/>
      <w:divBdr>
        <w:top w:val="none" w:sz="0" w:space="0" w:color="auto"/>
        <w:left w:val="none" w:sz="0" w:space="0" w:color="auto"/>
        <w:bottom w:val="none" w:sz="0" w:space="0" w:color="auto"/>
        <w:right w:val="none" w:sz="0" w:space="0" w:color="auto"/>
      </w:divBdr>
    </w:div>
    <w:div w:id="351960120">
      <w:marLeft w:val="640"/>
      <w:marRight w:val="0"/>
      <w:marTop w:val="0"/>
      <w:marBottom w:val="0"/>
      <w:divBdr>
        <w:top w:val="none" w:sz="0" w:space="0" w:color="auto"/>
        <w:left w:val="none" w:sz="0" w:space="0" w:color="auto"/>
        <w:bottom w:val="none" w:sz="0" w:space="0" w:color="auto"/>
        <w:right w:val="none" w:sz="0" w:space="0" w:color="auto"/>
      </w:divBdr>
    </w:div>
    <w:div w:id="351999414">
      <w:marLeft w:val="640"/>
      <w:marRight w:val="0"/>
      <w:marTop w:val="0"/>
      <w:marBottom w:val="0"/>
      <w:divBdr>
        <w:top w:val="none" w:sz="0" w:space="0" w:color="auto"/>
        <w:left w:val="none" w:sz="0" w:space="0" w:color="auto"/>
        <w:bottom w:val="none" w:sz="0" w:space="0" w:color="auto"/>
        <w:right w:val="none" w:sz="0" w:space="0" w:color="auto"/>
      </w:divBdr>
    </w:div>
    <w:div w:id="352146269">
      <w:marLeft w:val="640"/>
      <w:marRight w:val="0"/>
      <w:marTop w:val="0"/>
      <w:marBottom w:val="0"/>
      <w:divBdr>
        <w:top w:val="none" w:sz="0" w:space="0" w:color="auto"/>
        <w:left w:val="none" w:sz="0" w:space="0" w:color="auto"/>
        <w:bottom w:val="none" w:sz="0" w:space="0" w:color="auto"/>
        <w:right w:val="none" w:sz="0" w:space="0" w:color="auto"/>
      </w:divBdr>
    </w:div>
    <w:div w:id="352193926">
      <w:marLeft w:val="640"/>
      <w:marRight w:val="0"/>
      <w:marTop w:val="0"/>
      <w:marBottom w:val="0"/>
      <w:divBdr>
        <w:top w:val="none" w:sz="0" w:space="0" w:color="auto"/>
        <w:left w:val="none" w:sz="0" w:space="0" w:color="auto"/>
        <w:bottom w:val="none" w:sz="0" w:space="0" w:color="auto"/>
        <w:right w:val="none" w:sz="0" w:space="0" w:color="auto"/>
      </w:divBdr>
    </w:div>
    <w:div w:id="352221793">
      <w:marLeft w:val="640"/>
      <w:marRight w:val="0"/>
      <w:marTop w:val="0"/>
      <w:marBottom w:val="0"/>
      <w:divBdr>
        <w:top w:val="none" w:sz="0" w:space="0" w:color="auto"/>
        <w:left w:val="none" w:sz="0" w:space="0" w:color="auto"/>
        <w:bottom w:val="none" w:sz="0" w:space="0" w:color="auto"/>
        <w:right w:val="none" w:sz="0" w:space="0" w:color="auto"/>
      </w:divBdr>
    </w:div>
    <w:div w:id="352270436">
      <w:marLeft w:val="640"/>
      <w:marRight w:val="0"/>
      <w:marTop w:val="0"/>
      <w:marBottom w:val="0"/>
      <w:divBdr>
        <w:top w:val="none" w:sz="0" w:space="0" w:color="auto"/>
        <w:left w:val="none" w:sz="0" w:space="0" w:color="auto"/>
        <w:bottom w:val="none" w:sz="0" w:space="0" w:color="auto"/>
        <w:right w:val="none" w:sz="0" w:space="0" w:color="auto"/>
      </w:divBdr>
    </w:div>
    <w:div w:id="352415183">
      <w:marLeft w:val="640"/>
      <w:marRight w:val="0"/>
      <w:marTop w:val="0"/>
      <w:marBottom w:val="0"/>
      <w:divBdr>
        <w:top w:val="none" w:sz="0" w:space="0" w:color="auto"/>
        <w:left w:val="none" w:sz="0" w:space="0" w:color="auto"/>
        <w:bottom w:val="none" w:sz="0" w:space="0" w:color="auto"/>
        <w:right w:val="none" w:sz="0" w:space="0" w:color="auto"/>
      </w:divBdr>
    </w:div>
    <w:div w:id="352459750">
      <w:marLeft w:val="640"/>
      <w:marRight w:val="0"/>
      <w:marTop w:val="0"/>
      <w:marBottom w:val="0"/>
      <w:divBdr>
        <w:top w:val="none" w:sz="0" w:space="0" w:color="auto"/>
        <w:left w:val="none" w:sz="0" w:space="0" w:color="auto"/>
        <w:bottom w:val="none" w:sz="0" w:space="0" w:color="auto"/>
        <w:right w:val="none" w:sz="0" w:space="0" w:color="auto"/>
      </w:divBdr>
    </w:div>
    <w:div w:id="352608681">
      <w:marLeft w:val="640"/>
      <w:marRight w:val="0"/>
      <w:marTop w:val="0"/>
      <w:marBottom w:val="0"/>
      <w:divBdr>
        <w:top w:val="none" w:sz="0" w:space="0" w:color="auto"/>
        <w:left w:val="none" w:sz="0" w:space="0" w:color="auto"/>
        <w:bottom w:val="none" w:sz="0" w:space="0" w:color="auto"/>
        <w:right w:val="none" w:sz="0" w:space="0" w:color="auto"/>
      </w:divBdr>
    </w:div>
    <w:div w:id="352613409">
      <w:marLeft w:val="640"/>
      <w:marRight w:val="0"/>
      <w:marTop w:val="0"/>
      <w:marBottom w:val="0"/>
      <w:divBdr>
        <w:top w:val="none" w:sz="0" w:space="0" w:color="auto"/>
        <w:left w:val="none" w:sz="0" w:space="0" w:color="auto"/>
        <w:bottom w:val="none" w:sz="0" w:space="0" w:color="auto"/>
        <w:right w:val="none" w:sz="0" w:space="0" w:color="auto"/>
      </w:divBdr>
    </w:div>
    <w:div w:id="352650482">
      <w:marLeft w:val="640"/>
      <w:marRight w:val="0"/>
      <w:marTop w:val="0"/>
      <w:marBottom w:val="0"/>
      <w:divBdr>
        <w:top w:val="none" w:sz="0" w:space="0" w:color="auto"/>
        <w:left w:val="none" w:sz="0" w:space="0" w:color="auto"/>
        <w:bottom w:val="none" w:sz="0" w:space="0" w:color="auto"/>
        <w:right w:val="none" w:sz="0" w:space="0" w:color="auto"/>
      </w:divBdr>
    </w:div>
    <w:div w:id="352726331">
      <w:marLeft w:val="640"/>
      <w:marRight w:val="0"/>
      <w:marTop w:val="0"/>
      <w:marBottom w:val="0"/>
      <w:divBdr>
        <w:top w:val="none" w:sz="0" w:space="0" w:color="auto"/>
        <w:left w:val="none" w:sz="0" w:space="0" w:color="auto"/>
        <w:bottom w:val="none" w:sz="0" w:space="0" w:color="auto"/>
        <w:right w:val="none" w:sz="0" w:space="0" w:color="auto"/>
      </w:divBdr>
    </w:div>
    <w:div w:id="352727397">
      <w:marLeft w:val="640"/>
      <w:marRight w:val="0"/>
      <w:marTop w:val="0"/>
      <w:marBottom w:val="0"/>
      <w:divBdr>
        <w:top w:val="none" w:sz="0" w:space="0" w:color="auto"/>
        <w:left w:val="none" w:sz="0" w:space="0" w:color="auto"/>
        <w:bottom w:val="none" w:sz="0" w:space="0" w:color="auto"/>
        <w:right w:val="none" w:sz="0" w:space="0" w:color="auto"/>
      </w:divBdr>
    </w:div>
    <w:div w:id="352850201">
      <w:marLeft w:val="640"/>
      <w:marRight w:val="0"/>
      <w:marTop w:val="0"/>
      <w:marBottom w:val="0"/>
      <w:divBdr>
        <w:top w:val="none" w:sz="0" w:space="0" w:color="auto"/>
        <w:left w:val="none" w:sz="0" w:space="0" w:color="auto"/>
        <w:bottom w:val="none" w:sz="0" w:space="0" w:color="auto"/>
        <w:right w:val="none" w:sz="0" w:space="0" w:color="auto"/>
      </w:divBdr>
    </w:div>
    <w:div w:id="353003451">
      <w:marLeft w:val="640"/>
      <w:marRight w:val="0"/>
      <w:marTop w:val="0"/>
      <w:marBottom w:val="0"/>
      <w:divBdr>
        <w:top w:val="none" w:sz="0" w:space="0" w:color="auto"/>
        <w:left w:val="none" w:sz="0" w:space="0" w:color="auto"/>
        <w:bottom w:val="none" w:sz="0" w:space="0" w:color="auto"/>
        <w:right w:val="none" w:sz="0" w:space="0" w:color="auto"/>
      </w:divBdr>
    </w:div>
    <w:div w:id="353116013">
      <w:marLeft w:val="640"/>
      <w:marRight w:val="0"/>
      <w:marTop w:val="0"/>
      <w:marBottom w:val="0"/>
      <w:divBdr>
        <w:top w:val="none" w:sz="0" w:space="0" w:color="auto"/>
        <w:left w:val="none" w:sz="0" w:space="0" w:color="auto"/>
        <w:bottom w:val="none" w:sz="0" w:space="0" w:color="auto"/>
        <w:right w:val="none" w:sz="0" w:space="0" w:color="auto"/>
      </w:divBdr>
    </w:div>
    <w:div w:id="353187681">
      <w:marLeft w:val="640"/>
      <w:marRight w:val="0"/>
      <w:marTop w:val="0"/>
      <w:marBottom w:val="0"/>
      <w:divBdr>
        <w:top w:val="none" w:sz="0" w:space="0" w:color="auto"/>
        <w:left w:val="none" w:sz="0" w:space="0" w:color="auto"/>
        <w:bottom w:val="none" w:sz="0" w:space="0" w:color="auto"/>
        <w:right w:val="none" w:sz="0" w:space="0" w:color="auto"/>
      </w:divBdr>
    </w:div>
    <w:div w:id="353193180">
      <w:marLeft w:val="640"/>
      <w:marRight w:val="0"/>
      <w:marTop w:val="0"/>
      <w:marBottom w:val="0"/>
      <w:divBdr>
        <w:top w:val="none" w:sz="0" w:space="0" w:color="auto"/>
        <w:left w:val="none" w:sz="0" w:space="0" w:color="auto"/>
        <w:bottom w:val="none" w:sz="0" w:space="0" w:color="auto"/>
        <w:right w:val="none" w:sz="0" w:space="0" w:color="auto"/>
      </w:divBdr>
    </w:div>
    <w:div w:id="353263002">
      <w:marLeft w:val="640"/>
      <w:marRight w:val="0"/>
      <w:marTop w:val="0"/>
      <w:marBottom w:val="0"/>
      <w:divBdr>
        <w:top w:val="none" w:sz="0" w:space="0" w:color="auto"/>
        <w:left w:val="none" w:sz="0" w:space="0" w:color="auto"/>
        <w:bottom w:val="none" w:sz="0" w:space="0" w:color="auto"/>
        <w:right w:val="none" w:sz="0" w:space="0" w:color="auto"/>
      </w:divBdr>
    </w:div>
    <w:div w:id="353267372">
      <w:marLeft w:val="640"/>
      <w:marRight w:val="0"/>
      <w:marTop w:val="0"/>
      <w:marBottom w:val="0"/>
      <w:divBdr>
        <w:top w:val="none" w:sz="0" w:space="0" w:color="auto"/>
        <w:left w:val="none" w:sz="0" w:space="0" w:color="auto"/>
        <w:bottom w:val="none" w:sz="0" w:space="0" w:color="auto"/>
        <w:right w:val="none" w:sz="0" w:space="0" w:color="auto"/>
      </w:divBdr>
    </w:div>
    <w:div w:id="353461350">
      <w:marLeft w:val="640"/>
      <w:marRight w:val="0"/>
      <w:marTop w:val="0"/>
      <w:marBottom w:val="0"/>
      <w:divBdr>
        <w:top w:val="none" w:sz="0" w:space="0" w:color="auto"/>
        <w:left w:val="none" w:sz="0" w:space="0" w:color="auto"/>
        <w:bottom w:val="none" w:sz="0" w:space="0" w:color="auto"/>
        <w:right w:val="none" w:sz="0" w:space="0" w:color="auto"/>
      </w:divBdr>
    </w:div>
    <w:div w:id="353574222">
      <w:marLeft w:val="640"/>
      <w:marRight w:val="0"/>
      <w:marTop w:val="0"/>
      <w:marBottom w:val="0"/>
      <w:divBdr>
        <w:top w:val="none" w:sz="0" w:space="0" w:color="auto"/>
        <w:left w:val="none" w:sz="0" w:space="0" w:color="auto"/>
        <w:bottom w:val="none" w:sz="0" w:space="0" w:color="auto"/>
        <w:right w:val="none" w:sz="0" w:space="0" w:color="auto"/>
      </w:divBdr>
    </w:div>
    <w:div w:id="353923358">
      <w:marLeft w:val="640"/>
      <w:marRight w:val="0"/>
      <w:marTop w:val="0"/>
      <w:marBottom w:val="0"/>
      <w:divBdr>
        <w:top w:val="none" w:sz="0" w:space="0" w:color="auto"/>
        <w:left w:val="none" w:sz="0" w:space="0" w:color="auto"/>
        <w:bottom w:val="none" w:sz="0" w:space="0" w:color="auto"/>
        <w:right w:val="none" w:sz="0" w:space="0" w:color="auto"/>
      </w:divBdr>
    </w:div>
    <w:div w:id="353923982">
      <w:marLeft w:val="640"/>
      <w:marRight w:val="0"/>
      <w:marTop w:val="0"/>
      <w:marBottom w:val="0"/>
      <w:divBdr>
        <w:top w:val="none" w:sz="0" w:space="0" w:color="auto"/>
        <w:left w:val="none" w:sz="0" w:space="0" w:color="auto"/>
        <w:bottom w:val="none" w:sz="0" w:space="0" w:color="auto"/>
        <w:right w:val="none" w:sz="0" w:space="0" w:color="auto"/>
      </w:divBdr>
    </w:div>
    <w:div w:id="354040748">
      <w:marLeft w:val="640"/>
      <w:marRight w:val="0"/>
      <w:marTop w:val="0"/>
      <w:marBottom w:val="0"/>
      <w:divBdr>
        <w:top w:val="none" w:sz="0" w:space="0" w:color="auto"/>
        <w:left w:val="none" w:sz="0" w:space="0" w:color="auto"/>
        <w:bottom w:val="none" w:sz="0" w:space="0" w:color="auto"/>
        <w:right w:val="none" w:sz="0" w:space="0" w:color="auto"/>
      </w:divBdr>
    </w:div>
    <w:div w:id="354044904">
      <w:marLeft w:val="640"/>
      <w:marRight w:val="0"/>
      <w:marTop w:val="0"/>
      <w:marBottom w:val="0"/>
      <w:divBdr>
        <w:top w:val="none" w:sz="0" w:space="0" w:color="auto"/>
        <w:left w:val="none" w:sz="0" w:space="0" w:color="auto"/>
        <w:bottom w:val="none" w:sz="0" w:space="0" w:color="auto"/>
        <w:right w:val="none" w:sz="0" w:space="0" w:color="auto"/>
      </w:divBdr>
    </w:div>
    <w:div w:id="354113791">
      <w:marLeft w:val="640"/>
      <w:marRight w:val="0"/>
      <w:marTop w:val="0"/>
      <w:marBottom w:val="0"/>
      <w:divBdr>
        <w:top w:val="none" w:sz="0" w:space="0" w:color="auto"/>
        <w:left w:val="none" w:sz="0" w:space="0" w:color="auto"/>
        <w:bottom w:val="none" w:sz="0" w:space="0" w:color="auto"/>
        <w:right w:val="none" w:sz="0" w:space="0" w:color="auto"/>
      </w:divBdr>
    </w:div>
    <w:div w:id="354116518">
      <w:marLeft w:val="640"/>
      <w:marRight w:val="0"/>
      <w:marTop w:val="0"/>
      <w:marBottom w:val="0"/>
      <w:divBdr>
        <w:top w:val="none" w:sz="0" w:space="0" w:color="auto"/>
        <w:left w:val="none" w:sz="0" w:space="0" w:color="auto"/>
        <w:bottom w:val="none" w:sz="0" w:space="0" w:color="auto"/>
        <w:right w:val="none" w:sz="0" w:space="0" w:color="auto"/>
      </w:divBdr>
    </w:div>
    <w:div w:id="354188353">
      <w:marLeft w:val="640"/>
      <w:marRight w:val="0"/>
      <w:marTop w:val="0"/>
      <w:marBottom w:val="0"/>
      <w:divBdr>
        <w:top w:val="none" w:sz="0" w:space="0" w:color="auto"/>
        <w:left w:val="none" w:sz="0" w:space="0" w:color="auto"/>
        <w:bottom w:val="none" w:sz="0" w:space="0" w:color="auto"/>
        <w:right w:val="none" w:sz="0" w:space="0" w:color="auto"/>
      </w:divBdr>
    </w:div>
    <w:div w:id="354188535">
      <w:marLeft w:val="640"/>
      <w:marRight w:val="0"/>
      <w:marTop w:val="0"/>
      <w:marBottom w:val="0"/>
      <w:divBdr>
        <w:top w:val="none" w:sz="0" w:space="0" w:color="auto"/>
        <w:left w:val="none" w:sz="0" w:space="0" w:color="auto"/>
        <w:bottom w:val="none" w:sz="0" w:space="0" w:color="auto"/>
        <w:right w:val="none" w:sz="0" w:space="0" w:color="auto"/>
      </w:divBdr>
    </w:div>
    <w:div w:id="354232754">
      <w:marLeft w:val="640"/>
      <w:marRight w:val="0"/>
      <w:marTop w:val="0"/>
      <w:marBottom w:val="0"/>
      <w:divBdr>
        <w:top w:val="none" w:sz="0" w:space="0" w:color="auto"/>
        <w:left w:val="none" w:sz="0" w:space="0" w:color="auto"/>
        <w:bottom w:val="none" w:sz="0" w:space="0" w:color="auto"/>
        <w:right w:val="none" w:sz="0" w:space="0" w:color="auto"/>
      </w:divBdr>
    </w:div>
    <w:div w:id="354305958">
      <w:marLeft w:val="640"/>
      <w:marRight w:val="0"/>
      <w:marTop w:val="0"/>
      <w:marBottom w:val="0"/>
      <w:divBdr>
        <w:top w:val="none" w:sz="0" w:space="0" w:color="auto"/>
        <w:left w:val="none" w:sz="0" w:space="0" w:color="auto"/>
        <w:bottom w:val="none" w:sz="0" w:space="0" w:color="auto"/>
        <w:right w:val="none" w:sz="0" w:space="0" w:color="auto"/>
      </w:divBdr>
    </w:div>
    <w:div w:id="354504876">
      <w:marLeft w:val="640"/>
      <w:marRight w:val="0"/>
      <w:marTop w:val="0"/>
      <w:marBottom w:val="0"/>
      <w:divBdr>
        <w:top w:val="none" w:sz="0" w:space="0" w:color="auto"/>
        <w:left w:val="none" w:sz="0" w:space="0" w:color="auto"/>
        <w:bottom w:val="none" w:sz="0" w:space="0" w:color="auto"/>
        <w:right w:val="none" w:sz="0" w:space="0" w:color="auto"/>
      </w:divBdr>
    </w:div>
    <w:div w:id="354575756">
      <w:marLeft w:val="640"/>
      <w:marRight w:val="0"/>
      <w:marTop w:val="0"/>
      <w:marBottom w:val="0"/>
      <w:divBdr>
        <w:top w:val="none" w:sz="0" w:space="0" w:color="auto"/>
        <w:left w:val="none" w:sz="0" w:space="0" w:color="auto"/>
        <w:bottom w:val="none" w:sz="0" w:space="0" w:color="auto"/>
        <w:right w:val="none" w:sz="0" w:space="0" w:color="auto"/>
      </w:divBdr>
    </w:div>
    <w:div w:id="354578141">
      <w:marLeft w:val="640"/>
      <w:marRight w:val="0"/>
      <w:marTop w:val="0"/>
      <w:marBottom w:val="0"/>
      <w:divBdr>
        <w:top w:val="none" w:sz="0" w:space="0" w:color="auto"/>
        <w:left w:val="none" w:sz="0" w:space="0" w:color="auto"/>
        <w:bottom w:val="none" w:sz="0" w:space="0" w:color="auto"/>
        <w:right w:val="none" w:sz="0" w:space="0" w:color="auto"/>
      </w:divBdr>
    </w:div>
    <w:div w:id="354619234">
      <w:marLeft w:val="640"/>
      <w:marRight w:val="0"/>
      <w:marTop w:val="0"/>
      <w:marBottom w:val="0"/>
      <w:divBdr>
        <w:top w:val="none" w:sz="0" w:space="0" w:color="auto"/>
        <w:left w:val="none" w:sz="0" w:space="0" w:color="auto"/>
        <w:bottom w:val="none" w:sz="0" w:space="0" w:color="auto"/>
        <w:right w:val="none" w:sz="0" w:space="0" w:color="auto"/>
      </w:divBdr>
    </w:div>
    <w:div w:id="354622619">
      <w:marLeft w:val="640"/>
      <w:marRight w:val="0"/>
      <w:marTop w:val="0"/>
      <w:marBottom w:val="0"/>
      <w:divBdr>
        <w:top w:val="none" w:sz="0" w:space="0" w:color="auto"/>
        <w:left w:val="none" w:sz="0" w:space="0" w:color="auto"/>
        <w:bottom w:val="none" w:sz="0" w:space="0" w:color="auto"/>
        <w:right w:val="none" w:sz="0" w:space="0" w:color="auto"/>
      </w:divBdr>
    </w:div>
    <w:div w:id="354698343">
      <w:marLeft w:val="480"/>
      <w:marRight w:val="0"/>
      <w:marTop w:val="0"/>
      <w:marBottom w:val="0"/>
      <w:divBdr>
        <w:top w:val="none" w:sz="0" w:space="0" w:color="auto"/>
        <w:left w:val="none" w:sz="0" w:space="0" w:color="auto"/>
        <w:bottom w:val="none" w:sz="0" w:space="0" w:color="auto"/>
        <w:right w:val="none" w:sz="0" w:space="0" w:color="auto"/>
      </w:divBdr>
    </w:div>
    <w:div w:id="354885447">
      <w:marLeft w:val="640"/>
      <w:marRight w:val="0"/>
      <w:marTop w:val="0"/>
      <w:marBottom w:val="0"/>
      <w:divBdr>
        <w:top w:val="none" w:sz="0" w:space="0" w:color="auto"/>
        <w:left w:val="none" w:sz="0" w:space="0" w:color="auto"/>
        <w:bottom w:val="none" w:sz="0" w:space="0" w:color="auto"/>
        <w:right w:val="none" w:sz="0" w:space="0" w:color="auto"/>
      </w:divBdr>
    </w:div>
    <w:div w:id="354962627">
      <w:marLeft w:val="640"/>
      <w:marRight w:val="0"/>
      <w:marTop w:val="0"/>
      <w:marBottom w:val="0"/>
      <w:divBdr>
        <w:top w:val="none" w:sz="0" w:space="0" w:color="auto"/>
        <w:left w:val="none" w:sz="0" w:space="0" w:color="auto"/>
        <w:bottom w:val="none" w:sz="0" w:space="0" w:color="auto"/>
        <w:right w:val="none" w:sz="0" w:space="0" w:color="auto"/>
      </w:divBdr>
    </w:div>
    <w:div w:id="355084253">
      <w:marLeft w:val="640"/>
      <w:marRight w:val="0"/>
      <w:marTop w:val="0"/>
      <w:marBottom w:val="0"/>
      <w:divBdr>
        <w:top w:val="none" w:sz="0" w:space="0" w:color="auto"/>
        <w:left w:val="none" w:sz="0" w:space="0" w:color="auto"/>
        <w:bottom w:val="none" w:sz="0" w:space="0" w:color="auto"/>
        <w:right w:val="none" w:sz="0" w:space="0" w:color="auto"/>
      </w:divBdr>
    </w:div>
    <w:div w:id="355160228">
      <w:marLeft w:val="640"/>
      <w:marRight w:val="0"/>
      <w:marTop w:val="0"/>
      <w:marBottom w:val="0"/>
      <w:divBdr>
        <w:top w:val="none" w:sz="0" w:space="0" w:color="auto"/>
        <w:left w:val="none" w:sz="0" w:space="0" w:color="auto"/>
        <w:bottom w:val="none" w:sz="0" w:space="0" w:color="auto"/>
        <w:right w:val="none" w:sz="0" w:space="0" w:color="auto"/>
      </w:divBdr>
    </w:div>
    <w:div w:id="355237711">
      <w:marLeft w:val="640"/>
      <w:marRight w:val="0"/>
      <w:marTop w:val="0"/>
      <w:marBottom w:val="0"/>
      <w:divBdr>
        <w:top w:val="none" w:sz="0" w:space="0" w:color="auto"/>
        <w:left w:val="none" w:sz="0" w:space="0" w:color="auto"/>
        <w:bottom w:val="none" w:sz="0" w:space="0" w:color="auto"/>
        <w:right w:val="none" w:sz="0" w:space="0" w:color="auto"/>
      </w:divBdr>
    </w:div>
    <w:div w:id="355273921">
      <w:marLeft w:val="640"/>
      <w:marRight w:val="0"/>
      <w:marTop w:val="0"/>
      <w:marBottom w:val="0"/>
      <w:divBdr>
        <w:top w:val="none" w:sz="0" w:space="0" w:color="auto"/>
        <w:left w:val="none" w:sz="0" w:space="0" w:color="auto"/>
        <w:bottom w:val="none" w:sz="0" w:space="0" w:color="auto"/>
        <w:right w:val="none" w:sz="0" w:space="0" w:color="auto"/>
      </w:divBdr>
    </w:div>
    <w:div w:id="355354008">
      <w:marLeft w:val="640"/>
      <w:marRight w:val="0"/>
      <w:marTop w:val="0"/>
      <w:marBottom w:val="0"/>
      <w:divBdr>
        <w:top w:val="none" w:sz="0" w:space="0" w:color="auto"/>
        <w:left w:val="none" w:sz="0" w:space="0" w:color="auto"/>
        <w:bottom w:val="none" w:sz="0" w:space="0" w:color="auto"/>
        <w:right w:val="none" w:sz="0" w:space="0" w:color="auto"/>
      </w:divBdr>
    </w:div>
    <w:div w:id="355422857">
      <w:marLeft w:val="640"/>
      <w:marRight w:val="0"/>
      <w:marTop w:val="0"/>
      <w:marBottom w:val="0"/>
      <w:divBdr>
        <w:top w:val="none" w:sz="0" w:space="0" w:color="auto"/>
        <w:left w:val="none" w:sz="0" w:space="0" w:color="auto"/>
        <w:bottom w:val="none" w:sz="0" w:space="0" w:color="auto"/>
        <w:right w:val="none" w:sz="0" w:space="0" w:color="auto"/>
      </w:divBdr>
    </w:div>
    <w:div w:id="355429207">
      <w:marLeft w:val="640"/>
      <w:marRight w:val="0"/>
      <w:marTop w:val="0"/>
      <w:marBottom w:val="0"/>
      <w:divBdr>
        <w:top w:val="none" w:sz="0" w:space="0" w:color="auto"/>
        <w:left w:val="none" w:sz="0" w:space="0" w:color="auto"/>
        <w:bottom w:val="none" w:sz="0" w:space="0" w:color="auto"/>
        <w:right w:val="none" w:sz="0" w:space="0" w:color="auto"/>
      </w:divBdr>
    </w:div>
    <w:div w:id="355471403">
      <w:marLeft w:val="640"/>
      <w:marRight w:val="0"/>
      <w:marTop w:val="0"/>
      <w:marBottom w:val="0"/>
      <w:divBdr>
        <w:top w:val="none" w:sz="0" w:space="0" w:color="auto"/>
        <w:left w:val="none" w:sz="0" w:space="0" w:color="auto"/>
        <w:bottom w:val="none" w:sz="0" w:space="0" w:color="auto"/>
        <w:right w:val="none" w:sz="0" w:space="0" w:color="auto"/>
      </w:divBdr>
    </w:div>
    <w:div w:id="355545860">
      <w:marLeft w:val="640"/>
      <w:marRight w:val="0"/>
      <w:marTop w:val="0"/>
      <w:marBottom w:val="0"/>
      <w:divBdr>
        <w:top w:val="none" w:sz="0" w:space="0" w:color="auto"/>
        <w:left w:val="none" w:sz="0" w:space="0" w:color="auto"/>
        <w:bottom w:val="none" w:sz="0" w:space="0" w:color="auto"/>
        <w:right w:val="none" w:sz="0" w:space="0" w:color="auto"/>
      </w:divBdr>
    </w:div>
    <w:div w:id="355734898">
      <w:marLeft w:val="640"/>
      <w:marRight w:val="0"/>
      <w:marTop w:val="0"/>
      <w:marBottom w:val="0"/>
      <w:divBdr>
        <w:top w:val="none" w:sz="0" w:space="0" w:color="auto"/>
        <w:left w:val="none" w:sz="0" w:space="0" w:color="auto"/>
        <w:bottom w:val="none" w:sz="0" w:space="0" w:color="auto"/>
        <w:right w:val="none" w:sz="0" w:space="0" w:color="auto"/>
      </w:divBdr>
    </w:div>
    <w:div w:id="355814697">
      <w:marLeft w:val="640"/>
      <w:marRight w:val="0"/>
      <w:marTop w:val="0"/>
      <w:marBottom w:val="0"/>
      <w:divBdr>
        <w:top w:val="none" w:sz="0" w:space="0" w:color="auto"/>
        <w:left w:val="none" w:sz="0" w:space="0" w:color="auto"/>
        <w:bottom w:val="none" w:sz="0" w:space="0" w:color="auto"/>
        <w:right w:val="none" w:sz="0" w:space="0" w:color="auto"/>
      </w:divBdr>
    </w:div>
    <w:div w:id="355890681">
      <w:marLeft w:val="640"/>
      <w:marRight w:val="0"/>
      <w:marTop w:val="0"/>
      <w:marBottom w:val="0"/>
      <w:divBdr>
        <w:top w:val="none" w:sz="0" w:space="0" w:color="auto"/>
        <w:left w:val="none" w:sz="0" w:space="0" w:color="auto"/>
        <w:bottom w:val="none" w:sz="0" w:space="0" w:color="auto"/>
        <w:right w:val="none" w:sz="0" w:space="0" w:color="auto"/>
      </w:divBdr>
    </w:div>
    <w:div w:id="355929200">
      <w:marLeft w:val="640"/>
      <w:marRight w:val="0"/>
      <w:marTop w:val="0"/>
      <w:marBottom w:val="0"/>
      <w:divBdr>
        <w:top w:val="none" w:sz="0" w:space="0" w:color="auto"/>
        <w:left w:val="none" w:sz="0" w:space="0" w:color="auto"/>
        <w:bottom w:val="none" w:sz="0" w:space="0" w:color="auto"/>
        <w:right w:val="none" w:sz="0" w:space="0" w:color="auto"/>
      </w:divBdr>
    </w:div>
    <w:div w:id="356006688">
      <w:marLeft w:val="640"/>
      <w:marRight w:val="0"/>
      <w:marTop w:val="0"/>
      <w:marBottom w:val="0"/>
      <w:divBdr>
        <w:top w:val="none" w:sz="0" w:space="0" w:color="auto"/>
        <w:left w:val="none" w:sz="0" w:space="0" w:color="auto"/>
        <w:bottom w:val="none" w:sz="0" w:space="0" w:color="auto"/>
        <w:right w:val="none" w:sz="0" w:space="0" w:color="auto"/>
      </w:divBdr>
    </w:div>
    <w:div w:id="356007815">
      <w:marLeft w:val="640"/>
      <w:marRight w:val="0"/>
      <w:marTop w:val="0"/>
      <w:marBottom w:val="0"/>
      <w:divBdr>
        <w:top w:val="none" w:sz="0" w:space="0" w:color="auto"/>
        <w:left w:val="none" w:sz="0" w:space="0" w:color="auto"/>
        <w:bottom w:val="none" w:sz="0" w:space="0" w:color="auto"/>
        <w:right w:val="none" w:sz="0" w:space="0" w:color="auto"/>
      </w:divBdr>
    </w:div>
    <w:div w:id="356079647">
      <w:marLeft w:val="640"/>
      <w:marRight w:val="0"/>
      <w:marTop w:val="0"/>
      <w:marBottom w:val="0"/>
      <w:divBdr>
        <w:top w:val="none" w:sz="0" w:space="0" w:color="auto"/>
        <w:left w:val="none" w:sz="0" w:space="0" w:color="auto"/>
        <w:bottom w:val="none" w:sz="0" w:space="0" w:color="auto"/>
        <w:right w:val="none" w:sz="0" w:space="0" w:color="auto"/>
      </w:divBdr>
    </w:div>
    <w:div w:id="356277419">
      <w:marLeft w:val="640"/>
      <w:marRight w:val="0"/>
      <w:marTop w:val="0"/>
      <w:marBottom w:val="0"/>
      <w:divBdr>
        <w:top w:val="none" w:sz="0" w:space="0" w:color="auto"/>
        <w:left w:val="none" w:sz="0" w:space="0" w:color="auto"/>
        <w:bottom w:val="none" w:sz="0" w:space="0" w:color="auto"/>
        <w:right w:val="none" w:sz="0" w:space="0" w:color="auto"/>
      </w:divBdr>
    </w:div>
    <w:div w:id="356395468">
      <w:marLeft w:val="640"/>
      <w:marRight w:val="0"/>
      <w:marTop w:val="0"/>
      <w:marBottom w:val="0"/>
      <w:divBdr>
        <w:top w:val="none" w:sz="0" w:space="0" w:color="auto"/>
        <w:left w:val="none" w:sz="0" w:space="0" w:color="auto"/>
        <w:bottom w:val="none" w:sz="0" w:space="0" w:color="auto"/>
        <w:right w:val="none" w:sz="0" w:space="0" w:color="auto"/>
      </w:divBdr>
    </w:div>
    <w:div w:id="356733723">
      <w:marLeft w:val="640"/>
      <w:marRight w:val="0"/>
      <w:marTop w:val="0"/>
      <w:marBottom w:val="0"/>
      <w:divBdr>
        <w:top w:val="none" w:sz="0" w:space="0" w:color="auto"/>
        <w:left w:val="none" w:sz="0" w:space="0" w:color="auto"/>
        <w:bottom w:val="none" w:sz="0" w:space="0" w:color="auto"/>
        <w:right w:val="none" w:sz="0" w:space="0" w:color="auto"/>
      </w:divBdr>
    </w:div>
    <w:div w:id="356782464">
      <w:marLeft w:val="480"/>
      <w:marRight w:val="0"/>
      <w:marTop w:val="0"/>
      <w:marBottom w:val="0"/>
      <w:divBdr>
        <w:top w:val="none" w:sz="0" w:space="0" w:color="auto"/>
        <w:left w:val="none" w:sz="0" w:space="0" w:color="auto"/>
        <w:bottom w:val="none" w:sz="0" w:space="0" w:color="auto"/>
        <w:right w:val="none" w:sz="0" w:space="0" w:color="auto"/>
      </w:divBdr>
    </w:div>
    <w:div w:id="356784339">
      <w:marLeft w:val="640"/>
      <w:marRight w:val="0"/>
      <w:marTop w:val="0"/>
      <w:marBottom w:val="0"/>
      <w:divBdr>
        <w:top w:val="none" w:sz="0" w:space="0" w:color="auto"/>
        <w:left w:val="none" w:sz="0" w:space="0" w:color="auto"/>
        <w:bottom w:val="none" w:sz="0" w:space="0" w:color="auto"/>
        <w:right w:val="none" w:sz="0" w:space="0" w:color="auto"/>
      </w:divBdr>
    </w:div>
    <w:div w:id="356855115">
      <w:marLeft w:val="640"/>
      <w:marRight w:val="0"/>
      <w:marTop w:val="0"/>
      <w:marBottom w:val="0"/>
      <w:divBdr>
        <w:top w:val="none" w:sz="0" w:space="0" w:color="auto"/>
        <w:left w:val="none" w:sz="0" w:space="0" w:color="auto"/>
        <w:bottom w:val="none" w:sz="0" w:space="0" w:color="auto"/>
        <w:right w:val="none" w:sz="0" w:space="0" w:color="auto"/>
      </w:divBdr>
    </w:div>
    <w:div w:id="356857707">
      <w:marLeft w:val="640"/>
      <w:marRight w:val="0"/>
      <w:marTop w:val="0"/>
      <w:marBottom w:val="0"/>
      <w:divBdr>
        <w:top w:val="none" w:sz="0" w:space="0" w:color="auto"/>
        <w:left w:val="none" w:sz="0" w:space="0" w:color="auto"/>
        <w:bottom w:val="none" w:sz="0" w:space="0" w:color="auto"/>
        <w:right w:val="none" w:sz="0" w:space="0" w:color="auto"/>
      </w:divBdr>
    </w:div>
    <w:div w:id="356927989">
      <w:marLeft w:val="640"/>
      <w:marRight w:val="0"/>
      <w:marTop w:val="0"/>
      <w:marBottom w:val="0"/>
      <w:divBdr>
        <w:top w:val="none" w:sz="0" w:space="0" w:color="auto"/>
        <w:left w:val="none" w:sz="0" w:space="0" w:color="auto"/>
        <w:bottom w:val="none" w:sz="0" w:space="0" w:color="auto"/>
        <w:right w:val="none" w:sz="0" w:space="0" w:color="auto"/>
      </w:divBdr>
    </w:div>
    <w:div w:id="356929442">
      <w:marLeft w:val="640"/>
      <w:marRight w:val="0"/>
      <w:marTop w:val="0"/>
      <w:marBottom w:val="0"/>
      <w:divBdr>
        <w:top w:val="none" w:sz="0" w:space="0" w:color="auto"/>
        <w:left w:val="none" w:sz="0" w:space="0" w:color="auto"/>
        <w:bottom w:val="none" w:sz="0" w:space="0" w:color="auto"/>
        <w:right w:val="none" w:sz="0" w:space="0" w:color="auto"/>
      </w:divBdr>
    </w:div>
    <w:div w:id="357007241">
      <w:marLeft w:val="640"/>
      <w:marRight w:val="0"/>
      <w:marTop w:val="0"/>
      <w:marBottom w:val="0"/>
      <w:divBdr>
        <w:top w:val="none" w:sz="0" w:space="0" w:color="auto"/>
        <w:left w:val="none" w:sz="0" w:space="0" w:color="auto"/>
        <w:bottom w:val="none" w:sz="0" w:space="0" w:color="auto"/>
        <w:right w:val="none" w:sz="0" w:space="0" w:color="auto"/>
      </w:divBdr>
    </w:div>
    <w:div w:id="357046278">
      <w:marLeft w:val="640"/>
      <w:marRight w:val="0"/>
      <w:marTop w:val="0"/>
      <w:marBottom w:val="0"/>
      <w:divBdr>
        <w:top w:val="none" w:sz="0" w:space="0" w:color="auto"/>
        <w:left w:val="none" w:sz="0" w:space="0" w:color="auto"/>
        <w:bottom w:val="none" w:sz="0" w:space="0" w:color="auto"/>
        <w:right w:val="none" w:sz="0" w:space="0" w:color="auto"/>
      </w:divBdr>
    </w:div>
    <w:div w:id="357050073">
      <w:marLeft w:val="640"/>
      <w:marRight w:val="0"/>
      <w:marTop w:val="0"/>
      <w:marBottom w:val="0"/>
      <w:divBdr>
        <w:top w:val="none" w:sz="0" w:space="0" w:color="auto"/>
        <w:left w:val="none" w:sz="0" w:space="0" w:color="auto"/>
        <w:bottom w:val="none" w:sz="0" w:space="0" w:color="auto"/>
        <w:right w:val="none" w:sz="0" w:space="0" w:color="auto"/>
      </w:divBdr>
    </w:div>
    <w:div w:id="357126189">
      <w:marLeft w:val="640"/>
      <w:marRight w:val="0"/>
      <w:marTop w:val="0"/>
      <w:marBottom w:val="0"/>
      <w:divBdr>
        <w:top w:val="none" w:sz="0" w:space="0" w:color="auto"/>
        <w:left w:val="none" w:sz="0" w:space="0" w:color="auto"/>
        <w:bottom w:val="none" w:sz="0" w:space="0" w:color="auto"/>
        <w:right w:val="none" w:sz="0" w:space="0" w:color="auto"/>
      </w:divBdr>
    </w:div>
    <w:div w:id="357202437">
      <w:marLeft w:val="640"/>
      <w:marRight w:val="0"/>
      <w:marTop w:val="0"/>
      <w:marBottom w:val="0"/>
      <w:divBdr>
        <w:top w:val="none" w:sz="0" w:space="0" w:color="auto"/>
        <w:left w:val="none" w:sz="0" w:space="0" w:color="auto"/>
        <w:bottom w:val="none" w:sz="0" w:space="0" w:color="auto"/>
        <w:right w:val="none" w:sz="0" w:space="0" w:color="auto"/>
      </w:divBdr>
    </w:div>
    <w:div w:id="357241753">
      <w:marLeft w:val="640"/>
      <w:marRight w:val="0"/>
      <w:marTop w:val="0"/>
      <w:marBottom w:val="0"/>
      <w:divBdr>
        <w:top w:val="none" w:sz="0" w:space="0" w:color="auto"/>
        <w:left w:val="none" w:sz="0" w:space="0" w:color="auto"/>
        <w:bottom w:val="none" w:sz="0" w:space="0" w:color="auto"/>
        <w:right w:val="none" w:sz="0" w:space="0" w:color="auto"/>
      </w:divBdr>
    </w:div>
    <w:div w:id="357314557">
      <w:marLeft w:val="640"/>
      <w:marRight w:val="0"/>
      <w:marTop w:val="0"/>
      <w:marBottom w:val="0"/>
      <w:divBdr>
        <w:top w:val="none" w:sz="0" w:space="0" w:color="auto"/>
        <w:left w:val="none" w:sz="0" w:space="0" w:color="auto"/>
        <w:bottom w:val="none" w:sz="0" w:space="0" w:color="auto"/>
        <w:right w:val="none" w:sz="0" w:space="0" w:color="auto"/>
      </w:divBdr>
    </w:div>
    <w:div w:id="357315356">
      <w:marLeft w:val="480"/>
      <w:marRight w:val="0"/>
      <w:marTop w:val="0"/>
      <w:marBottom w:val="0"/>
      <w:divBdr>
        <w:top w:val="none" w:sz="0" w:space="0" w:color="auto"/>
        <w:left w:val="none" w:sz="0" w:space="0" w:color="auto"/>
        <w:bottom w:val="none" w:sz="0" w:space="0" w:color="auto"/>
        <w:right w:val="none" w:sz="0" w:space="0" w:color="auto"/>
      </w:divBdr>
    </w:div>
    <w:div w:id="357436602">
      <w:marLeft w:val="640"/>
      <w:marRight w:val="0"/>
      <w:marTop w:val="0"/>
      <w:marBottom w:val="0"/>
      <w:divBdr>
        <w:top w:val="none" w:sz="0" w:space="0" w:color="auto"/>
        <w:left w:val="none" w:sz="0" w:space="0" w:color="auto"/>
        <w:bottom w:val="none" w:sz="0" w:space="0" w:color="auto"/>
        <w:right w:val="none" w:sz="0" w:space="0" w:color="auto"/>
      </w:divBdr>
    </w:div>
    <w:div w:id="357508485">
      <w:marLeft w:val="640"/>
      <w:marRight w:val="0"/>
      <w:marTop w:val="0"/>
      <w:marBottom w:val="0"/>
      <w:divBdr>
        <w:top w:val="none" w:sz="0" w:space="0" w:color="auto"/>
        <w:left w:val="none" w:sz="0" w:space="0" w:color="auto"/>
        <w:bottom w:val="none" w:sz="0" w:space="0" w:color="auto"/>
        <w:right w:val="none" w:sz="0" w:space="0" w:color="auto"/>
      </w:divBdr>
    </w:div>
    <w:div w:id="357513990">
      <w:marLeft w:val="640"/>
      <w:marRight w:val="0"/>
      <w:marTop w:val="0"/>
      <w:marBottom w:val="0"/>
      <w:divBdr>
        <w:top w:val="none" w:sz="0" w:space="0" w:color="auto"/>
        <w:left w:val="none" w:sz="0" w:space="0" w:color="auto"/>
        <w:bottom w:val="none" w:sz="0" w:space="0" w:color="auto"/>
        <w:right w:val="none" w:sz="0" w:space="0" w:color="auto"/>
      </w:divBdr>
    </w:div>
    <w:div w:id="357584608">
      <w:marLeft w:val="640"/>
      <w:marRight w:val="0"/>
      <w:marTop w:val="0"/>
      <w:marBottom w:val="0"/>
      <w:divBdr>
        <w:top w:val="none" w:sz="0" w:space="0" w:color="auto"/>
        <w:left w:val="none" w:sz="0" w:space="0" w:color="auto"/>
        <w:bottom w:val="none" w:sz="0" w:space="0" w:color="auto"/>
        <w:right w:val="none" w:sz="0" w:space="0" w:color="auto"/>
      </w:divBdr>
    </w:div>
    <w:div w:id="357586809">
      <w:marLeft w:val="640"/>
      <w:marRight w:val="0"/>
      <w:marTop w:val="0"/>
      <w:marBottom w:val="0"/>
      <w:divBdr>
        <w:top w:val="none" w:sz="0" w:space="0" w:color="auto"/>
        <w:left w:val="none" w:sz="0" w:space="0" w:color="auto"/>
        <w:bottom w:val="none" w:sz="0" w:space="0" w:color="auto"/>
        <w:right w:val="none" w:sz="0" w:space="0" w:color="auto"/>
      </w:divBdr>
    </w:div>
    <w:div w:id="357588839">
      <w:marLeft w:val="640"/>
      <w:marRight w:val="0"/>
      <w:marTop w:val="0"/>
      <w:marBottom w:val="0"/>
      <w:divBdr>
        <w:top w:val="none" w:sz="0" w:space="0" w:color="auto"/>
        <w:left w:val="none" w:sz="0" w:space="0" w:color="auto"/>
        <w:bottom w:val="none" w:sz="0" w:space="0" w:color="auto"/>
        <w:right w:val="none" w:sz="0" w:space="0" w:color="auto"/>
      </w:divBdr>
    </w:div>
    <w:div w:id="357656722">
      <w:marLeft w:val="640"/>
      <w:marRight w:val="0"/>
      <w:marTop w:val="0"/>
      <w:marBottom w:val="0"/>
      <w:divBdr>
        <w:top w:val="none" w:sz="0" w:space="0" w:color="auto"/>
        <w:left w:val="none" w:sz="0" w:space="0" w:color="auto"/>
        <w:bottom w:val="none" w:sz="0" w:space="0" w:color="auto"/>
        <w:right w:val="none" w:sz="0" w:space="0" w:color="auto"/>
      </w:divBdr>
    </w:div>
    <w:div w:id="357659326">
      <w:marLeft w:val="640"/>
      <w:marRight w:val="0"/>
      <w:marTop w:val="0"/>
      <w:marBottom w:val="0"/>
      <w:divBdr>
        <w:top w:val="none" w:sz="0" w:space="0" w:color="auto"/>
        <w:left w:val="none" w:sz="0" w:space="0" w:color="auto"/>
        <w:bottom w:val="none" w:sz="0" w:space="0" w:color="auto"/>
        <w:right w:val="none" w:sz="0" w:space="0" w:color="auto"/>
      </w:divBdr>
    </w:div>
    <w:div w:id="357707267">
      <w:marLeft w:val="640"/>
      <w:marRight w:val="0"/>
      <w:marTop w:val="0"/>
      <w:marBottom w:val="0"/>
      <w:divBdr>
        <w:top w:val="none" w:sz="0" w:space="0" w:color="auto"/>
        <w:left w:val="none" w:sz="0" w:space="0" w:color="auto"/>
        <w:bottom w:val="none" w:sz="0" w:space="0" w:color="auto"/>
        <w:right w:val="none" w:sz="0" w:space="0" w:color="auto"/>
      </w:divBdr>
    </w:div>
    <w:div w:id="357900725">
      <w:marLeft w:val="640"/>
      <w:marRight w:val="0"/>
      <w:marTop w:val="0"/>
      <w:marBottom w:val="0"/>
      <w:divBdr>
        <w:top w:val="none" w:sz="0" w:space="0" w:color="auto"/>
        <w:left w:val="none" w:sz="0" w:space="0" w:color="auto"/>
        <w:bottom w:val="none" w:sz="0" w:space="0" w:color="auto"/>
        <w:right w:val="none" w:sz="0" w:space="0" w:color="auto"/>
      </w:divBdr>
    </w:div>
    <w:div w:id="357900906">
      <w:marLeft w:val="640"/>
      <w:marRight w:val="0"/>
      <w:marTop w:val="0"/>
      <w:marBottom w:val="0"/>
      <w:divBdr>
        <w:top w:val="none" w:sz="0" w:space="0" w:color="auto"/>
        <w:left w:val="none" w:sz="0" w:space="0" w:color="auto"/>
        <w:bottom w:val="none" w:sz="0" w:space="0" w:color="auto"/>
        <w:right w:val="none" w:sz="0" w:space="0" w:color="auto"/>
      </w:divBdr>
    </w:div>
    <w:div w:id="358042878">
      <w:marLeft w:val="640"/>
      <w:marRight w:val="0"/>
      <w:marTop w:val="0"/>
      <w:marBottom w:val="0"/>
      <w:divBdr>
        <w:top w:val="none" w:sz="0" w:space="0" w:color="auto"/>
        <w:left w:val="none" w:sz="0" w:space="0" w:color="auto"/>
        <w:bottom w:val="none" w:sz="0" w:space="0" w:color="auto"/>
        <w:right w:val="none" w:sz="0" w:space="0" w:color="auto"/>
      </w:divBdr>
    </w:div>
    <w:div w:id="358048397">
      <w:marLeft w:val="640"/>
      <w:marRight w:val="0"/>
      <w:marTop w:val="0"/>
      <w:marBottom w:val="0"/>
      <w:divBdr>
        <w:top w:val="none" w:sz="0" w:space="0" w:color="auto"/>
        <w:left w:val="none" w:sz="0" w:space="0" w:color="auto"/>
        <w:bottom w:val="none" w:sz="0" w:space="0" w:color="auto"/>
        <w:right w:val="none" w:sz="0" w:space="0" w:color="auto"/>
      </w:divBdr>
    </w:div>
    <w:div w:id="358164847">
      <w:marLeft w:val="640"/>
      <w:marRight w:val="0"/>
      <w:marTop w:val="0"/>
      <w:marBottom w:val="0"/>
      <w:divBdr>
        <w:top w:val="none" w:sz="0" w:space="0" w:color="auto"/>
        <w:left w:val="none" w:sz="0" w:space="0" w:color="auto"/>
        <w:bottom w:val="none" w:sz="0" w:space="0" w:color="auto"/>
        <w:right w:val="none" w:sz="0" w:space="0" w:color="auto"/>
      </w:divBdr>
    </w:div>
    <w:div w:id="358165842">
      <w:marLeft w:val="640"/>
      <w:marRight w:val="0"/>
      <w:marTop w:val="0"/>
      <w:marBottom w:val="0"/>
      <w:divBdr>
        <w:top w:val="none" w:sz="0" w:space="0" w:color="auto"/>
        <w:left w:val="none" w:sz="0" w:space="0" w:color="auto"/>
        <w:bottom w:val="none" w:sz="0" w:space="0" w:color="auto"/>
        <w:right w:val="none" w:sz="0" w:space="0" w:color="auto"/>
      </w:divBdr>
    </w:div>
    <w:div w:id="358167329">
      <w:marLeft w:val="640"/>
      <w:marRight w:val="0"/>
      <w:marTop w:val="0"/>
      <w:marBottom w:val="0"/>
      <w:divBdr>
        <w:top w:val="none" w:sz="0" w:space="0" w:color="auto"/>
        <w:left w:val="none" w:sz="0" w:space="0" w:color="auto"/>
        <w:bottom w:val="none" w:sz="0" w:space="0" w:color="auto"/>
        <w:right w:val="none" w:sz="0" w:space="0" w:color="auto"/>
      </w:divBdr>
    </w:div>
    <w:div w:id="358168761">
      <w:marLeft w:val="640"/>
      <w:marRight w:val="0"/>
      <w:marTop w:val="0"/>
      <w:marBottom w:val="0"/>
      <w:divBdr>
        <w:top w:val="none" w:sz="0" w:space="0" w:color="auto"/>
        <w:left w:val="none" w:sz="0" w:space="0" w:color="auto"/>
        <w:bottom w:val="none" w:sz="0" w:space="0" w:color="auto"/>
        <w:right w:val="none" w:sz="0" w:space="0" w:color="auto"/>
      </w:divBdr>
    </w:div>
    <w:div w:id="358245315">
      <w:marLeft w:val="640"/>
      <w:marRight w:val="0"/>
      <w:marTop w:val="0"/>
      <w:marBottom w:val="0"/>
      <w:divBdr>
        <w:top w:val="none" w:sz="0" w:space="0" w:color="auto"/>
        <w:left w:val="none" w:sz="0" w:space="0" w:color="auto"/>
        <w:bottom w:val="none" w:sz="0" w:space="0" w:color="auto"/>
        <w:right w:val="none" w:sz="0" w:space="0" w:color="auto"/>
      </w:divBdr>
    </w:div>
    <w:div w:id="358314989">
      <w:marLeft w:val="640"/>
      <w:marRight w:val="0"/>
      <w:marTop w:val="0"/>
      <w:marBottom w:val="0"/>
      <w:divBdr>
        <w:top w:val="none" w:sz="0" w:space="0" w:color="auto"/>
        <w:left w:val="none" w:sz="0" w:space="0" w:color="auto"/>
        <w:bottom w:val="none" w:sz="0" w:space="0" w:color="auto"/>
        <w:right w:val="none" w:sz="0" w:space="0" w:color="auto"/>
      </w:divBdr>
    </w:div>
    <w:div w:id="358317731">
      <w:marLeft w:val="640"/>
      <w:marRight w:val="0"/>
      <w:marTop w:val="0"/>
      <w:marBottom w:val="0"/>
      <w:divBdr>
        <w:top w:val="none" w:sz="0" w:space="0" w:color="auto"/>
        <w:left w:val="none" w:sz="0" w:space="0" w:color="auto"/>
        <w:bottom w:val="none" w:sz="0" w:space="0" w:color="auto"/>
        <w:right w:val="none" w:sz="0" w:space="0" w:color="auto"/>
      </w:divBdr>
    </w:div>
    <w:div w:id="358362706">
      <w:marLeft w:val="640"/>
      <w:marRight w:val="0"/>
      <w:marTop w:val="0"/>
      <w:marBottom w:val="0"/>
      <w:divBdr>
        <w:top w:val="none" w:sz="0" w:space="0" w:color="auto"/>
        <w:left w:val="none" w:sz="0" w:space="0" w:color="auto"/>
        <w:bottom w:val="none" w:sz="0" w:space="0" w:color="auto"/>
        <w:right w:val="none" w:sz="0" w:space="0" w:color="auto"/>
      </w:divBdr>
    </w:div>
    <w:div w:id="358432716">
      <w:marLeft w:val="640"/>
      <w:marRight w:val="0"/>
      <w:marTop w:val="0"/>
      <w:marBottom w:val="0"/>
      <w:divBdr>
        <w:top w:val="none" w:sz="0" w:space="0" w:color="auto"/>
        <w:left w:val="none" w:sz="0" w:space="0" w:color="auto"/>
        <w:bottom w:val="none" w:sz="0" w:space="0" w:color="auto"/>
        <w:right w:val="none" w:sz="0" w:space="0" w:color="auto"/>
      </w:divBdr>
    </w:div>
    <w:div w:id="358437922">
      <w:marLeft w:val="640"/>
      <w:marRight w:val="0"/>
      <w:marTop w:val="0"/>
      <w:marBottom w:val="0"/>
      <w:divBdr>
        <w:top w:val="none" w:sz="0" w:space="0" w:color="auto"/>
        <w:left w:val="none" w:sz="0" w:space="0" w:color="auto"/>
        <w:bottom w:val="none" w:sz="0" w:space="0" w:color="auto"/>
        <w:right w:val="none" w:sz="0" w:space="0" w:color="auto"/>
      </w:divBdr>
    </w:div>
    <w:div w:id="358508453">
      <w:marLeft w:val="640"/>
      <w:marRight w:val="0"/>
      <w:marTop w:val="0"/>
      <w:marBottom w:val="0"/>
      <w:divBdr>
        <w:top w:val="none" w:sz="0" w:space="0" w:color="auto"/>
        <w:left w:val="none" w:sz="0" w:space="0" w:color="auto"/>
        <w:bottom w:val="none" w:sz="0" w:space="0" w:color="auto"/>
        <w:right w:val="none" w:sz="0" w:space="0" w:color="auto"/>
      </w:divBdr>
    </w:div>
    <w:div w:id="358512027">
      <w:marLeft w:val="640"/>
      <w:marRight w:val="0"/>
      <w:marTop w:val="0"/>
      <w:marBottom w:val="0"/>
      <w:divBdr>
        <w:top w:val="none" w:sz="0" w:space="0" w:color="auto"/>
        <w:left w:val="none" w:sz="0" w:space="0" w:color="auto"/>
        <w:bottom w:val="none" w:sz="0" w:space="0" w:color="auto"/>
        <w:right w:val="none" w:sz="0" w:space="0" w:color="auto"/>
      </w:divBdr>
    </w:div>
    <w:div w:id="358514409">
      <w:marLeft w:val="640"/>
      <w:marRight w:val="0"/>
      <w:marTop w:val="0"/>
      <w:marBottom w:val="0"/>
      <w:divBdr>
        <w:top w:val="none" w:sz="0" w:space="0" w:color="auto"/>
        <w:left w:val="none" w:sz="0" w:space="0" w:color="auto"/>
        <w:bottom w:val="none" w:sz="0" w:space="0" w:color="auto"/>
        <w:right w:val="none" w:sz="0" w:space="0" w:color="auto"/>
      </w:divBdr>
    </w:div>
    <w:div w:id="358548332">
      <w:marLeft w:val="640"/>
      <w:marRight w:val="0"/>
      <w:marTop w:val="0"/>
      <w:marBottom w:val="0"/>
      <w:divBdr>
        <w:top w:val="none" w:sz="0" w:space="0" w:color="auto"/>
        <w:left w:val="none" w:sz="0" w:space="0" w:color="auto"/>
        <w:bottom w:val="none" w:sz="0" w:space="0" w:color="auto"/>
        <w:right w:val="none" w:sz="0" w:space="0" w:color="auto"/>
      </w:divBdr>
    </w:div>
    <w:div w:id="358624488">
      <w:marLeft w:val="640"/>
      <w:marRight w:val="0"/>
      <w:marTop w:val="0"/>
      <w:marBottom w:val="0"/>
      <w:divBdr>
        <w:top w:val="none" w:sz="0" w:space="0" w:color="auto"/>
        <w:left w:val="none" w:sz="0" w:space="0" w:color="auto"/>
        <w:bottom w:val="none" w:sz="0" w:space="0" w:color="auto"/>
        <w:right w:val="none" w:sz="0" w:space="0" w:color="auto"/>
      </w:divBdr>
    </w:div>
    <w:div w:id="358775016">
      <w:marLeft w:val="640"/>
      <w:marRight w:val="0"/>
      <w:marTop w:val="0"/>
      <w:marBottom w:val="0"/>
      <w:divBdr>
        <w:top w:val="none" w:sz="0" w:space="0" w:color="auto"/>
        <w:left w:val="none" w:sz="0" w:space="0" w:color="auto"/>
        <w:bottom w:val="none" w:sz="0" w:space="0" w:color="auto"/>
        <w:right w:val="none" w:sz="0" w:space="0" w:color="auto"/>
      </w:divBdr>
    </w:div>
    <w:div w:id="358776533">
      <w:marLeft w:val="640"/>
      <w:marRight w:val="0"/>
      <w:marTop w:val="0"/>
      <w:marBottom w:val="0"/>
      <w:divBdr>
        <w:top w:val="none" w:sz="0" w:space="0" w:color="auto"/>
        <w:left w:val="none" w:sz="0" w:space="0" w:color="auto"/>
        <w:bottom w:val="none" w:sz="0" w:space="0" w:color="auto"/>
        <w:right w:val="none" w:sz="0" w:space="0" w:color="auto"/>
      </w:divBdr>
    </w:div>
    <w:div w:id="359093348">
      <w:marLeft w:val="640"/>
      <w:marRight w:val="0"/>
      <w:marTop w:val="0"/>
      <w:marBottom w:val="0"/>
      <w:divBdr>
        <w:top w:val="none" w:sz="0" w:space="0" w:color="auto"/>
        <w:left w:val="none" w:sz="0" w:space="0" w:color="auto"/>
        <w:bottom w:val="none" w:sz="0" w:space="0" w:color="auto"/>
        <w:right w:val="none" w:sz="0" w:space="0" w:color="auto"/>
      </w:divBdr>
    </w:div>
    <w:div w:id="359163892">
      <w:marLeft w:val="640"/>
      <w:marRight w:val="0"/>
      <w:marTop w:val="0"/>
      <w:marBottom w:val="0"/>
      <w:divBdr>
        <w:top w:val="none" w:sz="0" w:space="0" w:color="auto"/>
        <w:left w:val="none" w:sz="0" w:space="0" w:color="auto"/>
        <w:bottom w:val="none" w:sz="0" w:space="0" w:color="auto"/>
        <w:right w:val="none" w:sz="0" w:space="0" w:color="auto"/>
      </w:divBdr>
    </w:div>
    <w:div w:id="359206247">
      <w:marLeft w:val="640"/>
      <w:marRight w:val="0"/>
      <w:marTop w:val="0"/>
      <w:marBottom w:val="0"/>
      <w:divBdr>
        <w:top w:val="none" w:sz="0" w:space="0" w:color="auto"/>
        <w:left w:val="none" w:sz="0" w:space="0" w:color="auto"/>
        <w:bottom w:val="none" w:sz="0" w:space="0" w:color="auto"/>
        <w:right w:val="none" w:sz="0" w:space="0" w:color="auto"/>
      </w:divBdr>
    </w:div>
    <w:div w:id="359208186">
      <w:marLeft w:val="640"/>
      <w:marRight w:val="0"/>
      <w:marTop w:val="0"/>
      <w:marBottom w:val="0"/>
      <w:divBdr>
        <w:top w:val="none" w:sz="0" w:space="0" w:color="auto"/>
        <w:left w:val="none" w:sz="0" w:space="0" w:color="auto"/>
        <w:bottom w:val="none" w:sz="0" w:space="0" w:color="auto"/>
        <w:right w:val="none" w:sz="0" w:space="0" w:color="auto"/>
      </w:divBdr>
    </w:div>
    <w:div w:id="359211675">
      <w:marLeft w:val="640"/>
      <w:marRight w:val="0"/>
      <w:marTop w:val="0"/>
      <w:marBottom w:val="0"/>
      <w:divBdr>
        <w:top w:val="none" w:sz="0" w:space="0" w:color="auto"/>
        <w:left w:val="none" w:sz="0" w:space="0" w:color="auto"/>
        <w:bottom w:val="none" w:sz="0" w:space="0" w:color="auto"/>
        <w:right w:val="none" w:sz="0" w:space="0" w:color="auto"/>
      </w:divBdr>
    </w:div>
    <w:div w:id="359283552">
      <w:marLeft w:val="640"/>
      <w:marRight w:val="0"/>
      <w:marTop w:val="0"/>
      <w:marBottom w:val="0"/>
      <w:divBdr>
        <w:top w:val="none" w:sz="0" w:space="0" w:color="auto"/>
        <w:left w:val="none" w:sz="0" w:space="0" w:color="auto"/>
        <w:bottom w:val="none" w:sz="0" w:space="0" w:color="auto"/>
        <w:right w:val="none" w:sz="0" w:space="0" w:color="auto"/>
      </w:divBdr>
    </w:div>
    <w:div w:id="359287155">
      <w:marLeft w:val="640"/>
      <w:marRight w:val="0"/>
      <w:marTop w:val="0"/>
      <w:marBottom w:val="0"/>
      <w:divBdr>
        <w:top w:val="none" w:sz="0" w:space="0" w:color="auto"/>
        <w:left w:val="none" w:sz="0" w:space="0" w:color="auto"/>
        <w:bottom w:val="none" w:sz="0" w:space="0" w:color="auto"/>
        <w:right w:val="none" w:sz="0" w:space="0" w:color="auto"/>
      </w:divBdr>
    </w:div>
    <w:div w:id="359360312">
      <w:marLeft w:val="640"/>
      <w:marRight w:val="0"/>
      <w:marTop w:val="0"/>
      <w:marBottom w:val="0"/>
      <w:divBdr>
        <w:top w:val="none" w:sz="0" w:space="0" w:color="auto"/>
        <w:left w:val="none" w:sz="0" w:space="0" w:color="auto"/>
        <w:bottom w:val="none" w:sz="0" w:space="0" w:color="auto"/>
        <w:right w:val="none" w:sz="0" w:space="0" w:color="auto"/>
      </w:divBdr>
    </w:div>
    <w:div w:id="359401683">
      <w:marLeft w:val="640"/>
      <w:marRight w:val="0"/>
      <w:marTop w:val="0"/>
      <w:marBottom w:val="0"/>
      <w:divBdr>
        <w:top w:val="none" w:sz="0" w:space="0" w:color="auto"/>
        <w:left w:val="none" w:sz="0" w:space="0" w:color="auto"/>
        <w:bottom w:val="none" w:sz="0" w:space="0" w:color="auto"/>
        <w:right w:val="none" w:sz="0" w:space="0" w:color="auto"/>
      </w:divBdr>
    </w:div>
    <w:div w:id="359474670">
      <w:marLeft w:val="640"/>
      <w:marRight w:val="0"/>
      <w:marTop w:val="0"/>
      <w:marBottom w:val="0"/>
      <w:divBdr>
        <w:top w:val="none" w:sz="0" w:space="0" w:color="auto"/>
        <w:left w:val="none" w:sz="0" w:space="0" w:color="auto"/>
        <w:bottom w:val="none" w:sz="0" w:space="0" w:color="auto"/>
        <w:right w:val="none" w:sz="0" w:space="0" w:color="auto"/>
      </w:divBdr>
    </w:div>
    <w:div w:id="359477509">
      <w:marLeft w:val="640"/>
      <w:marRight w:val="0"/>
      <w:marTop w:val="0"/>
      <w:marBottom w:val="0"/>
      <w:divBdr>
        <w:top w:val="none" w:sz="0" w:space="0" w:color="auto"/>
        <w:left w:val="none" w:sz="0" w:space="0" w:color="auto"/>
        <w:bottom w:val="none" w:sz="0" w:space="0" w:color="auto"/>
        <w:right w:val="none" w:sz="0" w:space="0" w:color="auto"/>
      </w:divBdr>
    </w:div>
    <w:div w:id="359553137">
      <w:marLeft w:val="640"/>
      <w:marRight w:val="0"/>
      <w:marTop w:val="0"/>
      <w:marBottom w:val="0"/>
      <w:divBdr>
        <w:top w:val="none" w:sz="0" w:space="0" w:color="auto"/>
        <w:left w:val="none" w:sz="0" w:space="0" w:color="auto"/>
        <w:bottom w:val="none" w:sz="0" w:space="0" w:color="auto"/>
        <w:right w:val="none" w:sz="0" w:space="0" w:color="auto"/>
      </w:divBdr>
    </w:div>
    <w:div w:id="359744954">
      <w:marLeft w:val="640"/>
      <w:marRight w:val="0"/>
      <w:marTop w:val="0"/>
      <w:marBottom w:val="0"/>
      <w:divBdr>
        <w:top w:val="none" w:sz="0" w:space="0" w:color="auto"/>
        <w:left w:val="none" w:sz="0" w:space="0" w:color="auto"/>
        <w:bottom w:val="none" w:sz="0" w:space="0" w:color="auto"/>
        <w:right w:val="none" w:sz="0" w:space="0" w:color="auto"/>
      </w:divBdr>
    </w:div>
    <w:div w:id="359746465">
      <w:marLeft w:val="640"/>
      <w:marRight w:val="0"/>
      <w:marTop w:val="0"/>
      <w:marBottom w:val="0"/>
      <w:divBdr>
        <w:top w:val="none" w:sz="0" w:space="0" w:color="auto"/>
        <w:left w:val="none" w:sz="0" w:space="0" w:color="auto"/>
        <w:bottom w:val="none" w:sz="0" w:space="0" w:color="auto"/>
        <w:right w:val="none" w:sz="0" w:space="0" w:color="auto"/>
      </w:divBdr>
    </w:div>
    <w:div w:id="359746950">
      <w:marLeft w:val="640"/>
      <w:marRight w:val="0"/>
      <w:marTop w:val="0"/>
      <w:marBottom w:val="0"/>
      <w:divBdr>
        <w:top w:val="none" w:sz="0" w:space="0" w:color="auto"/>
        <w:left w:val="none" w:sz="0" w:space="0" w:color="auto"/>
        <w:bottom w:val="none" w:sz="0" w:space="0" w:color="auto"/>
        <w:right w:val="none" w:sz="0" w:space="0" w:color="auto"/>
      </w:divBdr>
    </w:div>
    <w:div w:id="359746969">
      <w:marLeft w:val="640"/>
      <w:marRight w:val="0"/>
      <w:marTop w:val="0"/>
      <w:marBottom w:val="0"/>
      <w:divBdr>
        <w:top w:val="none" w:sz="0" w:space="0" w:color="auto"/>
        <w:left w:val="none" w:sz="0" w:space="0" w:color="auto"/>
        <w:bottom w:val="none" w:sz="0" w:space="0" w:color="auto"/>
        <w:right w:val="none" w:sz="0" w:space="0" w:color="auto"/>
      </w:divBdr>
    </w:div>
    <w:div w:id="359816093">
      <w:marLeft w:val="640"/>
      <w:marRight w:val="0"/>
      <w:marTop w:val="0"/>
      <w:marBottom w:val="0"/>
      <w:divBdr>
        <w:top w:val="none" w:sz="0" w:space="0" w:color="auto"/>
        <w:left w:val="none" w:sz="0" w:space="0" w:color="auto"/>
        <w:bottom w:val="none" w:sz="0" w:space="0" w:color="auto"/>
        <w:right w:val="none" w:sz="0" w:space="0" w:color="auto"/>
      </w:divBdr>
    </w:div>
    <w:div w:id="359866037">
      <w:marLeft w:val="640"/>
      <w:marRight w:val="0"/>
      <w:marTop w:val="0"/>
      <w:marBottom w:val="0"/>
      <w:divBdr>
        <w:top w:val="none" w:sz="0" w:space="0" w:color="auto"/>
        <w:left w:val="none" w:sz="0" w:space="0" w:color="auto"/>
        <w:bottom w:val="none" w:sz="0" w:space="0" w:color="auto"/>
        <w:right w:val="none" w:sz="0" w:space="0" w:color="auto"/>
      </w:divBdr>
    </w:div>
    <w:div w:id="359941227">
      <w:marLeft w:val="640"/>
      <w:marRight w:val="0"/>
      <w:marTop w:val="0"/>
      <w:marBottom w:val="0"/>
      <w:divBdr>
        <w:top w:val="none" w:sz="0" w:space="0" w:color="auto"/>
        <w:left w:val="none" w:sz="0" w:space="0" w:color="auto"/>
        <w:bottom w:val="none" w:sz="0" w:space="0" w:color="auto"/>
        <w:right w:val="none" w:sz="0" w:space="0" w:color="auto"/>
      </w:divBdr>
    </w:div>
    <w:div w:id="360008687">
      <w:marLeft w:val="640"/>
      <w:marRight w:val="0"/>
      <w:marTop w:val="0"/>
      <w:marBottom w:val="0"/>
      <w:divBdr>
        <w:top w:val="none" w:sz="0" w:space="0" w:color="auto"/>
        <w:left w:val="none" w:sz="0" w:space="0" w:color="auto"/>
        <w:bottom w:val="none" w:sz="0" w:space="0" w:color="auto"/>
        <w:right w:val="none" w:sz="0" w:space="0" w:color="auto"/>
      </w:divBdr>
    </w:div>
    <w:div w:id="360010984">
      <w:marLeft w:val="640"/>
      <w:marRight w:val="0"/>
      <w:marTop w:val="0"/>
      <w:marBottom w:val="0"/>
      <w:divBdr>
        <w:top w:val="none" w:sz="0" w:space="0" w:color="auto"/>
        <w:left w:val="none" w:sz="0" w:space="0" w:color="auto"/>
        <w:bottom w:val="none" w:sz="0" w:space="0" w:color="auto"/>
        <w:right w:val="none" w:sz="0" w:space="0" w:color="auto"/>
      </w:divBdr>
    </w:div>
    <w:div w:id="360056581">
      <w:marLeft w:val="640"/>
      <w:marRight w:val="0"/>
      <w:marTop w:val="0"/>
      <w:marBottom w:val="0"/>
      <w:divBdr>
        <w:top w:val="none" w:sz="0" w:space="0" w:color="auto"/>
        <w:left w:val="none" w:sz="0" w:space="0" w:color="auto"/>
        <w:bottom w:val="none" w:sz="0" w:space="0" w:color="auto"/>
        <w:right w:val="none" w:sz="0" w:space="0" w:color="auto"/>
      </w:divBdr>
    </w:div>
    <w:div w:id="360207968">
      <w:marLeft w:val="640"/>
      <w:marRight w:val="0"/>
      <w:marTop w:val="0"/>
      <w:marBottom w:val="0"/>
      <w:divBdr>
        <w:top w:val="none" w:sz="0" w:space="0" w:color="auto"/>
        <w:left w:val="none" w:sz="0" w:space="0" w:color="auto"/>
        <w:bottom w:val="none" w:sz="0" w:space="0" w:color="auto"/>
        <w:right w:val="none" w:sz="0" w:space="0" w:color="auto"/>
      </w:divBdr>
    </w:div>
    <w:div w:id="360209755">
      <w:marLeft w:val="640"/>
      <w:marRight w:val="0"/>
      <w:marTop w:val="0"/>
      <w:marBottom w:val="0"/>
      <w:divBdr>
        <w:top w:val="none" w:sz="0" w:space="0" w:color="auto"/>
        <w:left w:val="none" w:sz="0" w:space="0" w:color="auto"/>
        <w:bottom w:val="none" w:sz="0" w:space="0" w:color="auto"/>
        <w:right w:val="none" w:sz="0" w:space="0" w:color="auto"/>
      </w:divBdr>
    </w:div>
    <w:div w:id="360251651">
      <w:marLeft w:val="640"/>
      <w:marRight w:val="0"/>
      <w:marTop w:val="0"/>
      <w:marBottom w:val="0"/>
      <w:divBdr>
        <w:top w:val="none" w:sz="0" w:space="0" w:color="auto"/>
        <w:left w:val="none" w:sz="0" w:space="0" w:color="auto"/>
        <w:bottom w:val="none" w:sz="0" w:space="0" w:color="auto"/>
        <w:right w:val="none" w:sz="0" w:space="0" w:color="auto"/>
      </w:divBdr>
    </w:div>
    <w:div w:id="360278470">
      <w:marLeft w:val="640"/>
      <w:marRight w:val="0"/>
      <w:marTop w:val="0"/>
      <w:marBottom w:val="0"/>
      <w:divBdr>
        <w:top w:val="none" w:sz="0" w:space="0" w:color="auto"/>
        <w:left w:val="none" w:sz="0" w:space="0" w:color="auto"/>
        <w:bottom w:val="none" w:sz="0" w:space="0" w:color="auto"/>
        <w:right w:val="none" w:sz="0" w:space="0" w:color="auto"/>
      </w:divBdr>
    </w:div>
    <w:div w:id="360281462">
      <w:marLeft w:val="640"/>
      <w:marRight w:val="0"/>
      <w:marTop w:val="0"/>
      <w:marBottom w:val="0"/>
      <w:divBdr>
        <w:top w:val="none" w:sz="0" w:space="0" w:color="auto"/>
        <w:left w:val="none" w:sz="0" w:space="0" w:color="auto"/>
        <w:bottom w:val="none" w:sz="0" w:space="0" w:color="auto"/>
        <w:right w:val="none" w:sz="0" w:space="0" w:color="auto"/>
      </w:divBdr>
    </w:div>
    <w:div w:id="360322330">
      <w:marLeft w:val="640"/>
      <w:marRight w:val="0"/>
      <w:marTop w:val="0"/>
      <w:marBottom w:val="0"/>
      <w:divBdr>
        <w:top w:val="none" w:sz="0" w:space="0" w:color="auto"/>
        <w:left w:val="none" w:sz="0" w:space="0" w:color="auto"/>
        <w:bottom w:val="none" w:sz="0" w:space="0" w:color="auto"/>
        <w:right w:val="none" w:sz="0" w:space="0" w:color="auto"/>
      </w:divBdr>
    </w:div>
    <w:div w:id="360395506">
      <w:marLeft w:val="640"/>
      <w:marRight w:val="0"/>
      <w:marTop w:val="0"/>
      <w:marBottom w:val="0"/>
      <w:divBdr>
        <w:top w:val="none" w:sz="0" w:space="0" w:color="auto"/>
        <w:left w:val="none" w:sz="0" w:space="0" w:color="auto"/>
        <w:bottom w:val="none" w:sz="0" w:space="0" w:color="auto"/>
        <w:right w:val="none" w:sz="0" w:space="0" w:color="auto"/>
      </w:divBdr>
    </w:div>
    <w:div w:id="360402534">
      <w:marLeft w:val="640"/>
      <w:marRight w:val="0"/>
      <w:marTop w:val="0"/>
      <w:marBottom w:val="0"/>
      <w:divBdr>
        <w:top w:val="none" w:sz="0" w:space="0" w:color="auto"/>
        <w:left w:val="none" w:sz="0" w:space="0" w:color="auto"/>
        <w:bottom w:val="none" w:sz="0" w:space="0" w:color="auto"/>
        <w:right w:val="none" w:sz="0" w:space="0" w:color="auto"/>
      </w:divBdr>
    </w:div>
    <w:div w:id="360470894">
      <w:marLeft w:val="640"/>
      <w:marRight w:val="0"/>
      <w:marTop w:val="0"/>
      <w:marBottom w:val="0"/>
      <w:divBdr>
        <w:top w:val="none" w:sz="0" w:space="0" w:color="auto"/>
        <w:left w:val="none" w:sz="0" w:space="0" w:color="auto"/>
        <w:bottom w:val="none" w:sz="0" w:space="0" w:color="auto"/>
        <w:right w:val="none" w:sz="0" w:space="0" w:color="auto"/>
      </w:divBdr>
    </w:div>
    <w:div w:id="360517584">
      <w:marLeft w:val="640"/>
      <w:marRight w:val="0"/>
      <w:marTop w:val="0"/>
      <w:marBottom w:val="0"/>
      <w:divBdr>
        <w:top w:val="none" w:sz="0" w:space="0" w:color="auto"/>
        <w:left w:val="none" w:sz="0" w:space="0" w:color="auto"/>
        <w:bottom w:val="none" w:sz="0" w:space="0" w:color="auto"/>
        <w:right w:val="none" w:sz="0" w:space="0" w:color="auto"/>
      </w:divBdr>
    </w:div>
    <w:div w:id="360597590">
      <w:marLeft w:val="640"/>
      <w:marRight w:val="0"/>
      <w:marTop w:val="0"/>
      <w:marBottom w:val="0"/>
      <w:divBdr>
        <w:top w:val="none" w:sz="0" w:space="0" w:color="auto"/>
        <w:left w:val="none" w:sz="0" w:space="0" w:color="auto"/>
        <w:bottom w:val="none" w:sz="0" w:space="0" w:color="auto"/>
        <w:right w:val="none" w:sz="0" w:space="0" w:color="auto"/>
      </w:divBdr>
    </w:div>
    <w:div w:id="360669124">
      <w:marLeft w:val="640"/>
      <w:marRight w:val="0"/>
      <w:marTop w:val="0"/>
      <w:marBottom w:val="0"/>
      <w:divBdr>
        <w:top w:val="none" w:sz="0" w:space="0" w:color="auto"/>
        <w:left w:val="none" w:sz="0" w:space="0" w:color="auto"/>
        <w:bottom w:val="none" w:sz="0" w:space="0" w:color="auto"/>
        <w:right w:val="none" w:sz="0" w:space="0" w:color="auto"/>
      </w:divBdr>
    </w:div>
    <w:div w:id="360672657">
      <w:marLeft w:val="640"/>
      <w:marRight w:val="0"/>
      <w:marTop w:val="0"/>
      <w:marBottom w:val="0"/>
      <w:divBdr>
        <w:top w:val="none" w:sz="0" w:space="0" w:color="auto"/>
        <w:left w:val="none" w:sz="0" w:space="0" w:color="auto"/>
        <w:bottom w:val="none" w:sz="0" w:space="0" w:color="auto"/>
        <w:right w:val="none" w:sz="0" w:space="0" w:color="auto"/>
      </w:divBdr>
    </w:div>
    <w:div w:id="360857717">
      <w:marLeft w:val="640"/>
      <w:marRight w:val="0"/>
      <w:marTop w:val="0"/>
      <w:marBottom w:val="0"/>
      <w:divBdr>
        <w:top w:val="none" w:sz="0" w:space="0" w:color="auto"/>
        <w:left w:val="none" w:sz="0" w:space="0" w:color="auto"/>
        <w:bottom w:val="none" w:sz="0" w:space="0" w:color="auto"/>
        <w:right w:val="none" w:sz="0" w:space="0" w:color="auto"/>
      </w:divBdr>
    </w:div>
    <w:div w:id="360977132">
      <w:marLeft w:val="640"/>
      <w:marRight w:val="0"/>
      <w:marTop w:val="0"/>
      <w:marBottom w:val="0"/>
      <w:divBdr>
        <w:top w:val="none" w:sz="0" w:space="0" w:color="auto"/>
        <w:left w:val="none" w:sz="0" w:space="0" w:color="auto"/>
        <w:bottom w:val="none" w:sz="0" w:space="0" w:color="auto"/>
        <w:right w:val="none" w:sz="0" w:space="0" w:color="auto"/>
      </w:divBdr>
    </w:div>
    <w:div w:id="361054106">
      <w:marLeft w:val="640"/>
      <w:marRight w:val="0"/>
      <w:marTop w:val="0"/>
      <w:marBottom w:val="0"/>
      <w:divBdr>
        <w:top w:val="none" w:sz="0" w:space="0" w:color="auto"/>
        <w:left w:val="none" w:sz="0" w:space="0" w:color="auto"/>
        <w:bottom w:val="none" w:sz="0" w:space="0" w:color="auto"/>
        <w:right w:val="none" w:sz="0" w:space="0" w:color="auto"/>
      </w:divBdr>
    </w:div>
    <w:div w:id="361134018">
      <w:marLeft w:val="640"/>
      <w:marRight w:val="0"/>
      <w:marTop w:val="0"/>
      <w:marBottom w:val="0"/>
      <w:divBdr>
        <w:top w:val="none" w:sz="0" w:space="0" w:color="auto"/>
        <w:left w:val="none" w:sz="0" w:space="0" w:color="auto"/>
        <w:bottom w:val="none" w:sz="0" w:space="0" w:color="auto"/>
        <w:right w:val="none" w:sz="0" w:space="0" w:color="auto"/>
      </w:divBdr>
    </w:div>
    <w:div w:id="361243701">
      <w:marLeft w:val="640"/>
      <w:marRight w:val="0"/>
      <w:marTop w:val="0"/>
      <w:marBottom w:val="0"/>
      <w:divBdr>
        <w:top w:val="none" w:sz="0" w:space="0" w:color="auto"/>
        <w:left w:val="none" w:sz="0" w:space="0" w:color="auto"/>
        <w:bottom w:val="none" w:sz="0" w:space="0" w:color="auto"/>
        <w:right w:val="none" w:sz="0" w:space="0" w:color="auto"/>
      </w:divBdr>
    </w:div>
    <w:div w:id="361243756">
      <w:marLeft w:val="640"/>
      <w:marRight w:val="0"/>
      <w:marTop w:val="0"/>
      <w:marBottom w:val="0"/>
      <w:divBdr>
        <w:top w:val="none" w:sz="0" w:space="0" w:color="auto"/>
        <w:left w:val="none" w:sz="0" w:space="0" w:color="auto"/>
        <w:bottom w:val="none" w:sz="0" w:space="0" w:color="auto"/>
        <w:right w:val="none" w:sz="0" w:space="0" w:color="auto"/>
      </w:divBdr>
    </w:div>
    <w:div w:id="361250859">
      <w:marLeft w:val="640"/>
      <w:marRight w:val="0"/>
      <w:marTop w:val="0"/>
      <w:marBottom w:val="0"/>
      <w:divBdr>
        <w:top w:val="none" w:sz="0" w:space="0" w:color="auto"/>
        <w:left w:val="none" w:sz="0" w:space="0" w:color="auto"/>
        <w:bottom w:val="none" w:sz="0" w:space="0" w:color="auto"/>
        <w:right w:val="none" w:sz="0" w:space="0" w:color="auto"/>
      </w:divBdr>
    </w:div>
    <w:div w:id="361322302">
      <w:marLeft w:val="640"/>
      <w:marRight w:val="0"/>
      <w:marTop w:val="0"/>
      <w:marBottom w:val="0"/>
      <w:divBdr>
        <w:top w:val="none" w:sz="0" w:space="0" w:color="auto"/>
        <w:left w:val="none" w:sz="0" w:space="0" w:color="auto"/>
        <w:bottom w:val="none" w:sz="0" w:space="0" w:color="auto"/>
        <w:right w:val="none" w:sz="0" w:space="0" w:color="auto"/>
      </w:divBdr>
    </w:div>
    <w:div w:id="361371135">
      <w:marLeft w:val="640"/>
      <w:marRight w:val="0"/>
      <w:marTop w:val="0"/>
      <w:marBottom w:val="0"/>
      <w:divBdr>
        <w:top w:val="none" w:sz="0" w:space="0" w:color="auto"/>
        <w:left w:val="none" w:sz="0" w:space="0" w:color="auto"/>
        <w:bottom w:val="none" w:sz="0" w:space="0" w:color="auto"/>
        <w:right w:val="none" w:sz="0" w:space="0" w:color="auto"/>
      </w:divBdr>
    </w:div>
    <w:div w:id="361438825">
      <w:marLeft w:val="640"/>
      <w:marRight w:val="0"/>
      <w:marTop w:val="0"/>
      <w:marBottom w:val="0"/>
      <w:divBdr>
        <w:top w:val="none" w:sz="0" w:space="0" w:color="auto"/>
        <w:left w:val="none" w:sz="0" w:space="0" w:color="auto"/>
        <w:bottom w:val="none" w:sz="0" w:space="0" w:color="auto"/>
        <w:right w:val="none" w:sz="0" w:space="0" w:color="auto"/>
      </w:divBdr>
    </w:div>
    <w:div w:id="361445693">
      <w:marLeft w:val="640"/>
      <w:marRight w:val="0"/>
      <w:marTop w:val="0"/>
      <w:marBottom w:val="0"/>
      <w:divBdr>
        <w:top w:val="none" w:sz="0" w:space="0" w:color="auto"/>
        <w:left w:val="none" w:sz="0" w:space="0" w:color="auto"/>
        <w:bottom w:val="none" w:sz="0" w:space="0" w:color="auto"/>
        <w:right w:val="none" w:sz="0" w:space="0" w:color="auto"/>
      </w:divBdr>
    </w:div>
    <w:div w:id="361515613">
      <w:marLeft w:val="640"/>
      <w:marRight w:val="0"/>
      <w:marTop w:val="0"/>
      <w:marBottom w:val="0"/>
      <w:divBdr>
        <w:top w:val="none" w:sz="0" w:space="0" w:color="auto"/>
        <w:left w:val="none" w:sz="0" w:space="0" w:color="auto"/>
        <w:bottom w:val="none" w:sz="0" w:space="0" w:color="auto"/>
        <w:right w:val="none" w:sz="0" w:space="0" w:color="auto"/>
      </w:divBdr>
    </w:div>
    <w:div w:id="361516663">
      <w:marLeft w:val="640"/>
      <w:marRight w:val="0"/>
      <w:marTop w:val="0"/>
      <w:marBottom w:val="0"/>
      <w:divBdr>
        <w:top w:val="none" w:sz="0" w:space="0" w:color="auto"/>
        <w:left w:val="none" w:sz="0" w:space="0" w:color="auto"/>
        <w:bottom w:val="none" w:sz="0" w:space="0" w:color="auto"/>
        <w:right w:val="none" w:sz="0" w:space="0" w:color="auto"/>
      </w:divBdr>
    </w:div>
    <w:div w:id="361519476">
      <w:marLeft w:val="640"/>
      <w:marRight w:val="0"/>
      <w:marTop w:val="0"/>
      <w:marBottom w:val="0"/>
      <w:divBdr>
        <w:top w:val="none" w:sz="0" w:space="0" w:color="auto"/>
        <w:left w:val="none" w:sz="0" w:space="0" w:color="auto"/>
        <w:bottom w:val="none" w:sz="0" w:space="0" w:color="auto"/>
        <w:right w:val="none" w:sz="0" w:space="0" w:color="auto"/>
      </w:divBdr>
    </w:div>
    <w:div w:id="361713875">
      <w:marLeft w:val="640"/>
      <w:marRight w:val="0"/>
      <w:marTop w:val="0"/>
      <w:marBottom w:val="0"/>
      <w:divBdr>
        <w:top w:val="none" w:sz="0" w:space="0" w:color="auto"/>
        <w:left w:val="none" w:sz="0" w:space="0" w:color="auto"/>
        <w:bottom w:val="none" w:sz="0" w:space="0" w:color="auto"/>
        <w:right w:val="none" w:sz="0" w:space="0" w:color="auto"/>
      </w:divBdr>
    </w:div>
    <w:div w:id="361789954">
      <w:marLeft w:val="640"/>
      <w:marRight w:val="0"/>
      <w:marTop w:val="0"/>
      <w:marBottom w:val="0"/>
      <w:divBdr>
        <w:top w:val="none" w:sz="0" w:space="0" w:color="auto"/>
        <w:left w:val="none" w:sz="0" w:space="0" w:color="auto"/>
        <w:bottom w:val="none" w:sz="0" w:space="0" w:color="auto"/>
        <w:right w:val="none" w:sz="0" w:space="0" w:color="auto"/>
      </w:divBdr>
    </w:div>
    <w:div w:id="361829241">
      <w:marLeft w:val="640"/>
      <w:marRight w:val="0"/>
      <w:marTop w:val="0"/>
      <w:marBottom w:val="0"/>
      <w:divBdr>
        <w:top w:val="none" w:sz="0" w:space="0" w:color="auto"/>
        <w:left w:val="none" w:sz="0" w:space="0" w:color="auto"/>
        <w:bottom w:val="none" w:sz="0" w:space="0" w:color="auto"/>
        <w:right w:val="none" w:sz="0" w:space="0" w:color="auto"/>
      </w:divBdr>
    </w:div>
    <w:div w:id="361903379">
      <w:marLeft w:val="640"/>
      <w:marRight w:val="0"/>
      <w:marTop w:val="0"/>
      <w:marBottom w:val="0"/>
      <w:divBdr>
        <w:top w:val="none" w:sz="0" w:space="0" w:color="auto"/>
        <w:left w:val="none" w:sz="0" w:space="0" w:color="auto"/>
        <w:bottom w:val="none" w:sz="0" w:space="0" w:color="auto"/>
        <w:right w:val="none" w:sz="0" w:space="0" w:color="auto"/>
      </w:divBdr>
    </w:div>
    <w:div w:id="361975732">
      <w:marLeft w:val="640"/>
      <w:marRight w:val="0"/>
      <w:marTop w:val="0"/>
      <w:marBottom w:val="0"/>
      <w:divBdr>
        <w:top w:val="none" w:sz="0" w:space="0" w:color="auto"/>
        <w:left w:val="none" w:sz="0" w:space="0" w:color="auto"/>
        <w:bottom w:val="none" w:sz="0" w:space="0" w:color="auto"/>
        <w:right w:val="none" w:sz="0" w:space="0" w:color="auto"/>
      </w:divBdr>
    </w:div>
    <w:div w:id="361983591">
      <w:marLeft w:val="640"/>
      <w:marRight w:val="0"/>
      <w:marTop w:val="0"/>
      <w:marBottom w:val="0"/>
      <w:divBdr>
        <w:top w:val="none" w:sz="0" w:space="0" w:color="auto"/>
        <w:left w:val="none" w:sz="0" w:space="0" w:color="auto"/>
        <w:bottom w:val="none" w:sz="0" w:space="0" w:color="auto"/>
        <w:right w:val="none" w:sz="0" w:space="0" w:color="auto"/>
      </w:divBdr>
    </w:div>
    <w:div w:id="362024642">
      <w:marLeft w:val="640"/>
      <w:marRight w:val="0"/>
      <w:marTop w:val="0"/>
      <w:marBottom w:val="0"/>
      <w:divBdr>
        <w:top w:val="none" w:sz="0" w:space="0" w:color="auto"/>
        <w:left w:val="none" w:sz="0" w:space="0" w:color="auto"/>
        <w:bottom w:val="none" w:sz="0" w:space="0" w:color="auto"/>
        <w:right w:val="none" w:sz="0" w:space="0" w:color="auto"/>
      </w:divBdr>
    </w:div>
    <w:div w:id="362053603">
      <w:marLeft w:val="640"/>
      <w:marRight w:val="0"/>
      <w:marTop w:val="0"/>
      <w:marBottom w:val="0"/>
      <w:divBdr>
        <w:top w:val="none" w:sz="0" w:space="0" w:color="auto"/>
        <w:left w:val="none" w:sz="0" w:space="0" w:color="auto"/>
        <w:bottom w:val="none" w:sz="0" w:space="0" w:color="auto"/>
        <w:right w:val="none" w:sz="0" w:space="0" w:color="auto"/>
      </w:divBdr>
    </w:div>
    <w:div w:id="362219542">
      <w:marLeft w:val="640"/>
      <w:marRight w:val="0"/>
      <w:marTop w:val="0"/>
      <w:marBottom w:val="0"/>
      <w:divBdr>
        <w:top w:val="none" w:sz="0" w:space="0" w:color="auto"/>
        <w:left w:val="none" w:sz="0" w:space="0" w:color="auto"/>
        <w:bottom w:val="none" w:sz="0" w:space="0" w:color="auto"/>
        <w:right w:val="none" w:sz="0" w:space="0" w:color="auto"/>
      </w:divBdr>
    </w:div>
    <w:div w:id="362366464">
      <w:marLeft w:val="640"/>
      <w:marRight w:val="0"/>
      <w:marTop w:val="0"/>
      <w:marBottom w:val="0"/>
      <w:divBdr>
        <w:top w:val="none" w:sz="0" w:space="0" w:color="auto"/>
        <w:left w:val="none" w:sz="0" w:space="0" w:color="auto"/>
        <w:bottom w:val="none" w:sz="0" w:space="0" w:color="auto"/>
        <w:right w:val="none" w:sz="0" w:space="0" w:color="auto"/>
      </w:divBdr>
    </w:div>
    <w:div w:id="362445861">
      <w:marLeft w:val="640"/>
      <w:marRight w:val="0"/>
      <w:marTop w:val="0"/>
      <w:marBottom w:val="0"/>
      <w:divBdr>
        <w:top w:val="none" w:sz="0" w:space="0" w:color="auto"/>
        <w:left w:val="none" w:sz="0" w:space="0" w:color="auto"/>
        <w:bottom w:val="none" w:sz="0" w:space="0" w:color="auto"/>
        <w:right w:val="none" w:sz="0" w:space="0" w:color="auto"/>
      </w:divBdr>
    </w:div>
    <w:div w:id="362562023">
      <w:marLeft w:val="640"/>
      <w:marRight w:val="0"/>
      <w:marTop w:val="0"/>
      <w:marBottom w:val="0"/>
      <w:divBdr>
        <w:top w:val="none" w:sz="0" w:space="0" w:color="auto"/>
        <w:left w:val="none" w:sz="0" w:space="0" w:color="auto"/>
        <w:bottom w:val="none" w:sz="0" w:space="0" w:color="auto"/>
        <w:right w:val="none" w:sz="0" w:space="0" w:color="auto"/>
      </w:divBdr>
    </w:div>
    <w:div w:id="362676288">
      <w:marLeft w:val="640"/>
      <w:marRight w:val="0"/>
      <w:marTop w:val="0"/>
      <w:marBottom w:val="0"/>
      <w:divBdr>
        <w:top w:val="none" w:sz="0" w:space="0" w:color="auto"/>
        <w:left w:val="none" w:sz="0" w:space="0" w:color="auto"/>
        <w:bottom w:val="none" w:sz="0" w:space="0" w:color="auto"/>
        <w:right w:val="none" w:sz="0" w:space="0" w:color="auto"/>
      </w:divBdr>
    </w:div>
    <w:div w:id="362706500">
      <w:marLeft w:val="640"/>
      <w:marRight w:val="0"/>
      <w:marTop w:val="0"/>
      <w:marBottom w:val="0"/>
      <w:divBdr>
        <w:top w:val="none" w:sz="0" w:space="0" w:color="auto"/>
        <w:left w:val="none" w:sz="0" w:space="0" w:color="auto"/>
        <w:bottom w:val="none" w:sz="0" w:space="0" w:color="auto"/>
        <w:right w:val="none" w:sz="0" w:space="0" w:color="auto"/>
      </w:divBdr>
    </w:div>
    <w:div w:id="362756073">
      <w:marLeft w:val="640"/>
      <w:marRight w:val="0"/>
      <w:marTop w:val="0"/>
      <w:marBottom w:val="0"/>
      <w:divBdr>
        <w:top w:val="none" w:sz="0" w:space="0" w:color="auto"/>
        <w:left w:val="none" w:sz="0" w:space="0" w:color="auto"/>
        <w:bottom w:val="none" w:sz="0" w:space="0" w:color="auto"/>
        <w:right w:val="none" w:sz="0" w:space="0" w:color="auto"/>
      </w:divBdr>
    </w:div>
    <w:div w:id="362902286">
      <w:marLeft w:val="640"/>
      <w:marRight w:val="0"/>
      <w:marTop w:val="0"/>
      <w:marBottom w:val="0"/>
      <w:divBdr>
        <w:top w:val="none" w:sz="0" w:space="0" w:color="auto"/>
        <w:left w:val="none" w:sz="0" w:space="0" w:color="auto"/>
        <w:bottom w:val="none" w:sz="0" w:space="0" w:color="auto"/>
        <w:right w:val="none" w:sz="0" w:space="0" w:color="auto"/>
      </w:divBdr>
    </w:div>
    <w:div w:id="362946575">
      <w:marLeft w:val="640"/>
      <w:marRight w:val="0"/>
      <w:marTop w:val="0"/>
      <w:marBottom w:val="0"/>
      <w:divBdr>
        <w:top w:val="none" w:sz="0" w:space="0" w:color="auto"/>
        <w:left w:val="none" w:sz="0" w:space="0" w:color="auto"/>
        <w:bottom w:val="none" w:sz="0" w:space="0" w:color="auto"/>
        <w:right w:val="none" w:sz="0" w:space="0" w:color="auto"/>
      </w:divBdr>
    </w:div>
    <w:div w:id="363137487">
      <w:marLeft w:val="640"/>
      <w:marRight w:val="0"/>
      <w:marTop w:val="0"/>
      <w:marBottom w:val="0"/>
      <w:divBdr>
        <w:top w:val="none" w:sz="0" w:space="0" w:color="auto"/>
        <w:left w:val="none" w:sz="0" w:space="0" w:color="auto"/>
        <w:bottom w:val="none" w:sz="0" w:space="0" w:color="auto"/>
        <w:right w:val="none" w:sz="0" w:space="0" w:color="auto"/>
      </w:divBdr>
    </w:div>
    <w:div w:id="363139798">
      <w:marLeft w:val="640"/>
      <w:marRight w:val="0"/>
      <w:marTop w:val="0"/>
      <w:marBottom w:val="0"/>
      <w:divBdr>
        <w:top w:val="none" w:sz="0" w:space="0" w:color="auto"/>
        <w:left w:val="none" w:sz="0" w:space="0" w:color="auto"/>
        <w:bottom w:val="none" w:sz="0" w:space="0" w:color="auto"/>
        <w:right w:val="none" w:sz="0" w:space="0" w:color="auto"/>
      </w:divBdr>
    </w:div>
    <w:div w:id="363216251">
      <w:marLeft w:val="640"/>
      <w:marRight w:val="0"/>
      <w:marTop w:val="0"/>
      <w:marBottom w:val="0"/>
      <w:divBdr>
        <w:top w:val="none" w:sz="0" w:space="0" w:color="auto"/>
        <w:left w:val="none" w:sz="0" w:space="0" w:color="auto"/>
        <w:bottom w:val="none" w:sz="0" w:space="0" w:color="auto"/>
        <w:right w:val="none" w:sz="0" w:space="0" w:color="auto"/>
      </w:divBdr>
    </w:div>
    <w:div w:id="363293521">
      <w:marLeft w:val="640"/>
      <w:marRight w:val="0"/>
      <w:marTop w:val="0"/>
      <w:marBottom w:val="0"/>
      <w:divBdr>
        <w:top w:val="none" w:sz="0" w:space="0" w:color="auto"/>
        <w:left w:val="none" w:sz="0" w:space="0" w:color="auto"/>
        <w:bottom w:val="none" w:sz="0" w:space="0" w:color="auto"/>
        <w:right w:val="none" w:sz="0" w:space="0" w:color="auto"/>
      </w:divBdr>
    </w:div>
    <w:div w:id="363294178">
      <w:marLeft w:val="640"/>
      <w:marRight w:val="0"/>
      <w:marTop w:val="0"/>
      <w:marBottom w:val="0"/>
      <w:divBdr>
        <w:top w:val="none" w:sz="0" w:space="0" w:color="auto"/>
        <w:left w:val="none" w:sz="0" w:space="0" w:color="auto"/>
        <w:bottom w:val="none" w:sz="0" w:space="0" w:color="auto"/>
        <w:right w:val="none" w:sz="0" w:space="0" w:color="auto"/>
      </w:divBdr>
    </w:div>
    <w:div w:id="363363517">
      <w:marLeft w:val="640"/>
      <w:marRight w:val="0"/>
      <w:marTop w:val="0"/>
      <w:marBottom w:val="0"/>
      <w:divBdr>
        <w:top w:val="none" w:sz="0" w:space="0" w:color="auto"/>
        <w:left w:val="none" w:sz="0" w:space="0" w:color="auto"/>
        <w:bottom w:val="none" w:sz="0" w:space="0" w:color="auto"/>
        <w:right w:val="none" w:sz="0" w:space="0" w:color="auto"/>
      </w:divBdr>
    </w:div>
    <w:div w:id="363364248">
      <w:marLeft w:val="640"/>
      <w:marRight w:val="0"/>
      <w:marTop w:val="0"/>
      <w:marBottom w:val="0"/>
      <w:divBdr>
        <w:top w:val="none" w:sz="0" w:space="0" w:color="auto"/>
        <w:left w:val="none" w:sz="0" w:space="0" w:color="auto"/>
        <w:bottom w:val="none" w:sz="0" w:space="0" w:color="auto"/>
        <w:right w:val="none" w:sz="0" w:space="0" w:color="auto"/>
      </w:divBdr>
    </w:div>
    <w:div w:id="363405757">
      <w:marLeft w:val="640"/>
      <w:marRight w:val="0"/>
      <w:marTop w:val="0"/>
      <w:marBottom w:val="0"/>
      <w:divBdr>
        <w:top w:val="none" w:sz="0" w:space="0" w:color="auto"/>
        <w:left w:val="none" w:sz="0" w:space="0" w:color="auto"/>
        <w:bottom w:val="none" w:sz="0" w:space="0" w:color="auto"/>
        <w:right w:val="none" w:sz="0" w:space="0" w:color="auto"/>
      </w:divBdr>
    </w:div>
    <w:div w:id="363409153">
      <w:marLeft w:val="640"/>
      <w:marRight w:val="0"/>
      <w:marTop w:val="0"/>
      <w:marBottom w:val="0"/>
      <w:divBdr>
        <w:top w:val="none" w:sz="0" w:space="0" w:color="auto"/>
        <w:left w:val="none" w:sz="0" w:space="0" w:color="auto"/>
        <w:bottom w:val="none" w:sz="0" w:space="0" w:color="auto"/>
        <w:right w:val="none" w:sz="0" w:space="0" w:color="auto"/>
      </w:divBdr>
    </w:div>
    <w:div w:id="363479113">
      <w:marLeft w:val="640"/>
      <w:marRight w:val="0"/>
      <w:marTop w:val="0"/>
      <w:marBottom w:val="0"/>
      <w:divBdr>
        <w:top w:val="none" w:sz="0" w:space="0" w:color="auto"/>
        <w:left w:val="none" w:sz="0" w:space="0" w:color="auto"/>
        <w:bottom w:val="none" w:sz="0" w:space="0" w:color="auto"/>
        <w:right w:val="none" w:sz="0" w:space="0" w:color="auto"/>
      </w:divBdr>
    </w:div>
    <w:div w:id="363528838">
      <w:marLeft w:val="640"/>
      <w:marRight w:val="0"/>
      <w:marTop w:val="0"/>
      <w:marBottom w:val="0"/>
      <w:divBdr>
        <w:top w:val="none" w:sz="0" w:space="0" w:color="auto"/>
        <w:left w:val="none" w:sz="0" w:space="0" w:color="auto"/>
        <w:bottom w:val="none" w:sz="0" w:space="0" w:color="auto"/>
        <w:right w:val="none" w:sz="0" w:space="0" w:color="auto"/>
      </w:divBdr>
    </w:div>
    <w:div w:id="363597993">
      <w:marLeft w:val="640"/>
      <w:marRight w:val="0"/>
      <w:marTop w:val="0"/>
      <w:marBottom w:val="0"/>
      <w:divBdr>
        <w:top w:val="none" w:sz="0" w:space="0" w:color="auto"/>
        <w:left w:val="none" w:sz="0" w:space="0" w:color="auto"/>
        <w:bottom w:val="none" w:sz="0" w:space="0" w:color="auto"/>
        <w:right w:val="none" w:sz="0" w:space="0" w:color="auto"/>
      </w:divBdr>
    </w:div>
    <w:div w:id="363601197">
      <w:marLeft w:val="640"/>
      <w:marRight w:val="0"/>
      <w:marTop w:val="0"/>
      <w:marBottom w:val="0"/>
      <w:divBdr>
        <w:top w:val="none" w:sz="0" w:space="0" w:color="auto"/>
        <w:left w:val="none" w:sz="0" w:space="0" w:color="auto"/>
        <w:bottom w:val="none" w:sz="0" w:space="0" w:color="auto"/>
        <w:right w:val="none" w:sz="0" w:space="0" w:color="auto"/>
      </w:divBdr>
    </w:div>
    <w:div w:id="363604003">
      <w:marLeft w:val="640"/>
      <w:marRight w:val="0"/>
      <w:marTop w:val="0"/>
      <w:marBottom w:val="0"/>
      <w:divBdr>
        <w:top w:val="none" w:sz="0" w:space="0" w:color="auto"/>
        <w:left w:val="none" w:sz="0" w:space="0" w:color="auto"/>
        <w:bottom w:val="none" w:sz="0" w:space="0" w:color="auto"/>
        <w:right w:val="none" w:sz="0" w:space="0" w:color="auto"/>
      </w:divBdr>
    </w:div>
    <w:div w:id="363751654">
      <w:marLeft w:val="640"/>
      <w:marRight w:val="0"/>
      <w:marTop w:val="0"/>
      <w:marBottom w:val="0"/>
      <w:divBdr>
        <w:top w:val="none" w:sz="0" w:space="0" w:color="auto"/>
        <w:left w:val="none" w:sz="0" w:space="0" w:color="auto"/>
        <w:bottom w:val="none" w:sz="0" w:space="0" w:color="auto"/>
        <w:right w:val="none" w:sz="0" w:space="0" w:color="auto"/>
      </w:divBdr>
    </w:div>
    <w:div w:id="363864952">
      <w:marLeft w:val="640"/>
      <w:marRight w:val="0"/>
      <w:marTop w:val="0"/>
      <w:marBottom w:val="0"/>
      <w:divBdr>
        <w:top w:val="none" w:sz="0" w:space="0" w:color="auto"/>
        <w:left w:val="none" w:sz="0" w:space="0" w:color="auto"/>
        <w:bottom w:val="none" w:sz="0" w:space="0" w:color="auto"/>
        <w:right w:val="none" w:sz="0" w:space="0" w:color="auto"/>
      </w:divBdr>
    </w:div>
    <w:div w:id="363989493">
      <w:marLeft w:val="640"/>
      <w:marRight w:val="0"/>
      <w:marTop w:val="0"/>
      <w:marBottom w:val="0"/>
      <w:divBdr>
        <w:top w:val="none" w:sz="0" w:space="0" w:color="auto"/>
        <w:left w:val="none" w:sz="0" w:space="0" w:color="auto"/>
        <w:bottom w:val="none" w:sz="0" w:space="0" w:color="auto"/>
        <w:right w:val="none" w:sz="0" w:space="0" w:color="auto"/>
      </w:divBdr>
    </w:div>
    <w:div w:id="364135519">
      <w:marLeft w:val="640"/>
      <w:marRight w:val="0"/>
      <w:marTop w:val="0"/>
      <w:marBottom w:val="0"/>
      <w:divBdr>
        <w:top w:val="none" w:sz="0" w:space="0" w:color="auto"/>
        <w:left w:val="none" w:sz="0" w:space="0" w:color="auto"/>
        <w:bottom w:val="none" w:sz="0" w:space="0" w:color="auto"/>
        <w:right w:val="none" w:sz="0" w:space="0" w:color="auto"/>
      </w:divBdr>
    </w:div>
    <w:div w:id="364446282">
      <w:marLeft w:val="640"/>
      <w:marRight w:val="0"/>
      <w:marTop w:val="0"/>
      <w:marBottom w:val="0"/>
      <w:divBdr>
        <w:top w:val="none" w:sz="0" w:space="0" w:color="auto"/>
        <w:left w:val="none" w:sz="0" w:space="0" w:color="auto"/>
        <w:bottom w:val="none" w:sz="0" w:space="0" w:color="auto"/>
        <w:right w:val="none" w:sz="0" w:space="0" w:color="auto"/>
      </w:divBdr>
    </w:div>
    <w:div w:id="364452138">
      <w:marLeft w:val="640"/>
      <w:marRight w:val="0"/>
      <w:marTop w:val="0"/>
      <w:marBottom w:val="0"/>
      <w:divBdr>
        <w:top w:val="none" w:sz="0" w:space="0" w:color="auto"/>
        <w:left w:val="none" w:sz="0" w:space="0" w:color="auto"/>
        <w:bottom w:val="none" w:sz="0" w:space="0" w:color="auto"/>
        <w:right w:val="none" w:sz="0" w:space="0" w:color="auto"/>
      </w:divBdr>
    </w:div>
    <w:div w:id="364478073">
      <w:marLeft w:val="640"/>
      <w:marRight w:val="0"/>
      <w:marTop w:val="0"/>
      <w:marBottom w:val="0"/>
      <w:divBdr>
        <w:top w:val="none" w:sz="0" w:space="0" w:color="auto"/>
        <w:left w:val="none" w:sz="0" w:space="0" w:color="auto"/>
        <w:bottom w:val="none" w:sz="0" w:space="0" w:color="auto"/>
        <w:right w:val="none" w:sz="0" w:space="0" w:color="auto"/>
      </w:divBdr>
    </w:div>
    <w:div w:id="364595568">
      <w:marLeft w:val="640"/>
      <w:marRight w:val="0"/>
      <w:marTop w:val="0"/>
      <w:marBottom w:val="0"/>
      <w:divBdr>
        <w:top w:val="none" w:sz="0" w:space="0" w:color="auto"/>
        <w:left w:val="none" w:sz="0" w:space="0" w:color="auto"/>
        <w:bottom w:val="none" w:sz="0" w:space="0" w:color="auto"/>
        <w:right w:val="none" w:sz="0" w:space="0" w:color="auto"/>
      </w:divBdr>
    </w:div>
    <w:div w:id="364722559">
      <w:marLeft w:val="640"/>
      <w:marRight w:val="0"/>
      <w:marTop w:val="0"/>
      <w:marBottom w:val="0"/>
      <w:divBdr>
        <w:top w:val="none" w:sz="0" w:space="0" w:color="auto"/>
        <w:left w:val="none" w:sz="0" w:space="0" w:color="auto"/>
        <w:bottom w:val="none" w:sz="0" w:space="0" w:color="auto"/>
        <w:right w:val="none" w:sz="0" w:space="0" w:color="auto"/>
      </w:divBdr>
    </w:div>
    <w:div w:id="364792738">
      <w:marLeft w:val="640"/>
      <w:marRight w:val="0"/>
      <w:marTop w:val="0"/>
      <w:marBottom w:val="0"/>
      <w:divBdr>
        <w:top w:val="none" w:sz="0" w:space="0" w:color="auto"/>
        <w:left w:val="none" w:sz="0" w:space="0" w:color="auto"/>
        <w:bottom w:val="none" w:sz="0" w:space="0" w:color="auto"/>
        <w:right w:val="none" w:sz="0" w:space="0" w:color="auto"/>
      </w:divBdr>
    </w:div>
    <w:div w:id="364914583">
      <w:marLeft w:val="640"/>
      <w:marRight w:val="0"/>
      <w:marTop w:val="0"/>
      <w:marBottom w:val="0"/>
      <w:divBdr>
        <w:top w:val="none" w:sz="0" w:space="0" w:color="auto"/>
        <w:left w:val="none" w:sz="0" w:space="0" w:color="auto"/>
        <w:bottom w:val="none" w:sz="0" w:space="0" w:color="auto"/>
        <w:right w:val="none" w:sz="0" w:space="0" w:color="auto"/>
      </w:divBdr>
    </w:div>
    <w:div w:id="365060829">
      <w:marLeft w:val="640"/>
      <w:marRight w:val="0"/>
      <w:marTop w:val="0"/>
      <w:marBottom w:val="0"/>
      <w:divBdr>
        <w:top w:val="none" w:sz="0" w:space="0" w:color="auto"/>
        <w:left w:val="none" w:sz="0" w:space="0" w:color="auto"/>
        <w:bottom w:val="none" w:sz="0" w:space="0" w:color="auto"/>
        <w:right w:val="none" w:sz="0" w:space="0" w:color="auto"/>
      </w:divBdr>
    </w:div>
    <w:div w:id="365102256">
      <w:marLeft w:val="640"/>
      <w:marRight w:val="0"/>
      <w:marTop w:val="0"/>
      <w:marBottom w:val="0"/>
      <w:divBdr>
        <w:top w:val="none" w:sz="0" w:space="0" w:color="auto"/>
        <w:left w:val="none" w:sz="0" w:space="0" w:color="auto"/>
        <w:bottom w:val="none" w:sz="0" w:space="0" w:color="auto"/>
        <w:right w:val="none" w:sz="0" w:space="0" w:color="auto"/>
      </w:divBdr>
    </w:div>
    <w:div w:id="365178127">
      <w:marLeft w:val="640"/>
      <w:marRight w:val="0"/>
      <w:marTop w:val="0"/>
      <w:marBottom w:val="0"/>
      <w:divBdr>
        <w:top w:val="none" w:sz="0" w:space="0" w:color="auto"/>
        <w:left w:val="none" w:sz="0" w:space="0" w:color="auto"/>
        <w:bottom w:val="none" w:sz="0" w:space="0" w:color="auto"/>
        <w:right w:val="none" w:sz="0" w:space="0" w:color="auto"/>
      </w:divBdr>
    </w:div>
    <w:div w:id="365327490">
      <w:marLeft w:val="640"/>
      <w:marRight w:val="0"/>
      <w:marTop w:val="0"/>
      <w:marBottom w:val="0"/>
      <w:divBdr>
        <w:top w:val="none" w:sz="0" w:space="0" w:color="auto"/>
        <w:left w:val="none" w:sz="0" w:space="0" w:color="auto"/>
        <w:bottom w:val="none" w:sz="0" w:space="0" w:color="auto"/>
        <w:right w:val="none" w:sz="0" w:space="0" w:color="auto"/>
      </w:divBdr>
    </w:div>
    <w:div w:id="365372712">
      <w:marLeft w:val="640"/>
      <w:marRight w:val="0"/>
      <w:marTop w:val="0"/>
      <w:marBottom w:val="0"/>
      <w:divBdr>
        <w:top w:val="none" w:sz="0" w:space="0" w:color="auto"/>
        <w:left w:val="none" w:sz="0" w:space="0" w:color="auto"/>
        <w:bottom w:val="none" w:sz="0" w:space="0" w:color="auto"/>
        <w:right w:val="none" w:sz="0" w:space="0" w:color="auto"/>
      </w:divBdr>
    </w:div>
    <w:div w:id="365570941">
      <w:marLeft w:val="640"/>
      <w:marRight w:val="0"/>
      <w:marTop w:val="0"/>
      <w:marBottom w:val="0"/>
      <w:divBdr>
        <w:top w:val="none" w:sz="0" w:space="0" w:color="auto"/>
        <w:left w:val="none" w:sz="0" w:space="0" w:color="auto"/>
        <w:bottom w:val="none" w:sz="0" w:space="0" w:color="auto"/>
        <w:right w:val="none" w:sz="0" w:space="0" w:color="auto"/>
      </w:divBdr>
    </w:div>
    <w:div w:id="365639836">
      <w:marLeft w:val="640"/>
      <w:marRight w:val="0"/>
      <w:marTop w:val="0"/>
      <w:marBottom w:val="0"/>
      <w:divBdr>
        <w:top w:val="none" w:sz="0" w:space="0" w:color="auto"/>
        <w:left w:val="none" w:sz="0" w:space="0" w:color="auto"/>
        <w:bottom w:val="none" w:sz="0" w:space="0" w:color="auto"/>
        <w:right w:val="none" w:sz="0" w:space="0" w:color="auto"/>
      </w:divBdr>
    </w:div>
    <w:div w:id="365643973">
      <w:marLeft w:val="640"/>
      <w:marRight w:val="0"/>
      <w:marTop w:val="0"/>
      <w:marBottom w:val="0"/>
      <w:divBdr>
        <w:top w:val="none" w:sz="0" w:space="0" w:color="auto"/>
        <w:left w:val="none" w:sz="0" w:space="0" w:color="auto"/>
        <w:bottom w:val="none" w:sz="0" w:space="0" w:color="auto"/>
        <w:right w:val="none" w:sz="0" w:space="0" w:color="auto"/>
      </w:divBdr>
    </w:div>
    <w:div w:id="365716612">
      <w:marLeft w:val="640"/>
      <w:marRight w:val="0"/>
      <w:marTop w:val="0"/>
      <w:marBottom w:val="0"/>
      <w:divBdr>
        <w:top w:val="none" w:sz="0" w:space="0" w:color="auto"/>
        <w:left w:val="none" w:sz="0" w:space="0" w:color="auto"/>
        <w:bottom w:val="none" w:sz="0" w:space="0" w:color="auto"/>
        <w:right w:val="none" w:sz="0" w:space="0" w:color="auto"/>
      </w:divBdr>
    </w:div>
    <w:div w:id="365722285">
      <w:marLeft w:val="640"/>
      <w:marRight w:val="0"/>
      <w:marTop w:val="0"/>
      <w:marBottom w:val="0"/>
      <w:divBdr>
        <w:top w:val="none" w:sz="0" w:space="0" w:color="auto"/>
        <w:left w:val="none" w:sz="0" w:space="0" w:color="auto"/>
        <w:bottom w:val="none" w:sz="0" w:space="0" w:color="auto"/>
        <w:right w:val="none" w:sz="0" w:space="0" w:color="auto"/>
      </w:divBdr>
    </w:div>
    <w:div w:id="365761671">
      <w:marLeft w:val="640"/>
      <w:marRight w:val="0"/>
      <w:marTop w:val="0"/>
      <w:marBottom w:val="0"/>
      <w:divBdr>
        <w:top w:val="none" w:sz="0" w:space="0" w:color="auto"/>
        <w:left w:val="none" w:sz="0" w:space="0" w:color="auto"/>
        <w:bottom w:val="none" w:sz="0" w:space="0" w:color="auto"/>
        <w:right w:val="none" w:sz="0" w:space="0" w:color="auto"/>
      </w:divBdr>
    </w:div>
    <w:div w:id="365912130">
      <w:marLeft w:val="640"/>
      <w:marRight w:val="0"/>
      <w:marTop w:val="0"/>
      <w:marBottom w:val="0"/>
      <w:divBdr>
        <w:top w:val="none" w:sz="0" w:space="0" w:color="auto"/>
        <w:left w:val="none" w:sz="0" w:space="0" w:color="auto"/>
        <w:bottom w:val="none" w:sz="0" w:space="0" w:color="auto"/>
        <w:right w:val="none" w:sz="0" w:space="0" w:color="auto"/>
      </w:divBdr>
    </w:div>
    <w:div w:id="365956891">
      <w:marLeft w:val="640"/>
      <w:marRight w:val="0"/>
      <w:marTop w:val="0"/>
      <w:marBottom w:val="0"/>
      <w:divBdr>
        <w:top w:val="none" w:sz="0" w:space="0" w:color="auto"/>
        <w:left w:val="none" w:sz="0" w:space="0" w:color="auto"/>
        <w:bottom w:val="none" w:sz="0" w:space="0" w:color="auto"/>
        <w:right w:val="none" w:sz="0" w:space="0" w:color="auto"/>
      </w:divBdr>
    </w:div>
    <w:div w:id="365985092">
      <w:marLeft w:val="640"/>
      <w:marRight w:val="0"/>
      <w:marTop w:val="0"/>
      <w:marBottom w:val="0"/>
      <w:divBdr>
        <w:top w:val="none" w:sz="0" w:space="0" w:color="auto"/>
        <w:left w:val="none" w:sz="0" w:space="0" w:color="auto"/>
        <w:bottom w:val="none" w:sz="0" w:space="0" w:color="auto"/>
        <w:right w:val="none" w:sz="0" w:space="0" w:color="auto"/>
      </w:divBdr>
    </w:div>
    <w:div w:id="366178062">
      <w:marLeft w:val="640"/>
      <w:marRight w:val="0"/>
      <w:marTop w:val="0"/>
      <w:marBottom w:val="0"/>
      <w:divBdr>
        <w:top w:val="none" w:sz="0" w:space="0" w:color="auto"/>
        <w:left w:val="none" w:sz="0" w:space="0" w:color="auto"/>
        <w:bottom w:val="none" w:sz="0" w:space="0" w:color="auto"/>
        <w:right w:val="none" w:sz="0" w:space="0" w:color="auto"/>
      </w:divBdr>
    </w:div>
    <w:div w:id="366223133">
      <w:marLeft w:val="640"/>
      <w:marRight w:val="0"/>
      <w:marTop w:val="0"/>
      <w:marBottom w:val="0"/>
      <w:divBdr>
        <w:top w:val="none" w:sz="0" w:space="0" w:color="auto"/>
        <w:left w:val="none" w:sz="0" w:space="0" w:color="auto"/>
        <w:bottom w:val="none" w:sz="0" w:space="0" w:color="auto"/>
        <w:right w:val="none" w:sz="0" w:space="0" w:color="auto"/>
      </w:divBdr>
    </w:div>
    <w:div w:id="366225675">
      <w:marLeft w:val="640"/>
      <w:marRight w:val="0"/>
      <w:marTop w:val="0"/>
      <w:marBottom w:val="0"/>
      <w:divBdr>
        <w:top w:val="none" w:sz="0" w:space="0" w:color="auto"/>
        <w:left w:val="none" w:sz="0" w:space="0" w:color="auto"/>
        <w:bottom w:val="none" w:sz="0" w:space="0" w:color="auto"/>
        <w:right w:val="none" w:sz="0" w:space="0" w:color="auto"/>
      </w:divBdr>
    </w:div>
    <w:div w:id="366225763">
      <w:marLeft w:val="640"/>
      <w:marRight w:val="0"/>
      <w:marTop w:val="0"/>
      <w:marBottom w:val="0"/>
      <w:divBdr>
        <w:top w:val="none" w:sz="0" w:space="0" w:color="auto"/>
        <w:left w:val="none" w:sz="0" w:space="0" w:color="auto"/>
        <w:bottom w:val="none" w:sz="0" w:space="0" w:color="auto"/>
        <w:right w:val="none" w:sz="0" w:space="0" w:color="auto"/>
      </w:divBdr>
    </w:div>
    <w:div w:id="366295802">
      <w:marLeft w:val="640"/>
      <w:marRight w:val="0"/>
      <w:marTop w:val="0"/>
      <w:marBottom w:val="0"/>
      <w:divBdr>
        <w:top w:val="none" w:sz="0" w:space="0" w:color="auto"/>
        <w:left w:val="none" w:sz="0" w:space="0" w:color="auto"/>
        <w:bottom w:val="none" w:sz="0" w:space="0" w:color="auto"/>
        <w:right w:val="none" w:sz="0" w:space="0" w:color="auto"/>
      </w:divBdr>
    </w:div>
    <w:div w:id="366301494">
      <w:marLeft w:val="640"/>
      <w:marRight w:val="0"/>
      <w:marTop w:val="0"/>
      <w:marBottom w:val="0"/>
      <w:divBdr>
        <w:top w:val="none" w:sz="0" w:space="0" w:color="auto"/>
        <w:left w:val="none" w:sz="0" w:space="0" w:color="auto"/>
        <w:bottom w:val="none" w:sz="0" w:space="0" w:color="auto"/>
        <w:right w:val="none" w:sz="0" w:space="0" w:color="auto"/>
      </w:divBdr>
    </w:div>
    <w:div w:id="366373617">
      <w:marLeft w:val="640"/>
      <w:marRight w:val="0"/>
      <w:marTop w:val="0"/>
      <w:marBottom w:val="0"/>
      <w:divBdr>
        <w:top w:val="none" w:sz="0" w:space="0" w:color="auto"/>
        <w:left w:val="none" w:sz="0" w:space="0" w:color="auto"/>
        <w:bottom w:val="none" w:sz="0" w:space="0" w:color="auto"/>
        <w:right w:val="none" w:sz="0" w:space="0" w:color="auto"/>
      </w:divBdr>
    </w:div>
    <w:div w:id="366377354">
      <w:marLeft w:val="640"/>
      <w:marRight w:val="0"/>
      <w:marTop w:val="0"/>
      <w:marBottom w:val="0"/>
      <w:divBdr>
        <w:top w:val="none" w:sz="0" w:space="0" w:color="auto"/>
        <w:left w:val="none" w:sz="0" w:space="0" w:color="auto"/>
        <w:bottom w:val="none" w:sz="0" w:space="0" w:color="auto"/>
        <w:right w:val="none" w:sz="0" w:space="0" w:color="auto"/>
      </w:divBdr>
    </w:div>
    <w:div w:id="366412538">
      <w:marLeft w:val="640"/>
      <w:marRight w:val="0"/>
      <w:marTop w:val="0"/>
      <w:marBottom w:val="0"/>
      <w:divBdr>
        <w:top w:val="none" w:sz="0" w:space="0" w:color="auto"/>
        <w:left w:val="none" w:sz="0" w:space="0" w:color="auto"/>
        <w:bottom w:val="none" w:sz="0" w:space="0" w:color="auto"/>
        <w:right w:val="none" w:sz="0" w:space="0" w:color="auto"/>
      </w:divBdr>
    </w:div>
    <w:div w:id="366420184">
      <w:marLeft w:val="640"/>
      <w:marRight w:val="0"/>
      <w:marTop w:val="0"/>
      <w:marBottom w:val="0"/>
      <w:divBdr>
        <w:top w:val="none" w:sz="0" w:space="0" w:color="auto"/>
        <w:left w:val="none" w:sz="0" w:space="0" w:color="auto"/>
        <w:bottom w:val="none" w:sz="0" w:space="0" w:color="auto"/>
        <w:right w:val="none" w:sz="0" w:space="0" w:color="auto"/>
      </w:divBdr>
    </w:div>
    <w:div w:id="366486776">
      <w:marLeft w:val="640"/>
      <w:marRight w:val="0"/>
      <w:marTop w:val="0"/>
      <w:marBottom w:val="0"/>
      <w:divBdr>
        <w:top w:val="none" w:sz="0" w:space="0" w:color="auto"/>
        <w:left w:val="none" w:sz="0" w:space="0" w:color="auto"/>
        <w:bottom w:val="none" w:sz="0" w:space="0" w:color="auto"/>
        <w:right w:val="none" w:sz="0" w:space="0" w:color="auto"/>
      </w:divBdr>
    </w:div>
    <w:div w:id="366489159">
      <w:marLeft w:val="640"/>
      <w:marRight w:val="0"/>
      <w:marTop w:val="0"/>
      <w:marBottom w:val="0"/>
      <w:divBdr>
        <w:top w:val="none" w:sz="0" w:space="0" w:color="auto"/>
        <w:left w:val="none" w:sz="0" w:space="0" w:color="auto"/>
        <w:bottom w:val="none" w:sz="0" w:space="0" w:color="auto"/>
        <w:right w:val="none" w:sz="0" w:space="0" w:color="auto"/>
      </w:divBdr>
    </w:div>
    <w:div w:id="366612530">
      <w:marLeft w:val="640"/>
      <w:marRight w:val="0"/>
      <w:marTop w:val="0"/>
      <w:marBottom w:val="0"/>
      <w:divBdr>
        <w:top w:val="none" w:sz="0" w:space="0" w:color="auto"/>
        <w:left w:val="none" w:sz="0" w:space="0" w:color="auto"/>
        <w:bottom w:val="none" w:sz="0" w:space="0" w:color="auto"/>
        <w:right w:val="none" w:sz="0" w:space="0" w:color="auto"/>
      </w:divBdr>
    </w:div>
    <w:div w:id="366688419">
      <w:marLeft w:val="640"/>
      <w:marRight w:val="0"/>
      <w:marTop w:val="0"/>
      <w:marBottom w:val="0"/>
      <w:divBdr>
        <w:top w:val="none" w:sz="0" w:space="0" w:color="auto"/>
        <w:left w:val="none" w:sz="0" w:space="0" w:color="auto"/>
        <w:bottom w:val="none" w:sz="0" w:space="0" w:color="auto"/>
        <w:right w:val="none" w:sz="0" w:space="0" w:color="auto"/>
      </w:divBdr>
    </w:div>
    <w:div w:id="366759079">
      <w:marLeft w:val="640"/>
      <w:marRight w:val="0"/>
      <w:marTop w:val="0"/>
      <w:marBottom w:val="0"/>
      <w:divBdr>
        <w:top w:val="none" w:sz="0" w:space="0" w:color="auto"/>
        <w:left w:val="none" w:sz="0" w:space="0" w:color="auto"/>
        <w:bottom w:val="none" w:sz="0" w:space="0" w:color="auto"/>
        <w:right w:val="none" w:sz="0" w:space="0" w:color="auto"/>
      </w:divBdr>
    </w:div>
    <w:div w:id="366763565">
      <w:marLeft w:val="640"/>
      <w:marRight w:val="0"/>
      <w:marTop w:val="0"/>
      <w:marBottom w:val="0"/>
      <w:divBdr>
        <w:top w:val="none" w:sz="0" w:space="0" w:color="auto"/>
        <w:left w:val="none" w:sz="0" w:space="0" w:color="auto"/>
        <w:bottom w:val="none" w:sz="0" w:space="0" w:color="auto"/>
        <w:right w:val="none" w:sz="0" w:space="0" w:color="auto"/>
      </w:divBdr>
    </w:div>
    <w:div w:id="366764195">
      <w:marLeft w:val="640"/>
      <w:marRight w:val="0"/>
      <w:marTop w:val="0"/>
      <w:marBottom w:val="0"/>
      <w:divBdr>
        <w:top w:val="none" w:sz="0" w:space="0" w:color="auto"/>
        <w:left w:val="none" w:sz="0" w:space="0" w:color="auto"/>
        <w:bottom w:val="none" w:sz="0" w:space="0" w:color="auto"/>
        <w:right w:val="none" w:sz="0" w:space="0" w:color="auto"/>
      </w:divBdr>
    </w:div>
    <w:div w:id="366764239">
      <w:marLeft w:val="640"/>
      <w:marRight w:val="0"/>
      <w:marTop w:val="0"/>
      <w:marBottom w:val="0"/>
      <w:divBdr>
        <w:top w:val="none" w:sz="0" w:space="0" w:color="auto"/>
        <w:left w:val="none" w:sz="0" w:space="0" w:color="auto"/>
        <w:bottom w:val="none" w:sz="0" w:space="0" w:color="auto"/>
        <w:right w:val="none" w:sz="0" w:space="0" w:color="auto"/>
      </w:divBdr>
    </w:div>
    <w:div w:id="366806140">
      <w:marLeft w:val="640"/>
      <w:marRight w:val="0"/>
      <w:marTop w:val="0"/>
      <w:marBottom w:val="0"/>
      <w:divBdr>
        <w:top w:val="none" w:sz="0" w:space="0" w:color="auto"/>
        <w:left w:val="none" w:sz="0" w:space="0" w:color="auto"/>
        <w:bottom w:val="none" w:sz="0" w:space="0" w:color="auto"/>
        <w:right w:val="none" w:sz="0" w:space="0" w:color="auto"/>
      </w:divBdr>
    </w:div>
    <w:div w:id="366837397">
      <w:marLeft w:val="640"/>
      <w:marRight w:val="0"/>
      <w:marTop w:val="0"/>
      <w:marBottom w:val="0"/>
      <w:divBdr>
        <w:top w:val="none" w:sz="0" w:space="0" w:color="auto"/>
        <w:left w:val="none" w:sz="0" w:space="0" w:color="auto"/>
        <w:bottom w:val="none" w:sz="0" w:space="0" w:color="auto"/>
        <w:right w:val="none" w:sz="0" w:space="0" w:color="auto"/>
      </w:divBdr>
    </w:div>
    <w:div w:id="366876167">
      <w:marLeft w:val="640"/>
      <w:marRight w:val="0"/>
      <w:marTop w:val="0"/>
      <w:marBottom w:val="0"/>
      <w:divBdr>
        <w:top w:val="none" w:sz="0" w:space="0" w:color="auto"/>
        <w:left w:val="none" w:sz="0" w:space="0" w:color="auto"/>
        <w:bottom w:val="none" w:sz="0" w:space="0" w:color="auto"/>
        <w:right w:val="none" w:sz="0" w:space="0" w:color="auto"/>
      </w:divBdr>
    </w:div>
    <w:div w:id="366877013">
      <w:marLeft w:val="640"/>
      <w:marRight w:val="0"/>
      <w:marTop w:val="0"/>
      <w:marBottom w:val="0"/>
      <w:divBdr>
        <w:top w:val="none" w:sz="0" w:space="0" w:color="auto"/>
        <w:left w:val="none" w:sz="0" w:space="0" w:color="auto"/>
        <w:bottom w:val="none" w:sz="0" w:space="0" w:color="auto"/>
        <w:right w:val="none" w:sz="0" w:space="0" w:color="auto"/>
      </w:divBdr>
    </w:div>
    <w:div w:id="366878219">
      <w:marLeft w:val="640"/>
      <w:marRight w:val="0"/>
      <w:marTop w:val="0"/>
      <w:marBottom w:val="0"/>
      <w:divBdr>
        <w:top w:val="none" w:sz="0" w:space="0" w:color="auto"/>
        <w:left w:val="none" w:sz="0" w:space="0" w:color="auto"/>
        <w:bottom w:val="none" w:sz="0" w:space="0" w:color="auto"/>
        <w:right w:val="none" w:sz="0" w:space="0" w:color="auto"/>
      </w:divBdr>
    </w:div>
    <w:div w:id="366881864">
      <w:marLeft w:val="640"/>
      <w:marRight w:val="0"/>
      <w:marTop w:val="0"/>
      <w:marBottom w:val="0"/>
      <w:divBdr>
        <w:top w:val="none" w:sz="0" w:space="0" w:color="auto"/>
        <w:left w:val="none" w:sz="0" w:space="0" w:color="auto"/>
        <w:bottom w:val="none" w:sz="0" w:space="0" w:color="auto"/>
        <w:right w:val="none" w:sz="0" w:space="0" w:color="auto"/>
      </w:divBdr>
    </w:div>
    <w:div w:id="366953963">
      <w:marLeft w:val="640"/>
      <w:marRight w:val="0"/>
      <w:marTop w:val="0"/>
      <w:marBottom w:val="0"/>
      <w:divBdr>
        <w:top w:val="none" w:sz="0" w:space="0" w:color="auto"/>
        <w:left w:val="none" w:sz="0" w:space="0" w:color="auto"/>
        <w:bottom w:val="none" w:sz="0" w:space="0" w:color="auto"/>
        <w:right w:val="none" w:sz="0" w:space="0" w:color="auto"/>
      </w:divBdr>
    </w:div>
    <w:div w:id="367023285">
      <w:marLeft w:val="640"/>
      <w:marRight w:val="0"/>
      <w:marTop w:val="0"/>
      <w:marBottom w:val="0"/>
      <w:divBdr>
        <w:top w:val="none" w:sz="0" w:space="0" w:color="auto"/>
        <w:left w:val="none" w:sz="0" w:space="0" w:color="auto"/>
        <w:bottom w:val="none" w:sz="0" w:space="0" w:color="auto"/>
        <w:right w:val="none" w:sz="0" w:space="0" w:color="auto"/>
      </w:divBdr>
    </w:div>
    <w:div w:id="367029068">
      <w:marLeft w:val="640"/>
      <w:marRight w:val="0"/>
      <w:marTop w:val="0"/>
      <w:marBottom w:val="0"/>
      <w:divBdr>
        <w:top w:val="none" w:sz="0" w:space="0" w:color="auto"/>
        <w:left w:val="none" w:sz="0" w:space="0" w:color="auto"/>
        <w:bottom w:val="none" w:sz="0" w:space="0" w:color="auto"/>
        <w:right w:val="none" w:sz="0" w:space="0" w:color="auto"/>
      </w:divBdr>
    </w:div>
    <w:div w:id="367145851">
      <w:marLeft w:val="640"/>
      <w:marRight w:val="0"/>
      <w:marTop w:val="0"/>
      <w:marBottom w:val="0"/>
      <w:divBdr>
        <w:top w:val="none" w:sz="0" w:space="0" w:color="auto"/>
        <w:left w:val="none" w:sz="0" w:space="0" w:color="auto"/>
        <w:bottom w:val="none" w:sz="0" w:space="0" w:color="auto"/>
        <w:right w:val="none" w:sz="0" w:space="0" w:color="auto"/>
      </w:divBdr>
    </w:div>
    <w:div w:id="367148225">
      <w:marLeft w:val="640"/>
      <w:marRight w:val="0"/>
      <w:marTop w:val="0"/>
      <w:marBottom w:val="0"/>
      <w:divBdr>
        <w:top w:val="none" w:sz="0" w:space="0" w:color="auto"/>
        <w:left w:val="none" w:sz="0" w:space="0" w:color="auto"/>
        <w:bottom w:val="none" w:sz="0" w:space="0" w:color="auto"/>
        <w:right w:val="none" w:sz="0" w:space="0" w:color="auto"/>
      </w:divBdr>
    </w:div>
    <w:div w:id="367267781">
      <w:marLeft w:val="640"/>
      <w:marRight w:val="0"/>
      <w:marTop w:val="0"/>
      <w:marBottom w:val="0"/>
      <w:divBdr>
        <w:top w:val="none" w:sz="0" w:space="0" w:color="auto"/>
        <w:left w:val="none" w:sz="0" w:space="0" w:color="auto"/>
        <w:bottom w:val="none" w:sz="0" w:space="0" w:color="auto"/>
        <w:right w:val="none" w:sz="0" w:space="0" w:color="auto"/>
      </w:divBdr>
    </w:div>
    <w:div w:id="367410144">
      <w:marLeft w:val="640"/>
      <w:marRight w:val="0"/>
      <w:marTop w:val="0"/>
      <w:marBottom w:val="0"/>
      <w:divBdr>
        <w:top w:val="none" w:sz="0" w:space="0" w:color="auto"/>
        <w:left w:val="none" w:sz="0" w:space="0" w:color="auto"/>
        <w:bottom w:val="none" w:sz="0" w:space="0" w:color="auto"/>
        <w:right w:val="none" w:sz="0" w:space="0" w:color="auto"/>
      </w:divBdr>
    </w:div>
    <w:div w:id="367487772">
      <w:marLeft w:val="640"/>
      <w:marRight w:val="0"/>
      <w:marTop w:val="0"/>
      <w:marBottom w:val="0"/>
      <w:divBdr>
        <w:top w:val="none" w:sz="0" w:space="0" w:color="auto"/>
        <w:left w:val="none" w:sz="0" w:space="0" w:color="auto"/>
        <w:bottom w:val="none" w:sz="0" w:space="0" w:color="auto"/>
        <w:right w:val="none" w:sz="0" w:space="0" w:color="auto"/>
      </w:divBdr>
    </w:div>
    <w:div w:id="367605461">
      <w:marLeft w:val="640"/>
      <w:marRight w:val="0"/>
      <w:marTop w:val="0"/>
      <w:marBottom w:val="0"/>
      <w:divBdr>
        <w:top w:val="none" w:sz="0" w:space="0" w:color="auto"/>
        <w:left w:val="none" w:sz="0" w:space="0" w:color="auto"/>
        <w:bottom w:val="none" w:sz="0" w:space="0" w:color="auto"/>
        <w:right w:val="none" w:sz="0" w:space="0" w:color="auto"/>
      </w:divBdr>
    </w:div>
    <w:div w:id="367680579">
      <w:marLeft w:val="640"/>
      <w:marRight w:val="0"/>
      <w:marTop w:val="0"/>
      <w:marBottom w:val="0"/>
      <w:divBdr>
        <w:top w:val="none" w:sz="0" w:space="0" w:color="auto"/>
        <w:left w:val="none" w:sz="0" w:space="0" w:color="auto"/>
        <w:bottom w:val="none" w:sz="0" w:space="0" w:color="auto"/>
        <w:right w:val="none" w:sz="0" w:space="0" w:color="auto"/>
      </w:divBdr>
    </w:div>
    <w:div w:id="367680654">
      <w:marLeft w:val="640"/>
      <w:marRight w:val="0"/>
      <w:marTop w:val="0"/>
      <w:marBottom w:val="0"/>
      <w:divBdr>
        <w:top w:val="none" w:sz="0" w:space="0" w:color="auto"/>
        <w:left w:val="none" w:sz="0" w:space="0" w:color="auto"/>
        <w:bottom w:val="none" w:sz="0" w:space="0" w:color="auto"/>
        <w:right w:val="none" w:sz="0" w:space="0" w:color="auto"/>
      </w:divBdr>
    </w:div>
    <w:div w:id="367687110">
      <w:marLeft w:val="640"/>
      <w:marRight w:val="0"/>
      <w:marTop w:val="0"/>
      <w:marBottom w:val="0"/>
      <w:divBdr>
        <w:top w:val="none" w:sz="0" w:space="0" w:color="auto"/>
        <w:left w:val="none" w:sz="0" w:space="0" w:color="auto"/>
        <w:bottom w:val="none" w:sz="0" w:space="0" w:color="auto"/>
        <w:right w:val="none" w:sz="0" w:space="0" w:color="auto"/>
      </w:divBdr>
    </w:div>
    <w:div w:id="367799222">
      <w:marLeft w:val="640"/>
      <w:marRight w:val="0"/>
      <w:marTop w:val="0"/>
      <w:marBottom w:val="0"/>
      <w:divBdr>
        <w:top w:val="none" w:sz="0" w:space="0" w:color="auto"/>
        <w:left w:val="none" w:sz="0" w:space="0" w:color="auto"/>
        <w:bottom w:val="none" w:sz="0" w:space="0" w:color="auto"/>
        <w:right w:val="none" w:sz="0" w:space="0" w:color="auto"/>
      </w:divBdr>
    </w:div>
    <w:div w:id="367873477">
      <w:marLeft w:val="640"/>
      <w:marRight w:val="0"/>
      <w:marTop w:val="0"/>
      <w:marBottom w:val="0"/>
      <w:divBdr>
        <w:top w:val="none" w:sz="0" w:space="0" w:color="auto"/>
        <w:left w:val="none" w:sz="0" w:space="0" w:color="auto"/>
        <w:bottom w:val="none" w:sz="0" w:space="0" w:color="auto"/>
        <w:right w:val="none" w:sz="0" w:space="0" w:color="auto"/>
      </w:divBdr>
    </w:div>
    <w:div w:id="367951458">
      <w:marLeft w:val="640"/>
      <w:marRight w:val="0"/>
      <w:marTop w:val="0"/>
      <w:marBottom w:val="0"/>
      <w:divBdr>
        <w:top w:val="none" w:sz="0" w:space="0" w:color="auto"/>
        <w:left w:val="none" w:sz="0" w:space="0" w:color="auto"/>
        <w:bottom w:val="none" w:sz="0" w:space="0" w:color="auto"/>
        <w:right w:val="none" w:sz="0" w:space="0" w:color="auto"/>
      </w:divBdr>
    </w:div>
    <w:div w:id="368068675">
      <w:marLeft w:val="640"/>
      <w:marRight w:val="0"/>
      <w:marTop w:val="0"/>
      <w:marBottom w:val="0"/>
      <w:divBdr>
        <w:top w:val="none" w:sz="0" w:space="0" w:color="auto"/>
        <w:left w:val="none" w:sz="0" w:space="0" w:color="auto"/>
        <w:bottom w:val="none" w:sz="0" w:space="0" w:color="auto"/>
        <w:right w:val="none" w:sz="0" w:space="0" w:color="auto"/>
      </w:divBdr>
    </w:div>
    <w:div w:id="368072168">
      <w:marLeft w:val="640"/>
      <w:marRight w:val="0"/>
      <w:marTop w:val="0"/>
      <w:marBottom w:val="0"/>
      <w:divBdr>
        <w:top w:val="none" w:sz="0" w:space="0" w:color="auto"/>
        <w:left w:val="none" w:sz="0" w:space="0" w:color="auto"/>
        <w:bottom w:val="none" w:sz="0" w:space="0" w:color="auto"/>
        <w:right w:val="none" w:sz="0" w:space="0" w:color="auto"/>
      </w:divBdr>
    </w:div>
    <w:div w:id="368073024">
      <w:marLeft w:val="640"/>
      <w:marRight w:val="0"/>
      <w:marTop w:val="0"/>
      <w:marBottom w:val="0"/>
      <w:divBdr>
        <w:top w:val="none" w:sz="0" w:space="0" w:color="auto"/>
        <w:left w:val="none" w:sz="0" w:space="0" w:color="auto"/>
        <w:bottom w:val="none" w:sz="0" w:space="0" w:color="auto"/>
        <w:right w:val="none" w:sz="0" w:space="0" w:color="auto"/>
      </w:divBdr>
    </w:div>
    <w:div w:id="368141949">
      <w:marLeft w:val="640"/>
      <w:marRight w:val="0"/>
      <w:marTop w:val="0"/>
      <w:marBottom w:val="0"/>
      <w:divBdr>
        <w:top w:val="none" w:sz="0" w:space="0" w:color="auto"/>
        <w:left w:val="none" w:sz="0" w:space="0" w:color="auto"/>
        <w:bottom w:val="none" w:sz="0" w:space="0" w:color="auto"/>
        <w:right w:val="none" w:sz="0" w:space="0" w:color="auto"/>
      </w:divBdr>
    </w:div>
    <w:div w:id="368143211">
      <w:marLeft w:val="640"/>
      <w:marRight w:val="0"/>
      <w:marTop w:val="0"/>
      <w:marBottom w:val="0"/>
      <w:divBdr>
        <w:top w:val="none" w:sz="0" w:space="0" w:color="auto"/>
        <w:left w:val="none" w:sz="0" w:space="0" w:color="auto"/>
        <w:bottom w:val="none" w:sz="0" w:space="0" w:color="auto"/>
        <w:right w:val="none" w:sz="0" w:space="0" w:color="auto"/>
      </w:divBdr>
    </w:div>
    <w:div w:id="368144032">
      <w:marLeft w:val="640"/>
      <w:marRight w:val="0"/>
      <w:marTop w:val="0"/>
      <w:marBottom w:val="0"/>
      <w:divBdr>
        <w:top w:val="none" w:sz="0" w:space="0" w:color="auto"/>
        <w:left w:val="none" w:sz="0" w:space="0" w:color="auto"/>
        <w:bottom w:val="none" w:sz="0" w:space="0" w:color="auto"/>
        <w:right w:val="none" w:sz="0" w:space="0" w:color="auto"/>
      </w:divBdr>
    </w:div>
    <w:div w:id="368189290">
      <w:marLeft w:val="640"/>
      <w:marRight w:val="0"/>
      <w:marTop w:val="0"/>
      <w:marBottom w:val="0"/>
      <w:divBdr>
        <w:top w:val="none" w:sz="0" w:space="0" w:color="auto"/>
        <w:left w:val="none" w:sz="0" w:space="0" w:color="auto"/>
        <w:bottom w:val="none" w:sz="0" w:space="0" w:color="auto"/>
        <w:right w:val="none" w:sz="0" w:space="0" w:color="auto"/>
      </w:divBdr>
    </w:div>
    <w:div w:id="368263403">
      <w:marLeft w:val="640"/>
      <w:marRight w:val="0"/>
      <w:marTop w:val="0"/>
      <w:marBottom w:val="0"/>
      <w:divBdr>
        <w:top w:val="none" w:sz="0" w:space="0" w:color="auto"/>
        <w:left w:val="none" w:sz="0" w:space="0" w:color="auto"/>
        <w:bottom w:val="none" w:sz="0" w:space="0" w:color="auto"/>
        <w:right w:val="none" w:sz="0" w:space="0" w:color="auto"/>
      </w:divBdr>
    </w:div>
    <w:div w:id="368459036">
      <w:marLeft w:val="640"/>
      <w:marRight w:val="0"/>
      <w:marTop w:val="0"/>
      <w:marBottom w:val="0"/>
      <w:divBdr>
        <w:top w:val="none" w:sz="0" w:space="0" w:color="auto"/>
        <w:left w:val="none" w:sz="0" w:space="0" w:color="auto"/>
        <w:bottom w:val="none" w:sz="0" w:space="0" w:color="auto"/>
        <w:right w:val="none" w:sz="0" w:space="0" w:color="auto"/>
      </w:divBdr>
    </w:div>
    <w:div w:id="368577413">
      <w:marLeft w:val="640"/>
      <w:marRight w:val="0"/>
      <w:marTop w:val="0"/>
      <w:marBottom w:val="0"/>
      <w:divBdr>
        <w:top w:val="none" w:sz="0" w:space="0" w:color="auto"/>
        <w:left w:val="none" w:sz="0" w:space="0" w:color="auto"/>
        <w:bottom w:val="none" w:sz="0" w:space="0" w:color="auto"/>
        <w:right w:val="none" w:sz="0" w:space="0" w:color="auto"/>
      </w:divBdr>
    </w:div>
    <w:div w:id="368577721">
      <w:marLeft w:val="640"/>
      <w:marRight w:val="0"/>
      <w:marTop w:val="0"/>
      <w:marBottom w:val="0"/>
      <w:divBdr>
        <w:top w:val="none" w:sz="0" w:space="0" w:color="auto"/>
        <w:left w:val="none" w:sz="0" w:space="0" w:color="auto"/>
        <w:bottom w:val="none" w:sz="0" w:space="0" w:color="auto"/>
        <w:right w:val="none" w:sz="0" w:space="0" w:color="auto"/>
      </w:divBdr>
    </w:div>
    <w:div w:id="368644986">
      <w:marLeft w:val="640"/>
      <w:marRight w:val="0"/>
      <w:marTop w:val="0"/>
      <w:marBottom w:val="0"/>
      <w:divBdr>
        <w:top w:val="none" w:sz="0" w:space="0" w:color="auto"/>
        <w:left w:val="none" w:sz="0" w:space="0" w:color="auto"/>
        <w:bottom w:val="none" w:sz="0" w:space="0" w:color="auto"/>
        <w:right w:val="none" w:sz="0" w:space="0" w:color="auto"/>
      </w:divBdr>
    </w:div>
    <w:div w:id="368724327">
      <w:marLeft w:val="640"/>
      <w:marRight w:val="0"/>
      <w:marTop w:val="0"/>
      <w:marBottom w:val="0"/>
      <w:divBdr>
        <w:top w:val="none" w:sz="0" w:space="0" w:color="auto"/>
        <w:left w:val="none" w:sz="0" w:space="0" w:color="auto"/>
        <w:bottom w:val="none" w:sz="0" w:space="0" w:color="auto"/>
        <w:right w:val="none" w:sz="0" w:space="0" w:color="auto"/>
      </w:divBdr>
    </w:div>
    <w:div w:id="368839678">
      <w:marLeft w:val="640"/>
      <w:marRight w:val="0"/>
      <w:marTop w:val="0"/>
      <w:marBottom w:val="0"/>
      <w:divBdr>
        <w:top w:val="none" w:sz="0" w:space="0" w:color="auto"/>
        <w:left w:val="none" w:sz="0" w:space="0" w:color="auto"/>
        <w:bottom w:val="none" w:sz="0" w:space="0" w:color="auto"/>
        <w:right w:val="none" w:sz="0" w:space="0" w:color="auto"/>
      </w:divBdr>
    </w:div>
    <w:div w:id="368842655">
      <w:marLeft w:val="640"/>
      <w:marRight w:val="0"/>
      <w:marTop w:val="0"/>
      <w:marBottom w:val="0"/>
      <w:divBdr>
        <w:top w:val="none" w:sz="0" w:space="0" w:color="auto"/>
        <w:left w:val="none" w:sz="0" w:space="0" w:color="auto"/>
        <w:bottom w:val="none" w:sz="0" w:space="0" w:color="auto"/>
        <w:right w:val="none" w:sz="0" w:space="0" w:color="auto"/>
      </w:divBdr>
    </w:div>
    <w:div w:id="368844158">
      <w:marLeft w:val="640"/>
      <w:marRight w:val="0"/>
      <w:marTop w:val="0"/>
      <w:marBottom w:val="0"/>
      <w:divBdr>
        <w:top w:val="none" w:sz="0" w:space="0" w:color="auto"/>
        <w:left w:val="none" w:sz="0" w:space="0" w:color="auto"/>
        <w:bottom w:val="none" w:sz="0" w:space="0" w:color="auto"/>
        <w:right w:val="none" w:sz="0" w:space="0" w:color="auto"/>
      </w:divBdr>
    </w:div>
    <w:div w:id="368845849">
      <w:marLeft w:val="640"/>
      <w:marRight w:val="0"/>
      <w:marTop w:val="0"/>
      <w:marBottom w:val="0"/>
      <w:divBdr>
        <w:top w:val="none" w:sz="0" w:space="0" w:color="auto"/>
        <w:left w:val="none" w:sz="0" w:space="0" w:color="auto"/>
        <w:bottom w:val="none" w:sz="0" w:space="0" w:color="auto"/>
        <w:right w:val="none" w:sz="0" w:space="0" w:color="auto"/>
      </w:divBdr>
    </w:div>
    <w:div w:id="369107720">
      <w:marLeft w:val="640"/>
      <w:marRight w:val="0"/>
      <w:marTop w:val="0"/>
      <w:marBottom w:val="0"/>
      <w:divBdr>
        <w:top w:val="none" w:sz="0" w:space="0" w:color="auto"/>
        <w:left w:val="none" w:sz="0" w:space="0" w:color="auto"/>
        <w:bottom w:val="none" w:sz="0" w:space="0" w:color="auto"/>
        <w:right w:val="none" w:sz="0" w:space="0" w:color="auto"/>
      </w:divBdr>
    </w:div>
    <w:div w:id="369115676">
      <w:marLeft w:val="640"/>
      <w:marRight w:val="0"/>
      <w:marTop w:val="0"/>
      <w:marBottom w:val="0"/>
      <w:divBdr>
        <w:top w:val="none" w:sz="0" w:space="0" w:color="auto"/>
        <w:left w:val="none" w:sz="0" w:space="0" w:color="auto"/>
        <w:bottom w:val="none" w:sz="0" w:space="0" w:color="auto"/>
        <w:right w:val="none" w:sz="0" w:space="0" w:color="auto"/>
      </w:divBdr>
    </w:div>
    <w:div w:id="369185041">
      <w:marLeft w:val="640"/>
      <w:marRight w:val="0"/>
      <w:marTop w:val="0"/>
      <w:marBottom w:val="0"/>
      <w:divBdr>
        <w:top w:val="none" w:sz="0" w:space="0" w:color="auto"/>
        <w:left w:val="none" w:sz="0" w:space="0" w:color="auto"/>
        <w:bottom w:val="none" w:sz="0" w:space="0" w:color="auto"/>
        <w:right w:val="none" w:sz="0" w:space="0" w:color="auto"/>
      </w:divBdr>
    </w:div>
    <w:div w:id="369190152">
      <w:marLeft w:val="640"/>
      <w:marRight w:val="0"/>
      <w:marTop w:val="0"/>
      <w:marBottom w:val="0"/>
      <w:divBdr>
        <w:top w:val="none" w:sz="0" w:space="0" w:color="auto"/>
        <w:left w:val="none" w:sz="0" w:space="0" w:color="auto"/>
        <w:bottom w:val="none" w:sz="0" w:space="0" w:color="auto"/>
        <w:right w:val="none" w:sz="0" w:space="0" w:color="auto"/>
      </w:divBdr>
    </w:div>
    <w:div w:id="369230897">
      <w:marLeft w:val="640"/>
      <w:marRight w:val="0"/>
      <w:marTop w:val="0"/>
      <w:marBottom w:val="0"/>
      <w:divBdr>
        <w:top w:val="none" w:sz="0" w:space="0" w:color="auto"/>
        <w:left w:val="none" w:sz="0" w:space="0" w:color="auto"/>
        <w:bottom w:val="none" w:sz="0" w:space="0" w:color="auto"/>
        <w:right w:val="none" w:sz="0" w:space="0" w:color="auto"/>
      </w:divBdr>
    </w:div>
    <w:div w:id="369305265">
      <w:bodyDiv w:val="1"/>
      <w:marLeft w:val="0"/>
      <w:marRight w:val="0"/>
      <w:marTop w:val="0"/>
      <w:marBottom w:val="0"/>
      <w:divBdr>
        <w:top w:val="none" w:sz="0" w:space="0" w:color="auto"/>
        <w:left w:val="none" w:sz="0" w:space="0" w:color="auto"/>
        <w:bottom w:val="none" w:sz="0" w:space="0" w:color="auto"/>
        <w:right w:val="none" w:sz="0" w:space="0" w:color="auto"/>
      </w:divBdr>
    </w:div>
    <w:div w:id="369379362">
      <w:marLeft w:val="640"/>
      <w:marRight w:val="0"/>
      <w:marTop w:val="0"/>
      <w:marBottom w:val="0"/>
      <w:divBdr>
        <w:top w:val="none" w:sz="0" w:space="0" w:color="auto"/>
        <w:left w:val="none" w:sz="0" w:space="0" w:color="auto"/>
        <w:bottom w:val="none" w:sz="0" w:space="0" w:color="auto"/>
        <w:right w:val="none" w:sz="0" w:space="0" w:color="auto"/>
      </w:divBdr>
    </w:div>
    <w:div w:id="369426949">
      <w:marLeft w:val="640"/>
      <w:marRight w:val="0"/>
      <w:marTop w:val="0"/>
      <w:marBottom w:val="0"/>
      <w:divBdr>
        <w:top w:val="none" w:sz="0" w:space="0" w:color="auto"/>
        <w:left w:val="none" w:sz="0" w:space="0" w:color="auto"/>
        <w:bottom w:val="none" w:sz="0" w:space="0" w:color="auto"/>
        <w:right w:val="none" w:sz="0" w:space="0" w:color="auto"/>
      </w:divBdr>
    </w:div>
    <w:div w:id="369574747">
      <w:marLeft w:val="640"/>
      <w:marRight w:val="0"/>
      <w:marTop w:val="0"/>
      <w:marBottom w:val="0"/>
      <w:divBdr>
        <w:top w:val="none" w:sz="0" w:space="0" w:color="auto"/>
        <w:left w:val="none" w:sz="0" w:space="0" w:color="auto"/>
        <w:bottom w:val="none" w:sz="0" w:space="0" w:color="auto"/>
        <w:right w:val="none" w:sz="0" w:space="0" w:color="auto"/>
      </w:divBdr>
    </w:div>
    <w:div w:id="369576352">
      <w:marLeft w:val="640"/>
      <w:marRight w:val="0"/>
      <w:marTop w:val="0"/>
      <w:marBottom w:val="0"/>
      <w:divBdr>
        <w:top w:val="none" w:sz="0" w:space="0" w:color="auto"/>
        <w:left w:val="none" w:sz="0" w:space="0" w:color="auto"/>
        <w:bottom w:val="none" w:sz="0" w:space="0" w:color="auto"/>
        <w:right w:val="none" w:sz="0" w:space="0" w:color="auto"/>
      </w:divBdr>
    </w:div>
    <w:div w:id="369650807">
      <w:marLeft w:val="640"/>
      <w:marRight w:val="0"/>
      <w:marTop w:val="0"/>
      <w:marBottom w:val="0"/>
      <w:divBdr>
        <w:top w:val="none" w:sz="0" w:space="0" w:color="auto"/>
        <w:left w:val="none" w:sz="0" w:space="0" w:color="auto"/>
        <w:bottom w:val="none" w:sz="0" w:space="0" w:color="auto"/>
        <w:right w:val="none" w:sz="0" w:space="0" w:color="auto"/>
      </w:divBdr>
    </w:div>
    <w:div w:id="369692677">
      <w:marLeft w:val="640"/>
      <w:marRight w:val="0"/>
      <w:marTop w:val="0"/>
      <w:marBottom w:val="0"/>
      <w:divBdr>
        <w:top w:val="none" w:sz="0" w:space="0" w:color="auto"/>
        <w:left w:val="none" w:sz="0" w:space="0" w:color="auto"/>
        <w:bottom w:val="none" w:sz="0" w:space="0" w:color="auto"/>
        <w:right w:val="none" w:sz="0" w:space="0" w:color="auto"/>
      </w:divBdr>
    </w:div>
    <w:div w:id="369696501">
      <w:marLeft w:val="640"/>
      <w:marRight w:val="0"/>
      <w:marTop w:val="0"/>
      <w:marBottom w:val="0"/>
      <w:divBdr>
        <w:top w:val="none" w:sz="0" w:space="0" w:color="auto"/>
        <w:left w:val="none" w:sz="0" w:space="0" w:color="auto"/>
        <w:bottom w:val="none" w:sz="0" w:space="0" w:color="auto"/>
        <w:right w:val="none" w:sz="0" w:space="0" w:color="auto"/>
      </w:divBdr>
    </w:div>
    <w:div w:id="369843945">
      <w:marLeft w:val="640"/>
      <w:marRight w:val="0"/>
      <w:marTop w:val="0"/>
      <w:marBottom w:val="0"/>
      <w:divBdr>
        <w:top w:val="none" w:sz="0" w:space="0" w:color="auto"/>
        <w:left w:val="none" w:sz="0" w:space="0" w:color="auto"/>
        <w:bottom w:val="none" w:sz="0" w:space="0" w:color="auto"/>
        <w:right w:val="none" w:sz="0" w:space="0" w:color="auto"/>
      </w:divBdr>
    </w:div>
    <w:div w:id="369844858">
      <w:marLeft w:val="640"/>
      <w:marRight w:val="0"/>
      <w:marTop w:val="0"/>
      <w:marBottom w:val="0"/>
      <w:divBdr>
        <w:top w:val="none" w:sz="0" w:space="0" w:color="auto"/>
        <w:left w:val="none" w:sz="0" w:space="0" w:color="auto"/>
        <w:bottom w:val="none" w:sz="0" w:space="0" w:color="auto"/>
        <w:right w:val="none" w:sz="0" w:space="0" w:color="auto"/>
      </w:divBdr>
    </w:div>
    <w:div w:id="369914082">
      <w:marLeft w:val="640"/>
      <w:marRight w:val="0"/>
      <w:marTop w:val="0"/>
      <w:marBottom w:val="0"/>
      <w:divBdr>
        <w:top w:val="none" w:sz="0" w:space="0" w:color="auto"/>
        <w:left w:val="none" w:sz="0" w:space="0" w:color="auto"/>
        <w:bottom w:val="none" w:sz="0" w:space="0" w:color="auto"/>
        <w:right w:val="none" w:sz="0" w:space="0" w:color="auto"/>
      </w:divBdr>
    </w:div>
    <w:div w:id="369915335">
      <w:marLeft w:val="640"/>
      <w:marRight w:val="0"/>
      <w:marTop w:val="0"/>
      <w:marBottom w:val="0"/>
      <w:divBdr>
        <w:top w:val="none" w:sz="0" w:space="0" w:color="auto"/>
        <w:left w:val="none" w:sz="0" w:space="0" w:color="auto"/>
        <w:bottom w:val="none" w:sz="0" w:space="0" w:color="auto"/>
        <w:right w:val="none" w:sz="0" w:space="0" w:color="auto"/>
      </w:divBdr>
    </w:div>
    <w:div w:id="369958778">
      <w:marLeft w:val="640"/>
      <w:marRight w:val="0"/>
      <w:marTop w:val="0"/>
      <w:marBottom w:val="0"/>
      <w:divBdr>
        <w:top w:val="none" w:sz="0" w:space="0" w:color="auto"/>
        <w:left w:val="none" w:sz="0" w:space="0" w:color="auto"/>
        <w:bottom w:val="none" w:sz="0" w:space="0" w:color="auto"/>
        <w:right w:val="none" w:sz="0" w:space="0" w:color="auto"/>
      </w:divBdr>
    </w:div>
    <w:div w:id="370039280">
      <w:marLeft w:val="640"/>
      <w:marRight w:val="0"/>
      <w:marTop w:val="0"/>
      <w:marBottom w:val="0"/>
      <w:divBdr>
        <w:top w:val="none" w:sz="0" w:space="0" w:color="auto"/>
        <w:left w:val="none" w:sz="0" w:space="0" w:color="auto"/>
        <w:bottom w:val="none" w:sz="0" w:space="0" w:color="auto"/>
        <w:right w:val="none" w:sz="0" w:space="0" w:color="auto"/>
      </w:divBdr>
    </w:div>
    <w:div w:id="370083173">
      <w:marLeft w:val="640"/>
      <w:marRight w:val="0"/>
      <w:marTop w:val="0"/>
      <w:marBottom w:val="0"/>
      <w:divBdr>
        <w:top w:val="none" w:sz="0" w:space="0" w:color="auto"/>
        <w:left w:val="none" w:sz="0" w:space="0" w:color="auto"/>
        <w:bottom w:val="none" w:sz="0" w:space="0" w:color="auto"/>
        <w:right w:val="none" w:sz="0" w:space="0" w:color="auto"/>
      </w:divBdr>
    </w:div>
    <w:div w:id="370149054">
      <w:marLeft w:val="640"/>
      <w:marRight w:val="0"/>
      <w:marTop w:val="0"/>
      <w:marBottom w:val="0"/>
      <w:divBdr>
        <w:top w:val="none" w:sz="0" w:space="0" w:color="auto"/>
        <w:left w:val="none" w:sz="0" w:space="0" w:color="auto"/>
        <w:bottom w:val="none" w:sz="0" w:space="0" w:color="auto"/>
        <w:right w:val="none" w:sz="0" w:space="0" w:color="auto"/>
      </w:divBdr>
    </w:div>
    <w:div w:id="370227830">
      <w:marLeft w:val="640"/>
      <w:marRight w:val="0"/>
      <w:marTop w:val="0"/>
      <w:marBottom w:val="0"/>
      <w:divBdr>
        <w:top w:val="none" w:sz="0" w:space="0" w:color="auto"/>
        <w:left w:val="none" w:sz="0" w:space="0" w:color="auto"/>
        <w:bottom w:val="none" w:sz="0" w:space="0" w:color="auto"/>
        <w:right w:val="none" w:sz="0" w:space="0" w:color="auto"/>
      </w:divBdr>
    </w:div>
    <w:div w:id="370230735">
      <w:marLeft w:val="640"/>
      <w:marRight w:val="0"/>
      <w:marTop w:val="0"/>
      <w:marBottom w:val="0"/>
      <w:divBdr>
        <w:top w:val="none" w:sz="0" w:space="0" w:color="auto"/>
        <w:left w:val="none" w:sz="0" w:space="0" w:color="auto"/>
        <w:bottom w:val="none" w:sz="0" w:space="0" w:color="auto"/>
        <w:right w:val="none" w:sz="0" w:space="0" w:color="auto"/>
      </w:divBdr>
    </w:div>
    <w:div w:id="370345796">
      <w:marLeft w:val="640"/>
      <w:marRight w:val="0"/>
      <w:marTop w:val="0"/>
      <w:marBottom w:val="0"/>
      <w:divBdr>
        <w:top w:val="none" w:sz="0" w:space="0" w:color="auto"/>
        <w:left w:val="none" w:sz="0" w:space="0" w:color="auto"/>
        <w:bottom w:val="none" w:sz="0" w:space="0" w:color="auto"/>
        <w:right w:val="none" w:sz="0" w:space="0" w:color="auto"/>
      </w:divBdr>
    </w:div>
    <w:div w:id="370347770">
      <w:marLeft w:val="640"/>
      <w:marRight w:val="0"/>
      <w:marTop w:val="0"/>
      <w:marBottom w:val="0"/>
      <w:divBdr>
        <w:top w:val="none" w:sz="0" w:space="0" w:color="auto"/>
        <w:left w:val="none" w:sz="0" w:space="0" w:color="auto"/>
        <w:bottom w:val="none" w:sz="0" w:space="0" w:color="auto"/>
        <w:right w:val="none" w:sz="0" w:space="0" w:color="auto"/>
      </w:divBdr>
    </w:div>
    <w:div w:id="370351816">
      <w:marLeft w:val="640"/>
      <w:marRight w:val="0"/>
      <w:marTop w:val="0"/>
      <w:marBottom w:val="0"/>
      <w:divBdr>
        <w:top w:val="none" w:sz="0" w:space="0" w:color="auto"/>
        <w:left w:val="none" w:sz="0" w:space="0" w:color="auto"/>
        <w:bottom w:val="none" w:sz="0" w:space="0" w:color="auto"/>
        <w:right w:val="none" w:sz="0" w:space="0" w:color="auto"/>
      </w:divBdr>
    </w:div>
    <w:div w:id="370494003">
      <w:marLeft w:val="640"/>
      <w:marRight w:val="0"/>
      <w:marTop w:val="0"/>
      <w:marBottom w:val="0"/>
      <w:divBdr>
        <w:top w:val="none" w:sz="0" w:space="0" w:color="auto"/>
        <w:left w:val="none" w:sz="0" w:space="0" w:color="auto"/>
        <w:bottom w:val="none" w:sz="0" w:space="0" w:color="auto"/>
        <w:right w:val="none" w:sz="0" w:space="0" w:color="auto"/>
      </w:divBdr>
    </w:div>
    <w:div w:id="370611087">
      <w:marLeft w:val="640"/>
      <w:marRight w:val="0"/>
      <w:marTop w:val="0"/>
      <w:marBottom w:val="0"/>
      <w:divBdr>
        <w:top w:val="none" w:sz="0" w:space="0" w:color="auto"/>
        <w:left w:val="none" w:sz="0" w:space="0" w:color="auto"/>
        <w:bottom w:val="none" w:sz="0" w:space="0" w:color="auto"/>
        <w:right w:val="none" w:sz="0" w:space="0" w:color="auto"/>
      </w:divBdr>
    </w:div>
    <w:div w:id="370611378">
      <w:marLeft w:val="480"/>
      <w:marRight w:val="0"/>
      <w:marTop w:val="0"/>
      <w:marBottom w:val="0"/>
      <w:divBdr>
        <w:top w:val="none" w:sz="0" w:space="0" w:color="auto"/>
        <w:left w:val="none" w:sz="0" w:space="0" w:color="auto"/>
        <w:bottom w:val="none" w:sz="0" w:space="0" w:color="auto"/>
        <w:right w:val="none" w:sz="0" w:space="0" w:color="auto"/>
      </w:divBdr>
    </w:div>
    <w:div w:id="370690434">
      <w:marLeft w:val="640"/>
      <w:marRight w:val="0"/>
      <w:marTop w:val="0"/>
      <w:marBottom w:val="0"/>
      <w:divBdr>
        <w:top w:val="none" w:sz="0" w:space="0" w:color="auto"/>
        <w:left w:val="none" w:sz="0" w:space="0" w:color="auto"/>
        <w:bottom w:val="none" w:sz="0" w:space="0" w:color="auto"/>
        <w:right w:val="none" w:sz="0" w:space="0" w:color="auto"/>
      </w:divBdr>
    </w:div>
    <w:div w:id="370763082">
      <w:marLeft w:val="640"/>
      <w:marRight w:val="0"/>
      <w:marTop w:val="0"/>
      <w:marBottom w:val="0"/>
      <w:divBdr>
        <w:top w:val="none" w:sz="0" w:space="0" w:color="auto"/>
        <w:left w:val="none" w:sz="0" w:space="0" w:color="auto"/>
        <w:bottom w:val="none" w:sz="0" w:space="0" w:color="auto"/>
        <w:right w:val="none" w:sz="0" w:space="0" w:color="auto"/>
      </w:divBdr>
    </w:div>
    <w:div w:id="370768630">
      <w:marLeft w:val="640"/>
      <w:marRight w:val="0"/>
      <w:marTop w:val="0"/>
      <w:marBottom w:val="0"/>
      <w:divBdr>
        <w:top w:val="none" w:sz="0" w:space="0" w:color="auto"/>
        <w:left w:val="none" w:sz="0" w:space="0" w:color="auto"/>
        <w:bottom w:val="none" w:sz="0" w:space="0" w:color="auto"/>
        <w:right w:val="none" w:sz="0" w:space="0" w:color="auto"/>
      </w:divBdr>
    </w:div>
    <w:div w:id="370883504">
      <w:marLeft w:val="640"/>
      <w:marRight w:val="0"/>
      <w:marTop w:val="0"/>
      <w:marBottom w:val="0"/>
      <w:divBdr>
        <w:top w:val="none" w:sz="0" w:space="0" w:color="auto"/>
        <w:left w:val="none" w:sz="0" w:space="0" w:color="auto"/>
        <w:bottom w:val="none" w:sz="0" w:space="0" w:color="auto"/>
        <w:right w:val="none" w:sz="0" w:space="0" w:color="auto"/>
      </w:divBdr>
    </w:div>
    <w:div w:id="371002524">
      <w:marLeft w:val="640"/>
      <w:marRight w:val="0"/>
      <w:marTop w:val="0"/>
      <w:marBottom w:val="0"/>
      <w:divBdr>
        <w:top w:val="none" w:sz="0" w:space="0" w:color="auto"/>
        <w:left w:val="none" w:sz="0" w:space="0" w:color="auto"/>
        <w:bottom w:val="none" w:sz="0" w:space="0" w:color="auto"/>
        <w:right w:val="none" w:sz="0" w:space="0" w:color="auto"/>
      </w:divBdr>
    </w:div>
    <w:div w:id="371005067">
      <w:marLeft w:val="640"/>
      <w:marRight w:val="0"/>
      <w:marTop w:val="0"/>
      <w:marBottom w:val="0"/>
      <w:divBdr>
        <w:top w:val="none" w:sz="0" w:space="0" w:color="auto"/>
        <w:left w:val="none" w:sz="0" w:space="0" w:color="auto"/>
        <w:bottom w:val="none" w:sz="0" w:space="0" w:color="auto"/>
        <w:right w:val="none" w:sz="0" w:space="0" w:color="auto"/>
      </w:divBdr>
    </w:div>
    <w:div w:id="371073534">
      <w:marLeft w:val="640"/>
      <w:marRight w:val="0"/>
      <w:marTop w:val="0"/>
      <w:marBottom w:val="0"/>
      <w:divBdr>
        <w:top w:val="none" w:sz="0" w:space="0" w:color="auto"/>
        <w:left w:val="none" w:sz="0" w:space="0" w:color="auto"/>
        <w:bottom w:val="none" w:sz="0" w:space="0" w:color="auto"/>
        <w:right w:val="none" w:sz="0" w:space="0" w:color="auto"/>
      </w:divBdr>
    </w:div>
    <w:div w:id="371078858">
      <w:marLeft w:val="640"/>
      <w:marRight w:val="0"/>
      <w:marTop w:val="0"/>
      <w:marBottom w:val="0"/>
      <w:divBdr>
        <w:top w:val="none" w:sz="0" w:space="0" w:color="auto"/>
        <w:left w:val="none" w:sz="0" w:space="0" w:color="auto"/>
        <w:bottom w:val="none" w:sz="0" w:space="0" w:color="auto"/>
        <w:right w:val="none" w:sz="0" w:space="0" w:color="auto"/>
      </w:divBdr>
    </w:div>
    <w:div w:id="371079492">
      <w:marLeft w:val="640"/>
      <w:marRight w:val="0"/>
      <w:marTop w:val="0"/>
      <w:marBottom w:val="0"/>
      <w:divBdr>
        <w:top w:val="none" w:sz="0" w:space="0" w:color="auto"/>
        <w:left w:val="none" w:sz="0" w:space="0" w:color="auto"/>
        <w:bottom w:val="none" w:sz="0" w:space="0" w:color="auto"/>
        <w:right w:val="none" w:sz="0" w:space="0" w:color="auto"/>
      </w:divBdr>
    </w:div>
    <w:div w:id="371268478">
      <w:marLeft w:val="640"/>
      <w:marRight w:val="0"/>
      <w:marTop w:val="0"/>
      <w:marBottom w:val="0"/>
      <w:divBdr>
        <w:top w:val="none" w:sz="0" w:space="0" w:color="auto"/>
        <w:left w:val="none" w:sz="0" w:space="0" w:color="auto"/>
        <w:bottom w:val="none" w:sz="0" w:space="0" w:color="auto"/>
        <w:right w:val="none" w:sz="0" w:space="0" w:color="auto"/>
      </w:divBdr>
    </w:div>
    <w:div w:id="371270036">
      <w:marLeft w:val="640"/>
      <w:marRight w:val="0"/>
      <w:marTop w:val="0"/>
      <w:marBottom w:val="0"/>
      <w:divBdr>
        <w:top w:val="none" w:sz="0" w:space="0" w:color="auto"/>
        <w:left w:val="none" w:sz="0" w:space="0" w:color="auto"/>
        <w:bottom w:val="none" w:sz="0" w:space="0" w:color="auto"/>
        <w:right w:val="none" w:sz="0" w:space="0" w:color="auto"/>
      </w:divBdr>
    </w:div>
    <w:div w:id="371351051">
      <w:marLeft w:val="640"/>
      <w:marRight w:val="0"/>
      <w:marTop w:val="0"/>
      <w:marBottom w:val="0"/>
      <w:divBdr>
        <w:top w:val="none" w:sz="0" w:space="0" w:color="auto"/>
        <w:left w:val="none" w:sz="0" w:space="0" w:color="auto"/>
        <w:bottom w:val="none" w:sz="0" w:space="0" w:color="auto"/>
        <w:right w:val="none" w:sz="0" w:space="0" w:color="auto"/>
      </w:divBdr>
    </w:div>
    <w:div w:id="371392855">
      <w:marLeft w:val="640"/>
      <w:marRight w:val="0"/>
      <w:marTop w:val="0"/>
      <w:marBottom w:val="0"/>
      <w:divBdr>
        <w:top w:val="none" w:sz="0" w:space="0" w:color="auto"/>
        <w:left w:val="none" w:sz="0" w:space="0" w:color="auto"/>
        <w:bottom w:val="none" w:sz="0" w:space="0" w:color="auto"/>
        <w:right w:val="none" w:sz="0" w:space="0" w:color="auto"/>
      </w:divBdr>
    </w:div>
    <w:div w:id="371616594">
      <w:marLeft w:val="640"/>
      <w:marRight w:val="0"/>
      <w:marTop w:val="0"/>
      <w:marBottom w:val="0"/>
      <w:divBdr>
        <w:top w:val="none" w:sz="0" w:space="0" w:color="auto"/>
        <w:left w:val="none" w:sz="0" w:space="0" w:color="auto"/>
        <w:bottom w:val="none" w:sz="0" w:space="0" w:color="auto"/>
        <w:right w:val="none" w:sz="0" w:space="0" w:color="auto"/>
      </w:divBdr>
    </w:div>
    <w:div w:id="371660524">
      <w:marLeft w:val="640"/>
      <w:marRight w:val="0"/>
      <w:marTop w:val="0"/>
      <w:marBottom w:val="0"/>
      <w:divBdr>
        <w:top w:val="none" w:sz="0" w:space="0" w:color="auto"/>
        <w:left w:val="none" w:sz="0" w:space="0" w:color="auto"/>
        <w:bottom w:val="none" w:sz="0" w:space="0" w:color="auto"/>
        <w:right w:val="none" w:sz="0" w:space="0" w:color="auto"/>
      </w:divBdr>
    </w:div>
    <w:div w:id="371728489">
      <w:marLeft w:val="640"/>
      <w:marRight w:val="0"/>
      <w:marTop w:val="0"/>
      <w:marBottom w:val="0"/>
      <w:divBdr>
        <w:top w:val="none" w:sz="0" w:space="0" w:color="auto"/>
        <w:left w:val="none" w:sz="0" w:space="0" w:color="auto"/>
        <w:bottom w:val="none" w:sz="0" w:space="0" w:color="auto"/>
        <w:right w:val="none" w:sz="0" w:space="0" w:color="auto"/>
      </w:divBdr>
    </w:div>
    <w:div w:id="371729949">
      <w:marLeft w:val="640"/>
      <w:marRight w:val="0"/>
      <w:marTop w:val="0"/>
      <w:marBottom w:val="0"/>
      <w:divBdr>
        <w:top w:val="none" w:sz="0" w:space="0" w:color="auto"/>
        <w:left w:val="none" w:sz="0" w:space="0" w:color="auto"/>
        <w:bottom w:val="none" w:sz="0" w:space="0" w:color="auto"/>
        <w:right w:val="none" w:sz="0" w:space="0" w:color="auto"/>
      </w:divBdr>
    </w:div>
    <w:div w:id="371732840">
      <w:marLeft w:val="640"/>
      <w:marRight w:val="0"/>
      <w:marTop w:val="0"/>
      <w:marBottom w:val="0"/>
      <w:divBdr>
        <w:top w:val="none" w:sz="0" w:space="0" w:color="auto"/>
        <w:left w:val="none" w:sz="0" w:space="0" w:color="auto"/>
        <w:bottom w:val="none" w:sz="0" w:space="0" w:color="auto"/>
        <w:right w:val="none" w:sz="0" w:space="0" w:color="auto"/>
      </w:divBdr>
    </w:div>
    <w:div w:id="371733355">
      <w:marLeft w:val="640"/>
      <w:marRight w:val="0"/>
      <w:marTop w:val="0"/>
      <w:marBottom w:val="0"/>
      <w:divBdr>
        <w:top w:val="none" w:sz="0" w:space="0" w:color="auto"/>
        <w:left w:val="none" w:sz="0" w:space="0" w:color="auto"/>
        <w:bottom w:val="none" w:sz="0" w:space="0" w:color="auto"/>
        <w:right w:val="none" w:sz="0" w:space="0" w:color="auto"/>
      </w:divBdr>
    </w:div>
    <w:div w:id="371735213">
      <w:marLeft w:val="640"/>
      <w:marRight w:val="0"/>
      <w:marTop w:val="0"/>
      <w:marBottom w:val="0"/>
      <w:divBdr>
        <w:top w:val="none" w:sz="0" w:space="0" w:color="auto"/>
        <w:left w:val="none" w:sz="0" w:space="0" w:color="auto"/>
        <w:bottom w:val="none" w:sz="0" w:space="0" w:color="auto"/>
        <w:right w:val="none" w:sz="0" w:space="0" w:color="auto"/>
      </w:divBdr>
    </w:div>
    <w:div w:id="371812781">
      <w:marLeft w:val="640"/>
      <w:marRight w:val="0"/>
      <w:marTop w:val="0"/>
      <w:marBottom w:val="0"/>
      <w:divBdr>
        <w:top w:val="none" w:sz="0" w:space="0" w:color="auto"/>
        <w:left w:val="none" w:sz="0" w:space="0" w:color="auto"/>
        <w:bottom w:val="none" w:sz="0" w:space="0" w:color="auto"/>
        <w:right w:val="none" w:sz="0" w:space="0" w:color="auto"/>
      </w:divBdr>
    </w:div>
    <w:div w:id="372001823">
      <w:marLeft w:val="640"/>
      <w:marRight w:val="0"/>
      <w:marTop w:val="0"/>
      <w:marBottom w:val="0"/>
      <w:divBdr>
        <w:top w:val="none" w:sz="0" w:space="0" w:color="auto"/>
        <w:left w:val="none" w:sz="0" w:space="0" w:color="auto"/>
        <w:bottom w:val="none" w:sz="0" w:space="0" w:color="auto"/>
        <w:right w:val="none" w:sz="0" w:space="0" w:color="auto"/>
      </w:divBdr>
    </w:div>
    <w:div w:id="372004055">
      <w:marLeft w:val="640"/>
      <w:marRight w:val="0"/>
      <w:marTop w:val="0"/>
      <w:marBottom w:val="0"/>
      <w:divBdr>
        <w:top w:val="none" w:sz="0" w:space="0" w:color="auto"/>
        <w:left w:val="none" w:sz="0" w:space="0" w:color="auto"/>
        <w:bottom w:val="none" w:sz="0" w:space="0" w:color="auto"/>
        <w:right w:val="none" w:sz="0" w:space="0" w:color="auto"/>
      </w:divBdr>
    </w:div>
    <w:div w:id="372117947">
      <w:marLeft w:val="640"/>
      <w:marRight w:val="0"/>
      <w:marTop w:val="0"/>
      <w:marBottom w:val="0"/>
      <w:divBdr>
        <w:top w:val="none" w:sz="0" w:space="0" w:color="auto"/>
        <w:left w:val="none" w:sz="0" w:space="0" w:color="auto"/>
        <w:bottom w:val="none" w:sz="0" w:space="0" w:color="auto"/>
        <w:right w:val="none" w:sz="0" w:space="0" w:color="auto"/>
      </w:divBdr>
    </w:div>
    <w:div w:id="372120037">
      <w:marLeft w:val="640"/>
      <w:marRight w:val="0"/>
      <w:marTop w:val="0"/>
      <w:marBottom w:val="0"/>
      <w:divBdr>
        <w:top w:val="none" w:sz="0" w:space="0" w:color="auto"/>
        <w:left w:val="none" w:sz="0" w:space="0" w:color="auto"/>
        <w:bottom w:val="none" w:sz="0" w:space="0" w:color="auto"/>
        <w:right w:val="none" w:sz="0" w:space="0" w:color="auto"/>
      </w:divBdr>
    </w:div>
    <w:div w:id="372122454">
      <w:marLeft w:val="640"/>
      <w:marRight w:val="0"/>
      <w:marTop w:val="0"/>
      <w:marBottom w:val="0"/>
      <w:divBdr>
        <w:top w:val="none" w:sz="0" w:space="0" w:color="auto"/>
        <w:left w:val="none" w:sz="0" w:space="0" w:color="auto"/>
        <w:bottom w:val="none" w:sz="0" w:space="0" w:color="auto"/>
        <w:right w:val="none" w:sz="0" w:space="0" w:color="auto"/>
      </w:divBdr>
    </w:div>
    <w:div w:id="372267007">
      <w:marLeft w:val="640"/>
      <w:marRight w:val="0"/>
      <w:marTop w:val="0"/>
      <w:marBottom w:val="0"/>
      <w:divBdr>
        <w:top w:val="none" w:sz="0" w:space="0" w:color="auto"/>
        <w:left w:val="none" w:sz="0" w:space="0" w:color="auto"/>
        <w:bottom w:val="none" w:sz="0" w:space="0" w:color="auto"/>
        <w:right w:val="none" w:sz="0" w:space="0" w:color="auto"/>
      </w:divBdr>
    </w:div>
    <w:div w:id="372312098">
      <w:marLeft w:val="640"/>
      <w:marRight w:val="0"/>
      <w:marTop w:val="0"/>
      <w:marBottom w:val="0"/>
      <w:divBdr>
        <w:top w:val="none" w:sz="0" w:space="0" w:color="auto"/>
        <w:left w:val="none" w:sz="0" w:space="0" w:color="auto"/>
        <w:bottom w:val="none" w:sz="0" w:space="0" w:color="auto"/>
        <w:right w:val="none" w:sz="0" w:space="0" w:color="auto"/>
      </w:divBdr>
    </w:div>
    <w:div w:id="372313160">
      <w:marLeft w:val="640"/>
      <w:marRight w:val="0"/>
      <w:marTop w:val="0"/>
      <w:marBottom w:val="0"/>
      <w:divBdr>
        <w:top w:val="none" w:sz="0" w:space="0" w:color="auto"/>
        <w:left w:val="none" w:sz="0" w:space="0" w:color="auto"/>
        <w:bottom w:val="none" w:sz="0" w:space="0" w:color="auto"/>
        <w:right w:val="none" w:sz="0" w:space="0" w:color="auto"/>
      </w:divBdr>
    </w:div>
    <w:div w:id="372388644">
      <w:marLeft w:val="640"/>
      <w:marRight w:val="0"/>
      <w:marTop w:val="0"/>
      <w:marBottom w:val="0"/>
      <w:divBdr>
        <w:top w:val="none" w:sz="0" w:space="0" w:color="auto"/>
        <w:left w:val="none" w:sz="0" w:space="0" w:color="auto"/>
        <w:bottom w:val="none" w:sz="0" w:space="0" w:color="auto"/>
        <w:right w:val="none" w:sz="0" w:space="0" w:color="auto"/>
      </w:divBdr>
    </w:div>
    <w:div w:id="372506678">
      <w:marLeft w:val="640"/>
      <w:marRight w:val="0"/>
      <w:marTop w:val="0"/>
      <w:marBottom w:val="0"/>
      <w:divBdr>
        <w:top w:val="none" w:sz="0" w:space="0" w:color="auto"/>
        <w:left w:val="none" w:sz="0" w:space="0" w:color="auto"/>
        <w:bottom w:val="none" w:sz="0" w:space="0" w:color="auto"/>
        <w:right w:val="none" w:sz="0" w:space="0" w:color="auto"/>
      </w:divBdr>
    </w:div>
    <w:div w:id="372538282">
      <w:marLeft w:val="640"/>
      <w:marRight w:val="0"/>
      <w:marTop w:val="0"/>
      <w:marBottom w:val="0"/>
      <w:divBdr>
        <w:top w:val="none" w:sz="0" w:space="0" w:color="auto"/>
        <w:left w:val="none" w:sz="0" w:space="0" w:color="auto"/>
        <w:bottom w:val="none" w:sz="0" w:space="0" w:color="auto"/>
        <w:right w:val="none" w:sz="0" w:space="0" w:color="auto"/>
      </w:divBdr>
    </w:div>
    <w:div w:id="372850869">
      <w:marLeft w:val="640"/>
      <w:marRight w:val="0"/>
      <w:marTop w:val="0"/>
      <w:marBottom w:val="0"/>
      <w:divBdr>
        <w:top w:val="none" w:sz="0" w:space="0" w:color="auto"/>
        <w:left w:val="none" w:sz="0" w:space="0" w:color="auto"/>
        <w:bottom w:val="none" w:sz="0" w:space="0" w:color="auto"/>
        <w:right w:val="none" w:sz="0" w:space="0" w:color="auto"/>
      </w:divBdr>
    </w:div>
    <w:div w:id="372853913">
      <w:marLeft w:val="640"/>
      <w:marRight w:val="0"/>
      <w:marTop w:val="0"/>
      <w:marBottom w:val="0"/>
      <w:divBdr>
        <w:top w:val="none" w:sz="0" w:space="0" w:color="auto"/>
        <w:left w:val="none" w:sz="0" w:space="0" w:color="auto"/>
        <w:bottom w:val="none" w:sz="0" w:space="0" w:color="auto"/>
        <w:right w:val="none" w:sz="0" w:space="0" w:color="auto"/>
      </w:divBdr>
    </w:div>
    <w:div w:id="372927856">
      <w:marLeft w:val="640"/>
      <w:marRight w:val="0"/>
      <w:marTop w:val="0"/>
      <w:marBottom w:val="0"/>
      <w:divBdr>
        <w:top w:val="none" w:sz="0" w:space="0" w:color="auto"/>
        <w:left w:val="none" w:sz="0" w:space="0" w:color="auto"/>
        <w:bottom w:val="none" w:sz="0" w:space="0" w:color="auto"/>
        <w:right w:val="none" w:sz="0" w:space="0" w:color="auto"/>
      </w:divBdr>
    </w:div>
    <w:div w:id="373041037">
      <w:marLeft w:val="640"/>
      <w:marRight w:val="0"/>
      <w:marTop w:val="0"/>
      <w:marBottom w:val="0"/>
      <w:divBdr>
        <w:top w:val="none" w:sz="0" w:space="0" w:color="auto"/>
        <w:left w:val="none" w:sz="0" w:space="0" w:color="auto"/>
        <w:bottom w:val="none" w:sz="0" w:space="0" w:color="auto"/>
        <w:right w:val="none" w:sz="0" w:space="0" w:color="auto"/>
      </w:divBdr>
    </w:div>
    <w:div w:id="373048027">
      <w:marLeft w:val="640"/>
      <w:marRight w:val="0"/>
      <w:marTop w:val="0"/>
      <w:marBottom w:val="0"/>
      <w:divBdr>
        <w:top w:val="none" w:sz="0" w:space="0" w:color="auto"/>
        <w:left w:val="none" w:sz="0" w:space="0" w:color="auto"/>
        <w:bottom w:val="none" w:sz="0" w:space="0" w:color="auto"/>
        <w:right w:val="none" w:sz="0" w:space="0" w:color="auto"/>
      </w:divBdr>
    </w:div>
    <w:div w:id="373116014">
      <w:marLeft w:val="640"/>
      <w:marRight w:val="0"/>
      <w:marTop w:val="0"/>
      <w:marBottom w:val="0"/>
      <w:divBdr>
        <w:top w:val="none" w:sz="0" w:space="0" w:color="auto"/>
        <w:left w:val="none" w:sz="0" w:space="0" w:color="auto"/>
        <w:bottom w:val="none" w:sz="0" w:space="0" w:color="auto"/>
        <w:right w:val="none" w:sz="0" w:space="0" w:color="auto"/>
      </w:divBdr>
    </w:div>
    <w:div w:id="373120657">
      <w:marLeft w:val="640"/>
      <w:marRight w:val="0"/>
      <w:marTop w:val="0"/>
      <w:marBottom w:val="0"/>
      <w:divBdr>
        <w:top w:val="none" w:sz="0" w:space="0" w:color="auto"/>
        <w:left w:val="none" w:sz="0" w:space="0" w:color="auto"/>
        <w:bottom w:val="none" w:sz="0" w:space="0" w:color="auto"/>
        <w:right w:val="none" w:sz="0" w:space="0" w:color="auto"/>
      </w:divBdr>
    </w:div>
    <w:div w:id="373190018">
      <w:marLeft w:val="640"/>
      <w:marRight w:val="0"/>
      <w:marTop w:val="0"/>
      <w:marBottom w:val="0"/>
      <w:divBdr>
        <w:top w:val="none" w:sz="0" w:space="0" w:color="auto"/>
        <w:left w:val="none" w:sz="0" w:space="0" w:color="auto"/>
        <w:bottom w:val="none" w:sz="0" w:space="0" w:color="auto"/>
        <w:right w:val="none" w:sz="0" w:space="0" w:color="auto"/>
      </w:divBdr>
    </w:div>
    <w:div w:id="373190613">
      <w:marLeft w:val="640"/>
      <w:marRight w:val="0"/>
      <w:marTop w:val="0"/>
      <w:marBottom w:val="0"/>
      <w:divBdr>
        <w:top w:val="none" w:sz="0" w:space="0" w:color="auto"/>
        <w:left w:val="none" w:sz="0" w:space="0" w:color="auto"/>
        <w:bottom w:val="none" w:sz="0" w:space="0" w:color="auto"/>
        <w:right w:val="none" w:sz="0" w:space="0" w:color="auto"/>
      </w:divBdr>
    </w:div>
    <w:div w:id="373193395">
      <w:marLeft w:val="640"/>
      <w:marRight w:val="0"/>
      <w:marTop w:val="0"/>
      <w:marBottom w:val="0"/>
      <w:divBdr>
        <w:top w:val="none" w:sz="0" w:space="0" w:color="auto"/>
        <w:left w:val="none" w:sz="0" w:space="0" w:color="auto"/>
        <w:bottom w:val="none" w:sz="0" w:space="0" w:color="auto"/>
        <w:right w:val="none" w:sz="0" w:space="0" w:color="auto"/>
      </w:divBdr>
    </w:div>
    <w:div w:id="373236760">
      <w:marLeft w:val="640"/>
      <w:marRight w:val="0"/>
      <w:marTop w:val="0"/>
      <w:marBottom w:val="0"/>
      <w:divBdr>
        <w:top w:val="none" w:sz="0" w:space="0" w:color="auto"/>
        <w:left w:val="none" w:sz="0" w:space="0" w:color="auto"/>
        <w:bottom w:val="none" w:sz="0" w:space="0" w:color="auto"/>
        <w:right w:val="none" w:sz="0" w:space="0" w:color="auto"/>
      </w:divBdr>
    </w:div>
    <w:div w:id="373387058">
      <w:marLeft w:val="640"/>
      <w:marRight w:val="0"/>
      <w:marTop w:val="0"/>
      <w:marBottom w:val="0"/>
      <w:divBdr>
        <w:top w:val="none" w:sz="0" w:space="0" w:color="auto"/>
        <w:left w:val="none" w:sz="0" w:space="0" w:color="auto"/>
        <w:bottom w:val="none" w:sz="0" w:space="0" w:color="auto"/>
        <w:right w:val="none" w:sz="0" w:space="0" w:color="auto"/>
      </w:divBdr>
    </w:div>
    <w:div w:id="373576625">
      <w:marLeft w:val="640"/>
      <w:marRight w:val="0"/>
      <w:marTop w:val="0"/>
      <w:marBottom w:val="0"/>
      <w:divBdr>
        <w:top w:val="none" w:sz="0" w:space="0" w:color="auto"/>
        <w:left w:val="none" w:sz="0" w:space="0" w:color="auto"/>
        <w:bottom w:val="none" w:sz="0" w:space="0" w:color="auto"/>
        <w:right w:val="none" w:sz="0" w:space="0" w:color="auto"/>
      </w:divBdr>
    </w:div>
    <w:div w:id="373652201">
      <w:marLeft w:val="640"/>
      <w:marRight w:val="0"/>
      <w:marTop w:val="0"/>
      <w:marBottom w:val="0"/>
      <w:divBdr>
        <w:top w:val="none" w:sz="0" w:space="0" w:color="auto"/>
        <w:left w:val="none" w:sz="0" w:space="0" w:color="auto"/>
        <w:bottom w:val="none" w:sz="0" w:space="0" w:color="auto"/>
        <w:right w:val="none" w:sz="0" w:space="0" w:color="auto"/>
      </w:divBdr>
    </w:div>
    <w:div w:id="373695038">
      <w:marLeft w:val="640"/>
      <w:marRight w:val="0"/>
      <w:marTop w:val="0"/>
      <w:marBottom w:val="0"/>
      <w:divBdr>
        <w:top w:val="none" w:sz="0" w:space="0" w:color="auto"/>
        <w:left w:val="none" w:sz="0" w:space="0" w:color="auto"/>
        <w:bottom w:val="none" w:sz="0" w:space="0" w:color="auto"/>
        <w:right w:val="none" w:sz="0" w:space="0" w:color="auto"/>
      </w:divBdr>
    </w:div>
    <w:div w:id="373695373">
      <w:marLeft w:val="640"/>
      <w:marRight w:val="0"/>
      <w:marTop w:val="0"/>
      <w:marBottom w:val="0"/>
      <w:divBdr>
        <w:top w:val="none" w:sz="0" w:space="0" w:color="auto"/>
        <w:left w:val="none" w:sz="0" w:space="0" w:color="auto"/>
        <w:bottom w:val="none" w:sz="0" w:space="0" w:color="auto"/>
        <w:right w:val="none" w:sz="0" w:space="0" w:color="auto"/>
      </w:divBdr>
    </w:div>
    <w:div w:id="373776131">
      <w:marLeft w:val="640"/>
      <w:marRight w:val="0"/>
      <w:marTop w:val="0"/>
      <w:marBottom w:val="0"/>
      <w:divBdr>
        <w:top w:val="none" w:sz="0" w:space="0" w:color="auto"/>
        <w:left w:val="none" w:sz="0" w:space="0" w:color="auto"/>
        <w:bottom w:val="none" w:sz="0" w:space="0" w:color="auto"/>
        <w:right w:val="none" w:sz="0" w:space="0" w:color="auto"/>
      </w:divBdr>
    </w:div>
    <w:div w:id="373817429">
      <w:marLeft w:val="640"/>
      <w:marRight w:val="0"/>
      <w:marTop w:val="0"/>
      <w:marBottom w:val="0"/>
      <w:divBdr>
        <w:top w:val="none" w:sz="0" w:space="0" w:color="auto"/>
        <w:left w:val="none" w:sz="0" w:space="0" w:color="auto"/>
        <w:bottom w:val="none" w:sz="0" w:space="0" w:color="auto"/>
        <w:right w:val="none" w:sz="0" w:space="0" w:color="auto"/>
      </w:divBdr>
    </w:div>
    <w:div w:id="373888301">
      <w:marLeft w:val="640"/>
      <w:marRight w:val="0"/>
      <w:marTop w:val="0"/>
      <w:marBottom w:val="0"/>
      <w:divBdr>
        <w:top w:val="none" w:sz="0" w:space="0" w:color="auto"/>
        <w:left w:val="none" w:sz="0" w:space="0" w:color="auto"/>
        <w:bottom w:val="none" w:sz="0" w:space="0" w:color="auto"/>
        <w:right w:val="none" w:sz="0" w:space="0" w:color="auto"/>
      </w:divBdr>
    </w:div>
    <w:div w:id="373969585">
      <w:marLeft w:val="640"/>
      <w:marRight w:val="0"/>
      <w:marTop w:val="0"/>
      <w:marBottom w:val="0"/>
      <w:divBdr>
        <w:top w:val="none" w:sz="0" w:space="0" w:color="auto"/>
        <w:left w:val="none" w:sz="0" w:space="0" w:color="auto"/>
        <w:bottom w:val="none" w:sz="0" w:space="0" w:color="auto"/>
        <w:right w:val="none" w:sz="0" w:space="0" w:color="auto"/>
      </w:divBdr>
    </w:div>
    <w:div w:id="374040592">
      <w:marLeft w:val="640"/>
      <w:marRight w:val="0"/>
      <w:marTop w:val="0"/>
      <w:marBottom w:val="0"/>
      <w:divBdr>
        <w:top w:val="none" w:sz="0" w:space="0" w:color="auto"/>
        <w:left w:val="none" w:sz="0" w:space="0" w:color="auto"/>
        <w:bottom w:val="none" w:sz="0" w:space="0" w:color="auto"/>
        <w:right w:val="none" w:sz="0" w:space="0" w:color="auto"/>
      </w:divBdr>
    </w:div>
    <w:div w:id="374044489">
      <w:marLeft w:val="640"/>
      <w:marRight w:val="0"/>
      <w:marTop w:val="0"/>
      <w:marBottom w:val="0"/>
      <w:divBdr>
        <w:top w:val="none" w:sz="0" w:space="0" w:color="auto"/>
        <w:left w:val="none" w:sz="0" w:space="0" w:color="auto"/>
        <w:bottom w:val="none" w:sz="0" w:space="0" w:color="auto"/>
        <w:right w:val="none" w:sz="0" w:space="0" w:color="auto"/>
      </w:divBdr>
    </w:div>
    <w:div w:id="374089941">
      <w:marLeft w:val="640"/>
      <w:marRight w:val="0"/>
      <w:marTop w:val="0"/>
      <w:marBottom w:val="0"/>
      <w:divBdr>
        <w:top w:val="none" w:sz="0" w:space="0" w:color="auto"/>
        <w:left w:val="none" w:sz="0" w:space="0" w:color="auto"/>
        <w:bottom w:val="none" w:sz="0" w:space="0" w:color="auto"/>
        <w:right w:val="none" w:sz="0" w:space="0" w:color="auto"/>
      </w:divBdr>
    </w:div>
    <w:div w:id="374162633">
      <w:marLeft w:val="640"/>
      <w:marRight w:val="0"/>
      <w:marTop w:val="0"/>
      <w:marBottom w:val="0"/>
      <w:divBdr>
        <w:top w:val="none" w:sz="0" w:space="0" w:color="auto"/>
        <w:left w:val="none" w:sz="0" w:space="0" w:color="auto"/>
        <w:bottom w:val="none" w:sz="0" w:space="0" w:color="auto"/>
        <w:right w:val="none" w:sz="0" w:space="0" w:color="auto"/>
      </w:divBdr>
    </w:div>
    <w:div w:id="374239040">
      <w:marLeft w:val="640"/>
      <w:marRight w:val="0"/>
      <w:marTop w:val="0"/>
      <w:marBottom w:val="0"/>
      <w:divBdr>
        <w:top w:val="none" w:sz="0" w:space="0" w:color="auto"/>
        <w:left w:val="none" w:sz="0" w:space="0" w:color="auto"/>
        <w:bottom w:val="none" w:sz="0" w:space="0" w:color="auto"/>
        <w:right w:val="none" w:sz="0" w:space="0" w:color="auto"/>
      </w:divBdr>
    </w:div>
    <w:div w:id="374308388">
      <w:marLeft w:val="640"/>
      <w:marRight w:val="0"/>
      <w:marTop w:val="0"/>
      <w:marBottom w:val="0"/>
      <w:divBdr>
        <w:top w:val="none" w:sz="0" w:space="0" w:color="auto"/>
        <w:left w:val="none" w:sz="0" w:space="0" w:color="auto"/>
        <w:bottom w:val="none" w:sz="0" w:space="0" w:color="auto"/>
        <w:right w:val="none" w:sz="0" w:space="0" w:color="auto"/>
      </w:divBdr>
    </w:div>
    <w:div w:id="374500316">
      <w:marLeft w:val="640"/>
      <w:marRight w:val="0"/>
      <w:marTop w:val="0"/>
      <w:marBottom w:val="0"/>
      <w:divBdr>
        <w:top w:val="none" w:sz="0" w:space="0" w:color="auto"/>
        <w:left w:val="none" w:sz="0" w:space="0" w:color="auto"/>
        <w:bottom w:val="none" w:sz="0" w:space="0" w:color="auto"/>
        <w:right w:val="none" w:sz="0" w:space="0" w:color="auto"/>
      </w:divBdr>
    </w:div>
    <w:div w:id="374549836">
      <w:marLeft w:val="640"/>
      <w:marRight w:val="0"/>
      <w:marTop w:val="0"/>
      <w:marBottom w:val="0"/>
      <w:divBdr>
        <w:top w:val="none" w:sz="0" w:space="0" w:color="auto"/>
        <w:left w:val="none" w:sz="0" w:space="0" w:color="auto"/>
        <w:bottom w:val="none" w:sz="0" w:space="0" w:color="auto"/>
        <w:right w:val="none" w:sz="0" w:space="0" w:color="auto"/>
      </w:divBdr>
    </w:div>
    <w:div w:id="374619199">
      <w:marLeft w:val="640"/>
      <w:marRight w:val="0"/>
      <w:marTop w:val="0"/>
      <w:marBottom w:val="0"/>
      <w:divBdr>
        <w:top w:val="none" w:sz="0" w:space="0" w:color="auto"/>
        <w:left w:val="none" w:sz="0" w:space="0" w:color="auto"/>
        <w:bottom w:val="none" w:sz="0" w:space="0" w:color="auto"/>
        <w:right w:val="none" w:sz="0" w:space="0" w:color="auto"/>
      </w:divBdr>
    </w:div>
    <w:div w:id="374737172">
      <w:marLeft w:val="640"/>
      <w:marRight w:val="0"/>
      <w:marTop w:val="0"/>
      <w:marBottom w:val="0"/>
      <w:divBdr>
        <w:top w:val="none" w:sz="0" w:space="0" w:color="auto"/>
        <w:left w:val="none" w:sz="0" w:space="0" w:color="auto"/>
        <w:bottom w:val="none" w:sz="0" w:space="0" w:color="auto"/>
        <w:right w:val="none" w:sz="0" w:space="0" w:color="auto"/>
      </w:divBdr>
    </w:div>
    <w:div w:id="374743060">
      <w:marLeft w:val="640"/>
      <w:marRight w:val="0"/>
      <w:marTop w:val="0"/>
      <w:marBottom w:val="0"/>
      <w:divBdr>
        <w:top w:val="none" w:sz="0" w:space="0" w:color="auto"/>
        <w:left w:val="none" w:sz="0" w:space="0" w:color="auto"/>
        <w:bottom w:val="none" w:sz="0" w:space="0" w:color="auto"/>
        <w:right w:val="none" w:sz="0" w:space="0" w:color="auto"/>
      </w:divBdr>
    </w:div>
    <w:div w:id="374932338">
      <w:marLeft w:val="640"/>
      <w:marRight w:val="0"/>
      <w:marTop w:val="0"/>
      <w:marBottom w:val="0"/>
      <w:divBdr>
        <w:top w:val="none" w:sz="0" w:space="0" w:color="auto"/>
        <w:left w:val="none" w:sz="0" w:space="0" w:color="auto"/>
        <w:bottom w:val="none" w:sz="0" w:space="0" w:color="auto"/>
        <w:right w:val="none" w:sz="0" w:space="0" w:color="auto"/>
      </w:divBdr>
    </w:div>
    <w:div w:id="374963840">
      <w:marLeft w:val="640"/>
      <w:marRight w:val="0"/>
      <w:marTop w:val="0"/>
      <w:marBottom w:val="0"/>
      <w:divBdr>
        <w:top w:val="none" w:sz="0" w:space="0" w:color="auto"/>
        <w:left w:val="none" w:sz="0" w:space="0" w:color="auto"/>
        <w:bottom w:val="none" w:sz="0" w:space="0" w:color="auto"/>
        <w:right w:val="none" w:sz="0" w:space="0" w:color="auto"/>
      </w:divBdr>
    </w:div>
    <w:div w:id="375011330">
      <w:marLeft w:val="640"/>
      <w:marRight w:val="0"/>
      <w:marTop w:val="0"/>
      <w:marBottom w:val="0"/>
      <w:divBdr>
        <w:top w:val="none" w:sz="0" w:space="0" w:color="auto"/>
        <w:left w:val="none" w:sz="0" w:space="0" w:color="auto"/>
        <w:bottom w:val="none" w:sz="0" w:space="0" w:color="auto"/>
        <w:right w:val="none" w:sz="0" w:space="0" w:color="auto"/>
      </w:divBdr>
    </w:div>
    <w:div w:id="375155095">
      <w:marLeft w:val="640"/>
      <w:marRight w:val="0"/>
      <w:marTop w:val="0"/>
      <w:marBottom w:val="0"/>
      <w:divBdr>
        <w:top w:val="none" w:sz="0" w:space="0" w:color="auto"/>
        <w:left w:val="none" w:sz="0" w:space="0" w:color="auto"/>
        <w:bottom w:val="none" w:sz="0" w:space="0" w:color="auto"/>
        <w:right w:val="none" w:sz="0" w:space="0" w:color="auto"/>
      </w:divBdr>
    </w:div>
    <w:div w:id="375159485">
      <w:marLeft w:val="640"/>
      <w:marRight w:val="0"/>
      <w:marTop w:val="0"/>
      <w:marBottom w:val="0"/>
      <w:divBdr>
        <w:top w:val="none" w:sz="0" w:space="0" w:color="auto"/>
        <w:left w:val="none" w:sz="0" w:space="0" w:color="auto"/>
        <w:bottom w:val="none" w:sz="0" w:space="0" w:color="auto"/>
        <w:right w:val="none" w:sz="0" w:space="0" w:color="auto"/>
      </w:divBdr>
    </w:div>
    <w:div w:id="375198006">
      <w:marLeft w:val="640"/>
      <w:marRight w:val="0"/>
      <w:marTop w:val="0"/>
      <w:marBottom w:val="0"/>
      <w:divBdr>
        <w:top w:val="none" w:sz="0" w:space="0" w:color="auto"/>
        <w:left w:val="none" w:sz="0" w:space="0" w:color="auto"/>
        <w:bottom w:val="none" w:sz="0" w:space="0" w:color="auto"/>
        <w:right w:val="none" w:sz="0" w:space="0" w:color="auto"/>
      </w:divBdr>
    </w:div>
    <w:div w:id="375198562">
      <w:marLeft w:val="640"/>
      <w:marRight w:val="0"/>
      <w:marTop w:val="0"/>
      <w:marBottom w:val="0"/>
      <w:divBdr>
        <w:top w:val="none" w:sz="0" w:space="0" w:color="auto"/>
        <w:left w:val="none" w:sz="0" w:space="0" w:color="auto"/>
        <w:bottom w:val="none" w:sz="0" w:space="0" w:color="auto"/>
        <w:right w:val="none" w:sz="0" w:space="0" w:color="auto"/>
      </w:divBdr>
    </w:div>
    <w:div w:id="375207099">
      <w:marLeft w:val="640"/>
      <w:marRight w:val="0"/>
      <w:marTop w:val="0"/>
      <w:marBottom w:val="0"/>
      <w:divBdr>
        <w:top w:val="none" w:sz="0" w:space="0" w:color="auto"/>
        <w:left w:val="none" w:sz="0" w:space="0" w:color="auto"/>
        <w:bottom w:val="none" w:sz="0" w:space="0" w:color="auto"/>
        <w:right w:val="none" w:sz="0" w:space="0" w:color="auto"/>
      </w:divBdr>
    </w:div>
    <w:div w:id="375207325">
      <w:marLeft w:val="640"/>
      <w:marRight w:val="0"/>
      <w:marTop w:val="0"/>
      <w:marBottom w:val="0"/>
      <w:divBdr>
        <w:top w:val="none" w:sz="0" w:space="0" w:color="auto"/>
        <w:left w:val="none" w:sz="0" w:space="0" w:color="auto"/>
        <w:bottom w:val="none" w:sz="0" w:space="0" w:color="auto"/>
        <w:right w:val="none" w:sz="0" w:space="0" w:color="auto"/>
      </w:divBdr>
    </w:div>
    <w:div w:id="375279075">
      <w:marLeft w:val="640"/>
      <w:marRight w:val="0"/>
      <w:marTop w:val="0"/>
      <w:marBottom w:val="0"/>
      <w:divBdr>
        <w:top w:val="none" w:sz="0" w:space="0" w:color="auto"/>
        <w:left w:val="none" w:sz="0" w:space="0" w:color="auto"/>
        <w:bottom w:val="none" w:sz="0" w:space="0" w:color="auto"/>
        <w:right w:val="none" w:sz="0" w:space="0" w:color="auto"/>
      </w:divBdr>
    </w:div>
    <w:div w:id="375279122">
      <w:marLeft w:val="640"/>
      <w:marRight w:val="0"/>
      <w:marTop w:val="0"/>
      <w:marBottom w:val="0"/>
      <w:divBdr>
        <w:top w:val="none" w:sz="0" w:space="0" w:color="auto"/>
        <w:left w:val="none" w:sz="0" w:space="0" w:color="auto"/>
        <w:bottom w:val="none" w:sz="0" w:space="0" w:color="auto"/>
        <w:right w:val="none" w:sz="0" w:space="0" w:color="auto"/>
      </w:divBdr>
    </w:div>
    <w:div w:id="375352495">
      <w:marLeft w:val="640"/>
      <w:marRight w:val="0"/>
      <w:marTop w:val="0"/>
      <w:marBottom w:val="0"/>
      <w:divBdr>
        <w:top w:val="none" w:sz="0" w:space="0" w:color="auto"/>
        <w:left w:val="none" w:sz="0" w:space="0" w:color="auto"/>
        <w:bottom w:val="none" w:sz="0" w:space="0" w:color="auto"/>
        <w:right w:val="none" w:sz="0" w:space="0" w:color="auto"/>
      </w:divBdr>
    </w:div>
    <w:div w:id="375467068">
      <w:marLeft w:val="640"/>
      <w:marRight w:val="0"/>
      <w:marTop w:val="0"/>
      <w:marBottom w:val="0"/>
      <w:divBdr>
        <w:top w:val="none" w:sz="0" w:space="0" w:color="auto"/>
        <w:left w:val="none" w:sz="0" w:space="0" w:color="auto"/>
        <w:bottom w:val="none" w:sz="0" w:space="0" w:color="auto"/>
        <w:right w:val="none" w:sz="0" w:space="0" w:color="auto"/>
      </w:divBdr>
    </w:div>
    <w:div w:id="375593593">
      <w:marLeft w:val="640"/>
      <w:marRight w:val="0"/>
      <w:marTop w:val="0"/>
      <w:marBottom w:val="0"/>
      <w:divBdr>
        <w:top w:val="none" w:sz="0" w:space="0" w:color="auto"/>
        <w:left w:val="none" w:sz="0" w:space="0" w:color="auto"/>
        <w:bottom w:val="none" w:sz="0" w:space="0" w:color="auto"/>
        <w:right w:val="none" w:sz="0" w:space="0" w:color="auto"/>
      </w:divBdr>
    </w:div>
    <w:div w:id="375662596">
      <w:marLeft w:val="640"/>
      <w:marRight w:val="0"/>
      <w:marTop w:val="0"/>
      <w:marBottom w:val="0"/>
      <w:divBdr>
        <w:top w:val="none" w:sz="0" w:space="0" w:color="auto"/>
        <w:left w:val="none" w:sz="0" w:space="0" w:color="auto"/>
        <w:bottom w:val="none" w:sz="0" w:space="0" w:color="auto"/>
        <w:right w:val="none" w:sz="0" w:space="0" w:color="auto"/>
      </w:divBdr>
    </w:div>
    <w:div w:id="375669171">
      <w:marLeft w:val="640"/>
      <w:marRight w:val="0"/>
      <w:marTop w:val="0"/>
      <w:marBottom w:val="0"/>
      <w:divBdr>
        <w:top w:val="none" w:sz="0" w:space="0" w:color="auto"/>
        <w:left w:val="none" w:sz="0" w:space="0" w:color="auto"/>
        <w:bottom w:val="none" w:sz="0" w:space="0" w:color="auto"/>
        <w:right w:val="none" w:sz="0" w:space="0" w:color="auto"/>
      </w:divBdr>
    </w:div>
    <w:div w:id="375739219">
      <w:marLeft w:val="640"/>
      <w:marRight w:val="0"/>
      <w:marTop w:val="0"/>
      <w:marBottom w:val="0"/>
      <w:divBdr>
        <w:top w:val="none" w:sz="0" w:space="0" w:color="auto"/>
        <w:left w:val="none" w:sz="0" w:space="0" w:color="auto"/>
        <w:bottom w:val="none" w:sz="0" w:space="0" w:color="auto"/>
        <w:right w:val="none" w:sz="0" w:space="0" w:color="auto"/>
      </w:divBdr>
    </w:div>
    <w:div w:id="375742638">
      <w:marLeft w:val="640"/>
      <w:marRight w:val="0"/>
      <w:marTop w:val="0"/>
      <w:marBottom w:val="0"/>
      <w:divBdr>
        <w:top w:val="none" w:sz="0" w:space="0" w:color="auto"/>
        <w:left w:val="none" w:sz="0" w:space="0" w:color="auto"/>
        <w:bottom w:val="none" w:sz="0" w:space="0" w:color="auto"/>
        <w:right w:val="none" w:sz="0" w:space="0" w:color="auto"/>
      </w:divBdr>
    </w:div>
    <w:div w:id="375857860">
      <w:marLeft w:val="640"/>
      <w:marRight w:val="0"/>
      <w:marTop w:val="0"/>
      <w:marBottom w:val="0"/>
      <w:divBdr>
        <w:top w:val="none" w:sz="0" w:space="0" w:color="auto"/>
        <w:left w:val="none" w:sz="0" w:space="0" w:color="auto"/>
        <w:bottom w:val="none" w:sz="0" w:space="0" w:color="auto"/>
        <w:right w:val="none" w:sz="0" w:space="0" w:color="auto"/>
      </w:divBdr>
    </w:div>
    <w:div w:id="375858534">
      <w:marLeft w:val="640"/>
      <w:marRight w:val="0"/>
      <w:marTop w:val="0"/>
      <w:marBottom w:val="0"/>
      <w:divBdr>
        <w:top w:val="none" w:sz="0" w:space="0" w:color="auto"/>
        <w:left w:val="none" w:sz="0" w:space="0" w:color="auto"/>
        <w:bottom w:val="none" w:sz="0" w:space="0" w:color="auto"/>
        <w:right w:val="none" w:sz="0" w:space="0" w:color="auto"/>
      </w:divBdr>
    </w:div>
    <w:div w:id="375859745">
      <w:marLeft w:val="640"/>
      <w:marRight w:val="0"/>
      <w:marTop w:val="0"/>
      <w:marBottom w:val="0"/>
      <w:divBdr>
        <w:top w:val="none" w:sz="0" w:space="0" w:color="auto"/>
        <w:left w:val="none" w:sz="0" w:space="0" w:color="auto"/>
        <w:bottom w:val="none" w:sz="0" w:space="0" w:color="auto"/>
        <w:right w:val="none" w:sz="0" w:space="0" w:color="auto"/>
      </w:divBdr>
    </w:div>
    <w:div w:id="375935290">
      <w:marLeft w:val="640"/>
      <w:marRight w:val="0"/>
      <w:marTop w:val="0"/>
      <w:marBottom w:val="0"/>
      <w:divBdr>
        <w:top w:val="none" w:sz="0" w:space="0" w:color="auto"/>
        <w:left w:val="none" w:sz="0" w:space="0" w:color="auto"/>
        <w:bottom w:val="none" w:sz="0" w:space="0" w:color="auto"/>
        <w:right w:val="none" w:sz="0" w:space="0" w:color="auto"/>
      </w:divBdr>
    </w:div>
    <w:div w:id="376004116">
      <w:marLeft w:val="640"/>
      <w:marRight w:val="0"/>
      <w:marTop w:val="0"/>
      <w:marBottom w:val="0"/>
      <w:divBdr>
        <w:top w:val="none" w:sz="0" w:space="0" w:color="auto"/>
        <w:left w:val="none" w:sz="0" w:space="0" w:color="auto"/>
        <w:bottom w:val="none" w:sz="0" w:space="0" w:color="auto"/>
        <w:right w:val="none" w:sz="0" w:space="0" w:color="auto"/>
      </w:divBdr>
    </w:div>
    <w:div w:id="376006530">
      <w:marLeft w:val="640"/>
      <w:marRight w:val="0"/>
      <w:marTop w:val="0"/>
      <w:marBottom w:val="0"/>
      <w:divBdr>
        <w:top w:val="none" w:sz="0" w:space="0" w:color="auto"/>
        <w:left w:val="none" w:sz="0" w:space="0" w:color="auto"/>
        <w:bottom w:val="none" w:sz="0" w:space="0" w:color="auto"/>
        <w:right w:val="none" w:sz="0" w:space="0" w:color="auto"/>
      </w:divBdr>
    </w:div>
    <w:div w:id="376011878">
      <w:marLeft w:val="640"/>
      <w:marRight w:val="0"/>
      <w:marTop w:val="0"/>
      <w:marBottom w:val="0"/>
      <w:divBdr>
        <w:top w:val="none" w:sz="0" w:space="0" w:color="auto"/>
        <w:left w:val="none" w:sz="0" w:space="0" w:color="auto"/>
        <w:bottom w:val="none" w:sz="0" w:space="0" w:color="auto"/>
        <w:right w:val="none" w:sz="0" w:space="0" w:color="auto"/>
      </w:divBdr>
    </w:div>
    <w:div w:id="376125956">
      <w:marLeft w:val="640"/>
      <w:marRight w:val="0"/>
      <w:marTop w:val="0"/>
      <w:marBottom w:val="0"/>
      <w:divBdr>
        <w:top w:val="none" w:sz="0" w:space="0" w:color="auto"/>
        <w:left w:val="none" w:sz="0" w:space="0" w:color="auto"/>
        <w:bottom w:val="none" w:sz="0" w:space="0" w:color="auto"/>
        <w:right w:val="none" w:sz="0" w:space="0" w:color="auto"/>
      </w:divBdr>
    </w:div>
    <w:div w:id="376129234">
      <w:marLeft w:val="640"/>
      <w:marRight w:val="0"/>
      <w:marTop w:val="0"/>
      <w:marBottom w:val="0"/>
      <w:divBdr>
        <w:top w:val="none" w:sz="0" w:space="0" w:color="auto"/>
        <w:left w:val="none" w:sz="0" w:space="0" w:color="auto"/>
        <w:bottom w:val="none" w:sz="0" w:space="0" w:color="auto"/>
        <w:right w:val="none" w:sz="0" w:space="0" w:color="auto"/>
      </w:divBdr>
    </w:div>
    <w:div w:id="376244376">
      <w:marLeft w:val="640"/>
      <w:marRight w:val="0"/>
      <w:marTop w:val="0"/>
      <w:marBottom w:val="0"/>
      <w:divBdr>
        <w:top w:val="none" w:sz="0" w:space="0" w:color="auto"/>
        <w:left w:val="none" w:sz="0" w:space="0" w:color="auto"/>
        <w:bottom w:val="none" w:sz="0" w:space="0" w:color="auto"/>
        <w:right w:val="none" w:sz="0" w:space="0" w:color="auto"/>
      </w:divBdr>
    </w:div>
    <w:div w:id="376395816">
      <w:marLeft w:val="640"/>
      <w:marRight w:val="0"/>
      <w:marTop w:val="0"/>
      <w:marBottom w:val="0"/>
      <w:divBdr>
        <w:top w:val="none" w:sz="0" w:space="0" w:color="auto"/>
        <w:left w:val="none" w:sz="0" w:space="0" w:color="auto"/>
        <w:bottom w:val="none" w:sz="0" w:space="0" w:color="auto"/>
        <w:right w:val="none" w:sz="0" w:space="0" w:color="auto"/>
      </w:divBdr>
    </w:div>
    <w:div w:id="376509773">
      <w:marLeft w:val="640"/>
      <w:marRight w:val="0"/>
      <w:marTop w:val="0"/>
      <w:marBottom w:val="0"/>
      <w:divBdr>
        <w:top w:val="none" w:sz="0" w:space="0" w:color="auto"/>
        <w:left w:val="none" w:sz="0" w:space="0" w:color="auto"/>
        <w:bottom w:val="none" w:sz="0" w:space="0" w:color="auto"/>
        <w:right w:val="none" w:sz="0" w:space="0" w:color="auto"/>
      </w:divBdr>
    </w:div>
    <w:div w:id="376583873">
      <w:marLeft w:val="640"/>
      <w:marRight w:val="0"/>
      <w:marTop w:val="0"/>
      <w:marBottom w:val="0"/>
      <w:divBdr>
        <w:top w:val="none" w:sz="0" w:space="0" w:color="auto"/>
        <w:left w:val="none" w:sz="0" w:space="0" w:color="auto"/>
        <w:bottom w:val="none" w:sz="0" w:space="0" w:color="auto"/>
        <w:right w:val="none" w:sz="0" w:space="0" w:color="auto"/>
      </w:divBdr>
    </w:div>
    <w:div w:id="376584100">
      <w:marLeft w:val="640"/>
      <w:marRight w:val="0"/>
      <w:marTop w:val="0"/>
      <w:marBottom w:val="0"/>
      <w:divBdr>
        <w:top w:val="none" w:sz="0" w:space="0" w:color="auto"/>
        <w:left w:val="none" w:sz="0" w:space="0" w:color="auto"/>
        <w:bottom w:val="none" w:sz="0" w:space="0" w:color="auto"/>
        <w:right w:val="none" w:sz="0" w:space="0" w:color="auto"/>
      </w:divBdr>
    </w:div>
    <w:div w:id="376590529">
      <w:marLeft w:val="640"/>
      <w:marRight w:val="0"/>
      <w:marTop w:val="0"/>
      <w:marBottom w:val="0"/>
      <w:divBdr>
        <w:top w:val="none" w:sz="0" w:space="0" w:color="auto"/>
        <w:left w:val="none" w:sz="0" w:space="0" w:color="auto"/>
        <w:bottom w:val="none" w:sz="0" w:space="0" w:color="auto"/>
        <w:right w:val="none" w:sz="0" w:space="0" w:color="auto"/>
      </w:divBdr>
    </w:div>
    <w:div w:id="376663441">
      <w:marLeft w:val="640"/>
      <w:marRight w:val="0"/>
      <w:marTop w:val="0"/>
      <w:marBottom w:val="0"/>
      <w:divBdr>
        <w:top w:val="none" w:sz="0" w:space="0" w:color="auto"/>
        <w:left w:val="none" w:sz="0" w:space="0" w:color="auto"/>
        <w:bottom w:val="none" w:sz="0" w:space="0" w:color="auto"/>
        <w:right w:val="none" w:sz="0" w:space="0" w:color="auto"/>
      </w:divBdr>
    </w:div>
    <w:div w:id="376663804">
      <w:marLeft w:val="640"/>
      <w:marRight w:val="0"/>
      <w:marTop w:val="0"/>
      <w:marBottom w:val="0"/>
      <w:divBdr>
        <w:top w:val="none" w:sz="0" w:space="0" w:color="auto"/>
        <w:left w:val="none" w:sz="0" w:space="0" w:color="auto"/>
        <w:bottom w:val="none" w:sz="0" w:space="0" w:color="auto"/>
        <w:right w:val="none" w:sz="0" w:space="0" w:color="auto"/>
      </w:divBdr>
    </w:div>
    <w:div w:id="376705859">
      <w:marLeft w:val="640"/>
      <w:marRight w:val="0"/>
      <w:marTop w:val="0"/>
      <w:marBottom w:val="0"/>
      <w:divBdr>
        <w:top w:val="none" w:sz="0" w:space="0" w:color="auto"/>
        <w:left w:val="none" w:sz="0" w:space="0" w:color="auto"/>
        <w:bottom w:val="none" w:sz="0" w:space="0" w:color="auto"/>
        <w:right w:val="none" w:sz="0" w:space="0" w:color="auto"/>
      </w:divBdr>
    </w:div>
    <w:div w:id="376706037">
      <w:marLeft w:val="640"/>
      <w:marRight w:val="0"/>
      <w:marTop w:val="0"/>
      <w:marBottom w:val="0"/>
      <w:divBdr>
        <w:top w:val="none" w:sz="0" w:space="0" w:color="auto"/>
        <w:left w:val="none" w:sz="0" w:space="0" w:color="auto"/>
        <w:bottom w:val="none" w:sz="0" w:space="0" w:color="auto"/>
        <w:right w:val="none" w:sz="0" w:space="0" w:color="auto"/>
      </w:divBdr>
    </w:div>
    <w:div w:id="376707747">
      <w:marLeft w:val="640"/>
      <w:marRight w:val="0"/>
      <w:marTop w:val="0"/>
      <w:marBottom w:val="0"/>
      <w:divBdr>
        <w:top w:val="none" w:sz="0" w:space="0" w:color="auto"/>
        <w:left w:val="none" w:sz="0" w:space="0" w:color="auto"/>
        <w:bottom w:val="none" w:sz="0" w:space="0" w:color="auto"/>
        <w:right w:val="none" w:sz="0" w:space="0" w:color="auto"/>
      </w:divBdr>
    </w:div>
    <w:div w:id="376707762">
      <w:marLeft w:val="640"/>
      <w:marRight w:val="0"/>
      <w:marTop w:val="0"/>
      <w:marBottom w:val="0"/>
      <w:divBdr>
        <w:top w:val="none" w:sz="0" w:space="0" w:color="auto"/>
        <w:left w:val="none" w:sz="0" w:space="0" w:color="auto"/>
        <w:bottom w:val="none" w:sz="0" w:space="0" w:color="auto"/>
        <w:right w:val="none" w:sz="0" w:space="0" w:color="auto"/>
      </w:divBdr>
    </w:div>
    <w:div w:id="376708946">
      <w:marLeft w:val="640"/>
      <w:marRight w:val="0"/>
      <w:marTop w:val="0"/>
      <w:marBottom w:val="0"/>
      <w:divBdr>
        <w:top w:val="none" w:sz="0" w:space="0" w:color="auto"/>
        <w:left w:val="none" w:sz="0" w:space="0" w:color="auto"/>
        <w:bottom w:val="none" w:sz="0" w:space="0" w:color="auto"/>
        <w:right w:val="none" w:sz="0" w:space="0" w:color="auto"/>
      </w:divBdr>
    </w:div>
    <w:div w:id="376709431">
      <w:marLeft w:val="640"/>
      <w:marRight w:val="0"/>
      <w:marTop w:val="0"/>
      <w:marBottom w:val="0"/>
      <w:divBdr>
        <w:top w:val="none" w:sz="0" w:space="0" w:color="auto"/>
        <w:left w:val="none" w:sz="0" w:space="0" w:color="auto"/>
        <w:bottom w:val="none" w:sz="0" w:space="0" w:color="auto"/>
        <w:right w:val="none" w:sz="0" w:space="0" w:color="auto"/>
      </w:divBdr>
    </w:div>
    <w:div w:id="376860797">
      <w:marLeft w:val="640"/>
      <w:marRight w:val="0"/>
      <w:marTop w:val="0"/>
      <w:marBottom w:val="0"/>
      <w:divBdr>
        <w:top w:val="none" w:sz="0" w:space="0" w:color="auto"/>
        <w:left w:val="none" w:sz="0" w:space="0" w:color="auto"/>
        <w:bottom w:val="none" w:sz="0" w:space="0" w:color="auto"/>
        <w:right w:val="none" w:sz="0" w:space="0" w:color="auto"/>
      </w:divBdr>
    </w:div>
    <w:div w:id="376897827">
      <w:marLeft w:val="640"/>
      <w:marRight w:val="0"/>
      <w:marTop w:val="0"/>
      <w:marBottom w:val="0"/>
      <w:divBdr>
        <w:top w:val="none" w:sz="0" w:space="0" w:color="auto"/>
        <w:left w:val="none" w:sz="0" w:space="0" w:color="auto"/>
        <w:bottom w:val="none" w:sz="0" w:space="0" w:color="auto"/>
        <w:right w:val="none" w:sz="0" w:space="0" w:color="auto"/>
      </w:divBdr>
    </w:div>
    <w:div w:id="376898170">
      <w:marLeft w:val="640"/>
      <w:marRight w:val="0"/>
      <w:marTop w:val="0"/>
      <w:marBottom w:val="0"/>
      <w:divBdr>
        <w:top w:val="none" w:sz="0" w:space="0" w:color="auto"/>
        <w:left w:val="none" w:sz="0" w:space="0" w:color="auto"/>
        <w:bottom w:val="none" w:sz="0" w:space="0" w:color="auto"/>
        <w:right w:val="none" w:sz="0" w:space="0" w:color="auto"/>
      </w:divBdr>
    </w:div>
    <w:div w:id="376898265">
      <w:marLeft w:val="640"/>
      <w:marRight w:val="0"/>
      <w:marTop w:val="0"/>
      <w:marBottom w:val="0"/>
      <w:divBdr>
        <w:top w:val="none" w:sz="0" w:space="0" w:color="auto"/>
        <w:left w:val="none" w:sz="0" w:space="0" w:color="auto"/>
        <w:bottom w:val="none" w:sz="0" w:space="0" w:color="auto"/>
        <w:right w:val="none" w:sz="0" w:space="0" w:color="auto"/>
      </w:divBdr>
    </w:div>
    <w:div w:id="376900304">
      <w:marLeft w:val="640"/>
      <w:marRight w:val="0"/>
      <w:marTop w:val="0"/>
      <w:marBottom w:val="0"/>
      <w:divBdr>
        <w:top w:val="none" w:sz="0" w:space="0" w:color="auto"/>
        <w:left w:val="none" w:sz="0" w:space="0" w:color="auto"/>
        <w:bottom w:val="none" w:sz="0" w:space="0" w:color="auto"/>
        <w:right w:val="none" w:sz="0" w:space="0" w:color="auto"/>
      </w:divBdr>
    </w:div>
    <w:div w:id="376900774">
      <w:marLeft w:val="640"/>
      <w:marRight w:val="0"/>
      <w:marTop w:val="0"/>
      <w:marBottom w:val="0"/>
      <w:divBdr>
        <w:top w:val="none" w:sz="0" w:space="0" w:color="auto"/>
        <w:left w:val="none" w:sz="0" w:space="0" w:color="auto"/>
        <w:bottom w:val="none" w:sz="0" w:space="0" w:color="auto"/>
        <w:right w:val="none" w:sz="0" w:space="0" w:color="auto"/>
      </w:divBdr>
    </w:div>
    <w:div w:id="376929496">
      <w:marLeft w:val="640"/>
      <w:marRight w:val="0"/>
      <w:marTop w:val="0"/>
      <w:marBottom w:val="0"/>
      <w:divBdr>
        <w:top w:val="none" w:sz="0" w:space="0" w:color="auto"/>
        <w:left w:val="none" w:sz="0" w:space="0" w:color="auto"/>
        <w:bottom w:val="none" w:sz="0" w:space="0" w:color="auto"/>
        <w:right w:val="none" w:sz="0" w:space="0" w:color="auto"/>
      </w:divBdr>
    </w:div>
    <w:div w:id="376974158">
      <w:marLeft w:val="640"/>
      <w:marRight w:val="0"/>
      <w:marTop w:val="0"/>
      <w:marBottom w:val="0"/>
      <w:divBdr>
        <w:top w:val="none" w:sz="0" w:space="0" w:color="auto"/>
        <w:left w:val="none" w:sz="0" w:space="0" w:color="auto"/>
        <w:bottom w:val="none" w:sz="0" w:space="0" w:color="auto"/>
        <w:right w:val="none" w:sz="0" w:space="0" w:color="auto"/>
      </w:divBdr>
    </w:div>
    <w:div w:id="377164338">
      <w:marLeft w:val="640"/>
      <w:marRight w:val="0"/>
      <w:marTop w:val="0"/>
      <w:marBottom w:val="0"/>
      <w:divBdr>
        <w:top w:val="none" w:sz="0" w:space="0" w:color="auto"/>
        <w:left w:val="none" w:sz="0" w:space="0" w:color="auto"/>
        <w:bottom w:val="none" w:sz="0" w:space="0" w:color="auto"/>
        <w:right w:val="none" w:sz="0" w:space="0" w:color="auto"/>
      </w:divBdr>
    </w:div>
    <w:div w:id="377317606">
      <w:marLeft w:val="640"/>
      <w:marRight w:val="0"/>
      <w:marTop w:val="0"/>
      <w:marBottom w:val="0"/>
      <w:divBdr>
        <w:top w:val="none" w:sz="0" w:space="0" w:color="auto"/>
        <w:left w:val="none" w:sz="0" w:space="0" w:color="auto"/>
        <w:bottom w:val="none" w:sz="0" w:space="0" w:color="auto"/>
        <w:right w:val="none" w:sz="0" w:space="0" w:color="auto"/>
      </w:divBdr>
    </w:div>
    <w:div w:id="377358787">
      <w:marLeft w:val="640"/>
      <w:marRight w:val="0"/>
      <w:marTop w:val="0"/>
      <w:marBottom w:val="0"/>
      <w:divBdr>
        <w:top w:val="none" w:sz="0" w:space="0" w:color="auto"/>
        <w:left w:val="none" w:sz="0" w:space="0" w:color="auto"/>
        <w:bottom w:val="none" w:sz="0" w:space="0" w:color="auto"/>
        <w:right w:val="none" w:sz="0" w:space="0" w:color="auto"/>
      </w:divBdr>
    </w:div>
    <w:div w:id="377364091">
      <w:marLeft w:val="640"/>
      <w:marRight w:val="0"/>
      <w:marTop w:val="0"/>
      <w:marBottom w:val="0"/>
      <w:divBdr>
        <w:top w:val="none" w:sz="0" w:space="0" w:color="auto"/>
        <w:left w:val="none" w:sz="0" w:space="0" w:color="auto"/>
        <w:bottom w:val="none" w:sz="0" w:space="0" w:color="auto"/>
        <w:right w:val="none" w:sz="0" w:space="0" w:color="auto"/>
      </w:divBdr>
    </w:div>
    <w:div w:id="377433151">
      <w:marLeft w:val="640"/>
      <w:marRight w:val="0"/>
      <w:marTop w:val="0"/>
      <w:marBottom w:val="0"/>
      <w:divBdr>
        <w:top w:val="none" w:sz="0" w:space="0" w:color="auto"/>
        <w:left w:val="none" w:sz="0" w:space="0" w:color="auto"/>
        <w:bottom w:val="none" w:sz="0" w:space="0" w:color="auto"/>
        <w:right w:val="none" w:sz="0" w:space="0" w:color="auto"/>
      </w:divBdr>
    </w:div>
    <w:div w:id="377511789">
      <w:marLeft w:val="640"/>
      <w:marRight w:val="0"/>
      <w:marTop w:val="0"/>
      <w:marBottom w:val="0"/>
      <w:divBdr>
        <w:top w:val="none" w:sz="0" w:space="0" w:color="auto"/>
        <w:left w:val="none" w:sz="0" w:space="0" w:color="auto"/>
        <w:bottom w:val="none" w:sz="0" w:space="0" w:color="auto"/>
        <w:right w:val="none" w:sz="0" w:space="0" w:color="auto"/>
      </w:divBdr>
    </w:div>
    <w:div w:id="377556532">
      <w:marLeft w:val="640"/>
      <w:marRight w:val="0"/>
      <w:marTop w:val="0"/>
      <w:marBottom w:val="0"/>
      <w:divBdr>
        <w:top w:val="none" w:sz="0" w:space="0" w:color="auto"/>
        <w:left w:val="none" w:sz="0" w:space="0" w:color="auto"/>
        <w:bottom w:val="none" w:sz="0" w:space="0" w:color="auto"/>
        <w:right w:val="none" w:sz="0" w:space="0" w:color="auto"/>
      </w:divBdr>
    </w:div>
    <w:div w:id="377558610">
      <w:marLeft w:val="640"/>
      <w:marRight w:val="0"/>
      <w:marTop w:val="0"/>
      <w:marBottom w:val="0"/>
      <w:divBdr>
        <w:top w:val="none" w:sz="0" w:space="0" w:color="auto"/>
        <w:left w:val="none" w:sz="0" w:space="0" w:color="auto"/>
        <w:bottom w:val="none" w:sz="0" w:space="0" w:color="auto"/>
        <w:right w:val="none" w:sz="0" w:space="0" w:color="auto"/>
      </w:divBdr>
    </w:div>
    <w:div w:id="377702939">
      <w:marLeft w:val="640"/>
      <w:marRight w:val="0"/>
      <w:marTop w:val="0"/>
      <w:marBottom w:val="0"/>
      <w:divBdr>
        <w:top w:val="none" w:sz="0" w:space="0" w:color="auto"/>
        <w:left w:val="none" w:sz="0" w:space="0" w:color="auto"/>
        <w:bottom w:val="none" w:sz="0" w:space="0" w:color="auto"/>
        <w:right w:val="none" w:sz="0" w:space="0" w:color="auto"/>
      </w:divBdr>
    </w:div>
    <w:div w:id="377710113">
      <w:marLeft w:val="640"/>
      <w:marRight w:val="0"/>
      <w:marTop w:val="0"/>
      <w:marBottom w:val="0"/>
      <w:divBdr>
        <w:top w:val="none" w:sz="0" w:space="0" w:color="auto"/>
        <w:left w:val="none" w:sz="0" w:space="0" w:color="auto"/>
        <w:bottom w:val="none" w:sz="0" w:space="0" w:color="auto"/>
        <w:right w:val="none" w:sz="0" w:space="0" w:color="auto"/>
      </w:divBdr>
    </w:div>
    <w:div w:id="377710201">
      <w:marLeft w:val="640"/>
      <w:marRight w:val="0"/>
      <w:marTop w:val="0"/>
      <w:marBottom w:val="0"/>
      <w:divBdr>
        <w:top w:val="none" w:sz="0" w:space="0" w:color="auto"/>
        <w:left w:val="none" w:sz="0" w:space="0" w:color="auto"/>
        <w:bottom w:val="none" w:sz="0" w:space="0" w:color="auto"/>
        <w:right w:val="none" w:sz="0" w:space="0" w:color="auto"/>
      </w:divBdr>
    </w:div>
    <w:div w:id="377751328">
      <w:marLeft w:val="640"/>
      <w:marRight w:val="0"/>
      <w:marTop w:val="0"/>
      <w:marBottom w:val="0"/>
      <w:divBdr>
        <w:top w:val="none" w:sz="0" w:space="0" w:color="auto"/>
        <w:left w:val="none" w:sz="0" w:space="0" w:color="auto"/>
        <w:bottom w:val="none" w:sz="0" w:space="0" w:color="auto"/>
        <w:right w:val="none" w:sz="0" w:space="0" w:color="auto"/>
      </w:divBdr>
    </w:div>
    <w:div w:id="377779147">
      <w:marLeft w:val="640"/>
      <w:marRight w:val="0"/>
      <w:marTop w:val="0"/>
      <w:marBottom w:val="0"/>
      <w:divBdr>
        <w:top w:val="none" w:sz="0" w:space="0" w:color="auto"/>
        <w:left w:val="none" w:sz="0" w:space="0" w:color="auto"/>
        <w:bottom w:val="none" w:sz="0" w:space="0" w:color="auto"/>
        <w:right w:val="none" w:sz="0" w:space="0" w:color="auto"/>
      </w:divBdr>
    </w:div>
    <w:div w:id="378094477">
      <w:marLeft w:val="640"/>
      <w:marRight w:val="0"/>
      <w:marTop w:val="0"/>
      <w:marBottom w:val="0"/>
      <w:divBdr>
        <w:top w:val="none" w:sz="0" w:space="0" w:color="auto"/>
        <w:left w:val="none" w:sz="0" w:space="0" w:color="auto"/>
        <w:bottom w:val="none" w:sz="0" w:space="0" w:color="auto"/>
        <w:right w:val="none" w:sz="0" w:space="0" w:color="auto"/>
      </w:divBdr>
    </w:div>
    <w:div w:id="378289763">
      <w:marLeft w:val="640"/>
      <w:marRight w:val="0"/>
      <w:marTop w:val="0"/>
      <w:marBottom w:val="0"/>
      <w:divBdr>
        <w:top w:val="none" w:sz="0" w:space="0" w:color="auto"/>
        <w:left w:val="none" w:sz="0" w:space="0" w:color="auto"/>
        <w:bottom w:val="none" w:sz="0" w:space="0" w:color="auto"/>
        <w:right w:val="none" w:sz="0" w:space="0" w:color="auto"/>
      </w:divBdr>
    </w:div>
    <w:div w:id="378432228">
      <w:marLeft w:val="640"/>
      <w:marRight w:val="0"/>
      <w:marTop w:val="0"/>
      <w:marBottom w:val="0"/>
      <w:divBdr>
        <w:top w:val="none" w:sz="0" w:space="0" w:color="auto"/>
        <w:left w:val="none" w:sz="0" w:space="0" w:color="auto"/>
        <w:bottom w:val="none" w:sz="0" w:space="0" w:color="auto"/>
        <w:right w:val="none" w:sz="0" w:space="0" w:color="auto"/>
      </w:divBdr>
    </w:div>
    <w:div w:id="378478596">
      <w:marLeft w:val="640"/>
      <w:marRight w:val="0"/>
      <w:marTop w:val="0"/>
      <w:marBottom w:val="0"/>
      <w:divBdr>
        <w:top w:val="none" w:sz="0" w:space="0" w:color="auto"/>
        <w:left w:val="none" w:sz="0" w:space="0" w:color="auto"/>
        <w:bottom w:val="none" w:sz="0" w:space="0" w:color="auto"/>
        <w:right w:val="none" w:sz="0" w:space="0" w:color="auto"/>
      </w:divBdr>
    </w:div>
    <w:div w:id="378557344">
      <w:marLeft w:val="640"/>
      <w:marRight w:val="0"/>
      <w:marTop w:val="0"/>
      <w:marBottom w:val="0"/>
      <w:divBdr>
        <w:top w:val="none" w:sz="0" w:space="0" w:color="auto"/>
        <w:left w:val="none" w:sz="0" w:space="0" w:color="auto"/>
        <w:bottom w:val="none" w:sz="0" w:space="0" w:color="auto"/>
        <w:right w:val="none" w:sz="0" w:space="0" w:color="auto"/>
      </w:divBdr>
    </w:div>
    <w:div w:id="378626744">
      <w:marLeft w:val="640"/>
      <w:marRight w:val="0"/>
      <w:marTop w:val="0"/>
      <w:marBottom w:val="0"/>
      <w:divBdr>
        <w:top w:val="none" w:sz="0" w:space="0" w:color="auto"/>
        <w:left w:val="none" w:sz="0" w:space="0" w:color="auto"/>
        <w:bottom w:val="none" w:sz="0" w:space="0" w:color="auto"/>
        <w:right w:val="none" w:sz="0" w:space="0" w:color="auto"/>
      </w:divBdr>
    </w:div>
    <w:div w:id="378630062">
      <w:marLeft w:val="640"/>
      <w:marRight w:val="0"/>
      <w:marTop w:val="0"/>
      <w:marBottom w:val="0"/>
      <w:divBdr>
        <w:top w:val="none" w:sz="0" w:space="0" w:color="auto"/>
        <w:left w:val="none" w:sz="0" w:space="0" w:color="auto"/>
        <w:bottom w:val="none" w:sz="0" w:space="0" w:color="auto"/>
        <w:right w:val="none" w:sz="0" w:space="0" w:color="auto"/>
      </w:divBdr>
    </w:div>
    <w:div w:id="378676577">
      <w:marLeft w:val="640"/>
      <w:marRight w:val="0"/>
      <w:marTop w:val="0"/>
      <w:marBottom w:val="0"/>
      <w:divBdr>
        <w:top w:val="none" w:sz="0" w:space="0" w:color="auto"/>
        <w:left w:val="none" w:sz="0" w:space="0" w:color="auto"/>
        <w:bottom w:val="none" w:sz="0" w:space="0" w:color="auto"/>
        <w:right w:val="none" w:sz="0" w:space="0" w:color="auto"/>
      </w:divBdr>
    </w:div>
    <w:div w:id="378746265">
      <w:marLeft w:val="640"/>
      <w:marRight w:val="0"/>
      <w:marTop w:val="0"/>
      <w:marBottom w:val="0"/>
      <w:divBdr>
        <w:top w:val="none" w:sz="0" w:space="0" w:color="auto"/>
        <w:left w:val="none" w:sz="0" w:space="0" w:color="auto"/>
        <w:bottom w:val="none" w:sz="0" w:space="0" w:color="auto"/>
        <w:right w:val="none" w:sz="0" w:space="0" w:color="auto"/>
      </w:divBdr>
    </w:div>
    <w:div w:id="378826143">
      <w:marLeft w:val="640"/>
      <w:marRight w:val="0"/>
      <w:marTop w:val="0"/>
      <w:marBottom w:val="0"/>
      <w:divBdr>
        <w:top w:val="none" w:sz="0" w:space="0" w:color="auto"/>
        <w:left w:val="none" w:sz="0" w:space="0" w:color="auto"/>
        <w:bottom w:val="none" w:sz="0" w:space="0" w:color="auto"/>
        <w:right w:val="none" w:sz="0" w:space="0" w:color="auto"/>
      </w:divBdr>
    </w:div>
    <w:div w:id="378826572">
      <w:marLeft w:val="640"/>
      <w:marRight w:val="0"/>
      <w:marTop w:val="0"/>
      <w:marBottom w:val="0"/>
      <w:divBdr>
        <w:top w:val="none" w:sz="0" w:space="0" w:color="auto"/>
        <w:left w:val="none" w:sz="0" w:space="0" w:color="auto"/>
        <w:bottom w:val="none" w:sz="0" w:space="0" w:color="auto"/>
        <w:right w:val="none" w:sz="0" w:space="0" w:color="auto"/>
      </w:divBdr>
    </w:div>
    <w:div w:id="378896225">
      <w:marLeft w:val="640"/>
      <w:marRight w:val="0"/>
      <w:marTop w:val="0"/>
      <w:marBottom w:val="0"/>
      <w:divBdr>
        <w:top w:val="none" w:sz="0" w:space="0" w:color="auto"/>
        <w:left w:val="none" w:sz="0" w:space="0" w:color="auto"/>
        <w:bottom w:val="none" w:sz="0" w:space="0" w:color="auto"/>
        <w:right w:val="none" w:sz="0" w:space="0" w:color="auto"/>
      </w:divBdr>
    </w:div>
    <w:div w:id="379012282">
      <w:marLeft w:val="640"/>
      <w:marRight w:val="0"/>
      <w:marTop w:val="0"/>
      <w:marBottom w:val="0"/>
      <w:divBdr>
        <w:top w:val="none" w:sz="0" w:space="0" w:color="auto"/>
        <w:left w:val="none" w:sz="0" w:space="0" w:color="auto"/>
        <w:bottom w:val="none" w:sz="0" w:space="0" w:color="auto"/>
        <w:right w:val="none" w:sz="0" w:space="0" w:color="auto"/>
      </w:divBdr>
    </w:div>
    <w:div w:id="379015610">
      <w:marLeft w:val="640"/>
      <w:marRight w:val="0"/>
      <w:marTop w:val="0"/>
      <w:marBottom w:val="0"/>
      <w:divBdr>
        <w:top w:val="none" w:sz="0" w:space="0" w:color="auto"/>
        <w:left w:val="none" w:sz="0" w:space="0" w:color="auto"/>
        <w:bottom w:val="none" w:sz="0" w:space="0" w:color="auto"/>
        <w:right w:val="none" w:sz="0" w:space="0" w:color="auto"/>
      </w:divBdr>
    </w:div>
    <w:div w:id="379017943">
      <w:marLeft w:val="640"/>
      <w:marRight w:val="0"/>
      <w:marTop w:val="0"/>
      <w:marBottom w:val="0"/>
      <w:divBdr>
        <w:top w:val="none" w:sz="0" w:space="0" w:color="auto"/>
        <w:left w:val="none" w:sz="0" w:space="0" w:color="auto"/>
        <w:bottom w:val="none" w:sz="0" w:space="0" w:color="auto"/>
        <w:right w:val="none" w:sz="0" w:space="0" w:color="auto"/>
      </w:divBdr>
    </w:div>
    <w:div w:id="379019242">
      <w:marLeft w:val="640"/>
      <w:marRight w:val="0"/>
      <w:marTop w:val="0"/>
      <w:marBottom w:val="0"/>
      <w:divBdr>
        <w:top w:val="none" w:sz="0" w:space="0" w:color="auto"/>
        <w:left w:val="none" w:sz="0" w:space="0" w:color="auto"/>
        <w:bottom w:val="none" w:sz="0" w:space="0" w:color="auto"/>
        <w:right w:val="none" w:sz="0" w:space="0" w:color="auto"/>
      </w:divBdr>
    </w:div>
    <w:div w:id="379135031">
      <w:marLeft w:val="640"/>
      <w:marRight w:val="0"/>
      <w:marTop w:val="0"/>
      <w:marBottom w:val="0"/>
      <w:divBdr>
        <w:top w:val="none" w:sz="0" w:space="0" w:color="auto"/>
        <w:left w:val="none" w:sz="0" w:space="0" w:color="auto"/>
        <w:bottom w:val="none" w:sz="0" w:space="0" w:color="auto"/>
        <w:right w:val="none" w:sz="0" w:space="0" w:color="auto"/>
      </w:divBdr>
    </w:div>
    <w:div w:id="379136803">
      <w:marLeft w:val="640"/>
      <w:marRight w:val="0"/>
      <w:marTop w:val="0"/>
      <w:marBottom w:val="0"/>
      <w:divBdr>
        <w:top w:val="none" w:sz="0" w:space="0" w:color="auto"/>
        <w:left w:val="none" w:sz="0" w:space="0" w:color="auto"/>
        <w:bottom w:val="none" w:sz="0" w:space="0" w:color="auto"/>
        <w:right w:val="none" w:sz="0" w:space="0" w:color="auto"/>
      </w:divBdr>
    </w:div>
    <w:div w:id="379137698">
      <w:marLeft w:val="640"/>
      <w:marRight w:val="0"/>
      <w:marTop w:val="0"/>
      <w:marBottom w:val="0"/>
      <w:divBdr>
        <w:top w:val="none" w:sz="0" w:space="0" w:color="auto"/>
        <w:left w:val="none" w:sz="0" w:space="0" w:color="auto"/>
        <w:bottom w:val="none" w:sz="0" w:space="0" w:color="auto"/>
        <w:right w:val="none" w:sz="0" w:space="0" w:color="auto"/>
      </w:divBdr>
    </w:div>
    <w:div w:id="379325119">
      <w:marLeft w:val="640"/>
      <w:marRight w:val="0"/>
      <w:marTop w:val="0"/>
      <w:marBottom w:val="0"/>
      <w:divBdr>
        <w:top w:val="none" w:sz="0" w:space="0" w:color="auto"/>
        <w:left w:val="none" w:sz="0" w:space="0" w:color="auto"/>
        <w:bottom w:val="none" w:sz="0" w:space="0" w:color="auto"/>
        <w:right w:val="none" w:sz="0" w:space="0" w:color="auto"/>
      </w:divBdr>
    </w:div>
    <w:div w:id="379329439">
      <w:marLeft w:val="640"/>
      <w:marRight w:val="0"/>
      <w:marTop w:val="0"/>
      <w:marBottom w:val="0"/>
      <w:divBdr>
        <w:top w:val="none" w:sz="0" w:space="0" w:color="auto"/>
        <w:left w:val="none" w:sz="0" w:space="0" w:color="auto"/>
        <w:bottom w:val="none" w:sz="0" w:space="0" w:color="auto"/>
        <w:right w:val="none" w:sz="0" w:space="0" w:color="auto"/>
      </w:divBdr>
    </w:div>
    <w:div w:id="379401500">
      <w:marLeft w:val="640"/>
      <w:marRight w:val="0"/>
      <w:marTop w:val="0"/>
      <w:marBottom w:val="0"/>
      <w:divBdr>
        <w:top w:val="none" w:sz="0" w:space="0" w:color="auto"/>
        <w:left w:val="none" w:sz="0" w:space="0" w:color="auto"/>
        <w:bottom w:val="none" w:sz="0" w:space="0" w:color="auto"/>
        <w:right w:val="none" w:sz="0" w:space="0" w:color="auto"/>
      </w:divBdr>
    </w:div>
    <w:div w:id="379473822">
      <w:marLeft w:val="640"/>
      <w:marRight w:val="0"/>
      <w:marTop w:val="0"/>
      <w:marBottom w:val="0"/>
      <w:divBdr>
        <w:top w:val="none" w:sz="0" w:space="0" w:color="auto"/>
        <w:left w:val="none" w:sz="0" w:space="0" w:color="auto"/>
        <w:bottom w:val="none" w:sz="0" w:space="0" w:color="auto"/>
        <w:right w:val="none" w:sz="0" w:space="0" w:color="auto"/>
      </w:divBdr>
    </w:div>
    <w:div w:id="379474971">
      <w:marLeft w:val="640"/>
      <w:marRight w:val="0"/>
      <w:marTop w:val="0"/>
      <w:marBottom w:val="0"/>
      <w:divBdr>
        <w:top w:val="none" w:sz="0" w:space="0" w:color="auto"/>
        <w:left w:val="none" w:sz="0" w:space="0" w:color="auto"/>
        <w:bottom w:val="none" w:sz="0" w:space="0" w:color="auto"/>
        <w:right w:val="none" w:sz="0" w:space="0" w:color="auto"/>
      </w:divBdr>
    </w:div>
    <w:div w:id="379520230">
      <w:marLeft w:val="640"/>
      <w:marRight w:val="0"/>
      <w:marTop w:val="0"/>
      <w:marBottom w:val="0"/>
      <w:divBdr>
        <w:top w:val="none" w:sz="0" w:space="0" w:color="auto"/>
        <w:left w:val="none" w:sz="0" w:space="0" w:color="auto"/>
        <w:bottom w:val="none" w:sz="0" w:space="0" w:color="auto"/>
        <w:right w:val="none" w:sz="0" w:space="0" w:color="auto"/>
      </w:divBdr>
    </w:div>
    <w:div w:id="379592744">
      <w:marLeft w:val="640"/>
      <w:marRight w:val="0"/>
      <w:marTop w:val="0"/>
      <w:marBottom w:val="0"/>
      <w:divBdr>
        <w:top w:val="none" w:sz="0" w:space="0" w:color="auto"/>
        <w:left w:val="none" w:sz="0" w:space="0" w:color="auto"/>
        <w:bottom w:val="none" w:sz="0" w:space="0" w:color="auto"/>
        <w:right w:val="none" w:sz="0" w:space="0" w:color="auto"/>
      </w:divBdr>
    </w:div>
    <w:div w:id="379744919">
      <w:marLeft w:val="640"/>
      <w:marRight w:val="0"/>
      <w:marTop w:val="0"/>
      <w:marBottom w:val="0"/>
      <w:divBdr>
        <w:top w:val="none" w:sz="0" w:space="0" w:color="auto"/>
        <w:left w:val="none" w:sz="0" w:space="0" w:color="auto"/>
        <w:bottom w:val="none" w:sz="0" w:space="0" w:color="auto"/>
        <w:right w:val="none" w:sz="0" w:space="0" w:color="auto"/>
      </w:divBdr>
    </w:div>
    <w:div w:id="379748042">
      <w:marLeft w:val="640"/>
      <w:marRight w:val="0"/>
      <w:marTop w:val="0"/>
      <w:marBottom w:val="0"/>
      <w:divBdr>
        <w:top w:val="none" w:sz="0" w:space="0" w:color="auto"/>
        <w:left w:val="none" w:sz="0" w:space="0" w:color="auto"/>
        <w:bottom w:val="none" w:sz="0" w:space="0" w:color="auto"/>
        <w:right w:val="none" w:sz="0" w:space="0" w:color="auto"/>
      </w:divBdr>
    </w:div>
    <w:div w:id="379792116">
      <w:marLeft w:val="640"/>
      <w:marRight w:val="0"/>
      <w:marTop w:val="0"/>
      <w:marBottom w:val="0"/>
      <w:divBdr>
        <w:top w:val="none" w:sz="0" w:space="0" w:color="auto"/>
        <w:left w:val="none" w:sz="0" w:space="0" w:color="auto"/>
        <w:bottom w:val="none" w:sz="0" w:space="0" w:color="auto"/>
        <w:right w:val="none" w:sz="0" w:space="0" w:color="auto"/>
      </w:divBdr>
    </w:div>
    <w:div w:id="379867165">
      <w:marLeft w:val="640"/>
      <w:marRight w:val="0"/>
      <w:marTop w:val="0"/>
      <w:marBottom w:val="0"/>
      <w:divBdr>
        <w:top w:val="none" w:sz="0" w:space="0" w:color="auto"/>
        <w:left w:val="none" w:sz="0" w:space="0" w:color="auto"/>
        <w:bottom w:val="none" w:sz="0" w:space="0" w:color="auto"/>
        <w:right w:val="none" w:sz="0" w:space="0" w:color="auto"/>
      </w:divBdr>
    </w:div>
    <w:div w:id="379978803">
      <w:marLeft w:val="640"/>
      <w:marRight w:val="0"/>
      <w:marTop w:val="0"/>
      <w:marBottom w:val="0"/>
      <w:divBdr>
        <w:top w:val="none" w:sz="0" w:space="0" w:color="auto"/>
        <w:left w:val="none" w:sz="0" w:space="0" w:color="auto"/>
        <w:bottom w:val="none" w:sz="0" w:space="0" w:color="auto"/>
        <w:right w:val="none" w:sz="0" w:space="0" w:color="auto"/>
      </w:divBdr>
    </w:div>
    <w:div w:id="379979468">
      <w:marLeft w:val="640"/>
      <w:marRight w:val="0"/>
      <w:marTop w:val="0"/>
      <w:marBottom w:val="0"/>
      <w:divBdr>
        <w:top w:val="none" w:sz="0" w:space="0" w:color="auto"/>
        <w:left w:val="none" w:sz="0" w:space="0" w:color="auto"/>
        <w:bottom w:val="none" w:sz="0" w:space="0" w:color="auto"/>
        <w:right w:val="none" w:sz="0" w:space="0" w:color="auto"/>
      </w:divBdr>
    </w:div>
    <w:div w:id="380250892">
      <w:marLeft w:val="640"/>
      <w:marRight w:val="0"/>
      <w:marTop w:val="0"/>
      <w:marBottom w:val="0"/>
      <w:divBdr>
        <w:top w:val="none" w:sz="0" w:space="0" w:color="auto"/>
        <w:left w:val="none" w:sz="0" w:space="0" w:color="auto"/>
        <w:bottom w:val="none" w:sz="0" w:space="0" w:color="auto"/>
        <w:right w:val="none" w:sz="0" w:space="0" w:color="auto"/>
      </w:divBdr>
    </w:div>
    <w:div w:id="380251347">
      <w:marLeft w:val="640"/>
      <w:marRight w:val="0"/>
      <w:marTop w:val="0"/>
      <w:marBottom w:val="0"/>
      <w:divBdr>
        <w:top w:val="none" w:sz="0" w:space="0" w:color="auto"/>
        <w:left w:val="none" w:sz="0" w:space="0" w:color="auto"/>
        <w:bottom w:val="none" w:sz="0" w:space="0" w:color="auto"/>
        <w:right w:val="none" w:sz="0" w:space="0" w:color="auto"/>
      </w:divBdr>
    </w:div>
    <w:div w:id="380251544">
      <w:marLeft w:val="640"/>
      <w:marRight w:val="0"/>
      <w:marTop w:val="0"/>
      <w:marBottom w:val="0"/>
      <w:divBdr>
        <w:top w:val="none" w:sz="0" w:space="0" w:color="auto"/>
        <w:left w:val="none" w:sz="0" w:space="0" w:color="auto"/>
        <w:bottom w:val="none" w:sz="0" w:space="0" w:color="auto"/>
        <w:right w:val="none" w:sz="0" w:space="0" w:color="auto"/>
      </w:divBdr>
    </w:div>
    <w:div w:id="380322091">
      <w:marLeft w:val="640"/>
      <w:marRight w:val="0"/>
      <w:marTop w:val="0"/>
      <w:marBottom w:val="0"/>
      <w:divBdr>
        <w:top w:val="none" w:sz="0" w:space="0" w:color="auto"/>
        <w:left w:val="none" w:sz="0" w:space="0" w:color="auto"/>
        <w:bottom w:val="none" w:sz="0" w:space="0" w:color="auto"/>
        <w:right w:val="none" w:sz="0" w:space="0" w:color="auto"/>
      </w:divBdr>
    </w:div>
    <w:div w:id="380330258">
      <w:marLeft w:val="640"/>
      <w:marRight w:val="0"/>
      <w:marTop w:val="0"/>
      <w:marBottom w:val="0"/>
      <w:divBdr>
        <w:top w:val="none" w:sz="0" w:space="0" w:color="auto"/>
        <w:left w:val="none" w:sz="0" w:space="0" w:color="auto"/>
        <w:bottom w:val="none" w:sz="0" w:space="0" w:color="auto"/>
        <w:right w:val="none" w:sz="0" w:space="0" w:color="auto"/>
      </w:divBdr>
    </w:div>
    <w:div w:id="380400137">
      <w:marLeft w:val="640"/>
      <w:marRight w:val="0"/>
      <w:marTop w:val="0"/>
      <w:marBottom w:val="0"/>
      <w:divBdr>
        <w:top w:val="none" w:sz="0" w:space="0" w:color="auto"/>
        <w:left w:val="none" w:sz="0" w:space="0" w:color="auto"/>
        <w:bottom w:val="none" w:sz="0" w:space="0" w:color="auto"/>
        <w:right w:val="none" w:sz="0" w:space="0" w:color="auto"/>
      </w:divBdr>
    </w:div>
    <w:div w:id="380448433">
      <w:marLeft w:val="640"/>
      <w:marRight w:val="0"/>
      <w:marTop w:val="0"/>
      <w:marBottom w:val="0"/>
      <w:divBdr>
        <w:top w:val="none" w:sz="0" w:space="0" w:color="auto"/>
        <w:left w:val="none" w:sz="0" w:space="0" w:color="auto"/>
        <w:bottom w:val="none" w:sz="0" w:space="0" w:color="auto"/>
        <w:right w:val="none" w:sz="0" w:space="0" w:color="auto"/>
      </w:divBdr>
    </w:div>
    <w:div w:id="380516875">
      <w:marLeft w:val="640"/>
      <w:marRight w:val="0"/>
      <w:marTop w:val="0"/>
      <w:marBottom w:val="0"/>
      <w:divBdr>
        <w:top w:val="none" w:sz="0" w:space="0" w:color="auto"/>
        <w:left w:val="none" w:sz="0" w:space="0" w:color="auto"/>
        <w:bottom w:val="none" w:sz="0" w:space="0" w:color="auto"/>
        <w:right w:val="none" w:sz="0" w:space="0" w:color="auto"/>
      </w:divBdr>
    </w:div>
    <w:div w:id="380593168">
      <w:marLeft w:val="640"/>
      <w:marRight w:val="0"/>
      <w:marTop w:val="0"/>
      <w:marBottom w:val="0"/>
      <w:divBdr>
        <w:top w:val="none" w:sz="0" w:space="0" w:color="auto"/>
        <w:left w:val="none" w:sz="0" w:space="0" w:color="auto"/>
        <w:bottom w:val="none" w:sz="0" w:space="0" w:color="auto"/>
        <w:right w:val="none" w:sz="0" w:space="0" w:color="auto"/>
      </w:divBdr>
    </w:div>
    <w:div w:id="380594138">
      <w:marLeft w:val="640"/>
      <w:marRight w:val="0"/>
      <w:marTop w:val="0"/>
      <w:marBottom w:val="0"/>
      <w:divBdr>
        <w:top w:val="none" w:sz="0" w:space="0" w:color="auto"/>
        <w:left w:val="none" w:sz="0" w:space="0" w:color="auto"/>
        <w:bottom w:val="none" w:sz="0" w:space="0" w:color="auto"/>
        <w:right w:val="none" w:sz="0" w:space="0" w:color="auto"/>
      </w:divBdr>
    </w:div>
    <w:div w:id="380634157">
      <w:marLeft w:val="640"/>
      <w:marRight w:val="0"/>
      <w:marTop w:val="0"/>
      <w:marBottom w:val="0"/>
      <w:divBdr>
        <w:top w:val="none" w:sz="0" w:space="0" w:color="auto"/>
        <w:left w:val="none" w:sz="0" w:space="0" w:color="auto"/>
        <w:bottom w:val="none" w:sz="0" w:space="0" w:color="auto"/>
        <w:right w:val="none" w:sz="0" w:space="0" w:color="auto"/>
      </w:divBdr>
    </w:div>
    <w:div w:id="380715894">
      <w:marLeft w:val="640"/>
      <w:marRight w:val="0"/>
      <w:marTop w:val="0"/>
      <w:marBottom w:val="0"/>
      <w:divBdr>
        <w:top w:val="none" w:sz="0" w:space="0" w:color="auto"/>
        <w:left w:val="none" w:sz="0" w:space="0" w:color="auto"/>
        <w:bottom w:val="none" w:sz="0" w:space="0" w:color="auto"/>
        <w:right w:val="none" w:sz="0" w:space="0" w:color="auto"/>
      </w:divBdr>
    </w:div>
    <w:div w:id="380716574">
      <w:marLeft w:val="640"/>
      <w:marRight w:val="0"/>
      <w:marTop w:val="0"/>
      <w:marBottom w:val="0"/>
      <w:divBdr>
        <w:top w:val="none" w:sz="0" w:space="0" w:color="auto"/>
        <w:left w:val="none" w:sz="0" w:space="0" w:color="auto"/>
        <w:bottom w:val="none" w:sz="0" w:space="0" w:color="auto"/>
        <w:right w:val="none" w:sz="0" w:space="0" w:color="auto"/>
      </w:divBdr>
    </w:div>
    <w:div w:id="380786857">
      <w:marLeft w:val="640"/>
      <w:marRight w:val="0"/>
      <w:marTop w:val="0"/>
      <w:marBottom w:val="0"/>
      <w:divBdr>
        <w:top w:val="none" w:sz="0" w:space="0" w:color="auto"/>
        <w:left w:val="none" w:sz="0" w:space="0" w:color="auto"/>
        <w:bottom w:val="none" w:sz="0" w:space="0" w:color="auto"/>
        <w:right w:val="none" w:sz="0" w:space="0" w:color="auto"/>
      </w:divBdr>
    </w:div>
    <w:div w:id="380861049">
      <w:marLeft w:val="640"/>
      <w:marRight w:val="0"/>
      <w:marTop w:val="0"/>
      <w:marBottom w:val="0"/>
      <w:divBdr>
        <w:top w:val="none" w:sz="0" w:space="0" w:color="auto"/>
        <w:left w:val="none" w:sz="0" w:space="0" w:color="auto"/>
        <w:bottom w:val="none" w:sz="0" w:space="0" w:color="auto"/>
        <w:right w:val="none" w:sz="0" w:space="0" w:color="auto"/>
      </w:divBdr>
    </w:div>
    <w:div w:id="380907413">
      <w:marLeft w:val="640"/>
      <w:marRight w:val="0"/>
      <w:marTop w:val="0"/>
      <w:marBottom w:val="0"/>
      <w:divBdr>
        <w:top w:val="none" w:sz="0" w:space="0" w:color="auto"/>
        <w:left w:val="none" w:sz="0" w:space="0" w:color="auto"/>
        <w:bottom w:val="none" w:sz="0" w:space="0" w:color="auto"/>
        <w:right w:val="none" w:sz="0" w:space="0" w:color="auto"/>
      </w:divBdr>
    </w:div>
    <w:div w:id="380909350">
      <w:marLeft w:val="640"/>
      <w:marRight w:val="0"/>
      <w:marTop w:val="0"/>
      <w:marBottom w:val="0"/>
      <w:divBdr>
        <w:top w:val="none" w:sz="0" w:space="0" w:color="auto"/>
        <w:left w:val="none" w:sz="0" w:space="0" w:color="auto"/>
        <w:bottom w:val="none" w:sz="0" w:space="0" w:color="auto"/>
        <w:right w:val="none" w:sz="0" w:space="0" w:color="auto"/>
      </w:divBdr>
    </w:div>
    <w:div w:id="381101764">
      <w:marLeft w:val="640"/>
      <w:marRight w:val="0"/>
      <w:marTop w:val="0"/>
      <w:marBottom w:val="0"/>
      <w:divBdr>
        <w:top w:val="none" w:sz="0" w:space="0" w:color="auto"/>
        <w:left w:val="none" w:sz="0" w:space="0" w:color="auto"/>
        <w:bottom w:val="none" w:sz="0" w:space="0" w:color="auto"/>
        <w:right w:val="none" w:sz="0" w:space="0" w:color="auto"/>
      </w:divBdr>
    </w:div>
    <w:div w:id="381291454">
      <w:marLeft w:val="640"/>
      <w:marRight w:val="0"/>
      <w:marTop w:val="0"/>
      <w:marBottom w:val="0"/>
      <w:divBdr>
        <w:top w:val="none" w:sz="0" w:space="0" w:color="auto"/>
        <w:left w:val="none" w:sz="0" w:space="0" w:color="auto"/>
        <w:bottom w:val="none" w:sz="0" w:space="0" w:color="auto"/>
        <w:right w:val="none" w:sz="0" w:space="0" w:color="auto"/>
      </w:divBdr>
    </w:div>
    <w:div w:id="381292270">
      <w:marLeft w:val="640"/>
      <w:marRight w:val="0"/>
      <w:marTop w:val="0"/>
      <w:marBottom w:val="0"/>
      <w:divBdr>
        <w:top w:val="none" w:sz="0" w:space="0" w:color="auto"/>
        <w:left w:val="none" w:sz="0" w:space="0" w:color="auto"/>
        <w:bottom w:val="none" w:sz="0" w:space="0" w:color="auto"/>
        <w:right w:val="none" w:sz="0" w:space="0" w:color="auto"/>
      </w:divBdr>
    </w:div>
    <w:div w:id="381297400">
      <w:marLeft w:val="640"/>
      <w:marRight w:val="0"/>
      <w:marTop w:val="0"/>
      <w:marBottom w:val="0"/>
      <w:divBdr>
        <w:top w:val="none" w:sz="0" w:space="0" w:color="auto"/>
        <w:left w:val="none" w:sz="0" w:space="0" w:color="auto"/>
        <w:bottom w:val="none" w:sz="0" w:space="0" w:color="auto"/>
        <w:right w:val="none" w:sz="0" w:space="0" w:color="auto"/>
      </w:divBdr>
    </w:div>
    <w:div w:id="381447029">
      <w:marLeft w:val="640"/>
      <w:marRight w:val="0"/>
      <w:marTop w:val="0"/>
      <w:marBottom w:val="0"/>
      <w:divBdr>
        <w:top w:val="none" w:sz="0" w:space="0" w:color="auto"/>
        <w:left w:val="none" w:sz="0" w:space="0" w:color="auto"/>
        <w:bottom w:val="none" w:sz="0" w:space="0" w:color="auto"/>
        <w:right w:val="none" w:sz="0" w:space="0" w:color="auto"/>
      </w:divBdr>
    </w:div>
    <w:div w:id="381486943">
      <w:marLeft w:val="640"/>
      <w:marRight w:val="0"/>
      <w:marTop w:val="0"/>
      <w:marBottom w:val="0"/>
      <w:divBdr>
        <w:top w:val="none" w:sz="0" w:space="0" w:color="auto"/>
        <w:left w:val="none" w:sz="0" w:space="0" w:color="auto"/>
        <w:bottom w:val="none" w:sz="0" w:space="0" w:color="auto"/>
        <w:right w:val="none" w:sz="0" w:space="0" w:color="auto"/>
      </w:divBdr>
    </w:div>
    <w:div w:id="381488211">
      <w:marLeft w:val="640"/>
      <w:marRight w:val="0"/>
      <w:marTop w:val="0"/>
      <w:marBottom w:val="0"/>
      <w:divBdr>
        <w:top w:val="none" w:sz="0" w:space="0" w:color="auto"/>
        <w:left w:val="none" w:sz="0" w:space="0" w:color="auto"/>
        <w:bottom w:val="none" w:sz="0" w:space="0" w:color="auto"/>
        <w:right w:val="none" w:sz="0" w:space="0" w:color="auto"/>
      </w:divBdr>
    </w:div>
    <w:div w:id="381634030">
      <w:marLeft w:val="640"/>
      <w:marRight w:val="0"/>
      <w:marTop w:val="0"/>
      <w:marBottom w:val="0"/>
      <w:divBdr>
        <w:top w:val="none" w:sz="0" w:space="0" w:color="auto"/>
        <w:left w:val="none" w:sz="0" w:space="0" w:color="auto"/>
        <w:bottom w:val="none" w:sz="0" w:space="0" w:color="auto"/>
        <w:right w:val="none" w:sz="0" w:space="0" w:color="auto"/>
      </w:divBdr>
    </w:div>
    <w:div w:id="381638913">
      <w:marLeft w:val="640"/>
      <w:marRight w:val="0"/>
      <w:marTop w:val="0"/>
      <w:marBottom w:val="0"/>
      <w:divBdr>
        <w:top w:val="none" w:sz="0" w:space="0" w:color="auto"/>
        <w:left w:val="none" w:sz="0" w:space="0" w:color="auto"/>
        <w:bottom w:val="none" w:sz="0" w:space="0" w:color="auto"/>
        <w:right w:val="none" w:sz="0" w:space="0" w:color="auto"/>
      </w:divBdr>
    </w:div>
    <w:div w:id="381832063">
      <w:marLeft w:val="640"/>
      <w:marRight w:val="0"/>
      <w:marTop w:val="0"/>
      <w:marBottom w:val="0"/>
      <w:divBdr>
        <w:top w:val="none" w:sz="0" w:space="0" w:color="auto"/>
        <w:left w:val="none" w:sz="0" w:space="0" w:color="auto"/>
        <w:bottom w:val="none" w:sz="0" w:space="0" w:color="auto"/>
        <w:right w:val="none" w:sz="0" w:space="0" w:color="auto"/>
      </w:divBdr>
    </w:div>
    <w:div w:id="381834258">
      <w:marLeft w:val="640"/>
      <w:marRight w:val="0"/>
      <w:marTop w:val="0"/>
      <w:marBottom w:val="0"/>
      <w:divBdr>
        <w:top w:val="none" w:sz="0" w:space="0" w:color="auto"/>
        <w:left w:val="none" w:sz="0" w:space="0" w:color="auto"/>
        <w:bottom w:val="none" w:sz="0" w:space="0" w:color="auto"/>
        <w:right w:val="none" w:sz="0" w:space="0" w:color="auto"/>
      </w:divBdr>
    </w:div>
    <w:div w:id="381904254">
      <w:marLeft w:val="640"/>
      <w:marRight w:val="0"/>
      <w:marTop w:val="0"/>
      <w:marBottom w:val="0"/>
      <w:divBdr>
        <w:top w:val="none" w:sz="0" w:space="0" w:color="auto"/>
        <w:left w:val="none" w:sz="0" w:space="0" w:color="auto"/>
        <w:bottom w:val="none" w:sz="0" w:space="0" w:color="auto"/>
        <w:right w:val="none" w:sz="0" w:space="0" w:color="auto"/>
      </w:divBdr>
    </w:div>
    <w:div w:id="381905329">
      <w:marLeft w:val="640"/>
      <w:marRight w:val="0"/>
      <w:marTop w:val="0"/>
      <w:marBottom w:val="0"/>
      <w:divBdr>
        <w:top w:val="none" w:sz="0" w:space="0" w:color="auto"/>
        <w:left w:val="none" w:sz="0" w:space="0" w:color="auto"/>
        <w:bottom w:val="none" w:sz="0" w:space="0" w:color="auto"/>
        <w:right w:val="none" w:sz="0" w:space="0" w:color="auto"/>
      </w:divBdr>
    </w:div>
    <w:div w:id="382020631">
      <w:marLeft w:val="640"/>
      <w:marRight w:val="0"/>
      <w:marTop w:val="0"/>
      <w:marBottom w:val="0"/>
      <w:divBdr>
        <w:top w:val="none" w:sz="0" w:space="0" w:color="auto"/>
        <w:left w:val="none" w:sz="0" w:space="0" w:color="auto"/>
        <w:bottom w:val="none" w:sz="0" w:space="0" w:color="auto"/>
        <w:right w:val="none" w:sz="0" w:space="0" w:color="auto"/>
      </w:divBdr>
    </w:div>
    <w:div w:id="382021276">
      <w:marLeft w:val="640"/>
      <w:marRight w:val="0"/>
      <w:marTop w:val="0"/>
      <w:marBottom w:val="0"/>
      <w:divBdr>
        <w:top w:val="none" w:sz="0" w:space="0" w:color="auto"/>
        <w:left w:val="none" w:sz="0" w:space="0" w:color="auto"/>
        <w:bottom w:val="none" w:sz="0" w:space="0" w:color="auto"/>
        <w:right w:val="none" w:sz="0" w:space="0" w:color="auto"/>
      </w:divBdr>
    </w:div>
    <w:div w:id="382027372">
      <w:marLeft w:val="640"/>
      <w:marRight w:val="0"/>
      <w:marTop w:val="0"/>
      <w:marBottom w:val="0"/>
      <w:divBdr>
        <w:top w:val="none" w:sz="0" w:space="0" w:color="auto"/>
        <w:left w:val="none" w:sz="0" w:space="0" w:color="auto"/>
        <w:bottom w:val="none" w:sz="0" w:space="0" w:color="auto"/>
        <w:right w:val="none" w:sz="0" w:space="0" w:color="auto"/>
      </w:divBdr>
    </w:div>
    <w:div w:id="382098608">
      <w:marLeft w:val="640"/>
      <w:marRight w:val="0"/>
      <w:marTop w:val="0"/>
      <w:marBottom w:val="0"/>
      <w:divBdr>
        <w:top w:val="none" w:sz="0" w:space="0" w:color="auto"/>
        <w:left w:val="none" w:sz="0" w:space="0" w:color="auto"/>
        <w:bottom w:val="none" w:sz="0" w:space="0" w:color="auto"/>
        <w:right w:val="none" w:sz="0" w:space="0" w:color="auto"/>
      </w:divBdr>
    </w:div>
    <w:div w:id="382101448">
      <w:marLeft w:val="640"/>
      <w:marRight w:val="0"/>
      <w:marTop w:val="0"/>
      <w:marBottom w:val="0"/>
      <w:divBdr>
        <w:top w:val="none" w:sz="0" w:space="0" w:color="auto"/>
        <w:left w:val="none" w:sz="0" w:space="0" w:color="auto"/>
        <w:bottom w:val="none" w:sz="0" w:space="0" w:color="auto"/>
        <w:right w:val="none" w:sz="0" w:space="0" w:color="auto"/>
      </w:divBdr>
    </w:div>
    <w:div w:id="382103961">
      <w:marLeft w:val="640"/>
      <w:marRight w:val="0"/>
      <w:marTop w:val="0"/>
      <w:marBottom w:val="0"/>
      <w:divBdr>
        <w:top w:val="none" w:sz="0" w:space="0" w:color="auto"/>
        <w:left w:val="none" w:sz="0" w:space="0" w:color="auto"/>
        <w:bottom w:val="none" w:sz="0" w:space="0" w:color="auto"/>
        <w:right w:val="none" w:sz="0" w:space="0" w:color="auto"/>
      </w:divBdr>
    </w:div>
    <w:div w:id="382144420">
      <w:marLeft w:val="640"/>
      <w:marRight w:val="0"/>
      <w:marTop w:val="0"/>
      <w:marBottom w:val="0"/>
      <w:divBdr>
        <w:top w:val="none" w:sz="0" w:space="0" w:color="auto"/>
        <w:left w:val="none" w:sz="0" w:space="0" w:color="auto"/>
        <w:bottom w:val="none" w:sz="0" w:space="0" w:color="auto"/>
        <w:right w:val="none" w:sz="0" w:space="0" w:color="auto"/>
      </w:divBdr>
    </w:div>
    <w:div w:id="382218899">
      <w:marLeft w:val="640"/>
      <w:marRight w:val="0"/>
      <w:marTop w:val="0"/>
      <w:marBottom w:val="0"/>
      <w:divBdr>
        <w:top w:val="none" w:sz="0" w:space="0" w:color="auto"/>
        <w:left w:val="none" w:sz="0" w:space="0" w:color="auto"/>
        <w:bottom w:val="none" w:sz="0" w:space="0" w:color="auto"/>
        <w:right w:val="none" w:sz="0" w:space="0" w:color="auto"/>
      </w:divBdr>
    </w:div>
    <w:div w:id="382289201">
      <w:marLeft w:val="640"/>
      <w:marRight w:val="0"/>
      <w:marTop w:val="0"/>
      <w:marBottom w:val="0"/>
      <w:divBdr>
        <w:top w:val="none" w:sz="0" w:space="0" w:color="auto"/>
        <w:left w:val="none" w:sz="0" w:space="0" w:color="auto"/>
        <w:bottom w:val="none" w:sz="0" w:space="0" w:color="auto"/>
        <w:right w:val="none" w:sz="0" w:space="0" w:color="auto"/>
      </w:divBdr>
    </w:div>
    <w:div w:id="382365569">
      <w:marLeft w:val="640"/>
      <w:marRight w:val="0"/>
      <w:marTop w:val="0"/>
      <w:marBottom w:val="0"/>
      <w:divBdr>
        <w:top w:val="none" w:sz="0" w:space="0" w:color="auto"/>
        <w:left w:val="none" w:sz="0" w:space="0" w:color="auto"/>
        <w:bottom w:val="none" w:sz="0" w:space="0" w:color="auto"/>
        <w:right w:val="none" w:sz="0" w:space="0" w:color="auto"/>
      </w:divBdr>
    </w:div>
    <w:div w:id="382408668">
      <w:marLeft w:val="640"/>
      <w:marRight w:val="0"/>
      <w:marTop w:val="0"/>
      <w:marBottom w:val="0"/>
      <w:divBdr>
        <w:top w:val="none" w:sz="0" w:space="0" w:color="auto"/>
        <w:left w:val="none" w:sz="0" w:space="0" w:color="auto"/>
        <w:bottom w:val="none" w:sz="0" w:space="0" w:color="auto"/>
        <w:right w:val="none" w:sz="0" w:space="0" w:color="auto"/>
      </w:divBdr>
    </w:div>
    <w:div w:id="382411460">
      <w:marLeft w:val="640"/>
      <w:marRight w:val="0"/>
      <w:marTop w:val="0"/>
      <w:marBottom w:val="0"/>
      <w:divBdr>
        <w:top w:val="none" w:sz="0" w:space="0" w:color="auto"/>
        <w:left w:val="none" w:sz="0" w:space="0" w:color="auto"/>
        <w:bottom w:val="none" w:sz="0" w:space="0" w:color="auto"/>
        <w:right w:val="none" w:sz="0" w:space="0" w:color="auto"/>
      </w:divBdr>
    </w:div>
    <w:div w:id="382483885">
      <w:marLeft w:val="640"/>
      <w:marRight w:val="0"/>
      <w:marTop w:val="0"/>
      <w:marBottom w:val="0"/>
      <w:divBdr>
        <w:top w:val="none" w:sz="0" w:space="0" w:color="auto"/>
        <w:left w:val="none" w:sz="0" w:space="0" w:color="auto"/>
        <w:bottom w:val="none" w:sz="0" w:space="0" w:color="auto"/>
        <w:right w:val="none" w:sz="0" w:space="0" w:color="auto"/>
      </w:divBdr>
    </w:div>
    <w:div w:id="382483892">
      <w:marLeft w:val="640"/>
      <w:marRight w:val="0"/>
      <w:marTop w:val="0"/>
      <w:marBottom w:val="0"/>
      <w:divBdr>
        <w:top w:val="none" w:sz="0" w:space="0" w:color="auto"/>
        <w:left w:val="none" w:sz="0" w:space="0" w:color="auto"/>
        <w:bottom w:val="none" w:sz="0" w:space="0" w:color="auto"/>
        <w:right w:val="none" w:sz="0" w:space="0" w:color="auto"/>
      </w:divBdr>
    </w:div>
    <w:div w:id="382556629">
      <w:marLeft w:val="640"/>
      <w:marRight w:val="0"/>
      <w:marTop w:val="0"/>
      <w:marBottom w:val="0"/>
      <w:divBdr>
        <w:top w:val="none" w:sz="0" w:space="0" w:color="auto"/>
        <w:left w:val="none" w:sz="0" w:space="0" w:color="auto"/>
        <w:bottom w:val="none" w:sz="0" w:space="0" w:color="auto"/>
        <w:right w:val="none" w:sz="0" w:space="0" w:color="auto"/>
      </w:divBdr>
    </w:div>
    <w:div w:id="382562584">
      <w:marLeft w:val="640"/>
      <w:marRight w:val="0"/>
      <w:marTop w:val="0"/>
      <w:marBottom w:val="0"/>
      <w:divBdr>
        <w:top w:val="none" w:sz="0" w:space="0" w:color="auto"/>
        <w:left w:val="none" w:sz="0" w:space="0" w:color="auto"/>
        <w:bottom w:val="none" w:sz="0" w:space="0" w:color="auto"/>
        <w:right w:val="none" w:sz="0" w:space="0" w:color="auto"/>
      </w:divBdr>
    </w:div>
    <w:div w:id="382600707">
      <w:marLeft w:val="640"/>
      <w:marRight w:val="0"/>
      <w:marTop w:val="0"/>
      <w:marBottom w:val="0"/>
      <w:divBdr>
        <w:top w:val="none" w:sz="0" w:space="0" w:color="auto"/>
        <w:left w:val="none" w:sz="0" w:space="0" w:color="auto"/>
        <w:bottom w:val="none" w:sz="0" w:space="0" w:color="auto"/>
        <w:right w:val="none" w:sz="0" w:space="0" w:color="auto"/>
      </w:divBdr>
    </w:div>
    <w:div w:id="382604533">
      <w:marLeft w:val="640"/>
      <w:marRight w:val="0"/>
      <w:marTop w:val="0"/>
      <w:marBottom w:val="0"/>
      <w:divBdr>
        <w:top w:val="none" w:sz="0" w:space="0" w:color="auto"/>
        <w:left w:val="none" w:sz="0" w:space="0" w:color="auto"/>
        <w:bottom w:val="none" w:sz="0" w:space="0" w:color="auto"/>
        <w:right w:val="none" w:sz="0" w:space="0" w:color="auto"/>
      </w:divBdr>
    </w:div>
    <w:div w:id="382801702">
      <w:marLeft w:val="640"/>
      <w:marRight w:val="0"/>
      <w:marTop w:val="0"/>
      <w:marBottom w:val="0"/>
      <w:divBdr>
        <w:top w:val="none" w:sz="0" w:space="0" w:color="auto"/>
        <w:left w:val="none" w:sz="0" w:space="0" w:color="auto"/>
        <w:bottom w:val="none" w:sz="0" w:space="0" w:color="auto"/>
        <w:right w:val="none" w:sz="0" w:space="0" w:color="auto"/>
      </w:divBdr>
    </w:div>
    <w:div w:id="382943580">
      <w:marLeft w:val="640"/>
      <w:marRight w:val="0"/>
      <w:marTop w:val="0"/>
      <w:marBottom w:val="0"/>
      <w:divBdr>
        <w:top w:val="none" w:sz="0" w:space="0" w:color="auto"/>
        <w:left w:val="none" w:sz="0" w:space="0" w:color="auto"/>
        <w:bottom w:val="none" w:sz="0" w:space="0" w:color="auto"/>
        <w:right w:val="none" w:sz="0" w:space="0" w:color="auto"/>
      </w:divBdr>
    </w:div>
    <w:div w:id="382950136">
      <w:marLeft w:val="640"/>
      <w:marRight w:val="0"/>
      <w:marTop w:val="0"/>
      <w:marBottom w:val="0"/>
      <w:divBdr>
        <w:top w:val="none" w:sz="0" w:space="0" w:color="auto"/>
        <w:left w:val="none" w:sz="0" w:space="0" w:color="auto"/>
        <w:bottom w:val="none" w:sz="0" w:space="0" w:color="auto"/>
        <w:right w:val="none" w:sz="0" w:space="0" w:color="auto"/>
      </w:divBdr>
    </w:div>
    <w:div w:id="383019836">
      <w:marLeft w:val="640"/>
      <w:marRight w:val="0"/>
      <w:marTop w:val="0"/>
      <w:marBottom w:val="0"/>
      <w:divBdr>
        <w:top w:val="none" w:sz="0" w:space="0" w:color="auto"/>
        <w:left w:val="none" w:sz="0" w:space="0" w:color="auto"/>
        <w:bottom w:val="none" w:sz="0" w:space="0" w:color="auto"/>
        <w:right w:val="none" w:sz="0" w:space="0" w:color="auto"/>
      </w:divBdr>
    </w:div>
    <w:div w:id="383069976">
      <w:marLeft w:val="640"/>
      <w:marRight w:val="0"/>
      <w:marTop w:val="0"/>
      <w:marBottom w:val="0"/>
      <w:divBdr>
        <w:top w:val="none" w:sz="0" w:space="0" w:color="auto"/>
        <w:left w:val="none" w:sz="0" w:space="0" w:color="auto"/>
        <w:bottom w:val="none" w:sz="0" w:space="0" w:color="auto"/>
        <w:right w:val="none" w:sz="0" w:space="0" w:color="auto"/>
      </w:divBdr>
    </w:div>
    <w:div w:id="383141938">
      <w:marLeft w:val="640"/>
      <w:marRight w:val="0"/>
      <w:marTop w:val="0"/>
      <w:marBottom w:val="0"/>
      <w:divBdr>
        <w:top w:val="none" w:sz="0" w:space="0" w:color="auto"/>
        <w:left w:val="none" w:sz="0" w:space="0" w:color="auto"/>
        <w:bottom w:val="none" w:sz="0" w:space="0" w:color="auto"/>
        <w:right w:val="none" w:sz="0" w:space="0" w:color="auto"/>
      </w:divBdr>
    </w:div>
    <w:div w:id="383407749">
      <w:marLeft w:val="640"/>
      <w:marRight w:val="0"/>
      <w:marTop w:val="0"/>
      <w:marBottom w:val="0"/>
      <w:divBdr>
        <w:top w:val="none" w:sz="0" w:space="0" w:color="auto"/>
        <w:left w:val="none" w:sz="0" w:space="0" w:color="auto"/>
        <w:bottom w:val="none" w:sz="0" w:space="0" w:color="auto"/>
        <w:right w:val="none" w:sz="0" w:space="0" w:color="auto"/>
      </w:divBdr>
    </w:div>
    <w:div w:id="383412004">
      <w:marLeft w:val="640"/>
      <w:marRight w:val="0"/>
      <w:marTop w:val="0"/>
      <w:marBottom w:val="0"/>
      <w:divBdr>
        <w:top w:val="none" w:sz="0" w:space="0" w:color="auto"/>
        <w:left w:val="none" w:sz="0" w:space="0" w:color="auto"/>
        <w:bottom w:val="none" w:sz="0" w:space="0" w:color="auto"/>
        <w:right w:val="none" w:sz="0" w:space="0" w:color="auto"/>
      </w:divBdr>
    </w:div>
    <w:div w:id="383452794">
      <w:marLeft w:val="480"/>
      <w:marRight w:val="0"/>
      <w:marTop w:val="0"/>
      <w:marBottom w:val="0"/>
      <w:divBdr>
        <w:top w:val="none" w:sz="0" w:space="0" w:color="auto"/>
        <w:left w:val="none" w:sz="0" w:space="0" w:color="auto"/>
        <w:bottom w:val="none" w:sz="0" w:space="0" w:color="auto"/>
        <w:right w:val="none" w:sz="0" w:space="0" w:color="auto"/>
      </w:divBdr>
    </w:div>
    <w:div w:id="383524515">
      <w:marLeft w:val="640"/>
      <w:marRight w:val="0"/>
      <w:marTop w:val="0"/>
      <w:marBottom w:val="0"/>
      <w:divBdr>
        <w:top w:val="none" w:sz="0" w:space="0" w:color="auto"/>
        <w:left w:val="none" w:sz="0" w:space="0" w:color="auto"/>
        <w:bottom w:val="none" w:sz="0" w:space="0" w:color="auto"/>
        <w:right w:val="none" w:sz="0" w:space="0" w:color="auto"/>
      </w:divBdr>
    </w:div>
    <w:div w:id="383598647">
      <w:marLeft w:val="640"/>
      <w:marRight w:val="0"/>
      <w:marTop w:val="0"/>
      <w:marBottom w:val="0"/>
      <w:divBdr>
        <w:top w:val="none" w:sz="0" w:space="0" w:color="auto"/>
        <w:left w:val="none" w:sz="0" w:space="0" w:color="auto"/>
        <w:bottom w:val="none" w:sz="0" w:space="0" w:color="auto"/>
        <w:right w:val="none" w:sz="0" w:space="0" w:color="auto"/>
      </w:divBdr>
    </w:div>
    <w:div w:id="383599990">
      <w:marLeft w:val="640"/>
      <w:marRight w:val="0"/>
      <w:marTop w:val="0"/>
      <w:marBottom w:val="0"/>
      <w:divBdr>
        <w:top w:val="none" w:sz="0" w:space="0" w:color="auto"/>
        <w:left w:val="none" w:sz="0" w:space="0" w:color="auto"/>
        <w:bottom w:val="none" w:sz="0" w:space="0" w:color="auto"/>
        <w:right w:val="none" w:sz="0" w:space="0" w:color="auto"/>
      </w:divBdr>
    </w:div>
    <w:div w:id="383600221">
      <w:marLeft w:val="640"/>
      <w:marRight w:val="0"/>
      <w:marTop w:val="0"/>
      <w:marBottom w:val="0"/>
      <w:divBdr>
        <w:top w:val="none" w:sz="0" w:space="0" w:color="auto"/>
        <w:left w:val="none" w:sz="0" w:space="0" w:color="auto"/>
        <w:bottom w:val="none" w:sz="0" w:space="0" w:color="auto"/>
        <w:right w:val="none" w:sz="0" w:space="0" w:color="auto"/>
      </w:divBdr>
    </w:div>
    <w:div w:id="383602813">
      <w:marLeft w:val="640"/>
      <w:marRight w:val="0"/>
      <w:marTop w:val="0"/>
      <w:marBottom w:val="0"/>
      <w:divBdr>
        <w:top w:val="none" w:sz="0" w:space="0" w:color="auto"/>
        <w:left w:val="none" w:sz="0" w:space="0" w:color="auto"/>
        <w:bottom w:val="none" w:sz="0" w:space="0" w:color="auto"/>
        <w:right w:val="none" w:sz="0" w:space="0" w:color="auto"/>
      </w:divBdr>
    </w:div>
    <w:div w:id="383605347">
      <w:marLeft w:val="480"/>
      <w:marRight w:val="0"/>
      <w:marTop w:val="0"/>
      <w:marBottom w:val="0"/>
      <w:divBdr>
        <w:top w:val="none" w:sz="0" w:space="0" w:color="auto"/>
        <w:left w:val="none" w:sz="0" w:space="0" w:color="auto"/>
        <w:bottom w:val="none" w:sz="0" w:space="0" w:color="auto"/>
        <w:right w:val="none" w:sz="0" w:space="0" w:color="auto"/>
      </w:divBdr>
    </w:div>
    <w:div w:id="383676776">
      <w:marLeft w:val="640"/>
      <w:marRight w:val="0"/>
      <w:marTop w:val="0"/>
      <w:marBottom w:val="0"/>
      <w:divBdr>
        <w:top w:val="none" w:sz="0" w:space="0" w:color="auto"/>
        <w:left w:val="none" w:sz="0" w:space="0" w:color="auto"/>
        <w:bottom w:val="none" w:sz="0" w:space="0" w:color="auto"/>
        <w:right w:val="none" w:sz="0" w:space="0" w:color="auto"/>
      </w:divBdr>
    </w:div>
    <w:div w:id="383798150">
      <w:marLeft w:val="640"/>
      <w:marRight w:val="0"/>
      <w:marTop w:val="0"/>
      <w:marBottom w:val="0"/>
      <w:divBdr>
        <w:top w:val="none" w:sz="0" w:space="0" w:color="auto"/>
        <w:left w:val="none" w:sz="0" w:space="0" w:color="auto"/>
        <w:bottom w:val="none" w:sz="0" w:space="0" w:color="auto"/>
        <w:right w:val="none" w:sz="0" w:space="0" w:color="auto"/>
      </w:divBdr>
    </w:div>
    <w:div w:id="383873352">
      <w:marLeft w:val="640"/>
      <w:marRight w:val="0"/>
      <w:marTop w:val="0"/>
      <w:marBottom w:val="0"/>
      <w:divBdr>
        <w:top w:val="none" w:sz="0" w:space="0" w:color="auto"/>
        <w:left w:val="none" w:sz="0" w:space="0" w:color="auto"/>
        <w:bottom w:val="none" w:sz="0" w:space="0" w:color="auto"/>
        <w:right w:val="none" w:sz="0" w:space="0" w:color="auto"/>
      </w:divBdr>
    </w:div>
    <w:div w:id="383915386">
      <w:marLeft w:val="640"/>
      <w:marRight w:val="0"/>
      <w:marTop w:val="0"/>
      <w:marBottom w:val="0"/>
      <w:divBdr>
        <w:top w:val="none" w:sz="0" w:space="0" w:color="auto"/>
        <w:left w:val="none" w:sz="0" w:space="0" w:color="auto"/>
        <w:bottom w:val="none" w:sz="0" w:space="0" w:color="auto"/>
        <w:right w:val="none" w:sz="0" w:space="0" w:color="auto"/>
      </w:divBdr>
    </w:div>
    <w:div w:id="384110496">
      <w:marLeft w:val="640"/>
      <w:marRight w:val="0"/>
      <w:marTop w:val="0"/>
      <w:marBottom w:val="0"/>
      <w:divBdr>
        <w:top w:val="none" w:sz="0" w:space="0" w:color="auto"/>
        <w:left w:val="none" w:sz="0" w:space="0" w:color="auto"/>
        <w:bottom w:val="none" w:sz="0" w:space="0" w:color="auto"/>
        <w:right w:val="none" w:sz="0" w:space="0" w:color="auto"/>
      </w:divBdr>
    </w:div>
    <w:div w:id="384137523">
      <w:marLeft w:val="640"/>
      <w:marRight w:val="0"/>
      <w:marTop w:val="0"/>
      <w:marBottom w:val="0"/>
      <w:divBdr>
        <w:top w:val="none" w:sz="0" w:space="0" w:color="auto"/>
        <w:left w:val="none" w:sz="0" w:space="0" w:color="auto"/>
        <w:bottom w:val="none" w:sz="0" w:space="0" w:color="auto"/>
        <w:right w:val="none" w:sz="0" w:space="0" w:color="auto"/>
      </w:divBdr>
    </w:div>
    <w:div w:id="384179491">
      <w:marLeft w:val="640"/>
      <w:marRight w:val="0"/>
      <w:marTop w:val="0"/>
      <w:marBottom w:val="0"/>
      <w:divBdr>
        <w:top w:val="none" w:sz="0" w:space="0" w:color="auto"/>
        <w:left w:val="none" w:sz="0" w:space="0" w:color="auto"/>
        <w:bottom w:val="none" w:sz="0" w:space="0" w:color="auto"/>
        <w:right w:val="none" w:sz="0" w:space="0" w:color="auto"/>
      </w:divBdr>
    </w:div>
    <w:div w:id="384182920">
      <w:marLeft w:val="640"/>
      <w:marRight w:val="0"/>
      <w:marTop w:val="0"/>
      <w:marBottom w:val="0"/>
      <w:divBdr>
        <w:top w:val="none" w:sz="0" w:space="0" w:color="auto"/>
        <w:left w:val="none" w:sz="0" w:space="0" w:color="auto"/>
        <w:bottom w:val="none" w:sz="0" w:space="0" w:color="auto"/>
        <w:right w:val="none" w:sz="0" w:space="0" w:color="auto"/>
      </w:divBdr>
    </w:div>
    <w:div w:id="384186361">
      <w:marLeft w:val="640"/>
      <w:marRight w:val="0"/>
      <w:marTop w:val="0"/>
      <w:marBottom w:val="0"/>
      <w:divBdr>
        <w:top w:val="none" w:sz="0" w:space="0" w:color="auto"/>
        <w:left w:val="none" w:sz="0" w:space="0" w:color="auto"/>
        <w:bottom w:val="none" w:sz="0" w:space="0" w:color="auto"/>
        <w:right w:val="none" w:sz="0" w:space="0" w:color="auto"/>
      </w:divBdr>
    </w:div>
    <w:div w:id="384258910">
      <w:marLeft w:val="640"/>
      <w:marRight w:val="0"/>
      <w:marTop w:val="0"/>
      <w:marBottom w:val="0"/>
      <w:divBdr>
        <w:top w:val="none" w:sz="0" w:space="0" w:color="auto"/>
        <w:left w:val="none" w:sz="0" w:space="0" w:color="auto"/>
        <w:bottom w:val="none" w:sz="0" w:space="0" w:color="auto"/>
        <w:right w:val="none" w:sz="0" w:space="0" w:color="auto"/>
      </w:divBdr>
    </w:div>
    <w:div w:id="384330319">
      <w:marLeft w:val="640"/>
      <w:marRight w:val="0"/>
      <w:marTop w:val="0"/>
      <w:marBottom w:val="0"/>
      <w:divBdr>
        <w:top w:val="none" w:sz="0" w:space="0" w:color="auto"/>
        <w:left w:val="none" w:sz="0" w:space="0" w:color="auto"/>
        <w:bottom w:val="none" w:sz="0" w:space="0" w:color="auto"/>
        <w:right w:val="none" w:sz="0" w:space="0" w:color="auto"/>
      </w:divBdr>
    </w:div>
    <w:div w:id="384334136">
      <w:marLeft w:val="640"/>
      <w:marRight w:val="0"/>
      <w:marTop w:val="0"/>
      <w:marBottom w:val="0"/>
      <w:divBdr>
        <w:top w:val="none" w:sz="0" w:space="0" w:color="auto"/>
        <w:left w:val="none" w:sz="0" w:space="0" w:color="auto"/>
        <w:bottom w:val="none" w:sz="0" w:space="0" w:color="auto"/>
        <w:right w:val="none" w:sz="0" w:space="0" w:color="auto"/>
      </w:divBdr>
    </w:div>
    <w:div w:id="384448571">
      <w:marLeft w:val="640"/>
      <w:marRight w:val="0"/>
      <w:marTop w:val="0"/>
      <w:marBottom w:val="0"/>
      <w:divBdr>
        <w:top w:val="none" w:sz="0" w:space="0" w:color="auto"/>
        <w:left w:val="none" w:sz="0" w:space="0" w:color="auto"/>
        <w:bottom w:val="none" w:sz="0" w:space="0" w:color="auto"/>
        <w:right w:val="none" w:sz="0" w:space="0" w:color="auto"/>
      </w:divBdr>
    </w:div>
    <w:div w:id="384529202">
      <w:marLeft w:val="640"/>
      <w:marRight w:val="0"/>
      <w:marTop w:val="0"/>
      <w:marBottom w:val="0"/>
      <w:divBdr>
        <w:top w:val="none" w:sz="0" w:space="0" w:color="auto"/>
        <w:left w:val="none" w:sz="0" w:space="0" w:color="auto"/>
        <w:bottom w:val="none" w:sz="0" w:space="0" w:color="auto"/>
        <w:right w:val="none" w:sz="0" w:space="0" w:color="auto"/>
      </w:divBdr>
    </w:div>
    <w:div w:id="384566521">
      <w:marLeft w:val="640"/>
      <w:marRight w:val="0"/>
      <w:marTop w:val="0"/>
      <w:marBottom w:val="0"/>
      <w:divBdr>
        <w:top w:val="none" w:sz="0" w:space="0" w:color="auto"/>
        <w:left w:val="none" w:sz="0" w:space="0" w:color="auto"/>
        <w:bottom w:val="none" w:sz="0" w:space="0" w:color="auto"/>
        <w:right w:val="none" w:sz="0" w:space="0" w:color="auto"/>
      </w:divBdr>
    </w:div>
    <w:div w:id="384567790">
      <w:marLeft w:val="640"/>
      <w:marRight w:val="0"/>
      <w:marTop w:val="0"/>
      <w:marBottom w:val="0"/>
      <w:divBdr>
        <w:top w:val="none" w:sz="0" w:space="0" w:color="auto"/>
        <w:left w:val="none" w:sz="0" w:space="0" w:color="auto"/>
        <w:bottom w:val="none" w:sz="0" w:space="0" w:color="auto"/>
        <w:right w:val="none" w:sz="0" w:space="0" w:color="auto"/>
      </w:divBdr>
    </w:div>
    <w:div w:id="384717478">
      <w:marLeft w:val="640"/>
      <w:marRight w:val="0"/>
      <w:marTop w:val="0"/>
      <w:marBottom w:val="0"/>
      <w:divBdr>
        <w:top w:val="none" w:sz="0" w:space="0" w:color="auto"/>
        <w:left w:val="none" w:sz="0" w:space="0" w:color="auto"/>
        <w:bottom w:val="none" w:sz="0" w:space="0" w:color="auto"/>
        <w:right w:val="none" w:sz="0" w:space="0" w:color="auto"/>
      </w:divBdr>
    </w:div>
    <w:div w:id="384722969">
      <w:marLeft w:val="640"/>
      <w:marRight w:val="0"/>
      <w:marTop w:val="0"/>
      <w:marBottom w:val="0"/>
      <w:divBdr>
        <w:top w:val="none" w:sz="0" w:space="0" w:color="auto"/>
        <w:left w:val="none" w:sz="0" w:space="0" w:color="auto"/>
        <w:bottom w:val="none" w:sz="0" w:space="0" w:color="auto"/>
        <w:right w:val="none" w:sz="0" w:space="0" w:color="auto"/>
      </w:divBdr>
    </w:div>
    <w:div w:id="384766425">
      <w:marLeft w:val="640"/>
      <w:marRight w:val="0"/>
      <w:marTop w:val="0"/>
      <w:marBottom w:val="0"/>
      <w:divBdr>
        <w:top w:val="none" w:sz="0" w:space="0" w:color="auto"/>
        <w:left w:val="none" w:sz="0" w:space="0" w:color="auto"/>
        <w:bottom w:val="none" w:sz="0" w:space="0" w:color="auto"/>
        <w:right w:val="none" w:sz="0" w:space="0" w:color="auto"/>
      </w:divBdr>
    </w:div>
    <w:div w:id="384834173">
      <w:marLeft w:val="640"/>
      <w:marRight w:val="0"/>
      <w:marTop w:val="0"/>
      <w:marBottom w:val="0"/>
      <w:divBdr>
        <w:top w:val="none" w:sz="0" w:space="0" w:color="auto"/>
        <w:left w:val="none" w:sz="0" w:space="0" w:color="auto"/>
        <w:bottom w:val="none" w:sz="0" w:space="0" w:color="auto"/>
        <w:right w:val="none" w:sz="0" w:space="0" w:color="auto"/>
      </w:divBdr>
    </w:div>
    <w:div w:id="384835971">
      <w:marLeft w:val="640"/>
      <w:marRight w:val="0"/>
      <w:marTop w:val="0"/>
      <w:marBottom w:val="0"/>
      <w:divBdr>
        <w:top w:val="none" w:sz="0" w:space="0" w:color="auto"/>
        <w:left w:val="none" w:sz="0" w:space="0" w:color="auto"/>
        <w:bottom w:val="none" w:sz="0" w:space="0" w:color="auto"/>
        <w:right w:val="none" w:sz="0" w:space="0" w:color="auto"/>
      </w:divBdr>
    </w:div>
    <w:div w:id="384840659">
      <w:marLeft w:val="640"/>
      <w:marRight w:val="0"/>
      <w:marTop w:val="0"/>
      <w:marBottom w:val="0"/>
      <w:divBdr>
        <w:top w:val="none" w:sz="0" w:space="0" w:color="auto"/>
        <w:left w:val="none" w:sz="0" w:space="0" w:color="auto"/>
        <w:bottom w:val="none" w:sz="0" w:space="0" w:color="auto"/>
        <w:right w:val="none" w:sz="0" w:space="0" w:color="auto"/>
      </w:divBdr>
    </w:div>
    <w:div w:id="384910417">
      <w:marLeft w:val="640"/>
      <w:marRight w:val="0"/>
      <w:marTop w:val="0"/>
      <w:marBottom w:val="0"/>
      <w:divBdr>
        <w:top w:val="none" w:sz="0" w:space="0" w:color="auto"/>
        <w:left w:val="none" w:sz="0" w:space="0" w:color="auto"/>
        <w:bottom w:val="none" w:sz="0" w:space="0" w:color="auto"/>
        <w:right w:val="none" w:sz="0" w:space="0" w:color="auto"/>
      </w:divBdr>
    </w:div>
    <w:div w:id="384917305">
      <w:marLeft w:val="640"/>
      <w:marRight w:val="0"/>
      <w:marTop w:val="0"/>
      <w:marBottom w:val="0"/>
      <w:divBdr>
        <w:top w:val="none" w:sz="0" w:space="0" w:color="auto"/>
        <w:left w:val="none" w:sz="0" w:space="0" w:color="auto"/>
        <w:bottom w:val="none" w:sz="0" w:space="0" w:color="auto"/>
        <w:right w:val="none" w:sz="0" w:space="0" w:color="auto"/>
      </w:divBdr>
    </w:div>
    <w:div w:id="384917934">
      <w:marLeft w:val="640"/>
      <w:marRight w:val="0"/>
      <w:marTop w:val="0"/>
      <w:marBottom w:val="0"/>
      <w:divBdr>
        <w:top w:val="none" w:sz="0" w:space="0" w:color="auto"/>
        <w:left w:val="none" w:sz="0" w:space="0" w:color="auto"/>
        <w:bottom w:val="none" w:sz="0" w:space="0" w:color="auto"/>
        <w:right w:val="none" w:sz="0" w:space="0" w:color="auto"/>
      </w:divBdr>
    </w:div>
    <w:div w:id="385182821">
      <w:marLeft w:val="640"/>
      <w:marRight w:val="0"/>
      <w:marTop w:val="0"/>
      <w:marBottom w:val="0"/>
      <w:divBdr>
        <w:top w:val="none" w:sz="0" w:space="0" w:color="auto"/>
        <w:left w:val="none" w:sz="0" w:space="0" w:color="auto"/>
        <w:bottom w:val="none" w:sz="0" w:space="0" w:color="auto"/>
        <w:right w:val="none" w:sz="0" w:space="0" w:color="auto"/>
      </w:divBdr>
    </w:div>
    <w:div w:id="385297302">
      <w:marLeft w:val="640"/>
      <w:marRight w:val="0"/>
      <w:marTop w:val="0"/>
      <w:marBottom w:val="0"/>
      <w:divBdr>
        <w:top w:val="none" w:sz="0" w:space="0" w:color="auto"/>
        <w:left w:val="none" w:sz="0" w:space="0" w:color="auto"/>
        <w:bottom w:val="none" w:sz="0" w:space="0" w:color="auto"/>
        <w:right w:val="none" w:sz="0" w:space="0" w:color="auto"/>
      </w:divBdr>
    </w:div>
    <w:div w:id="385302437">
      <w:marLeft w:val="640"/>
      <w:marRight w:val="0"/>
      <w:marTop w:val="0"/>
      <w:marBottom w:val="0"/>
      <w:divBdr>
        <w:top w:val="none" w:sz="0" w:space="0" w:color="auto"/>
        <w:left w:val="none" w:sz="0" w:space="0" w:color="auto"/>
        <w:bottom w:val="none" w:sz="0" w:space="0" w:color="auto"/>
        <w:right w:val="none" w:sz="0" w:space="0" w:color="auto"/>
      </w:divBdr>
    </w:div>
    <w:div w:id="385375384">
      <w:marLeft w:val="640"/>
      <w:marRight w:val="0"/>
      <w:marTop w:val="0"/>
      <w:marBottom w:val="0"/>
      <w:divBdr>
        <w:top w:val="none" w:sz="0" w:space="0" w:color="auto"/>
        <w:left w:val="none" w:sz="0" w:space="0" w:color="auto"/>
        <w:bottom w:val="none" w:sz="0" w:space="0" w:color="auto"/>
        <w:right w:val="none" w:sz="0" w:space="0" w:color="auto"/>
      </w:divBdr>
    </w:div>
    <w:div w:id="385760872">
      <w:marLeft w:val="640"/>
      <w:marRight w:val="0"/>
      <w:marTop w:val="0"/>
      <w:marBottom w:val="0"/>
      <w:divBdr>
        <w:top w:val="none" w:sz="0" w:space="0" w:color="auto"/>
        <w:left w:val="none" w:sz="0" w:space="0" w:color="auto"/>
        <w:bottom w:val="none" w:sz="0" w:space="0" w:color="auto"/>
        <w:right w:val="none" w:sz="0" w:space="0" w:color="auto"/>
      </w:divBdr>
    </w:div>
    <w:div w:id="385763454">
      <w:marLeft w:val="640"/>
      <w:marRight w:val="0"/>
      <w:marTop w:val="0"/>
      <w:marBottom w:val="0"/>
      <w:divBdr>
        <w:top w:val="none" w:sz="0" w:space="0" w:color="auto"/>
        <w:left w:val="none" w:sz="0" w:space="0" w:color="auto"/>
        <w:bottom w:val="none" w:sz="0" w:space="0" w:color="auto"/>
        <w:right w:val="none" w:sz="0" w:space="0" w:color="auto"/>
      </w:divBdr>
    </w:div>
    <w:div w:id="385766281">
      <w:marLeft w:val="640"/>
      <w:marRight w:val="0"/>
      <w:marTop w:val="0"/>
      <w:marBottom w:val="0"/>
      <w:divBdr>
        <w:top w:val="none" w:sz="0" w:space="0" w:color="auto"/>
        <w:left w:val="none" w:sz="0" w:space="0" w:color="auto"/>
        <w:bottom w:val="none" w:sz="0" w:space="0" w:color="auto"/>
        <w:right w:val="none" w:sz="0" w:space="0" w:color="auto"/>
      </w:divBdr>
    </w:div>
    <w:div w:id="385839071">
      <w:marLeft w:val="640"/>
      <w:marRight w:val="0"/>
      <w:marTop w:val="0"/>
      <w:marBottom w:val="0"/>
      <w:divBdr>
        <w:top w:val="none" w:sz="0" w:space="0" w:color="auto"/>
        <w:left w:val="none" w:sz="0" w:space="0" w:color="auto"/>
        <w:bottom w:val="none" w:sz="0" w:space="0" w:color="auto"/>
        <w:right w:val="none" w:sz="0" w:space="0" w:color="auto"/>
      </w:divBdr>
    </w:div>
    <w:div w:id="385840044">
      <w:marLeft w:val="640"/>
      <w:marRight w:val="0"/>
      <w:marTop w:val="0"/>
      <w:marBottom w:val="0"/>
      <w:divBdr>
        <w:top w:val="none" w:sz="0" w:space="0" w:color="auto"/>
        <w:left w:val="none" w:sz="0" w:space="0" w:color="auto"/>
        <w:bottom w:val="none" w:sz="0" w:space="0" w:color="auto"/>
        <w:right w:val="none" w:sz="0" w:space="0" w:color="auto"/>
      </w:divBdr>
    </w:div>
    <w:div w:id="385952754">
      <w:marLeft w:val="640"/>
      <w:marRight w:val="0"/>
      <w:marTop w:val="0"/>
      <w:marBottom w:val="0"/>
      <w:divBdr>
        <w:top w:val="none" w:sz="0" w:space="0" w:color="auto"/>
        <w:left w:val="none" w:sz="0" w:space="0" w:color="auto"/>
        <w:bottom w:val="none" w:sz="0" w:space="0" w:color="auto"/>
        <w:right w:val="none" w:sz="0" w:space="0" w:color="auto"/>
      </w:divBdr>
    </w:div>
    <w:div w:id="385954677">
      <w:marLeft w:val="640"/>
      <w:marRight w:val="0"/>
      <w:marTop w:val="0"/>
      <w:marBottom w:val="0"/>
      <w:divBdr>
        <w:top w:val="none" w:sz="0" w:space="0" w:color="auto"/>
        <w:left w:val="none" w:sz="0" w:space="0" w:color="auto"/>
        <w:bottom w:val="none" w:sz="0" w:space="0" w:color="auto"/>
        <w:right w:val="none" w:sz="0" w:space="0" w:color="auto"/>
      </w:divBdr>
    </w:div>
    <w:div w:id="385955381">
      <w:marLeft w:val="640"/>
      <w:marRight w:val="0"/>
      <w:marTop w:val="0"/>
      <w:marBottom w:val="0"/>
      <w:divBdr>
        <w:top w:val="none" w:sz="0" w:space="0" w:color="auto"/>
        <w:left w:val="none" w:sz="0" w:space="0" w:color="auto"/>
        <w:bottom w:val="none" w:sz="0" w:space="0" w:color="auto"/>
        <w:right w:val="none" w:sz="0" w:space="0" w:color="auto"/>
      </w:divBdr>
    </w:div>
    <w:div w:id="385957880">
      <w:marLeft w:val="640"/>
      <w:marRight w:val="0"/>
      <w:marTop w:val="0"/>
      <w:marBottom w:val="0"/>
      <w:divBdr>
        <w:top w:val="none" w:sz="0" w:space="0" w:color="auto"/>
        <w:left w:val="none" w:sz="0" w:space="0" w:color="auto"/>
        <w:bottom w:val="none" w:sz="0" w:space="0" w:color="auto"/>
        <w:right w:val="none" w:sz="0" w:space="0" w:color="auto"/>
      </w:divBdr>
    </w:div>
    <w:div w:id="386026735">
      <w:marLeft w:val="640"/>
      <w:marRight w:val="0"/>
      <w:marTop w:val="0"/>
      <w:marBottom w:val="0"/>
      <w:divBdr>
        <w:top w:val="none" w:sz="0" w:space="0" w:color="auto"/>
        <w:left w:val="none" w:sz="0" w:space="0" w:color="auto"/>
        <w:bottom w:val="none" w:sz="0" w:space="0" w:color="auto"/>
        <w:right w:val="none" w:sz="0" w:space="0" w:color="auto"/>
      </w:divBdr>
    </w:div>
    <w:div w:id="386033617">
      <w:marLeft w:val="640"/>
      <w:marRight w:val="0"/>
      <w:marTop w:val="0"/>
      <w:marBottom w:val="0"/>
      <w:divBdr>
        <w:top w:val="none" w:sz="0" w:space="0" w:color="auto"/>
        <w:left w:val="none" w:sz="0" w:space="0" w:color="auto"/>
        <w:bottom w:val="none" w:sz="0" w:space="0" w:color="auto"/>
        <w:right w:val="none" w:sz="0" w:space="0" w:color="auto"/>
      </w:divBdr>
    </w:div>
    <w:div w:id="386344641">
      <w:marLeft w:val="640"/>
      <w:marRight w:val="0"/>
      <w:marTop w:val="0"/>
      <w:marBottom w:val="0"/>
      <w:divBdr>
        <w:top w:val="none" w:sz="0" w:space="0" w:color="auto"/>
        <w:left w:val="none" w:sz="0" w:space="0" w:color="auto"/>
        <w:bottom w:val="none" w:sz="0" w:space="0" w:color="auto"/>
        <w:right w:val="none" w:sz="0" w:space="0" w:color="auto"/>
      </w:divBdr>
    </w:div>
    <w:div w:id="386534377">
      <w:marLeft w:val="640"/>
      <w:marRight w:val="0"/>
      <w:marTop w:val="0"/>
      <w:marBottom w:val="0"/>
      <w:divBdr>
        <w:top w:val="none" w:sz="0" w:space="0" w:color="auto"/>
        <w:left w:val="none" w:sz="0" w:space="0" w:color="auto"/>
        <w:bottom w:val="none" w:sz="0" w:space="0" w:color="auto"/>
        <w:right w:val="none" w:sz="0" w:space="0" w:color="auto"/>
      </w:divBdr>
    </w:div>
    <w:div w:id="386539513">
      <w:marLeft w:val="640"/>
      <w:marRight w:val="0"/>
      <w:marTop w:val="0"/>
      <w:marBottom w:val="0"/>
      <w:divBdr>
        <w:top w:val="none" w:sz="0" w:space="0" w:color="auto"/>
        <w:left w:val="none" w:sz="0" w:space="0" w:color="auto"/>
        <w:bottom w:val="none" w:sz="0" w:space="0" w:color="auto"/>
        <w:right w:val="none" w:sz="0" w:space="0" w:color="auto"/>
      </w:divBdr>
    </w:div>
    <w:div w:id="386539912">
      <w:marLeft w:val="640"/>
      <w:marRight w:val="0"/>
      <w:marTop w:val="0"/>
      <w:marBottom w:val="0"/>
      <w:divBdr>
        <w:top w:val="none" w:sz="0" w:space="0" w:color="auto"/>
        <w:left w:val="none" w:sz="0" w:space="0" w:color="auto"/>
        <w:bottom w:val="none" w:sz="0" w:space="0" w:color="auto"/>
        <w:right w:val="none" w:sz="0" w:space="0" w:color="auto"/>
      </w:divBdr>
    </w:div>
    <w:div w:id="386806116">
      <w:marLeft w:val="640"/>
      <w:marRight w:val="0"/>
      <w:marTop w:val="0"/>
      <w:marBottom w:val="0"/>
      <w:divBdr>
        <w:top w:val="none" w:sz="0" w:space="0" w:color="auto"/>
        <w:left w:val="none" w:sz="0" w:space="0" w:color="auto"/>
        <w:bottom w:val="none" w:sz="0" w:space="0" w:color="auto"/>
        <w:right w:val="none" w:sz="0" w:space="0" w:color="auto"/>
      </w:divBdr>
    </w:div>
    <w:div w:id="386926505">
      <w:marLeft w:val="640"/>
      <w:marRight w:val="0"/>
      <w:marTop w:val="0"/>
      <w:marBottom w:val="0"/>
      <w:divBdr>
        <w:top w:val="none" w:sz="0" w:space="0" w:color="auto"/>
        <w:left w:val="none" w:sz="0" w:space="0" w:color="auto"/>
        <w:bottom w:val="none" w:sz="0" w:space="0" w:color="auto"/>
        <w:right w:val="none" w:sz="0" w:space="0" w:color="auto"/>
      </w:divBdr>
    </w:div>
    <w:div w:id="386952484">
      <w:marLeft w:val="640"/>
      <w:marRight w:val="0"/>
      <w:marTop w:val="0"/>
      <w:marBottom w:val="0"/>
      <w:divBdr>
        <w:top w:val="none" w:sz="0" w:space="0" w:color="auto"/>
        <w:left w:val="none" w:sz="0" w:space="0" w:color="auto"/>
        <w:bottom w:val="none" w:sz="0" w:space="0" w:color="auto"/>
        <w:right w:val="none" w:sz="0" w:space="0" w:color="auto"/>
      </w:divBdr>
    </w:div>
    <w:div w:id="386995575">
      <w:marLeft w:val="640"/>
      <w:marRight w:val="0"/>
      <w:marTop w:val="0"/>
      <w:marBottom w:val="0"/>
      <w:divBdr>
        <w:top w:val="none" w:sz="0" w:space="0" w:color="auto"/>
        <w:left w:val="none" w:sz="0" w:space="0" w:color="auto"/>
        <w:bottom w:val="none" w:sz="0" w:space="0" w:color="auto"/>
        <w:right w:val="none" w:sz="0" w:space="0" w:color="auto"/>
      </w:divBdr>
    </w:div>
    <w:div w:id="386996998">
      <w:marLeft w:val="640"/>
      <w:marRight w:val="0"/>
      <w:marTop w:val="0"/>
      <w:marBottom w:val="0"/>
      <w:divBdr>
        <w:top w:val="none" w:sz="0" w:space="0" w:color="auto"/>
        <w:left w:val="none" w:sz="0" w:space="0" w:color="auto"/>
        <w:bottom w:val="none" w:sz="0" w:space="0" w:color="auto"/>
        <w:right w:val="none" w:sz="0" w:space="0" w:color="auto"/>
      </w:divBdr>
    </w:div>
    <w:div w:id="386997815">
      <w:marLeft w:val="640"/>
      <w:marRight w:val="0"/>
      <w:marTop w:val="0"/>
      <w:marBottom w:val="0"/>
      <w:divBdr>
        <w:top w:val="none" w:sz="0" w:space="0" w:color="auto"/>
        <w:left w:val="none" w:sz="0" w:space="0" w:color="auto"/>
        <w:bottom w:val="none" w:sz="0" w:space="0" w:color="auto"/>
        <w:right w:val="none" w:sz="0" w:space="0" w:color="auto"/>
      </w:divBdr>
    </w:div>
    <w:div w:id="386999508">
      <w:marLeft w:val="640"/>
      <w:marRight w:val="0"/>
      <w:marTop w:val="0"/>
      <w:marBottom w:val="0"/>
      <w:divBdr>
        <w:top w:val="none" w:sz="0" w:space="0" w:color="auto"/>
        <w:left w:val="none" w:sz="0" w:space="0" w:color="auto"/>
        <w:bottom w:val="none" w:sz="0" w:space="0" w:color="auto"/>
        <w:right w:val="none" w:sz="0" w:space="0" w:color="auto"/>
      </w:divBdr>
    </w:div>
    <w:div w:id="387072645">
      <w:marLeft w:val="640"/>
      <w:marRight w:val="0"/>
      <w:marTop w:val="0"/>
      <w:marBottom w:val="0"/>
      <w:divBdr>
        <w:top w:val="none" w:sz="0" w:space="0" w:color="auto"/>
        <w:left w:val="none" w:sz="0" w:space="0" w:color="auto"/>
        <w:bottom w:val="none" w:sz="0" w:space="0" w:color="auto"/>
        <w:right w:val="none" w:sz="0" w:space="0" w:color="auto"/>
      </w:divBdr>
    </w:div>
    <w:div w:id="387149627">
      <w:marLeft w:val="640"/>
      <w:marRight w:val="0"/>
      <w:marTop w:val="0"/>
      <w:marBottom w:val="0"/>
      <w:divBdr>
        <w:top w:val="none" w:sz="0" w:space="0" w:color="auto"/>
        <w:left w:val="none" w:sz="0" w:space="0" w:color="auto"/>
        <w:bottom w:val="none" w:sz="0" w:space="0" w:color="auto"/>
        <w:right w:val="none" w:sz="0" w:space="0" w:color="auto"/>
      </w:divBdr>
    </w:div>
    <w:div w:id="387149914">
      <w:marLeft w:val="640"/>
      <w:marRight w:val="0"/>
      <w:marTop w:val="0"/>
      <w:marBottom w:val="0"/>
      <w:divBdr>
        <w:top w:val="none" w:sz="0" w:space="0" w:color="auto"/>
        <w:left w:val="none" w:sz="0" w:space="0" w:color="auto"/>
        <w:bottom w:val="none" w:sz="0" w:space="0" w:color="auto"/>
        <w:right w:val="none" w:sz="0" w:space="0" w:color="auto"/>
      </w:divBdr>
    </w:div>
    <w:div w:id="387194378">
      <w:marLeft w:val="640"/>
      <w:marRight w:val="0"/>
      <w:marTop w:val="0"/>
      <w:marBottom w:val="0"/>
      <w:divBdr>
        <w:top w:val="none" w:sz="0" w:space="0" w:color="auto"/>
        <w:left w:val="none" w:sz="0" w:space="0" w:color="auto"/>
        <w:bottom w:val="none" w:sz="0" w:space="0" w:color="auto"/>
        <w:right w:val="none" w:sz="0" w:space="0" w:color="auto"/>
      </w:divBdr>
    </w:div>
    <w:div w:id="387261616">
      <w:marLeft w:val="640"/>
      <w:marRight w:val="0"/>
      <w:marTop w:val="0"/>
      <w:marBottom w:val="0"/>
      <w:divBdr>
        <w:top w:val="none" w:sz="0" w:space="0" w:color="auto"/>
        <w:left w:val="none" w:sz="0" w:space="0" w:color="auto"/>
        <w:bottom w:val="none" w:sz="0" w:space="0" w:color="auto"/>
        <w:right w:val="none" w:sz="0" w:space="0" w:color="auto"/>
      </w:divBdr>
    </w:div>
    <w:div w:id="387342604">
      <w:marLeft w:val="640"/>
      <w:marRight w:val="0"/>
      <w:marTop w:val="0"/>
      <w:marBottom w:val="0"/>
      <w:divBdr>
        <w:top w:val="none" w:sz="0" w:space="0" w:color="auto"/>
        <w:left w:val="none" w:sz="0" w:space="0" w:color="auto"/>
        <w:bottom w:val="none" w:sz="0" w:space="0" w:color="auto"/>
        <w:right w:val="none" w:sz="0" w:space="0" w:color="auto"/>
      </w:divBdr>
    </w:div>
    <w:div w:id="387385387">
      <w:marLeft w:val="640"/>
      <w:marRight w:val="0"/>
      <w:marTop w:val="0"/>
      <w:marBottom w:val="0"/>
      <w:divBdr>
        <w:top w:val="none" w:sz="0" w:space="0" w:color="auto"/>
        <w:left w:val="none" w:sz="0" w:space="0" w:color="auto"/>
        <w:bottom w:val="none" w:sz="0" w:space="0" w:color="auto"/>
        <w:right w:val="none" w:sz="0" w:space="0" w:color="auto"/>
      </w:divBdr>
    </w:div>
    <w:div w:id="387386722">
      <w:marLeft w:val="640"/>
      <w:marRight w:val="0"/>
      <w:marTop w:val="0"/>
      <w:marBottom w:val="0"/>
      <w:divBdr>
        <w:top w:val="none" w:sz="0" w:space="0" w:color="auto"/>
        <w:left w:val="none" w:sz="0" w:space="0" w:color="auto"/>
        <w:bottom w:val="none" w:sz="0" w:space="0" w:color="auto"/>
        <w:right w:val="none" w:sz="0" w:space="0" w:color="auto"/>
      </w:divBdr>
    </w:div>
    <w:div w:id="387415300">
      <w:marLeft w:val="640"/>
      <w:marRight w:val="0"/>
      <w:marTop w:val="0"/>
      <w:marBottom w:val="0"/>
      <w:divBdr>
        <w:top w:val="none" w:sz="0" w:space="0" w:color="auto"/>
        <w:left w:val="none" w:sz="0" w:space="0" w:color="auto"/>
        <w:bottom w:val="none" w:sz="0" w:space="0" w:color="auto"/>
        <w:right w:val="none" w:sz="0" w:space="0" w:color="auto"/>
      </w:divBdr>
    </w:div>
    <w:div w:id="387532418">
      <w:marLeft w:val="640"/>
      <w:marRight w:val="0"/>
      <w:marTop w:val="0"/>
      <w:marBottom w:val="0"/>
      <w:divBdr>
        <w:top w:val="none" w:sz="0" w:space="0" w:color="auto"/>
        <w:left w:val="none" w:sz="0" w:space="0" w:color="auto"/>
        <w:bottom w:val="none" w:sz="0" w:space="0" w:color="auto"/>
        <w:right w:val="none" w:sz="0" w:space="0" w:color="auto"/>
      </w:divBdr>
    </w:div>
    <w:div w:id="387536781">
      <w:marLeft w:val="640"/>
      <w:marRight w:val="0"/>
      <w:marTop w:val="0"/>
      <w:marBottom w:val="0"/>
      <w:divBdr>
        <w:top w:val="none" w:sz="0" w:space="0" w:color="auto"/>
        <w:left w:val="none" w:sz="0" w:space="0" w:color="auto"/>
        <w:bottom w:val="none" w:sz="0" w:space="0" w:color="auto"/>
        <w:right w:val="none" w:sz="0" w:space="0" w:color="auto"/>
      </w:divBdr>
    </w:div>
    <w:div w:id="387605402">
      <w:marLeft w:val="640"/>
      <w:marRight w:val="0"/>
      <w:marTop w:val="0"/>
      <w:marBottom w:val="0"/>
      <w:divBdr>
        <w:top w:val="none" w:sz="0" w:space="0" w:color="auto"/>
        <w:left w:val="none" w:sz="0" w:space="0" w:color="auto"/>
        <w:bottom w:val="none" w:sz="0" w:space="0" w:color="auto"/>
        <w:right w:val="none" w:sz="0" w:space="0" w:color="auto"/>
      </w:divBdr>
    </w:div>
    <w:div w:id="387605884">
      <w:marLeft w:val="640"/>
      <w:marRight w:val="0"/>
      <w:marTop w:val="0"/>
      <w:marBottom w:val="0"/>
      <w:divBdr>
        <w:top w:val="none" w:sz="0" w:space="0" w:color="auto"/>
        <w:left w:val="none" w:sz="0" w:space="0" w:color="auto"/>
        <w:bottom w:val="none" w:sz="0" w:space="0" w:color="auto"/>
        <w:right w:val="none" w:sz="0" w:space="0" w:color="auto"/>
      </w:divBdr>
    </w:div>
    <w:div w:id="387606364">
      <w:marLeft w:val="640"/>
      <w:marRight w:val="0"/>
      <w:marTop w:val="0"/>
      <w:marBottom w:val="0"/>
      <w:divBdr>
        <w:top w:val="none" w:sz="0" w:space="0" w:color="auto"/>
        <w:left w:val="none" w:sz="0" w:space="0" w:color="auto"/>
        <w:bottom w:val="none" w:sz="0" w:space="0" w:color="auto"/>
        <w:right w:val="none" w:sz="0" w:space="0" w:color="auto"/>
      </w:divBdr>
    </w:div>
    <w:div w:id="387607515">
      <w:marLeft w:val="640"/>
      <w:marRight w:val="0"/>
      <w:marTop w:val="0"/>
      <w:marBottom w:val="0"/>
      <w:divBdr>
        <w:top w:val="none" w:sz="0" w:space="0" w:color="auto"/>
        <w:left w:val="none" w:sz="0" w:space="0" w:color="auto"/>
        <w:bottom w:val="none" w:sz="0" w:space="0" w:color="auto"/>
        <w:right w:val="none" w:sz="0" w:space="0" w:color="auto"/>
      </w:divBdr>
    </w:div>
    <w:div w:id="387725969">
      <w:marLeft w:val="640"/>
      <w:marRight w:val="0"/>
      <w:marTop w:val="0"/>
      <w:marBottom w:val="0"/>
      <w:divBdr>
        <w:top w:val="none" w:sz="0" w:space="0" w:color="auto"/>
        <w:left w:val="none" w:sz="0" w:space="0" w:color="auto"/>
        <w:bottom w:val="none" w:sz="0" w:space="0" w:color="auto"/>
        <w:right w:val="none" w:sz="0" w:space="0" w:color="auto"/>
      </w:divBdr>
    </w:div>
    <w:div w:id="387800370">
      <w:marLeft w:val="640"/>
      <w:marRight w:val="0"/>
      <w:marTop w:val="0"/>
      <w:marBottom w:val="0"/>
      <w:divBdr>
        <w:top w:val="none" w:sz="0" w:space="0" w:color="auto"/>
        <w:left w:val="none" w:sz="0" w:space="0" w:color="auto"/>
        <w:bottom w:val="none" w:sz="0" w:space="0" w:color="auto"/>
        <w:right w:val="none" w:sz="0" w:space="0" w:color="auto"/>
      </w:divBdr>
    </w:div>
    <w:div w:id="387802592">
      <w:marLeft w:val="640"/>
      <w:marRight w:val="0"/>
      <w:marTop w:val="0"/>
      <w:marBottom w:val="0"/>
      <w:divBdr>
        <w:top w:val="none" w:sz="0" w:space="0" w:color="auto"/>
        <w:left w:val="none" w:sz="0" w:space="0" w:color="auto"/>
        <w:bottom w:val="none" w:sz="0" w:space="0" w:color="auto"/>
        <w:right w:val="none" w:sz="0" w:space="0" w:color="auto"/>
      </w:divBdr>
    </w:div>
    <w:div w:id="387804406">
      <w:marLeft w:val="640"/>
      <w:marRight w:val="0"/>
      <w:marTop w:val="0"/>
      <w:marBottom w:val="0"/>
      <w:divBdr>
        <w:top w:val="none" w:sz="0" w:space="0" w:color="auto"/>
        <w:left w:val="none" w:sz="0" w:space="0" w:color="auto"/>
        <w:bottom w:val="none" w:sz="0" w:space="0" w:color="auto"/>
        <w:right w:val="none" w:sz="0" w:space="0" w:color="auto"/>
      </w:divBdr>
    </w:div>
    <w:div w:id="387807024">
      <w:marLeft w:val="640"/>
      <w:marRight w:val="0"/>
      <w:marTop w:val="0"/>
      <w:marBottom w:val="0"/>
      <w:divBdr>
        <w:top w:val="none" w:sz="0" w:space="0" w:color="auto"/>
        <w:left w:val="none" w:sz="0" w:space="0" w:color="auto"/>
        <w:bottom w:val="none" w:sz="0" w:space="0" w:color="auto"/>
        <w:right w:val="none" w:sz="0" w:space="0" w:color="auto"/>
      </w:divBdr>
    </w:div>
    <w:div w:id="387846745">
      <w:marLeft w:val="640"/>
      <w:marRight w:val="0"/>
      <w:marTop w:val="0"/>
      <w:marBottom w:val="0"/>
      <w:divBdr>
        <w:top w:val="none" w:sz="0" w:space="0" w:color="auto"/>
        <w:left w:val="none" w:sz="0" w:space="0" w:color="auto"/>
        <w:bottom w:val="none" w:sz="0" w:space="0" w:color="auto"/>
        <w:right w:val="none" w:sz="0" w:space="0" w:color="auto"/>
      </w:divBdr>
    </w:div>
    <w:div w:id="387917498">
      <w:marLeft w:val="640"/>
      <w:marRight w:val="0"/>
      <w:marTop w:val="0"/>
      <w:marBottom w:val="0"/>
      <w:divBdr>
        <w:top w:val="none" w:sz="0" w:space="0" w:color="auto"/>
        <w:left w:val="none" w:sz="0" w:space="0" w:color="auto"/>
        <w:bottom w:val="none" w:sz="0" w:space="0" w:color="auto"/>
        <w:right w:val="none" w:sz="0" w:space="0" w:color="auto"/>
      </w:divBdr>
    </w:div>
    <w:div w:id="387925672">
      <w:marLeft w:val="640"/>
      <w:marRight w:val="0"/>
      <w:marTop w:val="0"/>
      <w:marBottom w:val="0"/>
      <w:divBdr>
        <w:top w:val="none" w:sz="0" w:space="0" w:color="auto"/>
        <w:left w:val="none" w:sz="0" w:space="0" w:color="auto"/>
        <w:bottom w:val="none" w:sz="0" w:space="0" w:color="auto"/>
        <w:right w:val="none" w:sz="0" w:space="0" w:color="auto"/>
      </w:divBdr>
    </w:div>
    <w:div w:id="388188709">
      <w:marLeft w:val="640"/>
      <w:marRight w:val="0"/>
      <w:marTop w:val="0"/>
      <w:marBottom w:val="0"/>
      <w:divBdr>
        <w:top w:val="none" w:sz="0" w:space="0" w:color="auto"/>
        <w:left w:val="none" w:sz="0" w:space="0" w:color="auto"/>
        <w:bottom w:val="none" w:sz="0" w:space="0" w:color="auto"/>
        <w:right w:val="none" w:sz="0" w:space="0" w:color="auto"/>
      </w:divBdr>
    </w:div>
    <w:div w:id="388306103">
      <w:marLeft w:val="640"/>
      <w:marRight w:val="0"/>
      <w:marTop w:val="0"/>
      <w:marBottom w:val="0"/>
      <w:divBdr>
        <w:top w:val="none" w:sz="0" w:space="0" w:color="auto"/>
        <w:left w:val="none" w:sz="0" w:space="0" w:color="auto"/>
        <w:bottom w:val="none" w:sz="0" w:space="0" w:color="auto"/>
        <w:right w:val="none" w:sz="0" w:space="0" w:color="auto"/>
      </w:divBdr>
    </w:div>
    <w:div w:id="388309459">
      <w:marLeft w:val="640"/>
      <w:marRight w:val="0"/>
      <w:marTop w:val="0"/>
      <w:marBottom w:val="0"/>
      <w:divBdr>
        <w:top w:val="none" w:sz="0" w:space="0" w:color="auto"/>
        <w:left w:val="none" w:sz="0" w:space="0" w:color="auto"/>
        <w:bottom w:val="none" w:sz="0" w:space="0" w:color="auto"/>
        <w:right w:val="none" w:sz="0" w:space="0" w:color="auto"/>
      </w:divBdr>
    </w:div>
    <w:div w:id="388384941">
      <w:marLeft w:val="640"/>
      <w:marRight w:val="0"/>
      <w:marTop w:val="0"/>
      <w:marBottom w:val="0"/>
      <w:divBdr>
        <w:top w:val="none" w:sz="0" w:space="0" w:color="auto"/>
        <w:left w:val="none" w:sz="0" w:space="0" w:color="auto"/>
        <w:bottom w:val="none" w:sz="0" w:space="0" w:color="auto"/>
        <w:right w:val="none" w:sz="0" w:space="0" w:color="auto"/>
      </w:divBdr>
    </w:div>
    <w:div w:id="388457057">
      <w:marLeft w:val="640"/>
      <w:marRight w:val="0"/>
      <w:marTop w:val="0"/>
      <w:marBottom w:val="0"/>
      <w:divBdr>
        <w:top w:val="none" w:sz="0" w:space="0" w:color="auto"/>
        <w:left w:val="none" w:sz="0" w:space="0" w:color="auto"/>
        <w:bottom w:val="none" w:sz="0" w:space="0" w:color="auto"/>
        <w:right w:val="none" w:sz="0" w:space="0" w:color="auto"/>
      </w:divBdr>
    </w:div>
    <w:div w:id="388459901">
      <w:marLeft w:val="640"/>
      <w:marRight w:val="0"/>
      <w:marTop w:val="0"/>
      <w:marBottom w:val="0"/>
      <w:divBdr>
        <w:top w:val="none" w:sz="0" w:space="0" w:color="auto"/>
        <w:left w:val="none" w:sz="0" w:space="0" w:color="auto"/>
        <w:bottom w:val="none" w:sz="0" w:space="0" w:color="auto"/>
        <w:right w:val="none" w:sz="0" w:space="0" w:color="auto"/>
      </w:divBdr>
    </w:div>
    <w:div w:id="388502845">
      <w:marLeft w:val="640"/>
      <w:marRight w:val="0"/>
      <w:marTop w:val="0"/>
      <w:marBottom w:val="0"/>
      <w:divBdr>
        <w:top w:val="none" w:sz="0" w:space="0" w:color="auto"/>
        <w:left w:val="none" w:sz="0" w:space="0" w:color="auto"/>
        <w:bottom w:val="none" w:sz="0" w:space="0" w:color="auto"/>
        <w:right w:val="none" w:sz="0" w:space="0" w:color="auto"/>
      </w:divBdr>
    </w:div>
    <w:div w:id="388577804">
      <w:marLeft w:val="640"/>
      <w:marRight w:val="0"/>
      <w:marTop w:val="0"/>
      <w:marBottom w:val="0"/>
      <w:divBdr>
        <w:top w:val="none" w:sz="0" w:space="0" w:color="auto"/>
        <w:left w:val="none" w:sz="0" w:space="0" w:color="auto"/>
        <w:bottom w:val="none" w:sz="0" w:space="0" w:color="auto"/>
        <w:right w:val="none" w:sz="0" w:space="0" w:color="auto"/>
      </w:divBdr>
    </w:div>
    <w:div w:id="388579733">
      <w:marLeft w:val="640"/>
      <w:marRight w:val="0"/>
      <w:marTop w:val="0"/>
      <w:marBottom w:val="0"/>
      <w:divBdr>
        <w:top w:val="none" w:sz="0" w:space="0" w:color="auto"/>
        <w:left w:val="none" w:sz="0" w:space="0" w:color="auto"/>
        <w:bottom w:val="none" w:sz="0" w:space="0" w:color="auto"/>
        <w:right w:val="none" w:sz="0" w:space="0" w:color="auto"/>
      </w:divBdr>
    </w:div>
    <w:div w:id="388648866">
      <w:marLeft w:val="640"/>
      <w:marRight w:val="0"/>
      <w:marTop w:val="0"/>
      <w:marBottom w:val="0"/>
      <w:divBdr>
        <w:top w:val="none" w:sz="0" w:space="0" w:color="auto"/>
        <w:left w:val="none" w:sz="0" w:space="0" w:color="auto"/>
        <w:bottom w:val="none" w:sz="0" w:space="0" w:color="auto"/>
        <w:right w:val="none" w:sz="0" w:space="0" w:color="auto"/>
      </w:divBdr>
    </w:div>
    <w:div w:id="388653650">
      <w:marLeft w:val="640"/>
      <w:marRight w:val="0"/>
      <w:marTop w:val="0"/>
      <w:marBottom w:val="0"/>
      <w:divBdr>
        <w:top w:val="none" w:sz="0" w:space="0" w:color="auto"/>
        <w:left w:val="none" w:sz="0" w:space="0" w:color="auto"/>
        <w:bottom w:val="none" w:sz="0" w:space="0" w:color="auto"/>
        <w:right w:val="none" w:sz="0" w:space="0" w:color="auto"/>
      </w:divBdr>
    </w:div>
    <w:div w:id="388770594">
      <w:marLeft w:val="640"/>
      <w:marRight w:val="0"/>
      <w:marTop w:val="0"/>
      <w:marBottom w:val="0"/>
      <w:divBdr>
        <w:top w:val="none" w:sz="0" w:space="0" w:color="auto"/>
        <w:left w:val="none" w:sz="0" w:space="0" w:color="auto"/>
        <w:bottom w:val="none" w:sz="0" w:space="0" w:color="auto"/>
        <w:right w:val="none" w:sz="0" w:space="0" w:color="auto"/>
      </w:divBdr>
    </w:div>
    <w:div w:id="388841135">
      <w:marLeft w:val="640"/>
      <w:marRight w:val="0"/>
      <w:marTop w:val="0"/>
      <w:marBottom w:val="0"/>
      <w:divBdr>
        <w:top w:val="none" w:sz="0" w:space="0" w:color="auto"/>
        <w:left w:val="none" w:sz="0" w:space="0" w:color="auto"/>
        <w:bottom w:val="none" w:sz="0" w:space="0" w:color="auto"/>
        <w:right w:val="none" w:sz="0" w:space="0" w:color="auto"/>
      </w:divBdr>
    </w:div>
    <w:div w:id="388843832">
      <w:marLeft w:val="640"/>
      <w:marRight w:val="0"/>
      <w:marTop w:val="0"/>
      <w:marBottom w:val="0"/>
      <w:divBdr>
        <w:top w:val="none" w:sz="0" w:space="0" w:color="auto"/>
        <w:left w:val="none" w:sz="0" w:space="0" w:color="auto"/>
        <w:bottom w:val="none" w:sz="0" w:space="0" w:color="auto"/>
        <w:right w:val="none" w:sz="0" w:space="0" w:color="auto"/>
      </w:divBdr>
    </w:div>
    <w:div w:id="388848848">
      <w:marLeft w:val="640"/>
      <w:marRight w:val="0"/>
      <w:marTop w:val="0"/>
      <w:marBottom w:val="0"/>
      <w:divBdr>
        <w:top w:val="none" w:sz="0" w:space="0" w:color="auto"/>
        <w:left w:val="none" w:sz="0" w:space="0" w:color="auto"/>
        <w:bottom w:val="none" w:sz="0" w:space="0" w:color="auto"/>
        <w:right w:val="none" w:sz="0" w:space="0" w:color="auto"/>
      </w:divBdr>
    </w:div>
    <w:div w:id="388849150">
      <w:marLeft w:val="640"/>
      <w:marRight w:val="0"/>
      <w:marTop w:val="0"/>
      <w:marBottom w:val="0"/>
      <w:divBdr>
        <w:top w:val="none" w:sz="0" w:space="0" w:color="auto"/>
        <w:left w:val="none" w:sz="0" w:space="0" w:color="auto"/>
        <w:bottom w:val="none" w:sz="0" w:space="0" w:color="auto"/>
        <w:right w:val="none" w:sz="0" w:space="0" w:color="auto"/>
      </w:divBdr>
    </w:div>
    <w:div w:id="388916666">
      <w:marLeft w:val="640"/>
      <w:marRight w:val="0"/>
      <w:marTop w:val="0"/>
      <w:marBottom w:val="0"/>
      <w:divBdr>
        <w:top w:val="none" w:sz="0" w:space="0" w:color="auto"/>
        <w:left w:val="none" w:sz="0" w:space="0" w:color="auto"/>
        <w:bottom w:val="none" w:sz="0" w:space="0" w:color="auto"/>
        <w:right w:val="none" w:sz="0" w:space="0" w:color="auto"/>
      </w:divBdr>
    </w:div>
    <w:div w:id="388920705">
      <w:marLeft w:val="640"/>
      <w:marRight w:val="0"/>
      <w:marTop w:val="0"/>
      <w:marBottom w:val="0"/>
      <w:divBdr>
        <w:top w:val="none" w:sz="0" w:space="0" w:color="auto"/>
        <w:left w:val="none" w:sz="0" w:space="0" w:color="auto"/>
        <w:bottom w:val="none" w:sz="0" w:space="0" w:color="auto"/>
        <w:right w:val="none" w:sz="0" w:space="0" w:color="auto"/>
      </w:divBdr>
    </w:div>
    <w:div w:id="388965237">
      <w:marLeft w:val="640"/>
      <w:marRight w:val="0"/>
      <w:marTop w:val="0"/>
      <w:marBottom w:val="0"/>
      <w:divBdr>
        <w:top w:val="none" w:sz="0" w:space="0" w:color="auto"/>
        <w:left w:val="none" w:sz="0" w:space="0" w:color="auto"/>
        <w:bottom w:val="none" w:sz="0" w:space="0" w:color="auto"/>
        <w:right w:val="none" w:sz="0" w:space="0" w:color="auto"/>
      </w:divBdr>
    </w:div>
    <w:div w:id="388965523">
      <w:marLeft w:val="640"/>
      <w:marRight w:val="0"/>
      <w:marTop w:val="0"/>
      <w:marBottom w:val="0"/>
      <w:divBdr>
        <w:top w:val="none" w:sz="0" w:space="0" w:color="auto"/>
        <w:left w:val="none" w:sz="0" w:space="0" w:color="auto"/>
        <w:bottom w:val="none" w:sz="0" w:space="0" w:color="auto"/>
        <w:right w:val="none" w:sz="0" w:space="0" w:color="auto"/>
      </w:divBdr>
    </w:div>
    <w:div w:id="388966815">
      <w:marLeft w:val="640"/>
      <w:marRight w:val="0"/>
      <w:marTop w:val="0"/>
      <w:marBottom w:val="0"/>
      <w:divBdr>
        <w:top w:val="none" w:sz="0" w:space="0" w:color="auto"/>
        <w:left w:val="none" w:sz="0" w:space="0" w:color="auto"/>
        <w:bottom w:val="none" w:sz="0" w:space="0" w:color="auto"/>
        <w:right w:val="none" w:sz="0" w:space="0" w:color="auto"/>
      </w:divBdr>
    </w:div>
    <w:div w:id="388967479">
      <w:marLeft w:val="640"/>
      <w:marRight w:val="0"/>
      <w:marTop w:val="0"/>
      <w:marBottom w:val="0"/>
      <w:divBdr>
        <w:top w:val="none" w:sz="0" w:space="0" w:color="auto"/>
        <w:left w:val="none" w:sz="0" w:space="0" w:color="auto"/>
        <w:bottom w:val="none" w:sz="0" w:space="0" w:color="auto"/>
        <w:right w:val="none" w:sz="0" w:space="0" w:color="auto"/>
      </w:divBdr>
    </w:div>
    <w:div w:id="389235520">
      <w:marLeft w:val="640"/>
      <w:marRight w:val="0"/>
      <w:marTop w:val="0"/>
      <w:marBottom w:val="0"/>
      <w:divBdr>
        <w:top w:val="none" w:sz="0" w:space="0" w:color="auto"/>
        <w:left w:val="none" w:sz="0" w:space="0" w:color="auto"/>
        <w:bottom w:val="none" w:sz="0" w:space="0" w:color="auto"/>
        <w:right w:val="none" w:sz="0" w:space="0" w:color="auto"/>
      </w:divBdr>
    </w:div>
    <w:div w:id="389302559">
      <w:marLeft w:val="640"/>
      <w:marRight w:val="0"/>
      <w:marTop w:val="0"/>
      <w:marBottom w:val="0"/>
      <w:divBdr>
        <w:top w:val="none" w:sz="0" w:space="0" w:color="auto"/>
        <w:left w:val="none" w:sz="0" w:space="0" w:color="auto"/>
        <w:bottom w:val="none" w:sz="0" w:space="0" w:color="auto"/>
        <w:right w:val="none" w:sz="0" w:space="0" w:color="auto"/>
      </w:divBdr>
    </w:div>
    <w:div w:id="389303623">
      <w:marLeft w:val="640"/>
      <w:marRight w:val="0"/>
      <w:marTop w:val="0"/>
      <w:marBottom w:val="0"/>
      <w:divBdr>
        <w:top w:val="none" w:sz="0" w:space="0" w:color="auto"/>
        <w:left w:val="none" w:sz="0" w:space="0" w:color="auto"/>
        <w:bottom w:val="none" w:sz="0" w:space="0" w:color="auto"/>
        <w:right w:val="none" w:sz="0" w:space="0" w:color="auto"/>
      </w:divBdr>
    </w:div>
    <w:div w:id="389351234">
      <w:marLeft w:val="640"/>
      <w:marRight w:val="0"/>
      <w:marTop w:val="0"/>
      <w:marBottom w:val="0"/>
      <w:divBdr>
        <w:top w:val="none" w:sz="0" w:space="0" w:color="auto"/>
        <w:left w:val="none" w:sz="0" w:space="0" w:color="auto"/>
        <w:bottom w:val="none" w:sz="0" w:space="0" w:color="auto"/>
        <w:right w:val="none" w:sz="0" w:space="0" w:color="auto"/>
      </w:divBdr>
    </w:div>
    <w:div w:id="389377986">
      <w:marLeft w:val="640"/>
      <w:marRight w:val="0"/>
      <w:marTop w:val="0"/>
      <w:marBottom w:val="0"/>
      <w:divBdr>
        <w:top w:val="none" w:sz="0" w:space="0" w:color="auto"/>
        <w:left w:val="none" w:sz="0" w:space="0" w:color="auto"/>
        <w:bottom w:val="none" w:sz="0" w:space="0" w:color="auto"/>
        <w:right w:val="none" w:sz="0" w:space="0" w:color="auto"/>
      </w:divBdr>
    </w:div>
    <w:div w:id="389424419">
      <w:marLeft w:val="640"/>
      <w:marRight w:val="0"/>
      <w:marTop w:val="0"/>
      <w:marBottom w:val="0"/>
      <w:divBdr>
        <w:top w:val="none" w:sz="0" w:space="0" w:color="auto"/>
        <w:left w:val="none" w:sz="0" w:space="0" w:color="auto"/>
        <w:bottom w:val="none" w:sz="0" w:space="0" w:color="auto"/>
        <w:right w:val="none" w:sz="0" w:space="0" w:color="auto"/>
      </w:divBdr>
    </w:div>
    <w:div w:id="389574540">
      <w:marLeft w:val="640"/>
      <w:marRight w:val="0"/>
      <w:marTop w:val="0"/>
      <w:marBottom w:val="0"/>
      <w:divBdr>
        <w:top w:val="none" w:sz="0" w:space="0" w:color="auto"/>
        <w:left w:val="none" w:sz="0" w:space="0" w:color="auto"/>
        <w:bottom w:val="none" w:sz="0" w:space="0" w:color="auto"/>
        <w:right w:val="none" w:sz="0" w:space="0" w:color="auto"/>
      </w:divBdr>
    </w:div>
    <w:div w:id="389616696">
      <w:marLeft w:val="640"/>
      <w:marRight w:val="0"/>
      <w:marTop w:val="0"/>
      <w:marBottom w:val="0"/>
      <w:divBdr>
        <w:top w:val="none" w:sz="0" w:space="0" w:color="auto"/>
        <w:left w:val="none" w:sz="0" w:space="0" w:color="auto"/>
        <w:bottom w:val="none" w:sz="0" w:space="0" w:color="auto"/>
        <w:right w:val="none" w:sz="0" w:space="0" w:color="auto"/>
      </w:divBdr>
    </w:div>
    <w:div w:id="389621451">
      <w:marLeft w:val="640"/>
      <w:marRight w:val="0"/>
      <w:marTop w:val="0"/>
      <w:marBottom w:val="0"/>
      <w:divBdr>
        <w:top w:val="none" w:sz="0" w:space="0" w:color="auto"/>
        <w:left w:val="none" w:sz="0" w:space="0" w:color="auto"/>
        <w:bottom w:val="none" w:sz="0" w:space="0" w:color="auto"/>
        <w:right w:val="none" w:sz="0" w:space="0" w:color="auto"/>
      </w:divBdr>
    </w:div>
    <w:div w:id="389622203">
      <w:marLeft w:val="640"/>
      <w:marRight w:val="0"/>
      <w:marTop w:val="0"/>
      <w:marBottom w:val="0"/>
      <w:divBdr>
        <w:top w:val="none" w:sz="0" w:space="0" w:color="auto"/>
        <w:left w:val="none" w:sz="0" w:space="0" w:color="auto"/>
        <w:bottom w:val="none" w:sz="0" w:space="0" w:color="auto"/>
        <w:right w:val="none" w:sz="0" w:space="0" w:color="auto"/>
      </w:divBdr>
    </w:div>
    <w:div w:id="389622447">
      <w:marLeft w:val="640"/>
      <w:marRight w:val="0"/>
      <w:marTop w:val="0"/>
      <w:marBottom w:val="0"/>
      <w:divBdr>
        <w:top w:val="none" w:sz="0" w:space="0" w:color="auto"/>
        <w:left w:val="none" w:sz="0" w:space="0" w:color="auto"/>
        <w:bottom w:val="none" w:sz="0" w:space="0" w:color="auto"/>
        <w:right w:val="none" w:sz="0" w:space="0" w:color="auto"/>
      </w:divBdr>
    </w:div>
    <w:div w:id="389691645">
      <w:marLeft w:val="640"/>
      <w:marRight w:val="0"/>
      <w:marTop w:val="0"/>
      <w:marBottom w:val="0"/>
      <w:divBdr>
        <w:top w:val="none" w:sz="0" w:space="0" w:color="auto"/>
        <w:left w:val="none" w:sz="0" w:space="0" w:color="auto"/>
        <w:bottom w:val="none" w:sz="0" w:space="0" w:color="auto"/>
        <w:right w:val="none" w:sz="0" w:space="0" w:color="auto"/>
      </w:divBdr>
    </w:div>
    <w:div w:id="389692924">
      <w:marLeft w:val="640"/>
      <w:marRight w:val="0"/>
      <w:marTop w:val="0"/>
      <w:marBottom w:val="0"/>
      <w:divBdr>
        <w:top w:val="none" w:sz="0" w:space="0" w:color="auto"/>
        <w:left w:val="none" w:sz="0" w:space="0" w:color="auto"/>
        <w:bottom w:val="none" w:sz="0" w:space="0" w:color="auto"/>
        <w:right w:val="none" w:sz="0" w:space="0" w:color="auto"/>
      </w:divBdr>
    </w:div>
    <w:div w:id="389808311">
      <w:marLeft w:val="640"/>
      <w:marRight w:val="0"/>
      <w:marTop w:val="0"/>
      <w:marBottom w:val="0"/>
      <w:divBdr>
        <w:top w:val="none" w:sz="0" w:space="0" w:color="auto"/>
        <w:left w:val="none" w:sz="0" w:space="0" w:color="auto"/>
        <w:bottom w:val="none" w:sz="0" w:space="0" w:color="auto"/>
        <w:right w:val="none" w:sz="0" w:space="0" w:color="auto"/>
      </w:divBdr>
    </w:div>
    <w:div w:id="389809940">
      <w:marLeft w:val="640"/>
      <w:marRight w:val="0"/>
      <w:marTop w:val="0"/>
      <w:marBottom w:val="0"/>
      <w:divBdr>
        <w:top w:val="none" w:sz="0" w:space="0" w:color="auto"/>
        <w:left w:val="none" w:sz="0" w:space="0" w:color="auto"/>
        <w:bottom w:val="none" w:sz="0" w:space="0" w:color="auto"/>
        <w:right w:val="none" w:sz="0" w:space="0" w:color="auto"/>
      </w:divBdr>
    </w:div>
    <w:div w:id="389813197">
      <w:marLeft w:val="640"/>
      <w:marRight w:val="0"/>
      <w:marTop w:val="0"/>
      <w:marBottom w:val="0"/>
      <w:divBdr>
        <w:top w:val="none" w:sz="0" w:space="0" w:color="auto"/>
        <w:left w:val="none" w:sz="0" w:space="0" w:color="auto"/>
        <w:bottom w:val="none" w:sz="0" w:space="0" w:color="auto"/>
        <w:right w:val="none" w:sz="0" w:space="0" w:color="auto"/>
      </w:divBdr>
    </w:div>
    <w:div w:id="389885788">
      <w:marLeft w:val="480"/>
      <w:marRight w:val="0"/>
      <w:marTop w:val="0"/>
      <w:marBottom w:val="0"/>
      <w:divBdr>
        <w:top w:val="none" w:sz="0" w:space="0" w:color="auto"/>
        <w:left w:val="none" w:sz="0" w:space="0" w:color="auto"/>
        <w:bottom w:val="none" w:sz="0" w:space="0" w:color="auto"/>
        <w:right w:val="none" w:sz="0" w:space="0" w:color="auto"/>
      </w:divBdr>
    </w:div>
    <w:div w:id="389962582">
      <w:marLeft w:val="640"/>
      <w:marRight w:val="0"/>
      <w:marTop w:val="0"/>
      <w:marBottom w:val="0"/>
      <w:divBdr>
        <w:top w:val="none" w:sz="0" w:space="0" w:color="auto"/>
        <w:left w:val="none" w:sz="0" w:space="0" w:color="auto"/>
        <w:bottom w:val="none" w:sz="0" w:space="0" w:color="auto"/>
        <w:right w:val="none" w:sz="0" w:space="0" w:color="auto"/>
      </w:divBdr>
    </w:div>
    <w:div w:id="389965643">
      <w:marLeft w:val="640"/>
      <w:marRight w:val="0"/>
      <w:marTop w:val="0"/>
      <w:marBottom w:val="0"/>
      <w:divBdr>
        <w:top w:val="none" w:sz="0" w:space="0" w:color="auto"/>
        <w:left w:val="none" w:sz="0" w:space="0" w:color="auto"/>
        <w:bottom w:val="none" w:sz="0" w:space="0" w:color="auto"/>
        <w:right w:val="none" w:sz="0" w:space="0" w:color="auto"/>
      </w:divBdr>
    </w:div>
    <w:div w:id="390004841">
      <w:marLeft w:val="640"/>
      <w:marRight w:val="0"/>
      <w:marTop w:val="0"/>
      <w:marBottom w:val="0"/>
      <w:divBdr>
        <w:top w:val="none" w:sz="0" w:space="0" w:color="auto"/>
        <w:left w:val="none" w:sz="0" w:space="0" w:color="auto"/>
        <w:bottom w:val="none" w:sz="0" w:space="0" w:color="auto"/>
        <w:right w:val="none" w:sz="0" w:space="0" w:color="auto"/>
      </w:divBdr>
    </w:div>
    <w:div w:id="390158767">
      <w:marLeft w:val="640"/>
      <w:marRight w:val="0"/>
      <w:marTop w:val="0"/>
      <w:marBottom w:val="0"/>
      <w:divBdr>
        <w:top w:val="none" w:sz="0" w:space="0" w:color="auto"/>
        <w:left w:val="none" w:sz="0" w:space="0" w:color="auto"/>
        <w:bottom w:val="none" w:sz="0" w:space="0" w:color="auto"/>
        <w:right w:val="none" w:sz="0" w:space="0" w:color="auto"/>
      </w:divBdr>
    </w:div>
    <w:div w:id="390228249">
      <w:marLeft w:val="640"/>
      <w:marRight w:val="0"/>
      <w:marTop w:val="0"/>
      <w:marBottom w:val="0"/>
      <w:divBdr>
        <w:top w:val="none" w:sz="0" w:space="0" w:color="auto"/>
        <w:left w:val="none" w:sz="0" w:space="0" w:color="auto"/>
        <w:bottom w:val="none" w:sz="0" w:space="0" w:color="auto"/>
        <w:right w:val="none" w:sz="0" w:space="0" w:color="auto"/>
      </w:divBdr>
    </w:div>
    <w:div w:id="390230912">
      <w:marLeft w:val="640"/>
      <w:marRight w:val="0"/>
      <w:marTop w:val="0"/>
      <w:marBottom w:val="0"/>
      <w:divBdr>
        <w:top w:val="none" w:sz="0" w:space="0" w:color="auto"/>
        <w:left w:val="none" w:sz="0" w:space="0" w:color="auto"/>
        <w:bottom w:val="none" w:sz="0" w:space="0" w:color="auto"/>
        <w:right w:val="none" w:sz="0" w:space="0" w:color="auto"/>
      </w:divBdr>
    </w:div>
    <w:div w:id="390427094">
      <w:marLeft w:val="640"/>
      <w:marRight w:val="0"/>
      <w:marTop w:val="0"/>
      <w:marBottom w:val="0"/>
      <w:divBdr>
        <w:top w:val="none" w:sz="0" w:space="0" w:color="auto"/>
        <w:left w:val="none" w:sz="0" w:space="0" w:color="auto"/>
        <w:bottom w:val="none" w:sz="0" w:space="0" w:color="auto"/>
        <w:right w:val="none" w:sz="0" w:space="0" w:color="auto"/>
      </w:divBdr>
    </w:div>
    <w:div w:id="390467078">
      <w:marLeft w:val="640"/>
      <w:marRight w:val="0"/>
      <w:marTop w:val="0"/>
      <w:marBottom w:val="0"/>
      <w:divBdr>
        <w:top w:val="none" w:sz="0" w:space="0" w:color="auto"/>
        <w:left w:val="none" w:sz="0" w:space="0" w:color="auto"/>
        <w:bottom w:val="none" w:sz="0" w:space="0" w:color="auto"/>
        <w:right w:val="none" w:sz="0" w:space="0" w:color="auto"/>
      </w:divBdr>
    </w:div>
    <w:div w:id="390471853">
      <w:marLeft w:val="640"/>
      <w:marRight w:val="0"/>
      <w:marTop w:val="0"/>
      <w:marBottom w:val="0"/>
      <w:divBdr>
        <w:top w:val="none" w:sz="0" w:space="0" w:color="auto"/>
        <w:left w:val="none" w:sz="0" w:space="0" w:color="auto"/>
        <w:bottom w:val="none" w:sz="0" w:space="0" w:color="auto"/>
        <w:right w:val="none" w:sz="0" w:space="0" w:color="auto"/>
      </w:divBdr>
    </w:div>
    <w:div w:id="390538700">
      <w:marLeft w:val="640"/>
      <w:marRight w:val="0"/>
      <w:marTop w:val="0"/>
      <w:marBottom w:val="0"/>
      <w:divBdr>
        <w:top w:val="none" w:sz="0" w:space="0" w:color="auto"/>
        <w:left w:val="none" w:sz="0" w:space="0" w:color="auto"/>
        <w:bottom w:val="none" w:sz="0" w:space="0" w:color="auto"/>
        <w:right w:val="none" w:sz="0" w:space="0" w:color="auto"/>
      </w:divBdr>
    </w:div>
    <w:div w:id="390618183">
      <w:marLeft w:val="640"/>
      <w:marRight w:val="0"/>
      <w:marTop w:val="0"/>
      <w:marBottom w:val="0"/>
      <w:divBdr>
        <w:top w:val="none" w:sz="0" w:space="0" w:color="auto"/>
        <w:left w:val="none" w:sz="0" w:space="0" w:color="auto"/>
        <w:bottom w:val="none" w:sz="0" w:space="0" w:color="auto"/>
        <w:right w:val="none" w:sz="0" w:space="0" w:color="auto"/>
      </w:divBdr>
    </w:div>
    <w:div w:id="390619998">
      <w:marLeft w:val="640"/>
      <w:marRight w:val="0"/>
      <w:marTop w:val="0"/>
      <w:marBottom w:val="0"/>
      <w:divBdr>
        <w:top w:val="none" w:sz="0" w:space="0" w:color="auto"/>
        <w:left w:val="none" w:sz="0" w:space="0" w:color="auto"/>
        <w:bottom w:val="none" w:sz="0" w:space="0" w:color="auto"/>
        <w:right w:val="none" w:sz="0" w:space="0" w:color="auto"/>
      </w:divBdr>
    </w:div>
    <w:div w:id="390688740">
      <w:marLeft w:val="640"/>
      <w:marRight w:val="0"/>
      <w:marTop w:val="0"/>
      <w:marBottom w:val="0"/>
      <w:divBdr>
        <w:top w:val="none" w:sz="0" w:space="0" w:color="auto"/>
        <w:left w:val="none" w:sz="0" w:space="0" w:color="auto"/>
        <w:bottom w:val="none" w:sz="0" w:space="0" w:color="auto"/>
        <w:right w:val="none" w:sz="0" w:space="0" w:color="auto"/>
      </w:divBdr>
    </w:div>
    <w:div w:id="390733859">
      <w:marLeft w:val="640"/>
      <w:marRight w:val="0"/>
      <w:marTop w:val="0"/>
      <w:marBottom w:val="0"/>
      <w:divBdr>
        <w:top w:val="none" w:sz="0" w:space="0" w:color="auto"/>
        <w:left w:val="none" w:sz="0" w:space="0" w:color="auto"/>
        <w:bottom w:val="none" w:sz="0" w:space="0" w:color="auto"/>
        <w:right w:val="none" w:sz="0" w:space="0" w:color="auto"/>
      </w:divBdr>
    </w:div>
    <w:div w:id="390735886">
      <w:marLeft w:val="640"/>
      <w:marRight w:val="0"/>
      <w:marTop w:val="0"/>
      <w:marBottom w:val="0"/>
      <w:divBdr>
        <w:top w:val="none" w:sz="0" w:space="0" w:color="auto"/>
        <w:left w:val="none" w:sz="0" w:space="0" w:color="auto"/>
        <w:bottom w:val="none" w:sz="0" w:space="0" w:color="auto"/>
        <w:right w:val="none" w:sz="0" w:space="0" w:color="auto"/>
      </w:divBdr>
    </w:div>
    <w:div w:id="390737343">
      <w:marLeft w:val="640"/>
      <w:marRight w:val="0"/>
      <w:marTop w:val="0"/>
      <w:marBottom w:val="0"/>
      <w:divBdr>
        <w:top w:val="none" w:sz="0" w:space="0" w:color="auto"/>
        <w:left w:val="none" w:sz="0" w:space="0" w:color="auto"/>
        <w:bottom w:val="none" w:sz="0" w:space="0" w:color="auto"/>
        <w:right w:val="none" w:sz="0" w:space="0" w:color="auto"/>
      </w:divBdr>
    </w:div>
    <w:div w:id="390808854">
      <w:marLeft w:val="640"/>
      <w:marRight w:val="0"/>
      <w:marTop w:val="0"/>
      <w:marBottom w:val="0"/>
      <w:divBdr>
        <w:top w:val="none" w:sz="0" w:space="0" w:color="auto"/>
        <w:left w:val="none" w:sz="0" w:space="0" w:color="auto"/>
        <w:bottom w:val="none" w:sz="0" w:space="0" w:color="auto"/>
        <w:right w:val="none" w:sz="0" w:space="0" w:color="auto"/>
      </w:divBdr>
    </w:div>
    <w:div w:id="391006176">
      <w:marLeft w:val="640"/>
      <w:marRight w:val="0"/>
      <w:marTop w:val="0"/>
      <w:marBottom w:val="0"/>
      <w:divBdr>
        <w:top w:val="none" w:sz="0" w:space="0" w:color="auto"/>
        <w:left w:val="none" w:sz="0" w:space="0" w:color="auto"/>
        <w:bottom w:val="none" w:sz="0" w:space="0" w:color="auto"/>
        <w:right w:val="none" w:sz="0" w:space="0" w:color="auto"/>
      </w:divBdr>
    </w:div>
    <w:div w:id="391076066">
      <w:marLeft w:val="640"/>
      <w:marRight w:val="0"/>
      <w:marTop w:val="0"/>
      <w:marBottom w:val="0"/>
      <w:divBdr>
        <w:top w:val="none" w:sz="0" w:space="0" w:color="auto"/>
        <w:left w:val="none" w:sz="0" w:space="0" w:color="auto"/>
        <w:bottom w:val="none" w:sz="0" w:space="0" w:color="auto"/>
        <w:right w:val="none" w:sz="0" w:space="0" w:color="auto"/>
      </w:divBdr>
    </w:div>
    <w:div w:id="391076701">
      <w:marLeft w:val="640"/>
      <w:marRight w:val="0"/>
      <w:marTop w:val="0"/>
      <w:marBottom w:val="0"/>
      <w:divBdr>
        <w:top w:val="none" w:sz="0" w:space="0" w:color="auto"/>
        <w:left w:val="none" w:sz="0" w:space="0" w:color="auto"/>
        <w:bottom w:val="none" w:sz="0" w:space="0" w:color="auto"/>
        <w:right w:val="none" w:sz="0" w:space="0" w:color="auto"/>
      </w:divBdr>
    </w:div>
    <w:div w:id="391081969">
      <w:marLeft w:val="640"/>
      <w:marRight w:val="0"/>
      <w:marTop w:val="0"/>
      <w:marBottom w:val="0"/>
      <w:divBdr>
        <w:top w:val="none" w:sz="0" w:space="0" w:color="auto"/>
        <w:left w:val="none" w:sz="0" w:space="0" w:color="auto"/>
        <w:bottom w:val="none" w:sz="0" w:space="0" w:color="auto"/>
        <w:right w:val="none" w:sz="0" w:space="0" w:color="auto"/>
      </w:divBdr>
    </w:div>
    <w:div w:id="391121582">
      <w:marLeft w:val="640"/>
      <w:marRight w:val="0"/>
      <w:marTop w:val="0"/>
      <w:marBottom w:val="0"/>
      <w:divBdr>
        <w:top w:val="none" w:sz="0" w:space="0" w:color="auto"/>
        <w:left w:val="none" w:sz="0" w:space="0" w:color="auto"/>
        <w:bottom w:val="none" w:sz="0" w:space="0" w:color="auto"/>
        <w:right w:val="none" w:sz="0" w:space="0" w:color="auto"/>
      </w:divBdr>
    </w:div>
    <w:div w:id="391121785">
      <w:marLeft w:val="640"/>
      <w:marRight w:val="0"/>
      <w:marTop w:val="0"/>
      <w:marBottom w:val="0"/>
      <w:divBdr>
        <w:top w:val="none" w:sz="0" w:space="0" w:color="auto"/>
        <w:left w:val="none" w:sz="0" w:space="0" w:color="auto"/>
        <w:bottom w:val="none" w:sz="0" w:space="0" w:color="auto"/>
        <w:right w:val="none" w:sz="0" w:space="0" w:color="auto"/>
      </w:divBdr>
    </w:div>
    <w:div w:id="391122984">
      <w:marLeft w:val="640"/>
      <w:marRight w:val="0"/>
      <w:marTop w:val="0"/>
      <w:marBottom w:val="0"/>
      <w:divBdr>
        <w:top w:val="none" w:sz="0" w:space="0" w:color="auto"/>
        <w:left w:val="none" w:sz="0" w:space="0" w:color="auto"/>
        <w:bottom w:val="none" w:sz="0" w:space="0" w:color="auto"/>
        <w:right w:val="none" w:sz="0" w:space="0" w:color="auto"/>
      </w:divBdr>
    </w:div>
    <w:div w:id="391125320">
      <w:marLeft w:val="640"/>
      <w:marRight w:val="0"/>
      <w:marTop w:val="0"/>
      <w:marBottom w:val="0"/>
      <w:divBdr>
        <w:top w:val="none" w:sz="0" w:space="0" w:color="auto"/>
        <w:left w:val="none" w:sz="0" w:space="0" w:color="auto"/>
        <w:bottom w:val="none" w:sz="0" w:space="0" w:color="auto"/>
        <w:right w:val="none" w:sz="0" w:space="0" w:color="auto"/>
      </w:divBdr>
    </w:div>
    <w:div w:id="391194402">
      <w:marLeft w:val="640"/>
      <w:marRight w:val="0"/>
      <w:marTop w:val="0"/>
      <w:marBottom w:val="0"/>
      <w:divBdr>
        <w:top w:val="none" w:sz="0" w:space="0" w:color="auto"/>
        <w:left w:val="none" w:sz="0" w:space="0" w:color="auto"/>
        <w:bottom w:val="none" w:sz="0" w:space="0" w:color="auto"/>
        <w:right w:val="none" w:sz="0" w:space="0" w:color="auto"/>
      </w:divBdr>
    </w:div>
    <w:div w:id="391268730">
      <w:marLeft w:val="640"/>
      <w:marRight w:val="0"/>
      <w:marTop w:val="0"/>
      <w:marBottom w:val="0"/>
      <w:divBdr>
        <w:top w:val="none" w:sz="0" w:space="0" w:color="auto"/>
        <w:left w:val="none" w:sz="0" w:space="0" w:color="auto"/>
        <w:bottom w:val="none" w:sz="0" w:space="0" w:color="auto"/>
        <w:right w:val="none" w:sz="0" w:space="0" w:color="auto"/>
      </w:divBdr>
    </w:div>
    <w:div w:id="391272098">
      <w:marLeft w:val="640"/>
      <w:marRight w:val="0"/>
      <w:marTop w:val="0"/>
      <w:marBottom w:val="0"/>
      <w:divBdr>
        <w:top w:val="none" w:sz="0" w:space="0" w:color="auto"/>
        <w:left w:val="none" w:sz="0" w:space="0" w:color="auto"/>
        <w:bottom w:val="none" w:sz="0" w:space="0" w:color="auto"/>
        <w:right w:val="none" w:sz="0" w:space="0" w:color="auto"/>
      </w:divBdr>
    </w:div>
    <w:div w:id="391272637">
      <w:marLeft w:val="640"/>
      <w:marRight w:val="0"/>
      <w:marTop w:val="0"/>
      <w:marBottom w:val="0"/>
      <w:divBdr>
        <w:top w:val="none" w:sz="0" w:space="0" w:color="auto"/>
        <w:left w:val="none" w:sz="0" w:space="0" w:color="auto"/>
        <w:bottom w:val="none" w:sz="0" w:space="0" w:color="auto"/>
        <w:right w:val="none" w:sz="0" w:space="0" w:color="auto"/>
      </w:divBdr>
    </w:div>
    <w:div w:id="391273809">
      <w:marLeft w:val="640"/>
      <w:marRight w:val="0"/>
      <w:marTop w:val="0"/>
      <w:marBottom w:val="0"/>
      <w:divBdr>
        <w:top w:val="none" w:sz="0" w:space="0" w:color="auto"/>
        <w:left w:val="none" w:sz="0" w:space="0" w:color="auto"/>
        <w:bottom w:val="none" w:sz="0" w:space="0" w:color="auto"/>
        <w:right w:val="none" w:sz="0" w:space="0" w:color="auto"/>
      </w:divBdr>
    </w:div>
    <w:div w:id="391277854">
      <w:marLeft w:val="640"/>
      <w:marRight w:val="0"/>
      <w:marTop w:val="0"/>
      <w:marBottom w:val="0"/>
      <w:divBdr>
        <w:top w:val="none" w:sz="0" w:space="0" w:color="auto"/>
        <w:left w:val="none" w:sz="0" w:space="0" w:color="auto"/>
        <w:bottom w:val="none" w:sz="0" w:space="0" w:color="auto"/>
        <w:right w:val="none" w:sz="0" w:space="0" w:color="auto"/>
      </w:divBdr>
    </w:div>
    <w:div w:id="391344290">
      <w:marLeft w:val="640"/>
      <w:marRight w:val="0"/>
      <w:marTop w:val="0"/>
      <w:marBottom w:val="0"/>
      <w:divBdr>
        <w:top w:val="none" w:sz="0" w:space="0" w:color="auto"/>
        <w:left w:val="none" w:sz="0" w:space="0" w:color="auto"/>
        <w:bottom w:val="none" w:sz="0" w:space="0" w:color="auto"/>
        <w:right w:val="none" w:sz="0" w:space="0" w:color="auto"/>
      </w:divBdr>
    </w:div>
    <w:div w:id="391386418">
      <w:marLeft w:val="640"/>
      <w:marRight w:val="0"/>
      <w:marTop w:val="0"/>
      <w:marBottom w:val="0"/>
      <w:divBdr>
        <w:top w:val="none" w:sz="0" w:space="0" w:color="auto"/>
        <w:left w:val="none" w:sz="0" w:space="0" w:color="auto"/>
        <w:bottom w:val="none" w:sz="0" w:space="0" w:color="auto"/>
        <w:right w:val="none" w:sz="0" w:space="0" w:color="auto"/>
      </w:divBdr>
    </w:div>
    <w:div w:id="391388636">
      <w:marLeft w:val="640"/>
      <w:marRight w:val="0"/>
      <w:marTop w:val="0"/>
      <w:marBottom w:val="0"/>
      <w:divBdr>
        <w:top w:val="none" w:sz="0" w:space="0" w:color="auto"/>
        <w:left w:val="none" w:sz="0" w:space="0" w:color="auto"/>
        <w:bottom w:val="none" w:sz="0" w:space="0" w:color="auto"/>
        <w:right w:val="none" w:sz="0" w:space="0" w:color="auto"/>
      </w:divBdr>
    </w:div>
    <w:div w:id="391391662">
      <w:marLeft w:val="640"/>
      <w:marRight w:val="0"/>
      <w:marTop w:val="0"/>
      <w:marBottom w:val="0"/>
      <w:divBdr>
        <w:top w:val="none" w:sz="0" w:space="0" w:color="auto"/>
        <w:left w:val="none" w:sz="0" w:space="0" w:color="auto"/>
        <w:bottom w:val="none" w:sz="0" w:space="0" w:color="auto"/>
        <w:right w:val="none" w:sz="0" w:space="0" w:color="auto"/>
      </w:divBdr>
    </w:div>
    <w:div w:id="391465725">
      <w:marLeft w:val="640"/>
      <w:marRight w:val="0"/>
      <w:marTop w:val="0"/>
      <w:marBottom w:val="0"/>
      <w:divBdr>
        <w:top w:val="none" w:sz="0" w:space="0" w:color="auto"/>
        <w:left w:val="none" w:sz="0" w:space="0" w:color="auto"/>
        <w:bottom w:val="none" w:sz="0" w:space="0" w:color="auto"/>
        <w:right w:val="none" w:sz="0" w:space="0" w:color="auto"/>
      </w:divBdr>
    </w:div>
    <w:div w:id="391466729">
      <w:marLeft w:val="640"/>
      <w:marRight w:val="0"/>
      <w:marTop w:val="0"/>
      <w:marBottom w:val="0"/>
      <w:divBdr>
        <w:top w:val="none" w:sz="0" w:space="0" w:color="auto"/>
        <w:left w:val="none" w:sz="0" w:space="0" w:color="auto"/>
        <w:bottom w:val="none" w:sz="0" w:space="0" w:color="auto"/>
        <w:right w:val="none" w:sz="0" w:space="0" w:color="auto"/>
      </w:divBdr>
    </w:div>
    <w:div w:id="391468499">
      <w:marLeft w:val="640"/>
      <w:marRight w:val="0"/>
      <w:marTop w:val="0"/>
      <w:marBottom w:val="0"/>
      <w:divBdr>
        <w:top w:val="none" w:sz="0" w:space="0" w:color="auto"/>
        <w:left w:val="none" w:sz="0" w:space="0" w:color="auto"/>
        <w:bottom w:val="none" w:sz="0" w:space="0" w:color="auto"/>
        <w:right w:val="none" w:sz="0" w:space="0" w:color="auto"/>
      </w:divBdr>
    </w:div>
    <w:div w:id="391542970">
      <w:marLeft w:val="640"/>
      <w:marRight w:val="0"/>
      <w:marTop w:val="0"/>
      <w:marBottom w:val="0"/>
      <w:divBdr>
        <w:top w:val="none" w:sz="0" w:space="0" w:color="auto"/>
        <w:left w:val="none" w:sz="0" w:space="0" w:color="auto"/>
        <w:bottom w:val="none" w:sz="0" w:space="0" w:color="auto"/>
        <w:right w:val="none" w:sz="0" w:space="0" w:color="auto"/>
      </w:divBdr>
    </w:div>
    <w:div w:id="391582298">
      <w:marLeft w:val="640"/>
      <w:marRight w:val="0"/>
      <w:marTop w:val="0"/>
      <w:marBottom w:val="0"/>
      <w:divBdr>
        <w:top w:val="none" w:sz="0" w:space="0" w:color="auto"/>
        <w:left w:val="none" w:sz="0" w:space="0" w:color="auto"/>
        <w:bottom w:val="none" w:sz="0" w:space="0" w:color="auto"/>
        <w:right w:val="none" w:sz="0" w:space="0" w:color="auto"/>
      </w:divBdr>
    </w:div>
    <w:div w:id="391662808">
      <w:marLeft w:val="640"/>
      <w:marRight w:val="0"/>
      <w:marTop w:val="0"/>
      <w:marBottom w:val="0"/>
      <w:divBdr>
        <w:top w:val="none" w:sz="0" w:space="0" w:color="auto"/>
        <w:left w:val="none" w:sz="0" w:space="0" w:color="auto"/>
        <w:bottom w:val="none" w:sz="0" w:space="0" w:color="auto"/>
        <w:right w:val="none" w:sz="0" w:space="0" w:color="auto"/>
      </w:divBdr>
    </w:div>
    <w:div w:id="391806633">
      <w:marLeft w:val="480"/>
      <w:marRight w:val="0"/>
      <w:marTop w:val="0"/>
      <w:marBottom w:val="0"/>
      <w:divBdr>
        <w:top w:val="none" w:sz="0" w:space="0" w:color="auto"/>
        <w:left w:val="none" w:sz="0" w:space="0" w:color="auto"/>
        <w:bottom w:val="none" w:sz="0" w:space="0" w:color="auto"/>
        <w:right w:val="none" w:sz="0" w:space="0" w:color="auto"/>
      </w:divBdr>
    </w:div>
    <w:div w:id="391852099">
      <w:marLeft w:val="640"/>
      <w:marRight w:val="0"/>
      <w:marTop w:val="0"/>
      <w:marBottom w:val="0"/>
      <w:divBdr>
        <w:top w:val="none" w:sz="0" w:space="0" w:color="auto"/>
        <w:left w:val="none" w:sz="0" w:space="0" w:color="auto"/>
        <w:bottom w:val="none" w:sz="0" w:space="0" w:color="auto"/>
        <w:right w:val="none" w:sz="0" w:space="0" w:color="auto"/>
      </w:divBdr>
    </w:div>
    <w:div w:id="391929797">
      <w:marLeft w:val="640"/>
      <w:marRight w:val="0"/>
      <w:marTop w:val="0"/>
      <w:marBottom w:val="0"/>
      <w:divBdr>
        <w:top w:val="none" w:sz="0" w:space="0" w:color="auto"/>
        <w:left w:val="none" w:sz="0" w:space="0" w:color="auto"/>
        <w:bottom w:val="none" w:sz="0" w:space="0" w:color="auto"/>
        <w:right w:val="none" w:sz="0" w:space="0" w:color="auto"/>
      </w:divBdr>
    </w:div>
    <w:div w:id="392000165">
      <w:marLeft w:val="640"/>
      <w:marRight w:val="0"/>
      <w:marTop w:val="0"/>
      <w:marBottom w:val="0"/>
      <w:divBdr>
        <w:top w:val="none" w:sz="0" w:space="0" w:color="auto"/>
        <w:left w:val="none" w:sz="0" w:space="0" w:color="auto"/>
        <w:bottom w:val="none" w:sz="0" w:space="0" w:color="auto"/>
        <w:right w:val="none" w:sz="0" w:space="0" w:color="auto"/>
      </w:divBdr>
    </w:div>
    <w:div w:id="392001502">
      <w:marLeft w:val="640"/>
      <w:marRight w:val="0"/>
      <w:marTop w:val="0"/>
      <w:marBottom w:val="0"/>
      <w:divBdr>
        <w:top w:val="none" w:sz="0" w:space="0" w:color="auto"/>
        <w:left w:val="none" w:sz="0" w:space="0" w:color="auto"/>
        <w:bottom w:val="none" w:sz="0" w:space="0" w:color="auto"/>
        <w:right w:val="none" w:sz="0" w:space="0" w:color="auto"/>
      </w:divBdr>
    </w:div>
    <w:div w:id="392048447">
      <w:marLeft w:val="640"/>
      <w:marRight w:val="0"/>
      <w:marTop w:val="0"/>
      <w:marBottom w:val="0"/>
      <w:divBdr>
        <w:top w:val="none" w:sz="0" w:space="0" w:color="auto"/>
        <w:left w:val="none" w:sz="0" w:space="0" w:color="auto"/>
        <w:bottom w:val="none" w:sz="0" w:space="0" w:color="auto"/>
        <w:right w:val="none" w:sz="0" w:space="0" w:color="auto"/>
      </w:divBdr>
    </w:div>
    <w:div w:id="392120907">
      <w:marLeft w:val="640"/>
      <w:marRight w:val="0"/>
      <w:marTop w:val="0"/>
      <w:marBottom w:val="0"/>
      <w:divBdr>
        <w:top w:val="none" w:sz="0" w:space="0" w:color="auto"/>
        <w:left w:val="none" w:sz="0" w:space="0" w:color="auto"/>
        <w:bottom w:val="none" w:sz="0" w:space="0" w:color="auto"/>
        <w:right w:val="none" w:sz="0" w:space="0" w:color="auto"/>
      </w:divBdr>
    </w:div>
    <w:div w:id="392121721">
      <w:marLeft w:val="640"/>
      <w:marRight w:val="0"/>
      <w:marTop w:val="0"/>
      <w:marBottom w:val="0"/>
      <w:divBdr>
        <w:top w:val="none" w:sz="0" w:space="0" w:color="auto"/>
        <w:left w:val="none" w:sz="0" w:space="0" w:color="auto"/>
        <w:bottom w:val="none" w:sz="0" w:space="0" w:color="auto"/>
        <w:right w:val="none" w:sz="0" w:space="0" w:color="auto"/>
      </w:divBdr>
    </w:div>
    <w:div w:id="392123280">
      <w:marLeft w:val="640"/>
      <w:marRight w:val="0"/>
      <w:marTop w:val="0"/>
      <w:marBottom w:val="0"/>
      <w:divBdr>
        <w:top w:val="none" w:sz="0" w:space="0" w:color="auto"/>
        <w:left w:val="none" w:sz="0" w:space="0" w:color="auto"/>
        <w:bottom w:val="none" w:sz="0" w:space="0" w:color="auto"/>
        <w:right w:val="none" w:sz="0" w:space="0" w:color="auto"/>
      </w:divBdr>
    </w:div>
    <w:div w:id="392168275">
      <w:marLeft w:val="640"/>
      <w:marRight w:val="0"/>
      <w:marTop w:val="0"/>
      <w:marBottom w:val="0"/>
      <w:divBdr>
        <w:top w:val="none" w:sz="0" w:space="0" w:color="auto"/>
        <w:left w:val="none" w:sz="0" w:space="0" w:color="auto"/>
        <w:bottom w:val="none" w:sz="0" w:space="0" w:color="auto"/>
        <w:right w:val="none" w:sz="0" w:space="0" w:color="auto"/>
      </w:divBdr>
    </w:div>
    <w:div w:id="392168852">
      <w:marLeft w:val="640"/>
      <w:marRight w:val="0"/>
      <w:marTop w:val="0"/>
      <w:marBottom w:val="0"/>
      <w:divBdr>
        <w:top w:val="none" w:sz="0" w:space="0" w:color="auto"/>
        <w:left w:val="none" w:sz="0" w:space="0" w:color="auto"/>
        <w:bottom w:val="none" w:sz="0" w:space="0" w:color="auto"/>
        <w:right w:val="none" w:sz="0" w:space="0" w:color="auto"/>
      </w:divBdr>
    </w:div>
    <w:div w:id="392193951">
      <w:marLeft w:val="640"/>
      <w:marRight w:val="0"/>
      <w:marTop w:val="0"/>
      <w:marBottom w:val="0"/>
      <w:divBdr>
        <w:top w:val="none" w:sz="0" w:space="0" w:color="auto"/>
        <w:left w:val="none" w:sz="0" w:space="0" w:color="auto"/>
        <w:bottom w:val="none" w:sz="0" w:space="0" w:color="auto"/>
        <w:right w:val="none" w:sz="0" w:space="0" w:color="auto"/>
      </w:divBdr>
    </w:div>
    <w:div w:id="392318780">
      <w:marLeft w:val="640"/>
      <w:marRight w:val="0"/>
      <w:marTop w:val="0"/>
      <w:marBottom w:val="0"/>
      <w:divBdr>
        <w:top w:val="none" w:sz="0" w:space="0" w:color="auto"/>
        <w:left w:val="none" w:sz="0" w:space="0" w:color="auto"/>
        <w:bottom w:val="none" w:sz="0" w:space="0" w:color="auto"/>
        <w:right w:val="none" w:sz="0" w:space="0" w:color="auto"/>
      </w:divBdr>
    </w:div>
    <w:div w:id="392512785">
      <w:marLeft w:val="640"/>
      <w:marRight w:val="0"/>
      <w:marTop w:val="0"/>
      <w:marBottom w:val="0"/>
      <w:divBdr>
        <w:top w:val="none" w:sz="0" w:space="0" w:color="auto"/>
        <w:left w:val="none" w:sz="0" w:space="0" w:color="auto"/>
        <w:bottom w:val="none" w:sz="0" w:space="0" w:color="auto"/>
        <w:right w:val="none" w:sz="0" w:space="0" w:color="auto"/>
      </w:divBdr>
    </w:div>
    <w:div w:id="392580684">
      <w:marLeft w:val="640"/>
      <w:marRight w:val="0"/>
      <w:marTop w:val="0"/>
      <w:marBottom w:val="0"/>
      <w:divBdr>
        <w:top w:val="none" w:sz="0" w:space="0" w:color="auto"/>
        <w:left w:val="none" w:sz="0" w:space="0" w:color="auto"/>
        <w:bottom w:val="none" w:sz="0" w:space="0" w:color="auto"/>
        <w:right w:val="none" w:sz="0" w:space="0" w:color="auto"/>
      </w:divBdr>
    </w:div>
    <w:div w:id="392582711">
      <w:marLeft w:val="640"/>
      <w:marRight w:val="0"/>
      <w:marTop w:val="0"/>
      <w:marBottom w:val="0"/>
      <w:divBdr>
        <w:top w:val="none" w:sz="0" w:space="0" w:color="auto"/>
        <w:left w:val="none" w:sz="0" w:space="0" w:color="auto"/>
        <w:bottom w:val="none" w:sz="0" w:space="0" w:color="auto"/>
        <w:right w:val="none" w:sz="0" w:space="0" w:color="auto"/>
      </w:divBdr>
    </w:div>
    <w:div w:id="392584028">
      <w:marLeft w:val="640"/>
      <w:marRight w:val="0"/>
      <w:marTop w:val="0"/>
      <w:marBottom w:val="0"/>
      <w:divBdr>
        <w:top w:val="none" w:sz="0" w:space="0" w:color="auto"/>
        <w:left w:val="none" w:sz="0" w:space="0" w:color="auto"/>
        <w:bottom w:val="none" w:sz="0" w:space="0" w:color="auto"/>
        <w:right w:val="none" w:sz="0" w:space="0" w:color="auto"/>
      </w:divBdr>
    </w:div>
    <w:div w:id="392588000">
      <w:marLeft w:val="640"/>
      <w:marRight w:val="0"/>
      <w:marTop w:val="0"/>
      <w:marBottom w:val="0"/>
      <w:divBdr>
        <w:top w:val="none" w:sz="0" w:space="0" w:color="auto"/>
        <w:left w:val="none" w:sz="0" w:space="0" w:color="auto"/>
        <w:bottom w:val="none" w:sz="0" w:space="0" w:color="auto"/>
        <w:right w:val="none" w:sz="0" w:space="0" w:color="auto"/>
      </w:divBdr>
    </w:div>
    <w:div w:id="392629401">
      <w:marLeft w:val="640"/>
      <w:marRight w:val="0"/>
      <w:marTop w:val="0"/>
      <w:marBottom w:val="0"/>
      <w:divBdr>
        <w:top w:val="none" w:sz="0" w:space="0" w:color="auto"/>
        <w:left w:val="none" w:sz="0" w:space="0" w:color="auto"/>
        <w:bottom w:val="none" w:sz="0" w:space="0" w:color="auto"/>
        <w:right w:val="none" w:sz="0" w:space="0" w:color="auto"/>
      </w:divBdr>
    </w:div>
    <w:div w:id="392698092">
      <w:marLeft w:val="640"/>
      <w:marRight w:val="0"/>
      <w:marTop w:val="0"/>
      <w:marBottom w:val="0"/>
      <w:divBdr>
        <w:top w:val="none" w:sz="0" w:space="0" w:color="auto"/>
        <w:left w:val="none" w:sz="0" w:space="0" w:color="auto"/>
        <w:bottom w:val="none" w:sz="0" w:space="0" w:color="auto"/>
        <w:right w:val="none" w:sz="0" w:space="0" w:color="auto"/>
      </w:divBdr>
    </w:div>
    <w:div w:id="392704058">
      <w:marLeft w:val="640"/>
      <w:marRight w:val="0"/>
      <w:marTop w:val="0"/>
      <w:marBottom w:val="0"/>
      <w:divBdr>
        <w:top w:val="none" w:sz="0" w:space="0" w:color="auto"/>
        <w:left w:val="none" w:sz="0" w:space="0" w:color="auto"/>
        <w:bottom w:val="none" w:sz="0" w:space="0" w:color="auto"/>
        <w:right w:val="none" w:sz="0" w:space="0" w:color="auto"/>
      </w:divBdr>
    </w:div>
    <w:div w:id="392824084">
      <w:marLeft w:val="640"/>
      <w:marRight w:val="0"/>
      <w:marTop w:val="0"/>
      <w:marBottom w:val="0"/>
      <w:divBdr>
        <w:top w:val="none" w:sz="0" w:space="0" w:color="auto"/>
        <w:left w:val="none" w:sz="0" w:space="0" w:color="auto"/>
        <w:bottom w:val="none" w:sz="0" w:space="0" w:color="auto"/>
        <w:right w:val="none" w:sz="0" w:space="0" w:color="auto"/>
      </w:divBdr>
    </w:div>
    <w:div w:id="392853298">
      <w:marLeft w:val="640"/>
      <w:marRight w:val="0"/>
      <w:marTop w:val="0"/>
      <w:marBottom w:val="0"/>
      <w:divBdr>
        <w:top w:val="none" w:sz="0" w:space="0" w:color="auto"/>
        <w:left w:val="none" w:sz="0" w:space="0" w:color="auto"/>
        <w:bottom w:val="none" w:sz="0" w:space="0" w:color="auto"/>
        <w:right w:val="none" w:sz="0" w:space="0" w:color="auto"/>
      </w:divBdr>
    </w:div>
    <w:div w:id="392896851">
      <w:marLeft w:val="640"/>
      <w:marRight w:val="0"/>
      <w:marTop w:val="0"/>
      <w:marBottom w:val="0"/>
      <w:divBdr>
        <w:top w:val="none" w:sz="0" w:space="0" w:color="auto"/>
        <w:left w:val="none" w:sz="0" w:space="0" w:color="auto"/>
        <w:bottom w:val="none" w:sz="0" w:space="0" w:color="auto"/>
        <w:right w:val="none" w:sz="0" w:space="0" w:color="auto"/>
      </w:divBdr>
    </w:div>
    <w:div w:id="392973194">
      <w:marLeft w:val="640"/>
      <w:marRight w:val="0"/>
      <w:marTop w:val="0"/>
      <w:marBottom w:val="0"/>
      <w:divBdr>
        <w:top w:val="none" w:sz="0" w:space="0" w:color="auto"/>
        <w:left w:val="none" w:sz="0" w:space="0" w:color="auto"/>
        <w:bottom w:val="none" w:sz="0" w:space="0" w:color="auto"/>
        <w:right w:val="none" w:sz="0" w:space="0" w:color="auto"/>
      </w:divBdr>
    </w:div>
    <w:div w:id="393310340">
      <w:marLeft w:val="640"/>
      <w:marRight w:val="0"/>
      <w:marTop w:val="0"/>
      <w:marBottom w:val="0"/>
      <w:divBdr>
        <w:top w:val="none" w:sz="0" w:space="0" w:color="auto"/>
        <w:left w:val="none" w:sz="0" w:space="0" w:color="auto"/>
        <w:bottom w:val="none" w:sz="0" w:space="0" w:color="auto"/>
        <w:right w:val="none" w:sz="0" w:space="0" w:color="auto"/>
      </w:divBdr>
    </w:div>
    <w:div w:id="393311951">
      <w:marLeft w:val="640"/>
      <w:marRight w:val="0"/>
      <w:marTop w:val="0"/>
      <w:marBottom w:val="0"/>
      <w:divBdr>
        <w:top w:val="none" w:sz="0" w:space="0" w:color="auto"/>
        <w:left w:val="none" w:sz="0" w:space="0" w:color="auto"/>
        <w:bottom w:val="none" w:sz="0" w:space="0" w:color="auto"/>
        <w:right w:val="none" w:sz="0" w:space="0" w:color="auto"/>
      </w:divBdr>
    </w:div>
    <w:div w:id="393352109">
      <w:marLeft w:val="640"/>
      <w:marRight w:val="0"/>
      <w:marTop w:val="0"/>
      <w:marBottom w:val="0"/>
      <w:divBdr>
        <w:top w:val="none" w:sz="0" w:space="0" w:color="auto"/>
        <w:left w:val="none" w:sz="0" w:space="0" w:color="auto"/>
        <w:bottom w:val="none" w:sz="0" w:space="0" w:color="auto"/>
        <w:right w:val="none" w:sz="0" w:space="0" w:color="auto"/>
      </w:divBdr>
    </w:div>
    <w:div w:id="393352252">
      <w:marLeft w:val="640"/>
      <w:marRight w:val="0"/>
      <w:marTop w:val="0"/>
      <w:marBottom w:val="0"/>
      <w:divBdr>
        <w:top w:val="none" w:sz="0" w:space="0" w:color="auto"/>
        <w:left w:val="none" w:sz="0" w:space="0" w:color="auto"/>
        <w:bottom w:val="none" w:sz="0" w:space="0" w:color="auto"/>
        <w:right w:val="none" w:sz="0" w:space="0" w:color="auto"/>
      </w:divBdr>
    </w:div>
    <w:div w:id="393358512">
      <w:marLeft w:val="640"/>
      <w:marRight w:val="0"/>
      <w:marTop w:val="0"/>
      <w:marBottom w:val="0"/>
      <w:divBdr>
        <w:top w:val="none" w:sz="0" w:space="0" w:color="auto"/>
        <w:left w:val="none" w:sz="0" w:space="0" w:color="auto"/>
        <w:bottom w:val="none" w:sz="0" w:space="0" w:color="auto"/>
        <w:right w:val="none" w:sz="0" w:space="0" w:color="auto"/>
      </w:divBdr>
    </w:div>
    <w:div w:id="393360175">
      <w:marLeft w:val="640"/>
      <w:marRight w:val="0"/>
      <w:marTop w:val="0"/>
      <w:marBottom w:val="0"/>
      <w:divBdr>
        <w:top w:val="none" w:sz="0" w:space="0" w:color="auto"/>
        <w:left w:val="none" w:sz="0" w:space="0" w:color="auto"/>
        <w:bottom w:val="none" w:sz="0" w:space="0" w:color="auto"/>
        <w:right w:val="none" w:sz="0" w:space="0" w:color="auto"/>
      </w:divBdr>
    </w:div>
    <w:div w:id="393428268">
      <w:marLeft w:val="640"/>
      <w:marRight w:val="0"/>
      <w:marTop w:val="0"/>
      <w:marBottom w:val="0"/>
      <w:divBdr>
        <w:top w:val="none" w:sz="0" w:space="0" w:color="auto"/>
        <w:left w:val="none" w:sz="0" w:space="0" w:color="auto"/>
        <w:bottom w:val="none" w:sz="0" w:space="0" w:color="auto"/>
        <w:right w:val="none" w:sz="0" w:space="0" w:color="auto"/>
      </w:divBdr>
    </w:div>
    <w:div w:id="393622001">
      <w:marLeft w:val="640"/>
      <w:marRight w:val="0"/>
      <w:marTop w:val="0"/>
      <w:marBottom w:val="0"/>
      <w:divBdr>
        <w:top w:val="none" w:sz="0" w:space="0" w:color="auto"/>
        <w:left w:val="none" w:sz="0" w:space="0" w:color="auto"/>
        <w:bottom w:val="none" w:sz="0" w:space="0" w:color="auto"/>
        <w:right w:val="none" w:sz="0" w:space="0" w:color="auto"/>
      </w:divBdr>
    </w:div>
    <w:div w:id="393702726">
      <w:marLeft w:val="640"/>
      <w:marRight w:val="0"/>
      <w:marTop w:val="0"/>
      <w:marBottom w:val="0"/>
      <w:divBdr>
        <w:top w:val="none" w:sz="0" w:space="0" w:color="auto"/>
        <w:left w:val="none" w:sz="0" w:space="0" w:color="auto"/>
        <w:bottom w:val="none" w:sz="0" w:space="0" w:color="auto"/>
        <w:right w:val="none" w:sz="0" w:space="0" w:color="auto"/>
      </w:divBdr>
    </w:div>
    <w:div w:id="393704742">
      <w:marLeft w:val="640"/>
      <w:marRight w:val="0"/>
      <w:marTop w:val="0"/>
      <w:marBottom w:val="0"/>
      <w:divBdr>
        <w:top w:val="none" w:sz="0" w:space="0" w:color="auto"/>
        <w:left w:val="none" w:sz="0" w:space="0" w:color="auto"/>
        <w:bottom w:val="none" w:sz="0" w:space="0" w:color="auto"/>
        <w:right w:val="none" w:sz="0" w:space="0" w:color="auto"/>
      </w:divBdr>
    </w:div>
    <w:div w:id="393742626">
      <w:marLeft w:val="640"/>
      <w:marRight w:val="0"/>
      <w:marTop w:val="0"/>
      <w:marBottom w:val="0"/>
      <w:divBdr>
        <w:top w:val="none" w:sz="0" w:space="0" w:color="auto"/>
        <w:left w:val="none" w:sz="0" w:space="0" w:color="auto"/>
        <w:bottom w:val="none" w:sz="0" w:space="0" w:color="auto"/>
        <w:right w:val="none" w:sz="0" w:space="0" w:color="auto"/>
      </w:divBdr>
    </w:div>
    <w:div w:id="393814415">
      <w:marLeft w:val="640"/>
      <w:marRight w:val="0"/>
      <w:marTop w:val="0"/>
      <w:marBottom w:val="0"/>
      <w:divBdr>
        <w:top w:val="none" w:sz="0" w:space="0" w:color="auto"/>
        <w:left w:val="none" w:sz="0" w:space="0" w:color="auto"/>
        <w:bottom w:val="none" w:sz="0" w:space="0" w:color="auto"/>
        <w:right w:val="none" w:sz="0" w:space="0" w:color="auto"/>
      </w:divBdr>
    </w:div>
    <w:div w:id="393823326">
      <w:marLeft w:val="640"/>
      <w:marRight w:val="0"/>
      <w:marTop w:val="0"/>
      <w:marBottom w:val="0"/>
      <w:divBdr>
        <w:top w:val="none" w:sz="0" w:space="0" w:color="auto"/>
        <w:left w:val="none" w:sz="0" w:space="0" w:color="auto"/>
        <w:bottom w:val="none" w:sz="0" w:space="0" w:color="auto"/>
        <w:right w:val="none" w:sz="0" w:space="0" w:color="auto"/>
      </w:divBdr>
    </w:div>
    <w:div w:id="393894550">
      <w:marLeft w:val="640"/>
      <w:marRight w:val="0"/>
      <w:marTop w:val="0"/>
      <w:marBottom w:val="0"/>
      <w:divBdr>
        <w:top w:val="none" w:sz="0" w:space="0" w:color="auto"/>
        <w:left w:val="none" w:sz="0" w:space="0" w:color="auto"/>
        <w:bottom w:val="none" w:sz="0" w:space="0" w:color="auto"/>
        <w:right w:val="none" w:sz="0" w:space="0" w:color="auto"/>
      </w:divBdr>
    </w:div>
    <w:div w:id="393937183">
      <w:marLeft w:val="640"/>
      <w:marRight w:val="0"/>
      <w:marTop w:val="0"/>
      <w:marBottom w:val="0"/>
      <w:divBdr>
        <w:top w:val="none" w:sz="0" w:space="0" w:color="auto"/>
        <w:left w:val="none" w:sz="0" w:space="0" w:color="auto"/>
        <w:bottom w:val="none" w:sz="0" w:space="0" w:color="auto"/>
        <w:right w:val="none" w:sz="0" w:space="0" w:color="auto"/>
      </w:divBdr>
    </w:div>
    <w:div w:id="393937709">
      <w:marLeft w:val="640"/>
      <w:marRight w:val="0"/>
      <w:marTop w:val="0"/>
      <w:marBottom w:val="0"/>
      <w:divBdr>
        <w:top w:val="none" w:sz="0" w:space="0" w:color="auto"/>
        <w:left w:val="none" w:sz="0" w:space="0" w:color="auto"/>
        <w:bottom w:val="none" w:sz="0" w:space="0" w:color="auto"/>
        <w:right w:val="none" w:sz="0" w:space="0" w:color="auto"/>
      </w:divBdr>
    </w:div>
    <w:div w:id="394090393">
      <w:marLeft w:val="640"/>
      <w:marRight w:val="0"/>
      <w:marTop w:val="0"/>
      <w:marBottom w:val="0"/>
      <w:divBdr>
        <w:top w:val="none" w:sz="0" w:space="0" w:color="auto"/>
        <w:left w:val="none" w:sz="0" w:space="0" w:color="auto"/>
        <w:bottom w:val="none" w:sz="0" w:space="0" w:color="auto"/>
        <w:right w:val="none" w:sz="0" w:space="0" w:color="auto"/>
      </w:divBdr>
    </w:div>
    <w:div w:id="394203975">
      <w:marLeft w:val="640"/>
      <w:marRight w:val="0"/>
      <w:marTop w:val="0"/>
      <w:marBottom w:val="0"/>
      <w:divBdr>
        <w:top w:val="none" w:sz="0" w:space="0" w:color="auto"/>
        <w:left w:val="none" w:sz="0" w:space="0" w:color="auto"/>
        <w:bottom w:val="none" w:sz="0" w:space="0" w:color="auto"/>
        <w:right w:val="none" w:sz="0" w:space="0" w:color="auto"/>
      </w:divBdr>
    </w:div>
    <w:div w:id="394204713">
      <w:marLeft w:val="640"/>
      <w:marRight w:val="0"/>
      <w:marTop w:val="0"/>
      <w:marBottom w:val="0"/>
      <w:divBdr>
        <w:top w:val="none" w:sz="0" w:space="0" w:color="auto"/>
        <w:left w:val="none" w:sz="0" w:space="0" w:color="auto"/>
        <w:bottom w:val="none" w:sz="0" w:space="0" w:color="auto"/>
        <w:right w:val="none" w:sz="0" w:space="0" w:color="auto"/>
      </w:divBdr>
    </w:div>
    <w:div w:id="394276738">
      <w:marLeft w:val="640"/>
      <w:marRight w:val="0"/>
      <w:marTop w:val="0"/>
      <w:marBottom w:val="0"/>
      <w:divBdr>
        <w:top w:val="none" w:sz="0" w:space="0" w:color="auto"/>
        <w:left w:val="none" w:sz="0" w:space="0" w:color="auto"/>
        <w:bottom w:val="none" w:sz="0" w:space="0" w:color="auto"/>
        <w:right w:val="none" w:sz="0" w:space="0" w:color="auto"/>
      </w:divBdr>
    </w:div>
    <w:div w:id="394426647">
      <w:marLeft w:val="640"/>
      <w:marRight w:val="0"/>
      <w:marTop w:val="0"/>
      <w:marBottom w:val="0"/>
      <w:divBdr>
        <w:top w:val="none" w:sz="0" w:space="0" w:color="auto"/>
        <w:left w:val="none" w:sz="0" w:space="0" w:color="auto"/>
        <w:bottom w:val="none" w:sz="0" w:space="0" w:color="auto"/>
        <w:right w:val="none" w:sz="0" w:space="0" w:color="auto"/>
      </w:divBdr>
    </w:div>
    <w:div w:id="394551770">
      <w:marLeft w:val="640"/>
      <w:marRight w:val="0"/>
      <w:marTop w:val="0"/>
      <w:marBottom w:val="0"/>
      <w:divBdr>
        <w:top w:val="none" w:sz="0" w:space="0" w:color="auto"/>
        <w:left w:val="none" w:sz="0" w:space="0" w:color="auto"/>
        <w:bottom w:val="none" w:sz="0" w:space="0" w:color="auto"/>
        <w:right w:val="none" w:sz="0" w:space="0" w:color="auto"/>
      </w:divBdr>
    </w:div>
    <w:div w:id="394552942">
      <w:marLeft w:val="640"/>
      <w:marRight w:val="0"/>
      <w:marTop w:val="0"/>
      <w:marBottom w:val="0"/>
      <w:divBdr>
        <w:top w:val="none" w:sz="0" w:space="0" w:color="auto"/>
        <w:left w:val="none" w:sz="0" w:space="0" w:color="auto"/>
        <w:bottom w:val="none" w:sz="0" w:space="0" w:color="auto"/>
        <w:right w:val="none" w:sz="0" w:space="0" w:color="auto"/>
      </w:divBdr>
    </w:div>
    <w:div w:id="394595873">
      <w:marLeft w:val="640"/>
      <w:marRight w:val="0"/>
      <w:marTop w:val="0"/>
      <w:marBottom w:val="0"/>
      <w:divBdr>
        <w:top w:val="none" w:sz="0" w:space="0" w:color="auto"/>
        <w:left w:val="none" w:sz="0" w:space="0" w:color="auto"/>
        <w:bottom w:val="none" w:sz="0" w:space="0" w:color="auto"/>
        <w:right w:val="none" w:sz="0" w:space="0" w:color="auto"/>
      </w:divBdr>
    </w:div>
    <w:div w:id="394623960">
      <w:marLeft w:val="640"/>
      <w:marRight w:val="0"/>
      <w:marTop w:val="0"/>
      <w:marBottom w:val="0"/>
      <w:divBdr>
        <w:top w:val="none" w:sz="0" w:space="0" w:color="auto"/>
        <w:left w:val="none" w:sz="0" w:space="0" w:color="auto"/>
        <w:bottom w:val="none" w:sz="0" w:space="0" w:color="auto"/>
        <w:right w:val="none" w:sz="0" w:space="0" w:color="auto"/>
      </w:divBdr>
    </w:div>
    <w:div w:id="394668476">
      <w:marLeft w:val="640"/>
      <w:marRight w:val="0"/>
      <w:marTop w:val="0"/>
      <w:marBottom w:val="0"/>
      <w:divBdr>
        <w:top w:val="none" w:sz="0" w:space="0" w:color="auto"/>
        <w:left w:val="none" w:sz="0" w:space="0" w:color="auto"/>
        <w:bottom w:val="none" w:sz="0" w:space="0" w:color="auto"/>
        <w:right w:val="none" w:sz="0" w:space="0" w:color="auto"/>
      </w:divBdr>
    </w:div>
    <w:div w:id="394818861">
      <w:marLeft w:val="640"/>
      <w:marRight w:val="0"/>
      <w:marTop w:val="0"/>
      <w:marBottom w:val="0"/>
      <w:divBdr>
        <w:top w:val="none" w:sz="0" w:space="0" w:color="auto"/>
        <w:left w:val="none" w:sz="0" w:space="0" w:color="auto"/>
        <w:bottom w:val="none" w:sz="0" w:space="0" w:color="auto"/>
        <w:right w:val="none" w:sz="0" w:space="0" w:color="auto"/>
      </w:divBdr>
    </w:div>
    <w:div w:id="394858838">
      <w:marLeft w:val="640"/>
      <w:marRight w:val="0"/>
      <w:marTop w:val="0"/>
      <w:marBottom w:val="0"/>
      <w:divBdr>
        <w:top w:val="none" w:sz="0" w:space="0" w:color="auto"/>
        <w:left w:val="none" w:sz="0" w:space="0" w:color="auto"/>
        <w:bottom w:val="none" w:sz="0" w:space="0" w:color="auto"/>
        <w:right w:val="none" w:sz="0" w:space="0" w:color="auto"/>
      </w:divBdr>
    </w:div>
    <w:div w:id="394931880">
      <w:marLeft w:val="640"/>
      <w:marRight w:val="0"/>
      <w:marTop w:val="0"/>
      <w:marBottom w:val="0"/>
      <w:divBdr>
        <w:top w:val="none" w:sz="0" w:space="0" w:color="auto"/>
        <w:left w:val="none" w:sz="0" w:space="0" w:color="auto"/>
        <w:bottom w:val="none" w:sz="0" w:space="0" w:color="auto"/>
        <w:right w:val="none" w:sz="0" w:space="0" w:color="auto"/>
      </w:divBdr>
    </w:div>
    <w:div w:id="394933643">
      <w:marLeft w:val="640"/>
      <w:marRight w:val="0"/>
      <w:marTop w:val="0"/>
      <w:marBottom w:val="0"/>
      <w:divBdr>
        <w:top w:val="none" w:sz="0" w:space="0" w:color="auto"/>
        <w:left w:val="none" w:sz="0" w:space="0" w:color="auto"/>
        <w:bottom w:val="none" w:sz="0" w:space="0" w:color="auto"/>
        <w:right w:val="none" w:sz="0" w:space="0" w:color="auto"/>
      </w:divBdr>
    </w:div>
    <w:div w:id="394934755">
      <w:marLeft w:val="640"/>
      <w:marRight w:val="0"/>
      <w:marTop w:val="0"/>
      <w:marBottom w:val="0"/>
      <w:divBdr>
        <w:top w:val="none" w:sz="0" w:space="0" w:color="auto"/>
        <w:left w:val="none" w:sz="0" w:space="0" w:color="auto"/>
        <w:bottom w:val="none" w:sz="0" w:space="0" w:color="auto"/>
        <w:right w:val="none" w:sz="0" w:space="0" w:color="auto"/>
      </w:divBdr>
    </w:div>
    <w:div w:id="395008824">
      <w:marLeft w:val="640"/>
      <w:marRight w:val="0"/>
      <w:marTop w:val="0"/>
      <w:marBottom w:val="0"/>
      <w:divBdr>
        <w:top w:val="none" w:sz="0" w:space="0" w:color="auto"/>
        <w:left w:val="none" w:sz="0" w:space="0" w:color="auto"/>
        <w:bottom w:val="none" w:sz="0" w:space="0" w:color="auto"/>
        <w:right w:val="none" w:sz="0" w:space="0" w:color="auto"/>
      </w:divBdr>
    </w:div>
    <w:div w:id="395010065">
      <w:marLeft w:val="640"/>
      <w:marRight w:val="0"/>
      <w:marTop w:val="0"/>
      <w:marBottom w:val="0"/>
      <w:divBdr>
        <w:top w:val="none" w:sz="0" w:space="0" w:color="auto"/>
        <w:left w:val="none" w:sz="0" w:space="0" w:color="auto"/>
        <w:bottom w:val="none" w:sz="0" w:space="0" w:color="auto"/>
        <w:right w:val="none" w:sz="0" w:space="0" w:color="auto"/>
      </w:divBdr>
    </w:div>
    <w:div w:id="395082630">
      <w:marLeft w:val="640"/>
      <w:marRight w:val="0"/>
      <w:marTop w:val="0"/>
      <w:marBottom w:val="0"/>
      <w:divBdr>
        <w:top w:val="none" w:sz="0" w:space="0" w:color="auto"/>
        <w:left w:val="none" w:sz="0" w:space="0" w:color="auto"/>
        <w:bottom w:val="none" w:sz="0" w:space="0" w:color="auto"/>
        <w:right w:val="none" w:sz="0" w:space="0" w:color="auto"/>
      </w:divBdr>
    </w:div>
    <w:div w:id="395125431">
      <w:marLeft w:val="640"/>
      <w:marRight w:val="0"/>
      <w:marTop w:val="0"/>
      <w:marBottom w:val="0"/>
      <w:divBdr>
        <w:top w:val="none" w:sz="0" w:space="0" w:color="auto"/>
        <w:left w:val="none" w:sz="0" w:space="0" w:color="auto"/>
        <w:bottom w:val="none" w:sz="0" w:space="0" w:color="auto"/>
        <w:right w:val="none" w:sz="0" w:space="0" w:color="auto"/>
      </w:divBdr>
    </w:div>
    <w:div w:id="395208921">
      <w:marLeft w:val="640"/>
      <w:marRight w:val="0"/>
      <w:marTop w:val="0"/>
      <w:marBottom w:val="0"/>
      <w:divBdr>
        <w:top w:val="none" w:sz="0" w:space="0" w:color="auto"/>
        <w:left w:val="none" w:sz="0" w:space="0" w:color="auto"/>
        <w:bottom w:val="none" w:sz="0" w:space="0" w:color="auto"/>
        <w:right w:val="none" w:sz="0" w:space="0" w:color="auto"/>
      </w:divBdr>
    </w:div>
    <w:div w:id="395319948">
      <w:marLeft w:val="640"/>
      <w:marRight w:val="0"/>
      <w:marTop w:val="0"/>
      <w:marBottom w:val="0"/>
      <w:divBdr>
        <w:top w:val="none" w:sz="0" w:space="0" w:color="auto"/>
        <w:left w:val="none" w:sz="0" w:space="0" w:color="auto"/>
        <w:bottom w:val="none" w:sz="0" w:space="0" w:color="auto"/>
        <w:right w:val="none" w:sz="0" w:space="0" w:color="auto"/>
      </w:divBdr>
    </w:div>
    <w:div w:id="395393507">
      <w:marLeft w:val="640"/>
      <w:marRight w:val="0"/>
      <w:marTop w:val="0"/>
      <w:marBottom w:val="0"/>
      <w:divBdr>
        <w:top w:val="none" w:sz="0" w:space="0" w:color="auto"/>
        <w:left w:val="none" w:sz="0" w:space="0" w:color="auto"/>
        <w:bottom w:val="none" w:sz="0" w:space="0" w:color="auto"/>
        <w:right w:val="none" w:sz="0" w:space="0" w:color="auto"/>
      </w:divBdr>
    </w:div>
    <w:div w:id="395402031">
      <w:marLeft w:val="640"/>
      <w:marRight w:val="0"/>
      <w:marTop w:val="0"/>
      <w:marBottom w:val="0"/>
      <w:divBdr>
        <w:top w:val="none" w:sz="0" w:space="0" w:color="auto"/>
        <w:left w:val="none" w:sz="0" w:space="0" w:color="auto"/>
        <w:bottom w:val="none" w:sz="0" w:space="0" w:color="auto"/>
        <w:right w:val="none" w:sz="0" w:space="0" w:color="auto"/>
      </w:divBdr>
    </w:div>
    <w:div w:id="395469987">
      <w:marLeft w:val="640"/>
      <w:marRight w:val="0"/>
      <w:marTop w:val="0"/>
      <w:marBottom w:val="0"/>
      <w:divBdr>
        <w:top w:val="none" w:sz="0" w:space="0" w:color="auto"/>
        <w:left w:val="none" w:sz="0" w:space="0" w:color="auto"/>
        <w:bottom w:val="none" w:sz="0" w:space="0" w:color="auto"/>
        <w:right w:val="none" w:sz="0" w:space="0" w:color="auto"/>
      </w:divBdr>
    </w:div>
    <w:div w:id="395663209">
      <w:marLeft w:val="640"/>
      <w:marRight w:val="0"/>
      <w:marTop w:val="0"/>
      <w:marBottom w:val="0"/>
      <w:divBdr>
        <w:top w:val="none" w:sz="0" w:space="0" w:color="auto"/>
        <w:left w:val="none" w:sz="0" w:space="0" w:color="auto"/>
        <w:bottom w:val="none" w:sz="0" w:space="0" w:color="auto"/>
        <w:right w:val="none" w:sz="0" w:space="0" w:color="auto"/>
      </w:divBdr>
    </w:div>
    <w:div w:id="395665948">
      <w:marLeft w:val="640"/>
      <w:marRight w:val="0"/>
      <w:marTop w:val="0"/>
      <w:marBottom w:val="0"/>
      <w:divBdr>
        <w:top w:val="none" w:sz="0" w:space="0" w:color="auto"/>
        <w:left w:val="none" w:sz="0" w:space="0" w:color="auto"/>
        <w:bottom w:val="none" w:sz="0" w:space="0" w:color="auto"/>
        <w:right w:val="none" w:sz="0" w:space="0" w:color="auto"/>
      </w:divBdr>
    </w:div>
    <w:div w:id="395670959">
      <w:marLeft w:val="640"/>
      <w:marRight w:val="0"/>
      <w:marTop w:val="0"/>
      <w:marBottom w:val="0"/>
      <w:divBdr>
        <w:top w:val="none" w:sz="0" w:space="0" w:color="auto"/>
        <w:left w:val="none" w:sz="0" w:space="0" w:color="auto"/>
        <w:bottom w:val="none" w:sz="0" w:space="0" w:color="auto"/>
        <w:right w:val="none" w:sz="0" w:space="0" w:color="auto"/>
      </w:divBdr>
    </w:div>
    <w:div w:id="395711151">
      <w:marLeft w:val="640"/>
      <w:marRight w:val="0"/>
      <w:marTop w:val="0"/>
      <w:marBottom w:val="0"/>
      <w:divBdr>
        <w:top w:val="none" w:sz="0" w:space="0" w:color="auto"/>
        <w:left w:val="none" w:sz="0" w:space="0" w:color="auto"/>
        <w:bottom w:val="none" w:sz="0" w:space="0" w:color="auto"/>
        <w:right w:val="none" w:sz="0" w:space="0" w:color="auto"/>
      </w:divBdr>
    </w:div>
    <w:div w:id="395738137">
      <w:marLeft w:val="640"/>
      <w:marRight w:val="0"/>
      <w:marTop w:val="0"/>
      <w:marBottom w:val="0"/>
      <w:divBdr>
        <w:top w:val="none" w:sz="0" w:space="0" w:color="auto"/>
        <w:left w:val="none" w:sz="0" w:space="0" w:color="auto"/>
        <w:bottom w:val="none" w:sz="0" w:space="0" w:color="auto"/>
        <w:right w:val="none" w:sz="0" w:space="0" w:color="auto"/>
      </w:divBdr>
    </w:div>
    <w:div w:id="395862531">
      <w:marLeft w:val="640"/>
      <w:marRight w:val="0"/>
      <w:marTop w:val="0"/>
      <w:marBottom w:val="0"/>
      <w:divBdr>
        <w:top w:val="none" w:sz="0" w:space="0" w:color="auto"/>
        <w:left w:val="none" w:sz="0" w:space="0" w:color="auto"/>
        <w:bottom w:val="none" w:sz="0" w:space="0" w:color="auto"/>
        <w:right w:val="none" w:sz="0" w:space="0" w:color="auto"/>
      </w:divBdr>
    </w:div>
    <w:div w:id="395932723">
      <w:marLeft w:val="640"/>
      <w:marRight w:val="0"/>
      <w:marTop w:val="0"/>
      <w:marBottom w:val="0"/>
      <w:divBdr>
        <w:top w:val="none" w:sz="0" w:space="0" w:color="auto"/>
        <w:left w:val="none" w:sz="0" w:space="0" w:color="auto"/>
        <w:bottom w:val="none" w:sz="0" w:space="0" w:color="auto"/>
        <w:right w:val="none" w:sz="0" w:space="0" w:color="auto"/>
      </w:divBdr>
    </w:div>
    <w:div w:id="396051681">
      <w:marLeft w:val="640"/>
      <w:marRight w:val="0"/>
      <w:marTop w:val="0"/>
      <w:marBottom w:val="0"/>
      <w:divBdr>
        <w:top w:val="none" w:sz="0" w:space="0" w:color="auto"/>
        <w:left w:val="none" w:sz="0" w:space="0" w:color="auto"/>
        <w:bottom w:val="none" w:sz="0" w:space="0" w:color="auto"/>
        <w:right w:val="none" w:sz="0" w:space="0" w:color="auto"/>
      </w:divBdr>
    </w:div>
    <w:div w:id="396127391">
      <w:marLeft w:val="640"/>
      <w:marRight w:val="0"/>
      <w:marTop w:val="0"/>
      <w:marBottom w:val="0"/>
      <w:divBdr>
        <w:top w:val="none" w:sz="0" w:space="0" w:color="auto"/>
        <w:left w:val="none" w:sz="0" w:space="0" w:color="auto"/>
        <w:bottom w:val="none" w:sz="0" w:space="0" w:color="auto"/>
        <w:right w:val="none" w:sz="0" w:space="0" w:color="auto"/>
      </w:divBdr>
    </w:div>
    <w:div w:id="396131053">
      <w:marLeft w:val="640"/>
      <w:marRight w:val="0"/>
      <w:marTop w:val="0"/>
      <w:marBottom w:val="0"/>
      <w:divBdr>
        <w:top w:val="none" w:sz="0" w:space="0" w:color="auto"/>
        <w:left w:val="none" w:sz="0" w:space="0" w:color="auto"/>
        <w:bottom w:val="none" w:sz="0" w:space="0" w:color="auto"/>
        <w:right w:val="none" w:sz="0" w:space="0" w:color="auto"/>
      </w:divBdr>
    </w:div>
    <w:div w:id="396166225">
      <w:marLeft w:val="640"/>
      <w:marRight w:val="0"/>
      <w:marTop w:val="0"/>
      <w:marBottom w:val="0"/>
      <w:divBdr>
        <w:top w:val="none" w:sz="0" w:space="0" w:color="auto"/>
        <w:left w:val="none" w:sz="0" w:space="0" w:color="auto"/>
        <w:bottom w:val="none" w:sz="0" w:space="0" w:color="auto"/>
        <w:right w:val="none" w:sz="0" w:space="0" w:color="auto"/>
      </w:divBdr>
    </w:div>
    <w:div w:id="396168851">
      <w:marLeft w:val="640"/>
      <w:marRight w:val="0"/>
      <w:marTop w:val="0"/>
      <w:marBottom w:val="0"/>
      <w:divBdr>
        <w:top w:val="none" w:sz="0" w:space="0" w:color="auto"/>
        <w:left w:val="none" w:sz="0" w:space="0" w:color="auto"/>
        <w:bottom w:val="none" w:sz="0" w:space="0" w:color="auto"/>
        <w:right w:val="none" w:sz="0" w:space="0" w:color="auto"/>
      </w:divBdr>
    </w:div>
    <w:div w:id="396439766">
      <w:marLeft w:val="640"/>
      <w:marRight w:val="0"/>
      <w:marTop w:val="0"/>
      <w:marBottom w:val="0"/>
      <w:divBdr>
        <w:top w:val="none" w:sz="0" w:space="0" w:color="auto"/>
        <w:left w:val="none" w:sz="0" w:space="0" w:color="auto"/>
        <w:bottom w:val="none" w:sz="0" w:space="0" w:color="auto"/>
        <w:right w:val="none" w:sz="0" w:space="0" w:color="auto"/>
      </w:divBdr>
    </w:div>
    <w:div w:id="396515969">
      <w:marLeft w:val="640"/>
      <w:marRight w:val="0"/>
      <w:marTop w:val="0"/>
      <w:marBottom w:val="0"/>
      <w:divBdr>
        <w:top w:val="none" w:sz="0" w:space="0" w:color="auto"/>
        <w:left w:val="none" w:sz="0" w:space="0" w:color="auto"/>
        <w:bottom w:val="none" w:sz="0" w:space="0" w:color="auto"/>
        <w:right w:val="none" w:sz="0" w:space="0" w:color="auto"/>
      </w:divBdr>
    </w:div>
    <w:div w:id="396586625">
      <w:marLeft w:val="640"/>
      <w:marRight w:val="0"/>
      <w:marTop w:val="0"/>
      <w:marBottom w:val="0"/>
      <w:divBdr>
        <w:top w:val="none" w:sz="0" w:space="0" w:color="auto"/>
        <w:left w:val="none" w:sz="0" w:space="0" w:color="auto"/>
        <w:bottom w:val="none" w:sz="0" w:space="0" w:color="auto"/>
        <w:right w:val="none" w:sz="0" w:space="0" w:color="auto"/>
      </w:divBdr>
    </w:div>
    <w:div w:id="396590203">
      <w:marLeft w:val="640"/>
      <w:marRight w:val="0"/>
      <w:marTop w:val="0"/>
      <w:marBottom w:val="0"/>
      <w:divBdr>
        <w:top w:val="none" w:sz="0" w:space="0" w:color="auto"/>
        <w:left w:val="none" w:sz="0" w:space="0" w:color="auto"/>
        <w:bottom w:val="none" w:sz="0" w:space="0" w:color="auto"/>
        <w:right w:val="none" w:sz="0" w:space="0" w:color="auto"/>
      </w:divBdr>
    </w:div>
    <w:div w:id="396709635">
      <w:marLeft w:val="640"/>
      <w:marRight w:val="0"/>
      <w:marTop w:val="0"/>
      <w:marBottom w:val="0"/>
      <w:divBdr>
        <w:top w:val="none" w:sz="0" w:space="0" w:color="auto"/>
        <w:left w:val="none" w:sz="0" w:space="0" w:color="auto"/>
        <w:bottom w:val="none" w:sz="0" w:space="0" w:color="auto"/>
        <w:right w:val="none" w:sz="0" w:space="0" w:color="auto"/>
      </w:divBdr>
    </w:div>
    <w:div w:id="396710974">
      <w:marLeft w:val="640"/>
      <w:marRight w:val="0"/>
      <w:marTop w:val="0"/>
      <w:marBottom w:val="0"/>
      <w:divBdr>
        <w:top w:val="none" w:sz="0" w:space="0" w:color="auto"/>
        <w:left w:val="none" w:sz="0" w:space="0" w:color="auto"/>
        <w:bottom w:val="none" w:sz="0" w:space="0" w:color="auto"/>
        <w:right w:val="none" w:sz="0" w:space="0" w:color="auto"/>
      </w:divBdr>
    </w:div>
    <w:div w:id="396711708">
      <w:marLeft w:val="640"/>
      <w:marRight w:val="0"/>
      <w:marTop w:val="0"/>
      <w:marBottom w:val="0"/>
      <w:divBdr>
        <w:top w:val="none" w:sz="0" w:space="0" w:color="auto"/>
        <w:left w:val="none" w:sz="0" w:space="0" w:color="auto"/>
        <w:bottom w:val="none" w:sz="0" w:space="0" w:color="auto"/>
        <w:right w:val="none" w:sz="0" w:space="0" w:color="auto"/>
      </w:divBdr>
    </w:div>
    <w:div w:id="396779893">
      <w:marLeft w:val="640"/>
      <w:marRight w:val="0"/>
      <w:marTop w:val="0"/>
      <w:marBottom w:val="0"/>
      <w:divBdr>
        <w:top w:val="none" w:sz="0" w:space="0" w:color="auto"/>
        <w:left w:val="none" w:sz="0" w:space="0" w:color="auto"/>
        <w:bottom w:val="none" w:sz="0" w:space="0" w:color="auto"/>
        <w:right w:val="none" w:sz="0" w:space="0" w:color="auto"/>
      </w:divBdr>
    </w:div>
    <w:div w:id="396786858">
      <w:marLeft w:val="640"/>
      <w:marRight w:val="0"/>
      <w:marTop w:val="0"/>
      <w:marBottom w:val="0"/>
      <w:divBdr>
        <w:top w:val="none" w:sz="0" w:space="0" w:color="auto"/>
        <w:left w:val="none" w:sz="0" w:space="0" w:color="auto"/>
        <w:bottom w:val="none" w:sz="0" w:space="0" w:color="auto"/>
        <w:right w:val="none" w:sz="0" w:space="0" w:color="auto"/>
      </w:divBdr>
    </w:div>
    <w:div w:id="396830604">
      <w:marLeft w:val="640"/>
      <w:marRight w:val="0"/>
      <w:marTop w:val="0"/>
      <w:marBottom w:val="0"/>
      <w:divBdr>
        <w:top w:val="none" w:sz="0" w:space="0" w:color="auto"/>
        <w:left w:val="none" w:sz="0" w:space="0" w:color="auto"/>
        <w:bottom w:val="none" w:sz="0" w:space="0" w:color="auto"/>
        <w:right w:val="none" w:sz="0" w:space="0" w:color="auto"/>
      </w:divBdr>
    </w:div>
    <w:div w:id="396901799">
      <w:marLeft w:val="640"/>
      <w:marRight w:val="0"/>
      <w:marTop w:val="0"/>
      <w:marBottom w:val="0"/>
      <w:divBdr>
        <w:top w:val="none" w:sz="0" w:space="0" w:color="auto"/>
        <w:left w:val="none" w:sz="0" w:space="0" w:color="auto"/>
        <w:bottom w:val="none" w:sz="0" w:space="0" w:color="auto"/>
        <w:right w:val="none" w:sz="0" w:space="0" w:color="auto"/>
      </w:divBdr>
    </w:div>
    <w:div w:id="396906004">
      <w:marLeft w:val="640"/>
      <w:marRight w:val="0"/>
      <w:marTop w:val="0"/>
      <w:marBottom w:val="0"/>
      <w:divBdr>
        <w:top w:val="none" w:sz="0" w:space="0" w:color="auto"/>
        <w:left w:val="none" w:sz="0" w:space="0" w:color="auto"/>
        <w:bottom w:val="none" w:sz="0" w:space="0" w:color="auto"/>
        <w:right w:val="none" w:sz="0" w:space="0" w:color="auto"/>
      </w:divBdr>
    </w:div>
    <w:div w:id="396976317">
      <w:marLeft w:val="640"/>
      <w:marRight w:val="0"/>
      <w:marTop w:val="0"/>
      <w:marBottom w:val="0"/>
      <w:divBdr>
        <w:top w:val="none" w:sz="0" w:space="0" w:color="auto"/>
        <w:left w:val="none" w:sz="0" w:space="0" w:color="auto"/>
        <w:bottom w:val="none" w:sz="0" w:space="0" w:color="auto"/>
        <w:right w:val="none" w:sz="0" w:space="0" w:color="auto"/>
      </w:divBdr>
    </w:div>
    <w:div w:id="397018624">
      <w:marLeft w:val="640"/>
      <w:marRight w:val="0"/>
      <w:marTop w:val="0"/>
      <w:marBottom w:val="0"/>
      <w:divBdr>
        <w:top w:val="none" w:sz="0" w:space="0" w:color="auto"/>
        <w:left w:val="none" w:sz="0" w:space="0" w:color="auto"/>
        <w:bottom w:val="none" w:sz="0" w:space="0" w:color="auto"/>
        <w:right w:val="none" w:sz="0" w:space="0" w:color="auto"/>
      </w:divBdr>
    </w:div>
    <w:div w:id="397018942">
      <w:marLeft w:val="640"/>
      <w:marRight w:val="0"/>
      <w:marTop w:val="0"/>
      <w:marBottom w:val="0"/>
      <w:divBdr>
        <w:top w:val="none" w:sz="0" w:space="0" w:color="auto"/>
        <w:left w:val="none" w:sz="0" w:space="0" w:color="auto"/>
        <w:bottom w:val="none" w:sz="0" w:space="0" w:color="auto"/>
        <w:right w:val="none" w:sz="0" w:space="0" w:color="auto"/>
      </w:divBdr>
    </w:div>
    <w:div w:id="397049096">
      <w:marLeft w:val="640"/>
      <w:marRight w:val="0"/>
      <w:marTop w:val="0"/>
      <w:marBottom w:val="0"/>
      <w:divBdr>
        <w:top w:val="none" w:sz="0" w:space="0" w:color="auto"/>
        <w:left w:val="none" w:sz="0" w:space="0" w:color="auto"/>
        <w:bottom w:val="none" w:sz="0" w:space="0" w:color="auto"/>
        <w:right w:val="none" w:sz="0" w:space="0" w:color="auto"/>
      </w:divBdr>
    </w:div>
    <w:div w:id="397094178">
      <w:marLeft w:val="640"/>
      <w:marRight w:val="0"/>
      <w:marTop w:val="0"/>
      <w:marBottom w:val="0"/>
      <w:divBdr>
        <w:top w:val="none" w:sz="0" w:space="0" w:color="auto"/>
        <w:left w:val="none" w:sz="0" w:space="0" w:color="auto"/>
        <w:bottom w:val="none" w:sz="0" w:space="0" w:color="auto"/>
        <w:right w:val="none" w:sz="0" w:space="0" w:color="auto"/>
      </w:divBdr>
    </w:div>
    <w:div w:id="397215027">
      <w:marLeft w:val="640"/>
      <w:marRight w:val="0"/>
      <w:marTop w:val="0"/>
      <w:marBottom w:val="0"/>
      <w:divBdr>
        <w:top w:val="none" w:sz="0" w:space="0" w:color="auto"/>
        <w:left w:val="none" w:sz="0" w:space="0" w:color="auto"/>
        <w:bottom w:val="none" w:sz="0" w:space="0" w:color="auto"/>
        <w:right w:val="none" w:sz="0" w:space="0" w:color="auto"/>
      </w:divBdr>
    </w:div>
    <w:div w:id="397287571">
      <w:marLeft w:val="640"/>
      <w:marRight w:val="0"/>
      <w:marTop w:val="0"/>
      <w:marBottom w:val="0"/>
      <w:divBdr>
        <w:top w:val="none" w:sz="0" w:space="0" w:color="auto"/>
        <w:left w:val="none" w:sz="0" w:space="0" w:color="auto"/>
        <w:bottom w:val="none" w:sz="0" w:space="0" w:color="auto"/>
        <w:right w:val="none" w:sz="0" w:space="0" w:color="auto"/>
      </w:divBdr>
    </w:div>
    <w:div w:id="397362652">
      <w:marLeft w:val="640"/>
      <w:marRight w:val="0"/>
      <w:marTop w:val="0"/>
      <w:marBottom w:val="0"/>
      <w:divBdr>
        <w:top w:val="none" w:sz="0" w:space="0" w:color="auto"/>
        <w:left w:val="none" w:sz="0" w:space="0" w:color="auto"/>
        <w:bottom w:val="none" w:sz="0" w:space="0" w:color="auto"/>
        <w:right w:val="none" w:sz="0" w:space="0" w:color="auto"/>
      </w:divBdr>
    </w:div>
    <w:div w:id="397367098">
      <w:marLeft w:val="640"/>
      <w:marRight w:val="0"/>
      <w:marTop w:val="0"/>
      <w:marBottom w:val="0"/>
      <w:divBdr>
        <w:top w:val="none" w:sz="0" w:space="0" w:color="auto"/>
        <w:left w:val="none" w:sz="0" w:space="0" w:color="auto"/>
        <w:bottom w:val="none" w:sz="0" w:space="0" w:color="auto"/>
        <w:right w:val="none" w:sz="0" w:space="0" w:color="auto"/>
      </w:divBdr>
    </w:div>
    <w:div w:id="397484390">
      <w:marLeft w:val="480"/>
      <w:marRight w:val="0"/>
      <w:marTop w:val="0"/>
      <w:marBottom w:val="0"/>
      <w:divBdr>
        <w:top w:val="none" w:sz="0" w:space="0" w:color="auto"/>
        <w:left w:val="none" w:sz="0" w:space="0" w:color="auto"/>
        <w:bottom w:val="none" w:sz="0" w:space="0" w:color="auto"/>
        <w:right w:val="none" w:sz="0" w:space="0" w:color="auto"/>
      </w:divBdr>
    </w:div>
    <w:div w:id="397554878">
      <w:marLeft w:val="640"/>
      <w:marRight w:val="0"/>
      <w:marTop w:val="0"/>
      <w:marBottom w:val="0"/>
      <w:divBdr>
        <w:top w:val="none" w:sz="0" w:space="0" w:color="auto"/>
        <w:left w:val="none" w:sz="0" w:space="0" w:color="auto"/>
        <w:bottom w:val="none" w:sz="0" w:space="0" w:color="auto"/>
        <w:right w:val="none" w:sz="0" w:space="0" w:color="auto"/>
      </w:divBdr>
    </w:div>
    <w:div w:id="397557725">
      <w:marLeft w:val="640"/>
      <w:marRight w:val="0"/>
      <w:marTop w:val="0"/>
      <w:marBottom w:val="0"/>
      <w:divBdr>
        <w:top w:val="none" w:sz="0" w:space="0" w:color="auto"/>
        <w:left w:val="none" w:sz="0" w:space="0" w:color="auto"/>
        <w:bottom w:val="none" w:sz="0" w:space="0" w:color="auto"/>
        <w:right w:val="none" w:sz="0" w:space="0" w:color="auto"/>
      </w:divBdr>
    </w:div>
    <w:div w:id="397634620">
      <w:marLeft w:val="640"/>
      <w:marRight w:val="0"/>
      <w:marTop w:val="0"/>
      <w:marBottom w:val="0"/>
      <w:divBdr>
        <w:top w:val="none" w:sz="0" w:space="0" w:color="auto"/>
        <w:left w:val="none" w:sz="0" w:space="0" w:color="auto"/>
        <w:bottom w:val="none" w:sz="0" w:space="0" w:color="auto"/>
        <w:right w:val="none" w:sz="0" w:space="0" w:color="auto"/>
      </w:divBdr>
    </w:div>
    <w:div w:id="397635236">
      <w:marLeft w:val="640"/>
      <w:marRight w:val="0"/>
      <w:marTop w:val="0"/>
      <w:marBottom w:val="0"/>
      <w:divBdr>
        <w:top w:val="none" w:sz="0" w:space="0" w:color="auto"/>
        <w:left w:val="none" w:sz="0" w:space="0" w:color="auto"/>
        <w:bottom w:val="none" w:sz="0" w:space="0" w:color="auto"/>
        <w:right w:val="none" w:sz="0" w:space="0" w:color="auto"/>
      </w:divBdr>
    </w:div>
    <w:div w:id="397636917">
      <w:marLeft w:val="640"/>
      <w:marRight w:val="0"/>
      <w:marTop w:val="0"/>
      <w:marBottom w:val="0"/>
      <w:divBdr>
        <w:top w:val="none" w:sz="0" w:space="0" w:color="auto"/>
        <w:left w:val="none" w:sz="0" w:space="0" w:color="auto"/>
        <w:bottom w:val="none" w:sz="0" w:space="0" w:color="auto"/>
        <w:right w:val="none" w:sz="0" w:space="0" w:color="auto"/>
      </w:divBdr>
    </w:div>
    <w:div w:id="397674240">
      <w:marLeft w:val="640"/>
      <w:marRight w:val="0"/>
      <w:marTop w:val="0"/>
      <w:marBottom w:val="0"/>
      <w:divBdr>
        <w:top w:val="none" w:sz="0" w:space="0" w:color="auto"/>
        <w:left w:val="none" w:sz="0" w:space="0" w:color="auto"/>
        <w:bottom w:val="none" w:sz="0" w:space="0" w:color="auto"/>
        <w:right w:val="none" w:sz="0" w:space="0" w:color="auto"/>
      </w:divBdr>
    </w:div>
    <w:div w:id="397830183">
      <w:marLeft w:val="640"/>
      <w:marRight w:val="0"/>
      <w:marTop w:val="0"/>
      <w:marBottom w:val="0"/>
      <w:divBdr>
        <w:top w:val="none" w:sz="0" w:space="0" w:color="auto"/>
        <w:left w:val="none" w:sz="0" w:space="0" w:color="auto"/>
        <w:bottom w:val="none" w:sz="0" w:space="0" w:color="auto"/>
        <w:right w:val="none" w:sz="0" w:space="0" w:color="auto"/>
      </w:divBdr>
    </w:div>
    <w:div w:id="397941321">
      <w:marLeft w:val="640"/>
      <w:marRight w:val="0"/>
      <w:marTop w:val="0"/>
      <w:marBottom w:val="0"/>
      <w:divBdr>
        <w:top w:val="none" w:sz="0" w:space="0" w:color="auto"/>
        <w:left w:val="none" w:sz="0" w:space="0" w:color="auto"/>
        <w:bottom w:val="none" w:sz="0" w:space="0" w:color="auto"/>
        <w:right w:val="none" w:sz="0" w:space="0" w:color="auto"/>
      </w:divBdr>
    </w:div>
    <w:div w:id="397941447">
      <w:marLeft w:val="640"/>
      <w:marRight w:val="0"/>
      <w:marTop w:val="0"/>
      <w:marBottom w:val="0"/>
      <w:divBdr>
        <w:top w:val="none" w:sz="0" w:space="0" w:color="auto"/>
        <w:left w:val="none" w:sz="0" w:space="0" w:color="auto"/>
        <w:bottom w:val="none" w:sz="0" w:space="0" w:color="auto"/>
        <w:right w:val="none" w:sz="0" w:space="0" w:color="auto"/>
      </w:divBdr>
    </w:div>
    <w:div w:id="397945091">
      <w:marLeft w:val="640"/>
      <w:marRight w:val="0"/>
      <w:marTop w:val="0"/>
      <w:marBottom w:val="0"/>
      <w:divBdr>
        <w:top w:val="none" w:sz="0" w:space="0" w:color="auto"/>
        <w:left w:val="none" w:sz="0" w:space="0" w:color="auto"/>
        <w:bottom w:val="none" w:sz="0" w:space="0" w:color="auto"/>
        <w:right w:val="none" w:sz="0" w:space="0" w:color="auto"/>
      </w:divBdr>
    </w:div>
    <w:div w:id="398093552">
      <w:marLeft w:val="640"/>
      <w:marRight w:val="0"/>
      <w:marTop w:val="0"/>
      <w:marBottom w:val="0"/>
      <w:divBdr>
        <w:top w:val="none" w:sz="0" w:space="0" w:color="auto"/>
        <w:left w:val="none" w:sz="0" w:space="0" w:color="auto"/>
        <w:bottom w:val="none" w:sz="0" w:space="0" w:color="auto"/>
        <w:right w:val="none" w:sz="0" w:space="0" w:color="auto"/>
      </w:divBdr>
    </w:div>
    <w:div w:id="398209744">
      <w:marLeft w:val="640"/>
      <w:marRight w:val="0"/>
      <w:marTop w:val="0"/>
      <w:marBottom w:val="0"/>
      <w:divBdr>
        <w:top w:val="none" w:sz="0" w:space="0" w:color="auto"/>
        <w:left w:val="none" w:sz="0" w:space="0" w:color="auto"/>
        <w:bottom w:val="none" w:sz="0" w:space="0" w:color="auto"/>
        <w:right w:val="none" w:sz="0" w:space="0" w:color="auto"/>
      </w:divBdr>
    </w:div>
    <w:div w:id="398210695">
      <w:marLeft w:val="640"/>
      <w:marRight w:val="0"/>
      <w:marTop w:val="0"/>
      <w:marBottom w:val="0"/>
      <w:divBdr>
        <w:top w:val="none" w:sz="0" w:space="0" w:color="auto"/>
        <w:left w:val="none" w:sz="0" w:space="0" w:color="auto"/>
        <w:bottom w:val="none" w:sz="0" w:space="0" w:color="auto"/>
        <w:right w:val="none" w:sz="0" w:space="0" w:color="auto"/>
      </w:divBdr>
    </w:div>
    <w:div w:id="398284059">
      <w:marLeft w:val="640"/>
      <w:marRight w:val="0"/>
      <w:marTop w:val="0"/>
      <w:marBottom w:val="0"/>
      <w:divBdr>
        <w:top w:val="none" w:sz="0" w:space="0" w:color="auto"/>
        <w:left w:val="none" w:sz="0" w:space="0" w:color="auto"/>
        <w:bottom w:val="none" w:sz="0" w:space="0" w:color="auto"/>
        <w:right w:val="none" w:sz="0" w:space="0" w:color="auto"/>
      </w:divBdr>
    </w:div>
    <w:div w:id="398286055">
      <w:marLeft w:val="640"/>
      <w:marRight w:val="0"/>
      <w:marTop w:val="0"/>
      <w:marBottom w:val="0"/>
      <w:divBdr>
        <w:top w:val="none" w:sz="0" w:space="0" w:color="auto"/>
        <w:left w:val="none" w:sz="0" w:space="0" w:color="auto"/>
        <w:bottom w:val="none" w:sz="0" w:space="0" w:color="auto"/>
        <w:right w:val="none" w:sz="0" w:space="0" w:color="auto"/>
      </w:divBdr>
    </w:div>
    <w:div w:id="398290758">
      <w:marLeft w:val="640"/>
      <w:marRight w:val="0"/>
      <w:marTop w:val="0"/>
      <w:marBottom w:val="0"/>
      <w:divBdr>
        <w:top w:val="none" w:sz="0" w:space="0" w:color="auto"/>
        <w:left w:val="none" w:sz="0" w:space="0" w:color="auto"/>
        <w:bottom w:val="none" w:sz="0" w:space="0" w:color="auto"/>
        <w:right w:val="none" w:sz="0" w:space="0" w:color="auto"/>
      </w:divBdr>
    </w:div>
    <w:div w:id="398290798">
      <w:marLeft w:val="640"/>
      <w:marRight w:val="0"/>
      <w:marTop w:val="0"/>
      <w:marBottom w:val="0"/>
      <w:divBdr>
        <w:top w:val="none" w:sz="0" w:space="0" w:color="auto"/>
        <w:left w:val="none" w:sz="0" w:space="0" w:color="auto"/>
        <w:bottom w:val="none" w:sz="0" w:space="0" w:color="auto"/>
        <w:right w:val="none" w:sz="0" w:space="0" w:color="auto"/>
      </w:divBdr>
    </w:div>
    <w:div w:id="398405919">
      <w:marLeft w:val="640"/>
      <w:marRight w:val="0"/>
      <w:marTop w:val="0"/>
      <w:marBottom w:val="0"/>
      <w:divBdr>
        <w:top w:val="none" w:sz="0" w:space="0" w:color="auto"/>
        <w:left w:val="none" w:sz="0" w:space="0" w:color="auto"/>
        <w:bottom w:val="none" w:sz="0" w:space="0" w:color="auto"/>
        <w:right w:val="none" w:sz="0" w:space="0" w:color="auto"/>
      </w:divBdr>
    </w:div>
    <w:div w:id="398408314">
      <w:marLeft w:val="640"/>
      <w:marRight w:val="0"/>
      <w:marTop w:val="0"/>
      <w:marBottom w:val="0"/>
      <w:divBdr>
        <w:top w:val="none" w:sz="0" w:space="0" w:color="auto"/>
        <w:left w:val="none" w:sz="0" w:space="0" w:color="auto"/>
        <w:bottom w:val="none" w:sz="0" w:space="0" w:color="auto"/>
        <w:right w:val="none" w:sz="0" w:space="0" w:color="auto"/>
      </w:divBdr>
    </w:div>
    <w:div w:id="398408578">
      <w:marLeft w:val="640"/>
      <w:marRight w:val="0"/>
      <w:marTop w:val="0"/>
      <w:marBottom w:val="0"/>
      <w:divBdr>
        <w:top w:val="none" w:sz="0" w:space="0" w:color="auto"/>
        <w:left w:val="none" w:sz="0" w:space="0" w:color="auto"/>
        <w:bottom w:val="none" w:sz="0" w:space="0" w:color="auto"/>
        <w:right w:val="none" w:sz="0" w:space="0" w:color="auto"/>
      </w:divBdr>
    </w:div>
    <w:div w:id="398479321">
      <w:marLeft w:val="640"/>
      <w:marRight w:val="0"/>
      <w:marTop w:val="0"/>
      <w:marBottom w:val="0"/>
      <w:divBdr>
        <w:top w:val="none" w:sz="0" w:space="0" w:color="auto"/>
        <w:left w:val="none" w:sz="0" w:space="0" w:color="auto"/>
        <w:bottom w:val="none" w:sz="0" w:space="0" w:color="auto"/>
        <w:right w:val="none" w:sz="0" w:space="0" w:color="auto"/>
      </w:divBdr>
    </w:div>
    <w:div w:id="398483398">
      <w:marLeft w:val="640"/>
      <w:marRight w:val="0"/>
      <w:marTop w:val="0"/>
      <w:marBottom w:val="0"/>
      <w:divBdr>
        <w:top w:val="none" w:sz="0" w:space="0" w:color="auto"/>
        <w:left w:val="none" w:sz="0" w:space="0" w:color="auto"/>
        <w:bottom w:val="none" w:sz="0" w:space="0" w:color="auto"/>
        <w:right w:val="none" w:sz="0" w:space="0" w:color="auto"/>
      </w:divBdr>
    </w:div>
    <w:div w:id="398554545">
      <w:marLeft w:val="640"/>
      <w:marRight w:val="0"/>
      <w:marTop w:val="0"/>
      <w:marBottom w:val="0"/>
      <w:divBdr>
        <w:top w:val="none" w:sz="0" w:space="0" w:color="auto"/>
        <w:left w:val="none" w:sz="0" w:space="0" w:color="auto"/>
        <w:bottom w:val="none" w:sz="0" w:space="0" w:color="auto"/>
        <w:right w:val="none" w:sz="0" w:space="0" w:color="auto"/>
      </w:divBdr>
    </w:div>
    <w:div w:id="398556818">
      <w:marLeft w:val="640"/>
      <w:marRight w:val="0"/>
      <w:marTop w:val="0"/>
      <w:marBottom w:val="0"/>
      <w:divBdr>
        <w:top w:val="none" w:sz="0" w:space="0" w:color="auto"/>
        <w:left w:val="none" w:sz="0" w:space="0" w:color="auto"/>
        <w:bottom w:val="none" w:sz="0" w:space="0" w:color="auto"/>
        <w:right w:val="none" w:sz="0" w:space="0" w:color="auto"/>
      </w:divBdr>
    </w:div>
    <w:div w:id="398601057">
      <w:marLeft w:val="640"/>
      <w:marRight w:val="0"/>
      <w:marTop w:val="0"/>
      <w:marBottom w:val="0"/>
      <w:divBdr>
        <w:top w:val="none" w:sz="0" w:space="0" w:color="auto"/>
        <w:left w:val="none" w:sz="0" w:space="0" w:color="auto"/>
        <w:bottom w:val="none" w:sz="0" w:space="0" w:color="auto"/>
        <w:right w:val="none" w:sz="0" w:space="0" w:color="auto"/>
      </w:divBdr>
    </w:div>
    <w:div w:id="398670658">
      <w:marLeft w:val="640"/>
      <w:marRight w:val="0"/>
      <w:marTop w:val="0"/>
      <w:marBottom w:val="0"/>
      <w:divBdr>
        <w:top w:val="none" w:sz="0" w:space="0" w:color="auto"/>
        <w:left w:val="none" w:sz="0" w:space="0" w:color="auto"/>
        <w:bottom w:val="none" w:sz="0" w:space="0" w:color="auto"/>
        <w:right w:val="none" w:sz="0" w:space="0" w:color="auto"/>
      </w:divBdr>
    </w:div>
    <w:div w:id="398677693">
      <w:marLeft w:val="640"/>
      <w:marRight w:val="0"/>
      <w:marTop w:val="0"/>
      <w:marBottom w:val="0"/>
      <w:divBdr>
        <w:top w:val="none" w:sz="0" w:space="0" w:color="auto"/>
        <w:left w:val="none" w:sz="0" w:space="0" w:color="auto"/>
        <w:bottom w:val="none" w:sz="0" w:space="0" w:color="auto"/>
        <w:right w:val="none" w:sz="0" w:space="0" w:color="auto"/>
      </w:divBdr>
    </w:div>
    <w:div w:id="398721571">
      <w:marLeft w:val="640"/>
      <w:marRight w:val="0"/>
      <w:marTop w:val="0"/>
      <w:marBottom w:val="0"/>
      <w:divBdr>
        <w:top w:val="none" w:sz="0" w:space="0" w:color="auto"/>
        <w:left w:val="none" w:sz="0" w:space="0" w:color="auto"/>
        <w:bottom w:val="none" w:sz="0" w:space="0" w:color="auto"/>
        <w:right w:val="none" w:sz="0" w:space="0" w:color="auto"/>
      </w:divBdr>
    </w:div>
    <w:div w:id="398746219">
      <w:marLeft w:val="640"/>
      <w:marRight w:val="0"/>
      <w:marTop w:val="0"/>
      <w:marBottom w:val="0"/>
      <w:divBdr>
        <w:top w:val="none" w:sz="0" w:space="0" w:color="auto"/>
        <w:left w:val="none" w:sz="0" w:space="0" w:color="auto"/>
        <w:bottom w:val="none" w:sz="0" w:space="0" w:color="auto"/>
        <w:right w:val="none" w:sz="0" w:space="0" w:color="auto"/>
      </w:divBdr>
    </w:div>
    <w:div w:id="398791614">
      <w:marLeft w:val="640"/>
      <w:marRight w:val="0"/>
      <w:marTop w:val="0"/>
      <w:marBottom w:val="0"/>
      <w:divBdr>
        <w:top w:val="none" w:sz="0" w:space="0" w:color="auto"/>
        <w:left w:val="none" w:sz="0" w:space="0" w:color="auto"/>
        <w:bottom w:val="none" w:sz="0" w:space="0" w:color="auto"/>
        <w:right w:val="none" w:sz="0" w:space="0" w:color="auto"/>
      </w:divBdr>
    </w:div>
    <w:div w:id="398866499">
      <w:marLeft w:val="640"/>
      <w:marRight w:val="0"/>
      <w:marTop w:val="0"/>
      <w:marBottom w:val="0"/>
      <w:divBdr>
        <w:top w:val="none" w:sz="0" w:space="0" w:color="auto"/>
        <w:left w:val="none" w:sz="0" w:space="0" w:color="auto"/>
        <w:bottom w:val="none" w:sz="0" w:space="0" w:color="auto"/>
        <w:right w:val="none" w:sz="0" w:space="0" w:color="auto"/>
      </w:divBdr>
    </w:div>
    <w:div w:id="398943569">
      <w:marLeft w:val="640"/>
      <w:marRight w:val="0"/>
      <w:marTop w:val="0"/>
      <w:marBottom w:val="0"/>
      <w:divBdr>
        <w:top w:val="none" w:sz="0" w:space="0" w:color="auto"/>
        <w:left w:val="none" w:sz="0" w:space="0" w:color="auto"/>
        <w:bottom w:val="none" w:sz="0" w:space="0" w:color="auto"/>
        <w:right w:val="none" w:sz="0" w:space="0" w:color="auto"/>
      </w:divBdr>
    </w:div>
    <w:div w:id="398945496">
      <w:marLeft w:val="640"/>
      <w:marRight w:val="0"/>
      <w:marTop w:val="0"/>
      <w:marBottom w:val="0"/>
      <w:divBdr>
        <w:top w:val="none" w:sz="0" w:space="0" w:color="auto"/>
        <w:left w:val="none" w:sz="0" w:space="0" w:color="auto"/>
        <w:bottom w:val="none" w:sz="0" w:space="0" w:color="auto"/>
        <w:right w:val="none" w:sz="0" w:space="0" w:color="auto"/>
      </w:divBdr>
    </w:div>
    <w:div w:id="399064902">
      <w:marLeft w:val="640"/>
      <w:marRight w:val="0"/>
      <w:marTop w:val="0"/>
      <w:marBottom w:val="0"/>
      <w:divBdr>
        <w:top w:val="none" w:sz="0" w:space="0" w:color="auto"/>
        <w:left w:val="none" w:sz="0" w:space="0" w:color="auto"/>
        <w:bottom w:val="none" w:sz="0" w:space="0" w:color="auto"/>
        <w:right w:val="none" w:sz="0" w:space="0" w:color="auto"/>
      </w:divBdr>
    </w:div>
    <w:div w:id="399211741">
      <w:marLeft w:val="640"/>
      <w:marRight w:val="0"/>
      <w:marTop w:val="0"/>
      <w:marBottom w:val="0"/>
      <w:divBdr>
        <w:top w:val="none" w:sz="0" w:space="0" w:color="auto"/>
        <w:left w:val="none" w:sz="0" w:space="0" w:color="auto"/>
        <w:bottom w:val="none" w:sz="0" w:space="0" w:color="auto"/>
        <w:right w:val="none" w:sz="0" w:space="0" w:color="auto"/>
      </w:divBdr>
    </w:div>
    <w:div w:id="399252919">
      <w:marLeft w:val="640"/>
      <w:marRight w:val="0"/>
      <w:marTop w:val="0"/>
      <w:marBottom w:val="0"/>
      <w:divBdr>
        <w:top w:val="none" w:sz="0" w:space="0" w:color="auto"/>
        <w:left w:val="none" w:sz="0" w:space="0" w:color="auto"/>
        <w:bottom w:val="none" w:sz="0" w:space="0" w:color="auto"/>
        <w:right w:val="none" w:sz="0" w:space="0" w:color="auto"/>
      </w:divBdr>
    </w:div>
    <w:div w:id="399255590">
      <w:marLeft w:val="640"/>
      <w:marRight w:val="0"/>
      <w:marTop w:val="0"/>
      <w:marBottom w:val="0"/>
      <w:divBdr>
        <w:top w:val="none" w:sz="0" w:space="0" w:color="auto"/>
        <w:left w:val="none" w:sz="0" w:space="0" w:color="auto"/>
        <w:bottom w:val="none" w:sz="0" w:space="0" w:color="auto"/>
        <w:right w:val="none" w:sz="0" w:space="0" w:color="auto"/>
      </w:divBdr>
    </w:div>
    <w:div w:id="399445192">
      <w:marLeft w:val="640"/>
      <w:marRight w:val="0"/>
      <w:marTop w:val="0"/>
      <w:marBottom w:val="0"/>
      <w:divBdr>
        <w:top w:val="none" w:sz="0" w:space="0" w:color="auto"/>
        <w:left w:val="none" w:sz="0" w:space="0" w:color="auto"/>
        <w:bottom w:val="none" w:sz="0" w:space="0" w:color="auto"/>
        <w:right w:val="none" w:sz="0" w:space="0" w:color="auto"/>
      </w:divBdr>
    </w:div>
    <w:div w:id="399518320">
      <w:marLeft w:val="640"/>
      <w:marRight w:val="0"/>
      <w:marTop w:val="0"/>
      <w:marBottom w:val="0"/>
      <w:divBdr>
        <w:top w:val="none" w:sz="0" w:space="0" w:color="auto"/>
        <w:left w:val="none" w:sz="0" w:space="0" w:color="auto"/>
        <w:bottom w:val="none" w:sz="0" w:space="0" w:color="auto"/>
        <w:right w:val="none" w:sz="0" w:space="0" w:color="auto"/>
      </w:divBdr>
    </w:div>
    <w:div w:id="399598362">
      <w:marLeft w:val="640"/>
      <w:marRight w:val="0"/>
      <w:marTop w:val="0"/>
      <w:marBottom w:val="0"/>
      <w:divBdr>
        <w:top w:val="none" w:sz="0" w:space="0" w:color="auto"/>
        <w:left w:val="none" w:sz="0" w:space="0" w:color="auto"/>
        <w:bottom w:val="none" w:sz="0" w:space="0" w:color="auto"/>
        <w:right w:val="none" w:sz="0" w:space="0" w:color="auto"/>
      </w:divBdr>
    </w:div>
    <w:div w:id="399598716">
      <w:marLeft w:val="640"/>
      <w:marRight w:val="0"/>
      <w:marTop w:val="0"/>
      <w:marBottom w:val="0"/>
      <w:divBdr>
        <w:top w:val="none" w:sz="0" w:space="0" w:color="auto"/>
        <w:left w:val="none" w:sz="0" w:space="0" w:color="auto"/>
        <w:bottom w:val="none" w:sz="0" w:space="0" w:color="auto"/>
        <w:right w:val="none" w:sz="0" w:space="0" w:color="auto"/>
      </w:divBdr>
    </w:div>
    <w:div w:id="399602999">
      <w:marLeft w:val="640"/>
      <w:marRight w:val="0"/>
      <w:marTop w:val="0"/>
      <w:marBottom w:val="0"/>
      <w:divBdr>
        <w:top w:val="none" w:sz="0" w:space="0" w:color="auto"/>
        <w:left w:val="none" w:sz="0" w:space="0" w:color="auto"/>
        <w:bottom w:val="none" w:sz="0" w:space="0" w:color="auto"/>
        <w:right w:val="none" w:sz="0" w:space="0" w:color="auto"/>
      </w:divBdr>
    </w:div>
    <w:div w:id="399714617">
      <w:marLeft w:val="640"/>
      <w:marRight w:val="0"/>
      <w:marTop w:val="0"/>
      <w:marBottom w:val="0"/>
      <w:divBdr>
        <w:top w:val="none" w:sz="0" w:space="0" w:color="auto"/>
        <w:left w:val="none" w:sz="0" w:space="0" w:color="auto"/>
        <w:bottom w:val="none" w:sz="0" w:space="0" w:color="auto"/>
        <w:right w:val="none" w:sz="0" w:space="0" w:color="auto"/>
      </w:divBdr>
    </w:div>
    <w:div w:id="399786946">
      <w:marLeft w:val="640"/>
      <w:marRight w:val="0"/>
      <w:marTop w:val="0"/>
      <w:marBottom w:val="0"/>
      <w:divBdr>
        <w:top w:val="none" w:sz="0" w:space="0" w:color="auto"/>
        <w:left w:val="none" w:sz="0" w:space="0" w:color="auto"/>
        <w:bottom w:val="none" w:sz="0" w:space="0" w:color="auto"/>
        <w:right w:val="none" w:sz="0" w:space="0" w:color="auto"/>
      </w:divBdr>
    </w:div>
    <w:div w:id="399836516">
      <w:marLeft w:val="640"/>
      <w:marRight w:val="0"/>
      <w:marTop w:val="0"/>
      <w:marBottom w:val="0"/>
      <w:divBdr>
        <w:top w:val="none" w:sz="0" w:space="0" w:color="auto"/>
        <w:left w:val="none" w:sz="0" w:space="0" w:color="auto"/>
        <w:bottom w:val="none" w:sz="0" w:space="0" w:color="auto"/>
        <w:right w:val="none" w:sz="0" w:space="0" w:color="auto"/>
      </w:divBdr>
    </w:div>
    <w:div w:id="399838021">
      <w:marLeft w:val="640"/>
      <w:marRight w:val="0"/>
      <w:marTop w:val="0"/>
      <w:marBottom w:val="0"/>
      <w:divBdr>
        <w:top w:val="none" w:sz="0" w:space="0" w:color="auto"/>
        <w:left w:val="none" w:sz="0" w:space="0" w:color="auto"/>
        <w:bottom w:val="none" w:sz="0" w:space="0" w:color="auto"/>
        <w:right w:val="none" w:sz="0" w:space="0" w:color="auto"/>
      </w:divBdr>
    </w:div>
    <w:div w:id="399906344">
      <w:marLeft w:val="640"/>
      <w:marRight w:val="0"/>
      <w:marTop w:val="0"/>
      <w:marBottom w:val="0"/>
      <w:divBdr>
        <w:top w:val="none" w:sz="0" w:space="0" w:color="auto"/>
        <w:left w:val="none" w:sz="0" w:space="0" w:color="auto"/>
        <w:bottom w:val="none" w:sz="0" w:space="0" w:color="auto"/>
        <w:right w:val="none" w:sz="0" w:space="0" w:color="auto"/>
      </w:divBdr>
    </w:div>
    <w:div w:id="399986271">
      <w:marLeft w:val="640"/>
      <w:marRight w:val="0"/>
      <w:marTop w:val="0"/>
      <w:marBottom w:val="0"/>
      <w:divBdr>
        <w:top w:val="none" w:sz="0" w:space="0" w:color="auto"/>
        <w:left w:val="none" w:sz="0" w:space="0" w:color="auto"/>
        <w:bottom w:val="none" w:sz="0" w:space="0" w:color="auto"/>
        <w:right w:val="none" w:sz="0" w:space="0" w:color="auto"/>
      </w:divBdr>
    </w:div>
    <w:div w:id="399989613">
      <w:marLeft w:val="640"/>
      <w:marRight w:val="0"/>
      <w:marTop w:val="0"/>
      <w:marBottom w:val="0"/>
      <w:divBdr>
        <w:top w:val="none" w:sz="0" w:space="0" w:color="auto"/>
        <w:left w:val="none" w:sz="0" w:space="0" w:color="auto"/>
        <w:bottom w:val="none" w:sz="0" w:space="0" w:color="auto"/>
        <w:right w:val="none" w:sz="0" w:space="0" w:color="auto"/>
      </w:divBdr>
    </w:div>
    <w:div w:id="400099177">
      <w:marLeft w:val="640"/>
      <w:marRight w:val="0"/>
      <w:marTop w:val="0"/>
      <w:marBottom w:val="0"/>
      <w:divBdr>
        <w:top w:val="none" w:sz="0" w:space="0" w:color="auto"/>
        <w:left w:val="none" w:sz="0" w:space="0" w:color="auto"/>
        <w:bottom w:val="none" w:sz="0" w:space="0" w:color="auto"/>
        <w:right w:val="none" w:sz="0" w:space="0" w:color="auto"/>
      </w:divBdr>
    </w:div>
    <w:div w:id="400441981">
      <w:marLeft w:val="640"/>
      <w:marRight w:val="0"/>
      <w:marTop w:val="0"/>
      <w:marBottom w:val="0"/>
      <w:divBdr>
        <w:top w:val="none" w:sz="0" w:space="0" w:color="auto"/>
        <w:left w:val="none" w:sz="0" w:space="0" w:color="auto"/>
        <w:bottom w:val="none" w:sz="0" w:space="0" w:color="auto"/>
        <w:right w:val="none" w:sz="0" w:space="0" w:color="auto"/>
      </w:divBdr>
    </w:div>
    <w:div w:id="400490863">
      <w:marLeft w:val="640"/>
      <w:marRight w:val="0"/>
      <w:marTop w:val="0"/>
      <w:marBottom w:val="0"/>
      <w:divBdr>
        <w:top w:val="none" w:sz="0" w:space="0" w:color="auto"/>
        <w:left w:val="none" w:sz="0" w:space="0" w:color="auto"/>
        <w:bottom w:val="none" w:sz="0" w:space="0" w:color="auto"/>
        <w:right w:val="none" w:sz="0" w:space="0" w:color="auto"/>
      </w:divBdr>
    </w:div>
    <w:div w:id="400518520">
      <w:marLeft w:val="640"/>
      <w:marRight w:val="0"/>
      <w:marTop w:val="0"/>
      <w:marBottom w:val="0"/>
      <w:divBdr>
        <w:top w:val="none" w:sz="0" w:space="0" w:color="auto"/>
        <w:left w:val="none" w:sz="0" w:space="0" w:color="auto"/>
        <w:bottom w:val="none" w:sz="0" w:space="0" w:color="auto"/>
        <w:right w:val="none" w:sz="0" w:space="0" w:color="auto"/>
      </w:divBdr>
    </w:div>
    <w:div w:id="400519114">
      <w:marLeft w:val="640"/>
      <w:marRight w:val="0"/>
      <w:marTop w:val="0"/>
      <w:marBottom w:val="0"/>
      <w:divBdr>
        <w:top w:val="none" w:sz="0" w:space="0" w:color="auto"/>
        <w:left w:val="none" w:sz="0" w:space="0" w:color="auto"/>
        <w:bottom w:val="none" w:sz="0" w:space="0" w:color="auto"/>
        <w:right w:val="none" w:sz="0" w:space="0" w:color="auto"/>
      </w:divBdr>
    </w:div>
    <w:div w:id="400562490">
      <w:marLeft w:val="640"/>
      <w:marRight w:val="0"/>
      <w:marTop w:val="0"/>
      <w:marBottom w:val="0"/>
      <w:divBdr>
        <w:top w:val="none" w:sz="0" w:space="0" w:color="auto"/>
        <w:left w:val="none" w:sz="0" w:space="0" w:color="auto"/>
        <w:bottom w:val="none" w:sz="0" w:space="0" w:color="auto"/>
        <w:right w:val="none" w:sz="0" w:space="0" w:color="auto"/>
      </w:divBdr>
    </w:div>
    <w:div w:id="400565007">
      <w:marLeft w:val="640"/>
      <w:marRight w:val="0"/>
      <w:marTop w:val="0"/>
      <w:marBottom w:val="0"/>
      <w:divBdr>
        <w:top w:val="none" w:sz="0" w:space="0" w:color="auto"/>
        <w:left w:val="none" w:sz="0" w:space="0" w:color="auto"/>
        <w:bottom w:val="none" w:sz="0" w:space="0" w:color="auto"/>
        <w:right w:val="none" w:sz="0" w:space="0" w:color="auto"/>
      </w:divBdr>
    </w:div>
    <w:div w:id="400635314">
      <w:marLeft w:val="640"/>
      <w:marRight w:val="0"/>
      <w:marTop w:val="0"/>
      <w:marBottom w:val="0"/>
      <w:divBdr>
        <w:top w:val="none" w:sz="0" w:space="0" w:color="auto"/>
        <w:left w:val="none" w:sz="0" w:space="0" w:color="auto"/>
        <w:bottom w:val="none" w:sz="0" w:space="0" w:color="auto"/>
        <w:right w:val="none" w:sz="0" w:space="0" w:color="auto"/>
      </w:divBdr>
    </w:div>
    <w:div w:id="400637593">
      <w:marLeft w:val="640"/>
      <w:marRight w:val="0"/>
      <w:marTop w:val="0"/>
      <w:marBottom w:val="0"/>
      <w:divBdr>
        <w:top w:val="none" w:sz="0" w:space="0" w:color="auto"/>
        <w:left w:val="none" w:sz="0" w:space="0" w:color="auto"/>
        <w:bottom w:val="none" w:sz="0" w:space="0" w:color="auto"/>
        <w:right w:val="none" w:sz="0" w:space="0" w:color="auto"/>
      </w:divBdr>
    </w:div>
    <w:div w:id="400836485">
      <w:marLeft w:val="640"/>
      <w:marRight w:val="0"/>
      <w:marTop w:val="0"/>
      <w:marBottom w:val="0"/>
      <w:divBdr>
        <w:top w:val="none" w:sz="0" w:space="0" w:color="auto"/>
        <w:left w:val="none" w:sz="0" w:space="0" w:color="auto"/>
        <w:bottom w:val="none" w:sz="0" w:space="0" w:color="auto"/>
        <w:right w:val="none" w:sz="0" w:space="0" w:color="auto"/>
      </w:divBdr>
    </w:div>
    <w:div w:id="400909769">
      <w:marLeft w:val="640"/>
      <w:marRight w:val="0"/>
      <w:marTop w:val="0"/>
      <w:marBottom w:val="0"/>
      <w:divBdr>
        <w:top w:val="none" w:sz="0" w:space="0" w:color="auto"/>
        <w:left w:val="none" w:sz="0" w:space="0" w:color="auto"/>
        <w:bottom w:val="none" w:sz="0" w:space="0" w:color="auto"/>
        <w:right w:val="none" w:sz="0" w:space="0" w:color="auto"/>
      </w:divBdr>
    </w:div>
    <w:div w:id="400953645">
      <w:marLeft w:val="640"/>
      <w:marRight w:val="0"/>
      <w:marTop w:val="0"/>
      <w:marBottom w:val="0"/>
      <w:divBdr>
        <w:top w:val="none" w:sz="0" w:space="0" w:color="auto"/>
        <w:left w:val="none" w:sz="0" w:space="0" w:color="auto"/>
        <w:bottom w:val="none" w:sz="0" w:space="0" w:color="auto"/>
        <w:right w:val="none" w:sz="0" w:space="0" w:color="auto"/>
      </w:divBdr>
    </w:div>
    <w:div w:id="400956165">
      <w:marLeft w:val="640"/>
      <w:marRight w:val="0"/>
      <w:marTop w:val="0"/>
      <w:marBottom w:val="0"/>
      <w:divBdr>
        <w:top w:val="none" w:sz="0" w:space="0" w:color="auto"/>
        <w:left w:val="none" w:sz="0" w:space="0" w:color="auto"/>
        <w:bottom w:val="none" w:sz="0" w:space="0" w:color="auto"/>
        <w:right w:val="none" w:sz="0" w:space="0" w:color="auto"/>
      </w:divBdr>
    </w:div>
    <w:div w:id="400980383">
      <w:marLeft w:val="640"/>
      <w:marRight w:val="0"/>
      <w:marTop w:val="0"/>
      <w:marBottom w:val="0"/>
      <w:divBdr>
        <w:top w:val="none" w:sz="0" w:space="0" w:color="auto"/>
        <w:left w:val="none" w:sz="0" w:space="0" w:color="auto"/>
        <w:bottom w:val="none" w:sz="0" w:space="0" w:color="auto"/>
        <w:right w:val="none" w:sz="0" w:space="0" w:color="auto"/>
      </w:divBdr>
    </w:div>
    <w:div w:id="401031535">
      <w:marLeft w:val="640"/>
      <w:marRight w:val="0"/>
      <w:marTop w:val="0"/>
      <w:marBottom w:val="0"/>
      <w:divBdr>
        <w:top w:val="none" w:sz="0" w:space="0" w:color="auto"/>
        <w:left w:val="none" w:sz="0" w:space="0" w:color="auto"/>
        <w:bottom w:val="none" w:sz="0" w:space="0" w:color="auto"/>
        <w:right w:val="none" w:sz="0" w:space="0" w:color="auto"/>
      </w:divBdr>
    </w:div>
    <w:div w:id="401098320">
      <w:marLeft w:val="640"/>
      <w:marRight w:val="0"/>
      <w:marTop w:val="0"/>
      <w:marBottom w:val="0"/>
      <w:divBdr>
        <w:top w:val="none" w:sz="0" w:space="0" w:color="auto"/>
        <w:left w:val="none" w:sz="0" w:space="0" w:color="auto"/>
        <w:bottom w:val="none" w:sz="0" w:space="0" w:color="auto"/>
        <w:right w:val="none" w:sz="0" w:space="0" w:color="auto"/>
      </w:divBdr>
    </w:div>
    <w:div w:id="401145975">
      <w:marLeft w:val="640"/>
      <w:marRight w:val="0"/>
      <w:marTop w:val="0"/>
      <w:marBottom w:val="0"/>
      <w:divBdr>
        <w:top w:val="none" w:sz="0" w:space="0" w:color="auto"/>
        <w:left w:val="none" w:sz="0" w:space="0" w:color="auto"/>
        <w:bottom w:val="none" w:sz="0" w:space="0" w:color="auto"/>
        <w:right w:val="none" w:sz="0" w:space="0" w:color="auto"/>
      </w:divBdr>
    </w:div>
    <w:div w:id="401147788">
      <w:marLeft w:val="640"/>
      <w:marRight w:val="0"/>
      <w:marTop w:val="0"/>
      <w:marBottom w:val="0"/>
      <w:divBdr>
        <w:top w:val="none" w:sz="0" w:space="0" w:color="auto"/>
        <w:left w:val="none" w:sz="0" w:space="0" w:color="auto"/>
        <w:bottom w:val="none" w:sz="0" w:space="0" w:color="auto"/>
        <w:right w:val="none" w:sz="0" w:space="0" w:color="auto"/>
      </w:divBdr>
    </w:div>
    <w:div w:id="401148508">
      <w:marLeft w:val="640"/>
      <w:marRight w:val="0"/>
      <w:marTop w:val="0"/>
      <w:marBottom w:val="0"/>
      <w:divBdr>
        <w:top w:val="none" w:sz="0" w:space="0" w:color="auto"/>
        <w:left w:val="none" w:sz="0" w:space="0" w:color="auto"/>
        <w:bottom w:val="none" w:sz="0" w:space="0" w:color="auto"/>
        <w:right w:val="none" w:sz="0" w:space="0" w:color="auto"/>
      </w:divBdr>
    </w:div>
    <w:div w:id="401176436">
      <w:marLeft w:val="640"/>
      <w:marRight w:val="0"/>
      <w:marTop w:val="0"/>
      <w:marBottom w:val="0"/>
      <w:divBdr>
        <w:top w:val="none" w:sz="0" w:space="0" w:color="auto"/>
        <w:left w:val="none" w:sz="0" w:space="0" w:color="auto"/>
        <w:bottom w:val="none" w:sz="0" w:space="0" w:color="auto"/>
        <w:right w:val="none" w:sz="0" w:space="0" w:color="auto"/>
      </w:divBdr>
    </w:div>
    <w:div w:id="401222465">
      <w:marLeft w:val="640"/>
      <w:marRight w:val="0"/>
      <w:marTop w:val="0"/>
      <w:marBottom w:val="0"/>
      <w:divBdr>
        <w:top w:val="none" w:sz="0" w:space="0" w:color="auto"/>
        <w:left w:val="none" w:sz="0" w:space="0" w:color="auto"/>
        <w:bottom w:val="none" w:sz="0" w:space="0" w:color="auto"/>
        <w:right w:val="none" w:sz="0" w:space="0" w:color="auto"/>
      </w:divBdr>
    </w:div>
    <w:div w:id="401295606">
      <w:marLeft w:val="640"/>
      <w:marRight w:val="0"/>
      <w:marTop w:val="0"/>
      <w:marBottom w:val="0"/>
      <w:divBdr>
        <w:top w:val="none" w:sz="0" w:space="0" w:color="auto"/>
        <w:left w:val="none" w:sz="0" w:space="0" w:color="auto"/>
        <w:bottom w:val="none" w:sz="0" w:space="0" w:color="auto"/>
        <w:right w:val="none" w:sz="0" w:space="0" w:color="auto"/>
      </w:divBdr>
    </w:div>
    <w:div w:id="401368757">
      <w:marLeft w:val="640"/>
      <w:marRight w:val="0"/>
      <w:marTop w:val="0"/>
      <w:marBottom w:val="0"/>
      <w:divBdr>
        <w:top w:val="none" w:sz="0" w:space="0" w:color="auto"/>
        <w:left w:val="none" w:sz="0" w:space="0" w:color="auto"/>
        <w:bottom w:val="none" w:sz="0" w:space="0" w:color="auto"/>
        <w:right w:val="none" w:sz="0" w:space="0" w:color="auto"/>
      </w:divBdr>
    </w:div>
    <w:div w:id="401489302">
      <w:marLeft w:val="640"/>
      <w:marRight w:val="0"/>
      <w:marTop w:val="0"/>
      <w:marBottom w:val="0"/>
      <w:divBdr>
        <w:top w:val="none" w:sz="0" w:space="0" w:color="auto"/>
        <w:left w:val="none" w:sz="0" w:space="0" w:color="auto"/>
        <w:bottom w:val="none" w:sz="0" w:space="0" w:color="auto"/>
        <w:right w:val="none" w:sz="0" w:space="0" w:color="auto"/>
      </w:divBdr>
    </w:div>
    <w:div w:id="401493000">
      <w:marLeft w:val="640"/>
      <w:marRight w:val="0"/>
      <w:marTop w:val="0"/>
      <w:marBottom w:val="0"/>
      <w:divBdr>
        <w:top w:val="none" w:sz="0" w:space="0" w:color="auto"/>
        <w:left w:val="none" w:sz="0" w:space="0" w:color="auto"/>
        <w:bottom w:val="none" w:sz="0" w:space="0" w:color="auto"/>
        <w:right w:val="none" w:sz="0" w:space="0" w:color="auto"/>
      </w:divBdr>
    </w:div>
    <w:div w:id="401559461">
      <w:marLeft w:val="640"/>
      <w:marRight w:val="0"/>
      <w:marTop w:val="0"/>
      <w:marBottom w:val="0"/>
      <w:divBdr>
        <w:top w:val="none" w:sz="0" w:space="0" w:color="auto"/>
        <w:left w:val="none" w:sz="0" w:space="0" w:color="auto"/>
        <w:bottom w:val="none" w:sz="0" w:space="0" w:color="auto"/>
        <w:right w:val="none" w:sz="0" w:space="0" w:color="auto"/>
      </w:divBdr>
    </w:div>
    <w:div w:id="401678054">
      <w:marLeft w:val="640"/>
      <w:marRight w:val="0"/>
      <w:marTop w:val="0"/>
      <w:marBottom w:val="0"/>
      <w:divBdr>
        <w:top w:val="none" w:sz="0" w:space="0" w:color="auto"/>
        <w:left w:val="none" w:sz="0" w:space="0" w:color="auto"/>
        <w:bottom w:val="none" w:sz="0" w:space="0" w:color="auto"/>
        <w:right w:val="none" w:sz="0" w:space="0" w:color="auto"/>
      </w:divBdr>
    </w:div>
    <w:div w:id="401831018">
      <w:marLeft w:val="640"/>
      <w:marRight w:val="0"/>
      <w:marTop w:val="0"/>
      <w:marBottom w:val="0"/>
      <w:divBdr>
        <w:top w:val="none" w:sz="0" w:space="0" w:color="auto"/>
        <w:left w:val="none" w:sz="0" w:space="0" w:color="auto"/>
        <w:bottom w:val="none" w:sz="0" w:space="0" w:color="auto"/>
        <w:right w:val="none" w:sz="0" w:space="0" w:color="auto"/>
      </w:divBdr>
    </w:div>
    <w:div w:id="401871773">
      <w:marLeft w:val="640"/>
      <w:marRight w:val="0"/>
      <w:marTop w:val="0"/>
      <w:marBottom w:val="0"/>
      <w:divBdr>
        <w:top w:val="none" w:sz="0" w:space="0" w:color="auto"/>
        <w:left w:val="none" w:sz="0" w:space="0" w:color="auto"/>
        <w:bottom w:val="none" w:sz="0" w:space="0" w:color="auto"/>
        <w:right w:val="none" w:sz="0" w:space="0" w:color="auto"/>
      </w:divBdr>
    </w:div>
    <w:div w:id="401954029">
      <w:marLeft w:val="640"/>
      <w:marRight w:val="0"/>
      <w:marTop w:val="0"/>
      <w:marBottom w:val="0"/>
      <w:divBdr>
        <w:top w:val="none" w:sz="0" w:space="0" w:color="auto"/>
        <w:left w:val="none" w:sz="0" w:space="0" w:color="auto"/>
        <w:bottom w:val="none" w:sz="0" w:space="0" w:color="auto"/>
        <w:right w:val="none" w:sz="0" w:space="0" w:color="auto"/>
      </w:divBdr>
    </w:div>
    <w:div w:id="402069003">
      <w:marLeft w:val="640"/>
      <w:marRight w:val="0"/>
      <w:marTop w:val="0"/>
      <w:marBottom w:val="0"/>
      <w:divBdr>
        <w:top w:val="none" w:sz="0" w:space="0" w:color="auto"/>
        <w:left w:val="none" w:sz="0" w:space="0" w:color="auto"/>
        <w:bottom w:val="none" w:sz="0" w:space="0" w:color="auto"/>
        <w:right w:val="none" w:sz="0" w:space="0" w:color="auto"/>
      </w:divBdr>
    </w:div>
    <w:div w:id="402071169">
      <w:marLeft w:val="640"/>
      <w:marRight w:val="0"/>
      <w:marTop w:val="0"/>
      <w:marBottom w:val="0"/>
      <w:divBdr>
        <w:top w:val="none" w:sz="0" w:space="0" w:color="auto"/>
        <w:left w:val="none" w:sz="0" w:space="0" w:color="auto"/>
        <w:bottom w:val="none" w:sz="0" w:space="0" w:color="auto"/>
        <w:right w:val="none" w:sz="0" w:space="0" w:color="auto"/>
      </w:divBdr>
    </w:div>
    <w:div w:id="402139026">
      <w:marLeft w:val="640"/>
      <w:marRight w:val="0"/>
      <w:marTop w:val="0"/>
      <w:marBottom w:val="0"/>
      <w:divBdr>
        <w:top w:val="none" w:sz="0" w:space="0" w:color="auto"/>
        <w:left w:val="none" w:sz="0" w:space="0" w:color="auto"/>
        <w:bottom w:val="none" w:sz="0" w:space="0" w:color="auto"/>
        <w:right w:val="none" w:sz="0" w:space="0" w:color="auto"/>
      </w:divBdr>
    </w:div>
    <w:div w:id="402139133">
      <w:marLeft w:val="640"/>
      <w:marRight w:val="0"/>
      <w:marTop w:val="0"/>
      <w:marBottom w:val="0"/>
      <w:divBdr>
        <w:top w:val="none" w:sz="0" w:space="0" w:color="auto"/>
        <w:left w:val="none" w:sz="0" w:space="0" w:color="auto"/>
        <w:bottom w:val="none" w:sz="0" w:space="0" w:color="auto"/>
        <w:right w:val="none" w:sz="0" w:space="0" w:color="auto"/>
      </w:divBdr>
    </w:div>
    <w:div w:id="402141057">
      <w:marLeft w:val="640"/>
      <w:marRight w:val="0"/>
      <w:marTop w:val="0"/>
      <w:marBottom w:val="0"/>
      <w:divBdr>
        <w:top w:val="none" w:sz="0" w:space="0" w:color="auto"/>
        <w:left w:val="none" w:sz="0" w:space="0" w:color="auto"/>
        <w:bottom w:val="none" w:sz="0" w:space="0" w:color="auto"/>
        <w:right w:val="none" w:sz="0" w:space="0" w:color="auto"/>
      </w:divBdr>
    </w:div>
    <w:div w:id="402262980">
      <w:marLeft w:val="640"/>
      <w:marRight w:val="0"/>
      <w:marTop w:val="0"/>
      <w:marBottom w:val="0"/>
      <w:divBdr>
        <w:top w:val="none" w:sz="0" w:space="0" w:color="auto"/>
        <w:left w:val="none" w:sz="0" w:space="0" w:color="auto"/>
        <w:bottom w:val="none" w:sz="0" w:space="0" w:color="auto"/>
        <w:right w:val="none" w:sz="0" w:space="0" w:color="auto"/>
      </w:divBdr>
    </w:div>
    <w:div w:id="402336364">
      <w:marLeft w:val="640"/>
      <w:marRight w:val="0"/>
      <w:marTop w:val="0"/>
      <w:marBottom w:val="0"/>
      <w:divBdr>
        <w:top w:val="none" w:sz="0" w:space="0" w:color="auto"/>
        <w:left w:val="none" w:sz="0" w:space="0" w:color="auto"/>
        <w:bottom w:val="none" w:sz="0" w:space="0" w:color="auto"/>
        <w:right w:val="none" w:sz="0" w:space="0" w:color="auto"/>
      </w:divBdr>
    </w:div>
    <w:div w:id="402338362">
      <w:marLeft w:val="640"/>
      <w:marRight w:val="0"/>
      <w:marTop w:val="0"/>
      <w:marBottom w:val="0"/>
      <w:divBdr>
        <w:top w:val="none" w:sz="0" w:space="0" w:color="auto"/>
        <w:left w:val="none" w:sz="0" w:space="0" w:color="auto"/>
        <w:bottom w:val="none" w:sz="0" w:space="0" w:color="auto"/>
        <w:right w:val="none" w:sz="0" w:space="0" w:color="auto"/>
      </w:divBdr>
    </w:div>
    <w:div w:id="402338535">
      <w:marLeft w:val="640"/>
      <w:marRight w:val="0"/>
      <w:marTop w:val="0"/>
      <w:marBottom w:val="0"/>
      <w:divBdr>
        <w:top w:val="none" w:sz="0" w:space="0" w:color="auto"/>
        <w:left w:val="none" w:sz="0" w:space="0" w:color="auto"/>
        <w:bottom w:val="none" w:sz="0" w:space="0" w:color="auto"/>
        <w:right w:val="none" w:sz="0" w:space="0" w:color="auto"/>
      </w:divBdr>
    </w:div>
    <w:div w:id="402532379">
      <w:marLeft w:val="640"/>
      <w:marRight w:val="0"/>
      <w:marTop w:val="0"/>
      <w:marBottom w:val="0"/>
      <w:divBdr>
        <w:top w:val="none" w:sz="0" w:space="0" w:color="auto"/>
        <w:left w:val="none" w:sz="0" w:space="0" w:color="auto"/>
        <w:bottom w:val="none" w:sz="0" w:space="0" w:color="auto"/>
        <w:right w:val="none" w:sz="0" w:space="0" w:color="auto"/>
      </w:divBdr>
    </w:div>
    <w:div w:id="402676804">
      <w:marLeft w:val="640"/>
      <w:marRight w:val="0"/>
      <w:marTop w:val="0"/>
      <w:marBottom w:val="0"/>
      <w:divBdr>
        <w:top w:val="none" w:sz="0" w:space="0" w:color="auto"/>
        <w:left w:val="none" w:sz="0" w:space="0" w:color="auto"/>
        <w:bottom w:val="none" w:sz="0" w:space="0" w:color="auto"/>
        <w:right w:val="none" w:sz="0" w:space="0" w:color="auto"/>
      </w:divBdr>
    </w:div>
    <w:div w:id="402684171">
      <w:marLeft w:val="640"/>
      <w:marRight w:val="0"/>
      <w:marTop w:val="0"/>
      <w:marBottom w:val="0"/>
      <w:divBdr>
        <w:top w:val="none" w:sz="0" w:space="0" w:color="auto"/>
        <w:left w:val="none" w:sz="0" w:space="0" w:color="auto"/>
        <w:bottom w:val="none" w:sz="0" w:space="0" w:color="auto"/>
        <w:right w:val="none" w:sz="0" w:space="0" w:color="auto"/>
      </w:divBdr>
    </w:div>
    <w:div w:id="402874420">
      <w:marLeft w:val="640"/>
      <w:marRight w:val="0"/>
      <w:marTop w:val="0"/>
      <w:marBottom w:val="0"/>
      <w:divBdr>
        <w:top w:val="none" w:sz="0" w:space="0" w:color="auto"/>
        <w:left w:val="none" w:sz="0" w:space="0" w:color="auto"/>
        <w:bottom w:val="none" w:sz="0" w:space="0" w:color="auto"/>
        <w:right w:val="none" w:sz="0" w:space="0" w:color="auto"/>
      </w:divBdr>
    </w:div>
    <w:div w:id="402916408">
      <w:marLeft w:val="640"/>
      <w:marRight w:val="0"/>
      <w:marTop w:val="0"/>
      <w:marBottom w:val="0"/>
      <w:divBdr>
        <w:top w:val="none" w:sz="0" w:space="0" w:color="auto"/>
        <w:left w:val="none" w:sz="0" w:space="0" w:color="auto"/>
        <w:bottom w:val="none" w:sz="0" w:space="0" w:color="auto"/>
        <w:right w:val="none" w:sz="0" w:space="0" w:color="auto"/>
      </w:divBdr>
    </w:div>
    <w:div w:id="402916776">
      <w:marLeft w:val="640"/>
      <w:marRight w:val="0"/>
      <w:marTop w:val="0"/>
      <w:marBottom w:val="0"/>
      <w:divBdr>
        <w:top w:val="none" w:sz="0" w:space="0" w:color="auto"/>
        <w:left w:val="none" w:sz="0" w:space="0" w:color="auto"/>
        <w:bottom w:val="none" w:sz="0" w:space="0" w:color="auto"/>
        <w:right w:val="none" w:sz="0" w:space="0" w:color="auto"/>
      </w:divBdr>
    </w:div>
    <w:div w:id="402920131">
      <w:marLeft w:val="640"/>
      <w:marRight w:val="0"/>
      <w:marTop w:val="0"/>
      <w:marBottom w:val="0"/>
      <w:divBdr>
        <w:top w:val="none" w:sz="0" w:space="0" w:color="auto"/>
        <w:left w:val="none" w:sz="0" w:space="0" w:color="auto"/>
        <w:bottom w:val="none" w:sz="0" w:space="0" w:color="auto"/>
        <w:right w:val="none" w:sz="0" w:space="0" w:color="auto"/>
      </w:divBdr>
    </w:div>
    <w:div w:id="403064839">
      <w:marLeft w:val="640"/>
      <w:marRight w:val="0"/>
      <w:marTop w:val="0"/>
      <w:marBottom w:val="0"/>
      <w:divBdr>
        <w:top w:val="none" w:sz="0" w:space="0" w:color="auto"/>
        <w:left w:val="none" w:sz="0" w:space="0" w:color="auto"/>
        <w:bottom w:val="none" w:sz="0" w:space="0" w:color="auto"/>
        <w:right w:val="none" w:sz="0" w:space="0" w:color="auto"/>
      </w:divBdr>
    </w:div>
    <w:div w:id="403069109">
      <w:marLeft w:val="640"/>
      <w:marRight w:val="0"/>
      <w:marTop w:val="0"/>
      <w:marBottom w:val="0"/>
      <w:divBdr>
        <w:top w:val="none" w:sz="0" w:space="0" w:color="auto"/>
        <w:left w:val="none" w:sz="0" w:space="0" w:color="auto"/>
        <w:bottom w:val="none" w:sz="0" w:space="0" w:color="auto"/>
        <w:right w:val="none" w:sz="0" w:space="0" w:color="auto"/>
      </w:divBdr>
    </w:div>
    <w:div w:id="403189219">
      <w:marLeft w:val="640"/>
      <w:marRight w:val="0"/>
      <w:marTop w:val="0"/>
      <w:marBottom w:val="0"/>
      <w:divBdr>
        <w:top w:val="none" w:sz="0" w:space="0" w:color="auto"/>
        <w:left w:val="none" w:sz="0" w:space="0" w:color="auto"/>
        <w:bottom w:val="none" w:sz="0" w:space="0" w:color="auto"/>
        <w:right w:val="none" w:sz="0" w:space="0" w:color="auto"/>
      </w:divBdr>
    </w:div>
    <w:div w:id="403333459">
      <w:marLeft w:val="640"/>
      <w:marRight w:val="0"/>
      <w:marTop w:val="0"/>
      <w:marBottom w:val="0"/>
      <w:divBdr>
        <w:top w:val="none" w:sz="0" w:space="0" w:color="auto"/>
        <w:left w:val="none" w:sz="0" w:space="0" w:color="auto"/>
        <w:bottom w:val="none" w:sz="0" w:space="0" w:color="auto"/>
        <w:right w:val="none" w:sz="0" w:space="0" w:color="auto"/>
      </w:divBdr>
    </w:div>
    <w:div w:id="403336102">
      <w:marLeft w:val="640"/>
      <w:marRight w:val="0"/>
      <w:marTop w:val="0"/>
      <w:marBottom w:val="0"/>
      <w:divBdr>
        <w:top w:val="none" w:sz="0" w:space="0" w:color="auto"/>
        <w:left w:val="none" w:sz="0" w:space="0" w:color="auto"/>
        <w:bottom w:val="none" w:sz="0" w:space="0" w:color="auto"/>
        <w:right w:val="none" w:sz="0" w:space="0" w:color="auto"/>
      </w:divBdr>
    </w:div>
    <w:div w:id="403376951">
      <w:marLeft w:val="640"/>
      <w:marRight w:val="0"/>
      <w:marTop w:val="0"/>
      <w:marBottom w:val="0"/>
      <w:divBdr>
        <w:top w:val="none" w:sz="0" w:space="0" w:color="auto"/>
        <w:left w:val="none" w:sz="0" w:space="0" w:color="auto"/>
        <w:bottom w:val="none" w:sz="0" w:space="0" w:color="auto"/>
        <w:right w:val="none" w:sz="0" w:space="0" w:color="auto"/>
      </w:divBdr>
    </w:div>
    <w:div w:id="403379667">
      <w:marLeft w:val="640"/>
      <w:marRight w:val="0"/>
      <w:marTop w:val="0"/>
      <w:marBottom w:val="0"/>
      <w:divBdr>
        <w:top w:val="none" w:sz="0" w:space="0" w:color="auto"/>
        <w:left w:val="none" w:sz="0" w:space="0" w:color="auto"/>
        <w:bottom w:val="none" w:sz="0" w:space="0" w:color="auto"/>
        <w:right w:val="none" w:sz="0" w:space="0" w:color="auto"/>
      </w:divBdr>
    </w:div>
    <w:div w:id="403380708">
      <w:marLeft w:val="640"/>
      <w:marRight w:val="0"/>
      <w:marTop w:val="0"/>
      <w:marBottom w:val="0"/>
      <w:divBdr>
        <w:top w:val="none" w:sz="0" w:space="0" w:color="auto"/>
        <w:left w:val="none" w:sz="0" w:space="0" w:color="auto"/>
        <w:bottom w:val="none" w:sz="0" w:space="0" w:color="auto"/>
        <w:right w:val="none" w:sz="0" w:space="0" w:color="auto"/>
      </w:divBdr>
    </w:div>
    <w:div w:id="403451179">
      <w:marLeft w:val="640"/>
      <w:marRight w:val="0"/>
      <w:marTop w:val="0"/>
      <w:marBottom w:val="0"/>
      <w:divBdr>
        <w:top w:val="none" w:sz="0" w:space="0" w:color="auto"/>
        <w:left w:val="none" w:sz="0" w:space="0" w:color="auto"/>
        <w:bottom w:val="none" w:sz="0" w:space="0" w:color="auto"/>
        <w:right w:val="none" w:sz="0" w:space="0" w:color="auto"/>
      </w:divBdr>
    </w:div>
    <w:div w:id="403454721">
      <w:marLeft w:val="640"/>
      <w:marRight w:val="0"/>
      <w:marTop w:val="0"/>
      <w:marBottom w:val="0"/>
      <w:divBdr>
        <w:top w:val="none" w:sz="0" w:space="0" w:color="auto"/>
        <w:left w:val="none" w:sz="0" w:space="0" w:color="auto"/>
        <w:bottom w:val="none" w:sz="0" w:space="0" w:color="auto"/>
        <w:right w:val="none" w:sz="0" w:space="0" w:color="auto"/>
      </w:divBdr>
    </w:div>
    <w:div w:id="403528090">
      <w:marLeft w:val="640"/>
      <w:marRight w:val="0"/>
      <w:marTop w:val="0"/>
      <w:marBottom w:val="0"/>
      <w:divBdr>
        <w:top w:val="none" w:sz="0" w:space="0" w:color="auto"/>
        <w:left w:val="none" w:sz="0" w:space="0" w:color="auto"/>
        <w:bottom w:val="none" w:sz="0" w:space="0" w:color="auto"/>
        <w:right w:val="none" w:sz="0" w:space="0" w:color="auto"/>
      </w:divBdr>
    </w:div>
    <w:div w:id="403534326">
      <w:marLeft w:val="640"/>
      <w:marRight w:val="0"/>
      <w:marTop w:val="0"/>
      <w:marBottom w:val="0"/>
      <w:divBdr>
        <w:top w:val="none" w:sz="0" w:space="0" w:color="auto"/>
        <w:left w:val="none" w:sz="0" w:space="0" w:color="auto"/>
        <w:bottom w:val="none" w:sz="0" w:space="0" w:color="auto"/>
        <w:right w:val="none" w:sz="0" w:space="0" w:color="auto"/>
      </w:divBdr>
    </w:div>
    <w:div w:id="403574245">
      <w:marLeft w:val="640"/>
      <w:marRight w:val="0"/>
      <w:marTop w:val="0"/>
      <w:marBottom w:val="0"/>
      <w:divBdr>
        <w:top w:val="none" w:sz="0" w:space="0" w:color="auto"/>
        <w:left w:val="none" w:sz="0" w:space="0" w:color="auto"/>
        <w:bottom w:val="none" w:sz="0" w:space="0" w:color="auto"/>
        <w:right w:val="none" w:sz="0" w:space="0" w:color="auto"/>
      </w:divBdr>
    </w:div>
    <w:div w:id="403574313">
      <w:marLeft w:val="640"/>
      <w:marRight w:val="0"/>
      <w:marTop w:val="0"/>
      <w:marBottom w:val="0"/>
      <w:divBdr>
        <w:top w:val="none" w:sz="0" w:space="0" w:color="auto"/>
        <w:left w:val="none" w:sz="0" w:space="0" w:color="auto"/>
        <w:bottom w:val="none" w:sz="0" w:space="0" w:color="auto"/>
        <w:right w:val="none" w:sz="0" w:space="0" w:color="auto"/>
      </w:divBdr>
    </w:div>
    <w:div w:id="403574684">
      <w:marLeft w:val="640"/>
      <w:marRight w:val="0"/>
      <w:marTop w:val="0"/>
      <w:marBottom w:val="0"/>
      <w:divBdr>
        <w:top w:val="none" w:sz="0" w:space="0" w:color="auto"/>
        <w:left w:val="none" w:sz="0" w:space="0" w:color="auto"/>
        <w:bottom w:val="none" w:sz="0" w:space="0" w:color="auto"/>
        <w:right w:val="none" w:sz="0" w:space="0" w:color="auto"/>
      </w:divBdr>
    </w:div>
    <w:div w:id="403648284">
      <w:marLeft w:val="640"/>
      <w:marRight w:val="0"/>
      <w:marTop w:val="0"/>
      <w:marBottom w:val="0"/>
      <w:divBdr>
        <w:top w:val="none" w:sz="0" w:space="0" w:color="auto"/>
        <w:left w:val="none" w:sz="0" w:space="0" w:color="auto"/>
        <w:bottom w:val="none" w:sz="0" w:space="0" w:color="auto"/>
        <w:right w:val="none" w:sz="0" w:space="0" w:color="auto"/>
      </w:divBdr>
    </w:div>
    <w:div w:id="403724789">
      <w:marLeft w:val="640"/>
      <w:marRight w:val="0"/>
      <w:marTop w:val="0"/>
      <w:marBottom w:val="0"/>
      <w:divBdr>
        <w:top w:val="none" w:sz="0" w:space="0" w:color="auto"/>
        <w:left w:val="none" w:sz="0" w:space="0" w:color="auto"/>
        <w:bottom w:val="none" w:sz="0" w:space="0" w:color="auto"/>
        <w:right w:val="none" w:sz="0" w:space="0" w:color="auto"/>
      </w:divBdr>
    </w:div>
    <w:div w:id="403725448">
      <w:marLeft w:val="640"/>
      <w:marRight w:val="0"/>
      <w:marTop w:val="0"/>
      <w:marBottom w:val="0"/>
      <w:divBdr>
        <w:top w:val="none" w:sz="0" w:space="0" w:color="auto"/>
        <w:left w:val="none" w:sz="0" w:space="0" w:color="auto"/>
        <w:bottom w:val="none" w:sz="0" w:space="0" w:color="auto"/>
        <w:right w:val="none" w:sz="0" w:space="0" w:color="auto"/>
      </w:divBdr>
    </w:div>
    <w:div w:id="403770269">
      <w:marLeft w:val="640"/>
      <w:marRight w:val="0"/>
      <w:marTop w:val="0"/>
      <w:marBottom w:val="0"/>
      <w:divBdr>
        <w:top w:val="none" w:sz="0" w:space="0" w:color="auto"/>
        <w:left w:val="none" w:sz="0" w:space="0" w:color="auto"/>
        <w:bottom w:val="none" w:sz="0" w:space="0" w:color="auto"/>
        <w:right w:val="none" w:sz="0" w:space="0" w:color="auto"/>
      </w:divBdr>
    </w:div>
    <w:div w:id="403797507">
      <w:marLeft w:val="640"/>
      <w:marRight w:val="0"/>
      <w:marTop w:val="0"/>
      <w:marBottom w:val="0"/>
      <w:divBdr>
        <w:top w:val="none" w:sz="0" w:space="0" w:color="auto"/>
        <w:left w:val="none" w:sz="0" w:space="0" w:color="auto"/>
        <w:bottom w:val="none" w:sz="0" w:space="0" w:color="auto"/>
        <w:right w:val="none" w:sz="0" w:space="0" w:color="auto"/>
      </w:divBdr>
    </w:div>
    <w:div w:id="403799692">
      <w:marLeft w:val="640"/>
      <w:marRight w:val="0"/>
      <w:marTop w:val="0"/>
      <w:marBottom w:val="0"/>
      <w:divBdr>
        <w:top w:val="none" w:sz="0" w:space="0" w:color="auto"/>
        <w:left w:val="none" w:sz="0" w:space="0" w:color="auto"/>
        <w:bottom w:val="none" w:sz="0" w:space="0" w:color="auto"/>
        <w:right w:val="none" w:sz="0" w:space="0" w:color="auto"/>
      </w:divBdr>
    </w:div>
    <w:div w:id="403837520">
      <w:marLeft w:val="640"/>
      <w:marRight w:val="0"/>
      <w:marTop w:val="0"/>
      <w:marBottom w:val="0"/>
      <w:divBdr>
        <w:top w:val="none" w:sz="0" w:space="0" w:color="auto"/>
        <w:left w:val="none" w:sz="0" w:space="0" w:color="auto"/>
        <w:bottom w:val="none" w:sz="0" w:space="0" w:color="auto"/>
        <w:right w:val="none" w:sz="0" w:space="0" w:color="auto"/>
      </w:divBdr>
    </w:div>
    <w:div w:id="403838780">
      <w:marLeft w:val="640"/>
      <w:marRight w:val="0"/>
      <w:marTop w:val="0"/>
      <w:marBottom w:val="0"/>
      <w:divBdr>
        <w:top w:val="none" w:sz="0" w:space="0" w:color="auto"/>
        <w:left w:val="none" w:sz="0" w:space="0" w:color="auto"/>
        <w:bottom w:val="none" w:sz="0" w:space="0" w:color="auto"/>
        <w:right w:val="none" w:sz="0" w:space="0" w:color="auto"/>
      </w:divBdr>
    </w:div>
    <w:div w:id="403913758">
      <w:marLeft w:val="640"/>
      <w:marRight w:val="0"/>
      <w:marTop w:val="0"/>
      <w:marBottom w:val="0"/>
      <w:divBdr>
        <w:top w:val="none" w:sz="0" w:space="0" w:color="auto"/>
        <w:left w:val="none" w:sz="0" w:space="0" w:color="auto"/>
        <w:bottom w:val="none" w:sz="0" w:space="0" w:color="auto"/>
        <w:right w:val="none" w:sz="0" w:space="0" w:color="auto"/>
      </w:divBdr>
    </w:div>
    <w:div w:id="403915403">
      <w:marLeft w:val="640"/>
      <w:marRight w:val="0"/>
      <w:marTop w:val="0"/>
      <w:marBottom w:val="0"/>
      <w:divBdr>
        <w:top w:val="none" w:sz="0" w:space="0" w:color="auto"/>
        <w:left w:val="none" w:sz="0" w:space="0" w:color="auto"/>
        <w:bottom w:val="none" w:sz="0" w:space="0" w:color="auto"/>
        <w:right w:val="none" w:sz="0" w:space="0" w:color="auto"/>
      </w:divBdr>
    </w:div>
    <w:div w:id="403920855">
      <w:marLeft w:val="640"/>
      <w:marRight w:val="0"/>
      <w:marTop w:val="0"/>
      <w:marBottom w:val="0"/>
      <w:divBdr>
        <w:top w:val="none" w:sz="0" w:space="0" w:color="auto"/>
        <w:left w:val="none" w:sz="0" w:space="0" w:color="auto"/>
        <w:bottom w:val="none" w:sz="0" w:space="0" w:color="auto"/>
        <w:right w:val="none" w:sz="0" w:space="0" w:color="auto"/>
      </w:divBdr>
    </w:div>
    <w:div w:id="404037934">
      <w:marLeft w:val="640"/>
      <w:marRight w:val="0"/>
      <w:marTop w:val="0"/>
      <w:marBottom w:val="0"/>
      <w:divBdr>
        <w:top w:val="none" w:sz="0" w:space="0" w:color="auto"/>
        <w:left w:val="none" w:sz="0" w:space="0" w:color="auto"/>
        <w:bottom w:val="none" w:sz="0" w:space="0" w:color="auto"/>
        <w:right w:val="none" w:sz="0" w:space="0" w:color="auto"/>
      </w:divBdr>
    </w:div>
    <w:div w:id="404104888">
      <w:marLeft w:val="640"/>
      <w:marRight w:val="0"/>
      <w:marTop w:val="0"/>
      <w:marBottom w:val="0"/>
      <w:divBdr>
        <w:top w:val="none" w:sz="0" w:space="0" w:color="auto"/>
        <w:left w:val="none" w:sz="0" w:space="0" w:color="auto"/>
        <w:bottom w:val="none" w:sz="0" w:space="0" w:color="auto"/>
        <w:right w:val="none" w:sz="0" w:space="0" w:color="auto"/>
      </w:divBdr>
    </w:div>
    <w:div w:id="404298601">
      <w:marLeft w:val="640"/>
      <w:marRight w:val="0"/>
      <w:marTop w:val="0"/>
      <w:marBottom w:val="0"/>
      <w:divBdr>
        <w:top w:val="none" w:sz="0" w:space="0" w:color="auto"/>
        <w:left w:val="none" w:sz="0" w:space="0" w:color="auto"/>
        <w:bottom w:val="none" w:sz="0" w:space="0" w:color="auto"/>
        <w:right w:val="none" w:sz="0" w:space="0" w:color="auto"/>
      </w:divBdr>
    </w:div>
    <w:div w:id="404306896">
      <w:marLeft w:val="640"/>
      <w:marRight w:val="0"/>
      <w:marTop w:val="0"/>
      <w:marBottom w:val="0"/>
      <w:divBdr>
        <w:top w:val="none" w:sz="0" w:space="0" w:color="auto"/>
        <w:left w:val="none" w:sz="0" w:space="0" w:color="auto"/>
        <w:bottom w:val="none" w:sz="0" w:space="0" w:color="auto"/>
        <w:right w:val="none" w:sz="0" w:space="0" w:color="auto"/>
      </w:divBdr>
    </w:div>
    <w:div w:id="404379983">
      <w:marLeft w:val="640"/>
      <w:marRight w:val="0"/>
      <w:marTop w:val="0"/>
      <w:marBottom w:val="0"/>
      <w:divBdr>
        <w:top w:val="none" w:sz="0" w:space="0" w:color="auto"/>
        <w:left w:val="none" w:sz="0" w:space="0" w:color="auto"/>
        <w:bottom w:val="none" w:sz="0" w:space="0" w:color="auto"/>
        <w:right w:val="none" w:sz="0" w:space="0" w:color="auto"/>
      </w:divBdr>
    </w:div>
    <w:div w:id="404500728">
      <w:marLeft w:val="640"/>
      <w:marRight w:val="0"/>
      <w:marTop w:val="0"/>
      <w:marBottom w:val="0"/>
      <w:divBdr>
        <w:top w:val="none" w:sz="0" w:space="0" w:color="auto"/>
        <w:left w:val="none" w:sz="0" w:space="0" w:color="auto"/>
        <w:bottom w:val="none" w:sz="0" w:space="0" w:color="auto"/>
        <w:right w:val="none" w:sz="0" w:space="0" w:color="auto"/>
      </w:divBdr>
    </w:div>
    <w:div w:id="404568716">
      <w:marLeft w:val="640"/>
      <w:marRight w:val="0"/>
      <w:marTop w:val="0"/>
      <w:marBottom w:val="0"/>
      <w:divBdr>
        <w:top w:val="none" w:sz="0" w:space="0" w:color="auto"/>
        <w:left w:val="none" w:sz="0" w:space="0" w:color="auto"/>
        <w:bottom w:val="none" w:sz="0" w:space="0" w:color="auto"/>
        <w:right w:val="none" w:sz="0" w:space="0" w:color="auto"/>
      </w:divBdr>
    </w:div>
    <w:div w:id="404685601">
      <w:marLeft w:val="640"/>
      <w:marRight w:val="0"/>
      <w:marTop w:val="0"/>
      <w:marBottom w:val="0"/>
      <w:divBdr>
        <w:top w:val="none" w:sz="0" w:space="0" w:color="auto"/>
        <w:left w:val="none" w:sz="0" w:space="0" w:color="auto"/>
        <w:bottom w:val="none" w:sz="0" w:space="0" w:color="auto"/>
        <w:right w:val="none" w:sz="0" w:space="0" w:color="auto"/>
      </w:divBdr>
    </w:div>
    <w:div w:id="404694053">
      <w:marLeft w:val="640"/>
      <w:marRight w:val="0"/>
      <w:marTop w:val="0"/>
      <w:marBottom w:val="0"/>
      <w:divBdr>
        <w:top w:val="none" w:sz="0" w:space="0" w:color="auto"/>
        <w:left w:val="none" w:sz="0" w:space="0" w:color="auto"/>
        <w:bottom w:val="none" w:sz="0" w:space="0" w:color="auto"/>
        <w:right w:val="none" w:sz="0" w:space="0" w:color="auto"/>
      </w:divBdr>
    </w:div>
    <w:div w:id="404760535">
      <w:marLeft w:val="640"/>
      <w:marRight w:val="0"/>
      <w:marTop w:val="0"/>
      <w:marBottom w:val="0"/>
      <w:divBdr>
        <w:top w:val="none" w:sz="0" w:space="0" w:color="auto"/>
        <w:left w:val="none" w:sz="0" w:space="0" w:color="auto"/>
        <w:bottom w:val="none" w:sz="0" w:space="0" w:color="auto"/>
        <w:right w:val="none" w:sz="0" w:space="0" w:color="auto"/>
      </w:divBdr>
    </w:div>
    <w:div w:id="404839936">
      <w:marLeft w:val="640"/>
      <w:marRight w:val="0"/>
      <w:marTop w:val="0"/>
      <w:marBottom w:val="0"/>
      <w:divBdr>
        <w:top w:val="none" w:sz="0" w:space="0" w:color="auto"/>
        <w:left w:val="none" w:sz="0" w:space="0" w:color="auto"/>
        <w:bottom w:val="none" w:sz="0" w:space="0" w:color="auto"/>
        <w:right w:val="none" w:sz="0" w:space="0" w:color="auto"/>
      </w:divBdr>
    </w:div>
    <w:div w:id="404843002">
      <w:marLeft w:val="640"/>
      <w:marRight w:val="0"/>
      <w:marTop w:val="0"/>
      <w:marBottom w:val="0"/>
      <w:divBdr>
        <w:top w:val="none" w:sz="0" w:space="0" w:color="auto"/>
        <w:left w:val="none" w:sz="0" w:space="0" w:color="auto"/>
        <w:bottom w:val="none" w:sz="0" w:space="0" w:color="auto"/>
        <w:right w:val="none" w:sz="0" w:space="0" w:color="auto"/>
      </w:divBdr>
    </w:div>
    <w:div w:id="404960900">
      <w:marLeft w:val="640"/>
      <w:marRight w:val="0"/>
      <w:marTop w:val="0"/>
      <w:marBottom w:val="0"/>
      <w:divBdr>
        <w:top w:val="none" w:sz="0" w:space="0" w:color="auto"/>
        <w:left w:val="none" w:sz="0" w:space="0" w:color="auto"/>
        <w:bottom w:val="none" w:sz="0" w:space="0" w:color="auto"/>
        <w:right w:val="none" w:sz="0" w:space="0" w:color="auto"/>
      </w:divBdr>
    </w:div>
    <w:div w:id="405032224">
      <w:marLeft w:val="640"/>
      <w:marRight w:val="0"/>
      <w:marTop w:val="0"/>
      <w:marBottom w:val="0"/>
      <w:divBdr>
        <w:top w:val="none" w:sz="0" w:space="0" w:color="auto"/>
        <w:left w:val="none" w:sz="0" w:space="0" w:color="auto"/>
        <w:bottom w:val="none" w:sz="0" w:space="0" w:color="auto"/>
        <w:right w:val="none" w:sz="0" w:space="0" w:color="auto"/>
      </w:divBdr>
    </w:div>
    <w:div w:id="405038475">
      <w:marLeft w:val="640"/>
      <w:marRight w:val="0"/>
      <w:marTop w:val="0"/>
      <w:marBottom w:val="0"/>
      <w:divBdr>
        <w:top w:val="none" w:sz="0" w:space="0" w:color="auto"/>
        <w:left w:val="none" w:sz="0" w:space="0" w:color="auto"/>
        <w:bottom w:val="none" w:sz="0" w:space="0" w:color="auto"/>
        <w:right w:val="none" w:sz="0" w:space="0" w:color="auto"/>
      </w:divBdr>
    </w:div>
    <w:div w:id="405080094">
      <w:marLeft w:val="640"/>
      <w:marRight w:val="0"/>
      <w:marTop w:val="0"/>
      <w:marBottom w:val="0"/>
      <w:divBdr>
        <w:top w:val="none" w:sz="0" w:space="0" w:color="auto"/>
        <w:left w:val="none" w:sz="0" w:space="0" w:color="auto"/>
        <w:bottom w:val="none" w:sz="0" w:space="0" w:color="auto"/>
        <w:right w:val="none" w:sz="0" w:space="0" w:color="auto"/>
      </w:divBdr>
    </w:div>
    <w:div w:id="405080416">
      <w:marLeft w:val="640"/>
      <w:marRight w:val="0"/>
      <w:marTop w:val="0"/>
      <w:marBottom w:val="0"/>
      <w:divBdr>
        <w:top w:val="none" w:sz="0" w:space="0" w:color="auto"/>
        <w:left w:val="none" w:sz="0" w:space="0" w:color="auto"/>
        <w:bottom w:val="none" w:sz="0" w:space="0" w:color="auto"/>
        <w:right w:val="none" w:sz="0" w:space="0" w:color="auto"/>
      </w:divBdr>
    </w:div>
    <w:div w:id="405147321">
      <w:marLeft w:val="640"/>
      <w:marRight w:val="0"/>
      <w:marTop w:val="0"/>
      <w:marBottom w:val="0"/>
      <w:divBdr>
        <w:top w:val="none" w:sz="0" w:space="0" w:color="auto"/>
        <w:left w:val="none" w:sz="0" w:space="0" w:color="auto"/>
        <w:bottom w:val="none" w:sz="0" w:space="0" w:color="auto"/>
        <w:right w:val="none" w:sz="0" w:space="0" w:color="auto"/>
      </w:divBdr>
    </w:div>
    <w:div w:id="405222244">
      <w:marLeft w:val="640"/>
      <w:marRight w:val="0"/>
      <w:marTop w:val="0"/>
      <w:marBottom w:val="0"/>
      <w:divBdr>
        <w:top w:val="none" w:sz="0" w:space="0" w:color="auto"/>
        <w:left w:val="none" w:sz="0" w:space="0" w:color="auto"/>
        <w:bottom w:val="none" w:sz="0" w:space="0" w:color="auto"/>
        <w:right w:val="none" w:sz="0" w:space="0" w:color="auto"/>
      </w:divBdr>
    </w:div>
    <w:div w:id="405297645">
      <w:marLeft w:val="640"/>
      <w:marRight w:val="0"/>
      <w:marTop w:val="0"/>
      <w:marBottom w:val="0"/>
      <w:divBdr>
        <w:top w:val="none" w:sz="0" w:space="0" w:color="auto"/>
        <w:left w:val="none" w:sz="0" w:space="0" w:color="auto"/>
        <w:bottom w:val="none" w:sz="0" w:space="0" w:color="auto"/>
        <w:right w:val="none" w:sz="0" w:space="0" w:color="auto"/>
      </w:divBdr>
    </w:div>
    <w:div w:id="405305287">
      <w:marLeft w:val="640"/>
      <w:marRight w:val="0"/>
      <w:marTop w:val="0"/>
      <w:marBottom w:val="0"/>
      <w:divBdr>
        <w:top w:val="none" w:sz="0" w:space="0" w:color="auto"/>
        <w:left w:val="none" w:sz="0" w:space="0" w:color="auto"/>
        <w:bottom w:val="none" w:sz="0" w:space="0" w:color="auto"/>
        <w:right w:val="none" w:sz="0" w:space="0" w:color="auto"/>
      </w:divBdr>
    </w:div>
    <w:div w:id="405340931">
      <w:marLeft w:val="640"/>
      <w:marRight w:val="0"/>
      <w:marTop w:val="0"/>
      <w:marBottom w:val="0"/>
      <w:divBdr>
        <w:top w:val="none" w:sz="0" w:space="0" w:color="auto"/>
        <w:left w:val="none" w:sz="0" w:space="0" w:color="auto"/>
        <w:bottom w:val="none" w:sz="0" w:space="0" w:color="auto"/>
        <w:right w:val="none" w:sz="0" w:space="0" w:color="auto"/>
      </w:divBdr>
    </w:div>
    <w:div w:id="405346277">
      <w:marLeft w:val="640"/>
      <w:marRight w:val="0"/>
      <w:marTop w:val="0"/>
      <w:marBottom w:val="0"/>
      <w:divBdr>
        <w:top w:val="none" w:sz="0" w:space="0" w:color="auto"/>
        <w:left w:val="none" w:sz="0" w:space="0" w:color="auto"/>
        <w:bottom w:val="none" w:sz="0" w:space="0" w:color="auto"/>
        <w:right w:val="none" w:sz="0" w:space="0" w:color="auto"/>
      </w:divBdr>
    </w:div>
    <w:div w:id="405493813">
      <w:marLeft w:val="640"/>
      <w:marRight w:val="0"/>
      <w:marTop w:val="0"/>
      <w:marBottom w:val="0"/>
      <w:divBdr>
        <w:top w:val="none" w:sz="0" w:space="0" w:color="auto"/>
        <w:left w:val="none" w:sz="0" w:space="0" w:color="auto"/>
        <w:bottom w:val="none" w:sz="0" w:space="0" w:color="auto"/>
        <w:right w:val="none" w:sz="0" w:space="0" w:color="auto"/>
      </w:divBdr>
    </w:div>
    <w:div w:id="405498975">
      <w:marLeft w:val="640"/>
      <w:marRight w:val="0"/>
      <w:marTop w:val="0"/>
      <w:marBottom w:val="0"/>
      <w:divBdr>
        <w:top w:val="none" w:sz="0" w:space="0" w:color="auto"/>
        <w:left w:val="none" w:sz="0" w:space="0" w:color="auto"/>
        <w:bottom w:val="none" w:sz="0" w:space="0" w:color="auto"/>
        <w:right w:val="none" w:sz="0" w:space="0" w:color="auto"/>
      </w:divBdr>
    </w:div>
    <w:div w:id="405539394">
      <w:marLeft w:val="640"/>
      <w:marRight w:val="0"/>
      <w:marTop w:val="0"/>
      <w:marBottom w:val="0"/>
      <w:divBdr>
        <w:top w:val="none" w:sz="0" w:space="0" w:color="auto"/>
        <w:left w:val="none" w:sz="0" w:space="0" w:color="auto"/>
        <w:bottom w:val="none" w:sz="0" w:space="0" w:color="auto"/>
        <w:right w:val="none" w:sz="0" w:space="0" w:color="auto"/>
      </w:divBdr>
    </w:div>
    <w:div w:id="405569529">
      <w:marLeft w:val="640"/>
      <w:marRight w:val="0"/>
      <w:marTop w:val="0"/>
      <w:marBottom w:val="0"/>
      <w:divBdr>
        <w:top w:val="none" w:sz="0" w:space="0" w:color="auto"/>
        <w:left w:val="none" w:sz="0" w:space="0" w:color="auto"/>
        <w:bottom w:val="none" w:sz="0" w:space="0" w:color="auto"/>
        <w:right w:val="none" w:sz="0" w:space="0" w:color="auto"/>
      </w:divBdr>
    </w:div>
    <w:div w:id="405692302">
      <w:marLeft w:val="640"/>
      <w:marRight w:val="0"/>
      <w:marTop w:val="0"/>
      <w:marBottom w:val="0"/>
      <w:divBdr>
        <w:top w:val="none" w:sz="0" w:space="0" w:color="auto"/>
        <w:left w:val="none" w:sz="0" w:space="0" w:color="auto"/>
        <w:bottom w:val="none" w:sz="0" w:space="0" w:color="auto"/>
        <w:right w:val="none" w:sz="0" w:space="0" w:color="auto"/>
      </w:divBdr>
    </w:div>
    <w:div w:id="405693521">
      <w:marLeft w:val="640"/>
      <w:marRight w:val="0"/>
      <w:marTop w:val="0"/>
      <w:marBottom w:val="0"/>
      <w:divBdr>
        <w:top w:val="none" w:sz="0" w:space="0" w:color="auto"/>
        <w:left w:val="none" w:sz="0" w:space="0" w:color="auto"/>
        <w:bottom w:val="none" w:sz="0" w:space="0" w:color="auto"/>
        <w:right w:val="none" w:sz="0" w:space="0" w:color="auto"/>
      </w:divBdr>
    </w:div>
    <w:div w:id="405760305">
      <w:marLeft w:val="640"/>
      <w:marRight w:val="0"/>
      <w:marTop w:val="0"/>
      <w:marBottom w:val="0"/>
      <w:divBdr>
        <w:top w:val="none" w:sz="0" w:space="0" w:color="auto"/>
        <w:left w:val="none" w:sz="0" w:space="0" w:color="auto"/>
        <w:bottom w:val="none" w:sz="0" w:space="0" w:color="auto"/>
        <w:right w:val="none" w:sz="0" w:space="0" w:color="auto"/>
      </w:divBdr>
    </w:div>
    <w:div w:id="405761369">
      <w:marLeft w:val="640"/>
      <w:marRight w:val="0"/>
      <w:marTop w:val="0"/>
      <w:marBottom w:val="0"/>
      <w:divBdr>
        <w:top w:val="none" w:sz="0" w:space="0" w:color="auto"/>
        <w:left w:val="none" w:sz="0" w:space="0" w:color="auto"/>
        <w:bottom w:val="none" w:sz="0" w:space="0" w:color="auto"/>
        <w:right w:val="none" w:sz="0" w:space="0" w:color="auto"/>
      </w:divBdr>
    </w:div>
    <w:div w:id="405763181">
      <w:marLeft w:val="640"/>
      <w:marRight w:val="0"/>
      <w:marTop w:val="0"/>
      <w:marBottom w:val="0"/>
      <w:divBdr>
        <w:top w:val="none" w:sz="0" w:space="0" w:color="auto"/>
        <w:left w:val="none" w:sz="0" w:space="0" w:color="auto"/>
        <w:bottom w:val="none" w:sz="0" w:space="0" w:color="auto"/>
        <w:right w:val="none" w:sz="0" w:space="0" w:color="auto"/>
      </w:divBdr>
    </w:div>
    <w:div w:id="405765592">
      <w:marLeft w:val="640"/>
      <w:marRight w:val="0"/>
      <w:marTop w:val="0"/>
      <w:marBottom w:val="0"/>
      <w:divBdr>
        <w:top w:val="none" w:sz="0" w:space="0" w:color="auto"/>
        <w:left w:val="none" w:sz="0" w:space="0" w:color="auto"/>
        <w:bottom w:val="none" w:sz="0" w:space="0" w:color="auto"/>
        <w:right w:val="none" w:sz="0" w:space="0" w:color="auto"/>
      </w:divBdr>
    </w:div>
    <w:div w:id="405807614">
      <w:marLeft w:val="640"/>
      <w:marRight w:val="0"/>
      <w:marTop w:val="0"/>
      <w:marBottom w:val="0"/>
      <w:divBdr>
        <w:top w:val="none" w:sz="0" w:space="0" w:color="auto"/>
        <w:left w:val="none" w:sz="0" w:space="0" w:color="auto"/>
        <w:bottom w:val="none" w:sz="0" w:space="0" w:color="auto"/>
        <w:right w:val="none" w:sz="0" w:space="0" w:color="auto"/>
      </w:divBdr>
    </w:div>
    <w:div w:id="405810879">
      <w:marLeft w:val="640"/>
      <w:marRight w:val="0"/>
      <w:marTop w:val="0"/>
      <w:marBottom w:val="0"/>
      <w:divBdr>
        <w:top w:val="none" w:sz="0" w:space="0" w:color="auto"/>
        <w:left w:val="none" w:sz="0" w:space="0" w:color="auto"/>
        <w:bottom w:val="none" w:sz="0" w:space="0" w:color="auto"/>
        <w:right w:val="none" w:sz="0" w:space="0" w:color="auto"/>
      </w:divBdr>
    </w:div>
    <w:div w:id="405810941">
      <w:marLeft w:val="640"/>
      <w:marRight w:val="0"/>
      <w:marTop w:val="0"/>
      <w:marBottom w:val="0"/>
      <w:divBdr>
        <w:top w:val="none" w:sz="0" w:space="0" w:color="auto"/>
        <w:left w:val="none" w:sz="0" w:space="0" w:color="auto"/>
        <w:bottom w:val="none" w:sz="0" w:space="0" w:color="auto"/>
        <w:right w:val="none" w:sz="0" w:space="0" w:color="auto"/>
      </w:divBdr>
    </w:div>
    <w:div w:id="405954504">
      <w:marLeft w:val="640"/>
      <w:marRight w:val="0"/>
      <w:marTop w:val="0"/>
      <w:marBottom w:val="0"/>
      <w:divBdr>
        <w:top w:val="none" w:sz="0" w:space="0" w:color="auto"/>
        <w:left w:val="none" w:sz="0" w:space="0" w:color="auto"/>
        <w:bottom w:val="none" w:sz="0" w:space="0" w:color="auto"/>
        <w:right w:val="none" w:sz="0" w:space="0" w:color="auto"/>
      </w:divBdr>
    </w:div>
    <w:div w:id="405956671">
      <w:marLeft w:val="640"/>
      <w:marRight w:val="0"/>
      <w:marTop w:val="0"/>
      <w:marBottom w:val="0"/>
      <w:divBdr>
        <w:top w:val="none" w:sz="0" w:space="0" w:color="auto"/>
        <w:left w:val="none" w:sz="0" w:space="0" w:color="auto"/>
        <w:bottom w:val="none" w:sz="0" w:space="0" w:color="auto"/>
        <w:right w:val="none" w:sz="0" w:space="0" w:color="auto"/>
      </w:divBdr>
    </w:div>
    <w:div w:id="406079473">
      <w:marLeft w:val="640"/>
      <w:marRight w:val="0"/>
      <w:marTop w:val="0"/>
      <w:marBottom w:val="0"/>
      <w:divBdr>
        <w:top w:val="none" w:sz="0" w:space="0" w:color="auto"/>
        <w:left w:val="none" w:sz="0" w:space="0" w:color="auto"/>
        <w:bottom w:val="none" w:sz="0" w:space="0" w:color="auto"/>
        <w:right w:val="none" w:sz="0" w:space="0" w:color="auto"/>
      </w:divBdr>
    </w:div>
    <w:div w:id="406268369">
      <w:marLeft w:val="640"/>
      <w:marRight w:val="0"/>
      <w:marTop w:val="0"/>
      <w:marBottom w:val="0"/>
      <w:divBdr>
        <w:top w:val="none" w:sz="0" w:space="0" w:color="auto"/>
        <w:left w:val="none" w:sz="0" w:space="0" w:color="auto"/>
        <w:bottom w:val="none" w:sz="0" w:space="0" w:color="auto"/>
        <w:right w:val="none" w:sz="0" w:space="0" w:color="auto"/>
      </w:divBdr>
    </w:div>
    <w:div w:id="406272869">
      <w:marLeft w:val="640"/>
      <w:marRight w:val="0"/>
      <w:marTop w:val="0"/>
      <w:marBottom w:val="0"/>
      <w:divBdr>
        <w:top w:val="none" w:sz="0" w:space="0" w:color="auto"/>
        <w:left w:val="none" w:sz="0" w:space="0" w:color="auto"/>
        <w:bottom w:val="none" w:sz="0" w:space="0" w:color="auto"/>
        <w:right w:val="none" w:sz="0" w:space="0" w:color="auto"/>
      </w:divBdr>
    </w:div>
    <w:div w:id="406340634">
      <w:marLeft w:val="640"/>
      <w:marRight w:val="0"/>
      <w:marTop w:val="0"/>
      <w:marBottom w:val="0"/>
      <w:divBdr>
        <w:top w:val="none" w:sz="0" w:space="0" w:color="auto"/>
        <w:left w:val="none" w:sz="0" w:space="0" w:color="auto"/>
        <w:bottom w:val="none" w:sz="0" w:space="0" w:color="auto"/>
        <w:right w:val="none" w:sz="0" w:space="0" w:color="auto"/>
      </w:divBdr>
    </w:div>
    <w:div w:id="406417598">
      <w:marLeft w:val="640"/>
      <w:marRight w:val="0"/>
      <w:marTop w:val="0"/>
      <w:marBottom w:val="0"/>
      <w:divBdr>
        <w:top w:val="none" w:sz="0" w:space="0" w:color="auto"/>
        <w:left w:val="none" w:sz="0" w:space="0" w:color="auto"/>
        <w:bottom w:val="none" w:sz="0" w:space="0" w:color="auto"/>
        <w:right w:val="none" w:sz="0" w:space="0" w:color="auto"/>
      </w:divBdr>
    </w:div>
    <w:div w:id="406459557">
      <w:marLeft w:val="640"/>
      <w:marRight w:val="0"/>
      <w:marTop w:val="0"/>
      <w:marBottom w:val="0"/>
      <w:divBdr>
        <w:top w:val="none" w:sz="0" w:space="0" w:color="auto"/>
        <w:left w:val="none" w:sz="0" w:space="0" w:color="auto"/>
        <w:bottom w:val="none" w:sz="0" w:space="0" w:color="auto"/>
        <w:right w:val="none" w:sz="0" w:space="0" w:color="auto"/>
      </w:divBdr>
    </w:div>
    <w:div w:id="406459999">
      <w:marLeft w:val="640"/>
      <w:marRight w:val="0"/>
      <w:marTop w:val="0"/>
      <w:marBottom w:val="0"/>
      <w:divBdr>
        <w:top w:val="none" w:sz="0" w:space="0" w:color="auto"/>
        <w:left w:val="none" w:sz="0" w:space="0" w:color="auto"/>
        <w:bottom w:val="none" w:sz="0" w:space="0" w:color="auto"/>
        <w:right w:val="none" w:sz="0" w:space="0" w:color="auto"/>
      </w:divBdr>
    </w:div>
    <w:div w:id="406461792">
      <w:marLeft w:val="640"/>
      <w:marRight w:val="0"/>
      <w:marTop w:val="0"/>
      <w:marBottom w:val="0"/>
      <w:divBdr>
        <w:top w:val="none" w:sz="0" w:space="0" w:color="auto"/>
        <w:left w:val="none" w:sz="0" w:space="0" w:color="auto"/>
        <w:bottom w:val="none" w:sz="0" w:space="0" w:color="auto"/>
        <w:right w:val="none" w:sz="0" w:space="0" w:color="auto"/>
      </w:divBdr>
    </w:div>
    <w:div w:id="406535923">
      <w:marLeft w:val="640"/>
      <w:marRight w:val="0"/>
      <w:marTop w:val="0"/>
      <w:marBottom w:val="0"/>
      <w:divBdr>
        <w:top w:val="none" w:sz="0" w:space="0" w:color="auto"/>
        <w:left w:val="none" w:sz="0" w:space="0" w:color="auto"/>
        <w:bottom w:val="none" w:sz="0" w:space="0" w:color="auto"/>
        <w:right w:val="none" w:sz="0" w:space="0" w:color="auto"/>
      </w:divBdr>
    </w:div>
    <w:div w:id="406536993">
      <w:marLeft w:val="640"/>
      <w:marRight w:val="0"/>
      <w:marTop w:val="0"/>
      <w:marBottom w:val="0"/>
      <w:divBdr>
        <w:top w:val="none" w:sz="0" w:space="0" w:color="auto"/>
        <w:left w:val="none" w:sz="0" w:space="0" w:color="auto"/>
        <w:bottom w:val="none" w:sz="0" w:space="0" w:color="auto"/>
        <w:right w:val="none" w:sz="0" w:space="0" w:color="auto"/>
      </w:divBdr>
    </w:div>
    <w:div w:id="406537544">
      <w:marLeft w:val="640"/>
      <w:marRight w:val="0"/>
      <w:marTop w:val="0"/>
      <w:marBottom w:val="0"/>
      <w:divBdr>
        <w:top w:val="none" w:sz="0" w:space="0" w:color="auto"/>
        <w:left w:val="none" w:sz="0" w:space="0" w:color="auto"/>
        <w:bottom w:val="none" w:sz="0" w:space="0" w:color="auto"/>
        <w:right w:val="none" w:sz="0" w:space="0" w:color="auto"/>
      </w:divBdr>
    </w:div>
    <w:div w:id="406541083">
      <w:marLeft w:val="640"/>
      <w:marRight w:val="0"/>
      <w:marTop w:val="0"/>
      <w:marBottom w:val="0"/>
      <w:divBdr>
        <w:top w:val="none" w:sz="0" w:space="0" w:color="auto"/>
        <w:left w:val="none" w:sz="0" w:space="0" w:color="auto"/>
        <w:bottom w:val="none" w:sz="0" w:space="0" w:color="auto"/>
        <w:right w:val="none" w:sz="0" w:space="0" w:color="auto"/>
      </w:divBdr>
    </w:div>
    <w:div w:id="406541977">
      <w:marLeft w:val="640"/>
      <w:marRight w:val="0"/>
      <w:marTop w:val="0"/>
      <w:marBottom w:val="0"/>
      <w:divBdr>
        <w:top w:val="none" w:sz="0" w:space="0" w:color="auto"/>
        <w:left w:val="none" w:sz="0" w:space="0" w:color="auto"/>
        <w:bottom w:val="none" w:sz="0" w:space="0" w:color="auto"/>
        <w:right w:val="none" w:sz="0" w:space="0" w:color="auto"/>
      </w:divBdr>
    </w:div>
    <w:div w:id="406608408">
      <w:marLeft w:val="640"/>
      <w:marRight w:val="0"/>
      <w:marTop w:val="0"/>
      <w:marBottom w:val="0"/>
      <w:divBdr>
        <w:top w:val="none" w:sz="0" w:space="0" w:color="auto"/>
        <w:left w:val="none" w:sz="0" w:space="0" w:color="auto"/>
        <w:bottom w:val="none" w:sz="0" w:space="0" w:color="auto"/>
        <w:right w:val="none" w:sz="0" w:space="0" w:color="auto"/>
      </w:divBdr>
    </w:div>
    <w:div w:id="406608409">
      <w:marLeft w:val="640"/>
      <w:marRight w:val="0"/>
      <w:marTop w:val="0"/>
      <w:marBottom w:val="0"/>
      <w:divBdr>
        <w:top w:val="none" w:sz="0" w:space="0" w:color="auto"/>
        <w:left w:val="none" w:sz="0" w:space="0" w:color="auto"/>
        <w:bottom w:val="none" w:sz="0" w:space="0" w:color="auto"/>
        <w:right w:val="none" w:sz="0" w:space="0" w:color="auto"/>
      </w:divBdr>
    </w:div>
    <w:div w:id="406615327">
      <w:marLeft w:val="640"/>
      <w:marRight w:val="0"/>
      <w:marTop w:val="0"/>
      <w:marBottom w:val="0"/>
      <w:divBdr>
        <w:top w:val="none" w:sz="0" w:space="0" w:color="auto"/>
        <w:left w:val="none" w:sz="0" w:space="0" w:color="auto"/>
        <w:bottom w:val="none" w:sz="0" w:space="0" w:color="auto"/>
        <w:right w:val="none" w:sz="0" w:space="0" w:color="auto"/>
      </w:divBdr>
    </w:div>
    <w:div w:id="406732308">
      <w:marLeft w:val="640"/>
      <w:marRight w:val="0"/>
      <w:marTop w:val="0"/>
      <w:marBottom w:val="0"/>
      <w:divBdr>
        <w:top w:val="none" w:sz="0" w:space="0" w:color="auto"/>
        <w:left w:val="none" w:sz="0" w:space="0" w:color="auto"/>
        <w:bottom w:val="none" w:sz="0" w:space="0" w:color="auto"/>
        <w:right w:val="none" w:sz="0" w:space="0" w:color="auto"/>
      </w:divBdr>
    </w:div>
    <w:div w:id="406805967">
      <w:marLeft w:val="640"/>
      <w:marRight w:val="0"/>
      <w:marTop w:val="0"/>
      <w:marBottom w:val="0"/>
      <w:divBdr>
        <w:top w:val="none" w:sz="0" w:space="0" w:color="auto"/>
        <w:left w:val="none" w:sz="0" w:space="0" w:color="auto"/>
        <w:bottom w:val="none" w:sz="0" w:space="0" w:color="auto"/>
        <w:right w:val="none" w:sz="0" w:space="0" w:color="auto"/>
      </w:divBdr>
    </w:div>
    <w:div w:id="406851242">
      <w:marLeft w:val="640"/>
      <w:marRight w:val="0"/>
      <w:marTop w:val="0"/>
      <w:marBottom w:val="0"/>
      <w:divBdr>
        <w:top w:val="none" w:sz="0" w:space="0" w:color="auto"/>
        <w:left w:val="none" w:sz="0" w:space="0" w:color="auto"/>
        <w:bottom w:val="none" w:sz="0" w:space="0" w:color="auto"/>
        <w:right w:val="none" w:sz="0" w:space="0" w:color="auto"/>
      </w:divBdr>
    </w:div>
    <w:div w:id="406920377">
      <w:marLeft w:val="640"/>
      <w:marRight w:val="0"/>
      <w:marTop w:val="0"/>
      <w:marBottom w:val="0"/>
      <w:divBdr>
        <w:top w:val="none" w:sz="0" w:space="0" w:color="auto"/>
        <w:left w:val="none" w:sz="0" w:space="0" w:color="auto"/>
        <w:bottom w:val="none" w:sz="0" w:space="0" w:color="auto"/>
        <w:right w:val="none" w:sz="0" w:space="0" w:color="auto"/>
      </w:divBdr>
    </w:div>
    <w:div w:id="406921497">
      <w:marLeft w:val="640"/>
      <w:marRight w:val="0"/>
      <w:marTop w:val="0"/>
      <w:marBottom w:val="0"/>
      <w:divBdr>
        <w:top w:val="none" w:sz="0" w:space="0" w:color="auto"/>
        <w:left w:val="none" w:sz="0" w:space="0" w:color="auto"/>
        <w:bottom w:val="none" w:sz="0" w:space="0" w:color="auto"/>
        <w:right w:val="none" w:sz="0" w:space="0" w:color="auto"/>
      </w:divBdr>
    </w:div>
    <w:div w:id="406995663">
      <w:marLeft w:val="640"/>
      <w:marRight w:val="0"/>
      <w:marTop w:val="0"/>
      <w:marBottom w:val="0"/>
      <w:divBdr>
        <w:top w:val="none" w:sz="0" w:space="0" w:color="auto"/>
        <w:left w:val="none" w:sz="0" w:space="0" w:color="auto"/>
        <w:bottom w:val="none" w:sz="0" w:space="0" w:color="auto"/>
        <w:right w:val="none" w:sz="0" w:space="0" w:color="auto"/>
      </w:divBdr>
    </w:div>
    <w:div w:id="407004122">
      <w:marLeft w:val="640"/>
      <w:marRight w:val="0"/>
      <w:marTop w:val="0"/>
      <w:marBottom w:val="0"/>
      <w:divBdr>
        <w:top w:val="none" w:sz="0" w:space="0" w:color="auto"/>
        <w:left w:val="none" w:sz="0" w:space="0" w:color="auto"/>
        <w:bottom w:val="none" w:sz="0" w:space="0" w:color="auto"/>
        <w:right w:val="none" w:sz="0" w:space="0" w:color="auto"/>
      </w:divBdr>
    </w:div>
    <w:div w:id="407044130">
      <w:marLeft w:val="640"/>
      <w:marRight w:val="0"/>
      <w:marTop w:val="0"/>
      <w:marBottom w:val="0"/>
      <w:divBdr>
        <w:top w:val="none" w:sz="0" w:space="0" w:color="auto"/>
        <w:left w:val="none" w:sz="0" w:space="0" w:color="auto"/>
        <w:bottom w:val="none" w:sz="0" w:space="0" w:color="auto"/>
        <w:right w:val="none" w:sz="0" w:space="0" w:color="auto"/>
      </w:divBdr>
    </w:div>
    <w:div w:id="407190374">
      <w:marLeft w:val="640"/>
      <w:marRight w:val="0"/>
      <w:marTop w:val="0"/>
      <w:marBottom w:val="0"/>
      <w:divBdr>
        <w:top w:val="none" w:sz="0" w:space="0" w:color="auto"/>
        <w:left w:val="none" w:sz="0" w:space="0" w:color="auto"/>
        <w:bottom w:val="none" w:sz="0" w:space="0" w:color="auto"/>
        <w:right w:val="none" w:sz="0" w:space="0" w:color="auto"/>
      </w:divBdr>
    </w:div>
    <w:div w:id="407272684">
      <w:marLeft w:val="640"/>
      <w:marRight w:val="0"/>
      <w:marTop w:val="0"/>
      <w:marBottom w:val="0"/>
      <w:divBdr>
        <w:top w:val="none" w:sz="0" w:space="0" w:color="auto"/>
        <w:left w:val="none" w:sz="0" w:space="0" w:color="auto"/>
        <w:bottom w:val="none" w:sz="0" w:space="0" w:color="auto"/>
        <w:right w:val="none" w:sz="0" w:space="0" w:color="auto"/>
      </w:divBdr>
    </w:div>
    <w:div w:id="407459804">
      <w:marLeft w:val="640"/>
      <w:marRight w:val="0"/>
      <w:marTop w:val="0"/>
      <w:marBottom w:val="0"/>
      <w:divBdr>
        <w:top w:val="none" w:sz="0" w:space="0" w:color="auto"/>
        <w:left w:val="none" w:sz="0" w:space="0" w:color="auto"/>
        <w:bottom w:val="none" w:sz="0" w:space="0" w:color="auto"/>
        <w:right w:val="none" w:sz="0" w:space="0" w:color="auto"/>
      </w:divBdr>
    </w:div>
    <w:div w:id="407574696">
      <w:marLeft w:val="640"/>
      <w:marRight w:val="0"/>
      <w:marTop w:val="0"/>
      <w:marBottom w:val="0"/>
      <w:divBdr>
        <w:top w:val="none" w:sz="0" w:space="0" w:color="auto"/>
        <w:left w:val="none" w:sz="0" w:space="0" w:color="auto"/>
        <w:bottom w:val="none" w:sz="0" w:space="0" w:color="auto"/>
        <w:right w:val="none" w:sz="0" w:space="0" w:color="auto"/>
      </w:divBdr>
    </w:div>
    <w:div w:id="407651246">
      <w:marLeft w:val="640"/>
      <w:marRight w:val="0"/>
      <w:marTop w:val="0"/>
      <w:marBottom w:val="0"/>
      <w:divBdr>
        <w:top w:val="none" w:sz="0" w:space="0" w:color="auto"/>
        <w:left w:val="none" w:sz="0" w:space="0" w:color="auto"/>
        <w:bottom w:val="none" w:sz="0" w:space="0" w:color="auto"/>
        <w:right w:val="none" w:sz="0" w:space="0" w:color="auto"/>
      </w:divBdr>
    </w:div>
    <w:div w:id="407731759">
      <w:bodyDiv w:val="1"/>
      <w:marLeft w:val="0"/>
      <w:marRight w:val="0"/>
      <w:marTop w:val="0"/>
      <w:marBottom w:val="0"/>
      <w:divBdr>
        <w:top w:val="none" w:sz="0" w:space="0" w:color="auto"/>
        <w:left w:val="none" w:sz="0" w:space="0" w:color="auto"/>
        <w:bottom w:val="none" w:sz="0" w:space="0" w:color="auto"/>
        <w:right w:val="none" w:sz="0" w:space="0" w:color="auto"/>
      </w:divBdr>
    </w:div>
    <w:div w:id="407924892">
      <w:marLeft w:val="640"/>
      <w:marRight w:val="0"/>
      <w:marTop w:val="0"/>
      <w:marBottom w:val="0"/>
      <w:divBdr>
        <w:top w:val="none" w:sz="0" w:space="0" w:color="auto"/>
        <w:left w:val="none" w:sz="0" w:space="0" w:color="auto"/>
        <w:bottom w:val="none" w:sz="0" w:space="0" w:color="auto"/>
        <w:right w:val="none" w:sz="0" w:space="0" w:color="auto"/>
      </w:divBdr>
    </w:div>
    <w:div w:id="407925177">
      <w:marLeft w:val="640"/>
      <w:marRight w:val="0"/>
      <w:marTop w:val="0"/>
      <w:marBottom w:val="0"/>
      <w:divBdr>
        <w:top w:val="none" w:sz="0" w:space="0" w:color="auto"/>
        <w:left w:val="none" w:sz="0" w:space="0" w:color="auto"/>
        <w:bottom w:val="none" w:sz="0" w:space="0" w:color="auto"/>
        <w:right w:val="none" w:sz="0" w:space="0" w:color="auto"/>
      </w:divBdr>
    </w:div>
    <w:div w:id="407965476">
      <w:marLeft w:val="640"/>
      <w:marRight w:val="0"/>
      <w:marTop w:val="0"/>
      <w:marBottom w:val="0"/>
      <w:divBdr>
        <w:top w:val="none" w:sz="0" w:space="0" w:color="auto"/>
        <w:left w:val="none" w:sz="0" w:space="0" w:color="auto"/>
        <w:bottom w:val="none" w:sz="0" w:space="0" w:color="auto"/>
        <w:right w:val="none" w:sz="0" w:space="0" w:color="auto"/>
      </w:divBdr>
    </w:div>
    <w:div w:id="407968218">
      <w:marLeft w:val="640"/>
      <w:marRight w:val="0"/>
      <w:marTop w:val="0"/>
      <w:marBottom w:val="0"/>
      <w:divBdr>
        <w:top w:val="none" w:sz="0" w:space="0" w:color="auto"/>
        <w:left w:val="none" w:sz="0" w:space="0" w:color="auto"/>
        <w:bottom w:val="none" w:sz="0" w:space="0" w:color="auto"/>
        <w:right w:val="none" w:sz="0" w:space="0" w:color="auto"/>
      </w:divBdr>
    </w:div>
    <w:div w:id="408040675">
      <w:marLeft w:val="640"/>
      <w:marRight w:val="0"/>
      <w:marTop w:val="0"/>
      <w:marBottom w:val="0"/>
      <w:divBdr>
        <w:top w:val="none" w:sz="0" w:space="0" w:color="auto"/>
        <w:left w:val="none" w:sz="0" w:space="0" w:color="auto"/>
        <w:bottom w:val="none" w:sz="0" w:space="0" w:color="auto"/>
        <w:right w:val="none" w:sz="0" w:space="0" w:color="auto"/>
      </w:divBdr>
    </w:div>
    <w:div w:id="408113687">
      <w:marLeft w:val="640"/>
      <w:marRight w:val="0"/>
      <w:marTop w:val="0"/>
      <w:marBottom w:val="0"/>
      <w:divBdr>
        <w:top w:val="none" w:sz="0" w:space="0" w:color="auto"/>
        <w:left w:val="none" w:sz="0" w:space="0" w:color="auto"/>
        <w:bottom w:val="none" w:sz="0" w:space="0" w:color="auto"/>
        <w:right w:val="none" w:sz="0" w:space="0" w:color="auto"/>
      </w:divBdr>
    </w:div>
    <w:div w:id="408158694">
      <w:marLeft w:val="640"/>
      <w:marRight w:val="0"/>
      <w:marTop w:val="0"/>
      <w:marBottom w:val="0"/>
      <w:divBdr>
        <w:top w:val="none" w:sz="0" w:space="0" w:color="auto"/>
        <w:left w:val="none" w:sz="0" w:space="0" w:color="auto"/>
        <w:bottom w:val="none" w:sz="0" w:space="0" w:color="auto"/>
        <w:right w:val="none" w:sz="0" w:space="0" w:color="auto"/>
      </w:divBdr>
    </w:div>
    <w:div w:id="408188236">
      <w:marLeft w:val="640"/>
      <w:marRight w:val="0"/>
      <w:marTop w:val="0"/>
      <w:marBottom w:val="0"/>
      <w:divBdr>
        <w:top w:val="none" w:sz="0" w:space="0" w:color="auto"/>
        <w:left w:val="none" w:sz="0" w:space="0" w:color="auto"/>
        <w:bottom w:val="none" w:sz="0" w:space="0" w:color="auto"/>
        <w:right w:val="none" w:sz="0" w:space="0" w:color="auto"/>
      </w:divBdr>
    </w:div>
    <w:div w:id="408308613">
      <w:marLeft w:val="640"/>
      <w:marRight w:val="0"/>
      <w:marTop w:val="0"/>
      <w:marBottom w:val="0"/>
      <w:divBdr>
        <w:top w:val="none" w:sz="0" w:space="0" w:color="auto"/>
        <w:left w:val="none" w:sz="0" w:space="0" w:color="auto"/>
        <w:bottom w:val="none" w:sz="0" w:space="0" w:color="auto"/>
        <w:right w:val="none" w:sz="0" w:space="0" w:color="auto"/>
      </w:divBdr>
    </w:div>
    <w:div w:id="408308679">
      <w:marLeft w:val="640"/>
      <w:marRight w:val="0"/>
      <w:marTop w:val="0"/>
      <w:marBottom w:val="0"/>
      <w:divBdr>
        <w:top w:val="none" w:sz="0" w:space="0" w:color="auto"/>
        <w:left w:val="none" w:sz="0" w:space="0" w:color="auto"/>
        <w:bottom w:val="none" w:sz="0" w:space="0" w:color="auto"/>
        <w:right w:val="none" w:sz="0" w:space="0" w:color="auto"/>
      </w:divBdr>
    </w:div>
    <w:div w:id="408311104">
      <w:marLeft w:val="640"/>
      <w:marRight w:val="0"/>
      <w:marTop w:val="0"/>
      <w:marBottom w:val="0"/>
      <w:divBdr>
        <w:top w:val="none" w:sz="0" w:space="0" w:color="auto"/>
        <w:left w:val="none" w:sz="0" w:space="0" w:color="auto"/>
        <w:bottom w:val="none" w:sz="0" w:space="0" w:color="auto"/>
        <w:right w:val="none" w:sz="0" w:space="0" w:color="auto"/>
      </w:divBdr>
    </w:div>
    <w:div w:id="408387098">
      <w:marLeft w:val="640"/>
      <w:marRight w:val="0"/>
      <w:marTop w:val="0"/>
      <w:marBottom w:val="0"/>
      <w:divBdr>
        <w:top w:val="none" w:sz="0" w:space="0" w:color="auto"/>
        <w:left w:val="none" w:sz="0" w:space="0" w:color="auto"/>
        <w:bottom w:val="none" w:sz="0" w:space="0" w:color="auto"/>
        <w:right w:val="none" w:sz="0" w:space="0" w:color="auto"/>
      </w:divBdr>
    </w:div>
    <w:div w:id="408423032">
      <w:marLeft w:val="640"/>
      <w:marRight w:val="0"/>
      <w:marTop w:val="0"/>
      <w:marBottom w:val="0"/>
      <w:divBdr>
        <w:top w:val="none" w:sz="0" w:space="0" w:color="auto"/>
        <w:left w:val="none" w:sz="0" w:space="0" w:color="auto"/>
        <w:bottom w:val="none" w:sz="0" w:space="0" w:color="auto"/>
        <w:right w:val="none" w:sz="0" w:space="0" w:color="auto"/>
      </w:divBdr>
    </w:div>
    <w:div w:id="408581082">
      <w:marLeft w:val="480"/>
      <w:marRight w:val="0"/>
      <w:marTop w:val="0"/>
      <w:marBottom w:val="0"/>
      <w:divBdr>
        <w:top w:val="none" w:sz="0" w:space="0" w:color="auto"/>
        <w:left w:val="none" w:sz="0" w:space="0" w:color="auto"/>
        <w:bottom w:val="none" w:sz="0" w:space="0" w:color="auto"/>
        <w:right w:val="none" w:sz="0" w:space="0" w:color="auto"/>
      </w:divBdr>
    </w:div>
    <w:div w:id="408696225">
      <w:marLeft w:val="640"/>
      <w:marRight w:val="0"/>
      <w:marTop w:val="0"/>
      <w:marBottom w:val="0"/>
      <w:divBdr>
        <w:top w:val="none" w:sz="0" w:space="0" w:color="auto"/>
        <w:left w:val="none" w:sz="0" w:space="0" w:color="auto"/>
        <w:bottom w:val="none" w:sz="0" w:space="0" w:color="auto"/>
        <w:right w:val="none" w:sz="0" w:space="0" w:color="auto"/>
      </w:divBdr>
    </w:div>
    <w:div w:id="408698638">
      <w:marLeft w:val="640"/>
      <w:marRight w:val="0"/>
      <w:marTop w:val="0"/>
      <w:marBottom w:val="0"/>
      <w:divBdr>
        <w:top w:val="none" w:sz="0" w:space="0" w:color="auto"/>
        <w:left w:val="none" w:sz="0" w:space="0" w:color="auto"/>
        <w:bottom w:val="none" w:sz="0" w:space="0" w:color="auto"/>
        <w:right w:val="none" w:sz="0" w:space="0" w:color="auto"/>
      </w:divBdr>
    </w:div>
    <w:div w:id="408817343">
      <w:marLeft w:val="640"/>
      <w:marRight w:val="0"/>
      <w:marTop w:val="0"/>
      <w:marBottom w:val="0"/>
      <w:divBdr>
        <w:top w:val="none" w:sz="0" w:space="0" w:color="auto"/>
        <w:left w:val="none" w:sz="0" w:space="0" w:color="auto"/>
        <w:bottom w:val="none" w:sz="0" w:space="0" w:color="auto"/>
        <w:right w:val="none" w:sz="0" w:space="0" w:color="auto"/>
      </w:divBdr>
    </w:div>
    <w:div w:id="408967166">
      <w:marLeft w:val="640"/>
      <w:marRight w:val="0"/>
      <w:marTop w:val="0"/>
      <w:marBottom w:val="0"/>
      <w:divBdr>
        <w:top w:val="none" w:sz="0" w:space="0" w:color="auto"/>
        <w:left w:val="none" w:sz="0" w:space="0" w:color="auto"/>
        <w:bottom w:val="none" w:sz="0" w:space="0" w:color="auto"/>
        <w:right w:val="none" w:sz="0" w:space="0" w:color="auto"/>
      </w:divBdr>
    </w:div>
    <w:div w:id="408967477">
      <w:marLeft w:val="640"/>
      <w:marRight w:val="0"/>
      <w:marTop w:val="0"/>
      <w:marBottom w:val="0"/>
      <w:divBdr>
        <w:top w:val="none" w:sz="0" w:space="0" w:color="auto"/>
        <w:left w:val="none" w:sz="0" w:space="0" w:color="auto"/>
        <w:bottom w:val="none" w:sz="0" w:space="0" w:color="auto"/>
        <w:right w:val="none" w:sz="0" w:space="0" w:color="auto"/>
      </w:divBdr>
    </w:div>
    <w:div w:id="408969175">
      <w:marLeft w:val="640"/>
      <w:marRight w:val="0"/>
      <w:marTop w:val="0"/>
      <w:marBottom w:val="0"/>
      <w:divBdr>
        <w:top w:val="none" w:sz="0" w:space="0" w:color="auto"/>
        <w:left w:val="none" w:sz="0" w:space="0" w:color="auto"/>
        <w:bottom w:val="none" w:sz="0" w:space="0" w:color="auto"/>
        <w:right w:val="none" w:sz="0" w:space="0" w:color="auto"/>
      </w:divBdr>
    </w:div>
    <w:div w:id="409038470">
      <w:marLeft w:val="640"/>
      <w:marRight w:val="0"/>
      <w:marTop w:val="0"/>
      <w:marBottom w:val="0"/>
      <w:divBdr>
        <w:top w:val="none" w:sz="0" w:space="0" w:color="auto"/>
        <w:left w:val="none" w:sz="0" w:space="0" w:color="auto"/>
        <w:bottom w:val="none" w:sz="0" w:space="0" w:color="auto"/>
        <w:right w:val="none" w:sz="0" w:space="0" w:color="auto"/>
      </w:divBdr>
    </w:div>
    <w:div w:id="409039338">
      <w:marLeft w:val="640"/>
      <w:marRight w:val="0"/>
      <w:marTop w:val="0"/>
      <w:marBottom w:val="0"/>
      <w:divBdr>
        <w:top w:val="none" w:sz="0" w:space="0" w:color="auto"/>
        <w:left w:val="none" w:sz="0" w:space="0" w:color="auto"/>
        <w:bottom w:val="none" w:sz="0" w:space="0" w:color="auto"/>
        <w:right w:val="none" w:sz="0" w:space="0" w:color="auto"/>
      </w:divBdr>
    </w:div>
    <w:div w:id="409041593">
      <w:marLeft w:val="640"/>
      <w:marRight w:val="0"/>
      <w:marTop w:val="0"/>
      <w:marBottom w:val="0"/>
      <w:divBdr>
        <w:top w:val="none" w:sz="0" w:space="0" w:color="auto"/>
        <w:left w:val="none" w:sz="0" w:space="0" w:color="auto"/>
        <w:bottom w:val="none" w:sz="0" w:space="0" w:color="auto"/>
        <w:right w:val="none" w:sz="0" w:space="0" w:color="auto"/>
      </w:divBdr>
    </w:div>
    <w:div w:id="409041922">
      <w:marLeft w:val="640"/>
      <w:marRight w:val="0"/>
      <w:marTop w:val="0"/>
      <w:marBottom w:val="0"/>
      <w:divBdr>
        <w:top w:val="none" w:sz="0" w:space="0" w:color="auto"/>
        <w:left w:val="none" w:sz="0" w:space="0" w:color="auto"/>
        <w:bottom w:val="none" w:sz="0" w:space="0" w:color="auto"/>
        <w:right w:val="none" w:sz="0" w:space="0" w:color="auto"/>
      </w:divBdr>
    </w:div>
    <w:div w:id="409084473">
      <w:marLeft w:val="640"/>
      <w:marRight w:val="0"/>
      <w:marTop w:val="0"/>
      <w:marBottom w:val="0"/>
      <w:divBdr>
        <w:top w:val="none" w:sz="0" w:space="0" w:color="auto"/>
        <w:left w:val="none" w:sz="0" w:space="0" w:color="auto"/>
        <w:bottom w:val="none" w:sz="0" w:space="0" w:color="auto"/>
        <w:right w:val="none" w:sz="0" w:space="0" w:color="auto"/>
      </w:divBdr>
    </w:div>
    <w:div w:id="409161659">
      <w:marLeft w:val="640"/>
      <w:marRight w:val="0"/>
      <w:marTop w:val="0"/>
      <w:marBottom w:val="0"/>
      <w:divBdr>
        <w:top w:val="none" w:sz="0" w:space="0" w:color="auto"/>
        <w:left w:val="none" w:sz="0" w:space="0" w:color="auto"/>
        <w:bottom w:val="none" w:sz="0" w:space="0" w:color="auto"/>
        <w:right w:val="none" w:sz="0" w:space="0" w:color="auto"/>
      </w:divBdr>
    </w:div>
    <w:div w:id="409161693">
      <w:marLeft w:val="640"/>
      <w:marRight w:val="0"/>
      <w:marTop w:val="0"/>
      <w:marBottom w:val="0"/>
      <w:divBdr>
        <w:top w:val="none" w:sz="0" w:space="0" w:color="auto"/>
        <w:left w:val="none" w:sz="0" w:space="0" w:color="auto"/>
        <w:bottom w:val="none" w:sz="0" w:space="0" w:color="auto"/>
        <w:right w:val="none" w:sz="0" w:space="0" w:color="auto"/>
      </w:divBdr>
    </w:div>
    <w:div w:id="409236213">
      <w:marLeft w:val="640"/>
      <w:marRight w:val="0"/>
      <w:marTop w:val="0"/>
      <w:marBottom w:val="0"/>
      <w:divBdr>
        <w:top w:val="none" w:sz="0" w:space="0" w:color="auto"/>
        <w:left w:val="none" w:sz="0" w:space="0" w:color="auto"/>
        <w:bottom w:val="none" w:sz="0" w:space="0" w:color="auto"/>
        <w:right w:val="none" w:sz="0" w:space="0" w:color="auto"/>
      </w:divBdr>
    </w:div>
    <w:div w:id="409236683">
      <w:marLeft w:val="640"/>
      <w:marRight w:val="0"/>
      <w:marTop w:val="0"/>
      <w:marBottom w:val="0"/>
      <w:divBdr>
        <w:top w:val="none" w:sz="0" w:space="0" w:color="auto"/>
        <w:left w:val="none" w:sz="0" w:space="0" w:color="auto"/>
        <w:bottom w:val="none" w:sz="0" w:space="0" w:color="auto"/>
        <w:right w:val="none" w:sz="0" w:space="0" w:color="auto"/>
      </w:divBdr>
    </w:div>
    <w:div w:id="409237766">
      <w:marLeft w:val="640"/>
      <w:marRight w:val="0"/>
      <w:marTop w:val="0"/>
      <w:marBottom w:val="0"/>
      <w:divBdr>
        <w:top w:val="none" w:sz="0" w:space="0" w:color="auto"/>
        <w:left w:val="none" w:sz="0" w:space="0" w:color="auto"/>
        <w:bottom w:val="none" w:sz="0" w:space="0" w:color="auto"/>
        <w:right w:val="none" w:sz="0" w:space="0" w:color="auto"/>
      </w:divBdr>
    </w:div>
    <w:div w:id="409276014">
      <w:marLeft w:val="640"/>
      <w:marRight w:val="0"/>
      <w:marTop w:val="0"/>
      <w:marBottom w:val="0"/>
      <w:divBdr>
        <w:top w:val="none" w:sz="0" w:space="0" w:color="auto"/>
        <w:left w:val="none" w:sz="0" w:space="0" w:color="auto"/>
        <w:bottom w:val="none" w:sz="0" w:space="0" w:color="auto"/>
        <w:right w:val="none" w:sz="0" w:space="0" w:color="auto"/>
      </w:divBdr>
    </w:div>
    <w:div w:id="409426300">
      <w:marLeft w:val="640"/>
      <w:marRight w:val="0"/>
      <w:marTop w:val="0"/>
      <w:marBottom w:val="0"/>
      <w:divBdr>
        <w:top w:val="none" w:sz="0" w:space="0" w:color="auto"/>
        <w:left w:val="none" w:sz="0" w:space="0" w:color="auto"/>
        <w:bottom w:val="none" w:sz="0" w:space="0" w:color="auto"/>
        <w:right w:val="none" w:sz="0" w:space="0" w:color="auto"/>
      </w:divBdr>
    </w:div>
    <w:div w:id="409426339">
      <w:marLeft w:val="640"/>
      <w:marRight w:val="0"/>
      <w:marTop w:val="0"/>
      <w:marBottom w:val="0"/>
      <w:divBdr>
        <w:top w:val="none" w:sz="0" w:space="0" w:color="auto"/>
        <w:left w:val="none" w:sz="0" w:space="0" w:color="auto"/>
        <w:bottom w:val="none" w:sz="0" w:space="0" w:color="auto"/>
        <w:right w:val="none" w:sz="0" w:space="0" w:color="auto"/>
      </w:divBdr>
    </w:div>
    <w:div w:id="409473394">
      <w:marLeft w:val="640"/>
      <w:marRight w:val="0"/>
      <w:marTop w:val="0"/>
      <w:marBottom w:val="0"/>
      <w:divBdr>
        <w:top w:val="none" w:sz="0" w:space="0" w:color="auto"/>
        <w:left w:val="none" w:sz="0" w:space="0" w:color="auto"/>
        <w:bottom w:val="none" w:sz="0" w:space="0" w:color="auto"/>
        <w:right w:val="none" w:sz="0" w:space="0" w:color="auto"/>
      </w:divBdr>
    </w:div>
    <w:div w:id="409543664">
      <w:marLeft w:val="640"/>
      <w:marRight w:val="0"/>
      <w:marTop w:val="0"/>
      <w:marBottom w:val="0"/>
      <w:divBdr>
        <w:top w:val="none" w:sz="0" w:space="0" w:color="auto"/>
        <w:left w:val="none" w:sz="0" w:space="0" w:color="auto"/>
        <w:bottom w:val="none" w:sz="0" w:space="0" w:color="auto"/>
        <w:right w:val="none" w:sz="0" w:space="0" w:color="auto"/>
      </w:divBdr>
    </w:div>
    <w:div w:id="409549548">
      <w:marLeft w:val="640"/>
      <w:marRight w:val="0"/>
      <w:marTop w:val="0"/>
      <w:marBottom w:val="0"/>
      <w:divBdr>
        <w:top w:val="none" w:sz="0" w:space="0" w:color="auto"/>
        <w:left w:val="none" w:sz="0" w:space="0" w:color="auto"/>
        <w:bottom w:val="none" w:sz="0" w:space="0" w:color="auto"/>
        <w:right w:val="none" w:sz="0" w:space="0" w:color="auto"/>
      </w:divBdr>
    </w:div>
    <w:div w:id="409617521">
      <w:marLeft w:val="640"/>
      <w:marRight w:val="0"/>
      <w:marTop w:val="0"/>
      <w:marBottom w:val="0"/>
      <w:divBdr>
        <w:top w:val="none" w:sz="0" w:space="0" w:color="auto"/>
        <w:left w:val="none" w:sz="0" w:space="0" w:color="auto"/>
        <w:bottom w:val="none" w:sz="0" w:space="0" w:color="auto"/>
        <w:right w:val="none" w:sz="0" w:space="0" w:color="auto"/>
      </w:divBdr>
    </w:div>
    <w:div w:id="409619971">
      <w:marLeft w:val="640"/>
      <w:marRight w:val="0"/>
      <w:marTop w:val="0"/>
      <w:marBottom w:val="0"/>
      <w:divBdr>
        <w:top w:val="none" w:sz="0" w:space="0" w:color="auto"/>
        <w:left w:val="none" w:sz="0" w:space="0" w:color="auto"/>
        <w:bottom w:val="none" w:sz="0" w:space="0" w:color="auto"/>
        <w:right w:val="none" w:sz="0" w:space="0" w:color="auto"/>
      </w:divBdr>
    </w:div>
    <w:div w:id="409811415">
      <w:marLeft w:val="640"/>
      <w:marRight w:val="0"/>
      <w:marTop w:val="0"/>
      <w:marBottom w:val="0"/>
      <w:divBdr>
        <w:top w:val="none" w:sz="0" w:space="0" w:color="auto"/>
        <w:left w:val="none" w:sz="0" w:space="0" w:color="auto"/>
        <w:bottom w:val="none" w:sz="0" w:space="0" w:color="auto"/>
        <w:right w:val="none" w:sz="0" w:space="0" w:color="auto"/>
      </w:divBdr>
    </w:div>
    <w:div w:id="409889386">
      <w:marLeft w:val="640"/>
      <w:marRight w:val="0"/>
      <w:marTop w:val="0"/>
      <w:marBottom w:val="0"/>
      <w:divBdr>
        <w:top w:val="none" w:sz="0" w:space="0" w:color="auto"/>
        <w:left w:val="none" w:sz="0" w:space="0" w:color="auto"/>
        <w:bottom w:val="none" w:sz="0" w:space="0" w:color="auto"/>
        <w:right w:val="none" w:sz="0" w:space="0" w:color="auto"/>
      </w:divBdr>
    </w:div>
    <w:div w:id="410006656">
      <w:marLeft w:val="640"/>
      <w:marRight w:val="0"/>
      <w:marTop w:val="0"/>
      <w:marBottom w:val="0"/>
      <w:divBdr>
        <w:top w:val="none" w:sz="0" w:space="0" w:color="auto"/>
        <w:left w:val="none" w:sz="0" w:space="0" w:color="auto"/>
        <w:bottom w:val="none" w:sz="0" w:space="0" w:color="auto"/>
        <w:right w:val="none" w:sz="0" w:space="0" w:color="auto"/>
      </w:divBdr>
    </w:div>
    <w:div w:id="410010134">
      <w:marLeft w:val="640"/>
      <w:marRight w:val="0"/>
      <w:marTop w:val="0"/>
      <w:marBottom w:val="0"/>
      <w:divBdr>
        <w:top w:val="none" w:sz="0" w:space="0" w:color="auto"/>
        <w:left w:val="none" w:sz="0" w:space="0" w:color="auto"/>
        <w:bottom w:val="none" w:sz="0" w:space="0" w:color="auto"/>
        <w:right w:val="none" w:sz="0" w:space="0" w:color="auto"/>
      </w:divBdr>
    </w:div>
    <w:div w:id="410124877">
      <w:marLeft w:val="640"/>
      <w:marRight w:val="0"/>
      <w:marTop w:val="0"/>
      <w:marBottom w:val="0"/>
      <w:divBdr>
        <w:top w:val="none" w:sz="0" w:space="0" w:color="auto"/>
        <w:left w:val="none" w:sz="0" w:space="0" w:color="auto"/>
        <w:bottom w:val="none" w:sz="0" w:space="0" w:color="auto"/>
        <w:right w:val="none" w:sz="0" w:space="0" w:color="auto"/>
      </w:divBdr>
    </w:div>
    <w:div w:id="410125135">
      <w:marLeft w:val="640"/>
      <w:marRight w:val="0"/>
      <w:marTop w:val="0"/>
      <w:marBottom w:val="0"/>
      <w:divBdr>
        <w:top w:val="none" w:sz="0" w:space="0" w:color="auto"/>
        <w:left w:val="none" w:sz="0" w:space="0" w:color="auto"/>
        <w:bottom w:val="none" w:sz="0" w:space="0" w:color="auto"/>
        <w:right w:val="none" w:sz="0" w:space="0" w:color="auto"/>
      </w:divBdr>
    </w:div>
    <w:div w:id="410199464">
      <w:marLeft w:val="640"/>
      <w:marRight w:val="0"/>
      <w:marTop w:val="0"/>
      <w:marBottom w:val="0"/>
      <w:divBdr>
        <w:top w:val="none" w:sz="0" w:space="0" w:color="auto"/>
        <w:left w:val="none" w:sz="0" w:space="0" w:color="auto"/>
        <w:bottom w:val="none" w:sz="0" w:space="0" w:color="auto"/>
        <w:right w:val="none" w:sz="0" w:space="0" w:color="auto"/>
      </w:divBdr>
    </w:div>
    <w:div w:id="410199679">
      <w:marLeft w:val="640"/>
      <w:marRight w:val="0"/>
      <w:marTop w:val="0"/>
      <w:marBottom w:val="0"/>
      <w:divBdr>
        <w:top w:val="none" w:sz="0" w:space="0" w:color="auto"/>
        <w:left w:val="none" w:sz="0" w:space="0" w:color="auto"/>
        <w:bottom w:val="none" w:sz="0" w:space="0" w:color="auto"/>
        <w:right w:val="none" w:sz="0" w:space="0" w:color="auto"/>
      </w:divBdr>
    </w:div>
    <w:div w:id="410389101">
      <w:marLeft w:val="640"/>
      <w:marRight w:val="0"/>
      <w:marTop w:val="0"/>
      <w:marBottom w:val="0"/>
      <w:divBdr>
        <w:top w:val="none" w:sz="0" w:space="0" w:color="auto"/>
        <w:left w:val="none" w:sz="0" w:space="0" w:color="auto"/>
        <w:bottom w:val="none" w:sz="0" w:space="0" w:color="auto"/>
        <w:right w:val="none" w:sz="0" w:space="0" w:color="auto"/>
      </w:divBdr>
    </w:div>
    <w:div w:id="410468676">
      <w:marLeft w:val="640"/>
      <w:marRight w:val="0"/>
      <w:marTop w:val="0"/>
      <w:marBottom w:val="0"/>
      <w:divBdr>
        <w:top w:val="none" w:sz="0" w:space="0" w:color="auto"/>
        <w:left w:val="none" w:sz="0" w:space="0" w:color="auto"/>
        <w:bottom w:val="none" w:sz="0" w:space="0" w:color="auto"/>
        <w:right w:val="none" w:sz="0" w:space="0" w:color="auto"/>
      </w:divBdr>
    </w:div>
    <w:div w:id="410780195">
      <w:marLeft w:val="640"/>
      <w:marRight w:val="0"/>
      <w:marTop w:val="0"/>
      <w:marBottom w:val="0"/>
      <w:divBdr>
        <w:top w:val="none" w:sz="0" w:space="0" w:color="auto"/>
        <w:left w:val="none" w:sz="0" w:space="0" w:color="auto"/>
        <w:bottom w:val="none" w:sz="0" w:space="0" w:color="auto"/>
        <w:right w:val="none" w:sz="0" w:space="0" w:color="auto"/>
      </w:divBdr>
    </w:div>
    <w:div w:id="410852045">
      <w:marLeft w:val="640"/>
      <w:marRight w:val="0"/>
      <w:marTop w:val="0"/>
      <w:marBottom w:val="0"/>
      <w:divBdr>
        <w:top w:val="none" w:sz="0" w:space="0" w:color="auto"/>
        <w:left w:val="none" w:sz="0" w:space="0" w:color="auto"/>
        <w:bottom w:val="none" w:sz="0" w:space="0" w:color="auto"/>
        <w:right w:val="none" w:sz="0" w:space="0" w:color="auto"/>
      </w:divBdr>
    </w:div>
    <w:div w:id="410852810">
      <w:marLeft w:val="640"/>
      <w:marRight w:val="0"/>
      <w:marTop w:val="0"/>
      <w:marBottom w:val="0"/>
      <w:divBdr>
        <w:top w:val="none" w:sz="0" w:space="0" w:color="auto"/>
        <w:left w:val="none" w:sz="0" w:space="0" w:color="auto"/>
        <w:bottom w:val="none" w:sz="0" w:space="0" w:color="auto"/>
        <w:right w:val="none" w:sz="0" w:space="0" w:color="auto"/>
      </w:divBdr>
    </w:div>
    <w:div w:id="410853765">
      <w:marLeft w:val="640"/>
      <w:marRight w:val="0"/>
      <w:marTop w:val="0"/>
      <w:marBottom w:val="0"/>
      <w:divBdr>
        <w:top w:val="none" w:sz="0" w:space="0" w:color="auto"/>
        <w:left w:val="none" w:sz="0" w:space="0" w:color="auto"/>
        <w:bottom w:val="none" w:sz="0" w:space="0" w:color="auto"/>
        <w:right w:val="none" w:sz="0" w:space="0" w:color="auto"/>
      </w:divBdr>
    </w:div>
    <w:div w:id="411008692">
      <w:marLeft w:val="640"/>
      <w:marRight w:val="0"/>
      <w:marTop w:val="0"/>
      <w:marBottom w:val="0"/>
      <w:divBdr>
        <w:top w:val="none" w:sz="0" w:space="0" w:color="auto"/>
        <w:left w:val="none" w:sz="0" w:space="0" w:color="auto"/>
        <w:bottom w:val="none" w:sz="0" w:space="0" w:color="auto"/>
        <w:right w:val="none" w:sz="0" w:space="0" w:color="auto"/>
      </w:divBdr>
    </w:div>
    <w:div w:id="411045404">
      <w:marLeft w:val="640"/>
      <w:marRight w:val="0"/>
      <w:marTop w:val="0"/>
      <w:marBottom w:val="0"/>
      <w:divBdr>
        <w:top w:val="none" w:sz="0" w:space="0" w:color="auto"/>
        <w:left w:val="none" w:sz="0" w:space="0" w:color="auto"/>
        <w:bottom w:val="none" w:sz="0" w:space="0" w:color="auto"/>
        <w:right w:val="none" w:sz="0" w:space="0" w:color="auto"/>
      </w:divBdr>
    </w:div>
    <w:div w:id="411120601">
      <w:marLeft w:val="640"/>
      <w:marRight w:val="0"/>
      <w:marTop w:val="0"/>
      <w:marBottom w:val="0"/>
      <w:divBdr>
        <w:top w:val="none" w:sz="0" w:space="0" w:color="auto"/>
        <w:left w:val="none" w:sz="0" w:space="0" w:color="auto"/>
        <w:bottom w:val="none" w:sz="0" w:space="0" w:color="auto"/>
        <w:right w:val="none" w:sz="0" w:space="0" w:color="auto"/>
      </w:divBdr>
    </w:div>
    <w:div w:id="411321473">
      <w:marLeft w:val="640"/>
      <w:marRight w:val="0"/>
      <w:marTop w:val="0"/>
      <w:marBottom w:val="0"/>
      <w:divBdr>
        <w:top w:val="none" w:sz="0" w:space="0" w:color="auto"/>
        <w:left w:val="none" w:sz="0" w:space="0" w:color="auto"/>
        <w:bottom w:val="none" w:sz="0" w:space="0" w:color="auto"/>
        <w:right w:val="none" w:sz="0" w:space="0" w:color="auto"/>
      </w:divBdr>
    </w:div>
    <w:div w:id="411464325">
      <w:marLeft w:val="640"/>
      <w:marRight w:val="0"/>
      <w:marTop w:val="0"/>
      <w:marBottom w:val="0"/>
      <w:divBdr>
        <w:top w:val="none" w:sz="0" w:space="0" w:color="auto"/>
        <w:left w:val="none" w:sz="0" w:space="0" w:color="auto"/>
        <w:bottom w:val="none" w:sz="0" w:space="0" w:color="auto"/>
        <w:right w:val="none" w:sz="0" w:space="0" w:color="auto"/>
      </w:divBdr>
    </w:div>
    <w:div w:id="411465392">
      <w:marLeft w:val="640"/>
      <w:marRight w:val="0"/>
      <w:marTop w:val="0"/>
      <w:marBottom w:val="0"/>
      <w:divBdr>
        <w:top w:val="none" w:sz="0" w:space="0" w:color="auto"/>
        <w:left w:val="none" w:sz="0" w:space="0" w:color="auto"/>
        <w:bottom w:val="none" w:sz="0" w:space="0" w:color="auto"/>
        <w:right w:val="none" w:sz="0" w:space="0" w:color="auto"/>
      </w:divBdr>
    </w:div>
    <w:div w:id="411509590">
      <w:marLeft w:val="640"/>
      <w:marRight w:val="0"/>
      <w:marTop w:val="0"/>
      <w:marBottom w:val="0"/>
      <w:divBdr>
        <w:top w:val="none" w:sz="0" w:space="0" w:color="auto"/>
        <w:left w:val="none" w:sz="0" w:space="0" w:color="auto"/>
        <w:bottom w:val="none" w:sz="0" w:space="0" w:color="auto"/>
        <w:right w:val="none" w:sz="0" w:space="0" w:color="auto"/>
      </w:divBdr>
    </w:div>
    <w:div w:id="411661522">
      <w:marLeft w:val="640"/>
      <w:marRight w:val="0"/>
      <w:marTop w:val="0"/>
      <w:marBottom w:val="0"/>
      <w:divBdr>
        <w:top w:val="none" w:sz="0" w:space="0" w:color="auto"/>
        <w:left w:val="none" w:sz="0" w:space="0" w:color="auto"/>
        <w:bottom w:val="none" w:sz="0" w:space="0" w:color="auto"/>
        <w:right w:val="none" w:sz="0" w:space="0" w:color="auto"/>
      </w:divBdr>
    </w:div>
    <w:div w:id="411706266">
      <w:marLeft w:val="640"/>
      <w:marRight w:val="0"/>
      <w:marTop w:val="0"/>
      <w:marBottom w:val="0"/>
      <w:divBdr>
        <w:top w:val="none" w:sz="0" w:space="0" w:color="auto"/>
        <w:left w:val="none" w:sz="0" w:space="0" w:color="auto"/>
        <w:bottom w:val="none" w:sz="0" w:space="0" w:color="auto"/>
        <w:right w:val="none" w:sz="0" w:space="0" w:color="auto"/>
      </w:divBdr>
    </w:div>
    <w:div w:id="411707812">
      <w:marLeft w:val="640"/>
      <w:marRight w:val="0"/>
      <w:marTop w:val="0"/>
      <w:marBottom w:val="0"/>
      <w:divBdr>
        <w:top w:val="none" w:sz="0" w:space="0" w:color="auto"/>
        <w:left w:val="none" w:sz="0" w:space="0" w:color="auto"/>
        <w:bottom w:val="none" w:sz="0" w:space="0" w:color="auto"/>
        <w:right w:val="none" w:sz="0" w:space="0" w:color="auto"/>
      </w:divBdr>
    </w:div>
    <w:div w:id="411776736">
      <w:marLeft w:val="640"/>
      <w:marRight w:val="0"/>
      <w:marTop w:val="0"/>
      <w:marBottom w:val="0"/>
      <w:divBdr>
        <w:top w:val="none" w:sz="0" w:space="0" w:color="auto"/>
        <w:left w:val="none" w:sz="0" w:space="0" w:color="auto"/>
        <w:bottom w:val="none" w:sz="0" w:space="0" w:color="auto"/>
        <w:right w:val="none" w:sz="0" w:space="0" w:color="auto"/>
      </w:divBdr>
    </w:div>
    <w:div w:id="411777876">
      <w:marLeft w:val="640"/>
      <w:marRight w:val="0"/>
      <w:marTop w:val="0"/>
      <w:marBottom w:val="0"/>
      <w:divBdr>
        <w:top w:val="none" w:sz="0" w:space="0" w:color="auto"/>
        <w:left w:val="none" w:sz="0" w:space="0" w:color="auto"/>
        <w:bottom w:val="none" w:sz="0" w:space="0" w:color="auto"/>
        <w:right w:val="none" w:sz="0" w:space="0" w:color="auto"/>
      </w:divBdr>
    </w:div>
    <w:div w:id="411783312">
      <w:marLeft w:val="640"/>
      <w:marRight w:val="0"/>
      <w:marTop w:val="0"/>
      <w:marBottom w:val="0"/>
      <w:divBdr>
        <w:top w:val="none" w:sz="0" w:space="0" w:color="auto"/>
        <w:left w:val="none" w:sz="0" w:space="0" w:color="auto"/>
        <w:bottom w:val="none" w:sz="0" w:space="0" w:color="auto"/>
        <w:right w:val="none" w:sz="0" w:space="0" w:color="auto"/>
      </w:divBdr>
    </w:div>
    <w:div w:id="411970803">
      <w:marLeft w:val="640"/>
      <w:marRight w:val="0"/>
      <w:marTop w:val="0"/>
      <w:marBottom w:val="0"/>
      <w:divBdr>
        <w:top w:val="none" w:sz="0" w:space="0" w:color="auto"/>
        <w:left w:val="none" w:sz="0" w:space="0" w:color="auto"/>
        <w:bottom w:val="none" w:sz="0" w:space="0" w:color="auto"/>
        <w:right w:val="none" w:sz="0" w:space="0" w:color="auto"/>
      </w:divBdr>
    </w:div>
    <w:div w:id="412094540">
      <w:marLeft w:val="640"/>
      <w:marRight w:val="0"/>
      <w:marTop w:val="0"/>
      <w:marBottom w:val="0"/>
      <w:divBdr>
        <w:top w:val="none" w:sz="0" w:space="0" w:color="auto"/>
        <w:left w:val="none" w:sz="0" w:space="0" w:color="auto"/>
        <w:bottom w:val="none" w:sz="0" w:space="0" w:color="auto"/>
        <w:right w:val="none" w:sz="0" w:space="0" w:color="auto"/>
      </w:divBdr>
    </w:div>
    <w:div w:id="412168789">
      <w:marLeft w:val="640"/>
      <w:marRight w:val="0"/>
      <w:marTop w:val="0"/>
      <w:marBottom w:val="0"/>
      <w:divBdr>
        <w:top w:val="none" w:sz="0" w:space="0" w:color="auto"/>
        <w:left w:val="none" w:sz="0" w:space="0" w:color="auto"/>
        <w:bottom w:val="none" w:sz="0" w:space="0" w:color="auto"/>
        <w:right w:val="none" w:sz="0" w:space="0" w:color="auto"/>
      </w:divBdr>
    </w:div>
    <w:div w:id="412244108">
      <w:marLeft w:val="640"/>
      <w:marRight w:val="0"/>
      <w:marTop w:val="0"/>
      <w:marBottom w:val="0"/>
      <w:divBdr>
        <w:top w:val="none" w:sz="0" w:space="0" w:color="auto"/>
        <w:left w:val="none" w:sz="0" w:space="0" w:color="auto"/>
        <w:bottom w:val="none" w:sz="0" w:space="0" w:color="auto"/>
        <w:right w:val="none" w:sz="0" w:space="0" w:color="auto"/>
      </w:divBdr>
    </w:div>
    <w:div w:id="412314010">
      <w:marLeft w:val="640"/>
      <w:marRight w:val="0"/>
      <w:marTop w:val="0"/>
      <w:marBottom w:val="0"/>
      <w:divBdr>
        <w:top w:val="none" w:sz="0" w:space="0" w:color="auto"/>
        <w:left w:val="none" w:sz="0" w:space="0" w:color="auto"/>
        <w:bottom w:val="none" w:sz="0" w:space="0" w:color="auto"/>
        <w:right w:val="none" w:sz="0" w:space="0" w:color="auto"/>
      </w:divBdr>
    </w:div>
    <w:div w:id="412356639">
      <w:marLeft w:val="640"/>
      <w:marRight w:val="0"/>
      <w:marTop w:val="0"/>
      <w:marBottom w:val="0"/>
      <w:divBdr>
        <w:top w:val="none" w:sz="0" w:space="0" w:color="auto"/>
        <w:left w:val="none" w:sz="0" w:space="0" w:color="auto"/>
        <w:bottom w:val="none" w:sz="0" w:space="0" w:color="auto"/>
        <w:right w:val="none" w:sz="0" w:space="0" w:color="auto"/>
      </w:divBdr>
    </w:div>
    <w:div w:id="412430865">
      <w:marLeft w:val="640"/>
      <w:marRight w:val="0"/>
      <w:marTop w:val="0"/>
      <w:marBottom w:val="0"/>
      <w:divBdr>
        <w:top w:val="none" w:sz="0" w:space="0" w:color="auto"/>
        <w:left w:val="none" w:sz="0" w:space="0" w:color="auto"/>
        <w:bottom w:val="none" w:sz="0" w:space="0" w:color="auto"/>
        <w:right w:val="none" w:sz="0" w:space="0" w:color="auto"/>
      </w:divBdr>
    </w:div>
    <w:div w:id="412432374">
      <w:marLeft w:val="640"/>
      <w:marRight w:val="0"/>
      <w:marTop w:val="0"/>
      <w:marBottom w:val="0"/>
      <w:divBdr>
        <w:top w:val="none" w:sz="0" w:space="0" w:color="auto"/>
        <w:left w:val="none" w:sz="0" w:space="0" w:color="auto"/>
        <w:bottom w:val="none" w:sz="0" w:space="0" w:color="auto"/>
        <w:right w:val="none" w:sz="0" w:space="0" w:color="auto"/>
      </w:divBdr>
    </w:div>
    <w:div w:id="412435014">
      <w:marLeft w:val="640"/>
      <w:marRight w:val="0"/>
      <w:marTop w:val="0"/>
      <w:marBottom w:val="0"/>
      <w:divBdr>
        <w:top w:val="none" w:sz="0" w:space="0" w:color="auto"/>
        <w:left w:val="none" w:sz="0" w:space="0" w:color="auto"/>
        <w:bottom w:val="none" w:sz="0" w:space="0" w:color="auto"/>
        <w:right w:val="none" w:sz="0" w:space="0" w:color="auto"/>
      </w:divBdr>
    </w:div>
    <w:div w:id="412436183">
      <w:marLeft w:val="640"/>
      <w:marRight w:val="0"/>
      <w:marTop w:val="0"/>
      <w:marBottom w:val="0"/>
      <w:divBdr>
        <w:top w:val="none" w:sz="0" w:space="0" w:color="auto"/>
        <w:left w:val="none" w:sz="0" w:space="0" w:color="auto"/>
        <w:bottom w:val="none" w:sz="0" w:space="0" w:color="auto"/>
        <w:right w:val="none" w:sz="0" w:space="0" w:color="auto"/>
      </w:divBdr>
    </w:div>
    <w:div w:id="412508179">
      <w:marLeft w:val="640"/>
      <w:marRight w:val="0"/>
      <w:marTop w:val="0"/>
      <w:marBottom w:val="0"/>
      <w:divBdr>
        <w:top w:val="none" w:sz="0" w:space="0" w:color="auto"/>
        <w:left w:val="none" w:sz="0" w:space="0" w:color="auto"/>
        <w:bottom w:val="none" w:sz="0" w:space="0" w:color="auto"/>
        <w:right w:val="none" w:sz="0" w:space="0" w:color="auto"/>
      </w:divBdr>
    </w:div>
    <w:div w:id="412627350">
      <w:marLeft w:val="640"/>
      <w:marRight w:val="0"/>
      <w:marTop w:val="0"/>
      <w:marBottom w:val="0"/>
      <w:divBdr>
        <w:top w:val="none" w:sz="0" w:space="0" w:color="auto"/>
        <w:left w:val="none" w:sz="0" w:space="0" w:color="auto"/>
        <w:bottom w:val="none" w:sz="0" w:space="0" w:color="auto"/>
        <w:right w:val="none" w:sz="0" w:space="0" w:color="auto"/>
      </w:divBdr>
    </w:div>
    <w:div w:id="412699502">
      <w:marLeft w:val="640"/>
      <w:marRight w:val="0"/>
      <w:marTop w:val="0"/>
      <w:marBottom w:val="0"/>
      <w:divBdr>
        <w:top w:val="none" w:sz="0" w:space="0" w:color="auto"/>
        <w:left w:val="none" w:sz="0" w:space="0" w:color="auto"/>
        <w:bottom w:val="none" w:sz="0" w:space="0" w:color="auto"/>
        <w:right w:val="none" w:sz="0" w:space="0" w:color="auto"/>
      </w:divBdr>
    </w:div>
    <w:div w:id="412817268">
      <w:marLeft w:val="640"/>
      <w:marRight w:val="0"/>
      <w:marTop w:val="0"/>
      <w:marBottom w:val="0"/>
      <w:divBdr>
        <w:top w:val="none" w:sz="0" w:space="0" w:color="auto"/>
        <w:left w:val="none" w:sz="0" w:space="0" w:color="auto"/>
        <w:bottom w:val="none" w:sz="0" w:space="0" w:color="auto"/>
        <w:right w:val="none" w:sz="0" w:space="0" w:color="auto"/>
      </w:divBdr>
    </w:div>
    <w:div w:id="412818688">
      <w:marLeft w:val="640"/>
      <w:marRight w:val="0"/>
      <w:marTop w:val="0"/>
      <w:marBottom w:val="0"/>
      <w:divBdr>
        <w:top w:val="none" w:sz="0" w:space="0" w:color="auto"/>
        <w:left w:val="none" w:sz="0" w:space="0" w:color="auto"/>
        <w:bottom w:val="none" w:sz="0" w:space="0" w:color="auto"/>
        <w:right w:val="none" w:sz="0" w:space="0" w:color="auto"/>
      </w:divBdr>
    </w:div>
    <w:div w:id="412894902">
      <w:marLeft w:val="640"/>
      <w:marRight w:val="0"/>
      <w:marTop w:val="0"/>
      <w:marBottom w:val="0"/>
      <w:divBdr>
        <w:top w:val="none" w:sz="0" w:space="0" w:color="auto"/>
        <w:left w:val="none" w:sz="0" w:space="0" w:color="auto"/>
        <w:bottom w:val="none" w:sz="0" w:space="0" w:color="auto"/>
        <w:right w:val="none" w:sz="0" w:space="0" w:color="auto"/>
      </w:divBdr>
    </w:div>
    <w:div w:id="412896781">
      <w:marLeft w:val="640"/>
      <w:marRight w:val="0"/>
      <w:marTop w:val="0"/>
      <w:marBottom w:val="0"/>
      <w:divBdr>
        <w:top w:val="none" w:sz="0" w:space="0" w:color="auto"/>
        <w:left w:val="none" w:sz="0" w:space="0" w:color="auto"/>
        <w:bottom w:val="none" w:sz="0" w:space="0" w:color="auto"/>
        <w:right w:val="none" w:sz="0" w:space="0" w:color="auto"/>
      </w:divBdr>
    </w:div>
    <w:div w:id="412970252">
      <w:marLeft w:val="640"/>
      <w:marRight w:val="0"/>
      <w:marTop w:val="0"/>
      <w:marBottom w:val="0"/>
      <w:divBdr>
        <w:top w:val="none" w:sz="0" w:space="0" w:color="auto"/>
        <w:left w:val="none" w:sz="0" w:space="0" w:color="auto"/>
        <w:bottom w:val="none" w:sz="0" w:space="0" w:color="auto"/>
        <w:right w:val="none" w:sz="0" w:space="0" w:color="auto"/>
      </w:divBdr>
    </w:div>
    <w:div w:id="413013247">
      <w:marLeft w:val="640"/>
      <w:marRight w:val="0"/>
      <w:marTop w:val="0"/>
      <w:marBottom w:val="0"/>
      <w:divBdr>
        <w:top w:val="none" w:sz="0" w:space="0" w:color="auto"/>
        <w:left w:val="none" w:sz="0" w:space="0" w:color="auto"/>
        <w:bottom w:val="none" w:sz="0" w:space="0" w:color="auto"/>
        <w:right w:val="none" w:sz="0" w:space="0" w:color="auto"/>
      </w:divBdr>
    </w:div>
    <w:div w:id="413013517">
      <w:marLeft w:val="640"/>
      <w:marRight w:val="0"/>
      <w:marTop w:val="0"/>
      <w:marBottom w:val="0"/>
      <w:divBdr>
        <w:top w:val="none" w:sz="0" w:space="0" w:color="auto"/>
        <w:left w:val="none" w:sz="0" w:space="0" w:color="auto"/>
        <w:bottom w:val="none" w:sz="0" w:space="0" w:color="auto"/>
        <w:right w:val="none" w:sz="0" w:space="0" w:color="auto"/>
      </w:divBdr>
    </w:div>
    <w:div w:id="413016987">
      <w:marLeft w:val="640"/>
      <w:marRight w:val="0"/>
      <w:marTop w:val="0"/>
      <w:marBottom w:val="0"/>
      <w:divBdr>
        <w:top w:val="none" w:sz="0" w:space="0" w:color="auto"/>
        <w:left w:val="none" w:sz="0" w:space="0" w:color="auto"/>
        <w:bottom w:val="none" w:sz="0" w:space="0" w:color="auto"/>
        <w:right w:val="none" w:sz="0" w:space="0" w:color="auto"/>
      </w:divBdr>
    </w:div>
    <w:div w:id="413280222">
      <w:marLeft w:val="640"/>
      <w:marRight w:val="0"/>
      <w:marTop w:val="0"/>
      <w:marBottom w:val="0"/>
      <w:divBdr>
        <w:top w:val="none" w:sz="0" w:space="0" w:color="auto"/>
        <w:left w:val="none" w:sz="0" w:space="0" w:color="auto"/>
        <w:bottom w:val="none" w:sz="0" w:space="0" w:color="auto"/>
        <w:right w:val="none" w:sz="0" w:space="0" w:color="auto"/>
      </w:divBdr>
    </w:div>
    <w:div w:id="413285301">
      <w:marLeft w:val="640"/>
      <w:marRight w:val="0"/>
      <w:marTop w:val="0"/>
      <w:marBottom w:val="0"/>
      <w:divBdr>
        <w:top w:val="none" w:sz="0" w:space="0" w:color="auto"/>
        <w:left w:val="none" w:sz="0" w:space="0" w:color="auto"/>
        <w:bottom w:val="none" w:sz="0" w:space="0" w:color="auto"/>
        <w:right w:val="none" w:sz="0" w:space="0" w:color="auto"/>
      </w:divBdr>
    </w:div>
    <w:div w:id="413479418">
      <w:marLeft w:val="640"/>
      <w:marRight w:val="0"/>
      <w:marTop w:val="0"/>
      <w:marBottom w:val="0"/>
      <w:divBdr>
        <w:top w:val="none" w:sz="0" w:space="0" w:color="auto"/>
        <w:left w:val="none" w:sz="0" w:space="0" w:color="auto"/>
        <w:bottom w:val="none" w:sz="0" w:space="0" w:color="auto"/>
        <w:right w:val="none" w:sz="0" w:space="0" w:color="auto"/>
      </w:divBdr>
    </w:div>
    <w:div w:id="413670772">
      <w:marLeft w:val="640"/>
      <w:marRight w:val="0"/>
      <w:marTop w:val="0"/>
      <w:marBottom w:val="0"/>
      <w:divBdr>
        <w:top w:val="none" w:sz="0" w:space="0" w:color="auto"/>
        <w:left w:val="none" w:sz="0" w:space="0" w:color="auto"/>
        <w:bottom w:val="none" w:sz="0" w:space="0" w:color="auto"/>
        <w:right w:val="none" w:sz="0" w:space="0" w:color="auto"/>
      </w:divBdr>
    </w:div>
    <w:div w:id="413860480">
      <w:marLeft w:val="640"/>
      <w:marRight w:val="0"/>
      <w:marTop w:val="0"/>
      <w:marBottom w:val="0"/>
      <w:divBdr>
        <w:top w:val="none" w:sz="0" w:space="0" w:color="auto"/>
        <w:left w:val="none" w:sz="0" w:space="0" w:color="auto"/>
        <w:bottom w:val="none" w:sz="0" w:space="0" w:color="auto"/>
        <w:right w:val="none" w:sz="0" w:space="0" w:color="auto"/>
      </w:divBdr>
    </w:div>
    <w:div w:id="413941675">
      <w:marLeft w:val="640"/>
      <w:marRight w:val="0"/>
      <w:marTop w:val="0"/>
      <w:marBottom w:val="0"/>
      <w:divBdr>
        <w:top w:val="none" w:sz="0" w:space="0" w:color="auto"/>
        <w:left w:val="none" w:sz="0" w:space="0" w:color="auto"/>
        <w:bottom w:val="none" w:sz="0" w:space="0" w:color="auto"/>
        <w:right w:val="none" w:sz="0" w:space="0" w:color="auto"/>
      </w:divBdr>
    </w:div>
    <w:div w:id="414087847">
      <w:marLeft w:val="640"/>
      <w:marRight w:val="0"/>
      <w:marTop w:val="0"/>
      <w:marBottom w:val="0"/>
      <w:divBdr>
        <w:top w:val="none" w:sz="0" w:space="0" w:color="auto"/>
        <w:left w:val="none" w:sz="0" w:space="0" w:color="auto"/>
        <w:bottom w:val="none" w:sz="0" w:space="0" w:color="auto"/>
        <w:right w:val="none" w:sz="0" w:space="0" w:color="auto"/>
      </w:divBdr>
    </w:div>
    <w:div w:id="414129516">
      <w:marLeft w:val="640"/>
      <w:marRight w:val="0"/>
      <w:marTop w:val="0"/>
      <w:marBottom w:val="0"/>
      <w:divBdr>
        <w:top w:val="none" w:sz="0" w:space="0" w:color="auto"/>
        <w:left w:val="none" w:sz="0" w:space="0" w:color="auto"/>
        <w:bottom w:val="none" w:sz="0" w:space="0" w:color="auto"/>
        <w:right w:val="none" w:sz="0" w:space="0" w:color="auto"/>
      </w:divBdr>
    </w:div>
    <w:div w:id="414130269">
      <w:marLeft w:val="640"/>
      <w:marRight w:val="0"/>
      <w:marTop w:val="0"/>
      <w:marBottom w:val="0"/>
      <w:divBdr>
        <w:top w:val="none" w:sz="0" w:space="0" w:color="auto"/>
        <w:left w:val="none" w:sz="0" w:space="0" w:color="auto"/>
        <w:bottom w:val="none" w:sz="0" w:space="0" w:color="auto"/>
        <w:right w:val="none" w:sz="0" w:space="0" w:color="auto"/>
      </w:divBdr>
    </w:div>
    <w:div w:id="414132180">
      <w:marLeft w:val="640"/>
      <w:marRight w:val="0"/>
      <w:marTop w:val="0"/>
      <w:marBottom w:val="0"/>
      <w:divBdr>
        <w:top w:val="none" w:sz="0" w:space="0" w:color="auto"/>
        <w:left w:val="none" w:sz="0" w:space="0" w:color="auto"/>
        <w:bottom w:val="none" w:sz="0" w:space="0" w:color="auto"/>
        <w:right w:val="none" w:sz="0" w:space="0" w:color="auto"/>
      </w:divBdr>
    </w:div>
    <w:div w:id="414207566">
      <w:marLeft w:val="640"/>
      <w:marRight w:val="0"/>
      <w:marTop w:val="0"/>
      <w:marBottom w:val="0"/>
      <w:divBdr>
        <w:top w:val="none" w:sz="0" w:space="0" w:color="auto"/>
        <w:left w:val="none" w:sz="0" w:space="0" w:color="auto"/>
        <w:bottom w:val="none" w:sz="0" w:space="0" w:color="auto"/>
        <w:right w:val="none" w:sz="0" w:space="0" w:color="auto"/>
      </w:divBdr>
    </w:div>
    <w:div w:id="414476415">
      <w:marLeft w:val="640"/>
      <w:marRight w:val="0"/>
      <w:marTop w:val="0"/>
      <w:marBottom w:val="0"/>
      <w:divBdr>
        <w:top w:val="none" w:sz="0" w:space="0" w:color="auto"/>
        <w:left w:val="none" w:sz="0" w:space="0" w:color="auto"/>
        <w:bottom w:val="none" w:sz="0" w:space="0" w:color="auto"/>
        <w:right w:val="none" w:sz="0" w:space="0" w:color="auto"/>
      </w:divBdr>
    </w:div>
    <w:div w:id="414515484">
      <w:marLeft w:val="640"/>
      <w:marRight w:val="0"/>
      <w:marTop w:val="0"/>
      <w:marBottom w:val="0"/>
      <w:divBdr>
        <w:top w:val="none" w:sz="0" w:space="0" w:color="auto"/>
        <w:left w:val="none" w:sz="0" w:space="0" w:color="auto"/>
        <w:bottom w:val="none" w:sz="0" w:space="0" w:color="auto"/>
        <w:right w:val="none" w:sz="0" w:space="0" w:color="auto"/>
      </w:divBdr>
    </w:div>
    <w:div w:id="414515737">
      <w:marLeft w:val="640"/>
      <w:marRight w:val="0"/>
      <w:marTop w:val="0"/>
      <w:marBottom w:val="0"/>
      <w:divBdr>
        <w:top w:val="none" w:sz="0" w:space="0" w:color="auto"/>
        <w:left w:val="none" w:sz="0" w:space="0" w:color="auto"/>
        <w:bottom w:val="none" w:sz="0" w:space="0" w:color="auto"/>
        <w:right w:val="none" w:sz="0" w:space="0" w:color="auto"/>
      </w:divBdr>
    </w:div>
    <w:div w:id="414547077">
      <w:marLeft w:val="640"/>
      <w:marRight w:val="0"/>
      <w:marTop w:val="0"/>
      <w:marBottom w:val="0"/>
      <w:divBdr>
        <w:top w:val="none" w:sz="0" w:space="0" w:color="auto"/>
        <w:left w:val="none" w:sz="0" w:space="0" w:color="auto"/>
        <w:bottom w:val="none" w:sz="0" w:space="0" w:color="auto"/>
        <w:right w:val="none" w:sz="0" w:space="0" w:color="auto"/>
      </w:divBdr>
    </w:div>
    <w:div w:id="414597054">
      <w:marLeft w:val="640"/>
      <w:marRight w:val="0"/>
      <w:marTop w:val="0"/>
      <w:marBottom w:val="0"/>
      <w:divBdr>
        <w:top w:val="none" w:sz="0" w:space="0" w:color="auto"/>
        <w:left w:val="none" w:sz="0" w:space="0" w:color="auto"/>
        <w:bottom w:val="none" w:sz="0" w:space="0" w:color="auto"/>
        <w:right w:val="none" w:sz="0" w:space="0" w:color="auto"/>
      </w:divBdr>
    </w:div>
    <w:div w:id="414665008">
      <w:marLeft w:val="640"/>
      <w:marRight w:val="0"/>
      <w:marTop w:val="0"/>
      <w:marBottom w:val="0"/>
      <w:divBdr>
        <w:top w:val="none" w:sz="0" w:space="0" w:color="auto"/>
        <w:left w:val="none" w:sz="0" w:space="0" w:color="auto"/>
        <w:bottom w:val="none" w:sz="0" w:space="0" w:color="auto"/>
        <w:right w:val="none" w:sz="0" w:space="0" w:color="auto"/>
      </w:divBdr>
    </w:div>
    <w:div w:id="414789250">
      <w:marLeft w:val="640"/>
      <w:marRight w:val="0"/>
      <w:marTop w:val="0"/>
      <w:marBottom w:val="0"/>
      <w:divBdr>
        <w:top w:val="none" w:sz="0" w:space="0" w:color="auto"/>
        <w:left w:val="none" w:sz="0" w:space="0" w:color="auto"/>
        <w:bottom w:val="none" w:sz="0" w:space="0" w:color="auto"/>
        <w:right w:val="none" w:sz="0" w:space="0" w:color="auto"/>
      </w:divBdr>
    </w:div>
    <w:div w:id="414791329">
      <w:marLeft w:val="640"/>
      <w:marRight w:val="0"/>
      <w:marTop w:val="0"/>
      <w:marBottom w:val="0"/>
      <w:divBdr>
        <w:top w:val="none" w:sz="0" w:space="0" w:color="auto"/>
        <w:left w:val="none" w:sz="0" w:space="0" w:color="auto"/>
        <w:bottom w:val="none" w:sz="0" w:space="0" w:color="auto"/>
        <w:right w:val="none" w:sz="0" w:space="0" w:color="auto"/>
      </w:divBdr>
    </w:div>
    <w:div w:id="414867401">
      <w:marLeft w:val="640"/>
      <w:marRight w:val="0"/>
      <w:marTop w:val="0"/>
      <w:marBottom w:val="0"/>
      <w:divBdr>
        <w:top w:val="none" w:sz="0" w:space="0" w:color="auto"/>
        <w:left w:val="none" w:sz="0" w:space="0" w:color="auto"/>
        <w:bottom w:val="none" w:sz="0" w:space="0" w:color="auto"/>
        <w:right w:val="none" w:sz="0" w:space="0" w:color="auto"/>
      </w:divBdr>
    </w:div>
    <w:div w:id="414981157">
      <w:marLeft w:val="640"/>
      <w:marRight w:val="0"/>
      <w:marTop w:val="0"/>
      <w:marBottom w:val="0"/>
      <w:divBdr>
        <w:top w:val="none" w:sz="0" w:space="0" w:color="auto"/>
        <w:left w:val="none" w:sz="0" w:space="0" w:color="auto"/>
        <w:bottom w:val="none" w:sz="0" w:space="0" w:color="auto"/>
        <w:right w:val="none" w:sz="0" w:space="0" w:color="auto"/>
      </w:divBdr>
    </w:div>
    <w:div w:id="415056138">
      <w:marLeft w:val="640"/>
      <w:marRight w:val="0"/>
      <w:marTop w:val="0"/>
      <w:marBottom w:val="0"/>
      <w:divBdr>
        <w:top w:val="none" w:sz="0" w:space="0" w:color="auto"/>
        <w:left w:val="none" w:sz="0" w:space="0" w:color="auto"/>
        <w:bottom w:val="none" w:sz="0" w:space="0" w:color="auto"/>
        <w:right w:val="none" w:sz="0" w:space="0" w:color="auto"/>
      </w:divBdr>
    </w:div>
    <w:div w:id="415059307">
      <w:marLeft w:val="640"/>
      <w:marRight w:val="0"/>
      <w:marTop w:val="0"/>
      <w:marBottom w:val="0"/>
      <w:divBdr>
        <w:top w:val="none" w:sz="0" w:space="0" w:color="auto"/>
        <w:left w:val="none" w:sz="0" w:space="0" w:color="auto"/>
        <w:bottom w:val="none" w:sz="0" w:space="0" w:color="auto"/>
        <w:right w:val="none" w:sz="0" w:space="0" w:color="auto"/>
      </w:divBdr>
    </w:div>
    <w:div w:id="415173172">
      <w:marLeft w:val="640"/>
      <w:marRight w:val="0"/>
      <w:marTop w:val="0"/>
      <w:marBottom w:val="0"/>
      <w:divBdr>
        <w:top w:val="none" w:sz="0" w:space="0" w:color="auto"/>
        <w:left w:val="none" w:sz="0" w:space="0" w:color="auto"/>
        <w:bottom w:val="none" w:sz="0" w:space="0" w:color="auto"/>
        <w:right w:val="none" w:sz="0" w:space="0" w:color="auto"/>
      </w:divBdr>
    </w:div>
    <w:div w:id="415175387">
      <w:marLeft w:val="640"/>
      <w:marRight w:val="0"/>
      <w:marTop w:val="0"/>
      <w:marBottom w:val="0"/>
      <w:divBdr>
        <w:top w:val="none" w:sz="0" w:space="0" w:color="auto"/>
        <w:left w:val="none" w:sz="0" w:space="0" w:color="auto"/>
        <w:bottom w:val="none" w:sz="0" w:space="0" w:color="auto"/>
        <w:right w:val="none" w:sz="0" w:space="0" w:color="auto"/>
      </w:divBdr>
    </w:div>
    <w:div w:id="415253923">
      <w:marLeft w:val="640"/>
      <w:marRight w:val="0"/>
      <w:marTop w:val="0"/>
      <w:marBottom w:val="0"/>
      <w:divBdr>
        <w:top w:val="none" w:sz="0" w:space="0" w:color="auto"/>
        <w:left w:val="none" w:sz="0" w:space="0" w:color="auto"/>
        <w:bottom w:val="none" w:sz="0" w:space="0" w:color="auto"/>
        <w:right w:val="none" w:sz="0" w:space="0" w:color="auto"/>
      </w:divBdr>
    </w:div>
    <w:div w:id="415370868">
      <w:marLeft w:val="640"/>
      <w:marRight w:val="0"/>
      <w:marTop w:val="0"/>
      <w:marBottom w:val="0"/>
      <w:divBdr>
        <w:top w:val="none" w:sz="0" w:space="0" w:color="auto"/>
        <w:left w:val="none" w:sz="0" w:space="0" w:color="auto"/>
        <w:bottom w:val="none" w:sz="0" w:space="0" w:color="auto"/>
        <w:right w:val="none" w:sz="0" w:space="0" w:color="auto"/>
      </w:divBdr>
    </w:div>
    <w:div w:id="415397889">
      <w:marLeft w:val="640"/>
      <w:marRight w:val="0"/>
      <w:marTop w:val="0"/>
      <w:marBottom w:val="0"/>
      <w:divBdr>
        <w:top w:val="none" w:sz="0" w:space="0" w:color="auto"/>
        <w:left w:val="none" w:sz="0" w:space="0" w:color="auto"/>
        <w:bottom w:val="none" w:sz="0" w:space="0" w:color="auto"/>
        <w:right w:val="none" w:sz="0" w:space="0" w:color="auto"/>
      </w:divBdr>
    </w:div>
    <w:div w:id="415513905">
      <w:marLeft w:val="640"/>
      <w:marRight w:val="0"/>
      <w:marTop w:val="0"/>
      <w:marBottom w:val="0"/>
      <w:divBdr>
        <w:top w:val="none" w:sz="0" w:space="0" w:color="auto"/>
        <w:left w:val="none" w:sz="0" w:space="0" w:color="auto"/>
        <w:bottom w:val="none" w:sz="0" w:space="0" w:color="auto"/>
        <w:right w:val="none" w:sz="0" w:space="0" w:color="auto"/>
      </w:divBdr>
    </w:div>
    <w:div w:id="415514183">
      <w:marLeft w:val="640"/>
      <w:marRight w:val="0"/>
      <w:marTop w:val="0"/>
      <w:marBottom w:val="0"/>
      <w:divBdr>
        <w:top w:val="none" w:sz="0" w:space="0" w:color="auto"/>
        <w:left w:val="none" w:sz="0" w:space="0" w:color="auto"/>
        <w:bottom w:val="none" w:sz="0" w:space="0" w:color="auto"/>
        <w:right w:val="none" w:sz="0" w:space="0" w:color="auto"/>
      </w:divBdr>
    </w:div>
    <w:div w:id="415594116">
      <w:marLeft w:val="640"/>
      <w:marRight w:val="0"/>
      <w:marTop w:val="0"/>
      <w:marBottom w:val="0"/>
      <w:divBdr>
        <w:top w:val="none" w:sz="0" w:space="0" w:color="auto"/>
        <w:left w:val="none" w:sz="0" w:space="0" w:color="auto"/>
        <w:bottom w:val="none" w:sz="0" w:space="0" w:color="auto"/>
        <w:right w:val="none" w:sz="0" w:space="0" w:color="auto"/>
      </w:divBdr>
    </w:div>
    <w:div w:id="415633069">
      <w:marLeft w:val="640"/>
      <w:marRight w:val="0"/>
      <w:marTop w:val="0"/>
      <w:marBottom w:val="0"/>
      <w:divBdr>
        <w:top w:val="none" w:sz="0" w:space="0" w:color="auto"/>
        <w:left w:val="none" w:sz="0" w:space="0" w:color="auto"/>
        <w:bottom w:val="none" w:sz="0" w:space="0" w:color="auto"/>
        <w:right w:val="none" w:sz="0" w:space="0" w:color="auto"/>
      </w:divBdr>
    </w:div>
    <w:div w:id="415784356">
      <w:marLeft w:val="640"/>
      <w:marRight w:val="0"/>
      <w:marTop w:val="0"/>
      <w:marBottom w:val="0"/>
      <w:divBdr>
        <w:top w:val="none" w:sz="0" w:space="0" w:color="auto"/>
        <w:left w:val="none" w:sz="0" w:space="0" w:color="auto"/>
        <w:bottom w:val="none" w:sz="0" w:space="0" w:color="auto"/>
        <w:right w:val="none" w:sz="0" w:space="0" w:color="auto"/>
      </w:divBdr>
    </w:div>
    <w:div w:id="415784529">
      <w:marLeft w:val="640"/>
      <w:marRight w:val="0"/>
      <w:marTop w:val="0"/>
      <w:marBottom w:val="0"/>
      <w:divBdr>
        <w:top w:val="none" w:sz="0" w:space="0" w:color="auto"/>
        <w:left w:val="none" w:sz="0" w:space="0" w:color="auto"/>
        <w:bottom w:val="none" w:sz="0" w:space="0" w:color="auto"/>
        <w:right w:val="none" w:sz="0" w:space="0" w:color="auto"/>
      </w:divBdr>
    </w:div>
    <w:div w:id="415906120">
      <w:marLeft w:val="640"/>
      <w:marRight w:val="0"/>
      <w:marTop w:val="0"/>
      <w:marBottom w:val="0"/>
      <w:divBdr>
        <w:top w:val="none" w:sz="0" w:space="0" w:color="auto"/>
        <w:left w:val="none" w:sz="0" w:space="0" w:color="auto"/>
        <w:bottom w:val="none" w:sz="0" w:space="0" w:color="auto"/>
        <w:right w:val="none" w:sz="0" w:space="0" w:color="auto"/>
      </w:divBdr>
    </w:div>
    <w:div w:id="415907349">
      <w:marLeft w:val="640"/>
      <w:marRight w:val="0"/>
      <w:marTop w:val="0"/>
      <w:marBottom w:val="0"/>
      <w:divBdr>
        <w:top w:val="none" w:sz="0" w:space="0" w:color="auto"/>
        <w:left w:val="none" w:sz="0" w:space="0" w:color="auto"/>
        <w:bottom w:val="none" w:sz="0" w:space="0" w:color="auto"/>
        <w:right w:val="none" w:sz="0" w:space="0" w:color="auto"/>
      </w:divBdr>
    </w:div>
    <w:div w:id="415979909">
      <w:marLeft w:val="640"/>
      <w:marRight w:val="0"/>
      <w:marTop w:val="0"/>
      <w:marBottom w:val="0"/>
      <w:divBdr>
        <w:top w:val="none" w:sz="0" w:space="0" w:color="auto"/>
        <w:left w:val="none" w:sz="0" w:space="0" w:color="auto"/>
        <w:bottom w:val="none" w:sz="0" w:space="0" w:color="auto"/>
        <w:right w:val="none" w:sz="0" w:space="0" w:color="auto"/>
      </w:divBdr>
    </w:div>
    <w:div w:id="416292119">
      <w:marLeft w:val="640"/>
      <w:marRight w:val="0"/>
      <w:marTop w:val="0"/>
      <w:marBottom w:val="0"/>
      <w:divBdr>
        <w:top w:val="none" w:sz="0" w:space="0" w:color="auto"/>
        <w:left w:val="none" w:sz="0" w:space="0" w:color="auto"/>
        <w:bottom w:val="none" w:sz="0" w:space="0" w:color="auto"/>
        <w:right w:val="none" w:sz="0" w:space="0" w:color="auto"/>
      </w:divBdr>
    </w:div>
    <w:div w:id="416438625">
      <w:marLeft w:val="640"/>
      <w:marRight w:val="0"/>
      <w:marTop w:val="0"/>
      <w:marBottom w:val="0"/>
      <w:divBdr>
        <w:top w:val="none" w:sz="0" w:space="0" w:color="auto"/>
        <w:left w:val="none" w:sz="0" w:space="0" w:color="auto"/>
        <w:bottom w:val="none" w:sz="0" w:space="0" w:color="auto"/>
        <w:right w:val="none" w:sz="0" w:space="0" w:color="auto"/>
      </w:divBdr>
    </w:div>
    <w:div w:id="416636289">
      <w:marLeft w:val="640"/>
      <w:marRight w:val="0"/>
      <w:marTop w:val="0"/>
      <w:marBottom w:val="0"/>
      <w:divBdr>
        <w:top w:val="none" w:sz="0" w:space="0" w:color="auto"/>
        <w:left w:val="none" w:sz="0" w:space="0" w:color="auto"/>
        <w:bottom w:val="none" w:sz="0" w:space="0" w:color="auto"/>
        <w:right w:val="none" w:sz="0" w:space="0" w:color="auto"/>
      </w:divBdr>
    </w:div>
    <w:div w:id="416682219">
      <w:marLeft w:val="640"/>
      <w:marRight w:val="0"/>
      <w:marTop w:val="0"/>
      <w:marBottom w:val="0"/>
      <w:divBdr>
        <w:top w:val="none" w:sz="0" w:space="0" w:color="auto"/>
        <w:left w:val="none" w:sz="0" w:space="0" w:color="auto"/>
        <w:bottom w:val="none" w:sz="0" w:space="0" w:color="auto"/>
        <w:right w:val="none" w:sz="0" w:space="0" w:color="auto"/>
      </w:divBdr>
    </w:div>
    <w:div w:id="416706164">
      <w:marLeft w:val="640"/>
      <w:marRight w:val="0"/>
      <w:marTop w:val="0"/>
      <w:marBottom w:val="0"/>
      <w:divBdr>
        <w:top w:val="none" w:sz="0" w:space="0" w:color="auto"/>
        <w:left w:val="none" w:sz="0" w:space="0" w:color="auto"/>
        <w:bottom w:val="none" w:sz="0" w:space="0" w:color="auto"/>
        <w:right w:val="none" w:sz="0" w:space="0" w:color="auto"/>
      </w:divBdr>
    </w:div>
    <w:div w:id="416749481">
      <w:marLeft w:val="640"/>
      <w:marRight w:val="0"/>
      <w:marTop w:val="0"/>
      <w:marBottom w:val="0"/>
      <w:divBdr>
        <w:top w:val="none" w:sz="0" w:space="0" w:color="auto"/>
        <w:left w:val="none" w:sz="0" w:space="0" w:color="auto"/>
        <w:bottom w:val="none" w:sz="0" w:space="0" w:color="auto"/>
        <w:right w:val="none" w:sz="0" w:space="0" w:color="auto"/>
      </w:divBdr>
    </w:div>
    <w:div w:id="416830395">
      <w:marLeft w:val="640"/>
      <w:marRight w:val="0"/>
      <w:marTop w:val="0"/>
      <w:marBottom w:val="0"/>
      <w:divBdr>
        <w:top w:val="none" w:sz="0" w:space="0" w:color="auto"/>
        <w:left w:val="none" w:sz="0" w:space="0" w:color="auto"/>
        <w:bottom w:val="none" w:sz="0" w:space="0" w:color="auto"/>
        <w:right w:val="none" w:sz="0" w:space="0" w:color="auto"/>
      </w:divBdr>
    </w:div>
    <w:div w:id="416899700">
      <w:marLeft w:val="640"/>
      <w:marRight w:val="0"/>
      <w:marTop w:val="0"/>
      <w:marBottom w:val="0"/>
      <w:divBdr>
        <w:top w:val="none" w:sz="0" w:space="0" w:color="auto"/>
        <w:left w:val="none" w:sz="0" w:space="0" w:color="auto"/>
        <w:bottom w:val="none" w:sz="0" w:space="0" w:color="auto"/>
        <w:right w:val="none" w:sz="0" w:space="0" w:color="auto"/>
      </w:divBdr>
    </w:div>
    <w:div w:id="416900763">
      <w:marLeft w:val="640"/>
      <w:marRight w:val="0"/>
      <w:marTop w:val="0"/>
      <w:marBottom w:val="0"/>
      <w:divBdr>
        <w:top w:val="none" w:sz="0" w:space="0" w:color="auto"/>
        <w:left w:val="none" w:sz="0" w:space="0" w:color="auto"/>
        <w:bottom w:val="none" w:sz="0" w:space="0" w:color="auto"/>
        <w:right w:val="none" w:sz="0" w:space="0" w:color="auto"/>
      </w:divBdr>
    </w:div>
    <w:div w:id="417020903">
      <w:marLeft w:val="640"/>
      <w:marRight w:val="0"/>
      <w:marTop w:val="0"/>
      <w:marBottom w:val="0"/>
      <w:divBdr>
        <w:top w:val="none" w:sz="0" w:space="0" w:color="auto"/>
        <w:left w:val="none" w:sz="0" w:space="0" w:color="auto"/>
        <w:bottom w:val="none" w:sz="0" w:space="0" w:color="auto"/>
        <w:right w:val="none" w:sz="0" w:space="0" w:color="auto"/>
      </w:divBdr>
    </w:div>
    <w:div w:id="417094871">
      <w:marLeft w:val="640"/>
      <w:marRight w:val="0"/>
      <w:marTop w:val="0"/>
      <w:marBottom w:val="0"/>
      <w:divBdr>
        <w:top w:val="none" w:sz="0" w:space="0" w:color="auto"/>
        <w:left w:val="none" w:sz="0" w:space="0" w:color="auto"/>
        <w:bottom w:val="none" w:sz="0" w:space="0" w:color="auto"/>
        <w:right w:val="none" w:sz="0" w:space="0" w:color="auto"/>
      </w:divBdr>
    </w:div>
    <w:div w:id="417101560">
      <w:marLeft w:val="640"/>
      <w:marRight w:val="0"/>
      <w:marTop w:val="0"/>
      <w:marBottom w:val="0"/>
      <w:divBdr>
        <w:top w:val="none" w:sz="0" w:space="0" w:color="auto"/>
        <w:left w:val="none" w:sz="0" w:space="0" w:color="auto"/>
        <w:bottom w:val="none" w:sz="0" w:space="0" w:color="auto"/>
        <w:right w:val="none" w:sz="0" w:space="0" w:color="auto"/>
      </w:divBdr>
    </w:div>
    <w:div w:id="417140707">
      <w:marLeft w:val="640"/>
      <w:marRight w:val="0"/>
      <w:marTop w:val="0"/>
      <w:marBottom w:val="0"/>
      <w:divBdr>
        <w:top w:val="none" w:sz="0" w:space="0" w:color="auto"/>
        <w:left w:val="none" w:sz="0" w:space="0" w:color="auto"/>
        <w:bottom w:val="none" w:sz="0" w:space="0" w:color="auto"/>
        <w:right w:val="none" w:sz="0" w:space="0" w:color="auto"/>
      </w:divBdr>
    </w:div>
    <w:div w:id="417144259">
      <w:marLeft w:val="640"/>
      <w:marRight w:val="0"/>
      <w:marTop w:val="0"/>
      <w:marBottom w:val="0"/>
      <w:divBdr>
        <w:top w:val="none" w:sz="0" w:space="0" w:color="auto"/>
        <w:left w:val="none" w:sz="0" w:space="0" w:color="auto"/>
        <w:bottom w:val="none" w:sz="0" w:space="0" w:color="auto"/>
        <w:right w:val="none" w:sz="0" w:space="0" w:color="auto"/>
      </w:divBdr>
    </w:div>
    <w:div w:id="417212002">
      <w:marLeft w:val="640"/>
      <w:marRight w:val="0"/>
      <w:marTop w:val="0"/>
      <w:marBottom w:val="0"/>
      <w:divBdr>
        <w:top w:val="none" w:sz="0" w:space="0" w:color="auto"/>
        <w:left w:val="none" w:sz="0" w:space="0" w:color="auto"/>
        <w:bottom w:val="none" w:sz="0" w:space="0" w:color="auto"/>
        <w:right w:val="none" w:sz="0" w:space="0" w:color="auto"/>
      </w:divBdr>
    </w:div>
    <w:div w:id="417290736">
      <w:marLeft w:val="640"/>
      <w:marRight w:val="0"/>
      <w:marTop w:val="0"/>
      <w:marBottom w:val="0"/>
      <w:divBdr>
        <w:top w:val="none" w:sz="0" w:space="0" w:color="auto"/>
        <w:left w:val="none" w:sz="0" w:space="0" w:color="auto"/>
        <w:bottom w:val="none" w:sz="0" w:space="0" w:color="auto"/>
        <w:right w:val="none" w:sz="0" w:space="0" w:color="auto"/>
      </w:divBdr>
    </w:div>
    <w:div w:id="417293503">
      <w:marLeft w:val="640"/>
      <w:marRight w:val="0"/>
      <w:marTop w:val="0"/>
      <w:marBottom w:val="0"/>
      <w:divBdr>
        <w:top w:val="none" w:sz="0" w:space="0" w:color="auto"/>
        <w:left w:val="none" w:sz="0" w:space="0" w:color="auto"/>
        <w:bottom w:val="none" w:sz="0" w:space="0" w:color="auto"/>
        <w:right w:val="none" w:sz="0" w:space="0" w:color="auto"/>
      </w:divBdr>
    </w:div>
    <w:div w:id="417362208">
      <w:marLeft w:val="640"/>
      <w:marRight w:val="0"/>
      <w:marTop w:val="0"/>
      <w:marBottom w:val="0"/>
      <w:divBdr>
        <w:top w:val="none" w:sz="0" w:space="0" w:color="auto"/>
        <w:left w:val="none" w:sz="0" w:space="0" w:color="auto"/>
        <w:bottom w:val="none" w:sz="0" w:space="0" w:color="auto"/>
        <w:right w:val="none" w:sz="0" w:space="0" w:color="auto"/>
      </w:divBdr>
    </w:div>
    <w:div w:id="417362956">
      <w:marLeft w:val="640"/>
      <w:marRight w:val="0"/>
      <w:marTop w:val="0"/>
      <w:marBottom w:val="0"/>
      <w:divBdr>
        <w:top w:val="none" w:sz="0" w:space="0" w:color="auto"/>
        <w:left w:val="none" w:sz="0" w:space="0" w:color="auto"/>
        <w:bottom w:val="none" w:sz="0" w:space="0" w:color="auto"/>
        <w:right w:val="none" w:sz="0" w:space="0" w:color="auto"/>
      </w:divBdr>
    </w:div>
    <w:div w:id="417405150">
      <w:marLeft w:val="640"/>
      <w:marRight w:val="0"/>
      <w:marTop w:val="0"/>
      <w:marBottom w:val="0"/>
      <w:divBdr>
        <w:top w:val="none" w:sz="0" w:space="0" w:color="auto"/>
        <w:left w:val="none" w:sz="0" w:space="0" w:color="auto"/>
        <w:bottom w:val="none" w:sz="0" w:space="0" w:color="auto"/>
        <w:right w:val="none" w:sz="0" w:space="0" w:color="auto"/>
      </w:divBdr>
    </w:div>
    <w:div w:id="417407061">
      <w:marLeft w:val="640"/>
      <w:marRight w:val="0"/>
      <w:marTop w:val="0"/>
      <w:marBottom w:val="0"/>
      <w:divBdr>
        <w:top w:val="none" w:sz="0" w:space="0" w:color="auto"/>
        <w:left w:val="none" w:sz="0" w:space="0" w:color="auto"/>
        <w:bottom w:val="none" w:sz="0" w:space="0" w:color="auto"/>
        <w:right w:val="none" w:sz="0" w:space="0" w:color="auto"/>
      </w:divBdr>
    </w:div>
    <w:div w:id="417410430">
      <w:marLeft w:val="640"/>
      <w:marRight w:val="0"/>
      <w:marTop w:val="0"/>
      <w:marBottom w:val="0"/>
      <w:divBdr>
        <w:top w:val="none" w:sz="0" w:space="0" w:color="auto"/>
        <w:left w:val="none" w:sz="0" w:space="0" w:color="auto"/>
        <w:bottom w:val="none" w:sz="0" w:space="0" w:color="auto"/>
        <w:right w:val="none" w:sz="0" w:space="0" w:color="auto"/>
      </w:divBdr>
    </w:div>
    <w:div w:id="417562013">
      <w:marLeft w:val="640"/>
      <w:marRight w:val="0"/>
      <w:marTop w:val="0"/>
      <w:marBottom w:val="0"/>
      <w:divBdr>
        <w:top w:val="none" w:sz="0" w:space="0" w:color="auto"/>
        <w:left w:val="none" w:sz="0" w:space="0" w:color="auto"/>
        <w:bottom w:val="none" w:sz="0" w:space="0" w:color="auto"/>
        <w:right w:val="none" w:sz="0" w:space="0" w:color="auto"/>
      </w:divBdr>
    </w:div>
    <w:div w:id="417597290">
      <w:marLeft w:val="640"/>
      <w:marRight w:val="0"/>
      <w:marTop w:val="0"/>
      <w:marBottom w:val="0"/>
      <w:divBdr>
        <w:top w:val="none" w:sz="0" w:space="0" w:color="auto"/>
        <w:left w:val="none" w:sz="0" w:space="0" w:color="auto"/>
        <w:bottom w:val="none" w:sz="0" w:space="0" w:color="auto"/>
        <w:right w:val="none" w:sz="0" w:space="0" w:color="auto"/>
      </w:divBdr>
    </w:div>
    <w:div w:id="417605044">
      <w:marLeft w:val="640"/>
      <w:marRight w:val="0"/>
      <w:marTop w:val="0"/>
      <w:marBottom w:val="0"/>
      <w:divBdr>
        <w:top w:val="none" w:sz="0" w:space="0" w:color="auto"/>
        <w:left w:val="none" w:sz="0" w:space="0" w:color="auto"/>
        <w:bottom w:val="none" w:sz="0" w:space="0" w:color="auto"/>
        <w:right w:val="none" w:sz="0" w:space="0" w:color="auto"/>
      </w:divBdr>
    </w:div>
    <w:div w:id="417675309">
      <w:marLeft w:val="640"/>
      <w:marRight w:val="0"/>
      <w:marTop w:val="0"/>
      <w:marBottom w:val="0"/>
      <w:divBdr>
        <w:top w:val="none" w:sz="0" w:space="0" w:color="auto"/>
        <w:left w:val="none" w:sz="0" w:space="0" w:color="auto"/>
        <w:bottom w:val="none" w:sz="0" w:space="0" w:color="auto"/>
        <w:right w:val="none" w:sz="0" w:space="0" w:color="auto"/>
      </w:divBdr>
    </w:div>
    <w:div w:id="417678903">
      <w:marLeft w:val="640"/>
      <w:marRight w:val="0"/>
      <w:marTop w:val="0"/>
      <w:marBottom w:val="0"/>
      <w:divBdr>
        <w:top w:val="none" w:sz="0" w:space="0" w:color="auto"/>
        <w:left w:val="none" w:sz="0" w:space="0" w:color="auto"/>
        <w:bottom w:val="none" w:sz="0" w:space="0" w:color="auto"/>
        <w:right w:val="none" w:sz="0" w:space="0" w:color="auto"/>
      </w:divBdr>
    </w:div>
    <w:div w:id="417794929">
      <w:marLeft w:val="640"/>
      <w:marRight w:val="0"/>
      <w:marTop w:val="0"/>
      <w:marBottom w:val="0"/>
      <w:divBdr>
        <w:top w:val="none" w:sz="0" w:space="0" w:color="auto"/>
        <w:left w:val="none" w:sz="0" w:space="0" w:color="auto"/>
        <w:bottom w:val="none" w:sz="0" w:space="0" w:color="auto"/>
        <w:right w:val="none" w:sz="0" w:space="0" w:color="auto"/>
      </w:divBdr>
    </w:div>
    <w:div w:id="417989280">
      <w:marLeft w:val="640"/>
      <w:marRight w:val="0"/>
      <w:marTop w:val="0"/>
      <w:marBottom w:val="0"/>
      <w:divBdr>
        <w:top w:val="none" w:sz="0" w:space="0" w:color="auto"/>
        <w:left w:val="none" w:sz="0" w:space="0" w:color="auto"/>
        <w:bottom w:val="none" w:sz="0" w:space="0" w:color="auto"/>
        <w:right w:val="none" w:sz="0" w:space="0" w:color="auto"/>
      </w:divBdr>
    </w:div>
    <w:div w:id="418060587">
      <w:marLeft w:val="640"/>
      <w:marRight w:val="0"/>
      <w:marTop w:val="0"/>
      <w:marBottom w:val="0"/>
      <w:divBdr>
        <w:top w:val="none" w:sz="0" w:space="0" w:color="auto"/>
        <w:left w:val="none" w:sz="0" w:space="0" w:color="auto"/>
        <w:bottom w:val="none" w:sz="0" w:space="0" w:color="auto"/>
        <w:right w:val="none" w:sz="0" w:space="0" w:color="auto"/>
      </w:divBdr>
    </w:div>
    <w:div w:id="418214986">
      <w:marLeft w:val="640"/>
      <w:marRight w:val="0"/>
      <w:marTop w:val="0"/>
      <w:marBottom w:val="0"/>
      <w:divBdr>
        <w:top w:val="none" w:sz="0" w:space="0" w:color="auto"/>
        <w:left w:val="none" w:sz="0" w:space="0" w:color="auto"/>
        <w:bottom w:val="none" w:sz="0" w:space="0" w:color="auto"/>
        <w:right w:val="none" w:sz="0" w:space="0" w:color="auto"/>
      </w:divBdr>
    </w:div>
    <w:div w:id="418335015">
      <w:marLeft w:val="640"/>
      <w:marRight w:val="0"/>
      <w:marTop w:val="0"/>
      <w:marBottom w:val="0"/>
      <w:divBdr>
        <w:top w:val="none" w:sz="0" w:space="0" w:color="auto"/>
        <w:left w:val="none" w:sz="0" w:space="0" w:color="auto"/>
        <w:bottom w:val="none" w:sz="0" w:space="0" w:color="auto"/>
        <w:right w:val="none" w:sz="0" w:space="0" w:color="auto"/>
      </w:divBdr>
    </w:div>
    <w:div w:id="418408838">
      <w:marLeft w:val="640"/>
      <w:marRight w:val="0"/>
      <w:marTop w:val="0"/>
      <w:marBottom w:val="0"/>
      <w:divBdr>
        <w:top w:val="none" w:sz="0" w:space="0" w:color="auto"/>
        <w:left w:val="none" w:sz="0" w:space="0" w:color="auto"/>
        <w:bottom w:val="none" w:sz="0" w:space="0" w:color="auto"/>
        <w:right w:val="none" w:sz="0" w:space="0" w:color="auto"/>
      </w:divBdr>
    </w:div>
    <w:div w:id="418451057">
      <w:marLeft w:val="640"/>
      <w:marRight w:val="0"/>
      <w:marTop w:val="0"/>
      <w:marBottom w:val="0"/>
      <w:divBdr>
        <w:top w:val="none" w:sz="0" w:space="0" w:color="auto"/>
        <w:left w:val="none" w:sz="0" w:space="0" w:color="auto"/>
        <w:bottom w:val="none" w:sz="0" w:space="0" w:color="auto"/>
        <w:right w:val="none" w:sz="0" w:space="0" w:color="auto"/>
      </w:divBdr>
    </w:div>
    <w:div w:id="418479689">
      <w:marLeft w:val="640"/>
      <w:marRight w:val="0"/>
      <w:marTop w:val="0"/>
      <w:marBottom w:val="0"/>
      <w:divBdr>
        <w:top w:val="none" w:sz="0" w:space="0" w:color="auto"/>
        <w:left w:val="none" w:sz="0" w:space="0" w:color="auto"/>
        <w:bottom w:val="none" w:sz="0" w:space="0" w:color="auto"/>
        <w:right w:val="none" w:sz="0" w:space="0" w:color="auto"/>
      </w:divBdr>
    </w:div>
    <w:div w:id="418596660">
      <w:marLeft w:val="640"/>
      <w:marRight w:val="0"/>
      <w:marTop w:val="0"/>
      <w:marBottom w:val="0"/>
      <w:divBdr>
        <w:top w:val="none" w:sz="0" w:space="0" w:color="auto"/>
        <w:left w:val="none" w:sz="0" w:space="0" w:color="auto"/>
        <w:bottom w:val="none" w:sz="0" w:space="0" w:color="auto"/>
        <w:right w:val="none" w:sz="0" w:space="0" w:color="auto"/>
      </w:divBdr>
    </w:div>
    <w:div w:id="418601036">
      <w:marLeft w:val="640"/>
      <w:marRight w:val="0"/>
      <w:marTop w:val="0"/>
      <w:marBottom w:val="0"/>
      <w:divBdr>
        <w:top w:val="none" w:sz="0" w:space="0" w:color="auto"/>
        <w:left w:val="none" w:sz="0" w:space="0" w:color="auto"/>
        <w:bottom w:val="none" w:sz="0" w:space="0" w:color="auto"/>
        <w:right w:val="none" w:sz="0" w:space="0" w:color="auto"/>
      </w:divBdr>
    </w:div>
    <w:div w:id="418602749">
      <w:marLeft w:val="640"/>
      <w:marRight w:val="0"/>
      <w:marTop w:val="0"/>
      <w:marBottom w:val="0"/>
      <w:divBdr>
        <w:top w:val="none" w:sz="0" w:space="0" w:color="auto"/>
        <w:left w:val="none" w:sz="0" w:space="0" w:color="auto"/>
        <w:bottom w:val="none" w:sz="0" w:space="0" w:color="auto"/>
        <w:right w:val="none" w:sz="0" w:space="0" w:color="auto"/>
      </w:divBdr>
    </w:div>
    <w:div w:id="418715438">
      <w:marLeft w:val="640"/>
      <w:marRight w:val="0"/>
      <w:marTop w:val="0"/>
      <w:marBottom w:val="0"/>
      <w:divBdr>
        <w:top w:val="none" w:sz="0" w:space="0" w:color="auto"/>
        <w:left w:val="none" w:sz="0" w:space="0" w:color="auto"/>
        <w:bottom w:val="none" w:sz="0" w:space="0" w:color="auto"/>
        <w:right w:val="none" w:sz="0" w:space="0" w:color="auto"/>
      </w:divBdr>
    </w:div>
    <w:div w:id="418723749">
      <w:marLeft w:val="640"/>
      <w:marRight w:val="0"/>
      <w:marTop w:val="0"/>
      <w:marBottom w:val="0"/>
      <w:divBdr>
        <w:top w:val="none" w:sz="0" w:space="0" w:color="auto"/>
        <w:left w:val="none" w:sz="0" w:space="0" w:color="auto"/>
        <w:bottom w:val="none" w:sz="0" w:space="0" w:color="auto"/>
        <w:right w:val="none" w:sz="0" w:space="0" w:color="auto"/>
      </w:divBdr>
    </w:div>
    <w:div w:id="418909714">
      <w:marLeft w:val="640"/>
      <w:marRight w:val="0"/>
      <w:marTop w:val="0"/>
      <w:marBottom w:val="0"/>
      <w:divBdr>
        <w:top w:val="none" w:sz="0" w:space="0" w:color="auto"/>
        <w:left w:val="none" w:sz="0" w:space="0" w:color="auto"/>
        <w:bottom w:val="none" w:sz="0" w:space="0" w:color="auto"/>
        <w:right w:val="none" w:sz="0" w:space="0" w:color="auto"/>
      </w:divBdr>
    </w:div>
    <w:div w:id="418911032">
      <w:marLeft w:val="640"/>
      <w:marRight w:val="0"/>
      <w:marTop w:val="0"/>
      <w:marBottom w:val="0"/>
      <w:divBdr>
        <w:top w:val="none" w:sz="0" w:space="0" w:color="auto"/>
        <w:left w:val="none" w:sz="0" w:space="0" w:color="auto"/>
        <w:bottom w:val="none" w:sz="0" w:space="0" w:color="auto"/>
        <w:right w:val="none" w:sz="0" w:space="0" w:color="auto"/>
      </w:divBdr>
    </w:div>
    <w:div w:id="418913733">
      <w:marLeft w:val="640"/>
      <w:marRight w:val="0"/>
      <w:marTop w:val="0"/>
      <w:marBottom w:val="0"/>
      <w:divBdr>
        <w:top w:val="none" w:sz="0" w:space="0" w:color="auto"/>
        <w:left w:val="none" w:sz="0" w:space="0" w:color="auto"/>
        <w:bottom w:val="none" w:sz="0" w:space="0" w:color="auto"/>
        <w:right w:val="none" w:sz="0" w:space="0" w:color="auto"/>
      </w:divBdr>
    </w:div>
    <w:div w:id="418984451">
      <w:marLeft w:val="640"/>
      <w:marRight w:val="0"/>
      <w:marTop w:val="0"/>
      <w:marBottom w:val="0"/>
      <w:divBdr>
        <w:top w:val="none" w:sz="0" w:space="0" w:color="auto"/>
        <w:left w:val="none" w:sz="0" w:space="0" w:color="auto"/>
        <w:bottom w:val="none" w:sz="0" w:space="0" w:color="auto"/>
        <w:right w:val="none" w:sz="0" w:space="0" w:color="auto"/>
      </w:divBdr>
    </w:div>
    <w:div w:id="418984642">
      <w:marLeft w:val="640"/>
      <w:marRight w:val="0"/>
      <w:marTop w:val="0"/>
      <w:marBottom w:val="0"/>
      <w:divBdr>
        <w:top w:val="none" w:sz="0" w:space="0" w:color="auto"/>
        <w:left w:val="none" w:sz="0" w:space="0" w:color="auto"/>
        <w:bottom w:val="none" w:sz="0" w:space="0" w:color="auto"/>
        <w:right w:val="none" w:sz="0" w:space="0" w:color="auto"/>
      </w:divBdr>
    </w:div>
    <w:div w:id="419107242">
      <w:marLeft w:val="640"/>
      <w:marRight w:val="0"/>
      <w:marTop w:val="0"/>
      <w:marBottom w:val="0"/>
      <w:divBdr>
        <w:top w:val="none" w:sz="0" w:space="0" w:color="auto"/>
        <w:left w:val="none" w:sz="0" w:space="0" w:color="auto"/>
        <w:bottom w:val="none" w:sz="0" w:space="0" w:color="auto"/>
        <w:right w:val="none" w:sz="0" w:space="0" w:color="auto"/>
      </w:divBdr>
    </w:div>
    <w:div w:id="419176650">
      <w:marLeft w:val="640"/>
      <w:marRight w:val="0"/>
      <w:marTop w:val="0"/>
      <w:marBottom w:val="0"/>
      <w:divBdr>
        <w:top w:val="none" w:sz="0" w:space="0" w:color="auto"/>
        <w:left w:val="none" w:sz="0" w:space="0" w:color="auto"/>
        <w:bottom w:val="none" w:sz="0" w:space="0" w:color="auto"/>
        <w:right w:val="none" w:sz="0" w:space="0" w:color="auto"/>
      </w:divBdr>
    </w:div>
    <w:div w:id="419183179">
      <w:marLeft w:val="640"/>
      <w:marRight w:val="0"/>
      <w:marTop w:val="0"/>
      <w:marBottom w:val="0"/>
      <w:divBdr>
        <w:top w:val="none" w:sz="0" w:space="0" w:color="auto"/>
        <w:left w:val="none" w:sz="0" w:space="0" w:color="auto"/>
        <w:bottom w:val="none" w:sz="0" w:space="0" w:color="auto"/>
        <w:right w:val="none" w:sz="0" w:space="0" w:color="auto"/>
      </w:divBdr>
    </w:div>
    <w:div w:id="419257745">
      <w:marLeft w:val="640"/>
      <w:marRight w:val="0"/>
      <w:marTop w:val="0"/>
      <w:marBottom w:val="0"/>
      <w:divBdr>
        <w:top w:val="none" w:sz="0" w:space="0" w:color="auto"/>
        <w:left w:val="none" w:sz="0" w:space="0" w:color="auto"/>
        <w:bottom w:val="none" w:sz="0" w:space="0" w:color="auto"/>
        <w:right w:val="none" w:sz="0" w:space="0" w:color="auto"/>
      </w:divBdr>
    </w:div>
    <w:div w:id="419257920">
      <w:marLeft w:val="640"/>
      <w:marRight w:val="0"/>
      <w:marTop w:val="0"/>
      <w:marBottom w:val="0"/>
      <w:divBdr>
        <w:top w:val="none" w:sz="0" w:space="0" w:color="auto"/>
        <w:left w:val="none" w:sz="0" w:space="0" w:color="auto"/>
        <w:bottom w:val="none" w:sz="0" w:space="0" w:color="auto"/>
        <w:right w:val="none" w:sz="0" w:space="0" w:color="auto"/>
      </w:divBdr>
    </w:div>
    <w:div w:id="419259611">
      <w:marLeft w:val="640"/>
      <w:marRight w:val="0"/>
      <w:marTop w:val="0"/>
      <w:marBottom w:val="0"/>
      <w:divBdr>
        <w:top w:val="none" w:sz="0" w:space="0" w:color="auto"/>
        <w:left w:val="none" w:sz="0" w:space="0" w:color="auto"/>
        <w:bottom w:val="none" w:sz="0" w:space="0" w:color="auto"/>
        <w:right w:val="none" w:sz="0" w:space="0" w:color="auto"/>
      </w:divBdr>
    </w:div>
    <w:div w:id="419301411">
      <w:marLeft w:val="640"/>
      <w:marRight w:val="0"/>
      <w:marTop w:val="0"/>
      <w:marBottom w:val="0"/>
      <w:divBdr>
        <w:top w:val="none" w:sz="0" w:space="0" w:color="auto"/>
        <w:left w:val="none" w:sz="0" w:space="0" w:color="auto"/>
        <w:bottom w:val="none" w:sz="0" w:space="0" w:color="auto"/>
        <w:right w:val="none" w:sz="0" w:space="0" w:color="auto"/>
      </w:divBdr>
    </w:div>
    <w:div w:id="419328205">
      <w:marLeft w:val="640"/>
      <w:marRight w:val="0"/>
      <w:marTop w:val="0"/>
      <w:marBottom w:val="0"/>
      <w:divBdr>
        <w:top w:val="none" w:sz="0" w:space="0" w:color="auto"/>
        <w:left w:val="none" w:sz="0" w:space="0" w:color="auto"/>
        <w:bottom w:val="none" w:sz="0" w:space="0" w:color="auto"/>
        <w:right w:val="none" w:sz="0" w:space="0" w:color="auto"/>
      </w:divBdr>
    </w:div>
    <w:div w:id="419371012">
      <w:marLeft w:val="640"/>
      <w:marRight w:val="0"/>
      <w:marTop w:val="0"/>
      <w:marBottom w:val="0"/>
      <w:divBdr>
        <w:top w:val="none" w:sz="0" w:space="0" w:color="auto"/>
        <w:left w:val="none" w:sz="0" w:space="0" w:color="auto"/>
        <w:bottom w:val="none" w:sz="0" w:space="0" w:color="auto"/>
        <w:right w:val="none" w:sz="0" w:space="0" w:color="auto"/>
      </w:divBdr>
    </w:div>
    <w:div w:id="419640594">
      <w:marLeft w:val="640"/>
      <w:marRight w:val="0"/>
      <w:marTop w:val="0"/>
      <w:marBottom w:val="0"/>
      <w:divBdr>
        <w:top w:val="none" w:sz="0" w:space="0" w:color="auto"/>
        <w:left w:val="none" w:sz="0" w:space="0" w:color="auto"/>
        <w:bottom w:val="none" w:sz="0" w:space="0" w:color="auto"/>
        <w:right w:val="none" w:sz="0" w:space="0" w:color="auto"/>
      </w:divBdr>
    </w:div>
    <w:div w:id="419640943">
      <w:marLeft w:val="640"/>
      <w:marRight w:val="0"/>
      <w:marTop w:val="0"/>
      <w:marBottom w:val="0"/>
      <w:divBdr>
        <w:top w:val="none" w:sz="0" w:space="0" w:color="auto"/>
        <w:left w:val="none" w:sz="0" w:space="0" w:color="auto"/>
        <w:bottom w:val="none" w:sz="0" w:space="0" w:color="auto"/>
        <w:right w:val="none" w:sz="0" w:space="0" w:color="auto"/>
      </w:divBdr>
    </w:div>
    <w:div w:id="419838814">
      <w:marLeft w:val="640"/>
      <w:marRight w:val="0"/>
      <w:marTop w:val="0"/>
      <w:marBottom w:val="0"/>
      <w:divBdr>
        <w:top w:val="none" w:sz="0" w:space="0" w:color="auto"/>
        <w:left w:val="none" w:sz="0" w:space="0" w:color="auto"/>
        <w:bottom w:val="none" w:sz="0" w:space="0" w:color="auto"/>
        <w:right w:val="none" w:sz="0" w:space="0" w:color="auto"/>
      </w:divBdr>
    </w:div>
    <w:div w:id="419915556">
      <w:marLeft w:val="640"/>
      <w:marRight w:val="0"/>
      <w:marTop w:val="0"/>
      <w:marBottom w:val="0"/>
      <w:divBdr>
        <w:top w:val="none" w:sz="0" w:space="0" w:color="auto"/>
        <w:left w:val="none" w:sz="0" w:space="0" w:color="auto"/>
        <w:bottom w:val="none" w:sz="0" w:space="0" w:color="auto"/>
        <w:right w:val="none" w:sz="0" w:space="0" w:color="auto"/>
      </w:divBdr>
    </w:div>
    <w:div w:id="420176012">
      <w:marLeft w:val="640"/>
      <w:marRight w:val="0"/>
      <w:marTop w:val="0"/>
      <w:marBottom w:val="0"/>
      <w:divBdr>
        <w:top w:val="none" w:sz="0" w:space="0" w:color="auto"/>
        <w:left w:val="none" w:sz="0" w:space="0" w:color="auto"/>
        <w:bottom w:val="none" w:sz="0" w:space="0" w:color="auto"/>
        <w:right w:val="none" w:sz="0" w:space="0" w:color="auto"/>
      </w:divBdr>
    </w:div>
    <w:div w:id="420178642">
      <w:marLeft w:val="640"/>
      <w:marRight w:val="0"/>
      <w:marTop w:val="0"/>
      <w:marBottom w:val="0"/>
      <w:divBdr>
        <w:top w:val="none" w:sz="0" w:space="0" w:color="auto"/>
        <w:left w:val="none" w:sz="0" w:space="0" w:color="auto"/>
        <w:bottom w:val="none" w:sz="0" w:space="0" w:color="auto"/>
        <w:right w:val="none" w:sz="0" w:space="0" w:color="auto"/>
      </w:divBdr>
    </w:div>
    <w:div w:id="420219429">
      <w:marLeft w:val="640"/>
      <w:marRight w:val="0"/>
      <w:marTop w:val="0"/>
      <w:marBottom w:val="0"/>
      <w:divBdr>
        <w:top w:val="none" w:sz="0" w:space="0" w:color="auto"/>
        <w:left w:val="none" w:sz="0" w:space="0" w:color="auto"/>
        <w:bottom w:val="none" w:sz="0" w:space="0" w:color="auto"/>
        <w:right w:val="none" w:sz="0" w:space="0" w:color="auto"/>
      </w:divBdr>
    </w:div>
    <w:div w:id="420374699">
      <w:marLeft w:val="640"/>
      <w:marRight w:val="0"/>
      <w:marTop w:val="0"/>
      <w:marBottom w:val="0"/>
      <w:divBdr>
        <w:top w:val="none" w:sz="0" w:space="0" w:color="auto"/>
        <w:left w:val="none" w:sz="0" w:space="0" w:color="auto"/>
        <w:bottom w:val="none" w:sz="0" w:space="0" w:color="auto"/>
        <w:right w:val="none" w:sz="0" w:space="0" w:color="auto"/>
      </w:divBdr>
    </w:div>
    <w:div w:id="420418255">
      <w:marLeft w:val="640"/>
      <w:marRight w:val="0"/>
      <w:marTop w:val="0"/>
      <w:marBottom w:val="0"/>
      <w:divBdr>
        <w:top w:val="none" w:sz="0" w:space="0" w:color="auto"/>
        <w:left w:val="none" w:sz="0" w:space="0" w:color="auto"/>
        <w:bottom w:val="none" w:sz="0" w:space="0" w:color="auto"/>
        <w:right w:val="none" w:sz="0" w:space="0" w:color="auto"/>
      </w:divBdr>
    </w:div>
    <w:div w:id="420492589">
      <w:marLeft w:val="640"/>
      <w:marRight w:val="0"/>
      <w:marTop w:val="0"/>
      <w:marBottom w:val="0"/>
      <w:divBdr>
        <w:top w:val="none" w:sz="0" w:space="0" w:color="auto"/>
        <w:left w:val="none" w:sz="0" w:space="0" w:color="auto"/>
        <w:bottom w:val="none" w:sz="0" w:space="0" w:color="auto"/>
        <w:right w:val="none" w:sz="0" w:space="0" w:color="auto"/>
      </w:divBdr>
    </w:div>
    <w:div w:id="420492943">
      <w:marLeft w:val="640"/>
      <w:marRight w:val="0"/>
      <w:marTop w:val="0"/>
      <w:marBottom w:val="0"/>
      <w:divBdr>
        <w:top w:val="none" w:sz="0" w:space="0" w:color="auto"/>
        <w:left w:val="none" w:sz="0" w:space="0" w:color="auto"/>
        <w:bottom w:val="none" w:sz="0" w:space="0" w:color="auto"/>
        <w:right w:val="none" w:sz="0" w:space="0" w:color="auto"/>
      </w:divBdr>
    </w:div>
    <w:div w:id="420564505">
      <w:marLeft w:val="640"/>
      <w:marRight w:val="0"/>
      <w:marTop w:val="0"/>
      <w:marBottom w:val="0"/>
      <w:divBdr>
        <w:top w:val="none" w:sz="0" w:space="0" w:color="auto"/>
        <w:left w:val="none" w:sz="0" w:space="0" w:color="auto"/>
        <w:bottom w:val="none" w:sz="0" w:space="0" w:color="auto"/>
        <w:right w:val="none" w:sz="0" w:space="0" w:color="auto"/>
      </w:divBdr>
    </w:div>
    <w:div w:id="420567480">
      <w:marLeft w:val="640"/>
      <w:marRight w:val="0"/>
      <w:marTop w:val="0"/>
      <w:marBottom w:val="0"/>
      <w:divBdr>
        <w:top w:val="none" w:sz="0" w:space="0" w:color="auto"/>
        <w:left w:val="none" w:sz="0" w:space="0" w:color="auto"/>
        <w:bottom w:val="none" w:sz="0" w:space="0" w:color="auto"/>
        <w:right w:val="none" w:sz="0" w:space="0" w:color="auto"/>
      </w:divBdr>
    </w:div>
    <w:div w:id="420610155">
      <w:marLeft w:val="640"/>
      <w:marRight w:val="0"/>
      <w:marTop w:val="0"/>
      <w:marBottom w:val="0"/>
      <w:divBdr>
        <w:top w:val="none" w:sz="0" w:space="0" w:color="auto"/>
        <w:left w:val="none" w:sz="0" w:space="0" w:color="auto"/>
        <w:bottom w:val="none" w:sz="0" w:space="0" w:color="auto"/>
        <w:right w:val="none" w:sz="0" w:space="0" w:color="auto"/>
      </w:divBdr>
    </w:div>
    <w:div w:id="420641909">
      <w:marLeft w:val="640"/>
      <w:marRight w:val="0"/>
      <w:marTop w:val="0"/>
      <w:marBottom w:val="0"/>
      <w:divBdr>
        <w:top w:val="none" w:sz="0" w:space="0" w:color="auto"/>
        <w:left w:val="none" w:sz="0" w:space="0" w:color="auto"/>
        <w:bottom w:val="none" w:sz="0" w:space="0" w:color="auto"/>
        <w:right w:val="none" w:sz="0" w:space="0" w:color="auto"/>
      </w:divBdr>
    </w:div>
    <w:div w:id="420687495">
      <w:marLeft w:val="640"/>
      <w:marRight w:val="0"/>
      <w:marTop w:val="0"/>
      <w:marBottom w:val="0"/>
      <w:divBdr>
        <w:top w:val="none" w:sz="0" w:space="0" w:color="auto"/>
        <w:left w:val="none" w:sz="0" w:space="0" w:color="auto"/>
        <w:bottom w:val="none" w:sz="0" w:space="0" w:color="auto"/>
        <w:right w:val="none" w:sz="0" w:space="0" w:color="auto"/>
      </w:divBdr>
    </w:div>
    <w:div w:id="420755914">
      <w:marLeft w:val="640"/>
      <w:marRight w:val="0"/>
      <w:marTop w:val="0"/>
      <w:marBottom w:val="0"/>
      <w:divBdr>
        <w:top w:val="none" w:sz="0" w:space="0" w:color="auto"/>
        <w:left w:val="none" w:sz="0" w:space="0" w:color="auto"/>
        <w:bottom w:val="none" w:sz="0" w:space="0" w:color="auto"/>
        <w:right w:val="none" w:sz="0" w:space="0" w:color="auto"/>
      </w:divBdr>
    </w:div>
    <w:div w:id="420758029">
      <w:marLeft w:val="640"/>
      <w:marRight w:val="0"/>
      <w:marTop w:val="0"/>
      <w:marBottom w:val="0"/>
      <w:divBdr>
        <w:top w:val="none" w:sz="0" w:space="0" w:color="auto"/>
        <w:left w:val="none" w:sz="0" w:space="0" w:color="auto"/>
        <w:bottom w:val="none" w:sz="0" w:space="0" w:color="auto"/>
        <w:right w:val="none" w:sz="0" w:space="0" w:color="auto"/>
      </w:divBdr>
    </w:div>
    <w:div w:id="420878611">
      <w:marLeft w:val="640"/>
      <w:marRight w:val="0"/>
      <w:marTop w:val="0"/>
      <w:marBottom w:val="0"/>
      <w:divBdr>
        <w:top w:val="none" w:sz="0" w:space="0" w:color="auto"/>
        <w:left w:val="none" w:sz="0" w:space="0" w:color="auto"/>
        <w:bottom w:val="none" w:sz="0" w:space="0" w:color="auto"/>
        <w:right w:val="none" w:sz="0" w:space="0" w:color="auto"/>
      </w:divBdr>
    </w:div>
    <w:div w:id="420882604">
      <w:marLeft w:val="640"/>
      <w:marRight w:val="0"/>
      <w:marTop w:val="0"/>
      <w:marBottom w:val="0"/>
      <w:divBdr>
        <w:top w:val="none" w:sz="0" w:space="0" w:color="auto"/>
        <w:left w:val="none" w:sz="0" w:space="0" w:color="auto"/>
        <w:bottom w:val="none" w:sz="0" w:space="0" w:color="auto"/>
        <w:right w:val="none" w:sz="0" w:space="0" w:color="auto"/>
      </w:divBdr>
    </w:div>
    <w:div w:id="420956211">
      <w:marLeft w:val="640"/>
      <w:marRight w:val="0"/>
      <w:marTop w:val="0"/>
      <w:marBottom w:val="0"/>
      <w:divBdr>
        <w:top w:val="none" w:sz="0" w:space="0" w:color="auto"/>
        <w:left w:val="none" w:sz="0" w:space="0" w:color="auto"/>
        <w:bottom w:val="none" w:sz="0" w:space="0" w:color="auto"/>
        <w:right w:val="none" w:sz="0" w:space="0" w:color="auto"/>
      </w:divBdr>
    </w:div>
    <w:div w:id="421025819">
      <w:marLeft w:val="640"/>
      <w:marRight w:val="0"/>
      <w:marTop w:val="0"/>
      <w:marBottom w:val="0"/>
      <w:divBdr>
        <w:top w:val="none" w:sz="0" w:space="0" w:color="auto"/>
        <w:left w:val="none" w:sz="0" w:space="0" w:color="auto"/>
        <w:bottom w:val="none" w:sz="0" w:space="0" w:color="auto"/>
        <w:right w:val="none" w:sz="0" w:space="0" w:color="auto"/>
      </w:divBdr>
    </w:div>
    <w:div w:id="421069209">
      <w:marLeft w:val="640"/>
      <w:marRight w:val="0"/>
      <w:marTop w:val="0"/>
      <w:marBottom w:val="0"/>
      <w:divBdr>
        <w:top w:val="none" w:sz="0" w:space="0" w:color="auto"/>
        <w:left w:val="none" w:sz="0" w:space="0" w:color="auto"/>
        <w:bottom w:val="none" w:sz="0" w:space="0" w:color="auto"/>
        <w:right w:val="none" w:sz="0" w:space="0" w:color="auto"/>
      </w:divBdr>
    </w:div>
    <w:div w:id="421070026">
      <w:marLeft w:val="640"/>
      <w:marRight w:val="0"/>
      <w:marTop w:val="0"/>
      <w:marBottom w:val="0"/>
      <w:divBdr>
        <w:top w:val="none" w:sz="0" w:space="0" w:color="auto"/>
        <w:left w:val="none" w:sz="0" w:space="0" w:color="auto"/>
        <w:bottom w:val="none" w:sz="0" w:space="0" w:color="auto"/>
        <w:right w:val="none" w:sz="0" w:space="0" w:color="auto"/>
      </w:divBdr>
    </w:div>
    <w:div w:id="421073307">
      <w:marLeft w:val="640"/>
      <w:marRight w:val="0"/>
      <w:marTop w:val="0"/>
      <w:marBottom w:val="0"/>
      <w:divBdr>
        <w:top w:val="none" w:sz="0" w:space="0" w:color="auto"/>
        <w:left w:val="none" w:sz="0" w:space="0" w:color="auto"/>
        <w:bottom w:val="none" w:sz="0" w:space="0" w:color="auto"/>
        <w:right w:val="none" w:sz="0" w:space="0" w:color="auto"/>
      </w:divBdr>
    </w:div>
    <w:div w:id="421151302">
      <w:marLeft w:val="640"/>
      <w:marRight w:val="0"/>
      <w:marTop w:val="0"/>
      <w:marBottom w:val="0"/>
      <w:divBdr>
        <w:top w:val="none" w:sz="0" w:space="0" w:color="auto"/>
        <w:left w:val="none" w:sz="0" w:space="0" w:color="auto"/>
        <w:bottom w:val="none" w:sz="0" w:space="0" w:color="auto"/>
        <w:right w:val="none" w:sz="0" w:space="0" w:color="auto"/>
      </w:divBdr>
    </w:div>
    <w:div w:id="421267514">
      <w:marLeft w:val="640"/>
      <w:marRight w:val="0"/>
      <w:marTop w:val="0"/>
      <w:marBottom w:val="0"/>
      <w:divBdr>
        <w:top w:val="none" w:sz="0" w:space="0" w:color="auto"/>
        <w:left w:val="none" w:sz="0" w:space="0" w:color="auto"/>
        <w:bottom w:val="none" w:sz="0" w:space="0" w:color="auto"/>
        <w:right w:val="none" w:sz="0" w:space="0" w:color="auto"/>
      </w:divBdr>
    </w:div>
    <w:div w:id="421294648">
      <w:marLeft w:val="640"/>
      <w:marRight w:val="0"/>
      <w:marTop w:val="0"/>
      <w:marBottom w:val="0"/>
      <w:divBdr>
        <w:top w:val="none" w:sz="0" w:space="0" w:color="auto"/>
        <w:left w:val="none" w:sz="0" w:space="0" w:color="auto"/>
        <w:bottom w:val="none" w:sz="0" w:space="0" w:color="auto"/>
        <w:right w:val="none" w:sz="0" w:space="0" w:color="auto"/>
      </w:divBdr>
    </w:div>
    <w:div w:id="421528945">
      <w:marLeft w:val="640"/>
      <w:marRight w:val="0"/>
      <w:marTop w:val="0"/>
      <w:marBottom w:val="0"/>
      <w:divBdr>
        <w:top w:val="none" w:sz="0" w:space="0" w:color="auto"/>
        <w:left w:val="none" w:sz="0" w:space="0" w:color="auto"/>
        <w:bottom w:val="none" w:sz="0" w:space="0" w:color="auto"/>
        <w:right w:val="none" w:sz="0" w:space="0" w:color="auto"/>
      </w:divBdr>
    </w:div>
    <w:div w:id="421530451">
      <w:marLeft w:val="640"/>
      <w:marRight w:val="0"/>
      <w:marTop w:val="0"/>
      <w:marBottom w:val="0"/>
      <w:divBdr>
        <w:top w:val="none" w:sz="0" w:space="0" w:color="auto"/>
        <w:left w:val="none" w:sz="0" w:space="0" w:color="auto"/>
        <w:bottom w:val="none" w:sz="0" w:space="0" w:color="auto"/>
        <w:right w:val="none" w:sz="0" w:space="0" w:color="auto"/>
      </w:divBdr>
    </w:div>
    <w:div w:id="421535624">
      <w:marLeft w:val="640"/>
      <w:marRight w:val="0"/>
      <w:marTop w:val="0"/>
      <w:marBottom w:val="0"/>
      <w:divBdr>
        <w:top w:val="none" w:sz="0" w:space="0" w:color="auto"/>
        <w:left w:val="none" w:sz="0" w:space="0" w:color="auto"/>
        <w:bottom w:val="none" w:sz="0" w:space="0" w:color="auto"/>
        <w:right w:val="none" w:sz="0" w:space="0" w:color="auto"/>
      </w:divBdr>
    </w:div>
    <w:div w:id="421606272">
      <w:marLeft w:val="640"/>
      <w:marRight w:val="0"/>
      <w:marTop w:val="0"/>
      <w:marBottom w:val="0"/>
      <w:divBdr>
        <w:top w:val="none" w:sz="0" w:space="0" w:color="auto"/>
        <w:left w:val="none" w:sz="0" w:space="0" w:color="auto"/>
        <w:bottom w:val="none" w:sz="0" w:space="0" w:color="auto"/>
        <w:right w:val="none" w:sz="0" w:space="0" w:color="auto"/>
      </w:divBdr>
    </w:div>
    <w:div w:id="421725520">
      <w:marLeft w:val="640"/>
      <w:marRight w:val="0"/>
      <w:marTop w:val="0"/>
      <w:marBottom w:val="0"/>
      <w:divBdr>
        <w:top w:val="none" w:sz="0" w:space="0" w:color="auto"/>
        <w:left w:val="none" w:sz="0" w:space="0" w:color="auto"/>
        <w:bottom w:val="none" w:sz="0" w:space="0" w:color="auto"/>
        <w:right w:val="none" w:sz="0" w:space="0" w:color="auto"/>
      </w:divBdr>
    </w:div>
    <w:div w:id="421728151">
      <w:marLeft w:val="640"/>
      <w:marRight w:val="0"/>
      <w:marTop w:val="0"/>
      <w:marBottom w:val="0"/>
      <w:divBdr>
        <w:top w:val="none" w:sz="0" w:space="0" w:color="auto"/>
        <w:left w:val="none" w:sz="0" w:space="0" w:color="auto"/>
        <w:bottom w:val="none" w:sz="0" w:space="0" w:color="auto"/>
        <w:right w:val="none" w:sz="0" w:space="0" w:color="auto"/>
      </w:divBdr>
    </w:div>
    <w:div w:id="421923031">
      <w:marLeft w:val="640"/>
      <w:marRight w:val="0"/>
      <w:marTop w:val="0"/>
      <w:marBottom w:val="0"/>
      <w:divBdr>
        <w:top w:val="none" w:sz="0" w:space="0" w:color="auto"/>
        <w:left w:val="none" w:sz="0" w:space="0" w:color="auto"/>
        <w:bottom w:val="none" w:sz="0" w:space="0" w:color="auto"/>
        <w:right w:val="none" w:sz="0" w:space="0" w:color="auto"/>
      </w:divBdr>
    </w:div>
    <w:div w:id="422070746">
      <w:marLeft w:val="640"/>
      <w:marRight w:val="0"/>
      <w:marTop w:val="0"/>
      <w:marBottom w:val="0"/>
      <w:divBdr>
        <w:top w:val="none" w:sz="0" w:space="0" w:color="auto"/>
        <w:left w:val="none" w:sz="0" w:space="0" w:color="auto"/>
        <w:bottom w:val="none" w:sz="0" w:space="0" w:color="auto"/>
        <w:right w:val="none" w:sz="0" w:space="0" w:color="auto"/>
      </w:divBdr>
    </w:div>
    <w:div w:id="422142131">
      <w:marLeft w:val="640"/>
      <w:marRight w:val="0"/>
      <w:marTop w:val="0"/>
      <w:marBottom w:val="0"/>
      <w:divBdr>
        <w:top w:val="none" w:sz="0" w:space="0" w:color="auto"/>
        <w:left w:val="none" w:sz="0" w:space="0" w:color="auto"/>
        <w:bottom w:val="none" w:sz="0" w:space="0" w:color="auto"/>
        <w:right w:val="none" w:sz="0" w:space="0" w:color="auto"/>
      </w:divBdr>
    </w:div>
    <w:div w:id="422183970">
      <w:marLeft w:val="640"/>
      <w:marRight w:val="0"/>
      <w:marTop w:val="0"/>
      <w:marBottom w:val="0"/>
      <w:divBdr>
        <w:top w:val="none" w:sz="0" w:space="0" w:color="auto"/>
        <w:left w:val="none" w:sz="0" w:space="0" w:color="auto"/>
        <w:bottom w:val="none" w:sz="0" w:space="0" w:color="auto"/>
        <w:right w:val="none" w:sz="0" w:space="0" w:color="auto"/>
      </w:divBdr>
    </w:div>
    <w:div w:id="422186371">
      <w:marLeft w:val="640"/>
      <w:marRight w:val="0"/>
      <w:marTop w:val="0"/>
      <w:marBottom w:val="0"/>
      <w:divBdr>
        <w:top w:val="none" w:sz="0" w:space="0" w:color="auto"/>
        <w:left w:val="none" w:sz="0" w:space="0" w:color="auto"/>
        <w:bottom w:val="none" w:sz="0" w:space="0" w:color="auto"/>
        <w:right w:val="none" w:sz="0" w:space="0" w:color="auto"/>
      </w:divBdr>
    </w:div>
    <w:div w:id="422188567">
      <w:marLeft w:val="640"/>
      <w:marRight w:val="0"/>
      <w:marTop w:val="0"/>
      <w:marBottom w:val="0"/>
      <w:divBdr>
        <w:top w:val="none" w:sz="0" w:space="0" w:color="auto"/>
        <w:left w:val="none" w:sz="0" w:space="0" w:color="auto"/>
        <w:bottom w:val="none" w:sz="0" w:space="0" w:color="auto"/>
        <w:right w:val="none" w:sz="0" w:space="0" w:color="auto"/>
      </w:divBdr>
    </w:div>
    <w:div w:id="422263247">
      <w:marLeft w:val="640"/>
      <w:marRight w:val="0"/>
      <w:marTop w:val="0"/>
      <w:marBottom w:val="0"/>
      <w:divBdr>
        <w:top w:val="none" w:sz="0" w:space="0" w:color="auto"/>
        <w:left w:val="none" w:sz="0" w:space="0" w:color="auto"/>
        <w:bottom w:val="none" w:sz="0" w:space="0" w:color="auto"/>
        <w:right w:val="none" w:sz="0" w:space="0" w:color="auto"/>
      </w:divBdr>
    </w:div>
    <w:div w:id="422266435">
      <w:marLeft w:val="640"/>
      <w:marRight w:val="0"/>
      <w:marTop w:val="0"/>
      <w:marBottom w:val="0"/>
      <w:divBdr>
        <w:top w:val="none" w:sz="0" w:space="0" w:color="auto"/>
        <w:left w:val="none" w:sz="0" w:space="0" w:color="auto"/>
        <w:bottom w:val="none" w:sz="0" w:space="0" w:color="auto"/>
        <w:right w:val="none" w:sz="0" w:space="0" w:color="auto"/>
      </w:divBdr>
    </w:div>
    <w:div w:id="422335395">
      <w:marLeft w:val="640"/>
      <w:marRight w:val="0"/>
      <w:marTop w:val="0"/>
      <w:marBottom w:val="0"/>
      <w:divBdr>
        <w:top w:val="none" w:sz="0" w:space="0" w:color="auto"/>
        <w:left w:val="none" w:sz="0" w:space="0" w:color="auto"/>
        <w:bottom w:val="none" w:sz="0" w:space="0" w:color="auto"/>
        <w:right w:val="none" w:sz="0" w:space="0" w:color="auto"/>
      </w:divBdr>
    </w:div>
    <w:div w:id="422336685">
      <w:marLeft w:val="640"/>
      <w:marRight w:val="0"/>
      <w:marTop w:val="0"/>
      <w:marBottom w:val="0"/>
      <w:divBdr>
        <w:top w:val="none" w:sz="0" w:space="0" w:color="auto"/>
        <w:left w:val="none" w:sz="0" w:space="0" w:color="auto"/>
        <w:bottom w:val="none" w:sz="0" w:space="0" w:color="auto"/>
        <w:right w:val="none" w:sz="0" w:space="0" w:color="auto"/>
      </w:divBdr>
    </w:div>
    <w:div w:id="422458485">
      <w:marLeft w:val="640"/>
      <w:marRight w:val="0"/>
      <w:marTop w:val="0"/>
      <w:marBottom w:val="0"/>
      <w:divBdr>
        <w:top w:val="none" w:sz="0" w:space="0" w:color="auto"/>
        <w:left w:val="none" w:sz="0" w:space="0" w:color="auto"/>
        <w:bottom w:val="none" w:sz="0" w:space="0" w:color="auto"/>
        <w:right w:val="none" w:sz="0" w:space="0" w:color="auto"/>
      </w:divBdr>
    </w:div>
    <w:div w:id="422528796">
      <w:marLeft w:val="640"/>
      <w:marRight w:val="0"/>
      <w:marTop w:val="0"/>
      <w:marBottom w:val="0"/>
      <w:divBdr>
        <w:top w:val="none" w:sz="0" w:space="0" w:color="auto"/>
        <w:left w:val="none" w:sz="0" w:space="0" w:color="auto"/>
        <w:bottom w:val="none" w:sz="0" w:space="0" w:color="auto"/>
        <w:right w:val="none" w:sz="0" w:space="0" w:color="auto"/>
      </w:divBdr>
    </w:div>
    <w:div w:id="422603340">
      <w:marLeft w:val="640"/>
      <w:marRight w:val="0"/>
      <w:marTop w:val="0"/>
      <w:marBottom w:val="0"/>
      <w:divBdr>
        <w:top w:val="none" w:sz="0" w:space="0" w:color="auto"/>
        <w:left w:val="none" w:sz="0" w:space="0" w:color="auto"/>
        <w:bottom w:val="none" w:sz="0" w:space="0" w:color="auto"/>
        <w:right w:val="none" w:sz="0" w:space="0" w:color="auto"/>
      </w:divBdr>
    </w:div>
    <w:div w:id="422652279">
      <w:marLeft w:val="640"/>
      <w:marRight w:val="0"/>
      <w:marTop w:val="0"/>
      <w:marBottom w:val="0"/>
      <w:divBdr>
        <w:top w:val="none" w:sz="0" w:space="0" w:color="auto"/>
        <w:left w:val="none" w:sz="0" w:space="0" w:color="auto"/>
        <w:bottom w:val="none" w:sz="0" w:space="0" w:color="auto"/>
        <w:right w:val="none" w:sz="0" w:space="0" w:color="auto"/>
      </w:divBdr>
    </w:div>
    <w:div w:id="422652872">
      <w:marLeft w:val="640"/>
      <w:marRight w:val="0"/>
      <w:marTop w:val="0"/>
      <w:marBottom w:val="0"/>
      <w:divBdr>
        <w:top w:val="none" w:sz="0" w:space="0" w:color="auto"/>
        <w:left w:val="none" w:sz="0" w:space="0" w:color="auto"/>
        <w:bottom w:val="none" w:sz="0" w:space="0" w:color="auto"/>
        <w:right w:val="none" w:sz="0" w:space="0" w:color="auto"/>
      </w:divBdr>
    </w:div>
    <w:div w:id="422802453">
      <w:marLeft w:val="640"/>
      <w:marRight w:val="0"/>
      <w:marTop w:val="0"/>
      <w:marBottom w:val="0"/>
      <w:divBdr>
        <w:top w:val="none" w:sz="0" w:space="0" w:color="auto"/>
        <w:left w:val="none" w:sz="0" w:space="0" w:color="auto"/>
        <w:bottom w:val="none" w:sz="0" w:space="0" w:color="auto"/>
        <w:right w:val="none" w:sz="0" w:space="0" w:color="auto"/>
      </w:divBdr>
    </w:div>
    <w:div w:id="422841999">
      <w:marLeft w:val="640"/>
      <w:marRight w:val="0"/>
      <w:marTop w:val="0"/>
      <w:marBottom w:val="0"/>
      <w:divBdr>
        <w:top w:val="none" w:sz="0" w:space="0" w:color="auto"/>
        <w:left w:val="none" w:sz="0" w:space="0" w:color="auto"/>
        <w:bottom w:val="none" w:sz="0" w:space="0" w:color="auto"/>
        <w:right w:val="none" w:sz="0" w:space="0" w:color="auto"/>
      </w:divBdr>
    </w:div>
    <w:div w:id="422844176">
      <w:marLeft w:val="640"/>
      <w:marRight w:val="0"/>
      <w:marTop w:val="0"/>
      <w:marBottom w:val="0"/>
      <w:divBdr>
        <w:top w:val="none" w:sz="0" w:space="0" w:color="auto"/>
        <w:left w:val="none" w:sz="0" w:space="0" w:color="auto"/>
        <w:bottom w:val="none" w:sz="0" w:space="0" w:color="auto"/>
        <w:right w:val="none" w:sz="0" w:space="0" w:color="auto"/>
      </w:divBdr>
    </w:div>
    <w:div w:id="422844989">
      <w:marLeft w:val="640"/>
      <w:marRight w:val="0"/>
      <w:marTop w:val="0"/>
      <w:marBottom w:val="0"/>
      <w:divBdr>
        <w:top w:val="none" w:sz="0" w:space="0" w:color="auto"/>
        <w:left w:val="none" w:sz="0" w:space="0" w:color="auto"/>
        <w:bottom w:val="none" w:sz="0" w:space="0" w:color="auto"/>
        <w:right w:val="none" w:sz="0" w:space="0" w:color="auto"/>
      </w:divBdr>
    </w:div>
    <w:div w:id="422845196">
      <w:marLeft w:val="640"/>
      <w:marRight w:val="0"/>
      <w:marTop w:val="0"/>
      <w:marBottom w:val="0"/>
      <w:divBdr>
        <w:top w:val="none" w:sz="0" w:space="0" w:color="auto"/>
        <w:left w:val="none" w:sz="0" w:space="0" w:color="auto"/>
        <w:bottom w:val="none" w:sz="0" w:space="0" w:color="auto"/>
        <w:right w:val="none" w:sz="0" w:space="0" w:color="auto"/>
      </w:divBdr>
    </w:div>
    <w:div w:id="422845687">
      <w:marLeft w:val="640"/>
      <w:marRight w:val="0"/>
      <w:marTop w:val="0"/>
      <w:marBottom w:val="0"/>
      <w:divBdr>
        <w:top w:val="none" w:sz="0" w:space="0" w:color="auto"/>
        <w:left w:val="none" w:sz="0" w:space="0" w:color="auto"/>
        <w:bottom w:val="none" w:sz="0" w:space="0" w:color="auto"/>
        <w:right w:val="none" w:sz="0" w:space="0" w:color="auto"/>
      </w:divBdr>
    </w:div>
    <w:div w:id="422916677">
      <w:marLeft w:val="640"/>
      <w:marRight w:val="0"/>
      <w:marTop w:val="0"/>
      <w:marBottom w:val="0"/>
      <w:divBdr>
        <w:top w:val="none" w:sz="0" w:space="0" w:color="auto"/>
        <w:left w:val="none" w:sz="0" w:space="0" w:color="auto"/>
        <w:bottom w:val="none" w:sz="0" w:space="0" w:color="auto"/>
        <w:right w:val="none" w:sz="0" w:space="0" w:color="auto"/>
      </w:divBdr>
    </w:div>
    <w:div w:id="422920636">
      <w:marLeft w:val="640"/>
      <w:marRight w:val="0"/>
      <w:marTop w:val="0"/>
      <w:marBottom w:val="0"/>
      <w:divBdr>
        <w:top w:val="none" w:sz="0" w:space="0" w:color="auto"/>
        <w:left w:val="none" w:sz="0" w:space="0" w:color="auto"/>
        <w:bottom w:val="none" w:sz="0" w:space="0" w:color="auto"/>
        <w:right w:val="none" w:sz="0" w:space="0" w:color="auto"/>
      </w:divBdr>
    </w:div>
    <w:div w:id="422920900">
      <w:marLeft w:val="640"/>
      <w:marRight w:val="0"/>
      <w:marTop w:val="0"/>
      <w:marBottom w:val="0"/>
      <w:divBdr>
        <w:top w:val="none" w:sz="0" w:space="0" w:color="auto"/>
        <w:left w:val="none" w:sz="0" w:space="0" w:color="auto"/>
        <w:bottom w:val="none" w:sz="0" w:space="0" w:color="auto"/>
        <w:right w:val="none" w:sz="0" w:space="0" w:color="auto"/>
      </w:divBdr>
    </w:div>
    <w:div w:id="422992273">
      <w:marLeft w:val="640"/>
      <w:marRight w:val="0"/>
      <w:marTop w:val="0"/>
      <w:marBottom w:val="0"/>
      <w:divBdr>
        <w:top w:val="none" w:sz="0" w:space="0" w:color="auto"/>
        <w:left w:val="none" w:sz="0" w:space="0" w:color="auto"/>
        <w:bottom w:val="none" w:sz="0" w:space="0" w:color="auto"/>
        <w:right w:val="none" w:sz="0" w:space="0" w:color="auto"/>
      </w:divBdr>
    </w:div>
    <w:div w:id="423188604">
      <w:marLeft w:val="640"/>
      <w:marRight w:val="0"/>
      <w:marTop w:val="0"/>
      <w:marBottom w:val="0"/>
      <w:divBdr>
        <w:top w:val="none" w:sz="0" w:space="0" w:color="auto"/>
        <w:left w:val="none" w:sz="0" w:space="0" w:color="auto"/>
        <w:bottom w:val="none" w:sz="0" w:space="0" w:color="auto"/>
        <w:right w:val="none" w:sz="0" w:space="0" w:color="auto"/>
      </w:divBdr>
    </w:div>
    <w:div w:id="423188944">
      <w:marLeft w:val="640"/>
      <w:marRight w:val="0"/>
      <w:marTop w:val="0"/>
      <w:marBottom w:val="0"/>
      <w:divBdr>
        <w:top w:val="none" w:sz="0" w:space="0" w:color="auto"/>
        <w:left w:val="none" w:sz="0" w:space="0" w:color="auto"/>
        <w:bottom w:val="none" w:sz="0" w:space="0" w:color="auto"/>
        <w:right w:val="none" w:sz="0" w:space="0" w:color="auto"/>
      </w:divBdr>
    </w:div>
    <w:div w:id="423189528">
      <w:marLeft w:val="640"/>
      <w:marRight w:val="0"/>
      <w:marTop w:val="0"/>
      <w:marBottom w:val="0"/>
      <w:divBdr>
        <w:top w:val="none" w:sz="0" w:space="0" w:color="auto"/>
        <w:left w:val="none" w:sz="0" w:space="0" w:color="auto"/>
        <w:bottom w:val="none" w:sz="0" w:space="0" w:color="auto"/>
        <w:right w:val="none" w:sz="0" w:space="0" w:color="auto"/>
      </w:divBdr>
    </w:div>
    <w:div w:id="423233282">
      <w:marLeft w:val="640"/>
      <w:marRight w:val="0"/>
      <w:marTop w:val="0"/>
      <w:marBottom w:val="0"/>
      <w:divBdr>
        <w:top w:val="none" w:sz="0" w:space="0" w:color="auto"/>
        <w:left w:val="none" w:sz="0" w:space="0" w:color="auto"/>
        <w:bottom w:val="none" w:sz="0" w:space="0" w:color="auto"/>
        <w:right w:val="none" w:sz="0" w:space="0" w:color="auto"/>
      </w:divBdr>
    </w:div>
    <w:div w:id="423379125">
      <w:marLeft w:val="640"/>
      <w:marRight w:val="0"/>
      <w:marTop w:val="0"/>
      <w:marBottom w:val="0"/>
      <w:divBdr>
        <w:top w:val="none" w:sz="0" w:space="0" w:color="auto"/>
        <w:left w:val="none" w:sz="0" w:space="0" w:color="auto"/>
        <w:bottom w:val="none" w:sz="0" w:space="0" w:color="auto"/>
        <w:right w:val="none" w:sz="0" w:space="0" w:color="auto"/>
      </w:divBdr>
    </w:div>
    <w:div w:id="423453053">
      <w:marLeft w:val="640"/>
      <w:marRight w:val="0"/>
      <w:marTop w:val="0"/>
      <w:marBottom w:val="0"/>
      <w:divBdr>
        <w:top w:val="none" w:sz="0" w:space="0" w:color="auto"/>
        <w:left w:val="none" w:sz="0" w:space="0" w:color="auto"/>
        <w:bottom w:val="none" w:sz="0" w:space="0" w:color="auto"/>
        <w:right w:val="none" w:sz="0" w:space="0" w:color="auto"/>
      </w:divBdr>
    </w:div>
    <w:div w:id="423454392">
      <w:marLeft w:val="640"/>
      <w:marRight w:val="0"/>
      <w:marTop w:val="0"/>
      <w:marBottom w:val="0"/>
      <w:divBdr>
        <w:top w:val="none" w:sz="0" w:space="0" w:color="auto"/>
        <w:left w:val="none" w:sz="0" w:space="0" w:color="auto"/>
        <w:bottom w:val="none" w:sz="0" w:space="0" w:color="auto"/>
        <w:right w:val="none" w:sz="0" w:space="0" w:color="auto"/>
      </w:divBdr>
    </w:div>
    <w:div w:id="423459829">
      <w:marLeft w:val="640"/>
      <w:marRight w:val="0"/>
      <w:marTop w:val="0"/>
      <w:marBottom w:val="0"/>
      <w:divBdr>
        <w:top w:val="none" w:sz="0" w:space="0" w:color="auto"/>
        <w:left w:val="none" w:sz="0" w:space="0" w:color="auto"/>
        <w:bottom w:val="none" w:sz="0" w:space="0" w:color="auto"/>
        <w:right w:val="none" w:sz="0" w:space="0" w:color="auto"/>
      </w:divBdr>
    </w:div>
    <w:div w:id="423499707">
      <w:marLeft w:val="640"/>
      <w:marRight w:val="0"/>
      <w:marTop w:val="0"/>
      <w:marBottom w:val="0"/>
      <w:divBdr>
        <w:top w:val="none" w:sz="0" w:space="0" w:color="auto"/>
        <w:left w:val="none" w:sz="0" w:space="0" w:color="auto"/>
        <w:bottom w:val="none" w:sz="0" w:space="0" w:color="auto"/>
        <w:right w:val="none" w:sz="0" w:space="0" w:color="auto"/>
      </w:divBdr>
    </w:div>
    <w:div w:id="423500110">
      <w:marLeft w:val="640"/>
      <w:marRight w:val="0"/>
      <w:marTop w:val="0"/>
      <w:marBottom w:val="0"/>
      <w:divBdr>
        <w:top w:val="none" w:sz="0" w:space="0" w:color="auto"/>
        <w:left w:val="none" w:sz="0" w:space="0" w:color="auto"/>
        <w:bottom w:val="none" w:sz="0" w:space="0" w:color="auto"/>
        <w:right w:val="none" w:sz="0" w:space="0" w:color="auto"/>
      </w:divBdr>
    </w:div>
    <w:div w:id="423649584">
      <w:marLeft w:val="640"/>
      <w:marRight w:val="0"/>
      <w:marTop w:val="0"/>
      <w:marBottom w:val="0"/>
      <w:divBdr>
        <w:top w:val="none" w:sz="0" w:space="0" w:color="auto"/>
        <w:left w:val="none" w:sz="0" w:space="0" w:color="auto"/>
        <w:bottom w:val="none" w:sz="0" w:space="0" w:color="auto"/>
        <w:right w:val="none" w:sz="0" w:space="0" w:color="auto"/>
      </w:divBdr>
    </w:div>
    <w:div w:id="423650134">
      <w:marLeft w:val="640"/>
      <w:marRight w:val="0"/>
      <w:marTop w:val="0"/>
      <w:marBottom w:val="0"/>
      <w:divBdr>
        <w:top w:val="none" w:sz="0" w:space="0" w:color="auto"/>
        <w:left w:val="none" w:sz="0" w:space="0" w:color="auto"/>
        <w:bottom w:val="none" w:sz="0" w:space="0" w:color="auto"/>
        <w:right w:val="none" w:sz="0" w:space="0" w:color="auto"/>
      </w:divBdr>
    </w:div>
    <w:div w:id="423691872">
      <w:marLeft w:val="640"/>
      <w:marRight w:val="0"/>
      <w:marTop w:val="0"/>
      <w:marBottom w:val="0"/>
      <w:divBdr>
        <w:top w:val="none" w:sz="0" w:space="0" w:color="auto"/>
        <w:left w:val="none" w:sz="0" w:space="0" w:color="auto"/>
        <w:bottom w:val="none" w:sz="0" w:space="0" w:color="auto"/>
        <w:right w:val="none" w:sz="0" w:space="0" w:color="auto"/>
      </w:divBdr>
    </w:div>
    <w:div w:id="423767009">
      <w:marLeft w:val="640"/>
      <w:marRight w:val="0"/>
      <w:marTop w:val="0"/>
      <w:marBottom w:val="0"/>
      <w:divBdr>
        <w:top w:val="none" w:sz="0" w:space="0" w:color="auto"/>
        <w:left w:val="none" w:sz="0" w:space="0" w:color="auto"/>
        <w:bottom w:val="none" w:sz="0" w:space="0" w:color="auto"/>
        <w:right w:val="none" w:sz="0" w:space="0" w:color="auto"/>
      </w:divBdr>
    </w:div>
    <w:div w:id="423838756">
      <w:marLeft w:val="640"/>
      <w:marRight w:val="0"/>
      <w:marTop w:val="0"/>
      <w:marBottom w:val="0"/>
      <w:divBdr>
        <w:top w:val="none" w:sz="0" w:space="0" w:color="auto"/>
        <w:left w:val="none" w:sz="0" w:space="0" w:color="auto"/>
        <w:bottom w:val="none" w:sz="0" w:space="0" w:color="auto"/>
        <w:right w:val="none" w:sz="0" w:space="0" w:color="auto"/>
      </w:divBdr>
    </w:div>
    <w:div w:id="424041260">
      <w:marLeft w:val="640"/>
      <w:marRight w:val="0"/>
      <w:marTop w:val="0"/>
      <w:marBottom w:val="0"/>
      <w:divBdr>
        <w:top w:val="none" w:sz="0" w:space="0" w:color="auto"/>
        <w:left w:val="none" w:sz="0" w:space="0" w:color="auto"/>
        <w:bottom w:val="none" w:sz="0" w:space="0" w:color="auto"/>
        <w:right w:val="none" w:sz="0" w:space="0" w:color="auto"/>
      </w:divBdr>
    </w:div>
    <w:div w:id="424111810">
      <w:marLeft w:val="640"/>
      <w:marRight w:val="0"/>
      <w:marTop w:val="0"/>
      <w:marBottom w:val="0"/>
      <w:divBdr>
        <w:top w:val="none" w:sz="0" w:space="0" w:color="auto"/>
        <w:left w:val="none" w:sz="0" w:space="0" w:color="auto"/>
        <w:bottom w:val="none" w:sz="0" w:space="0" w:color="auto"/>
        <w:right w:val="none" w:sz="0" w:space="0" w:color="auto"/>
      </w:divBdr>
    </w:div>
    <w:div w:id="424153442">
      <w:marLeft w:val="640"/>
      <w:marRight w:val="0"/>
      <w:marTop w:val="0"/>
      <w:marBottom w:val="0"/>
      <w:divBdr>
        <w:top w:val="none" w:sz="0" w:space="0" w:color="auto"/>
        <w:left w:val="none" w:sz="0" w:space="0" w:color="auto"/>
        <w:bottom w:val="none" w:sz="0" w:space="0" w:color="auto"/>
        <w:right w:val="none" w:sz="0" w:space="0" w:color="auto"/>
      </w:divBdr>
    </w:div>
    <w:div w:id="424418747">
      <w:marLeft w:val="480"/>
      <w:marRight w:val="0"/>
      <w:marTop w:val="0"/>
      <w:marBottom w:val="0"/>
      <w:divBdr>
        <w:top w:val="none" w:sz="0" w:space="0" w:color="auto"/>
        <w:left w:val="none" w:sz="0" w:space="0" w:color="auto"/>
        <w:bottom w:val="none" w:sz="0" w:space="0" w:color="auto"/>
        <w:right w:val="none" w:sz="0" w:space="0" w:color="auto"/>
      </w:divBdr>
    </w:div>
    <w:div w:id="424569024">
      <w:marLeft w:val="640"/>
      <w:marRight w:val="0"/>
      <w:marTop w:val="0"/>
      <w:marBottom w:val="0"/>
      <w:divBdr>
        <w:top w:val="none" w:sz="0" w:space="0" w:color="auto"/>
        <w:left w:val="none" w:sz="0" w:space="0" w:color="auto"/>
        <w:bottom w:val="none" w:sz="0" w:space="0" w:color="auto"/>
        <w:right w:val="none" w:sz="0" w:space="0" w:color="auto"/>
      </w:divBdr>
    </w:div>
    <w:div w:id="424571903">
      <w:marLeft w:val="640"/>
      <w:marRight w:val="0"/>
      <w:marTop w:val="0"/>
      <w:marBottom w:val="0"/>
      <w:divBdr>
        <w:top w:val="none" w:sz="0" w:space="0" w:color="auto"/>
        <w:left w:val="none" w:sz="0" w:space="0" w:color="auto"/>
        <w:bottom w:val="none" w:sz="0" w:space="0" w:color="auto"/>
        <w:right w:val="none" w:sz="0" w:space="0" w:color="auto"/>
      </w:divBdr>
    </w:div>
    <w:div w:id="424611795">
      <w:marLeft w:val="640"/>
      <w:marRight w:val="0"/>
      <w:marTop w:val="0"/>
      <w:marBottom w:val="0"/>
      <w:divBdr>
        <w:top w:val="none" w:sz="0" w:space="0" w:color="auto"/>
        <w:left w:val="none" w:sz="0" w:space="0" w:color="auto"/>
        <w:bottom w:val="none" w:sz="0" w:space="0" w:color="auto"/>
        <w:right w:val="none" w:sz="0" w:space="0" w:color="auto"/>
      </w:divBdr>
    </w:div>
    <w:div w:id="424808088">
      <w:marLeft w:val="640"/>
      <w:marRight w:val="0"/>
      <w:marTop w:val="0"/>
      <w:marBottom w:val="0"/>
      <w:divBdr>
        <w:top w:val="none" w:sz="0" w:space="0" w:color="auto"/>
        <w:left w:val="none" w:sz="0" w:space="0" w:color="auto"/>
        <w:bottom w:val="none" w:sz="0" w:space="0" w:color="auto"/>
        <w:right w:val="none" w:sz="0" w:space="0" w:color="auto"/>
      </w:divBdr>
    </w:div>
    <w:div w:id="424959840">
      <w:marLeft w:val="640"/>
      <w:marRight w:val="0"/>
      <w:marTop w:val="0"/>
      <w:marBottom w:val="0"/>
      <w:divBdr>
        <w:top w:val="none" w:sz="0" w:space="0" w:color="auto"/>
        <w:left w:val="none" w:sz="0" w:space="0" w:color="auto"/>
        <w:bottom w:val="none" w:sz="0" w:space="0" w:color="auto"/>
        <w:right w:val="none" w:sz="0" w:space="0" w:color="auto"/>
      </w:divBdr>
    </w:div>
    <w:div w:id="425005162">
      <w:marLeft w:val="640"/>
      <w:marRight w:val="0"/>
      <w:marTop w:val="0"/>
      <w:marBottom w:val="0"/>
      <w:divBdr>
        <w:top w:val="none" w:sz="0" w:space="0" w:color="auto"/>
        <w:left w:val="none" w:sz="0" w:space="0" w:color="auto"/>
        <w:bottom w:val="none" w:sz="0" w:space="0" w:color="auto"/>
        <w:right w:val="none" w:sz="0" w:space="0" w:color="auto"/>
      </w:divBdr>
    </w:div>
    <w:div w:id="425078404">
      <w:marLeft w:val="640"/>
      <w:marRight w:val="0"/>
      <w:marTop w:val="0"/>
      <w:marBottom w:val="0"/>
      <w:divBdr>
        <w:top w:val="none" w:sz="0" w:space="0" w:color="auto"/>
        <w:left w:val="none" w:sz="0" w:space="0" w:color="auto"/>
        <w:bottom w:val="none" w:sz="0" w:space="0" w:color="auto"/>
        <w:right w:val="none" w:sz="0" w:space="0" w:color="auto"/>
      </w:divBdr>
    </w:div>
    <w:div w:id="425224453">
      <w:marLeft w:val="640"/>
      <w:marRight w:val="0"/>
      <w:marTop w:val="0"/>
      <w:marBottom w:val="0"/>
      <w:divBdr>
        <w:top w:val="none" w:sz="0" w:space="0" w:color="auto"/>
        <w:left w:val="none" w:sz="0" w:space="0" w:color="auto"/>
        <w:bottom w:val="none" w:sz="0" w:space="0" w:color="auto"/>
        <w:right w:val="none" w:sz="0" w:space="0" w:color="auto"/>
      </w:divBdr>
    </w:div>
    <w:div w:id="425225338">
      <w:marLeft w:val="640"/>
      <w:marRight w:val="0"/>
      <w:marTop w:val="0"/>
      <w:marBottom w:val="0"/>
      <w:divBdr>
        <w:top w:val="none" w:sz="0" w:space="0" w:color="auto"/>
        <w:left w:val="none" w:sz="0" w:space="0" w:color="auto"/>
        <w:bottom w:val="none" w:sz="0" w:space="0" w:color="auto"/>
        <w:right w:val="none" w:sz="0" w:space="0" w:color="auto"/>
      </w:divBdr>
    </w:div>
    <w:div w:id="425272403">
      <w:marLeft w:val="640"/>
      <w:marRight w:val="0"/>
      <w:marTop w:val="0"/>
      <w:marBottom w:val="0"/>
      <w:divBdr>
        <w:top w:val="none" w:sz="0" w:space="0" w:color="auto"/>
        <w:left w:val="none" w:sz="0" w:space="0" w:color="auto"/>
        <w:bottom w:val="none" w:sz="0" w:space="0" w:color="auto"/>
        <w:right w:val="none" w:sz="0" w:space="0" w:color="auto"/>
      </w:divBdr>
    </w:div>
    <w:div w:id="425276370">
      <w:marLeft w:val="640"/>
      <w:marRight w:val="0"/>
      <w:marTop w:val="0"/>
      <w:marBottom w:val="0"/>
      <w:divBdr>
        <w:top w:val="none" w:sz="0" w:space="0" w:color="auto"/>
        <w:left w:val="none" w:sz="0" w:space="0" w:color="auto"/>
        <w:bottom w:val="none" w:sz="0" w:space="0" w:color="auto"/>
        <w:right w:val="none" w:sz="0" w:space="0" w:color="auto"/>
      </w:divBdr>
    </w:div>
    <w:div w:id="425343774">
      <w:marLeft w:val="640"/>
      <w:marRight w:val="0"/>
      <w:marTop w:val="0"/>
      <w:marBottom w:val="0"/>
      <w:divBdr>
        <w:top w:val="none" w:sz="0" w:space="0" w:color="auto"/>
        <w:left w:val="none" w:sz="0" w:space="0" w:color="auto"/>
        <w:bottom w:val="none" w:sz="0" w:space="0" w:color="auto"/>
        <w:right w:val="none" w:sz="0" w:space="0" w:color="auto"/>
      </w:divBdr>
    </w:div>
    <w:div w:id="425461164">
      <w:marLeft w:val="640"/>
      <w:marRight w:val="0"/>
      <w:marTop w:val="0"/>
      <w:marBottom w:val="0"/>
      <w:divBdr>
        <w:top w:val="none" w:sz="0" w:space="0" w:color="auto"/>
        <w:left w:val="none" w:sz="0" w:space="0" w:color="auto"/>
        <w:bottom w:val="none" w:sz="0" w:space="0" w:color="auto"/>
        <w:right w:val="none" w:sz="0" w:space="0" w:color="auto"/>
      </w:divBdr>
    </w:div>
    <w:div w:id="425538491">
      <w:marLeft w:val="640"/>
      <w:marRight w:val="0"/>
      <w:marTop w:val="0"/>
      <w:marBottom w:val="0"/>
      <w:divBdr>
        <w:top w:val="none" w:sz="0" w:space="0" w:color="auto"/>
        <w:left w:val="none" w:sz="0" w:space="0" w:color="auto"/>
        <w:bottom w:val="none" w:sz="0" w:space="0" w:color="auto"/>
        <w:right w:val="none" w:sz="0" w:space="0" w:color="auto"/>
      </w:divBdr>
    </w:div>
    <w:div w:id="425804780">
      <w:marLeft w:val="640"/>
      <w:marRight w:val="0"/>
      <w:marTop w:val="0"/>
      <w:marBottom w:val="0"/>
      <w:divBdr>
        <w:top w:val="none" w:sz="0" w:space="0" w:color="auto"/>
        <w:left w:val="none" w:sz="0" w:space="0" w:color="auto"/>
        <w:bottom w:val="none" w:sz="0" w:space="0" w:color="auto"/>
        <w:right w:val="none" w:sz="0" w:space="0" w:color="auto"/>
      </w:divBdr>
    </w:div>
    <w:div w:id="425854114">
      <w:marLeft w:val="640"/>
      <w:marRight w:val="0"/>
      <w:marTop w:val="0"/>
      <w:marBottom w:val="0"/>
      <w:divBdr>
        <w:top w:val="none" w:sz="0" w:space="0" w:color="auto"/>
        <w:left w:val="none" w:sz="0" w:space="0" w:color="auto"/>
        <w:bottom w:val="none" w:sz="0" w:space="0" w:color="auto"/>
        <w:right w:val="none" w:sz="0" w:space="0" w:color="auto"/>
      </w:divBdr>
    </w:div>
    <w:div w:id="425882449">
      <w:marLeft w:val="640"/>
      <w:marRight w:val="0"/>
      <w:marTop w:val="0"/>
      <w:marBottom w:val="0"/>
      <w:divBdr>
        <w:top w:val="none" w:sz="0" w:space="0" w:color="auto"/>
        <w:left w:val="none" w:sz="0" w:space="0" w:color="auto"/>
        <w:bottom w:val="none" w:sz="0" w:space="0" w:color="auto"/>
        <w:right w:val="none" w:sz="0" w:space="0" w:color="auto"/>
      </w:divBdr>
    </w:div>
    <w:div w:id="425885240">
      <w:marLeft w:val="640"/>
      <w:marRight w:val="0"/>
      <w:marTop w:val="0"/>
      <w:marBottom w:val="0"/>
      <w:divBdr>
        <w:top w:val="none" w:sz="0" w:space="0" w:color="auto"/>
        <w:left w:val="none" w:sz="0" w:space="0" w:color="auto"/>
        <w:bottom w:val="none" w:sz="0" w:space="0" w:color="auto"/>
        <w:right w:val="none" w:sz="0" w:space="0" w:color="auto"/>
      </w:divBdr>
    </w:div>
    <w:div w:id="426120231">
      <w:marLeft w:val="640"/>
      <w:marRight w:val="0"/>
      <w:marTop w:val="0"/>
      <w:marBottom w:val="0"/>
      <w:divBdr>
        <w:top w:val="none" w:sz="0" w:space="0" w:color="auto"/>
        <w:left w:val="none" w:sz="0" w:space="0" w:color="auto"/>
        <w:bottom w:val="none" w:sz="0" w:space="0" w:color="auto"/>
        <w:right w:val="none" w:sz="0" w:space="0" w:color="auto"/>
      </w:divBdr>
    </w:div>
    <w:div w:id="426124511">
      <w:marLeft w:val="640"/>
      <w:marRight w:val="0"/>
      <w:marTop w:val="0"/>
      <w:marBottom w:val="0"/>
      <w:divBdr>
        <w:top w:val="none" w:sz="0" w:space="0" w:color="auto"/>
        <w:left w:val="none" w:sz="0" w:space="0" w:color="auto"/>
        <w:bottom w:val="none" w:sz="0" w:space="0" w:color="auto"/>
        <w:right w:val="none" w:sz="0" w:space="0" w:color="auto"/>
      </w:divBdr>
    </w:div>
    <w:div w:id="426192486">
      <w:marLeft w:val="640"/>
      <w:marRight w:val="0"/>
      <w:marTop w:val="0"/>
      <w:marBottom w:val="0"/>
      <w:divBdr>
        <w:top w:val="none" w:sz="0" w:space="0" w:color="auto"/>
        <w:left w:val="none" w:sz="0" w:space="0" w:color="auto"/>
        <w:bottom w:val="none" w:sz="0" w:space="0" w:color="auto"/>
        <w:right w:val="none" w:sz="0" w:space="0" w:color="auto"/>
      </w:divBdr>
    </w:div>
    <w:div w:id="426312929">
      <w:marLeft w:val="640"/>
      <w:marRight w:val="0"/>
      <w:marTop w:val="0"/>
      <w:marBottom w:val="0"/>
      <w:divBdr>
        <w:top w:val="none" w:sz="0" w:space="0" w:color="auto"/>
        <w:left w:val="none" w:sz="0" w:space="0" w:color="auto"/>
        <w:bottom w:val="none" w:sz="0" w:space="0" w:color="auto"/>
        <w:right w:val="none" w:sz="0" w:space="0" w:color="auto"/>
      </w:divBdr>
    </w:div>
    <w:div w:id="426316865">
      <w:marLeft w:val="640"/>
      <w:marRight w:val="0"/>
      <w:marTop w:val="0"/>
      <w:marBottom w:val="0"/>
      <w:divBdr>
        <w:top w:val="none" w:sz="0" w:space="0" w:color="auto"/>
        <w:left w:val="none" w:sz="0" w:space="0" w:color="auto"/>
        <w:bottom w:val="none" w:sz="0" w:space="0" w:color="auto"/>
        <w:right w:val="none" w:sz="0" w:space="0" w:color="auto"/>
      </w:divBdr>
    </w:div>
    <w:div w:id="426386069">
      <w:marLeft w:val="640"/>
      <w:marRight w:val="0"/>
      <w:marTop w:val="0"/>
      <w:marBottom w:val="0"/>
      <w:divBdr>
        <w:top w:val="none" w:sz="0" w:space="0" w:color="auto"/>
        <w:left w:val="none" w:sz="0" w:space="0" w:color="auto"/>
        <w:bottom w:val="none" w:sz="0" w:space="0" w:color="auto"/>
        <w:right w:val="none" w:sz="0" w:space="0" w:color="auto"/>
      </w:divBdr>
    </w:div>
    <w:div w:id="426388055">
      <w:marLeft w:val="640"/>
      <w:marRight w:val="0"/>
      <w:marTop w:val="0"/>
      <w:marBottom w:val="0"/>
      <w:divBdr>
        <w:top w:val="none" w:sz="0" w:space="0" w:color="auto"/>
        <w:left w:val="none" w:sz="0" w:space="0" w:color="auto"/>
        <w:bottom w:val="none" w:sz="0" w:space="0" w:color="auto"/>
        <w:right w:val="none" w:sz="0" w:space="0" w:color="auto"/>
      </w:divBdr>
    </w:div>
    <w:div w:id="426393658">
      <w:marLeft w:val="640"/>
      <w:marRight w:val="0"/>
      <w:marTop w:val="0"/>
      <w:marBottom w:val="0"/>
      <w:divBdr>
        <w:top w:val="none" w:sz="0" w:space="0" w:color="auto"/>
        <w:left w:val="none" w:sz="0" w:space="0" w:color="auto"/>
        <w:bottom w:val="none" w:sz="0" w:space="0" w:color="auto"/>
        <w:right w:val="none" w:sz="0" w:space="0" w:color="auto"/>
      </w:divBdr>
    </w:div>
    <w:div w:id="426461016">
      <w:marLeft w:val="640"/>
      <w:marRight w:val="0"/>
      <w:marTop w:val="0"/>
      <w:marBottom w:val="0"/>
      <w:divBdr>
        <w:top w:val="none" w:sz="0" w:space="0" w:color="auto"/>
        <w:left w:val="none" w:sz="0" w:space="0" w:color="auto"/>
        <w:bottom w:val="none" w:sz="0" w:space="0" w:color="auto"/>
        <w:right w:val="none" w:sz="0" w:space="0" w:color="auto"/>
      </w:divBdr>
    </w:div>
    <w:div w:id="426535241">
      <w:marLeft w:val="640"/>
      <w:marRight w:val="0"/>
      <w:marTop w:val="0"/>
      <w:marBottom w:val="0"/>
      <w:divBdr>
        <w:top w:val="none" w:sz="0" w:space="0" w:color="auto"/>
        <w:left w:val="none" w:sz="0" w:space="0" w:color="auto"/>
        <w:bottom w:val="none" w:sz="0" w:space="0" w:color="auto"/>
        <w:right w:val="none" w:sz="0" w:space="0" w:color="auto"/>
      </w:divBdr>
    </w:div>
    <w:div w:id="426579952">
      <w:marLeft w:val="640"/>
      <w:marRight w:val="0"/>
      <w:marTop w:val="0"/>
      <w:marBottom w:val="0"/>
      <w:divBdr>
        <w:top w:val="none" w:sz="0" w:space="0" w:color="auto"/>
        <w:left w:val="none" w:sz="0" w:space="0" w:color="auto"/>
        <w:bottom w:val="none" w:sz="0" w:space="0" w:color="auto"/>
        <w:right w:val="none" w:sz="0" w:space="0" w:color="auto"/>
      </w:divBdr>
    </w:div>
    <w:div w:id="426581153">
      <w:marLeft w:val="640"/>
      <w:marRight w:val="0"/>
      <w:marTop w:val="0"/>
      <w:marBottom w:val="0"/>
      <w:divBdr>
        <w:top w:val="none" w:sz="0" w:space="0" w:color="auto"/>
        <w:left w:val="none" w:sz="0" w:space="0" w:color="auto"/>
        <w:bottom w:val="none" w:sz="0" w:space="0" w:color="auto"/>
        <w:right w:val="none" w:sz="0" w:space="0" w:color="auto"/>
      </w:divBdr>
    </w:div>
    <w:div w:id="426585448">
      <w:marLeft w:val="640"/>
      <w:marRight w:val="0"/>
      <w:marTop w:val="0"/>
      <w:marBottom w:val="0"/>
      <w:divBdr>
        <w:top w:val="none" w:sz="0" w:space="0" w:color="auto"/>
        <w:left w:val="none" w:sz="0" w:space="0" w:color="auto"/>
        <w:bottom w:val="none" w:sz="0" w:space="0" w:color="auto"/>
        <w:right w:val="none" w:sz="0" w:space="0" w:color="auto"/>
      </w:divBdr>
    </w:div>
    <w:div w:id="426657225">
      <w:marLeft w:val="640"/>
      <w:marRight w:val="0"/>
      <w:marTop w:val="0"/>
      <w:marBottom w:val="0"/>
      <w:divBdr>
        <w:top w:val="none" w:sz="0" w:space="0" w:color="auto"/>
        <w:left w:val="none" w:sz="0" w:space="0" w:color="auto"/>
        <w:bottom w:val="none" w:sz="0" w:space="0" w:color="auto"/>
        <w:right w:val="none" w:sz="0" w:space="0" w:color="auto"/>
      </w:divBdr>
    </w:div>
    <w:div w:id="426731483">
      <w:marLeft w:val="640"/>
      <w:marRight w:val="0"/>
      <w:marTop w:val="0"/>
      <w:marBottom w:val="0"/>
      <w:divBdr>
        <w:top w:val="none" w:sz="0" w:space="0" w:color="auto"/>
        <w:left w:val="none" w:sz="0" w:space="0" w:color="auto"/>
        <w:bottom w:val="none" w:sz="0" w:space="0" w:color="auto"/>
        <w:right w:val="none" w:sz="0" w:space="0" w:color="auto"/>
      </w:divBdr>
    </w:div>
    <w:div w:id="426771822">
      <w:marLeft w:val="640"/>
      <w:marRight w:val="0"/>
      <w:marTop w:val="0"/>
      <w:marBottom w:val="0"/>
      <w:divBdr>
        <w:top w:val="none" w:sz="0" w:space="0" w:color="auto"/>
        <w:left w:val="none" w:sz="0" w:space="0" w:color="auto"/>
        <w:bottom w:val="none" w:sz="0" w:space="0" w:color="auto"/>
        <w:right w:val="none" w:sz="0" w:space="0" w:color="auto"/>
      </w:divBdr>
    </w:div>
    <w:div w:id="426779083">
      <w:marLeft w:val="640"/>
      <w:marRight w:val="0"/>
      <w:marTop w:val="0"/>
      <w:marBottom w:val="0"/>
      <w:divBdr>
        <w:top w:val="none" w:sz="0" w:space="0" w:color="auto"/>
        <w:left w:val="none" w:sz="0" w:space="0" w:color="auto"/>
        <w:bottom w:val="none" w:sz="0" w:space="0" w:color="auto"/>
        <w:right w:val="none" w:sz="0" w:space="0" w:color="auto"/>
      </w:divBdr>
    </w:div>
    <w:div w:id="426971004">
      <w:marLeft w:val="640"/>
      <w:marRight w:val="0"/>
      <w:marTop w:val="0"/>
      <w:marBottom w:val="0"/>
      <w:divBdr>
        <w:top w:val="none" w:sz="0" w:space="0" w:color="auto"/>
        <w:left w:val="none" w:sz="0" w:space="0" w:color="auto"/>
        <w:bottom w:val="none" w:sz="0" w:space="0" w:color="auto"/>
        <w:right w:val="none" w:sz="0" w:space="0" w:color="auto"/>
      </w:divBdr>
    </w:div>
    <w:div w:id="427041536">
      <w:marLeft w:val="640"/>
      <w:marRight w:val="0"/>
      <w:marTop w:val="0"/>
      <w:marBottom w:val="0"/>
      <w:divBdr>
        <w:top w:val="none" w:sz="0" w:space="0" w:color="auto"/>
        <w:left w:val="none" w:sz="0" w:space="0" w:color="auto"/>
        <w:bottom w:val="none" w:sz="0" w:space="0" w:color="auto"/>
        <w:right w:val="none" w:sz="0" w:space="0" w:color="auto"/>
      </w:divBdr>
    </w:div>
    <w:div w:id="427047639">
      <w:marLeft w:val="640"/>
      <w:marRight w:val="0"/>
      <w:marTop w:val="0"/>
      <w:marBottom w:val="0"/>
      <w:divBdr>
        <w:top w:val="none" w:sz="0" w:space="0" w:color="auto"/>
        <w:left w:val="none" w:sz="0" w:space="0" w:color="auto"/>
        <w:bottom w:val="none" w:sz="0" w:space="0" w:color="auto"/>
        <w:right w:val="none" w:sz="0" w:space="0" w:color="auto"/>
      </w:divBdr>
    </w:div>
    <w:div w:id="427193473">
      <w:marLeft w:val="640"/>
      <w:marRight w:val="0"/>
      <w:marTop w:val="0"/>
      <w:marBottom w:val="0"/>
      <w:divBdr>
        <w:top w:val="none" w:sz="0" w:space="0" w:color="auto"/>
        <w:left w:val="none" w:sz="0" w:space="0" w:color="auto"/>
        <w:bottom w:val="none" w:sz="0" w:space="0" w:color="auto"/>
        <w:right w:val="none" w:sz="0" w:space="0" w:color="auto"/>
      </w:divBdr>
    </w:div>
    <w:div w:id="427311414">
      <w:marLeft w:val="640"/>
      <w:marRight w:val="0"/>
      <w:marTop w:val="0"/>
      <w:marBottom w:val="0"/>
      <w:divBdr>
        <w:top w:val="none" w:sz="0" w:space="0" w:color="auto"/>
        <w:left w:val="none" w:sz="0" w:space="0" w:color="auto"/>
        <w:bottom w:val="none" w:sz="0" w:space="0" w:color="auto"/>
        <w:right w:val="none" w:sz="0" w:space="0" w:color="auto"/>
      </w:divBdr>
    </w:div>
    <w:div w:id="427432144">
      <w:marLeft w:val="640"/>
      <w:marRight w:val="0"/>
      <w:marTop w:val="0"/>
      <w:marBottom w:val="0"/>
      <w:divBdr>
        <w:top w:val="none" w:sz="0" w:space="0" w:color="auto"/>
        <w:left w:val="none" w:sz="0" w:space="0" w:color="auto"/>
        <w:bottom w:val="none" w:sz="0" w:space="0" w:color="auto"/>
        <w:right w:val="none" w:sz="0" w:space="0" w:color="auto"/>
      </w:divBdr>
    </w:div>
    <w:div w:id="427435526">
      <w:marLeft w:val="640"/>
      <w:marRight w:val="0"/>
      <w:marTop w:val="0"/>
      <w:marBottom w:val="0"/>
      <w:divBdr>
        <w:top w:val="none" w:sz="0" w:space="0" w:color="auto"/>
        <w:left w:val="none" w:sz="0" w:space="0" w:color="auto"/>
        <w:bottom w:val="none" w:sz="0" w:space="0" w:color="auto"/>
        <w:right w:val="none" w:sz="0" w:space="0" w:color="auto"/>
      </w:divBdr>
    </w:div>
    <w:div w:id="427508176">
      <w:marLeft w:val="640"/>
      <w:marRight w:val="0"/>
      <w:marTop w:val="0"/>
      <w:marBottom w:val="0"/>
      <w:divBdr>
        <w:top w:val="none" w:sz="0" w:space="0" w:color="auto"/>
        <w:left w:val="none" w:sz="0" w:space="0" w:color="auto"/>
        <w:bottom w:val="none" w:sz="0" w:space="0" w:color="auto"/>
        <w:right w:val="none" w:sz="0" w:space="0" w:color="auto"/>
      </w:divBdr>
    </w:div>
    <w:div w:id="427584630">
      <w:marLeft w:val="640"/>
      <w:marRight w:val="0"/>
      <w:marTop w:val="0"/>
      <w:marBottom w:val="0"/>
      <w:divBdr>
        <w:top w:val="none" w:sz="0" w:space="0" w:color="auto"/>
        <w:left w:val="none" w:sz="0" w:space="0" w:color="auto"/>
        <w:bottom w:val="none" w:sz="0" w:space="0" w:color="auto"/>
        <w:right w:val="none" w:sz="0" w:space="0" w:color="auto"/>
      </w:divBdr>
    </w:div>
    <w:div w:id="427699612">
      <w:marLeft w:val="640"/>
      <w:marRight w:val="0"/>
      <w:marTop w:val="0"/>
      <w:marBottom w:val="0"/>
      <w:divBdr>
        <w:top w:val="none" w:sz="0" w:space="0" w:color="auto"/>
        <w:left w:val="none" w:sz="0" w:space="0" w:color="auto"/>
        <w:bottom w:val="none" w:sz="0" w:space="0" w:color="auto"/>
        <w:right w:val="none" w:sz="0" w:space="0" w:color="auto"/>
      </w:divBdr>
    </w:div>
    <w:div w:id="427896221">
      <w:marLeft w:val="640"/>
      <w:marRight w:val="0"/>
      <w:marTop w:val="0"/>
      <w:marBottom w:val="0"/>
      <w:divBdr>
        <w:top w:val="none" w:sz="0" w:space="0" w:color="auto"/>
        <w:left w:val="none" w:sz="0" w:space="0" w:color="auto"/>
        <w:bottom w:val="none" w:sz="0" w:space="0" w:color="auto"/>
        <w:right w:val="none" w:sz="0" w:space="0" w:color="auto"/>
      </w:divBdr>
    </w:div>
    <w:div w:id="427964377">
      <w:marLeft w:val="640"/>
      <w:marRight w:val="0"/>
      <w:marTop w:val="0"/>
      <w:marBottom w:val="0"/>
      <w:divBdr>
        <w:top w:val="none" w:sz="0" w:space="0" w:color="auto"/>
        <w:left w:val="none" w:sz="0" w:space="0" w:color="auto"/>
        <w:bottom w:val="none" w:sz="0" w:space="0" w:color="auto"/>
        <w:right w:val="none" w:sz="0" w:space="0" w:color="auto"/>
      </w:divBdr>
    </w:div>
    <w:div w:id="428084042">
      <w:marLeft w:val="640"/>
      <w:marRight w:val="0"/>
      <w:marTop w:val="0"/>
      <w:marBottom w:val="0"/>
      <w:divBdr>
        <w:top w:val="none" w:sz="0" w:space="0" w:color="auto"/>
        <w:left w:val="none" w:sz="0" w:space="0" w:color="auto"/>
        <w:bottom w:val="none" w:sz="0" w:space="0" w:color="auto"/>
        <w:right w:val="none" w:sz="0" w:space="0" w:color="auto"/>
      </w:divBdr>
    </w:div>
    <w:div w:id="428350232">
      <w:marLeft w:val="640"/>
      <w:marRight w:val="0"/>
      <w:marTop w:val="0"/>
      <w:marBottom w:val="0"/>
      <w:divBdr>
        <w:top w:val="none" w:sz="0" w:space="0" w:color="auto"/>
        <w:left w:val="none" w:sz="0" w:space="0" w:color="auto"/>
        <w:bottom w:val="none" w:sz="0" w:space="0" w:color="auto"/>
        <w:right w:val="none" w:sz="0" w:space="0" w:color="auto"/>
      </w:divBdr>
    </w:div>
    <w:div w:id="428354697">
      <w:marLeft w:val="640"/>
      <w:marRight w:val="0"/>
      <w:marTop w:val="0"/>
      <w:marBottom w:val="0"/>
      <w:divBdr>
        <w:top w:val="none" w:sz="0" w:space="0" w:color="auto"/>
        <w:left w:val="none" w:sz="0" w:space="0" w:color="auto"/>
        <w:bottom w:val="none" w:sz="0" w:space="0" w:color="auto"/>
        <w:right w:val="none" w:sz="0" w:space="0" w:color="auto"/>
      </w:divBdr>
    </w:div>
    <w:div w:id="428474897">
      <w:marLeft w:val="640"/>
      <w:marRight w:val="0"/>
      <w:marTop w:val="0"/>
      <w:marBottom w:val="0"/>
      <w:divBdr>
        <w:top w:val="none" w:sz="0" w:space="0" w:color="auto"/>
        <w:left w:val="none" w:sz="0" w:space="0" w:color="auto"/>
        <w:bottom w:val="none" w:sz="0" w:space="0" w:color="auto"/>
        <w:right w:val="none" w:sz="0" w:space="0" w:color="auto"/>
      </w:divBdr>
    </w:div>
    <w:div w:id="428505408">
      <w:marLeft w:val="640"/>
      <w:marRight w:val="0"/>
      <w:marTop w:val="0"/>
      <w:marBottom w:val="0"/>
      <w:divBdr>
        <w:top w:val="none" w:sz="0" w:space="0" w:color="auto"/>
        <w:left w:val="none" w:sz="0" w:space="0" w:color="auto"/>
        <w:bottom w:val="none" w:sz="0" w:space="0" w:color="auto"/>
        <w:right w:val="none" w:sz="0" w:space="0" w:color="auto"/>
      </w:divBdr>
    </w:div>
    <w:div w:id="428702598">
      <w:marLeft w:val="640"/>
      <w:marRight w:val="0"/>
      <w:marTop w:val="0"/>
      <w:marBottom w:val="0"/>
      <w:divBdr>
        <w:top w:val="none" w:sz="0" w:space="0" w:color="auto"/>
        <w:left w:val="none" w:sz="0" w:space="0" w:color="auto"/>
        <w:bottom w:val="none" w:sz="0" w:space="0" w:color="auto"/>
        <w:right w:val="none" w:sz="0" w:space="0" w:color="auto"/>
      </w:divBdr>
    </w:div>
    <w:div w:id="428739309">
      <w:marLeft w:val="480"/>
      <w:marRight w:val="0"/>
      <w:marTop w:val="0"/>
      <w:marBottom w:val="0"/>
      <w:divBdr>
        <w:top w:val="none" w:sz="0" w:space="0" w:color="auto"/>
        <w:left w:val="none" w:sz="0" w:space="0" w:color="auto"/>
        <w:bottom w:val="none" w:sz="0" w:space="0" w:color="auto"/>
        <w:right w:val="none" w:sz="0" w:space="0" w:color="auto"/>
      </w:divBdr>
    </w:div>
    <w:div w:id="428812343">
      <w:marLeft w:val="640"/>
      <w:marRight w:val="0"/>
      <w:marTop w:val="0"/>
      <w:marBottom w:val="0"/>
      <w:divBdr>
        <w:top w:val="none" w:sz="0" w:space="0" w:color="auto"/>
        <w:left w:val="none" w:sz="0" w:space="0" w:color="auto"/>
        <w:bottom w:val="none" w:sz="0" w:space="0" w:color="auto"/>
        <w:right w:val="none" w:sz="0" w:space="0" w:color="auto"/>
      </w:divBdr>
    </w:div>
    <w:div w:id="428813051">
      <w:marLeft w:val="640"/>
      <w:marRight w:val="0"/>
      <w:marTop w:val="0"/>
      <w:marBottom w:val="0"/>
      <w:divBdr>
        <w:top w:val="none" w:sz="0" w:space="0" w:color="auto"/>
        <w:left w:val="none" w:sz="0" w:space="0" w:color="auto"/>
        <w:bottom w:val="none" w:sz="0" w:space="0" w:color="auto"/>
        <w:right w:val="none" w:sz="0" w:space="0" w:color="auto"/>
      </w:divBdr>
    </w:div>
    <w:div w:id="428813706">
      <w:marLeft w:val="640"/>
      <w:marRight w:val="0"/>
      <w:marTop w:val="0"/>
      <w:marBottom w:val="0"/>
      <w:divBdr>
        <w:top w:val="none" w:sz="0" w:space="0" w:color="auto"/>
        <w:left w:val="none" w:sz="0" w:space="0" w:color="auto"/>
        <w:bottom w:val="none" w:sz="0" w:space="0" w:color="auto"/>
        <w:right w:val="none" w:sz="0" w:space="0" w:color="auto"/>
      </w:divBdr>
    </w:div>
    <w:div w:id="428934295">
      <w:marLeft w:val="640"/>
      <w:marRight w:val="0"/>
      <w:marTop w:val="0"/>
      <w:marBottom w:val="0"/>
      <w:divBdr>
        <w:top w:val="none" w:sz="0" w:space="0" w:color="auto"/>
        <w:left w:val="none" w:sz="0" w:space="0" w:color="auto"/>
        <w:bottom w:val="none" w:sz="0" w:space="0" w:color="auto"/>
        <w:right w:val="none" w:sz="0" w:space="0" w:color="auto"/>
      </w:divBdr>
    </w:div>
    <w:div w:id="428936817">
      <w:marLeft w:val="640"/>
      <w:marRight w:val="0"/>
      <w:marTop w:val="0"/>
      <w:marBottom w:val="0"/>
      <w:divBdr>
        <w:top w:val="none" w:sz="0" w:space="0" w:color="auto"/>
        <w:left w:val="none" w:sz="0" w:space="0" w:color="auto"/>
        <w:bottom w:val="none" w:sz="0" w:space="0" w:color="auto"/>
        <w:right w:val="none" w:sz="0" w:space="0" w:color="auto"/>
      </w:divBdr>
    </w:div>
    <w:div w:id="428964956">
      <w:marLeft w:val="640"/>
      <w:marRight w:val="0"/>
      <w:marTop w:val="0"/>
      <w:marBottom w:val="0"/>
      <w:divBdr>
        <w:top w:val="none" w:sz="0" w:space="0" w:color="auto"/>
        <w:left w:val="none" w:sz="0" w:space="0" w:color="auto"/>
        <w:bottom w:val="none" w:sz="0" w:space="0" w:color="auto"/>
        <w:right w:val="none" w:sz="0" w:space="0" w:color="auto"/>
      </w:divBdr>
    </w:div>
    <w:div w:id="428965262">
      <w:marLeft w:val="640"/>
      <w:marRight w:val="0"/>
      <w:marTop w:val="0"/>
      <w:marBottom w:val="0"/>
      <w:divBdr>
        <w:top w:val="none" w:sz="0" w:space="0" w:color="auto"/>
        <w:left w:val="none" w:sz="0" w:space="0" w:color="auto"/>
        <w:bottom w:val="none" w:sz="0" w:space="0" w:color="auto"/>
        <w:right w:val="none" w:sz="0" w:space="0" w:color="auto"/>
      </w:divBdr>
    </w:div>
    <w:div w:id="429007569">
      <w:marLeft w:val="640"/>
      <w:marRight w:val="0"/>
      <w:marTop w:val="0"/>
      <w:marBottom w:val="0"/>
      <w:divBdr>
        <w:top w:val="none" w:sz="0" w:space="0" w:color="auto"/>
        <w:left w:val="none" w:sz="0" w:space="0" w:color="auto"/>
        <w:bottom w:val="none" w:sz="0" w:space="0" w:color="auto"/>
        <w:right w:val="none" w:sz="0" w:space="0" w:color="auto"/>
      </w:divBdr>
    </w:div>
    <w:div w:id="429082813">
      <w:marLeft w:val="640"/>
      <w:marRight w:val="0"/>
      <w:marTop w:val="0"/>
      <w:marBottom w:val="0"/>
      <w:divBdr>
        <w:top w:val="none" w:sz="0" w:space="0" w:color="auto"/>
        <w:left w:val="none" w:sz="0" w:space="0" w:color="auto"/>
        <w:bottom w:val="none" w:sz="0" w:space="0" w:color="auto"/>
        <w:right w:val="none" w:sz="0" w:space="0" w:color="auto"/>
      </w:divBdr>
    </w:div>
    <w:div w:id="429084607">
      <w:marLeft w:val="640"/>
      <w:marRight w:val="0"/>
      <w:marTop w:val="0"/>
      <w:marBottom w:val="0"/>
      <w:divBdr>
        <w:top w:val="none" w:sz="0" w:space="0" w:color="auto"/>
        <w:left w:val="none" w:sz="0" w:space="0" w:color="auto"/>
        <w:bottom w:val="none" w:sz="0" w:space="0" w:color="auto"/>
        <w:right w:val="none" w:sz="0" w:space="0" w:color="auto"/>
      </w:divBdr>
    </w:div>
    <w:div w:id="429085011">
      <w:marLeft w:val="640"/>
      <w:marRight w:val="0"/>
      <w:marTop w:val="0"/>
      <w:marBottom w:val="0"/>
      <w:divBdr>
        <w:top w:val="none" w:sz="0" w:space="0" w:color="auto"/>
        <w:left w:val="none" w:sz="0" w:space="0" w:color="auto"/>
        <w:bottom w:val="none" w:sz="0" w:space="0" w:color="auto"/>
        <w:right w:val="none" w:sz="0" w:space="0" w:color="auto"/>
      </w:divBdr>
    </w:div>
    <w:div w:id="429087892">
      <w:marLeft w:val="640"/>
      <w:marRight w:val="0"/>
      <w:marTop w:val="0"/>
      <w:marBottom w:val="0"/>
      <w:divBdr>
        <w:top w:val="none" w:sz="0" w:space="0" w:color="auto"/>
        <w:left w:val="none" w:sz="0" w:space="0" w:color="auto"/>
        <w:bottom w:val="none" w:sz="0" w:space="0" w:color="auto"/>
        <w:right w:val="none" w:sz="0" w:space="0" w:color="auto"/>
      </w:divBdr>
    </w:div>
    <w:div w:id="429090026">
      <w:marLeft w:val="640"/>
      <w:marRight w:val="0"/>
      <w:marTop w:val="0"/>
      <w:marBottom w:val="0"/>
      <w:divBdr>
        <w:top w:val="none" w:sz="0" w:space="0" w:color="auto"/>
        <w:left w:val="none" w:sz="0" w:space="0" w:color="auto"/>
        <w:bottom w:val="none" w:sz="0" w:space="0" w:color="auto"/>
        <w:right w:val="none" w:sz="0" w:space="0" w:color="auto"/>
      </w:divBdr>
    </w:div>
    <w:div w:id="429157389">
      <w:marLeft w:val="640"/>
      <w:marRight w:val="0"/>
      <w:marTop w:val="0"/>
      <w:marBottom w:val="0"/>
      <w:divBdr>
        <w:top w:val="none" w:sz="0" w:space="0" w:color="auto"/>
        <w:left w:val="none" w:sz="0" w:space="0" w:color="auto"/>
        <w:bottom w:val="none" w:sz="0" w:space="0" w:color="auto"/>
        <w:right w:val="none" w:sz="0" w:space="0" w:color="auto"/>
      </w:divBdr>
    </w:div>
    <w:div w:id="429200820">
      <w:marLeft w:val="640"/>
      <w:marRight w:val="0"/>
      <w:marTop w:val="0"/>
      <w:marBottom w:val="0"/>
      <w:divBdr>
        <w:top w:val="none" w:sz="0" w:space="0" w:color="auto"/>
        <w:left w:val="none" w:sz="0" w:space="0" w:color="auto"/>
        <w:bottom w:val="none" w:sz="0" w:space="0" w:color="auto"/>
        <w:right w:val="none" w:sz="0" w:space="0" w:color="auto"/>
      </w:divBdr>
    </w:div>
    <w:div w:id="429208069">
      <w:bodyDiv w:val="1"/>
      <w:marLeft w:val="0"/>
      <w:marRight w:val="0"/>
      <w:marTop w:val="0"/>
      <w:marBottom w:val="0"/>
      <w:divBdr>
        <w:top w:val="none" w:sz="0" w:space="0" w:color="auto"/>
        <w:left w:val="none" w:sz="0" w:space="0" w:color="auto"/>
        <w:bottom w:val="none" w:sz="0" w:space="0" w:color="auto"/>
        <w:right w:val="none" w:sz="0" w:space="0" w:color="auto"/>
      </w:divBdr>
    </w:div>
    <w:div w:id="429279092">
      <w:marLeft w:val="640"/>
      <w:marRight w:val="0"/>
      <w:marTop w:val="0"/>
      <w:marBottom w:val="0"/>
      <w:divBdr>
        <w:top w:val="none" w:sz="0" w:space="0" w:color="auto"/>
        <w:left w:val="none" w:sz="0" w:space="0" w:color="auto"/>
        <w:bottom w:val="none" w:sz="0" w:space="0" w:color="auto"/>
        <w:right w:val="none" w:sz="0" w:space="0" w:color="auto"/>
      </w:divBdr>
    </w:div>
    <w:div w:id="429279150">
      <w:marLeft w:val="640"/>
      <w:marRight w:val="0"/>
      <w:marTop w:val="0"/>
      <w:marBottom w:val="0"/>
      <w:divBdr>
        <w:top w:val="none" w:sz="0" w:space="0" w:color="auto"/>
        <w:left w:val="none" w:sz="0" w:space="0" w:color="auto"/>
        <w:bottom w:val="none" w:sz="0" w:space="0" w:color="auto"/>
        <w:right w:val="none" w:sz="0" w:space="0" w:color="auto"/>
      </w:divBdr>
    </w:div>
    <w:div w:id="429399535">
      <w:marLeft w:val="640"/>
      <w:marRight w:val="0"/>
      <w:marTop w:val="0"/>
      <w:marBottom w:val="0"/>
      <w:divBdr>
        <w:top w:val="none" w:sz="0" w:space="0" w:color="auto"/>
        <w:left w:val="none" w:sz="0" w:space="0" w:color="auto"/>
        <w:bottom w:val="none" w:sz="0" w:space="0" w:color="auto"/>
        <w:right w:val="none" w:sz="0" w:space="0" w:color="auto"/>
      </w:divBdr>
    </w:div>
    <w:div w:id="429467372">
      <w:marLeft w:val="640"/>
      <w:marRight w:val="0"/>
      <w:marTop w:val="0"/>
      <w:marBottom w:val="0"/>
      <w:divBdr>
        <w:top w:val="none" w:sz="0" w:space="0" w:color="auto"/>
        <w:left w:val="none" w:sz="0" w:space="0" w:color="auto"/>
        <w:bottom w:val="none" w:sz="0" w:space="0" w:color="auto"/>
        <w:right w:val="none" w:sz="0" w:space="0" w:color="auto"/>
      </w:divBdr>
    </w:div>
    <w:div w:id="429473440">
      <w:marLeft w:val="640"/>
      <w:marRight w:val="0"/>
      <w:marTop w:val="0"/>
      <w:marBottom w:val="0"/>
      <w:divBdr>
        <w:top w:val="none" w:sz="0" w:space="0" w:color="auto"/>
        <w:left w:val="none" w:sz="0" w:space="0" w:color="auto"/>
        <w:bottom w:val="none" w:sz="0" w:space="0" w:color="auto"/>
        <w:right w:val="none" w:sz="0" w:space="0" w:color="auto"/>
      </w:divBdr>
    </w:div>
    <w:div w:id="429590723">
      <w:marLeft w:val="640"/>
      <w:marRight w:val="0"/>
      <w:marTop w:val="0"/>
      <w:marBottom w:val="0"/>
      <w:divBdr>
        <w:top w:val="none" w:sz="0" w:space="0" w:color="auto"/>
        <w:left w:val="none" w:sz="0" w:space="0" w:color="auto"/>
        <w:bottom w:val="none" w:sz="0" w:space="0" w:color="auto"/>
        <w:right w:val="none" w:sz="0" w:space="0" w:color="auto"/>
      </w:divBdr>
    </w:div>
    <w:div w:id="429590752">
      <w:marLeft w:val="640"/>
      <w:marRight w:val="0"/>
      <w:marTop w:val="0"/>
      <w:marBottom w:val="0"/>
      <w:divBdr>
        <w:top w:val="none" w:sz="0" w:space="0" w:color="auto"/>
        <w:left w:val="none" w:sz="0" w:space="0" w:color="auto"/>
        <w:bottom w:val="none" w:sz="0" w:space="0" w:color="auto"/>
        <w:right w:val="none" w:sz="0" w:space="0" w:color="auto"/>
      </w:divBdr>
    </w:div>
    <w:div w:id="429593132">
      <w:marLeft w:val="640"/>
      <w:marRight w:val="0"/>
      <w:marTop w:val="0"/>
      <w:marBottom w:val="0"/>
      <w:divBdr>
        <w:top w:val="none" w:sz="0" w:space="0" w:color="auto"/>
        <w:left w:val="none" w:sz="0" w:space="0" w:color="auto"/>
        <w:bottom w:val="none" w:sz="0" w:space="0" w:color="auto"/>
        <w:right w:val="none" w:sz="0" w:space="0" w:color="auto"/>
      </w:divBdr>
    </w:div>
    <w:div w:id="429664433">
      <w:marLeft w:val="640"/>
      <w:marRight w:val="0"/>
      <w:marTop w:val="0"/>
      <w:marBottom w:val="0"/>
      <w:divBdr>
        <w:top w:val="none" w:sz="0" w:space="0" w:color="auto"/>
        <w:left w:val="none" w:sz="0" w:space="0" w:color="auto"/>
        <w:bottom w:val="none" w:sz="0" w:space="0" w:color="auto"/>
        <w:right w:val="none" w:sz="0" w:space="0" w:color="auto"/>
      </w:divBdr>
    </w:div>
    <w:div w:id="429786998">
      <w:marLeft w:val="640"/>
      <w:marRight w:val="0"/>
      <w:marTop w:val="0"/>
      <w:marBottom w:val="0"/>
      <w:divBdr>
        <w:top w:val="none" w:sz="0" w:space="0" w:color="auto"/>
        <w:left w:val="none" w:sz="0" w:space="0" w:color="auto"/>
        <w:bottom w:val="none" w:sz="0" w:space="0" w:color="auto"/>
        <w:right w:val="none" w:sz="0" w:space="0" w:color="auto"/>
      </w:divBdr>
    </w:div>
    <w:div w:id="430056549">
      <w:marLeft w:val="640"/>
      <w:marRight w:val="0"/>
      <w:marTop w:val="0"/>
      <w:marBottom w:val="0"/>
      <w:divBdr>
        <w:top w:val="none" w:sz="0" w:space="0" w:color="auto"/>
        <w:left w:val="none" w:sz="0" w:space="0" w:color="auto"/>
        <w:bottom w:val="none" w:sz="0" w:space="0" w:color="auto"/>
        <w:right w:val="none" w:sz="0" w:space="0" w:color="auto"/>
      </w:divBdr>
    </w:div>
    <w:div w:id="430199084">
      <w:marLeft w:val="640"/>
      <w:marRight w:val="0"/>
      <w:marTop w:val="0"/>
      <w:marBottom w:val="0"/>
      <w:divBdr>
        <w:top w:val="none" w:sz="0" w:space="0" w:color="auto"/>
        <w:left w:val="none" w:sz="0" w:space="0" w:color="auto"/>
        <w:bottom w:val="none" w:sz="0" w:space="0" w:color="auto"/>
        <w:right w:val="none" w:sz="0" w:space="0" w:color="auto"/>
      </w:divBdr>
    </w:div>
    <w:div w:id="430201137">
      <w:marLeft w:val="640"/>
      <w:marRight w:val="0"/>
      <w:marTop w:val="0"/>
      <w:marBottom w:val="0"/>
      <w:divBdr>
        <w:top w:val="none" w:sz="0" w:space="0" w:color="auto"/>
        <w:left w:val="none" w:sz="0" w:space="0" w:color="auto"/>
        <w:bottom w:val="none" w:sz="0" w:space="0" w:color="auto"/>
        <w:right w:val="none" w:sz="0" w:space="0" w:color="auto"/>
      </w:divBdr>
    </w:div>
    <w:div w:id="430203644">
      <w:marLeft w:val="640"/>
      <w:marRight w:val="0"/>
      <w:marTop w:val="0"/>
      <w:marBottom w:val="0"/>
      <w:divBdr>
        <w:top w:val="none" w:sz="0" w:space="0" w:color="auto"/>
        <w:left w:val="none" w:sz="0" w:space="0" w:color="auto"/>
        <w:bottom w:val="none" w:sz="0" w:space="0" w:color="auto"/>
        <w:right w:val="none" w:sz="0" w:space="0" w:color="auto"/>
      </w:divBdr>
    </w:div>
    <w:div w:id="430206413">
      <w:marLeft w:val="640"/>
      <w:marRight w:val="0"/>
      <w:marTop w:val="0"/>
      <w:marBottom w:val="0"/>
      <w:divBdr>
        <w:top w:val="none" w:sz="0" w:space="0" w:color="auto"/>
        <w:left w:val="none" w:sz="0" w:space="0" w:color="auto"/>
        <w:bottom w:val="none" w:sz="0" w:space="0" w:color="auto"/>
        <w:right w:val="none" w:sz="0" w:space="0" w:color="auto"/>
      </w:divBdr>
    </w:div>
    <w:div w:id="430249114">
      <w:marLeft w:val="640"/>
      <w:marRight w:val="0"/>
      <w:marTop w:val="0"/>
      <w:marBottom w:val="0"/>
      <w:divBdr>
        <w:top w:val="none" w:sz="0" w:space="0" w:color="auto"/>
        <w:left w:val="none" w:sz="0" w:space="0" w:color="auto"/>
        <w:bottom w:val="none" w:sz="0" w:space="0" w:color="auto"/>
        <w:right w:val="none" w:sz="0" w:space="0" w:color="auto"/>
      </w:divBdr>
    </w:div>
    <w:div w:id="430400326">
      <w:marLeft w:val="640"/>
      <w:marRight w:val="0"/>
      <w:marTop w:val="0"/>
      <w:marBottom w:val="0"/>
      <w:divBdr>
        <w:top w:val="none" w:sz="0" w:space="0" w:color="auto"/>
        <w:left w:val="none" w:sz="0" w:space="0" w:color="auto"/>
        <w:bottom w:val="none" w:sz="0" w:space="0" w:color="auto"/>
        <w:right w:val="none" w:sz="0" w:space="0" w:color="auto"/>
      </w:divBdr>
    </w:div>
    <w:div w:id="430584337">
      <w:marLeft w:val="640"/>
      <w:marRight w:val="0"/>
      <w:marTop w:val="0"/>
      <w:marBottom w:val="0"/>
      <w:divBdr>
        <w:top w:val="none" w:sz="0" w:space="0" w:color="auto"/>
        <w:left w:val="none" w:sz="0" w:space="0" w:color="auto"/>
        <w:bottom w:val="none" w:sz="0" w:space="0" w:color="auto"/>
        <w:right w:val="none" w:sz="0" w:space="0" w:color="auto"/>
      </w:divBdr>
    </w:div>
    <w:div w:id="430586535">
      <w:marLeft w:val="640"/>
      <w:marRight w:val="0"/>
      <w:marTop w:val="0"/>
      <w:marBottom w:val="0"/>
      <w:divBdr>
        <w:top w:val="none" w:sz="0" w:space="0" w:color="auto"/>
        <w:left w:val="none" w:sz="0" w:space="0" w:color="auto"/>
        <w:bottom w:val="none" w:sz="0" w:space="0" w:color="auto"/>
        <w:right w:val="none" w:sz="0" w:space="0" w:color="auto"/>
      </w:divBdr>
    </w:div>
    <w:div w:id="430588484">
      <w:marLeft w:val="640"/>
      <w:marRight w:val="0"/>
      <w:marTop w:val="0"/>
      <w:marBottom w:val="0"/>
      <w:divBdr>
        <w:top w:val="none" w:sz="0" w:space="0" w:color="auto"/>
        <w:left w:val="none" w:sz="0" w:space="0" w:color="auto"/>
        <w:bottom w:val="none" w:sz="0" w:space="0" w:color="auto"/>
        <w:right w:val="none" w:sz="0" w:space="0" w:color="auto"/>
      </w:divBdr>
    </w:div>
    <w:div w:id="430588898">
      <w:marLeft w:val="640"/>
      <w:marRight w:val="0"/>
      <w:marTop w:val="0"/>
      <w:marBottom w:val="0"/>
      <w:divBdr>
        <w:top w:val="none" w:sz="0" w:space="0" w:color="auto"/>
        <w:left w:val="none" w:sz="0" w:space="0" w:color="auto"/>
        <w:bottom w:val="none" w:sz="0" w:space="0" w:color="auto"/>
        <w:right w:val="none" w:sz="0" w:space="0" w:color="auto"/>
      </w:divBdr>
    </w:div>
    <w:div w:id="430593151">
      <w:marLeft w:val="640"/>
      <w:marRight w:val="0"/>
      <w:marTop w:val="0"/>
      <w:marBottom w:val="0"/>
      <w:divBdr>
        <w:top w:val="none" w:sz="0" w:space="0" w:color="auto"/>
        <w:left w:val="none" w:sz="0" w:space="0" w:color="auto"/>
        <w:bottom w:val="none" w:sz="0" w:space="0" w:color="auto"/>
        <w:right w:val="none" w:sz="0" w:space="0" w:color="auto"/>
      </w:divBdr>
    </w:div>
    <w:div w:id="430662403">
      <w:marLeft w:val="640"/>
      <w:marRight w:val="0"/>
      <w:marTop w:val="0"/>
      <w:marBottom w:val="0"/>
      <w:divBdr>
        <w:top w:val="none" w:sz="0" w:space="0" w:color="auto"/>
        <w:left w:val="none" w:sz="0" w:space="0" w:color="auto"/>
        <w:bottom w:val="none" w:sz="0" w:space="0" w:color="auto"/>
        <w:right w:val="none" w:sz="0" w:space="0" w:color="auto"/>
      </w:divBdr>
    </w:div>
    <w:div w:id="430665620">
      <w:marLeft w:val="640"/>
      <w:marRight w:val="0"/>
      <w:marTop w:val="0"/>
      <w:marBottom w:val="0"/>
      <w:divBdr>
        <w:top w:val="none" w:sz="0" w:space="0" w:color="auto"/>
        <w:left w:val="none" w:sz="0" w:space="0" w:color="auto"/>
        <w:bottom w:val="none" w:sz="0" w:space="0" w:color="auto"/>
        <w:right w:val="none" w:sz="0" w:space="0" w:color="auto"/>
      </w:divBdr>
    </w:div>
    <w:div w:id="430778227">
      <w:marLeft w:val="640"/>
      <w:marRight w:val="0"/>
      <w:marTop w:val="0"/>
      <w:marBottom w:val="0"/>
      <w:divBdr>
        <w:top w:val="none" w:sz="0" w:space="0" w:color="auto"/>
        <w:left w:val="none" w:sz="0" w:space="0" w:color="auto"/>
        <w:bottom w:val="none" w:sz="0" w:space="0" w:color="auto"/>
        <w:right w:val="none" w:sz="0" w:space="0" w:color="auto"/>
      </w:divBdr>
    </w:div>
    <w:div w:id="430782212">
      <w:marLeft w:val="640"/>
      <w:marRight w:val="0"/>
      <w:marTop w:val="0"/>
      <w:marBottom w:val="0"/>
      <w:divBdr>
        <w:top w:val="none" w:sz="0" w:space="0" w:color="auto"/>
        <w:left w:val="none" w:sz="0" w:space="0" w:color="auto"/>
        <w:bottom w:val="none" w:sz="0" w:space="0" w:color="auto"/>
        <w:right w:val="none" w:sz="0" w:space="0" w:color="auto"/>
      </w:divBdr>
    </w:div>
    <w:div w:id="430854392">
      <w:marLeft w:val="640"/>
      <w:marRight w:val="0"/>
      <w:marTop w:val="0"/>
      <w:marBottom w:val="0"/>
      <w:divBdr>
        <w:top w:val="none" w:sz="0" w:space="0" w:color="auto"/>
        <w:left w:val="none" w:sz="0" w:space="0" w:color="auto"/>
        <w:bottom w:val="none" w:sz="0" w:space="0" w:color="auto"/>
        <w:right w:val="none" w:sz="0" w:space="0" w:color="auto"/>
      </w:divBdr>
    </w:div>
    <w:div w:id="430901033">
      <w:marLeft w:val="640"/>
      <w:marRight w:val="0"/>
      <w:marTop w:val="0"/>
      <w:marBottom w:val="0"/>
      <w:divBdr>
        <w:top w:val="none" w:sz="0" w:space="0" w:color="auto"/>
        <w:left w:val="none" w:sz="0" w:space="0" w:color="auto"/>
        <w:bottom w:val="none" w:sz="0" w:space="0" w:color="auto"/>
        <w:right w:val="none" w:sz="0" w:space="0" w:color="auto"/>
      </w:divBdr>
    </w:div>
    <w:div w:id="431126676">
      <w:marLeft w:val="640"/>
      <w:marRight w:val="0"/>
      <w:marTop w:val="0"/>
      <w:marBottom w:val="0"/>
      <w:divBdr>
        <w:top w:val="none" w:sz="0" w:space="0" w:color="auto"/>
        <w:left w:val="none" w:sz="0" w:space="0" w:color="auto"/>
        <w:bottom w:val="none" w:sz="0" w:space="0" w:color="auto"/>
        <w:right w:val="none" w:sz="0" w:space="0" w:color="auto"/>
      </w:divBdr>
    </w:div>
    <w:div w:id="431244483">
      <w:marLeft w:val="640"/>
      <w:marRight w:val="0"/>
      <w:marTop w:val="0"/>
      <w:marBottom w:val="0"/>
      <w:divBdr>
        <w:top w:val="none" w:sz="0" w:space="0" w:color="auto"/>
        <w:left w:val="none" w:sz="0" w:space="0" w:color="auto"/>
        <w:bottom w:val="none" w:sz="0" w:space="0" w:color="auto"/>
        <w:right w:val="none" w:sz="0" w:space="0" w:color="auto"/>
      </w:divBdr>
    </w:div>
    <w:div w:id="431322818">
      <w:marLeft w:val="640"/>
      <w:marRight w:val="0"/>
      <w:marTop w:val="0"/>
      <w:marBottom w:val="0"/>
      <w:divBdr>
        <w:top w:val="none" w:sz="0" w:space="0" w:color="auto"/>
        <w:left w:val="none" w:sz="0" w:space="0" w:color="auto"/>
        <w:bottom w:val="none" w:sz="0" w:space="0" w:color="auto"/>
        <w:right w:val="none" w:sz="0" w:space="0" w:color="auto"/>
      </w:divBdr>
    </w:div>
    <w:div w:id="431359229">
      <w:marLeft w:val="640"/>
      <w:marRight w:val="0"/>
      <w:marTop w:val="0"/>
      <w:marBottom w:val="0"/>
      <w:divBdr>
        <w:top w:val="none" w:sz="0" w:space="0" w:color="auto"/>
        <w:left w:val="none" w:sz="0" w:space="0" w:color="auto"/>
        <w:bottom w:val="none" w:sz="0" w:space="0" w:color="auto"/>
        <w:right w:val="none" w:sz="0" w:space="0" w:color="auto"/>
      </w:divBdr>
    </w:div>
    <w:div w:id="431435855">
      <w:marLeft w:val="640"/>
      <w:marRight w:val="0"/>
      <w:marTop w:val="0"/>
      <w:marBottom w:val="0"/>
      <w:divBdr>
        <w:top w:val="none" w:sz="0" w:space="0" w:color="auto"/>
        <w:left w:val="none" w:sz="0" w:space="0" w:color="auto"/>
        <w:bottom w:val="none" w:sz="0" w:space="0" w:color="auto"/>
        <w:right w:val="none" w:sz="0" w:space="0" w:color="auto"/>
      </w:divBdr>
    </w:div>
    <w:div w:id="431438663">
      <w:marLeft w:val="640"/>
      <w:marRight w:val="0"/>
      <w:marTop w:val="0"/>
      <w:marBottom w:val="0"/>
      <w:divBdr>
        <w:top w:val="none" w:sz="0" w:space="0" w:color="auto"/>
        <w:left w:val="none" w:sz="0" w:space="0" w:color="auto"/>
        <w:bottom w:val="none" w:sz="0" w:space="0" w:color="auto"/>
        <w:right w:val="none" w:sz="0" w:space="0" w:color="auto"/>
      </w:divBdr>
    </w:div>
    <w:div w:id="431441148">
      <w:marLeft w:val="640"/>
      <w:marRight w:val="0"/>
      <w:marTop w:val="0"/>
      <w:marBottom w:val="0"/>
      <w:divBdr>
        <w:top w:val="none" w:sz="0" w:space="0" w:color="auto"/>
        <w:left w:val="none" w:sz="0" w:space="0" w:color="auto"/>
        <w:bottom w:val="none" w:sz="0" w:space="0" w:color="auto"/>
        <w:right w:val="none" w:sz="0" w:space="0" w:color="auto"/>
      </w:divBdr>
    </w:div>
    <w:div w:id="431555567">
      <w:marLeft w:val="640"/>
      <w:marRight w:val="0"/>
      <w:marTop w:val="0"/>
      <w:marBottom w:val="0"/>
      <w:divBdr>
        <w:top w:val="none" w:sz="0" w:space="0" w:color="auto"/>
        <w:left w:val="none" w:sz="0" w:space="0" w:color="auto"/>
        <w:bottom w:val="none" w:sz="0" w:space="0" w:color="auto"/>
        <w:right w:val="none" w:sz="0" w:space="0" w:color="auto"/>
      </w:divBdr>
    </w:div>
    <w:div w:id="431585071">
      <w:marLeft w:val="640"/>
      <w:marRight w:val="0"/>
      <w:marTop w:val="0"/>
      <w:marBottom w:val="0"/>
      <w:divBdr>
        <w:top w:val="none" w:sz="0" w:space="0" w:color="auto"/>
        <w:left w:val="none" w:sz="0" w:space="0" w:color="auto"/>
        <w:bottom w:val="none" w:sz="0" w:space="0" w:color="auto"/>
        <w:right w:val="none" w:sz="0" w:space="0" w:color="auto"/>
      </w:divBdr>
    </w:div>
    <w:div w:id="431633564">
      <w:marLeft w:val="640"/>
      <w:marRight w:val="0"/>
      <w:marTop w:val="0"/>
      <w:marBottom w:val="0"/>
      <w:divBdr>
        <w:top w:val="none" w:sz="0" w:space="0" w:color="auto"/>
        <w:left w:val="none" w:sz="0" w:space="0" w:color="auto"/>
        <w:bottom w:val="none" w:sz="0" w:space="0" w:color="auto"/>
        <w:right w:val="none" w:sz="0" w:space="0" w:color="auto"/>
      </w:divBdr>
    </w:div>
    <w:div w:id="431634818">
      <w:marLeft w:val="640"/>
      <w:marRight w:val="0"/>
      <w:marTop w:val="0"/>
      <w:marBottom w:val="0"/>
      <w:divBdr>
        <w:top w:val="none" w:sz="0" w:space="0" w:color="auto"/>
        <w:left w:val="none" w:sz="0" w:space="0" w:color="auto"/>
        <w:bottom w:val="none" w:sz="0" w:space="0" w:color="auto"/>
        <w:right w:val="none" w:sz="0" w:space="0" w:color="auto"/>
      </w:divBdr>
    </w:div>
    <w:div w:id="431822333">
      <w:marLeft w:val="640"/>
      <w:marRight w:val="0"/>
      <w:marTop w:val="0"/>
      <w:marBottom w:val="0"/>
      <w:divBdr>
        <w:top w:val="none" w:sz="0" w:space="0" w:color="auto"/>
        <w:left w:val="none" w:sz="0" w:space="0" w:color="auto"/>
        <w:bottom w:val="none" w:sz="0" w:space="0" w:color="auto"/>
        <w:right w:val="none" w:sz="0" w:space="0" w:color="auto"/>
      </w:divBdr>
    </w:div>
    <w:div w:id="431823596">
      <w:marLeft w:val="640"/>
      <w:marRight w:val="0"/>
      <w:marTop w:val="0"/>
      <w:marBottom w:val="0"/>
      <w:divBdr>
        <w:top w:val="none" w:sz="0" w:space="0" w:color="auto"/>
        <w:left w:val="none" w:sz="0" w:space="0" w:color="auto"/>
        <w:bottom w:val="none" w:sz="0" w:space="0" w:color="auto"/>
        <w:right w:val="none" w:sz="0" w:space="0" w:color="auto"/>
      </w:divBdr>
    </w:div>
    <w:div w:id="431901983">
      <w:marLeft w:val="640"/>
      <w:marRight w:val="0"/>
      <w:marTop w:val="0"/>
      <w:marBottom w:val="0"/>
      <w:divBdr>
        <w:top w:val="none" w:sz="0" w:space="0" w:color="auto"/>
        <w:left w:val="none" w:sz="0" w:space="0" w:color="auto"/>
        <w:bottom w:val="none" w:sz="0" w:space="0" w:color="auto"/>
        <w:right w:val="none" w:sz="0" w:space="0" w:color="auto"/>
      </w:divBdr>
    </w:div>
    <w:div w:id="431971755">
      <w:marLeft w:val="640"/>
      <w:marRight w:val="0"/>
      <w:marTop w:val="0"/>
      <w:marBottom w:val="0"/>
      <w:divBdr>
        <w:top w:val="none" w:sz="0" w:space="0" w:color="auto"/>
        <w:left w:val="none" w:sz="0" w:space="0" w:color="auto"/>
        <w:bottom w:val="none" w:sz="0" w:space="0" w:color="auto"/>
        <w:right w:val="none" w:sz="0" w:space="0" w:color="auto"/>
      </w:divBdr>
    </w:div>
    <w:div w:id="431972005">
      <w:marLeft w:val="640"/>
      <w:marRight w:val="0"/>
      <w:marTop w:val="0"/>
      <w:marBottom w:val="0"/>
      <w:divBdr>
        <w:top w:val="none" w:sz="0" w:space="0" w:color="auto"/>
        <w:left w:val="none" w:sz="0" w:space="0" w:color="auto"/>
        <w:bottom w:val="none" w:sz="0" w:space="0" w:color="auto"/>
        <w:right w:val="none" w:sz="0" w:space="0" w:color="auto"/>
      </w:divBdr>
    </w:div>
    <w:div w:id="432091216">
      <w:marLeft w:val="640"/>
      <w:marRight w:val="0"/>
      <w:marTop w:val="0"/>
      <w:marBottom w:val="0"/>
      <w:divBdr>
        <w:top w:val="none" w:sz="0" w:space="0" w:color="auto"/>
        <w:left w:val="none" w:sz="0" w:space="0" w:color="auto"/>
        <w:bottom w:val="none" w:sz="0" w:space="0" w:color="auto"/>
        <w:right w:val="none" w:sz="0" w:space="0" w:color="auto"/>
      </w:divBdr>
    </w:div>
    <w:div w:id="432215677">
      <w:marLeft w:val="640"/>
      <w:marRight w:val="0"/>
      <w:marTop w:val="0"/>
      <w:marBottom w:val="0"/>
      <w:divBdr>
        <w:top w:val="none" w:sz="0" w:space="0" w:color="auto"/>
        <w:left w:val="none" w:sz="0" w:space="0" w:color="auto"/>
        <w:bottom w:val="none" w:sz="0" w:space="0" w:color="auto"/>
        <w:right w:val="none" w:sz="0" w:space="0" w:color="auto"/>
      </w:divBdr>
    </w:div>
    <w:div w:id="432240322">
      <w:marLeft w:val="640"/>
      <w:marRight w:val="0"/>
      <w:marTop w:val="0"/>
      <w:marBottom w:val="0"/>
      <w:divBdr>
        <w:top w:val="none" w:sz="0" w:space="0" w:color="auto"/>
        <w:left w:val="none" w:sz="0" w:space="0" w:color="auto"/>
        <w:bottom w:val="none" w:sz="0" w:space="0" w:color="auto"/>
        <w:right w:val="none" w:sz="0" w:space="0" w:color="auto"/>
      </w:divBdr>
    </w:div>
    <w:div w:id="432288125">
      <w:marLeft w:val="640"/>
      <w:marRight w:val="0"/>
      <w:marTop w:val="0"/>
      <w:marBottom w:val="0"/>
      <w:divBdr>
        <w:top w:val="none" w:sz="0" w:space="0" w:color="auto"/>
        <w:left w:val="none" w:sz="0" w:space="0" w:color="auto"/>
        <w:bottom w:val="none" w:sz="0" w:space="0" w:color="auto"/>
        <w:right w:val="none" w:sz="0" w:space="0" w:color="auto"/>
      </w:divBdr>
    </w:div>
    <w:div w:id="432359260">
      <w:marLeft w:val="640"/>
      <w:marRight w:val="0"/>
      <w:marTop w:val="0"/>
      <w:marBottom w:val="0"/>
      <w:divBdr>
        <w:top w:val="none" w:sz="0" w:space="0" w:color="auto"/>
        <w:left w:val="none" w:sz="0" w:space="0" w:color="auto"/>
        <w:bottom w:val="none" w:sz="0" w:space="0" w:color="auto"/>
        <w:right w:val="none" w:sz="0" w:space="0" w:color="auto"/>
      </w:divBdr>
    </w:div>
    <w:div w:id="432437323">
      <w:marLeft w:val="640"/>
      <w:marRight w:val="0"/>
      <w:marTop w:val="0"/>
      <w:marBottom w:val="0"/>
      <w:divBdr>
        <w:top w:val="none" w:sz="0" w:space="0" w:color="auto"/>
        <w:left w:val="none" w:sz="0" w:space="0" w:color="auto"/>
        <w:bottom w:val="none" w:sz="0" w:space="0" w:color="auto"/>
        <w:right w:val="none" w:sz="0" w:space="0" w:color="auto"/>
      </w:divBdr>
    </w:div>
    <w:div w:id="432478450">
      <w:marLeft w:val="640"/>
      <w:marRight w:val="0"/>
      <w:marTop w:val="0"/>
      <w:marBottom w:val="0"/>
      <w:divBdr>
        <w:top w:val="none" w:sz="0" w:space="0" w:color="auto"/>
        <w:left w:val="none" w:sz="0" w:space="0" w:color="auto"/>
        <w:bottom w:val="none" w:sz="0" w:space="0" w:color="auto"/>
        <w:right w:val="none" w:sz="0" w:space="0" w:color="auto"/>
      </w:divBdr>
    </w:div>
    <w:div w:id="432559240">
      <w:marLeft w:val="480"/>
      <w:marRight w:val="0"/>
      <w:marTop w:val="0"/>
      <w:marBottom w:val="0"/>
      <w:divBdr>
        <w:top w:val="none" w:sz="0" w:space="0" w:color="auto"/>
        <w:left w:val="none" w:sz="0" w:space="0" w:color="auto"/>
        <w:bottom w:val="none" w:sz="0" w:space="0" w:color="auto"/>
        <w:right w:val="none" w:sz="0" w:space="0" w:color="auto"/>
      </w:divBdr>
    </w:div>
    <w:div w:id="432634390">
      <w:marLeft w:val="640"/>
      <w:marRight w:val="0"/>
      <w:marTop w:val="0"/>
      <w:marBottom w:val="0"/>
      <w:divBdr>
        <w:top w:val="none" w:sz="0" w:space="0" w:color="auto"/>
        <w:left w:val="none" w:sz="0" w:space="0" w:color="auto"/>
        <w:bottom w:val="none" w:sz="0" w:space="0" w:color="auto"/>
        <w:right w:val="none" w:sz="0" w:space="0" w:color="auto"/>
      </w:divBdr>
    </w:div>
    <w:div w:id="432748156">
      <w:marLeft w:val="640"/>
      <w:marRight w:val="0"/>
      <w:marTop w:val="0"/>
      <w:marBottom w:val="0"/>
      <w:divBdr>
        <w:top w:val="none" w:sz="0" w:space="0" w:color="auto"/>
        <w:left w:val="none" w:sz="0" w:space="0" w:color="auto"/>
        <w:bottom w:val="none" w:sz="0" w:space="0" w:color="auto"/>
        <w:right w:val="none" w:sz="0" w:space="0" w:color="auto"/>
      </w:divBdr>
    </w:div>
    <w:div w:id="432752884">
      <w:marLeft w:val="640"/>
      <w:marRight w:val="0"/>
      <w:marTop w:val="0"/>
      <w:marBottom w:val="0"/>
      <w:divBdr>
        <w:top w:val="none" w:sz="0" w:space="0" w:color="auto"/>
        <w:left w:val="none" w:sz="0" w:space="0" w:color="auto"/>
        <w:bottom w:val="none" w:sz="0" w:space="0" w:color="auto"/>
        <w:right w:val="none" w:sz="0" w:space="0" w:color="auto"/>
      </w:divBdr>
    </w:div>
    <w:div w:id="432827926">
      <w:marLeft w:val="640"/>
      <w:marRight w:val="0"/>
      <w:marTop w:val="0"/>
      <w:marBottom w:val="0"/>
      <w:divBdr>
        <w:top w:val="none" w:sz="0" w:space="0" w:color="auto"/>
        <w:left w:val="none" w:sz="0" w:space="0" w:color="auto"/>
        <w:bottom w:val="none" w:sz="0" w:space="0" w:color="auto"/>
        <w:right w:val="none" w:sz="0" w:space="0" w:color="auto"/>
      </w:divBdr>
    </w:div>
    <w:div w:id="432894674">
      <w:marLeft w:val="640"/>
      <w:marRight w:val="0"/>
      <w:marTop w:val="0"/>
      <w:marBottom w:val="0"/>
      <w:divBdr>
        <w:top w:val="none" w:sz="0" w:space="0" w:color="auto"/>
        <w:left w:val="none" w:sz="0" w:space="0" w:color="auto"/>
        <w:bottom w:val="none" w:sz="0" w:space="0" w:color="auto"/>
        <w:right w:val="none" w:sz="0" w:space="0" w:color="auto"/>
      </w:divBdr>
    </w:div>
    <w:div w:id="432944742">
      <w:marLeft w:val="640"/>
      <w:marRight w:val="0"/>
      <w:marTop w:val="0"/>
      <w:marBottom w:val="0"/>
      <w:divBdr>
        <w:top w:val="none" w:sz="0" w:space="0" w:color="auto"/>
        <w:left w:val="none" w:sz="0" w:space="0" w:color="auto"/>
        <w:bottom w:val="none" w:sz="0" w:space="0" w:color="auto"/>
        <w:right w:val="none" w:sz="0" w:space="0" w:color="auto"/>
      </w:divBdr>
    </w:div>
    <w:div w:id="432945302">
      <w:marLeft w:val="640"/>
      <w:marRight w:val="0"/>
      <w:marTop w:val="0"/>
      <w:marBottom w:val="0"/>
      <w:divBdr>
        <w:top w:val="none" w:sz="0" w:space="0" w:color="auto"/>
        <w:left w:val="none" w:sz="0" w:space="0" w:color="auto"/>
        <w:bottom w:val="none" w:sz="0" w:space="0" w:color="auto"/>
        <w:right w:val="none" w:sz="0" w:space="0" w:color="auto"/>
      </w:divBdr>
    </w:div>
    <w:div w:id="433090725">
      <w:marLeft w:val="640"/>
      <w:marRight w:val="0"/>
      <w:marTop w:val="0"/>
      <w:marBottom w:val="0"/>
      <w:divBdr>
        <w:top w:val="none" w:sz="0" w:space="0" w:color="auto"/>
        <w:left w:val="none" w:sz="0" w:space="0" w:color="auto"/>
        <w:bottom w:val="none" w:sz="0" w:space="0" w:color="auto"/>
        <w:right w:val="none" w:sz="0" w:space="0" w:color="auto"/>
      </w:divBdr>
    </w:div>
    <w:div w:id="433136393">
      <w:marLeft w:val="640"/>
      <w:marRight w:val="0"/>
      <w:marTop w:val="0"/>
      <w:marBottom w:val="0"/>
      <w:divBdr>
        <w:top w:val="none" w:sz="0" w:space="0" w:color="auto"/>
        <w:left w:val="none" w:sz="0" w:space="0" w:color="auto"/>
        <w:bottom w:val="none" w:sz="0" w:space="0" w:color="auto"/>
        <w:right w:val="none" w:sz="0" w:space="0" w:color="auto"/>
      </w:divBdr>
    </w:div>
    <w:div w:id="433286708">
      <w:marLeft w:val="640"/>
      <w:marRight w:val="0"/>
      <w:marTop w:val="0"/>
      <w:marBottom w:val="0"/>
      <w:divBdr>
        <w:top w:val="none" w:sz="0" w:space="0" w:color="auto"/>
        <w:left w:val="none" w:sz="0" w:space="0" w:color="auto"/>
        <w:bottom w:val="none" w:sz="0" w:space="0" w:color="auto"/>
        <w:right w:val="none" w:sz="0" w:space="0" w:color="auto"/>
      </w:divBdr>
    </w:div>
    <w:div w:id="433400800">
      <w:marLeft w:val="640"/>
      <w:marRight w:val="0"/>
      <w:marTop w:val="0"/>
      <w:marBottom w:val="0"/>
      <w:divBdr>
        <w:top w:val="none" w:sz="0" w:space="0" w:color="auto"/>
        <w:left w:val="none" w:sz="0" w:space="0" w:color="auto"/>
        <w:bottom w:val="none" w:sz="0" w:space="0" w:color="auto"/>
        <w:right w:val="none" w:sz="0" w:space="0" w:color="auto"/>
      </w:divBdr>
    </w:div>
    <w:div w:id="433405667">
      <w:marLeft w:val="640"/>
      <w:marRight w:val="0"/>
      <w:marTop w:val="0"/>
      <w:marBottom w:val="0"/>
      <w:divBdr>
        <w:top w:val="none" w:sz="0" w:space="0" w:color="auto"/>
        <w:left w:val="none" w:sz="0" w:space="0" w:color="auto"/>
        <w:bottom w:val="none" w:sz="0" w:space="0" w:color="auto"/>
        <w:right w:val="none" w:sz="0" w:space="0" w:color="auto"/>
      </w:divBdr>
    </w:div>
    <w:div w:id="433407068">
      <w:marLeft w:val="640"/>
      <w:marRight w:val="0"/>
      <w:marTop w:val="0"/>
      <w:marBottom w:val="0"/>
      <w:divBdr>
        <w:top w:val="none" w:sz="0" w:space="0" w:color="auto"/>
        <w:left w:val="none" w:sz="0" w:space="0" w:color="auto"/>
        <w:bottom w:val="none" w:sz="0" w:space="0" w:color="auto"/>
        <w:right w:val="none" w:sz="0" w:space="0" w:color="auto"/>
      </w:divBdr>
    </w:div>
    <w:div w:id="433483184">
      <w:marLeft w:val="640"/>
      <w:marRight w:val="0"/>
      <w:marTop w:val="0"/>
      <w:marBottom w:val="0"/>
      <w:divBdr>
        <w:top w:val="none" w:sz="0" w:space="0" w:color="auto"/>
        <w:left w:val="none" w:sz="0" w:space="0" w:color="auto"/>
        <w:bottom w:val="none" w:sz="0" w:space="0" w:color="auto"/>
        <w:right w:val="none" w:sz="0" w:space="0" w:color="auto"/>
      </w:divBdr>
    </w:div>
    <w:div w:id="433551208">
      <w:marLeft w:val="640"/>
      <w:marRight w:val="0"/>
      <w:marTop w:val="0"/>
      <w:marBottom w:val="0"/>
      <w:divBdr>
        <w:top w:val="none" w:sz="0" w:space="0" w:color="auto"/>
        <w:left w:val="none" w:sz="0" w:space="0" w:color="auto"/>
        <w:bottom w:val="none" w:sz="0" w:space="0" w:color="auto"/>
        <w:right w:val="none" w:sz="0" w:space="0" w:color="auto"/>
      </w:divBdr>
    </w:div>
    <w:div w:id="433667779">
      <w:marLeft w:val="640"/>
      <w:marRight w:val="0"/>
      <w:marTop w:val="0"/>
      <w:marBottom w:val="0"/>
      <w:divBdr>
        <w:top w:val="none" w:sz="0" w:space="0" w:color="auto"/>
        <w:left w:val="none" w:sz="0" w:space="0" w:color="auto"/>
        <w:bottom w:val="none" w:sz="0" w:space="0" w:color="auto"/>
        <w:right w:val="none" w:sz="0" w:space="0" w:color="auto"/>
      </w:divBdr>
    </w:div>
    <w:div w:id="433667903">
      <w:marLeft w:val="640"/>
      <w:marRight w:val="0"/>
      <w:marTop w:val="0"/>
      <w:marBottom w:val="0"/>
      <w:divBdr>
        <w:top w:val="none" w:sz="0" w:space="0" w:color="auto"/>
        <w:left w:val="none" w:sz="0" w:space="0" w:color="auto"/>
        <w:bottom w:val="none" w:sz="0" w:space="0" w:color="auto"/>
        <w:right w:val="none" w:sz="0" w:space="0" w:color="auto"/>
      </w:divBdr>
    </w:div>
    <w:div w:id="433742900">
      <w:marLeft w:val="640"/>
      <w:marRight w:val="0"/>
      <w:marTop w:val="0"/>
      <w:marBottom w:val="0"/>
      <w:divBdr>
        <w:top w:val="none" w:sz="0" w:space="0" w:color="auto"/>
        <w:left w:val="none" w:sz="0" w:space="0" w:color="auto"/>
        <w:bottom w:val="none" w:sz="0" w:space="0" w:color="auto"/>
        <w:right w:val="none" w:sz="0" w:space="0" w:color="auto"/>
      </w:divBdr>
    </w:div>
    <w:div w:id="433742972">
      <w:marLeft w:val="640"/>
      <w:marRight w:val="0"/>
      <w:marTop w:val="0"/>
      <w:marBottom w:val="0"/>
      <w:divBdr>
        <w:top w:val="none" w:sz="0" w:space="0" w:color="auto"/>
        <w:left w:val="none" w:sz="0" w:space="0" w:color="auto"/>
        <w:bottom w:val="none" w:sz="0" w:space="0" w:color="auto"/>
        <w:right w:val="none" w:sz="0" w:space="0" w:color="auto"/>
      </w:divBdr>
    </w:div>
    <w:div w:id="433786589">
      <w:marLeft w:val="640"/>
      <w:marRight w:val="0"/>
      <w:marTop w:val="0"/>
      <w:marBottom w:val="0"/>
      <w:divBdr>
        <w:top w:val="none" w:sz="0" w:space="0" w:color="auto"/>
        <w:left w:val="none" w:sz="0" w:space="0" w:color="auto"/>
        <w:bottom w:val="none" w:sz="0" w:space="0" w:color="auto"/>
        <w:right w:val="none" w:sz="0" w:space="0" w:color="auto"/>
      </w:divBdr>
    </w:div>
    <w:div w:id="433865365">
      <w:marLeft w:val="640"/>
      <w:marRight w:val="0"/>
      <w:marTop w:val="0"/>
      <w:marBottom w:val="0"/>
      <w:divBdr>
        <w:top w:val="none" w:sz="0" w:space="0" w:color="auto"/>
        <w:left w:val="none" w:sz="0" w:space="0" w:color="auto"/>
        <w:bottom w:val="none" w:sz="0" w:space="0" w:color="auto"/>
        <w:right w:val="none" w:sz="0" w:space="0" w:color="auto"/>
      </w:divBdr>
    </w:div>
    <w:div w:id="433935995">
      <w:marLeft w:val="640"/>
      <w:marRight w:val="0"/>
      <w:marTop w:val="0"/>
      <w:marBottom w:val="0"/>
      <w:divBdr>
        <w:top w:val="none" w:sz="0" w:space="0" w:color="auto"/>
        <w:left w:val="none" w:sz="0" w:space="0" w:color="auto"/>
        <w:bottom w:val="none" w:sz="0" w:space="0" w:color="auto"/>
        <w:right w:val="none" w:sz="0" w:space="0" w:color="auto"/>
      </w:divBdr>
    </w:div>
    <w:div w:id="433986991">
      <w:marLeft w:val="640"/>
      <w:marRight w:val="0"/>
      <w:marTop w:val="0"/>
      <w:marBottom w:val="0"/>
      <w:divBdr>
        <w:top w:val="none" w:sz="0" w:space="0" w:color="auto"/>
        <w:left w:val="none" w:sz="0" w:space="0" w:color="auto"/>
        <w:bottom w:val="none" w:sz="0" w:space="0" w:color="auto"/>
        <w:right w:val="none" w:sz="0" w:space="0" w:color="auto"/>
      </w:divBdr>
    </w:div>
    <w:div w:id="434056970">
      <w:marLeft w:val="640"/>
      <w:marRight w:val="0"/>
      <w:marTop w:val="0"/>
      <w:marBottom w:val="0"/>
      <w:divBdr>
        <w:top w:val="none" w:sz="0" w:space="0" w:color="auto"/>
        <w:left w:val="none" w:sz="0" w:space="0" w:color="auto"/>
        <w:bottom w:val="none" w:sz="0" w:space="0" w:color="auto"/>
        <w:right w:val="none" w:sz="0" w:space="0" w:color="auto"/>
      </w:divBdr>
    </w:div>
    <w:div w:id="434131096">
      <w:marLeft w:val="640"/>
      <w:marRight w:val="0"/>
      <w:marTop w:val="0"/>
      <w:marBottom w:val="0"/>
      <w:divBdr>
        <w:top w:val="none" w:sz="0" w:space="0" w:color="auto"/>
        <w:left w:val="none" w:sz="0" w:space="0" w:color="auto"/>
        <w:bottom w:val="none" w:sz="0" w:space="0" w:color="auto"/>
        <w:right w:val="none" w:sz="0" w:space="0" w:color="auto"/>
      </w:divBdr>
    </w:div>
    <w:div w:id="434179472">
      <w:marLeft w:val="640"/>
      <w:marRight w:val="0"/>
      <w:marTop w:val="0"/>
      <w:marBottom w:val="0"/>
      <w:divBdr>
        <w:top w:val="none" w:sz="0" w:space="0" w:color="auto"/>
        <w:left w:val="none" w:sz="0" w:space="0" w:color="auto"/>
        <w:bottom w:val="none" w:sz="0" w:space="0" w:color="auto"/>
        <w:right w:val="none" w:sz="0" w:space="0" w:color="auto"/>
      </w:divBdr>
    </w:div>
    <w:div w:id="434255221">
      <w:marLeft w:val="640"/>
      <w:marRight w:val="0"/>
      <w:marTop w:val="0"/>
      <w:marBottom w:val="0"/>
      <w:divBdr>
        <w:top w:val="none" w:sz="0" w:space="0" w:color="auto"/>
        <w:left w:val="none" w:sz="0" w:space="0" w:color="auto"/>
        <w:bottom w:val="none" w:sz="0" w:space="0" w:color="auto"/>
        <w:right w:val="none" w:sz="0" w:space="0" w:color="auto"/>
      </w:divBdr>
    </w:div>
    <w:div w:id="434329131">
      <w:marLeft w:val="640"/>
      <w:marRight w:val="0"/>
      <w:marTop w:val="0"/>
      <w:marBottom w:val="0"/>
      <w:divBdr>
        <w:top w:val="none" w:sz="0" w:space="0" w:color="auto"/>
        <w:left w:val="none" w:sz="0" w:space="0" w:color="auto"/>
        <w:bottom w:val="none" w:sz="0" w:space="0" w:color="auto"/>
        <w:right w:val="none" w:sz="0" w:space="0" w:color="auto"/>
      </w:divBdr>
    </w:div>
    <w:div w:id="434332027">
      <w:marLeft w:val="640"/>
      <w:marRight w:val="0"/>
      <w:marTop w:val="0"/>
      <w:marBottom w:val="0"/>
      <w:divBdr>
        <w:top w:val="none" w:sz="0" w:space="0" w:color="auto"/>
        <w:left w:val="none" w:sz="0" w:space="0" w:color="auto"/>
        <w:bottom w:val="none" w:sz="0" w:space="0" w:color="auto"/>
        <w:right w:val="none" w:sz="0" w:space="0" w:color="auto"/>
      </w:divBdr>
    </w:div>
    <w:div w:id="434374797">
      <w:marLeft w:val="640"/>
      <w:marRight w:val="0"/>
      <w:marTop w:val="0"/>
      <w:marBottom w:val="0"/>
      <w:divBdr>
        <w:top w:val="none" w:sz="0" w:space="0" w:color="auto"/>
        <w:left w:val="none" w:sz="0" w:space="0" w:color="auto"/>
        <w:bottom w:val="none" w:sz="0" w:space="0" w:color="auto"/>
        <w:right w:val="none" w:sz="0" w:space="0" w:color="auto"/>
      </w:divBdr>
    </w:div>
    <w:div w:id="434399511">
      <w:marLeft w:val="640"/>
      <w:marRight w:val="0"/>
      <w:marTop w:val="0"/>
      <w:marBottom w:val="0"/>
      <w:divBdr>
        <w:top w:val="none" w:sz="0" w:space="0" w:color="auto"/>
        <w:left w:val="none" w:sz="0" w:space="0" w:color="auto"/>
        <w:bottom w:val="none" w:sz="0" w:space="0" w:color="auto"/>
        <w:right w:val="none" w:sz="0" w:space="0" w:color="auto"/>
      </w:divBdr>
    </w:div>
    <w:div w:id="434400405">
      <w:marLeft w:val="640"/>
      <w:marRight w:val="0"/>
      <w:marTop w:val="0"/>
      <w:marBottom w:val="0"/>
      <w:divBdr>
        <w:top w:val="none" w:sz="0" w:space="0" w:color="auto"/>
        <w:left w:val="none" w:sz="0" w:space="0" w:color="auto"/>
        <w:bottom w:val="none" w:sz="0" w:space="0" w:color="auto"/>
        <w:right w:val="none" w:sz="0" w:space="0" w:color="auto"/>
      </w:divBdr>
    </w:div>
    <w:div w:id="434442407">
      <w:marLeft w:val="640"/>
      <w:marRight w:val="0"/>
      <w:marTop w:val="0"/>
      <w:marBottom w:val="0"/>
      <w:divBdr>
        <w:top w:val="none" w:sz="0" w:space="0" w:color="auto"/>
        <w:left w:val="none" w:sz="0" w:space="0" w:color="auto"/>
        <w:bottom w:val="none" w:sz="0" w:space="0" w:color="auto"/>
        <w:right w:val="none" w:sz="0" w:space="0" w:color="auto"/>
      </w:divBdr>
    </w:div>
    <w:div w:id="434442941">
      <w:marLeft w:val="640"/>
      <w:marRight w:val="0"/>
      <w:marTop w:val="0"/>
      <w:marBottom w:val="0"/>
      <w:divBdr>
        <w:top w:val="none" w:sz="0" w:space="0" w:color="auto"/>
        <w:left w:val="none" w:sz="0" w:space="0" w:color="auto"/>
        <w:bottom w:val="none" w:sz="0" w:space="0" w:color="auto"/>
        <w:right w:val="none" w:sz="0" w:space="0" w:color="auto"/>
      </w:divBdr>
    </w:div>
    <w:div w:id="434516891">
      <w:marLeft w:val="640"/>
      <w:marRight w:val="0"/>
      <w:marTop w:val="0"/>
      <w:marBottom w:val="0"/>
      <w:divBdr>
        <w:top w:val="none" w:sz="0" w:space="0" w:color="auto"/>
        <w:left w:val="none" w:sz="0" w:space="0" w:color="auto"/>
        <w:bottom w:val="none" w:sz="0" w:space="0" w:color="auto"/>
        <w:right w:val="none" w:sz="0" w:space="0" w:color="auto"/>
      </w:divBdr>
    </w:div>
    <w:div w:id="434522655">
      <w:marLeft w:val="640"/>
      <w:marRight w:val="0"/>
      <w:marTop w:val="0"/>
      <w:marBottom w:val="0"/>
      <w:divBdr>
        <w:top w:val="none" w:sz="0" w:space="0" w:color="auto"/>
        <w:left w:val="none" w:sz="0" w:space="0" w:color="auto"/>
        <w:bottom w:val="none" w:sz="0" w:space="0" w:color="auto"/>
        <w:right w:val="none" w:sz="0" w:space="0" w:color="auto"/>
      </w:divBdr>
    </w:div>
    <w:div w:id="434525267">
      <w:marLeft w:val="640"/>
      <w:marRight w:val="0"/>
      <w:marTop w:val="0"/>
      <w:marBottom w:val="0"/>
      <w:divBdr>
        <w:top w:val="none" w:sz="0" w:space="0" w:color="auto"/>
        <w:left w:val="none" w:sz="0" w:space="0" w:color="auto"/>
        <w:bottom w:val="none" w:sz="0" w:space="0" w:color="auto"/>
        <w:right w:val="none" w:sz="0" w:space="0" w:color="auto"/>
      </w:divBdr>
    </w:div>
    <w:div w:id="434596741">
      <w:marLeft w:val="640"/>
      <w:marRight w:val="0"/>
      <w:marTop w:val="0"/>
      <w:marBottom w:val="0"/>
      <w:divBdr>
        <w:top w:val="none" w:sz="0" w:space="0" w:color="auto"/>
        <w:left w:val="none" w:sz="0" w:space="0" w:color="auto"/>
        <w:bottom w:val="none" w:sz="0" w:space="0" w:color="auto"/>
        <w:right w:val="none" w:sz="0" w:space="0" w:color="auto"/>
      </w:divBdr>
    </w:div>
    <w:div w:id="434635731">
      <w:marLeft w:val="640"/>
      <w:marRight w:val="0"/>
      <w:marTop w:val="0"/>
      <w:marBottom w:val="0"/>
      <w:divBdr>
        <w:top w:val="none" w:sz="0" w:space="0" w:color="auto"/>
        <w:left w:val="none" w:sz="0" w:space="0" w:color="auto"/>
        <w:bottom w:val="none" w:sz="0" w:space="0" w:color="auto"/>
        <w:right w:val="none" w:sz="0" w:space="0" w:color="auto"/>
      </w:divBdr>
    </w:div>
    <w:div w:id="434785055">
      <w:marLeft w:val="640"/>
      <w:marRight w:val="0"/>
      <w:marTop w:val="0"/>
      <w:marBottom w:val="0"/>
      <w:divBdr>
        <w:top w:val="none" w:sz="0" w:space="0" w:color="auto"/>
        <w:left w:val="none" w:sz="0" w:space="0" w:color="auto"/>
        <w:bottom w:val="none" w:sz="0" w:space="0" w:color="auto"/>
        <w:right w:val="none" w:sz="0" w:space="0" w:color="auto"/>
      </w:divBdr>
    </w:div>
    <w:div w:id="434902924">
      <w:marLeft w:val="640"/>
      <w:marRight w:val="0"/>
      <w:marTop w:val="0"/>
      <w:marBottom w:val="0"/>
      <w:divBdr>
        <w:top w:val="none" w:sz="0" w:space="0" w:color="auto"/>
        <w:left w:val="none" w:sz="0" w:space="0" w:color="auto"/>
        <w:bottom w:val="none" w:sz="0" w:space="0" w:color="auto"/>
        <w:right w:val="none" w:sz="0" w:space="0" w:color="auto"/>
      </w:divBdr>
    </w:div>
    <w:div w:id="434982476">
      <w:marLeft w:val="640"/>
      <w:marRight w:val="0"/>
      <w:marTop w:val="0"/>
      <w:marBottom w:val="0"/>
      <w:divBdr>
        <w:top w:val="none" w:sz="0" w:space="0" w:color="auto"/>
        <w:left w:val="none" w:sz="0" w:space="0" w:color="auto"/>
        <w:bottom w:val="none" w:sz="0" w:space="0" w:color="auto"/>
        <w:right w:val="none" w:sz="0" w:space="0" w:color="auto"/>
      </w:divBdr>
    </w:div>
    <w:div w:id="435057588">
      <w:marLeft w:val="640"/>
      <w:marRight w:val="0"/>
      <w:marTop w:val="0"/>
      <w:marBottom w:val="0"/>
      <w:divBdr>
        <w:top w:val="none" w:sz="0" w:space="0" w:color="auto"/>
        <w:left w:val="none" w:sz="0" w:space="0" w:color="auto"/>
        <w:bottom w:val="none" w:sz="0" w:space="0" w:color="auto"/>
        <w:right w:val="none" w:sz="0" w:space="0" w:color="auto"/>
      </w:divBdr>
    </w:div>
    <w:div w:id="435059866">
      <w:marLeft w:val="640"/>
      <w:marRight w:val="0"/>
      <w:marTop w:val="0"/>
      <w:marBottom w:val="0"/>
      <w:divBdr>
        <w:top w:val="none" w:sz="0" w:space="0" w:color="auto"/>
        <w:left w:val="none" w:sz="0" w:space="0" w:color="auto"/>
        <w:bottom w:val="none" w:sz="0" w:space="0" w:color="auto"/>
        <w:right w:val="none" w:sz="0" w:space="0" w:color="auto"/>
      </w:divBdr>
    </w:div>
    <w:div w:id="435102620">
      <w:marLeft w:val="640"/>
      <w:marRight w:val="0"/>
      <w:marTop w:val="0"/>
      <w:marBottom w:val="0"/>
      <w:divBdr>
        <w:top w:val="none" w:sz="0" w:space="0" w:color="auto"/>
        <w:left w:val="none" w:sz="0" w:space="0" w:color="auto"/>
        <w:bottom w:val="none" w:sz="0" w:space="0" w:color="auto"/>
        <w:right w:val="none" w:sz="0" w:space="0" w:color="auto"/>
      </w:divBdr>
    </w:div>
    <w:div w:id="435248095">
      <w:marLeft w:val="640"/>
      <w:marRight w:val="0"/>
      <w:marTop w:val="0"/>
      <w:marBottom w:val="0"/>
      <w:divBdr>
        <w:top w:val="none" w:sz="0" w:space="0" w:color="auto"/>
        <w:left w:val="none" w:sz="0" w:space="0" w:color="auto"/>
        <w:bottom w:val="none" w:sz="0" w:space="0" w:color="auto"/>
        <w:right w:val="none" w:sz="0" w:space="0" w:color="auto"/>
      </w:divBdr>
    </w:div>
    <w:div w:id="435322348">
      <w:marLeft w:val="640"/>
      <w:marRight w:val="0"/>
      <w:marTop w:val="0"/>
      <w:marBottom w:val="0"/>
      <w:divBdr>
        <w:top w:val="none" w:sz="0" w:space="0" w:color="auto"/>
        <w:left w:val="none" w:sz="0" w:space="0" w:color="auto"/>
        <w:bottom w:val="none" w:sz="0" w:space="0" w:color="auto"/>
        <w:right w:val="none" w:sz="0" w:space="0" w:color="auto"/>
      </w:divBdr>
    </w:div>
    <w:div w:id="435442551">
      <w:marLeft w:val="640"/>
      <w:marRight w:val="0"/>
      <w:marTop w:val="0"/>
      <w:marBottom w:val="0"/>
      <w:divBdr>
        <w:top w:val="none" w:sz="0" w:space="0" w:color="auto"/>
        <w:left w:val="none" w:sz="0" w:space="0" w:color="auto"/>
        <w:bottom w:val="none" w:sz="0" w:space="0" w:color="auto"/>
        <w:right w:val="none" w:sz="0" w:space="0" w:color="auto"/>
      </w:divBdr>
    </w:div>
    <w:div w:id="435443830">
      <w:marLeft w:val="640"/>
      <w:marRight w:val="0"/>
      <w:marTop w:val="0"/>
      <w:marBottom w:val="0"/>
      <w:divBdr>
        <w:top w:val="none" w:sz="0" w:space="0" w:color="auto"/>
        <w:left w:val="none" w:sz="0" w:space="0" w:color="auto"/>
        <w:bottom w:val="none" w:sz="0" w:space="0" w:color="auto"/>
        <w:right w:val="none" w:sz="0" w:space="0" w:color="auto"/>
      </w:divBdr>
    </w:div>
    <w:div w:id="435638667">
      <w:marLeft w:val="640"/>
      <w:marRight w:val="0"/>
      <w:marTop w:val="0"/>
      <w:marBottom w:val="0"/>
      <w:divBdr>
        <w:top w:val="none" w:sz="0" w:space="0" w:color="auto"/>
        <w:left w:val="none" w:sz="0" w:space="0" w:color="auto"/>
        <w:bottom w:val="none" w:sz="0" w:space="0" w:color="auto"/>
        <w:right w:val="none" w:sz="0" w:space="0" w:color="auto"/>
      </w:divBdr>
    </w:div>
    <w:div w:id="435714431">
      <w:marLeft w:val="640"/>
      <w:marRight w:val="0"/>
      <w:marTop w:val="0"/>
      <w:marBottom w:val="0"/>
      <w:divBdr>
        <w:top w:val="none" w:sz="0" w:space="0" w:color="auto"/>
        <w:left w:val="none" w:sz="0" w:space="0" w:color="auto"/>
        <w:bottom w:val="none" w:sz="0" w:space="0" w:color="auto"/>
        <w:right w:val="none" w:sz="0" w:space="0" w:color="auto"/>
      </w:divBdr>
    </w:div>
    <w:div w:id="435752954">
      <w:marLeft w:val="640"/>
      <w:marRight w:val="0"/>
      <w:marTop w:val="0"/>
      <w:marBottom w:val="0"/>
      <w:divBdr>
        <w:top w:val="none" w:sz="0" w:space="0" w:color="auto"/>
        <w:left w:val="none" w:sz="0" w:space="0" w:color="auto"/>
        <w:bottom w:val="none" w:sz="0" w:space="0" w:color="auto"/>
        <w:right w:val="none" w:sz="0" w:space="0" w:color="auto"/>
      </w:divBdr>
    </w:div>
    <w:div w:id="435760152">
      <w:marLeft w:val="640"/>
      <w:marRight w:val="0"/>
      <w:marTop w:val="0"/>
      <w:marBottom w:val="0"/>
      <w:divBdr>
        <w:top w:val="none" w:sz="0" w:space="0" w:color="auto"/>
        <w:left w:val="none" w:sz="0" w:space="0" w:color="auto"/>
        <w:bottom w:val="none" w:sz="0" w:space="0" w:color="auto"/>
        <w:right w:val="none" w:sz="0" w:space="0" w:color="auto"/>
      </w:divBdr>
    </w:div>
    <w:div w:id="435833701">
      <w:marLeft w:val="640"/>
      <w:marRight w:val="0"/>
      <w:marTop w:val="0"/>
      <w:marBottom w:val="0"/>
      <w:divBdr>
        <w:top w:val="none" w:sz="0" w:space="0" w:color="auto"/>
        <w:left w:val="none" w:sz="0" w:space="0" w:color="auto"/>
        <w:bottom w:val="none" w:sz="0" w:space="0" w:color="auto"/>
        <w:right w:val="none" w:sz="0" w:space="0" w:color="auto"/>
      </w:divBdr>
    </w:div>
    <w:div w:id="435948661">
      <w:marLeft w:val="640"/>
      <w:marRight w:val="0"/>
      <w:marTop w:val="0"/>
      <w:marBottom w:val="0"/>
      <w:divBdr>
        <w:top w:val="none" w:sz="0" w:space="0" w:color="auto"/>
        <w:left w:val="none" w:sz="0" w:space="0" w:color="auto"/>
        <w:bottom w:val="none" w:sz="0" w:space="0" w:color="auto"/>
        <w:right w:val="none" w:sz="0" w:space="0" w:color="auto"/>
      </w:divBdr>
    </w:div>
    <w:div w:id="436021242">
      <w:marLeft w:val="640"/>
      <w:marRight w:val="0"/>
      <w:marTop w:val="0"/>
      <w:marBottom w:val="0"/>
      <w:divBdr>
        <w:top w:val="none" w:sz="0" w:space="0" w:color="auto"/>
        <w:left w:val="none" w:sz="0" w:space="0" w:color="auto"/>
        <w:bottom w:val="none" w:sz="0" w:space="0" w:color="auto"/>
        <w:right w:val="none" w:sz="0" w:space="0" w:color="auto"/>
      </w:divBdr>
    </w:div>
    <w:div w:id="436099501">
      <w:marLeft w:val="640"/>
      <w:marRight w:val="0"/>
      <w:marTop w:val="0"/>
      <w:marBottom w:val="0"/>
      <w:divBdr>
        <w:top w:val="none" w:sz="0" w:space="0" w:color="auto"/>
        <w:left w:val="none" w:sz="0" w:space="0" w:color="auto"/>
        <w:bottom w:val="none" w:sz="0" w:space="0" w:color="auto"/>
        <w:right w:val="none" w:sz="0" w:space="0" w:color="auto"/>
      </w:divBdr>
    </w:div>
    <w:div w:id="436218310">
      <w:marLeft w:val="640"/>
      <w:marRight w:val="0"/>
      <w:marTop w:val="0"/>
      <w:marBottom w:val="0"/>
      <w:divBdr>
        <w:top w:val="none" w:sz="0" w:space="0" w:color="auto"/>
        <w:left w:val="none" w:sz="0" w:space="0" w:color="auto"/>
        <w:bottom w:val="none" w:sz="0" w:space="0" w:color="auto"/>
        <w:right w:val="none" w:sz="0" w:space="0" w:color="auto"/>
      </w:divBdr>
    </w:div>
    <w:div w:id="436220173">
      <w:marLeft w:val="640"/>
      <w:marRight w:val="0"/>
      <w:marTop w:val="0"/>
      <w:marBottom w:val="0"/>
      <w:divBdr>
        <w:top w:val="none" w:sz="0" w:space="0" w:color="auto"/>
        <w:left w:val="none" w:sz="0" w:space="0" w:color="auto"/>
        <w:bottom w:val="none" w:sz="0" w:space="0" w:color="auto"/>
        <w:right w:val="none" w:sz="0" w:space="0" w:color="auto"/>
      </w:divBdr>
    </w:div>
    <w:div w:id="436221840">
      <w:marLeft w:val="640"/>
      <w:marRight w:val="0"/>
      <w:marTop w:val="0"/>
      <w:marBottom w:val="0"/>
      <w:divBdr>
        <w:top w:val="none" w:sz="0" w:space="0" w:color="auto"/>
        <w:left w:val="none" w:sz="0" w:space="0" w:color="auto"/>
        <w:bottom w:val="none" w:sz="0" w:space="0" w:color="auto"/>
        <w:right w:val="none" w:sz="0" w:space="0" w:color="auto"/>
      </w:divBdr>
    </w:div>
    <w:div w:id="436290862">
      <w:marLeft w:val="640"/>
      <w:marRight w:val="0"/>
      <w:marTop w:val="0"/>
      <w:marBottom w:val="0"/>
      <w:divBdr>
        <w:top w:val="none" w:sz="0" w:space="0" w:color="auto"/>
        <w:left w:val="none" w:sz="0" w:space="0" w:color="auto"/>
        <w:bottom w:val="none" w:sz="0" w:space="0" w:color="auto"/>
        <w:right w:val="none" w:sz="0" w:space="0" w:color="auto"/>
      </w:divBdr>
    </w:div>
    <w:div w:id="436296908">
      <w:marLeft w:val="640"/>
      <w:marRight w:val="0"/>
      <w:marTop w:val="0"/>
      <w:marBottom w:val="0"/>
      <w:divBdr>
        <w:top w:val="none" w:sz="0" w:space="0" w:color="auto"/>
        <w:left w:val="none" w:sz="0" w:space="0" w:color="auto"/>
        <w:bottom w:val="none" w:sz="0" w:space="0" w:color="auto"/>
        <w:right w:val="none" w:sz="0" w:space="0" w:color="auto"/>
      </w:divBdr>
    </w:div>
    <w:div w:id="436366091">
      <w:marLeft w:val="640"/>
      <w:marRight w:val="0"/>
      <w:marTop w:val="0"/>
      <w:marBottom w:val="0"/>
      <w:divBdr>
        <w:top w:val="none" w:sz="0" w:space="0" w:color="auto"/>
        <w:left w:val="none" w:sz="0" w:space="0" w:color="auto"/>
        <w:bottom w:val="none" w:sz="0" w:space="0" w:color="auto"/>
        <w:right w:val="none" w:sz="0" w:space="0" w:color="auto"/>
      </w:divBdr>
    </w:div>
    <w:div w:id="436369831">
      <w:bodyDiv w:val="1"/>
      <w:marLeft w:val="0"/>
      <w:marRight w:val="0"/>
      <w:marTop w:val="0"/>
      <w:marBottom w:val="0"/>
      <w:divBdr>
        <w:top w:val="none" w:sz="0" w:space="0" w:color="auto"/>
        <w:left w:val="none" w:sz="0" w:space="0" w:color="auto"/>
        <w:bottom w:val="none" w:sz="0" w:space="0" w:color="auto"/>
        <w:right w:val="none" w:sz="0" w:space="0" w:color="auto"/>
      </w:divBdr>
    </w:div>
    <w:div w:id="436410676">
      <w:marLeft w:val="640"/>
      <w:marRight w:val="0"/>
      <w:marTop w:val="0"/>
      <w:marBottom w:val="0"/>
      <w:divBdr>
        <w:top w:val="none" w:sz="0" w:space="0" w:color="auto"/>
        <w:left w:val="none" w:sz="0" w:space="0" w:color="auto"/>
        <w:bottom w:val="none" w:sz="0" w:space="0" w:color="auto"/>
        <w:right w:val="none" w:sz="0" w:space="0" w:color="auto"/>
      </w:divBdr>
    </w:div>
    <w:div w:id="436412666">
      <w:marLeft w:val="640"/>
      <w:marRight w:val="0"/>
      <w:marTop w:val="0"/>
      <w:marBottom w:val="0"/>
      <w:divBdr>
        <w:top w:val="none" w:sz="0" w:space="0" w:color="auto"/>
        <w:left w:val="none" w:sz="0" w:space="0" w:color="auto"/>
        <w:bottom w:val="none" w:sz="0" w:space="0" w:color="auto"/>
        <w:right w:val="none" w:sz="0" w:space="0" w:color="auto"/>
      </w:divBdr>
    </w:div>
    <w:div w:id="436602243">
      <w:marLeft w:val="640"/>
      <w:marRight w:val="0"/>
      <w:marTop w:val="0"/>
      <w:marBottom w:val="0"/>
      <w:divBdr>
        <w:top w:val="none" w:sz="0" w:space="0" w:color="auto"/>
        <w:left w:val="none" w:sz="0" w:space="0" w:color="auto"/>
        <w:bottom w:val="none" w:sz="0" w:space="0" w:color="auto"/>
        <w:right w:val="none" w:sz="0" w:space="0" w:color="auto"/>
      </w:divBdr>
    </w:div>
    <w:div w:id="436604466">
      <w:marLeft w:val="640"/>
      <w:marRight w:val="0"/>
      <w:marTop w:val="0"/>
      <w:marBottom w:val="0"/>
      <w:divBdr>
        <w:top w:val="none" w:sz="0" w:space="0" w:color="auto"/>
        <w:left w:val="none" w:sz="0" w:space="0" w:color="auto"/>
        <w:bottom w:val="none" w:sz="0" w:space="0" w:color="auto"/>
        <w:right w:val="none" w:sz="0" w:space="0" w:color="auto"/>
      </w:divBdr>
    </w:div>
    <w:div w:id="436608923">
      <w:marLeft w:val="640"/>
      <w:marRight w:val="0"/>
      <w:marTop w:val="0"/>
      <w:marBottom w:val="0"/>
      <w:divBdr>
        <w:top w:val="none" w:sz="0" w:space="0" w:color="auto"/>
        <w:left w:val="none" w:sz="0" w:space="0" w:color="auto"/>
        <w:bottom w:val="none" w:sz="0" w:space="0" w:color="auto"/>
        <w:right w:val="none" w:sz="0" w:space="0" w:color="auto"/>
      </w:divBdr>
    </w:div>
    <w:div w:id="436677440">
      <w:marLeft w:val="640"/>
      <w:marRight w:val="0"/>
      <w:marTop w:val="0"/>
      <w:marBottom w:val="0"/>
      <w:divBdr>
        <w:top w:val="none" w:sz="0" w:space="0" w:color="auto"/>
        <w:left w:val="none" w:sz="0" w:space="0" w:color="auto"/>
        <w:bottom w:val="none" w:sz="0" w:space="0" w:color="auto"/>
        <w:right w:val="none" w:sz="0" w:space="0" w:color="auto"/>
      </w:divBdr>
    </w:div>
    <w:div w:id="436754945">
      <w:marLeft w:val="640"/>
      <w:marRight w:val="0"/>
      <w:marTop w:val="0"/>
      <w:marBottom w:val="0"/>
      <w:divBdr>
        <w:top w:val="none" w:sz="0" w:space="0" w:color="auto"/>
        <w:left w:val="none" w:sz="0" w:space="0" w:color="auto"/>
        <w:bottom w:val="none" w:sz="0" w:space="0" w:color="auto"/>
        <w:right w:val="none" w:sz="0" w:space="0" w:color="auto"/>
      </w:divBdr>
    </w:div>
    <w:div w:id="436755830">
      <w:marLeft w:val="640"/>
      <w:marRight w:val="0"/>
      <w:marTop w:val="0"/>
      <w:marBottom w:val="0"/>
      <w:divBdr>
        <w:top w:val="none" w:sz="0" w:space="0" w:color="auto"/>
        <w:left w:val="none" w:sz="0" w:space="0" w:color="auto"/>
        <w:bottom w:val="none" w:sz="0" w:space="0" w:color="auto"/>
        <w:right w:val="none" w:sz="0" w:space="0" w:color="auto"/>
      </w:divBdr>
    </w:div>
    <w:div w:id="436799804">
      <w:marLeft w:val="640"/>
      <w:marRight w:val="0"/>
      <w:marTop w:val="0"/>
      <w:marBottom w:val="0"/>
      <w:divBdr>
        <w:top w:val="none" w:sz="0" w:space="0" w:color="auto"/>
        <w:left w:val="none" w:sz="0" w:space="0" w:color="auto"/>
        <w:bottom w:val="none" w:sz="0" w:space="0" w:color="auto"/>
        <w:right w:val="none" w:sz="0" w:space="0" w:color="auto"/>
      </w:divBdr>
    </w:div>
    <w:div w:id="436828892">
      <w:marLeft w:val="640"/>
      <w:marRight w:val="0"/>
      <w:marTop w:val="0"/>
      <w:marBottom w:val="0"/>
      <w:divBdr>
        <w:top w:val="none" w:sz="0" w:space="0" w:color="auto"/>
        <w:left w:val="none" w:sz="0" w:space="0" w:color="auto"/>
        <w:bottom w:val="none" w:sz="0" w:space="0" w:color="auto"/>
        <w:right w:val="none" w:sz="0" w:space="0" w:color="auto"/>
      </w:divBdr>
    </w:div>
    <w:div w:id="436944188">
      <w:marLeft w:val="640"/>
      <w:marRight w:val="0"/>
      <w:marTop w:val="0"/>
      <w:marBottom w:val="0"/>
      <w:divBdr>
        <w:top w:val="none" w:sz="0" w:space="0" w:color="auto"/>
        <w:left w:val="none" w:sz="0" w:space="0" w:color="auto"/>
        <w:bottom w:val="none" w:sz="0" w:space="0" w:color="auto"/>
        <w:right w:val="none" w:sz="0" w:space="0" w:color="auto"/>
      </w:divBdr>
    </w:div>
    <w:div w:id="437261441">
      <w:marLeft w:val="640"/>
      <w:marRight w:val="0"/>
      <w:marTop w:val="0"/>
      <w:marBottom w:val="0"/>
      <w:divBdr>
        <w:top w:val="none" w:sz="0" w:space="0" w:color="auto"/>
        <w:left w:val="none" w:sz="0" w:space="0" w:color="auto"/>
        <w:bottom w:val="none" w:sz="0" w:space="0" w:color="auto"/>
        <w:right w:val="none" w:sz="0" w:space="0" w:color="auto"/>
      </w:divBdr>
    </w:div>
    <w:div w:id="437410200">
      <w:marLeft w:val="640"/>
      <w:marRight w:val="0"/>
      <w:marTop w:val="0"/>
      <w:marBottom w:val="0"/>
      <w:divBdr>
        <w:top w:val="none" w:sz="0" w:space="0" w:color="auto"/>
        <w:left w:val="none" w:sz="0" w:space="0" w:color="auto"/>
        <w:bottom w:val="none" w:sz="0" w:space="0" w:color="auto"/>
        <w:right w:val="none" w:sz="0" w:space="0" w:color="auto"/>
      </w:divBdr>
    </w:div>
    <w:div w:id="437530053">
      <w:marLeft w:val="640"/>
      <w:marRight w:val="0"/>
      <w:marTop w:val="0"/>
      <w:marBottom w:val="0"/>
      <w:divBdr>
        <w:top w:val="none" w:sz="0" w:space="0" w:color="auto"/>
        <w:left w:val="none" w:sz="0" w:space="0" w:color="auto"/>
        <w:bottom w:val="none" w:sz="0" w:space="0" w:color="auto"/>
        <w:right w:val="none" w:sz="0" w:space="0" w:color="auto"/>
      </w:divBdr>
    </w:div>
    <w:div w:id="437680198">
      <w:marLeft w:val="640"/>
      <w:marRight w:val="0"/>
      <w:marTop w:val="0"/>
      <w:marBottom w:val="0"/>
      <w:divBdr>
        <w:top w:val="none" w:sz="0" w:space="0" w:color="auto"/>
        <w:left w:val="none" w:sz="0" w:space="0" w:color="auto"/>
        <w:bottom w:val="none" w:sz="0" w:space="0" w:color="auto"/>
        <w:right w:val="none" w:sz="0" w:space="0" w:color="auto"/>
      </w:divBdr>
    </w:div>
    <w:div w:id="437720353">
      <w:marLeft w:val="640"/>
      <w:marRight w:val="0"/>
      <w:marTop w:val="0"/>
      <w:marBottom w:val="0"/>
      <w:divBdr>
        <w:top w:val="none" w:sz="0" w:space="0" w:color="auto"/>
        <w:left w:val="none" w:sz="0" w:space="0" w:color="auto"/>
        <w:bottom w:val="none" w:sz="0" w:space="0" w:color="auto"/>
        <w:right w:val="none" w:sz="0" w:space="0" w:color="auto"/>
      </w:divBdr>
    </w:div>
    <w:div w:id="437721009">
      <w:marLeft w:val="640"/>
      <w:marRight w:val="0"/>
      <w:marTop w:val="0"/>
      <w:marBottom w:val="0"/>
      <w:divBdr>
        <w:top w:val="none" w:sz="0" w:space="0" w:color="auto"/>
        <w:left w:val="none" w:sz="0" w:space="0" w:color="auto"/>
        <w:bottom w:val="none" w:sz="0" w:space="0" w:color="auto"/>
        <w:right w:val="none" w:sz="0" w:space="0" w:color="auto"/>
      </w:divBdr>
    </w:div>
    <w:div w:id="437800381">
      <w:marLeft w:val="640"/>
      <w:marRight w:val="0"/>
      <w:marTop w:val="0"/>
      <w:marBottom w:val="0"/>
      <w:divBdr>
        <w:top w:val="none" w:sz="0" w:space="0" w:color="auto"/>
        <w:left w:val="none" w:sz="0" w:space="0" w:color="auto"/>
        <w:bottom w:val="none" w:sz="0" w:space="0" w:color="auto"/>
        <w:right w:val="none" w:sz="0" w:space="0" w:color="auto"/>
      </w:divBdr>
    </w:div>
    <w:div w:id="437913060">
      <w:marLeft w:val="640"/>
      <w:marRight w:val="0"/>
      <w:marTop w:val="0"/>
      <w:marBottom w:val="0"/>
      <w:divBdr>
        <w:top w:val="none" w:sz="0" w:space="0" w:color="auto"/>
        <w:left w:val="none" w:sz="0" w:space="0" w:color="auto"/>
        <w:bottom w:val="none" w:sz="0" w:space="0" w:color="auto"/>
        <w:right w:val="none" w:sz="0" w:space="0" w:color="auto"/>
      </w:divBdr>
    </w:div>
    <w:div w:id="438186371">
      <w:marLeft w:val="640"/>
      <w:marRight w:val="0"/>
      <w:marTop w:val="0"/>
      <w:marBottom w:val="0"/>
      <w:divBdr>
        <w:top w:val="none" w:sz="0" w:space="0" w:color="auto"/>
        <w:left w:val="none" w:sz="0" w:space="0" w:color="auto"/>
        <w:bottom w:val="none" w:sz="0" w:space="0" w:color="auto"/>
        <w:right w:val="none" w:sz="0" w:space="0" w:color="auto"/>
      </w:divBdr>
    </w:div>
    <w:div w:id="438262570">
      <w:marLeft w:val="640"/>
      <w:marRight w:val="0"/>
      <w:marTop w:val="0"/>
      <w:marBottom w:val="0"/>
      <w:divBdr>
        <w:top w:val="none" w:sz="0" w:space="0" w:color="auto"/>
        <w:left w:val="none" w:sz="0" w:space="0" w:color="auto"/>
        <w:bottom w:val="none" w:sz="0" w:space="0" w:color="auto"/>
        <w:right w:val="none" w:sz="0" w:space="0" w:color="auto"/>
      </w:divBdr>
    </w:div>
    <w:div w:id="438332263">
      <w:marLeft w:val="640"/>
      <w:marRight w:val="0"/>
      <w:marTop w:val="0"/>
      <w:marBottom w:val="0"/>
      <w:divBdr>
        <w:top w:val="none" w:sz="0" w:space="0" w:color="auto"/>
        <w:left w:val="none" w:sz="0" w:space="0" w:color="auto"/>
        <w:bottom w:val="none" w:sz="0" w:space="0" w:color="auto"/>
        <w:right w:val="none" w:sz="0" w:space="0" w:color="auto"/>
      </w:divBdr>
    </w:div>
    <w:div w:id="438452178">
      <w:marLeft w:val="640"/>
      <w:marRight w:val="0"/>
      <w:marTop w:val="0"/>
      <w:marBottom w:val="0"/>
      <w:divBdr>
        <w:top w:val="none" w:sz="0" w:space="0" w:color="auto"/>
        <w:left w:val="none" w:sz="0" w:space="0" w:color="auto"/>
        <w:bottom w:val="none" w:sz="0" w:space="0" w:color="auto"/>
        <w:right w:val="none" w:sz="0" w:space="0" w:color="auto"/>
      </w:divBdr>
    </w:div>
    <w:div w:id="438643182">
      <w:marLeft w:val="640"/>
      <w:marRight w:val="0"/>
      <w:marTop w:val="0"/>
      <w:marBottom w:val="0"/>
      <w:divBdr>
        <w:top w:val="none" w:sz="0" w:space="0" w:color="auto"/>
        <w:left w:val="none" w:sz="0" w:space="0" w:color="auto"/>
        <w:bottom w:val="none" w:sz="0" w:space="0" w:color="auto"/>
        <w:right w:val="none" w:sz="0" w:space="0" w:color="auto"/>
      </w:divBdr>
    </w:div>
    <w:div w:id="438644575">
      <w:marLeft w:val="640"/>
      <w:marRight w:val="0"/>
      <w:marTop w:val="0"/>
      <w:marBottom w:val="0"/>
      <w:divBdr>
        <w:top w:val="none" w:sz="0" w:space="0" w:color="auto"/>
        <w:left w:val="none" w:sz="0" w:space="0" w:color="auto"/>
        <w:bottom w:val="none" w:sz="0" w:space="0" w:color="auto"/>
        <w:right w:val="none" w:sz="0" w:space="0" w:color="auto"/>
      </w:divBdr>
    </w:div>
    <w:div w:id="438645766">
      <w:marLeft w:val="640"/>
      <w:marRight w:val="0"/>
      <w:marTop w:val="0"/>
      <w:marBottom w:val="0"/>
      <w:divBdr>
        <w:top w:val="none" w:sz="0" w:space="0" w:color="auto"/>
        <w:left w:val="none" w:sz="0" w:space="0" w:color="auto"/>
        <w:bottom w:val="none" w:sz="0" w:space="0" w:color="auto"/>
        <w:right w:val="none" w:sz="0" w:space="0" w:color="auto"/>
      </w:divBdr>
    </w:div>
    <w:div w:id="438649834">
      <w:marLeft w:val="480"/>
      <w:marRight w:val="0"/>
      <w:marTop w:val="0"/>
      <w:marBottom w:val="0"/>
      <w:divBdr>
        <w:top w:val="none" w:sz="0" w:space="0" w:color="auto"/>
        <w:left w:val="none" w:sz="0" w:space="0" w:color="auto"/>
        <w:bottom w:val="none" w:sz="0" w:space="0" w:color="auto"/>
        <w:right w:val="none" w:sz="0" w:space="0" w:color="auto"/>
      </w:divBdr>
    </w:div>
    <w:div w:id="438768258">
      <w:marLeft w:val="640"/>
      <w:marRight w:val="0"/>
      <w:marTop w:val="0"/>
      <w:marBottom w:val="0"/>
      <w:divBdr>
        <w:top w:val="none" w:sz="0" w:space="0" w:color="auto"/>
        <w:left w:val="none" w:sz="0" w:space="0" w:color="auto"/>
        <w:bottom w:val="none" w:sz="0" w:space="0" w:color="auto"/>
        <w:right w:val="none" w:sz="0" w:space="0" w:color="auto"/>
      </w:divBdr>
    </w:div>
    <w:div w:id="438793362">
      <w:marLeft w:val="640"/>
      <w:marRight w:val="0"/>
      <w:marTop w:val="0"/>
      <w:marBottom w:val="0"/>
      <w:divBdr>
        <w:top w:val="none" w:sz="0" w:space="0" w:color="auto"/>
        <w:left w:val="none" w:sz="0" w:space="0" w:color="auto"/>
        <w:bottom w:val="none" w:sz="0" w:space="0" w:color="auto"/>
        <w:right w:val="none" w:sz="0" w:space="0" w:color="auto"/>
      </w:divBdr>
    </w:div>
    <w:div w:id="438837346">
      <w:marLeft w:val="640"/>
      <w:marRight w:val="0"/>
      <w:marTop w:val="0"/>
      <w:marBottom w:val="0"/>
      <w:divBdr>
        <w:top w:val="none" w:sz="0" w:space="0" w:color="auto"/>
        <w:left w:val="none" w:sz="0" w:space="0" w:color="auto"/>
        <w:bottom w:val="none" w:sz="0" w:space="0" w:color="auto"/>
        <w:right w:val="none" w:sz="0" w:space="0" w:color="auto"/>
      </w:divBdr>
    </w:div>
    <w:div w:id="438911746">
      <w:marLeft w:val="640"/>
      <w:marRight w:val="0"/>
      <w:marTop w:val="0"/>
      <w:marBottom w:val="0"/>
      <w:divBdr>
        <w:top w:val="none" w:sz="0" w:space="0" w:color="auto"/>
        <w:left w:val="none" w:sz="0" w:space="0" w:color="auto"/>
        <w:bottom w:val="none" w:sz="0" w:space="0" w:color="auto"/>
        <w:right w:val="none" w:sz="0" w:space="0" w:color="auto"/>
      </w:divBdr>
    </w:div>
    <w:div w:id="438913266">
      <w:marLeft w:val="640"/>
      <w:marRight w:val="0"/>
      <w:marTop w:val="0"/>
      <w:marBottom w:val="0"/>
      <w:divBdr>
        <w:top w:val="none" w:sz="0" w:space="0" w:color="auto"/>
        <w:left w:val="none" w:sz="0" w:space="0" w:color="auto"/>
        <w:bottom w:val="none" w:sz="0" w:space="0" w:color="auto"/>
        <w:right w:val="none" w:sz="0" w:space="0" w:color="auto"/>
      </w:divBdr>
    </w:div>
    <w:div w:id="438989175">
      <w:marLeft w:val="640"/>
      <w:marRight w:val="0"/>
      <w:marTop w:val="0"/>
      <w:marBottom w:val="0"/>
      <w:divBdr>
        <w:top w:val="none" w:sz="0" w:space="0" w:color="auto"/>
        <w:left w:val="none" w:sz="0" w:space="0" w:color="auto"/>
        <w:bottom w:val="none" w:sz="0" w:space="0" w:color="auto"/>
        <w:right w:val="none" w:sz="0" w:space="0" w:color="auto"/>
      </w:divBdr>
    </w:div>
    <w:div w:id="438990372">
      <w:marLeft w:val="640"/>
      <w:marRight w:val="0"/>
      <w:marTop w:val="0"/>
      <w:marBottom w:val="0"/>
      <w:divBdr>
        <w:top w:val="none" w:sz="0" w:space="0" w:color="auto"/>
        <w:left w:val="none" w:sz="0" w:space="0" w:color="auto"/>
        <w:bottom w:val="none" w:sz="0" w:space="0" w:color="auto"/>
        <w:right w:val="none" w:sz="0" w:space="0" w:color="auto"/>
      </w:divBdr>
    </w:div>
    <w:div w:id="439108073">
      <w:marLeft w:val="640"/>
      <w:marRight w:val="0"/>
      <w:marTop w:val="0"/>
      <w:marBottom w:val="0"/>
      <w:divBdr>
        <w:top w:val="none" w:sz="0" w:space="0" w:color="auto"/>
        <w:left w:val="none" w:sz="0" w:space="0" w:color="auto"/>
        <w:bottom w:val="none" w:sz="0" w:space="0" w:color="auto"/>
        <w:right w:val="none" w:sz="0" w:space="0" w:color="auto"/>
      </w:divBdr>
    </w:div>
    <w:div w:id="439108292">
      <w:marLeft w:val="640"/>
      <w:marRight w:val="0"/>
      <w:marTop w:val="0"/>
      <w:marBottom w:val="0"/>
      <w:divBdr>
        <w:top w:val="none" w:sz="0" w:space="0" w:color="auto"/>
        <w:left w:val="none" w:sz="0" w:space="0" w:color="auto"/>
        <w:bottom w:val="none" w:sz="0" w:space="0" w:color="auto"/>
        <w:right w:val="none" w:sz="0" w:space="0" w:color="auto"/>
      </w:divBdr>
    </w:div>
    <w:div w:id="439109509">
      <w:marLeft w:val="640"/>
      <w:marRight w:val="0"/>
      <w:marTop w:val="0"/>
      <w:marBottom w:val="0"/>
      <w:divBdr>
        <w:top w:val="none" w:sz="0" w:space="0" w:color="auto"/>
        <w:left w:val="none" w:sz="0" w:space="0" w:color="auto"/>
        <w:bottom w:val="none" w:sz="0" w:space="0" w:color="auto"/>
        <w:right w:val="none" w:sz="0" w:space="0" w:color="auto"/>
      </w:divBdr>
    </w:div>
    <w:div w:id="439223745">
      <w:marLeft w:val="640"/>
      <w:marRight w:val="0"/>
      <w:marTop w:val="0"/>
      <w:marBottom w:val="0"/>
      <w:divBdr>
        <w:top w:val="none" w:sz="0" w:space="0" w:color="auto"/>
        <w:left w:val="none" w:sz="0" w:space="0" w:color="auto"/>
        <w:bottom w:val="none" w:sz="0" w:space="0" w:color="auto"/>
        <w:right w:val="none" w:sz="0" w:space="0" w:color="auto"/>
      </w:divBdr>
    </w:div>
    <w:div w:id="439494164">
      <w:marLeft w:val="640"/>
      <w:marRight w:val="0"/>
      <w:marTop w:val="0"/>
      <w:marBottom w:val="0"/>
      <w:divBdr>
        <w:top w:val="none" w:sz="0" w:space="0" w:color="auto"/>
        <w:left w:val="none" w:sz="0" w:space="0" w:color="auto"/>
        <w:bottom w:val="none" w:sz="0" w:space="0" w:color="auto"/>
        <w:right w:val="none" w:sz="0" w:space="0" w:color="auto"/>
      </w:divBdr>
    </w:div>
    <w:div w:id="439571126">
      <w:marLeft w:val="640"/>
      <w:marRight w:val="0"/>
      <w:marTop w:val="0"/>
      <w:marBottom w:val="0"/>
      <w:divBdr>
        <w:top w:val="none" w:sz="0" w:space="0" w:color="auto"/>
        <w:left w:val="none" w:sz="0" w:space="0" w:color="auto"/>
        <w:bottom w:val="none" w:sz="0" w:space="0" w:color="auto"/>
        <w:right w:val="none" w:sz="0" w:space="0" w:color="auto"/>
      </w:divBdr>
    </w:div>
    <w:div w:id="439572057">
      <w:marLeft w:val="640"/>
      <w:marRight w:val="0"/>
      <w:marTop w:val="0"/>
      <w:marBottom w:val="0"/>
      <w:divBdr>
        <w:top w:val="none" w:sz="0" w:space="0" w:color="auto"/>
        <w:left w:val="none" w:sz="0" w:space="0" w:color="auto"/>
        <w:bottom w:val="none" w:sz="0" w:space="0" w:color="auto"/>
        <w:right w:val="none" w:sz="0" w:space="0" w:color="auto"/>
      </w:divBdr>
    </w:div>
    <w:div w:id="439640214">
      <w:marLeft w:val="640"/>
      <w:marRight w:val="0"/>
      <w:marTop w:val="0"/>
      <w:marBottom w:val="0"/>
      <w:divBdr>
        <w:top w:val="none" w:sz="0" w:space="0" w:color="auto"/>
        <w:left w:val="none" w:sz="0" w:space="0" w:color="auto"/>
        <w:bottom w:val="none" w:sz="0" w:space="0" w:color="auto"/>
        <w:right w:val="none" w:sz="0" w:space="0" w:color="auto"/>
      </w:divBdr>
    </w:div>
    <w:div w:id="439640297">
      <w:marLeft w:val="640"/>
      <w:marRight w:val="0"/>
      <w:marTop w:val="0"/>
      <w:marBottom w:val="0"/>
      <w:divBdr>
        <w:top w:val="none" w:sz="0" w:space="0" w:color="auto"/>
        <w:left w:val="none" w:sz="0" w:space="0" w:color="auto"/>
        <w:bottom w:val="none" w:sz="0" w:space="0" w:color="auto"/>
        <w:right w:val="none" w:sz="0" w:space="0" w:color="auto"/>
      </w:divBdr>
    </w:div>
    <w:div w:id="439642233">
      <w:marLeft w:val="640"/>
      <w:marRight w:val="0"/>
      <w:marTop w:val="0"/>
      <w:marBottom w:val="0"/>
      <w:divBdr>
        <w:top w:val="none" w:sz="0" w:space="0" w:color="auto"/>
        <w:left w:val="none" w:sz="0" w:space="0" w:color="auto"/>
        <w:bottom w:val="none" w:sz="0" w:space="0" w:color="auto"/>
        <w:right w:val="none" w:sz="0" w:space="0" w:color="auto"/>
      </w:divBdr>
    </w:div>
    <w:div w:id="439645452">
      <w:marLeft w:val="640"/>
      <w:marRight w:val="0"/>
      <w:marTop w:val="0"/>
      <w:marBottom w:val="0"/>
      <w:divBdr>
        <w:top w:val="none" w:sz="0" w:space="0" w:color="auto"/>
        <w:left w:val="none" w:sz="0" w:space="0" w:color="auto"/>
        <w:bottom w:val="none" w:sz="0" w:space="0" w:color="auto"/>
        <w:right w:val="none" w:sz="0" w:space="0" w:color="auto"/>
      </w:divBdr>
    </w:div>
    <w:div w:id="439683737">
      <w:marLeft w:val="640"/>
      <w:marRight w:val="0"/>
      <w:marTop w:val="0"/>
      <w:marBottom w:val="0"/>
      <w:divBdr>
        <w:top w:val="none" w:sz="0" w:space="0" w:color="auto"/>
        <w:left w:val="none" w:sz="0" w:space="0" w:color="auto"/>
        <w:bottom w:val="none" w:sz="0" w:space="0" w:color="auto"/>
        <w:right w:val="none" w:sz="0" w:space="0" w:color="auto"/>
      </w:divBdr>
    </w:div>
    <w:div w:id="439691389">
      <w:marLeft w:val="640"/>
      <w:marRight w:val="0"/>
      <w:marTop w:val="0"/>
      <w:marBottom w:val="0"/>
      <w:divBdr>
        <w:top w:val="none" w:sz="0" w:space="0" w:color="auto"/>
        <w:left w:val="none" w:sz="0" w:space="0" w:color="auto"/>
        <w:bottom w:val="none" w:sz="0" w:space="0" w:color="auto"/>
        <w:right w:val="none" w:sz="0" w:space="0" w:color="auto"/>
      </w:divBdr>
    </w:div>
    <w:div w:id="439763832">
      <w:marLeft w:val="640"/>
      <w:marRight w:val="0"/>
      <w:marTop w:val="0"/>
      <w:marBottom w:val="0"/>
      <w:divBdr>
        <w:top w:val="none" w:sz="0" w:space="0" w:color="auto"/>
        <w:left w:val="none" w:sz="0" w:space="0" w:color="auto"/>
        <w:bottom w:val="none" w:sz="0" w:space="0" w:color="auto"/>
        <w:right w:val="none" w:sz="0" w:space="0" w:color="auto"/>
      </w:divBdr>
    </w:div>
    <w:div w:id="439840046">
      <w:marLeft w:val="640"/>
      <w:marRight w:val="0"/>
      <w:marTop w:val="0"/>
      <w:marBottom w:val="0"/>
      <w:divBdr>
        <w:top w:val="none" w:sz="0" w:space="0" w:color="auto"/>
        <w:left w:val="none" w:sz="0" w:space="0" w:color="auto"/>
        <w:bottom w:val="none" w:sz="0" w:space="0" w:color="auto"/>
        <w:right w:val="none" w:sz="0" w:space="0" w:color="auto"/>
      </w:divBdr>
    </w:div>
    <w:div w:id="439951307">
      <w:marLeft w:val="640"/>
      <w:marRight w:val="0"/>
      <w:marTop w:val="0"/>
      <w:marBottom w:val="0"/>
      <w:divBdr>
        <w:top w:val="none" w:sz="0" w:space="0" w:color="auto"/>
        <w:left w:val="none" w:sz="0" w:space="0" w:color="auto"/>
        <w:bottom w:val="none" w:sz="0" w:space="0" w:color="auto"/>
        <w:right w:val="none" w:sz="0" w:space="0" w:color="auto"/>
      </w:divBdr>
    </w:div>
    <w:div w:id="440033706">
      <w:marLeft w:val="640"/>
      <w:marRight w:val="0"/>
      <w:marTop w:val="0"/>
      <w:marBottom w:val="0"/>
      <w:divBdr>
        <w:top w:val="none" w:sz="0" w:space="0" w:color="auto"/>
        <w:left w:val="none" w:sz="0" w:space="0" w:color="auto"/>
        <w:bottom w:val="none" w:sz="0" w:space="0" w:color="auto"/>
        <w:right w:val="none" w:sz="0" w:space="0" w:color="auto"/>
      </w:divBdr>
    </w:div>
    <w:div w:id="440146375">
      <w:marLeft w:val="640"/>
      <w:marRight w:val="0"/>
      <w:marTop w:val="0"/>
      <w:marBottom w:val="0"/>
      <w:divBdr>
        <w:top w:val="none" w:sz="0" w:space="0" w:color="auto"/>
        <w:left w:val="none" w:sz="0" w:space="0" w:color="auto"/>
        <w:bottom w:val="none" w:sz="0" w:space="0" w:color="auto"/>
        <w:right w:val="none" w:sz="0" w:space="0" w:color="auto"/>
      </w:divBdr>
    </w:div>
    <w:div w:id="440297174">
      <w:marLeft w:val="640"/>
      <w:marRight w:val="0"/>
      <w:marTop w:val="0"/>
      <w:marBottom w:val="0"/>
      <w:divBdr>
        <w:top w:val="none" w:sz="0" w:space="0" w:color="auto"/>
        <w:left w:val="none" w:sz="0" w:space="0" w:color="auto"/>
        <w:bottom w:val="none" w:sz="0" w:space="0" w:color="auto"/>
        <w:right w:val="none" w:sz="0" w:space="0" w:color="auto"/>
      </w:divBdr>
    </w:div>
    <w:div w:id="440299105">
      <w:marLeft w:val="640"/>
      <w:marRight w:val="0"/>
      <w:marTop w:val="0"/>
      <w:marBottom w:val="0"/>
      <w:divBdr>
        <w:top w:val="none" w:sz="0" w:space="0" w:color="auto"/>
        <w:left w:val="none" w:sz="0" w:space="0" w:color="auto"/>
        <w:bottom w:val="none" w:sz="0" w:space="0" w:color="auto"/>
        <w:right w:val="none" w:sz="0" w:space="0" w:color="auto"/>
      </w:divBdr>
    </w:div>
    <w:div w:id="440301140">
      <w:marLeft w:val="640"/>
      <w:marRight w:val="0"/>
      <w:marTop w:val="0"/>
      <w:marBottom w:val="0"/>
      <w:divBdr>
        <w:top w:val="none" w:sz="0" w:space="0" w:color="auto"/>
        <w:left w:val="none" w:sz="0" w:space="0" w:color="auto"/>
        <w:bottom w:val="none" w:sz="0" w:space="0" w:color="auto"/>
        <w:right w:val="none" w:sz="0" w:space="0" w:color="auto"/>
      </w:divBdr>
    </w:div>
    <w:div w:id="440301939">
      <w:marLeft w:val="640"/>
      <w:marRight w:val="0"/>
      <w:marTop w:val="0"/>
      <w:marBottom w:val="0"/>
      <w:divBdr>
        <w:top w:val="none" w:sz="0" w:space="0" w:color="auto"/>
        <w:left w:val="none" w:sz="0" w:space="0" w:color="auto"/>
        <w:bottom w:val="none" w:sz="0" w:space="0" w:color="auto"/>
        <w:right w:val="none" w:sz="0" w:space="0" w:color="auto"/>
      </w:divBdr>
    </w:div>
    <w:div w:id="440343268">
      <w:marLeft w:val="640"/>
      <w:marRight w:val="0"/>
      <w:marTop w:val="0"/>
      <w:marBottom w:val="0"/>
      <w:divBdr>
        <w:top w:val="none" w:sz="0" w:space="0" w:color="auto"/>
        <w:left w:val="none" w:sz="0" w:space="0" w:color="auto"/>
        <w:bottom w:val="none" w:sz="0" w:space="0" w:color="auto"/>
        <w:right w:val="none" w:sz="0" w:space="0" w:color="auto"/>
      </w:divBdr>
    </w:div>
    <w:div w:id="440344402">
      <w:marLeft w:val="640"/>
      <w:marRight w:val="0"/>
      <w:marTop w:val="0"/>
      <w:marBottom w:val="0"/>
      <w:divBdr>
        <w:top w:val="none" w:sz="0" w:space="0" w:color="auto"/>
        <w:left w:val="none" w:sz="0" w:space="0" w:color="auto"/>
        <w:bottom w:val="none" w:sz="0" w:space="0" w:color="auto"/>
        <w:right w:val="none" w:sz="0" w:space="0" w:color="auto"/>
      </w:divBdr>
    </w:div>
    <w:div w:id="440492712">
      <w:marLeft w:val="640"/>
      <w:marRight w:val="0"/>
      <w:marTop w:val="0"/>
      <w:marBottom w:val="0"/>
      <w:divBdr>
        <w:top w:val="none" w:sz="0" w:space="0" w:color="auto"/>
        <w:left w:val="none" w:sz="0" w:space="0" w:color="auto"/>
        <w:bottom w:val="none" w:sz="0" w:space="0" w:color="auto"/>
        <w:right w:val="none" w:sz="0" w:space="0" w:color="auto"/>
      </w:divBdr>
    </w:div>
    <w:div w:id="440494203">
      <w:marLeft w:val="640"/>
      <w:marRight w:val="0"/>
      <w:marTop w:val="0"/>
      <w:marBottom w:val="0"/>
      <w:divBdr>
        <w:top w:val="none" w:sz="0" w:space="0" w:color="auto"/>
        <w:left w:val="none" w:sz="0" w:space="0" w:color="auto"/>
        <w:bottom w:val="none" w:sz="0" w:space="0" w:color="auto"/>
        <w:right w:val="none" w:sz="0" w:space="0" w:color="auto"/>
      </w:divBdr>
    </w:div>
    <w:div w:id="440494849">
      <w:marLeft w:val="640"/>
      <w:marRight w:val="0"/>
      <w:marTop w:val="0"/>
      <w:marBottom w:val="0"/>
      <w:divBdr>
        <w:top w:val="none" w:sz="0" w:space="0" w:color="auto"/>
        <w:left w:val="none" w:sz="0" w:space="0" w:color="auto"/>
        <w:bottom w:val="none" w:sz="0" w:space="0" w:color="auto"/>
        <w:right w:val="none" w:sz="0" w:space="0" w:color="auto"/>
      </w:divBdr>
    </w:div>
    <w:div w:id="440496734">
      <w:marLeft w:val="640"/>
      <w:marRight w:val="0"/>
      <w:marTop w:val="0"/>
      <w:marBottom w:val="0"/>
      <w:divBdr>
        <w:top w:val="none" w:sz="0" w:space="0" w:color="auto"/>
        <w:left w:val="none" w:sz="0" w:space="0" w:color="auto"/>
        <w:bottom w:val="none" w:sz="0" w:space="0" w:color="auto"/>
        <w:right w:val="none" w:sz="0" w:space="0" w:color="auto"/>
      </w:divBdr>
    </w:div>
    <w:div w:id="440535808">
      <w:marLeft w:val="640"/>
      <w:marRight w:val="0"/>
      <w:marTop w:val="0"/>
      <w:marBottom w:val="0"/>
      <w:divBdr>
        <w:top w:val="none" w:sz="0" w:space="0" w:color="auto"/>
        <w:left w:val="none" w:sz="0" w:space="0" w:color="auto"/>
        <w:bottom w:val="none" w:sz="0" w:space="0" w:color="auto"/>
        <w:right w:val="none" w:sz="0" w:space="0" w:color="auto"/>
      </w:divBdr>
    </w:div>
    <w:div w:id="440536317">
      <w:marLeft w:val="640"/>
      <w:marRight w:val="0"/>
      <w:marTop w:val="0"/>
      <w:marBottom w:val="0"/>
      <w:divBdr>
        <w:top w:val="none" w:sz="0" w:space="0" w:color="auto"/>
        <w:left w:val="none" w:sz="0" w:space="0" w:color="auto"/>
        <w:bottom w:val="none" w:sz="0" w:space="0" w:color="auto"/>
        <w:right w:val="none" w:sz="0" w:space="0" w:color="auto"/>
      </w:divBdr>
    </w:div>
    <w:div w:id="440564780">
      <w:marLeft w:val="640"/>
      <w:marRight w:val="0"/>
      <w:marTop w:val="0"/>
      <w:marBottom w:val="0"/>
      <w:divBdr>
        <w:top w:val="none" w:sz="0" w:space="0" w:color="auto"/>
        <w:left w:val="none" w:sz="0" w:space="0" w:color="auto"/>
        <w:bottom w:val="none" w:sz="0" w:space="0" w:color="auto"/>
        <w:right w:val="none" w:sz="0" w:space="0" w:color="auto"/>
      </w:divBdr>
    </w:div>
    <w:div w:id="440565699">
      <w:marLeft w:val="640"/>
      <w:marRight w:val="0"/>
      <w:marTop w:val="0"/>
      <w:marBottom w:val="0"/>
      <w:divBdr>
        <w:top w:val="none" w:sz="0" w:space="0" w:color="auto"/>
        <w:left w:val="none" w:sz="0" w:space="0" w:color="auto"/>
        <w:bottom w:val="none" w:sz="0" w:space="0" w:color="auto"/>
        <w:right w:val="none" w:sz="0" w:space="0" w:color="auto"/>
      </w:divBdr>
    </w:div>
    <w:div w:id="440731996">
      <w:marLeft w:val="640"/>
      <w:marRight w:val="0"/>
      <w:marTop w:val="0"/>
      <w:marBottom w:val="0"/>
      <w:divBdr>
        <w:top w:val="none" w:sz="0" w:space="0" w:color="auto"/>
        <w:left w:val="none" w:sz="0" w:space="0" w:color="auto"/>
        <w:bottom w:val="none" w:sz="0" w:space="0" w:color="auto"/>
        <w:right w:val="none" w:sz="0" w:space="0" w:color="auto"/>
      </w:divBdr>
    </w:div>
    <w:div w:id="440734094">
      <w:marLeft w:val="640"/>
      <w:marRight w:val="0"/>
      <w:marTop w:val="0"/>
      <w:marBottom w:val="0"/>
      <w:divBdr>
        <w:top w:val="none" w:sz="0" w:space="0" w:color="auto"/>
        <w:left w:val="none" w:sz="0" w:space="0" w:color="auto"/>
        <w:bottom w:val="none" w:sz="0" w:space="0" w:color="auto"/>
        <w:right w:val="none" w:sz="0" w:space="0" w:color="auto"/>
      </w:divBdr>
    </w:div>
    <w:div w:id="440759294">
      <w:marLeft w:val="640"/>
      <w:marRight w:val="0"/>
      <w:marTop w:val="0"/>
      <w:marBottom w:val="0"/>
      <w:divBdr>
        <w:top w:val="none" w:sz="0" w:space="0" w:color="auto"/>
        <w:left w:val="none" w:sz="0" w:space="0" w:color="auto"/>
        <w:bottom w:val="none" w:sz="0" w:space="0" w:color="auto"/>
        <w:right w:val="none" w:sz="0" w:space="0" w:color="auto"/>
      </w:divBdr>
    </w:div>
    <w:div w:id="440880971">
      <w:marLeft w:val="640"/>
      <w:marRight w:val="0"/>
      <w:marTop w:val="0"/>
      <w:marBottom w:val="0"/>
      <w:divBdr>
        <w:top w:val="none" w:sz="0" w:space="0" w:color="auto"/>
        <w:left w:val="none" w:sz="0" w:space="0" w:color="auto"/>
        <w:bottom w:val="none" w:sz="0" w:space="0" w:color="auto"/>
        <w:right w:val="none" w:sz="0" w:space="0" w:color="auto"/>
      </w:divBdr>
    </w:div>
    <w:div w:id="440997624">
      <w:marLeft w:val="640"/>
      <w:marRight w:val="0"/>
      <w:marTop w:val="0"/>
      <w:marBottom w:val="0"/>
      <w:divBdr>
        <w:top w:val="none" w:sz="0" w:space="0" w:color="auto"/>
        <w:left w:val="none" w:sz="0" w:space="0" w:color="auto"/>
        <w:bottom w:val="none" w:sz="0" w:space="0" w:color="auto"/>
        <w:right w:val="none" w:sz="0" w:space="0" w:color="auto"/>
      </w:divBdr>
    </w:div>
    <w:div w:id="441073290">
      <w:marLeft w:val="640"/>
      <w:marRight w:val="0"/>
      <w:marTop w:val="0"/>
      <w:marBottom w:val="0"/>
      <w:divBdr>
        <w:top w:val="none" w:sz="0" w:space="0" w:color="auto"/>
        <w:left w:val="none" w:sz="0" w:space="0" w:color="auto"/>
        <w:bottom w:val="none" w:sz="0" w:space="0" w:color="auto"/>
        <w:right w:val="none" w:sz="0" w:space="0" w:color="auto"/>
      </w:divBdr>
    </w:div>
    <w:div w:id="441076358">
      <w:marLeft w:val="640"/>
      <w:marRight w:val="0"/>
      <w:marTop w:val="0"/>
      <w:marBottom w:val="0"/>
      <w:divBdr>
        <w:top w:val="none" w:sz="0" w:space="0" w:color="auto"/>
        <w:left w:val="none" w:sz="0" w:space="0" w:color="auto"/>
        <w:bottom w:val="none" w:sz="0" w:space="0" w:color="auto"/>
        <w:right w:val="none" w:sz="0" w:space="0" w:color="auto"/>
      </w:divBdr>
    </w:div>
    <w:div w:id="441077774">
      <w:marLeft w:val="640"/>
      <w:marRight w:val="0"/>
      <w:marTop w:val="0"/>
      <w:marBottom w:val="0"/>
      <w:divBdr>
        <w:top w:val="none" w:sz="0" w:space="0" w:color="auto"/>
        <w:left w:val="none" w:sz="0" w:space="0" w:color="auto"/>
        <w:bottom w:val="none" w:sz="0" w:space="0" w:color="auto"/>
        <w:right w:val="none" w:sz="0" w:space="0" w:color="auto"/>
      </w:divBdr>
    </w:div>
    <w:div w:id="441152999">
      <w:marLeft w:val="640"/>
      <w:marRight w:val="0"/>
      <w:marTop w:val="0"/>
      <w:marBottom w:val="0"/>
      <w:divBdr>
        <w:top w:val="none" w:sz="0" w:space="0" w:color="auto"/>
        <w:left w:val="none" w:sz="0" w:space="0" w:color="auto"/>
        <w:bottom w:val="none" w:sz="0" w:space="0" w:color="auto"/>
        <w:right w:val="none" w:sz="0" w:space="0" w:color="auto"/>
      </w:divBdr>
    </w:div>
    <w:div w:id="441262596">
      <w:marLeft w:val="640"/>
      <w:marRight w:val="0"/>
      <w:marTop w:val="0"/>
      <w:marBottom w:val="0"/>
      <w:divBdr>
        <w:top w:val="none" w:sz="0" w:space="0" w:color="auto"/>
        <w:left w:val="none" w:sz="0" w:space="0" w:color="auto"/>
        <w:bottom w:val="none" w:sz="0" w:space="0" w:color="auto"/>
        <w:right w:val="none" w:sz="0" w:space="0" w:color="auto"/>
      </w:divBdr>
    </w:div>
    <w:div w:id="441270144">
      <w:marLeft w:val="640"/>
      <w:marRight w:val="0"/>
      <w:marTop w:val="0"/>
      <w:marBottom w:val="0"/>
      <w:divBdr>
        <w:top w:val="none" w:sz="0" w:space="0" w:color="auto"/>
        <w:left w:val="none" w:sz="0" w:space="0" w:color="auto"/>
        <w:bottom w:val="none" w:sz="0" w:space="0" w:color="auto"/>
        <w:right w:val="none" w:sz="0" w:space="0" w:color="auto"/>
      </w:divBdr>
    </w:div>
    <w:div w:id="441270438">
      <w:marLeft w:val="640"/>
      <w:marRight w:val="0"/>
      <w:marTop w:val="0"/>
      <w:marBottom w:val="0"/>
      <w:divBdr>
        <w:top w:val="none" w:sz="0" w:space="0" w:color="auto"/>
        <w:left w:val="none" w:sz="0" w:space="0" w:color="auto"/>
        <w:bottom w:val="none" w:sz="0" w:space="0" w:color="auto"/>
        <w:right w:val="none" w:sz="0" w:space="0" w:color="auto"/>
      </w:divBdr>
    </w:div>
    <w:div w:id="441346904">
      <w:marLeft w:val="640"/>
      <w:marRight w:val="0"/>
      <w:marTop w:val="0"/>
      <w:marBottom w:val="0"/>
      <w:divBdr>
        <w:top w:val="none" w:sz="0" w:space="0" w:color="auto"/>
        <w:left w:val="none" w:sz="0" w:space="0" w:color="auto"/>
        <w:bottom w:val="none" w:sz="0" w:space="0" w:color="auto"/>
        <w:right w:val="none" w:sz="0" w:space="0" w:color="auto"/>
      </w:divBdr>
    </w:div>
    <w:div w:id="441386265">
      <w:marLeft w:val="640"/>
      <w:marRight w:val="0"/>
      <w:marTop w:val="0"/>
      <w:marBottom w:val="0"/>
      <w:divBdr>
        <w:top w:val="none" w:sz="0" w:space="0" w:color="auto"/>
        <w:left w:val="none" w:sz="0" w:space="0" w:color="auto"/>
        <w:bottom w:val="none" w:sz="0" w:space="0" w:color="auto"/>
        <w:right w:val="none" w:sz="0" w:space="0" w:color="auto"/>
      </w:divBdr>
    </w:div>
    <w:div w:id="441386696">
      <w:marLeft w:val="640"/>
      <w:marRight w:val="0"/>
      <w:marTop w:val="0"/>
      <w:marBottom w:val="0"/>
      <w:divBdr>
        <w:top w:val="none" w:sz="0" w:space="0" w:color="auto"/>
        <w:left w:val="none" w:sz="0" w:space="0" w:color="auto"/>
        <w:bottom w:val="none" w:sz="0" w:space="0" w:color="auto"/>
        <w:right w:val="none" w:sz="0" w:space="0" w:color="auto"/>
      </w:divBdr>
    </w:div>
    <w:div w:id="441457613">
      <w:marLeft w:val="640"/>
      <w:marRight w:val="0"/>
      <w:marTop w:val="0"/>
      <w:marBottom w:val="0"/>
      <w:divBdr>
        <w:top w:val="none" w:sz="0" w:space="0" w:color="auto"/>
        <w:left w:val="none" w:sz="0" w:space="0" w:color="auto"/>
        <w:bottom w:val="none" w:sz="0" w:space="0" w:color="auto"/>
        <w:right w:val="none" w:sz="0" w:space="0" w:color="auto"/>
      </w:divBdr>
    </w:div>
    <w:div w:id="441463638">
      <w:marLeft w:val="640"/>
      <w:marRight w:val="0"/>
      <w:marTop w:val="0"/>
      <w:marBottom w:val="0"/>
      <w:divBdr>
        <w:top w:val="none" w:sz="0" w:space="0" w:color="auto"/>
        <w:left w:val="none" w:sz="0" w:space="0" w:color="auto"/>
        <w:bottom w:val="none" w:sz="0" w:space="0" w:color="auto"/>
        <w:right w:val="none" w:sz="0" w:space="0" w:color="auto"/>
      </w:divBdr>
    </w:div>
    <w:div w:id="441533349">
      <w:marLeft w:val="640"/>
      <w:marRight w:val="0"/>
      <w:marTop w:val="0"/>
      <w:marBottom w:val="0"/>
      <w:divBdr>
        <w:top w:val="none" w:sz="0" w:space="0" w:color="auto"/>
        <w:left w:val="none" w:sz="0" w:space="0" w:color="auto"/>
        <w:bottom w:val="none" w:sz="0" w:space="0" w:color="auto"/>
        <w:right w:val="none" w:sz="0" w:space="0" w:color="auto"/>
      </w:divBdr>
    </w:div>
    <w:div w:id="441609510">
      <w:marLeft w:val="640"/>
      <w:marRight w:val="0"/>
      <w:marTop w:val="0"/>
      <w:marBottom w:val="0"/>
      <w:divBdr>
        <w:top w:val="none" w:sz="0" w:space="0" w:color="auto"/>
        <w:left w:val="none" w:sz="0" w:space="0" w:color="auto"/>
        <w:bottom w:val="none" w:sz="0" w:space="0" w:color="auto"/>
        <w:right w:val="none" w:sz="0" w:space="0" w:color="auto"/>
      </w:divBdr>
    </w:div>
    <w:div w:id="441726371">
      <w:marLeft w:val="640"/>
      <w:marRight w:val="0"/>
      <w:marTop w:val="0"/>
      <w:marBottom w:val="0"/>
      <w:divBdr>
        <w:top w:val="none" w:sz="0" w:space="0" w:color="auto"/>
        <w:left w:val="none" w:sz="0" w:space="0" w:color="auto"/>
        <w:bottom w:val="none" w:sz="0" w:space="0" w:color="auto"/>
        <w:right w:val="none" w:sz="0" w:space="0" w:color="auto"/>
      </w:divBdr>
    </w:div>
    <w:div w:id="441727554">
      <w:marLeft w:val="640"/>
      <w:marRight w:val="0"/>
      <w:marTop w:val="0"/>
      <w:marBottom w:val="0"/>
      <w:divBdr>
        <w:top w:val="none" w:sz="0" w:space="0" w:color="auto"/>
        <w:left w:val="none" w:sz="0" w:space="0" w:color="auto"/>
        <w:bottom w:val="none" w:sz="0" w:space="0" w:color="auto"/>
        <w:right w:val="none" w:sz="0" w:space="0" w:color="auto"/>
      </w:divBdr>
    </w:div>
    <w:div w:id="441847556">
      <w:marLeft w:val="640"/>
      <w:marRight w:val="0"/>
      <w:marTop w:val="0"/>
      <w:marBottom w:val="0"/>
      <w:divBdr>
        <w:top w:val="none" w:sz="0" w:space="0" w:color="auto"/>
        <w:left w:val="none" w:sz="0" w:space="0" w:color="auto"/>
        <w:bottom w:val="none" w:sz="0" w:space="0" w:color="auto"/>
        <w:right w:val="none" w:sz="0" w:space="0" w:color="auto"/>
      </w:divBdr>
    </w:div>
    <w:div w:id="441847942">
      <w:marLeft w:val="640"/>
      <w:marRight w:val="0"/>
      <w:marTop w:val="0"/>
      <w:marBottom w:val="0"/>
      <w:divBdr>
        <w:top w:val="none" w:sz="0" w:space="0" w:color="auto"/>
        <w:left w:val="none" w:sz="0" w:space="0" w:color="auto"/>
        <w:bottom w:val="none" w:sz="0" w:space="0" w:color="auto"/>
        <w:right w:val="none" w:sz="0" w:space="0" w:color="auto"/>
      </w:divBdr>
    </w:div>
    <w:div w:id="441875936">
      <w:marLeft w:val="640"/>
      <w:marRight w:val="0"/>
      <w:marTop w:val="0"/>
      <w:marBottom w:val="0"/>
      <w:divBdr>
        <w:top w:val="none" w:sz="0" w:space="0" w:color="auto"/>
        <w:left w:val="none" w:sz="0" w:space="0" w:color="auto"/>
        <w:bottom w:val="none" w:sz="0" w:space="0" w:color="auto"/>
        <w:right w:val="none" w:sz="0" w:space="0" w:color="auto"/>
      </w:divBdr>
    </w:div>
    <w:div w:id="441993751">
      <w:marLeft w:val="640"/>
      <w:marRight w:val="0"/>
      <w:marTop w:val="0"/>
      <w:marBottom w:val="0"/>
      <w:divBdr>
        <w:top w:val="none" w:sz="0" w:space="0" w:color="auto"/>
        <w:left w:val="none" w:sz="0" w:space="0" w:color="auto"/>
        <w:bottom w:val="none" w:sz="0" w:space="0" w:color="auto"/>
        <w:right w:val="none" w:sz="0" w:space="0" w:color="auto"/>
      </w:divBdr>
    </w:div>
    <w:div w:id="441999302">
      <w:marLeft w:val="640"/>
      <w:marRight w:val="0"/>
      <w:marTop w:val="0"/>
      <w:marBottom w:val="0"/>
      <w:divBdr>
        <w:top w:val="none" w:sz="0" w:space="0" w:color="auto"/>
        <w:left w:val="none" w:sz="0" w:space="0" w:color="auto"/>
        <w:bottom w:val="none" w:sz="0" w:space="0" w:color="auto"/>
        <w:right w:val="none" w:sz="0" w:space="0" w:color="auto"/>
      </w:divBdr>
    </w:div>
    <w:div w:id="442115216">
      <w:marLeft w:val="640"/>
      <w:marRight w:val="0"/>
      <w:marTop w:val="0"/>
      <w:marBottom w:val="0"/>
      <w:divBdr>
        <w:top w:val="none" w:sz="0" w:space="0" w:color="auto"/>
        <w:left w:val="none" w:sz="0" w:space="0" w:color="auto"/>
        <w:bottom w:val="none" w:sz="0" w:space="0" w:color="auto"/>
        <w:right w:val="none" w:sz="0" w:space="0" w:color="auto"/>
      </w:divBdr>
    </w:div>
    <w:div w:id="442186759">
      <w:marLeft w:val="640"/>
      <w:marRight w:val="0"/>
      <w:marTop w:val="0"/>
      <w:marBottom w:val="0"/>
      <w:divBdr>
        <w:top w:val="none" w:sz="0" w:space="0" w:color="auto"/>
        <w:left w:val="none" w:sz="0" w:space="0" w:color="auto"/>
        <w:bottom w:val="none" w:sz="0" w:space="0" w:color="auto"/>
        <w:right w:val="none" w:sz="0" w:space="0" w:color="auto"/>
      </w:divBdr>
    </w:div>
    <w:div w:id="442188361">
      <w:marLeft w:val="640"/>
      <w:marRight w:val="0"/>
      <w:marTop w:val="0"/>
      <w:marBottom w:val="0"/>
      <w:divBdr>
        <w:top w:val="none" w:sz="0" w:space="0" w:color="auto"/>
        <w:left w:val="none" w:sz="0" w:space="0" w:color="auto"/>
        <w:bottom w:val="none" w:sz="0" w:space="0" w:color="auto"/>
        <w:right w:val="none" w:sz="0" w:space="0" w:color="auto"/>
      </w:divBdr>
    </w:div>
    <w:div w:id="442193176">
      <w:marLeft w:val="640"/>
      <w:marRight w:val="0"/>
      <w:marTop w:val="0"/>
      <w:marBottom w:val="0"/>
      <w:divBdr>
        <w:top w:val="none" w:sz="0" w:space="0" w:color="auto"/>
        <w:left w:val="none" w:sz="0" w:space="0" w:color="auto"/>
        <w:bottom w:val="none" w:sz="0" w:space="0" w:color="auto"/>
        <w:right w:val="none" w:sz="0" w:space="0" w:color="auto"/>
      </w:divBdr>
    </w:div>
    <w:div w:id="442265910">
      <w:marLeft w:val="640"/>
      <w:marRight w:val="0"/>
      <w:marTop w:val="0"/>
      <w:marBottom w:val="0"/>
      <w:divBdr>
        <w:top w:val="none" w:sz="0" w:space="0" w:color="auto"/>
        <w:left w:val="none" w:sz="0" w:space="0" w:color="auto"/>
        <w:bottom w:val="none" w:sz="0" w:space="0" w:color="auto"/>
        <w:right w:val="none" w:sz="0" w:space="0" w:color="auto"/>
      </w:divBdr>
    </w:div>
    <w:div w:id="442455417">
      <w:marLeft w:val="640"/>
      <w:marRight w:val="0"/>
      <w:marTop w:val="0"/>
      <w:marBottom w:val="0"/>
      <w:divBdr>
        <w:top w:val="none" w:sz="0" w:space="0" w:color="auto"/>
        <w:left w:val="none" w:sz="0" w:space="0" w:color="auto"/>
        <w:bottom w:val="none" w:sz="0" w:space="0" w:color="auto"/>
        <w:right w:val="none" w:sz="0" w:space="0" w:color="auto"/>
      </w:divBdr>
    </w:div>
    <w:div w:id="442456535">
      <w:marLeft w:val="640"/>
      <w:marRight w:val="0"/>
      <w:marTop w:val="0"/>
      <w:marBottom w:val="0"/>
      <w:divBdr>
        <w:top w:val="none" w:sz="0" w:space="0" w:color="auto"/>
        <w:left w:val="none" w:sz="0" w:space="0" w:color="auto"/>
        <w:bottom w:val="none" w:sz="0" w:space="0" w:color="auto"/>
        <w:right w:val="none" w:sz="0" w:space="0" w:color="auto"/>
      </w:divBdr>
    </w:div>
    <w:div w:id="442649771">
      <w:marLeft w:val="640"/>
      <w:marRight w:val="0"/>
      <w:marTop w:val="0"/>
      <w:marBottom w:val="0"/>
      <w:divBdr>
        <w:top w:val="none" w:sz="0" w:space="0" w:color="auto"/>
        <w:left w:val="none" w:sz="0" w:space="0" w:color="auto"/>
        <w:bottom w:val="none" w:sz="0" w:space="0" w:color="auto"/>
        <w:right w:val="none" w:sz="0" w:space="0" w:color="auto"/>
      </w:divBdr>
    </w:div>
    <w:div w:id="442726877">
      <w:marLeft w:val="640"/>
      <w:marRight w:val="0"/>
      <w:marTop w:val="0"/>
      <w:marBottom w:val="0"/>
      <w:divBdr>
        <w:top w:val="none" w:sz="0" w:space="0" w:color="auto"/>
        <w:left w:val="none" w:sz="0" w:space="0" w:color="auto"/>
        <w:bottom w:val="none" w:sz="0" w:space="0" w:color="auto"/>
        <w:right w:val="none" w:sz="0" w:space="0" w:color="auto"/>
      </w:divBdr>
    </w:div>
    <w:div w:id="442841599">
      <w:marLeft w:val="640"/>
      <w:marRight w:val="0"/>
      <w:marTop w:val="0"/>
      <w:marBottom w:val="0"/>
      <w:divBdr>
        <w:top w:val="none" w:sz="0" w:space="0" w:color="auto"/>
        <w:left w:val="none" w:sz="0" w:space="0" w:color="auto"/>
        <w:bottom w:val="none" w:sz="0" w:space="0" w:color="auto"/>
        <w:right w:val="none" w:sz="0" w:space="0" w:color="auto"/>
      </w:divBdr>
    </w:div>
    <w:div w:id="442964500">
      <w:marLeft w:val="640"/>
      <w:marRight w:val="0"/>
      <w:marTop w:val="0"/>
      <w:marBottom w:val="0"/>
      <w:divBdr>
        <w:top w:val="none" w:sz="0" w:space="0" w:color="auto"/>
        <w:left w:val="none" w:sz="0" w:space="0" w:color="auto"/>
        <w:bottom w:val="none" w:sz="0" w:space="0" w:color="auto"/>
        <w:right w:val="none" w:sz="0" w:space="0" w:color="auto"/>
      </w:divBdr>
    </w:div>
    <w:div w:id="443231545">
      <w:marLeft w:val="640"/>
      <w:marRight w:val="0"/>
      <w:marTop w:val="0"/>
      <w:marBottom w:val="0"/>
      <w:divBdr>
        <w:top w:val="none" w:sz="0" w:space="0" w:color="auto"/>
        <w:left w:val="none" w:sz="0" w:space="0" w:color="auto"/>
        <w:bottom w:val="none" w:sz="0" w:space="0" w:color="auto"/>
        <w:right w:val="none" w:sz="0" w:space="0" w:color="auto"/>
      </w:divBdr>
    </w:div>
    <w:div w:id="443355029">
      <w:marLeft w:val="640"/>
      <w:marRight w:val="0"/>
      <w:marTop w:val="0"/>
      <w:marBottom w:val="0"/>
      <w:divBdr>
        <w:top w:val="none" w:sz="0" w:space="0" w:color="auto"/>
        <w:left w:val="none" w:sz="0" w:space="0" w:color="auto"/>
        <w:bottom w:val="none" w:sz="0" w:space="0" w:color="auto"/>
        <w:right w:val="none" w:sz="0" w:space="0" w:color="auto"/>
      </w:divBdr>
    </w:div>
    <w:div w:id="443378946">
      <w:marLeft w:val="640"/>
      <w:marRight w:val="0"/>
      <w:marTop w:val="0"/>
      <w:marBottom w:val="0"/>
      <w:divBdr>
        <w:top w:val="none" w:sz="0" w:space="0" w:color="auto"/>
        <w:left w:val="none" w:sz="0" w:space="0" w:color="auto"/>
        <w:bottom w:val="none" w:sz="0" w:space="0" w:color="auto"/>
        <w:right w:val="none" w:sz="0" w:space="0" w:color="auto"/>
      </w:divBdr>
    </w:div>
    <w:div w:id="443423057">
      <w:marLeft w:val="640"/>
      <w:marRight w:val="0"/>
      <w:marTop w:val="0"/>
      <w:marBottom w:val="0"/>
      <w:divBdr>
        <w:top w:val="none" w:sz="0" w:space="0" w:color="auto"/>
        <w:left w:val="none" w:sz="0" w:space="0" w:color="auto"/>
        <w:bottom w:val="none" w:sz="0" w:space="0" w:color="auto"/>
        <w:right w:val="none" w:sz="0" w:space="0" w:color="auto"/>
      </w:divBdr>
    </w:div>
    <w:div w:id="443499294">
      <w:marLeft w:val="640"/>
      <w:marRight w:val="0"/>
      <w:marTop w:val="0"/>
      <w:marBottom w:val="0"/>
      <w:divBdr>
        <w:top w:val="none" w:sz="0" w:space="0" w:color="auto"/>
        <w:left w:val="none" w:sz="0" w:space="0" w:color="auto"/>
        <w:bottom w:val="none" w:sz="0" w:space="0" w:color="auto"/>
        <w:right w:val="none" w:sz="0" w:space="0" w:color="auto"/>
      </w:divBdr>
    </w:div>
    <w:div w:id="443614537">
      <w:marLeft w:val="640"/>
      <w:marRight w:val="0"/>
      <w:marTop w:val="0"/>
      <w:marBottom w:val="0"/>
      <w:divBdr>
        <w:top w:val="none" w:sz="0" w:space="0" w:color="auto"/>
        <w:left w:val="none" w:sz="0" w:space="0" w:color="auto"/>
        <w:bottom w:val="none" w:sz="0" w:space="0" w:color="auto"/>
        <w:right w:val="none" w:sz="0" w:space="0" w:color="auto"/>
      </w:divBdr>
    </w:div>
    <w:div w:id="443698909">
      <w:marLeft w:val="640"/>
      <w:marRight w:val="0"/>
      <w:marTop w:val="0"/>
      <w:marBottom w:val="0"/>
      <w:divBdr>
        <w:top w:val="none" w:sz="0" w:space="0" w:color="auto"/>
        <w:left w:val="none" w:sz="0" w:space="0" w:color="auto"/>
        <w:bottom w:val="none" w:sz="0" w:space="0" w:color="auto"/>
        <w:right w:val="none" w:sz="0" w:space="0" w:color="auto"/>
      </w:divBdr>
    </w:div>
    <w:div w:id="443815316">
      <w:marLeft w:val="640"/>
      <w:marRight w:val="0"/>
      <w:marTop w:val="0"/>
      <w:marBottom w:val="0"/>
      <w:divBdr>
        <w:top w:val="none" w:sz="0" w:space="0" w:color="auto"/>
        <w:left w:val="none" w:sz="0" w:space="0" w:color="auto"/>
        <w:bottom w:val="none" w:sz="0" w:space="0" w:color="auto"/>
        <w:right w:val="none" w:sz="0" w:space="0" w:color="auto"/>
      </w:divBdr>
    </w:div>
    <w:div w:id="443963543">
      <w:marLeft w:val="640"/>
      <w:marRight w:val="0"/>
      <w:marTop w:val="0"/>
      <w:marBottom w:val="0"/>
      <w:divBdr>
        <w:top w:val="none" w:sz="0" w:space="0" w:color="auto"/>
        <w:left w:val="none" w:sz="0" w:space="0" w:color="auto"/>
        <w:bottom w:val="none" w:sz="0" w:space="0" w:color="auto"/>
        <w:right w:val="none" w:sz="0" w:space="0" w:color="auto"/>
      </w:divBdr>
    </w:div>
    <w:div w:id="444035717">
      <w:marLeft w:val="640"/>
      <w:marRight w:val="0"/>
      <w:marTop w:val="0"/>
      <w:marBottom w:val="0"/>
      <w:divBdr>
        <w:top w:val="none" w:sz="0" w:space="0" w:color="auto"/>
        <w:left w:val="none" w:sz="0" w:space="0" w:color="auto"/>
        <w:bottom w:val="none" w:sz="0" w:space="0" w:color="auto"/>
        <w:right w:val="none" w:sz="0" w:space="0" w:color="auto"/>
      </w:divBdr>
    </w:div>
    <w:div w:id="444270048">
      <w:marLeft w:val="640"/>
      <w:marRight w:val="0"/>
      <w:marTop w:val="0"/>
      <w:marBottom w:val="0"/>
      <w:divBdr>
        <w:top w:val="none" w:sz="0" w:space="0" w:color="auto"/>
        <w:left w:val="none" w:sz="0" w:space="0" w:color="auto"/>
        <w:bottom w:val="none" w:sz="0" w:space="0" w:color="auto"/>
        <w:right w:val="none" w:sz="0" w:space="0" w:color="auto"/>
      </w:divBdr>
    </w:div>
    <w:div w:id="444275503">
      <w:marLeft w:val="640"/>
      <w:marRight w:val="0"/>
      <w:marTop w:val="0"/>
      <w:marBottom w:val="0"/>
      <w:divBdr>
        <w:top w:val="none" w:sz="0" w:space="0" w:color="auto"/>
        <w:left w:val="none" w:sz="0" w:space="0" w:color="auto"/>
        <w:bottom w:val="none" w:sz="0" w:space="0" w:color="auto"/>
        <w:right w:val="none" w:sz="0" w:space="0" w:color="auto"/>
      </w:divBdr>
    </w:div>
    <w:div w:id="444352754">
      <w:marLeft w:val="640"/>
      <w:marRight w:val="0"/>
      <w:marTop w:val="0"/>
      <w:marBottom w:val="0"/>
      <w:divBdr>
        <w:top w:val="none" w:sz="0" w:space="0" w:color="auto"/>
        <w:left w:val="none" w:sz="0" w:space="0" w:color="auto"/>
        <w:bottom w:val="none" w:sz="0" w:space="0" w:color="auto"/>
        <w:right w:val="none" w:sz="0" w:space="0" w:color="auto"/>
      </w:divBdr>
    </w:div>
    <w:div w:id="444617134">
      <w:marLeft w:val="640"/>
      <w:marRight w:val="0"/>
      <w:marTop w:val="0"/>
      <w:marBottom w:val="0"/>
      <w:divBdr>
        <w:top w:val="none" w:sz="0" w:space="0" w:color="auto"/>
        <w:left w:val="none" w:sz="0" w:space="0" w:color="auto"/>
        <w:bottom w:val="none" w:sz="0" w:space="0" w:color="auto"/>
        <w:right w:val="none" w:sz="0" w:space="0" w:color="auto"/>
      </w:divBdr>
    </w:div>
    <w:div w:id="444689133">
      <w:marLeft w:val="640"/>
      <w:marRight w:val="0"/>
      <w:marTop w:val="0"/>
      <w:marBottom w:val="0"/>
      <w:divBdr>
        <w:top w:val="none" w:sz="0" w:space="0" w:color="auto"/>
        <w:left w:val="none" w:sz="0" w:space="0" w:color="auto"/>
        <w:bottom w:val="none" w:sz="0" w:space="0" w:color="auto"/>
        <w:right w:val="none" w:sz="0" w:space="0" w:color="auto"/>
      </w:divBdr>
    </w:div>
    <w:div w:id="444808375">
      <w:marLeft w:val="640"/>
      <w:marRight w:val="0"/>
      <w:marTop w:val="0"/>
      <w:marBottom w:val="0"/>
      <w:divBdr>
        <w:top w:val="none" w:sz="0" w:space="0" w:color="auto"/>
        <w:left w:val="none" w:sz="0" w:space="0" w:color="auto"/>
        <w:bottom w:val="none" w:sz="0" w:space="0" w:color="auto"/>
        <w:right w:val="none" w:sz="0" w:space="0" w:color="auto"/>
      </w:divBdr>
    </w:div>
    <w:div w:id="444859153">
      <w:marLeft w:val="640"/>
      <w:marRight w:val="0"/>
      <w:marTop w:val="0"/>
      <w:marBottom w:val="0"/>
      <w:divBdr>
        <w:top w:val="none" w:sz="0" w:space="0" w:color="auto"/>
        <w:left w:val="none" w:sz="0" w:space="0" w:color="auto"/>
        <w:bottom w:val="none" w:sz="0" w:space="0" w:color="auto"/>
        <w:right w:val="none" w:sz="0" w:space="0" w:color="auto"/>
      </w:divBdr>
    </w:div>
    <w:div w:id="444885621">
      <w:marLeft w:val="640"/>
      <w:marRight w:val="0"/>
      <w:marTop w:val="0"/>
      <w:marBottom w:val="0"/>
      <w:divBdr>
        <w:top w:val="none" w:sz="0" w:space="0" w:color="auto"/>
        <w:left w:val="none" w:sz="0" w:space="0" w:color="auto"/>
        <w:bottom w:val="none" w:sz="0" w:space="0" w:color="auto"/>
        <w:right w:val="none" w:sz="0" w:space="0" w:color="auto"/>
      </w:divBdr>
    </w:div>
    <w:div w:id="444889772">
      <w:marLeft w:val="640"/>
      <w:marRight w:val="0"/>
      <w:marTop w:val="0"/>
      <w:marBottom w:val="0"/>
      <w:divBdr>
        <w:top w:val="none" w:sz="0" w:space="0" w:color="auto"/>
        <w:left w:val="none" w:sz="0" w:space="0" w:color="auto"/>
        <w:bottom w:val="none" w:sz="0" w:space="0" w:color="auto"/>
        <w:right w:val="none" w:sz="0" w:space="0" w:color="auto"/>
      </w:divBdr>
    </w:div>
    <w:div w:id="445000338">
      <w:marLeft w:val="640"/>
      <w:marRight w:val="0"/>
      <w:marTop w:val="0"/>
      <w:marBottom w:val="0"/>
      <w:divBdr>
        <w:top w:val="none" w:sz="0" w:space="0" w:color="auto"/>
        <w:left w:val="none" w:sz="0" w:space="0" w:color="auto"/>
        <w:bottom w:val="none" w:sz="0" w:space="0" w:color="auto"/>
        <w:right w:val="none" w:sz="0" w:space="0" w:color="auto"/>
      </w:divBdr>
    </w:div>
    <w:div w:id="445002045">
      <w:marLeft w:val="640"/>
      <w:marRight w:val="0"/>
      <w:marTop w:val="0"/>
      <w:marBottom w:val="0"/>
      <w:divBdr>
        <w:top w:val="none" w:sz="0" w:space="0" w:color="auto"/>
        <w:left w:val="none" w:sz="0" w:space="0" w:color="auto"/>
        <w:bottom w:val="none" w:sz="0" w:space="0" w:color="auto"/>
        <w:right w:val="none" w:sz="0" w:space="0" w:color="auto"/>
      </w:divBdr>
    </w:div>
    <w:div w:id="445193891">
      <w:marLeft w:val="640"/>
      <w:marRight w:val="0"/>
      <w:marTop w:val="0"/>
      <w:marBottom w:val="0"/>
      <w:divBdr>
        <w:top w:val="none" w:sz="0" w:space="0" w:color="auto"/>
        <w:left w:val="none" w:sz="0" w:space="0" w:color="auto"/>
        <w:bottom w:val="none" w:sz="0" w:space="0" w:color="auto"/>
        <w:right w:val="none" w:sz="0" w:space="0" w:color="auto"/>
      </w:divBdr>
    </w:div>
    <w:div w:id="445318151">
      <w:marLeft w:val="640"/>
      <w:marRight w:val="0"/>
      <w:marTop w:val="0"/>
      <w:marBottom w:val="0"/>
      <w:divBdr>
        <w:top w:val="none" w:sz="0" w:space="0" w:color="auto"/>
        <w:left w:val="none" w:sz="0" w:space="0" w:color="auto"/>
        <w:bottom w:val="none" w:sz="0" w:space="0" w:color="auto"/>
        <w:right w:val="none" w:sz="0" w:space="0" w:color="auto"/>
      </w:divBdr>
    </w:div>
    <w:div w:id="445542748">
      <w:marLeft w:val="640"/>
      <w:marRight w:val="0"/>
      <w:marTop w:val="0"/>
      <w:marBottom w:val="0"/>
      <w:divBdr>
        <w:top w:val="none" w:sz="0" w:space="0" w:color="auto"/>
        <w:left w:val="none" w:sz="0" w:space="0" w:color="auto"/>
        <w:bottom w:val="none" w:sz="0" w:space="0" w:color="auto"/>
        <w:right w:val="none" w:sz="0" w:space="0" w:color="auto"/>
      </w:divBdr>
    </w:div>
    <w:div w:id="445583422">
      <w:marLeft w:val="640"/>
      <w:marRight w:val="0"/>
      <w:marTop w:val="0"/>
      <w:marBottom w:val="0"/>
      <w:divBdr>
        <w:top w:val="none" w:sz="0" w:space="0" w:color="auto"/>
        <w:left w:val="none" w:sz="0" w:space="0" w:color="auto"/>
        <w:bottom w:val="none" w:sz="0" w:space="0" w:color="auto"/>
        <w:right w:val="none" w:sz="0" w:space="0" w:color="auto"/>
      </w:divBdr>
    </w:div>
    <w:div w:id="445587493">
      <w:marLeft w:val="640"/>
      <w:marRight w:val="0"/>
      <w:marTop w:val="0"/>
      <w:marBottom w:val="0"/>
      <w:divBdr>
        <w:top w:val="none" w:sz="0" w:space="0" w:color="auto"/>
        <w:left w:val="none" w:sz="0" w:space="0" w:color="auto"/>
        <w:bottom w:val="none" w:sz="0" w:space="0" w:color="auto"/>
        <w:right w:val="none" w:sz="0" w:space="0" w:color="auto"/>
      </w:divBdr>
    </w:div>
    <w:div w:id="445587945">
      <w:marLeft w:val="640"/>
      <w:marRight w:val="0"/>
      <w:marTop w:val="0"/>
      <w:marBottom w:val="0"/>
      <w:divBdr>
        <w:top w:val="none" w:sz="0" w:space="0" w:color="auto"/>
        <w:left w:val="none" w:sz="0" w:space="0" w:color="auto"/>
        <w:bottom w:val="none" w:sz="0" w:space="0" w:color="auto"/>
        <w:right w:val="none" w:sz="0" w:space="0" w:color="auto"/>
      </w:divBdr>
    </w:div>
    <w:div w:id="445588658">
      <w:marLeft w:val="640"/>
      <w:marRight w:val="0"/>
      <w:marTop w:val="0"/>
      <w:marBottom w:val="0"/>
      <w:divBdr>
        <w:top w:val="none" w:sz="0" w:space="0" w:color="auto"/>
        <w:left w:val="none" w:sz="0" w:space="0" w:color="auto"/>
        <w:bottom w:val="none" w:sz="0" w:space="0" w:color="auto"/>
        <w:right w:val="none" w:sz="0" w:space="0" w:color="auto"/>
      </w:divBdr>
    </w:div>
    <w:div w:id="445656653">
      <w:marLeft w:val="640"/>
      <w:marRight w:val="0"/>
      <w:marTop w:val="0"/>
      <w:marBottom w:val="0"/>
      <w:divBdr>
        <w:top w:val="none" w:sz="0" w:space="0" w:color="auto"/>
        <w:left w:val="none" w:sz="0" w:space="0" w:color="auto"/>
        <w:bottom w:val="none" w:sz="0" w:space="0" w:color="auto"/>
        <w:right w:val="none" w:sz="0" w:space="0" w:color="auto"/>
      </w:divBdr>
    </w:div>
    <w:div w:id="445736805">
      <w:marLeft w:val="640"/>
      <w:marRight w:val="0"/>
      <w:marTop w:val="0"/>
      <w:marBottom w:val="0"/>
      <w:divBdr>
        <w:top w:val="none" w:sz="0" w:space="0" w:color="auto"/>
        <w:left w:val="none" w:sz="0" w:space="0" w:color="auto"/>
        <w:bottom w:val="none" w:sz="0" w:space="0" w:color="auto"/>
        <w:right w:val="none" w:sz="0" w:space="0" w:color="auto"/>
      </w:divBdr>
    </w:div>
    <w:div w:id="445806874">
      <w:marLeft w:val="640"/>
      <w:marRight w:val="0"/>
      <w:marTop w:val="0"/>
      <w:marBottom w:val="0"/>
      <w:divBdr>
        <w:top w:val="none" w:sz="0" w:space="0" w:color="auto"/>
        <w:left w:val="none" w:sz="0" w:space="0" w:color="auto"/>
        <w:bottom w:val="none" w:sz="0" w:space="0" w:color="auto"/>
        <w:right w:val="none" w:sz="0" w:space="0" w:color="auto"/>
      </w:divBdr>
    </w:div>
    <w:div w:id="445850915">
      <w:marLeft w:val="640"/>
      <w:marRight w:val="0"/>
      <w:marTop w:val="0"/>
      <w:marBottom w:val="0"/>
      <w:divBdr>
        <w:top w:val="none" w:sz="0" w:space="0" w:color="auto"/>
        <w:left w:val="none" w:sz="0" w:space="0" w:color="auto"/>
        <w:bottom w:val="none" w:sz="0" w:space="0" w:color="auto"/>
        <w:right w:val="none" w:sz="0" w:space="0" w:color="auto"/>
      </w:divBdr>
    </w:div>
    <w:div w:id="445854996">
      <w:marLeft w:val="640"/>
      <w:marRight w:val="0"/>
      <w:marTop w:val="0"/>
      <w:marBottom w:val="0"/>
      <w:divBdr>
        <w:top w:val="none" w:sz="0" w:space="0" w:color="auto"/>
        <w:left w:val="none" w:sz="0" w:space="0" w:color="auto"/>
        <w:bottom w:val="none" w:sz="0" w:space="0" w:color="auto"/>
        <w:right w:val="none" w:sz="0" w:space="0" w:color="auto"/>
      </w:divBdr>
    </w:div>
    <w:div w:id="445930757">
      <w:marLeft w:val="640"/>
      <w:marRight w:val="0"/>
      <w:marTop w:val="0"/>
      <w:marBottom w:val="0"/>
      <w:divBdr>
        <w:top w:val="none" w:sz="0" w:space="0" w:color="auto"/>
        <w:left w:val="none" w:sz="0" w:space="0" w:color="auto"/>
        <w:bottom w:val="none" w:sz="0" w:space="0" w:color="auto"/>
        <w:right w:val="none" w:sz="0" w:space="0" w:color="auto"/>
      </w:divBdr>
    </w:div>
    <w:div w:id="445976337">
      <w:marLeft w:val="640"/>
      <w:marRight w:val="0"/>
      <w:marTop w:val="0"/>
      <w:marBottom w:val="0"/>
      <w:divBdr>
        <w:top w:val="none" w:sz="0" w:space="0" w:color="auto"/>
        <w:left w:val="none" w:sz="0" w:space="0" w:color="auto"/>
        <w:bottom w:val="none" w:sz="0" w:space="0" w:color="auto"/>
        <w:right w:val="none" w:sz="0" w:space="0" w:color="auto"/>
      </w:divBdr>
    </w:div>
    <w:div w:id="446001232">
      <w:marLeft w:val="640"/>
      <w:marRight w:val="0"/>
      <w:marTop w:val="0"/>
      <w:marBottom w:val="0"/>
      <w:divBdr>
        <w:top w:val="none" w:sz="0" w:space="0" w:color="auto"/>
        <w:left w:val="none" w:sz="0" w:space="0" w:color="auto"/>
        <w:bottom w:val="none" w:sz="0" w:space="0" w:color="auto"/>
        <w:right w:val="none" w:sz="0" w:space="0" w:color="auto"/>
      </w:divBdr>
    </w:div>
    <w:div w:id="446049856">
      <w:marLeft w:val="640"/>
      <w:marRight w:val="0"/>
      <w:marTop w:val="0"/>
      <w:marBottom w:val="0"/>
      <w:divBdr>
        <w:top w:val="none" w:sz="0" w:space="0" w:color="auto"/>
        <w:left w:val="none" w:sz="0" w:space="0" w:color="auto"/>
        <w:bottom w:val="none" w:sz="0" w:space="0" w:color="auto"/>
        <w:right w:val="none" w:sz="0" w:space="0" w:color="auto"/>
      </w:divBdr>
    </w:div>
    <w:div w:id="446122930">
      <w:marLeft w:val="640"/>
      <w:marRight w:val="0"/>
      <w:marTop w:val="0"/>
      <w:marBottom w:val="0"/>
      <w:divBdr>
        <w:top w:val="none" w:sz="0" w:space="0" w:color="auto"/>
        <w:left w:val="none" w:sz="0" w:space="0" w:color="auto"/>
        <w:bottom w:val="none" w:sz="0" w:space="0" w:color="auto"/>
        <w:right w:val="none" w:sz="0" w:space="0" w:color="auto"/>
      </w:divBdr>
    </w:div>
    <w:div w:id="446199158">
      <w:marLeft w:val="640"/>
      <w:marRight w:val="0"/>
      <w:marTop w:val="0"/>
      <w:marBottom w:val="0"/>
      <w:divBdr>
        <w:top w:val="none" w:sz="0" w:space="0" w:color="auto"/>
        <w:left w:val="none" w:sz="0" w:space="0" w:color="auto"/>
        <w:bottom w:val="none" w:sz="0" w:space="0" w:color="auto"/>
        <w:right w:val="none" w:sz="0" w:space="0" w:color="auto"/>
      </w:divBdr>
    </w:div>
    <w:div w:id="446239070">
      <w:marLeft w:val="640"/>
      <w:marRight w:val="0"/>
      <w:marTop w:val="0"/>
      <w:marBottom w:val="0"/>
      <w:divBdr>
        <w:top w:val="none" w:sz="0" w:space="0" w:color="auto"/>
        <w:left w:val="none" w:sz="0" w:space="0" w:color="auto"/>
        <w:bottom w:val="none" w:sz="0" w:space="0" w:color="auto"/>
        <w:right w:val="none" w:sz="0" w:space="0" w:color="auto"/>
      </w:divBdr>
    </w:div>
    <w:div w:id="446438179">
      <w:marLeft w:val="640"/>
      <w:marRight w:val="0"/>
      <w:marTop w:val="0"/>
      <w:marBottom w:val="0"/>
      <w:divBdr>
        <w:top w:val="none" w:sz="0" w:space="0" w:color="auto"/>
        <w:left w:val="none" w:sz="0" w:space="0" w:color="auto"/>
        <w:bottom w:val="none" w:sz="0" w:space="0" w:color="auto"/>
        <w:right w:val="none" w:sz="0" w:space="0" w:color="auto"/>
      </w:divBdr>
    </w:div>
    <w:div w:id="446582583">
      <w:marLeft w:val="640"/>
      <w:marRight w:val="0"/>
      <w:marTop w:val="0"/>
      <w:marBottom w:val="0"/>
      <w:divBdr>
        <w:top w:val="none" w:sz="0" w:space="0" w:color="auto"/>
        <w:left w:val="none" w:sz="0" w:space="0" w:color="auto"/>
        <w:bottom w:val="none" w:sz="0" w:space="0" w:color="auto"/>
        <w:right w:val="none" w:sz="0" w:space="0" w:color="auto"/>
      </w:divBdr>
    </w:div>
    <w:div w:id="446584714">
      <w:marLeft w:val="640"/>
      <w:marRight w:val="0"/>
      <w:marTop w:val="0"/>
      <w:marBottom w:val="0"/>
      <w:divBdr>
        <w:top w:val="none" w:sz="0" w:space="0" w:color="auto"/>
        <w:left w:val="none" w:sz="0" w:space="0" w:color="auto"/>
        <w:bottom w:val="none" w:sz="0" w:space="0" w:color="auto"/>
        <w:right w:val="none" w:sz="0" w:space="0" w:color="auto"/>
      </w:divBdr>
    </w:div>
    <w:div w:id="446588188">
      <w:marLeft w:val="640"/>
      <w:marRight w:val="0"/>
      <w:marTop w:val="0"/>
      <w:marBottom w:val="0"/>
      <w:divBdr>
        <w:top w:val="none" w:sz="0" w:space="0" w:color="auto"/>
        <w:left w:val="none" w:sz="0" w:space="0" w:color="auto"/>
        <w:bottom w:val="none" w:sz="0" w:space="0" w:color="auto"/>
        <w:right w:val="none" w:sz="0" w:space="0" w:color="auto"/>
      </w:divBdr>
    </w:div>
    <w:div w:id="446699948">
      <w:marLeft w:val="640"/>
      <w:marRight w:val="0"/>
      <w:marTop w:val="0"/>
      <w:marBottom w:val="0"/>
      <w:divBdr>
        <w:top w:val="none" w:sz="0" w:space="0" w:color="auto"/>
        <w:left w:val="none" w:sz="0" w:space="0" w:color="auto"/>
        <w:bottom w:val="none" w:sz="0" w:space="0" w:color="auto"/>
        <w:right w:val="none" w:sz="0" w:space="0" w:color="auto"/>
      </w:divBdr>
    </w:div>
    <w:div w:id="446706699">
      <w:marLeft w:val="480"/>
      <w:marRight w:val="0"/>
      <w:marTop w:val="0"/>
      <w:marBottom w:val="0"/>
      <w:divBdr>
        <w:top w:val="none" w:sz="0" w:space="0" w:color="auto"/>
        <w:left w:val="none" w:sz="0" w:space="0" w:color="auto"/>
        <w:bottom w:val="none" w:sz="0" w:space="0" w:color="auto"/>
        <w:right w:val="none" w:sz="0" w:space="0" w:color="auto"/>
      </w:divBdr>
    </w:div>
    <w:div w:id="446776160">
      <w:marLeft w:val="640"/>
      <w:marRight w:val="0"/>
      <w:marTop w:val="0"/>
      <w:marBottom w:val="0"/>
      <w:divBdr>
        <w:top w:val="none" w:sz="0" w:space="0" w:color="auto"/>
        <w:left w:val="none" w:sz="0" w:space="0" w:color="auto"/>
        <w:bottom w:val="none" w:sz="0" w:space="0" w:color="auto"/>
        <w:right w:val="none" w:sz="0" w:space="0" w:color="auto"/>
      </w:divBdr>
    </w:div>
    <w:div w:id="446780583">
      <w:marLeft w:val="640"/>
      <w:marRight w:val="0"/>
      <w:marTop w:val="0"/>
      <w:marBottom w:val="0"/>
      <w:divBdr>
        <w:top w:val="none" w:sz="0" w:space="0" w:color="auto"/>
        <w:left w:val="none" w:sz="0" w:space="0" w:color="auto"/>
        <w:bottom w:val="none" w:sz="0" w:space="0" w:color="auto"/>
        <w:right w:val="none" w:sz="0" w:space="0" w:color="auto"/>
      </w:divBdr>
    </w:div>
    <w:div w:id="446891755">
      <w:marLeft w:val="640"/>
      <w:marRight w:val="0"/>
      <w:marTop w:val="0"/>
      <w:marBottom w:val="0"/>
      <w:divBdr>
        <w:top w:val="none" w:sz="0" w:space="0" w:color="auto"/>
        <w:left w:val="none" w:sz="0" w:space="0" w:color="auto"/>
        <w:bottom w:val="none" w:sz="0" w:space="0" w:color="auto"/>
        <w:right w:val="none" w:sz="0" w:space="0" w:color="auto"/>
      </w:divBdr>
    </w:div>
    <w:div w:id="446894563">
      <w:marLeft w:val="640"/>
      <w:marRight w:val="0"/>
      <w:marTop w:val="0"/>
      <w:marBottom w:val="0"/>
      <w:divBdr>
        <w:top w:val="none" w:sz="0" w:space="0" w:color="auto"/>
        <w:left w:val="none" w:sz="0" w:space="0" w:color="auto"/>
        <w:bottom w:val="none" w:sz="0" w:space="0" w:color="auto"/>
        <w:right w:val="none" w:sz="0" w:space="0" w:color="auto"/>
      </w:divBdr>
    </w:div>
    <w:div w:id="447048953">
      <w:marLeft w:val="640"/>
      <w:marRight w:val="0"/>
      <w:marTop w:val="0"/>
      <w:marBottom w:val="0"/>
      <w:divBdr>
        <w:top w:val="none" w:sz="0" w:space="0" w:color="auto"/>
        <w:left w:val="none" w:sz="0" w:space="0" w:color="auto"/>
        <w:bottom w:val="none" w:sz="0" w:space="0" w:color="auto"/>
        <w:right w:val="none" w:sz="0" w:space="0" w:color="auto"/>
      </w:divBdr>
    </w:div>
    <w:div w:id="447234840">
      <w:marLeft w:val="640"/>
      <w:marRight w:val="0"/>
      <w:marTop w:val="0"/>
      <w:marBottom w:val="0"/>
      <w:divBdr>
        <w:top w:val="none" w:sz="0" w:space="0" w:color="auto"/>
        <w:left w:val="none" w:sz="0" w:space="0" w:color="auto"/>
        <w:bottom w:val="none" w:sz="0" w:space="0" w:color="auto"/>
        <w:right w:val="none" w:sz="0" w:space="0" w:color="auto"/>
      </w:divBdr>
    </w:div>
    <w:div w:id="447235113">
      <w:marLeft w:val="640"/>
      <w:marRight w:val="0"/>
      <w:marTop w:val="0"/>
      <w:marBottom w:val="0"/>
      <w:divBdr>
        <w:top w:val="none" w:sz="0" w:space="0" w:color="auto"/>
        <w:left w:val="none" w:sz="0" w:space="0" w:color="auto"/>
        <w:bottom w:val="none" w:sz="0" w:space="0" w:color="auto"/>
        <w:right w:val="none" w:sz="0" w:space="0" w:color="auto"/>
      </w:divBdr>
    </w:div>
    <w:div w:id="447236164">
      <w:marLeft w:val="640"/>
      <w:marRight w:val="0"/>
      <w:marTop w:val="0"/>
      <w:marBottom w:val="0"/>
      <w:divBdr>
        <w:top w:val="none" w:sz="0" w:space="0" w:color="auto"/>
        <w:left w:val="none" w:sz="0" w:space="0" w:color="auto"/>
        <w:bottom w:val="none" w:sz="0" w:space="0" w:color="auto"/>
        <w:right w:val="none" w:sz="0" w:space="0" w:color="auto"/>
      </w:divBdr>
    </w:div>
    <w:div w:id="447283780">
      <w:marLeft w:val="640"/>
      <w:marRight w:val="0"/>
      <w:marTop w:val="0"/>
      <w:marBottom w:val="0"/>
      <w:divBdr>
        <w:top w:val="none" w:sz="0" w:space="0" w:color="auto"/>
        <w:left w:val="none" w:sz="0" w:space="0" w:color="auto"/>
        <w:bottom w:val="none" w:sz="0" w:space="0" w:color="auto"/>
        <w:right w:val="none" w:sz="0" w:space="0" w:color="auto"/>
      </w:divBdr>
    </w:div>
    <w:div w:id="447355545">
      <w:marLeft w:val="640"/>
      <w:marRight w:val="0"/>
      <w:marTop w:val="0"/>
      <w:marBottom w:val="0"/>
      <w:divBdr>
        <w:top w:val="none" w:sz="0" w:space="0" w:color="auto"/>
        <w:left w:val="none" w:sz="0" w:space="0" w:color="auto"/>
        <w:bottom w:val="none" w:sz="0" w:space="0" w:color="auto"/>
        <w:right w:val="none" w:sz="0" w:space="0" w:color="auto"/>
      </w:divBdr>
    </w:div>
    <w:div w:id="447432812">
      <w:marLeft w:val="640"/>
      <w:marRight w:val="0"/>
      <w:marTop w:val="0"/>
      <w:marBottom w:val="0"/>
      <w:divBdr>
        <w:top w:val="none" w:sz="0" w:space="0" w:color="auto"/>
        <w:left w:val="none" w:sz="0" w:space="0" w:color="auto"/>
        <w:bottom w:val="none" w:sz="0" w:space="0" w:color="auto"/>
        <w:right w:val="none" w:sz="0" w:space="0" w:color="auto"/>
      </w:divBdr>
    </w:div>
    <w:div w:id="447436464">
      <w:marLeft w:val="640"/>
      <w:marRight w:val="0"/>
      <w:marTop w:val="0"/>
      <w:marBottom w:val="0"/>
      <w:divBdr>
        <w:top w:val="none" w:sz="0" w:space="0" w:color="auto"/>
        <w:left w:val="none" w:sz="0" w:space="0" w:color="auto"/>
        <w:bottom w:val="none" w:sz="0" w:space="0" w:color="auto"/>
        <w:right w:val="none" w:sz="0" w:space="0" w:color="auto"/>
      </w:divBdr>
    </w:div>
    <w:div w:id="447552572">
      <w:marLeft w:val="640"/>
      <w:marRight w:val="0"/>
      <w:marTop w:val="0"/>
      <w:marBottom w:val="0"/>
      <w:divBdr>
        <w:top w:val="none" w:sz="0" w:space="0" w:color="auto"/>
        <w:left w:val="none" w:sz="0" w:space="0" w:color="auto"/>
        <w:bottom w:val="none" w:sz="0" w:space="0" w:color="auto"/>
        <w:right w:val="none" w:sz="0" w:space="0" w:color="auto"/>
      </w:divBdr>
    </w:div>
    <w:div w:id="447624580">
      <w:marLeft w:val="640"/>
      <w:marRight w:val="0"/>
      <w:marTop w:val="0"/>
      <w:marBottom w:val="0"/>
      <w:divBdr>
        <w:top w:val="none" w:sz="0" w:space="0" w:color="auto"/>
        <w:left w:val="none" w:sz="0" w:space="0" w:color="auto"/>
        <w:bottom w:val="none" w:sz="0" w:space="0" w:color="auto"/>
        <w:right w:val="none" w:sz="0" w:space="0" w:color="auto"/>
      </w:divBdr>
    </w:div>
    <w:div w:id="447814783">
      <w:marLeft w:val="640"/>
      <w:marRight w:val="0"/>
      <w:marTop w:val="0"/>
      <w:marBottom w:val="0"/>
      <w:divBdr>
        <w:top w:val="none" w:sz="0" w:space="0" w:color="auto"/>
        <w:left w:val="none" w:sz="0" w:space="0" w:color="auto"/>
        <w:bottom w:val="none" w:sz="0" w:space="0" w:color="auto"/>
        <w:right w:val="none" w:sz="0" w:space="0" w:color="auto"/>
      </w:divBdr>
    </w:div>
    <w:div w:id="447940037">
      <w:marLeft w:val="640"/>
      <w:marRight w:val="0"/>
      <w:marTop w:val="0"/>
      <w:marBottom w:val="0"/>
      <w:divBdr>
        <w:top w:val="none" w:sz="0" w:space="0" w:color="auto"/>
        <w:left w:val="none" w:sz="0" w:space="0" w:color="auto"/>
        <w:bottom w:val="none" w:sz="0" w:space="0" w:color="auto"/>
        <w:right w:val="none" w:sz="0" w:space="0" w:color="auto"/>
      </w:divBdr>
    </w:div>
    <w:div w:id="447968502">
      <w:marLeft w:val="640"/>
      <w:marRight w:val="0"/>
      <w:marTop w:val="0"/>
      <w:marBottom w:val="0"/>
      <w:divBdr>
        <w:top w:val="none" w:sz="0" w:space="0" w:color="auto"/>
        <w:left w:val="none" w:sz="0" w:space="0" w:color="auto"/>
        <w:bottom w:val="none" w:sz="0" w:space="0" w:color="auto"/>
        <w:right w:val="none" w:sz="0" w:space="0" w:color="auto"/>
      </w:divBdr>
    </w:div>
    <w:div w:id="448158688">
      <w:marLeft w:val="640"/>
      <w:marRight w:val="0"/>
      <w:marTop w:val="0"/>
      <w:marBottom w:val="0"/>
      <w:divBdr>
        <w:top w:val="none" w:sz="0" w:space="0" w:color="auto"/>
        <w:left w:val="none" w:sz="0" w:space="0" w:color="auto"/>
        <w:bottom w:val="none" w:sz="0" w:space="0" w:color="auto"/>
        <w:right w:val="none" w:sz="0" w:space="0" w:color="auto"/>
      </w:divBdr>
    </w:div>
    <w:div w:id="448164426">
      <w:marLeft w:val="640"/>
      <w:marRight w:val="0"/>
      <w:marTop w:val="0"/>
      <w:marBottom w:val="0"/>
      <w:divBdr>
        <w:top w:val="none" w:sz="0" w:space="0" w:color="auto"/>
        <w:left w:val="none" w:sz="0" w:space="0" w:color="auto"/>
        <w:bottom w:val="none" w:sz="0" w:space="0" w:color="auto"/>
        <w:right w:val="none" w:sz="0" w:space="0" w:color="auto"/>
      </w:divBdr>
    </w:div>
    <w:div w:id="448207259">
      <w:marLeft w:val="640"/>
      <w:marRight w:val="0"/>
      <w:marTop w:val="0"/>
      <w:marBottom w:val="0"/>
      <w:divBdr>
        <w:top w:val="none" w:sz="0" w:space="0" w:color="auto"/>
        <w:left w:val="none" w:sz="0" w:space="0" w:color="auto"/>
        <w:bottom w:val="none" w:sz="0" w:space="0" w:color="auto"/>
        <w:right w:val="none" w:sz="0" w:space="0" w:color="auto"/>
      </w:divBdr>
    </w:div>
    <w:div w:id="448208463">
      <w:marLeft w:val="640"/>
      <w:marRight w:val="0"/>
      <w:marTop w:val="0"/>
      <w:marBottom w:val="0"/>
      <w:divBdr>
        <w:top w:val="none" w:sz="0" w:space="0" w:color="auto"/>
        <w:left w:val="none" w:sz="0" w:space="0" w:color="auto"/>
        <w:bottom w:val="none" w:sz="0" w:space="0" w:color="auto"/>
        <w:right w:val="none" w:sz="0" w:space="0" w:color="auto"/>
      </w:divBdr>
    </w:div>
    <w:div w:id="448285577">
      <w:marLeft w:val="640"/>
      <w:marRight w:val="0"/>
      <w:marTop w:val="0"/>
      <w:marBottom w:val="0"/>
      <w:divBdr>
        <w:top w:val="none" w:sz="0" w:space="0" w:color="auto"/>
        <w:left w:val="none" w:sz="0" w:space="0" w:color="auto"/>
        <w:bottom w:val="none" w:sz="0" w:space="0" w:color="auto"/>
        <w:right w:val="none" w:sz="0" w:space="0" w:color="auto"/>
      </w:divBdr>
    </w:div>
    <w:div w:id="448285594">
      <w:marLeft w:val="640"/>
      <w:marRight w:val="0"/>
      <w:marTop w:val="0"/>
      <w:marBottom w:val="0"/>
      <w:divBdr>
        <w:top w:val="none" w:sz="0" w:space="0" w:color="auto"/>
        <w:left w:val="none" w:sz="0" w:space="0" w:color="auto"/>
        <w:bottom w:val="none" w:sz="0" w:space="0" w:color="auto"/>
        <w:right w:val="none" w:sz="0" w:space="0" w:color="auto"/>
      </w:divBdr>
    </w:div>
    <w:div w:id="448353855">
      <w:marLeft w:val="640"/>
      <w:marRight w:val="0"/>
      <w:marTop w:val="0"/>
      <w:marBottom w:val="0"/>
      <w:divBdr>
        <w:top w:val="none" w:sz="0" w:space="0" w:color="auto"/>
        <w:left w:val="none" w:sz="0" w:space="0" w:color="auto"/>
        <w:bottom w:val="none" w:sz="0" w:space="0" w:color="auto"/>
        <w:right w:val="none" w:sz="0" w:space="0" w:color="auto"/>
      </w:divBdr>
    </w:div>
    <w:div w:id="448359469">
      <w:marLeft w:val="640"/>
      <w:marRight w:val="0"/>
      <w:marTop w:val="0"/>
      <w:marBottom w:val="0"/>
      <w:divBdr>
        <w:top w:val="none" w:sz="0" w:space="0" w:color="auto"/>
        <w:left w:val="none" w:sz="0" w:space="0" w:color="auto"/>
        <w:bottom w:val="none" w:sz="0" w:space="0" w:color="auto"/>
        <w:right w:val="none" w:sz="0" w:space="0" w:color="auto"/>
      </w:divBdr>
    </w:div>
    <w:div w:id="448400506">
      <w:marLeft w:val="640"/>
      <w:marRight w:val="0"/>
      <w:marTop w:val="0"/>
      <w:marBottom w:val="0"/>
      <w:divBdr>
        <w:top w:val="none" w:sz="0" w:space="0" w:color="auto"/>
        <w:left w:val="none" w:sz="0" w:space="0" w:color="auto"/>
        <w:bottom w:val="none" w:sz="0" w:space="0" w:color="auto"/>
        <w:right w:val="none" w:sz="0" w:space="0" w:color="auto"/>
      </w:divBdr>
    </w:div>
    <w:div w:id="448428154">
      <w:marLeft w:val="640"/>
      <w:marRight w:val="0"/>
      <w:marTop w:val="0"/>
      <w:marBottom w:val="0"/>
      <w:divBdr>
        <w:top w:val="none" w:sz="0" w:space="0" w:color="auto"/>
        <w:left w:val="none" w:sz="0" w:space="0" w:color="auto"/>
        <w:bottom w:val="none" w:sz="0" w:space="0" w:color="auto"/>
        <w:right w:val="none" w:sz="0" w:space="0" w:color="auto"/>
      </w:divBdr>
    </w:div>
    <w:div w:id="448476530">
      <w:marLeft w:val="640"/>
      <w:marRight w:val="0"/>
      <w:marTop w:val="0"/>
      <w:marBottom w:val="0"/>
      <w:divBdr>
        <w:top w:val="none" w:sz="0" w:space="0" w:color="auto"/>
        <w:left w:val="none" w:sz="0" w:space="0" w:color="auto"/>
        <w:bottom w:val="none" w:sz="0" w:space="0" w:color="auto"/>
        <w:right w:val="none" w:sz="0" w:space="0" w:color="auto"/>
      </w:divBdr>
    </w:div>
    <w:div w:id="448594915">
      <w:marLeft w:val="640"/>
      <w:marRight w:val="0"/>
      <w:marTop w:val="0"/>
      <w:marBottom w:val="0"/>
      <w:divBdr>
        <w:top w:val="none" w:sz="0" w:space="0" w:color="auto"/>
        <w:left w:val="none" w:sz="0" w:space="0" w:color="auto"/>
        <w:bottom w:val="none" w:sz="0" w:space="0" w:color="auto"/>
        <w:right w:val="none" w:sz="0" w:space="0" w:color="auto"/>
      </w:divBdr>
    </w:div>
    <w:div w:id="448621369">
      <w:marLeft w:val="640"/>
      <w:marRight w:val="0"/>
      <w:marTop w:val="0"/>
      <w:marBottom w:val="0"/>
      <w:divBdr>
        <w:top w:val="none" w:sz="0" w:space="0" w:color="auto"/>
        <w:left w:val="none" w:sz="0" w:space="0" w:color="auto"/>
        <w:bottom w:val="none" w:sz="0" w:space="0" w:color="auto"/>
        <w:right w:val="none" w:sz="0" w:space="0" w:color="auto"/>
      </w:divBdr>
    </w:div>
    <w:div w:id="448857354">
      <w:marLeft w:val="640"/>
      <w:marRight w:val="0"/>
      <w:marTop w:val="0"/>
      <w:marBottom w:val="0"/>
      <w:divBdr>
        <w:top w:val="none" w:sz="0" w:space="0" w:color="auto"/>
        <w:left w:val="none" w:sz="0" w:space="0" w:color="auto"/>
        <w:bottom w:val="none" w:sz="0" w:space="0" w:color="auto"/>
        <w:right w:val="none" w:sz="0" w:space="0" w:color="auto"/>
      </w:divBdr>
    </w:div>
    <w:div w:id="448932234">
      <w:marLeft w:val="640"/>
      <w:marRight w:val="0"/>
      <w:marTop w:val="0"/>
      <w:marBottom w:val="0"/>
      <w:divBdr>
        <w:top w:val="none" w:sz="0" w:space="0" w:color="auto"/>
        <w:left w:val="none" w:sz="0" w:space="0" w:color="auto"/>
        <w:bottom w:val="none" w:sz="0" w:space="0" w:color="auto"/>
        <w:right w:val="none" w:sz="0" w:space="0" w:color="auto"/>
      </w:divBdr>
    </w:div>
    <w:div w:id="448934440">
      <w:marLeft w:val="640"/>
      <w:marRight w:val="0"/>
      <w:marTop w:val="0"/>
      <w:marBottom w:val="0"/>
      <w:divBdr>
        <w:top w:val="none" w:sz="0" w:space="0" w:color="auto"/>
        <w:left w:val="none" w:sz="0" w:space="0" w:color="auto"/>
        <w:bottom w:val="none" w:sz="0" w:space="0" w:color="auto"/>
        <w:right w:val="none" w:sz="0" w:space="0" w:color="auto"/>
      </w:divBdr>
    </w:div>
    <w:div w:id="449054423">
      <w:marLeft w:val="640"/>
      <w:marRight w:val="0"/>
      <w:marTop w:val="0"/>
      <w:marBottom w:val="0"/>
      <w:divBdr>
        <w:top w:val="none" w:sz="0" w:space="0" w:color="auto"/>
        <w:left w:val="none" w:sz="0" w:space="0" w:color="auto"/>
        <w:bottom w:val="none" w:sz="0" w:space="0" w:color="auto"/>
        <w:right w:val="none" w:sz="0" w:space="0" w:color="auto"/>
      </w:divBdr>
    </w:div>
    <w:div w:id="449054889">
      <w:marLeft w:val="640"/>
      <w:marRight w:val="0"/>
      <w:marTop w:val="0"/>
      <w:marBottom w:val="0"/>
      <w:divBdr>
        <w:top w:val="none" w:sz="0" w:space="0" w:color="auto"/>
        <w:left w:val="none" w:sz="0" w:space="0" w:color="auto"/>
        <w:bottom w:val="none" w:sz="0" w:space="0" w:color="auto"/>
        <w:right w:val="none" w:sz="0" w:space="0" w:color="auto"/>
      </w:divBdr>
    </w:div>
    <w:div w:id="449056628">
      <w:marLeft w:val="640"/>
      <w:marRight w:val="0"/>
      <w:marTop w:val="0"/>
      <w:marBottom w:val="0"/>
      <w:divBdr>
        <w:top w:val="none" w:sz="0" w:space="0" w:color="auto"/>
        <w:left w:val="none" w:sz="0" w:space="0" w:color="auto"/>
        <w:bottom w:val="none" w:sz="0" w:space="0" w:color="auto"/>
        <w:right w:val="none" w:sz="0" w:space="0" w:color="auto"/>
      </w:divBdr>
    </w:div>
    <w:div w:id="449082728">
      <w:marLeft w:val="640"/>
      <w:marRight w:val="0"/>
      <w:marTop w:val="0"/>
      <w:marBottom w:val="0"/>
      <w:divBdr>
        <w:top w:val="none" w:sz="0" w:space="0" w:color="auto"/>
        <w:left w:val="none" w:sz="0" w:space="0" w:color="auto"/>
        <w:bottom w:val="none" w:sz="0" w:space="0" w:color="auto"/>
        <w:right w:val="none" w:sz="0" w:space="0" w:color="auto"/>
      </w:divBdr>
    </w:div>
    <w:div w:id="449084906">
      <w:marLeft w:val="640"/>
      <w:marRight w:val="0"/>
      <w:marTop w:val="0"/>
      <w:marBottom w:val="0"/>
      <w:divBdr>
        <w:top w:val="none" w:sz="0" w:space="0" w:color="auto"/>
        <w:left w:val="none" w:sz="0" w:space="0" w:color="auto"/>
        <w:bottom w:val="none" w:sz="0" w:space="0" w:color="auto"/>
        <w:right w:val="none" w:sz="0" w:space="0" w:color="auto"/>
      </w:divBdr>
    </w:div>
    <w:div w:id="449125294">
      <w:bodyDiv w:val="1"/>
      <w:marLeft w:val="0"/>
      <w:marRight w:val="0"/>
      <w:marTop w:val="0"/>
      <w:marBottom w:val="0"/>
      <w:divBdr>
        <w:top w:val="none" w:sz="0" w:space="0" w:color="auto"/>
        <w:left w:val="none" w:sz="0" w:space="0" w:color="auto"/>
        <w:bottom w:val="none" w:sz="0" w:space="0" w:color="auto"/>
        <w:right w:val="none" w:sz="0" w:space="0" w:color="auto"/>
      </w:divBdr>
    </w:div>
    <w:div w:id="449202650">
      <w:marLeft w:val="640"/>
      <w:marRight w:val="0"/>
      <w:marTop w:val="0"/>
      <w:marBottom w:val="0"/>
      <w:divBdr>
        <w:top w:val="none" w:sz="0" w:space="0" w:color="auto"/>
        <w:left w:val="none" w:sz="0" w:space="0" w:color="auto"/>
        <w:bottom w:val="none" w:sz="0" w:space="0" w:color="auto"/>
        <w:right w:val="none" w:sz="0" w:space="0" w:color="auto"/>
      </w:divBdr>
    </w:div>
    <w:div w:id="449209918">
      <w:marLeft w:val="640"/>
      <w:marRight w:val="0"/>
      <w:marTop w:val="0"/>
      <w:marBottom w:val="0"/>
      <w:divBdr>
        <w:top w:val="none" w:sz="0" w:space="0" w:color="auto"/>
        <w:left w:val="none" w:sz="0" w:space="0" w:color="auto"/>
        <w:bottom w:val="none" w:sz="0" w:space="0" w:color="auto"/>
        <w:right w:val="none" w:sz="0" w:space="0" w:color="auto"/>
      </w:divBdr>
    </w:div>
    <w:div w:id="449250141">
      <w:marLeft w:val="640"/>
      <w:marRight w:val="0"/>
      <w:marTop w:val="0"/>
      <w:marBottom w:val="0"/>
      <w:divBdr>
        <w:top w:val="none" w:sz="0" w:space="0" w:color="auto"/>
        <w:left w:val="none" w:sz="0" w:space="0" w:color="auto"/>
        <w:bottom w:val="none" w:sz="0" w:space="0" w:color="auto"/>
        <w:right w:val="none" w:sz="0" w:space="0" w:color="auto"/>
      </w:divBdr>
    </w:div>
    <w:div w:id="449277009">
      <w:marLeft w:val="640"/>
      <w:marRight w:val="0"/>
      <w:marTop w:val="0"/>
      <w:marBottom w:val="0"/>
      <w:divBdr>
        <w:top w:val="none" w:sz="0" w:space="0" w:color="auto"/>
        <w:left w:val="none" w:sz="0" w:space="0" w:color="auto"/>
        <w:bottom w:val="none" w:sz="0" w:space="0" w:color="auto"/>
        <w:right w:val="none" w:sz="0" w:space="0" w:color="auto"/>
      </w:divBdr>
    </w:div>
    <w:div w:id="449395754">
      <w:marLeft w:val="640"/>
      <w:marRight w:val="0"/>
      <w:marTop w:val="0"/>
      <w:marBottom w:val="0"/>
      <w:divBdr>
        <w:top w:val="none" w:sz="0" w:space="0" w:color="auto"/>
        <w:left w:val="none" w:sz="0" w:space="0" w:color="auto"/>
        <w:bottom w:val="none" w:sz="0" w:space="0" w:color="auto"/>
        <w:right w:val="none" w:sz="0" w:space="0" w:color="auto"/>
      </w:divBdr>
    </w:div>
    <w:div w:id="449402842">
      <w:marLeft w:val="640"/>
      <w:marRight w:val="0"/>
      <w:marTop w:val="0"/>
      <w:marBottom w:val="0"/>
      <w:divBdr>
        <w:top w:val="none" w:sz="0" w:space="0" w:color="auto"/>
        <w:left w:val="none" w:sz="0" w:space="0" w:color="auto"/>
        <w:bottom w:val="none" w:sz="0" w:space="0" w:color="auto"/>
        <w:right w:val="none" w:sz="0" w:space="0" w:color="auto"/>
      </w:divBdr>
    </w:div>
    <w:div w:id="449514494">
      <w:marLeft w:val="640"/>
      <w:marRight w:val="0"/>
      <w:marTop w:val="0"/>
      <w:marBottom w:val="0"/>
      <w:divBdr>
        <w:top w:val="none" w:sz="0" w:space="0" w:color="auto"/>
        <w:left w:val="none" w:sz="0" w:space="0" w:color="auto"/>
        <w:bottom w:val="none" w:sz="0" w:space="0" w:color="auto"/>
        <w:right w:val="none" w:sz="0" w:space="0" w:color="auto"/>
      </w:divBdr>
    </w:div>
    <w:div w:id="449667620">
      <w:marLeft w:val="640"/>
      <w:marRight w:val="0"/>
      <w:marTop w:val="0"/>
      <w:marBottom w:val="0"/>
      <w:divBdr>
        <w:top w:val="none" w:sz="0" w:space="0" w:color="auto"/>
        <w:left w:val="none" w:sz="0" w:space="0" w:color="auto"/>
        <w:bottom w:val="none" w:sz="0" w:space="0" w:color="auto"/>
        <w:right w:val="none" w:sz="0" w:space="0" w:color="auto"/>
      </w:divBdr>
    </w:div>
    <w:div w:id="449671996">
      <w:marLeft w:val="640"/>
      <w:marRight w:val="0"/>
      <w:marTop w:val="0"/>
      <w:marBottom w:val="0"/>
      <w:divBdr>
        <w:top w:val="none" w:sz="0" w:space="0" w:color="auto"/>
        <w:left w:val="none" w:sz="0" w:space="0" w:color="auto"/>
        <w:bottom w:val="none" w:sz="0" w:space="0" w:color="auto"/>
        <w:right w:val="none" w:sz="0" w:space="0" w:color="auto"/>
      </w:divBdr>
    </w:div>
    <w:div w:id="449787734">
      <w:marLeft w:val="640"/>
      <w:marRight w:val="0"/>
      <w:marTop w:val="0"/>
      <w:marBottom w:val="0"/>
      <w:divBdr>
        <w:top w:val="none" w:sz="0" w:space="0" w:color="auto"/>
        <w:left w:val="none" w:sz="0" w:space="0" w:color="auto"/>
        <w:bottom w:val="none" w:sz="0" w:space="0" w:color="auto"/>
        <w:right w:val="none" w:sz="0" w:space="0" w:color="auto"/>
      </w:divBdr>
    </w:div>
    <w:div w:id="449856616">
      <w:marLeft w:val="640"/>
      <w:marRight w:val="0"/>
      <w:marTop w:val="0"/>
      <w:marBottom w:val="0"/>
      <w:divBdr>
        <w:top w:val="none" w:sz="0" w:space="0" w:color="auto"/>
        <w:left w:val="none" w:sz="0" w:space="0" w:color="auto"/>
        <w:bottom w:val="none" w:sz="0" w:space="0" w:color="auto"/>
        <w:right w:val="none" w:sz="0" w:space="0" w:color="auto"/>
      </w:divBdr>
    </w:div>
    <w:div w:id="450050114">
      <w:marLeft w:val="640"/>
      <w:marRight w:val="0"/>
      <w:marTop w:val="0"/>
      <w:marBottom w:val="0"/>
      <w:divBdr>
        <w:top w:val="none" w:sz="0" w:space="0" w:color="auto"/>
        <w:left w:val="none" w:sz="0" w:space="0" w:color="auto"/>
        <w:bottom w:val="none" w:sz="0" w:space="0" w:color="auto"/>
        <w:right w:val="none" w:sz="0" w:space="0" w:color="auto"/>
      </w:divBdr>
    </w:div>
    <w:div w:id="450125256">
      <w:marLeft w:val="640"/>
      <w:marRight w:val="0"/>
      <w:marTop w:val="0"/>
      <w:marBottom w:val="0"/>
      <w:divBdr>
        <w:top w:val="none" w:sz="0" w:space="0" w:color="auto"/>
        <w:left w:val="none" w:sz="0" w:space="0" w:color="auto"/>
        <w:bottom w:val="none" w:sz="0" w:space="0" w:color="auto"/>
        <w:right w:val="none" w:sz="0" w:space="0" w:color="auto"/>
      </w:divBdr>
    </w:div>
    <w:div w:id="450129251">
      <w:marLeft w:val="640"/>
      <w:marRight w:val="0"/>
      <w:marTop w:val="0"/>
      <w:marBottom w:val="0"/>
      <w:divBdr>
        <w:top w:val="none" w:sz="0" w:space="0" w:color="auto"/>
        <w:left w:val="none" w:sz="0" w:space="0" w:color="auto"/>
        <w:bottom w:val="none" w:sz="0" w:space="0" w:color="auto"/>
        <w:right w:val="none" w:sz="0" w:space="0" w:color="auto"/>
      </w:divBdr>
    </w:div>
    <w:div w:id="450132042">
      <w:marLeft w:val="640"/>
      <w:marRight w:val="0"/>
      <w:marTop w:val="0"/>
      <w:marBottom w:val="0"/>
      <w:divBdr>
        <w:top w:val="none" w:sz="0" w:space="0" w:color="auto"/>
        <w:left w:val="none" w:sz="0" w:space="0" w:color="auto"/>
        <w:bottom w:val="none" w:sz="0" w:space="0" w:color="auto"/>
        <w:right w:val="none" w:sz="0" w:space="0" w:color="auto"/>
      </w:divBdr>
    </w:div>
    <w:div w:id="450242972">
      <w:marLeft w:val="640"/>
      <w:marRight w:val="0"/>
      <w:marTop w:val="0"/>
      <w:marBottom w:val="0"/>
      <w:divBdr>
        <w:top w:val="none" w:sz="0" w:space="0" w:color="auto"/>
        <w:left w:val="none" w:sz="0" w:space="0" w:color="auto"/>
        <w:bottom w:val="none" w:sz="0" w:space="0" w:color="auto"/>
        <w:right w:val="none" w:sz="0" w:space="0" w:color="auto"/>
      </w:divBdr>
    </w:div>
    <w:div w:id="450322028">
      <w:marLeft w:val="640"/>
      <w:marRight w:val="0"/>
      <w:marTop w:val="0"/>
      <w:marBottom w:val="0"/>
      <w:divBdr>
        <w:top w:val="none" w:sz="0" w:space="0" w:color="auto"/>
        <w:left w:val="none" w:sz="0" w:space="0" w:color="auto"/>
        <w:bottom w:val="none" w:sz="0" w:space="0" w:color="auto"/>
        <w:right w:val="none" w:sz="0" w:space="0" w:color="auto"/>
      </w:divBdr>
    </w:div>
    <w:div w:id="450394846">
      <w:marLeft w:val="640"/>
      <w:marRight w:val="0"/>
      <w:marTop w:val="0"/>
      <w:marBottom w:val="0"/>
      <w:divBdr>
        <w:top w:val="none" w:sz="0" w:space="0" w:color="auto"/>
        <w:left w:val="none" w:sz="0" w:space="0" w:color="auto"/>
        <w:bottom w:val="none" w:sz="0" w:space="0" w:color="auto"/>
        <w:right w:val="none" w:sz="0" w:space="0" w:color="auto"/>
      </w:divBdr>
    </w:div>
    <w:div w:id="450438187">
      <w:marLeft w:val="640"/>
      <w:marRight w:val="0"/>
      <w:marTop w:val="0"/>
      <w:marBottom w:val="0"/>
      <w:divBdr>
        <w:top w:val="none" w:sz="0" w:space="0" w:color="auto"/>
        <w:left w:val="none" w:sz="0" w:space="0" w:color="auto"/>
        <w:bottom w:val="none" w:sz="0" w:space="0" w:color="auto"/>
        <w:right w:val="none" w:sz="0" w:space="0" w:color="auto"/>
      </w:divBdr>
    </w:div>
    <w:div w:id="450441806">
      <w:marLeft w:val="640"/>
      <w:marRight w:val="0"/>
      <w:marTop w:val="0"/>
      <w:marBottom w:val="0"/>
      <w:divBdr>
        <w:top w:val="none" w:sz="0" w:space="0" w:color="auto"/>
        <w:left w:val="none" w:sz="0" w:space="0" w:color="auto"/>
        <w:bottom w:val="none" w:sz="0" w:space="0" w:color="auto"/>
        <w:right w:val="none" w:sz="0" w:space="0" w:color="auto"/>
      </w:divBdr>
    </w:div>
    <w:div w:id="450514762">
      <w:marLeft w:val="640"/>
      <w:marRight w:val="0"/>
      <w:marTop w:val="0"/>
      <w:marBottom w:val="0"/>
      <w:divBdr>
        <w:top w:val="none" w:sz="0" w:space="0" w:color="auto"/>
        <w:left w:val="none" w:sz="0" w:space="0" w:color="auto"/>
        <w:bottom w:val="none" w:sz="0" w:space="0" w:color="auto"/>
        <w:right w:val="none" w:sz="0" w:space="0" w:color="auto"/>
      </w:divBdr>
    </w:div>
    <w:div w:id="450515109">
      <w:marLeft w:val="640"/>
      <w:marRight w:val="0"/>
      <w:marTop w:val="0"/>
      <w:marBottom w:val="0"/>
      <w:divBdr>
        <w:top w:val="none" w:sz="0" w:space="0" w:color="auto"/>
        <w:left w:val="none" w:sz="0" w:space="0" w:color="auto"/>
        <w:bottom w:val="none" w:sz="0" w:space="0" w:color="auto"/>
        <w:right w:val="none" w:sz="0" w:space="0" w:color="auto"/>
      </w:divBdr>
    </w:div>
    <w:div w:id="450519585">
      <w:marLeft w:val="640"/>
      <w:marRight w:val="0"/>
      <w:marTop w:val="0"/>
      <w:marBottom w:val="0"/>
      <w:divBdr>
        <w:top w:val="none" w:sz="0" w:space="0" w:color="auto"/>
        <w:left w:val="none" w:sz="0" w:space="0" w:color="auto"/>
        <w:bottom w:val="none" w:sz="0" w:space="0" w:color="auto"/>
        <w:right w:val="none" w:sz="0" w:space="0" w:color="auto"/>
      </w:divBdr>
    </w:div>
    <w:div w:id="450586368">
      <w:marLeft w:val="640"/>
      <w:marRight w:val="0"/>
      <w:marTop w:val="0"/>
      <w:marBottom w:val="0"/>
      <w:divBdr>
        <w:top w:val="none" w:sz="0" w:space="0" w:color="auto"/>
        <w:left w:val="none" w:sz="0" w:space="0" w:color="auto"/>
        <w:bottom w:val="none" w:sz="0" w:space="0" w:color="auto"/>
        <w:right w:val="none" w:sz="0" w:space="0" w:color="auto"/>
      </w:divBdr>
    </w:div>
    <w:div w:id="450591646">
      <w:marLeft w:val="640"/>
      <w:marRight w:val="0"/>
      <w:marTop w:val="0"/>
      <w:marBottom w:val="0"/>
      <w:divBdr>
        <w:top w:val="none" w:sz="0" w:space="0" w:color="auto"/>
        <w:left w:val="none" w:sz="0" w:space="0" w:color="auto"/>
        <w:bottom w:val="none" w:sz="0" w:space="0" w:color="auto"/>
        <w:right w:val="none" w:sz="0" w:space="0" w:color="auto"/>
      </w:divBdr>
    </w:div>
    <w:div w:id="450822531">
      <w:marLeft w:val="640"/>
      <w:marRight w:val="0"/>
      <w:marTop w:val="0"/>
      <w:marBottom w:val="0"/>
      <w:divBdr>
        <w:top w:val="none" w:sz="0" w:space="0" w:color="auto"/>
        <w:left w:val="none" w:sz="0" w:space="0" w:color="auto"/>
        <w:bottom w:val="none" w:sz="0" w:space="0" w:color="auto"/>
        <w:right w:val="none" w:sz="0" w:space="0" w:color="auto"/>
      </w:divBdr>
    </w:div>
    <w:div w:id="450824717">
      <w:marLeft w:val="640"/>
      <w:marRight w:val="0"/>
      <w:marTop w:val="0"/>
      <w:marBottom w:val="0"/>
      <w:divBdr>
        <w:top w:val="none" w:sz="0" w:space="0" w:color="auto"/>
        <w:left w:val="none" w:sz="0" w:space="0" w:color="auto"/>
        <w:bottom w:val="none" w:sz="0" w:space="0" w:color="auto"/>
        <w:right w:val="none" w:sz="0" w:space="0" w:color="auto"/>
      </w:divBdr>
    </w:div>
    <w:div w:id="450831027">
      <w:marLeft w:val="640"/>
      <w:marRight w:val="0"/>
      <w:marTop w:val="0"/>
      <w:marBottom w:val="0"/>
      <w:divBdr>
        <w:top w:val="none" w:sz="0" w:space="0" w:color="auto"/>
        <w:left w:val="none" w:sz="0" w:space="0" w:color="auto"/>
        <w:bottom w:val="none" w:sz="0" w:space="0" w:color="auto"/>
        <w:right w:val="none" w:sz="0" w:space="0" w:color="auto"/>
      </w:divBdr>
    </w:div>
    <w:div w:id="450831422">
      <w:marLeft w:val="640"/>
      <w:marRight w:val="0"/>
      <w:marTop w:val="0"/>
      <w:marBottom w:val="0"/>
      <w:divBdr>
        <w:top w:val="none" w:sz="0" w:space="0" w:color="auto"/>
        <w:left w:val="none" w:sz="0" w:space="0" w:color="auto"/>
        <w:bottom w:val="none" w:sz="0" w:space="0" w:color="auto"/>
        <w:right w:val="none" w:sz="0" w:space="0" w:color="auto"/>
      </w:divBdr>
    </w:div>
    <w:div w:id="450898282">
      <w:marLeft w:val="640"/>
      <w:marRight w:val="0"/>
      <w:marTop w:val="0"/>
      <w:marBottom w:val="0"/>
      <w:divBdr>
        <w:top w:val="none" w:sz="0" w:space="0" w:color="auto"/>
        <w:left w:val="none" w:sz="0" w:space="0" w:color="auto"/>
        <w:bottom w:val="none" w:sz="0" w:space="0" w:color="auto"/>
        <w:right w:val="none" w:sz="0" w:space="0" w:color="auto"/>
      </w:divBdr>
    </w:div>
    <w:div w:id="450900656">
      <w:marLeft w:val="640"/>
      <w:marRight w:val="0"/>
      <w:marTop w:val="0"/>
      <w:marBottom w:val="0"/>
      <w:divBdr>
        <w:top w:val="none" w:sz="0" w:space="0" w:color="auto"/>
        <w:left w:val="none" w:sz="0" w:space="0" w:color="auto"/>
        <w:bottom w:val="none" w:sz="0" w:space="0" w:color="auto"/>
        <w:right w:val="none" w:sz="0" w:space="0" w:color="auto"/>
      </w:divBdr>
    </w:div>
    <w:div w:id="450905377">
      <w:marLeft w:val="640"/>
      <w:marRight w:val="0"/>
      <w:marTop w:val="0"/>
      <w:marBottom w:val="0"/>
      <w:divBdr>
        <w:top w:val="none" w:sz="0" w:space="0" w:color="auto"/>
        <w:left w:val="none" w:sz="0" w:space="0" w:color="auto"/>
        <w:bottom w:val="none" w:sz="0" w:space="0" w:color="auto"/>
        <w:right w:val="none" w:sz="0" w:space="0" w:color="auto"/>
      </w:divBdr>
    </w:div>
    <w:div w:id="450976712">
      <w:marLeft w:val="640"/>
      <w:marRight w:val="0"/>
      <w:marTop w:val="0"/>
      <w:marBottom w:val="0"/>
      <w:divBdr>
        <w:top w:val="none" w:sz="0" w:space="0" w:color="auto"/>
        <w:left w:val="none" w:sz="0" w:space="0" w:color="auto"/>
        <w:bottom w:val="none" w:sz="0" w:space="0" w:color="auto"/>
        <w:right w:val="none" w:sz="0" w:space="0" w:color="auto"/>
      </w:divBdr>
    </w:div>
    <w:div w:id="450977108">
      <w:marLeft w:val="640"/>
      <w:marRight w:val="0"/>
      <w:marTop w:val="0"/>
      <w:marBottom w:val="0"/>
      <w:divBdr>
        <w:top w:val="none" w:sz="0" w:space="0" w:color="auto"/>
        <w:left w:val="none" w:sz="0" w:space="0" w:color="auto"/>
        <w:bottom w:val="none" w:sz="0" w:space="0" w:color="auto"/>
        <w:right w:val="none" w:sz="0" w:space="0" w:color="auto"/>
      </w:divBdr>
    </w:div>
    <w:div w:id="451049131">
      <w:marLeft w:val="640"/>
      <w:marRight w:val="0"/>
      <w:marTop w:val="0"/>
      <w:marBottom w:val="0"/>
      <w:divBdr>
        <w:top w:val="none" w:sz="0" w:space="0" w:color="auto"/>
        <w:left w:val="none" w:sz="0" w:space="0" w:color="auto"/>
        <w:bottom w:val="none" w:sz="0" w:space="0" w:color="auto"/>
        <w:right w:val="none" w:sz="0" w:space="0" w:color="auto"/>
      </w:divBdr>
    </w:div>
    <w:div w:id="451097308">
      <w:marLeft w:val="640"/>
      <w:marRight w:val="0"/>
      <w:marTop w:val="0"/>
      <w:marBottom w:val="0"/>
      <w:divBdr>
        <w:top w:val="none" w:sz="0" w:space="0" w:color="auto"/>
        <w:left w:val="none" w:sz="0" w:space="0" w:color="auto"/>
        <w:bottom w:val="none" w:sz="0" w:space="0" w:color="auto"/>
        <w:right w:val="none" w:sz="0" w:space="0" w:color="auto"/>
      </w:divBdr>
    </w:div>
    <w:div w:id="451100650">
      <w:marLeft w:val="640"/>
      <w:marRight w:val="0"/>
      <w:marTop w:val="0"/>
      <w:marBottom w:val="0"/>
      <w:divBdr>
        <w:top w:val="none" w:sz="0" w:space="0" w:color="auto"/>
        <w:left w:val="none" w:sz="0" w:space="0" w:color="auto"/>
        <w:bottom w:val="none" w:sz="0" w:space="0" w:color="auto"/>
        <w:right w:val="none" w:sz="0" w:space="0" w:color="auto"/>
      </w:divBdr>
    </w:div>
    <w:div w:id="451173140">
      <w:marLeft w:val="640"/>
      <w:marRight w:val="0"/>
      <w:marTop w:val="0"/>
      <w:marBottom w:val="0"/>
      <w:divBdr>
        <w:top w:val="none" w:sz="0" w:space="0" w:color="auto"/>
        <w:left w:val="none" w:sz="0" w:space="0" w:color="auto"/>
        <w:bottom w:val="none" w:sz="0" w:space="0" w:color="auto"/>
        <w:right w:val="none" w:sz="0" w:space="0" w:color="auto"/>
      </w:divBdr>
    </w:div>
    <w:div w:id="451479064">
      <w:marLeft w:val="640"/>
      <w:marRight w:val="0"/>
      <w:marTop w:val="0"/>
      <w:marBottom w:val="0"/>
      <w:divBdr>
        <w:top w:val="none" w:sz="0" w:space="0" w:color="auto"/>
        <w:left w:val="none" w:sz="0" w:space="0" w:color="auto"/>
        <w:bottom w:val="none" w:sz="0" w:space="0" w:color="auto"/>
        <w:right w:val="none" w:sz="0" w:space="0" w:color="auto"/>
      </w:divBdr>
    </w:div>
    <w:div w:id="451558975">
      <w:marLeft w:val="640"/>
      <w:marRight w:val="0"/>
      <w:marTop w:val="0"/>
      <w:marBottom w:val="0"/>
      <w:divBdr>
        <w:top w:val="none" w:sz="0" w:space="0" w:color="auto"/>
        <w:left w:val="none" w:sz="0" w:space="0" w:color="auto"/>
        <w:bottom w:val="none" w:sz="0" w:space="0" w:color="auto"/>
        <w:right w:val="none" w:sz="0" w:space="0" w:color="auto"/>
      </w:divBdr>
    </w:div>
    <w:div w:id="451636124">
      <w:marLeft w:val="640"/>
      <w:marRight w:val="0"/>
      <w:marTop w:val="0"/>
      <w:marBottom w:val="0"/>
      <w:divBdr>
        <w:top w:val="none" w:sz="0" w:space="0" w:color="auto"/>
        <w:left w:val="none" w:sz="0" w:space="0" w:color="auto"/>
        <w:bottom w:val="none" w:sz="0" w:space="0" w:color="auto"/>
        <w:right w:val="none" w:sz="0" w:space="0" w:color="auto"/>
      </w:divBdr>
    </w:div>
    <w:div w:id="451750585">
      <w:marLeft w:val="640"/>
      <w:marRight w:val="0"/>
      <w:marTop w:val="0"/>
      <w:marBottom w:val="0"/>
      <w:divBdr>
        <w:top w:val="none" w:sz="0" w:space="0" w:color="auto"/>
        <w:left w:val="none" w:sz="0" w:space="0" w:color="auto"/>
        <w:bottom w:val="none" w:sz="0" w:space="0" w:color="auto"/>
        <w:right w:val="none" w:sz="0" w:space="0" w:color="auto"/>
      </w:divBdr>
    </w:div>
    <w:div w:id="451822099">
      <w:marLeft w:val="640"/>
      <w:marRight w:val="0"/>
      <w:marTop w:val="0"/>
      <w:marBottom w:val="0"/>
      <w:divBdr>
        <w:top w:val="none" w:sz="0" w:space="0" w:color="auto"/>
        <w:left w:val="none" w:sz="0" w:space="0" w:color="auto"/>
        <w:bottom w:val="none" w:sz="0" w:space="0" w:color="auto"/>
        <w:right w:val="none" w:sz="0" w:space="0" w:color="auto"/>
      </w:divBdr>
    </w:div>
    <w:div w:id="451824715">
      <w:marLeft w:val="640"/>
      <w:marRight w:val="0"/>
      <w:marTop w:val="0"/>
      <w:marBottom w:val="0"/>
      <w:divBdr>
        <w:top w:val="none" w:sz="0" w:space="0" w:color="auto"/>
        <w:left w:val="none" w:sz="0" w:space="0" w:color="auto"/>
        <w:bottom w:val="none" w:sz="0" w:space="0" w:color="auto"/>
        <w:right w:val="none" w:sz="0" w:space="0" w:color="auto"/>
      </w:divBdr>
    </w:div>
    <w:div w:id="451897891">
      <w:marLeft w:val="640"/>
      <w:marRight w:val="0"/>
      <w:marTop w:val="0"/>
      <w:marBottom w:val="0"/>
      <w:divBdr>
        <w:top w:val="none" w:sz="0" w:space="0" w:color="auto"/>
        <w:left w:val="none" w:sz="0" w:space="0" w:color="auto"/>
        <w:bottom w:val="none" w:sz="0" w:space="0" w:color="auto"/>
        <w:right w:val="none" w:sz="0" w:space="0" w:color="auto"/>
      </w:divBdr>
    </w:div>
    <w:div w:id="452018304">
      <w:marLeft w:val="640"/>
      <w:marRight w:val="0"/>
      <w:marTop w:val="0"/>
      <w:marBottom w:val="0"/>
      <w:divBdr>
        <w:top w:val="none" w:sz="0" w:space="0" w:color="auto"/>
        <w:left w:val="none" w:sz="0" w:space="0" w:color="auto"/>
        <w:bottom w:val="none" w:sz="0" w:space="0" w:color="auto"/>
        <w:right w:val="none" w:sz="0" w:space="0" w:color="auto"/>
      </w:divBdr>
    </w:div>
    <w:div w:id="452024512">
      <w:marLeft w:val="640"/>
      <w:marRight w:val="0"/>
      <w:marTop w:val="0"/>
      <w:marBottom w:val="0"/>
      <w:divBdr>
        <w:top w:val="none" w:sz="0" w:space="0" w:color="auto"/>
        <w:left w:val="none" w:sz="0" w:space="0" w:color="auto"/>
        <w:bottom w:val="none" w:sz="0" w:space="0" w:color="auto"/>
        <w:right w:val="none" w:sz="0" w:space="0" w:color="auto"/>
      </w:divBdr>
    </w:div>
    <w:div w:id="452133855">
      <w:marLeft w:val="640"/>
      <w:marRight w:val="0"/>
      <w:marTop w:val="0"/>
      <w:marBottom w:val="0"/>
      <w:divBdr>
        <w:top w:val="none" w:sz="0" w:space="0" w:color="auto"/>
        <w:left w:val="none" w:sz="0" w:space="0" w:color="auto"/>
        <w:bottom w:val="none" w:sz="0" w:space="0" w:color="auto"/>
        <w:right w:val="none" w:sz="0" w:space="0" w:color="auto"/>
      </w:divBdr>
    </w:div>
    <w:div w:id="452361279">
      <w:marLeft w:val="640"/>
      <w:marRight w:val="0"/>
      <w:marTop w:val="0"/>
      <w:marBottom w:val="0"/>
      <w:divBdr>
        <w:top w:val="none" w:sz="0" w:space="0" w:color="auto"/>
        <w:left w:val="none" w:sz="0" w:space="0" w:color="auto"/>
        <w:bottom w:val="none" w:sz="0" w:space="0" w:color="auto"/>
        <w:right w:val="none" w:sz="0" w:space="0" w:color="auto"/>
      </w:divBdr>
    </w:div>
    <w:div w:id="452402009">
      <w:marLeft w:val="640"/>
      <w:marRight w:val="0"/>
      <w:marTop w:val="0"/>
      <w:marBottom w:val="0"/>
      <w:divBdr>
        <w:top w:val="none" w:sz="0" w:space="0" w:color="auto"/>
        <w:left w:val="none" w:sz="0" w:space="0" w:color="auto"/>
        <w:bottom w:val="none" w:sz="0" w:space="0" w:color="auto"/>
        <w:right w:val="none" w:sz="0" w:space="0" w:color="auto"/>
      </w:divBdr>
    </w:div>
    <w:div w:id="452406768">
      <w:marLeft w:val="640"/>
      <w:marRight w:val="0"/>
      <w:marTop w:val="0"/>
      <w:marBottom w:val="0"/>
      <w:divBdr>
        <w:top w:val="none" w:sz="0" w:space="0" w:color="auto"/>
        <w:left w:val="none" w:sz="0" w:space="0" w:color="auto"/>
        <w:bottom w:val="none" w:sz="0" w:space="0" w:color="auto"/>
        <w:right w:val="none" w:sz="0" w:space="0" w:color="auto"/>
      </w:divBdr>
    </w:div>
    <w:div w:id="452483079">
      <w:marLeft w:val="640"/>
      <w:marRight w:val="0"/>
      <w:marTop w:val="0"/>
      <w:marBottom w:val="0"/>
      <w:divBdr>
        <w:top w:val="none" w:sz="0" w:space="0" w:color="auto"/>
        <w:left w:val="none" w:sz="0" w:space="0" w:color="auto"/>
        <w:bottom w:val="none" w:sz="0" w:space="0" w:color="auto"/>
        <w:right w:val="none" w:sz="0" w:space="0" w:color="auto"/>
      </w:divBdr>
    </w:div>
    <w:div w:id="452484033">
      <w:marLeft w:val="640"/>
      <w:marRight w:val="0"/>
      <w:marTop w:val="0"/>
      <w:marBottom w:val="0"/>
      <w:divBdr>
        <w:top w:val="none" w:sz="0" w:space="0" w:color="auto"/>
        <w:left w:val="none" w:sz="0" w:space="0" w:color="auto"/>
        <w:bottom w:val="none" w:sz="0" w:space="0" w:color="auto"/>
        <w:right w:val="none" w:sz="0" w:space="0" w:color="auto"/>
      </w:divBdr>
    </w:div>
    <w:div w:id="452596507">
      <w:marLeft w:val="640"/>
      <w:marRight w:val="0"/>
      <w:marTop w:val="0"/>
      <w:marBottom w:val="0"/>
      <w:divBdr>
        <w:top w:val="none" w:sz="0" w:space="0" w:color="auto"/>
        <w:left w:val="none" w:sz="0" w:space="0" w:color="auto"/>
        <w:bottom w:val="none" w:sz="0" w:space="0" w:color="auto"/>
        <w:right w:val="none" w:sz="0" w:space="0" w:color="auto"/>
      </w:divBdr>
    </w:div>
    <w:div w:id="452747249">
      <w:marLeft w:val="640"/>
      <w:marRight w:val="0"/>
      <w:marTop w:val="0"/>
      <w:marBottom w:val="0"/>
      <w:divBdr>
        <w:top w:val="none" w:sz="0" w:space="0" w:color="auto"/>
        <w:left w:val="none" w:sz="0" w:space="0" w:color="auto"/>
        <w:bottom w:val="none" w:sz="0" w:space="0" w:color="auto"/>
        <w:right w:val="none" w:sz="0" w:space="0" w:color="auto"/>
      </w:divBdr>
    </w:div>
    <w:div w:id="452792368">
      <w:marLeft w:val="640"/>
      <w:marRight w:val="0"/>
      <w:marTop w:val="0"/>
      <w:marBottom w:val="0"/>
      <w:divBdr>
        <w:top w:val="none" w:sz="0" w:space="0" w:color="auto"/>
        <w:left w:val="none" w:sz="0" w:space="0" w:color="auto"/>
        <w:bottom w:val="none" w:sz="0" w:space="0" w:color="auto"/>
        <w:right w:val="none" w:sz="0" w:space="0" w:color="auto"/>
      </w:divBdr>
    </w:div>
    <w:div w:id="453064209">
      <w:marLeft w:val="640"/>
      <w:marRight w:val="0"/>
      <w:marTop w:val="0"/>
      <w:marBottom w:val="0"/>
      <w:divBdr>
        <w:top w:val="none" w:sz="0" w:space="0" w:color="auto"/>
        <w:left w:val="none" w:sz="0" w:space="0" w:color="auto"/>
        <w:bottom w:val="none" w:sz="0" w:space="0" w:color="auto"/>
        <w:right w:val="none" w:sz="0" w:space="0" w:color="auto"/>
      </w:divBdr>
    </w:div>
    <w:div w:id="453136218">
      <w:marLeft w:val="640"/>
      <w:marRight w:val="0"/>
      <w:marTop w:val="0"/>
      <w:marBottom w:val="0"/>
      <w:divBdr>
        <w:top w:val="none" w:sz="0" w:space="0" w:color="auto"/>
        <w:left w:val="none" w:sz="0" w:space="0" w:color="auto"/>
        <w:bottom w:val="none" w:sz="0" w:space="0" w:color="auto"/>
        <w:right w:val="none" w:sz="0" w:space="0" w:color="auto"/>
      </w:divBdr>
    </w:div>
    <w:div w:id="453137450">
      <w:marLeft w:val="640"/>
      <w:marRight w:val="0"/>
      <w:marTop w:val="0"/>
      <w:marBottom w:val="0"/>
      <w:divBdr>
        <w:top w:val="none" w:sz="0" w:space="0" w:color="auto"/>
        <w:left w:val="none" w:sz="0" w:space="0" w:color="auto"/>
        <w:bottom w:val="none" w:sz="0" w:space="0" w:color="auto"/>
        <w:right w:val="none" w:sz="0" w:space="0" w:color="auto"/>
      </w:divBdr>
    </w:div>
    <w:div w:id="453402914">
      <w:marLeft w:val="640"/>
      <w:marRight w:val="0"/>
      <w:marTop w:val="0"/>
      <w:marBottom w:val="0"/>
      <w:divBdr>
        <w:top w:val="none" w:sz="0" w:space="0" w:color="auto"/>
        <w:left w:val="none" w:sz="0" w:space="0" w:color="auto"/>
        <w:bottom w:val="none" w:sz="0" w:space="0" w:color="auto"/>
        <w:right w:val="none" w:sz="0" w:space="0" w:color="auto"/>
      </w:divBdr>
    </w:div>
    <w:div w:id="453404464">
      <w:marLeft w:val="640"/>
      <w:marRight w:val="0"/>
      <w:marTop w:val="0"/>
      <w:marBottom w:val="0"/>
      <w:divBdr>
        <w:top w:val="none" w:sz="0" w:space="0" w:color="auto"/>
        <w:left w:val="none" w:sz="0" w:space="0" w:color="auto"/>
        <w:bottom w:val="none" w:sz="0" w:space="0" w:color="auto"/>
        <w:right w:val="none" w:sz="0" w:space="0" w:color="auto"/>
      </w:divBdr>
    </w:div>
    <w:div w:id="453525569">
      <w:marLeft w:val="640"/>
      <w:marRight w:val="0"/>
      <w:marTop w:val="0"/>
      <w:marBottom w:val="0"/>
      <w:divBdr>
        <w:top w:val="none" w:sz="0" w:space="0" w:color="auto"/>
        <w:left w:val="none" w:sz="0" w:space="0" w:color="auto"/>
        <w:bottom w:val="none" w:sz="0" w:space="0" w:color="auto"/>
        <w:right w:val="none" w:sz="0" w:space="0" w:color="auto"/>
      </w:divBdr>
    </w:div>
    <w:div w:id="453527152">
      <w:marLeft w:val="640"/>
      <w:marRight w:val="0"/>
      <w:marTop w:val="0"/>
      <w:marBottom w:val="0"/>
      <w:divBdr>
        <w:top w:val="none" w:sz="0" w:space="0" w:color="auto"/>
        <w:left w:val="none" w:sz="0" w:space="0" w:color="auto"/>
        <w:bottom w:val="none" w:sz="0" w:space="0" w:color="auto"/>
        <w:right w:val="none" w:sz="0" w:space="0" w:color="auto"/>
      </w:divBdr>
    </w:div>
    <w:div w:id="453641924">
      <w:marLeft w:val="640"/>
      <w:marRight w:val="0"/>
      <w:marTop w:val="0"/>
      <w:marBottom w:val="0"/>
      <w:divBdr>
        <w:top w:val="none" w:sz="0" w:space="0" w:color="auto"/>
        <w:left w:val="none" w:sz="0" w:space="0" w:color="auto"/>
        <w:bottom w:val="none" w:sz="0" w:space="0" w:color="auto"/>
        <w:right w:val="none" w:sz="0" w:space="0" w:color="auto"/>
      </w:divBdr>
    </w:div>
    <w:div w:id="453717862">
      <w:marLeft w:val="640"/>
      <w:marRight w:val="0"/>
      <w:marTop w:val="0"/>
      <w:marBottom w:val="0"/>
      <w:divBdr>
        <w:top w:val="none" w:sz="0" w:space="0" w:color="auto"/>
        <w:left w:val="none" w:sz="0" w:space="0" w:color="auto"/>
        <w:bottom w:val="none" w:sz="0" w:space="0" w:color="auto"/>
        <w:right w:val="none" w:sz="0" w:space="0" w:color="auto"/>
      </w:divBdr>
    </w:div>
    <w:div w:id="453721384">
      <w:marLeft w:val="640"/>
      <w:marRight w:val="0"/>
      <w:marTop w:val="0"/>
      <w:marBottom w:val="0"/>
      <w:divBdr>
        <w:top w:val="none" w:sz="0" w:space="0" w:color="auto"/>
        <w:left w:val="none" w:sz="0" w:space="0" w:color="auto"/>
        <w:bottom w:val="none" w:sz="0" w:space="0" w:color="auto"/>
        <w:right w:val="none" w:sz="0" w:space="0" w:color="auto"/>
      </w:divBdr>
    </w:div>
    <w:div w:id="453787626">
      <w:marLeft w:val="640"/>
      <w:marRight w:val="0"/>
      <w:marTop w:val="0"/>
      <w:marBottom w:val="0"/>
      <w:divBdr>
        <w:top w:val="none" w:sz="0" w:space="0" w:color="auto"/>
        <w:left w:val="none" w:sz="0" w:space="0" w:color="auto"/>
        <w:bottom w:val="none" w:sz="0" w:space="0" w:color="auto"/>
        <w:right w:val="none" w:sz="0" w:space="0" w:color="auto"/>
      </w:divBdr>
    </w:div>
    <w:div w:id="453790063">
      <w:marLeft w:val="640"/>
      <w:marRight w:val="0"/>
      <w:marTop w:val="0"/>
      <w:marBottom w:val="0"/>
      <w:divBdr>
        <w:top w:val="none" w:sz="0" w:space="0" w:color="auto"/>
        <w:left w:val="none" w:sz="0" w:space="0" w:color="auto"/>
        <w:bottom w:val="none" w:sz="0" w:space="0" w:color="auto"/>
        <w:right w:val="none" w:sz="0" w:space="0" w:color="auto"/>
      </w:divBdr>
    </w:div>
    <w:div w:id="453865076">
      <w:marLeft w:val="640"/>
      <w:marRight w:val="0"/>
      <w:marTop w:val="0"/>
      <w:marBottom w:val="0"/>
      <w:divBdr>
        <w:top w:val="none" w:sz="0" w:space="0" w:color="auto"/>
        <w:left w:val="none" w:sz="0" w:space="0" w:color="auto"/>
        <w:bottom w:val="none" w:sz="0" w:space="0" w:color="auto"/>
        <w:right w:val="none" w:sz="0" w:space="0" w:color="auto"/>
      </w:divBdr>
    </w:div>
    <w:div w:id="453910409">
      <w:marLeft w:val="640"/>
      <w:marRight w:val="0"/>
      <w:marTop w:val="0"/>
      <w:marBottom w:val="0"/>
      <w:divBdr>
        <w:top w:val="none" w:sz="0" w:space="0" w:color="auto"/>
        <w:left w:val="none" w:sz="0" w:space="0" w:color="auto"/>
        <w:bottom w:val="none" w:sz="0" w:space="0" w:color="auto"/>
        <w:right w:val="none" w:sz="0" w:space="0" w:color="auto"/>
      </w:divBdr>
    </w:div>
    <w:div w:id="454101073">
      <w:marLeft w:val="640"/>
      <w:marRight w:val="0"/>
      <w:marTop w:val="0"/>
      <w:marBottom w:val="0"/>
      <w:divBdr>
        <w:top w:val="none" w:sz="0" w:space="0" w:color="auto"/>
        <w:left w:val="none" w:sz="0" w:space="0" w:color="auto"/>
        <w:bottom w:val="none" w:sz="0" w:space="0" w:color="auto"/>
        <w:right w:val="none" w:sz="0" w:space="0" w:color="auto"/>
      </w:divBdr>
    </w:div>
    <w:div w:id="454101918">
      <w:marLeft w:val="640"/>
      <w:marRight w:val="0"/>
      <w:marTop w:val="0"/>
      <w:marBottom w:val="0"/>
      <w:divBdr>
        <w:top w:val="none" w:sz="0" w:space="0" w:color="auto"/>
        <w:left w:val="none" w:sz="0" w:space="0" w:color="auto"/>
        <w:bottom w:val="none" w:sz="0" w:space="0" w:color="auto"/>
        <w:right w:val="none" w:sz="0" w:space="0" w:color="auto"/>
      </w:divBdr>
    </w:div>
    <w:div w:id="454102965">
      <w:marLeft w:val="640"/>
      <w:marRight w:val="0"/>
      <w:marTop w:val="0"/>
      <w:marBottom w:val="0"/>
      <w:divBdr>
        <w:top w:val="none" w:sz="0" w:space="0" w:color="auto"/>
        <w:left w:val="none" w:sz="0" w:space="0" w:color="auto"/>
        <w:bottom w:val="none" w:sz="0" w:space="0" w:color="auto"/>
        <w:right w:val="none" w:sz="0" w:space="0" w:color="auto"/>
      </w:divBdr>
    </w:div>
    <w:div w:id="454106634">
      <w:marLeft w:val="640"/>
      <w:marRight w:val="0"/>
      <w:marTop w:val="0"/>
      <w:marBottom w:val="0"/>
      <w:divBdr>
        <w:top w:val="none" w:sz="0" w:space="0" w:color="auto"/>
        <w:left w:val="none" w:sz="0" w:space="0" w:color="auto"/>
        <w:bottom w:val="none" w:sz="0" w:space="0" w:color="auto"/>
        <w:right w:val="none" w:sz="0" w:space="0" w:color="auto"/>
      </w:divBdr>
    </w:div>
    <w:div w:id="454181590">
      <w:marLeft w:val="640"/>
      <w:marRight w:val="0"/>
      <w:marTop w:val="0"/>
      <w:marBottom w:val="0"/>
      <w:divBdr>
        <w:top w:val="none" w:sz="0" w:space="0" w:color="auto"/>
        <w:left w:val="none" w:sz="0" w:space="0" w:color="auto"/>
        <w:bottom w:val="none" w:sz="0" w:space="0" w:color="auto"/>
        <w:right w:val="none" w:sz="0" w:space="0" w:color="auto"/>
      </w:divBdr>
    </w:div>
    <w:div w:id="454249460">
      <w:marLeft w:val="640"/>
      <w:marRight w:val="0"/>
      <w:marTop w:val="0"/>
      <w:marBottom w:val="0"/>
      <w:divBdr>
        <w:top w:val="none" w:sz="0" w:space="0" w:color="auto"/>
        <w:left w:val="none" w:sz="0" w:space="0" w:color="auto"/>
        <w:bottom w:val="none" w:sz="0" w:space="0" w:color="auto"/>
        <w:right w:val="none" w:sz="0" w:space="0" w:color="auto"/>
      </w:divBdr>
    </w:div>
    <w:div w:id="454250863">
      <w:marLeft w:val="640"/>
      <w:marRight w:val="0"/>
      <w:marTop w:val="0"/>
      <w:marBottom w:val="0"/>
      <w:divBdr>
        <w:top w:val="none" w:sz="0" w:space="0" w:color="auto"/>
        <w:left w:val="none" w:sz="0" w:space="0" w:color="auto"/>
        <w:bottom w:val="none" w:sz="0" w:space="0" w:color="auto"/>
        <w:right w:val="none" w:sz="0" w:space="0" w:color="auto"/>
      </w:divBdr>
    </w:div>
    <w:div w:id="454251556">
      <w:marLeft w:val="640"/>
      <w:marRight w:val="0"/>
      <w:marTop w:val="0"/>
      <w:marBottom w:val="0"/>
      <w:divBdr>
        <w:top w:val="none" w:sz="0" w:space="0" w:color="auto"/>
        <w:left w:val="none" w:sz="0" w:space="0" w:color="auto"/>
        <w:bottom w:val="none" w:sz="0" w:space="0" w:color="auto"/>
        <w:right w:val="none" w:sz="0" w:space="0" w:color="auto"/>
      </w:divBdr>
    </w:div>
    <w:div w:id="454450424">
      <w:marLeft w:val="640"/>
      <w:marRight w:val="0"/>
      <w:marTop w:val="0"/>
      <w:marBottom w:val="0"/>
      <w:divBdr>
        <w:top w:val="none" w:sz="0" w:space="0" w:color="auto"/>
        <w:left w:val="none" w:sz="0" w:space="0" w:color="auto"/>
        <w:bottom w:val="none" w:sz="0" w:space="0" w:color="auto"/>
        <w:right w:val="none" w:sz="0" w:space="0" w:color="auto"/>
      </w:divBdr>
    </w:div>
    <w:div w:id="454522111">
      <w:marLeft w:val="640"/>
      <w:marRight w:val="0"/>
      <w:marTop w:val="0"/>
      <w:marBottom w:val="0"/>
      <w:divBdr>
        <w:top w:val="none" w:sz="0" w:space="0" w:color="auto"/>
        <w:left w:val="none" w:sz="0" w:space="0" w:color="auto"/>
        <w:bottom w:val="none" w:sz="0" w:space="0" w:color="auto"/>
        <w:right w:val="none" w:sz="0" w:space="0" w:color="auto"/>
      </w:divBdr>
    </w:div>
    <w:div w:id="454523943">
      <w:marLeft w:val="640"/>
      <w:marRight w:val="0"/>
      <w:marTop w:val="0"/>
      <w:marBottom w:val="0"/>
      <w:divBdr>
        <w:top w:val="none" w:sz="0" w:space="0" w:color="auto"/>
        <w:left w:val="none" w:sz="0" w:space="0" w:color="auto"/>
        <w:bottom w:val="none" w:sz="0" w:space="0" w:color="auto"/>
        <w:right w:val="none" w:sz="0" w:space="0" w:color="auto"/>
      </w:divBdr>
    </w:div>
    <w:div w:id="454562482">
      <w:marLeft w:val="640"/>
      <w:marRight w:val="0"/>
      <w:marTop w:val="0"/>
      <w:marBottom w:val="0"/>
      <w:divBdr>
        <w:top w:val="none" w:sz="0" w:space="0" w:color="auto"/>
        <w:left w:val="none" w:sz="0" w:space="0" w:color="auto"/>
        <w:bottom w:val="none" w:sz="0" w:space="0" w:color="auto"/>
        <w:right w:val="none" w:sz="0" w:space="0" w:color="auto"/>
      </w:divBdr>
    </w:div>
    <w:div w:id="454831463">
      <w:marLeft w:val="640"/>
      <w:marRight w:val="0"/>
      <w:marTop w:val="0"/>
      <w:marBottom w:val="0"/>
      <w:divBdr>
        <w:top w:val="none" w:sz="0" w:space="0" w:color="auto"/>
        <w:left w:val="none" w:sz="0" w:space="0" w:color="auto"/>
        <w:bottom w:val="none" w:sz="0" w:space="0" w:color="auto"/>
        <w:right w:val="none" w:sz="0" w:space="0" w:color="auto"/>
      </w:divBdr>
    </w:div>
    <w:div w:id="454836648">
      <w:marLeft w:val="640"/>
      <w:marRight w:val="0"/>
      <w:marTop w:val="0"/>
      <w:marBottom w:val="0"/>
      <w:divBdr>
        <w:top w:val="none" w:sz="0" w:space="0" w:color="auto"/>
        <w:left w:val="none" w:sz="0" w:space="0" w:color="auto"/>
        <w:bottom w:val="none" w:sz="0" w:space="0" w:color="auto"/>
        <w:right w:val="none" w:sz="0" w:space="0" w:color="auto"/>
      </w:divBdr>
    </w:div>
    <w:div w:id="454904899">
      <w:marLeft w:val="640"/>
      <w:marRight w:val="0"/>
      <w:marTop w:val="0"/>
      <w:marBottom w:val="0"/>
      <w:divBdr>
        <w:top w:val="none" w:sz="0" w:space="0" w:color="auto"/>
        <w:left w:val="none" w:sz="0" w:space="0" w:color="auto"/>
        <w:bottom w:val="none" w:sz="0" w:space="0" w:color="auto"/>
        <w:right w:val="none" w:sz="0" w:space="0" w:color="auto"/>
      </w:divBdr>
    </w:div>
    <w:div w:id="454956266">
      <w:marLeft w:val="640"/>
      <w:marRight w:val="0"/>
      <w:marTop w:val="0"/>
      <w:marBottom w:val="0"/>
      <w:divBdr>
        <w:top w:val="none" w:sz="0" w:space="0" w:color="auto"/>
        <w:left w:val="none" w:sz="0" w:space="0" w:color="auto"/>
        <w:bottom w:val="none" w:sz="0" w:space="0" w:color="auto"/>
        <w:right w:val="none" w:sz="0" w:space="0" w:color="auto"/>
      </w:divBdr>
    </w:div>
    <w:div w:id="454982497">
      <w:marLeft w:val="640"/>
      <w:marRight w:val="0"/>
      <w:marTop w:val="0"/>
      <w:marBottom w:val="0"/>
      <w:divBdr>
        <w:top w:val="none" w:sz="0" w:space="0" w:color="auto"/>
        <w:left w:val="none" w:sz="0" w:space="0" w:color="auto"/>
        <w:bottom w:val="none" w:sz="0" w:space="0" w:color="auto"/>
        <w:right w:val="none" w:sz="0" w:space="0" w:color="auto"/>
      </w:divBdr>
    </w:div>
    <w:div w:id="455102488">
      <w:marLeft w:val="640"/>
      <w:marRight w:val="0"/>
      <w:marTop w:val="0"/>
      <w:marBottom w:val="0"/>
      <w:divBdr>
        <w:top w:val="none" w:sz="0" w:space="0" w:color="auto"/>
        <w:left w:val="none" w:sz="0" w:space="0" w:color="auto"/>
        <w:bottom w:val="none" w:sz="0" w:space="0" w:color="auto"/>
        <w:right w:val="none" w:sz="0" w:space="0" w:color="auto"/>
      </w:divBdr>
    </w:div>
    <w:div w:id="455149416">
      <w:marLeft w:val="640"/>
      <w:marRight w:val="0"/>
      <w:marTop w:val="0"/>
      <w:marBottom w:val="0"/>
      <w:divBdr>
        <w:top w:val="none" w:sz="0" w:space="0" w:color="auto"/>
        <w:left w:val="none" w:sz="0" w:space="0" w:color="auto"/>
        <w:bottom w:val="none" w:sz="0" w:space="0" w:color="auto"/>
        <w:right w:val="none" w:sz="0" w:space="0" w:color="auto"/>
      </w:divBdr>
    </w:div>
    <w:div w:id="455177464">
      <w:marLeft w:val="640"/>
      <w:marRight w:val="0"/>
      <w:marTop w:val="0"/>
      <w:marBottom w:val="0"/>
      <w:divBdr>
        <w:top w:val="none" w:sz="0" w:space="0" w:color="auto"/>
        <w:left w:val="none" w:sz="0" w:space="0" w:color="auto"/>
        <w:bottom w:val="none" w:sz="0" w:space="0" w:color="auto"/>
        <w:right w:val="none" w:sz="0" w:space="0" w:color="auto"/>
      </w:divBdr>
    </w:div>
    <w:div w:id="455291425">
      <w:marLeft w:val="640"/>
      <w:marRight w:val="0"/>
      <w:marTop w:val="0"/>
      <w:marBottom w:val="0"/>
      <w:divBdr>
        <w:top w:val="none" w:sz="0" w:space="0" w:color="auto"/>
        <w:left w:val="none" w:sz="0" w:space="0" w:color="auto"/>
        <w:bottom w:val="none" w:sz="0" w:space="0" w:color="auto"/>
        <w:right w:val="none" w:sz="0" w:space="0" w:color="auto"/>
      </w:divBdr>
    </w:div>
    <w:div w:id="455411291">
      <w:marLeft w:val="640"/>
      <w:marRight w:val="0"/>
      <w:marTop w:val="0"/>
      <w:marBottom w:val="0"/>
      <w:divBdr>
        <w:top w:val="none" w:sz="0" w:space="0" w:color="auto"/>
        <w:left w:val="none" w:sz="0" w:space="0" w:color="auto"/>
        <w:bottom w:val="none" w:sz="0" w:space="0" w:color="auto"/>
        <w:right w:val="none" w:sz="0" w:space="0" w:color="auto"/>
      </w:divBdr>
    </w:div>
    <w:div w:id="455417088">
      <w:marLeft w:val="640"/>
      <w:marRight w:val="0"/>
      <w:marTop w:val="0"/>
      <w:marBottom w:val="0"/>
      <w:divBdr>
        <w:top w:val="none" w:sz="0" w:space="0" w:color="auto"/>
        <w:left w:val="none" w:sz="0" w:space="0" w:color="auto"/>
        <w:bottom w:val="none" w:sz="0" w:space="0" w:color="auto"/>
        <w:right w:val="none" w:sz="0" w:space="0" w:color="auto"/>
      </w:divBdr>
    </w:div>
    <w:div w:id="455418611">
      <w:marLeft w:val="640"/>
      <w:marRight w:val="0"/>
      <w:marTop w:val="0"/>
      <w:marBottom w:val="0"/>
      <w:divBdr>
        <w:top w:val="none" w:sz="0" w:space="0" w:color="auto"/>
        <w:left w:val="none" w:sz="0" w:space="0" w:color="auto"/>
        <w:bottom w:val="none" w:sz="0" w:space="0" w:color="auto"/>
        <w:right w:val="none" w:sz="0" w:space="0" w:color="auto"/>
      </w:divBdr>
    </w:div>
    <w:div w:id="455637348">
      <w:marLeft w:val="640"/>
      <w:marRight w:val="0"/>
      <w:marTop w:val="0"/>
      <w:marBottom w:val="0"/>
      <w:divBdr>
        <w:top w:val="none" w:sz="0" w:space="0" w:color="auto"/>
        <w:left w:val="none" w:sz="0" w:space="0" w:color="auto"/>
        <w:bottom w:val="none" w:sz="0" w:space="0" w:color="auto"/>
        <w:right w:val="none" w:sz="0" w:space="0" w:color="auto"/>
      </w:divBdr>
    </w:div>
    <w:div w:id="455686633">
      <w:marLeft w:val="640"/>
      <w:marRight w:val="0"/>
      <w:marTop w:val="0"/>
      <w:marBottom w:val="0"/>
      <w:divBdr>
        <w:top w:val="none" w:sz="0" w:space="0" w:color="auto"/>
        <w:left w:val="none" w:sz="0" w:space="0" w:color="auto"/>
        <w:bottom w:val="none" w:sz="0" w:space="0" w:color="auto"/>
        <w:right w:val="none" w:sz="0" w:space="0" w:color="auto"/>
      </w:divBdr>
    </w:div>
    <w:div w:id="455754104">
      <w:marLeft w:val="640"/>
      <w:marRight w:val="0"/>
      <w:marTop w:val="0"/>
      <w:marBottom w:val="0"/>
      <w:divBdr>
        <w:top w:val="none" w:sz="0" w:space="0" w:color="auto"/>
        <w:left w:val="none" w:sz="0" w:space="0" w:color="auto"/>
        <w:bottom w:val="none" w:sz="0" w:space="0" w:color="auto"/>
        <w:right w:val="none" w:sz="0" w:space="0" w:color="auto"/>
      </w:divBdr>
    </w:div>
    <w:div w:id="455760590">
      <w:marLeft w:val="640"/>
      <w:marRight w:val="0"/>
      <w:marTop w:val="0"/>
      <w:marBottom w:val="0"/>
      <w:divBdr>
        <w:top w:val="none" w:sz="0" w:space="0" w:color="auto"/>
        <w:left w:val="none" w:sz="0" w:space="0" w:color="auto"/>
        <w:bottom w:val="none" w:sz="0" w:space="0" w:color="auto"/>
        <w:right w:val="none" w:sz="0" w:space="0" w:color="auto"/>
      </w:divBdr>
    </w:div>
    <w:div w:id="455805011">
      <w:marLeft w:val="640"/>
      <w:marRight w:val="0"/>
      <w:marTop w:val="0"/>
      <w:marBottom w:val="0"/>
      <w:divBdr>
        <w:top w:val="none" w:sz="0" w:space="0" w:color="auto"/>
        <w:left w:val="none" w:sz="0" w:space="0" w:color="auto"/>
        <w:bottom w:val="none" w:sz="0" w:space="0" w:color="auto"/>
        <w:right w:val="none" w:sz="0" w:space="0" w:color="auto"/>
      </w:divBdr>
    </w:div>
    <w:div w:id="455834516">
      <w:marLeft w:val="640"/>
      <w:marRight w:val="0"/>
      <w:marTop w:val="0"/>
      <w:marBottom w:val="0"/>
      <w:divBdr>
        <w:top w:val="none" w:sz="0" w:space="0" w:color="auto"/>
        <w:left w:val="none" w:sz="0" w:space="0" w:color="auto"/>
        <w:bottom w:val="none" w:sz="0" w:space="0" w:color="auto"/>
        <w:right w:val="none" w:sz="0" w:space="0" w:color="auto"/>
      </w:divBdr>
    </w:div>
    <w:div w:id="455950768">
      <w:marLeft w:val="640"/>
      <w:marRight w:val="0"/>
      <w:marTop w:val="0"/>
      <w:marBottom w:val="0"/>
      <w:divBdr>
        <w:top w:val="none" w:sz="0" w:space="0" w:color="auto"/>
        <w:left w:val="none" w:sz="0" w:space="0" w:color="auto"/>
        <w:bottom w:val="none" w:sz="0" w:space="0" w:color="auto"/>
        <w:right w:val="none" w:sz="0" w:space="0" w:color="auto"/>
      </w:divBdr>
    </w:div>
    <w:div w:id="455952805">
      <w:marLeft w:val="640"/>
      <w:marRight w:val="0"/>
      <w:marTop w:val="0"/>
      <w:marBottom w:val="0"/>
      <w:divBdr>
        <w:top w:val="none" w:sz="0" w:space="0" w:color="auto"/>
        <w:left w:val="none" w:sz="0" w:space="0" w:color="auto"/>
        <w:bottom w:val="none" w:sz="0" w:space="0" w:color="auto"/>
        <w:right w:val="none" w:sz="0" w:space="0" w:color="auto"/>
      </w:divBdr>
    </w:div>
    <w:div w:id="456144302">
      <w:marLeft w:val="640"/>
      <w:marRight w:val="0"/>
      <w:marTop w:val="0"/>
      <w:marBottom w:val="0"/>
      <w:divBdr>
        <w:top w:val="none" w:sz="0" w:space="0" w:color="auto"/>
        <w:left w:val="none" w:sz="0" w:space="0" w:color="auto"/>
        <w:bottom w:val="none" w:sz="0" w:space="0" w:color="auto"/>
        <w:right w:val="none" w:sz="0" w:space="0" w:color="auto"/>
      </w:divBdr>
    </w:div>
    <w:div w:id="456144706">
      <w:marLeft w:val="640"/>
      <w:marRight w:val="0"/>
      <w:marTop w:val="0"/>
      <w:marBottom w:val="0"/>
      <w:divBdr>
        <w:top w:val="none" w:sz="0" w:space="0" w:color="auto"/>
        <w:left w:val="none" w:sz="0" w:space="0" w:color="auto"/>
        <w:bottom w:val="none" w:sz="0" w:space="0" w:color="auto"/>
        <w:right w:val="none" w:sz="0" w:space="0" w:color="auto"/>
      </w:divBdr>
    </w:div>
    <w:div w:id="456148829">
      <w:marLeft w:val="640"/>
      <w:marRight w:val="0"/>
      <w:marTop w:val="0"/>
      <w:marBottom w:val="0"/>
      <w:divBdr>
        <w:top w:val="none" w:sz="0" w:space="0" w:color="auto"/>
        <w:left w:val="none" w:sz="0" w:space="0" w:color="auto"/>
        <w:bottom w:val="none" w:sz="0" w:space="0" w:color="auto"/>
        <w:right w:val="none" w:sz="0" w:space="0" w:color="auto"/>
      </w:divBdr>
    </w:div>
    <w:div w:id="456265032">
      <w:marLeft w:val="640"/>
      <w:marRight w:val="0"/>
      <w:marTop w:val="0"/>
      <w:marBottom w:val="0"/>
      <w:divBdr>
        <w:top w:val="none" w:sz="0" w:space="0" w:color="auto"/>
        <w:left w:val="none" w:sz="0" w:space="0" w:color="auto"/>
        <w:bottom w:val="none" w:sz="0" w:space="0" w:color="auto"/>
        <w:right w:val="none" w:sz="0" w:space="0" w:color="auto"/>
      </w:divBdr>
    </w:div>
    <w:div w:id="456266823">
      <w:marLeft w:val="640"/>
      <w:marRight w:val="0"/>
      <w:marTop w:val="0"/>
      <w:marBottom w:val="0"/>
      <w:divBdr>
        <w:top w:val="none" w:sz="0" w:space="0" w:color="auto"/>
        <w:left w:val="none" w:sz="0" w:space="0" w:color="auto"/>
        <w:bottom w:val="none" w:sz="0" w:space="0" w:color="auto"/>
        <w:right w:val="none" w:sz="0" w:space="0" w:color="auto"/>
      </w:divBdr>
    </w:div>
    <w:div w:id="456267388">
      <w:marLeft w:val="640"/>
      <w:marRight w:val="0"/>
      <w:marTop w:val="0"/>
      <w:marBottom w:val="0"/>
      <w:divBdr>
        <w:top w:val="none" w:sz="0" w:space="0" w:color="auto"/>
        <w:left w:val="none" w:sz="0" w:space="0" w:color="auto"/>
        <w:bottom w:val="none" w:sz="0" w:space="0" w:color="auto"/>
        <w:right w:val="none" w:sz="0" w:space="0" w:color="auto"/>
      </w:divBdr>
    </w:div>
    <w:div w:id="456337459">
      <w:marLeft w:val="640"/>
      <w:marRight w:val="0"/>
      <w:marTop w:val="0"/>
      <w:marBottom w:val="0"/>
      <w:divBdr>
        <w:top w:val="none" w:sz="0" w:space="0" w:color="auto"/>
        <w:left w:val="none" w:sz="0" w:space="0" w:color="auto"/>
        <w:bottom w:val="none" w:sz="0" w:space="0" w:color="auto"/>
        <w:right w:val="none" w:sz="0" w:space="0" w:color="auto"/>
      </w:divBdr>
    </w:div>
    <w:div w:id="456339210">
      <w:marLeft w:val="640"/>
      <w:marRight w:val="0"/>
      <w:marTop w:val="0"/>
      <w:marBottom w:val="0"/>
      <w:divBdr>
        <w:top w:val="none" w:sz="0" w:space="0" w:color="auto"/>
        <w:left w:val="none" w:sz="0" w:space="0" w:color="auto"/>
        <w:bottom w:val="none" w:sz="0" w:space="0" w:color="auto"/>
        <w:right w:val="none" w:sz="0" w:space="0" w:color="auto"/>
      </w:divBdr>
    </w:div>
    <w:div w:id="456342194">
      <w:marLeft w:val="640"/>
      <w:marRight w:val="0"/>
      <w:marTop w:val="0"/>
      <w:marBottom w:val="0"/>
      <w:divBdr>
        <w:top w:val="none" w:sz="0" w:space="0" w:color="auto"/>
        <w:left w:val="none" w:sz="0" w:space="0" w:color="auto"/>
        <w:bottom w:val="none" w:sz="0" w:space="0" w:color="auto"/>
        <w:right w:val="none" w:sz="0" w:space="0" w:color="auto"/>
      </w:divBdr>
    </w:div>
    <w:div w:id="456417141">
      <w:marLeft w:val="640"/>
      <w:marRight w:val="0"/>
      <w:marTop w:val="0"/>
      <w:marBottom w:val="0"/>
      <w:divBdr>
        <w:top w:val="none" w:sz="0" w:space="0" w:color="auto"/>
        <w:left w:val="none" w:sz="0" w:space="0" w:color="auto"/>
        <w:bottom w:val="none" w:sz="0" w:space="0" w:color="auto"/>
        <w:right w:val="none" w:sz="0" w:space="0" w:color="auto"/>
      </w:divBdr>
    </w:div>
    <w:div w:id="456682568">
      <w:marLeft w:val="640"/>
      <w:marRight w:val="0"/>
      <w:marTop w:val="0"/>
      <w:marBottom w:val="0"/>
      <w:divBdr>
        <w:top w:val="none" w:sz="0" w:space="0" w:color="auto"/>
        <w:left w:val="none" w:sz="0" w:space="0" w:color="auto"/>
        <w:bottom w:val="none" w:sz="0" w:space="0" w:color="auto"/>
        <w:right w:val="none" w:sz="0" w:space="0" w:color="auto"/>
      </w:divBdr>
    </w:div>
    <w:div w:id="456682814">
      <w:marLeft w:val="640"/>
      <w:marRight w:val="0"/>
      <w:marTop w:val="0"/>
      <w:marBottom w:val="0"/>
      <w:divBdr>
        <w:top w:val="none" w:sz="0" w:space="0" w:color="auto"/>
        <w:left w:val="none" w:sz="0" w:space="0" w:color="auto"/>
        <w:bottom w:val="none" w:sz="0" w:space="0" w:color="auto"/>
        <w:right w:val="none" w:sz="0" w:space="0" w:color="auto"/>
      </w:divBdr>
    </w:div>
    <w:div w:id="456725765">
      <w:marLeft w:val="640"/>
      <w:marRight w:val="0"/>
      <w:marTop w:val="0"/>
      <w:marBottom w:val="0"/>
      <w:divBdr>
        <w:top w:val="none" w:sz="0" w:space="0" w:color="auto"/>
        <w:left w:val="none" w:sz="0" w:space="0" w:color="auto"/>
        <w:bottom w:val="none" w:sz="0" w:space="0" w:color="auto"/>
        <w:right w:val="none" w:sz="0" w:space="0" w:color="auto"/>
      </w:divBdr>
    </w:div>
    <w:div w:id="456727945">
      <w:marLeft w:val="640"/>
      <w:marRight w:val="0"/>
      <w:marTop w:val="0"/>
      <w:marBottom w:val="0"/>
      <w:divBdr>
        <w:top w:val="none" w:sz="0" w:space="0" w:color="auto"/>
        <w:left w:val="none" w:sz="0" w:space="0" w:color="auto"/>
        <w:bottom w:val="none" w:sz="0" w:space="0" w:color="auto"/>
        <w:right w:val="none" w:sz="0" w:space="0" w:color="auto"/>
      </w:divBdr>
    </w:div>
    <w:div w:id="456795687">
      <w:marLeft w:val="640"/>
      <w:marRight w:val="0"/>
      <w:marTop w:val="0"/>
      <w:marBottom w:val="0"/>
      <w:divBdr>
        <w:top w:val="none" w:sz="0" w:space="0" w:color="auto"/>
        <w:left w:val="none" w:sz="0" w:space="0" w:color="auto"/>
        <w:bottom w:val="none" w:sz="0" w:space="0" w:color="auto"/>
        <w:right w:val="none" w:sz="0" w:space="0" w:color="auto"/>
      </w:divBdr>
    </w:div>
    <w:div w:id="456800205">
      <w:marLeft w:val="640"/>
      <w:marRight w:val="0"/>
      <w:marTop w:val="0"/>
      <w:marBottom w:val="0"/>
      <w:divBdr>
        <w:top w:val="none" w:sz="0" w:space="0" w:color="auto"/>
        <w:left w:val="none" w:sz="0" w:space="0" w:color="auto"/>
        <w:bottom w:val="none" w:sz="0" w:space="0" w:color="auto"/>
        <w:right w:val="none" w:sz="0" w:space="0" w:color="auto"/>
      </w:divBdr>
    </w:div>
    <w:div w:id="457066517">
      <w:marLeft w:val="640"/>
      <w:marRight w:val="0"/>
      <w:marTop w:val="0"/>
      <w:marBottom w:val="0"/>
      <w:divBdr>
        <w:top w:val="none" w:sz="0" w:space="0" w:color="auto"/>
        <w:left w:val="none" w:sz="0" w:space="0" w:color="auto"/>
        <w:bottom w:val="none" w:sz="0" w:space="0" w:color="auto"/>
        <w:right w:val="none" w:sz="0" w:space="0" w:color="auto"/>
      </w:divBdr>
    </w:div>
    <w:div w:id="457183479">
      <w:marLeft w:val="640"/>
      <w:marRight w:val="0"/>
      <w:marTop w:val="0"/>
      <w:marBottom w:val="0"/>
      <w:divBdr>
        <w:top w:val="none" w:sz="0" w:space="0" w:color="auto"/>
        <w:left w:val="none" w:sz="0" w:space="0" w:color="auto"/>
        <w:bottom w:val="none" w:sz="0" w:space="0" w:color="auto"/>
        <w:right w:val="none" w:sz="0" w:space="0" w:color="auto"/>
      </w:divBdr>
    </w:div>
    <w:div w:id="457187768">
      <w:marLeft w:val="640"/>
      <w:marRight w:val="0"/>
      <w:marTop w:val="0"/>
      <w:marBottom w:val="0"/>
      <w:divBdr>
        <w:top w:val="none" w:sz="0" w:space="0" w:color="auto"/>
        <w:left w:val="none" w:sz="0" w:space="0" w:color="auto"/>
        <w:bottom w:val="none" w:sz="0" w:space="0" w:color="auto"/>
        <w:right w:val="none" w:sz="0" w:space="0" w:color="auto"/>
      </w:divBdr>
    </w:div>
    <w:div w:id="457258660">
      <w:marLeft w:val="640"/>
      <w:marRight w:val="0"/>
      <w:marTop w:val="0"/>
      <w:marBottom w:val="0"/>
      <w:divBdr>
        <w:top w:val="none" w:sz="0" w:space="0" w:color="auto"/>
        <w:left w:val="none" w:sz="0" w:space="0" w:color="auto"/>
        <w:bottom w:val="none" w:sz="0" w:space="0" w:color="auto"/>
        <w:right w:val="none" w:sz="0" w:space="0" w:color="auto"/>
      </w:divBdr>
    </w:div>
    <w:div w:id="457340361">
      <w:marLeft w:val="640"/>
      <w:marRight w:val="0"/>
      <w:marTop w:val="0"/>
      <w:marBottom w:val="0"/>
      <w:divBdr>
        <w:top w:val="none" w:sz="0" w:space="0" w:color="auto"/>
        <w:left w:val="none" w:sz="0" w:space="0" w:color="auto"/>
        <w:bottom w:val="none" w:sz="0" w:space="0" w:color="auto"/>
        <w:right w:val="none" w:sz="0" w:space="0" w:color="auto"/>
      </w:divBdr>
    </w:div>
    <w:div w:id="457455014">
      <w:marLeft w:val="640"/>
      <w:marRight w:val="0"/>
      <w:marTop w:val="0"/>
      <w:marBottom w:val="0"/>
      <w:divBdr>
        <w:top w:val="none" w:sz="0" w:space="0" w:color="auto"/>
        <w:left w:val="none" w:sz="0" w:space="0" w:color="auto"/>
        <w:bottom w:val="none" w:sz="0" w:space="0" w:color="auto"/>
        <w:right w:val="none" w:sz="0" w:space="0" w:color="auto"/>
      </w:divBdr>
    </w:div>
    <w:div w:id="457530040">
      <w:marLeft w:val="640"/>
      <w:marRight w:val="0"/>
      <w:marTop w:val="0"/>
      <w:marBottom w:val="0"/>
      <w:divBdr>
        <w:top w:val="none" w:sz="0" w:space="0" w:color="auto"/>
        <w:left w:val="none" w:sz="0" w:space="0" w:color="auto"/>
        <w:bottom w:val="none" w:sz="0" w:space="0" w:color="auto"/>
        <w:right w:val="none" w:sz="0" w:space="0" w:color="auto"/>
      </w:divBdr>
    </w:div>
    <w:div w:id="457601066">
      <w:marLeft w:val="640"/>
      <w:marRight w:val="0"/>
      <w:marTop w:val="0"/>
      <w:marBottom w:val="0"/>
      <w:divBdr>
        <w:top w:val="none" w:sz="0" w:space="0" w:color="auto"/>
        <w:left w:val="none" w:sz="0" w:space="0" w:color="auto"/>
        <w:bottom w:val="none" w:sz="0" w:space="0" w:color="auto"/>
        <w:right w:val="none" w:sz="0" w:space="0" w:color="auto"/>
      </w:divBdr>
    </w:div>
    <w:div w:id="457645980">
      <w:marLeft w:val="640"/>
      <w:marRight w:val="0"/>
      <w:marTop w:val="0"/>
      <w:marBottom w:val="0"/>
      <w:divBdr>
        <w:top w:val="none" w:sz="0" w:space="0" w:color="auto"/>
        <w:left w:val="none" w:sz="0" w:space="0" w:color="auto"/>
        <w:bottom w:val="none" w:sz="0" w:space="0" w:color="auto"/>
        <w:right w:val="none" w:sz="0" w:space="0" w:color="auto"/>
      </w:divBdr>
    </w:div>
    <w:div w:id="457647976">
      <w:marLeft w:val="640"/>
      <w:marRight w:val="0"/>
      <w:marTop w:val="0"/>
      <w:marBottom w:val="0"/>
      <w:divBdr>
        <w:top w:val="none" w:sz="0" w:space="0" w:color="auto"/>
        <w:left w:val="none" w:sz="0" w:space="0" w:color="auto"/>
        <w:bottom w:val="none" w:sz="0" w:space="0" w:color="auto"/>
        <w:right w:val="none" w:sz="0" w:space="0" w:color="auto"/>
      </w:divBdr>
    </w:div>
    <w:div w:id="457725420">
      <w:marLeft w:val="640"/>
      <w:marRight w:val="0"/>
      <w:marTop w:val="0"/>
      <w:marBottom w:val="0"/>
      <w:divBdr>
        <w:top w:val="none" w:sz="0" w:space="0" w:color="auto"/>
        <w:left w:val="none" w:sz="0" w:space="0" w:color="auto"/>
        <w:bottom w:val="none" w:sz="0" w:space="0" w:color="auto"/>
        <w:right w:val="none" w:sz="0" w:space="0" w:color="auto"/>
      </w:divBdr>
    </w:div>
    <w:div w:id="457840636">
      <w:marLeft w:val="640"/>
      <w:marRight w:val="0"/>
      <w:marTop w:val="0"/>
      <w:marBottom w:val="0"/>
      <w:divBdr>
        <w:top w:val="none" w:sz="0" w:space="0" w:color="auto"/>
        <w:left w:val="none" w:sz="0" w:space="0" w:color="auto"/>
        <w:bottom w:val="none" w:sz="0" w:space="0" w:color="auto"/>
        <w:right w:val="none" w:sz="0" w:space="0" w:color="auto"/>
      </w:divBdr>
    </w:div>
    <w:div w:id="457843064">
      <w:marLeft w:val="640"/>
      <w:marRight w:val="0"/>
      <w:marTop w:val="0"/>
      <w:marBottom w:val="0"/>
      <w:divBdr>
        <w:top w:val="none" w:sz="0" w:space="0" w:color="auto"/>
        <w:left w:val="none" w:sz="0" w:space="0" w:color="auto"/>
        <w:bottom w:val="none" w:sz="0" w:space="0" w:color="auto"/>
        <w:right w:val="none" w:sz="0" w:space="0" w:color="auto"/>
      </w:divBdr>
    </w:div>
    <w:div w:id="457845293">
      <w:marLeft w:val="640"/>
      <w:marRight w:val="0"/>
      <w:marTop w:val="0"/>
      <w:marBottom w:val="0"/>
      <w:divBdr>
        <w:top w:val="none" w:sz="0" w:space="0" w:color="auto"/>
        <w:left w:val="none" w:sz="0" w:space="0" w:color="auto"/>
        <w:bottom w:val="none" w:sz="0" w:space="0" w:color="auto"/>
        <w:right w:val="none" w:sz="0" w:space="0" w:color="auto"/>
      </w:divBdr>
    </w:div>
    <w:div w:id="457917140">
      <w:marLeft w:val="640"/>
      <w:marRight w:val="0"/>
      <w:marTop w:val="0"/>
      <w:marBottom w:val="0"/>
      <w:divBdr>
        <w:top w:val="none" w:sz="0" w:space="0" w:color="auto"/>
        <w:left w:val="none" w:sz="0" w:space="0" w:color="auto"/>
        <w:bottom w:val="none" w:sz="0" w:space="0" w:color="auto"/>
        <w:right w:val="none" w:sz="0" w:space="0" w:color="auto"/>
      </w:divBdr>
    </w:div>
    <w:div w:id="457988435">
      <w:marLeft w:val="640"/>
      <w:marRight w:val="0"/>
      <w:marTop w:val="0"/>
      <w:marBottom w:val="0"/>
      <w:divBdr>
        <w:top w:val="none" w:sz="0" w:space="0" w:color="auto"/>
        <w:left w:val="none" w:sz="0" w:space="0" w:color="auto"/>
        <w:bottom w:val="none" w:sz="0" w:space="0" w:color="auto"/>
        <w:right w:val="none" w:sz="0" w:space="0" w:color="auto"/>
      </w:divBdr>
    </w:div>
    <w:div w:id="457994415">
      <w:bodyDiv w:val="1"/>
      <w:marLeft w:val="0"/>
      <w:marRight w:val="0"/>
      <w:marTop w:val="0"/>
      <w:marBottom w:val="0"/>
      <w:divBdr>
        <w:top w:val="none" w:sz="0" w:space="0" w:color="auto"/>
        <w:left w:val="none" w:sz="0" w:space="0" w:color="auto"/>
        <w:bottom w:val="none" w:sz="0" w:space="0" w:color="auto"/>
        <w:right w:val="none" w:sz="0" w:space="0" w:color="auto"/>
      </w:divBdr>
      <w:divsChild>
        <w:div w:id="61832234">
          <w:marLeft w:val="640"/>
          <w:marRight w:val="0"/>
          <w:marTop w:val="0"/>
          <w:marBottom w:val="0"/>
          <w:divBdr>
            <w:top w:val="none" w:sz="0" w:space="0" w:color="auto"/>
            <w:left w:val="none" w:sz="0" w:space="0" w:color="auto"/>
            <w:bottom w:val="none" w:sz="0" w:space="0" w:color="auto"/>
            <w:right w:val="none" w:sz="0" w:space="0" w:color="auto"/>
          </w:divBdr>
        </w:div>
        <w:div w:id="87430187">
          <w:marLeft w:val="640"/>
          <w:marRight w:val="0"/>
          <w:marTop w:val="0"/>
          <w:marBottom w:val="0"/>
          <w:divBdr>
            <w:top w:val="none" w:sz="0" w:space="0" w:color="auto"/>
            <w:left w:val="none" w:sz="0" w:space="0" w:color="auto"/>
            <w:bottom w:val="none" w:sz="0" w:space="0" w:color="auto"/>
            <w:right w:val="none" w:sz="0" w:space="0" w:color="auto"/>
          </w:divBdr>
        </w:div>
        <w:div w:id="203059300">
          <w:marLeft w:val="640"/>
          <w:marRight w:val="0"/>
          <w:marTop w:val="0"/>
          <w:marBottom w:val="0"/>
          <w:divBdr>
            <w:top w:val="none" w:sz="0" w:space="0" w:color="auto"/>
            <w:left w:val="none" w:sz="0" w:space="0" w:color="auto"/>
            <w:bottom w:val="none" w:sz="0" w:space="0" w:color="auto"/>
            <w:right w:val="none" w:sz="0" w:space="0" w:color="auto"/>
          </w:divBdr>
        </w:div>
        <w:div w:id="239828660">
          <w:marLeft w:val="640"/>
          <w:marRight w:val="0"/>
          <w:marTop w:val="0"/>
          <w:marBottom w:val="0"/>
          <w:divBdr>
            <w:top w:val="none" w:sz="0" w:space="0" w:color="auto"/>
            <w:left w:val="none" w:sz="0" w:space="0" w:color="auto"/>
            <w:bottom w:val="none" w:sz="0" w:space="0" w:color="auto"/>
            <w:right w:val="none" w:sz="0" w:space="0" w:color="auto"/>
          </w:divBdr>
        </w:div>
        <w:div w:id="317809400">
          <w:marLeft w:val="640"/>
          <w:marRight w:val="0"/>
          <w:marTop w:val="0"/>
          <w:marBottom w:val="0"/>
          <w:divBdr>
            <w:top w:val="none" w:sz="0" w:space="0" w:color="auto"/>
            <w:left w:val="none" w:sz="0" w:space="0" w:color="auto"/>
            <w:bottom w:val="none" w:sz="0" w:space="0" w:color="auto"/>
            <w:right w:val="none" w:sz="0" w:space="0" w:color="auto"/>
          </w:divBdr>
        </w:div>
        <w:div w:id="322516287">
          <w:marLeft w:val="640"/>
          <w:marRight w:val="0"/>
          <w:marTop w:val="0"/>
          <w:marBottom w:val="0"/>
          <w:divBdr>
            <w:top w:val="none" w:sz="0" w:space="0" w:color="auto"/>
            <w:left w:val="none" w:sz="0" w:space="0" w:color="auto"/>
            <w:bottom w:val="none" w:sz="0" w:space="0" w:color="auto"/>
            <w:right w:val="none" w:sz="0" w:space="0" w:color="auto"/>
          </w:divBdr>
        </w:div>
        <w:div w:id="395322767">
          <w:marLeft w:val="640"/>
          <w:marRight w:val="0"/>
          <w:marTop w:val="0"/>
          <w:marBottom w:val="0"/>
          <w:divBdr>
            <w:top w:val="none" w:sz="0" w:space="0" w:color="auto"/>
            <w:left w:val="none" w:sz="0" w:space="0" w:color="auto"/>
            <w:bottom w:val="none" w:sz="0" w:space="0" w:color="auto"/>
            <w:right w:val="none" w:sz="0" w:space="0" w:color="auto"/>
          </w:divBdr>
        </w:div>
        <w:div w:id="396974273">
          <w:marLeft w:val="640"/>
          <w:marRight w:val="0"/>
          <w:marTop w:val="0"/>
          <w:marBottom w:val="0"/>
          <w:divBdr>
            <w:top w:val="none" w:sz="0" w:space="0" w:color="auto"/>
            <w:left w:val="none" w:sz="0" w:space="0" w:color="auto"/>
            <w:bottom w:val="none" w:sz="0" w:space="0" w:color="auto"/>
            <w:right w:val="none" w:sz="0" w:space="0" w:color="auto"/>
          </w:divBdr>
        </w:div>
        <w:div w:id="448747315">
          <w:marLeft w:val="640"/>
          <w:marRight w:val="0"/>
          <w:marTop w:val="0"/>
          <w:marBottom w:val="0"/>
          <w:divBdr>
            <w:top w:val="none" w:sz="0" w:space="0" w:color="auto"/>
            <w:left w:val="none" w:sz="0" w:space="0" w:color="auto"/>
            <w:bottom w:val="none" w:sz="0" w:space="0" w:color="auto"/>
            <w:right w:val="none" w:sz="0" w:space="0" w:color="auto"/>
          </w:divBdr>
        </w:div>
        <w:div w:id="525673711">
          <w:marLeft w:val="640"/>
          <w:marRight w:val="0"/>
          <w:marTop w:val="0"/>
          <w:marBottom w:val="0"/>
          <w:divBdr>
            <w:top w:val="none" w:sz="0" w:space="0" w:color="auto"/>
            <w:left w:val="none" w:sz="0" w:space="0" w:color="auto"/>
            <w:bottom w:val="none" w:sz="0" w:space="0" w:color="auto"/>
            <w:right w:val="none" w:sz="0" w:space="0" w:color="auto"/>
          </w:divBdr>
        </w:div>
        <w:div w:id="645475977">
          <w:marLeft w:val="640"/>
          <w:marRight w:val="0"/>
          <w:marTop w:val="0"/>
          <w:marBottom w:val="0"/>
          <w:divBdr>
            <w:top w:val="none" w:sz="0" w:space="0" w:color="auto"/>
            <w:left w:val="none" w:sz="0" w:space="0" w:color="auto"/>
            <w:bottom w:val="none" w:sz="0" w:space="0" w:color="auto"/>
            <w:right w:val="none" w:sz="0" w:space="0" w:color="auto"/>
          </w:divBdr>
        </w:div>
        <w:div w:id="660930888">
          <w:marLeft w:val="640"/>
          <w:marRight w:val="0"/>
          <w:marTop w:val="0"/>
          <w:marBottom w:val="0"/>
          <w:divBdr>
            <w:top w:val="none" w:sz="0" w:space="0" w:color="auto"/>
            <w:left w:val="none" w:sz="0" w:space="0" w:color="auto"/>
            <w:bottom w:val="none" w:sz="0" w:space="0" w:color="auto"/>
            <w:right w:val="none" w:sz="0" w:space="0" w:color="auto"/>
          </w:divBdr>
        </w:div>
        <w:div w:id="792556261">
          <w:marLeft w:val="640"/>
          <w:marRight w:val="0"/>
          <w:marTop w:val="0"/>
          <w:marBottom w:val="0"/>
          <w:divBdr>
            <w:top w:val="none" w:sz="0" w:space="0" w:color="auto"/>
            <w:left w:val="none" w:sz="0" w:space="0" w:color="auto"/>
            <w:bottom w:val="none" w:sz="0" w:space="0" w:color="auto"/>
            <w:right w:val="none" w:sz="0" w:space="0" w:color="auto"/>
          </w:divBdr>
        </w:div>
        <w:div w:id="822432249">
          <w:marLeft w:val="640"/>
          <w:marRight w:val="0"/>
          <w:marTop w:val="0"/>
          <w:marBottom w:val="0"/>
          <w:divBdr>
            <w:top w:val="none" w:sz="0" w:space="0" w:color="auto"/>
            <w:left w:val="none" w:sz="0" w:space="0" w:color="auto"/>
            <w:bottom w:val="none" w:sz="0" w:space="0" w:color="auto"/>
            <w:right w:val="none" w:sz="0" w:space="0" w:color="auto"/>
          </w:divBdr>
        </w:div>
        <w:div w:id="872226011">
          <w:marLeft w:val="640"/>
          <w:marRight w:val="0"/>
          <w:marTop w:val="0"/>
          <w:marBottom w:val="0"/>
          <w:divBdr>
            <w:top w:val="none" w:sz="0" w:space="0" w:color="auto"/>
            <w:left w:val="none" w:sz="0" w:space="0" w:color="auto"/>
            <w:bottom w:val="none" w:sz="0" w:space="0" w:color="auto"/>
            <w:right w:val="none" w:sz="0" w:space="0" w:color="auto"/>
          </w:divBdr>
        </w:div>
        <w:div w:id="881526213">
          <w:marLeft w:val="640"/>
          <w:marRight w:val="0"/>
          <w:marTop w:val="0"/>
          <w:marBottom w:val="0"/>
          <w:divBdr>
            <w:top w:val="none" w:sz="0" w:space="0" w:color="auto"/>
            <w:left w:val="none" w:sz="0" w:space="0" w:color="auto"/>
            <w:bottom w:val="none" w:sz="0" w:space="0" w:color="auto"/>
            <w:right w:val="none" w:sz="0" w:space="0" w:color="auto"/>
          </w:divBdr>
        </w:div>
        <w:div w:id="897279397">
          <w:marLeft w:val="640"/>
          <w:marRight w:val="0"/>
          <w:marTop w:val="0"/>
          <w:marBottom w:val="0"/>
          <w:divBdr>
            <w:top w:val="none" w:sz="0" w:space="0" w:color="auto"/>
            <w:left w:val="none" w:sz="0" w:space="0" w:color="auto"/>
            <w:bottom w:val="none" w:sz="0" w:space="0" w:color="auto"/>
            <w:right w:val="none" w:sz="0" w:space="0" w:color="auto"/>
          </w:divBdr>
        </w:div>
        <w:div w:id="937833226">
          <w:marLeft w:val="640"/>
          <w:marRight w:val="0"/>
          <w:marTop w:val="0"/>
          <w:marBottom w:val="0"/>
          <w:divBdr>
            <w:top w:val="none" w:sz="0" w:space="0" w:color="auto"/>
            <w:left w:val="none" w:sz="0" w:space="0" w:color="auto"/>
            <w:bottom w:val="none" w:sz="0" w:space="0" w:color="auto"/>
            <w:right w:val="none" w:sz="0" w:space="0" w:color="auto"/>
          </w:divBdr>
        </w:div>
        <w:div w:id="939610203">
          <w:marLeft w:val="640"/>
          <w:marRight w:val="0"/>
          <w:marTop w:val="0"/>
          <w:marBottom w:val="0"/>
          <w:divBdr>
            <w:top w:val="none" w:sz="0" w:space="0" w:color="auto"/>
            <w:left w:val="none" w:sz="0" w:space="0" w:color="auto"/>
            <w:bottom w:val="none" w:sz="0" w:space="0" w:color="auto"/>
            <w:right w:val="none" w:sz="0" w:space="0" w:color="auto"/>
          </w:divBdr>
        </w:div>
        <w:div w:id="976376221">
          <w:marLeft w:val="640"/>
          <w:marRight w:val="0"/>
          <w:marTop w:val="0"/>
          <w:marBottom w:val="0"/>
          <w:divBdr>
            <w:top w:val="none" w:sz="0" w:space="0" w:color="auto"/>
            <w:left w:val="none" w:sz="0" w:space="0" w:color="auto"/>
            <w:bottom w:val="none" w:sz="0" w:space="0" w:color="auto"/>
            <w:right w:val="none" w:sz="0" w:space="0" w:color="auto"/>
          </w:divBdr>
        </w:div>
        <w:div w:id="1069621523">
          <w:marLeft w:val="640"/>
          <w:marRight w:val="0"/>
          <w:marTop w:val="0"/>
          <w:marBottom w:val="0"/>
          <w:divBdr>
            <w:top w:val="none" w:sz="0" w:space="0" w:color="auto"/>
            <w:left w:val="none" w:sz="0" w:space="0" w:color="auto"/>
            <w:bottom w:val="none" w:sz="0" w:space="0" w:color="auto"/>
            <w:right w:val="none" w:sz="0" w:space="0" w:color="auto"/>
          </w:divBdr>
        </w:div>
        <w:div w:id="1131828304">
          <w:marLeft w:val="640"/>
          <w:marRight w:val="0"/>
          <w:marTop w:val="0"/>
          <w:marBottom w:val="0"/>
          <w:divBdr>
            <w:top w:val="none" w:sz="0" w:space="0" w:color="auto"/>
            <w:left w:val="none" w:sz="0" w:space="0" w:color="auto"/>
            <w:bottom w:val="none" w:sz="0" w:space="0" w:color="auto"/>
            <w:right w:val="none" w:sz="0" w:space="0" w:color="auto"/>
          </w:divBdr>
        </w:div>
        <w:div w:id="1153522307">
          <w:marLeft w:val="640"/>
          <w:marRight w:val="0"/>
          <w:marTop w:val="0"/>
          <w:marBottom w:val="0"/>
          <w:divBdr>
            <w:top w:val="none" w:sz="0" w:space="0" w:color="auto"/>
            <w:left w:val="none" w:sz="0" w:space="0" w:color="auto"/>
            <w:bottom w:val="none" w:sz="0" w:space="0" w:color="auto"/>
            <w:right w:val="none" w:sz="0" w:space="0" w:color="auto"/>
          </w:divBdr>
        </w:div>
        <w:div w:id="1181817111">
          <w:marLeft w:val="640"/>
          <w:marRight w:val="0"/>
          <w:marTop w:val="0"/>
          <w:marBottom w:val="0"/>
          <w:divBdr>
            <w:top w:val="none" w:sz="0" w:space="0" w:color="auto"/>
            <w:left w:val="none" w:sz="0" w:space="0" w:color="auto"/>
            <w:bottom w:val="none" w:sz="0" w:space="0" w:color="auto"/>
            <w:right w:val="none" w:sz="0" w:space="0" w:color="auto"/>
          </w:divBdr>
        </w:div>
        <w:div w:id="1301807186">
          <w:marLeft w:val="640"/>
          <w:marRight w:val="0"/>
          <w:marTop w:val="0"/>
          <w:marBottom w:val="0"/>
          <w:divBdr>
            <w:top w:val="none" w:sz="0" w:space="0" w:color="auto"/>
            <w:left w:val="none" w:sz="0" w:space="0" w:color="auto"/>
            <w:bottom w:val="none" w:sz="0" w:space="0" w:color="auto"/>
            <w:right w:val="none" w:sz="0" w:space="0" w:color="auto"/>
          </w:divBdr>
        </w:div>
        <w:div w:id="1325208675">
          <w:marLeft w:val="640"/>
          <w:marRight w:val="0"/>
          <w:marTop w:val="0"/>
          <w:marBottom w:val="0"/>
          <w:divBdr>
            <w:top w:val="none" w:sz="0" w:space="0" w:color="auto"/>
            <w:left w:val="none" w:sz="0" w:space="0" w:color="auto"/>
            <w:bottom w:val="none" w:sz="0" w:space="0" w:color="auto"/>
            <w:right w:val="none" w:sz="0" w:space="0" w:color="auto"/>
          </w:divBdr>
        </w:div>
        <w:div w:id="1357735264">
          <w:marLeft w:val="640"/>
          <w:marRight w:val="0"/>
          <w:marTop w:val="0"/>
          <w:marBottom w:val="0"/>
          <w:divBdr>
            <w:top w:val="none" w:sz="0" w:space="0" w:color="auto"/>
            <w:left w:val="none" w:sz="0" w:space="0" w:color="auto"/>
            <w:bottom w:val="none" w:sz="0" w:space="0" w:color="auto"/>
            <w:right w:val="none" w:sz="0" w:space="0" w:color="auto"/>
          </w:divBdr>
        </w:div>
        <w:div w:id="1358122407">
          <w:marLeft w:val="640"/>
          <w:marRight w:val="0"/>
          <w:marTop w:val="0"/>
          <w:marBottom w:val="0"/>
          <w:divBdr>
            <w:top w:val="none" w:sz="0" w:space="0" w:color="auto"/>
            <w:left w:val="none" w:sz="0" w:space="0" w:color="auto"/>
            <w:bottom w:val="none" w:sz="0" w:space="0" w:color="auto"/>
            <w:right w:val="none" w:sz="0" w:space="0" w:color="auto"/>
          </w:divBdr>
        </w:div>
        <w:div w:id="1377268099">
          <w:marLeft w:val="640"/>
          <w:marRight w:val="0"/>
          <w:marTop w:val="0"/>
          <w:marBottom w:val="0"/>
          <w:divBdr>
            <w:top w:val="none" w:sz="0" w:space="0" w:color="auto"/>
            <w:left w:val="none" w:sz="0" w:space="0" w:color="auto"/>
            <w:bottom w:val="none" w:sz="0" w:space="0" w:color="auto"/>
            <w:right w:val="none" w:sz="0" w:space="0" w:color="auto"/>
          </w:divBdr>
        </w:div>
        <w:div w:id="1411582272">
          <w:marLeft w:val="640"/>
          <w:marRight w:val="0"/>
          <w:marTop w:val="0"/>
          <w:marBottom w:val="0"/>
          <w:divBdr>
            <w:top w:val="none" w:sz="0" w:space="0" w:color="auto"/>
            <w:left w:val="none" w:sz="0" w:space="0" w:color="auto"/>
            <w:bottom w:val="none" w:sz="0" w:space="0" w:color="auto"/>
            <w:right w:val="none" w:sz="0" w:space="0" w:color="auto"/>
          </w:divBdr>
        </w:div>
        <w:div w:id="1505778255">
          <w:marLeft w:val="640"/>
          <w:marRight w:val="0"/>
          <w:marTop w:val="0"/>
          <w:marBottom w:val="0"/>
          <w:divBdr>
            <w:top w:val="none" w:sz="0" w:space="0" w:color="auto"/>
            <w:left w:val="none" w:sz="0" w:space="0" w:color="auto"/>
            <w:bottom w:val="none" w:sz="0" w:space="0" w:color="auto"/>
            <w:right w:val="none" w:sz="0" w:space="0" w:color="auto"/>
          </w:divBdr>
        </w:div>
        <w:div w:id="1614631136">
          <w:marLeft w:val="640"/>
          <w:marRight w:val="0"/>
          <w:marTop w:val="0"/>
          <w:marBottom w:val="0"/>
          <w:divBdr>
            <w:top w:val="none" w:sz="0" w:space="0" w:color="auto"/>
            <w:left w:val="none" w:sz="0" w:space="0" w:color="auto"/>
            <w:bottom w:val="none" w:sz="0" w:space="0" w:color="auto"/>
            <w:right w:val="none" w:sz="0" w:space="0" w:color="auto"/>
          </w:divBdr>
        </w:div>
        <w:div w:id="1653439193">
          <w:marLeft w:val="640"/>
          <w:marRight w:val="0"/>
          <w:marTop w:val="0"/>
          <w:marBottom w:val="0"/>
          <w:divBdr>
            <w:top w:val="none" w:sz="0" w:space="0" w:color="auto"/>
            <w:left w:val="none" w:sz="0" w:space="0" w:color="auto"/>
            <w:bottom w:val="none" w:sz="0" w:space="0" w:color="auto"/>
            <w:right w:val="none" w:sz="0" w:space="0" w:color="auto"/>
          </w:divBdr>
        </w:div>
        <w:div w:id="1691298659">
          <w:marLeft w:val="640"/>
          <w:marRight w:val="0"/>
          <w:marTop w:val="0"/>
          <w:marBottom w:val="0"/>
          <w:divBdr>
            <w:top w:val="none" w:sz="0" w:space="0" w:color="auto"/>
            <w:left w:val="none" w:sz="0" w:space="0" w:color="auto"/>
            <w:bottom w:val="none" w:sz="0" w:space="0" w:color="auto"/>
            <w:right w:val="none" w:sz="0" w:space="0" w:color="auto"/>
          </w:divBdr>
        </w:div>
        <w:div w:id="1708485035">
          <w:marLeft w:val="640"/>
          <w:marRight w:val="0"/>
          <w:marTop w:val="0"/>
          <w:marBottom w:val="0"/>
          <w:divBdr>
            <w:top w:val="none" w:sz="0" w:space="0" w:color="auto"/>
            <w:left w:val="none" w:sz="0" w:space="0" w:color="auto"/>
            <w:bottom w:val="none" w:sz="0" w:space="0" w:color="auto"/>
            <w:right w:val="none" w:sz="0" w:space="0" w:color="auto"/>
          </w:divBdr>
        </w:div>
      </w:divsChild>
    </w:div>
    <w:div w:id="458037562">
      <w:marLeft w:val="640"/>
      <w:marRight w:val="0"/>
      <w:marTop w:val="0"/>
      <w:marBottom w:val="0"/>
      <w:divBdr>
        <w:top w:val="none" w:sz="0" w:space="0" w:color="auto"/>
        <w:left w:val="none" w:sz="0" w:space="0" w:color="auto"/>
        <w:bottom w:val="none" w:sz="0" w:space="0" w:color="auto"/>
        <w:right w:val="none" w:sz="0" w:space="0" w:color="auto"/>
      </w:divBdr>
    </w:div>
    <w:div w:id="458111080">
      <w:marLeft w:val="640"/>
      <w:marRight w:val="0"/>
      <w:marTop w:val="0"/>
      <w:marBottom w:val="0"/>
      <w:divBdr>
        <w:top w:val="none" w:sz="0" w:space="0" w:color="auto"/>
        <w:left w:val="none" w:sz="0" w:space="0" w:color="auto"/>
        <w:bottom w:val="none" w:sz="0" w:space="0" w:color="auto"/>
        <w:right w:val="none" w:sz="0" w:space="0" w:color="auto"/>
      </w:divBdr>
    </w:div>
    <w:div w:id="458111440">
      <w:marLeft w:val="640"/>
      <w:marRight w:val="0"/>
      <w:marTop w:val="0"/>
      <w:marBottom w:val="0"/>
      <w:divBdr>
        <w:top w:val="none" w:sz="0" w:space="0" w:color="auto"/>
        <w:left w:val="none" w:sz="0" w:space="0" w:color="auto"/>
        <w:bottom w:val="none" w:sz="0" w:space="0" w:color="auto"/>
        <w:right w:val="none" w:sz="0" w:space="0" w:color="auto"/>
      </w:divBdr>
    </w:div>
    <w:div w:id="458183634">
      <w:marLeft w:val="640"/>
      <w:marRight w:val="0"/>
      <w:marTop w:val="0"/>
      <w:marBottom w:val="0"/>
      <w:divBdr>
        <w:top w:val="none" w:sz="0" w:space="0" w:color="auto"/>
        <w:left w:val="none" w:sz="0" w:space="0" w:color="auto"/>
        <w:bottom w:val="none" w:sz="0" w:space="0" w:color="auto"/>
        <w:right w:val="none" w:sz="0" w:space="0" w:color="auto"/>
      </w:divBdr>
    </w:div>
    <w:div w:id="458187101">
      <w:marLeft w:val="640"/>
      <w:marRight w:val="0"/>
      <w:marTop w:val="0"/>
      <w:marBottom w:val="0"/>
      <w:divBdr>
        <w:top w:val="none" w:sz="0" w:space="0" w:color="auto"/>
        <w:left w:val="none" w:sz="0" w:space="0" w:color="auto"/>
        <w:bottom w:val="none" w:sz="0" w:space="0" w:color="auto"/>
        <w:right w:val="none" w:sz="0" w:space="0" w:color="auto"/>
      </w:divBdr>
    </w:div>
    <w:div w:id="458258360">
      <w:marLeft w:val="640"/>
      <w:marRight w:val="0"/>
      <w:marTop w:val="0"/>
      <w:marBottom w:val="0"/>
      <w:divBdr>
        <w:top w:val="none" w:sz="0" w:space="0" w:color="auto"/>
        <w:left w:val="none" w:sz="0" w:space="0" w:color="auto"/>
        <w:bottom w:val="none" w:sz="0" w:space="0" w:color="auto"/>
        <w:right w:val="none" w:sz="0" w:space="0" w:color="auto"/>
      </w:divBdr>
    </w:div>
    <w:div w:id="458259758">
      <w:marLeft w:val="640"/>
      <w:marRight w:val="0"/>
      <w:marTop w:val="0"/>
      <w:marBottom w:val="0"/>
      <w:divBdr>
        <w:top w:val="none" w:sz="0" w:space="0" w:color="auto"/>
        <w:left w:val="none" w:sz="0" w:space="0" w:color="auto"/>
        <w:bottom w:val="none" w:sz="0" w:space="0" w:color="auto"/>
        <w:right w:val="none" w:sz="0" w:space="0" w:color="auto"/>
      </w:divBdr>
    </w:div>
    <w:div w:id="458304691">
      <w:marLeft w:val="640"/>
      <w:marRight w:val="0"/>
      <w:marTop w:val="0"/>
      <w:marBottom w:val="0"/>
      <w:divBdr>
        <w:top w:val="none" w:sz="0" w:space="0" w:color="auto"/>
        <w:left w:val="none" w:sz="0" w:space="0" w:color="auto"/>
        <w:bottom w:val="none" w:sz="0" w:space="0" w:color="auto"/>
        <w:right w:val="none" w:sz="0" w:space="0" w:color="auto"/>
      </w:divBdr>
    </w:div>
    <w:div w:id="458378794">
      <w:marLeft w:val="640"/>
      <w:marRight w:val="0"/>
      <w:marTop w:val="0"/>
      <w:marBottom w:val="0"/>
      <w:divBdr>
        <w:top w:val="none" w:sz="0" w:space="0" w:color="auto"/>
        <w:left w:val="none" w:sz="0" w:space="0" w:color="auto"/>
        <w:bottom w:val="none" w:sz="0" w:space="0" w:color="auto"/>
        <w:right w:val="none" w:sz="0" w:space="0" w:color="auto"/>
      </w:divBdr>
    </w:div>
    <w:div w:id="458454773">
      <w:marLeft w:val="640"/>
      <w:marRight w:val="0"/>
      <w:marTop w:val="0"/>
      <w:marBottom w:val="0"/>
      <w:divBdr>
        <w:top w:val="none" w:sz="0" w:space="0" w:color="auto"/>
        <w:left w:val="none" w:sz="0" w:space="0" w:color="auto"/>
        <w:bottom w:val="none" w:sz="0" w:space="0" w:color="auto"/>
        <w:right w:val="none" w:sz="0" w:space="0" w:color="auto"/>
      </w:divBdr>
    </w:div>
    <w:div w:id="458494813">
      <w:marLeft w:val="640"/>
      <w:marRight w:val="0"/>
      <w:marTop w:val="0"/>
      <w:marBottom w:val="0"/>
      <w:divBdr>
        <w:top w:val="none" w:sz="0" w:space="0" w:color="auto"/>
        <w:left w:val="none" w:sz="0" w:space="0" w:color="auto"/>
        <w:bottom w:val="none" w:sz="0" w:space="0" w:color="auto"/>
        <w:right w:val="none" w:sz="0" w:space="0" w:color="auto"/>
      </w:divBdr>
    </w:div>
    <w:div w:id="458495092">
      <w:marLeft w:val="640"/>
      <w:marRight w:val="0"/>
      <w:marTop w:val="0"/>
      <w:marBottom w:val="0"/>
      <w:divBdr>
        <w:top w:val="none" w:sz="0" w:space="0" w:color="auto"/>
        <w:left w:val="none" w:sz="0" w:space="0" w:color="auto"/>
        <w:bottom w:val="none" w:sz="0" w:space="0" w:color="auto"/>
        <w:right w:val="none" w:sz="0" w:space="0" w:color="auto"/>
      </w:divBdr>
    </w:div>
    <w:div w:id="458572706">
      <w:marLeft w:val="640"/>
      <w:marRight w:val="0"/>
      <w:marTop w:val="0"/>
      <w:marBottom w:val="0"/>
      <w:divBdr>
        <w:top w:val="none" w:sz="0" w:space="0" w:color="auto"/>
        <w:left w:val="none" w:sz="0" w:space="0" w:color="auto"/>
        <w:bottom w:val="none" w:sz="0" w:space="0" w:color="auto"/>
        <w:right w:val="none" w:sz="0" w:space="0" w:color="auto"/>
      </w:divBdr>
    </w:div>
    <w:div w:id="458687165">
      <w:marLeft w:val="640"/>
      <w:marRight w:val="0"/>
      <w:marTop w:val="0"/>
      <w:marBottom w:val="0"/>
      <w:divBdr>
        <w:top w:val="none" w:sz="0" w:space="0" w:color="auto"/>
        <w:left w:val="none" w:sz="0" w:space="0" w:color="auto"/>
        <w:bottom w:val="none" w:sz="0" w:space="0" w:color="auto"/>
        <w:right w:val="none" w:sz="0" w:space="0" w:color="auto"/>
      </w:divBdr>
    </w:div>
    <w:div w:id="458719182">
      <w:marLeft w:val="640"/>
      <w:marRight w:val="0"/>
      <w:marTop w:val="0"/>
      <w:marBottom w:val="0"/>
      <w:divBdr>
        <w:top w:val="none" w:sz="0" w:space="0" w:color="auto"/>
        <w:left w:val="none" w:sz="0" w:space="0" w:color="auto"/>
        <w:bottom w:val="none" w:sz="0" w:space="0" w:color="auto"/>
        <w:right w:val="none" w:sz="0" w:space="0" w:color="auto"/>
      </w:divBdr>
    </w:div>
    <w:div w:id="458762423">
      <w:marLeft w:val="640"/>
      <w:marRight w:val="0"/>
      <w:marTop w:val="0"/>
      <w:marBottom w:val="0"/>
      <w:divBdr>
        <w:top w:val="none" w:sz="0" w:space="0" w:color="auto"/>
        <w:left w:val="none" w:sz="0" w:space="0" w:color="auto"/>
        <w:bottom w:val="none" w:sz="0" w:space="0" w:color="auto"/>
        <w:right w:val="none" w:sz="0" w:space="0" w:color="auto"/>
      </w:divBdr>
    </w:div>
    <w:div w:id="458765335">
      <w:marLeft w:val="640"/>
      <w:marRight w:val="0"/>
      <w:marTop w:val="0"/>
      <w:marBottom w:val="0"/>
      <w:divBdr>
        <w:top w:val="none" w:sz="0" w:space="0" w:color="auto"/>
        <w:left w:val="none" w:sz="0" w:space="0" w:color="auto"/>
        <w:bottom w:val="none" w:sz="0" w:space="0" w:color="auto"/>
        <w:right w:val="none" w:sz="0" w:space="0" w:color="auto"/>
      </w:divBdr>
    </w:div>
    <w:div w:id="458769383">
      <w:marLeft w:val="640"/>
      <w:marRight w:val="0"/>
      <w:marTop w:val="0"/>
      <w:marBottom w:val="0"/>
      <w:divBdr>
        <w:top w:val="none" w:sz="0" w:space="0" w:color="auto"/>
        <w:left w:val="none" w:sz="0" w:space="0" w:color="auto"/>
        <w:bottom w:val="none" w:sz="0" w:space="0" w:color="auto"/>
        <w:right w:val="none" w:sz="0" w:space="0" w:color="auto"/>
      </w:divBdr>
    </w:div>
    <w:div w:id="458836591">
      <w:marLeft w:val="640"/>
      <w:marRight w:val="0"/>
      <w:marTop w:val="0"/>
      <w:marBottom w:val="0"/>
      <w:divBdr>
        <w:top w:val="none" w:sz="0" w:space="0" w:color="auto"/>
        <w:left w:val="none" w:sz="0" w:space="0" w:color="auto"/>
        <w:bottom w:val="none" w:sz="0" w:space="0" w:color="auto"/>
        <w:right w:val="none" w:sz="0" w:space="0" w:color="auto"/>
      </w:divBdr>
    </w:div>
    <w:div w:id="458842240">
      <w:marLeft w:val="640"/>
      <w:marRight w:val="0"/>
      <w:marTop w:val="0"/>
      <w:marBottom w:val="0"/>
      <w:divBdr>
        <w:top w:val="none" w:sz="0" w:space="0" w:color="auto"/>
        <w:left w:val="none" w:sz="0" w:space="0" w:color="auto"/>
        <w:bottom w:val="none" w:sz="0" w:space="0" w:color="auto"/>
        <w:right w:val="none" w:sz="0" w:space="0" w:color="auto"/>
      </w:divBdr>
    </w:div>
    <w:div w:id="458888438">
      <w:marLeft w:val="640"/>
      <w:marRight w:val="0"/>
      <w:marTop w:val="0"/>
      <w:marBottom w:val="0"/>
      <w:divBdr>
        <w:top w:val="none" w:sz="0" w:space="0" w:color="auto"/>
        <w:left w:val="none" w:sz="0" w:space="0" w:color="auto"/>
        <w:bottom w:val="none" w:sz="0" w:space="0" w:color="auto"/>
        <w:right w:val="none" w:sz="0" w:space="0" w:color="auto"/>
      </w:divBdr>
    </w:div>
    <w:div w:id="458912460">
      <w:marLeft w:val="640"/>
      <w:marRight w:val="0"/>
      <w:marTop w:val="0"/>
      <w:marBottom w:val="0"/>
      <w:divBdr>
        <w:top w:val="none" w:sz="0" w:space="0" w:color="auto"/>
        <w:left w:val="none" w:sz="0" w:space="0" w:color="auto"/>
        <w:bottom w:val="none" w:sz="0" w:space="0" w:color="auto"/>
        <w:right w:val="none" w:sz="0" w:space="0" w:color="auto"/>
      </w:divBdr>
    </w:div>
    <w:div w:id="458958483">
      <w:marLeft w:val="640"/>
      <w:marRight w:val="0"/>
      <w:marTop w:val="0"/>
      <w:marBottom w:val="0"/>
      <w:divBdr>
        <w:top w:val="none" w:sz="0" w:space="0" w:color="auto"/>
        <w:left w:val="none" w:sz="0" w:space="0" w:color="auto"/>
        <w:bottom w:val="none" w:sz="0" w:space="0" w:color="auto"/>
        <w:right w:val="none" w:sz="0" w:space="0" w:color="auto"/>
      </w:divBdr>
    </w:div>
    <w:div w:id="459032096">
      <w:marLeft w:val="640"/>
      <w:marRight w:val="0"/>
      <w:marTop w:val="0"/>
      <w:marBottom w:val="0"/>
      <w:divBdr>
        <w:top w:val="none" w:sz="0" w:space="0" w:color="auto"/>
        <w:left w:val="none" w:sz="0" w:space="0" w:color="auto"/>
        <w:bottom w:val="none" w:sz="0" w:space="0" w:color="auto"/>
        <w:right w:val="none" w:sz="0" w:space="0" w:color="auto"/>
      </w:divBdr>
    </w:div>
    <w:div w:id="459080134">
      <w:marLeft w:val="640"/>
      <w:marRight w:val="0"/>
      <w:marTop w:val="0"/>
      <w:marBottom w:val="0"/>
      <w:divBdr>
        <w:top w:val="none" w:sz="0" w:space="0" w:color="auto"/>
        <w:left w:val="none" w:sz="0" w:space="0" w:color="auto"/>
        <w:bottom w:val="none" w:sz="0" w:space="0" w:color="auto"/>
        <w:right w:val="none" w:sz="0" w:space="0" w:color="auto"/>
      </w:divBdr>
    </w:div>
    <w:div w:id="459151258">
      <w:marLeft w:val="640"/>
      <w:marRight w:val="0"/>
      <w:marTop w:val="0"/>
      <w:marBottom w:val="0"/>
      <w:divBdr>
        <w:top w:val="none" w:sz="0" w:space="0" w:color="auto"/>
        <w:left w:val="none" w:sz="0" w:space="0" w:color="auto"/>
        <w:bottom w:val="none" w:sz="0" w:space="0" w:color="auto"/>
        <w:right w:val="none" w:sz="0" w:space="0" w:color="auto"/>
      </w:divBdr>
    </w:div>
    <w:div w:id="459152265">
      <w:marLeft w:val="640"/>
      <w:marRight w:val="0"/>
      <w:marTop w:val="0"/>
      <w:marBottom w:val="0"/>
      <w:divBdr>
        <w:top w:val="none" w:sz="0" w:space="0" w:color="auto"/>
        <w:left w:val="none" w:sz="0" w:space="0" w:color="auto"/>
        <w:bottom w:val="none" w:sz="0" w:space="0" w:color="auto"/>
        <w:right w:val="none" w:sz="0" w:space="0" w:color="auto"/>
      </w:divBdr>
    </w:div>
    <w:div w:id="459222871">
      <w:marLeft w:val="640"/>
      <w:marRight w:val="0"/>
      <w:marTop w:val="0"/>
      <w:marBottom w:val="0"/>
      <w:divBdr>
        <w:top w:val="none" w:sz="0" w:space="0" w:color="auto"/>
        <w:left w:val="none" w:sz="0" w:space="0" w:color="auto"/>
        <w:bottom w:val="none" w:sz="0" w:space="0" w:color="auto"/>
        <w:right w:val="none" w:sz="0" w:space="0" w:color="auto"/>
      </w:divBdr>
    </w:div>
    <w:div w:id="459230758">
      <w:marLeft w:val="640"/>
      <w:marRight w:val="0"/>
      <w:marTop w:val="0"/>
      <w:marBottom w:val="0"/>
      <w:divBdr>
        <w:top w:val="none" w:sz="0" w:space="0" w:color="auto"/>
        <w:left w:val="none" w:sz="0" w:space="0" w:color="auto"/>
        <w:bottom w:val="none" w:sz="0" w:space="0" w:color="auto"/>
        <w:right w:val="none" w:sz="0" w:space="0" w:color="auto"/>
      </w:divBdr>
    </w:div>
    <w:div w:id="459231750">
      <w:marLeft w:val="640"/>
      <w:marRight w:val="0"/>
      <w:marTop w:val="0"/>
      <w:marBottom w:val="0"/>
      <w:divBdr>
        <w:top w:val="none" w:sz="0" w:space="0" w:color="auto"/>
        <w:left w:val="none" w:sz="0" w:space="0" w:color="auto"/>
        <w:bottom w:val="none" w:sz="0" w:space="0" w:color="auto"/>
        <w:right w:val="none" w:sz="0" w:space="0" w:color="auto"/>
      </w:divBdr>
    </w:div>
    <w:div w:id="459420352">
      <w:marLeft w:val="640"/>
      <w:marRight w:val="0"/>
      <w:marTop w:val="0"/>
      <w:marBottom w:val="0"/>
      <w:divBdr>
        <w:top w:val="none" w:sz="0" w:space="0" w:color="auto"/>
        <w:left w:val="none" w:sz="0" w:space="0" w:color="auto"/>
        <w:bottom w:val="none" w:sz="0" w:space="0" w:color="auto"/>
        <w:right w:val="none" w:sz="0" w:space="0" w:color="auto"/>
      </w:divBdr>
    </w:div>
    <w:div w:id="459422259">
      <w:marLeft w:val="640"/>
      <w:marRight w:val="0"/>
      <w:marTop w:val="0"/>
      <w:marBottom w:val="0"/>
      <w:divBdr>
        <w:top w:val="none" w:sz="0" w:space="0" w:color="auto"/>
        <w:left w:val="none" w:sz="0" w:space="0" w:color="auto"/>
        <w:bottom w:val="none" w:sz="0" w:space="0" w:color="auto"/>
        <w:right w:val="none" w:sz="0" w:space="0" w:color="auto"/>
      </w:divBdr>
    </w:div>
    <w:div w:id="459424842">
      <w:marLeft w:val="640"/>
      <w:marRight w:val="0"/>
      <w:marTop w:val="0"/>
      <w:marBottom w:val="0"/>
      <w:divBdr>
        <w:top w:val="none" w:sz="0" w:space="0" w:color="auto"/>
        <w:left w:val="none" w:sz="0" w:space="0" w:color="auto"/>
        <w:bottom w:val="none" w:sz="0" w:space="0" w:color="auto"/>
        <w:right w:val="none" w:sz="0" w:space="0" w:color="auto"/>
      </w:divBdr>
    </w:div>
    <w:div w:id="459494599">
      <w:marLeft w:val="640"/>
      <w:marRight w:val="0"/>
      <w:marTop w:val="0"/>
      <w:marBottom w:val="0"/>
      <w:divBdr>
        <w:top w:val="none" w:sz="0" w:space="0" w:color="auto"/>
        <w:left w:val="none" w:sz="0" w:space="0" w:color="auto"/>
        <w:bottom w:val="none" w:sz="0" w:space="0" w:color="auto"/>
        <w:right w:val="none" w:sz="0" w:space="0" w:color="auto"/>
      </w:divBdr>
    </w:div>
    <w:div w:id="459613008">
      <w:marLeft w:val="640"/>
      <w:marRight w:val="0"/>
      <w:marTop w:val="0"/>
      <w:marBottom w:val="0"/>
      <w:divBdr>
        <w:top w:val="none" w:sz="0" w:space="0" w:color="auto"/>
        <w:left w:val="none" w:sz="0" w:space="0" w:color="auto"/>
        <w:bottom w:val="none" w:sz="0" w:space="0" w:color="auto"/>
        <w:right w:val="none" w:sz="0" w:space="0" w:color="auto"/>
      </w:divBdr>
    </w:div>
    <w:div w:id="459613773">
      <w:marLeft w:val="640"/>
      <w:marRight w:val="0"/>
      <w:marTop w:val="0"/>
      <w:marBottom w:val="0"/>
      <w:divBdr>
        <w:top w:val="none" w:sz="0" w:space="0" w:color="auto"/>
        <w:left w:val="none" w:sz="0" w:space="0" w:color="auto"/>
        <w:bottom w:val="none" w:sz="0" w:space="0" w:color="auto"/>
        <w:right w:val="none" w:sz="0" w:space="0" w:color="auto"/>
      </w:divBdr>
    </w:div>
    <w:div w:id="459687056">
      <w:marLeft w:val="640"/>
      <w:marRight w:val="0"/>
      <w:marTop w:val="0"/>
      <w:marBottom w:val="0"/>
      <w:divBdr>
        <w:top w:val="none" w:sz="0" w:space="0" w:color="auto"/>
        <w:left w:val="none" w:sz="0" w:space="0" w:color="auto"/>
        <w:bottom w:val="none" w:sz="0" w:space="0" w:color="auto"/>
        <w:right w:val="none" w:sz="0" w:space="0" w:color="auto"/>
      </w:divBdr>
    </w:div>
    <w:div w:id="459809409">
      <w:marLeft w:val="640"/>
      <w:marRight w:val="0"/>
      <w:marTop w:val="0"/>
      <w:marBottom w:val="0"/>
      <w:divBdr>
        <w:top w:val="none" w:sz="0" w:space="0" w:color="auto"/>
        <w:left w:val="none" w:sz="0" w:space="0" w:color="auto"/>
        <w:bottom w:val="none" w:sz="0" w:space="0" w:color="auto"/>
        <w:right w:val="none" w:sz="0" w:space="0" w:color="auto"/>
      </w:divBdr>
    </w:div>
    <w:div w:id="460071401">
      <w:marLeft w:val="640"/>
      <w:marRight w:val="0"/>
      <w:marTop w:val="0"/>
      <w:marBottom w:val="0"/>
      <w:divBdr>
        <w:top w:val="none" w:sz="0" w:space="0" w:color="auto"/>
        <w:left w:val="none" w:sz="0" w:space="0" w:color="auto"/>
        <w:bottom w:val="none" w:sz="0" w:space="0" w:color="auto"/>
        <w:right w:val="none" w:sz="0" w:space="0" w:color="auto"/>
      </w:divBdr>
    </w:div>
    <w:div w:id="460147214">
      <w:marLeft w:val="640"/>
      <w:marRight w:val="0"/>
      <w:marTop w:val="0"/>
      <w:marBottom w:val="0"/>
      <w:divBdr>
        <w:top w:val="none" w:sz="0" w:space="0" w:color="auto"/>
        <w:left w:val="none" w:sz="0" w:space="0" w:color="auto"/>
        <w:bottom w:val="none" w:sz="0" w:space="0" w:color="auto"/>
        <w:right w:val="none" w:sz="0" w:space="0" w:color="auto"/>
      </w:divBdr>
    </w:div>
    <w:div w:id="460611385">
      <w:marLeft w:val="640"/>
      <w:marRight w:val="0"/>
      <w:marTop w:val="0"/>
      <w:marBottom w:val="0"/>
      <w:divBdr>
        <w:top w:val="none" w:sz="0" w:space="0" w:color="auto"/>
        <w:left w:val="none" w:sz="0" w:space="0" w:color="auto"/>
        <w:bottom w:val="none" w:sz="0" w:space="0" w:color="auto"/>
        <w:right w:val="none" w:sz="0" w:space="0" w:color="auto"/>
      </w:divBdr>
    </w:div>
    <w:div w:id="460652975">
      <w:marLeft w:val="640"/>
      <w:marRight w:val="0"/>
      <w:marTop w:val="0"/>
      <w:marBottom w:val="0"/>
      <w:divBdr>
        <w:top w:val="none" w:sz="0" w:space="0" w:color="auto"/>
        <w:left w:val="none" w:sz="0" w:space="0" w:color="auto"/>
        <w:bottom w:val="none" w:sz="0" w:space="0" w:color="auto"/>
        <w:right w:val="none" w:sz="0" w:space="0" w:color="auto"/>
      </w:divBdr>
    </w:div>
    <w:div w:id="460731196">
      <w:marLeft w:val="640"/>
      <w:marRight w:val="0"/>
      <w:marTop w:val="0"/>
      <w:marBottom w:val="0"/>
      <w:divBdr>
        <w:top w:val="none" w:sz="0" w:space="0" w:color="auto"/>
        <w:left w:val="none" w:sz="0" w:space="0" w:color="auto"/>
        <w:bottom w:val="none" w:sz="0" w:space="0" w:color="auto"/>
        <w:right w:val="none" w:sz="0" w:space="0" w:color="auto"/>
      </w:divBdr>
    </w:div>
    <w:div w:id="460735350">
      <w:marLeft w:val="640"/>
      <w:marRight w:val="0"/>
      <w:marTop w:val="0"/>
      <w:marBottom w:val="0"/>
      <w:divBdr>
        <w:top w:val="none" w:sz="0" w:space="0" w:color="auto"/>
        <w:left w:val="none" w:sz="0" w:space="0" w:color="auto"/>
        <w:bottom w:val="none" w:sz="0" w:space="0" w:color="auto"/>
        <w:right w:val="none" w:sz="0" w:space="0" w:color="auto"/>
      </w:divBdr>
    </w:div>
    <w:div w:id="460809172">
      <w:marLeft w:val="640"/>
      <w:marRight w:val="0"/>
      <w:marTop w:val="0"/>
      <w:marBottom w:val="0"/>
      <w:divBdr>
        <w:top w:val="none" w:sz="0" w:space="0" w:color="auto"/>
        <w:left w:val="none" w:sz="0" w:space="0" w:color="auto"/>
        <w:bottom w:val="none" w:sz="0" w:space="0" w:color="auto"/>
        <w:right w:val="none" w:sz="0" w:space="0" w:color="auto"/>
      </w:divBdr>
    </w:div>
    <w:div w:id="460809749">
      <w:marLeft w:val="640"/>
      <w:marRight w:val="0"/>
      <w:marTop w:val="0"/>
      <w:marBottom w:val="0"/>
      <w:divBdr>
        <w:top w:val="none" w:sz="0" w:space="0" w:color="auto"/>
        <w:left w:val="none" w:sz="0" w:space="0" w:color="auto"/>
        <w:bottom w:val="none" w:sz="0" w:space="0" w:color="auto"/>
        <w:right w:val="none" w:sz="0" w:space="0" w:color="auto"/>
      </w:divBdr>
    </w:div>
    <w:div w:id="460809873">
      <w:marLeft w:val="640"/>
      <w:marRight w:val="0"/>
      <w:marTop w:val="0"/>
      <w:marBottom w:val="0"/>
      <w:divBdr>
        <w:top w:val="none" w:sz="0" w:space="0" w:color="auto"/>
        <w:left w:val="none" w:sz="0" w:space="0" w:color="auto"/>
        <w:bottom w:val="none" w:sz="0" w:space="0" w:color="auto"/>
        <w:right w:val="none" w:sz="0" w:space="0" w:color="auto"/>
      </w:divBdr>
    </w:div>
    <w:div w:id="460921263">
      <w:marLeft w:val="640"/>
      <w:marRight w:val="0"/>
      <w:marTop w:val="0"/>
      <w:marBottom w:val="0"/>
      <w:divBdr>
        <w:top w:val="none" w:sz="0" w:space="0" w:color="auto"/>
        <w:left w:val="none" w:sz="0" w:space="0" w:color="auto"/>
        <w:bottom w:val="none" w:sz="0" w:space="0" w:color="auto"/>
        <w:right w:val="none" w:sz="0" w:space="0" w:color="auto"/>
      </w:divBdr>
    </w:div>
    <w:div w:id="460926165">
      <w:marLeft w:val="640"/>
      <w:marRight w:val="0"/>
      <w:marTop w:val="0"/>
      <w:marBottom w:val="0"/>
      <w:divBdr>
        <w:top w:val="none" w:sz="0" w:space="0" w:color="auto"/>
        <w:left w:val="none" w:sz="0" w:space="0" w:color="auto"/>
        <w:bottom w:val="none" w:sz="0" w:space="0" w:color="auto"/>
        <w:right w:val="none" w:sz="0" w:space="0" w:color="auto"/>
      </w:divBdr>
    </w:div>
    <w:div w:id="460927971">
      <w:marLeft w:val="640"/>
      <w:marRight w:val="0"/>
      <w:marTop w:val="0"/>
      <w:marBottom w:val="0"/>
      <w:divBdr>
        <w:top w:val="none" w:sz="0" w:space="0" w:color="auto"/>
        <w:left w:val="none" w:sz="0" w:space="0" w:color="auto"/>
        <w:bottom w:val="none" w:sz="0" w:space="0" w:color="auto"/>
        <w:right w:val="none" w:sz="0" w:space="0" w:color="auto"/>
      </w:divBdr>
    </w:div>
    <w:div w:id="460995981">
      <w:marLeft w:val="640"/>
      <w:marRight w:val="0"/>
      <w:marTop w:val="0"/>
      <w:marBottom w:val="0"/>
      <w:divBdr>
        <w:top w:val="none" w:sz="0" w:space="0" w:color="auto"/>
        <w:left w:val="none" w:sz="0" w:space="0" w:color="auto"/>
        <w:bottom w:val="none" w:sz="0" w:space="0" w:color="auto"/>
        <w:right w:val="none" w:sz="0" w:space="0" w:color="auto"/>
      </w:divBdr>
    </w:div>
    <w:div w:id="461003491">
      <w:marLeft w:val="640"/>
      <w:marRight w:val="0"/>
      <w:marTop w:val="0"/>
      <w:marBottom w:val="0"/>
      <w:divBdr>
        <w:top w:val="none" w:sz="0" w:space="0" w:color="auto"/>
        <w:left w:val="none" w:sz="0" w:space="0" w:color="auto"/>
        <w:bottom w:val="none" w:sz="0" w:space="0" w:color="auto"/>
        <w:right w:val="none" w:sz="0" w:space="0" w:color="auto"/>
      </w:divBdr>
    </w:div>
    <w:div w:id="461116192">
      <w:marLeft w:val="640"/>
      <w:marRight w:val="0"/>
      <w:marTop w:val="0"/>
      <w:marBottom w:val="0"/>
      <w:divBdr>
        <w:top w:val="none" w:sz="0" w:space="0" w:color="auto"/>
        <w:left w:val="none" w:sz="0" w:space="0" w:color="auto"/>
        <w:bottom w:val="none" w:sz="0" w:space="0" w:color="auto"/>
        <w:right w:val="none" w:sz="0" w:space="0" w:color="auto"/>
      </w:divBdr>
    </w:div>
    <w:div w:id="461117047">
      <w:marLeft w:val="640"/>
      <w:marRight w:val="0"/>
      <w:marTop w:val="0"/>
      <w:marBottom w:val="0"/>
      <w:divBdr>
        <w:top w:val="none" w:sz="0" w:space="0" w:color="auto"/>
        <w:left w:val="none" w:sz="0" w:space="0" w:color="auto"/>
        <w:bottom w:val="none" w:sz="0" w:space="0" w:color="auto"/>
        <w:right w:val="none" w:sz="0" w:space="0" w:color="auto"/>
      </w:divBdr>
    </w:div>
    <w:div w:id="461195037">
      <w:marLeft w:val="640"/>
      <w:marRight w:val="0"/>
      <w:marTop w:val="0"/>
      <w:marBottom w:val="0"/>
      <w:divBdr>
        <w:top w:val="none" w:sz="0" w:space="0" w:color="auto"/>
        <w:left w:val="none" w:sz="0" w:space="0" w:color="auto"/>
        <w:bottom w:val="none" w:sz="0" w:space="0" w:color="auto"/>
        <w:right w:val="none" w:sz="0" w:space="0" w:color="auto"/>
      </w:divBdr>
    </w:div>
    <w:div w:id="461268395">
      <w:marLeft w:val="640"/>
      <w:marRight w:val="0"/>
      <w:marTop w:val="0"/>
      <w:marBottom w:val="0"/>
      <w:divBdr>
        <w:top w:val="none" w:sz="0" w:space="0" w:color="auto"/>
        <w:left w:val="none" w:sz="0" w:space="0" w:color="auto"/>
        <w:bottom w:val="none" w:sz="0" w:space="0" w:color="auto"/>
        <w:right w:val="none" w:sz="0" w:space="0" w:color="auto"/>
      </w:divBdr>
    </w:div>
    <w:div w:id="461388147">
      <w:marLeft w:val="640"/>
      <w:marRight w:val="0"/>
      <w:marTop w:val="0"/>
      <w:marBottom w:val="0"/>
      <w:divBdr>
        <w:top w:val="none" w:sz="0" w:space="0" w:color="auto"/>
        <w:left w:val="none" w:sz="0" w:space="0" w:color="auto"/>
        <w:bottom w:val="none" w:sz="0" w:space="0" w:color="auto"/>
        <w:right w:val="none" w:sz="0" w:space="0" w:color="auto"/>
      </w:divBdr>
    </w:div>
    <w:div w:id="461457756">
      <w:marLeft w:val="640"/>
      <w:marRight w:val="0"/>
      <w:marTop w:val="0"/>
      <w:marBottom w:val="0"/>
      <w:divBdr>
        <w:top w:val="none" w:sz="0" w:space="0" w:color="auto"/>
        <w:left w:val="none" w:sz="0" w:space="0" w:color="auto"/>
        <w:bottom w:val="none" w:sz="0" w:space="0" w:color="auto"/>
        <w:right w:val="none" w:sz="0" w:space="0" w:color="auto"/>
      </w:divBdr>
    </w:div>
    <w:div w:id="461509459">
      <w:marLeft w:val="640"/>
      <w:marRight w:val="0"/>
      <w:marTop w:val="0"/>
      <w:marBottom w:val="0"/>
      <w:divBdr>
        <w:top w:val="none" w:sz="0" w:space="0" w:color="auto"/>
        <w:left w:val="none" w:sz="0" w:space="0" w:color="auto"/>
        <w:bottom w:val="none" w:sz="0" w:space="0" w:color="auto"/>
        <w:right w:val="none" w:sz="0" w:space="0" w:color="auto"/>
      </w:divBdr>
    </w:div>
    <w:div w:id="461534980">
      <w:marLeft w:val="640"/>
      <w:marRight w:val="0"/>
      <w:marTop w:val="0"/>
      <w:marBottom w:val="0"/>
      <w:divBdr>
        <w:top w:val="none" w:sz="0" w:space="0" w:color="auto"/>
        <w:left w:val="none" w:sz="0" w:space="0" w:color="auto"/>
        <w:bottom w:val="none" w:sz="0" w:space="0" w:color="auto"/>
        <w:right w:val="none" w:sz="0" w:space="0" w:color="auto"/>
      </w:divBdr>
    </w:div>
    <w:div w:id="461579904">
      <w:marLeft w:val="640"/>
      <w:marRight w:val="0"/>
      <w:marTop w:val="0"/>
      <w:marBottom w:val="0"/>
      <w:divBdr>
        <w:top w:val="none" w:sz="0" w:space="0" w:color="auto"/>
        <w:left w:val="none" w:sz="0" w:space="0" w:color="auto"/>
        <w:bottom w:val="none" w:sz="0" w:space="0" w:color="auto"/>
        <w:right w:val="none" w:sz="0" w:space="0" w:color="auto"/>
      </w:divBdr>
    </w:div>
    <w:div w:id="461580279">
      <w:marLeft w:val="640"/>
      <w:marRight w:val="0"/>
      <w:marTop w:val="0"/>
      <w:marBottom w:val="0"/>
      <w:divBdr>
        <w:top w:val="none" w:sz="0" w:space="0" w:color="auto"/>
        <w:left w:val="none" w:sz="0" w:space="0" w:color="auto"/>
        <w:bottom w:val="none" w:sz="0" w:space="0" w:color="auto"/>
        <w:right w:val="none" w:sz="0" w:space="0" w:color="auto"/>
      </w:divBdr>
    </w:div>
    <w:div w:id="461651575">
      <w:marLeft w:val="640"/>
      <w:marRight w:val="0"/>
      <w:marTop w:val="0"/>
      <w:marBottom w:val="0"/>
      <w:divBdr>
        <w:top w:val="none" w:sz="0" w:space="0" w:color="auto"/>
        <w:left w:val="none" w:sz="0" w:space="0" w:color="auto"/>
        <w:bottom w:val="none" w:sz="0" w:space="0" w:color="auto"/>
        <w:right w:val="none" w:sz="0" w:space="0" w:color="auto"/>
      </w:divBdr>
    </w:div>
    <w:div w:id="461658560">
      <w:marLeft w:val="640"/>
      <w:marRight w:val="0"/>
      <w:marTop w:val="0"/>
      <w:marBottom w:val="0"/>
      <w:divBdr>
        <w:top w:val="none" w:sz="0" w:space="0" w:color="auto"/>
        <w:left w:val="none" w:sz="0" w:space="0" w:color="auto"/>
        <w:bottom w:val="none" w:sz="0" w:space="0" w:color="auto"/>
        <w:right w:val="none" w:sz="0" w:space="0" w:color="auto"/>
      </w:divBdr>
    </w:div>
    <w:div w:id="461726954">
      <w:marLeft w:val="640"/>
      <w:marRight w:val="0"/>
      <w:marTop w:val="0"/>
      <w:marBottom w:val="0"/>
      <w:divBdr>
        <w:top w:val="none" w:sz="0" w:space="0" w:color="auto"/>
        <w:left w:val="none" w:sz="0" w:space="0" w:color="auto"/>
        <w:bottom w:val="none" w:sz="0" w:space="0" w:color="auto"/>
        <w:right w:val="none" w:sz="0" w:space="0" w:color="auto"/>
      </w:divBdr>
    </w:div>
    <w:div w:id="461729307">
      <w:marLeft w:val="640"/>
      <w:marRight w:val="0"/>
      <w:marTop w:val="0"/>
      <w:marBottom w:val="0"/>
      <w:divBdr>
        <w:top w:val="none" w:sz="0" w:space="0" w:color="auto"/>
        <w:left w:val="none" w:sz="0" w:space="0" w:color="auto"/>
        <w:bottom w:val="none" w:sz="0" w:space="0" w:color="auto"/>
        <w:right w:val="none" w:sz="0" w:space="0" w:color="auto"/>
      </w:divBdr>
    </w:div>
    <w:div w:id="461851515">
      <w:marLeft w:val="640"/>
      <w:marRight w:val="0"/>
      <w:marTop w:val="0"/>
      <w:marBottom w:val="0"/>
      <w:divBdr>
        <w:top w:val="none" w:sz="0" w:space="0" w:color="auto"/>
        <w:left w:val="none" w:sz="0" w:space="0" w:color="auto"/>
        <w:bottom w:val="none" w:sz="0" w:space="0" w:color="auto"/>
        <w:right w:val="none" w:sz="0" w:space="0" w:color="auto"/>
      </w:divBdr>
    </w:div>
    <w:div w:id="461964333">
      <w:marLeft w:val="640"/>
      <w:marRight w:val="0"/>
      <w:marTop w:val="0"/>
      <w:marBottom w:val="0"/>
      <w:divBdr>
        <w:top w:val="none" w:sz="0" w:space="0" w:color="auto"/>
        <w:left w:val="none" w:sz="0" w:space="0" w:color="auto"/>
        <w:bottom w:val="none" w:sz="0" w:space="0" w:color="auto"/>
        <w:right w:val="none" w:sz="0" w:space="0" w:color="auto"/>
      </w:divBdr>
    </w:div>
    <w:div w:id="461967358">
      <w:marLeft w:val="640"/>
      <w:marRight w:val="0"/>
      <w:marTop w:val="0"/>
      <w:marBottom w:val="0"/>
      <w:divBdr>
        <w:top w:val="none" w:sz="0" w:space="0" w:color="auto"/>
        <w:left w:val="none" w:sz="0" w:space="0" w:color="auto"/>
        <w:bottom w:val="none" w:sz="0" w:space="0" w:color="auto"/>
        <w:right w:val="none" w:sz="0" w:space="0" w:color="auto"/>
      </w:divBdr>
    </w:div>
    <w:div w:id="462113934">
      <w:marLeft w:val="640"/>
      <w:marRight w:val="0"/>
      <w:marTop w:val="0"/>
      <w:marBottom w:val="0"/>
      <w:divBdr>
        <w:top w:val="none" w:sz="0" w:space="0" w:color="auto"/>
        <w:left w:val="none" w:sz="0" w:space="0" w:color="auto"/>
        <w:bottom w:val="none" w:sz="0" w:space="0" w:color="auto"/>
        <w:right w:val="none" w:sz="0" w:space="0" w:color="auto"/>
      </w:divBdr>
    </w:div>
    <w:div w:id="462115462">
      <w:marLeft w:val="640"/>
      <w:marRight w:val="0"/>
      <w:marTop w:val="0"/>
      <w:marBottom w:val="0"/>
      <w:divBdr>
        <w:top w:val="none" w:sz="0" w:space="0" w:color="auto"/>
        <w:left w:val="none" w:sz="0" w:space="0" w:color="auto"/>
        <w:bottom w:val="none" w:sz="0" w:space="0" w:color="auto"/>
        <w:right w:val="none" w:sz="0" w:space="0" w:color="auto"/>
      </w:divBdr>
    </w:div>
    <w:div w:id="462189119">
      <w:marLeft w:val="640"/>
      <w:marRight w:val="0"/>
      <w:marTop w:val="0"/>
      <w:marBottom w:val="0"/>
      <w:divBdr>
        <w:top w:val="none" w:sz="0" w:space="0" w:color="auto"/>
        <w:left w:val="none" w:sz="0" w:space="0" w:color="auto"/>
        <w:bottom w:val="none" w:sz="0" w:space="0" w:color="auto"/>
        <w:right w:val="none" w:sz="0" w:space="0" w:color="auto"/>
      </w:divBdr>
    </w:div>
    <w:div w:id="462189260">
      <w:marLeft w:val="640"/>
      <w:marRight w:val="0"/>
      <w:marTop w:val="0"/>
      <w:marBottom w:val="0"/>
      <w:divBdr>
        <w:top w:val="none" w:sz="0" w:space="0" w:color="auto"/>
        <w:left w:val="none" w:sz="0" w:space="0" w:color="auto"/>
        <w:bottom w:val="none" w:sz="0" w:space="0" w:color="auto"/>
        <w:right w:val="none" w:sz="0" w:space="0" w:color="auto"/>
      </w:divBdr>
    </w:div>
    <w:div w:id="462231667">
      <w:marLeft w:val="640"/>
      <w:marRight w:val="0"/>
      <w:marTop w:val="0"/>
      <w:marBottom w:val="0"/>
      <w:divBdr>
        <w:top w:val="none" w:sz="0" w:space="0" w:color="auto"/>
        <w:left w:val="none" w:sz="0" w:space="0" w:color="auto"/>
        <w:bottom w:val="none" w:sz="0" w:space="0" w:color="auto"/>
        <w:right w:val="none" w:sz="0" w:space="0" w:color="auto"/>
      </w:divBdr>
    </w:div>
    <w:div w:id="462313487">
      <w:marLeft w:val="640"/>
      <w:marRight w:val="0"/>
      <w:marTop w:val="0"/>
      <w:marBottom w:val="0"/>
      <w:divBdr>
        <w:top w:val="none" w:sz="0" w:space="0" w:color="auto"/>
        <w:left w:val="none" w:sz="0" w:space="0" w:color="auto"/>
        <w:bottom w:val="none" w:sz="0" w:space="0" w:color="auto"/>
        <w:right w:val="none" w:sz="0" w:space="0" w:color="auto"/>
      </w:divBdr>
    </w:div>
    <w:div w:id="462426054">
      <w:marLeft w:val="640"/>
      <w:marRight w:val="0"/>
      <w:marTop w:val="0"/>
      <w:marBottom w:val="0"/>
      <w:divBdr>
        <w:top w:val="none" w:sz="0" w:space="0" w:color="auto"/>
        <w:left w:val="none" w:sz="0" w:space="0" w:color="auto"/>
        <w:bottom w:val="none" w:sz="0" w:space="0" w:color="auto"/>
        <w:right w:val="none" w:sz="0" w:space="0" w:color="auto"/>
      </w:divBdr>
    </w:div>
    <w:div w:id="462697419">
      <w:marLeft w:val="640"/>
      <w:marRight w:val="0"/>
      <w:marTop w:val="0"/>
      <w:marBottom w:val="0"/>
      <w:divBdr>
        <w:top w:val="none" w:sz="0" w:space="0" w:color="auto"/>
        <w:left w:val="none" w:sz="0" w:space="0" w:color="auto"/>
        <w:bottom w:val="none" w:sz="0" w:space="0" w:color="auto"/>
        <w:right w:val="none" w:sz="0" w:space="0" w:color="auto"/>
      </w:divBdr>
    </w:div>
    <w:div w:id="462699599">
      <w:marLeft w:val="640"/>
      <w:marRight w:val="0"/>
      <w:marTop w:val="0"/>
      <w:marBottom w:val="0"/>
      <w:divBdr>
        <w:top w:val="none" w:sz="0" w:space="0" w:color="auto"/>
        <w:left w:val="none" w:sz="0" w:space="0" w:color="auto"/>
        <w:bottom w:val="none" w:sz="0" w:space="0" w:color="auto"/>
        <w:right w:val="none" w:sz="0" w:space="0" w:color="auto"/>
      </w:divBdr>
    </w:div>
    <w:div w:id="462768508">
      <w:marLeft w:val="640"/>
      <w:marRight w:val="0"/>
      <w:marTop w:val="0"/>
      <w:marBottom w:val="0"/>
      <w:divBdr>
        <w:top w:val="none" w:sz="0" w:space="0" w:color="auto"/>
        <w:left w:val="none" w:sz="0" w:space="0" w:color="auto"/>
        <w:bottom w:val="none" w:sz="0" w:space="0" w:color="auto"/>
        <w:right w:val="none" w:sz="0" w:space="0" w:color="auto"/>
      </w:divBdr>
    </w:div>
    <w:div w:id="462774703">
      <w:marLeft w:val="640"/>
      <w:marRight w:val="0"/>
      <w:marTop w:val="0"/>
      <w:marBottom w:val="0"/>
      <w:divBdr>
        <w:top w:val="none" w:sz="0" w:space="0" w:color="auto"/>
        <w:left w:val="none" w:sz="0" w:space="0" w:color="auto"/>
        <w:bottom w:val="none" w:sz="0" w:space="0" w:color="auto"/>
        <w:right w:val="none" w:sz="0" w:space="0" w:color="auto"/>
      </w:divBdr>
    </w:div>
    <w:div w:id="462887156">
      <w:marLeft w:val="640"/>
      <w:marRight w:val="0"/>
      <w:marTop w:val="0"/>
      <w:marBottom w:val="0"/>
      <w:divBdr>
        <w:top w:val="none" w:sz="0" w:space="0" w:color="auto"/>
        <w:left w:val="none" w:sz="0" w:space="0" w:color="auto"/>
        <w:bottom w:val="none" w:sz="0" w:space="0" w:color="auto"/>
        <w:right w:val="none" w:sz="0" w:space="0" w:color="auto"/>
      </w:divBdr>
    </w:div>
    <w:div w:id="462889474">
      <w:marLeft w:val="640"/>
      <w:marRight w:val="0"/>
      <w:marTop w:val="0"/>
      <w:marBottom w:val="0"/>
      <w:divBdr>
        <w:top w:val="none" w:sz="0" w:space="0" w:color="auto"/>
        <w:left w:val="none" w:sz="0" w:space="0" w:color="auto"/>
        <w:bottom w:val="none" w:sz="0" w:space="0" w:color="auto"/>
        <w:right w:val="none" w:sz="0" w:space="0" w:color="auto"/>
      </w:divBdr>
    </w:div>
    <w:div w:id="462890327">
      <w:marLeft w:val="640"/>
      <w:marRight w:val="0"/>
      <w:marTop w:val="0"/>
      <w:marBottom w:val="0"/>
      <w:divBdr>
        <w:top w:val="none" w:sz="0" w:space="0" w:color="auto"/>
        <w:left w:val="none" w:sz="0" w:space="0" w:color="auto"/>
        <w:bottom w:val="none" w:sz="0" w:space="0" w:color="auto"/>
        <w:right w:val="none" w:sz="0" w:space="0" w:color="auto"/>
      </w:divBdr>
    </w:div>
    <w:div w:id="462894084">
      <w:marLeft w:val="640"/>
      <w:marRight w:val="0"/>
      <w:marTop w:val="0"/>
      <w:marBottom w:val="0"/>
      <w:divBdr>
        <w:top w:val="none" w:sz="0" w:space="0" w:color="auto"/>
        <w:left w:val="none" w:sz="0" w:space="0" w:color="auto"/>
        <w:bottom w:val="none" w:sz="0" w:space="0" w:color="auto"/>
        <w:right w:val="none" w:sz="0" w:space="0" w:color="auto"/>
      </w:divBdr>
    </w:div>
    <w:div w:id="462895008">
      <w:marLeft w:val="640"/>
      <w:marRight w:val="0"/>
      <w:marTop w:val="0"/>
      <w:marBottom w:val="0"/>
      <w:divBdr>
        <w:top w:val="none" w:sz="0" w:space="0" w:color="auto"/>
        <w:left w:val="none" w:sz="0" w:space="0" w:color="auto"/>
        <w:bottom w:val="none" w:sz="0" w:space="0" w:color="auto"/>
        <w:right w:val="none" w:sz="0" w:space="0" w:color="auto"/>
      </w:divBdr>
    </w:div>
    <w:div w:id="462964303">
      <w:marLeft w:val="640"/>
      <w:marRight w:val="0"/>
      <w:marTop w:val="0"/>
      <w:marBottom w:val="0"/>
      <w:divBdr>
        <w:top w:val="none" w:sz="0" w:space="0" w:color="auto"/>
        <w:left w:val="none" w:sz="0" w:space="0" w:color="auto"/>
        <w:bottom w:val="none" w:sz="0" w:space="0" w:color="auto"/>
        <w:right w:val="none" w:sz="0" w:space="0" w:color="auto"/>
      </w:divBdr>
    </w:div>
    <w:div w:id="463039130">
      <w:marLeft w:val="640"/>
      <w:marRight w:val="0"/>
      <w:marTop w:val="0"/>
      <w:marBottom w:val="0"/>
      <w:divBdr>
        <w:top w:val="none" w:sz="0" w:space="0" w:color="auto"/>
        <w:left w:val="none" w:sz="0" w:space="0" w:color="auto"/>
        <w:bottom w:val="none" w:sz="0" w:space="0" w:color="auto"/>
        <w:right w:val="none" w:sz="0" w:space="0" w:color="auto"/>
      </w:divBdr>
    </w:div>
    <w:div w:id="463039828">
      <w:marLeft w:val="640"/>
      <w:marRight w:val="0"/>
      <w:marTop w:val="0"/>
      <w:marBottom w:val="0"/>
      <w:divBdr>
        <w:top w:val="none" w:sz="0" w:space="0" w:color="auto"/>
        <w:left w:val="none" w:sz="0" w:space="0" w:color="auto"/>
        <w:bottom w:val="none" w:sz="0" w:space="0" w:color="auto"/>
        <w:right w:val="none" w:sz="0" w:space="0" w:color="auto"/>
      </w:divBdr>
    </w:div>
    <w:div w:id="463154672">
      <w:marLeft w:val="640"/>
      <w:marRight w:val="0"/>
      <w:marTop w:val="0"/>
      <w:marBottom w:val="0"/>
      <w:divBdr>
        <w:top w:val="none" w:sz="0" w:space="0" w:color="auto"/>
        <w:left w:val="none" w:sz="0" w:space="0" w:color="auto"/>
        <w:bottom w:val="none" w:sz="0" w:space="0" w:color="auto"/>
        <w:right w:val="none" w:sz="0" w:space="0" w:color="auto"/>
      </w:divBdr>
    </w:div>
    <w:div w:id="463163810">
      <w:marLeft w:val="640"/>
      <w:marRight w:val="0"/>
      <w:marTop w:val="0"/>
      <w:marBottom w:val="0"/>
      <w:divBdr>
        <w:top w:val="none" w:sz="0" w:space="0" w:color="auto"/>
        <w:left w:val="none" w:sz="0" w:space="0" w:color="auto"/>
        <w:bottom w:val="none" w:sz="0" w:space="0" w:color="auto"/>
        <w:right w:val="none" w:sz="0" w:space="0" w:color="auto"/>
      </w:divBdr>
    </w:div>
    <w:div w:id="463230552">
      <w:marLeft w:val="640"/>
      <w:marRight w:val="0"/>
      <w:marTop w:val="0"/>
      <w:marBottom w:val="0"/>
      <w:divBdr>
        <w:top w:val="none" w:sz="0" w:space="0" w:color="auto"/>
        <w:left w:val="none" w:sz="0" w:space="0" w:color="auto"/>
        <w:bottom w:val="none" w:sz="0" w:space="0" w:color="auto"/>
        <w:right w:val="none" w:sz="0" w:space="0" w:color="auto"/>
      </w:divBdr>
    </w:div>
    <w:div w:id="463237517">
      <w:marLeft w:val="640"/>
      <w:marRight w:val="0"/>
      <w:marTop w:val="0"/>
      <w:marBottom w:val="0"/>
      <w:divBdr>
        <w:top w:val="none" w:sz="0" w:space="0" w:color="auto"/>
        <w:left w:val="none" w:sz="0" w:space="0" w:color="auto"/>
        <w:bottom w:val="none" w:sz="0" w:space="0" w:color="auto"/>
        <w:right w:val="none" w:sz="0" w:space="0" w:color="auto"/>
      </w:divBdr>
    </w:div>
    <w:div w:id="463306339">
      <w:marLeft w:val="640"/>
      <w:marRight w:val="0"/>
      <w:marTop w:val="0"/>
      <w:marBottom w:val="0"/>
      <w:divBdr>
        <w:top w:val="none" w:sz="0" w:space="0" w:color="auto"/>
        <w:left w:val="none" w:sz="0" w:space="0" w:color="auto"/>
        <w:bottom w:val="none" w:sz="0" w:space="0" w:color="auto"/>
        <w:right w:val="none" w:sz="0" w:space="0" w:color="auto"/>
      </w:divBdr>
    </w:div>
    <w:div w:id="463473842">
      <w:marLeft w:val="640"/>
      <w:marRight w:val="0"/>
      <w:marTop w:val="0"/>
      <w:marBottom w:val="0"/>
      <w:divBdr>
        <w:top w:val="none" w:sz="0" w:space="0" w:color="auto"/>
        <w:left w:val="none" w:sz="0" w:space="0" w:color="auto"/>
        <w:bottom w:val="none" w:sz="0" w:space="0" w:color="auto"/>
        <w:right w:val="none" w:sz="0" w:space="0" w:color="auto"/>
      </w:divBdr>
    </w:div>
    <w:div w:id="463546254">
      <w:marLeft w:val="640"/>
      <w:marRight w:val="0"/>
      <w:marTop w:val="0"/>
      <w:marBottom w:val="0"/>
      <w:divBdr>
        <w:top w:val="none" w:sz="0" w:space="0" w:color="auto"/>
        <w:left w:val="none" w:sz="0" w:space="0" w:color="auto"/>
        <w:bottom w:val="none" w:sz="0" w:space="0" w:color="auto"/>
        <w:right w:val="none" w:sz="0" w:space="0" w:color="auto"/>
      </w:divBdr>
    </w:div>
    <w:div w:id="463622996">
      <w:marLeft w:val="640"/>
      <w:marRight w:val="0"/>
      <w:marTop w:val="0"/>
      <w:marBottom w:val="0"/>
      <w:divBdr>
        <w:top w:val="none" w:sz="0" w:space="0" w:color="auto"/>
        <w:left w:val="none" w:sz="0" w:space="0" w:color="auto"/>
        <w:bottom w:val="none" w:sz="0" w:space="0" w:color="auto"/>
        <w:right w:val="none" w:sz="0" w:space="0" w:color="auto"/>
      </w:divBdr>
    </w:div>
    <w:div w:id="463625144">
      <w:marLeft w:val="640"/>
      <w:marRight w:val="0"/>
      <w:marTop w:val="0"/>
      <w:marBottom w:val="0"/>
      <w:divBdr>
        <w:top w:val="none" w:sz="0" w:space="0" w:color="auto"/>
        <w:left w:val="none" w:sz="0" w:space="0" w:color="auto"/>
        <w:bottom w:val="none" w:sz="0" w:space="0" w:color="auto"/>
        <w:right w:val="none" w:sz="0" w:space="0" w:color="auto"/>
      </w:divBdr>
    </w:div>
    <w:div w:id="463735153">
      <w:marLeft w:val="640"/>
      <w:marRight w:val="0"/>
      <w:marTop w:val="0"/>
      <w:marBottom w:val="0"/>
      <w:divBdr>
        <w:top w:val="none" w:sz="0" w:space="0" w:color="auto"/>
        <w:left w:val="none" w:sz="0" w:space="0" w:color="auto"/>
        <w:bottom w:val="none" w:sz="0" w:space="0" w:color="auto"/>
        <w:right w:val="none" w:sz="0" w:space="0" w:color="auto"/>
      </w:divBdr>
    </w:div>
    <w:div w:id="463738697">
      <w:marLeft w:val="640"/>
      <w:marRight w:val="0"/>
      <w:marTop w:val="0"/>
      <w:marBottom w:val="0"/>
      <w:divBdr>
        <w:top w:val="none" w:sz="0" w:space="0" w:color="auto"/>
        <w:left w:val="none" w:sz="0" w:space="0" w:color="auto"/>
        <w:bottom w:val="none" w:sz="0" w:space="0" w:color="auto"/>
        <w:right w:val="none" w:sz="0" w:space="0" w:color="auto"/>
      </w:divBdr>
    </w:div>
    <w:div w:id="463894475">
      <w:marLeft w:val="640"/>
      <w:marRight w:val="0"/>
      <w:marTop w:val="0"/>
      <w:marBottom w:val="0"/>
      <w:divBdr>
        <w:top w:val="none" w:sz="0" w:space="0" w:color="auto"/>
        <w:left w:val="none" w:sz="0" w:space="0" w:color="auto"/>
        <w:bottom w:val="none" w:sz="0" w:space="0" w:color="auto"/>
        <w:right w:val="none" w:sz="0" w:space="0" w:color="auto"/>
      </w:divBdr>
    </w:div>
    <w:div w:id="463930551">
      <w:marLeft w:val="640"/>
      <w:marRight w:val="0"/>
      <w:marTop w:val="0"/>
      <w:marBottom w:val="0"/>
      <w:divBdr>
        <w:top w:val="none" w:sz="0" w:space="0" w:color="auto"/>
        <w:left w:val="none" w:sz="0" w:space="0" w:color="auto"/>
        <w:bottom w:val="none" w:sz="0" w:space="0" w:color="auto"/>
        <w:right w:val="none" w:sz="0" w:space="0" w:color="auto"/>
      </w:divBdr>
    </w:div>
    <w:div w:id="463935131">
      <w:marLeft w:val="640"/>
      <w:marRight w:val="0"/>
      <w:marTop w:val="0"/>
      <w:marBottom w:val="0"/>
      <w:divBdr>
        <w:top w:val="none" w:sz="0" w:space="0" w:color="auto"/>
        <w:left w:val="none" w:sz="0" w:space="0" w:color="auto"/>
        <w:bottom w:val="none" w:sz="0" w:space="0" w:color="auto"/>
        <w:right w:val="none" w:sz="0" w:space="0" w:color="auto"/>
      </w:divBdr>
    </w:div>
    <w:div w:id="464005722">
      <w:marLeft w:val="640"/>
      <w:marRight w:val="0"/>
      <w:marTop w:val="0"/>
      <w:marBottom w:val="0"/>
      <w:divBdr>
        <w:top w:val="none" w:sz="0" w:space="0" w:color="auto"/>
        <w:left w:val="none" w:sz="0" w:space="0" w:color="auto"/>
        <w:bottom w:val="none" w:sz="0" w:space="0" w:color="auto"/>
        <w:right w:val="none" w:sz="0" w:space="0" w:color="auto"/>
      </w:divBdr>
    </w:div>
    <w:div w:id="464157408">
      <w:marLeft w:val="640"/>
      <w:marRight w:val="0"/>
      <w:marTop w:val="0"/>
      <w:marBottom w:val="0"/>
      <w:divBdr>
        <w:top w:val="none" w:sz="0" w:space="0" w:color="auto"/>
        <w:left w:val="none" w:sz="0" w:space="0" w:color="auto"/>
        <w:bottom w:val="none" w:sz="0" w:space="0" w:color="auto"/>
        <w:right w:val="none" w:sz="0" w:space="0" w:color="auto"/>
      </w:divBdr>
    </w:div>
    <w:div w:id="464157620">
      <w:marLeft w:val="640"/>
      <w:marRight w:val="0"/>
      <w:marTop w:val="0"/>
      <w:marBottom w:val="0"/>
      <w:divBdr>
        <w:top w:val="none" w:sz="0" w:space="0" w:color="auto"/>
        <w:left w:val="none" w:sz="0" w:space="0" w:color="auto"/>
        <w:bottom w:val="none" w:sz="0" w:space="0" w:color="auto"/>
        <w:right w:val="none" w:sz="0" w:space="0" w:color="auto"/>
      </w:divBdr>
    </w:div>
    <w:div w:id="464198147">
      <w:marLeft w:val="640"/>
      <w:marRight w:val="0"/>
      <w:marTop w:val="0"/>
      <w:marBottom w:val="0"/>
      <w:divBdr>
        <w:top w:val="none" w:sz="0" w:space="0" w:color="auto"/>
        <w:left w:val="none" w:sz="0" w:space="0" w:color="auto"/>
        <w:bottom w:val="none" w:sz="0" w:space="0" w:color="auto"/>
        <w:right w:val="none" w:sz="0" w:space="0" w:color="auto"/>
      </w:divBdr>
    </w:div>
    <w:div w:id="464274546">
      <w:marLeft w:val="640"/>
      <w:marRight w:val="0"/>
      <w:marTop w:val="0"/>
      <w:marBottom w:val="0"/>
      <w:divBdr>
        <w:top w:val="none" w:sz="0" w:space="0" w:color="auto"/>
        <w:left w:val="none" w:sz="0" w:space="0" w:color="auto"/>
        <w:bottom w:val="none" w:sz="0" w:space="0" w:color="auto"/>
        <w:right w:val="none" w:sz="0" w:space="0" w:color="auto"/>
      </w:divBdr>
    </w:div>
    <w:div w:id="464275440">
      <w:bodyDiv w:val="1"/>
      <w:marLeft w:val="0"/>
      <w:marRight w:val="0"/>
      <w:marTop w:val="0"/>
      <w:marBottom w:val="0"/>
      <w:divBdr>
        <w:top w:val="none" w:sz="0" w:space="0" w:color="auto"/>
        <w:left w:val="none" w:sz="0" w:space="0" w:color="auto"/>
        <w:bottom w:val="none" w:sz="0" w:space="0" w:color="auto"/>
        <w:right w:val="none" w:sz="0" w:space="0" w:color="auto"/>
      </w:divBdr>
      <w:divsChild>
        <w:div w:id="89590575">
          <w:marLeft w:val="640"/>
          <w:marRight w:val="0"/>
          <w:marTop w:val="0"/>
          <w:marBottom w:val="0"/>
          <w:divBdr>
            <w:top w:val="none" w:sz="0" w:space="0" w:color="auto"/>
            <w:left w:val="none" w:sz="0" w:space="0" w:color="auto"/>
            <w:bottom w:val="none" w:sz="0" w:space="0" w:color="auto"/>
            <w:right w:val="none" w:sz="0" w:space="0" w:color="auto"/>
          </w:divBdr>
        </w:div>
        <w:div w:id="132262968">
          <w:marLeft w:val="640"/>
          <w:marRight w:val="0"/>
          <w:marTop w:val="0"/>
          <w:marBottom w:val="0"/>
          <w:divBdr>
            <w:top w:val="none" w:sz="0" w:space="0" w:color="auto"/>
            <w:left w:val="none" w:sz="0" w:space="0" w:color="auto"/>
            <w:bottom w:val="none" w:sz="0" w:space="0" w:color="auto"/>
            <w:right w:val="none" w:sz="0" w:space="0" w:color="auto"/>
          </w:divBdr>
        </w:div>
        <w:div w:id="138352487">
          <w:marLeft w:val="640"/>
          <w:marRight w:val="0"/>
          <w:marTop w:val="0"/>
          <w:marBottom w:val="0"/>
          <w:divBdr>
            <w:top w:val="none" w:sz="0" w:space="0" w:color="auto"/>
            <w:left w:val="none" w:sz="0" w:space="0" w:color="auto"/>
            <w:bottom w:val="none" w:sz="0" w:space="0" w:color="auto"/>
            <w:right w:val="none" w:sz="0" w:space="0" w:color="auto"/>
          </w:divBdr>
        </w:div>
        <w:div w:id="141430397">
          <w:marLeft w:val="640"/>
          <w:marRight w:val="0"/>
          <w:marTop w:val="0"/>
          <w:marBottom w:val="0"/>
          <w:divBdr>
            <w:top w:val="none" w:sz="0" w:space="0" w:color="auto"/>
            <w:left w:val="none" w:sz="0" w:space="0" w:color="auto"/>
            <w:bottom w:val="none" w:sz="0" w:space="0" w:color="auto"/>
            <w:right w:val="none" w:sz="0" w:space="0" w:color="auto"/>
          </w:divBdr>
        </w:div>
        <w:div w:id="206570823">
          <w:marLeft w:val="640"/>
          <w:marRight w:val="0"/>
          <w:marTop w:val="0"/>
          <w:marBottom w:val="0"/>
          <w:divBdr>
            <w:top w:val="none" w:sz="0" w:space="0" w:color="auto"/>
            <w:left w:val="none" w:sz="0" w:space="0" w:color="auto"/>
            <w:bottom w:val="none" w:sz="0" w:space="0" w:color="auto"/>
            <w:right w:val="none" w:sz="0" w:space="0" w:color="auto"/>
          </w:divBdr>
        </w:div>
        <w:div w:id="273482209">
          <w:marLeft w:val="640"/>
          <w:marRight w:val="0"/>
          <w:marTop w:val="0"/>
          <w:marBottom w:val="0"/>
          <w:divBdr>
            <w:top w:val="none" w:sz="0" w:space="0" w:color="auto"/>
            <w:left w:val="none" w:sz="0" w:space="0" w:color="auto"/>
            <w:bottom w:val="none" w:sz="0" w:space="0" w:color="auto"/>
            <w:right w:val="none" w:sz="0" w:space="0" w:color="auto"/>
          </w:divBdr>
        </w:div>
        <w:div w:id="293293579">
          <w:marLeft w:val="640"/>
          <w:marRight w:val="0"/>
          <w:marTop w:val="0"/>
          <w:marBottom w:val="0"/>
          <w:divBdr>
            <w:top w:val="none" w:sz="0" w:space="0" w:color="auto"/>
            <w:left w:val="none" w:sz="0" w:space="0" w:color="auto"/>
            <w:bottom w:val="none" w:sz="0" w:space="0" w:color="auto"/>
            <w:right w:val="none" w:sz="0" w:space="0" w:color="auto"/>
          </w:divBdr>
        </w:div>
        <w:div w:id="341933883">
          <w:marLeft w:val="640"/>
          <w:marRight w:val="0"/>
          <w:marTop w:val="0"/>
          <w:marBottom w:val="0"/>
          <w:divBdr>
            <w:top w:val="none" w:sz="0" w:space="0" w:color="auto"/>
            <w:left w:val="none" w:sz="0" w:space="0" w:color="auto"/>
            <w:bottom w:val="none" w:sz="0" w:space="0" w:color="auto"/>
            <w:right w:val="none" w:sz="0" w:space="0" w:color="auto"/>
          </w:divBdr>
        </w:div>
        <w:div w:id="418402942">
          <w:marLeft w:val="640"/>
          <w:marRight w:val="0"/>
          <w:marTop w:val="0"/>
          <w:marBottom w:val="0"/>
          <w:divBdr>
            <w:top w:val="none" w:sz="0" w:space="0" w:color="auto"/>
            <w:left w:val="none" w:sz="0" w:space="0" w:color="auto"/>
            <w:bottom w:val="none" w:sz="0" w:space="0" w:color="auto"/>
            <w:right w:val="none" w:sz="0" w:space="0" w:color="auto"/>
          </w:divBdr>
        </w:div>
        <w:div w:id="526331205">
          <w:marLeft w:val="640"/>
          <w:marRight w:val="0"/>
          <w:marTop w:val="0"/>
          <w:marBottom w:val="0"/>
          <w:divBdr>
            <w:top w:val="none" w:sz="0" w:space="0" w:color="auto"/>
            <w:left w:val="none" w:sz="0" w:space="0" w:color="auto"/>
            <w:bottom w:val="none" w:sz="0" w:space="0" w:color="auto"/>
            <w:right w:val="none" w:sz="0" w:space="0" w:color="auto"/>
          </w:divBdr>
        </w:div>
        <w:div w:id="538468811">
          <w:marLeft w:val="640"/>
          <w:marRight w:val="0"/>
          <w:marTop w:val="0"/>
          <w:marBottom w:val="0"/>
          <w:divBdr>
            <w:top w:val="none" w:sz="0" w:space="0" w:color="auto"/>
            <w:left w:val="none" w:sz="0" w:space="0" w:color="auto"/>
            <w:bottom w:val="none" w:sz="0" w:space="0" w:color="auto"/>
            <w:right w:val="none" w:sz="0" w:space="0" w:color="auto"/>
          </w:divBdr>
        </w:div>
        <w:div w:id="631063694">
          <w:marLeft w:val="640"/>
          <w:marRight w:val="0"/>
          <w:marTop w:val="0"/>
          <w:marBottom w:val="0"/>
          <w:divBdr>
            <w:top w:val="none" w:sz="0" w:space="0" w:color="auto"/>
            <w:left w:val="none" w:sz="0" w:space="0" w:color="auto"/>
            <w:bottom w:val="none" w:sz="0" w:space="0" w:color="auto"/>
            <w:right w:val="none" w:sz="0" w:space="0" w:color="auto"/>
          </w:divBdr>
        </w:div>
        <w:div w:id="697855728">
          <w:marLeft w:val="640"/>
          <w:marRight w:val="0"/>
          <w:marTop w:val="0"/>
          <w:marBottom w:val="0"/>
          <w:divBdr>
            <w:top w:val="none" w:sz="0" w:space="0" w:color="auto"/>
            <w:left w:val="none" w:sz="0" w:space="0" w:color="auto"/>
            <w:bottom w:val="none" w:sz="0" w:space="0" w:color="auto"/>
            <w:right w:val="none" w:sz="0" w:space="0" w:color="auto"/>
          </w:divBdr>
        </w:div>
        <w:div w:id="735200225">
          <w:marLeft w:val="640"/>
          <w:marRight w:val="0"/>
          <w:marTop w:val="0"/>
          <w:marBottom w:val="0"/>
          <w:divBdr>
            <w:top w:val="none" w:sz="0" w:space="0" w:color="auto"/>
            <w:left w:val="none" w:sz="0" w:space="0" w:color="auto"/>
            <w:bottom w:val="none" w:sz="0" w:space="0" w:color="auto"/>
            <w:right w:val="none" w:sz="0" w:space="0" w:color="auto"/>
          </w:divBdr>
        </w:div>
        <w:div w:id="832525151">
          <w:marLeft w:val="640"/>
          <w:marRight w:val="0"/>
          <w:marTop w:val="0"/>
          <w:marBottom w:val="0"/>
          <w:divBdr>
            <w:top w:val="none" w:sz="0" w:space="0" w:color="auto"/>
            <w:left w:val="none" w:sz="0" w:space="0" w:color="auto"/>
            <w:bottom w:val="none" w:sz="0" w:space="0" w:color="auto"/>
            <w:right w:val="none" w:sz="0" w:space="0" w:color="auto"/>
          </w:divBdr>
        </w:div>
        <w:div w:id="833837139">
          <w:marLeft w:val="640"/>
          <w:marRight w:val="0"/>
          <w:marTop w:val="0"/>
          <w:marBottom w:val="0"/>
          <w:divBdr>
            <w:top w:val="none" w:sz="0" w:space="0" w:color="auto"/>
            <w:left w:val="none" w:sz="0" w:space="0" w:color="auto"/>
            <w:bottom w:val="none" w:sz="0" w:space="0" w:color="auto"/>
            <w:right w:val="none" w:sz="0" w:space="0" w:color="auto"/>
          </w:divBdr>
        </w:div>
        <w:div w:id="869999270">
          <w:marLeft w:val="640"/>
          <w:marRight w:val="0"/>
          <w:marTop w:val="0"/>
          <w:marBottom w:val="0"/>
          <w:divBdr>
            <w:top w:val="none" w:sz="0" w:space="0" w:color="auto"/>
            <w:left w:val="none" w:sz="0" w:space="0" w:color="auto"/>
            <w:bottom w:val="none" w:sz="0" w:space="0" w:color="auto"/>
            <w:right w:val="none" w:sz="0" w:space="0" w:color="auto"/>
          </w:divBdr>
        </w:div>
        <w:div w:id="934553680">
          <w:marLeft w:val="640"/>
          <w:marRight w:val="0"/>
          <w:marTop w:val="0"/>
          <w:marBottom w:val="0"/>
          <w:divBdr>
            <w:top w:val="none" w:sz="0" w:space="0" w:color="auto"/>
            <w:left w:val="none" w:sz="0" w:space="0" w:color="auto"/>
            <w:bottom w:val="none" w:sz="0" w:space="0" w:color="auto"/>
            <w:right w:val="none" w:sz="0" w:space="0" w:color="auto"/>
          </w:divBdr>
        </w:div>
        <w:div w:id="1013654560">
          <w:marLeft w:val="640"/>
          <w:marRight w:val="0"/>
          <w:marTop w:val="0"/>
          <w:marBottom w:val="0"/>
          <w:divBdr>
            <w:top w:val="none" w:sz="0" w:space="0" w:color="auto"/>
            <w:left w:val="none" w:sz="0" w:space="0" w:color="auto"/>
            <w:bottom w:val="none" w:sz="0" w:space="0" w:color="auto"/>
            <w:right w:val="none" w:sz="0" w:space="0" w:color="auto"/>
          </w:divBdr>
        </w:div>
        <w:div w:id="1020274659">
          <w:marLeft w:val="640"/>
          <w:marRight w:val="0"/>
          <w:marTop w:val="0"/>
          <w:marBottom w:val="0"/>
          <w:divBdr>
            <w:top w:val="none" w:sz="0" w:space="0" w:color="auto"/>
            <w:left w:val="none" w:sz="0" w:space="0" w:color="auto"/>
            <w:bottom w:val="none" w:sz="0" w:space="0" w:color="auto"/>
            <w:right w:val="none" w:sz="0" w:space="0" w:color="auto"/>
          </w:divBdr>
        </w:div>
        <w:div w:id="1060790639">
          <w:marLeft w:val="640"/>
          <w:marRight w:val="0"/>
          <w:marTop w:val="0"/>
          <w:marBottom w:val="0"/>
          <w:divBdr>
            <w:top w:val="none" w:sz="0" w:space="0" w:color="auto"/>
            <w:left w:val="none" w:sz="0" w:space="0" w:color="auto"/>
            <w:bottom w:val="none" w:sz="0" w:space="0" w:color="auto"/>
            <w:right w:val="none" w:sz="0" w:space="0" w:color="auto"/>
          </w:divBdr>
        </w:div>
        <w:div w:id="1062213049">
          <w:marLeft w:val="640"/>
          <w:marRight w:val="0"/>
          <w:marTop w:val="0"/>
          <w:marBottom w:val="0"/>
          <w:divBdr>
            <w:top w:val="none" w:sz="0" w:space="0" w:color="auto"/>
            <w:left w:val="none" w:sz="0" w:space="0" w:color="auto"/>
            <w:bottom w:val="none" w:sz="0" w:space="0" w:color="auto"/>
            <w:right w:val="none" w:sz="0" w:space="0" w:color="auto"/>
          </w:divBdr>
        </w:div>
        <w:div w:id="1162626064">
          <w:marLeft w:val="640"/>
          <w:marRight w:val="0"/>
          <w:marTop w:val="0"/>
          <w:marBottom w:val="0"/>
          <w:divBdr>
            <w:top w:val="none" w:sz="0" w:space="0" w:color="auto"/>
            <w:left w:val="none" w:sz="0" w:space="0" w:color="auto"/>
            <w:bottom w:val="none" w:sz="0" w:space="0" w:color="auto"/>
            <w:right w:val="none" w:sz="0" w:space="0" w:color="auto"/>
          </w:divBdr>
        </w:div>
        <w:div w:id="1289118600">
          <w:marLeft w:val="640"/>
          <w:marRight w:val="0"/>
          <w:marTop w:val="0"/>
          <w:marBottom w:val="0"/>
          <w:divBdr>
            <w:top w:val="none" w:sz="0" w:space="0" w:color="auto"/>
            <w:left w:val="none" w:sz="0" w:space="0" w:color="auto"/>
            <w:bottom w:val="none" w:sz="0" w:space="0" w:color="auto"/>
            <w:right w:val="none" w:sz="0" w:space="0" w:color="auto"/>
          </w:divBdr>
        </w:div>
        <w:div w:id="1440754015">
          <w:marLeft w:val="640"/>
          <w:marRight w:val="0"/>
          <w:marTop w:val="0"/>
          <w:marBottom w:val="0"/>
          <w:divBdr>
            <w:top w:val="none" w:sz="0" w:space="0" w:color="auto"/>
            <w:left w:val="none" w:sz="0" w:space="0" w:color="auto"/>
            <w:bottom w:val="none" w:sz="0" w:space="0" w:color="auto"/>
            <w:right w:val="none" w:sz="0" w:space="0" w:color="auto"/>
          </w:divBdr>
        </w:div>
        <w:div w:id="1462305120">
          <w:marLeft w:val="640"/>
          <w:marRight w:val="0"/>
          <w:marTop w:val="0"/>
          <w:marBottom w:val="0"/>
          <w:divBdr>
            <w:top w:val="none" w:sz="0" w:space="0" w:color="auto"/>
            <w:left w:val="none" w:sz="0" w:space="0" w:color="auto"/>
            <w:bottom w:val="none" w:sz="0" w:space="0" w:color="auto"/>
            <w:right w:val="none" w:sz="0" w:space="0" w:color="auto"/>
          </w:divBdr>
        </w:div>
        <w:div w:id="1537040572">
          <w:marLeft w:val="640"/>
          <w:marRight w:val="0"/>
          <w:marTop w:val="0"/>
          <w:marBottom w:val="0"/>
          <w:divBdr>
            <w:top w:val="none" w:sz="0" w:space="0" w:color="auto"/>
            <w:left w:val="none" w:sz="0" w:space="0" w:color="auto"/>
            <w:bottom w:val="none" w:sz="0" w:space="0" w:color="auto"/>
            <w:right w:val="none" w:sz="0" w:space="0" w:color="auto"/>
          </w:divBdr>
        </w:div>
        <w:div w:id="1540363949">
          <w:marLeft w:val="640"/>
          <w:marRight w:val="0"/>
          <w:marTop w:val="0"/>
          <w:marBottom w:val="0"/>
          <w:divBdr>
            <w:top w:val="none" w:sz="0" w:space="0" w:color="auto"/>
            <w:left w:val="none" w:sz="0" w:space="0" w:color="auto"/>
            <w:bottom w:val="none" w:sz="0" w:space="0" w:color="auto"/>
            <w:right w:val="none" w:sz="0" w:space="0" w:color="auto"/>
          </w:divBdr>
        </w:div>
        <w:div w:id="1584754042">
          <w:marLeft w:val="640"/>
          <w:marRight w:val="0"/>
          <w:marTop w:val="0"/>
          <w:marBottom w:val="0"/>
          <w:divBdr>
            <w:top w:val="none" w:sz="0" w:space="0" w:color="auto"/>
            <w:left w:val="none" w:sz="0" w:space="0" w:color="auto"/>
            <w:bottom w:val="none" w:sz="0" w:space="0" w:color="auto"/>
            <w:right w:val="none" w:sz="0" w:space="0" w:color="auto"/>
          </w:divBdr>
        </w:div>
        <w:div w:id="1623422406">
          <w:marLeft w:val="640"/>
          <w:marRight w:val="0"/>
          <w:marTop w:val="0"/>
          <w:marBottom w:val="0"/>
          <w:divBdr>
            <w:top w:val="none" w:sz="0" w:space="0" w:color="auto"/>
            <w:left w:val="none" w:sz="0" w:space="0" w:color="auto"/>
            <w:bottom w:val="none" w:sz="0" w:space="0" w:color="auto"/>
            <w:right w:val="none" w:sz="0" w:space="0" w:color="auto"/>
          </w:divBdr>
        </w:div>
        <w:div w:id="1627853915">
          <w:marLeft w:val="640"/>
          <w:marRight w:val="0"/>
          <w:marTop w:val="0"/>
          <w:marBottom w:val="0"/>
          <w:divBdr>
            <w:top w:val="none" w:sz="0" w:space="0" w:color="auto"/>
            <w:left w:val="none" w:sz="0" w:space="0" w:color="auto"/>
            <w:bottom w:val="none" w:sz="0" w:space="0" w:color="auto"/>
            <w:right w:val="none" w:sz="0" w:space="0" w:color="auto"/>
          </w:divBdr>
        </w:div>
        <w:div w:id="1694919013">
          <w:marLeft w:val="640"/>
          <w:marRight w:val="0"/>
          <w:marTop w:val="0"/>
          <w:marBottom w:val="0"/>
          <w:divBdr>
            <w:top w:val="none" w:sz="0" w:space="0" w:color="auto"/>
            <w:left w:val="none" w:sz="0" w:space="0" w:color="auto"/>
            <w:bottom w:val="none" w:sz="0" w:space="0" w:color="auto"/>
            <w:right w:val="none" w:sz="0" w:space="0" w:color="auto"/>
          </w:divBdr>
        </w:div>
        <w:div w:id="1698653636">
          <w:marLeft w:val="640"/>
          <w:marRight w:val="0"/>
          <w:marTop w:val="0"/>
          <w:marBottom w:val="0"/>
          <w:divBdr>
            <w:top w:val="none" w:sz="0" w:space="0" w:color="auto"/>
            <w:left w:val="none" w:sz="0" w:space="0" w:color="auto"/>
            <w:bottom w:val="none" w:sz="0" w:space="0" w:color="auto"/>
            <w:right w:val="none" w:sz="0" w:space="0" w:color="auto"/>
          </w:divBdr>
        </w:div>
        <w:div w:id="1700811091">
          <w:marLeft w:val="640"/>
          <w:marRight w:val="0"/>
          <w:marTop w:val="0"/>
          <w:marBottom w:val="0"/>
          <w:divBdr>
            <w:top w:val="none" w:sz="0" w:space="0" w:color="auto"/>
            <w:left w:val="none" w:sz="0" w:space="0" w:color="auto"/>
            <w:bottom w:val="none" w:sz="0" w:space="0" w:color="auto"/>
            <w:right w:val="none" w:sz="0" w:space="0" w:color="auto"/>
          </w:divBdr>
        </w:div>
        <w:div w:id="1721401325">
          <w:marLeft w:val="640"/>
          <w:marRight w:val="0"/>
          <w:marTop w:val="0"/>
          <w:marBottom w:val="0"/>
          <w:divBdr>
            <w:top w:val="none" w:sz="0" w:space="0" w:color="auto"/>
            <w:left w:val="none" w:sz="0" w:space="0" w:color="auto"/>
            <w:bottom w:val="none" w:sz="0" w:space="0" w:color="auto"/>
            <w:right w:val="none" w:sz="0" w:space="0" w:color="auto"/>
          </w:divBdr>
        </w:div>
      </w:divsChild>
    </w:div>
    <w:div w:id="464472770">
      <w:marLeft w:val="640"/>
      <w:marRight w:val="0"/>
      <w:marTop w:val="0"/>
      <w:marBottom w:val="0"/>
      <w:divBdr>
        <w:top w:val="none" w:sz="0" w:space="0" w:color="auto"/>
        <w:left w:val="none" w:sz="0" w:space="0" w:color="auto"/>
        <w:bottom w:val="none" w:sz="0" w:space="0" w:color="auto"/>
        <w:right w:val="none" w:sz="0" w:space="0" w:color="auto"/>
      </w:divBdr>
    </w:div>
    <w:div w:id="464541270">
      <w:marLeft w:val="640"/>
      <w:marRight w:val="0"/>
      <w:marTop w:val="0"/>
      <w:marBottom w:val="0"/>
      <w:divBdr>
        <w:top w:val="none" w:sz="0" w:space="0" w:color="auto"/>
        <w:left w:val="none" w:sz="0" w:space="0" w:color="auto"/>
        <w:bottom w:val="none" w:sz="0" w:space="0" w:color="auto"/>
        <w:right w:val="none" w:sz="0" w:space="0" w:color="auto"/>
      </w:divBdr>
    </w:div>
    <w:div w:id="464546322">
      <w:marLeft w:val="640"/>
      <w:marRight w:val="0"/>
      <w:marTop w:val="0"/>
      <w:marBottom w:val="0"/>
      <w:divBdr>
        <w:top w:val="none" w:sz="0" w:space="0" w:color="auto"/>
        <w:left w:val="none" w:sz="0" w:space="0" w:color="auto"/>
        <w:bottom w:val="none" w:sz="0" w:space="0" w:color="auto"/>
        <w:right w:val="none" w:sz="0" w:space="0" w:color="auto"/>
      </w:divBdr>
    </w:div>
    <w:div w:id="464588652">
      <w:marLeft w:val="640"/>
      <w:marRight w:val="0"/>
      <w:marTop w:val="0"/>
      <w:marBottom w:val="0"/>
      <w:divBdr>
        <w:top w:val="none" w:sz="0" w:space="0" w:color="auto"/>
        <w:left w:val="none" w:sz="0" w:space="0" w:color="auto"/>
        <w:bottom w:val="none" w:sz="0" w:space="0" w:color="auto"/>
        <w:right w:val="none" w:sz="0" w:space="0" w:color="auto"/>
      </w:divBdr>
    </w:div>
    <w:div w:id="464740399">
      <w:marLeft w:val="640"/>
      <w:marRight w:val="0"/>
      <w:marTop w:val="0"/>
      <w:marBottom w:val="0"/>
      <w:divBdr>
        <w:top w:val="none" w:sz="0" w:space="0" w:color="auto"/>
        <w:left w:val="none" w:sz="0" w:space="0" w:color="auto"/>
        <w:bottom w:val="none" w:sz="0" w:space="0" w:color="auto"/>
        <w:right w:val="none" w:sz="0" w:space="0" w:color="auto"/>
      </w:divBdr>
    </w:div>
    <w:div w:id="464783685">
      <w:marLeft w:val="640"/>
      <w:marRight w:val="0"/>
      <w:marTop w:val="0"/>
      <w:marBottom w:val="0"/>
      <w:divBdr>
        <w:top w:val="none" w:sz="0" w:space="0" w:color="auto"/>
        <w:left w:val="none" w:sz="0" w:space="0" w:color="auto"/>
        <w:bottom w:val="none" w:sz="0" w:space="0" w:color="auto"/>
        <w:right w:val="none" w:sz="0" w:space="0" w:color="auto"/>
      </w:divBdr>
    </w:div>
    <w:div w:id="464927360">
      <w:marLeft w:val="640"/>
      <w:marRight w:val="0"/>
      <w:marTop w:val="0"/>
      <w:marBottom w:val="0"/>
      <w:divBdr>
        <w:top w:val="none" w:sz="0" w:space="0" w:color="auto"/>
        <w:left w:val="none" w:sz="0" w:space="0" w:color="auto"/>
        <w:bottom w:val="none" w:sz="0" w:space="0" w:color="auto"/>
        <w:right w:val="none" w:sz="0" w:space="0" w:color="auto"/>
      </w:divBdr>
    </w:div>
    <w:div w:id="464932908">
      <w:marLeft w:val="640"/>
      <w:marRight w:val="0"/>
      <w:marTop w:val="0"/>
      <w:marBottom w:val="0"/>
      <w:divBdr>
        <w:top w:val="none" w:sz="0" w:space="0" w:color="auto"/>
        <w:left w:val="none" w:sz="0" w:space="0" w:color="auto"/>
        <w:bottom w:val="none" w:sz="0" w:space="0" w:color="auto"/>
        <w:right w:val="none" w:sz="0" w:space="0" w:color="auto"/>
      </w:divBdr>
    </w:div>
    <w:div w:id="465006535">
      <w:marLeft w:val="640"/>
      <w:marRight w:val="0"/>
      <w:marTop w:val="0"/>
      <w:marBottom w:val="0"/>
      <w:divBdr>
        <w:top w:val="none" w:sz="0" w:space="0" w:color="auto"/>
        <w:left w:val="none" w:sz="0" w:space="0" w:color="auto"/>
        <w:bottom w:val="none" w:sz="0" w:space="0" w:color="auto"/>
        <w:right w:val="none" w:sz="0" w:space="0" w:color="auto"/>
      </w:divBdr>
    </w:div>
    <w:div w:id="465046844">
      <w:marLeft w:val="640"/>
      <w:marRight w:val="0"/>
      <w:marTop w:val="0"/>
      <w:marBottom w:val="0"/>
      <w:divBdr>
        <w:top w:val="none" w:sz="0" w:space="0" w:color="auto"/>
        <w:left w:val="none" w:sz="0" w:space="0" w:color="auto"/>
        <w:bottom w:val="none" w:sz="0" w:space="0" w:color="auto"/>
        <w:right w:val="none" w:sz="0" w:space="0" w:color="auto"/>
      </w:divBdr>
    </w:div>
    <w:div w:id="465049250">
      <w:marLeft w:val="640"/>
      <w:marRight w:val="0"/>
      <w:marTop w:val="0"/>
      <w:marBottom w:val="0"/>
      <w:divBdr>
        <w:top w:val="none" w:sz="0" w:space="0" w:color="auto"/>
        <w:left w:val="none" w:sz="0" w:space="0" w:color="auto"/>
        <w:bottom w:val="none" w:sz="0" w:space="0" w:color="auto"/>
        <w:right w:val="none" w:sz="0" w:space="0" w:color="auto"/>
      </w:divBdr>
    </w:div>
    <w:div w:id="465053458">
      <w:marLeft w:val="640"/>
      <w:marRight w:val="0"/>
      <w:marTop w:val="0"/>
      <w:marBottom w:val="0"/>
      <w:divBdr>
        <w:top w:val="none" w:sz="0" w:space="0" w:color="auto"/>
        <w:left w:val="none" w:sz="0" w:space="0" w:color="auto"/>
        <w:bottom w:val="none" w:sz="0" w:space="0" w:color="auto"/>
        <w:right w:val="none" w:sz="0" w:space="0" w:color="auto"/>
      </w:divBdr>
    </w:div>
    <w:div w:id="465120467">
      <w:marLeft w:val="640"/>
      <w:marRight w:val="0"/>
      <w:marTop w:val="0"/>
      <w:marBottom w:val="0"/>
      <w:divBdr>
        <w:top w:val="none" w:sz="0" w:space="0" w:color="auto"/>
        <w:left w:val="none" w:sz="0" w:space="0" w:color="auto"/>
        <w:bottom w:val="none" w:sz="0" w:space="0" w:color="auto"/>
        <w:right w:val="none" w:sz="0" w:space="0" w:color="auto"/>
      </w:divBdr>
    </w:div>
    <w:div w:id="465389187">
      <w:marLeft w:val="640"/>
      <w:marRight w:val="0"/>
      <w:marTop w:val="0"/>
      <w:marBottom w:val="0"/>
      <w:divBdr>
        <w:top w:val="none" w:sz="0" w:space="0" w:color="auto"/>
        <w:left w:val="none" w:sz="0" w:space="0" w:color="auto"/>
        <w:bottom w:val="none" w:sz="0" w:space="0" w:color="auto"/>
        <w:right w:val="none" w:sz="0" w:space="0" w:color="auto"/>
      </w:divBdr>
    </w:div>
    <w:div w:id="465438328">
      <w:marLeft w:val="640"/>
      <w:marRight w:val="0"/>
      <w:marTop w:val="0"/>
      <w:marBottom w:val="0"/>
      <w:divBdr>
        <w:top w:val="none" w:sz="0" w:space="0" w:color="auto"/>
        <w:left w:val="none" w:sz="0" w:space="0" w:color="auto"/>
        <w:bottom w:val="none" w:sz="0" w:space="0" w:color="auto"/>
        <w:right w:val="none" w:sz="0" w:space="0" w:color="auto"/>
      </w:divBdr>
    </w:div>
    <w:div w:id="465510640">
      <w:marLeft w:val="640"/>
      <w:marRight w:val="0"/>
      <w:marTop w:val="0"/>
      <w:marBottom w:val="0"/>
      <w:divBdr>
        <w:top w:val="none" w:sz="0" w:space="0" w:color="auto"/>
        <w:left w:val="none" w:sz="0" w:space="0" w:color="auto"/>
        <w:bottom w:val="none" w:sz="0" w:space="0" w:color="auto"/>
        <w:right w:val="none" w:sz="0" w:space="0" w:color="auto"/>
      </w:divBdr>
    </w:div>
    <w:div w:id="465512124">
      <w:marLeft w:val="640"/>
      <w:marRight w:val="0"/>
      <w:marTop w:val="0"/>
      <w:marBottom w:val="0"/>
      <w:divBdr>
        <w:top w:val="none" w:sz="0" w:space="0" w:color="auto"/>
        <w:left w:val="none" w:sz="0" w:space="0" w:color="auto"/>
        <w:bottom w:val="none" w:sz="0" w:space="0" w:color="auto"/>
        <w:right w:val="none" w:sz="0" w:space="0" w:color="auto"/>
      </w:divBdr>
    </w:div>
    <w:div w:id="465583559">
      <w:marLeft w:val="640"/>
      <w:marRight w:val="0"/>
      <w:marTop w:val="0"/>
      <w:marBottom w:val="0"/>
      <w:divBdr>
        <w:top w:val="none" w:sz="0" w:space="0" w:color="auto"/>
        <w:left w:val="none" w:sz="0" w:space="0" w:color="auto"/>
        <w:bottom w:val="none" w:sz="0" w:space="0" w:color="auto"/>
        <w:right w:val="none" w:sz="0" w:space="0" w:color="auto"/>
      </w:divBdr>
    </w:div>
    <w:div w:id="465709345">
      <w:marLeft w:val="640"/>
      <w:marRight w:val="0"/>
      <w:marTop w:val="0"/>
      <w:marBottom w:val="0"/>
      <w:divBdr>
        <w:top w:val="none" w:sz="0" w:space="0" w:color="auto"/>
        <w:left w:val="none" w:sz="0" w:space="0" w:color="auto"/>
        <w:bottom w:val="none" w:sz="0" w:space="0" w:color="auto"/>
        <w:right w:val="none" w:sz="0" w:space="0" w:color="auto"/>
      </w:divBdr>
    </w:div>
    <w:div w:id="465776913">
      <w:marLeft w:val="640"/>
      <w:marRight w:val="0"/>
      <w:marTop w:val="0"/>
      <w:marBottom w:val="0"/>
      <w:divBdr>
        <w:top w:val="none" w:sz="0" w:space="0" w:color="auto"/>
        <w:left w:val="none" w:sz="0" w:space="0" w:color="auto"/>
        <w:bottom w:val="none" w:sz="0" w:space="0" w:color="auto"/>
        <w:right w:val="none" w:sz="0" w:space="0" w:color="auto"/>
      </w:divBdr>
    </w:div>
    <w:div w:id="465778694">
      <w:marLeft w:val="640"/>
      <w:marRight w:val="0"/>
      <w:marTop w:val="0"/>
      <w:marBottom w:val="0"/>
      <w:divBdr>
        <w:top w:val="none" w:sz="0" w:space="0" w:color="auto"/>
        <w:left w:val="none" w:sz="0" w:space="0" w:color="auto"/>
        <w:bottom w:val="none" w:sz="0" w:space="0" w:color="auto"/>
        <w:right w:val="none" w:sz="0" w:space="0" w:color="auto"/>
      </w:divBdr>
    </w:div>
    <w:div w:id="465899787">
      <w:marLeft w:val="640"/>
      <w:marRight w:val="0"/>
      <w:marTop w:val="0"/>
      <w:marBottom w:val="0"/>
      <w:divBdr>
        <w:top w:val="none" w:sz="0" w:space="0" w:color="auto"/>
        <w:left w:val="none" w:sz="0" w:space="0" w:color="auto"/>
        <w:bottom w:val="none" w:sz="0" w:space="0" w:color="auto"/>
        <w:right w:val="none" w:sz="0" w:space="0" w:color="auto"/>
      </w:divBdr>
    </w:div>
    <w:div w:id="466120106">
      <w:marLeft w:val="640"/>
      <w:marRight w:val="0"/>
      <w:marTop w:val="0"/>
      <w:marBottom w:val="0"/>
      <w:divBdr>
        <w:top w:val="none" w:sz="0" w:space="0" w:color="auto"/>
        <w:left w:val="none" w:sz="0" w:space="0" w:color="auto"/>
        <w:bottom w:val="none" w:sz="0" w:space="0" w:color="auto"/>
        <w:right w:val="none" w:sz="0" w:space="0" w:color="auto"/>
      </w:divBdr>
    </w:div>
    <w:div w:id="466123094">
      <w:marLeft w:val="640"/>
      <w:marRight w:val="0"/>
      <w:marTop w:val="0"/>
      <w:marBottom w:val="0"/>
      <w:divBdr>
        <w:top w:val="none" w:sz="0" w:space="0" w:color="auto"/>
        <w:left w:val="none" w:sz="0" w:space="0" w:color="auto"/>
        <w:bottom w:val="none" w:sz="0" w:space="0" w:color="auto"/>
        <w:right w:val="none" w:sz="0" w:space="0" w:color="auto"/>
      </w:divBdr>
    </w:div>
    <w:div w:id="466168855">
      <w:marLeft w:val="640"/>
      <w:marRight w:val="0"/>
      <w:marTop w:val="0"/>
      <w:marBottom w:val="0"/>
      <w:divBdr>
        <w:top w:val="none" w:sz="0" w:space="0" w:color="auto"/>
        <w:left w:val="none" w:sz="0" w:space="0" w:color="auto"/>
        <w:bottom w:val="none" w:sz="0" w:space="0" w:color="auto"/>
        <w:right w:val="none" w:sz="0" w:space="0" w:color="auto"/>
      </w:divBdr>
    </w:div>
    <w:div w:id="466242946">
      <w:marLeft w:val="640"/>
      <w:marRight w:val="0"/>
      <w:marTop w:val="0"/>
      <w:marBottom w:val="0"/>
      <w:divBdr>
        <w:top w:val="none" w:sz="0" w:space="0" w:color="auto"/>
        <w:left w:val="none" w:sz="0" w:space="0" w:color="auto"/>
        <w:bottom w:val="none" w:sz="0" w:space="0" w:color="auto"/>
        <w:right w:val="none" w:sz="0" w:space="0" w:color="auto"/>
      </w:divBdr>
    </w:div>
    <w:div w:id="466319015">
      <w:marLeft w:val="640"/>
      <w:marRight w:val="0"/>
      <w:marTop w:val="0"/>
      <w:marBottom w:val="0"/>
      <w:divBdr>
        <w:top w:val="none" w:sz="0" w:space="0" w:color="auto"/>
        <w:left w:val="none" w:sz="0" w:space="0" w:color="auto"/>
        <w:bottom w:val="none" w:sz="0" w:space="0" w:color="auto"/>
        <w:right w:val="none" w:sz="0" w:space="0" w:color="auto"/>
      </w:divBdr>
    </w:div>
    <w:div w:id="466357421">
      <w:marLeft w:val="640"/>
      <w:marRight w:val="0"/>
      <w:marTop w:val="0"/>
      <w:marBottom w:val="0"/>
      <w:divBdr>
        <w:top w:val="none" w:sz="0" w:space="0" w:color="auto"/>
        <w:left w:val="none" w:sz="0" w:space="0" w:color="auto"/>
        <w:bottom w:val="none" w:sz="0" w:space="0" w:color="auto"/>
        <w:right w:val="none" w:sz="0" w:space="0" w:color="auto"/>
      </w:divBdr>
    </w:div>
    <w:div w:id="466701572">
      <w:marLeft w:val="640"/>
      <w:marRight w:val="0"/>
      <w:marTop w:val="0"/>
      <w:marBottom w:val="0"/>
      <w:divBdr>
        <w:top w:val="none" w:sz="0" w:space="0" w:color="auto"/>
        <w:left w:val="none" w:sz="0" w:space="0" w:color="auto"/>
        <w:bottom w:val="none" w:sz="0" w:space="0" w:color="auto"/>
        <w:right w:val="none" w:sz="0" w:space="0" w:color="auto"/>
      </w:divBdr>
    </w:div>
    <w:div w:id="466701637">
      <w:marLeft w:val="640"/>
      <w:marRight w:val="0"/>
      <w:marTop w:val="0"/>
      <w:marBottom w:val="0"/>
      <w:divBdr>
        <w:top w:val="none" w:sz="0" w:space="0" w:color="auto"/>
        <w:left w:val="none" w:sz="0" w:space="0" w:color="auto"/>
        <w:bottom w:val="none" w:sz="0" w:space="0" w:color="auto"/>
        <w:right w:val="none" w:sz="0" w:space="0" w:color="auto"/>
      </w:divBdr>
    </w:div>
    <w:div w:id="466705702">
      <w:marLeft w:val="640"/>
      <w:marRight w:val="0"/>
      <w:marTop w:val="0"/>
      <w:marBottom w:val="0"/>
      <w:divBdr>
        <w:top w:val="none" w:sz="0" w:space="0" w:color="auto"/>
        <w:left w:val="none" w:sz="0" w:space="0" w:color="auto"/>
        <w:bottom w:val="none" w:sz="0" w:space="0" w:color="auto"/>
        <w:right w:val="none" w:sz="0" w:space="0" w:color="auto"/>
      </w:divBdr>
    </w:div>
    <w:div w:id="466749376">
      <w:marLeft w:val="640"/>
      <w:marRight w:val="0"/>
      <w:marTop w:val="0"/>
      <w:marBottom w:val="0"/>
      <w:divBdr>
        <w:top w:val="none" w:sz="0" w:space="0" w:color="auto"/>
        <w:left w:val="none" w:sz="0" w:space="0" w:color="auto"/>
        <w:bottom w:val="none" w:sz="0" w:space="0" w:color="auto"/>
        <w:right w:val="none" w:sz="0" w:space="0" w:color="auto"/>
      </w:divBdr>
    </w:div>
    <w:div w:id="466776490">
      <w:marLeft w:val="640"/>
      <w:marRight w:val="0"/>
      <w:marTop w:val="0"/>
      <w:marBottom w:val="0"/>
      <w:divBdr>
        <w:top w:val="none" w:sz="0" w:space="0" w:color="auto"/>
        <w:left w:val="none" w:sz="0" w:space="0" w:color="auto"/>
        <w:bottom w:val="none" w:sz="0" w:space="0" w:color="auto"/>
        <w:right w:val="none" w:sz="0" w:space="0" w:color="auto"/>
      </w:divBdr>
    </w:div>
    <w:div w:id="466821300">
      <w:marLeft w:val="640"/>
      <w:marRight w:val="0"/>
      <w:marTop w:val="0"/>
      <w:marBottom w:val="0"/>
      <w:divBdr>
        <w:top w:val="none" w:sz="0" w:space="0" w:color="auto"/>
        <w:left w:val="none" w:sz="0" w:space="0" w:color="auto"/>
        <w:bottom w:val="none" w:sz="0" w:space="0" w:color="auto"/>
        <w:right w:val="none" w:sz="0" w:space="0" w:color="auto"/>
      </w:divBdr>
    </w:div>
    <w:div w:id="466824413">
      <w:marLeft w:val="640"/>
      <w:marRight w:val="0"/>
      <w:marTop w:val="0"/>
      <w:marBottom w:val="0"/>
      <w:divBdr>
        <w:top w:val="none" w:sz="0" w:space="0" w:color="auto"/>
        <w:left w:val="none" w:sz="0" w:space="0" w:color="auto"/>
        <w:bottom w:val="none" w:sz="0" w:space="0" w:color="auto"/>
        <w:right w:val="none" w:sz="0" w:space="0" w:color="auto"/>
      </w:divBdr>
    </w:div>
    <w:div w:id="466896538">
      <w:marLeft w:val="640"/>
      <w:marRight w:val="0"/>
      <w:marTop w:val="0"/>
      <w:marBottom w:val="0"/>
      <w:divBdr>
        <w:top w:val="none" w:sz="0" w:space="0" w:color="auto"/>
        <w:left w:val="none" w:sz="0" w:space="0" w:color="auto"/>
        <w:bottom w:val="none" w:sz="0" w:space="0" w:color="auto"/>
        <w:right w:val="none" w:sz="0" w:space="0" w:color="auto"/>
      </w:divBdr>
    </w:div>
    <w:div w:id="466897621">
      <w:marLeft w:val="640"/>
      <w:marRight w:val="0"/>
      <w:marTop w:val="0"/>
      <w:marBottom w:val="0"/>
      <w:divBdr>
        <w:top w:val="none" w:sz="0" w:space="0" w:color="auto"/>
        <w:left w:val="none" w:sz="0" w:space="0" w:color="auto"/>
        <w:bottom w:val="none" w:sz="0" w:space="0" w:color="auto"/>
        <w:right w:val="none" w:sz="0" w:space="0" w:color="auto"/>
      </w:divBdr>
    </w:div>
    <w:div w:id="466976638">
      <w:marLeft w:val="640"/>
      <w:marRight w:val="0"/>
      <w:marTop w:val="0"/>
      <w:marBottom w:val="0"/>
      <w:divBdr>
        <w:top w:val="none" w:sz="0" w:space="0" w:color="auto"/>
        <w:left w:val="none" w:sz="0" w:space="0" w:color="auto"/>
        <w:bottom w:val="none" w:sz="0" w:space="0" w:color="auto"/>
        <w:right w:val="none" w:sz="0" w:space="0" w:color="auto"/>
      </w:divBdr>
    </w:div>
    <w:div w:id="467086062">
      <w:marLeft w:val="640"/>
      <w:marRight w:val="0"/>
      <w:marTop w:val="0"/>
      <w:marBottom w:val="0"/>
      <w:divBdr>
        <w:top w:val="none" w:sz="0" w:space="0" w:color="auto"/>
        <w:left w:val="none" w:sz="0" w:space="0" w:color="auto"/>
        <w:bottom w:val="none" w:sz="0" w:space="0" w:color="auto"/>
        <w:right w:val="none" w:sz="0" w:space="0" w:color="auto"/>
      </w:divBdr>
    </w:div>
    <w:div w:id="467167398">
      <w:marLeft w:val="640"/>
      <w:marRight w:val="0"/>
      <w:marTop w:val="0"/>
      <w:marBottom w:val="0"/>
      <w:divBdr>
        <w:top w:val="none" w:sz="0" w:space="0" w:color="auto"/>
        <w:left w:val="none" w:sz="0" w:space="0" w:color="auto"/>
        <w:bottom w:val="none" w:sz="0" w:space="0" w:color="auto"/>
        <w:right w:val="none" w:sz="0" w:space="0" w:color="auto"/>
      </w:divBdr>
    </w:div>
    <w:div w:id="467168634">
      <w:marLeft w:val="640"/>
      <w:marRight w:val="0"/>
      <w:marTop w:val="0"/>
      <w:marBottom w:val="0"/>
      <w:divBdr>
        <w:top w:val="none" w:sz="0" w:space="0" w:color="auto"/>
        <w:left w:val="none" w:sz="0" w:space="0" w:color="auto"/>
        <w:bottom w:val="none" w:sz="0" w:space="0" w:color="auto"/>
        <w:right w:val="none" w:sz="0" w:space="0" w:color="auto"/>
      </w:divBdr>
    </w:div>
    <w:div w:id="467209865">
      <w:marLeft w:val="640"/>
      <w:marRight w:val="0"/>
      <w:marTop w:val="0"/>
      <w:marBottom w:val="0"/>
      <w:divBdr>
        <w:top w:val="none" w:sz="0" w:space="0" w:color="auto"/>
        <w:left w:val="none" w:sz="0" w:space="0" w:color="auto"/>
        <w:bottom w:val="none" w:sz="0" w:space="0" w:color="auto"/>
        <w:right w:val="none" w:sz="0" w:space="0" w:color="auto"/>
      </w:divBdr>
    </w:div>
    <w:div w:id="467288347">
      <w:marLeft w:val="640"/>
      <w:marRight w:val="0"/>
      <w:marTop w:val="0"/>
      <w:marBottom w:val="0"/>
      <w:divBdr>
        <w:top w:val="none" w:sz="0" w:space="0" w:color="auto"/>
        <w:left w:val="none" w:sz="0" w:space="0" w:color="auto"/>
        <w:bottom w:val="none" w:sz="0" w:space="0" w:color="auto"/>
        <w:right w:val="none" w:sz="0" w:space="0" w:color="auto"/>
      </w:divBdr>
    </w:div>
    <w:div w:id="467362221">
      <w:marLeft w:val="640"/>
      <w:marRight w:val="0"/>
      <w:marTop w:val="0"/>
      <w:marBottom w:val="0"/>
      <w:divBdr>
        <w:top w:val="none" w:sz="0" w:space="0" w:color="auto"/>
        <w:left w:val="none" w:sz="0" w:space="0" w:color="auto"/>
        <w:bottom w:val="none" w:sz="0" w:space="0" w:color="auto"/>
        <w:right w:val="none" w:sz="0" w:space="0" w:color="auto"/>
      </w:divBdr>
    </w:div>
    <w:div w:id="467431934">
      <w:marLeft w:val="640"/>
      <w:marRight w:val="0"/>
      <w:marTop w:val="0"/>
      <w:marBottom w:val="0"/>
      <w:divBdr>
        <w:top w:val="none" w:sz="0" w:space="0" w:color="auto"/>
        <w:left w:val="none" w:sz="0" w:space="0" w:color="auto"/>
        <w:bottom w:val="none" w:sz="0" w:space="0" w:color="auto"/>
        <w:right w:val="none" w:sz="0" w:space="0" w:color="auto"/>
      </w:divBdr>
    </w:div>
    <w:div w:id="467480464">
      <w:marLeft w:val="640"/>
      <w:marRight w:val="0"/>
      <w:marTop w:val="0"/>
      <w:marBottom w:val="0"/>
      <w:divBdr>
        <w:top w:val="none" w:sz="0" w:space="0" w:color="auto"/>
        <w:left w:val="none" w:sz="0" w:space="0" w:color="auto"/>
        <w:bottom w:val="none" w:sz="0" w:space="0" w:color="auto"/>
        <w:right w:val="none" w:sz="0" w:space="0" w:color="auto"/>
      </w:divBdr>
    </w:div>
    <w:div w:id="467548636">
      <w:marLeft w:val="640"/>
      <w:marRight w:val="0"/>
      <w:marTop w:val="0"/>
      <w:marBottom w:val="0"/>
      <w:divBdr>
        <w:top w:val="none" w:sz="0" w:space="0" w:color="auto"/>
        <w:left w:val="none" w:sz="0" w:space="0" w:color="auto"/>
        <w:bottom w:val="none" w:sz="0" w:space="0" w:color="auto"/>
        <w:right w:val="none" w:sz="0" w:space="0" w:color="auto"/>
      </w:divBdr>
    </w:div>
    <w:div w:id="467555309">
      <w:marLeft w:val="640"/>
      <w:marRight w:val="0"/>
      <w:marTop w:val="0"/>
      <w:marBottom w:val="0"/>
      <w:divBdr>
        <w:top w:val="none" w:sz="0" w:space="0" w:color="auto"/>
        <w:left w:val="none" w:sz="0" w:space="0" w:color="auto"/>
        <w:bottom w:val="none" w:sz="0" w:space="0" w:color="auto"/>
        <w:right w:val="none" w:sz="0" w:space="0" w:color="auto"/>
      </w:divBdr>
    </w:div>
    <w:div w:id="467599761">
      <w:marLeft w:val="640"/>
      <w:marRight w:val="0"/>
      <w:marTop w:val="0"/>
      <w:marBottom w:val="0"/>
      <w:divBdr>
        <w:top w:val="none" w:sz="0" w:space="0" w:color="auto"/>
        <w:left w:val="none" w:sz="0" w:space="0" w:color="auto"/>
        <w:bottom w:val="none" w:sz="0" w:space="0" w:color="auto"/>
        <w:right w:val="none" w:sz="0" w:space="0" w:color="auto"/>
      </w:divBdr>
    </w:div>
    <w:div w:id="467673084">
      <w:marLeft w:val="640"/>
      <w:marRight w:val="0"/>
      <w:marTop w:val="0"/>
      <w:marBottom w:val="0"/>
      <w:divBdr>
        <w:top w:val="none" w:sz="0" w:space="0" w:color="auto"/>
        <w:left w:val="none" w:sz="0" w:space="0" w:color="auto"/>
        <w:bottom w:val="none" w:sz="0" w:space="0" w:color="auto"/>
        <w:right w:val="none" w:sz="0" w:space="0" w:color="auto"/>
      </w:divBdr>
    </w:div>
    <w:div w:id="467817166">
      <w:marLeft w:val="640"/>
      <w:marRight w:val="0"/>
      <w:marTop w:val="0"/>
      <w:marBottom w:val="0"/>
      <w:divBdr>
        <w:top w:val="none" w:sz="0" w:space="0" w:color="auto"/>
        <w:left w:val="none" w:sz="0" w:space="0" w:color="auto"/>
        <w:bottom w:val="none" w:sz="0" w:space="0" w:color="auto"/>
        <w:right w:val="none" w:sz="0" w:space="0" w:color="auto"/>
      </w:divBdr>
    </w:div>
    <w:div w:id="467866632">
      <w:marLeft w:val="640"/>
      <w:marRight w:val="0"/>
      <w:marTop w:val="0"/>
      <w:marBottom w:val="0"/>
      <w:divBdr>
        <w:top w:val="none" w:sz="0" w:space="0" w:color="auto"/>
        <w:left w:val="none" w:sz="0" w:space="0" w:color="auto"/>
        <w:bottom w:val="none" w:sz="0" w:space="0" w:color="auto"/>
        <w:right w:val="none" w:sz="0" w:space="0" w:color="auto"/>
      </w:divBdr>
    </w:div>
    <w:div w:id="467893419">
      <w:marLeft w:val="640"/>
      <w:marRight w:val="0"/>
      <w:marTop w:val="0"/>
      <w:marBottom w:val="0"/>
      <w:divBdr>
        <w:top w:val="none" w:sz="0" w:space="0" w:color="auto"/>
        <w:left w:val="none" w:sz="0" w:space="0" w:color="auto"/>
        <w:bottom w:val="none" w:sz="0" w:space="0" w:color="auto"/>
        <w:right w:val="none" w:sz="0" w:space="0" w:color="auto"/>
      </w:divBdr>
    </w:div>
    <w:div w:id="468011146">
      <w:marLeft w:val="640"/>
      <w:marRight w:val="0"/>
      <w:marTop w:val="0"/>
      <w:marBottom w:val="0"/>
      <w:divBdr>
        <w:top w:val="none" w:sz="0" w:space="0" w:color="auto"/>
        <w:left w:val="none" w:sz="0" w:space="0" w:color="auto"/>
        <w:bottom w:val="none" w:sz="0" w:space="0" w:color="auto"/>
        <w:right w:val="none" w:sz="0" w:space="0" w:color="auto"/>
      </w:divBdr>
    </w:div>
    <w:div w:id="468060601">
      <w:marLeft w:val="640"/>
      <w:marRight w:val="0"/>
      <w:marTop w:val="0"/>
      <w:marBottom w:val="0"/>
      <w:divBdr>
        <w:top w:val="none" w:sz="0" w:space="0" w:color="auto"/>
        <w:left w:val="none" w:sz="0" w:space="0" w:color="auto"/>
        <w:bottom w:val="none" w:sz="0" w:space="0" w:color="auto"/>
        <w:right w:val="none" w:sz="0" w:space="0" w:color="auto"/>
      </w:divBdr>
    </w:div>
    <w:div w:id="468061050">
      <w:marLeft w:val="640"/>
      <w:marRight w:val="0"/>
      <w:marTop w:val="0"/>
      <w:marBottom w:val="0"/>
      <w:divBdr>
        <w:top w:val="none" w:sz="0" w:space="0" w:color="auto"/>
        <w:left w:val="none" w:sz="0" w:space="0" w:color="auto"/>
        <w:bottom w:val="none" w:sz="0" w:space="0" w:color="auto"/>
        <w:right w:val="none" w:sz="0" w:space="0" w:color="auto"/>
      </w:divBdr>
    </w:div>
    <w:div w:id="468133154">
      <w:marLeft w:val="640"/>
      <w:marRight w:val="0"/>
      <w:marTop w:val="0"/>
      <w:marBottom w:val="0"/>
      <w:divBdr>
        <w:top w:val="none" w:sz="0" w:space="0" w:color="auto"/>
        <w:left w:val="none" w:sz="0" w:space="0" w:color="auto"/>
        <w:bottom w:val="none" w:sz="0" w:space="0" w:color="auto"/>
        <w:right w:val="none" w:sz="0" w:space="0" w:color="auto"/>
      </w:divBdr>
    </w:div>
    <w:div w:id="468204433">
      <w:marLeft w:val="640"/>
      <w:marRight w:val="0"/>
      <w:marTop w:val="0"/>
      <w:marBottom w:val="0"/>
      <w:divBdr>
        <w:top w:val="none" w:sz="0" w:space="0" w:color="auto"/>
        <w:left w:val="none" w:sz="0" w:space="0" w:color="auto"/>
        <w:bottom w:val="none" w:sz="0" w:space="0" w:color="auto"/>
        <w:right w:val="none" w:sz="0" w:space="0" w:color="auto"/>
      </w:divBdr>
    </w:div>
    <w:div w:id="468280732">
      <w:marLeft w:val="640"/>
      <w:marRight w:val="0"/>
      <w:marTop w:val="0"/>
      <w:marBottom w:val="0"/>
      <w:divBdr>
        <w:top w:val="none" w:sz="0" w:space="0" w:color="auto"/>
        <w:left w:val="none" w:sz="0" w:space="0" w:color="auto"/>
        <w:bottom w:val="none" w:sz="0" w:space="0" w:color="auto"/>
        <w:right w:val="none" w:sz="0" w:space="0" w:color="auto"/>
      </w:divBdr>
    </w:div>
    <w:div w:id="468282724">
      <w:marLeft w:val="640"/>
      <w:marRight w:val="0"/>
      <w:marTop w:val="0"/>
      <w:marBottom w:val="0"/>
      <w:divBdr>
        <w:top w:val="none" w:sz="0" w:space="0" w:color="auto"/>
        <w:left w:val="none" w:sz="0" w:space="0" w:color="auto"/>
        <w:bottom w:val="none" w:sz="0" w:space="0" w:color="auto"/>
        <w:right w:val="none" w:sz="0" w:space="0" w:color="auto"/>
      </w:divBdr>
    </w:div>
    <w:div w:id="468287250">
      <w:marLeft w:val="640"/>
      <w:marRight w:val="0"/>
      <w:marTop w:val="0"/>
      <w:marBottom w:val="0"/>
      <w:divBdr>
        <w:top w:val="none" w:sz="0" w:space="0" w:color="auto"/>
        <w:left w:val="none" w:sz="0" w:space="0" w:color="auto"/>
        <w:bottom w:val="none" w:sz="0" w:space="0" w:color="auto"/>
        <w:right w:val="none" w:sz="0" w:space="0" w:color="auto"/>
      </w:divBdr>
    </w:div>
    <w:div w:id="468321718">
      <w:marLeft w:val="640"/>
      <w:marRight w:val="0"/>
      <w:marTop w:val="0"/>
      <w:marBottom w:val="0"/>
      <w:divBdr>
        <w:top w:val="none" w:sz="0" w:space="0" w:color="auto"/>
        <w:left w:val="none" w:sz="0" w:space="0" w:color="auto"/>
        <w:bottom w:val="none" w:sz="0" w:space="0" w:color="auto"/>
        <w:right w:val="none" w:sz="0" w:space="0" w:color="auto"/>
      </w:divBdr>
    </w:div>
    <w:div w:id="468321944">
      <w:marLeft w:val="640"/>
      <w:marRight w:val="0"/>
      <w:marTop w:val="0"/>
      <w:marBottom w:val="0"/>
      <w:divBdr>
        <w:top w:val="none" w:sz="0" w:space="0" w:color="auto"/>
        <w:left w:val="none" w:sz="0" w:space="0" w:color="auto"/>
        <w:bottom w:val="none" w:sz="0" w:space="0" w:color="auto"/>
        <w:right w:val="none" w:sz="0" w:space="0" w:color="auto"/>
      </w:divBdr>
    </w:div>
    <w:div w:id="468322778">
      <w:marLeft w:val="640"/>
      <w:marRight w:val="0"/>
      <w:marTop w:val="0"/>
      <w:marBottom w:val="0"/>
      <w:divBdr>
        <w:top w:val="none" w:sz="0" w:space="0" w:color="auto"/>
        <w:left w:val="none" w:sz="0" w:space="0" w:color="auto"/>
        <w:bottom w:val="none" w:sz="0" w:space="0" w:color="auto"/>
        <w:right w:val="none" w:sz="0" w:space="0" w:color="auto"/>
      </w:divBdr>
    </w:div>
    <w:div w:id="468481272">
      <w:marLeft w:val="640"/>
      <w:marRight w:val="0"/>
      <w:marTop w:val="0"/>
      <w:marBottom w:val="0"/>
      <w:divBdr>
        <w:top w:val="none" w:sz="0" w:space="0" w:color="auto"/>
        <w:left w:val="none" w:sz="0" w:space="0" w:color="auto"/>
        <w:bottom w:val="none" w:sz="0" w:space="0" w:color="auto"/>
        <w:right w:val="none" w:sz="0" w:space="0" w:color="auto"/>
      </w:divBdr>
    </w:div>
    <w:div w:id="468548672">
      <w:marLeft w:val="640"/>
      <w:marRight w:val="0"/>
      <w:marTop w:val="0"/>
      <w:marBottom w:val="0"/>
      <w:divBdr>
        <w:top w:val="none" w:sz="0" w:space="0" w:color="auto"/>
        <w:left w:val="none" w:sz="0" w:space="0" w:color="auto"/>
        <w:bottom w:val="none" w:sz="0" w:space="0" w:color="auto"/>
        <w:right w:val="none" w:sz="0" w:space="0" w:color="auto"/>
      </w:divBdr>
    </w:div>
    <w:div w:id="468591138">
      <w:marLeft w:val="640"/>
      <w:marRight w:val="0"/>
      <w:marTop w:val="0"/>
      <w:marBottom w:val="0"/>
      <w:divBdr>
        <w:top w:val="none" w:sz="0" w:space="0" w:color="auto"/>
        <w:left w:val="none" w:sz="0" w:space="0" w:color="auto"/>
        <w:bottom w:val="none" w:sz="0" w:space="0" w:color="auto"/>
        <w:right w:val="none" w:sz="0" w:space="0" w:color="auto"/>
      </w:divBdr>
    </w:div>
    <w:div w:id="468595125">
      <w:marLeft w:val="640"/>
      <w:marRight w:val="0"/>
      <w:marTop w:val="0"/>
      <w:marBottom w:val="0"/>
      <w:divBdr>
        <w:top w:val="none" w:sz="0" w:space="0" w:color="auto"/>
        <w:left w:val="none" w:sz="0" w:space="0" w:color="auto"/>
        <w:bottom w:val="none" w:sz="0" w:space="0" w:color="auto"/>
        <w:right w:val="none" w:sz="0" w:space="0" w:color="auto"/>
      </w:divBdr>
    </w:div>
    <w:div w:id="468670704">
      <w:marLeft w:val="640"/>
      <w:marRight w:val="0"/>
      <w:marTop w:val="0"/>
      <w:marBottom w:val="0"/>
      <w:divBdr>
        <w:top w:val="none" w:sz="0" w:space="0" w:color="auto"/>
        <w:left w:val="none" w:sz="0" w:space="0" w:color="auto"/>
        <w:bottom w:val="none" w:sz="0" w:space="0" w:color="auto"/>
        <w:right w:val="none" w:sz="0" w:space="0" w:color="auto"/>
      </w:divBdr>
    </w:div>
    <w:div w:id="468671506">
      <w:marLeft w:val="640"/>
      <w:marRight w:val="0"/>
      <w:marTop w:val="0"/>
      <w:marBottom w:val="0"/>
      <w:divBdr>
        <w:top w:val="none" w:sz="0" w:space="0" w:color="auto"/>
        <w:left w:val="none" w:sz="0" w:space="0" w:color="auto"/>
        <w:bottom w:val="none" w:sz="0" w:space="0" w:color="auto"/>
        <w:right w:val="none" w:sz="0" w:space="0" w:color="auto"/>
      </w:divBdr>
    </w:div>
    <w:div w:id="468674712">
      <w:marLeft w:val="640"/>
      <w:marRight w:val="0"/>
      <w:marTop w:val="0"/>
      <w:marBottom w:val="0"/>
      <w:divBdr>
        <w:top w:val="none" w:sz="0" w:space="0" w:color="auto"/>
        <w:left w:val="none" w:sz="0" w:space="0" w:color="auto"/>
        <w:bottom w:val="none" w:sz="0" w:space="0" w:color="auto"/>
        <w:right w:val="none" w:sz="0" w:space="0" w:color="auto"/>
      </w:divBdr>
    </w:div>
    <w:div w:id="468714761">
      <w:marLeft w:val="640"/>
      <w:marRight w:val="0"/>
      <w:marTop w:val="0"/>
      <w:marBottom w:val="0"/>
      <w:divBdr>
        <w:top w:val="none" w:sz="0" w:space="0" w:color="auto"/>
        <w:left w:val="none" w:sz="0" w:space="0" w:color="auto"/>
        <w:bottom w:val="none" w:sz="0" w:space="0" w:color="auto"/>
        <w:right w:val="none" w:sz="0" w:space="0" w:color="auto"/>
      </w:divBdr>
    </w:div>
    <w:div w:id="468740546">
      <w:marLeft w:val="640"/>
      <w:marRight w:val="0"/>
      <w:marTop w:val="0"/>
      <w:marBottom w:val="0"/>
      <w:divBdr>
        <w:top w:val="none" w:sz="0" w:space="0" w:color="auto"/>
        <w:left w:val="none" w:sz="0" w:space="0" w:color="auto"/>
        <w:bottom w:val="none" w:sz="0" w:space="0" w:color="auto"/>
        <w:right w:val="none" w:sz="0" w:space="0" w:color="auto"/>
      </w:divBdr>
    </w:div>
    <w:div w:id="468744799">
      <w:marLeft w:val="640"/>
      <w:marRight w:val="0"/>
      <w:marTop w:val="0"/>
      <w:marBottom w:val="0"/>
      <w:divBdr>
        <w:top w:val="none" w:sz="0" w:space="0" w:color="auto"/>
        <w:left w:val="none" w:sz="0" w:space="0" w:color="auto"/>
        <w:bottom w:val="none" w:sz="0" w:space="0" w:color="auto"/>
        <w:right w:val="none" w:sz="0" w:space="0" w:color="auto"/>
      </w:divBdr>
    </w:div>
    <w:div w:id="468783412">
      <w:marLeft w:val="640"/>
      <w:marRight w:val="0"/>
      <w:marTop w:val="0"/>
      <w:marBottom w:val="0"/>
      <w:divBdr>
        <w:top w:val="none" w:sz="0" w:space="0" w:color="auto"/>
        <w:left w:val="none" w:sz="0" w:space="0" w:color="auto"/>
        <w:bottom w:val="none" w:sz="0" w:space="0" w:color="auto"/>
        <w:right w:val="none" w:sz="0" w:space="0" w:color="auto"/>
      </w:divBdr>
    </w:div>
    <w:div w:id="468910421">
      <w:marLeft w:val="640"/>
      <w:marRight w:val="0"/>
      <w:marTop w:val="0"/>
      <w:marBottom w:val="0"/>
      <w:divBdr>
        <w:top w:val="none" w:sz="0" w:space="0" w:color="auto"/>
        <w:left w:val="none" w:sz="0" w:space="0" w:color="auto"/>
        <w:bottom w:val="none" w:sz="0" w:space="0" w:color="auto"/>
        <w:right w:val="none" w:sz="0" w:space="0" w:color="auto"/>
      </w:divBdr>
    </w:div>
    <w:div w:id="468977369">
      <w:marLeft w:val="640"/>
      <w:marRight w:val="0"/>
      <w:marTop w:val="0"/>
      <w:marBottom w:val="0"/>
      <w:divBdr>
        <w:top w:val="none" w:sz="0" w:space="0" w:color="auto"/>
        <w:left w:val="none" w:sz="0" w:space="0" w:color="auto"/>
        <w:bottom w:val="none" w:sz="0" w:space="0" w:color="auto"/>
        <w:right w:val="none" w:sz="0" w:space="0" w:color="auto"/>
      </w:divBdr>
    </w:div>
    <w:div w:id="469058573">
      <w:marLeft w:val="640"/>
      <w:marRight w:val="0"/>
      <w:marTop w:val="0"/>
      <w:marBottom w:val="0"/>
      <w:divBdr>
        <w:top w:val="none" w:sz="0" w:space="0" w:color="auto"/>
        <w:left w:val="none" w:sz="0" w:space="0" w:color="auto"/>
        <w:bottom w:val="none" w:sz="0" w:space="0" w:color="auto"/>
        <w:right w:val="none" w:sz="0" w:space="0" w:color="auto"/>
      </w:divBdr>
    </w:div>
    <w:div w:id="469128897">
      <w:marLeft w:val="640"/>
      <w:marRight w:val="0"/>
      <w:marTop w:val="0"/>
      <w:marBottom w:val="0"/>
      <w:divBdr>
        <w:top w:val="none" w:sz="0" w:space="0" w:color="auto"/>
        <w:left w:val="none" w:sz="0" w:space="0" w:color="auto"/>
        <w:bottom w:val="none" w:sz="0" w:space="0" w:color="auto"/>
        <w:right w:val="none" w:sz="0" w:space="0" w:color="auto"/>
      </w:divBdr>
    </w:div>
    <w:div w:id="469133871">
      <w:marLeft w:val="640"/>
      <w:marRight w:val="0"/>
      <w:marTop w:val="0"/>
      <w:marBottom w:val="0"/>
      <w:divBdr>
        <w:top w:val="none" w:sz="0" w:space="0" w:color="auto"/>
        <w:left w:val="none" w:sz="0" w:space="0" w:color="auto"/>
        <w:bottom w:val="none" w:sz="0" w:space="0" w:color="auto"/>
        <w:right w:val="none" w:sz="0" w:space="0" w:color="auto"/>
      </w:divBdr>
    </w:div>
    <w:div w:id="469135174">
      <w:marLeft w:val="640"/>
      <w:marRight w:val="0"/>
      <w:marTop w:val="0"/>
      <w:marBottom w:val="0"/>
      <w:divBdr>
        <w:top w:val="none" w:sz="0" w:space="0" w:color="auto"/>
        <w:left w:val="none" w:sz="0" w:space="0" w:color="auto"/>
        <w:bottom w:val="none" w:sz="0" w:space="0" w:color="auto"/>
        <w:right w:val="none" w:sz="0" w:space="0" w:color="auto"/>
      </w:divBdr>
    </w:div>
    <w:div w:id="469321342">
      <w:marLeft w:val="640"/>
      <w:marRight w:val="0"/>
      <w:marTop w:val="0"/>
      <w:marBottom w:val="0"/>
      <w:divBdr>
        <w:top w:val="none" w:sz="0" w:space="0" w:color="auto"/>
        <w:left w:val="none" w:sz="0" w:space="0" w:color="auto"/>
        <w:bottom w:val="none" w:sz="0" w:space="0" w:color="auto"/>
        <w:right w:val="none" w:sz="0" w:space="0" w:color="auto"/>
      </w:divBdr>
    </w:div>
    <w:div w:id="469321824">
      <w:marLeft w:val="640"/>
      <w:marRight w:val="0"/>
      <w:marTop w:val="0"/>
      <w:marBottom w:val="0"/>
      <w:divBdr>
        <w:top w:val="none" w:sz="0" w:space="0" w:color="auto"/>
        <w:left w:val="none" w:sz="0" w:space="0" w:color="auto"/>
        <w:bottom w:val="none" w:sz="0" w:space="0" w:color="auto"/>
        <w:right w:val="none" w:sz="0" w:space="0" w:color="auto"/>
      </w:divBdr>
    </w:div>
    <w:div w:id="469325739">
      <w:marLeft w:val="640"/>
      <w:marRight w:val="0"/>
      <w:marTop w:val="0"/>
      <w:marBottom w:val="0"/>
      <w:divBdr>
        <w:top w:val="none" w:sz="0" w:space="0" w:color="auto"/>
        <w:left w:val="none" w:sz="0" w:space="0" w:color="auto"/>
        <w:bottom w:val="none" w:sz="0" w:space="0" w:color="auto"/>
        <w:right w:val="none" w:sz="0" w:space="0" w:color="auto"/>
      </w:divBdr>
    </w:div>
    <w:div w:id="469371711">
      <w:marLeft w:val="640"/>
      <w:marRight w:val="0"/>
      <w:marTop w:val="0"/>
      <w:marBottom w:val="0"/>
      <w:divBdr>
        <w:top w:val="none" w:sz="0" w:space="0" w:color="auto"/>
        <w:left w:val="none" w:sz="0" w:space="0" w:color="auto"/>
        <w:bottom w:val="none" w:sz="0" w:space="0" w:color="auto"/>
        <w:right w:val="none" w:sz="0" w:space="0" w:color="auto"/>
      </w:divBdr>
    </w:div>
    <w:div w:id="469446135">
      <w:marLeft w:val="640"/>
      <w:marRight w:val="0"/>
      <w:marTop w:val="0"/>
      <w:marBottom w:val="0"/>
      <w:divBdr>
        <w:top w:val="none" w:sz="0" w:space="0" w:color="auto"/>
        <w:left w:val="none" w:sz="0" w:space="0" w:color="auto"/>
        <w:bottom w:val="none" w:sz="0" w:space="0" w:color="auto"/>
        <w:right w:val="none" w:sz="0" w:space="0" w:color="auto"/>
      </w:divBdr>
    </w:div>
    <w:div w:id="469597248">
      <w:marLeft w:val="640"/>
      <w:marRight w:val="0"/>
      <w:marTop w:val="0"/>
      <w:marBottom w:val="0"/>
      <w:divBdr>
        <w:top w:val="none" w:sz="0" w:space="0" w:color="auto"/>
        <w:left w:val="none" w:sz="0" w:space="0" w:color="auto"/>
        <w:bottom w:val="none" w:sz="0" w:space="0" w:color="auto"/>
        <w:right w:val="none" w:sz="0" w:space="0" w:color="auto"/>
      </w:divBdr>
    </w:div>
    <w:div w:id="469597729">
      <w:marLeft w:val="640"/>
      <w:marRight w:val="0"/>
      <w:marTop w:val="0"/>
      <w:marBottom w:val="0"/>
      <w:divBdr>
        <w:top w:val="none" w:sz="0" w:space="0" w:color="auto"/>
        <w:left w:val="none" w:sz="0" w:space="0" w:color="auto"/>
        <w:bottom w:val="none" w:sz="0" w:space="0" w:color="auto"/>
        <w:right w:val="none" w:sz="0" w:space="0" w:color="auto"/>
      </w:divBdr>
    </w:div>
    <w:div w:id="469709670">
      <w:marLeft w:val="640"/>
      <w:marRight w:val="0"/>
      <w:marTop w:val="0"/>
      <w:marBottom w:val="0"/>
      <w:divBdr>
        <w:top w:val="none" w:sz="0" w:space="0" w:color="auto"/>
        <w:left w:val="none" w:sz="0" w:space="0" w:color="auto"/>
        <w:bottom w:val="none" w:sz="0" w:space="0" w:color="auto"/>
        <w:right w:val="none" w:sz="0" w:space="0" w:color="auto"/>
      </w:divBdr>
    </w:div>
    <w:div w:id="469789412">
      <w:marLeft w:val="640"/>
      <w:marRight w:val="0"/>
      <w:marTop w:val="0"/>
      <w:marBottom w:val="0"/>
      <w:divBdr>
        <w:top w:val="none" w:sz="0" w:space="0" w:color="auto"/>
        <w:left w:val="none" w:sz="0" w:space="0" w:color="auto"/>
        <w:bottom w:val="none" w:sz="0" w:space="0" w:color="auto"/>
        <w:right w:val="none" w:sz="0" w:space="0" w:color="auto"/>
      </w:divBdr>
    </w:div>
    <w:div w:id="469906355">
      <w:marLeft w:val="640"/>
      <w:marRight w:val="0"/>
      <w:marTop w:val="0"/>
      <w:marBottom w:val="0"/>
      <w:divBdr>
        <w:top w:val="none" w:sz="0" w:space="0" w:color="auto"/>
        <w:left w:val="none" w:sz="0" w:space="0" w:color="auto"/>
        <w:bottom w:val="none" w:sz="0" w:space="0" w:color="auto"/>
        <w:right w:val="none" w:sz="0" w:space="0" w:color="auto"/>
      </w:divBdr>
    </w:div>
    <w:div w:id="469908737">
      <w:marLeft w:val="640"/>
      <w:marRight w:val="0"/>
      <w:marTop w:val="0"/>
      <w:marBottom w:val="0"/>
      <w:divBdr>
        <w:top w:val="none" w:sz="0" w:space="0" w:color="auto"/>
        <w:left w:val="none" w:sz="0" w:space="0" w:color="auto"/>
        <w:bottom w:val="none" w:sz="0" w:space="0" w:color="auto"/>
        <w:right w:val="none" w:sz="0" w:space="0" w:color="auto"/>
      </w:divBdr>
    </w:div>
    <w:div w:id="470026169">
      <w:marLeft w:val="640"/>
      <w:marRight w:val="0"/>
      <w:marTop w:val="0"/>
      <w:marBottom w:val="0"/>
      <w:divBdr>
        <w:top w:val="none" w:sz="0" w:space="0" w:color="auto"/>
        <w:left w:val="none" w:sz="0" w:space="0" w:color="auto"/>
        <w:bottom w:val="none" w:sz="0" w:space="0" w:color="auto"/>
        <w:right w:val="none" w:sz="0" w:space="0" w:color="auto"/>
      </w:divBdr>
    </w:div>
    <w:div w:id="470097759">
      <w:marLeft w:val="640"/>
      <w:marRight w:val="0"/>
      <w:marTop w:val="0"/>
      <w:marBottom w:val="0"/>
      <w:divBdr>
        <w:top w:val="none" w:sz="0" w:space="0" w:color="auto"/>
        <w:left w:val="none" w:sz="0" w:space="0" w:color="auto"/>
        <w:bottom w:val="none" w:sz="0" w:space="0" w:color="auto"/>
        <w:right w:val="none" w:sz="0" w:space="0" w:color="auto"/>
      </w:divBdr>
    </w:div>
    <w:div w:id="470169415">
      <w:marLeft w:val="640"/>
      <w:marRight w:val="0"/>
      <w:marTop w:val="0"/>
      <w:marBottom w:val="0"/>
      <w:divBdr>
        <w:top w:val="none" w:sz="0" w:space="0" w:color="auto"/>
        <w:left w:val="none" w:sz="0" w:space="0" w:color="auto"/>
        <w:bottom w:val="none" w:sz="0" w:space="0" w:color="auto"/>
        <w:right w:val="none" w:sz="0" w:space="0" w:color="auto"/>
      </w:divBdr>
    </w:div>
    <w:div w:id="470173386">
      <w:marLeft w:val="640"/>
      <w:marRight w:val="0"/>
      <w:marTop w:val="0"/>
      <w:marBottom w:val="0"/>
      <w:divBdr>
        <w:top w:val="none" w:sz="0" w:space="0" w:color="auto"/>
        <w:left w:val="none" w:sz="0" w:space="0" w:color="auto"/>
        <w:bottom w:val="none" w:sz="0" w:space="0" w:color="auto"/>
        <w:right w:val="none" w:sz="0" w:space="0" w:color="auto"/>
      </w:divBdr>
    </w:div>
    <w:div w:id="470175442">
      <w:marLeft w:val="640"/>
      <w:marRight w:val="0"/>
      <w:marTop w:val="0"/>
      <w:marBottom w:val="0"/>
      <w:divBdr>
        <w:top w:val="none" w:sz="0" w:space="0" w:color="auto"/>
        <w:left w:val="none" w:sz="0" w:space="0" w:color="auto"/>
        <w:bottom w:val="none" w:sz="0" w:space="0" w:color="auto"/>
        <w:right w:val="none" w:sz="0" w:space="0" w:color="auto"/>
      </w:divBdr>
    </w:div>
    <w:div w:id="470220889">
      <w:marLeft w:val="640"/>
      <w:marRight w:val="0"/>
      <w:marTop w:val="0"/>
      <w:marBottom w:val="0"/>
      <w:divBdr>
        <w:top w:val="none" w:sz="0" w:space="0" w:color="auto"/>
        <w:left w:val="none" w:sz="0" w:space="0" w:color="auto"/>
        <w:bottom w:val="none" w:sz="0" w:space="0" w:color="auto"/>
        <w:right w:val="none" w:sz="0" w:space="0" w:color="auto"/>
      </w:divBdr>
    </w:div>
    <w:div w:id="470289234">
      <w:marLeft w:val="640"/>
      <w:marRight w:val="0"/>
      <w:marTop w:val="0"/>
      <w:marBottom w:val="0"/>
      <w:divBdr>
        <w:top w:val="none" w:sz="0" w:space="0" w:color="auto"/>
        <w:left w:val="none" w:sz="0" w:space="0" w:color="auto"/>
        <w:bottom w:val="none" w:sz="0" w:space="0" w:color="auto"/>
        <w:right w:val="none" w:sz="0" w:space="0" w:color="auto"/>
      </w:divBdr>
    </w:div>
    <w:div w:id="470293217">
      <w:marLeft w:val="640"/>
      <w:marRight w:val="0"/>
      <w:marTop w:val="0"/>
      <w:marBottom w:val="0"/>
      <w:divBdr>
        <w:top w:val="none" w:sz="0" w:space="0" w:color="auto"/>
        <w:left w:val="none" w:sz="0" w:space="0" w:color="auto"/>
        <w:bottom w:val="none" w:sz="0" w:space="0" w:color="auto"/>
        <w:right w:val="none" w:sz="0" w:space="0" w:color="auto"/>
      </w:divBdr>
    </w:div>
    <w:div w:id="470295842">
      <w:marLeft w:val="640"/>
      <w:marRight w:val="0"/>
      <w:marTop w:val="0"/>
      <w:marBottom w:val="0"/>
      <w:divBdr>
        <w:top w:val="none" w:sz="0" w:space="0" w:color="auto"/>
        <w:left w:val="none" w:sz="0" w:space="0" w:color="auto"/>
        <w:bottom w:val="none" w:sz="0" w:space="0" w:color="auto"/>
        <w:right w:val="none" w:sz="0" w:space="0" w:color="auto"/>
      </w:divBdr>
    </w:div>
    <w:div w:id="470367719">
      <w:marLeft w:val="640"/>
      <w:marRight w:val="0"/>
      <w:marTop w:val="0"/>
      <w:marBottom w:val="0"/>
      <w:divBdr>
        <w:top w:val="none" w:sz="0" w:space="0" w:color="auto"/>
        <w:left w:val="none" w:sz="0" w:space="0" w:color="auto"/>
        <w:bottom w:val="none" w:sz="0" w:space="0" w:color="auto"/>
        <w:right w:val="none" w:sz="0" w:space="0" w:color="auto"/>
      </w:divBdr>
    </w:div>
    <w:div w:id="470443326">
      <w:marLeft w:val="640"/>
      <w:marRight w:val="0"/>
      <w:marTop w:val="0"/>
      <w:marBottom w:val="0"/>
      <w:divBdr>
        <w:top w:val="none" w:sz="0" w:space="0" w:color="auto"/>
        <w:left w:val="none" w:sz="0" w:space="0" w:color="auto"/>
        <w:bottom w:val="none" w:sz="0" w:space="0" w:color="auto"/>
        <w:right w:val="none" w:sz="0" w:space="0" w:color="auto"/>
      </w:divBdr>
    </w:div>
    <w:div w:id="470488225">
      <w:marLeft w:val="640"/>
      <w:marRight w:val="0"/>
      <w:marTop w:val="0"/>
      <w:marBottom w:val="0"/>
      <w:divBdr>
        <w:top w:val="none" w:sz="0" w:space="0" w:color="auto"/>
        <w:left w:val="none" w:sz="0" w:space="0" w:color="auto"/>
        <w:bottom w:val="none" w:sz="0" w:space="0" w:color="auto"/>
        <w:right w:val="none" w:sz="0" w:space="0" w:color="auto"/>
      </w:divBdr>
    </w:div>
    <w:div w:id="470515590">
      <w:marLeft w:val="640"/>
      <w:marRight w:val="0"/>
      <w:marTop w:val="0"/>
      <w:marBottom w:val="0"/>
      <w:divBdr>
        <w:top w:val="none" w:sz="0" w:space="0" w:color="auto"/>
        <w:left w:val="none" w:sz="0" w:space="0" w:color="auto"/>
        <w:bottom w:val="none" w:sz="0" w:space="0" w:color="auto"/>
        <w:right w:val="none" w:sz="0" w:space="0" w:color="auto"/>
      </w:divBdr>
    </w:div>
    <w:div w:id="470561003">
      <w:marLeft w:val="640"/>
      <w:marRight w:val="0"/>
      <w:marTop w:val="0"/>
      <w:marBottom w:val="0"/>
      <w:divBdr>
        <w:top w:val="none" w:sz="0" w:space="0" w:color="auto"/>
        <w:left w:val="none" w:sz="0" w:space="0" w:color="auto"/>
        <w:bottom w:val="none" w:sz="0" w:space="0" w:color="auto"/>
        <w:right w:val="none" w:sz="0" w:space="0" w:color="auto"/>
      </w:divBdr>
    </w:div>
    <w:div w:id="470564494">
      <w:marLeft w:val="640"/>
      <w:marRight w:val="0"/>
      <w:marTop w:val="0"/>
      <w:marBottom w:val="0"/>
      <w:divBdr>
        <w:top w:val="none" w:sz="0" w:space="0" w:color="auto"/>
        <w:left w:val="none" w:sz="0" w:space="0" w:color="auto"/>
        <w:bottom w:val="none" w:sz="0" w:space="0" w:color="auto"/>
        <w:right w:val="none" w:sz="0" w:space="0" w:color="auto"/>
      </w:divBdr>
    </w:div>
    <w:div w:id="470637632">
      <w:marLeft w:val="640"/>
      <w:marRight w:val="0"/>
      <w:marTop w:val="0"/>
      <w:marBottom w:val="0"/>
      <w:divBdr>
        <w:top w:val="none" w:sz="0" w:space="0" w:color="auto"/>
        <w:left w:val="none" w:sz="0" w:space="0" w:color="auto"/>
        <w:bottom w:val="none" w:sz="0" w:space="0" w:color="auto"/>
        <w:right w:val="none" w:sz="0" w:space="0" w:color="auto"/>
      </w:divBdr>
    </w:div>
    <w:div w:id="470706495">
      <w:marLeft w:val="640"/>
      <w:marRight w:val="0"/>
      <w:marTop w:val="0"/>
      <w:marBottom w:val="0"/>
      <w:divBdr>
        <w:top w:val="none" w:sz="0" w:space="0" w:color="auto"/>
        <w:left w:val="none" w:sz="0" w:space="0" w:color="auto"/>
        <w:bottom w:val="none" w:sz="0" w:space="0" w:color="auto"/>
        <w:right w:val="none" w:sz="0" w:space="0" w:color="auto"/>
      </w:divBdr>
    </w:div>
    <w:div w:id="470753323">
      <w:marLeft w:val="640"/>
      <w:marRight w:val="0"/>
      <w:marTop w:val="0"/>
      <w:marBottom w:val="0"/>
      <w:divBdr>
        <w:top w:val="none" w:sz="0" w:space="0" w:color="auto"/>
        <w:left w:val="none" w:sz="0" w:space="0" w:color="auto"/>
        <w:bottom w:val="none" w:sz="0" w:space="0" w:color="auto"/>
        <w:right w:val="none" w:sz="0" w:space="0" w:color="auto"/>
      </w:divBdr>
    </w:div>
    <w:div w:id="470825847">
      <w:marLeft w:val="640"/>
      <w:marRight w:val="0"/>
      <w:marTop w:val="0"/>
      <w:marBottom w:val="0"/>
      <w:divBdr>
        <w:top w:val="none" w:sz="0" w:space="0" w:color="auto"/>
        <w:left w:val="none" w:sz="0" w:space="0" w:color="auto"/>
        <w:bottom w:val="none" w:sz="0" w:space="0" w:color="auto"/>
        <w:right w:val="none" w:sz="0" w:space="0" w:color="auto"/>
      </w:divBdr>
    </w:div>
    <w:div w:id="470833386">
      <w:marLeft w:val="640"/>
      <w:marRight w:val="0"/>
      <w:marTop w:val="0"/>
      <w:marBottom w:val="0"/>
      <w:divBdr>
        <w:top w:val="none" w:sz="0" w:space="0" w:color="auto"/>
        <w:left w:val="none" w:sz="0" w:space="0" w:color="auto"/>
        <w:bottom w:val="none" w:sz="0" w:space="0" w:color="auto"/>
        <w:right w:val="none" w:sz="0" w:space="0" w:color="auto"/>
      </w:divBdr>
    </w:div>
    <w:div w:id="470876580">
      <w:marLeft w:val="640"/>
      <w:marRight w:val="0"/>
      <w:marTop w:val="0"/>
      <w:marBottom w:val="0"/>
      <w:divBdr>
        <w:top w:val="none" w:sz="0" w:space="0" w:color="auto"/>
        <w:left w:val="none" w:sz="0" w:space="0" w:color="auto"/>
        <w:bottom w:val="none" w:sz="0" w:space="0" w:color="auto"/>
        <w:right w:val="none" w:sz="0" w:space="0" w:color="auto"/>
      </w:divBdr>
    </w:div>
    <w:div w:id="470899826">
      <w:marLeft w:val="640"/>
      <w:marRight w:val="0"/>
      <w:marTop w:val="0"/>
      <w:marBottom w:val="0"/>
      <w:divBdr>
        <w:top w:val="none" w:sz="0" w:space="0" w:color="auto"/>
        <w:left w:val="none" w:sz="0" w:space="0" w:color="auto"/>
        <w:bottom w:val="none" w:sz="0" w:space="0" w:color="auto"/>
        <w:right w:val="none" w:sz="0" w:space="0" w:color="auto"/>
      </w:divBdr>
    </w:div>
    <w:div w:id="470900508">
      <w:marLeft w:val="640"/>
      <w:marRight w:val="0"/>
      <w:marTop w:val="0"/>
      <w:marBottom w:val="0"/>
      <w:divBdr>
        <w:top w:val="none" w:sz="0" w:space="0" w:color="auto"/>
        <w:left w:val="none" w:sz="0" w:space="0" w:color="auto"/>
        <w:bottom w:val="none" w:sz="0" w:space="0" w:color="auto"/>
        <w:right w:val="none" w:sz="0" w:space="0" w:color="auto"/>
      </w:divBdr>
    </w:div>
    <w:div w:id="470903241">
      <w:marLeft w:val="640"/>
      <w:marRight w:val="0"/>
      <w:marTop w:val="0"/>
      <w:marBottom w:val="0"/>
      <w:divBdr>
        <w:top w:val="none" w:sz="0" w:space="0" w:color="auto"/>
        <w:left w:val="none" w:sz="0" w:space="0" w:color="auto"/>
        <w:bottom w:val="none" w:sz="0" w:space="0" w:color="auto"/>
        <w:right w:val="none" w:sz="0" w:space="0" w:color="auto"/>
      </w:divBdr>
    </w:div>
    <w:div w:id="470906861">
      <w:marLeft w:val="640"/>
      <w:marRight w:val="0"/>
      <w:marTop w:val="0"/>
      <w:marBottom w:val="0"/>
      <w:divBdr>
        <w:top w:val="none" w:sz="0" w:space="0" w:color="auto"/>
        <w:left w:val="none" w:sz="0" w:space="0" w:color="auto"/>
        <w:bottom w:val="none" w:sz="0" w:space="0" w:color="auto"/>
        <w:right w:val="none" w:sz="0" w:space="0" w:color="auto"/>
      </w:divBdr>
    </w:div>
    <w:div w:id="470948109">
      <w:marLeft w:val="640"/>
      <w:marRight w:val="0"/>
      <w:marTop w:val="0"/>
      <w:marBottom w:val="0"/>
      <w:divBdr>
        <w:top w:val="none" w:sz="0" w:space="0" w:color="auto"/>
        <w:left w:val="none" w:sz="0" w:space="0" w:color="auto"/>
        <w:bottom w:val="none" w:sz="0" w:space="0" w:color="auto"/>
        <w:right w:val="none" w:sz="0" w:space="0" w:color="auto"/>
      </w:divBdr>
    </w:div>
    <w:div w:id="470951340">
      <w:marLeft w:val="640"/>
      <w:marRight w:val="0"/>
      <w:marTop w:val="0"/>
      <w:marBottom w:val="0"/>
      <w:divBdr>
        <w:top w:val="none" w:sz="0" w:space="0" w:color="auto"/>
        <w:left w:val="none" w:sz="0" w:space="0" w:color="auto"/>
        <w:bottom w:val="none" w:sz="0" w:space="0" w:color="auto"/>
        <w:right w:val="none" w:sz="0" w:space="0" w:color="auto"/>
      </w:divBdr>
    </w:div>
    <w:div w:id="471095009">
      <w:marLeft w:val="640"/>
      <w:marRight w:val="0"/>
      <w:marTop w:val="0"/>
      <w:marBottom w:val="0"/>
      <w:divBdr>
        <w:top w:val="none" w:sz="0" w:space="0" w:color="auto"/>
        <w:left w:val="none" w:sz="0" w:space="0" w:color="auto"/>
        <w:bottom w:val="none" w:sz="0" w:space="0" w:color="auto"/>
        <w:right w:val="none" w:sz="0" w:space="0" w:color="auto"/>
      </w:divBdr>
    </w:div>
    <w:div w:id="471102192">
      <w:marLeft w:val="640"/>
      <w:marRight w:val="0"/>
      <w:marTop w:val="0"/>
      <w:marBottom w:val="0"/>
      <w:divBdr>
        <w:top w:val="none" w:sz="0" w:space="0" w:color="auto"/>
        <w:left w:val="none" w:sz="0" w:space="0" w:color="auto"/>
        <w:bottom w:val="none" w:sz="0" w:space="0" w:color="auto"/>
        <w:right w:val="none" w:sz="0" w:space="0" w:color="auto"/>
      </w:divBdr>
    </w:div>
    <w:div w:id="471170926">
      <w:marLeft w:val="640"/>
      <w:marRight w:val="0"/>
      <w:marTop w:val="0"/>
      <w:marBottom w:val="0"/>
      <w:divBdr>
        <w:top w:val="none" w:sz="0" w:space="0" w:color="auto"/>
        <w:left w:val="none" w:sz="0" w:space="0" w:color="auto"/>
        <w:bottom w:val="none" w:sz="0" w:space="0" w:color="auto"/>
        <w:right w:val="none" w:sz="0" w:space="0" w:color="auto"/>
      </w:divBdr>
    </w:div>
    <w:div w:id="471294379">
      <w:marLeft w:val="640"/>
      <w:marRight w:val="0"/>
      <w:marTop w:val="0"/>
      <w:marBottom w:val="0"/>
      <w:divBdr>
        <w:top w:val="none" w:sz="0" w:space="0" w:color="auto"/>
        <w:left w:val="none" w:sz="0" w:space="0" w:color="auto"/>
        <w:bottom w:val="none" w:sz="0" w:space="0" w:color="auto"/>
        <w:right w:val="none" w:sz="0" w:space="0" w:color="auto"/>
      </w:divBdr>
    </w:div>
    <w:div w:id="471295419">
      <w:marLeft w:val="640"/>
      <w:marRight w:val="0"/>
      <w:marTop w:val="0"/>
      <w:marBottom w:val="0"/>
      <w:divBdr>
        <w:top w:val="none" w:sz="0" w:space="0" w:color="auto"/>
        <w:left w:val="none" w:sz="0" w:space="0" w:color="auto"/>
        <w:bottom w:val="none" w:sz="0" w:space="0" w:color="auto"/>
        <w:right w:val="none" w:sz="0" w:space="0" w:color="auto"/>
      </w:divBdr>
    </w:div>
    <w:div w:id="471404593">
      <w:marLeft w:val="640"/>
      <w:marRight w:val="0"/>
      <w:marTop w:val="0"/>
      <w:marBottom w:val="0"/>
      <w:divBdr>
        <w:top w:val="none" w:sz="0" w:space="0" w:color="auto"/>
        <w:left w:val="none" w:sz="0" w:space="0" w:color="auto"/>
        <w:bottom w:val="none" w:sz="0" w:space="0" w:color="auto"/>
        <w:right w:val="none" w:sz="0" w:space="0" w:color="auto"/>
      </w:divBdr>
    </w:div>
    <w:div w:id="471409096">
      <w:marLeft w:val="640"/>
      <w:marRight w:val="0"/>
      <w:marTop w:val="0"/>
      <w:marBottom w:val="0"/>
      <w:divBdr>
        <w:top w:val="none" w:sz="0" w:space="0" w:color="auto"/>
        <w:left w:val="none" w:sz="0" w:space="0" w:color="auto"/>
        <w:bottom w:val="none" w:sz="0" w:space="0" w:color="auto"/>
        <w:right w:val="none" w:sz="0" w:space="0" w:color="auto"/>
      </w:divBdr>
    </w:div>
    <w:div w:id="471484298">
      <w:marLeft w:val="640"/>
      <w:marRight w:val="0"/>
      <w:marTop w:val="0"/>
      <w:marBottom w:val="0"/>
      <w:divBdr>
        <w:top w:val="none" w:sz="0" w:space="0" w:color="auto"/>
        <w:left w:val="none" w:sz="0" w:space="0" w:color="auto"/>
        <w:bottom w:val="none" w:sz="0" w:space="0" w:color="auto"/>
        <w:right w:val="none" w:sz="0" w:space="0" w:color="auto"/>
      </w:divBdr>
    </w:div>
    <w:div w:id="471488148">
      <w:marLeft w:val="640"/>
      <w:marRight w:val="0"/>
      <w:marTop w:val="0"/>
      <w:marBottom w:val="0"/>
      <w:divBdr>
        <w:top w:val="none" w:sz="0" w:space="0" w:color="auto"/>
        <w:left w:val="none" w:sz="0" w:space="0" w:color="auto"/>
        <w:bottom w:val="none" w:sz="0" w:space="0" w:color="auto"/>
        <w:right w:val="none" w:sz="0" w:space="0" w:color="auto"/>
      </w:divBdr>
    </w:div>
    <w:div w:id="471672905">
      <w:marLeft w:val="640"/>
      <w:marRight w:val="0"/>
      <w:marTop w:val="0"/>
      <w:marBottom w:val="0"/>
      <w:divBdr>
        <w:top w:val="none" w:sz="0" w:space="0" w:color="auto"/>
        <w:left w:val="none" w:sz="0" w:space="0" w:color="auto"/>
        <w:bottom w:val="none" w:sz="0" w:space="0" w:color="auto"/>
        <w:right w:val="none" w:sz="0" w:space="0" w:color="auto"/>
      </w:divBdr>
    </w:div>
    <w:div w:id="471673731">
      <w:marLeft w:val="640"/>
      <w:marRight w:val="0"/>
      <w:marTop w:val="0"/>
      <w:marBottom w:val="0"/>
      <w:divBdr>
        <w:top w:val="none" w:sz="0" w:space="0" w:color="auto"/>
        <w:left w:val="none" w:sz="0" w:space="0" w:color="auto"/>
        <w:bottom w:val="none" w:sz="0" w:space="0" w:color="auto"/>
        <w:right w:val="none" w:sz="0" w:space="0" w:color="auto"/>
      </w:divBdr>
    </w:div>
    <w:div w:id="471681859">
      <w:marLeft w:val="640"/>
      <w:marRight w:val="0"/>
      <w:marTop w:val="0"/>
      <w:marBottom w:val="0"/>
      <w:divBdr>
        <w:top w:val="none" w:sz="0" w:space="0" w:color="auto"/>
        <w:left w:val="none" w:sz="0" w:space="0" w:color="auto"/>
        <w:bottom w:val="none" w:sz="0" w:space="0" w:color="auto"/>
        <w:right w:val="none" w:sz="0" w:space="0" w:color="auto"/>
      </w:divBdr>
    </w:div>
    <w:div w:id="471748828">
      <w:marLeft w:val="640"/>
      <w:marRight w:val="0"/>
      <w:marTop w:val="0"/>
      <w:marBottom w:val="0"/>
      <w:divBdr>
        <w:top w:val="none" w:sz="0" w:space="0" w:color="auto"/>
        <w:left w:val="none" w:sz="0" w:space="0" w:color="auto"/>
        <w:bottom w:val="none" w:sz="0" w:space="0" w:color="auto"/>
        <w:right w:val="none" w:sz="0" w:space="0" w:color="auto"/>
      </w:divBdr>
    </w:div>
    <w:div w:id="471795300">
      <w:marLeft w:val="640"/>
      <w:marRight w:val="0"/>
      <w:marTop w:val="0"/>
      <w:marBottom w:val="0"/>
      <w:divBdr>
        <w:top w:val="none" w:sz="0" w:space="0" w:color="auto"/>
        <w:left w:val="none" w:sz="0" w:space="0" w:color="auto"/>
        <w:bottom w:val="none" w:sz="0" w:space="0" w:color="auto"/>
        <w:right w:val="none" w:sz="0" w:space="0" w:color="auto"/>
      </w:divBdr>
    </w:div>
    <w:div w:id="471947534">
      <w:marLeft w:val="640"/>
      <w:marRight w:val="0"/>
      <w:marTop w:val="0"/>
      <w:marBottom w:val="0"/>
      <w:divBdr>
        <w:top w:val="none" w:sz="0" w:space="0" w:color="auto"/>
        <w:left w:val="none" w:sz="0" w:space="0" w:color="auto"/>
        <w:bottom w:val="none" w:sz="0" w:space="0" w:color="auto"/>
        <w:right w:val="none" w:sz="0" w:space="0" w:color="auto"/>
      </w:divBdr>
    </w:div>
    <w:div w:id="471949005">
      <w:marLeft w:val="640"/>
      <w:marRight w:val="0"/>
      <w:marTop w:val="0"/>
      <w:marBottom w:val="0"/>
      <w:divBdr>
        <w:top w:val="none" w:sz="0" w:space="0" w:color="auto"/>
        <w:left w:val="none" w:sz="0" w:space="0" w:color="auto"/>
        <w:bottom w:val="none" w:sz="0" w:space="0" w:color="auto"/>
        <w:right w:val="none" w:sz="0" w:space="0" w:color="auto"/>
      </w:divBdr>
    </w:div>
    <w:div w:id="471990735">
      <w:marLeft w:val="640"/>
      <w:marRight w:val="0"/>
      <w:marTop w:val="0"/>
      <w:marBottom w:val="0"/>
      <w:divBdr>
        <w:top w:val="none" w:sz="0" w:space="0" w:color="auto"/>
        <w:left w:val="none" w:sz="0" w:space="0" w:color="auto"/>
        <w:bottom w:val="none" w:sz="0" w:space="0" w:color="auto"/>
        <w:right w:val="none" w:sz="0" w:space="0" w:color="auto"/>
      </w:divBdr>
    </w:div>
    <w:div w:id="471990833">
      <w:marLeft w:val="640"/>
      <w:marRight w:val="0"/>
      <w:marTop w:val="0"/>
      <w:marBottom w:val="0"/>
      <w:divBdr>
        <w:top w:val="none" w:sz="0" w:space="0" w:color="auto"/>
        <w:left w:val="none" w:sz="0" w:space="0" w:color="auto"/>
        <w:bottom w:val="none" w:sz="0" w:space="0" w:color="auto"/>
        <w:right w:val="none" w:sz="0" w:space="0" w:color="auto"/>
      </w:divBdr>
    </w:div>
    <w:div w:id="472018028">
      <w:marLeft w:val="640"/>
      <w:marRight w:val="0"/>
      <w:marTop w:val="0"/>
      <w:marBottom w:val="0"/>
      <w:divBdr>
        <w:top w:val="none" w:sz="0" w:space="0" w:color="auto"/>
        <w:left w:val="none" w:sz="0" w:space="0" w:color="auto"/>
        <w:bottom w:val="none" w:sz="0" w:space="0" w:color="auto"/>
        <w:right w:val="none" w:sz="0" w:space="0" w:color="auto"/>
      </w:divBdr>
    </w:div>
    <w:div w:id="472019770">
      <w:marLeft w:val="640"/>
      <w:marRight w:val="0"/>
      <w:marTop w:val="0"/>
      <w:marBottom w:val="0"/>
      <w:divBdr>
        <w:top w:val="none" w:sz="0" w:space="0" w:color="auto"/>
        <w:left w:val="none" w:sz="0" w:space="0" w:color="auto"/>
        <w:bottom w:val="none" w:sz="0" w:space="0" w:color="auto"/>
        <w:right w:val="none" w:sz="0" w:space="0" w:color="auto"/>
      </w:divBdr>
    </w:div>
    <w:div w:id="472023009">
      <w:marLeft w:val="640"/>
      <w:marRight w:val="0"/>
      <w:marTop w:val="0"/>
      <w:marBottom w:val="0"/>
      <w:divBdr>
        <w:top w:val="none" w:sz="0" w:space="0" w:color="auto"/>
        <w:left w:val="none" w:sz="0" w:space="0" w:color="auto"/>
        <w:bottom w:val="none" w:sz="0" w:space="0" w:color="auto"/>
        <w:right w:val="none" w:sz="0" w:space="0" w:color="auto"/>
      </w:divBdr>
    </w:div>
    <w:div w:id="472023028">
      <w:marLeft w:val="640"/>
      <w:marRight w:val="0"/>
      <w:marTop w:val="0"/>
      <w:marBottom w:val="0"/>
      <w:divBdr>
        <w:top w:val="none" w:sz="0" w:space="0" w:color="auto"/>
        <w:left w:val="none" w:sz="0" w:space="0" w:color="auto"/>
        <w:bottom w:val="none" w:sz="0" w:space="0" w:color="auto"/>
        <w:right w:val="none" w:sz="0" w:space="0" w:color="auto"/>
      </w:divBdr>
    </w:div>
    <w:div w:id="472062112">
      <w:marLeft w:val="640"/>
      <w:marRight w:val="0"/>
      <w:marTop w:val="0"/>
      <w:marBottom w:val="0"/>
      <w:divBdr>
        <w:top w:val="none" w:sz="0" w:space="0" w:color="auto"/>
        <w:left w:val="none" w:sz="0" w:space="0" w:color="auto"/>
        <w:bottom w:val="none" w:sz="0" w:space="0" w:color="auto"/>
        <w:right w:val="none" w:sz="0" w:space="0" w:color="auto"/>
      </w:divBdr>
    </w:div>
    <w:div w:id="472062227">
      <w:marLeft w:val="640"/>
      <w:marRight w:val="0"/>
      <w:marTop w:val="0"/>
      <w:marBottom w:val="0"/>
      <w:divBdr>
        <w:top w:val="none" w:sz="0" w:space="0" w:color="auto"/>
        <w:left w:val="none" w:sz="0" w:space="0" w:color="auto"/>
        <w:bottom w:val="none" w:sz="0" w:space="0" w:color="auto"/>
        <w:right w:val="none" w:sz="0" w:space="0" w:color="auto"/>
      </w:divBdr>
    </w:div>
    <w:div w:id="472259507">
      <w:marLeft w:val="640"/>
      <w:marRight w:val="0"/>
      <w:marTop w:val="0"/>
      <w:marBottom w:val="0"/>
      <w:divBdr>
        <w:top w:val="none" w:sz="0" w:space="0" w:color="auto"/>
        <w:left w:val="none" w:sz="0" w:space="0" w:color="auto"/>
        <w:bottom w:val="none" w:sz="0" w:space="0" w:color="auto"/>
        <w:right w:val="none" w:sz="0" w:space="0" w:color="auto"/>
      </w:divBdr>
    </w:div>
    <w:div w:id="472259567">
      <w:marLeft w:val="640"/>
      <w:marRight w:val="0"/>
      <w:marTop w:val="0"/>
      <w:marBottom w:val="0"/>
      <w:divBdr>
        <w:top w:val="none" w:sz="0" w:space="0" w:color="auto"/>
        <w:left w:val="none" w:sz="0" w:space="0" w:color="auto"/>
        <w:bottom w:val="none" w:sz="0" w:space="0" w:color="auto"/>
        <w:right w:val="none" w:sz="0" w:space="0" w:color="auto"/>
      </w:divBdr>
    </w:div>
    <w:div w:id="472336587">
      <w:marLeft w:val="640"/>
      <w:marRight w:val="0"/>
      <w:marTop w:val="0"/>
      <w:marBottom w:val="0"/>
      <w:divBdr>
        <w:top w:val="none" w:sz="0" w:space="0" w:color="auto"/>
        <w:left w:val="none" w:sz="0" w:space="0" w:color="auto"/>
        <w:bottom w:val="none" w:sz="0" w:space="0" w:color="auto"/>
        <w:right w:val="none" w:sz="0" w:space="0" w:color="auto"/>
      </w:divBdr>
    </w:div>
    <w:div w:id="472405287">
      <w:marLeft w:val="640"/>
      <w:marRight w:val="0"/>
      <w:marTop w:val="0"/>
      <w:marBottom w:val="0"/>
      <w:divBdr>
        <w:top w:val="none" w:sz="0" w:space="0" w:color="auto"/>
        <w:left w:val="none" w:sz="0" w:space="0" w:color="auto"/>
        <w:bottom w:val="none" w:sz="0" w:space="0" w:color="auto"/>
        <w:right w:val="none" w:sz="0" w:space="0" w:color="auto"/>
      </w:divBdr>
    </w:div>
    <w:div w:id="472405553">
      <w:marLeft w:val="640"/>
      <w:marRight w:val="0"/>
      <w:marTop w:val="0"/>
      <w:marBottom w:val="0"/>
      <w:divBdr>
        <w:top w:val="none" w:sz="0" w:space="0" w:color="auto"/>
        <w:left w:val="none" w:sz="0" w:space="0" w:color="auto"/>
        <w:bottom w:val="none" w:sz="0" w:space="0" w:color="auto"/>
        <w:right w:val="none" w:sz="0" w:space="0" w:color="auto"/>
      </w:divBdr>
    </w:div>
    <w:div w:id="472452922">
      <w:marLeft w:val="640"/>
      <w:marRight w:val="0"/>
      <w:marTop w:val="0"/>
      <w:marBottom w:val="0"/>
      <w:divBdr>
        <w:top w:val="none" w:sz="0" w:space="0" w:color="auto"/>
        <w:left w:val="none" w:sz="0" w:space="0" w:color="auto"/>
        <w:bottom w:val="none" w:sz="0" w:space="0" w:color="auto"/>
        <w:right w:val="none" w:sz="0" w:space="0" w:color="auto"/>
      </w:divBdr>
    </w:div>
    <w:div w:id="472602671">
      <w:marLeft w:val="640"/>
      <w:marRight w:val="0"/>
      <w:marTop w:val="0"/>
      <w:marBottom w:val="0"/>
      <w:divBdr>
        <w:top w:val="none" w:sz="0" w:space="0" w:color="auto"/>
        <w:left w:val="none" w:sz="0" w:space="0" w:color="auto"/>
        <w:bottom w:val="none" w:sz="0" w:space="0" w:color="auto"/>
        <w:right w:val="none" w:sz="0" w:space="0" w:color="auto"/>
      </w:divBdr>
    </w:div>
    <w:div w:id="472674895">
      <w:marLeft w:val="640"/>
      <w:marRight w:val="0"/>
      <w:marTop w:val="0"/>
      <w:marBottom w:val="0"/>
      <w:divBdr>
        <w:top w:val="none" w:sz="0" w:space="0" w:color="auto"/>
        <w:left w:val="none" w:sz="0" w:space="0" w:color="auto"/>
        <w:bottom w:val="none" w:sz="0" w:space="0" w:color="auto"/>
        <w:right w:val="none" w:sz="0" w:space="0" w:color="auto"/>
      </w:divBdr>
    </w:div>
    <w:div w:id="472717596">
      <w:marLeft w:val="640"/>
      <w:marRight w:val="0"/>
      <w:marTop w:val="0"/>
      <w:marBottom w:val="0"/>
      <w:divBdr>
        <w:top w:val="none" w:sz="0" w:space="0" w:color="auto"/>
        <w:left w:val="none" w:sz="0" w:space="0" w:color="auto"/>
        <w:bottom w:val="none" w:sz="0" w:space="0" w:color="auto"/>
        <w:right w:val="none" w:sz="0" w:space="0" w:color="auto"/>
      </w:divBdr>
    </w:div>
    <w:div w:id="472797120">
      <w:marLeft w:val="640"/>
      <w:marRight w:val="0"/>
      <w:marTop w:val="0"/>
      <w:marBottom w:val="0"/>
      <w:divBdr>
        <w:top w:val="none" w:sz="0" w:space="0" w:color="auto"/>
        <w:left w:val="none" w:sz="0" w:space="0" w:color="auto"/>
        <w:bottom w:val="none" w:sz="0" w:space="0" w:color="auto"/>
        <w:right w:val="none" w:sz="0" w:space="0" w:color="auto"/>
      </w:divBdr>
    </w:div>
    <w:div w:id="472987570">
      <w:marLeft w:val="640"/>
      <w:marRight w:val="0"/>
      <w:marTop w:val="0"/>
      <w:marBottom w:val="0"/>
      <w:divBdr>
        <w:top w:val="none" w:sz="0" w:space="0" w:color="auto"/>
        <w:left w:val="none" w:sz="0" w:space="0" w:color="auto"/>
        <w:bottom w:val="none" w:sz="0" w:space="0" w:color="auto"/>
        <w:right w:val="none" w:sz="0" w:space="0" w:color="auto"/>
      </w:divBdr>
    </w:div>
    <w:div w:id="472990574">
      <w:marLeft w:val="640"/>
      <w:marRight w:val="0"/>
      <w:marTop w:val="0"/>
      <w:marBottom w:val="0"/>
      <w:divBdr>
        <w:top w:val="none" w:sz="0" w:space="0" w:color="auto"/>
        <w:left w:val="none" w:sz="0" w:space="0" w:color="auto"/>
        <w:bottom w:val="none" w:sz="0" w:space="0" w:color="auto"/>
        <w:right w:val="none" w:sz="0" w:space="0" w:color="auto"/>
      </w:divBdr>
    </w:div>
    <w:div w:id="473067864">
      <w:marLeft w:val="640"/>
      <w:marRight w:val="0"/>
      <w:marTop w:val="0"/>
      <w:marBottom w:val="0"/>
      <w:divBdr>
        <w:top w:val="none" w:sz="0" w:space="0" w:color="auto"/>
        <w:left w:val="none" w:sz="0" w:space="0" w:color="auto"/>
        <w:bottom w:val="none" w:sz="0" w:space="0" w:color="auto"/>
        <w:right w:val="none" w:sz="0" w:space="0" w:color="auto"/>
      </w:divBdr>
    </w:div>
    <w:div w:id="473107095">
      <w:marLeft w:val="640"/>
      <w:marRight w:val="0"/>
      <w:marTop w:val="0"/>
      <w:marBottom w:val="0"/>
      <w:divBdr>
        <w:top w:val="none" w:sz="0" w:space="0" w:color="auto"/>
        <w:left w:val="none" w:sz="0" w:space="0" w:color="auto"/>
        <w:bottom w:val="none" w:sz="0" w:space="0" w:color="auto"/>
        <w:right w:val="none" w:sz="0" w:space="0" w:color="auto"/>
      </w:divBdr>
    </w:div>
    <w:div w:id="473109079">
      <w:marLeft w:val="640"/>
      <w:marRight w:val="0"/>
      <w:marTop w:val="0"/>
      <w:marBottom w:val="0"/>
      <w:divBdr>
        <w:top w:val="none" w:sz="0" w:space="0" w:color="auto"/>
        <w:left w:val="none" w:sz="0" w:space="0" w:color="auto"/>
        <w:bottom w:val="none" w:sz="0" w:space="0" w:color="auto"/>
        <w:right w:val="none" w:sz="0" w:space="0" w:color="auto"/>
      </w:divBdr>
    </w:div>
    <w:div w:id="473110346">
      <w:marLeft w:val="640"/>
      <w:marRight w:val="0"/>
      <w:marTop w:val="0"/>
      <w:marBottom w:val="0"/>
      <w:divBdr>
        <w:top w:val="none" w:sz="0" w:space="0" w:color="auto"/>
        <w:left w:val="none" w:sz="0" w:space="0" w:color="auto"/>
        <w:bottom w:val="none" w:sz="0" w:space="0" w:color="auto"/>
        <w:right w:val="none" w:sz="0" w:space="0" w:color="auto"/>
      </w:divBdr>
    </w:div>
    <w:div w:id="473260155">
      <w:marLeft w:val="640"/>
      <w:marRight w:val="0"/>
      <w:marTop w:val="0"/>
      <w:marBottom w:val="0"/>
      <w:divBdr>
        <w:top w:val="none" w:sz="0" w:space="0" w:color="auto"/>
        <w:left w:val="none" w:sz="0" w:space="0" w:color="auto"/>
        <w:bottom w:val="none" w:sz="0" w:space="0" w:color="auto"/>
        <w:right w:val="none" w:sz="0" w:space="0" w:color="auto"/>
      </w:divBdr>
    </w:div>
    <w:div w:id="473303522">
      <w:marLeft w:val="640"/>
      <w:marRight w:val="0"/>
      <w:marTop w:val="0"/>
      <w:marBottom w:val="0"/>
      <w:divBdr>
        <w:top w:val="none" w:sz="0" w:space="0" w:color="auto"/>
        <w:left w:val="none" w:sz="0" w:space="0" w:color="auto"/>
        <w:bottom w:val="none" w:sz="0" w:space="0" w:color="auto"/>
        <w:right w:val="none" w:sz="0" w:space="0" w:color="auto"/>
      </w:divBdr>
    </w:div>
    <w:div w:id="473447365">
      <w:marLeft w:val="640"/>
      <w:marRight w:val="0"/>
      <w:marTop w:val="0"/>
      <w:marBottom w:val="0"/>
      <w:divBdr>
        <w:top w:val="none" w:sz="0" w:space="0" w:color="auto"/>
        <w:left w:val="none" w:sz="0" w:space="0" w:color="auto"/>
        <w:bottom w:val="none" w:sz="0" w:space="0" w:color="auto"/>
        <w:right w:val="none" w:sz="0" w:space="0" w:color="auto"/>
      </w:divBdr>
    </w:div>
    <w:div w:id="473451453">
      <w:marLeft w:val="640"/>
      <w:marRight w:val="0"/>
      <w:marTop w:val="0"/>
      <w:marBottom w:val="0"/>
      <w:divBdr>
        <w:top w:val="none" w:sz="0" w:space="0" w:color="auto"/>
        <w:left w:val="none" w:sz="0" w:space="0" w:color="auto"/>
        <w:bottom w:val="none" w:sz="0" w:space="0" w:color="auto"/>
        <w:right w:val="none" w:sz="0" w:space="0" w:color="auto"/>
      </w:divBdr>
    </w:div>
    <w:div w:id="473572636">
      <w:marLeft w:val="640"/>
      <w:marRight w:val="0"/>
      <w:marTop w:val="0"/>
      <w:marBottom w:val="0"/>
      <w:divBdr>
        <w:top w:val="none" w:sz="0" w:space="0" w:color="auto"/>
        <w:left w:val="none" w:sz="0" w:space="0" w:color="auto"/>
        <w:bottom w:val="none" w:sz="0" w:space="0" w:color="auto"/>
        <w:right w:val="none" w:sz="0" w:space="0" w:color="auto"/>
      </w:divBdr>
    </w:div>
    <w:div w:id="473638793">
      <w:marLeft w:val="640"/>
      <w:marRight w:val="0"/>
      <w:marTop w:val="0"/>
      <w:marBottom w:val="0"/>
      <w:divBdr>
        <w:top w:val="none" w:sz="0" w:space="0" w:color="auto"/>
        <w:left w:val="none" w:sz="0" w:space="0" w:color="auto"/>
        <w:bottom w:val="none" w:sz="0" w:space="0" w:color="auto"/>
        <w:right w:val="none" w:sz="0" w:space="0" w:color="auto"/>
      </w:divBdr>
    </w:div>
    <w:div w:id="473641028">
      <w:marLeft w:val="640"/>
      <w:marRight w:val="0"/>
      <w:marTop w:val="0"/>
      <w:marBottom w:val="0"/>
      <w:divBdr>
        <w:top w:val="none" w:sz="0" w:space="0" w:color="auto"/>
        <w:left w:val="none" w:sz="0" w:space="0" w:color="auto"/>
        <w:bottom w:val="none" w:sz="0" w:space="0" w:color="auto"/>
        <w:right w:val="none" w:sz="0" w:space="0" w:color="auto"/>
      </w:divBdr>
    </w:div>
    <w:div w:id="473717552">
      <w:marLeft w:val="640"/>
      <w:marRight w:val="0"/>
      <w:marTop w:val="0"/>
      <w:marBottom w:val="0"/>
      <w:divBdr>
        <w:top w:val="none" w:sz="0" w:space="0" w:color="auto"/>
        <w:left w:val="none" w:sz="0" w:space="0" w:color="auto"/>
        <w:bottom w:val="none" w:sz="0" w:space="0" w:color="auto"/>
        <w:right w:val="none" w:sz="0" w:space="0" w:color="auto"/>
      </w:divBdr>
    </w:div>
    <w:div w:id="473762998">
      <w:marLeft w:val="640"/>
      <w:marRight w:val="0"/>
      <w:marTop w:val="0"/>
      <w:marBottom w:val="0"/>
      <w:divBdr>
        <w:top w:val="none" w:sz="0" w:space="0" w:color="auto"/>
        <w:left w:val="none" w:sz="0" w:space="0" w:color="auto"/>
        <w:bottom w:val="none" w:sz="0" w:space="0" w:color="auto"/>
        <w:right w:val="none" w:sz="0" w:space="0" w:color="auto"/>
      </w:divBdr>
    </w:div>
    <w:div w:id="473764298">
      <w:marLeft w:val="640"/>
      <w:marRight w:val="0"/>
      <w:marTop w:val="0"/>
      <w:marBottom w:val="0"/>
      <w:divBdr>
        <w:top w:val="none" w:sz="0" w:space="0" w:color="auto"/>
        <w:left w:val="none" w:sz="0" w:space="0" w:color="auto"/>
        <w:bottom w:val="none" w:sz="0" w:space="0" w:color="auto"/>
        <w:right w:val="none" w:sz="0" w:space="0" w:color="auto"/>
      </w:divBdr>
    </w:div>
    <w:div w:id="473833515">
      <w:marLeft w:val="640"/>
      <w:marRight w:val="0"/>
      <w:marTop w:val="0"/>
      <w:marBottom w:val="0"/>
      <w:divBdr>
        <w:top w:val="none" w:sz="0" w:space="0" w:color="auto"/>
        <w:left w:val="none" w:sz="0" w:space="0" w:color="auto"/>
        <w:bottom w:val="none" w:sz="0" w:space="0" w:color="auto"/>
        <w:right w:val="none" w:sz="0" w:space="0" w:color="auto"/>
      </w:divBdr>
    </w:div>
    <w:div w:id="473908672">
      <w:marLeft w:val="640"/>
      <w:marRight w:val="0"/>
      <w:marTop w:val="0"/>
      <w:marBottom w:val="0"/>
      <w:divBdr>
        <w:top w:val="none" w:sz="0" w:space="0" w:color="auto"/>
        <w:left w:val="none" w:sz="0" w:space="0" w:color="auto"/>
        <w:bottom w:val="none" w:sz="0" w:space="0" w:color="auto"/>
        <w:right w:val="none" w:sz="0" w:space="0" w:color="auto"/>
      </w:divBdr>
    </w:div>
    <w:div w:id="473957744">
      <w:marLeft w:val="640"/>
      <w:marRight w:val="0"/>
      <w:marTop w:val="0"/>
      <w:marBottom w:val="0"/>
      <w:divBdr>
        <w:top w:val="none" w:sz="0" w:space="0" w:color="auto"/>
        <w:left w:val="none" w:sz="0" w:space="0" w:color="auto"/>
        <w:bottom w:val="none" w:sz="0" w:space="0" w:color="auto"/>
        <w:right w:val="none" w:sz="0" w:space="0" w:color="auto"/>
      </w:divBdr>
    </w:div>
    <w:div w:id="473988879">
      <w:marLeft w:val="640"/>
      <w:marRight w:val="0"/>
      <w:marTop w:val="0"/>
      <w:marBottom w:val="0"/>
      <w:divBdr>
        <w:top w:val="none" w:sz="0" w:space="0" w:color="auto"/>
        <w:left w:val="none" w:sz="0" w:space="0" w:color="auto"/>
        <w:bottom w:val="none" w:sz="0" w:space="0" w:color="auto"/>
        <w:right w:val="none" w:sz="0" w:space="0" w:color="auto"/>
      </w:divBdr>
    </w:div>
    <w:div w:id="474032016">
      <w:marLeft w:val="640"/>
      <w:marRight w:val="0"/>
      <w:marTop w:val="0"/>
      <w:marBottom w:val="0"/>
      <w:divBdr>
        <w:top w:val="none" w:sz="0" w:space="0" w:color="auto"/>
        <w:left w:val="none" w:sz="0" w:space="0" w:color="auto"/>
        <w:bottom w:val="none" w:sz="0" w:space="0" w:color="auto"/>
        <w:right w:val="none" w:sz="0" w:space="0" w:color="auto"/>
      </w:divBdr>
    </w:div>
    <w:div w:id="474177289">
      <w:marLeft w:val="640"/>
      <w:marRight w:val="0"/>
      <w:marTop w:val="0"/>
      <w:marBottom w:val="0"/>
      <w:divBdr>
        <w:top w:val="none" w:sz="0" w:space="0" w:color="auto"/>
        <w:left w:val="none" w:sz="0" w:space="0" w:color="auto"/>
        <w:bottom w:val="none" w:sz="0" w:space="0" w:color="auto"/>
        <w:right w:val="none" w:sz="0" w:space="0" w:color="auto"/>
      </w:divBdr>
    </w:div>
    <w:div w:id="474178756">
      <w:marLeft w:val="640"/>
      <w:marRight w:val="0"/>
      <w:marTop w:val="0"/>
      <w:marBottom w:val="0"/>
      <w:divBdr>
        <w:top w:val="none" w:sz="0" w:space="0" w:color="auto"/>
        <w:left w:val="none" w:sz="0" w:space="0" w:color="auto"/>
        <w:bottom w:val="none" w:sz="0" w:space="0" w:color="auto"/>
        <w:right w:val="none" w:sz="0" w:space="0" w:color="auto"/>
      </w:divBdr>
    </w:div>
    <w:div w:id="474178926">
      <w:marLeft w:val="640"/>
      <w:marRight w:val="0"/>
      <w:marTop w:val="0"/>
      <w:marBottom w:val="0"/>
      <w:divBdr>
        <w:top w:val="none" w:sz="0" w:space="0" w:color="auto"/>
        <w:left w:val="none" w:sz="0" w:space="0" w:color="auto"/>
        <w:bottom w:val="none" w:sz="0" w:space="0" w:color="auto"/>
        <w:right w:val="none" w:sz="0" w:space="0" w:color="auto"/>
      </w:divBdr>
    </w:div>
    <w:div w:id="474224797">
      <w:marLeft w:val="640"/>
      <w:marRight w:val="0"/>
      <w:marTop w:val="0"/>
      <w:marBottom w:val="0"/>
      <w:divBdr>
        <w:top w:val="none" w:sz="0" w:space="0" w:color="auto"/>
        <w:left w:val="none" w:sz="0" w:space="0" w:color="auto"/>
        <w:bottom w:val="none" w:sz="0" w:space="0" w:color="auto"/>
        <w:right w:val="none" w:sz="0" w:space="0" w:color="auto"/>
      </w:divBdr>
    </w:div>
    <w:div w:id="474299596">
      <w:marLeft w:val="640"/>
      <w:marRight w:val="0"/>
      <w:marTop w:val="0"/>
      <w:marBottom w:val="0"/>
      <w:divBdr>
        <w:top w:val="none" w:sz="0" w:space="0" w:color="auto"/>
        <w:left w:val="none" w:sz="0" w:space="0" w:color="auto"/>
        <w:bottom w:val="none" w:sz="0" w:space="0" w:color="auto"/>
        <w:right w:val="none" w:sz="0" w:space="0" w:color="auto"/>
      </w:divBdr>
    </w:div>
    <w:div w:id="474303600">
      <w:marLeft w:val="640"/>
      <w:marRight w:val="0"/>
      <w:marTop w:val="0"/>
      <w:marBottom w:val="0"/>
      <w:divBdr>
        <w:top w:val="none" w:sz="0" w:space="0" w:color="auto"/>
        <w:left w:val="none" w:sz="0" w:space="0" w:color="auto"/>
        <w:bottom w:val="none" w:sz="0" w:space="0" w:color="auto"/>
        <w:right w:val="none" w:sz="0" w:space="0" w:color="auto"/>
      </w:divBdr>
    </w:div>
    <w:div w:id="474371827">
      <w:marLeft w:val="640"/>
      <w:marRight w:val="0"/>
      <w:marTop w:val="0"/>
      <w:marBottom w:val="0"/>
      <w:divBdr>
        <w:top w:val="none" w:sz="0" w:space="0" w:color="auto"/>
        <w:left w:val="none" w:sz="0" w:space="0" w:color="auto"/>
        <w:bottom w:val="none" w:sz="0" w:space="0" w:color="auto"/>
        <w:right w:val="none" w:sz="0" w:space="0" w:color="auto"/>
      </w:divBdr>
    </w:div>
    <w:div w:id="474377786">
      <w:marLeft w:val="640"/>
      <w:marRight w:val="0"/>
      <w:marTop w:val="0"/>
      <w:marBottom w:val="0"/>
      <w:divBdr>
        <w:top w:val="none" w:sz="0" w:space="0" w:color="auto"/>
        <w:left w:val="none" w:sz="0" w:space="0" w:color="auto"/>
        <w:bottom w:val="none" w:sz="0" w:space="0" w:color="auto"/>
        <w:right w:val="none" w:sz="0" w:space="0" w:color="auto"/>
      </w:divBdr>
    </w:div>
    <w:div w:id="474418182">
      <w:marLeft w:val="640"/>
      <w:marRight w:val="0"/>
      <w:marTop w:val="0"/>
      <w:marBottom w:val="0"/>
      <w:divBdr>
        <w:top w:val="none" w:sz="0" w:space="0" w:color="auto"/>
        <w:left w:val="none" w:sz="0" w:space="0" w:color="auto"/>
        <w:bottom w:val="none" w:sz="0" w:space="0" w:color="auto"/>
        <w:right w:val="none" w:sz="0" w:space="0" w:color="auto"/>
      </w:divBdr>
    </w:div>
    <w:div w:id="474490512">
      <w:marLeft w:val="640"/>
      <w:marRight w:val="0"/>
      <w:marTop w:val="0"/>
      <w:marBottom w:val="0"/>
      <w:divBdr>
        <w:top w:val="none" w:sz="0" w:space="0" w:color="auto"/>
        <w:left w:val="none" w:sz="0" w:space="0" w:color="auto"/>
        <w:bottom w:val="none" w:sz="0" w:space="0" w:color="auto"/>
        <w:right w:val="none" w:sz="0" w:space="0" w:color="auto"/>
      </w:divBdr>
    </w:div>
    <w:div w:id="474495363">
      <w:marLeft w:val="640"/>
      <w:marRight w:val="0"/>
      <w:marTop w:val="0"/>
      <w:marBottom w:val="0"/>
      <w:divBdr>
        <w:top w:val="none" w:sz="0" w:space="0" w:color="auto"/>
        <w:left w:val="none" w:sz="0" w:space="0" w:color="auto"/>
        <w:bottom w:val="none" w:sz="0" w:space="0" w:color="auto"/>
        <w:right w:val="none" w:sz="0" w:space="0" w:color="auto"/>
      </w:divBdr>
    </w:div>
    <w:div w:id="474495381">
      <w:marLeft w:val="640"/>
      <w:marRight w:val="0"/>
      <w:marTop w:val="0"/>
      <w:marBottom w:val="0"/>
      <w:divBdr>
        <w:top w:val="none" w:sz="0" w:space="0" w:color="auto"/>
        <w:left w:val="none" w:sz="0" w:space="0" w:color="auto"/>
        <w:bottom w:val="none" w:sz="0" w:space="0" w:color="auto"/>
        <w:right w:val="none" w:sz="0" w:space="0" w:color="auto"/>
      </w:divBdr>
    </w:div>
    <w:div w:id="474565593">
      <w:marLeft w:val="640"/>
      <w:marRight w:val="0"/>
      <w:marTop w:val="0"/>
      <w:marBottom w:val="0"/>
      <w:divBdr>
        <w:top w:val="none" w:sz="0" w:space="0" w:color="auto"/>
        <w:left w:val="none" w:sz="0" w:space="0" w:color="auto"/>
        <w:bottom w:val="none" w:sz="0" w:space="0" w:color="auto"/>
        <w:right w:val="none" w:sz="0" w:space="0" w:color="auto"/>
      </w:divBdr>
    </w:div>
    <w:div w:id="474572011">
      <w:marLeft w:val="640"/>
      <w:marRight w:val="0"/>
      <w:marTop w:val="0"/>
      <w:marBottom w:val="0"/>
      <w:divBdr>
        <w:top w:val="none" w:sz="0" w:space="0" w:color="auto"/>
        <w:left w:val="none" w:sz="0" w:space="0" w:color="auto"/>
        <w:bottom w:val="none" w:sz="0" w:space="0" w:color="auto"/>
        <w:right w:val="none" w:sz="0" w:space="0" w:color="auto"/>
      </w:divBdr>
    </w:div>
    <w:div w:id="474641794">
      <w:bodyDiv w:val="1"/>
      <w:marLeft w:val="0"/>
      <w:marRight w:val="0"/>
      <w:marTop w:val="0"/>
      <w:marBottom w:val="0"/>
      <w:divBdr>
        <w:top w:val="none" w:sz="0" w:space="0" w:color="auto"/>
        <w:left w:val="none" w:sz="0" w:space="0" w:color="auto"/>
        <w:bottom w:val="none" w:sz="0" w:space="0" w:color="auto"/>
        <w:right w:val="none" w:sz="0" w:space="0" w:color="auto"/>
      </w:divBdr>
    </w:div>
    <w:div w:id="474643497">
      <w:marLeft w:val="640"/>
      <w:marRight w:val="0"/>
      <w:marTop w:val="0"/>
      <w:marBottom w:val="0"/>
      <w:divBdr>
        <w:top w:val="none" w:sz="0" w:space="0" w:color="auto"/>
        <w:left w:val="none" w:sz="0" w:space="0" w:color="auto"/>
        <w:bottom w:val="none" w:sz="0" w:space="0" w:color="auto"/>
        <w:right w:val="none" w:sz="0" w:space="0" w:color="auto"/>
      </w:divBdr>
    </w:div>
    <w:div w:id="474681468">
      <w:marLeft w:val="640"/>
      <w:marRight w:val="0"/>
      <w:marTop w:val="0"/>
      <w:marBottom w:val="0"/>
      <w:divBdr>
        <w:top w:val="none" w:sz="0" w:space="0" w:color="auto"/>
        <w:left w:val="none" w:sz="0" w:space="0" w:color="auto"/>
        <w:bottom w:val="none" w:sz="0" w:space="0" w:color="auto"/>
        <w:right w:val="none" w:sz="0" w:space="0" w:color="auto"/>
      </w:divBdr>
    </w:div>
    <w:div w:id="474686483">
      <w:marLeft w:val="640"/>
      <w:marRight w:val="0"/>
      <w:marTop w:val="0"/>
      <w:marBottom w:val="0"/>
      <w:divBdr>
        <w:top w:val="none" w:sz="0" w:space="0" w:color="auto"/>
        <w:left w:val="none" w:sz="0" w:space="0" w:color="auto"/>
        <w:bottom w:val="none" w:sz="0" w:space="0" w:color="auto"/>
        <w:right w:val="none" w:sz="0" w:space="0" w:color="auto"/>
      </w:divBdr>
    </w:div>
    <w:div w:id="474688559">
      <w:marLeft w:val="640"/>
      <w:marRight w:val="0"/>
      <w:marTop w:val="0"/>
      <w:marBottom w:val="0"/>
      <w:divBdr>
        <w:top w:val="none" w:sz="0" w:space="0" w:color="auto"/>
        <w:left w:val="none" w:sz="0" w:space="0" w:color="auto"/>
        <w:bottom w:val="none" w:sz="0" w:space="0" w:color="auto"/>
        <w:right w:val="none" w:sz="0" w:space="0" w:color="auto"/>
      </w:divBdr>
    </w:div>
    <w:div w:id="474762919">
      <w:marLeft w:val="640"/>
      <w:marRight w:val="0"/>
      <w:marTop w:val="0"/>
      <w:marBottom w:val="0"/>
      <w:divBdr>
        <w:top w:val="none" w:sz="0" w:space="0" w:color="auto"/>
        <w:left w:val="none" w:sz="0" w:space="0" w:color="auto"/>
        <w:bottom w:val="none" w:sz="0" w:space="0" w:color="auto"/>
        <w:right w:val="none" w:sz="0" w:space="0" w:color="auto"/>
      </w:divBdr>
    </w:div>
    <w:div w:id="474839048">
      <w:marLeft w:val="640"/>
      <w:marRight w:val="0"/>
      <w:marTop w:val="0"/>
      <w:marBottom w:val="0"/>
      <w:divBdr>
        <w:top w:val="none" w:sz="0" w:space="0" w:color="auto"/>
        <w:left w:val="none" w:sz="0" w:space="0" w:color="auto"/>
        <w:bottom w:val="none" w:sz="0" w:space="0" w:color="auto"/>
        <w:right w:val="none" w:sz="0" w:space="0" w:color="auto"/>
      </w:divBdr>
    </w:div>
    <w:div w:id="474881053">
      <w:marLeft w:val="640"/>
      <w:marRight w:val="0"/>
      <w:marTop w:val="0"/>
      <w:marBottom w:val="0"/>
      <w:divBdr>
        <w:top w:val="none" w:sz="0" w:space="0" w:color="auto"/>
        <w:left w:val="none" w:sz="0" w:space="0" w:color="auto"/>
        <w:bottom w:val="none" w:sz="0" w:space="0" w:color="auto"/>
        <w:right w:val="none" w:sz="0" w:space="0" w:color="auto"/>
      </w:divBdr>
    </w:div>
    <w:div w:id="474954380">
      <w:marLeft w:val="640"/>
      <w:marRight w:val="0"/>
      <w:marTop w:val="0"/>
      <w:marBottom w:val="0"/>
      <w:divBdr>
        <w:top w:val="none" w:sz="0" w:space="0" w:color="auto"/>
        <w:left w:val="none" w:sz="0" w:space="0" w:color="auto"/>
        <w:bottom w:val="none" w:sz="0" w:space="0" w:color="auto"/>
        <w:right w:val="none" w:sz="0" w:space="0" w:color="auto"/>
      </w:divBdr>
    </w:div>
    <w:div w:id="474955310">
      <w:marLeft w:val="640"/>
      <w:marRight w:val="0"/>
      <w:marTop w:val="0"/>
      <w:marBottom w:val="0"/>
      <w:divBdr>
        <w:top w:val="none" w:sz="0" w:space="0" w:color="auto"/>
        <w:left w:val="none" w:sz="0" w:space="0" w:color="auto"/>
        <w:bottom w:val="none" w:sz="0" w:space="0" w:color="auto"/>
        <w:right w:val="none" w:sz="0" w:space="0" w:color="auto"/>
      </w:divBdr>
    </w:div>
    <w:div w:id="474955444">
      <w:marLeft w:val="640"/>
      <w:marRight w:val="0"/>
      <w:marTop w:val="0"/>
      <w:marBottom w:val="0"/>
      <w:divBdr>
        <w:top w:val="none" w:sz="0" w:space="0" w:color="auto"/>
        <w:left w:val="none" w:sz="0" w:space="0" w:color="auto"/>
        <w:bottom w:val="none" w:sz="0" w:space="0" w:color="auto"/>
        <w:right w:val="none" w:sz="0" w:space="0" w:color="auto"/>
      </w:divBdr>
    </w:div>
    <w:div w:id="475028148">
      <w:marLeft w:val="640"/>
      <w:marRight w:val="0"/>
      <w:marTop w:val="0"/>
      <w:marBottom w:val="0"/>
      <w:divBdr>
        <w:top w:val="none" w:sz="0" w:space="0" w:color="auto"/>
        <w:left w:val="none" w:sz="0" w:space="0" w:color="auto"/>
        <w:bottom w:val="none" w:sz="0" w:space="0" w:color="auto"/>
        <w:right w:val="none" w:sz="0" w:space="0" w:color="auto"/>
      </w:divBdr>
    </w:div>
    <w:div w:id="475031691">
      <w:marLeft w:val="640"/>
      <w:marRight w:val="0"/>
      <w:marTop w:val="0"/>
      <w:marBottom w:val="0"/>
      <w:divBdr>
        <w:top w:val="none" w:sz="0" w:space="0" w:color="auto"/>
        <w:left w:val="none" w:sz="0" w:space="0" w:color="auto"/>
        <w:bottom w:val="none" w:sz="0" w:space="0" w:color="auto"/>
        <w:right w:val="none" w:sz="0" w:space="0" w:color="auto"/>
      </w:divBdr>
    </w:div>
    <w:div w:id="475099994">
      <w:marLeft w:val="640"/>
      <w:marRight w:val="0"/>
      <w:marTop w:val="0"/>
      <w:marBottom w:val="0"/>
      <w:divBdr>
        <w:top w:val="none" w:sz="0" w:space="0" w:color="auto"/>
        <w:left w:val="none" w:sz="0" w:space="0" w:color="auto"/>
        <w:bottom w:val="none" w:sz="0" w:space="0" w:color="auto"/>
        <w:right w:val="none" w:sz="0" w:space="0" w:color="auto"/>
      </w:divBdr>
    </w:div>
    <w:div w:id="475219507">
      <w:marLeft w:val="640"/>
      <w:marRight w:val="0"/>
      <w:marTop w:val="0"/>
      <w:marBottom w:val="0"/>
      <w:divBdr>
        <w:top w:val="none" w:sz="0" w:space="0" w:color="auto"/>
        <w:left w:val="none" w:sz="0" w:space="0" w:color="auto"/>
        <w:bottom w:val="none" w:sz="0" w:space="0" w:color="auto"/>
        <w:right w:val="none" w:sz="0" w:space="0" w:color="auto"/>
      </w:divBdr>
    </w:div>
    <w:div w:id="475227181">
      <w:marLeft w:val="640"/>
      <w:marRight w:val="0"/>
      <w:marTop w:val="0"/>
      <w:marBottom w:val="0"/>
      <w:divBdr>
        <w:top w:val="none" w:sz="0" w:space="0" w:color="auto"/>
        <w:left w:val="none" w:sz="0" w:space="0" w:color="auto"/>
        <w:bottom w:val="none" w:sz="0" w:space="0" w:color="auto"/>
        <w:right w:val="none" w:sz="0" w:space="0" w:color="auto"/>
      </w:divBdr>
    </w:div>
    <w:div w:id="475267123">
      <w:marLeft w:val="640"/>
      <w:marRight w:val="0"/>
      <w:marTop w:val="0"/>
      <w:marBottom w:val="0"/>
      <w:divBdr>
        <w:top w:val="none" w:sz="0" w:space="0" w:color="auto"/>
        <w:left w:val="none" w:sz="0" w:space="0" w:color="auto"/>
        <w:bottom w:val="none" w:sz="0" w:space="0" w:color="auto"/>
        <w:right w:val="none" w:sz="0" w:space="0" w:color="auto"/>
      </w:divBdr>
    </w:div>
    <w:div w:id="475299445">
      <w:marLeft w:val="640"/>
      <w:marRight w:val="0"/>
      <w:marTop w:val="0"/>
      <w:marBottom w:val="0"/>
      <w:divBdr>
        <w:top w:val="none" w:sz="0" w:space="0" w:color="auto"/>
        <w:left w:val="none" w:sz="0" w:space="0" w:color="auto"/>
        <w:bottom w:val="none" w:sz="0" w:space="0" w:color="auto"/>
        <w:right w:val="none" w:sz="0" w:space="0" w:color="auto"/>
      </w:divBdr>
    </w:div>
    <w:div w:id="475341487">
      <w:marLeft w:val="640"/>
      <w:marRight w:val="0"/>
      <w:marTop w:val="0"/>
      <w:marBottom w:val="0"/>
      <w:divBdr>
        <w:top w:val="none" w:sz="0" w:space="0" w:color="auto"/>
        <w:left w:val="none" w:sz="0" w:space="0" w:color="auto"/>
        <w:bottom w:val="none" w:sz="0" w:space="0" w:color="auto"/>
        <w:right w:val="none" w:sz="0" w:space="0" w:color="auto"/>
      </w:divBdr>
    </w:div>
    <w:div w:id="475344329">
      <w:marLeft w:val="640"/>
      <w:marRight w:val="0"/>
      <w:marTop w:val="0"/>
      <w:marBottom w:val="0"/>
      <w:divBdr>
        <w:top w:val="none" w:sz="0" w:space="0" w:color="auto"/>
        <w:left w:val="none" w:sz="0" w:space="0" w:color="auto"/>
        <w:bottom w:val="none" w:sz="0" w:space="0" w:color="auto"/>
        <w:right w:val="none" w:sz="0" w:space="0" w:color="auto"/>
      </w:divBdr>
    </w:div>
    <w:div w:id="475414033">
      <w:marLeft w:val="640"/>
      <w:marRight w:val="0"/>
      <w:marTop w:val="0"/>
      <w:marBottom w:val="0"/>
      <w:divBdr>
        <w:top w:val="none" w:sz="0" w:space="0" w:color="auto"/>
        <w:left w:val="none" w:sz="0" w:space="0" w:color="auto"/>
        <w:bottom w:val="none" w:sz="0" w:space="0" w:color="auto"/>
        <w:right w:val="none" w:sz="0" w:space="0" w:color="auto"/>
      </w:divBdr>
    </w:div>
    <w:div w:id="475415819">
      <w:marLeft w:val="640"/>
      <w:marRight w:val="0"/>
      <w:marTop w:val="0"/>
      <w:marBottom w:val="0"/>
      <w:divBdr>
        <w:top w:val="none" w:sz="0" w:space="0" w:color="auto"/>
        <w:left w:val="none" w:sz="0" w:space="0" w:color="auto"/>
        <w:bottom w:val="none" w:sz="0" w:space="0" w:color="auto"/>
        <w:right w:val="none" w:sz="0" w:space="0" w:color="auto"/>
      </w:divBdr>
    </w:div>
    <w:div w:id="475606606">
      <w:marLeft w:val="640"/>
      <w:marRight w:val="0"/>
      <w:marTop w:val="0"/>
      <w:marBottom w:val="0"/>
      <w:divBdr>
        <w:top w:val="none" w:sz="0" w:space="0" w:color="auto"/>
        <w:left w:val="none" w:sz="0" w:space="0" w:color="auto"/>
        <w:bottom w:val="none" w:sz="0" w:space="0" w:color="auto"/>
        <w:right w:val="none" w:sz="0" w:space="0" w:color="auto"/>
      </w:divBdr>
    </w:div>
    <w:div w:id="475610847">
      <w:marLeft w:val="640"/>
      <w:marRight w:val="0"/>
      <w:marTop w:val="0"/>
      <w:marBottom w:val="0"/>
      <w:divBdr>
        <w:top w:val="none" w:sz="0" w:space="0" w:color="auto"/>
        <w:left w:val="none" w:sz="0" w:space="0" w:color="auto"/>
        <w:bottom w:val="none" w:sz="0" w:space="0" w:color="auto"/>
        <w:right w:val="none" w:sz="0" w:space="0" w:color="auto"/>
      </w:divBdr>
    </w:div>
    <w:div w:id="475683137">
      <w:marLeft w:val="640"/>
      <w:marRight w:val="0"/>
      <w:marTop w:val="0"/>
      <w:marBottom w:val="0"/>
      <w:divBdr>
        <w:top w:val="none" w:sz="0" w:space="0" w:color="auto"/>
        <w:left w:val="none" w:sz="0" w:space="0" w:color="auto"/>
        <w:bottom w:val="none" w:sz="0" w:space="0" w:color="auto"/>
        <w:right w:val="none" w:sz="0" w:space="0" w:color="auto"/>
      </w:divBdr>
    </w:div>
    <w:div w:id="475800542">
      <w:marLeft w:val="640"/>
      <w:marRight w:val="0"/>
      <w:marTop w:val="0"/>
      <w:marBottom w:val="0"/>
      <w:divBdr>
        <w:top w:val="none" w:sz="0" w:space="0" w:color="auto"/>
        <w:left w:val="none" w:sz="0" w:space="0" w:color="auto"/>
        <w:bottom w:val="none" w:sz="0" w:space="0" w:color="auto"/>
        <w:right w:val="none" w:sz="0" w:space="0" w:color="auto"/>
      </w:divBdr>
    </w:div>
    <w:div w:id="475803370">
      <w:marLeft w:val="640"/>
      <w:marRight w:val="0"/>
      <w:marTop w:val="0"/>
      <w:marBottom w:val="0"/>
      <w:divBdr>
        <w:top w:val="none" w:sz="0" w:space="0" w:color="auto"/>
        <w:left w:val="none" w:sz="0" w:space="0" w:color="auto"/>
        <w:bottom w:val="none" w:sz="0" w:space="0" w:color="auto"/>
        <w:right w:val="none" w:sz="0" w:space="0" w:color="auto"/>
      </w:divBdr>
    </w:div>
    <w:div w:id="475803432">
      <w:marLeft w:val="640"/>
      <w:marRight w:val="0"/>
      <w:marTop w:val="0"/>
      <w:marBottom w:val="0"/>
      <w:divBdr>
        <w:top w:val="none" w:sz="0" w:space="0" w:color="auto"/>
        <w:left w:val="none" w:sz="0" w:space="0" w:color="auto"/>
        <w:bottom w:val="none" w:sz="0" w:space="0" w:color="auto"/>
        <w:right w:val="none" w:sz="0" w:space="0" w:color="auto"/>
      </w:divBdr>
    </w:div>
    <w:div w:id="475803982">
      <w:marLeft w:val="640"/>
      <w:marRight w:val="0"/>
      <w:marTop w:val="0"/>
      <w:marBottom w:val="0"/>
      <w:divBdr>
        <w:top w:val="none" w:sz="0" w:space="0" w:color="auto"/>
        <w:left w:val="none" w:sz="0" w:space="0" w:color="auto"/>
        <w:bottom w:val="none" w:sz="0" w:space="0" w:color="auto"/>
        <w:right w:val="none" w:sz="0" w:space="0" w:color="auto"/>
      </w:divBdr>
    </w:div>
    <w:div w:id="475873540">
      <w:marLeft w:val="640"/>
      <w:marRight w:val="0"/>
      <w:marTop w:val="0"/>
      <w:marBottom w:val="0"/>
      <w:divBdr>
        <w:top w:val="none" w:sz="0" w:space="0" w:color="auto"/>
        <w:left w:val="none" w:sz="0" w:space="0" w:color="auto"/>
        <w:bottom w:val="none" w:sz="0" w:space="0" w:color="auto"/>
        <w:right w:val="none" w:sz="0" w:space="0" w:color="auto"/>
      </w:divBdr>
    </w:div>
    <w:div w:id="475876316">
      <w:marLeft w:val="640"/>
      <w:marRight w:val="0"/>
      <w:marTop w:val="0"/>
      <w:marBottom w:val="0"/>
      <w:divBdr>
        <w:top w:val="none" w:sz="0" w:space="0" w:color="auto"/>
        <w:left w:val="none" w:sz="0" w:space="0" w:color="auto"/>
        <w:bottom w:val="none" w:sz="0" w:space="0" w:color="auto"/>
        <w:right w:val="none" w:sz="0" w:space="0" w:color="auto"/>
      </w:divBdr>
    </w:div>
    <w:div w:id="475881552">
      <w:marLeft w:val="640"/>
      <w:marRight w:val="0"/>
      <w:marTop w:val="0"/>
      <w:marBottom w:val="0"/>
      <w:divBdr>
        <w:top w:val="none" w:sz="0" w:space="0" w:color="auto"/>
        <w:left w:val="none" w:sz="0" w:space="0" w:color="auto"/>
        <w:bottom w:val="none" w:sz="0" w:space="0" w:color="auto"/>
        <w:right w:val="none" w:sz="0" w:space="0" w:color="auto"/>
      </w:divBdr>
    </w:div>
    <w:div w:id="475948924">
      <w:marLeft w:val="640"/>
      <w:marRight w:val="0"/>
      <w:marTop w:val="0"/>
      <w:marBottom w:val="0"/>
      <w:divBdr>
        <w:top w:val="none" w:sz="0" w:space="0" w:color="auto"/>
        <w:left w:val="none" w:sz="0" w:space="0" w:color="auto"/>
        <w:bottom w:val="none" w:sz="0" w:space="0" w:color="auto"/>
        <w:right w:val="none" w:sz="0" w:space="0" w:color="auto"/>
      </w:divBdr>
    </w:div>
    <w:div w:id="475951745">
      <w:marLeft w:val="640"/>
      <w:marRight w:val="0"/>
      <w:marTop w:val="0"/>
      <w:marBottom w:val="0"/>
      <w:divBdr>
        <w:top w:val="none" w:sz="0" w:space="0" w:color="auto"/>
        <w:left w:val="none" w:sz="0" w:space="0" w:color="auto"/>
        <w:bottom w:val="none" w:sz="0" w:space="0" w:color="auto"/>
        <w:right w:val="none" w:sz="0" w:space="0" w:color="auto"/>
      </w:divBdr>
    </w:div>
    <w:div w:id="475952511">
      <w:marLeft w:val="640"/>
      <w:marRight w:val="0"/>
      <w:marTop w:val="0"/>
      <w:marBottom w:val="0"/>
      <w:divBdr>
        <w:top w:val="none" w:sz="0" w:space="0" w:color="auto"/>
        <w:left w:val="none" w:sz="0" w:space="0" w:color="auto"/>
        <w:bottom w:val="none" w:sz="0" w:space="0" w:color="auto"/>
        <w:right w:val="none" w:sz="0" w:space="0" w:color="auto"/>
      </w:divBdr>
    </w:div>
    <w:div w:id="475997636">
      <w:marLeft w:val="640"/>
      <w:marRight w:val="0"/>
      <w:marTop w:val="0"/>
      <w:marBottom w:val="0"/>
      <w:divBdr>
        <w:top w:val="none" w:sz="0" w:space="0" w:color="auto"/>
        <w:left w:val="none" w:sz="0" w:space="0" w:color="auto"/>
        <w:bottom w:val="none" w:sz="0" w:space="0" w:color="auto"/>
        <w:right w:val="none" w:sz="0" w:space="0" w:color="auto"/>
      </w:divBdr>
    </w:div>
    <w:div w:id="476066993">
      <w:marLeft w:val="640"/>
      <w:marRight w:val="0"/>
      <w:marTop w:val="0"/>
      <w:marBottom w:val="0"/>
      <w:divBdr>
        <w:top w:val="none" w:sz="0" w:space="0" w:color="auto"/>
        <w:left w:val="none" w:sz="0" w:space="0" w:color="auto"/>
        <w:bottom w:val="none" w:sz="0" w:space="0" w:color="auto"/>
        <w:right w:val="none" w:sz="0" w:space="0" w:color="auto"/>
      </w:divBdr>
    </w:div>
    <w:div w:id="476070390">
      <w:marLeft w:val="640"/>
      <w:marRight w:val="0"/>
      <w:marTop w:val="0"/>
      <w:marBottom w:val="0"/>
      <w:divBdr>
        <w:top w:val="none" w:sz="0" w:space="0" w:color="auto"/>
        <w:left w:val="none" w:sz="0" w:space="0" w:color="auto"/>
        <w:bottom w:val="none" w:sz="0" w:space="0" w:color="auto"/>
        <w:right w:val="none" w:sz="0" w:space="0" w:color="auto"/>
      </w:divBdr>
    </w:div>
    <w:div w:id="476071775">
      <w:marLeft w:val="640"/>
      <w:marRight w:val="0"/>
      <w:marTop w:val="0"/>
      <w:marBottom w:val="0"/>
      <w:divBdr>
        <w:top w:val="none" w:sz="0" w:space="0" w:color="auto"/>
        <w:left w:val="none" w:sz="0" w:space="0" w:color="auto"/>
        <w:bottom w:val="none" w:sz="0" w:space="0" w:color="auto"/>
        <w:right w:val="none" w:sz="0" w:space="0" w:color="auto"/>
      </w:divBdr>
    </w:div>
    <w:div w:id="476143290">
      <w:marLeft w:val="640"/>
      <w:marRight w:val="0"/>
      <w:marTop w:val="0"/>
      <w:marBottom w:val="0"/>
      <w:divBdr>
        <w:top w:val="none" w:sz="0" w:space="0" w:color="auto"/>
        <w:left w:val="none" w:sz="0" w:space="0" w:color="auto"/>
        <w:bottom w:val="none" w:sz="0" w:space="0" w:color="auto"/>
        <w:right w:val="none" w:sz="0" w:space="0" w:color="auto"/>
      </w:divBdr>
    </w:div>
    <w:div w:id="476188570">
      <w:marLeft w:val="640"/>
      <w:marRight w:val="0"/>
      <w:marTop w:val="0"/>
      <w:marBottom w:val="0"/>
      <w:divBdr>
        <w:top w:val="none" w:sz="0" w:space="0" w:color="auto"/>
        <w:left w:val="none" w:sz="0" w:space="0" w:color="auto"/>
        <w:bottom w:val="none" w:sz="0" w:space="0" w:color="auto"/>
        <w:right w:val="none" w:sz="0" w:space="0" w:color="auto"/>
      </w:divBdr>
    </w:div>
    <w:div w:id="476384116">
      <w:marLeft w:val="640"/>
      <w:marRight w:val="0"/>
      <w:marTop w:val="0"/>
      <w:marBottom w:val="0"/>
      <w:divBdr>
        <w:top w:val="none" w:sz="0" w:space="0" w:color="auto"/>
        <w:left w:val="none" w:sz="0" w:space="0" w:color="auto"/>
        <w:bottom w:val="none" w:sz="0" w:space="0" w:color="auto"/>
        <w:right w:val="none" w:sz="0" w:space="0" w:color="auto"/>
      </w:divBdr>
    </w:div>
    <w:div w:id="476413717">
      <w:marLeft w:val="640"/>
      <w:marRight w:val="0"/>
      <w:marTop w:val="0"/>
      <w:marBottom w:val="0"/>
      <w:divBdr>
        <w:top w:val="none" w:sz="0" w:space="0" w:color="auto"/>
        <w:left w:val="none" w:sz="0" w:space="0" w:color="auto"/>
        <w:bottom w:val="none" w:sz="0" w:space="0" w:color="auto"/>
        <w:right w:val="none" w:sz="0" w:space="0" w:color="auto"/>
      </w:divBdr>
    </w:div>
    <w:div w:id="476454848">
      <w:marLeft w:val="640"/>
      <w:marRight w:val="0"/>
      <w:marTop w:val="0"/>
      <w:marBottom w:val="0"/>
      <w:divBdr>
        <w:top w:val="none" w:sz="0" w:space="0" w:color="auto"/>
        <w:left w:val="none" w:sz="0" w:space="0" w:color="auto"/>
        <w:bottom w:val="none" w:sz="0" w:space="0" w:color="auto"/>
        <w:right w:val="none" w:sz="0" w:space="0" w:color="auto"/>
      </w:divBdr>
    </w:div>
    <w:div w:id="476529354">
      <w:marLeft w:val="640"/>
      <w:marRight w:val="0"/>
      <w:marTop w:val="0"/>
      <w:marBottom w:val="0"/>
      <w:divBdr>
        <w:top w:val="none" w:sz="0" w:space="0" w:color="auto"/>
        <w:left w:val="none" w:sz="0" w:space="0" w:color="auto"/>
        <w:bottom w:val="none" w:sz="0" w:space="0" w:color="auto"/>
        <w:right w:val="none" w:sz="0" w:space="0" w:color="auto"/>
      </w:divBdr>
    </w:div>
    <w:div w:id="476537593">
      <w:marLeft w:val="640"/>
      <w:marRight w:val="0"/>
      <w:marTop w:val="0"/>
      <w:marBottom w:val="0"/>
      <w:divBdr>
        <w:top w:val="none" w:sz="0" w:space="0" w:color="auto"/>
        <w:left w:val="none" w:sz="0" w:space="0" w:color="auto"/>
        <w:bottom w:val="none" w:sz="0" w:space="0" w:color="auto"/>
        <w:right w:val="none" w:sz="0" w:space="0" w:color="auto"/>
      </w:divBdr>
    </w:div>
    <w:div w:id="476649116">
      <w:marLeft w:val="640"/>
      <w:marRight w:val="0"/>
      <w:marTop w:val="0"/>
      <w:marBottom w:val="0"/>
      <w:divBdr>
        <w:top w:val="none" w:sz="0" w:space="0" w:color="auto"/>
        <w:left w:val="none" w:sz="0" w:space="0" w:color="auto"/>
        <w:bottom w:val="none" w:sz="0" w:space="0" w:color="auto"/>
        <w:right w:val="none" w:sz="0" w:space="0" w:color="auto"/>
      </w:divBdr>
    </w:div>
    <w:div w:id="476729900">
      <w:marLeft w:val="640"/>
      <w:marRight w:val="0"/>
      <w:marTop w:val="0"/>
      <w:marBottom w:val="0"/>
      <w:divBdr>
        <w:top w:val="none" w:sz="0" w:space="0" w:color="auto"/>
        <w:left w:val="none" w:sz="0" w:space="0" w:color="auto"/>
        <w:bottom w:val="none" w:sz="0" w:space="0" w:color="auto"/>
        <w:right w:val="none" w:sz="0" w:space="0" w:color="auto"/>
      </w:divBdr>
    </w:div>
    <w:div w:id="476797233">
      <w:marLeft w:val="640"/>
      <w:marRight w:val="0"/>
      <w:marTop w:val="0"/>
      <w:marBottom w:val="0"/>
      <w:divBdr>
        <w:top w:val="none" w:sz="0" w:space="0" w:color="auto"/>
        <w:left w:val="none" w:sz="0" w:space="0" w:color="auto"/>
        <w:bottom w:val="none" w:sz="0" w:space="0" w:color="auto"/>
        <w:right w:val="none" w:sz="0" w:space="0" w:color="auto"/>
      </w:divBdr>
    </w:div>
    <w:div w:id="476924741">
      <w:marLeft w:val="640"/>
      <w:marRight w:val="0"/>
      <w:marTop w:val="0"/>
      <w:marBottom w:val="0"/>
      <w:divBdr>
        <w:top w:val="none" w:sz="0" w:space="0" w:color="auto"/>
        <w:left w:val="none" w:sz="0" w:space="0" w:color="auto"/>
        <w:bottom w:val="none" w:sz="0" w:space="0" w:color="auto"/>
        <w:right w:val="none" w:sz="0" w:space="0" w:color="auto"/>
      </w:divBdr>
    </w:div>
    <w:div w:id="477109471">
      <w:marLeft w:val="640"/>
      <w:marRight w:val="0"/>
      <w:marTop w:val="0"/>
      <w:marBottom w:val="0"/>
      <w:divBdr>
        <w:top w:val="none" w:sz="0" w:space="0" w:color="auto"/>
        <w:left w:val="none" w:sz="0" w:space="0" w:color="auto"/>
        <w:bottom w:val="none" w:sz="0" w:space="0" w:color="auto"/>
        <w:right w:val="none" w:sz="0" w:space="0" w:color="auto"/>
      </w:divBdr>
    </w:div>
    <w:div w:id="477110341">
      <w:marLeft w:val="640"/>
      <w:marRight w:val="0"/>
      <w:marTop w:val="0"/>
      <w:marBottom w:val="0"/>
      <w:divBdr>
        <w:top w:val="none" w:sz="0" w:space="0" w:color="auto"/>
        <w:left w:val="none" w:sz="0" w:space="0" w:color="auto"/>
        <w:bottom w:val="none" w:sz="0" w:space="0" w:color="auto"/>
        <w:right w:val="none" w:sz="0" w:space="0" w:color="auto"/>
      </w:divBdr>
    </w:div>
    <w:div w:id="477111599">
      <w:marLeft w:val="640"/>
      <w:marRight w:val="0"/>
      <w:marTop w:val="0"/>
      <w:marBottom w:val="0"/>
      <w:divBdr>
        <w:top w:val="none" w:sz="0" w:space="0" w:color="auto"/>
        <w:left w:val="none" w:sz="0" w:space="0" w:color="auto"/>
        <w:bottom w:val="none" w:sz="0" w:space="0" w:color="auto"/>
        <w:right w:val="none" w:sz="0" w:space="0" w:color="auto"/>
      </w:divBdr>
    </w:div>
    <w:div w:id="477191222">
      <w:marLeft w:val="640"/>
      <w:marRight w:val="0"/>
      <w:marTop w:val="0"/>
      <w:marBottom w:val="0"/>
      <w:divBdr>
        <w:top w:val="none" w:sz="0" w:space="0" w:color="auto"/>
        <w:left w:val="none" w:sz="0" w:space="0" w:color="auto"/>
        <w:bottom w:val="none" w:sz="0" w:space="0" w:color="auto"/>
        <w:right w:val="none" w:sz="0" w:space="0" w:color="auto"/>
      </w:divBdr>
    </w:div>
    <w:div w:id="477235345">
      <w:marLeft w:val="640"/>
      <w:marRight w:val="0"/>
      <w:marTop w:val="0"/>
      <w:marBottom w:val="0"/>
      <w:divBdr>
        <w:top w:val="none" w:sz="0" w:space="0" w:color="auto"/>
        <w:left w:val="none" w:sz="0" w:space="0" w:color="auto"/>
        <w:bottom w:val="none" w:sz="0" w:space="0" w:color="auto"/>
        <w:right w:val="none" w:sz="0" w:space="0" w:color="auto"/>
      </w:divBdr>
    </w:div>
    <w:div w:id="477262210">
      <w:marLeft w:val="640"/>
      <w:marRight w:val="0"/>
      <w:marTop w:val="0"/>
      <w:marBottom w:val="0"/>
      <w:divBdr>
        <w:top w:val="none" w:sz="0" w:space="0" w:color="auto"/>
        <w:left w:val="none" w:sz="0" w:space="0" w:color="auto"/>
        <w:bottom w:val="none" w:sz="0" w:space="0" w:color="auto"/>
        <w:right w:val="none" w:sz="0" w:space="0" w:color="auto"/>
      </w:divBdr>
    </w:div>
    <w:div w:id="477306872">
      <w:marLeft w:val="640"/>
      <w:marRight w:val="0"/>
      <w:marTop w:val="0"/>
      <w:marBottom w:val="0"/>
      <w:divBdr>
        <w:top w:val="none" w:sz="0" w:space="0" w:color="auto"/>
        <w:left w:val="none" w:sz="0" w:space="0" w:color="auto"/>
        <w:bottom w:val="none" w:sz="0" w:space="0" w:color="auto"/>
        <w:right w:val="none" w:sz="0" w:space="0" w:color="auto"/>
      </w:divBdr>
    </w:div>
    <w:div w:id="477308144">
      <w:marLeft w:val="640"/>
      <w:marRight w:val="0"/>
      <w:marTop w:val="0"/>
      <w:marBottom w:val="0"/>
      <w:divBdr>
        <w:top w:val="none" w:sz="0" w:space="0" w:color="auto"/>
        <w:left w:val="none" w:sz="0" w:space="0" w:color="auto"/>
        <w:bottom w:val="none" w:sz="0" w:space="0" w:color="auto"/>
        <w:right w:val="none" w:sz="0" w:space="0" w:color="auto"/>
      </w:divBdr>
    </w:div>
    <w:div w:id="477383240">
      <w:marLeft w:val="640"/>
      <w:marRight w:val="0"/>
      <w:marTop w:val="0"/>
      <w:marBottom w:val="0"/>
      <w:divBdr>
        <w:top w:val="none" w:sz="0" w:space="0" w:color="auto"/>
        <w:left w:val="none" w:sz="0" w:space="0" w:color="auto"/>
        <w:bottom w:val="none" w:sz="0" w:space="0" w:color="auto"/>
        <w:right w:val="none" w:sz="0" w:space="0" w:color="auto"/>
      </w:divBdr>
    </w:div>
    <w:div w:id="477384794">
      <w:marLeft w:val="640"/>
      <w:marRight w:val="0"/>
      <w:marTop w:val="0"/>
      <w:marBottom w:val="0"/>
      <w:divBdr>
        <w:top w:val="none" w:sz="0" w:space="0" w:color="auto"/>
        <w:left w:val="none" w:sz="0" w:space="0" w:color="auto"/>
        <w:bottom w:val="none" w:sz="0" w:space="0" w:color="auto"/>
        <w:right w:val="none" w:sz="0" w:space="0" w:color="auto"/>
      </w:divBdr>
    </w:div>
    <w:div w:id="477458192">
      <w:marLeft w:val="640"/>
      <w:marRight w:val="0"/>
      <w:marTop w:val="0"/>
      <w:marBottom w:val="0"/>
      <w:divBdr>
        <w:top w:val="none" w:sz="0" w:space="0" w:color="auto"/>
        <w:left w:val="none" w:sz="0" w:space="0" w:color="auto"/>
        <w:bottom w:val="none" w:sz="0" w:space="0" w:color="auto"/>
        <w:right w:val="none" w:sz="0" w:space="0" w:color="auto"/>
      </w:divBdr>
    </w:div>
    <w:div w:id="477496427">
      <w:marLeft w:val="640"/>
      <w:marRight w:val="0"/>
      <w:marTop w:val="0"/>
      <w:marBottom w:val="0"/>
      <w:divBdr>
        <w:top w:val="none" w:sz="0" w:space="0" w:color="auto"/>
        <w:left w:val="none" w:sz="0" w:space="0" w:color="auto"/>
        <w:bottom w:val="none" w:sz="0" w:space="0" w:color="auto"/>
        <w:right w:val="none" w:sz="0" w:space="0" w:color="auto"/>
      </w:divBdr>
    </w:div>
    <w:div w:id="477646783">
      <w:marLeft w:val="640"/>
      <w:marRight w:val="0"/>
      <w:marTop w:val="0"/>
      <w:marBottom w:val="0"/>
      <w:divBdr>
        <w:top w:val="none" w:sz="0" w:space="0" w:color="auto"/>
        <w:left w:val="none" w:sz="0" w:space="0" w:color="auto"/>
        <w:bottom w:val="none" w:sz="0" w:space="0" w:color="auto"/>
        <w:right w:val="none" w:sz="0" w:space="0" w:color="auto"/>
      </w:divBdr>
    </w:div>
    <w:div w:id="477693209">
      <w:marLeft w:val="640"/>
      <w:marRight w:val="0"/>
      <w:marTop w:val="0"/>
      <w:marBottom w:val="0"/>
      <w:divBdr>
        <w:top w:val="none" w:sz="0" w:space="0" w:color="auto"/>
        <w:left w:val="none" w:sz="0" w:space="0" w:color="auto"/>
        <w:bottom w:val="none" w:sz="0" w:space="0" w:color="auto"/>
        <w:right w:val="none" w:sz="0" w:space="0" w:color="auto"/>
      </w:divBdr>
    </w:div>
    <w:div w:id="477695412">
      <w:marLeft w:val="640"/>
      <w:marRight w:val="0"/>
      <w:marTop w:val="0"/>
      <w:marBottom w:val="0"/>
      <w:divBdr>
        <w:top w:val="none" w:sz="0" w:space="0" w:color="auto"/>
        <w:left w:val="none" w:sz="0" w:space="0" w:color="auto"/>
        <w:bottom w:val="none" w:sz="0" w:space="0" w:color="auto"/>
        <w:right w:val="none" w:sz="0" w:space="0" w:color="auto"/>
      </w:divBdr>
    </w:div>
    <w:div w:id="477844778">
      <w:marLeft w:val="640"/>
      <w:marRight w:val="0"/>
      <w:marTop w:val="0"/>
      <w:marBottom w:val="0"/>
      <w:divBdr>
        <w:top w:val="none" w:sz="0" w:space="0" w:color="auto"/>
        <w:left w:val="none" w:sz="0" w:space="0" w:color="auto"/>
        <w:bottom w:val="none" w:sz="0" w:space="0" w:color="auto"/>
        <w:right w:val="none" w:sz="0" w:space="0" w:color="auto"/>
      </w:divBdr>
    </w:div>
    <w:div w:id="477920149">
      <w:marLeft w:val="640"/>
      <w:marRight w:val="0"/>
      <w:marTop w:val="0"/>
      <w:marBottom w:val="0"/>
      <w:divBdr>
        <w:top w:val="none" w:sz="0" w:space="0" w:color="auto"/>
        <w:left w:val="none" w:sz="0" w:space="0" w:color="auto"/>
        <w:bottom w:val="none" w:sz="0" w:space="0" w:color="auto"/>
        <w:right w:val="none" w:sz="0" w:space="0" w:color="auto"/>
      </w:divBdr>
    </w:div>
    <w:div w:id="477957307">
      <w:marLeft w:val="640"/>
      <w:marRight w:val="0"/>
      <w:marTop w:val="0"/>
      <w:marBottom w:val="0"/>
      <w:divBdr>
        <w:top w:val="none" w:sz="0" w:space="0" w:color="auto"/>
        <w:left w:val="none" w:sz="0" w:space="0" w:color="auto"/>
        <w:bottom w:val="none" w:sz="0" w:space="0" w:color="auto"/>
        <w:right w:val="none" w:sz="0" w:space="0" w:color="auto"/>
      </w:divBdr>
    </w:div>
    <w:div w:id="477961833">
      <w:marLeft w:val="640"/>
      <w:marRight w:val="0"/>
      <w:marTop w:val="0"/>
      <w:marBottom w:val="0"/>
      <w:divBdr>
        <w:top w:val="none" w:sz="0" w:space="0" w:color="auto"/>
        <w:left w:val="none" w:sz="0" w:space="0" w:color="auto"/>
        <w:bottom w:val="none" w:sz="0" w:space="0" w:color="auto"/>
        <w:right w:val="none" w:sz="0" w:space="0" w:color="auto"/>
      </w:divBdr>
    </w:div>
    <w:div w:id="477965480">
      <w:marLeft w:val="640"/>
      <w:marRight w:val="0"/>
      <w:marTop w:val="0"/>
      <w:marBottom w:val="0"/>
      <w:divBdr>
        <w:top w:val="none" w:sz="0" w:space="0" w:color="auto"/>
        <w:left w:val="none" w:sz="0" w:space="0" w:color="auto"/>
        <w:bottom w:val="none" w:sz="0" w:space="0" w:color="auto"/>
        <w:right w:val="none" w:sz="0" w:space="0" w:color="auto"/>
      </w:divBdr>
    </w:div>
    <w:div w:id="478034133">
      <w:marLeft w:val="640"/>
      <w:marRight w:val="0"/>
      <w:marTop w:val="0"/>
      <w:marBottom w:val="0"/>
      <w:divBdr>
        <w:top w:val="none" w:sz="0" w:space="0" w:color="auto"/>
        <w:left w:val="none" w:sz="0" w:space="0" w:color="auto"/>
        <w:bottom w:val="none" w:sz="0" w:space="0" w:color="auto"/>
        <w:right w:val="none" w:sz="0" w:space="0" w:color="auto"/>
      </w:divBdr>
    </w:div>
    <w:div w:id="478036996">
      <w:marLeft w:val="640"/>
      <w:marRight w:val="0"/>
      <w:marTop w:val="0"/>
      <w:marBottom w:val="0"/>
      <w:divBdr>
        <w:top w:val="none" w:sz="0" w:space="0" w:color="auto"/>
        <w:left w:val="none" w:sz="0" w:space="0" w:color="auto"/>
        <w:bottom w:val="none" w:sz="0" w:space="0" w:color="auto"/>
        <w:right w:val="none" w:sz="0" w:space="0" w:color="auto"/>
      </w:divBdr>
    </w:div>
    <w:div w:id="478157326">
      <w:marLeft w:val="640"/>
      <w:marRight w:val="0"/>
      <w:marTop w:val="0"/>
      <w:marBottom w:val="0"/>
      <w:divBdr>
        <w:top w:val="none" w:sz="0" w:space="0" w:color="auto"/>
        <w:left w:val="none" w:sz="0" w:space="0" w:color="auto"/>
        <w:bottom w:val="none" w:sz="0" w:space="0" w:color="auto"/>
        <w:right w:val="none" w:sz="0" w:space="0" w:color="auto"/>
      </w:divBdr>
    </w:div>
    <w:div w:id="478232575">
      <w:marLeft w:val="640"/>
      <w:marRight w:val="0"/>
      <w:marTop w:val="0"/>
      <w:marBottom w:val="0"/>
      <w:divBdr>
        <w:top w:val="none" w:sz="0" w:space="0" w:color="auto"/>
        <w:left w:val="none" w:sz="0" w:space="0" w:color="auto"/>
        <w:bottom w:val="none" w:sz="0" w:space="0" w:color="auto"/>
        <w:right w:val="none" w:sz="0" w:space="0" w:color="auto"/>
      </w:divBdr>
    </w:div>
    <w:div w:id="478421574">
      <w:marLeft w:val="640"/>
      <w:marRight w:val="0"/>
      <w:marTop w:val="0"/>
      <w:marBottom w:val="0"/>
      <w:divBdr>
        <w:top w:val="none" w:sz="0" w:space="0" w:color="auto"/>
        <w:left w:val="none" w:sz="0" w:space="0" w:color="auto"/>
        <w:bottom w:val="none" w:sz="0" w:space="0" w:color="auto"/>
        <w:right w:val="none" w:sz="0" w:space="0" w:color="auto"/>
      </w:divBdr>
    </w:div>
    <w:div w:id="478426420">
      <w:marLeft w:val="640"/>
      <w:marRight w:val="0"/>
      <w:marTop w:val="0"/>
      <w:marBottom w:val="0"/>
      <w:divBdr>
        <w:top w:val="none" w:sz="0" w:space="0" w:color="auto"/>
        <w:left w:val="none" w:sz="0" w:space="0" w:color="auto"/>
        <w:bottom w:val="none" w:sz="0" w:space="0" w:color="auto"/>
        <w:right w:val="none" w:sz="0" w:space="0" w:color="auto"/>
      </w:divBdr>
    </w:div>
    <w:div w:id="478497920">
      <w:marLeft w:val="640"/>
      <w:marRight w:val="0"/>
      <w:marTop w:val="0"/>
      <w:marBottom w:val="0"/>
      <w:divBdr>
        <w:top w:val="none" w:sz="0" w:space="0" w:color="auto"/>
        <w:left w:val="none" w:sz="0" w:space="0" w:color="auto"/>
        <w:bottom w:val="none" w:sz="0" w:space="0" w:color="auto"/>
        <w:right w:val="none" w:sz="0" w:space="0" w:color="auto"/>
      </w:divBdr>
    </w:div>
    <w:div w:id="478569805">
      <w:marLeft w:val="640"/>
      <w:marRight w:val="0"/>
      <w:marTop w:val="0"/>
      <w:marBottom w:val="0"/>
      <w:divBdr>
        <w:top w:val="none" w:sz="0" w:space="0" w:color="auto"/>
        <w:left w:val="none" w:sz="0" w:space="0" w:color="auto"/>
        <w:bottom w:val="none" w:sz="0" w:space="0" w:color="auto"/>
        <w:right w:val="none" w:sz="0" w:space="0" w:color="auto"/>
      </w:divBdr>
    </w:div>
    <w:div w:id="478570817">
      <w:marLeft w:val="640"/>
      <w:marRight w:val="0"/>
      <w:marTop w:val="0"/>
      <w:marBottom w:val="0"/>
      <w:divBdr>
        <w:top w:val="none" w:sz="0" w:space="0" w:color="auto"/>
        <w:left w:val="none" w:sz="0" w:space="0" w:color="auto"/>
        <w:bottom w:val="none" w:sz="0" w:space="0" w:color="auto"/>
        <w:right w:val="none" w:sz="0" w:space="0" w:color="auto"/>
      </w:divBdr>
    </w:div>
    <w:div w:id="478692614">
      <w:marLeft w:val="640"/>
      <w:marRight w:val="0"/>
      <w:marTop w:val="0"/>
      <w:marBottom w:val="0"/>
      <w:divBdr>
        <w:top w:val="none" w:sz="0" w:space="0" w:color="auto"/>
        <w:left w:val="none" w:sz="0" w:space="0" w:color="auto"/>
        <w:bottom w:val="none" w:sz="0" w:space="0" w:color="auto"/>
        <w:right w:val="none" w:sz="0" w:space="0" w:color="auto"/>
      </w:divBdr>
    </w:div>
    <w:div w:id="478771306">
      <w:marLeft w:val="640"/>
      <w:marRight w:val="0"/>
      <w:marTop w:val="0"/>
      <w:marBottom w:val="0"/>
      <w:divBdr>
        <w:top w:val="none" w:sz="0" w:space="0" w:color="auto"/>
        <w:left w:val="none" w:sz="0" w:space="0" w:color="auto"/>
        <w:bottom w:val="none" w:sz="0" w:space="0" w:color="auto"/>
        <w:right w:val="none" w:sz="0" w:space="0" w:color="auto"/>
      </w:divBdr>
    </w:div>
    <w:div w:id="478808611">
      <w:marLeft w:val="640"/>
      <w:marRight w:val="0"/>
      <w:marTop w:val="0"/>
      <w:marBottom w:val="0"/>
      <w:divBdr>
        <w:top w:val="none" w:sz="0" w:space="0" w:color="auto"/>
        <w:left w:val="none" w:sz="0" w:space="0" w:color="auto"/>
        <w:bottom w:val="none" w:sz="0" w:space="0" w:color="auto"/>
        <w:right w:val="none" w:sz="0" w:space="0" w:color="auto"/>
      </w:divBdr>
    </w:div>
    <w:div w:id="478957013">
      <w:marLeft w:val="640"/>
      <w:marRight w:val="0"/>
      <w:marTop w:val="0"/>
      <w:marBottom w:val="0"/>
      <w:divBdr>
        <w:top w:val="none" w:sz="0" w:space="0" w:color="auto"/>
        <w:left w:val="none" w:sz="0" w:space="0" w:color="auto"/>
        <w:bottom w:val="none" w:sz="0" w:space="0" w:color="auto"/>
        <w:right w:val="none" w:sz="0" w:space="0" w:color="auto"/>
      </w:divBdr>
    </w:div>
    <w:div w:id="479150207">
      <w:marLeft w:val="640"/>
      <w:marRight w:val="0"/>
      <w:marTop w:val="0"/>
      <w:marBottom w:val="0"/>
      <w:divBdr>
        <w:top w:val="none" w:sz="0" w:space="0" w:color="auto"/>
        <w:left w:val="none" w:sz="0" w:space="0" w:color="auto"/>
        <w:bottom w:val="none" w:sz="0" w:space="0" w:color="auto"/>
        <w:right w:val="none" w:sz="0" w:space="0" w:color="auto"/>
      </w:divBdr>
    </w:div>
    <w:div w:id="479150925">
      <w:marLeft w:val="640"/>
      <w:marRight w:val="0"/>
      <w:marTop w:val="0"/>
      <w:marBottom w:val="0"/>
      <w:divBdr>
        <w:top w:val="none" w:sz="0" w:space="0" w:color="auto"/>
        <w:left w:val="none" w:sz="0" w:space="0" w:color="auto"/>
        <w:bottom w:val="none" w:sz="0" w:space="0" w:color="auto"/>
        <w:right w:val="none" w:sz="0" w:space="0" w:color="auto"/>
      </w:divBdr>
    </w:div>
    <w:div w:id="479156299">
      <w:marLeft w:val="640"/>
      <w:marRight w:val="0"/>
      <w:marTop w:val="0"/>
      <w:marBottom w:val="0"/>
      <w:divBdr>
        <w:top w:val="none" w:sz="0" w:space="0" w:color="auto"/>
        <w:left w:val="none" w:sz="0" w:space="0" w:color="auto"/>
        <w:bottom w:val="none" w:sz="0" w:space="0" w:color="auto"/>
        <w:right w:val="none" w:sz="0" w:space="0" w:color="auto"/>
      </w:divBdr>
    </w:div>
    <w:div w:id="479230443">
      <w:marLeft w:val="640"/>
      <w:marRight w:val="0"/>
      <w:marTop w:val="0"/>
      <w:marBottom w:val="0"/>
      <w:divBdr>
        <w:top w:val="none" w:sz="0" w:space="0" w:color="auto"/>
        <w:left w:val="none" w:sz="0" w:space="0" w:color="auto"/>
        <w:bottom w:val="none" w:sz="0" w:space="0" w:color="auto"/>
        <w:right w:val="none" w:sz="0" w:space="0" w:color="auto"/>
      </w:divBdr>
    </w:div>
    <w:div w:id="479231871">
      <w:marLeft w:val="640"/>
      <w:marRight w:val="0"/>
      <w:marTop w:val="0"/>
      <w:marBottom w:val="0"/>
      <w:divBdr>
        <w:top w:val="none" w:sz="0" w:space="0" w:color="auto"/>
        <w:left w:val="none" w:sz="0" w:space="0" w:color="auto"/>
        <w:bottom w:val="none" w:sz="0" w:space="0" w:color="auto"/>
        <w:right w:val="none" w:sz="0" w:space="0" w:color="auto"/>
      </w:divBdr>
    </w:div>
    <w:div w:id="479352182">
      <w:marLeft w:val="640"/>
      <w:marRight w:val="0"/>
      <w:marTop w:val="0"/>
      <w:marBottom w:val="0"/>
      <w:divBdr>
        <w:top w:val="none" w:sz="0" w:space="0" w:color="auto"/>
        <w:left w:val="none" w:sz="0" w:space="0" w:color="auto"/>
        <w:bottom w:val="none" w:sz="0" w:space="0" w:color="auto"/>
        <w:right w:val="none" w:sz="0" w:space="0" w:color="auto"/>
      </w:divBdr>
    </w:div>
    <w:div w:id="479468132">
      <w:marLeft w:val="640"/>
      <w:marRight w:val="0"/>
      <w:marTop w:val="0"/>
      <w:marBottom w:val="0"/>
      <w:divBdr>
        <w:top w:val="none" w:sz="0" w:space="0" w:color="auto"/>
        <w:left w:val="none" w:sz="0" w:space="0" w:color="auto"/>
        <w:bottom w:val="none" w:sz="0" w:space="0" w:color="auto"/>
        <w:right w:val="none" w:sz="0" w:space="0" w:color="auto"/>
      </w:divBdr>
    </w:div>
    <w:div w:id="479536860">
      <w:marLeft w:val="640"/>
      <w:marRight w:val="0"/>
      <w:marTop w:val="0"/>
      <w:marBottom w:val="0"/>
      <w:divBdr>
        <w:top w:val="none" w:sz="0" w:space="0" w:color="auto"/>
        <w:left w:val="none" w:sz="0" w:space="0" w:color="auto"/>
        <w:bottom w:val="none" w:sz="0" w:space="0" w:color="auto"/>
        <w:right w:val="none" w:sz="0" w:space="0" w:color="auto"/>
      </w:divBdr>
    </w:div>
    <w:div w:id="479543102">
      <w:marLeft w:val="640"/>
      <w:marRight w:val="0"/>
      <w:marTop w:val="0"/>
      <w:marBottom w:val="0"/>
      <w:divBdr>
        <w:top w:val="none" w:sz="0" w:space="0" w:color="auto"/>
        <w:left w:val="none" w:sz="0" w:space="0" w:color="auto"/>
        <w:bottom w:val="none" w:sz="0" w:space="0" w:color="auto"/>
        <w:right w:val="none" w:sz="0" w:space="0" w:color="auto"/>
      </w:divBdr>
    </w:div>
    <w:div w:id="479615334">
      <w:marLeft w:val="640"/>
      <w:marRight w:val="0"/>
      <w:marTop w:val="0"/>
      <w:marBottom w:val="0"/>
      <w:divBdr>
        <w:top w:val="none" w:sz="0" w:space="0" w:color="auto"/>
        <w:left w:val="none" w:sz="0" w:space="0" w:color="auto"/>
        <w:bottom w:val="none" w:sz="0" w:space="0" w:color="auto"/>
        <w:right w:val="none" w:sz="0" w:space="0" w:color="auto"/>
      </w:divBdr>
    </w:div>
    <w:div w:id="479882366">
      <w:marLeft w:val="640"/>
      <w:marRight w:val="0"/>
      <w:marTop w:val="0"/>
      <w:marBottom w:val="0"/>
      <w:divBdr>
        <w:top w:val="none" w:sz="0" w:space="0" w:color="auto"/>
        <w:left w:val="none" w:sz="0" w:space="0" w:color="auto"/>
        <w:bottom w:val="none" w:sz="0" w:space="0" w:color="auto"/>
        <w:right w:val="none" w:sz="0" w:space="0" w:color="auto"/>
      </w:divBdr>
    </w:div>
    <w:div w:id="479925533">
      <w:marLeft w:val="640"/>
      <w:marRight w:val="0"/>
      <w:marTop w:val="0"/>
      <w:marBottom w:val="0"/>
      <w:divBdr>
        <w:top w:val="none" w:sz="0" w:space="0" w:color="auto"/>
        <w:left w:val="none" w:sz="0" w:space="0" w:color="auto"/>
        <w:bottom w:val="none" w:sz="0" w:space="0" w:color="auto"/>
        <w:right w:val="none" w:sz="0" w:space="0" w:color="auto"/>
      </w:divBdr>
    </w:div>
    <w:div w:id="479932018">
      <w:marLeft w:val="640"/>
      <w:marRight w:val="0"/>
      <w:marTop w:val="0"/>
      <w:marBottom w:val="0"/>
      <w:divBdr>
        <w:top w:val="none" w:sz="0" w:space="0" w:color="auto"/>
        <w:left w:val="none" w:sz="0" w:space="0" w:color="auto"/>
        <w:bottom w:val="none" w:sz="0" w:space="0" w:color="auto"/>
        <w:right w:val="none" w:sz="0" w:space="0" w:color="auto"/>
      </w:divBdr>
    </w:div>
    <w:div w:id="479999815">
      <w:marLeft w:val="640"/>
      <w:marRight w:val="0"/>
      <w:marTop w:val="0"/>
      <w:marBottom w:val="0"/>
      <w:divBdr>
        <w:top w:val="none" w:sz="0" w:space="0" w:color="auto"/>
        <w:left w:val="none" w:sz="0" w:space="0" w:color="auto"/>
        <w:bottom w:val="none" w:sz="0" w:space="0" w:color="auto"/>
        <w:right w:val="none" w:sz="0" w:space="0" w:color="auto"/>
      </w:divBdr>
    </w:div>
    <w:div w:id="480078805">
      <w:marLeft w:val="640"/>
      <w:marRight w:val="0"/>
      <w:marTop w:val="0"/>
      <w:marBottom w:val="0"/>
      <w:divBdr>
        <w:top w:val="none" w:sz="0" w:space="0" w:color="auto"/>
        <w:left w:val="none" w:sz="0" w:space="0" w:color="auto"/>
        <w:bottom w:val="none" w:sz="0" w:space="0" w:color="auto"/>
        <w:right w:val="none" w:sz="0" w:space="0" w:color="auto"/>
      </w:divBdr>
    </w:div>
    <w:div w:id="480122268">
      <w:marLeft w:val="640"/>
      <w:marRight w:val="0"/>
      <w:marTop w:val="0"/>
      <w:marBottom w:val="0"/>
      <w:divBdr>
        <w:top w:val="none" w:sz="0" w:space="0" w:color="auto"/>
        <w:left w:val="none" w:sz="0" w:space="0" w:color="auto"/>
        <w:bottom w:val="none" w:sz="0" w:space="0" w:color="auto"/>
        <w:right w:val="none" w:sz="0" w:space="0" w:color="auto"/>
      </w:divBdr>
    </w:div>
    <w:div w:id="480314246">
      <w:marLeft w:val="640"/>
      <w:marRight w:val="0"/>
      <w:marTop w:val="0"/>
      <w:marBottom w:val="0"/>
      <w:divBdr>
        <w:top w:val="none" w:sz="0" w:space="0" w:color="auto"/>
        <w:left w:val="none" w:sz="0" w:space="0" w:color="auto"/>
        <w:bottom w:val="none" w:sz="0" w:space="0" w:color="auto"/>
        <w:right w:val="none" w:sz="0" w:space="0" w:color="auto"/>
      </w:divBdr>
    </w:div>
    <w:div w:id="480344945">
      <w:marLeft w:val="640"/>
      <w:marRight w:val="0"/>
      <w:marTop w:val="0"/>
      <w:marBottom w:val="0"/>
      <w:divBdr>
        <w:top w:val="none" w:sz="0" w:space="0" w:color="auto"/>
        <w:left w:val="none" w:sz="0" w:space="0" w:color="auto"/>
        <w:bottom w:val="none" w:sz="0" w:space="0" w:color="auto"/>
        <w:right w:val="none" w:sz="0" w:space="0" w:color="auto"/>
      </w:divBdr>
    </w:div>
    <w:div w:id="480386927">
      <w:marLeft w:val="640"/>
      <w:marRight w:val="0"/>
      <w:marTop w:val="0"/>
      <w:marBottom w:val="0"/>
      <w:divBdr>
        <w:top w:val="none" w:sz="0" w:space="0" w:color="auto"/>
        <w:left w:val="none" w:sz="0" w:space="0" w:color="auto"/>
        <w:bottom w:val="none" w:sz="0" w:space="0" w:color="auto"/>
        <w:right w:val="none" w:sz="0" w:space="0" w:color="auto"/>
      </w:divBdr>
    </w:div>
    <w:div w:id="480394455">
      <w:marLeft w:val="640"/>
      <w:marRight w:val="0"/>
      <w:marTop w:val="0"/>
      <w:marBottom w:val="0"/>
      <w:divBdr>
        <w:top w:val="none" w:sz="0" w:space="0" w:color="auto"/>
        <w:left w:val="none" w:sz="0" w:space="0" w:color="auto"/>
        <w:bottom w:val="none" w:sz="0" w:space="0" w:color="auto"/>
        <w:right w:val="none" w:sz="0" w:space="0" w:color="auto"/>
      </w:divBdr>
    </w:div>
    <w:div w:id="480466845">
      <w:marLeft w:val="640"/>
      <w:marRight w:val="0"/>
      <w:marTop w:val="0"/>
      <w:marBottom w:val="0"/>
      <w:divBdr>
        <w:top w:val="none" w:sz="0" w:space="0" w:color="auto"/>
        <w:left w:val="none" w:sz="0" w:space="0" w:color="auto"/>
        <w:bottom w:val="none" w:sz="0" w:space="0" w:color="auto"/>
        <w:right w:val="none" w:sz="0" w:space="0" w:color="auto"/>
      </w:divBdr>
    </w:div>
    <w:div w:id="480536430">
      <w:marLeft w:val="640"/>
      <w:marRight w:val="0"/>
      <w:marTop w:val="0"/>
      <w:marBottom w:val="0"/>
      <w:divBdr>
        <w:top w:val="none" w:sz="0" w:space="0" w:color="auto"/>
        <w:left w:val="none" w:sz="0" w:space="0" w:color="auto"/>
        <w:bottom w:val="none" w:sz="0" w:space="0" w:color="auto"/>
        <w:right w:val="none" w:sz="0" w:space="0" w:color="auto"/>
      </w:divBdr>
    </w:div>
    <w:div w:id="480662954">
      <w:marLeft w:val="640"/>
      <w:marRight w:val="0"/>
      <w:marTop w:val="0"/>
      <w:marBottom w:val="0"/>
      <w:divBdr>
        <w:top w:val="none" w:sz="0" w:space="0" w:color="auto"/>
        <w:left w:val="none" w:sz="0" w:space="0" w:color="auto"/>
        <w:bottom w:val="none" w:sz="0" w:space="0" w:color="auto"/>
        <w:right w:val="none" w:sz="0" w:space="0" w:color="auto"/>
      </w:divBdr>
    </w:div>
    <w:div w:id="480736500">
      <w:marLeft w:val="640"/>
      <w:marRight w:val="0"/>
      <w:marTop w:val="0"/>
      <w:marBottom w:val="0"/>
      <w:divBdr>
        <w:top w:val="none" w:sz="0" w:space="0" w:color="auto"/>
        <w:left w:val="none" w:sz="0" w:space="0" w:color="auto"/>
        <w:bottom w:val="none" w:sz="0" w:space="0" w:color="auto"/>
        <w:right w:val="none" w:sz="0" w:space="0" w:color="auto"/>
      </w:divBdr>
    </w:div>
    <w:div w:id="480852824">
      <w:marLeft w:val="640"/>
      <w:marRight w:val="0"/>
      <w:marTop w:val="0"/>
      <w:marBottom w:val="0"/>
      <w:divBdr>
        <w:top w:val="none" w:sz="0" w:space="0" w:color="auto"/>
        <w:left w:val="none" w:sz="0" w:space="0" w:color="auto"/>
        <w:bottom w:val="none" w:sz="0" w:space="0" w:color="auto"/>
        <w:right w:val="none" w:sz="0" w:space="0" w:color="auto"/>
      </w:divBdr>
    </w:div>
    <w:div w:id="480926396">
      <w:marLeft w:val="640"/>
      <w:marRight w:val="0"/>
      <w:marTop w:val="0"/>
      <w:marBottom w:val="0"/>
      <w:divBdr>
        <w:top w:val="none" w:sz="0" w:space="0" w:color="auto"/>
        <w:left w:val="none" w:sz="0" w:space="0" w:color="auto"/>
        <w:bottom w:val="none" w:sz="0" w:space="0" w:color="auto"/>
        <w:right w:val="none" w:sz="0" w:space="0" w:color="auto"/>
      </w:divBdr>
    </w:div>
    <w:div w:id="480970636">
      <w:marLeft w:val="640"/>
      <w:marRight w:val="0"/>
      <w:marTop w:val="0"/>
      <w:marBottom w:val="0"/>
      <w:divBdr>
        <w:top w:val="none" w:sz="0" w:space="0" w:color="auto"/>
        <w:left w:val="none" w:sz="0" w:space="0" w:color="auto"/>
        <w:bottom w:val="none" w:sz="0" w:space="0" w:color="auto"/>
        <w:right w:val="none" w:sz="0" w:space="0" w:color="auto"/>
      </w:divBdr>
    </w:div>
    <w:div w:id="481040560">
      <w:marLeft w:val="640"/>
      <w:marRight w:val="0"/>
      <w:marTop w:val="0"/>
      <w:marBottom w:val="0"/>
      <w:divBdr>
        <w:top w:val="none" w:sz="0" w:space="0" w:color="auto"/>
        <w:left w:val="none" w:sz="0" w:space="0" w:color="auto"/>
        <w:bottom w:val="none" w:sz="0" w:space="0" w:color="auto"/>
        <w:right w:val="none" w:sz="0" w:space="0" w:color="auto"/>
      </w:divBdr>
    </w:div>
    <w:div w:id="481121312">
      <w:marLeft w:val="640"/>
      <w:marRight w:val="0"/>
      <w:marTop w:val="0"/>
      <w:marBottom w:val="0"/>
      <w:divBdr>
        <w:top w:val="none" w:sz="0" w:space="0" w:color="auto"/>
        <w:left w:val="none" w:sz="0" w:space="0" w:color="auto"/>
        <w:bottom w:val="none" w:sz="0" w:space="0" w:color="auto"/>
        <w:right w:val="none" w:sz="0" w:space="0" w:color="auto"/>
      </w:divBdr>
    </w:div>
    <w:div w:id="481193924">
      <w:marLeft w:val="640"/>
      <w:marRight w:val="0"/>
      <w:marTop w:val="0"/>
      <w:marBottom w:val="0"/>
      <w:divBdr>
        <w:top w:val="none" w:sz="0" w:space="0" w:color="auto"/>
        <w:left w:val="none" w:sz="0" w:space="0" w:color="auto"/>
        <w:bottom w:val="none" w:sz="0" w:space="0" w:color="auto"/>
        <w:right w:val="none" w:sz="0" w:space="0" w:color="auto"/>
      </w:divBdr>
    </w:div>
    <w:div w:id="481196680">
      <w:marLeft w:val="640"/>
      <w:marRight w:val="0"/>
      <w:marTop w:val="0"/>
      <w:marBottom w:val="0"/>
      <w:divBdr>
        <w:top w:val="none" w:sz="0" w:space="0" w:color="auto"/>
        <w:left w:val="none" w:sz="0" w:space="0" w:color="auto"/>
        <w:bottom w:val="none" w:sz="0" w:space="0" w:color="auto"/>
        <w:right w:val="none" w:sz="0" w:space="0" w:color="auto"/>
      </w:divBdr>
    </w:div>
    <w:div w:id="481233243">
      <w:marLeft w:val="640"/>
      <w:marRight w:val="0"/>
      <w:marTop w:val="0"/>
      <w:marBottom w:val="0"/>
      <w:divBdr>
        <w:top w:val="none" w:sz="0" w:space="0" w:color="auto"/>
        <w:left w:val="none" w:sz="0" w:space="0" w:color="auto"/>
        <w:bottom w:val="none" w:sz="0" w:space="0" w:color="auto"/>
        <w:right w:val="none" w:sz="0" w:space="0" w:color="auto"/>
      </w:divBdr>
    </w:div>
    <w:div w:id="481238641">
      <w:marLeft w:val="640"/>
      <w:marRight w:val="0"/>
      <w:marTop w:val="0"/>
      <w:marBottom w:val="0"/>
      <w:divBdr>
        <w:top w:val="none" w:sz="0" w:space="0" w:color="auto"/>
        <w:left w:val="none" w:sz="0" w:space="0" w:color="auto"/>
        <w:bottom w:val="none" w:sz="0" w:space="0" w:color="auto"/>
        <w:right w:val="none" w:sz="0" w:space="0" w:color="auto"/>
      </w:divBdr>
    </w:div>
    <w:div w:id="481238836">
      <w:marLeft w:val="640"/>
      <w:marRight w:val="0"/>
      <w:marTop w:val="0"/>
      <w:marBottom w:val="0"/>
      <w:divBdr>
        <w:top w:val="none" w:sz="0" w:space="0" w:color="auto"/>
        <w:left w:val="none" w:sz="0" w:space="0" w:color="auto"/>
        <w:bottom w:val="none" w:sz="0" w:space="0" w:color="auto"/>
        <w:right w:val="none" w:sz="0" w:space="0" w:color="auto"/>
      </w:divBdr>
    </w:div>
    <w:div w:id="481239535">
      <w:marLeft w:val="640"/>
      <w:marRight w:val="0"/>
      <w:marTop w:val="0"/>
      <w:marBottom w:val="0"/>
      <w:divBdr>
        <w:top w:val="none" w:sz="0" w:space="0" w:color="auto"/>
        <w:left w:val="none" w:sz="0" w:space="0" w:color="auto"/>
        <w:bottom w:val="none" w:sz="0" w:space="0" w:color="auto"/>
        <w:right w:val="none" w:sz="0" w:space="0" w:color="auto"/>
      </w:divBdr>
    </w:div>
    <w:div w:id="481241513">
      <w:marLeft w:val="640"/>
      <w:marRight w:val="0"/>
      <w:marTop w:val="0"/>
      <w:marBottom w:val="0"/>
      <w:divBdr>
        <w:top w:val="none" w:sz="0" w:space="0" w:color="auto"/>
        <w:left w:val="none" w:sz="0" w:space="0" w:color="auto"/>
        <w:bottom w:val="none" w:sz="0" w:space="0" w:color="auto"/>
        <w:right w:val="none" w:sz="0" w:space="0" w:color="auto"/>
      </w:divBdr>
    </w:div>
    <w:div w:id="481309469">
      <w:marLeft w:val="640"/>
      <w:marRight w:val="0"/>
      <w:marTop w:val="0"/>
      <w:marBottom w:val="0"/>
      <w:divBdr>
        <w:top w:val="none" w:sz="0" w:space="0" w:color="auto"/>
        <w:left w:val="none" w:sz="0" w:space="0" w:color="auto"/>
        <w:bottom w:val="none" w:sz="0" w:space="0" w:color="auto"/>
        <w:right w:val="none" w:sz="0" w:space="0" w:color="auto"/>
      </w:divBdr>
    </w:div>
    <w:div w:id="481314812">
      <w:marLeft w:val="640"/>
      <w:marRight w:val="0"/>
      <w:marTop w:val="0"/>
      <w:marBottom w:val="0"/>
      <w:divBdr>
        <w:top w:val="none" w:sz="0" w:space="0" w:color="auto"/>
        <w:left w:val="none" w:sz="0" w:space="0" w:color="auto"/>
        <w:bottom w:val="none" w:sz="0" w:space="0" w:color="auto"/>
        <w:right w:val="none" w:sz="0" w:space="0" w:color="auto"/>
      </w:divBdr>
    </w:div>
    <w:div w:id="481316731">
      <w:marLeft w:val="640"/>
      <w:marRight w:val="0"/>
      <w:marTop w:val="0"/>
      <w:marBottom w:val="0"/>
      <w:divBdr>
        <w:top w:val="none" w:sz="0" w:space="0" w:color="auto"/>
        <w:left w:val="none" w:sz="0" w:space="0" w:color="auto"/>
        <w:bottom w:val="none" w:sz="0" w:space="0" w:color="auto"/>
        <w:right w:val="none" w:sz="0" w:space="0" w:color="auto"/>
      </w:divBdr>
    </w:div>
    <w:div w:id="481387953">
      <w:marLeft w:val="640"/>
      <w:marRight w:val="0"/>
      <w:marTop w:val="0"/>
      <w:marBottom w:val="0"/>
      <w:divBdr>
        <w:top w:val="none" w:sz="0" w:space="0" w:color="auto"/>
        <w:left w:val="none" w:sz="0" w:space="0" w:color="auto"/>
        <w:bottom w:val="none" w:sz="0" w:space="0" w:color="auto"/>
        <w:right w:val="none" w:sz="0" w:space="0" w:color="auto"/>
      </w:divBdr>
    </w:div>
    <w:div w:id="481652813">
      <w:marLeft w:val="640"/>
      <w:marRight w:val="0"/>
      <w:marTop w:val="0"/>
      <w:marBottom w:val="0"/>
      <w:divBdr>
        <w:top w:val="none" w:sz="0" w:space="0" w:color="auto"/>
        <w:left w:val="none" w:sz="0" w:space="0" w:color="auto"/>
        <w:bottom w:val="none" w:sz="0" w:space="0" w:color="auto"/>
        <w:right w:val="none" w:sz="0" w:space="0" w:color="auto"/>
      </w:divBdr>
    </w:div>
    <w:div w:id="481702499">
      <w:marLeft w:val="640"/>
      <w:marRight w:val="0"/>
      <w:marTop w:val="0"/>
      <w:marBottom w:val="0"/>
      <w:divBdr>
        <w:top w:val="none" w:sz="0" w:space="0" w:color="auto"/>
        <w:left w:val="none" w:sz="0" w:space="0" w:color="auto"/>
        <w:bottom w:val="none" w:sz="0" w:space="0" w:color="auto"/>
        <w:right w:val="none" w:sz="0" w:space="0" w:color="auto"/>
      </w:divBdr>
    </w:div>
    <w:div w:id="481703758">
      <w:marLeft w:val="640"/>
      <w:marRight w:val="0"/>
      <w:marTop w:val="0"/>
      <w:marBottom w:val="0"/>
      <w:divBdr>
        <w:top w:val="none" w:sz="0" w:space="0" w:color="auto"/>
        <w:left w:val="none" w:sz="0" w:space="0" w:color="auto"/>
        <w:bottom w:val="none" w:sz="0" w:space="0" w:color="auto"/>
        <w:right w:val="none" w:sz="0" w:space="0" w:color="auto"/>
      </w:divBdr>
    </w:div>
    <w:div w:id="481772036">
      <w:marLeft w:val="640"/>
      <w:marRight w:val="0"/>
      <w:marTop w:val="0"/>
      <w:marBottom w:val="0"/>
      <w:divBdr>
        <w:top w:val="none" w:sz="0" w:space="0" w:color="auto"/>
        <w:left w:val="none" w:sz="0" w:space="0" w:color="auto"/>
        <w:bottom w:val="none" w:sz="0" w:space="0" w:color="auto"/>
        <w:right w:val="none" w:sz="0" w:space="0" w:color="auto"/>
      </w:divBdr>
    </w:div>
    <w:div w:id="481775751">
      <w:marLeft w:val="640"/>
      <w:marRight w:val="0"/>
      <w:marTop w:val="0"/>
      <w:marBottom w:val="0"/>
      <w:divBdr>
        <w:top w:val="none" w:sz="0" w:space="0" w:color="auto"/>
        <w:left w:val="none" w:sz="0" w:space="0" w:color="auto"/>
        <w:bottom w:val="none" w:sz="0" w:space="0" w:color="auto"/>
        <w:right w:val="none" w:sz="0" w:space="0" w:color="auto"/>
      </w:divBdr>
    </w:div>
    <w:div w:id="481851478">
      <w:marLeft w:val="640"/>
      <w:marRight w:val="0"/>
      <w:marTop w:val="0"/>
      <w:marBottom w:val="0"/>
      <w:divBdr>
        <w:top w:val="none" w:sz="0" w:space="0" w:color="auto"/>
        <w:left w:val="none" w:sz="0" w:space="0" w:color="auto"/>
        <w:bottom w:val="none" w:sz="0" w:space="0" w:color="auto"/>
        <w:right w:val="none" w:sz="0" w:space="0" w:color="auto"/>
      </w:divBdr>
    </w:div>
    <w:div w:id="481890714">
      <w:marLeft w:val="640"/>
      <w:marRight w:val="0"/>
      <w:marTop w:val="0"/>
      <w:marBottom w:val="0"/>
      <w:divBdr>
        <w:top w:val="none" w:sz="0" w:space="0" w:color="auto"/>
        <w:left w:val="none" w:sz="0" w:space="0" w:color="auto"/>
        <w:bottom w:val="none" w:sz="0" w:space="0" w:color="auto"/>
        <w:right w:val="none" w:sz="0" w:space="0" w:color="auto"/>
      </w:divBdr>
    </w:div>
    <w:div w:id="481968861">
      <w:marLeft w:val="640"/>
      <w:marRight w:val="0"/>
      <w:marTop w:val="0"/>
      <w:marBottom w:val="0"/>
      <w:divBdr>
        <w:top w:val="none" w:sz="0" w:space="0" w:color="auto"/>
        <w:left w:val="none" w:sz="0" w:space="0" w:color="auto"/>
        <w:bottom w:val="none" w:sz="0" w:space="0" w:color="auto"/>
        <w:right w:val="none" w:sz="0" w:space="0" w:color="auto"/>
      </w:divBdr>
    </w:div>
    <w:div w:id="481972048">
      <w:marLeft w:val="640"/>
      <w:marRight w:val="0"/>
      <w:marTop w:val="0"/>
      <w:marBottom w:val="0"/>
      <w:divBdr>
        <w:top w:val="none" w:sz="0" w:space="0" w:color="auto"/>
        <w:left w:val="none" w:sz="0" w:space="0" w:color="auto"/>
        <w:bottom w:val="none" w:sz="0" w:space="0" w:color="auto"/>
        <w:right w:val="none" w:sz="0" w:space="0" w:color="auto"/>
      </w:divBdr>
    </w:div>
    <w:div w:id="482042907">
      <w:marLeft w:val="640"/>
      <w:marRight w:val="0"/>
      <w:marTop w:val="0"/>
      <w:marBottom w:val="0"/>
      <w:divBdr>
        <w:top w:val="none" w:sz="0" w:space="0" w:color="auto"/>
        <w:left w:val="none" w:sz="0" w:space="0" w:color="auto"/>
        <w:bottom w:val="none" w:sz="0" w:space="0" w:color="auto"/>
        <w:right w:val="none" w:sz="0" w:space="0" w:color="auto"/>
      </w:divBdr>
    </w:div>
    <w:div w:id="482084737">
      <w:marLeft w:val="640"/>
      <w:marRight w:val="0"/>
      <w:marTop w:val="0"/>
      <w:marBottom w:val="0"/>
      <w:divBdr>
        <w:top w:val="none" w:sz="0" w:space="0" w:color="auto"/>
        <w:left w:val="none" w:sz="0" w:space="0" w:color="auto"/>
        <w:bottom w:val="none" w:sz="0" w:space="0" w:color="auto"/>
        <w:right w:val="none" w:sz="0" w:space="0" w:color="auto"/>
      </w:divBdr>
    </w:div>
    <w:div w:id="482359024">
      <w:marLeft w:val="640"/>
      <w:marRight w:val="0"/>
      <w:marTop w:val="0"/>
      <w:marBottom w:val="0"/>
      <w:divBdr>
        <w:top w:val="none" w:sz="0" w:space="0" w:color="auto"/>
        <w:left w:val="none" w:sz="0" w:space="0" w:color="auto"/>
        <w:bottom w:val="none" w:sz="0" w:space="0" w:color="auto"/>
        <w:right w:val="none" w:sz="0" w:space="0" w:color="auto"/>
      </w:divBdr>
    </w:div>
    <w:div w:id="482427286">
      <w:marLeft w:val="640"/>
      <w:marRight w:val="0"/>
      <w:marTop w:val="0"/>
      <w:marBottom w:val="0"/>
      <w:divBdr>
        <w:top w:val="none" w:sz="0" w:space="0" w:color="auto"/>
        <w:left w:val="none" w:sz="0" w:space="0" w:color="auto"/>
        <w:bottom w:val="none" w:sz="0" w:space="0" w:color="auto"/>
        <w:right w:val="none" w:sz="0" w:space="0" w:color="auto"/>
      </w:divBdr>
    </w:div>
    <w:div w:id="482430631">
      <w:marLeft w:val="640"/>
      <w:marRight w:val="0"/>
      <w:marTop w:val="0"/>
      <w:marBottom w:val="0"/>
      <w:divBdr>
        <w:top w:val="none" w:sz="0" w:space="0" w:color="auto"/>
        <w:left w:val="none" w:sz="0" w:space="0" w:color="auto"/>
        <w:bottom w:val="none" w:sz="0" w:space="0" w:color="auto"/>
        <w:right w:val="none" w:sz="0" w:space="0" w:color="auto"/>
      </w:divBdr>
    </w:div>
    <w:div w:id="482506210">
      <w:marLeft w:val="640"/>
      <w:marRight w:val="0"/>
      <w:marTop w:val="0"/>
      <w:marBottom w:val="0"/>
      <w:divBdr>
        <w:top w:val="none" w:sz="0" w:space="0" w:color="auto"/>
        <w:left w:val="none" w:sz="0" w:space="0" w:color="auto"/>
        <w:bottom w:val="none" w:sz="0" w:space="0" w:color="auto"/>
        <w:right w:val="none" w:sz="0" w:space="0" w:color="auto"/>
      </w:divBdr>
    </w:div>
    <w:div w:id="482699776">
      <w:marLeft w:val="640"/>
      <w:marRight w:val="0"/>
      <w:marTop w:val="0"/>
      <w:marBottom w:val="0"/>
      <w:divBdr>
        <w:top w:val="none" w:sz="0" w:space="0" w:color="auto"/>
        <w:left w:val="none" w:sz="0" w:space="0" w:color="auto"/>
        <w:bottom w:val="none" w:sz="0" w:space="0" w:color="auto"/>
        <w:right w:val="none" w:sz="0" w:space="0" w:color="auto"/>
      </w:divBdr>
    </w:div>
    <w:div w:id="482816829">
      <w:marLeft w:val="640"/>
      <w:marRight w:val="0"/>
      <w:marTop w:val="0"/>
      <w:marBottom w:val="0"/>
      <w:divBdr>
        <w:top w:val="none" w:sz="0" w:space="0" w:color="auto"/>
        <w:left w:val="none" w:sz="0" w:space="0" w:color="auto"/>
        <w:bottom w:val="none" w:sz="0" w:space="0" w:color="auto"/>
        <w:right w:val="none" w:sz="0" w:space="0" w:color="auto"/>
      </w:divBdr>
    </w:div>
    <w:div w:id="482819962">
      <w:marLeft w:val="640"/>
      <w:marRight w:val="0"/>
      <w:marTop w:val="0"/>
      <w:marBottom w:val="0"/>
      <w:divBdr>
        <w:top w:val="none" w:sz="0" w:space="0" w:color="auto"/>
        <w:left w:val="none" w:sz="0" w:space="0" w:color="auto"/>
        <w:bottom w:val="none" w:sz="0" w:space="0" w:color="auto"/>
        <w:right w:val="none" w:sz="0" w:space="0" w:color="auto"/>
      </w:divBdr>
    </w:div>
    <w:div w:id="482965699">
      <w:marLeft w:val="640"/>
      <w:marRight w:val="0"/>
      <w:marTop w:val="0"/>
      <w:marBottom w:val="0"/>
      <w:divBdr>
        <w:top w:val="none" w:sz="0" w:space="0" w:color="auto"/>
        <w:left w:val="none" w:sz="0" w:space="0" w:color="auto"/>
        <w:bottom w:val="none" w:sz="0" w:space="0" w:color="auto"/>
        <w:right w:val="none" w:sz="0" w:space="0" w:color="auto"/>
      </w:divBdr>
    </w:div>
    <w:div w:id="482966357">
      <w:marLeft w:val="640"/>
      <w:marRight w:val="0"/>
      <w:marTop w:val="0"/>
      <w:marBottom w:val="0"/>
      <w:divBdr>
        <w:top w:val="none" w:sz="0" w:space="0" w:color="auto"/>
        <w:left w:val="none" w:sz="0" w:space="0" w:color="auto"/>
        <w:bottom w:val="none" w:sz="0" w:space="0" w:color="auto"/>
        <w:right w:val="none" w:sz="0" w:space="0" w:color="auto"/>
      </w:divBdr>
    </w:div>
    <w:div w:id="483160916">
      <w:marLeft w:val="640"/>
      <w:marRight w:val="0"/>
      <w:marTop w:val="0"/>
      <w:marBottom w:val="0"/>
      <w:divBdr>
        <w:top w:val="none" w:sz="0" w:space="0" w:color="auto"/>
        <w:left w:val="none" w:sz="0" w:space="0" w:color="auto"/>
        <w:bottom w:val="none" w:sz="0" w:space="0" w:color="auto"/>
        <w:right w:val="none" w:sz="0" w:space="0" w:color="auto"/>
      </w:divBdr>
    </w:div>
    <w:div w:id="483275490">
      <w:marLeft w:val="640"/>
      <w:marRight w:val="0"/>
      <w:marTop w:val="0"/>
      <w:marBottom w:val="0"/>
      <w:divBdr>
        <w:top w:val="none" w:sz="0" w:space="0" w:color="auto"/>
        <w:left w:val="none" w:sz="0" w:space="0" w:color="auto"/>
        <w:bottom w:val="none" w:sz="0" w:space="0" w:color="auto"/>
        <w:right w:val="none" w:sz="0" w:space="0" w:color="auto"/>
      </w:divBdr>
    </w:div>
    <w:div w:id="483275558">
      <w:marLeft w:val="640"/>
      <w:marRight w:val="0"/>
      <w:marTop w:val="0"/>
      <w:marBottom w:val="0"/>
      <w:divBdr>
        <w:top w:val="none" w:sz="0" w:space="0" w:color="auto"/>
        <w:left w:val="none" w:sz="0" w:space="0" w:color="auto"/>
        <w:bottom w:val="none" w:sz="0" w:space="0" w:color="auto"/>
        <w:right w:val="none" w:sz="0" w:space="0" w:color="auto"/>
      </w:divBdr>
    </w:div>
    <w:div w:id="483277726">
      <w:marLeft w:val="640"/>
      <w:marRight w:val="0"/>
      <w:marTop w:val="0"/>
      <w:marBottom w:val="0"/>
      <w:divBdr>
        <w:top w:val="none" w:sz="0" w:space="0" w:color="auto"/>
        <w:left w:val="none" w:sz="0" w:space="0" w:color="auto"/>
        <w:bottom w:val="none" w:sz="0" w:space="0" w:color="auto"/>
        <w:right w:val="none" w:sz="0" w:space="0" w:color="auto"/>
      </w:divBdr>
    </w:div>
    <w:div w:id="483355532">
      <w:marLeft w:val="640"/>
      <w:marRight w:val="0"/>
      <w:marTop w:val="0"/>
      <w:marBottom w:val="0"/>
      <w:divBdr>
        <w:top w:val="none" w:sz="0" w:space="0" w:color="auto"/>
        <w:left w:val="none" w:sz="0" w:space="0" w:color="auto"/>
        <w:bottom w:val="none" w:sz="0" w:space="0" w:color="auto"/>
        <w:right w:val="none" w:sz="0" w:space="0" w:color="auto"/>
      </w:divBdr>
    </w:div>
    <w:div w:id="483397513">
      <w:marLeft w:val="640"/>
      <w:marRight w:val="0"/>
      <w:marTop w:val="0"/>
      <w:marBottom w:val="0"/>
      <w:divBdr>
        <w:top w:val="none" w:sz="0" w:space="0" w:color="auto"/>
        <w:left w:val="none" w:sz="0" w:space="0" w:color="auto"/>
        <w:bottom w:val="none" w:sz="0" w:space="0" w:color="auto"/>
        <w:right w:val="none" w:sz="0" w:space="0" w:color="auto"/>
      </w:divBdr>
    </w:div>
    <w:div w:id="483400039">
      <w:marLeft w:val="640"/>
      <w:marRight w:val="0"/>
      <w:marTop w:val="0"/>
      <w:marBottom w:val="0"/>
      <w:divBdr>
        <w:top w:val="none" w:sz="0" w:space="0" w:color="auto"/>
        <w:left w:val="none" w:sz="0" w:space="0" w:color="auto"/>
        <w:bottom w:val="none" w:sz="0" w:space="0" w:color="auto"/>
        <w:right w:val="none" w:sz="0" w:space="0" w:color="auto"/>
      </w:divBdr>
    </w:div>
    <w:div w:id="483468602">
      <w:marLeft w:val="640"/>
      <w:marRight w:val="0"/>
      <w:marTop w:val="0"/>
      <w:marBottom w:val="0"/>
      <w:divBdr>
        <w:top w:val="none" w:sz="0" w:space="0" w:color="auto"/>
        <w:left w:val="none" w:sz="0" w:space="0" w:color="auto"/>
        <w:bottom w:val="none" w:sz="0" w:space="0" w:color="auto"/>
        <w:right w:val="none" w:sz="0" w:space="0" w:color="auto"/>
      </w:divBdr>
    </w:div>
    <w:div w:id="483471878">
      <w:marLeft w:val="640"/>
      <w:marRight w:val="0"/>
      <w:marTop w:val="0"/>
      <w:marBottom w:val="0"/>
      <w:divBdr>
        <w:top w:val="none" w:sz="0" w:space="0" w:color="auto"/>
        <w:left w:val="none" w:sz="0" w:space="0" w:color="auto"/>
        <w:bottom w:val="none" w:sz="0" w:space="0" w:color="auto"/>
        <w:right w:val="none" w:sz="0" w:space="0" w:color="auto"/>
      </w:divBdr>
    </w:div>
    <w:div w:id="483473442">
      <w:marLeft w:val="640"/>
      <w:marRight w:val="0"/>
      <w:marTop w:val="0"/>
      <w:marBottom w:val="0"/>
      <w:divBdr>
        <w:top w:val="none" w:sz="0" w:space="0" w:color="auto"/>
        <w:left w:val="none" w:sz="0" w:space="0" w:color="auto"/>
        <w:bottom w:val="none" w:sz="0" w:space="0" w:color="auto"/>
        <w:right w:val="none" w:sz="0" w:space="0" w:color="auto"/>
      </w:divBdr>
    </w:div>
    <w:div w:id="483473480">
      <w:marLeft w:val="640"/>
      <w:marRight w:val="0"/>
      <w:marTop w:val="0"/>
      <w:marBottom w:val="0"/>
      <w:divBdr>
        <w:top w:val="none" w:sz="0" w:space="0" w:color="auto"/>
        <w:left w:val="none" w:sz="0" w:space="0" w:color="auto"/>
        <w:bottom w:val="none" w:sz="0" w:space="0" w:color="auto"/>
        <w:right w:val="none" w:sz="0" w:space="0" w:color="auto"/>
      </w:divBdr>
    </w:div>
    <w:div w:id="483475887">
      <w:marLeft w:val="640"/>
      <w:marRight w:val="0"/>
      <w:marTop w:val="0"/>
      <w:marBottom w:val="0"/>
      <w:divBdr>
        <w:top w:val="none" w:sz="0" w:space="0" w:color="auto"/>
        <w:left w:val="none" w:sz="0" w:space="0" w:color="auto"/>
        <w:bottom w:val="none" w:sz="0" w:space="0" w:color="auto"/>
        <w:right w:val="none" w:sz="0" w:space="0" w:color="auto"/>
      </w:divBdr>
    </w:div>
    <w:div w:id="483739386">
      <w:marLeft w:val="640"/>
      <w:marRight w:val="0"/>
      <w:marTop w:val="0"/>
      <w:marBottom w:val="0"/>
      <w:divBdr>
        <w:top w:val="none" w:sz="0" w:space="0" w:color="auto"/>
        <w:left w:val="none" w:sz="0" w:space="0" w:color="auto"/>
        <w:bottom w:val="none" w:sz="0" w:space="0" w:color="auto"/>
        <w:right w:val="none" w:sz="0" w:space="0" w:color="auto"/>
      </w:divBdr>
    </w:div>
    <w:div w:id="483787701">
      <w:marLeft w:val="640"/>
      <w:marRight w:val="0"/>
      <w:marTop w:val="0"/>
      <w:marBottom w:val="0"/>
      <w:divBdr>
        <w:top w:val="none" w:sz="0" w:space="0" w:color="auto"/>
        <w:left w:val="none" w:sz="0" w:space="0" w:color="auto"/>
        <w:bottom w:val="none" w:sz="0" w:space="0" w:color="auto"/>
        <w:right w:val="none" w:sz="0" w:space="0" w:color="auto"/>
      </w:divBdr>
    </w:div>
    <w:div w:id="484010682">
      <w:marLeft w:val="640"/>
      <w:marRight w:val="0"/>
      <w:marTop w:val="0"/>
      <w:marBottom w:val="0"/>
      <w:divBdr>
        <w:top w:val="none" w:sz="0" w:space="0" w:color="auto"/>
        <w:left w:val="none" w:sz="0" w:space="0" w:color="auto"/>
        <w:bottom w:val="none" w:sz="0" w:space="0" w:color="auto"/>
        <w:right w:val="none" w:sz="0" w:space="0" w:color="auto"/>
      </w:divBdr>
    </w:div>
    <w:div w:id="484050807">
      <w:marLeft w:val="640"/>
      <w:marRight w:val="0"/>
      <w:marTop w:val="0"/>
      <w:marBottom w:val="0"/>
      <w:divBdr>
        <w:top w:val="none" w:sz="0" w:space="0" w:color="auto"/>
        <w:left w:val="none" w:sz="0" w:space="0" w:color="auto"/>
        <w:bottom w:val="none" w:sz="0" w:space="0" w:color="auto"/>
        <w:right w:val="none" w:sz="0" w:space="0" w:color="auto"/>
      </w:divBdr>
    </w:div>
    <w:div w:id="484055487">
      <w:marLeft w:val="640"/>
      <w:marRight w:val="0"/>
      <w:marTop w:val="0"/>
      <w:marBottom w:val="0"/>
      <w:divBdr>
        <w:top w:val="none" w:sz="0" w:space="0" w:color="auto"/>
        <w:left w:val="none" w:sz="0" w:space="0" w:color="auto"/>
        <w:bottom w:val="none" w:sz="0" w:space="0" w:color="auto"/>
        <w:right w:val="none" w:sz="0" w:space="0" w:color="auto"/>
      </w:divBdr>
    </w:div>
    <w:div w:id="484128479">
      <w:marLeft w:val="640"/>
      <w:marRight w:val="0"/>
      <w:marTop w:val="0"/>
      <w:marBottom w:val="0"/>
      <w:divBdr>
        <w:top w:val="none" w:sz="0" w:space="0" w:color="auto"/>
        <w:left w:val="none" w:sz="0" w:space="0" w:color="auto"/>
        <w:bottom w:val="none" w:sz="0" w:space="0" w:color="auto"/>
        <w:right w:val="none" w:sz="0" w:space="0" w:color="auto"/>
      </w:divBdr>
    </w:div>
    <w:div w:id="484200349">
      <w:marLeft w:val="640"/>
      <w:marRight w:val="0"/>
      <w:marTop w:val="0"/>
      <w:marBottom w:val="0"/>
      <w:divBdr>
        <w:top w:val="none" w:sz="0" w:space="0" w:color="auto"/>
        <w:left w:val="none" w:sz="0" w:space="0" w:color="auto"/>
        <w:bottom w:val="none" w:sz="0" w:space="0" w:color="auto"/>
        <w:right w:val="none" w:sz="0" w:space="0" w:color="auto"/>
      </w:divBdr>
    </w:div>
    <w:div w:id="484246850">
      <w:marLeft w:val="640"/>
      <w:marRight w:val="0"/>
      <w:marTop w:val="0"/>
      <w:marBottom w:val="0"/>
      <w:divBdr>
        <w:top w:val="none" w:sz="0" w:space="0" w:color="auto"/>
        <w:left w:val="none" w:sz="0" w:space="0" w:color="auto"/>
        <w:bottom w:val="none" w:sz="0" w:space="0" w:color="auto"/>
        <w:right w:val="none" w:sz="0" w:space="0" w:color="auto"/>
      </w:divBdr>
    </w:div>
    <w:div w:id="484470644">
      <w:marLeft w:val="640"/>
      <w:marRight w:val="0"/>
      <w:marTop w:val="0"/>
      <w:marBottom w:val="0"/>
      <w:divBdr>
        <w:top w:val="none" w:sz="0" w:space="0" w:color="auto"/>
        <w:left w:val="none" w:sz="0" w:space="0" w:color="auto"/>
        <w:bottom w:val="none" w:sz="0" w:space="0" w:color="auto"/>
        <w:right w:val="none" w:sz="0" w:space="0" w:color="auto"/>
      </w:divBdr>
    </w:div>
    <w:div w:id="484706197">
      <w:marLeft w:val="640"/>
      <w:marRight w:val="0"/>
      <w:marTop w:val="0"/>
      <w:marBottom w:val="0"/>
      <w:divBdr>
        <w:top w:val="none" w:sz="0" w:space="0" w:color="auto"/>
        <w:left w:val="none" w:sz="0" w:space="0" w:color="auto"/>
        <w:bottom w:val="none" w:sz="0" w:space="0" w:color="auto"/>
        <w:right w:val="none" w:sz="0" w:space="0" w:color="auto"/>
      </w:divBdr>
    </w:div>
    <w:div w:id="484706899">
      <w:marLeft w:val="640"/>
      <w:marRight w:val="0"/>
      <w:marTop w:val="0"/>
      <w:marBottom w:val="0"/>
      <w:divBdr>
        <w:top w:val="none" w:sz="0" w:space="0" w:color="auto"/>
        <w:left w:val="none" w:sz="0" w:space="0" w:color="auto"/>
        <w:bottom w:val="none" w:sz="0" w:space="0" w:color="auto"/>
        <w:right w:val="none" w:sz="0" w:space="0" w:color="auto"/>
      </w:divBdr>
    </w:div>
    <w:div w:id="484706922">
      <w:marLeft w:val="640"/>
      <w:marRight w:val="0"/>
      <w:marTop w:val="0"/>
      <w:marBottom w:val="0"/>
      <w:divBdr>
        <w:top w:val="none" w:sz="0" w:space="0" w:color="auto"/>
        <w:left w:val="none" w:sz="0" w:space="0" w:color="auto"/>
        <w:bottom w:val="none" w:sz="0" w:space="0" w:color="auto"/>
        <w:right w:val="none" w:sz="0" w:space="0" w:color="auto"/>
      </w:divBdr>
    </w:div>
    <w:div w:id="484786757">
      <w:marLeft w:val="640"/>
      <w:marRight w:val="0"/>
      <w:marTop w:val="0"/>
      <w:marBottom w:val="0"/>
      <w:divBdr>
        <w:top w:val="none" w:sz="0" w:space="0" w:color="auto"/>
        <w:left w:val="none" w:sz="0" w:space="0" w:color="auto"/>
        <w:bottom w:val="none" w:sz="0" w:space="0" w:color="auto"/>
        <w:right w:val="none" w:sz="0" w:space="0" w:color="auto"/>
      </w:divBdr>
    </w:div>
    <w:div w:id="484857771">
      <w:marLeft w:val="640"/>
      <w:marRight w:val="0"/>
      <w:marTop w:val="0"/>
      <w:marBottom w:val="0"/>
      <w:divBdr>
        <w:top w:val="none" w:sz="0" w:space="0" w:color="auto"/>
        <w:left w:val="none" w:sz="0" w:space="0" w:color="auto"/>
        <w:bottom w:val="none" w:sz="0" w:space="0" w:color="auto"/>
        <w:right w:val="none" w:sz="0" w:space="0" w:color="auto"/>
      </w:divBdr>
    </w:div>
    <w:div w:id="485047019">
      <w:marLeft w:val="640"/>
      <w:marRight w:val="0"/>
      <w:marTop w:val="0"/>
      <w:marBottom w:val="0"/>
      <w:divBdr>
        <w:top w:val="none" w:sz="0" w:space="0" w:color="auto"/>
        <w:left w:val="none" w:sz="0" w:space="0" w:color="auto"/>
        <w:bottom w:val="none" w:sz="0" w:space="0" w:color="auto"/>
        <w:right w:val="none" w:sz="0" w:space="0" w:color="auto"/>
      </w:divBdr>
    </w:div>
    <w:div w:id="485055951">
      <w:marLeft w:val="640"/>
      <w:marRight w:val="0"/>
      <w:marTop w:val="0"/>
      <w:marBottom w:val="0"/>
      <w:divBdr>
        <w:top w:val="none" w:sz="0" w:space="0" w:color="auto"/>
        <w:left w:val="none" w:sz="0" w:space="0" w:color="auto"/>
        <w:bottom w:val="none" w:sz="0" w:space="0" w:color="auto"/>
        <w:right w:val="none" w:sz="0" w:space="0" w:color="auto"/>
      </w:divBdr>
    </w:div>
    <w:div w:id="485122785">
      <w:marLeft w:val="640"/>
      <w:marRight w:val="0"/>
      <w:marTop w:val="0"/>
      <w:marBottom w:val="0"/>
      <w:divBdr>
        <w:top w:val="none" w:sz="0" w:space="0" w:color="auto"/>
        <w:left w:val="none" w:sz="0" w:space="0" w:color="auto"/>
        <w:bottom w:val="none" w:sz="0" w:space="0" w:color="auto"/>
        <w:right w:val="none" w:sz="0" w:space="0" w:color="auto"/>
      </w:divBdr>
    </w:div>
    <w:div w:id="485173736">
      <w:marLeft w:val="640"/>
      <w:marRight w:val="0"/>
      <w:marTop w:val="0"/>
      <w:marBottom w:val="0"/>
      <w:divBdr>
        <w:top w:val="none" w:sz="0" w:space="0" w:color="auto"/>
        <w:left w:val="none" w:sz="0" w:space="0" w:color="auto"/>
        <w:bottom w:val="none" w:sz="0" w:space="0" w:color="auto"/>
        <w:right w:val="none" w:sz="0" w:space="0" w:color="auto"/>
      </w:divBdr>
    </w:div>
    <w:div w:id="485315864">
      <w:marLeft w:val="640"/>
      <w:marRight w:val="0"/>
      <w:marTop w:val="0"/>
      <w:marBottom w:val="0"/>
      <w:divBdr>
        <w:top w:val="none" w:sz="0" w:space="0" w:color="auto"/>
        <w:left w:val="none" w:sz="0" w:space="0" w:color="auto"/>
        <w:bottom w:val="none" w:sz="0" w:space="0" w:color="auto"/>
        <w:right w:val="none" w:sz="0" w:space="0" w:color="auto"/>
      </w:divBdr>
    </w:div>
    <w:div w:id="485318798">
      <w:marLeft w:val="640"/>
      <w:marRight w:val="0"/>
      <w:marTop w:val="0"/>
      <w:marBottom w:val="0"/>
      <w:divBdr>
        <w:top w:val="none" w:sz="0" w:space="0" w:color="auto"/>
        <w:left w:val="none" w:sz="0" w:space="0" w:color="auto"/>
        <w:bottom w:val="none" w:sz="0" w:space="0" w:color="auto"/>
        <w:right w:val="none" w:sz="0" w:space="0" w:color="auto"/>
      </w:divBdr>
    </w:div>
    <w:div w:id="485359777">
      <w:marLeft w:val="640"/>
      <w:marRight w:val="0"/>
      <w:marTop w:val="0"/>
      <w:marBottom w:val="0"/>
      <w:divBdr>
        <w:top w:val="none" w:sz="0" w:space="0" w:color="auto"/>
        <w:left w:val="none" w:sz="0" w:space="0" w:color="auto"/>
        <w:bottom w:val="none" w:sz="0" w:space="0" w:color="auto"/>
        <w:right w:val="none" w:sz="0" w:space="0" w:color="auto"/>
      </w:divBdr>
    </w:div>
    <w:div w:id="485361250">
      <w:marLeft w:val="640"/>
      <w:marRight w:val="0"/>
      <w:marTop w:val="0"/>
      <w:marBottom w:val="0"/>
      <w:divBdr>
        <w:top w:val="none" w:sz="0" w:space="0" w:color="auto"/>
        <w:left w:val="none" w:sz="0" w:space="0" w:color="auto"/>
        <w:bottom w:val="none" w:sz="0" w:space="0" w:color="auto"/>
        <w:right w:val="none" w:sz="0" w:space="0" w:color="auto"/>
      </w:divBdr>
    </w:div>
    <w:div w:id="485515841">
      <w:marLeft w:val="640"/>
      <w:marRight w:val="0"/>
      <w:marTop w:val="0"/>
      <w:marBottom w:val="0"/>
      <w:divBdr>
        <w:top w:val="none" w:sz="0" w:space="0" w:color="auto"/>
        <w:left w:val="none" w:sz="0" w:space="0" w:color="auto"/>
        <w:bottom w:val="none" w:sz="0" w:space="0" w:color="auto"/>
        <w:right w:val="none" w:sz="0" w:space="0" w:color="auto"/>
      </w:divBdr>
    </w:div>
    <w:div w:id="485556296">
      <w:marLeft w:val="640"/>
      <w:marRight w:val="0"/>
      <w:marTop w:val="0"/>
      <w:marBottom w:val="0"/>
      <w:divBdr>
        <w:top w:val="none" w:sz="0" w:space="0" w:color="auto"/>
        <w:left w:val="none" w:sz="0" w:space="0" w:color="auto"/>
        <w:bottom w:val="none" w:sz="0" w:space="0" w:color="auto"/>
        <w:right w:val="none" w:sz="0" w:space="0" w:color="auto"/>
      </w:divBdr>
    </w:div>
    <w:div w:id="485558543">
      <w:marLeft w:val="640"/>
      <w:marRight w:val="0"/>
      <w:marTop w:val="0"/>
      <w:marBottom w:val="0"/>
      <w:divBdr>
        <w:top w:val="none" w:sz="0" w:space="0" w:color="auto"/>
        <w:left w:val="none" w:sz="0" w:space="0" w:color="auto"/>
        <w:bottom w:val="none" w:sz="0" w:space="0" w:color="auto"/>
        <w:right w:val="none" w:sz="0" w:space="0" w:color="auto"/>
      </w:divBdr>
    </w:div>
    <w:div w:id="485584731">
      <w:marLeft w:val="640"/>
      <w:marRight w:val="0"/>
      <w:marTop w:val="0"/>
      <w:marBottom w:val="0"/>
      <w:divBdr>
        <w:top w:val="none" w:sz="0" w:space="0" w:color="auto"/>
        <w:left w:val="none" w:sz="0" w:space="0" w:color="auto"/>
        <w:bottom w:val="none" w:sz="0" w:space="0" w:color="auto"/>
        <w:right w:val="none" w:sz="0" w:space="0" w:color="auto"/>
      </w:divBdr>
    </w:div>
    <w:div w:id="485587655">
      <w:marLeft w:val="640"/>
      <w:marRight w:val="0"/>
      <w:marTop w:val="0"/>
      <w:marBottom w:val="0"/>
      <w:divBdr>
        <w:top w:val="none" w:sz="0" w:space="0" w:color="auto"/>
        <w:left w:val="none" w:sz="0" w:space="0" w:color="auto"/>
        <w:bottom w:val="none" w:sz="0" w:space="0" w:color="auto"/>
        <w:right w:val="none" w:sz="0" w:space="0" w:color="auto"/>
      </w:divBdr>
    </w:div>
    <w:div w:id="485630119">
      <w:marLeft w:val="640"/>
      <w:marRight w:val="0"/>
      <w:marTop w:val="0"/>
      <w:marBottom w:val="0"/>
      <w:divBdr>
        <w:top w:val="none" w:sz="0" w:space="0" w:color="auto"/>
        <w:left w:val="none" w:sz="0" w:space="0" w:color="auto"/>
        <w:bottom w:val="none" w:sz="0" w:space="0" w:color="auto"/>
        <w:right w:val="none" w:sz="0" w:space="0" w:color="auto"/>
      </w:divBdr>
    </w:div>
    <w:div w:id="485632205">
      <w:marLeft w:val="640"/>
      <w:marRight w:val="0"/>
      <w:marTop w:val="0"/>
      <w:marBottom w:val="0"/>
      <w:divBdr>
        <w:top w:val="none" w:sz="0" w:space="0" w:color="auto"/>
        <w:left w:val="none" w:sz="0" w:space="0" w:color="auto"/>
        <w:bottom w:val="none" w:sz="0" w:space="0" w:color="auto"/>
        <w:right w:val="none" w:sz="0" w:space="0" w:color="auto"/>
      </w:divBdr>
    </w:div>
    <w:div w:id="485780318">
      <w:marLeft w:val="640"/>
      <w:marRight w:val="0"/>
      <w:marTop w:val="0"/>
      <w:marBottom w:val="0"/>
      <w:divBdr>
        <w:top w:val="none" w:sz="0" w:space="0" w:color="auto"/>
        <w:left w:val="none" w:sz="0" w:space="0" w:color="auto"/>
        <w:bottom w:val="none" w:sz="0" w:space="0" w:color="auto"/>
        <w:right w:val="none" w:sz="0" w:space="0" w:color="auto"/>
      </w:divBdr>
    </w:div>
    <w:div w:id="485824929">
      <w:marLeft w:val="640"/>
      <w:marRight w:val="0"/>
      <w:marTop w:val="0"/>
      <w:marBottom w:val="0"/>
      <w:divBdr>
        <w:top w:val="none" w:sz="0" w:space="0" w:color="auto"/>
        <w:left w:val="none" w:sz="0" w:space="0" w:color="auto"/>
        <w:bottom w:val="none" w:sz="0" w:space="0" w:color="auto"/>
        <w:right w:val="none" w:sz="0" w:space="0" w:color="auto"/>
      </w:divBdr>
    </w:div>
    <w:div w:id="485899561">
      <w:marLeft w:val="640"/>
      <w:marRight w:val="0"/>
      <w:marTop w:val="0"/>
      <w:marBottom w:val="0"/>
      <w:divBdr>
        <w:top w:val="none" w:sz="0" w:space="0" w:color="auto"/>
        <w:left w:val="none" w:sz="0" w:space="0" w:color="auto"/>
        <w:bottom w:val="none" w:sz="0" w:space="0" w:color="auto"/>
        <w:right w:val="none" w:sz="0" w:space="0" w:color="auto"/>
      </w:divBdr>
    </w:div>
    <w:div w:id="485899852">
      <w:marLeft w:val="640"/>
      <w:marRight w:val="0"/>
      <w:marTop w:val="0"/>
      <w:marBottom w:val="0"/>
      <w:divBdr>
        <w:top w:val="none" w:sz="0" w:space="0" w:color="auto"/>
        <w:left w:val="none" w:sz="0" w:space="0" w:color="auto"/>
        <w:bottom w:val="none" w:sz="0" w:space="0" w:color="auto"/>
        <w:right w:val="none" w:sz="0" w:space="0" w:color="auto"/>
      </w:divBdr>
    </w:div>
    <w:div w:id="485979334">
      <w:marLeft w:val="640"/>
      <w:marRight w:val="0"/>
      <w:marTop w:val="0"/>
      <w:marBottom w:val="0"/>
      <w:divBdr>
        <w:top w:val="none" w:sz="0" w:space="0" w:color="auto"/>
        <w:left w:val="none" w:sz="0" w:space="0" w:color="auto"/>
        <w:bottom w:val="none" w:sz="0" w:space="0" w:color="auto"/>
        <w:right w:val="none" w:sz="0" w:space="0" w:color="auto"/>
      </w:divBdr>
    </w:div>
    <w:div w:id="486021615">
      <w:marLeft w:val="640"/>
      <w:marRight w:val="0"/>
      <w:marTop w:val="0"/>
      <w:marBottom w:val="0"/>
      <w:divBdr>
        <w:top w:val="none" w:sz="0" w:space="0" w:color="auto"/>
        <w:left w:val="none" w:sz="0" w:space="0" w:color="auto"/>
        <w:bottom w:val="none" w:sz="0" w:space="0" w:color="auto"/>
        <w:right w:val="none" w:sz="0" w:space="0" w:color="auto"/>
      </w:divBdr>
    </w:div>
    <w:div w:id="486089058">
      <w:marLeft w:val="640"/>
      <w:marRight w:val="0"/>
      <w:marTop w:val="0"/>
      <w:marBottom w:val="0"/>
      <w:divBdr>
        <w:top w:val="none" w:sz="0" w:space="0" w:color="auto"/>
        <w:left w:val="none" w:sz="0" w:space="0" w:color="auto"/>
        <w:bottom w:val="none" w:sz="0" w:space="0" w:color="auto"/>
        <w:right w:val="none" w:sz="0" w:space="0" w:color="auto"/>
      </w:divBdr>
    </w:div>
    <w:div w:id="486093847">
      <w:marLeft w:val="640"/>
      <w:marRight w:val="0"/>
      <w:marTop w:val="0"/>
      <w:marBottom w:val="0"/>
      <w:divBdr>
        <w:top w:val="none" w:sz="0" w:space="0" w:color="auto"/>
        <w:left w:val="none" w:sz="0" w:space="0" w:color="auto"/>
        <w:bottom w:val="none" w:sz="0" w:space="0" w:color="auto"/>
        <w:right w:val="none" w:sz="0" w:space="0" w:color="auto"/>
      </w:divBdr>
    </w:div>
    <w:div w:id="486094413">
      <w:marLeft w:val="640"/>
      <w:marRight w:val="0"/>
      <w:marTop w:val="0"/>
      <w:marBottom w:val="0"/>
      <w:divBdr>
        <w:top w:val="none" w:sz="0" w:space="0" w:color="auto"/>
        <w:left w:val="none" w:sz="0" w:space="0" w:color="auto"/>
        <w:bottom w:val="none" w:sz="0" w:space="0" w:color="auto"/>
        <w:right w:val="none" w:sz="0" w:space="0" w:color="auto"/>
      </w:divBdr>
    </w:div>
    <w:div w:id="486095393">
      <w:marLeft w:val="640"/>
      <w:marRight w:val="0"/>
      <w:marTop w:val="0"/>
      <w:marBottom w:val="0"/>
      <w:divBdr>
        <w:top w:val="none" w:sz="0" w:space="0" w:color="auto"/>
        <w:left w:val="none" w:sz="0" w:space="0" w:color="auto"/>
        <w:bottom w:val="none" w:sz="0" w:space="0" w:color="auto"/>
        <w:right w:val="none" w:sz="0" w:space="0" w:color="auto"/>
      </w:divBdr>
    </w:div>
    <w:div w:id="486167018">
      <w:marLeft w:val="640"/>
      <w:marRight w:val="0"/>
      <w:marTop w:val="0"/>
      <w:marBottom w:val="0"/>
      <w:divBdr>
        <w:top w:val="none" w:sz="0" w:space="0" w:color="auto"/>
        <w:left w:val="none" w:sz="0" w:space="0" w:color="auto"/>
        <w:bottom w:val="none" w:sz="0" w:space="0" w:color="auto"/>
        <w:right w:val="none" w:sz="0" w:space="0" w:color="auto"/>
      </w:divBdr>
    </w:div>
    <w:div w:id="486215554">
      <w:marLeft w:val="640"/>
      <w:marRight w:val="0"/>
      <w:marTop w:val="0"/>
      <w:marBottom w:val="0"/>
      <w:divBdr>
        <w:top w:val="none" w:sz="0" w:space="0" w:color="auto"/>
        <w:left w:val="none" w:sz="0" w:space="0" w:color="auto"/>
        <w:bottom w:val="none" w:sz="0" w:space="0" w:color="auto"/>
        <w:right w:val="none" w:sz="0" w:space="0" w:color="auto"/>
      </w:divBdr>
    </w:div>
    <w:div w:id="486243358">
      <w:marLeft w:val="640"/>
      <w:marRight w:val="0"/>
      <w:marTop w:val="0"/>
      <w:marBottom w:val="0"/>
      <w:divBdr>
        <w:top w:val="none" w:sz="0" w:space="0" w:color="auto"/>
        <w:left w:val="none" w:sz="0" w:space="0" w:color="auto"/>
        <w:bottom w:val="none" w:sz="0" w:space="0" w:color="auto"/>
        <w:right w:val="none" w:sz="0" w:space="0" w:color="auto"/>
      </w:divBdr>
    </w:div>
    <w:div w:id="486243620">
      <w:marLeft w:val="640"/>
      <w:marRight w:val="0"/>
      <w:marTop w:val="0"/>
      <w:marBottom w:val="0"/>
      <w:divBdr>
        <w:top w:val="none" w:sz="0" w:space="0" w:color="auto"/>
        <w:left w:val="none" w:sz="0" w:space="0" w:color="auto"/>
        <w:bottom w:val="none" w:sz="0" w:space="0" w:color="auto"/>
        <w:right w:val="none" w:sz="0" w:space="0" w:color="auto"/>
      </w:divBdr>
    </w:div>
    <w:div w:id="486358725">
      <w:marLeft w:val="640"/>
      <w:marRight w:val="0"/>
      <w:marTop w:val="0"/>
      <w:marBottom w:val="0"/>
      <w:divBdr>
        <w:top w:val="none" w:sz="0" w:space="0" w:color="auto"/>
        <w:left w:val="none" w:sz="0" w:space="0" w:color="auto"/>
        <w:bottom w:val="none" w:sz="0" w:space="0" w:color="auto"/>
        <w:right w:val="none" w:sz="0" w:space="0" w:color="auto"/>
      </w:divBdr>
    </w:div>
    <w:div w:id="486408629">
      <w:marLeft w:val="640"/>
      <w:marRight w:val="0"/>
      <w:marTop w:val="0"/>
      <w:marBottom w:val="0"/>
      <w:divBdr>
        <w:top w:val="none" w:sz="0" w:space="0" w:color="auto"/>
        <w:left w:val="none" w:sz="0" w:space="0" w:color="auto"/>
        <w:bottom w:val="none" w:sz="0" w:space="0" w:color="auto"/>
        <w:right w:val="none" w:sz="0" w:space="0" w:color="auto"/>
      </w:divBdr>
    </w:div>
    <w:div w:id="486434006">
      <w:marLeft w:val="640"/>
      <w:marRight w:val="0"/>
      <w:marTop w:val="0"/>
      <w:marBottom w:val="0"/>
      <w:divBdr>
        <w:top w:val="none" w:sz="0" w:space="0" w:color="auto"/>
        <w:left w:val="none" w:sz="0" w:space="0" w:color="auto"/>
        <w:bottom w:val="none" w:sz="0" w:space="0" w:color="auto"/>
        <w:right w:val="none" w:sz="0" w:space="0" w:color="auto"/>
      </w:divBdr>
    </w:div>
    <w:div w:id="486478367">
      <w:marLeft w:val="640"/>
      <w:marRight w:val="0"/>
      <w:marTop w:val="0"/>
      <w:marBottom w:val="0"/>
      <w:divBdr>
        <w:top w:val="none" w:sz="0" w:space="0" w:color="auto"/>
        <w:left w:val="none" w:sz="0" w:space="0" w:color="auto"/>
        <w:bottom w:val="none" w:sz="0" w:space="0" w:color="auto"/>
        <w:right w:val="none" w:sz="0" w:space="0" w:color="auto"/>
      </w:divBdr>
    </w:div>
    <w:div w:id="486627758">
      <w:marLeft w:val="640"/>
      <w:marRight w:val="0"/>
      <w:marTop w:val="0"/>
      <w:marBottom w:val="0"/>
      <w:divBdr>
        <w:top w:val="none" w:sz="0" w:space="0" w:color="auto"/>
        <w:left w:val="none" w:sz="0" w:space="0" w:color="auto"/>
        <w:bottom w:val="none" w:sz="0" w:space="0" w:color="auto"/>
        <w:right w:val="none" w:sz="0" w:space="0" w:color="auto"/>
      </w:divBdr>
    </w:div>
    <w:div w:id="486631169">
      <w:marLeft w:val="640"/>
      <w:marRight w:val="0"/>
      <w:marTop w:val="0"/>
      <w:marBottom w:val="0"/>
      <w:divBdr>
        <w:top w:val="none" w:sz="0" w:space="0" w:color="auto"/>
        <w:left w:val="none" w:sz="0" w:space="0" w:color="auto"/>
        <w:bottom w:val="none" w:sz="0" w:space="0" w:color="auto"/>
        <w:right w:val="none" w:sz="0" w:space="0" w:color="auto"/>
      </w:divBdr>
    </w:div>
    <w:div w:id="486634176">
      <w:marLeft w:val="640"/>
      <w:marRight w:val="0"/>
      <w:marTop w:val="0"/>
      <w:marBottom w:val="0"/>
      <w:divBdr>
        <w:top w:val="none" w:sz="0" w:space="0" w:color="auto"/>
        <w:left w:val="none" w:sz="0" w:space="0" w:color="auto"/>
        <w:bottom w:val="none" w:sz="0" w:space="0" w:color="auto"/>
        <w:right w:val="none" w:sz="0" w:space="0" w:color="auto"/>
      </w:divBdr>
    </w:div>
    <w:div w:id="486751639">
      <w:marLeft w:val="640"/>
      <w:marRight w:val="0"/>
      <w:marTop w:val="0"/>
      <w:marBottom w:val="0"/>
      <w:divBdr>
        <w:top w:val="none" w:sz="0" w:space="0" w:color="auto"/>
        <w:left w:val="none" w:sz="0" w:space="0" w:color="auto"/>
        <w:bottom w:val="none" w:sz="0" w:space="0" w:color="auto"/>
        <w:right w:val="none" w:sz="0" w:space="0" w:color="auto"/>
      </w:divBdr>
    </w:div>
    <w:div w:id="486827199">
      <w:marLeft w:val="640"/>
      <w:marRight w:val="0"/>
      <w:marTop w:val="0"/>
      <w:marBottom w:val="0"/>
      <w:divBdr>
        <w:top w:val="none" w:sz="0" w:space="0" w:color="auto"/>
        <w:left w:val="none" w:sz="0" w:space="0" w:color="auto"/>
        <w:bottom w:val="none" w:sz="0" w:space="0" w:color="auto"/>
        <w:right w:val="none" w:sz="0" w:space="0" w:color="auto"/>
      </w:divBdr>
    </w:div>
    <w:div w:id="486899480">
      <w:marLeft w:val="640"/>
      <w:marRight w:val="0"/>
      <w:marTop w:val="0"/>
      <w:marBottom w:val="0"/>
      <w:divBdr>
        <w:top w:val="none" w:sz="0" w:space="0" w:color="auto"/>
        <w:left w:val="none" w:sz="0" w:space="0" w:color="auto"/>
        <w:bottom w:val="none" w:sz="0" w:space="0" w:color="auto"/>
        <w:right w:val="none" w:sz="0" w:space="0" w:color="auto"/>
      </w:divBdr>
    </w:div>
    <w:div w:id="486946199">
      <w:marLeft w:val="640"/>
      <w:marRight w:val="0"/>
      <w:marTop w:val="0"/>
      <w:marBottom w:val="0"/>
      <w:divBdr>
        <w:top w:val="none" w:sz="0" w:space="0" w:color="auto"/>
        <w:left w:val="none" w:sz="0" w:space="0" w:color="auto"/>
        <w:bottom w:val="none" w:sz="0" w:space="0" w:color="auto"/>
        <w:right w:val="none" w:sz="0" w:space="0" w:color="auto"/>
      </w:divBdr>
    </w:div>
    <w:div w:id="487090680">
      <w:marLeft w:val="640"/>
      <w:marRight w:val="0"/>
      <w:marTop w:val="0"/>
      <w:marBottom w:val="0"/>
      <w:divBdr>
        <w:top w:val="none" w:sz="0" w:space="0" w:color="auto"/>
        <w:left w:val="none" w:sz="0" w:space="0" w:color="auto"/>
        <w:bottom w:val="none" w:sz="0" w:space="0" w:color="auto"/>
        <w:right w:val="none" w:sz="0" w:space="0" w:color="auto"/>
      </w:divBdr>
    </w:div>
    <w:div w:id="487135686">
      <w:marLeft w:val="640"/>
      <w:marRight w:val="0"/>
      <w:marTop w:val="0"/>
      <w:marBottom w:val="0"/>
      <w:divBdr>
        <w:top w:val="none" w:sz="0" w:space="0" w:color="auto"/>
        <w:left w:val="none" w:sz="0" w:space="0" w:color="auto"/>
        <w:bottom w:val="none" w:sz="0" w:space="0" w:color="auto"/>
        <w:right w:val="none" w:sz="0" w:space="0" w:color="auto"/>
      </w:divBdr>
    </w:div>
    <w:div w:id="487139636">
      <w:marLeft w:val="640"/>
      <w:marRight w:val="0"/>
      <w:marTop w:val="0"/>
      <w:marBottom w:val="0"/>
      <w:divBdr>
        <w:top w:val="none" w:sz="0" w:space="0" w:color="auto"/>
        <w:left w:val="none" w:sz="0" w:space="0" w:color="auto"/>
        <w:bottom w:val="none" w:sz="0" w:space="0" w:color="auto"/>
        <w:right w:val="none" w:sz="0" w:space="0" w:color="auto"/>
      </w:divBdr>
    </w:div>
    <w:div w:id="487209019">
      <w:marLeft w:val="640"/>
      <w:marRight w:val="0"/>
      <w:marTop w:val="0"/>
      <w:marBottom w:val="0"/>
      <w:divBdr>
        <w:top w:val="none" w:sz="0" w:space="0" w:color="auto"/>
        <w:left w:val="none" w:sz="0" w:space="0" w:color="auto"/>
        <w:bottom w:val="none" w:sz="0" w:space="0" w:color="auto"/>
        <w:right w:val="none" w:sz="0" w:space="0" w:color="auto"/>
      </w:divBdr>
    </w:div>
    <w:div w:id="487400959">
      <w:marLeft w:val="640"/>
      <w:marRight w:val="0"/>
      <w:marTop w:val="0"/>
      <w:marBottom w:val="0"/>
      <w:divBdr>
        <w:top w:val="none" w:sz="0" w:space="0" w:color="auto"/>
        <w:left w:val="none" w:sz="0" w:space="0" w:color="auto"/>
        <w:bottom w:val="none" w:sz="0" w:space="0" w:color="auto"/>
        <w:right w:val="none" w:sz="0" w:space="0" w:color="auto"/>
      </w:divBdr>
    </w:div>
    <w:div w:id="487402646">
      <w:marLeft w:val="640"/>
      <w:marRight w:val="0"/>
      <w:marTop w:val="0"/>
      <w:marBottom w:val="0"/>
      <w:divBdr>
        <w:top w:val="none" w:sz="0" w:space="0" w:color="auto"/>
        <w:left w:val="none" w:sz="0" w:space="0" w:color="auto"/>
        <w:bottom w:val="none" w:sz="0" w:space="0" w:color="auto"/>
        <w:right w:val="none" w:sz="0" w:space="0" w:color="auto"/>
      </w:divBdr>
    </w:div>
    <w:div w:id="487481128">
      <w:marLeft w:val="640"/>
      <w:marRight w:val="0"/>
      <w:marTop w:val="0"/>
      <w:marBottom w:val="0"/>
      <w:divBdr>
        <w:top w:val="none" w:sz="0" w:space="0" w:color="auto"/>
        <w:left w:val="none" w:sz="0" w:space="0" w:color="auto"/>
        <w:bottom w:val="none" w:sz="0" w:space="0" w:color="auto"/>
        <w:right w:val="none" w:sz="0" w:space="0" w:color="auto"/>
      </w:divBdr>
    </w:div>
    <w:div w:id="487481455">
      <w:marLeft w:val="640"/>
      <w:marRight w:val="0"/>
      <w:marTop w:val="0"/>
      <w:marBottom w:val="0"/>
      <w:divBdr>
        <w:top w:val="none" w:sz="0" w:space="0" w:color="auto"/>
        <w:left w:val="none" w:sz="0" w:space="0" w:color="auto"/>
        <w:bottom w:val="none" w:sz="0" w:space="0" w:color="auto"/>
        <w:right w:val="none" w:sz="0" w:space="0" w:color="auto"/>
      </w:divBdr>
    </w:div>
    <w:div w:id="487599421">
      <w:marLeft w:val="640"/>
      <w:marRight w:val="0"/>
      <w:marTop w:val="0"/>
      <w:marBottom w:val="0"/>
      <w:divBdr>
        <w:top w:val="none" w:sz="0" w:space="0" w:color="auto"/>
        <w:left w:val="none" w:sz="0" w:space="0" w:color="auto"/>
        <w:bottom w:val="none" w:sz="0" w:space="0" w:color="auto"/>
        <w:right w:val="none" w:sz="0" w:space="0" w:color="auto"/>
      </w:divBdr>
    </w:div>
    <w:div w:id="487668044">
      <w:marLeft w:val="640"/>
      <w:marRight w:val="0"/>
      <w:marTop w:val="0"/>
      <w:marBottom w:val="0"/>
      <w:divBdr>
        <w:top w:val="none" w:sz="0" w:space="0" w:color="auto"/>
        <w:left w:val="none" w:sz="0" w:space="0" w:color="auto"/>
        <w:bottom w:val="none" w:sz="0" w:space="0" w:color="auto"/>
        <w:right w:val="none" w:sz="0" w:space="0" w:color="auto"/>
      </w:divBdr>
    </w:div>
    <w:div w:id="487749013">
      <w:marLeft w:val="640"/>
      <w:marRight w:val="0"/>
      <w:marTop w:val="0"/>
      <w:marBottom w:val="0"/>
      <w:divBdr>
        <w:top w:val="none" w:sz="0" w:space="0" w:color="auto"/>
        <w:left w:val="none" w:sz="0" w:space="0" w:color="auto"/>
        <w:bottom w:val="none" w:sz="0" w:space="0" w:color="auto"/>
        <w:right w:val="none" w:sz="0" w:space="0" w:color="auto"/>
      </w:divBdr>
    </w:div>
    <w:div w:id="487941316">
      <w:marLeft w:val="640"/>
      <w:marRight w:val="0"/>
      <w:marTop w:val="0"/>
      <w:marBottom w:val="0"/>
      <w:divBdr>
        <w:top w:val="none" w:sz="0" w:space="0" w:color="auto"/>
        <w:left w:val="none" w:sz="0" w:space="0" w:color="auto"/>
        <w:bottom w:val="none" w:sz="0" w:space="0" w:color="auto"/>
        <w:right w:val="none" w:sz="0" w:space="0" w:color="auto"/>
      </w:divBdr>
    </w:div>
    <w:div w:id="488012993">
      <w:marLeft w:val="640"/>
      <w:marRight w:val="0"/>
      <w:marTop w:val="0"/>
      <w:marBottom w:val="0"/>
      <w:divBdr>
        <w:top w:val="none" w:sz="0" w:space="0" w:color="auto"/>
        <w:left w:val="none" w:sz="0" w:space="0" w:color="auto"/>
        <w:bottom w:val="none" w:sz="0" w:space="0" w:color="auto"/>
        <w:right w:val="none" w:sz="0" w:space="0" w:color="auto"/>
      </w:divBdr>
    </w:div>
    <w:div w:id="488057584">
      <w:marLeft w:val="640"/>
      <w:marRight w:val="0"/>
      <w:marTop w:val="0"/>
      <w:marBottom w:val="0"/>
      <w:divBdr>
        <w:top w:val="none" w:sz="0" w:space="0" w:color="auto"/>
        <w:left w:val="none" w:sz="0" w:space="0" w:color="auto"/>
        <w:bottom w:val="none" w:sz="0" w:space="0" w:color="auto"/>
        <w:right w:val="none" w:sz="0" w:space="0" w:color="auto"/>
      </w:divBdr>
    </w:div>
    <w:div w:id="488058126">
      <w:marLeft w:val="640"/>
      <w:marRight w:val="0"/>
      <w:marTop w:val="0"/>
      <w:marBottom w:val="0"/>
      <w:divBdr>
        <w:top w:val="none" w:sz="0" w:space="0" w:color="auto"/>
        <w:left w:val="none" w:sz="0" w:space="0" w:color="auto"/>
        <w:bottom w:val="none" w:sz="0" w:space="0" w:color="auto"/>
        <w:right w:val="none" w:sz="0" w:space="0" w:color="auto"/>
      </w:divBdr>
    </w:div>
    <w:div w:id="488134812">
      <w:marLeft w:val="640"/>
      <w:marRight w:val="0"/>
      <w:marTop w:val="0"/>
      <w:marBottom w:val="0"/>
      <w:divBdr>
        <w:top w:val="none" w:sz="0" w:space="0" w:color="auto"/>
        <w:left w:val="none" w:sz="0" w:space="0" w:color="auto"/>
        <w:bottom w:val="none" w:sz="0" w:space="0" w:color="auto"/>
        <w:right w:val="none" w:sz="0" w:space="0" w:color="auto"/>
      </w:divBdr>
    </w:div>
    <w:div w:id="488139253">
      <w:marLeft w:val="640"/>
      <w:marRight w:val="0"/>
      <w:marTop w:val="0"/>
      <w:marBottom w:val="0"/>
      <w:divBdr>
        <w:top w:val="none" w:sz="0" w:space="0" w:color="auto"/>
        <w:left w:val="none" w:sz="0" w:space="0" w:color="auto"/>
        <w:bottom w:val="none" w:sz="0" w:space="0" w:color="auto"/>
        <w:right w:val="none" w:sz="0" w:space="0" w:color="auto"/>
      </w:divBdr>
    </w:div>
    <w:div w:id="488139453">
      <w:marLeft w:val="640"/>
      <w:marRight w:val="0"/>
      <w:marTop w:val="0"/>
      <w:marBottom w:val="0"/>
      <w:divBdr>
        <w:top w:val="none" w:sz="0" w:space="0" w:color="auto"/>
        <w:left w:val="none" w:sz="0" w:space="0" w:color="auto"/>
        <w:bottom w:val="none" w:sz="0" w:space="0" w:color="auto"/>
        <w:right w:val="none" w:sz="0" w:space="0" w:color="auto"/>
      </w:divBdr>
    </w:div>
    <w:div w:id="488178043">
      <w:marLeft w:val="640"/>
      <w:marRight w:val="0"/>
      <w:marTop w:val="0"/>
      <w:marBottom w:val="0"/>
      <w:divBdr>
        <w:top w:val="none" w:sz="0" w:space="0" w:color="auto"/>
        <w:left w:val="none" w:sz="0" w:space="0" w:color="auto"/>
        <w:bottom w:val="none" w:sz="0" w:space="0" w:color="auto"/>
        <w:right w:val="none" w:sz="0" w:space="0" w:color="auto"/>
      </w:divBdr>
    </w:div>
    <w:div w:id="488179803">
      <w:marLeft w:val="640"/>
      <w:marRight w:val="0"/>
      <w:marTop w:val="0"/>
      <w:marBottom w:val="0"/>
      <w:divBdr>
        <w:top w:val="none" w:sz="0" w:space="0" w:color="auto"/>
        <w:left w:val="none" w:sz="0" w:space="0" w:color="auto"/>
        <w:bottom w:val="none" w:sz="0" w:space="0" w:color="auto"/>
        <w:right w:val="none" w:sz="0" w:space="0" w:color="auto"/>
      </w:divBdr>
    </w:div>
    <w:div w:id="488249414">
      <w:marLeft w:val="640"/>
      <w:marRight w:val="0"/>
      <w:marTop w:val="0"/>
      <w:marBottom w:val="0"/>
      <w:divBdr>
        <w:top w:val="none" w:sz="0" w:space="0" w:color="auto"/>
        <w:left w:val="none" w:sz="0" w:space="0" w:color="auto"/>
        <w:bottom w:val="none" w:sz="0" w:space="0" w:color="auto"/>
        <w:right w:val="none" w:sz="0" w:space="0" w:color="auto"/>
      </w:divBdr>
    </w:div>
    <w:div w:id="488257098">
      <w:marLeft w:val="640"/>
      <w:marRight w:val="0"/>
      <w:marTop w:val="0"/>
      <w:marBottom w:val="0"/>
      <w:divBdr>
        <w:top w:val="none" w:sz="0" w:space="0" w:color="auto"/>
        <w:left w:val="none" w:sz="0" w:space="0" w:color="auto"/>
        <w:bottom w:val="none" w:sz="0" w:space="0" w:color="auto"/>
        <w:right w:val="none" w:sz="0" w:space="0" w:color="auto"/>
      </w:divBdr>
    </w:div>
    <w:div w:id="488324168">
      <w:marLeft w:val="640"/>
      <w:marRight w:val="0"/>
      <w:marTop w:val="0"/>
      <w:marBottom w:val="0"/>
      <w:divBdr>
        <w:top w:val="none" w:sz="0" w:space="0" w:color="auto"/>
        <w:left w:val="none" w:sz="0" w:space="0" w:color="auto"/>
        <w:bottom w:val="none" w:sz="0" w:space="0" w:color="auto"/>
        <w:right w:val="none" w:sz="0" w:space="0" w:color="auto"/>
      </w:divBdr>
    </w:div>
    <w:div w:id="488403741">
      <w:marLeft w:val="640"/>
      <w:marRight w:val="0"/>
      <w:marTop w:val="0"/>
      <w:marBottom w:val="0"/>
      <w:divBdr>
        <w:top w:val="none" w:sz="0" w:space="0" w:color="auto"/>
        <w:left w:val="none" w:sz="0" w:space="0" w:color="auto"/>
        <w:bottom w:val="none" w:sz="0" w:space="0" w:color="auto"/>
        <w:right w:val="none" w:sz="0" w:space="0" w:color="auto"/>
      </w:divBdr>
    </w:div>
    <w:div w:id="488517521">
      <w:marLeft w:val="640"/>
      <w:marRight w:val="0"/>
      <w:marTop w:val="0"/>
      <w:marBottom w:val="0"/>
      <w:divBdr>
        <w:top w:val="none" w:sz="0" w:space="0" w:color="auto"/>
        <w:left w:val="none" w:sz="0" w:space="0" w:color="auto"/>
        <w:bottom w:val="none" w:sz="0" w:space="0" w:color="auto"/>
        <w:right w:val="none" w:sz="0" w:space="0" w:color="auto"/>
      </w:divBdr>
    </w:div>
    <w:div w:id="488520899">
      <w:marLeft w:val="640"/>
      <w:marRight w:val="0"/>
      <w:marTop w:val="0"/>
      <w:marBottom w:val="0"/>
      <w:divBdr>
        <w:top w:val="none" w:sz="0" w:space="0" w:color="auto"/>
        <w:left w:val="none" w:sz="0" w:space="0" w:color="auto"/>
        <w:bottom w:val="none" w:sz="0" w:space="0" w:color="auto"/>
        <w:right w:val="none" w:sz="0" w:space="0" w:color="auto"/>
      </w:divBdr>
    </w:div>
    <w:div w:id="488525784">
      <w:marLeft w:val="640"/>
      <w:marRight w:val="0"/>
      <w:marTop w:val="0"/>
      <w:marBottom w:val="0"/>
      <w:divBdr>
        <w:top w:val="none" w:sz="0" w:space="0" w:color="auto"/>
        <w:left w:val="none" w:sz="0" w:space="0" w:color="auto"/>
        <w:bottom w:val="none" w:sz="0" w:space="0" w:color="auto"/>
        <w:right w:val="none" w:sz="0" w:space="0" w:color="auto"/>
      </w:divBdr>
    </w:div>
    <w:div w:id="488597289">
      <w:marLeft w:val="640"/>
      <w:marRight w:val="0"/>
      <w:marTop w:val="0"/>
      <w:marBottom w:val="0"/>
      <w:divBdr>
        <w:top w:val="none" w:sz="0" w:space="0" w:color="auto"/>
        <w:left w:val="none" w:sz="0" w:space="0" w:color="auto"/>
        <w:bottom w:val="none" w:sz="0" w:space="0" w:color="auto"/>
        <w:right w:val="none" w:sz="0" w:space="0" w:color="auto"/>
      </w:divBdr>
    </w:div>
    <w:div w:id="488642094">
      <w:marLeft w:val="640"/>
      <w:marRight w:val="0"/>
      <w:marTop w:val="0"/>
      <w:marBottom w:val="0"/>
      <w:divBdr>
        <w:top w:val="none" w:sz="0" w:space="0" w:color="auto"/>
        <w:left w:val="none" w:sz="0" w:space="0" w:color="auto"/>
        <w:bottom w:val="none" w:sz="0" w:space="0" w:color="auto"/>
        <w:right w:val="none" w:sz="0" w:space="0" w:color="auto"/>
      </w:divBdr>
    </w:div>
    <w:div w:id="488644218">
      <w:marLeft w:val="640"/>
      <w:marRight w:val="0"/>
      <w:marTop w:val="0"/>
      <w:marBottom w:val="0"/>
      <w:divBdr>
        <w:top w:val="none" w:sz="0" w:space="0" w:color="auto"/>
        <w:left w:val="none" w:sz="0" w:space="0" w:color="auto"/>
        <w:bottom w:val="none" w:sz="0" w:space="0" w:color="auto"/>
        <w:right w:val="none" w:sz="0" w:space="0" w:color="auto"/>
      </w:divBdr>
    </w:div>
    <w:div w:id="488834033">
      <w:marLeft w:val="640"/>
      <w:marRight w:val="0"/>
      <w:marTop w:val="0"/>
      <w:marBottom w:val="0"/>
      <w:divBdr>
        <w:top w:val="none" w:sz="0" w:space="0" w:color="auto"/>
        <w:left w:val="none" w:sz="0" w:space="0" w:color="auto"/>
        <w:bottom w:val="none" w:sz="0" w:space="0" w:color="auto"/>
        <w:right w:val="none" w:sz="0" w:space="0" w:color="auto"/>
      </w:divBdr>
    </w:div>
    <w:div w:id="488908129">
      <w:marLeft w:val="640"/>
      <w:marRight w:val="0"/>
      <w:marTop w:val="0"/>
      <w:marBottom w:val="0"/>
      <w:divBdr>
        <w:top w:val="none" w:sz="0" w:space="0" w:color="auto"/>
        <w:left w:val="none" w:sz="0" w:space="0" w:color="auto"/>
        <w:bottom w:val="none" w:sz="0" w:space="0" w:color="auto"/>
        <w:right w:val="none" w:sz="0" w:space="0" w:color="auto"/>
      </w:divBdr>
    </w:div>
    <w:div w:id="488909659">
      <w:marLeft w:val="640"/>
      <w:marRight w:val="0"/>
      <w:marTop w:val="0"/>
      <w:marBottom w:val="0"/>
      <w:divBdr>
        <w:top w:val="none" w:sz="0" w:space="0" w:color="auto"/>
        <w:left w:val="none" w:sz="0" w:space="0" w:color="auto"/>
        <w:bottom w:val="none" w:sz="0" w:space="0" w:color="auto"/>
        <w:right w:val="none" w:sz="0" w:space="0" w:color="auto"/>
      </w:divBdr>
    </w:div>
    <w:div w:id="488910581">
      <w:marLeft w:val="640"/>
      <w:marRight w:val="0"/>
      <w:marTop w:val="0"/>
      <w:marBottom w:val="0"/>
      <w:divBdr>
        <w:top w:val="none" w:sz="0" w:space="0" w:color="auto"/>
        <w:left w:val="none" w:sz="0" w:space="0" w:color="auto"/>
        <w:bottom w:val="none" w:sz="0" w:space="0" w:color="auto"/>
        <w:right w:val="none" w:sz="0" w:space="0" w:color="auto"/>
      </w:divBdr>
    </w:div>
    <w:div w:id="488982840">
      <w:marLeft w:val="640"/>
      <w:marRight w:val="0"/>
      <w:marTop w:val="0"/>
      <w:marBottom w:val="0"/>
      <w:divBdr>
        <w:top w:val="none" w:sz="0" w:space="0" w:color="auto"/>
        <w:left w:val="none" w:sz="0" w:space="0" w:color="auto"/>
        <w:bottom w:val="none" w:sz="0" w:space="0" w:color="auto"/>
        <w:right w:val="none" w:sz="0" w:space="0" w:color="auto"/>
      </w:divBdr>
    </w:div>
    <w:div w:id="489097744">
      <w:marLeft w:val="640"/>
      <w:marRight w:val="0"/>
      <w:marTop w:val="0"/>
      <w:marBottom w:val="0"/>
      <w:divBdr>
        <w:top w:val="none" w:sz="0" w:space="0" w:color="auto"/>
        <w:left w:val="none" w:sz="0" w:space="0" w:color="auto"/>
        <w:bottom w:val="none" w:sz="0" w:space="0" w:color="auto"/>
        <w:right w:val="none" w:sz="0" w:space="0" w:color="auto"/>
      </w:divBdr>
    </w:div>
    <w:div w:id="489172021">
      <w:marLeft w:val="640"/>
      <w:marRight w:val="0"/>
      <w:marTop w:val="0"/>
      <w:marBottom w:val="0"/>
      <w:divBdr>
        <w:top w:val="none" w:sz="0" w:space="0" w:color="auto"/>
        <w:left w:val="none" w:sz="0" w:space="0" w:color="auto"/>
        <w:bottom w:val="none" w:sz="0" w:space="0" w:color="auto"/>
        <w:right w:val="none" w:sz="0" w:space="0" w:color="auto"/>
      </w:divBdr>
    </w:div>
    <w:div w:id="489249369">
      <w:marLeft w:val="640"/>
      <w:marRight w:val="0"/>
      <w:marTop w:val="0"/>
      <w:marBottom w:val="0"/>
      <w:divBdr>
        <w:top w:val="none" w:sz="0" w:space="0" w:color="auto"/>
        <w:left w:val="none" w:sz="0" w:space="0" w:color="auto"/>
        <w:bottom w:val="none" w:sz="0" w:space="0" w:color="auto"/>
        <w:right w:val="none" w:sz="0" w:space="0" w:color="auto"/>
      </w:divBdr>
    </w:div>
    <w:div w:id="489254748">
      <w:marLeft w:val="640"/>
      <w:marRight w:val="0"/>
      <w:marTop w:val="0"/>
      <w:marBottom w:val="0"/>
      <w:divBdr>
        <w:top w:val="none" w:sz="0" w:space="0" w:color="auto"/>
        <w:left w:val="none" w:sz="0" w:space="0" w:color="auto"/>
        <w:bottom w:val="none" w:sz="0" w:space="0" w:color="auto"/>
        <w:right w:val="none" w:sz="0" w:space="0" w:color="auto"/>
      </w:divBdr>
    </w:div>
    <w:div w:id="489256011">
      <w:marLeft w:val="640"/>
      <w:marRight w:val="0"/>
      <w:marTop w:val="0"/>
      <w:marBottom w:val="0"/>
      <w:divBdr>
        <w:top w:val="none" w:sz="0" w:space="0" w:color="auto"/>
        <w:left w:val="none" w:sz="0" w:space="0" w:color="auto"/>
        <w:bottom w:val="none" w:sz="0" w:space="0" w:color="auto"/>
        <w:right w:val="none" w:sz="0" w:space="0" w:color="auto"/>
      </w:divBdr>
    </w:div>
    <w:div w:id="489322886">
      <w:marLeft w:val="640"/>
      <w:marRight w:val="0"/>
      <w:marTop w:val="0"/>
      <w:marBottom w:val="0"/>
      <w:divBdr>
        <w:top w:val="none" w:sz="0" w:space="0" w:color="auto"/>
        <w:left w:val="none" w:sz="0" w:space="0" w:color="auto"/>
        <w:bottom w:val="none" w:sz="0" w:space="0" w:color="auto"/>
        <w:right w:val="none" w:sz="0" w:space="0" w:color="auto"/>
      </w:divBdr>
    </w:div>
    <w:div w:id="489365857">
      <w:marLeft w:val="640"/>
      <w:marRight w:val="0"/>
      <w:marTop w:val="0"/>
      <w:marBottom w:val="0"/>
      <w:divBdr>
        <w:top w:val="none" w:sz="0" w:space="0" w:color="auto"/>
        <w:left w:val="none" w:sz="0" w:space="0" w:color="auto"/>
        <w:bottom w:val="none" w:sz="0" w:space="0" w:color="auto"/>
        <w:right w:val="none" w:sz="0" w:space="0" w:color="auto"/>
      </w:divBdr>
    </w:div>
    <w:div w:id="489440554">
      <w:marLeft w:val="640"/>
      <w:marRight w:val="0"/>
      <w:marTop w:val="0"/>
      <w:marBottom w:val="0"/>
      <w:divBdr>
        <w:top w:val="none" w:sz="0" w:space="0" w:color="auto"/>
        <w:left w:val="none" w:sz="0" w:space="0" w:color="auto"/>
        <w:bottom w:val="none" w:sz="0" w:space="0" w:color="auto"/>
        <w:right w:val="none" w:sz="0" w:space="0" w:color="auto"/>
      </w:divBdr>
    </w:div>
    <w:div w:id="489638757">
      <w:marLeft w:val="640"/>
      <w:marRight w:val="0"/>
      <w:marTop w:val="0"/>
      <w:marBottom w:val="0"/>
      <w:divBdr>
        <w:top w:val="none" w:sz="0" w:space="0" w:color="auto"/>
        <w:left w:val="none" w:sz="0" w:space="0" w:color="auto"/>
        <w:bottom w:val="none" w:sz="0" w:space="0" w:color="auto"/>
        <w:right w:val="none" w:sz="0" w:space="0" w:color="auto"/>
      </w:divBdr>
    </w:div>
    <w:div w:id="489713183">
      <w:marLeft w:val="640"/>
      <w:marRight w:val="0"/>
      <w:marTop w:val="0"/>
      <w:marBottom w:val="0"/>
      <w:divBdr>
        <w:top w:val="none" w:sz="0" w:space="0" w:color="auto"/>
        <w:left w:val="none" w:sz="0" w:space="0" w:color="auto"/>
        <w:bottom w:val="none" w:sz="0" w:space="0" w:color="auto"/>
        <w:right w:val="none" w:sz="0" w:space="0" w:color="auto"/>
      </w:divBdr>
    </w:div>
    <w:div w:id="489830223">
      <w:marLeft w:val="640"/>
      <w:marRight w:val="0"/>
      <w:marTop w:val="0"/>
      <w:marBottom w:val="0"/>
      <w:divBdr>
        <w:top w:val="none" w:sz="0" w:space="0" w:color="auto"/>
        <w:left w:val="none" w:sz="0" w:space="0" w:color="auto"/>
        <w:bottom w:val="none" w:sz="0" w:space="0" w:color="auto"/>
        <w:right w:val="none" w:sz="0" w:space="0" w:color="auto"/>
      </w:divBdr>
    </w:div>
    <w:div w:id="489909038">
      <w:marLeft w:val="640"/>
      <w:marRight w:val="0"/>
      <w:marTop w:val="0"/>
      <w:marBottom w:val="0"/>
      <w:divBdr>
        <w:top w:val="none" w:sz="0" w:space="0" w:color="auto"/>
        <w:left w:val="none" w:sz="0" w:space="0" w:color="auto"/>
        <w:bottom w:val="none" w:sz="0" w:space="0" w:color="auto"/>
        <w:right w:val="none" w:sz="0" w:space="0" w:color="auto"/>
      </w:divBdr>
    </w:div>
    <w:div w:id="489951757">
      <w:marLeft w:val="640"/>
      <w:marRight w:val="0"/>
      <w:marTop w:val="0"/>
      <w:marBottom w:val="0"/>
      <w:divBdr>
        <w:top w:val="none" w:sz="0" w:space="0" w:color="auto"/>
        <w:left w:val="none" w:sz="0" w:space="0" w:color="auto"/>
        <w:bottom w:val="none" w:sz="0" w:space="0" w:color="auto"/>
        <w:right w:val="none" w:sz="0" w:space="0" w:color="auto"/>
      </w:divBdr>
    </w:div>
    <w:div w:id="489977925">
      <w:marLeft w:val="640"/>
      <w:marRight w:val="0"/>
      <w:marTop w:val="0"/>
      <w:marBottom w:val="0"/>
      <w:divBdr>
        <w:top w:val="none" w:sz="0" w:space="0" w:color="auto"/>
        <w:left w:val="none" w:sz="0" w:space="0" w:color="auto"/>
        <w:bottom w:val="none" w:sz="0" w:space="0" w:color="auto"/>
        <w:right w:val="none" w:sz="0" w:space="0" w:color="auto"/>
      </w:divBdr>
    </w:div>
    <w:div w:id="490021672">
      <w:marLeft w:val="640"/>
      <w:marRight w:val="0"/>
      <w:marTop w:val="0"/>
      <w:marBottom w:val="0"/>
      <w:divBdr>
        <w:top w:val="none" w:sz="0" w:space="0" w:color="auto"/>
        <w:left w:val="none" w:sz="0" w:space="0" w:color="auto"/>
        <w:bottom w:val="none" w:sz="0" w:space="0" w:color="auto"/>
        <w:right w:val="none" w:sz="0" w:space="0" w:color="auto"/>
      </w:divBdr>
    </w:div>
    <w:div w:id="490023006">
      <w:marLeft w:val="640"/>
      <w:marRight w:val="0"/>
      <w:marTop w:val="0"/>
      <w:marBottom w:val="0"/>
      <w:divBdr>
        <w:top w:val="none" w:sz="0" w:space="0" w:color="auto"/>
        <w:left w:val="none" w:sz="0" w:space="0" w:color="auto"/>
        <w:bottom w:val="none" w:sz="0" w:space="0" w:color="auto"/>
        <w:right w:val="none" w:sz="0" w:space="0" w:color="auto"/>
      </w:divBdr>
    </w:div>
    <w:div w:id="490028817">
      <w:marLeft w:val="640"/>
      <w:marRight w:val="0"/>
      <w:marTop w:val="0"/>
      <w:marBottom w:val="0"/>
      <w:divBdr>
        <w:top w:val="none" w:sz="0" w:space="0" w:color="auto"/>
        <w:left w:val="none" w:sz="0" w:space="0" w:color="auto"/>
        <w:bottom w:val="none" w:sz="0" w:space="0" w:color="auto"/>
        <w:right w:val="none" w:sz="0" w:space="0" w:color="auto"/>
      </w:divBdr>
    </w:div>
    <w:div w:id="490101075">
      <w:marLeft w:val="640"/>
      <w:marRight w:val="0"/>
      <w:marTop w:val="0"/>
      <w:marBottom w:val="0"/>
      <w:divBdr>
        <w:top w:val="none" w:sz="0" w:space="0" w:color="auto"/>
        <w:left w:val="none" w:sz="0" w:space="0" w:color="auto"/>
        <w:bottom w:val="none" w:sz="0" w:space="0" w:color="auto"/>
        <w:right w:val="none" w:sz="0" w:space="0" w:color="auto"/>
      </w:divBdr>
    </w:div>
    <w:div w:id="490103063">
      <w:marLeft w:val="640"/>
      <w:marRight w:val="0"/>
      <w:marTop w:val="0"/>
      <w:marBottom w:val="0"/>
      <w:divBdr>
        <w:top w:val="none" w:sz="0" w:space="0" w:color="auto"/>
        <w:left w:val="none" w:sz="0" w:space="0" w:color="auto"/>
        <w:bottom w:val="none" w:sz="0" w:space="0" w:color="auto"/>
        <w:right w:val="none" w:sz="0" w:space="0" w:color="auto"/>
      </w:divBdr>
    </w:div>
    <w:div w:id="490292022">
      <w:marLeft w:val="640"/>
      <w:marRight w:val="0"/>
      <w:marTop w:val="0"/>
      <w:marBottom w:val="0"/>
      <w:divBdr>
        <w:top w:val="none" w:sz="0" w:space="0" w:color="auto"/>
        <w:left w:val="none" w:sz="0" w:space="0" w:color="auto"/>
        <w:bottom w:val="none" w:sz="0" w:space="0" w:color="auto"/>
        <w:right w:val="none" w:sz="0" w:space="0" w:color="auto"/>
      </w:divBdr>
    </w:div>
    <w:div w:id="490371898">
      <w:marLeft w:val="640"/>
      <w:marRight w:val="0"/>
      <w:marTop w:val="0"/>
      <w:marBottom w:val="0"/>
      <w:divBdr>
        <w:top w:val="none" w:sz="0" w:space="0" w:color="auto"/>
        <w:left w:val="none" w:sz="0" w:space="0" w:color="auto"/>
        <w:bottom w:val="none" w:sz="0" w:space="0" w:color="auto"/>
        <w:right w:val="none" w:sz="0" w:space="0" w:color="auto"/>
      </w:divBdr>
    </w:div>
    <w:div w:id="490372593">
      <w:marLeft w:val="640"/>
      <w:marRight w:val="0"/>
      <w:marTop w:val="0"/>
      <w:marBottom w:val="0"/>
      <w:divBdr>
        <w:top w:val="none" w:sz="0" w:space="0" w:color="auto"/>
        <w:left w:val="none" w:sz="0" w:space="0" w:color="auto"/>
        <w:bottom w:val="none" w:sz="0" w:space="0" w:color="auto"/>
        <w:right w:val="none" w:sz="0" w:space="0" w:color="auto"/>
      </w:divBdr>
    </w:div>
    <w:div w:id="490372992">
      <w:marLeft w:val="640"/>
      <w:marRight w:val="0"/>
      <w:marTop w:val="0"/>
      <w:marBottom w:val="0"/>
      <w:divBdr>
        <w:top w:val="none" w:sz="0" w:space="0" w:color="auto"/>
        <w:left w:val="none" w:sz="0" w:space="0" w:color="auto"/>
        <w:bottom w:val="none" w:sz="0" w:space="0" w:color="auto"/>
        <w:right w:val="none" w:sz="0" w:space="0" w:color="auto"/>
      </w:divBdr>
    </w:div>
    <w:div w:id="490565614">
      <w:marLeft w:val="640"/>
      <w:marRight w:val="0"/>
      <w:marTop w:val="0"/>
      <w:marBottom w:val="0"/>
      <w:divBdr>
        <w:top w:val="none" w:sz="0" w:space="0" w:color="auto"/>
        <w:left w:val="none" w:sz="0" w:space="0" w:color="auto"/>
        <w:bottom w:val="none" w:sz="0" w:space="0" w:color="auto"/>
        <w:right w:val="none" w:sz="0" w:space="0" w:color="auto"/>
      </w:divBdr>
    </w:div>
    <w:div w:id="490608664">
      <w:marLeft w:val="640"/>
      <w:marRight w:val="0"/>
      <w:marTop w:val="0"/>
      <w:marBottom w:val="0"/>
      <w:divBdr>
        <w:top w:val="none" w:sz="0" w:space="0" w:color="auto"/>
        <w:left w:val="none" w:sz="0" w:space="0" w:color="auto"/>
        <w:bottom w:val="none" w:sz="0" w:space="0" w:color="auto"/>
        <w:right w:val="none" w:sz="0" w:space="0" w:color="auto"/>
      </w:divBdr>
    </w:div>
    <w:div w:id="490684035">
      <w:marLeft w:val="640"/>
      <w:marRight w:val="0"/>
      <w:marTop w:val="0"/>
      <w:marBottom w:val="0"/>
      <w:divBdr>
        <w:top w:val="none" w:sz="0" w:space="0" w:color="auto"/>
        <w:left w:val="none" w:sz="0" w:space="0" w:color="auto"/>
        <w:bottom w:val="none" w:sz="0" w:space="0" w:color="auto"/>
        <w:right w:val="none" w:sz="0" w:space="0" w:color="auto"/>
      </w:divBdr>
    </w:div>
    <w:div w:id="490752061">
      <w:marLeft w:val="640"/>
      <w:marRight w:val="0"/>
      <w:marTop w:val="0"/>
      <w:marBottom w:val="0"/>
      <w:divBdr>
        <w:top w:val="none" w:sz="0" w:space="0" w:color="auto"/>
        <w:left w:val="none" w:sz="0" w:space="0" w:color="auto"/>
        <w:bottom w:val="none" w:sz="0" w:space="0" w:color="auto"/>
        <w:right w:val="none" w:sz="0" w:space="0" w:color="auto"/>
      </w:divBdr>
    </w:div>
    <w:div w:id="490755387">
      <w:marLeft w:val="640"/>
      <w:marRight w:val="0"/>
      <w:marTop w:val="0"/>
      <w:marBottom w:val="0"/>
      <w:divBdr>
        <w:top w:val="none" w:sz="0" w:space="0" w:color="auto"/>
        <w:left w:val="none" w:sz="0" w:space="0" w:color="auto"/>
        <w:bottom w:val="none" w:sz="0" w:space="0" w:color="auto"/>
        <w:right w:val="none" w:sz="0" w:space="0" w:color="auto"/>
      </w:divBdr>
    </w:div>
    <w:div w:id="490877049">
      <w:marLeft w:val="640"/>
      <w:marRight w:val="0"/>
      <w:marTop w:val="0"/>
      <w:marBottom w:val="0"/>
      <w:divBdr>
        <w:top w:val="none" w:sz="0" w:space="0" w:color="auto"/>
        <w:left w:val="none" w:sz="0" w:space="0" w:color="auto"/>
        <w:bottom w:val="none" w:sz="0" w:space="0" w:color="auto"/>
        <w:right w:val="none" w:sz="0" w:space="0" w:color="auto"/>
      </w:divBdr>
    </w:div>
    <w:div w:id="490944546">
      <w:marLeft w:val="640"/>
      <w:marRight w:val="0"/>
      <w:marTop w:val="0"/>
      <w:marBottom w:val="0"/>
      <w:divBdr>
        <w:top w:val="none" w:sz="0" w:space="0" w:color="auto"/>
        <w:left w:val="none" w:sz="0" w:space="0" w:color="auto"/>
        <w:bottom w:val="none" w:sz="0" w:space="0" w:color="auto"/>
        <w:right w:val="none" w:sz="0" w:space="0" w:color="auto"/>
      </w:divBdr>
    </w:div>
    <w:div w:id="490953501">
      <w:marLeft w:val="640"/>
      <w:marRight w:val="0"/>
      <w:marTop w:val="0"/>
      <w:marBottom w:val="0"/>
      <w:divBdr>
        <w:top w:val="none" w:sz="0" w:space="0" w:color="auto"/>
        <w:left w:val="none" w:sz="0" w:space="0" w:color="auto"/>
        <w:bottom w:val="none" w:sz="0" w:space="0" w:color="auto"/>
        <w:right w:val="none" w:sz="0" w:space="0" w:color="auto"/>
      </w:divBdr>
    </w:div>
    <w:div w:id="491022056">
      <w:marLeft w:val="640"/>
      <w:marRight w:val="0"/>
      <w:marTop w:val="0"/>
      <w:marBottom w:val="0"/>
      <w:divBdr>
        <w:top w:val="none" w:sz="0" w:space="0" w:color="auto"/>
        <w:left w:val="none" w:sz="0" w:space="0" w:color="auto"/>
        <w:bottom w:val="none" w:sz="0" w:space="0" w:color="auto"/>
        <w:right w:val="none" w:sz="0" w:space="0" w:color="auto"/>
      </w:divBdr>
    </w:div>
    <w:div w:id="491214193">
      <w:marLeft w:val="640"/>
      <w:marRight w:val="0"/>
      <w:marTop w:val="0"/>
      <w:marBottom w:val="0"/>
      <w:divBdr>
        <w:top w:val="none" w:sz="0" w:space="0" w:color="auto"/>
        <w:left w:val="none" w:sz="0" w:space="0" w:color="auto"/>
        <w:bottom w:val="none" w:sz="0" w:space="0" w:color="auto"/>
        <w:right w:val="none" w:sz="0" w:space="0" w:color="auto"/>
      </w:divBdr>
    </w:div>
    <w:div w:id="491263447">
      <w:marLeft w:val="640"/>
      <w:marRight w:val="0"/>
      <w:marTop w:val="0"/>
      <w:marBottom w:val="0"/>
      <w:divBdr>
        <w:top w:val="none" w:sz="0" w:space="0" w:color="auto"/>
        <w:left w:val="none" w:sz="0" w:space="0" w:color="auto"/>
        <w:bottom w:val="none" w:sz="0" w:space="0" w:color="auto"/>
        <w:right w:val="none" w:sz="0" w:space="0" w:color="auto"/>
      </w:divBdr>
    </w:div>
    <w:div w:id="491333220">
      <w:marLeft w:val="640"/>
      <w:marRight w:val="0"/>
      <w:marTop w:val="0"/>
      <w:marBottom w:val="0"/>
      <w:divBdr>
        <w:top w:val="none" w:sz="0" w:space="0" w:color="auto"/>
        <w:left w:val="none" w:sz="0" w:space="0" w:color="auto"/>
        <w:bottom w:val="none" w:sz="0" w:space="0" w:color="auto"/>
        <w:right w:val="none" w:sz="0" w:space="0" w:color="auto"/>
      </w:divBdr>
    </w:div>
    <w:div w:id="491407112">
      <w:marLeft w:val="640"/>
      <w:marRight w:val="0"/>
      <w:marTop w:val="0"/>
      <w:marBottom w:val="0"/>
      <w:divBdr>
        <w:top w:val="none" w:sz="0" w:space="0" w:color="auto"/>
        <w:left w:val="none" w:sz="0" w:space="0" w:color="auto"/>
        <w:bottom w:val="none" w:sz="0" w:space="0" w:color="auto"/>
        <w:right w:val="none" w:sz="0" w:space="0" w:color="auto"/>
      </w:divBdr>
    </w:div>
    <w:div w:id="491407840">
      <w:marLeft w:val="640"/>
      <w:marRight w:val="0"/>
      <w:marTop w:val="0"/>
      <w:marBottom w:val="0"/>
      <w:divBdr>
        <w:top w:val="none" w:sz="0" w:space="0" w:color="auto"/>
        <w:left w:val="none" w:sz="0" w:space="0" w:color="auto"/>
        <w:bottom w:val="none" w:sz="0" w:space="0" w:color="auto"/>
        <w:right w:val="none" w:sz="0" w:space="0" w:color="auto"/>
      </w:divBdr>
    </w:div>
    <w:div w:id="491412511">
      <w:marLeft w:val="640"/>
      <w:marRight w:val="0"/>
      <w:marTop w:val="0"/>
      <w:marBottom w:val="0"/>
      <w:divBdr>
        <w:top w:val="none" w:sz="0" w:space="0" w:color="auto"/>
        <w:left w:val="none" w:sz="0" w:space="0" w:color="auto"/>
        <w:bottom w:val="none" w:sz="0" w:space="0" w:color="auto"/>
        <w:right w:val="none" w:sz="0" w:space="0" w:color="auto"/>
      </w:divBdr>
    </w:div>
    <w:div w:id="491458197">
      <w:marLeft w:val="640"/>
      <w:marRight w:val="0"/>
      <w:marTop w:val="0"/>
      <w:marBottom w:val="0"/>
      <w:divBdr>
        <w:top w:val="none" w:sz="0" w:space="0" w:color="auto"/>
        <w:left w:val="none" w:sz="0" w:space="0" w:color="auto"/>
        <w:bottom w:val="none" w:sz="0" w:space="0" w:color="auto"/>
        <w:right w:val="none" w:sz="0" w:space="0" w:color="auto"/>
      </w:divBdr>
    </w:div>
    <w:div w:id="491482396">
      <w:marLeft w:val="640"/>
      <w:marRight w:val="0"/>
      <w:marTop w:val="0"/>
      <w:marBottom w:val="0"/>
      <w:divBdr>
        <w:top w:val="none" w:sz="0" w:space="0" w:color="auto"/>
        <w:left w:val="none" w:sz="0" w:space="0" w:color="auto"/>
        <w:bottom w:val="none" w:sz="0" w:space="0" w:color="auto"/>
        <w:right w:val="none" w:sz="0" w:space="0" w:color="auto"/>
      </w:divBdr>
    </w:div>
    <w:div w:id="491599672">
      <w:marLeft w:val="640"/>
      <w:marRight w:val="0"/>
      <w:marTop w:val="0"/>
      <w:marBottom w:val="0"/>
      <w:divBdr>
        <w:top w:val="none" w:sz="0" w:space="0" w:color="auto"/>
        <w:left w:val="none" w:sz="0" w:space="0" w:color="auto"/>
        <w:bottom w:val="none" w:sz="0" w:space="0" w:color="auto"/>
        <w:right w:val="none" w:sz="0" w:space="0" w:color="auto"/>
      </w:divBdr>
    </w:div>
    <w:div w:id="491675384">
      <w:marLeft w:val="640"/>
      <w:marRight w:val="0"/>
      <w:marTop w:val="0"/>
      <w:marBottom w:val="0"/>
      <w:divBdr>
        <w:top w:val="none" w:sz="0" w:space="0" w:color="auto"/>
        <w:left w:val="none" w:sz="0" w:space="0" w:color="auto"/>
        <w:bottom w:val="none" w:sz="0" w:space="0" w:color="auto"/>
        <w:right w:val="none" w:sz="0" w:space="0" w:color="auto"/>
      </w:divBdr>
    </w:div>
    <w:div w:id="491793901">
      <w:marLeft w:val="640"/>
      <w:marRight w:val="0"/>
      <w:marTop w:val="0"/>
      <w:marBottom w:val="0"/>
      <w:divBdr>
        <w:top w:val="none" w:sz="0" w:space="0" w:color="auto"/>
        <w:left w:val="none" w:sz="0" w:space="0" w:color="auto"/>
        <w:bottom w:val="none" w:sz="0" w:space="0" w:color="auto"/>
        <w:right w:val="none" w:sz="0" w:space="0" w:color="auto"/>
      </w:divBdr>
    </w:div>
    <w:div w:id="491800777">
      <w:marLeft w:val="640"/>
      <w:marRight w:val="0"/>
      <w:marTop w:val="0"/>
      <w:marBottom w:val="0"/>
      <w:divBdr>
        <w:top w:val="none" w:sz="0" w:space="0" w:color="auto"/>
        <w:left w:val="none" w:sz="0" w:space="0" w:color="auto"/>
        <w:bottom w:val="none" w:sz="0" w:space="0" w:color="auto"/>
        <w:right w:val="none" w:sz="0" w:space="0" w:color="auto"/>
      </w:divBdr>
    </w:div>
    <w:div w:id="491870702">
      <w:marLeft w:val="640"/>
      <w:marRight w:val="0"/>
      <w:marTop w:val="0"/>
      <w:marBottom w:val="0"/>
      <w:divBdr>
        <w:top w:val="none" w:sz="0" w:space="0" w:color="auto"/>
        <w:left w:val="none" w:sz="0" w:space="0" w:color="auto"/>
        <w:bottom w:val="none" w:sz="0" w:space="0" w:color="auto"/>
        <w:right w:val="none" w:sz="0" w:space="0" w:color="auto"/>
      </w:divBdr>
    </w:div>
    <w:div w:id="491877008">
      <w:marLeft w:val="640"/>
      <w:marRight w:val="0"/>
      <w:marTop w:val="0"/>
      <w:marBottom w:val="0"/>
      <w:divBdr>
        <w:top w:val="none" w:sz="0" w:space="0" w:color="auto"/>
        <w:left w:val="none" w:sz="0" w:space="0" w:color="auto"/>
        <w:bottom w:val="none" w:sz="0" w:space="0" w:color="auto"/>
        <w:right w:val="none" w:sz="0" w:space="0" w:color="auto"/>
      </w:divBdr>
    </w:div>
    <w:div w:id="491918384">
      <w:marLeft w:val="640"/>
      <w:marRight w:val="0"/>
      <w:marTop w:val="0"/>
      <w:marBottom w:val="0"/>
      <w:divBdr>
        <w:top w:val="none" w:sz="0" w:space="0" w:color="auto"/>
        <w:left w:val="none" w:sz="0" w:space="0" w:color="auto"/>
        <w:bottom w:val="none" w:sz="0" w:space="0" w:color="auto"/>
        <w:right w:val="none" w:sz="0" w:space="0" w:color="auto"/>
      </w:divBdr>
    </w:div>
    <w:div w:id="491944823">
      <w:marLeft w:val="640"/>
      <w:marRight w:val="0"/>
      <w:marTop w:val="0"/>
      <w:marBottom w:val="0"/>
      <w:divBdr>
        <w:top w:val="none" w:sz="0" w:space="0" w:color="auto"/>
        <w:left w:val="none" w:sz="0" w:space="0" w:color="auto"/>
        <w:bottom w:val="none" w:sz="0" w:space="0" w:color="auto"/>
        <w:right w:val="none" w:sz="0" w:space="0" w:color="auto"/>
      </w:divBdr>
    </w:div>
    <w:div w:id="492066660">
      <w:marLeft w:val="640"/>
      <w:marRight w:val="0"/>
      <w:marTop w:val="0"/>
      <w:marBottom w:val="0"/>
      <w:divBdr>
        <w:top w:val="none" w:sz="0" w:space="0" w:color="auto"/>
        <w:left w:val="none" w:sz="0" w:space="0" w:color="auto"/>
        <w:bottom w:val="none" w:sz="0" w:space="0" w:color="auto"/>
        <w:right w:val="none" w:sz="0" w:space="0" w:color="auto"/>
      </w:divBdr>
    </w:div>
    <w:div w:id="492066727">
      <w:marLeft w:val="640"/>
      <w:marRight w:val="0"/>
      <w:marTop w:val="0"/>
      <w:marBottom w:val="0"/>
      <w:divBdr>
        <w:top w:val="none" w:sz="0" w:space="0" w:color="auto"/>
        <w:left w:val="none" w:sz="0" w:space="0" w:color="auto"/>
        <w:bottom w:val="none" w:sz="0" w:space="0" w:color="auto"/>
        <w:right w:val="none" w:sz="0" w:space="0" w:color="auto"/>
      </w:divBdr>
    </w:div>
    <w:div w:id="492069880">
      <w:marLeft w:val="640"/>
      <w:marRight w:val="0"/>
      <w:marTop w:val="0"/>
      <w:marBottom w:val="0"/>
      <w:divBdr>
        <w:top w:val="none" w:sz="0" w:space="0" w:color="auto"/>
        <w:left w:val="none" w:sz="0" w:space="0" w:color="auto"/>
        <w:bottom w:val="none" w:sz="0" w:space="0" w:color="auto"/>
        <w:right w:val="none" w:sz="0" w:space="0" w:color="auto"/>
      </w:divBdr>
    </w:div>
    <w:div w:id="492139340">
      <w:marLeft w:val="640"/>
      <w:marRight w:val="0"/>
      <w:marTop w:val="0"/>
      <w:marBottom w:val="0"/>
      <w:divBdr>
        <w:top w:val="none" w:sz="0" w:space="0" w:color="auto"/>
        <w:left w:val="none" w:sz="0" w:space="0" w:color="auto"/>
        <w:bottom w:val="none" w:sz="0" w:space="0" w:color="auto"/>
        <w:right w:val="none" w:sz="0" w:space="0" w:color="auto"/>
      </w:divBdr>
    </w:div>
    <w:div w:id="492185441">
      <w:marLeft w:val="640"/>
      <w:marRight w:val="0"/>
      <w:marTop w:val="0"/>
      <w:marBottom w:val="0"/>
      <w:divBdr>
        <w:top w:val="none" w:sz="0" w:space="0" w:color="auto"/>
        <w:left w:val="none" w:sz="0" w:space="0" w:color="auto"/>
        <w:bottom w:val="none" w:sz="0" w:space="0" w:color="auto"/>
        <w:right w:val="none" w:sz="0" w:space="0" w:color="auto"/>
      </w:divBdr>
    </w:div>
    <w:div w:id="492254918">
      <w:marLeft w:val="640"/>
      <w:marRight w:val="0"/>
      <w:marTop w:val="0"/>
      <w:marBottom w:val="0"/>
      <w:divBdr>
        <w:top w:val="none" w:sz="0" w:space="0" w:color="auto"/>
        <w:left w:val="none" w:sz="0" w:space="0" w:color="auto"/>
        <w:bottom w:val="none" w:sz="0" w:space="0" w:color="auto"/>
        <w:right w:val="none" w:sz="0" w:space="0" w:color="auto"/>
      </w:divBdr>
    </w:div>
    <w:div w:id="492259073">
      <w:marLeft w:val="640"/>
      <w:marRight w:val="0"/>
      <w:marTop w:val="0"/>
      <w:marBottom w:val="0"/>
      <w:divBdr>
        <w:top w:val="none" w:sz="0" w:space="0" w:color="auto"/>
        <w:left w:val="none" w:sz="0" w:space="0" w:color="auto"/>
        <w:bottom w:val="none" w:sz="0" w:space="0" w:color="auto"/>
        <w:right w:val="none" w:sz="0" w:space="0" w:color="auto"/>
      </w:divBdr>
    </w:div>
    <w:div w:id="492332952">
      <w:marLeft w:val="640"/>
      <w:marRight w:val="0"/>
      <w:marTop w:val="0"/>
      <w:marBottom w:val="0"/>
      <w:divBdr>
        <w:top w:val="none" w:sz="0" w:space="0" w:color="auto"/>
        <w:left w:val="none" w:sz="0" w:space="0" w:color="auto"/>
        <w:bottom w:val="none" w:sz="0" w:space="0" w:color="auto"/>
        <w:right w:val="none" w:sz="0" w:space="0" w:color="auto"/>
      </w:divBdr>
    </w:div>
    <w:div w:id="492334458">
      <w:marLeft w:val="640"/>
      <w:marRight w:val="0"/>
      <w:marTop w:val="0"/>
      <w:marBottom w:val="0"/>
      <w:divBdr>
        <w:top w:val="none" w:sz="0" w:space="0" w:color="auto"/>
        <w:left w:val="none" w:sz="0" w:space="0" w:color="auto"/>
        <w:bottom w:val="none" w:sz="0" w:space="0" w:color="auto"/>
        <w:right w:val="none" w:sz="0" w:space="0" w:color="auto"/>
      </w:divBdr>
    </w:div>
    <w:div w:id="492448949">
      <w:marLeft w:val="640"/>
      <w:marRight w:val="0"/>
      <w:marTop w:val="0"/>
      <w:marBottom w:val="0"/>
      <w:divBdr>
        <w:top w:val="none" w:sz="0" w:space="0" w:color="auto"/>
        <w:left w:val="none" w:sz="0" w:space="0" w:color="auto"/>
        <w:bottom w:val="none" w:sz="0" w:space="0" w:color="auto"/>
        <w:right w:val="none" w:sz="0" w:space="0" w:color="auto"/>
      </w:divBdr>
    </w:div>
    <w:div w:id="492449711">
      <w:marLeft w:val="640"/>
      <w:marRight w:val="0"/>
      <w:marTop w:val="0"/>
      <w:marBottom w:val="0"/>
      <w:divBdr>
        <w:top w:val="none" w:sz="0" w:space="0" w:color="auto"/>
        <w:left w:val="none" w:sz="0" w:space="0" w:color="auto"/>
        <w:bottom w:val="none" w:sz="0" w:space="0" w:color="auto"/>
        <w:right w:val="none" w:sz="0" w:space="0" w:color="auto"/>
      </w:divBdr>
    </w:div>
    <w:div w:id="492644678">
      <w:marLeft w:val="640"/>
      <w:marRight w:val="0"/>
      <w:marTop w:val="0"/>
      <w:marBottom w:val="0"/>
      <w:divBdr>
        <w:top w:val="none" w:sz="0" w:space="0" w:color="auto"/>
        <w:left w:val="none" w:sz="0" w:space="0" w:color="auto"/>
        <w:bottom w:val="none" w:sz="0" w:space="0" w:color="auto"/>
        <w:right w:val="none" w:sz="0" w:space="0" w:color="auto"/>
      </w:divBdr>
    </w:div>
    <w:div w:id="492646987">
      <w:marLeft w:val="640"/>
      <w:marRight w:val="0"/>
      <w:marTop w:val="0"/>
      <w:marBottom w:val="0"/>
      <w:divBdr>
        <w:top w:val="none" w:sz="0" w:space="0" w:color="auto"/>
        <w:left w:val="none" w:sz="0" w:space="0" w:color="auto"/>
        <w:bottom w:val="none" w:sz="0" w:space="0" w:color="auto"/>
        <w:right w:val="none" w:sz="0" w:space="0" w:color="auto"/>
      </w:divBdr>
    </w:div>
    <w:div w:id="492650085">
      <w:marLeft w:val="640"/>
      <w:marRight w:val="0"/>
      <w:marTop w:val="0"/>
      <w:marBottom w:val="0"/>
      <w:divBdr>
        <w:top w:val="none" w:sz="0" w:space="0" w:color="auto"/>
        <w:left w:val="none" w:sz="0" w:space="0" w:color="auto"/>
        <w:bottom w:val="none" w:sz="0" w:space="0" w:color="auto"/>
        <w:right w:val="none" w:sz="0" w:space="0" w:color="auto"/>
      </w:divBdr>
    </w:div>
    <w:div w:id="492792927">
      <w:marLeft w:val="640"/>
      <w:marRight w:val="0"/>
      <w:marTop w:val="0"/>
      <w:marBottom w:val="0"/>
      <w:divBdr>
        <w:top w:val="none" w:sz="0" w:space="0" w:color="auto"/>
        <w:left w:val="none" w:sz="0" w:space="0" w:color="auto"/>
        <w:bottom w:val="none" w:sz="0" w:space="0" w:color="auto"/>
        <w:right w:val="none" w:sz="0" w:space="0" w:color="auto"/>
      </w:divBdr>
    </w:div>
    <w:div w:id="493188322">
      <w:marLeft w:val="640"/>
      <w:marRight w:val="0"/>
      <w:marTop w:val="0"/>
      <w:marBottom w:val="0"/>
      <w:divBdr>
        <w:top w:val="none" w:sz="0" w:space="0" w:color="auto"/>
        <w:left w:val="none" w:sz="0" w:space="0" w:color="auto"/>
        <w:bottom w:val="none" w:sz="0" w:space="0" w:color="auto"/>
        <w:right w:val="none" w:sz="0" w:space="0" w:color="auto"/>
      </w:divBdr>
    </w:div>
    <w:div w:id="493224010">
      <w:marLeft w:val="640"/>
      <w:marRight w:val="0"/>
      <w:marTop w:val="0"/>
      <w:marBottom w:val="0"/>
      <w:divBdr>
        <w:top w:val="none" w:sz="0" w:space="0" w:color="auto"/>
        <w:left w:val="none" w:sz="0" w:space="0" w:color="auto"/>
        <w:bottom w:val="none" w:sz="0" w:space="0" w:color="auto"/>
        <w:right w:val="none" w:sz="0" w:space="0" w:color="auto"/>
      </w:divBdr>
    </w:div>
    <w:div w:id="493228380">
      <w:marLeft w:val="640"/>
      <w:marRight w:val="0"/>
      <w:marTop w:val="0"/>
      <w:marBottom w:val="0"/>
      <w:divBdr>
        <w:top w:val="none" w:sz="0" w:space="0" w:color="auto"/>
        <w:left w:val="none" w:sz="0" w:space="0" w:color="auto"/>
        <w:bottom w:val="none" w:sz="0" w:space="0" w:color="auto"/>
        <w:right w:val="none" w:sz="0" w:space="0" w:color="auto"/>
      </w:divBdr>
    </w:div>
    <w:div w:id="493254359">
      <w:marLeft w:val="640"/>
      <w:marRight w:val="0"/>
      <w:marTop w:val="0"/>
      <w:marBottom w:val="0"/>
      <w:divBdr>
        <w:top w:val="none" w:sz="0" w:space="0" w:color="auto"/>
        <w:left w:val="none" w:sz="0" w:space="0" w:color="auto"/>
        <w:bottom w:val="none" w:sz="0" w:space="0" w:color="auto"/>
        <w:right w:val="none" w:sz="0" w:space="0" w:color="auto"/>
      </w:divBdr>
    </w:div>
    <w:div w:id="493422143">
      <w:marLeft w:val="640"/>
      <w:marRight w:val="0"/>
      <w:marTop w:val="0"/>
      <w:marBottom w:val="0"/>
      <w:divBdr>
        <w:top w:val="none" w:sz="0" w:space="0" w:color="auto"/>
        <w:left w:val="none" w:sz="0" w:space="0" w:color="auto"/>
        <w:bottom w:val="none" w:sz="0" w:space="0" w:color="auto"/>
        <w:right w:val="none" w:sz="0" w:space="0" w:color="auto"/>
      </w:divBdr>
    </w:div>
    <w:div w:id="493447706">
      <w:marLeft w:val="640"/>
      <w:marRight w:val="0"/>
      <w:marTop w:val="0"/>
      <w:marBottom w:val="0"/>
      <w:divBdr>
        <w:top w:val="none" w:sz="0" w:space="0" w:color="auto"/>
        <w:left w:val="none" w:sz="0" w:space="0" w:color="auto"/>
        <w:bottom w:val="none" w:sz="0" w:space="0" w:color="auto"/>
        <w:right w:val="none" w:sz="0" w:space="0" w:color="auto"/>
      </w:divBdr>
    </w:div>
    <w:div w:id="493448357">
      <w:marLeft w:val="640"/>
      <w:marRight w:val="0"/>
      <w:marTop w:val="0"/>
      <w:marBottom w:val="0"/>
      <w:divBdr>
        <w:top w:val="none" w:sz="0" w:space="0" w:color="auto"/>
        <w:left w:val="none" w:sz="0" w:space="0" w:color="auto"/>
        <w:bottom w:val="none" w:sz="0" w:space="0" w:color="auto"/>
        <w:right w:val="none" w:sz="0" w:space="0" w:color="auto"/>
      </w:divBdr>
    </w:div>
    <w:div w:id="493569213">
      <w:marLeft w:val="640"/>
      <w:marRight w:val="0"/>
      <w:marTop w:val="0"/>
      <w:marBottom w:val="0"/>
      <w:divBdr>
        <w:top w:val="none" w:sz="0" w:space="0" w:color="auto"/>
        <w:left w:val="none" w:sz="0" w:space="0" w:color="auto"/>
        <w:bottom w:val="none" w:sz="0" w:space="0" w:color="auto"/>
        <w:right w:val="none" w:sz="0" w:space="0" w:color="auto"/>
      </w:divBdr>
    </w:div>
    <w:div w:id="493685503">
      <w:marLeft w:val="640"/>
      <w:marRight w:val="0"/>
      <w:marTop w:val="0"/>
      <w:marBottom w:val="0"/>
      <w:divBdr>
        <w:top w:val="none" w:sz="0" w:space="0" w:color="auto"/>
        <w:left w:val="none" w:sz="0" w:space="0" w:color="auto"/>
        <w:bottom w:val="none" w:sz="0" w:space="0" w:color="auto"/>
        <w:right w:val="none" w:sz="0" w:space="0" w:color="auto"/>
      </w:divBdr>
    </w:div>
    <w:div w:id="493687773">
      <w:marLeft w:val="640"/>
      <w:marRight w:val="0"/>
      <w:marTop w:val="0"/>
      <w:marBottom w:val="0"/>
      <w:divBdr>
        <w:top w:val="none" w:sz="0" w:space="0" w:color="auto"/>
        <w:left w:val="none" w:sz="0" w:space="0" w:color="auto"/>
        <w:bottom w:val="none" w:sz="0" w:space="0" w:color="auto"/>
        <w:right w:val="none" w:sz="0" w:space="0" w:color="auto"/>
      </w:divBdr>
    </w:div>
    <w:div w:id="493690837">
      <w:marLeft w:val="640"/>
      <w:marRight w:val="0"/>
      <w:marTop w:val="0"/>
      <w:marBottom w:val="0"/>
      <w:divBdr>
        <w:top w:val="none" w:sz="0" w:space="0" w:color="auto"/>
        <w:left w:val="none" w:sz="0" w:space="0" w:color="auto"/>
        <w:bottom w:val="none" w:sz="0" w:space="0" w:color="auto"/>
        <w:right w:val="none" w:sz="0" w:space="0" w:color="auto"/>
      </w:divBdr>
    </w:div>
    <w:div w:id="493759449">
      <w:marLeft w:val="640"/>
      <w:marRight w:val="0"/>
      <w:marTop w:val="0"/>
      <w:marBottom w:val="0"/>
      <w:divBdr>
        <w:top w:val="none" w:sz="0" w:space="0" w:color="auto"/>
        <w:left w:val="none" w:sz="0" w:space="0" w:color="auto"/>
        <w:bottom w:val="none" w:sz="0" w:space="0" w:color="auto"/>
        <w:right w:val="none" w:sz="0" w:space="0" w:color="auto"/>
      </w:divBdr>
    </w:div>
    <w:div w:id="493838416">
      <w:bodyDiv w:val="1"/>
      <w:marLeft w:val="0"/>
      <w:marRight w:val="0"/>
      <w:marTop w:val="0"/>
      <w:marBottom w:val="0"/>
      <w:divBdr>
        <w:top w:val="none" w:sz="0" w:space="0" w:color="auto"/>
        <w:left w:val="none" w:sz="0" w:space="0" w:color="auto"/>
        <w:bottom w:val="none" w:sz="0" w:space="0" w:color="auto"/>
        <w:right w:val="none" w:sz="0" w:space="0" w:color="auto"/>
      </w:divBdr>
    </w:div>
    <w:div w:id="493885469">
      <w:marLeft w:val="640"/>
      <w:marRight w:val="0"/>
      <w:marTop w:val="0"/>
      <w:marBottom w:val="0"/>
      <w:divBdr>
        <w:top w:val="none" w:sz="0" w:space="0" w:color="auto"/>
        <w:left w:val="none" w:sz="0" w:space="0" w:color="auto"/>
        <w:bottom w:val="none" w:sz="0" w:space="0" w:color="auto"/>
        <w:right w:val="none" w:sz="0" w:space="0" w:color="auto"/>
      </w:divBdr>
    </w:div>
    <w:div w:id="493954879">
      <w:marLeft w:val="640"/>
      <w:marRight w:val="0"/>
      <w:marTop w:val="0"/>
      <w:marBottom w:val="0"/>
      <w:divBdr>
        <w:top w:val="none" w:sz="0" w:space="0" w:color="auto"/>
        <w:left w:val="none" w:sz="0" w:space="0" w:color="auto"/>
        <w:bottom w:val="none" w:sz="0" w:space="0" w:color="auto"/>
        <w:right w:val="none" w:sz="0" w:space="0" w:color="auto"/>
      </w:divBdr>
    </w:div>
    <w:div w:id="493955097">
      <w:marLeft w:val="640"/>
      <w:marRight w:val="0"/>
      <w:marTop w:val="0"/>
      <w:marBottom w:val="0"/>
      <w:divBdr>
        <w:top w:val="none" w:sz="0" w:space="0" w:color="auto"/>
        <w:left w:val="none" w:sz="0" w:space="0" w:color="auto"/>
        <w:bottom w:val="none" w:sz="0" w:space="0" w:color="auto"/>
        <w:right w:val="none" w:sz="0" w:space="0" w:color="auto"/>
      </w:divBdr>
    </w:div>
    <w:div w:id="493957495">
      <w:marLeft w:val="640"/>
      <w:marRight w:val="0"/>
      <w:marTop w:val="0"/>
      <w:marBottom w:val="0"/>
      <w:divBdr>
        <w:top w:val="none" w:sz="0" w:space="0" w:color="auto"/>
        <w:left w:val="none" w:sz="0" w:space="0" w:color="auto"/>
        <w:bottom w:val="none" w:sz="0" w:space="0" w:color="auto"/>
        <w:right w:val="none" w:sz="0" w:space="0" w:color="auto"/>
      </w:divBdr>
    </w:div>
    <w:div w:id="493957558">
      <w:marLeft w:val="640"/>
      <w:marRight w:val="0"/>
      <w:marTop w:val="0"/>
      <w:marBottom w:val="0"/>
      <w:divBdr>
        <w:top w:val="none" w:sz="0" w:space="0" w:color="auto"/>
        <w:left w:val="none" w:sz="0" w:space="0" w:color="auto"/>
        <w:bottom w:val="none" w:sz="0" w:space="0" w:color="auto"/>
        <w:right w:val="none" w:sz="0" w:space="0" w:color="auto"/>
      </w:divBdr>
    </w:div>
    <w:div w:id="493958839">
      <w:marLeft w:val="640"/>
      <w:marRight w:val="0"/>
      <w:marTop w:val="0"/>
      <w:marBottom w:val="0"/>
      <w:divBdr>
        <w:top w:val="none" w:sz="0" w:space="0" w:color="auto"/>
        <w:left w:val="none" w:sz="0" w:space="0" w:color="auto"/>
        <w:bottom w:val="none" w:sz="0" w:space="0" w:color="auto"/>
        <w:right w:val="none" w:sz="0" w:space="0" w:color="auto"/>
      </w:divBdr>
    </w:div>
    <w:div w:id="493961577">
      <w:marLeft w:val="640"/>
      <w:marRight w:val="0"/>
      <w:marTop w:val="0"/>
      <w:marBottom w:val="0"/>
      <w:divBdr>
        <w:top w:val="none" w:sz="0" w:space="0" w:color="auto"/>
        <w:left w:val="none" w:sz="0" w:space="0" w:color="auto"/>
        <w:bottom w:val="none" w:sz="0" w:space="0" w:color="auto"/>
        <w:right w:val="none" w:sz="0" w:space="0" w:color="auto"/>
      </w:divBdr>
    </w:div>
    <w:div w:id="494076079">
      <w:marLeft w:val="640"/>
      <w:marRight w:val="0"/>
      <w:marTop w:val="0"/>
      <w:marBottom w:val="0"/>
      <w:divBdr>
        <w:top w:val="none" w:sz="0" w:space="0" w:color="auto"/>
        <w:left w:val="none" w:sz="0" w:space="0" w:color="auto"/>
        <w:bottom w:val="none" w:sz="0" w:space="0" w:color="auto"/>
        <w:right w:val="none" w:sz="0" w:space="0" w:color="auto"/>
      </w:divBdr>
    </w:div>
    <w:div w:id="494105615">
      <w:marLeft w:val="640"/>
      <w:marRight w:val="0"/>
      <w:marTop w:val="0"/>
      <w:marBottom w:val="0"/>
      <w:divBdr>
        <w:top w:val="none" w:sz="0" w:space="0" w:color="auto"/>
        <w:left w:val="none" w:sz="0" w:space="0" w:color="auto"/>
        <w:bottom w:val="none" w:sz="0" w:space="0" w:color="auto"/>
        <w:right w:val="none" w:sz="0" w:space="0" w:color="auto"/>
      </w:divBdr>
    </w:div>
    <w:div w:id="494148060">
      <w:marLeft w:val="640"/>
      <w:marRight w:val="0"/>
      <w:marTop w:val="0"/>
      <w:marBottom w:val="0"/>
      <w:divBdr>
        <w:top w:val="none" w:sz="0" w:space="0" w:color="auto"/>
        <w:left w:val="none" w:sz="0" w:space="0" w:color="auto"/>
        <w:bottom w:val="none" w:sz="0" w:space="0" w:color="auto"/>
        <w:right w:val="none" w:sz="0" w:space="0" w:color="auto"/>
      </w:divBdr>
    </w:div>
    <w:div w:id="494153574">
      <w:marLeft w:val="640"/>
      <w:marRight w:val="0"/>
      <w:marTop w:val="0"/>
      <w:marBottom w:val="0"/>
      <w:divBdr>
        <w:top w:val="none" w:sz="0" w:space="0" w:color="auto"/>
        <w:left w:val="none" w:sz="0" w:space="0" w:color="auto"/>
        <w:bottom w:val="none" w:sz="0" w:space="0" w:color="auto"/>
        <w:right w:val="none" w:sz="0" w:space="0" w:color="auto"/>
      </w:divBdr>
    </w:div>
    <w:div w:id="494342850">
      <w:marLeft w:val="640"/>
      <w:marRight w:val="0"/>
      <w:marTop w:val="0"/>
      <w:marBottom w:val="0"/>
      <w:divBdr>
        <w:top w:val="none" w:sz="0" w:space="0" w:color="auto"/>
        <w:left w:val="none" w:sz="0" w:space="0" w:color="auto"/>
        <w:bottom w:val="none" w:sz="0" w:space="0" w:color="auto"/>
        <w:right w:val="none" w:sz="0" w:space="0" w:color="auto"/>
      </w:divBdr>
    </w:div>
    <w:div w:id="494344362">
      <w:marLeft w:val="640"/>
      <w:marRight w:val="0"/>
      <w:marTop w:val="0"/>
      <w:marBottom w:val="0"/>
      <w:divBdr>
        <w:top w:val="none" w:sz="0" w:space="0" w:color="auto"/>
        <w:left w:val="none" w:sz="0" w:space="0" w:color="auto"/>
        <w:bottom w:val="none" w:sz="0" w:space="0" w:color="auto"/>
        <w:right w:val="none" w:sz="0" w:space="0" w:color="auto"/>
      </w:divBdr>
    </w:div>
    <w:div w:id="494492271">
      <w:marLeft w:val="640"/>
      <w:marRight w:val="0"/>
      <w:marTop w:val="0"/>
      <w:marBottom w:val="0"/>
      <w:divBdr>
        <w:top w:val="none" w:sz="0" w:space="0" w:color="auto"/>
        <w:left w:val="none" w:sz="0" w:space="0" w:color="auto"/>
        <w:bottom w:val="none" w:sz="0" w:space="0" w:color="auto"/>
        <w:right w:val="none" w:sz="0" w:space="0" w:color="auto"/>
      </w:divBdr>
    </w:div>
    <w:div w:id="494609051">
      <w:marLeft w:val="480"/>
      <w:marRight w:val="0"/>
      <w:marTop w:val="0"/>
      <w:marBottom w:val="0"/>
      <w:divBdr>
        <w:top w:val="none" w:sz="0" w:space="0" w:color="auto"/>
        <w:left w:val="none" w:sz="0" w:space="0" w:color="auto"/>
        <w:bottom w:val="none" w:sz="0" w:space="0" w:color="auto"/>
        <w:right w:val="none" w:sz="0" w:space="0" w:color="auto"/>
      </w:divBdr>
    </w:div>
    <w:div w:id="494611737">
      <w:marLeft w:val="640"/>
      <w:marRight w:val="0"/>
      <w:marTop w:val="0"/>
      <w:marBottom w:val="0"/>
      <w:divBdr>
        <w:top w:val="none" w:sz="0" w:space="0" w:color="auto"/>
        <w:left w:val="none" w:sz="0" w:space="0" w:color="auto"/>
        <w:bottom w:val="none" w:sz="0" w:space="0" w:color="auto"/>
        <w:right w:val="none" w:sz="0" w:space="0" w:color="auto"/>
      </w:divBdr>
    </w:div>
    <w:div w:id="494731427">
      <w:bodyDiv w:val="1"/>
      <w:marLeft w:val="0"/>
      <w:marRight w:val="0"/>
      <w:marTop w:val="0"/>
      <w:marBottom w:val="0"/>
      <w:divBdr>
        <w:top w:val="none" w:sz="0" w:space="0" w:color="auto"/>
        <w:left w:val="none" w:sz="0" w:space="0" w:color="auto"/>
        <w:bottom w:val="none" w:sz="0" w:space="0" w:color="auto"/>
        <w:right w:val="none" w:sz="0" w:space="0" w:color="auto"/>
      </w:divBdr>
    </w:div>
    <w:div w:id="494762568">
      <w:marLeft w:val="640"/>
      <w:marRight w:val="0"/>
      <w:marTop w:val="0"/>
      <w:marBottom w:val="0"/>
      <w:divBdr>
        <w:top w:val="none" w:sz="0" w:space="0" w:color="auto"/>
        <w:left w:val="none" w:sz="0" w:space="0" w:color="auto"/>
        <w:bottom w:val="none" w:sz="0" w:space="0" w:color="auto"/>
        <w:right w:val="none" w:sz="0" w:space="0" w:color="auto"/>
      </w:divBdr>
    </w:div>
    <w:div w:id="494952710">
      <w:marLeft w:val="640"/>
      <w:marRight w:val="0"/>
      <w:marTop w:val="0"/>
      <w:marBottom w:val="0"/>
      <w:divBdr>
        <w:top w:val="none" w:sz="0" w:space="0" w:color="auto"/>
        <w:left w:val="none" w:sz="0" w:space="0" w:color="auto"/>
        <w:bottom w:val="none" w:sz="0" w:space="0" w:color="auto"/>
        <w:right w:val="none" w:sz="0" w:space="0" w:color="auto"/>
      </w:divBdr>
    </w:div>
    <w:div w:id="494954223">
      <w:marLeft w:val="640"/>
      <w:marRight w:val="0"/>
      <w:marTop w:val="0"/>
      <w:marBottom w:val="0"/>
      <w:divBdr>
        <w:top w:val="none" w:sz="0" w:space="0" w:color="auto"/>
        <w:left w:val="none" w:sz="0" w:space="0" w:color="auto"/>
        <w:bottom w:val="none" w:sz="0" w:space="0" w:color="auto"/>
        <w:right w:val="none" w:sz="0" w:space="0" w:color="auto"/>
      </w:divBdr>
    </w:div>
    <w:div w:id="494955119">
      <w:marLeft w:val="640"/>
      <w:marRight w:val="0"/>
      <w:marTop w:val="0"/>
      <w:marBottom w:val="0"/>
      <w:divBdr>
        <w:top w:val="none" w:sz="0" w:space="0" w:color="auto"/>
        <w:left w:val="none" w:sz="0" w:space="0" w:color="auto"/>
        <w:bottom w:val="none" w:sz="0" w:space="0" w:color="auto"/>
        <w:right w:val="none" w:sz="0" w:space="0" w:color="auto"/>
      </w:divBdr>
    </w:div>
    <w:div w:id="495001237">
      <w:marLeft w:val="640"/>
      <w:marRight w:val="0"/>
      <w:marTop w:val="0"/>
      <w:marBottom w:val="0"/>
      <w:divBdr>
        <w:top w:val="none" w:sz="0" w:space="0" w:color="auto"/>
        <w:left w:val="none" w:sz="0" w:space="0" w:color="auto"/>
        <w:bottom w:val="none" w:sz="0" w:space="0" w:color="auto"/>
        <w:right w:val="none" w:sz="0" w:space="0" w:color="auto"/>
      </w:divBdr>
    </w:div>
    <w:div w:id="495145853">
      <w:marLeft w:val="640"/>
      <w:marRight w:val="0"/>
      <w:marTop w:val="0"/>
      <w:marBottom w:val="0"/>
      <w:divBdr>
        <w:top w:val="none" w:sz="0" w:space="0" w:color="auto"/>
        <w:left w:val="none" w:sz="0" w:space="0" w:color="auto"/>
        <w:bottom w:val="none" w:sz="0" w:space="0" w:color="auto"/>
        <w:right w:val="none" w:sz="0" w:space="0" w:color="auto"/>
      </w:divBdr>
    </w:div>
    <w:div w:id="495194725">
      <w:marLeft w:val="640"/>
      <w:marRight w:val="0"/>
      <w:marTop w:val="0"/>
      <w:marBottom w:val="0"/>
      <w:divBdr>
        <w:top w:val="none" w:sz="0" w:space="0" w:color="auto"/>
        <w:left w:val="none" w:sz="0" w:space="0" w:color="auto"/>
        <w:bottom w:val="none" w:sz="0" w:space="0" w:color="auto"/>
        <w:right w:val="none" w:sz="0" w:space="0" w:color="auto"/>
      </w:divBdr>
    </w:div>
    <w:div w:id="495195935">
      <w:marLeft w:val="640"/>
      <w:marRight w:val="0"/>
      <w:marTop w:val="0"/>
      <w:marBottom w:val="0"/>
      <w:divBdr>
        <w:top w:val="none" w:sz="0" w:space="0" w:color="auto"/>
        <w:left w:val="none" w:sz="0" w:space="0" w:color="auto"/>
        <w:bottom w:val="none" w:sz="0" w:space="0" w:color="auto"/>
        <w:right w:val="none" w:sz="0" w:space="0" w:color="auto"/>
      </w:divBdr>
    </w:div>
    <w:div w:id="495344696">
      <w:marLeft w:val="640"/>
      <w:marRight w:val="0"/>
      <w:marTop w:val="0"/>
      <w:marBottom w:val="0"/>
      <w:divBdr>
        <w:top w:val="none" w:sz="0" w:space="0" w:color="auto"/>
        <w:left w:val="none" w:sz="0" w:space="0" w:color="auto"/>
        <w:bottom w:val="none" w:sz="0" w:space="0" w:color="auto"/>
        <w:right w:val="none" w:sz="0" w:space="0" w:color="auto"/>
      </w:divBdr>
    </w:div>
    <w:div w:id="495346233">
      <w:marLeft w:val="640"/>
      <w:marRight w:val="0"/>
      <w:marTop w:val="0"/>
      <w:marBottom w:val="0"/>
      <w:divBdr>
        <w:top w:val="none" w:sz="0" w:space="0" w:color="auto"/>
        <w:left w:val="none" w:sz="0" w:space="0" w:color="auto"/>
        <w:bottom w:val="none" w:sz="0" w:space="0" w:color="auto"/>
        <w:right w:val="none" w:sz="0" w:space="0" w:color="auto"/>
      </w:divBdr>
    </w:div>
    <w:div w:id="495346340">
      <w:marLeft w:val="640"/>
      <w:marRight w:val="0"/>
      <w:marTop w:val="0"/>
      <w:marBottom w:val="0"/>
      <w:divBdr>
        <w:top w:val="none" w:sz="0" w:space="0" w:color="auto"/>
        <w:left w:val="none" w:sz="0" w:space="0" w:color="auto"/>
        <w:bottom w:val="none" w:sz="0" w:space="0" w:color="auto"/>
        <w:right w:val="none" w:sz="0" w:space="0" w:color="auto"/>
      </w:divBdr>
    </w:div>
    <w:div w:id="495461664">
      <w:marLeft w:val="640"/>
      <w:marRight w:val="0"/>
      <w:marTop w:val="0"/>
      <w:marBottom w:val="0"/>
      <w:divBdr>
        <w:top w:val="none" w:sz="0" w:space="0" w:color="auto"/>
        <w:left w:val="none" w:sz="0" w:space="0" w:color="auto"/>
        <w:bottom w:val="none" w:sz="0" w:space="0" w:color="auto"/>
        <w:right w:val="none" w:sz="0" w:space="0" w:color="auto"/>
      </w:divBdr>
    </w:div>
    <w:div w:id="495532611">
      <w:marLeft w:val="640"/>
      <w:marRight w:val="0"/>
      <w:marTop w:val="0"/>
      <w:marBottom w:val="0"/>
      <w:divBdr>
        <w:top w:val="none" w:sz="0" w:space="0" w:color="auto"/>
        <w:left w:val="none" w:sz="0" w:space="0" w:color="auto"/>
        <w:bottom w:val="none" w:sz="0" w:space="0" w:color="auto"/>
        <w:right w:val="none" w:sz="0" w:space="0" w:color="auto"/>
      </w:divBdr>
    </w:div>
    <w:div w:id="495539904">
      <w:marLeft w:val="640"/>
      <w:marRight w:val="0"/>
      <w:marTop w:val="0"/>
      <w:marBottom w:val="0"/>
      <w:divBdr>
        <w:top w:val="none" w:sz="0" w:space="0" w:color="auto"/>
        <w:left w:val="none" w:sz="0" w:space="0" w:color="auto"/>
        <w:bottom w:val="none" w:sz="0" w:space="0" w:color="auto"/>
        <w:right w:val="none" w:sz="0" w:space="0" w:color="auto"/>
      </w:divBdr>
    </w:div>
    <w:div w:id="495651590">
      <w:marLeft w:val="640"/>
      <w:marRight w:val="0"/>
      <w:marTop w:val="0"/>
      <w:marBottom w:val="0"/>
      <w:divBdr>
        <w:top w:val="none" w:sz="0" w:space="0" w:color="auto"/>
        <w:left w:val="none" w:sz="0" w:space="0" w:color="auto"/>
        <w:bottom w:val="none" w:sz="0" w:space="0" w:color="auto"/>
        <w:right w:val="none" w:sz="0" w:space="0" w:color="auto"/>
      </w:divBdr>
    </w:div>
    <w:div w:id="495655236">
      <w:marLeft w:val="640"/>
      <w:marRight w:val="0"/>
      <w:marTop w:val="0"/>
      <w:marBottom w:val="0"/>
      <w:divBdr>
        <w:top w:val="none" w:sz="0" w:space="0" w:color="auto"/>
        <w:left w:val="none" w:sz="0" w:space="0" w:color="auto"/>
        <w:bottom w:val="none" w:sz="0" w:space="0" w:color="auto"/>
        <w:right w:val="none" w:sz="0" w:space="0" w:color="auto"/>
      </w:divBdr>
    </w:div>
    <w:div w:id="495725735">
      <w:marLeft w:val="640"/>
      <w:marRight w:val="0"/>
      <w:marTop w:val="0"/>
      <w:marBottom w:val="0"/>
      <w:divBdr>
        <w:top w:val="none" w:sz="0" w:space="0" w:color="auto"/>
        <w:left w:val="none" w:sz="0" w:space="0" w:color="auto"/>
        <w:bottom w:val="none" w:sz="0" w:space="0" w:color="auto"/>
        <w:right w:val="none" w:sz="0" w:space="0" w:color="auto"/>
      </w:divBdr>
    </w:div>
    <w:div w:id="495728448">
      <w:marLeft w:val="640"/>
      <w:marRight w:val="0"/>
      <w:marTop w:val="0"/>
      <w:marBottom w:val="0"/>
      <w:divBdr>
        <w:top w:val="none" w:sz="0" w:space="0" w:color="auto"/>
        <w:left w:val="none" w:sz="0" w:space="0" w:color="auto"/>
        <w:bottom w:val="none" w:sz="0" w:space="0" w:color="auto"/>
        <w:right w:val="none" w:sz="0" w:space="0" w:color="auto"/>
      </w:divBdr>
    </w:div>
    <w:div w:id="495730124">
      <w:marLeft w:val="640"/>
      <w:marRight w:val="0"/>
      <w:marTop w:val="0"/>
      <w:marBottom w:val="0"/>
      <w:divBdr>
        <w:top w:val="none" w:sz="0" w:space="0" w:color="auto"/>
        <w:left w:val="none" w:sz="0" w:space="0" w:color="auto"/>
        <w:bottom w:val="none" w:sz="0" w:space="0" w:color="auto"/>
        <w:right w:val="none" w:sz="0" w:space="0" w:color="auto"/>
      </w:divBdr>
    </w:div>
    <w:div w:id="495730946">
      <w:marLeft w:val="640"/>
      <w:marRight w:val="0"/>
      <w:marTop w:val="0"/>
      <w:marBottom w:val="0"/>
      <w:divBdr>
        <w:top w:val="none" w:sz="0" w:space="0" w:color="auto"/>
        <w:left w:val="none" w:sz="0" w:space="0" w:color="auto"/>
        <w:bottom w:val="none" w:sz="0" w:space="0" w:color="auto"/>
        <w:right w:val="none" w:sz="0" w:space="0" w:color="auto"/>
      </w:divBdr>
    </w:div>
    <w:div w:id="495805350">
      <w:marLeft w:val="640"/>
      <w:marRight w:val="0"/>
      <w:marTop w:val="0"/>
      <w:marBottom w:val="0"/>
      <w:divBdr>
        <w:top w:val="none" w:sz="0" w:space="0" w:color="auto"/>
        <w:left w:val="none" w:sz="0" w:space="0" w:color="auto"/>
        <w:bottom w:val="none" w:sz="0" w:space="0" w:color="auto"/>
        <w:right w:val="none" w:sz="0" w:space="0" w:color="auto"/>
      </w:divBdr>
    </w:div>
    <w:div w:id="495806047">
      <w:marLeft w:val="640"/>
      <w:marRight w:val="0"/>
      <w:marTop w:val="0"/>
      <w:marBottom w:val="0"/>
      <w:divBdr>
        <w:top w:val="none" w:sz="0" w:space="0" w:color="auto"/>
        <w:left w:val="none" w:sz="0" w:space="0" w:color="auto"/>
        <w:bottom w:val="none" w:sz="0" w:space="0" w:color="auto"/>
        <w:right w:val="none" w:sz="0" w:space="0" w:color="auto"/>
      </w:divBdr>
    </w:div>
    <w:div w:id="495848626">
      <w:marLeft w:val="640"/>
      <w:marRight w:val="0"/>
      <w:marTop w:val="0"/>
      <w:marBottom w:val="0"/>
      <w:divBdr>
        <w:top w:val="none" w:sz="0" w:space="0" w:color="auto"/>
        <w:left w:val="none" w:sz="0" w:space="0" w:color="auto"/>
        <w:bottom w:val="none" w:sz="0" w:space="0" w:color="auto"/>
        <w:right w:val="none" w:sz="0" w:space="0" w:color="auto"/>
      </w:divBdr>
    </w:div>
    <w:div w:id="496112513">
      <w:marLeft w:val="640"/>
      <w:marRight w:val="0"/>
      <w:marTop w:val="0"/>
      <w:marBottom w:val="0"/>
      <w:divBdr>
        <w:top w:val="none" w:sz="0" w:space="0" w:color="auto"/>
        <w:left w:val="none" w:sz="0" w:space="0" w:color="auto"/>
        <w:bottom w:val="none" w:sz="0" w:space="0" w:color="auto"/>
        <w:right w:val="none" w:sz="0" w:space="0" w:color="auto"/>
      </w:divBdr>
    </w:div>
    <w:div w:id="496188364">
      <w:marLeft w:val="640"/>
      <w:marRight w:val="0"/>
      <w:marTop w:val="0"/>
      <w:marBottom w:val="0"/>
      <w:divBdr>
        <w:top w:val="none" w:sz="0" w:space="0" w:color="auto"/>
        <w:left w:val="none" w:sz="0" w:space="0" w:color="auto"/>
        <w:bottom w:val="none" w:sz="0" w:space="0" w:color="auto"/>
        <w:right w:val="none" w:sz="0" w:space="0" w:color="auto"/>
      </w:divBdr>
    </w:div>
    <w:div w:id="496262113">
      <w:marLeft w:val="640"/>
      <w:marRight w:val="0"/>
      <w:marTop w:val="0"/>
      <w:marBottom w:val="0"/>
      <w:divBdr>
        <w:top w:val="none" w:sz="0" w:space="0" w:color="auto"/>
        <w:left w:val="none" w:sz="0" w:space="0" w:color="auto"/>
        <w:bottom w:val="none" w:sz="0" w:space="0" w:color="auto"/>
        <w:right w:val="none" w:sz="0" w:space="0" w:color="auto"/>
      </w:divBdr>
    </w:div>
    <w:div w:id="496304468">
      <w:marLeft w:val="640"/>
      <w:marRight w:val="0"/>
      <w:marTop w:val="0"/>
      <w:marBottom w:val="0"/>
      <w:divBdr>
        <w:top w:val="none" w:sz="0" w:space="0" w:color="auto"/>
        <w:left w:val="none" w:sz="0" w:space="0" w:color="auto"/>
        <w:bottom w:val="none" w:sz="0" w:space="0" w:color="auto"/>
        <w:right w:val="none" w:sz="0" w:space="0" w:color="auto"/>
      </w:divBdr>
    </w:div>
    <w:div w:id="496459254">
      <w:marLeft w:val="640"/>
      <w:marRight w:val="0"/>
      <w:marTop w:val="0"/>
      <w:marBottom w:val="0"/>
      <w:divBdr>
        <w:top w:val="none" w:sz="0" w:space="0" w:color="auto"/>
        <w:left w:val="none" w:sz="0" w:space="0" w:color="auto"/>
        <w:bottom w:val="none" w:sz="0" w:space="0" w:color="auto"/>
        <w:right w:val="none" w:sz="0" w:space="0" w:color="auto"/>
      </w:divBdr>
    </w:div>
    <w:div w:id="496500994">
      <w:marLeft w:val="640"/>
      <w:marRight w:val="0"/>
      <w:marTop w:val="0"/>
      <w:marBottom w:val="0"/>
      <w:divBdr>
        <w:top w:val="none" w:sz="0" w:space="0" w:color="auto"/>
        <w:left w:val="none" w:sz="0" w:space="0" w:color="auto"/>
        <w:bottom w:val="none" w:sz="0" w:space="0" w:color="auto"/>
        <w:right w:val="none" w:sz="0" w:space="0" w:color="auto"/>
      </w:divBdr>
    </w:div>
    <w:div w:id="496577633">
      <w:marLeft w:val="640"/>
      <w:marRight w:val="0"/>
      <w:marTop w:val="0"/>
      <w:marBottom w:val="0"/>
      <w:divBdr>
        <w:top w:val="none" w:sz="0" w:space="0" w:color="auto"/>
        <w:left w:val="none" w:sz="0" w:space="0" w:color="auto"/>
        <w:bottom w:val="none" w:sz="0" w:space="0" w:color="auto"/>
        <w:right w:val="none" w:sz="0" w:space="0" w:color="auto"/>
      </w:divBdr>
    </w:div>
    <w:div w:id="496580462">
      <w:marLeft w:val="640"/>
      <w:marRight w:val="0"/>
      <w:marTop w:val="0"/>
      <w:marBottom w:val="0"/>
      <w:divBdr>
        <w:top w:val="none" w:sz="0" w:space="0" w:color="auto"/>
        <w:left w:val="none" w:sz="0" w:space="0" w:color="auto"/>
        <w:bottom w:val="none" w:sz="0" w:space="0" w:color="auto"/>
        <w:right w:val="none" w:sz="0" w:space="0" w:color="auto"/>
      </w:divBdr>
    </w:div>
    <w:div w:id="496582469">
      <w:marLeft w:val="640"/>
      <w:marRight w:val="0"/>
      <w:marTop w:val="0"/>
      <w:marBottom w:val="0"/>
      <w:divBdr>
        <w:top w:val="none" w:sz="0" w:space="0" w:color="auto"/>
        <w:left w:val="none" w:sz="0" w:space="0" w:color="auto"/>
        <w:bottom w:val="none" w:sz="0" w:space="0" w:color="auto"/>
        <w:right w:val="none" w:sz="0" w:space="0" w:color="auto"/>
      </w:divBdr>
    </w:div>
    <w:div w:id="496724680">
      <w:marLeft w:val="640"/>
      <w:marRight w:val="0"/>
      <w:marTop w:val="0"/>
      <w:marBottom w:val="0"/>
      <w:divBdr>
        <w:top w:val="none" w:sz="0" w:space="0" w:color="auto"/>
        <w:left w:val="none" w:sz="0" w:space="0" w:color="auto"/>
        <w:bottom w:val="none" w:sz="0" w:space="0" w:color="auto"/>
        <w:right w:val="none" w:sz="0" w:space="0" w:color="auto"/>
      </w:divBdr>
    </w:div>
    <w:div w:id="496768565">
      <w:marLeft w:val="640"/>
      <w:marRight w:val="0"/>
      <w:marTop w:val="0"/>
      <w:marBottom w:val="0"/>
      <w:divBdr>
        <w:top w:val="none" w:sz="0" w:space="0" w:color="auto"/>
        <w:left w:val="none" w:sz="0" w:space="0" w:color="auto"/>
        <w:bottom w:val="none" w:sz="0" w:space="0" w:color="auto"/>
        <w:right w:val="none" w:sz="0" w:space="0" w:color="auto"/>
      </w:divBdr>
    </w:div>
    <w:div w:id="496959748">
      <w:marLeft w:val="640"/>
      <w:marRight w:val="0"/>
      <w:marTop w:val="0"/>
      <w:marBottom w:val="0"/>
      <w:divBdr>
        <w:top w:val="none" w:sz="0" w:space="0" w:color="auto"/>
        <w:left w:val="none" w:sz="0" w:space="0" w:color="auto"/>
        <w:bottom w:val="none" w:sz="0" w:space="0" w:color="auto"/>
        <w:right w:val="none" w:sz="0" w:space="0" w:color="auto"/>
      </w:divBdr>
    </w:div>
    <w:div w:id="496965018">
      <w:marLeft w:val="640"/>
      <w:marRight w:val="0"/>
      <w:marTop w:val="0"/>
      <w:marBottom w:val="0"/>
      <w:divBdr>
        <w:top w:val="none" w:sz="0" w:space="0" w:color="auto"/>
        <w:left w:val="none" w:sz="0" w:space="0" w:color="auto"/>
        <w:bottom w:val="none" w:sz="0" w:space="0" w:color="auto"/>
        <w:right w:val="none" w:sz="0" w:space="0" w:color="auto"/>
      </w:divBdr>
    </w:div>
    <w:div w:id="497036756">
      <w:marLeft w:val="640"/>
      <w:marRight w:val="0"/>
      <w:marTop w:val="0"/>
      <w:marBottom w:val="0"/>
      <w:divBdr>
        <w:top w:val="none" w:sz="0" w:space="0" w:color="auto"/>
        <w:left w:val="none" w:sz="0" w:space="0" w:color="auto"/>
        <w:bottom w:val="none" w:sz="0" w:space="0" w:color="auto"/>
        <w:right w:val="none" w:sz="0" w:space="0" w:color="auto"/>
      </w:divBdr>
    </w:div>
    <w:div w:id="497043990">
      <w:marLeft w:val="640"/>
      <w:marRight w:val="0"/>
      <w:marTop w:val="0"/>
      <w:marBottom w:val="0"/>
      <w:divBdr>
        <w:top w:val="none" w:sz="0" w:space="0" w:color="auto"/>
        <w:left w:val="none" w:sz="0" w:space="0" w:color="auto"/>
        <w:bottom w:val="none" w:sz="0" w:space="0" w:color="auto"/>
        <w:right w:val="none" w:sz="0" w:space="0" w:color="auto"/>
      </w:divBdr>
    </w:div>
    <w:div w:id="497112414">
      <w:marLeft w:val="640"/>
      <w:marRight w:val="0"/>
      <w:marTop w:val="0"/>
      <w:marBottom w:val="0"/>
      <w:divBdr>
        <w:top w:val="none" w:sz="0" w:space="0" w:color="auto"/>
        <w:left w:val="none" w:sz="0" w:space="0" w:color="auto"/>
        <w:bottom w:val="none" w:sz="0" w:space="0" w:color="auto"/>
        <w:right w:val="none" w:sz="0" w:space="0" w:color="auto"/>
      </w:divBdr>
    </w:div>
    <w:div w:id="497158819">
      <w:marLeft w:val="640"/>
      <w:marRight w:val="0"/>
      <w:marTop w:val="0"/>
      <w:marBottom w:val="0"/>
      <w:divBdr>
        <w:top w:val="none" w:sz="0" w:space="0" w:color="auto"/>
        <w:left w:val="none" w:sz="0" w:space="0" w:color="auto"/>
        <w:bottom w:val="none" w:sz="0" w:space="0" w:color="auto"/>
        <w:right w:val="none" w:sz="0" w:space="0" w:color="auto"/>
      </w:divBdr>
    </w:div>
    <w:div w:id="497504644">
      <w:marLeft w:val="640"/>
      <w:marRight w:val="0"/>
      <w:marTop w:val="0"/>
      <w:marBottom w:val="0"/>
      <w:divBdr>
        <w:top w:val="none" w:sz="0" w:space="0" w:color="auto"/>
        <w:left w:val="none" w:sz="0" w:space="0" w:color="auto"/>
        <w:bottom w:val="none" w:sz="0" w:space="0" w:color="auto"/>
        <w:right w:val="none" w:sz="0" w:space="0" w:color="auto"/>
      </w:divBdr>
    </w:div>
    <w:div w:id="497618242">
      <w:marLeft w:val="640"/>
      <w:marRight w:val="0"/>
      <w:marTop w:val="0"/>
      <w:marBottom w:val="0"/>
      <w:divBdr>
        <w:top w:val="none" w:sz="0" w:space="0" w:color="auto"/>
        <w:left w:val="none" w:sz="0" w:space="0" w:color="auto"/>
        <w:bottom w:val="none" w:sz="0" w:space="0" w:color="auto"/>
        <w:right w:val="none" w:sz="0" w:space="0" w:color="auto"/>
      </w:divBdr>
    </w:div>
    <w:div w:id="497624282">
      <w:marLeft w:val="640"/>
      <w:marRight w:val="0"/>
      <w:marTop w:val="0"/>
      <w:marBottom w:val="0"/>
      <w:divBdr>
        <w:top w:val="none" w:sz="0" w:space="0" w:color="auto"/>
        <w:left w:val="none" w:sz="0" w:space="0" w:color="auto"/>
        <w:bottom w:val="none" w:sz="0" w:space="0" w:color="auto"/>
        <w:right w:val="none" w:sz="0" w:space="0" w:color="auto"/>
      </w:divBdr>
    </w:div>
    <w:div w:id="497884982">
      <w:marLeft w:val="640"/>
      <w:marRight w:val="0"/>
      <w:marTop w:val="0"/>
      <w:marBottom w:val="0"/>
      <w:divBdr>
        <w:top w:val="none" w:sz="0" w:space="0" w:color="auto"/>
        <w:left w:val="none" w:sz="0" w:space="0" w:color="auto"/>
        <w:bottom w:val="none" w:sz="0" w:space="0" w:color="auto"/>
        <w:right w:val="none" w:sz="0" w:space="0" w:color="auto"/>
      </w:divBdr>
    </w:div>
    <w:div w:id="497959129">
      <w:marLeft w:val="640"/>
      <w:marRight w:val="0"/>
      <w:marTop w:val="0"/>
      <w:marBottom w:val="0"/>
      <w:divBdr>
        <w:top w:val="none" w:sz="0" w:space="0" w:color="auto"/>
        <w:left w:val="none" w:sz="0" w:space="0" w:color="auto"/>
        <w:bottom w:val="none" w:sz="0" w:space="0" w:color="auto"/>
        <w:right w:val="none" w:sz="0" w:space="0" w:color="auto"/>
      </w:divBdr>
    </w:div>
    <w:div w:id="497962855">
      <w:marLeft w:val="640"/>
      <w:marRight w:val="0"/>
      <w:marTop w:val="0"/>
      <w:marBottom w:val="0"/>
      <w:divBdr>
        <w:top w:val="none" w:sz="0" w:space="0" w:color="auto"/>
        <w:left w:val="none" w:sz="0" w:space="0" w:color="auto"/>
        <w:bottom w:val="none" w:sz="0" w:space="0" w:color="auto"/>
        <w:right w:val="none" w:sz="0" w:space="0" w:color="auto"/>
      </w:divBdr>
    </w:div>
    <w:div w:id="498039102">
      <w:marLeft w:val="640"/>
      <w:marRight w:val="0"/>
      <w:marTop w:val="0"/>
      <w:marBottom w:val="0"/>
      <w:divBdr>
        <w:top w:val="none" w:sz="0" w:space="0" w:color="auto"/>
        <w:left w:val="none" w:sz="0" w:space="0" w:color="auto"/>
        <w:bottom w:val="none" w:sz="0" w:space="0" w:color="auto"/>
        <w:right w:val="none" w:sz="0" w:space="0" w:color="auto"/>
      </w:divBdr>
    </w:div>
    <w:div w:id="498161555">
      <w:marLeft w:val="640"/>
      <w:marRight w:val="0"/>
      <w:marTop w:val="0"/>
      <w:marBottom w:val="0"/>
      <w:divBdr>
        <w:top w:val="none" w:sz="0" w:space="0" w:color="auto"/>
        <w:left w:val="none" w:sz="0" w:space="0" w:color="auto"/>
        <w:bottom w:val="none" w:sz="0" w:space="0" w:color="auto"/>
        <w:right w:val="none" w:sz="0" w:space="0" w:color="auto"/>
      </w:divBdr>
    </w:div>
    <w:div w:id="498228567">
      <w:marLeft w:val="640"/>
      <w:marRight w:val="0"/>
      <w:marTop w:val="0"/>
      <w:marBottom w:val="0"/>
      <w:divBdr>
        <w:top w:val="none" w:sz="0" w:space="0" w:color="auto"/>
        <w:left w:val="none" w:sz="0" w:space="0" w:color="auto"/>
        <w:bottom w:val="none" w:sz="0" w:space="0" w:color="auto"/>
        <w:right w:val="none" w:sz="0" w:space="0" w:color="auto"/>
      </w:divBdr>
    </w:div>
    <w:div w:id="498233865">
      <w:marLeft w:val="640"/>
      <w:marRight w:val="0"/>
      <w:marTop w:val="0"/>
      <w:marBottom w:val="0"/>
      <w:divBdr>
        <w:top w:val="none" w:sz="0" w:space="0" w:color="auto"/>
        <w:left w:val="none" w:sz="0" w:space="0" w:color="auto"/>
        <w:bottom w:val="none" w:sz="0" w:space="0" w:color="auto"/>
        <w:right w:val="none" w:sz="0" w:space="0" w:color="auto"/>
      </w:divBdr>
    </w:div>
    <w:div w:id="498237364">
      <w:marLeft w:val="640"/>
      <w:marRight w:val="0"/>
      <w:marTop w:val="0"/>
      <w:marBottom w:val="0"/>
      <w:divBdr>
        <w:top w:val="none" w:sz="0" w:space="0" w:color="auto"/>
        <w:left w:val="none" w:sz="0" w:space="0" w:color="auto"/>
        <w:bottom w:val="none" w:sz="0" w:space="0" w:color="auto"/>
        <w:right w:val="none" w:sz="0" w:space="0" w:color="auto"/>
      </w:divBdr>
    </w:div>
    <w:div w:id="498273815">
      <w:marLeft w:val="640"/>
      <w:marRight w:val="0"/>
      <w:marTop w:val="0"/>
      <w:marBottom w:val="0"/>
      <w:divBdr>
        <w:top w:val="none" w:sz="0" w:space="0" w:color="auto"/>
        <w:left w:val="none" w:sz="0" w:space="0" w:color="auto"/>
        <w:bottom w:val="none" w:sz="0" w:space="0" w:color="auto"/>
        <w:right w:val="none" w:sz="0" w:space="0" w:color="auto"/>
      </w:divBdr>
    </w:div>
    <w:div w:id="498426965">
      <w:marLeft w:val="640"/>
      <w:marRight w:val="0"/>
      <w:marTop w:val="0"/>
      <w:marBottom w:val="0"/>
      <w:divBdr>
        <w:top w:val="none" w:sz="0" w:space="0" w:color="auto"/>
        <w:left w:val="none" w:sz="0" w:space="0" w:color="auto"/>
        <w:bottom w:val="none" w:sz="0" w:space="0" w:color="auto"/>
        <w:right w:val="none" w:sz="0" w:space="0" w:color="auto"/>
      </w:divBdr>
    </w:div>
    <w:div w:id="498496945">
      <w:marLeft w:val="640"/>
      <w:marRight w:val="0"/>
      <w:marTop w:val="0"/>
      <w:marBottom w:val="0"/>
      <w:divBdr>
        <w:top w:val="none" w:sz="0" w:space="0" w:color="auto"/>
        <w:left w:val="none" w:sz="0" w:space="0" w:color="auto"/>
        <w:bottom w:val="none" w:sz="0" w:space="0" w:color="auto"/>
        <w:right w:val="none" w:sz="0" w:space="0" w:color="auto"/>
      </w:divBdr>
    </w:div>
    <w:div w:id="498499062">
      <w:marLeft w:val="640"/>
      <w:marRight w:val="0"/>
      <w:marTop w:val="0"/>
      <w:marBottom w:val="0"/>
      <w:divBdr>
        <w:top w:val="none" w:sz="0" w:space="0" w:color="auto"/>
        <w:left w:val="none" w:sz="0" w:space="0" w:color="auto"/>
        <w:bottom w:val="none" w:sz="0" w:space="0" w:color="auto"/>
        <w:right w:val="none" w:sz="0" w:space="0" w:color="auto"/>
      </w:divBdr>
    </w:div>
    <w:div w:id="498499416">
      <w:marLeft w:val="640"/>
      <w:marRight w:val="0"/>
      <w:marTop w:val="0"/>
      <w:marBottom w:val="0"/>
      <w:divBdr>
        <w:top w:val="none" w:sz="0" w:space="0" w:color="auto"/>
        <w:left w:val="none" w:sz="0" w:space="0" w:color="auto"/>
        <w:bottom w:val="none" w:sz="0" w:space="0" w:color="auto"/>
        <w:right w:val="none" w:sz="0" w:space="0" w:color="auto"/>
      </w:divBdr>
    </w:div>
    <w:div w:id="498540809">
      <w:marLeft w:val="640"/>
      <w:marRight w:val="0"/>
      <w:marTop w:val="0"/>
      <w:marBottom w:val="0"/>
      <w:divBdr>
        <w:top w:val="none" w:sz="0" w:space="0" w:color="auto"/>
        <w:left w:val="none" w:sz="0" w:space="0" w:color="auto"/>
        <w:bottom w:val="none" w:sz="0" w:space="0" w:color="auto"/>
        <w:right w:val="none" w:sz="0" w:space="0" w:color="auto"/>
      </w:divBdr>
    </w:div>
    <w:div w:id="498543882">
      <w:marLeft w:val="640"/>
      <w:marRight w:val="0"/>
      <w:marTop w:val="0"/>
      <w:marBottom w:val="0"/>
      <w:divBdr>
        <w:top w:val="none" w:sz="0" w:space="0" w:color="auto"/>
        <w:left w:val="none" w:sz="0" w:space="0" w:color="auto"/>
        <w:bottom w:val="none" w:sz="0" w:space="0" w:color="auto"/>
        <w:right w:val="none" w:sz="0" w:space="0" w:color="auto"/>
      </w:divBdr>
    </w:div>
    <w:div w:id="498615506">
      <w:marLeft w:val="640"/>
      <w:marRight w:val="0"/>
      <w:marTop w:val="0"/>
      <w:marBottom w:val="0"/>
      <w:divBdr>
        <w:top w:val="none" w:sz="0" w:space="0" w:color="auto"/>
        <w:left w:val="none" w:sz="0" w:space="0" w:color="auto"/>
        <w:bottom w:val="none" w:sz="0" w:space="0" w:color="auto"/>
        <w:right w:val="none" w:sz="0" w:space="0" w:color="auto"/>
      </w:divBdr>
    </w:div>
    <w:div w:id="498616374">
      <w:marLeft w:val="640"/>
      <w:marRight w:val="0"/>
      <w:marTop w:val="0"/>
      <w:marBottom w:val="0"/>
      <w:divBdr>
        <w:top w:val="none" w:sz="0" w:space="0" w:color="auto"/>
        <w:left w:val="none" w:sz="0" w:space="0" w:color="auto"/>
        <w:bottom w:val="none" w:sz="0" w:space="0" w:color="auto"/>
        <w:right w:val="none" w:sz="0" w:space="0" w:color="auto"/>
      </w:divBdr>
    </w:div>
    <w:div w:id="498622539">
      <w:marLeft w:val="640"/>
      <w:marRight w:val="0"/>
      <w:marTop w:val="0"/>
      <w:marBottom w:val="0"/>
      <w:divBdr>
        <w:top w:val="none" w:sz="0" w:space="0" w:color="auto"/>
        <w:left w:val="none" w:sz="0" w:space="0" w:color="auto"/>
        <w:bottom w:val="none" w:sz="0" w:space="0" w:color="auto"/>
        <w:right w:val="none" w:sz="0" w:space="0" w:color="auto"/>
      </w:divBdr>
    </w:div>
    <w:div w:id="498693338">
      <w:marLeft w:val="640"/>
      <w:marRight w:val="0"/>
      <w:marTop w:val="0"/>
      <w:marBottom w:val="0"/>
      <w:divBdr>
        <w:top w:val="none" w:sz="0" w:space="0" w:color="auto"/>
        <w:left w:val="none" w:sz="0" w:space="0" w:color="auto"/>
        <w:bottom w:val="none" w:sz="0" w:space="0" w:color="auto"/>
        <w:right w:val="none" w:sz="0" w:space="0" w:color="auto"/>
      </w:divBdr>
    </w:div>
    <w:div w:id="498735177">
      <w:marLeft w:val="640"/>
      <w:marRight w:val="0"/>
      <w:marTop w:val="0"/>
      <w:marBottom w:val="0"/>
      <w:divBdr>
        <w:top w:val="none" w:sz="0" w:space="0" w:color="auto"/>
        <w:left w:val="none" w:sz="0" w:space="0" w:color="auto"/>
        <w:bottom w:val="none" w:sz="0" w:space="0" w:color="auto"/>
        <w:right w:val="none" w:sz="0" w:space="0" w:color="auto"/>
      </w:divBdr>
    </w:div>
    <w:div w:id="498738127">
      <w:marLeft w:val="640"/>
      <w:marRight w:val="0"/>
      <w:marTop w:val="0"/>
      <w:marBottom w:val="0"/>
      <w:divBdr>
        <w:top w:val="none" w:sz="0" w:space="0" w:color="auto"/>
        <w:left w:val="none" w:sz="0" w:space="0" w:color="auto"/>
        <w:bottom w:val="none" w:sz="0" w:space="0" w:color="auto"/>
        <w:right w:val="none" w:sz="0" w:space="0" w:color="auto"/>
      </w:divBdr>
    </w:div>
    <w:div w:id="498812536">
      <w:marLeft w:val="640"/>
      <w:marRight w:val="0"/>
      <w:marTop w:val="0"/>
      <w:marBottom w:val="0"/>
      <w:divBdr>
        <w:top w:val="none" w:sz="0" w:space="0" w:color="auto"/>
        <w:left w:val="none" w:sz="0" w:space="0" w:color="auto"/>
        <w:bottom w:val="none" w:sz="0" w:space="0" w:color="auto"/>
        <w:right w:val="none" w:sz="0" w:space="0" w:color="auto"/>
      </w:divBdr>
    </w:div>
    <w:div w:id="498883536">
      <w:marLeft w:val="640"/>
      <w:marRight w:val="0"/>
      <w:marTop w:val="0"/>
      <w:marBottom w:val="0"/>
      <w:divBdr>
        <w:top w:val="none" w:sz="0" w:space="0" w:color="auto"/>
        <w:left w:val="none" w:sz="0" w:space="0" w:color="auto"/>
        <w:bottom w:val="none" w:sz="0" w:space="0" w:color="auto"/>
        <w:right w:val="none" w:sz="0" w:space="0" w:color="auto"/>
      </w:divBdr>
    </w:div>
    <w:div w:id="498927251">
      <w:marLeft w:val="640"/>
      <w:marRight w:val="0"/>
      <w:marTop w:val="0"/>
      <w:marBottom w:val="0"/>
      <w:divBdr>
        <w:top w:val="none" w:sz="0" w:space="0" w:color="auto"/>
        <w:left w:val="none" w:sz="0" w:space="0" w:color="auto"/>
        <w:bottom w:val="none" w:sz="0" w:space="0" w:color="auto"/>
        <w:right w:val="none" w:sz="0" w:space="0" w:color="auto"/>
      </w:divBdr>
    </w:div>
    <w:div w:id="499008668">
      <w:marLeft w:val="640"/>
      <w:marRight w:val="0"/>
      <w:marTop w:val="0"/>
      <w:marBottom w:val="0"/>
      <w:divBdr>
        <w:top w:val="none" w:sz="0" w:space="0" w:color="auto"/>
        <w:left w:val="none" w:sz="0" w:space="0" w:color="auto"/>
        <w:bottom w:val="none" w:sz="0" w:space="0" w:color="auto"/>
        <w:right w:val="none" w:sz="0" w:space="0" w:color="auto"/>
      </w:divBdr>
    </w:div>
    <w:div w:id="499078143">
      <w:marLeft w:val="640"/>
      <w:marRight w:val="0"/>
      <w:marTop w:val="0"/>
      <w:marBottom w:val="0"/>
      <w:divBdr>
        <w:top w:val="none" w:sz="0" w:space="0" w:color="auto"/>
        <w:left w:val="none" w:sz="0" w:space="0" w:color="auto"/>
        <w:bottom w:val="none" w:sz="0" w:space="0" w:color="auto"/>
        <w:right w:val="none" w:sz="0" w:space="0" w:color="auto"/>
      </w:divBdr>
    </w:div>
    <w:div w:id="499128060">
      <w:marLeft w:val="640"/>
      <w:marRight w:val="0"/>
      <w:marTop w:val="0"/>
      <w:marBottom w:val="0"/>
      <w:divBdr>
        <w:top w:val="none" w:sz="0" w:space="0" w:color="auto"/>
        <w:left w:val="none" w:sz="0" w:space="0" w:color="auto"/>
        <w:bottom w:val="none" w:sz="0" w:space="0" w:color="auto"/>
        <w:right w:val="none" w:sz="0" w:space="0" w:color="auto"/>
      </w:divBdr>
    </w:div>
    <w:div w:id="499154664">
      <w:marLeft w:val="640"/>
      <w:marRight w:val="0"/>
      <w:marTop w:val="0"/>
      <w:marBottom w:val="0"/>
      <w:divBdr>
        <w:top w:val="none" w:sz="0" w:space="0" w:color="auto"/>
        <w:left w:val="none" w:sz="0" w:space="0" w:color="auto"/>
        <w:bottom w:val="none" w:sz="0" w:space="0" w:color="auto"/>
        <w:right w:val="none" w:sz="0" w:space="0" w:color="auto"/>
      </w:divBdr>
    </w:div>
    <w:div w:id="499199783">
      <w:marLeft w:val="640"/>
      <w:marRight w:val="0"/>
      <w:marTop w:val="0"/>
      <w:marBottom w:val="0"/>
      <w:divBdr>
        <w:top w:val="none" w:sz="0" w:space="0" w:color="auto"/>
        <w:left w:val="none" w:sz="0" w:space="0" w:color="auto"/>
        <w:bottom w:val="none" w:sz="0" w:space="0" w:color="auto"/>
        <w:right w:val="none" w:sz="0" w:space="0" w:color="auto"/>
      </w:divBdr>
    </w:div>
    <w:div w:id="499201466">
      <w:marLeft w:val="640"/>
      <w:marRight w:val="0"/>
      <w:marTop w:val="0"/>
      <w:marBottom w:val="0"/>
      <w:divBdr>
        <w:top w:val="none" w:sz="0" w:space="0" w:color="auto"/>
        <w:left w:val="none" w:sz="0" w:space="0" w:color="auto"/>
        <w:bottom w:val="none" w:sz="0" w:space="0" w:color="auto"/>
        <w:right w:val="none" w:sz="0" w:space="0" w:color="auto"/>
      </w:divBdr>
    </w:div>
    <w:div w:id="499202085">
      <w:marLeft w:val="640"/>
      <w:marRight w:val="0"/>
      <w:marTop w:val="0"/>
      <w:marBottom w:val="0"/>
      <w:divBdr>
        <w:top w:val="none" w:sz="0" w:space="0" w:color="auto"/>
        <w:left w:val="none" w:sz="0" w:space="0" w:color="auto"/>
        <w:bottom w:val="none" w:sz="0" w:space="0" w:color="auto"/>
        <w:right w:val="none" w:sz="0" w:space="0" w:color="auto"/>
      </w:divBdr>
    </w:div>
    <w:div w:id="499277300">
      <w:marLeft w:val="640"/>
      <w:marRight w:val="0"/>
      <w:marTop w:val="0"/>
      <w:marBottom w:val="0"/>
      <w:divBdr>
        <w:top w:val="none" w:sz="0" w:space="0" w:color="auto"/>
        <w:left w:val="none" w:sz="0" w:space="0" w:color="auto"/>
        <w:bottom w:val="none" w:sz="0" w:space="0" w:color="auto"/>
        <w:right w:val="none" w:sz="0" w:space="0" w:color="auto"/>
      </w:divBdr>
    </w:div>
    <w:div w:id="499277600">
      <w:marLeft w:val="640"/>
      <w:marRight w:val="0"/>
      <w:marTop w:val="0"/>
      <w:marBottom w:val="0"/>
      <w:divBdr>
        <w:top w:val="none" w:sz="0" w:space="0" w:color="auto"/>
        <w:left w:val="none" w:sz="0" w:space="0" w:color="auto"/>
        <w:bottom w:val="none" w:sz="0" w:space="0" w:color="auto"/>
        <w:right w:val="none" w:sz="0" w:space="0" w:color="auto"/>
      </w:divBdr>
    </w:div>
    <w:div w:id="499393738">
      <w:marLeft w:val="640"/>
      <w:marRight w:val="0"/>
      <w:marTop w:val="0"/>
      <w:marBottom w:val="0"/>
      <w:divBdr>
        <w:top w:val="none" w:sz="0" w:space="0" w:color="auto"/>
        <w:left w:val="none" w:sz="0" w:space="0" w:color="auto"/>
        <w:bottom w:val="none" w:sz="0" w:space="0" w:color="auto"/>
        <w:right w:val="none" w:sz="0" w:space="0" w:color="auto"/>
      </w:divBdr>
    </w:div>
    <w:div w:id="499397006">
      <w:marLeft w:val="640"/>
      <w:marRight w:val="0"/>
      <w:marTop w:val="0"/>
      <w:marBottom w:val="0"/>
      <w:divBdr>
        <w:top w:val="none" w:sz="0" w:space="0" w:color="auto"/>
        <w:left w:val="none" w:sz="0" w:space="0" w:color="auto"/>
        <w:bottom w:val="none" w:sz="0" w:space="0" w:color="auto"/>
        <w:right w:val="none" w:sz="0" w:space="0" w:color="auto"/>
      </w:divBdr>
    </w:div>
    <w:div w:id="499463296">
      <w:marLeft w:val="640"/>
      <w:marRight w:val="0"/>
      <w:marTop w:val="0"/>
      <w:marBottom w:val="0"/>
      <w:divBdr>
        <w:top w:val="none" w:sz="0" w:space="0" w:color="auto"/>
        <w:left w:val="none" w:sz="0" w:space="0" w:color="auto"/>
        <w:bottom w:val="none" w:sz="0" w:space="0" w:color="auto"/>
        <w:right w:val="none" w:sz="0" w:space="0" w:color="auto"/>
      </w:divBdr>
    </w:div>
    <w:div w:id="499467533">
      <w:marLeft w:val="640"/>
      <w:marRight w:val="0"/>
      <w:marTop w:val="0"/>
      <w:marBottom w:val="0"/>
      <w:divBdr>
        <w:top w:val="none" w:sz="0" w:space="0" w:color="auto"/>
        <w:left w:val="none" w:sz="0" w:space="0" w:color="auto"/>
        <w:bottom w:val="none" w:sz="0" w:space="0" w:color="auto"/>
        <w:right w:val="none" w:sz="0" w:space="0" w:color="auto"/>
      </w:divBdr>
    </w:div>
    <w:div w:id="499538886">
      <w:marLeft w:val="640"/>
      <w:marRight w:val="0"/>
      <w:marTop w:val="0"/>
      <w:marBottom w:val="0"/>
      <w:divBdr>
        <w:top w:val="none" w:sz="0" w:space="0" w:color="auto"/>
        <w:left w:val="none" w:sz="0" w:space="0" w:color="auto"/>
        <w:bottom w:val="none" w:sz="0" w:space="0" w:color="auto"/>
        <w:right w:val="none" w:sz="0" w:space="0" w:color="auto"/>
      </w:divBdr>
    </w:div>
    <w:div w:id="499540000">
      <w:marLeft w:val="640"/>
      <w:marRight w:val="0"/>
      <w:marTop w:val="0"/>
      <w:marBottom w:val="0"/>
      <w:divBdr>
        <w:top w:val="none" w:sz="0" w:space="0" w:color="auto"/>
        <w:left w:val="none" w:sz="0" w:space="0" w:color="auto"/>
        <w:bottom w:val="none" w:sz="0" w:space="0" w:color="auto"/>
        <w:right w:val="none" w:sz="0" w:space="0" w:color="auto"/>
      </w:divBdr>
    </w:div>
    <w:div w:id="499582608">
      <w:marLeft w:val="640"/>
      <w:marRight w:val="0"/>
      <w:marTop w:val="0"/>
      <w:marBottom w:val="0"/>
      <w:divBdr>
        <w:top w:val="none" w:sz="0" w:space="0" w:color="auto"/>
        <w:left w:val="none" w:sz="0" w:space="0" w:color="auto"/>
        <w:bottom w:val="none" w:sz="0" w:space="0" w:color="auto"/>
        <w:right w:val="none" w:sz="0" w:space="0" w:color="auto"/>
      </w:divBdr>
    </w:div>
    <w:div w:id="499583618">
      <w:marLeft w:val="640"/>
      <w:marRight w:val="0"/>
      <w:marTop w:val="0"/>
      <w:marBottom w:val="0"/>
      <w:divBdr>
        <w:top w:val="none" w:sz="0" w:space="0" w:color="auto"/>
        <w:left w:val="none" w:sz="0" w:space="0" w:color="auto"/>
        <w:bottom w:val="none" w:sz="0" w:space="0" w:color="auto"/>
        <w:right w:val="none" w:sz="0" w:space="0" w:color="auto"/>
      </w:divBdr>
    </w:div>
    <w:div w:id="499731869">
      <w:marLeft w:val="640"/>
      <w:marRight w:val="0"/>
      <w:marTop w:val="0"/>
      <w:marBottom w:val="0"/>
      <w:divBdr>
        <w:top w:val="none" w:sz="0" w:space="0" w:color="auto"/>
        <w:left w:val="none" w:sz="0" w:space="0" w:color="auto"/>
        <w:bottom w:val="none" w:sz="0" w:space="0" w:color="auto"/>
        <w:right w:val="none" w:sz="0" w:space="0" w:color="auto"/>
      </w:divBdr>
    </w:div>
    <w:div w:id="499732915">
      <w:marLeft w:val="640"/>
      <w:marRight w:val="0"/>
      <w:marTop w:val="0"/>
      <w:marBottom w:val="0"/>
      <w:divBdr>
        <w:top w:val="none" w:sz="0" w:space="0" w:color="auto"/>
        <w:left w:val="none" w:sz="0" w:space="0" w:color="auto"/>
        <w:bottom w:val="none" w:sz="0" w:space="0" w:color="auto"/>
        <w:right w:val="none" w:sz="0" w:space="0" w:color="auto"/>
      </w:divBdr>
    </w:div>
    <w:div w:id="499807451">
      <w:marLeft w:val="640"/>
      <w:marRight w:val="0"/>
      <w:marTop w:val="0"/>
      <w:marBottom w:val="0"/>
      <w:divBdr>
        <w:top w:val="none" w:sz="0" w:space="0" w:color="auto"/>
        <w:left w:val="none" w:sz="0" w:space="0" w:color="auto"/>
        <w:bottom w:val="none" w:sz="0" w:space="0" w:color="auto"/>
        <w:right w:val="none" w:sz="0" w:space="0" w:color="auto"/>
      </w:divBdr>
    </w:div>
    <w:div w:id="499808073">
      <w:marLeft w:val="640"/>
      <w:marRight w:val="0"/>
      <w:marTop w:val="0"/>
      <w:marBottom w:val="0"/>
      <w:divBdr>
        <w:top w:val="none" w:sz="0" w:space="0" w:color="auto"/>
        <w:left w:val="none" w:sz="0" w:space="0" w:color="auto"/>
        <w:bottom w:val="none" w:sz="0" w:space="0" w:color="auto"/>
        <w:right w:val="none" w:sz="0" w:space="0" w:color="auto"/>
      </w:divBdr>
    </w:div>
    <w:div w:id="499852825">
      <w:marLeft w:val="640"/>
      <w:marRight w:val="0"/>
      <w:marTop w:val="0"/>
      <w:marBottom w:val="0"/>
      <w:divBdr>
        <w:top w:val="none" w:sz="0" w:space="0" w:color="auto"/>
        <w:left w:val="none" w:sz="0" w:space="0" w:color="auto"/>
        <w:bottom w:val="none" w:sz="0" w:space="0" w:color="auto"/>
        <w:right w:val="none" w:sz="0" w:space="0" w:color="auto"/>
      </w:divBdr>
    </w:div>
    <w:div w:id="499928214">
      <w:marLeft w:val="640"/>
      <w:marRight w:val="0"/>
      <w:marTop w:val="0"/>
      <w:marBottom w:val="0"/>
      <w:divBdr>
        <w:top w:val="none" w:sz="0" w:space="0" w:color="auto"/>
        <w:left w:val="none" w:sz="0" w:space="0" w:color="auto"/>
        <w:bottom w:val="none" w:sz="0" w:space="0" w:color="auto"/>
        <w:right w:val="none" w:sz="0" w:space="0" w:color="auto"/>
      </w:divBdr>
    </w:div>
    <w:div w:id="500050335">
      <w:marLeft w:val="640"/>
      <w:marRight w:val="0"/>
      <w:marTop w:val="0"/>
      <w:marBottom w:val="0"/>
      <w:divBdr>
        <w:top w:val="none" w:sz="0" w:space="0" w:color="auto"/>
        <w:left w:val="none" w:sz="0" w:space="0" w:color="auto"/>
        <w:bottom w:val="none" w:sz="0" w:space="0" w:color="auto"/>
        <w:right w:val="none" w:sz="0" w:space="0" w:color="auto"/>
      </w:divBdr>
    </w:div>
    <w:div w:id="500119541">
      <w:marLeft w:val="640"/>
      <w:marRight w:val="0"/>
      <w:marTop w:val="0"/>
      <w:marBottom w:val="0"/>
      <w:divBdr>
        <w:top w:val="none" w:sz="0" w:space="0" w:color="auto"/>
        <w:left w:val="none" w:sz="0" w:space="0" w:color="auto"/>
        <w:bottom w:val="none" w:sz="0" w:space="0" w:color="auto"/>
        <w:right w:val="none" w:sz="0" w:space="0" w:color="auto"/>
      </w:divBdr>
    </w:div>
    <w:div w:id="500201459">
      <w:marLeft w:val="640"/>
      <w:marRight w:val="0"/>
      <w:marTop w:val="0"/>
      <w:marBottom w:val="0"/>
      <w:divBdr>
        <w:top w:val="none" w:sz="0" w:space="0" w:color="auto"/>
        <w:left w:val="none" w:sz="0" w:space="0" w:color="auto"/>
        <w:bottom w:val="none" w:sz="0" w:space="0" w:color="auto"/>
        <w:right w:val="none" w:sz="0" w:space="0" w:color="auto"/>
      </w:divBdr>
    </w:div>
    <w:div w:id="500242373">
      <w:marLeft w:val="640"/>
      <w:marRight w:val="0"/>
      <w:marTop w:val="0"/>
      <w:marBottom w:val="0"/>
      <w:divBdr>
        <w:top w:val="none" w:sz="0" w:space="0" w:color="auto"/>
        <w:left w:val="none" w:sz="0" w:space="0" w:color="auto"/>
        <w:bottom w:val="none" w:sz="0" w:space="0" w:color="auto"/>
        <w:right w:val="none" w:sz="0" w:space="0" w:color="auto"/>
      </w:divBdr>
    </w:div>
    <w:div w:id="500245571">
      <w:marLeft w:val="640"/>
      <w:marRight w:val="0"/>
      <w:marTop w:val="0"/>
      <w:marBottom w:val="0"/>
      <w:divBdr>
        <w:top w:val="none" w:sz="0" w:space="0" w:color="auto"/>
        <w:left w:val="none" w:sz="0" w:space="0" w:color="auto"/>
        <w:bottom w:val="none" w:sz="0" w:space="0" w:color="auto"/>
        <w:right w:val="none" w:sz="0" w:space="0" w:color="auto"/>
      </w:divBdr>
    </w:div>
    <w:div w:id="500312356">
      <w:marLeft w:val="640"/>
      <w:marRight w:val="0"/>
      <w:marTop w:val="0"/>
      <w:marBottom w:val="0"/>
      <w:divBdr>
        <w:top w:val="none" w:sz="0" w:space="0" w:color="auto"/>
        <w:left w:val="none" w:sz="0" w:space="0" w:color="auto"/>
        <w:bottom w:val="none" w:sz="0" w:space="0" w:color="auto"/>
        <w:right w:val="none" w:sz="0" w:space="0" w:color="auto"/>
      </w:divBdr>
    </w:div>
    <w:div w:id="500314745">
      <w:marLeft w:val="640"/>
      <w:marRight w:val="0"/>
      <w:marTop w:val="0"/>
      <w:marBottom w:val="0"/>
      <w:divBdr>
        <w:top w:val="none" w:sz="0" w:space="0" w:color="auto"/>
        <w:left w:val="none" w:sz="0" w:space="0" w:color="auto"/>
        <w:bottom w:val="none" w:sz="0" w:space="0" w:color="auto"/>
        <w:right w:val="none" w:sz="0" w:space="0" w:color="auto"/>
      </w:divBdr>
    </w:div>
    <w:div w:id="500392509">
      <w:marLeft w:val="640"/>
      <w:marRight w:val="0"/>
      <w:marTop w:val="0"/>
      <w:marBottom w:val="0"/>
      <w:divBdr>
        <w:top w:val="none" w:sz="0" w:space="0" w:color="auto"/>
        <w:left w:val="none" w:sz="0" w:space="0" w:color="auto"/>
        <w:bottom w:val="none" w:sz="0" w:space="0" w:color="auto"/>
        <w:right w:val="none" w:sz="0" w:space="0" w:color="auto"/>
      </w:divBdr>
    </w:div>
    <w:div w:id="500505526">
      <w:marLeft w:val="640"/>
      <w:marRight w:val="0"/>
      <w:marTop w:val="0"/>
      <w:marBottom w:val="0"/>
      <w:divBdr>
        <w:top w:val="none" w:sz="0" w:space="0" w:color="auto"/>
        <w:left w:val="none" w:sz="0" w:space="0" w:color="auto"/>
        <w:bottom w:val="none" w:sz="0" w:space="0" w:color="auto"/>
        <w:right w:val="none" w:sz="0" w:space="0" w:color="auto"/>
      </w:divBdr>
    </w:div>
    <w:div w:id="500506937">
      <w:marLeft w:val="640"/>
      <w:marRight w:val="0"/>
      <w:marTop w:val="0"/>
      <w:marBottom w:val="0"/>
      <w:divBdr>
        <w:top w:val="none" w:sz="0" w:space="0" w:color="auto"/>
        <w:left w:val="none" w:sz="0" w:space="0" w:color="auto"/>
        <w:bottom w:val="none" w:sz="0" w:space="0" w:color="auto"/>
        <w:right w:val="none" w:sz="0" w:space="0" w:color="auto"/>
      </w:divBdr>
    </w:div>
    <w:div w:id="500514461">
      <w:marLeft w:val="640"/>
      <w:marRight w:val="0"/>
      <w:marTop w:val="0"/>
      <w:marBottom w:val="0"/>
      <w:divBdr>
        <w:top w:val="none" w:sz="0" w:space="0" w:color="auto"/>
        <w:left w:val="none" w:sz="0" w:space="0" w:color="auto"/>
        <w:bottom w:val="none" w:sz="0" w:space="0" w:color="auto"/>
        <w:right w:val="none" w:sz="0" w:space="0" w:color="auto"/>
      </w:divBdr>
    </w:div>
    <w:div w:id="500582057">
      <w:marLeft w:val="640"/>
      <w:marRight w:val="0"/>
      <w:marTop w:val="0"/>
      <w:marBottom w:val="0"/>
      <w:divBdr>
        <w:top w:val="none" w:sz="0" w:space="0" w:color="auto"/>
        <w:left w:val="none" w:sz="0" w:space="0" w:color="auto"/>
        <w:bottom w:val="none" w:sz="0" w:space="0" w:color="auto"/>
        <w:right w:val="none" w:sz="0" w:space="0" w:color="auto"/>
      </w:divBdr>
    </w:div>
    <w:div w:id="500583026">
      <w:marLeft w:val="640"/>
      <w:marRight w:val="0"/>
      <w:marTop w:val="0"/>
      <w:marBottom w:val="0"/>
      <w:divBdr>
        <w:top w:val="none" w:sz="0" w:space="0" w:color="auto"/>
        <w:left w:val="none" w:sz="0" w:space="0" w:color="auto"/>
        <w:bottom w:val="none" w:sz="0" w:space="0" w:color="auto"/>
        <w:right w:val="none" w:sz="0" w:space="0" w:color="auto"/>
      </w:divBdr>
    </w:div>
    <w:div w:id="500588787">
      <w:marLeft w:val="640"/>
      <w:marRight w:val="0"/>
      <w:marTop w:val="0"/>
      <w:marBottom w:val="0"/>
      <w:divBdr>
        <w:top w:val="none" w:sz="0" w:space="0" w:color="auto"/>
        <w:left w:val="none" w:sz="0" w:space="0" w:color="auto"/>
        <w:bottom w:val="none" w:sz="0" w:space="0" w:color="auto"/>
        <w:right w:val="none" w:sz="0" w:space="0" w:color="auto"/>
      </w:divBdr>
    </w:div>
    <w:div w:id="500631680">
      <w:marLeft w:val="640"/>
      <w:marRight w:val="0"/>
      <w:marTop w:val="0"/>
      <w:marBottom w:val="0"/>
      <w:divBdr>
        <w:top w:val="none" w:sz="0" w:space="0" w:color="auto"/>
        <w:left w:val="none" w:sz="0" w:space="0" w:color="auto"/>
        <w:bottom w:val="none" w:sz="0" w:space="0" w:color="auto"/>
        <w:right w:val="none" w:sz="0" w:space="0" w:color="auto"/>
      </w:divBdr>
    </w:div>
    <w:div w:id="500657312">
      <w:marLeft w:val="640"/>
      <w:marRight w:val="0"/>
      <w:marTop w:val="0"/>
      <w:marBottom w:val="0"/>
      <w:divBdr>
        <w:top w:val="none" w:sz="0" w:space="0" w:color="auto"/>
        <w:left w:val="none" w:sz="0" w:space="0" w:color="auto"/>
        <w:bottom w:val="none" w:sz="0" w:space="0" w:color="auto"/>
        <w:right w:val="none" w:sz="0" w:space="0" w:color="auto"/>
      </w:divBdr>
    </w:div>
    <w:div w:id="500777268">
      <w:marLeft w:val="640"/>
      <w:marRight w:val="0"/>
      <w:marTop w:val="0"/>
      <w:marBottom w:val="0"/>
      <w:divBdr>
        <w:top w:val="none" w:sz="0" w:space="0" w:color="auto"/>
        <w:left w:val="none" w:sz="0" w:space="0" w:color="auto"/>
        <w:bottom w:val="none" w:sz="0" w:space="0" w:color="auto"/>
        <w:right w:val="none" w:sz="0" w:space="0" w:color="auto"/>
      </w:divBdr>
    </w:div>
    <w:div w:id="501042386">
      <w:marLeft w:val="640"/>
      <w:marRight w:val="0"/>
      <w:marTop w:val="0"/>
      <w:marBottom w:val="0"/>
      <w:divBdr>
        <w:top w:val="none" w:sz="0" w:space="0" w:color="auto"/>
        <w:left w:val="none" w:sz="0" w:space="0" w:color="auto"/>
        <w:bottom w:val="none" w:sz="0" w:space="0" w:color="auto"/>
        <w:right w:val="none" w:sz="0" w:space="0" w:color="auto"/>
      </w:divBdr>
    </w:div>
    <w:div w:id="501047116">
      <w:marLeft w:val="640"/>
      <w:marRight w:val="0"/>
      <w:marTop w:val="0"/>
      <w:marBottom w:val="0"/>
      <w:divBdr>
        <w:top w:val="none" w:sz="0" w:space="0" w:color="auto"/>
        <w:left w:val="none" w:sz="0" w:space="0" w:color="auto"/>
        <w:bottom w:val="none" w:sz="0" w:space="0" w:color="auto"/>
        <w:right w:val="none" w:sz="0" w:space="0" w:color="auto"/>
      </w:divBdr>
    </w:div>
    <w:div w:id="501048779">
      <w:marLeft w:val="640"/>
      <w:marRight w:val="0"/>
      <w:marTop w:val="0"/>
      <w:marBottom w:val="0"/>
      <w:divBdr>
        <w:top w:val="none" w:sz="0" w:space="0" w:color="auto"/>
        <w:left w:val="none" w:sz="0" w:space="0" w:color="auto"/>
        <w:bottom w:val="none" w:sz="0" w:space="0" w:color="auto"/>
        <w:right w:val="none" w:sz="0" w:space="0" w:color="auto"/>
      </w:divBdr>
    </w:div>
    <w:div w:id="501051490">
      <w:marLeft w:val="640"/>
      <w:marRight w:val="0"/>
      <w:marTop w:val="0"/>
      <w:marBottom w:val="0"/>
      <w:divBdr>
        <w:top w:val="none" w:sz="0" w:space="0" w:color="auto"/>
        <w:left w:val="none" w:sz="0" w:space="0" w:color="auto"/>
        <w:bottom w:val="none" w:sz="0" w:space="0" w:color="auto"/>
        <w:right w:val="none" w:sz="0" w:space="0" w:color="auto"/>
      </w:divBdr>
    </w:div>
    <w:div w:id="501094290">
      <w:marLeft w:val="640"/>
      <w:marRight w:val="0"/>
      <w:marTop w:val="0"/>
      <w:marBottom w:val="0"/>
      <w:divBdr>
        <w:top w:val="none" w:sz="0" w:space="0" w:color="auto"/>
        <w:left w:val="none" w:sz="0" w:space="0" w:color="auto"/>
        <w:bottom w:val="none" w:sz="0" w:space="0" w:color="auto"/>
        <w:right w:val="none" w:sz="0" w:space="0" w:color="auto"/>
      </w:divBdr>
    </w:div>
    <w:div w:id="501161980">
      <w:marLeft w:val="640"/>
      <w:marRight w:val="0"/>
      <w:marTop w:val="0"/>
      <w:marBottom w:val="0"/>
      <w:divBdr>
        <w:top w:val="none" w:sz="0" w:space="0" w:color="auto"/>
        <w:left w:val="none" w:sz="0" w:space="0" w:color="auto"/>
        <w:bottom w:val="none" w:sz="0" w:space="0" w:color="auto"/>
        <w:right w:val="none" w:sz="0" w:space="0" w:color="auto"/>
      </w:divBdr>
    </w:div>
    <w:div w:id="501164980">
      <w:marLeft w:val="640"/>
      <w:marRight w:val="0"/>
      <w:marTop w:val="0"/>
      <w:marBottom w:val="0"/>
      <w:divBdr>
        <w:top w:val="none" w:sz="0" w:space="0" w:color="auto"/>
        <w:left w:val="none" w:sz="0" w:space="0" w:color="auto"/>
        <w:bottom w:val="none" w:sz="0" w:space="0" w:color="auto"/>
        <w:right w:val="none" w:sz="0" w:space="0" w:color="auto"/>
      </w:divBdr>
    </w:div>
    <w:div w:id="501166733">
      <w:marLeft w:val="640"/>
      <w:marRight w:val="0"/>
      <w:marTop w:val="0"/>
      <w:marBottom w:val="0"/>
      <w:divBdr>
        <w:top w:val="none" w:sz="0" w:space="0" w:color="auto"/>
        <w:left w:val="none" w:sz="0" w:space="0" w:color="auto"/>
        <w:bottom w:val="none" w:sz="0" w:space="0" w:color="auto"/>
        <w:right w:val="none" w:sz="0" w:space="0" w:color="auto"/>
      </w:divBdr>
    </w:div>
    <w:div w:id="501237261">
      <w:marLeft w:val="640"/>
      <w:marRight w:val="0"/>
      <w:marTop w:val="0"/>
      <w:marBottom w:val="0"/>
      <w:divBdr>
        <w:top w:val="none" w:sz="0" w:space="0" w:color="auto"/>
        <w:left w:val="none" w:sz="0" w:space="0" w:color="auto"/>
        <w:bottom w:val="none" w:sz="0" w:space="0" w:color="auto"/>
        <w:right w:val="none" w:sz="0" w:space="0" w:color="auto"/>
      </w:divBdr>
    </w:div>
    <w:div w:id="501355365">
      <w:marLeft w:val="640"/>
      <w:marRight w:val="0"/>
      <w:marTop w:val="0"/>
      <w:marBottom w:val="0"/>
      <w:divBdr>
        <w:top w:val="none" w:sz="0" w:space="0" w:color="auto"/>
        <w:left w:val="none" w:sz="0" w:space="0" w:color="auto"/>
        <w:bottom w:val="none" w:sz="0" w:space="0" w:color="auto"/>
        <w:right w:val="none" w:sz="0" w:space="0" w:color="auto"/>
      </w:divBdr>
    </w:div>
    <w:div w:id="501355481">
      <w:marLeft w:val="640"/>
      <w:marRight w:val="0"/>
      <w:marTop w:val="0"/>
      <w:marBottom w:val="0"/>
      <w:divBdr>
        <w:top w:val="none" w:sz="0" w:space="0" w:color="auto"/>
        <w:left w:val="none" w:sz="0" w:space="0" w:color="auto"/>
        <w:bottom w:val="none" w:sz="0" w:space="0" w:color="auto"/>
        <w:right w:val="none" w:sz="0" w:space="0" w:color="auto"/>
      </w:divBdr>
    </w:div>
    <w:div w:id="501356301">
      <w:marLeft w:val="640"/>
      <w:marRight w:val="0"/>
      <w:marTop w:val="0"/>
      <w:marBottom w:val="0"/>
      <w:divBdr>
        <w:top w:val="none" w:sz="0" w:space="0" w:color="auto"/>
        <w:left w:val="none" w:sz="0" w:space="0" w:color="auto"/>
        <w:bottom w:val="none" w:sz="0" w:space="0" w:color="auto"/>
        <w:right w:val="none" w:sz="0" w:space="0" w:color="auto"/>
      </w:divBdr>
    </w:div>
    <w:div w:id="501430949">
      <w:marLeft w:val="640"/>
      <w:marRight w:val="0"/>
      <w:marTop w:val="0"/>
      <w:marBottom w:val="0"/>
      <w:divBdr>
        <w:top w:val="none" w:sz="0" w:space="0" w:color="auto"/>
        <w:left w:val="none" w:sz="0" w:space="0" w:color="auto"/>
        <w:bottom w:val="none" w:sz="0" w:space="0" w:color="auto"/>
        <w:right w:val="none" w:sz="0" w:space="0" w:color="auto"/>
      </w:divBdr>
    </w:div>
    <w:div w:id="501437050">
      <w:marLeft w:val="640"/>
      <w:marRight w:val="0"/>
      <w:marTop w:val="0"/>
      <w:marBottom w:val="0"/>
      <w:divBdr>
        <w:top w:val="none" w:sz="0" w:space="0" w:color="auto"/>
        <w:left w:val="none" w:sz="0" w:space="0" w:color="auto"/>
        <w:bottom w:val="none" w:sz="0" w:space="0" w:color="auto"/>
        <w:right w:val="none" w:sz="0" w:space="0" w:color="auto"/>
      </w:divBdr>
    </w:div>
    <w:div w:id="501506047">
      <w:marLeft w:val="640"/>
      <w:marRight w:val="0"/>
      <w:marTop w:val="0"/>
      <w:marBottom w:val="0"/>
      <w:divBdr>
        <w:top w:val="none" w:sz="0" w:space="0" w:color="auto"/>
        <w:left w:val="none" w:sz="0" w:space="0" w:color="auto"/>
        <w:bottom w:val="none" w:sz="0" w:space="0" w:color="auto"/>
        <w:right w:val="none" w:sz="0" w:space="0" w:color="auto"/>
      </w:divBdr>
    </w:div>
    <w:div w:id="501510394">
      <w:marLeft w:val="640"/>
      <w:marRight w:val="0"/>
      <w:marTop w:val="0"/>
      <w:marBottom w:val="0"/>
      <w:divBdr>
        <w:top w:val="none" w:sz="0" w:space="0" w:color="auto"/>
        <w:left w:val="none" w:sz="0" w:space="0" w:color="auto"/>
        <w:bottom w:val="none" w:sz="0" w:space="0" w:color="auto"/>
        <w:right w:val="none" w:sz="0" w:space="0" w:color="auto"/>
      </w:divBdr>
    </w:div>
    <w:div w:id="501512426">
      <w:marLeft w:val="640"/>
      <w:marRight w:val="0"/>
      <w:marTop w:val="0"/>
      <w:marBottom w:val="0"/>
      <w:divBdr>
        <w:top w:val="none" w:sz="0" w:space="0" w:color="auto"/>
        <w:left w:val="none" w:sz="0" w:space="0" w:color="auto"/>
        <w:bottom w:val="none" w:sz="0" w:space="0" w:color="auto"/>
        <w:right w:val="none" w:sz="0" w:space="0" w:color="auto"/>
      </w:divBdr>
    </w:div>
    <w:div w:id="501629299">
      <w:marLeft w:val="640"/>
      <w:marRight w:val="0"/>
      <w:marTop w:val="0"/>
      <w:marBottom w:val="0"/>
      <w:divBdr>
        <w:top w:val="none" w:sz="0" w:space="0" w:color="auto"/>
        <w:left w:val="none" w:sz="0" w:space="0" w:color="auto"/>
        <w:bottom w:val="none" w:sz="0" w:space="0" w:color="auto"/>
        <w:right w:val="none" w:sz="0" w:space="0" w:color="auto"/>
      </w:divBdr>
    </w:div>
    <w:div w:id="501704548">
      <w:marLeft w:val="640"/>
      <w:marRight w:val="0"/>
      <w:marTop w:val="0"/>
      <w:marBottom w:val="0"/>
      <w:divBdr>
        <w:top w:val="none" w:sz="0" w:space="0" w:color="auto"/>
        <w:left w:val="none" w:sz="0" w:space="0" w:color="auto"/>
        <w:bottom w:val="none" w:sz="0" w:space="0" w:color="auto"/>
        <w:right w:val="none" w:sz="0" w:space="0" w:color="auto"/>
      </w:divBdr>
    </w:div>
    <w:div w:id="501706495">
      <w:marLeft w:val="640"/>
      <w:marRight w:val="0"/>
      <w:marTop w:val="0"/>
      <w:marBottom w:val="0"/>
      <w:divBdr>
        <w:top w:val="none" w:sz="0" w:space="0" w:color="auto"/>
        <w:left w:val="none" w:sz="0" w:space="0" w:color="auto"/>
        <w:bottom w:val="none" w:sz="0" w:space="0" w:color="auto"/>
        <w:right w:val="none" w:sz="0" w:space="0" w:color="auto"/>
      </w:divBdr>
    </w:div>
    <w:div w:id="501749054">
      <w:marLeft w:val="640"/>
      <w:marRight w:val="0"/>
      <w:marTop w:val="0"/>
      <w:marBottom w:val="0"/>
      <w:divBdr>
        <w:top w:val="none" w:sz="0" w:space="0" w:color="auto"/>
        <w:left w:val="none" w:sz="0" w:space="0" w:color="auto"/>
        <w:bottom w:val="none" w:sz="0" w:space="0" w:color="auto"/>
        <w:right w:val="none" w:sz="0" w:space="0" w:color="auto"/>
      </w:divBdr>
    </w:div>
    <w:div w:id="501818932">
      <w:marLeft w:val="640"/>
      <w:marRight w:val="0"/>
      <w:marTop w:val="0"/>
      <w:marBottom w:val="0"/>
      <w:divBdr>
        <w:top w:val="none" w:sz="0" w:space="0" w:color="auto"/>
        <w:left w:val="none" w:sz="0" w:space="0" w:color="auto"/>
        <w:bottom w:val="none" w:sz="0" w:space="0" w:color="auto"/>
        <w:right w:val="none" w:sz="0" w:space="0" w:color="auto"/>
      </w:divBdr>
    </w:div>
    <w:div w:id="501890698">
      <w:marLeft w:val="640"/>
      <w:marRight w:val="0"/>
      <w:marTop w:val="0"/>
      <w:marBottom w:val="0"/>
      <w:divBdr>
        <w:top w:val="none" w:sz="0" w:space="0" w:color="auto"/>
        <w:left w:val="none" w:sz="0" w:space="0" w:color="auto"/>
        <w:bottom w:val="none" w:sz="0" w:space="0" w:color="auto"/>
        <w:right w:val="none" w:sz="0" w:space="0" w:color="auto"/>
      </w:divBdr>
    </w:div>
    <w:div w:id="502015212">
      <w:marLeft w:val="640"/>
      <w:marRight w:val="0"/>
      <w:marTop w:val="0"/>
      <w:marBottom w:val="0"/>
      <w:divBdr>
        <w:top w:val="none" w:sz="0" w:space="0" w:color="auto"/>
        <w:left w:val="none" w:sz="0" w:space="0" w:color="auto"/>
        <w:bottom w:val="none" w:sz="0" w:space="0" w:color="auto"/>
        <w:right w:val="none" w:sz="0" w:space="0" w:color="auto"/>
      </w:divBdr>
    </w:div>
    <w:div w:id="502093615">
      <w:marLeft w:val="640"/>
      <w:marRight w:val="0"/>
      <w:marTop w:val="0"/>
      <w:marBottom w:val="0"/>
      <w:divBdr>
        <w:top w:val="none" w:sz="0" w:space="0" w:color="auto"/>
        <w:left w:val="none" w:sz="0" w:space="0" w:color="auto"/>
        <w:bottom w:val="none" w:sz="0" w:space="0" w:color="auto"/>
        <w:right w:val="none" w:sz="0" w:space="0" w:color="auto"/>
      </w:divBdr>
    </w:div>
    <w:div w:id="502162456">
      <w:marLeft w:val="640"/>
      <w:marRight w:val="0"/>
      <w:marTop w:val="0"/>
      <w:marBottom w:val="0"/>
      <w:divBdr>
        <w:top w:val="none" w:sz="0" w:space="0" w:color="auto"/>
        <w:left w:val="none" w:sz="0" w:space="0" w:color="auto"/>
        <w:bottom w:val="none" w:sz="0" w:space="0" w:color="auto"/>
        <w:right w:val="none" w:sz="0" w:space="0" w:color="auto"/>
      </w:divBdr>
    </w:div>
    <w:div w:id="502281338">
      <w:marLeft w:val="640"/>
      <w:marRight w:val="0"/>
      <w:marTop w:val="0"/>
      <w:marBottom w:val="0"/>
      <w:divBdr>
        <w:top w:val="none" w:sz="0" w:space="0" w:color="auto"/>
        <w:left w:val="none" w:sz="0" w:space="0" w:color="auto"/>
        <w:bottom w:val="none" w:sz="0" w:space="0" w:color="auto"/>
        <w:right w:val="none" w:sz="0" w:space="0" w:color="auto"/>
      </w:divBdr>
    </w:div>
    <w:div w:id="502281895">
      <w:marLeft w:val="480"/>
      <w:marRight w:val="0"/>
      <w:marTop w:val="0"/>
      <w:marBottom w:val="0"/>
      <w:divBdr>
        <w:top w:val="none" w:sz="0" w:space="0" w:color="auto"/>
        <w:left w:val="none" w:sz="0" w:space="0" w:color="auto"/>
        <w:bottom w:val="none" w:sz="0" w:space="0" w:color="auto"/>
        <w:right w:val="none" w:sz="0" w:space="0" w:color="auto"/>
      </w:divBdr>
    </w:div>
    <w:div w:id="502470738">
      <w:marLeft w:val="640"/>
      <w:marRight w:val="0"/>
      <w:marTop w:val="0"/>
      <w:marBottom w:val="0"/>
      <w:divBdr>
        <w:top w:val="none" w:sz="0" w:space="0" w:color="auto"/>
        <w:left w:val="none" w:sz="0" w:space="0" w:color="auto"/>
        <w:bottom w:val="none" w:sz="0" w:space="0" w:color="auto"/>
        <w:right w:val="none" w:sz="0" w:space="0" w:color="auto"/>
      </w:divBdr>
    </w:div>
    <w:div w:id="502474478">
      <w:marLeft w:val="640"/>
      <w:marRight w:val="0"/>
      <w:marTop w:val="0"/>
      <w:marBottom w:val="0"/>
      <w:divBdr>
        <w:top w:val="none" w:sz="0" w:space="0" w:color="auto"/>
        <w:left w:val="none" w:sz="0" w:space="0" w:color="auto"/>
        <w:bottom w:val="none" w:sz="0" w:space="0" w:color="auto"/>
        <w:right w:val="none" w:sz="0" w:space="0" w:color="auto"/>
      </w:divBdr>
    </w:div>
    <w:div w:id="502478602">
      <w:marLeft w:val="640"/>
      <w:marRight w:val="0"/>
      <w:marTop w:val="0"/>
      <w:marBottom w:val="0"/>
      <w:divBdr>
        <w:top w:val="none" w:sz="0" w:space="0" w:color="auto"/>
        <w:left w:val="none" w:sz="0" w:space="0" w:color="auto"/>
        <w:bottom w:val="none" w:sz="0" w:space="0" w:color="auto"/>
        <w:right w:val="none" w:sz="0" w:space="0" w:color="auto"/>
      </w:divBdr>
    </w:div>
    <w:div w:id="502621935">
      <w:marLeft w:val="640"/>
      <w:marRight w:val="0"/>
      <w:marTop w:val="0"/>
      <w:marBottom w:val="0"/>
      <w:divBdr>
        <w:top w:val="none" w:sz="0" w:space="0" w:color="auto"/>
        <w:left w:val="none" w:sz="0" w:space="0" w:color="auto"/>
        <w:bottom w:val="none" w:sz="0" w:space="0" w:color="auto"/>
        <w:right w:val="none" w:sz="0" w:space="0" w:color="auto"/>
      </w:divBdr>
    </w:div>
    <w:div w:id="502742814">
      <w:marLeft w:val="640"/>
      <w:marRight w:val="0"/>
      <w:marTop w:val="0"/>
      <w:marBottom w:val="0"/>
      <w:divBdr>
        <w:top w:val="none" w:sz="0" w:space="0" w:color="auto"/>
        <w:left w:val="none" w:sz="0" w:space="0" w:color="auto"/>
        <w:bottom w:val="none" w:sz="0" w:space="0" w:color="auto"/>
        <w:right w:val="none" w:sz="0" w:space="0" w:color="auto"/>
      </w:divBdr>
    </w:div>
    <w:div w:id="502745317">
      <w:marLeft w:val="640"/>
      <w:marRight w:val="0"/>
      <w:marTop w:val="0"/>
      <w:marBottom w:val="0"/>
      <w:divBdr>
        <w:top w:val="none" w:sz="0" w:space="0" w:color="auto"/>
        <w:left w:val="none" w:sz="0" w:space="0" w:color="auto"/>
        <w:bottom w:val="none" w:sz="0" w:space="0" w:color="auto"/>
        <w:right w:val="none" w:sz="0" w:space="0" w:color="auto"/>
      </w:divBdr>
    </w:div>
    <w:div w:id="502821519">
      <w:marLeft w:val="640"/>
      <w:marRight w:val="0"/>
      <w:marTop w:val="0"/>
      <w:marBottom w:val="0"/>
      <w:divBdr>
        <w:top w:val="none" w:sz="0" w:space="0" w:color="auto"/>
        <w:left w:val="none" w:sz="0" w:space="0" w:color="auto"/>
        <w:bottom w:val="none" w:sz="0" w:space="0" w:color="auto"/>
        <w:right w:val="none" w:sz="0" w:space="0" w:color="auto"/>
      </w:divBdr>
    </w:div>
    <w:div w:id="502822939">
      <w:marLeft w:val="640"/>
      <w:marRight w:val="0"/>
      <w:marTop w:val="0"/>
      <w:marBottom w:val="0"/>
      <w:divBdr>
        <w:top w:val="none" w:sz="0" w:space="0" w:color="auto"/>
        <w:left w:val="none" w:sz="0" w:space="0" w:color="auto"/>
        <w:bottom w:val="none" w:sz="0" w:space="0" w:color="auto"/>
        <w:right w:val="none" w:sz="0" w:space="0" w:color="auto"/>
      </w:divBdr>
    </w:div>
    <w:div w:id="502860108">
      <w:marLeft w:val="640"/>
      <w:marRight w:val="0"/>
      <w:marTop w:val="0"/>
      <w:marBottom w:val="0"/>
      <w:divBdr>
        <w:top w:val="none" w:sz="0" w:space="0" w:color="auto"/>
        <w:left w:val="none" w:sz="0" w:space="0" w:color="auto"/>
        <w:bottom w:val="none" w:sz="0" w:space="0" w:color="auto"/>
        <w:right w:val="none" w:sz="0" w:space="0" w:color="auto"/>
      </w:divBdr>
    </w:div>
    <w:div w:id="502861267">
      <w:bodyDiv w:val="1"/>
      <w:marLeft w:val="0"/>
      <w:marRight w:val="0"/>
      <w:marTop w:val="0"/>
      <w:marBottom w:val="0"/>
      <w:divBdr>
        <w:top w:val="none" w:sz="0" w:space="0" w:color="auto"/>
        <w:left w:val="none" w:sz="0" w:space="0" w:color="auto"/>
        <w:bottom w:val="none" w:sz="0" w:space="0" w:color="auto"/>
        <w:right w:val="none" w:sz="0" w:space="0" w:color="auto"/>
      </w:divBdr>
      <w:divsChild>
        <w:div w:id="72825014">
          <w:marLeft w:val="480"/>
          <w:marRight w:val="0"/>
          <w:marTop w:val="0"/>
          <w:marBottom w:val="0"/>
          <w:divBdr>
            <w:top w:val="none" w:sz="0" w:space="0" w:color="auto"/>
            <w:left w:val="none" w:sz="0" w:space="0" w:color="auto"/>
            <w:bottom w:val="none" w:sz="0" w:space="0" w:color="auto"/>
            <w:right w:val="none" w:sz="0" w:space="0" w:color="auto"/>
          </w:divBdr>
        </w:div>
        <w:div w:id="72971258">
          <w:marLeft w:val="480"/>
          <w:marRight w:val="0"/>
          <w:marTop w:val="0"/>
          <w:marBottom w:val="0"/>
          <w:divBdr>
            <w:top w:val="none" w:sz="0" w:space="0" w:color="auto"/>
            <w:left w:val="none" w:sz="0" w:space="0" w:color="auto"/>
            <w:bottom w:val="none" w:sz="0" w:space="0" w:color="auto"/>
            <w:right w:val="none" w:sz="0" w:space="0" w:color="auto"/>
          </w:divBdr>
        </w:div>
        <w:div w:id="174659451">
          <w:marLeft w:val="480"/>
          <w:marRight w:val="0"/>
          <w:marTop w:val="0"/>
          <w:marBottom w:val="0"/>
          <w:divBdr>
            <w:top w:val="none" w:sz="0" w:space="0" w:color="auto"/>
            <w:left w:val="none" w:sz="0" w:space="0" w:color="auto"/>
            <w:bottom w:val="none" w:sz="0" w:space="0" w:color="auto"/>
            <w:right w:val="none" w:sz="0" w:space="0" w:color="auto"/>
          </w:divBdr>
        </w:div>
        <w:div w:id="266933972">
          <w:marLeft w:val="480"/>
          <w:marRight w:val="0"/>
          <w:marTop w:val="0"/>
          <w:marBottom w:val="0"/>
          <w:divBdr>
            <w:top w:val="none" w:sz="0" w:space="0" w:color="auto"/>
            <w:left w:val="none" w:sz="0" w:space="0" w:color="auto"/>
            <w:bottom w:val="none" w:sz="0" w:space="0" w:color="auto"/>
            <w:right w:val="none" w:sz="0" w:space="0" w:color="auto"/>
          </w:divBdr>
        </w:div>
        <w:div w:id="295991291">
          <w:marLeft w:val="480"/>
          <w:marRight w:val="0"/>
          <w:marTop w:val="0"/>
          <w:marBottom w:val="0"/>
          <w:divBdr>
            <w:top w:val="none" w:sz="0" w:space="0" w:color="auto"/>
            <w:left w:val="none" w:sz="0" w:space="0" w:color="auto"/>
            <w:bottom w:val="none" w:sz="0" w:space="0" w:color="auto"/>
            <w:right w:val="none" w:sz="0" w:space="0" w:color="auto"/>
          </w:divBdr>
        </w:div>
        <w:div w:id="346448300">
          <w:marLeft w:val="480"/>
          <w:marRight w:val="0"/>
          <w:marTop w:val="0"/>
          <w:marBottom w:val="0"/>
          <w:divBdr>
            <w:top w:val="none" w:sz="0" w:space="0" w:color="auto"/>
            <w:left w:val="none" w:sz="0" w:space="0" w:color="auto"/>
            <w:bottom w:val="none" w:sz="0" w:space="0" w:color="auto"/>
            <w:right w:val="none" w:sz="0" w:space="0" w:color="auto"/>
          </w:divBdr>
        </w:div>
        <w:div w:id="423845930">
          <w:marLeft w:val="480"/>
          <w:marRight w:val="0"/>
          <w:marTop w:val="0"/>
          <w:marBottom w:val="0"/>
          <w:divBdr>
            <w:top w:val="none" w:sz="0" w:space="0" w:color="auto"/>
            <w:left w:val="none" w:sz="0" w:space="0" w:color="auto"/>
            <w:bottom w:val="none" w:sz="0" w:space="0" w:color="auto"/>
            <w:right w:val="none" w:sz="0" w:space="0" w:color="auto"/>
          </w:divBdr>
        </w:div>
        <w:div w:id="451750521">
          <w:marLeft w:val="480"/>
          <w:marRight w:val="0"/>
          <w:marTop w:val="0"/>
          <w:marBottom w:val="0"/>
          <w:divBdr>
            <w:top w:val="none" w:sz="0" w:space="0" w:color="auto"/>
            <w:left w:val="none" w:sz="0" w:space="0" w:color="auto"/>
            <w:bottom w:val="none" w:sz="0" w:space="0" w:color="auto"/>
            <w:right w:val="none" w:sz="0" w:space="0" w:color="auto"/>
          </w:divBdr>
        </w:div>
        <w:div w:id="500044627">
          <w:marLeft w:val="480"/>
          <w:marRight w:val="0"/>
          <w:marTop w:val="0"/>
          <w:marBottom w:val="0"/>
          <w:divBdr>
            <w:top w:val="none" w:sz="0" w:space="0" w:color="auto"/>
            <w:left w:val="none" w:sz="0" w:space="0" w:color="auto"/>
            <w:bottom w:val="none" w:sz="0" w:space="0" w:color="auto"/>
            <w:right w:val="none" w:sz="0" w:space="0" w:color="auto"/>
          </w:divBdr>
        </w:div>
        <w:div w:id="598296488">
          <w:marLeft w:val="480"/>
          <w:marRight w:val="0"/>
          <w:marTop w:val="0"/>
          <w:marBottom w:val="0"/>
          <w:divBdr>
            <w:top w:val="none" w:sz="0" w:space="0" w:color="auto"/>
            <w:left w:val="none" w:sz="0" w:space="0" w:color="auto"/>
            <w:bottom w:val="none" w:sz="0" w:space="0" w:color="auto"/>
            <w:right w:val="none" w:sz="0" w:space="0" w:color="auto"/>
          </w:divBdr>
        </w:div>
        <w:div w:id="646663657">
          <w:marLeft w:val="480"/>
          <w:marRight w:val="0"/>
          <w:marTop w:val="0"/>
          <w:marBottom w:val="0"/>
          <w:divBdr>
            <w:top w:val="none" w:sz="0" w:space="0" w:color="auto"/>
            <w:left w:val="none" w:sz="0" w:space="0" w:color="auto"/>
            <w:bottom w:val="none" w:sz="0" w:space="0" w:color="auto"/>
            <w:right w:val="none" w:sz="0" w:space="0" w:color="auto"/>
          </w:divBdr>
        </w:div>
        <w:div w:id="672300731">
          <w:marLeft w:val="480"/>
          <w:marRight w:val="0"/>
          <w:marTop w:val="0"/>
          <w:marBottom w:val="0"/>
          <w:divBdr>
            <w:top w:val="none" w:sz="0" w:space="0" w:color="auto"/>
            <w:left w:val="none" w:sz="0" w:space="0" w:color="auto"/>
            <w:bottom w:val="none" w:sz="0" w:space="0" w:color="auto"/>
            <w:right w:val="none" w:sz="0" w:space="0" w:color="auto"/>
          </w:divBdr>
        </w:div>
        <w:div w:id="747071911">
          <w:marLeft w:val="480"/>
          <w:marRight w:val="0"/>
          <w:marTop w:val="0"/>
          <w:marBottom w:val="0"/>
          <w:divBdr>
            <w:top w:val="none" w:sz="0" w:space="0" w:color="auto"/>
            <w:left w:val="none" w:sz="0" w:space="0" w:color="auto"/>
            <w:bottom w:val="none" w:sz="0" w:space="0" w:color="auto"/>
            <w:right w:val="none" w:sz="0" w:space="0" w:color="auto"/>
          </w:divBdr>
        </w:div>
        <w:div w:id="753017079">
          <w:marLeft w:val="480"/>
          <w:marRight w:val="0"/>
          <w:marTop w:val="0"/>
          <w:marBottom w:val="0"/>
          <w:divBdr>
            <w:top w:val="none" w:sz="0" w:space="0" w:color="auto"/>
            <w:left w:val="none" w:sz="0" w:space="0" w:color="auto"/>
            <w:bottom w:val="none" w:sz="0" w:space="0" w:color="auto"/>
            <w:right w:val="none" w:sz="0" w:space="0" w:color="auto"/>
          </w:divBdr>
        </w:div>
        <w:div w:id="754935692">
          <w:marLeft w:val="480"/>
          <w:marRight w:val="0"/>
          <w:marTop w:val="0"/>
          <w:marBottom w:val="0"/>
          <w:divBdr>
            <w:top w:val="none" w:sz="0" w:space="0" w:color="auto"/>
            <w:left w:val="none" w:sz="0" w:space="0" w:color="auto"/>
            <w:bottom w:val="none" w:sz="0" w:space="0" w:color="auto"/>
            <w:right w:val="none" w:sz="0" w:space="0" w:color="auto"/>
          </w:divBdr>
        </w:div>
        <w:div w:id="760487232">
          <w:marLeft w:val="480"/>
          <w:marRight w:val="0"/>
          <w:marTop w:val="0"/>
          <w:marBottom w:val="0"/>
          <w:divBdr>
            <w:top w:val="none" w:sz="0" w:space="0" w:color="auto"/>
            <w:left w:val="none" w:sz="0" w:space="0" w:color="auto"/>
            <w:bottom w:val="none" w:sz="0" w:space="0" w:color="auto"/>
            <w:right w:val="none" w:sz="0" w:space="0" w:color="auto"/>
          </w:divBdr>
        </w:div>
        <w:div w:id="858742286">
          <w:marLeft w:val="480"/>
          <w:marRight w:val="0"/>
          <w:marTop w:val="0"/>
          <w:marBottom w:val="0"/>
          <w:divBdr>
            <w:top w:val="none" w:sz="0" w:space="0" w:color="auto"/>
            <w:left w:val="none" w:sz="0" w:space="0" w:color="auto"/>
            <w:bottom w:val="none" w:sz="0" w:space="0" w:color="auto"/>
            <w:right w:val="none" w:sz="0" w:space="0" w:color="auto"/>
          </w:divBdr>
        </w:div>
        <w:div w:id="923303378">
          <w:marLeft w:val="480"/>
          <w:marRight w:val="0"/>
          <w:marTop w:val="0"/>
          <w:marBottom w:val="0"/>
          <w:divBdr>
            <w:top w:val="none" w:sz="0" w:space="0" w:color="auto"/>
            <w:left w:val="none" w:sz="0" w:space="0" w:color="auto"/>
            <w:bottom w:val="none" w:sz="0" w:space="0" w:color="auto"/>
            <w:right w:val="none" w:sz="0" w:space="0" w:color="auto"/>
          </w:divBdr>
        </w:div>
        <w:div w:id="930971331">
          <w:marLeft w:val="480"/>
          <w:marRight w:val="0"/>
          <w:marTop w:val="0"/>
          <w:marBottom w:val="0"/>
          <w:divBdr>
            <w:top w:val="none" w:sz="0" w:space="0" w:color="auto"/>
            <w:left w:val="none" w:sz="0" w:space="0" w:color="auto"/>
            <w:bottom w:val="none" w:sz="0" w:space="0" w:color="auto"/>
            <w:right w:val="none" w:sz="0" w:space="0" w:color="auto"/>
          </w:divBdr>
        </w:div>
        <w:div w:id="933705793">
          <w:marLeft w:val="480"/>
          <w:marRight w:val="0"/>
          <w:marTop w:val="0"/>
          <w:marBottom w:val="0"/>
          <w:divBdr>
            <w:top w:val="none" w:sz="0" w:space="0" w:color="auto"/>
            <w:left w:val="none" w:sz="0" w:space="0" w:color="auto"/>
            <w:bottom w:val="none" w:sz="0" w:space="0" w:color="auto"/>
            <w:right w:val="none" w:sz="0" w:space="0" w:color="auto"/>
          </w:divBdr>
        </w:div>
        <w:div w:id="947005784">
          <w:marLeft w:val="480"/>
          <w:marRight w:val="0"/>
          <w:marTop w:val="0"/>
          <w:marBottom w:val="0"/>
          <w:divBdr>
            <w:top w:val="none" w:sz="0" w:space="0" w:color="auto"/>
            <w:left w:val="none" w:sz="0" w:space="0" w:color="auto"/>
            <w:bottom w:val="none" w:sz="0" w:space="0" w:color="auto"/>
            <w:right w:val="none" w:sz="0" w:space="0" w:color="auto"/>
          </w:divBdr>
        </w:div>
        <w:div w:id="983856707">
          <w:marLeft w:val="480"/>
          <w:marRight w:val="0"/>
          <w:marTop w:val="0"/>
          <w:marBottom w:val="0"/>
          <w:divBdr>
            <w:top w:val="none" w:sz="0" w:space="0" w:color="auto"/>
            <w:left w:val="none" w:sz="0" w:space="0" w:color="auto"/>
            <w:bottom w:val="none" w:sz="0" w:space="0" w:color="auto"/>
            <w:right w:val="none" w:sz="0" w:space="0" w:color="auto"/>
          </w:divBdr>
        </w:div>
        <w:div w:id="984817440">
          <w:marLeft w:val="480"/>
          <w:marRight w:val="0"/>
          <w:marTop w:val="0"/>
          <w:marBottom w:val="0"/>
          <w:divBdr>
            <w:top w:val="none" w:sz="0" w:space="0" w:color="auto"/>
            <w:left w:val="none" w:sz="0" w:space="0" w:color="auto"/>
            <w:bottom w:val="none" w:sz="0" w:space="0" w:color="auto"/>
            <w:right w:val="none" w:sz="0" w:space="0" w:color="auto"/>
          </w:divBdr>
        </w:div>
        <w:div w:id="1002507018">
          <w:marLeft w:val="480"/>
          <w:marRight w:val="0"/>
          <w:marTop w:val="0"/>
          <w:marBottom w:val="0"/>
          <w:divBdr>
            <w:top w:val="none" w:sz="0" w:space="0" w:color="auto"/>
            <w:left w:val="none" w:sz="0" w:space="0" w:color="auto"/>
            <w:bottom w:val="none" w:sz="0" w:space="0" w:color="auto"/>
            <w:right w:val="none" w:sz="0" w:space="0" w:color="auto"/>
          </w:divBdr>
        </w:div>
        <w:div w:id="1003124024">
          <w:marLeft w:val="480"/>
          <w:marRight w:val="0"/>
          <w:marTop w:val="0"/>
          <w:marBottom w:val="0"/>
          <w:divBdr>
            <w:top w:val="none" w:sz="0" w:space="0" w:color="auto"/>
            <w:left w:val="none" w:sz="0" w:space="0" w:color="auto"/>
            <w:bottom w:val="none" w:sz="0" w:space="0" w:color="auto"/>
            <w:right w:val="none" w:sz="0" w:space="0" w:color="auto"/>
          </w:divBdr>
        </w:div>
        <w:div w:id="1269855355">
          <w:marLeft w:val="480"/>
          <w:marRight w:val="0"/>
          <w:marTop w:val="0"/>
          <w:marBottom w:val="0"/>
          <w:divBdr>
            <w:top w:val="none" w:sz="0" w:space="0" w:color="auto"/>
            <w:left w:val="none" w:sz="0" w:space="0" w:color="auto"/>
            <w:bottom w:val="none" w:sz="0" w:space="0" w:color="auto"/>
            <w:right w:val="none" w:sz="0" w:space="0" w:color="auto"/>
          </w:divBdr>
        </w:div>
        <w:div w:id="1308583693">
          <w:marLeft w:val="480"/>
          <w:marRight w:val="0"/>
          <w:marTop w:val="0"/>
          <w:marBottom w:val="0"/>
          <w:divBdr>
            <w:top w:val="none" w:sz="0" w:space="0" w:color="auto"/>
            <w:left w:val="none" w:sz="0" w:space="0" w:color="auto"/>
            <w:bottom w:val="none" w:sz="0" w:space="0" w:color="auto"/>
            <w:right w:val="none" w:sz="0" w:space="0" w:color="auto"/>
          </w:divBdr>
        </w:div>
        <w:div w:id="1313218494">
          <w:marLeft w:val="480"/>
          <w:marRight w:val="0"/>
          <w:marTop w:val="0"/>
          <w:marBottom w:val="0"/>
          <w:divBdr>
            <w:top w:val="none" w:sz="0" w:space="0" w:color="auto"/>
            <w:left w:val="none" w:sz="0" w:space="0" w:color="auto"/>
            <w:bottom w:val="none" w:sz="0" w:space="0" w:color="auto"/>
            <w:right w:val="none" w:sz="0" w:space="0" w:color="auto"/>
          </w:divBdr>
        </w:div>
        <w:div w:id="1367484330">
          <w:marLeft w:val="480"/>
          <w:marRight w:val="0"/>
          <w:marTop w:val="0"/>
          <w:marBottom w:val="0"/>
          <w:divBdr>
            <w:top w:val="none" w:sz="0" w:space="0" w:color="auto"/>
            <w:left w:val="none" w:sz="0" w:space="0" w:color="auto"/>
            <w:bottom w:val="none" w:sz="0" w:space="0" w:color="auto"/>
            <w:right w:val="none" w:sz="0" w:space="0" w:color="auto"/>
          </w:divBdr>
        </w:div>
        <w:div w:id="1381906975">
          <w:marLeft w:val="480"/>
          <w:marRight w:val="0"/>
          <w:marTop w:val="0"/>
          <w:marBottom w:val="0"/>
          <w:divBdr>
            <w:top w:val="none" w:sz="0" w:space="0" w:color="auto"/>
            <w:left w:val="none" w:sz="0" w:space="0" w:color="auto"/>
            <w:bottom w:val="none" w:sz="0" w:space="0" w:color="auto"/>
            <w:right w:val="none" w:sz="0" w:space="0" w:color="auto"/>
          </w:divBdr>
        </w:div>
        <w:div w:id="1392539356">
          <w:marLeft w:val="480"/>
          <w:marRight w:val="0"/>
          <w:marTop w:val="0"/>
          <w:marBottom w:val="0"/>
          <w:divBdr>
            <w:top w:val="none" w:sz="0" w:space="0" w:color="auto"/>
            <w:left w:val="none" w:sz="0" w:space="0" w:color="auto"/>
            <w:bottom w:val="none" w:sz="0" w:space="0" w:color="auto"/>
            <w:right w:val="none" w:sz="0" w:space="0" w:color="auto"/>
          </w:divBdr>
        </w:div>
        <w:div w:id="1412046820">
          <w:marLeft w:val="480"/>
          <w:marRight w:val="0"/>
          <w:marTop w:val="0"/>
          <w:marBottom w:val="0"/>
          <w:divBdr>
            <w:top w:val="none" w:sz="0" w:space="0" w:color="auto"/>
            <w:left w:val="none" w:sz="0" w:space="0" w:color="auto"/>
            <w:bottom w:val="none" w:sz="0" w:space="0" w:color="auto"/>
            <w:right w:val="none" w:sz="0" w:space="0" w:color="auto"/>
          </w:divBdr>
        </w:div>
        <w:div w:id="1426270319">
          <w:marLeft w:val="480"/>
          <w:marRight w:val="0"/>
          <w:marTop w:val="0"/>
          <w:marBottom w:val="0"/>
          <w:divBdr>
            <w:top w:val="none" w:sz="0" w:space="0" w:color="auto"/>
            <w:left w:val="none" w:sz="0" w:space="0" w:color="auto"/>
            <w:bottom w:val="none" w:sz="0" w:space="0" w:color="auto"/>
            <w:right w:val="none" w:sz="0" w:space="0" w:color="auto"/>
          </w:divBdr>
        </w:div>
        <w:div w:id="1451244477">
          <w:marLeft w:val="480"/>
          <w:marRight w:val="0"/>
          <w:marTop w:val="0"/>
          <w:marBottom w:val="0"/>
          <w:divBdr>
            <w:top w:val="none" w:sz="0" w:space="0" w:color="auto"/>
            <w:left w:val="none" w:sz="0" w:space="0" w:color="auto"/>
            <w:bottom w:val="none" w:sz="0" w:space="0" w:color="auto"/>
            <w:right w:val="none" w:sz="0" w:space="0" w:color="auto"/>
          </w:divBdr>
        </w:div>
        <w:div w:id="1490292698">
          <w:marLeft w:val="480"/>
          <w:marRight w:val="0"/>
          <w:marTop w:val="0"/>
          <w:marBottom w:val="0"/>
          <w:divBdr>
            <w:top w:val="none" w:sz="0" w:space="0" w:color="auto"/>
            <w:left w:val="none" w:sz="0" w:space="0" w:color="auto"/>
            <w:bottom w:val="none" w:sz="0" w:space="0" w:color="auto"/>
            <w:right w:val="none" w:sz="0" w:space="0" w:color="auto"/>
          </w:divBdr>
        </w:div>
        <w:div w:id="1537153426">
          <w:marLeft w:val="480"/>
          <w:marRight w:val="0"/>
          <w:marTop w:val="0"/>
          <w:marBottom w:val="0"/>
          <w:divBdr>
            <w:top w:val="none" w:sz="0" w:space="0" w:color="auto"/>
            <w:left w:val="none" w:sz="0" w:space="0" w:color="auto"/>
            <w:bottom w:val="none" w:sz="0" w:space="0" w:color="auto"/>
            <w:right w:val="none" w:sz="0" w:space="0" w:color="auto"/>
          </w:divBdr>
        </w:div>
        <w:div w:id="1548254571">
          <w:marLeft w:val="480"/>
          <w:marRight w:val="0"/>
          <w:marTop w:val="0"/>
          <w:marBottom w:val="0"/>
          <w:divBdr>
            <w:top w:val="none" w:sz="0" w:space="0" w:color="auto"/>
            <w:left w:val="none" w:sz="0" w:space="0" w:color="auto"/>
            <w:bottom w:val="none" w:sz="0" w:space="0" w:color="auto"/>
            <w:right w:val="none" w:sz="0" w:space="0" w:color="auto"/>
          </w:divBdr>
        </w:div>
        <w:div w:id="1624925923">
          <w:marLeft w:val="480"/>
          <w:marRight w:val="0"/>
          <w:marTop w:val="0"/>
          <w:marBottom w:val="0"/>
          <w:divBdr>
            <w:top w:val="none" w:sz="0" w:space="0" w:color="auto"/>
            <w:left w:val="none" w:sz="0" w:space="0" w:color="auto"/>
            <w:bottom w:val="none" w:sz="0" w:space="0" w:color="auto"/>
            <w:right w:val="none" w:sz="0" w:space="0" w:color="auto"/>
          </w:divBdr>
        </w:div>
        <w:div w:id="1636644358">
          <w:marLeft w:val="480"/>
          <w:marRight w:val="0"/>
          <w:marTop w:val="0"/>
          <w:marBottom w:val="0"/>
          <w:divBdr>
            <w:top w:val="none" w:sz="0" w:space="0" w:color="auto"/>
            <w:left w:val="none" w:sz="0" w:space="0" w:color="auto"/>
            <w:bottom w:val="none" w:sz="0" w:space="0" w:color="auto"/>
            <w:right w:val="none" w:sz="0" w:space="0" w:color="auto"/>
          </w:divBdr>
        </w:div>
        <w:div w:id="1661425865">
          <w:marLeft w:val="480"/>
          <w:marRight w:val="0"/>
          <w:marTop w:val="0"/>
          <w:marBottom w:val="0"/>
          <w:divBdr>
            <w:top w:val="none" w:sz="0" w:space="0" w:color="auto"/>
            <w:left w:val="none" w:sz="0" w:space="0" w:color="auto"/>
            <w:bottom w:val="none" w:sz="0" w:space="0" w:color="auto"/>
            <w:right w:val="none" w:sz="0" w:space="0" w:color="auto"/>
          </w:divBdr>
        </w:div>
        <w:div w:id="1681469824">
          <w:marLeft w:val="480"/>
          <w:marRight w:val="0"/>
          <w:marTop w:val="0"/>
          <w:marBottom w:val="0"/>
          <w:divBdr>
            <w:top w:val="none" w:sz="0" w:space="0" w:color="auto"/>
            <w:left w:val="none" w:sz="0" w:space="0" w:color="auto"/>
            <w:bottom w:val="none" w:sz="0" w:space="0" w:color="auto"/>
            <w:right w:val="none" w:sz="0" w:space="0" w:color="auto"/>
          </w:divBdr>
        </w:div>
        <w:div w:id="1705253752">
          <w:marLeft w:val="480"/>
          <w:marRight w:val="0"/>
          <w:marTop w:val="0"/>
          <w:marBottom w:val="0"/>
          <w:divBdr>
            <w:top w:val="none" w:sz="0" w:space="0" w:color="auto"/>
            <w:left w:val="none" w:sz="0" w:space="0" w:color="auto"/>
            <w:bottom w:val="none" w:sz="0" w:space="0" w:color="auto"/>
            <w:right w:val="none" w:sz="0" w:space="0" w:color="auto"/>
          </w:divBdr>
        </w:div>
        <w:div w:id="1713000426">
          <w:marLeft w:val="480"/>
          <w:marRight w:val="0"/>
          <w:marTop w:val="0"/>
          <w:marBottom w:val="0"/>
          <w:divBdr>
            <w:top w:val="none" w:sz="0" w:space="0" w:color="auto"/>
            <w:left w:val="none" w:sz="0" w:space="0" w:color="auto"/>
            <w:bottom w:val="none" w:sz="0" w:space="0" w:color="auto"/>
            <w:right w:val="none" w:sz="0" w:space="0" w:color="auto"/>
          </w:divBdr>
        </w:div>
      </w:divsChild>
    </w:div>
    <w:div w:id="502933003">
      <w:marLeft w:val="640"/>
      <w:marRight w:val="0"/>
      <w:marTop w:val="0"/>
      <w:marBottom w:val="0"/>
      <w:divBdr>
        <w:top w:val="none" w:sz="0" w:space="0" w:color="auto"/>
        <w:left w:val="none" w:sz="0" w:space="0" w:color="auto"/>
        <w:bottom w:val="none" w:sz="0" w:space="0" w:color="auto"/>
        <w:right w:val="none" w:sz="0" w:space="0" w:color="auto"/>
      </w:divBdr>
    </w:div>
    <w:div w:id="502942156">
      <w:marLeft w:val="640"/>
      <w:marRight w:val="0"/>
      <w:marTop w:val="0"/>
      <w:marBottom w:val="0"/>
      <w:divBdr>
        <w:top w:val="none" w:sz="0" w:space="0" w:color="auto"/>
        <w:left w:val="none" w:sz="0" w:space="0" w:color="auto"/>
        <w:bottom w:val="none" w:sz="0" w:space="0" w:color="auto"/>
        <w:right w:val="none" w:sz="0" w:space="0" w:color="auto"/>
      </w:divBdr>
    </w:div>
    <w:div w:id="503057704">
      <w:marLeft w:val="640"/>
      <w:marRight w:val="0"/>
      <w:marTop w:val="0"/>
      <w:marBottom w:val="0"/>
      <w:divBdr>
        <w:top w:val="none" w:sz="0" w:space="0" w:color="auto"/>
        <w:left w:val="none" w:sz="0" w:space="0" w:color="auto"/>
        <w:bottom w:val="none" w:sz="0" w:space="0" w:color="auto"/>
        <w:right w:val="none" w:sz="0" w:space="0" w:color="auto"/>
      </w:divBdr>
    </w:div>
    <w:div w:id="503058999">
      <w:marLeft w:val="640"/>
      <w:marRight w:val="0"/>
      <w:marTop w:val="0"/>
      <w:marBottom w:val="0"/>
      <w:divBdr>
        <w:top w:val="none" w:sz="0" w:space="0" w:color="auto"/>
        <w:left w:val="none" w:sz="0" w:space="0" w:color="auto"/>
        <w:bottom w:val="none" w:sz="0" w:space="0" w:color="auto"/>
        <w:right w:val="none" w:sz="0" w:space="0" w:color="auto"/>
      </w:divBdr>
    </w:div>
    <w:div w:id="503128307">
      <w:marLeft w:val="640"/>
      <w:marRight w:val="0"/>
      <w:marTop w:val="0"/>
      <w:marBottom w:val="0"/>
      <w:divBdr>
        <w:top w:val="none" w:sz="0" w:space="0" w:color="auto"/>
        <w:left w:val="none" w:sz="0" w:space="0" w:color="auto"/>
        <w:bottom w:val="none" w:sz="0" w:space="0" w:color="auto"/>
        <w:right w:val="none" w:sz="0" w:space="0" w:color="auto"/>
      </w:divBdr>
    </w:div>
    <w:div w:id="503201236">
      <w:marLeft w:val="640"/>
      <w:marRight w:val="0"/>
      <w:marTop w:val="0"/>
      <w:marBottom w:val="0"/>
      <w:divBdr>
        <w:top w:val="none" w:sz="0" w:space="0" w:color="auto"/>
        <w:left w:val="none" w:sz="0" w:space="0" w:color="auto"/>
        <w:bottom w:val="none" w:sz="0" w:space="0" w:color="auto"/>
        <w:right w:val="none" w:sz="0" w:space="0" w:color="auto"/>
      </w:divBdr>
    </w:div>
    <w:div w:id="503203053">
      <w:marLeft w:val="640"/>
      <w:marRight w:val="0"/>
      <w:marTop w:val="0"/>
      <w:marBottom w:val="0"/>
      <w:divBdr>
        <w:top w:val="none" w:sz="0" w:space="0" w:color="auto"/>
        <w:left w:val="none" w:sz="0" w:space="0" w:color="auto"/>
        <w:bottom w:val="none" w:sz="0" w:space="0" w:color="auto"/>
        <w:right w:val="none" w:sz="0" w:space="0" w:color="auto"/>
      </w:divBdr>
    </w:div>
    <w:div w:id="503395854">
      <w:marLeft w:val="640"/>
      <w:marRight w:val="0"/>
      <w:marTop w:val="0"/>
      <w:marBottom w:val="0"/>
      <w:divBdr>
        <w:top w:val="none" w:sz="0" w:space="0" w:color="auto"/>
        <w:left w:val="none" w:sz="0" w:space="0" w:color="auto"/>
        <w:bottom w:val="none" w:sz="0" w:space="0" w:color="auto"/>
        <w:right w:val="none" w:sz="0" w:space="0" w:color="auto"/>
      </w:divBdr>
    </w:div>
    <w:div w:id="503397388">
      <w:marLeft w:val="640"/>
      <w:marRight w:val="0"/>
      <w:marTop w:val="0"/>
      <w:marBottom w:val="0"/>
      <w:divBdr>
        <w:top w:val="none" w:sz="0" w:space="0" w:color="auto"/>
        <w:left w:val="none" w:sz="0" w:space="0" w:color="auto"/>
        <w:bottom w:val="none" w:sz="0" w:space="0" w:color="auto"/>
        <w:right w:val="none" w:sz="0" w:space="0" w:color="auto"/>
      </w:divBdr>
    </w:div>
    <w:div w:id="503594472">
      <w:marLeft w:val="640"/>
      <w:marRight w:val="0"/>
      <w:marTop w:val="0"/>
      <w:marBottom w:val="0"/>
      <w:divBdr>
        <w:top w:val="none" w:sz="0" w:space="0" w:color="auto"/>
        <w:left w:val="none" w:sz="0" w:space="0" w:color="auto"/>
        <w:bottom w:val="none" w:sz="0" w:space="0" w:color="auto"/>
        <w:right w:val="none" w:sz="0" w:space="0" w:color="auto"/>
      </w:divBdr>
    </w:div>
    <w:div w:id="503665903">
      <w:marLeft w:val="640"/>
      <w:marRight w:val="0"/>
      <w:marTop w:val="0"/>
      <w:marBottom w:val="0"/>
      <w:divBdr>
        <w:top w:val="none" w:sz="0" w:space="0" w:color="auto"/>
        <w:left w:val="none" w:sz="0" w:space="0" w:color="auto"/>
        <w:bottom w:val="none" w:sz="0" w:space="0" w:color="auto"/>
        <w:right w:val="none" w:sz="0" w:space="0" w:color="auto"/>
      </w:divBdr>
    </w:div>
    <w:div w:id="503669060">
      <w:marLeft w:val="640"/>
      <w:marRight w:val="0"/>
      <w:marTop w:val="0"/>
      <w:marBottom w:val="0"/>
      <w:divBdr>
        <w:top w:val="none" w:sz="0" w:space="0" w:color="auto"/>
        <w:left w:val="none" w:sz="0" w:space="0" w:color="auto"/>
        <w:bottom w:val="none" w:sz="0" w:space="0" w:color="auto"/>
        <w:right w:val="none" w:sz="0" w:space="0" w:color="auto"/>
      </w:divBdr>
    </w:div>
    <w:div w:id="503670977">
      <w:marLeft w:val="640"/>
      <w:marRight w:val="0"/>
      <w:marTop w:val="0"/>
      <w:marBottom w:val="0"/>
      <w:divBdr>
        <w:top w:val="none" w:sz="0" w:space="0" w:color="auto"/>
        <w:left w:val="none" w:sz="0" w:space="0" w:color="auto"/>
        <w:bottom w:val="none" w:sz="0" w:space="0" w:color="auto"/>
        <w:right w:val="none" w:sz="0" w:space="0" w:color="auto"/>
      </w:divBdr>
    </w:div>
    <w:div w:id="503671386">
      <w:marLeft w:val="640"/>
      <w:marRight w:val="0"/>
      <w:marTop w:val="0"/>
      <w:marBottom w:val="0"/>
      <w:divBdr>
        <w:top w:val="none" w:sz="0" w:space="0" w:color="auto"/>
        <w:left w:val="none" w:sz="0" w:space="0" w:color="auto"/>
        <w:bottom w:val="none" w:sz="0" w:space="0" w:color="auto"/>
        <w:right w:val="none" w:sz="0" w:space="0" w:color="auto"/>
      </w:divBdr>
    </w:div>
    <w:div w:id="503710335">
      <w:marLeft w:val="640"/>
      <w:marRight w:val="0"/>
      <w:marTop w:val="0"/>
      <w:marBottom w:val="0"/>
      <w:divBdr>
        <w:top w:val="none" w:sz="0" w:space="0" w:color="auto"/>
        <w:left w:val="none" w:sz="0" w:space="0" w:color="auto"/>
        <w:bottom w:val="none" w:sz="0" w:space="0" w:color="auto"/>
        <w:right w:val="none" w:sz="0" w:space="0" w:color="auto"/>
      </w:divBdr>
    </w:div>
    <w:div w:id="503711634">
      <w:marLeft w:val="640"/>
      <w:marRight w:val="0"/>
      <w:marTop w:val="0"/>
      <w:marBottom w:val="0"/>
      <w:divBdr>
        <w:top w:val="none" w:sz="0" w:space="0" w:color="auto"/>
        <w:left w:val="none" w:sz="0" w:space="0" w:color="auto"/>
        <w:bottom w:val="none" w:sz="0" w:space="0" w:color="auto"/>
        <w:right w:val="none" w:sz="0" w:space="0" w:color="auto"/>
      </w:divBdr>
    </w:div>
    <w:div w:id="503975596">
      <w:marLeft w:val="640"/>
      <w:marRight w:val="0"/>
      <w:marTop w:val="0"/>
      <w:marBottom w:val="0"/>
      <w:divBdr>
        <w:top w:val="none" w:sz="0" w:space="0" w:color="auto"/>
        <w:left w:val="none" w:sz="0" w:space="0" w:color="auto"/>
        <w:bottom w:val="none" w:sz="0" w:space="0" w:color="auto"/>
        <w:right w:val="none" w:sz="0" w:space="0" w:color="auto"/>
      </w:divBdr>
    </w:div>
    <w:div w:id="503977845">
      <w:marLeft w:val="640"/>
      <w:marRight w:val="0"/>
      <w:marTop w:val="0"/>
      <w:marBottom w:val="0"/>
      <w:divBdr>
        <w:top w:val="none" w:sz="0" w:space="0" w:color="auto"/>
        <w:left w:val="none" w:sz="0" w:space="0" w:color="auto"/>
        <w:bottom w:val="none" w:sz="0" w:space="0" w:color="auto"/>
        <w:right w:val="none" w:sz="0" w:space="0" w:color="auto"/>
      </w:divBdr>
    </w:div>
    <w:div w:id="503981560">
      <w:marLeft w:val="640"/>
      <w:marRight w:val="0"/>
      <w:marTop w:val="0"/>
      <w:marBottom w:val="0"/>
      <w:divBdr>
        <w:top w:val="none" w:sz="0" w:space="0" w:color="auto"/>
        <w:left w:val="none" w:sz="0" w:space="0" w:color="auto"/>
        <w:bottom w:val="none" w:sz="0" w:space="0" w:color="auto"/>
        <w:right w:val="none" w:sz="0" w:space="0" w:color="auto"/>
      </w:divBdr>
    </w:div>
    <w:div w:id="503982952">
      <w:marLeft w:val="640"/>
      <w:marRight w:val="0"/>
      <w:marTop w:val="0"/>
      <w:marBottom w:val="0"/>
      <w:divBdr>
        <w:top w:val="none" w:sz="0" w:space="0" w:color="auto"/>
        <w:left w:val="none" w:sz="0" w:space="0" w:color="auto"/>
        <w:bottom w:val="none" w:sz="0" w:space="0" w:color="auto"/>
        <w:right w:val="none" w:sz="0" w:space="0" w:color="auto"/>
      </w:divBdr>
    </w:div>
    <w:div w:id="504053183">
      <w:marLeft w:val="640"/>
      <w:marRight w:val="0"/>
      <w:marTop w:val="0"/>
      <w:marBottom w:val="0"/>
      <w:divBdr>
        <w:top w:val="none" w:sz="0" w:space="0" w:color="auto"/>
        <w:left w:val="none" w:sz="0" w:space="0" w:color="auto"/>
        <w:bottom w:val="none" w:sz="0" w:space="0" w:color="auto"/>
        <w:right w:val="none" w:sz="0" w:space="0" w:color="auto"/>
      </w:divBdr>
    </w:div>
    <w:div w:id="504055853">
      <w:marLeft w:val="640"/>
      <w:marRight w:val="0"/>
      <w:marTop w:val="0"/>
      <w:marBottom w:val="0"/>
      <w:divBdr>
        <w:top w:val="none" w:sz="0" w:space="0" w:color="auto"/>
        <w:left w:val="none" w:sz="0" w:space="0" w:color="auto"/>
        <w:bottom w:val="none" w:sz="0" w:space="0" w:color="auto"/>
        <w:right w:val="none" w:sz="0" w:space="0" w:color="auto"/>
      </w:divBdr>
    </w:div>
    <w:div w:id="504134842">
      <w:marLeft w:val="640"/>
      <w:marRight w:val="0"/>
      <w:marTop w:val="0"/>
      <w:marBottom w:val="0"/>
      <w:divBdr>
        <w:top w:val="none" w:sz="0" w:space="0" w:color="auto"/>
        <w:left w:val="none" w:sz="0" w:space="0" w:color="auto"/>
        <w:bottom w:val="none" w:sz="0" w:space="0" w:color="auto"/>
        <w:right w:val="none" w:sz="0" w:space="0" w:color="auto"/>
      </w:divBdr>
    </w:div>
    <w:div w:id="504244809">
      <w:marLeft w:val="640"/>
      <w:marRight w:val="0"/>
      <w:marTop w:val="0"/>
      <w:marBottom w:val="0"/>
      <w:divBdr>
        <w:top w:val="none" w:sz="0" w:space="0" w:color="auto"/>
        <w:left w:val="none" w:sz="0" w:space="0" w:color="auto"/>
        <w:bottom w:val="none" w:sz="0" w:space="0" w:color="auto"/>
        <w:right w:val="none" w:sz="0" w:space="0" w:color="auto"/>
      </w:divBdr>
    </w:div>
    <w:div w:id="504592097">
      <w:marLeft w:val="640"/>
      <w:marRight w:val="0"/>
      <w:marTop w:val="0"/>
      <w:marBottom w:val="0"/>
      <w:divBdr>
        <w:top w:val="none" w:sz="0" w:space="0" w:color="auto"/>
        <w:left w:val="none" w:sz="0" w:space="0" w:color="auto"/>
        <w:bottom w:val="none" w:sz="0" w:space="0" w:color="auto"/>
        <w:right w:val="none" w:sz="0" w:space="0" w:color="auto"/>
      </w:divBdr>
    </w:div>
    <w:div w:id="504631779">
      <w:marLeft w:val="640"/>
      <w:marRight w:val="0"/>
      <w:marTop w:val="0"/>
      <w:marBottom w:val="0"/>
      <w:divBdr>
        <w:top w:val="none" w:sz="0" w:space="0" w:color="auto"/>
        <w:left w:val="none" w:sz="0" w:space="0" w:color="auto"/>
        <w:bottom w:val="none" w:sz="0" w:space="0" w:color="auto"/>
        <w:right w:val="none" w:sz="0" w:space="0" w:color="auto"/>
      </w:divBdr>
    </w:div>
    <w:div w:id="504705734">
      <w:marLeft w:val="640"/>
      <w:marRight w:val="0"/>
      <w:marTop w:val="0"/>
      <w:marBottom w:val="0"/>
      <w:divBdr>
        <w:top w:val="none" w:sz="0" w:space="0" w:color="auto"/>
        <w:left w:val="none" w:sz="0" w:space="0" w:color="auto"/>
        <w:bottom w:val="none" w:sz="0" w:space="0" w:color="auto"/>
        <w:right w:val="none" w:sz="0" w:space="0" w:color="auto"/>
      </w:divBdr>
    </w:div>
    <w:div w:id="504827647">
      <w:marLeft w:val="640"/>
      <w:marRight w:val="0"/>
      <w:marTop w:val="0"/>
      <w:marBottom w:val="0"/>
      <w:divBdr>
        <w:top w:val="none" w:sz="0" w:space="0" w:color="auto"/>
        <w:left w:val="none" w:sz="0" w:space="0" w:color="auto"/>
        <w:bottom w:val="none" w:sz="0" w:space="0" w:color="auto"/>
        <w:right w:val="none" w:sz="0" w:space="0" w:color="auto"/>
      </w:divBdr>
    </w:div>
    <w:div w:id="504898869">
      <w:marLeft w:val="640"/>
      <w:marRight w:val="0"/>
      <w:marTop w:val="0"/>
      <w:marBottom w:val="0"/>
      <w:divBdr>
        <w:top w:val="none" w:sz="0" w:space="0" w:color="auto"/>
        <w:left w:val="none" w:sz="0" w:space="0" w:color="auto"/>
        <w:bottom w:val="none" w:sz="0" w:space="0" w:color="auto"/>
        <w:right w:val="none" w:sz="0" w:space="0" w:color="auto"/>
      </w:divBdr>
    </w:div>
    <w:div w:id="504975329">
      <w:marLeft w:val="640"/>
      <w:marRight w:val="0"/>
      <w:marTop w:val="0"/>
      <w:marBottom w:val="0"/>
      <w:divBdr>
        <w:top w:val="none" w:sz="0" w:space="0" w:color="auto"/>
        <w:left w:val="none" w:sz="0" w:space="0" w:color="auto"/>
        <w:bottom w:val="none" w:sz="0" w:space="0" w:color="auto"/>
        <w:right w:val="none" w:sz="0" w:space="0" w:color="auto"/>
      </w:divBdr>
    </w:div>
    <w:div w:id="505171568">
      <w:marLeft w:val="640"/>
      <w:marRight w:val="0"/>
      <w:marTop w:val="0"/>
      <w:marBottom w:val="0"/>
      <w:divBdr>
        <w:top w:val="none" w:sz="0" w:space="0" w:color="auto"/>
        <w:left w:val="none" w:sz="0" w:space="0" w:color="auto"/>
        <w:bottom w:val="none" w:sz="0" w:space="0" w:color="auto"/>
        <w:right w:val="none" w:sz="0" w:space="0" w:color="auto"/>
      </w:divBdr>
    </w:div>
    <w:div w:id="505247586">
      <w:marLeft w:val="640"/>
      <w:marRight w:val="0"/>
      <w:marTop w:val="0"/>
      <w:marBottom w:val="0"/>
      <w:divBdr>
        <w:top w:val="none" w:sz="0" w:space="0" w:color="auto"/>
        <w:left w:val="none" w:sz="0" w:space="0" w:color="auto"/>
        <w:bottom w:val="none" w:sz="0" w:space="0" w:color="auto"/>
        <w:right w:val="none" w:sz="0" w:space="0" w:color="auto"/>
      </w:divBdr>
    </w:div>
    <w:div w:id="505285689">
      <w:marLeft w:val="640"/>
      <w:marRight w:val="0"/>
      <w:marTop w:val="0"/>
      <w:marBottom w:val="0"/>
      <w:divBdr>
        <w:top w:val="none" w:sz="0" w:space="0" w:color="auto"/>
        <w:left w:val="none" w:sz="0" w:space="0" w:color="auto"/>
        <w:bottom w:val="none" w:sz="0" w:space="0" w:color="auto"/>
        <w:right w:val="none" w:sz="0" w:space="0" w:color="auto"/>
      </w:divBdr>
    </w:div>
    <w:div w:id="505288451">
      <w:marLeft w:val="640"/>
      <w:marRight w:val="0"/>
      <w:marTop w:val="0"/>
      <w:marBottom w:val="0"/>
      <w:divBdr>
        <w:top w:val="none" w:sz="0" w:space="0" w:color="auto"/>
        <w:left w:val="none" w:sz="0" w:space="0" w:color="auto"/>
        <w:bottom w:val="none" w:sz="0" w:space="0" w:color="auto"/>
        <w:right w:val="none" w:sz="0" w:space="0" w:color="auto"/>
      </w:divBdr>
    </w:div>
    <w:div w:id="505364492">
      <w:marLeft w:val="640"/>
      <w:marRight w:val="0"/>
      <w:marTop w:val="0"/>
      <w:marBottom w:val="0"/>
      <w:divBdr>
        <w:top w:val="none" w:sz="0" w:space="0" w:color="auto"/>
        <w:left w:val="none" w:sz="0" w:space="0" w:color="auto"/>
        <w:bottom w:val="none" w:sz="0" w:space="0" w:color="auto"/>
        <w:right w:val="none" w:sz="0" w:space="0" w:color="auto"/>
      </w:divBdr>
    </w:div>
    <w:div w:id="505486319">
      <w:marLeft w:val="640"/>
      <w:marRight w:val="0"/>
      <w:marTop w:val="0"/>
      <w:marBottom w:val="0"/>
      <w:divBdr>
        <w:top w:val="none" w:sz="0" w:space="0" w:color="auto"/>
        <w:left w:val="none" w:sz="0" w:space="0" w:color="auto"/>
        <w:bottom w:val="none" w:sz="0" w:space="0" w:color="auto"/>
        <w:right w:val="none" w:sz="0" w:space="0" w:color="auto"/>
      </w:divBdr>
    </w:div>
    <w:div w:id="505635114">
      <w:marLeft w:val="640"/>
      <w:marRight w:val="0"/>
      <w:marTop w:val="0"/>
      <w:marBottom w:val="0"/>
      <w:divBdr>
        <w:top w:val="none" w:sz="0" w:space="0" w:color="auto"/>
        <w:left w:val="none" w:sz="0" w:space="0" w:color="auto"/>
        <w:bottom w:val="none" w:sz="0" w:space="0" w:color="auto"/>
        <w:right w:val="none" w:sz="0" w:space="0" w:color="auto"/>
      </w:divBdr>
    </w:div>
    <w:div w:id="505680146">
      <w:marLeft w:val="640"/>
      <w:marRight w:val="0"/>
      <w:marTop w:val="0"/>
      <w:marBottom w:val="0"/>
      <w:divBdr>
        <w:top w:val="none" w:sz="0" w:space="0" w:color="auto"/>
        <w:left w:val="none" w:sz="0" w:space="0" w:color="auto"/>
        <w:bottom w:val="none" w:sz="0" w:space="0" w:color="auto"/>
        <w:right w:val="none" w:sz="0" w:space="0" w:color="auto"/>
      </w:divBdr>
    </w:div>
    <w:div w:id="505704582">
      <w:marLeft w:val="640"/>
      <w:marRight w:val="0"/>
      <w:marTop w:val="0"/>
      <w:marBottom w:val="0"/>
      <w:divBdr>
        <w:top w:val="none" w:sz="0" w:space="0" w:color="auto"/>
        <w:left w:val="none" w:sz="0" w:space="0" w:color="auto"/>
        <w:bottom w:val="none" w:sz="0" w:space="0" w:color="auto"/>
        <w:right w:val="none" w:sz="0" w:space="0" w:color="auto"/>
      </w:divBdr>
    </w:div>
    <w:div w:id="505751611">
      <w:marLeft w:val="640"/>
      <w:marRight w:val="0"/>
      <w:marTop w:val="0"/>
      <w:marBottom w:val="0"/>
      <w:divBdr>
        <w:top w:val="none" w:sz="0" w:space="0" w:color="auto"/>
        <w:left w:val="none" w:sz="0" w:space="0" w:color="auto"/>
        <w:bottom w:val="none" w:sz="0" w:space="0" w:color="auto"/>
        <w:right w:val="none" w:sz="0" w:space="0" w:color="auto"/>
      </w:divBdr>
    </w:div>
    <w:div w:id="505752883">
      <w:marLeft w:val="640"/>
      <w:marRight w:val="0"/>
      <w:marTop w:val="0"/>
      <w:marBottom w:val="0"/>
      <w:divBdr>
        <w:top w:val="none" w:sz="0" w:space="0" w:color="auto"/>
        <w:left w:val="none" w:sz="0" w:space="0" w:color="auto"/>
        <w:bottom w:val="none" w:sz="0" w:space="0" w:color="auto"/>
        <w:right w:val="none" w:sz="0" w:space="0" w:color="auto"/>
      </w:divBdr>
    </w:div>
    <w:div w:id="505828761">
      <w:marLeft w:val="640"/>
      <w:marRight w:val="0"/>
      <w:marTop w:val="0"/>
      <w:marBottom w:val="0"/>
      <w:divBdr>
        <w:top w:val="none" w:sz="0" w:space="0" w:color="auto"/>
        <w:left w:val="none" w:sz="0" w:space="0" w:color="auto"/>
        <w:bottom w:val="none" w:sz="0" w:space="0" w:color="auto"/>
        <w:right w:val="none" w:sz="0" w:space="0" w:color="auto"/>
      </w:divBdr>
    </w:div>
    <w:div w:id="505904307">
      <w:marLeft w:val="640"/>
      <w:marRight w:val="0"/>
      <w:marTop w:val="0"/>
      <w:marBottom w:val="0"/>
      <w:divBdr>
        <w:top w:val="none" w:sz="0" w:space="0" w:color="auto"/>
        <w:left w:val="none" w:sz="0" w:space="0" w:color="auto"/>
        <w:bottom w:val="none" w:sz="0" w:space="0" w:color="auto"/>
        <w:right w:val="none" w:sz="0" w:space="0" w:color="auto"/>
      </w:divBdr>
    </w:div>
    <w:div w:id="506017566">
      <w:marLeft w:val="640"/>
      <w:marRight w:val="0"/>
      <w:marTop w:val="0"/>
      <w:marBottom w:val="0"/>
      <w:divBdr>
        <w:top w:val="none" w:sz="0" w:space="0" w:color="auto"/>
        <w:left w:val="none" w:sz="0" w:space="0" w:color="auto"/>
        <w:bottom w:val="none" w:sz="0" w:space="0" w:color="auto"/>
        <w:right w:val="none" w:sz="0" w:space="0" w:color="auto"/>
      </w:divBdr>
    </w:div>
    <w:div w:id="506484518">
      <w:marLeft w:val="640"/>
      <w:marRight w:val="0"/>
      <w:marTop w:val="0"/>
      <w:marBottom w:val="0"/>
      <w:divBdr>
        <w:top w:val="none" w:sz="0" w:space="0" w:color="auto"/>
        <w:left w:val="none" w:sz="0" w:space="0" w:color="auto"/>
        <w:bottom w:val="none" w:sz="0" w:space="0" w:color="auto"/>
        <w:right w:val="none" w:sz="0" w:space="0" w:color="auto"/>
      </w:divBdr>
    </w:div>
    <w:div w:id="506560338">
      <w:marLeft w:val="640"/>
      <w:marRight w:val="0"/>
      <w:marTop w:val="0"/>
      <w:marBottom w:val="0"/>
      <w:divBdr>
        <w:top w:val="none" w:sz="0" w:space="0" w:color="auto"/>
        <w:left w:val="none" w:sz="0" w:space="0" w:color="auto"/>
        <w:bottom w:val="none" w:sz="0" w:space="0" w:color="auto"/>
        <w:right w:val="none" w:sz="0" w:space="0" w:color="auto"/>
      </w:divBdr>
    </w:div>
    <w:div w:id="506602582">
      <w:marLeft w:val="640"/>
      <w:marRight w:val="0"/>
      <w:marTop w:val="0"/>
      <w:marBottom w:val="0"/>
      <w:divBdr>
        <w:top w:val="none" w:sz="0" w:space="0" w:color="auto"/>
        <w:left w:val="none" w:sz="0" w:space="0" w:color="auto"/>
        <w:bottom w:val="none" w:sz="0" w:space="0" w:color="auto"/>
        <w:right w:val="none" w:sz="0" w:space="0" w:color="auto"/>
      </w:divBdr>
    </w:div>
    <w:div w:id="506676094">
      <w:marLeft w:val="640"/>
      <w:marRight w:val="0"/>
      <w:marTop w:val="0"/>
      <w:marBottom w:val="0"/>
      <w:divBdr>
        <w:top w:val="none" w:sz="0" w:space="0" w:color="auto"/>
        <w:left w:val="none" w:sz="0" w:space="0" w:color="auto"/>
        <w:bottom w:val="none" w:sz="0" w:space="0" w:color="auto"/>
        <w:right w:val="none" w:sz="0" w:space="0" w:color="auto"/>
      </w:divBdr>
    </w:div>
    <w:div w:id="506752921">
      <w:marLeft w:val="640"/>
      <w:marRight w:val="0"/>
      <w:marTop w:val="0"/>
      <w:marBottom w:val="0"/>
      <w:divBdr>
        <w:top w:val="none" w:sz="0" w:space="0" w:color="auto"/>
        <w:left w:val="none" w:sz="0" w:space="0" w:color="auto"/>
        <w:bottom w:val="none" w:sz="0" w:space="0" w:color="auto"/>
        <w:right w:val="none" w:sz="0" w:space="0" w:color="auto"/>
      </w:divBdr>
    </w:div>
    <w:div w:id="506795668">
      <w:marLeft w:val="640"/>
      <w:marRight w:val="0"/>
      <w:marTop w:val="0"/>
      <w:marBottom w:val="0"/>
      <w:divBdr>
        <w:top w:val="none" w:sz="0" w:space="0" w:color="auto"/>
        <w:left w:val="none" w:sz="0" w:space="0" w:color="auto"/>
        <w:bottom w:val="none" w:sz="0" w:space="0" w:color="auto"/>
        <w:right w:val="none" w:sz="0" w:space="0" w:color="auto"/>
      </w:divBdr>
    </w:div>
    <w:div w:id="506865449">
      <w:marLeft w:val="640"/>
      <w:marRight w:val="0"/>
      <w:marTop w:val="0"/>
      <w:marBottom w:val="0"/>
      <w:divBdr>
        <w:top w:val="none" w:sz="0" w:space="0" w:color="auto"/>
        <w:left w:val="none" w:sz="0" w:space="0" w:color="auto"/>
        <w:bottom w:val="none" w:sz="0" w:space="0" w:color="auto"/>
        <w:right w:val="none" w:sz="0" w:space="0" w:color="auto"/>
      </w:divBdr>
    </w:div>
    <w:div w:id="506944049">
      <w:marLeft w:val="640"/>
      <w:marRight w:val="0"/>
      <w:marTop w:val="0"/>
      <w:marBottom w:val="0"/>
      <w:divBdr>
        <w:top w:val="none" w:sz="0" w:space="0" w:color="auto"/>
        <w:left w:val="none" w:sz="0" w:space="0" w:color="auto"/>
        <w:bottom w:val="none" w:sz="0" w:space="0" w:color="auto"/>
        <w:right w:val="none" w:sz="0" w:space="0" w:color="auto"/>
      </w:divBdr>
    </w:div>
    <w:div w:id="506990549">
      <w:marLeft w:val="640"/>
      <w:marRight w:val="0"/>
      <w:marTop w:val="0"/>
      <w:marBottom w:val="0"/>
      <w:divBdr>
        <w:top w:val="none" w:sz="0" w:space="0" w:color="auto"/>
        <w:left w:val="none" w:sz="0" w:space="0" w:color="auto"/>
        <w:bottom w:val="none" w:sz="0" w:space="0" w:color="auto"/>
        <w:right w:val="none" w:sz="0" w:space="0" w:color="auto"/>
      </w:divBdr>
    </w:div>
    <w:div w:id="507134719">
      <w:marLeft w:val="640"/>
      <w:marRight w:val="0"/>
      <w:marTop w:val="0"/>
      <w:marBottom w:val="0"/>
      <w:divBdr>
        <w:top w:val="none" w:sz="0" w:space="0" w:color="auto"/>
        <w:left w:val="none" w:sz="0" w:space="0" w:color="auto"/>
        <w:bottom w:val="none" w:sz="0" w:space="0" w:color="auto"/>
        <w:right w:val="none" w:sz="0" w:space="0" w:color="auto"/>
      </w:divBdr>
    </w:div>
    <w:div w:id="507137301">
      <w:marLeft w:val="640"/>
      <w:marRight w:val="0"/>
      <w:marTop w:val="0"/>
      <w:marBottom w:val="0"/>
      <w:divBdr>
        <w:top w:val="none" w:sz="0" w:space="0" w:color="auto"/>
        <w:left w:val="none" w:sz="0" w:space="0" w:color="auto"/>
        <w:bottom w:val="none" w:sz="0" w:space="0" w:color="auto"/>
        <w:right w:val="none" w:sz="0" w:space="0" w:color="auto"/>
      </w:divBdr>
    </w:div>
    <w:div w:id="507332369">
      <w:marLeft w:val="640"/>
      <w:marRight w:val="0"/>
      <w:marTop w:val="0"/>
      <w:marBottom w:val="0"/>
      <w:divBdr>
        <w:top w:val="none" w:sz="0" w:space="0" w:color="auto"/>
        <w:left w:val="none" w:sz="0" w:space="0" w:color="auto"/>
        <w:bottom w:val="none" w:sz="0" w:space="0" w:color="auto"/>
        <w:right w:val="none" w:sz="0" w:space="0" w:color="auto"/>
      </w:divBdr>
    </w:div>
    <w:div w:id="507409138">
      <w:marLeft w:val="640"/>
      <w:marRight w:val="0"/>
      <w:marTop w:val="0"/>
      <w:marBottom w:val="0"/>
      <w:divBdr>
        <w:top w:val="none" w:sz="0" w:space="0" w:color="auto"/>
        <w:left w:val="none" w:sz="0" w:space="0" w:color="auto"/>
        <w:bottom w:val="none" w:sz="0" w:space="0" w:color="auto"/>
        <w:right w:val="none" w:sz="0" w:space="0" w:color="auto"/>
      </w:divBdr>
    </w:div>
    <w:div w:id="507523199">
      <w:marLeft w:val="640"/>
      <w:marRight w:val="0"/>
      <w:marTop w:val="0"/>
      <w:marBottom w:val="0"/>
      <w:divBdr>
        <w:top w:val="none" w:sz="0" w:space="0" w:color="auto"/>
        <w:left w:val="none" w:sz="0" w:space="0" w:color="auto"/>
        <w:bottom w:val="none" w:sz="0" w:space="0" w:color="auto"/>
        <w:right w:val="none" w:sz="0" w:space="0" w:color="auto"/>
      </w:divBdr>
    </w:div>
    <w:div w:id="507603449">
      <w:marLeft w:val="640"/>
      <w:marRight w:val="0"/>
      <w:marTop w:val="0"/>
      <w:marBottom w:val="0"/>
      <w:divBdr>
        <w:top w:val="none" w:sz="0" w:space="0" w:color="auto"/>
        <w:left w:val="none" w:sz="0" w:space="0" w:color="auto"/>
        <w:bottom w:val="none" w:sz="0" w:space="0" w:color="auto"/>
        <w:right w:val="none" w:sz="0" w:space="0" w:color="auto"/>
      </w:divBdr>
    </w:div>
    <w:div w:id="507797493">
      <w:marLeft w:val="640"/>
      <w:marRight w:val="0"/>
      <w:marTop w:val="0"/>
      <w:marBottom w:val="0"/>
      <w:divBdr>
        <w:top w:val="none" w:sz="0" w:space="0" w:color="auto"/>
        <w:left w:val="none" w:sz="0" w:space="0" w:color="auto"/>
        <w:bottom w:val="none" w:sz="0" w:space="0" w:color="auto"/>
        <w:right w:val="none" w:sz="0" w:space="0" w:color="auto"/>
      </w:divBdr>
    </w:div>
    <w:div w:id="507864696">
      <w:marLeft w:val="640"/>
      <w:marRight w:val="0"/>
      <w:marTop w:val="0"/>
      <w:marBottom w:val="0"/>
      <w:divBdr>
        <w:top w:val="none" w:sz="0" w:space="0" w:color="auto"/>
        <w:left w:val="none" w:sz="0" w:space="0" w:color="auto"/>
        <w:bottom w:val="none" w:sz="0" w:space="0" w:color="auto"/>
        <w:right w:val="none" w:sz="0" w:space="0" w:color="auto"/>
      </w:divBdr>
    </w:div>
    <w:div w:id="507866982">
      <w:marLeft w:val="640"/>
      <w:marRight w:val="0"/>
      <w:marTop w:val="0"/>
      <w:marBottom w:val="0"/>
      <w:divBdr>
        <w:top w:val="none" w:sz="0" w:space="0" w:color="auto"/>
        <w:left w:val="none" w:sz="0" w:space="0" w:color="auto"/>
        <w:bottom w:val="none" w:sz="0" w:space="0" w:color="auto"/>
        <w:right w:val="none" w:sz="0" w:space="0" w:color="auto"/>
      </w:divBdr>
    </w:div>
    <w:div w:id="507906853">
      <w:marLeft w:val="640"/>
      <w:marRight w:val="0"/>
      <w:marTop w:val="0"/>
      <w:marBottom w:val="0"/>
      <w:divBdr>
        <w:top w:val="none" w:sz="0" w:space="0" w:color="auto"/>
        <w:left w:val="none" w:sz="0" w:space="0" w:color="auto"/>
        <w:bottom w:val="none" w:sz="0" w:space="0" w:color="auto"/>
        <w:right w:val="none" w:sz="0" w:space="0" w:color="auto"/>
      </w:divBdr>
    </w:div>
    <w:div w:id="507914456">
      <w:marLeft w:val="640"/>
      <w:marRight w:val="0"/>
      <w:marTop w:val="0"/>
      <w:marBottom w:val="0"/>
      <w:divBdr>
        <w:top w:val="none" w:sz="0" w:space="0" w:color="auto"/>
        <w:left w:val="none" w:sz="0" w:space="0" w:color="auto"/>
        <w:bottom w:val="none" w:sz="0" w:space="0" w:color="auto"/>
        <w:right w:val="none" w:sz="0" w:space="0" w:color="auto"/>
      </w:divBdr>
    </w:div>
    <w:div w:id="507983057">
      <w:marLeft w:val="640"/>
      <w:marRight w:val="0"/>
      <w:marTop w:val="0"/>
      <w:marBottom w:val="0"/>
      <w:divBdr>
        <w:top w:val="none" w:sz="0" w:space="0" w:color="auto"/>
        <w:left w:val="none" w:sz="0" w:space="0" w:color="auto"/>
        <w:bottom w:val="none" w:sz="0" w:space="0" w:color="auto"/>
        <w:right w:val="none" w:sz="0" w:space="0" w:color="auto"/>
      </w:divBdr>
    </w:div>
    <w:div w:id="507985620">
      <w:marLeft w:val="640"/>
      <w:marRight w:val="0"/>
      <w:marTop w:val="0"/>
      <w:marBottom w:val="0"/>
      <w:divBdr>
        <w:top w:val="none" w:sz="0" w:space="0" w:color="auto"/>
        <w:left w:val="none" w:sz="0" w:space="0" w:color="auto"/>
        <w:bottom w:val="none" w:sz="0" w:space="0" w:color="auto"/>
        <w:right w:val="none" w:sz="0" w:space="0" w:color="auto"/>
      </w:divBdr>
    </w:div>
    <w:div w:id="507986011">
      <w:marLeft w:val="640"/>
      <w:marRight w:val="0"/>
      <w:marTop w:val="0"/>
      <w:marBottom w:val="0"/>
      <w:divBdr>
        <w:top w:val="none" w:sz="0" w:space="0" w:color="auto"/>
        <w:left w:val="none" w:sz="0" w:space="0" w:color="auto"/>
        <w:bottom w:val="none" w:sz="0" w:space="0" w:color="auto"/>
        <w:right w:val="none" w:sz="0" w:space="0" w:color="auto"/>
      </w:divBdr>
    </w:div>
    <w:div w:id="507990796">
      <w:marLeft w:val="640"/>
      <w:marRight w:val="0"/>
      <w:marTop w:val="0"/>
      <w:marBottom w:val="0"/>
      <w:divBdr>
        <w:top w:val="none" w:sz="0" w:space="0" w:color="auto"/>
        <w:left w:val="none" w:sz="0" w:space="0" w:color="auto"/>
        <w:bottom w:val="none" w:sz="0" w:space="0" w:color="auto"/>
        <w:right w:val="none" w:sz="0" w:space="0" w:color="auto"/>
      </w:divBdr>
    </w:div>
    <w:div w:id="508057193">
      <w:marLeft w:val="640"/>
      <w:marRight w:val="0"/>
      <w:marTop w:val="0"/>
      <w:marBottom w:val="0"/>
      <w:divBdr>
        <w:top w:val="none" w:sz="0" w:space="0" w:color="auto"/>
        <w:left w:val="none" w:sz="0" w:space="0" w:color="auto"/>
        <w:bottom w:val="none" w:sz="0" w:space="0" w:color="auto"/>
        <w:right w:val="none" w:sz="0" w:space="0" w:color="auto"/>
      </w:divBdr>
    </w:div>
    <w:div w:id="508058609">
      <w:marLeft w:val="640"/>
      <w:marRight w:val="0"/>
      <w:marTop w:val="0"/>
      <w:marBottom w:val="0"/>
      <w:divBdr>
        <w:top w:val="none" w:sz="0" w:space="0" w:color="auto"/>
        <w:left w:val="none" w:sz="0" w:space="0" w:color="auto"/>
        <w:bottom w:val="none" w:sz="0" w:space="0" w:color="auto"/>
        <w:right w:val="none" w:sz="0" w:space="0" w:color="auto"/>
      </w:divBdr>
    </w:div>
    <w:div w:id="508062691">
      <w:marLeft w:val="640"/>
      <w:marRight w:val="0"/>
      <w:marTop w:val="0"/>
      <w:marBottom w:val="0"/>
      <w:divBdr>
        <w:top w:val="none" w:sz="0" w:space="0" w:color="auto"/>
        <w:left w:val="none" w:sz="0" w:space="0" w:color="auto"/>
        <w:bottom w:val="none" w:sz="0" w:space="0" w:color="auto"/>
        <w:right w:val="none" w:sz="0" w:space="0" w:color="auto"/>
      </w:divBdr>
    </w:div>
    <w:div w:id="508176080">
      <w:marLeft w:val="640"/>
      <w:marRight w:val="0"/>
      <w:marTop w:val="0"/>
      <w:marBottom w:val="0"/>
      <w:divBdr>
        <w:top w:val="none" w:sz="0" w:space="0" w:color="auto"/>
        <w:left w:val="none" w:sz="0" w:space="0" w:color="auto"/>
        <w:bottom w:val="none" w:sz="0" w:space="0" w:color="auto"/>
        <w:right w:val="none" w:sz="0" w:space="0" w:color="auto"/>
      </w:divBdr>
    </w:div>
    <w:div w:id="508183800">
      <w:marLeft w:val="640"/>
      <w:marRight w:val="0"/>
      <w:marTop w:val="0"/>
      <w:marBottom w:val="0"/>
      <w:divBdr>
        <w:top w:val="none" w:sz="0" w:space="0" w:color="auto"/>
        <w:left w:val="none" w:sz="0" w:space="0" w:color="auto"/>
        <w:bottom w:val="none" w:sz="0" w:space="0" w:color="auto"/>
        <w:right w:val="none" w:sz="0" w:space="0" w:color="auto"/>
      </w:divBdr>
    </w:div>
    <w:div w:id="508257169">
      <w:marLeft w:val="640"/>
      <w:marRight w:val="0"/>
      <w:marTop w:val="0"/>
      <w:marBottom w:val="0"/>
      <w:divBdr>
        <w:top w:val="none" w:sz="0" w:space="0" w:color="auto"/>
        <w:left w:val="none" w:sz="0" w:space="0" w:color="auto"/>
        <w:bottom w:val="none" w:sz="0" w:space="0" w:color="auto"/>
        <w:right w:val="none" w:sz="0" w:space="0" w:color="auto"/>
      </w:divBdr>
    </w:div>
    <w:div w:id="508298390">
      <w:marLeft w:val="640"/>
      <w:marRight w:val="0"/>
      <w:marTop w:val="0"/>
      <w:marBottom w:val="0"/>
      <w:divBdr>
        <w:top w:val="none" w:sz="0" w:space="0" w:color="auto"/>
        <w:left w:val="none" w:sz="0" w:space="0" w:color="auto"/>
        <w:bottom w:val="none" w:sz="0" w:space="0" w:color="auto"/>
        <w:right w:val="none" w:sz="0" w:space="0" w:color="auto"/>
      </w:divBdr>
    </w:div>
    <w:div w:id="508369154">
      <w:marLeft w:val="640"/>
      <w:marRight w:val="0"/>
      <w:marTop w:val="0"/>
      <w:marBottom w:val="0"/>
      <w:divBdr>
        <w:top w:val="none" w:sz="0" w:space="0" w:color="auto"/>
        <w:left w:val="none" w:sz="0" w:space="0" w:color="auto"/>
        <w:bottom w:val="none" w:sz="0" w:space="0" w:color="auto"/>
        <w:right w:val="none" w:sz="0" w:space="0" w:color="auto"/>
      </w:divBdr>
    </w:div>
    <w:div w:id="508494827">
      <w:marLeft w:val="640"/>
      <w:marRight w:val="0"/>
      <w:marTop w:val="0"/>
      <w:marBottom w:val="0"/>
      <w:divBdr>
        <w:top w:val="none" w:sz="0" w:space="0" w:color="auto"/>
        <w:left w:val="none" w:sz="0" w:space="0" w:color="auto"/>
        <w:bottom w:val="none" w:sz="0" w:space="0" w:color="auto"/>
        <w:right w:val="none" w:sz="0" w:space="0" w:color="auto"/>
      </w:divBdr>
    </w:div>
    <w:div w:id="508570527">
      <w:marLeft w:val="640"/>
      <w:marRight w:val="0"/>
      <w:marTop w:val="0"/>
      <w:marBottom w:val="0"/>
      <w:divBdr>
        <w:top w:val="none" w:sz="0" w:space="0" w:color="auto"/>
        <w:left w:val="none" w:sz="0" w:space="0" w:color="auto"/>
        <w:bottom w:val="none" w:sz="0" w:space="0" w:color="auto"/>
        <w:right w:val="none" w:sz="0" w:space="0" w:color="auto"/>
      </w:divBdr>
    </w:div>
    <w:div w:id="508637253">
      <w:marLeft w:val="640"/>
      <w:marRight w:val="0"/>
      <w:marTop w:val="0"/>
      <w:marBottom w:val="0"/>
      <w:divBdr>
        <w:top w:val="none" w:sz="0" w:space="0" w:color="auto"/>
        <w:left w:val="none" w:sz="0" w:space="0" w:color="auto"/>
        <w:bottom w:val="none" w:sz="0" w:space="0" w:color="auto"/>
        <w:right w:val="none" w:sz="0" w:space="0" w:color="auto"/>
      </w:divBdr>
    </w:div>
    <w:div w:id="508712060">
      <w:marLeft w:val="640"/>
      <w:marRight w:val="0"/>
      <w:marTop w:val="0"/>
      <w:marBottom w:val="0"/>
      <w:divBdr>
        <w:top w:val="none" w:sz="0" w:space="0" w:color="auto"/>
        <w:left w:val="none" w:sz="0" w:space="0" w:color="auto"/>
        <w:bottom w:val="none" w:sz="0" w:space="0" w:color="auto"/>
        <w:right w:val="none" w:sz="0" w:space="0" w:color="auto"/>
      </w:divBdr>
    </w:div>
    <w:div w:id="508716860">
      <w:marLeft w:val="640"/>
      <w:marRight w:val="0"/>
      <w:marTop w:val="0"/>
      <w:marBottom w:val="0"/>
      <w:divBdr>
        <w:top w:val="none" w:sz="0" w:space="0" w:color="auto"/>
        <w:left w:val="none" w:sz="0" w:space="0" w:color="auto"/>
        <w:bottom w:val="none" w:sz="0" w:space="0" w:color="auto"/>
        <w:right w:val="none" w:sz="0" w:space="0" w:color="auto"/>
      </w:divBdr>
    </w:div>
    <w:div w:id="508763227">
      <w:marLeft w:val="640"/>
      <w:marRight w:val="0"/>
      <w:marTop w:val="0"/>
      <w:marBottom w:val="0"/>
      <w:divBdr>
        <w:top w:val="none" w:sz="0" w:space="0" w:color="auto"/>
        <w:left w:val="none" w:sz="0" w:space="0" w:color="auto"/>
        <w:bottom w:val="none" w:sz="0" w:space="0" w:color="auto"/>
        <w:right w:val="none" w:sz="0" w:space="0" w:color="auto"/>
      </w:divBdr>
    </w:div>
    <w:div w:id="508837952">
      <w:marLeft w:val="640"/>
      <w:marRight w:val="0"/>
      <w:marTop w:val="0"/>
      <w:marBottom w:val="0"/>
      <w:divBdr>
        <w:top w:val="none" w:sz="0" w:space="0" w:color="auto"/>
        <w:left w:val="none" w:sz="0" w:space="0" w:color="auto"/>
        <w:bottom w:val="none" w:sz="0" w:space="0" w:color="auto"/>
        <w:right w:val="none" w:sz="0" w:space="0" w:color="auto"/>
      </w:divBdr>
    </w:div>
    <w:div w:id="508905673">
      <w:marLeft w:val="640"/>
      <w:marRight w:val="0"/>
      <w:marTop w:val="0"/>
      <w:marBottom w:val="0"/>
      <w:divBdr>
        <w:top w:val="none" w:sz="0" w:space="0" w:color="auto"/>
        <w:left w:val="none" w:sz="0" w:space="0" w:color="auto"/>
        <w:bottom w:val="none" w:sz="0" w:space="0" w:color="auto"/>
        <w:right w:val="none" w:sz="0" w:space="0" w:color="auto"/>
      </w:divBdr>
    </w:div>
    <w:div w:id="509023266">
      <w:marLeft w:val="640"/>
      <w:marRight w:val="0"/>
      <w:marTop w:val="0"/>
      <w:marBottom w:val="0"/>
      <w:divBdr>
        <w:top w:val="none" w:sz="0" w:space="0" w:color="auto"/>
        <w:left w:val="none" w:sz="0" w:space="0" w:color="auto"/>
        <w:bottom w:val="none" w:sz="0" w:space="0" w:color="auto"/>
        <w:right w:val="none" w:sz="0" w:space="0" w:color="auto"/>
      </w:divBdr>
    </w:div>
    <w:div w:id="509099182">
      <w:marLeft w:val="640"/>
      <w:marRight w:val="0"/>
      <w:marTop w:val="0"/>
      <w:marBottom w:val="0"/>
      <w:divBdr>
        <w:top w:val="none" w:sz="0" w:space="0" w:color="auto"/>
        <w:left w:val="none" w:sz="0" w:space="0" w:color="auto"/>
        <w:bottom w:val="none" w:sz="0" w:space="0" w:color="auto"/>
        <w:right w:val="none" w:sz="0" w:space="0" w:color="auto"/>
      </w:divBdr>
    </w:div>
    <w:div w:id="509367189">
      <w:marLeft w:val="640"/>
      <w:marRight w:val="0"/>
      <w:marTop w:val="0"/>
      <w:marBottom w:val="0"/>
      <w:divBdr>
        <w:top w:val="none" w:sz="0" w:space="0" w:color="auto"/>
        <w:left w:val="none" w:sz="0" w:space="0" w:color="auto"/>
        <w:bottom w:val="none" w:sz="0" w:space="0" w:color="auto"/>
        <w:right w:val="none" w:sz="0" w:space="0" w:color="auto"/>
      </w:divBdr>
    </w:div>
    <w:div w:id="509416065">
      <w:marLeft w:val="640"/>
      <w:marRight w:val="0"/>
      <w:marTop w:val="0"/>
      <w:marBottom w:val="0"/>
      <w:divBdr>
        <w:top w:val="none" w:sz="0" w:space="0" w:color="auto"/>
        <w:left w:val="none" w:sz="0" w:space="0" w:color="auto"/>
        <w:bottom w:val="none" w:sz="0" w:space="0" w:color="auto"/>
        <w:right w:val="none" w:sz="0" w:space="0" w:color="auto"/>
      </w:divBdr>
    </w:div>
    <w:div w:id="509564466">
      <w:marLeft w:val="640"/>
      <w:marRight w:val="0"/>
      <w:marTop w:val="0"/>
      <w:marBottom w:val="0"/>
      <w:divBdr>
        <w:top w:val="none" w:sz="0" w:space="0" w:color="auto"/>
        <w:left w:val="none" w:sz="0" w:space="0" w:color="auto"/>
        <w:bottom w:val="none" w:sz="0" w:space="0" w:color="auto"/>
        <w:right w:val="none" w:sz="0" w:space="0" w:color="auto"/>
      </w:divBdr>
    </w:div>
    <w:div w:id="509565316">
      <w:marLeft w:val="640"/>
      <w:marRight w:val="0"/>
      <w:marTop w:val="0"/>
      <w:marBottom w:val="0"/>
      <w:divBdr>
        <w:top w:val="none" w:sz="0" w:space="0" w:color="auto"/>
        <w:left w:val="none" w:sz="0" w:space="0" w:color="auto"/>
        <w:bottom w:val="none" w:sz="0" w:space="0" w:color="auto"/>
        <w:right w:val="none" w:sz="0" w:space="0" w:color="auto"/>
      </w:divBdr>
    </w:div>
    <w:div w:id="509608921">
      <w:marLeft w:val="640"/>
      <w:marRight w:val="0"/>
      <w:marTop w:val="0"/>
      <w:marBottom w:val="0"/>
      <w:divBdr>
        <w:top w:val="none" w:sz="0" w:space="0" w:color="auto"/>
        <w:left w:val="none" w:sz="0" w:space="0" w:color="auto"/>
        <w:bottom w:val="none" w:sz="0" w:space="0" w:color="auto"/>
        <w:right w:val="none" w:sz="0" w:space="0" w:color="auto"/>
      </w:divBdr>
    </w:div>
    <w:div w:id="509639816">
      <w:marLeft w:val="640"/>
      <w:marRight w:val="0"/>
      <w:marTop w:val="0"/>
      <w:marBottom w:val="0"/>
      <w:divBdr>
        <w:top w:val="none" w:sz="0" w:space="0" w:color="auto"/>
        <w:left w:val="none" w:sz="0" w:space="0" w:color="auto"/>
        <w:bottom w:val="none" w:sz="0" w:space="0" w:color="auto"/>
        <w:right w:val="none" w:sz="0" w:space="0" w:color="auto"/>
      </w:divBdr>
    </w:div>
    <w:div w:id="509753953">
      <w:marLeft w:val="640"/>
      <w:marRight w:val="0"/>
      <w:marTop w:val="0"/>
      <w:marBottom w:val="0"/>
      <w:divBdr>
        <w:top w:val="none" w:sz="0" w:space="0" w:color="auto"/>
        <w:left w:val="none" w:sz="0" w:space="0" w:color="auto"/>
        <w:bottom w:val="none" w:sz="0" w:space="0" w:color="auto"/>
        <w:right w:val="none" w:sz="0" w:space="0" w:color="auto"/>
      </w:divBdr>
    </w:div>
    <w:div w:id="509832499">
      <w:marLeft w:val="640"/>
      <w:marRight w:val="0"/>
      <w:marTop w:val="0"/>
      <w:marBottom w:val="0"/>
      <w:divBdr>
        <w:top w:val="none" w:sz="0" w:space="0" w:color="auto"/>
        <w:left w:val="none" w:sz="0" w:space="0" w:color="auto"/>
        <w:bottom w:val="none" w:sz="0" w:space="0" w:color="auto"/>
        <w:right w:val="none" w:sz="0" w:space="0" w:color="auto"/>
      </w:divBdr>
    </w:div>
    <w:div w:id="509880389">
      <w:marLeft w:val="640"/>
      <w:marRight w:val="0"/>
      <w:marTop w:val="0"/>
      <w:marBottom w:val="0"/>
      <w:divBdr>
        <w:top w:val="none" w:sz="0" w:space="0" w:color="auto"/>
        <w:left w:val="none" w:sz="0" w:space="0" w:color="auto"/>
        <w:bottom w:val="none" w:sz="0" w:space="0" w:color="auto"/>
        <w:right w:val="none" w:sz="0" w:space="0" w:color="auto"/>
      </w:divBdr>
    </w:div>
    <w:div w:id="510031275">
      <w:marLeft w:val="640"/>
      <w:marRight w:val="0"/>
      <w:marTop w:val="0"/>
      <w:marBottom w:val="0"/>
      <w:divBdr>
        <w:top w:val="none" w:sz="0" w:space="0" w:color="auto"/>
        <w:left w:val="none" w:sz="0" w:space="0" w:color="auto"/>
        <w:bottom w:val="none" w:sz="0" w:space="0" w:color="auto"/>
        <w:right w:val="none" w:sz="0" w:space="0" w:color="auto"/>
      </w:divBdr>
    </w:div>
    <w:div w:id="510071861">
      <w:marLeft w:val="640"/>
      <w:marRight w:val="0"/>
      <w:marTop w:val="0"/>
      <w:marBottom w:val="0"/>
      <w:divBdr>
        <w:top w:val="none" w:sz="0" w:space="0" w:color="auto"/>
        <w:left w:val="none" w:sz="0" w:space="0" w:color="auto"/>
        <w:bottom w:val="none" w:sz="0" w:space="0" w:color="auto"/>
        <w:right w:val="none" w:sz="0" w:space="0" w:color="auto"/>
      </w:divBdr>
    </w:div>
    <w:div w:id="510074735">
      <w:marLeft w:val="640"/>
      <w:marRight w:val="0"/>
      <w:marTop w:val="0"/>
      <w:marBottom w:val="0"/>
      <w:divBdr>
        <w:top w:val="none" w:sz="0" w:space="0" w:color="auto"/>
        <w:left w:val="none" w:sz="0" w:space="0" w:color="auto"/>
        <w:bottom w:val="none" w:sz="0" w:space="0" w:color="auto"/>
        <w:right w:val="none" w:sz="0" w:space="0" w:color="auto"/>
      </w:divBdr>
    </w:div>
    <w:div w:id="510145252">
      <w:marLeft w:val="480"/>
      <w:marRight w:val="0"/>
      <w:marTop w:val="0"/>
      <w:marBottom w:val="0"/>
      <w:divBdr>
        <w:top w:val="none" w:sz="0" w:space="0" w:color="auto"/>
        <w:left w:val="none" w:sz="0" w:space="0" w:color="auto"/>
        <w:bottom w:val="none" w:sz="0" w:space="0" w:color="auto"/>
        <w:right w:val="none" w:sz="0" w:space="0" w:color="auto"/>
      </w:divBdr>
    </w:div>
    <w:div w:id="510215863">
      <w:marLeft w:val="640"/>
      <w:marRight w:val="0"/>
      <w:marTop w:val="0"/>
      <w:marBottom w:val="0"/>
      <w:divBdr>
        <w:top w:val="none" w:sz="0" w:space="0" w:color="auto"/>
        <w:left w:val="none" w:sz="0" w:space="0" w:color="auto"/>
        <w:bottom w:val="none" w:sz="0" w:space="0" w:color="auto"/>
        <w:right w:val="none" w:sz="0" w:space="0" w:color="auto"/>
      </w:divBdr>
    </w:div>
    <w:div w:id="510217944">
      <w:marLeft w:val="640"/>
      <w:marRight w:val="0"/>
      <w:marTop w:val="0"/>
      <w:marBottom w:val="0"/>
      <w:divBdr>
        <w:top w:val="none" w:sz="0" w:space="0" w:color="auto"/>
        <w:left w:val="none" w:sz="0" w:space="0" w:color="auto"/>
        <w:bottom w:val="none" w:sz="0" w:space="0" w:color="auto"/>
        <w:right w:val="none" w:sz="0" w:space="0" w:color="auto"/>
      </w:divBdr>
    </w:div>
    <w:div w:id="510218998">
      <w:marLeft w:val="640"/>
      <w:marRight w:val="0"/>
      <w:marTop w:val="0"/>
      <w:marBottom w:val="0"/>
      <w:divBdr>
        <w:top w:val="none" w:sz="0" w:space="0" w:color="auto"/>
        <w:left w:val="none" w:sz="0" w:space="0" w:color="auto"/>
        <w:bottom w:val="none" w:sz="0" w:space="0" w:color="auto"/>
        <w:right w:val="none" w:sz="0" w:space="0" w:color="auto"/>
      </w:divBdr>
    </w:div>
    <w:div w:id="510219513">
      <w:marLeft w:val="640"/>
      <w:marRight w:val="0"/>
      <w:marTop w:val="0"/>
      <w:marBottom w:val="0"/>
      <w:divBdr>
        <w:top w:val="none" w:sz="0" w:space="0" w:color="auto"/>
        <w:left w:val="none" w:sz="0" w:space="0" w:color="auto"/>
        <w:bottom w:val="none" w:sz="0" w:space="0" w:color="auto"/>
        <w:right w:val="none" w:sz="0" w:space="0" w:color="auto"/>
      </w:divBdr>
    </w:div>
    <w:div w:id="510224809">
      <w:marLeft w:val="640"/>
      <w:marRight w:val="0"/>
      <w:marTop w:val="0"/>
      <w:marBottom w:val="0"/>
      <w:divBdr>
        <w:top w:val="none" w:sz="0" w:space="0" w:color="auto"/>
        <w:left w:val="none" w:sz="0" w:space="0" w:color="auto"/>
        <w:bottom w:val="none" w:sz="0" w:space="0" w:color="auto"/>
        <w:right w:val="none" w:sz="0" w:space="0" w:color="auto"/>
      </w:divBdr>
    </w:div>
    <w:div w:id="510295997">
      <w:marLeft w:val="640"/>
      <w:marRight w:val="0"/>
      <w:marTop w:val="0"/>
      <w:marBottom w:val="0"/>
      <w:divBdr>
        <w:top w:val="none" w:sz="0" w:space="0" w:color="auto"/>
        <w:left w:val="none" w:sz="0" w:space="0" w:color="auto"/>
        <w:bottom w:val="none" w:sz="0" w:space="0" w:color="auto"/>
        <w:right w:val="none" w:sz="0" w:space="0" w:color="auto"/>
      </w:divBdr>
    </w:div>
    <w:div w:id="510411329">
      <w:marLeft w:val="640"/>
      <w:marRight w:val="0"/>
      <w:marTop w:val="0"/>
      <w:marBottom w:val="0"/>
      <w:divBdr>
        <w:top w:val="none" w:sz="0" w:space="0" w:color="auto"/>
        <w:left w:val="none" w:sz="0" w:space="0" w:color="auto"/>
        <w:bottom w:val="none" w:sz="0" w:space="0" w:color="auto"/>
        <w:right w:val="none" w:sz="0" w:space="0" w:color="auto"/>
      </w:divBdr>
    </w:div>
    <w:div w:id="510415442">
      <w:marLeft w:val="640"/>
      <w:marRight w:val="0"/>
      <w:marTop w:val="0"/>
      <w:marBottom w:val="0"/>
      <w:divBdr>
        <w:top w:val="none" w:sz="0" w:space="0" w:color="auto"/>
        <w:left w:val="none" w:sz="0" w:space="0" w:color="auto"/>
        <w:bottom w:val="none" w:sz="0" w:space="0" w:color="auto"/>
        <w:right w:val="none" w:sz="0" w:space="0" w:color="auto"/>
      </w:divBdr>
    </w:div>
    <w:div w:id="510485880">
      <w:marLeft w:val="640"/>
      <w:marRight w:val="0"/>
      <w:marTop w:val="0"/>
      <w:marBottom w:val="0"/>
      <w:divBdr>
        <w:top w:val="none" w:sz="0" w:space="0" w:color="auto"/>
        <w:left w:val="none" w:sz="0" w:space="0" w:color="auto"/>
        <w:bottom w:val="none" w:sz="0" w:space="0" w:color="auto"/>
        <w:right w:val="none" w:sz="0" w:space="0" w:color="auto"/>
      </w:divBdr>
    </w:div>
    <w:div w:id="510535131">
      <w:marLeft w:val="640"/>
      <w:marRight w:val="0"/>
      <w:marTop w:val="0"/>
      <w:marBottom w:val="0"/>
      <w:divBdr>
        <w:top w:val="none" w:sz="0" w:space="0" w:color="auto"/>
        <w:left w:val="none" w:sz="0" w:space="0" w:color="auto"/>
        <w:bottom w:val="none" w:sz="0" w:space="0" w:color="auto"/>
        <w:right w:val="none" w:sz="0" w:space="0" w:color="auto"/>
      </w:divBdr>
    </w:div>
    <w:div w:id="510603971">
      <w:marLeft w:val="640"/>
      <w:marRight w:val="0"/>
      <w:marTop w:val="0"/>
      <w:marBottom w:val="0"/>
      <w:divBdr>
        <w:top w:val="none" w:sz="0" w:space="0" w:color="auto"/>
        <w:left w:val="none" w:sz="0" w:space="0" w:color="auto"/>
        <w:bottom w:val="none" w:sz="0" w:space="0" w:color="auto"/>
        <w:right w:val="none" w:sz="0" w:space="0" w:color="auto"/>
      </w:divBdr>
    </w:div>
    <w:div w:id="510678041">
      <w:marLeft w:val="640"/>
      <w:marRight w:val="0"/>
      <w:marTop w:val="0"/>
      <w:marBottom w:val="0"/>
      <w:divBdr>
        <w:top w:val="none" w:sz="0" w:space="0" w:color="auto"/>
        <w:left w:val="none" w:sz="0" w:space="0" w:color="auto"/>
        <w:bottom w:val="none" w:sz="0" w:space="0" w:color="auto"/>
        <w:right w:val="none" w:sz="0" w:space="0" w:color="auto"/>
      </w:divBdr>
    </w:div>
    <w:div w:id="510727682">
      <w:marLeft w:val="640"/>
      <w:marRight w:val="0"/>
      <w:marTop w:val="0"/>
      <w:marBottom w:val="0"/>
      <w:divBdr>
        <w:top w:val="none" w:sz="0" w:space="0" w:color="auto"/>
        <w:left w:val="none" w:sz="0" w:space="0" w:color="auto"/>
        <w:bottom w:val="none" w:sz="0" w:space="0" w:color="auto"/>
        <w:right w:val="none" w:sz="0" w:space="0" w:color="auto"/>
      </w:divBdr>
    </w:div>
    <w:div w:id="510796467">
      <w:marLeft w:val="640"/>
      <w:marRight w:val="0"/>
      <w:marTop w:val="0"/>
      <w:marBottom w:val="0"/>
      <w:divBdr>
        <w:top w:val="none" w:sz="0" w:space="0" w:color="auto"/>
        <w:left w:val="none" w:sz="0" w:space="0" w:color="auto"/>
        <w:bottom w:val="none" w:sz="0" w:space="0" w:color="auto"/>
        <w:right w:val="none" w:sz="0" w:space="0" w:color="auto"/>
      </w:divBdr>
    </w:div>
    <w:div w:id="510799408">
      <w:marLeft w:val="640"/>
      <w:marRight w:val="0"/>
      <w:marTop w:val="0"/>
      <w:marBottom w:val="0"/>
      <w:divBdr>
        <w:top w:val="none" w:sz="0" w:space="0" w:color="auto"/>
        <w:left w:val="none" w:sz="0" w:space="0" w:color="auto"/>
        <w:bottom w:val="none" w:sz="0" w:space="0" w:color="auto"/>
        <w:right w:val="none" w:sz="0" w:space="0" w:color="auto"/>
      </w:divBdr>
    </w:div>
    <w:div w:id="510871507">
      <w:marLeft w:val="640"/>
      <w:marRight w:val="0"/>
      <w:marTop w:val="0"/>
      <w:marBottom w:val="0"/>
      <w:divBdr>
        <w:top w:val="none" w:sz="0" w:space="0" w:color="auto"/>
        <w:left w:val="none" w:sz="0" w:space="0" w:color="auto"/>
        <w:bottom w:val="none" w:sz="0" w:space="0" w:color="auto"/>
        <w:right w:val="none" w:sz="0" w:space="0" w:color="auto"/>
      </w:divBdr>
    </w:div>
    <w:div w:id="510877298">
      <w:marLeft w:val="640"/>
      <w:marRight w:val="0"/>
      <w:marTop w:val="0"/>
      <w:marBottom w:val="0"/>
      <w:divBdr>
        <w:top w:val="none" w:sz="0" w:space="0" w:color="auto"/>
        <w:left w:val="none" w:sz="0" w:space="0" w:color="auto"/>
        <w:bottom w:val="none" w:sz="0" w:space="0" w:color="auto"/>
        <w:right w:val="none" w:sz="0" w:space="0" w:color="auto"/>
      </w:divBdr>
    </w:div>
    <w:div w:id="511190171">
      <w:marLeft w:val="640"/>
      <w:marRight w:val="0"/>
      <w:marTop w:val="0"/>
      <w:marBottom w:val="0"/>
      <w:divBdr>
        <w:top w:val="none" w:sz="0" w:space="0" w:color="auto"/>
        <w:left w:val="none" w:sz="0" w:space="0" w:color="auto"/>
        <w:bottom w:val="none" w:sz="0" w:space="0" w:color="auto"/>
        <w:right w:val="none" w:sz="0" w:space="0" w:color="auto"/>
      </w:divBdr>
    </w:div>
    <w:div w:id="511258219">
      <w:marLeft w:val="640"/>
      <w:marRight w:val="0"/>
      <w:marTop w:val="0"/>
      <w:marBottom w:val="0"/>
      <w:divBdr>
        <w:top w:val="none" w:sz="0" w:space="0" w:color="auto"/>
        <w:left w:val="none" w:sz="0" w:space="0" w:color="auto"/>
        <w:bottom w:val="none" w:sz="0" w:space="0" w:color="auto"/>
        <w:right w:val="none" w:sz="0" w:space="0" w:color="auto"/>
      </w:divBdr>
    </w:div>
    <w:div w:id="511258342">
      <w:marLeft w:val="640"/>
      <w:marRight w:val="0"/>
      <w:marTop w:val="0"/>
      <w:marBottom w:val="0"/>
      <w:divBdr>
        <w:top w:val="none" w:sz="0" w:space="0" w:color="auto"/>
        <w:left w:val="none" w:sz="0" w:space="0" w:color="auto"/>
        <w:bottom w:val="none" w:sz="0" w:space="0" w:color="auto"/>
        <w:right w:val="none" w:sz="0" w:space="0" w:color="auto"/>
      </w:divBdr>
    </w:div>
    <w:div w:id="511263994">
      <w:marLeft w:val="640"/>
      <w:marRight w:val="0"/>
      <w:marTop w:val="0"/>
      <w:marBottom w:val="0"/>
      <w:divBdr>
        <w:top w:val="none" w:sz="0" w:space="0" w:color="auto"/>
        <w:left w:val="none" w:sz="0" w:space="0" w:color="auto"/>
        <w:bottom w:val="none" w:sz="0" w:space="0" w:color="auto"/>
        <w:right w:val="none" w:sz="0" w:space="0" w:color="auto"/>
      </w:divBdr>
    </w:div>
    <w:div w:id="511264000">
      <w:marLeft w:val="640"/>
      <w:marRight w:val="0"/>
      <w:marTop w:val="0"/>
      <w:marBottom w:val="0"/>
      <w:divBdr>
        <w:top w:val="none" w:sz="0" w:space="0" w:color="auto"/>
        <w:left w:val="none" w:sz="0" w:space="0" w:color="auto"/>
        <w:bottom w:val="none" w:sz="0" w:space="0" w:color="auto"/>
        <w:right w:val="none" w:sz="0" w:space="0" w:color="auto"/>
      </w:divBdr>
    </w:div>
    <w:div w:id="511455531">
      <w:marLeft w:val="640"/>
      <w:marRight w:val="0"/>
      <w:marTop w:val="0"/>
      <w:marBottom w:val="0"/>
      <w:divBdr>
        <w:top w:val="none" w:sz="0" w:space="0" w:color="auto"/>
        <w:left w:val="none" w:sz="0" w:space="0" w:color="auto"/>
        <w:bottom w:val="none" w:sz="0" w:space="0" w:color="auto"/>
        <w:right w:val="none" w:sz="0" w:space="0" w:color="auto"/>
      </w:divBdr>
    </w:div>
    <w:div w:id="511457705">
      <w:marLeft w:val="640"/>
      <w:marRight w:val="0"/>
      <w:marTop w:val="0"/>
      <w:marBottom w:val="0"/>
      <w:divBdr>
        <w:top w:val="none" w:sz="0" w:space="0" w:color="auto"/>
        <w:left w:val="none" w:sz="0" w:space="0" w:color="auto"/>
        <w:bottom w:val="none" w:sz="0" w:space="0" w:color="auto"/>
        <w:right w:val="none" w:sz="0" w:space="0" w:color="auto"/>
      </w:divBdr>
    </w:div>
    <w:div w:id="511530404">
      <w:marLeft w:val="640"/>
      <w:marRight w:val="0"/>
      <w:marTop w:val="0"/>
      <w:marBottom w:val="0"/>
      <w:divBdr>
        <w:top w:val="none" w:sz="0" w:space="0" w:color="auto"/>
        <w:left w:val="none" w:sz="0" w:space="0" w:color="auto"/>
        <w:bottom w:val="none" w:sz="0" w:space="0" w:color="auto"/>
        <w:right w:val="none" w:sz="0" w:space="0" w:color="auto"/>
      </w:divBdr>
    </w:div>
    <w:div w:id="511533891">
      <w:marLeft w:val="640"/>
      <w:marRight w:val="0"/>
      <w:marTop w:val="0"/>
      <w:marBottom w:val="0"/>
      <w:divBdr>
        <w:top w:val="none" w:sz="0" w:space="0" w:color="auto"/>
        <w:left w:val="none" w:sz="0" w:space="0" w:color="auto"/>
        <w:bottom w:val="none" w:sz="0" w:space="0" w:color="auto"/>
        <w:right w:val="none" w:sz="0" w:space="0" w:color="auto"/>
      </w:divBdr>
    </w:div>
    <w:div w:id="511536040">
      <w:marLeft w:val="640"/>
      <w:marRight w:val="0"/>
      <w:marTop w:val="0"/>
      <w:marBottom w:val="0"/>
      <w:divBdr>
        <w:top w:val="none" w:sz="0" w:space="0" w:color="auto"/>
        <w:left w:val="none" w:sz="0" w:space="0" w:color="auto"/>
        <w:bottom w:val="none" w:sz="0" w:space="0" w:color="auto"/>
        <w:right w:val="none" w:sz="0" w:space="0" w:color="auto"/>
      </w:divBdr>
    </w:div>
    <w:div w:id="511575711">
      <w:marLeft w:val="640"/>
      <w:marRight w:val="0"/>
      <w:marTop w:val="0"/>
      <w:marBottom w:val="0"/>
      <w:divBdr>
        <w:top w:val="none" w:sz="0" w:space="0" w:color="auto"/>
        <w:left w:val="none" w:sz="0" w:space="0" w:color="auto"/>
        <w:bottom w:val="none" w:sz="0" w:space="0" w:color="auto"/>
        <w:right w:val="none" w:sz="0" w:space="0" w:color="auto"/>
      </w:divBdr>
    </w:div>
    <w:div w:id="511603272">
      <w:marLeft w:val="640"/>
      <w:marRight w:val="0"/>
      <w:marTop w:val="0"/>
      <w:marBottom w:val="0"/>
      <w:divBdr>
        <w:top w:val="none" w:sz="0" w:space="0" w:color="auto"/>
        <w:left w:val="none" w:sz="0" w:space="0" w:color="auto"/>
        <w:bottom w:val="none" w:sz="0" w:space="0" w:color="auto"/>
        <w:right w:val="none" w:sz="0" w:space="0" w:color="auto"/>
      </w:divBdr>
    </w:div>
    <w:div w:id="511726241">
      <w:marLeft w:val="640"/>
      <w:marRight w:val="0"/>
      <w:marTop w:val="0"/>
      <w:marBottom w:val="0"/>
      <w:divBdr>
        <w:top w:val="none" w:sz="0" w:space="0" w:color="auto"/>
        <w:left w:val="none" w:sz="0" w:space="0" w:color="auto"/>
        <w:bottom w:val="none" w:sz="0" w:space="0" w:color="auto"/>
        <w:right w:val="none" w:sz="0" w:space="0" w:color="auto"/>
      </w:divBdr>
    </w:div>
    <w:div w:id="512039762">
      <w:marLeft w:val="640"/>
      <w:marRight w:val="0"/>
      <w:marTop w:val="0"/>
      <w:marBottom w:val="0"/>
      <w:divBdr>
        <w:top w:val="none" w:sz="0" w:space="0" w:color="auto"/>
        <w:left w:val="none" w:sz="0" w:space="0" w:color="auto"/>
        <w:bottom w:val="none" w:sz="0" w:space="0" w:color="auto"/>
        <w:right w:val="none" w:sz="0" w:space="0" w:color="auto"/>
      </w:divBdr>
    </w:div>
    <w:div w:id="512113300">
      <w:marLeft w:val="640"/>
      <w:marRight w:val="0"/>
      <w:marTop w:val="0"/>
      <w:marBottom w:val="0"/>
      <w:divBdr>
        <w:top w:val="none" w:sz="0" w:space="0" w:color="auto"/>
        <w:left w:val="none" w:sz="0" w:space="0" w:color="auto"/>
        <w:bottom w:val="none" w:sz="0" w:space="0" w:color="auto"/>
        <w:right w:val="none" w:sz="0" w:space="0" w:color="auto"/>
      </w:divBdr>
    </w:div>
    <w:div w:id="512306174">
      <w:marLeft w:val="640"/>
      <w:marRight w:val="0"/>
      <w:marTop w:val="0"/>
      <w:marBottom w:val="0"/>
      <w:divBdr>
        <w:top w:val="none" w:sz="0" w:space="0" w:color="auto"/>
        <w:left w:val="none" w:sz="0" w:space="0" w:color="auto"/>
        <w:bottom w:val="none" w:sz="0" w:space="0" w:color="auto"/>
        <w:right w:val="none" w:sz="0" w:space="0" w:color="auto"/>
      </w:divBdr>
    </w:div>
    <w:div w:id="512381224">
      <w:marLeft w:val="640"/>
      <w:marRight w:val="0"/>
      <w:marTop w:val="0"/>
      <w:marBottom w:val="0"/>
      <w:divBdr>
        <w:top w:val="none" w:sz="0" w:space="0" w:color="auto"/>
        <w:left w:val="none" w:sz="0" w:space="0" w:color="auto"/>
        <w:bottom w:val="none" w:sz="0" w:space="0" w:color="auto"/>
        <w:right w:val="none" w:sz="0" w:space="0" w:color="auto"/>
      </w:divBdr>
    </w:div>
    <w:div w:id="512426383">
      <w:marLeft w:val="640"/>
      <w:marRight w:val="0"/>
      <w:marTop w:val="0"/>
      <w:marBottom w:val="0"/>
      <w:divBdr>
        <w:top w:val="none" w:sz="0" w:space="0" w:color="auto"/>
        <w:left w:val="none" w:sz="0" w:space="0" w:color="auto"/>
        <w:bottom w:val="none" w:sz="0" w:space="0" w:color="auto"/>
        <w:right w:val="none" w:sz="0" w:space="0" w:color="auto"/>
      </w:divBdr>
    </w:div>
    <w:div w:id="512456473">
      <w:marLeft w:val="640"/>
      <w:marRight w:val="0"/>
      <w:marTop w:val="0"/>
      <w:marBottom w:val="0"/>
      <w:divBdr>
        <w:top w:val="none" w:sz="0" w:space="0" w:color="auto"/>
        <w:left w:val="none" w:sz="0" w:space="0" w:color="auto"/>
        <w:bottom w:val="none" w:sz="0" w:space="0" w:color="auto"/>
        <w:right w:val="none" w:sz="0" w:space="0" w:color="auto"/>
      </w:divBdr>
    </w:div>
    <w:div w:id="512494655">
      <w:marLeft w:val="640"/>
      <w:marRight w:val="0"/>
      <w:marTop w:val="0"/>
      <w:marBottom w:val="0"/>
      <w:divBdr>
        <w:top w:val="none" w:sz="0" w:space="0" w:color="auto"/>
        <w:left w:val="none" w:sz="0" w:space="0" w:color="auto"/>
        <w:bottom w:val="none" w:sz="0" w:space="0" w:color="auto"/>
        <w:right w:val="none" w:sz="0" w:space="0" w:color="auto"/>
      </w:divBdr>
    </w:div>
    <w:div w:id="512495451">
      <w:marLeft w:val="640"/>
      <w:marRight w:val="0"/>
      <w:marTop w:val="0"/>
      <w:marBottom w:val="0"/>
      <w:divBdr>
        <w:top w:val="none" w:sz="0" w:space="0" w:color="auto"/>
        <w:left w:val="none" w:sz="0" w:space="0" w:color="auto"/>
        <w:bottom w:val="none" w:sz="0" w:space="0" w:color="auto"/>
        <w:right w:val="none" w:sz="0" w:space="0" w:color="auto"/>
      </w:divBdr>
    </w:div>
    <w:div w:id="512498735">
      <w:marLeft w:val="640"/>
      <w:marRight w:val="0"/>
      <w:marTop w:val="0"/>
      <w:marBottom w:val="0"/>
      <w:divBdr>
        <w:top w:val="none" w:sz="0" w:space="0" w:color="auto"/>
        <w:left w:val="none" w:sz="0" w:space="0" w:color="auto"/>
        <w:bottom w:val="none" w:sz="0" w:space="0" w:color="auto"/>
        <w:right w:val="none" w:sz="0" w:space="0" w:color="auto"/>
      </w:divBdr>
    </w:div>
    <w:div w:id="512573187">
      <w:marLeft w:val="640"/>
      <w:marRight w:val="0"/>
      <w:marTop w:val="0"/>
      <w:marBottom w:val="0"/>
      <w:divBdr>
        <w:top w:val="none" w:sz="0" w:space="0" w:color="auto"/>
        <w:left w:val="none" w:sz="0" w:space="0" w:color="auto"/>
        <w:bottom w:val="none" w:sz="0" w:space="0" w:color="auto"/>
        <w:right w:val="none" w:sz="0" w:space="0" w:color="auto"/>
      </w:divBdr>
    </w:div>
    <w:div w:id="512645158">
      <w:marLeft w:val="640"/>
      <w:marRight w:val="0"/>
      <w:marTop w:val="0"/>
      <w:marBottom w:val="0"/>
      <w:divBdr>
        <w:top w:val="none" w:sz="0" w:space="0" w:color="auto"/>
        <w:left w:val="none" w:sz="0" w:space="0" w:color="auto"/>
        <w:bottom w:val="none" w:sz="0" w:space="0" w:color="auto"/>
        <w:right w:val="none" w:sz="0" w:space="0" w:color="auto"/>
      </w:divBdr>
    </w:div>
    <w:div w:id="512649331">
      <w:marLeft w:val="640"/>
      <w:marRight w:val="0"/>
      <w:marTop w:val="0"/>
      <w:marBottom w:val="0"/>
      <w:divBdr>
        <w:top w:val="none" w:sz="0" w:space="0" w:color="auto"/>
        <w:left w:val="none" w:sz="0" w:space="0" w:color="auto"/>
        <w:bottom w:val="none" w:sz="0" w:space="0" w:color="auto"/>
        <w:right w:val="none" w:sz="0" w:space="0" w:color="auto"/>
      </w:divBdr>
    </w:div>
    <w:div w:id="512769844">
      <w:marLeft w:val="640"/>
      <w:marRight w:val="0"/>
      <w:marTop w:val="0"/>
      <w:marBottom w:val="0"/>
      <w:divBdr>
        <w:top w:val="none" w:sz="0" w:space="0" w:color="auto"/>
        <w:left w:val="none" w:sz="0" w:space="0" w:color="auto"/>
        <w:bottom w:val="none" w:sz="0" w:space="0" w:color="auto"/>
        <w:right w:val="none" w:sz="0" w:space="0" w:color="auto"/>
      </w:divBdr>
    </w:div>
    <w:div w:id="512770318">
      <w:marLeft w:val="640"/>
      <w:marRight w:val="0"/>
      <w:marTop w:val="0"/>
      <w:marBottom w:val="0"/>
      <w:divBdr>
        <w:top w:val="none" w:sz="0" w:space="0" w:color="auto"/>
        <w:left w:val="none" w:sz="0" w:space="0" w:color="auto"/>
        <w:bottom w:val="none" w:sz="0" w:space="0" w:color="auto"/>
        <w:right w:val="none" w:sz="0" w:space="0" w:color="auto"/>
      </w:divBdr>
    </w:div>
    <w:div w:id="512770859">
      <w:marLeft w:val="640"/>
      <w:marRight w:val="0"/>
      <w:marTop w:val="0"/>
      <w:marBottom w:val="0"/>
      <w:divBdr>
        <w:top w:val="none" w:sz="0" w:space="0" w:color="auto"/>
        <w:left w:val="none" w:sz="0" w:space="0" w:color="auto"/>
        <w:bottom w:val="none" w:sz="0" w:space="0" w:color="auto"/>
        <w:right w:val="none" w:sz="0" w:space="0" w:color="auto"/>
      </w:divBdr>
    </w:div>
    <w:div w:id="513031089">
      <w:marLeft w:val="640"/>
      <w:marRight w:val="0"/>
      <w:marTop w:val="0"/>
      <w:marBottom w:val="0"/>
      <w:divBdr>
        <w:top w:val="none" w:sz="0" w:space="0" w:color="auto"/>
        <w:left w:val="none" w:sz="0" w:space="0" w:color="auto"/>
        <w:bottom w:val="none" w:sz="0" w:space="0" w:color="auto"/>
        <w:right w:val="none" w:sz="0" w:space="0" w:color="auto"/>
      </w:divBdr>
    </w:div>
    <w:div w:id="513031859">
      <w:marLeft w:val="640"/>
      <w:marRight w:val="0"/>
      <w:marTop w:val="0"/>
      <w:marBottom w:val="0"/>
      <w:divBdr>
        <w:top w:val="none" w:sz="0" w:space="0" w:color="auto"/>
        <w:left w:val="none" w:sz="0" w:space="0" w:color="auto"/>
        <w:bottom w:val="none" w:sz="0" w:space="0" w:color="auto"/>
        <w:right w:val="none" w:sz="0" w:space="0" w:color="auto"/>
      </w:divBdr>
    </w:div>
    <w:div w:id="513035002">
      <w:marLeft w:val="640"/>
      <w:marRight w:val="0"/>
      <w:marTop w:val="0"/>
      <w:marBottom w:val="0"/>
      <w:divBdr>
        <w:top w:val="none" w:sz="0" w:space="0" w:color="auto"/>
        <w:left w:val="none" w:sz="0" w:space="0" w:color="auto"/>
        <w:bottom w:val="none" w:sz="0" w:space="0" w:color="auto"/>
        <w:right w:val="none" w:sz="0" w:space="0" w:color="auto"/>
      </w:divBdr>
    </w:div>
    <w:div w:id="513108568">
      <w:marLeft w:val="640"/>
      <w:marRight w:val="0"/>
      <w:marTop w:val="0"/>
      <w:marBottom w:val="0"/>
      <w:divBdr>
        <w:top w:val="none" w:sz="0" w:space="0" w:color="auto"/>
        <w:left w:val="none" w:sz="0" w:space="0" w:color="auto"/>
        <w:bottom w:val="none" w:sz="0" w:space="0" w:color="auto"/>
        <w:right w:val="none" w:sz="0" w:space="0" w:color="auto"/>
      </w:divBdr>
    </w:div>
    <w:div w:id="513151066">
      <w:marLeft w:val="640"/>
      <w:marRight w:val="0"/>
      <w:marTop w:val="0"/>
      <w:marBottom w:val="0"/>
      <w:divBdr>
        <w:top w:val="none" w:sz="0" w:space="0" w:color="auto"/>
        <w:left w:val="none" w:sz="0" w:space="0" w:color="auto"/>
        <w:bottom w:val="none" w:sz="0" w:space="0" w:color="auto"/>
        <w:right w:val="none" w:sz="0" w:space="0" w:color="auto"/>
      </w:divBdr>
    </w:div>
    <w:div w:id="513151399">
      <w:marLeft w:val="640"/>
      <w:marRight w:val="0"/>
      <w:marTop w:val="0"/>
      <w:marBottom w:val="0"/>
      <w:divBdr>
        <w:top w:val="none" w:sz="0" w:space="0" w:color="auto"/>
        <w:left w:val="none" w:sz="0" w:space="0" w:color="auto"/>
        <w:bottom w:val="none" w:sz="0" w:space="0" w:color="auto"/>
        <w:right w:val="none" w:sz="0" w:space="0" w:color="auto"/>
      </w:divBdr>
    </w:div>
    <w:div w:id="513226033">
      <w:marLeft w:val="640"/>
      <w:marRight w:val="0"/>
      <w:marTop w:val="0"/>
      <w:marBottom w:val="0"/>
      <w:divBdr>
        <w:top w:val="none" w:sz="0" w:space="0" w:color="auto"/>
        <w:left w:val="none" w:sz="0" w:space="0" w:color="auto"/>
        <w:bottom w:val="none" w:sz="0" w:space="0" w:color="auto"/>
        <w:right w:val="none" w:sz="0" w:space="0" w:color="auto"/>
      </w:divBdr>
    </w:div>
    <w:div w:id="513303028">
      <w:marLeft w:val="640"/>
      <w:marRight w:val="0"/>
      <w:marTop w:val="0"/>
      <w:marBottom w:val="0"/>
      <w:divBdr>
        <w:top w:val="none" w:sz="0" w:space="0" w:color="auto"/>
        <w:left w:val="none" w:sz="0" w:space="0" w:color="auto"/>
        <w:bottom w:val="none" w:sz="0" w:space="0" w:color="auto"/>
        <w:right w:val="none" w:sz="0" w:space="0" w:color="auto"/>
      </w:divBdr>
    </w:div>
    <w:div w:id="513348020">
      <w:marLeft w:val="640"/>
      <w:marRight w:val="0"/>
      <w:marTop w:val="0"/>
      <w:marBottom w:val="0"/>
      <w:divBdr>
        <w:top w:val="none" w:sz="0" w:space="0" w:color="auto"/>
        <w:left w:val="none" w:sz="0" w:space="0" w:color="auto"/>
        <w:bottom w:val="none" w:sz="0" w:space="0" w:color="auto"/>
        <w:right w:val="none" w:sz="0" w:space="0" w:color="auto"/>
      </w:divBdr>
    </w:div>
    <w:div w:id="513349474">
      <w:marLeft w:val="640"/>
      <w:marRight w:val="0"/>
      <w:marTop w:val="0"/>
      <w:marBottom w:val="0"/>
      <w:divBdr>
        <w:top w:val="none" w:sz="0" w:space="0" w:color="auto"/>
        <w:left w:val="none" w:sz="0" w:space="0" w:color="auto"/>
        <w:bottom w:val="none" w:sz="0" w:space="0" w:color="auto"/>
        <w:right w:val="none" w:sz="0" w:space="0" w:color="auto"/>
      </w:divBdr>
    </w:div>
    <w:div w:id="513421165">
      <w:marLeft w:val="640"/>
      <w:marRight w:val="0"/>
      <w:marTop w:val="0"/>
      <w:marBottom w:val="0"/>
      <w:divBdr>
        <w:top w:val="none" w:sz="0" w:space="0" w:color="auto"/>
        <w:left w:val="none" w:sz="0" w:space="0" w:color="auto"/>
        <w:bottom w:val="none" w:sz="0" w:space="0" w:color="auto"/>
        <w:right w:val="none" w:sz="0" w:space="0" w:color="auto"/>
      </w:divBdr>
    </w:div>
    <w:div w:id="513495346">
      <w:marLeft w:val="640"/>
      <w:marRight w:val="0"/>
      <w:marTop w:val="0"/>
      <w:marBottom w:val="0"/>
      <w:divBdr>
        <w:top w:val="none" w:sz="0" w:space="0" w:color="auto"/>
        <w:left w:val="none" w:sz="0" w:space="0" w:color="auto"/>
        <w:bottom w:val="none" w:sz="0" w:space="0" w:color="auto"/>
        <w:right w:val="none" w:sz="0" w:space="0" w:color="auto"/>
      </w:divBdr>
    </w:div>
    <w:div w:id="513544168">
      <w:marLeft w:val="640"/>
      <w:marRight w:val="0"/>
      <w:marTop w:val="0"/>
      <w:marBottom w:val="0"/>
      <w:divBdr>
        <w:top w:val="none" w:sz="0" w:space="0" w:color="auto"/>
        <w:left w:val="none" w:sz="0" w:space="0" w:color="auto"/>
        <w:bottom w:val="none" w:sz="0" w:space="0" w:color="auto"/>
        <w:right w:val="none" w:sz="0" w:space="0" w:color="auto"/>
      </w:divBdr>
    </w:div>
    <w:div w:id="513567989">
      <w:marLeft w:val="640"/>
      <w:marRight w:val="0"/>
      <w:marTop w:val="0"/>
      <w:marBottom w:val="0"/>
      <w:divBdr>
        <w:top w:val="none" w:sz="0" w:space="0" w:color="auto"/>
        <w:left w:val="none" w:sz="0" w:space="0" w:color="auto"/>
        <w:bottom w:val="none" w:sz="0" w:space="0" w:color="auto"/>
        <w:right w:val="none" w:sz="0" w:space="0" w:color="auto"/>
      </w:divBdr>
    </w:div>
    <w:div w:id="513569645">
      <w:marLeft w:val="640"/>
      <w:marRight w:val="0"/>
      <w:marTop w:val="0"/>
      <w:marBottom w:val="0"/>
      <w:divBdr>
        <w:top w:val="none" w:sz="0" w:space="0" w:color="auto"/>
        <w:left w:val="none" w:sz="0" w:space="0" w:color="auto"/>
        <w:bottom w:val="none" w:sz="0" w:space="0" w:color="auto"/>
        <w:right w:val="none" w:sz="0" w:space="0" w:color="auto"/>
      </w:divBdr>
    </w:div>
    <w:div w:id="513570533">
      <w:marLeft w:val="640"/>
      <w:marRight w:val="0"/>
      <w:marTop w:val="0"/>
      <w:marBottom w:val="0"/>
      <w:divBdr>
        <w:top w:val="none" w:sz="0" w:space="0" w:color="auto"/>
        <w:left w:val="none" w:sz="0" w:space="0" w:color="auto"/>
        <w:bottom w:val="none" w:sz="0" w:space="0" w:color="auto"/>
        <w:right w:val="none" w:sz="0" w:space="0" w:color="auto"/>
      </w:divBdr>
    </w:div>
    <w:div w:id="513610185">
      <w:marLeft w:val="640"/>
      <w:marRight w:val="0"/>
      <w:marTop w:val="0"/>
      <w:marBottom w:val="0"/>
      <w:divBdr>
        <w:top w:val="none" w:sz="0" w:space="0" w:color="auto"/>
        <w:left w:val="none" w:sz="0" w:space="0" w:color="auto"/>
        <w:bottom w:val="none" w:sz="0" w:space="0" w:color="auto"/>
        <w:right w:val="none" w:sz="0" w:space="0" w:color="auto"/>
      </w:divBdr>
    </w:div>
    <w:div w:id="513612605">
      <w:marLeft w:val="640"/>
      <w:marRight w:val="0"/>
      <w:marTop w:val="0"/>
      <w:marBottom w:val="0"/>
      <w:divBdr>
        <w:top w:val="none" w:sz="0" w:space="0" w:color="auto"/>
        <w:left w:val="none" w:sz="0" w:space="0" w:color="auto"/>
        <w:bottom w:val="none" w:sz="0" w:space="0" w:color="auto"/>
        <w:right w:val="none" w:sz="0" w:space="0" w:color="auto"/>
      </w:divBdr>
    </w:div>
    <w:div w:id="513763164">
      <w:marLeft w:val="640"/>
      <w:marRight w:val="0"/>
      <w:marTop w:val="0"/>
      <w:marBottom w:val="0"/>
      <w:divBdr>
        <w:top w:val="none" w:sz="0" w:space="0" w:color="auto"/>
        <w:left w:val="none" w:sz="0" w:space="0" w:color="auto"/>
        <w:bottom w:val="none" w:sz="0" w:space="0" w:color="auto"/>
        <w:right w:val="none" w:sz="0" w:space="0" w:color="auto"/>
      </w:divBdr>
    </w:div>
    <w:div w:id="513805632">
      <w:marLeft w:val="640"/>
      <w:marRight w:val="0"/>
      <w:marTop w:val="0"/>
      <w:marBottom w:val="0"/>
      <w:divBdr>
        <w:top w:val="none" w:sz="0" w:space="0" w:color="auto"/>
        <w:left w:val="none" w:sz="0" w:space="0" w:color="auto"/>
        <w:bottom w:val="none" w:sz="0" w:space="0" w:color="auto"/>
        <w:right w:val="none" w:sz="0" w:space="0" w:color="auto"/>
      </w:divBdr>
    </w:div>
    <w:div w:id="513806841">
      <w:marLeft w:val="640"/>
      <w:marRight w:val="0"/>
      <w:marTop w:val="0"/>
      <w:marBottom w:val="0"/>
      <w:divBdr>
        <w:top w:val="none" w:sz="0" w:space="0" w:color="auto"/>
        <w:left w:val="none" w:sz="0" w:space="0" w:color="auto"/>
        <w:bottom w:val="none" w:sz="0" w:space="0" w:color="auto"/>
        <w:right w:val="none" w:sz="0" w:space="0" w:color="auto"/>
      </w:divBdr>
    </w:div>
    <w:div w:id="513809782">
      <w:marLeft w:val="640"/>
      <w:marRight w:val="0"/>
      <w:marTop w:val="0"/>
      <w:marBottom w:val="0"/>
      <w:divBdr>
        <w:top w:val="none" w:sz="0" w:space="0" w:color="auto"/>
        <w:left w:val="none" w:sz="0" w:space="0" w:color="auto"/>
        <w:bottom w:val="none" w:sz="0" w:space="0" w:color="auto"/>
        <w:right w:val="none" w:sz="0" w:space="0" w:color="auto"/>
      </w:divBdr>
    </w:div>
    <w:div w:id="513957473">
      <w:marLeft w:val="640"/>
      <w:marRight w:val="0"/>
      <w:marTop w:val="0"/>
      <w:marBottom w:val="0"/>
      <w:divBdr>
        <w:top w:val="none" w:sz="0" w:space="0" w:color="auto"/>
        <w:left w:val="none" w:sz="0" w:space="0" w:color="auto"/>
        <w:bottom w:val="none" w:sz="0" w:space="0" w:color="auto"/>
        <w:right w:val="none" w:sz="0" w:space="0" w:color="auto"/>
      </w:divBdr>
    </w:div>
    <w:div w:id="513957669">
      <w:marLeft w:val="640"/>
      <w:marRight w:val="0"/>
      <w:marTop w:val="0"/>
      <w:marBottom w:val="0"/>
      <w:divBdr>
        <w:top w:val="none" w:sz="0" w:space="0" w:color="auto"/>
        <w:left w:val="none" w:sz="0" w:space="0" w:color="auto"/>
        <w:bottom w:val="none" w:sz="0" w:space="0" w:color="auto"/>
        <w:right w:val="none" w:sz="0" w:space="0" w:color="auto"/>
      </w:divBdr>
    </w:div>
    <w:div w:id="514001764">
      <w:marLeft w:val="640"/>
      <w:marRight w:val="0"/>
      <w:marTop w:val="0"/>
      <w:marBottom w:val="0"/>
      <w:divBdr>
        <w:top w:val="none" w:sz="0" w:space="0" w:color="auto"/>
        <w:left w:val="none" w:sz="0" w:space="0" w:color="auto"/>
        <w:bottom w:val="none" w:sz="0" w:space="0" w:color="auto"/>
        <w:right w:val="none" w:sz="0" w:space="0" w:color="auto"/>
      </w:divBdr>
    </w:div>
    <w:div w:id="514002412">
      <w:marLeft w:val="640"/>
      <w:marRight w:val="0"/>
      <w:marTop w:val="0"/>
      <w:marBottom w:val="0"/>
      <w:divBdr>
        <w:top w:val="none" w:sz="0" w:space="0" w:color="auto"/>
        <w:left w:val="none" w:sz="0" w:space="0" w:color="auto"/>
        <w:bottom w:val="none" w:sz="0" w:space="0" w:color="auto"/>
        <w:right w:val="none" w:sz="0" w:space="0" w:color="auto"/>
      </w:divBdr>
    </w:div>
    <w:div w:id="514031173">
      <w:marLeft w:val="640"/>
      <w:marRight w:val="0"/>
      <w:marTop w:val="0"/>
      <w:marBottom w:val="0"/>
      <w:divBdr>
        <w:top w:val="none" w:sz="0" w:space="0" w:color="auto"/>
        <w:left w:val="none" w:sz="0" w:space="0" w:color="auto"/>
        <w:bottom w:val="none" w:sz="0" w:space="0" w:color="auto"/>
        <w:right w:val="none" w:sz="0" w:space="0" w:color="auto"/>
      </w:divBdr>
    </w:div>
    <w:div w:id="514031238">
      <w:bodyDiv w:val="1"/>
      <w:marLeft w:val="0"/>
      <w:marRight w:val="0"/>
      <w:marTop w:val="0"/>
      <w:marBottom w:val="0"/>
      <w:divBdr>
        <w:top w:val="none" w:sz="0" w:space="0" w:color="auto"/>
        <w:left w:val="none" w:sz="0" w:space="0" w:color="auto"/>
        <w:bottom w:val="none" w:sz="0" w:space="0" w:color="auto"/>
        <w:right w:val="none" w:sz="0" w:space="0" w:color="auto"/>
      </w:divBdr>
    </w:div>
    <w:div w:id="514073756">
      <w:marLeft w:val="640"/>
      <w:marRight w:val="0"/>
      <w:marTop w:val="0"/>
      <w:marBottom w:val="0"/>
      <w:divBdr>
        <w:top w:val="none" w:sz="0" w:space="0" w:color="auto"/>
        <w:left w:val="none" w:sz="0" w:space="0" w:color="auto"/>
        <w:bottom w:val="none" w:sz="0" w:space="0" w:color="auto"/>
        <w:right w:val="none" w:sz="0" w:space="0" w:color="auto"/>
      </w:divBdr>
    </w:div>
    <w:div w:id="514074037">
      <w:marLeft w:val="640"/>
      <w:marRight w:val="0"/>
      <w:marTop w:val="0"/>
      <w:marBottom w:val="0"/>
      <w:divBdr>
        <w:top w:val="none" w:sz="0" w:space="0" w:color="auto"/>
        <w:left w:val="none" w:sz="0" w:space="0" w:color="auto"/>
        <w:bottom w:val="none" w:sz="0" w:space="0" w:color="auto"/>
        <w:right w:val="none" w:sz="0" w:space="0" w:color="auto"/>
      </w:divBdr>
    </w:div>
    <w:div w:id="514079150">
      <w:marLeft w:val="640"/>
      <w:marRight w:val="0"/>
      <w:marTop w:val="0"/>
      <w:marBottom w:val="0"/>
      <w:divBdr>
        <w:top w:val="none" w:sz="0" w:space="0" w:color="auto"/>
        <w:left w:val="none" w:sz="0" w:space="0" w:color="auto"/>
        <w:bottom w:val="none" w:sz="0" w:space="0" w:color="auto"/>
        <w:right w:val="none" w:sz="0" w:space="0" w:color="auto"/>
      </w:divBdr>
    </w:div>
    <w:div w:id="514269653">
      <w:marLeft w:val="640"/>
      <w:marRight w:val="0"/>
      <w:marTop w:val="0"/>
      <w:marBottom w:val="0"/>
      <w:divBdr>
        <w:top w:val="none" w:sz="0" w:space="0" w:color="auto"/>
        <w:left w:val="none" w:sz="0" w:space="0" w:color="auto"/>
        <w:bottom w:val="none" w:sz="0" w:space="0" w:color="auto"/>
        <w:right w:val="none" w:sz="0" w:space="0" w:color="auto"/>
      </w:divBdr>
    </w:div>
    <w:div w:id="514422871">
      <w:marLeft w:val="640"/>
      <w:marRight w:val="0"/>
      <w:marTop w:val="0"/>
      <w:marBottom w:val="0"/>
      <w:divBdr>
        <w:top w:val="none" w:sz="0" w:space="0" w:color="auto"/>
        <w:left w:val="none" w:sz="0" w:space="0" w:color="auto"/>
        <w:bottom w:val="none" w:sz="0" w:space="0" w:color="auto"/>
        <w:right w:val="none" w:sz="0" w:space="0" w:color="auto"/>
      </w:divBdr>
    </w:div>
    <w:div w:id="514539740">
      <w:marLeft w:val="640"/>
      <w:marRight w:val="0"/>
      <w:marTop w:val="0"/>
      <w:marBottom w:val="0"/>
      <w:divBdr>
        <w:top w:val="none" w:sz="0" w:space="0" w:color="auto"/>
        <w:left w:val="none" w:sz="0" w:space="0" w:color="auto"/>
        <w:bottom w:val="none" w:sz="0" w:space="0" w:color="auto"/>
        <w:right w:val="none" w:sz="0" w:space="0" w:color="auto"/>
      </w:divBdr>
    </w:div>
    <w:div w:id="514803053">
      <w:marLeft w:val="640"/>
      <w:marRight w:val="0"/>
      <w:marTop w:val="0"/>
      <w:marBottom w:val="0"/>
      <w:divBdr>
        <w:top w:val="none" w:sz="0" w:space="0" w:color="auto"/>
        <w:left w:val="none" w:sz="0" w:space="0" w:color="auto"/>
        <w:bottom w:val="none" w:sz="0" w:space="0" w:color="auto"/>
        <w:right w:val="none" w:sz="0" w:space="0" w:color="auto"/>
      </w:divBdr>
    </w:div>
    <w:div w:id="515118531">
      <w:marLeft w:val="640"/>
      <w:marRight w:val="0"/>
      <w:marTop w:val="0"/>
      <w:marBottom w:val="0"/>
      <w:divBdr>
        <w:top w:val="none" w:sz="0" w:space="0" w:color="auto"/>
        <w:left w:val="none" w:sz="0" w:space="0" w:color="auto"/>
        <w:bottom w:val="none" w:sz="0" w:space="0" w:color="auto"/>
        <w:right w:val="none" w:sz="0" w:space="0" w:color="auto"/>
      </w:divBdr>
    </w:div>
    <w:div w:id="515196664">
      <w:marLeft w:val="640"/>
      <w:marRight w:val="0"/>
      <w:marTop w:val="0"/>
      <w:marBottom w:val="0"/>
      <w:divBdr>
        <w:top w:val="none" w:sz="0" w:space="0" w:color="auto"/>
        <w:left w:val="none" w:sz="0" w:space="0" w:color="auto"/>
        <w:bottom w:val="none" w:sz="0" w:space="0" w:color="auto"/>
        <w:right w:val="none" w:sz="0" w:space="0" w:color="auto"/>
      </w:divBdr>
    </w:div>
    <w:div w:id="515313567">
      <w:marLeft w:val="640"/>
      <w:marRight w:val="0"/>
      <w:marTop w:val="0"/>
      <w:marBottom w:val="0"/>
      <w:divBdr>
        <w:top w:val="none" w:sz="0" w:space="0" w:color="auto"/>
        <w:left w:val="none" w:sz="0" w:space="0" w:color="auto"/>
        <w:bottom w:val="none" w:sz="0" w:space="0" w:color="auto"/>
        <w:right w:val="none" w:sz="0" w:space="0" w:color="auto"/>
      </w:divBdr>
    </w:div>
    <w:div w:id="515315586">
      <w:marLeft w:val="640"/>
      <w:marRight w:val="0"/>
      <w:marTop w:val="0"/>
      <w:marBottom w:val="0"/>
      <w:divBdr>
        <w:top w:val="none" w:sz="0" w:space="0" w:color="auto"/>
        <w:left w:val="none" w:sz="0" w:space="0" w:color="auto"/>
        <w:bottom w:val="none" w:sz="0" w:space="0" w:color="auto"/>
        <w:right w:val="none" w:sz="0" w:space="0" w:color="auto"/>
      </w:divBdr>
    </w:div>
    <w:div w:id="515340506">
      <w:marLeft w:val="640"/>
      <w:marRight w:val="0"/>
      <w:marTop w:val="0"/>
      <w:marBottom w:val="0"/>
      <w:divBdr>
        <w:top w:val="none" w:sz="0" w:space="0" w:color="auto"/>
        <w:left w:val="none" w:sz="0" w:space="0" w:color="auto"/>
        <w:bottom w:val="none" w:sz="0" w:space="0" w:color="auto"/>
        <w:right w:val="none" w:sz="0" w:space="0" w:color="auto"/>
      </w:divBdr>
    </w:div>
    <w:div w:id="515388793">
      <w:marLeft w:val="640"/>
      <w:marRight w:val="0"/>
      <w:marTop w:val="0"/>
      <w:marBottom w:val="0"/>
      <w:divBdr>
        <w:top w:val="none" w:sz="0" w:space="0" w:color="auto"/>
        <w:left w:val="none" w:sz="0" w:space="0" w:color="auto"/>
        <w:bottom w:val="none" w:sz="0" w:space="0" w:color="auto"/>
        <w:right w:val="none" w:sz="0" w:space="0" w:color="auto"/>
      </w:divBdr>
    </w:div>
    <w:div w:id="515460421">
      <w:marLeft w:val="640"/>
      <w:marRight w:val="0"/>
      <w:marTop w:val="0"/>
      <w:marBottom w:val="0"/>
      <w:divBdr>
        <w:top w:val="none" w:sz="0" w:space="0" w:color="auto"/>
        <w:left w:val="none" w:sz="0" w:space="0" w:color="auto"/>
        <w:bottom w:val="none" w:sz="0" w:space="0" w:color="auto"/>
        <w:right w:val="none" w:sz="0" w:space="0" w:color="auto"/>
      </w:divBdr>
    </w:div>
    <w:div w:id="515462521">
      <w:marLeft w:val="640"/>
      <w:marRight w:val="0"/>
      <w:marTop w:val="0"/>
      <w:marBottom w:val="0"/>
      <w:divBdr>
        <w:top w:val="none" w:sz="0" w:space="0" w:color="auto"/>
        <w:left w:val="none" w:sz="0" w:space="0" w:color="auto"/>
        <w:bottom w:val="none" w:sz="0" w:space="0" w:color="auto"/>
        <w:right w:val="none" w:sz="0" w:space="0" w:color="auto"/>
      </w:divBdr>
    </w:div>
    <w:div w:id="515465110">
      <w:marLeft w:val="640"/>
      <w:marRight w:val="0"/>
      <w:marTop w:val="0"/>
      <w:marBottom w:val="0"/>
      <w:divBdr>
        <w:top w:val="none" w:sz="0" w:space="0" w:color="auto"/>
        <w:left w:val="none" w:sz="0" w:space="0" w:color="auto"/>
        <w:bottom w:val="none" w:sz="0" w:space="0" w:color="auto"/>
        <w:right w:val="none" w:sz="0" w:space="0" w:color="auto"/>
      </w:divBdr>
    </w:div>
    <w:div w:id="515576918">
      <w:marLeft w:val="640"/>
      <w:marRight w:val="0"/>
      <w:marTop w:val="0"/>
      <w:marBottom w:val="0"/>
      <w:divBdr>
        <w:top w:val="none" w:sz="0" w:space="0" w:color="auto"/>
        <w:left w:val="none" w:sz="0" w:space="0" w:color="auto"/>
        <w:bottom w:val="none" w:sz="0" w:space="0" w:color="auto"/>
        <w:right w:val="none" w:sz="0" w:space="0" w:color="auto"/>
      </w:divBdr>
    </w:div>
    <w:div w:id="515577364">
      <w:marLeft w:val="640"/>
      <w:marRight w:val="0"/>
      <w:marTop w:val="0"/>
      <w:marBottom w:val="0"/>
      <w:divBdr>
        <w:top w:val="none" w:sz="0" w:space="0" w:color="auto"/>
        <w:left w:val="none" w:sz="0" w:space="0" w:color="auto"/>
        <w:bottom w:val="none" w:sz="0" w:space="0" w:color="auto"/>
        <w:right w:val="none" w:sz="0" w:space="0" w:color="auto"/>
      </w:divBdr>
    </w:div>
    <w:div w:id="515581527">
      <w:marLeft w:val="640"/>
      <w:marRight w:val="0"/>
      <w:marTop w:val="0"/>
      <w:marBottom w:val="0"/>
      <w:divBdr>
        <w:top w:val="none" w:sz="0" w:space="0" w:color="auto"/>
        <w:left w:val="none" w:sz="0" w:space="0" w:color="auto"/>
        <w:bottom w:val="none" w:sz="0" w:space="0" w:color="auto"/>
        <w:right w:val="none" w:sz="0" w:space="0" w:color="auto"/>
      </w:divBdr>
    </w:div>
    <w:div w:id="515660847">
      <w:marLeft w:val="640"/>
      <w:marRight w:val="0"/>
      <w:marTop w:val="0"/>
      <w:marBottom w:val="0"/>
      <w:divBdr>
        <w:top w:val="none" w:sz="0" w:space="0" w:color="auto"/>
        <w:left w:val="none" w:sz="0" w:space="0" w:color="auto"/>
        <w:bottom w:val="none" w:sz="0" w:space="0" w:color="auto"/>
        <w:right w:val="none" w:sz="0" w:space="0" w:color="auto"/>
      </w:divBdr>
    </w:div>
    <w:div w:id="515732415">
      <w:marLeft w:val="640"/>
      <w:marRight w:val="0"/>
      <w:marTop w:val="0"/>
      <w:marBottom w:val="0"/>
      <w:divBdr>
        <w:top w:val="none" w:sz="0" w:space="0" w:color="auto"/>
        <w:left w:val="none" w:sz="0" w:space="0" w:color="auto"/>
        <w:bottom w:val="none" w:sz="0" w:space="0" w:color="auto"/>
        <w:right w:val="none" w:sz="0" w:space="0" w:color="auto"/>
      </w:divBdr>
    </w:div>
    <w:div w:id="515847727">
      <w:marLeft w:val="640"/>
      <w:marRight w:val="0"/>
      <w:marTop w:val="0"/>
      <w:marBottom w:val="0"/>
      <w:divBdr>
        <w:top w:val="none" w:sz="0" w:space="0" w:color="auto"/>
        <w:left w:val="none" w:sz="0" w:space="0" w:color="auto"/>
        <w:bottom w:val="none" w:sz="0" w:space="0" w:color="auto"/>
        <w:right w:val="none" w:sz="0" w:space="0" w:color="auto"/>
      </w:divBdr>
    </w:div>
    <w:div w:id="515922930">
      <w:marLeft w:val="640"/>
      <w:marRight w:val="0"/>
      <w:marTop w:val="0"/>
      <w:marBottom w:val="0"/>
      <w:divBdr>
        <w:top w:val="none" w:sz="0" w:space="0" w:color="auto"/>
        <w:left w:val="none" w:sz="0" w:space="0" w:color="auto"/>
        <w:bottom w:val="none" w:sz="0" w:space="0" w:color="auto"/>
        <w:right w:val="none" w:sz="0" w:space="0" w:color="auto"/>
      </w:divBdr>
    </w:div>
    <w:div w:id="515929144">
      <w:marLeft w:val="640"/>
      <w:marRight w:val="0"/>
      <w:marTop w:val="0"/>
      <w:marBottom w:val="0"/>
      <w:divBdr>
        <w:top w:val="none" w:sz="0" w:space="0" w:color="auto"/>
        <w:left w:val="none" w:sz="0" w:space="0" w:color="auto"/>
        <w:bottom w:val="none" w:sz="0" w:space="0" w:color="auto"/>
        <w:right w:val="none" w:sz="0" w:space="0" w:color="auto"/>
      </w:divBdr>
    </w:div>
    <w:div w:id="515996159">
      <w:marLeft w:val="640"/>
      <w:marRight w:val="0"/>
      <w:marTop w:val="0"/>
      <w:marBottom w:val="0"/>
      <w:divBdr>
        <w:top w:val="none" w:sz="0" w:space="0" w:color="auto"/>
        <w:left w:val="none" w:sz="0" w:space="0" w:color="auto"/>
        <w:bottom w:val="none" w:sz="0" w:space="0" w:color="auto"/>
        <w:right w:val="none" w:sz="0" w:space="0" w:color="auto"/>
      </w:divBdr>
    </w:div>
    <w:div w:id="516041895">
      <w:marLeft w:val="640"/>
      <w:marRight w:val="0"/>
      <w:marTop w:val="0"/>
      <w:marBottom w:val="0"/>
      <w:divBdr>
        <w:top w:val="none" w:sz="0" w:space="0" w:color="auto"/>
        <w:left w:val="none" w:sz="0" w:space="0" w:color="auto"/>
        <w:bottom w:val="none" w:sz="0" w:space="0" w:color="auto"/>
        <w:right w:val="none" w:sz="0" w:space="0" w:color="auto"/>
      </w:divBdr>
    </w:div>
    <w:div w:id="516310995">
      <w:marLeft w:val="640"/>
      <w:marRight w:val="0"/>
      <w:marTop w:val="0"/>
      <w:marBottom w:val="0"/>
      <w:divBdr>
        <w:top w:val="none" w:sz="0" w:space="0" w:color="auto"/>
        <w:left w:val="none" w:sz="0" w:space="0" w:color="auto"/>
        <w:bottom w:val="none" w:sz="0" w:space="0" w:color="auto"/>
        <w:right w:val="none" w:sz="0" w:space="0" w:color="auto"/>
      </w:divBdr>
    </w:div>
    <w:div w:id="516315876">
      <w:marLeft w:val="640"/>
      <w:marRight w:val="0"/>
      <w:marTop w:val="0"/>
      <w:marBottom w:val="0"/>
      <w:divBdr>
        <w:top w:val="none" w:sz="0" w:space="0" w:color="auto"/>
        <w:left w:val="none" w:sz="0" w:space="0" w:color="auto"/>
        <w:bottom w:val="none" w:sz="0" w:space="0" w:color="auto"/>
        <w:right w:val="none" w:sz="0" w:space="0" w:color="auto"/>
      </w:divBdr>
    </w:div>
    <w:div w:id="516426859">
      <w:marLeft w:val="640"/>
      <w:marRight w:val="0"/>
      <w:marTop w:val="0"/>
      <w:marBottom w:val="0"/>
      <w:divBdr>
        <w:top w:val="none" w:sz="0" w:space="0" w:color="auto"/>
        <w:left w:val="none" w:sz="0" w:space="0" w:color="auto"/>
        <w:bottom w:val="none" w:sz="0" w:space="0" w:color="auto"/>
        <w:right w:val="none" w:sz="0" w:space="0" w:color="auto"/>
      </w:divBdr>
    </w:div>
    <w:div w:id="516427127">
      <w:marLeft w:val="640"/>
      <w:marRight w:val="0"/>
      <w:marTop w:val="0"/>
      <w:marBottom w:val="0"/>
      <w:divBdr>
        <w:top w:val="none" w:sz="0" w:space="0" w:color="auto"/>
        <w:left w:val="none" w:sz="0" w:space="0" w:color="auto"/>
        <w:bottom w:val="none" w:sz="0" w:space="0" w:color="auto"/>
        <w:right w:val="none" w:sz="0" w:space="0" w:color="auto"/>
      </w:divBdr>
    </w:div>
    <w:div w:id="516503793">
      <w:marLeft w:val="640"/>
      <w:marRight w:val="0"/>
      <w:marTop w:val="0"/>
      <w:marBottom w:val="0"/>
      <w:divBdr>
        <w:top w:val="none" w:sz="0" w:space="0" w:color="auto"/>
        <w:left w:val="none" w:sz="0" w:space="0" w:color="auto"/>
        <w:bottom w:val="none" w:sz="0" w:space="0" w:color="auto"/>
        <w:right w:val="none" w:sz="0" w:space="0" w:color="auto"/>
      </w:divBdr>
    </w:div>
    <w:div w:id="516577894">
      <w:marLeft w:val="640"/>
      <w:marRight w:val="0"/>
      <w:marTop w:val="0"/>
      <w:marBottom w:val="0"/>
      <w:divBdr>
        <w:top w:val="none" w:sz="0" w:space="0" w:color="auto"/>
        <w:left w:val="none" w:sz="0" w:space="0" w:color="auto"/>
        <w:bottom w:val="none" w:sz="0" w:space="0" w:color="auto"/>
        <w:right w:val="none" w:sz="0" w:space="0" w:color="auto"/>
      </w:divBdr>
    </w:div>
    <w:div w:id="516579230">
      <w:marLeft w:val="640"/>
      <w:marRight w:val="0"/>
      <w:marTop w:val="0"/>
      <w:marBottom w:val="0"/>
      <w:divBdr>
        <w:top w:val="none" w:sz="0" w:space="0" w:color="auto"/>
        <w:left w:val="none" w:sz="0" w:space="0" w:color="auto"/>
        <w:bottom w:val="none" w:sz="0" w:space="0" w:color="auto"/>
        <w:right w:val="none" w:sz="0" w:space="0" w:color="auto"/>
      </w:divBdr>
    </w:div>
    <w:div w:id="516584342">
      <w:marLeft w:val="640"/>
      <w:marRight w:val="0"/>
      <w:marTop w:val="0"/>
      <w:marBottom w:val="0"/>
      <w:divBdr>
        <w:top w:val="none" w:sz="0" w:space="0" w:color="auto"/>
        <w:left w:val="none" w:sz="0" w:space="0" w:color="auto"/>
        <w:bottom w:val="none" w:sz="0" w:space="0" w:color="auto"/>
        <w:right w:val="none" w:sz="0" w:space="0" w:color="auto"/>
      </w:divBdr>
    </w:div>
    <w:div w:id="516623589">
      <w:marLeft w:val="640"/>
      <w:marRight w:val="0"/>
      <w:marTop w:val="0"/>
      <w:marBottom w:val="0"/>
      <w:divBdr>
        <w:top w:val="none" w:sz="0" w:space="0" w:color="auto"/>
        <w:left w:val="none" w:sz="0" w:space="0" w:color="auto"/>
        <w:bottom w:val="none" w:sz="0" w:space="0" w:color="auto"/>
        <w:right w:val="none" w:sz="0" w:space="0" w:color="auto"/>
      </w:divBdr>
    </w:div>
    <w:div w:id="516625119">
      <w:marLeft w:val="640"/>
      <w:marRight w:val="0"/>
      <w:marTop w:val="0"/>
      <w:marBottom w:val="0"/>
      <w:divBdr>
        <w:top w:val="none" w:sz="0" w:space="0" w:color="auto"/>
        <w:left w:val="none" w:sz="0" w:space="0" w:color="auto"/>
        <w:bottom w:val="none" w:sz="0" w:space="0" w:color="auto"/>
        <w:right w:val="none" w:sz="0" w:space="0" w:color="auto"/>
      </w:divBdr>
    </w:div>
    <w:div w:id="516650867">
      <w:marLeft w:val="640"/>
      <w:marRight w:val="0"/>
      <w:marTop w:val="0"/>
      <w:marBottom w:val="0"/>
      <w:divBdr>
        <w:top w:val="none" w:sz="0" w:space="0" w:color="auto"/>
        <w:left w:val="none" w:sz="0" w:space="0" w:color="auto"/>
        <w:bottom w:val="none" w:sz="0" w:space="0" w:color="auto"/>
        <w:right w:val="none" w:sz="0" w:space="0" w:color="auto"/>
      </w:divBdr>
    </w:div>
    <w:div w:id="516652992">
      <w:marLeft w:val="640"/>
      <w:marRight w:val="0"/>
      <w:marTop w:val="0"/>
      <w:marBottom w:val="0"/>
      <w:divBdr>
        <w:top w:val="none" w:sz="0" w:space="0" w:color="auto"/>
        <w:left w:val="none" w:sz="0" w:space="0" w:color="auto"/>
        <w:bottom w:val="none" w:sz="0" w:space="0" w:color="auto"/>
        <w:right w:val="none" w:sz="0" w:space="0" w:color="auto"/>
      </w:divBdr>
    </w:div>
    <w:div w:id="516774663">
      <w:marLeft w:val="640"/>
      <w:marRight w:val="0"/>
      <w:marTop w:val="0"/>
      <w:marBottom w:val="0"/>
      <w:divBdr>
        <w:top w:val="none" w:sz="0" w:space="0" w:color="auto"/>
        <w:left w:val="none" w:sz="0" w:space="0" w:color="auto"/>
        <w:bottom w:val="none" w:sz="0" w:space="0" w:color="auto"/>
        <w:right w:val="none" w:sz="0" w:space="0" w:color="auto"/>
      </w:divBdr>
    </w:div>
    <w:div w:id="516774871">
      <w:marLeft w:val="640"/>
      <w:marRight w:val="0"/>
      <w:marTop w:val="0"/>
      <w:marBottom w:val="0"/>
      <w:divBdr>
        <w:top w:val="none" w:sz="0" w:space="0" w:color="auto"/>
        <w:left w:val="none" w:sz="0" w:space="0" w:color="auto"/>
        <w:bottom w:val="none" w:sz="0" w:space="0" w:color="auto"/>
        <w:right w:val="none" w:sz="0" w:space="0" w:color="auto"/>
      </w:divBdr>
    </w:div>
    <w:div w:id="516887504">
      <w:marLeft w:val="640"/>
      <w:marRight w:val="0"/>
      <w:marTop w:val="0"/>
      <w:marBottom w:val="0"/>
      <w:divBdr>
        <w:top w:val="none" w:sz="0" w:space="0" w:color="auto"/>
        <w:left w:val="none" w:sz="0" w:space="0" w:color="auto"/>
        <w:bottom w:val="none" w:sz="0" w:space="0" w:color="auto"/>
        <w:right w:val="none" w:sz="0" w:space="0" w:color="auto"/>
      </w:divBdr>
    </w:div>
    <w:div w:id="516895676">
      <w:marLeft w:val="640"/>
      <w:marRight w:val="0"/>
      <w:marTop w:val="0"/>
      <w:marBottom w:val="0"/>
      <w:divBdr>
        <w:top w:val="none" w:sz="0" w:space="0" w:color="auto"/>
        <w:left w:val="none" w:sz="0" w:space="0" w:color="auto"/>
        <w:bottom w:val="none" w:sz="0" w:space="0" w:color="auto"/>
        <w:right w:val="none" w:sz="0" w:space="0" w:color="auto"/>
      </w:divBdr>
    </w:div>
    <w:div w:id="516962372">
      <w:marLeft w:val="640"/>
      <w:marRight w:val="0"/>
      <w:marTop w:val="0"/>
      <w:marBottom w:val="0"/>
      <w:divBdr>
        <w:top w:val="none" w:sz="0" w:space="0" w:color="auto"/>
        <w:left w:val="none" w:sz="0" w:space="0" w:color="auto"/>
        <w:bottom w:val="none" w:sz="0" w:space="0" w:color="auto"/>
        <w:right w:val="none" w:sz="0" w:space="0" w:color="auto"/>
      </w:divBdr>
    </w:div>
    <w:div w:id="517084085">
      <w:marLeft w:val="640"/>
      <w:marRight w:val="0"/>
      <w:marTop w:val="0"/>
      <w:marBottom w:val="0"/>
      <w:divBdr>
        <w:top w:val="none" w:sz="0" w:space="0" w:color="auto"/>
        <w:left w:val="none" w:sz="0" w:space="0" w:color="auto"/>
        <w:bottom w:val="none" w:sz="0" w:space="0" w:color="auto"/>
        <w:right w:val="none" w:sz="0" w:space="0" w:color="auto"/>
      </w:divBdr>
    </w:div>
    <w:div w:id="517089504">
      <w:marLeft w:val="480"/>
      <w:marRight w:val="0"/>
      <w:marTop w:val="0"/>
      <w:marBottom w:val="0"/>
      <w:divBdr>
        <w:top w:val="none" w:sz="0" w:space="0" w:color="auto"/>
        <w:left w:val="none" w:sz="0" w:space="0" w:color="auto"/>
        <w:bottom w:val="none" w:sz="0" w:space="0" w:color="auto"/>
        <w:right w:val="none" w:sz="0" w:space="0" w:color="auto"/>
      </w:divBdr>
    </w:div>
    <w:div w:id="517282431">
      <w:marLeft w:val="640"/>
      <w:marRight w:val="0"/>
      <w:marTop w:val="0"/>
      <w:marBottom w:val="0"/>
      <w:divBdr>
        <w:top w:val="none" w:sz="0" w:space="0" w:color="auto"/>
        <w:left w:val="none" w:sz="0" w:space="0" w:color="auto"/>
        <w:bottom w:val="none" w:sz="0" w:space="0" w:color="auto"/>
        <w:right w:val="none" w:sz="0" w:space="0" w:color="auto"/>
      </w:divBdr>
    </w:div>
    <w:div w:id="517426953">
      <w:marLeft w:val="640"/>
      <w:marRight w:val="0"/>
      <w:marTop w:val="0"/>
      <w:marBottom w:val="0"/>
      <w:divBdr>
        <w:top w:val="none" w:sz="0" w:space="0" w:color="auto"/>
        <w:left w:val="none" w:sz="0" w:space="0" w:color="auto"/>
        <w:bottom w:val="none" w:sz="0" w:space="0" w:color="auto"/>
        <w:right w:val="none" w:sz="0" w:space="0" w:color="auto"/>
      </w:divBdr>
    </w:div>
    <w:div w:id="517500228">
      <w:marLeft w:val="640"/>
      <w:marRight w:val="0"/>
      <w:marTop w:val="0"/>
      <w:marBottom w:val="0"/>
      <w:divBdr>
        <w:top w:val="none" w:sz="0" w:space="0" w:color="auto"/>
        <w:left w:val="none" w:sz="0" w:space="0" w:color="auto"/>
        <w:bottom w:val="none" w:sz="0" w:space="0" w:color="auto"/>
        <w:right w:val="none" w:sz="0" w:space="0" w:color="auto"/>
      </w:divBdr>
    </w:div>
    <w:div w:id="517503862">
      <w:marLeft w:val="640"/>
      <w:marRight w:val="0"/>
      <w:marTop w:val="0"/>
      <w:marBottom w:val="0"/>
      <w:divBdr>
        <w:top w:val="none" w:sz="0" w:space="0" w:color="auto"/>
        <w:left w:val="none" w:sz="0" w:space="0" w:color="auto"/>
        <w:bottom w:val="none" w:sz="0" w:space="0" w:color="auto"/>
        <w:right w:val="none" w:sz="0" w:space="0" w:color="auto"/>
      </w:divBdr>
    </w:div>
    <w:div w:id="517542686">
      <w:marLeft w:val="640"/>
      <w:marRight w:val="0"/>
      <w:marTop w:val="0"/>
      <w:marBottom w:val="0"/>
      <w:divBdr>
        <w:top w:val="none" w:sz="0" w:space="0" w:color="auto"/>
        <w:left w:val="none" w:sz="0" w:space="0" w:color="auto"/>
        <w:bottom w:val="none" w:sz="0" w:space="0" w:color="auto"/>
        <w:right w:val="none" w:sz="0" w:space="0" w:color="auto"/>
      </w:divBdr>
    </w:div>
    <w:div w:id="517621101">
      <w:marLeft w:val="640"/>
      <w:marRight w:val="0"/>
      <w:marTop w:val="0"/>
      <w:marBottom w:val="0"/>
      <w:divBdr>
        <w:top w:val="none" w:sz="0" w:space="0" w:color="auto"/>
        <w:left w:val="none" w:sz="0" w:space="0" w:color="auto"/>
        <w:bottom w:val="none" w:sz="0" w:space="0" w:color="auto"/>
        <w:right w:val="none" w:sz="0" w:space="0" w:color="auto"/>
      </w:divBdr>
    </w:div>
    <w:div w:id="517622451">
      <w:marLeft w:val="640"/>
      <w:marRight w:val="0"/>
      <w:marTop w:val="0"/>
      <w:marBottom w:val="0"/>
      <w:divBdr>
        <w:top w:val="none" w:sz="0" w:space="0" w:color="auto"/>
        <w:left w:val="none" w:sz="0" w:space="0" w:color="auto"/>
        <w:bottom w:val="none" w:sz="0" w:space="0" w:color="auto"/>
        <w:right w:val="none" w:sz="0" w:space="0" w:color="auto"/>
      </w:divBdr>
    </w:div>
    <w:div w:id="517624957">
      <w:marLeft w:val="640"/>
      <w:marRight w:val="0"/>
      <w:marTop w:val="0"/>
      <w:marBottom w:val="0"/>
      <w:divBdr>
        <w:top w:val="none" w:sz="0" w:space="0" w:color="auto"/>
        <w:left w:val="none" w:sz="0" w:space="0" w:color="auto"/>
        <w:bottom w:val="none" w:sz="0" w:space="0" w:color="auto"/>
        <w:right w:val="none" w:sz="0" w:space="0" w:color="auto"/>
      </w:divBdr>
    </w:div>
    <w:div w:id="517694530">
      <w:marLeft w:val="640"/>
      <w:marRight w:val="0"/>
      <w:marTop w:val="0"/>
      <w:marBottom w:val="0"/>
      <w:divBdr>
        <w:top w:val="none" w:sz="0" w:space="0" w:color="auto"/>
        <w:left w:val="none" w:sz="0" w:space="0" w:color="auto"/>
        <w:bottom w:val="none" w:sz="0" w:space="0" w:color="auto"/>
        <w:right w:val="none" w:sz="0" w:space="0" w:color="auto"/>
      </w:divBdr>
    </w:div>
    <w:div w:id="517699744">
      <w:marLeft w:val="640"/>
      <w:marRight w:val="0"/>
      <w:marTop w:val="0"/>
      <w:marBottom w:val="0"/>
      <w:divBdr>
        <w:top w:val="none" w:sz="0" w:space="0" w:color="auto"/>
        <w:left w:val="none" w:sz="0" w:space="0" w:color="auto"/>
        <w:bottom w:val="none" w:sz="0" w:space="0" w:color="auto"/>
        <w:right w:val="none" w:sz="0" w:space="0" w:color="auto"/>
      </w:divBdr>
    </w:div>
    <w:div w:id="517819253">
      <w:marLeft w:val="640"/>
      <w:marRight w:val="0"/>
      <w:marTop w:val="0"/>
      <w:marBottom w:val="0"/>
      <w:divBdr>
        <w:top w:val="none" w:sz="0" w:space="0" w:color="auto"/>
        <w:left w:val="none" w:sz="0" w:space="0" w:color="auto"/>
        <w:bottom w:val="none" w:sz="0" w:space="0" w:color="auto"/>
        <w:right w:val="none" w:sz="0" w:space="0" w:color="auto"/>
      </w:divBdr>
    </w:div>
    <w:div w:id="517888912">
      <w:marLeft w:val="640"/>
      <w:marRight w:val="0"/>
      <w:marTop w:val="0"/>
      <w:marBottom w:val="0"/>
      <w:divBdr>
        <w:top w:val="none" w:sz="0" w:space="0" w:color="auto"/>
        <w:left w:val="none" w:sz="0" w:space="0" w:color="auto"/>
        <w:bottom w:val="none" w:sz="0" w:space="0" w:color="auto"/>
        <w:right w:val="none" w:sz="0" w:space="0" w:color="auto"/>
      </w:divBdr>
    </w:div>
    <w:div w:id="517932746">
      <w:marLeft w:val="640"/>
      <w:marRight w:val="0"/>
      <w:marTop w:val="0"/>
      <w:marBottom w:val="0"/>
      <w:divBdr>
        <w:top w:val="none" w:sz="0" w:space="0" w:color="auto"/>
        <w:left w:val="none" w:sz="0" w:space="0" w:color="auto"/>
        <w:bottom w:val="none" w:sz="0" w:space="0" w:color="auto"/>
        <w:right w:val="none" w:sz="0" w:space="0" w:color="auto"/>
      </w:divBdr>
    </w:div>
    <w:div w:id="518155357">
      <w:marLeft w:val="640"/>
      <w:marRight w:val="0"/>
      <w:marTop w:val="0"/>
      <w:marBottom w:val="0"/>
      <w:divBdr>
        <w:top w:val="none" w:sz="0" w:space="0" w:color="auto"/>
        <w:left w:val="none" w:sz="0" w:space="0" w:color="auto"/>
        <w:bottom w:val="none" w:sz="0" w:space="0" w:color="auto"/>
        <w:right w:val="none" w:sz="0" w:space="0" w:color="auto"/>
      </w:divBdr>
    </w:div>
    <w:div w:id="518206107">
      <w:marLeft w:val="640"/>
      <w:marRight w:val="0"/>
      <w:marTop w:val="0"/>
      <w:marBottom w:val="0"/>
      <w:divBdr>
        <w:top w:val="none" w:sz="0" w:space="0" w:color="auto"/>
        <w:left w:val="none" w:sz="0" w:space="0" w:color="auto"/>
        <w:bottom w:val="none" w:sz="0" w:space="0" w:color="auto"/>
        <w:right w:val="none" w:sz="0" w:space="0" w:color="auto"/>
      </w:divBdr>
    </w:div>
    <w:div w:id="518353928">
      <w:marLeft w:val="640"/>
      <w:marRight w:val="0"/>
      <w:marTop w:val="0"/>
      <w:marBottom w:val="0"/>
      <w:divBdr>
        <w:top w:val="none" w:sz="0" w:space="0" w:color="auto"/>
        <w:left w:val="none" w:sz="0" w:space="0" w:color="auto"/>
        <w:bottom w:val="none" w:sz="0" w:space="0" w:color="auto"/>
        <w:right w:val="none" w:sz="0" w:space="0" w:color="auto"/>
      </w:divBdr>
    </w:div>
    <w:div w:id="518354852">
      <w:marLeft w:val="640"/>
      <w:marRight w:val="0"/>
      <w:marTop w:val="0"/>
      <w:marBottom w:val="0"/>
      <w:divBdr>
        <w:top w:val="none" w:sz="0" w:space="0" w:color="auto"/>
        <w:left w:val="none" w:sz="0" w:space="0" w:color="auto"/>
        <w:bottom w:val="none" w:sz="0" w:space="0" w:color="auto"/>
        <w:right w:val="none" w:sz="0" w:space="0" w:color="auto"/>
      </w:divBdr>
    </w:div>
    <w:div w:id="518356206">
      <w:marLeft w:val="640"/>
      <w:marRight w:val="0"/>
      <w:marTop w:val="0"/>
      <w:marBottom w:val="0"/>
      <w:divBdr>
        <w:top w:val="none" w:sz="0" w:space="0" w:color="auto"/>
        <w:left w:val="none" w:sz="0" w:space="0" w:color="auto"/>
        <w:bottom w:val="none" w:sz="0" w:space="0" w:color="auto"/>
        <w:right w:val="none" w:sz="0" w:space="0" w:color="auto"/>
      </w:divBdr>
    </w:div>
    <w:div w:id="518390646">
      <w:marLeft w:val="640"/>
      <w:marRight w:val="0"/>
      <w:marTop w:val="0"/>
      <w:marBottom w:val="0"/>
      <w:divBdr>
        <w:top w:val="none" w:sz="0" w:space="0" w:color="auto"/>
        <w:left w:val="none" w:sz="0" w:space="0" w:color="auto"/>
        <w:bottom w:val="none" w:sz="0" w:space="0" w:color="auto"/>
        <w:right w:val="none" w:sz="0" w:space="0" w:color="auto"/>
      </w:divBdr>
    </w:div>
    <w:div w:id="518396286">
      <w:marLeft w:val="640"/>
      <w:marRight w:val="0"/>
      <w:marTop w:val="0"/>
      <w:marBottom w:val="0"/>
      <w:divBdr>
        <w:top w:val="none" w:sz="0" w:space="0" w:color="auto"/>
        <w:left w:val="none" w:sz="0" w:space="0" w:color="auto"/>
        <w:bottom w:val="none" w:sz="0" w:space="0" w:color="auto"/>
        <w:right w:val="none" w:sz="0" w:space="0" w:color="auto"/>
      </w:divBdr>
    </w:div>
    <w:div w:id="518472039">
      <w:marLeft w:val="640"/>
      <w:marRight w:val="0"/>
      <w:marTop w:val="0"/>
      <w:marBottom w:val="0"/>
      <w:divBdr>
        <w:top w:val="none" w:sz="0" w:space="0" w:color="auto"/>
        <w:left w:val="none" w:sz="0" w:space="0" w:color="auto"/>
        <w:bottom w:val="none" w:sz="0" w:space="0" w:color="auto"/>
        <w:right w:val="none" w:sz="0" w:space="0" w:color="auto"/>
      </w:divBdr>
    </w:div>
    <w:div w:id="518544905">
      <w:marLeft w:val="640"/>
      <w:marRight w:val="0"/>
      <w:marTop w:val="0"/>
      <w:marBottom w:val="0"/>
      <w:divBdr>
        <w:top w:val="none" w:sz="0" w:space="0" w:color="auto"/>
        <w:left w:val="none" w:sz="0" w:space="0" w:color="auto"/>
        <w:bottom w:val="none" w:sz="0" w:space="0" w:color="auto"/>
        <w:right w:val="none" w:sz="0" w:space="0" w:color="auto"/>
      </w:divBdr>
    </w:div>
    <w:div w:id="518547680">
      <w:marLeft w:val="640"/>
      <w:marRight w:val="0"/>
      <w:marTop w:val="0"/>
      <w:marBottom w:val="0"/>
      <w:divBdr>
        <w:top w:val="none" w:sz="0" w:space="0" w:color="auto"/>
        <w:left w:val="none" w:sz="0" w:space="0" w:color="auto"/>
        <w:bottom w:val="none" w:sz="0" w:space="0" w:color="auto"/>
        <w:right w:val="none" w:sz="0" w:space="0" w:color="auto"/>
      </w:divBdr>
    </w:div>
    <w:div w:id="518591531">
      <w:marLeft w:val="640"/>
      <w:marRight w:val="0"/>
      <w:marTop w:val="0"/>
      <w:marBottom w:val="0"/>
      <w:divBdr>
        <w:top w:val="none" w:sz="0" w:space="0" w:color="auto"/>
        <w:left w:val="none" w:sz="0" w:space="0" w:color="auto"/>
        <w:bottom w:val="none" w:sz="0" w:space="0" w:color="auto"/>
        <w:right w:val="none" w:sz="0" w:space="0" w:color="auto"/>
      </w:divBdr>
    </w:div>
    <w:div w:id="518593168">
      <w:marLeft w:val="640"/>
      <w:marRight w:val="0"/>
      <w:marTop w:val="0"/>
      <w:marBottom w:val="0"/>
      <w:divBdr>
        <w:top w:val="none" w:sz="0" w:space="0" w:color="auto"/>
        <w:left w:val="none" w:sz="0" w:space="0" w:color="auto"/>
        <w:bottom w:val="none" w:sz="0" w:space="0" w:color="auto"/>
        <w:right w:val="none" w:sz="0" w:space="0" w:color="auto"/>
      </w:divBdr>
    </w:div>
    <w:div w:id="518735140">
      <w:marLeft w:val="640"/>
      <w:marRight w:val="0"/>
      <w:marTop w:val="0"/>
      <w:marBottom w:val="0"/>
      <w:divBdr>
        <w:top w:val="none" w:sz="0" w:space="0" w:color="auto"/>
        <w:left w:val="none" w:sz="0" w:space="0" w:color="auto"/>
        <w:bottom w:val="none" w:sz="0" w:space="0" w:color="auto"/>
        <w:right w:val="none" w:sz="0" w:space="0" w:color="auto"/>
      </w:divBdr>
    </w:div>
    <w:div w:id="518813452">
      <w:marLeft w:val="640"/>
      <w:marRight w:val="0"/>
      <w:marTop w:val="0"/>
      <w:marBottom w:val="0"/>
      <w:divBdr>
        <w:top w:val="none" w:sz="0" w:space="0" w:color="auto"/>
        <w:left w:val="none" w:sz="0" w:space="0" w:color="auto"/>
        <w:bottom w:val="none" w:sz="0" w:space="0" w:color="auto"/>
        <w:right w:val="none" w:sz="0" w:space="0" w:color="auto"/>
      </w:divBdr>
    </w:div>
    <w:div w:id="518856136">
      <w:marLeft w:val="480"/>
      <w:marRight w:val="0"/>
      <w:marTop w:val="0"/>
      <w:marBottom w:val="0"/>
      <w:divBdr>
        <w:top w:val="none" w:sz="0" w:space="0" w:color="auto"/>
        <w:left w:val="none" w:sz="0" w:space="0" w:color="auto"/>
        <w:bottom w:val="none" w:sz="0" w:space="0" w:color="auto"/>
        <w:right w:val="none" w:sz="0" w:space="0" w:color="auto"/>
      </w:divBdr>
    </w:div>
    <w:div w:id="518929008">
      <w:marLeft w:val="640"/>
      <w:marRight w:val="0"/>
      <w:marTop w:val="0"/>
      <w:marBottom w:val="0"/>
      <w:divBdr>
        <w:top w:val="none" w:sz="0" w:space="0" w:color="auto"/>
        <w:left w:val="none" w:sz="0" w:space="0" w:color="auto"/>
        <w:bottom w:val="none" w:sz="0" w:space="0" w:color="auto"/>
        <w:right w:val="none" w:sz="0" w:space="0" w:color="auto"/>
      </w:divBdr>
    </w:div>
    <w:div w:id="518935894">
      <w:marLeft w:val="640"/>
      <w:marRight w:val="0"/>
      <w:marTop w:val="0"/>
      <w:marBottom w:val="0"/>
      <w:divBdr>
        <w:top w:val="none" w:sz="0" w:space="0" w:color="auto"/>
        <w:left w:val="none" w:sz="0" w:space="0" w:color="auto"/>
        <w:bottom w:val="none" w:sz="0" w:space="0" w:color="auto"/>
        <w:right w:val="none" w:sz="0" w:space="0" w:color="auto"/>
      </w:divBdr>
    </w:div>
    <w:div w:id="519004495">
      <w:marLeft w:val="640"/>
      <w:marRight w:val="0"/>
      <w:marTop w:val="0"/>
      <w:marBottom w:val="0"/>
      <w:divBdr>
        <w:top w:val="none" w:sz="0" w:space="0" w:color="auto"/>
        <w:left w:val="none" w:sz="0" w:space="0" w:color="auto"/>
        <w:bottom w:val="none" w:sz="0" w:space="0" w:color="auto"/>
        <w:right w:val="none" w:sz="0" w:space="0" w:color="auto"/>
      </w:divBdr>
    </w:div>
    <w:div w:id="519004706">
      <w:marLeft w:val="640"/>
      <w:marRight w:val="0"/>
      <w:marTop w:val="0"/>
      <w:marBottom w:val="0"/>
      <w:divBdr>
        <w:top w:val="none" w:sz="0" w:space="0" w:color="auto"/>
        <w:left w:val="none" w:sz="0" w:space="0" w:color="auto"/>
        <w:bottom w:val="none" w:sz="0" w:space="0" w:color="auto"/>
        <w:right w:val="none" w:sz="0" w:space="0" w:color="auto"/>
      </w:divBdr>
    </w:div>
    <w:div w:id="519009200">
      <w:marLeft w:val="640"/>
      <w:marRight w:val="0"/>
      <w:marTop w:val="0"/>
      <w:marBottom w:val="0"/>
      <w:divBdr>
        <w:top w:val="none" w:sz="0" w:space="0" w:color="auto"/>
        <w:left w:val="none" w:sz="0" w:space="0" w:color="auto"/>
        <w:bottom w:val="none" w:sz="0" w:space="0" w:color="auto"/>
        <w:right w:val="none" w:sz="0" w:space="0" w:color="auto"/>
      </w:divBdr>
    </w:div>
    <w:div w:id="519048432">
      <w:marLeft w:val="640"/>
      <w:marRight w:val="0"/>
      <w:marTop w:val="0"/>
      <w:marBottom w:val="0"/>
      <w:divBdr>
        <w:top w:val="none" w:sz="0" w:space="0" w:color="auto"/>
        <w:left w:val="none" w:sz="0" w:space="0" w:color="auto"/>
        <w:bottom w:val="none" w:sz="0" w:space="0" w:color="auto"/>
        <w:right w:val="none" w:sz="0" w:space="0" w:color="auto"/>
      </w:divBdr>
    </w:div>
    <w:div w:id="519197159">
      <w:marLeft w:val="640"/>
      <w:marRight w:val="0"/>
      <w:marTop w:val="0"/>
      <w:marBottom w:val="0"/>
      <w:divBdr>
        <w:top w:val="none" w:sz="0" w:space="0" w:color="auto"/>
        <w:left w:val="none" w:sz="0" w:space="0" w:color="auto"/>
        <w:bottom w:val="none" w:sz="0" w:space="0" w:color="auto"/>
        <w:right w:val="none" w:sz="0" w:space="0" w:color="auto"/>
      </w:divBdr>
    </w:div>
    <w:div w:id="519198622">
      <w:marLeft w:val="640"/>
      <w:marRight w:val="0"/>
      <w:marTop w:val="0"/>
      <w:marBottom w:val="0"/>
      <w:divBdr>
        <w:top w:val="none" w:sz="0" w:space="0" w:color="auto"/>
        <w:left w:val="none" w:sz="0" w:space="0" w:color="auto"/>
        <w:bottom w:val="none" w:sz="0" w:space="0" w:color="auto"/>
        <w:right w:val="none" w:sz="0" w:space="0" w:color="auto"/>
      </w:divBdr>
    </w:div>
    <w:div w:id="519200768">
      <w:marLeft w:val="640"/>
      <w:marRight w:val="0"/>
      <w:marTop w:val="0"/>
      <w:marBottom w:val="0"/>
      <w:divBdr>
        <w:top w:val="none" w:sz="0" w:space="0" w:color="auto"/>
        <w:left w:val="none" w:sz="0" w:space="0" w:color="auto"/>
        <w:bottom w:val="none" w:sz="0" w:space="0" w:color="auto"/>
        <w:right w:val="none" w:sz="0" w:space="0" w:color="auto"/>
      </w:divBdr>
    </w:div>
    <w:div w:id="519205481">
      <w:marLeft w:val="640"/>
      <w:marRight w:val="0"/>
      <w:marTop w:val="0"/>
      <w:marBottom w:val="0"/>
      <w:divBdr>
        <w:top w:val="none" w:sz="0" w:space="0" w:color="auto"/>
        <w:left w:val="none" w:sz="0" w:space="0" w:color="auto"/>
        <w:bottom w:val="none" w:sz="0" w:space="0" w:color="auto"/>
        <w:right w:val="none" w:sz="0" w:space="0" w:color="auto"/>
      </w:divBdr>
    </w:div>
    <w:div w:id="519317721">
      <w:marLeft w:val="640"/>
      <w:marRight w:val="0"/>
      <w:marTop w:val="0"/>
      <w:marBottom w:val="0"/>
      <w:divBdr>
        <w:top w:val="none" w:sz="0" w:space="0" w:color="auto"/>
        <w:left w:val="none" w:sz="0" w:space="0" w:color="auto"/>
        <w:bottom w:val="none" w:sz="0" w:space="0" w:color="auto"/>
        <w:right w:val="none" w:sz="0" w:space="0" w:color="auto"/>
      </w:divBdr>
    </w:div>
    <w:div w:id="520047763">
      <w:marLeft w:val="640"/>
      <w:marRight w:val="0"/>
      <w:marTop w:val="0"/>
      <w:marBottom w:val="0"/>
      <w:divBdr>
        <w:top w:val="none" w:sz="0" w:space="0" w:color="auto"/>
        <w:left w:val="none" w:sz="0" w:space="0" w:color="auto"/>
        <w:bottom w:val="none" w:sz="0" w:space="0" w:color="auto"/>
        <w:right w:val="none" w:sz="0" w:space="0" w:color="auto"/>
      </w:divBdr>
    </w:div>
    <w:div w:id="520094296">
      <w:marLeft w:val="640"/>
      <w:marRight w:val="0"/>
      <w:marTop w:val="0"/>
      <w:marBottom w:val="0"/>
      <w:divBdr>
        <w:top w:val="none" w:sz="0" w:space="0" w:color="auto"/>
        <w:left w:val="none" w:sz="0" w:space="0" w:color="auto"/>
        <w:bottom w:val="none" w:sz="0" w:space="0" w:color="auto"/>
        <w:right w:val="none" w:sz="0" w:space="0" w:color="auto"/>
      </w:divBdr>
    </w:div>
    <w:div w:id="520095683">
      <w:marLeft w:val="640"/>
      <w:marRight w:val="0"/>
      <w:marTop w:val="0"/>
      <w:marBottom w:val="0"/>
      <w:divBdr>
        <w:top w:val="none" w:sz="0" w:space="0" w:color="auto"/>
        <w:left w:val="none" w:sz="0" w:space="0" w:color="auto"/>
        <w:bottom w:val="none" w:sz="0" w:space="0" w:color="auto"/>
        <w:right w:val="none" w:sz="0" w:space="0" w:color="auto"/>
      </w:divBdr>
    </w:div>
    <w:div w:id="520243681">
      <w:marLeft w:val="640"/>
      <w:marRight w:val="0"/>
      <w:marTop w:val="0"/>
      <w:marBottom w:val="0"/>
      <w:divBdr>
        <w:top w:val="none" w:sz="0" w:space="0" w:color="auto"/>
        <w:left w:val="none" w:sz="0" w:space="0" w:color="auto"/>
        <w:bottom w:val="none" w:sz="0" w:space="0" w:color="auto"/>
        <w:right w:val="none" w:sz="0" w:space="0" w:color="auto"/>
      </w:divBdr>
    </w:div>
    <w:div w:id="520357312">
      <w:marLeft w:val="640"/>
      <w:marRight w:val="0"/>
      <w:marTop w:val="0"/>
      <w:marBottom w:val="0"/>
      <w:divBdr>
        <w:top w:val="none" w:sz="0" w:space="0" w:color="auto"/>
        <w:left w:val="none" w:sz="0" w:space="0" w:color="auto"/>
        <w:bottom w:val="none" w:sz="0" w:space="0" w:color="auto"/>
        <w:right w:val="none" w:sz="0" w:space="0" w:color="auto"/>
      </w:divBdr>
    </w:div>
    <w:div w:id="520440473">
      <w:marLeft w:val="640"/>
      <w:marRight w:val="0"/>
      <w:marTop w:val="0"/>
      <w:marBottom w:val="0"/>
      <w:divBdr>
        <w:top w:val="none" w:sz="0" w:space="0" w:color="auto"/>
        <w:left w:val="none" w:sz="0" w:space="0" w:color="auto"/>
        <w:bottom w:val="none" w:sz="0" w:space="0" w:color="auto"/>
        <w:right w:val="none" w:sz="0" w:space="0" w:color="auto"/>
      </w:divBdr>
    </w:div>
    <w:div w:id="520513308">
      <w:marLeft w:val="640"/>
      <w:marRight w:val="0"/>
      <w:marTop w:val="0"/>
      <w:marBottom w:val="0"/>
      <w:divBdr>
        <w:top w:val="none" w:sz="0" w:space="0" w:color="auto"/>
        <w:left w:val="none" w:sz="0" w:space="0" w:color="auto"/>
        <w:bottom w:val="none" w:sz="0" w:space="0" w:color="auto"/>
        <w:right w:val="none" w:sz="0" w:space="0" w:color="auto"/>
      </w:divBdr>
    </w:div>
    <w:div w:id="520585188">
      <w:marLeft w:val="640"/>
      <w:marRight w:val="0"/>
      <w:marTop w:val="0"/>
      <w:marBottom w:val="0"/>
      <w:divBdr>
        <w:top w:val="none" w:sz="0" w:space="0" w:color="auto"/>
        <w:left w:val="none" w:sz="0" w:space="0" w:color="auto"/>
        <w:bottom w:val="none" w:sz="0" w:space="0" w:color="auto"/>
        <w:right w:val="none" w:sz="0" w:space="0" w:color="auto"/>
      </w:divBdr>
    </w:div>
    <w:div w:id="520627485">
      <w:marLeft w:val="640"/>
      <w:marRight w:val="0"/>
      <w:marTop w:val="0"/>
      <w:marBottom w:val="0"/>
      <w:divBdr>
        <w:top w:val="none" w:sz="0" w:space="0" w:color="auto"/>
        <w:left w:val="none" w:sz="0" w:space="0" w:color="auto"/>
        <w:bottom w:val="none" w:sz="0" w:space="0" w:color="auto"/>
        <w:right w:val="none" w:sz="0" w:space="0" w:color="auto"/>
      </w:divBdr>
    </w:div>
    <w:div w:id="520634064">
      <w:marLeft w:val="640"/>
      <w:marRight w:val="0"/>
      <w:marTop w:val="0"/>
      <w:marBottom w:val="0"/>
      <w:divBdr>
        <w:top w:val="none" w:sz="0" w:space="0" w:color="auto"/>
        <w:left w:val="none" w:sz="0" w:space="0" w:color="auto"/>
        <w:bottom w:val="none" w:sz="0" w:space="0" w:color="auto"/>
        <w:right w:val="none" w:sz="0" w:space="0" w:color="auto"/>
      </w:divBdr>
    </w:div>
    <w:div w:id="520702660">
      <w:marLeft w:val="640"/>
      <w:marRight w:val="0"/>
      <w:marTop w:val="0"/>
      <w:marBottom w:val="0"/>
      <w:divBdr>
        <w:top w:val="none" w:sz="0" w:space="0" w:color="auto"/>
        <w:left w:val="none" w:sz="0" w:space="0" w:color="auto"/>
        <w:bottom w:val="none" w:sz="0" w:space="0" w:color="auto"/>
        <w:right w:val="none" w:sz="0" w:space="0" w:color="auto"/>
      </w:divBdr>
    </w:div>
    <w:div w:id="520825907">
      <w:marLeft w:val="640"/>
      <w:marRight w:val="0"/>
      <w:marTop w:val="0"/>
      <w:marBottom w:val="0"/>
      <w:divBdr>
        <w:top w:val="none" w:sz="0" w:space="0" w:color="auto"/>
        <w:left w:val="none" w:sz="0" w:space="0" w:color="auto"/>
        <w:bottom w:val="none" w:sz="0" w:space="0" w:color="auto"/>
        <w:right w:val="none" w:sz="0" w:space="0" w:color="auto"/>
      </w:divBdr>
    </w:div>
    <w:div w:id="521019588">
      <w:marLeft w:val="640"/>
      <w:marRight w:val="0"/>
      <w:marTop w:val="0"/>
      <w:marBottom w:val="0"/>
      <w:divBdr>
        <w:top w:val="none" w:sz="0" w:space="0" w:color="auto"/>
        <w:left w:val="none" w:sz="0" w:space="0" w:color="auto"/>
        <w:bottom w:val="none" w:sz="0" w:space="0" w:color="auto"/>
        <w:right w:val="none" w:sz="0" w:space="0" w:color="auto"/>
      </w:divBdr>
    </w:div>
    <w:div w:id="521285601">
      <w:marLeft w:val="640"/>
      <w:marRight w:val="0"/>
      <w:marTop w:val="0"/>
      <w:marBottom w:val="0"/>
      <w:divBdr>
        <w:top w:val="none" w:sz="0" w:space="0" w:color="auto"/>
        <w:left w:val="none" w:sz="0" w:space="0" w:color="auto"/>
        <w:bottom w:val="none" w:sz="0" w:space="0" w:color="auto"/>
        <w:right w:val="none" w:sz="0" w:space="0" w:color="auto"/>
      </w:divBdr>
    </w:div>
    <w:div w:id="521360940">
      <w:marLeft w:val="640"/>
      <w:marRight w:val="0"/>
      <w:marTop w:val="0"/>
      <w:marBottom w:val="0"/>
      <w:divBdr>
        <w:top w:val="none" w:sz="0" w:space="0" w:color="auto"/>
        <w:left w:val="none" w:sz="0" w:space="0" w:color="auto"/>
        <w:bottom w:val="none" w:sz="0" w:space="0" w:color="auto"/>
        <w:right w:val="none" w:sz="0" w:space="0" w:color="auto"/>
      </w:divBdr>
    </w:div>
    <w:div w:id="521437062">
      <w:marLeft w:val="640"/>
      <w:marRight w:val="0"/>
      <w:marTop w:val="0"/>
      <w:marBottom w:val="0"/>
      <w:divBdr>
        <w:top w:val="none" w:sz="0" w:space="0" w:color="auto"/>
        <w:left w:val="none" w:sz="0" w:space="0" w:color="auto"/>
        <w:bottom w:val="none" w:sz="0" w:space="0" w:color="auto"/>
        <w:right w:val="none" w:sz="0" w:space="0" w:color="auto"/>
      </w:divBdr>
    </w:div>
    <w:div w:id="521482567">
      <w:marLeft w:val="640"/>
      <w:marRight w:val="0"/>
      <w:marTop w:val="0"/>
      <w:marBottom w:val="0"/>
      <w:divBdr>
        <w:top w:val="none" w:sz="0" w:space="0" w:color="auto"/>
        <w:left w:val="none" w:sz="0" w:space="0" w:color="auto"/>
        <w:bottom w:val="none" w:sz="0" w:space="0" w:color="auto"/>
        <w:right w:val="none" w:sz="0" w:space="0" w:color="auto"/>
      </w:divBdr>
    </w:div>
    <w:div w:id="521675049">
      <w:marLeft w:val="640"/>
      <w:marRight w:val="0"/>
      <w:marTop w:val="0"/>
      <w:marBottom w:val="0"/>
      <w:divBdr>
        <w:top w:val="none" w:sz="0" w:space="0" w:color="auto"/>
        <w:left w:val="none" w:sz="0" w:space="0" w:color="auto"/>
        <w:bottom w:val="none" w:sz="0" w:space="0" w:color="auto"/>
        <w:right w:val="none" w:sz="0" w:space="0" w:color="auto"/>
      </w:divBdr>
    </w:div>
    <w:div w:id="521675918">
      <w:marLeft w:val="640"/>
      <w:marRight w:val="0"/>
      <w:marTop w:val="0"/>
      <w:marBottom w:val="0"/>
      <w:divBdr>
        <w:top w:val="none" w:sz="0" w:space="0" w:color="auto"/>
        <w:left w:val="none" w:sz="0" w:space="0" w:color="auto"/>
        <w:bottom w:val="none" w:sz="0" w:space="0" w:color="auto"/>
        <w:right w:val="none" w:sz="0" w:space="0" w:color="auto"/>
      </w:divBdr>
    </w:div>
    <w:div w:id="521824286">
      <w:marLeft w:val="480"/>
      <w:marRight w:val="0"/>
      <w:marTop w:val="0"/>
      <w:marBottom w:val="0"/>
      <w:divBdr>
        <w:top w:val="none" w:sz="0" w:space="0" w:color="auto"/>
        <w:left w:val="none" w:sz="0" w:space="0" w:color="auto"/>
        <w:bottom w:val="none" w:sz="0" w:space="0" w:color="auto"/>
        <w:right w:val="none" w:sz="0" w:space="0" w:color="auto"/>
      </w:divBdr>
    </w:div>
    <w:div w:id="521864620">
      <w:marLeft w:val="640"/>
      <w:marRight w:val="0"/>
      <w:marTop w:val="0"/>
      <w:marBottom w:val="0"/>
      <w:divBdr>
        <w:top w:val="none" w:sz="0" w:space="0" w:color="auto"/>
        <w:left w:val="none" w:sz="0" w:space="0" w:color="auto"/>
        <w:bottom w:val="none" w:sz="0" w:space="0" w:color="auto"/>
        <w:right w:val="none" w:sz="0" w:space="0" w:color="auto"/>
      </w:divBdr>
    </w:div>
    <w:div w:id="521935547">
      <w:marLeft w:val="640"/>
      <w:marRight w:val="0"/>
      <w:marTop w:val="0"/>
      <w:marBottom w:val="0"/>
      <w:divBdr>
        <w:top w:val="none" w:sz="0" w:space="0" w:color="auto"/>
        <w:left w:val="none" w:sz="0" w:space="0" w:color="auto"/>
        <w:bottom w:val="none" w:sz="0" w:space="0" w:color="auto"/>
        <w:right w:val="none" w:sz="0" w:space="0" w:color="auto"/>
      </w:divBdr>
    </w:div>
    <w:div w:id="521943526">
      <w:marLeft w:val="640"/>
      <w:marRight w:val="0"/>
      <w:marTop w:val="0"/>
      <w:marBottom w:val="0"/>
      <w:divBdr>
        <w:top w:val="none" w:sz="0" w:space="0" w:color="auto"/>
        <w:left w:val="none" w:sz="0" w:space="0" w:color="auto"/>
        <w:bottom w:val="none" w:sz="0" w:space="0" w:color="auto"/>
        <w:right w:val="none" w:sz="0" w:space="0" w:color="auto"/>
      </w:divBdr>
    </w:div>
    <w:div w:id="522010968">
      <w:marLeft w:val="640"/>
      <w:marRight w:val="0"/>
      <w:marTop w:val="0"/>
      <w:marBottom w:val="0"/>
      <w:divBdr>
        <w:top w:val="none" w:sz="0" w:space="0" w:color="auto"/>
        <w:left w:val="none" w:sz="0" w:space="0" w:color="auto"/>
        <w:bottom w:val="none" w:sz="0" w:space="0" w:color="auto"/>
        <w:right w:val="none" w:sz="0" w:space="0" w:color="auto"/>
      </w:divBdr>
    </w:div>
    <w:div w:id="522061316">
      <w:marLeft w:val="640"/>
      <w:marRight w:val="0"/>
      <w:marTop w:val="0"/>
      <w:marBottom w:val="0"/>
      <w:divBdr>
        <w:top w:val="none" w:sz="0" w:space="0" w:color="auto"/>
        <w:left w:val="none" w:sz="0" w:space="0" w:color="auto"/>
        <w:bottom w:val="none" w:sz="0" w:space="0" w:color="auto"/>
        <w:right w:val="none" w:sz="0" w:space="0" w:color="auto"/>
      </w:divBdr>
    </w:div>
    <w:div w:id="522131839">
      <w:marLeft w:val="640"/>
      <w:marRight w:val="0"/>
      <w:marTop w:val="0"/>
      <w:marBottom w:val="0"/>
      <w:divBdr>
        <w:top w:val="none" w:sz="0" w:space="0" w:color="auto"/>
        <w:left w:val="none" w:sz="0" w:space="0" w:color="auto"/>
        <w:bottom w:val="none" w:sz="0" w:space="0" w:color="auto"/>
        <w:right w:val="none" w:sz="0" w:space="0" w:color="auto"/>
      </w:divBdr>
    </w:div>
    <w:div w:id="522136928">
      <w:marLeft w:val="640"/>
      <w:marRight w:val="0"/>
      <w:marTop w:val="0"/>
      <w:marBottom w:val="0"/>
      <w:divBdr>
        <w:top w:val="none" w:sz="0" w:space="0" w:color="auto"/>
        <w:left w:val="none" w:sz="0" w:space="0" w:color="auto"/>
        <w:bottom w:val="none" w:sz="0" w:space="0" w:color="auto"/>
        <w:right w:val="none" w:sz="0" w:space="0" w:color="auto"/>
      </w:divBdr>
    </w:div>
    <w:div w:id="522205243">
      <w:marLeft w:val="640"/>
      <w:marRight w:val="0"/>
      <w:marTop w:val="0"/>
      <w:marBottom w:val="0"/>
      <w:divBdr>
        <w:top w:val="none" w:sz="0" w:space="0" w:color="auto"/>
        <w:left w:val="none" w:sz="0" w:space="0" w:color="auto"/>
        <w:bottom w:val="none" w:sz="0" w:space="0" w:color="auto"/>
        <w:right w:val="none" w:sz="0" w:space="0" w:color="auto"/>
      </w:divBdr>
    </w:div>
    <w:div w:id="522205519">
      <w:marLeft w:val="640"/>
      <w:marRight w:val="0"/>
      <w:marTop w:val="0"/>
      <w:marBottom w:val="0"/>
      <w:divBdr>
        <w:top w:val="none" w:sz="0" w:space="0" w:color="auto"/>
        <w:left w:val="none" w:sz="0" w:space="0" w:color="auto"/>
        <w:bottom w:val="none" w:sz="0" w:space="0" w:color="auto"/>
        <w:right w:val="none" w:sz="0" w:space="0" w:color="auto"/>
      </w:divBdr>
    </w:div>
    <w:div w:id="522208626">
      <w:marLeft w:val="640"/>
      <w:marRight w:val="0"/>
      <w:marTop w:val="0"/>
      <w:marBottom w:val="0"/>
      <w:divBdr>
        <w:top w:val="none" w:sz="0" w:space="0" w:color="auto"/>
        <w:left w:val="none" w:sz="0" w:space="0" w:color="auto"/>
        <w:bottom w:val="none" w:sz="0" w:space="0" w:color="auto"/>
        <w:right w:val="none" w:sz="0" w:space="0" w:color="auto"/>
      </w:divBdr>
    </w:div>
    <w:div w:id="522211836">
      <w:marLeft w:val="640"/>
      <w:marRight w:val="0"/>
      <w:marTop w:val="0"/>
      <w:marBottom w:val="0"/>
      <w:divBdr>
        <w:top w:val="none" w:sz="0" w:space="0" w:color="auto"/>
        <w:left w:val="none" w:sz="0" w:space="0" w:color="auto"/>
        <w:bottom w:val="none" w:sz="0" w:space="0" w:color="auto"/>
        <w:right w:val="none" w:sz="0" w:space="0" w:color="auto"/>
      </w:divBdr>
    </w:div>
    <w:div w:id="522279463">
      <w:marLeft w:val="640"/>
      <w:marRight w:val="0"/>
      <w:marTop w:val="0"/>
      <w:marBottom w:val="0"/>
      <w:divBdr>
        <w:top w:val="none" w:sz="0" w:space="0" w:color="auto"/>
        <w:left w:val="none" w:sz="0" w:space="0" w:color="auto"/>
        <w:bottom w:val="none" w:sz="0" w:space="0" w:color="auto"/>
        <w:right w:val="none" w:sz="0" w:space="0" w:color="auto"/>
      </w:divBdr>
    </w:div>
    <w:div w:id="522327078">
      <w:marLeft w:val="640"/>
      <w:marRight w:val="0"/>
      <w:marTop w:val="0"/>
      <w:marBottom w:val="0"/>
      <w:divBdr>
        <w:top w:val="none" w:sz="0" w:space="0" w:color="auto"/>
        <w:left w:val="none" w:sz="0" w:space="0" w:color="auto"/>
        <w:bottom w:val="none" w:sz="0" w:space="0" w:color="auto"/>
        <w:right w:val="none" w:sz="0" w:space="0" w:color="auto"/>
      </w:divBdr>
    </w:div>
    <w:div w:id="522399541">
      <w:marLeft w:val="640"/>
      <w:marRight w:val="0"/>
      <w:marTop w:val="0"/>
      <w:marBottom w:val="0"/>
      <w:divBdr>
        <w:top w:val="none" w:sz="0" w:space="0" w:color="auto"/>
        <w:left w:val="none" w:sz="0" w:space="0" w:color="auto"/>
        <w:bottom w:val="none" w:sz="0" w:space="0" w:color="auto"/>
        <w:right w:val="none" w:sz="0" w:space="0" w:color="auto"/>
      </w:divBdr>
    </w:div>
    <w:div w:id="522400666">
      <w:marLeft w:val="640"/>
      <w:marRight w:val="0"/>
      <w:marTop w:val="0"/>
      <w:marBottom w:val="0"/>
      <w:divBdr>
        <w:top w:val="none" w:sz="0" w:space="0" w:color="auto"/>
        <w:left w:val="none" w:sz="0" w:space="0" w:color="auto"/>
        <w:bottom w:val="none" w:sz="0" w:space="0" w:color="auto"/>
        <w:right w:val="none" w:sz="0" w:space="0" w:color="auto"/>
      </w:divBdr>
    </w:div>
    <w:div w:id="522402985">
      <w:marLeft w:val="640"/>
      <w:marRight w:val="0"/>
      <w:marTop w:val="0"/>
      <w:marBottom w:val="0"/>
      <w:divBdr>
        <w:top w:val="none" w:sz="0" w:space="0" w:color="auto"/>
        <w:left w:val="none" w:sz="0" w:space="0" w:color="auto"/>
        <w:bottom w:val="none" w:sz="0" w:space="0" w:color="auto"/>
        <w:right w:val="none" w:sz="0" w:space="0" w:color="auto"/>
      </w:divBdr>
    </w:div>
    <w:div w:id="522404063">
      <w:marLeft w:val="640"/>
      <w:marRight w:val="0"/>
      <w:marTop w:val="0"/>
      <w:marBottom w:val="0"/>
      <w:divBdr>
        <w:top w:val="none" w:sz="0" w:space="0" w:color="auto"/>
        <w:left w:val="none" w:sz="0" w:space="0" w:color="auto"/>
        <w:bottom w:val="none" w:sz="0" w:space="0" w:color="auto"/>
        <w:right w:val="none" w:sz="0" w:space="0" w:color="auto"/>
      </w:divBdr>
    </w:div>
    <w:div w:id="522551181">
      <w:marLeft w:val="640"/>
      <w:marRight w:val="0"/>
      <w:marTop w:val="0"/>
      <w:marBottom w:val="0"/>
      <w:divBdr>
        <w:top w:val="none" w:sz="0" w:space="0" w:color="auto"/>
        <w:left w:val="none" w:sz="0" w:space="0" w:color="auto"/>
        <w:bottom w:val="none" w:sz="0" w:space="0" w:color="auto"/>
        <w:right w:val="none" w:sz="0" w:space="0" w:color="auto"/>
      </w:divBdr>
    </w:div>
    <w:div w:id="522592290">
      <w:marLeft w:val="640"/>
      <w:marRight w:val="0"/>
      <w:marTop w:val="0"/>
      <w:marBottom w:val="0"/>
      <w:divBdr>
        <w:top w:val="none" w:sz="0" w:space="0" w:color="auto"/>
        <w:left w:val="none" w:sz="0" w:space="0" w:color="auto"/>
        <w:bottom w:val="none" w:sz="0" w:space="0" w:color="auto"/>
        <w:right w:val="none" w:sz="0" w:space="0" w:color="auto"/>
      </w:divBdr>
    </w:div>
    <w:div w:id="522599488">
      <w:marLeft w:val="640"/>
      <w:marRight w:val="0"/>
      <w:marTop w:val="0"/>
      <w:marBottom w:val="0"/>
      <w:divBdr>
        <w:top w:val="none" w:sz="0" w:space="0" w:color="auto"/>
        <w:left w:val="none" w:sz="0" w:space="0" w:color="auto"/>
        <w:bottom w:val="none" w:sz="0" w:space="0" w:color="auto"/>
        <w:right w:val="none" w:sz="0" w:space="0" w:color="auto"/>
      </w:divBdr>
    </w:div>
    <w:div w:id="522599854">
      <w:marLeft w:val="640"/>
      <w:marRight w:val="0"/>
      <w:marTop w:val="0"/>
      <w:marBottom w:val="0"/>
      <w:divBdr>
        <w:top w:val="none" w:sz="0" w:space="0" w:color="auto"/>
        <w:left w:val="none" w:sz="0" w:space="0" w:color="auto"/>
        <w:bottom w:val="none" w:sz="0" w:space="0" w:color="auto"/>
        <w:right w:val="none" w:sz="0" w:space="0" w:color="auto"/>
      </w:divBdr>
    </w:div>
    <w:div w:id="522745077">
      <w:marLeft w:val="640"/>
      <w:marRight w:val="0"/>
      <w:marTop w:val="0"/>
      <w:marBottom w:val="0"/>
      <w:divBdr>
        <w:top w:val="none" w:sz="0" w:space="0" w:color="auto"/>
        <w:left w:val="none" w:sz="0" w:space="0" w:color="auto"/>
        <w:bottom w:val="none" w:sz="0" w:space="0" w:color="auto"/>
        <w:right w:val="none" w:sz="0" w:space="0" w:color="auto"/>
      </w:divBdr>
    </w:div>
    <w:div w:id="522786666">
      <w:marLeft w:val="640"/>
      <w:marRight w:val="0"/>
      <w:marTop w:val="0"/>
      <w:marBottom w:val="0"/>
      <w:divBdr>
        <w:top w:val="none" w:sz="0" w:space="0" w:color="auto"/>
        <w:left w:val="none" w:sz="0" w:space="0" w:color="auto"/>
        <w:bottom w:val="none" w:sz="0" w:space="0" w:color="auto"/>
        <w:right w:val="none" w:sz="0" w:space="0" w:color="auto"/>
      </w:divBdr>
    </w:div>
    <w:div w:id="522863583">
      <w:marLeft w:val="640"/>
      <w:marRight w:val="0"/>
      <w:marTop w:val="0"/>
      <w:marBottom w:val="0"/>
      <w:divBdr>
        <w:top w:val="none" w:sz="0" w:space="0" w:color="auto"/>
        <w:left w:val="none" w:sz="0" w:space="0" w:color="auto"/>
        <w:bottom w:val="none" w:sz="0" w:space="0" w:color="auto"/>
        <w:right w:val="none" w:sz="0" w:space="0" w:color="auto"/>
      </w:divBdr>
    </w:div>
    <w:div w:id="522865117">
      <w:marLeft w:val="640"/>
      <w:marRight w:val="0"/>
      <w:marTop w:val="0"/>
      <w:marBottom w:val="0"/>
      <w:divBdr>
        <w:top w:val="none" w:sz="0" w:space="0" w:color="auto"/>
        <w:left w:val="none" w:sz="0" w:space="0" w:color="auto"/>
        <w:bottom w:val="none" w:sz="0" w:space="0" w:color="auto"/>
        <w:right w:val="none" w:sz="0" w:space="0" w:color="auto"/>
      </w:divBdr>
    </w:div>
    <w:div w:id="522938123">
      <w:marLeft w:val="640"/>
      <w:marRight w:val="0"/>
      <w:marTop w:val="0"/>
      <w:marBottom w:val="0"/>
      <w:divBdr>
        <w:top w:val="none" w:sz="0" w:space="0" w:color="auto"/>
        <w:left w:val="none" w:sz="0" w:space="0" w:color="auto"/>
        <w:bottom w:val="none" w:sz="0" w:space="0" w:color="auto"/>
        <w:right w:val="none" w:sz="0" w:space="0" w:color="auto"/>
      </w:divBdr>
    </w:div>
    <w:div w:id="522978470">
      <w:marLeft w:val="640"/>
      <w:marRight w:val="0"/>
      <w:marTop w:val="0"/>
      <w:marBottom w:val="0"/>
      <w:divBdr>
        <w:top w:val="none" w:sz="0" w:space="0" w:color="auto"/>
        <w:left w:val="none" w:sz="0" w:space="0" w:color="auto"/>
        <w:bottom w:val="none" w:sz="0" w:space="0" w:color="auto"/>
        <w:right w:val="none" w:sz="0" w:space="0" w:color="auto"/>
      </w:divBdr>
    </w:div>
    <w:div w:id="523058116">
      <w:marLeft w:val="640"/>
      <w:marRight w:val="0"/>
      <w:marTop w:val="0"/>
      <w:marBottom w:val="0"/>
      <w:divBdr>
        <w:top w:val="none" w:sz="0" w:space="0" w:color="auto"/>
        <w:left w:val="none" w:sz="0" w:space="0" w:color="auto"/>
        <w:bottom w:val="none" w:sz="0" w:space="0" w:color="auto"/>
        <w:right w:val="none" w:sz="0" w:space="0" w:color="auto"/>
      </w:divBdr>
    </w:div>
    <w:div w:id="523059347">
      <w:marLeft w:val="640"/>
      <w:marRight w:val="0"/>
      <w:marTop w:val="0"/>
      <w:marBottom w:val="0"/>
      <w:divBdr>
        <w:top w:val="none" w:sz="0" w:space="0" w:color="auto"/>
        <w:left w:val="none" w:sz="0" w:space="0" w:color="auto"/>
        <w:bottom w:val="none" w:sz="0" w:space="0" w:color="auto"/>
        <w:right w:val="none" w:sz="0" w:space="0" w:color="auto"/>
      </w:divBdr>
    </w:div>
    <w:div w:id="523128864">
      <w:marLeft w:val="640"/>
      <w:marRight w:val="0"/>
      <w:marTop w:val="0"/>
      <w:marBottom w:val="0"/>
      <w:divBdr>
        <w:top w:val="none" w:sz="0" w:space="0" w:color="auto"/>
        <w:left w:val="none" w:sz="0" w:space="0" w:color="auto"/>
        <w:bottom w:val="none" w:sz="0" w:space="0" w:color="auto"/>
        <w:right w:val="none" w:sz="0" w:space="0" w:color="auto"/>
      </w:divBdr>
    </w:div>
    <w:div w:id="523323340">
      <w:marLeft w:val="640"/>
      <w:marRight w:val="0"/>
      <w:marTop w:val="0"/>
      <w:marBottom w:val="0"/>
      <w:divBdr>
        <w:top w:val="none" w:sz="0" w:space="0" w:color="auto"/>
        <w:left w:val="none" w:sz="0" w:space="0" w:color="auto"/>
        <w:bottom w:val="none" w:sz="0" w:space="0" w:color="auto"/>
        <w:right w:val="none" w:sz="0" w:space="0" w:color="auto"/>
      </w:divBdr>
    </w:div>
    <w:div w:id="523439974">
      <w:marLeft w:val="640"/>
      <w:marRight w:val="0"/>
      <w:marTop w:val="0"/>
      <w:marBottom w:val="0"/>
      <w:divBdr>
        <w:top w:val="none" w:sz="0" w:space="0" w:color="auto"/>
        <w:left w:val="none" w:sz="0" w:space="0" w:color="auto"/>
        <w:bottom w:val="none" w:sz="0" w:space="0" w:color="auto"/>
        <w:right w:val="none" w:sz="0" w:space="0" w:color="auto"/>
      </w:divBdr>
    </w:div>
    <w:div w:id="523442206">
      <w:marLeft w:val="640"/>
      <w:marRight w:val="0"/>
      <w:marTop w:val="0"/>
      <w:marBottom w:val="0"/>
      <w:divBdr>
        <w:top w:val="none" w:sz="0" w:space="0" w:color="auto"/>
        <w:left w:val="none" w:sz="0" w:space="0" w:color="auto"/>
        <w:bottom w:val="none" w:sz="0" w:space="0" w:color="auto"/>
        <w:right w:val="none" w:sz="0" w:space="0" w:color="auto"/>
      </w:divBdr>
    </w:div>
    <w:div w:id="523445845">
      <w:marLeft w:val="640"/>
      <w:marRight w:val="0"/>
      <w:marTop w:val="0"/>
      <w:marBottom w:val="0"/>
      <w:divBdr>
        <w:top w:val="none" w:sz="0" w:space="0" w:color="auto"/>
        <w:left w:val="none" w:sz="0" w:space="0" w:color="auto"/>
        <w:bottom w:val="none" w:sz="0" w:space="0" w:color="auto"/>
        <w:right w:val="none" w:sz="0" w:space="0" w:color="auto"/>
      </w:divBdr>
    </w:div>
    <w:div w:id="523522210">
      <w:marLeft w:val="640"/>
      <w:marRight w:val="0"/>
      <w:marTop w:val="0"/>
      <w:marBottom w:val="0"/>
      <w:divBdr>
        <w:top w:val="none" w:sz="0" w:space="0" w:color="auto"/>
        <w:left w:val="none" w:sz="0" w:space="0" w:color="auto"/>
        <w:bottom w:val="none" w:sz="0" w:space="0" w:color="auto"/>
        <w:right w:val="none" w:sz="0" w:space="0" w:color="auto"/>
      </w:divBdr>
    </w:div>
    <w:div w:id="523522492">
      <w:marLeft w:val="640"/>
      <w:marRight w:val="0"/>
      <w:marTop w:val="0"/>
      <w:marBottom w:val="0"/>
      <w:divBdr>
        <w:top w:val="none" w:sz="0" w:space="0" w:color="auto"/>
        <w:left w:val="none" w:sz="0" w:space="0" w:color="auto"/>
        <w:bottom w:val="none" w:sz="0" w:space="0" w:color="auto"/>
        <w:right w:val="none" w:sz="0" w:space="0" w:color="auto"/>
      </w:divBdr>
    </w:div>
    <w:div w:id="523593413">
      <w:marLeft w:val="640"/>
      <w:marRight w:val="0"/>
      <w:marTop w:val="0"/>
      <w:marBottom w:val="0"/>
      <w:divBdr>
        <w:top w:val="none" w:sz="0" w:space="0" w:color="auto"/>
        <w:left w:val="none" w:sz="0" w:space="0" w:color="auto"/>
        <w:bottom w:val="none" w:sz="0" w:space="0" w:color="auto"/>
        <w:right w:val="none" w:sz="0" w:space="0" w:color="auto"/>
      </w:divBdr>
    </w:div>
    <w:div w:id="523639469">
      <w:marLeft w:val="640"/>
      <w:marRight w:val="0"/>
      <w:marTop w:val="0"/>
      <w:marBottom w:val="0"/>
      <w:divBdr>
        <w:top w:val="none" w:sz="0" w:space="0" w:color="auto"/>
        <w:left w:val="none" w:sz="0" w:space="0" w:color="auto"/>
        <w:bottom w:val="none" w:sz="0" w:space="0" w:color="auto"/>
        <w:right w:val="none" w:sz="0" w:space="0" w:color="auto"/>
      </w:divBdr>
    </w:div>
    <w:div w:id="523783900">
      <w:marLeft w:val="640"/>
      <w:marRight w:val="0"/>
      <w:marTop w:val="0"/>
      <w:marBottom w:val="0"/>
      <w:divBdr>
        <w:top w:val="none" w:sz="0" w:space="0" w:color="auto"/>
        <w:left w:val="none" w:sz="0" w:space="0" w:color="auto"/>
        <w:bottom w:val="none" w:sz="0" w:space="0" w:color="auto"/>
        <w:right w:val="none" w:sz="0" w:space="0" w:color="auto"/>
      </w:divBdr>
    </w:div>
    <w:div w:id="523788384">
      <w:marLeft w:val="640"/>
      <w:marRight w:val="0"/>
      <w:marTop w:val="0"/>
      <w:marBottom w:val="0"/>
      <w:divBdr>
        <w:top w:val="none" w:sz="0" w:space="0" w:color="auto"/>
        <w:left w:val="none" w:sz="0" w:space="0" w:color="auto"/>
        <w:bottom w:val="none" w:sz="0" w:space="0" w:color="auto"/>
        <w:right w:val="none" w:sz="0" w:space="0" w:color="auto"/>
      </w:divBdr>
    </w:div>
    <w:div w:id="523790373">
      <w:marLeft w:val="640"/>
      <w:marRight w:val="0"/>
      <w:marTop w:val="0"/>
      <w:marBottom w:val="0"/>
      <w:divBdr>
        <w:top w:val="none" w:sz="0" w:space="0" w:color="auto"/>
        <w:left w:val="none" w:sz="0" w:space="0" w:color="auto"/>
        <w:bottom w:val="none" w:sz="0" w:space="0" w:color="auto"/>
        <w:right w:val="none" w:sz="0" w:space="0" w:color="auto"/>
      </w:divBdr>
    </w:div>
    <w:div w:id="523829981">
      <w:marLeft w:val="640"/>
      <w:marRight w:val="0"/>
      <w:marTop w:val="0"/>
      <w:marBottom w:val="0"/>
      <w:divBdr>
        <w:top w:val="none" w:sz="0" w:space="0" w:color="auto"/>
        <w:left w:val="none" w:sz="0" w:space="0" w:color="auto"/>
        <w:bottom w:val="none" w:sz="0" w:space="0" w:color="auto"/>
        <w:right w:val="none" w:sz="0" w:space="0" w:color="auto"/>
      </w:divBdr>
    </w:div>
    <w:div w:id="523831949">
      <w:marLeft w:val="640"/>
      <w:marRight w:val="0"/>
      <w:marTop w:val="0"/>
      <w:marBottom w:val="0"/>
      <w:divBdr>
        <w:top w:val="none" w:sz="0" w:space="0" w:color="auto"/>
        <w:left w:val="none" w:sz="0" w:space="0" w:color="auto"/>
        <w:bottom w:val="none" w:sz="0" w:space="0" w:color="auto"/>
        <w:right w:val="none" w:sz="0" w:space="0" w:color="auto"/>
      </w:divBdr>
    </w:div>
    <w:div w:id="523834737">
      <w:marLeft w:val="640"/>
      <w:marRight w:val="0"/>
      <w:marTop w:val="0"/>
      <w:marBottom w:val="0"/>
      <w:divBdr>
        <w:top w:val="none" w:sz="0" w:space="0" w:color="auto"/>
        <w:left w:val="none" w:sz="0" w:space="0" w:color="auto"/>
        <w:bottom w:val="none" w:sz="0" w:space="0" w:color="auto"/>
        <w:right w:val="none" w:sz="0" w:space="0" w:color="auto"/>
      </w:divBdr>
    </w:div>
    <w:div w:id="523908512">
      <w:marLeft w:val="640"/>
      <w:marRight w:val="0"/>
      <w:marTop w:val="0"/>
      <w:marBottom w:val="0"/>
      <w:divBdr>
        <w:top w:val="none" w:sz="0" w:space="0" w:color="auto"/>
        <w:left w:val="none" w:sz="0" w:space="0" w:color="auto"/>
        <w:bottom w:val="none" w:sz="0" w:space="0" w:color="auto"/>
        <w:right w:val="none" w:sz="0" w:space="0" w:color="auto"/>
      </w:divBdr>
    </w:div>
    <w:div w:id="523984148">
      <w:marLeft w:val="640"/>
      <w:marRight w:val="0"/>
      <w:marTop w:val="0"/>
      <w:marBottom w:val="0"/>
      <w:divBdr>
        <w:top w:val="none" w:sz="0" w:space="0" w:color="auto"/>
        <w:left w:val="none" w:sz="0" w:space="0" w:color="auto"/>
        <w:bottom w:val="none" w:sz="0" w:space="0" w:color="auto"/>
        <w:right w:val="none" w:sz="0" w:space="0" w:color="auto"/>
      </w:divBdr>
    </w:div>
    <w:div w:id="524056625">
      <w:marLeft w:val="640"/>
      <w:marRight w:val="0"/>
      <w:marTop w:val="0"/>
      <w:marBottom w:val="0"/>
      <w:divBdr>
        <w:top w:val="none" w:sz="0" w:space="0" w:color="auto"/>
        <w:left w:val="none" w:sz="0" w:space="0" w:color="auto"/>
        <w:bottom w:val="none" w:sz="0" w:space="0" w:color="auto"/>
        <w:right w:val="none" w:sz="0" w:space="0" w:color="auto"/>
      </w:divBdr>
    </w:div>
    <w:div w:id="524096097">
      <w:marLeft w:val="640"/>
      <w:marRight w:val="0"/>
      <w:marTop w:val="0"/>
      <w:marBottom w:val="0"/>
      <w:divBdr>
        <w:top w:val="none" w:sz="0" w:space="0" w:color="auto"/>
        <w:left w:val="none" w:sz="0" w:space="0" w:color="auto"/>
        <w:bottom w:val="none" w:sz="0" w:space="0" w:color="auto"/>
        <w:right w:val="none" w:sz="0" w:space="0" w:color="auto"/>
      </w:divBdr>
    </w:div>
    <w:div w:id="524252003">
      <w:marLeft w:val="640"/>
      <w:marRight w:val="0"/>
      <w:marTop w:val="0"/>
      <w:marBottom w:val="0"/>
      <w:divBdr>
        <w:top w:val="none" w:sz="0" w:space="0" w:color="auto"/>
        <w:left w:val="none" w:sz="0" w:space="0" w:color="auto"/>
        <w:bottom w:val="none" w:sz="0" w:space="0" w:color="auto"/>
        <w:right w:val="none" w:sz="0" w:space="0" w:color="auto"/>
      </w:divBdr>
    </w:div>
    <w:div w:id="524254182">
      <w:marLeft w:val="640"/>
      <w:marRight w:val="0"/>
      <w:marTop w:val="0"/>
      <w:marBottom w:val="0"/>
      <w:divBdr>
        <w:top w:val="none" w:sz="0" w:space="0" w:color="auto"/>
        <w:left w:val="none" w:sz="0" w:space="0" w:color="auto"/>
        <w:bottom w:val="none" w:sz="0" w:space="0" w:color="auto"/>
        <w:right w:val="none" w:sz="0" w:space="0" w:color="auto"/>
      </w:divBdr>
    </w:div>
    <w:div w:id="524294937">
      <w:marLeft w:val="640"/>
      <w:marRight w:val="0"/>
      <w:marTop w:val="0"/>
      <w:marBottom w:val="0"/>
      <w:divBdr>
        <w:top w:val="none" w:sz="0" w:space="0" w:color="auto"/>
        <w:left w:val="none" w:sz="0" w:space="0" w:color="auto"/>
        <w:bottom w:val="none" w:sz="0" w:space="0" w:color="auto"/>
        <w:right w:val="none" w:sz="0" w:space="0" w:color="auto"/>
      </w:divBdr>
    </w:div>
    <w:div w:id="524442975">
      <w:marLeft w:val="640"/>
      <w:marRight w:val="0"/>
      <w:marTop w:val="0"/>
      <w:marBottom w:val="0"/>
      <w:divBdr>
        <w:top w:val="none" w:sz="0" w:space="0" w:color="auto"/>
        <w:left w:val="none" w:sz="0" w:space="0" w:color="auto"/>
        <w:bottom w:val="none" w:sz="0" w:space="0" w:color="auto"/>
        <w:right w:val="none" w:sz="0" w:space="0" w:color="auto"/>
      </w:divBdr>
    </w:div>
    <w:div w:id="524486179">
      <w:marLeft w:val="640"/>
      <w:marRight w:val="0"/>
      <w:marTop w:val="0"/>
      <w:marBottom w:val="0"/>
      <w:divBdr>
        <w:top w:val="none" w:sz="0" w:space="0" w:color="auto"/>
        <w:left w:val="none" w:sz="0" w:space="0" w:color="auto"/>
        <w:bottom w:val="none" w:sz="0" w:space="0" w:color="auto"/>
        <w:right w:val="none" w:sz="0" w:space="0" w:color="auto"/>
      </w:divBdr>
    </w:div>
    <w:div w:id="524487349">
      <w:marLeft w:val="640"/>
      <w:marRight w:val="0"/>
      <w:marTop w:val="0"/>
      <w:marBottom w:val="0"/>
      <w:divBdr>
        <w:top w:val="none" w:sz="0" w:space="0" w:color="auto"/>
        <w:left w:val="none" w:sz="0" w:space="0" w:color="auto"/>
        <w:bottom w:val="none" w:sz="0" w:space="0" w:color="auto"/>
        <w:right w:val="none" w:sz="0" w:space="0" w:color="auto"/>
      </w:divBdr>
    </w:div>
    <w:div w:id="524488211">
      <w:marLeft w:val="640"/>
      <w:marRight w:val="0"/>
      <w:marTop w:val="0"/>
      <w:marBottom w:val="0"/>
      <w:divBdr>
        <w:top w:val="none" w:sz="0" w:space="0" w:color="auto"/>
        <w:left w:val="none" w:sz="0" w:space="0" w:color="auto"/>
        <w:bottom w:val="none" w:sz="0" w:space="0" w:color="auto"/>
        <w:right w:val="none" w:sz="0" w:space="0" w:color="auto"/>
      </w:divBdr>
    </w:div>
    <w:div w:id="524516420">
      <w:marLeft w:val="640"/>
      <w:marRight w:val="0"/>
      <w:marTop w:val="0"/>
      <w:marBottom w:val="0"/>
      <w:divBdr>
        <w:top w:val="none" w:sz="0" w:space="0" w:color="auto"/>
        <w:left w:val="none" w:sz="0" w:space="0" w:color="auto"/>
        <w:bottom w:val="none" w:sz="0" w:space="0" w:color="auto"/>
        <w:right w:val="none" w:sz="0" w:space="0" w:color="auto"/>
      </w:divBdr>
    </w:div>
    <w:div w:id="524563818">
      <w:marLeft w:val="640"/>
      <w:marRight w:val="0"/>
      <w:marTop w:val="0"/>
      <w:marBottom w:val="0"/>
      <w:divBdr>
        <w:top w:val="none" w:sz="0" w:space="0" w:color="auto"/>
        <w:left w:val="none" w:sz="0" w:space="0" w:color="auto"/>
        <w:bottom w:val="none" w:sz="0" w:space="0" w:color="auto"/>
        <w:right w:val="none" w:sz="0" w:space="0" w:color="auto"/>
      </w:divBdr>
    </w:div>
    <w:div w:id="524565205">
      <w:marLeft w:val="640"/>
      <w:marRight w:val="0"/>
      <w:marTop w:val="0"/>
      <w:marBottom w:val="0"/>
      <w:divBdr>
        <w:top w:val="none" w:sz="0" w:space="0" w:color="auto"/>
        <w:left w:val="none" w:sz="0" w:space="0" w:color="auto"/>
        <w:bottom w:val="none" w:sz="0" w:space="0" w:color="auto"/>
        <w:right w:val="none" w:sz="0" w:space="0" w:color="auto"/>
      </w:divBdr>
    </w:div>
    <w:div w:id="524712076">
      <w:marLeft w:val="640"/>
      <w:marRight w:val="0"/>
      <w:marTop w:val="0"/>
      <w:marBottom w:val="0"/>
      <w:divBdr>
        <w:top w:val="none" w:sz="0" w:space="0" w:color="auto"/>
        <w:left w:val="none" w:sz="0" w:space="0" w:color="auto"/>
        <w:bottom w:val="none" w:sz="0" w:space="0" w:color="auto"/>
        <w:right w:val="none" w:sz="0" w:space="0" w:color="auto"/>
      </w:divBdr>
    </w:div>
    <w:div w:id="524828301">
      <w:marLeft w:val="640"/>
      <w:marRight w:val="0"/>
      <w:marTop w:val="0"/>
      <w:marBottom w:val="0"/>
      <w:divBdr>
        <w:top w:val="none" w:sz="0" w:space="0" w:color="auto"/>
        <w:left w:val="none" w:sz="0" w:space="0" w:color="auto"/>
        <w:bottom w:val="none" w:sz="0" w:space="0" w:color="auto"/>
        <w:right w:val="none" w:sz="0" w:space="0" w:color="auto"/>
      </w:divBdr>
    </w:div>
    <w:div w:id="524828594">
      <w:marLeft w:val="640"/>
      <w:marRight w:val="0"/>
      <w:marTop w:val="0"/>
      <w:marBottom w:val="0"/>
      <w:divBdr>
        <w:top w:val="none" w:sz="0" w:space="0" w:color="auto"/>
        <w:left w:val="none" w:sz="0" w:space="0" w:color="auto"/>
        <w:bottom w:val="none" w:sz="0" w:space="0" w:color="auto"/>
        <w:right w:val="none" w:sz="0" w:space="0" w:color="auto"/>
      </w:divBdr>
    </w:div>
    <w:div w:id="524901963">
      <w:marLeft w:val="640"/>
      <w:marRight w:val="0"/>
      <w:marTop w:val="0"/>
      <w:marBottom w:val="0"/>
      <w:divBdr>
        <w:top w:val="none" w:sz="0" w:space="0" w:color="auto"/>
        <w:left w:val="none" w:sz="0" w:space="0" w:color="auto"/>
        <w:bottom w:val="none" w:sz="0" w:space="0" w:color="auto"/>
        <w:right w:val="none" w:sz="0" w:space="0" w:color="auto"/>
      </w:divBdr>
    </w:div>
    <w:div w:id="524904420">
      <w:marLeft w:val="640"/>
      <w:marRight w:val="0"/>
      <w:marTop w:val="0"/>
      <w:marBottom w:val="0"/>
      <w:divBdr>
        <w:top w:val="none" w:sz="0" w:space="0" w:color="auto"/>
        <w:left w:val="none" w:sz="0" w:space="0" w:color="auto"/>
        <w:bottom w:val="none" w:sz="0" w:space="0" w:color="auto"/>
        <w:right w:val="none" w:sz="0" w:space="0" w:color="auto"/>
      </w:divBdr>
    </w:div>
    <w:div w:id="524907174">
      <w:marLeft w:val="640"/>
      <w:marRight w:val="0"/>
      <w:marTop w:val="0"/>
      <w:marBottom w:val="0"/>
      <w:divBdr>
        <w:top w:val="none" w:sz="0" w:space="0" w:color="auto"/>
        <w:left w:val="none" w:sz="0" w:space="0" w:color="auto"/>
        <w:bottom w:val="none" w:sz="0" w:space="0" w:color="auto"/>
        <w:right w:val="none" w:sz="0" w:space="0" w:color="auto"/>
      </w:divBdr>
    </w:div>
    <w:div w:id="524908286">
      <w:marLeft w:val="640"/>
      <w:marRight w:val="0"/>
      <w:marTop w:val="0"/>
      <w:marBottom w:val="0"/>
      <w:divBdr>
        <w:top w:val="none" w:sz="0" w:space="0" w:color="auto"/>
        <w:left w:val="none" w:sz="0" w:space="0" w:color="auto"/>
        <w:bottom w:val="none" w:sz="0" w:space="0" w:color="auto"/>
        <w:right w:val="none" w:sz="0" w:space="0" w:color="auto"/>
      </w:divBdr>
    </w:div>
    <w:div w:id="524909461">
      <w:marLeft w:val="640"/>
      <w:marRight w:val="0"/>
      <w:marTop w:val="0"/>
      <w:marBottom w:val="0"/>
      <w:divBdr>
        <w:top w:val="none" w:sz="0" w:space="0" w:color="auto"/>
        <w:left w:val="none" w:sz="0" w:space="0" w:color="auto"/>
        <w:bottom w:val="none" w:sz="0" w:space="0" w:color="auto"/>
        <w:right w:val="none" w:sz="0" w:space="0" w:color="auto"/>
      </w:divBdr>
    </w:div>
    <w:div w:id="525023610">
      <w:marLeft w:val="640"/>
      <w:marRight w:val="0"/>
      <w:marTop w:val="0"/>
      <w:marBottom w:val="0"/>
      <w:divBdr>
        <w:top w:val="none" w:sz="0" w:space="0" w:color="auto"/>
        <w:left w:val="none" w:sz="0" w:space="0" w:color="auto"/>
        <w:bottom w:val="none" w:sz="0" w:space="0" w:color="auto"/>
        <w:right w:val="none" w:sz="0" w:space="0" w:color="auto"/>
      </w:divBdr>
    </w:div>
    <w:div w:id="525026988">
      <w:marLeft w:val="640"/>
      <w:marRight w:val="0"/>
      <w:marTop w:val="0"/>
      <w:marBottom w:val="0"/>
      <w:divBdr>
        <w:top w:val="none" w:sz="0" w:space="0" w:color="auto"/>
        <w:left w:val="none" w:sz="0" w:space="0" w:color="auto"/>
        <w:bottom w:val="none" w:sz="0" w:space="0" w:color="auto"/>
        <w:right w:val="none" w:sz="0" w:space="0" w:color="auto"/>
      </w:divBdr>
    </w:div>
    <w:div w:id="525101969">
      <w:marLeft w:val="640"/>
      <w:marRight w:val="0"/>
      <w:marTop w:val="0"/>
      <w:marBottom w:val="0"/>
      <w:divBdr>
        <w:top w:val="none" w:sz="0" w:space="0" w:color="auto"/>
        <w:left w:val="none" w:sz="0" w:space="0" w:color="auto"/>
        <w:bottom w:val="none" w:sz="0" w:space="0" w:color="auto"/>
        <w:right w:val="none" w:sz="0" w:space="0" w:color="auto"/>
      </w:divBdr>
    </w:div>
    <w:div w:id="525145118">
      <w:marLeft w:val="640"/>
      <w:marRight w:val="0"/>
      <w:marTop w:val="0"/>
      <w:marBottom w:val="0"/>
      <w:divBdr>
        <w:top w:val="none" w:sz="0" w:space="0" w:color="auto"/>
        <w:left w:val="none" w:sz="0" w:space="0" w:color="auto"/>
        <w:bottom w:val="none" w:sz="0" w:space="0" w:color="auto"/>
        <w:right w:val="none" w:sz="0" w:space="0" w:color="auto"/>
      </w:divBdr>
    </w:div>
    <w:div w:id="525336620">
      <w:marLeft w:val="640"/>
      <w:marRight w:val="0"/>
      <w:marTop w:val="0"/>
      <w:marBottom w:val="0"/>
      <w:divBdr>
        <w:top w:val="none" w:sz="0" w:space="0" w:color="auto"/>
        <w:left w:val="none" w:sz="0" w:space="0" w:color="auto"/>
        <w:bottom w:val="none" w:sz="0" w:space="0" w:color="auto"/>
        <w:right w:val="none" w:sz="0" w:space="0" w:color="auto"/>
      </w:divBdr>
    </w:div>
    <w:div w:id="525362821">
      <w:marLeft w:val="640"/>
      <w:marRight w:val="0"/>
      <w:marTop w:val="0"/>
      <w:marBottom w:val="0"/>
      <w:divBdr>
        <w:top w:val="none" w:sz="0" w:space="0" w:color="auto"/>
        <w:left w:val="none" w:sz="0" w:space="0" w:color="auto"/>
        <w:bottom w:val="none" w:sz="0" w:space="0" w:color="auto"/>
        <w:right w:val="none" w:sz="0" w:space="0" w:color="auto"/>
      </w:divBdr>
    </w:div>
    <w:div w:id="525414187">
      <w:marLeft w:val="640"/>
      <w:marRight w:val="0"/>
      <w:marTop w:val="0"/>
      <w:marBottom w:val="0"/>
      <w:divBdr>
        <w:top w:val="none" w:sz="0" w:space="0" w:color="auto"/>
        <w:left w:val="none" w:sz="0" w:space="0" w:color="auto"/>
        <w:bottom w:val="none" w:sz="0" w:space="0" w:color="auto"/>
        <w:right w:val="none" w:sz="0" w:space="0" w:color="auto"/>
      </w:divBdr>
    </w:div>
    <w:div w:id="525483990">
      <w:marLeft w:val="640"/>
      <w:marRight w:val="0"/>
      <w:marTop w:val="0"/>
      <w:marBottom w:val="0"/>
      <w:divBdr>
        <w:top w:val="none" w:sz="0" w:space="0" w:color="auto"/>
        <w:left w:val="none" w:sz="0" w:space="0" w:color="auto"/>
        <w:bottom w:val="none" w:sz="0" w:space="0" w:color="auto"/>
        <w:right w:val="none" w:sz="0" w:space="0" w:color="auto"/>
      </w:divBdr>
    </w:div>
    <w:div w:id="525489220">
      <w:marLeft w:val="640"/>
      <w:marRight w:val="0"/>
      <w:marTop w:val="0"/>
      <w:marBottom w:val="0"/>
      <w:divBdr>
        <w:top w:val="none" w:sz="0" w:space="0" w:color="auto"/>
        <w:left w:val="none" w:sz="0" w:space="0" w:color="auto"/>
        <w:bottom w:val="none" w:sz="0" w:space="0" w:color="auto"/>
        <w:right w:val="none" w:sz="0" w:space="0" w:color="auto"/>
      </w:divBdr>
    </w:div>
    <w:div w:id="525598722">
      <w:marLeft w:val="640"/>
      <w:marRight w:val="0"/>
      <w:marTop w:val="0"/>
      <w:marBottom w:val="0"/>
      <w:divBdr>
        <w:top w:val="none" w:sz="0" w:space="0" w:color="auto"/>
        <w:left w:val="none" w:sz="0" w:space="0" w:color="auto"/>
        <w:bottom w:val="none" w:sz="0" w:space="0" w:color="auto"/>
        <w:right w:val="none" w:sz="0" w:space="0" w:color="auto"/>
      </w:divBdr>
    </w:div>
    <w:div w:id="525603022">
      <w:marLeft w:val="640"/>
      <w:marRight w:val="0"/>
      <w:marTop w:val="0"/>
      <w:marBottom w:val="0"/>
      <w:divBdr>
        <w:top w:val="none" w:sz="0" w:space="0" w:color="auto"/>
        <w:left w:val="none" w:sz="0" w:space="0" w:color="auto"/>
        <w:bottom w:val="none" w:sz="0" w:space="0" w:color="auto"/>
        <w:right w:val="none" w:sz="0" w:space="0" w:color="auto"/>
      </w:divBdr>
    </w:div>
    <w:div w:id="525796202">
      <w:marLeft w:val="640"/>
      <w:marRight w:val="0"/>
      <w:marTop w:val="0"/>
      <w:marBottom w:val="0"/>
      <w:divBdr>
        <w:top w:val="none" w:sz="0" w:space="0" w:color="auto"/>
        <w:left w:val="none" w:sz="0" w:space="0" w:color="auto"/>
        <w:bottom w:val="none" w:sz="0" w:space="0" w:color="auto"/>
        <w:right w:val="none" w:sz="0" w:space="0" w:color="auto"/>
      </w:divBdr>
    </w:div>
    <w:div w:id="525796805">
      <w:marLeft w:val="640"/>
      <w:marRight w:val="0"/>
      <w:marTop w:val="0"/>
      <w:marBottom w:val="0"/>
      <w:divBdr>
        <w:top w:val="none" w:sz="0" w:space="0" w:color="auto"/>
        <w:left w:val="none" w:sz="0" w:space="0" w:color="auto"/>
        <w:bottom w:val="none" w:sz="0" w:space="0" w:color="auto"/>
        <w:right w:val="none" w:sz="0" w:space="0" w:color="auto"/>
      </w:divBdr>
    </w:div>
    <w:div w:id="525797721">
      <w:marLeft w:val="640"/>
      <w:marRight w:val="0"/>
      <w:marTop w:val="0"/>
      <w:marBottom w:val="0"/>
      <w:divBdr>
        <w:top w:val="none" w:sz="0" w:space="0" w:color="auto"/>
        <w:left w:val="none" w:sz="0" w:space="0" w:color="auto"/>
        <w:bottom w:val="none" w:sz="0" w:space="0" w:color="auto"/>
        <w:right w:val="none" w:sz="0" w:space="0" w:color="auto"/>
      </w:divBdr>
    </w:div>
    <w:div w:id="525870574">
      <w:marLeft w:val="640"/>
      <w:marRight w:val="0"/>
      <w:marTop w:val="0"/>
      <w:marBottom w:val="0"/>
      <w:divBdr>
        <w:top w:val="none" w:sz="0" w:space="0" w:color="auto"/>
        <w:left w:val="none" w:sz="0" w:space="0" w:color="auto"/>
        <w:bottom w:val="none" w:sz="0" w:space="0" w:color="auto"/>
        <w:right w:val="none" w:sz="0" w:space="0" w:color="auto"/>
      </w:divBdr>
    </w:div>
    <w:div w:id="525945245">
      <w:marLeft w:val="640"/>
      <w:marRight w:val="0"/>
      <w:marTop w:val="0"/>
      <w:marBottom w:val="0"/>
      <w:divBdr>
        <w:top w:val="none" w:sz="0" w:space="0" w:color="auto"/>
        <w:left w:val="none" w:sz="0" w:space="0" w:color="auto"/>
        <w:bottom w:val="none" w:sz="0" w:space="0" w:color="auto"/>
        <w:right w:val="none" w:sz="0" w:space="0" w:color="auto"/>
      </w:divBdr>
    </w:div>
    <w:div w:id="525946487">
      <w:marLeft w:val="640"/>
      <w:marRight w:val="0"/>
      <w:marTop w:val="0"/>
      <w:marBottom w:val="0"/>
      <w:divBdr>
        <w:top w:val="none" w:sz="0" w:space="0" w:color="auto"/>
        <w:left w:val="none" w:sz="0" w:space="0" w:color="auto"/>
        <w:bottom w:val="none" w:sz="0" w:space="0" w:color="auto"/>
        <w:right w:val="none" w:sz="0" w:space="0" w:color="auto"/>
      </w:divBdr>
    </w:div>
    <w:div w:id="525947050">
      <w:marLeft w:val="640"/>
      <w:marRight w:val="0"/>
      <w:marTop w:val="0"/>
      <w:marBottom w:val="0"/>
      <w:divBdr>
        <w:top w:val="none" w:sz="0" w:space="0" w:color="auto"/>
        <w:left w:val="none" w:sz="0" w:space="0" w:color="auto"/>
        <w:bottom w:val="none" w:sz="0" w:space="0" w:color="auto"/>
        <w:right w:val="none" w:sz="0" w:space="0" w:color="auto"/>
      </w:divBdr>
    </w:div>
    <w:div w:id="526019083">
      <w:marLeft w:val="640"/>
      <w:marRight w:val="0"/>
      <w:marTop w:val="0"/>
      <w:marBottom w:val="0"/>
      <w:divBdr>
        <w:top w:val="none" w:sz="0" w:space="0" w:color="auto"/>
        <w:left w:val="none" w:sz="0" w:space="0" w:color="auto"/>
        <w:bottom w:val="none" w:sz="0" w:space="0" w:color="auto"/>
        <w:right w:val="none" w:sz="0" w:space="0" w:color="auto"/>
      </w:divBdr>
    </w:div>
    <w:div w:id="526023502">
      <w:marLeft w:val="640"/>
      <w:marRight w:val="0"/>
      <w:marTop w:val="0"/>
      <w:marBottom w:val="0"/>
      <w:divBdr>
        <w:top w:val="none" w:sz="0" w:space="0" w:color="auto"/>
        <w:left w:val="none" w:sz="0" w:space="0" w:color="auto"/>
        <w:bottom w:val="none" w:sz="0" w:space="0" w:color="auto"/>
        <w:right w:val="none" w:sz="0" w:space="0" w:color="auto"/>
      </w:divBdr>
    </w:div>
    <w:div w:id="526069469">
      <w:marLeft w:val="640"/>
      <w:marRight w:val="0"/>
      <w:marTop w:val="0"/>
      <w:marBottom w:val="0"/>
      <w:divBdr>
        <w:top w:val="none" w:sz="0" w:space="0" w:color="auto"/>
        <w:left w:val="none" w:sz="0" w:space="0" w:color="auto"/>
        <w:bottom w:val="none" w:sz="0" w:space="0" w:color="auto"/>
        <w:right w:val="none" w:sz="0" w:space="0" w:color="auto"/>
      </w:divBdr>
    </w:div>
    <w:div w:id="526212085">
      <w:marLeft w:val="640"/>
      <w:marRight w:val="0"/>
      <w:marTop w:val="0"/>
      <w:marBottom w:val="0"/>
      <w:divBdr>
        <w:top w:val="none" w:sz="0" w:space="0" w:color="auto"/>
        <w:left w:val="none" w:sz="0" w:space="0" w:color="auto"/>
        <w:bottom w:val="none" w:sz="0" w:space="0" w:color="auto"/>
        <w:right w:val="none" w:sz="0" w:space="0" w:color="auto"/>
      </w:divBdr>
    </w:div>
    <w:div w:id="526255914">
      <w:marLeft w:val="640"/>
      <w:marRight w:val="0"/>
      <w:marTop w:val="0"/>
      <w:marBottom w:val="0"/>
      <w:divBdr>
        <w:top w:val="none" w:sz="0" w:space="0" w:color="auto"/>
        <w:left w:val="none" w:sz="0" w:space="0" w:color="auto"/>
        <w:bottom w:val="none" w:sz="0" w:space="0" w:color="auto"/>
        <w:right w:val="none" w:sz="0" w:space="0" w:color="auto"/>
      </w:divBdr>
    </w:div>
    <w:div w:id="526256133">
      <w:marLeft w:val="640"/>
      <w:marRight w:val="0"/>
      <w:marTop w:val="0"/>
      <w:marBottom w:val="0"/>
      <w:divBdr>
        <w:top w:val="none" w:sz="0" w:space="0" w:color="auto"/>
        <w:left w:val="none" w:sz="0" w:space="0" w:color="auto"/>
        <w:bottom w:val="none" w:sz="0" w:space="0" w:color="auto"/>
        <w:right w:val="none" w:sz="0" w:space="0" w:color="auto"/>
      </w:divBdr>
    </w:div>
    <w:div w:id="526256884">
      <w:bodyDiv w:val="1"/>
      <w:marLeft w:val="0"/>
      <w:marRight w:val="0"/>
      <w:marTop w:val="0"/>
      <w:marBottom w:val="0"/>
      <w:divBdr>
        <w:top w:val="none" w:sz="0" w:space="0" w:color="auto"/>
        <w:left w:val="none" w:sz="0" w:space="0" w:color="auto"/>
        <w:bottom w:val="none" w:sz="0" w:space="0" w:color="auto"/>
        <w:right w:val="none" w:sz="0" w:space="0" w:color="auto"/>
      </w:divBdr>
      <w:divsChild>
        <w:div w:id="44331493">
          <w:marLeft w:val="640"/>
          <w:marRight w:val="0"/>
          <w:marTop w:val="0"/>
          <w:marBottom w:val="0"/>
          <w:divBdr>
            <w:top w:val="none" w:sz="0" w:space="0" w:color="auto"/>
            <w:left w:val="none" w:sz="0" w:space="0" w:color="auto"/>
            <w:bottom w:val="none" w:sz="0" w:space="0" w:color="auto"/>
            <w:right w:val="none" w:sz="0" w:space="0" w:color="auto"/>
          </w:divBdr>
        </w:div>
        <w:div w:id="60105731">
          <w:marLeft w:val="640"/>
          <w:marRight w:val="0"/>
          <w:marTop w:val="0"/>
          <w:marBottom w:val="0"/>
          <w:divBdr>
            <w:top w:val="none" w:sz="0" w:space="0" w:color="auto"/>
            <w:left w:val="none" w:sz="0" w:space="0" w:color="auto"/>
            <w:bottom w:val="none" w:sz="0" w:space="0" w:color="auto"/>
            <w:right w:val="none" w:sz="0" w:space="0" w:color="auto"/>
          </w:divBdr>
        </w:div>
        <w:div w:id="60911634">
          <w:marLeft w:val="640"/>
          <w:marRight w:val="0"/>
          <w:marTop w:val="0"/>
          <w:marBottom w:val="0"/>
          <w:divBdr>
            <w:top w:val="none" w:sz="0" w:space="0" w:color="auto"/>
            <w:left w:val="none" w:sz="0" w:space="0" w:color="auto"/>
            <w:bottom w:val="none" w:sz="0" w:space="0" w:color="auto"/>
            <w:right w:val="none" w:sz="0" w:space="0" w:color="auto"/>
          </w:divBdr>
        </w:div>
        <w:div w:id="65693114">
          <w:marLeft w:val="640"/>
          <w:marRight w:val="0"/>
          <w:marTop w:val="0"/>
          <w:marBottom w:val="0"/>
          <w:divBdr>
            <w:top w:val="none" w:sz="0" w:space="0" w:color="auto"/>
            <w:left w:val="none" w:sz="0" w:space="0" w:color="auto"/>
            <w:bottom w:val="none" w:sz="0" w:space="0" w:color="auto"/>
            <w:right w:val="none" w:sz="0" w:space="0" w:color="auto"/>
          </w:divBdr>
        </w:div>
        <w:div w:id="105396583">
          <w:marLeft w:val="640"/>
          <w:marRight w:val="0"/>
          <w:marTop w:val="0"/>
          <w:marBottom w:val="0"/>
          <w:divBdr>
            <w:top w:val="none" w:sz="0" w:space="0" w:color="auto"/>
            <w:left w:val="none" w:sz="0" w:space="0" w:color="auto"/>
            <w:bottom w:val="none" w:sz="0" w:space="0" w:color="auto"/>
            <w:right w:val="none" w:sz="0" w:space="0" w:color="auto"/>
          </w:divBdr>
        </w:div>
        <w:div w:id="153835216">
          <w:marLeft w:val="640"/>
          <w:marRight w:val="0"/>
          <w:marTop w:val="0"/>
          <w:marBottom w:val="0"/>
          <w:divBdr>
            <w:top w:val="none" w:sz="0" w:space="0" w:color="auto"/>
            <w:left w:val="none" w:sz="0" w:space="0" w:color="auto"/>
            <w:bottom w:val="none" w:sz="0" w:space="0" w:color="auto"/>
            <w:right w:val="none" w:sz="0" w:space="0" w:color="auto"/>
          </w:divBdr>
        </w:div>
        <w:div w:id="159201503">
          <w:marLeft w:val="640"/>
          <w:marRight w:val="0"/>
          <w:marTop w:val="0"/>
          <w:marBottom w:val="0"/>
          <w:divBdr>
            <w:top w:val="none" w:sz="0" w:space="0" w:color="auto"/>
            <w:left w:val="none" w:sz="0" w:space="0" w:color="auto"/>
            <w:bottom w:val="none" w:sz="0" w:space="0" w:color="auto"/>
            <w:right w:val="none" w:sz="0" w:space="0" w:color="auto"/>
          </w:divBdr>
        </w:div>
        <w:div w:id="213539884">
          <w:marLeft w:val="640"/>
          <w:marRight w:val="0"/>
          <w:marTop w:val="0"/>
          <w:marBottom w:val="0"/>
          <w:divBdr>
            <w:top w:val="none" w:sz="0" w:space="0" w:color="auto"/>
            <w:left w:val="none" w:sz="0" w:space="0" w:color="auto"/>
            <w:bottom w:val="none" w:sz="0" w:space="0" w:color="auto"/>
            <w:right w:val="none" w:sz="0" w:space="0" w:color="auto"/>
          </w:divBdr>
        </w:div>
        <w:div w:id="222102272">
          <w:marLeft w:val="640"/>
          <w:marRight w:val="0"/>
          <w:marTop w:val="0"/>
          <w:marBottom w:val="0"/>
          <w:divBdr>
            <w:top w:val="none" w:sz="0" w:space="0" w:color="auto"/>
            <w:left w:val="none" w:sz="0" w:space="0" w:color="auto"/>
            <w:bottom w:val="none" w:sz="0" w:space="0" w:color="auto"/>
            <w:right w:val="none" w:sz="0" w:space="0" w:color="auto"/>
          </w:divBdr>
        </w:div>
        <w:div w:id="254555795">
          <w:marLeft w:val="640"/>
          <w:marRight w:val="0"/>
          <w:marTop w:val="0"/>
          <w:marBottom w:val="0"/>
          <w:divBdr>
            <w:top w:val="none" w:sz="0" w:space="0" w:color="auto"/>
            <w:left w:val="none" w:sz="0" w:space="0" w:color="auto"/>
            <w:bottom w:val="none" w:sz="0" w:space="0" w:color="auto"/>
            <w:right w:val="none" w:sz="0" w:space="0" w:color="auto"/>
          </w:divBdr>
        </w:div>
        <w:div w:id="258221594">
          <w:marLeft w:val="640"/>
          <w:marRight w:val="0"/>
          <w:marTop w:val="0"/>
          <w:marBottom w:val="0"/>
          <w:divBdr>
            <w:top w:val="none" w:sz="0" w:space="0" w:color="auto"/>
            <w:left w:val="none" w:sz="0" w:space="0" w:color="auto"/>
            <w:bottom w:val="none" w:sz="0" w:space="0" w:color="auto"/>
            <w:right w:val="none" w:sz="0" w:space="0" w:color="auto"/>
          </w:divBdr>
        </w:div>
        <w:div w:id="268902347">
          <w:marLeft w:val="640"/>
          <w:marRight w:val="0"/>
          <w:marTop w:val="0"/>
          <w:marBottom w:val="0"/>
          <w:divBdr>
            <w:top w:val="none" w:sz="0" w:space="0" w:color="auto"/>
            <w:left w:val="none" w:sz="0" w:space="0" w:color="auto"/>
            <w:bottom w:val="none" w:sz="0" w:space="0" w:color="auto"/>
            <w:right w:val="none" w:sz="0" w:space="0" w:color="auto"/>
          </w:divBdr>
        </w:div>
        <w:div w:id="320812281">
          <w:marLeft w:val="640"/>
          <w:marRight w:val="0"/>
          <w:marTop w:val="0"/>
          <w:marBottom w:val="0"/>
          <w:divBdr>
            <w:top w:val="none" w:sz="0" w:space="0" w:color="auto"/>
            <w:left w:val="none" w:sz="0" w:space="0" w:color="auto"/>
            <w:bottom w:val="none" w:sz="0" w:space="0" w:color="auto"/>
            <w:right w:val="none" w:sz="0" w:space="0" w:color="auto"/>
          </w:divBdr>
        </w:div>
        <w:div w:id="338822967">
          <w:marLeft w:val="640"/>
          <w:marRight w:val="0"/>
          <w:marTop w:val="0"/>
          <w:marBottom w:val="0"/>
          <w:divBdr>
            <w:top w:val="none" w:sz="0" w:space="0" w:color="auto"/>
            <w:left w:val="none" w:sz="0" w:space="0" w:color="auto"/>
            <w:bottom w:val="none" w:sz="0" w:space="0" w:color="auto"/>
            <w:right w:val="none" w:sz="0" w:space="0" w:color="auto"/>
          </w:divBdr>
        </w:div>
        <w:div w:id="364642725">
          <w:marLeft w:val="640"/>
          <w:marRight w:val="0"/>
          <w:marTop w:val="0"/>
          <w:marBottom w:val="0"/>
          <w:divBdr>
            <w:top w:val="none" w:sz="0" w:space="0" w:color="auto"/>
            <w:left w:val="none" w:sz="0" w:space="0" w:color="auto"/>
            <w:bottom w:val="none" w:sz="0" w:space="0" w:color="auto"/>
            <w:right w:val="none" w:sz="0" w:space="0" w:color="auto"/>
          </w:divBdr>
        </w:div>
        <w:div w:id="378240807">
          <w:marLeft w:val="640"/>
          <w:marRight w:val="0"/>
          <w:marTop w:val="0"/>
          <w:marBottom w:val="0"/>
          <w:divBdr>
            <w:top w:val="none" w:sz="0" w:space="0" w:color="auto"/>
            <w:left w:val="none" w:sz="0" w:space="0" w:color="auto"/>
            <w:bottom w:val="none" w:sz="0" w:space="0" w:color="auto"/>
            <w:right w:val="none" w:sz="0" w:space="0" w:color="auto"/>
          </w:divBdr>
        </w:div>
        <w:div w:id="391583808">
          <w:marLeft w:val="640"/>
          <w:marRight w:val="0"/>
          <w:marTop w:val="0"/>
          <w:marBottom w:val="0"/>
          <w:divBdr>
            <w:top w:val="none" w:sz="0" w:space="0" w:color="auto"/>
            <w:left w:val="none" w:sz="0" w:space="0" w:color="auto"/>
            <w:bottom w:val="none" w:sz="0" w:space="0" w:color="auto"/>
            <w:right w:val="none" w:sz="0" w:space="0" w:color="auto"/>
          </w:divBdr>
        </w:div>
        <w:div w:id="418598127">
          <w:marLeft w:val="640"/>
          <w:marRight w:val="0"/>
          <w:marTop w:val="0"/>
          <w:marBottom w:val="0"/>
          <w:divBdr>
            <w:top w:val="none" w:sz="0" w:space="0" w:color="auto"/>
            <w:left w:val="none" w:sz="0" w:space="0" w:color="auto"/>
            <w:bottom w:val="none" w:sz="0" w:space="0" w:color="auto"/>
            <w:right w:val="none" w:sz="0" w:space="0" w:color="auto"/>
          </w:divBdr>
        </w:div>
        <w:div w:id="449665852">
          <w:marLeft w:val="640"/>
          <w:marRight w:val="0"/>
          <w:marTop w:val="0"/>
          <w:marBottom w:val="0"/>
          <w:divBdr>
            <w:top w:val="none" w:sz="0" w:space="0" w:color="auto"/>
            <w:left w:val="none" w:sz="0" w:space="0" w:color="auto"/>
            <w:bottom w:val="none" w:sz="0" w:space="0" w:color="auto"/>
            <w:right w:val="none" w:sz="0" w:space="0" w:color="auto"/>
          </w:divBdr>
        </w:div>
        <w:div w:id="475220122">
          <w:marLeft w:val="640"/>
          <w:marRight w:val="0"/>
          <w:marTop w:val="0"/>
          <w:marBottom w:val="0"/>
          <w:divBdr>
            <w:top w:val="none" w:sz="0" w:space="0" w:color="auto"/>
            <w:left w:val="none" w:sz="0" w:space="0" w:color="auto"/>
            <w:bottom w:val="none" w:sz="0" w:space="0" w:color="auto"/>
            <w:right w:val="none" w:sz="0" w:space="0" w:color="auto"/>
          </w:divBdr>
        </w:div>
        <w:div w:id="587079973">
          <w:marLeft w:val="640"/>
          <w:marRight w:val="0"/>
          <w:marTop w:val="0"/>
          <w:marBottom w:val="0"/>
          <w:divBdr>
            <w:top w:val="none" w:sz="0" w:space="0" w:color="auto"/>
            <w:left w:val="none" w:sz="0" w:space="0" w:color="auto"/>
            <w:bottom w:val="none" w:sz="0" w:space="0" w:color="auto"/>
            <w:right w:val="none" w:sz="0" w:space="0" w:color="auto"/>
          </w:divBdr>
        </w:div>
        <w:div w:id="591820298">
          <w:marLeft w:val="640"/>
          <w:marRight w:val="0"/>
          <w:marTop w:val="0"/>
          <w:marBottom w:val="0"/>
          <w:divBdr>
            <w:top w:val="none" w:sz="0" w:space="0" w:color="auto"/>
            <w:left w:val="none" w:sz="0" w:space="0" w:color="auto"/>
            <w:bottom w:val="none" w:sz="0" w:space="0" w:color="auto"/>
            <w:right w:val="none" w:sz="0" w:space="0" w:color="auto"/>
          </w:divBdr>
        </w:div>
        <w:div w:id="629869676">
          <w:marLeft w:val="640"/>
          <w:marRight w:val="0"/>
          <w:marTop w:val="0"/>
          <w:marBottom w:val="0"/>
          <w:divBdr>
            <w:top w:val="none" w:sz="0" w:space="0" w:color="auto"/>
            <w:left w:val="none" w:sz="0" w:space="0" w:color="auto"/>
            <w:bottom w:val="none" w:sz="0" w:space="0" w:color="auto"/>
            <w:right w:val="none" w:sz="0" w:space="0" w:color="auto"/>
          </w:divBdr>
        </w:div>
        <w:div w:id="670184148">
          <w:marLeft w:val="640"/>
          <w:marRight w:val="0"/>
          <w:marTop w:val="0"/>
          <w:marBottom w:val="0"/>
          <w:divBdr>
            <w:top w:val="none" w:sz="0" w:space="0" w:color="auto"/>
            <w:left w:val="none" w:sz="0" w:space="0" w:color="auto"/>
            <w:bottom w:val="none" w:sz="0" w:space="0" w:color="auto"/>
            <w:right w:val="none" w:sz="0" w:space="0" w:color="auto"/>
          </w:divBdr>
        </w:div>
        <w:div w:id="702242448">
          <w:marLeft w:val="640"/>
          <w:marRight w:val="0"/>
          <w:marTop w:val="0"/>
          <w:marBottom w:val="0"/>
          <w:divBdr>
            <w:top w:val="none" w:sz="0" w:space="0" w:color="auto"/>
            <w:left w:val="none" w:sz="0" w:space="0" w:color="auto"/>
            <w:bottom w:val="none" w:sz="0" w:space="0" w:color="auto"/>
            <w:right w:val="none" w:sz="0" w:space="0" w:color="auto"/>
          </w:divBdr>
        </w:div>
        <w:div w:id="730080777">
          <w:marLeft w:val="640"/>
          <w:marRight w:val="0"/>
          <w:marTop w:val="0"/>
          <w:marBottom w:val="0"/>
          <w:divBdr>
            <w:top w:val="none" w:sz="0" w:space="0" w:color="auto"/>
            <w:left w:val="none" w:sz="0" w:space="0" w:color="auto"/>
            <w:bottom w:val="none" w:sz="0" w:space="0" w:color="auto"/>
            <w:right w:val="none" w:sz="0" w:space="0" w:color="auto"/>
          </w:divBdr>
        </w:div>
        <w:div w:id="743572664">
          <w:marLeft w:val="640"/>
          <w:marRight w:val="0"/>
          <w:marTop w:val="0"/>
          <w:marBottom w:val="0"/>
          <w:divBdr>
            <w:top w:val="none" w:sz="0" w:space="0" w:color="auto"/>
            <w:left w:val="none" w:sz="0" w:space="0" w:color="auto"/>
            <w:bottom w:val="none" w:sz="0" w:space="0" w:color="auto"/>
            <w:right w:val="none" w:sz="0" w:space="0" w:color="auto"/>
          </w:divBdr>
        </w:div>
        <w:div w:id="745883053">
          <w:marLeft w:val="640"/>
          <w:marRight w:val="0"/>
          <w:marTop w:val="0"/>
          <w:marBottom w:val="0"/>
          <w:divBdr>
            <w:top w:val="none" w:sz="0" w:space="0" w:color="auto"/>
            <w:left w:val="none" w:sz="0" w:space="0" w:color="auto"/>
            <w:bottom w:val="none" w:sz="0" w:space="0" w:color="auto"/>
            <w:right w:val="none" w:sz="0" w:space="0" w:color="auto"/>
          </w:divBdr>
        </w:div>
        <w:div w:id="837770177">
          <w:marLeft w:val="640"/>
          <w:marRight w:val="0"/>
          <w:marTop w:val="0"/>
          <w:marBottom w:val="0"/>
          <w:divBdr>
            <w:top w:val="none" w:sz="0" w:space="0" w:color="auto"/>
            <w:left w:val="none" w:sz="0" w:space="0" w:color="auto"/>
            <w:bottom w:val="none" w:sz="0" w:space="0" w:color="auto"/>
            <w:right w:val="none" w:sz="0" w:space="0" w:color="auto"/>
          </w:divBdr>
        </w:div>
        <w:div w:id="859927171">
          <w:marLeft w:val="640"/>
          <w:marRight w:val="0"/>
          <w:marTop w:val="0"/>
          <w:marBottom w:val="0"/>
          <w:divBdr>
            <w:top w:val="none" w:sz="0" w:space="0" w:color="auto"/>
            <w:left w:val="none" w:sz="0" w:space="0" w:color="auto"/>
            <w:bottom w:val="none" w:sz="0" w:space="0" w:color="auto"/>
            <w:right w:val="none" w:sz="0" w:space="0" w:color="auto"/>
          </w:divBdr>
        </w:div>
        <w:div w:id="934292635">
          <w:marLeft w:val="640"/>
          <w:marRight w:val="0"/>
          <w:marTop w:val="0"/>
          <w:marBottom w:val="0"/>
          <w:divBdr>
            <w:top w:val="none" w:sz="0" w:space="0" w:color="auto"/>
            <w:left w:val="none" w:sz="0" w:space="0" w:color="auto"/>
            <w:bottom w:val="none" w:sz="0" w:space="0" w:color="auto"/>
            <w:right w:val="none" w:sz="0" w:space="0" w:color="auto"/>
          </w:divBdr>
        </w:div>
        <w:div w:id="1021323972">
          <w:marLeft w:val="640"/>
          <w:marRight w:val="0"/>
          <w:marTop w:val="0"/>
          <w:marBottom w:val="0"/>
          <w:divBdr>
            <w:top w:val="none" w:sz="0" w:space="0" w:color="auto"/>
            <w:left w:val="none" w:sz="0" w:space="0" w:color="auto"/>
            <w:bottom w:val="none" w:sz="0" w:space="0" w:color="auto"/>
            <w:right w:val="none" w:sz="0" w:space="0" w:color="auto"/>
          </w:divBdr>
        </w:div>
        <w:div w:id="1022122903">
          <w:marLeft w:val="640"/>
          <w:marRight w:val="0"/>
          <w:marTop w:val="0"/>
          <w:marBottom w:val="0"/>
          <w:divBdr>
            <w:top w:val="none" w:sz="0" w:space="0" w:color="auto"/>
            <w:left w:val="none" w:sz="0" w:space="0" w:color="auto"/>
            <w:bottom w:val="none" w:sz="0" w:space="0" w:color="auto"/>
            <w:right w:val="none" w:sz="0" w:space="0" w:color="auto"/>
          </w:divBdr>
        </w:div>
        <w:div w:id="1022635690">
          <w:marLeft w:val="640"/>
          <w:marRight w:val="0"/>
          <w:marTop w:val="0"/>
          <w:marBottom w:val="0"/>
          <w:divBdr>
            <w:top w:val="none" w:sz="0" w:space="0" w:color="auto"/>
            <w:left w:val="none" w:sz="0" w:space="0" w:color="auto"/>
            <w:bottom w:val="none" w:sz="0" w:space="0" w:color="auto"/>
            <w:right w:val="none" w:sz="0" w:space="0" w:color="auto"/>
          </w:divBdr>
        </w:div>
        <w:div w:id="1078870978">
          <w:marLeft w:val="640"/>
          <w:marRight w:val="0"/>
          <w:marTop w:val="0"/>
          <w:marBottom w:val="0"/>
          <w:divBdr>
            <w:top w:val="none" w:sz="0" w:space="0" w:color="auto"/>
            <w:left w:val="none" w:sz="0" w:space="0" w:color="auto"/>
            <w:bottom w:val="none" w:sz="0" w:space="0" w:color="auto"/>
            <w:right w:val="none" w:sz="0" w:space="0" w:color="auto"/>
          </w:divBdr>
        </w:div>
        <w:div w:id="1117527658">
          <w:marLeft w:val="640"/>
          <w:marRight w:val="0"/>
          <w:marTop w:val="0"/>
          <w:marBottom w:val="0"/>
          <w:divBdr>
            <w:top w:val="none" w:sz="0" w:space="0" w:color="auto"/>
            <w:left w:val="none" w:sz="0" w:space="0" w:color="auto"/>
            <w:bottom w:val="none" w:sz="0" w:space="0" w:color="auto"/>
            <w:right w:val="none" w:sz="0" w:space="0" w:color="auto"/>
          </w:divBdr>
        </w:div>
        <w:div w:id="1179463712">
          <w:marLeft w:val="640"/>
          <w:marRight w:val="0"/>
          <w:marTop w:val="0"/>
          <w:marBottom w:val="0"/>
          <w:divBdr>
            <w:top w:val="none" w:sz="0" w:space="0" w:color="auto"/>
            <w:left w:val="none" w:sz="0" w:space="0" w:color="auto"/>
            <w:bottom w:val="none" w:sz="0" w:space="0" w:color="auto"/>
            <w:right w:val="none" w:sz="0" w:space="0" w:color="auto"/>
          </w:divBdr>
        </w:div>
        <w:div w:id="1268195361">
          <w:marLeft w:val="640"/>
          <w:marRight w:val="0"/>
          <w:marTop w:val="0"/>
          <w:marBottom w:val="0"/>
          <w:divBdr>
            <w:top w:val="none" w:sz="0" w:space="0" w:color="auto"/>
            <w:left w:val="none" w:sz="0" w:space="0" w:color="auto"/>
            <w:bottom w:val="none" w:sz="0" w:space="0" w:color="auto"/>
            <w:right w:val="none" w:sz="0" w:space="0" w:color="auto"/>
          </w:divBdr>
        </w:div>
        <w:div w:id="1334147446">
          <w:marLeft w:val="640"/>
          <w:marRight w:val="0"/>
          <w:marTop w:val="0"/>
          <w:marBottom w:val="0"/>
          <w:divBdr>
            <w:top w:val="none" w:sz="0" w:space="0" w:color="auto"/>
            <w:left w:val="none" w:sz="0" w:space="0" w:color="auto"/>
            <w:bottom w:val="none" w:sz="0" w:space="0" w:color="auto"/>
            <w:right w:val="none" w:sz="0" w:space="0" w:color="auto"/>
          </w:divBdr>
        </w:div>
        <w:div w:id="1340740388">
          <w:marLeft w:val="640"/>
          <w:marRight w:val="0"/>
          <w:marTop w:val="0"/>
          <w:marBottom w:val="0"/>
          <w:divBdr>
            <w:top w:val="none" w:sz="0" w:space="0" w:color="auto"/>
            <w:left w:val="none" w:sz="0" w:space="0" w:color="auto"/>
            <w:bottom w:val="none" w:sz="0" w:space="0" w:color="auto"/>
            <w:right w:val="none" w:sz="0" w:space="0" w:color="auto"/>
          </w:divBdr>
        </w:div>
        <w:div w:id="1423991291">
          <w:marLeft w:val="640"/>
          <w:marRight w:val="0"/>
          <w:marTop w:val="0"/>
          <w:marBottom w:val="0"/>
          <w:divBdr>
            <w:top w:val="none" w:sz="0" w:space="0" w:color="auto"/>
            <w:left w:val="none" w:sz="0" w:space="0" w:color="auto"/>
            <w:bottom w:val="none" w:sz="0" w:space="0" w:color="auto"/>
            <w:right w:val="none" w:sz="0" w:space="0" w:color="auto"/>
          </w:divBdr>
        </w:div>
        <w:div w:id="1430278433">
          <w:marLeft w:val="640"/>
          <w:marRight w:val="0"/>
          <w:marTop w:val="0"/>
          <w:marBottom w:val="0"/>
          <w:divBdr>
            <w:top w:val="none" w:sz="0" w:space="0" w:color="auto"/>
            <w:left w:val="none" w:sz="0" w:space="0" w:color="auto"/>
            <w:bottom w:val="none" w:sz="0" w:space="0" w:color="auto"/>
            <w:right w:val="none" w:sz="0" w:space="0" w:color="auto"/>
          </w:divBdr>
        </w:div>
        <w:div w:id="1430348762">
          <w:marLeft w:val="640"/>
          <w:marRight w:val="0"/>
          <w:marTop w:val="0"/>
          <w:marBottom w:val="0"/>
          <w:divBdr>
            <w:top w:val="none" w:sz="0" w:space="0" w:color="auto"/>
            <w:left w:val="none" w:sz="0" w:space="0" w:color="auto"/>
            <w:bottom w:val="none" w:sz="0" w:space="0" w:color="auto"/>
            <w:right w:val="none" w:sz="0" w:space="0" w:color="auto"/>
          </w:divBdr>
        </w:div>
        <w:div w:id="1444761576">
          <w:marLeft w:val="640"/>
          <w:marRight w:val="0"/>
          <w:marTop w:val="0"/>
          <w:marBottom w:val="0"/>
          <w:divBdr>
            <w:top w:val="none" w:sz="0" w:space="0" w:color="auto"/>
            <w:left w:val="none" w:sz="0" w:space="0" w:color="auto"/>
            <w:bottom w:val="none" w:sz="0" w:space="0" w:color="auto"/>
            <w:right w:val="none" w:sz="0" w:space="0" w:color="auto"/>
          </w:divBdr>
        </w:div>
        <w:div w:id="1495412225">
          <w:marLeft w:val="640"/>
          <w:marRight w:val="0"/>
          <w:marTop w:val="0"/>
          <w:marBottom w:val="0"/>
          <w:divBdr>
            <w:top w:val="none" w:sz="0" w:space="0" w:color="auto"/>
            <w:left w:val="none" w:sz="0" w:space="0" w:color="auto"/>
            <w:bottom w:val="none" w:sz="0" w:space="0" w:color="auto"/>
            <w:right w:val="none" w:sz="0" w:space="0" w:color="auto"/>
          </w:divBdr>
        </w:div>
        <w:div w:id="1497917463">
          <w:marLeft w:val="640"/>
          <w:marRight w:val="0"/>
          <w:marTop w:val="0"/>
          <w:marBottom w:val="0"/>
          <w:divBdr>
            <w:top w:val="none" w:sz="0" w:space="0" w:color="auto"/>
            <w:left w:val="none" w:sz="0" w:space="0" w:color="auto"/>
            <w:bottom w:val="none" w:sz="0" w:space="0" w:color="auto"/>
            <w:right w:val="none" w:sz="0" w:space="0" w:color="auto"/>
          </w:divBdr>
        </w:div>
        <w:div w:id="1545946900">
          <w:marLeft w:val="640"/>
          <w:marRight w:val="0"/>
          <w:marTop w:val="0"/>
          <w:marBottom w:val="0"/>
          <w:divBdr>
            <w:top w:val="none" w:sz="0" w:space="0" w:color="auto"/>
            <w:left w:val="none" w:sz="0" w:space="0" w:color="auto"/>
            <w:bottom w:val="none" w:sz="0" w:space="0" w:color="auto"/>
            <w:right w:val="none" w:sz="0" w:space="0" w:color="auto"/>
          </w:divBdr>
        </w:div>
        <w:div w:id="1577282673">
          <w:marLeft w:val="640"/>
          <w:marRight w:val="0"/>
          <w:marTop w:val="0"/>
          <w:marBottom w:val="0"/>
          <w:divBdr>
            <w:top w:val="none" w:sz="0" w:space="0" w:color="auto"/>
            <w:left w:val="none" w:sz="0" w:space="0" w:color="auto"/>
            <w:bottom w:val="none" w:sz="0" w:space="0" w:color="auto"/>
            <w:right w:val="none" w:sz="0" w:space="0" w:color="auto"/>
          </w:divBdr>
        </w:div>
        <w:div w:id="1727994053">
          <w:marLeft w:val="640"/>
          <w:marRight w:val="0"/>
          <w:marTop w:val="0"/>
          <w:marBottom w:val="0"/>
          <w:divBdr>
            <w:top w:val="none" w:sz="0" w:space="0" w:color="auto"/>
            <w:left w:val="none" w:sz="0" w:space="0" w:color="auto"/>
            <w:bottom w:val="none" w:sz="0" w:space="0" w:color="auto"/>
            <w:right w:val="none" w:sz="0" w:space="0" w:color="auto"/>
          </w:divBdr>
        </w:div>
        <w:div w:id="1751001709">
          <w:marLeft w:val="640"/>
          <w:marRight w:val="0"/>
          <w:marTop w:val="0"/>
          <w:marBottom w:val="0"/>
          <w:divBdr>
            <w:top w:val="none" w:sz="0" w:space="0" w:color="auto"/>
            <w:left w:val="none" w:sz="0" w:space="0" w:color="auto"/>
            <w:bottom w:val="none" w:sz="0" w:space="0" w:color="auto"/>
            <w:right w:val="none" w:sz="0" w:space="0" w:color="auto"/>
          </w:divBdr>
        </w:div>
        <w:div w:id="1754231163">
          <w:marLeft w:val="640"/>
          <w:marRight w:val="0"/>
          <w:marTop w:val="0"/>
          <w:marBottom w:val="0"/>
          <w:divBdr>
            <w:top w:val="none" w:sz="0" w:space="0" w:color="auto"/>
            <w:left w:val="none" w:sz="0" w:space="0" w:color="auto"/>
            <w:bottom w:val="none" w:sz="0" w:space="0" w:color="auto"/>
            <w:right w:val="none" w:sz="0" w:space="0" w:color="auto"/>
          </w:divBdr>
        </w:div>
      </w:divsChild>
    </w:div>
    <w:div w:id="526331425">
      <w:marLeft w:val="640"/>
      <w:marRight w:val="0"/>
      <w:marTop w:val="0"/>
      <w:marBottom w:val="0"/>
      <w:divBdr>
        <w:top w:val="none" w:sz="0" w:space="0" w:color="auto"/>
        <w:left w:val="none" w:sz="0" w:space="0" w:color="auto"/>
        <w:bottom w:val="none" w:sz="0" w:space="0" w:color="auto"/>
        <w:right w:val="none" w:sz="0" w:space="0" w:color="auto"/>
      </w:divBdr>
    </w:div>
    <w:div w:id="526404525">
      <w:marLeft w:val="640"/>
      <w:marRight w:val="0"/>
      <w:marTop w:val="0"/>
      <w:marBottom w:val="0"/>
      <w:divBdr>
        <w:top w:val="none" w:sz="0" w:space="0" w:color="auto"/>
        <w:left w:val="none" w:sz="0" w:space="0" w:color="auto"/>
        <w:bottom w:val="none" w:sz="0" w:space="0" w:color="auto"/>
        <w:right w:val="none" w:sz="0" w:space="0" w:color="auto"/>
      </w:divBdr>
    </w:div>
    <w:div w:id="526406929">
      <w:marLeft w:val="640"/>
      <w:marRight w:val="0"/>
      <w:marTop w:val="0"/>
      <w:marBottom w:val="0"/>
      <w:divBdr>
        <w:top w:val="none" w:sz="0" w:space="0" w:color="auto"/>
        <w:left w:val="none" w:sz="0" w:space="0" w:color="auto"/>
        <w:bottom w:val="none" w:sz="0" w:space="0" w:color="auto"/>
        <w:right w:val="none" w:sz="0" w:space="0" w:color="auto"/>
      </w:divBdr>
    </w:div>
    <w:div w:id="526454529">
      <w:marLeft w:val="640"/>
      <w:marRight w:val="0"/>
      <w:marTop w:val="0"/>
      <w:marBottom w:val="0"/>
      <w:divBdr>
        <w:top w:val="none" w:sz="0" w:space="0" w:color="auto"/>
        <w:left w:val="none" w:sz="0" w:space="0" w:color="auto"/>
        <w:bottom w:val="none" w:sz="0" w:space="0" w:color="auto"/>
        <w:right w:val="none" w:sz="0" w:space="0" w:color="auto"/>
      </w:divBdr>
    </w:div>
    <w:div w:id="526530326">
      <w:marLeft w:val="640"/>
      <w:marRight w:val="0"/>
      <w:marTop w:val="0"/>
      <w:marBottom w:val="0"/>
      <w:divBdr>
        <w:top w:val="none" w:sz="0" w:space="0" w:color="auto"/>
        <w:left w:val="none" w:sz="0" w:space="0" w:color="auto"/>
        <w:bottom w:val="none" w:sz="0" w:space="0" w:color="auto"/>
        <w:right w:val="none" w:sz="0" w:space="0" w:color="auto"/>
      </w:divBdr>
    </w:div>
    <w:div w:id="526598059">
      <w:marLeft w:val="640"/>
      <w:marRight w:val="0"/>
      <w:marTop w:val="0"/>
      <w:marBottom w:val="0"/>
      <w:divBdr>
        <w:top w:val="none" w:sz="0" w:space="0" w:color="auto"/>
        <w:left w:val="none" w:sz="0" w:space="0" w:color="auto"/>
        <w:bottom w:val="none" w:sz="0" w:space="0" w:color="auto"/>
        <w:right w:val="none" w:sz="0" w:space="0" w:color="auto"/>
      </w:divBdr>
    </w:div>
    <w:div w:id="526601499">
      <w:marLeft w:val="640"/>
      <w:marRight w:val="0"/>
      <w:marTop w:val="0"/>
      <w:marBottom w:val="0"/>
      <w:divBdr>
        <w:top w:val="none" w:sz="0" w:space="0" w:color="auto"/>
        <w:left w:val="none" w:sz="0" w:space="0" w:color="auto"/>
        <w:bottom w:val="none" w:sz="0" w:space="0" w:color="auto"/>
        <w:right w:val="none" w:sz="0" w:space="0" w:color="auto"/>
      </w:divBdr>
    </w:div>
    <w:div w:id="526674210">
      <w:marLeft w:val="640"/>
      <w:marRight w:val="0"/>
      <w:marTop w:val="0"/>
      <w:marBottom w:val="0"/>
      <w:divBdr>
        <w:top w:val="none" w:sz="0" w:space="0" w:color="auto"/>
        <w:left w:val="none" w:sz="0" w:space="0" w:color="auto"/>
        <w:bottom w:val="none" w:sz="0" w:space="0" w:color="auto"/>
        <w:right w:val="none" w:sz="0" w:space="0" w:color="auto"/>
      </w:divBdr>
    </w:div>
    <w:div w:id="526718232">
      <w:marLeft w:val="640"/>
      <w:marRight w:val="0"/>
      <w:marTop w:val="0"/>
      <w:marBottom w:val="0"/>
      <w:divBdr>
        <w:top w:val="none" w:sz="0" w:space="0" w:color="auto"/>
        <w:left w:val="none" w:sz="0" w:space="0" w:color="auto"/>
        <w:bottom w:val="none" w:sz="0" w:space="0" w:color="auto"/>
        <w:right w:val="none" w:sz="0" w:space="0" w:color="auto"/>
      </w:divBdr>
    </w:div>
    <w:div w:id="526912000">
      <w:marLeft w:val="640"/>
      <w:marRight w:val="0"/>
      <w:marTop w:val="0"/>
      <w:marBottom w:val="0"/>
      <w:divBdr>
        <w:top w:val="none" w:sz="0" w:space="0" w:color="auto"/>
        <w:left w:val="none" w:sz="0" w:space="0" w:color="auto"/>
        <w:bottom w:val="none" w:sz="0" w:space="0" w:color="auto"/>
        <w:right w:val="none" w:sz="0" w:space="0" w:color="auto"/>
      </w:divBdr>
    </w:div>
    <w:div w:id="526916374">
      <w:marLeft w:val="640"/>
      <w:marRight w:val="0"/>
      <w:marTop w:val="0"/>
      <w:marBottom w:val="0"/>
      <w:divBdr>
        <w:top w:val="none" w:sz="0" w:space="0" w:color="auto"/>
        <w:left w:val="none" w:sz="0" w:space="0" w:color="auto"/>
        <w:bottom w:val="none" w:sz="0" w:space="0" w:color="auto"/>
        <w:right w:val="none" w:sz="0" w:space="0" w:color="auto"/>
      </w:divBdr>
    </w:div>
    <w:div w:id="526985663">
      <w:marLeft w:val="640"/>
      <w:marRight w:val="0"/>
      <w:marTop w:val="0"/>
      <w:marBottom w:val="0"/>
      <w:divBdr>
        <w:top w:val="none" w:sz="0" w:space="0" w:color="auto"/>
        <w:left w:val="none" w:sz="0" w:space="0" w:color="auto"/>
        <w:bottom w:val="none" w:sz="0" w:space="0" w:color="auto"/>
        <w:right w:val="none" w:sz="0" w:space="0" w:color="auto"/>
      </w:divBdr>
    </w:div>
    <w:div w:id="527061373">
      <w:marLeft w:val="640"/>
      <w:marRight w:val="0"/>
      <w:marTop w:val="0"/>
      <w:marBottom w:val="0"/>
      <w:divBdr>
        <w:top w:val="none" w:sz="0" w:space="0" w:color="auto"/>
        <w:left w:val="none" w:sz="0" w:space="0" w:color="auto"/>
        <w:bottom w:val="none" w:sz="0" w:space="0" w:color="auto"/>
        <w:right w:val="none" w:sz="0" w:space="0" w:color="auto"/>
      </w:divBdr>
    </w:div>
    <w:div w:id="527064244">
      <w:marLeft w:val="640"/>
      <w:marRight w:val="0"/>
      <w:marTop w:val="0"/>
      <w:marBottom w:val="0"/>
      <w:divBdr>
        <w:top w:val="none" w:sz="0" w:space="0" w:color="auto"/>
        <w:left w:val="none" w:sz="0" w:space="0" w:color="auto"/>
        <w:bottom w:val="none" w:sz="0" w:space="0" w:color="auto"/>
        <w:right w:val="none" w:sz="0" w:space="0" w:color="auto"/>
      </w:divBdr>
    </w:div>
    <w:div w:id="527065803">
      <w:marLeft w:val="640"/>
      <w:marRight w:val="0"/>
      <w:marTop w:val="0"/>
      <w:marBottom w:val="0"/>
      <w:divBdr>
        <w:top w:val="none" w:sz="0" w:space="0" w:color="auto"/>
        <w:left w:val="none" w:sz="0" w:space="0" w:color="auto"/>
        <w:bottom w:val="none" w:sz="0" w:space="0" w:color="auto"/>
        <w:right w:val="none" w:sz="0" w:space="0" w:color="auto"/>
      </w:divBdr>
    </w:div>
    <w:div w:id="527258349">
      <w:marLeft w:val="640"/>
      <w:marRight w:val="0"/>
      <w:marTop w:val="0"/>
      <w:marBottom w:val="0"/>
      <w:divBdr>
        <w:top w:val="none" w:sz="0" w:space="0" w:color="auto"/>
        <w:left w:val="none" w:sz="0" w:space="0" w:color="auto"/>
        <w:bottom w:val="none" w:sz="0" w:space="0" w:color="auto"/>
        <w:right w:val="none" w:sz="0" w:space="0" w:color="auto"/>
      </w:divBdr>
    </w:div>
    <w:div w:id="527374928">
      <w:marLeft w:val="640"/>
      <w:marRight w:val="0"/>
      <w:marTop w:val="0"/>
      <w:marBottom w:val="0"/>
      <w:divBdr>
        <w:top w:val="none" w:sz="0" w:space="0" w:color="auto"/>
        <w:left w:val="none" w:sz="0" w:space="0" w:color="auto"/>
        <w:bottom w:val="none" w:sz="0" w:space="0" w:color="auto"/>
        <w:right w:val="none" w:sz="0" w:space="0" w:color="auto"/>
      </w:divBdr>
    </w:div>
    <w:div w:id="527446625">
      <w:marLeft w:val="480"/>
      <w:marRight w:val="0"/>
      <w:marTop w:val="0"/>
      <w:marBottom w:val="0"/>
      <w:divBdr>
        <w:top w:val="none" w:sz="0" w:space="0" w:color="auto"/>
        <w:left w:val="none" w:sz="0" w:space="0" w:color="auto"/>
        <w:bottom w:val="none" w:sz="0" w:space="0" w:color="auto"/>
        <w:right w:val="none" w:sz="0" w:space="0" w:color="auto"/>
      </w:divBdr>
    </w:div>
    <w:div w:id="527455218">
      <w:marLeft w:val="640"/>
      <w:marRight w:val="0"/>
      <w:marTop w:val="0"/>
      <w:marBottom w:val="0"/>
      <w:divBdr>
        <w:top w:val="none" w:sz="0" w:space="0" w:color="auto"/>
        <w:left w:val="none" w:sz="0" w:space="0" w:color="auto"/>
        <w:bottom w:val="none" w:sz="0" w:space="0" w:color="auto"/>
        <w:right w:val="none" w:sz="0" w:space="0" w:color="auto"/>
      </w:divBdr>
    </w:div>
    <w:div w:id="527528998">
      <w:marLeft w:val="640"/>
      <w:marRight w:val="0"/>
      <w:marTop w:val="0"/>
      <w:marBottom w:val="0"/>
      <w:divBdr>
        <w:top w:val="none" w:sz="0" w:space="0" w:color="auto"/>
        <w:left w:val="none" w:sz="0" w:space="0" w:color="auto"/>
        <w:bottom w:val="none" w:sz="0" w:space="0" w:color="auto"/>
        <w:right w:val="none" w:sz="0" w:space="0" w:color="auto"/>
      </w:divBdr>
    </w:div>
    <w:div w:id="527640996">
      <w:marLeft w:val="640"/>
      <w:marRight w:val="0"/>
      <w:marTop w:val="0"/>
      <w:marBottom w:val="0"/>
      <w:divBdr>
        <w:top w:val="none" w:sz="0" w:space="0" w:color="auto"/>
        <w:left w:val="none" w:sz="0" w:space="0" w:color="auto"/>
        <w:bottom w:val="none" w:sz="0" w:space="0" w:color="auto"/>
        <w:right w:val="none" w:sz="0" w:space="0" w:color="auto"/>
      </w:divBdr>
    </w:div>
    <w:div w:id="527764965">
      <w:marLeft w:val="640"/>
      <w:marRight w:val="0"/>
      <w:marTop w:val="0"/>
      <w:marBottom w:val="0"/>
      <w:divBdr>
        <w:top w:val="none" w:sz="0" w:space="0" w:color="auto"/>
        <w:left w:val="none" w:sz="0" w:space="0" w:color="auto"/>
        <w:bottom w:val="none" w:sz="0" w:space="0" w:color="auto"/>
        <w:right w:val="none" w:sz="0" w:space="0" w:color="auto"/>
      </w:divBdr>
    </w:div>
    <w:div w:id="527765733">
      <w:marLeft w:val="640"/>
      <w:marRight w:val="0"/>
      <w:marTop w:val="0"/>
      <w:marBottom w:val="0"/>
      <w:divBdr>
        <w:top w:val="none" w:sz="0" w:space="0" w:color="auto"/>
        <w:left w:val="none" w:sz="0" w:space="0" w:color="auto"/>
        <w:bottom w:val="none" w:sz="0" w:space="0" w:color="auto"/>
        <w:right w:val="none" w:sz="0" w:space="0" w:color="auto"/>
      </w:divBdr>
    </w:div>
    <w:div w:id="527842277">
      <w:marLeft w:val="640"/>
      <w:marRight w:val="0"/>
      <w:marTop w:val="0"/>
      <w:marBottom w:val="0"/>
      <w:divBdr>
        <w:top w:val="none" w:sz="0" w:space="0" w:color="auto"/>
        <w:left w:val="none" w:sz="0" w:space="0" w:color="auto"/>
        <w:bottom w:val="none" w:sz="0" w:space="0" w:color="auto"/>
        <w:right w:val="none" w:sz="0" w:space="0" w:color="auto"/>
      </w:divBdr>
    </w:div>
    <w:div w:id="527914240">
      <w:marLeft w:val="640"/>
      <w:marRight w:val="0"/>
      <w:marTop w:val="0"/>
      <w:marBottom w:val="0"/>
      <w:divBdr>
        <w:top w:val="none" w:sz="0" w:space="0" w:color="auto"/>
        <w:left w:val="none" w:sz="0" w:space="0" w:color="auto"/>
        <w:bottom w:val="none" w:sz="0" w:space="0" w:color="auto"/>
        <w:right w:val="none" w:sz="0" w:space="0" w:color="auto"/>
      </w:divBdr>
    </w:div>
    <w:div w:id="527985392">
      <w:marLeft w:val="640"/>
      <w:marRight w:val="0"/>
      <w:marTop w:val="0"/>
      <w:marBottom w:val="0"/>
      <w:divBdr>
        <w:top w:val="none" w:sz="0" w:space="0" w:color="auto"/>
        <w:left w:val="none" w:sz="0" w:space="0" w:color="auto"/>
        <w:bottom w:val="none" w:sz="0" w:space="0" w:color="auto"/>
        <w:right w:val="none" w:sz="0" w:space="0" w:color="auto"/>
      </w:divBdr>
    </w:div>
    <w:div w:id="528033879">
      <w:marLeft w:val="640"/>
      <w:marRight w:val="0"/>
      <w:marTop w:val="0"/>
      <w:marBottom w:val="0"/>
      <w:divBdr>
        <w:top w:val="none" w:sz="0" w:space="0" w:color="auto"/>
        <w:left w:val="none" w:sz="0" w:space="0" w:color="auto"/>
        <w:bottom w:val="none" w:sz="0" w:space="0" w:color="auto"/>
        <w:right w:val="none" w:sz="0" w:space="0" w:color="auto"/>
      </w:divBdr>
    </w:div>
    <w:div w:id="528034947">
      <w:marLeft w:val="480"/>
      <w:marRight w:val="0"/>
      <w:marTop w:val="0"/>
      <w:marBottom w:val="0"/>
      <w:divBdr>
        <w:top w:val="none" w:sz="0" w:space="0" w:color="auto"/>
        <w:left w:val="none" w:sz="0" w:space="0" w:color="auto"/>
        <w:bottom w:val="none" w:sz="0" w:space="0" w:color="auto"/>
        <w:right w:val="none" w:sz="0" w:space="0" w:color="auto"/>
      </w:divBdr>
    </w:div>
    <w:div w:id="528110817">
      <w:marLeft w:val="640"/>
      <w:marRight w:val="0"/>
      <w:marTop w:val="0"/>
      <w:marBottom w:val="0"/>
      <w:divBdr>
        <w:top w:val="none" w:sz="0" w:space="0" w:color="auto"/>
        <w:left w:val="none" w:sz="0" w:space="0" w:color="auto"/>
        <w:bottom w:val="none" w:sz="0" w:space="0" w:color="auto"/>
        <w:right w:val="none" w:sz="0" w:space="0" w:color="auto"/>
      </w:divBdr>
    </w:div>
    <w:div w:id="528176761">
      <w:marLeft w:val="640"/>
      <w:marRight w:val="0"/>
      <w:marTop w:val="0"/>
      <w:marBottom w:val="0"/>
      <w:divBdr>
        <w:top w:val="none" w:sz="0" w:space="0" w:color="auto"/>
        <w:left w:val="none" w:sz="0" w:space="0" w:color="auto"/>
        <w:bottom w:val="none" w:sz="0" w:space="0" w:color="auto"/>
        <w:right w:val="none" w:sz="0" w:space="0" w:color="auto"/>
      </w:divBdr>
    </w:div>
    <w:div w:id="528297590">
      <w:marLeft w:val="640"/>
      <w:marRight w:val="0"/>
      <w:marTop w:val="0"/>
      <w:marBottom w:val="0"/>
      <w:divBdr>
        <w:top w:val="none" w:sz="0" w:space="0" w:color="auto"/>
        <w:left w:val="none" w:sz="0" w:space="0" w:color="auto"/>
        <w:bottom w:val="none" w:sz="0" w:space="0" w:color="auto"/>
        <w:right w:val="none" w:sz="0" w:space="0" w:color="auto"/>
      </w:divBdr>
    </w:div>
    <w:div w:id="528377922">
      <w:marLeft w:val="640"/>
      <w:marRight w:val="0"/>
      <w:marTop w:val="0"/>
      <w:marBottom w:val="0"/>
      <w:divBdr>
        <w:top w:val="none" w:sz="0" w:space="0" w:color="auto"/>
        <w:left w:val="none" w:sz="0" w:space="0" w:color="auto"/>
        <w:bottom w:val="none" w:sz="0" w:space="0" w:color="auto"/>
        <w:right w:val="none" w:sz="0" w:space="0" w:color="auto"/>
      </w:divBdr>
    </w:div>
    <w:div w:id="528416798">
      <w:marLeft w:val="640"/>
      <w:marRight w:val="0"/>
      <w:marTop w:val="0"/>
      <w:marBottom w:val="0"/>
      <w:divBdr>
        <w:top w:val="none" w:sz="0" w:space="0" w:color="auto"/>
        <w:left w:val="none" w:sz="0" w:space="0" w:color="auto"/>
        <w:bottom w:val="none" w:sz="0" w:space="0" w:color="auto"/>
        <w:right w:val="none" w:sz="0" w:space="0" w:color="auto"/>
      </w:divBdr>
    </w:div>
    <w:div w:id="528418790">
      <w:marLeft w:val="640"/>
      <w:marRight w:val="0"/>
      <w:marTop w:val="0"/>
      <w:marBottom w:val="0"/>
      <w:divBdr>
        <w:top w:val="none" w:sz="0" w:space="0" w:color="auto"/>
        <w:left w:val="none" w:sz="0" w:space="0" w:color="auto"/>
        <w:bottom w:val="none" w:sz="0" w:space="0" w:color="auto"/>
        <w:right w:val="none" w:sz="0" w:space="0" w:color="auto"/>
      </w:divBdr>
    </w:div>
    <w:div w:id="528419666">
      <w:marLeft w:val="640"/>
      <w:marRight w:val="0"/>
      <w:marTop w:val="0"/>
      <w:marBottom w:val="0"/>
      <w:divBdr>
        <w:top w:val="none" w:sz="0" w:space="0" w:color="auto"/>
        <w:left w:val="none" w:sz="0" w:space="0" w:color="auto"/>
        <w:bottom w:val="none" w:sz="0" w:space="0" w:color="auto"/>
        <w:right w:val="none" w:sz="0" w:space="0" w:color="auto"/>
      </w:divBdr>
    </w:div>
    <w:div w:id="528564297">
      <w:marLeft w:val="640"/>
      <w:marRight w:val="0"/>
      <w:marTop w:val="0"/>
      <w:marBottom w:val="0"/>
      <w:divBdr>
        <w:top w:val="none" w:sz="0" w:space="0" w:color="auto"/>
        <w:left w:val="none" w:sz="0" w:space="0" w:color="auto"/>
        <w:bottom w:val="none" w:sz="0" w:space="0" w:color="auto"/>
        <w:right w:val="none" w:sz="0" w:space="0" w:color="auto"/>
      </w:divBdr>
    </w:div>
    <w:div w:id="528567618">
      <w:marLeft w:val="640"/>
      <w:marRight w:val="0"/>
      <w:marTop w:val="0"/>
      <w:marBottom w:val="0"/>
      <w:divBdr>
        <w:top w:val="none" w:sz="0" w:space="0" w:color="auto"/>
        <w:left w:val="none" w:sz="0" w:space="0" w:color="auto"/>
        <w:bottom w:val="none" w:sz="0" w:space="0" w:color="auto"/>
        <w:right w:val="none" w:sz="0" w:space="0" w:color="auto"/>
      </w:divBdr>
    </w:div>
    <w:div w:id="528833532">
      <w:marLeft w:val="640"/>
      <w:marRight w:val="0"/>
      <w:marTop w:val="0"/>
      <w:marBottom w:val="0"/>
      <w:divBdr>
        <w:top w:val="none" w:sz="0" w:space="0" w:color="auto"/>
        <w:left w:val="none" w:sz="0" w:space="0" w:color="auto"/>
        <w:bottom w:val="none" w:sz="0" w:space="0" w:color="auto"/>
        <w:right w:val="none" w:sz="0" w:space="0" w:color="auto"/>
      </w:divBdr>
    </w:div>
    <w:div w:id="528837774">
      <w:marLeft w:val="640"/>
      <w:marRight w:val="0"/>
      <w:marTop w:val="0"/>
      <w:marBottom w:val="0"/>
      <w:divBdr>
        <w:top w:val="none" w:sz="0" w:space="0" w:color="auto"/>
        <w:left w:val="none" w:sz="0" w:space="0" w:color="auto"/>
        <w:bottom w:val="none" w:sz="0" w:space="0" w:color="auto"/>
        <w:right w:val="none" w:sz="0" w:space="0" w:color="auto"/>
      </w:divBdr>
    </w:div>
    <w:div w:id="528952341">
      <w:marLeft w:val="640"/>
      <w:marRight w:val="0"/>
      <w:marTop w:val="0"/>
      <w:marBottom w:val="0"/>
      <w:divBdr>
        <w:top w:val="none" w:sz="0" w:space="0" w:color="auto"/>
        <w:left w:val="none" w:sz="0" w:space="0" w:color="auto"/>
        <w:bottom w:val="none" w:sz="0" w:space="0" w:color="auto"/>
        <w:right w:val="none" w:sz="0" w:space="0" w:color="auto"/>
      </w:divBdr>
    </w:div>
    <w:div w:id="529031893">
      <w:marLeft w:val="640"/>
      <w:marRight w:val="0"/>
      <w:marTop w:val="0"/>
      <w:marBottom w:val="0"/>
      <w:divBdr>
        <w:top w:val="none" w:sz="0" w:space="0" w:color="auto"/>
        <w:left w:val="none" w:sz="0" w:space="0" w:color="auto"/>
        <w:bottom w:val="none" w:sz="0" w:space="0" w:color="auto"/>
        <w:right w:val="none" w:sz="0" w:space="0" w:color="auto"/>
      </w:divBdr>
    </w:div>
    <w:div w:id="529034455">
      <w:marLeft w:val="640"/>
      <w:marRight w:val="0"/>
      <w:marTop w:val="0"/>
      <w:marBottom w:val="0"/>
      <w:divBdr>
        <w:top w:val="none" w:sz="0" w:space="0" w:color="auto"/>
        <w:left w:val="none" w:sz="0" w:space="0" w:color="auto"/>
        <w:bottom w:val="none" w:sz="0" w:space="0" w:color="auto"/>
        <w:right w:val="none" w:sz="0" w:space="0" w:color="auto"/>
      </w:divBdr>
    </w:div>
    <w:div w:id="529103418">
      <w:marLeft w:val="640"/>
      <w:marRight w:val="0"/>
      <w:marTop w:val="0"/>
      <w:marBottom w:val="0"/>
      <w:divBdr>
        <w:top w:val="none" w:sz="0" w:space="0" w:color="auto"/>
        <w:left w:val="none" w:sz="0" w:space="0" w:color="auto"/>
        <w:bottom w:val="none" w:sz="0" w:space="0" w:color="auto"/>
        <w:right w:val="none" w:sz="0" w:space="0" w:color="auto"/>
      </w:divBdr>
    </w:div>
    <w:div w:id="529103568">
      <w:marLeft w:val="640"/>
      <w:marRight w:val="0"/>
      <w:marTop w:val="0"/>
      <w:marBottom w:val="0"/>
      <w:divBdr>
        <w:top w:val="none" w:sz="0" w:space="0" w:color="auto"/>
        <w:left w:val="none" w:sz="0" w:space="0" w:color="auto"/>
        <w:bottom w:val="none" w:sz="0" w:space="0" w:color="auto"/>
        <w:right w:val="none" w:sz="0" w:space="0" w:color="auto"/>
      </w:divBdr>
    </w:div>
    <w:div w:id="529297324">
      <w:marLeft w:val="640"/>
      <w:marRight w:val="0"/>
      <w:marTop w:val="0"/>
      <w:marBottom w:val="0"/>
      <w:divBdr>
        <w:top w:val="none" w:sz="0" w:space="0" w:color="auto"/>
        <w:left w:val="none" w:sz="0" w:space="0" w:color="auto"/>
        <w:bottom w:val="none" w:sz="0" w:space="0" w:color="auto"/>
        <w:right w:val="none" w:sz="0" w:space="0" w:color="auto"/>
      </w:divBdr>
    </w:div>
    <w:div w:id="529299902">
      <w:marLeft w:val="640"/>
      <w:marRight w:val="0"/>
      <w:marTop w:val="0"/>
      <w:marBottom w:val="0"/>
      <w:divBdr>
        <w:top w:val="none" w:sz="0" w:space="0" w:color="auto"/>
        <w:left w:val="none" w:sz="0" w:space="0" w:color="auto"/>
        <w:bottom w:val="none" w:sz="0" w:space="0" w:color="auto"/>
        <w:right w:val="none" w:sz="0" w:space="0" w:color="auto"/>
      </w:divBdr>
    </w:div>
    <w:div w:id="529340282">
      <w:marLeft w:val="640"/>
      <w:marRight w:val="0"/>
      <w:marTop w:val="0"/>
      <w:marBottom w:val="0"/>
      <w:divBdr>
        <w:top w:val="none" w:sz="0" w:space="0" w:color="auto"/>
        <w:left w:val="none" w:sz="0" w:space="0" w:color="auto"/>
        <w:bottom w:val="none" w:sz="0" w:space="0" w:color="auto"/>
        <w:right w:val="none" w:sz="0" w:space="0" w:color="auto"/>
      </w:divBdr>
    </w:div>
    <w:div w:id="529421517">
      <w:marLeft w:val="640"/>
      <w:marRight w:val="0"/>
      <w:marTop w:val="0"/>
      <w:marBottom w:val="0"/>
      <w:divBdr>
        <w:top w:val="none" w:sz="0" w:space="0" w:color="auto"/>
        <w:left w:val="none" w:sz="0" w:space="0" w:color="auto"/>
        <w:bottom w:val="none" w:sz="0" w:space="0" w:color="auto"/>
        <w:right w:val="none" w:sz="0" w:space="0" w:color="auto"/>
      </w:divBdr>
    </w:div>
    <w:div w:id="529681137">
      <w:marLeft w:val="640"/>
      <w:marRight w:val="0"/>
      <w:marTop w:val="0"/>
      <w:marBottom w:val="0"/>
      <w:divBdr>
        <w:top w:val="none" w:sz="0" w:space="0" w:color="auto"/>
        <w:left w:val="none" w:sz="0" w:space="0" w:color="auto"/>
        <w:bottom w:val="none" w:sz="0" w:space="0" w:color="auto"/>
        <w:right w:val="none" w:sz="0" w:space="0" w:color="auto"/>
      </w:divBdr>
    </w:div>
    <w:div w:id="529683301">
      <w:marLeft w:val="640"/>
      <w:marRight w:val="0"/>
      <w:marTop w:val="0"/>
      <w:marBottom w:val="0"/>
      <w:divBdr>
        <w:top w:val="none" w:sz="0" w:space="0" w:color="auto"/>
        <w:left w:val="none" w:sz="0" w:space="0" w:color="auto"/>
        <w:bottom w:val="none" w:sz="0" w:space="0" w:color="auto"/>
        <w:right w:val="none" w:sz="0" w:space="0" w:color="auto"/>
      </w:divBdr>
    </w:div>
    <w:div w:id="529687630">
      <w:marLeft w:val="640"/>
      <w:marRight w:val="0"/>
      <w:marTop w:val="0"/>
      <w:marBottom w:val="0"/>
      <w:divBdr>
        <w:top w:val="none" w:sz="0" w:space="0" w:color="auto"/>
        <w:left w:val="none" w:sz="0" w:space="0" w:color="auto"/>
        <w:bottom w:val="none" w:sz="0" w:space="0" w:color="auto"/>
        <w:right w:val="none" w:sz="0" w:space="0" w:color="auto"/>
      </w:divBdr>
    </w:div>
    <w:div w:id="529997682">
      <w:marLeft w:val="640"/>
      <w:marRight w:val="0"/>
      <w:marTop w:val="0"/>
      <w:marBottom w:val="0"/>
      <w:divBdr>
        <w:top w:val="none" w:sz="0" w:space="0" w:color="auto"/>
        <w:left w:val="none" w:sz="0" w:space="0" w:color="auto"/>
        <w:bottom w:val="none" w:sz="0" w:space="0" w:color="auto"/>
        <w:right w:val="none" w:sz="0" w:space="0" w:color="auto"/>
      </w:divBdr>
    </w:div>
    <w:div w:id="530145310">
      <w:marLeft w:val="640"/>
      <w:marRight w:val="0"/>
      <w:marTop w:val="0"/>
      <w:marBottom w:val="0"/>
      <w:divBdr>
        <w:top w:val="none" w:sz="0" w:space="0" w:color="auto"/>
        <w:left w:val="none" w:sz="0" w:space="0" w:color="auto"/>
        <w:bottom w:val="none" w:sz="0" w:space="0" w:color="auto"/>
        <w:right w:val="none" w:sz="0" w:space="0" w:color="auto"/>
      </w:divBdr>
    </w:div>
    <w:div w:id="530151555">
      <w:marLeft w:val="640"/>
      <w:marRight w:val="0"/>
      <w:marTop w:val="0"/>
      <w:marBottom w:val="0"/>
      <w:divBdr>
        <w:top w:val="none" w:sz="0" w:space="0" w:color="auto"/>
        <w:left w:val="none" w:sz="0" w:space="0" w:color="auto"/>
        <w:bottom w:val="none" w:sz="0" w:space="0" w:color="auto"/>
        <w:right w:val="none" w:sz="0" w:space="0" w:color="auto"/>
      </w:divBdr>
    </w:div>
    <w:div w:id="530217881">
      <w:marLeft w:val="640"/>
      <w:marRight w:val="0"/>
      <w:marTop w:val="0"/>
      <w:marBottom w:val="0"/>
      <w:divBdr>
        <w:top w:val="none" w:sz="0" w:space="0" w:color="auto"/>
        <w:left w:val="none" w:sz="0" w:space="0" w:color="auto"/>
        <w:bottom w:val="none" w:sz="0" w:space="0" w:color="auto"/>
        <w:right w:val="none" w:sz="0" w:space="0" w:color="auto"/>
      </w:divBdr>
    </w:div>
    <w:div w:id="530264564">
      <w:marLeft w:val="640"/>
      <w:marRight w:val="0"/>
      <w:marTop w:val="0"/>
      <w:marBottom w:val="0"/>
      <w:divBdr>
        <w:top w:val="none" w:sz="0" w:space="0" w:color="auto"/>
        <w:left w:val="none" w:sz="0" w:space="0" w:color="auto"/>
        <w:bottom w:val="none" w:sz="0" w:space="0" w:color="auto"/>
        <w:right w:val="none" w:sz="0" w:space="0" w:color="auto"/>
      </w:divBdr>
    </w:div>
    <w:div w:id="530343820">
      <w:marLeft w:val="640"/>
      <w:marRight w:val="0"/>
      <w:marTop w:val="0"/>
      <w:marBottom w:val="0"/>
      <w:divBdr>
        <w:top w:val="none" w:sz="0" w:space="0" w:color="auto"/>
        <w:left w:val="none" w:sz="0" w:space="0" w:color="auto"/>
        <w:bottom w:val="none" w:sz="0" w:space="0" w:color="auto"/>
        <w:right w:val="none" w:sz="0" w:space="0" w:color="auto"/>
      </w:divBdr>
    </w:div>
    <w:div w:id="530343995">
      <w:marLeft w:val="640"/>
      <w:marRight w:val="0"/>
      <w:marTop w:val="0"/>
      <w:marBottom w:val="0"/>
      <w:divBdr>
        <w:top w:val="none" w:sz="0" w:space="0" w:color="auto"/>
        <w:left w:val="none" w:sz="0" w:space="0" w:color="auto"/>
        <w:bottom w:val="none" w:sz="0" w:space="0" w:color="auto"/>
        <w:right w:val="none" w:sz="0" w:space="0" w:color="auto"/>
      </w:divBdr>
    </w:div>
    <w:div w:id="530608537">
      <w:marLeft w:val="640"/>
      <w:marRight w:val="0"/>
      <w:marTop w:val="0"/>
      <w:marBottom w:val="0"/>
      <w:divBdr>
        <w:top w:val="none" w:sz="0" w:space="0" w:color="auto"/>
        <w:left w:val="none" w:sz="0" w:space="0" w:color="auto"/>
        <w:bottom w:val="none" w:sz="0" w:space="0" w:color="auto"/>
        <w:right w:val="none" w:sz="0" w:space="0" w:color="auto"/>
      </w:divBdr>
    </w:div>
    <w:div w:id="530648203">
      <w:marLeft w:val="640"/>
      <w:marRight w:val="0"/>
      <w:marTop w:val="0"/>
      <w:marBottom w:val="0"/>
      <w:divBdr>
        <w:top w:val="none" w:sz="0" w:space="0" w:color="auto"/>
        <w:left w:val="none" w:sz="0" w:space="0" w:color="auto"/>
        <w:bottom w:val="none" w:sz="0" w:space="0" w:color="auto"/>
        <w:right w:val="none" w:sz="0" w:space="0" w:color="auto"/>
      </w:divBdr>
    </w:div>
    <w:div w:id="530728085">
      <w:marLeft w:val="640"/>
      <w:marRight w:val="0"/>
      <w:marTop w:val="0"/>
      <w:marBottom w:val="0"/>
      <w:divBdr>
        <w:top w:val="none" w:sz="0" w:space="0" w:color="auto"/>
        <w:left w:val="none" w:sz="0" w:space="0" w:color="auto"/>
        <w:bottom w:val="none" w:sz="0" w:space="0" w:color="auto"/>
        <w:right w:val="none" w:sz="0" w:space="0" w:color="auto"/>
      </w:divBdr>
    </w:div>
    <w:div w:id="530731455">
      <w:marLeft w:val="640"/>
      <w:marRight w:val="0"/>
      <w:marTop w:val="0"/>
      <w:marBottom w:val="0"/>
      <w:divBdr>
        <w:top w:val="none" w:sz="0" w:space="0" w:color="auto"/>
        <w:left w:val="none" w:sz="0" w:space="0" w:color="auto"/>
        <w:bottom w:val="none" w:sz="0" w:space="0" w:color="auto"/>
        <w:right w:val="none" w:sz="0" w:space="0" w:color="auto"/>
      </w:divBdr>
    </w:div>
    <w:div w:id="530799594">
      <w:marLeft w:val="640"/>
      <w:marRight w:val="0"/>
      <w:marTop w:val="0"/>
      <w:marBottom w:val="0"/>
      <w:divBdr>
        <w:top w:val="none" w:sz="0" w:space="0" w:color="auto"/>
        <w:left w:val="none" w:sz="0" w:space="0" w:color="auto"/>
        <w:bottom w:val="none" w:sz="0" w:space="0" w:color="auto"/>
        <w:right w:val="none" w:sz="0" w:space="0" w:color="auto"/>
      </w:divBdr>
    </w:div>
    <w:div w:id="530846810">
      <w:marLeft w:val="640"/>
      <w:marRight w:val="0"/>
      <w:marTop w:val="0"/>
      <w:marBottom w:val="0"/>
      <w:divBdr>
        <w:top w:val="none" w:sz="0" w:space="0" w:color="auto"/>
        <w:left w:val="none" w:sz="0" w:space="0" w:color="auto"/>
        <w:bottom w:val="none" w:sz="0" w:space="0" w:color="auto"/>
        <w:right w:val="none" w:sz="0" w:space="0" w:color="auto"/>
      </w:divBdr>
    </w:div>
    <w:div w:id="530996481">
      <w:marLeft w:val="640"/>
      <w:marRight w:val="0"/>
      <w:marTop w:val="0"/>
      <w:marBottom w:val="0"/>
      <w:divBdr>
        <w:top w:val="none" w:sz="0" w:space="0" w:color="auto"/>
        <w:left w:val="none" w:sz="0" w:space="0" w:color="auto"/>
        <w:bottom w:val="none" w:sz="0" w:space="0" w:color="auto"/>
        <w:right w:val="none" w:sz="0" w:space="0" w:color="auto"/>
      </w:divBdr>
    </w:div>
    <w:div w:id="531043452">
      <w:marLeft w:val="640"/>
      <w:marRight w:val="0"/>
      <w:marTop w:val="0"/>
      <w:marBottom w:val="0"/>
      <w:divBdr>
        <w:top w:val="none" w:sz="0" w:space="0" w:color="auto"/>
        <w:left w:val="none" w:sz="0" w:space="0" w:color="auto"/>
        <w:bottom w:val="none" w:sz="0" w:space="0" w:color="auto"/>
        <w:right w:val="none" w:sz="0" w:space="0" w:color="auto"/>
      </w:divBdr>
    </w:div>
    <w:div w:id="531186587">
      <w:marLeft w:val="640"/>
      <w:marRight w:val="0"/>
      <w:marTop w:val="0"/>
      <w:marBottom w:val="0"/>
      <w:divBdr>
        <w:top w:val="none" w:sz="0" w:space="0" w:color="auto"/>
        <w:left w:val="none" w:sz="0" w:space="0" w:color="auto"/>
        <w:bottom w:val="none" w:sz="0" w:space="0" w:color="auto"/>
        <w:right w:val="none" w:sz="0" w:space="0" w:color="auto"/>
      </w:divBdr>
    </w:div>
    <w:div w:id="531187342">
      <w:marLeft w:val="640"/>
      <w:marRight w:val="0"/>
      <w:marTop w:val="0"/>
      <w:marBottom w:val="0"/>
      <w:divBdr>
        <w:top w:val="none" w:sz="0" w:space="0" w:color="auto"/>
        <w:left w:val="none" w:sz="0" w:space="0" w:color="auto"/>
        <w:bottom w:val="none" w:sz="0" w:space="0" w:color="auto"/>
        <w:right w:val="none" w:sz="0" w:space="0" w:color="auto"/>
      </w:divBdr>
    </w:div>
    <w:div w:id="531262083">
      <w:marLeft w:val="640"/>
      <w:marRight w:val="0"/>
      <w:marTop w:val="0"/>
      <w:marBottom w:val="0"/>
      <w:divBdr>
        <w:top w:val="none" w:sz="0" w:space="0" w:color="auto"/>
        <w:left w:val="none" w:sz="0" w:space="0" w:color="auto"/>
        <w:bottom w:val="none" w:sz="0" w:space="0" w:color="auto"/>
        <w:right w:val="none" w:sz="0" w:space="0" w:color="auto"/>
      </w:divBdr>
    </w:div>
    <w:div w:id="531264792">
      <w:marLeft w:val="640"/>
      <w:marRight w:val="0"/>
      <w:marTop w:val="0"/>
      <w:marBottom w:val="0"/>
      <w:divBdr>
        <w:top w:val="none" w:sz="0" w:space="0" w:color="auto"/>
        <w:left w:val="none" w:sz="0" w:space="0" w:color="auto"/>
        <w:bottom w:val="none" w:sz="0" w:space="0" w:color="auto"/>
        <w:right w:val="none" w:sz="0" w:space="0" w:color="auto"/>
      </w:divBdr>
    </w:div>
    <w:div w:id="531302520">
      <w:marLeft w:val="640"/>
      <w:marRight w:val="0"/>
      <w:marTop w:val="0"/>
      <w:marBottom w:val="0"/>
      <w:divBdr>
        <w:top w:val="none" w:sz="0" w:space="0" w:color="auto"/>
        <w:left w:val="none" w:sz="0" w:space="0" w:color="auto"/>
        <w:bottom w:val="none" w:sz="0" w:space="0" w:color="auto"/>
        <w:right w:val="none" w:sz="0" w:space="0" w:color="auto"/>
      </w:divBdr>
    </w:div>
    <w:div w:id="531304146">
      <w:marLeft w:val="640"/>
      <w:marRight w:val="0"/>
      <w:marTop w:val="0"/>
      <w:marBottom w:val="0"/>
      <w:divBdr>
        <w:top w:val="none" w:sz="0" w:space="0" w:color="auto"/>
        <w:left w:val="none" w:sz="0" w:space="0" w:color="auto"/>
        <w:bottom w:val="none" w:sz="0" w:space="0" w:color="auto"/>
        <w:right w:val="none" w:sz="0" w:space="0" w:color="auto"/>
      </w:divBdr>
    </w:div>
    <w:div w:id="531310444">
      <w:marLeft w:val="640"/>
      <w:marRight w:val="0"/>
      <w:marTop w:val="0"/>
      <w:marBottom w:val="0"/>
      <w:divBdr>
        <w:top w:val="none" w:sz="0" w:space="0" w:color="auto"/>
        <w:left w:val="none" w:sz="0" w:space="0" w:color="auto"/>
        <w:bottom w:val="none" w:sz="0" w:space="0" w:color="auto"/>
        <w:right w:val="none" w:sz="0" w:space="0" w:color="auto"/>
      </w:divBdr>
    </w:div>
    <w:div w:id="531310628">
      <w:marLeft w:val="640"/>
      <w:marRight w:val="0"/>
      <w:marTop w:val="0"/>
      <w:marBottom w:val="0"/>
      <w:divBdr>
        <w:top w:val="none" w:sz="0" w:space="0" w:color="auto"/>
        <w:left w:val="none" w:sz="0" w:space="0" w:color="auto"/>
        <w:bottom w:val="none" w:sz="0" w:space="0" w:color="auto"/>
        <w:right w:val="none" w:sz="0" w:space="0" w:color="auto"/>
      </w:divBdr>
    </w:div>
    <w:div w:id="531310806">
      <w:marLeft w:val="640"/>
      <w:marRight w:val="0"/>
      <w:marTop w:val="0"/>
      <w:marBottom w:val="0"/>
      <w:divBdr>
        <w:top w:val="none" w:sz="0" w:space="0" w:color="auto"/>
        <w:left w:val="none" w:sz="0" w:space="0" w:color="auto"/>
        <w:bottom w:val="none" w:sz="0" w:space="0" w:color="auto"/>
        <w:right w:val="none" w:sz="0" w:space="0" w:color="auto"/>
      </w:divBdr>
    </w:div>
    <w:div w:id="531458917">
      <w:marLeft w:val="640"/>
      <w:marRight w:val="0"/>
      <w:marTop w:val="0"/>
      <w:marBottom w:val="0"/>
      <w:divBdr>
        <w:top w:val="none" w:sz="0" w:space="0" w:color="auto"/>
        <w:left w:val="none" w:sz="0" w:space="0" w:color="auto"/>
        <w:bottom w:val="none" w:sz="0" w:space="0" w:color="auto"/>
        <w:right w:val="none" w:sz="0" w:space="0" w:color="auto"/>
      </w:divBdr>
    </w:div>
    <w:div w:id="531461558">
      <w:marLeft w:val="640"/>
      <w:marRight w:val="0"/>
      <w:marTop w:val="0"/>
      <w:marBottom w:val="0"/>
      <w:divBdr>
        <w:top w:val="none" w:sz="0" w:space="0" w:color="auto"/>
        <w:left w:val="none" w:sz="0" w:space="0" w:color="auto"/>
        <w:bottom w:val="none" w:sz="0" w:space="0" w:color="auto"/>
        <w:right w:val="none" w:sz="0" w:space="0" w:color="auto"/>
      </w:divBdr>
    </w:div>
    <w:div w:id="531461957">
      <w:marLeft w:val="640"/>
      <w:marRight w:val="0"/>
      <w:marTop w:val="0"/>
      <w:marBottom w:val="0"/>
      <w:divBdr>
        <w:top w:val="none" w:sz="0" w:space="0" w:color="auto"/>
        <w:left w:val="none" w:sz="0" w:space="0" w:color="auto"/>
        <w:bottom w:val="none" w:sz="0" w:space="0" w:color="auto"/>
        <w:right w:val="none" w:sz="0" w:space="0" w:color="auto"/>
      </w:divBdr>
    </w:div>
    <w:div w:id="531497829">
      <w:marLeft w:val="640"/>
      <w:marRight w:val="0"/>
      <w:marTop w:val="0"/>
      <w:marBottom w:val="0"/>
      <w:divBdr>
        <w:top w:val="none" w:sz="0" w:space="0" w:color="auto"/>
        <w:left w:val="none" w:sz="0" w:space="0" w:color="auto"/>
        <w:bottom w:val="none" w:sz="0" w:space="0" w:color="auto"/>
        <w:right w:val="none" w:sz="0" w:space="0" w:color="auto"/>
      </w:divBdr>
    </w:div>
    <w:div w:id="531501171">
      <w:marLeft w:val="640"/>
      <w:marRight w:val="0"/>
      <w:marTop w:val="0"/>
      <w:marBottom w:val="0"/>
      <w:divBdr>
        <w:top w:val="none" w:sz="0" w:space="0" w:color="auto"/>
        <w:left w:val="none" w:sz="0" w:space="0" w:color="auto"/>
        <w:bottom w:val="none" w:sz="0" w:space="0" w:color="auto"/>
        <w:right w:val="none" w:sz="0" w:space="0" w:color="auto"/>
      </w:divBdr>
    </w:div>
    <w:div w:id="531574620">
      <w:marLeft w:val="640"/>
      <w:marRight w:val="0"/>
      <w:marTop w:val="0"/>
      <w:marBottom w:val="0"/>
      <w:divBdr>
        <w:top w:val="none" w:sz="0" w:space="0" w:color="auto"/>
        <w:left w:val="none" w:sz="0" w:space="0" w:color="auto"/>
        <w:bottom w:val="none" w:sz="0" w:space="0" w:color="auto"/>
        <w:right w:val="none" w:sz="0" w:space="0" w:color="auto"/>
      </w:divBdr>
    </w:div>
    <w:div w:id="531653937">
      <w:marLeft w:val="640"/>
      <w:marRight w:val="0"/>
      <w:marTop w:val="0"/>
      <w:marBottom w:val="0"/>
      <w:divBdr>
        <w:top w:val="none" w:sz="0" w:space="0" w:color="auto"/>
        <w:left w:val="none" w:sz="0" w:space="0" w:color="auto"/>
        <w:bottom w:val="none" w:sz="0" w:space="0" w:color="auto"/>
        <w:right w:val="none" w:sz="0" w:space="0" w:color="auto"/>
      </w:divBdr>
    </w:div>
    <w:div w:id="531697872">
      <w:marLeft w:val="640"/>
      <w:marRight w:val="0"/>
      <w:marTop w:val="0"/>
      <w:marBottom w:val="0"/>
      <w:divBdr>
        <w:top w:val="none" w:sz="0" w:space="0" w:color="auto"/>
        <w:left w:val="none" w:sz="0" w:space="0" w:color="auto"/>
        <w:bottom w:val="none" w:sz="0" w:space="0" w:color="auto"/>
        <w:right w:val="none" w:sz="0" w:space="0" w:color="auto"/>
      </w:divBdr>
    </w:div>
    <w:div w:id="531698249">
      <w:marLeft w:val="640"/>
      <w:marRight w:val="0"/>
      <w:marTop w:val="0"/>
      <w:marBottom w:val="0"/>
      <w:divBdr>
        <w:top w:val="none" w:sz="0" w:space="0" w:color="auto"/>
        <w:left w:val="none" w:sz="0" w:space="0" w:color="auto"/>
        <w:bottom w:val="none" w:sz="0" w:space="0" w:color="auto"/>
        <w:right w:val="none" w:sz="0" w:space="0" w:color="auto"/>
      </w:divBdr>
    </w:div>
    <w:div w:id="531769340">
      <w:marLeft w:val="640"/>
      <w:marRight w:val="0"/>
      <w:marTop w:val="0"/>
      <w:marBottom w:val="0"/>
      <w:divBdr>
        <w:top w:val="none" w:sz="0" w:space="0" w:color="auto"/>
        <w:left w:val="none" w:sz="0" w:space="0" w:color="auto"/>
        <w:bottom w:val="none" w:sz="0" w:space="0" w:color="auto"/>
        <w:right w:val="none" w:sz="0" w:space="0" w:color="auto"/>
      </w:divBdr>
    </w:div>
    <w:div w:id="531846877">
      <w:marLeft w:val="640"/>
      <w:marRight w:val="0"/>
      <w:marTop w:val="0"/>
      <w:marBottom w:val="0"/>
      <w:divBdr>
        <w:top w:val="none" w:sz="0" w:space="0" w:color="auto"/>
        <w:left w:val="none" w:sz="0" w:space="0" w:color="auto"/>
        <w:bottom w:val="none" w:sz="0" w:space="0" w:color="auto"/>
        <w:right w:val="none" w:sz="0" w:space="0" w:color="auto"/>
      </w:divBdr>
    </w:div>
    <w:div w:id="531964477">
      <w:marLeft w:val="640"/>
      <w:marRight w:val="0"/>
      <w:marTop w:val="0"/>
      <w:marBottom w:val="0"/>
      <w:divBdr>
        <w:top w:val="none" w:sz="0" w:space="0" w:color="auto"/>
        <w:left w:val="none" w:sz="0" w:space="0" w:color="auto"/>
        <w:bottom w:val="none" w:sz="0" w:space="0" w:color="auto"/>
        <w:right w:val="none" w:sz="0" w:space="0" w:color="auto"/>
      </w:divBdr>
    </w:div>
    <w:div w:id="532113867">
      <w:marLeft w:val="640"/>
      <w:marRight w:val="0"/>
      <w:marTop w:val="0"/>
      <w:marBottom w:val="0"/>
      <w:divBdr>
        <w:top w:val="none" w:sz="0" w:space="0" w:color="auto"/>
        <w:left w:val="none" w:sz="0" w:space="0" w:color="auto"/>
        <w:bottom w:val="none" w:sz="0" w:space="0" w:color="auto"/>
        <w:right w:val="none" w:sz="0" w:space="0" w:color="auto"/>
      </w:divBdr>
    </w:div>
    <w:div w:id="532152381">
      <w:marLeft w:val="640"/>
      <w:marRight w:val="0"/>
      <w:marTop w:val="0"/>
      <w:marBottom w:val="0"/>
      <w:divBdr>
        <w:top w:val="none" w:sz="0" w:space="0" w:color="auto"/>
        <w:left w:val="none" w:sz="0" w:space="0" w:color="auto"/>
        <w:bottom w:val="none" w:sz="0" w:space="0" w:color="auto"/>
        <w:right w:val="none" w:sz="0" w:space="0" w:color="auto"/>
      </w:divBdr>
    </w:div>
    <w:div w:id="532154170">
      <w:marLeft w:val="640"/>
      <w:marRight w:val="0"/>
      <w:marTop w:val="0"/>
      <w:marBottom w:val="0"/>
      <w:divBdr>
        <w:top w:val="none" w:sz="0" w:space="0" w:color="auto"/>
        <w:left w:val="none" w:sz="0" w:space="0" w:color="auto"/>
        <w:bottom w:val="none" w:sz="0" w:space="0" w:color="auto"/>
        <w:right w:val="none" w:sz="0" w:space="0" w:color="auto"/>
      </w:divBdr>
    </w:div>
    <w:div w:id="532234079">
      <w:marLeft w:val="640"/>
      <w:marRight w:val="0"/>
      <w:marTop w:val="0"/>
      <w:marBottom w:val="0"/>
      <w:divBdr>
        <w:top w:val="none" w:sz="0" w:space="0" w:color="auto"/>
        <w:left w:val="none" w:sz="0" w:space="0" w:color="auto"/>
        <w:bottom w:val="none" w:sz="0" w:space="0" w:color="auto"/>
        <w:right w:val="none" w:sz="0" w:space="0" w:color="auto"/>
      </w:divBdr>
    </w:div>
    <w:div w:id="532302373">
      <w:marLeft w:val="640"/>
      <w:marRight w:val="0"/>
      <w:marTop w:val="0"/>
      <w:marBottom w:val="0"/>
      <w:divBdr>
        <w:top w:val="none" w:sz="0" w:space="0" w:color="auto"/>
        <w:left w:val="none" w:sz="0" w:space="0" w:color="auto"/>
        <w:bottom w:val="none" w:sz="0" w:space="0" w:color="auto"/>
        <w:right w:val="none" w:sz="0" w:space="0" w:color="auto"/>
      </w:divBdr>
    </w:div>
    <w:div w:id="532352102">
      <w:marLeft w:val="640"/>
      <w:marRight w:val="0"/>
      <w:marTop w:val="0"/>
      <w:marBottom w:val="0"/>
      <w:divBdr>
        <w:top w:val="none" w:sz="0" w:space="0" w:color="auto"/>
        <w:left w:val="none" w:sz="0" w:space="0" w:color="auto"/>
        <w:bottom w:val="none" w:sz="0" w:space="0" w:color="auto"/>
        <w:right w:val="none" w:sz="0" w:space="0" w:color="auto"/>
      </w:divBdr>
    </w:div>
    <w:div w:id="532377569">
      <w:marLeft w:val="640"/>
      <w:marRight w:val="0"/>
      <w:marTop w:val="0"/>
      <w:marBottom w:val="0"/>
      <w:divBdr>
        <w:top w:val="none" w:sz="0" w:space="0" w:color="auto"/>
        <w:left w:val="none" w:sz="0" w:space="0" w:color="auto"/>
        <w:bottom w:val="none" w:sz="0" w:space="0" w:color="auto"/>
        <w:right w:val="none" w:sz="0" w:space="0" w:color="auto"/>
      </w:divBdr>
    </w:div>
    <w:div w:id="532422609">
      <w:marLeft w:val="640"/>
      <w:marRight w:val="0"/>
      <w:marTop w:val="0"/>
      <w:marBottom w:val="0"/>
      <w:divBdr>
        <w:top w:val="none" w:sz="0" w:space="0" w:color="auto"/>
        <w:left w:val="none" w:sz="0" w:space="0" w:color="auto"/>
        <w:bottom w:val="none" w:sz="0" w:space="0" w:color="auto"/>
        <w:right w:val="none" w:sz="0" w:space="0" w:color="auto"/>
      </w:divBdr>
    </w:div>
    <w:div w:id="532423653">
      <w:marLeft w:val="640"/>
      <w:marRight w:val="0"/>
      <w:marTop w:val="0"/>
      <w:marBottom w:val="0"/>
      <w:divBdr>
        <w:top w:val="none" w:sz="0" w:space="0" w:color="auto"/>
        <w:left w:val="none" w:sz="0" w:space="0" w:color="auto"/>
        <w:bottom w:val="none" w:sz="0" w:space="0" w:color="auto"/>
        <w:right w:val="none" w:sz="0" w:space="0" w:color="auto"/>
      </w:divBdr>
    </w:div>
    <w:div w:id="532423715">
      <w:marLeft w:val="640"/>
      <w:marRight w:val="0"/>
      <w:marTop w:val="0"/>
      <w:marBottom w:val="0"/>
      <w:divBdr>
        <w:top w:val="none" w:sz="0" w:space="0" w:color="auto"/>
        <w:left w:val="none" w:sz="0" w:space="0" w:color="auto"/>
        <w:bottom w:val="none" w:sz="0" w:space="0" w:color="auto"/>
        <w:right w:val="none" w:sz="0" w:space="0" w:color="auto"/>
      </w:divBdr>
    </w:div>
    <w:div w:id="532502114">
      <w:marLeft w:val="640"/>
      <w:marRight w:val="0"/>
      <w:marTop w:val="0"/>
      <w:marBottom w:val="0"/>
      <w:divBdr>
        <w:top w:val="none" w:sz="0" w:space="0" w:color="auto"/>
        <w:left w:val="none" w:sz="0" w:space="0" w:color="auto"/>
        <w:bottom w:val="none" w:sz="0" w:space="0" w:color="auto"/>
        <w:right w:val="none" w:sz="0" w:space="0" w:color="auto"/>
      </w:divBdr>
    </w:div>
    <w:div w:id="532766950">
      <w:marLeft w:val="640"/>
      <w:marRight w:val="0"/>
      <w:marTop w:val="0"/>
      <w:marBottom w:val="0"/>
      <w:divBdr>
        <w:top w:val="none" w:sz="0" w:space="0" w:color="auto"/>
        <w:left w:val="none" w:sz="0" w:space="0" w:color="auto"/>
        <w:bottom w:val="none" w:sz="0" w:space="0" w:color="auto"/>
        <w:right w:val="none" w:sz="0" w:space="0" w:color="auto"/>
      </w:divBdr>
    </w:div>
    <w:div w:id="532886563">
      <w:marLeft w:val="640"/>
      <w:marRight w:val="0"/>
      <w:marTop w:val="0"/>
      <w:marBottom w:val="0"/>
      <w:divBdr>
        <w:top w:val="none" w:sz="0" w:space="0" w:color="auto"/>
        <w:left w:val="none" w:sz="0" w:space="0" w:color="auto"/>
        <w:bottom w:val="none" w:sz="0" w:space="0" w:color="auto"/>
        <w:right w:val="none" w:sz="0" w:space="0" w:color="auto"/>
      </w:divBdr>
    </w:div>
    <w:div w:id="532890465">
      <w:marLeft w:val="640"/>
      <w:marRight w:val="0"/>
      <w:marTop w:val="0"/>
      <w:marBottom w:val="0"/>
      <w:divBdr>
        <w:top w:val="none" w:sz="0" w:space="0" w:color="auto"/>
        <w:left w:val="none" w:sz="0" w:space="0" w:color="auto"/>
        <w:bottom w:val="none" w:sz="0" w:space="0" w:color="auto"/>
        <w:right w:val="none" w:sz="0" w:space="0" w:color="auto"/>
      </w:divBdr>
    </w:div>
    <w:div w:id="532957302">
      <w:marLeft w:val="640"/>
      <w:marRight w:val="0"/>
      <w:marTop w:val="0"/>
      <w:marBottom w:val="0"/>
      <w:divBdr>
        <w:top w:val="none" w:sz="0" w:space="0" w:color="auto"/>
        <w:left w:val="none" w:sz="0" w:space="0" w:color="auto"/>
        <w:bottom w:val="none" w:sz="0" w:space="0" w:color="auto"/>
        <w:right w:val="none" w:sz="0" w:space="0" w:color="auto"/>
      </w:divBdr>
    </w:div>
    <w:div w:id="533006148">
      <w:marLeft w:val="640"/>
      <w:marRight w:val="0"/>
      <w:marTop w:val="0"/>
      <w:marBottom w:val="0"/>
      <w:divBdr>
        <w:top w:val="none" w:sz="0" w:space="0" w:color="auto"/>
        <w:left w:val="none" w:sz="0" w:space="0" w:color="auto"/>
        <w:bottom w:val="none" w:sz="0" w:space="0" w:color="auto"/>
        <w:right w:val="none" w:sz="0" w:space="0" w:color="auto"/>
      </w:divBdr>
    </w:div>
    <w:div w:id="533035827">
      <w:marLeft w:val="640"/>
      <w:marRight w:val="0"/>
      <w:marTop w:val="0"/>
      <w:marBottom w:val="0"/>
      <w:divBdr>
        <w:top w:val="none" w:sz="0" w:space="0" w:color="auto"/>
        <w:left w:val="none" w:sz="0" w:space="0" w:color="auto"/>
        <w:bottom w:val="none" w:sz="0" w:space="0" w:color="auto"/>
        <w:right w:val="none" w:sz="0" w:space="0" w:color="auto"/>
      </w:divBdr>
    </w:div>
    <w:div w:id="533075941">
      <w:marLeft w:val="640"/>
      <w:marRight w:val="0"/>
      <w:marTop w:val="0"/>
      <w:marBottom w:val="0"/>
      <w:divBdr>
        <w:top w:val="none" w:sz="0" w:space="0" w:color="auto"/>
        <w:left w:val="none" w:sz="0" w:space="0" w:color="auto"/>
        <w:bottom w:val="none" w:sz="0" w:space="0" w:color="auto"/>
        <w:right w:val="none" w:sz="0" w:space="0" w:color="auto"/>
      </w:divBdr>
    </w:div>
    <w:div w:id="533226861">
      <w:marLeft w:val="640"/>
      <w:marRight w:val="0"/>
      <w:marTop w:val="0"/>
      <w:marBottom w:val="0"/>
      <w:divBdr>
        <w:top w:val="none" w:sz="0" w:space="0" w:color="auto"/>
        <w:left w:val="none" w:sz="0" w:space="0" w:color="auto"/>
        <w:bottom w:val="none" w:sz="0" w:space="0" w:color="auto"/>
        <w:right w:val="none" w:sz="0" w:space="0" w:color="auto"/>
      </w:divBdr>
    </w:div>
    <w:div w:id="533228302">
      <w:marLeft w:val="640"/>
      <w:marRight w:val="0"/>
      <w:marTop w:val="0"/>
      <w:marBottom w:val="0"/>
      <w:divBdr>
        <w:top w:val="none" w:sz="0" w:space="0" w:color="auto"/>
        <w:left w:val="none" w:sz="0" w:space="0" w:color="auto"/>
        <w:bottom w:val="none" w:sz="0" w:space="0" w:color="auto"/>
        <w:right w:val="none" w:sz="0" w:space="0" w:color="auto"/>
      </w:divBdr>
    </w:div>
    <w:div w:id="533273400">
      <w:marLeft w:val="640"/>
      <w:marRight w:val="0"/>
      <w:marTop w:val="0"/>
      <w:marBottom w:val="0"/>
      <w:divBdr>
        <w:top w:val="none" w:sz="0" w:space="0" w:color="auto"/>
        <w:left w:val="none" w:sz="0" w:space="0" w:color="auto"/>
        <w:bottom w:val="none" w:sz="0" w:space="0" w:color="auto"/>
        <w:right w:val="none" w:sz="0" w:space="0" w:color="auto"/>
      </w:divBdr>
    </w:div>
    <w:div w:id="533465070">
      <w:marLeft w:val="640"/>
      <w:marRight w:val="0"/>
      <w:marTop w:val="0"/>
      <w:marBottom w:val="0"/>
      <w:divBdr>
        <w:top w:val="none" w:sz="0" w:space="0" w:color="auto"/>
        <w:left w:val="none" w:sz="0" w:space="0" w:color="auto"/>
        <w:bottom w:val="none" w:sz="0" w:space="0" w:color="auto"/>
        <w:right w:val="none" w:sz="0" w:space="0" w:color="auto"/>
      </w:divBdr>
    </w:div>
    <w:div w:id="533470326">
      <w:marLeft w:val="640"/>
      <w:marRight w:val="0"/>
      <w:marTop w:val="0"/>
      <w:marBottom w:val="0"/>
      <w:divBdr>
        <w:top w:val="none" w:sz="0" w:space="0" w:color="auto"/>
        <w:left w:val="none" w:sz="0" w:space="0" w:color="auto"/>
        <w:bottom w:val="none" w:sz="0" w:space="0" w:color="auto"/>
        <w:right w:val="none" w:sz="0" w:space="0" w:color="auto"/>
      </w:divBdr>
    </w:div>
    <w:div w:id="533545102">
      <w:marLeft w:val="640"/>
      <w:marRight w:val="0"/>
      <w:marTop w:val="0"/>
      <w:marBottom w:val="0"/>
      <w:divBdr>
        <w:top w:val="none" w:sz="0" w:space="0" w:color="auto"/>
        <w:left w:val="none" w:sz="0" w:space="0" w:color="auto"/>
        <w:bottom w:val="none" w:sz="0" w:space="0" w:color="auto"/>
        <w:right w:val="none" w:sz="0" w:space="0" w:color="auto"/>
      </w:divBdr>
    </w:div>
    <w:div w:id="533621828">
      <w:marLeft w:val="640"/>
      <w:marRight w:val="0"/>
      <w:marTop w:val="0"/>
      <w:marBottom w:val="0"/>
      <w:divBdr>
        <w:top w:val="none" w:sz="0" w:space="0" w:color="auto"/>
        <w:left w:val="none" w:sz="0" w:space="0" w:color="auto"/>
        <w:bottom w:val="none" w:sz="0" w:space="0" w:color="auto"/>
        <w:right w:val="none" w:sz="0" w:space="0" w:color="auto"/>
      </w:divBdr>
    </w:div>
    <w:div w:id="533689615">
      <w:marLeft w:val="640"/>
      <w:marRight w:val="0"/>
      <w:marTop w:val="0"/>
      <w:marBottom w:val="0"/>
      <w:divBdr>
        <w:top w:val="none" w:sz="0" w:space="0" w:color="auto"/>
        <w:left w:val="none" w:sz="0" w:space="0" w:color="auto"/>
        <w:bottom w:val="none" w:sz="0" w:space="0" w:color="auto"/>
        <w:right w:val="none" w:sz="0" w:space="0" w:color="auto"/>
      </w:divBdr>
    </w:div>
    <w:div w:id="533733074">
      <w:marLeft w:val="640"/>
      <w:marRight w:val="0"/>
      <w:marTop w:val="0"/>
      <w:marBottom w:val="0"/>
      <w:divBdr>
        <w:top w:val="none" w:sz="0" w:space="0" w:color="auto"/>
        <w:left w:val="none" w:sz="0" w:space="0" w:color="auto"/>
        <w:bottom w:val="none" w:sz="0" w:space="0" w:color="auto"/>
        <w:right w:val="none" w:sz="0" w:space="0" w:color="auto"/>
      </w:divBdr>
    </w:div>
    <w:div w:id="533737962">
      <w:marLeft w:val="640"/>
      <w:marRight w:val="0"/>
      <w:marTop w:val="0"/>
      <w:marBottom w:val="0"/>
      <w:divBdr>
        <w:top w:val="none" w:sz="0" w:space="0" w:color="auto"/>
        <w:left w:val="none" w:sz="0" w:space="0" w:color="auto"/>
        <w:bottom w:val="none" w:sz="0" w:space="0" w:color="auto"/>
        <w:right w:val="none" w:sz="0" w:space="0" w:color="auto"/>
      </w:divBdr>
    </w:div>
    <w:div w:id="533815158">
      <w:marLeft w:val="640"/>
      <w:marRight w:val="0"/>
      <w:marTop w:val="0"/>
      <w:marBottom w:val="0"/>
      <w:divBdr>
        <w:top w:val="none" w:sz="0" w:space="0" w:color="auto"/>
        <w:left w:val="none" w:sz="0" w:space="0" w:color="auto"/>
        <w:bottom w:val="none" w:sz="0" w:space="0" w:color="auto"/>
        <w:right w:val="none" w:sz="0" w:space="0" w:color="auto"/>
      </w:divBdr>
    </w:div>
    <w:div w:id="533930383">
      <w:marLeft w:val="640"/>
      <w:marRight w:val="0"/>
      <w:marTop w:val="0"/>
      <w:marBottom w:val="0"/>
      <w:divBdr>
        <w:top w:val="none" w:sz="0" w:space="0" w:color="auto"/>
        <w:left w:val="none" w:sz="0" w:space="0" w:color="auto"/>
        <w:bottom w:val="none" w:sz="0" w:space="0" w:color="auto"/>
        <w:right w:val="none" w:sz="0" w:space="0" w:color="auto"/>
      </w:divBdr>
    </w:div>
    <w:div w:id="534006799">
      <w:marLeft w:val="640"/>
      <w:marRight w:val="0"/>
      <w:marTop w:val="0"/>
      <w:marBottom w:val="0"/>
      <w:divBdr>
        <w:top w:val="none" w:sz="0" w:space="0" w:color="auto"/>
        <w:left w:val="none" w:sz="0" w:space="0" w:color="auto"/>
        <w:bottom w:val="none" w:sz="0" w:space="0" w:color="auto"/>
        <w:right w:val="none" w:sz="0" w:space="0" w:color="auto"/>
      </w:divBdr>
    </w:div>
    <w:div w:id="534118851">
      <w:marLeft w:val="640"/>
      <w:marRight w:val="0"/>
      <w:marTop w:val="0"/>
      <w:marBottom w:val="0"/>
      <w:divBdr>
        <w:top w:val="none" w:sz="0" w:space="0" w:color="auto"/>
        <w:left w:val="none" w:sz="0" w:space="0" w:color="auto"/>
        <w:bottom w:val="none" w:sz="0" w:space="0" w:color="auto"/>
        <w:right w:val="none" w:sz="0" w:space="0" w:color="auto"/>
      </w:divBdr>
    </w:div>
    <w:div w:id="534120417">
      <w:marLeft w:val="640"/>
      <w:marRight w:val="0"/>
      <w:marTop w:val="0"/>
      <w:marBottom w:val="0"/>
      <w:divBdr>
        <w:top w:val="none" w:sz="0" w:space="0" w:color="auto"/>
        <w:left w:val="none" w:sz="0" w:space="0" w:color="auto"/>
        <w:bottom w:val="none" w:sz="0" w:space="0" w:color="auto"/>
        <w:right w:val="none" w:sz="0" w:space="0" w:color="auto"/>
      </w:divBdr>
    </w:div>
    <w:div w:id="534124221">
      <w:marLeft w:val="640"/>
      <w:marRight w:val="0"/>
      <w:marTop w:val="0"/>
      <w:marBottom w:val="0"/>
      <w:divBdr>
        <w:top w:val="none" w:sz="0" w:space="0" w:color="auto"/>
        <w:left w:val="none" w:sz="0" w:space="0" w:color="auto"/>
        <w:bottom w:val="none" w:sz="0" w:space="0" w:color="auto"/>
        <w:right w:val="none" w:sz="0" w:space="0" w:color="auto"/>
      </w:divBdr>
    </w:div>
    <w:div w:id="534150323">
      <w:marLeft w:val="640"/>
      <w:marRight w:val="0"/>
      <w:marTop w:val="0"/>
      <w:marBottom w:val="0"/>
      <w:divBdr>
        <w:top w:val="none" w:sz="0" w:space="0" w:color="auto"/>
        <w:left w:val="none" w:sz="0" w:space="0" w:color="auto"/>
        <w:bottom w:val="none" w:sz="0" w:space="0" w:color="auto"/>
        <w:right w:val="none" w:sz="0" w:space="0" w:color="auto"/>
      </w:divBdr>
    </w:div>
    <w:div w:id="534273368">
      <w:marLeft w:val="640"/>
      <w:marRight w:val="0"/>
      <w:marTop w:val="0"/>
      <w:marBottom w:val="0"/>
      <w:divBdr>
        <w:top w:val="none" w:sz="0" w:space="0" w:color="auto"/>
        <w:left w:val="none" w:sz="0" w:space="0" w:color="auto"/>
        <w:bottom w:val="none" w:sz="0" w:space="0" w:color="auto"/>
        <w:right w:val="none" w:sz="0" w:space="0" w:color="auto"/>
      </w:divBdr>
    </w:div>
    <w:div w:id="534346634">
      <w:marLeft w:val="640"/>
      <w:marRight w:val="0"/>
      <w:marTop w:val="0"/>
      <w:marBottom w:val="0"/>
      <w:divBdr>
        <w:top w:val="none" w:sz="0" w:space="0" w:color="auto"/>
        <w:left w:val="none" w:sz="0" w:space="0" w:color="auto"/>
        <w:bottom w:val="none" w:sz="0" w:space="0" w:color="auto"/>
        <w:right w:val="none" w:sz="0" w:space="0" w:color="auto"/>
      </w:divBdr>
    </w:div>
    <w:div w:id="534387389">
      <w:marLeft w:val="640"/>
      <w:marRight w:val="0"/>
      <w:marTop w:val="0"/>
      <w:marBottom w:val="0"/>
      <w:divBdr>
        <w:top w:val="none" w:sz="0" w:space="0" w:color="auto"/>
        <w:left w:val="none" w:sz="0" w:space="0" w:color="auto"/>
        <w:bottom w:val="none" w:sz="0" w:space="0" w:color="auto"/>
        <w:right w:val="none" w:sz="0" w:space="0" w:color="auto"/>
      </w:divBdr>
    </w:div>
    <w:div w:id="534389614">
      <w:marLeft w:val="640"/>
      <w:marRight w:val="0"/>
      <w:marTop w:val="0"/>
      <w:marBottom w:val="0"/>
      <w:divBdr>
        <w:top w:val="none" w:sz="0" w:space="0" w:color="auto"/>
        <w:left w:val="none" w:sz="0" w:space="0" w:color="auto"/>
        <w:bottom w:val="none" w:sz="0" w:space="0" w:color="auto"/>
        <w:right w:val="none" w:sz="0" w:space="0" w:color="auto"/>
      </w:divBdr>
    </w:div>
    <w:div w:id="534393010">
      <w:marLeft w:val="640"/>
      <w:marRight w:val="0"/>
      <w:marTop w:val="0"/>
      <w:marBottom w:val="0"/>
      <w:divBdr>
        <w:top w:val="none" w:sz="0" w:space="0" w:color="auto"/>
        <w:left w:val="none" w:sz="0" w:space="0" w:color="auto"/>
        <w:bottom w:val="none" w:sz="0" w:space="0" w:color="auto"/>
        <w:right w:val="none" w:sz="0" w:space="0" w:color="auto"/>
      </w:divBdr>
    </w:div>
    <w:div w:id="534395040">
      <w:marLeft w:val="640"/>
      <w:marRight w:val="0"/>
      <w:marTop w:val="0"/>
      <w:marBottom w:val="0"/>
      <w:divBdr>
        <w:top w:val="none" w:sz="0" w:space="0" w:color="auto"/>
        <w:left w:val="none" w:sz="0" w:space="0" w:color="auto"/>
        <w:bottom w:val="none" w:sz="0" w:space="0" w:color="auto"/>
        <w:right w:val="none" w:sz="0" w:space="0" w:color="auto"/>
      </w:divBdr>
    </w:div>
    <w:div w:id="534460822">
      <w:marLeft w:val="640"/>
      <w:marRight w:val="0"/>
      <w:marTop w:val="0"/>
      <w:marBottom w:val="0"/>
      <w:divBdr>
        <w:top w:val="none" w:sz="0" w:space="0" w:color="auto"/>
        <w:left w:val="none" w:sz="0" w:space="0" w:color="auto"/>
        <w:bottom w:val="none" w:sz="0" w:space="0" w:color="auto"/>
        <w:right w:val="none" w:sz="0" w:space="0" w:color="auto"/>
      </w:divBdr>
    </w:div>
    <w:div w:id="534463389">
      <w:marLeft w:val="640"/>
      <w:marRight w:val="0"/>
      <w:marTop w:val="0"/>
      <w:marBottom w:val="0"/>
      <w:divBdr>
        <w:top w:val="none" w:sz="0" w:space="0" w:color="auto"/>
        <w:left w:val="none" w:sz="0" w:space="0" w:color="auto"/>
        <w:bottom w:val="none" w:sz="0" w:space="0" w:color="auto"/>
        <w:right w:val="none" w:sz="0" w:space="0" w:color="auto"/>
      </w:divBdr>
    </w:div>
    <w:div w:id="534467077">
      <w:marLeft w:val="640"/>
      <w:marRight w:val="0"/>
      <w:marTop w:val="0"/>
      <w:marBottom w:val="0"/>
      <w:divBdr>
        <w:top w:val="none" w:sz="0" w:space="0" w:color="auto"/>
        <w:left w:val="none" w:sz="0" w:space="0" w:color="auto"/>
        <w:bottom w:val="none" w:sz="0" w:space="0" w:color="auto"/>
        <w:right w:val="none" w:sz="0" w:space="0" w:color="auto"/>
      </w:divBdr>
    </w:div>
    <w:div w:id="534468645">
      <w:marLeft w:val="640"/>
      <w:marRight w:val="0"/>
      <w:marTop w:val="0"/>
      <w:marBottom w:val="0"/>
      <w:divBdr>
        <w:top w:val="none" w:sz="0" w:space="0" w:color="auto"/>
        <w:left w:val="none" w:sz="0" w:space="0" w:color="auto"/>
        <w:bottom w:val="none" w:sz="0" w:space="0" w:color="auto"/>
        <w:right w:val="none" w:sz="0" w:space="0" w:color="auto"/>
      </w:divBdr>
    </w:div>
    <w:div w:id="534582531">
      <w:marLeft w:val="640"/>
      <w:marRight w:val="0"/>
      <w:marTop w:val="0"/>
      <w:marBottom w:val="0"/>
      <w:divBdr>
        <w:top w:val="none" w:sz="0" w:space="0" w:color="auto"/>
        <w:left w:val="none" w:sz="0" w:space="0" w:color="auto"/>
        <w:bottom w:val="none" w:sz="0" w:space="0" w:color="auto"/>
        <w:right w:val="none" w:sz="0" w:space="0" w:color="auto"/>
      </w:divBdr>
    </w:div>
    <w:div w:id="534655102">
      <w:marLeft w:val="640"/>
      <w:marRight w:val="0"/>
      <w:marTop w:val="0"/>
      <w:marBottom w:val="0"/>
      <w:divBdr>
        <w:top w:val="none" w:sz="0" w:space="0" w:color="auto"/>
        <w:left w:val="none" w:sz="0" w:space="0" w:color="auto"/>
        <w:bottom w:val="none" w:sz="0" w:space="0" w:color="auto"/>
        <w:right w:val="none" w:sz="0" w:space="0" w:color="auto"/>
      </w:divBdr>
    </w:div>
    <w:div w:id="534736316">
      <w:marLeft w:val="640"/>
      <w:marRight w:val="0"/>
      <w:marTop w:val="0"/>
      <w:marBottom w:val="0"/>
      <w:divBdr>
        <w:top w:val="none" w:sz="0" w:space="0" w:color="auto"/>
        <w:left w:val="none" w:sz="0" w:space="0" w:color="auto"/>
        <w:bottom w:val="none" w:sz="0" w:space="0" w:color="auto"/>
        <w:right w:val="none" w:sz="0" w:space="0" w:color="auto"/>
      </w:divBdr>
    </w:div>
    <w:div w:id="534774536">
      <w:marLeft w:val="640"/>
      <w:marRight w:val="0"/>
      <w:marTop w:val="0"/>
      <w:marBottom w:val="0"/>
      <w:divBdr>
        <w:top w:val="none" w:sz="0" w:space="0" w:color="auto"/>
        <w:left w:val="none" w:sz="0" w:space="0" w:color="auto"/>
        <w:bottom w:val="none" w:sz="0" w:space="0" w:color="auto"/>
        <w:right w:val="none" w:sz="0" w:space="0" w:color="auto"/>
      </w:divBdr>
    </w:div>
    <w:div w:id="534780397">
      <w:marLeft w:val="640"/>
      <w:marRight w:val="0"/>
      <w:marTop w:val="0"/>
      <w:marBottom w:val="0"/>
      <w:divBdr>
        <w:top w:val="none" w:sz="0" w:space="0" w:color="auto"/>
        <w:left w:val="none" w:sz="0" w:space="0" w:color="auto"/>
        <w:bottom w:val="none" w:sz="0" w:space="0" w:color="auto"/>
        <w:right w:val="none" w:sz="0" w:space="0" w:color="auto"/>
      </w:divBdr>
    </w:div>
    <w:div w:id="534856768">
      <w:marLeft w:val="640"/>
      <w:marRight w:val="0"/>
      <w:marTop w:val="0"/>
      <w:marBottom w:val="0"/>
      <w:divBdr>
        <w:top w:val="none" w:sz="0" w:space="0" w:color="auto"/>
        <w:left w:val="none" w:sz="0" w:space="0" w:color="auto"/>
        <w:bottom w:val="none" w:sz="0" w:space="0" w:color="auto"/>
        <w:right w:val="none" w:sz="0" w:space="0" w:color="auto"/>
      </w:divBdr>
    </w:div>
    <w:div w:id="534927203">
      <w:marLeft w:val="640"/>
      <w:marRight w:val="0"/>
      <w:marTop w:val="0"/>
      <w:marBottom w:val="0"/>
      <w:divBdr>
        <w:top w:val="none" w:sz="0" w:space="0" w:color="auto"/>
        <w:left w:val="none" w:sz="0" w:space="0" w:color="auto"/>
        <w:bottom w:val="none" w:sz="0" w:space="0" w:color="auto"/>
        <w:right w:val="none" w:sz="0" w:space="0" w:color="auto"/>
      </w:divBdr>
    </w:div>
    <w:div w:id="534928414">
      <w:marLeft w:val="640"/>
      <w:marRight w:val="0"/>
      <w:marTop w:val="0"/>
      <w:marBottom w:val="0"/>
      <w:divBdr>
        <w:top w:val="none" w:sz="0" w:space="0" w:color="auto"/>
        <w:left w:val="none" w:sz="0" w:space="0" w:color="auto"/>
        <w:bottom w:val="none" w:sz="0" w:space="0" w:color="auto"/>
        <w:right w:val="none" w:sz="0" w:space="0" w:color="auto"/>
      </w:divBdr>
    </w:div>
    <w:div w:id="534928912">
      <w:marLeft w:val="640"/>
      <w:marRight w:val="0"/>
      <w:marTop w:val="0"/>
      <w:marBottom w:val="0"/>
      <w:divBdr>
        <w:top w:val="none" w:sz="0" w:space="0" w:color="auto"/>
        <w:left w:val="none" w:sz="0" w:space="0" w:color="auto"/>
        <w:bottom w:val="none" w:sz="0" w:space="0" w:color="auto"/>
        <w:right w:val="none" w:sz="0" w:space="0" w:color="auto"/>
      </w:divBdr>
    </w:div>
    <w:div w:id="534973679">
      <w:marLeft w:val="640"/>
      <w:marRight w:val="0"/>
      <w:marTop w:val="0"/>
      <w:marBottom w:val="0"/>
      <w:divBdr>
        <w:top w:val="none" w:sz="0" w:space="0" w:color="auto"/>
        <w:left w:val="none" w:sz="0" w:space="0" w:color="auto"/>
        <w:bottom w:val="none" w:sz="0" w:space="0" w:color="auto"/>
        <w:right w:val="none" w:sz="0" w:space="0" w:color="auto"/>
      </w:divBdr>
    </w:div>
    <w:div w:id="535044540">
      <w:marLeft w:val="640"/>
      <w:marRight w:val="0"/>
      <w:marTop w:val="0"/>
      <w:marBottom w:val="0"/>
      <w:divBdr>
        <w:top w:val="none" w:sz="0" w:space="0" w:color="auto"/>
        <w:left w:val="none" w:sz="0" w:space="0" w:color="auto"/>
        <w:bottom w:val="none" w:sz="0" w:space="0" w:color="auto"/>
        <w:right w:val="none" w:sz="0" w:space="0" w:color="auto"/>
      </w:divBdr>
    </w:div>
    <w:div w:id="535049789">
      <w:marLeft w:val="640"/>
      <w:marRight w:val="0"/>
      <w:marTop w:val="0"/>
      <w:marBottom w:val="0"/>
      <w:divBdr>
        <w:top w:val="none" w:sz="0" w:space="0" w:color="auto"/>
        <w:left w:val="none" w:sz="0" w:space="0" w:color="auto"/>
        <w:bottom w:val="none" w:sz="0" w:space="0" w:color="auto"/>
        <w:right w:val="none" w:sz="0" w:space="0" w:color="auto"/>
      </w:divBdr>
    </w:div>
    <w:div w:id="535167171">
      <w:marLeft w:val="640"/>
      <w:marRight w:val="0"/>
      <w:marTop w:val="0"/>
      <w:marBottom w:val="0"/>
      <w:divBdr>
        <w:top w:val="none" w:sz="0" w:space="0" w:color="auto"/>
        <w:left w:val="none" w:sz="0" w:space="0" w:color="auto"/>
        <w:bottom w:val="none" w:sz="0" w:space="0" w:color="auto"/>
        <w:right w:val="none" w:sz="0" w:space="0" w:color="auto"/>
      </w:divBdr>
    </w:div>
    <w:div w:id="535393042">
      <w:marLeft w:val="640"/>
      <w:marRight w:val="0"/>
      <w:marTop w:val="0"/>
      <w:marBottom w:val="0"/>
      <w:divBdr>
        <w:top w:val="none" w:sz="0" w:space="0" w:color="auto"/>
        <w:left w:val="none" w:sz="0" w:space="0" w:color="auto"/>
        <w:bottom w:val="none" w:sz="0" w:space="0" w:color="auto"/>
        <w:right w:val="none" w:sz="0" w:space="0" w:color="auto"/>
      </w:divBdr>
    </w:div>
    <w:div w:id="535461681">
      <w:marLeft w:val="640"/>
      <w:marRight w:val="0"/>
      <w:marTop w:val="0"/>
      <w:marBottom w:val="0"/>
      <w:divBdr>
        <w:top w:val="none" w:sz="0" w:space="0" w:color="auto"/>
        <w:left w:val="none" w:sz="0" w:space="0" w:color="auto"/>
        <w:bottom w:val="none" w:sz="0" w:space="0" w:color="auto"/>
        <w:right w:val="none" w:sz="0" w:space="0" w:color="auto"/>
      </w:divBdr>
    </w:div>
    <w:div w:id="535626983">
      <w:marLeft w:val="640"/>
      <w:marRight w:val="0"/>
      <w:marTop w:val="0"/>
      <w:marBottom w:val="0"/>
      <w:divBdr>
        <w:top w:val="none" w:sz="0" w:space="0" w:color="auto"/>
        <w:left w:val="none" w:sz="0" w:space="0" w:color="auto"/>
        <w:bottom w:val="none" w:sz="0" w:space="0" w:color="auto"/>
        <w:right w:val="none" w:sz="0" w:space="0" w:color="auto"/>
      </w:divBdr>
    </w:div>
    <w:div w:id="535849097">
      <w:marLeft w:val="640"/>
      <w:marRight w:val="0"/>
      <w:marTop w:val="0"/>
      <w:marBottom w:val="0"/>
      <w:divBdr>
        <w:top w:val="none" w:sz="0" w:space="0" w:color="auto"/>
        <w:left w:val="none" w:sz="0" w:space="0" w:color="auto"/>
        <w:bottom w:val="none" w:sz="0" w:space="0" w:color="auto"/>
        <w:right w:val="none" w:sz="0" w:space="0" w:color="auto"/>
      </w:divBdr>
    </w:div>
    <w:div w:id="535890611">
      <w:marLeft w:val="640"/>
      <w:marRight w:val="0"/>
      <w:marTop w:val="0"/>
      <w:marBottom w:val="0"/>
      <w:divBdr>
        <w:top w:val="none" w:sz="0" w:space="0" w:color="auto"/>
        <w:left w:val="none" w:sz="0" w:space="0" w:color="auto"/>
        <w:bottom w:val="none" w:sz="0" w:space="0" w:color="auto"/>
        <w:right w:val="none" w:sz="0" w:space="0" w:color="auto"/>
      </w:divBdr>
    </w:div>
    <w:div w:id="536089704">
      <w:marLeft w:val="640"/>
      <w:marRight w:val="0"/>
      <w:marTop w:val="0"/>
      <w:marBottom w:val="0"/>
      <w:divBdr>
        <w:top w:val="none" w:sz="0" w:space="0" w:color="auto"/>
        <w:left w:val="none" w:sz="0" w:space="0" w:color="auto"/>
        <w:bottom w:val="none" w:sz="0" w:space="0" w:color="auto"/>
        <w:right w:val="none" w:sz="0" w:space="0" w:color="auto"/>
      </w:divBdr>
    </w:div>
    <w:div w:id="536091600">
      <w:marLeft w:val="640"/>
      <w:marRight w:val="0"/>
      <w:marTop w:val="0"/>
      <w:marBottom w:val="0"/>
      <w:divBdr>
        <w:top w:val="none" w:sz="0" w:space="0" w:color="auto"/>
        <w:left w:val="none" w:sz="0" w:space="0" w:color="auto"/>
        <w:bottom w:val="none" w:sz="0" w:space="0" w:color="auto"/>
        <w:right w:val="none" w:sz="0" w:space="0" w:color="auto"/>
      </w:divBdr>
    </w:div>
    <w:div w:id="536161477">
      <w:marLeft w:val="640"/>
      <w:marRight w:val="0"/>
      <w:marTop w:val="0"/>
      <w:marBottom w:val="0"/>
      <w:divBdr>
        <w:top w:val="none" w:sz="0" w:space="0" w:color="auto"/>
        <w:left w:val="none" w:sz="0" w:space="0" w:color="auto"/>
        <w:bottom w:val="none" w:sz="0" w:space="0" w:color="auto"/>
        <w:right w:val="none" w:sz="0" w:space="0" w:color="auto"/>
      </w:divBdr>
    </w:div>
    <w:div w:id="536165403">
      <w:marLeft w:val="640"/>
      <w:marRight w:val="0"/>
      <w:marTop w:val="0"/>
      <w:marBottom w:val="0"/>
      <w:divBdr>
        <w:top w:val="none" w:sz="0" w:space="0" w:color="auto"/>
        <w:left w:val="none" w:sz="0" w:space="0" w:color="auto"/>
        <w:bottom w:val="none" w:sz="0" w:space="0" w:color="auto"/>
        <w:right w:val="none" w:sz="0" w:space="0" w:color="auto"/>
      </w:divBdr>
    </w:div>
    <w:div w:id="536234664">
      <w:marLeft w:val="640"/>
      <w:marRight w:val="0"/>
      <w:marTop w:val="0"/>
      <w:marBottom w:val="0"/>
      <w:divBdr>
        <w:top w:val="none" w:sz="0" w:space="0" w:color="auto"/>
        <w:left w:val="none" w:sz="0" w:space="0" w:color="auto"/>
        <w:bottom w:val="none" w:sz="0" w:space="0" w:color="auto"/>
        <w:right w:val="none" w:sz="0" w:space="0" w:color="auto"/>
      </w:divBdr>
    </w:div>
    <w:div w:id="536236935">
      <w:marLeft w:val="640"/>
      <w:marRight w:val="0"/>
      <w:marTop w:val="0"/>
      <w:marBottom w:val="0"/>
      <w:divBdr>
        <w:top w:val="none" w:sz="0" w:space="0" w:color="auto"/>
        <w:left w:val="none" w:sz="0" w:space="0" w:color="auto"/>
        <w:bottom w:val="none" w:sz="0" w:space="0" w:color="auto"/>
        <w:right w:val="none" w:sz="0" w:space="0" w:color="auto"/>
      </w:divBdr>
    </w:div>
    <w:div w:id="536427511">
      <w:marLeft w:val="640"/>
      <w:marRight w:val="0"/>
      <w:marTop w:val="0"/>
      <w:marBottom w:val="0"/>
      <w:divBdr>
        <w:top w:val="none" w:sz="0" w:space="0" w:color="auto"/>
        <w:left w:val="none" w:sz="0" w:space="0" w:color="auto"/>
        <w:bottom w:val="none" w:sz="0" w:space="0" w:color="auto"/>
        <w:right w:val="none" w:sz="0" w:space="0" w:color="auto"/>
      </w:divBdr>
    </w:div>
    <w:div w:id="536626368">
      <w:marLeft w:val="640"/>
      <w:marRight w:val="0"/>
      <w:marTop w:val="0"/>
      <w:marBottom w:val="0"/>
      <w:divBdr>
        <w:top w:val="none" w:sz="0" w:space="0" w:color="auto"/>
        <w:left w:val="none" w:sz="0" w:space="0" w:color="auto"/>
        <w:bottom w:val="none" w:sz="0" w:space="0" w:color="auto"/>
        <w:right w:val="none" w:sz="0" w:space="0" w:color="auto"/>
      </w:divBdr>
    </w:div>
    <w:div w:id="536628154">
      <w:marLeft w:val="640"/>
      <w:marRight w:val="0"/>
      <w:marTop w:val="0"/>
      <w:marBottom w:val="0"/>
      <w:divBdr>
        <w:top w:val="none" w:sz="0" w:space="0" w:color="auto"/>
        <w:left w:val="none" w:sz="0" w:space="0" w:color="auto"/>
        <w:bottom w:val="none" w:sz="0" w:space="0" w:color="auto"/>
        <w:right w:val="none" w:sz="0" w:space="0" w:color="auto"/>
      </w:divBdr>
    </w:div>
    <w:div w:id="536700775">
      <w:marLeft w:val="640"/>
      <w:marRight w:val="0"/>
      <w:marTop w:val="0"/>
      <w:marBottom w:val="0"/>
      <w:divBdr>
        <w:top w:val="none" w:sz="0" w:space="0" w:color="auto"/>
        <w:left w:val="none" w:sz="0" w:space="0" w:color="auto"/>
        <w:bottom w:val="none" w:sz="0" w:space="0" w:color="auto"/>
        <w:right w:val="none" w:sz="0" w:space="0" w:color="auto"/>
      </w:divBdr>
    </w:div>
    <w:div w:id="536741419">
      <w:marLeft w:val="640"/>
      <w:marRight w:val="0"/>
      <w:marTop w:val="0"/>
      <w:marBottom w:val="0"/>
      <w:divBdr>
        <w:top w:val="none" w:sz="0" w:space="0" w:color="auto"/>
        <w:left w:val="none" w:sz="0" w:space="0" w:color="auto"/>
        <w:bottom w:val="none" w:sz="0" w:space="0" w:color="auto"/>
        <w:right w:val="none" w:sz="0" w:space="0" w:color="auto"/>
      </w:divBdr>
    </w:div>
    <w:div w:id="536940778">
      <w:marLeft w:val="640"/>
      <w:marRight w:val="0"/>
      <w:marTop w:val="0"/>
      <w:marBottom w:val="0"/>
      <w:divBdr>
        <w:top w:val="none" w:sz="0" w:space="0" w:color="auto"/>
        <w:left w:val="none" w:sz="0" w:space="0" w:color="auto"/>
        <w:bottom w:val="none" w:sz="0" w:space="0" w:color="auto"/>
        <w:right w:val="none" w:sz="0" w:space="0" w:color="auto"/>
      </w:divBdr>
    </w:div>
    <w:div w:id="537007337">
      <w:marLeft w:val="640"/>
      <w:marRight w:val="0"/>
      <w:marTop w:val="0"/>
      <w:marBottom w:val="0"/>
      <w:divBdr>
        <w:top w:val="none" w:sz="0" w:space="0" w:color="auto"/>
        <w:left w:val="none" w:sz="0" w:space="0" w:color="auto"/>
        <w:bottom w:val="none" w:sz="0" w:space="0" w:color="auto"/>
        <w:right w:val="none" w:sz="0" w:space="0" w:color="auto"/>
      </w:divBdr>
    </w:div>
    <w:div w:id="537007341">
      <w:marLeft w:val="640"/>
      <w:marRight w:val="0"/>
      <w:marTop w:val="0"/>
      <w:marBottom w:val="0"/>
      <w:divBdr>
        <w:top w:val="none" w:sz="0" w:space="0" w:color="auto"/>
        <w:left w:val="none" w:sz="0" w:space="0" w:color="auto"/>
        <w:bottom w:val="none" w:sz="0" w:space="0" w:color="auto"/>
        <w:right w:val="none" w:sz="0" w:space="0" w:color="auto"/>
      </w:divBdr>
    </w:div>
    <w:div w:id="537012001">
      <w:marLeft w:val="640"/>
      <w:marRight w:val="0"/>
      <w:marTop w:val="0"/>
      <w:marBottom w:val="0"/>
      <w:divBdr>
        <w:top w:val="none" w:sz="0" w:space="0" w:color="auto"/>
        <w:left w:val="none" w:sz="0" w:space="0" w:color="auto"/>
        <w:bottom w:val="none" w:sz="0" w:space="0" w:color="auto"/>
        <w:right w:val="none" w:sz="0" w:space="0" w:color="auto"/>
      </w:divBdr>
    </w:div>
    <w:div w:id="537164151">
      <w:marLeft w:val="640"/>
      <w:marRight w:val="0"/>
      <w:marTop w:val="0"/>
      <w:marBottom w:val="0"/>
      <w:divBdr>
        <w:top w:val="none" w:sz="0" w:space="0" w:color="auto"/>
        <w:left w:val="none" w:sz="0" w:space="0" w:color="auto"/>
        <w:bottom w:val="none" w:sz="0" w:space="0" w:color="auto"/>
        <w:right w:val="none" w:sz="0" w:space="0" w:color="auto"/>
      </w:divBdr>
    </w:div>
    <w:div w:id="537199758">
      <w:marLeft w:val="640"/>
      <w:marRight w:val="0"/>
      <w:marTop w:val="0"/>
      <w:marBottom w:val="0"/>
      <w:divBdr>
        <w:top w:val="none" w:sz="0" w:space="0" w:color="auto"/>
        <w:left w:val="none" w:sz="0" w:space="0" w:color="auto"/>
        <w:bottom w:val="none" w:sz="0" w:space="0" w:color="auto"/>
        <w:right w:val="none" w:sz="0" w:space="0" w:color="auto"/>
      </w:divBdr>
    </w:div>
    <w:div w:id="537276877">
      <w:marLeft w:val="640"/>
      <w:marRight w:val="0"/>
      <w:marTop w:val="0"/>
      <w:marBottom w:val="0"/>
      <w:divBdr>
        <w:top w:val="none" w:sz="0" w:space="0" w:color="auto"/>
        <w:left w:val="none" w:sz="0" w:space="0" w:color="auto"/>
        <w:bottom w:val="none" w:sz="0" w:space="0" w:color="auto"/>
        <w:right w:val="none" w:sz="0" w:space="0" w:color="auto"/>
      </w:divBdr>
    </w:div>
    <w:div w:id="537397630">
      <w:marLeft w:val="640"/>
      <w:marRight w:val="0"/>
      <w:marTop w:val="0"/>
      <w:marBottom w:val="0"/>
      <w:divBdr>
        <w:top w:val="none" w:sz="0" w:space="0" w:color="auto"/>
        <w:left w:val="none" w:sz="0" w:space="0" w:color="auto"/>
        <w:bottom w:val="none" w:sz="0" w:space="0" w:color="auto"/>
        <w:right w:val="none" w:sz="0" w:space="0" w:color="auto"/>
      </w:divBdr>
    </w:div>
    <w:div w:id="537544164">
      <w:marLeft w:val="640"/>
      <w:marRight w:val="0"/>
      <w:marTop w:val="0"/>
      <w:marBottom w:val="0"/>
      <w:divBdr>
        <w:top w:val="none" w:sz="0" w:space="0" w:color="auto"/>
        <w:left w:val="none" w:sz="0" w:space="0" w:color="auto"/>
        <w:bottom w:val="none" w:sz="0" w:space="0" w:color="auto"/>
        <w:right w:val="none" w:sz="0" w:space="0" w:color="auto"/>
      </w:divBdr>
    </w:div>
    <w:div w:id="537670319">
      <w:marLeft w:val="640"/>
      <w:marRight w:val="0"/>
      <w:marTop w:val="0"/>
      <w:marBottom w:val="0"/>
      <w:divBdr>
        <w:top w:val="none" w:sz="0" w:space="0" w:color="auto"/>
        <w:left w:val="none" w:sz="0" w:space="0" w:color="auto"/>
        <w:bottom w:val="none" w:sz="0" w:space="0" w:color="auto"/>
        <w:right w:val="none" w:sz="0" w:space="0" w:color="auto"/>
      </w:divBdr>
    </w:div>
    <w:div w:id="537814710">
      <w:marLeft w:val="640"/>
      <w:marRight w:val="0"/>
      <w:marTop w:val="0"/>
      <w:marBottom w:val="0"/>
      <w:divBdr>
        <w:top w:val="none" w:sz="0" w:space="0" w:color="auto"/>
        <w:left w:val="none" w:sz="0" w:space="0" w:color="auto"/>
        <w:bottom w:val="none" w:sz="0" w:space="0" w:color="auto"/>
        <w:right w:val="none" w:sz="0" w:space="0" w:color="auto"/>
      </w:divBdr>
    </w:div>
    <w:div w:id="537816524">
      <w:marLeft w:val="640"/>
      <w:marRight w:val="0"/>
      <w:marTop w:val="0"/>
      <w:marBottom w:val="0"/>
      <w:divBdr>
        <w:top w:val="none" w:sz="0" w:space="0" w:color="auto"/>
        <w:left w:val="none" w:sz="0" w:space="0" w:color="auto"/>
        <w:bottom w:val="none" w:sz="0" w:space="0" w:color="auto"/>
        <w:right w:val="none" w:sz="0" w:space="0" w:color="auto"/>
      </w:divBdr>
    </w:div>
    <w:div w:id="537862059">
      <w:marLeft w:val="640"/>
      <w:marRight w:val="0"/>
      <w:marTop w:val="0"/>
      <w:marBottom w:val="0"/>
      <w:divBdr>
        <w:top w:val="none" w:sz="0" w:space="0" w:color="auto"/>
        <w:left w:val="none" w:sz="0" w:space="0" w:color="auto"/>
        <w:bottom w:val="none" w:sz="0" w:space="0" w:color="auto"/>
        <w:right w:val="none" w:sz="0" w:space="0" w:color="auto"/>
      </w:divBdr>
    </w:div>
    <w:div w:id="537934658">
      <w:marLeft w:val="640"/>
      <w:marRight w:val="0"/>
      <w:marTop w:val="0"/>
      <w:marBottom w:val="0"/>
      <w:divBdr>
        <w:top w:val="none" w:sz="0" w:space="0" w:color="auto"/>
        <w:left w:val="none" w:sz="0" w:space="0" w:color="auto"/>
        <w:bottom w:val="none" w:sz="0" w:space="0" w:color="auto"/>
        <w:right w:val="none" w:sz="0" w:space="0" w:color="auto"/>
      </w:divBdr>
    </w:div>
    <w:div w:id="537939947">
      <w:marLeft w:val="640"/>
      <w:marRight w:val="0"/>
      <w:marTop w:val="0"/>
      <w:marBottom w:val="0"/>
      <w:divBdr>
        <w:top w:val="none" w:sz="0" w:space="0" w:color="auto"/>
        <w:left w:val="none" w:sz="0" w:space="0" w:color="auto"/>
        <w:bottom w:val="none" w:sz="0" w:space="0" w:color="auto"/>
        <w:right w:val="none" w:sz="0" w:space="0" w:color="auto"/>
      </w:divBdr>
    </w:div>
    <w:div w:id="538012467">
      <w:marLeft w:val="640"/>
      <w:marRight w:val="0"/>
      <w:marTop w:val="0"/>
      <w:marBottom w:val="0"/>
      <w:divBdr>
        <w:top w:val="none" w:sz="0" w:space="0" w:color="auto"/>
        <w:left w:val="none" w:sz="0" w:space="0" w:color="auto"/>
        <w:bottom w:val="none" w:sz="0" w:space="0" w:color="auto"/>
        <w:right w:val="none" w:sz="0" w:space="0" w:color="auto"/>
      </w:divBdr>
    </w:div>
    <w:div w:id="538050858">
      <w:marLeft w:val="640"/>
      <w:marRight w:val="0"/>
      <w:marTop w:val="0"/>
      <w:marBottom w:val="0"/>
      <w:divBdr>
        <w:top w:val="none" w:sz="0" w:space="0" w:color="auto"/>
        <w:left w:val="none" w:sz="0" w:space="0" w:color="auto"/>
        <w:bottom w:val="none" w:sz="0" w:space="0" w:color="auto"/>
        <w:right w:val="none" w:sz="0" w:space="0" w:color="auto"/>
      </w:divBdr>
    </w:div>
    <w:div w:id="538125789">
      <w:marLeft w:val="640"/>
      <w:marRight w:val="0"/>
      <w:marTop w:val="0"/>
      <w:marBottom w:val="0"/>
      <w:divBdr>
        <w:top w:val="none" w:sz="0" w:space="0" w:color="auto"/>
        <w:left w:val="none" w:sz="0" w:space="0" w:color="auto"/>
        <w:bottom w:val="none" w:sz="0" w:space="0" w:color="auto"/>
        <w:right w:val="none" w:sz="0" w:space="0" w:color="auto"/>
      </w:divBdr>
    </w:div>
    <w:div w:id="538130282">
      <w:marLeft w:val="640"/>
      <w:marRight w:val="0"/>
      <w:marTop w:val="0"/>
      <w:marBottom w:val="0"/>
      <w:divBdr>
        <w:top w:val="none" w:sz="0" w:space="0" w:color="auto"/>
        <w:left w:val="none" w:sz="0" w:space="0" w:color="auto"/>
        <w:bottom w:val="none" w:sz="0" w:space="0" w:color="auto"/>
        <w:right w:val="none" w:sz="0" w:space="0" w:color="auto"/>
      </w:divBdr>
    </w:div>
    <w:div w:id="538274687">
      <w:marLeft w:val="640"/>
      <w:marRight w:val="0"/>
      <w:marTop w:val="0"/>
      <w:marBottom w:val="0"/>
      <w:divBdr>
        <w:top w:val="none" w:sz="0" w:space="0" w:color="auto"/>
        <w:left w:val="none" w:sz="0" w:space="0" w:color="auto"/>
        <w:bottom w:val="none" w:sz="0" w:space="0" w:color="auto"/>
        <w:right w:val="none" w:sz="0" w:space="0" w:color="auto"/>
      </w:divBdr>
    </w:div>
    <w:div w:id="538275682">
      <w:bodyDiv w:val="1"/>
      <w:marLeft w:val="0"/>
      <w:marRight w:val="0"/>
      <w:marTop w:val="0"/>
      <w:marBottom w:val="0"/>
      <w:divBdr>
        <w:top w:val="none" w:sz="0" w:space="0" w:color="auto"/>
        <w:left w:val="none" w:sz="0" w:space="0" w:color="auto"/>
        <w:bottom w:val="none" w:sz="0" w:space="0" w:color="auto"/>
        <w:right w:val="none" w:sz="0" w:space="0" w:color="auto"/>
      </w:divBdr>
      <w:divsChild>
        <w:div w:id="16783238">
          <w:marLeft w:val="640"/>
          <w:marRight w:val="0"/>
          <w:marTop w:val="0"/>
          <w:marBottom w:val="0"/>
          <w:divBdr>
            <w:top w:val="none" w:sz="0" w:space="0" w:color="auto"/>
            <w:left w:val="none" w:sz="0" w:space="0" w:color="auto"/>
            <w:bottom w:val="none" w:sz="0" w:space="0" w:color="auto"/>
            <w:right w:val="none" w:sz="0" w:space="0" w:color="auto"/>
          </w:divBdr>
        </w:div>
        <w:div w:id="200869666">
          <w:marLeft w:val="640"/>
          <w:marRight w:val="0"/>
          <w:marTop w:val="0"/>
          <w:marBottom w:val="0"/>
          <w:divBdr>
            <w:top w:val="none" w:sz="0" w:space="0" w:color="auto"/>
            <w:left w:val="none" w:sz="0" w:space="0" w:color="auto"/>
            <w:bottom w:val="none" w:sz="0" w:space="0" w:color="auto"/>
            <w:right w:val="none" w:sz="0" w:space="0" w:color="auto"/>
          </w:divBdr>
        </w:div>
        <w:div w:id="219562659">
          <w:marLeft w:val="640"/>
          <w:marRight w:val="0"/>
          <w:marTop w:val="0"/>
          <w:marBottom w:val="0"/>
          <w:divBdr>
            <w:top w:val="none" w:sz="0" w:space="0" w:color="auto"/>
            <w:left w:val="none" w:sz="0" w:space="0" w:color="auto"/>
            <w:bottom w:val="none" w:sz="0" w:space="0" w:color="auto"/>
            <w:right w:val="none" w:sz="0" w:space="0" w:color="auto"/>
          </w:divBdr>
        </w:div>
        <w:div w:id="220403902">
          <w:marLeft w:val="640"/>
          <w:marRight w:val="0"/>
          <w:marTop w:val="0"/>
          <w:marBottom w:val="0"/>
          <w:divBdr>
            <w:top w:val="none" w:sz="0" w:space="0" w:color="auto"/>
            <w:left w:val="none" w:sz="0" w:space="0" w:color="auto"/>
            <w:bottom w:val="none" w:sz="0" w:space="0" w:color="auto"/>
            <w:right w:val="none" w:sz="0" w:space="0" w:color="auto"/>
          </w:divBdr>
        </w:div>
        <w:div w:id="269893268">
          <w:marLeft w:val="640"/>
          <w:marRight w:val="0"/>
          <w:marTop w:val="0"/>
          <w:marBottom w:val="0"/>
          <w:divBdr>
            <w:top w:val="none" w:sz="0" w:space="0" w:color="auto"/>
            <w:left w:val="none" w:sz="0" w:space="0" w:color="auto"/>
            <w:bottom w:val="none" w:sz="0" w:space="0" w:color="auto"/>
            <w:right w:val="none" w:sz="0" w:space="0" w:color="auto"/>
          </w:divBdr>
        </w:div>
        <w:div w:id="397217022">
          <w:marLeft w:val="640"/>
          <w:marRight w:val="0"/>
          <w:marTop w:val="0"/>
          <w:marBottom w:val="0"/>
          <w:divBdr>
            <w:top w:val="none" w:sz="0" w:space="0" w:color="auto"/>
            <w:left w:val="none" w:sz="0" w:space="0" w:color="auto"/>
            <w:bottom w:val="none" w:sz="0" w:space="0" w:color="auto"/>
            <w:right w:val="none" w:sz="0" w:space="0" w:color="auto"/>
          </w:divBdr>
        </w:div>
        <w:div w:id="407701975">
          <w:marLeft w:val="640"/>
          <w:marRight w:val="0"/>
          <w:marTop w:val="0"/>
          <w:marBottom w:val="0"/>
          <w:divBdr>
            <w:top w:val="none" w:sz="0" w:space="0" w:color="auto"/>
            <w:left w:val="none" w:sz="0" w:space="0" w:color="auto"/>
            <w:bottom w:val="none" w:sz="0" w:space="0" w:color="auto"/>
            <w:right w:val="none" w:sz="0" w:space="0" w:color="auto"/>
          </w:divBdr>
        </w:div>
        <w:div w:id="410009608">
          <w:marLeft w:val="640"/>
          <w:marRight w:val="0"/>
          <w:marTop w:val="0"/>
          <w:marBottom w:val="0"/>
          <w:divBdr>
            <w:top w:val="none" w:sz="0" w:space="0" w:color="auto"/>
            <w:left w:val="none" w:sz="0" w:space="0" w:color="auto"/>
            <w:bottom w:val="none" w:sz="0" w:space="0" w:color="auto"/>
            <w:right w:val="none" w:sz="0" w:space="0" w:color="auto"/>
          </w:divBdr>
        </w:div>
        <w:div w:id="439764033">
          <w:marLeft w:val="640"/>
          <w:marRight w:val="0"/>
          <w:marTop w:val="0"/>
          <w:marBottom w:val="0"/>
          <w:divBdr>
            <w:top w:val="none" w:sz="0" w:space="0" w:color="auto"/>
            <w:left w:val="none" w:sz="0" w:space="0" w:color="auto"/>
            <w:bottom w:val="none" w:sz="0" w:space="0" w:color="auto"/>
            <w:right w:val="none" w:sz="0" w:space="0" w:color="auto"/>
          </w:divBdr>
        </w:div>
        <w:div w:id="465053707">
          <w:marLeft w:val="640"/>
          <w:marRight w:val="0"/>
          <w:marTop w:val="0"/>
          <w:marBottom w:val="0"/>
          <w:divBdr>
            <w:top w:val="none" w:sz="0" w:space="0" w:color="auto"/>
            <w:left w:val="none" w:sz="0" w:space="0" w:color="auto"/>
            <w:bottom w:val="none" w:sz="0" w:space="0" w:color="auto"/>
            <w:right w:val="none" w:sz="0" w:space="0" w:color="auto"/>
          </w:divBdr>
        </w:div>
        <w:div w:id="680281978">
          <w:marLeft w:val="640"/>
          <w:marRight w:val="0"/>
          <w:marTop w:val="0"/>
          <w:marBottom w:val="0"/>
          <w:divBdr>
            <w:top w:val="none" w:sz="0" w:space="0" w:color="auto"/>
            <w:left w:val="none" w:sz="0" w:space="0" w:color="auto"/>
            <w:bottom w:val="none" w:sz="0" w:space="0" w:color="auto"/>
            <w:right w:val="none" w:sz="0" w:space="0" w:color="auto"/>
          </w:divBdr>
        </w:div>
        <w:div w:id="694576858">
          <w:marLeft w:val="640"/>
          <w:marRight w:val="0"/>
          <w:marTop w:val="0"/>
          <w:marBottom w:val="0"/>
          <w:divBdr>
            <w:top w:val="none" w:sz="0" w:space="0" w:color="auto"/>
            <w:left w:val="none" w:sz="0" w:space="0" w:color="auto"/>
            <w:bottom w:val="none" w:sz="0" w:space="0" w:color="auto"/>
            <w:right w:val="none" w:sz="0" w:space="0" w:color="auto"/>
          </w:divBdr>
        </w:div>
        <w:div w:id="742919920">
          <w:marLeft w:val="640"/>
          <w:marRight w:val="0"/>
          <w:marTop w:val="0"/>
          <w:marBottom w:val="0"/>
          <w:divBdr>
            <w:top w:val="none" w:sz="0" w:space="0" w:color="auto"/>
            <w:left w:val="none" w:sz="0" w:space="0" w:color="auto"/>
            <w:bottom w:val="none" w:sz="0" w:space="0" w:color="auto"/>
            <w:right w:val="none" w:sz="0" w:space="0" w:color="auto"/>
          </w:divBdr>
        </w:div>
        <w:div w:id="763720752">
          <w:marLeft w:val="640"/>
          <w:marRight w:val="0"/>
          <w:marTop w:val="0"/>
          <w:marBottom w:val="0"/>
          <w:divBdr>
            <w:top w:val="none" w:sz="0" w:space="0" w:color="auto"/>
            <w:left w:val="none" w:sz="0" w:space="0" w:color="auto"/>
            <w:bottom w:val="none" w:sz="0" w:space="0" w:color="auto"/>
            <w:right w:val="none" w:sz="0" w:space="0" w:color="auto"/>
          </w:divBdr>
        </w:div>
        <w:div w:id="777912525">
          <w:marLeft w:val="640"/>
          <w:marRight w:val="0"/>
          <w:marTop w:val="0"/>
          <w:marBottom w:val="0"/>
          <w:divBdr>
            <w:top w:val="none" w:sz="0" w:space="0" w:color="auto"/>
            <w:left w:val="none" w:sz="0" w:space="0" w:color="auto"/>
            <w:bottom w:val="none" w:sz="0" w:space="0" w:color="auto"/>
            <w:right w:val="none" w:sz="0" w:space="0" w:color="auto"/>
          </w:divBdr>
        </w:div>
        <w:div w:id="836380908">
          <w:marLeft w:val="640"/>
          <w:marRight w:val="0"/>
          <w:marTop w:val="0"/>
          <w:marBottom w:val="0"/>
          <w:divBdr>
            <w:top w:val="none" w:sz="0" w:space="0" w:color="auto"/>
            <w:left w:val="none" w:sz="0" w:space="0" w:color="auto"/>
            <w:bottom w:val="none" w:sz="0" w:space="0" w:color="auto"/>
            <w:right w:val="none" w:sz="0" w:space="0" w:color="auto"/>
          </w:divBdr>
        </w:div>
        <w:div w:id="846403386">
          <w:marLeft w:val="640"/>
          <w:marRight w:val="0"/>
          <w:marTop w:val="0"/>
          <w:marBottom w:val="0"/>
          <w:divBdr>
            <w:top w:val="none" w:sz="0" w:space="0" w:color="auto"/>
            <w:left w:val="none" w:sz="0" w:space="0" w:color="auto"/>
            <w:bottom w:val="none" w:sz="0" w:space="0" w:color="auto"/>
            <w:right w:val="none" w:sz="0" w:space="0" w:color="auto"/>
          </w:divBdr>
        </w:div>
        <w:div w:id="932130978">
          <w:marLeft w:val="640"/>
          <w:marRight w:val="0"/>
          <w:marTop w:val="0"/>
          <w:marBottom w:val="0"/>
          <w:divBdr>
            <w:top w:val="none" w:sz="0" w:space="0" w:color="auto"/>
            <w:left w:val="none" w:sz="0" w:space="0" w:color="auto"/>
            <w:bottom w:val="none" w:sz="0" w:space="0" w:color="auto"/>
            <w:right w:val="none" w:sz="0" w:space="0" w:color="auto"/>
          </w:divBdr>
        </w:div>
        <w:div w:id="984579171">
          <w:marLeft w:val="640"/>
          <w:marRight w:val="0"/>
          <w:marTop w:val="0"/>
          <w:marBottom w:val="0"/>
          <w:divBdr>
            <w:top w:val="none" w:sz="0" w:space="0" w:color="auto"/>
            <w:left w:val="none" w:sz="0" w:space="0" w:color="auto"/>
            <w:bottom w:val="none" w:sz="0" w:space="0" w:color="auto"/>
            <w:right w:val="none" w:sz="0" w:space="0" w:color="auto"/>
          </w:divBdr>
        </w:div>
        <w:div w:id="995717752">
          <w:marLeft w:val="640"/>
          <w:marRight w:val="0"/>
          <w:marTop w:val="0"/>
          <w:marBottom w:val="0"/>
          <w:divBdr>
            <w:top w:val="none" w:sz="0" w:space="0" w:color="auto"/>
            <w:left w:val="none" w:sz="0" w:space="0" w:color="auto"/>
            <w:bottom w:val="none" w:sz="0" w:space="0" w:color="auto"/>
            <w:right w:val="none" w:sz="0" w:space="0" w:color="auto"/>
          </w:divBdr>
        </w:div>
        <w:div w:id="1058940361">
          <w:marLeft w:val="640"/>
          <w:marRight w:val="0"/>
          <w:marTop w:val="0"/>
          <w:marBottom w:val="0"/>
          <w:divBdr>
            <w:top w:val="none" w:sz="0" w:space="0" w:color="auto"/>
            <w:left w:val="none" w:sz="0" w:space="0" w:color="auto"/>
            <w:bottom w:val="none" w:sz="0" w:space="0" w:color="auto"/>
            <w:right w:val="none" w:sz="0" w:space="0" w:color="auto"/>
          </w:divBdr>
        </w:div>
        <w:div w:id="1079868577">
          <w:marLeft w:val="640"/>
          <w:marRight w:val="0"/>
          <w:marTop w:val="0"/>
          <w:marBottom w:val="0"/>
          <w:divBdr>
            <w:top w:val="none" w:sz="0" w:space="0" w:color="auto"/>
            <w:left w:val="none" w:sz="0" w:space="0" w:color="auto"/>
            <w:bottom w:val="none" w:sz="0" w:space="0" w:color="auto"/>
            <w:right w:val="none" w:sz="0" w:space="0" w:color="auto"/>
          </w:divBdr>
        </w:div>
        <w:div w:id="1114327317">
          <w:marLeft w:val="640"/>
          <w:marRight w:val="0"/>
          <w:marTop w:val="0"/>
          <w:marBottom w:val="0"/>
          <w:divBdr>
            <w:top w:val="none" w:sz="0" w:space="0" w:color="auto"/>
            <w:left w:val="none" w:sz="0" w:space="0" w:color="auto"/>
            <w:bottom w:val="none" w:sz="0" w:space="0" w:color="auto"/>
            <w:right w:val="none" w:sz="0" w:space="0" w:color="auto"/>
          </w:divBdr>
        </w:div>
        <w:div w:id="1153303027">
          <w:marLeft w:val="640"/>
          <w:marRight w:val="0"/>
          <w:marTop w:val="0"/>
          <w:marBottom w:val="0"/>
          <w:divBdr>
            <w:top w:val="none" w:sz="0" w:space="0" w:color="auto"/>
            <w:left w:val="none" w:sz="0" w:space="0" w:color="auto"/>
            <w:bottom w:val="none" w:sz="0" w:space="0" w:color="auto"/>
            <w:right w:val="none" w:sz="0" w:space="0" w:color="auto"/>
          </w:divBdr>
        </w:div>
        <w:div w:id="1155804607">
          <w:marLeft w:val="640"/>
          <w:marRight w:val="0"/>
          <w:marTop w:val="0"/>
          <w:marBottom w:val="0"/>
          <w:divBdr>
            <w:top w:val="none" w:sz="0" w:space="0" w:color="auto"/>
            <w:left w:val="none" w:sz="0" w:space="0" w:color="auto"/>
            <w:bottom w:val="none" w:sz="0" w:space="0" w:color="auto"/>
            <w:right w:val="none" w:sz="0" w:space="0" w:color="auto"/>
          </w:divBdr>
        </w:div>
        <w:div w:id="1216813197">
          <w:marLeft w:val="640"/>
          <w:marRight w:val="0"/>
          <w:marTop w:val="0"/>
          <w:marBottom w:val="0"/>
          <w:divBdr>
            <w:top w:val="none" w:sz="0" w:space="0" w:color="auto"/>
            <w:left w:val="none" w:sz="0" w:space="0" w:color="auto"/>
            <w:bottom w:val="none" w:sz="0" w:space="0" w:color="auto"/>
            <w:right w:val="none" w:sz="0" w:space="0" w:color="auto"/>
          </w:divBdr>
        </w:div>
        <w:div w:id="1292787660">
          <w:marLeft w:val="640"/>
          <w:marRight w:val="0"/>
          <w:marTop w:val="0"/>
          <w:marBottom w:val="0"/>
          <w:divBdr>
            <w:top w:val="none" w:sz="0" w:space="0" w:color="auto"/>
            <w:left w:val="none" w:sz="0" w:space="0" w:color="auto"/>
            <w:bottom w:val="none" w:sz="0" w:space="0" w:color="auto"/>
            <w:right w:val="none" w:sz="0" w:space="0" w:color="auto"/>
          </w:divBdr>
        </w:div>
        <w:div w:id="1320185175">
          <w:marLeft w:val="640"/>
          <w:marRight w:val="0"/>
          <w:marTop w:val="0"/>
          <w:marBottom w:val="0"/>
          <w:divBdr>
            <w:top w:val="none" w:sz="0" w:space="0" w:color="auto"/>
            <w:left w:val="none" w:sz="0" w:space="0" w:color="auto"/>
            <w:bottom w:val="none" w:sz="0" w:space="0" w:color="auto"/>
            <w:right w:val="none" w:sz="0" w:space="0" w:color="auto"/>
          </w:divBdr>
        </w:div>
        <w:div w:id="1321616088">
          <w:marLeft w:val="640"/>
          <w:marRight w:val="0"/>
          <w:marTop w:val="0"/>
          <w:marBottom w:val="0"/>
          <w:divBdr>
            <w:top w:val="none" w:sz="0" w:space="0" w:color="auto"/>
            <w:left w:val="none" w:sz="0" w:space="0" w:color="auto"/>
            <w:bottom w:val="none" w:sz="0" w:space="0" w:color="auto"/>
            <w:right w:val="none" w:sz="0" w:space="0" w:color="auto"/>
          </w:divBdr>
        </w:div>
        <w:div w:id="1405026999">
          <w:marLeft w:val="640"/>
          <w:marRight w:val="0"/>
          <w:marTop w:val="0"/>
          <w:marBottom w:val="0"/>
          <w:divBdr>
            <w:top w:val="none" w:sz="0" w:space="0" w:color="auto"/>
            <w:left w:val="none" w:sz="0" w:space="0" w:color="auto"/>
            <w:bottom w:val="none" w:sz="0" w:space="0" w:color="auto"/>
            <w:right w:val="none" w:sz="0" w:space="0" w:color="auto"/>
          </w:divBdr>
        </w:div>
        <w:div w:id="1405637891">
          <w:marLeft w:val="640"/>
          <w:marRight w:val="0"/>
          <w:marTop w:val="0"/>
          <w:marBottom w:val="0"/>
          <w:divBdr>
            <w:top w:val="none" w:sz="0" w:space="0" w:color="auto"/>
            <w:left w:val="none" w:sz="0" w:space="0" w:color="auto"/>
            <w:bottom w:val="none" w:sz="0" w:space="0" w:color="auto"/>
            <w:right w:val="none" w:sz="0" w:space="0" w:color="auto"/>
          </w:divBdr>
        </w:div>
        <w:div w:id="1526555799">
          <w:marLeft w:val="640"/>
          <w:marRight w:val="0"/>
          <w:marTop w:val="0"/>
          <w:marBottom w:val="0"/>
          <w:divBdr>
            <w:top w:val="none" w:sz="0" w:space="0" w:color="auto"/>
            <w:left w:val="none" w:sz="0" w:space="0" w:color="auto"/>
            <w:bottom w:val="none" w:sz="0" w:space="0" w:color="auto"/>
            <w:right w:val="none" w:sz="0" w:space="0" w:color="auto"/>
          </w:divBdr>
        </w:div>
        <w:div w:id="1526792577">
          <w:marLeft w:val="640"/>
          <w:marRight w:val="0"/>
          <w:marTop w:val="0"/>
          <w:marBottom w:val="0"/>
          <w:divBdr>
            <w:top w:val="none" w:sz="0" w:space="0" w:color="auto"/>
            <w:left w:val="none" w:sz="0" w:space="0" w:color="auto"/>
            <w:bottom w:val="none" w:sz="0" w:space="0" w:color="auto"/>
            <w:right w:val="none" w:sz="0" w:space="0" w:color="auto"/>
          </w:divBdr>
        </w:div>
        <w:div w:id="1609964395">
          <w:marLeft w:val="640"/>
          <w:marRight w:val="0"/>
          <w:marTop w:val="0"/>
          <w:marBottom w:val="0"/>
          <w:divBdr>
            <w:top w:val="none" w:sz="0" w:space="0" w:color="auto"/>
            <w:left w:val="none" w:sz="0" w:space="0" w:color="auto"/>
            <w:bottom w:val="none" w:sz="0" w:space="0" w:color="auto"/>
            <w:right w:val="none" w:sz="0" w:space="0" w:color="auto"/>
          </w:divBdr>
        </w:div>
        <w:div w:id="1670985194">
          <w:marLeft w:val="640"/>
          <w:marRight w:val="0"/>
          <w:marTop w:val="0"/>
          <w:marBottom w:val="0"/>
          <w:divBdr>
            <w:top w:val="none" w:sz="0" w:space="0" w:color="auto"/>
            <w:left w:val="none" w:sz="0" w:space="0" w:color="auto"/>
            <w:bottom w:val="none" w:sz="0" w:space="0" w:color="auto"/>
            <w:right w:val="none" w:sz="0" w:space="0" w:color="auto"/>
          </w:divBdr>
        </w:div>
        <w:div w:id="1721587849">
          <w:marLeft w:val="640"/>
          <w:marRight w:val="0"/>
          <w:marTop w:val="0"/>
          <w:marBottom w:val="0"/>
          <w:divBdr>
            <w:top w:val="none" w:sz="0" w:space="0" w:color="auto"/>
            <w:left w:val="none" w:sz="0" w:space="0" w:color="auto"/>
            <w:bottom w:val="none" w:sz="0" w:space="0" w:color="auto"/>
            <w:right w:val="none" w:sz="0" w:space="0" w:color="auto"/>
          </w:divBdr>
        </w:div>
      </w:divsChild>
    </w:div>
    <w:div w:id="538278956">
      <w:marLeft w:val="640"/>
      <w:marRight w:val="0"/>
      <w:marTop w:val="0"/>
      <w:marBottom w:val="0"/>
      <w:divBdr>
        <w:top w:val="none" w:sz="0" w:space="0" w:color="auto"/>
        <w:left w:val="none" w:sz="0" w:space="0" w:color="auto"/>
        <w:bottom w:val="none" w:sz="0" w:space="0" w:color="auto"/>
        <w:right w:val="none" w:sz="0" w:space="0" w:color="auto"/>
      </w:divBdr>
    </w:div>
    <w:div w:id="538279096">
      <w:marLeft w:val="640"/>
      <w:marRight w:val="0"/>
      <w:marTop w:val="0"/>
      <w:marBottom w:val="0"/>
      <w:divBdr>
        <w:top w:val="none" w:sz="0" w:space="0" w:color="auto"/>
        <w:left w:val="none" w:sz="0" w:space="0" w:color="auto"/>
        <w:bottom w:val="none" w:sz="0" w:space="0" w:color="auto"/>
        <w:right w:val="none" w:sz="0" w:space="0" w:color="auto"/>
      </w:divBdr>
    </w:div>
    <w:div w:id="538320624">
      <w:marLeft w:val="640"/>
      <w:marRight w:val="0"/>
      <w:marTop w:val="0"/>
      <w:marBottom w:val="0"/>
      <w:divBdr>
        <w:top w:val="none" w:sz="0" w:space="0" w:color="auto"/>
        <w:left w:val="none" w:sz="0" w:space="0" w:color="auto"/>
        <w:bottom w:val="none" w:sz="0" w:space="0" w:color="auto"/>
        <w:right w:val="none" w:sz="0" w:space="0" w:color="auto"/>
      </w:divBdr>
    </w:div>
    <w:div w:id="538396736">
      <w:marLeft w:val="640"/>
      <w:marRight w:val="0"/>
      <w:marTop w:val="0"/>
      <w:marBottom w:val="0"/>
      <w:divBdr>
        <w:top w:val="none" w:sz="0" w:space="0" w:color="auto"/>
        <w:left w:val="none" w:sz="0" w:space="0" w:color="auto"/>
        <w:bottom w:val="none" w:sz="0" w:space="0" w:color="auto"/>
        <w:right w:val="none" w:sz="0" w:space="0" w:color="auto"/>
      </w:divBdr>
    </w:div>
    <w:div w:id="538473439">
      <w:marLeft w:val="640"/>
      <w:marRight w:val="0"/>
      <w:marTop w:val="0"/>
      <w:marBottom w:val="0"/>
      <w:divBdr>
        <w:top w:val="none" w:sz="0" w:space="0" w:color="auto"/>
        <w:left w:val="none" w:sz="0" w:space="0" w:color="auto"/>
        <w:bottom w:val="none" w:sz="0" w:space="0" w:color="auto"/>
        <w:right w:val="none" w:sz="0" w:space="0" w:color="auto"/>
      </w:divBdr>
    </w:div>
    <w:div w:id="538586733">
      <w:marLeft w:val="640"/>
      <w:marRight w:val="0"/>
      <w:marTop w:val="0"/>
      <w:marBottom w:val="0"/>
      <w:divBdr>
        <w:top w:val="none" w:sz="0" w:space="0" w:color="auto"/>
        <w:left w:val="none" w:sz="0" w:space="0" w:color="auto"/>
        <w:bottom w:val="none" w:sz="0" w:space="0" w:color="auto"/>
        <w:right w:val="none" w:sz="0" w:space="0" w:color="auto"/>
      </w:divBdr>
    </w:div>
    <w:div w:id="538587323">
      <w:marLeft w:val="640"/>
      <w:marRight w:val="0"/>
      <w:marTop w:val="0"/>
      <w:marBottom w:val="0"/>
      <w:divBdr>
        <w:top w:val="none" w:sz="0" w:space="0" w:color="auto"/>
        <w:left w:val="none" w:sz="0" w:space="0" w:color="auto"/>
        <w:bottom w:val="none" w:sz="0" w:space="0" w:color="auto"/>
        <w:right w:val="none" w:sz="0" w:space="0" w:color="auto"/>
      </w:divBdr>
    </w:div>
    <w:div w:id="538594861">
      <w:marLeft w:val="640"/>
      <w:marRight w:val="0"/>
      <w:marTop w:val="0"/>
      <w:marBottom w:val="0"/>
      <w:divBdr>
        <w:top w:val="none" w:sz="0" w:space="0" w:color="auto"/>
        <w:left w:val="none" w:sz="0" w:space="0" w:color="auto"/>
        <w:bottom w:val="none" w:sz="0" w:space="0" w:color="auto"/>
        <w:right w:val="none" w:sz="0" w:space="0" w:color="auto"/>
      </w:divBdr>
    </w:div>
    <w:div w:id="538665144">
      <w:marLeft w:val="640"/>
      <w:marRight w:val="0"/>
      <w:marTop w:val="0"/>
      <w:marBottom w:val="0"/>
      <w:divBdr>
        <w:top w:val="none" w:sz="0" w:space="0" w:color="auto"/>
        <w:left w:val="none" w:sz="0" w:space="0" w:color="auto"/>
        <w:bottom w:val="none" w:sz="0" w:space="0" w:color="auto"/>
        <w:right w:val="none" w:sz="0" w:space="0" w:color="auto"/>
      </w:divBdr>
    </w:div>
    <w:div w:id="538737925">
      <w:marLeft w:val="640"/>
      <w:marRight w:val="0"/>
      <w:marTop w:val="0"/>
      <w:marBottom w:val="0"/>
      <w:divBdr>
        <w:top w:val="none" w:sz="0" w:space="0" w:color="auto"/>
        <w:left w:val="none" w:sz="0" w:space="0" w:color="auto"/>
        <w:bottom w:val="none" w:sz="0" w:space="0" w:color="auto"/>
        <w:right w:val="none" w:sz="0" w:space="0" w:color="auto"/>
      </w:divBdr>
    </w:div>
    <w:div w:id="538738279">
      <w:marLeft w:val="640"/>
      <w:marRight w:val="0"/>
      <w:marTop w:val="0"/>
      <w:marBottom w:val="0"/>
      <w:divBdr>
        <w:top w:val="none" w:sz="0" w:space="0" w:color="auto"/>
        <w:left w:val="none" w:sz="0" w:space="0" w:color="auto"/>
        <w:bottom w:val="none" w:sz="0" w:space="0" w:color="auto"/>
        <w:right w:val="none" w:sz="0" w:space="0" w:color="auto"/>
      </w:divBdr>
    </w:div>
    <w:div w:id="538783432">
      <w:marLeft w:val="640"/>
      <w:marRight w:val="0"/>
      <w:marTop w:val="0"/>
      <w:marBottom w:val="0"/>
      <w:divBdr>
        <w:top w:val="none" w:sz="0" w:space="0" w:color="auto"/>
        <w:left w:val="none" w:sz="0" w:space="0" w:color="auto"/>
        <w:bottom w:val="none" w:sz="0" w:space="0" w:color="auto"/>
        <w:right w:val="none" w:sz="0" w:space="0" w:color="auto"/>
      </w:divBdr>
    </w:div>
    <w:div w:id="538863583">
      <w:marLeft w:val="640"/>
      <w:marRight w:val="0"/>
      <w:marTop w:val="0"/>
      <w:marBottom w:val="0"/>
      <w:divBdr>
        <w:top w:val="none" w:sz="0" w:space="0" w:color="auto"/>
        <w:left w:val="none" w:sz="0" w:space="0" w:color="auto"/>
        <w:bottom w:val="none" w:sz="0" w:space="0" w:color="auto"/>
        <w:right w:val="none" w:sz="0" w:space="0" w:color="auto"/>
      </w:divBdr>
    </w:div>
    <w:div w:id="538863934">
      <w:marLeft w:val="640"/>
      <w:marRight w:val="0"/>
      <w:marTop w:val="0"/>
      <w:marBottom w:val="0"/>
      <w:divBdr>
        <w:top w:val="none" w:sz="0" w:space="0" w:color="auto"/>
        <w:left w:val="none" w:sz="0" w:space="0" w:color="auto"/>
        <w:bottom w:val="none" w:sz="0" w:space="0" w:color="auto"/>
        <w:right w:val="none" w:sz="0" w:space="0" w:color="auto"/>
      </w:divBdr>
    </w:div>
    <w:div w:id="538972916">
      <w:marLeft w:val="640"/>
      <w:marRight w:val="0"/>
      <w:marTop w:val="0"/>
      <w:marBottom w:val="0"/>
      <w:divBdr>
        <w:top w:val="none" w:sz="0" w:space="0" w:color="auto"/>
        <w:left w:val="none" w:sz="0" w:space="0" w:color="auto"/>
        <w:bottom w:val="none" w:sz="0" w:space="0" w:color="auto"/>
        <w:right w:val="none" w:sz="0" w:space="0" w:color="auto"/>
      </w:divBdr>
    </w:div>
    <w:div w:id="538979948">
      <w:marLeft w:val="640"/>
      <w:marRight w:val="0"/>
      <w:marTop w:val="0"/>
      <w:marBottom w:val="0"/>
      <w:divBdr>
        <w:top w:val="none" w:sz="0" w:space="0" w:color="auto"/>
        <w:left w:val="none" w:sz="0" w:space="0" w:color="auto"/>
        <w:bottom w:val="none" w:sz="0" w:space="0" w:color="auto"/>
        <w:right w:val="none" w:sz="0" w:space="0" w:color="auto"/>
      </w:divBdr>
    </w:div>
    <w:div w:id="539053898">
      <w:marLeft w:val="640"/>
      <w:marRight w:val="0"/>
      <w:marTop w:val="0"/>
      <w:marBottom w:val="0"/>
      <w:divBdr>
        <w:top w:val="none" w:sz="0" w:space="0" w:color="auto"/>
        <w:left w:val="none" w:sz="0" w:space="0" w:color="auto"/>
        <w:bottom w:val="none" w:sz="0" w:space="0" w:color="auto"/>
        <w:right w:val="none" w:sz="0" w:space="0" w:color="auto"/>
      </w:divBdr>
    </w:div>
    <w:div w:id="539055299">
      <w:marLeft w:val="640"/>
      <w:marRight w:val="0"/>
      <w:marTop w:val="0"/>
      <w:marBottom w:val="0"/>
      <w:divBdr>
        <w:top w:val="none" w:sz="0" w:space="0" w:color="auto"/>
        <w:left w:val="none" w:sz="0" w:space="0" w:color="auto"/>
        <w:bottom w:val="none" w:sz="0" w:space="0" w:color="auto"/>
        <w:right w:val="none" w:sz="0" w:space="0" w:color="auto"/>
      </w:divBdr>
    </w:div>
    <w:div w:id="539124848">
      <w:marLeft w:val="640"/>
      <w:marRight w:val="0"/>
      <w:marTop w:val="0"/>
      <w:marBottom w:val="0"/>
      <w:divBdr>
        <w:top w:val="none" w:sz="0" w:space="0" w:color="auto"/>
        <w:left w:val="none" w:sz="0" w:space="0" w:color="auto"/>
        <w:bottom w:val="none" w:sz="0" w:space="0" w:color="auto"/>
        <w:right w:val="none" w:sz="0" w:space="0" w:color="auto"/>
      </w:divBdr>
    </w:div>
    <w:div w:id="539172848">
      <w:marLeft w:val="640"/>
      <w:marRight w:val="0"/>
      <w:marTop w:val="0"/>
      <w:marBottom w:val="0"/>
      <w:divBdr>
        <w:top w:val="none" w:sz="0" w:space="0" w:color="auto"/>
        <w:left w:val="none" w:sz="0" w:space="0" w:color="auto"/>
        <w:bottom w:val="none" w:sz="0" w:space="0" w:color="auto"/>
        <w:right w:val="none" w:sz="0" w:space="0" w:color="auto"/>
      </w:divBdr>
    </w:div>
    <w:div w:id="539241039">
      <w:marLeft w:val="640"/>
      <w:marRight w:val="0"/>
      <w:marTop w:val="0"/>
      <w:marBottom w:val="0"/>
      <w:divBdr>
        <w:top w:val="none" w:sz="0" w:space="0" w:color="auto"/>
        <w:left w:val="none" w:sz="0" w:space="0" w:color="auto"/>
        <w:bottom w:val="none" w:sz="0" w:space="0" w:color="auto"/>
        <w:right w:val="none" w:sz="0" w:space="0" w:color="auto"/>
      </w:divBdr>
    </w:div>
    <w:div w:id="539324249">
      <w:marLeft w:val="640"/>
      <w:marRight w:val="0"/>
      <w:marTop w:val="0"/>
      <w:marBottom w:val="0"/>
      <w:divBdr>
        <w:top w:val="none" w:sz="0" w:space="0" w:color="auto"/>
        <w:left w:val="none" w:sz="0" w:space="0" w:color="auto"/>
        <w:bottom w:val="none" w:sz="0" w:space="0" w:color="auto"/>
        <w:right w:val="none" w:sz="0" w:space="0" w:color="auto"/>
      </w:divBdr>
    </w:div>
    <w:div w:id="539325315">
      <w:marLeft w:val="640"/>
      <w:marRight w:val="0"/>
      <w:marTop w:val="0"/>
      <w:marBottom w:val="0"/>
      <w:divBdr>
        <w:top w:val="none" w:sz="0" w:space="0" w:color="auto"/>
        <w:left w:val="none" w:sz="0" w:space="0" w:color="auto"/>
        <w:bottom w:val="none" w:sz="0" w:space="0" w:color="auto"/>
        <w:right w:val="none" w:sz="0" w:space="0" w:color="auto"/>
      </w:divBdr>
    </w:div>
    <w:div w:id="539325741">
      <w:marLeft w:val="640"/>
      <w:marRight w:val="0"/>
      <w:marTop w:val="0"/>
      <w:marBottom w:val="0"/>
      <w:divBdr>
        <w:top w:val="none" w:sz="0" w:space="0" w:color="auto"/>
        <w:left w:val="none" w:sz="0" w:space="0" w:color="auto"/>
        <w:bottom w:val="none" w:sz="0" w:space="0" w:color="auto"/>
        <w:right w:val="none" w:sz="0" w:space="0" w:color="auto"/>
      </w:divBdr>
    </w:div>
    <w:div w:id="539439593">
      <w:marLeft w:val="640"/>
      <w:marRight w:val="0"/>
      <w:marTop w:val="0"/>
      <w:marBottom w:val="0"/>
      <w:divBdr>
        <w:top w:val="none" w:sz="0" w:space="0" w:color="auto"/>
        <w:left w:val="none" w:sz="0" w:space="0" w:color="auto"/>
        <w:bottom w:val="none" w:sz="0" w:space="0" w:color="auto"/>
        <w:right w:val="none" w:sz="0" w:space="0" w:color="auto"/>
      </w:divBdr>
    </w:div>
    <w:div w:id="539559247">
      <w:marLeft w:val="640"/>
      <w:marRight w:val="0"/>
      <w:marTop w:val="0"/>
      <w:marBottom w:val="0"/>
      <w:divBdr>
        <w:top w:val="none" w:sz="0" w:space="0" w:color="auto"/>
        <w:left w:val="none" w:sz="0" w:space="0" w:color="auto"/>
        <w:bottom w:val="none" w:sz="0" w:space="0" w:color="auto"/>
        <w:right w:val="none" w:sz="0" w:space="0" w:color="auto"/>
      </w:divBdr>
    </w:div>
    <w:div w:id="539587092">
      <w:marLeft w:val="640"/>
      <w:marRight w:val="0"/>
      <w:marTop w:val="0"/>
      <w:marBottom w:val="0"/>
      <w:divBdr>
        <w:top w:val="none" w:sz="0" w:space="0" w:color="auto"/>
        <w:left w:val="none" w:sz="0" w:space="0" w:color="auto"/>
        <w:bottom w:val="none" w:sz="0" w:space="0" w:color="auto"/>
        <w:right w:val="none" w:sz="0" w:space="0" w:color="auto"/>
      </w:divBdr>
    </w:div>
    <w:div w:id="539589358">
      <w:marLeft w:val="640"/>
      <w:marRight w:val="0"/>
      <w:marTop w:val="0"/>
      <w:marBottom w:val="0"/>
      <w:divBdr>
        <w:top w:val="none" w:sz="0" w:space="0" w:color="auto"/>
        <w:left w:val="none" w:sz="0" w:space="0" w:color="auto"/>
        <w:bottom w:val="none" w:sz="0" w:space="0" w:color="auto"/>
        <w:right w:val="none" w:sz="0" w:space="0" w:color="auto"/>
      </w:divBdr>
    </w:div>
    <w:div w:id="539635975">
      <w:marLeft w:val="640"/>
      <w:marRight w:val="0"/>
      <w:marTop w:val="0"/>
      <w:marBottom w:val="0"/>
      <w:divBdr>
        <w:top w:val="none" w:sz="0" w:space="0" w:color="auto"/>
        <w:left w:val="none" w:sz="0" w:space="0" w:color="auto"/>
        <w:bottom w:val="none" w:sz="0" w:space="0" w:color="auto"/>
        <w:right w:val="none" w:sz="0" w:space="0" w:color="auto"/>
      </w:divBdr>
    </w:div>
    <w:div w:id="539974530">
      <w:marLeft w:val="640"/>
      <w:marRight w:val="0"/>
      <w:marTop w:val="0"/>
      <w:marBottom w:val="0"/>
      <w:divBdr>
        <w:top w:val="none" w:sz="0" w:space="0" w:color="auto"/>
        <w:left w:val="none" w:sz="0" w:space="0" w:color="auto"/>
        <w:bottom w:val="none" w:sz="0" w:space="0" w:color="auto"/>
        <w:right w:val="none" w:sz="0" w:space="0" w:color="auto"/>
      </w:divBdr>
    </w:div>
    <w:div w:id="539978551">
      <w:marLeft w:val="640"/>
      <w:marRight w:val="0"/>
      <w:marTop w:val="0"/>
      <w:marBottom w:val="0"/>
      <w:divBdr>
        <w:top w:val="none" w:sz="0" w:space="0" w:color="auto"/>
        <w:left w:val="none" w:sz="0" w:space="0" w:color="auto"/>
        <w:bottom w:val="none" w:sz="0" w:space="0" w:color="auto"/>
        <w:right w:val="none" w:sz="0" w:space="0" w:color="auto"/>
      </w:divBdr>
    </w:div>
    <w:div w:id="540021499">
      <w:marLeft w:val="640"/>
      <w:marRight w:val="0"/>
      <w:marTop w:val="0"/>
      <w:marBottom w:val="0"/>
      <w:divBdr>
        <w:top w:val="none" w:sz="0" w:space="0" w:color="auto"/>
        <w:left w:val="none" w:sz="0" w:space="0" w:color="auto"/>
        <w:bottom w:val="none" w:sz="0" w:space="0" w:color="auto"/>
        <w:right w:val="none" w:sz="0" w:space="0" w:color="auto"/>
      </w:divBdr>
    </w:div>
    <w:div w:id="540092753">
      <w:marLeft w:val="640"/>
      <w:marRight w:val="0"/>
      <w:marTop w:val="0"/>
      <w:marBottom w:val="0"/>
      <w:divBdr>
        <w:top w:val="none" w:sz="0" w:space="0" w:color="auto"/>
        <w:left w:val="none" w:sz="0" w:space="0" w:color="auto"/>
        <w:bottom w:val="none" w:sz="0" w:space="0" w:color="auto"/>
        <w:right w:val="none" w:sz="0" w:space="0" w:color="auto"/>
      </w:divBdr>
    </w:div>
    <w:div w:id="540169430">
      <w:marLeft w:val="640"/>
      <w:marRight w:val="0"/>
      <w:marTop w:val="0"/>
      <w:marBottom w:val="0"/>
      <w:divBdr>
        <w:top w:val="none" w:sz="0" w:space="0" w:color="auto"/>
        <w:left w:val="none" w:sz="0" w:space="0" w:color="auto"/>
        <w:bottom w:val="none" w:sz="0" w:space="0" w:color="auto"/>
        <w:right w:val="none" w:sz="0" w:space="0" w:color="auto"/>
      </w:divBdr>
    </w:div>
    <w:div w:id="540359314">
      <w:marLeft w:val="640"/>
      <w:marRight w:val="0"/>
      <w:marTop w:val="0"/>
      <w:marBottom w:val="0"/>
      <w:divBdr>
        <w:top w:val="none" w:sz="0" w:space="0" w:color="auto"/>
        <w:left w:val="none" w:sz="0" w:space="0" w:color="auto"/>
        <w:bottom w:val="none" w:sz="0" w:space="0" w:color="auto"/>
        <w:right w:val="none" w:sz="0" w:space="0" w:color="auto"/>
      </w:divBdr>
    </w:div>
    <w:div w:id="540433650">
      <w:marLeft w:val="640"/>
      <w:marRight w:val="0"/>
      <w:marTop w:val="0"/>
      <w:marBottom w:val="0"/>
      <w:divBdr>
        <w:top w:val="none" w:sz="0" w:space="0" w:color="auto"/>
        <w:left w:val="none" w:sz="0" w:space="0" w:color="auto"/>
        <w:bottom w:val="none" w:sz="0" w:space="0" w:color="auto"/>
        <w:right w:val="none" w:sz="0" w:space="0" w:color="auto"/>
      </w:divBdr>
    </w:div>
    <w:div w:id="540631805">
      <w:marLeft w:val="640"/>
      <w:marRight w:val="0"/>
      <w:marTop w:val="0"/>
      <w:marBottom w:val="0"/>
      <w:divBdr>
        <w:top w:val="none" w:sz="0" w:space="0" w:color="auto"/>
        <w:left w:val="none" w:sz="0" w:space="0" w:color="auto"/>
        <w:bottom w:val="none" w:sz="0" w:space="0" w:color="auto"/>
        <w:right w:val="none" w:sz="0" w:space="0" w:color="auto"/>
      </w:divBdr>
    </w:div>
    <w:div w:id="540634884">
      <w:marLeft w:val="640"/>
      <w:marRight w:val="0"/>
      <w:marTop w:val="0"/>
      <w:marBottom w:val="0"/>
      <w:divBdr>
        <w:top w:val="none" w:sz="0" w:space="0" w:color="auto"/>
        <w:left w:val="none" w:sz="0" w:space="0" w:color="auto"/>
        <w:bottom w:val="none" w:sz="0" w:space="0" w:color="auto"/>
        <w:right w:val="none" w:sz="0" w:space="0" w:color="auto"/>
      </w:divBdr>
    </w:div>
    <w:div w:id="540674471">
      <w:marLeft w:val="640"/>
      <w:marRight w:val="0"/>
      <w:marTop w:val="0"/>
      <w:marBottom w:val="0"/>
      <w:divBdr>
        <w:top w:val="none" w:sz="0" w:space="0" w:color="auto"/>
        <w:left w:val="none" w:sz="0" w:space="0" w:color="auto"/>
        <w:bottom w:val="none" w:sz="0" w:space="0" w:color="auto"/>
        <w:right w:val="none" w:sz="0" w:space="0" w:color="auto"/>
      </w:divBdr>
    </w:div>
    <w:div w:id="540675478">
      <w:marLeft w:val="640"/>
      <w:marRight w:val="0"/>
      <w:marTop w:val="0"/>
      <w:marBottom w:val="0"/>
      <w:divBdr>
        <w:top w:val="none" w:sz="0" w:space="0" w:color="auto"/>
        <w:left w:val="none" w:sz="0" w:space="0" w:color="auto"/>
        <w:bottom w:val="none" w:sz="0" w:space="0" w:color="auto"/>
        <w:right w:val="none" w:sz="0" w:space="0" w:color="auto"/>
      </w:divBdr>
    </w:div>
    <w:div w:id="540678138">
      <w:marLeft w:val="640"/>
      <w:marRight w:val="0"/>
      <w:marTop w:val="0"/>
      <w:marBottom w:val="0"/>
      <w:divBdr>
        <w:top w:val="none" w:sz="0" w:space="0" w:color="auto"/>
        <w:left w:val="none" w:sz="0" w:space="0" w:color="auto"/>
        <w:bottom w:val="none" w:sz="0" w:space="0" w:color="auto"/>
        <w:right w:val="none" w:sz="0" w:space="0" w:color="auto"/>
      </w:divBdr>
    </w:div>
    <w:div w:id="540821336">
      <w:marLeft w:val="640"/>
      <w:marRight w:val="0"/>
      <w:marTop w:val="0"/>
      <w:marBottom w:val="0"/>
      <w:divBdr>
        <w:top w:val="none" w:sz="0" w:space="0" w:color="auto"/>
        <w:left w:val="none" w:sz="0" w:space="0" w:color="auto"/>
        <w:bottom w:val="none" w:sz="0" w:space="0" w:color="auto"/>
        <w:right w:val="none" w:sz="0" w:space="0" w:color="auto"/>
      </w:divBdr>
    </w:div>
    <w:div w:id="540824101">
      <w:marLeft w:val="640"/>
      <w:marRight w:val="0"/>
      <w:marTop w:val="0"/>
      <w:marBottom w:val="0"/>
      <w:divBdr>
        <w:top w:val="none" w:sz="0" w:space="0" w:color="auto"/>
        <w:left w:val="none" w:sz="0" w:space="0" w:color="auto"/>
        <w:bottom w:val="none" w:sz="0" w:space="0" w:color="auto"/>
        <w:right w:val="none" w:sz="0" w:space="0" w:color="auto"/>
      </w:divBdr>
    </w:div>
    <w:div w:id="540825068">
      <w:marLeft w:val="640"/>
      <w:marRight w:val="0"/>
      <w:marTop w:val="0"/>
      <w:marBottom w:val="0"/>
      <w:divBdr>
        <w:top w:val="none" w:sz="0" w:space="0" w:color="auto"/>
        <w:left w:val="none" w:sz="0" w:space="0" w:color="auto"/>
        <w:bottom w:val="none" w:sz="0" w:space="0" w:color="auto"/>
        <w:right w:val="none" w:sz="0" w:space="0" w:color="auto"/>
      </w:divBdr>
    </w:div>
    <w:div w:id="540947728">
      <w:marLeft w:val="640"/>
      <w:marRight w:val="0"/>
      <w:marTop w:val="0"/>
      <w:marBottom w:val="0"/>
      <w:divBdr>
        <w:top w:val="none" w:sz="0" w:space="0" w:color="auto"/>
        <w:left w:val="none" w:sz="0" w:space="0" w:color="auto"/>
        <w:bottom w:val="none" w:sz="0" w:space="0" w:color="auto"/>
        <w:right w:val="none" w:sz="0" w:space="0" w:color="auto"/>
      </w:divBdr>
    </w:div>
    <w:div w:id="541016433">
      <w:marLeft w:val="640"/>
      <w:marRight w:val="0"/>
      <w:marTop w:val="0"/>
      <w:marBottom w:val="0"/>
      <w:divBdr>
        <w:top w:val="none" w:sz="0" w:space="0" w:color="auto"/>
        <w:left w:val="none" w:sz="0" w:space="0" w:color="auto"/>
        <w:bottom w:val="none" w:sz="0" w:space="0" w:color="auto"/>
        <w:right w:val="none" w:sz="0" w:space="0" w:color="auto"/>
      </w:divBdr>
    </w:div>
    <w:div w:id="541018139">
      <w:marLeft w:val="640"/>
      <w:marRight w:val="0"/>
      <w:marTop w:val="0"/>
      <w:marBottom w:val="0"/>
      <w:divBdr>
        <w:top w:val="none" w:sz="0" w:space="0" w:color="auto"/>
        <w:left w:val="none" w:sz="0" w:space="0" w:color="auto"/>
        <w:bottom w:val="none" w:sz="0" w:space="0" w:color="auto"/>
        <w:right w:val="none" w:sz="0" w:space="0" w:color="auto"/>
      </w:divBdr>
    </w:div>
    <w:div w:id="541018850">
      <w:marLeft w:val="640"/>
      <w:marRight w:val="0"/>
      <w:marTop w:val="0"/>
      <w:marBottom w:val="0"/>
      <w:divBdr>
        <w:top w:val="none" w:sz="0" w:space="0" w:color="auto"/>
        <w:left w:val="none" w:sz="0" w:space="0" w:color="auto"/>
        <w:bottom w:val="none" w:sz="0" w:space="0" w:color="auto"/>
        <w:right w:val="none" w:sz="0" w:space="0" w:color="auto"/>
      </w:divBdr>
    </w:div>
    <w:div w:id="541090724">
      <w:marLeft w:val="640"/>
      <w:marRight w:val="0"/>
      <w:marTop w:val="0"/>
      <w:marBottom w:val="0"/>
      <w:divBdr>
        <w:top w:val="none" w:sz="0" w:space="0" w:color="auto"/>
        <w:left w:val="none" w:sz="0" w:space="0" w:color="auto"/>
        <w:bottom w:val="none" w:sz="0" w:space="0" w:color="auto"/>
        <w:right w:val="none" w:sz="0" w:space="0" w:color="auto"/>
      </w:divBdr>
    </w:div>
    <w:div w:id="541097321">
      <w:marLeft w:val="640"/>
      <w:marRight w:val="0"/>
      <w:marTop w:val="0"/>
      <w:marBottom w:val="0"/>
      <w:divBdr>
        <w:top w:val="none" w:sz="0" w:space="0" w:color="auto"/>
        <w:left w:val="none" w:sz="0" w:space="0" w:color="auto"/>
        <w:bottom w:val="none" w:sz="0" w:space="0" w:color="auto"/>
        <w:right w:val="none" w:sz="0" w:space="0" w:color="auto"/>
      </w:divBdr>
    </w:div>
    <w:div w:id="541289745">
      <w:marLeft w:val="640"/>
      <w:marRight w:val="0"/>
      <w:marTop w:val="0"/>
      <w:marBottom w:val="0"/>
      <w:divBdr>
        <w:top w:val="none" w:sz="0" w:space="0" w:color="auto"/>
        <w:left w:val="none" w:sz="0" w:space="0" w:color="auto"/>
        <w:bottom w:val="none" w:sz="0" w:space="0" w:color="auto"/>
        <w:right w:val="none" w:sz="0" w:space="0" w:color="auto"/>
      </w:divBdr>
    </w:div>
    <w:div w:id="541405458">
      <w:marLeft w:val="640"/>
      <w:marRight w:val="0"/>
      <w:marTop w:val="0"/>
      <w:marBottom w:val="0"/>
      <w:divBdr>
        <w:top w:val="none" w:sz="0" w:space="0" w:color="auto"/>
        <w:left w:val="none" w:sz="0" w:space="0" w:color="auto"/>
        <w:bottom w:val="none" w:sz="0" w:space="0" w:color="auto"/>
        <w:right w:val="none" w:sz="0" w:space="0" w:color="auto"/>
      </w:divBdr>
    </w:div>
    <w:div w:id="541553951">
      <w:marLeft w:val="640"/>
      <w:marRight w:val="0"/>
      <w:marTop w:val="0"/>
      <w:marBottom w:val="0"/>
      <w:divBdr>
        <w:top w:val="none" w:sz="0" w:space="0" w:color="auto"/>
        <w:left w:val="none" w:sz="0" w:space="0" w:color="auto"/>
        <w:bottom w:val="none" w:sz="0" w:space="0" w:color="auto"/>
        <w:right w:val="none" w:sz="0" w:space="0" w:color="auto"/>
      </w:divBdr>
    </w:div>
    <w:div w:id="541601696">
      <w:marLeft w:val="640"/>
      <w:marRight w:val="0"/>
      <w:marTop w:val="0"/>
      <w:marBottom w:val="0"/>
      <w:divBdr>
        <w:top w:val="none" w:sz="0" w:space="0" w:color="auto"/>
        <w:left w:val="none" w:sz="0" w:space="0" w:color="auto"/>
        <w:bottom w:val="none" w:sz="0" w:space="0" w:color="auto"/>
        <w:right w:val="none" w:sz="0" w:space="0" w:color="auto"/>
      </w:divBdr>
    </w:div>
    <w:div w:id="541746165">
      <w:marLeft w:val="640"/>
      <w:marRight w:val="0"/>
      <w:marTop w:val="0"/>
      <w:marBottom w:val="0"/>
      <w:divBdr>
        <w:top w:val="none" w:sz="0" w:space="0" w:color="auto"/>
        <w:left w:val="none" w:sz="0" w:space="0" w:color="auto"/>
        <w:bottom w:val="none" w:sz="0" w:space="0" w:color="auto"/>
        <w:right w:val="none" w:sz="0" w:space="0" w:color="auto"/>
      </w:divBdr>
    </w:div>
    <w:div w:id="541747079">
      <w:marLeft w:val="640"/>
      <w:marRight w:val="0"/>
      <w:marTop w:val="0"/>
      <w:marBottom w:val="0"/>
      <w:divBdr>
        <w:top w:val="none" w:sz="0" w:space="0" w:color="auto"/>
        <w:left w:val="none" w:sz="0" w:space="0" w:color="auto"/>
        <w:bottom w:val="none" w:sz="0" w:space="0" w:color="auto"/>
        <w:right w:val="none" w:sz="0" w:space="0" w:color="auto"/>
      </w:divBdr>
    </w:div>
    <w:div w:id="541751830">
      <w:marLeft w:val="640"/>
      <w:marRight w:val="0"/>
      <w:marTop w:val="0"/>
      <w:marBottom w:val="0"/>
      <w:divBdr>
        <w:top w:val="none" w:sz="0" w:space="0" w:color="auto"/>
        <w:left w:val="none" w:sz="0" w:space="0" w:color="auto"/>
        <w:bottom w:val="none" w:sz="0" w:space="0" w:color="auto"/>
        <w:right w:val="none" w:sz="0" w:space="0" w:color="auto"/>
      </w:divBdr>
    </w:div>
    <w:div w:id="541752079">
      <w:marLeft w:val="640"/>
      <w:marRight w:val="0"/>
      <w:marTop w:val="0"/>
      <w:marBottom w:val="0"/>
      <w:divBdr>
        <w:top w:val="none" w:sz="0" w:space="0" w:color="auto"/>
        <w:left w:val="none" w:sz="0" w:space="0" w:color="auto"/>
        <w:bottom w:val="none" w:sz="0" w:space="0" w:color="auto"/>
        <w:right w:val="none" w:sz="0" w:space="0" w:color="auto"/>
      </w:divBdr>
    </w:div>
    <w:div w:id="541864550">
      <w:marLeft w:val="640"/>
      <w:marRight w:val="0"/>
      <w:marTop w:val="0"/>
      <w:marBottom w:val="0"/>
      <w:divBdr>
        <w:top w:val="none" w:sz="0" w:space="0" w:color="auto"/>
        <w:left w:val="none" w:sz="0" w:space="0" w:color="auto"/>
        <w:bottom w:val="none" w:sz="0" w:space="0" w:color="auto"/>
        <w:right w:val="none" w:sz="0" w:space="0" w:color="auto"/>
      </w:divBdr>
    </w:div>
    <w:div w:id="541937416">
      <w:marLeft w:val="640"/>
      <w:marRight w:val="0"/>
      <w:marTop w:val="0"/>
      <w:marBottom w:val="0"/>
      <w:divBdr>
        <w:top w:val="none" w:sz="0" w:space="0" w:color="auto"/>
        <w:left w:val="none" w:sz="0" w:space="0" w:color="auto"/>
        <w:bottom w:val="none" w:sz="0" w:space="0" w:color="auto"/>
        <w:right w:val="none" w:sz="0" w:space="0" w:color="auto"/>
      </w:divBdr>
    </w:div>
    <w:div w:id="541940225">
      <w:marLeft w:val="640"/>
      <w:marRight w:val="0"/>
      <w:marTop w:val="0"/>
      <w:marBottom w:val="0"/>
      <w:divBdr>
        <w:top w:val="none" w:sz="0" w:space="0" w:color="auto"/>
        <w:left w:val="none" w:sz="0" w:space="0" w:color="auto"/>
        <w:bottom w:val="none" w:sz="0" w:space="0" w:color="auto"/>
        <w:right w:val="none" w:sz="0" w:space="0" w:color="auto"/>
      </w:divBdr>
    </w:div>
    <w:div w:id="541941266">
      <w:marLeft w:val="640"/>
      <w:marRight w:val="0"/>
      <w:marTop w:val="0"/>
      <w:marBottom w:val="0"/>
      <w:divBdr>
        <w:top w:val="none" w:sz="0" w:space="0" w:color="auto"/>
        <w:left w:val="none" w:sz="0" w:space="0" w:color="auto"/>
        <w:bottom w:val="none" w:sz="0" w:space="0" w:color="auto"/>
        <w:right w:val="none" w:sz="0" w:space="0" w:color="auto"/>
      </w:divBdr>
    </w:div>
    <w:div w:id="541947116">
      <w:marLeft w:val="640"/>
      <w:marRight w:val="0"/>
      <w:marTop w:val="0"/>
      <w:marBottom w:val="0"/>
      <w:divBdr>
        <w:top w:val="none" w:sz="0" w:space="0" w:color="auto"/>
        <w:left w:val="none" w:sz="0" w:space="0" w:color="auto"/>
        <w:bottom w:val="none" w:sz="0" w:space="0" w:color="auto"/>
        <w:right w:val="none" w:sz="0" w:space="0" w:color="auto"/>
      </w:divBdr>
    </w:div>
    <w:div w:id="541985520">
      <w:marLeft w:val="640"/>
      <w:marRight w:val="0"/>
      <w:marTop w:val="0"/>
      <w:marBottom w:val="0"/>
      <w:divBdr>
        <w:top w:val="none" w:sz="0" w:space="0" w:color="auto"/>
        <w:left w:val="none" w:sz="0" w:space="0" w:color="auto"/>
        <w:bottom w:val="none" w:sz="0" w:space="0" w:color="auto"/>
        <w:right w:val="none" w:sz="0" w:space="0" w:color="auto"/>
      </w:divBdr>
    </w:div>
    <w:div w:id="542061154">
      <w:marLeft w:val="640"/>
      <w:marRight w:val="0"/>
      <w:marTop w:val="0"/>
      <w:marBottom w:val="0"/>
      <w:divBdr>
        <w:top w:val="none" w:sz="0" w:space="0" w:color="auto"/>
        <w:left w:val="none" w:sz="0" w:space="0" w:color="auto"/>
        <w:bottom w:val="none" w:sz="0" w:space="0" w:color="auto"/>
        <w:right w:val="none" w:sz="0" w:space="0" w:color="auto"/>
      </w:divBdr>
    </w:div>
    <w:div w:id="542130927">
      <w:marLeft w:val="640"/>
      <w:marRight w:val="0"/>
      <w:marTop w:val="0"/>
      <w:marBottom w:val="0"/>
      <w:divBdr>
        <w:top w:val="none" w:sz="0" w:space="0" w:color="auto"/>
        <w:left w:val="none" w:sz="0" w:space="0" w:color="auto"/>
        <w:bottom w:val="none" w:sz="0" w:space="0" w:color="auto"/>
        <w:right w:val="none" w:sz="0" w:space="0" w:color="auto"/>
      </w:divBdr>
    </w:div>
    <w:div w:id="542133989">
      <w:marLeft w:val="640"/>
      <w:marRight w:val="0"/>
      <w:marTop w:val="0"/>
      <w:marBottom w:val="0"/>
      <w:divBdr>
        <w:top w:val="none" w:sz="0" w:space="0" w:color="auto"/>
        <w:left w:val="none" w:sz="0" w:space="0" w:color="auto"/>
        <w:bottom w:val="none" w:sz="0" w:space="0" w:color="auto"/>
        <w:right w:val="none" w:sz="0" w:space="0" w:color="auto"/>
      </w:divBdr>
    </w:div>
    <w:div w:id="542134246">
      <w:marLeft w:val="640"/>
      <w:marRight w:val="0"/>
      <w:marTop w:val="0"/>
      <w:marBottom w:val="0"/>
      <w:divBdr>
        <w:top w:val="none" w:sz="0" w:space="0" w:color="auto"/>
        <w:left w:val="none" w:sz="0" w:space="0" w:color="auto"/>
        <w:bottom w:val="none" w:sz="0" w:space="0" w:color="auto"/>
        <w:right w:val="none" w:sz="0" w:space="0" w:color="auto"/>
      </w:divBdr>
    </w:div>
    <w:div w:id="542210091">
      <w:marLeft w:val="640"/>
      <w:marRight w:val="0"/>
      <w:marTop w:val="0"/>
      <w:marBottom w:val="0"/>
      <w:divBdr>
        <w:top w:val="none" w:sz="0" w:space="0" w:color="auto"/>
        <w:left w:val="none" w:sz="0" w:space="0" w:color="auto"/>
        <w:bottom w:val="none" w:sz="0" w:space="0" w:color="auto"/>
        <w:right w:val="none" w:sz="0" w:space="0" w:color="auto"/>
      </w:divBdr>
    </w:div>
    <w:div w:id="542328173">
      <w:marLeft w:val="640"/>
      <w:marRight w:val="0"/>
      <w:marTop w:val="0"/>
      <w:marBottom w:val="0"/>
      <w:divBdr>
        <w:top w:val="none" w:sz="0" w:space="0" w:color="auto"/>
        <w:left w:val="none" w:sz="0" w:space="0" w:color="auto"/>
        <w:bottom w:val="none" w:sz="0" w:space="0" w:color="auto"/>
        <w:right w:val="none" w:sz="0" w:space="0" w:color="auto"/>
      </w:divBdr>
    </w:div>
    <w:div w:id="542442107">
      <w:marLeft w:val="640"/>
      <w:marRight w:val="0"/>
      <w:marTop w:val="0"/>
      <w:marBottom w:val="0"/>
      <w:divBdr>
        <w:top w:val="none" w:sz="0" w:space="0" w:color="auto"/>
        <w:left w:val="none" w:sz="0" w:space="0" w:color="auto"/>
        <w:bottom w:val="none" w:sz="0" w:space="0" w:color="auto"/>
        <w:right w:val="none" w:sz="0" w:space="0" w:color="auto"/>
      </w:divBdr>
    </w:div>
    <w:div w:id="542644204">
      <w:marLeft w:val="480"/>
      <w:marRight w:val="0"/>
      <w:marTop w:val="0"/>
      <w:marBottom w:val="0"/>
      <w:divBdr>
        <w:top w:val="none" w:sz="0" w:space="0" w:color="auto"/>
        <w:left w:val="none" w:sz="0" w:space="0" w:color="auto"/>
        <w:bottom w:val="none" w:sz="0" w:space="0" w:color="auto"/>
        <w:right w:val="none" w:sz="0" w:space="0" w:color="auto"/>
      </w:divBdr>
    </w:div>
    <w:div w:id="542714932">
      <w:marLeft w:val="640"/>
      <w:marRight w:val="0"/>
      <w:marTop w:val="0"/>
      <w:marBottom w:val="0"/>
      <w:divBdr>
        <w:top w:val="none" w:sz="0" w:space="0" w:color="auto"/>
        <w:left w:val="none" w:sz="0" w:space="0" w:color="auto"/>
        <w:bottom w:val="none" w:sz="0" w:space="0" w:color="auto"/>
        <w:right w:val="none" w:sz="0" w:space="0" w:color="auto"/>
      </w:divBdr>
    </w:div>
    <w:div w:id="542791246">
      <w:marLeft w:val="640"/>
      <w:marRight w:val="0"/>
      <w:marTop w:val="0"/>
      <w:marBottom w:val="0"/>
      <w:divBdr>
        <w:top w:val="none" w:sz="0" w:space="0" w:color="auto"/>
        <w:left w:val="none" w:sz="0" w:space="0" w:color="auto"/>
        <w:bottom w:val="none" w:sz="0" w:space="0" w:color="auto"/>
        <w:right w:val="none" w:sz="0" w:space="0" w:color="auto"/>
      </w:divBdr>
    </w:div>
    <w:div w:id="542791959">
      <w:marLeft w:val="640"/>
      <w:marRight w:val="0"/>
      <w:marTop w:val="0"/>
      <w:marBottom w:val="0"/>
      <w:divBdr>
        <w:top w:val="none" w:sz="0" w:space="0" w:color="auto"/>
        <w:left w:val="none" w:sz="0" w:space="0" w:color="auto"/>
        <w:bottom w:val="none" w:sz="0" w:space="0" w:color="auto"/>
        <w:right w:val="none" w:sz="0" w:space="0" w:color="auto"/>
      </w:divBdr>
    </w:div>
    <w:div w:id="542861273">
      <w:marLeft w:val="640"/>
      <w:marRight w:val="0"/>
      <w:marTop w:val="0"/>
      <w:marBottom w:val="0"/>
      <w:divBdr>
        <w:top w:val="none" w:sz="0" w:space="0" w:color="auto"/>
        <w:left w:val="none" w:sz="0" w:space="0" w:color="auto"/>
        <w:bottom w:val="none" w:sz="0" w:space="0" w:color="auto"/>
        <w:right w:val="none" w:sz="0" w:space="0" w:color="auto"/>
      </w:divBdr>
    </w:div>
    <w:div w:id="542862154">
      <w:marLeft w:val="640"/>
      <w:marRight w:val="0"/>
      <w:marTop w:val="0"/>
      <w:marBottom w:val="0"/>
      <w:divBdr>
        <w:top w:val="none" w:sz="0" w:space="0" w:color="auto"/>
        <w:left w:val="none" w:sz="0" w:space="0" w:color="auto"/>
        <w:bottom w:val="none" w:sz="0" w:space="0" w:color="auto"/>
        <w:right w:val="none" w:sz="0" w:space="0" w:color="auto"/>
      </w:divBdr>
    </w:div>
    <w:div w:id="542863164">
      <w:marLeft w:val="640"/>
      <w:marRight w:val="0"/>
      <w:marTop w:val="0"/>
      <w:marBottom w:val="0"/>
      <w:divBdr>
        <w:top w:val="none" w:sz="0" w:space="0" w:color="auto"/>
        <w:left w:val="none" w:sz="0" w:space="0" w:color="auto"/>
        <w:bottom w:val="none" w:sz="0" w:space="0" w:color="auto"/>
        <w:right w:val="none" w:sz="0" w:space="0" w:color="auto"/>
      </w:divBdr>
    </w:div>
    <w:div w:id="542906677">
      <w:marLeft w:val="640"/>
      <w:marRight w:val="0"/>
      <w:marTop w:val="0"/>
      <w:marBottom w:val="0"/>
      <w:divBdr>
        <w:top w:val="none" w:sz="0" w:space="0" w:color="auto"/>
        <w:left w:val="none" w:sz="0" w:space="0" w:color="auto"/>
        <w:bottom w:val="none" w:sz="0" w:space="0" w:color="auto"/>
        <w:right w:val="none" w:sz="0" w:space="0" w:color="auto"/>
      </w:divBdr>
    </w:div>
    <w:div w:id="542913465">
      <w:marLeft w:val="640"/>
      <w:marRight w:val="0"/>
      <w:marTop w:val="0"/>
      <w:marBottom w:val="0"/>
      <w:divBdr>
        <w:top w:val="none" w:sz="0" w:space="0" w:color="auto"/>
        <w:left w:val="none" w:sz="0" w:space="0" w:color="auto"/>
        <w:bottom w:val="none" w:sz="0" w:space="0" w:color="auto"/>
        <w:right w:val="none" w:sz="0" w:space="0" w:color="auto"/>
      </w:divBdr>
    </w:div>
    <w:div w:id="542985228">
      <w:marLeft w:val="640"/>
      <w:marRight w:val="0"/>
      <w:marTop w:val="0"/>
      <w:marBottom w:val="0"/>
      <w:divBdr>
        <w:top w:val="none" w:sz="0" w:space="0" w:color="auto"/>
        <w:left w:val="none" w:sz="0" w:space="0" w:color="auto"/>
        <w:bottom w:val="none" w:sz="0" w:space="0" w:color="auto"/>
        <w:right w:val="none" w:sz="0" w:space="0" w:color="auto"/>
      </w:divBdr>
    </w:div>
    <w:div w:id="543062744">
      <w:marLeft w:val="640"/>
      <w:marRight w:val="0"/>
      <w:marTop w:val="0"/>
      <w:marBottom w:val="0"/>
      <w:divBdr>
        <w:top w:val="none" w:sz="0" w:space="0" w:color="auto"/>
        <w:left w:val="none" w:sz="0" w:space="0" w:color="auto"/>
        <w:bottom w:val="none" w:sz="0" w:space="0" w:color="auto"/>
        <w:right w:val="none" w:sz="0" w:space="0" w:color="auto"/>
      </w:divBdr>
    </w:div>
    <w:div w:id="543063735">
      <w:marLeft w:val="640"/>
      <w:marRight w:val="0"/>
      <w:marTop w:val="0"/>
      <w:marBottom w:val="0"/>
      <w:divBdr>
        <w:top w:val="none" w:sz="0" w:space="0" w:color="auto"/>
        <w:left w:val="none" w:sz="0" w:space="0" w:color="auto"/>
        <w:bottom w:val="none" w:sz="0" w:space="0" w:color="auto"/>
        <w:right w:val="none" w:sz="0" w:space="0" w:color="auto"/>
      </w:divBdr>
    </w:div>
    <w:div w:id="543179436">
      <w:marLeft w:val="640"/>
      <w:marRight w:val="0"/>
      <w:marTop w:val="0"/>
      <w:marBottom w:val="0"/>
      <w:divBdr>
        <w:top w:val="none" w:sz="0" w:space="0" w:color="auto"/>
        <w:left w:val="none" w:sz="0" w:space="0" w:color="auto"/>
        <w:bottom w:val="none" w:sz="0" w:space="0" w:color="auto"/>
        <w:right w:val="none" w:sz="0" w:space="0" w:color="auto"/>
      </w:divBdr>
    </w:div>
    <w:div w:id="543248354">
      <w:marLeft w:val="640"/>
      <w:marRight w:val="0"/>
      <w:marTop w:val="0"/>
      <w:marBottom w:val="0"/>
      <w:divBdr>
        <w:top w:val="none" w:sz="0" w:space="0" w:color="auto"/>
        <w:left w:val="none" w:sz="0" w:space="0" w:color="auto"/>
        <w:bottom w:val="none" w:sz="0" w:space="0" w:color="auto"/>
        <w:right w:val="none" w:sz="0" w:space="0" w:color="auto"/>
      </w:divBdr>
    </w:div>
    <w:div w:id="543256070">
      <w:marLeft w:val="640"/>
      <w:marRight w:val="0"/>
      <w:marTop w:val="0"/>
      <w:marBottom w:val="0"/>
      <w:divBdr>
        <w:top w:val="none" w:sz="0" w:space="0" w:color="auto"/>
        <w:left w:val="none" w:sz="0" w:space="0" w:color="auto"/>
        <w:bottom w:val="none" w:sz="0" w:space="0" w:color="auto"/>
        <w:right w:val="none" w:sz="0" w:space="0" w:color="auto"/>
      </w:divBdr>
    </w:div>
    <w:div w:id="543297465">
      <w:marLeft w:val="640"/>
      <w:marRight w:val="0"/>
      <w:marTop w:val="0"/>
      <w:marBottom w:val="0"/>
      <w:divBdr>
        <w:top w:val="none" w:sz="0" w:space="0" w:color="auto"/>
        <w:left w:val="none" w:sz="0" w:space="0" w:color="auto"/>
        <w:bottom w:val="none" w:sz="0" w:space="0" w:color="auto"/>
        <w:right w:val="none" w:sz="0" w:space="0" w:color="auto"/>
      </w:divBdr>
    </w:div>
    <w:div w:id="543297782">
      <w:marLeft w:val="640"/>
      <w:marRight w:val="0"/>
      <w:marTop w:val="0"/>
      <w:marBottom w:val="0"/>
      <w:divBdr>
        <w:top w:val="none" w:sz="0" w:space="0" w:color="auto"/>
        <w:left w:val="none" w:sz="0" w:space="0" w:color="auto"/>
        <w:bottom w:val="none" w:sz="0" w:space="0" w:color="auto"/>
        <w:right w:val="none" w:sz="0" w:space="0" w:color="auto"/>
      </w:divBdr>
    </w:div>
    <w:div w:id="543325895">
      <w:marLeft w:val="640"/>
      <w:marRight w:val="0"/>
      <w:marTop w:val="0"/>
      <w:marBottom w:val="0"/>
      <w:divBdr>
        <w:top w:val="none" w:sz="0" w:space="0" w:color="auto"/>
        <w:left w:val="none" w:sz="0" w:space="0" w:color="auto"/>
        <w:bottom w:val="none" w:sz="0" w:space="0" w:color="auto"/>
        <w:right w:val="none" w:sz="0" w:space="0" w:color="auto"/>
      </w:divBdr>
    </w:div>
    <w:div w:id="543441910">
      <w:marLeft w:val="640"/>
      <w:marRight w:val="0"/>
      <w:marTop w:val="0"/>
      <w:marBottom w:val="0"/>
      <w:divBdr>
        <w:top w:val="none" w:sz="0" w:space="0" w:color="auto"/>
        <w:left w:val="none" w:sz="0" w:space="0" w:color="auto"/>
        <w:bottom w:val="none" w:sz="0" w:space="0" w:color="auto"/>
        <w:right w:val="none" w:sz="0" w:space="0" w:color="auto"/>
      </w:divBdr>
    </w:div>
    <w:div w:id="543441958">
      <w:marLeft w:val="640"/>
      <w:marRight w:val="0"/>
      <w:marTop w:val="0"/>
      <w:marBottom w:val="0"/>
      <w:divBdr>
        <w:top w:val="none" w:sz="0" w:space="0" w:color="auto"/>
        <w:left w:val="none" w:sz="0" w:space="0" w:color="auto"/>
        <w:bottom w:val="none" w:sz="0" w:space="0" w:color="auto"/>
        <w:right w:val="none" w:sz="0" w:space="0" w:color="auto"/>
      </w:divBdr>
    </w:div>
    <w:div w:id="543563196">
      <w:marLeft w:val="640"/>
      <w:marRight w:val="0"/>
      <w:marTop w:val="0"/>
      <w:marBottom w:val="0"/>
      <w:divBdr>
        <w:top w:val="none" w:sz="0" w:space="0" w:color="auto"/>
        <w:left w:val="none" w:sz="0" w:space="0" w:color="auto"/>
        <w:bottom w:val="none" w:sz="0" w:space="0" w:color="auto"/>
        <w:right w:val="none" w:sz="0" w:space="0" w:color="auto"/>
      </w:divBdr>
    </w:div>
    <w:div w:id="543568207">
      <w:marLeft w:val="640"/>
      <w:marRight w:val="0"/>
      <w:marTop w:val="0"/>
      <w:marBottom w:val="0"/>
      <w:divBdr>
        <w:top w:val="none" w:sz="0" w:space="0" w:color="auto"/>
        <w:left w:val="none" w:sz="0" w:space="0" w:color="auto"/>
        <w:bottom w:val="none" w:sz="0" w:space="0" w:color="auto"/>
        <w:right w:val="none" w:sz="0" w:space="0" w:color="auto"/>
      </w:divBdr>
    </w:div>
    <w:div w:id="543713780">
      <w:marLeft w:val="640"/>
      <w:marRight w:val="0"/>
      <w:marTop w:val="0"/>
      <w:marBottom w:val="0"/>
      <w:divBdr>
        <w:top w:val="none" w:sz="0" w:space="0" w:color="auto"/>
        <w:left w:val="none" w:sz="0" w:space="0" w:color="auto"/>
        <w:bottom w:val="none" w:sz="0" w:space="0" w:color="auto"/>
        <w:right w:val="none" w:sz="0" w:space="0" w:color="auto"/>
      </w:divBdr>
    </w:div>
    <w:div w:id="543713825">
      <w:marLeft w:val="640"/>
      <w:marRight w:val="0"/>
      <w:marTop w:val="0"/>
      <w:marBottom w:val="0"/>
      <w:divBdr>
        <w:top w:val="none" w:sz="0" w:space="0" w:color="auto"/>
        <w:left w:val="none" w:sz="0" w:space="0" w:color="auto"/>
        <w:bottom w:val="none" w:sz="0" w:space="0" w:color="auto"/>
        <w:right w:val="none" w:sz="0" w:space="0" w:color="auto"/>
      </w:divBdr>
    </w:div>
    <w:div w:id="543718028">
      <w:marLeft w:val="640"/>
      <w:marRight w:val="0"/>
      <w:marTop w:val="0"/>
      <w:marBottom w:val="0"/>
      <w:divBdr>
        <w:top w:val="none" w:sz="0" w:space="0" w:color="auto"/>
        <w:left w:val="none" w:sz="0" w:space="0" w:color="auto"/>
        <w:bottom w:val="none" w:sz="0" w:space="0" w:color="auto"/>
        <w:right w:val="none" w:sz="0" w:space="0" w:color="auto"/>
      </w:divBdr>
    </w:div>
    <w:div w:id="543829480">
      <w:marLeft w:val="640"/>
      <w:marRight w:val="0"/>
      <w:marTop w:val="0"/>
      <w:marBottom w:val="0"/>
      <w:divBdr>
        <w:top w:val="none" w:sz="0" w:space="0" w:color="auto"/>
        <w:left w:val="none" w:sz="0" w:space="0" w:color="auto"/>
        <w:bottom w:val="none" w:sz="0" w:space="0" w:color="auto"/>
        <w:right w:val="none" w:sz="0" w:space="0" w:color="auto"/>
      </w:divBdr>
    </w:div>
    <w:div w:id="543949766">
      <w:marLeft w:val="640"/>
      <w:marRight w:val="0"/>
      <w:marTop w:val="0"/>
      <w:marBottom w:val="0"/>
      <w:divBdr>
        <w:top w:val="none" w:sz="0" w:space="0" w:color="auto"/>
        <w:left w:val="none" w:sz="0" w:space="0" w:color="auto"/>
        <w:bottom w:val="none" w:sz="0" w:space="0" w:color="auto"/>
        <w:right w:val="none" w:sz="0" w:space="0" w:color="auto"/>
      </w:divBdr>
    </w:div>
    <w:div w:id="543952017">
      <w:marLeft w:val="480"/>
      <w:marRight w:val="0"/>
      <w:marTop w:val="0"/>
      <w:marBottom w:val="0"/>
      <w:divBdr>
        <w:top w:val="none" w:sz="0" w:space="0" w:color="auto"/>
        <w:left w:val="none" w:sz="0" w:space="0" w:color="auto"/>
        <w:bottom w:val="none" w:sz="0" w:space="0" w:color="auto"/>
        <w:right w:val="none" w:sz="0" w:space="0" w:color="auto"/>
      </w:divBdr>
    </w:div>
    <w:div w:id="544026173">
      <w:marLeft w:val="640"/>
      <w:marRight w:val="0"/>
      <w:marTop w:val="0"/>
      <w:marBottom w:val="0"/>
      <w:divBdr>
        <w:top w:val="none" w:sz="0" w:space="0" w:color="auto"/>
        <w:left w:val="none" w:sz="0" w:space="0" w:color="auto"/>
        <w:bottom w:val="none" w:sz="0" w:space="0" w:color="auto"/>
        <w:right w:val="none" w:sz="0" w:space="0" w:color="auto"/>
      </w:divBdr>
    </w:div>
    <w:div w:id="544026360">
      <w:marLeft w:val="640"/>
      <w:marRight w:val="0"/>
      <w:marTop w:val="0"/>
      <w:marBottom w:val="0"/>
      <w:divBdr>
        <w:top w:val="none" w:sz="0" w:space="0" w:color="auto"/>
        <w:left w:val="none" w:sz="0" w:space="0" w:color="auto"/>
        <w:bottom w:val="none" w:sz="0" w:space="0" w:color="auto"/>
        <w:right w:val="none" w:sz="0" w:space="0" w:color="auto"/>
      </w:divBdr>
    </w:div>
    <w:div w:id="544172784">
      <w:marLeft w:val="480"/>
      <w:marRight w:val="0"/>
      <w:marTop w:val="0"/>
      <w:marBottom w:val="0"/>
      <w:divBdr>
        <w:top w:val="none" w:sz="0" w:space="0" w:color="auto"/>
        <w:left w:val="none" w:sz="0" w:space="0" w:color="auto"/>
        <w:bottom w:val="none" w:sz="0" w:space="0" w:color="auto"/>
        <w:right w:val="none" w:sz="0" w:space="0" w:color="auto"/>
      </w:divBdr>
    </w:div>
    <w:div w:id="544177275">
      <w:marLeft w:val="640"/>
      <w:marRight w:val="0"/>
      <w:marTop w:val="0"/>
      <w:marBottom w:val="0"/>
      <w:divBdr>
        <w:top w:val="none" w:sz="0" w:space="0" w:color="auto"/>
        <w:left w:val="none" w:sz="0" w:space="0" w:color="auto"/>
        <w:bottom w:val="none" w:sz="0" w:space="0" w:color="auto"/>
        <w:right w:val="none" w:sz="0" w:space="0" w:color="auto"/>
      </w:divBdr>
    </w:div>
    <w:div w:id="544177972">
      <w:marLeft w:val="640"/>
      <w:marRight w:val="0"/>
      <w:marTop w:val="0"/>
      <w:marBottom w:val="0"/>
      <w:divBdr>
        <w:top w:val="none" w:sz="0" w:space="0" w:color="auto"/>
        <w:left w:val="none" w:sz="0" w:space="0" w:color="auto"/>
        <w:bottom w:val="none" w:sz="0" w:space="0" w:color="auto"/>
        <w:right w:val="none" w:sz="0" w:space="0" w:color="auto"/>
      </w:divBdr>
    </w:div>
    <w:div w:id="544294436">
      <w:marLeft w:val="640"/>
      <w:marRight w:val="0"/>
      <w:marTop w:val="0"/>
      <w:marBottom w:val="0"/>
      <w:divBdr>
        <w:top w:val="none" w:sz="0" w:space="0" w:color="auto"/>
        <w:left w:val="none" w:sz="0" w:space="0" w:color="auto"/>
        <w:bottom w:val="none" w:sz="0" w:space="0" w:color="auto"/>
        <w:right w:val="none" w:sz="0" w:space="0" w:color="auto"/>
      </w:divBdr>
    </w:div>
    <w:div w:id="544295743">
      <w:marLeft w:val="640"/>
      <w:marRight w:val="0"/>
      <w:marTop w:val="0"/>
      <w:marBottom w:val="0"/>
      <w:divBdr>
        <w:top w:val="none" w:sz="0" w:space="0" w:color="auto"/>
        <w:left w:val="none" w:sz="0" w:space="0" w:color="auto"/>
        <w:bottom w:val="none" w:sz="0" w:space="0" w:color="auto"/>
        <w:right w:val="none" w:sz="0" w:space="0" w:color="auto"/>
      </w:divBdr>
    </w:div>
    <w:div w:id="544369377">
      <w:marLeft w:val="640"/>
      <w:marRight w:val="0"/>
      <w:marTop w:val="0"/>
      <w:marBottom w:val="0"/>
      <w:divBdr>
        <w:top w:val="none" w:sz="0" w:space="0" w:color="auto"/>
        <w:left w:val="none" w:sz="0" w:space="0" w:color="auto"/>
        <w:bottom w:val="none" w:sz="0" w:space="0" w:color="auto"/>
        <w:right w:val="none" w:sz="0" w:space="0" w:color="auto"/>
      </w:divBdr>
    </w:div>
    <w:div w:id="544563430">
      <w:marLeft w:val="640"/>
      <w:marRight w:val="0"/>
      <w:marTop w:val="0"/>
      <w:marBottom w:val="0"/>
      <w:divBdr>
        <w:top w:val="none" w:sz="0" w:space="0" w:color="auto"/>
        <w:left w:val="none" w:sz="0" w:space="0" w:color="auto"/>
        <w:bottom w:val="none" w:sz="0" w:space="0" w:color="auto"/>
        <w:right w:val="none" w:sz="0" w:space="0" w:color="auto"/>
      </w:divBdr>
    </w:div>
    <w:div w:id="544605511">
      <w:marLeft w:val="640"/>
      <w:marRight w:val="0"/>
      <w:marTop w:val="0"/>
      <w:marBottom w:val="0"/>
      <w:divBdr>
        <w:top w:val="none" w:sz="0" w:space="0" w:color="auto"/>
        <w:left w:val="none" w:sz="0" w:space="0" w:color="auto"/>
        <w:bottom w:val="none" w:sz="0" w:space="0" w:color="auto"/>
        <w:right w:val="none" w:sz="0" w:space="0" w:color="auto"/>
      </w:divBdr>
    </w:div>
    <w:div w:id="544634195">
      <w:marLeft w:val="640"/>
      <w:marRight w:val="0"/>
      <w:marTop w:val="0"/>
      <w:marBottom w:val="0"/>
      <w:divBdr>
        <w:top w:val="none" w:sz="0" w:space="0" w:color="auto"/>
        <w:left w:val="none" w:sz="0" w:space="0" w:color="auto"/>
        <w:bottom w:val="none" w:sz="0" w:space="0" w:color="auto"/>
        <w:right w:val="none" w:sz="0" w:space="0" w:color="auto"/>
      </w:divBdr>
    </w:div>
    <w:div w:id="544682999">
      <w:marLeft w:val="640"/>
      <w:marRight w:val="0"/>
      <w:marTop w:val="0"/>
      <w:marBottom w:val="0"/>
      <w:divBdr>
        <w:top w:val="none" w:sz="0" w:space="0" w:color="auto"/>
        <w:left w:val="none" w:sz="0" w:space="0" w:color="auto"/>
        <w:bottom w:val="none" w:sz="0" w:space="0" w:color="auto"/>
        <w:right w:val="none" w:sz="0" w:space="0" w:color="auto"/>
      </w:divBdr>
    </w:div>
    <w:div w:id="544803658">
      <w:marLeft w:val="640"/>
      <w:marRight w:val="0"/>
      <w:marTop w:val="0"/>
      <w:marBottom w:val="0"/>
      <w:divBdr>
        <w:top w:val="none" w:sz="0" w:space="0" w:color="auto"/>
        <w:left w:val="none" w:sz="0" w:space="0" w:color="auto"/>
        <w:bottom w:val="none" w:sz="0" w:space="0" w:color="auto"/>
        <w:right w:val="none" w:sz="0" w:space="0" w:color="auto"/>
      </w:divBdr>
    </w:div>
    <w:div w:id="545025405">
      <w:marLeft w:val="640"/>
      <w:marRight w:val="0"/>
      <w:marTop w:val="0"/>
      <w:marBottom w:val="0"/>
      <w:divBdr>
        <w:top w:val="none" w:sz="0" w:space="0" w:color="auto"/>
        <w:left w:val="none" w:sz="0" w:space="0" w:color="auto"/>
        <w:bottom w:val="none" w:sz="0" w:space="0" w:color="auto"/>
        <w:right w:val="none" w:sz="0" w:space="0" w:color="auto"/>
      </w:divBdr>
    </w:div>
    <w:div w:id="545072464">
      <w:marLeft w:val="640"/>
      <w:marRight w:val="0"/>
      <w:marTop w:val="0"/>
      <w:marBottom w:val="0"/>
      <w:divBdr>
        <w:top w:val="none" w:sz="0" w:space="0" w:color="auto"/>
        <w:left w:val="none" w:sz="0" w:space="0" w:color="auto"/>
        <w:bottom w:val="none" w:sz="0" w:space="0" w:color="auto"/>
        <w:right w:val="none" w:sz="0" w:space="0" w:color="auto"/>
      </w:divBdr>
    </w:div>
    <w:div w:id="545141560">
      <w:marLeft w:val="640"/>
      <w:marRight w:val="0"/>
      <w:marTop w:val="0"/>
      <w:marBottom w:val="0"/>
      <w:divBdr>
        <w:top w:val="none" w:sz="0" w:space="0" w:color="auto"/>
        <w:left w:val="none" w:sz="0" w:space="0" w:color="auto"/>
        <w:bottom w:val="none" w:sz="0" w:space="0" w:color="auto"/>
        <w:right w:val="none" w:sz="0" w:space="0" w:color="auto"/>
      </w:divBdr>
    </w:div>
    <w:div w:id="545216045">
      <w:marLeft w:val="640"/>
      <w:marRight w:val="0"/>
      <w:marTop w:val="0"/>
      <w:marBottom w:val="0"/>
      <w:divBdr>
        <w:top w:val="none" w:sz="0" w:space="0" w:color="auto"/>
        <w:left w:val="none" w:sz="0" w:space="0" w:color="auto"/>
        <w:bottom w:val="none" w:sz="0" w:space="0" w:color="auto"/>
        <w:right w:val="none" w:sz="0" w:space="0" w:color="auto"/>
      </w:divBdr>
    </w:div>
    <w:div w:id="545337878">
      <w:marLeft w:val="640"/>
      <w:marRight w:val="0"/>
      <w:marTop w:val="0"/>
      <w:marBottom w:val="0"/>
      <w:divBdr>
        <w:top w:val="none" w:sz="0" w:space="0" w:color="auto"/>
        <w:left w:val="none" w:sz="0" w:space="0" w:color="auto"/>
        <w:bottom w:val="none" w:sz="0" w:space="0" w:color="auto"/>
        <w:right w:val="none" w:sz="0" w:space="0" w:color="auto"/>
      </w:divBdr>
    </w:div>
    <w:div w:id="545338364">
      <w:marLeft w:val="640"/>
      <w:marRight w:val="0"/>
      <w:marTop w:val="0"/>
      <w:marBottom w:val="0"/>
      <w:divBdr>
        <w:top w:val="none" w:sz="0" w:space="0" w:color="auto"/>
        <w:left w:val="none" w:sz="0" w:space="0" w:color="auto"/>
        <w:bottom w:val="none" w:sz="0" w:space="0" w:color="auto"/>
        <w:right w:val="none" w:sz="0" w:space="0" w:color="auto"/>
      </w:divBdr>
    </w:div>
    <w:div w:id="545726618">
      <w:marLeft w:val="640"/>
      <w:marRight w:val="0"/>
      <w:marTop w:val="0"/>
      <w:marBottom w:val="0"/>
      <w:divBdr>
        <w:top w:val="none" w:sz="0" w:space="0" w:color="auto"/>
        <w:left w:val="none" w:sz="0" w:space="0" w:color="auto"/>
        <w:bottom w:val="none" w:sz="0" w:space="0" w:color="auto"/>
        <w:right w:val="none" w:sz="0" w:space="0" w:color="auto"/>
      </w:divBdr>
    </w:div>
    <w:div w:id="545799493">
      <w:marLeft w:val="640"/>
      <w:marRight w:val="0"/>
      <w:marTop w:val="0"/>
      <w:marBottom w:val="0"/>
      <w:divBdr>
        <w:top w:val="none" w:sz="0" w:space="0" w:color="auto"/>
        <w:left w:val="none" w:sz="0" w:space="0" w:color="auto"/>
        <w:bottom w:val="none" w:sz="0" w:space="0" w:color="auto"/>
        <w:right w:val="none" w:sz="0" w:space="0" w:color="auto"/>
      </w:divBdr>
    </w:div>
    <w:div w:id="545799889">
      <w:marLeft w:val="640"/>
      <w:marRight w:val="0"/>
      <w:marTop w:val="0"/>
      <w:marBottom w:val="0"/>
      <w:divBdr>
        <w:top w:val="none" w:sz="0" w:space="0" w:color="auto"/>
        <w:left w:val="none" w:sz="0" w:space="0" w:color="auto"/>
        <w:bottom w:val="none" w:sz="0" w:space="0" w:color="auto"/>
        <w:right w:val="none" w:sz="0" w:space="0" w:color="auto"/>
      </w:divBdr>
    </w:div>
    <w:div w:id="545875292">
      <w:marLeft w:val="640"/>
      <w:marRight w:val="0"/>
      <w:marTop w:val="0"/>
      <w:marBottom w:val="0"/>
      <w:divBdr>
        <w:top w:val="none" w:sz="0" w:space="0" w:color="auto"/>
        <w:left w:val="none" w:sz="0" w:space="0" w:color="auto"/>
        <w:bottom w:val="none" w:sz="0" w:space="0" w:color="auto"/>
        <w:right w:val="none" w:sz="0" w:space="0" w:color="auto"/>
      </w:divBdr>
    </w:div>
    <w:div w:id="545916870">
      <w:marLeft w:val="640"/>
      <w:marRight w:val="0"/>
      <w:marTop w:val="0"/>
      <w:marBottom w:val="0"/>
      <w:divBdr>
        <w:top w:val="none" w:sz="0" w:space="0" w:color="auto"/>
        <w:left w:val="none" w:sz="0" w:space="0" w:color="auto"/>
        <w:bottom w:val="none" w:sz="0" w:space="0" w:color="auto"/>
        <w:right w:val="none" w:sz="0" w:space="0" w:color="auto"/>
      </w:divBdr>
    </w:div>
    <w:div w:id="545917289">
      <w:marLeft w:val="640"/>
      <w:marRight w:val="0"/>
      <w:marTop w:val="0"/>
      <w:marBottom w:val="0"/>
      <w:divBdr>
        <w:top w:val="none" w:sz="0" w:space="0" w:color="auto"/>
        <w:left w:val="none" w:sz="0" w:space="0" w:color="auto"/>
        <w:bottom w:val="none" w:sz="0" w:space="0" w:color="auto"/>
        <w:right w:val="none" w:sz="0" w:space="0" w:color="auto"/>
      </w:divBdr>
    </w:div>
    <w:div w:id="545944491">
      <w:marLeft w:val="640"/>
      <w:marRight w:val="0"/>
      <w:marTop w:val="0"/>
      <w:marBottom w:val="0"/>
      <w:divBdr>
        <w:top w:val="none" w:sz="0" w:space="0" w:color="auto"/>
        <w:left w:val="none" w:sz="0" w:space="0" w:color="auto"/>
        <w:bottom w:val="none" w:sz="0" w:space="0" w:color="auto"/>
        <w:right w:val="none" w:sz="0" w:space="0" w:color="auto"/>
      </w:divBdr>
    </w:div>
    <w:div w:id="545993129">
      <w:marLeft w:val="640"/>
      <w:marRight w:val="0"/>
      <w:marTop w:val="0"/>
      <w:marBottom w:val="0"/>
      <w:divBdr>
        <w:top w:val="none" w:sz="0" w:space="0" w:color="auto"/>
        <w:left w:val="none" w:sz="0" w:space="0" w:color="auto"/>
        <w:bottom w:val="none" w:sz="0" w:space="0" w:color="auto"/>
        <w:right w:val="none" w:sz="0" w:space="0" w:color="auto"/>
      </w:divBdr>
    </w:div>
    <w:div w:id="546071753">
      <w:marLeft w:val="640"/>
      <w:marRight w:val="0"/>
      <w:marTop w:val="0"/>
      <w:marBottom w:val="0"/>
      <w:divBdr>
        <w:top w:val="none" w:sz="0" w:space="0" w:color="auto"/>
        <w:left w:val="none" w:sz="0" w:space="0" w:color="auto"/>
        <w:bottom w:val="none" w:sz="0" w:space="0" w:color="auto"/>
        <w:right w:val="none" w:sz="0" w:space="0" w:color="auto"/>
      </w:divBdr>
    </w:div>
    <w:div w:id="546111882">
      <w:marLeft w:val="640"/>
      <w:marRight w:val="0"/>
      <w:marTop w:val="0"/>
      <w:marBottom w:val="0"/>
      <w:divBdr>
        <w:top w:val="none" w:sz="0" w:space="0" w:color="auto"/>
        <w:left w:val="none" w:sz="0" w:space="0" w:color="auto"/>
        <w:bottom w:val="none" w:sz="0" w:space="0" w:color="auto"/>
        <w:right w:val="none" w:sz="0" w:space="0" w:color="auto"/>
      </w:divBdr>
    </w:div>
    <w:div w:id="546379701">
      <w:marLeft w:val="640"/>
      <w:marRight w:val="0"/>
      <w:marTop w:val="0"/>
      <w:marBottom w:val="0"/>
      <w:divBdr>
        <w:top w:val="none" w:sz="0" w:space="0" w:color="auto"/>
        <w:left w:val="none" w:sz="0" w:space="0" w:color="auto"/>
        <w:bottom w:val="none" w:sz="0" w:space="0" w:color="auto"/>
        <w:right w:val="none" w:sz="0" w:space="0" w:color="auto"/>
      </w:divBdr>
    </w:div>
    <w:div w:id="546380905">
      <w:marLeft w:val="640"/>
      <w:marRight w:val="0"/>
      <w:marTop w:val="0"/>
      <w:marBottom w:val="0"/>
      <w:divBdr>
        <w:top w:val="none" w:sz="0" w:space="0" w:color="auto"/>
        <w:left w:val="none" w:sz="0" w:space="0" w:color="auto"/>
        <w:bottom w:val="none" w:sz="0" w:space="0" w:color="auto"/>
        <w:right w:val="none" w:sz="0" w:space="0" w:color="auto"/>
      </w:divBdr>
    </w:div>
    <w:div w:id="546530976">
      <w:marLeft w:val="640"/>
      <w:marRight w:val="0"/>
      <w:marTop w:val="0"/>
      <w:marBottom w:val="0"/>
      <w:divBdr>
        <w:top w:val="none" w:sz="0" w:space="0" w:color="auto"/>
        <w:left w:val="none" w:sz="0" w:space="0" w:color="auto"/>
        <w:bottom w:val="none" w:sz="0" w:space="0" w:color="auto"/>
        <w:right w:val="none" w:sz="0" w:space="0" w:color="auto"/>
      </w:divBdr>
    </w:div>
    <w:div w:id="546644561">
      <w:marLeft w:val="640"/>
      <w:marRight w:val="0"/>
      <w:marTop w:val="0"/>
      <w:marBottom w:val="0"/>
      <w:divBdr>
        <w:top w:val="none" w:sz="0" w:space="0" w:color="auto"/>
        <w:left w:val="none" w:sz="0" w:space="0" w:color="auto"/>
        <w:bottom w:val="none" w:sz="0" w:space="0" w:color="auto"/>
        <w:right w:val="none" w:sz="0" w:space="0" w:color="auto"/>
      </w:divBdr>
    </w:div>
    <w:div w:id="546718907">
      <w:marLeft w:val="640"/>
      <w:marRight w:val="0"/>
      <w:marTop w:val="0"/>
      <w:marBottom w:val="0"/>
      <w:divBdr>
        <w:top w:val="none" w:sz="0" w:space="0" w:color="auto"/>
        <w:left w:val="none" w:sz="0" w:space="0" w:color="auto"/>
        <w:bottom w:val="none" w:sz="0" w:space="0" w:color="auto"/>
        <w:right w:val="none" w:sz="0" w:space="0" w:color="auto"/>
      </w:divBdr>
    </w:div>
    <w:div w:id="546792901">
      <w:marLeft w:val="640"/>
      <w:marRight w:val="0"/>
      <w:marTop w:val="0"/>
      <w:marBottom w:val="0"/>
      <w:divBdr>
        <w:top w:val="none" w:sz="0" w:space="0" w:color="auto"/>
        <w:left w:val="none" w:sz="0" w:space="0" w:color="auto"/>
        <w:bottom w:val="none" w:sz="0" w:space="0" w:color="auto"/>
        <w:right w:val="none" w:sz="0" w:space="0" w:color="auto"/>
      </w:divBdr>
    </w:div>
    <w:div w:id="546793879">
      <w:marLeft w:val="640"/>
      <w:marRight w:val="0"/>
      <w:marTop w:val="0"/>
      <w:marBottom w:val="0"/>
      <w:divBdr>
        <w:top w:val="none" w:sz="0" w:space="0" w:color="auto"/>
        <w:left w:val="none" w:sz="0" w:space="0" w:color="auto"/>
        <w:bottom w:val="none" w:sz="0" w:space="0" w:color="auto"/>
        <w:right w:val="none" w:sz="0" w:space="0" w:color="auto"/>
      </w:divBdr>
    </w:div>
    <w:div w:id="546796450">
      <w:marLeft w:val="640"/>
      <w:marRight w:val="0"/>
      <w:marTop w:val="0"/>
      <w:marBottom w:val="0"/>
      <w:divBdr>
        <w:top w:val="none" w:sz="0" w:space="0" w:color="auto"/>
        <w:left w:val="none" w:sz="0" w:space="0" w:color="auto"/>
        <w:bottom w:val="none" w:sz="0" w:space="0" w:color="auto"/>
        <w:right w:val="none" w:sz="0" w:space="0" w:color="auto"/>
      </w:divBdr>
    </w:div>
    <w:div w:id="546796965">
      <w:marLeft w:val="640"/>
      <w:marRight w:val="0"/>
      <w:marTop w:val="0"/>
      <w:marBottom w:val="0"/>
      <w:divBdr>
        <w:top w:val="none" w:sz="0" w:space="0" w:color="auto"/>
        <w:left w:val="none" w:sz="0" w:space="0" w:color="auto"/>
        <w:bottom w:val="none" w:sz="0" w:space="0" w:color="auto"/>
        <w:right w:val="none" w:sz="0" w:space="0" w:color="auto"/>
      </w:divBdr>
    </w:div>
    <w:div w:id="546840361">
      <w:marLeft w:val="640"/>
      <w:marRight w:val="0"/>
      <w:marTop w:val="0"/>
      <w:marBottom w:val="0"/>
      <w:divBdr>
        <w:top w:val="none" w:sz="0" w:space="0" w:color="auto"/>
        <w:left w:val="none" w:sz="0" w:space="0" w:color="auto"/>
        <w:bottom w:val="none" w:sz="0" w:space="0" w:color="auto"/>
        <w:right w:val="none" w:sz="0" w:space="0" w:color="auto"/>
      </w:divBdr>
    </w:div>
    <w:div w:id="546840989">
      <w:marLeft w:val="640"/>
      <w:marRight w:val="0"/>
      <w:marTop w:val="0"/>
      <w:marBottom w:val="0"/>
      <w:divBdr>
        <w:top w:val="none" w:sz="0" w:space="0" w:color="auto"/>
        <w:left w:val="none" w:sz="0" w:space="0" w:color="auto"/>
        <w:bottom w:val="none" w:sz="0" w:space="0" w:color="auto"/>
        <w:right w:val="none" w:sz="0" w:space="0" w:color="auto"/>
      </w:divBdr>
    </w:div>
    <w:div w:id="546842238">
      <w:marLeft w:val="640"/>
      <w:marRight w:val="0"/>
      <w:marTop w:val="0"/>
      <w:marBottom w:val="0"/>
      <w:divBdr>
        <w:top w:val="none" w:sz="0" w:space="0" w:color="auto"/>
        <w:left w:val="none" w:sz="0" w:space="0" w:color="auto"/>
        <w:bottom w:val="none" w:sz="0" w:space="0" w:color="auto"/>
        <w:right w:val="none" w:sz="0" w:space="0" w:color="auto"/>
      </w:divBdr>
    </w:div>
    <w:div w:id="546844103">
      <w:marLeft w:val="640"/>
      <w:marRight w:val="0"/>
      <w:marTop w:val="0"/>
      <w:marBottom w:val="0"/>
      <w:divBdr>
        <w:top w:val="none" w:sz="0" w:space="0" w:color="auto"/>
        <w:left w:val="none" w:sz="0" w:space="0" w:color="auto"/>
        <w:bottom w:val="none" w:sz="0" w:space="0" w:color="auto"/>
        <w:right w:val="none" w:sz="0" w:space="0" w:color="auto"/>
      </w:divBdr>
    </w:div>
    <w:div w:id="546913404">
      <w:marLeft w:val="640"/>
      <w:marRight w:val="0"/>
      <w:marTop w:val="0"/>
      <w:marBottom w:val="0"/>
      <w:divBdr>
        <w:top w:val="none" w:sz="0" w:space="0" w:color="auto"/>
        <w:left w:val="none" w:sz="0" w:space="0" w:color="auto"/>
        <w:bottom w:val="none" w:sz="0" w:space="0" w:color="auto"/>
        <w:right w:val="none" w:sz="0" w:space="0" w:color="auto"/>
      </w:divBdr>
    </w:div>
    <w:div w:id="546917077">
      <w:marLeft w:val="640"/>
      <w:marRight w:val="0"/>
      <w:marTop w:val="0"/>
      <w:marBottom w:val="0"/>
      <w:divBdr>
        <w:top w:val="none" w:sz="0" w:space="0" w:color="auto"/>
        <w:left w:val="none" w:sz="0" w:space="0" w:color="auto"/>
        <w:bottom w:val="none" w:sz="0" w:space="0" w:color="auto"/>
        <w:right w:val="none" w:sz="0" w:space="0" w:color="auto"/>
      </w:divBdr>
    </w:div>
    <w:div w:id="546918413">
      <w:marLeft w:val="640"/>
      <w:marRight w:val="0"/>
      <w:marTop w:val="0"/>
      <w:marBottom w:val="0"/>
      <w:divBdr>
        <w:top w:val="none" w:sz="0" w:space="0" w:color="auto"/>
        <w:left w:val="none" w:sz="0" w:space="0" w:color="auto"/>
        <w:bottom w:val="none" w:sz="0" w:space="0" w:color="auto"/>
        <w:right w:val="none" w:sz="0" w:space="0" w:color="auto"/>
      </w:divBdr>
    </w:div>
    <w:div w:id="547034594">
      <w:marLeft w:val="640"/>
      <w:marRight w:val="0"/>
      <w:marTop w:val="0"/>
      <w:marBottom w:val="0"/>
      <w:divBdr>
        <w:top w:val="none" w:sz="0" w:space="0" w:color="auto"/>
        <w:left w:val="none" w:sz="0" w:space="0" w:color="auto"/>
        <w:bottom w:val="none" w:sz="0" w:space="0" w:color="auto"/>
        <w:right w:val="none" w:sz="0" w:space="0" w:color="auto"/>
      </w:divBdr>
    </w:div>
    <w:div w:id="547036037">
      <w:marLeft w:val="640"/>
      <w:marRight w:val="0"/>
      <w:marTop w:val="0"/>
      <w:marBottom w:val="0"/>
      <w:divBdr>
        <w:top w:val="none" w:sz="0" w:space="0" w:color="auto"/>
        <w:left w:val="none" w:sz="0" w:space="0" w:color="auto"/>
        <w:bottom w:val="none" w:sz="0" w:space="0" w:color="auto"/>
        <w:right w:val="none" w:sz="0" w:space="0" w:color="auto"/>
      </w:divBdr>
    </w:div>
    <w:div w:id="547110543">
      <w:marLeft w:val="640"/>
      <w:marRight w:val="0"/>
      <w:marTop w:val="0"/>
      <w:marBottom w:val="0"/>
      <w:divBdr>
        <w:top w:val="none" w:sz="0" w:space="0" w:color="auto"/>
        <w:left w:val="none" w:sz="0" w:space="0" w:color="auto"/>
        <w:bottom w:val="none" w:sz="0" w:space="0" w:color="auto"/>
        <w:right w:val="none" w:sz="0" w:space="0" w:color="auto"/>
      </w:divBdr>
    </w:div>
    <w:div w:id="547183202">
      <w:marLeft w:val="640"/>
      <w:marRight w:val="0"/>
      <w:marTop w:val="0"/>
      <w:marBottom w:val="0"/>
      <w:divBdr>
        <w:top w:val="none" w:sz="0" w:space="0" w:color="auto"/>
        <w:left w:val="none" w:sz="0" w:space="0" w:color="auto"/>
        <w:bottom w:val="none" w:sz="0" w:space="0" w:color="auto"/>
        <w:right w:val="none" w:sz="0" w:space="0" w:color="auto"/>
      </w:divBdr>
    </w:div>
    <w:div w:id="547188204">
      <w:marLeft w:val="640"/>
      <w:marRight w:val="0"/>
      <w:marTop w:val="0"/>
      <w:marBottom w:val="0"/>
      <w:divBdr>
        <w:top w:val="none" w:sz="0" w:space="0" w:color="auto"/>
        <w:left w:val="none" w:sz="0" w:space="0" w:color="auto"/>
        <w:bottom w:val="none" w:sz="0" w:space="0" w:color="auto"/>
        <w:right w:val="none" w:sz="0" w:space="0" w:color="auto"/>
      </w:divBdr>
    </w:div>
    <w:div w:id="547188476">
      <w:marLeft w:val="640"/>
      <w:marRight w:val="0"/>
      <w:marTop w:val="0"/>
      <w:marBottom w:val="0"/>
      <w:divBdr>
        <w:top w:val="none" w:sz="0" w:space="0" w:color="auto"/>
        <w:left w:val="none" w:sz="0" w:space="0" w:color="auto"/>
        <w:bottom w:val="none" w:sz="0" w:space="0" w:color="auto"/>
        <w:right w:val="none" w:sz="0" w:space="0" w:color="auto"/>
      </w:divBdr>
    </w:div>
    <w:div w:id="547189008">
      <w:marLeft w:val="640"/>
      <w:marRight w:val="0"/>
      <w:marTop w:val="0"/>
      <w:marBottom w:val="0"/>
      <w:divBdr>
        <w:top w:val="none" w:sz="0" w:space="0" w:color="auto"/>
        <w:left w:val="none" w:sz="0" w:space="0" w:color="auto"/>
        <w:bottom w:val="none" w:sz="0" w:space="0" w:color="auto"/>
        <w:right w:val="none" w:sz="0" w:space="0" w:color="auto"/>
      </w:divBdr>
    </w:div>
    <w:div w:id="547230080">
      <w:marLeft w:val="640"/>
      <w:marRight w:val="0"/>
      <w:marTop w:val="0"/>
      <w:marBottom w:val="0"/>
      <w:divBdr>
        <w:top w:val="none" w:sz="0" w:space="0" w:color="auto"/>
        <w:left w:val="none" w:sz="0" w:space="0" w:color="auto"/>
        <w:bottom w:val="none" w:sz="0" w:space="0" w:color="auto"/>
        <w:right w:val="none" w:sz="0" w:space="0" w:color="auto"/>
      </w:divBdr>
    </w:div>
    <w:div w:id="547298546">
      <w:marLeft w:val="640"/>
      <w:marRight w:val="0"/>
      <w:marTop w:val="0"/>
      <w:marBottom w:val="0"/>
      <w:divBdr>
        <w:top w:val="none" w:sz="0" w:space="0" w:color="auto"/>
        <w:left w:val="none" w:sz="0" w:space="0" w:color="auto"/>
        <w:bottom w:val="none" w:sz="0" w:space="0" w:color="auto"/>
        <w:right w:val="none" w:sz="0" w:space="0" w:color="auto"/>
      </w:divBdr>
    </w:div>
    <w:div w:id="547379409">
      <w:marLeft w:val="640"/>
      <w:marRight w:val="0"/>
      <w:marTop w:val="0"/>
      <w:marBottom w:val="0"/>
      <w:divBdr>
        <w:top w:val="none" w:sz="0" w:space="0" w:color="auto"/>
        <w:left w:val="none" w:sz="0" w:space="0" w:color="auto"/>
        <w:bottom w:val="none" w:sz="0" w:space="0" w:color="auto"/>
        <w:right w:val="none" w:sz="0" w:space="0" w:color="auto"/>
      </w:divBdr>
    </w:div>
    <w:div w:id="547495067">
      <w:marLeft w:val="480"/>
      <w:marRight w:val="0"/>
      <w:marTop w:val="0"/>
      <w:marBottom w:val="0"/>
      <w:divBdr>
        <w:top w:val="none" w:sz="0" w:space="0" w:color="auto"/>
        <w:left w:val="none" w:sz="0" w:space="0" w:color="auto"/>
        <w:bottom w:val="none" w:sz="0" w:space="0" w:color="auto"/>
        <w:right w:val="none" w:sz="0" w:space="0" w:color="auto"/>
      </w:divBdr>
    </w:div>
    <w:div w:id="547568547">
      <w:marLeft w:val="640"/>
      <w:marRight w:val="0"/>
      <w:marTop w:val="0"/>
      <w:marBottom w:val="0"/>
      <w:divBdr>
        <w:top w:val="none" w:sz="0" w:space="0" w:color="auto"/>
        <w:left w:val="none" w:sz="0" w:space="0" w:color="auto"/>
        <w:bottom w:val="none" w:sz="0" w:space="0" w:color="auto"/>
        <w:right w:val="none" w:sz="0" w:space="0" w:color="auto"/>
      </w:divBdr>
    </w:div>
    <w:div w:id="547568776">
      <w:marLeft w:val="640"/>
      <w:marRight w:val="0"/>
      <w:marTop w:val="0"/>
      <w:marBottom w:val="0"/>
      <w:divBdr>
        <w:top w:val="none" w:sz="0" w:space="0" w:color="auto"/>
        <w:left w:val="none" w:sz="0" w:space="0" w:color="auto"/>
        <w:bottom w:val="none" w:sz="0" w:space="0" w:color="auto"/>
        <w:right w:val="none" w:sz="0" w:space="0" w:color="auto"/>
      </w:divBdr>
    </w:div>
    <w:div w:id="547572630">
      <w:marLeft w:val="640"/>
      <w:marRight w:val="0"/>
      <w:marTop w:val="0"/>
      <w:marBottom w:val="0"/>
      <w:divBdr>
        <w:top w:val="none" w:sz="0" w:space="0" w:color="auto"/>
        <w:left w:val="none" w:sz="0" w:space="0" w:color="auto"/>
        <w:bottom w:val="none" w:sz="0" w:space="0" w:color="auto"/>
        <w:right w:val="none" w:sz="0" w:space="0" w:color="auto"/>
      </w:divBdr>
    </w:div>
    <w:div w:id="547573763">
      <w:marLeft w:val="640"/>
      <w:marRight w:val="0"/>
      <w:marTop w:val="0"/>
      <w:marBottom w:val="0"/>
      <w:divBdr>
        <w:top w:val="none" w:sz="0" w:space="0" w:color="auto"/>
        <w:left w:val="none" w:sz="0" w:space="0" w:color="auto"/>
        <w:bottom w:val="none" w:sz="0" w:space="0" w:color="auto"/>
        <w:right w:val="none" w:sz="0" w:space="0" w:color="auto"/>
      </w:divBdr>
    </w:div>
    <w:div w:id="547644510">
      <w:marLeft w:val="640"/>
      <w:marRight w:val="0"/>
      <w:marTop w:val="0"/>
      <w:marBottom w:val="0"/>
      <w:divBdr>
        <w:top w:val="none" w:sz="0" w:space="0" w:color="auto"/>
        <w:left w:val="none" w:sz="0" w:space="0" w:color="auto"/>
        <w:bottom w:val="none" w:sz="0" w:space="0" w:color="auto"/>
        <w:right w:val="none" w:sz="0" w:space="0" w:color="auto"/>
      </w:divBdr>
    </w:div>
    <w:div w:id="547646487">
      <w:marLeft w:val="640"/>
      <w:marRight w:val="0"/>
      <w:marTop w:val="0"/>
      <w:marBottom w:val="0"/>
      <w:divBdr>
        <w:top w:val="none" w:sz="0" w:space="0" w:color="auto"/>
        <w:left w:val="none" w:sz="0" w:space="0" w:color="auto"/>
        <w:bottom w:val="none" w:sz="0" w:space="0" w:color="auto"/>
        <w:right w:val="none" w:sz="0" w:space="0" w:color="auto"/>
      </w:divBdr>
    </w:div>
    <w:div w:id="547649909">
      <w:marLeft w:val="640"/>
      <w:marRight w:val="0"/>
      <w:marTop w:val="0"/>
      <w:marBottom w:val="0"/>
      <w:divBdr>
        <w:top w:val="none" w:sz="0" w:space="0" w:color="auto"/>
        <w:left w:val="none" w:sz="0" w:space="0" w:color="auto"/>
        <w:bottom w:val="none" w:sz="0" w:space="0" w:color="auto"/>
        <w:right w:val="none" w:sz="0" w:space="0" w:color="auto"/>
      </w:divBdr>
    </w:div>
    <w:div w:id="547689132">
      <w:marLeft w:val="640"/>
      <w:marRight w:val="0"/>
      <w:marTop w:val="0"/>
      <w:marBottom w:val="0"/>
      <w:divBdr>
        <w:top w:val="none" w:sz="0" w:space="0" w:color="auto"/>
        <w:left w:val="none" w:sz="0" w:space="0" w:color="auto"/>
        <w:bottom w:val="none" w:sz="0" w:space="0" w:color="auto"/>
        <w:right w:val="none" w:sz="0" w:space="0" w:color="auto"/>
      </w:divBdr>
    </w:div>
    <w:div w:id="547764060">
      <w:marLeft w:val="640"/>
      <w:marRight w:val="0"/>
      <w:marTop w:val="0"/>
      <w:marBottom w:val="0"/>
      <w:divBdr>
        <w:top w:val="none" w:sz="0" w:space="0" w:color="auto"/>
        <w:left w:val="none" w:sz="0" w:space="0" w:color="auto"/>
        <w:bottom w:val="none" w:sz="0" w:space="0" w:color="auto"/>
        <w:right w:val="none" w:sz="0" w:space="0" w:color="auto"/>
      </w:divBdr>
    </w:div>
    <w:div w:id="547885351">
      <w:marLeft w:val="640"/>
      <w:marRight w:val="0"/>
      <w:marTop w:val="0"/>
      <w:marBottom w:val="0"/>
      <w:divBdr>
        <w:top w:val="none" w:sz="0" w:space="0" w:color="auto"/>
        <w:left w:val="none" w:sz="0" w:space="0" w:color="auto"/>
        <w:bottom w:val="none" w:sz="0" w:space="0" w:color="auto"/>
        <w:right w:val="none" w:sz="0" w:space="0" w:color="auto"/>
      </w:divBdr>
    </w:div>
    <w:div w:id="547912807">
      <w:marLeft w:val="640"/>
      <w:marRight w:val="0"/>
      <w:marTop w:val="0"/>
      <w:marBottom w:val="0"/>
      <w:divBdr>
        <w:top w:val="none" w:sz="0" w:space="0" w:color="auto"/>
        <w:left w:val="none" w:sz="0" w:space="0" w:color="auto"/>
        <w:bottom w:val="none" w:sz="0" w:space="0" w:color="auto"/>
        <w:right w:val="none" w:sz="0" w:space="0" w:color="auto"/>
      </w:divBdr>
    </w:div>
    <w:div w:id="547959247">
      <w:marLeft w:val="640"/>
      <w:marRight w:val="0"/>
      <w:marTop w:val="0"/>
      <w:marBottom w:val="0"/>
      <w:divBdr>
        <w:top w:val="none" w:sz="0" w:space="0" w:color="auto"/>
        <w:left w:val="none" w:sz="0" w:space="0" w:color="auto"/>
        <w:bottom w:val="none" w:sz="0" w:space="0" w:color="auto"/>
        <w:right w:val="none" w:sz="0" w:space="0" w:color="auto"/>
      </w:divBdr>
    </w:div>
    <w:div w:id="548034124">
      <w:marLeft w:val="640"/>
      <w:marRight w:val="0"/>
      <w:marTop w:val="0"/>
      <w:marBottom w:val="0"/>
      <w:divBdr>
        <w:top w:val="none" w:sz="0" w:space="0" w:color="auto"/>
        <w:left w:val="none" w:sz="0" w:space="0" w:color="auto"/>
        <w:bottom w:val="none" w:sz="0" w:space="0" w:color="auto"/>
        <w:right w:val="none" w:sz="0" w:space="0" w:color="auto"/>
      </w:divBdr>
    </w:div>
    <w:div w:id="548155003">
      <w:marLeft w:val="640"/>
      <w:marRight w:val="0"/>
      <w:marTop w:val="0"/>
      <w:marBottom w:val="0"/>
      <w:divBdr>
        <w:top w:val="none" w:sz="0" w:space="0" w:color="auto"/>
        <w:left w:val="none" w:sz="0" w:space="0" w:color="auto"/>
        <w:bottom w:val="none" w:sz="0" w:space="0" w:color="auto"/>
        <w:right w:val="none" w:sz="0" w:space="0" w:color="auto"/>
      </w:divBdr>
    </w:div>
    <w:div w:id="548223909">
      <w:marLeft w:val="640"/>
      <w:marRight w:val="0"/>
      <w:marTop w:val="0"/>
      <w:marBottom w:val="0"/>
      <w:divBdr>
        <w:top w:val="none" w:sz="0" w:space="0" w:color="auto"/>
        <w:left w:val="none" w:sz="0" w:space="0" w:color="auto"/>
        <w:bottom w:val="none" w:sz="0" w:space="0" w:color="auto"/>
        <w:right w:val="none" w:sz="0" w:space="0" w:color="auto"/>
      </w:divBdr>
    </w:div>
    <w:div w:id="548228117">
      <w:marLeft w:val="640"/>
      <w:marRight w:val="0"/>
      <w:marTop w:val="0"/>
      <w:marBottom w:val="0"/>
      <w:divBdr>
        <w:top w:val="none" w:sz="0" w:space="0" w:color="auto"/>
        <w:left w:val="none" w:sz="0" w:space="0" w:color="auto"/>
        <w:bottom w:val="none" w:sz="0" w:space="0" w:color="auto"/>
        <w:right w:val="none" w:sz="0" w:space="0" w:color="auto"/>
      </w:divBdr>
    </w:div>
    <w:div w:id="548297105">
      <w:marLeft w:val="640"/>
      <w:marRight w:val="0"/>
      <w:marTop w:val="0"/>
      <w:marBottom w:val="0"/>
      <w:divBdr>
        <w:top w:val="none" w:sz="0" w:space="0" w:color="auto"/>
        <w:left w:val="none" w:sz="0" w:space="0" w:color="auto"/>
        <w:bottom w:val="none" w:sz="0" w:space="0" w:color="auto"/>
        <w:right w:val="none" w:sz="0" w:space="0" w:color="auto"/>
      </w:divBdr>
    </w:div>
    <w:div w:id="548349077">
      <w:marLeft w:val="640"/>
      <w:marRight w:val="0"/>
      <w:marTop w:val="0"/>
      <w:marBottom w:val="0"/>
      <w:divBdr>
        <w:top w:val="none" w:sz="0" w:space="0" w:color="auto"/>
        <w:left w:val="none" w:sz="0" w:space="0" w:color="auto"/>
        <w:bottom w:val="none" w:sz="0" w:space="0" w:color="auto"/>
        <w:right w:val="none" w:sz="0" w:space="0" w:color="auto"/>
      </w:divBdr>
    </w:div>
    <w:div w:id="548418950">
      <w:marLeft w:val="640"/>
      <w:marRight w:val="0"/>
      <w:marTop w:val="0"/>
      <w:marBottom w:val="0"/>
      <w:divBdr>
        <w:top w:val="none" w:sz="0" w:space="0" w:color="auto"/>
        <w:left w:val="none" w:sz="0" w:space="0" w:color="auto"/>
        <w:bottom w:val="none" w:sz="0" w:space="0" w:color="auto"/>
        <w:right w:val="none" w:sz="0" w:space="0" w:color="auto"/>
      </w:divBdr>
    </w:div>
    <w:div w:id="548491517">
      <w:marLeft w:val="640"/>
      <w:marRight w:val="0"/>
      <w:marTop w:val="0"/>
      <w:marBottom w:val="0"/>
      <w:divBdr>
        <w:top w:val="none" w:sz="0" w:space="0" w:color="auto"/>
        <w:left w:val="none" w:sz="0" w:space="0" w:color="auto"/>
        <w:bottom w:val="none" w:sz="0" w:space="0" w:color="auto"/>
        <w:right w:val="none" w:sz="0" w:space="0" w:color="auto"/>
      </w:divBdr>
    </w:div>
    <w:div w:id="548493917">
      <w:marLeft w:val="640"/>
      <w:marRight w:val="0"/>
      <w:marTop w:val="0"/>
      <w:marBottom w:val="0"/>
      <w:divBdr>
        <w:top w:val="none" w:sz="0" w:space="0" w:color="auto"/>
        <w:left w:val="none" w:sz="0" w:space="0" w:color="auto"/>
        <w:bottom w:val="none" w:sz="0" w:space="0" w:color="auto"/>
        <w:right w:val="none" w:sz="0" w:space="0" w:color="auto"/>
      </w:divBdr>
    </w:div>
    <w:div w:id="548494414">
      <w:marLeft w:val="640"/>
      <w:marRight w:val="0"/>
      <w:marTop w:val="0"/>
      <w:marBottom w:val="0"/>
      <w:divBdr>
        <w:top w:val="none" w:sz="0" w:space="0" w:color="auto"/>
        <w:left w:val="none" w:sz="0" w:space="0" w:color="auto"/>
        <w:bottom w:val="none" w:sz="0" w:space="0" w:color="auto"/>
        <w:right w:val="none" w:sz="0" w:space="0" w:color="auto"/>
      </w:divBdr>
    </w:div>
    <w:div w:id="548687310">
      <w:marLeft w:val="640"/>
      <w:marRight w:val="0"/>
      <w:marTop w:val="0"/>
      <w:marBottom w:val="0"/>
      <w:divBdr>
        <w:top w:val="none" w:sz="0" w:space="0" w:color="auto"/>
        <w:left w:val="none" w:sz="0" w:space="0" w:color="auto"/>
        <w:bottom w:val="none" w:sz="0" w:space="0" w:color="auto"/>
        <w:right w:val="none" w:sz="0" w:space="0" w:color="auto"/>
      </w:divBdr>
    </w:div>
    <w:div w:id="548764628">
      <w:marLeft w:val="640"/>
      <w:marRight w:val="0"/>
      <w:marTop w:val="0"/>
      <w:marBottom w:val="0"/>
      <w:divBdr>
        <w:top w:val="none" w:sz="0" w:space="0" w:color="auto"/>
        <w:left w:val="none" w:sz="0" w:space="0" w:color="auto"/>
        <w:bottom w:val="none" w:sz="0" w:space="0" w:color="auto"/>
        <w:right w:val="none" w:sz="0" w:space="0" w:color="auto"/>
      </w:divBdr>
    </w:div>
    <w:div w:id="548809598">
      <w:marLeft w:val="640"/>
      <w:marRight w:val="0"/>
      <w:marTop w:val="0"/>
      <w:marBottom w:val="0"/>
      <w:divBdr>
        <w:top w:val="none" w:sz="0" w:space="0" w:color="auto"/>
        <w:left w:val="none" w:sz="0" w:space="0" w:color="auto"/>
        <w:bottom w:val="none" w:sz="0" w:space="0" w:color="auto"/>
        <w:right w:val="none" w:sz="0" w:space="0" w:color="auto"/>
      </w:divBdr>
    </w:div>
    <w:div w:id="548877651">
      <w:marLeft w:val="640"/>
      <w:marRight w:val="0"/>
      <w:marTop w:val="0"/>
      <w:marBottom w:val="0"/>
      <w:divBdr>
        <w:top w:val="none" w:sz="0" w:space="0" w:color="auto"/>
        <w:left w:val="none" w:sz="0" w:space="0" w:color="auto"/>
        <w:bottom w:val="none" w:sz="0" w:space="0" w:color="auto"/>
        <w:right w:val="none" w:sz="0" w:space="0" w:color="auto"/>
      </w:divBdr>
    </w:div>
    <w:div w:id="548883062">
      <w:marLeft w:val="640"/>
      <w:marRight w:val="0"/>
      <w:marTop w:val="0"/>
      <w:marBottom w:val="0"/>
      <w:divBdr>
        <w:top w:val="none" w:sz="0" w:space="0" w:color="auto"/>
        <w:left w:val="none" w:sz="0" w:space="0" w:color="auto"/>
        <w:bottom w:val="none" w:sz="0" w:space="0" w:color="auto"/>
        <w:right w:val="none" w:sz="0" w:space="0" w:color="auto"/>
      </w:divBdr>
    </w:div>
    <w:div w:id="549000410">
      <w:marLeft w:val="640"/>
      <w:marRight w:val="0"/>
      <w:marTop w:val="0"/>
      <w:marBottom w:val="0"/>
      <w:divBdr>
        <w:top w:val="none" w:sz="0" w:space="0" w:color="auto"/>
        <w:left w:val="none" w:sz="0" w:space="0" w:color="auto"/>
        <w:bottom w:val="none" w:sz="0" w:space="0" w:color="auto"/>
        <w:right w:val="none" w:sz="0" w:space="0" w:color="auto"/>
      </w:divBdr>
    </w:div>
    <w:div w:id="549073888">
      <w:marLeft w:val="640"/>
      <w:marRight w:val="0"/>
      <w:marTop w:val="0"/>
      <w:marBottom w:val="0"/>
      <w:divBdr>
        <w:top w:val="none" w:sz="0" w:space="0" w:color="auto"/>
        <w:left w:val="none" w:sz="0" w:space="0" w:color="auto"/>
        <w:bottom w:val="none" w:sz="0" w:space="0" w:color="auto"/>
        <w:right w:val="none" w:sz="0" w:space="0" w:color="auto"/>
      </w:divBdr>
    </w:div>
    <w:div w:id="549192082">
      <w:marLeft w:val="640"/>
      <w:marRight w:val="0"/>
      <w:marTop w:val="0"/>
      <w:marBottom w:val="0"/>
      <w:divBdr>
        <w:top w:val="none" w:sz="0" w:space="0" w:color="auto"/>
        <w:left w:val="none" w:sz="0" w:space="0" w:color="auto"/>
        <w:bottom w:val="none" w:sz="0" w:space="0" w:color="auto"/>
        <w:right w:val="none" w:sz="0" w:space="0" w:color="auto"/>
      </w:divBdr>
    </w:div>
    <w:div w:id="549192710">
      <w:marLeft w:val="640"/>
      <w:marRight w:val="0"/>
      <w:marTop w:val="0"/>
      <w:marBottom w:val="0"/>
      <w:divBdr>
        <w:top w:val="none" w:sz="0" w:space="0" w:color="auto"/>
        <w:left w:val="none" w:sz="0" w:space="0" w:color="auto"/>
        <w:bottom w:val="none" w:sz="0" w:space="0" w:color="auto"/>
        <w:right w:val="none" w:sz="0" w:space="0" w:color="auto"/>
      </w:divBdr>
    </w:div>
    <w:div w:id="549196540">
      <w:marLeft w:val="640"/>
      <w:marRight w:val="0"/>
      <w:marTop w:val="0"/>
      <w:marBottom w:val="0"/>
      <w:divBdr>
        <w:top w:val="none" w:sz="0" w:space="0" w:color="auto"/>
        <w:left w:val="none" w:sz="0" w:space="0" w:color="auto"/>
        <w:bottom w:val="none" w:sz="0" w:space="0" w:color="auto"/>
        <w:right w:val="none" w:sz="0" w:space="0" w:color="auto"/>
      </w:divBdr>
    </w:div>
    <w:div w:id="549272337">
      <w:marLeft w:val="640"/>
      <w:marRight w:val="0"/>
      <w:marTop w:val="0"/>
      <w:marBottom w:val="0"/>
      <w:divBdr>
        <w:top w:val="none" w:sz="0" w:space="0" w:color="auto"/>
        <w:left w:val="none" w:sz="0" w:space="0" w:color="auto"/>
        <w:bottom w:val="none" w:sz="0" w:space="0" w:color="auto"/>
        <w:right w:val="none" w:sz="0" w:space="0" w:color="auto"/>
      </w:divBdr>
    </w:div>
    <w:div w:id="549459216">
      <w:marLeft w:val="640"/>
      <w:marRight w:val="0"/>
      <w:marTop w:val="0"/>
      <w:marBottom w:val="0"/>
      <w:divBdr>
        <w:top w:val="none" w:sz="0" w:space="0" w:color="auto"/>
        <w:left w:val="none" w:sz="0" w:space="0" w:color="auto"/>
        <w:bottom w:val="none" w:sz="0" w:space="0" w:color="auto"/>
        <w:right w:val="none" w:sz="0" w:space="0" w:color="auto"/>
      </w:divBdr>
    </w:div>
    <w:div w:id="549466224">
      <w:marLeft w:val="640"/>
      <w:marRight w:val="0"/>
      <w:marTop w:val="0"/>
      <w:marBottom w:val="0"/>
      <w:divBdr>
        <w:top w:val="none" w:sz="0" w:space="0" w:color="auto"/>
        <w:left w:val="none" w:sz="0" w:space="0" w:color="auto"/>
        <w:bottom w:val="none" w:sz="0" w:space="0" w:color="auto"/>
        <w:right w:val="none" w:sz="0" w:space="0" w:color="auto"/>
      </w:divBdr>
    </w:div>
    <w:div w:id="549656976">
      <w:marLeft w:val="640"/>
      <w:marRight w:val="0"/>
      <w:marTop w:val="0"/>
      <w:marBottom w:val="0"/>
      <w:divBdr>
        <w:top w:val="none" w:sz="0" w:space="0" w:color="auto"/>
        <w:left w:val="none" w:sz="0" w:space="0" w:color="auto"/>
        <w:bottom w:val="none" w:sz="0" w:space="0" w:color="auto"/>
        <w:right w:val="none" w:sz="0" w:space="0" w:color="auto"/>
      </w:divBdr>
    </w:div>
    <w:div w:id="549730938">
      <w:marLeft w:val="640"/>
      <w:marRight w:val="0"/>
      <w:marTop w:val="0"/>
      <w:marBottom w:val="0"/>
      <w:divBdr>
        <w:top w:val="none" w:sz="0" w:space="0" w:color="auto"/>
        <w:left w:val="none" w:sz="0" w:space="0" w:color="auto"/>
        <w:bottom w:val="none" w:sz="0" w:space="0" w:color="auto"/>
        <w:right w:val="none" w:sz="0" w:space="0" w:color="auto"/>
      </w:divBdr>
    </w:div>
    <w:div w:id="549731177">
      <w:marLeft w:val="640"/>
      <w:marRight w:val="0"/>
      <w:marTop w:val="0"/>
      <w:marBottom w:val="0"/>
      <w:divBdr>
        <w:top w:val="none" w:sz="0" w:space="0" w:color="auto"/>
        <w:left w:val="none" w:sz="0" w:space="0" w:color="auto"/>
        <w:bottom w:val="none" w:sz="0" w:space="0" w:color="auto"/>
        <w:right w:val="none" w:sz="0" w:space="0" w:color="auto"/>
      </w:divBdr>
    </w:div>
    <w:div w:id="549805577">
      <w:marLeft w:val="640"/>
      <w:marRight w:val="0"/>
      <w:marTop w:val="0"/>
      <w:marBottom w:val="0"/>
      <w:divBdr>
        <w:top w:val="none" w:sz="0" w:space="0" w:color="auto"/>
        <w:left w:val="none" w:sz="0" w:space="0" w:color="auto"/>
        <w:bottom w:val="none" w:sz="0" w:space="0" w:color="auto"/>
        <w:right w:val="none" w:sz="0" w:space="0" w:color="auto"/>
      </w:divBdr>
    </w:div>
    <w:div w:id="549847053">
      <w:marLeft w:val="640"/>
      <w:marRight w:val="0"/>
      <w:marTop w:val="0"/>
      <w:marBottom w:val="0"/>
      <w:divBdr>
        <w:top w:val="none" w:sz="0" w:space="0" w:color="auto"/>
        <w:left w:val="none" w:sz="0" w:space="0" w:color="auto"/>
        <w:bottom w:val="none" w:sz="0" w:space="0" w:color="auto"/>
        <w:right w:val="none" w:sz="0" w:space="0" w:color="auto"/>
      </w:divBdr>
    </w:div>
    <w:div w:id="549847397">
      <w:marLeft w:val="640"/>
      <w:marRight w:val="0"/>
      <w:marTop w:val="0"/>
      <w:marBottom w:val="0"/>
      <w:divBdr>
        <w:top w:val="none" w:sz="0" w:space="0" w:color="auto"/>
        <w:left w:val="none" w:sz="0" w:space="0" w:color="auto"/>
        <w:bottom w:val="none" w:sz="0" w:space="0" w:color="auto"/>
        <w:right w:val="none" w:sz="0" w:space="0" w:color="auto"/>
      </w:divBdr>
    </w:div>
    <w:div w:id="549848153">
      <w:marLeft w:val="640"/>
      <w:marRight w:val="0"/>
      <w:marTop w:val="0"/>
      <w:marBottom w:val="0"/>
      <w:divBdr>
        <w:top w:val="none" w:sz="0" w:space="0" w:color="auto"/>
        <w:left w:val="none" w:sz="0" w:space="0" w:color="auto"/>
        <w:bottom w:val="none" w:sz="0" w:space="0" w:color="auto"/>
        <w:right w:val="none" w:sz="0" w:space="0" w:color="auto"/>
      </w:divBdr>
    </w:div>
    <w:div w:id="550003555">
      <w:marLeft w:val="640"/>
      <w:marRight w:val="0"/>
      <w:marTop w:val="0"/>
      <w:marBottom w:val="0"/>
      <w:divBdr>
        <w:top w:val="none" w:sz="0" w:space="0" w:color="auto"/>
        <w:left w:val="none" w:sz="0" w:space="0" w:color="auto"/>
        <w:bottom w:val="none" w:sz="0" w:space="0" w:color="auto"/>
        <w:right w:val="none" w:sz="0" w:space="0" w:color="auto"/>
      </w:divBdr>
    </w:div>
    <w:div w:id="550073276">
      <w:marLeft w:val="640"/>
      <w:marRight w:val="0"/>
      <w:marTop w:val="0"/>
      <w:marBottom w:val="0"/>
      <w:divBdr>
        <w:top w:val="none" w:sz="0" w:space="0" w:color="auto"/>
        <w:left w:val="none" w:sz="0" w:space="0" w:color="auto"/>
        <w:bottom w:val="none" w:sz="0" w:space="0" w:color="auto"/>
        <w:right w:val="none" w:sz="0" w:space="0" w:color="auto"/>
      </w:divBdr>
    </w:div>
    <w:div w:id="550306627">
      <w:marLeft w:val="640"/>
      <w:marRight w:val="0"/>
      <w:marTop w:val="0"/>
      <w:marBottom w:val="0"/>
      <w:divBdr>
        <w:top w:val="none" w:sz="0" w:space="0" w:color="auto"/>
        <w:left w:val="none" w:sz="0" w:space="0" w:color="auto"/>
        <w:bottom w:val="none" w:sz="0" w:space="0" w:color="auto"/>
        <w:right w:val="none" w:sz="0" w:space="0" w:color="auto"/>
      </w:divBdr>
    </w:div>
    <w:div w:id="550384624">
      <w:marLeft w:val="640"/>
      <w:marRight w:val="0"/>
      <w:marTop w:val="0"/>
      <w:marBottom w:val="0"/>
      <w:divBdr>
        <w:top w:val="none" w:sz="0" w:space="0" w:color="auto"/>
        <w:left w:val="none" w:sz="0" w:space="0" w:color="auto"/>
        <w:bottom w:val="none" w:sz="0" w:space="0" w:color="auto"/>
        <w:right w:val="none" w:sz="0" w:space="0" w:color="auto"/>
      </w:divBdr>
    </w:div>
    <w:div w:id="550463092">
      <w:marLeft w:val="640"/>
      <w:marRight w:val="0"/>
      <w:marTop w:val="0"/>
      <w:marBottom w:val="0"/>
      <w:divBdr>
        <w:top w:val="none" w:sz="0" w:space="0" w:color="auto"/>
        <w:left w:val="none" w:sz="0" w:space="0" w:color="auto"/>
        <w:bottom w:val="none" w:sz="0" w:space="0" w:color="auto"/>
        <w:right w:val="none" w:sz="0" w:space="0" w:color="auto"/>
      </w:divBdr>
    </w:div>
    <w:div w:id="550503761">
      <w:marLeft w:val="640"/>
      <w:marRight w:val="0"/>
      <w:marTop w:val="0"/>
      <w:marBottom w:val="0"/>
      <w:divBdr>
        <w:top w:val="none" w:sz="0" w:space="0" w:color="auto"/>
        <w:left w:val="none" w:sz="0" w:space="0" w:color="auto"/>
        <w:bottom w:val="none" w:sz="0" w:space="0" w:color="auto"/>
        <w:right w:val="none" w:sz="0" w:space="0" w:color="auto"/>
      </w:divBdr>
    </w:div>
    <w:div w:id="550649568">
      <w:marLeft w:val="640"/>
      <w:marRight w:val="0"/>
      <w:marTop w:val="0"/>
      <w:marBottom w:val="0"/>
      <w:divBdr>
        <w:top w:val="none" w:sz="0" w:space="0" w:color="auto"/>
        <w:left w:val="none" w:sz="0" w:space="0" w:color="auto"/>
        <w:bottom w:val="none" w:sz="0" w:space="0" w:color="auto"/>
        <w:right w:val="none" w:sz="0" w:space="0" w:color="auto"/>
      </w:divBdr>
    </w:div>
    <w:div w:id="550726859">
      <w:marLeft w:val="640"/>
      <w:marRight w:val="0"/>
      <w:marTop w:val="0"/>
      <w:marBottom w:val="0"/>
      <w:divBdr>
        <w:top w:val="none" w:sz="0" w:space="0" w:color="auto"/>
        <w:left w:val="none" w:sz="0" w:space="0" w:color="auto"/>
        <w:bottom w:val="none" w:sz="0" w:space="0" w:color="auto"/>
        <w:right w:val="none" w:sz="0" w:space="0" w:color="auto"/>
      </w:divBdr>
    </w:div>
    <w:div w:id="550769797">
      <w:marLeft w:val="640"/>
      <w:marRight w:val="0"/>
      <w:marTop w:val="0"/>
      <w:marBottom w:val="0"/>
      <w:divBdr>
        <w:top w:val="none" w:sz="0" w:space="0" w:color="auto"/>
        <w:left w:val="none" w:sz="0" w:space="0" w:color="auto"/>
        <w:bottom w:val="none" w:sz="0" w:space="0" w:color="auto"/>
        <w:right w:val="none" w:sz="0" w:space="0" w:color="auto"/>
      </w:divBdr>
    </w:div>
    <w:div w:id="550770817">
      <w:marLeft w:val="640"/>
      <w:marRight w:val="0"/>
      <w:marTop w:val="0"/>
      <w:marBottom w:val="0"/>
      <w:divBdr>
        <w:top w:val="none" w:sz="0" w:space="0" w:color="auto"/>
        <w:left w:val="none" w:sz="0" w:space="0" w:color="auto"/>
        <w:bottom w:val="none" w:sz="0" w:space="0" w:color="auto"/>
        <w:right w:val="none" w:sz="0" w:space="0" w:color="auto"/>
      </w:divBdr>
    </w:div>
    <w:div w:id="550843500">
      <w:marLeft w:val="640"/>
      <w:marRight w:val="0"/>
      <w:marTop w:val="0"/>
      <w:marBottom w:val="0"/>
      <w:divBdr>
        <w:top w:val="none" w:sz="0" w:space="0" w:color="auto"/>
        <w:left w:val="none" w:sz="0" w:space="0" w:color="auto"/>
        <w:bottom w:val="none" w:sz="0" w:space="0" w:color="auto"/>
        <w:right w:val="none" w:sz="0" w:space="0" w:color="auto"/>
      </w:divBdr>
    </w:div>
    <w:div w:id="550852036">
      <w:marLeft w:val="640"/>
      <w:marRight w:val="0"/>
      <w:marTop w:val="0"/>
      <w:marBottom w:val="0"/>
      <w:divBdr>
        <w:top w:val="none" w:sz="0" w:space="0" w:color="auto"/>
        <w:left w:val="none" w:sz="0" w:space="0" w:color="auto"/>
        <w:bottom w:val="none" w:sz="0" w:space="0" w:color="auto"/>
        <w:right w:val="none" w:sz="0" w:space="0" w:color="auto"/>
      </w:divBdr>
    </w:div>
    <w:div w:id="550920453">
      <w:marLeft w:val="480"/>
      <w:marRight w:val="0"/>
      <w:marTop w:val="0"/>
      <w:marBottom w:val="0"/>
      <w:divBdr>
        <w:top w:val="none" w:sz="0" w:space="0" w:color="auto"/>
        <w:left w:val="none" w:sz="0" w:space="0" w:color="auto"/>
        <w:bottom w:val="none" w:sz="0" w:space="0" w:color="auto"/>
        <w:right w:val="none" w:sz="0" w:space="0" w:color="auto"/>
      </w:divBdr>
    </w:div>
    <w:div w:id="550966696">
      <w:marLeft w:val="640"/>
      <w:marRight w:val="0"/>
      <w:marTop w:val="0"/>
      <w:marBottom w:val="0"/>
      <w:divBdr>
        <w:top w:val="none" w:sz="0" w:space="0" w:color="auto"/>
        <w:left w:val="none" w:sz="0" w:space="0" w:color="auto"/>
        <w:bottom w:val="none" w:sz="0" w:space="0" w:color="auto"/>
        <w:right w:val="none" w:sz="0" w:space="0" w:color="auto"/>
      </w:divBdr>
    </w:div>
    <w:div w:id="551036612">
      <w:marLeft w:val="640"/>
      <w:marRight w:val="0"/>
      <w:marTop w:val="0"/>
      <w:marBottom w:val="0"/>
      <w:divBdr>
        <w:top w:val="none" w:sz="0" w:space="0" w:color="auto"/>
        <w:left w:val="none" w:sz="0" w:space="0" w:color="auto"/>
        <w:bottom w:val="none" w:sz="0" w:space="0" w:color="auto"/>
        <w:right w:val="none" w:sz="0" w:space="0" w:color="auto"/>
      </w:divBdr>
    </w:div>
    <w:div w:id="551113182">
      <w:marLeft w:val="640"/>
      <w:marRight w:val="0"/>
      <w:marTop w:val="0"/>
      <w:marBottom w:val="0"/>
      <w:divBdr>
        <w:top w:val="none" w:sz="0" w:space="0" w:color="auto"/>
        <w:left w:val="none" w:sz="0" w:space="0" w:color="auto"/>
        <w:bottom w:val="none" w:sz="0" w:space="0" w:color="auto"/>
        <w:right w:val="none" w:sz="0" w:space="0" w:color="auto"/>
      </w:divBdr>
    </w:div>
    <w:div w:id="551117383">
      <w:marLeft w:val="640"/>
      <w:marRight w:val="0"/>
      <w:marTop w:val="0"/>
      <w:marBottom w:val="0"/>
      <w:divBdr>
        <w:top w:val="none" w:sz="0" w:space="0" w:color="auto"/>
        <w:left w:val="none" w:sz="0" w:space="0" w:color="auto"/>
        <w:bottom w:val="none" w:sz="0" w:space="0" w:color="auto"/>
        <w:right w:val="none" w:sz="0" w:space="0" w:color="auto"/>
      </w:divBdr>
    </w:div>
    <w:div w:id="551161601">
      <w:marLeft w:val="640"/>
      <w:marRight w:val="0"/>
      <w:marTop w:val="0"/>
      <w:marBottom w:val="0"/>
      <w:divBdr>
        <w:top w:val="none" w:sz="0" w:space="0" w:color="auto"/>
        <w:left w:val="none" w:sz="0" w:space="0" w:color="auto"/>
        <w:bottom w:val="none" w:sz="0" w:space="0" w:color="auto"/>
        <w:right w:val="none" w:sz="0" w:space="0" w:color="auto"/>
      </w:divBdr>
    </w:div>
    <w:div w:id="551306467">
      <w:marLeft w:val="640"/>
      <w:marRight w:val="0"/>
      <w:marTop w:val="0"/>
      <w:marBottom w:val="0"/>
      <w:divBdr>
        <w:top w:val="none" w:sz="0" w:space="0" w:color="auto"/>
        <w:left w:val="none" w:sz="0" w:space="0" w:color="auto"/>
        <w:bottom w:val="none" w:sz="0" w:space="0" w:color="auto"/>
        <w:right w:val="none" w:sz="0" w:space="0" w:color="auto"/>
      </w:divBdr>
    </w:div>
    <w:div w:id="551386305">
      <w:marLeft w:val="640"/>
      <w:marRight w:val="0"/>
      <w:marTop w:val="0"/>
      <w:marBottom w:val="0"/>
      <w:divBdr>
        <w:top w:val="none" w:sz="0" w:space="0" w:color="auto"/>
        <w:left w:val="none" w:sz="0" w:space="0" w:color="auto"/>
        <w:bottom w:val="none" w:sz="0" w:space="0" w:color="auto"/>
        <w:right w:val="none" w:sz="0" w:space="0" w:color="auto"/>
      </w:divBdr>
    </w:div>
    <w:div w:id="551386939">
      <w:marLeft w:val="640"/>
      <w:marRight w:val="0"/>
      <w:marTop w:val="0"/>
      <w:marBottom w:val="0"/>
      <w:divBdr>
        <w:top w:val="none" w:sz="0" w:space="0" w:color="auto"/>
        <w:left w:val="none" w:sz="0" w:space="0" w:color="auto"/>
        <w:bottom w:val="none" w:sz="0" w:space="0" w:color="auto"/>
        <w:right w:val="none" w:sz="0" w:space="0" w:color="auto"/>
      </w:divBdr>
    </w:div>
    <w:div w:id="551432059">
      <w:marLeft w:val="640"/>
      <w:marRight w:val="0"/>
      <w:marTop w:val="0"/>
      <w:marBottom w:val="0"/>
      <w:divBdr>
        <w:top w:val="none" w:sz="0" w:space="0" w:color="auto"/>
        <w:left w:val="none" w:sz="0" w:space="0" w:color="auto"/>
        <w:bottom w:val="none" w:sz="0" w:space="0" w:color="auto"/>
        <w:right w:val="none" w:sz="0" w:space="0" w:color="auto"/>
      </w:divBdr>
    </w:div>
    <w:div w:id="551502599">
      <w:marLeft w:val="640"/>
      <w:marRight w:val="0"/>
      <w:marTop w:val="0"/>
      <w:marBottom w:val="0"/>
      <w:divBdr>
        <w:top w:val="none" w:sz="0" w:space="0" w:color="auto"/>
        <w:left w:val="none" w:sz="0" w:space="0" w:color="auto"/>
        <w:bottom w:val="none" w:sz="0" w:space="0" w:color="auto"/>
        <w:right w:val="none" w:sz="0" w:space="0" w:color="auto"/>
      </w:divBdr>
    </w:div>
    <w:div w:id="551574751">
      <w:marLeft w:val="640"/>
      <w:marRight w:val="0"/>
      <w:marTop w:val="0"/>
      <w:marBottom w:val="0"/>
      <w:divBdr>
        <w:top w:val="none" w:sz="0" w:space="0" w:color="auto"/>
        <w:left w:val="none" w:sz="0" w:space="0" w:color="auto"/>
        <w:bottom w:val="none" w:sz="0" w:space="0" w:color="auto"/>
        <w:right w:val="none" w:sz="0" w:space="0" w:color="auto"/>
      </w:divBdr>
    </w:div>
    <w:div w:id="551623124">
      <w:marLeft w:val="640"/>
      <w:marRight w:val="0"/>
      <w:marTop w:val="0"/>
      <w:marBottom w:val="0"/>
      <w:divBdr>
        <w:top w:val="none" w:sz="0" w:space="0" w:color="auto"/>
        <w:left w:val="none" w:sz="0" w:space="0" w:color="auto"/>
        <w:bottom w:val="none" w:sz="0" w:space="0" w:color="auto"/>
        <w:right w:val="none" w:sz="0" w:space="0" w:color="auto"/>
      </w:divBdr>
    </w:div>
    <w:div w:id="551623424">
      <w:marLeft w:val="640"/>
      <w:marRight w:val="0"/>
      <w:marTop w:val="0"/>
      <w:marBottom w:val="0"/>
      <w:divBdr>
        <w:top w:val="none" w:sz="0" w:space="0" w:color="auto"/>
        <w:left w:val="none" w:sz="0" w:space="0" w:color="auto"/>
        <w:bottom w:val="none" w:sz="0" w:space="0" w:color="auto"/>
        <w:right w:val="none" w:sz="0" w:space="0" w:color="auto"/>
      </w:divBdr>
    </w:div>
    <w:div w:id="551695184">
      <w:marLeft w:val="640"/>
      <w:marRight w:val="0"/>
      <w:marTop w:val="0"/>
      <w:marBottom w:val="0"/>
      <w:divBdr>
        <w:top w:val="none" w:sz="0" w:space="0" w:color="auto"/>
        <w:left w:val="none" w:sz="0" w:space="0" w:color="auto"/>
        <w:bottom w:val="none" w:sz="0" w:space="0" w:color="auto"/>
        <w:right w:val="none" w:sz="0" w:space="0" w:color="auto"/>
      </w:divBdr>
    </w:div>
    <w:div w:id="551816704">
      <w:marLeft w:val="640"/>
      <w:marRight w:val="0"/>
      <w:marTop w:val="0"/>
      <w:marBottom w:val="0"/>
      <w:divBdr>
        <w:top w:val="none" w:sz="0" w:space="0" w:color="auto"/>
        <w:left w:val="none" w:sz="0" w:space="0" w:color="auto"/>
        <w:bottom w:val="none" w:sz="0" w:space="0" w:color="auto"/>
        <w:right w:val="none" w:sz="0" w:space="0" w:color="auto"/>
      </w:divBdr>
    </w:div>
    <w:div w:id="551842035">
      <w:marLeft w:val="640"/>
      <w:marRight w:val="0"/>
      <w:marTop w:val="0"/>
      <w:marBottom w:val="0"/>
      <w:divBdr>
        <w:top w:val="none" w:sz="0" w:space="0" w:color="auto"/>
        <w:left w:val="none" w:sz="0" w:space="0" w:color="auto"/>
        <w:bottom w:val="none" w:sz="0" w:space="0" w:color="auto"/>
        <w:right w:val="none" w:sz="0" w:space="0" w:color="auto"/>
      </w:divBdr>
    </w:div>
    <w:div w:id="551885971">
      <w:marLeft w:val="640"/>
      <w:marRight w:val="0"/>
      <w:marTop w:val="0"/>
      <w:marBottom w:val="0"/>
      <w:divBdr>
        <w:top w:val="none" w:sz="0" w:space="0" w:color="auto"/>
        <w:left w:val="none" w:sz="0" w:space="0" w:color="auto"/>
        <w:bottom w:val="none" w:sz="0" w:space="0" w:color="auto"/>
        <w:right w:val="none" w:sz="0" w:space="0" w:color="auto"/>
      </w:divBdr>
    </w:div>
    <w:div w:id="552077843">
      <w:marLeft w:val="640"/>
      <w:marRight w:val="0"/>
      <w:marTop w:val="0"/>
      <w:marBottom w:val="0"/>
      <w:divBdr>
        <w:top w:val="none" w:sz="0" w:space="0" w:color="auto"/>
        <w:left w:val="none" w:sz="0" w:space="0" w:color="auto"/>
        <w:bottom w:val="none" w:sz="0" w:space="0" w:color="auto"/>
        <w:right w:val="none" w:sz="0" w:space="0" w:color="auto"/>
      </w:divBdr>
    </w:div>
    <w:div w:id="552086657">
      <w:marLeft w:val="640"/>
      <w:marRight w:val="0"/>
      <w:marTop w:val="0"/>
      <w:marBottom w:val="0"/>
      <w:divBdr>
        <w:top w:val="none" w:sz="0" w:space="0" w:color="auto"/>
        <w:left w:val="none" w:sz="0" w:space="0" w:color="auto"/>
        <w:bottom w:val="none" w:sz="0" w:space="0" w:color="auto"/>
        <w:right w:val="none" w:sz="0" w:space="0" w:color="auto"/>
      </w:divBdr>
    </w:div>
    <w:div w:id="552153139">
      <w:marLeft w:val="640"/>
      <w:marRight w:val="0"/>
      <w:marTop w:val="0"/>
      <w:marBottom w:val="0"/>
      <w:divBdr>
        <w:top w:val="none" w:sz="0" w:space="0" w:color="auto"/>
        <w:left w:val="none" w:sz="0" w:space="0" w:color="auto"/>
        <w:bottom w:val="none" w:sz="0" w:space="0" w:color="auto"/>
        <w:right w:val="none" w:sz="0" w:space="0" w:color="auto"/>
      </w:divBdr>
    </w:div>
    <w:div w:id="552161501">
      <w:marLeft w:val="640"/>
      <w:marRight w:val="0"/>
      <w:marTop w:val="0"/>
      <w:marBottom w:val="0"/>
      <w:divBdr>
        <w:top w:val="none" w:sz="0" w:space="0" w:color="auto"/>
        <w:left w:val="none" w:sz="0" w:space="0" w:color="auto"/>
        <w:bottom w:val="none" w:sz="0" w:space="0" w:color="auto"/>
        <w:right w:val="none" w:sz="0" w:space="0" w:color="auto"/>
      </w:divBdr>
    </w:div>
    <w:div w:id="552235015">
      <w:marLeft w:val="640"/>
      <w:marRight w:val="0"/>
      <w:marTop w:val="0"/>
      <w:marBottom w:val="0"/>
      <w:divBdr>
        <w:top w:val="none" w:sz="0" w:space="0" w:color="auto"/>
        <w:left w:val="none" w:sz="0" w:space="0" w:color="auto"/>
        <w:bottom w:val="none" w:sz="0" w:space="0" w:color="auto"/>
        <w:right w:val="none" w:sz="0" w:space="0" w:color="auto"/>
      </w:divBdr>
    </w:div>
    <w:div w:id="552272678">
      <w:marLeft w:val="640"/>
      <w:marRight w:val="0"/>
      <w:marTop w:val="0"/>
      <w:marBottom w:val="0"/>
      <w:divBdr>
        <w:top w:val="none" w:sz="0" w:space="0" w:color="auto"/>
        <w:left w:val="none" w:sz="0" w:space="0" w:color="auto"/>
        <w:bottom w:val="none" w:sz="0" w:space="0" w:color="auto"/>
        <w:right w:val="none" w:sz="0" w:space="0" w:color="auto"/>
      </w:divBdr>
    </w:div>
    <w:div w:id="552275590">
      <w:marLeft w:val="640"/>
      <w:marRight w:val="0"/>
      <w:marTop w:val="0"/>
      <w:marBottom w:val="0"/>
      <w:divBdr>
        <w:top w:val="none" w:sz="0" w:space="0" w:color="auto"/>
        <w:left w:val="none" w:sz="0" w:space="0" w:color="auto"/>
        <w:bottom w:val="none" w:sz="0" w:space="0" w:color="auto"/>
        <w:right w:val="none" w:sz="0" w:space="0" w:color="auto"/>
      </w:divBdr>
    </w:div>
    <w:div w:id="552277133">
      <w:marLeft w:val="640"/>
      <w:marRight w:val="0"/>
      <w:marTop w:val="0"/>
      <w:marBottom w:val="0"/>
      <w:divBdr>
        <w:top w:val="none" w:sz="0" w:space="0" w:color="auto"/>
        <w:left w:val="none" w:sz="0" w:space="0" w:color="auto"/>
        <w:bottom w:val="none" w:sz="0" w:space="0" w:color="auto"/>
        <w:right w:val="none" w:sz="0" w:space="0" w:color="auto"/>
      </w:divBdr>
    </w:div>
    <w:div w:id="552350739">
      <w:marLeft w:val="640"/>
      <w:marRight w:val="0"/>
      <w:marTop w:val="0"/>
      <w:marBottom w:val="0"/>
      <w:divBdr>
        <w:top w:val="none" w:sz="0" w:space="0" w:color="auto"/>
        <w:left w:val="none" w:sz="0" w:space="0" w:color="auto"/>
        <w:bottom w:val="none" w:sz="0" w:space="0" w:color="auto"/>
        <w:right w:val="none" w:sz="0" w:space="0" w:color="auto"/>
      </w:divBdr>
    </w:div>
    <w:div w:id="552354298">
      <w:marLeft w:val="640"/>
      <w:marRight w:val="0"/>
      <w:marTop w:val="0"/>
      <w:marBottom w:val="0"/>
      <w:divBdr>
        <w:top w:val="none" w:sz="0" w:space="0" w:color="auto"/>
        <w:left w:val="none" w:sz="0" w:space="0" w:color="auto"/>
        <w:bottom w:val="none" w:sz="0" w:space="0" w:color="auto"/>
        <w:right w:val="none" w:sz="0" w:space="0" w:color="auto"/>
      </w:divBdr>
    </w:div>
    <w:div w:id="552423844">
      <w:marLeft w:val="640"/>
      <w:marRight w:val="0"/>
      <w:marTop w:val="0"/>
      <w:marBottom w:val="0"/>
      <w:divBdr>
        <w:top w:val="none" w:sz="0" w:space="0" w:color="auto"/>
        <w:left w:val="none" w:sz="0" w:space="0" w:color="auto"/>
        <w:bottom w:val="none" w:sz="0" w:space="0" w:color="auto"/>
        <w:right w:val="none" w:sz="0" w:space="0" w:color="auto"/>
      </w:divBdr>
    </w:div>
    <w:div w:id="552426549">
      <w:marLeft w:val="640"/>
      <w:marRight w:val="0"/>
      <w:marTop w:val="0"/>
      <w:marBottom w:val="0"/>
      <w:divBdr>
        <w:top w:val="none" w:sz="0" w:space="0" w:color="auto"/>
        <w:left w:val="none" w:sz="0" w:space="0" w:color="auto"/>
        <w:bottom w:val="none" w:sz="0" w:space="0" w:color="auto"/>
        <w:right w:val="none" w:sz="0" w:space="0" w:color="auto"/>
      </w:divBdr>
    </w:div>
    <w:div w:id="552428424">
      <w:marLeft w:val="640"/>
      <w:marRight w:val="0"/>
      <w:marTop w:val="0"/>
      <w:marBottom w:val="0"/>
      <w:divBdr>
        <w:top w:val="none" w:sz="0" w:space="0" w:color="auto"/>
        <w:left w:val="none" w:sz="0" w:space="0" w:color="auto"/>
        <w:bottom w:val="none" w:sz="0" w:space="0" w:color="auto"/>
        <w:right w:val="none" w:sz="0" w:space="0" w:color="auto"/>
      </w:divBdr>
    </w:div>
    <w:div w:id="552473617">
      <w:marLeft w:val="640"/>
      <w:marRight w:val="0"/>
      <w:marTop w:val="0"/>
      <w:marBottom w:val="0"/>
      <w:divBdr>
        <w:top w:val="none" w:sz="0" w:space="0" w:color="auto"/>
        <w:left w:val="none" w:sz="0" w:space="0" w:color="auto"/>
        <w:bottom w:val="none" w:sz="0" w:space="0" w:color="auto"/>
        <w:right w:val="none" w:sz="0" w:space="0" w:color="auto"/>
      </w:divBdr>
    </w:div>
    <w:div w:id="552617652">
      <w:marLeft w:val="640"/>
      <w:marRight w:val="0"/>
      <w:marTop w:val="0"/>
      <w:marBottom w:val="0"/>
      <w:divBdr>
        <w:top w:val="none" w:sz="0" w:space="0" w:color="auto"/>
        <w:left w:val="none" w:sz="0" w:space="0" w:color="auto"/>
        <w:bottom w:val="none" w:sz="0" w:space="0" w:color="auto"/>
        <w:right w:val="none" w:sz="0" w:space="0" w:color="auto"/>
      </w:divBdr>
    </w:div>
    <w:div w:id="552624260">
      <w:marLeft w:val="640"/>
      <w:marRight w:val="0"/>
      <w:marTop w:val="0"/>
      <w:marBottom w:val="0"/>
      <w:divBdr>
        <w:top w:val="none" w:sz="0" w:space="0" w:color="auto"/>
        <w:left w:val="none" w:sz="0" w:space="0" w:color="auto"/>
        <w:bottom w:val="none" w:sz="0" w:space="0" w:color="auto"/>
        <w:right w:val="none" w:sz="0" w:space="0" w:color="auto"/>
      </w:divBdr>
    </w:div>
    <w:div w:id="552691672">
      <w:marLeft w:val="640"/>
      <w:marRight w:val="0"/>
      <w:marTop w:val="0"/>
      <w:marBottom w:val="0"/>
      <w:divBdr>
        <w:top w:val="none" w:sz="0" w:space="0" w:color="auto"/>
        <w:left w:val="none" w:sz="0" w:space="0" w:color="auto"/>
        <w:bottom w:val="none" w:sz="0" w:space="0" w:color="auto"/>
        <w:right w:val="none" w:sz="0" w:space="0" w:color="auto"/>
      </w:divBdr>
    </w:div>
    <w:div w:id="552694436">
      <w:marLeft w:val="640"/>
      <w:marRight w:val="0"/>
      <w:marTop w:val="0"/>
      <w:marBottom w:val="0"/>
      <w:divBdr>
        <w:top w:val="none" w:sz="0" w:space="0" w:color="auto"/>
        <w:left w:val="none" w:sz="0" w:space="0" w:color="auto"/>
        <w:bottom w:val="none" w:sz="0" w:space="0" w:color="auto"/>
        <w:right w:val="none" w:sz="0" w:space="0" w:color="auto"/>
      </w:divBdr>
    </w:div>
    <w:div w:id="552817197">
      <w:marLeft w:val="640"/>
      <w:marRight w:val="0"/>
      <w:marTop w:val="0"/>
      <w:marBottom w:val="0"/>
      <w:divBdr>
        <w:top w:val="none" w:sz="0" w:space="0" w:color="auto"/>
        <w:left w:val="none" w:sz="0" w:space="0" w:color="auto"/>
        <w:bottom w:val="none" w:sz="0" w:space="0" w:color="auto"/>
        <w:right w:val="none" w:sz="0" w:space="0" w:color="auto"/>
      </w:divBdr>
    </w:div>
    <w:div w:id="552817626">
      <w:marLeft w:val="640"/>
      <w:marRight w:val="0"/>
      <w:marTop w:val="0"/>
      <w:marBottom w:val="0"/>
      <w:divBdr>
        <w:top w:val="none" w:sz="0" w:space="0" w:color="auto"/>
        <w:left w:val="none" w:sz="0" w:space="0" w:color="auto"/>
        <w:bottom w:val="none" w:sz="0" w:space="0" w:color="auto"/>
        <w:right w:val="none" w:sz="0" w:space="0" w:color="auto"/>
      </w:divBdr>
    </w:div>
    <w:div w:id="552931610">
      <w:marLeft w:val="640"/>
      <w:marRight w:val="0"/>
      <w:marTop w:val="0"/>
      <w:marBottom w:val="0"/>
      <w:divBdr>
        <w:top w:val="none" w:sz="0" w:space="0" w:color="auto"/>
        <w:left w:val="none" w:sz="0" w:space="0" w:color="auto"/>
        <w:bottom w:val="none" w:sz="0" w:space="0" w:color="auto"/>
        <w:right w:val="none" w:sz="0" w:space="0" w:color="auto"/>
      </w:divBdr>
    </w:div>
    <w:div w:id="552935253">
      <w:marLeft w:val="640"/>
      <w:marRight w:val="0"/>
      <w:marTop w:val="0"/>
      <w:marBottom w:val="0"/>
      <w:divBdr>
        <w:top w:val="none" w:sz="0" w:space="0" w:color="auto"/>
        <w:left w:val="none" w:sz="0" w:space="0" w:color="auto"/>
        <w:bottom w:val="none" w:sz="0" w:space="0" w:color="auto"/>
        <w:right w:val="none" w:sz="0" w:space="0" w:color="auto"/>
      </w:divBdr>
    </w:div>
    <w:div w:id="553003425">
      <w:marLeft w:val="640"/>
      <w:marRight w:val="0"/>
      <w:marTop w:val="0"/>
      <w:marBottom w:val="0"/>
      <w:divBdr>
        <w:top w:val="none" w:sz="0" w:space="0" w:color="auto"/>
        <w:left w:val="none" w:sz="0" w:space="0" w:color="auto"/>
        <w:bottom w:val="none" w:sz="0" w:space="0" w:color="auto"/>
        <w:right w:val="none" w:sz="0" w:space="0" w:color="auto"/>
      </w:divBdr>
    </w:div>
    <w:div w:id="553079840">
      <w:marLeft w:val="640"/>
      <w:marRight w:val="0"/>
      <w:marTop w:val="0"/>
      <w:marBottom w:val="0"/>
      <w:divBdr>
        <w:top w:val="none" w:sz="0" w:space="0" w:color="auto"/>
        <w:left w:val="none" w:sz="0" w:space="0" w:color="auto"/>
        <w:bottom w:val="none" w:sz="0" w:space="0" w:color="auto"/>
        <w:right w:val="none" w:sz="0" w:space="0" w:color="auto"/>
      </w:divBdr>
    </w:div>
    <w:div w:id="553085072">
      <w:marLeft w:val="640"/>
      <w:marRight w:val="0"/>
      <w:marTop w:val="0"/>
      <w:marBottom w:val="0"/>
      <w:divBdr>
        <w:top w:val="none" w:sz="0" w:space="0" w:color="auto"/>
        <w:left w:val="none" w:sz="0" w:space="0" w:color="auto"/>
        <w:bottom w:val="none" w:sz="0" w:space="0" w:color="auto"/>
        <w:right w:val="none" w:sz="0" w:space="0" w:color="auto"/>
      </w:divBdr>
    </w:div>
    <w:div w:id="553199049">
      <w:marLeft w:val="640"/>
      <w:marRight w:val="0"/>
      <w:marTop w:val="0"/>
      <w:marBottom w:val="0"/>
      <w:divBdr>
        <w:top w:val="none" w:sz="0" w:space="0" w:color="auto"/>
        <w:left w:val="none" w:sz="0" w:space="0" w:color="auto"/>
        <w:bottom w:val="none" w:sz="0" w:space="0" w:color="auto"/>
        <w:right w:val="none" w:sz="0" w:space="0" w:color="auto"/>
      </w:divBdr>
    </w:div>
    <w:div w:id="553203190">
      <w:marLeft w:val="640"/>
      <w:marRight w:val="0"/>
      <w:marTop w:val="0"/>
      <w:marBottom w:val="0"/>
      <w:divBdr>
        <w:top w:val="none" w:sz="0" w:space="0" w:color="auto"/>
        <w:left w:val="none" w:sz="0" w:space="0" w:color="auto"/>
        <w:bottom w:val="none" w:sz="0" w:space="0" w:color="auto"/>
        <w:right w:val="none" w:sz="0" w:space="0" w:color="auto"/>
      </w:divBdr>
    </w:div>
    <w:div w:id="553349268">
      <w:marLeft w:val="640"/>
      <w:marRight w:val="0"/>
      <w:marTop w:val="0"/>
      <w:marBottom w:val="0"/>
      <w:divBdr>
        <w:top w:val="none" w:sz="0" w:space="0" w:color="auto"/>
        <w:left w:val="none" w:sz="0" w:space="0" w:color="auto"/>
        <w:bottom w:val="none" w:sz="0" w:space="0" w:color="auto"/>
        <w:right w:val="none" w:sz="0" w:space="0" w:color="auto"/>
      </w:divBdr>
    </w:div>
    <w:div w:id="553470970">
      <w:marLeft w:val="640"/>
      <w:marRight w:val="0"/>
      <w:marTop w:val="0"/>
      <w:marBottom w:val="0"/>
      <w:divBdr>
        <w:top w:val="none" w:sz="0" w:space="0" w:color="auto"/>
        <w:left w:val="none" w:sz="0" w:space="0" w:color="auto"/>
        <w:bottom w:val="none" w:sz="0" w:space="0" w:color="auto"/>
        <w:right w:val="none" w:sz="0" w:space="0" w:color="auto"/>
      </w:divBdr>
    </w:div>
    <w:div w:id="553588201">
      <w:marLeft w:val="640"/>
      <w:marRight w:val="0"/>
      <w:marTop w:val="0"/>
      <w:marBottom w:val="0"/>
      <w:divBdr>
        <w:top w:val="none" w:sz="0" w:space="0" w:color="auto"/>
        <w:left w:val="none" w:sz="0" w:space="0" w:color="auto"/>
        <w:bottom w:val="none" w:sz="0" w:space="0" w:color="auto"/>
        <w:right w:val="none" w:sz="0" w:space="0" w:color="auto"/>
      </w:divBdr>
    </w:div>
    <w:div w:id="553662674">
      <w:marLeft w:val="640"/>
      <w:marRight w:val="0"/>
      <w:marTop w:val="0"/>
      <w:marBottom w:val="0"/>
      <w:divBdr>
        <w:top w:val="none" w:sz="0" w:space="0" w:color="auto"/>
        <w:left w:val="none" w:sz="0" w:space="0" w:color="auto"/>
        <w:bottom w:val="none" w:sz="0" w:space="0" w:color="auto"/>
        <w:right w:val="none" w:sz="0" w:space="0" w:color="auto"/>
      </w:divBdr>
    </w:div>
    <w:div w:id="553779775">
      <w:marLeft w:val="640"/>
      <w:marRight w:val="0"/>
      <w:marTop w:val="0"/>
      <w:marBottom w:val="0"/>
      <w:divBdr>
        <w:top w:val="none" w:sz="0" w:space="0" w:color="auto"/>
        <w:left w:val="none" w:sz="0" w:space="0" w:color="auto"/>
        <w:bottom w:val="none" w:sz="0" w:space="0" w:color="auto"/>
        <w:right w:val="none" w:sz="0" w:space="0" w:color="auto"/>
      </w:divBdr>
    </w:div>
    <w:div w:id="553857688">
      <w:marLeft w:val="640"/>
      <w:marRight w:val="0"/>
      <w:marTop w:val="0"/>
      <w:marBottom w:val="0"/>
      <w:divBdr>
        <w:top w:val="none" w:sz="0" w:space="0" w:color="auto"/>
        <w:left w:val="none" w:sz="0" w:space="0" w:color="auto"/>
        <w:bottom w:val="none" w:sz="0" w:space="0" w:color="auto"/>
        <w:right w:val="none" w:sz="0" w:space="0" w:color="auto"/>
      </w:divBdr>
    </w:div>
    <w:div w:id="553930576">
      <w:marLeft w:val="640"/>
      <w:marRight w:val="0"/>
      <w:marTop w:val="0"/>
      <w:marBottom w:val="0"/>
      <w:divBdr>
        <w:top w:val="none" w:sz="0" w:space="0" w:color="auto"/>
        <w:left w:val="none" w:sz="0" w:space="0" w:color="auto"/>
        <w:bottom w:val="none" w:sz="0" w:space="0" w:color="auto"/>
        <w:right w:val="none" w:sz="0" w:space="0" w:color="auto"/>
      </w:divBdr>
    </w:div>
    <w:div w:id="554119448">
      <w:marLeft w:val="640"/>
      <w:marRight w:val="0"/>
      <w:marTop w:val="0"/>
      <w:marBottom w:val="0"/>
      <w:divBdr>
        <w:top w:val="none" w:sz="0" w:space="0" w:color="auto"/>
        <w:left w:val="none" w:sz="0" w:space="0" w:color="auto"/>
        <w:bottom w:val="none" w:sz="0" w:space="0" w:color="auto"/>
        <w:right w:val="none" w:sz="0" w:space="0" w:color="auto"/>
      </w:divBdr>
    </w:div>
    <w:div w:id="554121222">
      <w:marLeft w:val="640"/>
      <w:marRight w:val="0"/>
      <w:marTop w:val="0"/>
      <w:marBottom w:val="0"/>
      <w:divBdr>
        <w:top w:val="none" w:sz="0" w:space="0" w:color="auto"/>
        <w:left w:val="none" w:sz="0" w:space="0" w:color="auto"/>
        <w:bottom w:val="none" w:sz="0" w:space="0" w:color="auto"/>
        <w:right w:val="none" w:sz="0" w:space="0" w:color="auto"/>
      </w:divBdr>
    </w:div>
    <w:div w:id="554126475">
      <w:marLeft w:val="640"/>
      <w:marRight w:val="0"/>
      <w:marTop w:val="0"/>
      <w:marBottom w:val="0"/>
      <w:divBdr>
        <w:top w:val="none" w:sz="0" w:space="0" w:color="auto"/>
        <w:left w:val="none" w:sz="0" w:space="0" w:color="auto"/>
        <w:bottom w:val="none" w:sz="0" w:space="0" w:color="auto"/>
        <w:right w:val="none" w:sz="0" w:space="0" w:color="auto"/>
      </w:divBdr>
    </w:div>
    <w:div w:id="554126572">
      <w:marLeft w:val="640"/>
      <w:marRight w:val="0"/>
      <w:marTop w:val="0"/>
      <w:marBottom w:val="0"/>
      <w:divBdr>
        <w:top w:val="none" w:sz="0" w:space="0" w:color="auto"/>
        <w:left w:val="none" w:sz="0" w:space="0" w:color="auto"/>
        <w:bottom w:val="none" w:sz="0" w:space="0" w:color="auto"/>
        <w:right w:val="none" w:sz="0" w:space="0" w:color="auto"/>
      </w:divBdr>
    </w:div>
    <w:div w:id="554239476">
      <w:marLeft w:val="640"/>
      <w:marRight w:val="0"/>
      <w:marTop w:val="0"/>
      <w:marBottom w:val="0"/>
      <w:divBdr>
        <w:top w:val="none" w:sz="0" w:space="0" w:color="auto"/>
        <w:left w:val="none" w:sz="0" w:space="0" w:color="auto"/>
        <w:bottom w:val="none" w:sz="0" w:space="0" w:color="auto"/>
        <w:right w:val="none" w:sz="0" w:space="0" w:color="auto"/>
      </w:divBdr>
    </w:div>
    <w:div w:id="554245660">
      <w:marLeft w:val="640"/>
      <w:marRight w:val="0"/>
      <w:marTop w:val="0"/>
      <w:marBottom w:val="0"/>
      <w:divBdr>
        <w:top w:val="none" w:sz="0" w:space="0" w:color="auto"/>
        <w:left w:val="none" w:sz="0" w:space="0" w:color="auto"/>
        <w:bottom w:val="none" w:sz="0" w:space="0" w:color="auto"/>
        <w:right w:val="none" w:sz="0" w:space="0" w:color="auto"/>
      </w:divBdr>
    </w:div>
    <w:div w:id="554389048">
      <w:marLeft w:val="640"/>
      <w:marRight w:val="0"/>
      <w:marTop w:val="0"/>
      <w:marBottom w:val="0"/>
      <w:divBdr>
        <w:top w:val="none" w:sz="0" w:space="0" w:color="auto"/>
        <w:left w:val="none" w:sz="0" w:space="0" w:color="auto"/>
        <w:bottom w:val="none" w:sz="0" w:space="0" w:color="auto"/>
        <w:right w:val="none" w:sz="0" w:space="0" w:color="auto"/>
      </w:divBdr>
    </w:div>
    <w:div w:id="554394399">
      <w:marLeft w:val="640"/>
      <w:marRight w:val="0"/>
      <w:marTop w:val="0"/>
      <w:marBottom w:val="0"/>
      <w:divBdr>
        <w:top w:val="none" w:sz="0" w:space="0" w:color="auto"/>
        <w:left w:val="none" w:sz="0" w:space="0" w:color="auto"/>
        <w:bottom w:val="none" w:sz="0" w:space="0" w:color="auto"/>
        <w:right w:val="none" w:sz="0" w:space="0" w:color="auto"/>
      </w:divBdr>
    </w:div>
    <w:div w:id="554513276">
      <w:marLeft w:val="640"/>
      <w:marRight w:val="0"/>
      <w:marTop w:val="0"/>
      <w:marBottom w:val="0"/>
      <w:divBdr>
        <w:top w:val="none" w:sz="0" w:space="0" w:color="auto"/>
        <w:left w:val="none" w:sz="0" w:space="0" w:color="auto"/>
        <w:bottom w:val="none" w:sz="0" w:space="0" w:color="auto"/>
        <w:right w:val="none" w:sz="0" w:space="0" w:color="auto"/>
      </w:divBdr>
    </w:div>
    <w:div w:id="554582961">
      <w:marLeft w:val="640"/>
      <w:marRight w:val="0"/>
      <w:marTop w:val="0"/>
      <w:marBottom w:val="0"/>
      <w:divBdr>
        <w:top w:val="none" w:sz="0" w:space="0" w:color="auto"/>
        <w:left w:val="none" w:sz="0" w:space="0" w:color="auto"/>
        <w:bottom w:val="none" w:sz="0" w:space="0" w:color="auto"/>
        <w:right w:val="none" w:sz="0" w:space="0" w:color="auto"/>
      </w:divBdr>
    </w:div>
    <w:div w:id="554659620">
      <w:marLeft w:val="640"/>
      <w:marRight w:val="0"/>
      <w:marTop w:val="0"/>
      <w:marBottom w:val="0"/>
      <w:divBdr>
        <w:top w:val="none" w:sz="0" w:space="0" w:color="auto"/>
        <w:left w:val="none" w:sz="0" w:space="0" w:color="auto"/>
        <w:bottom w:val="none" w:sz="0" w:space="0" w:color="auto"/>
        <w:right w:val="none" w:sz="0" w:space="0" w:color="auto"/>
      </w:divBdr>
    </w:div>
    <w:div w:id="554660500">
      <w:marLeft w:val="640"/>
      <w:marRight w:val="0"/>
      <w:marTop w:val="0"/>
      <w:marBottom w:val="0"/>
      <w:divBdr>
        <w:top w:val="none" w:sz="0" w:space="0" w:color="auto"/>
        <w:left w:val="none" w:sz="0" w:space="0" w:color="auto"/>
        <w:bottom w:val="none" w:sz="0" w:space="0" w:color="auto"/>
        <w:right w:val="none" w:sz="0" w:space="0" w:color="auto"/>
      </w:divBdr>
    </w:div>
    <w:div w:id="554699528">
      <w:marLeft w:val="640"/>
      <w:marRight w:val="0"/>
      <w:marTop w:val="0"/>
      <w:marBottom w:val="0"/>
      <w:divBdr>
        <w:top w:val="none" w:sz="0" w:space="0" w:color="auto"/>
        <w:left w:val="none" w:sz="0" w:space="0" w:color="auto"/>
        <w:bottom w:val="none" w:sz="0" w:space="0" w:color="auto"/>
        <w:right w:val="none" w:sz="0" w:space="0" w:color="auto"/>
      </w:divBdr>
    </w:div>
    <w:div w:id="554849550">
      <w:marLeft w:val="640"/>
      <w:marRight w:val="0"/>
      <w:marTop w:val="0"/>
      <w:marBottom w:val="0"/>
      <w:divBdr>
        <w:top w:val="none" w:sz="0" w:space="0" w:color="auto"/>
        <w:left w:val="none" w:sz="0" w:space="0" w:color="auto"/>
        <w:bottom w:val="none" w:sz="0" w:space="0" w:color="auto"/>
        <w:right w:val="none" w:sz="0" w:space="0" w:color="auto"/>
      </w:divBdr>
    </w:div>
    <w:div w:id="554855138">
      <w:marLeft w:val="640"/>
      <w:marRight w:val="0"/>
      <w:marTop w:val="0"/>
      <w:marBottom w:val="0"/>
      <w:divBdr>
        <w:top w:val="none" w:sz="0" w:space="0" w:color="auto"/>
        <w:left w:val="none" w:sz="0" w:space="0" w:color="auto"/>
        <w:bottom w:val="none" w:sz="0" w:space="0" w:color="auto"/>
        <w:right w:val="none" w:sz="0" w:space="0" w:color="auto"/>
      </w:divBdr>
    </w:div>
    <w:div w:id="554967662">
      <w:marLeft w:val="640"/>
      <w:marRight w:val="0"/>
      <w:marTop w:val="0"/>
      <w:marBottom w:val="0"/>
      <w:divBdr>
        <w:top w:val="none" w:sz="0" w:space="0" w:color="auto"/>
        <w:left w:val="none" w:sz="0" w:space="0" w:color="auto"/>
        <w:bottom w:val="none" w:sz="0" w:space="0" w:color="auto"/>
        <w:right w:val="none" w:sz="0" w:space="0" w:color="auto"/>
      </w:divBdr>
    </w:div>
    <w:div w:id="554967693">
      <w:marLeft w:val="640"/>
      <w:marRight w:val="0"/>
      <w:marTop w:val="0"/>
      <w:marBottom w:val="0"/>
      <w:divBdr>
        <w:top w:val="none" w:sz="0" w:space="0" w:color="auto"/>
        <w:left w:val="none" w:sz="0" w:space="0" w:color="auto"/>
        <w:bottom w:val="none" w:sz="0" w:space="0" w:color="auto"/>
        <w:right w:val="none" w:sz="0" w:space="0" w:color="auto"/>
      </w:divBdr>
    </w:div>
    <w:div w:id="555044246">
      <w:marLeft w:val="640"/>
      <w:marRight w:val="0"/>
      <w:marTop w:val="0"/>
      <w:marBottom w:val="0"/>
      <w:divBdr>
        <w:top w:val="none" w:sz="0" w:space="0" w:color="auto"/>
        <w:left w:val="none" w:sz="0" w:space="0" w:color="auto"/>
        <w:bottom w:val="none" w:sz="0" w:space="0" w:color="auto"/>
        <w:right w:val="none" w:sz="0" w:space="0" w:color="auto"/>
      </w:divBdr>
    </w:div>
    <w:div w:id="555236304">
      <w:marLeft w:val="640"/>
      <w:marRight w:val="0"/>
      <w:marTop w:val="0"/>
      <w:marBottom w:val="0"/>
      <w:divBdr>
        <w:top w:val="none" w:sz="0" w:space="0" w:color="auto"/>
        <w:left w:val="none" w:sz="0" w:space="0" w:color="auto"/>
        <w:bottom w:val="none" w:sz="0" w:space="0" w:color="auto"/>
        <w:right w:val="none" w:sz="0" w:space="0" w:color="auto"/>
      </w:divBdr>
    </w:div>
    <w:div w:id="555237331">
      <w:marLeft w:val="640"/>
      <w:marRight w:val="0"/>
      <w:marTop w:val="0"/>
      <w:marBottom w:val="0"/>
      <w:divBdr>
        <w:top w:val="none" w:sz="0" w:space="0" w:color="auto"/>
        <w:left w:val="none" w:sz="0" w:space="0" w:color="auto"/>
        <w:bottom w:val="none" w:sz="0" w:space="0" w:color="auto"/>
        <w:right w:val="none" w:sz="0" w:space="0" w:color="auto"/>
      </w:divBdr>
    </w:div>
    <w:div w:id="555431766">
      <w:marLeft w:val="640"/>
      <w:marRight w:val="0"/>
      <w:marTop w:val="0"/>
      <w:marBottom w:val="0"/>
      <w:divBdr>
        <w:top w:val="none" w:sz="0" w:space="0" w:color="auto"/>
        <w:left w:val="none" w:sz="0" w:space="0" w:color="auto"/>
        <w:bottom w:val="none" w:sz="0" w:space="0" w:color="auto"/>
        <w:right w:val="none" w:sz="0" w:space="0" w:color="auto"/>
      </w:divBdr>
    </w:div>
    <w:div w:id="555434070">
      <w:marLeft w:val="640"/>
      <w:marRight w:val="0"/>
      <w:marTop w:val="0"/>
      <w:marBottom w:val="0"/>
      <w:divBdr>
        <w:top w:val="none" w:sz="0" w:space="0" w:color="auto"/>
        <w:left w:val="none" w:sz="0" w:space="0" w:color="auto"/>
        <w:bottom w:val="none" w:sz="0" w:space="0" w:color="auto"/>
        <w:right w:val="none" w:sz="0" w:space="0" w:color="auto"/>
      </w:divBdr>
    </w:div>
    <w:div w:id="555505183">
      <w:marLeft w:val="640"/>
      <w:marRight w:val="0"/>
      <w:marTop w:val="0"/>
      <w:marBottom w:val="0"/>
      <w:divBdr>
        <w:top w:val="none" w:sz="0" w:space="0" w:color="auto"/>
        <w:left w:val="none" w:sz="0" w:space="0" w:color="auto"/>
        <w:bottom w:val="none" w:sz="0" w:space="0" w:color="auto"/>
        <w:right w:val="none" w:sz="0" w:space="0" w:color="auto"/>
      </w:divBdr>
    </w:div>
    <w:div w:id="555506888">
      <w:marLeft w:val="640"/>
      <w:marRight w:val="0"/>
      <w:marTop w:val="0"/>
      <w:marBottom w:val="0"/>
      <w:divBdr>
        <w:top w:val="none" w:sz="0" w:space="0" w:color="auto"/>
        <w:left w:val="none" w:sz="0" w:space="0" w:color="auto"/>
        <w:bottom w:val="none" w:sz="0" w:space="0" w:color="auto"/>
        <w:right w:val="none" w:sz="0" w:space="0" w:color="auto"/>
      </w:divBdr>
    </w:div>
    <w:div w:id="555632360">
      <w:marLeft w:val="640"/>
      <w:marRight w:val="0"/>
      <w:marTop w:val="0"/>
      <w:marBottom w:val="0"/>
      <w:divBdr>
        <w:top w:val="none" w:sz="0" w:space="0" w:color="auto"/>
        <w:left w:val="none" w:sz="0" w:space="0" w:color="auto"/>
        <w:bottom w:val="none" w:sz="0" w:space="0" w:color="auto"/>
        <w:right w:val="none" w:sz="0" w:space="0" w:color="auto"/>
      </w:divBdr>
    </w:div>
    <w:div w:id="555706460">
      <w:marLeft w:val="640"/>
      <w:marRight w:val="0"/>
      <w:marTop w:val="0"/>
      <w:marBottom w:val="0"/>
      <w:divBdr>
        <w:top w:val="none" w:sz="0" w:space="0" w:color="auto"/>
        <w:left w:val="none" w:sz="0" w:space="0" w:color="auto"/>
        <w:bottom w:val="none" w:sz="0" w:space="0" w:color="auto"/>
        <w:right w:val="none" w:sz="0" w:space="0" w:color="auto"/>
      </w:divBdr>
    </w:div>
    <w:div w:id="555746796">
      <w:marLeft w:val="640"/>
      <w:marRight w:val="0"/>
      <w:marTop w:val="0"/>
      <w:marBottom w:val="0"/>
      <w:divBdr>
        <w:top w:val="none" w:sz="0" w:space="0" w:color="auto"/>
        <w:left w:val="none" w:sz="0" w:space="0" w:color="auto"/>
        <w:bottom w:val="none" w:sz="0" w:space="0" w:color="auto"/>
        <w:right w:val="none" w:sz="0" w:space="0" w:color="auto"/>
      </w:divBdr>
    </w:div>
    <w:div w:id="555748847">
      <w:marLeft w:val="640"/>
      <w:marRight w:val="0"/>
      <w:marTop w:val="0"/>
      <w:marBottom w:val="0"/>
      <w:divBdr>
        <w:top w:val="none" w:sz="0" w:space="0" w:color="auto"/>
        <w:left w:val="none" w:sz="0" w:space="0" w:color="auto"/>
        <w:bottom w:val="none" w:sz="0" w:space="0" w:color="auto"/>
        <w:right w:val="none" w:sz="0" w:space="0" w:color="auto"/>
      </w:divBdr>
    </w:div>
    <w:div w:id="555776705">
      <w:marLeft w:val="640"/>
      <w:marRight w:val="0"/>
      <w:marTop w:val="0"/>
      <w:marBottom w:val="0"/>
      <w:divBdr>
        <w:top w:val="none" w:sz="0" w:space="0" w:color="auto"/>
        <w:left w:val="none" w:sz="0" w:space="0" w:color="auto"/>
        <w:bottom w:val="none" w:sz="0" w:space="0" w:color="auto"/>
        <w:right w:val="none" w:sz="0" w:space="0" w:color="auto"/>
      </w:divBdr>
    </w:div>
    <w:div w:id="555824748">
      <w:marLeft w:val="640"/>
      <w:marRight w:val="0"/>
      <w:marTop w:val="0"/>
      <w:marBottom w:val="0"/>
      <w:divBdr>
        <w:top w:val="none" w:sz="0" w:space="0" w:color="auto"/>
        <w:left w:val="none" w:sz="0" w:space="0" w:color="auto"/>
        <w:bottom w:val="none" w:sz="0" w:space="0" w:color="auto"/>
        <w:right w:val="none" w:sz="0" w:space="0" w:color="auto"/>
      </w:divBdr>
    </w:div>
    <w:div w:id="555974014">
      <w:marLeft w:val="640"/>
      <w:marRight w:val="0"/>
      <w:marTop w:val="0"/>
      <w:marBottom w:val="0"/>
      <w:divBdr>
        <w:top w:val="none" w:sz="0" w:space="0" w:color="auto"/>
        <w:left w:val="none" w:sz="0" w:space="0" w:color="auto"/>
        <w:bottom w:val="none" w:sz="0" w:space="0" w:color="auto"/>
        <w:right w:val="none" w:sz="0" w:space="0" w:color="auto"/>
      </w:divBdr>
    </w:div>
    <w:div w:id="556009950">
      <w:marLeft w:val="640"/>
      <w:marRight w:val="0"/>
      <w:marTop w:val="0"/>
      <w:marBottom w:val="0"/>
      <w:divBdr>
        <w:top w:val="none" w:sz="0" w:space="0" w:color="auto"/>
        <w:left w:val="none" w:sz="0" w:space="0" w:color="auto"/>
        <w:bottom w:val="none" w:sz="0" w:space="0" w:color="auto"/>
        <w:right w:val="none" w:sz="0" w:space="0" w:color="auto"/>
      </w:divBdr>
    </w:div>
    <w:div w:id="556010829">
      <w:marLeft w:val="640"/>
      <w:marRight w:val="0"/>
      <w:marTop w:val="0"/>
      <w:marBottom w:val="0"/>
      <w:divBdr>
        <w:top w:val="none" w:sz="0" w:space="0" w:color="auto"/>
        <w:left w:val="none" w:sz="0" w:space="0" w:color="auto"/>
        <w:bottom w:val="none" w:sz="0" w:space="0" w:color="auto"/>
        <w:right w:val="none" w:sz="0" w:space="0" w:color="auto"/>
      </w:divBdr>
    </w:div>
    <w:div w:id="556014437">
      <w:marLeft w:val="640"/>
      <w:marRight w:val="0"/>
      <w:marTop w:val="0"/>
      <w:marBottom w:val="0"/>
      <w:divBdr>
        <w:top w:val="none" w:sz="0" w:space="0" w:color="auto"/>
        <w:left w:val="none" w:sz="0" w:space="0" w:color="auto"/>
        <w:bottom w:val="none" w:sz="0" w:space="0" w:color="auto"/>
        <w:right w:val="none" w:sz="0" w:space="0" w:color="auto"/>
      </w:divBdr>
    </w:div>
    <w:div w:id="556015066">
      <w:marLeft w:val="640"/>
      <w:marRight w:val="0"/>
      <w:marTop w:val="0"/>
      <w:marBottom w:val="0"/>
      <w:divBdr>
        <w:top w:val="none" w:sz="0" w:space="0" w:color="auto"/>
        <w:left w:val="none" w:sz="0" w:space="0" w:color="auto"/>
        <w:bottom w:val="none" w:sz="0" w:space="0" w:color="auto"/>
        <w:right w:val="none" w:sz="0" w:space="0" w:color="auto"/>
      </w:divBdr>
    </w:div>
    <w:div w:id="556159961">
      <w:marLeft w:val="640"/>
      <w:marRight w:val="0"/>
      <w:marTop w:val="0"/>
      <w:marBottom w:val="0"/>
      <w:divBdr>
        <w:top w:val="none" w:sz="0" w:space="0" w:color="auto"/>
        <w:left w:val="none" w:sz="0" w:space="0" w:color="auto"/>
        <w:bottom w:val="none" w:sz="0" w:space="0" w:color="auto"/>
        <w:right w:val="none" w:sz="0" w:space="0" w:color="auto"/>
      </w:divBdr>
    </w:div>
    <w:div w:id="556210687">
      <w:marLeft w:val="640"/>
      <w:marRight w:val="0"/>
      <w:marTop w:val="0"/>
      <w:marBottom w:val="0"/>
      <w:divBdr>
        <w:top w:val="none" w:sz="0" w:space="0" w:color="auto"/>
        <w:left w:val="none" w:sz="0" w:space="0" w:color="auto"/>
        <w:bottom w:val="none" w:sz="0" w:space="0" w:color="auto"/>
        <w:right w:val="none" w:sz="0" w:space="0" w:color="auto"/>
      </w:divBdr>
    </w:div>
    <w:div w:id="556283022">
      <w:marLeft w:val="640"/>
      <w:marRight w:val="0"/>
      <w:marTop w:val="0"/>
      <w:marBottom w:val="0"/>
      <w:divBdr>
        <w:top w:val="none" w:sz="0" w:space="0" w:color="auto"/>
        <w:left w:val="none" w:sz="0" w:space="0" w:color="auto"/>
        <w:bottom w:val="none" w:sz="0" w:space="0" w:color="auto"/>
        <w:right w:val="none" w:sz="0" w:space="0" w:color="auto"/>
      </w:divBdr>
    </w:div>
    <w:div w:id="556283799">
      <w:marLeft w:val="640"/>
      <w:marRight w:val="0"/>
      <w:marTop w:val="0"/>
      <w:marBottom w:val="0"/>
      <w:divBdr>
        <w:top w:val="none" w:sz="0" w:space="0" w:color="auto"/>
        <w:left w:val="none" w:sz="0" w:space="0" w:color="auto"/>
        <w:bottom w:val="none" w:sz="0" w:space="0" w:color="auto"/>
        <w:right w:val="none" w:sz="0" w:space="0" w:color="auto"/>
      </w:divBdr>
    </w:div>
    <w:div w:id="556285540">
      <w:marLeft w:val="640"/>
      <w:marRight w:val="0"/>
      <w:marTop w:val="0"/>
      <w:marBottom w:val="0"/>
      <w:divBdr>
        <w:top w:val="none" w:sz="0" w:space="0" w:color="auto"/>
        <w:left w:val="none" w:sz="0" w:space="0" w:color="auto"/>
        <w:bottom w:val="none" w:sz="0" w:space="0" w:color="auto"/>
        <w:right w:val="none" w:sz="0" w:space="0" w:color="auto"/>
      </w:divBdr>
    </w:div>
    <w:div w:id="556356553">
      <w:marLeft w:val="640"/>
      <w:marRight w:val="0"/>
      <w:marTop w:val="0"/>
      <w:marBottom w:val="0"/>
      <w:divBdr>
        <w:top w:val="none" w:sz="0" w:space="0" w:color="auto"/>
        <w:left w:val="none" w:sz="0" w:space="0" w:color="auto"/>
        <w:bottom w:val="none" w:sz="0" w:space="0" w:color="auto"/>
        <w:right w:val="none" w:sz="0" w:space="0" w:color="auto"/>
      </w:divBdr>
    </w:div>
    <w:div w:id="556359245">
      <w:marLeft w:val="640"/>
      <w:marRight w:val="0"/>
      <w:marTop w:val="0"/>
      <w:marBottom w:val="0"/>
      <w:divBdr>
        <w:top w:val="none" w:sz="0" w:space="0" w:color="auto"/>
        <w:left w:val="none" w:sz="0" w:space="0" w:color="auto"/>
        <w:bottom w:val="none" w:sz="0" w:space="0" w:color="auto"/>
        <w:right w:val="none" w:sz="0" w:space="0" w:color="auto"/>
      </w:divBdr>
    </w:div>
    <w:div w:id="556429674">
      <w:marLeft w:val="640"/>
      <w:marRight w:val="0"/>
      <w:marTop w:val="0"/>
      <w:marBottom w:val="0"/>
      <w:divBdr>
        <w:top w:val="none" w:sz="0" w:space="0" w:color="auto"/>
        <w:left w:val="none" w:sz="0" w:space="0" w:color="auto"/>
        <w:bottom w:val="none" w:sz="0" w:space="0" w:color="auto"/>
        <w:right w:val="none" w:sz="0" w:space="0" w:color="auto"/>
      </w:divBdr>
    </w:div>
    <w:div w:id="556473192">
      <w:marLeft w:val="640"/>
      <w:marRight w:val="0"/>
      <w:marTop w:val="0"/>
      <w:marBottom w:val="0"/>
      <w:divBdr>
        <w:top w:val="none" w:sz="0" w:space="0" w:color="auto"/>
        <w:left w:val="none" w:sz="0" w:space="0" w:color="auto"/>
        <w:bottom w:val="none" w:sz="0" w:space="0" w:color="auto"/>
        <w:right w:val="none" w:sz="0" w:space="0" w:color="auto"/>
      </w:divBdr>
    </w:div>
    <w:div w:id="556475241">
      <w:marLeft w:val="640"/>
      <w:marRight w:val="0"/>
      <w:marTop w:val="0"/>
      <w:marBottom w:val="0"/>
      <w:divBdr>
        <w:top w:val="none" w:sz="0" w:space="0" w:color="auto"/>
        <w:left w:val="none" w:sz="0" w:space="0" w:color="auto"/>
        <w:bottom w:val="none" w:sz="0" w:space="0" w:color="auto"/>
        <w:right w:val="none" w:sz="0" w:space="0" w:color="auto"/>
      </w:divBdr>
    </w:div>
    <w:div w:id="556479469">
      <w:marLeft w:val="640"/>
      <w:marRight w:val="0"/>
      <w:marTop w:val="0"/>
      <w:marBottom w:val="0"/>
      <w:divBdr>
        <w:top w:val="none" w:sz="0" w:space="0" w:color="auto"/>
        <w:left w:val="none" w:sz="0" w:space="0" w:color="auto"/>
        <w:bottom w:val="none" w:sz="0" w:space="0" w:color="auto"/>
        <w:right w:val="none" w:sz="0" w:space="0" w:color="auto"/>
      </w:divBdr>
    </w:div>
    <w:div w:id="556554709">
      <w:marLeft w:val="640"/>
      <w:marRight w:val="0"/>
      <w:marTop w:val="0"/>
      <w:marBottom w:val="0"/>
      <w:divBdr>
        <w:top w:val="none" w:sz="0" w:space="0" w:color="auto"/>
        <w:left w:val="none" w:sz="0" w:space="0" w:color="auto"/>
        <w:bottom w:val="none" w:sz="0" w:space="0" w:color="auto"/>
        <w:right w:val="none" w:sz="0" w:space="0" w:color="auto"/>
      </w:divBdr>
    </w:div>
    <w:div w:id="556664679">
      <w:marLeft w:val="640"/>
      <w:marRight w:val="0"/>
      <w:marTop w:val="0"/>
      <w:marBottom w:val="0"/>
      <w:divBdr>
        <w:top w:val="none" w:sz="0" w:space="0" w:color="auto"/>
        <w:left w:val="none" w:sz="0" w:space="0" w:color="auto"/>
        <w:bottom w:val="none" w:sz="0" w:space="0" w:color="auto"/>
        <w:right w:val="none" w:sz="0" w:space="0" w:color="auto"/>
      </w:divBdr>
    </w:div>
    <w:div w:id="556747504">
      <w:marLeft w:val="640"/>
      <w:marRight w:val="0"/>
      <w:marTop w:val="0"/>
      <w:marBottom w:val="0"/>
      <w:divBdr>
        <w:top w:val="none" w:sz="0" w:space="0" w:color="auto"/>
        <w:left w:val="none" w:sz="0" w:space="0" w:color="auto"/>
        <w:bottom w:val="none" w:sz="0" w:space="0" w:color="auto"/>
        <w:right w:val="none" w:sz="0" w:space="0" w:color="auto"/>
      </w:divBdr>
    </w:div>
    <w:div w:id="556748345">
      <w:marLeft w:val="640"/>
      <w:marRight w:val="0"/>
      <w:marTop w:val="0"/>
      <w:marBottom w:val="0"/>
      <w:divBdr>
        <w:top w:val="none" w:sz="0" w:space="0" w:color="auto"/>
        <w:left w:val="none" w:sz="0" w:space="0" w:color="auto"/>
        <w:bottom w:val="none" w:sz="0" w:space="0" w:color="auto"/>
        <w:right w:val="none" w:sz="0" w:space="0" w:color="auto"/>
      </w:divBdr>
    </w:div>
    <w:div w:id="556816393">
      <w:marLeft w:val="640"/>
      <w:marRight w:val="0"/>
      <w:marTop w:val="0"/>
      <w:marBottom w:val="0"/>
      <w:divBdr>
        <w:top w:val="none" w:sz="0" w:space="0" w:color="auto"/>
        <w:left w:val="none" w:sz="0" w:space="0" w:color="auto"/>
        <w:bottom w:val="none" w:sz="0" w:space="0" w:color="auto"/>
        <w:right w:val="none" w:sz="0" w:space="0" w:color="auto"/>
      </w:divBdr>
    </w:div>
    <w:div w:id="556862202">
      <w:marLeft w:val="640"/>
      <w:marRight w:val="0"/>
      <w:marTop w:val="0"/>
      <w:marBottom w:val="0"/>
      <w:divBdr>
        <w:top w:val="none" w:sz="0" w:space="0" w:color="auto"/>
        <w:left w:val="none" w:sz="0" w:space="0" w:color="auto"/>
        <w:bottom w:val="none" w:sz="0" w:space="0" w:color="auto"/>
        <w:right w:val="none" w:sz="0" w:space="0" w:color="auto"/>
      </w:divBdr>
    </w:div>
    <w:div w:id="556863942">
      <w:marLeft w:val="640"/>
      <w:marRight w:val="0"/>
      <w:marTop w:val="0"/>
      <w:marBottom w:val="0"/>
      <w:divBdr>
        <w:top w:val="none" w:sz="0" w:space="0" w:color="auto"/>
        <w:left w:val="none" w:sz="0" w:space="0" w:color="auto"/>
        <w:bottom w:val="none" w:sz="0" w:space="0" w:color="auto"/>
        <w:right w:val="none" w:sz="0" w:space="0" w:color="auto"/>
      </w:divBdr>
    </w:div>
    <w:div w:id="556933605">
      <w:marLeft w:val="640"/>
      <w:marRight w:val="0"/>
      <w:marTop w:val="0"/>
      <w:marBottom w:val="0"/>
      <w:divBdr>
        <w:top w:val="none" w:sz="0" w:space="0" w:color="auto"/>
        <w:left w:val="none" w:sz="0" w:space="0" w:color="auto"/>
        <w:bottom w:val="none" w:sz="0" w:space="0" w:color="auto"/>
        <w:right w:val="none" w:sz="0" w:space="0" w:color="auto"/>
      </w:divBdr>
    </w:div>
    <w:div w:id="557057627">
      <w:marLeft w:val="640"/>
      <w:marRight w:val="0"/>
      <w:marTop w:val="0"/>
      <w:marBottom w:val="0"/>
      <w:divBdr>
        <w:top w:val="none" w:sz="0" w:space="0" w:color="auto"/>
        <w:left w:val="none" w:sz="0" w:space="0" w:color="auto"/>
        <w:bottom w:val="none" w:sz="0" w:space="0" w:color="auto"/>
        <w:right w:val="none" w:sz="0" w:space="0" w:color="auto"/>
      </w:divBdr>
    </w:div>
    <w:div w:id="557132420">
      <w:marLeft w:val="640"/>
      <w:marRight w:val="0"/>
      <w:marTop w:val="0"/>
      <w:marBottom w:val="0"/>
      <w:divBdr>
        <w:top w:val="none" w:sz="0" w:space="0" w:color="auto"/>
        <w:left w:val="none" w:sz="0" w:space="0" w:color="auto"/>
        <w:bottom w:val="none" w:sz="0" w:space="0" w:color="auto"/>
        <w:right w:val="none" w:sz="0" w:space="0" w:color="auto"/>
      </w:divBdr>
    </w:div>
    <w:div w:id="557208795">
      <w:marLeft w:val="640"/>
      <w:marRight w:val="0"/>
      <w:marTop w:val="0"/>
      <w:marBottom w:val="0"/>
      <w:divBdr>
        <w:top w:val="none" w:sz="0" w:space="0" w:color="auto"/>
        <w:left w:val="none" w:sz="0" w:space="0" w:color="auto"/>
        <w:bottom w:val="none" w:sz="0" w:space="0" w:color="auto"/>
        <w:right w:val="none" w:sz="0" w:space="0" w:color="auto"/>
      </w:divBdr>
    </w:div>
    <w:div w:id="557280481">
      <w:marLeft w:val="640"/>
      <w:marRight w:val="0"/>
      <w:marTop w:val="0"/>
      <w:marBottom w:val="0"/>
      <w:divBdr>
        <w:top w:val="none" w:sz="0" w:space="0" w:color="auto"/>
        <w:left w:val="none" w:sz="0" w:space="0" w:color="auto"/>
        <w:bottom w:val="none" w:sz="0" w:space="0" w:color="auto"/>
        <w:right w:val="none" w:sz="0" w:space="0" w:color="auto"/>
      </w:divBdr>
    </w:div>
    <w:div w:id="557322682">
      <w:marLeft w:val="640"/>
      <w:marRight w:val="0"/>
      <w:marTop w:val="0"/>
      <w:marBottom w:val="0"/>
      <w:divBdr>
        <w:top w:val="none" w:sz="0" w:space="0" w:color="auto"/>
        <w:left w:val="none" w:sz="0" w:space="0" w:color="auto"/>
        <w:bottom w:val="none" w:sz="0" w:space="0" w:color="auto"/>
        <w:right w:val="none" w:sz="0" w:space="0" w:color="auto"/>
      </w:divBdr>
    </w:div>
    <w:div w:id="557395321">
      <w:marLeft w:val="640"/>
      <w:marRight w:val="0"/>
      <w:marTop w:val="0"/>
      <w:marBottom w:val="0"/>
      <w:divBdr>
        <w:top w:val="none" w:sz="0" w:space="0" w:color="auto"/>
        <w:left w:val="none" w:sz="0" w:space="0" w:color="auto"/>
        <w:bottom w:val="none" w:sz="0" w:space="0" w:color="auto"/>
        <w:right w:val="none" w:sz="0" w:space="0" w:color="auto"/>
      </w:divBdr>
    </w:div>
    <w:div w:id="557399101">
      <w:marLeft w:val="640"/>
      <w:marRight w:val="0"/>
      <w:marTop w:val="0"/>
      <w:marBottom w:val="0"/>
      <w:divBdr>
        <w:top w:val="none" w:sz="0" w:space="0" w:color="auto"/>
        <w:left w:val="none" w:sz="0" w:space="0" w:color="auto"/>
        <w:bottom w:val="none" w:sz="0" w:space="0" w:color="auto"/>
        <w:right w:val="none" w:sz="0" w:space="0" w:color="auto"/>
      </w:divBdr>
    </w:div>
    <w:div w:id="557401836">
      <w:marLeft w:val="640"/>
      <w:marRight w:val="0"/>
      <w:marTop w:val="0"/>
      <w:marBottom w:val="0"/>
      <w:divBdr>
        <w:top w:val="none" w:sz="0" w:space="0" w:color="auto"/>
        <w:left w:val="none" w:sz="0" w:space="0" w:color="auto"/>
        <w:bottom w:val="none" w:sz="0" w:space="0" w:color="auto"/>
        <w:right w:val="none" w:sz="0" w:space="0" w:color="auto"/>
      </w:divBdr>
    </w:div>
    <w:div w:id="557477752">
      <w:marLeft w:val="640"/>
      <w:marRight w:val="0"/>
      <w:marTop w:val="0"/>
      <w:marBottom w:val="0"/>
      <w:divBdr>
        <w:top w:val="none" w:sz="0" w:space="0" w:color="auto"/>
        <w:left w:val="none" w:sz="0" w:space="0" w:color="auto"/>
        <w:bottom w:val="none" w:sz="0" w:space="0" w:color="auto"/>
        <w:right w:val="none" w:sz="0" w:space="0" w:color="auto"/>
      </w:divBdr>
    </w:div>
    <w:div w:id="557479677">
      <w:marLeft w:val="640"/>
      <w:marRight w:val="0"/>
      <w:marTop w:val="0"/>
      <w:marBottom w:val="0"/>
      <w:divBdr>
        <w:top w:val="none" w:sz="0" w:space="0" w:color="auto"/>
        <w:left w:val="none" w:sz="0" w:space="0" w:color="auto"/>
        <w:bottom w:val="none" w:sz="0" w:space="0" w:color="auto"/>
        <w:right w:val="none" w:sz="0" w:space="0" w:color="auto"/>
      </w:divBdr>
    </w:div>
    <w:div w:id="557589733">
      <w:marLeft w:val="640"/>
      <w:marRight w:val="0"/>
      <w:marTop w:val="0"/>
      <w:marBottom w:val="0"/>
      <w:divBdr>
        <w:top w:val="none" w:sz="0" w:space="0" w:color="auto"/>
        <w:left w:val="none" w:sz="0" w:space="0" w:color="auto"/>
        <w:bottom w:val="none" w:sz="0" w:space="0" w:color="auto"/>
        <w:right w:val="none" w:sz="0" w:space="0" w:color="auto"/>
      </w:divBdr>
    </w:div>
    <w:div w:id="557664446">
      <w:marLeft w:val="640"/>
      <w:marRight w:val="0"/>
      <w:marTop w:val="0"/>
      <w:marBottom w:val="0"/>
      <w:divBdr>
        <w:top w:val="none" w:sz="0" w:space="0" w:color="auto"/>
        <w:left w:val="none" w:sz="0" w:space="0" w:color="auto"/>
        <w:bottom w:val="none" w:sz="0" w:space="0" w:color="auto"/>
        <w:right w:val="none" w:sz="0" w:space="0" w:color="auto"/>
      </w:divBdr>
    </w:div>
    <w:div w:id="557785630">
      <w:marLeft w:val="640"/>
      <w:marRight w:val="0"/>
      <w:marTop w:val="0"/>
      <w:marBottom w:val="0"/>
      <w:divBdr>
        <w:top w:val="none" w:sz="0" w:space="0" w:color="auto"/>
        <w:left w:val="none" w:sz="0" w:space="0" w:color="auto"/>
        <w:bottom w:val="none" w:sz="0" w:space="0" w:color="auto"/>
        <w:right w:val="none" w:sz="0" w:space="0" w:color="auto"/>
      </w:divBdr>
    </w:div>
    <w:div w:id="557866866">
      <w:marLeft w:val="640"/>
      <w:marRight w:val="0"/>
      <w:marTop w:val="0"/>
      <w:marBottom w:val="0"/>
      <w:divBdr>
        <w:top w:val="none" w:sz="0" w:space="0" w:color="auto"/>
        <w:left w:val="none" w:sz="0" w:space="0" w:color="auto"/>
        <w:bottom w:val="none" w:sz="0" w:space="0" w:color="auto"/>
        <w:right w:val="none" w:sz="0" w:space="0" w:color="auto"/>
      </w:divBdr>
    </w:div>
    <w:div w:id="557935555">
      <w:marLeft w:val="640"/>
      <w:marRight w:val="0"/>
      <w:marTop w:val="0"/>
      <w:marBottom w:val="0"/>
      <w:divBdr>
        <w:top w:val="none" w:sz="0" w:space="0" w:color="auto"/>
        <w:left w:val="none" w:sz="0" w:space="0" w:color="auto"/>
        <w:bottom w:val="none" w:sz="0" w:space="0" w:color="auto"/>
        <w:right w:val="none" w:sz="0" w:space="0" w:color="auto"/>
      </w:divBdr>
    </w:div>
    <w:div w:id="557983124">
      <w:marLeft w:val="640"/>
      <w:marRight w:val="0"/>
      <w:marTop w:val="0"/>
      <w:marBottom w:val="0"/>
      <w:divBdr>
        <w:top w:val="none" w:sz="0" w:space="0" w:color="auto"/>
        <w:left w:val="none" w:sz="0" w:space="0" w:color="auto"/>
        <w:bottom w:val="none" w:sz="0" w:space="0" w:color="auto"/>
        <w:right w:val="none" w:sz="0" w:space="0" w:color="auto"/>
      </w:divBdr>
    </w:div>
    <w:div w:id="558125848">
      <w:marLeft w:val="640"/>
      <w:marRight w:val="0"/>
      <w:marTop w:val="0"/>
      <w:marBottom w:val="0"/>
      <w:divBdr>
        <w:top w:val="none" w:sz="0" w:space="0" w:color="auto"/>
        <w:left w:val="none" w:sz="0" w:space="0" w:color="auto"/>
        <w:bottom w:val="none" w:sz="0" w:space="0" w:color="auto"/>
        <w:right w:val="none" w:sz="0" w:space="0" w:color="auto"/>
      </w:divBdr>
    </w:div>
    <w:div w:id="558134766">
      <w:marLeft w:val="640"/>
      <w:marRight w:val="0"/>
      <w:marTop w:val="0"/>
      <w:marBottom w:val="0"/>
      <w:divBdr>
        <w:top w:val="none" w:sz="0" w:space="0" w:color="auto"/>
        <w:left w:val="none" w:sz="0" w:space="0" w:color="auto"/>
        <w:bottom w:val="none" w:sz="0" w:space="0" w:color="auto"/>
        <w:right w:val="none" w:sz="0" w:space="0" w:color="auto"/>
      </w:divBdr>
    </w:div>
    <w:div w:id="558171981">
      <w:marLeft w:val="640"/>
      <w:marRight w:val="0"/>
      <w:marTop w:val="0"/>
      <w:marBottom w:val="0"/>
      <w:divBdr>
        <w:top w:val="none" w:sz="0" w:space="0" w:color="auto"/>
        <w:left w:val="none" w:sz="0" w:space="0" w:color="auto"/>
        <w:bottom w:val="none" w:sz="0" w:space="0" w:color="auto"/>
        <w:right w:val="none" w:sz="0" w:space="0" w:color="auto"/>
      </w:divBdr>
    </w:div>
    <w:div w:id="558243719">
      <w:marLeft w:val="640"/>
      <w:marRight w:val="0"/>
      <w:marTop w:val="0"/>
      <w:marBottom w:val="0"/>
      <w:divBdr>
        <w:top w:val="none" w:sz="0" w:space="0" w:color="auto"/>
        <w:left w:val="none" w:sz="0" w:space="0" w:color="auto"/>
        <w:bottom w:val="none" w:sz="0" w:space="0" w:color="auto"/>
        <w:right w:val="none" w:sz="0" w:space="0" w:color="auto"/>
      </w:divBdr>
    </w:div>
    <w:div w:id="558248792">
      <w:marLeft w:val="640"/>
      <w:marRight w:val="0"/>
      <w:marTop w:val="0"/>
      <w:marBottom w:val="0"/>
      <w:divBdr>
        <w:top w:val="none" w:sz="0" w:space="0" w:color="auto"/>
        <w:left w:val="none" w:sz="0" w:space="0" w:color="auto"/>
        <w:bottom w:val="none" w:sz="0" w:space="0" w:color="auto"/>
        <w:right w:val="none" w:sz="0" w:space="0" w:color="auto"/>
      </w:divBdr>
    </w:div>
    <w:div w:id="558321316">
      <w:marLeft w:val="640"/>
      <w:marRight w:val="0"/>
      <w:marTop w:val="0"/>
      <w:marBottom w:val="0"/>
      <w:divBdr>
        <w:top w:val="none" w:sz="0" w:space="0" w:color="auto"/>
        <w:left w:val="none" w:sz="0" w:space="0" w:color="auto"/>
        <w:bottom w:val="none" w:sz="0" w:space="0" w:color="auto"/>
        <w:right w:val="none" w:sz="0" w:space="0" w:color="auto"/>
      </w:divBdr>
    </w:div>
    <w:div w:id="558328336">
      <w:marLeft w:val="640"/>
      <w:marRight w:val="0"/>
      <w:marTop w:val="0"/>
      <w:marBottom w:val="0"/>
      <w:divBdr>
        <w:top w:val="none" w:sz="0" w:space="0" w:color="auto"/>
        <w:left w:val="none" w:sz="0" w:space="0" w:color="auto"/>
        <w:bottom w:val="none" w:sz="0" w:space="0" w:color="auto"/>
        <w:right w:val="none" w:sz="0" w:space="0" w:color="auto"/>
      </w:divBdr>
    </w:div>
    <w:div w:id="558367005">
      <w:marLeft w:val="640"/>
      <w:marRight w:val="0"/>
      <w:marTop w:val="0"/>
      <w:marBottom w:val="0"/>
      <w:divBdr>
        <w:top w:val="none" w:sz="0" w:space="0" w:color="auto"/>
        <w:left w:val="none" w:sz="0" w:space="0" w:color="auto"/>
        <w:bottom w:val="none" w:sz="0" w:space="0" w:color="auto"/>
        <w:right w:val="none" w:sz="0" w:space="0" w:color="auto"/>
      </w:divBdr>
    </w:div>
    <w:div w:id="558512968">
      <w:marLeft w:val="640"/>
      <w:marRight w:val="0"/>
      <w:marTop w:val="0"/>
      <w:marBottom w:val="0"/>
      <w:divBdr>
        <w:top w:val="none" w:sz="0" w:space="0" w:color="auto"/>
        <w:left w:val="none" w:sz="0" w:space="0" w:color="auto"/>
        <w:bottom w:val="none" w:sz="0" w:space="0" w:color="auto"/>
        <w:right w:val="none" w:sz="0" w:space="0" w:color="auto"/>
      </w:divBdr>
    </w:div>
    <w:div w:id="558517724">
      <w:marLeft w:val="640"/>
      <w:marRight w:val="0"/>
      <w:marTop w:val="0"/>
      <w:marBottom w:val="0"/>
      <w:divBdr>
        <w:top w:val="none" w:sz="0" w:space="0" w:color="auto"/>
        <w:left w:val="none" w:sz="0" w:space="0" w:color="auto"/>
        <w:bottom w:val="none" w:sz="0" w:space="0" w:color="auto"/>
        <w:right w:val="none" w:sz="0" w:space="0" w:color="auto"/>
      </w:divBdr>
    </w:div>
    <w:div w:id="558708550">
      <w:marLeft w:val="640"/>
      <w:marRight w:val="0"/>
      <w:marTop w:val="0"/>
      <w:marBottom w:val="0"/>
      <w:divBdr>
        <w:top w:val="none" w:sz="0" w:space="0" w:color="auto"/>
        <w:left w:val="none" w:sz="0" w:space="0" w:color="auto"/>
        <w:bottom w:val="none" w:sz="0" w:space="0" w:color="auto"/>
        <w:right w:val="none" w:sz="0" w:space="0" w:color="auto"/>
      </w:divBdr>
    </w:div>
    <w:div w:id="559093671">
      <w:marLeft w:val="640"/>
      <w:marRight w:val="0"/>
      <w:marTop w:val="0"/>
      <w:marBottom w:val="0"/>
      <w:divBdr>
        <w:top w:val="none" w:sz="0" w:space="0" w:color="auto"/>
        <w:left w:val="none" w:sz="0" w:space="0" w:color="auto"/>
        <w:bottom w:val="none" w:sz="0" w:space="0" w:color="auto"/>
        <w:right w:val="none" w:sz="0" w:space="0" w:color="auto"/>
      </w:divBdr>
    </w:div>
    <w:div w:id="559177092">
      <w:marLeft w:val="640"/>
      <w:marRight w:val="0"/>
      <w:marTop w:val="0"/>
      <w:marBottom w:val="0"/>
      <w:divBdr>
        <w:top w:val="none" w:sz="0" w:space="0" w:color="auto"/>
        <w:left w:val="none" w:sz="0" w:space="0" w:color="auto"/>
        <w:bottom w:val="none" w:sz="0" w:space="0" w:color="auto"/>
        <w:right w:val="none" w:sz="0" w:space="0" w:color="auto"/>
      </w:divBdr>
    </w:div>
    <w:div w:id="559245952">
      <w:marLeft w:val="640"/>
      <w:marRight w:val="0"/>
      <w:marTop w:val="0"/>
      <w:marBottom w:val="0"/>
      <w:divBdr>
        <w:top w:val="none" w:sz="0" w:space="0" w:color="auto"/>
        <w:left w:val="none" w:sz="0" w:space="0" w:color="auto"/>
        <w:bottom w:val="none" w:sz="0" w:space="0" w:color="auto"/>
        <w:right w:val="none" w:sz="0" w:space="0" w:color="auto"/>
      </w:divBdr>
    </w:div>
    <w:div w:id="559438002">
      <w:marLeft w:val="640"/>
      <w:marRight w:val="0"/>
      <w:marTop w:val="0"/>
      <w:marBottom w:val="0"/>
      <w:divBdr>
        <w:top w:val="none" w:sz="0" w:space="0" w:color="auto"/>
        <w:left w:val="none" w:sz="0" w:space="0" w:color="auto"/>
        <w:bottom w:val="none" w:sz="0" w:space="0" w:color="auto"/>
        <w:right w:val="none" w:sz="0" w:space="0" w:color="auto"/>
      </w:divBdr>
    </w:div>
    <w:div w:id="559513441">
      <w:marLeft w:val="640"/>
      <w:marRight w:val="0"/>
      <w:marTop w:val="0"/>
      <w:marBottom w:val="0"/>
      <w:divBdr>
        <w:top w:val="none" w:sz="0" w:space="0" w:color="auto"/>
        <w:left w:val="none" w:sz="0" w:space="0" w:color="auto"/>
        <w:bottom w:val="none" w:sz="0" w:space="0" w:color="auto"/>
        <w:right w:val="none" w:sz="0" w:space="0" w:color="auto"/>
      </w:divBdr>
    </w:div>
    <w:div w:id="559554811">
      <w:marLeft w:val="640"/>
      <w:marRight w:val="0"/>
      <w:marTop w:val="0"/>
      <w:marBottom w:val="0"/>
      <w:divBdr>
        <w:top w:val="none" w:sz="0" w:space="0" w:color="auto"/>
        <w:left w:val="none" w:sz="0" w:space="0" w:color="auto"/>
        <w:bottom w:val="none" w:sz="0" w:space="0" w:color="auto"/>
        <w:right w:val="none" w:sz="0" w:space="0" w:color="auto"/>
      </w:divBdr>
    </w:div>
    <w:div w:id="559560706">
      <w:marLeft w:val="640"/>
      <w:marRight w:val="0"/>
      <w:marTop w:val="0"/>
      <w:marBottom w:val="0"/>
      <w:divBdr>
        <w:top w:val="none" w:sz="0" w:space="0" w:color="auto"/>
        <w:left w:val="none" w:sz="0" w:space="0" w:color="auto"/>
        <w:bottom w:val="none" w:sz="0" w:space="0" w:color="auto"/>
        <w:right w:val="none" w:sz="0" w:space="0" w:color="auto"/>
      </w:divBdr>
    </w:div>
    <w:div w:id="559560800">
      <w:marLeft w:val="640"/>
      <w:marRight w:val="0"/>
      <w:marTop w:val="0"/>
      <w:marBottom w:val="0"/>
      <w:divBdr>
        <w:top w:val="none" w:sz="0" w:space="0" w:color="auto"/>
        <w:left w:val="none" w:sz="0" w:space="0" w:color="auto"/>
        <w:bottom w:val="none" w:sz="0" w:space="0" w:color="auto"/>
        <w:right w:val="none" w:sz="0" w:space="0" w:color="auto"/>
      </w:divBdr>
    </w:div>
    <w:div w:id="559636214">
      <w:marLeft w:val="640"/>
      <w:marRight w:val="0"/>
      <w:marTop w:val="0"/>
      <w:marBottom w:val="0"/>
      <w:divBdr>
        <w:top w:val="none" w:sz="0" w:space="0" w:color="auto"/>
        <w:left w:val="none" w:sz="0" w:space="0" w:color="auto"/>
        <w:bottom w:val="none" w:sz="0" w:space="0" w:color="auto"/>
        <w:right w:val="none" w:sz="0" w:space="0" w:color="auto"/>
      </w:divBdr>
    </w:div>
    <w:div w:id="559638609">
      <w:marLeft w:val="640"/>
      <w:marRight w:val="0"/>
      <w:marTop w:val="0"/>
      <w:marBottom w:val="0"/>
      <w:divBdr>
        <w:top w:val="none" w:sz="0" w:space="0" w:color="auto"/>
        <w:left w:val="none" w:sz="0" w:space="0" w:color="auto"/>
        <w:bottom w:val="none" w:sz="0" w:space="0" w:color="auto"/>
        <w:right w:val="none" w:sz="0" w:space="0" w:color="auto"/>
      </w:divBdr>
    </w:div>
    <w:div w:id="559751351">
      <w:marLeft w:val="640"/>
      <w:marRight w:val="0"/>
      <w:marTop w:val="0"/>
      <w:marBottom w:val="0"/>
      <w:divBdr>
        <w:top w:val="none" w:sz="0" w:space="0" w:color="auto"/>
        <w:left w:val="none" w:sz="0" w:space="0" w:color="auto"/>
        <w:bottom w:val="none" w:sz="0" w:space="0" w:color="auto"/>
        <w:right w:val="none" w:sz="0" w:space="0" w:color="auto"/>
      </w:divBdr>
    </w:div>
    <w:div w:id="559827200">
      <w:marLeft w:val="640"/>
      <w:marRight w:val="0"/>
      <w:marTop w:val="0"/>
      <w:marBottom w:val="0"/>
      <w:divBdr>
        <w:top w:val="none" w:sz="0" w:space="0" w:color="auto"/>
        <w:left w:val="none" w:sz="0" w:space="0" w:color="auto"/>
        <w:bottom w:val="none" w:sz="0" w:space="0" w:color="auto"/>
        <w:right w:val="none" w:sz="0" w:space="0" w:color="auto"/>
      </w:divBdr>
    </w:div>
    <w:div w:id="559828083">
      <w:marLeft w:val="640"/>
      <w:marRight w:val="0"/>
      <w:marTop w:val="0"/>
      <w:marBottom w:val="0"/>
      <w:divBdr>
        <w:top w:val="none" w:sz="0" w:space="0" w:color="auto"/>
        <w:left w:val="none" w:sz="0" w:space="0" w:color="auto"/>
        <w:bottom w:val="none" w:sz="0" w:space="0" w:color="auto"/>
        <w:right w:val="none" w:sz="0" w:space="0" w:color="auto"/>
      </w:divBdr>
    </w:div>
    <w:div w:id="559828132">
      <w:marLeft w:val="640"/>
      <w:marRight w:val="0"/>
      <w:marTop w:val="0"/>
      <w:marBottom w:val="0"/>
      <w:divBdr>
        <w:top w:val="none" w:sz="0" w:space="0" w:color="auto"/>
        <w:left w:val="none" w:sz="0" w:space="0" w:color="auto"/>
        <w:bottom w:val="none" w:sz="0" w:space="0" w:color="auto"/>
        <w:right w:val="none" w:sz="0" w:space="0" w:color="auto"/>
      </w:divBdr>
    </w:div>
    <w:div w:id="559829792">
      <w:marLeft w:val="640"/>
      <w:marRight w:val="0"/>
      <w:marTop w:val="0"/>
      <w:marBottom w:val="0"/>
      <w:divBdr>
        <w:top w:val="none" w:sz="0" w:space="0" w:color="auto"/>
        <w:left w:val="none" w:sz="0" w:space="0" w:color="auto"/>
        <w:bottom w:val="none" w:sz="0" w:space="0" w:color="auto"/>
        <w:right w:val="none" w:sz="0" w:space="0" w:color="auto"/>
      </w:divBdr>
    </w:div>
    <w:div w:id="559948228">
      <w:marLeft w:val="640"/>
      <w:marRight w:val="0"/>
      <w:marTop w:val="0"/>
      <w:marBottom w:val="0"/>
      <w:divBdr>
        <w:top w:val="none" w:sz="0" w:space="0" w:color="auto"/>
        <w:left w:val="none" w:sz="0" w:space="0" w:color="auto"/>
        <w:bottom w:val="none" w:sz="0" w:space="0" w:color="auto"/>
        <w:right w:val="none" w:sz="0" w:space="0" w:color="auto"/>
      </w:divBdr>
    </w:div>
    <w:div w:id="560139816">
      <w:marLeft w:val="640"/>
      <w:marRight w:val="0"/>
      <w:marTop w:val="0"/>
      <w:marBottom w:val="0"/>
      <w:divBdr>
        <w:top w:val="none" w:sz="0" w:space="0" w:color="auto"/>
        <w:left w:val="none" w:sz="0" w:space="0" w:color="auto"/>
        <w:bottom w:val="none" w:sz="0" w:space="0" w:color="auto"/>
        <w:right w:val="none" w:sz="0" w:space="0" w:color="auto"/>
      </w:divBdr>
    </w:div>
    <w:div w:id="560168191">
      <w:marLeft w:val="640"/>
      <w:marRight w:val="0"/>
      <w:marTop w:val="0"/>
      <w:marBottom w:val="0"/>
      <w:divBdr>
        <w:top w:val="none" w:sz="0" w:space="0" w:color="auto"/>
        <w:left w:val="none" w:sz="0" w:space="0" w:color="auto"/>
        <w:bottom w:val="none" w:sz="0" w:space="0" w:color="auto"/>
        <w:right w:val="none" w:sz="0" w:space="0" w:color="auto"/>
      </w:divBdr>
    </w:div>
    <w:div w:id="560287716">
      <w:marLeft w:val="640"/>
      <w:marRight w:val="0"/>
      <w:marTop w:val="0"/>
      <w:marBottom w:val="0"/>
      <w:divBdr>
        <w:top w:val="none" w:sz="0" w:space="0" w:color="auto"/>
        <w:left w:val="none" w:sz="0" w:space="0" w:color="auto"/>
        <w:bottom w:val="none" w:sz="0" w:space="0" w:color="auto"/>
        <w:right w:val="none" w:sz="0" w:space="0" w:color="auto"/>
      </w:divBdr>
    </w:div>
    <w:div w:id="560289479">
      <w:marLeft w:val="640"/>
      <w:marRight w:val="0"/>
      <w:marTop w:val="0"/>
      <w:marBottom w:val="0"/>
      <w:divBdr>
        <w:top w:val="none" w:sz="0" w:space="0" w:color="auto"/>
        <w:left w:val="none" w:sz="0" w:space="0" w:color="auto"/>
        <w:bottom w:val="none" w:sz="0" w:space="0" w:color="auto"/>
        <w:right w:val="none" w:sz="0" w:space="0" w:color="auto"/>
      </w:divBdr>
    </w:div>
    <w:div w:id="560291201">
      <w:marLeft w:val="640"/>
      <w:marRight w:val="0"/>
      <w:marTop w:val="0"/>
      <w:marBottom w:val="0"/>
      <w:divBdr>
        <w:top w:val="none" w:sz="0" w:space="0" w:color="auto"/>
        <w:left w:val="none" w:sz="0" w:space="0" w:color="auto"/>
        <w:bottom w:val="none" w:sz="0" w:space="0" w:color="auto"/>
        <w:right w:val="none" w:sz="0" w:space="0" w:color="auto"/>
      </w:divBdr>
    </w:div>
    <w:div w:id="560291710">
      <w:marLeft w:val="640"/>
      <w:marRight w:val="0"/>
      <w:marTop w:val="0"/>
      <w:marBottom w:val="0"/>
      <w:divBdr>
        <w:top w:val="none" w:sz="0" w:space="0" w:color="auto"/>
        <w:left w:val="none" w:sz="0" w:space="0" w:color="auto"/>
        <w:bottom w:val="none" w:sz="0" w:space="0" w:color="auto"/>
        <w:right w:val="none" w:sz="0" w:space="0" w:color="auto"/>
      </w:divBdr>
    </w:div>
    <w:div w:id="560334598">
      <w:marLeft w:val="640"/>
      <w:marRight w:val="0"/>
      <w:marTop w:val="0"/>
      <w:marBottom w:val="0"/>
      <w:divBdr>
        <w:top w:val="none" w:sz="0" w:space="0" w:color="auto"/>
        <w:left w:val="none" w:sz="0" w:space="0" w:color="auto"/>
        <w:bottom w:val="none" w:sz="0" w:space="0" w:color="auto"/>
        <w:right w:val="none" w:sz="0" w:space="0" w:color="auto"/>
      </w:divBdr>
    </w:div>
    <w:div w:id="560360545">
      <w:marLeft w:val="640"/>
      <w:marRight w:val="0"/>
      <w:marTop w:val="0"/>
      <w:marBottom w:val="0"/>
      <w:divBdr>
        <w:top w:val="none" w:sz="0" w:space="0" w:color="auto"/>
        <w:left w:val="none" w:sz="0" w:space="0" w:color="auto"/>
        <w:bottom w:val="none" w:sz="0" w:space="0" w:color="auto"/>
        <w:right w:val="none" w:sz="0" w:space="0" w:color="auto"/>
      </w:divBdr>
    </w:div>
    <w:div w:id="560482316">
      <w:marLeft w:val="640"/>
      <w:marRight w:val="0"/>
      <w:marTop w:val="0"/>
      <w:marBottom w:val="0"/>
      <w:divBdr>
        <w:top w:val="none" w:sz="0" w:space="0" w:color="auto"/>
        <w:left w:val="none" w:sz="0" w:space="0" w:color="auto"/>
        <w:bottom w:val="none" w:sz="0" w:space="0" w:color="auto"/>
        <w:right w:val="none" w:sz="0" w:space="0" w:color="auto"/>
      </w:divBdr>
    </w:div>
    <w:div w:id="560557690">
      <w:marLeft w:val="640"/>
      <w:marRight w:val="0"/>
      <w:marTop w:val="0"/>
      <w:marBottom w:val="0"/>
      <w:divBdr>
        <w:top w:val="none" w:sz="0" w:space="0" w:color="auto"/>
        <w:left w:val="none" w:sz="0" w:space="0" w:color="auto"/>
        <w:bottom w:val="none" w:sz="0" w:space="0" w:color="auto"/>
        <w:right w:val="none" w:sz="0" w:space="0" w:color="auto"/>
      </w:divBdr>
    </w:div>
    <w:div w:id="560865255">
      <w:marLeft w:val="640"/>
      <w:marRight w:val="0"/>
      <w:marTop w:val="0"/>
      <w:marBottom w:val="0"/>
      <w:divBdr>
        <w:top w:val="none" w:sz="0" w:space="0" w:color="auto"/>
        <w:left w:val="none" w:sz="0" w:space="0" w:color="auto"/>
        <w:bottom w:val="none" w:sz="0" w:space="0" w:color="auto"/>
        <w:right w:val="none" w:sz="0" w:space="0" w:color="auto"/>
      </w:divBdr>
    </w:div>
    <w:div w:id="560941166">
      <w:marLeft w:val="640"/>
      <w:marRight w:val="0"/>
      <w:marTop w:val="0"/>
      <w:marBottom w:val="0"/>
      <w:divBdr>
        <w:top w:val="none" w:sz="0" w:space="0" w:color="auto"/>
        <w:left w:val="none" w:sz="0" w:space="0" w:color="auto"/>
        <w:bottom w:val="none" w:sz="0" w:space="0" w:color="auto"/>
        <w:right w:val="none" w:sz="0" w:space="0" w:color="auto"/>
      </w:divBdr>
    </w:div>
    <w:div w:id="560991289">
      <w:marLeft w:val="640"/>
      <w:marRight w:val="0"/>
      <w:marTop w:val="0"/>
      <w:marBottom w:val="0"/>
      <w:divBdr>
        <w:top w:val="none" w:sz="0" w:space="0" w:color="auto"/>
        <w:left w:val="none" w:sz="0" w:space="0" w:color="auto"/>
        <w:bottom w:val="none" w:sz="0" w:space="0" w:color="auto"/>
        <w:right w:val="none" w:sz="0" w:space="0" w:color="auto"/>
      </w:divBdr>
    </w:div>
    <w:div w:id="561017883">
      <w:marLeft w:val="640"/>
      <w:marRight w:val="0"/>
      <w:marTop w:val="0"/>
      <w:marBottom w:val="0"/>
      <w:divBdr>
        <w:top w:val="none" w:sz="0" w:space="0" w:color="auto"/>
        <w:left w:val="none" w:sz="0" w:space="0" w:color="auto"/>
        <w:bottom w:val="none" w:sz="0" w:space="0" w:color="auto"/>
        <w:right w:val="none" w:sz="0" w:space="0" w:color="auto"/>
      </w:divBdr>
    </w:div>
    <w:div w:id="561020821">
      <w:marLeft w:val="640"/>
      <w:marRight w:val="0"/>
      <w:marTop w:val="0"/>
      <w:marBottom w:val="0"/>
      <w:divBdr>
        <w:top w:val="none" w:sz="0" w:space="0" w:color="auto"/>
        <w:left w:val="none" w:sz="0" w:space="0" w:color="auto"/>
        <w:bottom w:val="none" w:sz="0" w:space="0" w:color="auto"/>
        <w:right w:val="none" w:sz="0" w:space="0" w:color="auto"/>
      </w:divBdr>
    </w:div>
    <w:div w:id="561059488">
      <w:marLeft w:val="640"/>
      <w:marRight w:val="0"/>
      <w:marTop w:val="0"/>
      <w:marBottom w:val="0"/>
      <w:divBdr>
        <w:top w:val="none" w:sz="0" w:space="0" w:color="auto"/>
        <w:left w:val="none" w:sz="0" w:space="0" w:color="auto"/>
        <w:bottom w:val="none" w:sz="0" w:space="0" w:color="auto"/>
        <w:right w:val="none" w:sz="0" w:space="0" w:color="auto"/>
      </w:divBdr>
    </w:div>
    <w:div w:id="561060134">
      <w:marLeft w:val="640"/>
      <w:marRight w:val="0"/>
      <w:marTop w:val="0"/>
      <w:marBottom w:val="0"/>
      <w:divBdr>
        <w:top w:val="none" w:sz="0" w:space="0" w:color="auto"/>
        <w:left w:val="none" w:sz="0" w:space="0" w:color="auto"/>
        <w:bottom w:val="none" w:sz="0" w:space="0" w:color="auto"/>
        <w:right w:val="none" w:sz="0" w:space="0" w:color="auto"/>
      </w:divBdr>
    </w:div>
    <w:div w:id="561136679">
      <w:marLeft w:val="640"/>
      <w:marRight w:val="0"/>
      <w:marTop w:val="0"/>
      <w:marBottom w:val="0"/>
      <w:divBdr>
        <w:top w:val="none" w:sz="0" w:space="0" w:color="auto"/>
        <w:left w:val="none" w:sz="0" w:space="0" w:color="auto"/>
        <w:bottom w:val="none" w:sz="0" w:space="0" w:color="auto"/>
        <w:right w:val="none" w:sz="0" w:space="0" w:color="auto"/>
      </w:divBdr>
    </w:div>
    <w:div w:id="561139430">
      <w:marLeft w:val="640"/>
      <w:marRight w:val="0"/>
      <w:marTop w:val="0"/>
      <w:marBottom w:val="0"/>
      <w:divBdr>
        <w:top w:val="none" w:sz="0" w:space="0" w:color="auto"/>
        <w:left w:val="none" w:sz="0" w:space="0" w:color="auto"/>
        <w:bottom w:val="none" w:sz="0" w:space="0" w:color="auto"/>
        <w:right w:val="none" w:sz="0" w:space="0" w:color="auto"/>
      </w:divBdr>
    </w:div>
    <w:div w:id="561185238">
      <w:marLeft w:val="640"/>
      <w:marRight w:val="0"/>
      <w:marTop w:val="0"/>
      <w:marBottom w:val="0"/>
      <w:divBdr>
        <w:top w:val="none" w:sz="0" w:space="0" w:color="auto"/>
        <w:left w:val="none" w:sz="0" w:space="0" w:color="auto"/>
        <w:bottom w:val="none" w:sz="0" w:space="0" w:color="auto"/>
        <w:right w:val="none" w:sz="0" w:space="0" w:color="auto"/>
      </w:divBdr>
    </w:div>
    <w:div w:id="561253021">
      <w:marLeft w:val="640"/>
      <w:marRight w:val="0"/>
      <w:marTop w:val="0"/>
      <w:marBottom w:val="0"/>
      <w:divBdr>
        <w:top w:val="none" w:sz="0" w:space="0" w:color="auto"/>
        <w:left w:val="none" w:sz="0" w:space="0" w:color="auto"/>
        <w:bottom w:val="none" w:sz="0" w:space="0" w:color="auto"/>
        <w:right w:val="none" w:sz="0" w:space="0" w:color="auto"/>
      </w:divBdr>
    </w:div>
    <w:div w:id="561253279">
      <w:marLeft w:val="640"/>
      <w:marRight w:val="0"/>
      <w:marTop w:val="0"/>
      <w:marBottom w:val="0"/>
      <w:divBdr>
        <w:top w:val="none" w:sz="0" w:space="0" w:color="auto"/>
        <w:left w:val="none" w:sz="0" w:space="0" w:color="auto"/>
        <w:bottom w:val="none" w:sz="0" w:space="0" w:color="auto"/>
        <w:right w:val="none" w:sz="0" w:space="0" w:color="auto"/>
      </w:divBdr>
    </w:div>
    <w:div w:id="561257554">
      <w:marLeft w:val="640"/>
      <w:marRight w:val="0"/>
      <w:marTop w:val="0"/>
      <w:marBottom w:val="0"/>
      <w:divBdr>
        <w:top w:val="none" w:sz="0" w:space="0" w:color="auto"/>
        <w:left w:val="none" w:sz="0" w:space="0" w:color="auto"/>
        <w:bottom w:val="none" w:sz="0" w:space="0" w:color="auto"/>
        <w:right w:val="none" w:sz="0" w:space="0" w:color="auto"/>
      </w:divBdr>
    </w:div>
    <w:div w:id="561259493">
      <w:marLeft w:val="640"/>
      <w:marRight w:val="0"/>
      <w:marTop w:val="0"/>
      <w:marBottom w:val="0"/>
      <w:divBdr>
        <w:top w:val="none" w:sz="0" w:space="0" w:color="auto"/>
        <w:left w:val="none" w:sz="0" w:space="0" w:color="auto"/>
        <w:bottom w:val="none" w:sz="0" w:space="0" w:color="auto"/>
        <w:right w:val="none" w:sz="0" w:space="0" w:color="auto"/>
      </w:divBdr>
    </w:div>
    <w:div w:id="561449892">
      <w:marLeft w:val="640"/>
      <w:marRight w:val="0"/>
      <w:marTop w:val="0"/>
      <w:marBottom w:val="0"/>
      <w:divBdr>
        <w:top w:val="none" w:sz="0" w:space="0" w:color="auto"/>
        <w:left w:val="none" w:sz="0" w:space="0" w:color="auto"/>
        <w:bottom w:val="none" w:sz="0" w:space="0" w:color="auto"/>
        <w:right w:val="none" w:sz="0" w:space="0" w:color="auto"/>
      </w:divBdr>
    </w:div>
    <w:div w:id="561527624">
      <w:marLeft w:val="640"/>
      <w:marRight w:val="0"/>
      <w:marTop w:val="0"/>
      <w:marBottom w:val="0"/>
      <w:divBdr>
        <w:top w:val="none" w:sz="0" w:space="0" w:color="auto"/>
        <w:left w:val="none" w:sz="0" w:space="0" w:color="auto"/>
        <w:bottom w:val="none" w:sz="0" w:space="0" w:color="auto"/>
        <w:right w:val="none" w:sz="0" w:space="0" w:color="auto"/>
      </w:divBdr>
    </w:div>
    <w:div w:id="561528840">
      <w:marLeft w:val="640"/>
      <w:marRight w:val="0"/>
      <w:marTop w:val="0"/>
      <w:marBottom w:val="0"/>
      <w:divBdr>
        <w:top w:val="none" w:sz="0" w:space="0" w:color="auto"/>
        <w:left w:val="none" w:sz="0" w:space="0" w:color="auto"/>
        <w:bottom w:val="none" w:sz="0" w:space="0" w:color="auto"/>
        <w:right w:val="none" w:sz="0" w:space="0" w:color="auto"/>
      </w:divBdr>
    </w:div>
    <w:div w:id="561599451">
      <w:marLeft w:val="640"/>
      <w:marRight w:val="0"/>
      <w:marTop w:val="0"/>
      <w:marBottom w:val="0"/>
      <w:divBdr>
        <w:top w:val="none" w:sz="0" w:space="0" w:color="auto"/>
        <w:left w:val="none" w:sz="0" w:space="0" w:color="auto"/>
        <w:bottom w:val="none" w:sz="0" w:space="0" w:color="auto"/>
        <w:right w:val="none" w:sz="0" w:space="0" w:color="auto"/>
      </w:divBdr>
    </w:div>
    <w:div w:id="561603113">
      <w:marLeft w:val="640"/>
      <w:marRight w:val="0"/>
      <w:marTop w:val="0"/>
      <w:marBottom w:val="0"/>
      <w:divBdr>
        <w:top w:val="none" w:sz="0" w:space="0" w:color="auto"/>
        <w:left w:val="none" w:sz="0" w:space="0" w:color="auto"/>
        <w:bottom w:val="none" w:sz="0" w:space="0" w:color="auto"/>
        <w:right w:val="none" w:sz="0" w:space="0" w:color="auto"/>
      </w:divBdr>
    </w:div>
    <w:div w:id="561675083">
      <w:marLeft w:val="640"/>
      <w:marRight w:val="0"/>
      <w:marTop w:val="0"/>
      <w:marBottom w:val="0"/>
      <w:divBdr>
        <w:top w:val="none" w:sz="0" w:space="0" w:color="auto"/>
        <w:left w:val="none" w:sz="0" w:space="0" w:color="auto"/>
        <w:bottom w:val="none" w:sz="0" w:space="0" w:color="auto"/>
        <w:right w:val="none" w:sz="0" w:space="0" w:color="auto"/>
      </w:divBdr>
    </w:div>
    <w:div w:id="561675820">
      <w:marLeft w:val="640"/>
      <w:marRight w:val="0"/>
      <w:marTop w:val="0"/>
      <w:marBottom w:val="0"/>
      <w:divBdr>
        <w:top w:val="none" w:sz="0" w:space="0" w:color="auto"/>
        <w:left w:val="none" w:sz="0" w:space="0" w:color="auto"/>
        <w:bottom w:val="none" w:sz="0" w:space="0" w:color="auto"/>
        <w:right w:val="none" w:sz="0" w:space="0" w:color="auto"/>
      </w:divBdr>
    </w:div>
    <w:div w:id="561717410">
      <w:marLeft w:val="640"/>
      <w:marRight w:val="0"/>
      <w:marTop w:val="0"/>
      <w:marBottom w:val="0"/>
      <w:divBdr>
        <w:top w:val="none" w:sz="0" w:space="0" w:color="auto"/>
        <w:left w:val="none" w:sz="0" w:space="0" w:color="auto"/>
        <w:bottom w:val="none" w:sz="0" w:space="0" w:color="auto"/>
        <w:right w:val="none" w:sz="0" w:space="0" w:color="auto"/>
      </w:divBdr>
    </w:div>
    <w:div w:id="561788831">
      <w:marLeft w:val="640"/>
      <w:marRight w:val="0"/>
      <w:marTop w:val="0"/>
      <w:marBottom w:val="0"/>
      <w:divBdr>
        <w:top w:val="none" w:sz="0" w:space="0" w:color="auto"/>
        <w:left w:val="none" w:sz="0" w:space="0" w:color="auto"/>
        <w:bottom w:val="none" w:sz="0" w:space="0" w:color="auto"/>
        <w:right w:val="none" w:sz="0" w:space="0" w:color="auto"/>
      </w:divBdr>
    </w:div>
    <w:div w:id="561796466">
      <w:marLeft w:val="480"/>
      <w:marRight w:val="0"/>
      <w:marTop w:val="0"/>
      <w:marBottom w:val="0"/>
      <w:divBdr>
        <w:top w:val="none" w:sz="0" w:space="0" w:color="auto"/>
        <w:left w:val="none" w:sz="0" w:space="0" w:color="auto"/>
        <w:bottom w:val="none" w:sz="0" w:space="0" w:color="auto"/>
        <w:right w:val="none" w:sz="0" w:space="0" w:color="auto"/>
      </w:divBdr>
    </w:div>
    <w:div w:id="561909091">
      <w:marLeft w:val="640"/>
      <w:marRight w:val="0"/>
      <w:marTop w:val="0"/>
      <w:marBottom w:val="0"/>
      <w:divBdr>
        <w:top w:val="none" w:sz="0" w:space="0" w:color="auto"/>
        <w:left w:val="none" w:sz="0" w:space="0" w:color="auto"/>
        <w:bottom w:val="none" w:sz="0" w:space="0" w:color="auto"/>
        <w:right w:val="none" w:sz="0" w:space="0" w:color="auto"/>
      </w:divBdr>
    </w:div>
    <w:div w:id="561911516">
      <w:marLeft w:val="640"/>
      <w:marRight w:val="0"/>
      <w:marTop w:val="0"/>
      <w:marBottom w:val="0"/>
      <w:divBdr>
        <w:top w:val="none" w:sz="0" w:space="0" w:color="auto"/>
        <w:left w:val="none" w:sz="0" w:space="0" w:color="auto"/>
        <w:bottom w:val="none" w:sz="0" w:space="0" w:color="auto"/>
        <w:right w:val="none" w:sz="0" w:space="0" w:color="auto"/>
      </w:divBdr>
    </w:div>
    <w:div w:id="562064926">
      <w:marLeft w:val="640"/>
      <w:marRight w:val="0"/>
      <w:marTop w:val="0"/>
      <w:marBottom w:val="0"/>
      <w:divBdr>
        <w:top w:val="none" w:sz="0" w:space="0" w:color="auto"/>
        <w:left w:val="none" w:sz="0" w:space="0" w:color="auto"/>
        <w:bottom w:val="none" w:sz="0" w:space="0" w:color="auto"/>
        <w:right w:val="none" w:sz="0" w:space="0" w:color="auto"/>
      </w:divBdr>
    </w:div>
    <w:div w:id="562102817">
      <w:marLeft w:val="640"/>
      <w:marRight w:val="0"/>
      <w:marTop w:val="0"/>
      <w:marBottom w:val="0"/>
      <w:divBdr>
        <w:top w:val="none" w:sz="0" w:space="0" w:color="auto"/>
        <w:left w:val="none" w:sz="0" w:space="0" w:color="auto"/>
        <w:bottom w:val="none" w:sz="0" w:space="0" w:color="auto"/>
        <w:right w:val="none" w:sz="0" w:space="0" w:color="auto"/>
      </w:divBdr>
    </w:div>
    <w:div w:id="562105404">
      <w:marLeft w:val="640"/>
      <w:marRight w:val="0"/>
      <w:marTop w:val="0"/>
      <w:marBottom w:val="0"/>
      <w:divBdr>
        <w:top w:val="none" w:sz="0" w:space="0" w:color="auto"/>
        <w:left w:val="none" w:sz="0" w:space="0" w:color="auto"/>
        <w:bottom w:val="none" w:sz="0" w:space="0" w:color="auto"/>
        <w:right w:val="none" w:sz="0" w:space="0" w:color="auto"/>
      </w:divBdr>
    </w:div>
    <w:div w:id="562252031">
      <w:marLeft w:val="640"/>
      <w:marRight w:val="0"/>
      <w:marTop w:val="0"/>
      <w:marBottom w:val="0"/>
      <w:divBdr>
        <w:top w:val="none" w:sz="0" w:space="0" w:color="auto"/>
        <w:left w:val="none" w:sz="0" w:space="0" w:color="auto"/>
        <w:bottom w:val="none" w:sz="0" w:space="0" w:color="auto"/>
        <w:right w:val="none" w:sz="0" w:space="0" w:color="auto"/>
      </w:divBdr>
    </w:div>
    <w:div w:id="562252242">
      <w:marLeft w:val="640"/>
      <w:marRight w:val="0"/>
      <w:marTop w:val="0"/>
      <w:marBottom w:val="0"/>
      <w:divBdr>
        <w:top w:val="none" w:sz="0" w:space="0" w:color="auto"/>
        <w:left w:val="none" w:sz="0" w:space="0" w:color="auto"/>
        <w:bottom w:val="none" w:sz="0" w:space="0" w:color="auto"/>
        <w:right w:val="none" w:sz="0" w:space="0" w:color="auto"/>
      </w:divBdr>
    </w:div>
    <w:div w:id="562301225">
      <w:marLeft w:val="640"/>
      <w:marRight w:val="0"/>
      <w:marTop w:val="0"/>
      <w:marBottom w:val="0"/>
      <w:divBdr>
        <w:top w:val="none" w:sz="0" w:space="0" w:color="auto"/>
        <w:left w:val="none" w:sz="0" w:space="0" w:color="auto"/>
        <w:bottom w:val="none" w:sz="0" w:space="0" w:color="auto"/>
        <w:right w:val="none" w:sz="0" w:space="0" w:color="auto"/>
      </w:divBdr>
    </w:div>
    <w:div w:id="562329077">
      <w:marLeft w:val="640"/>
      <w:marRight w:val="0"/>
      <w:marTop w:val="0"/>
      <w:marBottom w:val="0"/>
      <w:divBdr>
        <w:top w:val="none" w:sz="0" w:space="0" w:color="auto"/>
        <w:left w:val="none" w:sz="0" w:space="0" w:color="auto"/>
        <w:bottom w:val="none" w:sz="0" w:space="0" w:color="auto"/>
        <w:right w:val="none" w:sz="0" w:space="0" w:color="auto"/>
      </w:divBdr>
    </w:div>
    <w:div w:id="562449750">
      <w:marLeft w:val="640"/>
      <w:marRight w:val="0"/>
      <w:marTop w:val="0"/>
      <w:marBottom w:val="0"/>
      <w:divBdr>
        <w:top w:val="none" w:sz="0" w:space="0" w:color="auto"/>
        <w:left w:val="none" w:sz="0" w:space="0" w:color="auto"/>
        <w:bottom w:val="none" w:sz="0" w:space="0" w:color="auto"/>
        <w:right w:val="none" w:sz="0" w:space="0" w:color="auto"/>
      </w:divBdr>
    </w:div>
    <w:div w:id="562638170">
      <w:marLeft w:val="640"/>
      <w:marRight w:val="0"/>
      <w:marTop w:val="0"/>
      <w:marBottom w:val="0"/>
      <w:divBdr>
        <w:top w:val="none" w:sz="0" w:space="0" w:color="auto"/>
        <w:left w:val="none" w:sz="0" w:space="0" w:color="auto"/>
        <w:bottom w:val="none" w:sz="0" w:space="0" w:color="auto"/>
        <w:right w:val="none" w:sz="0" w:space="0" w:color="auto"/>
      </w:divBdr>
    </w:div>
    <w:div w:id="562645602">
      <w:marLeft w:val="640"/>
      <w:marRight w:val="0"/>
      <w:marTop w:val="0"/>
      <w:marBottom w:val="0"/>
      <w:divBdr>
        <w:top w:val="none" w:sz="0" w:space="0" w:color="auto"/>
        <w:left w:val="none" w:sz="0" w:space="0" w:color="auto"/>
        <w:bottom w:val="none" w:sz="0" w:space="0" w:color="auto"/>
        <w:right w:val="none" w:sz="0" w:space="0" w:color="auto"/>
      </w:divBdr>
    </w:div>
    <w:div w:id="562757683">
      <w:marLeft w:val="640"/>
      <w:marRight w:val="0"/>
      <w:marTop w:val="0"/>
      <w:marBottom w:val="0"/>
      <w:divBdr>
        <w:top w:val="none" w:sz="0" w:space="0" w:color="auto"/>
        <w:left w:val="none" w:sz="0" w:space="0" w:color="auto"/>
        <w:bottom w:val="none" w:sz="0" w:space="0" w:color="auto"/>
        <w:right w:val="none" w:sz="0" w:space="0" w:color="auto"/>
      </w:divBdr>
    </w:div>
    <w:div w:id="562758328">
      <w:marLeft w:val="640"/>
      <w:marRight w:val="0"/>
      <w:marTop w:val="0"/>
      <w:marBottom w:val="0"/>
      <w:divBdr>
        <w:top w:val="none" w:sz="0" w:space="0" w:color="auto"/>
        <w:left w:val="none" w:sz="0" w:space="0" w:color="auto"/>
        <w:bottom w:val="none" w:sz="0" w:space="0" w:color="auto"/>
        <w:right w:val="none" w:sz="0" w:space="0" w:color="auto"/>
      </w:divBdr>
    </w:div>
    <w:div w:id="562763534">
      <w:marLeft w:val="640"/>
      <w:marRight w:val="0"/>
      <w:marTop w:val="0"/>
      <w:marBottom w:val="0"/>
      <w:divBdr>
        <w:top w:val="none" w:sz="0" w:space="0" w:color="auto"/>
        <w:left w:val="none" w:sz="0" w:space="0" w:color="auto"/>
        <w:bottom w:val="none" w:sz="0" w:space="0" w:color="auto"/>
        <w:right w:val="none" w:sz="0" w:space="0" w:color="auto"/>
      </w:divBdr>
    </w:div>
    <w:div w:id="562832491">
      <w:marLeft w:val="640"/>
      <w:marRight w:val="0"/>
      <w:marTop w:val="0"/>
      <w:marBottom w:val="0"/>
      <w:divBdr>
        <w:top w:val="none" w:sz="0" w:space="0" w:color="auto"/>
        <w:left w:val="none" w:sz="0" w:space="0" w:color="auto"/>
        <w:bottom w:val="none" w:sz="0" w:space="0" w:color="auto"/>
        <w:right w:val="none" w:sz="0" w:space="0" w:color="auto"/>
      </w:divBdr>
    </w:div>
    <w:div w:id="562835699">
      <w:marLeft w:val="640"/>
      <w:marRight w:val="0"/>
      <w:marTop w:val="0"/>
      <w:marBottom w:val="0"/>
      <w:divBdr>
        <w:top w:val="none" w:sz="0" w:space="0" w:color="auto"/>
        <w:left w:val="none" w:sz="0" w:space="0" w:color="auto"/>
        <w:bottom w:val="none" w:sz="0" w:space="0" w:color="auto"/>
        <w:right w:val="none" w:sz="0" w:space="0" w:color="auto"/>
      </w:divBdr>
    </w:div>
    <w:div w:id="562909222">
      <w:marLeft w:val="640"/>
      <w:marRight w:val="0"/>
      <w:marTop w:val="0"/>
      <w:marBottom w:val="0"/>
      <w:divBdr>
        <w:top w:val="none" w:sz="0" w:space="0" w:color="auto"/>
        <w:left w:val="none" w:sz="0" w:space="0" w:color="auto"/>
        <w:bottom w:val="none" w:sz="0" w:space="0" w:color="auto"/>
        <w:right w:val="none" w:sz="0" w:space="0" w:color="auto"/>
      </w:divBdr>
    </w:div>
    <w:div w:id="563103199">
      <w:marLeft w:val="640"/>
      <w:marRight w:val="0"/>
      <w:marTop w:val="0"/>
      <w:marBottom w:val="0"/>
      <w:divBdr>
        <w:top w:val="none" w:sz="0" w:space="0" w:color="auto"/>
        <w:left w:val="none" w:sz="0" w:space="0" w:color="auto"/>
        <w:bottom w:val="none" w:sz="0" w:space="0" w:color="auto"/>
        <w:right w:val="none" w:sz="0" w:space="0" w:color="auto"/>
      </w:divBdr>
    </w:div>
    <w:div w:id="563181623">
      <w:marLeft w:val="640"/>
      <w:marRight w:val="0"/>
      <w:marTop w:val="0"/>
      <w:marBottom w:val="0"/>
      <w:divBdr>
        <w:top w:val="none" w:sz="0" w:space="0" w:color="auto"/>
        <w:left w:val="none" w:sz="0" w:space="0" w:color="auto"/>
        <w:bottom w:val="none" w:sz="0" w:space="0" w:color="auto"/>
        <w:right w:val="none" w:sz="0" w:space="0" w:color="auto"/>
      </w:divBdr>
    </w:div>
    <w:div w:id="563223539">
      <w:marLeft w:val="640"/>
      <w:marRight w:val="0"/>
      <w:marTop w:val="0"/>
      <w:marBottom w:val="0"/>
      <w:divBdr>
        <w:top w:val="none" w:sz="0" w:space="0" w:color="auto"/>
        <w:left w:val="none" w:sz="0" w:space="0" w:color="auto"/>
        <w:bottom w:val="none" w:sz="0" w:space="0" w:color="auto"/>
        <w:right w:val="none" w:sz="0" w:space="0" w:color="auto"/>
      </w:divBdr>
    </w:div>
    <w:div w:id="563295765">
      <w:marLeft w:val="640"/>
      <w:marRight w:val="0"/>
      <w:marTop w:val="0"/>
      <w:marBottom w:val="0"/>
      <w:divBdr>
        <w:top w:val="none" w:sz="0" w:space="0" w:color="auto"/>
        <w:left w:val="none" w:sz="0" w:space="0" w:color="auto"/>
        <w:bottom w:val="none" w:sz="0" w:space="0" w:color="auto"/>
        <w:right w:val="none" w:sz="0" w:space="0" w:color="auto"/>
      </w:divBdr>
    </w:div>
    <w:div w:id="563296607">
      <w:marLeft w:val="640"/>
      <w:marRight w:val="0"/>
      <w:marTop w:val="0"/>
      <w:marBottom w:val="0"/>
      <w:divBdr>
        <w:top w:val="none" w:sz="0" w:space="0" w:color="auto"/>
        <w:left w:val="none" w:sz="0" w:space="0" w:color="auto"/>
        <w:bottom w:val="none" w:sz="0" w:space="0" w:color="auto"/>
        <w:right w:val="none" w:sz="0" w:space="0" w:color="auto"/>
      </w:divBdr>
    </w:div>
    <w:div w:id="563373048">
      <w:marLeft w:val="640"/>
      <w:marRight w:val="0"/>
      <w:marTop w:val="0"/>
      <w:marBottom w:val="0"/>
      <w:divBdr>
        <w:top w:val="none" w:sz="0" w:space="0" w:color="auto"/>
        <w:left w:val="none" w:sz="0" w:space="0" w:color="auto"/>
        <w:bottom w:val="none" w:sz="0" w:space="0" w:color="auto"/>
        <w:right w:val="none" w:sz="0" w:space="0" w:color="auto"/>
      </w:divBdr>
    </w:div>
    <w:div w:id="563375350">
      <w:marLeft w:val="640"/>
      <w:marRight w:val="0"/>
      <w:marTop w:val="0"/>
      <w:marBottom w:val="0"/>
      <w:divBdr>
        <w:top w:val="none" w:sz="0" w:space="0" w:color="auto"/>
        <w:left w:val="none" w:sz="0" w:space="0" w:color="auto"/>
        <w:bottom w:val="none" w:sz="0" w:space="0" w:color="auto"/>
        <w:right w:val="none" w:sz="0" w:space="0" w:color="auto"/>
      </w:divBdr>
    </w:div>
    <w:div w:id="563417650">
      <w:marLeft w:val="640"/>
      <w:marRight w:val="0"/>
      <w:marTop w:val="0"/>
      <w:marBottom w:val="0"/>
      <w:divBdr>
        <w:top w:val="none" w:sz="0" w:space="0" w:color="auto"/>
        <w:left w:val="none" w:sz="0" w:space="0" w:color="auto"/>
        <w:bottom w:val="none" w:sz="0" w:space="0" w:color="auto"/>
        <w:right w:val="none" w:sz="0" w:space="0" w:color="auto"/>
      </w:divBdr>
    </w:div>
    <w:div w:id="563418330">
      <w:marLeft w:val="640"/>
      <w:marRight w:val="0"/>
      <w:marTop w:val="0"/>
      <w:marBottom w:val="0"/>
      <w:divBdr>
        <w:top w:val="none" w:sz="0" w:space="0" w:color="auto"/>
        <w:left w:val="none" w:sz="0" w:space="0" w:color="auto"/>
        <w:bottom w:val="none" w:sz="0" w:space="0" w:color="auto"/>
        <w:right w:val="none" w:sz="0" w:space="0" w:color="auto"/>
      </w:divBdr>
    </w:div>
    <w:div w:id="563487744">
      <w:marLeft w:val="640"/>
      <w:marRight w:val="0"/>
      <w:marTop w:val="0"/>
      <w:marBottom w:val="0"/>
      <w:divBdr>
        <w:top w:val="none" w:sz="0" w:space="0" w:color="auto"/>
        <w:left w:val="none" w:sz="0" w:space="0" w:color="auto"/>
        <w:bottom w:val="none" w:sz="0" w:space="0" w:color="auto"/>
        <w:right w:val="none" w:sz="0" w:space="0" w:color="auto"/>
      </w:divBdr>
    </w:div>
    <w:div w:id="563489394">
      <w:marLeft w:val="640"/>
      <w:marRight w:val="0"/>
      <w:marTop w:val="0"/>
      <w:marBottom w:val="0"/>
      <w:divBdr>
        <w:top w:val="none" w:sz="0" w:space="0" w:color="auto"/>
        <w:left w:val="none" w:sz="0" w:space="0" w:color="auto"/>
        <w:bottom w:val="none" w:sz="0" w:space="0" w:color="auto"/>
        <w:right w:val="none" w:sz="0" w:space="0" w:color="auto"/>
      </w:divBdr>
    </w:div>
    <w:div w:id="563491803">
      <w:marLeft w:val="640"/>
      <w:marRight w:val="0"/>
      <w:marTop w:val="0"/>
      <w:marBottom w:val="0"/>
      <w:divBdr>
        <w:top w:val="none" w:sz="0" w:space="0" w:color="auto"/>
        <w:left w:val="none" w:sz="0" w:space="0" w:color="auto"/>
        <w:bottom w:val="none" w:sz="0" w:space="0" w:color="auto"/>
        <w:right w:val="none" w:sz="0" w:space="0" w:color="auto"/>
      </w:divBdr>
    </w:div>
    <w:div w:id="563495656">
      <w:marLeft w:val="640"/>
      <w:marRight w:val="0"/>
      <w:marTop w:val="0"/>
      <w:marBottom w:val="0"/>
      <w:divBdr>
        <w:top w:val="none" w:sz="0" w:space="0" w:color="auto"/>
        <w:left w:val="none" w:sz="0" w:space="0" w:color="auto"/>
        <w:bottom w:val="none" w:sz="0" w:space="0" w:color="auto"/>
        <w:right w:val="none" w:sz="0" w:space="0" w:color="auto"/>
      </w:divBdr>
    </w:div>
    <w:div w:id="563563115">
      <w:marLeft w:val="640"/>
      <w:marRight w:val="0"/>
      <w:marTop w:val="0"/>
      <w:marBottom w:val="0"/>
      <w:divBdr>
        <w:top w:val="none" w:sz="0" w:space="0" w:color="auto"/>
        <w:left w:val="none" w:sz="0" w:space="0" w:color="auto"/>
        <w:bottom w:val="none" w:sz="0" w:space="0" w:color="auto"/>
        <w:right w:val="none" w:sz="0" w:space="0" w:color="auto"/>
      </w:divBdr>
    </w:div>
    <w:div w:id="563637328">
      <w:marLeft w:val="640"/>
      <w:marRight w:val="0"/>
      <w:marTop w:val="0"/>
      <w:marBottom w:val="0"/>
      <w:divBdr>
        <w:top w:val="none" w:sz="0" w:space="0" w:color="auto"/>
        <w:left w:val="none" w:sz="0" w:space="0" w:color="auto"/>
        <w:bottom w:val="none" w:sz="0" w:space="0" w:color="auto"/>
        <w:right w:val="none" w:sz="0" w:space="0" w:color="auto"/>
      </w:divBdr>
    </w:div>
    <w:div w:id="563641710">
      <w:marLeft w:val="640"/>
      <w:marRight w:val="0"/>
      <w:marTop w:val="0"/>
      <w:marBottom w:val="0"/>
      <w:divBdr>
        <w:top w:val="none" w:sz="0" w:space="0" w:color="auto"/>
        <w:left w:val="none" w:sz="0" w:space="0" w:color="auto"/>
        <w:bottom w:val="none" w:sz="0" w:space="0" w:color="auto"/>
        <w:right w:val="none" w:sz="0" w:space="0" w:color="auto"/>
      </w:divBdr>
    </w:div>
    <w:div w:id="563681797">
      <w:marLeft w:val="640"/>
      <w:marRight w:val="0"/>
      <w:marTop w:val="0"/>
      <w:marBottom w:val="0"/>
      <w:divBdr>
        <w:top w:val="none" w:sz="0" w:space="0" w:color="auto"/>
        <w:left w:val="none" w:sz="0" w:space="0" w:color="auto"/>
        <w:bottom w:val="none" w:sz="0" w:space="0" w:color="auto"/>
        <w:right w:val="none" w:sz="0" w:space="0" w:color="auto"/>
      </w:divBdr>
    </w:div>
    <w:div w:id="563686679">
      <w:marLeft w:val="640"/>
      <w:marRight w:val="0"/>
      <w:marTop w:val="0"/>
      <w:marBottom w:val="0"/>
      <w:divBdr>
        <w:top w:val="none" w:sz="0" w:space="0" w:color="auto"/>
        <w:left w:val="none" w:sz="0" w:space="0" w:color="auto"/>
        <w:bottom w:val="none" w:sz="0" w:space="0" w:color="auto"/>
        <w:right w:val="none" w:sz="0" w:space="0" w:color="auto"/>
      </w:divBdr>
    </w:div>
    <w:div w:id="563763446">
      <w:marLeft w:val="640"/>
      <w:marRight w:val="0"/>
      <w:marTop w:val="0"/>
      <w:marBottom w:val="0"/>
      <w:divBdr>
        <w:top w:val="none" w:sz="0" w:space="0" w:color="auto"/>
        <w:left w:val="none" w:sz="0" w:space="0" w:color="auto"/>
        <w:bottom w:val="none" w:sz="0" w:space="0" w:color="auto"/>
        <w:right w:val="none" w:sz="0" w:space="0" w:color="auto"/>
      </w:divBdr>
    </w:div>
    <w:div w:id="563829904">
      <w:marLeft w:val="640"/>
      <w:marRight w:val="0"/>
      <w:marTop w:val="0"/>
      <w:marBottom w:val="0"/>
      <w:divBdr>
        <w:top w:val="none" w:sz="0" w:space="0" w:color="auto"/>
        <w:left w:val="none" w:sz="0" w:space="0" w:color="auto"/>
        <w:bottom w:val="none" w:sz="0" w:space="0" w:color="auto"/>
        <w:right w:val="none" w:sz="0" w:space="0" w:color="auto"/>
      </w:divBdr>
    </w:div>
    <w:div w:id="563838375">
      <w:marLeft w:val="640"/>
      <w:marRight w:val="0"/>
      <w:marTop w:val="0"/>
      <w:marBottom w:val="0"/>
      <w:divBdr>
        <w:top w:val="none" w:sz="0" w:space="0" w:color="auto"/>
        <w:left w:val="none" w:sz="0" w:space="0" w:color="auto"/>
        <w:bottom w:val="none" w:sz="0" w:space="0" w:color="auto"/>
        <w:right w:val="none" w:sz="0" w:space="0" w:color="auto"/>
      </w:divBdr>
    </w:div>
    <w:div w:id="563838588">
      <w:marLeft w:val="640"/>
      <w:marRight w:val="0"/>
      <w:marTop w:val="0"/>
      <w:marBottom w:val="0"/>
      <w:divBdr>
        <w:top w:val="none" w:sz="0" w:space="0" w:color="auto"/>
        <w:left w:val="none" w:sz="0" w:space="0" w:color="auto"/>
        <w:bottom w:val="none" w:sz="0" w:space="0" w:color="auto"/>
        <w:right w:val="none" w:sz="0" w:space="0" w:color="auto"/>
      </w:divBdr>
    </w:div>
    <w:div w:id="563875938">
      <w:marLeft w:val="640"/>
      <w:marRight w:val="0"/>
      <w:marTop w:val="0"/>
      <w:marBottom w:val="0"/>
      <w:divBdr>
        <w:top w:val="none" w:sz="0" w:space="0" w:color="auto"/>
        <w:left w:val="none" w:sz="0" w:space="0" w:color="auto"/>
        <w:bottom w:val="none" w:sz="0" w:space="0" w:color="auto"/>
        <w:right w:val="none" w:sz="0" w:space="0" w:color="auto"/>
      </w:divBdr>
    </w:div>
    <w:div w:id="563880544">
      <w:marLeft w:val="640"/>
      <w:marRight w:val="0"/>
      <w:marTop w:val="0"/>
      <w:marBottom w:val="0"/>
      <w:divBdr>
        <w:top w:val="none" w:sz="0" w:space="0" w:color="auto"/>
        <w:left w:val="none" w:sz="0" w:space="0" w:color="auto"/>
        <w:bottom w:val="none" w:sz="0" w:space="0" w:color="auto"/>
        <w:right w:val="none" w:sz="0" w:space="0" w:color="auto"/>
      </w:divBdr>
    </w:div>
    <w:div w:id="563949515">
      <w:marLeft w:val="640"/>
      <w:marRight w:val="0"/>
      <w:marTop w:val="0"/>
      <w:marBottom w:val="0"/>
      <w:divBdr>
        <w:top w:val="none" w:sz="0" w:space="0" w:color="auto"/>
        <w:left w:val="none" w:sz="0" w:space="0" w:color="auto"/>
        <w:bottom w:val="none" w:sz="0" w:space="0" w:color="auto"/>
        <w:right w:val="none" w:sz="0" w:space="0" w:color="auto"/>
      </w:divBdr>
    </w:div>
    <w:div w:id="564024216">
      <w:marLeft w:val="640"/>
      <w:marRight w:val="0"/>
      <w:marTop w:val="0"/>
      <w:marBottom w:val="0"/>
      <w:divBdr>
        <w:top w:val="none" w:sz="0" w:space="0" w:color="auto"/>
        <w:left w:val="none" w:sz="0" w:space="0" w:color="auto"/>
        <w:bottom w:val="none" w:sz="0" w:space="0" w:color="auto"/>
        <w:right w:val="none" w:sz="0" w:space="0" w:color="auto"/>
      </w:divBdr>
    </w:div>
    <w:div w:id="564029126">
      <w:marLeft w:val="640"/>
      <w:marRight w:val="0"/>
      <w:marTop w:val="0"/>
      <w:marBottom w:val="0"/>
      <w:divBdr>
        <w:top w:val="none" w:sz="0" w:space="0" w:color="auto"/>
        <w:left w:val="none" w:sz="0" w:space="0" w:color="auto"/>
        <w:bottom w:val="none" w:sz="0" w:space="0" w:color="auto"/>
        <w:right w:val="none" w:sz="0" w:space="0" w:color="auto"/>
      </w:divBdr>
    </w:div>
    <w:div w:id="564071662">
      <w:marLeft w:val="640"/>
      <w:marRight w:val="0"/>
      <w:marTop w:val="0"/>
      <w:marBottom w:val="0"/>
      <w:divBdr>
        <w:top w:val="none" w:sz="0" w:space="0" w:color="auto"/>
        <w:left w:val="none" w:sz="0" w:space="0" w:color="auto"/>
        <w:bottom w:val="none" w:sz="0" w:space="0" w:color="auto"/>
        <w:right w:val="none" w:sz="0" w:space="0" w:color="auto"/>
      </w:divBdr>
    </w:div>
    <w:div w:id="564074285">
      <w:marLeft w:val="640"/>
      <w:marRight w:val="0"/>
      <w:marTop w:val="0"/>
      <w:marBottom w:val="0"/>
      <w:divBdr>
        <w:top w:val="none" w:sz="0" w:space="0" w:color="auto"/>
        <w:left w:val="none" w:sz="0" w:space="0" w:color="auto"/>
        <w:bottom w:val="none" w:sz="0" w:space="0" w:color="auto"/>
        <w:right w:val="none" w:sz="0" w:space="0" w:color="auto"/>
      </w:divBdr>
    </w:div>
    <w:div w:id="564217767">
      <w:marLeft w:val="640"/>
      <w:marRight w:val="0"/>
      <w:marTop w:val="0"/>
      <w:marBottom w:val="0"/>
      <w:divBdr>
        <w:top w:val="none" w:sz="0" w:space="0" w:color="auto"/>
        <w:left w:val="none" w:sz="0" w:space="0" w:color="auto"/>
        <w:bottom w:val="none" w:sz="0" w:space="0" w:color="auto"/>
        <w:right w:val="none" w:sz="0" w:space="0" w:color="auto"/>
      </w:divBdr>
    </w:div>
    <w:div w:id="564221199">
      <w:marLeft w:val="640"/>
      <w:marRight w:val="0"/>
      <w:marTop w:val="0"/>
      <w:marBottom w:val="0"/>
      <w:divBdr>
        <w:top w:val="none" w:sz="0" w:space="0" w:color="auto"/>
        <w:left w:val="none" w:sz="0" w:space="0" w:color="auto"/>
        <w:bottom w:val="none" w:sz="0" w:space="0" w:color="auto"/>
        <w:right w:val="none" w:sz="0" w:space="0" w:color="auto"/>
      </w:divBdr>
    </w:div>
    <w:div w:id="564296175">
      <w:marLeft w:val="640"/>
      <w:marRight w:val="0"/>
      <w:marTop w:val="0"/>
      <w:marBottom w:val="0"/>
      <w:divBdr>
        <w:top w:val="none" w:sz="0" w:space="0" w:color="auto"/>
        <w:left w:val="none" w:sz="0" w:space="0" w:color="auto"/>
        <w:bottom w:val="none" w:sz="0" w:space="0" w:color="auto"/>
        <w:right w:val="none" w:sz="0" w:space="0" w:color="auto"/>
      </w:divBdr>
    </w:div>
    <w:div w:id="564334436">
      <w:marLeft w:val="640"/>
      <w:marRight w:val="0"/>
      <w:marTop w:val="0"/>
      <w:marBottom w:val="0"/>
      <w:divBdr>
        <w:top w:val="none" w:sz="0" w:space="0" w:color="auto"/>
        <w:left w:val="none" w:sz="0" w:space="0" w:color="auto"/>
        <w:bottom w:val="none" w:sz="0" w:space="0" w:color="auto"/>
        <w:right w:val="none" w:sz="0" w:space="0" w:color="auto"/>
      </w:divBdr>
    </w:div>
    <w:div w:id="564336367">
      <w:marLeft w:val="640"/>
      <w:marRight w:val="0"/>
      <w:marTop w:val="0"/>
      <w:marBottom w:val="0"/>
      <w:divBdr>
        <w:top w:val="none" w:sz="0" w:space="0" w:color="auto"/>
        <w:left w:val="none" w:sz="0" w:space="0" w:color="auto"/>
        <w:bottom w:val="none" w:sz="0" w:space="0" w:color="auto"/>
        <w:right w:val="none" w:sz="0" w:space="0" w:color="auto"/>
      </w:divBdr>
    </w:div>
    <w:div w:id="564409995">
      <w:marLeft w:val="640"/>
      <w:marRight w:val="0"/>
      <w:marTop w:val="0"/>
      <w:marBottom w:val="0"/>
      <w:divBdr>
        <w:top w:val="none" w:sz="0" w:space="0" w:color="auto"/>
        <w:left w:val="none" w:sz="0" w:space="0" w:color="auto"/>
        <w:bottom w:val="none" w:sz="0" w:space="0" w:color="auto"/>
        <w:right w:val="none" w:sz="0" w:space="0" w:color="auto"/>
      </w:divBdr>
    </w:div>
    <w:div w:id="564678797">
      <w:marLeft w:val="640"/>
      <w:marRight w:val="0"/>
      <w:marTop w:val="0"/>
      <w:marBottom w:val="0"/>
      <w:divBdr>
        <w:top w:val="none" w:sz="0" w:space="0" w:color="auto"/>
        <w:left w:val="none" w:sz="0" w:space="0" w:color="auto"/>
        <w:bottom w:val="none" w:sz="0" w:space="0" w:color="auto"/>
        <w:right w:val="none" w:sz="0" w:space="0" w:color="auto"/>
      </w:divBdr>
    </w:div>
    <w:div w:id="564679292">
      <w:marLeft w:val="640"/>
      <w:marRight w:val="0"/>
      <w:marTop w:val="0"/>
      <w:marBottom w:val="0"/>
      <w:divBdr>
        <w:top w:val="none" w:sz="0" w:space="0" w:color="auto"/>
        <w:left w:val="none" w:sz="0" w:space="0" w:color="auto"/>
        <w:bottom w:val="none" w:sz="0" w:space="0" w:color="auto"/>
        <w:right w:val="none" w:sz="0" w:space="0" w:color="auto"/>
      </w:divBdr>
    </w:div>
    <w:div w:id="564756191">
      <w:marLeft w:val="640"/>
      <w:marRight w:val="0"/>
      <w:marTop w:val="0"/>
      <w:marBottom w:val="0"/>
      <w:divBdr>
        <w:top w:val="none" w:sz="0" w:space="0" w:color="auto"/>
        <w:left w:val="none" w:sz="0" w:space="0" w:color="auto"/>
        <w:bottom w:val="none" w:sz="0" w:space="0" w:color="auto"/>
        <w:right w:val="none" w:sz="0" w:space="0" w:color="auto"/>
      </w:divBdr>
    </w:div>
    <w:div w:id="564756424">
      <w:bodyDiv w:val="1"/>
      <w:marLeft w:val="0"/>
      <w:marRight w:val="0"/>
      <w:marTop w:val="0"/>
      <w:marBottom w:val="0"/>
      <w:divBdr>
        <w:top w:val="none" w:sz="0" w:space="0" w:color="auto"/>
        <w:left w:val="none" w:sz="0" w:space="0" w:color="auto"/>
        <w:bottom w:val="none" w:sz="0" w:space="0" w:color="auto"/>
        <w:right w:val="none" w:sz="0" w:space="0" w:color="auto"/>
      </w:divBdr>
      <w:divsChild>
        <w:div w:id="8722013">
          <w:marLeft w:val="640"/>
          <w:marRight w:val="0"/>
          <w:marTop w:val="0"/>
          <w:marBottom w:val="0"/>
          <w:divBdr>
            <w:top w:val="none" w:sz="0" w:space="0" w:color="auto"/>
            <w:left w:val="none" w:sz="0" w:space="0" w:color="auto"/>
            <w:bottom w:val="none" w:sz="0" w:space="0" w:color="auto"/>
            <w:right w:val="none" w:sz="0" w:space="0" w:color="auto"/>
          </w:divBdr>
        </w:div>
        <w:div w:id="35469472">
          <w:marLeft w:val="640"/>
          <w:marRight w:val="0"/>
          <w:marTop w:val="0"/>
          <w:marBottom w:val="0"/>
          <w:divBdr>
            <w:top w:val="none" w:sz="0" w:space="0" w:color="auto"/>
            <w:left w:val="none" w:sz="0" w:space="0" w:color="auto"/>
            <w:bottom w:val="none" w:sz="0" w:space="0" w:color="auto"/>
            <w:right w:val="none" w:sz="0" w:space="0" w:color="auto"/>
          </w:divBdr>
        </w:div>
        <w:div w:id="50857991">
          <w:marLeft w:val="640"/>
          <w:marRight w:val="0"/>
          <w:marTop w:val="0"/>
          <w:marBottom w:val="0"/>
          <w:divBdr>
            <w:top w:val="none" w:sz="0" w:space="0" w:color="auto"/>
            <w:left w:val="none" w:sz="0" w:space="0" w:color="auto"/>
            <w:bottom w:val="none" w:sz="0" w:space="0" w:color="auto"/>
            <w:right w:val="none" w:sz="0" w:space="0" w:color="auto"/>
          </w:divBdr>
        </w:div>
        <w:div w:id="75787702">
          <w:marLeft w:val="640"/>
          <w:marRight w:val="0"/>
          <w:marTop w:val="0"/>
          <w:marBottom w:val="0"/>
          <w:divBdr>
            <w:top w:val="none" w:sz="0" w:space="0" w:color="auto"/>
            <w:left w:val="none" w:sz="0" w:space="0" w:color="auto"/>
            <w:bottom w:val="none" w:sz="0" w:space="0" w:color="auto"/>
            <w:right w:val="none" w:sz="0" w:space="0" w:color="auto"/>
          </w:divBdr>
        </w:div>
        <w:div w:id="97875330">
          <w:marLeft w:val="640"/>
          <w:marRight w:val="0"/>
          <w:marTop w:val="0"/>
          <w:marBottom w:val="0"/>
          <w:divBdr>
            <w:top w:val="none" w:sz="0" w:space="0" w:color="auto"/>
            <w:left w:val="none" w:sz="0" w:space="0" w:color="auto"/>
            <w:bottom w:val="none" w:sz="0" w:space="0" w:color="auto"/>
            <w:right w:val="none" w:sz="0" w:space="0" w:color="auto"/>
          </w:divBdr>
        </w:div>
        <w:div w:id="103698825">
          <w:marLeft w:val="640"/>
          <w:marRight w:val="0"/>
          <w:marTop w:val="0"/>
          <w:marBottom w:val="0"/>
          <w:divBdr>
            <w:top w:val="none" w:sz="0" w:space="0" w:color="auto"/>
            <w:left w:val="none" w:sz="0" w:space="0" w:color="auto"/>
            <w:bottom w:val="none" w:sz="0" w:space="0" w:color="auto"/>
            <w:right w:val="none" w:sz="0" w:space="0" w:color="auto"/>
          </w:divBdr>
        </w:div>
        <w:div w:id="234320005">
          <w:marLeft w:val="640"/>
          <w:marRight w:val="0"/>
          <w:marTop w:val="0"/>
          <w:marBottom w:val="0"/>
          <w:divBdr>
            <w:top w:val="none" w:sz="0" w:space="0" w:color="auto"/>
            <w:left w:val="none" w:sz="0" w:space="0" w:color="auto"/>
            <w:bottom w:val="none" w:sz="0" w:space="0" w:color="auto"/>
            <w:right w:val="none" w:sz="0" w:space="0" w:color="auto"/>
          </w:divBdr>
        </w:div>
        <w:div w:id="302270107">
          <w:marLeft w:val="640"/>
          <w:marRight w:val="0"/>
          <w:marTop w:val="0"/>
          <w:marBottom w:val="0"/>
          <w:divBdr>
            <w:top w:val="none" w:sz="0" w:space="0" w:color="auto"/>
            <w:left w:val="none" w:sz="0" w:space="0" w:color="auto"/>
            <w:bottom w:val="none" w:sz="0" w:space="0" w:color="auto"/>
            <w:right w:val="none" w:sz="0" w:space="0" w:color="auto"/>
          </w:divBdr>
        </w:div>
        <w:div w:id="416365590">
          <w:marLeft w:val="640"/>
          <w:marRight w:val="0"/>
          <w:marTop w:val="0"/>
          <w:marBottom w:val="0"/>
          <w:divBdr>
            <w:top w:val="none" w:sz="0" w:space="0" w:color="auto"/>
            <w:left w:val="none" w:sz="0" w:space="0" w:color="auto"/>
            <w:bottom w:val="none" w:sz="0" w:space="0" w:color="auto"/>
            <w:right w:val="none" w:sz="0" w:space="0" w:color="auto"/>
          </w:divBdr>
        </w:div>
        <w:div w:id="458956514">
          <w:marLeft w:val="640"/>
          <w:marRight w:val="0"/>
          <w:marTop w:val="0"/>
          <w:marBottom w:val="0"/>
          <w:divBdr>
            <w:top w:val="none" w:sz="0" w:space="0" w:color="auto"/>
            <w:left w:val="none" w:sz="0" w:space="0" w:color="auto"/>
            <w:bottom w:val="none" w:sz="0" w:space="0" w:color="auto"/>
            <w:right w:val="none" w:sz="0" w:space="0" w:color="auto"/>
          </w:divBdr>
        </w:div>
        <w:div w:id="605773970">
          <w:marLeft w:val="640"/>
          <w:marRight w:val="0"/>
          <w:marTop w:val="0"/>
          <w:marBottom w:val="0"/>
          <w:divBdr>
            <w:top w:val="none" w:sz="0" w:space="0" w:color="auto"/>
            <w:left w:val="none" w:sz="0" w:space="0" w:color="auto"/>
            <w:bottom w:val="none" w:sz="0" w:space="0" w:color="auto"/>
            <w:right w:val="none" w:sz="0" w:space="0" w:color="auto"/>
          </w:divBdr>
        </w:div>
        <w:div w:id="642851220">
          <w:marLeft w:val="640"/>
          <w:marRight w:val="0"/>
          <w:marTop w:val="0"/>
          <w:marBottom w:val="0"/>
          <w:divBdr>
            <w:top w:val="none" w:sz="0" w:space="0" w:color="auto"/>
            <w:left w:val="none" w:sz="0" w:space="0" w:color="auto"/>
            <w:bottom w:val="none" w:sz="0" w:space="0" w:color="auto"/>
            <w:right w:val="none" w:sz="0" w:space="0" w:color="auto"/>
          </w:divBdr>
        </w:div>
        <w:div w:id="656307871">
          <w:marLeft w:val="640"/>
          <w:marRight w:val="0"/>
          <w:marTop w:val="0"/>
          <w:marBottom w:val="0"/>
          <w:divBdr>
            <w:top w:val="none" w:sz="0" w:space="0" w:color="auto"/>
            <w:left w:val="none" w:sz="0" w:space="0" w:color="auto"/>
            <w:bottom w:val="none" w:sz="0" w:space="0" w:color="auto"/>
            <w:right w:val="none" w:sz="0" w:space="0" w:color="auto"/>
          </w:divBdr>
        </w:div>
        <w:div w:id="790054302">
          <w:marLeft w:val="640"/>
          <w:marRight w:val="0"/>
          <w:marTop w:val="0"/>
          <w:marBottom w:val="0"/>
          <w:divBdr>
            <w:top w:val="none" w:sz="0" w:space="0" w:color="auto"/>
            <w:left w:val="none" w:sz="0" w:space="0" w:color="auto"/>
            <w:bottom w:val="none" w:sz="0" w:space="0" w:color="auto"/>
            <w:right w:val="none" w:sz="0" w:space="0" w:color="auto"/>
          </w:divBdr>
        </w:div>
        <w:div w:id="802190184">
          <w:marLeft w:val="640"/>
          <w:marRight w:val="0"/>
          <w:marTop w:val="0"/>
          <w:marBottom w:val="0"/>
          <w:divBdr>
            <w:top w:val="none" w:sz="0" w:space="0" w:color="auto"/>
            <w:left w:val="none" w:sz="0" w:space="0" w:color="auto"/>
            <w:bottom w:val="none" w:sz="0" w:space="0" w:color="auto"/>
            <w:right w:val="none" w:sz="0" w:space="0" w:color="auto"/>
          </w:divBdr>
        </w:div>
        <w:div w:id="992295916">
          <w:marLeft w:val="640"/>
          <w:marRight w:val="0"/>
          <w:marTop w:val="0"/>
          <w:marBottom w:val="0"/>
          <w:divBdr>
            <w:top w:val="none" w:sz="0" w:space="0" w:color="auto"/>
            <w:left w:val="none" w:sz="0" w:space="0" w:color="auto"/>
            <w:bottom w:val="none" w:sz="0" w:space="0" w:color="auto"/>
            <w:right w:val="none" w:sz="0" w:space="0" w:color="auto"/>
          </w:divBdr>
        </w:div>
        <w:div w:id="1036349543">
          <w:marLeft w:val="640"/>
          <w:marRight w:val="0"/>
          <w:marTop w:val="0"/>
          <w:marBottom w:val="0"/>
          <w:divBdr>
            <w:top w:val="none" w:sz="0" w:space="0" w:color="auto"/>
            <w:left w:val="none" w:sz="0" w:space="0" w:color="auto"/>
            <w:bottom w:val="none" w:sz="0" w:space="0" w:color="auto"/>
            <w:right w:val="none" w:sz="0" w:space="0" w:color="auto"/>
          </w:divBdr>
        </w:div>
        <w:div w:id="1135876942">
          <w:marLeft w:val="640"/>
          <w:marRight w:val="0"/>
          <w:marTop w:val="0"/>
          <w:marBottom w:val="0"/>
          <w:divBdr>
            <w:top w:val="none" w:sz="0" w:space="0" w:color="auto"/>
            <w:left w:val="none" w:sz="0" w:space="0" w:color="auto"/>
            <w:bottom w:val="none" w:sz="0" w:space="0" w:color="auto"/>
            <w:right w:val="none" w:sz="0" w:space="0" w:color="auto"/>
          </w:divBdr>
        </w:div>
        <w:div w:id="1157652499">
          <w:marLeft w:val="640"/>
          <w:marRight w:val="0"/>
          <w:marTop w:val="0"/>
          <w:marBottom w:val="0"/>
          <w:divBdr>
            <w:top w:val="none" w:sz="0" w:space="0" w:color="auto"/>
            <w:left w:val="none" w:sz="0" w:space="0" w:color="auto"/>
            <w:bottom w:val="none" w:sz="0" w:space="0" w:color="auto"/>
            <w:right w:val="none" w:sz="0" w:space="0" w:color="auto"/>
          </w:divBdr>
        </w:div>
        <w:div w:id="1168136170">
          <w:marLeft w:val="640"/>
          <w:marRight w:val="0"/>
          <w:marTop w:val="0"/>
          <w:marBottom w:val="0"/>
          <w:divBdr>
            <w:top w:val="none" w:sz="0" w:space="0" w:color="auto"/>
            <w:left w:val="none" w:sz="0" w:space="0" w:color="auto"/>
            <w:bottom w:val="none" w:sz="0" w:space="0" w:color="auto"/>
            <w:right w:val="none" w:sz="0" w:space="0" w:color="auto"/>
          </w:divBdr>
        </w:div>
        <w:div w:id="1185554067">
          <w:marLeft w:val="640"/>
          <w:marRight w:val="0"/>
          <w:marTop w:val="0"/>
          <w:marBottom w:val="0"/>
          <w:divBdr>
            <w:top w:val="none" w:sz="0" w:space="0" w:color="auto"/>
            <w:left w:val="none" w:sz="0" w:space="0" w:color="auto"/>
            <w:bottom w:val="none" w:sz="0" w:space="0" w:color="auto"/>
            <w:right w:val="none" w:sz="0" w:space="0" w:color="auto"/>
          </w:divBdr>
        </w:div>
        <w:div w:id="1201623871">
          <w:marLeft w:val="640"/>
          <w:marRight w:val="0"/>
          <w:marTop w:val="0"/>
          <w:marBottom w:val="0"/>
          <w:divBdr>
            <w:top w:val="none" w:sz="0" w:space="0" w:color="auto"/>
            <w:left w:val="none" w:sz="0" w:space="0" w:color="auto"/>
            <w:bottom w:val="none" w:sz="0" w:space="0" w:color="auto"/>
            <w:right w:val="none" w:sz="0" w:space="0" w:color="auto"/>
          </w:divBdr>
        </w:div>
        <w:div w:id="1222256665">
          <w:marLeft w:val="640"/>
          <w:marRight w:val="0"/>
          <w:marTop w:val="0"/>
          <w:marBottom w:val="0"/>
          <w:divBdr>
            <w:top w:val="none" w:sz="0" w:space="0" w:color="auto"/>
            <w:left w:val="none" w:sz="0" w:space="0" w:color="auto"/>
            <w:bottom w:val="none" w:sz="0" w:space="0" w:color="auto"/>
            <w:right w:val="none" w:sz="0" w:space="0" w:color="auto"/>
          </w:divBdr>
        </w:div>
        <w:div w:id="1247617038">
          <w:marLeft w:val="640"/>
          <w:marRight w:val="0"/>
          <w:marTop w:val="0"/>
          <w:marBottom w:val="0"/>
          <w:divBdr>
            <w:top w:val="none" w:sz="0" w:space="0" w:color="auto"/>
            <w:left w:val="none" w:sz="0" w:space="0" w:color="auto"/>
            <w:bottom w:val="none" w:sz="0" w:space="0" w:color="auto"/>
            <w:right w:val="none" w:sz="0" w:space="0" w:color="auto"/>
          </w:divBdr>
        </w:div>
        <w:div w:id="1342047591">
          <w:marLeft w:val="640"/>
          <w:marRight w:val="0"/>
          <w:marTop w:val="0"/>
          <w:marBottom w:val="0"/>
          <w:divBdr>
            <w:top w:val="none" w:sz="0" w:space="0" w:color="auto"/>
            <w:left w:val="none" w:sz="0" w:space="0" w:color="auto"/>
            <w:bottom w:val="none" w:sz="0" w:space="0" w:color="auto"/>
            <w:right w:val="none" w:sz="0" w:space="0" w:color="auto"/>
          </w:divBdr>
        </w:div>
        <w:div w:id="1425304698">
          <w:marLeft w:val="640"/>
          <w:marRight w:val="0"/>
          <w:marTop w:val="0"/>
          <w:marBottom w:val="0"/>
          <w:divBdr>
            <w:top w:val="none" w:sz="0" w:space="0" w:color="auto"/>
            <w:left w:val="none" w:sz="0" w:space="0" w:color="auto"/>
            <w:bottom w:val="none" w:sz="0" w:space="0" w:color="auto"/>
            <w:right w:val="none" w:sz="0" w:space="0" w:color="auto"/>
          </w:divBdr>
        </w:div>
        <w:div w:id="1477188212">
          <w:marLeft w:val="640"/>
          <w:marRight w:val="0"/>
          <w:marTop w:val="0"/>
          <w:marBottom w:val="0"/>
          <w:divBdr>
            <w:top w:val="none" w:sz="0" w:space="0" w:color="auto"/>
            <w:left w:val="none" w:sz="0" w:space="0" w:color="auto"/>
            <w:bottom w:val="none" w:sz="0" w:space="0" w:color="auto"/>
            <w:right w:val="none" w:sz="0" w:space="0" w:color="auto"/>
          </w:divBdr>
        </w:div>
        <w:div w:id="1554922041">
          <w:marLeft w:val="640"/>
          <w:marRight w:val="0"/>
          <w:marTop w:val="0"/>
          <w:marBottom w:val="0"/>
          <w:divBdr>
            <w:top w:val="none" w:sz="0" w:space="0" w:color="auto"/>
            <w:left w:val="none" w:sz="0" w:space="0" w:color="auto"/>
            <w:bottom w:val="none" w:sz="0" w:space="0" w:color="auto"/>
            <w:right w:val="none" w:sz="0" w:space="0" w:color="auto"/>
          </w:divBdr>
        </w:div>
        <w:div w:id="1559054087">
          <w:marLeft w:val="640"/>
          <w:marRight w:val="0"/>
          <w:marTop w:val="0"/>
          <w:marBottom w:val="0"/>
          <w:divBdr>
            <w:top w:val="none" w:sz="0" w:space="0" w:color="auto"/>
            <w:left w:val="none" w:sz="0" w:space="0" w:color="auto"/>
            <w:bottom w:val="none" w:sz="0" w:space="0" w:color="auto"/>
            <w:right w:val="none" w:sz="0" w:space="0" w:color="auto"/>
          </w:divBdr>
        </w:div>
        <w:div w:id="1597975576">
          <w:marLeft w:val="640"/>
          <w:marRight w:val="0"/>
          <w:marTop w:val="0"/>
          <w:marBottom w:val="0"/>
          <w:divBdr>
            <w:top w:val="none" w:sz="0" w:space="0" w:color="auto"/>
            <w:left w:val="none" w:sz="0" w:space="0" w:color="auto"/>
            <w:bottom w:val="none" w:sz="0" w:space="0" w:color="auto"/>
            <w:right w:val="none" w:sz="0" w:space="0" w:color="auto"/>
          </w:divBdr>
        </w:div>
        <w:div w:id="1641154836">
          <w:marLeft w:val="640"/>
          <w:marRight w:val="0"/>
          <w:marTop w:val="0"/>
          <w:marBottom w:val="0"/>
          <w:divBdr>
            <w:top w:val="none" w:sz="0" w:space="0" w:color="auto"/>
            <w:left w:val="none" w:sz="0" w:space="0" w:color="auto"/>
            <w:bottom w:val="none" w:sz="0" w:space="0" w:color="auto"/>
            <w:right w:val="none" w:sz="0" w:space="0" w:color="auto"/>
          </w:divBdr>
        </w:div>
        <w:div w:id="1670713246">
          <w:marLeft w:val="640"/>
          <w:marRight w:val="0"/>
          <w:marTop w:val="0"/>
          <w:marBottom w:val="0"/>
          <w:divBdr>
            <w:top w:val="none" w:sz="0" w:space="0" w:color="auto"/>
            <w:left w:val="none" w:sz="0" w:space="0" w:color="auto"/>
            <w:bottom w:val="none" w:sz="0" w:space="0" w:color="auto"/>
            <w:right w:val="none" w:sz="0" w:space="0" w:color="auto"/>
          </w:divBdr>
        </w:div>
        <w:div w:id="1706756233">
          <w:marLeft w:val="640"/>
          <w:marRight w:val="0"/>
          <w:marTop w:val="0"/>
          <w:marBottom w:val="0"/>
          <w:divBdr>
            <w:top w:val="none" w:sz="0" w:space="0" w:color="auto"/>
            <w:left w:val="none" w:sz="0" w:space="0" w:color="auto"/>
            <w:bottom w:val="none" w:sz="0" w:space="0" w:color="auto"/>
            <w:right w:val="none" w:sz="0" w:space="0" w:color="auto"/>
          </w:divBdr>
        </w:div>
        <w:div w:id="1710763961">
          <w:marLeft w:val="640"/>
          <w:marRight w:val="0"/>
          <w:marTop w:val="0"/>
          <w:marBottom w:val="0"/>
          <w:divBdr>
            <w:top w:val="none" w:sz="0" w:space="0" w:color="auto"/>
            <w:left w:val="none" w:sz="0" w:space="0" w:color="auto"/>
            <w:bottom w:val="none" w:sz="0" w:space="0" w:color="auto"/>
            <w:right w:val="none" w:sz="0" w:space="0" w:color="auto"/>
          </w:divBdr>
        </w:div>
        <w:div w:id="1725371239">
          <w:marLeft w:val="640"/>
          <w:marRight w:val="0"/>
          <w:marTop w:val="0"/>
          <w:marBottom w:val="0"/>
          <w:divBdr>
            <w:top w:val="none" w:sz="0" w:space="0" w:color="auto"/>
            <w:left w:val="none" w:sz="0" w:space="0" w:color="auto"/>
            <w:bottom w:val="none" w:sz="0" w:space="0" w:color="auto"/>
            <w:right w:val="none" w:sz="0" w:space="0" w:color="auto"/>
          </w:divBdr>
        </w:div>
        <w:div w:id="1751612822">
          <w:marLeft w:val="640"/>
          <w:marRight w:val="0"/>
          <w:marTop w:val="0"/>
          <w:marBottom w:val="0"/>
          <w:divBdr>
            <w:top w:val="none" w:sz="0" w:space="0" w:color="auto"/>
            <w:left w:val="none" w:sz="0" w:space="0" w:color="auto"/>
            <w:bottom w:val="none" w:sz="0" w:space="0" w:color="auto"/>
            <w:right w:val="none" w:sz="0" w:space="0" w:color="auto"/>
          </w:divBdr>
        </w:div>
      </w:divsChild>
    </w:div>
    <w:div w:id="564798040">
      <w:marLeft w:val="640"/>
      <w:marRight w:val="0"/>
      <w:marTop w:val="0"/>
      <w:marBottom w:val="0"/>
      <w:divBdr>
        <w:top w:val="none" w:sz="0" w:space="0" w:color="auto"/>
        <w:left w:val="none" w:sz="0" w:space="0" w:color="auto"/>
        <w:bottom w:val="none" w:sz="0" w:space="0" w:color="auto"/>
        <w:right w:val="none" w:sz="0" w:space="0" w:color="auto"/>
      </w:divBdr>
    </w:div>
    <w:div w:id="564803690">
      <w:marLeft w:val="640"/>
      <w:marRight w:val="0"/>
      <w:marTop w:val="0"/>
      <w:marBottom w:val="0"/>
      <w:divBdr>
        <w:top w:val="none" w:sz="0" w:space="0" w:color="auto"/>
        <w:left w:val="none" w:sz="0" w:space="0" w:color="auto"/>
        <w:bottom w:val="none" w:sz="0" w:space="0" w:color="auto"/>
        <w:right w:val="none" w:sz="0" w:space="0" w:color="auto"/>
      </w:divBdr>
    </w:div>
    <w:div w:id="564805755">
      <w:marLeft w:val="640"/>
      <w:marRight w:val="0"/>
      <w:marTop w:val="0"/>
      <w:marBottom w:val="0"/>
      <w:divBdr>
        <w:top w:val="none" w:sz="0" w:space="0" w:color="auto"/>
        <w:left w:val="none" w:sz="0" w:space="0" w:color="auto"/>
        <w:bottom w:val="none" w:sz="0" w:space="0" w:color="auto"/>
        <w:right w:val="none" w:sz="0" w:space="0" w:color="auto"/>
      </w:divBdr>
    </w:div>
    <w:div w:id="564873775">
      <w:marLeft w:val="640"/>
      <w:marRight w:val="0"/>
      <w:marTop w:val="0"/>
      <w:marBottom w:val="0"/>
      <w:divBdr>
        <w:top w:val="none" w:sz="0" w:space="0" w:color="auto"/>
        <w:left w:val="none" w:sz="0" w:space="0" w:color="auto"/>
        <w:bottom w:val="none" w:sz="0" w:space="0" w:color="auto"/>
        <w:right w:val="none" w:sz="0" w:space="0" w:color="auto"/>
      </w:divBdr>
    </w:div>
    <w:div w:id="564880461">
      <w:marLeft w:val="640"/>
      <w:marRight w:val="0"/>
      <w:marTop w:val="0"/>
      <w:marBottom w:val="0"/>
      <w:divBdr>
        <w:top w:val="none" w:sz="0" w:space="0" w:color="auto"/>
        <w:left w:val="none" w:sz="0" w:space="0" w:color="auto"/>
        <w:bottom w:val="none" w:sz="0" w:space="0" w:color="auto"/>
        <w:right w:val="none" w:sz="0" w:space="0" w:color="auto"/>
      </w:divBdr>
    </w:div>
    <w:div w:id="564881254">
      <w:marLeft w:val="640"/>
      <w:marRight w:val="0"/>
      <w:marTop w:val="0"/>
      <w:marBottom w:val="0"/>
      <w:divBdr>
        <w:top w:val="none" w:sz="0" w:space="0" w:color="auto"/>
        <w:left w:val="none" w:sz="0" w:space="0" w:color="auto"/>
        <w:bottom w:val="none" w:sz="0" w:space="0" w:color="auto"/>
        <w:right w:val="none" w:sz="0" w:space="0" w:color="auto"/>
      </w:divBdr>
    </w:div>
    <w:div w:id="564989741">
      <w:marLeft w:val="640"/>
      <w:marRight w:val="0"/>
      <w:marTop w:val="0"/>
      <w:marBottom w:val="0"/>
      <w:divBdr>
        <w:top w:val="none" w:sz="0" w:space="0" w:color="auto"/>
        <w:left w:val="none" w:sz="0" w:space="0" w:color="auto"/>
        <w:bottom w:val="none" w:sz="0" w:space="0" w:color="auto"/>
        <w:right w:val="none" w:sz="0" w:space="0" w:color="auto"/>
      </w:divBdr>
    </w:div>
    <w:div w:id="564997248">
      <w:marLeft w:val="640"/>
      <w:marRight w:val="0"/>
      <w:marTop w:val="0"/>
      <w:marBottom w:val="0"/>
      <w:divBdr>
        <w:top w:val="none" w:sz="0" w:space="0" w:color="auto"/>
        <w:left w:val="none" w:sz="0" w:space="0" w:color="auto"/>
        <w:bottom w:val="none" w:sz="0" w:space="0" w:color="auto"/>
        <w:right w:val="none" w:sz="0" w:space="0" w:color="auto"/>
      </w:divBdr>
    </w:div>
    <w:div w:id="565071619">
      <w:marLeft w:val="640"/>
      <w:marRight w:val="0"/>
      <w:marTop w:val="0"/>
      <w:marBottom w:val="0"/>
      <w:divBdr>
        <w:top w:val="none" w:sz="0" w:space="0" w:color="auto"/>
        <w:left w:val="none" w:sz="0" w:space="0" w:color="auto"/>
        <w:bottom w:val="none" w:sz="0" w:space="0" w:color="auto"/>
        <w:right w:val="none" w:sz="0" w:space="0" w:color="auto"/>
      </w:divBdr>
    </w:div>
    <w:div w:id="565184750">
      <w:marLeft w:val="640"/>
      <w:marRight w:val="0"/>
      <w:marTop w:val="0"/>
      <w:marBottom w:val="0"/>
      <w:divBdr>
        <w:top w:val="none" w:sz="0" w:space="0" w:color="auto"/>
        <w:left w:val="none" w:sz="0" w:space="0" w:color="auto"/>
        <w:bottom w:val="none" w:sz="0" w:space="0" w:color="auto"/>
        <w:right w:val="none" w:sz="0" w:space="0" w:color="auto"/>
      </w:divBdr>
    </w:div>
    <w:div w:id="565191362">
      <w:marLeft w:val="640"/>
      <w:marRight w:val="0"/>
      <w:marTop w:val="0"/>
      <w:marBottom w:val="0"/>
      <w:divBdr>
        <w:top w:val="none" w:sz="0" w:space="0" w:color="auto"/>
        <w:left w:val="none" w:sz="0" w:space="0" w:color="auto"/>
        <w:bottom w:val="none" w:sz="0" w:space="0" w:color="auto"/>
        <w:right w:val="none" w:sz="0" w:space="0" w:color="auto"/>
      </w:divBdr>
    </w:div>
    <w:div w:id="565264012">
      <w:marLeft w:val="640"/>
      <w:marRight w:val="0"/>
      <w:marTop w:val="0"/>
      <w:marBottom w:val="0"/>
      <w:divBdr>
        <w:top w:val="none" w:sz="0" w:space="0" w:color="auto"/>
        <w:left w:val="none" w:sz="0" w:space="0" w:color="auto"/>
        <w:bottom w:val="none" w:sz="0" w:space="0" w:color="auto"/>
        <w:right w:val="none" w:sz="0" w:space="0" w:color="auto"/>
      </w:divBdr>
    </w:div>
    <w:div w:id="565339953">
      <w:marLeft w:val="640"/>
      <w:marRight w:val="0"/>
      <w:marTop w:val="0"/>
      <w:marBottom w:val="0"/>
      <w:divBdr>
        <w:top w:val="none" w:sz="0" w:space="0" w:color="auto"/>
        <w:left w:val="none" w:sz="0" w:space="0" w:color="auto"/>
        <w:bottom w:val="none" w:sz="0" w:space="0" w:color="auto"/>
        <w:right w:val="none" w:sz="0" w:space="0" w:color="auto"/>
      </w:divBdr>
    </w:div>
    <w:div w:id="565382689">
      <w:marLeft w:val="640"/>
      <w:marRight w:val="0"/>
      <w:marTop w:val="0"/>
      <w:marBottom w:val="0"/>
      <w:divBdr>
        <w:top w:val="none" w:sz="0" w:space="0" w:color="auto"/>
        <w:left w:val="none" w:sz="0" w:space="0" w:color="auto"/>
        <w:bottom w:val="none" w:sz="0" w:space="0" w:color="auto"/>
        <w:right w:val="none" w:sz="0" w:space="0" w:color="auto"/>
      </w:divBdr>
    </w:div>
    <w:div w:id="565577491">
      <w:marLeft w:val="640"/>
      <w:marRight w:val="0"/>
      <w:marTop w:val="0"/>
      <w:marBottom w:val="0"/>
      <w:divBdr>
        <w:top w:val="none" w:sz="0" w:space="0" w:color="auto"/>
        <w:left w:val="none" w:sz="0" w:space="0" w:color="auto"/>
        <w:bottom w:val="none" w:sz="0" w:space="0" w:color="auto"/>
        <w:right w:val="none" w:sz="0" w:space="0" w:color="auto"/>
      </w:divBdr>
    </w:div>
    <w:div w:id="565603745">
      <w:marLeft w:val="640"/>
      <w:marRight w:val="0"/>
      <w:marTop w:val="0"/>
      <w:marBottom w:val="0"/>
      <w:divBdr>
        <w:top w:val="none" w:sz="0" w:space="0" w:color="auto"/>
        <w:left w:val="none" w:sz="0" w:space="0" w:color="auto"/>
        <w:bottom w:val="none" w:sz="0" w:space="0" w:color="auto"/>
        <w:right w:val="none" w:sz="0" w:space="0" w:color="auto"/>
      </w:divBdr>
    </w:div>
    <w:div w:id="565727462">
      <w:marLeft w:val="640"/>
      <w:marRight w:val="0"/>
      <w:marTop w:val="0"/>
      <w:marBottom w:val="0"/>
      <w:divBdr>
        <w:top w:val="none" w:sz="0" w:space="0" w:color="auto"/>
        <w:left w:val="none" w:sz="0" w:space="0" w:color="auto"/>
        <w:bottom w:val="none" w:sz="0" w:space="0" w:color="auto"/>
        <w:right w:val="none" w:sz="0" w:space="0" w:color="auto"/>
      </w:divBdr>
    </w:div>
    <w:div w:id="565798507">
      <w:marLeft w:val="640"/>
      <w:marRight w:val="0"/>
      <w:marTop w:val="0"/>
      <w:marBottom w:val="0"/>
      <w:divBdr>
        <w:top w:val="none" w:sz="0" w:space="0" w:color="auto"/>
        <w:left w:val="none" w:sz="0" w:space="0" w:color="auto"/>
        <w:bottom w:val="none" w:sz="0" w:space="0" w:color="auto"/>
        <w:right w:val="none" w:sz="0" w:space="0" w:color="auto"/>
      </w:divBdr>
    </w:div>
    <w:div w:id="565801921">
      <w:marLeft w:val="640"/>
      <w:marRight w:val="0"/>
      <w:marTop w:val="0"/>
      <w:marBottom w:val="0"/>
      <w:divBdr>
        <w:top w:val="none" w:sz="0" w:space="0" w:color="auto"/>
        <w:left w:val="none" w:sz="0" w:space="0" w:color="auto"/>
        <w:bottom w:val="none" w:sz="0" w:space="0" w:color="auto"/>
        <w:right w:val="none" w:sz="0" w:space="0" w:color="auto"/>
      </w:divBdr>
    </w:div>
    <w:div w:id="565804444">
      <w:marLeft w:val="640"/>
      <w:marRight w:val="0"/>
      <w:marTop w:val="0"/>
      <w:marBottom w:val="0"/>
      <w:divBdr>
        <w:top w:val="none" w:sz="0" w:space="0" w:color="auto"/>
        <w:left w:val="none" w:sz="0" w:space="0" w:color="auto"/>
        <w:bottom w:val="none" w:sz="0" w:space="0" w:color="auto"/>
        <w:right w:val="none" w:sz="0" w:space="0" w:color="auto"/>
      </w:divBdr>
    </w:div>
    <w:div w:id="565804847">
      <w:marLeft w:val="640"/>
      <w:marRight w:val="0"/>
      <w:marTop w:val="0"/>
      <w:marBottom w:val="0"/>
      <w:divBdr>
        <w:top w:val="none" w:sz="0" w:space="0" w:color="auto"/>
        <w:left w:val="none" w:sz="0" w:space="0" w:color="auto"/>
        <w:bottom w:val="none" w:sz="0" w:space="0" w:color="auto"/>
        <w:right w:val="none" w:sz="0" w:space="0" w:color="auto"/>
      </w:divBdr>
    </w:div>
    <w:div w:id="565839360">
      <w:marLeft w:val="640"/>
      <w:marRight w:val="0"/>
      <w:marTop w:val="0"/>
      <w:marBottom w:val="0"/>
      <w:divBdr>
        <w:top w:val="none" w:sz="0" w:space="0" w:color="auto"/>
        <w:left w:val="none" w:sz="0" w:space="0" w:color="auto"/>
        <w:bottom w:val="none" w:sz="0" w:space="0" w:color="auto"/>
        <w:right w:val="none" w:sz="0" w:space="0" w:color="auto"/>
      </w:divBdr>
    </w:div>
    <w:div w:id="565915287">
      <w:marLeft w:val="640"/>
      <w:marRight w:val="0"/>
      <w:marTop w:val="0"/>
      <w:marBottom w:val="0"/>
      <w:divBdr>
        <w:top w:val="none" w:sz="0" w:space="0" w:color="auto"/>
        <w:left w:val="none" w:sz="0" w:space="0" w:color="auto"/>
        <w:bottom w:val="none" w:sz="0" w:space="0" w:color="auto"/>
        <w:right w:val="none" w:sz="0" w:space="0" w:color="auto"/>
      </w:divBdr>
    </w:div>
    <w:div w:id="565998395">
      <w:marLeft w:val="640"/>
      <w:marRight w:val="0"/>
      <w:marTop w:val="0"/>
      <w:marBottom w:val="0"/>
      <w:divBdr>
        <w:top w:val="none" w:sz="0" w:space="0" w:color="auto"/>
        <w:left w:val="none" w:sz="0" w:space="0" w:color="auto"/>
        <w:bottom w:val="none" w:sz="0" w:space="0" w:color="auto"/>
        <w:right w:val="none" w:sz="0" w:space="0" w:color="auto"/>
      </w:divBdr>
    </w:div>
    <w:div w:id="566109301">
      <w:marLeft w:val="640"/>
      <w:marRight w:val="0"/>
      <w:marTop w:val="0"/>
      <w:marBottom w:val="0"/>
      <w:divBdr>
        <w:top w:val="none" w:sz="0" w:space="0" w:color="auto"/>
        <w:left w:val="none" w:sz="0" w:space="0" w:color="auto"/>
        <w:bottom w:val="none" w:sz="0" w:space="0" w:color="auto"/>
        <w:right w:val="none" w:sz="0" w:space="0" w:color="auto"/>
      </w:divBdr>
    </w:div>
    <w:div w:id="566109424">
      <w:marLeft w:val="640"/>
      <w:marRight w:val="0"/>
      <w:marTop w:val="0"/>
      <w:marBottom w:val="0"/>
      <w:divBdr>
        <w:top w:val="none" w:sz="0" w:space="0" w:color="auto"/>
        <w:left w:val="none" w:sz="0" w:space="0" w:color="auto"/>
        <w:bottom w:val="none" w:sz="0" w:space="0" w:color="auto"/>
        <w:right w:val="none" w:sz="0" w:space="0" w:color="auto"/>
      </w:divBdr>
    </w:div>
    <w:div w:id="566110576">
      <w:marLeft w:val="640"/>
      <w:marRight w:val="0"/>
      <w:marTop w:val="0"/>
      <w:marBottom w:val="0"/>
      <w:divBdr>
        <w:top w:val="none" w:sz="0" w:space="0" w:color="auto"/>
        <w:left w:val="none" w:sz="0" w:space="0" w:color="auto"/>
        <w:bottom w:val="none" w:sz="0" w:space="0" w:color="auto"/>
        <w:right w:val="none" w:sz="0" w:space="0" w:color="auto"/>
      </w:divBdr>
    </w:div>
    <w:div w:id="566187117">
      <w:marLeft w:val="640"/>
      <w:marRight w:val="0"/>
      <w:marTop w:val="0"/>
      <w:marBottom w:val="0"/>
      <w:divBdr>
        <w:top w:val="none" w:sz="0" w:space="0" w:color="auto"/>
        <w:left w:val="none" w:sz="0" w:space="0" w:color="auto"/>
        <w:bottom w:val="none" w:sz="0" w:space="0" w:color="auto"/>
        <w:right w:val="none" w:sz="0" w:space="0" w:color="auto"/>
      </w:divBdr>
    </w:div>
    <w:div w:id="566188927">
      <w:marLeft w:val="640"/>
      <w:marRight w:val="0"/>
      <w:marTop w:val="0"/>
      <w:marBottom w:val="0"/>
      <w:divBdr>
        <w:top w:val="none" w:sz="0" w:space="0" w:color="auto"/>
        <w:left w:val="none" w:sz="0" w:space="0" w:color="auto"/>
        <w:bottom w:val="none" w:sz="0" w:space="0" w:color="auto"/>
        <w:right w:val="none" w:sz="0" w:space="0" w:color="auto"/>
      </w:divBdr>
    </w:div>
    <w:div w:id="566307411">
      <w:marLeft w:val="640"/>
      <w:marRight w:val="0"/>
      <w:marTop w:val="0"/>
      <w:marBottom w:val="0"/>
      <w:divBdr>
        <w:top w:val="none" w:sz="0" w:space="0" w:color="auto"/>
        <w:left w:val="none" w:sz="0" w:space="0" w:color="auto"/>
        <w:bottom w:val="none" w:sz="0" w:space="0" w:color="auto"/>
        <w:right w:val="none" w:sz="0" w:space="0" w:color="auto"/>
      </w:divBdr>
    </w:div>
    <w:div w:id="566307841">
      <w:marLeft w:val="640"/>
      <w:marRight w:val="0"/>
      <w:marTop w:val="0"/>
      <w:marBottom w:val="0"/>
      <w:divBdr>
        <w:top w:val="none" w:sz="0" w:space="0" w:color="auto"/>
        <w:left w:val="none" w:sz="0" w:space="0" w:color="auto"/>
        <w:bottom w:val="none" w:sz="0" w:space="0" w:color="auto"/>
        <w:right w:val="none" w:sz="0" w:space="0" w:color="auto"/>
      </w:divBdr>
    </w:div>
    <w:div w:id="566645854">
      <w:marLeft w:val="640"/>
      <w:marRight w:val="0"/>
      <w:marTop w:val="0"/>
      <w:marBottom w:val="0"/>
      <w:divBdr>
        <w:top w:val="none" w:sz="0" w:space="0" w:color="auto"/>
        <w:left w:val="none" w:sz="0" w:space="0" w:color="auto"/>
        <w:bottom w:val="none" w:sz="0" w:space="0" w:color="auto"/>
        <w:right w:val="none" w:sz="0" w:space="0" w:color="auto"/>
      </w:divBdr>
    </w:div>
    <w:div w:id="566690497">
      <w:marLeft w:val="640"/>
      <w:marRight w:val="0"/>
      <w:marTop w:val="0"/>
      <w:marBottom w:val="0"/>
      <w:divBdr>
        <w:top w:val="none" w:sz="0" w:space="0" w:color="auto"/>
        <w:left w:val="none" w:sz="0" w:space="0" w:color="auto"/>
        <w:bottom w:val="none" w:sz="0" w:space="0" w:color="auto"/>
        <w:right w:val="none" w:sz="0" w:space="0" w:color="auto"/>
      </w:divBdr>
    </w:div>
    <w:div w:id="566693410">
      <w:marLeft w:val="640"/>
      <w:marRight w:val="0"/>
      <w:marTop w:val="0"/>
      <w:marBottom w:val="0"/>
      <w:divBdr>
        <w:top w:val="none" w:sz="0" w:space="0" w:color="auto"/>
        <w:left w:val="none" w:sz="0" w:space="0" w:color="auto"/>
        <w:bottom w:val="none" w:sz="0" w:space="0" w:color="auto"/>
        <w:right w:val="none" w:sz="0" w:space="0" w:color="auto"/>
      </w:divBdr>
    </w:div>
    <w:div w:id="566694099">
      <w:marLeft w:val="640"/>
      <w:marRight w:val="0"/>
      <w:marTop w:val="0"/>
      <w:marBottom w:val="0"/>
      <w:divBdr>
        <w:top w:val="none" w:sz="0" w:space="0" w:color="auto"/>
        <w:left w:val="none" w:sz="0" w:space="0" w:color="auto"/>
        <w:bottom w:val="none" w:sz="0" w:space="0" w:color="auto"/>
        <w:right w:val="none" w:sz="0" w:space="0" w:color="auto"/>
      </w:divBdr>
    </w:div>
    <w:div w:id="566957868">
      <w:marLeft w:val="640"/>
      <w:marRight w:val="0"/>
      <w:marTop w:val="0"/>
      <w:marBottom w:val="0"/>
      <w:divBdr>
        <w:top w:val="none" w:sz="0" w:space="0" w:color="auto"/>
        <w:left w:val="none" w:sz="0" w:space="0" w:color="auto"/>
        <w:bottom w:val="none" w:sz="0" w:space="0" w:color="auto"/>
        <w:right w:val="none" w:sz="0" w:space="0" w:color="auto"/>
      </w:divBdr>
    </w:div>
    <w:div w:id="567032430">
      <w:marLeft w:val="640"/>
      <w:marRight w:val="0"/>
      <w:marTop w:val="0"/>
      <w:marBottom w:val="0"/>
      <w:divBdr>
        <w:top w:val="none" w:sz="0" w:space="0" w:color="auto"/>
        <w:left w:val="none" w:sz="0" w:space="0" w:color="auto"/>
        <w:bottom w:val="none" w:sz="0" w:space="0" w:color="auto"/>
        <w:right w:val="none" w:sz="0" w:space="0" w:color="auto"/>
      </w:divBdr>
    </w:div>
    <w:div w:id="567033522">
      <w:marLeft w:val="640"/>
      <w:marRight w:val="0"/>
      <w:marTop w:val="0"/>
      <w:marBottom w:val="0"/>
      <w:divBdr>
        <w:top w:val="none" w:sz="0" w:space="0" w:color="auto"/>
        <w:left w:val="none" w:sz="0" w:space="0" w:color="auto"/>
        <w:bottom w:val="none" w:sz="0" w:space="0" w:color="auto"/>
        <w:right w:val="none" w:sz="0" w:space="0" w:color="auto"/>
      </w:divBdr>
    </w:div>
    <w:div w:id="567038123">
      <w:marLeft w:val="640"/>
      <w:marRight w:val="0"/>
      <w:marTop w:val="0"/>
      <w:marBottom w:val="0"/>
      <w:divBdr>
        <w:top w:val="none" w:sz="0" w:space="0" w:color="auto"/>
        <w:left w:val="none" w:sz="0" w:space="0" w:color="auto"/>
        <w:bottom w:val="none" w:sz="0" w:space="0" w:color="auto"/>
        <w:right w:val="none" w:sz="0" w:space="0" w:color="auto"/>
      </w:divBdr>
    </w:div>
    <w:div w:id="567150865">
      <w:marLeft w:val="640"/>
      <w:marRight w:val="0"/>
      <w:marTop w:val="0"/>
      <w:marBottom w:val="0"/>
      <w:divBdr>
        <w:top w:val="none" w:sz="0" w:space="0" w:color="auto"/>
        <w:left w:val="none" w:sz="0" w:space="0" w:color="auto"/>
        <w:bottom w:val="none" w:sz="0" w:space="0" w:color="auto"/>
        <w:right w:val="none" w:sz="0" w:space="0" w:color="auto"/>
      </w:divBdr>
    </w:div>
    <w:div w:id="567153507">
      <w:marLeft w:val="640"/>
      <w:marRight w:val="0"/>
      <w:marTop w:val="0"/>
      <w:marBottom w:val="0"/>
      <w:divBdr>
        <w:top w:val="none" w:sz="0" w:space="0" w:color="auto"/>
        <w:left w:val="none" w:sz="0" w:space="0" w:color="auto"/>
        <w:bottom w:val="none" w:sz="0" w:space="0" w:color="auto"/>
        <w:right w:val="none" w:sz="0" w:space="0" w:color="auto"/>
      </w:divBdr>
    </w:div>
    <w:div w:id="567302540">
      <w:marLeft w:val="640"/>
      <w:marRight w:val="0"/>
      <w:marTop w:val="0"/>
      <w:marBottom w:val="0"/>
      <w:divBdr>
        <w:top w:val="none" w:sz="0" w:space="0" w:color="auto"/>
        <w:left w:val="none" w:sz="0" w:space="0" w:color="auto"/>
        <w:bottom w:val="none" w:sz="0" w:space="0" w:color="auto"/>
        <w:right w:val="none" w:sz="0" w:space="0" w:color="auto"/>
      </w:divBdr>
    </w:div>
    <w:div w:id="567346317">
      <w:marLeft w:val="640"/>
      <w:marRight w:val="0"/>
      <w:marTop w:val="0"/>
      <w:marBottom w:val="0"/>
      <w:divBdr>
        <w:top w:val="none" w:sz="0" w:space="0" w:color="auto"/>
        <w:left w:val="none" w:sz="0" w:space="0" w:color="auto"/>
        <w:bottom w:val="none" w:sz="0" w:space="0" w:color="auto"/>
        <w:right w:val="none" w:sz="0" w:space="0" w:color="auto"/>
      </w:divBdr>
    </w:div>
    <w:div w:id="567351087">
      <w:marLeft w:val="640"/>
      <w:marRight w:val="0"/>
      <w:marTop w:val="0"/>
      <w:marBottom w:val="0"/>
      <w:divBdr>
        <w:top w:val="none" w:sz="0" w:space="0" w:color="auto"/>
        <w:left w:val="none" w:sz="0" w:space="0" w:color="auto"/>
        <w:bottom w:val="none" w:sz="0" w:space="0" w:color="auto"/>
        <w:right w:val="none" w:sz="0" w:space="0" w:color="auto"/>
      </w:divBdr>
    </w:div>
    <w:div w:id="567493138">
      <w:marLeft w:val="640"/>
      <w:marRight w:val="0"/>
      <w:marTop w:val="0"/>
      <w:marBottom w:val="0"/>
      <w:divBdr>
        <w:top w:val="none" w:sz="0" w:space="0" w:color="auto"/>
        <w:left w:val="none" w:sz="0" w:space="0" w:color="auto"/>
        <w:bottom w:val="none" w:sz="0" w:space="0" w:color="auto"/>
        <w:right w:val="none" w:sz="0" w:space="0" w:color="auto"/>
      </w:divBdr>
    </w:div>
    <w:div w:id="567618110">
      <w:marLeft w:val="640"/>
      <w:marRight w:val="0"/>
      <w:marTop w:val="0"/>
      <w:marBottom w:val="0"/>
      <w:divBdr>
        <w:top w:val="none" w:sz="0" w:space="0" w:color="auto"/>
        <w:left w:val="none" w:sz="0" w:space="0" w:color="auto"/>
        <w:bottom w:val="none" w:sz="0" w:space="0" w:color="auto"/>
        <w:right w:val="none" w:sz="0" w:space="0" w:color="auto"/>
      </w:divBdr>
    </w:div>
    <w:div w:id="567880890">
      <w:marLeft w:val="640"/>
      <w:marRight w:val="0"/>
      <w:marTop w:val="0"/>
      <w:marBottom w:val="0"/>
      <w:divBdr>
        <w:top w:val="none" w:sz="0" w:space="0" w:color="auto"/>
        <w:left w:val="none" w:sz="0" w:space="0" w:color="auto"/>
        <w:bottom w:val="none" w:sz="0" w:space="0" w:color="auto"/>
        <w:right w:val="none" w:sz="0" w:space="0" w:color="auto"/>
      </w:divBdr>
    </w:div>
    <w:div w:id="568077917">
      <w:marLeft w:val="640"/>
      <w:marRight w:val="0"/>
      <w:marTop w:val="0"/>
      <w:marBottom w:val="0"/>
      <w:divBdr>
        <w:top w:val="none" w:sz="0" w:space="0" w:color="auto"/>
        <w:left w:val="none" w:sz="0" w:space="0" w:color="auto"/>
        <w:bottom w:val="none" w:sz="0" w:space="0" w:color="auto"/>
        <w:right w:val="none" w:sz="0" w:space="0" w:color="auto"/>
      </w:divBdr>
    </w:div>
    <w:div w:id="568198288">
      <w:marLeft w:val="640"/>
      <w:marRight w:val="0"/>
      <w:marTop w:val="0"/>
      <w:marBottom w:val="0"/>
      <w:divBdr>
        <w:top w:val="none" w:sz="0" w:space="0" w:color="auto"/>
        <w:left w:val="none" w:sz="0" w:space="0" w:color="auto"/>
        <w:bottom w:val="none" w:sz="0" w:space="0" w:color="auto"/>
        <w:right w:val="none" w:sz="0" w:space="0" w:color="auto"/>
      </w:divBdr>
    </w:div>
    <w:div w:id="568199267">
      <w:marLeft w:val="640"/>
      <w:marRight w:val="0"/>
      <w:marTop w:val="0"/>
      <w:marBottom w:val="0"/>
      <w:divBdr>
        <w:top w:val="none" w:sz="0" w:space="0" w:color="auto"/>
        <w:left w:val="none" w:sz="0" w:space="0" w:color="auto"/>
        <w:bottom w:val="none" w:sz="0" w:space="0" w:color="auto"/>
        <w:right w:val="none" w:sz="0" w:space="0" w:color="auto"/>
      </w:divBdr>
    </w:div>
    <w:div w:id="568270369">
      <w:marLeft w:val="640"/>
      <w:marRight w:val="0"/>
      <w:marTop w:val="0"/>
      <w:marBottom w:val="0"/>
      <w:divBdr>
        <w:top w:val="none" w:sz="0" w:space="0" w:color="auto"/>
        <w:left w:val="none" w:sz="0" w:space="0" w:color="auto"/>
        <w:bottom w:val="none" w:sz="0" w:space="0" w:color="auto"/>
        <w:right w:val="none" w:sz="0" w:space="0" w:color="auto"/>
      </w:divBdr>
    </w:div>
    <w:div w:id="568346508">
      <w:marLeft w:val="640"/>
      <w:marRight w:val="0"/>
      <w:marTop w:val="0"/>
      <w:marBottom w:val="0"/>
      <w:divBdr>
        <w:top w:val="none" w:sz="0" w:space="0" w:color="auto"/>
        <w:left w:val="none" w:sz="0" w:space="0" w:color="auto"/>
        <w:bottom w:val="none" w:sz="0" w:space="0" w:color="auto"/>
        <w:right w:val="none" w:sz="0" w:space="0" w:color="auto"/>
      </w:divBdr>
    </w:div>
    <w:div w:id="568417223">
      <w:marLeft w:val="640"/>
      <w:marRight w:val="0"/>
      <w:marTop w:val="0"/>
      <w:marBottom w:val="0"/>
      <w:divBdr>
        <w:top w:val="none" w:sz="0" w:space="0" w:color="auto"/>
        <w:left w:val="none" w:sz="0" w:space="0" w:color="auto"/>
        <w:bottom w:val="none" w:sz="0" w:space="0" w:color="auto"/>
        <w:right w:val="none" w:sz="0" w:space="0" w:color="auto"/>
      </w:divBdr>
    </w:div>
    <w:div w:id="568418525">
      <w:marLeft w:val="640"/>
      <w:marRight w:val="0"/>
      <w:marTop w:val="0"/>
      <w:marBottom w:val="0"/>
      <w:divBdr>
        <w:top w:val="none" w:sz="0" w:space="0" w:color="auto"/>
        <w:left w:val="none" w:sz="0" w:space="0" w:color="auto"/>
        <w:bottom w:val="none" w:sz="0" w:space="0" w:color="auto"/>
        <w:right w:val="none" w:sz="0" w:space="0" w:color="auto"/>
      </w:divBdr>
    </w:div>
    <w:div w:id="568422980">
      <w:marLeft w:val="640"/>
      <w:marRight w:val="0"/>
      <w:marTop w:val="0"/>
      <w:marBottom w:val="0"/>
      <w:divBdr>
        <w:top w:val="none" w:sz="0" w:space="0" w:color="auto"/>
        <w:left w:val="none" w:sz="0" w:space="0" w:color="auto"/>
        <w:bottom w:val="none" w:sz="0" w:space="0" w:color="auto"/>
        <w:right w:val="none" w:sz="0" w:space="0" w:color="auto"/>
      </w:divBdr>
    </w:div>
    <w:div w:id="568534706">
      <w:marLeft w:val="640"/>
      <w:marRight w:val="0"/>
      <w:marTop w:val="0"/>
      <w:marBottom w:val="0"/>
      <w:divBdr>
        <w:top w:val="none" w:sz="0" w:space="0" w:color="auto"/>
        <w:left w:val="none" w:sz="0" w:space="0" w:color="auto"/>
        <w:bottom w:val="none" w:sz="0" w:space="0" w:color="auto"/>
        <w:right w:val="none" w:sz="0" w:space="0" w:color="auto"/>
      </w:divBdr>
    </w:div>
    <w:div w:id="568536358">
      <w:marLeft w:val="640"/>
      <w:marRight w:val="0"/>
      <w:marTop w:val="0"/>
      <w:marBottom w:val="0"/>
      <w:divBdr>
        <w:top w:val="none" w:sz="0" w:space="0" w:color="auto"/>
        <w:left w:val="none" w:sz="0" w:space="0" w:color="auto"/>
        <w:bottom w:val="none" w:sz="0" w:space="0" w:color="auto"/>
        <w:right w:val="none" w:sz="0" w:space="0" w:color="auto"/>
      </w:divBdr>
    </w:div>
    <w:div w:id="568613386">
      <w:marLeft w:val="640"/>
      <w:marRight w:val="0"/>
      <w:marTop w:val="0"/>
      <w:marBottom w:val="0"/>
      <w:divBdr>
        <w:top w:val="none" w:sz="0" w:space="0" w:color="auto"/>
        <w:left w:val="none" w:sz="0" w:space="0" w:color="auto"/>
        <w:bottom w:val="none" w:sz="0" w:space="0" w:color="auto"/>
        <w:right w:val="none" w:sz="0" w:space="0" w:color="auto"/>
      </w:divBdr>
    </w:div>
    <w:div w:id="568619563">
      <w:marLeft w:val="640"/>
      <w:marRight w:val="0"/>
      <w:marTop w:val="0"/>
      <w:marBottom w:val="0"/>
      <w:divBdr>
        <w:top w:val="none" w:sz="0" w:space="0" w:color="auto"/>
        <w:left w:val="none" w:sz="0" w:space="0" w:color="auto"/>
        <w:bottom w:val="none" w:sz="0" w:space="0" w:color="auto"/>
        <w:right w:val="none" w:sz="0" w:space="0" w:color="auto"/>
      </w:divBdr>
    </w:div>
    <w:div w:id="568660134">
      <w:marLeft w:val="640"/>
      <w:marRight w:val="0"/>
      <w:marTop w:val="0"/>
      <w:marBottom w:val="0"/>
      <w:divBdr>
        <w:top w:val="none" w:sz="0" w:space="0" w:color="auto"/>
        <w:left w:val="none" w:sz="0" w:space="0" w:color="auto"/>
        <w:bottom w:val="none" w:sz="0" w:space="0" w:color="auto"/>
        <w:right w:val="none" w:sz="0" w:space="0" w:color="auto"/>
      </w:divBdr>
    </w:div>
    <w:div w:id="568661909">
      <w:marLeft w:val="640"/>
      <w:marRight w:val="0"/>
      <w:marTop w:val="0"/>
      <w:marBottom w:val="0"/>
      <w:divBdr>
        <w:top w:val="none" w:sz="0" w:space="0" w:color="auto"/>
        <w:left w:val="none" w:sz="0" w:space="0" w:color="auto"/>
        <w:bottom w:val="none" w:sz="0" w:space="0" w:color="auto"/>
        <w:right w:val="none" w:sz="0" w:space="0" w:color="auto"/>
      </w:divBdr>
    </w:div>
    <w:div w:id="568661987">
      <w:marLeft w:val="480"/>
      <w:marRight w:val="0"/>
      <w:marTop w:val="0"/>
      <w:marBottom w:val="0"/>
      <w:divBdr>
        <w:top w:val="none" w:sz="0" w:space="0" w:color="auto"/>
        <w:left w:val="none" w:sz="0" w:space="0" w:color="auto"/>
        <w:bottom w:val="none" w:sz="0" w:space="0" w:color="auto"/>
        <w:right w:val="none" w:sz="0" w:space="0" w:color="auto"/>
      </w:divBdr>
    </w:div>
    <w:div w:id="568805590">
      <w:marLeft w:val="640"/>
      <w:marRight w:val="0"/>
      <w:marTop w:val="0"/>
      <w:marBottom w:val="0"/>
      <w:divBdr>
        <w:top w:val="none" w:sz="0" w:space="0" w:color="auto"/>
        <w:left w:val="none" w:sz="0" w:space="0" w:color="auto"/>
        <w:bottom w:val="none" w:sz="0" w:space="0" w:color="auto"/>
        <w:right w:val="none" w:sz="0" w:space="0" w:color="auto"/>
      </w:divBdr>
    </w:div>
    <w:div w:id="568808893">
      <w:marLeft w:val="640"/>
      <w:marRight w:val="0"/>
      <w:marTop w:val="0"/>
      <w:marBottom w:val="0"/>
      <w:divBdr>
        <w:top w:val="none" w:sz="0" w:space="0" w:color="auto"/>
        <w:left w:val="none" w:sz="0" w:space="0" w:color="auto"/>
        <w:bottom w:val="none" w:sz="0" w:space="0" w:color="auto"/>
        <w:right w:val="none" w:sz="0" w:space="0" w:color="auto"/>
      </w:divBdr>
    </w:div>
    <w:div w:id="568881059">
      <w:marLeft w:val="640"/>
      <w:marRight w:val="0"/>
      <w:marTop w:val="0"/>
      <w:marBottom w:val="0"/>
      <w:divBdr>
        <w:top w:val="none" w:sz="0" w:space="0" w:color="auto"/>
        <w:left w:val="none" w:sz="0" w:space="0" w:color="auto"/>
        <w:bottom w:val="none" w:sz="0" w:space="0" w:color="auto"/>
        <w:right w:val="none" w:sz="0" w:space="0" w:color="auto"/>
      </w:divBdr>
    </w:div>
    <w:div w:id="568885042">
      <w:marLeft w:val="640"/>
      <w:marRight w:val="0"/>
      <w:marTop w:val="0"/>
      <w:marBottom w:val="0"/>
      <w:divBdr>
        <w:top w:val="none" w:sz="0" w:space="0" w:color="auto"/>
        <w:left w:val="none" w:sz="0" w:space="0" w:color="auto"/>
        <w:bottom w:val="none" w:sz="0" w:space="0" w:color="auto"/>
        <w:right w:val="none" w:sz="0" w:space="0" w:color="auto"/>
      </w:divBdr>
    </w:div>
    <w:div w:id="568999110">
      <w:marLeft w:val="640"/>
      <w:marRight w:val="0"/>
      <w:marTop w:val="0"/>
      <w:marBottom w:val="0"/>
      <w:divBdr>
        <w:top w:val="none" w:sz="0" w:space="0" w:color="auto"/>
        <w:left w:val="none" w:sz="0" w:space="0" w:color="auto"/>
        <w:bottom w:val="none" w:sz="0" w:space="0" w:color="auto"/>
        <w:right w:val="none" w:sz="0" w:space="0" w:color="auto"/>
      </w:divBdr>
    </w:div>
    <w:div w:id="569004948">
      <w:marLeft w:val="640"/>
      <w:marRight w:val="0"/>
      <w:marTop w:val="0"/>
      <w:marBottom w:val="0"/>
      <w:divBdr>
        <w:top w:val="none" w:sz="0" w:space="0" w:color="auto"/>
        <w:left w:val="none" w:sz="0" w:space="0" w:color="auto"/>
        <w:bottom w:val="none" w:sz="0" w:space="0" w:color="auto"/>
        <w:right w:val="none" w:sz="0" w:space="0" w:color="auto"/>
      </w:divBdr>
    </w:div>
    <w:div w:id="569073521">
      <w:marLeft w:val="640"/>
      <w:marRight w:val="0"/>
      <w:marTop w:val="0"/>
      <w:marBottom w:val="0"/>
      <w:divBdr>
        <w:top w:val="none" w:sz="0" w:space="0" w:color="auto"/>
        <w:left w:val="none" w:sz="0" w:space="0" w:color="auto"/>
        <w:bottom w:val="none" w:sz="0" w:space="0" w:color="auto"/>
        <w:right w:val="none" w:sz="0" w:space="0" w:color="auto"/>
      </w:divBdr>
    </w:div>
    <w:div w:id="569198632">
      <w:marLeft w:val="640"/>
      <w:marRight w:val="0"/>
      <w:marTop w:val="0"/>
      <w:marBottom w:val="0"/>
      <w:divBdr>
        <w:top w:val="none" w:sz="0" w:space="0" w:color="auto"/>
        <w:left w:val="none" w:sz="0" w:space="0" w:color="auto"/>
        <w:bottom w:val="none" w:sz="0" w:space="0" w:color="auto"/>
        <w:right w:val="none" w:sz="0" w:space="0" w:color="auto"/>
      </w:divBdr>
    </w:div>
    <w:div w:id="569272204">
      <w:marLeft w:val="640"/>
      <w:marRight w:val="0"/>
      <w:marTop w:val="0"/>
      <w:marBottom w:val="0"/>
      <w:divBdr>
        <w:top w:val="none" w:sz="0" w:space="0" w:color="auto"/>
        <w:left w:val="none" w:sz="0" w:space="0" w:color="auto"/>
        <w:bottom w:val="none" w:sz="0" w:space="0" w:color="auto"/>
        <w:right w:val="none" w:sz="0" w:space="0" w:color="auto"/>
      </w:divBdr>
    </w:div>
    <w:div w:id="569314397">
      <w:marLeft w:val="640"/>
      <w:marRight w:val="0"/>
      <w:marTop w:val="0"/>
      <w:marBottom w:val="0"/>
      <w:divBdr>
        <w:top w:val="none" w:sz="0" w:space="0" w:color="auto"/>
        <w:left w:val="none" w:sz="0" w:space="0" w:color="auto"/>
        <w:bottom w:val="none" w:sz="0" w:space="0" w:color="auto"/>
        <w:right w:val="none" w:sz="0" w:space="0" w:color="auto"/>
      </w:divBdr>
    </w:div>
    <w:div w:id="569317363">
      <w:marLeft w:val="640"/>
      <w:marRight w:val="0"/>
      <w:marTop w:val="0"/>
      <w:marBottom w:val="0"/>
      <w:divBdr>
        <w:top w:val="none" w:sz="0" w:space="0" w:color="auto"/>
        <w:left w:val="none" w:sz="0" w:space="0" w:color="auto"/>
        <w:bottom w:val="none" w:sz="0" w:space="0" w:color="auto"/>
        <w:right w:val="none" w:sz="0" w:space="0" w:color="auto"/>
      </w:divBdr>
    </w:div>
    <w:div w:id="569341701">
      <w:marLeft w:val="640"/>
      <w:marRight w:val="0"/>
      <w:marTop w:val="0"/>
      <w:marBottom w:val="0"/>
      <w:divBdr>
        <w:top w:val="none" w:sz="0" w:space="0" w:color="auto"/>
        <w:left w:val="none" w:sz="0" w:space="0" w:color="auto"/>
        <w:bottom w:val="none" w:sz="0" w:space="0" w:color="auto"/>
        <w:right w:val="none" w:sz="0" w:space="0" w:color="auto"/>
      </w:divBdr>
    </w:div>
    <w:div w:id="569342368">
      <w:marLeft w:val="640"/>
      <w:marRight w:val="0"/>
      <w:marTop w:val="0"/>
      <w:marBottom w:val="0"/>
      <w:divBdr>
        <w:top w:val="none" w:sz="0" w:space="0" w:color="auto"/>
        <w:left w:val="none" w:sz="0" w:space="0" w:color="auto"/>
        <w:bottom w:val="none" w:sz="0" w:space="0" w:color="auto"/>
        <w:right w:val="none" w:sz="0" w:space="0" w:color="auto"/>
      </w:divBdr>
    </w:div>
    <w:div w:id="569385735">
      <w:marLeft w:val="640"/>
      <w:marRight w:val="0"/>
      <w:marTop w:val="0"/>
      <w:marBottom w:val="0"/>
      <w:divBdr>
        <w:top w:val="none" w:sz="0" w:space="0" w:color="auto"/>
        <w:left w:val="none" w:sz="0" w:space="0" w:color="auto"/>
        <w:bottom w:val="none" w:sz="0" w:space="0" w:color="auto"/>
        <w:right w:val="none" w:sz="0" w:space="0" w:color="auto"/>
      </w:divBdr>
    </w:div>
    <w:div w:id="569390331">
      <w:marLeft w:val="640"/>
      <w:marRight w:val="0"/>
      <w:marTop w:val="0"/>
      <w:marBottom w:val="0"/>
      <w:divBdr>
        <w:top w:val="none" w:sz="0" w:space="0" w:color="auto"/>
        <w:left w:val="none" w:sz="0" w:space="0" w:color="auto"/>
        <w:bottom w:val="none" w:sz="0" w:space="0" w:color="auto"/>
        <w:right w:val="none" w:sz="0" w:space="0" w:color="auto"/>
      </w:divBdr>
    </w:div>
    <w:div w:id="569391799">
      <w:marLeft w:val="640"/>
      <w:marRight w:val="0"/>
      <w:marTop w:val="0"/>
      <w:marBottom w:val="0"/>
      <w:divBdr>
        <w:top w:val="none" w:sz="0" w:space="0" w:color="auto"/>
        <w:left w:val="none" w:sz="0" w:space="0" w:color="auto"/>
        <w:bottom w:val="none" w:sz="0" w:space="0" w:color="auto"/>
        <w:right w:val="none" w:sz="0" w:space="0" w:color="auto"/>
      </w:divBdr>
    </w:div>
    <w:div w:id="569584912">
      <w:marLeft w:val="640"/>
      <w:marRight w:val="0"/>
      <w:marTop w:val="0"/>
      <w:marBottom w:val="0"/>
      <w:divBdr>
        <w:top w:val="none" w:sz="0" w:space="0" w:color="auto"/>
        <w:left w:val="none" w:sz="0" w:space="0" w:color="auto"/>
        <w:bottom w:val="none" w:sz="0" w:space="0" w:color="auto"/>
        <w:right w:val="none" w:sz="0" w:space="0" w:color="auto"/>
      </w:divBdr>
    </w:div>
    <w:div w:id="569727830">
      <w:marLeft w:val="640"/>
      <w:marRight w:val="0"/>
      <w:marTop w:val="0"/>
      <w:marBottom w:val="0"/>
      <w:divBdr>
        <w:top w:val="none" w:sz="0" w:space="0" w:color="auto"/>
        <w:left w:val="none" w:sz="0" w:space="0" w:color="auto"/>
        <w:bottom w:val="none" w:sz="0" w:space="0" w:color="auto"/>
        <w:right w:val="none" w:sz="0" w:space="0" w:color="auto"/>
      </w:divBdr>
    </w:div>
    <w:div w:id="569730253">
      <w:marLeft w:val="640"/>
      <w:marRight w:val="0"/>
      <w:marTop w:val="0"/>
      <w:marBottom w:val="0"/>
      <w:divBdr>
        <w:top w:val="none" w:sz="0" w:space="0" w:color="auto"/>
        <w:left w:val="none" w:sz="0" w:space="0" w:color="auto"/>
        <w:bottom w:val="none" w:sz="0" w:space="0" w:color="auto"/>
        <w:right w:val="none" w:sz="0" w:space="0" w:color="auto"/>
      </w:divBdr>
    </w:div>
    <w:div w:id="569730625">
      <w:marLeft w:val="640"/>
      <w:marRight w:val="0"/>
      <w:marTop w:val="0"/>
      <w:marBottom w:val="0"/>
      <w:divBdr>
        <w:top w:val="none" w:sz="0" w:space="0" w:color="auto"/>
        <w:left w:val="none" w:sz="0" w:space="0" w:color="auto"/>
        <w:bottom w:val="none" w:sz="0" w:space="0" w:color="auto"/>
        <w:right w:val="none" w:sz="0" w:space="0" w:color="auto"/>
      </w:divBdr>
    </w:div>
    <w:div w:id="569774617">
      <w:marLeft w:val="640"/>
      <w:marRight w:val="0"/>
      <w:marTop w:val="0"/>
      <w:marBottom w:val="0"/>
      <w:divBdr>
        <w:top w:val="none" w:sz="0" w:space="0" w:color="auto"/>
        <w:left w:val="none" w:sz="0" w:space="0" w:color="auto"/>
        <w:bottom w:val="none" w:sz="0" w:space="0" w:color="auto"/>
        <w:right w:val="none" w:sz="0" w:space="0" w:color="auto"/>
      </w:divBdr>
    </w:div>
    <w:div w:id="569921284">
      <w:marLeft w:val="640"/>
      <w:marRight w:val="0"/>
      <w:marTop w:val="0"/>
      <w:marBottom w:val="0"/>
      <w:divBdr>
        <w:top w:val="none" w:sz="0" w:space="0" w:color="auto"/>
        <w:left w:val="none" w:sz="0" w:space="0" w:color="auto"/>
        <w:bottom w:val="none" w:sz="0" w:space="0" w:color="auto"/>
        <w:right w:val="none" w:sz="0" w:space="0" w:color="auto"/>
      </w:divBdr>
    </w:div>
    <w:div w:id="569925106">
      <w:marLeft w:val="640"/>
      <w:marRight w:val="0"/>
      <w:marTop w:val="0"/>
      <w:marBottom w:val="0"/>
      <w:divBdr>
        <w:top w:val="none" w:sz="0" w:space="0" w:color="auto"/>
        <w:left w:val="none" w:sz="0" w:space="0" w:color="auto"/>
        <w:bottom w:val="none" w:sz="0" w:space="0" w:color="auto"/>
        <w:right w:val="none" w:sz="0" w:space="0" w:color="auto"/>
      </w:divBdr>
    </w:div>
    <w:div w:id="569925444">
      <w:marLeft w:val="640"/>
      <w:marRight w:val="0"/>
      <w:marTop w:val="0"/>
      <w:marBottom w:val="0"/>
      <w:divBdr>
        <w:top w:val="none" w:sz="0" w:space="0" w:color="auto"/>
        <w:left w:val="none" w:sz="0" w:space="0" w:color="auto"/>
        <w:bottom w:val="none" w:sz="0" w:space="0" w:color="auto"/>
        <w:right w:val="none" w:sz="0" w:space="0" w:color="auto"/>
      </w:divBdr>
    </w:div>
    <w:div w:id="569967843">
      <w:marLeft w:val="640"/>
      <w:marRight w:val="0"/>
      <w:marTop w:val="0"/>
      <w:marBottom w:val="0"/>
      <w:divBdr>
        <w:top w:val="none" w:sz="0" w:space="0" w:color="auto"/>
        <w:left w:val="none" w:sz="0" w:space="0" w:color="auto"/>
        <w:bottom w:val="none" w:sz="0" w:space="0" w:color="auto"/>
        <w:right w:val="none" w:sz="0" w:space="0" w:color="auto"/>
      </w:divBdr>
    </w:div>
    <w:div w:id="570039854">
      <w:marLeft w:val="640"/>
      <w:marRight w:val="0"/>
      <w:marTop w:val="0"/>
      <w:marBottom w:val="0"/>
      <w:divBdr>
        <w:top w:val="none" w:sz="0" w:space="0" w:color="auto"/>
        <w:left w:val="none" w:sz="0" w:space="0" w:color="auto"/>
        <w:bottom w:val="none" w:sz="0" w:space="0" w:color="auto"/>
        <w:right w:val="none" w:sz="0" w:space="0" w:color="auto"/>
      </w:divBdr>
    </w:div>
    <w:div w:id="570117376">
      <w:marLeft w:val="640"/>
      <w:marRight w:val="0"/>
      <w:marTop w:val="0"/>
      <w:marBottom w:val="0"/>
      <w:divBdr>
        <w:top w:val="none" w:sz="0" w:space="0" w:color="auto"/>
        <w:left w:val="none" w:sz="0" w:space="0" w:color="auto"/>
        <w:bottom w:val="none" w:sz="0" w:space="0" w:color="auto"/>
        <w:right w:val="none" w:sz="0" w:space="0" w:color="auto"/>
      </w:divBdr>
    </w:div>
    <w:div w:id="570165119">
      <w:marLeft w:val="640"/>
      <w:marRight w:val="0"/>
      <w:marTop w:val="0"/>
      <w:marBottom w:val="0"/>
      <w:divBdr>
        <w:top w:val="none" w:sz="0" w:space="0" w:color="auto"/>
        <w:left w:val="none" w:sz="0" w:space="0" w:color="auto"/>
        <w:bottom w:val="none" w:sz="0" w:space="0" w:color="auto"/>
        <w:right w:val="none" w:sz="0" w:space="0" w:color="auto"/>
      </w:divBdr>
    </w:div>
    <w:div w:id="570235262">
      <w:marLeft w:val="640"/>
      <w:marRight w:val="0"/>
      <w:marTop w:val="0"/>
      <w:marBottom w:val="0"/>
      <w:divBdr>
        <w:top w:val="none" w:sz="0" w:space="0" w:color="auto"/>
        <w:left w:val="none" w:sz="0" w:space="0" w:color="auto"/>
        <w:bottom w:val="none" w:sz="0" w:space="0" w:color="auto"/>
        <w:right w:val="none" w:sz="0" w:space="0" w:color="auto"/>
      </w:divBdr>
    </w:div>
    <w:div w:id="570238835">
      <w:marLeft w:val="640"/>
      <w:marRight w:val="0"/>
      <w:marTop w:val="0"/>
      <w:marBottom w:val="0"/>
      <w:divBdr>
        <w:top w:val="none" w:sz="0" w:space="0" w:color="auto"/>
        <w:left w:val="none" w:sz="0" w:space="0" w:color="auto"/>
        <w:bottom w:val="none" w:sz="0" w:space="0" w:color="auto"/>
        <w:right w:val="none" w:sz="0" w:space="0" w:color="auto"/>
      </w:divBdr>
    </w:div>
    <w:div w:id="570309459">
      <w:marLeft w:val="640"/>
      <w:marRight w:val="0"/>
      <w:marTop w:val="0"/>
      <w:marBottom w:val="0"/>
      <w:divBdr>
        <w:top w:val="none" w:sz="0" w:space="0" w:color="auto"/>
        <w:left w:val="none" w:sz="0" w:space="0" w:color="auto"/>
        <w:bottom w:val="none" w:sz="0" w:space="0" w:color="auto"/>
        <w:right w:val="none" w:sz="0" w:space="0" w:color="auto"/>
      </w:divBdr>
    </w:div>
    <w:div w:id="570432300">
      <w:marLeft w:val="640"/>
      <w:marRight w:val="0"/>
      <w:marTop w:val="0"/>
      <w:marBottom w:val="0"/>
      <w:divBdr>
        <w:top w:val="none" w:sz="0" w:space="0" w:color="auto"/>
        <w:left w:val="none" w:sz="0" w:space="0" w:color="auto"/>
        <w:bottom w:val="none" w:sz="0" w:space="0" w:color="auto"/>
        <w:right w:val="none" w:sz="0" w:space="0" w:color="auto"/>
      </w:divBdr>
    </w:div>
    <w:div w:id="570506865">
      <w:marLeft w:val="640"/>
      <w:marRight w:val="0"/>
      <w:marTop w:val="0"/>
      <w:marBottom w:val="0"/>
      <w:divBdr>
        <w:top w:val="none" w:sz="0" w:space="0" w:color="auto"/>
        <w:left w:val="none" w:sz="0" w:space="0" w:color="auto"/>
        <w:bottom w:val="none" w:sz="0" w:space="0" w:color="auto"/>
        <w:right w:val="none" w:sz="0" w:space="0" w:color="auto"/>
      </w:divBdr>
    </w:div>
    <w:div w:id="570694099">
      <w:marLeft w:val="640"/>
      <w:marRight w:val="0"/>
      <w:marTop w:val="0"/>
      <w:marBottom w:val="0"/>
      <w:divBdr>
        <w:top w:val="none" w:sz="0" w:space="0" w:color="auto"/>
        <w:left w:val="none" w:sz="0" w:space="0" w:color="auto"/>
        <w:bottom w:val="none" w:sz="0" w:space="0" w:color="auto"/>
        <w:right w:val="none" w:sz="0" w:space="0" w:color="auto"/>
      </w:divBdr>
    </w:div>
    <w:div w:id="570698298">
      <w:marLeft w:val="640"/>
      <w:marRight w:val="0"/>
      <w:marTop w:val="0"/>
      <w:marBottom w:val="0"/>
      <w:divBdr>
        <w:top w:val="none" w:sz="0" w:space="0" w:color="auto"/>
        <w:left w:val="none" w:sz="0" w:space="0" w:color="auto"/>
        <w:bottom w:val="none" w:sz="0" w:space="0" w:color="auto"/>
        <w:right w:val="none" w:sz="0" w:space="0" w:color="auto"/>
      </w:divBdr>
    </w:div>
    <w:div w:id="570771599">
      <w:marLeft w:val="640"/>
      <w:marRight w:val="0"/>
      <w:marTop w:val="0"/>
      <w:marBottom w:val="0"/>
      <w:divBdr>
        <w:top w:val="none" w:sz="0" w:space="0" w:color="auto"/>
        <w:left w:val="none" w:sz="0" w:space="0" w:color="auto"/>
        <w:bottom w:val="none" w:sz="0" w:space="0" w:color="auto"/>
        <w:right w:val="none" w:sz="0" w:space="0" w:color="auto"/>
      </w:divBdr>
    </w:div>
    <w:div w:id="570893867">
      <w:marLeft w:val="640"/>
      <w:marRight w:val="0"/>
      <w:marTop w:val="0"/>
      <w:marBottom w:val="0"/>
      <w:divBdr>
        <w:top w:val="none" w:sz="0" w:space="0" w:color="auto"/>
        <w:left w:val="none" w:sz="0" w:space="0" w:color="auto"/>
        <w:bottom w:val="none" w:sz="0" w:space="0" w:color="auto"/>
        <w:right w:val="none" w:sz="0" w:space="0" w:color="auto"/>
      </w:divBdr>
    </w:div>
    <w:div w:id="571038900">
      <w:marLeft w:val="640"/>
      <w:marRight w:val="0"/>
      <w:marTop w:val="0"/>
      <w:marBottom w:val="0"/>
      <w:divBdr>
        <w:top w:val="none" w:sz="0" w:space="0" w:color="auto"/>
        <w:left w:val="none" w:sz="0" w:space="0" w:color="auto"/>
        <w:bottom w:val="none" w:sz="0" w:space="0" w:color="auto"/>
        <w:right w:val="none" w:sz="0" w:space="0" w:color="auto"/>
      </w:divBdr>
    </w:div>
    <w:div w:id="571081119">
      <w:marLeft w:val="640"/>
      <w:marRight w:val="0"/>
      <w:marTop w:val="0"/>
      <w:marBottom w:val="0"/>
      <w:divBdr>
        <w:top w:val="none" w:sz="0" w:space="0" w:color="auto"/>
        <w:left w:val="none" w:sz="0" w:space="0" w:color="auto"/>
        <w:bottom w:val="none" w:sz="0" w:space="0" w:color="auto"/>
        <w:right w:val="none" w:sz="0" w:space="0" w:color="auto"/>
      </w:divBdr>
    </w:div>
    <w:div w:id="571087744">
      <w:marLeft w:val="640"/>
      <w:marRight w:val="0"/>
      <w:marTop w:val="0"/>
      <w:marBottom w:val="0"/>
      <w:divBdr>
        <w:top w:val="none" w:sz="0" w:space="0" w:color="auto"/>
        <w:left w:val="none" w:sz="0" w:space="0" w:color="auto"/>
        <w:bottom w:val="none" w:sz="0" w:space="0" w:color="auto"/>
        <w:right w:val="none" w:sz="0" w:space="0" w:color="auto"/>
      </w:divBdr>
    </w:div>
    <w:div w:id="571087929">
      <w:marLeft w:val="640"/>
      <w:marRight w:val="0"/>
      <w:marTop w:val="0"/>
      <w:marBottom w:val="0"/>
      <w:divBdr>
        <w:top w:val="none" w:sz="0" w:space="0" w:color="auto"/>
        <w:left w:val="none" w:sz="0" w:space="0" w:color="auto"/>
        <w:bottom w:val="none" w:sz="0" w:space="0" w:color="auto"/>
        <w:right w:val="none" w:sz="0" w:space="0" w:color="auto"/>
      </w:divBdr>
    </w:div>
    <w:div w:id="571234512">
      <w:marLeft w:val="640"/>
      <w:marRight w:val="0"/>
      <w:marTop w:val="0"/>
      <w:marBottom w:val="0"/>
      <w:divBdr>
        <w:top w:val="none" w:sz="0" w:space="0" w:color="auto"/>
        <w:left w:val="none" w:sz="0" w:space="0" w:color="auto"/>
        <w:bottom w:val="none" w:sz="0" w:space="0" w:color="auto"/>
        <w:right w:val="none" w:sz="0" w:space="0" w:color="auto"/>
      </w:divBdr>
    </w:div>
    <w:div w:id="571279089">
      <w:marLeft w:val="640"/>
      <w:marRight w:val="0"/>
      <w:marTop w:val="0"/>
      <w:marBottom w:val="0"/>
      <w:divBdr>
        <w:top w:val="none" w:sz="0" w:space="0" w:color="auto"/>
        <w:left w:val="none" w:sz="0" w:space="0" w:color="auto"/>
        <w:bottom w:val="none" w:sz="0" w:space="0" w:color="auto"/>
        <w:right w:val="none" w:sz="0" w:space="0" w:color="auto"/>
      </w:divBdr>
    </w:div>
    <w:div w:id="571280023">
      <w:marLeft w:val="640"/>
      <w:marRight w:val="0"/>
      <w:marTop w:val="0"/>
      <w:marBottom w:val="0"/>
      <w:divBdr>
        <w:top w:val="none" w:sz="0" w:space="0" w:color="auto"/>
        <w:left w:val="none" w:sz="0" w:space="0" w:color="auto"/>
        <w:bottom w:val="none" w:sz="0" w:space="0" w:color="auto"/>
        <w:right w:val="none" w:sz="0" w:space="0" w:color="auto"/>
      </w:divBdr>
    </w:div>
    <w:div w:id="571306500">
      <w:marLeft w:val="640"/>
      <w:marRight w:val="0"/>
      <w:marTop w:val="0"/>
      <w:marBottom w:val="0"/>
      <w:divBdr>
        <w:top w:val="none" w:sz="0" w:space="0" w:color="auto"/>
        <w:left w:val="none" w:sz="0" w:space="0" w:color="auto"/>
        <w:bottom w:val="none" w:sz="0" w:space="0" w:color="auto"/>
        <w:right w:val="none" w:sz="0" w:space="0" w:color="auto"/>
      </w:divBdr>
    </w:div>
    <w:div w:id="571354710">
      <w:marLeft w:val="640"/>
      <w:marRight w:val="0"/>
      <w:marTop w:val="0"/>
      <w:marBottom w:val="0"/>
      <w:divBdr>
        <w:top w:val="none" w:sz="0" w:space="0" w:color="auto"/>
        <w:left w:val="none" w:sz="0" w:space="0" w:color="auto"/>
        <w:bottom w:val="none" w:sz="0" w:space="0" w:color="auto"/>
        <w:right w:val="none" w:sz="0" w:space="0" w:color="auto"/>
      </w:divBdr>
    </w:div>
    <w:div w:id="571355270">
      <w:marLeft w:val="640"/>
      <w:marRight w:val="0"/>
      <w:marTop w:val="0"/>
      <w:marBottom w:val="0"/>
      <w:divBdr>
        <w:top w:val="none" w:sz="0" w:space="0" w:color="auto"/>
        <w:left w:val="none" w:sz="0" w:space="0" w:color="auto"/>
        <w:bottom w:val="none" w:sz="0" w:space="0" w:color="auto"/>
        <w:right w:val="none" w:sz="0" w:space="0" w:color="auto"/>
      </w:divBdr>
    </w:div>
    <w:div w:id="571426382">
      <w:marLeft w:val="640"/>
      <w:marRight w:val="0"/>
      <w:marTop w:val="0"/>
      <w:marBottom w:val="0"/>
      <w:divBdr>
        <w:top w:val="none" w:sz="0" w:space="0" w:color="auto"/>
        <w:left w:val="none" w:sz="0" w:space="0" w:color="auto"/>
        <w:bottom w:val="none" w:sz="0" w:space="0" w:color="auto"/>
        <w:right w:val="none" w:sz="0" w:space="0" w:color="auto"/>
      </w:divBdr>
    </w:div>
    <w:div w:id="571426952">
      <w:marLeft w:val="640"/>
      <w:marRight w:val="0"/>
      <w:marTop w:val="0"/>
      <w:marBottom w:val="0"/>
      <w:divBdr>
        <w:top w:val="none" w:sz="0" w:space="0" w:color="auto"/>
        <w:left w:val="none" w:sz="0" w:space="0" w:color="auto"/>
        <w:bottom w:val="none" w:sz="0" w:space="0" w:color="auto"/>
        <w:right w:val="none" w:sz="0" w:space="0" w:color="auto"/>
      </w:divBdr>
    </w:div>
    <w:div w:id="571428915">
      <w:marLeft w:val="640"/>
      <w:marRight w:val="0"/>
      <w:marTop w:val="0"/>
      <w:marBottom w:val="0"/>
      <w:divBdr>
        <w:top w:val="none" w:sz="0" w:space="0" w:color="auto"/>
        <w:left w:val="none" w:sz="0" w:space="0" w:color="auto"/>
        <w:bottom w:val="none" w:sz="0" w:space="0" w:color="auto"/>
        <w:right w:val="none" w:sz="0" w:space="0" w:color="auto"/>
      </w:divBdr>
    </w:div>
    <w:div w:id="571433807">
      <w:marLeft w:val="640"/>
      <w:marRight w:val="0"/>
      <w:marTop w:val="0"/>
      <w:marBottom w:val="0"/>
      <w:divBdr>
        <w:top w:val="none" w:sz="0" w:space="0" w:color="auto"/>
        <w:left w:val="none" w:sz="0" w:space="0" w:color="auto"/>
        <w:bottom w:val="none" w:sz="0" w:space="0" w:color="auto"/>
        <w:right w:val="none" w:sz="0" w:space="0" w:color="auto"/>
      </w:divBdr>
    </w:div>
    <w:div w:id="571503675">
      <w:marLeft w:val="640"/>
      <w:marRight w:val="0"/>
      <w:marTop w:val="0"/>
      <w:marBottom w:val="0"/>
      <w:divBdr>
        <w:top w:val="none" w:sz="0" w:space="0" w:color="auto"/>
        <w:left w:val="none" w:sz="0" w:space="0" w:color="auto"/>
        <w:bottom w:val="none" w:sz="0" w:space="0" w:color="auto"/>
        <w:right w:val="none" w:sz="0" w:space="0" w:color="auto"/>
      </w:divBdr>
    </w:div>
    <w:div w:id="571504230">
      <w:marLeft w:val="640"/>
      <w:marRight w:val="0"/>
      <w:marTop w:val="0"/>
      <w:marBottom w:val="0"/>
      <w:divBdr>
        <w:top w:val="none" w:sz="0" w:space="0" w:color="auto"/>
        <w:left w:val="none" w:sz="0" w:space="0" w:color="auto"/>
        <w:bottom w:val="none" w:sz="0" w:space="0" w:color="auto"/>
        <w:right w:val="none" w:sz="0" w:space="0" w:color="auto"/>
      </w:divBdr>
    </w:div>
    <w:div w:id="571549664">
      <w:marLeft w:val="640"/>
      <w:marRight w:val="0"/>
      <w:marTop w:val="0"/>
      <w:marBottom w:val="0"/>
      <w:divBdr>
        <w:top w:val="none" w:sz="0" w:space="0" w:color="auto"/>
        <w:left w:val="none" w:sz="0" w:space="0" w:color="auto"/>
        <w:bottom w:val="none" w:sz="0" w:space="0" w:color="auto"/>
        <w:right w:val="none" w:sz="0" w:space="0" w:color="auto"/>
      </w:divBdr>
    </w:div>
    <w:div w:id="571619119">
      <w:marLeft w:val="640"/>
      <w:marRight w:val="0"/>
      <w:marTop w:val="0"/>
      <w:marBottom w:val="0"/>
      <w:divBdr>
        <w:top w:val="none" w:sz="0" w:space="0" w:color="auto"/>
        <w:left w:val="none" w:sz="0" w:space="0" w:color="auto"/>
        <w:bottom w:val="none" w:sz="0" w:space="0" w:color="auto"/>
        <w:right w:val="none" w:sz="0" w:space="0" w:color="auto"/>
      </w:divBdr>
    </w:div>
    <w:div w:id="571619183">
      <w:marLeft w:val="640"/>
      <w:marRight w:val="0"/>
      <w:marTop w:val="0"/>
      <w:marBottom w:val="0"/>
      <w:divBdr>
        <w:top w:val="none" w:sz="0" w:space="0" w:color="auto"/>
        <w:left w:val="none" w:sz="0" w:space="0" w:color="auto"/>
        <w:bottom w:val="none" w:sz="0" w:space="0" w:color="auto"/>
        <w:right w:val="none" w:sz="0" w:space="0" w:color="auto"/>
      </w:divBdr>
    </w:div>
    <w:div w:id="571693260">
      <w:marLeft w:val="640"/>
      <w:marRight w:val="0"/>
      <w:marTop w:val="0"/>
      <w:marBottom w:val="0"/>
      <w:divBdr>
        <w:top w:val="none" w:sz="0" w:space="0" w:color="auto"/>
        <w:left w:val="none" w:sz="0" w:space="0" w:color="auto"/>
        <w:bottom w:val="none" w:sz="0" w:space="0" w:color="auto"/>
        <w:right w:val="none" w:sz="0" w:space="0" w:color="auto"/>
      </w:divBdr>
    </w:div>
    <w:div w:id="571701946">
      <w:marLeft w:val="640"/>
      <w:marRight w:val="0"/>
      <w:marTop w:val="0"/>
      <w:marBottom w:val="0"/>
      <w:divBdr>
        <w:top w:val="none" w:sz="0" w:space="0" w:color="auto"/>
        <w:left w:val="none" w:sz="0" w:space="0" w:color="auto"/>
        <w:bottom w:val="none" w:sz="0" w:space="0" w:color="auto"/>
        <w:right w:val="none" w:sz="0" w:space="0" w:color="auto"/>
      </w:divBdr>
    </w:div>
    <w:div w:id="571811864">
      <w:marLeft w:val="640"/>
      <w:marRight w:val="0"/>
      <w:marTop w:val="0"/>
      <w:marBottom w:val="0"/>
      <w:divBdr>
        <w:top w:val="none" w:sz="0" w:space="0" w:color="auto"/>
        <w:left w:val="none" w:sz="0" w:space="0" w:color="auto"/>
        <w:bottom w:val="none" w:sz="0" w:space="0" w:color="auto"/>
        <w:right w:val="none" w:sz="0" w:space="0" w:color="auto"/>
      </w:divBdr>
    </w:div>
    <w:div w:id="571816357">
      <w:marLeft w:val="640"/>
      <w:marRight w:val="0"/>
      <w:marTop w:val="0"/>
      <w:marBottom w:val="0"/>
      <w:divBdr>
        <w:top w:val="none" w:sz="0" w:space="0" w:color="auto"/>
        <w:left w:val="none" w:sz="0" w:space="0" w:color="auto"/>
        <w:bottom w:val="none" w:sz="0" w:space="0" w:color="auto"/>
        <w:right w:val="none" w:sz="0" w:space="0" w:color="auto"/>
      </w:divBdr>
    </w:div>
    <w:div w:id="571890557">
      <w:marLeft w:val="640"/>
      <w:marRight w:val="0"/>
      <w:marTop w:val="0"/>
      <w:marBottom w:val="0"/>
      <w:divBdr>
        <w:top w:val="none" w:sz="0" w:space="0" w:color="auto"/>
        <w:left w:val="none" w:sz="0" w:space="0" w:color="auto"/>
        <w:bottom w:val="none" w:sz="0" w:space="0" w:color="auto"/>
        <w:right w:val="none" w:sz="0" w:space="0" w:color="auto"/>
      </w:divBdr>
    </w:div>
    <w:div w:id="571892658">
      <w:marLeft w:val="640"/>
      <w:marRight w:val="0"/>
      <w:marTop w:val="0"/>
      <w:marBottom w:val="0"/>
      <w:divBdr>
        <w:top w:val="none" w:sz="0" w:space="0" w:color="auto"/>
        <w:left w:val="none" w:sz="0" w:space="0" w:color="auto"/>
        <w:bottom w:val="none" w:sz="0" w:space="0" w:color="auto"/>
        <w:right w:val="none" w:sz="0" w:space="0" w:color="auto"/>
      </w:divBdr>
    </w:div>
    <w:div w:id="571933113">
      <w:marLeft w:val="640"/>
      <w:marRight w:val="0"/>
      <w:marTop w:val="0"/>
      <w:marBottom w:val="0"/>
      <w:divBdr>
        <w:top w:val="none" w:sz="0" w:space="0" w:color="auto"/>
        <w:left w:val="none" w:sz="0" w:space="0" w:color="auto"/>
        <w:bottom w:val="none" w:sz="0" w:space="0" w:color="auto"/>
        <w:right w:val="none" w:sz="0" w:space="0" w:color="auto"/>
      </w:divBdr>
    </w:div>
    <w:div w:id="571934019">
      <w:marLeft w:val="640"/>
      <w:marRight w:val="0"/>
      <w:marTop w:val="0"/>
      <w:marBottom w:val="0"/>
      <w:divBdr>
        <w:top w:val="none" w:sz="0" w:space="0" w:color="auto"/>
        <w:left w:val="none" w:sz="0" w:space="0" w:color="auto"/>
        <w:bottom w:val="none" w:sz="0" w:space="0" w:color="auto"/>
        <w:right w:val="none" w:sz="0" w:space="0" w:color="auto"/>
      </w:divBdr>
    </w:div>
    <w:div w:id="571964858">
      <w:marLeft w:val="640"/>
      <w:marRight w:val="0"/>
      <w:marTop w:val="0"/>
      <w:marBottom w:val="0"/>
      <w:divBdr>
        <w:top w:val="none" w:sz="0" w:space="0" w:color="auto"/>
        <w:left w:val="none" w:sz="0" w:space="0" w:color="auto"/>
        <w:bottom w:val="none" w:sz="0" w:space="0" w:color="auto"/>
        <w:right w:val="none" w:sz="0" w:space="0" w:color="auto"/>
      </w:divBdr>
    </w:div>
    <w:div w:id="572006814">
      <w:marLeft w:val="640"/>
      <w:marRight w:val="0"/>
      <w:marTop w:val="0"/>
      <w:marBottom w:val="0"/>
      <w:divBdr>
        <w:top w:val="none" w:sz="0" w:space="0" w:color="auto"/>
        <w:left w:val="none" w:sz="0" w:space="0" w:color="auto"/>
        <w:bottom w:val="none" w:sz="0" w:space="0" w:color="auto"/>
        <w:right w:val="none" w:sz="0" w:space="0" w:color="auto"/>
      </w:divBdr>
    </w:div>
    <w:div w:id="572013288">
      <w:marLeft w:val="640"/>
      <w:marRight w:val="0"/>
      <w:marTop w:val="0"/>
      <w:marBottom w:val="0"/>
      <w:divBdr>
        <w:top w:val="none" w:sz="0" w:space="0" w:color="auto"/>
        <w:left w:val="none" w:sz="0" w:space="0" w:color="auto"/>
        <w:bottom w:val="none" w:sz="0" w:space="0" w:color="auto"/>
        <w:right w:val="none" w:sz="0" w:space="0" w:color="auto"/>
      </w:divBdr>
    </w:div>
    <w:div w:id="572156440">
      <w:marLeft w:val="640"/>
      <w:marRight w:val="0"/>
      <w:marTop w:val="0"/>
      <w:marBottom w:val="0"/>
      <w:divBdr>
        <w:top w:val="none" w:sz="0" w:space="0" w:color="auto"/>
        <w:left w:val="none" w:sz="0" w:space="0" w:color="auto"/>
        <w:bottom w:val="none" w:sz="0" w:space="0" w:color="auto"/>
        <w:right w:val="none" w:sz="0" w:space="0" w:color="auto"/>
      </w:divBdr>
    </w:div>
    <w:div w:id="572277951">
      <w:marLeft w:val="640"/>
      <w:marRight w:val="0"/>
      <w:marTop w:val="0"/>
      <w:marBottom w:val="0"/>
      <w:divBdr>
        <w:top w:val="none" w:sz="0" w:space="0" w:color="auto"/>
        <w:left w:val="none" w:sz="0" w:space="0" w:color="auto"/>
        <w:bottom w:val="none" w:sz="0" w:space="0" w:color="auto"/>
        <w:right w:val="none" w:sz="0" w:space="0" w:color="auto"/>
      </w:divBdr>
    </w:div>
    <w:div w:id="572278554">
      <w:marLeft w:val="640"/>
      <w:marRight w:val="0"/>
      <w:marTop w:val="0"/>
      <w:marBottom w:val="0"/>
      <w:divBdr>
        <w:top w:val="none" w:sz="0" w:space="0" w:color="auto"/>
        <w:left w:val="none" w:sz="0" w:space="0" w:color="auto"/>
        <w:bottom w:val="none" w:sz="0" w:space="0" w:color="auto"/>
        <w:right w:val="none" w:sz="0" w:space="0" w:color="auto"/>
      </w:divBdr>
    </w:div>
    <w:div w:id="572281867">
      <w:marLeft w:val="640"/>
      <w:marRight w:val="0"/>
      <w:marTop w:val="0"/>
      <w:marBottom w:val="0"/>
      <w:divBdr>
        <w:top w:val="none" w:sz="0" w:space="0" w:color="auto"/>
        <w:left w:val="none" w:sz="0" w:space="0" w:color="auto"/>
        <w:bottom w:val="none" w:sz="0" w:space="0" w:color="auto"/>
        <w:right w:val="none" w:sz="0" w:space="0" w:color="auto"/>
      </w:divBdr>
    </w:div>
    <w:div w:id="572348653">
      <w:marLeft w:val="640"/>
      <w:marRight w:val="0"/>
      <w:marTop w:val="0"/>
      <w:marBottom w:val="0"/>
      <w:divBdr>
        <w:top w:val="none" w:sz="0" w:space="0" w:color="auto"/>
        <w:left w:val="none" w:sz="0" w:space="0" w:color="auto"/>
        <w:bottom w:val="none" w:sz="0" w:space="0" w:color="auto"/>
        <w:right w:val="none" w:sz="0" w:space="0" w:color="auto"/>
      </w:divBdr>
    </w:div>
    <w:div w:id="572352504">
      <w:marLeft w:val="640"/>
      <w:marRight w:val="0"/>
      <w:marTop w:val="0"/>
      <w:marBottom w:val="0"/>
      <w:divBdr>
        <w:top w:val="none" w:sz="0" w:space="0" w:color="auto"/>
        <w:left w:val="none" w:sz="0" w:space="0" w:color="auto"/>
        <w:bottom w:val="none" w:sz="0" w:space="0" w:color="auto"/>
        <w:right w:val="none" w:sz="0" w:space="0" w:color="auto"/>
      </w:divBdr>
    </w:div>
    <w:div w:id="572468105">
      <w:marLeft w:val="640"/>
      <w:marRight w:val="0"/>
      <w:marTop w:val="0"/>
      <w:marBottom w:val="0"/>
      <w:divBdr>
        <w:top w:val="none" w:sz="0" w:space="0" w:color="auto"/>
        <w:left w:val="none" w:sz="0" w:space="0" w:color="auto"/>
        <w:bottom w:val="none" w:sz="0" w:space="0" w:color="auto"/>
        <w:right w:val="none" w:sz="0" w:space="0" w:color="auto"/>
      </w:divBdr>
    </w:div>
    <w:div w:id="572473820">
      <w:marLeft w:val="640"/>
      <w:marRight w:val="0"/>
      <w:marTop w:val="0"/>
      <w:marBottom w:val="0"/>
      <w:divBdr>
        <w:top w:val="none" w:sz="0" w:space="0" w:color="auto"/>
        <w:left w:val="none" w:sz="0" w:space="0" w:color="auto"/>
        <w:bottom w:val="none" w:sz="0" w:space="0" w:color="auto"/>
        <w:right w:val="none" w:sz="0" w:space="0" w:color="auto"/>
      </w:divBdr>
    </w:div>
    <w:div w:id="572664630">
      <w:marLeft w:val="640"/>
      <w:marRight w:val="0"/>
      <w:marTop w:val="0"/>
      <w:marBottom w:val="0"/>
      <w:divBdr>
        <w:top w:val="none" w:sz="0" w:space="0" w:color="auto"/>
        <w:left w:val="none" w:sz="0" w:space="0" w:color="auto"/>
        <w:bottom w:val="none" w:sz="0" w:space="0" w:color="auto"/>
        <w:right w:val="none" w:sz="0" w:space="0" w:color="auto"/>
      </w:divBdr>
    </w:div>
    <w:div w:id="572737492">
      <w:marLeft w:val="640"/>
      <w:marRight w:val="0"/>
      <w:marTop w:val="0"/>
      <w:marBottom w:val="0"/>
      <w:divBdr>
        <w:top w:val="none" w:sz="0" w:space="0" w:color="auto"/>
        <w:left w:val="none" w:sz="0" w:space="0" w:color="auto"/>
        <w:bottom w:val="none" w:sz="0" w:space="0" w:color="auto"/>
        <w:right w:val="none" w:sz="0" w:space="0" w:color="auto"/>
      </w:divBdr>
    </w:div>
    <w:div w:id="572740167">
      <w:marLeft w:val="640"/>
      <w:marRight w:val="0"/>
      <w:marTop w:val="0"/>
      <w:marBottom w:val="0"/>
      <w:divBdr>
        <w:top w:val="none" w:sz="0" w:space="0" w:color="auto"/>
        <w:left w:val="none" w:sz="0" w:space="0" w:color="auto"/>
        <w:bottom w:val="none" w:sz="0" w:space="0" w:color="auto"/>
        <w:right w:val="none" w:sz="0" w:space="0" w:color="auto"/>
      </w:divBdr>
    </w:div>
    <w:div w:id="572742908">
      <w:marLeft w:val="640"/>
      <w:marRight w:val="0"/>
      <w:marTop w:val="0"/>
      <w:marBottom w:val="0"/>
      <w:divBdr>
        <w:top w:val="none" w:sz="0" w:space="0" w:color="auto"/>
        <w:left w:val="none" w:sz="0" w:space="0" w:color="auto"/>
        <w:bottom w:val="none" w:sz="0" w:space="0" w:color="auto"/>
        <w:right w:val="none" w:sz="0" w:space="0" w:color="auto"/>
      </w:divBdr>
    </w:div>
    <w:div w:id="572816317">
      <w:marLeft w:val="640"/>
      <w:marRight w:val="0"/>
      <w:marTop w:val="0"/>
      <w:marBottom w:val="0"/>
      <w:divBdr>
        <w:top w:val="none" w:sz="0" w:space="0" w:color="auto"/>
        <w:left w:val="none" w:sz="0" w:space="0" w:color="auto"/>
        <w:bottom w:val="none" w:sz="0" w:space="0" w:color="auto"/>
        <w:right w:val="none" w:sz="0" w:space="0" w:color="auto"/>
      </w:divBdr>
    </w:div>
    <w:div w:id="572816490">
      <w:marLeft w:val="640"/>
      <w:marRight w:val="0"/>
      <w:marTop w:val="0"/>
      <w:marBottom w:val="0"/>
      <w:divBdr>
        <w:top w:val="none" w:sz="0" w:space="0" w:color="auto"/>
        <w:left w:val="none" w:sz="0" w:space="0" w:color="auto"/>
        <w:bottom w:val="none" w:sz="0" w:space="0" w:color="auto"/>
        <w:right w:val="none" w:sz="0" w:space="0" w:color="auto"/>
      </w:divBdr>
    </w:div>
    <w:div w:id="573003888">
      <w:marLeft w:val="640"/>
      <w:marRight w:val="0"/>
      <w:marTop w:val="0"/>
      <w:marBottom w:val="0"/>
      <w:divBdr>
        <w:top w:val="none" w:sz="0" w:space="0" w:color="auto"/>
        <w:left w:val="none" w:sz="0" w:space="0" w:color="auto"/>
        <w:bottom w:val="none" w:sz="0" w:space="0" w:color="auto"/>
        <w:right w:val="none" w:sz="0" w:space="0" w:color="auto"/>
      </w:divBdr>
    </w:div>
    <w:div w:id="573009912">
      <w:marLeft w:val="640"/>
      <w:marRight w:val="0"/>
      <w:marTop w:val="0"/>
      <w:marBottom w:val="0"/>
      <w:divBdr>
        <w:top w:val="none" w:sz="0" w:space="0" w:color="auto"/>
        <w:left w:val="none" w:sz="0" w:space="0" w:color="auto"/>
        <w:bottom w:val="none" w:sz="0" w:space="0" w:color="auto"/>
        <w:right w:val="none" w:sz="0" w:space="0" w:color="auto"/>
      </w:divBdr>
    </w:div>
    <w:div w:id="573048203">
      <w:marLeft w:val="640"/>
      <w:marRight w:val="0"/>
      <w:marTop w:val="0"/>
      <w:marBottom w:val="0"/>
      <w:divBdr>
        <w:top w:val="none" w:sz="0" w:space="0" w:color="auto"/>
        <w:left w:val="none" w:sz="0" w:space="0" w:color="auto"/>
        <w:bottom w:val="none" w:sz="0" w:space="0" w:color="auto"/>
        <w:right w:val="none" w:sz="0" w:space="0" w:color="auto"/>
      </w:divBdr>
    </w:div>
    <w:div w:id="573248867">
      <w:marLeft w:val="640"/>
      <w:marRight w:val="0"/>
      <w:marTop w:val="0"/>
      <w:marBottom w:val="0"/>
      <w:divBdr>
        <w:top w:val="none" w:sz="0" w:space="0" w:color="auto"/>
        <w:left w:val="none" w:sz="0" w:space="0" w:color="auto"/>
        <w:bottom w:val="none" w:sz="0" w:space="0" w:color="auto"/>
        <w:right w:val="none" w:sz="0" w:space="0" w:color="auto"/>
      </w:divBdr>
    </w:div>
    <w:div w:id="573272988">
      <w:marLeft w:val="640"/>
      <w:marRight w:val="0"/>
      <w:marTop w:val="0"/>
      <w:marBottom w:val="0"/>
      <w:divBdr>
        <w:top w:val="none" w:sz="0" w:space="0" w:color="auto"/>
        <w:left w:val="none" w:sz="0" w:space="0" w:color="auto"/>
        <w:bottom w:val="none" w:sz="0" w:space="0" w:color="auto"/>
        <w:right w:val="none" w:sz="0" w:space="0" w:color="auto"/>
      </w:divBdr>
    </w:div>
    <w:div w:id="573323837">
      <w:marLeft w:val="640"/>
      <w:marRight w:val="0"/>
      <w:marTop w:val="0"/>
      <w:marBottom w:val="0"/>
      <w:divBdr>
        <w:top w:val="none" w:sz="0" w:space="0" w:color="auto"/>
        <w:left w:val="none" w:sz="0" w:space="0" w:color="auto"/>
        <w:bottom w:val="none" w:sz="0" w:space="0" w:color="auto"/>
        <w:right w:val="none" w:sz="0" w:space="0" w:color="auto"/>
      </w:divBdr>
    </w:div>
    <w:div w:id="573392604">
      <w:marLeft w:val="640"/>
      <w:marRight w:val="0"/>
      <w:marTop w:val="0"/>
      <w:marBottom w:val="0"/>
      <w:divBdr>
        <w:top w:val="none" w:sz="0" w:space="0" w:color="auto"/>
        <w:left w:val="none" w:sz="0" w:space="0" w:color="auto"/>
        <w:bottom w:val="none" w:sz="0" w:space="0" w:color="auto"/>
        <w:right w:val="none" w:sz="0" w:space="0" w:color="auto"/>
      </w:divBdr>
    </w:div>
    <w:div w:id="573509844">
      <w:marLeft w:val="640"/>
      <w:marRight w:val="0"/>
      <w:marTop w:val="0"/>
      <w:marBottom w:val="0"/>
      <w:divBdr>
        <w:top w:val="none" w:sz="0" w:space="0" w:color="auto"/>
        <w:left w:val="none" w:sz="0" w:space="0" w:color="auto"/>
        <w:bottom w:val="none" w:sz="0" w:space="0" w:color="auto"/>
        <w:right w:val="none" w:sz="0" w:space="0" w:color="auto"/>
      </w:divBdr>
    </w:div>
    <w:div w:id="573516005">
      <w:marLeft w:val="640"/>
      <w:marRight w:val="0"/>
      <w:marTop w:val="0"/>
      <w:marBottom w:val="0"/>
      <w:divBdr>
        <w:top w:val="none" w:sz="0" w:space="0" w:color="auto"/>
        <w:left w:val="none" w:sz="0" w:space="0" w:color="auto"/>
        <w:bottom w:val="none" w:sz="0" w:space="0" w:color="auto"/>
        <w:right w:val="none" w:sz="0" w:space="0" w:color="auto"/>
      </w:divBdr>
    </w:div>
    <w:div w:id="573584910">
      <w:marLeft w:val="640"/>
      <w:marRight w:val="0"/>
      <w:marTop w:val="0"/>
      <w:marBottom w:val="0"/>
      <w:divBdr>
        <w:top w:val="none" w:sz="0" w:space="0" w:color="auto"/>
        <w:left w:val="none" w:sz="0" w:space="0" w:color="auto"/>
        <w:bottom w:val="none" w:sz="0" w:space="0" w:color="auto"/>
        <w:right w:val="none" w:sz="0" w:space="0" w:color="auto"/>
      </w:divBdr>
    </w:div>
    <w:div w:id="573586161">
      <w:marLeft w:val="640"/>
      <w:marRight w:val="0"/>
      <w:marTop w:val="0"/>
      <w:marBottom w:val="0"/>
      <w:divBdr>
        <w:top w:val="none" w:sz="0" w:space="0" w:color="auto"/>
        <w:left w:val="none" w:sz="0" w:space="0" w:color="auto"/>
        <w:bottom w:val="none" w:sz="0" w:space="0" w:color="auto"/>
        <w:right w:val="none" w:sz="0" w:space="0" w:color="auto"/>
      </w:divBdr>
    </w:div>
    <w:div w:id="573591335">
      <w:marLeft w:val="640"/>
      <w:marRight w:val="0"/>
      <w:marTop w:val="0"/>
      <w:marBottom w:val="0"/>
      <w:divBdr>
        <w:top w:val="none" w:sz="0" w:space="0" w:color="auto"/>
        <w:left w:val="none" w:sz="0" w:space="0" w:color="auto"/>
        <w:bottom w:val="none" w:sz="0" w:space="0" w:color="auto"/>
        <w:right w:val="none" w:sz="0" w:space="0" w:color="auto"/>
      </w:divBdr>
    </w:div>
    <w:div w:id="573778631">
      <w:marLeft w:val="640"/>
      <w:marRight w:val="0"/>
      <w:marTop w:val="0"/>
      <w:marBottom w:val="0"/>
      <w:divBdr>
        <w:top w:val="none" w:sz="0" w:space="0" w:color="auto"/>
        <w:left w:val="none" w:sz="0" w:space="0" w:color="auto"/>
        <w:bottom w:val="none" w:sz="0" w:space="0" w:color="auto"/>
        <w:right w:val="none" w:sz="0" w:space="0" w:color="auto"/>
      </w:divBdr>
    </w:div>
    <w:div w:id="573778661">
      <w:marLeft w:val="640"/>
      <w:marRight w:val="0"/>
      <w:marTop w:val="0"/>
      <w:marBottom w:val="0"/>
      <w:divBdr>
        <w:top w:val="none" w:sz="0" w:space="0" w:color="auto"/>
        <w:left w:val="none" w:sz="0" w:space="0" w:color="auto"/>
        <w:bottom w:val="none" w:sz="0" w:space="0" w:color="auto"/>
        <w:right w:val="none" w:sz="0" w:space="0" w:color="auto"/>
      </w:divBdr>
    </w:div>
    <w:div w:id="573786504">
      <w:marLeft w:val="640"/>
      <w:marRight w:val="0"/>
      <w:marTop w:val="0"/>
      <w:marBottom w:val="0"/>
      <w:divBdr>
        <w:top w:val="none" w:sz="0" w:space="0" w:color="auto"/>
        <w:left w:val="none" w:sz="0" w:space="0" w:color="auto"/>
        <w:bottom w:val="none" w:sz="0" w:space="0" w:color="auto"/>
        <w:right w:val="none" w:sz="0" w:space="0" w:color="auto"/>
      </w:divBdr>
    </w:div>
    <w:div w:id="573858836">
      <w:marLeft w:val="640"/>
      <w:marRight w:val="0"/>
      <w:marTop w:val="0"/>
      <w:marBottom w:val="0"/>
      <w:divBdr>
        <w:top w:val="none" w:sz="0" w:space="0" w:color="auto"/>
        <w:left w:val="none" w:sz="0" w:space="0" w:color="auto"/>
        <w:bottom w:val="none" w:sz="0" w:space="0" w:color="auto"/>
        <w:right w:val="none" w:sz="0" w:space="0" w:color="auto"/>
      </w:divBdr>
    </w:div>
    <w:div w:id="573901399">
      <w:marLeft w:val="640"/>
      <w:marRight w:val="0"/>
      <w:marTop w:val="0"/>
      <w:marBottom w:val="0"/>
      <w:divBdr>
        <w:top w:val="none" w:sz="0" w:space="0" w:color="auto"/>
        <w:left w:val="none" w:sz="0" w:space="0" w:color="auto"/>
        <w:bottom w:val="none" w:sz="0" w:space="0" w:color="auto"/>
        <w:right w:val="none" w:sz="0" w:space="0" w:color="auto"/>
      </w:divBdr>
    </w:div>
    <w:div w:id="573928131">
      <w:marLeft w:val="640"/>
      <w:marRight w:val="0"/>
      <w:marTop w:val="0"/>
      <w:marBottom w:val="0"/>
      <w:divBdr>
        <w:top w:val="none" w:sz="0" w:space="0" w:color="auto"/>
        <w:left w:val="none" w:sz="0" w:space="0" w:color="auto"/>
        <w:bottom w:val="none" w:sz="0" w:space="0" w:color="auto"/>
        <w:right w:val="none" w:sz="0" w:space="0" w:color="auto"/>
      </w:divBdr>
    </w:div>
    <w:div w:id="574122424">
      <w:marLeft w:val="640"/>
      <w:marRight w:val="0"/>
      <w:marTop w:val="0"/>
      <w:marBottom w:val="0"/>
      <w:divBdr>
        <w:top w:val="none" w:sz="0" w:space="0" w:color="auto"/>
        <w:left w:val="none" w:sz="0" w:space="0" w:color="auto"/>
        <w:bottom w:val="none" w:sz="0" w:space="0" w:color="auto"/>
        <w:right w:val="none" w:sz="0" w:space="0" w:color="auto"/>
      </w:divBdr>
    </w:div>
    <w:div w:id="574245483">
      <w:marLeft w:val="640"/>
      <w:marRight w:val="0"/>
      <w:marTop w:val="0"/>
      <w:marBottom w:val="0"/>
      <w:divBdr>
        <w:top w:val="none" w:sz="0" w:space="0" w:color="auto"/>
        <w:left w:val="none" w:sz="0" w:space="0" w:color="auto"/>
        <w:bottom w:val="none" w:sz="0" w:space="0" w:color="auto"/>
        <w:right w:val="none" w:sz="0" w:space="0" w:color="auto"/>
      </w:divBdr>
    </w:div>
    <w:div w:id="574247589">
      <w:marLeft w:val="640"/>
      <w:marRight w:val="0"/>
      <w:marTop w:val="0"/>
      <w:marBottom w:val="0"/>
      <w:divBdr>
        <w:top w:val="none" w:sz="0" w:space="0" w:color="auto"/>
        <w:left w:val="none" w:sz="0" w:space="0" w:color="auto"/>
        <w:bottom w:val="none" w:sz="0" w:space="0" w:color="auto"/>
        <w:right w:val="none" w:sz="0" w:space="0" w:color="auto"/>
      </w:divBdr>
    </w:div>
    <w:div w:id="574360596">
      <w:marLeft w:val="640"/>
      <w:marRight w:val="0"/>
      <w:marTop w:val="0"/>
      <w:marBottom w:val="0"/>
      <w:divBdr>
        <w:top w:val="none" w:sz="0" w:space="0" w:color="auto"/>
        <w:left w:val="none" w:sz="0" w:space="0" w:color="auto"/>
        <w:bottom w:val="none" w:sz="0" w:space="0" w:color="auto"/>
        <w:right w:val="none" w:sz="0" w:space="0" w:color="auto"/>
      </w:divBdr>
    </w:div>
    <w:div w:id="574365383">
      <w:marLeft w:val="640"/>
      <w:marRight w:val="0"/>
      <w:marTop w:val="0"/>
      <w:marBottom w:val="0"/>
      <w:divBdr>
        <w:top w:val="none" w:sz="0" w:space="0" w:color="auto"/>
        <w:left w:val="none" w:sz="0" w:space="0" w:color="auto"/>
        <w:bottom w:val="none" w:sz="0" w:space="0" w:color="auto"/>
        <w:right w:val="none" w:sz="0" w:space="0" w:color="auto"/>
      </w:divBdr>
    </w:div>
    <w:div w:id="574434166">
      <w:marLeft w:val="640"/>
      <w:marRight w:val="0"/>
      <w:marTop w:val="0"/>
      <w:marBottom w:val="0"/>
      <w:divBdr>
        <w:top w:val="none" w:sz="0" w:space="0" w:color="auto"/>
        <w:left w:val="none" w:sz="0" w:space="0" w:color="auto"/>
        <w:bottom w:val="none" w:sz="0" w:space="0" w:color="auto"/>
        <w:right w:val="none" w:sz="0" w:space="0" w:color="auto"/>
      </w:divBdr>
    </w:div>
    <w:div w:id="574436403">
      <w:marLeft w:val="640"/>
      <w:marRight w:val="0"/>
      <w:marTop w:val="0"/>
      <w:marBottom w:val="0"/>
      <w:divBdr>
        <w:top w:val="none" w:sz="0" w:space="0" w:color="auto"/>
        <w:left w:val="none" w:sz="0" w:space="0" w:color="auto"/>
        <w:bottom w:val="none" w:sz="0" w:space="0" w:color="auto"/>
        <w:right w:val="none" w:sz="0" w:space="0" w:color="auto"/>
      </w:divBdr>
    </w:div>
    <w:div w:id="574438255">
      <w:marLeft w:val="640"/>
      <w:marRight w:val="0"/>
      <w:marTop w:val="0"/>
      <w:marBottom w:val="0"/>
      <w:divBdr>
        <w:top w:val="none" w:sz="0" w:space="0" w:color="auto"/>
        <w:left w:val="none" w:sz="0" w:space="0" w:color="auto"/>
        <w:bottom w:val="none" w:sz="0" w:space="0" w:color="auto"/>
        <w:right w:val="none" w:sz="0" w:space="0" w:color="auto"/>
      </w:divBdr>
    </w:div>
    <w:div w:id="574557435">
      <w:marLeft w:val="640"/>
      <w:marRight w:val="0"/>
      <w:marTop w:val="0"/>
      <w:marBottom w:val="0"/>
      <w:divBdr>
        <w:top w:val="none" w:sz="0" w:space="0" w:color="auto"/>
        <w:left w:val="none" w:sz="0" w:space="0" w:color="auto"/>
        <w:bottom w:val="none" w:sz="0" w:space="0" w:color="auto"/>
        <w:right w:val="none" w:sz="0" w:space="0" w:color="auto"/>
      </w:divBdr>
    </w:div>
    <w:div w:id="574631058">
      <w:marLeft w:val="640"/>
      <w:marRight w:val="0"/>
      <w:marTop w:val="0"/>
      <w:marBottom w:val="0"/>
      <w:divBdr>
        <w:top w:val="none" w:sz="0" w:space="0" w:color="auto"/>
        <w:left w:val="none" w:sz="0" w:space="0" w:color="auto"/>
        <w:bottom w:val="none" w:sz="0" w:space="0" w:color="auto"/>
        <w:right w:val="none" w:sz="0" w:space="0" w:color="auto"/>
      </w:divBdr>
    </w:div>
    <w:div w:id="575088394">
      <w:marLeft w:val="640"/>
      <w:marRight w:val="0"/>
      <w:marTop w:val="0"/>
      <w:marBottom w:val="0"/>
      <w:divBdr>
        <w:top w:val="none" w:sz="0" w:space="0" w:color="auto"/>
        <w:left w:val="none" w:sz="0" w:space="0" w:color="auto"/>
        <w:bottom w:val="none" w:sz="0" w:space="0" w:color="auto"/>
        <w:right w:val="none" w:sz="0" w:space="0" w:color="auto"/>
      </w:divBdr>
    </w:div>
    <w:div w:id="575088628">
      <w:marLeft w:val="640"/>
      <w:marRight w:val="0"/>
      <w:marTop w:val="0"/>
      <w:marBottom w:val="0"/>
      <w:divBdr>
        <w:top w:val="none" w:sz="0" w:space="0" w:color="auto"/>
        <w:left w:val="none" w:sz="0" w:space="0" w:color="auto"/>
        <w:bottom w:val="none" w:sz="0" w:space="0" w:color="auto"/>
        <w:right w:val="none" w:sz="0" w:space="0" w:color="auto"/>
      </w:divBdr>
    </w:div>
    <w:div w:id="575162918">
      <w:marLeft w:val="640"/>
      <w:marRight w:val="0"/>
      <w:marTop w:val="0"/>
      <w:marBottom w:val="0"/>
      <w:divBdr>
        <w:top w:val="none" w:sz="0" w:space="0" w:color="auto"/>
        <w:left w:val="none" w:sz="0" w:space="0" w:color="auto"/>
        <w:bottom w:val="none" w:sz="0" w:space="0" w:color="auto"/>
        <w:right w:val="none" w:sz="0" w:space="0" w:color="auto"/>
      </w:divBdr>
    </w:div>
    <w:div w:id="575167657">
      <w:marLeft w:val="640"/>
      <w:marRight w:val="0"/>
      <w:marTop w:val="0"/>
      <w:marBottom w:val="0"/>
      <w:divBdr>
        <w:top w:val="none" w:sz="0" w:space="0" w:color="auto"/>
        <w:left w:val="none" w:sz="0" w:space="0" w:color="auto"/>
        <w:bottom w:val="none" w:sz="0" w:space="0" w:color="auto"/>
        <w:right w:val="none" w:sz="0" w:space="0" w:color="auto"/>
      </w:divBdr>
    </w:div>
    <w:div w:id="575210705">
      <w:marLeft w:val="640"/>
      <w:marRight w:val="0"/>
      <w:marTop w:val="0"/>
      <w:marBottom w:val="0"/>
      <w:divBdr>
        <w:top w:val="none" w:sz="0" w:space="0" w:color="auto"/>
        <w:left w:val="none" w:sz="0" w:space="0" w:color="auto"/>
        <w:bottom w:val="none" w:sz="0" w:space="0" w:color="auto"/>
        <w:right w:val="none" w:sz="0" w:space="0" w:color="auto"/>
      </w:divBdr>
    </w:div>
    <w:div w:id="575212042">
      <w:marLeft w:val="640"/>
      <w:marRight w:val="0"/>
      <w:marTop w:val="0"/>
      <w:marBottom w:val="0"/>
      <w:divBdr>
        <w:top w:val="none" w:sz="0" w:space="0" w:color="auto"/>
        <w:left w:val="none" w:sz="0" w:space="0" w:color="auto"/>
        <w:bottom w:val="none" w:sz="0" w:space="0" w:color="auto"/>
        <w:right w:val="none" w:sz="0" w:space="0" w:color="auto"/>
      </w:divBdr>
    </w:div>
    <w:div w:id="575283751">
      <w:marLeft w:val="640"/>
      <w:marRight w:val="0"/>
      <w:marTop w:val="0"/>
      <w:marBottom w:val="0"/>
      <w:divBdr>
        <w:top w:val="none" w:sz="0" w:space="0" w:color="auto"/>
        <w:left w:val="none" w:sz="0" w:space="0" w:color="auto"/>
        <w:bottom w:val="none" w:sz="0" w:space="0" w:color="auto"/>
        <w:right w:val="none" w:sz="0" w:space="0" w:color="auto"/>
      </w:divBdr>
    </w:div>
    <w:div w:id="575356776">
      <w:marLeft w:val="640"/>
      <w:marRight w:val="0"/>
      <w:marTop w:val="0"/>
      <w:marBottom w:val="0"/>
      <w:divBdr>
        <w:top w:val="none" w:sz="0" w:space="0" w:color="auto"/>
        <w:left w:val="none" w:sz="0" w:space="0" w:color="auto"/>
        <w:bottom w:val="none" w:sz="0" w:space="0" w:color="auto"/>
        <w:right w:val="none" w:sz="0" w:space="0" w:color="auto"/>
      </w:divBdr>
    </w:div>
    <w:div w:id="575358435">
      <w:marLeft w:val="640"/>
      <w:marRight w:val="0"/>
      <w:marTop w:val="0"/>
      <w:marBottom w:val="0"/>
      <w:divBdr>
        <w:top w:val="none" w:sz="0" w:space="0" w:color="auto"/>
        <w:left w:val="none" w:sz="0" w:space="0" w:color="auto"/>
        <w:bottom w:val="none" w:sz="0" w:space="0" w:color="auto"/>
        <w:right w:val="none" w:sz="0" w:space="0" w:color="auto"/>
      </w:divBdr>
    </w:div>
    <w:div w:id="575406716">
      <w:marLeft w:val="640"/>
      <w:marRight w:val="0"/>
      <w:marTop w:val="0"/>
      <w:marBottom w:val="0"/>
      <w:divBdr>
        <w:top w:val="none" w:sz="0" w:space="0" w:color="auto"/>
        <w:left w:val="none" w:sz="0" w:space="0" w:color="auto"/>
        <w:bottom w:val="none" w:sz="0" w:space="0" w:color="auto"/>
        <w:right w:val="none" w:sz="0" w:space="0" w:color="auto"/>
      </w:divBdr>
    </w:div>
    <w:div w:id="575407091">
      <w:marLeft w:val="640"/>
      <w:marRight w:val="0"/>
      <w:marTop w:val="0"/>
      <w:marBottom w:val="0"/>
      <w:divBdr>
        <w:top w:val="none" w:sz="0" w:space="0" w:color="auto"/>
        <w:left w:val="none" w:sz="0" w:space="0" w:color="auto"/>
        <w:bottom w:val="none" w:sz="0" w:space="0" w:color="auto"/>
        <w:right w:val="none" w:sz="0" w:space="0" w:color="auto"/>
      </w:divBdr>
    </w:div>
    <w:div w:id="575407247">
      <w:marLeft w:val="640"/>
      <w:marRight w:val="0"/>
      <w:marTop w:val="0"/>
      <w:marBottom w:val="0"/>
      <w:divBdr>
        <w:top w:val="none" w:sz="0" w:space="0" w:color="auto"/>
        <w:left w:val="none" w:sz="0" w:space="0" w:color="auto"/>
        <w:bottom w:val="none" w:sz="0" w:space="0" w:color="auto"/>
        <w:right w:val="none" w:sz="0" w:space="0" w:color="auto"/>
      </w:divBdr>
    </w:div>
    <w:div w:id="575434411">
      <w:marLeft w:val="640"/>
      <w:marRight w:val="0"/>
      <w:marTop w:val="0"/>
      <w:marBottom w:val="0"/>
      <w:divBdr>
        <w:top w:val="none" w:sz="0" w:space="0" w:color="auto"/>
        <w:left w:val="none" w:sz="0" w:space="0" w:color="auto"/>
        <w:bottom w:val="none" w:sz="0" w:space="0" w:color="auto"/>
        <w:right w:val="none" w:sz="0" w:space="0" w:color="auto"/>
      </w:divBdr>
    </w:div>
    <w:div w:id="575483783">
      <w:marLeft w:val="640"/>
      <w:marRight w:val="0"/>
      <w:marTop w:val="0"/>
      <w:marBottom w:val="0"/>
      <w:divBdr>
        <w:top w:val="none" w:sz="0" w:space="0" w:color="auto"/>
        <w:left w:val="none" w:sz="0" w:space="0" w:color="auto"/>
        <w:bottom w:val="none" w:sz="0" w:space="0" w:color="auto"/>
        <w:right w:val="none" w:sz="0" w:space="0" w:color="auto"/>
      </w:divBdr>
    </w:div>
    <w:div w:id="575556950">
      <w:marLeft w:val="640"/>
      <w:marRight w:val="0"/>
      <w:marTop w:val="0"/>
      <w:marBottom w:val="0"/>
      <w:divBdr>
        <w:top w:val="none" w:sz="0" w:space="0" w:color="auto"/>
        <w:left w:val="none" w:sz="0" w:space="0" w:color="auto"/>
        <w:bottom w:val="none" w:sz="0" w:space="0" w:color="auto"/>
        <w:right w:val="none" w:sz="0" w:space="0" w:color="auto"/>
      </w:divBdr>
    </w:div>
    <w:div w:id="575626052">
      <w:marLeft w:val="640"/>
      <w:marRight w:val="0"/>
      <w:marTop w:val="0"/>
      <w:marBottom w:val="0"/>
      <w:divBdr>
        <w:top w:val="none" w:sz="0" w:space="0" w:color="auto"/>
        <w:left w:val="none" w:sz="0" w:space="0" w:color="auto"/>
        <w:bottom w:val="none" w:sz="0" w:space="0" w:color="auto"/>
        <w:right w:val="none" w:sz="0" w:space="0" w:color="auto"/>
      </w:divBdr>
    </w:div>
    <w:div w:id="575626558">
      <w:marLeft w:val="640"/>
      <w:marRight w:val="0"/>
      <w:marTop w:val="0"/>
      <w:marBottom w:val="0"/>
      <w:divBdr>
        <w:top w:val="none" w:sz="0" w:space="0" w:color="auto"/>
        <w:left w:val="none" w:sz="0" w:space="0" w:color="auto"/>
        <w:bottom w:val="none" w:sz="0" w:space="0" w:color="auto"/>
        <w:right w:val="none" w:sz="0" w:space="0" w:color="auto"/>
      </w:divBdr>
    </w:div>
    <w:div w:id="575629237">
      <w:marLeft w:val="640"/>
      <w:marRight w:val="0"/>
      <w:marTop w:val="0"/>
      <w:marBottom w:val="0"/>
      <w:divBdr>
        <w:top w:val="none" w:sz="0" w:space="0" w:color="auto"/>
        <w:left w:val="none" w:sz="0" w:space="0" w:color="auto"/>
        <w:bottom w:val="none" w:sz="0" w:space="0" w:color="auto"/>
        <w:right w:val="none" w:sz="0" w:space="0" w:color="auto"/>
      </w:divBdr>
    </w:div>
    <w:div w:id="575743253">
      <w:marLeft w:val="640"/>
      <w:marRight w:val="0"/>
      <w:marTop w:val="0"/>
      <w:marBottom w:val="0"/>
      <w:divBdr>
        <w:top w:val="none" w:sz="0" w:space="0" w:color="auto"/>
        <w:left w:val="none" w:sz="0" w:space="0" w:color="auto"/>
        <w:bottom w:val="none" w:sz="0" w:space="0" w:color="auto"/>
        <w:right w:val="none" w:sz="0" w:space="0" w:color="auto"/>
      </w:divBdr>
    </w:div>
    <w:div w:id="575744292">
      <w:marLeft w:val="640"/>
      <w:marRight w:val="0"/>
      <w:marTop w:val="0"/>
      <w:marBottom w:val="0"/>
      <w:divBdr>
        <w:top w:val="none" w:sz="0" w:space="0" w:color="auto"/>
        <w:left w:val="none" w:sz="0" w:space="0" w:color="auto"/>
        <w:bottom w:val="none" w:sz="0" w:space="0" w:color="auto"/>
        <w:right w:val="none" w:sz="0" w:space="0" w:color="auto"/>
      </w:divBdr>
    </w:div>
    <w:div w:id="575827293">
      <w:marLeft w:val="640"/>
      <w:marRight w:val="0"/>
      <w:marTop w:val="0"/>
      <w:marBottom w:val="0"/>
      <w:divBdr>
        <w:top w:val="none" w:sz="0" w:space="0" w:color="auto"/>
        <w:left w:val="none" w:sz="0" w:space="0" w:color="auto"/>
        <w:bottom w:val="none" w:sz="0" w:space="0" w:color="auto"/>
        <w:right w:val="none" w:sz="0" w:space="0" w:color="auto"/>
      </w:divBdr>
    </w:div>
    <w:div w:id="575866227">
      <w:marLeft w:val="640"/>
      <w:marRight w:val="0"/>
      <w:marTop w:val="0"/>
      <w:marBottom w:val="0"/>
      <w:divBdr>
        <w:top w:val="none" w:sz="0" w:space="0" w:color="auto"/>
        <w:left w:val="none" w:sz="0" w:space="0" w:color="auto"/>
        <w:bottom w:val="none" w:sz="0" w:space="0" w:color="auto"/>
        <w:right w:val="none" w:sz="0" w:space="0" w:color="auto"/>
      </w:divBdr>
    </w:div>
    <w:div w:id="575867295">
      <w:marLeft w:val="640"/>
      <w:marRight w:val="0"/>
      <w:marTop w:val="0"/>
      <w:marBottom w:val="0"/>
      <w:divBdr>
        <w:top w:val="none" w:sz="0" w:space="0" w:color="auto"/>
        <w:left w:val="none" w:sz="0" w:space="0" w:color="auto"/>
        <w:bottom w:val="none" w:sz="0" w:space="0" w:color="auto"/>
        <w:right w:val="none" w:sz="0" w:space="0" w:color="auto"/>
      </w:divBdr>
    </w:div>
    <w:div w:id="575897139">
      <w:marLeft w:val="640"/>
      <w:marRight w:val="0"/>
      <w:marTop w:val="0"/>
      <w:marBottom w:val="0"/>
      <w:divBdr>
        <w:top w:val="none" w:sz="0" w:space="0" w:color="auto"/>
        <w:left w:val="none" w:sz="0" w:space="0" w:color="auto"/>
        <w:bottom w:val="none" w:sz="0" w:space="0" w:color="auto"/>
        <w:right w:val="none" w:sz="0" w:space="0" w:color="auto"/>
      </w:divBdr>
    </w:div>
    <w:div w:id="575943769">
      <w:marLeft w:val="640"/>
      <w:marRight w:val="0"/>
      <w:marTop w:val="0"/>
      <w:marBottom w:val="0"/>
      <w:divBdr>
        <w:top w:val="none" w:sz="0" w:space="0" w:color="auto"/>
        <w:left w:val="none" w:sz="0" w:space="0" w:color="auto"/>
        <w:bottom w:val="none" w:sz="0" w:space="0" w:color="auto"/>
        <w:right w:val="none" w:sz="0" w:space="0" w:color="auto"/>
      </w:divBdr>
    </w:div>
    <w:div w:id="576088131">
      <w:marLeft w:val="640"/>
      <w:marRight w:val="0"/>
      <w:marTop w:val="0"/>
      <w:marBottom w:val="0"/>
      <w:divBdr>
        <w:top w:val="none" w:sz="0" w:space="0" w:color="auto"/>
        <w:left w:val="none" w:sz="0" w:space="0" w:color="auto"/>
        <w:bottom w:val="none" w:sz="0" w:space="0" w:color="auto"/>
        <w:right w:val="none" w:sz="0" w:space="0" w:color="auto"/>
      </w:divBdr>
    </w:div>
    <w:div w:id="576088682">
      <w:marLeft w:val="640"/>
      <w:marRight w:val="0"/>
      <w:marTop w:val="0"/>
      <w:marBottom w:val="0"/>
      <w:divBdr>
        <w:top w:val="none" w:sz="0" w:space="0" w:color="auto"/>
        <w:left w:val="none" w:sz="0" w:space="0" w:color="auto"/>
        <w:bottom w:val="none" w:sz="0" w:space="0" w:color="auto"/>
        <w:right w:val="none" w:sz="0" w:space="0" w:color="auto"/>
      </w:divBdr>
    </w:div>
    <w:div w:id="576092285">
      <w:marLeft w:val="640"/>
      <w:marRight w:val="0"/>
      <w:marTop w:val="0"/>
      <w:marBottom w:val="0"/>
      <w:divBdr>
        <w:top w:val="none" w:sz="0" w:space="0" w:color="auto"/>
        <w:left w:val="none" w:sz="0" w:space="0" w:color="auto"/>
        <w:bottom w:val="none" w:sz="0" w:space="0" w:color="auto"/>
        <w:right w:val="none" w:sz="0" w:space="0" w:color="auto"/>
      </w:divBdr>
    </w:div>
    <w:div w:id="576135399">
      <w:marLeft w:val="640"/>
      <w:marRight w:val="0"/>
      <w:marTop w:val="0"/>
      <w:marBottom w:val="0"/>
      <w:divBdr>
        <w:top w:val="none" w:sz="0" w:space="0" w:color="auto"/>
        <w:left w:val="none" w:sz="0" w:space="0" w:color="auto"/>
        <w:bottom w:val="none" w:sz="0" w:space="0" w:color="auto"/>
        <w:right w:val="none" w:sz="0" w:space="0" w:color="auto"/>
      </w:divBdr>
    </w:div>
    <w:div w:id="576332271">
      <w:marLeft w:val="640"/>
      <w:marRight w:val="0"/>
      <w:marTop w:val="0"/>
      <w:marBottom w:val="0"/>
      <w:divBdr>
        <w:top w:val="none" w:sz="0" w:space="0" w:color="auto"/>
        <w:left w:val="none" w:sz="0" w:space="0" w:color="auto"/>
        <w:bottom w:val="none" w:sz="0" w:space="0" w:color="auto"/>
        <w:right w:val="none" w:sz="0" w:space="0" w:color="auto"/>
      </w:divBdr>
    </w:div>
    <w:div w:id="576404001">
      <w:marLeft w:val="640"/>
      <w:marRight w:val="0"/>
      <w:marTop w:val="0"/>
      <w:marBottom w:val="0"/>
      <w:divBdr>
        <w:top w:val="none" w:sz="0" w:space="0" w:color="auto"/>
        <w:left w:val="none" w:sz="0" w:space="0" w:color="auto"/>
        <w:bottom w:val="none" w:sz="0" w:space="0" w:color="auto"/>
        <w:right w:val="none" w:sz="0" w:space="0" w:color="auto"/>
      </w:divBdr>
    </w:div>
    <w:div w:id="576476416">
      <w:marLeft w:val="640"/>
      <w:marRight w:val="0"/>
      <w:marTop w:val="0"/>
      <w:marBottom w:val="0"/>
      <w:divBdr>
        <w:top w:val="none" w:sz="0" w:space="0" w:color="auto"/>
        <w:left w:val="none" w:sz="0" w:space="0" w:color="auto"/>
        <w:bottom w:val="none" w:sz="0" w:space="0" w:color="auto"/>
        <w:right w:val="none" w:sz="0" w:space="0" w:color="auto"/>
      </w:divBdr>
    </w:div>
    <w:div w:id="576482881">
      <w:marLeft w:val="640"/>
      <w:marRight w:val="0"/>
      <w:marTop w:val="0"/>
      <w:marBottom w:val="0"/>
      <w:divBdr>
        <w:top w:val="none" w:sz="0" w:space="0" w:color="auto"/>
        <w:left w:val="none" w:sz="0" w:space="0" w:color="auto"/>
        <w:bottom w:val="none" w:sz="0" w:space="0" w:color="auto"/>
        <w:right w:val="none" w:sz="0" w:space="0" w:color="auto"/>
      </w:divBdr>
    </w:div>
    <w:div w:id="576522130">
      <w:marLeft w:val="640"/>
      <w:marRight w:val="0"/>
      <w:marTop w:val="0"/>
      <w:marBottom w:val="0"/>
      <w:divBdr>
        <w:top w:val="none" w:sz="0" w:space="0" w:color="auto"/>
        <w:left w:val="none" w:sz="0" w:space="0" w:color="auto"/>
        <w:bottom w:val="none" w:sz="0" w:space="0" w:color="auto"/>
        <w:right w:val="none" w:sz="0" w:space="0" w:color="auto"/>
      </w:divBdr>
    </w:div>
    <w:div w:id="576524567">
      <w:marLeft w:val="640"/>
      <w:marRight w:val="0"/>
      <w:marTop w:val="0"/>
      <w:marBottom w:val="0"/>
      <w:divBdr>
        <w:top w:val="none" w:sz="0" w:space="0" w:color="auto"/>
        <w:left w:val="none" w:sz="0" w:space="0" w:color="auto"/>
        <w:bottom w:val="none" w:sz="0" w:space="0" w:color="auto"/>
        <w:right w:val="none" w:sz="0" w:space="0" w:color="auto"/>
      </w:divBdr>
    </w:div>
    <w:div w:id="576595923">
      <w:marLeft w:val="640"/>
      <w:marRight w:val="0"/>
      <w:marTop w:val="0"/>
      <w:marBottom w:val="0"/>
      <w:divBdr>
        <w:top w:val="none" w:sz="0" w:space="0" w:color="auto"/>
        <w:left w:val="none" w:sz="0" w:space="0" w:color="auto"/>
        <w:bottom w:val="none" w:sz="0" w:space="0" w:color="auto"/>
        <w:right w:val="none" w:sz="0" w:space="0" w:color="auto"/>
      </w:divBdr>
    </w:div>
    <w:div w:id="576743331">
      <w:marLeft w:val="640"/>
      <w:marRight w:val="0"/>
      <w:marTop w:val="0"/>
      <w:marBottom w:val="0"/>
      <w:divBdr>
        <w:top w:val="none" w:sz="0" w:space="0" w:color="auto"/>
        <w:left w:val="none" w:sz="0" w:space="0" w:color="auto"/>
        <w:bottom w:val="none" w:sz="0" w:space="0" w:color="auto"/>
        <w:right w:val="none" w:sz="0" w:space="0" w:color="auto"/>
      </w:divBdr>
    </w:div>
    <w:div w:id="576791380">
      <w:marLeft w:val="640"/>
      <w:marRight w:val="0"/>
      <w:marTop w:val="0"/>
      <w:marBottom w:val="0"/>
      <w:divBdr>
        <w:top w:val="none" w:sz="0" w:space="0" w:color="auto"/>
        <w:left w:val="none" w:sz="0" w:space="0" w:color="auto"/>
        <w:bottom w:val="none" w:sz="0" w:space="0" w:color="auto"/>
        <w:right w:val="none" w:sz="0" w:space="0" w:color="auto"/>
      </w:divBdr>
    </w:div>
    <w:div w:id="576935666">
      <w:marLeft w:val="640"/>
      <w:marRight w:val="0"/>
      <w:marTop w:val="0"/>
      <w:marBottom w:val="0"/>
      <w:divBdr>
        <w:top w:val="none" w:sz="0" w:space="0" w:color="auto"/>
        <w:left w:val="none" w:sz="0" w:space="0" w:color="auto"/>
        <w:bottom w:val="none" w:sz="0" w:space="0" w:color="auto"/>
        <w:right w:val="none" w:sz="0" w:space="0" w:color="auto"/>
      </w:divBdr>
    </w:div>
    <w:div w:id="577133604">
      <w:marLeft w:val="640"/>
      <w:marRight w:val="0"/>
      <w:marTop w:val="0"/>
      <w:marBottom w:val="0"/>
      <w:divBdr>
        <w:top w:val="none" w:sz="0" w:space="0" w:color="auto"/>
        <w:left w:val="none" w:sz="0" w:space="0" w:color="auto"/>
        <w:bottom w:val="none" w:sz="0" w:space="0" w:color="auto"/>
        <w:right w:val="none" w:sz="0" w:space="0" w:color="auto"/>
      </w:divBdr>
    </w:div>
    <w:div w:id="577136279">
      <w:marLeft w:val="640"/>
      <w:marRight w:val="0"/>
      <w:marTop w:val="0"/>
      <w:marBottom w:val="0"/>
      <w:divBdr>
        <w:top w:val="none" w:sz="0" w:space="0" w:color="auto"/>
        <w:left w:val="none" w:sz="0" w:space="0" w:color="auto"/>
        <w:bottom w:val="none" w:sz="0" w:space="0" w:color="auto"/>
        <w:right w:val="none" w:sz="0" w:space="0" w:color="auto"/>
      </w:divBdr>
    </w:div>
    <w:div w:id="577180364">
      <w:marLeft w:val="640"/>
      <w:marRight w:val="0"/>
      <w:marTop w:val="0"/>
      <w:marBottom w:val="0"/>
      <w:divBdr>
        <w:top w:val="none" w:sz="0" w:space="0" w:color="auto"/>
        <w:left w:val="none" w:sz="0" w:space="0" w:color="auto"/>
        <w:bottom w:val="none" w:sz="0" w:space="0" w:color="auto"/>
        <w:right w:val="none" w:sz="0" w:space="0" w:color="auto"/>
      </w:divBdr>
    </w:div>
    <w:div w:id="577398388">
      <w:marLeft w:val="640"/>
      <w:marRight w:val="0"/>
      <w:marTop w:val="0"/>
      <w:marBottom w:val="0"/>
      <w:divBdr>
        <w:top w:val="none" w:sz="0" w:space="0" w:color="auto"/>
        <w:left w:val="none" w:sz="0" w:space="0" w:color="auto"/>
        <w:bottom w:val="none" w:sz="0" w:space="0" w:color="auto"/>
        <w:right w:val="none" w:sz="0" w:space="0" w:color="auto"/>
      </w:divBdr>
    </w:div>
    <w:div w:id="577404485">
      <w:marLeft w:val="640"/>
      <w:marRight w:val="0"/>
      <w:marTop w:val="0"/>
      <w:marBottom w:val="0"/>
      <w:divBdr>
        <w:top w:val="none" w:sz="0" w:space="0" w:color="auto"/>
        <w:left w:val="none" w:sz="0" w:space="0" w:color="auto"/>
        <w:bottom w:val="none" w:sz="0" w:space="0" w:color="auto"/>
        <w:right w:val="none" w:sz="0" w:space="0" w:color="auto"/>
      </w:divBdr>
    </w:div>
    <w:div w:id="577404785">
      <w:marLeft w:val="640"/>
      <w:marRight w:val="0"/>
      <w:marTop w:val="0"/>
      <w:marBottom w:val="0"/>
      <w:divBdr>
        <w:top w:val="none" w:sz="0" w:space="0" w:color="auto"/>
        <w:left w:val="none" w:sz="0" w:space="0" w:color="auto"/>
        <w:bottom w:val="none" w:sz="0" w:space="0" w:color="auto"/>
        <w:right w:val="none" w:sz="0" w:space="0" w:color="auto"/>
      </w:divBdr>
    </w:div>
    <w:div w:id="577515471">
      <w:marLeft w:val="640"/>
      <w:marRight w:val="0"/>
      <w:marTop w:val="0"/>
      <w:marBottom w:val="0"/>
      <w:divBdr>
        <w:top w:val="none" w:sz="0" w:space="0" w:color="auto"/>
        <w:left w:val="none" w:sz="0" w:space="0" w:color="auto"/>
        <w:bottom w:val="none" w:sz="0" w:space="0" w:color="auto"/>
        <w:right w:val="none" w:sz="0" w:space="0" w:color="auto"/>
      </w:divBdr>
    </w:div>
    <w:div w:id="577520620">
      <w:marLeft w:val="640"/>
      <w:marRight w:val="0"/>
      <w:marTop w:val="0"/>
      <w:marBottom w:val="0"/>
      <w:divBdr>
        <w:top w:val="none" w:sz="0" w:space="0" w:color="auto"/>
        <w:left w:val="none" w:sz="0" w:space="0" w:color="auto"/>
        <w:bottom w:val="none" w:sz="0" w:space="0" w:color="auto"/>
        <w:right w:val="none" w:sz="0" w:space="0" w:color="auto"/>
      </w:divBdr>
    </w:div>
    <w:div w:id="577591737">
      <w:marLeft w:val="640"/>
      <w:marRight w:val="0"/>
      <w:marTop w:val="0"/>
      <w:marBottom w:val="0"/>
      <w:divBdr>
        <w:top w:val="none" w:sz="0" w:space="0" w:color="auto"/>
        <w:left w:val="none" w:sz="0" w:space="0" w:color="auto"/>
        <w:bottom w:val="none" w:sz="0" w:space="0" w:color="auto"/>
        <w:right w:val="none" w:sz="0" w:space="0" w:color="auto"/>
      </w:divBdr>
    </w:div>
    <w:div w:id="577635562">
      <w:marLeft w:val="640"/>
      <w:marRight w:val="0"/>
      <w:marTop w:val="0"/>
      <w:marBottom w:val="0"/>
      <w:divBdr>
        <w:top w:val="none" w:sz="0" w:space="0" w:color="auto"/>
        <w:left w:val="none" w:sz="0" w:space="0" w:color="auto"/>
        <w:bottom w:val="none" w:sz="0" w:space="0" w:color="auto"/>
        <w:right w:val="none" w:sz="0" w:space="0" w:color="auto"/>
      </w:divBdr>
    </w:div>
    <w:div w:id="577637223">
      <w:marLeft w:val="640"/>
      <w:marRight w:val="0"/>
      <w:marTop w:val="0"/>
      <w:marBottom w:val="0"/>
      <w:divBdr>
        <w:top w:val="none" w:sz="0" w:space="0" w:color="auto"/>
        <w:left w:val="none" w:sz="0" w:space="0" w:color="auto"/>
        <w:bottom w:val="none" w:sz="0" w:space="0" w:color="auto"/>
        <w:right w:val="none" w:sz="0" w:space="0" w:color="auto"/>
      </w:divBdr>
    </w:div>
    <w:div w:id="577666567">
      <w:marLeft w:val="640"/>
      <w:marRight w:val="0"/>
      <w:marTop w:val="0"/>
      <w:marBottom w:val="0"/>
      <w:divBdr>
        <w:top w:val="none" w:sz="0" w:space="0" w:color="auto"/>
        <w:left w:val="none" w:sz="0" w:space="0" w:color="auto"/>
        <w:bottom w:val="none" w:sz="0" w:space="0" w:color="auto"/>
        <w:right w:val="none" w:sz="0" w:space="0" w:color="auto"/>
      </w:divBdr>
    </w:div>
    <w:div w:id="577711882">
      <w:marLeft w:val="640"/>
      <w:marRight w:val="0"/>
      <w:marTop w:val="0"/>
      <w:marBottom w:val="0"/>
      <w:divBdr>
        <w:top w:val="none" w:sz="0" w:space="0" w:color="auto"/>
        <w:left w:val="none" w:sz="0" w:space="0" w:color="auto"/>
        <w:bottom w:val="none" w:sz="0" w:space="0" w:color="auto"/>
        <w:right w:val="none" w:sz="0" w:space="0" w:color="auto"/>
      </w:divBdr>
    </w:div>
    <w:div w:id="577784311">
      <w:marLeft w:val="640"/>
      <w:marRight w:val="0"/>
      <w:marTop w:val="0"/>
      <w:marBottom w:val="0"/>
      <w:divBdr>
        <w:top w:val="none" w:sz="0" w:space="0" w:color="auto"/>
        <w:left w:val="none" w:sz="0" w:space="0" w:color="auto"/>
        <w:bottom w:val="none" w:sz="0" w:space="0" w:color="auto"/>
        <w:right w:val="none" w:sz="0" w:space="0" w:color="auto"/>
      </w:divBdr>
    </w:div>
    <w:div w:id="577789874">
      <w:marLeft w:val="640"/>
      <w:marRight w:val="0"/>
      <w:marTop w:val="0"/>
      <w:marBottom w:val="0"/>
      <w:divBdr>
        <w:top w:val="none" w:sz="0" w:space="0" w:color="auto"/>
        <w:left w:val="none" w:sz="0" w:space="0" w:color="auto"/>
        <w:bottom w:val="none" w:sz="0" w:space="0" w:color="auto"/>
        <w:right w:val="none" w:sz="0" w:space="0" w:color="auto"/>
      </w:divBdr>
    </w:div>
    <w:div w:id="577790192">
      <w:marLeft w:val="640"/>
      <w:marRight w:val="0"/>
      <w:marTop w:val="0"/>
      <w:marBottom w:val="0"/>
      <w:divBdr>
        <w:top w:val="none" w:sz="0" w:space="0" w:color="auto"/>
        <w:left w:val="none" w:sz="0" w:space="0" w:color="auto"/>
        <w:bottom w:val="none" w:sz="0" w:space="0" w:color="auto"/>
        <w:right w:val="none" w:sz="0" w:space="0" w:color="auto"/>
      </w:divBdr>
    </w:div>
    <w:div w:id="577859318">
      <w:marLeft w:val="640"/>
      <w:marRight w:val="0"/>
      <w:marTop w:val="0"/>
      <w:marBottom w:val="0"/>
      <w:divBdr>
        <w:top w:val="none" w:sz="0" w:space="0" w:color="auto"/>
        <w:left w:val="none" w:sz="0" w:space="0" w:color="auto"/>
        <w:bottom w:val="none" w:sz="0" w:space="0" w:color="auto"/>
        <w:right w:val="none" w:sz="0" w:space="0" w:color="auto"/>
      </w:divBdr>
    </w:div>
    <w:div w:id="577862344">
      <w:marLeft w:val="640"/>
      <w:marRight w:val="0"/>
      <w:marTop w:val="0"/>
      <w:marBottom w:val="0"/>
      <w:divBdr>
        <w:top w:val="none" w:sz="0" w:space="0" w:color="auto"/>
        <w:left w:val="none" w:sz="0" w:space="0" w:color="auto"/>
        <w:bottom w:val="none" w:sz="0" w:space="0" w:color="auto"/>
        <w:right w:val="none" w:sz="0" w:space="0" w:color="auto"/>
      </w:divBdr>
    </w:div>
    <w:div w:id="577902877">
      <w:marLeft w:val="640"/>
      <w:marRight w:val="0"/>
      <w:marTop w:val="0"/>
      <w:marBottom w:val="0"/>
      <w:divBdr>
        <w:top w:val="none" w:sz="0" w:space="0" w:color="auto"/>
        <w:left w:val="none" w:sz="0" w:space="0" w:color="auto"/>
        <w:bottom w:val="none" w:sz="0" w:space="0" w:color="auto"/>
        <w:right w:val="none" w:sz="0" w:space="0" w:color="auto"/>
      </w:divBdr>
    </w:div>
    <w:div w:id="577908583">
      <w:marLeft w:val="640"/>
      <w:marRight w:val="0"/>
      <w:marTop w:val="0"/>
      <w:marBottom w:val="0"/>
      <w:divBdr>
        <w:top w:val="none" w:sz="0" w:space="0" w:color="auto"/>
        <w:left w:val="none" w:sz="0" w:space="0" w:color="auto"/>
        <w:bottom w:val="none" w:sz="0" w:space="0" w:color="auto"/>
        <w:right w:val="none" w:sz="0" w:space="0" w:color="auto"/>
      </w:divBdr>
    </w:div>
    <w:div w:id="578098539">
      <w:marLeft w:val="640"/>
      <w:marRight w:val="0"/>
      <w:marTop w:val="0"/>
      <w:marBottom w:val="0"/>
      <w:divBdr>
        <w:top w:val="none" w:sz="0" w:space="0" w:color="auto"/>
        <w:left w:val="none" w:sz="0" w:space="0" w:color="auto"/>
        <w:bottom w:val="none" w:sz="0" w:space="0" w:color="auto"/>
        <w:right w:val="none" w:sz="0" w:space="0" w:color="auto"/>
      </w:divBdr>
    </w:div>
    <w:div w:id="578102475">
      <w:marLeft w:val="640"/>
      <w:marRight w:val="0"/>
      <w:marTop w:val="0"/>
      <w:marBottom w:val="0"/>
      <w:divBdr>
        <w:top w:val="none" w:sz="0" w:space="0" w:color="auto"/>
        <w:left w:val="none" w:sz="0" w:space="0" w:color="auto"/>
        <w:bottom w:val="none" w:sz="0" w:space="0" w:color="auto"/>
        <w:right w:val="none" w:sz="0" w:space="0" w:color="auto"/>
      </w:divBdr>
    </w:div>
    <w:div w:id="578104077">
      <w:marLeft w:val="640"/>
      <w:marRight w:val="0"/>
      <w:marTop w:val="0"/>
      <w:marBottom w:val="0"/>
      <w:divBdr>
        <w:top w:val="none" w:sz="0" w:space="0" w:color="auto"/>
        <w:left w:val="none" w:sz="0" w:space="0" w:color="auto"/>
        <w:bottom w:val="none" w:sz="0" w:space="0" w:color="auto"/>
        <w:right w:val="none" w:sz="0" w:space="0" w:color="auto"/>
      </w:divBdr>
    </w:div>
    <w:div w:id="578170937">
      <w:marLeft w:val="640"/>
      <w:marRight w:val="0"/>
      <w:marTop w:val="0"/>
      <w:marBottom w:val="0"/>
      <w:divBdr>
        <w:top w:val="none" w:sz="0" w:space="0" w:color="auto"/>
        <w:left w:val="none" w:sz="0" w:space="0" w:color="auto"/>
        <w:bottom w:val="none" w:sz="0" w:space="0" w:color="auto"/>
        <w:right w:val="none" w:sz="0" w:space="0" w:color="auto"/>
      </w:divBdr>
    </w:div>
    <w:div w:id="578173342">
      <w:marLeft w:val="640"/>
      <w:marRight w:val="0"/>
      <w:marTop w:val="0"/>
      <w:marBottom w:val="0"/>
      <w:divBdr>
        <w:top w:val="none" w:sz="0" w:space="0" w:color="auto"/>
        <w:left w:val="none" w:sz="0" w:space="0" w:color="auto"/>
        <w:bottom w:val="none" w:sz="0" w:space="0" w:color="auto"/>
        <w:right w:val="none" w:sz="0" w:space="0" w:color="auto"/>
      </w:divBdr>
    </w:div>
    <w:div w:id="578366209">
      <w:marLeft w:val="640"/>
      <w:marRight w:val="0"/>
      <w:marTop w:val="0"/>
      <w:marBottom w:val="0"/>
      <w:divBdr>
        <w:top w:val="none" w:sz="0" w:space="0" w:color="auto"/>
        <w:left w:val="none" w:sz="0" w:space="0" w:color="auto"/>
        <w:bottom w:val="none" w:sz="0" w:space="0" w:color="auto"/>
        <w:right w:val="none" w:sz="0" w:space="0" w:color="auto"/>
      </w:divBdr>
    </w:div>
    <w:div w:id="578367731">
      <w:marLeft w:val="640"/>
      <w:marRight w:val="0"/>
      <w:marTop w:val="0"/>
      <w:marBottom w:val="0"/>
      <w:divBdr>
        <w:top w:val="none" w:sz="0" w:space="0" w:color="auto"/>
        <w:left w:val="none" w:sz="0" w:space="0" w:color="auto"/>
        <w:bottom w:val="none" w:sz="0" w:space="0" w:color="auto"/>
        <w:right w:val="none" w:sz="0" w:space="0" w:color="auto"/>
      </w:divBdr>
    </w:div>
    <w:div w:id="578445106">
      <w:marLeft w:val="640"/>
      <w:marRight w:val="0"/>
      <w:marTop w:val="0"/>
      <w:marBottom w:val="0"/>
      <w:divBdr>
        <w:top w:val="none" w:sz="0" w:space="0" w:color="auto"/>
        <w:left w:val="none" w:sz="0" w:space="0" w:color="auto"/>
        <w:bottom w:val="none" w:sz="0" w:space="0" w:color="auto"/>
        <w:right w:val="none" w:sz="0" w:space="0" w:color="auto"/>
      </w:divBdr>
    </w:div>
    <w:div w:id="578517665">
      <w:marLeft w:val="640"/>
      <w:marRight w:val="0"/>
      <w:marTop w:val="0"/>
      <w:marBottom w:val="0"/>
      <w:divBdr>
        <w:top w:val="none" w:sz="0" w:space="0" w:color="auto"/>
        <w:left w:val="none" w:sz="0" w:space="0" w:color="auto"/>
        <w:bottom w:val="none" w:sz="0" w:space="0" w:color="auto"/>
        <w:right w:val="none" w:sz="0" w:space="0" w:color="auto"/>
      </w:divBdr>
    </w:div>
    <w:div w:id="578565674">
      <w:marLeft w:val="640"/>
      <w:marRight w:val="0"/>
      <w:marTop w:val="0"/>
      <w:marBottom w:val="0"/>
      <w:divBdr>
        <w:top w:val="none" w:sz="0" w:space="0" w:color="auto"/>
        <w:left w:val="none" w:sz="0" w:space="0" w:color="auto"/>
        <w:bottom w:val="none" w:sz="0" w:space="0" w:color="auto"/>
        <w:right w:val="none" w:sz="0" w:space="0" w:color="auto"/>
      </w:divBdr>
    </w:div>
    <w:div w:id="578640256">
      <w:marLeft w:val="640"/>
      <w:marRight w:val="0"/>
      <w:marTop w:val="0"/>
      <w:marBottom w:val="0"/>
      <w:divBdr>
        <w:top w:val="none" w:sz="0" w:space="0" w:color="auto"/>
        <w:left w:val="none" w:sz="0" w:space="0" w:color="auto"/>
        <w:bottom w:val="none" w:sz="0" w:space="0" w:color="auto"/>
        <w:right w:val="none" w:sz="0" w:space="0" w:color="auto"/>
      </w:divBdr>
    </w:div>
    <w:div w:id="578684267">
      <w:marLeft w:val="640"/>
      <w:marRight w:val="0"/>
      <w:marTop w:val="0"/>
      <w:marBottom w:val="0"/>
      <w:divBdr>
        <w:top w:val="none" w:sz="0" w:space="0" w:color="auto"/>
        <w:left w:val="none" w:sz="0" w:space="0" w:color="auto"/>
        <w:bottom w:val="none" w:sz="0" w:space="0" w:color="auto"/>
        <w:right w:val="none" w:sz="0" w:space="0" w:color="auto"/>
      </w:divBdr>
    </w:div>
    <w:div w:id="578710194">
      <w:marLeft w:val="640"/>
      <w:marRight w:val="0"/>
      <w:marTop w:val="0"/>
      <w:marBottom w:val="0"/>
      <w:divBdr>
        <w:top w:val="none" w:sz="0" w:space="0" w:color="auto"/>
        <w:left w:val="none" w:sz="0" w:space="0" w:color="auto"/>
        <w:bottom w:val="none" w:sz="0" w:space="0" w:color="auto"/>
        <w:right w:val="none" w:sz="0" w:space="0" w:color="auto"/>
      </w:divBdr>
    </w:div>
    <w:div w:id="578712041">
      <w:marLeft w:val="640"/>
      <w:marRight w:val="0"/>
      <w:marTop w:val="0"/>
      <w:marBottom w:val="0"/>
      <w:divBdr>
        <w:top w:val="none" w:sz="0" w:space="0" w:color="auto"/>
        <w:left w:val="none" w:sz="0" w:space="0" w:color="auto"/>
        <w:bottom w:val="none" w:sz="0" w:space="0" w:color="auto"/>
        <w:right w:val="none" w:sz="0" w:space="0" w:color="auto"/>
      </w:divBdr>
    </w:div>
    <w:div w:id="578902542">
      <w:marLeft w:val="640"/>
      <w:marRight w:val="0"/>
      <w:marTop w:val="0"/>
      <w:marBottom w:val="0"/>
      <w:divBdr>
        <w:top w:val="none" w:sz="0" w:space="0" w:color="auto"/>
        <w:left w:val="none" w:sz="0" w:space="0" w:color="auto"/>
        <w:bottom w:val="none" w:sz="0" w:space="0" w:color="auto"/>
        <w:right w:val="none" w:sz="0" w:space="0" w:color="auto"/>
      </w:divBdr>
    </w:div>
    <w:div w:id="579023078">
      <w:marLeft w:val="640"/>
      <w:marRight w:val="0"/>
      <w:marTop w:val="0"/>
      <w:marBottom w:val="0"/>
      <w:divBdr>
        <w:top w:val="none" w:sz="0" w:space="0" w:color="auto"/>
        <w:left w:val="none" w:sz="0" w:space="0" w:color="auto"/>
        <w:bottom w:val="none" w:sz="0" w:space="0" w:color="auto"/>
        <w:right w:val="none" w:sz="0" w:space="0" w:color="auto"/>
      </w:divBdr>
    </w:div>
    <w:div w:id="579101909">
      <w:marLeft w:val="640"/>
      <w:marRight w:val="0"/>
      <w:marTop w:val="0"/>
      <w:marBottom w:val="0"/>
      <w:divBdr>
        <w:top w:val="none" w:sz="0" w:space="0" w:color="auto"/>
        <w:left w:val="none" w:sz="0" w:space="0" w:color="auto"/>
        <w:bottom w:val="none" w:sz="0" w:space="0" w:color="auto"/>
        <w:right w:val="none" w:sz="0" w:space="0" w:color="auto"/>
      </w:divBdr>
    </w:div>
    <w:div w:id="579289478">
      <w:marLeft w:val="640"/>
      <w:marRight w:val="0"/>
      <w:marTop w:val="0"/>
      <w:marBottom w:val="0"/>
      <w:divBdr>
        <w:top w:val="none" w:sz="0" w:space="0" w:color="auto"/>
        <w:left w:val="none" w:sz="0" w:space="0" w:color="auto"/>
        <w:bottom w:val="none" w:sz="0" w:space="0" w:color="auto"/>
        <w:right w:val="none" w:sz="0" w:space="0" w:color="auto"/>
      </w:divBdr>
    </w:div>
    <w:div w:id="579289704">
      <w:marLeft w:val="640"/>
      <w:marRight w:val="0"/>
      <w:marTop w:val="0"/>
      <w:marBottom w:val="0"/>
      <w:divBdr>
        <w:top w:val="none" w:sz="0" w:space="0" w:color="auto"/>
        <w:left w:val="none" w:sz="0" w:space="0" w:color="auto"/>
        <w:bottom w:val="none" w:sz="0" w:space="0" w:color="auto"/>
        <w:right w:val="none" w:sz="0" w:space="0" w:color="auto"/>
      </w:divBdr>
    </w:div>
    <w:div w:id="579294093">
      <w:marLeft w:val="640"/>
      <w:marRight w:val="0"/>
      <w:marTop w:val="0"/>
      <w:marBottom w:val="0"/>
      <w:divBdr>
        <w:top w:val="none" w:sz="0" w:space="0" w:color="auto"/>
        <w:left w:val="none" w:sz="0" w:space="0" w:color="auto"/>
        <w:bottom w:val="none" w:sz="0" w:space="0" w:color="auto"/>
        <w:right w:val="none" w:sz="0" w:space="0" w:color="auto"/>
      </w:divBdr>
    </w:div>
    <w:div w:id="579600670">
      <w:marLeft w:val="640"/>
      <w:marRight w:val="0"/>
      <w:marTop w:val="0"/>
      <w:marBottom w:val="0"/>
      <w:divBdr>
        <w:top w:val="none" w:sz="0" w:space="0" w:color="auto"/>
        <w:left w:val="none" w:sz="0" w:space="0" w:color="auto"/>
        <w:bottom w:val="none" w:sz="0" w:space="0" w:color="auto"/>
        <w:right w:val="none" w:sz="0" w:space="0" w:color="auto"/>
      </w:divBdr>
    </w:div>
    <w:div w:id="579607602">
      <w:marLeft w:val="640"/>
      <w:marRight w:val="0"/>
      <w:marTop w:val="0"/>
      <w:marBottom w:val="0"/>
      <w:divBdr>
        <w:top w:val="none" w:sz="0" w:space="0" w:color="auto"/>
        <w:left w:val="none" w:sz="0" w:space="0" w:color="auto"/>
        <w:bottom w:val="none" w:sz="0" w:space="0" w:color="auto"/>
        <w:right w:val="none" w:sz="0" w:space="0" w:color="auto"/>
      </w:divBdr>
    </w:div>
    <w:div w:id="579868871">
      <w:marLeft w:val="640"/>
      <w:marRight w:val="0"/>
      <w:marTop w:val="0"/>
      <w:marBottom w:val="0"/>
      <w:divBdr>
        <w:top w:val="none" w:sz="0" w:space="0" w:color="auto"/>
        <w:left w:val="none" w:sz="0" w:space="0" w:color="auto"/>
        <w:bottom w:val="none" w:sz="0" w:space="0" w:color="auto"/>
        <w:right w:val="none" w:sz="0" w:space="0" w:color="auto"/>
      </w:divBdr>
    </w:div>
    <w:div w:id="579869799">
      <w:marLeft w:val="640"/>
      <w:marRight w:val="0"/>
      <w:marTop w:val="0"/>
      <w:marBottom w:val="0"/>
      <w:divBdr>
        <w:top w:val="none" w:sz="0" w:space="0" w:color="auto"/>
        <w:left w:val="none" w:sz="0" w:space="0" w:color="auto"/>
        <w:bottom w:val="none" w:sz="0" w:space="0" w:color="auto"/>
        <w:right w:val="none" w:sz="0" w:space="0" w:color="auto"/>
      </w:divBdr>
    </w:div>
    <w:div w:id="579946776">
      <w:marLeft w:val="640"/>
      <w:marRight w:val="0"/>
      <w:marTop w:val="0"/>
      <w:marBottom w:val="0"/>
      <w:divBdr>
        <w:top w:val="none" w:sz="0" w:space="0" w:color="auto"/>
        <w:left w:val="none" w:sz="0" w:space="0" w:color="auto"/>
        <w:bottom w:val="none" w:sz="0" w:space="0" w:color="auto"/>
        <w:right w:val="none" w:sz="0" w:space="0" w:color="auto"/>
      </w:divBdr>
    </w:div>
    <w:div w:id="580262441">
      <w:marLeft w:val="640"/>
      <w:marRight w:val="0"/>
      <w:marTop w:val="0"/>
      <w:marBottom w:val="0"/>
      <w:divBdr>
        <w:top w:val="none" w:sz="0" w:space="0" w:color="auto"/>
        <w:left w:val="none" w:sz="0" w:space="0" w:color="auto"/>
        <w:bottom w:val="none" w:sz="0" w:space="0" w:color="auto"/>
        <w:right w:val="none" w:sz="0" w:space="0" w:color="auto"/>
      </w:divBdr>
    </w:div>
    <w:div w:id="580336739">
      <w:marLeft w:val="640"/>
      <w:marRight w:val="0"/>
      <w:marTop w:val="0"/>
      <w:marBottom w:val="0"/>
      <w:divBdr>
        <w:top w:val="none" w:sz="0" w:space="0" w:color="auto"/>
        <w:left w:val="none" w:sz="0" w:space="0" w:color="auto"/>
        <w:bottom w:val="none" w:sz="0" w:space="0" w:color="auto"/>
        <w:right w:val="none" w:sz="0" w:space="0" w:color="auto"/>
      </w:divBdr>
    </w:div>
    <w:div w:id="580338883">
      <w:marLeft w:val="640"/>
      <w:marRight w:val="0"/>
      <w:marTop w:val="0"/>
      <w:marBottom w:val="0"/>
      <w:divBdr>
        <w:top w:val="none" w:sz="0" w:space="0" w:color="auto"/>
        <w:left w:val="none" w:sz="0" w:space="0" w:color="auto"/>
        <w:bottom w:val="none" w:sz="0" w:space="0" w:color="auto"/>
        <w:right w:val="none" w:sz="0" w:space="0" w:color="auto"/>
      </w:divBdr>
    </w:div>
    <w:div w:id="580523051">
      <w:marLeft w:val="640"/>
      <w:marRight w:val="0"/>
      <w:marTop w:val="0"/>
      <w:marBottom w:val="0"/>
      <w:divBdr>
        <w:top w:val="none" w:sz="0" w:space="0" w:color="auto"/>
        <w:left w:val="none" w:sz="0" w:space="0" w:color="auto"/>
        <w:bottom w:val="none" w:sz="0" w:space="0" w:color="auto"/>
        <w:right w:val="none" w:sz="0" w:space="0" w:color="auto"/>
      </w:divBdr>
    </w:div>
    <w:div w:id="580598762">
      <w:marLeft w:val="640"/>
      <w:marRight w:val="0"/>
      <w:marTop w:val="0"/>
      <w:marBottom w:val="0"/>
      <w:divBdr>
        <w:top w:val="none" w:sz="0" w:space="0" w:color="auto"/>
        <w:left w:val="none" w:sz="0" w:space="0" w:color="auto"/>
        <w:bottom w:val="none" w:sz="0" w:space="0" w:color="auto"/>
        <w:right w:val="none" w:sz="0" w:space="0" w:color="auto"/>
      </w:divBdr>
    </w:div>
    <w:div w:id="580649455">
      <w:marLeft w:val="640"/>
      <w:marRight w:val="0"/>
      <w:marTop w:val="0"/>
      <w:marBottom w:val="0"/>
      <w:divBdr>
        <w:top w:val="none" w:sz="0" w:space="0" w:color="auto"/>
        <w:left w:val="none" w:sz="0" w:space="0" w:color="auto"/>
        <w:bottom w:val="none" w:sz="0" w:space="0" w:color="auto"/>
        <w:right w:val="none" w:sz="0" w:space="0" w:color="auto"/>
      </w:divBdr>
    </w:div>
    <w:div w:id="580678383">
      <w:marLeft w:val="640"/>
      <w:marRight w:val="0"/>
      <w:marTop w:val="0"/>
      <w:marBottom w:val="0"/>
      <w:divBdr>
        <w:top w:val="none" w:sz="0" w:space="0" w:color="auto"/>
        <w:left w:val="none" w:sz="0" w:space="0" w:color="auto"/>
        <w:bottom w:val="none" w:sz="0" w:space="0" w:color="auto"/>
        <w:right w:val="none" w:sz="0" w:space="0" w:color="auto"/>
      </w:divBdr>
    </w:div>
    <w:div w:id="580719831">
      <w:marLeft w:val="640"/>
      <w:marRight w:val="0"/>
      <w:marTop w:val="0"/>
      <w:marBottom w:val="0"/>
      <w:divBdr>
        <w:top w:val="none" w:sz="0" w:space="0" w:color="auto"/>
        <w:left w:val="none" w:sz="0" w:space="0" w:color="auto"/>
        <w:bottom w:val="none" w:sz="0" w:space="0" w:color="auto"/>
        <w:right w:val="none" w:sz="0" w:space="0" w:color="auto"/>
      </w:divBdr>
    </w:div>
    <w:div w:id="580722249">
      <w:marLeft w:val="640"/>
      <w:marRight w:val="0"/>
      <w:marTop w:val="0"/>
      <w:marBottom w:val="0"/>
      <w:divBdr>
        <w:top w:val="none" w:sz="0" w:space="0" w:color="auto"/>
        <w:left w:val="none" w:sz="0" w:space="0" w:color="auto"/>
        <w:bottom w:val="none" w:sz="0" w:space="0" w:color="auto"/>
        <w:right w:val="none" w:sz="0" w:space="0" w:color="auto"/>
      </w:divBdr>
    </w:div>
    <w:div w:id="580794082">
      <w:marLeft w:val="640"/>
      <w:marRight w:val="0"/>
      <w:marTop w:val="0"/>
      <w:marBottom w:val="0"/>
      <w:divBdr>
        <w:top w:val="none" w:sz="0" w:space="0" w:color="auto"/>
        <w:left w:val="none" w:sz="0" w:space="0" w:color="auto"/>
        <w:bottom w:val="none" w:sz="0" w:space="0" w:color="auto"/>
        <w:right w:val="none" w:sz="0" w:space="0" w:color="auto"/>
      </w:divBdr>
    </w:div>
    <w:div w:id="580867860">
      <w:marLeft w:val="640"/>
      <w:marRight w:val="0"/>
      <w:marTop w:val="0"/>
      <w:marBottom w:val="0"/>
      <w:divBdr>
        <w:top w:val="none" w:sz="0" w:space="0" w:color="auto"/>
        <w:left w:val="none" w:sz="0" w:space="0" w:color="auto"/>
        <w:bottom w:val="none" w:sz="0" w:space="0" w:color="auto"/>
        <w:right w:val="none" w:sz="0" w:space="0" w:color="auto"/>
      </w:divBdr>
    </w:div>
    <w:div w:id="580869164">
      <w:marLeft w:val="640"/>
      <w:marRight w:val="0"/>
      <w:marTop w:val="0"/>
      <w:marBottom w:val="0"/>
      <w:divBdr>
        <w:top w:val="none" w:sz="0" w:space="0" w:color="auto"/>
        <w:left w:val="none" w:sz="0" w:space="0" w:color="auto"/>
        <w:bottom w:val="none" w:sz="0" w:space="0" w:color="auto"/>
        <w:right w:val="none" w:sz="0" w:space="0" w:color="auto"/>
      </w:divBdr>
    </w:div>
    <w:div w:id="580869341">
      <w:marLeft w:val="640"/>
      <w:marRight w:val="0"/>
      <w:marTop w:val="0"/>
      <w:marBottom w:val="0"/>
      <w:divBdr>
        <w:top w:val="none" w:sz="0" w:space="0" w:color="auto"/>
        <w:left w:val="none" w:sz="0" w:space="0" w:color="auto"/>
        <w:bottom w:val="none" w:sz="0" w:space="0" w:color="auto"/>
        <w:right w:val="none" w:sz="0" w:space="0" w:color="auto"/>
      </w:divBdr>
    </w:div>
    <w:div w:id="580871578">
      <w:marLeft w:val="640"/>
      <w:marRight w:val="0"/>
      <w:marTop w:val="0"/>
      <w:marBottom w:val="0"/>
      <w:divBdr>
        <w:top w:val="none" w:sz="0" w:space="0" w:color="auto"/>
        <w:left w:val="none" w:sz="0" w:space="0" w:color="auto"/>
        <w:bottom w:val="none" w:sz="0" w:space="0" w:color="auto"/>
        <w:right w:val="none" w:sz="0" w:space="0" w:color="auto"/>
      </w:divBdr>
    </w:div>
    <w:div w:id="580873359">
      <w:marLeft w:val="640"/>
      <w:marRight w:val="0"/>
      <w:marTop w:val="0"/>
      <w:marBottom w:val="0"/>
      <w:divBdr>
        <w:top w:val="none" w:sz="0" w:space="0" w:color="auto"/>
        <w:left w:val="none" w:sz="0" w:space="0" w:color="auto"/>
        <w:bottom w:val="none" w:sz="0" w:space="0" w:color="auto"/>
        <w:right w:val="none" w:sz="0" w:space="0" w:color="auto"/>
      </w:divBdr>
    </w:div>
    <w:div w:id="580875572">
      <w:marLeft w:val="640"/>
      <w:marRight w:val="0"/>
      <w:marTop w:val="0"/>
      <w:marBottom w:val="0"/>
      <w:divBdr>
        <w:top w:val="none" w:sz="0" w:space="0" w:color="auto"/>
        <w:left w:val="none" w:sz="0" w:space="0" w:color="auto"/>
        <w:bottom w:val="none" w:sz="0" w:space="0" w:color="auto"/>
        <w:right w:val="none" w:sz="0" w:space="0" w:color="auto"/>
      </w:divBdr>
    </w:div>
    <w:div w:id="580875631">
      <w:marLeft w:val="640"/>
      <w:marRight w:val="0"/>
      <w:marTop w:val="0"/>
      <w:marBottom w:val="0"/>
      <w:divBdr>
        <w:top w:val="none" w:sz="0" w:space="0" w:color="auto"/>
        <w:left w:val="none" w:sz="0" w:space="0" w:color="auto"/>
        <w:bottom w:val="none" w:sz="0" w:space="0" w:color="auto"/>
        <w:right w:val="none" w:sz="0" w:space="0" w:color="auto"/>
      </w:divBdr>
    </w:div>
    <w:div w:id="580875652">
      <w:marLeft w:val="640"/>
      <w:marRight w:val="0"/>
      <w:marTop w:val="0"/>
      <w:marBottom w:val="0"/>
      <w:divBdr>
        <w:top w:val="none" w:sz="0" w:space="0" w:color="auto"/>
        <w:left w:val="none" w:sz="0" w:space="0" w:color="auto"/>
        <w:bottom w:val="none" w:sz="0" w:space="0" w:color="auto"/>
        <w:right w:val="none" w:sz="0" w:space="0" w:color="auto"/>
      </w:divBdr>
    </w:div>
    <w:div w:id="580990744">
      <w:marLeft w:val="640"/>
      <w:marRight w:val="0"/>
      <w:marTop w:val="0"/>
      <w:marBottom w:val="0"/>
      <w:divBdr>
        <w:top w:val="none" w:sz="0" w:space="0" w:color="auto"/>
        <w:left w:val="none" w:sz="0" w:space="0" w:color="auto"/>
        <w:bottom w:val="none" w:sz="0" w:space="0" w:color="auto"/>
        <w:right w:val="none" w:sz="0" w:space="0" w:color="auto"/>
      </w:divBdr>
    </w:div>
    <w:div w:id="580992492">
      <w:marLeft w:val="640"/>
      <w:marRight w:val="0"/>
      <w:marTop w:val="0"/>
      <w:marBottom w:val="0"/>
      <w:divBdr>
        <w:top w:val="none" w:sz="0" w:space="0" w:color="auto"/>
        <w:left w:val="none" w:sz="0" w:space="0" w:color="auto"/>
        <w:bottom w:val="none" w:sz="0" w:space="0" w:color="auto"/>
        <w:right w:val="none" w:sz="0" w:space="0" w:color="auto"/>
      </w:divBdr>
    </w:div>
    <w:div w:id="581182085">
      <w:marLeft w:val="640"/>
      <w:marRight w:val="0"/>
      <w:marTop w:val="0"/>
      <w:marBottom w:val="0"/>
      <w:divBdr>
        <w:top w:val="none" w:sz="0" w:space="0" w:color="auto"/>
        <w:left w:val="none" w:sz="0" w:space="0" w:color="auto"/>
        <w:bottom w:val="none" w:sz="0" w:space="0" w:color="auto"/>
        <w:right w:val="none" w:sz="0" w:space="0" w:color="auto"/>
      </w:divBdr>
    </w:div>
    <w:div w:id="581256694">
      <w:marLeft w:val="640"/>
      <w:marRight w:val="0"/>
      <w:marTop w:val="0"/>
      <w:marBottom w:val="0"/>
      <w:divBdr>
        <w:top w:val="none" w:sz="0" w:space="0" w:color="auto"/>
        <w:left w:val="none" w:sz="0" w:space="0" w:color="auto"/>
        <w:bottom w:val="none" w:sz="0" w:space="0" w:color="auto"/>
        <w:right w:val="none" w:sz="0" w:space="0" w:color="auto"/>
      </w:divBdr>
    </w:div>
    <w:div w:id="581259214">
      <w:marLeft w:val="640"/>
      <w:marRight w:val="0"/>
      <w:marTop w:val="0"/>
      <w:marBottom w:val="0"/>
      <w:divBdr>
        <w:top w:val="none" w:sz="0" w:space="0" w:color="auto"/>
        <w:left w:val="none" w:sz="0" w:space="0" w:color="auto"/>
        <w:bottom w:val="none" w:sz="0" w:space="0" w:color="auto"/>
        <w:right w:val="none" w:sz="0" w:space="0" w:color="auto"/>
      </w:divBdr>
    </w:div>
    <w:div w:id="581337076">
      <w:marLeft w:val="640"/>
      <w:marRight w:val="0"/>
      <w:marTop w:val="0"/>
      <w:marBottom w:val="0"/>
      <w:divBdr>
        <w:top w:val="none" w:sz="0" w:space="0" w:color="auto"/>
        <w:left w:val="none" w:sz="0" w:space="0" w:color="auto"/>
        <w:bottom w:val="none" w:sz="0" w:space="0" w:color="auto"/>
        <w:right w:val="none" w:sz="0" w:space="0" w:color="auto"/>
      </w:divBdr>
    </w:div>
    <w:div w:id="581447015">
      <w:marLeft w:val="640"/>
      <w:marRight w:val="0"/>
      <w:marTop w:val="0"/>
      <w:marBottom w:val="0"/>
      <w:divBdr>
        <w:top w:val="none" w:sz="0" w:space="0" w:color="auto"/>
        <w:left w:val="none" w:sz="0" w:space="0" w:color="auto"/>
        <w:bottom w:val="none" w:sz="0" w:space="0" w:color="auto"/>
        <w:right w:val="none" w:sz="0" w:space="0" w:color="auto"/>
      </w:divBdr>
    </w:div>
    <w:div w:id="581570876">
      <w:marLeft w:val="640"/>
      <w:marRight w:val="0"/>
      <w:marTop w:val="0"/>
      <w:marBottom w:val="0"/>
      <w:divBdr>
        <w:top w:val="none" w:sz="0" w:space="0" w:color="auto"/>
        <w:left w:val="none" w:sz="0" w:space="0" w:color="auto"/>
        <w:bottom w:val="none" w:sz="0" w:space="0" w:color="auto"/>
        <w:right w:val="none" w:sz="0" w:space="0" w:color="auto"/>
      </w:divBdr>
    </w:div>
    <w:div w:id="581573179">
      <w:marLeft w:val="640"/>
      <w:marRight w:val="0"/>
      <w:marTop w:val="0"/>
      <w:marBottom w:val="0"/>
      <w:divBdr>
        <w:top w:val="none" w:sz="0" w:space="0" w:color="auto"/>
        <w:left w:val="none" w:sz="0" w:space="0" w:color="auto"/>
        <w:bottom w:val="none" w:sz="0" w:space="0" w:color="auto"/>
        <w:right w:val="none" w:sz="0" w:space="0" w:color="auto"/>
      </w:divBdr>
    </w:div>
    <w:div w:id="581644957">
      <w:bodyDiv w:val="1"/>
      <w:marLeft w:val="0"/>
      <w:marRight w:val="0"/>
      <w:marTop w:val="0"/>
      <w:marBottom w:val="0"/>
      <w:divBdr>
        <w:top w:val="none" w:sz="0" w:space="0" w:color="auto"/>
        <w:left w:val="none" w:sz="0" w:space="0" w:color="auto"/>
        <w:bottom w:val="none" w:sz="0" w:space="0" w:color="auto"/>
        <w:right w:val="none" w:sz="0" w:space="0" w:color="auto"/>
      </w:divBdr>
      <w:divsChild>
        <w:div w:id="36391519">
          <w:marLeft w:val="640"/>
          <w:marRight w:val="0"/>
          <w:marTop w:val="0"/>
          <w:marBottom w:val="0"/>
          <w:divBdr>
            <w:top w:val="none" w:sz="0" w:space="0" w:color="auto"/>
            <w:left w:val="none" w:sz="0" w:space="0" w:color="auto"/>
            <w:bottom w:val="none" w:sz="0" w:space="0" w:color="auto"/>
            <w:right w:val="none" w:sz="0" w:space="0" w:color="auto"/>
          </w:divBdr>
        </w:div>
        <w:div w:id="65693626">
          <w:marLeft w:val="640"/>
          <w:marRight w:val="0"/>
          <w:marTop w:val="0"/>
          <w:marBottom w:val="0"/>
          <w:divBdr>
            <w:top w:val="none" w:sz="0" w:space="0" w:color="auto"/>
            <w:left w:val="none" w:sz="0" w:space="0" w:color="auto"/>
            <w:bottom w:val="none" w:sz="0" w:space="0" w:color="auto"/>
            <w:right w:val="none" w:sz="0" w:space="0" w:color="auto"/>
          </w:divBdr>
        </w:div>
        <w:div w:id="84808814">
          <w:marLeft w:val="640"/>
          <w:marRight w:val="0"/>
          <w:marTop w:val="0"/>
          <w:marBottom w:val="0"/>
          <w:divBdr>
            <w:top w:val="none" w:sz="0" w:space="0" w:color="auto"/>
            <w:left w:val="none" w:sz="0" w:space="0" w:color="auto"/>
            <w:bottom w:val="none" w:sz="0" w:space="0" w:color="auto"/>
            <w:right w:val="none" w:sz="0" w:space="0" w:color="auto"/>
          </w:divBdr>
        </w:div>
        <w:div w:id="154498494">
          <w:marLeft w:val="640"/>
          <w:marRight w:val="0"/>
          <w:marTop w:val="0"/>
          <w:marBottom w:val="0"/>
          <w:divBdr>
            <w:top w:val="none" w:sz="0" w:space="0" w:color="auto"/>
            <w:left w:val="none" w:sz="0" w:space="0" w:color="auto"/>
            <w:bottom w:val="none" w:sz="0" w:space="0" w:color="auto"/>
            <w:right w:val="none" w:sz="0" w:space="0" w:color="auto"/>
          </w:divBdr>
        </w:div>
        <w:div w:id="338121264">
          <w:marLeft w:val="640"/>
          <w:marRight w:val="0"/>
          <w:marTop w:val="0"/>
          <w:marBottom w:val="0"/>
          <w:divBdr>
            <w:top w:val="none" w:sz="0" w:space="0" w:color="auto"/>
            <w:left w:val="none" w:sz="0" w:space="0" w:color="auto"/>
            <w:bottom w:val="none" w:sz="0" w:space="0" w:color="auto"/>
            <w:right w:val="none" w:sz="0" w:space="0" w:color="auto"/>
          </w:divBdr>
        </w:div>
        <w:div w:id="351490897">
          <w:marLeft w:val="640"/>
          <w:marRight w:val="0"/>
          <w:marTop w:val="0"/>
          <w:marBottom w:val="0"/>
          <w:divBdr>
            <w:top w:val="none" w:sz="0" w:space="0" w:color="auto"/>
            <w:left w:val="none" w:sz="0" w:space="0" w:color="auto"/>
            <w:bottom w:val="none" w:sz="0" w:space="0" w:color="auto"/>
            <w:right w:val="none" w:sz="0" w:space="0" w:color="auto"/>
          </w:divBdr>
        </w:div>
        <w:div w:id="372000248">
          <w:marLeft w:val="640"/>
          <w:marRight w:val="0"/>
          <w:marTop w:val="0"/>
          <w:marBottom w:val="0"/>
          <w:divBdr>
            <w:top w:val="none" w:sz="0" w:space="0" w:color="auto"/>
            <w:left w:val="none" w:sz="0" w:space="0" w:color="auto"/>
            <w:bottom w:val="none" w:sz="0" w:space="0" w:color="auto"/>
            <w:right w:val="none" w:sz="0" w:space="0" w:color="auto"/>
          </w:divBdr>
        </w:div>
        <w:div w:id="375936175">
          <w:marLeft w:val="640"/>
          <w:marRight w:val="0"/>
          <w:marTop w:val="0"/>
          <w:marBottom w:val="0"/>
          <w:divBdr>
            <w:top w:val="none" w:sz="0" w:space="0" w:color="auto"/>
            <w:left w:val="none" w:sz="0" w:space="0" w:color="auto"/>
            <w:bottom w:val="none" w:sz="0" w:space="0" w:color="auto"/>
            <w:right w:val="none" w:sz="0" w:space="0" w:color="auto"/>
          </w:divBdr>
        </w:div>
        <w:div w:id="399063511">
          <w:marLeft w:val="640"/>
          <w:marRight w:val="0"/>
          <w:marTop w:val="0"/>
          <w:marBottom w:val="0"/>
          <w:divBdr>
            <w:top w:val="none" w:sz="0" w:space="0" w:color="auto"/>
            <w:left w:val="none" w:sz="0" w:space="0" w:color="auto"/>
            <w:bottom w:val="none" w:sz="0" w:space="0" w:color="auto"/>
            <w:right w:val="none" w:sz="0" w:space="0" w:color="auto"/>
          </w:divBdr>
        </w:div>
        <w:div w:id="420682699">
          <w:marLeft w:val="640"/>
          <w:marRight w:val="0"/>
          <w:marTop w:val="0"/>
          <w:marBottom w:val="0"/>
          <w:divBdr>
            <w:top w:val="none" w:sz="0" w:space="0" w:color="auto"/>
            <w:left w:val="none" w:sz="0" w:space="0" w:color="auto"/>
            <w:bottom w:val="none" w:sz="0" w:space="0" w:color="auto"/>
            <w:right w:val="none" w:sz="0" w:space="0" w:color="auto"/>
          </w:divBdr>
        </w:div>
        <w:div w:id="513223963">
          <w:marLeft w:val="640"/>
          <w:marRight w:val="0"/>
          <w:marTop w:val="0"/>
          <w:marBottom w:val="0"/>
          <w:divBdr>
            <w:top w:val="none" w:sz="0" w:space="0" w:color="auto"/>
            <w:left w:val="none" w:sz="0" w:space="0" w:color="auto"/>
            <w:bottom w:val="none" w:sz="0" w:space="0" w:color="auto"/>
            <w:right w:val="none" w:sz="0" w:space="0" w:color="auto"/>
          </w:divBdr>
        </w:div>
        <w:div w:id="586576092">
          <w:marLeft w:val="640"/>
          <w:marRight w:val="0"/>
          <w:marTop w:val="0"/>
          <w:marBottom w:val="0"/>
          <w:divBdr>
            <w:top w:val="none" w:sz="0" w:space="0" w:color="auto"/>
            <w:left w:val="none" w:sz="0" w:space="0" w:color="auto"/>
            <w:bottom w:val="none" w:sz="0" w:space="0" w:color="auto"/>
            <w:right w:val="none" w:sz="0" w:space="0" w:color="auto"/>
          </w:divBdr>
        </w:div>
        <w:div w:id="634414703">
          <w:marLeft w:val="640"/>
          <w:marRight w:val="0"/>
          <w:marTop w:val="0"/>
          <w:marBottom w:val="0"/>
          <w:divBdr>
            <w:top w:val="none" w:sz="0" w:space="0" w:color="auto"/>
            <w:left w:val="none" w:sz="0" w:space="0" w:color="auto"/>
            <w:bottom w:val="none" w:sz="0" w:space="0" w:color="auto"/>
            <w:right w:val="none" w:sz="0" w:space="0" w:color="auto"/>
          </w:divBdr>
        </w:div>
        <w:div w:id="659772770">
          <w:marLeft w:val="640"/>
          <w:marRight w:val="0"/>
          <w:marTop w:val="0"/>
          <w:marBottom w:val="0"/>
          <w:divBdr>
            <w:top w:val="none" w:sz="0" w:space="0" w:color="auto"/>
            <w:left w:val="none" w:sz="0" w:space="0" w:color="auto"/>
            <w:bottom w:val="none" w:sz="0" w:space="0" w:color="auto"/>
            <w:right w:val="none" w:sz="0" w:space="0" w:color="auto"/>
          </w:divBdr>
        </w:div>
        <w:div w:id="725952524">
          <w:marLeft w:val="640"/>
          <w:marRight w:val="0"/>
          <w:marTop w:val="0"/>
          <w:marBottom w:val="0"/>
          <w:divBdr>
            <w:top w:val="none" w:sz="0" w:space="0" w:color="auto"/>
            <w:left w:val="none" w:sz="0" w:space="0" w:color="auto"/>
            <w:bottom w:val="none" w:sz="0" w:space="0" w:color="auto"/>
            <w:right w:val="none" w:sz="0" w:space="0" w:color="auto"/>
          </w:divBdr>
        </w:div>
        <w:div w:id="774517887">
          <w:marLeft w:val="640"/>
          <w:marRight w:val="0"/>
          <w:marTop w:val="0"/>
          <w:marBottom w:val="0"/>
          <w:divBdr>
            <w:top w:val="none" w:sz="0" w:space="0" w:color="auto"/>
            <w:left w:val="none" w:sz="0" w:space="0" w:color="auto"/>
            <w:bottom w:val="none" w:sz="0" w:space="0" w:color="auto"/>
            <w:right w:val="none" w:sz="0" w:space="0" w:color="auto"/>
          </w:divBdr>
        </w:div>
        <w:div w:id="785466236">
          <w:marLeft w:val="640"/>
          <w:marRight w:val="0"/>
          <w:marTop w:val="0"/>
          <w:marBottom w:val="0"/>
          <w:divBdr>
            <w:top w:val="none" w:sz="0" w:space="0" w:color="auto"/>
            <w:left w:val="none" w:sz="0" w:space="0" w:color="auto"/>
            <w:bottom w:val="none" w:sz="0" w:space="0" w:color="auto"/>
            <w:right w:val="none" w:sz="0" w:space="0" w:color="auto"/>
          </w:divBdr>
        </w:div>
        <w:div w:id="817069991">
          <w:marLeft w:val="640"/>
          <w:marRight w:val="0"/>
          <w:marTop w:val="0"/>
          <w:marBottom w:val="0"/>
          <w:divBdr>
            <w:top w:val="none" w:sz="0" w:space="0" w:color="auto"/>
            <w:left w:val="none" w:sz="0" w:space="0" w:color="auto"/>
            <w:bottom w:val="none" w:sz="0" w:space="0" w:color="auto"/>
            <w:right w:val="none" w:sz="0" w:space="0" w:color="auto"/>
          </w:divBdr>
        </w:div>
        <w:div w:id="872578303">
          <w:marLeft w:val="640"/>
          <w:marRight w:val="0"/>
          <w:marTop w:val="0"/>
          <w:marBottom w:val="0"/>
          <w:divBdr>
            <w:top w:val="none" w:sz="0" w:space="0" w:color="auto"/>
            <w:left w:val="none" w:sz="0" w:space="0" w:color="auto"/>
            <w:bottom w:val="none" w:sz="0" w:space="0" w:color="auto"/>
            <w:right w:val="none" w:sz="0" w:space="0" w:color="auto"/>
          </w:divBdr>
        </w:div>
        <w:div w:id="947276775">
          <w:marLeft w:val="640"/>
          <w:marRight w:val="0"/>
          <w:marTop w:val="0"/>
          <w:marBottom w:val="0"/>
          <w:divBdr>
            <w:top w:val="none" w:sz="0" w:space="0" w:color="auto"/>
            <w:left w:val="none" w:sz="0" w:space="0" w:color="auto"/>
            <w:bottom w:val="none" w:sz="0" w:space="0" w:color="auto"/>
            <w:right w:val="none" w:sz="0" w:space="0" w:color="auto"/>
          </w:divBdr>
        </w:div>
        <w:div w:id="1005548002">
          <w:marLeft w:val="640"/>
          <w:marRight w:val="0"/>
          <w:marTop w:val="0"/>
          <w:marBottom w:val="0"/>
          <w:divBdr>
            <w:top w:val="none" w:sz="0" w:space="0" w:color="auto"/>
            <w:left w:val="none" w:sz="0" w:space="0" w:color="auto"/>
            <w:bottom w:val="none" w:sz="0" w:space="0" w:color="auto"/>
            <w:right w:val="none" w:sz="0" w:space="0" w:color="auto"/>
          </w:divBdr>
        </w:div>
        <w:div w:id="1018891576">
          <w:marLeft w:val="640"/>
          <w:marRight w:val="0"/>
          <w:marTop w:val="0"/>
          <w:marBottom w:val="0"/>
          <w:divBdr>
            <w:top w:val="none" w:sz="0" w:space="0" w:color="auto"/>
            <w:left w:val="none" w:sz="0" w:space="0" w:color="auto"/>
            <w:bottom w:val="none" w:sz="0" w:space="0" w:color="auto"/>
            <w:right w:val="none" w:sz="0" w:space="0" w:color="auto"/>
          </w:divBdr>
        </w:div>
        <w:div w:id="1079861613">
          <w:marLeft w:val="640"/>
          <w:marRight w:val="0"/>
          <w:marTop w:val="0"/>
          <w:marBottom w:val="0"/>
          <w:divBdr>
            <w:top w:val="none" w:sz="0" w:space="0" w:color="auto"/>
            <w:left w:val="none" w:sz="0" w:space="0" w:color="auto"/>
            <w:bottom w:val="none" w:sz="0" w:space="0" w:color="auto"/>
            <w:right w:val="none" w:sz="0" w:space="0" w:color="auto"/>
          </w:divBdr>
        </w:div>
        <w:div w:id="1159349221">
          <w:marLeft w:val="640"/>
          <w:marRight w:val="0"/>
          <w:marTop w:val="0"/>
          <w:marBottom w:val="0"/>
          <w:divBdr>
            <w:top w:val="none" w:sz="0" w:space="0" w:color="auto"/>
            <w:left w:val="none" w:sz="0" w:space="0" w:color="auto"/>
            <w:bottom w:val="none" w:sz="0" w:space="0" w:color="auto"/>
            <w:right w:val="none" w:sz="0" w:space="0" w:color="auto"/>
          </w:divBdr>
        </w:div>
        <w:div w:id="1205217544">
          <w:marLeft w:val="640"/>
          <w:marRight w:val="0"/>
          <w:marTop w:val="0"/>
          <w:marBottom w:val="0"/>
          <w:divBdr>
            <w:top w:val="none" w:sz="0" w:space="0" w:color="auto"/>
            <w:left w:val="none" w:sz="0" w:space="0" w:color="auto"/>
            <w:bottom w:val="none" w:sz="0" w:space="0" w:color="auto"/>
            <w:right w:val="none" w:sz="0" w:space="0" w:color="auto"/>
          </w:divBdr>
        </w:div>
        <w:div w:id="1275940587">
          <w:marLeft w:val="640"/>
          <w:marRight w:val="0"/>
          <w:marTop w:val="0"/>
          <w:marBottom w:val="0"/>
          <w:divBdr>
            <w:top w:val="none" w:sz="0" w:space="0" w:color="auto"/>
            <w:left w:val="none" w:sz="0" w:space="0" w:color="auto"/>
            <w:bottom w:val="none" w:sz="0" w:space="0" w:color="auto"/>
            <w:right w:val="none" w:sz="0" w:space="0" w:color="auto"/>
          </w:divBdr>
        </w:div>
        <w:div w:id="1346514310">
          <w:marLeft w:val="640"/>
          <w:marRight w:val="0"/>
          <w:marTop w:val="0"/>
          <w:marBottom w:val="0"/>
          <w:divBdr>
            <w:top w:val="none" w:sz="0" w:space="0" w:color="auto"/>
            <w:left w:val="none" w:sz="0" w:space="0" w:color="auto"/>
            <w:bottom w:val="none" w:sz="0" w:space="0" w:color="auto"/>
            <w:right w:val="none" w:sz="0" w:space="0" w:color="auto"/>
          </w:divBdr>
        </w:div>
        <w:div w:id="1481265249">
          <w:marLeft w:val="640"/>
          <w:marRight w:val="0"/>
          <w:marTop w:val="0"/>
          <w:marBottom w:val="0"/>
          <w:divBdr>
            <w:top w:val="none" w:sz="0" w:space="0" w:color="auto"/>
            <w:left w:val="none" w:sz="0" w:space="0" w:color="auto"/>
            <w:bottom w:val="none" w:sz="0" w:space="0" w:color="auto"/>
            <w:right w:val="none" w:sz="0" w:space="0" w:color="auto"/>
          </w:divBdr>
        </w:div>
        <w:div w:id="1490635482">
          <w:marLeft w:val="640"/>
          <w:marRight w:val="0"/>
          <w:marTop w:val="0"/>
          <w:marBottom w:val="0"/>
          <w:divBdr>
            <w:top w:val="none" w:sz="0" w:space="0" w:color="auto"/>
            <w:left w:val="none" w:sz="0" w:space="0" w:color="auto"/>
            <w:bottom w:val="none" w:sz="0" w:space="0" w:color="auto"/>
            <w:right w:val="none" w:sz="0" w:space="0" w:color="auto"/>
          </w:divBdr>
        </w:div>
        <w:div w:id="1535076123">
          <w:marLeft w:val="640"/>
          <w:marRight w:val="0"/>
          <w:marTop w:val="0"/>
          <w:marBottom w:val="0"/>
          <w:divBdr>
            <w:top w:val="none" w:sz="0" w:space="0" w:color="auto"/>
            <w:left w:val="none" w:sz="0" w:space="0" w:color="auto"/>
            <w:bottom w:val="none" w:sz="0" w:space="0" w:color="auto"/>
            <w:right w:val="none" w:sz="0" w:space="0" w:color="auto"/>
          </w:divBdr>
        </w:div>
        <w:div w:id="1551962226">
          <w:marLeft w:val="640"/>
          <w:marRight w:val="0"/>
          <w:marTop w:val="0"/>
          <w:marBottom w:val="0"/>
          <w:divBdr>
            <w:top w:val="none" w:sz="0" w:space="0" w:color="auto"/>
            <w:left w:val="none" w:sz="0" w:space="0" w:color="auto"/>
            <w:bottom w:val="none" w:sz="0" w:space="0" w:color="auto"/>
            <w:right w:val="none" w:sz="0" w:space="0" w:color="auto"/>
          </w:divBdr>
        </w:div>
        <w:div w:id="1683163150">
          <w:marLeft w:val="640"/>
          <w:marRight w:val="0"/>
          <w:marTop w:val="0"/>
          <w:marBottom w:val="0"/>
          <w:divBdr>
            <w:top w:val="none" w:sz="0" w:space="0" w:color="auto"/>
            <w:left w:val="none" w:sz="0" w:space="0" w:color="auto"/>
            <w:bottom w:val="none" w:sz="0" w:space="0" w:color="auto"/>
            <w:right w:val="none" w:sz="0" w:space="0" w:color="auto"/>
          </w:divBdr>
        </w:div>
        <w:div w:id="1685132863">
          <w:marLeft w:val="640"/>
          <w:marRight w:val="0"/>
          <w:marTop w:val="0"/>
          <w:marBottom w:val="0"/>
          <w:divBdr>
            <w:top w:val="none" w:sz="0" w:space="0" w:color="auto"/>
            <w:left w:val="none" w:sz="0" w:space="0" w:color="auto"/>
            <w:bottom w:val="none" w:sz="0" w:space="0" w:color="auto"/>
            <w:right w:val="none" w:sz="0" w:space="0" w:color="auto"/>
          </w:divBdr>
        </w:div>
        <w:div w:id="1696880520">
          <w:marLeft w:val="640"/>
          <w:marRight w:val="0"/>
          <w:marTop w:val="0"/>
          <w:marBottom w:val="0"/>
          <w:divBdr>
            <w:top w:val="none" w:sz="0" w:space="0" w:color="auto"/>
            <w:left w:val="none" w:sz="0" w:space="0" w:color="auto"/>
            <w:bottom w:val="none" w:sz="0" w:space="0" w:color="auto"/>
            <w:right w:val="none" w:sz="0" w:space="0" w:color="auto"/>
          </w:divBdr>
        </w:div>
      </w:divsChild>
    </w:div>
    <w:div w:id="581716910">
      <w:marLeft w:val="640"/>
      <w:marRight w:val="0"/>
      <w:marTop w:val="0"/>
      <w:marBottom w:val="0"/>
      <w:divBdr>
        <w:top w:val="none" w:sz="0" w:space="0" w:color="auto"/>
        <w:left w:val="none" w:sz="0" w:space="0" w:color="auto"/>
        <w:bottom w:val="none" w:sz="0" w:space="0" w:color="auto"/>
        <w:right w:val="none" w:sz="0" w:space="0" w:color="auto"/>
      </w:divBdr>
    </w:div>
    <w:div w:id="581723426">
      <w:marLeft w:val="640"/>
      <w:marRight w:val="0"/>
      <w:marTop w:val="0"/>
      <w:marBottom w:val="0"/>
      <w:divBdr>
        <w:top w:val="none" w:sz="0" w:space="0" w:color="auto"/>
        <w:left w:val="none" w:sz="0" w:space="0" w:color="auto"/>
        <w:bottom w:val="none" w:sz="0" w:space="0" w:color="auto"/>
        <w:right w:val="none" w:sz="0" w:space="0" w:color="auto"/>
      </w:divBdr>
    </w:div>
    <w:div w:id="581984234">
      <w:marLeft w:val="640"/>
      <w:marRight w:val="0"/>
      <w:marTop w:val="0"/>
      <w:marBottom w:val="0"/>
      <w:divBdr>
        <w:top w:val="none" w:sz="0" w:space="0" w:color="auto"/>
        <w:left w:val="none" w:sz="0" w:space="0" w:color="auto"/>
        <w:bottom w:val="none" w:sz="0" w:space="0" w:color="auto"/>
        <w:right w:val="none" w:sz="0" w:space="0" w:color="auto"/>
      </w:divBdr>
    </w:div>
    <w:div w:id="581988314">
      <w:marLeft w:val="640"/>
      <w:marRight w:val="0"/>
      <w:marTop w:val="0"/>
      <w:marBottom w:val="0"/>
      <w:divBdr>
        <w:top w:val="none" w:sz="0" w:space="0" w:color="auto"/>
        <w:left w:val="none" w:sz="0" w:space="0" w:color="auto"/>
        <w:bottom w:val="none" w:sz="0" w:space="0" w:color="auto"/>
        <w:right w:val="none" w:sz="0" w:space="0" w:color="auto"/>
      </w:divBdr>
    </w:div>
    <w:div w:id="582027413">
      <w:marLeft w:val="640"/>
      <w:marRight w:val="0"/>
      <w:marTop w:val="0"/>
      <w:marBottom w:val="0"/>
      <w:divBdr>
        <w:top w:val="none" w:sz="0" w:space="0" w:color="auto"/>
        <w:left w:val="none" w:sz="0" w:space="0" w:color="auto"/>
        <w:bottom w:val="none" w:sz="0" w:space="0" w:color="auto"/>
        <w:right w:val="none" w:sz="0" w:space="0" w:color="auto"/>
      </w:divBdr>
    </w:div>
    <w:div w:id="582107550">
      <w:marLeft w:val="640"/>
      <w:marRight w:val="0"/>
      <w:marTop w:val="0"/>
      <w:marBottom w:val="0"/>
      <w:divBdr>
        <w:top w:val="none" w:sz="0" w:space="0" w:color="auto"/>
        <w:left w:val="none" w:sz="0" w:space="0" w:color="auto"/>
        <w:bottom w:val="none" w:sz="0" w:space="0" w:color="auto"/>
        <w:right w:val="none" w:sz="0" w:space="0" w:color="auto"/>
      </w:divBdr>
    </w:div>
    <w:div w:id="582226817">
      <w:marLeft w:val="640"/>
      <w:marRight w:val="0"/>
      <w:marTop w:val="0"/>
      <w:marBottom w:val="0"/>
      <w:divBdr>
        <w:top w:val="none" w:sz="0" w:space="0" w:color="auto"/>
        <w:left w:val="none" w:sz="0" w:space="0" w:color="auto"/>
        <w:bottom w:val="none" w:sz="0" w:space="0" w:color="auto"/>
        <w:right w:val="none" w:sz="0" w:space="0" w:color="auto"/>
      </w:divBdr>
    </w:div>
    <w:div w:id="582252900">
      <w:marLeft w:val="640"/>
      <w:marRight w:val="0"/>
      <w:marTop w:val="0"/>
      <w:marBottom w:val="0"/>
      <w:divBdr>
        <w:top w:val="none" w:sz="0" w:space="0" w:color="auto"/>
        <w:left w:val="none" w:sz="0" w:space="0" w:color="auto"/>
        <w:bottom w:val="none" w:sz="0" w:space="0" w:color="auto"/>
        <w:right w:val="none" w:sz="0" w:space="0" w:color="auto"/>
      </w:divBdr>
    </w:div>
    <w:div w:id="582296244">
      <w:marLeft w:val="640"/>
      <w:marRight w:val="0"/>
      <w:marTop w:val="0"/>
      <w:marBottom w:val="0"/>
      <w:divBdr>
        <w:top w:val="none" w:sz="0" w:space="0" w:color="auto"/>
        <w:left w:val="none" w:sz="0" w:space="0" w:color="auto"/>
        <w:bottom w:val="none" w:sz="0" w:space="0" w:color="auto"/>
        <w:right w:val="none" w:sz="0" w:space="0" w:color="auto"/>
      </w:divBdr>
    </w:div>
    <w:div w:id="582296835">
      <w:marLeft w:val="640"/>
      <w:marRight w:val="0"/>
      <w:marTop w:val="0"/>
      <w:marBottom w:val="0"/>
      <w:divBdr>
        <w:top w:val="none" w:sz="0" w:space="0" w:color="auto"/>
        <w:left w:val="none" w:sz="0" w:space="0" w:color="auto"/>
        <w:bottom w:val="none" w:sz="0" w:space="0" w:color="auto"/>
        <w:right w:val="none" w:sz="0" w:space="0" w:color="auto"/>
      </w:divBdr>
    </w:div>
    <w:div w:id="582374563">
      <w:marLeft w:val="640"/>
      <w:marRight w:val="0"/>
      <w:marTop w:val="0"/>
      <w:marBottom w:val="0"/>
      <w:divBdr>
        <w:top w:val="none" w:sz="0" w:space="0" w:color="auto"/>
        <w:left w:val="none" w:sz="0" w:space="0" w:color="auto"/>
        <w:bottom w:val="none" w:sz="0" w:space="0" w:color="auto"/>
        <w:right w:val="none" w:sz="0" w:space="0" w:color="auto"/>
      </w:divBdr>
    </w:div>
    <w:div w:id="582446579">
      <w:marLeft w:val="640"/>
      <w:marRight w:val="0"/>
      <w:marTop w:val="0"/>
      <w:marBottom w:val="0"/>
      <w:divBdr>
        <w:top w:val="none" w:sz="0" w:space="0" w:color="auto"/>
        <w:left w:val="none" w:sz="0" w:space="0" w:color="auto"/>
        <w:bottom w:val="none" w:sz="0" w:space="0" w:color="auto"/>
        <w:right w:val="none" w:sz="0" w:space="0" w:color="auto"/>
      </w:divBdr>
    </w:div>
    <w:div w:id="582448815">
      <w:marLeft w:val="640"/>
      <w:marRight w:val="0"/>
      <w:marTop w:val="0"/>
      <w:marBottom w:val="0"/>
      <w:divBdr>
        <w:top w:val="none" w:sz="0" w:space="0" w:color="auto"/>
        <w:left w:val="none" w:sz="0" w:space="0" w:color="auto"/>
        <w:bottom w:val="none" w:sz="0" w:space="0" w:color="auto"/>
        <w:right w:val="none" w:sz="0" w:space="0" w:color="auto"/>
      </w:divBdr>
    </w:div>
    <w:div w:id="582572179">
      <w:marLeft w:val="640"/>
      <w:marRight w:val="0"/>
      <w:marTop w:val="0"/>
      <w:marBottom w:val="0"/>
      <w:divBdr>
        <w:top w:val="none" w:sz="0" w:space="0" w:color="auto"/>
        <w:left w:val="none" w:sz="0" w:space="0" w:color="auto"/>
        <w:bottom w:val="none" w:sz="0" w:space="0" w:color="auto"/>
        <w:right w:val="none" w:sz="0" w:space="0" w:color="auto"/>
      </w:divBdr>
    </w:div>
    <w:div w:id="582615092">
      <w:marLeft w:val="640"/>
      <w:marRight w:val="0"/>
      <w:marTop w:val="0"/>
      <w:marBottom w:val="0"/>
      <w:divBdr>
        <w:top w:val="none" w:sz="0" w:space="0" w:color="auto"/>
        <w:left w:val="none" w:sz="0" w:space="0" w:color="auto"/>
        <w:bottom w:val="none" w:sz="0" w:space="0" w:color="auto"/>
        <w:right w:val="none" w:sz="0" w:space="0" w:color="auto"/>
      </w:divBdr>
    </w:div>
    <w:div w:id="582646437">
      <w:marLeft w:val="640"/>
      <w:marRight w:val="0"/>
      <w:marTop w:val="0"/>
      <w:marBottom w:val="0"/>
      <w:divBdr>
        <w:top w:val="none" w:sz="0" w:space="0" w:color="auto"/>
        <w:left w:val="none" w:sz="0" w:space="0" w:color="auto"/>
        <w:bottom w:val="none" w:sz="0" w:space="0" w:color="auto"/>
        <w:right w:val="none" w:sz="0" w:space="0" w:color="auto"/>
      </w:divBdr>
    </w:div>
    <w:div w:id="582685042">
      <w:marLeft w:val="640"/>
      <w:marRight w:val="0"/>
      <w:marTop w:val="0"/>
      <w:marBottom w:val="0"/>
      <w:divBdr>
        <w:top w:val="none" w:sz="0" w:space="0" w:color="auto"/>
        <w:left w:val="none" w:sz="0" w:space="0" w:color="auto"/>
        <w:bottom w:val="none" w:sz="0" w:space="0" w:color="auto"/>
        <w:right w:val="none" w:sz="0" w:space="0" w:color="auto"/>
      </w:divBdr>
    </w:div>
    <w:div w:id="582687183">
      <w:marLeft w:val="640"/>
      <w:marRight w:val="0"/>
      <w:marTop w:val="0"/>
      <w:marBottom w:val="0"/>
      <w:divBdr>
        <w:top w:val="none" w:sz="0" w:space="0" w:color="auto"/>
        <w:left w:val="none" w:sz="0" w:space="0" w:color="auto"/>
        <w:bottom w:val="none" w:sz="0" w:space="0" w:color="auto"/>
        <w:right w:val="none" w:sz="0" w:space="0" w:color="auto"/>
      </w:divBdr>
    </w:div>
    <w:div w:id="582691102">
      <w:marLeft w:val="640"/>
      <w:marRight w:val="0"/>
      <w:marTop w:val="0"/>
      <w:marBottom w:val="0"/>
      <w:divBdr>
        <w:top w:val="none" w:sz="0" w:space="0" w:color="auto"/>
        <w:left w:val="none" w:sz="0" w:space="0" w:color="auto"/>
        <w:bottom w:val="none" w:sz="0" w:space="0" w:color="auto"/>
        <w:right w:val="none" w:sz="0" w:space="0" w:color="auto"/>
      </w:divBdr>
    </w:div>
    <w:div w:id="582766239">
      <w:marLeft w:val="640"/>
      <w:marRight w:val="0"/>
      <w:marTop w:val="0"/>
      <w:marBottom w:val="0"/>
      <w:divBdr>
        <w:top w:val="none" w:sz="0" w:space="0" w:color="auto"/>
        <w:left w:val="none" w:sz="0" w:space="0" w:color="auto"/>
        <w:bottom w:val="none" w:sz="0" w:space="0" w:color="auto"/>
        <w:right w:val="none" w:sz="0" w:space="0" w:color="auto"/>
      </w:divBdr>
    </w:div>
    <w:div w:id="582833917">
      <w:marLeft w:val="640"/>
      <w:marRight w:val="0"/>
      <w:marTop w:val="0"/>
      <w:marBottom w:val="0"/>
      <w:divBdr>
        <w:top w:val="none" w:sz="0" w:space="0" w:color="auto"/>
        <w:left w:val="none" w:sz="0" w:space="0" w:color="auto"/>
        <w:bottom w:val="none" w:sz="0" w:space="0" w:color="auto"/>
        <w:right w:val="none" w:sz="0" w:space="0" w:color="auto"/>
      </w:divBdr>
    </w:div>
    <w:div w:id="582953310">
      <w:marLeft w:val="640"/>
      <w:marRight w:val="0"/>
      <w:marTop w:val="0"/>
      <w:marBottom w:val="0"/>
      <w:divBdr>
        <w:top w:val="none" w:sz="0" w:space="0" w:color="auto"/>
        <w:left w:val="none" w:sz="0" w:space="0" w:color="auto"/>
        <w:bottom w:val="none" w:sz="0" w:space="0" w:color="auto"/>
        <w:right w:val="none" w:sz="0" w:space="0" w:color="auto"/>
      </w:divBdr>
    </w:div>
    <w:div w:id="583031649">
      <w:marLeft w:val="640"/>
      <w:marRight w:val="0"/>
      <w:marTop w:val="0"/>
      <w:marBottom w:val="0"/>
      <w:divBdr>
        <w:top w:val="none" w:sz="0" w:space="0" w:color="auto"/>
        <w:left w:val="none" w:sz="0" w:space="0" w:color="auto"/>
        <w:bottom w:val="none" w:sz="0" w:space="0" w:color="auto"/>
        <w:right w:val="none" w:sz="0" w:space="0" w:color="auto"/>
      </w:divBdr>
    </w:div>
    <w:div w:id="583144683">
      <w:marLeft w:val="640"/>
      <w:marRight w:val="0"/>
      <w:marTop w:val="0"/>
      <w:marBottom w:val="0"/>
      <w:divBdr>
        <w:top w:val="none" w:sz="0" w:space="0" w:color="auto"/>
        <w:left w:val="none" w:sz="0" w:space="0" w:color="auto"/>
        <w:bottom w:val="none" w:sz="0" w:space="0" w:color="auto"/>
        <w:right w:val="none" w:sz="0" w:space="0" w:color="auto"/>
      </w:divBdr>
    </w:div>
    <w:div w:id="583151418">
      <w:marLeft w:val="640"/>
      <w:marRight w:val="0"/>
      <w:marTop w:val="0"/>
      <w:marBottom w:val="0"/>
      <w:divBdr>
        <w:top w:val="none" w:sz="0" w:space="0" w:color="auto"/>
        <w:left w:val="none" w:sz="0" w:space="0" w:color="auto"/>
        <w:bottom w:val="none" w:sz="0" w:space="0" w:color="auto"/>
        <w:right w:val="none" w:sz="0" w:space="0" w:color="auto"/>
      </w:divBdr>
    </w:div>
    <w:div w:id="583153630">
      <w:marLeft w:val="640"/>
      <w:marRight w:val="0"/>
      <w:marTop w:val="0"/>
      <w:marBottom w:val="0"/>
      <w:divBdr>
        <w:top w:val="none" w:sz="0" w:space="0" w:color="auto"/>
        <w:left w:val="none" w:sz="0" w:space="0" w:color="auto"/>
        <w:bottom w:val="none" w:sz="0" w:space="0" w:color="auto"/>
        <w:right w:val="none" w:sz="0" w:space="0" w:color="auto"/>
      </w:divBdr>
    </w:div>
    <w:div w:id="583222602">
      <w:marLeft w:val="640"/>
      <w:marRight w:val="0"/>
      <w:marTop w:val="0"/>
      <w:marBottom w:val="0"/>
      <w:divBdr>
        <w:top w:val="none" w:sz="0" w:space="0" w:color="auto"/>
        <w:left w:val="none" w:sz="0" w:space="0" w:color="auto"/>
        <w:bottom w:val="none" w:sz="0" w:space="0" w:color="auto"/>
        <w:right w:val="none" w:sz="0" w:space="0" w:color="auto"/>
      </w:divBdr>
    </w:div>
    <w:div w:id="583301613">
      <w:marLeft w:val="640"/>
      <w:marRight w:val="0"/>
      <w:marTop w:val="0"/>
      <w:marBottom w:val="0"/>
      <w:divBdr>
        <w:top w:val="none" w:sz="0" w:space="0" w:color="auto"/>
        <w:left w:val="none" w:sz="0" w:space="0" w:color="auto"/>
        <w:bottom w:val="none" w:sz="0" w:space="0" w:color="auto"/>
        <w:right w:val="none" w:sz="0" w:space="0" w:color="auto"/>
      </w:divBdr>
    </w:div>
    <w:div w:id="583489082">
      <w:marLeft w:val="640"/>
      <w:marRight w:val="0"/>
      <w:marTop w:val="0"/>
      <w:marBottom w:val="0"/>
      <w:divBdr>
        <w:top w:val="none" w:sz="0" w:space="0" w:color="auto"/>
        <w:left w:val="none" w:sz="0" w:space="0" w:color="auto"/>
        <w:bottom w:val="none" w:sz="0" w:space="0" w:color="auto"/>
        <w:right w:val="none" w:sz="0" w:space="0" w:color="auto"/>
      </w:divBdr>
    </w:div>
    <w:div w:id="583489923">
      <w:marLeft w:val="640"/>
      <w:marRight w:val="0"/>
      <w:marTop w:val="0"/>
      <w:marBottom w:val="0"/>
      <w:divBdr>
        <w:top w:val="none" w:sz="0" w:space="0" w:color="auto"/>
        <w:left w:val="none" w:sz="0" w:space="0" w:color="auto"/>
        <w:bottom w:val="none" w:sz="0" w:space="0" w:color="auto"/>
        <w:right w:val="none" w:sz="0" w:space="0" w:color="auto"/>
      </w:divBdr>
    </w:div>
    <w:div w:id="583495719">
      <w:marLeft w:val="640"/>
      <w:marRight w:val="0"/>
      <w:marTop w:val="0"/>
      <w:marBottom w:val="0"/>
      <w:divBdr>
        <w:top w:val="none" w:sz="0" w:space="0" w:color="auto"/>
        <w:left w:val="none" w:sz="0" w:space="0" w:color="auto"/>
        <w:bottom w:val="none" w:sz="0" w:space="0" w:color="auto"/>
        <w:right w:val="none" w:sz="0" w:space="0" w:color="auto"/>
      </w:divBdr>
    </w:div>
    <w:div w:id="583534361">
      <w:marLeft w:val="640"/>
      <w:marRight w:val="0"/>
      <w:marTop w:val="0"/>
      <w:marBottom w:val="0"/>
      <w:divBdr>
        <w:top w:val="none" w:sz="0" w:space="0" w:color="auto"/>
        <w:left w:val="none" w:sz="0" w:space="0" w:color="auto"/>
        <w:bottom w:val="none" w:sz="0" w:space="0" w:color="auto"/>
        <w:right w:val="none" w:sz="0" w:space="0" w:color="auto"/>
      </w:divBdr>
    </w:div>
    <w:div w:id="583536654">
      <w:marLeft w:val="640"/>
      <w:marRight w:val="0"/>
      <w:marTop w:val="0"/>
      <w:marBottom w:val="0"/>
      <w:divBdr>
        <w:top w:val="none" w:sz="0" w:space="0" w:color="auto"/>
        <w:left w:val="none" w:sz="0" w:space="0" w:color="auto"/>
        <w:bottom w:val="none" w:sz="0" w:space="0" w:color="auto"/>
        <w:right w:val="none" w:sz="0" w:space="0" w:color="auto"/>
      </w:divBdr>
    </w:div>
    <w:div w:id="583537850">
      <w:marLeft w:val="640"/>
      <w:marRight w:val="0"/>
      <w:marTop w:val="0"/>
      <w:marBottom w:val="0"/>
      <w:divBdr>
        <w:top w:val="none" w:sz="0" w:space="0" w:color="auto"/>
        <w:left w:val="none" w:sz="0" w:space="0" w:color="auto"/>
        <w:bottom w:val="none" w:sz="0" w:space="0" w:color="auto"/>
        <w:right w:val="none" w:sz="0" w:space="0" w:color="auto"/>
      </w:divBdr>
    </w:div>
    <w:div w:id="583609010">
      <w:marLeft w:val="640"/>
      <w:marRight w:val="0"/>
      <w:marTop w:val="0"/>
      <w:marBottom w:val="0"/>
      <w:divBdr>
        <w:top w:val="none" w:sz="0" w:space="0" w:color="auto"/>
        <w:left w:val="none" w:sz="0" w:space="0" w:color="auto"/>
        <w:bottom w:val="none" w:sz="0" w:space="0" w:color="auto"/>
        <w:right w:val="none" w:sz="0" w:space="0" w:color="auto"/>
      </w:divBdr>
    </w:div>
    <w:div w:id="583615023">
      <w:marLeft w:val="640"/>
      <w:marRight w:val="0"/>
      <w:marTop w:val="0"/>
      <w:marBottom w:val="0"/>
      <w:divBdr>
        <w:top w:val="none" w:sz="0" w:space="0" w:color="auto"/>
        <w:left w:val="none" w:sz="0" w:space="0" w:color="auto"/>
        <w:bottom w:val="none" w:sz="0" w:space="0" w:color="auto"/>
        <w:right w:val="none" w:sz="0" w:space="0" w:color="auto"/>
      </w:divBdr>
    </w:div>
    <w:div w:id="583760584">
      <w:marLeft w:val="640"/>
      <w:marRight w:val="0"/>
      <w:marTop w:val="0"/>
      <w:marBottom w:val="0"/>
      <w:divBdr>
        <w:top w:val="none" w:sz="0" w:space="0" w:color="auto"/>
        <w:left w:val="none" w:sz="0" w:space="0" w:color="auto"/>
        <w:bottom w:val="none" w:sz="0" w:space="0" w:color="auto"/>
        <w:right w:val="none" w:sz="0" w:space="0" w:color="auto"/>
      </w:divBdr>
    </w:div>
    <w:div w:id="583804819">
      <w:marLeft w:val="640"/>
      <w:marRight w:val="0"/>
      <w:marTop w:val="0"/>
      <w:marBottom w:val="0"/>
      <w:divBdr>
        <w:top w:val="none" w:sz="0" w:space="0" w:color="auto"/>
        <w:left w:val="none" w:sz="0" w:space="0" w:color="auto"/>
        <w:bottom w:val="none" w:sz="0" w:space="0" w:color="auto"/>
        <w:right w:val="none" w:sz="0" w:space="0" w:color="auto"/>
      </w:divBdr>
    </w:div>
    <w:div w:id="583875670">
      <w:marLeft w:val="640"/>
      <w:marRight w:val="0"/>
      <w:marTop w:val="0"/>
      <w:marBottom w:val="0"/>
      <w:divBdr>
        <w:top w:val="none" w:sz="0" w:space="0" w:color="auto"/>
        <w:left w:val="none" w:sz="0" w:space="0" w:color="auto"/>
        <w:bottom w:val="none" w:sz="0" w:space="0" w:color="auto"/>
        <w:right w:val="none" w:sz="0" w:space="0" w:color="auto"/>
      </w:divBdr>
    </w:div>
    <w:div w:id="583880470">
      <w:marLeft w:val="640"/>
      <w:marRight w:val="0"/>
      <w:marTop w:val="0"/>
      <w:marBottom w:val="0"/>
      <w:divBdr>
        <w:top w:val="none" w:sz="0" w:space="0" w:color="auto"/>
        <w:left w:val="none" w:sz="0" w:space="0" w:color="auto"/>
        <w:bottom w:val="none" w:sz="0" w:space="0" w:color="auto"/>
        <w:right w:val="none" w:sz="0" w:space="0" w:color="auto"/>
      </w:divBdr>
    </w:div>
    <w:div w:id="583955151">
      <w:bodyDiv w:val="1"/>
      <w:marLeft w:val="0"/>
      <w:marRight w:val="0"/>
      <w:marTop w:val="0"/>
      <w:marBottom w:val="0"/>
      <w:divBdr>
        <w:top w:val="none" w:sz="0" w:space="0" w:color="auto"/>
        <w:left w:val="none" w:sz="0" w:space="0" w:color="auto"/>
        <w:bottom w:val="none" w:sz="0" w:space="0" w:color="auto"/>
        <w:right w:val="none" w:sz="0" w:space="0" w:color="auto"/>
      </w:divBdr>
    </w:div>
    <w:div w:id="584072780">
      <w:marLeft w:val="640"/>
      <w:marRight w:val="0"/>
      <w:marTop w:val="0"/>
      <w:marBottom w:val="0"/>
      <w:divBdr>
        <w:top w:val="none" w:sz="0" w:space="0" w:color="auto"/>
        <w:left w:val="none" w:sz="0" w:space="0" w:color="auto"/>
        <w:bottom w:val="none" w:sz="0" w:space="0" w:color="auto"/>
        <w:right w:val="none" w:sz="0" w:space="0" w:color="auto"/>
      </w:divBdr>
    </w:div>
    <w:div w:id="584337254">
      <w:marLeft w:val="640"/>
      <w:marRight w:val="0"/>
      <w:marTop w:val="0"/>
      <w:marBottom w:val="0"/>
      <w:divBdr>
        <w:top w:val="none" w:sz="0" w:space="0" w:color="auto"/>
        <w:left w:val="none" w:sz="0" w:space="0" w:color="auto"/>
        <w:bottom w:val="none" w:sz="0" w:space="0" w:color="auto"/>
        <w:right w:val="none" w:sz="0" w:space="0" w:color="auto"/>
      </w:divBdr>
    </w:div>
    <w:div w:id="584388607">
      <w:marLeft w:val="640"/>
      <w:marRight w:val="0"/>
      <w:marTop w:val="0"/>
      <w:marBottom w:val="0"/>
      <w:divBdr>
        <w:top w:val="none" w:sz="0" w:space="0" w:color="auto"/>
        <w:left w:val="none" w:sz="0" w:space="0" w:color="auto"/>
        <w:bottom w:val="none" w:sz="0" w:space="0" w:color="auto"/>
        <w:right w:val="none" w:sz="0" w:space="0" w:color="auto"/>
      </w:divBdr>
    </w:div>
    <w:div w:id="584462853">
      <w:marLeft w:val="640"/>
      <w:marRight w:val="0"/>
      <w:marTop w:val="0"/>
      <w:marBottom w:val="0"/>
      <w:divBdr>
        <w:top w:val="none" w:sz="0" w:space="0" w:color="auto"/>
        <w:left w:val="none" w:sz="0" w:space="0" w:color="auto"/>
        <w:bottom w:val="none" w:sz="0" w:space="0" w:color="auto"/>
        <w:right w:val="none" w:sz="0" w:space="0" w:color="auto"/>
      </w:divBdr>
    </w:div>
    <w:div w:id="584534501">
      <w:marLeft w:val="640"/>
      <w:marRight w:val="0"/>
      <w:marTop w:val="0"/>
      <w:marBottom w:val="0"/>
      <w:divBdr>
        <w:top w:val="none" w:sz="0" w:space="0" w:color="auto"/>
        <w:left w:val="none" w:sz="0" w:space="0" w:color="auto"/>
        <w:bottom w:val="none" w:sz="0" w:space="0" w:color="auto"/>
        <w:right w:val="none" w:sz="0" w:space="0" w:color="auto"/>
      </w:divBdr>
    </w:div>
    <w:div w:id="584605418">
      <w:marLeft w:val="640"/>
      <w:marRight w:val="0"/>
      <w:marTop w:val="0"/>
      <w:marBottom w:val="0"/>
      <w:divBdr>
        <w:top w:val="none" w:sz="0" w:space="0" w:color="auto"/>
        <w:left w:val="none" w:sz="0" w:space="0" w:color="auto"/>
        <w:bottom w:val="none" w:sz="0" w:space="0" w:color="auto"/>
        <w:right w:val="none" w:sz="0" w:space="0" w:color="auto"/>
      </w:divBdr>
    </w:div>
    <w:div w:id="584653002">
      <w:marLeft w:val="640"/>
      <w:marRight w:val="0"/>
      <w:marTop w:val="0"/>
      <w:marBottom w:val="0"/>
      <w:divBdr>
        <w:top w:val="none" w:sz="0" w:space="0" w:color="auto"/>
        <w:left w:val="none" w:sz="0" w:space="0" w:color="auto"/>
        <w:bottom w:val="none" w:sz="0" w:space="0" w:color="auto"/>
        <w:right w:val="none" w:sz="0" w:space="0" w:color="auto"/>
      </w:divBdr>
    </w:div>
    <w:div w:id="584730572">
      <w:marLeft w:val="640"/>
      <w:marRight w:val="0"/>
      <w:marTop w:val="0"/>
      <w:marBottom w:val="0"/>
      <w:divBdr>
        <w:top w:val="none" w:sz="0" w:space="0" w:color="auto"/>
        <w:left w:val="none" w:sz="0" w:space="0" w:color="auto"/>
        <w:bottom w:val="none" w:sz="0" w:space="0" w:color="auto"/>
        <w:right w:val="none" w:sz="0" w:space="0" w:color="auto"/>
      </w:divBdr>
    </w:div>
    <w:div w:id="584732487">
      <w:marLeft w:val="640"/>
      <w:marRight w:val="0"/>
      <w:marTop w:val="0"/>
      <w:marBottom w:val="0"/>
      <w:divBdr>
        <w:top w:val="none" w:sz="0" w:space="0" w:color="auto"/>
        <w:left w:val="none" w:sz="0" w:space="0" w:color="auto"/>
        <w:bottom w:val="none" w:sz="0" w:space="0" w:color="auto"/>
        <w:right w:val="none" w:sz="0" w:space="0" w:color="auto"/>
      </w:divBdr>
    </w:div>
    <w:div w:id="584846916">
      <w:marLeft w:val="640"/>
      <w:marRight w:val="0"/>
      <w:marTop w:val="0"/>
      <w:marBottom w:val="0"/>
      <w:divBdr>
        <w:top w:val="none" w:sz="0" w:space="0" w:color="auto"/>
        <w:left w:val="none" w:sz="0" w:space="0" w:color="auto"/>
        <w:bottom w:val="none" w:sz="0" w:space="0" w:color="auto"/>
        <w:right w:val="none" w:sz="0" w:space="0" w:color="auto"/>
      </w:divBdr>
    </w:div>
    <w:div w:id="584923122">
      <w:marLeft w:val="640"/>
      <w:marRight w:val="0"/>
      <w:marTop w:val="0"/>
      <w:marBottom w:val="0"/>
      <w:divBdr>
        <w:top w:val="none" w:sz="0" w:space="0" w:color="auto"/>
        <w:left w:val="none" w:sz="0" w:space="0" w:color="auto"/>
        <w:bottom w:val="none" w:sz="0" w:space="0" w:color="auto"/>
        <w:right w:val="none" w:sz="0" w:space="0" w:color="auto"/>
      </w:divBdr>
    </w:div>
    <w:div w:id="584995933">
      <w:marLeft w:val="640"/>
      <w:marRight w:val="0"/>
      <w:marTop w:val="0"/>
      <w:marBottom w:val="0"/>
      <w:divBdr>
        <w:top w:val="none" w:sz="0" w:space="0" w:color="auto"/>
        <w:left w:val="none" w:sz="0" w:space="0" w:color="auto"/>
        <w:bottom w:val="none" w:sz="0" w:space="0" w:color="auto"/>
        <w:right w:val="none" w:sz="0" w:space="0" w:color="auto"/>
      </w:divBdr>
    </w:div>
    <w:div w:id="585113417">
      <w:marLeft w:val="640"/>
      <w:marRight w:val="0"/>
      <w:marTop w:val="0"/>
      <w:marBottom w:val="0"/>
      <w:divBdr>
        <w:top w:val="none" w:sz="0" w:space="0" w:color="auto"/>
        <w:left w:val="none" w:sz="0" w:space="0" w:color="auto"/>
        <w:bottom w:val="none" w:sz="0" w:space="0" w:color="auto"/>
        <w:right w:val="none" w:sz="0" w:space="0" w:color="auto"/>
      </w:divBdr>
    </w:div>
    <w:div w:id="585116613">
      <w:marLeft w:val="640"/>
      <w:marRight w:val="0"/>
      <w:marTop w:val="0"/>
      <w:marBottom w:val="0"/>
      <w:divBdr>
        <w:top w:val="none" w:sz="0" w:space="0" w:color="auto"/>
        <w:left w:val="none" w:sz="0" w:space="0" w:color="auto"/>
        <w:bottom w:val="none" w:sz="0" w:space="0" w:color="auto"/>
        <w:right w:val="none" w:sz="0" w:space="0" w:color="auto"/>
      </w:divBdr>
    </w:div>
    <w:div w:id="585186586">
      <w:marLeft w:val="640"/>
      <w:marRight w:val="0"/>
      <w:marTop w:val="0"/>
      <w:marBottom w:val="0"/>
      <w:divBdr>
        <w:top w:val="none" w:sz="0" w:space="0" w:color="auto"/>
        <w:left w:val="none" w:sz="0" w:space="0" w:color="auto"/>
        <w:bottom w:val="none" w:sz="0" w:space="0" w:color="auto"/>
        <w:right w:val="none" w:sz="0" w:space="0" w:color="auto"/>
      </w:divBdr>
    </w:div>
    <w:div w:id="585190813">
      <w:marLeft w:val="640"/>
      <w:marRight w:val="0"/>
      <w:marTop w:val="0"/>
      <w:marBottom w:val="0"/>
      <w:divBdr>
        <w:top w:val="none" w:sz="0" w:space="0" w:color="auto"/>
        <w:left w:val="none" w:sz="0" w:space="0" w:color="auto"/>
        <w:bottom w:val="none" w:sz="0" w:space="0" w:color="auto"/>
        <w:right w:val="none" w:sz="0" w:space="0" w:color="auto"/>
      </w:divBdr>
    </w:div>
    <w:div w:id="585236952">
      <w:marLeft w:val="640"/>
      <w:marRight w:val="0"/>
      <w:marTop w:val="0"/>
      <w:marBottom w:val="0"/>
      <w:divBdr>
        <w:top w:val="none" w:sz="0" w:space="0" w:color="auto"/>
        <w:left w:val="none" w:sz="0" w:space="0" w:color="auto"/>
        <w:bottom w:val="none" w:sz="0" w:space="0" w:color="auto"/>
        <w:right w:val="none" w:sz="0" w:space="0" w:color="auto"/>
      </w:divBdr>
    </w:div>
    <w:div w:id="585267184">
      <w:marLeft w:val="640"/>
      <w:marRight w:val="0"/>
      <w:marTop w:val="0"/>
      <w:marBottom w:val="0"/>
      <w:divBdr>
        <w:top w:val="none" w:sz="0" w:space="0" w:color="auto"/>
        <w:left w:val="none" w:sz="0" w:space="0" w:color="auto"/>
        <w:bottom w:val="none" w:sz="0" w:space="0" w:color="auto"/>
        <w:right w:val="none" w:sz="0" w:space="0" w:color="auto"/>
      </w:divBdr>
    </w:div>
    <w:div w:id="585312353">
      <w:marLeft w:val="640"/>
      <w:marRight w:val="0"/>
      <w:marTop w:val="0"/>
      <w:marBottom w:val="0"/>
      <w:divBdr>
        <w:top w:val="none" w:sz="0" w:space="0" w:color="auto"/>
        <w:left w:val="none" w:sz="0" w:space="0" w:color="auto"/>
        <w:bottom w:val="none" w:sz="0" w:space="0" w:color="auto"/>
        <w:right w:val="none" w:sz="0" w:space="0" w:color="auto"/>
      </w:divBdr>
    </w:div>
    <w:div w:id="585382325">
      <w:marLeft w:val="640"/>
      <w:marRight w:val="0"/>
      <w:marTop w:val="0"/>
      <w:marBottom w:val="0"/>
      <w:divBdr>
        <w:top w:val="none" w:sz="0" w:space="0" w:color="auto"/>
        <w:left w:val="none" w:sz="0" w:space="0" w:color="auto"/>
        <w:bottom w:val="none" w:sz="0" w:space="0" w:color="auto"/>
        <w:right w:val="none" w:sz="0" w:space="0" w:color="auto"/>
      </w:divBdr>
    </w:div>
    <w:div w:id="585652409">
      <w:marLeft w:val="640"/>
      <w:marRight w:val="0"/>
      <w:marTop w:val="0"/>
      <w:marBottom w:val="0"/>
      <w:divBdr>
        <w:top w:val="none" w:sz="0" w:space="0" w:color="auto"/>
        <w:left w:val="none" w:sz="0" w:space="0" w:color="auto"/>
        <w:bottom w:val="none" w:sz="0" w:space="0" w:color="auto"/>
        <w:right w:val="none" w:sz="0" w:space="0" w:color="auto"/>
      </w:divBdr>
    </w:div>
    <w:div w:id="585653185">
      <w:marLeft w:val="640"/>
      <w:marRight w:val="0"/>
      <w:marTop w:val="0"/>
      <w:marBottom w:val="0"/>
      <w:divBdr>
        <w:top w:val="none" w:sz="0" w:space="0" w:color="auto"/>
        <w:left w:val="none" w:sz="0" w:space="0" w:color="auto"/>
        <w:bottom w:val="none" w:sz="0" w:space="0" w:color="auto"/>
        <w:right w:val="none" w:sz="0" w:space="0" w:color="auto"/>
      </w:divBdr>
    </w:div>
    <w:div w:id="585655673">
      <w:marLeft w:val="640"/>
      <w:marRight w:val="0"/>
      <w:marTop w:val="0"/>
      <w:marBottom w:val="0"/>
      <w:divBdr>
        <w:top w:val="none" w:sz="0" w:space="0" w:color="auto"/>
        <w:left w:val="none" w:sz="0" w:space="0" w:color="auto"/>
        <w:bottom w:val="none" w:sz="0" w:space="0" w:color="auto"/>
        <w:right w:val="none" w:sz="0" w:space="0" w:color="auto"/>
      </w:divBdr>
    </w:div>
    <w:div w:id="585723233">
      <w:marLeft w:val="640"/>
      <w:marRight w:val="0"/>
      <w:marTop w:val="0"/>
      <w:marBottom w:val="0"/>
      <w:divBdr>
        <w:top w:val="none" w:sz="0" w:space="0" w:color="auto"/>
        <w:left w:val="none" w:sz="0" w:space="0" w:color="auto"/>
        <w:bottom w:val="none" w:sz="0" w:space="0" w:color="auto"/>
        <w:right w:val="none" w:sz="0" w:space="0" w:color="auto"/>
      </w:divBdr>
    </w:div>
    <w:div w:id="585772296">
      <w:marLeft w:val="640"/>
      <w:marRight w:val="0"/>
      <w:marTop w:val="0"/>
      <w:marBottom w:val="0"/>
      <w:divBdr>
        <w:top w:val="none" w:sz="0" w:space="0" w:color="auto"/>
        <w:left w:val="none" w:sz="0" w:space="0" w:color="auto"/>
        <w:bottom w:val="none" w:sz="0" w:space="0" w:color="auto"/>
        <w:right w:val="none" w:sz="0" w:space="0" w:color="auto"/>
      </w:divBdr>
    </w:div>
    <w:div w:id="585919395">
      <w:marLeft w:val="640"/>
      <w:marRight w:val="0"/>
      <w:marTop w:val="0"/>
      <w:marBottom w:val="0"/>
      <w:divBdr>
        <w:top w:val="none" w:sz="0" w:space="0" w:color="auto"/>
        <w:left w:val="none" w:sz="0" w:space="0" w:color="auto"/>
        <w:bottom w:val="none" w:sz="0" w:space="0" w:color="auto"/>
        <w:right w:val="none" w:sz="0" w:space="0" w:color="auto"/>
      </w:divBdr>
    </w:div>
    <w:div w:id="585920223">
      <w:marLeft w:val="640"/>
      <w:marRight w:val="0"/>
      <w:marTop w:val="0"/>
      <w:marBottom w:val="0"/>
      <w:divBdr>
        <w:top w:val="none" w:sz="0" w:space="0" w:color="auto"/>
        <w:left w:val="none" w:sz="0" w:space="0" w:color="auto"/>
        <w:bottom w:val="none" w:sz="0" w:space="0" w:color="auto"/>
        <w:right w:val="none" w:sz="0" w:space="0" w:color="auto"/>
      </w:divBdr>
    </w:div>
    <w:div w:id="585961413">
      <w:marLeft w:val="640"/>
      <w:marRight w:val="0"/>
      <w:marTop w:val="0"/>
      <w:marBottom w:val="0"/>
      <w:divBdr>
        <w:top w:val="none" w:sz="0" w:space="0" w:color="auto"/>
        <w:left w:val="none" w:sz="0" w:space="0" w:color="auto"/>
        <w:bottom w:val="none" w:sz="0" w:space="0" w:color="auto"/>
        <w:right w:val="none" w:sz="0" w:space="0" w:color="auto"/>
      </w:divBdr>
    </w:div>
    <w:div w:id="585965134">
      <w:marLeft w:val="640"/>
      <w:marRight w:val="0"/>
      <w:marTop w:val="0"/>
      <w:marBottom w:val="0"/>
      <w:divBdr>
        <w:top w:val="none" w:sz="0" w:space="0" w:color="auto"/>
        <w:left w:val="none" w:sz="0" w:space="0" w:color="auto"/>
        <w:bottom w:val="none" w:sz="0" w:space="0" w:color="auto"/>
        <w:right w:val="none" w:sz="0" w:space="0" w:color="auto"/>
      </w:divBdr>
    </w:div>
    <w:div w:id="586041753">
      <w:marLeft w:val="640"/>
      <w:marRight w:val="0"/>
      <w:marTop w:val="0"/>
      <w:marBottom w:val="0"/>
      <w:divBdr>
        <w:top w:val="none" w:sz="0" w:space="0" w:color="auto"/>
        <w:left w:val="none" w:sz="0" w:space="0" w:color="auto"/>
        <w:bottom w:val="none" w:sz="0" w:space="0" w:color="auto"/>
        <w:right w:val="none" w:sz="0" w:space="0" w:color="auto"/>
      </w:divBdr>
    </w:div>
    <w:div w:id="586114460">
      <w:marLeft w:val="640"/>
      <w:marRight w:val="0"/>
      <w:marTop w:val="0"/>
      <w:marBottom w:val="0"/>
      <w:divBdr>
        <w:top w:val="none" w:sz="0" w:space="0" w:color="auto"/>
        <w:left w:val="none" w:sz="0" w:space="0" w:color="auto"/>
        <w:bottom w:val="none" w:sz="0" w:space="0" w:color="auto"/>
        <w:right w:val="none" w:sz="0" w:space="0" w:color="auto"/>
      </w:divBdr>
    </w:div>
    <w:div w:id="586115086">
      <w:marLeft w:val="640"/>
      <w:marRight w:val="0"/>
      <w:marTop w:val="0"/>
      <w:marBottom w:val="0"/>
      <w:divBdr>
        <w:top w:val="none" w:sz="0" w:space="0" w:color="auto"/>
        <w:left w:val="none" w:sz="0" w:space="0" w:color="auto"/>
        <w:bottom w:val="none" w:sz="0" w:space="0" w:color="auto"/>
        <w:right w:val="none" w:sz="0" w:space="0" w:color="auto"/>
      </w:divBdr>
    </w:div>
    <w:div w:id="586115558">
      <w:marLeft w:val="640"/>
      <w:marRight w:val="0"/>
      <w:marTop w:val="0"/>
      <w:marBottom w:val="0"/>
      <w:divBdr>
        <w:top w:val="none" w:sz="0" w:space="0" w:color="auto"/>
        <w:left w:val="none" w:sz="0" w:space="0" w:color="auto"/>
        <w:bottom w:val="none" w:sz="0" w:space="0" w:color="auto"/>
        <w:right w:val="none" w:sz="0" w:space="0" w:color="auto"/>
      </w:divBdr>
    </w:div>
    <w:div w:id="586154014">
      <w:marLeft w:val="640"/>
      <w:marRight w:val="0"/>
      <w:marTop w:val="0"/>
      <w:marBottom w:val="0"/>
      <w:divBdr>
        <w:top w:val="none" w:sz="0" w:space="0" w:color="auto"/>
        <w:left w:val="none" w:sz="0" w:space="0" w:color="auto"/>
        <w:bottom w:val="none" w:sz="0" w:space="0" w:color="auto"/>
        <w:right w:val="none" w:sz="0" w:space="0" w:color="auto"/>
      </w:divBdr>
    </w:div>
    <w:div w:id="586155875">
      <w:marLeft w:val="640"/>
      <w:marRight w:val="0"/>
      <w:marTop w:val="0"/>
      <w:marBottom w:val="0"/>
      <w:divBdr>
        <w:top w:val="none" w:sz="0" w:space="0" w:color="auto"/>
        <w:left w:val="none" w:sz="0" w:space="0" w:color="auto"/>
        <w:bottom w:val="none" w:sz="0" w:space="0" w:color="auto"/>
        <w:right w:val="none" w:sz="0" w:space="0" w:color="auto"/>
      </w:divBdr>
    </w:div>
    <w:div w:id="586156757">
      <w:marLeft w:val="640"/>
      <w:marRight w:val="0"/>
      <w:marTop w:val="0"/>
      <w:marBottom w:val="0"/>
      <w:divBdr>
        <w:top w:val="none" w:sz="0" w:space="0" w:color="auto"/>
        <w:left w:val="none" w:sz="0" w:space="0" w:color="auto"/>
        <w:bottom w:val="none" w:sz="0" w:space="0" w:color="auto"/>
        <w:right w:val="none" w:sz="0" w:space="0" w:color="auto"/>
      </w:divBdr>
    </w:div>
    <w:div w:id="586159356">
      <w:marLeft w:val="640"/>
      <w:marRight w:val="0"/>
      <w:marTop w:val="0"/>
      <w:marBottom w:val="0"/>
      <w:divBdr>
        <w:top w:val="none" w:sz="0" w:space="0" w:color="auto"/>
        <w:left w:val="none" w:sz="0" w:space="0" w:color="auto"/>
        <w:bottom w:val="none" w:sz="0" w:space="0" w:color="auto"/>
        <w:right w:val="none" w:sz="0" w:space="0" w:color="auto"/>
      </w:divBdr>
    </w:div>
    <w:div w:id="586185927">
      <w:marLeft w:val="640"/>
      <w:marRight w:val="0"/>
      <w:marTop w:val="0"/>
      <w:marBottom w:val="0"/>
      <w:divBdr>
        <w:top w:val="none" w:sz="0" w:space="0" w:color="auto"/>
        <w:left w:val="none" w:sz="0" w:space="0" w:color="auto"/>
        <w:bottom w:val="none" w:sz="0" w:space="0" w:color="auto"/>
        <w:right w:val="none" w:sz="0" w:space="0" w:color="auto"/>
      </w:divBdr>
    </w:div>
    <w:div w:id="586186517">
      <w:marLeft w:val="640"/>
      <w:marRight w:val="0"/>
      <w:marTop w:val="0"/>
      <w:marBottom w:val="0"/>
      <w:divBdr>
        <w:top w:val="none" w:sz="0" w:space="0" w:color="auto"/>
        <w:left w:val="none" w:sz="0" w:space="0" w:color="auto"/>
        <w:bottom w:val="none" w:sz="0" w:space="0" w:color="auto"/>
        <w:right w:val="none" w:sz="0" w:space="0" w:color="auto"/>
      </w:divBdr>
    </w:div>
    <w:div w:id="586228972">
      <w:marLeft w:val="640"/>
      <w:marRight w:val="0"/>
      <w:marTop w:val="0"/>
      <w:marBottom w:val="0"/>
      <w:divBdr>
        <w:top w:val="none" w:sz="0" w:space="0" w:color="auto"/>
        <w:left w:val="none" w:sz="0" w:space="0" w:color="auto"/>
        <w:bottom w:val="none" w:sz="0" w:space="0" w:color="auto"/>
        <w:right w:val="none" w:sz="0" w:space="0" w:color="auto"/>
      </w:divBdr>
    </w:div>
    <w:div w:id="586232870">
      <w:marLeft w:val="640"/>
      <w:marRight w:val="0"/>
      <w:marTop w:val="0"/>
      <w:marBottom w:val="0"/>
      <w:divBdr>
        <w:top w:val="none" w:sz="0" w:space="0" w:color="auto"/>
        <w:left w:val="none" w:sz="0" w:space="0" w:color="auto"/>
        <w:bottom w:val="none" w:sz="0" w:space="0" w:color="auto"/>
        <w:right w:val="none" w:sz="0" w:space="0" w:color="auto"/>
      </w:divBdr>
    </w:div>
    <w:div w:id="586304637">
      <w:marLeft w:val="640"/>
      <w:marRight w:val="0"/>
      <w:marTop w:val="0"/>
      <w:marBottom w:val="0"/>
      <w:divBdr>
        <w:top w:val="none" w:sz="0" w:space="0" w:color="auto"/>
        <w:left w:val="none" w:sz="0" w:space="0" w:color="auto"/>
        <w:bottom w:val="none" w:sz="0" w:space="0" w:color="auto"/>
        <w:right w:val="none" w:sz="0" w:space="0" w:color="auto"/>
      </w:divBdr>
    </w:div>
    <w:div w:id="586304656">
      <w:marLeft w:val="640"/>
      <w:marRight w:val="0"/>
      <w:marTop w:val="0"/>
      <w:marBottom w:val="0"/>
      <w:divBdr>
        <w:top w:val="none" w:sz="0" w:space="0" w:color="auto"/>
        <w:left w:val="none" w:sz="0" w:space="0" w:color="auto"/>
        <w:bottom w:val="none" w:sz="0" w:space="0" w:color="auto"/>
        <w:right w:val="none" w:sz="0" w:space="0" w:color="auto"/>
      </w:divBdr>
    </w:div>
    <w:div w:id="586308641">
      <w:marLeft w:val="640"/>
      <w:marRight w:val="0"/>
      <w:marTop w:val="0"/>
      <w:marBottom w:val="0"/>
      <w:divBdr>
        <w:top w:val="none" w:sz="0" w:space="0" w:color="auto"/>
        <w:left w:val="none" w:sz="0" w:space="0" w:color="auto"/>
        <w:bottom w:val="none" w:sz="0" w:space="0" w:color="auto"/>
        <w:right w:val="none" w:sz="0" w:space="0" w:color="auto"/>
      </w:divBdr>
    </w:div>
    <w:div w:id="586351252">
      <w:marLeft w:val="640"/>
      <w:marRight w:val="0"/>
      <w:marTop w:val="0"/>
      <w:marBottom w:val="0"/>
      <w:divBdr>
        <w:top w:val="none" w:sz="0" w:space="0" w:color="auto"/>
        <w:left w:val="none" w:sz="0" w:space="0" w:color="auto"/>
        <w:bottom w:val="none" w:sz="0" w:space="0" w:color="auto"/>
        <w:right w:val="none" w:sz="0" w:space="0" w:color="auto"/>
      </w:divBdr>
    </w:div>
    <w:div w:id="586380079">
      <w:marLeft w:val="640"/>
      <w:marRight w:val="0"/>
      <w:marTop w:val="0"/>
      <w:marBottom w:val="0"/>
      <w:divBdr>
        <w:top w:val="none" w:sz="0" w:space="0" w:color="auto"/>
        <w:left w:val="none" w:sz="0" w:space="0" w:color="auto"/>
        <w:bottom w:val="none" w:sz="0" w:space="0" w:color="auto"/>
        <w:right w:val="none" w:sz="0" w:space="0" w:color="auto"/>
      </w:divBdr>
    </w:div>
    <w:div w:id="586426257">
      <w:marLeft w:val="640"/>
      <w:marRight w:val="0"/>
      <w:marTop w:val="0"/>
      <w:marBottom w:val="0"/>
      <w:divBdr>
        <w:top w:val="none" w:sz="0" w:space="0" w:color="auto"/>
        <w:left w:val="none" w:sz="0" w:space="0" w:color="auto"/>
        <w:bottom w:val="none" w:sz="0" w:space="0" w:color="auto"/>
        <w:right w:val="none" w:sz="0" w:space="0" w:color="auto"/>
      </w:divBdr>
    </w:div>
    <w:div w:id="586426360">
      <w:marLeft w:val="640"/>
      <w:marRight w:val="0"/>
      <w:marTop w:val="0"/>
      <w:marBottom w:val="0"/>
      <w:divBdr>
        <w:top w:val="none" w:sz="0" w:space="0" w:color="auto"/>
        <w:left w:val="none" w:sz="0" w:space="0" w:color="auto"/>
        <w:bottom w:val="none" w:sz="0" w:space="0" w:color="auto"/>
        <w:right w:val="none" w:sz="0" w:space="0" w:color="auto"/>
      </w:divBdr>
    </w:div>
    <w:div w:id="586500314">
      <w:marLeft w:val="640"/>
      <w:marRight w:val="0"/>
      <w:marTop w:val="0"/>
      <w:marBottom w:val="0"/>
      <w:divBdr>
        <w:top w:val="none" w:sz="0" w:space="0" w:color="auto"/>
        <w:left w:val="none" w:sz="0" w:space="0" w:color="auto"/>
        <w:bottom w:val="none" w:sz="0" w:space="0" w:color="auto"/>
        <w:right w:val="none" w:sz="0" w:space="0" w:color="auto"/>
      </w:divBdr>
    </w:div>
    <w:div w:id="586505321">
      <w:marLeft w:val="640"/>
      <w:marRight w:val="0"/>
      <w:marTop w:val="0"/>
      <w:marBottom w:val="0"/>
      <w:divBdr>
        <w:top w:val="none" w:sz="0" w:space="0" w:color="auto"/>
        <w:left w:val="none" w:sz="0" w:space="0" w:color="auto"/>
        <w:bottom w:val="none" w:sz="0" w:space="0" w:color="auto"/>
        <w:right w:val="none" w:sz="0" w:space="0" w:color="auto"/>
      </w:divBdr>
    </w:div>
    <w:div w:id="586571374">
      <w:marLeft w:val="640"/>
      <w:marRight w:val="0"/>
      <w:marTop w:val="0"/>
      <w:marBottom w:val="0"/>
      <w:divBdr>
        <w:top w:val="none" w:sz="0" w:space="0" w:color="auto"/>
        <w:left w:val="none" w:sz="0" w:space="0" w:color="auto"/>
        <w:bottom w:val="none" w:sz="0" w:space="0" w:color="auto"/>
        <w:right w:val="none" w:sz="0" w:space="0" w:color="auto"/>
      </w:divBdr>
    </w:div>
    <w:div w:id="586575147">
      <w:marLeft w:val="640"/>
      <w:marRight w:val="0"/>
      <w:marTop w:val="0"/>
      <w:marBottom w:val="0"/>
      <w:divBdr>
        <w:top w:val="none" w:sz="0" w:space="0" w:color="auto"/>
        <w:left w:val="none" w:sz="0" w:space="0" w:color="auto"/>
        <w:bottom w:val="none" w:sz="0" w:space="0" w:color="auto"/>
        <w:right w:val="none" w:sz="0" w:space="0" w:color="auto"/>
      </w:divBdr>
    </w:div>
    <w:div w:id="586616295">
      <w:marLeft w:val="640"/>
      <w:marRight w:val="0"/>
      <w:marTop w:val="0"/>
      <w:marBottom w:val="0"/>
      <w:divBdr>
        <w:top w:val="none" w:sz="0" w:space="0" w:color="auto"/>
        <w:left w:val="none" w:sz="0" w:space="0" w:color="auto"/>
        <w:bottom w:val="none" w:sz="0" w:space="0" w:color="auto"/>
        <w:right w:val="none" w:sz="0" w:space="0" w:color="auto"/>
      </w:divBdr>
    </w:div>
    <w:div w:id="586693179">
      <w:marLeft w:val="640"/>
      <w:marRight w:val="0"/>
      <w:marTop w:val="0"/>
      <w:marBottom w:val="0"/>
      <w:divBdr>
        <w:top w:val="none" w:sz="0" w:space="0" w:color="auto"/>
        <w:left w:val="none" w:sz="0" w:space="0" w:color="auto"/>
        <w:bottom w:val="none" w:sz="0" w:space="0" w:color="auto"/>
        <w:right w:val="none" w:sz="0" w:space="0" w:color="auto"/>
      </w:divBdr>
    </w:div>
    <w:div w:id="586695468">
      <w:marLeft w:val="640"/>
      <w:marRight w:val="0"/>
      <w:marTop w:val="0"/>
      <w:marBottom w:val="0"/>
      <w:divBdr>
        <w:top w:val="none" w:sz="0" w:space="0" w:color="auto"/>
        <w:left w:val="none" w:sz="0" w:space="0" w:color="auto"/>
        <w:bottom w:val="none" w:sz="0" w:space="0" w:color="auto"/>
        <w:right w:val="none" w:sz="0" w:space="0" w:color="auto"/>
      </w:divBdr>
    </w:div>
    <w:div w:id="586815091">
      <w:marLeft w:val="640"/>
      <w:marRight w:val="0"/>
      <w:marTop w:val="0"/>
      <w:marBottom w:val="0"/>
      <w:divBdr>
        <w:top w:val="none" w:sz="0" w:space="0" w:color="auto"/>
        <w:left w:val="none" w:sz="0" w:space="0" w:color="auto"/>
        <w:bottom w:val="none" w:sz="0" w:space="0" w:color="auto"/>
        <w:right w:val="none" w:sz="0" w:space="0" w:color="auto"/>
      </w:divBdr>
    </w:div>
    <w:div w:id="586840475">
      <w:marLeft w:val="640"/>
      <w:marRight w:val="0"/>
      <w:marTop w:val="0"/>
      <w:marBottom w:val="0"/>
      <w:divBdr>
        <w:top w:val="none" w:sz="0" w:space="0" w:color="auto"/>
        <w:left w:val="none" w:sz="0" w:space="0" w:color="auto"/>
        <w:bottom w:val="none" w:sz="0" w:space="0" w:color="auto"/>
        <w:right w:val="none" w:sz="0" w:space="0" w:color="auto"/>
      </w:divBdr>
    </w:div>
    <w:div w:id="586841909">
      <w:marLeft w:val="640"/>
      <w:marRight w:val="0"/>
      <w:marTop w:val="0"/>
      <w:marBottom w:val="0"/>
      <w:divBdr>
        <w:top w:val="none" w:sz="0" w:space="0" w:color="auto"/>
        <w:left w:val="none" w:sz="0" w:space="0" w:color="auto"/>
        <w:bottom w:val="none" w:sz="0" w:space="0" w:color="auto"/>
        <w:right w:val="none" w:sz="0" w:space="0" w:color="auto"/>
      </w:divBdr>
    </w:div>
    <w:div w:id="586888228">
      <w:marLeft w:val="640"/>
      <w:marRight w:val="0"/>
      <w:marTop w:val="0"/>
      <w:marBottom w:val="0"/>
      <w:divBdr>
        <w:top w:val="none" w:sz="0" w:space="0" w:color="auto"/>
        <w:left w:val="none" w:sz="0" w:space="0" w:color="auto"/>
        <w:bottom w:val="none" w:sz="0" w:space="0" w:color="auto"/>
        <w:right w:val="none" w:sz="0" w:space="0" w:color="auto"/>
      </w:divBdr>
    </w:div>
    <w:div w:id="586959679">
      <w:marLeft w:val="640"/>
      <w:marRight w:val="0"/>
      <w:marTop w:val="0"/>
      <w:marBottom w:val="0"/>
      <w:divBdr>
        <w:top w:val="none" w:sz="0" w:space="0" w:color="auto"/>
        <w:left w:val="none" w:sz="0" w:space="0" w:color="auto"/>
        <w:bottom w:val="none" w:sz="0" w:space="0" w:color="auto"/>
        <w:right w:val="none" w:sz="0" w:space="0" w:color="auto"/>
      </w:divBdr>
    </w:div>
    <w:div w:id="587007187">
      <w:marLeft w:val="640"/>
      <w:marRight w:val="0"/>
      <w:marTop w:val="0"/>
      <w:marBottom w:val="0"/>
      <w:divBdr>
        <w:top w:val="none" w:sz="0" w:space="0" w:color="auto"/>
        <w:left w:val="none" w:sz="0" w:space="0" w:color="auto"/>
        <w:bottom w:val="none" w:sz="0" w:space="0" w:color="auto"/>
        <w:right w:val="none" w:sz="0" w:space="0" w:color="auto"/>
      </w:divBdr>
    </w:div>
    <w:div w:id="587077091">
      <w:marLeft w:val="640"/>
      <w:marRight w:val="0"/>
      <w:marTop w:val="0"/>
      <w:marBottom w:val="0"/>
      <w:divBdr>
        <w:top w:val="none" w:sz="0" w:space="0" w:color="auto"/>
        <w:left w:val="none" w:sz="0" w:space="0" w:color="auto"/>
        <w:bottom w:val="none" w:sz="0" w:space="0" w:color="auto"/>
        <w:right w:val="none" w:sz="0" w:space="0" w:color="auto"/>
      </w:divBdr>
    </w:div>
    <w:div w:id="587232732">
      <w:marLeft w:val="640"/>
      <w:marRight w:val="0"/>
      <w:marTop w:val="0"/>
      <w:marBottom w:val="0"/>
      <w:divBdr>
        <w:top w:val="none" w:sz="0" w:space="0" w:color="auto"/>
        <w:left w:val="none" w:sz="0" w:space="0" w:color="auto"/>
        <w:bottom w:val="none" w:sz="0" w:space="0" w:color="auto"/>
        <w:right w:val="none" w:sz="0" w:space="0" w:color="auto"/>
      </w:divBdr>
    </w:div>
    <w:div w:id="587348644">
      <w:marLeft w:val="640"/>
      <w:marRight w:val="0"/>
      <w:marTop w:val="0"/>
      <w:marBottom w:val="0"/>
      <w:divBdr>
        <w:top w:val="none" w:sz="0" w:space="0" w:color="auto"/>
        <w:left w:val="none" w:sz="0" w:space="0" w:color="auto"/>
        <w:bottom w:val="none" w:sz="0" w:space="0" w:color="auto"/>
        <w:right w:val="none" w:sz="0" w:space="0" w:color="auto"/>
      </w:divBdr>
    </w:div>
    <w:div w:id="587425052">
      <w:marLeft w:val="640"/>
      <w:marRight w:val="0"/>
      <w:marTop w:val="0"/>
      <w:marBottom w:val="0"/>
      <w:divBdr>
        <w:top w:val="none" w:sz="0" w:space="0" w:color="auto"/>
        <w:left w:val="none" w:sz="0" w:space="0" w:color="auto"/>
        <w:bottom w:val="none" w:sz="0" w:space="0" w:color="auto"/>
        <w:right w:val="none" w:sz="0" w:space="0" w:color="auto"/>
      </w:divBdr>
    </w:div>
    <w:div w:id="587466563">
      <w:marLeft w:val="640"/>
      <w:marRight w:val="0"/>
      <w:marTop w:val="0"/>
      <w:marBottom w:val="0"/>
      <w:divBdr>
        <w:top w:val="none" w:sz="0" w:space="0" w:color="auto"/>
        <w:left w:val="none" w:sz="0" w:space="0" w:color="auto"/>
        <w:bottom w:val="none" w:sz="0" w:space="0" w:color="auto"/>
        <w:right w:val="none" w:sz="0" w:space="0" w:color="auto"/>
      </w:divBdr>
    </w:div>
    <w:div w:id="587470860">
      <w:marLeft w:val="480"/>
      <w:marRight w:val="0"/>
      <w:marTop w:val="0"/>
      <w:marBottom w:val="0"/>
      <w:divBdr>
        <w:top w:val="none" w:sz="0" w:space="0" w:color="auto"/>
        <w:left w:val="none" w:sz="0" w:space="0" w:color="auto"/>
        <w:bottom w:val="none" w:sz="0" w:space="0" w:color="auto"/>
        <w:right w:val="none" w:sz="0" w:space="0" w:color="auto"/>
      </w:divBdr>
    </w:div>
    <w:div w:id="587537535">
      <w:marLeft w:val="640"/>
      <w:marRight w:val="0"/>
      <w:marTop w:val="0"/>
      <w:marBottom w:val="0"/>
      <w:divBdr>
        <w:top w:val="none" w:sz="0" w:space="0" w:color="auto"/>
        <w:left w:val="none" w:sz="0" w:space="0" w:color="auto"/>
        <w:bottom w:val="none" w:sz="0" w:space="0" w:color="auto"/>
        <w:right w:val="none" w:sz="0" w:space="0" w:color="auto"/>
      </w:divBdr>
    </w:div>
    <w:div w:id="587538766">
      <w:marLeft w:val="640"/>
      <w:marRight w:val="0"/>
      <w:marTop w:val="0"/>
      <w:marBottom w:val="0"/>
      <w:divBdr>
        <w:top w:val="none" w:sz="0" w:space="0" w:color="auto"/>
        <w:left w:val="none" w:sz="0" w:space="0" w:color="auto"/>
        <w:bottom w:val="none" w:sz="0" w:space="0" w:color="auto"/>
        <w:right w:val="none" w:sz="0" w:space="0" w:color="auto"/>
      </w:divBdr>
    </w:div>
    <w:div w:id="587539015">
      <w:marLeft w:val="640"/>
      <w:marRight w:val="0"/>
      <w:marTop w:val="0"/>
      <w:marBottom w:val="0"/>
      <w:divBdr>
        <w:top w:val="none" w:sz="0" w:space="0" w:color="auto"/>
        <w:left w:val="none" w:sz="0" w:space="0" w:color="auto"/>
        <w:bottom w:val="none" w:sz="0" w:space="0" w:color="auto"/>
        <w:right w:val="none" w:sz="0" w:space="0" w:color="auto"/>
      </w:divBdr>
    </w:div>
    <w:div w:id="587614402">
      <w:marLeft w:val="640"/>
      <w:marRight w:val="0"/>
      <w:marTop w:val="0"/>
      <w:marBottom w:val="0"/>
      <w:divBdr>
        <w:top w:val="none" w:sz="0" w:space="0" w:color="auto"/>
        <w:left w:val="none" w:sz="0" w:space="0" w:color="auto"/>
        <w:bottom w:val="none" w:sz="0" w:space="0" w:color="auto"/>
        <w:right w:val="none" w:sz="0" w:space="0" w:color="auto"/>
      </w:divBdr>
    </w:div>
    <w:div w:id="587664800">
      <w:marLeft w:val="640"/>
      <w:marRight w:val="0"/>
      <w:marTop w:val="0"/>
      <w:marBottom w:val="0"/>
      <w:divBdr>
        <w:top w:val="none" w:sz="0" w:space="0" w:color="auto"/>
        <w:left w:val="none" w:sz="0" w:space="0" w:color="auto"/>
        <w:bottom w:val="none" w:sz="0" w:space="0" w:color="auto"/>
        <w:right w:val="none" w:sz="0" w:space="0" w:color="auto"/>
      </w:divBdr>
    </w:div>
    <w:div w:id="587692555">
      <w:marLeft w:val="640"/>
      <w:marRight w:val="0"/>
      <w:marTop w:val="0"/>
      <w:marBottom w:val="0"/>
      <w:divBdr>
        <w:top w:val="none" w:sz="0" w:space="0" w:color="auto"/>
        <w:left w:val="none" w:sz="0" w:space="0" w:color="auto"/>
        <w:bottom w:val="none" w:sz="0" w:space="0" w:color="auto"/>
        <w:right w:val="none" w:sz="0" w:space="0" w:color="auto"/>
      </w:divBdr>
    </w:div>
    <w:div w:id="587733143">
      <w:marLeft w:val="640"/>
      <w:marRight w:val="0"/>
      <w:marTop w:val="0"/>
      <w:marBottom w:val="0"/>
      <w:divBdr>
        <w:top w:val="none" w:sz="0" w:space="0" w:color="auto"/>
        <w:left w:val="none" w:sz="0" w:space="0" w:color="auto"/>
        <w:bottom w:val="none" w:sz="0" w:space="0" w:color="auto"/>
        <w:right w:val="none" w:sz="0" w:space="0" w:color="auto"/>
      </w:divBdr>
    </w:div>
    <w:div w:id="587809613">
      <w:marLeft w:val="640"/>
      <w:marRight w:val="0"/>
      <w:marTop w:val="0"/>
      <w:marBottom w:val="0"/>
      <w:divBdr>
        <w:top w:val="none" w:sz="0" w:space="0" w:color="auto"/>
        <w:left w:val="none" w:sz="0" w:space="0" w:color="auto"/>
        <w:bottom w:val="none" w:sz="0" w:space="0" w:color="auto"/>
        <w:right w:val="none" w:sz="0" w:space="0" w:color="auto"/>
      </w:divBdr>
    </w:div>
    <w:div w:id="587811505">
      <w:marLeft w:val="640"/>
      <w:marRight w:val="0"/>
      <w:marTop w:val="0"/>
      <w:marBottom w:val="0"/>
      <w:divBdr>
        <w:top w:val="none" w:sz="0" w:space="0" w:color="auto"/>
        <w:left w:val="none" w:sz="0" w:space="0" w:color="auto"/>
        <w:bottom w:val="none" w:sz="0" w:space="0" w:color="auto"/>
        <w:right w:val="none" w:sz="0" w:space="0" w:color="auto"/>
      </w:divBdr>
    </w:div>
    <w:div w:id="587927244">
      <w:marLeft w:val="640"/>
      <w:marRight w:val="0"/>
      <w:marTop w:val="0"/>
      <w:marBottom w:val="0"/>
      <w:divBdr>
        <w:top w:val="none" w:sz="0" w:space="0" w:color="auto"/>
        <w:left w:val="none" w:sz="0" w:space="0" w:color="auto"/>
        <w:bottom w:val="none" w:sz="0" w:space="0" w:color="auto"/>
        <w:right w:val="none" w:sz="0" w:space="0" w:color="auto"/>
      </w:divBdr>
    </w:div>
    <w:div w:id="588002663">
      <w:marLeft w:val="640"/>
      <w:marRight w:val="0"/>
      <w:marTop w:val="0"/>
      <w:marBottom w:val="0"/>
      <w:divBdr>
        <w:top w:val="none" w:sz="0" w:space="0" w:color="auto"/>
        <w:left w:val="none" w:sz="0" w:space="0" w:color="auto"/>
        <w:bottom w:val="none" w:sz="0" w:space="0" w:color="auto"/>
        <w:right w:val="none" w:sz="0" w:space="0" w:color="auto"/>
      </w:divBdr>
    </w:div>
    <w:div w:id="588004552">
      <w:marLeft w:val="640"/>
      <w:marRight w:val="0"/>
      <w:marTop w:val="0"/>
      <w:marBottom w:val="0"/>
      <w:divBdr>
        <w:top w:val="none" w:sz="0" w:space="0" w:color="auto"/>
        <w:left w:val="none" w:sz="0" w:space="0" w:color="auto"/>
        <w:bottom w:val="none" w:sz="0" w:space="0" w:color="auto"/>
        <w:right w:val="none" w:sz="0" w:space="0" w:color="auto"/>
      </w:divBdr>
    </w:div>
    <w:div w:id="588004591">
      <w:marLeft w:val="640"/>
      <w:marRight w:val="0"/>
      <w:marTop w:val="0"/>
      <w:marBottom w:val="0"/>
      <w:divBdr>
        <w:top w:val="none" w:sz="0" w:space="0" w:color="auto"/>
        <w:left w:val="none" w:sz="0" w:space="0" w:color="auto"/>
        <w:bottom w:val="none" w:sz="0" w:space="0" w:color="auto"/>
        <w:right w:val="none" w:sz="0" w:space="0" w:color="auto"/>
      </w:divBdr>
    </w:div>
    <w:div w:id="588126042">
      <w:marLeft w:val="640"/>
      <w:marRight w:val="0"/>
      <w:marTop w:val="0"/>
      <w:marBottom w:val="0"/>
      <w:divBdr>
        <w:top w:val="none" w:sz="0" w:space="0" w:color="auto"/>
        <w:left w:val="none" w:sz="0" w:space="0" w:color="auto"/>
        <w:bottom w:val="none" w:sz="0" w:space="0" w:color="auto"/>
        <w:right w:val="none" w:sz="0" w:space="0" w:color="auto"/>
      </w:divBdr>
    </w:div>
    <w:div w:id="588151848">
      <w:marLeft w:val="640"/>
      <w:marRight w:val="0"/>
      <w:marTop w:val="0"/>
      <w:marBottom w:val="0"/>
      <w:divBdr>
        <w:top w:val="none" w:sz="0" w:space="0" w:color="auto"/>
        <w:left w:val="none" w:sz="0" w:space="0" w:color="auto"/>
        <w:bottom w:val="none" w:sz="0" w:space="0" w:color="auto"/>
        <w:right w:val="none" w:sz="0" w:space="0" w:color="auto"/>
      </w:divBdr>
    </w:div>
    <w:div w:id="588196896">
      <w:marLeft w:val="640"/>
      <w:marRight w:val="0"/>
      <w:marTop w:val="0"/>
      <w:marBottom w:val="0"/>
      <w:divBdr>
        <w:top w:val="none" w:sz="0" w:space="0" w:color="auto"/>
        <w:left w:val="none" w:sz="0" w:space="0" w:color="auto"/>
        <w:bottom w:val="none" w:sz="0" w:space="0" w:color="auto"/>
        <w:right w:val="none" w:sz="0" w:space="0" w:color="auto"/>
      </w:divBdr>
    </w:div>
    <w:div w:id="588272377">
      <w:marLeft w:val="640"/>
      <w:marRight w:val="0"/>
      <w:marTop w:val="0"/>
      <w:marBottom w:val="0"/>
      <w:divBdr>
        <w:top w:val="none" w:sz="0" w:space="0" w:color="auto"/>
        <w:left w:val="none" w:sz="0" w:space="0" w:color="auto"/>
        <w:bottom w:val="none" w:sz="0" w:space="0" w:color="auto"/>
        <w:right w:val="none" w:sz="0" w:space="0" w:color="auto"/>
      </w:divBdr>
    </w:div>
    <w:div w:id="588277100">
      <w:marLeft w:val="640"/>
      <w:marRight w:val="0"/>
      <w:marTop w:val="0"/>
      <w:marBottom w:val="0"/>
      <w:divBdr>
        <w:top w:val="none" w:sz="0" w:space="0" w:color="auto"/>
        <w:left w:val="none" w:sz="0" w:space="0" w:color="auto"/>
        <w:bottom w:val="none" w:sz="0" w:space="0" w:color="auto"/>
        <w:right w:val="none" w:sz="0" w:space="0" w:color="auto"/>
      </w:divBdr>
    </w:div>
    <w:div w:id="588349348">
      <w:marLeft w:val="640"/>
      <w:marRight w:val="0"/>
      <w:marTop w:val="0"/>
      <w:marBottom w:val="0"/>
      <w:divBdr>
        <w:top w:val="none" w:sz="0" w:space="0" w:color="auto"/>
        <w:left w:val="none" w:sz="0" w:space="0" w:color="auto"/>
        <w:bottom w:val="none" w:sz="0" w:space="0" w:color="auto"/>
        <w:right w:val="none" w:sz="0" w:space="0" w:color="auto"/>
      </w:divBdr>
    </w:div>
    <w:div w:id="588393061">
      <w:marLeft w:val="640"/>
      <w:marRight w:val="0"/>
      <w:marTop w:val="0"/>
      <w:marBottom w:val="0"/>
      <w:divBdr>
        <w:top w:val="none" w:sz="0" w:space="0" w:color="auto"/>
        <w:left w:val="none" w:sz="0" w:space="0" w:color="auto"/>
        <w:bottom w:val="none" w:sz="0" w:space="0" w:color="auto"/>
        <w:right w:val="none" w:sz="0" w:space="0" w:color="auto"/>
      </w:divBdr>
    </w:div>
    <w:div w:id="588469898">
      <w:marLeft w:val="640"/>
      <w:marRight w:val="0"/>
      <w:marTop w:val="0"/>
      <w:marBottom w:val="0"/>
      <w:divBdr>
        <w:top w:val="none" w:sz="0" w:space="0" w:color="auto"/>
        <w:left w:val="none" w:sz="0" w:space="0" w:color="auto"/>
        <w:bottom w:val="none" w:sz="0" w:space="0" w:color="auto"/>
        <w:right w:val="none" w:sz="0" w:space="0" w:color="auto"/>
      </w:divBdr>
    </w:div>
    <w:div w:id="588545017">
      <w:marLeft w:val="640"/>
      <w:marRight w:val="0"/>
      <w:marTop w:val="0"/>
      <w:marBottom w:val="0"/>
      <w:divBdr>
        <w:top w:val="none" w:sz="0" w:space="0" w:color="auto"/>
        <w:left w:val="none" w:sz="0" w:space="0" w:color="auto"/>
        <w:bottom w:val="none" w:sz="0" w:space="0" w:color="auto"/>
        <w:right w:val="none" w:sz="0" w:space="0" w:color="auto"/>
      </w:divBdr>
    </w:div>
    <w:div w:id="588580418">
      <w:marLeft w:val="640"/>
      <w:marRight w:val="0"/>
      <w:marTop w:val="0"/>
      <w:marBottom w:val="0"/>
      <w:divBdr>
        <w:top w:val="none" w:sz="0" w:space="0" w:color="auto"/>
        <w:left w:val="none" w:sz="0" w:space="0" w:color="auto"/>
        <w:bottom w:val="none" w:sz="0" w:space="0" w:color="auto"/>
        <w:right w:val="none" w:sz="0" w:space="0" w:color="auto"/>
      </w:divBdr>
    </w:div>
    <w:div w:id="588581204">
      <w:marLeft w:val="640"/>
      <w:marRight w:val="0"/>
      <w:marTop w:val="0"/>
      <w:marBottom w:val="0"/>
      <w:divBdr>
        <w:top w:val="none" w:sz="0" w:space="0" w:color="auto"/>
        <w:left w:val="none" w:sz="0" w:space="0" w:color="auto"/>
        <w:bottom w:val="none" w:sz="0" w:space="0" w:color="auto"/>
        <w:right w:val="none" w:sz="0" w:space="0" w:color="auto"/>
      </w:divBdr>
    </w:div>
    <w:div w:id="588582620">
      <w:marLeft w:val="640"/>
      <w:marRight w:val="0"/>
      <w:marTop w:val="0"/>
      <w:marBottom w:val="0"/>
      <w:divBdr>
        <w:top w:val="none" w:sz="0" w:space="0" w:color="auto"/>
        <w:left w:val="none" w:sz="0" w:space="0" w:color="auto"/>
        <w:bottom w:val="none" w:sz="0" w:space="0" w:color="auto"/>
        <w:right w:val="none" w:sz="0" w:space="0" w:color="auto"/>
      </w:divBdr>
    </w:div>
    <w:div w:id="588730919">
      <w:marLeft w:val="640"/>
      <w:marRight w:val="0"/>
      <w:marTop w:val="0"/>
      <w:marBottom w:val="0"/>
      <w:divBdr>
        <w:top w:val="none" w:sz="0" w:space="0" w:color="auto"/>
        <w:left w:val="none" w:sz="0" w:space="0" w:color="auto"/>
        <w:bottom w:val="none" w:sz="0" w:space="0" w:color="auto"/>
        <w:right w:val="none" w:sz="0" w:space="0" w:color="auto"/>
      </w:divBdr>
    </w:div>
    <w:div w:id="588778848">
      <w:marLeft w:val="640"/>
      <w:marRight w:val="0"/>
      <w:marTop w:val="0"/>
      <w:marBottom w:val="0"/>
      <w:divBdr>
        <w:top w:val="none" w:sz="0" w:space="0" w:color="auto"/>
        <w:left w:val="none" w:sz="0" w:space="0" w:color="auto"/>
        <w:bottom w:val="none" w:sz="0" w:space="0" w:color="auto"/>
        <w:right w:val="none" w:sz="0" w:space="0" w:color="auto"/>
      </w:divBdr>
    </w:div>
    <w:div w:id="588848120">
      <w:marLeft w:val="640"/>
      <w:marRight w:val="0"/>
      <w:marTop w:val="0"/>
      <w:marBottom w:val="0"/>
      <w:divBdr>
        <w:top w:val="none" w:sz="0" w:space="0" w:color="auto"/>
        <w:left w:val="none" w:sz="0" w:space="0" w:color="auto"/>
        <w:bottom w:val="none" w:sz="0" w:space="0" w:color="auto"/>
        <w:right w:val="none" w:sz="0" w:space="0" w:color="auto"/>
      </w:divBdr>
    </w:div>
    <w:div w:id="588848766">
      <w:marLeft w:val="640"/>
      <w:marRight w:val="0"/>
      <w:marTop w:val="0"/>
      <w:marBottom w:val="0"/>
      <w:divBdr>
        <w:top w:val="none" w:sz="0" w:space="0" w:color="auto"/>
        <w:left w:val="none" w:sz="0" w:space="0" w:color="auto"/>
        <w:bottom w:val="none" w:sz="0" w:space="0" w:color="auto"/>
        <w:right w:val="none" w:sz="0" w:space="0" w:color="auto"/>
      </w:divBdr>
    </w:div>
    <w:div w:id="588851504">
      <w:marLeft w:val="640"/>
      <w:marRight w:val="0"/>
      <w:marTop w:val="0"/>
      <w:marBottom w:val="0"/>
      <w:divBdr>
        <w:top w:val="none" w:sz="0" w:space="0" w:color="auto"/>
        <w:left w:val="none" w:sz="0" w:space="0" w:color="auto"/>
        <w:bottom w:val="none" w:sz="0" w:space="0" w:color="auto"/>
        <w:right w:val="none" w:sz="0" w:space="0" w:color="auto"/>
      </w:divBdr>
    </w:div>
    <w:div w:id="588855690">
      <w:marLeft w:val="640"/>
      <w:marRight w:val="0"/>
      <w:marTop w:val="0"/>
      <w:marBottom w:val="0"/>
      <w:divBdr>
        <w:top w:val="none" w:sz="0" w:space="0" w:color="auto"/>
        <w:left w:val="none" w:sz="0" w:space="0" w:color="auto"/>
        <w:bottom w:val="none" w:sz="0" w:space="0" w:color="auto"/>
        <w:right w:val="none" w:sz="0" w:space="0" w:color="auto"/>
      </w:divBdr>
    </w:div>
    <w:div w:id="588929900">
      <w:marLeft w:val="640"/>
      <w:marRight w:val="0"/>
      <w:marTop w:val="0"/>
      <w:marBottom w:val="0"/>
      <w:divBdr>
        <w:top w:val="none" w:sz="0" w:space="0" w:color="auto"/>
        <w:left w:val="none" w:sz="0" w:space="0" w:color="auto"/>
        <w:bottom w:val="none" w:sz="0" w:space="0" w:color="auto"/>
        <w:right w:val="none" w:sz="0" w:space="0" w:color="auto"/>
      </w:divBdr>
    </w:div>
    <w:div w:id="588974049">
      <w:marLeft w:val="640"/>
      <w:marRight w:val="0"/>
      <w:marTop w:val="0"/>
      <w:marBottom w:val="0"/>
      <w:divBdr>
        <w:top w:val="none" w:sz="0" w:space="0" w:color="auto"/>
        <w:left w:val="none" w:sz="0" w:space="0" w:color="auto"/>
        <w:bottom w:val="none" w:sz="0" w:space="0" w:color="auto"/>
        <w:right w:val="none" w:sz="0" w:space="0" w:color="auto"/>
      </w:divBdr>
    </w:div>
    <w:div w:id="589001619">
      <w:marLeft w:val="640"/>
      <w:marRight w:val="0"/>
      <w:marTop w:val="0"/>
      <w:marBottom w:val="0"/>
      <w:divBdr>
        <w:top w:val="none" w:sz="0" w:space="0" w:color="auto"/>
        <w:left w:val="none" w:sz="0" w:space="0" w:color="auto"/>
        <w:bottom w:val="none" w:sz="0" w:space="0" w:color="auto"/>
        <w:right w:val="none" w:sz="0" w:space="0" w:color="auto"/>
      </w:divBdr>
    </w:div>
    <w:div w:id="589044187">
      <w:marLeft w:val="640"/>
      <w:marRight w:val="0"/>
      <w:marTop w:val="0"/>
      <w:marBottom w:val="0"/>
      <w:divBdr>
        <w:top w:val="none" w:sz="0" w:space="0" w:color="auto"/>
        <w:left w:val="none" w:sz="0" w:space="0" w:color="auto"/>
        <w:bottom w:val="none" w:sz="0" w:space="0" w:color="auto"/>
        <w:right w:val="none" w:sz="0" w:space="0" w:color="auto"/>
      </w:divBdr>
    </w:div>
    <w:div w:id="589045970">
      <w:marLeft w:val="640"/>
      <w:marRight w:val="0"/>
      <w:marTop w:val="0"/>
      <w:marBottom w:val="0"/>
      <w:divBdr>
        <w:top w:val="none" w:sz="0" w:space="0" w:color="auto"/>
        <w:left w:val="none" w:sz="0" w:space="0" w:color="auto"/>
        <w:bottom w:val="none" w:sz="0" w:space="0" w:color="auto"/>
        <w:right w:val="none" w:sz="0" w:space="0" w:color="auto"/>
      </w:divBdr>
    </w:div>
    <w:div w:id="589046003">
      <w:marLeft w:val="640"/>
      <w:marRight w:val="0"/>
      <w:marTop w:val="0"/>
      <w:marBottom w:val="0"/>
      <w:divBdr>
        <w:top w:val="none" w:sz="0" w:space="0" w:color="auto"/>
        <w:left w:val="none" w:sz="0" w:space="0" w:color="auto"/>
        <w:bottom w:val="none" w:sz="0" w:space="0" w:color="auto"/>
        <w:right w:val="none" w:sz="0" w:space="0" w:color="auto"/>
      </w:divBdr>
    </w:div>
    <w:div w:id="589046858">
      <w:marLeft w:val="640"/>
      <w:marRight w:val="0"/>
      <w:marTop w:val="0"/>
      <w:marBottom w:val="0"/>
      <w:divBdr>
        <w:top w:val="none" w:sz="0" w:space="0" w:color="auto"/>
        <w:left w:val="none" w:sz="0" w:space="0" w:color="auto"/>
        <w:bottom w:val="none" w:sz="0" w:space="0" w:color="auto"/>
        <w:right w:val="none" w:sz="0" w:space="0" w:color="auto"/>
      </w:divBdr>
    </w:div>
    <w:div w:id="589122668">
      <w:marLeft w:val="640"/>
      <w:marRight w:val="0"/>
      <w:marTop w:val="0"/>
      <w:marBottom w:val="0"/>
      <w:divBdr>
        <w:top w:val="none" w:sz="0" w:space="0" w:color="auto"/>
        <w:left w:val="none" w:sz="0" w:space="0" w:color="auto"/>
        <w:bottom w:val="none" w:sz="0" w:space="0" w:color="auto"/>
        <w:right w:val="none" w:sz="0" w:space="0" w:color="auto"/>
      </w:divBdr>
    </w:div>
    <w:div w:id="589124829">
      <w:marLeft w:val="640"/>
      <w:marRight w:val="0"/>
      <w:marTop w:val="0"/>
      <w:marBottom w:val="0"/>
      <w:divBdr>
        <w:top w:val="none" w:sz="0" w:space="0" w:color="auto"/>
        <w:left w:val="none" w:sz="0" w:space="0" w:color="auto"/>
        <w:bottom w:val="none" w:sz="0" w:space="0" w:color="auto"/>
        <w:right w:val="none" w:sz="0" w:space="0" w:color="auto"/>
      </w:divBdr>
    </w:div>
    <w:div w:id="589311928">
      <w:marLeft w:val="640"/>
      <w:marRight w:val="0"/>
      <w:marTop w:val="0"/>
      <w:marBottom w:val="0"/>
      <w:divBdr>
        <w:top w:val="none" w:sz="0" w:space="0" w:color="auto"/>
        <w:left w:val="none" w:sz="0" w:space="0" w:color="auto"/>
        <w:bottom w:val="none" w:sz="0" w:space="0" w:color="auto"/>
        <w:right w:val="none" w:sz="0" w:space="0" w:color="auto"/>
      </w:divBdr>
    </w:div>
    <w:div w:id="589315250">
      <w:marLeft w:val="640"/>
      <w:marRight w:val="0"/>
      <w:marTop w:val="0"/>
      <w:marBottom w:val="0"/>
      <w:divBdr>
        <w:top w:val="none" w:sz="0" w:space="0" w:color="auto"/>
        <w:left w:val="none" w:sz="0" w:space="0" w:color="auto"/>
        <w:bottom w:val="none" w:sz="0" w:space="0" w:color="auto"/>
        <w:right w:val="none" w:sz="0" w:space="0" w:color="auto"/>
      </w:divBdr>
    </w:div>
    <w:div w:id="589388016">
      <w:marLeft w:val="640"/>
      <w:marRight w:val="0"/>
      <w:marTop w:val="0"/>
      <w:marBottom w:val="0"/>
      <w:divBdr>
        <w:top w:val="none" w:sz="0" w:space="0" w:color="auto"/>
        <w:left w:val="none" w:sz="0" w:space="0" w:color="auto"/>
        <w:bottom w:val="none" w:sz="0" w:space="0" w:color="auto"/>
        <w:right w:val="none" w:sz="0" w:space="0" w:color="auto"/>
      </w:divBdr>
    </w:div>
    <w:div w:id="589504274">
      <w:marLeft w:val="640"/>
      <w:marRight w:val="0"/>
      <w:marTop w:val="0"/>
      <w:marBottom w:val="0"/>
      <w:divBdr>
        <w:top w:val="none" w:sz="0" w:space="0" w:color="auto"/>
        <w:left w:val="none" w:sz="0" w:space="0" w:color="auto"/>
        <w:bottom w:val="none" w:sz="0" w:space="0" w:color="auto"/>
        <w:right w:val="none" w:sz="0" w:space="0" w:color="auto"/>
      </w:divBdr>
    </w:div>
    <w:div w:id="589508492">
      <w:marLeft w:val="640"/>
      <w:marRight w:val="0"/>
      <w:marTop w:val="0"/>
      <w:marBottom w:val="0"/>
      <w:divBdr>
        <w:top w:val="none" w:sz="0" w:space="0" w:color="auto"/>
        <w:left w:val="none" w:sz="0" w:space="0" w:color="auto"/>
        <w:bottom w:val="none" w:sz="0" w:space="0" w:color="auto"/>
        <w:right w:val="none" w:sz="0" w:space="0" w:color="auto"/>
      </w:divBdr>
    </w:div>
    <w:div w:id="589702787">
      <w:marLeft w:val="640"/>
      <w:marRight w:val="0"/>
      <w:marTop w:val="0"/>
      <w:marBottom w:val="0"/>
      <w:divBdr>
        <w:top w:val="none" w:sz="0" w:space="0" w:color="auto"/>
        <w:left w:val="none" w:sz="0" w:space="0" w:color="auto"/>
        <w:bottom w:val="none" w:sz="0" w:space="0" w:color="auto"/>
        <w:right w:val="none" w:sz="0" w:space="0" w:color="auto"/>
      </w:divBdr>
    </w:div>
    <w:div w:id="589704074">
      <w:marLeft w:val="640"/>
      <w:marRight w:val="0"/>
      <w:marTop w:val="0"/>
      <w:marBottom w:val="0"/>
      <w:divBdr>
        <w:top w:val="none" w:sz="0" w:space="0" w:color="auto"/>
        <w:left w:val="none" w:sz="0" w:space="0" w:color="auto"/>
        <w:bottom w:val="none" w:sz="0" w:space="0" w:color="auto"/>
        <w:right w:val="none" w:sz="0" w:space="0" w:color="auto"/>
      </w:divBdr>
    </w:div>
    <w:div w:id="589705229">
      <w:marLeft w:val="640"/>
      <w:marRight w:val="0"/>
      <w:marTop w:val="0"/>
      <w:marBottom w:val="0"/>
      <w:divBdr>
        <w:top w:val="none" w:sz="0" w:space="0" w:color="auto"/>
        <w:left w:val="none" w:sz="0" w:space="0" w:color="auto"/>
        <w:bottom w:val="none" w:sz="0" w:space="0" w:color="auto"/>
        <w:right w:val="none" w:sz="0" w:space="0" w:color="auto"/>
      </w:divBdr>
    </w:div>
    <w:div w:id="589777945">
      <w:marLeft w:val="640"/>
      <w:marRight w:val="0"/>
      <w:marTop w:val="0"/>
      <w:marBottom w:val="0"/>
      <w:divBdr>
        <w:top w:val="none" w:sz="0" w:space="0" w:color="auto"/>
        <w:left w:val="none" w:sz="0" w:space="0" w:color="auto"/>
        <w:bottom w:val="none" w:sz="0" w:space="0" w:color="auto"/>
        <w:right w:val="none" w:sz="0" w:space="0" w:color="auto"/>
      </w:divBdr>
    </w:div>
    <w:div w:id="589851744">
      <w:marLeft w:val="640"/>
      <w:marRight w:val="0"/>
      <w:marTop w:val="0"/>
      <w:marBottom w:val="0"/>
      <w:divBdr>
        <w:top w:val="none" w:sz="0" w:space="0" w:color="auto"/>
        <w:left w:val="none" w:sz="0" w:space="0" w:color="auto"/>
        <w:bottom w:val="none" w:sz="0" w:space="0" w:color="auto"/>
        <w:right w:val="none" w:sz="0" w:space="0" w:color="auto"/>
      </w:divBdr>
    </w:div>
    <w:div w:id="589895779">
      <w:marLeft w:val="640"/>
      <w:marRight w:val="0"/>
      <w:marTop w:val="0"/>
      <w:marBottom w:val="0"/>
      <w:divBdr>
        <w:top w:val="none" w:sz="0" w:space="0" w:color="auto"/>
        <w:left w:val="none" w:sz="0" w:space="0" w:color="auto"/>
        <w:bottom w:val="none" w:sz="0" w:space="0" w:color="auto"/>
        <w:right w:val="none" w:sz="0" w:space="0" w:color="auto"/>
      </w:divBdr>
    </w:div>
    <w:div w:id="589967133">
      <w:marLeft w:val="640"/>
      <w:marRight w:val="0"/>
      <w:marTop w:val="0"/>
      <w:marBottom w:val="0"/>
      <w:divBdr>
        <w:top w:val="none" w:sz="0" w:space="0" w:color="auto"/>
        <w:left w:val="none" w:sz="0" w:space="0" w:color="auto"/>
        <w:bottom w:val="none" w:sz="0" w:space="0" w:color="auto"/>
        <w:right w:val="none" w:sz="0" w:space="0" w:color="auto"/>
      </w:divBdr>
    </w:div>
    <w:div w:id="589973482">
      <w:marLeft w:val="640"/>
      <w:marRight w:val="0"/>
      <w:marTop w:val="0"/>
      <w:marBottom w:val="0"/>
      <w:divBdr>
        <w:top w:val="none" w:sz="0" w:space="0" w:color="auto"/>
        <w:left w:val="none" w:sz="0" w:space="0" w:color="auto"/>
        <w:bottom w:val="none" w:sz="0" w:space="0" w:color="auto"/>
        <w:right w:val="none" w:sz="0" w:space="0" w:color="auto"/>
      </w:divBdr>
    </w:div>
    <w:div w:id="589973784">
      <w:marLeft w:val="640"/>
      <w:marRight w:val="0"/>
      <w:marTop w:val="0"/>
      <w:marBottom w:val="0"/>
      <w:divBdr>
        <w:top w:val="none" w:sz="0" w:space="0" w:color="auto"/>
        <w:left w:val="none" w:sz="0" w:space="0" w:color="auto"/>
        <w:bottom w:val="none" w:sz="0" w:space="0" w:color="auto"/>
        <w:right w:val="none" w:sz="0" w:space="0" w:color="auto"/>
      </w:divBdr>
    </w:div>
    <w:div w:id="590041180">
      <w:marLeft w:val="640"/>
      <w:marRight w:val="0"/>
      <w:marTop w:val="0"/>
      <w:marBottom w:val="0"/>
      <w:divBdr>
        <w:top w:val="none" w:sz="0" w:space="0" w:color="auto"/>
        <w:left w:val="none" w:sz="0" w:space="0" w:color="auto"/>
        <w:bottom w:val="none" w:sz="0" w:space="0" w:color="auto"/>
        <w:right w:val="none" w:sz="0" w:space="0" w:color="auto"/>
      </w:divBdr>
    </w:div>
    <w:div w:id="590087068">
      <w:marLeft w:val="640"/>
      <w:marRight w:val="0"/>
      <w:marTop w:val="0"/>
      <w:marBottom w:val="0"/>
      <w:divBdr>
        <w:top w:val="none" w:sz="0" w:space="0" w:color="auto"/>
        <w:left w:val="none" w:sz="0" w:space="0" w:color="auto"/>
        <w:bottom w:val="none" w:sz="0" w:space="0" w:color="auto"/>
        <w:right w:val="none" w:sz="0" w:space="0" w:color="auto"/>
      </w:divBdr>
    </w:div>
    <w:div w:id="590163208">
      <w:marLeft w:val="640"/>
      <w:marRight w:val="0"/>
      <w:marTop w:val="0"/>
      <w:marBottom w:val="0"/>
      <w:divBdr>
        <w:top w:val="none" w:sz="0" w:space="0" w:color="auto"/>
        <w:left w:val="none" w:sz="0" w:space="0" w:color="auto"/>
        <w:bottom w:val="none" w:sz="0" w:space="0" w:color="auto"/>
        <w:right w:val="none" w:sz="0" w:space="0" w:color="auto"/>
      </w:divBdr>
    </w:div>
    <w:div w:id="590309632">
      <w:marLeft w:val="640"/>
      <w:marRight w:val="0"/>
      <w:marTop w:val="0"/>
      <w:marBottom w:val="0"/>
      <w:divBdr>
        <w:top w:val="none" w:sz="0" w:space="0" w:color="auto"/>
        <w:left w:val="none" w:sz="0" w:space="0" w:color="auto"/>
        <w:bottom w:val="none" w:sz="0" w:space="0" w:color="auto"/>
        <w:right w:val="none" w:sz="0" w:space="0" w:color="auto"/>
      </w:divBdr>
    </w:div>
    <w:div w:id="590311930">
      <w:marLeft w:val="640"/>
      <w:marRight w:val="0"/>
      <w:marTop w:val="0"/>
      <w:marBottom w:val="0"/>
      <w:divBdr>
        <w:top w:val="none" w:sz="0" w:space="0" w:color="auto"/>
        <w:left w:val="none" w:sz="0" w:space="0" w:color="auto"/>
        <w:bottom w:val="none" w:sz="0" w:space="0" w:color="auto"/>
        <w:right w:val="none" w:sz="0" w:space="0" w:color="auto"/>
      </w:divBdr>
    </w:div>
    <w:div w:id="590430377">
      <w:marLeft w:val="640"/>
      <w:marRight w:val="0"/>
      <w:marTop w:val="0"/>
      <w:marBottom w:val="0"/>
      <w:divBdr>
        <w:top w:val="none" w:sz="0" w:space="0" w:color="auto"/>
        <w:left w:val="none" w:sz="0" w:space="0" w:color="auto"/>
        <w:bottom w:val="none" w:sz="0" w:space="0" w:color="auto"/>
        <w:right w:val="none" w:sz="0" w:space="0" w:color="auto"/>
      </w:divBdr>
    </w:div>
    <w:div w:id="590430450">
      <w:marLeft w:val="640"/>
      <w:marRight w:val="0"/>
      <w:marTop w:val="0"/>
      <w:marBottom w:val="0"/>
      <w:divBdr>
        <w:top w:val="none" w:sz="0" w:space="0" w:color="auto"/>
        <w:left w:val="none" w:sz="0" w:space="0" w:color="auto"/>
        <w:bottom w:val="none" w:sz="0" w:space="0" w:color="auto"/>
        <w:right w:val="none" w:sz="0" w:space="0" w:color="auto"/>
      </w:divBdr>
    </w:div>
    <w:div w:id="590510345">
      <w:marLeft w:val="640"/>
      <w:marRight w:val="0"/>
      <w:marTop w:val="0"/>
      <w:marBottom w:val="0"/>
      <w:divBdr>
        <w:top w:val="none" w:sz="0" w:space="0" w:color="auto"/>
        <w:left w:val="none" w:sz="0" w:space="0" w:color="auto"/>
        <w:bottom w:val="none" w:sz="0" w:space="0" w:color="auto"/>
        <w:right w:val="none" w:sz="0" w:space="0" w:color="auto"/>
      </w:divBdr>
    </w:div>
    <w:div w:id="590551404">
      <w:marLeft w:val="640"/>
      <w:marRight w:val="0"/>
      <w:marTop w:val="0"/>
      <w:marBottom w:val="0"/>
      <w:divBdr>
        <w:top w:val="none" w:sz="0" w:space="0" w:color="auto"/>
        <w:left w:val="none" w:sz="0" w:space="0" w:color="auto"/>
        <w:bottom w:val="none" w:sz="0" w:space="0" w:color="auto"/>
        <w:right w:val="none" w:sz="0" w:space="0" w:color="auto"/>
      </w:divBdr>
    </w:div>
    <w:div w:id="590551667">
      <w:marLeft w:val="640"/>
      <w:marRight w:val="0"/>
      <w:marTop w:val="0"/>
      <w:marBottom w:val="0"/>
      <w:divBdr>
        <w:top w:val="none" w:sz="0" w:space="0" w:color="auto"/>
        <w:left w:val="none" w:sz="0" w:space="0" w:color="auto"/>
        <w:bottom w:val="none" w:sz="0" w:space="0" w:color="auto"/>
        <w:right w:val="none" w:sz="0" w:space="0" w:color="auto"/>
      </w:divBdr>
    </w:div>
    <w:div w:id="590554755">
      <w:marLeft w:val="640"/>
      <w:marRight w:val="0"/>
      <w:marTop w:val="0"/>
      <w:marBottom w:val="0"/>
      <w:divBdr>
        <w:top w:val="none" w:sz="0" w:space="0" w:color="auto"/>
        <w:left w:val="none" w:sz="0" w:space="0" w:color="auto"/>
        <w:bottom w:val="none" w:sz="0" w:space="0" w:color="auto"/>
        <w:right w:val="none" w:sz="0" w:space="0" w:color="auto"/>
      </w:divBdr>
    </w:div>
    <w:div w:id="590624342">
      <w:marLeft w:val="640"/>
      <w:marRight w:val="0"/>
      <w:marTop w:val="0"/>
      <w:marBottom w:val="0"/>
      <w:divBdr>
        <w:top w:val="none" w:sz="0" w:space="0" w:color="auto"/>
        <w:left w:val="none" w:sz="0" w:space="0" w:color="auto"/>
        <w:bottom w:val="none" w:sz="0" w:space="0" w:color="auto"/>
        <w:right w:val="none" w:sz="0" w:space="0" w:color="auto"/>
      </w:divBdr>
    </w:div>
    <w:div w:id="590966689">
      <w:marLeft w:val="640"/>
      <w:marRight w:val="0"/>
      <w:marTop w:val="0"/>
      <w:marBottom w:val="0"/>
      <w:divBdr>
        <w:top w:val="none" w:sz="0" w:space="0" w:color="auto"/>
        <w:left w:val="none" w:sz="0" w:space="0" w:color="auto"/>
        <w:bottom w:val="none" w:sz="0" w:space="0" w:color="auto"/>
        <w:right w:val="none" w:sz="0" w:space="0" w:color="auto"/>
      </w:divBdr>
    </w:div>
    <w:div w:id="591009237">
      <w:marLeft w:val="640"/>
      <w:marRight w:val="0"/>
      <w:marTop w:val="0"/>
      <w:marBottom w:val="0"/>
      <w:divBdr>
        <w:top w:val="none" w:sz="0" w:space="0" w:color="auto"/>
        <w:left w:val="none" w:sz="0" w:space="0" w:color="auto"/>
        <w:bottom w:val="none" w:sz="0" w:space="0" w:color="auto"/>
        <w:right w:val="none" w:sz="0" w:space="0" w:color="auto"/>
      </w:divBdr>
    </w:div>
    <w:div w:id="591088864">
      <w:marLeft w:val="640"/>
      <w:marRight w:val="0"/>
      <w:marTop w:val="0"/>
      <w:marBottom w:val="0"/>
      <w:divBdr>
        <w:top w:val="none" w:sz="0" w:space="0" w:color="auto"/>
        <w:left w:val="none" w:sz="0" w:space="0" w:color="auto"/>
        <w:bottom w:val="none" w:sz="0" w:space="0" w:color="auto"/>
        <w:right w:val="none" w:sz="0" w:space="0" w:color="auto"/>
      </w:divBdr>
    </w:div>
    <w:div w:id="591092163">
      <w:marLeft w:val="640"/>
      <w:marRight w:val="0"/>
      <w:marTop w:val="0"/>
      <w:marBottom w:val="0"/>
      <w:divBdr>
        <w:top w:val="none" w:sz="0" w:space="0" w:color="auto"/>
        <w:left w:val="none" w:sz="0" w:space="0" w:color="auto"/>
        <w:bottom w:val="none" w:sz="0" w:space="0" w:color="auto"/>
        <w:right w:val="none" w:sz="0" w:space="0" w:color="auto"/>
      </w:divBdr>
    </w:div>
    <w:div w:id="591161493">
      <w:marLeft w:val="640"/>
      <w:marRight w:val="0"/>
      <w:marTop w:val="0"/>
      <w:marBottom w:val="0"/>
      <w:divBdr>
        <w:top w:val="none" w:sz="0" w:space="0" w:color="auto"/>
        <w:left w:val="none" w:sz="0" w:space="0" w:color="auto"/>
        <w:bottom w:val="none" w:sz="0" w:space="0" w:color="auto"/>
        <w:right w:val="none" w:sz="0" w:space="0" w:color="auto"/>
      </w:divBdr>
    </w:div>
    <w:div w:id="591162272">
      <w:marLeft w:val="640"/>
      <w:marRight w:val="0"/>
      <w:marTop w:val="0"/>
      <w:marBottom w:val="0"/>
      <w:divBdr>
        <w:top w:val="none" w:sz="0" w:space="0" w:color="auto"/>
        <w:left w:val="none" w:sz="0" w:space="0" w:color="auto"/>
        <w:bottom w:val="none" w:sz="0" w:space="0" w:color="auto"/>
        <w:right w:val="none" w:sz="0" w:space="0" w:color="auto"/>
      </w:divBdr>
    </w:div>
    <w:div w:id="591204026">
      <w:marLeft w:val="640"/>
      <w:marRight w:val="0"/>
      <w:marTop w:val="0"/>
      <w:marBottom w:val="0"/>
      <w:divBdr>
        <w:top w:val="none" w:sz="0" w:space="0" w:color="auto"/>
        <w:left w:val="none" w:sz="0" w:space="0" w:color="auto"/>
        <w:bottom w:val="none" w:sz="0" w:space="0" w:color="auto"/>
        <w:right w:val="none" w:sz="0" w:space="0" w:color="auto"/>
      </w:divBdr>
    </w:div>
    <w:div w:id="591281447">
      <w:marLeft w:val="640"/>
      <w:marRight w:val="0"/>
      <w:marTop w:val="0"/>
      <w:marBottom w:val="0"/>
      <w:divBdr>
        <w:top w:val="none" w:sz="0" w:space="0" w:color="auto"/>
        <w:left w:val="none" w:sz="0" w:space="0" w:color="auto"/>
        <w:bottom w:val="none" w:sz="0" w:space="0" w:color="auto"/>
        <w:right w:val="none" w:sz="0" w:space="0" w:color="auto"/>
      </w:divBdr>
    </w:div>
    <w:div w:id="591283835">
      <w:marLeft w:val="640"/>
      <w:marRight w:val="0"/>
      <w:marTop w:val="0"/>
      <w:marBottom w:val="0"/>
      <w:divBdr>
        <w:top w:val="none" w:sz="0" w:space="0" w:color="auto"/>
        <w:left w:val="none" w:sz="0" w:space="0" w:color="auto"/>
        <w:bottom w:val="none" w:sz="0" w:space="0" w:color="auto"/>
        <w:right w:val="none" w:sz="0" w:space="0" w:color="auto"/>
      </w:divBdr>
    </w:div>
    <w:div w:id="591351904">
      <w:marLeft w:val="640"/>
      <w:marRight w:val="0"/>
      <w:marTop w:val="0"/>
      <w:marBottom w:val="0"/>
      <w:divBdr>
        <w:top w:val="none" w:sz="0" w:space="0" w:color="auto"/>
        <w:left w:val="none" w:sz="0" w:space="0" w:color="auto"/>
        <w:bottom w:val="none" w:sz="0" w:space="0" w:color="auto"/>
        <w:right w:val="none" w:sz="0" w:space="0" w:color="auto"/>
      </w:divBdr>
    </w:div>
    <w:div w:id="591360789">
      <w:marLeft w:val="640"/>
      <w:marRight w:val="0"/>
      <w:marTop w:val="0"/>
      <w:marBottom w:val="0"/>
      <w:divBdr>
        <w:top w:val="none" w:sz="0" w:space="0" w:color="auto"/>
        <w:left w:val="none" w:sz="0" w:space="0" w:color="auto"/>
        <w:bottom w:val="none" w:sz="0" w:space="0" w:color="auto"/>
        <w:right w:val="none" w:sz="0" w:space="0" w:color="auto"/>
      </w:divBdr>
    </w:div>
    <w:div w:id="591398006">
      <w:marLeft w:val="640"/>
      <w:marRight w:val="0"/>
      <w:marTop w:val="0"/>
      <w:marBottom w:val="0"/>
      <w:divBdr>
        <w:top w:val="none" w:sz="0" w:space="0" w:color="auto"/>
        <w:left w:val="none" w:sz="0" w:space="0" w:color="auto"/>
        <w:bottom w:val="none" w:sz="0" w:space="0" w:color="auto"/>
        <w:right w:val="none" w:sz="0" w:space="0" w:color="auto"/>
      </w:divBdr>
    </w:div>
    <w:div w:id="591402188">
      <w:marLeft w:val="640"/>
      <w:marRight w:val="0"/>
      <w:marTop w:val="0"/>
      <w:marBottom w:val="0"/>
      <w:divBdr>
        <w:top w:val="none" w:sz="0" w:space="0" w:color="auto"/>
        <w:left w:val="none" w:sz="0" w:space="0" w:color="auto"/>
        <w:bottom w:val="none" w:sz="0" w:space="0" w:color="auto"/>
        <w:right w:val="none" w:sz="0" w:space="0" w:color="auto"/>
      </w:divBdr>
    </w:div>
    <w:div w:id="591429536">
      <w:marLeft w:val="640"/>
      <w:marRight w:val="0"/>
      <w:marTop w:val="0"/>
      <w:marBottom w:val="0"/>
      <w:divBdr>
        <w:top w:val="none" w:sz="0" w:space="0" w:color="auto"/>
        <w:left w:val="none" w:sz="0" w:space="0" w:color="auto"/>
        <w:bottom w:val="none" w:sz="0" w:space="0" w:color="auto"/>
        <w:right w:val="none" w:sz="0" w:space="0" w:color="auto"/>
      </w:divBdr>
    </w:div>
    <w:div w:id="591544751">
      <w:marLeft w:val="640"/>
      <w:marRight w:val="0"/>
      <w:marTop w:val="0"/>
      <w:marBottom w:val="0"/>
      <w:divBdr>
        <w:top w:val="none" w:sz="0" w:space="0" w:color="auto"/>
        <w:left w:val="none" w:sz="0" w:space="0" w:color="auto"/>
        <w:bottom w:val="none" w:sz="0" w:space="0" w:color="auto"/>
        <w:right w:val="none" w:sz="0" w:space="0" w:color="auto"/>
      </w:divBdr>
    </w:div>
    <w:div w:id="591545141">
      <w:marLeft w:val="640"/>
      <w:marRight w:val="0"/>
      <w:marTop w:val="0"/>
      <w:marBottom w:val="0"/>
      <w:divBdr>
        <w:top w:val="none" w:sz="0" w:space="0" w:color="auto"/>
        <w:left w:val="none" w:sz="0" w:space="0" w:color="auto"/>
        <w:bottom w:val="none" w:sz="0" w:space="0" w:color="auto"/>
        <w:right w:val="none" w:sz="0" w:space="0" w:color="auto"/>
      </w:divBdr>
    </w:div>
    <w:div w:id="591549319">
      <w:marLeft w:val="640"/>
      <w:marRight w:val="0"/>
      <w:marTop w:val="0"/>
      <w:marBottom w:val="0"/>
      <w:divBdr>
        <w:top w:val="none" w:sz="0" w:space="0" w:color="auto"/>
        <w:left w:val="none" w:sz="0" w:space="0" w:color="auto"/>
        <w:bottom w:val="none" w:sz="0" w:space="0" w:color="auto"/>
        <w:right w:val="none" w:sz="0" w:space="0" w:color="auto"/>
      </w:divBdr>
    </w:div>
    <w:div w:id="591621708">
      <w:marLeft w:val="640"/>
      <w:marRight w:val="0"/>
      <w:marTop w:val="0"/>
      <w:marBottom w:val="0"/>
      <w:divBdr>
        <w:top w:val="none" w:sz="0" w:space="0" w:color="auto"/>
        <w:left w:val="none" w:sz="0" w:space="0" w:color="auto"/>
        <w:bottom w:val="none" w:sz="0" w:space="0" w:color="auto"/>
        <w:right w:val="none" w:sz="0" w:space="0" w:color="auto"/>
      </w:divBdr>
    </w:div>
    <w:div w:id="591671014">
      <w:marLeft w:val="640"/>
      <w:marRight w:val="0"/>
      <w:marTop w:val="0"/>
      <w:marBottom w:val="0"/>
      <w:divBdr>
        <w:top w:val="none" w:sz="0" w:space="0" w:color="auto"/>
        <w:left w:val="none" w:sz="0" w:space="0" w:color="auto"/>
        <w:bottom w:val="none" w:sz="0" w:space="0" w:color="auto"/>
        <w:right w:val="none" w:sz="0" w:space="0" w:color="auto"/>
      </w:divBdr>
    </w:div>
    <w:div w:id="591745077">
      <w:marLeft w:val="640"/>
      <w:marRight w:val="0"/>
      <w:marTop w:val="0"/>
      <w:marBottom w:val="0"/>
      <w:divBdr>
        <w:top w:val="none" w:sz="0" w:space="0" w:color="auto"/>
        <w:left w:val="none" w:sz="0" w:space="0" w:color="auto"/>
        <w:bottom w:val="none" w:sz="0" w:space="0" w:color="auto"/>
        <w:right w:val="none" w:sz="0" w:space="0" w:color="auto"/>
      </w:divBdr>
    </w:div>
    <w:div w:id="591746780">
      <w:marLeft w:val="640"/>
      <w:marRight w:val="0"/>
      <w:marTop w:val="0"/>
      <w:marBottom w:val="0"/>
      <w:divBdr>
        <w:top w:val="none" w:sz="0" w:space="0" w:color="auto"/>
        <w:left w:val="none" w:sz="0" w:space="0" w:color="auto"/>
        <w:bottom w:val="none" w:sz="0" w:space="0" w:color="auto"/>
        <w:right w:val="none" w:sz="0" w:space="0" w:color="auto"/>
      </w:divBdr>
    </w:div>
    <w:div w:id="591864429">
      <w:marLeft w:val="640"/>
      <w:marRight w:val="0"/>
      <w:marTop w:val="0"/>
      <w:marBottom w:val="0"/>
      <w:divBdr>
        <w:top w:val="none" w:sz="0" w:space="0" w:color="auto"/>
        <w:left w:val="none" w:sz="0" w:space="0" w:color="auto"/>
        <w:bottom w:val="none" w:sz="0" w:space="0" w:color="auto"/>
        <w:right w:val="none" w:sz="0" w:space="0" w:color="auto"/>
      </w:divBdr>
    </w:div>
    <w:div w:id="591935094">
      <w:marLeft w:val="640"/>
      <w:marRight w:val="0"/>
      <w:marTop w:val="0"/>
      <w:marBottom w:val="0"/>
      <w:divBdr>
        <w:top w:val="none" w:sz="0" w:space="0" w:color="auto"/>
        <w:left w:val="none" w:sz="0" w:space="0" w:color="auto"/>
        <w:bottom w:val="none" w:sz="0" w:space="0" w:color="auto"/>
        <w:right w:val="none" w:sz="0" w:space="0" w:color="auto"/>
      </w:divBdr>
    </w:div>
    <w:div w:id="591935117">
      <w:marLeft w:val="640"/>
      <w:marRight w:val="0"/>
      <w:marTop w:val="0"/>
      <w:marBottom w:val="0"/>
      <w:divBdr>
        <w:top w:val="none" w:sz="0" w:space="0" w:color="auto"/>
        <w:left w:val="none" w:sz="0" w:space="0" w:color="auto"/>
        <w:bottom w:val="none" w:sz="0" w:space="0" w:color="auto"/>
        <w:right w:val="none" w:sz="0" w:space="0" w:color="auto"/>
      </w:divBdr>
    </w:div>
    <w:div w:id="591939189">
      <w:marLeft w:val="640"/>
      <w:marRight w:val="0"/>
      <w:marTop w:val="0"/>
      <w:marBottom w:val="0"/>
      <w:divBdr>
        <w:top w:val="none" w:sz="0" w:space="0" w:color="auto"/>
        <w:left w:val="none" w:sz="0" w:space="0" w:color="auto"/>
        <w:bottom w:val="none" w:sz="0" w:space="0" w:color="auto"/>
        <w:right w:val="none" w:sz="0" w:space="0" w:color="auto"/>
      </w:divBdr>
    </w:div>
    <w:div w:id="592010276">
      <w:marLeft w:val="640"/>
      <w:marRight w:val="0"/>
      <w:marTop w:val="0"/>
      <w:marBottom w:val="0"/>
      <w:divBdr>
        <w:top w:val="none" w:sz="0" w:space="0" w:color="auto"/>
        <w:left w:val="none" w:sz="0" w:space="0" w:color="auto"/>
        <w:bottom w:val="none" w:sz="0" w:space="0" w:color="auto"/>
        <w:right w:val="none" w:sz="0" w:space="0" w:color="auto"/>
      </w:divBdr>
    </w:div>
    <w:div w:id="592011098">
      <w:marLeft w:val="640"/>
      <w:marRight w:val="0"/>
      <w:marTop w:val="0"/>
      <w:marBottom w:val="0"/>
      <w:divBdr>
        <w:top w:val="none" w:sz="0" w:space="0" w:color="auto"/>
        <w:left w:val="none" w:sz="0" w:space="0" w:color="auto"/>
        <w:bottom w:val="none" w:sz="0" w:space="0" w:color="auto"/>
        <w:right w:val="none" w:sz="0" w:space="0" w:color="auto"/>
      </w:divBdr>
    </w:div>
    <w:div w:id="592011155">
      <w:marLeft w:val="640"/>
      <w:marRight w:val="0"/>
      <w:marTop w:val="0"/>
      <w:marBottom w:val="0"/>
      <w:divBdr>
        <w:top w:val="none" w:sz="0" w:space="0" w:color="auto"/>
        <w:left w:val="none" w:sz="0" w:space="0" w:color="auto"/>
        <w:bottom w:val="none" w:sz="0" w:space="0" w:color="auto"/>
        <w:right w:val="none" w:sz="0" w:space="0" w:color="auto"/>
      </w:divBdr>
    </w:div>
    <w:div w:id="592132836">
      <w:marLeft w:val="640"/>
      <w:marRight w:val="0"/>
      <w:marTop w:val="0"/>
      <w:marBottom w:val="0"/>
      <w:divBdr>
        <w:top w:val="none" w:sz="0" w:space="0" w:color="auto"/>
        <w:left w:val="none" w:sz="0" w:space="0" w:color="auto"/>
        <w:bottom w:val="none" w:sz="0" w:space="0" w:color="auto"/>
        <w:right w:val="none" w:sz="0" w:space="0" w:color="auto"/>
      </w:divBdr>
    </w:div>
    <w:div w:id="592280750">
      <w:marLeft w:val="640"/>
      <w:marRight w:val="0"/>
      <w:marTop w:val="0"/>
      <w:marBottom w:val="0"/>
      <w:divBdr>
        <w:top w:val="none" w:sz="0" w:space="0" w:color="auto"/>
        <w:left w:val="none" w:sz="0" w:space="0" w:color="auto"/>
        <w:bottom w:val="none" w:sz="0" w:space="0" w:color="auto"/>
        <w:right w:val="none" w:sz="0" w:space="0" w:color="auto"/>
      </w:divBdr>
    </w:div>
    <w:div w:id="592325924">
      <w:marLeft w:val="640"/>
      <w:marRight w:val="0"/>
      <w:marTop w:val="0"/>
      <w:marBottom w:val="0"/>
      <w:divBdr>
        <w:top w:val="none" w:sz="0" w:space="0" w:color="auto"/>
        <w:left w:val="none" w:sz="0" w:space="0" w:color="auto"/>
        <w:bottom w:val="none" w:sz="0" w:space="0" w:color="auto"/>
        <w:right w:val="none" w:sz="0" w:space="0" w:color="auto"/>
      </w:divBdr>
    </w:div>
    <w:div w:id="592402500">
      <w:marLeft w:val="640"/>
      <w:marRight w:val="0"/>
      <w:marTop w:val="0"/>
      <w:marBottom w:val="0"/>
      <w:divBdr>
        <w:top w:val="none" w:sz="0" w:space="0" w:color="auto"/>
        <w:left w:val="none" w:sz="0" w:space="0" w:color="auto"/>
        <w:bottom w:val="none" w:sz="0" w:space="0" w:color="auto"/>
        <w:right w:val="none" w:sz="0" w:space="0" w:color="auto"/>
      </w:divBdr>
    </w:div>
    <w:div w:id="592513076">
      <w:marLeft w:val="640"/>
      <w:marRight w:val="0"/>
      <w:marTop w:val="0"/>
      <w:marBottom w:val="0"/>
      <w:divBdr>
        <w:top w:val="none" w:sz="0" w:space="0" w:color="auto"/>
        <w:left w:val="none" w:sz="0" w:space="0" w:color="auto"/>
        <w:bottom w:val="none" w:sz="0" w:space="0" w:color="auto"/>
        <w:right w:val="none" w:sz="0" w:space="0" w:color="auto"/>
      </w:divBdr>
    </w:div>
    <w:div w:id="592516546">
      <w:marLeft w:val="640"/>
      <w:marRight w:val="0"/>
      <w:marTop w:val="0"/>
      <w:marBottom w:val="0"/>
      <w:divBdr>
        <w:top w:val="none" w:sz="0" w:space="0" w:color="auto"/>
        <w:left w:val="none" w:sz="0" w:space="0" w:color="auto"/>
        <w:bottom w:val="none" w:sz="0" w:space="0" w:color="auto"/>
        <w:right w:val="none" w:sz="0" w:space="0" w:color="auto"/>
      </w:divBdr>
    </w:div>
    <w:div w:id="592587040">
      <w:marLeft w:val="640"/>
      <w:marRight w:val="0"/>
      <w:marTop w:val="0"/>
      <w:marBottom w:val="0"/>
      <w:divBdr>
        <w:top w:val="none" w:sz="0" w:space="0" w:color="auto"/>
        <w:left w:val="none" w:sz="0" w:space="0" w:color="auto"/>
        <w:bottom w:val="none" w:sz="0" w:space="0" w:color="auto"/>
        <w:right w:val="none" w:sz="0" w:space="0" w:color="auto"/>
      </w:divBdr>
    </w:div>
    <w:div w:id="592588743">
      <w:marLeft w:val="640"/>
      <w:marRight w:val="0"/>
      <w:marTop w:val="0"/>
      <w:marBottom w:val="0"/>
      <w:divBdr>
        <w:top w:val="none" w:sz="0" w:space="0" w:color="auto"/>
        <w:left w:val="none" w:sz="0" w:space="0" w:color="auto"/>
        <w:bottom w:val="none" w:sz="0" w:space="0" w:color="auto"/>
        <w:right w:val="none" w:sz="0" w:space="0" w:color="auto"/>
      </w:divBdr>
    </w:div>
    <w:div w:id="592595120">
      <w:marLeft w:val="640"/>
      <w:marRight w:val="0"/>
      <w:marTop w:val="0"/>
      <w:marBottom w:val="0"/>
      <w:divBdr>
        <w:top w:val="none" w:sz="0" w:space="0" w:color="auto"/>
        <w:left w:val="none" w:sz="0" w:space="0" w:color="auto"/>
        <w:bottom w:val="none" w:sz="0" w:space="0" w:color="auto"/>
        <w:right w:val="none" w:sz="0" w:space="0" w:color="auto"/>
      </w:divBdr>
    </w:div>
    <w:div w:id="592669352">
      <w:marLeft w:val="640"/>
      <w:marRight w:val="0"/>
      <w:marTop w:val="0"/>
      <w:marBottom w:val="0"/>
      <w:divBdr>
        <w:top w:val="none" w:sz="0" w:space="0" w:color="auto"/>
        <w:left w:val="none" w:sz="0" w:space="0" w:color="auto"/>
        <w:bottom w:val="none" w:sz="0" w:space="0" w:color="auto"/>
        <w:right w:val="none" w:sz="0" w:space="0" w:color="auto"/>
      </w:divBdr>
    </w:div>
    <w:div w:id="592711114">
      <w:marLeft w:val="640"/>
      <w:marRight w:val="0"/>
      <w:marTop w:val="0"/>
      <w:marBottom w:val="0"/>
      <w:divBdr>
        <w:top w:val="none" w:sz="0" w:space="0" w:color="auto"/>
        <w:left w:val="none" w:sz="0" w:space="0" w:color="auto"/>
        <w:bottom w:val="none" w:sz="0" w:space="0" w:color="auto"/>
        <w:right w:val="none" w:sz="0" w:space="0" w:color="auto"/>
      </w:divBdr>
    </w:div>
    <w:div w:id="592861927">
      <w:marLeft w:val="640"/>
      <w:marRight w:val="0"/>
      <w:marTop w:val="0"/>
      <w:marBottom w:val="0"/>
      <w:divBdr>
        <w:top w:val="none" w:sz="0" w:space="0" w:color="auto"/>
        <w:left w:val="none" w:sz="0" w:space="0" w:color="auto"/>
        <w:bottom w:val="none" w:sz="0" w:space="0" w:color="auto"/>
        <w:right w:val="none" w:sz="0" w:space="0" w:color="auto"/>
      </w:divBdr>
    </w:div>
    <w:div w:id="593053252">
      <w:marLeft w:val="640"/>
      <w:marRight w:val="0"/>
      <w:marTop w:val="0"/>
      <w:marBottom w:val="0"/>
      <w:divBdr>
        <w:top w:val="none" w:sz="0" w:space="0" w:color="auto"/>
        <w:left w:val="none" w:sz="0" w:space="0" w:color="auto"/>
        <w:bottom w:val="none" w:sz="0" w:space="0" w:color="auto"/>
        <w:right w:val="none" w:sz="0" w:space="0" w:color="auto"/>
      </w:divBdr>
    </w:div>
    <w:div w:id="593132080">
      <w:marLeft w:val="640"/>
      <w:marRight w:val="0"/>
      <w:marTop w:val="0"/>
      <w:marBottom w:val="0"/>
      <w:divBdr>
        <w:top w:val="none" w:sz="0" w:space="0" w:color="auto"/>
        <w:left w:val="none" w:sz="0" w:space="0" w:color="auto"/>
        <w:bottom w:val="none" w:sz="0" w:space="0" w:color="auto"/>
        <w:right w:val="none" w:sz="0" w:space="0" w:color="auto"/>
      </w:divBdr>
    </w:div>
    <w:div w:id="593171499">
      <w:marLeft w:val="640"/>
      <w:marRight w:val="0"/>
      <w:marTop w:val="0"/>
      <w:marBottom w:val="0"/>
      <w:divBdr>
        <w:top w:val="none" w:sz="0" w:space="0" w:color="auto"/>
        <w:left w:val="none" w:sz="0" w:space="0" w:color="auto"/>
        <w:bottom w:val="none" w:sz="0" w:space="0" w:color="auto"/>
        <w:right w:val="none" w:sz="0" w:space="0" w:color="auto"/>
      </w:divBdr>
    </w:div>
    <w:div w:id="593245112">
      <w:marLeft w:val="640"/>
      <w:marRight w:val="0"/>
      <w:marTop w:val="0"/>
      <w:marBottom w:val="0"/>
      <w:divBdr>
        <w:top w:val="none" w:sz="0" w:space="0" w:color="auto"/>
        <w:left w:val="none" w:sz="0" w:space="0" w:color="auto"/>
        <w:bottom w:val="none" w:sz="0" w:space="0" w:color="auto"/>
        <w:right w:val="none" w:sz="0" w:space="0" w:color="auto"/>
      </w:divBdr>
    </w:div>
    <w:div w:id="593246833">
      <w:marLeft w:val="640"/>
      <w:marRight w:val="0"/>
      <w:marTop w:val="0"/>
      <w:marBottom w:val="0"/>
      <w:divBdr>
        <w:top w:val="none" w:sz="0" w:space="0" w:color="auto"/>
        <w:left w:val="none" w:sz="0" w:space="0" w:color="auto"/>
        <w:bottom w:val="none" w:sz="0" w:space="0" w:color="auto"/>
        <w:right w:val="none" w:sz="0" w:space="0" w:color="auto"/>
      </w:divBdr>
    </w:div>
    <w:div w:id="593323592">
      <w:marLeft w:val="640"/>
      <w:marRight w:val="0"/>
      <w:marTop w:val="0"/>
      <w:marBottom w:val="0"/>
      <w:divBdr>
        <w:top w:val="none" w:sz="0" w:space="0" w:color="auto"/>
        <w:left w:val="none" w:sz="0" w:space="0" w:color="auto"/>
        <w:bottom w:val="none" w:sz="0" w:space="0" w:color="auto"/>
        <w:right w:val="none" w:sz="0" w:space="0" w:color="auto"/>
      </w:divBdr>
    </w:div>
    <w:div w:id="593440907">
      <w:marLeft w:val="640"/>
      <w:marRight w:val="0"/>
      <w:marTop w:val="0"/>
      <w:marBottom w:val="0"/>
      <w:divBdr>
        <w:top w:val="none" w:sz="0" w:space="0" w:color="auto"/>
        <w:left w:val="none" w:sz="0" w:space="0" w:color="auto"/>
        <w:bottom w:val="none" w:sz="0" w:space="0" w:color="auto"/>
        <w:right w:val="none" w:sz="0" w:space="0" w:color="auto"/>
      </w:divBdr>
    </w:div>
    <w:div w:id="593585711">
      <w:marLeft w:val="640"/>
      <w:marRight w:val="0"/>
      <w:marTop w:val="0"/>
      <w:marBottom w:val="0"/>
      <w:divBdr>
        <w:top w:val="none" w:sz="0" w:space="0" w:color="auto"/>
        <w:left w:val="none" w:sz="0" w:space="0" w:color="auto"/>
        <w:bottom w:val="none" w:sz="0" w:space="0" w:color="auto"/>
        <w:right w:val="none" w:sz="0" w:space="0" w:color="auto"/>
      </w:divBdr>
    </w:div>
    <w:div w:id="593591047">
      <w:marLeft w:val="640"/>
      <w:marRight w:val="0"/>
      <w:marTop w:val="0"/>
      <w:marBottom w:val="0"/>
      <w:divBdr>
        <w:top w:val="none" w:sz="0" w:space="0" w:color="auto"/>
        <w:left w:val="none" w:sz="0" w:space="0" w:color="auto"/>
        <w:bottom w:val="none" w:sz="0" w:space="0" w:color="auto"/>
        <w:right w:val="none" w:sz="0" w:space="0" w:color="auto"/>
      </w:divBdr>
    </w:div>
    <w:div w:id="593831186">
      <w:marLeft w:val="640"/>
      <w:marRight w:val="0"/>
      <w:marTop w:val="0"/>
      <w:marBottom w:val="0"/>
      <w:divBdr>
        <w:top w:val="none" w:sz="0" w:space="0" w:color="auto"/>
        <w:left w:val="none" w:sz="0" w:space="0" w:color="auto"/>
        <w:bottom w:val="none" w:sz="0" w:space="0" w:color="auto"/>
        <w:right w:val="none" w:sz="0" w:space="0" w:color="auto"/>
      </w:divBdr>
    </w:div>
    <w:div w:id="593897726">
      <w:marLeft w:val="640"/>
      <w:marRight w:val="0"/>
      <w:marTop w:val="0"/>
      <w:marBottom w:val="0"/>
      <w:divBdr>
        <w:top w:val="none" w:sz="0" w:space="0" w:color="auto"/>
        <w:left w:val="none" w:sz="0" w:space="0" w:color="auto"/>
        <w:bottom w:val="none" w:sz="0" w:space="0" w:color="auto"/>
        <w:right w:val="none" w:sz="0" w:space="0" w:color="auto"/>
      </w:divBdr>
    </w:div>
    <w:div w:id="593899705">
      <w:marLeft w:val="640"/>
      <w:marRight w:val="0"/>
      <w:marTop w:val="0"/>
      <w:marBottom w:val="0"/>
      <w:divBdr>
        <w:top w:val="none" w:sz="0" w:space="0" w:color="auto"/>
        <w:left w:val="none" w:sz="0" w:space="0" w:color="auto"/>
        <w:bottom w:val="none" w:sz="0" w:space="0" w:color="auto"/>
        <w:right w:val="none" w:sz="0" w:space="0" w:color="auto"/>
      </w:divBdr>
    </w:div>
    <w:div w:id="593976457">
      <w:marLeft w:val="640"/>
      <w:marRight w:val="0"/>
      <w:marTop w:val="0"/>
      <w:marBottom w:val="0"/>
      <w:divBdr>
        <w:top w:val="none" w:sz="0" w:space="0" w:color="auto"/>
        <w:left w:val="none" w:sz="0" w:space="0" w:color="auto"/>
        <w:bottom w:val="none" w:sz="0" w:space="0" w:color="auto"/>
        <w:right w:val="none" w:sz="0" w:space="0" w:color="auto"/>
      </w:divBdr>
    </w:div>
    <w:div w:id="594091779">
      <w:marLeft w:val="640"/>
      <w:marRight w:val="0"/>
      <w:marTop w:val="0"/>
      <w:marBottom w:val="0"/>
      <w:divBdr>
        <w:top w:val="none" w:sz="0" w:space="0" w:color="auto"/>
        <w:left w:val="none" w:sz="0" w:space="0" w:color="auto"/>
        <w:bottom w:val="none" w:sz="0" w:space="0" w:color="auto"/>
        <w:right w:val="none" w:sz="0" w:space="0" w:color="auto"/>
      </w:divBdr>
    </w:div>
    <w:div w:id="594245580">
      <w:marLeft w:val="640"/>
      <w:marRight w:val="0"/>
      <w:marTop w:val="0"/>
      <w:marBottom w:val="0"/>
      <w:divBdr>
        <w:top w:val="none" w:sz="0" w:space="0" w:color="auto"/>
        <w:left w:val="none" w:sz="0" w:space="0" w:color="auto"/>
        <w:bottom w:val="none" w:sz="0" w:space="0" w:color="auto"/>
        <w:right w:val="none" w:sz="0" w:space="0" w:color="auto"/>
      </w:divBdr>
    </w:div>
    <w:div w:id="594289269">
      <w:marLeft w:val="640"/>
      <w:marRight w:val="0"/>
      <w:marTop w:val="0"/>
      <w:marBottom w:val="0"/>
      <w:divBdr>
        <w:top w:val="none" w:sz="0" w:space="0" w:color="auto"/>
        <w:left w:val="none" w:sz="0" w:space="0" w:color="auto"/>
        <w:bottom w:val="none" w:sz="0" w:space="0" w:color="auto"/>
        <w:right w:val="none" w:sz="0" w:space="0" w:color="auto"/>
      </w:divBdr>
    </w:div>
    <w:div w:id="594679620">
      <w:marLeft w:val="640"/>
      <w:marRight w:val="0"/>
      <w:marTop w:val="0"/>
      <w:marBottom w:val="0"/>
      <w:divBdr>
        <w:top w:val="none" w:sz="0" w:space="0" w:color="auto"/>
        <w:left w:val="none" w:sz="0" w:space="0" w:color="auto"/>
        <w:bottom w:val="none" w:sz="0" w:space="0" w:color="auto"/>
        <w:right w:val="none" w:sz="0" w:space="0" w:color="auto"/>
      </w:divBdr>
    </w:div>
    <w:div w:id="594702953">
      <w:marLeft w:val="640"/>
      <w:marRight w:val="0"/>
      <w:marTop w:val="0"/>
      <w:marBottom w:val="0"/>
      <w:divBdr>
        <w:top w:val="none" w:sz="0" w:space="0" w:color="auto"/>
        <w:left w:val="none" w:sz="0" w:space="0" w:color="auto"/>
        <w:bottom w:val="none" w:sz="0" w:space="0" w:color="auto"/>
        <w:right w:val="none" w:sz="0" w:space="0" w:color="auto"/>
      </w:divBdr>
    </w:div>
    <w:div w:id="594753023">
      <w:marLeft w:val="640"/>
      <w:marRight w:val="0"/>
      <w:marTop w:val="0"/>
      <w:marBottom w:val="0"/>
      <w:divBdr>
        <w:top w:val="none" w:sz="0" w:space="0" w:color="auto"/>
        <w:left w:val="none" w:sz="0" w:space="0" w:color="auto"/>
        <w:bottom w:val="none" w:sz="0" w:space="0" w:color="auto"/>
        <w:right w:val="none" w:sz="0" w:space="0" w:color="auto"/>
      </w:divBdr>
    </w:div>
    <w:div w:id="594940622">
      <w:marLeft w:val="640"/>
      <w:marRight w:val="0"/>
      <w:marTop w:val="0"/>
      <w:marBottom w:val="0"/>
      <w:divBdr>
        <w:top w:val="none" w:sz="0" w:space="0" w:color="auto"/>
        <w:left w:val="none" w:sz="0" w:space="0" w:color="auto"/>
        <w:bottom w:val="none" w:sz="0" w:space="0" w:color="auto"/>
        <w:right w:val="none" w:sz="0" w:space="0" w:color="auto"/>
      </w:divBdr>
    </w:div>
    <w:div w:id="594943311">
      <w:marLeft w:val="640"/>
      <w:marRight w:val="0"/>
      <w:marTop w:val="0"/>
      <w:marBottom w:val="0"/>
      <w:divBdr>
        <w:top w:val="none" w:sz="0" w:space="0" w:color="auto"/>
        <w:left w:val="none" w:sz="0" w:space="0" w:color="auto"/>
        <w:bottom w:val="none" w:sz="0" w:space="0" w:color="auto"/>
        <w:right w:val="none" w:sz="0" w:space="0" w:color="auto"/>
      </w:divBdr>
    </w:div>
    <w:div w:id="594943785">
      <w:marLeft w:val="640"/>
      <w:marRight w:val="0"/>
      <w:marTop w:val="0"/>
      <w:marBottom w:val="0"/>
      <w:divBdr>
        <w:top w:val="none" w:sz="0" w:space="0" w:color="auto"/>
        <w:left w:val="none" w:sz="0" w:space="0" w:color="auto"/>
        <w:bottom w:val="none" w:sz="0" w:space="0" w:color="auto"/>
        <w:right w:val="none" w:sz="0" w:space="0" w:color="auto"/>
      </w:divBdr>
    </w:div>
    <w:div w:id="595093452">
      <w:marLeft w:val="640"/>
      <w:marRight w:val="0"/>
      <w:marTop w:val="0"/>
      <w:marBottom w:val="0"/>
      <w:divBdr>
        <w:top w:val="none" w:sz="0" w:space="0" w:color="auto"/>
        <w:left w:val="none" w:sz="0" w:space="0" w:color="auto"/>
        <w:bottom w:val="none" w:sz="0" w:space="0" w:color="auto"/>
        <w:right w:val="none" w:sz="0" w:space="0" w:color="auto"/>
      </w:divBdr>
    </w:div>
    <w:div w:id="595133052">
      <w:marLeft w:val="640"/>
      <w:marRight w:val="0"/>
      <w:marTop w:val="0"/>
      <w:marBottom w:val="0"/>
      <w:divBdr>
        <w:top w:val="none" w:sz="0" w:space="0" w:color="auto"/>
        <w:left w:val="none" w:sz="0" w:space="0" w:color="auto"/>
        <w:bottom w:val="none" w:sz="0" w:space="0" w:color="auto"/>
        <w:right w:val="none" w:sz="0" w:space="0" w:color="auto"/>
      </w:divBdr>
    </w:div>
    <w:div w:id="595138399">
      <w:marLeft w:val="640"/>
      <w:marRight w:val="0"/>
      <w:marTop w:val="0"/>
      <w:marBottom w:val="0"/>
      <w:divBdr>
        <w:top w:val="none" w:sz="0" w:space="0" w:color="auto"/>
        <w:left w:val="none" w:sz="0" w:space="0" w:color="auto"/>
        <w:bottom w:val="none" w:sz="0" w:space="0" w:color="auto"/>
        <w:right w:val="none" w:sz="0" w:space="0" w:color="auto"/>
      </w:divBdr>
    </w:div>
    <w:div w:id="595214402">
      <w:marLeft w:val="640"/>
      <w:marRight w:val="0"/>
      <w:marTop w:val="0"/>
      <w:marBottom w:val="0"/>
      <w:divBdr>
        <w:top w:val="none" w:sz="0" w:space="0" w:color="auto"/>
        <w:left w:val="none" w:sz="0" w:space="0" w:color="auto"/>
        <w:bottom w:val="none" w:sz="0" w:space="0" w:color="auto"/>
        <w:right w:val="none" w:sz="0" w:space="0" w:color="auto"/>
      </w:divBdr>
    </w:div>
    <w:div w:id="595214908">
      <w:marLeft w:val="640"/>
      <w:marRight w:val="0"/>
      <w:marTop w:val="0"/>
      <w:marBottom w:val="0"/>
      <w:divBdr>
        <w:top w:val="none" w:sz="0" w:space="0" w:color="auto"/>
        <w:left w:val="none" w:sz="0" w:space="0" w:color="auto"/>
        <w:bottom w:val="none" w:sz="0" w:space="0" w:color="auto"/>
        <w:right w:val="none" w:sz="0" w:space="0" w:color="auto"/>
      </w:divBdr>
    </w:div>
    <w:div w:id="595330880">
      <w:marLeft w:val="640"/>
      <w:marRight w:val="0"/>
      <w:marTop w:val="0"/>
      <w:marBottom w:val="0"/>
      <w:divBdr>
        <w:top w:val="none" w:sz="0" w:space="0" w:color="auto"/>
        <w:left w:val="none" w:sz="0" w:space="0" w:color="auto"/>
        <w:bottom w:val="none" w:sz="0" w:space="0" w:color="auto"/>
        <w:right w:val="none" w:sz="0" w:space="0" w:color="auto"/>
      </w:divBdr>
    </w:div>
    <w:div w:id="595481493">
      <w:marLeft w:val="640"/>
      <w:marRight w:val="0"/>
      <w:marTop w:val="0"/>
      <w:marBottom w:val="0"/>
      <w:divBdr>
        <w:top w:val="none" w:sz="0" w:space="0" w:color="auto"/>
        <w:left w:val="none" w:sz="0" w:space="0" w:color="auto"/>
        <w:bottom w:val="none" w:sz="0" w:space="0" w:color="auto"/>
        <w:right w:val="none" w:sz="0" w:space="0" w:color="auto"/>
      </w:divBdr>
    </w:div>
    <w:div w:id="595484153">
      <w:marLeft w:val="640"/>
      <w:marRight w:val="0"/>
      <w:marTop w:val="0"/>
      <w:marBottom w:val="0"/>
      <w:divBdr>
        <w:top w:val="none" w:sz="0" w:space="0" w:color="auto"/>
        <w:left w:val="none" w:sz="0" w:space="0" w:color="auto"/>
        <w:bottom w:val="none" w:sz="0" w:space="0" w:color="auto"/>
        <w:right w:val="none" w:sz="0" w:space="0" w:color="auto"/>
      </w:divBdr>
    </w:div>
    <w:div w:id="595745084">
      <w:marLeft w:val="640"/>
      <w:marRight w:val="0"/>
      <w:marTop w:val="0"/>
      <w:marBottom w:val="0"/>
      <w:divBdr>
        <w:top w:val="none" w:sz="0" w:space="0" w:color="auto"/>
        <w:left w:val="none" w:sz="0" w:space="0" w:color="auto"/>
        <w:bottom w:val="none" w:sz="0" w:space="0" w:color="auto"/>
        <w:right w:val="none" w:sz="0" w:space="0" w:color="auto"/>
      </w:divBdr>
    </w:div>
    <w:div w:id="595750682">
      <w:marLeft w:val="640"/>
      <w:marRight w:val="0"/>
      <w:marTop w:val="0"/>
      <w:marBottom w:val="0"/>
      <w:divBdr>
        <w:top w:val="none" w:sz="0" w:space="0" w:color="auto"/>
        <w:left w:val="none" w:sz="0" w:space="0" w:color="auto"/>
        <w:bottom w:val="none" w:sz="0" w:space="0" w:color="auto"/>
        <w:right w:val="none" w:sz="0" w:space="0" w:color="auto"/>
      </w:divBdr>
    </w:div>
    <w:div w:id="595789132">
      <w:marLeft w:val="640"/>
      <w:marRight w:val="0"/>
      <w:marTop w:val="0"/>
      <w:marBottom w:val="0"/>
      <w:divBdr>
        <w:top w:val="none" w:sz="0" w:space="0" w:color="auto"/>
        <w:left w:val="none" w:sz="0" w:space="0" w:color="auto"/>
        <w:bottom w:val="none" w:sz="0" w:space="0" w:color="auto"/>
        <w:right w:val="none" w:sz="0" w:space="0" w:color="auto"/>
      </w:divBdr>
    </w:div>
    <w:div w:id="595796465">
      <w:marLeft w:val="640"/>
      <w:marRight w:val="0"/>
      <w:marTop w:val="0"/>
      <w:marBottom w:val="0"/>
      <w:divBdr>
        <w:top w:val="none" w:sz="0" w:space="0" w:color="auto"/>
        <w:left w:val="none" w:sz="0" w:space="0" w:color="auto"/>
        <w:bottom w:val="none" w:sz="0" w:space="0" w:color="auto"/>
        <w:right w:val="none" w:sz="0" w:space="0" w:color="auto"/>
      </w:divBdr>
    </w:div>
    <w:div w:id="595870548">
      <w:marLeft w:val="640"/>
      <w:marRight w:val="0"/>
      <w:marTop w:val="0"/>
      <w:marBottom w:val="0"/>
      <w:divBdr>
        <w:top w:val="none" w:sz="0" w:space="0" w:color="auto"/>
        <w:left w:val="none" w:sz="0" w:space="0" w:color="auto"/>
        <w:bottom w:val="none" w:sz="0" w:space="0" w:color="auto"/>
        <w:right w:val="none" w:sz="0" w:space="0" w:color="auto"/>
      </w:divBdr>
    </w:div>
    <w:div w:id="595941432">
      <w:marLeft w:val="640"/>
      <w:marRight w:val="0"/>
      <w:marTop w:val="0"/>
      <w:marBottom w:val="0"/>
      <w:divBdr>
        <w:top w:val="none" w:sz="0" w:space="0" w:color="auto"/>
        <w:left w:val="none" w:sz="0" w:space="0" w:color="auto"/>
        <w:bottom w:val="none" w:sz="0" w:space="0" w:color="auto"/>
        <w:right w:val="none" w:sz="0" w:space="0" w:color="auto"/>
      </w:divBdr>
    </w:div>
    <w:div w:id="595942779">
      <w:marLeft w:val="640"/>
      <w:marRight w:val="0"/>
      <w:marTop w:val="0"/>
      <w:marBottom w:val="0"/>
      <w:divBdr>
        <w:top w:val="none" w:sz="0" w:space="0" w:color="auto"/>
        <w:left w:val="none" w:sz="0" w:space="0" w:color="auto"/>
        <w:bottom w:val="none" w:sz="0" w:space="0" w:color="auto"/>
        <w:right w:val="none" w:sz="0" w:space="0" w:color="auto"/>
      </w:divBdr>
    </w:div>
    <w:div w:id="596252990">
      <w:marLeft w:val="640"/>
      <w:marRight w:val="0"/>
      <w:marTop w:val="0"/>
      <w:marBottom w:val="0"/>
      <w:divBdr>
        <w:top w:val="none" w:sz="0" w:space="0" w:color="auto"/>
        <w:left w:val="none" w:sz="0" w:space="0" w:color="auto"/>
        <w:bottom w:val="none" w:sz="0" w:space="0" w:color="auto"/>
        <w:right w:val="none" w:sz="0" w:space="0" w:color="auto"/>
      </w:divBdr>
    </w:div>
    <w:div w:id="596326048">
      <w:marLeft w:val="640"/>
      <w:marRight w:val="0"/>
      <w:marTop w:val="0"/>
      <w:marBottom w:val="0"/>
      <w:divBdr>
        <w:top w:val="none" w:sz="0" w:space="0" w:color="auto"/>
        <w:left w:val="none" w:sz="0" w:space="0" w:color="auto"/>
        <w:bottom w:val="none" w:sz="0" w:space="0" w:color="auto"/>
        <w:right w:val="none" w:sz="0" w:space="0" w:color="auto"/>
      </w:divBdr>
    </w:div>
    <w:div w:id="596330857">
      <w:marLeft w:val="640"/>
      <w:marRight w:val="0"/>
      <w:marTop w:val="0"/>
      <w:marBottom w:val="0"/>
      <w:divBdr>
        <w:top w:val="none" w:sz="0" w:space="0" w:color="auto"/>
        <w:left w:val="none" w:sz="0" w:space="0" w:color="auto"/>
        <w:bottom w:val="none" w:sz="0" w:space="0" w:color="auto"/>
        <w:right w:val="none" w:sz="0" w:space="0" w:color="auto"/>
      </w:divBdr>
    </w:div>
    <w:div w:id="596400975">
      <w:marLeft w:val="640"/>
      <w:marRight w:val="0"/>
      <w:marTop w:val="0"/>
      <w:marBottom w:val="0"/>
      <w:divBdr>
        <w:top w:val="none" w:sz="0" w:space="0" w:color="auto"/>
        <w:left w:val="none" w:sz="0" w:space="0" w:color="auto"/>
        <w:bottom w:val="none" w:sz="0" w:space="0" w:color="auto"/>
        <w:right w:val="none" w:sz="0" w:space="0" w:color="auto"/>
      </w:divBdr>
    </w:div>
    <w:div w:id="596593821">
      <w:marLeft w:val="640"/>
      <w:marRight w:val="0"/>
      <w:marTop w:val="0"/>
      <w:marBottom w:val="0"/>
      <w:divBdr>
        <w:top w:val="none" w:sz="0" w:space="0" w:color="auto"/>
        <w:left w:val="none" w:sz="0" w:space="0" w:color="auto"/>
        <w:bottom w:val="none" w:sz="0" w:space="0" w:color="auto"/>
        <w:right w:val="none" w:sz="0" w:space="0" w:color="auto"/>
      </w:divBdr>
    </w:div>
    <w:div w:id="596594218">
      <w:marLeft w:val="640"/>
      <w:marRight w:val="0"/>
      <w:marTop w:val="0"/>
      <w:marBottom w:val="0"/>
      <w:divBdr>
        <w:top w:val="none" w:sz="0" w:space="0" w:color="auto"/>
        <w:left w:val="none" w:sz="0" w:space="0" w:color="auto"/>
        <w:bottom w:val="none" w:sz="0" w:space="0" w:color="auto"/>
        <w:right w:val="none" w:sz="0" w:space="0" w:color="auto"/>
      </w:divBdr>
    </w:div>
    <w:div w:id="596640178">
      <w:marLeft w:val="640"/>
      <w:marRight w:val="0"/>
      <w:marTop w:val="0"/>
      <w:marBottom w:val="0"/>
      <w:divBdr>
        <w:top w:val="none" w:sz="0" w:space="0" w:color="auto"/>
        <w:left w:val="none" w:sz="0" w:space="0" w:color="auto"/>
        <w:bottom w:val="none" w:sz="0" w:space="0" w:color="auto"/>
        <w:right w:val="none" w:sz="0" w:space="0" w:color="auto"/>
      </w:divBdr>
    </w:div>
    <w:div w:id="596642271">
      <w:marLeft w:val="640"/>
      <w:marRight w:val="0"/>
      <w:marTop w:val="0"/>
      <w:marBottom w:val="0"/>
      <w:divBdr>
        <w:top w:val="none" w:sz="0" w:space="0" w:color="auto"/>
        <w:left w:val="none" w:sz="0" w:space="0" w:color="auto"/>
        <w:bottom w:val="none" w:sz="0" w:space="0" w:color="auto"/>
        <w:right w:val="none" w:sz="0" w:space="0" w:color="auto"/>
      </w:divBdr>
    </w:div>
    <w:div w:id="596643465">
      <w:marLeft w:val="640"/>
      <w:marRight w:val="0"/>
      <w:marTop w:val="0"/>
      <w:marBottom w:val="0"/>
      <w:divBdr>
        <w:top w:val="none" w:sz="0" w:space="0" w:color="auto"/>
        <w:left w:val="none" w:sz="0" w:space="0" w:color="auto"/>
        <w:bottom w:val="none" w:sz="0" w:space="0" w:color="auto"/>
        <w:right w:val="none" w:sz="0" w:space="0" w:color="auto"/>
      </w:divBdr>
    </w:div>
    <w:div w:id="596669167">
      <w:marLeft w:val="640"/>
      <w:marRight w:val="0"/>
      <w:marTop w:val="0"/>
      <w:marBottom w:val="0"/>
      <w:divBdr>
        <w:top w:val="none" w:sz="0" w:space="0" w:color="auto"/>
        <w:left w:val="none" w:sz="0" w:space="0" w:color="auto"/>
        <w:bottom w:val="none" w:sz="0" w:space="0" w:color="auto"/>
        <w:right w:val="none" w:sz="0" w:space="0" w:color="auto"/>
      </w:divBdr>
    </w:div>
    <w:div w:id="596669657">
      <w:marLeft w:val="640"/>
      <w:marRight w:val="0"/>
      <w:marTop w:val="0"/>
      <w:marBottom w:val="0"/>
      <w:divBdr>
        <w:top w:val="none" w:sz="0" w:space="0" w:color="auto"/>
        <w:left w:val="none" w:sz="0" w:space="0" w:color="auto"/>
        <w:bottom w:val="none" w:sz="0" w:space="0" w:color="auto"/>
        <w:right w:val="none" w:sz="0" w:space="0" w:color="auto"/>
      </w:divBdr>
    </w:div>
    <w:div w:id="596672059">
      <w:marLeft w:val="640"/>
      <w:marRight w:val="0"/>
      <w:marTop w:val="0"/>
      <w:marBottom w:val="0"/>
      <w:divBdr>
        <w:top w:val="none" w:sz="0" w:space="0" w:color="auto"/>
        <w:left w:val="none" w:sz="0" w:space="0" w:color="auto"/>
        <w:bottom w:val="none" w:sz="0" w:space="0" w:color="auto"/>
        <w:right w:val="none" w:sz="0" w:space="0" w:color="auto"/>
      </w:divBdr>
    </w:div>
    <w:div w:id="596791327">
      <w:marLeft w:val="640"/>
      <w:marRight w:val="0"/>
      <w:marTop w:val="0"/>
      <w:marBottom w:val="0"/>
      <w:divBdr>
        <w:top w:val="none" w:sz="0" w:space="0" w:color="auto"/>
        <w:left w:val="none" w:sz="0" w:space="0" w:color="auto"/>
        <w:bottom w:val="none" w:sz="0" w:space="0" w:color="auto"/>
        <w:right w:val="none" w:sz="0" w:space="0" w:color="auto"/>
      </w:divBdr>
    </w:div>
    <w:div w:id="596867554">
      <w:marLeft w:val="640"/>
      <w:marRight w:val="0"/>
      <w:marTop w:val="0"/>
      <w:marBottom w:val="0"/>
      <w:divBdr>
        <w:top w:val="none" w:sz="0" w:space="0" w:color="auto"/>
        <w:left w:val="none" w:sz="0" w:space="0" w:color="auto"/>
        <w:bottom w:val="none" w:sz="0" w:space="0" w:color="auto"/>
        <w:right w:val="none" w:sz="0" w:space="0" w:color="auto"/>
      </w:divBdr>
    </w:div>
    <w:div w:id="596907049">
      <w:marLeft w:val="640"/>
      <w:marRight w:val="0"/>
      <w:marTop w:val="0"/>
      <w:marBottom w:val="0"/>
      <w:divBdr>
        <w:top w:val="none" w:sz="0" w:space="0" w:color="auto"/>
        <w:left w:val="none" w:sz="0" w:space="0" w:color="auto"/>
        <w:bottom w:val="none" w:sz="0" w:space="0" w:color="auto"/>
        <w:right w:val="none" w:sz="0" w:space="0" w:color="auto"/>
      </w:divBdr>
    </w:div>
    <w:div w:id="596989567">
      <w:marLeft w:val="640"/>
      <w:marRight w:val="0"/>
      <w:marTop w:val="0"/>
      <w:marBottom w:val="0"/>
      <w:divBdr>
        <w:top w:val="none" w:sz="0" w:space="0" w:color="auto"/>
        <w:left w:val="none" w:sz="0" w:space="0" w:color="auto"/>
        <w:bottom w:val="none" w:sz="0" w:space="0" w:color="auto"/>
        <w:right w:val="none" w:sz="0" w:space="0" w:color="auto"/>
      </w:divBdr>
    </w:div>
    <w:div w:id="597056050">
      <w:marLeft w:val="640"/>
      <w:marRight w:val="0"/>
      <w:marTop w:val="0"/>
      <w:marBottom w:val="0"/>
      <w:divBdr>
        <w:top w:val="none" w:sz="0" w:space="0" w:color="auto"/>
        <w:left w:val="none" w:sz="0" w:space="0" w:color="auto"/>
        <w:bottom w:val="none" w:sz="0" w:space="0" w:color="auto"/>
        <w:right w:val="none" w:sz="0" w:space="0" w:color="auto"/>
      </w:divBdr>
    </w:div>
    <w:div w:id="597062198">
      <w:marLeft w:val="640"/>
      <w:marRight w:val="0"/>
      <w:marTop w:val="0"/>
      <w:marBottom w:val="0"/>
      <w:divBdr>
        <w:top w:val="none" w:sz="0" w:space="0" w:color="auto"/>
        <w:left w:val="none" w:sz="0" w:space="0" w:color="auto"/>
        <w:bottom w:val="none" w:sz="0" w:space="0" w:color="auto"/>
        <w:right w:val="none" w:sz="0" w:space="0" w:color="auto"/>
      </w:divBdr>
    </w:div>
    <w:div w:id="597182111">
      <w:marLeft w:val="640"/>
      <w:marRight w:val="0"/>
      <w:marTop w:val="0"/>
      <w:marBottom w:val="0"/>
      <w:divBdr>
        <w:top w:val="none" w:sz="0" w:space="0" w:color="auto"/>
        <w:left w:val="none" w:sz="0" w:space="0" w:color="auto"/>
        <w:bottom w:val="none" w:sz="0" w:space="0" w:color="auto"/>
        <w:right w:val="none" w:sz="0" w:space="0" w:color="auto"/>
      </w:divBdr>
    </w:div>
    <w:div w:id="597182347">
      <w:marLeft w:val="640"/>
      <w:marRight w:val="0"/>
      <w:marTop w:val="0"/>
      <w:marBottom w:val="0"/>
      <w:divBdr>
        <w:top w:val="none" w:sz="0" w:space="0" w:color="auto"/>
        <w:left w:val="none" w:sz="0" w:space="0" w:color="auto"/>
        <w:bottom w:val="none" w:sz="0" w:space="0" w:color="auto"/>
        <w:right w:val="none" w:sz="0" w:space="0" w:color="auto"/>
      </w:divBdr>
    </w:div>
    <w:div w:id="597250306">
      <w:marLeft w:val="640"/>
      <w:marRight w:val="0"/>
      <w:marTop w:val="0"/>
      <w:marBottom w:val="0"/>
      <w:divBdr>
        <w:top w:val="none" w:sz="0" w:space="0" w:color="auto"/>
        <w:left w:val="none" w:sz="0" w:space="0" w:color="auto"/>
        <w:bottom w:val="none" w:sz="0" w:space="0" w:color="auto"/>
        <w:right w:val="none" w:sz="0" w:space="0" w:color="auto"/>
      </w:divBdr>
    </w:div>
    <w:div w:id="597299011">
      <w:marLeft w:val="640"/>
      <w:marRight w:val="0"/>
      <w:marTop w:val="0"/>
      <w:marBottom w:val="0"/>
      <w:divBdr>
        <w:top w:val="none" w:sz="0" w:space="0" w:color="auto"/>
        <w:left w:val="none" w:sz="0" w:space="0" w:color="auto"/>
        <w:bottom w:val="none" w:sz="0" w:space="0" w:color="auto"/>
        <w:right w:val="none" w:sz="0" w:space="0" w:color="auto"/>
      </w:divBdr>
    </w:div>
    <w:div w:id="597372215">
      <w:marLeft w:val="640"/>
      <w:marRight w:val="0"/>
      <w:marTop w:val="0"/>
      <w:marBottom w:val="0"/>
      <w:divBdr>
        <w:top w:val="none" w:sz="0" w:space="0" w:color="auto"/>
        <w:left w:val="none" w:sz="0" w:space="0" w:color="auto"/>
        <w:bottom w:val="none" w:sz="0" w:space="0" w:color="auto"/>
        <w:right w:val="none" w:sz="0" w:space="0" w:color="auto"/>
      </w:divBdr>
    </w:div>
    <w:div w:id="597373382">
      <w:marLeft w:val="640"/>
      <w:marRight w:val="0"/>
      <w:marTop w:val="0"/>
      <w:marBottom w:val="0"/>
      <w:divBdr>
        <w:top w:val="none" w:sz="0" w:space="0" w:color="auto"/>
        <w:left w:val="none" w:sz="0" w:space="0" w:color="auto"/>
        <w:bottom w:val="none" w:sz="0" w:space="0" w:color="auto"/>
        <w:right w:val="none" w:sz="0" w:space="0" w:color="auto"/>
      </w:divBdr>
    </w:div>
    <w:div w:id="597375899">
      <w:marLeft w:val="640"/>
      <w:marRight w:val="0"/>
      <w:marTop w:val="0"/>
      <w:marBottom w:val="0"/>
      <w:divBdr>
        <w:top w:val="none" w:sz="0" w:space="0" w:color="auto"/>
        <w:left w:val="none" w:sz="0" w:space="0" w:color="auto"/>
        <w:bottom w:val="none" w:sz="0" w:space="0" w:color="auto"/>
        <w:right w:val="none" w:sz="0" w:space="0" w:color="auto"/>
      </w:divBdr>
    </w:div>
    <w:div w:id="597443558">
      <w:marLeft w:val="640"/>
      <w:marRight w:val="0"/>
      <w:marTop w:val="0"/>
      <w:marBottom w:val="0"/>
      <w:divBdr>
        <w:top w:val="none" w:sz="0" w:space="0" w:color="auto"/>
        <w:left w:val="none" w:sz="0" w:space="0" w:color="auto"/>
        <w:bottom w:val="none" w:sz="0" w:space="0" w:color="auto"/>
        <w:right w:val="none" w:sz="0" w:space="0" w:color="auto"/>
      </w:divBdr>
    </w:div>
    <w:div w:id="597443568">
      <w:marLeft w:val="640"/>
      <w:marRight w:val="0"/>
      <w:marTop w:val="0"/>
      <w:marBottom w:val="0"/>
      <w:divBdr>
        <w:top w:val="none" w:sz="0" w:space="0" w:color="auto"/>
        <w:left w:val="none" w:sz="0" w:space="0" w:color="auto"/>
        <w:bottom w:val="none" w:sz="0" w:space="0" w:color="auto"/>
        <w:right w:val="none" w:sz="0" w:space="0" w:color="auto"/>
      </w:divBdr>
    </w:div>
    <w:div w:id="597449742">
      <w:marLeft w:val="640"/>
      <w:marRight w:val="0"/>
      <w:marTop w:val="0"/>
      <w:marBottom w:val="0"/>
      <w:divBdr>
        <w:top w:val="none" w:sz="0" w:space="0" w:color="auto"/>
        <w:left w:val="none" w:sz="0" w:space="0" w:color="auto"/>
        <w:bottom w:val="none" w:sz="0" w:space="0" w:color="auto"/>
        <w:right w:val="none" w:sz="0" w:space="0" w:color="auto"/>
      </w:divBdr>
    </w:div>
    <w:div w:id="597755308">
      <w:marLeft w:val="640"/>
      <w:marRight w:val="0"/>
      <w:marTop w:val="0"/>
      <w:marBottom w:val="0"/>
      <w:divBdr>
        <w:top w:val="none" w:sz="0" w:space="0" w:color="auto"/>
        <w:left w:val="none" w:sz="0" w:space="0" w:color="auto"/>
        <w:bottom w:val="none" w:sz="0" w:space="0" w:color="auto"/>
        <w:right w:val="none" w:sz="0" w:space="0" w:color="auto"/>
      </w:divBdr>
    </w:div>
    <w:div w:id="597758580">
      <w:marLeft w:val="640"/>
      <w:marRight w:val="0"/>
      <w:marTop w:val="0"/>
      <w:marBottom w:val="0"/>
      <w:divBdr>
        <w:top w:val="none" w:sz="0" w:space="0" w:color="auto"/>
        <w:left w:val="none" w:sz="0" w:space="0" w:color="auto"/>
        <w:bottom w:val="none" w:sz="0" w:space="0" w:color="auto"/>
        <w:right w:val="none" w:sz="0" w:space="0" w:color="auto"/>
      </w:divBdr>
    </w:div>
    <w:div w:id="597831228">
      <w:marLeft w:val="640"/>
      <w:marRight w:val="0"/>
      <w:marTop w:val="0"/>
      <w:marBottom w:val="0"/>
      <w:divBdr>
        <w:top w:val="none" w:sz="0" w:space="0" w:color="auto"/>
        <w:left w:val="none" w:sz="0" w:space="0" w:color="auto"/>
        <w:bottom w:val="none" w:sz="0" w:space="0" w:color="auto"/>
        <w:right w:val="none" w:sz="0" w:space="0" w:color="auto"/>
      </w:divBdr>
    </w:div>
    <w:div w:id="597836783">
      <w:marLeft w:val="640"/>
      <w:marRight w:val="0"/>
      <w:marTop w:val="0"/>
      <w:marBottom w:val="0"/>
      <w:divBdr>
        <w:top w:val="none" w:sz="0" w:space="0" w:color="auto"/>
        <w:left w:val="none" w:sz="0" w:space="0" w:color="auto"/>
        <w:bottom w:val="none" w:sz="0" w:space="0" w:color="auto"/>
        <w:right w:val="none" w:sz="0" w:space="0" w:color="auto"/>
      </w:divBdr>
    </w:div>
    <w:div w:id="597912873">
      <w:marLeft w:val="640"/>
      <w:marRight w:val="0"/>
      <w:marTop w:val="0"/>
      <w:marBottom w:val="0"/>
      <w:divBdr>
        <w:top w:val="none" w:sz="0" w:space="0" w:color="auto"/>
        <w:left w:val="none" w:sz="0" w:space="0" w:color="auto"/>
        <w:bottom w:val="none" w:sz="0" w:space="0" w:color="auto"/>
        <w:right w:val="none" w:sz="0" w:space="0" w:color="auto"/>
      </w:divBdr>
    </w:div>
    <w:div w:id="597913656">
      <w:marLeft w:val="640"/>
      <w:marRight w:val="0"/>
      <w:marTop w:val="0"/>
      <w:marBottom w:val="0"/>
      <w:divBdr>
        <w:top w:val="none" w:sz="0" w:space="0" w:color="auto"/>
        <w:left w:val="none" w:sz="0" w:space="0" w:color="auto"/>
        <w:bottom w:val="none" w:sz="0" w:space="0" w:color="auto"/>
        <w:right w:val="none" w:sz="0" w:space="0" w:color="auto"/>
      </w:divBdr>
    </w:div>
    <w:div w:id="598098443">
      <w:marLeft w:val="640"/>
      <w:marRight w:val="0"/>
      <w:marTop w:val="0"/>
      <w:marBottom w:val="0"/>
      <w:divBdr>
        <w:top w:val="none" w:sz="0" w:space="0" w:color="auto"/>
        <w:left w:val="none" w:sz="0" w:space="0" w:color="auto"/>
        <w:bottom w:val="none" w:sz="0" w:space="0" w:color="auto"/>
        <w:right w:val="none" w:sz="0" w:space="0" w:color="auto"/>
      </w:divBdr>
    </w:div>
    <w:div w:id="598099473">
      <w:marLeft w:val="640"/>
      <w:marRight w:val="0"/>
      <w:marTop w:val="0"/>
      <w:marBottom w:val="0"/>
      <w:divBdr>
        <w:top w:val="none" w:sz="0" w:space="0" w:color="auto"/>
        <w:left w:val="none" w:sz="0" w:space="0" w:color="auto"/>
        <w:bottom w:val="none" w:sz="0" w:space="0" w:color="auto"/>
        <w:right w:val="none" w:sz="0" w:space="0" w:color="auto"/>
      </w:divBdr>
    </w:div>
    <w:div w:id="598294177">
      <w:marLeft w:val="640"/>
      <w:marRight w:val="0"/>
      <w:marTop w:val="0"/>
      <w:marBottom w:val="0"/>
      <w:divBdr>
        <w:top w:val="none" w:sz="0" w:space="0" w:color="auto"/>
        <w:left w:val="none" w:sz="0" w:space="0" w:color="auto"/>
        <w:bottom w:val="none" w:sz="0" w:space="0" w:color="auto"/>
        <w:right w:val="none" w:sz="0" w:space="0" w:color="auto"/>
      </w:divBdr>
    </w:div>
    <w:div w:id="598411976">
      <w:marLeft w:val="640"/>
      <w:marRight w:val="0"/>
      <w:marTop w:val="0"/>
      <w:marBottom w:val="0"/>
      <w:divBdr>
        <w:top w:val="none" w:sz="0" w:space="0" w:color="auto"/>
        <w:left w:val="none" w:sz="0" w:space="0" w:color="auto"/>
        <w:bottom w:val="none" w:sz="0" w:space="0" w:color="auto"/>
        <w:right w:val="none" w:sz="0" w:space="0" w:color="auto"/>
      </w:divBdr>
    </w:div>
    <w:div w:id="598417317">
      <w:marLeft w:val="640"/>
      <w:marRight w:val="0"/>
      <w:marTop w:val="0"/>
      <w:marBottom w:val="0"/>
      <w:divBdr>
        <w:top w:val="none" w:sz="0" w:space="0" w:color="auto"/>
        <w:left w:val="none" w:sz="0" w:space="0" w:color="auto"/>
        <w:bottom w:val="none" w:sz="0" w:space="0" w:color="auto"/>
        <w:right w:val="none" w:sz="0" w:space="0" w:color="auto"/>
      </w:divBdr>
    </w:div>
    <w:div w:id="598560225">
      <w:marLeft w:val="640"/>
      <w:marRight w:val="0"/>
      <w:marTop w:val="0"/>
      <w:marBottom w:val="0"/>
      <w:divBdr>
        <w:top w:val="none" w:sz="0" w:space="0" w:color="auto"/>
        <w:left w:val="none" w:sz="0" w:space="0" w:color="auto"/>
        <w:bottom w:val="none" w:sz="0" w:space="0" w:color="auto"/>
        <w:right w:val="none" w:sz="0" w:space="0" w:color="auto"/>
      </w:divBdr>
    </w:div>
    <w:div w:id="598605965">
      <w:marLeft w:val="640"/>
      <w:marRight w:val="0"/>
      <w:marTop w:val="0"/>
      <w:marBottom w:val="0"/>
      <w:divBdr>
        <w:top w:val="none" w:sz="0" w:space="0" w:color="auto"/>
        <w:left w:val="none" w:sz="0" w:space="0" w:color="auto"/>
        <w:bottom w:val="none" w:sz="0" w:space="0" w:color="auto"/>
        <w:right w:val="none" w:sz="0" w:space="0" w:color="auto"/>
      </w:divBdr>
    </w:div>
    <w:div w:id="598678440">
      <w:marLeft w:val="640"/>
      <w:marRight w:val="0"/>
      <w:marTop w:val="0"/>
      <w:marBottom w:val="0"/>
      <w:divBdr>
        <w:top w:val="none" w:sz="0" w:space="0" w:color="auto"/>
        <w:left w:val="none" w:sz="0" w:space="0" w:color="auto"/>
        <w:bottom w:val="none" w:sz="0" w:space="0" w:color="auto"/>
        <w:right w:val="none" w:sz="0" w:space="0" w:color="auto"/>
      </w:divBdr>
    </w:div>
    <w:div w:id="598680136">
      <w:marLeft w:val="640"/>
      <w:marRight w:val="0"/>
      <w:marTop w:val="0"/>
      <w:marBottom w:val="0"/>
      <w:divBdr>
        <w:top w:val="none" w:sz="0" w:space="0" w:color="auto"/>
        <w:left w:val="none" w:sz="0" w:space="0" w:color="auto"/>
        <w:bottom w:val="none" w:sz="0" w:space="0" w:color="auto"/>
        <w:right w:val="none" w:sz="0" w:space="0" w:color="auto"/>
      </w:divBdr>
    </w:div>
    <w:div w:id="598804273">
      <w:marLeft w:val="640"/>
      <w:marRight w:val="0"/>
      <w:marTop w:val="0"/>
      <w:marBottom w:val="0"/>
      <w:divBdr>
        <w:top w:val="none" w:sz="0" w:space="0" w:color="auto"/>
        <w:left w:val="none" w:sz="0" w:space="0" w:color="auto"/>
        <w:bottom w:val="none" w:sz="0" w:space="0" w:color="auto"/>
        <w:right w:val="none" w:sz="0" w:space="0" w:color="auto"/>
      </w:divBdr>
    </w:div>
    <w:div w:id="598832128">
      <w:marLeft w:val="640"/>
      <w:marRight w:val="0"/>
      <w:marTop w:val="0"/>
      <w:marBottom w:val="0"/>
      <w:divBdr>
        <w:top w:val="none" w:sz="0" w:space="0" w:color="auto"/>
        <w:left w:val="none" w:sz="0" w:space="0" w:color="auto"/>
        <w:bottom w:val="none" w:sz="0" w:space="0" w:color="auto"/>
        <w:right w:val="none" w:sz="0" w:space="0" w:color="auto"/>
      </w:divBdr>
    </w:div>
    <w:div w:id="599073025">
      <w:marLeft w:val="640"/>
      <w:marRight w:val="0"/>
      <w:marTop w:val="0"/>
      <w:marBottom w:val="0"/>
      <w:divBdr>
        <w:top w:val="none" w:sz="0" w:space="0" w:color="auto"/>
        <w:left w:val="none" w:sz="0" w:space="0" w:color="auto"/>
        <w:bottom w:val="none" w:sz="0" w:space="0" w:color="auto"/>
        <w:right w:val="none" w:sz="0" w:space="0" w:color="auto"/>
      </w:divBdr>
    </w:div>
    <w:div w:id="599145020">
      <w:marLeft w:val="640"/>
      <w:marRight w:val="0"/>
      <w:marTop w:val="0"/>
      <w:marBottom w:val="0"/>
      <w:divBdr>
        <w:top w:val="none" w:sz="0" w:space="0" w:color="auto"/>
        <w:left w:val="none" w:sz="0" w:space="0" w:color="auto"/>
        <w:bottom w:val="none" w:sz="0" w:space="0" w:color="auto"/>
        <w:right w:val="none" w:sz="0" w:space="0" w:color="auto"/>
      </w:divBdr>
    </w:div>
    <w:div w:id="599216008">
      <w:marLeft w:val="640"/>
      <w:marRight w:val="0"/>
      <w:marTop w:val="0"/>
      <w:marBottom w:val="0"/>
      <w:divBdr>
        <w:top w:val="none" w:sz="0" w:space="0" w:color="auto"/>
        <w:left w:val="none" w:sz="0" w:space="0" w:color="auto"/>
        <w:bottom w:val="none" w:sz="0" w:space="0" w:color="auto"/>
        <w:right w:val="none" w:sz="0" w:space="0" w:color="auto"/>
      </w:divBdr>
    </w:div>
    <w:div w:id="599223843">
      <w:marLeft w:val="640"/>
      <w:marRight w:val="0"/>
      <w:marTop w:val="0"/>
      <w:marBottom w:val="0"/>
      <w:divBdr>
        <w:top w:val="none" w:sz="0" w:space="0" w:color="auto"/>
        <w:left w:val="none" w:sz="0" w:space="0" w:color="auto"/>
        <w:bottom w:val="none" w:sz="0" w:space="0" w:color="auto"/>
        <w:right w:val="none" w:sz="0" w:space="0" w:color="auto"/>
      </w:divBdr>
    </w:div>
    <w:div w:id="599264876">
      <w:marLeft w:val="640"/>
      <w:marRight w:val="0"/>
      <w:marTop w:val="0"/>
      <w:marBottom w:val="0"/>
      <w:divBdr>
        <w:top w:val="none" w:sz="0" w:space="0" w:color="auto"/>
        <w:left w:val="none" w:sz="0" w:space="0" w:color="auto"/>
        <w:bottom w:val="none" w:sz="0" w:space="0" w:color="auto"/>
        <w:right w:val="none" w:sz="0" w:space="0" w:color="auto"/>
      </w:divBdr>
    </w:div>
    <w:div w:id="599333244">
      <w:marLeft w:val="640"/>
      <w:marRight w:val="0"/>
      <w:marTop w:val="0"/>
      <w:marBottom w:val="0"/>
      <w:divBdr>
        <w:top w:val="none" w:sz="0" w:space="0" w:color="auto"/>
        <w:left w:val="none" w:sz="0" w:space="0" w:color="auto"/>
        <w:bottom w:val="none" w:sz="0" w:space="0" w:color="auto"/>
        <w:right w:val="none" w:sz="0" w:space="0" w:color="auto"/>
      </w:divBdr>
    </w:div>
    <w:div w:id="599334137">
      <w:marLeft w:val="640"/>
      <w:marRight w:val="0"/>
      <w:marTop w:val="0"/>
      <w:marBottom w:val="0"/>
      <w:divBdr>
        <w:top w:val="none" w:sz="0" w:space="0" w:color="auto"/>
        <w:left w:val="none" w:sz="0" w:space="0" w:color="auto"/>
        <w:bottom w:val="none" w:sz="0" w:space="0" w:color="auto"/>
        <w:right w:val="none" w:sz="0" w:space="0" w:color="auto"/>
      </w:divBdr>
    </w:div>
    <w:div w:id="599483135">
      <w:marLeft w:val="640"/>
      <w:marRight w:val="0"/>
      <w:marTop w:val="0"/>
      <w:marBottom w:val="0"/>
      <w:divBdr>
        <w:top w:val="none" w:sz="0" w:space="0" w:color="auto"/>
        <w:left w:val="none" w:sz="0" w:space="0" w:color="auto"/>
        <w:bottom w:val="none" w:sz="0" w:space="0" w:color="auto"/>
        <w:right w:val="none" w:sz="0" w:space="0" w:color="auto"/>
      </w:divBdr>
    </w:div>
    <w:div w:id="599526000">
      <w:marLeft w:val="640"/>
      <w:marRight w:val="0"/>
      <w:marTop w:val="0"/>
      <w:marBottom w:val="0"/>
      <w:divBdr>
        <w:top w:val="none" w:sz="0" w:space="0" w:color="auto"/>
        <w:left w:val="none" w:sz="0" w:space="0" w:color="auto"/>
        <w:bottom w:val="none" w:sz="0" w:space="0" w:color="auto"/>
        <w:right w:val="none" w:sz="0" w:space="0" w:color="auto"/>
      </w:divBdr>
    </w:div>
    <w:div w:id="599527968">
      <w:marLeft w:val="640"/>
      <w:marRight w:val="0"/>
      <w:marTop w:val="0"/>
      <w:marBottom w:val="0"/>
      <w:divBdr>
        <w:top w:val="none" w:sz="0" w:space="0" w:color="auto"/>
        <w:left w:val="none" w:sz="0" w:space="0" w:color="auto"/>
        <w:bottom w:val="none" w:sz="0" w:space="0" w:color="auto"/>
        <w:right w:val="none" w:sz="0" w:space="0" w:color="auto"/>
      </w:divBdr>
    </w:div>
    <w:div w:id="599722901">
      <w:marLeft w:val="640"/>
      <w:marRight w:val="0"/>
      <w:marTop w:val="0"/>
      <w:marBottom w:val="0"/>
      <w:divBdr>
        <w:top w:val="none" w:sz="0" w:space="0" w:color="auto"/>
        <w:left w:val="none" w:sz="0" w:space="0" w:color="auto"/>
        <w:bottom w:val="none" w:sz="0" w:space="0" w:color="auto"/>
        <w:right w:val="none" w:sz="0" w:space="0" w:color="auto"/>
      </w:divBdr>
    </w:div>
    <w:div w:id="599725861">
      <w:marLeft w:val="640"/>
      <w:marRight w:val="0"/>
      <w:marTop w:val="0"/>
      <w:marBottom w:val="0"/>
      <w:divBdr>
        <w:top w:val="none" w:sz="0" w:space="0" w:color="auto"/>
        <w:left w:val="none" w:sz="0" w:space="0" w:color="auto"/>
        <w:bottom w:val="none" w:sz="0" w:space="0" w:color="auto"/>
        <w:right w:val="none" w:sz="0" w:space="0" w:color="auto"/>
      </w:divBdr>
    </w:div>
    <w:div w:id="599803207">
      <w:marLeft w:val="640"/>
      <w:marRight w:val="0"/>
      <w:marTop w:val="0"/>
      <w:marBottom w:val="0"/>
      <w:divBdr>
        <w:top w:val="none" w:sz="0" w:space="0" w:color="auto"/>
        <w:left w:val="none" w:sz="0" w:space="0" w:color="auto"/>
        <w:bottom w:val="none" w:sz="0" w:space="0" w:color="auto"/>
        <w:right w:val="none" w:sz="0" w:space="0" w:color="auto"/>
      </w:divBdr>
    </w:div>
    <w:div w:id="599872001">
      <w:marLeft w:val="640"/>
      <w:marRight w:val="0"/>
      <w:marTop w:val="0"/>
      <w:marBottom w:val="0"/>
      <w:divBdr>
        <w:top w:val="none" w:sz="0" w:space="0" w:color="auto"/>
        <w:left w:val="none" w:sz="0" w:space="0" w:color="auto"/>
        <w:bottom w:val="none" w:sz="0" w:space="0" w:color="auto"/>
        <w:right w:val="none" w:sz="0" w:space="0" w:color="auto"/>
      </w:divBdr>
    </w:div>
    <w:div w:id="599918610">
      <w:marLeft w:val="640"/>
      <w:marRight w:val="0"/>
      <w:marTop w:val="0"/>
      <w:marBottom w:val="0"/>
      <w:divBdr>
        <w:top w:val="none" w:sz="0" w:space="0" w:color="auto"/>
        <w:left w:val="none" w:sz="0" w:space="0" w:color="auto"/>
        <w:bottom w:val="none" w:sz="0" w:space="0" w:color="auto"/>
        <w:right w:val="none" w:sz="0" w:space="0" w:color="auto"/>
      </w:divBdr>
    </w:div>
    <w:div w:id="599989490">
      <w:marLeft w:val="640"/>
      <w:marRight w:val="0"/>
      <w:marTop w:val="0"/>
      <w:marBottom w:val="0"/>
      <w:divBdr>
        <w:top w:val="none" w:sz="0" w:space="0" w:color="auto"/>
        <w:left w:val="none" w:sz="0" w:space="0" w:color="auto"/>
        <w:bottom w:val="none" w:sz="0" w:space="0" w:color="auto"/>
        <w:right w:val="none" w:sz="0" w:space="0" w:color="auto"/>
      </w:divBdr>
    </w:div>
    <w:div w:id="599997358">
      <w:marLeft w:val="640"/>
      <w:marRight w:val="0"/>
      <w:marTop w:val="0"/>
      <w:marBottom w:val="0"/>
      <w:divBdr>
        <w:top w:val="none" w:sz="0" w:space="0" w:color="auto"/>
        <w:left w:val="none" w:sz="0" w:space="0" w:color="auto"/>
        <w:bottom w:val="none" w:sz="0" w:space="0" w:color="auto"/>
        <w:right w:val="none" w:sz="0" w:space="0" w:color="auto"/>
      </w:divBdr>
    </w:div>
    <w:div w:id="600065278">
      <w:marLeft w:val="640"/>
      <w:marRight w:val="0"/>
      <w:marTop w:val="0"/>
      <w:marBottom w:val="0"/>
      <w:divBdr>
        <w:top w:val="none" w:sz="0" w:space="0" w:color="auto"/>
        <w:left w:val="none" w:sz="0" w:space="0" w:color="auto"/>
        <w:bottom w:val="none" w:sz="0" w:space="0" w:color="auto"/>
        <w:right w:val="none" w:sz="0" w:space="0" w:color="auto"/>
      </w:divBdr>
    </w:div>
    <w:div w:id="600181827">
      <w:marLeft w:val="640"/>
      <w:marRight w:val="0"/>
      <w:marTop w:val="0"/>
      <w:marBottom w:val="0"/>
      <w:divBdr>
        <w:top w:val="none" w:sz="0" w:space="0" w:color="auto"/>
        <w:left w:val="none" w:sz="0" w:space="0" w:color="auto"/>
        <w:bottom w:val="none" w:sz="0" w:space="0" w:color="auto"/>
        <w:right w:val="none" w:sz="0" w:space="0" w:color="auto"/>
      </w:divBdr>
    </w:div>
    <w:div w:id="600260588">
      <w:marLeft w:val="640"/>
      <w:marRight w:val="0"/>
      <w:marTop w:val="0"/>
      <w:marBottom w:val="0"/>
      <w:divBdr>
        <w:top w:val="none" w:sz="0" w:space="0" w:color="auto"/>
        <w:left w:val="none" w:sz="0" w:space="0" w:color="auto"/>
        <w:bottom w:val="none" w:sz="0" w:space="0" w:color="auto"/>
        <w:right w:val="none" w:sz="0" w:space="0" w:color="auto"/>
      </w:divBdr>
    </w:div>
    <w:div w:id="600262354">
      <w:marLeft w:val="640"/>
      <w:marRight w:val="0"/>
      <w:marTop w:val="0"/>
      <w:marBottom w:val="0"/>
      <w:divBdr>
        <w:top w:val="none" w:sz="0" w:space="0" w:color="auto"/>
        <w:left w:val="none" w:sz="0" w:space="0" w:color="auto"/>
        <w:bottom w:val="none" w:sz="0" w:space="0" w:color="auto"/>
        <w:right w:val="none" w:sz="0" w:space="0" w:color="auto"/>
      </w:divBdr>
    </w:div>
    <w:div w:id="600335522">
      <w:marLeft w:val="640"/>
      <w:marRight w:val="0"/>
      <w:marTop w:val="0"/>
      <w:marBottom w:val="0"/>
      <w:divBdr>
        <w:top w:val="none" w:sz="0" w:space="0" w:color="auto"/>
        <w:left w:val="none" w:sz="0" w:space="0" w:color="auto"/>
        <w:bottom w:val="none" w:sz="0" w:space="0" w:color="auto"/>
        <w:right w:val="none" w:sz="0" w:space="0" w:color="auto"/>
      </w:divBdr>
    </w:div>
    <w:div w:id="600381227">
      <w:marLeft w:val="640"/>
      <w:marRight w:val="0"/>
      <w:marTop w:val="0"/>
      <w:marBottom w:val="0"/>
      <w:divBdr>
        <w:top w:val="none" w:sz="0" w:space="0" w:color="auto"/>
        <w:left w:val="none" w:sz="0" w:space="0" w:color="auto"/>
        <w:bottom w:val="none" w:sz="0" w:space="0" w:color="auto"/>
        <w:right w:val="none" w:sz="0" w:space="0" w:color="auto"/>
      </w:divBdr>
    </w:div>
    <w:div w:id="600450736">
      <w:marLeft w:val="640"/>
      <w:marRight w:val="0"/>
      <w:marTop w:val="0"/>
      <w:marBottom w:val="0"/>
      <w:divBdr>
        <w:top w:val="none" w:sz="0" w:space="0" w:color="auto"/>
        <w:left w:val="none" w:sz="0" w:space="0" w:color="auto"/>
        <w:bottom w:val="none" w:sz="0" w:space="0" w:color="auto"/>
        <w:right w:val="none" w:sz="0" w:space="0" w:color="auto"/>
      </w:divBdr>
    </w:div>
    <w:div w:id="600452320">
      <w:marLeft w:val="640"/>
      <w:marRight w:val="0"/>
      <w:marTop w:val="0"/>
      <w:marBottom w:val="0"/>
      <w:divBdr>
        <w:top w:val="none" w:sz="0" w:space="0" w:color="auto"/>
        <w:left w:val="none" w:sz="0" w:space="0" w:color="auto"/>
        <w:bottom w:val="none" w:sz="0" w:space="0" w:color="auto"/>
        <w:right w:val="none" w:sz="0" w:space="0" w:color="auto"/>
      </w:divBdr>
    </w:div>
    <w:div w:id="600526566">
      <w:marLeft w:val="640"/>
      <w:marRight w:val="0"/>
      <w:marTop w:val="0"/>
      <w:marBottom w:val="0"/>
      <w:divBdr>
        <w:top w:val="none" w:sz="0" w:space="0" w:color="auto"/>
        <w:left w:val="none" w:sz="0" w:space="0" w:color="auto"/>
        <w:bottom w:val="none" w:sz="0" w:space="0" w:color="auto"/>
        <w:right w:val="none" w:sz="0" w:space="0" w:color="auto"/>
      </w:divBdr>
    </w:div>
    <w:div w:id="600721912">
      <w:marLeft w:val="640"/>
      <w:marRight w:val="0"/>
      <w:marTop w:val="0"/>
      <w:marBottom w:val="0"/>
      <w:divBdr>
        <w:top w:val="none" w:sz="0" w:space="0" w:color="auto"/>
        <w:left w:val="none" w:sz="0" w:space="0" w:color="auto"/>
        <w:bottom w:val="none" w:sz="0" w:space="0" w:color="auto"/>
        <w:right w:val="none" w:sz="0" w:space="0" w:color="auto"/>
      </w:divBdr>
    </w:div>
    <w:div w:id="600793893">
      <w:marLeft w:val="640"/>
      <w:marRight w:val="0"/>
      <w:marTop w:val="0"/>
      <w:marBottom w:val="0"/>
      <w:divBdr>
        <w:top w:val="none" w:sz="0" w:space="0" w:color="auto"/>
        <w:left w:val="none" w:sz="0" w:space="0" w:color="auto"/>
        <w:bottom w:val="none" w:sz="0" w:space="0" w:color="auto"/>
        <w:right w:val="none" w:sz="0" w:space="0" w:color="auto"/>
      </w:divBdr>
    </w:div>
    <w:div w:id="600796011">
      <w:marLeft w:val="640"/>
      <w:marRight w:val="0"/>
      <w:marTop w:val="0"/>
      <w:marBottom w:val="0"/>
      <w:divBdr>
        <w:top w:val="none" w:sz="0" w:space="0" w:color="auto"/>
        <w:left w:val="none" w:sz="0" w:space="0" w:color="auto"/>
        <w:bottom w:val="none" w:sz="0" w:space="0" w:color="auto"/>
        <w:right w:val="none" w:sz="0" w:space="0" w:color="auto"/>
      </w:divBdr>
    </w:div>
    <w:div w:id="600798956">
      <w:marLeft w:val="640"/>
      <w:marRight w:val="0"/>
      <w:marTop w:val="0"/>
      <w:marBottom w:val="0"/>
      <w:divBdr>
        <w:top w:val="none" w:sz="0" w:space="0" w:color="auto"/>
        <w:left w:val="none" w:sz="0" w:space="0" w:color="auto"/>
        <w:bottom w:val="none" w:sz="0" w:space="0" w:color="auto"/>
        <w:right w:val="none" w:sz="0" w:space="0" w:color="auto"/>
      </w:divBdr>
    </w:div>
    <w:div w:id="600843356">
      <w:marLeft w:val="640"/>
      <w:marRight w:val="0"/>
      <w:marTop w:val="0"/>
      <w:marBottom w:val="0"/>
      <w:divBdr>
        <w:top w:val="none" w:sz="0" w:space="0" w:color="auto"/>
        <w:left w:val="none" w:sz="0" w:space="0" w:color="auto"/>
        <w:bottom w:val="none" w:sz="0" w:space="0" w:color="auto"/>
        <w:right w:val="none" w:sz="0" w:space="0" w:color="auto"/>
      </w:divBdr>
    </w:div>
    <w:div w:id="600845030">
      <w:marLeft w:val="640"/>
      <w:marRight w:val="0"/>
      <w:marTop w:val="0"/>
      <w:marBottom w:val="0"/>
      <w:divBdr>
        <w:top w:val="none" w:sz="0" w:space="0" w:color="auto"/>
        <w:left w:val="none" w:sz="0" w:space="0" w:color="auto"/>
        <w:bottom w:val="none" w:sz="0" w:space="0" w:color="auto"/>
        <w:right w:val="none" w:sz="0" w:space="0" w:color="auto"/>
      </w:divBdr>
    </w:div>
    <w:div w:id="600987184">
      <w:marLeft w:val="640"/>
      <w:marRight w:val="0"/>
      <w:marTop w:val="0"/>
      <w:marBottom w:val="0"/>
      <w:divBdr>
        <w:top w:val="none" w:sz="0" w:space="0" w:color="auto"/>
        <w:left w:val="none" w:sz="0" w:space="0" w:color="auto"/>
        <w:bottom w:val="none" w:sz="0" w:space="0" w:color="auto"/>
        <w:right w:val="none" w:sz="0" w:space="0" w:color="auto"/>
      </w:divBdr>
    </w:div>
    <w:div w:id="600991824">
      <w:marLeft w:val="640"/>
      <w:marRight w:val="0"/>
      <w:marTop w:val="0"/>
      <w:marBottom w:val="0"/>
      <w:divBdr>
        <w:top w:val="none" w:sz="0" w:space="0" w:color="auto"/>
        <w:left w:val="none" w:sz="0" w:space="0" w:color="auto"/>
        <w:bottom w:val="none" w:sz="0" w:space="0" w:color="auto"/>
        <w:right w:val="none" w:sz="0" w:space="0" w:color="auto"/>
      </w:divBdr>
    </w:div>
    <w:div w:id="600994881">
      <w:marLeft w:val="640"/>
      <w:marRight w:val="0"/>
      <w:marTop w:val="0"/>
      <w:marBottom w:val="0"/>
      <w:divBdr>
        <w:top w:val="none" w:sz="0" w:space="0" w:color="auto"/>
        <w:left w:val="none" w:sz="0" w:space="0" w:color="auto"/>
        <w:bottom w:val="none" w:sz="0" w:space="0" w:color="auto"/>
        <w:right w:val="none" w:sz="0" w:space="0" w:color="auto"/>
      </w:divBdr>
    </w:div>
    <w:div w:id="601035773">
      <w:marLeft w:val="640"/>
      <w:marRight w:val="0"/>
      <w:marTop w:val="0"/>
      <w:marBottom w:val="0"/>
      <w:divBdr>
        <w:top w:val="none" w:sz="0" w:space="0" w:color="auto"/>
        <w:left w:val="none" w:sz="0" w:space="0" w:color="auto"/>
        <w:bottom w:val="none" w:sz="0" w:space="0" w:color="auto"/>
        <w:right w:val="none" w:sz="0" w:space="0" w:color="auto"/>
      </w:divBdr>
    </w:div>
    <w:div w:id="601105772">
      <w:marLeft w:val="640"/>
      <w:marRight w:val="0"/>
      <w:marTop w:val="0"/>
      <w:marBottom w:val="0"/>
      <w:divBdr>
        <w:top w:val="none" w:sz="0" w:space="0" w:color="auto"/>
        <w:left w:val="none" w:sz="0" w:space="0" w:color="auto"/>
        <w:bottom w:val="none" w:sz="0" w:space="0" w:color="auto"/>
        <w:right w:val="none" w:sz="0" w:space="0" w:color="auto"/>
      </w:divBdr>
    </w:div>
    <w:div w:id="601111743">
      <w:marLeft w:val="640"/>
      <w:marRight w:val="0"/>
      <w:marTop w:val="0"/>
      <w:marBottom w:val="0"/>
      <w:divBdr>
        <w:top w:val="none" w:sz="0" w:space="0" w:color="auto"/>
        <w:left w:val="none" w:sz="0" w:space="0" w:color="auto"/>
        <w:bottom w:val="none" w:sz="0" w:space="0" w:color="auto"/>
        <w:right w:val="none" w:sz="0" w:space="0" w:color="auto"/>
      </w:divBdr>
    </w:div>
    <w:div w:id="601182163">
      <w:marLeft w:val="640"/>
      <w:marRight w:val="0"/>
      <w:marTop w:val="0"/>
      <w:marBottom w:val="0"/>
      <w:divBdr>
        <w:top w:val="none" w:sz="0" w:space="0" w:color="auto"/>
        <w:left w:val="none" w:sz="0" w:space="0" w:color="auto"/>
        <w:bottom w:val="none" w:sz="0" w:space="0" w:color="auto"/>
        <w:right w:val="none" w:sz="0" w:space="0" w:color="auto"/>
      </w:divBdr>
    </w:div>
    <w:div w:id="601185552">
      <w:marLeft w:val="640"/>
      <w:marRight w:val="0"/>
      <w:marTop w:val="0"/>
      <w:marBottom w:val="0"/>
      <w:divBdr>
        <w:top w:val="none" w:sz="0" w:space="0" w:color="auto"/>
        <w:left w:val="none" w:sz="0" w:space="0" w:color="auto"/>
        <w:bottom w:val="none" w:sz="0" w:space="0" w:color="auto"/>
        <w:right w:val="none" w:sz="0" w:space="0" w:color="auto"/>
      </w:divBdr>
    </w:div>
    <w:div w:id="601185937">
      <w:marLeft w:val="640"/>
      <w:marRight w:val="0"/>
      <w:marTop w:val="0"/>
      <w:marBottom w:val="0"/>
      <w:divBdr>
        <w:top w:val="none" w:sz="0" w:space="0" w:color="auto"/>
        <w:left w:val="none" w:sz="0" w:space="0" w:color="auto"/>
        <w:bottom w:val="none" w:sz="0" w:space="0" w:color="auto"/>
        <w:right w:val="none" w:sz="0" w:space="0" w:color="auto"/>
      </w:divBdr>
    </w:div>
    <w:div w:id="601301984">
      <w:marLeft w:val="640"/>
      <w:marRight w:val="0"/>
      <w:marTop w:val="0"/>
      <w:marBottom w:val="0"/>
      <w:divBdr>
        <w:top w:val="none" w:sz="0" w:space="0" w:color="auto"/>
        <w:left w:val="none" w:sz="0" w:space="0" w:color="auto"/>
        <w:bottom w:val="none" w:sz="0" w:space="0" w:color="auto"/>
        <w:right w:val="none" w:sz="0" w:space="0" w:color="auto"/>
      </w:divBdr>
    </w:div>
    <w:div w:id="601376072">
      <w:marLeft w:val="640"/>
      <w:marRight w:val="0"/>
      <w:marTop w:val="0"/>
      <w:marBottom w:val="0"/>
      <w:divBdr>
        <w:top w:val="none" w:sz="0" w:space="0" w:color="auto"/>
        <w:left w:val="none" w:sz="0" w:space="0" w:color="auto"/>
        <w:bottom w:val="none" w:sz="0" w:space="0" w:color="auto"/>
        <w:right w:val="none" w:sz="0" w:space="0" w:color="auto"/>
      </w:divBdr>
    </w:div>
    <w:div w:id="601500598">
      <w:marLeft w:val="640"/>
      <w:marRight w:val="0"/>
      <w:marTop w:val="0"/>
      <w:marBottom w:val="0"/>
      <w:divBdr>
        <w:top w:val="none" w:sz="0" w:space="0" w:color="auto"/>
        <w:left w:val="none" w:sz="0" w:space="0" w:color="auto"/>
        <w:bottom w:val="none" w:sz="0" w:space="0" w:color="auto"/>
        <w:right w:val="none" w:sz="0" w:space="0" w:color="auto"/>
      </w:divBdr>
    </w:div>
    <w:div w:id="601567276">
      <w:marLeft w:val="640"/>
      <w:marRight w:val="0"/>
      <w:marTop w:val="0"/>
      <w:marBottom w:val="0"/>
      <w:divBdr>
        <w:top w:val="none" w:sz="0" w:space="0" w:color="auto"/>
        <w:left w:val="none" w:sz="0" w:space="0" w:color="auto"/>
        <w:bottom w:val="none" w:sz="0" w:space="0" w:color="auto"/>
        <w:right w:val="none" w:sz="0" w:space="0" w:color="auto"/>
      </w:divBdr>
    </w:div>
    <w:div w:id="601568179">
      <w:marLeft w:val="640"/>
      <w:marRight w:val="0"/>
      <w:marTop w:val="0"/>
      <w:marBottom w:val="0"/>
      <w:divBdr>
        <w:top w:val="none" w:sz="0" w:space="0" w:color="auto"/>
        <w:left w:val="none" w:sz="0" w:space="0" w:color="auto"/>
        <w:bottom w:val="none" w:sz="0" w:space="0" w:color="auto"/>
        <w:right w:val="none" w:sz="0" w:space="0" w:color="auto"/>
      </w:divBdr>
    </w:div>
    <w:div w:id="601570178">
      <w:marLeft w:val="640"/>
      <w:marRight w:val="0"/>
      <w:marTop w:val="0"/>
      <w:marBottom w:val="0"/>
      <w:divBdr>
        <w:top w:val="none" w:sz="0" w:space="0" w:color="auto"/>
        <w:left w:val="none" w:sz="0" w:space="0" w:color="auto"/>
        <w:bottom w:val="none" w:sz="0" w:space="0" w:color="auto"/>
        <w:right w:val="none" w:sz="0" w:space="0" w:color="auto"/>
      </w:divBdr>
    </w:div>
    <w:div w:id="601642478">
      <w:marLeft w:val="640"/>
      <w:marRight w:val="0"/>
      <w:marTop w:val="0"/>
      <w:marBottom w:val="0"/>
      <w:divBdr>
        <w:top w:val="none" w:sz="0" w:space="0" w:color="auto"/>
        <w:left w:val="none" w:sz="0" w:space="0" w:color="auto"/>
        <w:bottom w:val="none" w:sz="0" w:space="0" w:color="auto"/>
        <w:right w:val="none" w:sz="0" w:space="0" w:color="auto"/>
      </w:divBdr>
    </w:div>
    <w:div w:id="601646042">
      <w:marLeft w:val="640"/>
      <w:marRight w:val="0"/>
      <w:marTop w:val="0"/>
      <w:marBottom w:val="0"/>
      <w:divBdr>
        <w:top w:val="none" w:sz="0" w:space="0" w:color="auto"/>
        <w:left w:val="none" w:sz="0" w:space="0" w:color="auto"/>
        <w:bottom w:val="none" w:sz="0" w:space="0" w:color="auto"/>
        <w:right w:val="none" w:sz="0" w:space="0" w:color="auto"/>
      </w:divBdr>
    </w:div>
    <w:div w:id="601761437">
      <w:marLeft w:val="640"/>
      <w:marRight w:val="0"/>
      <w:marTop w:val="0"/>
      <w:marBottom w:val="0"/>
      <w:divBdr>
        <w:top w:val="none" w:sz="0" w:space="0" w:color="auto"/>
        <w:left w:val="none" w:sz="0" w:space="0" w:color="auto"/>
        <w:bottom w:val="none" w:sz="0" w:space="0" w:color="auto"/>
        <w:right w:val="none" w:sz="0" w:space="0" w:color="auto"/>
      </w:divBdr>
    </w:div>
    <w:div w:id="601761636">
      <w:marLeft w:val="640"/>
      <w:marRight w:val="0"/>
      <w:marTop w:val="0"/>
      <w:marBottom w:val="0"/>
      <w:divBdr>
        <w:top w:val="none" w:sz="0" w:space="0" w:color="auto"/>
        <w:left w:val="none" w:sz="0" w:space="0" w:color="auto"/>
        <w:bottom w:val="none" w:sz="0" w:space="0" w:color="auto"/>
        <w:right w:val="none" w:sz="0" w:space="0" w:color="auto"/>
      </w:divBdr>
    </w:div>
    <w:div w:id="601959545">
      <w:bodyDiv w:val="1"/>
      <w:marLeft w:val="0"/>
      <w:marRight w:val="0"/>
      <w:marTop w:val="0"/>
      <w:marBottom w:val="0"/>
      <w:divBdr>
        <w:top w:val="none" w:sz="0" w:space="0" w:color="auto"/>
        <w:left w:val="none" w:sz="0" w:space="0" w:color="auto"/>
        <w:bottom w:val="none" w:sz="0" w:space="0" w:color="auto"/>
        <w:right w:val="none" w:sz="0" w:space="0" w:color="auto"/>
      </w:divBdr>
      <w:divsChild>
        <w:div w:id="36517946">
          <w:marLeft w:val="640"/>
          <w:marRight w:val="0"/>
          <w:marTop w:val="0"/>
          <w:marBottom w:val="0"/>
          <w:divBdr>
            <w:top w:val="none" w:sz="0" w:space="0" w:color="auto"/>
            <w:left w:val="none" w:sz="0" w:space="0" w:color="auto"/>
            <w:bottom w:val="none" w:sz="0" w:space="0" w:color="auto"/>
            <w:right w:val="none" w:sz="0" w:space="0" w:color="auto"/>
          </w:divBdr>
        </w:div>
        <w:div w:id="55133219">
          <w:marLeft w:val="640"/>
          <w:marRight w:val="0"/>
          <w:marTop w:val="0"/>
          <w:marBottom w:val="0"/>
          <w:divBdr>
            <w:top w:val="none" w:sz="0" w:space="0" w:color="auto"/>
            <w:left w:val="none" w:sz="0" w:space="0" w:color="auto"/>
            <w:bottom w:val="none" w:sz="0" w:space="0" w:color="auto"/>
            <w:right w:val="none" w:sz="0" w:space="0" w:color="auto"/>
          </w:divBdr>
        </w:div>
        <w:div w:id="56100155">
          <w:marLeft w:val="640"/>
          <w:marRight w:val="0"/>
          <w:marTop w:val="0"/>
          <w:marBottom w:val="0"/>
          <w:divBdr>
            <w:top w:val="none" w:sz="0" w:space="0" w:color="auto"/>
            <w:left w:val="none" w:sz="0" w:space="0" w:color="auto"/>
            <w:bottom w:val="none" w:sz="0" w:space="0" w:color="auto"/>
            <w:right w:val="none" w:sz="0" w:space="0" w:color="auto"/>
          </w:divBdr>
        </w:div>
        <w:div w:id="58479748">
          <w:marLeft w:val="640"/>
          <w:marRight w:val="0"/>
          <w:marTop w:val="0"/>
          <w:marBottom w:val="0"/>
          <w:divBdr>
            <w:top w:val="none" w:sz="0" w:space="0" w:color="auto"/>
            <w:left w:val="none" w:sz="0" w:space="0" w:color="auto"/>
            <w:bottom w:val="none" w:sz="0" w:space="0" w:color="auto"/>
            <w:right w:val="none" w:sz="0" w:space="0" w:color="auto"/>
          </w:divBdr>
        </w:div>
        <w:div w:id="122385823">
          <w:marLeft w:val="640"/>
          <w:marRight w:val="0"/>
          <w:marTop w:val="0"/>
          <w:marBottom w:val="0"/>
          <w:divBdr>
            <w:top w:val="none" w:sz="0" w:space="0" w:color="auto"/>
            <w:left w:val="none" w:sz="0" w:space="0" w:color="auto"/>
            <w:bottom w:val="none" w:sz="0" w:space="0" w:color="auto"/>
            <w:right w:val="none" w:sz="0" w:space="0" w:color="auto"/>
          </w:divBdr>
        </w:div>
        <w:div w:id="178131049">
          <w:marLeft w:val="640"/>
          <w:marRight w:val="0"/>
          <w:marTop w:val="0"/>
          <w:marBottom w:val="0"/>
          <w:divBdr>
            <w:top w:val="none" w:sz="0" w:space="0" w:color="auto"/>
            <w:left w:val="none" w:sz="0" w:space="0" w:color="auto"/>
            <w:bottom w:val="none" w:sz="0" w:space="0" w:color="auto"/>
            <w:right w:val="none" w:sz="0" w:space="0" w:color="auto"/>
          </w:divBdr>
        </w:div>
        <w:div w:id="219172362">
          <w:marLeft w:val="640"/>
          <w:marRight w:val="0"/>
          <w:marTop w:val="0"/>
          <w:marBottom w:val="0"/>
          <w:divBdr>
            <w:top w:val="none" w:sz="0" w:space="0" w:color="auto"/>
            <w:left w:val="none" w:sz="0" w:space="0" w:color="auto"/>
            <w:bottom w:val="none" w:sz="0" w:space="0" w:color="auto"/>
            <w:right w:val="none" w:sz="0" w:space="0" w:color="auto"/>
          </w:divBdr>
        </w:div>
        <w:div w:id="390271183">
          <w:marLeft w:val="640"/>
          <w:marRight w:val="0"/>
          <w:marTop w:val="0"/>
          <w:marBottom w:val="0"/>
          <w:divBdr>
            <w:top w:val="none" w:sz="0" w:space="0" w:color="auto"/>
            <w:left w:val="none" w:sz="0" w:space="0" w:color="auto"/>
            <w:bottom w:val="none" w:sz="0" w:space="0" w:color="auto"/>
            <w:right w:val="none" w:sz="0" w:space="0" w:color="auto"/>
          </w:divBdr>
        </w:div>
        <w:div w:id="401875752">
          <w:marLeft w:val="640"/>
          <w:marRight w:val="0"/>
          <w:marTop w:val="0"/>
          <w:marBottom w:val="0"/>
          <w:divBdr>
            <w:top w:val="none" w:sz="0" w:space="0" w:color="auto"/>
            <w:left w:val="none" w:sz="0" w:space="0" w:color="auto"/>
            <w:bottom w:val="none" w:sz="0" w:space="0" w:color="auto"/>
            <w:right w:val="none" w:sz="0" w:space="0" w:color="auto"/>
          </w:divBdr>
        </w:div>
        <w:div w:id="466632586">
          <w:marLeft w:val="640"/>
          <w:marRight w:val="0"/>
          <w:marTop w:val="0"/>
          <w:marBottom w:val="0"/>
          <w:divBdr>
            <w:top w:val="none" w:sz="0" w:space="0" w:color="auto"/>
            <w:left w:val="none" w:sz="0" w:space="0" w:color="auto"/>
            <w:bottom w:val="none" w:sz="0" w:space="0" w:color="auto"/>
            <w:right w:val="none" w:sz="0" w:space="0" w:color="auto"/>
          </w:divBdr>
        </w:div>
        <w:div w:id="511574135">
          <w:marLeft w:val="640"/>
          <w:marRight w:val="0"/>
          <w:marTop w:val="0"/>
          <w:marBottom w:val="0"/>
          <w:divBdr>
            <w:top w:val="none" w:sz="0" w:space="0" w:color="auto"/>
            <w:left w:val="none" w:sz="0" w:space="0" w:color="auto"/>
            <w:bottom w:val="none" w:sz="0" w:space="0" w:color="auto"/>
            <w:right w:val="none" w:sz="0" w:space="0" w:color="auto"/>
          </w:divBdr>
        </w:div>
        <w:div w:id="542136245">
          <w:marLeft w:val="640"/>
          <w:marRight w:val="0"/>
          <w:marTop w:val="0"/>
          <w:marBottom w:val="0"/>
          <w:divBdr>
            <w:top w:val="none" w:sz="0" w:space="0" w:color="auto"/>
            <w:left w:val="none" w:sz="0" w:space="0" w:color="auto"/>
            <w:bottom w:val="none" w:sz="0" w:space="0" w:color="auto"/>
            <w:right w:val="none" w:sz="0" w:space="0" w:color="auto"/>
          </w:divBdr>
        </w:div>
        <w:div w:id="585577456">
          <w:marLeft w:val="640"/>
          <w:marRight w:val="0"/>
          <w:marTop w:val="0"/>
          <w:marBottom w:val="0"/>
          <w:divBdr>
            <w:top w:val="none" w:sz="0" w:space="0" w:color="auto"/>
            <w:left w:val="none" w:sz="0" w:space="0" w:color="auto"/>
            <w:bottom w:val="none" w:sz="0" w:space="0" w:color="auto"/>
            <w:right w:val="none" w:sz="0" w:space="0" w:color="auto"/>
          </w:divBdr>
        </w:div>
        <w:div w:id="650914466">
          <w:marLeft w:val="640"/>
          <w:marRight w:val="0"/>
          <w:marTop w:val="0"/>
          <w:marBottom w:val="0"/>
          <w:divBdr>
            <w:top w:val="none" w:sz="0" w:space="0" w:color="auto"/>
            <w:left w:val="none" w:sz="0" w:space="0" w:color="auto"/>
            <w:bottom w:val="none" w:sz="0" w:space="0" w:color="auto"/>
            <w:right w:val="none" w:sz="0" w:space="0" w:color="auto"/>
          </w:divBdr>
        </w:div>
        <w:div w:id="662464591">
          <w:marLeft w:val="640"/>
          <w:marRight w:val="0"/>
          <w:marTop w:val="0"/>
          <w:marBottom w:val="0"/>
          <w:divBdr>
            <w:top w:val="none" w:sz="0" w:space="0" w:color="auto"/>
            <w:left w:val="none" w:sz="0" w:space="0" w:color="auto"/>
            <w:bottom w:val="none" w:sz="0" w:space="0" w:color="auto"/>
            <w:right w:val="none" w:sz="0" w:space="0" w:color="auto"/>
          </w:divBdr>
        </w:div>
        <w:div w:id="685525336">
          <w:marLeft w:val="640"/>
          <w:marRight w:val="0"/>
          <w:marTop w:val="0"/>
          <w:marBottom w:val="0"/>
          <w:divBdr>
            <w:top w:val="none" w:sz="0" w:space="0" w:color="auto"/>
            <w:left w:val="none" w:sz="0" w:space="0" w:color="auto"/>
            <w:bottom w:val="none" w:sz="0" w:space="0" w:color="auto"/>
            <w:right w:val="none" w:sz="0" w:space="0" w:color="auto"/>
          </w:divBdr>
        </w:div>
        <w:div w:id="692918467">
          <w:marLeft w:val="640"/>
          <w:marRight w:val="0"/>
          <w:marTop w:val="0"/>
          <w:marBottom w:val="0"/>
          <w:divBdr>
            <w:top w:val="none" w:sz="0" w:space="0" w:color="auto"/>
            <w:left w:val="none" w:sz="0" w:space="0" w:color="auto"/>
            <w:bottom w:val="none" w:sz="0" w:space="0" w:color="auto"/>
            <w:right w:val="none" w:sz="0" w:space="0" w:color="auto"/>
          </w:divBdr>
        </w:div>
        <w:div w:id="697852432">
          <w:marLeft w:val="640"/>
          <w:marRight w:val="0"/>
          <w:marTop w:val="0"/>
          <w:marBottom w:val="0"/>
          <w:divBdr>
            <w:top w:val="none" w:sz="0" w:space="0" w:color="auto"/>
            <w:left w:val="none" w:sz="0" w:space="0" w:color="auto"/>
            <w:bottom w:val="none" w:sz="0" w:space="0" w:color="auto"/>
            <w:right w:val="none" w:sz="0" w:space="0" w:color="auto"/>
          </w:divBdr>
        </w:div>
        <w:div w:id="729963613">
          <w:marLeft w:val="640"/>
          <w:marRight w:val="0"/>
          <w:marTop w:val="0"/>
          <w:marBottom w:val="0"/>
          <w:divBdr>
            <w:top w:val="none" w:sz="0" w:space="0" w:color="auto"/>
            <w:left w:val="none" w:sz="0" w:space="0" w:color="auto"/>
            <w:bottom w:val="none" w:sz="0" w:space="0" w:color="auto"/>
            <w:right w:val="none" w:sz="0" w:space="0" w:color="auto"/>
          </w:divBdr>
        </w:div>
        <w:div w:id="873229619">
          <w:marLeft w:val="640"/>
          <w:marRight w:val="0"/>
          <w:marTop w:val="0"/>
          <w:marBottom w:val="0"/>
          <w:divBdr>
            <w:top w:val="none" w:sz="0" w:space="0" w:color="auto"/>
            <w:left w:val="none" w:sz="0" w:space="0" w:color="auto"/>
            <w:bottom w:val="none" w:sz="0" w:space="0" w:color="auto"/>
            <w:right w:val="none" w:sz="0" w:space="0" w:color="auto"/>
          </w:divBdr>
        </w:div>
        <w:div w:id="1015156330">
          <w:marLeft w:val="640"/>
          <w:marRight w:val="0"/>
          <w:marTop w:val="0"/>
          <w:marBottom w:val="0"/>
          <w:divBdr>
            <w:top w:val="none" w:sz="0" w:space="0" w:color="auto"/>
            <w:left w:val="none" w:sz="0" w:space="0" w:color="auto"/>
            <w:bottom w:val="none" w:sz="0" w:space="0" w:color="auto"/>
            <w:right w:val="none" w:sz="0" w:space="0" w:color="auto"/>
          </w:divBdr>
        </w:div>
        <w:div w:id="1022706968">
          <w:marLeft w:val="640"/>
          <w:marRight w:val="0"/>
          <w:marTop w:val="0"/>
          <w:marBottom w:val="0"/>
          <w:divBdr>
            <w:top w:val="none" w:sz="0" w:space="0" w:color="auto"/>
            <w:left w:val="none" w:sz="0" w:space="0" w:color="auto"/>
            <w:bottom w:val="none" w:sz="0" w:space="0" w:color="auto"/>
            <w:right w:val="none" w:sz="0" w:space="0" w:color="auto"/>
          </w:divBdr>
        </w:div>
        <w:div w:id="1031875542">
          <w:marLeft w:val="640"/>
          <w:marRight w:val="0"/>
          <w:marTop w:val="0"/>
          <w:marBottom w:val="0"/>
          <w:divBdr>
            <w:top w:val="none" w:sz="0" w:space="0" w:color="auto"/>
            <w:left w:val="none" w:sz="0" w:space="0" w:color="auto"/>
            <w:bottom w:val="none" w:sz="0" w:space="0" w:color="auto"/>
            <w:right w:val="none" w:sz="0" w:space="0" w:color="auto"/>
          </w:divBdr>
        </w:div>
        <w:div w:id="1060136028">
          <w:marLeft w:val="640"/>
          <w:marRight w:val="0"/>
          <w:marTop w:val="0"/>
          <w:marBottom w:val="0"/>
          <w:divBdr>
            <w:top w:val="none" w:sz="0" w:space="0" w:color="auto"/>
            <w:left w:val="none" w:sz="0" w:space="0" w:color="auto"/>
            <w:bottom w:val="none" w:sz="0" w:space="0" w:color="auto"/>
            <w:right w:val="none" w:sz="0" w:space="0" w:color="auto"/>
          </w:divBdr>
        </w:div>
        <w:div w:id="1083796147">
          <w:marLeft w:val="640"/>
          <w:marRight w:val="0"/>
          <w:marTop w:val="0"/>
          <w:marBottom w:val="0"/>
          <w:divBdr>
            <w:top w:val="none" w:sz="0" w:space="0" w:color="auto"/>
            <w:left w:val="none" w:sz="0" w:space="0" w:color="auto"/>
            <w:bottom w:val="none" w:sz="0" w:space="0" w:color="auto"/>
            <w:right w:val="none" w:sz="0" w:space="0" w:color="auto"/>
          </w:divBdr>
        </w:div>
        <w:div w:id="1094125983">
          <w:marLeft w:val="640"/>
          <w:marRight w:val="0"/>
          <w:marTop w:val="0"/>
          <w:marBottom w:val="0"/>
          <w:divBdr>
            <w:top w:val="none" w:sz="0" w:space="0" w:color="auto"/>
            <w:left w:val="none" w:sz="0" w:space="0" w:color="auto"/>
            <w:bottom w:val="none" w:sz="0" w:space="0" w:color="auto"/>
            <w:right w:val="none" w:sz="0" w:space="0" w:color="auto"/>
          </w:divBdr>
        </w:div>
        <w:div w:id="1162744314">
          <w:marLeft w:val="640"/>
          <w:marRight w:val="0"/>
          <w:marTop w:val="0"/>
          <w:marBottom w:val="0"/>
          <w:divBdr>
            <w:top w:val="none" w:sz="0" w:space="0" w:color="auto"/>
            <w:left w:val="none" w:sz="0" w:space="0" w:color="auto"/>
            <w:bottom w:val="none" w:sz="0" w:space="0" w:color="auto"/>
            <w:right w:val="none" w:sz="0" w:space="0" w:color="auto"/>
          </w:divBdr>
        </w:div>
        <w:div w:id="1242638070">
          <w:marLeft w:val="640"/>
          <w:marRight w:val="0"/>
          <w:marTop w:val="0"/>
          <w:marBottom w:val="0"/>
          <w:divBdr>
            <w:top w:val="none" w:sz="0" w:space="0" w:color="auto"/>
            <w:left w:val="none" w:sz="0" w:space="0" w:color="auto"/>
            <w:bottom w:val="none" w:sz="0" w:space="0" w:color="auto"/>
            <w:right w:val="none" w:sz="0" w:space="0" w:color="auto"/>
          </w:divBdr>
        </w:div>
        <w:div w:id="1252154686">
          <w:marLeft w:val="640"/>
          <w:marRight w:val="0"/>
          <w:marTop w:val="0"/>
          <w:marBottom w:val="0"/>
          <w:divBdr>
            <w:top w:val="none" w:sz="0" w:space="0" w:color="auto"/>
            <w:left w:val="none" w:sz="0" w:space="0" w:color="auto"/>
            <w:bottom w:val="none" w:sz="0" w:space="0" w:color="auto"/>
            <w:right w:val="none" w:sz="0" w:space="0" w:color="auto"/>
          </w:divBdr>
        </w:div>
        <w:div w:id="1257133510">
          <w:marLeft w:val="640"/>
          <w:marRight w:val="0"/>
          <w:marTop w:val="0"/>
          <w:marBottom w:val="0"/>
          <w:divBdr>
            <w:top w:val="none" w:sz="0" w:space="0" w:color="auto"/>
            <w:left w:val="none" w:sz="0" w:space="0" w:color="auto"/>
            <w:bottom w:val="none" w:sz="0" w:space="0" w:color="auto"/>
            <w:right w:val="none" w:sz="0" w:space="0" w:color="auto"/>
          </w:divBdr>
        </w:div>
        <w:div w:id="1375351946">
          <w:marLeft w:val="640"/>
          <w:marRight w:val="0"/>
          <w:marTop w:val="0"/>
          <w:marBottom w:val="0"/>
          <w:divBdr>
            <w:top w:val="none" w:sz="0" w:space="0" w:color="auto"/>
            <w:left w:val="none" w:sz="0" w:space="0" w:color="auto"/>
            <w:bottom w:val="none" w:sz="0" w:space="0" w:color="auto"/>
            <w:right w:val="none" w:sz="0" w:space="0" w:color="auto"/>
          </w:divBdr>
        </w:div>
        <w:div w:id="1384211671">
          <w:marLeft w:val="640"/>
          <w:marRight w:val="0"/>
          <w:marTop w:val="0"/>
          <w:marBottom w:val="0"/>
          <w:divBdr>
            <w:top w:val="none" w:sz="0" w:space="0" w:color="auto"/>
            <w:left w:val="none" w:sz="0" w:space="0" w:color="auto"/>
            <w:bottom w:val="none" w:sz="0" w:space="0" w:color="auto"/>
            <w:right w:val="none" w:sz="0" w:space="0" w:color="auto"/>
          </w:divBdr>
        </w:div>
        <w:div w:id="1387990516">
          <w:marLeft w:val="640"/>
          <w:marRight w:val="0"/>
          <w:marTop w:val="0"/>
          <w:marBottom w:val="0"/>
          <w:divBdr>
            <w:top w:val="none" w:sz="0" w:space="0" w:color="auto"/>
            <w:left w:val="none" w:sz="0" w:space="0" w:color="auto"/>
            <w:bottom w:val="none" w:sz="0" w:space="0" w:color="auto"/>
            <w:right w:val="none" w:sz="0" w:space="0" w:color="auto"/>
          </w:divBdr>
        </w:div>
        <w:div w:id="1423063529">
          <w:marLeft w:val="640"/>
          <w:marRight w:val="0"/>
          <w:marTop w:val="0"/>
          <w:marBottom w:val="0"/>
          <w:divBdr>
            <w:top w:val="none" w:sz="0" w:space="0" w:color="auto"/>
            <w:left w:val="none" w:sz="0" w:space="0" w:color="auto"/>
            <w:bottom w:val="none" w:sz="0" w:space="0" w:color="auto"/>
            <w:right w:val="none" w:sz="0" w:space="0" w:color="auto"/>
          </w:divBdr>
        </w:div>
        <w:div w:id="1581796306">
          <w:marLeft w:val="640"/>
          <w:marRight w:val="0"/>
          <w:marTop w:val="0"/>
          <w:marBottom w:val="0"/>
          <w:divBdr>
            <w:top w:val="none" w:sz="0" w:space="0" w:color="auto"/>
            <w:left w:val="none" w:sz="0" w:space="0" w:color="auto"/>
            <w:bottom w:val="none" w:sz="0" w:space="0" w:color="auto"/>
            <w:right w:val="none" w:sz="0" w:space="0" w:color="auto"/>
          </w:divBdr>
        </w:div>
        <w:div w:id="1604221033">
          <w:marLeft w:val="640"/>
          <w:marRight w:val="0"/>
          <w:marTop w:val="0"/>
          <w:marBottom w:val="0"/>
          <w:divBdr>
            <w:top w:val="none" w:sz="0" w:space="0" w:color="auto"/>
            <w:left w:val="none" w:sz="0" w:space="0" w:color="auto"/>
            <w:bottom w:val="none" w:sz="0" w:space="0" w:color="auto"/>
            <w:right w:val="none" w:sz="0" w:space="0" w:color="auto"/>
          </w:divBdr>
        </w:div>
        <w:div w:id="1681159876">
          <w:marLeft w:val="640"/>
          <w:marRight w:val="0"/>
          <w:marTop w:val="0"/>
          <w:marBottom w:val="0"/>
          <w:divBdr>
            <w:top w:val="none" w:sz="0" w:space="0" w:color="auto"/>
            <w:left w:val="none" w:sz="0" w:space="0" w:color="auto"/>
            <w:bottom w:val="none" w:sz="0" w:space="0" w:color="auto"/>
            <w:right w:val="none" w:sz="0" w:space="0" w:color="auto"/>
          </w:divBdr>
        </w:div>
        <w:div w:id="1752267662">
          <w:marLeft w:val="640"/>
          <w:marRight w:val="0"/>
          <w:marTop w:val="0"/>
          <w:marBottom w:val="0"/>
          <w:divBdr>
            <w:top w:val="none" w:sz="0" w:space="0" w:color="auto"/>
            <w:left w:val="none" w:sz="0" w:space="0" w:color="auto"/>
            <w:bottom w:val="none" w:sz="0" w:space="0" w:color="auto"/>
            <w:right w:val="none" w:sz="0" w:space="0" w:color="auto"/>
          </w:divBdr>
        </w:div>
      </w:divsChild>
    </w:div>
    <w:div w:id="602035841">
      <w:marLeft w:val="640"/>
      <w:marRight w:val="0"/>
      <w:marTop w:val="0"/>
      <w:marBottom w:val="0"/>
      <w:divBdr>
        <w:top w:val="none" w:sz="0" w:space="0" w:color="auto"/>
        <w:left w:val="none" w:sz="0" w:space="0" w:color="auto"/>
        <w:bottom w:val="none" w:sz="0" w:space="0" w:color="auto"/>
        <w:right w:val="none" w:sz="0" w:space="0" w:color="auto"/>
      </w:divBdr>
    </w:div>
    <w:div w:id="602105112">
      <w:marLeft w:val="640"/>
      <w:marRight w:val="0"/>
      <w:marTop w:val="0"/>
      <w:marBottom w:val="0"/>
      <w:divBdr>
        <w:top w:val="none" w:sz="0" w:space="0" w:color="auto"/>
        <w:left w:val="none" w:sz="0" w:space="0" w:color="auto"/>
        <w:bottom w:val="none" w:sz="0" w:space="0" w:color="auto"/>
        <w:right w:val="none" w:sz="0" w:space="0" w:color="auto"/>
      </w:divBdr>
    </w:div>
    <w:div w:id="602105222">
      <w:marLeft w:val="640"/>
      <w:marRight w:val="0"/>
      <w:marTop w:val="0"/>
      <w:marBottom w:val="0"/>
      <w:divBdr>
        <w:top w:val="none" w:sz="0" w:space="0" w:color="auto"/>
        <w:left w:val="none" w:sz="0" w:space="0" w:color="auto"/>
        <w:bottom w:val="none" w:sz="0" w:space="0" w:color="auto"/>
        <w:right w:val="none" w:sz="0" w:space="0" w:color="auto"/>
      </w:divBdr>
    </w:div>
    <w:div w:id="602106768">
      <w:marLeft w:val="640"/>
      <w:marRight w:val="0"/>
      <w:marTop w:val="0"/>
      <w:marBottom w:val="0"/>
      <w:divBdr>
        <w:top w:val="none" w:sz="0" w:space="0" w:color="auto"/>
        <w:left w:val="none" w:sz="0" w:space="0" w:color="auto"/>
        <w:bottom w:val="none" w:sz="0" w:space="0" w:color="auto"/>
        <w:right w:val="none" w:sz="0" w:space="0" w:color="auto"/>
      </w:divBdr>
    </w:div>
    <w:div w:id="602150419">
      <w:marLeft w:val="640"/>
      <w:marRight w:val="0"/>
      <w:marTop w:val="0"/>
      <w:marBottom w:val="0"/>
      <w:divBdr>
        <w:top w:val="none" w:sz="0" w:space="0" w:color="auto"/>
        <w:left w:val="none" w:sz="0" w:space="0" w:color="auto"/>
        <w:bottom w:val="none" w:sz="0" w:space="0" w:color="auto"/>
        <w:right w:val="none" w:sz="0" w:space="0" w:color="auto"/>
      </w:divBdr>
    </w:div>
    <w:div w:id="602153838">
      <w:marLeft w:val="640"/>
      <w:marRight w:val="0"/>
      <w:marTop w:val="0"/>
      <w:marBottom w:val="0"/>
      <w:divBdr>
        <w:top w:val="none" w:sz="0" w:space="0" w:color="auto"/>
        <w:left w:val="none" w:sz="0" w:space="0" w:color="auto"/>
        <w:bottom w:val="none" w:sz="0" w:space="0" w:color="auto"/>
        <w:right w:val="none" w:sz="0" w:space="0" w:color="auto"/>
      </w:divBdr>
    </w:div>
    <w:div w:id="602226756">
      <w:marLeft w:val="640"/>
      <w:marRight w:val="0"/>
      <w:marTop w:val="0"/>
      <w:marBottom w:val="0"/>
      <w:divBdr>
        <w:top w:val="none" w:sz="0" w:space="0" w:color="auto"/>
        <w:left w:val="none" w:sz="0" w:space="0" w:color="auto"/>
        <w:bottom w:val="none" w:sz="0" w:space="0" w:color="auto"/>
        <w:right w:val="none" w:sz="0" w:space="0" w:color="auto"/>
      </w:divBdr>
    </w:div>
    <w:div w:id="602230073">
      <w:marLeft w:val="640"/>
      <w:marRight w:val="0"/>
      <w:marTop w:val="0"/>
      <w:marBottom w:val="0"/>
      <w:divBdr>
        <w:top w:val="none" w:sz="0" w:space="0" w:color="auto"/>
        <w:left w:val="none" w:sz="0" w:space="0" w:color="auto"/>
        <w:bottom w:val="none" w:sz="0" w:space="0" w:color="auto"/>
        <w:right w:val="none" w:sz="0" w:space="0" w:color="auto"/>
      </w:divBdr>
    </w:div>
    <w:div w:id="602297881">
      <w:marLeft w:val="640"/>
      <w:marRight w:val="0"/>
      <w:marTop w:val="0"/>
      <w:marBottom w:val="0"/>
      <w:divBdr>
        <w:top w:val="none" w:sz="0" w:space="0" w:color="auto"/>
        <w:left w:val="none" w:sz="0" w:space="0" w:color="auto"/>
        <w:bottom w:val="none" w:sz="0" w:space="0" w:color="auto"/>
        <w:right w:val="none" w:sz="0" w:space="0" w:color="auto"/>
      </w:divBdr>
    </w:div>
    <w:div w:id="602302401">
      <w:marLeft w:val="640"/>
      <w:marRight w:val="0"/>
      <w:marTop w:val="0"/>
      <w:marBottom w:val="0"/>
      <w:divBdr>
        <w:top w:val="none" w:sz="0" w:space="0" w:color="auto"/>
        <w:left w:val="none" w:sz="0" w:space="0" w:color="auto"/>
        <w:bottom w:val="none" w:sz="0" w:space="0" w:color="auto"/>
        <w:right w:val="none" w:sz="0" w:space="0" w:color="auto"/>
      </w:divBdr>
    </w:div>
    <w:div w:id="602342584">
      <w:marLeft w:val="640"/>
      <w:marRight w:val="0"/>
      <w:marTop w:val="0"/>
      <w:marBottom w:val="0"/>
      <w:divBdr>
        <w:top w:val="none" w:sz="0" w:space="0" w:color="auto"/>
        <w:left w:val="none" w:sz="0" w:space="0" w:color="auto"/>
        <w:bottom w:val="none" w:sz="0" w:space="0" w:color="auto"/>
        <w:right w:val="none" w:sz="0" w:space="0" w:color="auto"/>
      </w:divBdr>
    </w:div>
    <w:div w:id="602342649">
      <w:marLeft w:val="640"/>
      <w:marRight w:val="0"/>
      <w:marTop w:val="0"/>
      <w:marBottom w:val="0"/>
      <w:divBdr>
        <w:top w:val="none" w:sz="0" w:space="0" w:color="auto"/>
        <w:left w:val="none" w:sz="0" w:space="0" w:color="auto"/>
        <w:bottom w:val="none" w:sz="0" w:space="0" w:color="auto"/>
        <w:right w:val="none" w:sz="0" w:space="0" w:color="auto"/>
      </w:divBdr>
    </w:div>
    <w:div w:id="602418698">
      <w:marLeft w:val="640"/>
      <w:marRight w:val="0"/>
      <w:marTop w:val="0"/>
      <w:marBottom w:val="0"/>
      <w:divBdr>
        <w:top w:val="none" w:sz="0" w:space="0" w:color="auto"/>
        <w:left w:val="none" w:sz="0" w:space="0" w:color="auto"/>
        <w:bottom w:val="none" w:sz="0" w:space="0" w:color="auto"/>
        <w:right w:val="none" w:sz="0" w:space="0" w:color="auto"/>
      </w:divBdr>
    </w:div>
    <w:div w:id="602609449">
      <w:marLeft w:val="640"/>
      <w:marRight w:val="0"/>
      <w:marTop w:val="0"/>
      <w:marBottom w:val="0"/>
      <w:divBdr>
        <w:top w:val="none" w:sz="0" w:space="0" w:color="auto"/>
        <w:left w:val="none" w:sz="0" w:space="0" w:color="auto"/>
        <w:bottom w:val="none" w:sz="0" w:space="0" w:color="auto"/>
        <w:right w:val="none" w:sz="0" w:space="0" w:color="auto"/>
      </w:divBdr>
    </w:div>
    <w:div w:id="602612435">
      <w:marLeft w:val="640"/>
      <w:marRight w:val="0"/>
      <w:marTop w:val="0"/>
      <w:marBottom w:val="0"/>
      <w:divBdr>
        <w:top w:val="none" w:sz="0" w:space="0" w:color="auto"/>
        <w:left w:val="none" w:sz="0" w:space="0" w:color="auto"/>
        <w:bottom w:val="none" w:sz="0" w:space="0" w:color="auto"/>
        <w:right w:val="none" w:sz="0" w:space="0" w:color="auto"/>
      </w:divBdr>
    </w:div>
    <w:div w:id="602806322">
      <w:marLeft w:val="640"/>
      <w:marRight w:val="0"/>
      <w:marTop w:val="0"/>
      <w:marBottom w:val="0"/>
      <w:divBdr>
        <w:top w:val="none" w:sz="0" w:space="0" w:color="auto"/>
        <w:left w:val="none" w:sz="0" w:space="0" w:color="auto"/>
        <w:bottom w:val="none" w:sz="0" w:space="0" w:color="auto"/>
        <w:right w:val="none" w:sz="0" w:space="0" w:color="auto"/>
      </w:divBdr>
    </w:div>
    <w:div w:id="602807962">
      <w:marLeft w:val="640"/>
      <w:marRight w:val="0"/>
      <w:marTop w:val="0"/>
      <w:marBottom w:val="0"/>
      <w:divBdr>
        <w:top w:val="none" w:sz="0" w:space="0" w:color="auto"/>
        <w:left w:val="none" w:sz="0" w:space="0" w:color="auto"/>
        <w:bottom w:val="none" w:sz="0" w:space="0" w:color="auto"/>
        <w:right w:val="none" w:sz="0" w:space="0" w:color="auto"/>
      </w:divBdr>
    </w:div>
    <w:div w:id="602808032">
      <w:marLeft w:val="640"/>
      <w:marRight w:val="0"/>
      <w:marTop w:val="0"/>
      <w:marBottom w:val="0"/>
      <w:divBdr>
        <w:top w:val="none" w:sz="0" w:space="0" w:color="auto"/>
        <w:left w:val="none" w:sz="0" w:space="0" w:color="auto"/>
        <w:bottom w:val="none" w:sz="0" w:space="0" w:color="auto"/>
        <w:right w:val="none" w:sz="0" w:space="0" w:color="auto"/>
      </w:divBdr>
    </w:div>
    <w:div w:id="602809842">
      <w:marLeft w:val="640"/>
      <w:marRight w:val="0"/>
      <w:marTop w:val="0"/>
      <w:marBottom w:val="0"/>
      <w:divBdr>
        <w:top w:val="none" w:sz="0" w:space="0" w:color="auto"/>
        <w:left w:val="none" w:sz="0" w:space="0" w:color="auto"/>
        <w:bottom w:val="none" w:sz="0" w:space="0" w:color="auto"/>
        <w:right w:val="none" w:sz="0" w:space="0" w:color="auto"/>
      </w:divBdr>
    </w:div>
    <w:div w:id="602879533">
      <w:marLeft w:val="640"/>
      <w:marRight w:val="0"/>
      <w:marTop w:val="0"/>
      <w:marBottom w:val="0"/>
      <w:divBdr>
        <w:top w:val="none" w:sz="0" w:space="0" w:color="auto"/>
        <w:left w:val="none" w:sz="0" w:space="0" w:color="auto"/>
        <w:bottom w:val="none" w:sz="0" w:space="0" w:color="auto"/>
        <w:right w:val="none" w:sz="0" w:space="0" w:color="auto"/>
      </w:divBdr>
    </w:div>
    <w:div w:id="602883381">
      <w:marLeft w:val="640"/>
      <w:marRight w:val="0"/>
      <w:marTop w:val="0"/>
      <w:marBottom w:val="0"/>
      <w:divBdr>
        <w:top w:val="none" w:sz="0" w:space="0" w:color="auto"/>
        <w:left w:val="none" w:sz="0" w:space="0" w:color="auto"/>
        <w:bottom w:val="none" w:sz="0" w:space="0" w:color="auto"/>
        <w:right w:val="none" w:sz="0" w:space="0" w:color="auto"/>
      </w:divBdr>
    </w:div>
    <w:div w:id="602883948">
      <w:marLeft w:val="640"/>
      <w:marRight w:val="0"/>
      <w:marTop w:val="0"/>
      <w:marBottom w:val="0"/>
      <w:divBdr>
        <w:top w:val="none" w:sz="0" w:space="0" w:color="auto"/>
        <w:left w:val="none" w:sz="0" w:space="0" w:color="auto"/>
        <w:bottom w:val="none" w:sz="0" w:space="0" w:color="auto"/>
        <w:right w:val="none" w:sz="0" w:space="0" w:color="auto"/>
      </w:divBdr>
    </w:div>
    <w:div w:id="602998727">
      <w:marLeft w:val="640"/>
      <w:marRight w:val="0"/>
      <w:marTop w:val="0"/>
      <w:marBottom w:val="0"/>
      <w:divBdr>
        <w:top w:val="none" w:sz="0" w:space="0" w:color="auto"/>
        <w:left w:val="none" w:sz="0" w:space="0" w:color="auto"/>
        <w:bottom w:val="none" w:sz="0" w:space="0" w:color="auto"/>
        <w:right w:val="none" w:sz="0" w:space="0" w:color="auto"/>
      </w:divBdr>
    </w:div>
    <w:div w:id="603079159">
      <w:marLeft w:val="640"/>
      <w:marRight w:val="0"/>
      <w:marTop w:val="0"/>
      <w:marBottom w:val="0"/>
      <w:divBdr>
        <w:top w:val="none" w:sz="0" w:space="0" w:color="auto"/>
        <w:left w:val="none" w:sz="0" w:space="0" w:color="auto"/>
        <w:bottom w:val="none" w:sz="0" w:space="0" w:color="auto"/>
        <w:right w:val="none" w:sz="0" w:space="0" w:color="auto"/>
      </w:divBdr>
    </w:div>
    <w:div w:id="603268981">
      <w:marLeft w:val="640"/>
      <w:marRight w:val="0"/>
      <w:marTop w:val="0"/>
      <w:marBottom w:val="0"/>
      <w:divBdr>
        <w:top w:val="none" w:sz="0" w:space="0" w:color="auto"/>
        <w:left w:val="none" w:sz="0" w:space="0" w:color="auto"/>
        <w:bottom w:val="none" w:sz="0" w:space="0" w:color="auto"/>
        <w:right w:val="none" w:sz="0" w:space="0" w:color="auto"/>
      </w:divBdr>
    </w:div>
    <w:div w:id="603269628">
      <w:marLeft w:val="640"/>
      <w:marRight w:val="0"/>
      <w:marTop w:val="0"/>
      <w:marBottom w:val="0"/>
      <w:divBdr>
        <w:top w:val="none" w:sz="0" w:space="0" w:color="auto"/>
        <w:left w:val="none" w:sz="0" w:space="0" w:color="auto"/>
        <w:bottom w:val="none" w:sz="0" w:space="0" w:color="auto"/>
        <w:right w:val="none" w:sz="0" w:space="0" w:color="auto"/>
      </w:divBdr>
    </w:div>
    <w:div w:id="603344923">
      <w:marLeft w:val="640"/>
      <w:marRight w:val="0"/>
      <w:marTop w:val="0"/>
      <w:marBottom w:val="0"/>
      <w:divBdr>
        <w:top w:val="none" w:sz="0" w:space="0" w:color="auto"/>
        <w:left w:val="none" w:sz="0" w:space="0" w:color="auto"/>
        <w:bottom w:val="none" w:sz="0" w:space="0" w:color="auto"/>
        <w:right w:val="none" w:sz="0" w:space="0" w:color="auto"/>
      </w:divBdr>
    </w:div>
    <w:div w:id="603391189">
      <w:marLeft w:val="640"/>
      <w:marRight w:val="0"/>
      <w:marTop w:val="0"/>
      <w:marBottom w:val="0"/>
      <w:divBdr>
        <w:top w:val="none" w:sz="0" w:space="0" w:color="auto"/>
        <w:left w:val="none" w:sz="0" w:space="0" w:color="auto"/>
        <w:bottom w:val="none" w:sz="0" w:space="0" w:color="auto"/>
        <w:right w:val="none" w:sz="0" w:space="0" w:color="auto"/>
      </w:divBdr>
    </w:div>
    <w:div w:id="603457725">
      <w:marLeft w:val="640"/>
      <w:marRight w:val="0"/>
      <w:marTop w:val="0"/>
      <w:marBottom w:val="0"/>
      <w:divBdr>
        <w:top w:val="none" w:sz="0" w:space="0" w:color="auto"/>
        <w:left w:val="none" w:sz="0" w:space="0" w:color="auto"/>
        <w:bottom w:val="none" w:sz="0" w:space="0" w:color="auto"/>
        <w:right w:val="none" w:sz="0" w:space="0" w:color="auto"/>
      </w:divBdr>
    </w:div>
    <w:div w:id="603536163">
      <w:marLeft w:val="640"/>
      <w:marRight w:val="0"/>
      <w:marTop w:val="0"/>
      <w:marBottom w:val="0"/>
      <w:divBdr>
        <w:top w:val="none" w:sz="0" w:space="0" w:color="auto"/>
        <w:left w:val="none" w:sz="0" w:space="0" w:color="auto"/>
        <w:bottom w:val="none" w:sz="0" w:space="0" w:color="auto"/>
        <w:right w:val="none" w:sz="0" w:space="0" w:color="auto"/>
      </w:divBdr>
    </w:div>
    <w:div w:id="603536547">
      <w:marLeft w:val="480"/>
      <w:marRight w:val="0"/>
      <w:marTop w:val="0"/>
      <w:marBottom w:val="0"/>
      <w:divBdr>
        <w:top w:val="none" w:sz="0" w:space="0" w:color="auto"/>
        <w:left w:val="none" w:sz="0" w:space="0" w:color="auto"/>
        <w:bottom w:val="none" w:sz="0" w:space="0" w:color="auto"/>
        <w:right w:val="none" w:sz="0" w:space="0" w:color="auto"/>
      </w:divBdr>
    </w:div>
    <w:div w:id="603608527">
      <w:marLeft w:val="640"/>
      <w:marRight w:val="0"/>
      <w:marTop w:val="0"/>
      <w:marBottom w:val="0"/>
      <w:divBdr>
        <w:top w:val="none" w:sz="0" w:space="0" w:color="auto"/>
        <w:left w:val="none" w:sz="0" w:space="0" w:color="auto"/>
        <w:bottom w:val="none" w:sz="0" w:space="0" w:color="auto"/>
        <w:right w:val="none" w:sz="0" w:space="0" w:color="auto"/>
      </w:divBdr>
    </w:div>
    <w:div w:id="603610380">
      <w:marLeft w:val="640"/>
      <w:marRight w:val="0"/>
      <w:marTop w:val="0"/>
      <w:marBottom w:val="0"/>
      <w:divBdr>
        <w:top w:val="none" w:sz="0" w:space="0" w:color="auto"/>
        <w:left w:val="none" w:sz="0" w:space="0" w:color="auto"/>
        <w:bottom w:val="none" w:sz="0" w:space="0" w:color="auto"/>
        <w:right w:val="none" w:sz="0" w:space="0" w:color="auto"/>
      </w:divBdr>
    </w:div>
    <w:div w:id="603684307">
      <w:marLeft w:val="640"/>
      <w:marRight w:val="0"/>
      <w:marTop w:val="0"/>
      <w:marBottom w:val="0"/>
      <w:divBdr>
        <w:top w:val="none" w:sz="0" w:space="0" w:color="auto"/>
        <w:left w:val="none" w:sz="0" w:space="0" w:color="auto"/>
        <w:bottom w:val="none" w:sz="0" w:space="0" w:color="auto"/>
        <w:right w:val="none" w:sz="0" w:space="0" w:color="auto"/>
      </w:divBdr>
    </w:div>
    <w:div w:id="603807521">
      <w:marLeft w:val="640"/>
      <w:marRight w:val="0"/>
      <w:marTop w:val="0"/>
      <w:marBottom w:val="0"/>
      <w:divBdr>
        <w:top w:val="none" w:sz="0" w:space="0" w:color="auto"/>
        <w:left w:val="none" w:sz="0" w:space="0" w:color="auto"/>
        <w:bottom w:val="none" w:sz="0" w:space="0" w:color="auto"/>
        <w:right w:val="none" w:sz="0" w:space="0" w:color="auto"/>
      </w:divBdr>
    </w:div>
    <w:div w:id="603853127">
      <w:marLeft w:val="640"/>
      <w:marRight w:val="0"/>
      <w:marTop w:val="0"/>
      <w:marBottom w:val="0"/>
      <w:divBdr>
        <w:top w:val="none" w:sz="0" w:space="0" w:color="auto"/>
        <w:left w:val="none" w:sz="0" w:space="0" w:color="auto"/>
        <w:bottom w:val="none" w:sz="0" w:space="0" w:color="auto"/>
        <w:right w:val="none" w:sz="0" w:space="0" w:color="auto"/>
      </w:divBdr>
    </w:div>
    <w:div w:id="603923008">
      <w:marLeft w:val="640"/>
      <w:marRight w:val="0"/>
      <w:marTop w:val="0"/>
      <w:marBottom w:val="0"/>
      <w:divBdr>
        <w:top w:val="none" w:sz="0" w:space="0" w:color="auto"/>
        <w:left w:val="none" w:sz="0" w:space="0" w:color="auto"/>
        <w:bottom w:val="none" w:sz="0" w:space="0" w:color="auto"/>
        <w:right w:val="none" w:sz="0" w:space="0" w:color="auto"/>
      </w:divBdr>
    </w:div>
    <w:div w:id="603926950">
      <w:marLeft w:val="640"/>
      <w:marRight w:val="0"/>
      <w:marTop w:val="0"/>
      <w:marBottom w:val="0"/>
      <w:divBdr>
        <w:top w:val="none" w:sz="0" w:space="0" w:color="auto"/>
        <w:left w:val="none" w:sz="0" w:space="0" w:color="auto"/>
        <w:bottom w:val="none" w:sz="0" w:space="0" w:color="auto"/>
        <w:right w:val="none" w:sz="0" w:space="0" w:color="auto"/>
      </w:divBdr>
    </w:div>
    <w:div w:id="603996787">
      <w:marLeft w:val="640"/>
      <w:marRight w:val="0"/>
      <w:marTop w:val="0"/>
      <w:marBottom w:val="0"/>
      <w:divBdr>
        <w:top w:val="none" w:sz="0" w:space="0" w:color="auto"/>
        <w:left w:val="none" w:sz="0" w:space="0" w:color="auto"/>
        <w:bottom w:val="none" w:sz="0" w:space="0" w:color="auto"/>
        <w:right w:val="none" w:sz="0" w:space="0" w:color="auto"/>
      </w:divBdr>
    </w:div>
    <w:div w:id="603997200">
      <w:marLeft w:val="640"/>
      <w:marRight w:val="0"/>
      <w:marTop w:val="0"/>
      <w:marBottom w:val="0"/>
      <w:divBdr>
        <w:top w:val="none" w:sz="0" w:space="0" w:color="auto"/>
        <w:left w:val="none" w:sz="0" w:space="0" w:color="auto"/>
        <w:bottom w:val="none" w:sz="0" w:space="0" w:color="auto"/>
        <w:right w:val="none" w:sz="0" w:space="0" w:color="auto"/>
      </w:divBdr>
    </w:div>
    <w:div w:id="603999803">
      <w:marLeft w:val="640"/>
      <w:marRight w:val="0"/>
      <w:marTop w:val="0"/>
      <w:marBottom w:val="0"/>
      <w:divBdr>
        <w:top w:val="none" w:sz="0" w:space="0" w:color="auto"/>
        <w:left w:val="none" w:sz="0" w:space="0" w:color="auto"/>
        <w:bottom w:val="none" w:sz="0" w:space="0" w:color="auto"/>
        <w:right w:val="none" w:sz="0" w:space="0" w:color="auto"/>
      </w:divBdr>
    </w:div>
    <w:div w:id="604072894">
      <w:marLeft w:val="640"/>
      <w:marRight w:val="0"/>
      <w:marTop w:val="0"/>
      <w:marBottom w:val="0"/>
      <w:divBdr>
        <w:top w:val="none" w:sz="0" w:space="0" w:color="auto"/>
        <w:left w:val="none" w:sz="0" w:space="0" w:color="auto"/>
        <w:bottom w:val="none" w:sz="0" w:space="0" w:color="auto"/>
        <w:right w:val="none" w:sz="0" w:space="0" w:color="auto"/>
      </w:divBdr>
    </w:div>
    <w:div w:id="604115820">
      <w:marLeft w:val="640"/>
      <w:marRight w:val="0"/>
      <w:marTop w:val="0"/>
      <w:marBottom w:val="0"/>
      <w:divBdr>
        <w:top w:val="none" w:sz="0" w:space="0" w:color="auto"/>
        <w:left w:val="none" w:sz="0" w:space="0" w:color="auto"/>
        <w:bottom w:val="none" w:sz="0" w:space="0" w:color="auto"/>
        <w:right w:val="none" w:sz="0" w:space="0" w:color="auto"/>
      </w:divBdr>
    </w:div>
    <w:div w:id="604193989">
      <w:marLeft w:val="640"/>
      <w:marRight w:val="0"/>
      <w:marTop w:val="0"/>
      <w:marBottom w:val="0"/>
      <w:divBdr>
        <w:top w:val="none" w:sz="0" w:space="0" w:color="auto"/>
        <w:left w:val="none" w:sz="0" w:space="0" w:color="auto"/>
        <w:bottom w:val="none" w:sz="0" w:space="0" w:color="auto"/>
        <w:right w:val="none" w:sz="0" w:space="0" w:color="auto"/>
      </w:divBdr>
    </w:div>
    <w:div w:id="604385578">
      <w:marLeft w:val="640"/>
      <w:marRight w:val="0"/>
      <w:marTop w:val="0"/>
      <w:marBottom w:val="0"/>
      <w:divBdr>
        <w:top w:val="none" w:sz="0" w:space="0" w:color="auto"/>
        <w:left w:val="none" w:sz="0" w:space="0" w:color="auto"/>
        <w:bottom w:val="none" w:sz="0" w:space="0" w:color="auto"/>
        <w:right w:val="none" w:sz="0" w:space="0" w:color="auto"/>
      </w:divBdr>
    </w:div>
    <w:div w:id="604466229">
      <w:marLeft w:val="640"/>
      <w:marRight w:val="0"/>
      <w:marTop w:val="0"/>
      <w:marBottom w:val="0"/>
      <w:divBdr>
        <w:top w:val="none" w:sz="0" w:space="0" w:color="auto"/>
        <w:left w:val="none" w:sz="0" w:space="0" w:color="auto"/>
        <w:bottom w:val="none" w:sz="0" w:space="0" w:color="auto"/>
        <w:right w:val="none" w:sz="0" w:space="0" w:color="auto"/>
      </w:divBdr>
    </w:div>
    <w:div w:id="604506261">
      <w:marLeft w:val="640"/>
      <w:marRight w:val="0"/>
      <w:marTop w:val="0"/>
      <w:marBottom w:val="0"/>
      <w:divBdr>
        <w:top w:val="none" w:sz="0" w:space="0" w:color="auto"/>
        <w:left w:val="none" w:sz="0" w:space="0" w:color="auto"/>
        <w:bottom w:val="none" w:sz="0" w:space="0" w:color="auto"/>
        <w:right w:val="none" w:sz="0" w:space="0" w:color="auto"/>
      </w:divBdr>
    </w:div>
    <w:div w:id="604508127">
      <w:marLeft w:val="640"/>
      <w:marRight w:val="0"/>
      <w:marTop w:val="0"/>
      <w:marBottom w:val="0"/>
      <w:divBdr>
        <w:top w:val="none" w:sz="0" w:space="0" w:color="auto"/>
        <w:left w:val="none" w:sz="0" w:space="0" w:color="auto"/>
        <w:bottom w:val="none" w:sz="0" w:space="0" w:color="auto"/>
        <w:right w:val="none" w:sz="0" w:space="0" w:color="auto"/>
      </w:divBdr>
    </w:div>
    <w:div w:id="604576979">
      <w:marLeft w:val="640"/>
      <w:marRight w:val="0"/>
      <w:marTop w:val="0"/>
      <w:marBottom w:val="0"/>
      <w:divBdr>
        <w:top w:val="none" w:sz="0" w:space="0" w:color="auto"/>
        <w:left w:val="none" w:sz="0" w:space="0" w:color="auto"/>
        <w:bottom w:val="none" w:sz="0" w:space="0" w:color="auto"/>
        <w:right w:val="none" w:sz="0" w:space="0" w:color="auto"/>
      </w:divBdr>
    </w:div>
    <w:div w:id="604577059">
      <w:marLeft w:val="640"/>
      <w:marRight w:val="0"/>
      <w:marTop w:val="0"/>
      <w:marBottom w:val="0"/>
      <w:divBdr>
        <w:top w:val="none" w:sz="0" w:space="0" w:color="auto"/>
        <w:left w:val="none" w:sz="0" w:space="0" w:color="auto"/>
        <w:bottom w:val="none" w:sz="0" w:space="0" w:color="auto"/>
        <w:right w:val="none" w:sz="0" w:space="0" w:color="auto"/>
      </w:divBdr>
    </w:div>
    <w:div w:id="604578813">
      <w:marLeft w:val="640"/>
      <w:marRight w:val="0"/>
      <w:marTop w:val="0"/>
      <w:marBottom w:val="0"/>
      <w:divBdr>
        <w:top w:val="none" w:sz="0" w:space="0" w:color="auto"/>
        <w:left w:val="none" w:sz="0" w:space="0" w:color="auto"/>
        <w:bottom w:val="none" w:sz="0" w:space="0" w:color="auto"/>
        <w:right w:val="none" w:sz="0" w:space="0" w:color="auto"/>
      </w:divBdr>
    </w:div>
    <w:div w:id="604579445">
      <w:marLeft w:val="640"/>
      <w:marRight w:val="0"/>
      <w:marTop w:val="0"/>
      <w:marBottom w:val="0"/>
      <w:divBdr>
        <w:top w:val="none" w:sz="0" w:space="0" w:color="auto"/>
        <w:left w:val="none" w:sz="0" w:space="0" w:color="auto"/>
        <w:bottom w:val="none" w:sz="0" w:space="0" w:color="auto"/>
        <w:right w:val="none" w:sz="0" w:space="0" w:color="auto"/>
      </w:divBdr>
    </w:div>
    <w:div w:id="604731922">
      <w:marLeft w:val="640"/>
      <w:marRight w:val="0"/>
      <w:marTop w:val="0"/>
      <w:marBottom w:val="0"/>
      <w:divBdr>
        <w:top w:val="none" w:sz="0" w:space="0" w:color="auto"/>
        <w:left w:val="none" w:sz="0" w:space="0" w:color="auto"/>
        <w:bottom w:val="none" w:sz="0" w:space="0" w:color="auto"/>
        <w:right w:val="none" w:sz="0" w:space="0" w:color="auto"/>
      </w:divBdr>
    </w:div>
    <w:div w:id="604849960">
      <w:marLeft w:val="640"/>
      <w:marRight w:val="0"/>
      <w:marTop w:val="0"/>
      <w:marBottom w:val="0"/>
      <w:divBdr>
        <w:top w:val="none" w:sz="0" w:space="0" w:color="auto"/>
        <w:left w:val="none" w:sz="0" w:space="0" w:color="auto"/>
        <w:bottom w:val="none" w:sz="0" w:space="0" w:color="auto"/>
        <w:right w:val="none" w:sz="0" w:space="0" w:color="auto"/>
      </w:divBdr>
    </w:div>
    <w:div w:id="604967196">
      <w:marLeft w:val="640"/>
      <w:marRight w:val="0"/>
      <w:marTop w:val="0"/>
      <w:marBottom w:val="0"/>
      <w:divBdr>
        <w:top w:val="none" w:sz="0" w:space="0" w:color="auto"/>
        <w:left w:val="none" w:sz="0" w:space="0" w:color="auto"/>
        <w:bottom w:val="none" w:sz="0" w:space="0" w:color="auto"/>
        <w:right w:val="none" w:sz="0" w:space="0" w:color="auto"/>
      </w:divBdr>
    </w:div>
    <w:div w:id="605119373">
      <w:marLeft w:val="640"/>
      <w:marRight w:val="0"/>
      <w:marTop w:val="0"/>
      <w:marBottom w:val="0"/>
      <w:divBdr>
        <w:top w:val="none" w:sz="0" w:space="0" w:color="auto"/>
        <w:left w:val="none" w:sz="0" w:space="0" w:color="auto"/>
        <w:bottom w:val="none" w:sz="0" w:space="0" w:color="auto"/>
        <w:right w:val="none" w:sz="0" w:space="0" w:color="auto"/>
      </w:divBdr>
    </w:div>
    <w:div w:id="605234692">
      <w:marLeft w:val="640"/>
      <w:marRight w:val="0"/>
      <w:marTop w:val="0"/>
      <w:marBottom w:val="0"/>
      <w:divBdr>
        <w:top w:val="none" w:sz="0" w:space="0" w:color="auto"/>
        <w:left w:val="none" w:sz="0" w:space="0" w:color="auto"/>
        <w:bottom w:val="none" w:sz="0" w:space="0" w:color="auto"/>
        <w:right w:val="none" w:sz="0" w:space="0" w:color="auto"/>
      </w:divBdr>
    </w:div>
    <w:div w:id="605235683">
      <w:marLeft w:val="640"/>
      <w:marRight w:val="0"/>
      <w:marTop w:val="0"/>
      <w:marBottom w:val="0"/>
      <w:divBdr>
        <w:top w:val="none" w:sz="0" w:space="0" w:color="auto"/>
        <w:left w:val="none" w:sz="0" w:space="0" w:color="auto"/>
        <w:bottom w:val="none" w:sz="0" w:space="0" w:color="auto"/>
        <w:right w:val="none" w:sz="0" w:space="0" w:color="auto"/>
      </w:divBdr>
    </w:div>
    <w:div w:id="605235845">
      <w:marLeft w:val="640"/>
      <w:marRight w:val="0"/>
      <w:marTop w:val="0"/>
      <w:marBottom w:val="0"/>
      <w:divBdr>
        <w:top w:val="none" w:sz="0" w:space="0" w:color="auto"/>
        <w:left w:val="none" w:sz="0" w:space="0" w:color="auto"/>
        <w:bottom w:val="none" w:sz="0" w:space="0" w:color="auto"/>
        <w:right w:val="none" w:sz="0" w:space="0" w:color="auto"/>
      </w:divBdr>
    </w:div>
    <w:div w:id="605305542">
      <w:bodyDiv w:val="1"/>
      <w:marLeft w:val="0"/>
      <w:marRight w:val="0"/>
      <w:marTop w:val="0"/>
      <w:marBottom w:val="0"/>
      <w:divBdr>
        <w:top w:val="none" w:sz="0" w:space="0" w:color="auto"/>
        <w:left w:val="none" w:sz="0" w:space="0" w:color="auto"/>
        <w:bottom w:val="none" w:sz="0" w:space="0" w:color="auto"/>
        <w:right w:val="none" w:sz="0" w:space="0" w:color="auto"/>
      </w:divBdr>
      <w:divsChild>
        <w:div w:id="87426383">
          <w:marLeft w:val="0"/>
          <w:marRight w:val="0"/>
          <w:marTop w:val="0"/>
          <w:marBottom w:val="0"/>
          <w:divBdr>
            <w:top w:val="none" w:sz="0" w:space="0" w:color="auto"/>
            <w:left w:val="none" w:sz="0" w:space="0" w:color="auto"/>
            <w:bottom w:val="none" w:sz="0" w:space="0" w:color="auto"/>
            <w:right w:val="none" w:sz="0" w:space="0" w:color="auto"/>
          </w:divBdr>
        </w:div>
        <w:div w:id="203687018">
          <w:marLeft w:val="0"/>
          <w:marRight w:val="0"/>
          <w:marTop w:val="0"/>
          <w:marBottom w:val="0"/>
          <w:divBdr>
            <w:top w:val="none" w:sz="0" w:space="0" w:color="auto"/>
            <w:left w:val="none" w:sz="0" w:space="0" w:color="auto"/>
            <w:bottom w:val="none" w:sz="0" w:space="0" w:color="auto"/>
            <w:right w:val="none" w:sz="0" w:space="0" w:color="auto"/>
          </w:divBdr>
        </w:div>
        <w:div w:id="876773175">
          <w:marLeft w:val="0"/>
          <w:marRight w:val="0"/>
          <w:marTop w:val="0"/>
          <w:marBottom w:val="0"/>
          <w:divBdr>
            <w:top w:val="none" w:sz="0" w:space="0" w:color="auto"/>
            <w:left w:val="none" w:sz="0" w:space="0" w:color="auto"/>
            <w:bottom w:val="none" w:sz="0" w:space="0" w:color="auto"/>
            <w:right w:val="none" w:sz="0" w:space="0" w:color="auto"/>
          </w:divBdr>
        </w:div>
        <w:div w:id="1730761195">
          <w:marLeft w:val="0"/>
          <w:marRight w:val="0"/>
          <w:marTop w:val="0"/>
          <w:marBottom w:val="0"/>
          <w:divBdr>
            <w:top w:val="none" w:sz="0" w:space="0" w:color="auto"/>
            <w:left w:val="none" w:sz="0" w:space="0" w:color="auto"/>
            <w:bottom w:val="none" w:sz="0" w:space="0" w:color="auto"/>
            <w:right w:val="none" w:sz="0" w:space="0" w:color="auto"/>
          </w:divBdr>
        </w:div>
      </w:divsChild>
    </w:div>
    <w:div w:id="605311267">
      <w:marLeft w:val="640"/>
      <w:marRight w:val="0"/>
      <w:marTop w:val="0"/>
      <w:marBottom w:val="0"/>
      <w:divBdr>
        <w:top w:val="none" w:sz="0" w:space="0" w:color="auto"/>
        <w:left w:val="none" w:sz="0" w:space="0" w:color="auto"/>
        <w:bottom w:val="none" w:sz="0" w:space="0" w:color="auto"/>
        <w:right w:val="none" w:sz="0" w:space="0" w:color="auto"/>
      </w:divBdr>
    </w:div>
    <w:div w:id="605314462">
      <w:marLeft w:val="640"/>
      <w:marRight w:val="0"/>
      <w:marTop w:val="0"/>
      <w:marBottom w:val="0"/>
      <w:divBdr>
        <w:top w:val="none" w:sz="0" w:space="0" w:color="auto"/>
        <w:left w:val="none" w:sz="0" w:space="0" w:color="auto"/>
        <w:bottom w:val="none" w:sz="0" w:space="0" w:color="auto"/>
        <w:right w:val="none" w:sz="0" w:space="0" w:color="auto"/>
      </w:divBdr>
    </w:div>
    <w:div w:id="605383392">
      <w:marLeft w:val="640"/>
      <w:marRight w:val="0"/>
      <w:marTop w:val="0"/>
      <w:marBottom w:val="0"/>
      <w:divBdr>
        <w:top w:val="none" w:sz="0" w:space="0" w:color="auto"/>
        <w:left w:val="none" w:sz="0" w:space="0" w:color="auto"/>
        <w:bottom w:val="none" w:sz="0" w:space="0" w:color="auto"/>
        <w:right w:val="none" w:sz="0" w:space="0" w:color="auto"/>
      </w:divBdr>
    </w:div>
    <w:div w:id="605384312">
      <w:marLeft w:val="640"/>
      <w:marRight w:val="0"/>
      <w:marTop w:val="0"/>
      <w:marBottom w:val="0"/>
      <w:divBdr>
        <w:top w:val="none" w:sz="0" w:space="0" w:color="auto"/>
        <w:left w:val="none" w:sz="0" w:space="0" w:color="auto"/>
        <w:bottom w:val="none" w:sz="0" w:space="0" w:color="auto"/>
        <w:right w:val="none" w:sz="0" w:space="0" w:color="auto"/>
      </w:divBdr>
    </w:div>
    <w:div w:id="605385068">
      <w:marLeft w:val="640"/>
      <w:marRight w:val="0"/>
      <w:marTop w:val="0"/>
      <w:marBottom w:val="0"/>
      <w:divBdr>
        <w:top w:val="none" w:sz="0" w:space="0" w:color="auto"/>
        <w:left w:val="none" w:sz="0" w:space="0" w:color="auto"/>
        <w:bottom w:val="none" w:sz="0" w:space="0" w:color="auto"/>
        <w:right w:val="none" w:sz="0" w:space="0" w:color="auto"/>
      </w:divBdr>
    </w:div>
    <w:div w:id="605431156">
      <w:marLeft w:val="640"/>
      <w:marRight w:val="0"/>
      <w:marTop w:val="0"/>
      <w:marBottom w:val="0"/>
      <w:divBdr>
        <w:top w:val="none" w:sz="0" w:space="0" w:color="auto"/>
        <w:left w:val="none" w:sz="0" w:space="0" w:color="auto"/>
        <w:bottom w:val="none" w:sz="0" w:space="0" w:color="auto"/>
        <w:right w:val="none" w:sz="0" w:space="0" w:color="auto"/>
      </w:divBdr>
    </w:div>
    <w:div w:id="605625677">
      <w:marLeft w:val="640"/>
      <w:marRight w:val="0"/>
      <w:marTop w:val="0"/>
      <w:marBottom w:val="0"/>
      <w:divBdr>
        <w:top w:val="none" w:sz="0" w:space="0" w:color="auto"/>
        <w:left w:val="none" w:sz="0" w:space="0" w:color="auto"/>
        <w:bottom w:val="none" w:sz="0" w:space="0" w:color="auto"/>
        <w:right w:val="none" w:sz="0" w:space="0" w:color="auto"/>
      </w:divBdr>
    </w:div>
    <w:div w:id="605774233">
      <w:marLeft w:val="640"/>
      <w:marRight w:val="0"/>
      <w:marTop w:val="0"/>
      <w:marBottom w:val="0"/>
      <w:divBdr>
        <w:top w:val="none" w:sz="0" w:space="0" w:color="auto"/>
        <w:left w:val="none" w:sz="0" w:space="0" w:color="auto"/>
        <w:bottom w:val="none" w:sz="0" w:space="0" w:color="auto"/>
        <w:right w:val="none" w:sz="0" w:space="0" w:color="auto"/>
      </w:divBdr>
    </w:div>
    <w:div w:id="605843226">
      <w:marLeft w:val="640"/>
      <w:marRight w:val="0"/>
      <w:marTop w:val="0"/>
      <w:marBottom w:val="0"/>
      <w:divBdr>
        <w:top w:val="none" w:sz="0" w:space="0" w:color="auto"/>
        <w:left w:val="none" w:sz="0" w:space="0" w:color="auto"/>
        <w:bottom w:val="none" w:sz="0" w:space="0" w:color="auto"/>
        <w:right w:val="none" w:sz="0" w:space="0" w:color="auto"/>
      </w:divBdr>
    </w:div>
    <w:div w:id="605888764">
      <w:marLeft w:val="640"/>
      <w:marRight w:val="0"/>
      <w:marTop w:val="0"/>
      <w:marBottom w:val="0"/>
      <w:divBdr>
        <w:top w:val="none" w:sz="0" w:space="0" w:color="auto"/>
        <w:left w:val="none" w:sz="0" w:space="0" w:color="auto"/>
        <w:bottom w:val="none" w:sz="0" w:space="0" w:color="auto"/>
        <w:right w:val="none" w:sz="0" w:space="0" w:color="auto"/>
      </w:divBdr>
    </w:div>
    <w:div w:id="606080635">
      <w:marLeft w:val="640"/>
      <w:marRight w:val="0"/>
      <w:marTop w:val="0"/>
      <w:marBottom w:val="0"/>
      <w:divBdr>
        <w:top w:val="none" w:sz="0" w:space="0" w:color="auto"/>
        <w:left w:val="none" w:sz="0" w:space="0" w:color="auto"/>
        <w:bottom w:val="none" w:sz="0" w:space="0" w:color="auto"/>
        <w:right w:val="none" w:sz="0" w:space="0" w:color="auto"/>
      </w:divBdr>
    </w:div>
    <w:div w:id="606231012">
      <w:marLeft w:val="640"/>
      <w:marRight w:val="0"/>
      <w:marTop w:val="0"/>
      <w:marBottom w:val="0"/>
      <w:divBdr>
        <w:top w:val="none" w:sz="0" w:space="0" w:color="auto"/>
        <w:left w:val="none" w:sz="0" w:space="0" w:color="auto"/>
        <w:bottom w:val="none" w:sz="0" w:space="0" w:color="auto"/>
        <w:right w:val="none" w:sz="0" w:space="0" w:color="auto"/>
      </w:divBdr>
    </w:div>
    <w:div w:id="606235483">
      <w:marLeft w:val="640"/>
      <w:marRight w:val="0"/>
      <w:marTop w:val="0"/>
      <w:marBottom w:val="0"/>
      <w:divBdr>
        <w:top w:val="none" w:sz="0" w:space="0" w:color="auto"/>
        <w:left w:val="none" w:sz="0" w:space="0" w:color="auto"/>
        <w:bottom w:val="none" w:sz="0" w:space="0" w:color="auto"/>
        <w:right w:val="none" w:sz="0" w:space="0" w:color="auto"/>
      </w:divBdr>
    </w:div>
    <w:div w:id="606235877">
      <w:marLeft w:val="640"/>
      <w:marRight w:val="0"/>
      <w:marTop w:val="0"/>
      <w:marBottom w:val="0"/>
      <w:divBdr>
        <w:top w:val="none" w:sz="0" w:space="0" w:color="auto"/>
        <w:left w:val="none" w:sz="0" w:space="0" w:color="auto"/>
        <w:bottom w:val="none" w:sz="0" w:space="0" w:color="auto"/>
        <w:right w:val="none" w:sz="0" w:space="0" w:color="auto"/>
      </w:divBdr>
    </w:div>
    <w:div w:id="606349310">
      <w:marLeft w:val="640"/>
      <w:marRight w:val="0"/>
      <w:marTop w:val="0"/>
      <w:marBottom w:val="0"/>
      <w:divBdr>
        <w:top w:val="none" w:sz="0" w:space="0" w:color="auto"/>
        <w:left w:val="none" w:sz="0" w:space="0" w:color="auto"/>
        <w:bottom w:val="none" w:sz="0" w:space="0" w:color="auto"/>
        <w:right w:val="none" w:sz="0" w:space="0" w:color="auto"/>
      </w:divBdr>
    </w:div>
    <w:div w:id="606356514">
      <w:marLeft w:val="640"/>
      <w:marRight w:val="0"/>
      <w:marTop w:val="0"/>
      <w:marBottom w:val="0"/>
      <w:divBdr>
        <w:top w:val="none" w:sz="0" w:space="0" w:color="auto"/>
        <w:left w:val="none" w:sz="0" w:space="0" w:color="auto"/>
        <w:bottom w:val="none" w:sz="0" w:space="0" w:color="auto"/>
        <w:right w:val="none" w:sz="0" w:space="0" w:color="auto"/>
      </w:divBdr>
    </w:div>
    <w:div w:id="606500428">
      <w:marLeft w:val="640"/>
      <w:marRight w:val="0"/>
      <w:marTop w:val="0"/>
      <w:marBottom w:val="0"/>
      <w:divBdr>
        <w:top w:val="none" w:sz="0" w:space="0" w:color="auto"/>
        <w:left w:val="none" w:sz="0" w:space="0" w:color="auto"/>
        <w:bottom w:val="none" w:sz="0" w:space="0" w:color="auto"/>
        <w:right w:val="none" w:sz="0" w:space="0" w:color="auto"/>
      </w:divBdr>
    </w:div>
    <w:div w:id="606501766">
      <w:marLeft w:val="640"/>
      <w:marRight w:val="0"/>
      <w:marTop w:val="0"/>
      <w:marBottom w:val="0"/>
      <w:divBdr>
        <w:top w:val="none" w:sz="0" w:space="0" w:color="auto"/>
        <w:left w:val="none" w:sz="0" w:space="0" w:color="auto"/>
        <w:bottom w:val="none" w:sz="0" w:space="0" w:color="auto"/>
        <w:right w:val="none" w:sz="0" w:space="0" w:color="auto"/>
      </w:divBdr>
    </w:div>
    <w:div w:id="606696520">
      <w:marLeft w:val="640"/>
      <w:marRight w:val="0"/>
      <w:marTop w:val="0"/>
      <w:marBottom w:val="0"/>
      <w:divBdr>
        <w:top w:val="none" w:sz="0" w:space="0" w:color="auto"/>
        <w:left w:val="none" w:sz="0" w:space="0" w:color="auto"/>
        <w:bottom w:val="none" w:sz="0" w:space="0" w:color="auto"/>
        <w:right w:val="none" w:sz="0" w:space="0" w:color="auto"/>
      </w:divBdr>
    </w:div>
    <w:div w:id="606735011">
      <w:marLeft w:val="640"/>
      <w:marRight w:val="0"/>
      <w:marTop w:val="0"/>
      <w:marBottom w:val="0"/>
      <w:divBdr>
        <w:top w:val="none" w:sz="0" w:space="0" w:color="auto"/>
        <w:left w:val="none" w:sz="0" w:space="0" w:color="auto"/>
        <w:bottom w:val="none" w:sz="0" w:space="0" w:color="auto"/>
        <w:right w:val="none" w:sz="0" w:space="0" w:color="auto"/>
      </w:divBdr>
    </w:div>
    <w:div w:id="606739323">
      <w:marLeft w:val="640"/>
      <w:marRight w:val="0"/>
      <w:marTop w:val="0"/>
      <w:marBottom w:val="0"/>
      <w:divBdr>
        <w:top w:val="none" w:sz="0" w:space="0" w:color="auto"/>
        <w:left w:val="none" w:sz="0" w:space="0" w:color="auto"/>
        <w:bottom w:val="none" w:sz="0" w:space="0" w:color="auto"/>
        <w:right w:val="none" w:sz="0" w:space="0" w:color="auto"/>
      </w:divBdr>
    </w:div>
    <w:div w:id="606742175">
      <w:marLeft w:val="640"/>
      <w:marRight w:val="0"/>
      <w:marTop w:val="0"/>
      <w:marBottom w:val="0"/>
      <w:divBdr>
        <w:top w:val="none" w:sz="0" w:space="0" w:color="auto"/>
        <w:left w:val="none" w:sz="0" w:space="0" w:color="auto"/>
        <w:bottom w:val="none" w:sz="0" w:space="0" w:color="auto"/>
        <w:right w:val="none" w:sz="0" w:space="0" w:color="auto"/>
      </w:divBdr>
    </w:div>
    <w:div w:id="606811267">
      <w:marLeft w:val="640"/>
      <w:marRight w:val="0"/>
      <w:marTop w:val="0"/>
      <w:marBottom w:val="0"/>
      <w:divBdr>
        <w:top w:val="none" w:sz="0" w:space="0" w:color="auto"/>
        <w:left w:val="none" w:sz="0" w:space="0" w:color="auto"/>
        <w:bottom w:val="none" w:sz="0" w:space="0" w:color="auto"/>
        <w:right w:val="none" w:sz="0" w:space="0" w:color="auto"/>
      </w:divBdr>
    </w:div>
    <w:div w:id="606893480">
      <w:marLeft w:val="640"/>
      <w:marRight w:val="0"/>
      <w:marTop w:val="0"/>
      <w:marBottom w:val="0"/>
      <w:divBdr>
        <w:top w:val="none" w:sz="0" w:space="0" w:color="auto"/>
        <w:left w:val="none" w:sz="0" w:space="0" w:color="auto"/>
        <w:bottom w:val="none" w:sz="0" w:space="0" w:color="auto"/>
        <w:right w:val="none" w:sz="0" w:space="0" w:color="auto"/>
      </w:divBdr>
    </w:div>
    <w:div w:id="607010551">
      <w:marLeft w:val="640"/>
      <w:marRight w:val="0"/>
      <w:marTop w:val="0"/>
      <w:marBottom w:val="0"/>
      <w:divBdr>
        <w:top w:val="none" w:sz="0" w:space="0" w:color="auto"/>
        <w:left w:val="none" w:sz="0" w:space="0" w:color="auto"/>
        <w:bottom w:val="none" w:sz="0" w:space="0" w:color="auto"/>
        <w:right w:val="none" w:sz="0" w:space="0" w:color="auto"/>
      </w:divBdr>
    </w:div>
    <w:div w:id="607085724">
      <w:marLeft w:val="640"/>
      <w:marRight w:val="0"/>
      <w:marTop w:val="0"/>
      <w:marBottom w:val="0"/>
      <w:divBdr>
        <w:top w:val="none" w:sz="0" w:space="0" w:color="auto"/>
        <w:left w:val="none" w:sz="0" w:space="0" w:color="auto"/>
        <w:bottom w:val="none" w:sz="0" w:space="0" w:color="auto"/>
        <w:right w:val="none" w:sz="0" w:space="0" w:color="auto"/>
      </w:divBdr>
    </w:div>
    <w:div w:id="607155822">
      <w:marLeft w:val="640"/>
      <w:marRight w:val="0"/>
      <w:marTop w:val="0"/>
      <w:marBottom w:val="0"/>
      <w:divBdr>
        <w:top w:val="none" w:sz="0" w:space="0" w:color="auto"/>
        <w:left w:val="none" w:sz="0" w:space="0" w:color="auto"/>
        <w:bottom w:val="none" w:sz="0" w:space="0" w:color="auto"/>
        <w:right w:val="none" w:sz="0" w:space="0" w:color="auto"/>
      </w:divBdr>
    </w:div>
    <w:div w:id="607352383">
      <w:marLeft w:val="640"/>
      <w:marRight w:val="0"/>
      <w:marTop w:val="0"/>
      <w:marBottom w:val="0"/>
      <w:divBdr>
        <w:top w:val="none" w:sz="0" w:space="0" w:color="auto"/>
        <w:left w:val="none" w:sz="0" w:space="0" w:color="auto"/>
        <w:bottom w:val="none" w:sz="0" w:space="0" w:color="auto"/>
        <w:right w:val="none" w:sz="0" w:space="0" w:color="auto"/>
      </w:divBdr>
    </w:div>
    <w:div w:id="607393623">
      <w:marLeft w:val="640"/>
      <w:marRight w:val="0"/>
      <w:marTop w:val="0"/>
      <w:marBottom w:val="0"/>
      <w:divBdr>
        <w:top w:val="none" w:sz="0" w:space="0" w:color="auto"/>
        <w:left w:val="none" w:sz="0" w:space="0" w:color="auto"/>
        <w:bottom w:val="none" w:sz="0" w:space="0" w:color="auto"/>
        <w:right w:val="none" w:sz="0" w:space="0" w:color="auto"/>
      </w:divBdr>
    </w:div>
    <w:div w:id="607393789">
      <w:marLeft w:val="640"/>
      <w:marRight w:val="0"/>
      <w:marTop w:val="0"/>
      <w:marBottom w:val="0"/>
      <w:divBdr>
        <w:top w:val="none" w:sz="0" w:space="0" w:color="auto"/>
        <w:left w:val="none" w:sz="0" w:space="0" w:color="auto"/>
        <w:bottom w:val="none" w:sz="0" w:space="0" w:color="auto"/>
        <w:right w:val="none" w:sz="0" w:space="0" w:color="auto"/>
      </w:divBdr>
    </w:div>
    <w:div w:id="607468042">
      <w:marLeft w:val="640"/>
      <w:marRight w:val="0"/>
      <w:marTop w:val="0"/>
      <w:marBottom w:val="0"/>
      <w:divBdr>
        <w:top w:val="none" w:sz="0" w:space="0" w:color="auto"/>
        <w:left w:val="none" w:sz="0" w:space="0" w:color="auto"/>
        <w:bottom w:val="none" w:sz="0" w:space="0" w:color="auto"/>
        <w:right w:val="none" w:sz="0" w:space="0" w:color="auto"/>
      </w:divBdr>
    </w:div>
    <w:div w:id="607540779">
      <w:marLeft w:val="640"/>
      <w:marRight w:val="0"/>
      <w:marTop w:val="0"/>
      <w:marBottom w:val="0"/>
      <w:divBdr>
        <w:top w:val="none" w:sz="0" w:space="0" w:color="auto"/>
        <w:left w:val="none" w:sz="0" w:space="0" w:color="auto"/>
        <w:bottom w:val="none" w:sz="0" w:space="0" w:color="auto"/>
        <w:right w:val="none" w:sz="0" w:space="0" w:color="auto"/>
      </w:divBdr>
    </w:div>
    <w:div w:id="607542877">
      <w:marLeft w:val="640"/>
      <w:marRight w:val="0"/>
      <w:marTop w:val="0"/>
      <w:marBottom w:val="0"/>
      <w:divBdr>
        <w:top w:val="none" w:sz="0" w:space="0" w:color="auto"/>
        <w:left w:val="none" w:sz="0" w:space="0" w:color="auto"/>
        <w:bottom w:val="none" w:sz="0" w:space="0" w:color="auto"/>
        <w:right w:val="none" w:sz="0" w:space="0" w:color="auto"/>
      </w:divBdr>
    </w:div>
    <w:div w:id="607591882">
      <w:marLeft w:val="640"/>
      <w:marRight w:val="0"/>
      <w:marTop w:val="0"/>
      <w:marBottom w:val="0"/>
      <w:divBdr>
        <w:top w:val="none" w:sz="0" w:space="0" w:color="auto"/>
        <w:left w:val="none" w:sz="0" w:space="0" w:color="auto"/>
        <w:bottom w:val="none" w:sz="0" w:space="0" w:color="auto"/>
        <w:right w:val="none" w:sz="0" w:space="0" w:color="auto"/>
      </w:divBdr>
    </w:div>
    <w:div w:id="607616644">
      <w:marLeft w:val="640"/>
      <w:marRight w:val="0"/>
      <w:marTop w:val="0"/>
      <w:marBottom w:val="0"/>
      <w:divBdr>
        <w:top w:val="none" w:sz="0" w:space="0" w:color="auto"/>
        <w:left w:val="none" w:sz="0" w:space="0" w:color="auto"/>
        <w:bottom w:val="none" w:sz="0" w:space="0" w:color="auto"/>
        <w:right w:val="none" w:sz="0" w:space="0" w:color="auto"/>
      </w:divBdr>
    </w:div>
    <w:div w:id="607660900">
      <w:marLeft w:val="640"/>
      <w:marRight w:val="0"/>
      <w:marTop w:val="0"/>
      <w:marBottom w:val="0"/>
      <w:divBdr>
        <w:top w:val="none" w:sz="0" w:space="0" w:color="auto"/>
        <w:left w:val="none" w:sz="0" w:space="0" w:color="auto"/>
        <w:bottom w:val="none" w:sz="0" w:space="0" w:color="auto"/>
        <w:right w:val="none" w:sz="0" w:space="0" w:color="auto"/>
      </w:divBdr>
    </w:div>
    <w:div w:id="607733186">
      <w:marLeft w:val="640"/>
      <w:marRight w:val="0"/>
      <w:marTop w:val="0"/>
      <w:marBottom w:val="0"/>
      <w:divBdr>
        <w:top w:val="none" w:sz="0" w:space="0" w:color="auto"/>
        <w:left w:val="none" w:sz="0" w:space="0" w:color="auto"/>
        <w:bottom w:val="none" w:sz="0" w:space="0" w:color="auto"/>
        <w:right w:val="none" w:sz="0" w:space="0" w:color="auto"/>
      </w:divBdr>
    </w:div>
    <w:div w:id="607781275">
      <w:marLeft w:val="640"/>
      <w:marRight w:val="0"/>
      <w:marTop w:val="0"/>
      <w:marBottom w:val="0"/>
      <w:divBdr>
        <w:top w:val="none" w:sz="0" w:space="0" w:color="auto"/>
        <w:left w:val="none" w:sz="0" w:space="0" w:color="auto"/>
        <w:bottom w:val="none" w:sz="0" w:space="0" w:color="auto"/>
        <w:right w:val="none" w:sz="0" w:space="0" w:color="auto"/>
      </w:divBdr>
    </w:div>
    <w:div w:id="607856536">
      <w:marLeft w:val="640"/>
      <w:marRight w:val="0"/>
      <w:marTop w:val="0"/>
      <w:marBottom w:val="0"/>
      <w:divBdr>
        <w:top w:val="none" w:sz="0" w:space="0" w:color="auto"/>
        <w:left w:val="none" w:sz="0" w:space="0" w:color="auto"/>
        <w:bottom w:val="none" w:sz="0" w:space="0" w:color="auto"/>
        <w:right w:val="none" w:sz="0" w:space="0" w:color="auto"/>
      </w:divBdr>
    </w:div>
    <w:div w:id="607932182">
      <w:marLeft w:val="640"/>
      <w:marRight w:val="0"/>
      <w:marTop w:val="0"/>
      <w:marBottom w:val="0"/>
      <w:divBdr>
        <w:top w:val="none" w:sz="0" w:space="0" w:color="auto"/>
        <w:left w:val="none" w:sz="0" w:space="0" w:color="auto"/>
        <w:bottom w:val="none" w:sz="0" w:space="0" w:color="auto"/>
        <w:right w:val="none" w:sz="0" w:space="0" w:color="auto"/>
      </w:divBdr>
    </w:div>
    <w:div w:id="607934719">
      <w:marLeft w:val="640"/>
      <w:marRight w:val="0"/>
      <w:marTop w:val="0"/>
      <w:marBottom w:val="0"/>
      <w:divBdr>
        <w:top w:val="none" w:sz="0" w:space="0" w:color="auto"/>
        <w:left w:val="none" w:sz="0" w:space="0" w:color="auto"/>
        <w:bottom w:val="none" w:sz="0" w:space="0" w:color="auto"/>
        <w:right w:val="none" w:sz="0" w:space="0" w:color="auto"/>
      </w:divBdr>
    </w:div>
    <w:div w:id="608004246">
      <w:marLeft w:val="640"/>
      <w:marRight w:val="0"/>
      <w:marTop w:val="0"/>
      <w:marBottom w:val="0"/>
      <w:divBdr>
        <w:top w:val="none" w:sz="0" w:space="0" w:color="auto"/>
        <w:left w:val="none" w:sz="0" w:space="0" w:color="auto"/>
        <w:bottom w:val="none" w:sz="0" w:space="0" w:color="auto"/>
        <w:right w:val="none" w:sz="0" w:space="0" w:color="auto"/>
      </w:divBdr>
    </w:div>
    <w:div w:id="608005496">
      <w:marLeft w:val="640"/>
      <w:marRight w:val="0"/>
      <w:marTop w:val="0"/>
      <w:marBottom w:val="0"/>
      <w:divBdr>
        <w:top w:val="none" w:sz="0" w:space="0" w:color="auto"/>
        <w:left w:val="none" w:sz="0" w:space="0" w:color="auto"/>
        <w:bottom w:val="none" w:sz="0" w:space="0" w:color="auto"/>
        <w:right w:val="none" w:sz="0" w:space="0" w:color="auto"/>
      </w:divBdr>
    </w:div>
    <w:div w:id="608007322">
      <w:marLeft w:val="640"/>
      <w:marRight w:val="0"/>
      <w:marTop w:val="0"/>
      <w:marBottom w:val="0"/>
      <w:divBdr>
        <w:top w:val="none" w:sz="0" w:space="0" w:color="auto"/>
        <w:left w:val="none" w:sz="0" w:space="0" w:color="auto"/>
        <w:bottom w:val="none" w:sz="0" w:space="0" w:color="auto"/>
        <w:right w:val="none" w:sz="0" w:space="0" w:color="auto"/>
      </w:divBdr>
    </w:div>
    <w:div w:id="608271518">
      <w:marLeft w:val="640"/>
      <w:marRight w:val="0"/>
      <w:marTop w:val="0"/>
      <w:marBottom w:val="0"/>
      <w:divBdr>
        <w:top w:val="none" w:sz="0" w:space="0" w:color="auto"/>
        <w:left w:val="none" w:sz="0" w:space="0" w:color="auto"/>
        <w:bottom w:val="none" w:sz="0" w:space="0" w:color="auto"/>
        <w:right w:val="none" w:sz="0" w:space="0" w:color="auto"/>
      </w:divBdr>
    </w:div>
    <w:div w:id="608319073">
      <w:marLeft w:val="640"/>
      <w:marRight w:val="0"/>
      <w:marTop w:val="0"/>
      <w:marBottom w:val="0"/>
      <w:divBdr>
        <w:top w:val="none" w:sz="0" w:space="0" w:color="auto"/>
        <w:left w:val="none" w:sz="0" w:space="0" w:color="auto"/>
        <w:bottom w:val="none" w:sz="0" w:space="0" w:color="auto"/>
        <w:right w:val="none" w:sz="0" w:space="0" w:color="auto"/>
      </w:divBdr>
    </w:div>
    <w:div w:id="608391859">
      <w:marLeft w:val="640"/>
      <w:marRight w:val="0"/>
      <w:marTop w:val="0"/>
      <w:marBottom w:val="0"/>
      <w:divBdr>
        <w:top w:val="none" w:sz="0" w:space="0" w:color="auto"/>
        <w:left w:val="none" w:sz="0" w:space="0" w:color="auto"/>
        <w:bottom w:val="none" w:sz="0" w:space="0" w:color="auto"/>
        <w:right w:val="none" w:sz="0" w:space="0" w:color="auto"/>
      </w:divBdr>
    </w:div>
    <w:div w:id="608396851">
      <w:marLeft w:val="480"/>
      <w:marRight w:val="0"/>
      <w:marTop w:val="0"/>
      <w:marBottom w:val="0"/>
      <w:divBdr>
        <w:top w:val="none" w:sz="0" w:space="0" w:color="auto"/>
        <w:left w:val="none" w:sz="0" w:space="0" w:color="auto"/>
        <w:bottom w:val="none" w:sz="0" w:space="0" w:color="auto"/>
        <w:right w:val="none" w:sz="0" w:space="0" w:color="auto"/>
      </w:divBdr>
    </w:div>
    <w:div w:id="608507917">
      <w:marLeft w:val="640"/>
      <w:marRight w:val="0"/>
      <w:marTop w:val="0"/>
      <w:marBottom w:val="0"/>
      <w:divBdr>
        <w:top w:val="none" w:sz="0" w:space="0" w:color="auto"/>
        <w:left w:val="none" w:sz="0" w:space="0" w:color="auto"/>
        <w:bottom w:val="none" w:sz="0" w:space="0" w:color="auto"/>
        <w:right w:val="none" w:sz="0" w:space="0" w:color="auto"/>
      </w:divBdr>
    </w:div>
    <w:div w:id="608509357">
      <w:marLeft w:val="640"/>
      <w:marRight w:val="0"/>
      <w:marTop w:val="0"/>
      <w:marBottom w:val="0"/>
      <w:divBdr>
        <w:top w:val="none" w:sz="0" w:space="0" w:color="auto"/>
        <w:left w:val="none" w:sz="0" w:space="0" w:color="auto"/>
        <w:bottom w:val="none" w:sz="0" w:space="0" w:color="auto"/>
        <w:right w:val="none" w:sz="0" w:space="0" w:color="auto"/>
      </w:divBdr>
    </w:div>
    <w:div w:id="608512750">
      <w:marLeft w:val="480"/>
      <w:marRight w:val="0"/>
      <w:marTop w:val="0"/>
      <w:marBottom w:val="0"/>
      <w:divBdr>
        <w:top w:val="none" w:sz="0" w:space="0" w:color="auto"/>
        <w:left w:val="none" w:sz="0" w:space="0" w:color="auto"/>
        <w:bottom w:val="none" w:sz="0" w:space="0" w:color="auto"/>
        <w:right w:val="none" w:sz="0" w:space="0" w:color="auto"/>
      </w:divBdr>
    </w:div>
    <w:div w:id="608582668">
      <w:marLeft w:val="640"/>
      <w:marRight w:val="0"/>
      <w:marTop w:val="0"/>
      <w:marBottom w:val="0"/>
      <w:divBdr>
        <w:top w:val="none" w:sz="0" w:space="0" w:color="auto"/>
        <w:left w:val="none" w:sz="0" w:space="0" w:color="auto"/>
        <w:bottom w:val="none" w:sz="0" w:space="0" w:color="auto"/>
        <w:right w:val="none" w:sz="0" w:space="0" w:color="auto"/>
      </w:divBdr>
    </w:div>
    <w:div w:id="608587144">
      <w:marLeft w:val="640"/>
      <w:marRight w:val="0"/>
      <w:marTop w:val="0"/>
      <w:marBottom w:val="0"/>
      <w:divBdr>
        <w:top w:val="none" w:sz="0" w:space="0" w:color="auto"/>
        <w:left w:val="none" w:sz="0" w:space="0" w:color="auto"/>
        <w:bottom w:val="none" w:sz="0" w:space="0" w:color="auto"/>
        <w:right w:val="none" w:sz="0" w:space="0" w:color="auto"/>
      </w:divBdr>
    </w:div>
    <w:div w:id="608659714">
      <w:marLeft w:val="640"/>
      <w:marRight w:val="0"/>
      <w:marTop w:val="0"/>
      <w:marBottom w:val="0"/>
      <w:divBdr>
        <w:top w:val="none" w:sz="0" w:space="0" w:color="auto"/>
        <w:left w:val="none" w:sz="0" w:space="0" w:color="auto"/>
        <w:bottom w:val="none" w:sz="0" w:space="0" w:color="auto"/>
        <w:right w:val="none" w:sz="0" w:space="0" w:color="auto"/>
      </w:divBdr>
    </w:div>
    <w:div w:id="608700549">
      <w:marLeft w:val="640"/>
      <w:marRight w:val="0"/>
      <w:marTop w:val="0"/>
      <w:marBottom w:val="0"/>
      <w:divBdr>
        <w:top w:val="none" w:sz="0" w:space="0" w:color="auto"/>
        <w:left w:val="none" w:sz="0" w:space="0" w:color="auto"/>
        <w:bottom w:val="none" w:sz="0" w:space="0" w:color="auto"/>
        <w:right w:val="none" w:sz="0" w:space="0" w:color="auto"/>
      </w:divBdr>
    </w:div>
    <w:div w:id="608706469">
      <w:marLeft w:val="640"/>
      <w:marRight w:val="0"/>
      <w:marTop w:val="0"/>
      <w:marBottom w:val="0"/>
      <w:divBdr>
        <w:top w:val="none" w:sz="0" w:space="0" w:color="auto"/>
        <w:left w:val="none" w:sz="0" w:space="0" w:color="auto"/>
        <w:bottom w:val="none" w:sz="0" w:space="0" w:color="auto"/>
        <w:right w:val="none" w:sz="0" w:space="0" w:color="auto"/>
      </w:divBdr>
    </w:div>
    <w:div w:id="608782443">
      <w:marLeft w:val="640"/>
      <w:marRight w:val="0"/>
      <w:marTop w:val="0"/>
      <w:marBottom w:val="0"/>
      <w:divBdr>
        <w:top w:val="none" w:sz="0" w:space="0" w:color="auto"/>
        <w:left w:val="none" w:sz="0" w:space="0" w:color="auto"/>
        <w:bottom w:val="none" w:sz="0" w:space="0" w:color="auto"/>
        <w:right w:val="none" w:sz="0" w:space="0" w:color="auto"/>
      </w:divBdr>
    </w:div>
    <w:div w:id="608854438">
      <w:marLeft w:val="640"/>
      <w:marRight w:val="0"/>
      <w:marTop w:val="0"/>
      <w:marBottom w:val="0"/>
      <w:divBdr>
        <w:top w:val="none" w:sz="0" w:space="0" w:color="auto"/>
        <w:left w:val="none" w:sz="0" w:space="0" w:color="auto"/>
        <w:bottom w:val="none" w:sz="0" w:space="0" w:color="auto"/>
        <w:right w:val="none" w:sz="0" w:space="0" w:color="auto"/>
      </w:divBdr>
    </w:div>
    <w:div w:id="608897418">
      <w:marLeft w:val="640"/>
      <w:marRight w:val="0"/>
      <w:marTop w:val="0"/>
      <w:marBottom w:val="0"/>
      <w:divBdr>
        <w:top w:val="none" w:sz="0" w:space="0" w:color="auto"/>
        <w:left w:val="none" w:sz="0" w:space="0" w:color="auto"/>
        <w:bottom w:val="none" w:sz="0" w:space="0" w:color="auto"/>
        <w:right w:val="none" w:sz="0" w:space="0" w:color="auto"/>
      </w:divBdr>
    </w:div>
    <w:div w:id="609170323">
      <w:marLeft w:val="640"/>
      <w:marRight w:val="0"/>
      <w:marTop w:val="0"/>
      <w:marBottom w:val="0"/>
      <w:divBdr>
        <w:top w:val="none" w:sz="0" w:space="0" w:color="auto"/>
        <w:left w:val="none" w:sz="0" w:space="0" w:color="auto"/>
        <w:bottom w:val="none" w:sz="0" w:space="0" w:color="auto"/>
        <w:right w:val="none" w:sz="0" w:space="0" w:color="auto"/>
      </w:divBdr>
    </w:div>
    <w:div w:id="609358676">
      <w:bodyDiv w:val="1"/>
      <w:marLeft w:val="0"/>
      <w:marRight w:val="0"/>
      <w:marTop w:val="0"/>
      <w:marBottom w:val="0"/>
      <w:divBdr>
        <w:top w:val="none" w:sz="0" w:space="0" w:color="auto"/>
        <w:left w:val="none" w:sz="0" w:space="0" w:color="auto"/>
        <w:bottom w:val="none" w:sz="0" w:space="0" w:color="auto"/>
        <w:right w:val="none" w:sz="0" w:space="0" w:color="auto"/>
      </w:divBdr>
      <w:divsChild>
        <w:div w:id="5450780">
          <w:marLeft w:val="640"/>
          <w:marRight w:val="0"/>
          <w:marTop w:val="0"/>
          <w:marBottom w:val="0"/>
          <w:divBdr>
            <w:top w:val="none" w:sz="0" w:space="0" w:color="auto"/>
            <w:left w:val="none" w:sz="0" w:space="0" w:color="auto"/>
            <w:bottom w:val="none" w:sz="0" w:space="0" w:color="auto"/>
            <w:right w:val="none" w:sz="0" w:space="0" w:color="auto"/>
          </w:divBdr>
        </w:div>
        <w:div w:id="75590461">
          <w:marLeft w:val="640"/>
          <w:marRight w:val="0"/>
          <w:marTop w:val="0"/>
          <w:marBottom w:val="0"/>
          <w:divBdr>
            <w:top w:val="none" w:sz="0" w:space="0" w:color="auto"/>
            <w:left w:val="none" w:sz="0" w:space="0" w:color="auto"/>
            <w:bottom w:val="none" w:sz="0" w:space="0" w:color="auto"/>
            <w:right w:val="none" w:sz="0" w:space="0" w:color="auto"/>
          </w:divBdr>
        </w:div>
        <w:div w:id="150874191">
          <w:marLeft w:val="640"/>
          <w:marRight w:val="0"/>
          <w:marTop w:val="0"/>
          <w:marBottom w:val="0"/>
          <w:divBdr>
            <w:top w:val="none" w:sz="0" w:space="0" w:color="auto"/>
            <w:left w:val="none" w:sz="0" w:space="0" w:color="auto"/>
            <w:bottom w:val="none" w:sz="0" w:space="0" w:color="auto"/>
            <w:right w:val="none" w:sz="0" w:space="0" w:color="auto"/>
          </w:divBdr>
        </w:div>
        <w:div w:id="268972256">
          <w:marLeft w:val="640"/>
          <w:marRight w:val="0"/>
          <w:marTop w:val="0"/>
          <w:marBottom w:val="0"/>
          <w:divBdr>
            <w:top w:val="none" w:sz="0" w:space="0" w:color="auto"/>
            <w:left w:val="none" w:sz="0" w:space="0" w:color="auto"/>
            <w:bottom w:val="none" w:sz="0" w:space="0" w:color="auto"/>
            <w:right w:val="none" w:sz="0" w:space="0" w:color="auto"/>
          </w:divBdr>
        </w:div>
        <w:div w:id="303773570">
          <w:marLeft w:val="640"/>
          <w:marRight w:val="0"/>
          <w:marTop w:val="0"/>
          <w:marBottom w:val="0"/>
          <w:divBdr>
            <w:top w:val="none" w:sz="0" w:space="0" w:color="auto"/>
            <w:left w:val="none" w:sz="0" w:space="0" w:color="auto"/>
            <w:bottom w:val="none" w:sz="0" w:space="0" w:color="auto"/>
            <w:right w:val="none" w:sz="0" w:space="0" w:color="auto"/>
          </w:divBdr>
        </w:div>
        <w:div w:id="374280488">
          <w:marLeft w:val="640"/>
          <w:marRight w:val="0"/>
          <w:marTop w:val="0"/>
          <w:marBottom w:val="0"/>
          <w:divBdr>
            <w:top w:val="none" w:sz="0" w:space="0" w:color="auto"/>
            <w:left w:val="none" w:sz="0" w:space="0" w:color="auto"/>
            <w:bottom w:val="none" w:sz="0" w:space="0" w:color="auto"/>
            <w:right w:val="none" w:sz="0" w:space="0" w:color="auto"/>
          </w:divBdr>
        </w:div>
        <w:div w:id="455951826">
          <w:marLeft w:val="640"/>
          <w:marRight w:val="0"/>
          <w:marTop w:val="0"/>
          <w:marBottom w:val="0"/>
          <w:divBdr>
            <w:top w:val="none" w:sz="0" w:space="0" w:color="auto"/>
            <w:left w:val="none" w:sz="0" w:space="0" w:color="auto"/>
            <w:bottom w:val="none" w:sz="0" w:space="0" w:color="auto"/>
            <w:right w:val="none" w:sz="0" w:space="0" w:color="auto"/>
          </w:divBdr>
        </w:div>
        <w:div w:id="469641058">
          <w:marLeft w:val="640"/>
          <w:marRight w:val="0"/>
          <w:marTop w:val="0"/>
          <w:marBottom w:val="0"/>
          <w:divBdr>
            <w:top w:val="none" w:sz="0" w:space="0" w:color="auto"/>
            <w:left w:val="none" w:sz="0" w:space="0" w:color="auto"/>
            <w:bottom w:val="none" w:sz="0" w:space="0" w:color="auto"/>
            <w:right w:val="none" w:sz="0" w:space="0" w:color="auto"/>
          </w:divBdr>
        </w:div>
        <w:div w:id="504982438">
          <w:marLeft w:val="640"/>
          <w:marRight w:val="0"/>
          <w:marTop w:val="0"/>
          <w:marBottom w:val="0"/>
          <w:divBdr>
            <w:top w:val="none" w:sz="0" w:space="0" w:color="auto"/>
            <w:left w:val="none" w:sz="0" w:space="0" w:color="auto"/>
            <w:bottom w:val="none" w:sz="0" w:space="0" w:color="auto"/>
            <w:right w:val="none" w:sz="0" w:space="0" w:color="auto"/>
          </w:divBdr>
        </w:div>
        <w:div w:id="519710331">
          <w:marLeft w:val="640"/>
          <w:marRight w:val="0"/>
          <w:marTop w:val="0"/>
          <w:marBottom w:val="0"/>
          <w:divBdr>
            <w:top w:val="none" w:sz="0" w:space="0" w:color="auto"/>
            <w:left w:val="none" w:sz="0" w:space="0" w:color="auto"/>
            <w:bottom w:val="none" w:sz="0" w:space="0" w:color="auto"/>
            <w:right w:val="none" w:sz="0" w:space="0" w:color="auto"/>
          </w:divBdr>
        </w:div>
        <w:div w:id="560485998">
          <w:marLeft w:val="640"/>
          <w:marRight w:val="0"/>
          <w:marTop w:val="0"/>
          <w:marBottom w:val="0"/>
          <w:divBdr>
            <w:top w:val="none" w:sz="0" w:space="0" w:color="auto"/>
            <w:left w:val="none" w:sz="0" w:space="0" w:color="auto"/>
            <w:bottom w:val="none" w:sz="0" w:space="0" w:color="auto"/>
            <w:right w:val="none" w:sz="0" w:space="0" w:color="auto"/>
          </w:divBdr>
        </w:div>
        <w:div w:id="595014605">
          <w:marLeft w:val="640"/>
          <w:marRight w:val="0"/>
          <w:marTop w:val="0"/>
          <w:marBottom w:val="0"/>
          <w:divBdr>
            <w:top w:val="none" w:sz="0" w:space="0" w:color="auto"/>
            <w:left w:val="none" w:sz="0" w:space="0" w:color="auto"/>
            <w:bottom w:val="none" w:sz="0" w:space="0" w:color="auto"/>
            <w:right w:val="none" w:sz="0" w:space="0" w:color="auto"/>
          </w:divBdr>
        </w:div>
        <w:div w:id="675230312">
          <w:marLeft w:val="640"/>
          <w:marRight w:val="0"/>
          <w:marTop w:val="0"/>
          <w:marBottom w:val="0"/>
          <w:divBdr>
            <w:top w:val="none" w:sz="0" w:space="0" w:color="auto"/>
            <w:left w:val="none" w:sz="0" w:space="0" w:color="auto"/>
            <w:bottom w:val="none" w:sz="0" w:space="0" w:color="auto"/>
            <w:right w:val="none" w:sz="0" w:space="0" w:color="auto"/>
          </w:divBdr>
        </w:div>
        <w:div w:id="756171634">
          <w:marLeft w:val="640"/>
          <w:marRight w:val="0"/>
          <w:marTop w:val="0"/>
          <w:marBottom w:val="0"/>
          <w:divBdr>
            <w:top w:val="none" w:sz="0" w:space="0" w:color="auto"/>
            <w:left w:val="none" w:sz="0" w:space="0" w:color="auto"/>
            <w:bottom w:val="none" w:sz="0" w:space="0" w:color="auto"/>
            <w:right w:val="none" w:sz="0" w:space="0" w:color="auto"/>
          </w:divBdr>
        </w:div>
        <w:div w:id="782925065">
          <w:marLeft w:val="640"/>
          <w:marRight w:val="0"/>
          <w:marTop w:val="0"/>
          <w:marBottom w:val="0"/>
          <w:divBdr>
            <w:top w:val="none" w:sz="0" w:space="0" w:color="auto"/>
            <w:left w:val="none" w:sz="0" w:space="0" w:color="auto"/>
            <w:bottom w:val="none" w:sz="0" w:space="0" w:color="auto"/>
            <w:right w:val="none" w:sz="0" w:space="0" w:color="auto"/>
          </w:divBdr>
        </w:div>
        <w:div w:id="817772202">
          <w:marLeft w:val="640"/>
          <w:marRight w:val="0"/>
          <w:marTop w:val="0"/>
          <w:marBottom w:val="0"/>
          <w:divBdr>
            <w:top w:val="none" w:sz="0" w:space="0" w:color="auto"/>
            <w:left w:val="none" w:sz="0" w:space="0" w:color="auto"/>
            <w:bottom w:val="none" w:sz="0" w:space="0" w:color="auto"/>
            <w:right w:val="none" w:sz="0" w:space="0" w:color="auto"/>
          </w:divBdr>
        </w:div>
        <w:div w:id="950894275">
          <w:marLeft w:val="640"/>
          <w:marRight w:val="0"/>
          <w:marTop w:val="0"/>
          <w:marBottom w:val="0"/>
          <w:divBdr>
            <w:top w:val="none" w:sz="0" w:space="0" w:color="auto"/>
            <w:left w:val="none" w:sz="0" w:space="0" w:color="auto"/>
            <w:bottom w:val="none" w:sz="0" w:space="0" w:color="auto"/>
            <w:right w:val="none" w:sz="0" w:space="0" w:color="auto"/>
          </w:divBdr>
        </w:div>
        <w:div w:id="1058632744">
          <w:marLeft w:val="640"/>
          <w:marRight w:val="0"/>
          <w:marTop w:val="0"/>
          <w:marBottom w:val="0"/>
          <w:divBdr>
            <w:top w:val="none" w:sz="0" w:space="0" w:color="auto"/>
            <w:left w:val="none" w:sz="0" w:space="0" w:color="auto"/>
            <w:bottom w:val="none" w:sz="0" w:space="0" w:color="auto"/>
            <w:right w:val="none" w:sz="0" w:space="0" w:color="auto"/>
          </w:divBdr>
        </w:div>
        <w:div w:id="1130515019">
          <w:marLeft w:val="640"/>
          <w:marRight w:val="0"/>
          <w:marTop w:val="0"/>
          <w:marBottom w:val="0"/>
          <w:divBdr>
            <w:top w:val="none" w:sz="0" w:space="0" w:color="auto"/>
            <w:left w:val="none" w:sz="0" w:space="0" w:color="auto"/>
            <w:bottom w:val="none" w:sz="0" w:space="0" w:color="auto"/>
            <w:right w:val="none" w:sz="0" w:space="0" w:color="auto"/>
          </w:divBdr>
        </w:div>
        <w:div w:id="1228497959">
          <w:marLeft w:val="640"/>
          <w:marRight w:val="0"/>
          <w:marTop w:val="0"/>
          <w:marBottom w:val="0"/>
          <w:divBdr>
            <w:top w:val="none" w:sz="0" w:space="0" w:color="auto"/>
            <w:left w:val="none" w:sz="0" w:space="0" w:color="auto"/>
            <w:bottom w:val="none" w:sz="0" w:space="0" w:color="auto"/>
            <w:right w:val="none" w:sz="0" w:space="0" w:color="auto"/>
          </w:divBdr>
        </w:div>
        <w:div w:id="1396927853">
          <w:marLeft w:val="640"/>
          <w:marRight w:val="0"/>
          <w:marTop w:val="0"/>
          <w:marBottom w:val="0"/>
          <w:divBdr>
            <w:top w:val="none" w:sz="0" w:space="0" w:color="auto"/>
            <w:left w:val="none" w:sz="0" w:space="0" w:color="auto"/>
            <w:bottom w:val="none" w:sz="0" w:space="0" w:color="auto"/>
            <w:right w:val="none" w:sz="0" w:space="0" w:color="auto"/>
          </w:divBdr>
        </w:div>
        <w:div w:id="1535387427">
          <w:marLeft w:val="640"/>
          <w:marRight w:val="0"/>
          <w:marTop w:val="0"/>
          <w:marBottom w:val="0"/>
          <w:divBdr>
            <w:top w:val="none" w:sz="0" w:space="0" w:color="auto"/>
            <w:left w:val="none" w:sz="0" w:space="0" w:color="auto"/>
            <w:bottom w:val="none" w:sz="0" w:space="0" w:color="auto"/>
            <w:right w:val="none" w:sz="0" w:space="0" w:color="auto"/>
          </w:divBdr>
        </w:div>
        <w:div w:id="1548684875">
          <w:marLeft w:val="640"/>
          <w:marRight w:val="0"/>
          <w:marTop w:val="0"/>
          <w:marBottom w:val="0"/>
          <w:divBdr>
            <w:top w:val="none" w:sz="0" w:space="0" w:color="auto"/>
            <w:left w:val="none" w:sz="0" w:space="0" w:color="auto"/>
            <w:bottom w:val="none" w:sz="0" w:space="0" w:color="auto"/>
            <w:right w:val="none" w:sz="0" w:space="0" w:color="auto"/>
          </w:divBdr>
        </w:div>
        <w:div w:id="1574778139">
          <w:marLeft w:val="640"/>
          <w:marRight w:val="0"/>
          <w:marTop w:val="0"/>
          <w:marBottom w:val="0"/>
          <w:divBdr>
            <w:top w:val="none" w:sz="0" w:space="0" w:color="auto"/>
            <w:left w:val="none" w:sz="0" w:space="0" w:color="auto"/>
            <w:bottom w:val="none" w:sz="0" w:space="0" w:color="auto"/>
            <w:right w:val="none" w:sz="0" w:space="0" w:color="auto"/>
          </w:divBdr>
        </w:div>
        <w:div w:id="1584952061">
          <w:marLeft w:val="640"/>
          <w:marRight w:val="0"/>
          <w:marTop w:val="0"/>
          <w:marBottom w:val="0"/>
          <w:divBdr>
            <w:top w:val="none" w:sz="0" w:space="0" w:color="auto"/>
            <w:left w:val="none" w:sz="0" w:space="0" w:color="auto"/>
            <w:bottom w:val="none" w:sz="0" w:space="0" w:color="auto"/>
            <w:right w:val="none" w:sz="0" w:space="0" w:color="auto"/>
          </w:divBdr>
        </w:div>
        <w:div w:id="1609315405">
          <w:marLeft w:val="640"/>
          <w:marRight w:val="0"/>
          <w:marTop w:val="0"/>
          <w:marBottom w:val="0"/>
          <w:divBdr>
            <w:top w:val="none" w:sz="0" w:space="0" w:color="auto"/>
            <w:left w:val="none" w:sz="0" w:space="0" w:color="auto"/>
            <w:bottom w:val="none" w:sz="0" w:space="0" w:color="auto"/>
            <w:right w:val="none" w:sz="0" w:space="0" w:color="auto"/>
          </w:divBdr>
        </w:div>
        <w:div w:id="1617980743">
          <w:marLeft w:val="640"/>
          <w:marRight w:val="0"/>
          <w:marTop w:val="0"/>
          <w:marBottom w:val="0"/>
          <w:divBdr>
            <w:top w:val="none" w:sz="0" w:space="0" w:color="auto"/>
            <w:left w:val="none" w:sz="0" w:space="0" w:color="auto"/>
            <w:bottom w:val="none" w:sz="0" w:space="0" w:color="auto"/>
            <w:right w:val="none" w:sz="0" w:space="0" w:color="auto"/>
          </w:divBdr>
        </w:div>
        <w:div w:id="1636252020">
          <w:marLeft w:val="640"/>
          <w:marRight w:val="0"/>
          <w:marTop w:val="0"/>
          <w:marBottom w:val="0"/>
          <w:divBdr>
            <w:top w:val="none" w:sz="0" w:space="0" w:color="auto"/>
            <w:left w:val="none" w:sz="0" w:space="0" w:color="auto"/>
            <w:bottom w:val="none" w:sz="0" w:space="0" w:color="auto"/>
            <w:right w:val="none" w:sz="0" w:space="0" w:color="auto"/>
          </w:divBdr>
        </w:div>
        <w:div w:id="1640459621">
          <w:marLeft w:val="640"/>
          <w:marRight w:val="0"/>
          <w:marTop w:val="0"/>
          <w:marBottom w:val="0"/>
          <w:divBdr>
            <w:top w:val="none" w:sz="0" w:space="0" w:color="auto"/>
            <w:left w:val="none" w:sz="0" w:space="0" w:color="auto"/>
            <w:bottom w:val="none" w:sz="0" w:space="0" w:color="auto"/>
            <w:right w:val="none" w:sz="0" w:space="0" w:color="auto"/>
          </w:divBdr>
        </w:div>
        <w:div w:id="1647012316">
          <w:marLeft w:val="640"/>
          <w:marRight w:val="0"/>
          <w:marTop w:val="0"/>
          <w:marBottom w:val="0"/>
          <w:divBdr>
            <w:top w:val="none" w:sz="0" w:space="0" w:color="auto"/>
            <w:left w:val="none" w:sz="0" w:space="0" w:color="auto"/>
            <w:bottom w:val="none" w:sz="0" w:space="0" w:color="auto"/>
            <w:right w:val="none" w:sz="0" w:space="0" w:color="auto"/>
          </w:divBdr>
        </w:div>
        <w:div w:id="1670981095">
          <w:marLeft w:val="640"/>
          <w:marRight w:val="0"/>
          <w:marTop w:val="0"/>
          <w:marBottom w:val="0"/>
          <w:divBdr>
            <w:top w:val="none" w:sz="0" w:space="0" w:color="auto"/>
            <w:left w:val="none" w:sz="0" w:space="0" w:color="auto"/>
            <w:bottom w:val="none" w:sz="0" w:space="0" w:color="auto"/>
            <w:right w:val="none" w:sz="0" w:space="0" w:color="auto"/>
          </w:divBdr>
        </w:div>
        <w:div w:id="1706783344">
          <w:marLeft w:val="640"/>
          <w:marRight w:val="0"/>
          <w:marTop w:val="0"/>
          <w:marBottom w:val="0"/>
          <w:divBdr>
            <w:top w:val="none" w:sz="0" w:space="0" w:color="auto"/>
            <w:left w:val="none" w:sz="0" w:space="0" w:color="auto"/>
            <w:bottom w:val="none" w:sz="0" w:space="0" w:color="auto"/>
            <w:right w:val="none" w:sz="0" w:space="0" w:color="auto"/>
          </w:divBdr>
        </w:div>
        <w:div w:id="1709988271">
          <w:marLeft w:val="640"/>
          <w:marRight w:val="0"/>
          <w:marTop w:val="0"/>
          <w:marBottom w:val="0"/>
          <w:divBdr>
            <w:top w:val="none" w:sz="0" w:space="0" w:color="auto"/>
            <w:left w:val="none" w:sz="0" w:space="0" w:color="auto"/>
            <w:bottom w:val="none" w:sz="0" w:space="0" w:color="auto"/>
            <w:right w:val="none" w:sz="0" w:space="0" w:color="auto"/>
          </w:divBdr>
        </w:div>
        <w:div w:id="1742479332">
          <w:marLeft w:val="640"/>
          <w:marRight w:val="0"/>
          <w:marTop w:val="0"/>
          <w:marBottom w:val="0"/>
          <w:divBdr>
            <w:top w:val="none" w:sz="0" w:space="0" w:color="auto"/>
            <w:left w:val="none" w:sz="0" w:space="0" w:color="auto"/>
            <w:bottom w:val="none" w:sz="0" w:space="0" w:color="auto"/>
            <w:right w:val="none" w:sz="0" w:space="0" w:color="auto"/>
          </w:divBdr>
        </w:div>
      </w:divsChild>
    </w:div>
    <w:div w:id="609363817">
      <w:marLeft w:val="640"/>
      <w:marRight w:val="0"/>
      <w:marTop w:val="0"/>
      <w:marBottom w:val="0"/>
      <w:divBdr>
        <w:top w:val="none" w:sz="0" w:space="0" w:color="auto"/>
        <w:left w:val="none" w:sz="0" w:space="0" w:color="auto"/>
        <w:bottom w:val="none" w:sz="0" w:space="0" w:color="auto"/>
        <w:right w:val="none" w:sz="0" w:space="0" w:color="auto"/>
      </w:divBdr>
    </w:div>
    <w:div w:id="609434172">
      <w:marLeft w:val="640"/>
      <w:marRight w:val="0"/>
      <w:marTop w:val="0"/>
      <w:marBottom w:val="0"/>
      <w:divBdr>
        <w:top w:val="none" w:sz="0" w:space="0" w:color="auto"/>
        <w:left w:val="none" w:sz="0" w:space="0" w:color="auto"/>
        <w:bottom w:val="none" w:sz="0" w:space="0" w:color="auto"/>
        <w:right w:val="none" w:sz="0" w:space="0" w:color="auto"/>
      </w:divBdr>
    </w:div>
    <w:div w:id="609434245">
      <w:marLeft w:val="640"/>
      <w:marRight w:val="0"/>
      <w:marTop w:val="0"/>
      <w:marBottom w:val="0"/>
      <w:divBdr>
        <w:top w:val="none" w:sz="0" w:space="0" w:color="auto"/>
        <w:left w:val="none" w:sz="0" w:space="0" w:color="auto"/>
        <w:bottom w:val="none" w:sz="0" w:space="0" w:color="auto"/>
        <w:right w:val="none" w:sz="0" w:space="0" w:color="auto"/>
      </w:divBdr>
    </w:div>
    <w:div w:id="609506946">
      <w:marLeft w:val="640"/>
      <w:marRight w:val="0"/>
      <w:marTop w:val="0"/>
      <w:marBottom w:val="0"/>
      <w:divBdr>
        <w:top w:val="none" w:sz="0" w:space="0" w:color="auto"/>
        <w:left w:val="none" w:sz="0" w:space="0" w:color="auto"/>
        <w:bottom w:val="none" w:sz="0" w:space="0" w:color="auto"/>
        <w:right w:val="none" w:sz="0" w:space="0" w:color="auto"/>
      </w:divBdr>
    </w:div>
    <w:div w:id="609511791">
      <w:marLeft w:val="640"/>
      <w:marRight w:val="0"/>
      <w:marTop w:val="0"/>
      <w:marBottom w:val="0"/>
      <w:divBdr>
        <w:top w:val="none" w:sz="0" w:space="0" w:color="auto"/>
        <w:left w:val="none" w:sz="0" w:space="0" w:color="auto"/>
        <w:bottom w:val="none" w:sz="0" w:space="0" w:color="auto"/>
        <w:right w:val="none" w:sz="0" w:space="0" w:color="auto"/>
      </w:divBdr>
    </w:div>
    <w:div w:id="609512768">
      <w:marLeft w:val="640"/>
      <w:marRight w:val="0"/>
      <w:marTop w:val="0"/>
      <w:marBottom w:val="0"/>
      <w:divBdr>
        <w:top w:val="none" w:sz="0" w:space="0" w:color="auto"/>
        <w:left w:val="none" w:sz="0" w:space="0" w:color="auto"/>
        <w:bottom w:val="none" w:sz="0" w:space="0" w:color="auto"/>
        <w:right w:val="none" w:sz="0" w:space="0" w:color="auto"/>
      </w:divBdr>
    </w:div>
    <w:div w:id="609557095">
      <w:marLeft w:val="640"/>
      <w:marRight w:val="0"/>
      <w:marTop w:val="0"/>
      <w:marBottom w:val="0"/>
      <w:divBdr>
        <w:top w:val="none" w:sz="0" w:space="0" w:color="auto"/>
        <w:left w:val="none" w:sz="0" w:space="0" w:color="auto"/>
        <w:bottom w:val="none" w:sz="0" w:space="0" w:color="auto"/>
        <w:right w:val="none" w:sz="0" w:space="0" w:color="auto"/>
      </w:divBdr>
    </w:div>
    <w:div w:id="609625590">
      <w:marLeft w:val="640"/>
      <w:marRight w:val="0"/>
      <w:marTop w:val="0"/>
      <w:marBottom w:val="0"/>
      <w:divBdr>
        <w:top w:val="none" w:sz="0" w:space="0" w:color="auto"/>
        <w:left w:val="none" w:sz="0" w:space="0" w:color="auto"/>
        <w:bottom w:val="none" w:sz="0" w:space="0" w:color="auto"/>
        <w:right w:val="none" w:sz="0" w:space="0" w:color="auto"/>
      </w:divBdr>
    </w:div>
    <w:div w:id="609631765">
      <w:marLeft w:val="640"/>
      <w:marRight w:val="0"/>
      <w:marTop w:val="0"/>
      <w:marBottom w:val="0"/>
      <w:divBdr>
        <w:top w:val="none" w:sz="0" w:space="0" w:color="auto"/>
        <w:left w:val="none" w:sz="0" w:space="0" w:color="auto"/>
        <w:bottom w:val="none" w:sz="0" w:space="0" w:color="auto"/>
        <w:right w:val="none" w:sz="0" w:space="0" w:color="auto"/>
      </w:divBdr>
    </w:div>
    <w:div w:id="609631838">
      <w:marLeft w:val="480"/>
      <w:marRight w:val="0"/>
      <w:marTop w:val="0"/>
      <w:marBottom w:val="0"/>
      <w:divBdr>
        <w:top w:val="none" w:sz="0" w:space="0" w:color="auto"/>
        <w:left w:val="none" w:sz="0" w:space="0" w:color="auto"/>
        <w:bottom w:val="none" w:sz="0" w:space="0" w:color="auto"/>
        <w:right w:val="none" w:sz="0" w:space="0" w:color="auto"/>
      </w:divBdr>
    </w:div>
    <w:div w:id="609632646">
      <w:marLeft w:val="640"/>
      <w:marRight w:val="0"/>
      <w:marTop w:val="0"/>
      <w:marBottom w:val="0"/>
      <w:divBdr>
        <w:top w:val="none" w:sz="0" w:space="0" w:color="auto"/>
        <w:left w:val="none" w:sz="0" w:space="0" w:color="auto"/>
        <w:bottom w:val="none" w:sz="0" w:space="0" w:color="auto"/>
        <w:right w:val="none" w:sz="0" w:space="0" w:color="auto"/>
      </w:divBdr>
    </w:div>
    <w:div w:id="609706984">
      <w:marLeft w:val="640"/>
      <w:marRight w:val="0"/>
      <w:marTop w:val="0"/>
      <w:marBottom w:val="0"/>
      <w:divBdr>
        <w:top w:val="none" w:sz="0" w:space="0" w:color="auto"/>
        <w:left w:val="none" w:sz="0" w:space="0" w:color="auto"/>
        <w:bottom w:val="none" w:sz="0" w:space="0" w:color="auto"/>
        <w:right w:val="none" w:sz="0" w:space="0" w:color="auto"/>
      </w:divBdr>
    </w:div>
    <w:div w:id="609708401">
      <w:marLeft w:val="640"/>
      <w:marRight w:val="0"/>
      <w:marTop w:val="0"/>
      <w:marBottom w:val="0"/>
      <w:divBdr>
        <w:top w:val="none" w:sz="0" w:space="0" w:color="auto"/>
        <w:left w:val="none" w:sz="0" w:space="0" w:color="auto"/>
        <w:bottom w:val="none" w:sz="0" w:space="0" w:color="auto"/>
        <w:right w:val="none" w:sz="0" w:space="0" w:color="auto"/>
      </w:divBdr>
    </w:div>
    <w:div w:id="609975936">
      <w:marLeft w:val="640"/>
      <w:marRight w:val="0"/>
      <w:marTop w:val="0"/>
      <w:marBottom w:val="0"/>
      <w:divBdr>
        <w:top w:val="none" w:sz="0" w:space="0" w:color="auto"/>
        <w:left w:val="none" w:sz="0" w:space="0" w:color="auto"/>
        <w:bottom w:val="none" w:sz="0" w:space="0" w:color="auto"/>
        <w:right w:val="none" w:sz="0" w:space="0" w:color="auto"/>
      </w:divBdr>
    </w:div>
    <w:div w:id="610010699">
      <w:marLeft w:val="640"/>
      <w:marRight w:val="0"/>
      <w:marTop w:val="0"/>
      <w:marBottom w:val="0"/>
      <w:divBdr>
        <w:top w:val="none" w:sz="0" w:space="0" w:color="auto"/>
        <w:left w:val="none" w:sz="0" w:space="0" w:color="auto"/>
        <w:bottom w:val="none" w:sz="0" w:space="0" w:color="auto"/>
        <w:right w:val="none" w:sz="0" w:space="0" w:color="auto"/>
      </w:divBdr>
    </w:div>
    <w:div w:id="610205956">
      <w:marLeft w:val="640"/>
      <w:marRight w:val="0"/>
      <w:marTop w:val="0"/>
      <w:marBottom w:val="0"/>
      <w:divBdr>
        <w:top w:val="none" w:sz="0" w:space="0" w:color="auto"/>
        <w:left w:val="none" w:sz="0" w:space="0" w:color="auto"/>
        <w:bottom w:val="none" w:sz="0" w:space="0" w:color="auto"/>
        <w:right w:val="none" w:sz="0" w:space="0" w:color="auto"/>
      </w:divBdr>
    </w:div>
    <w:div w:id="610206807">
      <w:marLeft w:val="640"/>
      <w:marRight w:val="0"/>
      <w:marTop w:val="0"/>
      <w:marBottom w:val="0"/>
      <w:divBdr>
        <w:top w:val="none" w:sz="0" w:space="0" w:color="auto"/>
        <w:left w:val="none" w:sz="0" w:space="0" w:color="auto"/>
        <w:bottom w:val="none" w:sz="0" w:space="0" w:color="auto"/>
        <w:right w:val="none" w:sz="0" w:space="0" w:color="auto"/>
      </w:divBdr>
    </w:div>
    <w:div w:id="610212438">
      <w:marLeft w:val="640"/>
      <w:marRight w:val="0"/>
      <w:marTop w:val="0"/>
      <w:marBottom w:val="0"/>
      <w:divBdr>
        <w:top w:val="none" w:sz="0" w:space="0" w:color="auto"/>
        <w:left w:val="none" w:sz="0" w:space="0" w:color="auto"/>
        <w:bottom w:val="none" w:sz="0" w:space="0" w:color="auto"/>
        <w:right w:val="none" w:sz="0" w:space="0" w:color="auto"/>
      </w:divBdr>
    </w:div>
    <w:div w:id="610282406">
      <w:marLeft w:val="640"/>
      <w:marRight w:val="0"/>
      <w:marTop w:val="0"/>
      <w:marBottom w:val="0"/>
      <w:divBdr>
        <w:top w:val="none" w:sz="0" w:space="0" w:color="auto"/>
        <w:left w:val="none" w:sz="0" w:space="0" w:color="auto"/>
        <w:bottom w:val="none" w:sz="0" w:space="0" w:color="auto"/>
        <w:right w:val="none" w:sz="0" w:space="0" w:color="auto"/>
      </w:divBdr>
    </w:div>
    <w:div w:id="610477609">
      <w:marLeft w:val="640"/>
      <w:marRight w:val="0"/>
      <w:marTop w:val="0"/>
      <w:marBottom w:val="0"/>
      <w:divBdr>
        <w:top w:val="none" w:sz="0" w:space="0" w:color="auto"/>
        <w:left w:val="none" w:sz="0" w:space="0" w:color="auto"/>
        <w:bottom w:val="none" w:sz="0" w:space="0" w:color="auto"/>
        <w:right w:val="none" w:sz="0" w:space="0" w:color="auto"/>
      </w:divBdr>
    </w:div>
    <w:div w:id="610743454">
      <w:marLeft w:val="640"/>
      <w:marRight w:val="0"/>
      <w:marTop w:val="0"/>
      <w:marBottom w:val="0"/>
      <w:divBdr>
        <w:top w:val="none" w:sz="0" w:space="0" w:color="auto"/>
        <w:left w:val="none" w:sz="0" w:space="0" w:color="auto"/>
        <w:bottom w:val="none" w:sz="0" w:space="0" w:color="auto"/>
        <w:right w:val="none" w:sz="0" w:space="0" w:color="auto"/>
      </w:divBdr>
    </w:div>
    <w:div w:id="610865369">
      <w:marLeft w:val="640"/>
      <w:marRight w:val="0"/>
      <w:marTop w:val="0"/>
      <w:marBottom w:val="0"/>
      <w:divBdr>
        <w:top w:val="none" w:sz="0" w:space="0" w:color="auto"/>
        <w:left w:val="none" w:sz="0" w:space="0" w:color="auto"/>
        <w:bottom w:val="none" w:sz="0" w:space="0" w:color="auto"/>
        <w:right w:val="none" w:sz="0" w:space="0" w:color="auto"/>
      </w:divBdr>
    </w:div>
    <w:div w:id="610867116">
      <w:marLeft w:val="640"/>
      <w:marRight w:val="0"/>
      <w:marTop w:val="0"/>
      <w:marBottom w:val="0"/>
      <w:divBdr>
        <w:top w:val="none" w:sz="0" w:space="0" w:color="auto"/>
        <w:left w:val="none" w:sz="0" w:space="0" w:color="auto"/>
        <w:bottom w:val="none" w:sz="0" w:space="0" w:color="auto"/>
        <w:right w:val="none" w:sz="0" w:space="0" w:color="auto"/>
      </w:divBdr>
    </w:div>
    <w:div w:id="611012728">
      <w:marLeft w:val="640"/>
      <w:marRight w:val="0"/>
      <w:marTop w:val="0"/>
      <w:marBottom w:val="0"/>
      <w:divBdr>
        <w:top w:val="none" w:sz="0" w:space="0" w:color="auto"/>
        <w:left w:val="none" w:sz="0" w:space="0" w:color="auto"/>
        <w:bottom w:val="none" w:sz="0" w:space="0" w:color="auto"/>
        <w:right w:val="none" w:sz="0" w:space="0" w:color="auto"/>
      </w:divBdr>
    </w:div>
    <w:div w:id="611014319">
      <w:marLeft w:val="640"/>
      <w:marRight w:val="0"/>
      <w:marTop w:val="0"/>
      <w:marBottom w:val="0"/>
      <w:divBdr>
        <w:top w:val="none" w:sz="0" w:space="0" w:color="auto"/>
        <w:left w:val="none" w:sz="0" w:space="0" w:color="auto"/>
        <w:bottom w:val="none" w:sz="0" w:space="0" w:color="auto"/>
        <w:right w:val="none" w:sz="0" w:space="0" w:color="auto"/>
      </w:divBdr>
    </w:div>
    <w:div w:id="611016222">
      <w:marLeft w:val="640"/>
      <w:marRight w:val="0"/>
      <w:marTop w:val="0"/>
      <w:marBottom w:val="0"/>
      <w:divBdr>
        <w:top w:val="none" w:sz="0" w:space="0" w:color="auto"/>
        <w:left w:val="none" w:sz="0" w:space="0" w:color="auto"/>
        <w:bottom w:val="none" w:sz="0" w:space="0" w:color="auto"/>
        <w:right w:val="none" w:sz="0" w:space="0" w:color="auto"/>
      </w:divBdr>
    </w:div>
    <w:div w:id="611086883">
      <w:marLeft w:val="640"/>
      <w:marRight w:val="0"/>
      <w:marTop w:val="0"/>
      <w:marBottom w:val="0"/>
      <w:divBdr>
        <w:top w:val="none" w:sz="0" w:space="0" w:color="auto"/>
        <w:left w:val="none" w:sz="0" w:space="0" w:color="auto"/>
        <w:bottom w:val="none" w:sz="0" w:space="0" w:color="auto"/>
        <w:right w:val="none" w:sz="0" w:space="0" w:color="auto"/>
      </w:divBdr>
    </w:div>
    <w:div w:id="611130754">
      <w:marLeft w:val="640"/>
      <w:marRight w:val="0"/>
      <w:marTop w:val="0"/>
      <w:marBottom w:val="0"/>
      <w:divBdr>
        <w:top w:val="none" w:sz="0" w:space="0" w:color="auto"/>
        <w:left w:val="none" w:sz="0" w:space="0" w:color="auto"/>
        <w:bottom w:val="none" w:sz="0" w:space="0" w:color="auto"/>
        <w:right w:val="none" w:sz="0" w:space="0" w:color="auto"/>
      </w:divBdr>
    </w:div>
    <w:div w:id="611133497">
      <w:marLeft w:val="640"/>
      <w:marRight w:val="0"/>
      <w:marTop w:val="0"/>
      <w:marBottom w:val="0"/>
      <w:divBdr>
        <w:top w:val="none" w:sz="0" w:space="0" w:color="auto"/>
        <w:left w:val="none" w:sz="0" w:space="0" w:color="auto"/>
        <w:bottom w:val="none" w:sz="0" w:space="0" w:color="auto"/>
        <w:right w:val="none" w:sz="0" w:space="0" w:color="auto"/>
      </w:divBdr>
    </w:div>
    <w:div w:id="611209663">
      <w:marLeft w:val="640"/>
      <w:marRight w:val="0"/>
      <w:marTop w:val="0"/>
      <w:marBottom w:val="0"/>
      <w:divBdr>
        <w:top w:val="none" w:sz="0" w:space="0" w:color="auto"/>
        <w:left w:val="none" w:sz="0" w:space="0" w:color="auto"/>
        <w:bottom w:val="none" w:sz="0" w:space="0" w:color="auto"/>
        <w:right w:val="none" w:sz="0" w:space="0" w:color="auto"/>
      </w:divBdr>
    </w:div>
    <w:div w:id="611322001">
      <w:marLeft w:val="640"/>
      <w:marRight w:val="0"/>
      <w:marTop w:val="0"/>
      <w:marBottom w:val="0"/>
      <w:divBdr>
        <w:top w:val="none" w:sz="0" w:space="0" w:color="auto"/>
        <w:left w:val="none" w:sz="0" w:space="0" w:color="auto"/>
        <w:bottom w:val="none" w:sz="0" w:space="0" w:color="auto"/>
        <w:right w:val="none" w:sz="0" w:space="0" w:color="auto"/>
      </w:divBdr>
    </w:div>
    <w:div w:id="611325878">
      <w:marLeft w:val="640"/>
      <w:marRight w:val="0"/>
      <w:marTop w:val="0"/>
      <w:marBottom w:val="0"/>
      <w:divBdr>
        <w:top w:val="none" w:sz="0" w:space="0" w:color="auto"/>
        <w:left w:val="none" w:sz="0" w:space="0" w:color="auto"/>
        <w:bottom w:val="none" w:sz="0" w:space="0" w:color="auto"/>
        <w:right w:val="none" w:sz="0" w:space="0" w:color="auto"/>
      </w:divBdr>
    </w:div>
    <w:div w:id="611398314">
      <w:marLeft w:val="640"/>
      <w:marRight w:val="0"/>
      <w:marTop w:val="0"/>
      <w:marBottom w:val="0"/>
      <w:divBdr>
        <w:top w:val="none" w:sz="0" w:space="0" w:color="auto"/>
        <w:left w:val="none" w:sz="0" w:space="0" w:color="auto"/>
        <w:bottom w:val="none" w:sz="0" w:space="0" w:color="auto"/>
        <w:right w:val="none" w:sz="0" w:space="0" w:color="auto"/>
      </w:divBdr>
    </w:div>
    <w:div w:id="611398915">
      <w:marLeft w:val="640"/>
      <w:marRight w:val="0"/>
      <w:marTop w:val="0"/>
      <w:marBottom w:val="0"/>
      <w:divBdr>
        <w:top w:val="none" w:sz="0" w:space="0" w:color="auto"/>
        <w:left w:val="none" w:sz="0" w:space="0" w:color="auto"/>
        <w:bottom w:val="none" w:sz="0" w:space="0" w:color="auto"/>
        <w:right w:val="none" w:sz="0" w:space="0" w:color="auto"/>
      </w:divBdr>
    </w:div>
    <w:div w:id="611400043">
      <w:marLeft w:val="640"/>
      <w:marRight w:val="0"/>
      <w:marTop w:val="0"/>
      <w:marBottom w:val="0"/>
      <w:divBdr>
        <w:top w:val="none" w:sz="0" w:space="0" w:color="auto"/>
        <w:left w:val="none" w:sz="0" w:space="0" w:color="auto"/>
        <w:bottom w:val="none" w:sz="0" w:space="0" w:color="auto"/>
        <w:right w:val="none" w:sz="0" w:space="0" w:color="auto"/>
      </w:divBdr>
    </w:div>
    <w:div w:id="611401174">
      <w:marLeft w:val="640"/>
      <w:marRight w:val="0"/>
      <w:marTop w:val="0"/>
      <w:marBottom w:val="0"/>
      <w:divBdr>
        <w:top w:val="none" w:sz="0" w:space="0" w:color="auto"/>
        <w:left w:val="none" w:sz="0" w:space="0" w:color="auto"/>
        <w:bottom w:val="none" w:sz="0" w:space="0" w:color="auto"/>
        <w:right w:val="none" w:sz="0" w:space="0" w:color="auto"/>
      </w:divBdr>
    </w:div>
    <w:div w:id="611518526">
      <w:marLeft w:val="640"/>
      <w:marRight w:val="0"/>
      <w:marTop w:val="0"/>
      <w:marBottom w:val="0"/>
      <w:divBdr>
        <w:top w:val="none" w:sz="0" w:space="0" w:color="auto"/>
        <w:left w:val="none" w:sz="0" w:space="0" w:color="auto"/>
        <w:bottom w:val="none" w:sz="0" w:space="0" w:color="auto"/>
        <w:right w:val="none" w:sz="0" w:space="0" w:color="auto"/>
      </w:divBdr>
    </w:div>
    <w:div w:id="611547606">
      <w:marLeft w:val="640"/>
      <w:marRight w:val="0"/>
      <w:marTop w:val="0"/>
      <w:marBottom w:val="0"/>
      <w:divBdr>
        <w:top w:val="none" w:sz="0" w:space="0" w:color="auto"/>
        <w:left w:val="none" w:sz="0" w:space="0" w:color="auto"/>
        <w:bottom w:val="none" w:sz="0" w:space="0" w:color="auto"/>
        <w:right w:val="none" w:sz="0" w:space="0" w:color="auto"/>
      </w:divBdr>
    </w:div>
    <w:div w:id="611593520">
      <w:marLeft w:val="640"/>
      <w:marRight w:val="0"/>
      <w:marTop w:val="0"/>
      <w:marBottom w:val="0"/>
      <w:divBdr>
        <w:top w:val="none" w:sz="0" w:space="0" w:color="auto"/>
        <w:left w:val="none" w:sz="0" w:space="0" w:color="auto"/>
        <w:bottom w:val="none" w:sz="0" w:space="0" w:color="auto"/>
        <w:right w:val="none" w:sz="0" w:space="0" w:color="auto"/>
      </w:divBdr>
    </w:div>
    <w:div w:id="611594463">
      <w:marLeft w:val="640"/>
      <w:marRight w:val="0"/>
      <w:marTop w:val="0"/>
      <w:marBottom w:val="0"/>
      <w:divBdr>
        <w:top w:val="none" w:sz="0" w:space="0" w:color="auto"/>
        <w:left w:val="none" w:sz="0" w:space="0" w:color="auto"/>
        <w:bottom w:val="none" w:sz="0" w:space="0" w:color="auto"/>
        <w:right w:val="none" w:sz="0" w:space="0" w:color="auto"/>
      </w:divBdr>
    </w:div>
    <w:div w:id="611597524">
      <w:marLeft w:val="640"/>
      <w:marRight w:val="0"/>
      <w:marTop w:val="0"/>
      <w:marBottom w:val="0"/>
      <w:divBdr>
        <w:top w:val="none" w:sz="0" w:space="0" w:color="auto"/>
        <w:left w:val="none" w:sz="0" w:space="0" w:color="auto"/>
        <w:bottom w:val="none" w:sz="0" w:space="0" w:color="auto"/>
        <w:right w:val="none" w:sz="0" w:space="0" w:color="auto"/>
      </w:divBdr>
    </w:div>
    <w:div w:id="611673521">
      <w:marLeft w:val="640"/>
      <w:marRight w:val="0"/>
      <w:marTop w:val="0"/>
      <w:marBottom w:val="0"/>
      <w:divBdr>
        <w:top w:val="none" w:sz="0" w:space="0" w:color="auto"/>
        <w:left w:val="none" w:sz="0" w:space="0" w:color="auto"/>
        <w:bottom w:val="none" w:sz="0" w:space="0" w:color="auto"/>
        <w:right w:val="none" w:sz="0" w:space="0" w:color="auto"/>
      </w:divBdr>
    </w:div>
    <w:div w:id="611673763">
      <w:marLeft w:val="640"/>
      <w:marRight w:val="0"/>
      <w:marTop w:val="0"/>
      <w:marBottom w:val="0"/>
      <w:divBdr>
        <w:top w:val="none" w:sz="0" w:space="0" w:color="auto"/>
        <w:left w:val="none" w:sz="0" w:space="0" w:color="auto"/>
        <w:bottom w:val="none" w:sz="0" w:space="0" w:color="auto"/>
        <w:right w:val="none" w:sz="0" w:space="0" w:color="auto"/>
      </w:divBdr>
    </w:div>
    <w:div w:id="611861429">
      <w:marLeft w:val="640"/>
      <w:marRight w:val="0"/>
      <w:marTop w:val="0"/>
      <w:marBottom w:val="0"/>
      <w:divBdr>
        <w:top w:val="none" w:sz="0" w:space="0" w:color="auto"/>
        <w:left w:val="none" w:sz="0" w:space="0" w:color="auto"/>
        <w:bottom w:val="none" w:sz="0" w:space="0" w:color="auto"/>
        <w:right w:val="none" w:sz="0" w:space="0" w:color="auto"/>
      </w:divBdr>
    </w:div>
    <w:div w:id="611865770">
      <w:marLeft w:val="640"/>
      <w:marRight w:val="0"/>
      <w:marTop w:val="0"/>
      <w:marBottom w:val="0"/>
      <w:divBdr>
        <w:top w:val="none" w:sz="0" w:space="0" w:color="auto"/>
        <w:left w:val="none" w:sz="0" w:space="0" w:color="auto"/>
        <w:bottom w:val="none" w:sz="0" w:space="0" w:color="auto"/>
        <w:right w:val="none" w:sz="0" w:space="0" w:color="auto"/>
      </w:divBdr>
    </w:div>
    <w:div w:id="611977608">
      <w:marLeft w:val="640"/>
      <w:marRight w:val="0"/>
      <w:marTop w:val="0"/>
      <w:marBottom w:val="0"/>
      <w:divBdr>
        <w:top w:val="none" w:sz="0" w:space="0" w:color="auto"/>
        <w:left w:val="none" w:sz="0" w:space="0" w:color="auto"/>
        <w:bottom w:val="none" w:sz="0" w:space="0" w:color="auto"/>
        <w:right w:val="none" w:sz="0" w:space="0" w:color="auto"/>
      </w:divBdr>
    </w:div>
    <w:div w:id="611980278">
      <w:marLeft w:val="640"/>
      <w:marRight w:val="0"/>
      <w:marTop w:val="0"/>
      <w:marBottom w:val="0"/>
      <w:divBdr>
        <w:top w:val="none" w:sz="0" w:space="0" w:color="auto"/>
        <w:left w:val="none" w:sz="0" w:space="0" w:color="auto"/>
        <w:bottom w:val="none" w:sz="0" w:space="0" w:color="auto"/>
        <w:right w:val="none" w:sz="0" w:space="0" w:color="auto"/>
      </w:divBdr>
    </w:div>
    <w:div w:id="612126928">
      <w:marLeft w:val="640"/>
      <w:marRight w:val="0"/>
      <w:marTop w:val="0"/>
      <w:marBottom w:val="0"/>
      <w:divBdr>
        <w:top w:val="none" w:sz="0" w:space="0" w:color="auto"/>
        <w:left w:val="none" w:sz="0" w:space="0" w:color="auto"/>
        <w:bottom w:val="none" w:sz="0" w:space="0" w:color="auto"/>
        <w:right w:val="none" w:sz="0" w:space="0" w:color="auto"/>
      </w:divBdr>
    </w:div>
    <w:div w:id="612178320">
      <w:marLeft w:val="640"/>
      <w:marRight w:val="0"/>
      <w:marTop w:val="0"/>
      <w:marBottom w:val="0"/>
      <w:divBdr>
        <w:top w:val="none" w:sz="0" w:space="0" w:color="auto"/>
        <w:left w:val="none" w:sz="0" w:space="0" w:color="auto"/>
        <w:bottom w:val="none" w:sz="0" w:space="0" w:color="auto"/>
        <w:right w:val="none" w:sz="0" w:space="0" w:color="auto"/>
      </w:divBdr>
    </w:div>
    <w:div w:id="612204279">
      <w:marLeft w:val="640"/>
      <w:marRight w:val="0"/>
      <w:marTop w:val="0"/>
      <w:marBottom w:val="0"/>
      <w:divBdr>
        <w:top w:val="none" w:sz="0" w:space="0" w:color="auto"/>
        <w:left w:val="none" w:sz="0" w:space="0" w:color="auto"/>
        <w:bottom w:val="none" w:sz="0" w:space="0" w:color="auto"/>
        <w:right w:val="none" w:sz="0" w:space="0" w:color="auto"/>
      </w:divBdr>
    </w:div>
    <w:div w:id="612245250">
      <w:marLeft w:val="640"/>
      <w:marRight w:val="0"/>
      <w:marTop w:val="0"/>
      <w:marBottom w:val="0"/>
      <w:divBdr>
        <w:top w:val="none" w:sz="0" w:space="0" w:color="auto"/>
        <w:left w:val="none" w:sz="0" w:space="0" w:color="auto"/>
        <w:bottom w:val="none" w:sz="0" w:space="0" w:color="auto"/>
        <w:right w:val="none" w:sz="0" w:space="0" w:color="auto"/>
      </w:divBdr>
    </w:div>
    <w:div w:id="612253064">
      <w:marLeft w:val="640"/>
      <w:marRight w:val="0"/>
      <w:marTop w:val="0"/>
      <w:marBottom w:val="0"/>
      <w:divBdr>
        <w:top w:val="none" w:sz="0" w:space="0" w:color="auto"/>
        <w:left w:val="none" w:sz="0" w:space="0" w:color="auto"/>
        <w:bottom w:val="none" w:sz="0" w:space="0" w:color="auto"/>
        <w:right w:val="none" w:sz="0" w:space="0" w:color="auto"/>
      </w:divBdr>
    </w:div>
    <w:div w:id="612253090">
      <w:marLeft w:val="640"/>
      <w:marRight w:val="0"/>
      <w:marTop w:val="0"/>
      <w:marBottom w:val="0"/>
      <w:divBdr>
        <w:top w:val="none" w:sz="0" w:space="0" w:color="auto"/>
        <w:left w:val="none" w:sz="0" w:space="0" w:color="auto"/>
        <w:bottom w:val="none" w:sz="0" w:space="0" w:color="auto"/>
        <w:right w:val="none" w:sz="0" w:space="0" w:color="auto"/>
      </w:divBdr>
    </w:div>
    <w:div w:id="612320759">
      <w:marLeft w:val="480"/>
      <w:marRight w:val="0"/>
      <w:marTop w:val="0"/>
      <w:marBottom w:val="0"/>
      <w:divBdr>
        <w:top w:val="none" w:sz="0" w:space="0" w:color="auto"/>
        <w:left w:val="none" w:sz="0" w:space="0" w:color="auto"/>
        <w:bottom w:val="none" w:sz="0" w:space="0" w:color="auto"/>
        <w:right w:val="none" w:sz="0" w:space="0" w:color="auto"/>
      </w:divBdr>
    </w:div>
    <w:div w:id="612399895">
      <w:marLeft w:val="640"/>
      <w:marRight w:val="0"/>
      <w:marTop w:val="0"/>
      <w:marBottom w:val="0"/>
      <w:divBdr>
        <w:top w:val="none" w:sz="0" w:space="0" w:color="auto"/>
        <w:left w:val="none" w:sz="0" w:space="0" w:color="auto"/>
        <w:bottom w:val="none" w:sz="0" w:space="0" w:color="auto"/>
        <w:right w:val="none" w:sz="0" w:space="0" w:color="auto"/>
      </w:divBdr>
    </w:div>
    <w:div w:id="612516706">
      <w:marLeft w:val="640"/>
      <w:marRight w:val="0"/>
      <w:marTop w:val="0"/>
      <w:marBottom w:val="0"/>
      <w:divBdr>
        <w:top w:val="none" w:sz="0" w:space="0" w:color="auto"/>
        <w:left w:val="none" w:sz="0" w:space="0" w:color="auto"/>
        <w:bottom w:val="none" w:sz="0" w:space="0" w:color="auto"/>
        <w:right w:val="none" w:sz="0" w:space="0" w:color="auto"/>
      </w:divBdr>
    </w:div>
    <w:div w:id="612519811">
      <w:marLeft w:val="640"/>
      <w:marRight w:val="0"/>
      <w:marTop w:val="0"/>
      <w:marBottom w:val="0"/>
      <w:divBdr>
        <w:top w:val="none" w:sz="0" w:space="0" w:color="auto"/>
        <w:left w:val="none" w:sz="0" w:space="0" w:color="auto"/>
        <w:bottom w:val="none" w:sz="0" w:space="0" w:color="auto"/>
        <w:right w:val="none" w:sz="0" w:space="0" w:color="auto"/>
      </w:divBdr>
    </w:div>
    <w:div w:id="612588565">
      <w:marLeft w:val="640"/>
      <w:marRight w:val="0"/>
      <w:marTop w:val="0"/>
      <w:marBottom w:val="0"/>
      <w:divBdr>
        <w:top w:val="none" w:sz="0" w:space="0" w:color="auto"/>
        <w:left w:val="none" w:sz="0" w:space="0" w:color="auto"/>
        <w:bottom w:val="none" w:sz="0" w:space="0" w:color="auto"/>
        <w:right w:val="none" w:sz="0" w:space="0" w:color="auto"/>
      </w:divBdr>
    </w:div>
    <w:div w:id="612589153">
      <w:marLeft w:val="640"/>
      <w:marRight w:val="0"/>
      <w:marTop w:val="0"/>
      <w:marBottom w:val="0"/>
      <w:divBdr>
        <w:top w:val="none" w:sz="0" w:space="0" w:color="auto"/>
        <w:left w:val="none" w:sz="0" w:space="0" w:color="auto"/>
        <w:bottom w:val="none" w:sz="0" w:space="0" w:color="auto"/>
        <w:right w:val="none" w:sz="0" w:space="0" w:color="auto"/>
      </w:divBdr>
    </w:div>
    <w:div w:id="612591737">
      <w:marLeft w:val="640"/>
      <w:marRight w:val="0"/>
      <w:marTop w:val="0"/>
      <w:marBottom w:val="0"/>
      <w:divBdr>
        <w:top w:val="none" w:sz="0" w:space="0" w:color="auto"/>
        <w:left w:val="none" w:sz="0" w:space="0" w:color="auto"/>
        <w:bottom w:val="none" w:sz="0" w:space="0" w:color="auto"/>
        <w:right w:val="none" w:sz="0" w:space="0" w:color="auto"/>
      </w:divBdr>
    </w:div>
    <w:div w:id="612640077">
      <w:marLeft w:val="640"/>
      <w:marRight w:val="0"/>
      <w:marTop w:val="0"/>
      <w:marBottom w:val="0"/>
      <w:divBdr>
        <w:top w:val="none" w:sz="0" w:space="0" w:color="auto"/>
        <w:left w:val="none" w:sz="0" w:space="0" w:color="auto"/>
        <w:bottom w:val="none" w:sz="0" w:space="0" w:color="auto"/>
        <w:right w:val="none" w:sz="0" w:space="0" w:color="auto"/>
      </w:divBdr>
    </w:div>
    <w:div w:id="612712799">
      <w:marLeft w:val="640"/>
      <w:marRight w:val="0"/>
      <w:marTop w:val="0"/>
      <w:marBottom w:val="0"/>
      <w:divBdr>
        <w:top w:val="none" w:sz="0" w:space="0" w:color="auto"/>
        <w:left w:val="none" w:sz="0" w:space="0" w:color="auto"/>
        <w:bottom w:val="none" w:sz="0" w:space="0" w:color="auto"/>
        <w:right w:val="none" w:sz="0" w:space="0" w:color="auto"/>
      </w:divBdr>
    </w:div>
    <w:div w:id="612787392">
      <w:marLeft w:val="640"/>
      <w:marRight w:val="0"/>
      <w:marTop w:val="0"/>
      <w:marBottom w:val="0"/>
      <w:divBdr>
        <w:top w:val="none" w:sz="0" w:space="0" w:color="auto"/>
        <w:left w:val="none" w:sz="0" w:space="0" w:color="auto"/>
        <w:bottom w:val="none" w:sz="0" w:space="0" w:color="auto"/>
        <w:right w:val="none" w:sz="0" w:space="0" w:color="auto"/>
      </w:divBdr>
    </w:div>
    <w:div w:id="612900071">
      <w:marLeft w:val="640"/>
      <w:marRight w:val="0"/>
      <w:marTop w:val="0"/>
      <w:marBottom w:val="0"/>
      <w:divBdr>
        <w:top w:val="none" w:sz="0" w:space="0" w:color="auto"/>
        <w:left w:val="none" w:sz="0" w:space="0" w:color="auto"/>
        <w:bottom w:val="none" w:sz="0" w:space="0" w:color="auto"/>
        <w:right w:val="none" w:sz="0" w:space="0" w:color="auto"/>
      </w:divBdr>
    </w:div>
    <w:div w:id="612905503">
      <w:marLeft w:val="640"/>
      <w:marRight w:val="0"/>
      <w:marTop w:val="0"/>
      <w:marBottom w:val="0"/>
      <w:divBdr>
        <w:top w:val="none" w:sz="0" w:space="0" w:color="auto"/>
        <w:left w:val="none" w:sz="0" w:space="0" w:color="auto"/>
        <w:bottom w:val="none" w:sz="0" w:space="0" w:color="auto"/>
        <w:right w:val="none" w:sz="0" w:space="0" w:color="auto"/>
      </w:divBdr>
    </w:div>
    <w:div w:id="613026710">
      <w:marLeft w:val="640"/>
      <w:marRight w:val="0"/>
      <w:marTop w:val="0"/>
      <w:marBottom w:val="0"/>
      <w:divBdr>
        <w:top w:val="none" w:sz="0" w:space="0" w:color="auto"/>
        <w:left w:val="none" w:sz="0" w:space="0" w:color="auto"/>
        <w:bottom w:val="none" w:sz="0" w:space="0" w:color="auto"/>
        <w:right w:val="none" w:sz="0" w:space="0" w:color="auto"/>
      </w:divBdr>
    </w:div>
    <w:div w:id="613051361">
      <w:marLeft w:val="640"/>
      <w:marRight w:val="0"/>
      <w:marTop w:val="0"/>
      <w:marBottom w:val="0"/>
      <w:divBdr>
        <w:top w:val="none" w:sz="0" w:space="0" w:color="auto"/>
        <w:left w:val="none" w:sz="0" w:space="0" w:color="auto"/>
        <w:bottom w:val="none" w:sz="0" w:space="0" w:color="auto"/>
        <w:right w:val="none" w:sz="0" w:space="0" w:color="auto"/>
      </w:divBdr>
    </w:div>
    <w:div w:id="613098471">
      <w:marLeft w:val="640"/>
      <w:marRight w:val="0"/>
      <w:marTop w:val="0"/>
      <w:marBottom w:val="0"/>
      <w:divBdr>
        <w:top w:val="none" w:sz="0" w:space="0" w:color="auto"/>
        <w:left w:val="none" w:sz="0" w:space="0" w:color="auto"/>
        <w:bottom w:val="none" w:sz="0" w:space="0" w:color="auto"/>
        <w:right w:val="none" w:sz="0" w:space="0" w:color="auto"/>
      </w:divBdr>
    </w:div>
    <w:div w:id="613173742">
      <w:marLeft w:val="640"/>
      <w:marRight w:val="0"/>
      <w:marTop w:val="0"/>
      <w:marBottom w:val="0"/>
      <w:divBdr>
        <w:top w:val="none" w:sz="0" w:space="0" w:color="auto"/>
        <w:left w:val="none" w:sz="0" w:space="0" w:color="auto"/>
        <w:bottom w:val="none" w:sz="0" w:space="0" w:color="auto"/>
        <w:right w:val="none" w:sz="0" w:space="0" w:color="auto"/>
      </w:divBdr>
    </w:div>
    <w:div w:id="613248671">
      <w:marLeft w:val="640"/>
      <w:marRight w:val="0"/>
      <w:marTop w:val="0"/>
      <w:marBottom w:val="0"/>
      <w:divBdr>
        <w:top w:val="none" w:sz="0" w:space="0" w:color="auto"/>
        <w:left w:val="none" w:sz="0" w:space="0" w:color="auto"/>
        <w:bottom w:val="none" w:sz="0" w:space="0" w:color="auto"/>
        <w:right w:val="none" w:sz="0" w:space="0" w:color="auto"/>
      </w:divBdr>
    </w:div>
    <w:div w:id="613363073">
      <w:marLeft w:val="640"/>
      <w:marRight w:val="0"/>
      <w:marTop w:val="0"/>
      <w:marBottom w:val="0"/>
      <w:divBdr>
        <w:top w:val="none" w:sz="0" w:space="0" w:color="auto"/>
        <w:left w:val="none" w:sz="0" w:space="0" w:color="auto"/>
        <w:bottom w:val="none" w:sz="0" w:space="0" w:color="auto"/>
        <w:right w:val="none" w:sz="0" w:space="0" w:color="auto"/>
      </w:divBdr>
    </w:div>
    <w:div w:id="613366831">
      <w:marLeft w:val="640"/>
      <w:marRight w:val="0"/>
      <w:marTop w:val="0"/>
      <w:marBottom w:val="0"/>
      <w:divBdr>
        <w:top w:val="none" w:sz="0" w:space="0" w:color="auto"/>
        <w:left w:val="none" w:sz="0" w:space="0" w:color="auto"/>
        <w:bottom w:val="none" w:sz="0" w:space="0" w:color="auto"/>
        <w:right w:val="none" w:sz="0" w:space="0" w:color="auto"/>
      </w:divBdr>
    </w:div>
    <w:div w:id="613437777">
      <w:marLeft w:val="640"/>
      <w:marRight w:val="0"/>
      <w:marTop w:val="0"/>
      <w:marBottom w:val="0"/>
      <w:divBdr>
        <w:top w:val="none" w:sz="0" w:space="0" w:color="auto"/>
        <w:left w:val="none" w:sz="0" w:space="0" w:color="auto"/>
        <w:bottom w:val="none" w:sz="0" w:space="0" w:color="auto"/>
        <w:right w:val="none" w:sz="0" w:space="0" w:color="auto"/>
      </w:divBdr>
    </w:div>
    <w:div w:id="613446447">
      <w:marLeft w:val="640"/>
      <w:marRight w:val="0"/>
      <w:marTop w:val="0"/>
      <w:marBottom w:val="0"/>
      <w:divBdr>
        <w:top w:val="none" w:sz="0" w:space="0" w:color="auto"/>
        <w:left w:val="none" w:sz="0" w:space="0" w:color="auto"/>
        <w:bottom w:val="none" w:sz="0" w:space="0" w:color="auto"/>
        <w:right w:val="none" w:sz="0" w:space="0" w:color="auto"/>
      </w:divBdr>
    </w:div>
    <w:div w:id="613483800">
      <w:marLeft w:val="640"/>
      <w:marRight w:val="0"/>
      <w:marTop w:val="0"/>
      <w:marBottom w:val="0"/>
      <w:divBdr>
        <w:top w:val="none" w:sz="0" w:space="0" w:color="auto"/>
        <w:left w:val="none" w:sz="0" w:space="0" w:color="auto"/>
        <w:bottom w:val="none" w:sz="0" w:space="0" w:color="auto"/>
        <w:right w:val="none" w:sz="0" w:space="0" w:color="auto"/>
      </w:divBdr>
    </w:div>
    <w:div w:id="613555814">
      <w:marLeft w:val="640"/>
      <w:marRight w:val="0"/>
      <w:marTop w:val="0"/>
      <w:marBottom w:val="0"/>
      <w:divBdr>
        <w:top w:val="none" w:sz="0" w:space="0" w:color="auto"/>
        <w:left w:val="none" w:sz="0" w:space="0" w:color="auto"/>
        <w:bottom w:val="none" w:sz="0" w:space="0" w:color="auto"/>
        <w:right w:val="none" w:sz="0" w:space="0" w:color="auto"/>
      </w:divBdr>
    </w:div>
    <w:div w:id="613560956">
      <w:marLeft w:val="640"/>
      <w:marRight w:val="0"/>
      <w:marTop w:val="0"/>
      <w:marBottom w:val="0"/>
      <w:divBdr>
        <w:top w:val="none" w:sz="0" w:space="0" w:color="auto"/>
        <w:left w:val="none" w:sz="0" w:space="0" w:color="auto"/>
        <w:bottom w:val="none" w:sz="0" w:space="0" w:color="auto"/>
        <w:right w:val="none" w:sz="0" w:space="0" w:color="auto"/>
      </w:divBdr>
    </w:div>
    <w:div w:id="613562247">
      <w:marLeft w:val="640"/>
      <w:marRight w:val="0"/>
      <w:marTop w:val="0"/>
      <w:marBottom w:val="0"/>
      <w:divBdr>
        <w:top w:val="none" w:sz="0" w:space="0" w:color="auto"/>
        <w:left w:val="none" w:sz="0" w:space="0" w:color="auto"/>
        <w:bottom w:val="none" w:sz="0" w:space="0" w:color="auto"/>
        <w:right w:val="none" w:sz="0" w:space="0" w:color="auto"/>
      </w:divBdr>
    </w:div>
    <w:div w:id="613562248">
      <w:marLeft w:val="640"/>
      <w:marRight w:val="0"/>
      <w:marTop w:val="0"/>
      <w:marBottom w:val="0"/>
      <w:divBdr>
        <w:top w:val="none" w:sz="0" w:space="0" w:color="auto"/>
        <w:left w:val="none" w:sz="0" w:space="0" w:color="auto"/>
        <w:bottom w:val="none" w:sz="0" w:space="0" w:color="auto"/>
        <w:right w:val="none" w:sz="0" w:space="0" w:color="auto"/>
      </w:divBdr>
    </w:div>
    <w:div w:id="613634161">
      <w:marLeft w:val="640"/>
      <w:marRight w:val="0"/>
      <w:marTop w:val="0"/>
      <w:marBottom w:val="0"/>
      <w:divBdr>
        <w:top w:val="none" w:sz="0" w:space="0" w:color="auto"/>
        <w:left w:val="none" w:sz="0" w:space="0" w:color="auto"/>
        <w:bottom w:val="none" w:sz="0" w:space="0" w:color="auto"/>
        <w:right w:val="none" w:sz="0" w:space="0" w:color="auto"/>
      </w:divBdr>
    </w:div>
    <w:div w:id="613635872">
      <w:marLeft w:val="640"/>
      <w:marRight w:val="0"/>
      <w:marTop w:val="0"/>
      <w:marBottom w:val="0"/>
      <w:divBdr>
        <w:top w:val="none" w:sz="0" w:space="0" w:color="auto"/>
        <w:left w:val="none" w:sz="0" w:space="0" w:color="auto"/>
        <w:bottom w:val="none" w:sz="0" w:space="0" w:color="auto"/>
        <w:right w:val="none" w:sz="0" w:space="0" w:color="auto"/>
      </w:divBdr>
    </w:div>
    <w:div w:id="613679182">
      <w:marLeft w:val="640"/>
      <w:marRight w:val="0"/>
      <w:marTop w:val="0"/>
      <w:marBottom w:val="0"/>
      <w:divBdr>
        <w:top w:val="none" w:sz="0" w:space="0" w:color="auto"/>
        <w:left w:val="none" w:sz="0" w:space="0" w:color="auto"/>
        <w:bottom w:val="none" w:sz="0" w:space="0" w:color="auto"/>
        <w:right w:val="none" w:sz="0" w:space="0" w:color="auto"/>
      </w:divBdr>
    </w:div>
    <w:div w:id="613825868">
      <w:marLeft w:val="640"/>
      <w:marRight w:val="0"/>
      <w:marTop w:val="0"/>
      <w:marBottom w:val="0"/>
      <w:divBdr>
        <w:top w:val="none" w:sz="0" w:space="0" w:color="auto"/>
        <w:left w:val="none" w:sz="0" w:space="0" w:color="auto"/>
        <w:bottom w:val="none" w:sz="0" w:space="0" w:color="auto"/>
        <w:right w:val="none" w:sz="0" w:space="0" w:color="auto"/>
      </w:divBdr>
    </w:div>
    <w:div w:id="613826248">
      <w:marLeft w:val="640"/>
      <w:marRight w:val="0"/>
      <w:marTop w:val="0"/>
      <w:marBottom w:val="0"/>
      <w:divBdr>
        <w:top w:val="none" w:sz="0" w:space="0" w:color="auto"/>
        <w:left w:val="none" w:sz="0" w:space="0" w:color="auto"/>
        <w:bottom w:val="none" w:sz="0" w:space="0" w:color="auto"/>
        <w:right w:val="none" w:sz="0" w:space="0" w:color="auto"/>
      </w:divBdr>
    </w:div>
    <w:div w:id="613941933">
      <w:marLeft w:val="640"/>
      <w:marRight w:val="0"/>
      <w:marTop w:val="0"/>
      <w:marBottom w:val="0"/>
      <w:divBdr>
        <w:top w:val="none" w:sz="0" w:space="0" w:color="auto"/>
        <w:left w:val="none" w:sz="0" w:space="0" w:color="auto"/>
        <w:bottom w:val="none" w:sz="0" w:space="0" w:color="auto"/>
        <w:right w:val="none" w:sz="0" w:space="0" w:color="auto"/>
      </w:divBdr>
    </w:div>
    <w:div w:id="614139881">
      <w:marLeft w:val="640"/>
      <w:marRight w:val="0"/>
      <w:marTop w:val="0"/>
      <w:marBottom w:val="0"/>
      <w:divBdr>
        <w:top w:val="none" w:sz="0" w:space="0" w:color="auto"/>
        <w:left w:val="none" w:sz="0" w:space="0" w:color="auto"/>
        <w:bottom w:val="none" w:sz="0" w:space="0" w:color="auto"/>
        <w:right w:val="none" w:sz="0" w:space="0" w:color="auto"/>
      </w:divBdr>
    </w:div>
    <w:div w:id="614142929">
      <w:marLeft w:val="640"/>
      <w:marRight w:val="0"/>
      <w:marTop w:val="0"/>
      <w:marBottom w:val="0"/>
      <w:divBdr>
        <w:top w:val="none" w:sz="0" w:space="0" w:color="auto"/>
        <w:left w:val="none" w:sz="0" w:space="0" w:color="auto"/>
        <w:bottom w:val="none" w:sz="0" w:space="0" w:color="auto"/>
        <w:right w:val="none" w:sz="0" w:space="0" w:color="auto"/>
      </w:divBdr>
    </w:div>
    <w:div w:id="614143736">
      <w:marLeft w:val="640"/>
      <w:marRight w:val="0"/>
      <w:marTop w:val="0"/>
      <w:marBottom w:val="0"/>
      <w:divBdr>
        <w:top w:val="none" w:sz="0" w:space="0" w:color="auto"/>
        <w:left w:val="none" w:sz="0" w:space="0" w:color="auto"/>
        <w:bottom w:val="none" w:sz="0" w:space="0" w:color="auto"/>
        <w:right w:val="none" w:sz="0" w:space="0" w:color="auto"/>
      </w:divBdr>
    </w:div>
    <w:div w:id="614482123">
      <w:marLeft w:val="640"/>
      <w:marRight w:val="0"/>
      <w:marTop w:val="0"/>
      <w:marBottom w:val="0"/>
      <w:divBdr>
        <w:top w:val="none" w:sz="0" w:space="0" w:color="auto"/>
        <w:left w:val="none" w:sz="0" w:space="0" w:color="auto"/>
        <w:bottom w:val="none" w:sz="0" w:space="0" w:color="auto"/>
        <w:right w:val="none" w:sz="0" w:space="0" w:color="auto"/>
      </w:divBdr>
    </w:div>
    <w:div w:id="614485862">
      <w:marLeft w:val="640"/>
      <w:marRight w:val="0"/>
      <w:marTop w:val="0"/>
      <w:marBottom w:val="0"/>
      <w:divBdr>
        <w:top w:val="none" w:sz="0" w:space="0" w:color="auto"/>
        <w:left w:val="none" w:sz="0" w:space="0" w:color="auto"/>
        <w:bottom w:val="none" w:sz="0" w:space="0" w:color="auto"/>
        <w:right w:val="none" w:sz="0" w:space="0" w:color="auto"/>
      </w:divBdr>
    </w:div>
    <w:div w:id="614561810">
      <w:marLeft w:val="640"/>
      <w:marRight w:val="0"/>
      <w:marTop w:val="0"/>
      <w:marBottom w:val="0"/>
      <w:divBdr>
        <w:top w:val="none" w:sz="0" w:space="0" w:color="auto"/>
        <w:left w:val="none" w:sz="0" w:space="0" w:color="auto"/>
        <w:bottom w:val="none" w:sz="0" w:space="0" w:color="auto"/>
        <w:right w:val="none" w:sz="0" w:space="0" w:color="auto"/>
      </w:divBdr>
    </w:div>
    <w:div w:id="614563773">
      <w:marLeft w:val="640"/>
      <w:marRight w:val="0"/>
      <w:marTop w:val="0"/>
      <w:marBottom w:val="0"/>
      <w:divBdr>
        <w:top w:val="none" w:sz="0" w:space="0" w:color="auto"/>
        <w:left w:val="none" w:sz="0" w:space="0" w:color="auto"/>
        <w:bottom w:val="none" w:sz="0" w:space="0" w:color="auto"/>
        <w:right w:val="none" w:sz="0" w:space="0" w:color="auto"/>
      </w:divBdr>
    </w:div>
    <w:div w:id="614599532">
      <w:marLeft w:val="640"/>
      <w:marRight w:val="0"/>
      <w:marTop w:val="0"/>
      <w:marBottom w:val="0"/>
      <w:divBdr>
        <w:top w:val="none" w:sz="0" w:space="0" w:color="auto"/>
        <w:left w:val="none" w:sz="0" w:space="0" w:color="auto"/>
        <w:bottom w:val="none" w:sz="0" w:space="0" w:color="auto"/>
        <w:right w:val="none" w:sz="0" w:space="0" w:color="auto"/>
      </w:divBdr>
    </w:div>
    <w:div w:id="614602447">
      <w:marLeft w:val="640"/>
      <w:marRight w:val="0"/>
      <w:marTop w:val="0"/>
      <w:marBottom w:val="0"/>
      <w:divBdr>
        <w:top w:val="none" w:sz="0" w:space="0" w:color="auto"/>
        <w:left w:val="none" w:sz="0" w:space="0" w:color="auto"/>
        <w:bottom w:val="none" w:sz="0" w:space="0" w:color="auto"/>
        <w:right w:val="none" w:sz="0" w:space="0" w:color="auto"/>
      </w:divBdr>
    </w:div>
    <w:div w:id="614603593">
      <w:marLeft w:val="640"/>
      <w:marRight w:val="0"/>
      <w:marTop w:val="0"/>
      <w:marBottom w:val="0"/>
      <w:divBdr>
        <w:top w:val="none" w:sz="0" w:space="0" w:color="auto"/>
        <w:left w:val="none" w:sz="0" w:space="0" w:color="auto"/>
        <w:bottom w:val="none" w:sz="0" w:space="0" w:color="auto"/>
        <w:right w:val="none" w:sz="0" w:space="0" w:color="auto"/>
      </w:divBdr>
    </w:div>
    <w:div w:id="614605051">
      <w:marLeft w:val="640"/>
      <w:marRight w:val="0"/>
      <w:marTop w:val="0"/>
      <w:marBottom w:val="0"/>
      <w:divBdr>
        <w:top w:val="none" w:sz="0" w:space="0" w:color="auto"/>
        <w:left w:val="none" w:sz="0" w:space="0" w:color="auto"/>
        <w:bottom w:val="none" w:sz="0" w:space="0" w:color="auto"/>
        <w:right w:val="none" w:sz="0" w:space="0" w:color="auto"/>
      </w:divBdr>
    </w:div>
    <w:div w:id="614605911">
      <w:marLeft w:val="640"/>
      <w:marRight w:val="0"/>
      <w:marTop w:val="0"/>
      <w:marBottom w:val="0"/>
      <w:divBdr>
        <w:top w:val="none" w:sz="0" w:space="0" w:color="auto"/>
        <w:left w:val="none" w:sz="0" w:space="0" w:color="auto"/>
        <w:bottom w:val="none" w:sz="0" w:space="0" w:color="auto"/>
        <w:right w:val="none" w:sz="0" w:space="0" w:color="auto"/>
      </w:divBdr>
    </w:div>
    <w:div w:id="614679797">
      <w:marLeft w:val="640"/>
      <w:marRight w:val="0"/>
      <w:marTop w:val="0"/>
      <w:marBottom w:val="0"/>
      <w:divBdr>
        <w:top w:val="none" w:sz="0" w:space="0" w:color="auto"/>
        <w:left w:val="none" w:sz="0" w:space="0" w:color="auto"/>
        <w:bottom w:val="none" w:sz="0" w:space="0" w:color="auto"/>
        <w:right w:val="none" w:sz="0" w:space="0" w:color="auto"/>
      </w:divBdr>
    </w:div>
    <w:div w:id="614755299">
      <w:marLeft w:val="640"/>
      <w:marRight w:val="0"/>
      <w:marTop w:val="0"/>
      <w:marBottom w:val="0"/>
      <w:divBdr>
        <w:top w:val="none" w:sz="0" w:space="0" w:color="auto"/>
        <w:left w:val="none" w:sz="0" w:space="0" w:color="auto"/>
        <w:bottom w:val="none" w:sz="0" w:space="0" w:color="auto"/>
        <w:right w:val="none" w:sz="0" w:space="0" w:color="auto"/>
      </w:divBdr>
    </w:div>
    <w:div w:id="614797339">
      <w:marLeft w:val="640"/>
      <w:marRight w:val="0"/>
      <w:marTop w:val="0"/>
      <w:marBottom w:val="0"/>
      <w:divBdr>
        <w:top w:val="none" w:sz="0" w:space="0" w:color="auto"/>
        <w:left w:val="none" w:sz="0" w:space="0" w:color="auto"/>
        <w:bottom w:val="none" w:sz="0" w:space="0" w:color="auto"/>
        <w:right w:val="none" w:sz="0" w:space="0" w:color="auto"/>
      </w:divBdr>
    </w:div>
    <w:div w:id="614797447">
      <w:marLeft w:val="640"/>
      <w:marRight w:val="0"/>
      <w:marTop w:val="0"/>
      <w:marBottom w:val="0"/>
      <w:divBdr>
        <w:top w:val="none" w:sz="0" w:space="0" w:color="auto"/>
        <w:left w:val="none" w:sz="0" w:space="0" w:color="auto"/>
        <w:bottom w:val="none" w:sz="0" w:space="0" w:color="auto"/>
        <w:right w:val="none" w:sz="0" w:space="0" w:color="auto"/>
      </w:divBdr>
    </w:div>
    <w:div w:id="614866837">
      <w:marLeft w:val="640"/>
      <w:marRight w:val="0"/>
      <w:marTop w:val="0"/>
      <w:marBottom w:val="0"/>
      <w:divBdr>
        <w:top w:val="none" w:sz="0" w:space="0" w:color="auto"/>
        <w:left w:val="none" w:sz="0" w:space="0" w:color="auto"/>
        <w:bottom w:val="none" w:sz="0" w:space="0" w:color="auto"/>
        <w:right w:val="none" w:sz="0" w:space="0" w:color="auto"/>
      </w:divBdr>
    </w:div>
    <w:div w:id="614868265">
      <w:marLeft w:val="640"/>
      <w:marRight w:val="0"/>
      <w:marTop w:val="0"/>
      <w:marBottom w:val="0"/>
      <w:divBdr>
        <w:top w:val="none" w:sz="0" w:space="0" w:color="auto"/>
        <w:left w:val="none" w:sz="0" w:space="0" w:color="auto"/>
        <w:bottom w:val="none" w:sz="0" w:space="0" w:color="auto"/>
        <w:right w:val="none" w:sz="0" w:space="0" w:color="auto"/>
      </w:divBdr>
    </w:div>
    <w:div w:id="614950123">
      <w:marLeft w:val="640"/>
      <w:marRight w:val="0"/>
      <w:marTop w:val="0"/>
      <w:marBottom w:val="0"/>
      <w:divBdr>
        <w:top w:val="none" w:sz="0" w:space="0" w:color="auto"/>
        <w:left w:val="none" w:sz="0" w:space="0" w:color="auto"/>
        <w:bottom w:val="none" w:sz="0" w:space="0" w:color="auto"/>
        <w:right w:val="none" w:sz="0" w:space="0" w:color="auto"/>
      </w:divBdr>
    </w:div>
    <w:div w:id="614991953">
      <w:marLeft w:val="640"/>
      <w:marRight w:val="0"/>
      <w:marTop w:val="0"/>
      <w:marBottom w:val="0"/>
      <w:divBdr>
        <w:top w:val="none" w:sz="0" w:space="0" w:color="auto"/>
        <w:left w:val="none" w:sz="0" w:space="0" w:color="auto"/>
        <w:bottom w:val="none" w:sz="0" w:space="0" w:color="auto"/>
        <w:right w:val="none" w:sz="0" w:space="0" w:color="auto"/>
      </w:divBdr>
    </w:div>
    <w:div w:id="615135355">
      <w:marLeft w:val="640"/>
      <w:marRight w:val="0"/>
      <w:marTop w:val="0"/>
      <w:marBottom w:val="0"/>
      <w:divBdr>
        <w:top w:val="none" w:sz="0" w:space="0" w:color="auto"/>
        <w:left w:val="none" w:sz="0" w:space="0" w:color="auto"/>
        <w:bottom w:val="none" w:sz="0" w:space="0" w:color="auto"/>
        <w:right w:val="none" w:sz="0" w:space="0" w:color="auto"/>
      </w:divBdr>
    </w:div>
    <w:div w:id="615142965">
      <w:marLeft w:val="640"/>
      <w:marRight w:val="0"/>
      <w:marTop w:val="0"/>
      <w:marBottom w:val="0"/>
      <w:divBdr>
        <w:top w:val="none" w:sz="0" w:space="0" w:color="auto"/>
        <w:left w:val="none" w:sz="0" w:space="0" w:color="auto"/>
        <w:bottom w:val="none" w:sz="0" w:space="0" w:color="auto"/>
        <w:right w:val="none" w:sz="0" w:space="0" w:color="auto"/>
      </w:divBdr>
    </w:div>
    <w:div w:id="615210914">
      <w:marLeft w:val="640"/>
      <w:marRight w:val="0"/>
      <w:marTop w:val="0"/>
      <w:marBottom w:val="0"/>
      <w:divBdr>
        <w:top w:val="none" w:sz="0" w:space="0" w:color="auto"/>
        <w:left w:val="none" w:sz="0" w:space="0" w:color="auto"/>
        <w:bottom w:val="none" w:sz="0" w:space="0" w:color="auto"/>
        <w:right w:val="none" w:sz="0" w:space="0" w:color="auto"/>
      </w:divBdr>
    </w:div>
    <w:div w:id="615330840">
      <w:marLeft w:val="640"/>
      <w:marRight w:val="0"/>
      <w:marTop w:val="0"/>
      <w:marBottom w:val="0"/>
      <w:divBdr>
        <w:top w:val="none" w:sz="0" w:space="0" w:color="auto"/>
        <w:left w:val="none" w:sz="0" w:space="0" w:color="auto"/>
        <w:bottom w:val="none" w:sz="0" w:space="0" w:color="auto"/>
        <w:right w:val="none" w:sz="0" w:space="0" w:color="auto"/>
      </w:divBdr>
    </w:div>
    <w:div w:id="615337042">
      <w:marLeft w:val="640"/>
      <w:marRight w:val="0"/>
      <w:marTop w:val="0"/>
      <w:marBottom w:val="0"/>
      <w:divBdr>
        <w:top w:val="none" w:sz="0" w:space="0" w:color="auto"/>
        <w:left w:val="none" w:sz="0" w:space="0" w:color="auto"/>
        <w:bottom w:val="none" w:sz="0" w:space="0" w:color="auto"/>
        <w:right w:val="none" w:sz="0" w:space="0" w:color="auto"/>
      </w:divBdr>
    </w:div>
    <w:div w:id="615521123">
      <w:marLeft w:val="640"/>
      <w:marRight w:val="0"/>
      <w:marTop w:val="0"/>
      <w:marBottom w:val="0"/>
      <w:divBdr>
        <w:top w:val="none" w:sz="0" w:space="0" w:color="auto"/>
        <w:left w:val="none" w:sz="0" w:space="0" w:color="auto"/>
        <w:bottom w:val="none" w:sz="0" w:space="0" w:color="auto"/>
        <w:right w:val="none" w:sz="0" w:space="0" w:color="auto"/>
      </w:divBdr>
    </w:div>
    <w:div w:id="615601630">
      <w:marLeft w:val="640"/>
      <w:marRight w:val="0"/>
      <w:marTop w:val="0"/>
      <w:marBottom w:val="0"/>
      <w:divBdr>
        <w:top w:val="none" w:sz="0" w:space="0" w:color="auto"/>
        <w:left w:val="none" w:sz="0" w:space="0" w:color="auto"/>
        <w:bottom w:val="none" w:sz="0" w:space="0" w:color="auto"/>
        <w:right w:val="none" w:sz="0" w:space="0" w:color="auto"/>
      </w:divBdr>
    </w:div>
    <w:div w:id="615604906">
      <w:marLeft w:val="640"/>
      <w:marRight w:val="0"/>
      <w:marTop w:val="0"/>
      <w:marBottom w:val="0"/>
      <w:divBdr>
        <w:top w:val="none" w:sz="0" w:space="0" w:color="auto"/>
        <w:left w:val="none" w:sz="0" w:space="0" w:color="auto"/>
        <w:bottom w:val="none" w:sz="0" w:space="0" w:color="auto"/>
        <w:right w:val="none" w:sz="0" w:space="0" w:color="auto"/>
      </w:divBdr>
    </w:div>
    <w:div w:id="615605380">
      <w:marLeft w:val="640"/>
      <w:marRight w:val="0"/>
      <w:marTop w:val="0"/>
      <w:marBottom w:val="0"/>
      <w:divBdr>
        <w:top w:val="none" w:sz="0" w:space="0" w:color="auto"/>
        <w:left w:val="none" w:sz="0" w:space="0" w:color="auto"/>
        <w:bottom w:val="none" w:sz="0" w:space="0" w:color="auto"/>
        <w:right w:val="none" w:sz="0" w:space="0" w:color="auto"/>
      </w:divBdr>
    </w:div>
    <w:div w:id="615646505">
      <w:marLeft w:val="640"/>
      <w:marRight w:val="0"/>
      <w:marTop w:val="0"/>
      <w:marBottom w:val="0"/>
      <w:divBdr>
        <w:top w:val="none" w:sz="0" w:space="0" w:color="auto"/>
        <w:left w:val="none" w:sz="0" w:space="0" w:color="auto"/>
        <w:bottom w:val="none" w:sz="0" w:space="0" w:color="auto"/>
        <w:right w:val="none" w:sz="0" w:space="0" w:color="auto"/>
      </w:divBdr>
    </w:div>
    <w:div w:id="615647056">
      <w:marLeft w:val="640"/>
      <w:marRight w:val="0"/>
      <w:marTop w:val="0"/>
      <w:marBottom w:val="0"/>
      <w:divBdr>
        <w:top w:val="none" w:sz="0" w:space="0" w:color="auto"/>
        <w:left w:val="none" w:sz="0" w:space="0" w:color="auto"/>
        <w:bottom w:val="none" w:sz="0" w:space="0" w:color="auto"/>
        <w:right w:val="none" w:sz="0" w:space="0" w:color="auto"/>
      </w:divBdr>
    </w:div>
    <w:div w:id="615718422">
      <w:marLeft w:val="640"/>
      <w:marRight w:val="0"/>
      <w:marTop w:val="0"/>
      <w:marBottom w:val="0"/>
      <w:divBdr>
        <w:top w:val="none" w:sz="0" w:space="0" w:color="auto"/>
        <w:left w:val="none" w:sz="0" w:space="0" w:color="auto"/>
        <w:bottom w:val="none" w:sz="0" w:space="0" w:color="auto"/>
        <w:right w:val="none" w:sz="0" w:space="0" w:color="auto"/>
      </w:divBdr>
    </w:div>
    <w:div w:id="615790093">
      <w:marLeft w:val="640"/>
      <w:marRight w:val="0"/>
      <w:marTop w:val="0"/>
      <w:marBottom w:val="0"/>
      <w:divBdr>
        <w:top w:val="none" w:sz="0" w:space="0" w:color="auto"/>
        <w:left w:val="none" w:sz="0" w:space="0" w:color="auto"/>
        <w:bottom w:val="none" w:sz="0" w:space="0" w:color="auto"/>
        <w:right w:val="none" w:sz="0" w:space="0" w:color="auto"/>
      </w:divBdr>
    </w:div>
    <w:div w:id="615798909">
      <w:marLeft w:val="640"/>
      <w:marRight w:val="0"/>
      <w:marTop w:val="0"/>
      <w:marBottom w:val="0"/>
      <w:divBdr>
        <w:top w:val="none" w:sz="0" w:space="0" w:color="auto"/>
        <w:left w:val="none" w:sz="0" w:space="0" w:color="auto"/>
        <w:bottom w:val="none" w:sz="0" w:space="0" w:color="auto"/>
        <w:right w:val="none" w:sz="0" w:space="0" w:color="auto"/>
      </w:divBdr>
    </w:div>
    <w:div w:id="615869316">
      <w:marLeft w:val="640"/>
      <w:marRight w:val="0"/>
      <w:marTop w:val="0"/>
      <w:marBottom w:val="0"/>
      <w:divBdr>
        <w:top w:val="none" w:sz="0" w:space="0" w:color="auto"/>
        <w:left w:val="none" w:sz="0" w:space="0" w:color="auto"/>
        <w:bottom w:val="none" w:sz="0" w:space="0" w:color="auto"/>
        <w:right w:val="none" w:sz="0" w:space="0" w:color="auto"/>
      </w:divBdr>
    </w:div>
    <w:div w:id="616066596">
      <w:marLeft w:val="640"/>
      <w:marRight w:val="0"/>
      <w:marTop w:val="0"/>
      <w:marBottom w:val="0"/>
      <w:divBdr>
        <w:top w:val="none" w:sz="0" w:space="0" w:color="auto"/>
        <w:left w:val="none" w:sz="0" w:space="0" w:color="auto"/>
        <w:bottom w:val="none" w:sz="0" w:space="0" w:color="auto"/>
        <w:right w:val="none" w:sz="0" w:space="0" w:color="auto"/>
      </w:divBdr>
    </w:div>
    <w:div w:id="616177901">
      <w:marLeft w:val="640"/>
      <w:marRight w:val="0"/>
      <w:marTop w:val="0"/>
      <w:marBottom w:val="0"/>
      <w:divBdr>
        <w:top w:val="none" w:sz="0" w:space="0" w:color="auto"/>
        <w:left w:val="none" w:sz="0" w:space="0" w:color="auto"/>
        <w:bottom w:val="none" w:sz="0" w:space="0" w:color="auto"/>
        <w:right w:val="none" w:sz="0" w:space="0" w:color="auto"/>
      </w:divBdr>
    </w:div>
    <w:div w:id="616253451">
      <w:marLeft w:val="640"/>
      <w:marRight w:val="0"/>
      <w:marTop w:val="0"/>
      <w:marBottom w:val="0"/>
      <w:divBdr>
        <w:top w:val="none" w:sz="0" w:space="0" w:color="auto"/>
        <w:left w:val="none" w:sz="0" w:space="0" w:color="auto"/>
        <w:bottom w:val="none" w:sz="0" w:space="0" w:color="auto"/>
        <w:right w:val="none" w:sz="0" w:space="0" w:color="auto"/>
      </w:divBdr>
    </w:div>
    <w:div w:id="616256892">
      <w:marLeft w:val="640"/>
      <w:marRight w:val="0"/>
      <w:marTop w:val="0"/>
      <w:marBottom w:val="0"/>
      <w:divBdr>
        <w:top w:val="none" w:sz="0" w:space="0" w:color="auto"/>
        <w:left w:val="none" w:sz="0" w:space="0" w:color="auto"/>
        <w:bottom w:val="none" w:sz="0" w:space="0" w:color="auto"/>
        <w:right w:val="none" w:sz="0" w:space="0" w:color="auto"/>
      </w:divBdr>
    </w:div>
    <w:div w:id="616257662">
      <w:marLeft w:val="640"/>
      <w:marRight w:val="0"/>
      <w:marTop w:val="0"/>
      <w:marBottom w:val="0"/>
      <w:divBdr>
        <w:top w:val="none" w:sz="0" w:space="0" w:color="auto"/>
        <w:left w:val="none" w:sz="0" w:space="0" w:color="auto"/>
        <w:bottom w:val="none" w:sz="0" w:space="0" w:color="auto"/>
        <w:right w:val="none" w:sz="0" w:space="0" w:color="auto"/>
      </w:divBdr>
    </w:div>
    <w:div w:id="616301069">
      <w:marLeft w:val="640"/>
      <w:marRight w:val="0"/>
      <w:marTop w:val="0"/>
      <w:marBottom w:val="0"/>
      <w:divBdr>
        <w:top w:val="none" w:sz="0" w:space="0" w:color="auto"/>
        <w:left w:val="none" w:sz="0" w:space="0" w:color="auto"/>
        <w:bottom w:val="none" w:sz="0" w:space="0" w:color="auto"/>
        <w:right w:val="none" w:sz="0" w:space="0" w:color="auto"/>
      </w:divBdr>
    </w:div>
    <w:div w:id="616328871">
      <w:marLeft w:val="640"/>
      <w:marRight w:val="0"/>
      <w:marTop w:val="0"/>
      <w:marBottom w:val="0"/>
      <w:divBdr>
        <w:top w:val="none" w:sz="0" w:space="0" w:color="auto"/>
        <w:left w:val="none" w:sz="0" w:space="0" w:color="auto"/>
        <w:bottom w:val="none" w:sz="0" w:space="0" w:color="auto"/>
        <w:right w:val="none" w:sz="0" w:space="0" w:color="auto"/>
      </w:divBdr>
    </w:div>
    <w:div w:id="616529007">
      <w:marLeft w:val="640"/>
      <w:marRight w:val="0"/>
      <w:marTop w:val="0"/>
      <w:marBottom w:val="0"/>
      <w:divBdr>
        <w:top w:val="none" w:sz="0" w:space="0" w:color="auto"/>
        <w:left w:val="none" w:sz="0" w:space="0" w:color="auto"/>
        <w:bottom w:val="none" w:sz="0" w:space="0" w:color="auto"/>
        <w:right w:val="none" w:sz="0" w:space="0" w:color="auto"/>
      </w:divBdr>
    </w:div>
    <w:div w:id="616644714">
      <w:marLeft w:val="640"/>
      <w:marRight w:val="0"/>
      <w:marTop w:val="0"/>
      <w:marBottom w:val="0"/>
      <w:divBdr>
        <w:top w:val="none" w:sz="0" w:space="0" w:color="auto"/>
        <w:left w:val="none" w:sz="0" w:space="0" w:color="auto"/>
        <w:bottom w:val="none" w:sz="0" w:space="0" w:color="auto"/>
        <w:right w:val="none" w:sz="0" w:space="0" w:color="auto"/>
      </w:divBdr>
    </w:div>
    <w:div w:id="616645841">
      <w:marLeft w:val="640"/>
      <w:marRight w:val="0"/>
      <w:marTop w:val="0"/>
      <w:marBottom w:val="0"/>
      <w:divBdr>
        <w:top w:val="none" w:sz="0" w:space="0" w:color="auto"/>
        <w:left w:val="none" w:sz="0" w:space="0" w:color="auto"/>
        <w:bottom w:val="none" w:sz="0" w:space="0" w:color="auto"/>
        <w:right w:val="none" w:sz="0" w:space="0" w:color="auto"/>
      </w:divBdr>
    </w:div>
    <w:div w:id="616836997">
      <w:marLeft w:val="640"/>
      <w:marRight w:val="0"/>
      <w:marTop w:val="0"/>
      <w:marBottom w:val="0"/>
      <w:divBdr>
        <w:top w:val="none" w:sz="0" w:space="0" w:color="auto"/>
        <w:left w:val="none" w:sz="0" w:space="0" w:color="auto"/>
        <w:bottom w:val="none" w:sz="0" w:space="0" w:color="auto"/>
        <w:right w:val="none" w:sz="0" w:space="0" w:color="auto"/>
      </w:divBdr>
    </w:div>
    <w:div w:id="616839917">
      <w:marLeft w:val="640"/>
      <w:marRight w:val="0"/>
      <w:marTop w:val="0"/>
      <w:marBottom w:val="0"/>
      <w:divBdr>
        <w:top w:val="none" w:sz="0" w:space="0" w:color="auto"/>
        <w:left w:val="none" w:sz="0" w:space="0" w:color="auto"/>
        <w:bottom w:val="none" w:sz="0" w:space="0" w:color="auto"/>
        <w:right w:val="none" w:sz="0" w:space="0" w:color="auto"/>
      </w:divBdr>
    </w:div>
    <w:div w:id="616911669">
      <w:marLeft w:val="640"/>
      <w:marRight w:val="0"/>
      <w:marTop w:val="0"/>
      <w:marBottom w:val="0"/>
      <w:divBdr>
        <w:top w:val="none" w:sz="0" w:space="0" w:color="auto"/>
        <w:left w:val="none" w:sz="0" w:space="0" w:color="auto"/>
        <w:bottom w:val="none" w:sz="0" w:space="0" w:color="auto"/>
        <w:right w:val="none" w:sz="0" w:space="0" w:color="auto"/>
      </w:divBdr>
    </w:div>
    <w:div w:id="617099964">
      <w:bodyDiv w:val="1"/>
      <w:marLeft w:val="0"/>
      <w:marRight w:val="0"/>
      <w:marTop w:val="0"/>
      <w:marBottom w:val="0"/>
      <w:divBdr>
        <w:top w:val="none" w:sz="0" w:space="0" w:color="auto"/>
        <w:left w:val="none" w:sz="0" w:space="0" w:color="auto"/>
        <w:bottom w:val="none" w:sz="0" w:space="0" w:color="auto"/>
        <w:right w:val="none" w:sz="0" w:space="0" w:color="auto"/>
      </w:divBdr>
      <w:divsChild>
        <w:div w:id="12154186">
          <w:marLeft w:val="0"/>
          <w:marRight w:val="0"/>
          <w:marTop w:val="0"/>
          <w:marBottom w:val="0"/>
          <w:divBdr>
            <w:top w:val="none" w:sz="0" w:space="0" w:color="auto"/>
            <w:left w:val="none" w:sz="0" w:space="0" w:color="auto"/>
            <w:bottom w:val="none" w:sz="0" w:space="0" w:color="auto"/>
            <w:right w:val="none" w:sz="0" w:space="0" w:color="auto"/>
          </w:divBdr>
        </w:div>
        <w:div w:id="22947475">
          <w:marLeft w:val="0"/>
          <w:marRight w:val="0"/>
          <w:marTop w:val="0"/>
          <w:marBottom w:val="0"/>
          <w:divBdr>
            <w:top w:val="none" w:sz="0" w:space="0" w:color="auto"/>
            <w:left w:val="none" w:sz="0" w:space="0" w:color="auto"/>
            <w:bottom w:val="none" w:sz="0" w:space="0" w:color="auto"/>
            <w:right w:val="none" w:sz="0" w:space="0" w:color="auto"/>
          </w:divBdr>
        </w:div>
        <w:div w:id="23529646">
          <w:marLeft w:val="0"/>
          <w:marRight w:val="0"/>
          <w:marTop w:val="0"/>
          <w:marBottom w:val="0"/>
          <w:divBdr>
            <w:top w:val="none" w:sz="0" w:space="0" w:color="auto"/>
            <w:left w:val="none" w:sz="0" w:space="0" w:color="auto"/>
            <w:bottom w:val="none" w:sz="0" w:space="0" w:color="auto"/>
            <w:right w:val="none" w:sz="0" w:space="0" w:color="auto"/>
          </w:divBdr>
        </w:div>
        <w:div w:id="138423667">
          <w:marLeft w:val="0"/>
          <w:marRight w:val="0"/>
          <w:marTop w:val="0"/>
          <w:marBottom w:val="0"/>
          <w:divBdr>
            <w:top w:val="none" w:sz="0" w:space="0" w:color="auto"/>
            <w:left w:val="none" w:sz="0" w:space="0" w:color="auto"/>
            <w:bottom w:val="none" w:sz="0" w:space="0" w:color="auto"/>
            <w:right w:val="none" w:sz="0" w:space="0" w:color="auto"/>
          </w:divBdr>
        </w:div>
        <w:div w:id="163933928">
          <w:marLeft w:val="0"/>
          <w:marRight w:val="0"/>
          <w:marTop w:val="0"/>
          <w:marBottom w:val="0"/>
          <w:divBdr>
            <w:top w:val="none" w:sz="0" w:space="0" w:color="auto"/>
            <w:left w:val="none" w:sz="0" w:space="0" w:color="auto"/>
            <w:bottom w:val="none" w:sz="0" w:space="0" w:color="auto"/>
            <w:right w:val="none" w:sz="0" w:space="0" w:color="auto"/>
          </w:divBdr>
          <w:divsChild>
            <w:div w:id="57288550">
              <w:marLeft w:val="0"/>
              <w:marRight w:val="0"/>
              <w:marTop w:val="0"/>
              <w:marBottom w:val="0"/>
              <w:divBdr>
                <w:top w:val="none" w:sz="0" w:space="0" w:color="auto"/>
                <w:left w:val="none" w:sz="0" w:space="0" w:color="auto"/>
                <w:bottom w:val="none" w:sz="0" w:space="0" w:color="auto"/>
                <w:right w:val="none" w:sz="0" w:space="0" w:color="auto"/>
              </w:divBdr>
            </w:div>
            <w:div w:id="155535483">
              <w:marLeft w:val="0"/>
              <w:marRight w:val="0"/>
              <w:marTop w:val="0"/>
              <w:marBottom w:val="0"/>
              <w:divBdr>
                <w:top w:val="none" w:sz="0" w:space="0" w:color="auto"/>
                <w:left w:val="none" w:sz="0" w:space="0" w:color="auto"/>
                <w:bottom w:val="none" w:sz="0" w:space="0" w:color="auto"/>
                <w:right w:val="none" w:sz="0" w:space="0" w:color="auto"/>
              </w:divBdr>
            </w:div>
            <w:div w:id="335039313">
              <w:marLeft w:val="0"/>
              <w:marRight w:val="0"/>
              <w:marTop w:val="0"/>
              <w:marBottom w:val="0"/>
              <w:divBdr>
                <w:top w:val="none" w:sz="0" w:space="0" w:color="auto"/>
                <w:left w:val="none" w:sz="0" w:space="0" w:color="auto"/>
                <w:bottom w:val="none" w:sz="0" w:space="0" w:color="auto"/>
                <w:right w:val="none" w:sz="0" w:space="0" w:color="auto"/>
              </w:divBdr>
            </w:div>
            <w:div w:id="445079937">
              <w:marLeft w:val="0"/>
              <w:marRight w:val="0"/>
              <w:marTop w:val="0"/>
              <w:marBottom w:val="0"/>
              <w:divBdr>
                <w:top w:val="none" w:sz="0" w:space="0" w:color="auto"/>
                <w:left w:val="none" w:sz="0" w:space="0" w:color="auto"/>
                <w:bottom w:val="none" w:sz="0" w:space="0" w:color="auto"/>
                <w:right w:val="none" w:sz="0" w:space="0" w:color="auto"/>
              </w:divBdr>
            </w:div>
            <w:div w:id="749471385">
              <w:marLeft w:val="0"/>
              <w:marRight w:val="0"/>
              <w:marTop w:val="0"/>
              <w:marBottom w:val="0"/>
              <w:divBdr>
                <w:top w:val="none" w:sz="0" w:space="0" w:color="auto"/>
                <w:left w:val="none" w:sz="0" w:space="0" w:color="auto"/>
                <w:bottom w:val="none" w:sz="0" w:space="0" w:color="auto"/>
                <w:right w:val="none" w:sz="0" w:space="0" w:color="auto"/>
              </w:divBdr>
            </w:div>
            <w:div w:id="780993018">
              <w:marLeft w:val="0"/>
              <w:marRight w:val="0"/>
              <w:marTop w:val="0"/>
              <w:marBottom w:val="0"/>
              <w:divBdr>
                <w:top w:val="none" w:sz="0" w:space="0" w:color="auto"/>
                <w:left w:val="none" w:sz="0" w:space="0" w:color="auto"/>
                <w:bottom w:val="none" w:sz="0" w:space="0" w:color="auto"/>
                <w:right w:val="none" w:sz="0" w:space="0" w:color="auto"/>
              </w:divBdr>
            </w:div>
            <w:div w:id="834036526">
              <w:marLeft w:val="0"/>
              <w:marRight w:val="0"/>
              <w:marTop w:val="0"/>
              <w:marBottom w:val="0"/>
              <w:divBdr>
                <w:top w:val="none" w:sz="0" w:space="0" w:color="auto"/>
                <w:left w:val="none" w:sz="0" w:space="0" w:color="auto"/>
                <w:bottom w:val="none" w:sz="0" w:space="0" w:color="auto"/>
                <w:right w:val="none" w:sz="0" w:space="0" w:color="auto"/>
              </w:divBdr>
            </w:div>
            <w:div w:id="839275231">
              <w:marLeft w:val="0"/>
              <w:marRight w:val="0"/>
              <w:marTop w:val="0"/>
              <w:marBottom w:val="0"/>
              <w:divBdr>
                <w:top w:val="none" w:sz="0" w:space="0" w:color="auto"/>
                <w:left w:val="none" w:sz="0" w:space="0" w:color="auto"/>
                <w:bottom w:val="none" w:sz="0" w:space="0" w:color="auto"/>
                <w:right w:val="none" w:sz="0" w:space="0" w:color="auto"/>
              </w:divBdr>
            </w:div>
            <w:div w:id="993215040">
              <w:marLeft w:val="0"/>
              <w:marRight w:val="0"/>
              <w:marTop w:val="0"/>
              <w:marBottom w:val="0"/>
              <w:divBdr>
                <w:top w:val="none" w:sz="0" w:space="0" w:color="auto"/>
                <w:left w:val="none" w:sz="0" w:space="0" w:color="auto"/>
                <w:bottom w:val="none" w:sz="0" w:space="0" w:color="auto"/>
                <w:right w:val="none" w:sz="0" w:space="0" w:color="auto"/>
              </w:divBdr>
            </w:div>
            <w:div w:id="1027171241">
              <w:marLeft w:val="0"/>
              <w:marRight w:val="0"/>
              <w:marTop w:val="0"/>
              <w:marBottom w:val="0"/>
              <w:divBdr>
                <w:top w:val="none" w:sz="0" w:space="0" w:color="auto"/>
                <w:left w:val="none" w:sz="0" w:space="0" w:color="auto"/>
                <w:bottom w:val="none" w:sz="0" w:space="0" w:color="auto"/>
                <w:right w:val="none" w:sz="0" w:space="0" w:color="auto"/>
              </w:divBdr>
            </w:div>
            <w:div w:id="1236625068">
              <w:marLeft w:val="0"/>
              <w:marRight w:val="0"/>
              <w:marTop w:val="0"/>
              <w:marBottom w:val="0"/>
              <w:divBdr>
                <w:top w:val="none" w:sz="0" w:space="0" w:color="auto"/>
                <w:left w:val="none" w:sz="0" w:space="0" w:color="auto"/>
                <w:bottom w:val="none" w:sz="0" w:space="0" w:color="auto"/>
                <w:right w:val="none" w:sz="0" w:space="0" w:color="auto"/>
              </w:divBdr>
            </w:div>
            <w:div w:id="1406489086">
              <w:marLeft w:val="0"/>
              <w:marRight w:val="0"/>
              <w:marTop w:val="0"/>
              <w:marBottom w:val="0"/>
              <w:divBdr>
                <w:top w:val="none" w:sz="0" w:space="0" w:color="auto"/>
                <w:left w:val="none" w:sz="0" w:space="0" w:color="auto"/>
                <w:bottom w:val="none" w:sz="0" w:space="0" w:color="auto"/>
                <w:right w:val="none" w:sz="0" w:space="0" w:color="auto"/>
              </w:divBdr>
            </w:div>
            <w:div w:id="1409186316">
              <w:marLeft w:val="0"/>
              <w:marRight w:val="0"/>
              <w:marTop w:val="0"/>
              <w:marBottom w:val="0"/>
              <w:divBdr>
                <w:top w:val="none" w:sz="0" w:space="0" w:color="auto"/>
                <w:left w:val="none" w:sz="0" w:space="0" w:color="auto"/>
                <w:bottom w:val="none" w:sz="0" w:space="0" w:color="auto"/>
                <w:right w:val="none" w:sz="0" w:space="0" w:color="auto"/>
              </w:divBdr>
            </w:div>
            <w:div w:id="1593050678">
              <w:marLeft w:val="0"/>
              <w:marRight w:val="0"/>
              <w:marTop w:val="0"/>
              <w:marBottom w:val="0"/>
              <w:divBdr>
                <w:top w:val="none" w:sz="0" w:space="0" w:color="auto"/>
                <w:left w:val="none" w:sz="0" w:space="0" w:color="auto"/>
                <w:bottom w:val="none" w:sz="0" w:space="0" w:color="auto"/>
                <w:right w:val="none" w:sz="0" w:space="0" w:color="auto"/>
              </w:divBdr>
            </w:div>
            <w:div w:id="1623923730">
              <w:marLeft w:val="0"/>
              <w:marRight w:val="0"/>
              <w:marTop w:val="0"/>
              <w:marBottom w:val="0"/>
              <w:divBdr>
                <w:top w:val="none" w:sz="0" w:space="0" w:color="auto"/>
                <w:left w:val="none" w:sz="0" w:space="0" w:color="auto"/>
                <w:bottom w:val="none" w:sz="0" w:space="0" w:color="auto"/>
                <w:right w:val="none" w:sz="0" w:space="0" w:color="auto"/>
              </w:divBdr>
            </w:div>
          </w:divsChild>
        </w:div>
        <w:div w:id="177013408">
          <w:marLeft w:val="0"/>
          <w:marRight w:val="0"/>
          <w:marTop w:val="0"/>
          <w:marBottom w:val="0"/>
          <w:divBdr>
            <w:top w:val="none" w:sz="0" w:space="0" w:color="auto"/>
            <w:left w:val="none" w:sz="0" w:space="0" w:color="auto"/>
            <w:bottom w:val="none" w:sz="0" w:space="0" w:color="auto"/>
            <w:right w:val="none" w:sz="0" w:space="0" w:color="auto"/>
          </w:divBdr>
        </w:div>
        <w:div w:id="185095208">
          <w:marLeft w:val="0"/>
          <w:marRight w:val="0"/>
          <w:marTop w:val="0"/>
          <w:marBottom w:val="0"/>
          <w:divBdr>
            <w:top w:val="none" w:sz="0" w:space="0" w:color="auto"/>
            <w:left w:val="none" w:sz="0" w:space="0" w:color="auto"/>
            <w:bottom w:val="none" w:sz="0" w:space="0" w:color="auto"/>
            <w:right w:val="none" w:sz="0" w:space="0" w:color="auto"/>
          </w:divBdr>
          <w:divsChild>
            <w:div w:id="30764410">
              <w:marLeft w:val="0"/>
              <w:marRight w:val="0"/>
              <w:marTop w:val="0"/>
              <w:marBottom w:val="0"/>
              <w:divBdr>
                <w:top w:val="none" w:sz="0" w:space="0" w:color="auto"/>
                <w:left w:val="none" w:sz="0" w:space="0" w:color="auto"/>
                <w:bottom w:val="none" w:sz="0" w:space="0" w:color="auto"/>
                <w:right w:val="none" w:sz="0" w:space="0" w:color="auto"/>
              </w:divBdr>
            </w:div>
            <w:div w:id="71976868">
              <w:marLeft w:val="0"/>
              <w:marRight w:val="0"/>
              <w:marTop w:val="0"/>
              <w:marBottom w:val="0"/>
              <w:divBdr>
                <w:top w:val="none" w:sz="0" w:space="0" w:color="auto"/>
                <w:left w:val="none" w:sz="0" w:space="0" w:color="auto"/>
                <w:bottom w:val="none" w:sz="0" w:space="0" w:color="auto"/>
                <w:right w:val="none" w:sz="0" w:space="0" w:color="auto"/>
              </w:divBdr>
            </w:div>
            <w:div w:id="146628835">
              <w:marLeft w:val="0"/>
              <w:marRight w:val="0"/>
              <w:marTop w:val="0"/>
              <w:marBottom w:val="0"/>
              <w:divBdr>
                <w:top w:val="none" w:sz="0" w:space="0" w:color="auto"/>
                <w:left w:val="none" w:sz="0" w:space="0" w:color="auto"/>
                <w:bottom w:val="none" w:sz="0" w:space="0" w:color="auto"/>
                <w:right w:val="none" w:sz="0" w:space="0" w:color="auto"/>
              </w:divBdr>
            </w:div>
            <w:div w:id="184943530">
              <w:marLeft w:val="0"/>
              <w:marRight w:val="0"/>
              <w:marTop w:val="0"/>
              <w:marBottom w:val="0"/>
              <w:divBdr>
                <w:top w:val="none" w:sz="0" w:space="0" w:color="auto"/>
                <w:left w:val="none" w:sz="0" w:space="0" w:color="auto"/>
                <w:bottom w:val="none" w:sz="0" w:space="0" w:color="auto"/>
                <w:right w:val="none" w:sz="0" w:space="0" w:color="auto"/>
              </w:divBdr>
            </w:div>
            <w:div w:id="200947279">
              <w:marLeft w:val="0"/>
              <w:marRight w:val="0"/>
              <w:marTop w:val="0"/>
              <w:marBottom w:val="0"/>
              <w:divBdr>
                <w:top w:val="none" w:sz="0" w:space="0" w:color="auto"/>
                <w:left w:val="none" w:sz="0" w:space="0" w:color="auto"/>
                <w:bottom w:val="none" w:sz="0" w:space="0" w:color="auto"/>
                <w:right w:val="none" w:sz="0" w:space="0" w:color="auto"/>
              </w:divBdr>
            </w:div>
            <w:div w:id="367919131">
              <w:marLeft w:val="0"/>
              <w:marRight w:val="0"/>
              <w:marTop w:val="0"/>
              <w:marBottom w:val="0"/>
              <w:divBdr>
                <w:top w:val="none" w:sz="0" w:space="0" w:color="auto"/>
                <w:left w:val="none" w:sz="0" w:space="0" w:color="auto"/>
                <w:bottom w:val="none" w:sz="0" w:space="0" w:color="auto"/>
                <w:right w:val="none" w:sz="0" w:space="0" w:color="auto"/>
              </w:divBdr>
            </w:div>
            <w:div w:id="411126983">
              <w:marLeft w:val="0"/>
              <w:marRight w:val="0"/>
              <w:marTop w:val="0"/>
              <w:marBottom w:val="0"/>
              <w:divBdr>
                <w:top w:val="none" w:sz="0" w:space="0" w:color="auto"/>
                <w:left w:val="none" w:sz="0" w:space="0" w:color="auto"/>
                <w:bottom w:val="none" w:sz="0" w:space="0" w:color="auto"/>
                <w:right w:val="none" w:sz="0" w:space="0" w:color="auto"/>
              </w:divBdr>
            </w:div>
            <w:div w:id="473330342">
              <w:marLeft w:val="0"/>
              <w:marRight w:val="0"/>
              <w:marTop w:val="0"/>
              <w:marBottom w:val="0"/>
              <w:divBdr>
                <w:top w:val="none" w:sz="0" w:space="0" w:color="auto"/>
                <w:left w:val="none" w:sz="0" w:space="0" w:color="auto"/>
                <w:bottom w:val="none" w:sz="0" w:space="0" w:color="auto"/>
                <w:right w:val="none" w:sz="0" w:space="0" w:color="auto"/>
              </w:divBdr>
            </w:div>
            <w:div w:id="500506250">
              <w:marLeft w:val="0"/>
              <w:marRight w:val="0"/>
              <w:marTop w:val="0"/>
              <w:marBottom w:val="0"/>
              <w:divBdr>
                <w:top w:val="none" w:sz="0" w:space="0" w:color="auto"/>
                <w:left w:val="none" w:sz="0" w:space="0" w:color="auto"/>
                <w:bottom w:val="none" w:sz="0" w:space="0" w:color="auto"/>
                <w:right w:val="none" w:sz="0" w:space="0" w:color="auto"/>
              </w:divBdr>
            </w:div>
            <w:div w:id="551382852">
              <w:marLeft w:val="0"/>
              <w:marRight w:val="0"/>
              <w:marTop w:val="0"/>
              <w:marBottom w:val="0"/>
              <w:divBdr>
                <w:top w:val="none" w:sz="0" w:space="0" w:color="auto"/>
                <w:left w:val="none" w:sz="0" w:space="0" w:color="auto"/>
                <w:bottom w:val="none" w:sz="0" w:space="0" w:color="auto"/>
                <w:right w:val="none" w:sz="0" w:space="0" w:color="auto"/>
              </w:divBdr>
            </w:div>
            <w:div w:id="624041171">
              <w:marLeft w:val="0"/>
              <w:marRight w:val="0"/>
              <w:marTop w:val="0"/>
              <w:marBottom w:val="0"/>
              <w:divBdr>
                <w:top w:val="none" w:sz="0" w:space="0" w:color="auto"/>
                <w:left w:val="none" w:sz="0" w:space="0" w:color="auto"/>
                <w:bottom w:val="none" w:sz="0" w:space="0" w:color="auto"/>
                <w:right w:val="none" w:sz="0" w:space="0" w:color="auto"/>
              </w:divBdr>
            </w:div>
            <w:div w:id="684790028">
              <w:marLeft w:val="0"/>
              <w:marRight w:val="0"/>
              <w:marTop w:val="0"/>
              <w:marBottom w:val="0"/>
              <w:divBdr>
                <w:top w:val="none" w:sz="0" w:space="0" w:color="auto"/>
                <w:left w:val="none" w:sz="0" w:space="0" w:color="auto"/>
                <w:bottom w:val="none" w:sz="0" w:space="0" w:color="auto"/>
                <w:right w:val="none" w:sz="0" w:space="0" w:color="auto"/>
              </w:divBdr>
            </w:div>
            <w:div w:id="872304375">
              <w:marLeft w:val="0"/>
              <w:marRight w:val="0"/>
              <w:marTop w:val="0"/>
              <w:marBottom w:val="0"/>
              <w:divBdr>
                <w:top w:val="none" w:sz="0" w:space="0" w:color="auto"/>
                <w:left w:val="none" w:sz="0" w:space="0" w:color="auto"/>
                <w:bottom w:val="none" w:sz="0" w:space="0" w:color="auto"/>
                <w:right w:val="none" w:sz="0" w:space="0" w:color="auto"/>
              </w:divBdr>
            </w:div>
            <w:div w:id="945885695">
              <w:marLeft w:val="0"/>
              <w:marRight w:val="0"/>
              <w:marTop w:val="0"/>
              <w:marBottom w:val="0"/>
              <w:divBdr>
                <w:top w:val="none" w:sz="0" w:space="0" w:color="auto"/>
                <w:left w:val="none" w:sz="0" w:space="0" w:color="auto"/>
                <w:bottom w:val="none" w:sz="0" w:space="0" w:color="auto"/>
                <w:right w:val="none" w:sz="0" w:space="0" w:color="auto"/>
              </w:divBdr>
            </w:div>
            <w:div w:id="1088885315">
              <w:marLeft w:val="0"/>
              <w:marRight w:val="0"/>
              <w:marTop w:val="0"/>
              <w:marBottom w:val="0"/>
              <w:divBdr>
                <w:top w:val="none" w:sz="0" w:space="0" w:color="auto"/>
                <w:left w:val="none" w:sz="0" w:space="0" w:color="auto"/>
                <w:bottom w:val="none" w:sz="0" w:space="0" w:color="auto"/>
                <w:right w:val="none" w:sz="0" w:space="0" w:color="auto"/>
              </w:divBdr>
            </w:div>
            <w:div w:id="1164782524">
              <w:marLeft w:val="0"/>
              <w:marRight w:val="0"/>
              <w:marTop w:val="0"/>
              <w:marBottom w:val="0"/>
              <w:divBdr>
                <w:top w:val="none" w:sz="0" w:space="0" w:color="auto"/>
                <w:left w:val="none" w:sz="0" w:space="0" w:color="auto"/>
                <w:bottom w:val="none" w:sz="0" w:space="0" w:color="auto"/>
                <w:right w:val="none" w:sz="0" w:space="0" w:color="auto"/>
              </w:divBdr>
            </w:div>
            <w:div w:id="1278678818">
              <w:marLeft w:val="0"/>
              <w:marRight w:val="0"/>
              <w:marTop w:val="0"/>
              <w:marBottom w:val="0"/>
              <w:divBdr>
                <w:top w:val="none" w:sz="0" w:space="0" w:color="auto"/>
                <w:left w:val="none" w:sz="0" w:space="0" w:color="auto"/>
                <w:bottom w:val="none" w:sz="0" w:space="0" w:color="auto"/>
                <w:right w:val="none" w:sz="0" w:space="0" w:color="auto"/>
              </w:divBdr>
            </w:div>
          </w:divsChild>
        </w:div>
        <w:div w:id="236522535">
          <w:marLeft w:val="0"/>
          <w:marRight w:val="0"/>
          <w:marTop w:val="0"/>
          <w:marBottom w:val="0"/>
          <w:divBdr>
            <w:top w:val="none" w:sz="0" w:space="0" w:color="auto"/>
            <w:left w:val="none" w:sz="0" w:space="0" w:color="auto"/>
            <w:bottom w:val="none" w:sz="0" w:space="0" w:color="auto"/>
            <w:right w:val="none" w:sz="0" w:space="0" w:color="auto"/>
          </w:divBdr>
        </w:div>
        <w:div w:id="242883076">
          <w:marLeft w:val="0"/>
          <w:marRight w:val="0"/>
          <w:marTop w:val="0"/>
          <w:marBottom w:val="0"/>
          <w:divBdr>
            <w:top w:val="none" w:sz="0" w:space="0" w:color="auto"/>
            <w:left w:val="none" w:sz="0" w:space="0" w:color="auto"/>
            <w:bottom w:val="none" w:sz="0" w:space="0" w:color="auto"/>
            <w:right w:val="none" w:sz="0" w:space="0" w:color="auto"/>
          </w:divBdr>
        </w:div>
        <w:div w:id="255480737">
          <w:marLeft w:val="0"/>
          <w:marRight w:val="0"/>
          <w:marTop w:val="0"/>
          <w:marBottom w:val="0"/>
          <w:divBdr>
            <w:top w:val="none" w:sz="0" w:space="0" w:color="auto"/>
            <w:left w:val="none" w:sz="0" w:space="0" w:color="auto"/>
            <w:bottom w:val="none" w:sz="0" w:space="0" w:color="auto"/>
            <w:right w:val="none" w:sz="0" w:space="0" w:color="auto"/>
          </w:divBdr>
        </w:div>
        <w:div w:id="288752263">
          <w:marLeft w:val="0"/>
          <w:marRight w:val="0"/>
          <w:marTop w:val="0"/>
          <w:marBottom w:val="0"/>
          <w:divBdr>
            <w:top w:val="none" w:sz="0" w:space="0" w:color="auto"/>
            <w:left w:val="none" w:sz="0" w:space="0" w:color="auto"/>
            <w:bottom w:val="none" w:sz="0" w:space="0" w:color="auto"/>
            <w:right w:val="none" w:sz="0" w:space="0" w:color="auto"/>
          </w:divBdr>
        </w:div>
        <w:div w:id="293875825">
          <w:marLeft w:val="0"/>
          <w:marRight w:val="0"/>
          <w:marTop w:val="0"/>
          <w:marBottom w:val="0"/>
          <w:divBdr>
            <w:top w:val="none" w:sz="0" w:space="0" w:color="auto"/>
            <w:left w:val="none" w:sz="0" w:space="0" w:color="auto"/>
            <w:bottom w:val="none" w:sz="0" w:space="0" w:color="auto"/>
            <w:right w:val="none" w:sz="0" w:space="0" w:color="auto"/>
          </w:divBdr>
          <w:divsChild>
            <w:div w:id="227616455">
              <w:marLeft w:val="0"/>
              <w:marRight w:val="0"/>
              <w:marTop w:val="0"/>
              <w:marBottom w:val="0"/>
              <w:divBdr>
                <w:top w:val="none" w:sz="0" w:space="0" w:color="auto"/>
                <w:left w:val="none" w:sz="0" w:space="0" w:color="auto"/>
                <w:bottom w:val="none" w:sz="0" w:space="0" w:color="auto"/>
                <w:right w:val="none" w:sz="0" w:space="0" w:color="auto"/>
              </w:divBdr>
            </w:div>
            <w:div w:id="287669756">
              <w:marLeft w:val="0"/>
              <w:marRight w:val="0"/>
              <w:marTop w:val="0"/>
              <w:marBottom w:val="0"/>
              <w:divBdr>
                <w:top w:val="none" w:sz="0" w:space="0" w:color="auto"/>
                <w:left w:val="none" w:sz="0" w:space="0" w:color="auto"/>
                <w:bottom w:val="none" w:sz="0" w:space="0" w:color="auto"/>
                <w:right w:val="none" w:sz="0" w:space="0" w:color="auto"/>
              </w:divBdr>
            </w:div>
            <w:div w:id="321663381">
              <w:marLeft w:val="0"/>
              <w:marRight w:val="0"/>
              <w:marTop w:val="0"/>
              <w:marBottom w:val="0"/>
              <w:divBdr>
                <w:top w:val="none" w:sz="0" w:space="0" w:color="auto"/>
                <w:left w:val="none" w:sz="0" w:space="0" w:color="auto"/>
                <w:bottom w:val="none" w:sz="0" w:space="0" w:color="auto"/>
                <w:right w:val="none" w:sz="0" w:space="0" w:color="auto"/>
              </w:divBdr>
            </w:div>
            <w:div w:id="360984573">
              <w:marLeft w:val="0"/>
              <w:marRight w:val="0"/>
              <w:marTop w:val="0"/>
              <w:marBottom w:val="0"/>
              <w:divBdr>
                <w:top w:val="none" w:sz="0" w:space="0" w:color="auto"/>
                <w:left w:val="none" w:sz="0" w:space="0" w:color="auto"/>
                <w:bottom w:val="none" w:sz="0" w:space="0" w:color="auto"/>
                <w:right w:val="none" w:sz="0" w:space="0" w:color="auto"/>
              </w:divBdr>
            </w:div>
            <w:div w:id="366881363">
              <w:marLeft w:val="0"/>
              <w:marRight w:val="0"/>
              <w:marTop w:val="0"/>
              <w:marBottom w:val="0"/>
              <w:divBdr>
                <w:top w:val="none" w:sz="0" w:space="0" w:color="auto"/>
                <w:left w:val="none" w:sz="0" w:space="0" w:color="auto"/>
                <w:bottom w:val="none" w:sz="0" w:space="0" w:color="auto"/>
                <w:right w:val="none" w:sz="0" w:space="0" w:color="auto"/>
              </w:divBdr>
            </w:div>
            <w:div w:id="481117830">
              <w:marLeft w:val="0"/>
              <w:marRight w:val="0"/>
              <w:marTop w:val="0"/>
              <w:marBottom w:val="0"/>
              <w:divBdr>
                <w:top w:val="none" w:sz="0" w:space="0" w:color="auto"/>
                <w:left w:val="none" w:sz="0" w:space="0" w:color="auto"/>
                <w:bottom w:val="none" w:sz="0" w:space="0" w:color="auto"/>
                <w:right w:val="none" w:sz="0" w:space="0" w:color="auto"/>
              </w:divBdr>
            </w:div>
            <w:div w:id="490292871">
              <w:marLeft w:val="0"/>
              <w:marRight w:val="0"/>
              <w:marTop w:val="0"/>
              <w:marBottom w:val="0"/>
              <w:divBdr>
                <w:top w:val="none" w:sz="0" w:space="0" w:color="auto"/>
                <w:left w:val="none" w:sz="0" w:space="0" w:color="auto"/>
                <w:bottom w:val="none" w:sz="0" w:space="0" w:color="auto"/>
                <w:right w:val="none" w:sz="0" w:space="0" w:color="auto"/>
              </w:divBdr>
            </w:div>
            <w:div w:id="632831538">
              <w:marLeft w:val="0"/>
              <w:marRight w:val="0"/>
              <w:marTop w:val="0"/>
              <w:marBottom w:val="0"/>
              <w:divBdr>
                <w:top w:val="none" w:sz="0" w:space="0" w:color="auto"/>
                <w:left w:val="none" w:sz="0" w:space="0" w:color="auto"/>
                <w:bottom w:val="none" w:sz="0" w:space="0" w:color="auto"/>
                <w:right w:val="none" w:sz="0" w:space="0" w:color="auto"/>
              </w:divBdr>
            </w:div>
            <w:div w:id="642926602">
              <w:marLeft w:val="0"/>
              <w:marRight w:val="0"/>
              <w:marTop w:val="0"/>
              <w:marBottom w:val="0"/>
              <w:divBdr>
                <w:top w:val="none" w:sz="0" w:space="0" w:color="auto"/>
                <w:left w:val="none" w:sz="0" w:space="0" w:color="auto"/>
                <w:bottom w:val="none" w:sz="0" w:space="0" w:color="auto"/>
                <w:right w:val="none" w:sz="0" w:space="0" w:color="auto"/>
              </w:divBdr>
            </w:div>
            <w:div w:id="1092316124">
              <w:marLeft w:val="0"/>
              <w:marRight w:val="0"/>
              <w:marTop w:val="0"/>
              <w:marBottom w:val="0"/>
              <w:divBdr>
                <w:top w:val="none" w:sz="0" w:space="0" w:color="auto"/>
                <w:left w:val="none" w:sz="0" w:space="0" w:color="auto"/>
                <w:bottom w:val="none" w:sz="0" w:space="0" w:color="auto"/>
                <w:right w:val="none" w:sz="0" w:space="0" w:color="auto"/>
              </w:divBdr>
            </w:div>
            <w:div w:id="1098603972">
              <w:marLeft w:val="0"/>
              <w:marRight w:val="0"/>
              <w:marTop w:val="0"/>
              <w:marBottom w:val="0"/>
              <w:divBdr>
                <w:top w:val="none" w:sz="0" w:space="0" w:color="auto"/>
                <w:left w:val="none" w:sz="0" w:space="0" w:color="auto"/>
                <w:bottom w:val="none" w:sz="0" w:space="0" w:color="auto"/>
                <w:right w:val="none" w:sz="0" w:space="0" w:color="auto"/>
              </w:divBdr>
            </w:div>
            <w:div w:id="1116676041">
              <w:marLeft w:val="0"/>
              <w:marRight w:val="0"/>
              <w:marTop w:val="0"/>
              <w:marBottom w:val="0"/>
              <w:divBdr>
                <w:top w:val="none" w:sz="0" w:space="0" w:color="auto"/>
                <w:left w:val="none" w:sz="0" w:space="0" w:color="auto"/>
                <w:bottom w:val="none" w:sz="0" w:space="0" w:color="auto"/>
                <w:right w:val="none" w:sz="0" w:space="0" w:color="auto"/>
              </w:divBdr>
            </w:div>
            <w:div w:id="1131094672">
              <w:marLeft w:val="0"/>
              <w:marRight w:val="0"/>
              <w:marTop w:val="0"/>
              <w:marBottom w:val="0"/>
              <w:divBdr>
                <w:top w:val="none" w:sz="0" w:space="0" w:color="auto"/>
                <w:left w:val="none" w:sz="0" w:space="0" w:color="auto"/>
                <w:bottom w:val="none" w:sz="0" w:space="0" w:color="auto"/>
                <w:right w:val="none" w:sz="0" w:space="0" w:color="auto"/>
              </w:divBdr>
            </w:div>
            <w:div w:id="1193034065">
              <w:marLeft w:val="0"/>
              <w:marRight w:val="0"/>
              <w:marTop w:val="0"/>
              <w:marBottom w:val="0"/>
              <w:divBdr>
                <w:top w:val="none" w:sz="0" w:space="0" w:color="auto"/>
                <w:left w:val="none" w:sz="0" w:space="0" w:color="auto"/>
                <w:bottom w:val="none" w:sz="0" w:space="0" w:color="auto"/>
                <w:right w:val="none" w:sz="0" w:space="0" w:color="auto"/>
              </w:divBdr>
            </w:div>
            <w:div w:id="1222984574">
              <w:marLeft w:val="0"/>
              <w:marRight w:val="0"/>
              <w:marTop w:val="0"/>
              <w:marBottom w:val="0"/>
              <w:divBdr>
                <w:top w:val="none" w:sz="0" w:space="0" w:color="auto"/>
                <w:left w:val="none" w:sz="0" w:space="0" w:color="auto"/>
                <w:bottom w:val="none" w:sz="0" w:space="0" w:color="auto"/>
                <w:right w:val="none" w:sz="0" w:space="0" w:color="auto"/>
              </w:divBdr>
            </w:div>
            <w:div w:id="1391077598">
              <w:marLeft w:val="0"/>
              <w:marRight w:val="0"/>
              <w:marTop w:val="0"/>
              <w:marBottom w:val="0"/>
              <w:divBdr>
                <w:top w:val="none" w:sz="0" w:space="0" w:color="auto"/>
                <w:left w:val="none" w:sz="0" w:space="0" w:color="auto"/>
                <w:bottom w:val="none" w:sz="0" w:space="0" w:color="auto"/>
                <w:right w:val="none" w:sz="0" w:space="0" w:color="auto"/>
              </w:divBdr>
            </w:div>
            <w:div w:id="1502625288">
              <w:marLeft w:val="0"/>
              <w:marRight w:val="0"/>
              <w:marTop w:val="0"/>
              <w:marBottom w:val="0"/>
              <w:divBdr>
                <w:top w:val="none" w:sz="0" w:space="0" w:color="auto"/>
                <w:left w:val="none" w:sz="0" w:space="0" w:color="auto"/>
                <w:bottom w:val="none" w:sz="0" w:space="0" w:color="auto"/>
                <w:right w:val="none" w:sz="0" w:space="0" w:color="auto"/>
              </w:divBdr>
            </w:div>
          </w:divsChild>
        </w:div>
        <w:div w:id="307825646">
          <w:marLeft w:val="0"/>
          <w:marRight w:val="0"/>
          <w:marTop w:val="0"/>
          <w:marBottom w:val="0"/>
          <w:divBdr>
            <w:top w:val="none" w:sz="0" w:space="0" w:color="auto"/>
            <w:left w:val="none" w:sz="0" w:space="0" w:color="auto"/>
            <w:bottom w:val="none" w:sz="0" w:space="0" w:color="auto"/>
            <w:right w:val="none" w:sz="0" w:space="0" w:color="auto"/>
          </w:divBdr>
        </w:div>
        <w:div w:id="344405752">
          <w:marLeft w:val="0"/>
          <w:marRight w:val="0"/>
          <w:marTop w:val="0"/>
          <w:marBottom w:val="0"/>
          <w:divBdr>
            <w:top w:val="none" w:sz="0" w:space="0" w:color="auto"/>
            <w:left w:val="none" w:sz="0" w:space="0" w:color="auto"/>
            <w:bottom w:val="none" w:sz="0" w:space="0" w:color="auto"/>
            <w:right w:val="none" w:sz="0" w:space="0" w:color="auto"/>
          </w:divBdr>
        </w:div>
        <w:div w:id="350766377">
          <w:marLeft w:val="0"/>
          <w:marRight w:val="0"/>
          <w:marTop w:val="0"/>
          <w:marBottom w:val="0"/>
          <w:divBdr>
            <w:top w:val="none" w:sz="0" w:space="0" w:color="auto"/>
            <w:left w:val="none" w:sz="0" w:space="0" w:color="auto"/>
            <w:bottom w:val="none" w:sz="0" w:space="0" w:color="auto"/>
            <w:right w:val="none" w:sz="0" w:space="0" w:color="auto"/>
          </w:divBdr>
        </w:div>
        <w:div w:id="368382322">
          <w:marLeft w:val="0"/>
          <w:marRight w:val="0"/>
          <w:marTop w:val="0"/>
          <w:marBottom w:val="0"/>
          <w:divBdr>
            <w:top w:val="none" w:sz="0" w:space="0" w:color="auto"/>
            <w:left w:val="none" w:sz="0" w:space="0" w:color="auto"/>
            <w:bottom w:val="none" w:sz="0" w:space="0" w:color="auto"/>
            <w:right w:val="none" w:sz="0" w:space="0" w:color="auto"/>
          </w:divBdr>
          <w:divsChild>
            <w:div w:id="135074991">
              <w:marLeft w:val="0"/>
              <w:marRight w:val="0"/>
              <w:marTop w:val="0"/>
              <w:marBottom w:val="0"/>
              <w:divBdr>
                <w:top w:val="none" w:sz="0" w:space="0" w:color="auto"/>
                <w:left w:val="none" w:sz="0" w:space="0" w:color="auto"/>
                <w:bottom w:val="none" w:sz="0" w:space="0" w:color="auto"/>
                <w:right w:val="none" w:sz="0" w:space="0" w:color="auto"/>
              </w:divBdr>
            </w:div>
            <w:div w:id="194000189">
              <w:marLeft w:val="0"/>
              <w:marRight w:val="0"/>
              <w:marTop w:val="0"/>
              <w:marBottom w:val="0"/>
              <w:divBdr>
                <w:top w:val="none" w:sz="0" w:space="0" w:color="auto"/>
                <w:left w:val="none" w:sz="0" w:space="0" w:color="auto"/>
                <w:bottom w:val="none" w:sz="0" w:space="0" w:color="auto"/>
                <w:right w:val="none" w:sz="0" w:space="0" w:color="auto"/>
              </w:divBdr>
            </w:div>
            <w:div w:id="210767737">
              <w:marLeft w:val="0"/>
              <w:marRight w:val="0"/>
              <w:marTop w:val="0"/>
              <w:marBottom w:val="0"/>
              <w:divBdr>
                <w:top w:val="none" w:sz="0" w:space="0" w:color="auto"/>
                <w:left w:val="none" w:sz="0" w:space="0" w:color="auto"/>
                <w:bottom w:val="none" w:sz="0" w:space="0" w:color="auto"/>
                <w:right w:val="none" w:sz="0" w:space="0" w:color="auto"/>
              </w:divBdr>
            </w:div>
            <w:div w:id="281231624">
              <w:marLeft w:val="0"/>
              <w:marRight w:val="0"/>
              <w:marTop w:val="0"/>
              <w:marBottom w:val="0"/>
              <w:divBdr>
                <w:top w:val="none" w:sz="0" w:space="0" w:color="auto"/>
                <w:left w:val="none" w:sz="0" w:space="0" w:color="auto"/>
                <w:bottom w:val="none" w:sz="0" w:space="0" w:color="auto"/>
                <w:right w:val="none" w:sz="0" w:space="0" w:color="auto"/>
              </w:divBdr>
            </w:div>
            <w:div w:id="385569928">
              <w:marLeft w:val="0"/>
              <w:marRight w:val="0"/>
              <w:marTop w:val="0"/>
              <w:marBottom w:val="0"/>
              <w:divBdr>
                <w:top w:val="none" w:sz="0" w:space="0" w:color="auto"/>
                <w:left w:val="none" w:sz="0" w:space="0" w:color="auto"/>
                <w:bottom w:val="none" w:sz="0" w:space="0" w:color="auto"/>
                <w:right w:val="none" w:sz="0" w:space="0" w:color="auto"/>
              </w:divBdr>
            </w:div>
            <w:div w:id="590163013">
              <w:marLeft w:val="0"/>
              <w:marRight w:val="0"/>
              <w:marTop w:val="0"/>
              <w:marBottom w:val="0"/>
              <w:divBdr>
                <w:top w:val="none" w:sz="0" w:space="0" w:color="auto"/>
                <w:left w:val="none" w:sz="0" w:space="0" w:color="auto"/>
                <w:bottom w:val="none" w:sz="0" w:space="0" w:color="auto"/>
                <w:right w:val="none" w:sz="0" w:space="0" w:color="auto"/>
              </w:divBdr>
            </w:div>
            <w:div w:id="697118940">
              <w:marLeft w:val="0"/>
              <w:marRight w:val="0"/>
              <w:marTop w:val="0"/>
              <w:marBottom w:val="0"/>
              <w:divBdr>
                <w:top w:val="none" w:sz="0" w:space="0" w:color="auto"/>
                <w:left w:val="none" w:sz="0" w:space="0" w:color="auto"/>
                <w:bottom w:val="none" w:sz="0" w:space="0" w:color="auto"/>
                <w:right w:val="none" w:sz="0" w:space="0" w:color="auto"/>
              </w:divBdr>
            </w:div>
            <w:div w:id="856499344">
              <w:marLeft w:val="0"/>
              <w:marRight w:val="0"/>
              <w:marTop w:val="0"/>
              <w:marBottom w:val="0"/>
              <w:divBdr>
                <w:top w:val="none" w:sz="0" w:space="0" w:color="auto"/>
                <w:left w:val="none" w:sz="0" w:space="0" w:color="auto"/>
                <w:bottom w:val="none" w:sz="0" w:space="0" w:color="auto"/>
                <w:right w:val="none" w:sz="0" w:space="0" w:color="auto"/>
              </w:divBdr>
            </w:div>
            <w:div w:id="1070888448">
              <w:marLeft w:val="0"/>
              <w:marRight w:val="0"/>
              <w:marTop w:val="0"/>
              <w:marBottom w:val="0"/>
              <w:divBdr>
                <w:top w:val="none" w:sz="0" w:space="0" w:color="auto"/>
                <w:left w:val="none" w:sz="0" w:space="0" w:color="auto"/>
                <w:bottom w:val="none" w:sz="0" w:space="0" w:color="auto"/>
                <w:right w:val="none" w:sz="0" w:space="0" w:color="auto"/>
              </w:divBdr>
            </w:div>
            <w:div w:id="1180241738">
              <w:marLeft w:val="0"/>
              <w:marRight w:val="0"/>
              <w:marTop w:val="0"/>
              <w:marBottom w:val="0"/>
              <w:divBdr>
                <w:top w:val="none" w:sz="0" w:space="0" w:color="auto"/>
                <w:left w:val="none" w:sz="0" w:space="0" w:color="auto"/>
                <w:bottom w:val="none" w:sz="0" w:space="0" w:color="auto"/>
                <w:right w:val="none" w:sz="0" w:space="0" w:color="auto"/>
              </w:divBdr>
            </w:div>
            <w:div w:id="1468427807">
              <w:marLeft w:val="0"/>
              <w:marRight w:val="0"/>
              <w:marTop w:val="0"/>
              <w:marBottom w:val="0"/>
              <w:divBdr>
                <w:top w:val="none" w:sz="0" w:space="0" w:color="auto"/>
                <w:left w:val="none" w:sz="0" w:space="0" w:color="auto"/>
                <w:bottom w:val="none" w:sz="0" w:space="0" w:color="auto"/>
                <w:right w:val="none" w:sz="0" w:space="0" w:color="auto"/>
              </w:divBdr>
            </w:div>
            <w:div w:id="1595280008">
              <w:marLeft w:val="0"/>
              <w:marRight w:val="0"/>
              <w:marTop w:val="0"/>
              <w:marBottom w:val="0"/>
              <w:divBdr>
                <w:top w:val="none" w:sz="0" w:space="0" w:color="auto"/>
                <w:left w:val="none" w:sz="0" w:space="0" w:color="auto"/>
                <w:bottom w:val="none" w:sz="0" w:space="0" w:color="auto"/>
                <w:right w:val="none" w:sz="0" w:space="0" w:color="auto"/>
              </w:divBdr>
            </w:div>
            <w:div w:id="1612400932">
              <w:marLeft w:val="0"/>
              <w:marRight w:val="0"/>
              <w:marTop w:val="0"/>
              <w:marBottom w:val="0"/>
              <w:divBdr>
                <w:top w:val="none" w:sz="0" w:space="0" w:color="auto"/>
                <w:left w:val="none" w:sz="0" w:space="0" w:color="auto"/>
                <w:bottom w:val="none" w:sz="0" w:space="0" w:color="auto"/>
                <w:right w:val="none" w:sz="0" w:space="0" w:color="auto"/>
              </w:divBdr>
            </w:div>
            <w:div w:id="1653437505">
              <w:marLeft w:val="0"/>
              <w:marRight w:val="0"/>
              <w:marTop w:val="0"/>
              <w:marBottom w:val="0"/>
              <w:divBdr>
                <w:top w:val="none" w:sz="0" w:space="0" w:color="auto"/>
                <w:left w:val="none" w:sz="0" w:space="0" w:color="auto"/>
                <w:bottom w:val="none" w:sz="0" w:space="0" w:color="auto"/>
                <w:right w:val="none" w:sz="0" w:space="0" w:color="auto"/>
              </w:divBdr>
            </w:div>
          </w:divsChild>
        </w:div>
        <w:div w:id="425004436">
          <w:marLeft w:val="0"/>
          <w:marRight w:val="0"/>
          <w:marTop w:val="0"/>
          <w:marBottom w:val="0"/>
          <w:divBdr>
            <w:top w:val="none" w:sz="0" w:space="0" w:color="auto"/>
            <w:left w:val="none" w:sz="0" w:space="0" w:color="auto"/>
            <w:bottom w:val="none" w:sz="0" w:space="0" w:color="auto"/>
            <w:right w:val="none" w:sz="0" w:space="0" w:color="auto"/>
          </w:divBdr>
        </w:div>
        <w:div w:id="428743735">
          <w:marLeft w:val="0"/>
          <w:marRight w:val="0"/>
          <w:marTop w:val="0"/>
          <w:marBottom w:val="0"/>
          <w:divBdr>
            <w:top w:val="none" w:sz="0" w:space="0" w:color="auto"/>
            <w:left w:val="none" w:sz="0" w:space="0" w:color="auto"/>
            <w:bottom w:val="none" w:sz="0" w:space="0" w:color="auto"/>
            <w:right w:val="none" w:sz="0" w:space="0" w:color="auto"/>
          </w:divBdr>
          <w:divsChild>
            <w:div w:id="11734870">
              <w:marLeft w:val="0"/>
              <w:marRight w:val="0"/>
              <w:marTop w:val="0"/>
              <w:marBottom w:val="0"/>
              <w:divBdr>
                <w:top w:val="none" w:sz="0" w:space="0" w:color="auto"/>
                <w:left w:val="none" w:sz="0" w:space="0" w:color="auto"/>
                <w:bottom w:val="none" w:sz="0" w:space="0" w:color="auto"/>
                <w:right w:val="none" w:sz="0" w:space="0" w:color="auto"/>
              </w:divBdr>
            </w:div>
            <w:div w:id="53041423">
              <w:marLeft w:val="0"/>
              <w:marRight w:val="0"/>
              <w:marTop w:val="0"/>
              <w:marBottom w:val="0"/>
              <w:divBdr>
                <w:top w:val="none" w:sz="0" w:space="0" w:color="auto"/>
                <w:left w:val="none" w:sz="0" w:space="0" w:color="auto"/>
                <w:bottom w:val="none" w:sz="0" w:space="0" w:color="auto"/>
                <w:right w:val="none" w:sz="0" w:space="0" w:color="auto"/>
              </w:divBdr>
            </w:div>
            <w:div w:id="153499943">
              <w:marLeft w:val="0"/>
              <w:marRight w:val="0"/>
              <w:marTop w:val="0"/>
              <w:marBottom w:val="0"/>
              <w:divBdr>
                <w:top w:val="none" w:sz="0" w:space="0" w:color="auto"/>
                <w:left w:val="none" w:sz="0" w:space="0" w:color="auto"/>
                <w:bottom w:val="none" w:sz="0" w:space="0" w:color="auto"/>
                <w:right w:val="none" w:sz="0" w:space="0" w:color="auto"/>
              </w:divBdr>
            </w:div>
            <w:div w:id="252082802">
              <w:marLeft w:val="0"/>
              <w:marRight w:val="0"/>
              <w:marTop w:val="0"/>
              <w:marBottom w:val="0"/>
              <w:divBdr>
                <w:top w:val="none" w:sz="0" w:space="0" w:color="auto"/>
                <w:left w:val="none" w:sz="0" w:space="0" w:color="auto"/>
                <w:bottom w:val="none" w:sz="0" w:space="0" w:color="auto"/>
                <w:right w:val="none" w:sz="0" w:space="0" w:color="auto"/>
              </w:divBdr>
            </w:div>
            <w:div w:id="271134979">
              <w:marLeft w:val="0"/>
              <w:marRight w:val="0"/>
              <w:marTop w:val="0"/>
              <w:marBottom w:val="0"/>
              <w:divBdr>
                <w:top w:val="none" w:sz="0" w:space="0" w:color="auto"/>
                <w:left w:val="none" w:sz="0" w:space="0" w:color="auto"/>
                <w:bottom w:val="none" w:sz="0" w:space="0" w:color="auto"/>
                <w:right w:val="none" w:sz="0" w:space="0" w:color="auto"/>
              </w:divBdr>
            </w:div>
            <w:div w:id="278727297">
              <w:marLeft w:val="0"/>
              <w:marRight w:val="0"/>
              <w:marTop w:val="0"/>
              <w:marBottom w:val="0"/>
              <w:divBdr>
                <w:top w:val="none" w:sz="0" w:space="0" w:color="auto"/>
                <w:left w:val="none" w:sz="0" w:space="0" w:color="auto"/>
                <w:bottom w:val="none" w:sz="0" w:space="0" w:color="auto"/>
                <w:right w:val="none" w:sz="0" w:space="0" w:color="auto"/>
              </w:divBdr>
            </w:div>
            <w:div w:id="788429669">
              <w:marLeft w:val="0"/>
              <w:marRight w:val="0"/>
              <w:marTop w:val="0"/>
              <w:marBottom w:val="0"/>
              <w:divBdr>
                <w:top w:val="none" w:sz="0" w:space="0" w:color="auto"/>
                <w:left w:val="none" w:sz="0" w:space="0" w:color="auto"/>
                <w:bottom w:val="none" w:sz="0" w:space="0" w:color="auto"/>
                <w:right w:val="none" w:sz="0" w:space="0" w:color="auto"/>
              </w:divBdr>
            </w:div>
            <w:div w:id="1061904943">
              <w:marLeft w:val="0"/>
              <w:marRight w:val="0"/>
              <w:marTop w:val="0"/>
              <w:marBottom w:val="0"/>
              <w:divBdr>
                <w:top w:val="none" w:sz="0" w:space="0" w:color="auto"/>
                <w:left w:val="none" w:sz="0" w:space="0" w:color="auto"/>
                <w:bottom w:val="none" w:sz="0" w:space="0" w:color="auto"/>
                <w:right w:val="none" w:sz="0" w:space="0" w:color="auto"/>
              </w:divBdr>
            </w:div>
            <w:div w:id="1131363750">
              <w:marLeft w:val="0"/>
              <w:marRight w:val="0"/>
              <w:marTop w:val="0"/>
              <w:marBottom w:val="0"/>
              <w:divBdr>
                <w:top w:val="none" w:sz="0" w:space="0" w:color="auto"/>
                <w:left w:val="none" w:sz="0" w:space="0" w:color="auto"/>
                <w:bottom w:val="none" w:sz="0" w:space="0" w:color="auto"/>
                <w:right w:val="none" w:sz="0" w:space="0" w:color="auto"/>
              </w:divBdr>
            </w:div>
            <w:div w:id="1174496903">
              <w:marLeft w:val="0"/>
              <w:marRight w:val="0"/>
              <w:marTop w:val="0"/>
              <w:marBottom w:val="0"/>
              <w:divBdr>
                <w:top w:val="none" w:sz="0" w:space="0" w:color="auto"/>
                <w:left w:val="none" w:sz="0" w:space="0" w:color="auto"/>
                <w:bottom w:val="none" w:sz="0" w:space="0" w:color="auto"/>
                <w:right w:val="none" w:sz="0" w:space="0" w:color="auto"/>
              </w:divBdr>
            </w:div>
            <w:div w:id="1200970912">
              <w:marLeft w:val="0"/>
              <w:marRight w:val="0"/>
              <w:marTop w:val="0"/>
              <w:marBottom w:val="0"/>
              <w:divBdr>
                <w:top w:val="none" w:sz="0" w:space="0" w:color="auto"/>
                <w:left w:val="none" w:sz="0" w:space="0" w:color="auto"/>
                <w:bottom w:val="none" w:sz="0" w:space="0" w:color="auto"/>
                <w:right w:val="none" w:sz="0" w:space="0" w:color="auto"/>
              </w:divBdr>
            </w:div>
            <w:div w:id="1260141943">
              <w:marLeft w:val="0"/>
              <w:marRight w:val="0"/>
              <w:marTop w:val="0"/>
              <w:marBottom w:val="0"/>
              <w:divBdr>
                <w:top w:val="none" w:sz="0" w:space="0" w:color="auto"/>
                <w:left w:val="none" w:sz="0" w:space="0" w:color="auto"/>
                <w:bottom w:val="none" w:sz="0" w:space="0" w:color="auto"/>
                <w:right w:val="none" w:sz="0" w:space="0" w:color="auto"/>
              </w:divBdr>
            </w:div>
            <w:div w:id="1277327081">
              <w:marLeft w:val="0"/>
              <w:marRight w:val="0"/>
              <w:marTop w:val="0"/>
              <w:marBottom w:val="0"/>
              <w:divBdr>
                <w:top w:val="none" w:sz="0" w:space="0" w:color="auto"/>
                <w:left w:val="none" w:sz="0" w:space="0" w:color="auto"/>
                <w:bottom w:val="none" w:sz="0" w:space="0" w:color="auto"/>
                <w:right w:val="none" w:sz="0" w:space="0" w:color="auto"/>
              </w:divBdr>
            </w:div>
            <w:div w:id="1293251514">
              <w:marLeft w:val="0"/>
              <w:marRight w:val="0"/>
              <w:marTop w:val="0"/>
              <w:marBottom w:val="0"/>
              <w:divBdr>
                <w:top w:val="none" w:sz="0" w:space="0" w:color="auto"/>
                <w:left w:val="none" w:sz="0" w:space="0" w:color="auto"/>
                <w:bottom w:val="none" w:sz="0" w:space="0" w:color="auto"/>
                <w:right w:val="none" w:sz="0" w:space="0" w:color="auto"/>
              </w:divBdr>
            </w:div>
            <w:div w:id="1561092465">
              <w:marLeft w:val="0"/>
              <w:marRight w:val="0"/>
              <w:marTop w:val="0"/>
              <w:marBottom w:val="0"/>
              <w:divBdr>
                <w:top w:val="none" w:sz="0" w:space="0" w:color="auto"/>
                <w:left w:val="none" w:sz="0" w:space="0" w:color="auto"/>
                <w:bottom w:val="none" w:sz="0" w:space="0" w:color="auto"/>
                <w:right w:val="none" w:sz="0" w:space="0" w:color="auto"/>
              </w:divBdr>
            </w:div>
            <w:div w:id="1561866043">
              <w:marLeft w:val="0"/>
              <w:marRight w:val="0"/>
              <w:marTop w:val="0"/>
              <w:marBottom w:val="0"/>
              <w:divBdr>
                <w:top w:val="none" w:sz="0" w:space="0" w:color="auto"/>
                <w:left w:val="none" w:sz="0" w:space="0" w:color="auto"/>
                <w:bottom w:val="none" w:sz="0" w:space="0" w:color="auto"/>
                <w:right w:val="none" w:sz="0" w:space="0" w:color="auto"/>
              </w:divBdr>
            </w:div>
          </w:divsChild>
        </w:div>
        <w:div w:id="440535128">
          <w:marLeft w:val="0"/>
          <w:marRight w:val="0"/>
          <w:marTop w:val="0"/>
          <w:marBottom w:val="0"/>
          <w:divBdr>
            <w:top w:val="none" w:sz="0" w:space="0" w:color="auto"/>
            <w:left w:val="none" w:sz="0" w:space="0" w:color="auto"/>
            <w:bottom w:val="none" w:sz="0" w:space="0" w:color="auto"/>
            <w:right w:val="none" w:sz="0" w:space="0" w:color="auto"/>
          </w:divBdr>
        </w:div>
        <w:div w:id="451050326">
          <w:marLeft w:val="0"/>
          <w:marRight w:val="0"/>
          <w:marTop w:val="0"/>
          <w:marBottom w:val="0"/>
          <w:divBdr>
            <w:top w:val="none" w:sz="0" w:space="0" w:color="auto"/>
            <w:left w:val="none" w:sz="0" w:space="0" w:color="auto"/>
            <w:bottom w:val="none" w:sz="0" w:space="0" w:color="auto"/>
            <w:right w:val="none" w:sz="0" w:space="0" w:color="auto"/>
          </w:divBdr>
          <w:divsChild>
            <w:div w:id="359819830">
              <w:marLeft w:val="0"/>
              <w:marRight w:val="0"/>
              <w:marTop w:val="0"/>
              <w:marBottom w:val="0"/>
              <w:divBdr>
                <w:top w:val="none" w:sz="0" w:space="0" w:color="auto"/>
                <w:left w:val="none" w:sz="0" w:space="0" w:color="auto"/>
                <w:bottom w:val="none" w:sz="0" w:space="0" w:color="auto"/>
                <w:right w:val="none" w:sz="0" w:space="0" w:color="auto"/>
              </w:divBdr>
            </w:div>
            <w:div w:id="404454443">
              <w:marLeft w:val="0"/>
              <w:marRight w:val="0"/>
              <w:marTop w:val="0"/>
              <w:marBottom w:val="0"/>
              <w:divBdr>
                <w:top w:val="none" w:sz="0" w:space="0" w:color="auto"/>
                <w:left w:val="none" w:sz="0" w:space="0" w:color="auto"/>
                <w:bottom w:val="none" w:sz="0" w:space="0" w:color="auto"/>
                <w:right w:val="none" w:sz="0" w:space="0" w:color="auto"/>
              </w:divBdr>
            </w:div>
            <w:div w:id="418523759">
              <w:marLeft w:val="0"/>
              <w:marRight w:val="0"/>
              <w:marTop w:val="0"/>
              <w:marBottom w:val="0"/>
              <w:divBdr>
                <w:top w:val="none" w:sz="0" w:space="0" w:color="auto"/>
                <w:left w:val="none" w:sz="0" w:space="0" w:color="auto"/>
                <w:bottom w:val="none" w:sz="0" w:space="0" w:color="auto"/>
                <w:right w:val="none" w:sz="0" w:space="0" w:color="auto"/>
              </w:divBdr>
            </w:div>
            <w:div w:id="654576411">
              <w:marLeft w:val="0"/>
              <w:marRight w:val="0"/>
              <w:marTop w:val="0"/>
              <w:marBottom w:val="0"/>
              <w:divBdr>
                <w:top w:val="none" w:sz="0" w:space="0" w:color="auto"/>
                <w:left w:val="none" w:sz="0" w:space="0" w:color="auto"/>
                <w:bottom w:val="none" w:sz="0" w:space="0" w:color="auto"/>
                <w:right w:val="none" w:sz="0" w:space="0" w:color="auto"/>
              </w:divBdr>
            </w:div>
            <w:div w:id="683476899">
              <w:marLeft w:val="0"/>
              <w:marRight w:val="0"/>
              <w:marTop w:val="0"/>
              <w:marBottom w:val="0"/>
              <w:divBdr>
                <w:top w:val="none" w:sz="0" w:space="0" w:color="auto"/>
                <w:left w:val="none" w:sz="0" w:space="0" w:color="auto"/>
                <w:bottom w:val="none" w:sz="0" w:space="0" w:color="auto"/>
                <w:right w:val="none" w:sz="0" w:space="0" w:color="auto"/>
              </w:divBdr>
            </w:div>
            <w:div w:id="702898368">
              <w:marLeft w:val="0"/>
              <w:marRight w:val="0"/>
              <w:marTop w:val="0"/>
              <w:marBottom w:val="0"/>
              <w:divBdr>
                <w:top w:val="none" w:sz="0" w:space="0" w:color="auto"/>
                <w:left w:val="none" w:sz="0" w:space="0" w:color="auto"/>
                <w:bottom w:val="none" w:sz="0" w:space="0" w:color="auto"/>
                <w:right w:val="none" w:sz="0" w:space="0" w:color="auto"/>
              </w:divBdr>
            </w:div>
            <w:div w:id="828400197">
              <w:marLeft w:val="0"/>
              <w:marRight w:val="0"/>
              <w:marTop w:val="0"/>
              <w:marBottom w:val="0"/>
              <w:divBdr>
                <w:top w:val="none" w:sz="0" w:space="0" w:color="auto"/>
                <w:left w:val="none" w:sz="0" w:space="0" w:color="auto"/>
                <w:bottom w:val="none" w:sz="0" w:space="0" w:color="auto"/>
                <w:right w:val="none" w:sz="0" w:space="0" w:color="auto"/>
              </w:divBdr>
            </w:div>
            <w:div w:id="848985376">
              <w:marLeft w:val="0"/>
              <w:marRight w:val="0"/>
              <w:marTop w:val="0"/>
              <w:marBottom w:val="0"/>
              <w:divBdr>
                <w:top w:val="none" w:sz="0" w:space="0" w:color="auto"/>
                <w:left w:val="none" w:sz="0" w:space="0" w:color="auto"/>
                <w:bottom w:val="none" w:sz="0" w:space="0" w:color="auto"/>
                <w:right w:val="none" w:sz="0" w:space="0" w:color="auto"/>
              </w:divBdr>
            </w:div>
            <w:div w:id="854618566">
              <w:marLeft w:val="0"/>
              <w:marRight w:val="0"/>
              <w:marTop w:val="0"/>
              <w:marBottom w:val="0"/>
              <w:divBdr>
                <w:top w:val="none" w:sz="0" w:space="0" w:color="auto"/>
                <w:left w:val="none" w:sz="0" w:space="0" w:color="auto"/>
                <w:bottom w:val="none" w:sz="0" w:space="0" w:color="auto"/>
                <w:right w:val="none" w:sz="0" w:space="0" w:color="auto"/>
              </w:divBdr>
            </w:div>
            <w:div w:id="932668008">
              <w:marLeft w:val="0"/>
              <w:marRight w:val="0"/>
              <w:marTop w:val="0"/>
              <w:marBottom w:val="0"/>
              <w:divBdr>
                <w:top w:val="none" w:sz="0" w:space="0" w:color="auto"/>
                <w:left w:val="none" w:sz="0" w:space="0" w:color="auto"/>
                <w:bottom w:val="none" w:sz="0" w:space="0" w:color="auto"/>
                <w:right w:val="none" w:sz="0" w:space="0" w:color="auto"/>
              </w:divBdr>
            </w:div>
            <w:div w:id="950741478">
              <w:marLeft w:val="0"/>
              <w:marRight w:val="0"/>
              <w:marTop w:val="0"/>
              <w:marBottom w:val="0"/>
              <w:divBdr>
                <w:top w:val="none" w:sz="0" w:space="0" w:color="auto"/>
                <w:left w:val="none" w:sz="0" w:space="0" w:color="auto"/>
                <w:bottom w:val="none" w:sz="0" w:space="0" w:color="auto"/>
                <w:right w:val="none" w:sz="0" w:space="0" w:color="auto"/>
              </w:divBdr>
            </w:div>
            <w:div w:id="966273505">
              <w:marLeft w:val="0"/>
              <w:marRight w:val="0"/>
              <w:marTop w:val="0"/>
              <w:marBottom w:val="0"/>
              <w:divBdr>
                <w:top w:val="none" w:sz="0" w:space="0" w:color="auto"/>
                <w:left w:val="none" w:sz="0" w:space="0" w:color="auto"/>
                <w:bottom w:val="none" w:sz="0" w:space="0" w:color="auto"/>
                <w:right w:val="none" w:sz="0" w:space="0" w:color="auto"/>
              </w:divBdr>
            </w:div>
            <w:div w:id="985663196">
              <w:marLeft w:val="0"/>
              <w:marRight w:val="0"/>
              <w:marTop w:val="0"/>
              <w:marBottom w:val="0"/>
              <w:divBdr>
                <w:top w:val="none" w:sz="0" w:space="0" w:color="auto"/>
                <w:left w:val="none" w:sz="0" w:space="0" w:color="auto"/>
                <w:bottom w:val="none" w:sz="0" w:space="0" w:color="auto"/>
                <w:right w:val="none" w:sz="0" w:space="0" w:color="auto"/>
              </w:divBdr>
            </w:div>
            <w:div w:id="1171682273">
              <w:marLeft w:val="0"/>
              <w:marRight w:val="0"/>
              <w:marTop w:val="0"/>
              <w:marBottom w:val="0"/>
              <w:divBdr>
                <w:top w:val="none" w:sz="0" w:space="0" w:color="auto"/>
                <w:left w:val="none" w:sz="0" w:space="0" w:color="auto"/>
                <w:bottom w:val="none" w:sz="0" w:space="0" w:color="auto"/>
                <w:right w:val="none" w:sz="0" w:space="0" w:color="auto"/>
              </w:divBdr>
            </w:div>
            <w:div w:id="1232423705">
              <w:marLeft w:val="0"/>
              <w:marRight w:val="0"/>
              <w:marTop w:val="0"/>
              <w:marBottom w:val="0"/>
              <w:divBdr>
                <w:top w:val="none" w:sz="0" w:space="0" w:color="auto"/>
                <w:left w:val="none" w:sz="0" w:space="0" w:color="auto"/>
                <w:bottom w:val="none" w:sz="0" w:space="0" w:color="auto"/>
                <w:right w:val="none" w:sz="0" w:space="0" w:color="auto"/>
              </w:divBdr>
            </w:div>
            <w:div w:id="1302081927">
              <w:marLeft w:val="0"/>
              <w:marRight w:val="0"/>
              <w:marTop w:val="0"/>
              <w:marBottom w:val="0"/>
              <w:divBdr>
                <w:top w:val="none" w:sz="0" w:space="0" w:color="auto"/>
                <w:left w:val="none" w:sz="0" w:space="0" w:color="auto"/>
                <w:bottom w:val="none" w:sz="0" w:space="0" w:color="auto"/>
                <w:right w:val="none" w:sz="0" w:space="0" w:color="auto"/>
              </w:divBdr>
            </w:div>
            <w:div w:id="1347096699">
              <w:marLeft w:val="0"/>
              <w:marRight w:val="0"/>
              <w:marTop w:val="0"/>
              <w:marBottom w:val="0"/>
              <w:divBdr>
                <w:top w:val="none" w:sz="0" w:space="0" w:color="auto"/>
                <w:left w:val="none" w:sz="0" w:space="0" w:color="auto"/>
                <w:bottom w:val="none" w:sz="0" w:space="0" w:color="auto"/>
                <w:right w:val="none" w:sz="0" w:space="0" w:color="auto"/>
              </w:divBdr>
            </w:div>
            <w:div w:id="1547180110">
              <w:marLeft w:val="0"/>
              <w:marRight w:val="0"/>
              <w:marTop w:val="0"/>
              <w:marBottom w:val="0"/>
              <w:divBdr>
                <w:top w:val="none" w:sz="0" w:space="0" w:color="auto"/>
                <w:left w:val="none" w:sz="0" w:space="0" w:color="auto"/>
                <w:bottom w:val="none" w:sz="0" w:space="0" w:color="auto"/>
                <w:right w:val="none" w:sz="0" w:space="0" w:color="auto"/>
              </w:divBdr>
            </w:div>
            <w:div w:id="1556238460">
              <w:marLeft w:val="0"/>
              <w:marRight w:val="0"/>
              <w:marTop w:val="0"/>
              <w:marBottom w:val="0"/>
              <w:divBdr>
                <w:top w:val="none" w:sz="0" w:space="0" w:color="auto"/>
                <w:left w:val="none" w:sz="0" w:space="0" w:color="auto"/>
                <w:bottom w:val="none" w:sz="0" w:space="0" w:color="auto"/>
                <w:right w:val="none" w:sz="0" w:space="0" w:color="auto"/>
              </w:divBdr>
            </w:div>
          </w:divsChild>
        </w:div>
        <w:div w:id="515071650">
          <w:marLeft w:val="0"/>
          <w:marRight w:val="0"/>
          <w:marTop w:val="0"/>
          <w:marBottom w:val="0"/>
          <w:divBdr>
            <w:top w:val="none" w:sz="0" w:space="0" w:color="auto"/>
            <w:left w:val="none" w:sz="0" w:space="0" w:color="auto"/>
            <w:bottom w:val="none" w:sz="0" w:space="0" w:color="auto"/>
            <w:right w:val="none" w:sz="0" w:space="0" w:color="auto"/>
          </w:divBdr>
          <w:divsChild>
            <w:div w:id="217934895">
              <w:marLeft w:val="0"/>
              <w:marRight w:val="0"/>
              <w:marTop w:val="0"/>
              <w:marBottom w:val="0"/>
              <w:divBdr>
                <w:top w:val="none" w:sz="0" w:space="0" w:color="auto"/>
                <w:left w:val="none" w:sz="0" w:space="0" w:color="auto"/>
                <w:bottom w:val="none" w:sz="0" w:space="0" w:color="auto"/>
                <w:right w:val="none" w:sz="0" w:space="0" w:color="auto"/>
              </w:divBdr>
            </w:div>
            <w:div w:id="349185042">
              <w:marLeft w:val="0"/>
              <w:marRight w:val="0"/>
              <w:marTop w:val="0"/>
              <w:marBottom w:val="0"/>
              <w:divBdr>
                <w:top w:val="none" w:sz="0" w:space="0" w:color="auto"/>
                <w:left w:val="none" w:sz="0" w:space="0" w:color="auto"/>
                <w:bottom w:val="none" w:sz="0" w:space="0" w:color="auto"/>
                <w:right w:val="none" w:sz="0" w:space="0" w:color="auto"/>
              </w:divBdr>
            </w:div>
            <w:div w:id="399212520">
              <w:marLeft w:val="0"/>
              <w:marRight w:val="0"/>
              <w:marTop w:val="0"/>
              <w:marBottom w:val="0"/>
              <w:divBdr>
                <w:top w:val="none" w:sz="0" w:space="0" w:color="auto"/>
                <w:left w:val="none" w:sz="0" w:space="0" w:color="auto"/>
                <w:bottom w:val="none" w:sz="0" w:space="0" w:color="auto"/>
                <w:right w:val="none" w:sz="0" w:space="0" w:color="auto"/>
              </w:divBdr>
            </w:div>
            <w:div w:id="401875908">
              <w:marLeft w:val="0"/>
              <w:marRight w:val="0"/>
              <w:marTop w:val="0"/>
              <w:marBottom w:val="0"/>
              <w:divBdr>
                <w:top w:val="none" w:sz="0" w:space="0" w:color="auto"/>
                <w:left w:val="none" w:sz="0" w:space="0" w:color="auto"/>
                <w:bottom w:val="none" w:sz="0" w:space="0" w:color="auto"/>
                <w:right w:val="none" w:sz="0" w:space="0" w:color="auto"/>
              </w:divBdr>
            </w:div>
            <w:div w:id="528297855">
              <w:marLeft w:val="0"/>
              <w:marRight w:val="0"/>
              <w:marTop w:val="0"/>
              <w:marBottom w:val="0"/>
              <w:divBdr>
                <w:top w:val="none" w:sz="0" w:space="0" w:color="auto"/>
                <w:left w:val="none" w:sz="0" w:space="0" w:color="auto"/>
                <w:bottom w:val="none" w:sz="0" w:space="0" w:color="auto"/>
                <w:right w:val="none" w:sz="0" w:space="0" w:color="auto"/>
              </w:divBdr>
            </w:div>
            <w:div w:id="536939377">
              <w:marLeft w:val="0"/>
              <w:marRight w:val="0"/>
              <w:marTop w:val="0"/>
              <w:marBottom w:val="0"/>
              <w:divBdr>
                <w:top w:val="none" w:sz="0" w:space="0" w:color="auto"/>
                <w:left w:val="none" w:sz="0" w:space="0" w:color="auto"/>
                <w:bottom w:val="none" w:sz="0" w:space="0" w:color="auto"/>
                <w:right w:val="none" w:sz="0" w:space="0" w:color="auto"/>
              </w:divBdr>
            </w:div>
            <w:div w:id="779181416">
              <w:marLeft w:val="0"/>
              <w:marRight w:val="0"/>
              <w:marTop w:val="0"/>
              <w:marBottom w:val="0"/>
              <w:divBdr>
                <w:top w:val="none" w:sz="0" w:space="0" w:color="auto"/>
                <w:left w:val="none" w:sz="0" w:space="0" w:color="auto"/>
                <w:bottom w:val="none" w:sz="0" w:space="0" w:color="auto"/>
                <w:right w:val="none" w:sz="0" w:space="0" w:color="auto"/>
              </w:divBdr>
            </w:div>
            <w:div w:id="845051744">
              <w:marLeft w:val="0"/>
              <w:marRight w:val="0"/>
              <w:marTop w:val="0"/>
              <w:marBottom w:val="0"/>
              <w:divBdr>
                <w:top w:val="none" w:sz="0" w:space="0" w:color="auto"/>
                <w:left w:val="none" w:sz="0" w:space="0" w:color="auto"/>
                <w:bottom w:val="none" w:sz="0" w:space="0" w:color="auto"/>
                <w:right w:val="none" w:sz="0" w:space="0" w:color="auto"/>
              </w:divBdr>
            </w:div>
            <w:div w:id="961108195">
              <w:marLeft w:val="0"/>
              <w:marRight w:val="0"/>
              <w:marTop w:val="0"/>
              <w:marBottom w:val="0"/>
              <w:divBdr>
                <w:top w:val="none" w:sz="0" w:space="0" w:color="auto"/>
                <w:left w:val="none" w:sz="0" w:space="0" w:color="auto"/>
                <w:bottom w:val="none" w:sz="0" w:space="0" w:color="auto"/>
                <w:right w:val="none" w:sz="0" w:space="0" w:color="auto"/>
              </w:divBdr>
            </w:div>
            <w:div w:id="968972620">
              <w:marLeft w:val="0"/>
              <w:marRight w:val="0"/>
              <w:marTop w:val="0"/>
              <w:marBottom w:val="0"/>
              <w:divBdr>
                <w:top w:val="none" w:sz="0" w:space="0" w:color="auto"/>
                <w:left w:val="none" w:sz="0" w:space="0" w:color="auto"/>
                <w:bottom w:val="none" w:sz="0" w:space="0" w:color="auto"/>
                <w:right w:val="none" w:sz="0" w:space="0" w:color="auto"/>
              </w:divBdr>
            </w:div>
            <w:div w:id="1110784919">
              <w:marLeft w:val="0"/>
              <w:marRight w:val="0"/>
              <w:marTop w:val="0"/>
              <w:marBottom w:val="0"/>
              <w:divBdr>
                <w:top w:val="none" w:sz="0" w:space="0" w:color="auto"/>
                <w:left w:val="none" w:sz="0" w:space="0" w:color="auto"/>
                <w:bottom w:val="none" w:sz="0" w:space="0" w:color="auto"/>
                <w:right w:val="none" w:sz="0" w:space="0" w:color="auto"/>
              </w:divBdr>
            </w:div>
            <w:div w:id="1174031640">
              <w:marLeft w:val="0"/>
              <w:marRight w:val="0"/>
              <w:marTop w:val="0"/>
              <w:marBottom w:val="0"/>
              <w:divBdr>
                <w:top w:val="none" w:sz="0" w:space="0" w:color="auto"/>
                <w:left w:val="none" w:sz="0" w:space="0" w:color="auto"/>
                <w:bottom w:val="none" w:sz="0" w:space="0" w:color="auto"/>
                <w:right w:val="none" w:sz="0" w:space="0" w:color="auto"/>
              </w:divBdr>
            </w:div>
            <w:div w:id="1249540306">
              <w:marLeft w:val="0"/>
              <w:marRight w:val="0"/>
              <w:marTop w:val="0"/>
              <w:marBottom w:val="0"/>
              <w:divBdr>
                <w:top w:val="none" w:sz="0" w:space="0" w:color="auto"/>
                <w:left w:val="none" w:sz="0" w:space="0" w:color="auto"/>
                <w:bottom w:val="none" w:sz="0" w:space="0" w:color="auto"/>
                <w:right w:val="none" w:sz="0" w:space="0" w:color="auto"/>
              </w:divBdr>
            </w:div>
            <w:div w:id="1310866758">
              <w:marLeft w:val="0"/>
              <w:marRight w:val="0"/>
              <w:marTop w:val="0"/>
              <w:marBottom w:val="0"/>
              <w:divBdr>
                <w:top w:val="none" w:sz="0" w:space="0" w:color="auto"/>
                <w:left w:val="none" w:sz="0" w:space="0" w:color="auto"/>
                <w:bottom w:val="none" w:sz="0" w:space="0" w:color="auto"/>
                <w:right w:val="none" w:sz="0" w:space="0" w:color="auto"/>
              </w:divBdr>
            </w:div>
            <w:div w:id="1428234448">
              <w:marLeft w:val="0"/>
              <w:marRight w:val="0"/>
              <w:marTop w:val="0"/>
              <w:marBottom w:val="0"/>
              <w:divBdr>
                <w:top w:val="none" w:sz="0" w:space="0" w:color="auto"/>
                <w:left w:val="none" w:sz="0" w:space="0" w:color="auto"/>
                <w:bottom w:val="none" w:sz="0" w:space="0" w:color="auto"/>
                <w:right w:val="none" w:sz="0" w:space="0" w:color="auto"/>
              </w:divBdr>
            </w:div>
            <w:div w:id="1661691231">
              <w:marLeft w:val="0"/>
              <w:marRight w:val="0"/>
              <w:marTop w:val="0"/>
              <w:marBottom w:val="0"/>
              <w:divBdr>
                <w:top w:val="none" w:sz="0" w:space="0" w:color="auto"/>
                <w:left w:val="none" w:sz="0" w:space="0" w:color="auto"/>
                <w:bottom w:val="none" w:sz="0" w:space="0" w:color="auto"/>
                <w:right w:val="none" w:sz="0" w:space="0" w:color="auto"/>
              </w:divBdr>
            </w:div>
          </w:divsChild>
        </w:div>
        <w:div w:id="519395839">
          <w:marLeft w:val="0"/>
          <w:marRight w:val="0"/>
          <w:marTop w:val="0"/>
          <w:marBottom w:val="0"/>
          <w:divBdr>
            <w:top w:val="none" w:sz="0" w:space="0" w:color="auto"/>
            <w:left w:val="none" w:sz="0" w:space="0" w:color="auto"/>
            <w:bottom w:val="none" w:sz="0" w:space="0" w:color="auto"/>
            <w:right w:val="none" w:sz="0" w:space="0" w:color="auto"/>
          </w:divBdr>
        </w:div>
        <w:div w:id="558397314">
          <w:marLeft w:val="0"/>
          <w:marRight w:val="0"/>
          <w:marTop w:val="0"/>
          <w:marBottom w:val="0"/>
          <w:divBdr>
            <w:top w:val="none" w:sz="0" w:space="0" w:color="auto"/>
            <w:left w:val="none" w:sz="0" w:space="0" w:color="auto"/>
            <w:bottom w:val="none" w:sz="0" w:space="0" w:color="auto"/>
            <w:right w:val="none" w:sz="0" w:space="0" w:color="auto"/>
          </w:divBdr>
        </w:div>
        <w:div w:id="566495036">
          <w:marLeft w:val="0"/>
          <w:marRight w:val="0"/>
          <w:marTop w:val="0"/>
          <w:marBottom w:val="0"/>
          <w:divBdr>
            <w:top w:val="none" w:sz="0" w:space="0" w:color="auto"/>
            <w:left w:val="none" w:sz="0" w:space="0" w:color="auto"/>
            <w:bottom w:val="none" w:sz="0" w:space="0" w:color="auto"/>
            <w:right w:val="none" w:sz="0" w:space="0" w:color="auto"/>
          </w:divBdr>
        </w:div>
        <w:div w:id="597327175">
          <w:marLeft w:val="0"/>
          <w:marRight w:val="0"/>
          <w:marTop w:val="0"/>
          <w:marBottom w:val="0"/>
          <w:divBdr>
            <w:top w:val="none" w:sz="0" w:space="0" w:color="auto"/>
            <w:left w:val="none" w:sz="0" w:space="0" w:color="auto"/>
            <w:bottom w:val="none" w:sz="0" w:space="0" w:color="auto"/>
            <w:right w:val="none" w:sz="0" w:space="0" w:color="auto"/>
          </w:divBdr>
        </w:div>
        <w:div w:id="600380682">
          <w:marLeft w:val="0"/>
          <w:marRight w:val="0"/>
          <w:marTop w:val="0"/>
          <w:marBottom w:val="0"/>
          <w:divBdr>
            <w:top w:val="none" w:sz="0" w:space="0" w:color="auto"/>
            <w:left w:val="none" w:sz="0" w:space="0" w:color="auto"/>
            <w:bottom w:val="none" w:sz="0" w:space="0" w:color="auto"/>
            <w:right w:val="none" w:sz="0" w:space="0" w:color="auto"/>
          </w:divBdr>
          <w:divsChild>
            <w:div w:id="251202141">
              <w:marLeft w:val="0"/>
              <w:marRight w:val="0"/>
              <w:marTop w:val="0"/>
              <w:marBottom w:val="0"/>
              <w:divBdr>
                <w:top w:val="none" w:sz="0" w:space="0" w:color="auto"/>
                <w:left w:val="none" w:sz="0" w:space="0" w:color="auto"/>
                <w:bottom w:val="none" w:sz="0" w:space="0" w:color="auto"/>
                <w:right w:val="none" w:sz="0" w:space="0" w:color="auto"/>
              </w:divBdr>
            </w:div>
            <w:div w:id="268390735">
              <w:marLeft w:val="0"/>
              <w:marRight w:val="0"/>
              <w:marTop w:val="0"/>
              <w:marBottom w:val="0"/>
              <w:divBdr>
                <w:top w:val="none" w:sz="0" w:space="0" w:color="auto"/>
                <w:left w:val="none" w:sz="0" w:space="0" w:color="auto"/>
                <w:bottom w:val="none" w:sz="0" w:space="0" w:color="auto"/>
                <w:right w:val="none" w:sz="0" w:space="0" w:color="auto"/>
              </w:divBdr>
            </w:div>
            <w:div w:id="445269622">
              <w:marLeft w:val="0"/>
              <w:marRight w:val="0"/>
              <w:marTop w:val="0"/>
              <w:marBottom w:val="0"/>
              <w:divBdr>
                <w:top w:val="none" w:sz="0" w:space="0" w:color="auto"/>
                <w:left w:val="none" w:sz="0" w:space="0" w:color="auto"/>
                <w:bottom w:val="none" w:sz="0" w:space="0" w:color="auto"/>
                <w:right w:val="none" w:sz="0" w:space="0" w:color="auto"/>
              </w:divBdr>
            </w:div>
            <w:div w:id="466971981">
              <w:marLeft w:val="0"/>
              <w:marRight w:val="0"/>
              <w:marTop w:val="0"/>
              <w:marBottom w:val="0"/>
              <w:divBdr>
                <w:top w:val="none" w:sz="0" w:space="0" w:color="auto"/>
                <w:left w:val="none" w:sz="0" w:space="0" w:color="auto"/>
                <w:bottom w:val="none" w:sz="0" w:space="0" w:color="auto"/>
                <w:right w:val="none" w:sz="0" w:space="0" w:color="auto"/>
              </w:divBdr>
            </w:div>
            <w:div w:id="499393520">
              <w:marLeft w:val="0"/>
              <w:marRight w:val="0"/>
              <w:marTop w:val="0"/>
              <w:marBottom w:val="0"/>
              <w:divBdr>
                <w:top w:val="none" w:sz="0" w:space="0" w:color="auto"/>
                <w:left w:val="none" w:sz="0" w:space="0" w:color="auto"/>
                <w:bottom w:val="none" w:sz="0" w:space="0" w:color="auto"/>
                <w:right w:val="none" w:sz="0" w:space="0" w:color="auto"/>
              </w:divBdr>
            </w:div>
            <w:div w:id="558320623">
              <w:marLeft w:val="0"/>
              <w:marRight w:val="0"/>
              <w:marTop w:val="0"/>
              <w:marBottom w:val="0"/>
              <w:divBdr>
                <w:top w:val="none" w:sz="0" w:space="0" w:color="auto"/>
                <w:left w:val="none" w:sz="0" w:space="0" w:color="auto"/>
                <w:bottom w:val="none" w:sz="0" w:space="0" w:color="auto"/>
                <w:right w:val="none" w:sz="0" w:space="0" w:color="auto"/>
              </w:divBdr>
            </w:div>
            <w:div w:id="571307488">
              <w:marLeft w:val="0"/>
              <w:marRight w:val="0"/>
              <w:marTop w:val="0"/>
              <w:marBottom w:val="0"/>
              <w:divBdr>
                <w:top w:val="none" w:sz="0" w:space="0" w:color="auto"/>
                <w:left w:val="none" w:sz="0" w:space="0" w:color="auto"/>
                <w:bottom w:val="none" w:sz="0" w:space="0" w:color="auto"/>
                <w:right w:val="none" w:sz="0" w:space="0" w:color="auto"/>
              </w:divBdr>
            </w:div>
            <w:div w:id="755589614">
              <w:marLeft w:val="0"/>
              <w:marRight w:val="0"/>
              <w:marTop w:val="0"/>
              <w:marBottom w:val="0"/>
              <w:divBdr>
                <w:top w:val="none" w:sz="0" w:space="0" w:color="auto"/>
                <w:left w:val="none" w:sz="0" w:space="0" w:color="auto"/>
                <w:bottom w:val="none" w:sz="0" w:space="0" w:color="auto"/>
                <w:right w:val="none" w:sz="0" w:space="0" w:color="auto"/>
              </w:divBdr>
            </w:div>
            <w:div w:id="765610454">
              <w:marLeft w:val="0"/>
              <w:marRight w:val="0"/>
              <w:marTop w:val="0"/>
              <w:marBottom w:val="0"/>
              <w:divBdr>
                <w:top w:val="none" w:sz="0" w:space="0" w:color="auto"/>
                <w:left w:val="none" w:sz="0" w:space="0" w:color="auto"/>
                <w:bottom w:val="none" w:sz="0" w:space="0" w:color="auto"/>
                <w:right w:val="none" w:sz="0" w:space="0" w:color="auto"/>
              </w:divBdr>
            </w:div>
            <w:div w:id="768550670">
              <w:marLeft w:val="0"/>
              <w:marRight w:val="0"/>
              <w:marTop w:val="0"/>
              <w:marBottom w:val="0"/>
              <w:divBdr>
                <w:top w:val="none" w:sz="0" w:space="0" w:color="auto"/>
                <w:left w:val="none" w:sz="0" w:space="0" w:color="auto"/>
                <w:bottom w:val="none" w:sz="0" w:space="0" w:color="auto"/>
                <w:right w:val="none" w:sz="0" w:space="0" w:color="auto"/>
              </w:divBdr>
            </w:div>
            <w:div w:id="790516012">
              <w:marLeft w:val="0"/>
              <w:marRight w:val="0"/>
              <w:marTop w:val="0"/>
              <w:marBottom w:val="0"/>
              <w:divBdr>
                <w:top w:val="none" w:sz="0" w:space="0" w:color="auto"/>
                <w:left w:val="none" w:sz="0" w:space="0" w:color="auto"/>
                <w:bottom w:val="none" w:sz="0" w:space="0" w:color="auto"/>
                <w:right w:val="none" w:sz="0" w:space="0" w:color="auto"/>
              </w:divBdr>
            </w:div>
            <w:div w:id="1044258631">
              <w:marLeft w:val="0"/>
              <w:marRight w:val="0"/>
              <w:marTop w:val="0"/>
              <w:marBottom w:val="0"/>
              <w:divBdr>
                <w:top w:val="none" w:sz="0" w:space="0" w:color="auto"/>
                <w:left w:val="none" w:sz="0" w:space="0" w:color="auto"/>
                <w:bottom w:val="none" w:sz="0" w:space="0" w:color="auto"/>
                <w:right w:val="none" w:sz="0" w:space="0" w:color="auto"/>
              </w:divBdr>
            </w:div>
            <w:div w:id="1069771724">
              <w:marLeft w:val="0"/>
              <w:marRight w:val="0"/>
              <w:marTop w:val="0"/>
              <w:marBottom w:val="0"/>
              <w:divBdr>
                <w:top w:val="none" w:sz="0" w:space="0" w:color="auto"/>
                <w:left w:val="none" w:sz="0" w:space="0" w:color="auto"/>
                <w:bottom w:val="none" w:sz="0" w:space="0" w:color="auto"/>
                <w:right w:val="none" w:sz="0" w:space="0" w:color="auto"/>
              </w:divBdr>
            </w:div>
            <w:div w:id="1082481945">
              <w:marLeft w:val="0"/>
              <w:marRight w:val="0"/>
              <w:marTop w:val="0"/>
              <w:marBottom w:val="0"/>
              <w:divBdr>
                <w:top w:val="none" w:sz="0" w:space="0" w:color="auto"/>
                <w:left w:val="none" w:sz="0" w:space="0" w:color="auto"/>
                <w:bottom w:val="none" w:sz="0" w:space="0" w:color="auto"/>
                <w:right w:val="none" w:sz="0" w:space="0" w:color="auto"/>
              </w:divBdr>
            </w:div>
            <w:div w:id="1211461287">
              <w:marLeft w:val="0"/>
              <w:marRight w:val="0"/>
              <w:marTop w:val="0"/>
              <w:marBottom w:val="0"/>
              <w:divBdr>
                <w:top w:val="none" w:sz="0" w:space="0" w:color="auto"/>
                <w:left w:val="none" w:sz="0" w:space="0" w:color="auto"/>
                <w:bottom w:val="none" w:sz="0" w:space="0" w:color="auto"/>
                <w:right w:val="none" w:sz="0" w:space="0" w:color="auto"/>
              </w:divBdr>
            </w:div>
            <w:div w:id="1502499893">
              <w:marLeft w:val="0"/>
              <w:marRight w:val="0"/>
              <w:marTop w:val="0"/>
              <w:marBottom w:val="0"/>
              <w:divBdr>
                <w:top w:val="none" w:sz="0" w:space="0" w:color="auto"/>
                <w:left w:val="none" w:sz="0" w:space="0" w:color="auto"/>
                <w:bottom w:val="none" w:sz="0" w:space="0" w:color="auto"/>
                <w:right w:val="none" w:sz="0" w:space="0" w:color="auto"/>
              </w:divBdr>
            </w:div>
            <w:div w:id="1509982155">
              <w:marLeft w:val="0"/>
              <w:marRight w:val="0"/>
              <w:marTop w:val="0"/>
              <w:marBottom w:val="0"/>
              <w:divBdr>
                <w:top w:val="none" w:sz="0" w:space="0" w:color="auto"/>
                <w:left w:val="none" w:sz="0" w:space="0" w:color="auto"/>
                <w:bottom w:val="none" w:sz="0" w:space="0" w:color="auto"/>
                <w:right w:val="none" w:sz="0" w:space="0" w:color="auto"/>
              </w:divBdr>
            </w:div>
            <w:div w:id="1553226734">
              <w:marLeft w:val="0"/>
              <w:marRight w:val="0"/>
              <w:marTop w:val="0"/>
              <w:marBottom w:val="0"/>
              <w:divBdr>
                <w:top w:val="none" w:sz="0" w:space="0" w:color="auto"/>
                <w:left w:val="none" w:sz="0" w:space="0" w:color="auto"/>
                <w:bottom w:val="none" w:sz="0" w:space="0" w:color="auto"/>
                <w:right w:val="none" w:sz="0" w:space="0" w:color="auto"/>
              </w:divBdr>
            </w:div>
          </w:divsChild>
        </w:div>
        <w:div w:id="619189388">
          <w:marLeft w:val="0"/>
          <w:marRight w:val="0"/>
          <w:marTop w:val="0"/>
          <w:marBottom w:val="0"/>
          <w:divBdr>
            <w:top w:val="none" w:sz="0" w:space="0" w:color="auto"/>
            <w:left w:val="none" w:sz="0" w:space="0" w:color="auto"/>
            <w:bottom w:val="none" w:sz="0" w:space="0" w:color="auto"/>
            <w:right w:val="none" w:sz="0" w:space="0" w:color="auto"/>
          </w:divBdr>
          <w:divsChild>
            <w:div w:id="61176711">
              <w:marLeft w:val="0"/>
              <w:marRight w:val="0"/>
              <w:marTop w:val="0"/>
              <w:marBottom w:val="0"/>
              <w:divBdr>
                <w:top w:val="none" w:sz="0" w:space="0" w:color="auto"/>
                <w:left w:val="none" w:sz="0" w:space="0" w:color="auto"/>
                <w:bottom w:val="none" w:sz="0" w:space="0" w:color="auto"/>
                <w:right w:val="none" w:sz="0" w:space="0" w:color="auto"/>
              </w:divBdr>
            </w:div>
            <w:div w:id="138814814">
              <w:marLeft w:val="0"/>
              <w:marRight w:val="0"/>
              <w:marTop w:val="0"/>
              <w:marBottom w:val="0"/>
              <w:divBdr>
                <w:top w:val="none" w:sz="0" w:space="0" w:color="auto"/>
                <w:left w:val="none" w:sz="0" w:space="0" w:color="auto"/>
                <w:bottom w:val="none" w:sz="0" w:space="0" w:color="auto"/>
                <w:right w:val="none" w:sz="0" w:space="0" w:color="auto"/>
              </w:divBdr>
            </w:div>
            <w:div w:id="183903033">
              <w:marLeft w:val="0"/>
              <w:marRight w:val="0"/>
              <w:marTop w:val="0"/>
              <w:marBottom w:val="0"/>
              <w:divBdr>
                <w:top w:val="none" w:sz="0" w:space="0" w:color="auto"/>
                <w:left w:val="none" w:sz="0" w:space="0" w:color="auto"/>
                <w:bottom w:val="none" w:sz="0" w:space="0" w:color="auto"/>
                <w:right w:val="none" w:sz="0" w:space="0" w:color="auto"/>
              </w:divBdr>
            </w:div>
            <w:div w:id="189413709">
              <w:marLeft w:val="0"/>
              <w:marRight w:val="0"/>
              <w:marTop w:val="0"/>
              <w:marBottom w:val="0"/>
              <w:divBdr>
                <w:top w:val="none" w:sz="0" w:space="0" w:color="auto"/>
                <w:left w:val="none" w:sz="0" w:space="0" w:color="auto"/>
                <w:bottom w:val="none" w:sz="0" w:space="0" w:color="auto"/>
                <w:right w:val="none" w:sz="0" w:space="0" w:color="auto"/>
              </w:divBdr>
            </w:div>
            <w:div w:id="224143544">
              <w:marLeft w:val="0"/>
              <w:marRight w:val="0"/>
              <w:marTop w:val="0"/>
              <w:marBottom w:val="0"/>
              <w:divBdr>
                <w:top w:val="none" w:sz="0" w:space="0" w:color="auto"/>
                <w:left w:val="none" w:sz="0" w:space="0" w:color="auto"/>
                <w:bottom w:val="none" w:sz="0" w:space="0" w:color="auto"/>
                <w:right w:val="none" w:sz="0" w:space="0" w:color="auto"/>
              </w:divBdr>
            </w:div>
            <w:div w:id="246035420">
              <w:marLeft w:val="0"/>
              <w:marRight w:val="0"/>
              <w:marTop w:val="0"/>
              <w:marBottom w:val="0"/>
              <w:divBdr>
                <w:top w:val="none" w:sz="0" w:space="0" w:color="auto"/>
                <w:left w:val="none" w:sz="0" w:space="0" w:color="auto"/>
                <w:bottom w:val="none" w:sz="0" w:space="0" w:color="auto"/>
                <w:right w:val="none" w:sz="0" w:space="0" w:color="auto"/>
              </w:divBdr>
            </w:div>
            <w:div w:id="618027547">
              <w:marLeft w:val="0"/>
              <w:marRight w:val="0"/>
              <w:marTop w:val="0"/>
              <w:marBottom w:val="0"/>
              <w:divBdr>
                <w:top w:val="none" w:sz="0" w:space="0" w:color="auto"/>
                <w:left w:val="none" w:sz="0" w:space="0" w:color="auto"/>
                <w:bottom w:val="none" w:sz="0" w:space="0" w:color="auto"/>
                <w:right w:val="none" w:sz="0" w:space="0" w:color="auto"/>
              </w:divBdr>
            </w:div>
            <w:div w:id="721909119">
              <w:marLeft w:val="0"/>
              <w:marRight w:val="0"/>
              <w:marTop w:val="0"/>
              <w:marBottom w:val="0"/>
              <w:divBdr>
                <w:top w:val="none" w:sz="0" w:space="0" w:color="auto"/>
                <w:left w:val="none" w:sz="0" w:space="0" w:color="auto"/>
                <w:bottom w:val="none" w:sz="0" w:space="0" w:color="auto"/>
                <w:right w:val="none" w:sz="0" w:space="0" w:color="auto"/>
              </w:divBdr>
            </w:div>
            <w:div w:id="747729224">
              <w:marLeft w:val="0"/>
              <w:marRight w:val="0"/>
              <w:marTop w:val="0"/>
              <w:marBottom w:val="0"/>
              <w:divBdr>
                <w:top w:val="none" w:sz="0" w:space="0" w:color="auto"/>
                <w:left w:val="none" w:sz="0" w:space="0" w:color="auto"/>
                <w:bottom w:val="none" w:sz="0" w:space="0" w:color="auto"/>
                <w:right w:val="none" w:sz="0" w:space="0" w:color="auto"/>
              </w:divBdr>
            </w:div>
            <w:div w:id="902369715">
              <w:marLeft w:val="0"/>
              <w:marRight w:val="0"/>
              <w:marTop w:val="0"/>
              <w:marBottom w:val="0"/>
              <w:divBdr>
                <w:top w:val="none" w:sz="0" w:space="0" w:color="auto"/>
                <w:left w:val="none" w:sz="0" w:space="0" w:color="auto"/>
                <w:bottom w:val="none" w:sz="0" w:space="0" w:color="auto"/>
                <w:right w:val="none" w:sz="0" w:space="0" w:color="auto"/>
              </w:divBdr>
            </w:div>
            <w:div w:id="1214271714">
              <w:marLeft w:val="0"/>
              <w:marRight w:val="0"/>
              <w:marTop w:val="0"/>
              <w:marBottom w:val="0"/>
              <w:divBdr>
                <w:top w:val="none" w:sz="0" w:space="0" w:color="auto"/>
                <w:left w:val="none" w:sz="0" w:space="0" w:color="auto"/>
                <w:bottom w:val="none" w:sz="0" w:space="0" w:color="auto"/>
                <w:right w:val="none" w:sz="0" w:space="0" w:color="auto"/>
              </w:divBdr>
            </w:div>
            <w:div w:id="1452087807">
              <w:marLeft w:val="0"/>
              <w:marRight w:val="0"/>
              <w:marTop w:val="0"/>
              <w:marBottom w:val="0"/>
              <w:divBdr>
                <w:top w:val="none" w:sz="0" w:space="0" w:color="auto"/>
                <w:left w:val="none" w:sz="0" w:space="0" w:color="auto"/>
                <w:bottom w:val="none" w:sz="0" w:space="0" w:color="auto"/>
                <w:right w:val="none" w:sz="0" w:space="0" w:color="auto"/>
              </w:divBdr>
            </w:div>
            <w:div w:id="1471752246">
              <w:marLeft w:val="0"/>
              <w:marRight w:val="0"/>
              <w:marTop w:val="0"/>
              <w:marBottom w:val="0"/>
              <w:divBdr>
                <w:top w:val="none" w:sz="0" w:space="0" w:color="auto"/>
                <w:left w:val="none" w:sz="0" w:space="0" w:color="auto"/>
                <w:bottom w:val="none" w:sz="0" w:space="0" w:color="auto"/>
                <w:right w:val="none" w:sz="0" w:space="0" w:color="auto"/>
              </w:divBdr>
            </w:div>
            <w:div w:id="1480461968">
              <w:marLeft w:val="0"/>
              <w:marRight w:val="0"/>
              <w:marTop w:val="0"/>
              <w:marBottom w:val="0"/>
              <w:divBdr>
                <w:top w:val="none" w:sz="0" w:space="0" w:color="auto"/>
                <w:left w:val="none" w:sz="0" w:space="0" w:color="auto"/>
                <w:bottom w:val="none" w:sz="0" w:space="0" w:color="auto"/>
                <w:right w:val="none" w:sz="0" w:space="0" w:color="auto"/>
              </w:divBdr>
            </w:div>
            <w:div w:id="1557669030">
              <w:marLeft w:val="0"/>
              <w:marRight w:val="0"/>
              <w:marTop w:val="0"/>
              <w:marBottom w:val="0"/>
              <w:divBdr>
                <w:top w:val="none" w:sz="0" w:space="0" w:color="auto"/>
                <w:left w:val="none" w:sz="0" w:space="0" w:color="auto"/>
                <w:bottom w:val="none" w:sz="0" w:space="0" w:color="auto"/>
                <w:right w:val="none" w:sz="0" w:space="0" w:color="auto"/>
              </w:divBdr>
            </w:div>
            <w:div w:id="1588265424">
              <w:marLeft w:val="0"/>
              <w:marRight w:val="0"/>
              <w:marTop w:val="0"/>
              <w:marBottom w:val="0"/>
              <w:divBdr>
                <w:top w:val="none" w:sz="0" w:space="0" w:color="auto"/>
                <w:left w:val="none" w:sz="0" w:space="0" w:color="auto"/>
                <w:bottom w:val="none" w:sz="0" w:space="0" w:color="auto"/>
                <w:right w:val="none" w:sz="0" w:space="0" w:color="auto"/>
              </w:divBdr>
            </w:div>
            <w:div w:id="1607426775">
              <w:marLeft w:val="0"/>
              <w:marRight w:val="0"/>
              <w:marTop w:val="0"/>
              <w:marBottom w:val="0"/>
              <w:divBdr>
                <w:top w:val="none" w:sz="0" w:space="0" w:color="auto"/>
                <w:left w:val="none" w:sz="0" w:space="0" w:color="auto"/>
                <w:bottom w:val="none" w:sz="0" w:space="0" w:color="auto"/>
                <w:right w:val="none" w:sz="0" w:space="0" w:color="auto"/>
              </w:divBdr>
            </w:div>
            <w:div w:id="1710760277">
              <w:marLeft w:val="0"/>
              <w:marRight w:val="0"/>
              <w:marTop w:val="0"/>
              <w:marBottom w:val="0"/>
              <w:divBdr>
                <w:top w:val="none" w:sz="0" w:space="0" w:color="auto"/>
                <w:left w:val="none" w:sz="0" w:space="0" w:color="auto"/>
                <w:bottom w:val="none" w:sz="0" w:space="0" w:color="auto"/>
                <w:right w:val="none" w:sz="0" w:space="0" w:color="auto"/>
              </w:divBdr>
            </w:div>
          </w:divsChild>
        </w:div>
        <w:div w:id="622886723">
          <w:marLeft w:val="0"/>
          <w:marRight w:val="0"/>
          <w:marTop w:val="0"/>
          <w:marBottom w:val="0"/>
          <w:divBdr>
            <w:top w:val="none" w:sz="0" w:space="0" w:color="auto"/>
            <w:left w:val="none" w:sz="0" w:space="0" w:color="auto"/>
            <w:bottom w:val="none" w:sz="0" w:space="0" w:color="auto"/>
            <w:right w:val="none" w:sz="0" w:space="0" w:color="auto"/>
          </w:divBdr>
        </w:div>
        <w:div w:id="646054358">
          <w:marLeft w:val="0"/>
          <w:marRight w:val="0"/>
          <w:marTop w:val="0"/>
          <w:marBottom w:val="0"/>
          <w:divBdr>
            <w:top w:val="none" w:sz="0" w:space="0" w:color="auto"/>
            <w:left w:val="none" w:sz="0" w:space="0" w:color="auto"/>
            <w:bottom w:val="none" w:sz="0" w:space="0" w:color="auto"/>
            <w:right w:val="none" w:sz="0" w:space="0" w:color="auto"/>
          </w:divBdr>
        </w:div>
        <w:div w:id="675233173">
          <w:marLeft w:val="0"/>
          <w:marRight w:val="0"/>
          <w:marTop w:val="0"/>
          <w:marBottom w:val="0"/>
          <w:divBdr>
            <w:top w:val="none" w:sz="0" w:space="0" w:color="auto"/>
            <w:left w:val="none" w:sz="0" w:space="0" w:color="auto"/>
            <w:bottom w:val="none" w:sz="0" w:space="0" w:color="auto"/>
            <w:right w:val="none" w:sz="0" w:space="0" w:color="auto"/>
          </w:divBdr>
        </w:div>
        <w:div w:id="716125706">
          <w:marLeft w:val="0"/>
          <w:marRight w:val="0"/>
          <w:marTop w:val="0"/>
          <w:marBottom w:val="0"/>
          <w:divBdr>
            <w:top w:val="none" w:sz="0" w:space="0" w:color="auto"/>
            <w:left w:val="none" w:sz="0" w:space="0" w:color="auto"/>
            <w:bottom w:val="none" w:sz="0" w:space="0" w:color="auto"/>
            <w:right w:val="none" w:sz="0" w:space="0" w:color="auto"/>
          </w:divBdr>
        </w:div>
        <w:div w:id="719597895">
          <w:marLeft w:val="0"/>
          <w:marRight w:val="0"/>
          <w:marTop w:val="0"/>
          <w:marBottom w:val="0"/>
          <w:divBdr>
            <w:top w:val="none" w:sz="0" w:space="0" w:color="auto"/>
            <w:left w:val="none" w:sz="0" w:space="0" w:color="auto"/>
            <w:bottom w:val="none" w:sz="0" w:space="0" w:color="auto"/>
            <w:right w:val="none" w:sz="0" w:space="0" w:color="auto"/>
          </w:divBdr>
        </w:div>
        <w:div w:id="733049018">
          <w:marLeft w:val="0"/>
          <w:marRight w:val="0"/>
          <w:marTop w:val="0"/>
          <w:marBottom w:val="0"/>
          <w:divBdr>
            <w:top w:val="none" w:sz="0" w:space="0" w:color="auto"/>
            <w:left w:val="none" w:sz="0" w:space="0" w:color="auto"/>
            <w:bottom w:val="none" w:sz="0" w:space="0" w:color="auto"/>
            <w:right w:val="none" w:sz="0" w:space="0" w:color="auto"/>
          </w:divBdr>
        </w:div>
        <w:div w:id="750813175">
          <w:marLeft w:val="0"/>
          <w:marRight w:val="0"/>
          <w:marTop w:val="0"/>
          <w:marBottom w:val="0"/>
          <w:divBdr>
            <w:top w:val="none" w:sz="0" w:space="0" w:color="auto"/>
            <w:left w:val="none" w:sz="0" w:space="0" w:color="auto"/>
            <w:bottom w:val="none" w:sz="0" w:space="0" w:color="auto"/>
            <w:right w:val="none" w:sz="0" w:space="0" w:color="auto"/>
          </w:divBdr>
        </w:div>
        <w:div w:id="783963429">
          <w:marLeft w:val="0"/>
          <w:marRight w:val="0"/>
          <w:marTop w:val="0"/>
          <w:marBottom w:val="0"/>
          <w:divBdr>
            <w:top w:val="none" w:sz="0" w:space="0" w:color="auto"/>
            <w:left w:val="none" w:sz="0" w:space="0" w:color="auto"/>
            <w:bottom w:val="none" w:sz="0" w:space="0" w:color="auto"/>
            <w:right w:val="none" w:sz="0" w:space="0" w:color="auto"/>
          </w:divBdr>
        </w:div>
        <w:div w:id="786002784">
          <w:marLeft w:val="0"/>
          <w:marRight w:val="0"/>
          <w:marTop w:val="0"/>
          <w:marBottom w:val="0"/>
          <w:divBdr>
            <w:top w:val="none" w:sz="0" w:space="0" w:color="auto"/>
            <w:left w:val="none" w:sz="0" w:space="0" w:color="auto"/>
            <w:bottom w:val="none" w:sz="0" w:space="0" w:color="auto"/>
            <w:right w:val="none" w:sz="0" w:space="0" w:color="auto"/>
          </w:divBdr>
        </w:div>
        <w:div w:id="790055926">
          <w:marLeft w:val="0"/>
          <w:marRight w:val="0"/>
          <w:marTop w:val="0"/>
          <w:marBottom w:val="0"/>
          <w:divBdr>
            <w:top w:val="none" w:sz="0" w:space="0" w:color="auto"/>
            <w:left w:val="none" w:sz="0" w:space="0" w:color="auto"/>
            <w:bottom w:val="none" w:sz="0" w:space="0" w:color="auto"/>
            <w:right w:val="none" w:sz="0" w:space="0" w:color="auto"/>
          </w:divBdr>
        </w:div>
        <w:div w:id="800924355">
          <w:marLeft w:val="0"/>
          <w:marRight w:val="0"/>
          <w:marTop w:val="0"/>
          <w:marBottom w:val="0"/>
          <w:divBdr>
            <w:top w:val="none" w:sz="0" w:space="0" w:color="auto"/>
            <w:left w:val="none" w:sz="0" w:space="0" w:color="auto"/>
            <w:bottom w:val="none" w:sz="0" w:space="0" w:color="auto"/>
            <w:right w:val="none" w:sz="0" w:space="0" w:color="auto"/>
          </w:divBdr>
        </w:div>
        <w:div w:id="811290413">
          <w:marLeft w:val="0"/>
          <w:marRight w:val="0"/>
          <w:marTop w:val="0"/>
          <w:marBottom w:val="0"/>
          <w:divBdr>
            <w:top w:val="none" w:sz="0" w:space="0" w:color="auto"/>
            <w:left w:val="none" w:sz="0" w:space="0" w:color="auto"/>
            <w:bottom w:val="none" w:sz="0" w:space="0" w:color="auto"/>
            <w:right w:val="none" w:sz="0" w:space="0" w:color="auto"/>
          </w:divBdr>
        </w:div>
        <w:div w:id="812066244">
          <w:marLeft w:val="0"/>
          <w:marRight w:val="0"/>
          <w:marTop w:val="0"/>
          <w:marBottom w:val="0"/>
          <w:divBdr>
            <w:top w:val="none" w:sz="0" w:space="0" w:color="auto"/>
            <w:left w:val="none" w:sz="0" w:space="0" w:color="auto"/>
            <w:bottom w:val="none" w:sz="0" w:space="0" w:color="auto"/>
            <w:right w:val="none" w:sz="0" w:space="0" w:color="auto"/>
          </w:divBdr>
          <w:divsChild>
            <w:div w:id="177934919">
              <w:marLeft w:val="0"/>
              <w:marRight w:val="0"/>
              <w:marTop w:val="0"/>
              <w:marBottom w:val="0"/>
              <w:divBdr>
                <w:top w:val="none" w:sz="0" w:space="0" w:color="auto"/>
                <w:left w:val="none" w:sz="0" w:space="0" w:color="auto"/>
                <w:bottom w:val="none" w:sz="0" w:space="0" w:color="auto"/>
                <w:right w:val="none" w:sz="0" w:space="0" w:color="auto"/>
              </w:divBdr>
            </w:div>
            <w:div w:id="402148337">
              <w:marLeft w:val="0"/>
              <w:marRight w:val="0"/>
              <w:marTop w:val="0"/>
              <w:marBottom w:val="0"/>
              <w:divBdr>
                <w:top w:val="none" w:sz="0" w:space="0" w:color="auto"/>
                <w:left w:val="none" w:sz="0" w:space="0" w:color="auto"/>
                <w:bottom w:val="none" w:sz="0" w:space="0" w:color="auto"/>
                <w:right w:val="none" w:sz="0" w:space="0" w:color="auto"/>
              </w:divBdr>
            </w:div>
            <w:div w:id="475998082">
              <w:marLeft w:val="0"/>
              <w:marRight w:val="0"/>
              <w:marTop w:val="0"/>
              <w:marBottom w:val="0"/>
              <w:divBdr>
                <w:top w:val="none" w:sz="0" w:space="0" w:color="auto"/>
                <w:left w:val="none" w:sz="0" w:space="0" w:color="auto"/>
                <w:bottom w:val="none" w:sz="0" w:space="0" w:color="auto"/>
                <w:right w:val="none" w:sz="0" w:space="0" w:color="auto"/>
              </w:divBdr>
            </w:div>
            <w:div w:id="562758513">
              <w:marLeft w:val="0"/>
              <w:marRight w:val="0"/>
              <w:marTop w:val="0"/>
              <w:marBottom w:val="0"/>
              <w:divBdr>
                <w:top w:val="none" w:sz="0" w:space="0" w:color="auto"/>
                <w:left w:val="none" w:sz="0" w:space="0" w:color="auto"/>
                <w:bottom w:val="none" w:sz="0" w:space="0" w:color="auto"/>
                <w:right w:val="none" w:sz="0" w:space="0" w:color="auto"/>
              </w:divBdr>
            </w:div>
            <w:div w:id="644428439">
              <w:marLeft w:val="0"/>
              <w:marRight w:val="0"/>
              <w:marTop w:val="0"/>
              <w:marBottom w:val="0"/>
              <w:divBdr>
                <w:top w:val="none" w:sz="0" w:space="0" w:color="auto"/>
                <w:left w:val="none" w:sz="0" w:space="0" w:color="auto"/>
                <w:bottom w:val="none" w:sz="0" w:space="0" w:color="auto"/>
                <w:right w:val="none" w:sz="0" w:space="0" w:color="auto"/>
              </w:divBdr>
            </w:div>
            <w:div w:id="862330065">
              <w:marLeft w:val="0"/>
              <w:marRight w:val="0"/>
              <w:marTop w:val="0"/>
              <w:marBottom w:val="0"/>
              <w:divBdr>
                <w:top w:val="none" w:sz="0" w:space="0" w:color="auto"/>
                <w:left w:val="none" w:sz="0" w:space="0" w:color="auto"/>
                <w:bottom w:val="none" w:sz="0" w:space="0" w:color="auto"/>
                <w:right w:val="none" w:sz="0" w:space="0" w:color="auto"/>
              </w:divBdr>
            </w:div>
            <w:div w:id="926815745">
              <w:marLeft w:val="0"/>
              <w:marRight w:val="0"/>
              <w:marTop w:val="0"/>
              <w:marBottom w:val="0"/>
              <w:divBdr>
                <w:top w:val="none" w:sz="0" w:space="0" w:color="auto"/>
                <w:left w:val="none" w:sz="0" w:space="0" w:color="auto"/>
                <w:bottom w:val="none" w:sz="0" w:space="0" w:color="auto"/>
                <w:right w:val="none" w:sz="0" w:space="0" w:color="auto"/>
              </w:divBdr>
            </w:div>
            <w:div w:id="1022170709">
              <w:marLeft w:val="0"/>
              <w:marRight w:val="0"/>
              <w:marTop w:val="0"/>
              <w:marBottom w:val="0"/>
              <w:divBdr>
                <w:top w:val="none" w:sz="0" w:space="0" w:color="auto"/>
                <w:left w:val="none" w:sz="0" w:space="0" w:color="auto"/>
                <w:bottom w:val="none" w:sz="0" w:space="0" w:color="auto"/>
                <w:right w:val="none" w:sz="0" w:space="0" w:color="auto"/>
              </w:divBdr>
            </w:div>
            <w:div w:id="1065949613">
              <w:marLeft w:val="0"/>
              <w:marRight w:val="0"/>
              <w:marTop w:val="0"/>
              <w:marBottom w:val="0"/>
              <w:divBdr>
                <w:top w:val="none" w:sz="0" w:space="0" w:color="auto"/>
                <w:left w:val="none" w:sz="0" w:space="0" w:color="auto"/>
                <w:bottom w:val="none" w:sz="0" w:space="0" w:color="auto"/>
                <w:right w:val="none" w:sz="0" w:space="0" w:color="auto"/>
              </w:divBdr>
            </w:div>
            <w:div w:id="1095901742">
              <w:marLeft w:val="0"/>
              <w:marRight w:val="0"/>
              <w:marTop w:val="0"/>
              <w:marBottom w:val="0"/>
              <w:divBdr>
                <w:top w:val="none" w:sz="0" w:space="0" w:color="auto"/>
                <w:left w:val="none" w:sz="0" w:space="0" w:color="auto"/>
                <w:bottom w:val="none" w:sz="0" w:space="0" w:color="auto"/>
                <w:right w:val="none" w:sz="0" w:space="0" w:color="auto"/>
              </w:divBdr>
            </w:div>
            <w:div w:id="1130443574">
              <w:marLeft w:val="0"/>
              <w:marRight w:val="0"/>
              <w:marTop w:val="0"/>
              <w:marBottom w:val="0"/>
              <w:divBdr>
                <w:top w:val="none" w:sz="0" w:space="0" w:color="auto"/>
                <w:left w:val="none" w:sz="0" w:space="0" w:color="auto"/>
                <w:bottom w:val="none" w:sz="0" w:space="0" w:color="auto"/>
                <w:right w:val="none" w:sz="0" w:space="0" w:color="auto"/>
              </w:divBdr>
            </w:div>
            <w:div w:id="1350913696">
              <w:marLeft w:val="0"/>
              <w:marRight w:val="0"/>
              <w:marTop w:val="0"/>
              <w:marBottom w:val="0"/>
              <w:divBdr>
                <w:top w:val="none" w:sz="0" w:space="0" w:color="auto"/>
                <w:left w:val="none" w:sz="0" w:space="0" w:color="auto"/>
                <w:bottom w:val="none" w:sz="0" w:space="0" w:color="auto"/>
                <w:right w:val="none" w:sz="0" w:space="0" w:color="auto"/>
              </w:divBdr>
            </w:div>
            <w:div w:id="1514107990">
              <w:marLeft w:val="0"/>
              <w:marRight w:val="0"/>
              <w:marTop w:val="0"/>
              <w:marBottom w:val="0"/>
              <w:divBdr>
                <w:top w:val="none" w:sz="0" w:space="0" w:color="auto"/>
                <w:left w:val="none" w:sz="0" w:space="0" w:color="auto"/>
                <w:bottom w:val="none" w:sz="0" w:space="0" w:color="auto"/>
                <w:right w:val="none" w:sz="0" w:space="0" w:color="auto"/>
              </w:divBdr>
            </w:div>
            <w:div w:id="1579319256">
              <w:marLeft w:val="0"/>
              <w:marRight w:val="0"/>
              <w:marTop w:val="0"/>
              <w:marBottom w:val="0"/>
              <w:divBdr>
                <w:top w:val="none" w:sz="0" w:space="0" w:color="auto"/>
                <w:left w:val="none" w:sz="0" w:space="0" w:color="auto"/>
                <w:bottom w:val="none" w:sz="0" w:space="0" w:color="auto"/>
                <w:right w:val="none" w:sz="0" w:space="0" w:color="auto"/>
              </w:divBdr>
            </w:div>
            <w:div w:id="1704671756">
              <w:marLeft w:val="0"/>
              <w:marRight w:val="0"/>
              <w:marTop w:val="0"/>
              <w:marBottom w:val="0"/>
              <w:divBdr>
                <w:top w:val="none" w:sz="0" w:space="0" w:color="auto"/>
                <w:left w:val="none" w:sz="0" w:space="0" w:color="auto"/>
                <w:bottom w:val="none" w:sz="0" w:space="0" w:color="auto"/>
                <w:right w:val="none" w:sz="0" w:space="0" w:color="auto"/>
              </w:divBdr>
            </w:div>
            <w:div w:id="1718044057">
              <w:marLeft w:val="0"/>
              <w:marRight w:val="0"/>
              <w:marTop w:val="0"/>
              <w:marBottom w:val="0"/>
              <w:divBdr>
                <w:top w:val="none" w:sz="0" w:space="0" w:color="auto"/>
                <w:left w:val="none" w:sz="0" w:space="0" w:color="auto"/>
                <w:bottom w:val="none" w:sz="0" w:space="0" w:color="auto"/>
                <w:right w:val="none" w:sz="0" w:space="0" w:color="auto"/>
              </w:divBdr>
            </w:div>
            <w:div w:id="1736322260">
              <w:marLeft w:val="0"/>
              <w:marRight w:val="0"/>
              <w:marTop w:val="0"/>
              <w:marBottom w:val="0"/>
              <w:divBdr>
                <w:top w:val="none" w:sz="0" w:space="0" w:color="auto"/>
                <w:left w:val="none" w:sz="0" w:space="0" w:color="auto"/>
                <w:bottom w:val="none" w:sz="0" w:space="0" w:color="auto"/>
                <w:right w:val="none" w:sz="0" w:space="0" w:color="auto"/>
              </w:divBdr>
            </w:div>
            <w:div w:id="1747648743">
              <w:marLeft w:val="0"/>
              <w:marRight w:val="0"/>
              <w:marTop w:val="0"/>
              <w:marBottom w:val="0"/>
              <w:divBdr>
                <w:top w:val="none" w:sz="0" w:space="0" w:color="auto"/>
                <w:left w:val="none" w:sz="0" w:space="0" w:color="auto"/>
                <w:bottom w:val="none" w:sz="0" w:space="0" w:color="auto"/>
                <w:right w:val="none" w:sz="0" w:space="0" w:color="auto"/>
              </w:divBdr>
            </w:div>
          </w:divsChild>
        </w:div>
        <w:div w:id="815997843">
          <w:marLeft w:val="0"/>
          <w:marRight w:val="0"/>
          <w:marTop w:val="0"/>
          <w:marBottom w:val="0"/>
          <w:divBdr>
            <w:top w:val="none" w:sz="0" w:space="0" w:color="auto"/>
            <w:left w:val="none" w:sz="0" w:space="0" w:color="auto"/>
            <w:bottom w:val="none" w:sz="0" w:space="0" w:color="auto"/>
            <w:right w:val="none" w:sz="0" w:space="0" w:color="auto"/>
          </w:divBdr>
        </w:div>
        <w:div w:id="860045754">
          <w:marLeft w:val="0"/>
          <w:marRight w:val="0"/>
          <w:marTop w:val="0"/>
          <w:marBottom w:val="0"/>
          <w:divBdr>
            <w:top w:val="none" w:sz="0" w:space="0" w:color="auto"/>
            <w:left w:val="none" w:sz="0" w:space="0" w:color="auto"/>
            <w:bottom w:val="none" w:sz="0" w:space="0" w:color="auto"/>
            <w:right w:val="none" w:sz="0" w:space="0" w:color="auto"/>
          </w:divBdr>
        </w:div>
        <w:div w:id="872350950">
          <w:marLeft w:val="0"/>
          <w:marRight w:val="0"/>
          <w:marTop w:val="0"/>
          <w:marBottom w:val="0"/>
          <w:divBdr>
            <w:top w:val="none" w:sz="0" w:space="0" w:color="auto"/>
            <w:left w:val="none" w:sz="0" w:space="0" w:color="auto"/>
            <w:bottom w:val="none" w:sz="0" w:space="0" w:color="auto"/>
            <w:right w:val="none" w:sz="0" w:space="0" w:color="auto"/>
          </w:divBdr>
        </w:div>
        <w:div w:id="907304197">
          <w:marLeft w:val="0"/>
          <w:marRight w:val="0"/>
          <w:marTop w:val="0"/>
          <w:marBottom w:val="0"/>
          <w:divBdr>
            <w:top w:val="none" w:sz="0" w:space="0" w:color="auto"/>
            <w:left w:val="none" w:sz="0" w:space="0" w:color="auto"/>
            <w:bottom w:val="none" w:sz="0" w:space="0" w:color="auto"/>
            <w:right w:val="none" w:sz="0" w:space="0" w:color="auto"/>
          </w:divBdr>
          <w:divsChild>
            <w:div w:id="129565391">
              <w:marLeft w:val="0"/>
              <w:marRight w:val="0"/>
              <w:marTop w:val="0"/>
              <w:marBottom w:val="0"/>
              <w:divBdr>
                <w:top w:val="none" w:sz="0" w:space="0" w:color="auto"/>
                <w:left w:val="none" w:sz="0" w:space="0" w:color="auto"/>
                <w:bottom w:val="none" w:sz="0" w:space="0" w:color="auto"/>
                <w:right w:val="none" w:sz="0" w:space="0" w:color="auto"/>
              </w:divBdr>
            </w:div>
            <w:div w:id="138769896">
              <w:marLeft w:val="0"/>
              <w:marRight w:val="0"/>
              <w:marTop w:val="0"/>
              <w:marBottom w:val="0"/>
              <w:divBdr>
                <w:top w:val="none" w:sz="0" w:space="0" w:color="auto"/>
                <w:left w:val="none" w:sz="0" w:space="0" w:color="auto"/>
                <w:bottom w:val="none" w:sz="0" w:space="0" w:color="auto"/>
                <w:right w:val="none" w:sz="0" w:space="0" w:color="auto"/>
              </w:divBdr>
            </w:div>
            <w:div w:id="177013250">
              <w:marLeft w:val="0"/>
              <w:marRight w:val="0"/>
              <w:marTop w:val="0"/>
              <w:marBottom w:val="0"/>
              <w:divBdr>
                <w:top w:val="none" w:sz="0" w:space="0" w:color="auto"/>
                <w:left w:val="none" w:sz="0" w:space="0" w:color="auto"/>
                <w:bottom w:val="none" w:sz="0" w:space="0" w:color="auto"/>
                <w:right w:val="none" w:sz="0" w:space="0" w:color="auto"/>
              </w:divBdr>
            </w:div>
            <w:div w:id="278729442">
              <w:marLeft w:val="0"/>
              <w:marRight w:val="0"/>
              <w:marTop w:val="0"/>
              <w:marBottom w:val="0"/>
              <w:divBdr>
                <w:top w:val="none" w:sz="0" w:space="0" w:color="auto"/>
                <w:left w:val="none" w:sz="0" w:space="0" w:color="auto"/>
                <w:bottom w:val="none" w:sz="0" w:space="0" w:color="auto"/>
                <w:right w:val="none" w:sz="0" w:space="0" w:color="auto"/>
              </w:divBdr>
            </w:div>
            <w:div w:id="463471130">
              <w:marLeft w:val="0"/>
              <w:marRight w:val="0"/>
              <w:marTop w:val="0"/>
              <w:marBottom w:val="0"/>
              <w:divBdr>
                <w:top w:val="none" w:sz="0" w:space="0" w:color="auto"/>
                <w:left w:val="none" w:sz="0" w:space="0" w:color="auto"/>
                <w:bottom w:val="none" w:sz="0" w:space="0" w:color="auto"/>
                <w:right w:val="none" w:sz="0" w:space="0" w:color="auto"/>
              </w:divBdr>
            </w:div>
            <w:div w:id="524098098">
              <w:marLeft w:val="0"/>
              <w:marRight w:val="0"/>
              <w:marTop w:val="0"/>
              <w:marBottom w:val="0"/>
              <w:divBdr>
                <w:top w:val="none" w:sz="0" w:space="0" w:color="auto"/>
                <w:left w:val="none" w:sz="0" w:space="0" w:color="auto"/>
                <w:bottom w:val="none" w:sz="0" w:space="0" w:color="auto"/>
                <w:right w:val="none" w:sz="0" w:space="0" w:color="auto"/>
              </w:divBdr>
            </w:div>
            <w:div w:id="1076166969">
              <w:marLeft w:val="0"/>
              <w:marRight w:val="0"/>
              <w:marTop w:val="0"/>
              <w:marBottom w:val="0"/>
              <w:divBdr>
                <w:top w:val="none" w:sz="0" w:space="0" w:color="auto"/>
                <w:left w:val="none" w:sz="0" w:space="0" w:color="auto"/>
                <w:bottom w:val="none" w:sz="0" w:space="0" w:color="auto"/>
                <w:right w:val="none" w:sz="0" w:space="0" w:color="auto"/>
              </w:divBdr>
            </w:div>
            <w:div w:id="1191340260">
              <w:marLeft w:val="0"/>
              <w:marRight w:val="0"/>
              <w:marTop w:val="0"/>
              <w:marBottom w:val="0"/>
              <w:divBdr>
                <w:top w:val="none" w:sz="0" w:space="0" w:color="auto"/>
                <w:left w:val="none" w:sz="0" w:space="0" w:color="auto"/>
                <w:bottom w:val="none" w:sz="0" w:space="0" w:color="auto"/>
                <w:right w:val="none" w:sz="0" w:space="0" w:color="auto"/>
              </w:divBdr>
            </w:div>
            <w:div w:id="1470594231">
              <w:marLeft w:val="0"/>
              <w:marRight w:val="0"/>
              <w:marTop w:val="0"/>
              <w:marBottom w:val="0"/>
              <w:divBdr>
                <w:top w:val="none" w:sz="0" w:space="0" w:color="auto"/>
                <w:left w:val="none" w:sz="0" w:space="0" w:color="auto"/>
                <w:bottom w:val="none" w:sz="0" w:space="0" w:color="auto"/>
                <w:right w:val="none" w:sz="0" w:space="0" w:color="auto"/>
              </w:divBdr>
            </w:div>
            <w:div w:id="1555657231">
              <w:marLeft w:val="0"/>
              <w:marRight w:val="0"/>
              <w:marTop w:val="0"/>
              <w:marBottom w:val="0"/>
              <w:divBdr>
                <w:top w:val="none" w:sz="0" w:space="0" w:color="auto"/>
                <w:left w:val="none" w:sz="0" w:space="0" w:color="auto"/>
                <w:bottom w:val="none" w:sz="0" w:space="0" w:color="auto"/>
                <w:right w:val="none" w:sz="0" w:space="0" w:color="auto"/>
              </w:divBdr>
            </w:div>
            <w:div w:id="1582836657">
              <w:marLeft w:val="0"/>
              <w:marRight w:val="0"/>
              <w:marTop w:val="0"/>
              <w:marBottom w:val="0"/>
              <w:divBdr>
                <w:top w:val="none" w:sz="0" w:space="0" w:color="auto"/>
                <w:left w:val="none" w:sz="0" w:space="0" w:color="auto"/>
                <w:bottom w:val="none" w:sz="0" w:space="0" w:color="auto"/>
                <w:right w:val="none" w:sz="0" w:space="0" w:color="auto"/>
              </w:divBdr>
            </w:div>
            <w:div w:id="1660231340">
              <w:marLeft w:val="0"/>
              <w:marRight w:val="0"/>
              <w:marTop w:val="0"/>
              <w:marBottom w:val="0"/>
              <w:divBdr>
                <w:top w:val="none" w:sz="0" w:space="0" w:color="auto"/>
                <w:left w:val="none" w:sz="0" w:space="0" w:color="auto"/>
                <w:bottom w:val="none" w:sz="0" w:space="0" w:color="auto"/>
                <w:right w:val="none" w:sz="0" w:space="0" w:color="auto"/>
              </w:divBdr>
            </w:div>
            <w:div w:id="1674212909">
              <w:marLeft w:val="0"/>
              <w:marRight w:val="0"/>
              <w:marTop w:val="0"/>
              <w:marBottom w:val="0"/>
              <w:divBdr>
                <w:top w:val="none" w:sz="0" w:space="0" w:color="auto"/>
                <w:left w:val="none" w:sz="0" w:space="0" w:color="auto"/>
                <w:bottom w:val="none" w:sz="0" w:space="0" w:color="auto"/>
                <w:right w:val="none" w:sz="0" w:space="0" w:color="auto"/>
              </w:divBdr>
            </w:div>
            <w:div w:id="1683970981">
              <w:marLeft w:val="0"/>
              <w:marRight w:val="0"/>
              <w:marTop w:val="0"/>
              <w:marBottom w:val="0"/>
              <w:divBdr>
                <w:top w:val="none" w:sz="0" w:space="0" w:color="auto"/>
                <w:left w:val="none" w:sz="0" w:space="0" w:color="auto"/>
                <w:bottom w:val="none" w:sz="0" w:space="0" w:color="auto"/>
                <w:right w:val="none" w:sz="0" w:space="0" w:color="auto"/>
              </w:divBdr>
            </w:div>
          </w:divsChild>
        </w:div>
        <w:div w:id="937181832">
          <w:marLeft w:val="0"/>
          <w:marRight w:val="0"/>
          <w:marTop w:val="0"/>
          <w:marBottom w:val="0"/>
          <w:divBdr>
            <w:top w:val="none" w:sz="0" w:space="0" w:color="auto"/>
            <w:left w:val="none" w:sz="0" w:space="0" w:color="auto"/>
            <w:bottom w:val="none" w:sz="0" w:space="0" w:color="auto"/>
            <w:right w:val="none" w:sz="0" w:space="0" w:color="auto"/>
          </w:divBdr>
        </w:div>
        <w:div w:id="938756785">
          <w:marLeft w:val="0"/>
          <w:marRight w:val="0"/>
          <w:marTop w:val="0"/>
          <w:marBottom w:val="0"/>
          <w:divBdr>
            <w:top w:val="none" w:sz="0" w:space="0" w:color="auto"/>
            <w:left w:val="none" w:sz="0" w:space="0" w:color="auto"/>
            <w:bottom w:val="none" w:sz="0" w:space="0" w:color="auto"/>
            <w:right w:val="none" w:sz="0" w:space="0" w:color="auto"/>
          </w:divBdr>
        </w:div>
        <w:div w:id="967008488">
          <w:marLeft w:val="0"/>
          <w:marRight w:val="0"/>
          <w:marTop w:val="0"/>
          <w:marBottom w:val="0"/>
          <w:divBdr>
            <w:top w:val="none" w:sz="0" w:space="0" w:color="auto"/>
            <w:left w:val="none" w:sz="0" w:space="0" w:color="auto"/>
            <w:bottom w:val="none" w:sz="0" w:space="0" w:color="auto"/>
            <w:right w:val="none" w:sz="0" w:space="0" w:color="auto"/>
          </w:divBdr>
        </w:div>
        <w:div w:id="1012730921">
          <w:marLeft w:val="0"/>
          <w:marRight w:val="0"/>
          <w:marTop w:val="0"/>
          <w:marBottom w:val="0"/>
          <w:divBdr>
            <w:top w:val="none" w:sz="0" w:space="0" w:color="auto"/>
            <w:left w:val="none" w:sz="0" w:space="0" w:color="auto"/>
            <w:bottom w:val="none" w:sz="0" w:space="0" w:color="auto"/>
            <w:right w:val="none" w:sz="0" w:space="0" w:color="auto"/>
          </w:divBdr>
        </w:div>
        <w:div w:id="1036734914">
          <w:marLeft w:val="0"/>
          <w:marRight w:val="0"/>
          <w:marTop w:val="0"/>
          <w:marBottom w:val="0"/>
          <w:divBdr>
            <w:top w:val="none" w:sz="0" w:space="0" w:color="auto"/>
            <w:left w:val="none" w:sz="0" w:space="0" w:color="auto"/>
            <w:bottom w:val="none" w:sz="0" w:space="0" w:color="auto"/>
            <w:right w:val="none" w:sz="0" w:space="0" w:color="auto"/>
          </w:divBdr>
          <w:divsChild>
            <w:div w:id="156307485">
              <w:marLeft w:val="0"/>
              <w:marRight w:val="0"/>
              <w:marTop w:val="0"/>
              <w:marBottom w:val="0"/>
              <w:divBdr>
                <w:top w:val="none" w:sz="0" w:space="0" w:color="auto"/>
                <w:left w:val="none" w:sz="0" w:space="0" w:color="auto"/>
                <w:bottom w:val="none" w:sz="0" w:space="0" w:color="auto"/>
                <w:right w:val="none" w:sz="0" w:space="0" w:color="auto"/>
              </w:divBdr>
            </w:div>
            <w:div w:id="158617787">
              <w:marLeft w:val="0"/>
              <w:marRight w:val="0"/>
              <w:marTop w:val="0"/>
              <w:marBottom w:val="0"/>
              <w:divBdr>
                <w:top w:val="none" w:sz="0" w:space="0" w:color="auto"/>
                <w:left w:val="none" w:sz="0" w:space="0" w:color="auto"/>
                <w:bottom w:val="none" w:sz="0" w:space="0" w:color="auto"/>
                <w:right w:val="none" w:sz="0" w:space="0" w:color="auto"/>
              </w:divBdr>
            </w:div>
            <w:div w:id="167445914">
              <w:marLeft w:val="0"/>
              <w:marRight w:val="0"/>
              <w:marTop w:val="0"/>
              <w:marBottom w:val="0"/>
              <w:divBdr>
                <w:top w:val="none" w:sz="0" w:space="0" w:color="auto"/>
                <w:left w:val="none" w:sz="0" w:space="0" w:color="auto"/>
                <w:bottom w:val="none" w:sz="0" w:space="0" w:color="auto"/>
                <w:right w:val="none" w:sz="0" w:space="0" w:color="auto"/>
              </w:divBdr>
            </w:div>
            <w:div w:id="317419046">
              <w:marLeft w:val="0"/>
              <w:marRight w:val="0"/>
              <w:marTop w:val="0"/>
              <w:marBottom w:val="0"/>
              <w:divBdr>
                <w:top w:val="none" w:sz="0" w:space="0" w:color="auto"/>
                <w:left w:val="none" w:sz="0" w:space="0" w:color="auto"/>
                <w:bottom w:val="none" w:sz="0" w:space="0" w:color="auto"/>
                <w:right w:val="none" w:sz="0" w:space="0" w:color="auto"/>
              </w:divBdr>
            </w:div>
            <w:div w:id="667901206">
              <w:marLeft w:val="0"/>
              <w:marRight w:val="0"/>
              <w:marTop w:val="0"/>
              <w:marBottom w:val="0"/>
              <w:divBdr>
                <w:top w:val="none" w:sz="0" w:space="0" w:color="auto"/>
                <w:left w:val="none" w:sz="0" w:space="0" w:color="auto"/>
                <w:bottom w:val="none" w:sz="0" w:space="0" w:color="auto"/>
                <w:right w:val="none" w:sz="0" w:space="0" w:color="auto"/>
              </w:divBdr>
            </w:div>
            <w:div w:id="668874326">
              <w:marLeft w:val="0"/>
              <w:marRight w:val="0"/>
              <w:marTop w:val="0"/>
              <w:marBottom w:val="0"/>
              <w:divBdr>
                <w:top w:val="none" w:sz="0" w:space="0" w:color="auto"/>
                <w:left w:val="none" w:sz="0" w:space="0" w:color="auto"/>
                <w:bottom w:val="none" w:sz="0" w:space="0" w:color="auto"/>
                <w:right w:val="none" w:sz="0" w:space="0" w:color="auto"/>
              </w:divBdr>
            </w:div>
            <w:div w:id="704793794">
              <w:marLeft w:val="0"/>
              <w:marRight w:val="0"/>
              <w:marTop w:val="0"/>
              <w:marBottom w:val="0"/>
              <w:divBdr>
                <w:top w:val="none" w:sz="0" w:space="0" w:color="auto"/>
                <w:left w:val="none" w:sz="0" w:space="0" w:color="auto"/>
                <w:bottom w:val="none" w:sz="0" w:space="0" w:color="auto"/>
                <w:right w:val="none" w:sz="0" w:space="0" w:color="auto"/>
              </w:divBdr>
            </w:div>
            <w:div w:id="775833061">
              <w:marLeft w:val="0"/>
              <w:marRight w:val="0"/>
              <w:marTop w:val="0"/>
              <w:marBottom w:val="0"/>
              <w:divBdr>
                <w:top w:val="none" w:sz="0" w:space="0" w:color="auto"/>
                <w:left w:val="none" w:sz="0" w:space="0" w:color="auto"/>
                <w:bottom w:val="none" w:sz="0" w:space="0" w:color="auto"/>
                <w:right w:val="none" w:sz="0" w:space="0" w:color="auto"/>
              </w:divBdr>
            </w:div>
            <w:div w:id="923802048">
              <w:marLeft w:val="0"/>
              <w:marRight w:val="0"/>
              <w:marTop w:val="0"/>
              <w:marBottom w:val="0"/>
              <w:divBdr>
                <w:top w:val="none" w:sz="0" w:space="0" w:color="auto"/>
                <w:left w:val="none" w:sz="0" w:space="0" w:color="auto"/>
                <w:bottom w:val="none" w:sz="0" w:space="0" w:color="auto"/>
                <w:right w:val="none" w:sz="0" w:space="0" w:color="auto"/>
              </w:divBdr>
            </w:div>
            <w:div w:id="996688908">
              <w:marLeft w:val="0"/>
              <w:marRight w:val="0"/>
              <w:marTop w:val="0"/>
              <w:marBottom w:val="0"/>
              <w:divBdr>
                <w:top w:val="none" w:sz="0" w:space="0" w:color="auto"/>
                <w:left w:val="none" w:sz="0" w:space="0" w:color="auto"/>
                <w:bottom w:val="none" w:sz="0" w:space="0" w:color="auto"/>
                <w:right w:val="none" w:sz="0" w:space="0" w:color="auto"/>
              </w:divBdr>
            </w:div>
            <w:div w:id="1206019714">
              <w:marLeft w:val="0"/>
              <w:marRight w:val="0"/>
              <w:marTop w:val="0"/>
              <w:marBottom w:val="0"/>
              <w:divBdr>
                <w:top w:val="none" w:sz="0" w:space="0" w:color="auto"/>
                <w:left w:val="none" w:sz="0" w:space="0" w:color="auto"/>
                <w:bottom w:val="none" w:sz="0" w:space="0" w:color="auto"/>
                <w:right w:val="none" w:sz="0" w:space="0" w:color="auto"/>
              </w:divBdr>
            </w:div>
            <w:div w:id="1228498151">
              <w:marLeft w:val="0"/>
              <w:marRight w:val="0"/>
              <w:marTop w:val="0"/>
              <w:marBottom w:val="0"/>
              <w:divBdr>
                <w:top w:val="none" w:sz="0" w:space="0" w:color="auto"/>
                <w:left w:val="none" w:sz="0" w:space="0" w:color="auto"/>
                <w:bottom w:val="none" w:sz="0" w:space="0" w:color="auto"/>
                <w:right w:val="none" w:sz="0" w:space="0" w:color="auto"/>
              </w:divBdr>
            </w:div>
            <w:div w:id="1285188580">
              <w:marLeft w:val="0"/>
              <w:marRight w:val="0"/>
              <w:marTop w:val="0"/>
              <w:marBottom w:val="0"/>
              <w:divBdr>
                <w:top w:val="none" w:sz="0" w:space="0" w:color="auto"/>
                <w:left w:val="none" w:sz="0" w:space="0" w:color="auto"/>
                <w:bottom w:val="none" w:sz="0" w:space="0" w:color="auto"/>
                <w:right w:val="none" w:sz="0" w:space="0" w:color="auto"/>
              </w:divBdr>
            </w:div>
            <w:div w:id="1364139037">
              <w:marLeft w:val="0"/>
              <w:marRight w:val="0"/>
              <w:marTop w:val="0"/>
              <w:marBottom w:val="0"/>
              <w:divBdr>
                <w:top w:val="none" w:sz="0" w:space="0" w:color="auto"/>
                <w:left w:val="none" w:sz="0" w:space="0" w:color="auto"/>
                <w:bottom w:val="none" w:sz="0" w:space="0" w:color="auto"/>
                <w:right w:val="none" w:sz="0" w:space="0" w:color="auto"/>
              </w:divBdr>
            </w:div>
            <w:div w:id="1613054064">
              <w:marLeft w:val="0"/>
              <w:marRight w:val="0"/>
              <w:marTop w:val="0"/>
              <w:marBottom w:val="0"/>
              <w:divBdr>
                <w:top w:val="none" w:sz="0" w:space="0" w:color="auto"/>
                <w:left w:val="none" w:sz="0" w:space="0" w:color="auto"/>
                <w:bottom w:val="none" w:sz="0" w:space="0" w:color="auto"/>
                <w:right w:val="none" w:sz="0" w:space="0" w:color="auto"/>
              </w:divBdr>
            </w:div>
          </w:divsChild>
        </w:div>
        <w:div w:id="1049449760">
          <w:marLeft w:val="0"/>
          <w:marRight w:val="0"/>
          <w:marTop w:val="0"/>
          <w:marBottom w:val="0"/>
          <w:divBdr>
            <w:top w:val="none" w:sz="0" w:space="0" w:color="auto"/>
            <w:left w:val="none" w:sz="0" w:space="0" w:color="auto"/>
            <w:bottom w:val="none" w:sz="0" w:space="0" w:color="auto"/>
            <w:right w:val="none" w:sz="0" w:space="0" w:color="auto"/>
          </w:divBdr>
          <w:divsChild>
            <w:div w:id="75908965">
              <w:marLeft w:val="0"/>
              <w:marRight w:val="0"/>
              <w:marTop w:val="0"/>
              <w:marBottom w:val="0"/>
              <w:divBdr>
                <w:top w:val="none" w:sz="0" w:space="0" w:color="auto"/>
                <w:left w:val="none" w:sz="0" w:space="0" w:color="auto"/>
                <w:bottom w:val="none" w:sz="0" w:space="0" w:color="auto"/>
                <w:right w:val="none" w:sz="0" w:space="0" w:color="auto"/>
              </w:divBdr>
            </w:div>
            <w:div w:id="85352344">
              <w:marLeft w:val="0"/>
              <w:marRight w:val="0"/>
              <w:marTop w:val="0"/>
              <w:marBottom w:val="0"/>
              <w:divBdr>
                <w:top w:val="none" w:sz="0" w:space="0" w:color="auto"/>
                <w:left w:val="none" w:sz="0" w:space="0" w:color="auto"/>
                <w:bottom w:val="none" w:sz="0" w:space="0" w:color="auto"/>
                <w:right w:val="none" w:sz="0" w:space="0" w:color="auto"/>
              </w:divBdr>
            </w:div>
            <w:div w:id="93481973">
              <w:marLeft w:val="0"/>
              <w:marRight w:val="0"/>
              <w:marTop w:val="0"/>
              <w:marBottom w:val="0"/>
              <w:divBdr>
                <w:top w:val="none" w:sz="0" w:space="0" w:color="auto"/>
                <w:left w:val="none" w:sz="0" w:space="0" w:color="auto"/>
                <w:bottom w:val="none" w:sz="0" w:space="0" w:color="auto"/>
                <w:right w:val="none" w:sz="0" w:space="0" w:color="auto"/>
              </w:divBdr>
            </w:div>
            <w:div w:id="218325450">
              <w:marLeft w:val="0"/>
              <w:marRight w:val="0"/>
              <w:marTop w:val="0"/>
              <w:marBottom w:val="0"/>
              <w:divBdr>
                <w:top w:val="none" w:sz="0" w:space="0" w:color="auto"/>
                <w:left w:val="none" w:sz="0" w:space="0" w:color="auto"/>
                <w:bottom w:val="none" w:sz="0" w:space="0" w:color="auto"/>
                <w:right w:val="none" w:sz="0" w:space="0" w:color="auto"/>
              </w:divBdr>
            </w:div>
            <w:div w:id="374086303">
              <w:marLeft w:val="0"/>
              <w:marRight w:val="0"/>
              <w:marTop w:val="0"/>
              <w:marBottom w:val="0"/>
              <w:divBdr>
                <w:top w:val="none" w:sz="0" w:space="0" w:color="auto"/>
                <w:left w:val="none" w:sz="0" w:space="0" w:color="auto"/>
                <w:bottom w:val="none" w:sz="0" w:space="0" w:color="auto"/>
                <w:right w:val="none" w:sz="0" w:space="0" w:color="auto"/>
              </w:divBdr>
            </w:div>
            <w:div w:id="418020937">
              <w:marLeft w:val="0"/>
              <w:marRight w:val="0"/>
              <w:marTop w:val="0"/>
              <w:marBottom w:val="0"/>
              <w:divBdr>
                <w:top w:val="none" w:sz="0" w:space="0" w:color="auto"/>
                <w:left w:val="none" w:sz="0" w:space="0" w:color="auto"/>
                <w:bottom w:val="none" w:sz="0" w:space="0" w:color="auto"/>
                <w:right w:val="none" w:sz="0" w:space="0" w:color="auto"/>
              </w:divBdr>
            </w:div>
            <w:div w:id="448090458">
              <w:marLeft w:val="0"/>
              <w:marRight w:val="0"/>
              <w:marTop w:val="0"/>
              <w:marBottom w:val="0"/>
              <w:divBdr>
                <w:top w:val="none" w:sz="0" w:space="0" w:color="auto"/>
                <w:left w:val="none" w:sz="0" w:space="0" w:color="auto"/>
                <w:bottom w:val="none" w:sz="0" w:space="0" w:color="auto"/>
                <w:right w:val="none" w:sz="0" w:space="0" w:color="auto"/>
              </w:divBdr>
            </w:div>
            <w:div w:id="627204370">
              <w:marLeft w:val="0"/>
              <w:marRight w:val="0"/>
              <w:marTop w:val="0"/>
              <w:marBottom w:val="0"/>
              <w:divBdr>
                <w:top w:val="none" w:sz="0" w:space="0" w:color="auto"/>
                <w:left w:val="none" w:sz="0" w:space="0" w:color="auto"/>
                <w:bottom w:val="none" w:sz="0" w:space="0" w:color="auto"/>
                <w:right w:val="none" w:sz="0" w:space="0" w:color="auto"/>
              </w:divBdr>
            </w:div>
            <w:div w:id="690912592">
              <w:marLeft w:val="0"/>
              <w:marRight w:val="0"/>
              <w:marTop w:val="0"/>
              <w:marBottom w:val="0"/>
              <w:divBdr>
                <w:top w:val="none" w:sz="0" w:space="0" w:color="auto"/>
                <w:left w:val="none" w:sz="0" w:space="0" w:color="auto"/>
                <w:bottom w:val="none" w:sz="0" w:space="0" w:color="auto"/>
                <w:right w:val="none" w:sz="0" w:space="0" w:color="auto"/>
              </w:divBdr>
            </w:div>
            <w:div w:id="724795174">
              <w:marLeft w:val="0"/>
              <w:marRight w:val="0"/>
              <w:marTop w:val="0"/>
              <w:marBottom w:val="0"/>
              <w:divBdr>
                <w:top w:val="none" w:sz="0" w:space="0" w:color="auto"/>
                <w:left w:val="none" w:sz="0" w:space="0" w:color="auto"/>
                <w:bottom w:val="none" w:sz="0" w:space="0" w:color="auto"/>
                <w:right w:val="none" w:sz="0" w:space="0" w:color="auto"/>
              </w:divBdr>
            </w:div>
            <w:div w:id="765266492">
              <w:marLeft w:val="0"/>
              <w:marRight w:val="0"/>
              <w:marTop w:val="0"/>
              <w:marBottom w:val="0"/>
              <w:divBdr>
                <w:top w:val="none" w:sz="0" w:space="0" w:color="auto"/>
                <w:left w:val="none" w:sz="0" w:space="0" w:color="auto"/>
                <w:bottom w:val="none" w:sz="0" w:space="0" w:color="auto"/>
                <w:right w:val="none" w:sz="0" w:space="0" w:color="auto"/>
              </w:divBdr>
            </w:div>
            <w:div w:id="815950673">
              <w:marLeft w:val="0"/>
              <w:marRight w:val="0"/>
              <w:marTop w:val="0"/>
              <w:marBottom w:val="0"/>
              <w:divBdr>
                <w:top w:val="none" w:sz="0" w:space="0" w:color="auto"/>
                <w:left w:val="none" w:sz="0" w:space="0" w:color="auto"/>
                <w:bottom w:val="none" w:sz="0" w:space="0" w:color="auto"/>
                <w:right w:val="none" w:sz="0" w:space="0" w:color="auto"/>
              </w:divBdr>
            </w:div>
            <w:div w:id="857352471">
              <w:marLeft w:val="0"/>
              <w:marRight w:val="0"/>
              <w:marTop w:val="0"/>
              <w:marBottom w:val="0"/>
              <w:divBdr>
                <w:top w:val="none" w:sz="0" w:space="0" w:color="auto"/>
                <w:left w:val="none" w:sz="0" w:space="0" w:color="auto"/>
                <w:bottom w:val="none" w:sz="0" w:space="0" w:color="auto"/>
                <w:right w:val="none" w:sz="0" w:space="0" w:color="auto"/>
              </w:divBdr>
            </w:div>
            <w:div w:id="927496330">
              <w:marLeft w:val="0"/>
              <w:marRight w:val="0"/>
              <w:marTop w:val="0"/>
              <w:marBottom w:val="0"/>
              <w:divBdr>
                <w:top w:val="none" w:sz="0" w:space="0" w:color="auto"/>
                <w:left w:val="none" w:sz="0" w:space="0" w:color="auto"/>
                <w:bottom w:val="none" w:sz="0" w:space="0" w:color="auto"/>
                <w:right w:val="none" w:sz="0" w:space="0" w:color="auto"/>
              </w:divBdr>
            </w:div>
            <w:div w:id="1226574436">
              <w:marLeft w:val="0"/>
              <w:marRight w:val="0"/>
              <w:marTop w:val="0"/>
              <w:marBottom w:val="0"/>
              <w:divBdr>
                <w:top w:val="none" w:sz="0" w:space="0" w:color="auto"/>
                <w:left w:val="none" w:sz="0" w:space="0" w:color="auto"/>
                <w:bottom w:val="none" w:sz="0" w:space="0" w:color="auto"/>
                <w:right w:val="none" w:sz="0" w:space="0" w:color="auto"/>
              </w:divBdr>
            </w:div>
            <w:div w:id="1312708967">
              <w:marLeft w:val="0"/>
              <w:marRight w:val="0"/>
              <w:marTop w:val="0"/>
              <w:marBottom w:val="0"/>
              <w:divBdr>
                <w:top w:val="none" w:sz="0" w:space="0" w:color="auto"/>
                <w:left w:val="none" w:sz="0" w:space="0" w:color="auto"/>
                <w:bottom w:val="none" w:sz="0" w:space="0" w:color="auto"/>
                <w:right w:val="none" w:sz="0" w:space="0" w:color="auto"/>
              </w:divBdr>
            </w:div>
            <w:div w:id="1502892404">
              <w:marLeft w:val="0"/>
              <w:marRight w:val="0"/>
              <w:marTop w:val="0"/>
              <w:marBottom w:val="0"/>
              <w:divBdr>
                <w:top w:val="none" w:sz="0" w:space="0" w:color="auto"/>
                <w:left w:val="none" w:sz="0" w:space="0" w:color="auto"/>
                <w:bottom w:val="none" w:sz="0" w:space="0" w:color="auto"/>
                <w:right w:val="none" w:sz="0" w:space="0" w:color="auto"/>
              </w:divBdr>
            </w:div>
            <w:div w:id="1684698611">
              <w:marLeft w:val="0"/>
              <w:marRight w:val="0"/>
              <w:marTop w:val="0"/>
              <w:marBottom w:val="0"/>
              <w:divBdr>
                <w:top w:val="none" w:sz="0" w:space="0" w:color="auto"/>
                <w:left w:val="none" w:sz="0" w:space="0" w:color="auto"/>
                <w:bottom w:val="none" w:sz="0" w:space="0" w:color="auto"/>
                <w:right w:val="none" w:sz="0" w:space="0" w:color="auto"/>
              </w:divBdr>
            </w:div>
          </w:divsChild>
        </w:div>
        <w:div w:id="1064990132">
          <w:marLeft w:val="0"/>
          <w:marRight w:val="0"/>
          <w:marTop w:val="0"/>
          <w:marBottom w:val="0"/>
          <w:divBdr>
            <w:top w:val="none" w:sz="0" w:space="0" w:color="auto"/>
            <w:left w:val="none" w:sz="0" w:space="0" w:color="auto"/>
            <w:bottom w:val="none" w:sz="0" w:space="0" w:color="auto"/>
            <w:right w:val="none" w:sz="0" w:space="0" w:color="auto"/>
          </w:divBdr>
        </w:div>
        <w:div w:id="1093624049">
          <w:marLeft w:val="0"/>
          <w:marRight w:val="0"/>
          <w:marTop w:val="0"/>
          <w:marBottom w:val="0"/>
          <w:divBdr>
            <w:top w:val="none" w:sz="0" w:space="0" w:color="auto"/>
            <w:left w:val="none" w:sz="0" w:space="0" w:color="auto"/>
            <w:bottom w:val="none" w:sz="0" w:space="0" w:color="auto"/>
            <w:right w:val="none" w:sz="0" w:space="0" w:color="auto"/>
          </w:divBdr>
          <w:divsChild>
            <w:div w:id="7634602">
              <w:marLeft w:val="0"/>
              <w:marRight w:val="0"/>
              <w:marTop w:val="0"/>
              <w:marBottom w:val="0"/>
              <w:divBdr>
                <w:top w:val="none" w:sz="0" w:space="0" w:color="auto"/>
                <w:left w:val="none" w:sz="0" w:space="0" w:color="auto"/>
                <w:bottom w:val="none" w:sz="0" w:space="0" w:color="auto"/>
                <w:right w:val="none" w:sz="0" w:space="0" w:color="auto"/>
              </w:divBdr>
            </w:div>
            <w:div w:id="32849174">
              <w:marLeft w:val="0"/>
              <w:marRight w:val="0"/>
              <w:marTop w:val="0"/>
              <w:marBottom w:val="0"/>
              <w:divBdr>
                <w:top w:val="none" w:sz="0" w:space="0" w:color="auto"/>
                <w:left w:val="none" w:sz="0" w:space="0" w:color="auto"/>
                <w:bottom w:val="none" w:sz="0" w:space="0" w:color="auto"/>
                <w:right w:val="none" w:sz="0" w:space="0" w:color="auto"/>
              </w:divBdr>
            </w:div>
            <w:div w:id="266616777">
              <w:marLeft w:val="0"/>
              <w:marRight w:val="0"/>
              <w:marTop w:val="0"/>
              <w:marBottom w:val="0"/>
              <w:divBdr>
                <w:top w:val="none" w:sz="0" w:space="0" w:color="auto"/>
                <w:left w:val="none" w:sz="0" w:space="0" w:color="auto"/>
                <w:bottom w:val="none" w:sz="0" w:space="0" w:color="auto"/>
                <w:right w:val="none" w:sz="0" w:space="0" w:color="auto"/>
              </w:divBdr>
            </w:div>
            <w:div w:id="295796306">
              <w:marLeft w:val="0"/>
              <w:marRight w:val="0"/>
              <w:marTop w:val="0"/>
              <w:marBottom w:val="0"/>
              <w:divBdr>
                <w:top w:val="none" w:sz="0" w:space="0" w:color="auto"/>
                <w:left w:val="none" w:sz="0" w:space="0" w:color="auto"/>
                <w:bottom w:val="none" w:sz="0" w:space="0" w:color="auto"/>
                <w:right w:val="none" w:sz="0" w:space="0" w:color="auto"/>
              </w:divBdr>
            </w:div>
            <w:div w:id="314921038">
              <w:marLeft w:val="0"/>
              <w:marRight w:val="0"/>
              <w:marTop w:val="0"/>
              <w:marBottom w:val="0"/>
              <w:divBdr>
                <w:top w:val="none" w:sz="0" w:space="0" w:color="auto"/>
                <w:left w:val="none" w:sz="0" w:space="0" w:color="auto"/>
                <w:bottom w:val="none" w:sz="0" w:space="0" w:color="auto"/>
                <w:right w:val="none" w:sz="0" w:space="0" w:color="auto"/>
              </w:divBdr>
            </w:div>
            <w:div w:id="391971565">
              <w:marLeft w:val="0"/>
              <w:marRight w:val="0"/>
              <w:marTop w:val="0"/>
              <w:marBottom w:val="0"/>
              <w:divBdr>
                <w:top w:val="none" w:sz="0" w:space="0" w:color="auto"/>
                <w:left w:val="none" w:sz="0" w:space="0" w:color="auto"/>
                <w:bottom w:val="none" w:sz="0" w:space="0" w:color="auto"/>
                <w:right w:val="none" w:sz="0" w:space="0" w:color="auto"/>
              </w:divBdr>
            </w:div>
            <w:div w:id="489634542">
              <w:marLeft w:val="0"/>
              <w:marRight w:val="0"/>
              <w:marTop w:val="0"/>
              <w:marBottom w:val="0"/>
              <w:divBdr>
                <w:top w:val="none" w:sz="0" w:space="0" w:color="auto"/>
                <w:left w:val="none" w:sz="0" w:space="0" w:color="auto"/>
                <w:bottom w:val="none" w:sz="0" w:space="0" w:color="auto"/>
                <w:right w:val="none" w:sz="0" w:space="0" w:color="auto"/>
              </w:divBdr>
            </w:div>
            <w:div w:id="775440123">
              <w:marLeft w:val="0"/>
              <w:marRight w:val="0"/>
              <w:marTop w:val="0"/>
              <w:marBottom w:val="0"/>
              <w:divBdr>
                <w:top w:val="none" w:sz="0" w:space="0" w:color="auto"/>
                <w:left w:val="none" w:sz="0" w:space="0" w:color="auto"/>
                <w:bottom w:val="none" w:sz="0" w:space="0" w:color="auto"/>
                <w:right w:val="none" w:sz="0" w:space="0" w:color="auto"/>
              </w:divBdr>
            </w:div>
            <w:div w:id="1035498233">
              <w:marLeft w:val="0"/>
              <w:marRight w:val="0"/>
              <w:marTop w:val="0"/>
              <w:marBottom w:val="0"/>
              <w:divBdr>
                <w:top w:val="none" w:sz="0" w:space="0" w:color="auto"/>
                <w:left w:val="none" w:sz="0" w:space="0" w:color="auto"/>
                <w:bottom w:val="none" w:sz="0" w:space="0" w:color="auto"/>
                <w:right w:val="none" w:sz="0" w:space="0" w:color="auto"/>
              </w:divBdr>
            </w:div>
            <w:div w:id="1064255965">
              <w:marLeft w:val="0"/>
              <w:marRight w:val="0"/>
              <w:marTop w:val="0"/>
              <w:marBottom w:val="0"/>
              <w:divBdr>
                <w:top w:val="none" w:sz="0" w:space="0" w:color="auto"/>
                <w:left w:val="none" w:sz="0" w:space="0" w:color="auto"/>
                <w:bottom w:val="none" w:sz="0" w:space="0" w:color="auto"/>
                <w:right w:val="none" w:sz="0" w:space="0" w:color="auto"/>
              </w:divBdr>
            </w:div>
            <w:div w:id="1066800721">
              <w:marLeft w:val="0"/>
              <w:marRight w:val="0"/>
              <w:marTop w:val="0"/>
              <w:marBottom w:val="0"/>
              <w:divBdr>
                <w:top w:val="none" w:sz="0" w:space="0" w:color="auto"/>
                <w:left w:val="none" w:sz="0" w:space="0" w:color="auto"/>
                <w:bottom w:val="none" w:sz="0" w:space="0" w:color="auto"/>
                <w:right w:val="none" w:sz="0" w:space="0" w:color="auto"/>
              </w:divBdr>
            </w:div>
            <w:div w:id="1167982624">
              <w:marLeft w:val="0"/>
              <w:marRight w:val="0"/>
              <w:marTop w:val="0"/>
              <w:marBottom w:val="0"/>
              <w:divBdr>
                <w:top w:val="none" w:sz="0" w:space="0" w:color="auto"/>
                <w:left w:val="none" w:sz="0" w:space="0" w:color="auto"/>
                <w:bottom w:val="none" w:sz="0" w:space="0" w:color="auto"/>
                <w:right w:val="none" w:sz="0" w:space="0" w:color="auto"/>
              </w:divBdr>
            </w:div>
            <w:div w:id="1337151022">
              <w:marLeft w:val="0"/>
              <w:marRight w:val="0"/>
              <w:marTop w:val="0"/>
              <w:marBottom w:val="0"/>
              <w:divBdr>
                <w:top w:val="none" w:sz="0" w:space="0" w:color="auto"/>
                <w:left w:val="none" w:sz="0" w:space="0" w:color="auto"/>
                <w:bottom w:val="none" w:sz="0" w:space="0" w:color="auto"/>
                <w:right w:val="none" w:sz="0" w:space="0" w:color="auto"/>
              </w:divBdr>
            </w:div>
            <w:div w:id="1360669166">
              <w:marLeft w:val="0"/>
              <w:marRight w:val="0"/>
              <w:marTop w:val="0"/>
              <w:marBottom w:val="0"/>
              <w:divBdr>
                <w:top w:val="none" w:sz="0" w:space="0" w:color="auto"/>
                <w:left w:val="none" w:sz="0" w:space="0" w:color="auto"/>
                <w:bottom w:val="none" w:sz="0" w:space="0" w:color="auto"/>
                <w:right w:val="none" w:sz="0" w:space="0" w:color="auto"/>
              </w:divBdr>
            </w:div>
            <w:div w:id="1432966980">
              <w:marLeft w:val="0"/>
              <w:marRight w:val="0"/>
              <w:marTop w:val="0"/>
              <w:marBottom w:val="0"/>
              <w:divBdr>
                <w:top w:val="none" w:sz="0" w:space="0" w:color="auto"/>
                <w:left w:val="none" w:sz="0" w:space="0" w:color="auto"/>
                <w:bottom w:val="none" w:sz="0" w:space="0" w:color="auto"/>
                <w:right w:val="none" w:sz="0" w:space="0" w:color="auto"/>
              </w:divBdr>
            </w:div>
            <w:div w:id="1667126071">
              <w:marLeft w:val="0"/>
              <w:marRight w:val="0"/>
              <w:marTop w:val="0"/>
              <w:marBottom w:val="0"/>
              <w:divBdr>
                <w:top w:val="none" w:sz="0" w:space="0" w:color="auto"/>
                <w:left w:val="none" w:sz="0" w:space="0" w:color="auto"/>
                <w:bottom w:val="none" w:sz="0" w:space="0" w:color="auto"/>
                <w:right w:val="none" w:sz="0" w:space="0" w:color="auto"/>
              </w:divBdr>
            </w:div>
            <w:div w:id="1678337999">
              <w:marLeft w:val="0"/>
              <w:marRight w:val="0"/>
              <w:marTop w:val="0"/>
              <w:marBottom w:val="0"/>
              <w:divBdr>
                <w:top w:val="none" w:sz="0" w:space="0" w:color="auto"/>
                <w:left w:val="none" w:sz="0" w:space="0" w:color="auto"/>
                <w:bottom w:val="none" w:sz="0" w:space="0" w:color="auto"/>
                <w:right w:val="none" w:sz="0" w:space="0" w:color="auto"/>
              </w:divBdr>
            </w:div>
            <w:div w:id="1733429049">
              <w:marLeft w:val="0"/>
              <w:marRight w:val="0"/>
              <w:marTop w:val="0"/>
              <w:marBottom w:val="0"/>
              <w:divBdr>
                <w:top w:val="none" w:sz="0" w:space="0" w:color="auto"/>
                <w:left w:val="none" w:sz="0" w:space="0" w:color="auto"/>
                <w:bottom w:val="none" w:sz="0" w:space="0" w:color="auto"/>
                <w:right w:val="none" w:sz="0" w:space="0" w:color="auto"/>
              </w:divBdr>
            </w:div>
          </w:divsChild>
        </w:div>
        <w:div w:id="1121463595">
          <w:marLeft w:val="0"/>
          <w:marRight w:val="0"/>
          <w:marTop w:val="0"/>
          <w:marBottom w:val="0"/>
          <w:divBdr>
            <w:top w:val="none" w:sz="0" w:space="0" w:color="auto"/>
            <w:left w:val="none" w:sz="0" w:space="0" w:color="auto"/>
            <w:bottom w:val="none" w:sz="0" w:space="0" w:color="auto"/>
            <w:right w:val="none" w:sz="0" w:space="0" w:color="auto"/>
          </w:divBdr>
        </w:div>
        <w:div w:id="1123769382">
          <w:marLeft w:val="0"/>
          <w:marRight w:val="0"/>
          <w:marTop w:val="0"/>
          <w:marBottom w:val="0"/>
          <w:divBdr>
            <w:top w:val="none" w:sz="0" w:space="0" w:color="auto"/>
            <w:left w:val="none" w:sz="0" w:space="0" w:color="auto"/>
            <w:bottom w:val="none" w:sz="0" w:space="0" w:color="auto"/>
            <w:right w:val="none" w:sz="0" w:space="0" w:color="auto"/>
          </w:divBdr>
        </w:div>
        <w:div w:id="1169521293">
          <w:marLeft w:val="0"/>
          <w:marRight w:val="0"/>
          <w:marTop w:val="0"/>
          <w:marBottom w:val="0"/>
          <w:divBdr>
            <w:top w:val="none" w:sz="0" w:space="0" w:color="auto"/>
            <w:left w:val="none" w:sz="0" w:space="0" w:color="auto"/>
            <w:bottom w:val="none" w:sz="0" w:space="0" w:color="auto"/>
            <w:right w:val="none" w:sz="0" w:space="0" w:color="auto"/>
          </w:divBdr>
          <w:divsChild>
            <w:div w:id="39214517">
              <w:marLeft w:val="0"/>
              <w:marRight w:val="0"/>
              <w:marTop w:val="0"/>
              <w:marBottom w:val="0"/>
              <w:divBdr>
                <w:top w:val="none" w:sz="0" w:space="0" w:color="auto"/>
                <w:left w:val="none" w:sz="0" w:space="0" w:color="auto"/>
                <w:bottom w:val="none" w:sz="0" w:space="0" w:color="auto"/>
                <w:right w:val="none" w:sz="0" w:space="0" w:color="auto"/>
              </w:divBdr>
            </w:div>
            <w:div w:id="126900394">
              <w:marLeft w:val="0"/>
              <w:marRight w:val="0"/>
              <w:marTop w:val="0"/>
              <w:marBottom w:val="0"/>
              <w:divBdr>
                <w:top w:val="none" w:sz="0" w:space="0" w:color="auto"/>
                <w:left w:val="none" w:sz="0" w:space="0" w:color="auto"/>
                <w:bottom w:val="none" w:sz="0" w:space="0" w:color="auto"/>
                <w:right w:val="none" w:sz="0" w:space="0" w:color="auto"/>
              </w:divBdr>
            </w:div>
            <w:div w:id="147523253">
              <w:marLeft w:val="0"/>
              <w:marRight w:val="0"/>
              <w:marTop w:val="0"/>
              <w:marBottom w:val="0"/>
              <w:divBdr>
                <w:top w:val="none" w:sz="0" w:space="0" w:color="auto"/>
                <w:left w:val="none" w:sz="0" w:space="0" w:color="auto"/>
                <w:bottom w:val="none" w:sz="0" w:space="0" w:color="auto"/>
                <w:right w:val="none" w:sz="0" w:space="0" w:color="auto"/>
              </w:divBdr>
            </w:div>
            <w:div w:id="239602199">
              <w:marLeft w:val="0"/>
              <w:marRight w:val="0"/>
              <w:marTop w:val="0"/>
              <w:marBottom w:val="0"/>
              <w:divBdr>
                <w:top w:val="none" w:sz="0" w:space="0" w:color="auto"/>
                <w:left w:val="none" w:sz="0" w:space="0" w:color="auto"/>
                <w:bottom w:val="none" w:sz="0" w:space="0" w:color="auto"/>
                <w:right w:val="none" w:sz="0" w:space="0" w:color="auto"/>
              </w:divBdr>
            </w:div>
            <w:div w:id="532041370">
              <w:marLeft w:val="0"/>
              <w:marRight w:val="0"/>
              <w:marTop w:val="0"/>
              <w:marBottom w:val="0"/>
              <w:divBdr>
                <w:top w:val="none" w:sz="0" w:space="0" w:color="auto"/>
                <w:left w:val="none" w:sz="0" w:space="0" w:color="auto"/>
                <w:bottom w:val="none" w:sz="0" w:space="0" w:color="auto"/>
                <w:right w:val="none" w:sz="0" w:space="0" w:color="auto"/>
              </w:divBdr>
            </w:div>
            <w:div w:id="568925511">
              <w:marLeft w:val="0"/>
              <w:marRight w:val="0"/>
              <w:marTop w:val="0"/>
              <w:marBottom w:val="0"/>
              <w:divBdr>
                <w:top w:val="none" w:sz="0" w:space="0" w:color="auto"/>
                <w:left w:val="none" w:sz="0" w:space="0" w:color="auto"/>
                <w:bottom w:val="none" w:sz="0" w:space="0" w:color="auto"/>
                <w:right w:val="none" w:sz="0" w:space="0" w:color="auto"/>
              </w:divBdr>
            </w:div>
            <w:div w:id="592977489">
              <w:marLeft w:val="0"/>
              <w:marRight w:val="0"/>
              <w:marTop w:val="0"/>
              <w:marBottom w:val="0"/>
              <w:divBdr>
                <w:top w:val="none" w:sz="0" w:space="0" w:color="auto"/>
                <w:left w:val="none" w:sz="0" w:space="0" w:color="auto"/>
                <w:bottom w:val="none" w:sz="0" w:space="0" w:color="auto"/>
                <w:right w:val="none" w:sz="0" w:space="0" w:color="auto"/>
              </w:divBdr>
            </w:div>
            <w:div w:id="786117465">
              <w:marLeft w:val="0"/>
              <w:marRight w:val="0"/>
              <w:marTop w:val="0"/>
              <w:marBottom w:val="0"/>
              <w:divBdr>
                <w:top w:val="none" w:sz="0" w:space="0" w:color="auto"/>
                <w:left w:val="none" w:sz="0" w:space="0" w:color="auto"/>
                <w:bottom w:val="none" w:sz="0" w:space="0" w:color="auto"/>
                <w:right w:val="none" w:sz="0" w:space="0" w:color="auto"/>
              </w:divBdr>
            </w:div>
            <w:div w:id="901794843">
              <w:marLeft w:val="0"/>
              <w:marRight w:val="0"/>
              <w:marTop w:val="0"/>
              <w:marBottom w:val="0"/>
              <w:divBdr>
                <w:top w:val="none" w:sz="0" w:space="0" w:color="auto"/>
                <w:left w:val="none" w:sz="0" w:space="0" w:color="auto"/>
                <w:bottom w:val="none" w:sz="0" w:space="0" w:color="auto"/>
                <w:right w:val="none" w:sz="0" w:space="0" w:color="auto"/>
              </w:divBdr>
            </w:div>
            <w:div w:id="915626592">
              <w:marLeft w:val="0"/>
              <w:marRight w:val="0"/>
              <w:marTop w:val="0"/>
              <w:marBottom w:val="0"/>
              <w:divBdr>
                <w:top w:val="none" w:sz="0" w:space="0" w:color="auto"/>
                <w:left w:val="none" w:sz="0" w:space="0" w:color="auto"/>
                <w:bottom w:val="none" w:sz="0" w:space="0" w:color="auto"/>
                <w:right w:val="none" w:sz="0" w:space="0" w:color="auto"/>
              </w:divBdr>
            </w:div>
            <w:div w:id="945114106">
              <w:marLeft w:val="0"/>
              <w:marRight w:val="0"/>
              <w:marTop w:val="0"/>
              <w:marBottom w:val="0"/>
              <w:divBdr>
                <w:top w:val="none" w:sz="0" w:space="0" w:color="auto"/>
                <w:left w:val="none" w:sz="0" w:space="0" w:color="auto"/>
                <w:bottom w:val="none" w:sz="0" w:space="0" w:color="auto"/>
                <w:right w:val="none" w:sz="0" w:space="0" w:color="auto"/>
              </w:divBdr>
            </w:div>
            <w:div w:id="1187060187">
              <w:marLeft w:val="0"/>
              <w:marRight w:val="0"/>
              <w:marTop w:val="0"/>
              <w:marBottom w:val="0"/>
              <w:divBdr>
                <w:top w:val="none" w:sz="0" w:space="0" w:color="auto"/>
                <w:left w:val="none" w:sz="0" w:space="0" w:color="auto"/>
                <w:bottom w:val="none" w:sz="0" w:space="0" w:color="auto"/>
                <w:right w:val="none" w:sz="0" w:space="0" w:color="auto"/>
              </w:divBdr>
            </w:div>
            <w:div w:id="1301765928">
              <w:marLeft w:val="0"/>
              <w:marRight w:val="0"/>
              <w:marTop w:val="0"/>
              <w:marBottom w:val="0"/>
              <w:divBdr>
                <w:top w:val="none" w:sz="0" w:space="0" w:color="auto"/>
                <w:left w:val="none" w:sz="0" w:space="0" w:color="auto"/>
                <w:bottom w:val="none" w:sz="0" w:space="0" w:color="auto"/>
                <w:right w:val="none" w:sz="0" w:space="0" w:color="auto"/>
              </w:divBdr>
            </w:div>
            <w:div w:id="1418332352">
              <w:marLeft w:val="0"/>
              <w:marRight w:val="0"/>
              <w:marTop w:val="0"/>
              <w:marBottom w:val="0"/>
              <w:divBdr>
                <w:top w:val="none" w:sz="0" w:space="0" w:color="auto"/>
                <w:left w:val="none" w:sz="0" w:space="0" w:color="auto"/>
                <w:bottom w:val="none" w:sz="0" w:space="0" w:color="auto"/>
                <w:right w:val="none" w:sz="0" w:space="0" w:color="auto"/>
              </w:divBdr>
            </w:div>
            <w:div w:id="1439832360">
              <w:marLeft w:val="0"/>
              <w:marRight w:val="0"/>
              <w:marTop w:val="0"/>
              <w:marBottom w:val="0"/>
              <w:divBdr>
                <w:top w:val="none" w:sz="0" w:space="0" w:color="auto"/>
                <w:left w:val="none" w:sz="0" w:space="0" w:color="auto"/>
                <w:bottom w:val="none" w:sz="0" w:space="0" w:color="auto"/>
                <w:right w:val="none" w:sz="0" w:space="0" w:color="auto"/>
              </w:divBdr>
            </w:div>
            <w:div w:id="1520504599">
              <w:marLeft w:val="0"/>
              <w:marRight w:val="0"/>
              <w:marTop w:val="0"/>
              <w:marBottom w:val="0"/>
              <w:divBdr>
                <w:top w:val="none" w:sz="0" w:space="0" w:color="auto"/>
                <w:left w:val="none" w:sz="0" w:space="0" w:color="auto"/>
                <w:bottom w:val="none" w:sz="0" w:space="0" w:color="auto"/>
                <w:right w:val="none" w:sz="0" w:space="0" w:color="auto"/>
              </w:divBdr>
            </w:div>
            <w:div w:id="1543322166">
              <w:marLeft w:val="0"/>
              <w:marRight w:val="0"/>
              <w:marTop w:val="0"/>
              <w:marBottom w:val="0"/>
              <w:divBdr>
                <w:top w:val="none" w:sz="0" w:space="0" w:color="auto"/>
                <w:left w:val="none" w:sz="0" w:space="0" w:color="auto"/>
                <w:bottom w:val="none" w:sz="0" w:space="0" w:color="auto"/>
                <w:right w:val="none" w:sz="0" w:space="0" w:color="auto"/>
              </w:divBdr>
            </w:div>
          </w:divsChild>
        </w:div>
        <w:div w:id="1179389785">
          <w:marLeft w:val="0"/>
          <w:marRight w:val="0"/>
          <w:marTop w:val="0"/>
          <w:marBottom w:val="0"/>
          <w:divBdr>
            <w:top w:val="none" w:sz="0" w:space="0" w:color="auto"/>
            <w:left w:val="none" w:sz="0" w:space="0" w:color="auto"/>
            <w:bottom w:val="none" w:sz="0" w:space="0" w:color="auto"/>
            <w:right w:val="none" w:sz="0" w:space="0" w:color="auto"/>
          </w:divBdr>
        </w:div>
        <w:div w:id="1187909203">
          <w:marLeft w:val="0"/>
          <w:marRight w:val="0"/>
          <w:marTop w:val="0"/>
          <w:marBottom w:val="0"/>
          <w:divBdr>
            <w:top w:val="none" w:sz="0" w:space="0" w:color="auto"/>
            <w:left w:val="none" w:sz="0" w:space="0" w:color="auto"/>
            <w:bottom w:val="none" w:sz="0" w:space="0" w:color="auto"/>
            <w:right w:val="none" w:sz="0" w:space="0" w:color="auto"/>
          </w:divBdr>
        </w:div>
        <w:div w:id="1192839606">
          <w:marLeft w:val="0"/>
          <w:marRight w:val="0"/>
          <w:marTop w:val="0"/>
          <w:marBottom w:val="0"/>
          <w:divBdr>
            <w:top w:val="none" w:sz="0" w:space="0" w:color="auto"/>
            <w:left w:val="none" w:sz="0" w:space="0" w:color="auto"/>
            <w:bottom w:val="none" w:sz="0" w:space="0" w:color="auto"/>
            <w:right w:val="none" w:sz="0" w:space="0" w:color="auto"/>
          </w:divBdr>
        </w:div>
        <w:div w:id="1209301651">
          <w:marLeft w:val="0"/>
          <w:marRight w:val="0"/>
          <w:marTop w:val="0"/>
          <w:marBottom w:val="0"/>
          <w:divBdr>
            <w:top w:val="none" w:sz="0" w:space="0" w:color="auto"/>
            <w:left w:val="none" w:sz="0" w:space="0" w:color="auto"/>
            <w:bottom w:val="none" w:sz="0" w:space="0" w:color="auto"/>
            <w:right w:val="none" w:sz="0" w:space="0" w:color="auto"/>
          </w:divBdr>
          <w:divsChild>
            <w:div w:id="189683015">
              <w:marLeft w:val="0"/>
              <w:marRight w:val="0"/>
              <w:marTop w:val="0"/>
              <w:marBottom w:val="0"/>
              <w:divBdr>
                <w:top w:val="none" w:sz="0" w:space="0" w:color="auto"/>
                <w:left w:val="none" w:sz="0" w:space="0" w:color="auto"/>
                <w:bottom w:val="none" w:sz="0" w:space="0" w:color="auto"/>
                <w:right w:val="none" w:sz="0" w:space="0" w:color="auto"/>
              </w:divBdr>
            </w:div>
            <w:div w:id="208615725">
              <w:marLeft w:val="0"/>
              <w:marRight w:val="0"/>
              <w:marTop w:val="0"/>
              <w:marBottom w:val="0"/>
              <w:divBdr>
                <w:top w:val="none" w:sz="0" w:space="0" w:color="auto"/>
                <w:left w:val="none" w:sz="0" w:space="0" w:color="auto"/>
                <w:bottom w:val="none" w:sz="0" w:space="0" w:color="auto"/>
                <w:right w:val="none" w:sz="0" w:space="0" w:color="auto"/>
              </w:divBdr>
            </w:div>
            <w:div w:id="276105996">
              <w:marLeft w:val="0"/>
              <w:marRight w:val="0"/>
              <w:marTop w:val="0"/>
              <w:marBottom w:val="0"/>
              <w:divBdr>
                <w:top w:val="none" w:sz="0" w:space="0" w:color="auto"/>
                <w:left w:val="none" w:sz="0" w:space="0" w:color="auto"/>
                <w:bottom w:val="none" w:sz="0" w:space="0" w:color="auto"/>
                <w:right w:val="none" w:sz="0" w:space="0" w:color="auto"/>
              </w:divBdr>
            </w:div>
            <w:div w:id="341519043">
              <w:marLeft w:val="0"/>
              <w:marRight w:val="0"/>
              <w:marTop w:val="0"/>
              <w:marBottom w:val="0"/>
              <w:divBdr>
                <w:top w:val="none" w:sz="0" w:space="0" w:color="auto"/>
                <w:left w:val="none" w:sz="0" w:space="0" w:color="auto"/>
                <w:bottom w:val="none" w:sz="0" w:space="0" w:color="auto"/>
                <w:right w:val="none" w:sz="0" w:space="0" w:color="auto"/>
              </w:divBdr>
            </w:div>
            <w:div w:id="355235945">
              <w:marLeft w:val="0"/>
              <w:marRight w:val="0"/>
              <w:marTop w:val="0"/>
              <w:marBottom w:val="0"/>
              <w:divBdr>
                <w:top w:val="none" w:sz="0" w:space="0" w:color="auto"/>
                <w:left w:val="none" w:sz="0" w:space="0" w:color="auto"/>
                <w:bottom w:val="none" w:sz="0" w:space="0" w:color="auto"/>
                <w:right w:val="none" w:sz="0" w:space="0" w:color="auto"/>
              </w:divBdr>
            </w:div>
            <w:div w:id="393894378">
              <w:marLeft w:val="0"/>
              <w:marRight w:val="0"/>
              <w:marTop w:val="0"/>
              <w:marBottom w:val="0"/>
              <w:divBdr>
                <w:top w:val="none" w:sz="0" w:space="0" w:color="auto"/>
                <w:left w:val="none" w:sz="0" w:space="0" w:color="auto"/>
                <w:bottom w:val="none" w:sz="0" w:space="0" w:color="auto"/>
                <w:right w:val="none" w:sz="0" w:space="0" w:color="auto"/>
              </w:divBdr>
            </w:div>
            <w:div w:id="555362963">
              <w:marLeft w:val="0"/>
              <w:marRight w:val="0"/>
              <w:marTop w:val="0"/>
              <w:marBottom w:val="0"/>
              <w:divBdr>
                <w:top w:val="none" w:sz="0" w:space="0" w:color="auto"/>
                <w:left w:val="none" w:sz="0" w:space="0" w:color="auto"/>
                <w:bottom w:val="none" w:sz="0" w:space="0" w:color="auto"/>
                <w:right w:val="none" w:sz="0" w:space="0" w:color="auto"/>
              </w:divBdr>
            </w:div>
            <w:div w:id="835805441">
              <w:marLeft w:val="0"/>
              <w:marRight w:val="0"/>
              <w:marTop w:val="0"/>
              <w:marBottom w:val="0"/>
              <w:divBdr>
                <w:top w:val="none" w:sz="0" w:space="0" w:color="auto"/>
                <w:left w:val="none" w:sz="0" w:space="0" w:color="auto"/>
                <w:bottom w:val="none" w:sz="0" w:space="0" w:color="auto"/>
                <w:right w:val="none" w:sz="0" w:space="0" w:color="auto"/>
              </w:divBdr>
            </w:div>
            <w:div w:id="879054672">
              <w:marLeft w:val="0"/>
              <w:marRight w:val="0"/>
              <w:marTop w:val="0"/>
              <w:marBottom w:val="0"/>
              <w:divBdr>
                <w:top w:val="none" w:sz="0" w:space="0" w:color="auto"/>
                <w:left w:val="none" w:sz="0" w:space="0" w:color="auto"/>
                <w:bottom w:val="none" w:sz="0" w:space="0" w:color="auto"/>
                <w:right w:val="none" w:sz="0" w:space="0" w:color="auto"/>
              </w:divBdr>
            </w:div>
            <w:div w:id="968248170">
              <w:marLeft w:val="0"/>
              <w:marRight w:val="0"/>
              <w:marTop w:val="0"/>
              <w:marBottom w:val="0"/>
              <w:divBdr>
                <w:top w:val="none" w:sz="0" w:space="0" w:color="auto"/>
                <w:left w:val="none" w:sz="0" w:space="0" w:color="auto"/>
                <w:bottom w:val="none" w:sz="0" w:space="0" w:color="auto"/>
                <w:right w:val="none" w:sz="0" w:space="0" w:color="auto"/>
              </w:divBdr>
            </w:div>
            <w:div w:id="986475587">
              <w:marLeft w:val="0"/>
              <w:marRight w:val="0"/>
              <w:marTop w:val="0"/>
              <w:marBottom w:val="0"/>
              <w:divBdr>
                <w:top w:val="none" w:sz="0" w:space="0" w:color="auto"/>
                <w:left w:val="none" w:sz="0" w:space="0" w:color="auto"/>
                <w:bottom w:val="none" w:sz="0" w:space="0" w:color="auto"/>
                <w:right w:val="none" w:sz="0" w:space="0" w:color="auto"/>
              </w:divBdr>
            </w:div>
            <w:div w:id="1110776701">
              <w:marLeft w:val="0"/>
              <w:marRight w:val="0"/>
              <w:marTop w:val="0"/>
              <w:marBottom w:val="0"/>
              <w:divBdr>
                <w:top w:val="none" w:sz="0" w:space="0" w:color="auto"/>
                <w:left w:val="none" w:sz="0" w:space="0" w:color="auto"/>
                <w:bottom w:val="none" w:sz="0" w:space="0" w:color="auto"/>
                <w:right w:val="none" w:sz="0" w:space="0" w:color="auto"/>
              </w:divBdr>
            </w:div>
            <w:div w:id="1290283240">
              <w:marLeft w:val="0"/>
              <w:marRight w:val="0"/>
              <w:marTop w:val="0"/>
              <w:marBottom w:val="0"/>
              <w:divBdr>
                <w:top w:val="none" w:sz="0" w:space="0" w:color="auto"/>
                <w:left w:val="none" w:sz="0" w:space="0" w:color="auto"/>
                <w:bottom w:val="none" w:sz="0" w:space="0" w:color="auto"/>
                <w:right w:val="none" w:sz="0" w:space="0" w:color="auto"/>
              </w:divBdr>
            </w:div>
            <w:div w:id="1301886498">
              <w:marLeft w:val="0"/>
              <w:marRight w:val="0"/>
              <w:marTop w:val="0"/>
              <w:marBottom w:val="0"/>
              <w:divBdr>
                <w:top w:val="none" w:sz="0" w:space="0" w:color="auto"/>
                <w:left w:val="none" w:sz="0" w:space="0" w:color="auto"/>
                <w:bottom w:val="none" w:sz="0" w:space="0" w:color="auto"/>
                <w:right w:val="none" w:sz="0" w:space="0" w:color="auto"/>
              </w:divBdr>
            </w:div>
            <w:div w:id="1449229488">
              <w:marLeft w:val="0"/>
              <w:marRight w:val="0"/>
              <w:marTop w:val="0"/>
              <w:marBottom w:val="0"/>
              <w:divBdr>
                <w:top w:val="none" w:sz="0" w:space="0" w:color="auto"/>
                <w:left w:val="none" w:sz="0" w:space="0" w:color="auto"/>
                <w:bottom w:val="none" w:sz="0" w:space="0" w:color="auto"/>
                <w:right w:val="none" w:sz="0" w:space="0" w:color="auto"/>
              </w:divBdr>
            </w:div>
            <w:div w:id="1607273528">
              <w:marLeft w:val="0"/>
              <w:marRight w:val="0"/>
              <w:marTop w:val="0"/>
              <w:marBottom w:val="0"/>
              <w:divBdr>
                <w:top w:val="none" w:sz="0" w:space="0" w:color="auto"/>
                <w:left w:val="none" w:sz="0" w:space="0" w:color="auto"/>
                <w:bottom w:val="none" w:sz="0" w:space="0" w:color="auto"/>
                <w:right w:val="none" w:sz="0" w:space="0" w:color="auto"/>
              </w:divBdr>
            </w:div>
            <w:div w:id="1645818306">
              <w:marLeft w:val="0"/>
              <w:marRight w:val="0"/>
              <w:marTop w:val="0"/>
              <w:marBottom w:val="0"/>
              <w:divBdr>
                <w:top w:val="none" w:sz="0" w:space="0" w:color="auto"/>
                <w:left w:val="none" w:sz="0" w:space="0" w:color="auto"/>
                <w:bottom w:val="none" w:sz="0" w:space="0" w:color="auto"/>
                <w:right w:val="none" w:sz="0" w:space="0" w:color="auto"/>
              </w:divBdr>
            </w:div>
            <w:div w:id="1751661057">
              <w:marLeft w:val="0"/>
              <w:marRight w:val="0"/>
              <w:marTop w:val="0"/>
              <w:marBottom w:val="0"/>
              <w:divBdr>
                <w:top w:val="none" w:sz="0" w:space="0" w:color="auto"/>
                <w:left w:val="none" w:sz="0" w:space="0" w:color="auto"/>
                <w:bottom w:val="none" w:sz="0" w:space="0" w:color="auto"/>
                <w:right w:val="none" w:sz="0" w:space="0" w:color="auto"/>
              </w:divBdr>
            </w:div>
          </w:divsChild>
        </w:div>
        <w:div w:id="1239292519">
          <w:marLeft w:val="0"/>
          <w:marRight w:val="0"/>
          <w:marTop w:val="0"/>
          <w:marBottom w:val="0"/>
          <w:divBdr>
            <w:top w:val="none" w:sz="0" w:space="0" w:color="auto"/>
            <w:left w:val="none" w:sz="0" w:space="0" w:color="auto"/>
            <w:bottom w:val="none" w:sz="0" w:space="0" w:color="auto"/>
            <w:right w:val="none" w:sz="0" w:space="0" w:color="auto"/>
          </w:divBdr>
        </w:div>
        <w:div w:id="1295336106">
          <w:marLeft w:val="0"/>
          <w:marRight w:val="0"/>
          <w:marTop w:val="0"/>
          <w:marBottom w:val="0"/>
          <w:divBdr>
            <w:top w:val="none" w:sz="0" w:space="0" w:color="auto"/>
            <w:left w:val="none" w:sz="0" w:space="0" w:color="auto"/>
            <w:bottom w:val="none" w:sz="0" w:space="0" w:color="auto"/>
            <w:right w:val="none" w:sz="0" w:space="0" w:color="auto"/>
          </w:divBdr>
        </w:div>
        <w:div w:id="1296520220">
          <w:marLeft w:val="0"/>
          <w:marRight w:val="0"/>
          <w:marTop w:val="0"/>
          <w:marBottom w:val="0"/>
          <w:divBdr>
            <w:top w:val="none" w:sz="0" w:space="0" w:color="auto"/>
            <w:left w:val="none" w:sz="0" w:space="0" w:color="auto"/>
            <w:bottom w:val="none" w:sz="0" w:space="0" w:color="auto"/>
            <w:right w:val="none" w:sz="0" w:space="0" w:color="auto"/>
          </w:divBdr>
          <w:divsChild>
            <w:div w:id="16276526">
              <w:marLeft w:val="0"/>
              <w:marRight w:val="0"/>
              <w:marTop w:val="0"/>
              <w:marBottom w:val="0"/>
              <w:divBdr>
                <w:top w:val="none" w:sz="0" w:space="0" w:color="auto"/>
                <w:left w:val="none" w:sz="0" w:space="0" w:color="auto"/>
                <w:bottom w:val="none" w:sz="0" w:space="0" w:color="auto"/>
                <w:right w:val="none" w:sz="0" w:space="0" w:color="auto"/>
              </w:divBdr>
            </w:div>
            <w:div w:id="704060814">
              <w:marLeft w:val="0"/>
              <w:marRight w:val="0"/>
              <w:marTop w:val="0"/>
              <w:marBottom w:val="0"/>
              <w:divBdr>
                <w:top w:val="none" w:sz="0" w:space="0" w:color="auto"/>
                <w:left w:val="none" w:sz="0" w:space="0" w:color="auto"/>
                <w:bottom w:val="none" w:sz="0" w:space="0" w:color="auto"/>
                <w:right w:val="none" w:sz="0" w:space="0" w:color="auto"/>
              </w:divBdr>
            </w:div>
            <w:div w:id="1584530176">
              <w:marLeft w:val="0"/>
              <w:marRight w:val="0"/>
              <w:marTop w:val="0"/>
              <w:marBottom w:val="0"/>
              <w:divBdr>
                <w:top w:val="none" w:sz="0" w:space="0" w:color="auto"/>
                <w:left w:val="none" w:sz="0" w:space="0" w:color="auto"/>
                <w:bottom w:val="none" w:sz="0" w:space="0" w:color="auto"/>
                <w:right w:val="none" w:sz="0" w:space="0" w:color="auto"/>
              </w:divBdr>
            </w:div>
          </w:divsChild>
        </w:div>
        <w:div w:id="1327442521">
          <w:marLeft w:val="0"/>
          <w:marRight w:val="0"/>
          <w:marTop w:val="0"/>
          <w:marBottom w:val="0"/>
          <w:divBdr>
            <w:top w:val="none" w:sz="0" w:space="0" w:color="auto"/>
            <w:left w:val="none" w:sz="0" w:space="0" w:color="auto"/>
            <w:bottom w:val="none" w:sz="0" w:space="0" w:color="auto"/>
            <w:right w:val="none" w:sz="0" w:space="0" w:color="auto"/>
          </w:divBdr>
        </w:div>
        <w:div w:id="1343971551">
          <w:marLeft w:val="0"/>
          <w:marRight w:val="0"/>
          <w:marTop w:val="0"/>
          <w:marBottom w:val="0"/>
          <w:divBdr>
            <w:top w:val="none" w:sz="0" w:space="0" w:color="auto"/>
            <w:left w:val="none" w:sz="0" w:space="0" w:color="auto"/>
            <w:bottom w:val="none" w:sz="0" w:space="0" w:color="auto"/>
            <w:right w:val="none" w:sz="0" w:space="0" w:color="auto"/>
          </w:divBdr>
        </w:div>
        <w:div w:id="1359351331">
          <w:marLeft w:val="0"/>
          <w:marRight w:val="0"/>
          <w:marTop w:val="0"/>
          <w:marBottom w:val="0"/>
          <w:divBdr>
            <w:top w:val="none" w:sz="0" w:space="0" w:color="auto"/>
            <w:left w:val="none" w:sz="0" w:space="0" w:color="auto"/>
            <w:bottom w:val="none" w:sz="0" w:space="0" w:color="auto"/>
            <w:right w:val="none" w:sz="0" w:space="0" w:color="auto"/>
          </w:divBdr>
        </w:div>
        <w:div w:id="1362363045">
          <w:marLeft w:val="0"/>
          <w:marRight w:val="0"/>
          <w:marTop w:val="0"/>
          <w:marBottom w:val="0"/>
          <w:divBdr>
            <w:top w:val="none" w:sz="0" w:space="0" w:color="auto"/>
            <w:left w:val="none" w:sz="0" w:space="0" w:color="auto"/>
            <w:bottom w:val="none" w:sz="0" w:space="0" w:color="auto"/>
            <w:right w:val="none" w:sz="0" w:space="0" w:color="auto"/>
          </w:divBdr>
        </w:div>
        <w:div w:id="1364554721">
          <w:marLeft w:val="0"/>
          <w:marRight w:val="0"/>
          <w:marTop w:val="0"/>
          <w:marBottom w:val="0"/>
          <w:divBdr>
            <w:top w:val="none" w:sz="0" w:space="0" w:color="auto"/>
            <w:left w:val="none" w:sz="0" w:space="0" w:color="auto"/>
            <w:bottom w:val="none" w:sz="0" w:space="0" w:color="auto"/>
            <w:right w:val="none" w:sz="0" w:space="0" w:color="auto"/>
          </w:divBdr>
        </w:div>
        <w:div w:id="1364938660">
          <w:marLeft w:val="0"/>
          <w:marRight w:val="0"/>
          <w:marTop w:val="0"/>
          <w:marBottom w:val="0"/>
          <w:divBdr>
            <w:top w:val="none" w:sz="0" w:space="0" w:color="auto"/>
            <w:left w:val="none" w:sz="0" w:space="0" w:color="auto"/>
            <w:bottom w:val="none" w:sz="0" w:space="0" w:color="auto"/>
            <w:right w:val="none" w:sz="0" w:space="0" w:color="auto"/>
          </w:divBdr>
        </w:div>
        <w:div w:id="1371104862">
          <w:marLeft w:val="0"/>
          <w:marRight w:val="0"/>
          <w:marTop w:val="0"/>
          <w:marBottom w:val="0"/>
          <w:divBdr>
            <w:top w:val="none" w:sz="0" w:space="0" w:color="auto"/>
            <w:left w:val="none" w:sz="0" w:space="0" w:color="auto"/>
            <w:bottom w:val="none" w:sz="0" w:space="0" w:color="auto"/>
            <w:right w:val="none" w:sz="0" w:space="0" w:color="auto"/>
          </w:divBdr>
          <w:divsChild>
            <w:div w:id="106780288">
              <w:marLeft w:val="0"/>
              <w:marRight w:val="0"/>
              <w:marTop w:val="0"/>
              <w:marBottom w:val="0"/>
              <w:divBdr>
                <w:top w:val="none" w:sz="0" w:space="0" w:color="auto"/>
                <w:left w:val="none" w:sz="0" w:space="0" w:color="auto"/>
                <w:bottom w:val="none" w:sz="0" w:space="0" w:color="auto"/>
                <w:right w:val="none" w:sz="0" w:space="0" w:color="auto"/>
              </w:divBdr>
            </w:div>
            <w:div w:id="108012709">
              <w:marLeft w:val="0"/>
              <w:marRight w:val="0"/>
              <w:marTop w:val="0"/>
              <w:marBottom w:val="0"/>
              <w:divBdr>
                <w:top w:val="none" w:sz="0" w:space="0" w:color="auto"/>
                <w:left w:val="none" w:sz="0" w:space="0" w:color="auto"/>
                <w:bottom w:val="none" w:sz="0" w:space="0" w:color="auto"/>
                <w:right w:val="none" w:sz="0" w:space="0" w:color="auto"/>
              </w:divBdr>
            </w:div>
            <w:div w:id="125050363">
              <w:marLeft w:val="0"/>
              <w:marRight w:val="0"/>
              <w:marTop w:val="0"/>
              <w:marBottom w:val="0"/>
              <w:divBdr>
                <w:top w:val="none" w:sz="0" w:space="0" w:color="auto"/>
                <w:left w:val="none" w:sz="0" w:space="0" w:color="auto"/>
                <w:bottom w:val="none" w:sz="0" w:space="0" w:color="auto"/>
                <w:right w:val="none" w:sz="0" w:space="0" w:color="auto"/>
              </w:divBdr>
            </w:div>
            <w:div w:id="224219580">
              <w:marLeft w:val="0"/>
              <w:marRight w:val="0"/>
              <w:marTop w:val="0"/>
              <w:marBottom w:val="0"/>
              <w:divBdr>
                <w:top w:val="none" w:sz="0" w:space="0" w:color="auto"/>
                <w:left w:val="none" w:sz="0" w:space="0" w:color="auto"/>
                <w:bottom w:val="none" w:sz="0" w:space="0" w:color="auto"/>
                <w:right w:val="none" w:sz="0" w:space="0" w:color="auto"/>
              </w:divBdr>
            </w:div>
            <w:div w:id="229004526">
              <w:marLeft w:val="0"/>
              <w:marRight w:val="0"/>
              <w:marTop w:val="0"/>
              <w:marBottom w:val="0"/>
              <w:divBdr>
                <w:top w:val="none" w:sz="0" w:space="0" w:color="auto"/>
                <w:left w:val="none" w:sz="0" w:space="0" w:color="auto"/>
                <w:bottom w:val="none" w:sz="0" w:space="0" w:color="auto"/>
                <w:right w:val="none" w:sz="0" w:space="0" w:color="auto"/>
              </w:divBdr>
            </w:div>
            <w:div w:id="485047435">
              <w:marLeft w:val="0"/>
              <w:marRight w:val="0"/>
              <w:marTop w:val="0"/>
              <w:marBottom w:val="0"/>
              <w:divBdr>
                <w:top w:val="none" w:sz="0" w:space="0" w:color="auto"/>
                <w:left w:val="none" w:sz="0" w:space="0" w:color="auto"/>
                <w:bottom w:val="none" w:sz="0" w:space="0" w:color="auto"/>
                <w:right w:val="none" w:sz="0" w:space="0" w:color="auto"/>
              </w:divBdr>
            </w:div>
            <w:div w:id="513374191">
              <w:marLeft w:val="0"/>
              <w:marRight w:val="0"/>
              <w:marTop w:val="0"/>
              <w:marBottom w:val="0"/>
              <w:divBdr>
                <w:top w:val="none" w:sz="0" w:space="0" w:color="auto"/>
                <w:left w:val="none" w:sz="0" w:space="0" w:color="auto"/>
                <w:bottom w:val="none" w:sz="0" w:space="0" w:color="auto"/>
                <w:right w:val="none" w:sz="0" w:space="0" w:color="auto"/>
              </w:divBdr>
            </w:div>
            <w:div w:id="628046833">
              <w:marLeft w:val="0"/>
              <w:marRight w:val="0"/>
              <w:marTop w:val="0"/>
              <w:marBottom w:val="0"/>
              <w:divBdr>
                <w:top w:val="none" w:sz="0" w:space="0" w:color="auto"/>
                <w:left w:val="none" w:sz="0" w:space="0" w:color="auto"/>
                <w:bottom w:val="none" w:sz="0" w:space="0" w:color="auto"/>
                <w:right w:val="none" w:sz="0" w:space="0" w:color="auto"/>
              </w:divBdr>
            </w:div>
            <w:div w:id="665666658">
              <w:marLeft w:val="0"/>
              <w:marRight w:val="0"/>
              <w:marTop w:val="0"/>
              <w:marBottom w:val="0"/>
              <w:divBdr>
                <w:top w:val="none" w:sz="0" w:space="0" w:color="auto"/>
                <w:left w:val="none" w:sz="0" w:space="0" w:color="auto"/>
                <w:bottom w:val="none" w:sz="0" w:space="0" w:color="auto"/>
                <w:right w:val="none" w:sz="0" w:space="0" w:color="auto"/>
              </w:divBdr>
            </w:div>
            <w:div w:id="724572698">
              <w:marLeft w:val="0"/>
              <w:marRight w:val="0"/>
              <w:marTop w:val="0"/>
              <w:marBottom w:val="0"/>
              <w:divBdr>
                <w:top w:val="none" w:sz="0" w:space="0" w:color="auto"/>
                <w:left w:val="none" w:sz="0" w:space="0" w:color="auto"/>
                <w:bottom w:val="none" w:sz="0" w:space="0" w:color="auto"/>
                <w:right w:val="none" w:sz="0" w:space="0" w:color="auto"/>
              </w:divBdr>
            </w:div>
            <w:div w:id="800461191">
              <w:marLeft w:val="0"/>
              <w:marRight w:val="0"/>
              <w:marTop w:val="0"/>
              <w:marBottom w:val="0"/>
              <w:divBdr>
                <w:top w:val="none" w:sz="0" w:space="0" w:color="auto"/>
                <w:left w:val="none" w:sz="0" w:space="0" w:color="auto"/>
                <w:bottom w:val="none" w:sz="0" w:space="0" w:color="auto"/>
                <w:right w:val="none" w:sz="0" w:space="0" w:color="auto"/>
              </w:divBdr>
            </w:div>
            <w:div w:id="826474896">
              <w:marLeft w:val="0"/>
              <w:marRight w:val="0"/>
              <w:marTop w:val="0"/>
              <w:marBottom w:val="0"/>
              <w:divBdr>
                <w:top w:val="none" w:sz="0" w:space="0" w:color="auto"/>
                <w:left w:val="none" w:sz="0" w:space="0" w:color="auto"/>
                <w:bottom w:val="none" w:sz="0" w:space="0" w:color="auto"/>
                <w:right w:val="none" w:sz="0" w:space="0" w:color="auto"/>
              </w:divBdr>
            </w:div>
            <w:div w:id="978416934">
              <w:marLeft w:val="0"/>
              <w:marRight w:val="0"/>
              <w:marTop w:val="0"/>
              <w:marBottom w:val="0"/>
              <w:divBdr>
                <w:top w:val="none" w:sz="0" w:space="0" w:color="auto"/>
                <w:left w:val="none" w:sz="0" w:space="0" w:color="auto"/>
                <w:bottom w:val="none" w:sz="0" w:space="0" w:color="auto"/>
                <w:right w:val="none" w:sz="0" w:space="0" w:color="auto"/>
              </w:divBdr>
            </w:div>
            <w:div w:id="1072892066">
              <w:marLeft w:val="0"/>
              <w:marRight w:val="0"/>
              <w:marTop w:val="0"/>
              <w:marBottom w:val="0"/>
              <w:divBdr>
                <w:top w:val="none" w:sz="0" w:space="0" w:color="auto"/>
                <w:left w:val="none" w:sz="0" w:space="0" w:color="auto"/>
                <w:bottom w:val="none" w:sz="0" w:space="0" w:color="auto"/>
                <w:right w:val="none" w:sz="0" w:space="0" w:color="auto"/>
              </w:divBdr>
            </w:div>
            <w:div w:id="1117791589">
              <w:marLeft w:val="0"/>
              <w:marRight w:val="0"/>
              <w:marTop w:val="0"/>
              <w:marBottom w:val="0"/>
              <w:divBdr>
                <w:top w:val="none" w:sz="0" w:space="0" w:color="auto"/>
                <w:left w:val="none" w:sz="0" w:space="0" w:color="auto"/>
                <w:bottom w:val="none" w:sz="0" w:space="0" w:color="auto"/>
                <w:right w:val="none" w:sz="0" w:space="0" w:color="auto"/>
              </w:divBdr>
            </w:div>
            <w:div w:id="1181165425">
              <w:marLeft w:val="0"/>
              <w:marRight w:val="0"/>
              <w:marTop w:val="0"/>
              <w:marBottom w:val="0"/>
              <w:divBdr>
                <w:top w:val="none" w:sz="0" w:space="0" w:color="auto"/>
                <w:left w:val="none" w:sz="0" w:space="0" w:color="auto"/>
                <w:bottom w:val="none" w:sz="0" w:space="0" w:color="auto"/>
                <w:right w:val="none" w:sz="0" w:space="0" w:color="auto"/>
              </w:divBdr>
            </w:div>
            <w:div w:id="1214580161">
              <w:marLeft w:val="0"/>
              <w:marRight w:val="0"/>
              <w:marTop w:val="0"/>
              <w:marBottom w:val="0"/>
              <w:divBdr>
                <w:top w:val="none" w:sz="0" w:space="0" w:color="auto"/>
                <w:left w:val="none" w:sz="0" w:space="0" w:color="auto"/>
                <w:bottom w:val="none" w:sz="0" w:space="0" w:color="auto"/>
                <w:right w:val="none" w:sz="0" w:space="0" w:color="auto"/>
              </w:divBdr>
            </w:div>
            <w:div w:id="1241603470">
              <w:marLeft w:val="0"/>
              <w:marRight w:val="0"/>
              <w:marTop w:val="0"/>
              <w:marBottom w:val="0"/>
              <w:divBdr>
                <w:top w:val="none" w:sz="0" w:space="0" w:color="auto"/>
                <w:left w:val="none" w:sz="0" w:space="0" w:color="auto"/>
                <w:bottom w:val="none" w:sz="0" w:space="0" w:color="auto"/>
                <w:right w:val="none" w:sz="0" w:space="0" w:color="auto"/>
              </w:divBdr>
            </w:div>
            <w:div w:id="1321235574">
              <w:marLeft w:val="0"/>
              <w:marRight w:val="0"/>
              <w:marTop w:val="0"/>
              <w:marBottom w:val="0"/>
              <w:divBdr>
                <w:top w:val="none" w:sz="0" w:space="0" w:color="auto"/>
                <w:left w:val="none" w:sz="0" w:space="0" w:color="auto"/>
                <w:bottom w:val="none" w:sz="0" w:space="0" w:color="auto"/>
                <w:right w:val="none" w:sz="0" w:space="0" w:color="auto"/>
              </w:divBdr>
            </w:div>
          </w:divsChild>
        </w:div>
        <w:div w:id="1391463277">
          <w:marLeft w:val="0"/>
          <w:marRight w:val="0"/>
          <w:marTop w:val="0"/>
          <w:marBottom w:val="0"/>
          <w:divBdr>
            <w:top w:val="none" w:sz="0" w:space="0" w:color="auto"/>
            <w:left w:val="none" w:sz="0" w:space="0" w:color="auto"/>
            <w:bottom w:val="none" w:sz="0" w:space="0" w:color="auto"/>
            <w:right w:val="none" w:sz="0" w:space="0" w:color="auto"/>
          </w:divBdr>
        </w:div>
        <w:div w:id="1434739284">
          <w:marLeft w:val="0"/>
          <w:marRight w:val="0"/>
          <w:marTop w:val="0"/>
          <w:marBottom w:val="0"/>
          <w:divBdr>
            <w:top w:val="none" w:sz="0" w:space="0" w:color="auto"/>
            <w:left w:val="none" w:sz="0" w:space="0" w:color="auto"/>
            <w:bottom w:val="none" w:sz="0" w:space="0" w:color="auto"/>
            <w:right w:val="none" w:sz="0" w:space="0" w:color="auto"/>
          </w:divBdr>
        </w:div>
        <w:div w:id="1437097607">
          <w:marLeft w:val="0"/>
          <w:marRight w:val="0"/>
          <w:marTop w:val="0"/>
          <w:marBottom w:val="0"/>
          <w:divBdr>
            <w:top w:val="none" w:sz="0" w:space="0" w:color="auto"/>
            <w:left w:val="none" w:sz="0" w:space="0" w:color="auto"/>
            <w:bottom w:val="none" w:sz="0" w:space="0" w:color="auto"/>
            <w:right w:val="none" w:sz="0" w:space="0" w:color="auto"/>
          </w:divBdr>
        </w:div>
        <w:div w:id="1453330465">
          <w:marLeft w:val="0"/>
          <w:marRight w:val="0"/>
          <w:marTop w:val="0"/>
          <w:marBottom w:val="0"/>
          <w:divBdr>
            <w:top w:val="none" w:sz="0" w:space="0" w:color="auto"/>
            <w:left w:val="none" w:sz="0" w:space="0" w:color="auto"/>
            <w:bottom w:val="none" w:sz="0" w:space="0" w:color="auto"/>
            <w:right w:val="none" w:sz="0" w:space="0" w:color="auto"/>
          </w:divBdr>
          <w:divsChild>
            <w:div w:id="51278147">
              <w:marLeft w:val="0"/>
              <w:marRight w:val="0"/>
              <w:marTop w:val="0"/>
              <w:marBottom w:val="0"/>
              <w:divBdr>
                <w:top w:val="none" w:sz="0" w:space="0" w:color="auto"/>
                <w:left w:val="none" w:sz="0" w:space="0" w:color="auto"/>
                <w:bottom w:val="none" w:sz="0" w:space="0" w:color="auto"/>
                <w:right w:val="none" w:sz="0" w:space="0" w:color="auto"/>
              </w:divBdr>
            </w:div>
            <w:div w:id="62988424">
              <w:marLeft w:val="0"/>
              <w:marRight w:val="0"/>
              <w:marTop w:val="0"/>
              <w:marBottom w:val="0"/>
              <w:divBdr>
                <w:top w:val="none" w:sz="0" w:space="0" w:color="auto"/>
                <w:left w:val="none" w:sz="0" w:space="0" w:color="auto"/>
                <w:bottom w:val="none" w:sz="0" w:space="0" w:color="auto"/>
                <w:right w:val="none" w:sz="0" w:space="0" w:color="auto"/>
              </w:divBdr>
            </w:div>
            <w:div w:id="463815673">
              <w:marLeft w:val="0"/>
              <w:marRight w:val="0"/>
              <w:marTop w:val="0"/>
              <w:marBottom w:val="0"/>
              <w:divBdr>
                <w:top w:val="none" w:sz="0" w:space="0" w:color="auto"/>
                <w:left w:val="none" w:sz="0" w:space="0" w:color="auto"/>
                <w:bottom w:val="none" w:sz="0" w:space="0" w:color="auto"/>
                <w:right w:val="none" w:sz="0" w:space="0" w:color="auto"/>
              </w:divBdr>
            </w:div>
            <w:div w:id="563371689">
              <w:marLeft w:val="0"/>
              <w:marRight w:val="0"/>
              <w:marTop w:val="0"/>
              <w:marBottom w:val="0"/>
              <w:divBdr>
                <w:top w:val="none" w:sz="0" w:space="0" w:color="auto"/>
                <w:left w:val="none" w:sz="0" w:space="0" w:color="auto"/>
                <w:bottom w:val="none" w:sz="0" w:space="0" w:color="auto"/>
                <w:right w:val="none" w:sz="0" w:space="0" w:color="auto"/>
              </w:divBdr>
            </w:div>
            <w:div w:id="617373609">
              <w:marLeft w:val="0"/>
              <w:marRight w:val="0"/>
              <w:marTop w:val="0"/>
              <w:marBottom w:val="0"/>
              <w:divBdr>
                <w:top w:val="none" w:sz="0" w:space="0" w:color="auto"/>
                <w:left w:val="none" w:sz="0" w:space="0" w:color="auto"/>
                <w:bottom w:val="none" w:sz="0" w:space="0" w:color="auto"/>
                <w:right w:val="none" w:sz="0" w:space="0" w:color="auto"/>
              </w:divBdr>
            </w:div>
            <w:div w:id="738796298">
              <w:marLeft w:val="0"/>
              <w:marRight w:val="0"/>
              <w:marTop w:val="0"/>
              <w:marBottom w:val="0"/>
              <w:divBdr>
                <w:top w:val="none" w:sz="0" w:space="0" w:color="auto"/>
                <w:left w:val="none" w:sz="0" w:space="0" w:color="auto"/>
                <w:bottom w:val="none" w:sz="0" w:space="0" w:color="auto"/>
                <w:right w:val="none" w:sz="0" w:space="0" w:color="auto"/>
              </w:divBdr>
            </w:div>
            <w:div w:id="902519193">
              <w:marLeft w:val="0"/>
              <w:marRight w:val="0"/>
              <w:marTop w:val="0"/>
              <w:marBottom w:val="0"/>
              <w:divBdr>
                <w:top w:val="none" w:sz="0" w:space="0" w:color="auto"/>
                <w:left w:val="none" w:sz="0" w:space="0" w:color="auto"/>
                <w:bottom w:val="none" w:sz="0" w:space="0" w:color="auto"/>
                <w:right w:val="none" w:sz="0" w:space="0" w:color="auto"/>
              </w:divBdr>
            </w:div>
            <w:div w:id="945969201">
              <w:marLeft w:val="0"/>
              <w:marRight w:val="0"/>
              <w:marTop w:val="0"/>
              <w:marBottom w:val="0"/>
              <w:divBdr>
                <w:top w:val="none" w:sz="0" w:space="0" w:color="auto"/>
                <w:left w:val="none" w:sz="0" w:space="0" w:color="auto"/>
                <w:bottom w:val="none" w:sz="0" w:space="0" w:color="auto"/>
                <w:right w:val="none" w:sz="0" w:space="0" w:color="auto"/>
              </w:divBdr>
            </w:div>
            <w:div w:id="1057899856">
              <w:marLeft w:val="0"/>
              <w:marRight w:val="0"/>
              <w:marTop w:val="0"/>
              <w:marBottom w:val="0"/>
              <w:divBdr>
                <w:top w:val="none" w:sz="0" w:space="0" w:color="auto"/>
                <w:left w:val="none" w:sz="0" w:space="0" w:color="auto"/>
                <w:bottom w:val="none" w:sz="0" w:space="0" w:color="auto"/>
                <w:right w:val="none" w:sz="0" w:space="0" w:color="auto"/>
              </w:divBdr>
            </w:div>
            <w:div w:id="1150828264">
              <w:marLeft w:val="0"/>
              <w:marRight w:val="0"/>
              <w:marTop w:val="0"/>
              <w:marBottom w:val="0"/>
              <w:divBdr>
                <w:top w:val="none" w:sz="0" w:space="0" w:color="auto"/>
                <w:left w:val="none" w:sz="0" w:space="0" w:color="auto"/>
                <w:bottom w:val="none" w:sz="0" w:space="0" w:color="auto"/>
                <w:right w:val="none" w:sz="0" w:space="0" w:color="auto"/>
              </w:divBdr>
            </w:div>
            <w:div w:id="1329409202">
              <w:marLeft w:val="0"/>
              <w:marRight w:val="0"/>
              <w:marTop w:val="0"/>
              <w:marBottom w:val="0"/>
              <w:divBdr>
                <w:top w:val="none" w:sz="0" w:space="0" w:color="auto"/>
                <w:left w:val="none" w:sz="0" w:space="0" w:color="auto"/>
                <w:bottom w:val="none" w:sz="0" w:space="0" w:color="auto"/>
                <w:right w:val="none" w:sz="0" w:space="0" w:color="auto"/>
              </w:divBdr>
            </w:div>
            <w:div w:id="1445878120">
              <w:marLeft w:val="0"/>
              <w:marRight w:val="0"/>
              <w:marTop w:val="0"/>
              <w:marBottom w:val="0"/>
              <w:divBdr>
                <w:top w:val="none" w:sz="0" w:space="0" w:color="auto"/>
                <w:left w:val="none" w:sz="0" w:space="0" w:color="auto"/>
                <w:bottom w:val="none" w:sz="0" w:space="0" w:color="auto"/>
                <w:right w:val="none" w:sz="0" w:space="0" w:color="auto"/>
              </w:divBdr>
            </w:div>
            <w:div w:id="1575622438">
              <w:marLeft w:val="0"/>
              <w:marRight w:val="0"/>
              <w:marTop w:val="0"/>
              <w:marBottom w:val="0"/>
              <w:divBdr>
                <w:top w:val="none" w:sz="0" w:space="0" w:color="auto"/>
                <w:left w:val="none" w:sz="0" w:space="0" w:color="auto"/>
                <w:bottom w:val="none" w:sz="0" w:space="0" w:color="auto"/>
                <w:right w:val="none" w:sz="0" w:space="0" w:color="auto"/>
              </w:divBdr>
            </w:div>
            <w:div w:id="1583877567">
              <w:marLeft w:val="0"/>
              <w:marRight w:val="0"/>
              <w:marTop w:val="0"/>
              <w:marBottom w:val="0"/>
              <w:divBdr>
                <w:top w:val="none" w:sz="0" w:space="0" w:color="auto"/>
                <w:left w:val="none" w:sz="0" w:space="0" w:color="auto"/>
                <w:bottom w:val="none" w:sz="0" w:space="0" w:color="auto"/>
                <w:right w:val="none" w:sz="0" w:space="0" w:color="auto"/>
              </w:divBdr>
            </w:div>
            <w:div w:id="1734158820">
              <w:marLeft w:val="0"/>
              <w:marRight w:val="0"/>
              <w:marTop w:val="0"/>
              <w:marBottom w:val="0"/>
              <w:divBdr>
                <w:top w:val="none" w:sz="0" w:space="0" w:color="auto"/>
                <w:left w:val="none" w:sz="0" w:space="0" w:color="auto"/>
                <w:bottom w:val="none" w:sz="0" w:space="0" w:color="auto"/>
                <w:right w:val="none" w:sz="0" w:space="0" w:color="auto"/>
              </w:divBdr>
            </w:div>
            <w:div w:id="1734768002">
              <w:marLeft w:val="0"/>
              <w:marRight w:val="0"/>
              <w:marTop w:val="0"/>
              <w:marBottom w:val="0"/>
              <w:divBdr>
                <w:top w:val="none" w:sz="0" w:space="0" w:color="auto"/>
                <w:left w:val="none" w:sz="0" w:space="0" w:color="auto"/>
                <w:bottom w:val="none" w:sz="0" w:space="0" w:color="auto"/>
                <w:right w:val="none" w:sz="0" w:space="0" w:color="auto"/>
              </w:divBdr>
            </w:div>
          </w:divsChild>
        </w:div>
        <w:div w:id="1476726759">
          <w:marLeft w:val="0"/>
          <w:marRight w:val="0"/>
          <w:marTop w:val="0"/>
          <w:marBottom w:val="0"/>
          <w:divBdr>
            <w:top w:val="none" w:sz="0" w:space="0" w:color="auto"/>
            <w:left w:val="none" w:sz="0" w:space="0" w:color="auto"/>
            <w:bottom w:val="none" w:sz="0" w:space="0" w:color="auto"/>
            <w:right w:val="none" w:sz="0" w:space="0" w:color="auto"/>
          </w:divBdr>
        </w:div>
        <w:div w:id="1499922917">
          <w:marLeft w:val="0"/>
          <w:marRight w:val="0"/>
          <w:marTop w:val="0"/>
          <w:marBottom w:val="0"/>
          <w:divBdr>
            <w:top w:val="none" w:sz="0" w:space="0" w:color="auto"/>
            <w:left w:val="none" w:sz="0" w:space="0" w:color="auto"/>
            <w:bottom w:val="none" w:sz="0" w:space="0" w:color="auto"/>
            <w:right w:val="none" w:sz="0" w:space="0" w:color="auto"/>
          </w:divBdr>
        </w:div>
        <w:div w:id="1512987329">
          <w:marLeft w:val="0"/>
          <w:marRight w:val="0"/>
          <w:marTop w:val="0"/>
          <w:marBottom w:val="0"/>
          <w:divBdr>
            <w:top w:val="none" w:sz="0" w:space="0" w:color="auto"/>
            <w:left w:val="none" w:sz="0" w:space="0" w:color="auto"/>
            <w:bottom w:val="none" w:sz="0" w:space="0" w:color="auto"/>
            <w:right w:val="none" w:sz="0" w:space="0" w:color="auto"/>
          </w:divBdr>
        </w:div>
        <w:div w:id="1528987221">
          <w:marLeft w:val="0"/>
          <w:marRight w:val="0"/>
          <w:marTop w:val="0"/>
          <w:marBottom w:val="0"/>
          <w:divBdr>
            <w:top w:val="none" w:sz="0" w:space="0" w:color="auto"/>
            <w:left w:val="none" w:sz="0" w:space="0" w:color="auto"/>
            <w:bottom w:val="none" w:sz="0" w:space="0" w:color="auto"/>
            <w:right w:val="none" w:sz="0" w:space="0" w:color="auto"/>
          </w:divBdr>
        </w:div>
        <w:div w:id="1542859486">
          <w:marLeft w:val="0"/>
          <w:marRight w:val="0"/>
          <w:marTop w:val="0"/>
          <w:marBottom w:val="0"/>
          <w:divBdr>
            <w:top w:val="none" w:sz="0" w:space="0" w:color="auto"/>
            <w:left w:val="none" w:sz="0" w:space="0" w:color="auto"/>
            <w:bottom w:val="none" w:sz="0" w:space="0" w:color="auto"/>
            <w:right w:val="none" w:sz="0" w:space="0" w:color="auto"/>
          </w:divBdr>
          <w:divsChild>
            <w:div w:id="112359663">
              <w:marLeft w:val="0"/>
              <w:marRight w:val="0"/>
              <w:marTop w:val="0"/>
              <w:marBottom w:val="0"/>
              <w:divBdr>
                <w:top w:val="none" w:sz="0" w:space="0" w:color="auto"/>
                <w:left w:val="none" w:sz="0" w:space="0" w:color="auto"/>
                <w:bottom w:val="none" w:sz="0" w:space="0" w:color="auto"/>
                <w:right w:val="none" w:sz="0" w:space="0" w:color="auto"/>
              </w:divBdr>
            </w:div>
            <w:div w:id="140583133">
              <w:marLeft w:val="0"/>
              <w:marRight w:val="0"/>
              <w:marTop w:val="0"/>
              <w:marBottom w:val="0"/>
              <w:divBdr>
                <w:top w:val="none" w:sz="0" w:space="0" w:color="auto"/>
                <w:left w:val="none" w:sz="0" w:space="0" w:color="auto"/>
                <w:bottom w:val="none" w:sz="0" w:space="0" w:color="auto"/>
                <w:right w:val="none" w:sz="0" w:space="0" w:color="auto"/>
              </w:divBdr>
            </w:div>
            <w:div w:id="376438881">
              <w:marLeft w:val="0"/>
              <w:marRight w:val="0"/>
              <w:marTop w:val="0"/>
              <w:marBottom w:val="0"/>
              <w:divBdr>
                <w:top w:val="none" w:sz="0" w:space="0" w:color="auto"/>
                <w:left w:val="none" w:sz="0" w:space="0" w:color="auto"/>
                <w:bottom w:val="none" w:sz="0" w:space="0" w:color="auto"/>
                <w:right w:val="none" w:sz="0" w:space="0" w:color="auto"/>
              </w:divBdr>
            </w:div>
            <w:div w:id="559748651">
              <w:marLeft w:val="0"/>
              <w:marRight w:val="0"/>
              <w:marTop w:val="0"/>
              <w:marBottom w:val="0"/>
              <w:divBdr>
                <w:top w:val="none" w:sz="0" w:space="0" w:color="auto"/>
                <w:left w:val="none" w:sz="0" w:space="0" w:color="auto"/>
                <w:bottom w:val="none" w:sz="0" w:space="0" w:color="auto"/>
                <w:right w:val="none" w:sz="0" w:space="0" w:color="auto"/>
              </w:divBdr>
            </w:div>
            <w:div w:id="646738093">
              <w:marLeft w:val="0"/>
              <w:marRight w:val="0"/>
              <w:marTop w:val="0"/>
              <w:marBottom w:val="0"/>
              <w:divBdr>
                <w:top w:val="none" w:sz="0" w:space="0" w:color="auto"/>
                <w:left w:val="none" w:sz="0" w:space="0" w:color="auto"/>
                <w:bottom w:val="none" w:sz="0" w:space="0" w:color="auto"/>
                <w:right w:val="none" w:sz="0" w:space="0" w:color="auto"/>
              </w:divBdr>
            </w:div>
            <w:div w:id="664864594">
              <w:marLeft w:val="0"/>
              <w:marRight w:val="0"/>
              <w:marTop w:val="0"/>
              <w:marBottom w:val="0"/>
              <w:divBdr>
                <w:top w:val="none" w:sz="0" w:space="0" w:color="auto"/>
                <w:left w:val="none" w:sz="0" w:space="0" w:color="auto"/>
                <w:bottom w:val="none" w:sz="0" w:space="0" w:color="auto"/>
                <w:right w:val="none" w:sz="0" w:space="0" w:color="auto"/>
              </w:divBdr>
            </w:div>
            <w:div w:id="754741922">
              <w:marLeft w:val="0"/>
              <w:marRight w:val="0"/>
              <w:marTop w:val="0"/>
              <w:marBottom w:val="0"/>
              <w:divBdr>
                <w:top w:val="none" w:sz="0" w:space="0" w:color="auto"/>
                <w:left w:val="none" w:sz="0" w:space="0" w:color="auto"/>
                <w:bottom w:val="none" w:sz="0" w:space="0" w:color="auto"/>
                <w:right w:val="none" w:sz="0" w:space="0" w:color="auto"/>
              </w:divBdr>
            </w:div>
            <w:div w:id="844327090">
              <w:marLeft w:val="0"/>
              <w:marRight w:val="0"/>
              <w:marTop w:val="0"/>
              <w:marBottom w:val="0"/>
              <w:divBdr>
                <w:top w:val="none" w:sz="0" w:space="0" w:color="auto"/>
                <w:left w:val="none" w:sz="0" w:space="0" w:color="auto"/>
                <w:bottom w:val="none" w:sz="0" w:space="0" w:color="auto"/>
                <w:right w:val="none" w:sz="0" w:space="0" w:color="auto"/>
              </w:divBdr>
            </w:div>
            <w:div w:id="860166690">
              <w:marLeft w:val="0"/>
              <w:marRight w:val="0"/>
              <w:marTop w:val="0"/>
              <w:marBottom w:val="0"/>
              <w:divBdr>
                <w:top w:val="none" w:sz="0" w:space="0" w:color="auto"/>
                <w:left w:val="none" w:sz="0" w:space="0" w:color="auto"/>
                <w:bottom w:val="none" w:sz="0" w:space="0" w:color="auto"/>
                <w:right w:val="none" w:sz="0" w:space="0" w:color="auto"/>
              </w:divBdr>
            </w:div>
            <w:div w:id="863136711">
              <w:marLeft w:val="0"/>
              <w:marRight w:val="0"/>
              <w:marTop w:val="0"/>
              <w:marBottom w:val="0"/>
              <w:divBdr>
                <w:top w:val="none" w:sz="0" w:space="0" w:color="auto"/>
                <w:left w:val="none" w:sz="0" w:space="0" w:color="auto"/>
                <w:bottom w:val="none" w:sz="0" w:space="0" w:color="auto"/>
                <w:right w:val="none" w:sz="0" w:space="0" w:color="auto"/>
              </w:divBdr>
            </w:div>
            <w:div w:id="890700785">
              <w:marLeft w:val="0"/>
              <w:marRight w:val="0"/>
              <w:marTop w:val="0"/>
              <w:marBottom w:val="0"/>
              <w:divBdr>
                <w:top w:val="none" w:sz="0" w:space="0" w:color="auto"/>
                <w:left w:val="none" w:sz="0" w:space="0" w:color="auto"/>
                <w:bottom w:val="none" w:sz="0" w:space="0" w:color="auto"/>
                <w:right w:val="none" w:sz="0" w:space="0" w:color="auto"/>
              </w:divBdr>
            </w:div>
            <w:div w:id="1085609029">
              <w:marLeft w:val="0"/>
              <w:marRight w:val="0"/>
              <w:marTop w:val="0"/>
              <w:marBottom w:val="0"/>
              <w:divBdr>
                <w:top w:val="none" w:sz="0" w:space="0" w:color="auto"/>
                <w:left w:val="none" w:sz="0" w:space="0" w:color="auto"/>
                <w:bottom w:val="none" w:sz="0" w:space="0" w:color="auto"/>
                <w:right w:val="none" w:sz="0" w:space="0" w:color="auto"/>
              </w:divBdr>
            </w:div>
            <w:div w:id="1127968445">
              <w:marLeft w:val="0"/>
              <w:marRight w:val="0"/>
              <w:marTop w:val="0"/>
              <w:marBottom w:val="0"/>
              <w:divBdr>
                <w:top w:val="none" w:sz="0" w:space="0" w:color="auto"/>
                <w:left w:val="none" w:sz="0" w:space="0" w:color="auto"/>
                <w:bottom w:val="none" w:sz="0" w:space="0" w:color="auto"/>
                <w:right w:val="none" w:sz="0" w:space="0" w:color="auto"/>
              </w:divBdr>
            </w:div>
            <w:div w:id="1345667705">
              <w:marLeft w:val="0"/>
              <w:marRight w:val="0"/>
              <w:marTop w:val="0"/>
              <w:marBottom w:val="0"/>
              <w:divBdr>
                <w:top w:val="none" w:sz="0" w:space="0" w:color="auto"/>
                <w:left w:val="none" w:sz="0" w:space="0" w:color="auto"/>
                <w:bottom w:val="none" w:sz="0" w:space="0" w:color="auto"/>
                <w:right w:val="none" w:sz="0" w:space="0" w:color="auto"/>
              </w:divBdr>
            </w:div>
            <w:div w:id="1350640205">
              <w:marLeft w:val="0"/>
              <w:marRight w:val="0"/>
              <w:marTop w:val="0"/>
              <w:marBottom w:val="0"/>
              <w:divBdr>
                <w:top w:val="none" w:sz="0" w:space="0" w:color="auto"/>
                <w:left w:val="none" w:sz="0" w:space="0" w:color="auto"/>
                <w:bottom w:val="none" w:sz="0" w:space="0" w:color="auto"/>
                <w:right w:val="none" w:sz="0" w:space="0" w:color="auto"/>
              </w:divBdr>
            </w:div>
            <w:div w:id="1397899101">
              <w:marLeft w:val="0"/>
              <w:marRight w:val="0"/>
              <w:marTop w:val="0"/>
              <w:marBottom w:val="0"/>
              <w:divBdr>
                <w:top w:val="none" w:sz="0" w:space="0" w:color="auto"/>
                <w:left w:val="none" w:sz="0" w:space="0" w:color="auto"/>
                <w:bottom w:val="none" w:sz="0" w:space="0" w:color="auto"/>
                <w:right w:val="none" w:sz="0" w:space="0" w:color="auto"/>
              </w:divBdr>
            </w:div>
          </w:divsChild>
        </w:div>
        <w:div w:id="1545827429">
          <w:marLeft w:val="0"/>
          <w:marRight w:val="0"/>
          <w:marTop w:val="0"/>
          <w:marBottom w:val="0"/>
          <w:divBdr>
            <w:top w:val="none" w:sz="0" w:space="0" w:color="auto"/>
            <w:left w:val="none" w:sz="0" w:space="0" w:color="auto"/>
            <w:bottom w:val="none" w:sz="0" w:space="0" w:color="auto"/>
            <w:right w:val="none" w:sz="0" w:space="0" w:color="auto"/>
          </w:divBdr>
        </w:div>
        <w:div w:id="1574000007">
          <w:marLeft w:val="0"/>
          <w:marRight w:val="0"/>
          <w:marTop w:val="0"/>
          <w:marBottom w:val="0"/>
          <w:divBdr>
            <w:top w:val="none" w:sz="0" w:space="0" w:color="auto"/>
            <w:left w:val="none" w:sz="0" w:space="0" w:color="auto"/>
            <w:bottom w:val="none" w:sz="0" w:space="0" w:color="auto"/>
            <w:right w:val="none" w:sz="0" w:space="0" w:color="auto"/>
          </w:divBdr>
          <w:divsChild>
            <w:div w:id="52974952">
              <w:marLeft w:val="0"/>
              <w:marRight w:val="0"/>
              <w:marTop w:val="0"/>
              <w:marBottom w:val="0"/>
              <w:divBdr>
                <w:top w:val="none" w:sz="0" w:space="0" w:color="auto"/>
                <w:left w:val="none" w:sz="0" w:space="0" w:color="auto"/>
                <w:bottom w:val="none" w:sz="0" w:space="0" w:color="auto"/>
                <w:right w:val="none" w:sz="0" w:space="0" w:color="auto"/>
              </w:divBdr>
            </w:div>
            <w:div w:id="348455172">
              <w:marLeft w:val="0"/>
              <w:marRight w:val="0"/>
              <w:marTop w:val="0"/>
              <w:marBottom w:val="0"/>
              <w:divBdr>
                <w:top w:val="none" w:sz="0" w:space="0" w:color="auto"/>
                <w:left w:val="none" w:sz="0" w:space="0" w:color="auto"/>
                <w:bottom w:val="none" w:sz="0" w:space="0" w:color="auto"/>
                <w:right w:val="none" w:sz="0" w:space="0" w:color="auto"/>
              </w:divBdr>
            </w:div>
            <w:div w:id="513346279">
              <w:marLeft w:val="0"/>
              <w:marRight w:val="0"/>
              <w:marTop w:val="0"/>
              <w:marBottom w:val="0"/>
              <w:divBdr>
                <w:top w:val="none" w:sz="0" w:space="0" w:color="auto"/>
                <w:left w:val="none" w:sz="0" w:space="0" w:color="auto"/>
                <w:bottom w:val="none" w:sz="0" w:space="0" w:color="auto"/>
                <w:right w:val="none" w:sz="0" w:space="0" w:color="auto"/>
              </w:divBdr>
            </w:div>
            <w:div w:id="669793705">
              <w:marLeft w:val="0"/>
              <w:marRight w:val="0"/>
              <w:marTop w:val="0"/>
              <w:marBottom w:val="0"/>
              <w:divBdr>
                <w:top w:val="none" w:sz="0" w:space="0" w:color="auto"/>
                <w:left w:val="none" w:sz="0" w:space="0" w:color="auto"/>
                <w:bottom w:val="none" w:sz="0" w:space="0" w:color="auto"/>
                <w:right w:val="none" w:sz="0" w:space="0" w:color="auto"/>
              </w:divBdr>
            </w:div>
            <w:div w:id="745034975">
              <w:marLeft w:val="0"/>
              <w:marRight w:val="0"/>
              <w:marTop w:val="0"/>
              <w:marBottom w:val="0"/>
              <w:divBdr>
                <w:top w:val="none" w:sz="0" w:space="0" w:color="auto"/>
                <w:left w:val="none" w:sz="0" w:space="0" w:color="auto"/>
                <w:bottom w:val="none" w:sz="0" w:space="0" w:color="auto"/>
                <w:right w:val="none" w:sz="0" w:space="0" w:color="auto"/>
              </w:divBdr>
            </w:div>
            <w:div w:id="871770834">
              <w:marLeft w:val="0"/>
              <w:marRight w:val="0"/>
              <w:marTop w:val="0"/>
              <w:marBottom w:val="0"/>
              <w:divBdr>
                <w:top w:val="none" w:sz="0" w:space="0" w:color="auto"/>
                <w:left w:val="none" w:sz="0" w:space="0" w:color="auto"/>
                <w:bottom w:val="none" w:sz="0" w:space="0" w:color="auto"/>
                <w:right w:val="none" w:sz="0" w:space="0" w:color="auto"/>
              </w:divBdr>
            </w:div>
            <w:div w:id="906233190">
              <w:marLeft w:val="0"/>
              <w:marRight w:val="0"/>
              <w:marTop w:val="0"/>
              <w:marBottom w:val="0"/>
              <w:divBdr>
                <w:top w:val="none" w:sz="0" w:space="0" w:color="auto"/>
                <w:left w:val="none" w:sz="0" w:space="0" w:color="auto"/>
                <w:bottom w:val="none" w:sz="0" w:space="0" w:color="auto"/>
                <w:right w:val="none" w:sz="0" w:space="0" w:color="auto"/>
              </w:divBdr>
            </w:div>
            <w:div w:id="930426998">
              <w:marLeft w:val="0"/>
              <w:marRight w:val="0"/>
              <w:marTop w:val="0"/>
              <w:marBottom w:val="0"/>
              <w:divBdr>
                <w:top w:val="none" w:sz="0" w:space="0" w:color="auto"/>
                <w:left w:val="none" w:sz="0" w:space="0" w:color="auto"/>
                <w:bottom w:val="none" w:sz="0" w:space="0" w:color="auto"/>
                <w:right w:val="none" w:sz="0" w:space="0" w:color="auto"/>
              </w:divBdr>
            </w:div>
            <w:div w:id="1026441387">
              <w:marLeft w:val="0"/>
              <w:marRight w:val="0"/>
              <w:marTop w:val="0"/>
              <w:marBottom w:val="0"/>
              <w:divBdr>
                <w:top w:val="none" w:sz="0" w:space="0" w:color="auto"/>
                <w:left w:val="none" w:sz="0" w:space="0" w:color="auto"/>
                <w:bottom w:val="none" w:sz="0" w:space="0" w:color="auto"/>
                <w:right w:val="none" w:sz="0" w:space="0" w:color="auto"/>
              </w:divBdr>
            </w:div>
            <w:div w:id="1029799175">
              <w:marLeft w:val="0"/>
              <w:marRight w:val="0"/>
              <w:marTop w:val="0"/>
              <w:marBottom w:val="0"/>
              <w:divBdr>
                <w:top w:val="none" w:sz="0" w:space="0" w:color="auto"/>
                <w:left w:val="none" w:sz="0" w:space="0" w:color="auto"/>
                <w:bottom w:val="none" w:sz="0" w:space="0" w:color="auto"/>
                <w:right w:val="none" w:sz="0" w:space="0" w:color="auto"/>
              </w:divBdr>
            </w:div>
            <w:div w:id="1069427489">
              <w:marLeft w:val="0"/>
              <w:marRight w:val="0"/>
              <w:marTop w:val="0"/>
              <w:marBottom w:val="0"/>
              <w:divBdr>
                <w:top w:val="none" w:sz="0" w:space="0" w:color="auto"/>
                <w:left w:val="none" w:sz="0" w:space="0" w:color="auto"/>
                <w:bottom w:val="none" w:sz="0" w:space="0" w:color="auto"/>
                <w:right w:val="none" w:sz="0" w:space="0" w:color="auto"/>
              </w:divBdr>
            </w:div>
            <w:div w:id="1091586888">
              <w:marLeft w:val="0"/>
              <w:marRight w:val="0"/>
              <w:marTop w:val="0"/>
              <w:marBottom w:val="0"/>
              <w:divBdr>
                <w:top w:val="none" w:sz="0" w:space="0" w:color="auto"/>
                <w:left w:val="none" w:sz="0" w:space="0" w:color="auto"/>
                <w:bottom w:val="none" w:sz="0" w:space="0" w:color="auto"/>
                <w:right w:val="none" w:sz="0" w:space="0" w:color="auto"/>
              </w:divBdr>
            </w:div>
            <w:div w:id="1336567266">
              <w:marLeft w:val="0"/>
              <w:marRight w:val="0"/>
              <w:marTop w:val="0"/>
              <w:marBottom w:val="0"/>
              <w:divBdr>
                <w:top w:val="none" w:sz="0" w:space="0" w:color="auto"/>
                <w:left w:val="none" w:sz="0" w:space="0" w:color="auto"/>
                <w:bottom w:val="none" w:sz="0" w:space="0" w:color="auto"/>
                <w:right w:val="none" w:sz="0" w:space="0" w:color="auto"/>
              </w:divBdr>
            </w:div>
          </w:divsChild>
        </w:div>
        <w:div w:id="1583023582">
          <w:marLeft w:val="0"/>
          <w:marRight w:val="0"/>
          <w:marTop w:val="0"/>
          <w:marBottom w:val="0"/>
          <w:divBdr>
            <w:top w:val="none" w:sz="0" w:space="0" w:color="auto"/>
            <w:left w:val="none" w:sz="0" w:space="0" w:color="auto"/>
            <w:bottom w:val="none" w:sz="0" w:space="0" w:color="auto"/>
            <w:right w:val="none" w:sz="0" w:space="0" w:color="auto"/>
          </w:divBdr>
        </w:div>
        <w:div w:id="1654991312">
          <w:marLeft w:val="0"/>
          <w:marRight w:val="0"/>
          <w:marTop w:val="0"/>
          <w:marBottom w:val="0"/>
          <w:divBdr>
            <w:top w:val="none" w:sz="0" w:space="0" w:color="auto"/>
            <w:left w:val="none" w:sz="0" w:space="0" w:color="auto"/>
            <w:bottom w:val="none" w:sz="0" w:space="0" w:color="auto"/>
            <w:right w:val="none" w:sz="0" w:space="0" w:color="auto"/>
          </w:divBdr>
          <w:divsChild>
            <w:div w:id="813666">
              <w:marLeft w:val="0"/>
              <w:marRight w:val="0"/>
              <w:marTop w:val="0"/>
              <w:marBottom w:val="0"/>
              <w:divBdr>
                <w:top w:val="none" w:sz="0" w:space="0" w:color="auto"/>
                <w:left w:val="none" w:sz="0" w:space="0" w:color="auto"/>
                <w:bottom w:val="none" w:sz="0" w:space="0" w:color="auto"/>
                <w:right w:val="none" w:sz="0" w:space="0" w:color="auto"/>
              </w:divBdr>
            </w:div>
            <w:div w:id="51201161">
              <w:marLeft w:val="0"/>
              <w:marRight w:val="0"/>
              <w:marTop w:val="0"/>
              <w:marBottom w:val="0"/>
              <w:divBdr>
                <w:top w:val="none" w:sz="0" w:space="0" w:color="auto"/>
                <w:left w:val="none" w:sz="0" w:space="0" w:color="auto"/>
                <w:bottom w:val="none" w:sz="0" w:space="0" w:color="auto"/>
                <w:right w:val="none" w:sz="0" w:space="0" w:color="auto"/>
              </w:divBdr>
            </w:div>
            <w:div w:id="383413521">
              <w:marLeft w:val="0"/>
              <w:marRight w:val="0"/>
              <w:marTop w:val="0"/>
              <w:marBottom w:val="0"/>
              <w:divBdr>
                <w:top w:val="none" w:sz="0" w:space="0" w:color="auto"/>
                <w:left w:val="none" w:sz="0" w:space="0" w:color="auto"/>
                <w:bottom w:val="none" w:sz="0" w:space="0" w:color="auto"/>
                <w:right w:val="none" w:sz="0" w:space="0" w:color="auto"/>
              </w:divBdr>
            </w:div>
            <w:div w:id="410351478">
              <w:marLeft w:val="0"/>
              <w:marRight w:val="0"/>
              <w:marTop w:val="0"/>
              <w:marBottom w:val="0"/>
              <w:divBdr>
                <w:top w:val="none" w:sz="0" w:space="0" w:color="auto"/>
                <w:left w:val="none" w:sz="0" w:space="0" w:color="auto"/>
                <w:bottom w:val="none" w:sz="0" w:space="0" w:color="auto"/>
                <w:right w:val="none" w:sz="0" w:space="0" w:color="auto"/>
              </w:divBdr>
            </w:div>
            <w:div w:id="621811754">
              <w:marLeft w:val="0"/>
              <w:marRight w:val="0"/>
              <w:marTop w:val="0"/>
              <w:marBottom w:val="0"/>
              <w:divBdr>
                <w:top w:val="none" w:sz="0" w:space="0" w:color="auto"/>
                <w:left w:val="none" w:sz="0" w:space="0" w:color="auto"/>
                <w:bottom w:val="none" w:sz="0" w:space="0" w:color="auto"/>
                <w:right w:val="none" w:sz="0" w:space="0" w:color="auto"/>
              </w:divBdr>
            </w:div>
            <w:div w:id="684289751">
              <w:marLeft w:val="0"/>
              <w:marRight w:val="0"/>
              <w:marTop w:val="0"/>
              <w:marBottom w:val="0"/>
              <w:divBdr>
                <w:top w:val="none" w:sz="0" w:space="0" w:color="auto"/>
                <w:left w:val="none" w:sz="0" w:space="0" w:color="auto"/>
                <w:bottom w:val="none" w:sz="0" w:space="0" w:color="auto"/>
                <w:right w:val="none" w:sz="0" w:space="0" w:color="auto"/>
              </w:divBdr>
            </w:div>
            <w:div w:id="892304379">
              <w:marLeft w:val="0"/>
              <w:marRight w:val="0"/>
              <w:marTop w:val="0"/>
              <w:marBottom w:val="0"/>
              <w:divBdr>
                <w:top w:val="none" w:sz="0" w:space="0" w:color="auto"/>
                <w:left w:val="none" w:sz="0" w:space="0" w:color="auto"/>
                <w:bottom w:val="none" w:sz="0" w:space="0" w:color="auto"/>
                <w:right w:val="none" w:sz="0" w:space="0" w:color="auto"/>
              </w:divBdr>
            </w:div>
            <w:div w:id="931547791">
              <w:marLeft w:val="0"/>
              <w:marRight w:val="0"/>
              <w:marTop w:val="0"/>
              <w:marBottom w:val="0"/>
              <w:divBdr>
                <w:top w:val="none" w:sz="0" w:space="0" w:color="auto"/>
                <w:left w:val="none" w:sz="0" w:space="0" w:color="auto"/>
                <w:bottom w:val="none" w:sz="0" w:space="0" w:color="auto"/>
                <w:right w:val="none" w:sz="0" w:space="0" w:color="auto"/>
              </w:divBdr>
            </w:div>
            <w:div w:id="1013187653">
              <w:marLeft w:val="0"/>
              <w:marRight w:val="0"/>
              <w:marTop w:val="0"/>
              <w:marBottom w:val="0"/>
              <w:divBdr>
                <w:top w:val="none" w:sz="0" w:space="0" w:color="auto"/>
                <w:left w:val="none" w:sz="0" w:space="0" w:color="auto"/>
                <w:bottom w:val="none" w:sz="0" w:space="0" w:color="auto"/>
                <w:right w:val="none" w:sz="0" w:space="0" w:color="auto"/>
              </w:divBdr>
            </w:div>
            <w:div w:id="1136026527">
              <w:marLeft w:val="0"/>
              <w:marRight w:val="0"/>
              <w:marTop w:val="0"/>
              <w:marBottom w:val="0"/>
              <w:divBdr>
                <w:top w:val="none" w:sz="0" w:space="0" w:color="auto"/>
                <w:left w:val="none" w:sz="0" w:space="0" w:color="auto"/>
                <w:bottom w:val="none" w:sz="0" w:space="0" w:color="auto"/>
                <w:right w:val="none" w:sz="0" w:space="0" w:color="auto"/>
              </w:divBdr>
            </w:div>
            <w:div w:id="1233928685">
              <w:marLeft w:val="0"/>
              <w:marRight w:val="0"/>
              <w:marTop w:val="0"/>
              <w:marBottom w:val="0"/>
              <w:divBdr>
                <w:top w:val="none" w:sz="0" w:space="0" w:color="auto"/>
                <w:left w:val="none" w:sz="0" w:space="0" w:color="auto"/>
                <w:bottom w:val="none" w:sz="0" w:space="0" w:color="auto"/>
                <w:right w:val="none" w:sz="0" w:space="0" w:color="auto"/>
              </w:divBdr>
            </w:div>
            <w:div w:id="1307202313">
              <w:marLeft w:val="0"/>
              <w:marRight w:val="0"/>
              <w:marTop w:val="0"/>
              <w:marBottom w:val="0"/>
              <w:divBdr>
                <w:top w:val="none" w:sz="0" w:space="0" w:color="auto"/>
                <w:left w:val="none" w:sz="0" w:space="0" w:color="auto"/>
                <w:bottom w:val="none" w:sz="0" w:space="0" w:color="auto"/>
                <w:right w:val="none" w:sz="0" w:space="0" w:color="auto"/>
              </w:divBdr>
            </w:div>
            <w:div w:id="1413429168">
              <w:marLeft w:val="0"/>
              <w:marRight w:val="0"/>
              <w:marTop w:val="0"/>
              <w:marBottom w:val="0"/>
              <w:divBdr>
                <w:top w:val="none" w:sz="0" w:space="0" w:color="auto"/>
                <w:left w:val="none" w:sz="0" w:space="0" w:color="auto"/>
                <w:bottom w:val="none" w:sz="0" w:space="0" w:color="auto"/>
                <w:right w:val="none" w:sz="0" w:space="0" w:color="auto"/>
              </w:divBdr>
            </w:div>
            <w:div w:id="1447891844">
              <w:marLeft w:val="0"/>
              <w:marRight w:val="0"/>
              <w:marTop w:val="0"/>
              <w:marBottom w:val="0"/>
              <w:divBdr>
                <w:top w:val="none" w:sz="0" w:space="0" w:color="auto"/>
                <w:left w:val="none" w:sz="0" w:space="0" w:color="auto"/>
                <w:bottom w:val="none" w:sz="0" w:space="0" w:color="auto"/>
                <w:right w:val="none" w:sz="0" w:space="0" w:color="auto"/>
              </w:divBdr>
            </w:div>
            <w:div w:id="1530601978">
              <w:marLeft w:val="0"/>
              <w:marRight w:val="0"/>
              <w:marTop w:val="0"/>
              <w:marBottom w:val="0"/>
              <w:divBdr>
                <w:top w:val="none" w:sz="0" w:space="0" w:color="auto"/>
                <w:left w:val="none" w:sz="0" w:space="0" w:color="auto"/>
                <w:bottom w:val="none" w:sz="0" w:space="0" w:color="auto"/>
                <w:right w:val="none" w:sz="0" w:space="0" w:color="auto"/>
              </w:divBdr>
            </w:div>
            <w:div w:id="1559852928">
              <w:marLeft w:val="0"/>
              <w:marRight w:val="0"/>
              <w:marTop w:val="0"/>
              <w:marBottom w:val="0"/>
              <w:divBdr>
                <w:top w:val="none" w:sz="0" w:space="0" w:color="auto"/>
                <w:left w:val="none" w:sz="0" w:space="0" w:color="auto"/>
                <w:bottom w:val="none" w:sz="0" w:space="0" w:color="auto"/>
                <w:right w:val="none" w:sz="0" w:space="0" w:color="auto"/>
              </w:divBdr>
            </w:div>
            <w:div w:id="1609308654">
              <w:marLeft w:val="0"/>
              <w:marRight w:val="0"/>
              <w:marTop w:val="0"/>
              <w:marBottom w:val="0"/>
              <w:divBdr>
                <w:top w:val="none" w:sz="0" w:space="0" w:color="auto"/>
                <w:left w:val="none" w:sz="0" w:space="0" w:color="auto"/>
                <w:bottom w:val="none" w:sz="0" w:space="0" w:color="auto"/>
                <w:right w:val="none" w:sz="0" w:space="0" w:color="auto"/>
              </w:divBdr>
            </w:div>
            <w:div w:id="1624968027">
              <w:marLeft w:val="0"/>
              <w:marRight w:val="0"/>
              <w:marTop w:val="0"/>
              <w:marBottom w:val="0"/>
              <w:divBdr>
                <w:top w:val="none" w:sz="0" w:space="0" w:color="auto"/>
                <w:left w:val="none" w:sz="0" w:space="0" w:color="auto"/>
                <w:bottom w:val="none" w:sz="0" w:space="0" w:color="auto"/>
                <w:right w:val="none" w:sz="0" w:space="0" w:color="auto"/>
              </w:divBdr>
            </w:div>
            <w:div w:id="1738749792">
              <w:marLeft w:val="0"/>
              <w:marRight w:val="0"/>
              <w:marTop w:val="0"/>
              <w:marBottom w:val="0"/>
              <w:divBdr>
                <w:top w:val="none" w:sz="0" w:space="0" w:color="auto"/>
                <w:left w:val="none" w:sz="0" w:space="0" w:color="auto"/>
                <w:bottom w:val="none" w:sz="0" w:space="0" w:color="auto"/>
                <w:right w:val="none" w:sz="0" w:space="0" w:color="auto"/>
              </w:divBdr>
            </w:div>
          </w:divsChild>
        </w:div>
        <w:div w:id="1658731708">
          <w:marLeft w:val="0"/>
          <w:marRight w:val="0"/>
          <w:marTop w:val="0"/>
          <w:marBottom w:val="0"/>
          <w:divBdr>
            <w:top w:val="none" w:sz="0" w:space="0" w:color="auto"/>
            <w:left w:val="none" w:sz="0" w:space="0" w:color="auto"/>
            <w:bottom w:val="none" w:sz="0" w:space="0" w:color="auto"/>
            <w:right w:val="none" w:sz="0" w:space="0" w:color="auto"/>
          </w:divBdr>
        </w:div>
        <w:div w:id="1691566143">
          <w:marLeft w:val="0"/>
          <w:marRight w:val="0"/>
          <w:marTop w:val="0"/>
          <w:marBottom w:val="0"/>
          <w:divBdr>
            <w:top w:val="none" w:sz="0" w:space="0" w:color="auto"/>
            <w:left w:val="none" w:sz="0" w:space="0" w:color="auto"/>
            <w:bottom w:val="none" w:sz="0" w:space="0" w:color="auto"/>
            <w:right w:val="none" w:sz="0" w:space="0" w:color="auto"/>
          </w:divBdr>
        </w:div>
        <w:div w:id="1701927878">
          <w:marLeft w:val="0"/>
          <w:marRight w:val="0"/>
          <w:marTop w:val="0"/>
          <w:marBottom w:val="0"/>
          <w:divBdr>
            <w:top w:val="none" w:sz="0" w:space="0" w:color="auto"/>
            <w:left w:val="none" w:sz="0" w:space="0" w:color="auto"/>
            <w:bottom w:val="none" w:sz="0" w:space="0" w:color="auto"/>
            <w:right w:val="none" w:sz="0" w:space="0" w:color="auto"/>
          </w:divBdr>
        </w:div>
        <w:div w:id="1704163518">
          <w:marLeft w:val="0"/>
          <w:marRight w:val="0"/>
          <w:marTop w:val="0"/>
          <w:marBottom w:val="0"/>
          <w:divBdr>
            <w:top w:val="none" w:sz="0" w:space="0" w:color="auto"/>
            <w:left w:val="none" w:sz="0" w:space="0" w:color="auto"/>
            <w:bottom w:val="none" w:sz="0" w:space="0" w:color="auto"/>
            <w:right w:val="none" w:sz="0" w:space="0" w:color="auto"/>
          </w:divBdr>
        </w:div>
        <w:div w:id="1707753087">
          <w:marLeft w:val="0"/>
          <w:marRight w:val="0"/>
          <w:marTop w:val="0"/>
          <w:marBottom w:val="0"/>
          <w:divBdr>
            <w:top w:val="none" w:sz="0" w:space="0" w:color="auto"/>
            <w:left w:val="none" w:sz="0" w:space="0" w:color="auto"/>
            <w:bottom w:val="none" w:sz="0" w:space="0" w:color="auto"/>
            <w:right w:val="none" w:sz="0" w:space="0" w:color="auto"/>
          </w:divBdr>
        </w:div>
      </w:divsChild>
    </w:div>
    <w:div w:id="617101627">
      <w:marLeft w:val="640"/>
      <w:marRight w:val="0"/>
      <w:marTop w:val="0"/>
      <w:marBottom w:val="0"/>
      <w:divBdr>
        <w:top w:val="none" w:sz="0" w:space="0" w:color="auto"/>
        <w:left w:val="none" w:sz="0" w:space="0" w:color="auto"/>
        <w:bottom w:val="none" w:sz="0" w:space="0" w:color="auto"/>
        <w:right w:val="none" w:sz="0" w:space="0" w:color="auto"/>
      </w:divBdr>
    </w:div>
    <w:div w:id="617176437">
      <w:marLeft w:val="640"/>
      <w:marRight w:val="0"/>
      <w:marTop w:val="0"/>
      <w:marBottom w:val="0"/>
      <w:divBdr>
        <w:top w:val="none" w:sz="0" w:space="0" w:color="auto"/>
        <w:left w:val="none" w:sz="0" w:space="0" w:color="auto"/>
        <w:bottom w:val="none" w:sz="0" w:space="0" w:color="auto"/>
        <w:right w:val="none" w:sz="0" w:space="0" w:color="auto"/>
      </w:divBdr>
    </w:div>
    <w:div w:id="617177399">
      <w:marLeft w:val="640"/>
      <w:marRight w:val="0"/>
      <w:marTop w:val="0"/>
      <w:marBottom w:val="0"/>
      <w:divBdr>
        <w:top w:val="none" w:sz="0" w:space="0" w:color="auto"/>
        <w:left w:val="none" w:sz="0" w:space="0" w:color="auto"/>
        <w:bottom w:val="none" w:sz="0" w:space="0" w:color="auto"/>
        <w:right w:val="none" w:sz="0" w:space="0" w:color="auto"/>
      </w:divBdr>
    </w:div>
    <w:div w:id="617376530">
      <w:marLeft w:val="640"/>
      <w:marRight w:val="0"/>
      <w:marTop w:val="0"/>
      <w:marBottom w:val="0"/>
      <w:divBdr>
        <w:top w:val="none" w:sz="0" w:space="0" w:color="auto"/>
        <w:left w:val="none" w:sz="0" w:space="0" w:color="auto"/>
        <w:bottom w:val="none" w:sz="0" w:space="0" w:color="auto"/>
        <w:right w:val="none" w:sz="0" w:space="0" w:color="auto"/>
      </w:divBdr>
    </w:div>
    <w:div w:id="617415589">
      <w:marLeft w:val="640"/>
      <w:marRight w:val="0"/>
      <w:marTop w:val="0"/>
      <w:marBottom w:val="0"/>
      <w:divBdr>
        <w:top w:val="none" w:sz="0" w:space="0" w:color="auto"/>
        <w:left w:val="none" w:sz="0" w:space="0" w:color="auto"/>
        <w:bottom w:val="none" w:sz="0" w:space="0" w:color="auto"/>
        <w:right w:val="none" w:sz="0" w:space="0" w:color="auto"/>
      </w:divBdr>
    </w:div>
    <w:div w:id="617419259">
      <w:marLeft w:val="640"/>
      <w:marRight w:val="0"/>
      <w:marTop w:val="0"/>
      <w:marBottom w:val="0"/>
      <w:divBdr>
        <w:top w:val="none" w:sz="0" w:space="0" w:color="auto"/>
        <w:left w:val="none" w:sz="0" w:space="0" w:color="auto"/>
        <w:bottom w:val="none" w:sz="0" w:space="0" w:color="auto"/>
        <w:right w:val="none" w:sz="0" w:space="0" w:color="auto"/>
      </w:divBdr>
    </w:div>
    <w:div w:id="617643605">
      <w:marLeft w:val="640"/>
      <w:marRight w:val="0"/>
      <w:marTop w:val="0"/>
      <w:marBottom w:val="0"/>
      <w:divBdr>
        <w:top w:val="none" w:sz="0" w:space="0" w:color="auto"/>
        <w:left w:val="none" w:sz="0" w:space="0" w:color="auto"/>
        <w:bottom w:val="none" w:sz="0" w:space="0" w:color="auto"/>
        <w:right w:val="none" w:sz="0" w:space="0" w:color="auto"/>
      </w:divBdr>
    </w:div>
    <w:div w:id="617950439">
      <w:marLeft w:val="640"/>
      <w:marRight w:val="0"/>
      <w:marTop w:val="0"/>
      <w:marBottom w:val="0"/>
      <w:divBdr>
        <w:top w:val="none" w:sz="0" w:space="0" w:color="auto"/>
        <w:left w:val="none" w:sz="0" w:space="0" w:color="auto"/>
        <w:bottom w:val="none" w:sz="0" w:space="0" w:color="auto"/>
        <w:right w:val="none" w:sz="0" w:space="0" w:color="auto"/>
      </w:divBdr>
    </w:div>
    <w:div w:id="617956652">
      <w:marLeft w:val="640"/>
      <w:marRight w:val="0"/>
      <w:marTop w:val="0"/>
      <w:marBottom w:val="0"/>
      <w:divBdr>
        <w:top w:val="none" w:sz="0" w:space="0" w:color="auto"/>
        <w:left w:val="none" w:sz="0" w:space="0" w:color="auto"/>
        <w:bottom w:val="none" w:sz="0" w:space="0" w:color="auto"/>
        <w:right w:val="none" w:sz="0" w:space="0" w:color="auto"/>
      </w:divBdr>
    </w:div>
    <w:div w:id="618145831">
      <w:marLeft w:val="640"/>
      <w:marRight w:val="0"/>
      <w:marTop w:val="0"/>
      <w:marBottom w:val="0"/>
      <w:divBdr>
        <w:top w:val="none" w:sz="0" w:space="0" w:color="auto"/>
        <w:left w:val="none" w:sz="0" w:space="0" w:color="auto"/>
        <w:bottom w:val="none" w:sz="0" w:space="0" w:color="auto"/>
        <w:right w:val="none" w:sz="0" w:space="0" w:color="auto"/>
      </w:divBdr>
    </w:div>
    <w:div w:id="618269499">
      <w:marLeft w:val="640"/>
      <w:marRight w:val="0"/>
      <w:marTop w:val="0"/>
      <w:marBottom w:val="0"/>
      <w:divBdr>
        <w:top w:val="none" w:sz="0" w:space="0" w:color="auto"/>
        <w:left w:val="none" w:sz="0" w:space="0" w:color="auto"/>
        <w:bottom w:val="none" w:sz="0" w:space="0" w:color="auto"/>
        <w:right w:val="none" w:sz="0" w:space="0" w:color="auto"/>
      </w:divBdr>
    </w:div>
    <w:div w:id="618295490">
      <w:marLeft w:val="640"/>
      <w:marRight w:val="0"/>
      <w:marTop w:val="0"/>
      <w:marBottom w:val="0"/>
      <w:divBdr>
        <w:top w:val="none" w:sz="0" w:space="0" w:color="auto"/>
        <w:left w:val="none" w:sz="0" w:space="0" w:color="auto"/>
        <w:bottom w:val="none" w:sz="0" w:space="0" w:color="auto"/>
        <w:right w:val="none" w:sz="0" w:space="0" w:color="auto"/>
      </w:divBdr>
    </w:div>
    <w:div w:id="618338932">
      <w:marLeft w:val="640"/>
      <w:marRight w:val="0"/>
      <w:marTop w:val="0"/>
      <w:marBottom w:val="0"/>
      <w:divBdr>
        <w:top w:val="none" w:sz="0" w:space="0" w:color="auto"/>
        <w:left w:val="none" w:sz="0" w:space="0" w:color="auto"/>
        <w:bottom w:val="none" w:sz="0" w:space="0" w:color="auto"/>
        <w:right w:val="none" w:sz="0" w:space="0" w:color="auto"/>
      </w:divBdr>
    </w:div>
    <w:div w:id="618342526">
      <w:marLeft w:val="640"/>
      <w:marRight w:val="0"/>
      <w:marTop w:val="0"/>
      <w:marBottom w:val="0"/>
      <w:divBdr>
        <w:top w:val="none" w:sz="0" w:space="0" w:color="auto"/>
        <w:left w:val="none" w:sz="0" w:space="0" w:color="auto"/>
        <w:bottom w:val="none" w:sz="0" w:space="0" w:color="auto"/>
        <w:right w:val="none" w:sz="0" w:space="0" w:color="auto"/>
      </w:divBdr>
    </w:div>
    <w:div w:id="618410943">
      <w:marLeft w:val="640"/>
      <w:marRight w:val="0"/>
      <w:marTop w:val="0"/>
      <w:marBottom w:val="0"/>
      <w:divBdr>
        <w:top w:val="none" w:sz="0" w:space="0" w:color="auto"/>
        <w:left w:val="none" w:sz="0" w:space="0" w:color="auto"/>
        <w:bottom w:val="none" w:sz="0" w:space="0" w:color="auto"/>
        <w:right w:val="none" w:sz="0" w:space="0" w:color="auto"/>
      </w:divBdr>
    </w:div>
    <w:div w:id="618486359">
      <w:marLeft w:val="640"/>
      <w:marRight w:val="0"/>
      <w:marTop w:val="0"/>
      <w:marBottom w:val="0"/>
      <w:divBdr>
        <w:top w:val="none" w:sz="0" w:space="0" w:color="auto"/>
        <w:left w:val="none" w:sz="0" w:space="0" w:color="auto"/>
        <w:bottom w:val="none" w:sz="0" w:space="0" w:color="auto"/>
        <w:right w:val="none" w:sz="0" w:space="0" w:color="auto"/>
      </w:divBdr>
    </w:div>
    <w:div w:id="618492955">
      <w:marLeft w:val="640"/>
      <w:marRight w:val="0"/>
      <w:marTop w:val="0"/>
      <w:marBottom w:val="0"/>
      <w:divBdr>
        <w:top w:val="none" w:sz="0" w:space="0" w:color="auto"/>
        <w:left w:val="none" w:sz="0" w:space="0" w:color="auto"/>
        <w:bottom w:val="none" w:sz="0" w:space="0" w:color="auto"/>
        <w:right w:val="none" w:sz="0" w:space="0" w:color="auto"/>
      </w:divBdr>
    </w:div>
    <w:div w:id="618493604">
      <w:marLeft w:val="640"/>
      <w:marRight w:val="0"/>
      <w:marTop w:val="0"/>
      <w:marBottom w:val="0"/>
      <w:divBdr>
        <w:top w:val="none" w:sz="0" w:space="0" w:color="auto"/>
        <w:left w:val="none" w:sz="0" w:space="0" w:color="auto"/>
        <w:bottom w:val="none" w:sz="0" w:space="0" w:color="auto"/>
        <w:right w:val="none" w:sz="0" w:space="0" w:color="auto"/>
      </w:divBdr>
    </w:div>
    <w:div w:id="618607807">
      <w:marLeft w:val="640"/>
      <w:marRight w:val="0"/>
      <w:marTop w:val="0"/>
      <w:marBottom w:val="0"/>
      <w:divBdr>
        <w:top w:val="none" w:sz="0" w:space="0" w:color="auto"/>
        <w:left w:val="none" w:sz="0" w:space="0" w:color="auto"/>
        <w:bottom w:val="none" w:sz="0" w:space="0" w:color="auto"/>
        <w:right w:val="none" w:sz="0" w:space="0" w:color="auto"/>
      </w:divBdr>
    </w:div>
    <w:div w:id="618679325">
      <w:marLeft w:val="640"/>
      <w:marRight w:val="0"/>
      <w:marTop w:val="0"/>
      <w:marBottom w:val="0"/>
      <w:divBdr>
        <w:top w:val="none" w:sz="0" w:space="0" w:color="auto"/>
        <w:left w:val="none" w:sz="0" w:space="0" w:color="auto"/>
        <w:bottom w:val="none" w:sz="0" w:space="0" w:color="auto"/>
        <w:right w:val="none" w:sz="0" w:space="0" w:color="auto"/>
      </w:divBdr>
    </w:div>
    <w:div w:id="618681799">
      <w:marLeft w:val="640"/>
      <w:marRight w:val="0"/>
      <w:marTop w:val="0"/>
      <w:marBottom w:val="0"/>
      <w:divBdr>
        <w:top w:val="none" w:sz="0" w:space="0" w:color="auto"/>
        <w:left w:val="none" w:sz="0" w:space="0" w:color="auto"/>
        <w:bottom w:val="none" w:sz="0" w:space="0" w:color="auto"/>
        <w:right w:val="none" w:sz="0" w:space="0" w:color="auto"/>
      </w:divBdr>
    </w:div>
    <w:div w:id="618876857">
      <w:marLeft w:val="640"/>
      <w:marRight w:val="0"/>
      <w:marTop w:val="0"/>
      <w:marBottom w:val="0"/>
      <w:divBdr>
        <w:top w:val="none" w:sz="0" w:space="0" w:color="auto"/>
        <w:left w:val="none" w:sz="0" w:space="0" w:color="auto"/>
        <w:bottom w:val="none" w:sz="0" w:space="0" w:color="auto"/>
        <w:right w:val="none" w:sz="0" w:space="0" w:color="auto"/>
      </w:divBdr>
    </w:div>
    <w:div w:id="618922539">
      <w:marLeft w:val="640"/>
      <w:marRight w:val="0"/>
      <w:marTop w:val="0"/>
      <w:marBottom w:val="0"/>
      <w:divBdr>
        <w:top w:val="none" w:sz="0" w:space="0" w:color="auto"/>
        <w:left w:val="none" w:sz="0" w:space="0" w:color="auto"/>
        <w:bottom w:val="none" w:sz="0" w:space="0" w:color="auto"/>
        <w:right w:val="none" w:sz="0" w:space="0" w:color="auto"/>
      </w:divBdr>
    </w:div>
    <w:div w:id="618923338">
      <w:marLeft w:val="640"/>
      <w:marRight w:val="0"/>
      <w:marTop w:val="0"/>
      <w:marBottom w:val="0"/>
      <w:divBdr>
        <w:top w:val="none" w:sz="0" w:space="0" w:color="auto"/>
        <w:left w:val="none" w:sz="0" w:space="0" w:color="auto"/>
        <w:bottom w:val="none" w:sz="0" w:space="0" w:color="auto"/>
        <w:right w:val="none" w:sz="0" w:space="0" w:color="auto"/>
      </w:divBdr>
    </w:div>
    <w:div w:id="619145462">
      <w:marLeft w:val="640"/>
      <w:marRight w:val="0"/>
      <w:marTop w:val="0"/>
      <w:marBottom w:val="0"/>
      <w:divBdr>
        <w:top w:val="none" w:sz="0" w:space="0" w:color="auto"/>
        <w:left w:val="none" w:sz="0" w:space="0" w:color="auto"/>
        <w:bottom w:val="none" w:sz="0" w:space="0" w:color="auto"/>
        <w:right w:val="none" w:sz="0" w:space="0" w:color="auto"/>
      </w:divBdr>
    </w:div>
    <w:div w:id="619146728">
      <w:marLeft w:val="640"/>
      <w:marRight w:val="0"/>
      <w:marTop w:val="0"/>
      <w:marBottom w:val="0"/>
      <w:divBdr>
        <w:top w:val="none" w:sz="0" w:space="0" w:color="auto"/>
        <w:left w:val="none" w:sz="0" w:space="0" w:color="auto"/>
        <w:bottom w:val="none" w:sz="0" w:space="0" w:color="auto"/>
        <w:right w:val="none" w:sz="0" w:space="0" w:color="auto"/>
      </w:divBdr>
    </w:div>
    <w:div w:id="619147343">
      <w:marLeft w:val="640"/>
      <w:marRight w:val="0"/>
      <w:marTop w:val="0"/>
      <w:marBottom w:val="0"/>
      <w:divBdr>
        <w:top w:val="none" w:sz="0" w:space="0" w:color="auto"/>
        <w:left w:val="none" w:sz="0" w:space="0" w:color="auto"/>
        <w:bottom w:val="none" w:sz="0" w:space="0" w:color="auto"/>
        <w:right w:val="none" w:sz="0" w:space="0" w:color="auto"/>
      </w:divBdr>
    </w:div>
    <w:div w:id="619184707">
      <w:marLeft w:val="640"/>
      <w:marRight w:val="0"/>
      <w:marTop w:val="0"/>
      <w:marBottom w:val="0"/>
      <w:divBdr>
        <w:top w:val="none" w:sz="0" w:space="0" w:color="auto"/>
        <w:left w:val="none" w:sz="0" w:space="0" w:color="auto"/>
        <w:bottom w:val="none" w:sz="0" w:space="0" w:color="auto"/>
        <w:right w:val="none" w:sz="0" w:space="0" w:color="auto"/>
      </w:divBdr>
    </w:div>
    <w:div w:id="619185489">
      <w:marLeft w:val="640"/>
      <w:marRight w:val="0"/>
      <w:marTop w:val="0"/>
      <w:marBottom w:val="0"/>
      <w:divBdr>
        <w:top w:val="none" w:sz="0" w:space="0" w:color="auto"/>
        <w:left w:val="none" w:sz="0" w:space="0" w:color="auto"/>
        <w:bottom w:val="none" w:sz="0" w:space="0" w:color="auto"/>
        <w:right w:val="none" w:sz="0" w:space="0" w:color="auto"/>
      </w:divBdr>
    </w:div>
    <w:div w:id="619186671">
      <w:marLeft w:val="640"/>
      <w:marRight w:val="0"/>
      <w:marTop w:val="0"/>
      <w:marBottom w:val="0"/>
      <w:divBdr>
        <w:top w:val="none" w:sz="0" w:space="0" w:color="auto"/>
        <w:left w:val="none" w:sz="0" w:space="0" w:color="auto"/>
        <w:bottom w:val="none" w:sz="0" w:space="0" w:color="auto"/>
        <w:right w:val="none" w:sz="0" w:space="0" w:color="auto"/>
      </w:divBdr>
    </w:div>
    <w:div w:id="619262329">
      <w:marLeft w:val="640"/>
      <w:marRight w:val="0"/>
      <w:marTop w:val="0"/>
      <w:marBottom w:val="0"/>
      <w:divBdr>
        <w:top w:val="none" w:sz="0" w:space="0" w:color="auto"/>
        <w:left w:val="none" w:sz="0" w:space="0" w:color="auto"/>
        <w:bottom w:val="none" w:sz="0" w:space="0" w:color="auto"/>
        <w:right w:val="none" w:sz="0" w:space="0" w:color="auto"/>
      </w:divBdr>
    </w:div>
    <w:div w:id="619262881">
      <w:marLeft w:val="640"/>
      <w:marRight w:val="0"/>
      <w:marTop w:val="0"/>
      <w:marBottom w:val="0"/>
      <w:divBdr>
        <w:top w:val="none" w:sz="0" w:space="0" w:color="auto"/>
        <w:left w:val="none" w:sz="0" w:space="0" w:color="auto"/>
        <w:bottom w:val="none" w:sz="0" w:space="0" w:color="auto"/>
        <w:right w:val="none" w:sz="0" w:space="0" w:color="auto"/>
      </w:divBdr>
    </w:div>
    <w:div w:id="619267895">
      <w:marLeft w:val="640"/>
      <w:marRight w:val="0"/>
      <w:marTop w:val="0"/>
      <w:marBottom w:val="0"/>
      <w:divBdr>
        <w:top w:val="none" w:sz="0" w:space="0" w:color="auto"/>
        <w:left w:val="none" w:sz="0" w:space="0" w:color="auto"/>
        <w:bottom w:val="none" w:sz="0" w:space="0" w:color="auto"/>
        <w:right w:val="none" w:sz="0" w:space="0" w:color="auto"/>
      </w:divBdr>
    </w:div>
    <w:div w:id="619335010">
      <w:marLeft w:val="640"/>
      <w:marRight w:val="0"/>
      <w:marTop w:val="0"/>
      <w:marBottom w:val="0"/>
      <w:divBdr>
        <w:top w:val="none" w:sz="0" w:space="0" w:color="auto"/>
        <w:left w:val="none" w:sz="0" w:space="0" w:color="auto"/>
        <w:bottom w:val="none" w:sz="0" w:space="0" w:color="auto"/>
        <w:right w:val="none" w:sz="0" w:space="0" w:color="auto"/>
      </w:divBdr>
    </w:div>
    <w:div w:id="619381374">
      <w:marLeft w:val="640"/>
      <w:marRight w:val="0"/>
      <w:marTop w:val="0"/>
      <w:marBottom w:val="0"/>
      <w:divBdr>
        <w:top w:val="none" w:sz="0" w:space="0" w:color="auto"/>
        <w:left w:val="none" w:sz="0" w:space="0" w:color="auto"/>
        <w:bottom w:val="none" w:sz="0" w:space="0" w:color="auto"/>
        <w:right w:val="none" w:sz="0" w:space="0" w:color="auto"/>
      </w:divBdr>
    </w:div>
    <w:div w:id="619410337">
      <w:marLeft w:val="640"/>
      <w:marRight w:val="0"/>
      <w:marTop w:val="0"/>
      <w:marBottom w:val="0"/>
      <w:divBdr>
        <w:top w:val="none" w:sz="0" w:space="0" w:color="auto"/>
        <w:left w:val="none" w:sz="0" w:space="0" w:color="auto"/>
        <w:bottom w:val="none" w:sz="0" w:space="0" w:color="auto"/>
        <w:right w:val="none" w:sz="0" w:space="0" w:color="auto"/>
      </w:divBdr>
    </w:div>
    <w:div w:id="619455078">
      <w:marLeft w:val="640"/>
      <w:marRight w:val="0"/>
      <w:marTop w:val="0"/>
      <w:marBottom w:val="0"/>
      <w:divBdr>
        <w:top w:val="none" w:sz="0" w:space="0" w:color="auto"/>
        <w:left w:val="none" w:sz="0" w:space="0" w:color="auto"/>
        <w:bottom w:val="none" w:sz="0" w:space="0" w:color="auto"/>
        <w:right w:val="none" w:sz="0" w:space="0" w:color="auto"/>
      </w:divBdr>
    </w:div>
    <w:div w:id="619455394">
      <w:marLeft w:val="640"/>
      <w:marRight w:val="0"/>
      <w:marTop w:val="0"/>
      <w:marBottom w:val="0"/>
      <w:divBdr>
        <w:top w:val="none" w:sz="0" w:space="0" w:color="auto"/>
        <w:left w:val="none" w:sz="0" w:space="0" w:color="auto"/>
        <w:bottom w:val="none" w:sz="0" w:space="0" w:color="auto"/>
        <w:right w:val="none" w:sz="0" w:space="0" w:color="auto"/>
      </w:divBdr>
    </w:div>
    <w:div w:id="619456130">
      <w:marLeft w:val="640"/>
      <w:marRight w:val="0"/>
      <w:marTop w:val="0"/>
      <w:marBottom w:val="0"/>
      <w:divBdr>
        <w:top w:val="none" w:sz="0" w:space="0" w:color="auto"/>
        <w:left w:val="none" w:sz="0" w:space="0" w:color="auto"/>
        <w:bottom w:val="none" w:sz="0" w:space="0" w:color="auto"/>
        <w:right w:val="none" w:sz="0" w:space="0" w:color="auto"/>
      </w:divBdr>
    </w:div>
    <w:div w:id="619531743">
      <w:marLeft w:val="640"/>
      <w:marRight w:val="0"/>
      <w:marTop w:val="0"/>
      <w:marBottom w:val="0"/>
      <w:divBdr>
        <w:top w:val="none" w:sz="0" w:space="0" w:color="auto"/>
        <w:left w:val="none" w:sz="0" w:space="0" w:color="auto"/>
        <w:bottom w:val="none" w:sz="0" w:space="0" w:color="auto"/>
        <w:right w:val="none" w:sz="0" w:space="0" w:color="auto"/>
      </w:divBdr>
    </w:div>
    <w:div w:id="619607170">
      <w:marLeft w:val="640"/>
      <w:marRight w:val="0"/>
      <w:marTop w:val="0"/>
      <w:marBottom w:val="0"/>
      <w:divBdr>
        <w:top w:val="none" w:sz="0" w:space="0" w:color="auto"/>
        <w:left w:val="none" w:sz="0" w:space="0" w:color="auto"/>
        <w:bottom w:val="none" w:sz="0" w:space="0" w:color="auto"/>
        <w:right w:val="none" w:sz="0" w:space="0" w:color="auto"/>
      </w:divBdr>
    </w:div>
    <w:div w:id="619609101">
      <w:marLeft w:val="640"/>
      <w:marRight w:val="0"/>
      <w:marTop w:val="0"/>
      <w:marBottom w:val="0"/>
      <w:divBdr>
        <w:top w:val="none" w:sz="0" w:space="0" w:color="auto"/>
        <w:left w:val="none" w:sz="0" w:space="0" w:color="auto"/>
        <w:bottom w:val="none" w:sz="0" w:space="0" w:color="auto"/>
        <w:right w:val="none" w:sz="0" w:space="0" w:color="auto"/>
      </w:divBdr>
    </w:div>
    <w:div w:id="619647036">
      <w:marLeft w:val="640"/>
      <w:marRight w:val="0"/>
      <w:marTop w:val="0"/>
      <w:marBottom w:val="0"/>
      <w:divBdr>
        <w:top w:val="none" w:sz="0" w:space="0" w:color="auto"/>
        <w:left w:val="none" w:sz="0" w:space="0" w:color="auto"/>
        <w:bottom w:val="none" w:sz="0" w:space="0" w:color="auto"/>
        <w:right w:val="none" w:sz="0" w:space="0" w:color="auto"/>
      </w:divBdr>
    </w:div>
    <w:div w:id="619651836">
      <w:marLeft w:val="640"/>
      <w:marRight w:val="0"/>
      <w:marTop w:val="0"/>
      <w:marBottom w:val="0"/>
      <w:divBdr>
        <w:top w:val="none" w:sz="0" w:space="0" w:color="auto"/>
        <w:left w:val="none" w:sz="0" w:space="0" w:color="auto"/>
        <w:bottom w:val="none" w:sz="0" w:space="0" w:color="auto"/>
        <w:right w:val="none" w:sz="0" w:space="0" w:color="auto"/>
      </w:divBdr>
    </w:div>
    <w:div w:id="619651893">
      <w:marLeft w:val="640"/>
      <w:marRight w:val="0"/>
      <w:marTop w:val="0"/>
      <w:marBottom w:val="0"/>
      <w:divBdr>
        <w:top w:val="none" w:sz="0" w:space="0" w:color="auto"/>
        <w:left w:val="none" w:sz="0" w:space="0" w:color="auto"/>
        <w:bottom w:val="none" w:sz="0" w:space="0" w:color="auto"/>
        <w:right w:val="none" w:sz="0" w:space="0" w:color="auto"/>
      </w:divBdr>
    </w:div>
    <w:div w:id="619652010">
      <w:marLeft w:val="640"/>
      <w:marRight w:val="0"/>
      <w:marTop w:val="0"/>
      <w:marBottom w:val="0"/>
      <w:divBdr>
        <w:top w:val="none" w:sz="0" w:space="0" w:color="auto"/>
        <w:left w:val="none" w:sz="0" w:space="0" w:color="auto"/>
        <w:bottom w:val="none" w:sz="0" w:space="0" w:color="auto"/>
        <w:right w:val="none" w:sz="0" w:space="0" w:color="auto"/>
      </w:divBdr>
    </w:div>
    <w:div w:id="619721624">
      <w:marLeft w:val="640"/>
      <w:marRight w:val="0"/>
      <w:marTop w:val="0"/>
      <w:marBottom w:val="0"/>
      <w:divBdr>
        <w:top w:val="none" w:sz="0" w:space="0" w:color="auto"/>
        <w:left w:val="none" w:sz="0" w:space="0" w:color="auto"/>
        <w:bottom w:val="none" w:sz="0" w:space="0" w:color="auto"/>
        <w:right w:val="none" w:sz="0" w:space="0" w:color="auto"/>
      </w:divBdr>
    </w:div>
    <w:div w:id="619726264">
      <w:marLeft w:val="640"/>
      <w:marRight w:val="0"/>
      <w:marTop w:val="0"/>
      <w:marBottom w:val="0"/>
      <w:divBdr>
        <w:top w:val="none" w:sz="0" w:space="0" w:color="auto"/>
        <w:left w:val="none" w:sz="0" w:space="0" w:color="auto"/>
        <w:bottom w:val="none" w:sz="0" w:space="0" w:color="auto"/>
        <w:right w:val="none" w:sz="0" w:space="0" w:color="auto"/>
      </w:divBdr>
    </w:div>
    <w:div w:id="619797035">
      <w:marLeft w:val="640"/>
      <w:marRight w:val="0"/>
      <w:marTop w:val="0"/>
      <w:marBottom w:val="0"/>
      <w:divBdr>
        <w:top w:val="none" w:sz="0" w:space="0" w:color="auto"/>
        <w:left w:val="none" w:sz="0" w:space="0" w:color="auto"/>
        <w:bottom w:val="none" w:sz="0" w:space="0" w:color="auto"/>
        <w:right w:val="none" w:sz="0" w:space="0" w:color="auto"/>
      </w:divBdr>
    </w:div>
    <w:div w:id="619802500">
      <w:marLeft w:val="640"/>
      <w:marRight w:val="0"/>
      <w:marTop w:val="0"/>
      <w:marBottom w:val="0"/>
      <w:divBdr>
        <w:top w:val="none" w:sz="0" w:space="0" w:color="auto"/>
        <w:left w:val="none" w:sz="0" w:space="0" w:color="auto"/>
        <w:bottom w:val="none" w:sz="0" w:space="0" w:color="auto"/>
        <w:right w:val="none" w:sz="0" w:space="0" w:color="auto"/>
      </w:divBdr>
    </w:div>
    <w:div w:id="619842346">
      <w:marLeft w:val="640"/>
      <w:marRight w:val="0"/>
      <w:marTop w:val="0"/>
      <w:marBottom w:val="0"/>
      <w:divBdr>
        <w:top w:val="none" w:sz="0" w:space="0" w:color="auto"/>
        <w:left w:val="none" w:sz="0" w:space="0" w:color="auto"/>
        <w:bottom w:val="none" w:sz="0" w:space="0" w:color="auto"/>
        <w:right w:val="none" w:sz="0" w:space="0" w:color="auto"/>
      </w:divBdr>
    </w:div>
    <w:div w:id="620232838">
      <w:marLeft w:val="640"/>
      <w:marRight w:val="0"/>
      <w:marTop w:val="0"/>
      <w:marBottom w:val="0"/>
      <w:divBdr>
        <w:top w:val="none" w:sz="0" w:space="0" w:color="auto"/>
        <w:left w:val="none" w:sz="0" w:space="0" w:color="auto"/>
        <w:bottom w:val="none" w:sz="0" w:space="0" w:color="auto"/>
        <w:right w:val="none" w:sz="0" w:space="0" w:color="auto"/>
      </w:divBdr>
    </w:div>
    <w:div w:id="620234881">
      <w:marLeft w:val="640"/>
      <w:marRight w:val="0"/>
      <w:marTop w:val="0"/>
      <w:marBottom w:val="0"/>
      <w:divBdr>
        <w:top w:val="none" w:sz="0" w:space="0" w:color="auto"/>
        <w:left w:val="none" w:sz="0" w:space="0" w:color="auto"/>
        <w:bottom w:val="none" w:sz="0" w:space="0" w:color="auto"/>
        <w:right w:val="none" w:sz="0" w:space="0" w:color="auto"/>
      </w:divBdr>
    </w:div>
    <w:div w:id="620306830">
      <w:marLeft w:val="640"/>
      <w:marRight w:val="0"/>
      <w:marTop w:val="0"/>
      <w:marBottom w:val="0"/>
      <w:divBdr>
        <w:top w:val="none" w:sz="0" w:space="0" w:color="auto"/>
        <w:left w:val="none" w:sz="0" w:space="0" w:color="auto"/>
        <w:bottom w:val="none" w:sz="0" w:space="0" w:color="auto"/>
        <w:right w:val="none" w:sz="0" w:space="0" w:color="auto"/>
      </w:divBdr>
    </w:div>
    <w:div w:id="620383244">
      <w:marLeft w:val="640"/>
      <w:marRight w:val="0"/>
      <w:marTop w:val="0"/>
      <w:marBottom w:val="0"/>
      <w:divBdr>
        <w:top w:val="none" w:sz="0" w:space="0" w:color="auto"/>
        <w:left w:val="none" w:sz="0" w:space="0" w:color="auto"/>
        <w:bottom w:val="none" w:sz="0" w:space="0" w:color="auto"/>
        <w:right w:val="none" w:sz="0" w:space="0" w:color="auto"/>
      </w:divBdr>
    </w:div>
    <w:div w:id="620454519">
      <w:marLeft w:val="640"/>
      <w:marRight w:val="0"/>
      <w:marTop w:val="0"/>
      <w:marBottom w:val="0"/>
      <w:divBdr>
        <w:top w:val="none" w:sz="0" w:space="0" w:color="auto"/>
        <w:left w:val="none" w:sz="0" w:space="0" w:color="auto"/>
        <w:bottom w:val="none" w:sz="0" w:space="0" w:color="auto"/>
        <w:right w:val="none" w:sz="0" w:space="0" w:color="auto"/>
      </w:divBdr>
    </w:div>
    <w:div w:id="620503385">
      <w:marLeft w:val="640"/>
      <w:marRight w:val="0"/>
      <w:marTop w:val="0"/>
      <w:marBottom w:val="0"/>
      <w:divBdr>
        <w:top w:val="none" w:sz="0" w:space="0" w:color="auto"/>
        <w:left w:val="none" w:sz="0" w:space="0" w:color="auto"/>
        <w:bottom w:val="none" w:sz="0" w:space="0" w:color="auto"/>
        <w:right w:val="none" w:sz="0" w:space="0" w:color="auto"/>
      </w:divBdr>
    </w:div>
    <w:div w:id="620572041">
      <w:marLeft w:val="640"/>
      <w:marRight w:val="0"/>
      <w:marTop w:val="0"/>
      <w:marBottom w:val="0"/>
      <w:divBdr>
        <w:top w:val="none" w:sz="0" w:space="0" w:color="auto"/>
        <w:left w:val="none" w:sz="0" w:space="0" w:color="auto"/>
        <w:bottom w:val="none" w:sz="0" w:space="0" w:color="auto"/>
        <w:right w:val="none" w:sz="0" w:space="0" w:color="auto"/>
      </w:divBdr>
    </w:div>
    <w:div w:id="620572060">
      <w:marLeft w:val="640"/>
      <w:marRight w:val="0"/>
      <w:marTop w:val="0"/>
      <w:marBottom w:val="0"/>
      <w:divBdr>
        <w:top w:val="none" w:sz="0" w:space="0" w:color="auto"/>
        <w:left w:val="none" w:sz="0" w:space="0" w:color="auto"/>
        <w:bottom w:val="none" w:sz="0" w:space="0" w:color="auto"/>
        <w:right w:val="none" w:sz="0" w:space="0" w:color="auto"/>
      </w:divBdr>
    </w:div>
    <w:div w:id="620576399">
      <w:marLeft w:val="640"/>
      <w:marRight w:val="0"/>
      <w:marTop w:val="0"/>
      <w:marBottom w:val="0"/>
      <w:divBdr>
        <w:top w:val="none" w:sz="0" w:space="0" w:color="auto"/>
        <w:left w:val="none" w:sz="0" w:space="0" w:color="auto"/>
        <w:bottom w:val="none" w:sz="0" w:space="0" w:color="auto"/>
        <w:right w:val="none" w:sz="0" w:space="0" w:color="auto"/>
      </w:divBdr>
    </w:div>
    <w:div w:id="620576664">
      <w:marLeft w:val="640"/>
      <w:marRight w:val="0"/>
      <w:marTop w:val="0"/>
      <w:marBottom w:val="0"/>
      <w:divBdr>
        <w:top w:val="none" w:sz="0" w:space="0" w:color="auto"/>
        <w:left w:val="none" w:sz="0" w:space="0" w:color="auto"/>
        <w:bottom w:val="none" w:sz="0" w:space="0" w:color="auto"/>
        <w:right w:val="none" w:sz="0" w:space="0" w:color="auto"/>
      </w:divBdr>
    </w:div>
    <w:div w:id="620652207">
      <w:marLeft w:val="640"/>
      <w:marRight w:val="0"/>
      <w:marTop w:val="0"/>
      <w:marBottom w:val="0"/>
      <w:divBdr>
        <w:top w:val="none" w:sz="0" w:space="0" w:color="auto"/>
        <w:left w:val="none" w:sz="0" w:space="0" w:color="auto"/>
        <w:bottom w:val="none" w:sz="0" w:space="0" w:color="auto"/>
        <w:right w:val="none" w:sz="0" w:space="0" w:color="auto"/>
      </w:divBdr>
    </w:div>
    <w:div w:id="620839164">
      <w:marLeft w:val="640"/>
      <w:marRight w:val="0"/>
      <w:marTop w:val="0"/>
      <w:marBottom w:val="0"/>
      <w:divBdr>
        <w:top w:val="none" w:sz="0" w:space="0" w:color="auto"/>
        <w:left w:val="none" w:sz="0" w:space="0" w:color="auto"/>
        <w:bottom w:val="none" w:sz="0" w:space="0" w:color="auto"/>
        <w:right w:val="none" w:sz="0" w:space="0" w:color="auto"/>
      </w:divBdr>
    </w:div>
    <w:div w:id="620917385">
      <w:marLeft w:val="640"/>
      <w:marRight w:val="0"/>
      <w:marTop w:val="0"/>
      <w:marBottom w:val="0"/>
      <w:divBdr>
        <w:top w:val="none" w:sz="0" w:space="0" w:color="auto"/>
        <w:left w:val="none" w:sz="0" w:space="0" w:color="auto"/>
        <w:bottom w:val="none" w:sz="0" w:space="0" w:color="auto"/>
        <w:right w:val="none" w:sz="0" w:space="0" w:color="auto"/>
      </w:divBdr>
    </w:div>
    <w:div w:id="620961484">
      <w:marLeft w:val="640"/>
      <w:marRight w:val="0"/>
      <w:marTop w:val="0"/>
      <w:marBottom w:val="0"/>
      <w:divBdr>
        <w:top w:val="none" w:sz="0" w:space="0" w:color="auto"/>
        <w:left w:val="none" w:sz="0" w:space="0" w:color="auto"/>
        <w:bottom w:val="none" w:sz="0" w:space="0" w:color="auto"/>
        <w:right w:val="none" w:sz="0" w:space="0" w:color="auto"/>
      </w:divBdr>
    </w:div>
    <w:div w:id="620965439">
      <w:marLeft w:val="640"/>
      <w:marRight w:val="0"/>
      <w:marTop w:val="0"/>
      <w:marBottom w:val="0"/>
      <w:divBdr>
        <w:top w:val="none" w:sz="0" w:space="0" w:color="auto"/>
        <w:left w:val="none" w:sz="0" w:space="0" w:color="auto"/>
        <w:bottom w:val="none" w:sz="0" w:space="0" w:color="auto"/>
        <w:right w:val="none" w:sz="0" w:space="0" w:color="auto"/>
      </w:divBdr>
    </w:div>
    <w:div w:id="621110900">
      <w:marLeft w:val="640"/>
      <w:marRight w:val="0"/>
      <w:marTop w:val="0"/>
      <w:marBottom w:val="0"/>
      <w:divBdr>
        <w:top w:val="none" w:sz="0" w:space="0" w:color="auto"/>
        <w:left w:val="none" w:sz="0" w:space="0" w:color="auto"/>
        <w:bottom w:val="none" w:sz="0" w:space="0" w:color="auto"/>
        <w:right w:val="none" w:sz="0" w:space="0" w:color="auto"/>
      </w:divBdr>
    </w:div>
    <w:div w:id="621154667">
      <w:marLeft w:val="640"/>
      <w:marRight w:val="0"/>
      <w:marTop w:val="0"/>
      <w:marBottom w:val="0"/>
      <w:divBdr>
        <w:top w:val="none" w:sz="0" w:space="0" w:color="auto"/>
        <w:left w:val="none" w:sz="0" w:space="0" w:color="auto"/>
        <w:bottom w:val="none" w:sz="0" w:space="0" w:color="auto"/>
        <w:right w:val="none" w:sz="0" w:space="0" w:color="auto"/>
      </w:divBdr>
    </w:div>
    <w:div w:id="621156085">
      <w:marLeft w:val="640"/>
      <w:marRight w:val="0"/>
      <w:marTop w:val="0"/>
      <w:marBottom w:val="0"/>
      <w:divBdr>
        <w:top w:val="none" w:sz="0" w:space="0" w:color="auto"/>
        <w:left w:val="none" w:sz="0" w:space="0" w:color="auto"/>
        <w:bottom w:val="none" w:sz="0" w:space="0" w:color="auto"/>
        <w:right w:val="none" w:sz="0" w:space="0" w:color="auto"/>
      </w:divBdr>
    </w:div>
    <w:div w:id="621156913">
      <w:marLeft w:val="640"/>
      <w:marRight w:val="0"/>
      <w:marTop w:val="0"/>
      <w:marBottom w:val="0"/>
      <w:divBdr>
        <w:top w:val="none" w:sz="0" w:space="0" w:color="auto"/>
        <w:left w:val="none" w:sz="0" w:space="0" w:color="auto"/>
        <w:bottom w:val="none" w:sz="0" w:space="0" w:color="auto"/>
        <w:right w:val="none" w:sz="0" w:space="0" w:color="auto"/>
      </w:divBdr>
    </w:div>
    <w:div w:id="621226596">
      <w:marLeft w:val="640"/>
      <w:marRight w:val="0"/>
      <w:marTop w:val="0"/>
      <w:marBottom w:val="0"/>
      <w:divBdr>
        <w:top w:val="none" w:sz="0" w:space="0" w:color="auto"/>
        <w:left w:val="none" w:sz="0" w:space="0" w:color="auto"/>
        <w:bottom w:val="none" w:sz="0" w:space="0" w:color="auto"/>
        <w:right w:val="none" w:sz="0" w:space="0" w:color="auto"/>
      </w:divBdr>
    </w:div>
    <w:div w:id="621350931">
      <w:marLeft w:val="640"/>
      <w:marRight w:val="0"/>
      <w:marTop w:val="0"/>
      <w:marBottom w:val="0"/>
      <w:divBdr>
        <w:top w:val="none" w:sz="0" w:space="0" w:color="auto"/>
        <w:left w:val="none" w:sz="0" w:space="0" w:color="auto"/>
        <w:bottom w:val="none" w:sz="0" w:space="0" w:color="auto"/>
        <w:right w:val="none" w:sz="0" w:space="0" w:color="auto"/>
      </w:divBdr>
    </w:div>
    <w:div w:id="621351600">
      <w:marLeft w:val="640"/>
      <w:marRight w:val="0"/>
      <w:marTop w:val="0"/>
      <w:marBottom w:val="0"/>
      <w:divBdr>
        <w:top w:val="none" w:sz="0" w:space="0" w:color="auto"/>
        <w:left w:val="none" w:sz="0" w:space="0" w:color="auto"/>
        <w:bottom w:val="none" w:sz="0" w:space="0" w:color="auto"/>
        <w:right w:val="none" w:sz="0" w:space="0" w:color="auto"/>
      </w:divBdr>
    </w:div>
    <w:div w:id="621375943">
      <w:marLeft w:val="640"/>
      <w:marRight w:val="0"/>
      <w:marTop w:val="0"/>
      <w:marBottom w:val="0"/>
      <w:divBdr>
        <w:top w:val="none" w:sz="0" w:space="0" w:color="auto"/>
        <w:left w:val="none" w:sz="0" w:space="0" w:color="auto"/>
        <w:bottom w:val="none" w:sz="0" w:space="0" w:color="auto"/>
        <w:right w:val="none" w:sz="0" w:space="0" w:color="auto"/>
      </w:divBdr>
    </w:div>
    <w:div w:id="621422314">
      <w:marLeft w:val="640"/>
      <w:marRight w:val="0"/>
      <w:marTop w:val="0"/>
      <w:marBottom w:val="0"/>
      <w:divBdr>
        <w:top w:val="none" w:sz="0" w:space="0" w:color="auto"/>
        <w:left w:val="none" w:sz="0" w:space="0" w:color="auto"/>
        <w:bottom w:val="none" w:sz="0" w:space="0" w:color="auto"/>
        <w:right w:val="none" w:sz="0" w:space="0" w:color="auto"/>
      </w:divBdr>
    </w:div>
    <w:div w:id="621427526">
      <w:marLeft w:val="640"/>
      <w:marRight w:val="0"/>
      <w:marTop w:val="0"/>
      <w:marBottom w:val="0"/>
      <w:divBdr>
        <w:top w:val="none" w:sz="0" w:space="0" w:color="auto"/>
        <w:left w:val="none" w:sz="0" w:space="0" w:color="auto"/>
        <w:bottom w:val="none" w:sz="0" w:space="0" w:color="auto"/>
        <w:right w:val="none" w:sz="0" w:space="0" w:color="auto"/>
      </w:divBdr>
    </w:div>
    <w:div w:id="621545926">
      <w:marLeft w:val="640"/>
      <w:marRight w:val="0"/>
      <w:marTop w:val="0"/>
      <w:marBottom w:val="0"/>
      <w:divBdr>
        <w:top w:val="none" w:sz="0" w:space="0" w:color="auto"/>
        <w:left w:val="none" w:sz="0" w:space="0" w:color="auto"/>
        <w:bottom w:val="none" w:sz="0" w:space="0" w:color="auto"/>
        <w:right w:val="none" w:sz="0" w:space="0" w:color="auto"/>
      </w:divBdr>
    </w:div>
    <w:div w:id="621618210">
      <w:marLeft w:val="640"/>
      <w:marRight w:val="0"/>
      <w:marTop w:val="0"/>
      <w:marBottom w:val="0"/>
      <w:divBdr>
        <w:top w:val="none" w:sz="0" w:space="0" w:color="auto"/>
        <w:left w:val="none" w:sz="0" w:space="0" w:color="auto"/>
        <w:bottom w:val="none" w:sz="0" w:space="0" w:color="auto"/>
        <w:right w:val="none" w:sz="0" w:space="0" w:color="auto"/>
      </w:divBdr>
    </w:div>
    <w:div w:id="621762971">
      <w:bodyDiv w:val="1"/>
      <w:marLeft w:val="0"/>
      <w:marRight w:val="0"/>
      <w:marTop w:val="0"/>
      <w:marBottom w:val="0"/>
      <w:divBdr>
        <w:top w:val="none" w:sz="0" w:space="0" w:color="auto"/>
        <w:left w:val="none" w:sz="0" w:space="0" w:color="auto"/>
        <w:bottom w:val="none" w:sz="0" w:space="0" w:color="auto"/>
        <w:right w:val="none" w:sz="0" w:space="0" w:color="auto"/>
      </w:divBdr>
      <w:divsChild>
        <w:div w:id="24332399">
          <w:marLeft w:val="480"/>
          <w:marRight w:val="0"/>
          <w:marTop w:val="0"/>
          <w:marBottom w:val="0"/>
          <w:divBdr>
            <w:top w:val="none" w:sz="0" w:space="0" w:color="auto"/>
            <w:left w:val="none" w:sz="0" w:space="0" w:color="auto"/>
            <w:bottom w:val="none" w:sz="0" w:space="0" w:color="auto"/>
            <w:right w:val="none" w:sz="0" w:space="0" w:color="auto"/>
          </w:divBdr>
        </w:div>
        <w:div w:id="32929462">
          <w:marLeft w:val="480"/>
          <w:marRight w:val="0"/>
          <w:marTop w:val="0"/>
          <w:marBottom w:val="0"/>
          <w:divBdr>
            <w:top w:val="none" w:sz="0" w:space="0" w:color="auto"/>
            <w:left w:val="none" w:sz="0" w:space="0" w:color="auto"/>
            <w:bottom w:val="none" w:sz="0" w:space="0" w:color="auto"/>
            <w:right w:val="none" w:sz="0" w:space="0" w:color="auto"/>
          </w:divBdr>
        </w:div>
        <w:div w:id="45186184">
          <w:marLeft w:val="480"/>
          <w:marRight w:val="0"/>
          <w:marTop w:val="0"/>
          <w:marBottom w:val="0"/>
          <w:divBdr>
            <w:top w:val="none" w:sz="0" w:space="0" w:color="auto"/>
            <w:left w:val="none" w:sz="0" w:space="0" w:color="auto"/>
            <w:bottom w:val="none" w:sz="0" w:space="0" w:color="auto"/>
            <w:right w:val="none" w:sz="0" w:space="0" w:color="auto"/>
          </w:divBdr>
        </w:div>
        <w:div w:id="55323897">
          <w:marLeft w:val="480"/>
          <w:marRight w:val="0"/>
          <w:marTop w:val="0"/>
          <w:marBottom w:val="0"/>
          <w:divBdr>
            <w:top w:val="none" w:sz="0" w:space="0" w:color="auto"/>
            <w:left w:val="none" w:sz="0" w:space="0" w:color="auto"/>
            <w:bottom w:val="none" w:sz="0" w:space="0" w:color="auto"/>
            <w:right w:val="none" w:sz="0" w:space="0" w:color="auto"/>
          </w:divBdr>
        </w:div>
        <w:div w:id="74937847">
          <w:marLeft w:val="480"/>
          <w:marRight w:val="0"/>
          <w:marTop w:val="0"/>
          <w:marBottom w:val="0"/>
          <w:divBdr>
            <w:top w:val="none" w:sz="0" w:space="0" w:color="auto"/>
            <w:left w:val="none" w:sz="0" w:space="0" w:color="auto"/>
            <w:bottom w:val="none" w:sz="0" w:space="0" w:color="auto"/>
            <w:right w:val="none" w:sz="0" w:space="0" w:color="auto"/>
          </w:divBdr>
        </w:div>
        <w:div w:id="82459732">
          <w:marLeft w:val="480"/>
          <w:marRight w:val="0"/>
          <w:marTop w:val="0"/>
          <w:marBottom w:val="0"/>
          <w:divBdr>
            <w:top w:val="none" w:sz="0" w:space="0" w:color="auto"/>
            <w:left w:val="none" w:sz="0" w:space="0" w:color="auto"/>
            <w:bottom w:val="none" w:sz="0" w:space="0" w:color="auto"/>
            <w:right w:val="none" w:sz="0" w:space="0" w:color="auto"/>
          </w:divBdr>
        </w:div>
        <w:div w:id="186989397">
          <w:marLeft w:val="480"/>
          <w:marRight w:val="0"/>
          <w:marTop w:val="0"/>
          <w:marBottom w:val="0"/>
          <w:divBdr>
            <w:top w:val="none" w:sz="0" w:space="0" w:color="auto"/>
            <w:left w:val="none" w:sz="0" w:space="0" w:color="auto"/>
            <w:bottom w:val="none" w:sz="0" w:space="0" w:color="auto"/>
            <w:right w:val="none" w:sz="0" w:space="0" w:color="auto"/>
          </w:divBdr>
        </w:div>
        <w:div w:id="299573453">
          <w:marLeft w:val="480"/>
          <w:marRight w:val="0"/>
          <w:marTop w:val="0"/>
          <w:marBottom w:val="0"/>
          <w:divBdr>
            <w:top w:val="none" w:sz="0" w:space="0" w:color="auto"/>
            <w:left w:val="none" w:sz="0" w:space="0" w:color="auto"/>
            <w:bottom w:val="none" w:sz="0" w:space="0" w:color="auto"/>
            <w:right w:val="none" w:sz="0" w:space="0" w:color="auto"/>
          </w:divBdr>
        </w:div>
        <w:div w:id="303237890">
          <w:marLeft w:val="480"/>
          <w:marRight w:val="0"/>
          <w:marTop w:val="0"/>
          <w:marBottom w:val="0"/>
          <w:divBdr>
            <w:top w:val="none" w:sz="0" w:space="0" w:color="auto"/>
            <w:left w:val="none" w:sz="0" w:space="0" w:color="auto"/>
            <w:bottom w:val="none" w:sz="0" w:space="0" w:color="auto"/>
            <w:right w:val="none" w:sz="0" w:space="0" w:color="auto"/>
          </w:divBdr>
        </w:div>
        <w:div w:id="375742878">
          <w:marLeft w:val="480"/>
          <w:marRight w:val="0"/>
          <w:marTop w:val="0"/>
          <w:marBottom w:val="0"/>
          <w:divBdr>
            <w:top w:val="none" w:sz="0" w:space="0" w:color="auto"/>
            <w:left w:val="none" w:sz="0" w:space="0" w:color="auto"/>
            <w:bottom w:val="none" w:sz="0" w:space="0" w:color="auto"/>
            <w:right w:val="none" w:sz="0" w:space="0" w:color="auto"/>
          </w:divBdr>
        </w:div>
        <w:div w:id="477036723">
          <w:marLeft w:val="480"/>
          <w:marRight w:val="0"/>
          <w:marTop w:val="0"/>
          <w:marBottom w:val="0"/>
          <w:divBdr>
            <w:top w:val="none" w:sz="0" w:space="0" w:color="auto"/>
            <w:left w:val="none" w:sz="0" w:space="0" w:color="auto"/>
            <w:bottom w:val="none" w:sz="0" w:space="0" w:color="auto"/>
            <w:right w:val="none" w:sz="0" w:space="0" w:color="auto"/>
          </w:divBdr>
        </w:div>
        <w:div w:id="479927443">
          <w:marLeft w:val="480"/>
          <w:marRight w:val="0"/>
          <w:marTop w:val="0"/>
          <w:marBottom w:val="0"/>
          <w:divBdr>
            <w:top w:val="none" w:sz="0" w:space="0" w:color="auto"/>
            <w:left w:val="none" w:sz="0" w:space="0" w:color="auto"/>
            <w:bottom w:val="none" w:sz="0" w:space="0" w:color="auto"/>
            <w:right w:val="none" w:sz="0" w:space="0" w:color="auto"/>
          </w:divBdr>
        </w:div>
        <w:div w:id="545725135">
          <w:marLeft w:val="480"/>
          <w:marRight w:val="0"/>
          <w:marTop w:val="0"/>
          <w:marBottom w:val="0"/>
          <w:divBdr>
            <w:top w:val="none" w:sz="0" w:space="0" w:color="auto"/>
            <w:left w:val="none" w:sz="0" w:space="0" w:color="auto"/>
            <w:bottom w:val="none" w:sz="0" w:space="0" w:color="auto"/>
            <w:right w:val="none" w:sz="0" w:space="0" w:color="auto"/>
          </w:divBdr>
        </w:div>
        <w:div w:id="561867773">
          <w:marLeft w:val="480"/>
          <w:marRight w:val="0"/>
          <w:marTop w:val="0"/>
          <w:marBottom w:val="0"/>
          <w:divBdr>
            <w:top w:val="none" w:sz="0" w:space="0" w:color="auto"/>
            <w:left w:val="none" w:sz="0" w:space="0" w:color="auto"/>
            <w:bottom w:val="none" w:sz="0" w:space="0" w:color="auto"/>
            <w:right w:val="none" w:sz="0" w:space="0" w:color="auto"/>
          </w:divBdr>
        </w:div>
        <w:div w:id="616525344">
          <w:marLeft w:val="480"/>
          <w:marRight w:val="0"/>
          <w:marTop w:val="0"/>
          <w:marBottom w:val="0"/>
          <w:divBdr>
            <w:top w:val="none" w:sz="0" w:space="0" w:color="auto"/>
            <w:left w:val="none" w:sz="0" w:space="0" w:color="auto"/>
            <w:bottom w:val="none" w:sz="0" w:space="0" w:color="auto"/>
            <w:right w:val="none" w:sz="0" w:space="0" w:color="auto"/>
          </w:divBdr>
        </w:div>
        <w:div w:id="672758061">
          <w:marLeft w:val="480"/>
          <w:marRight w:val="0"/>
          <w:marTop w:val="0"/>
          <w:marBottom w:val="0"/>
          <w:divBdr>
            <w:top w:val="none" w:sz="0" w:space="0" w:color="auto"/>
            <w:left w:val="none" w:sz="0" w:space="0" w:color="auto"/>
            <w:bottom w:val="none" w:sz="0" w:space="0" w:color="auto"/>
            <w:right w:val="none" w:sz="0" w:space="0" w:color="auto"/>
          </w:divBdr>
        </w:div>
        <w:div w:id="706567074">
          <w:marLeft w:val="480"/>
          <w:marRight w:val="0"/>
          <w:marTop w:val="0"/>
          <w:marBottom w:val="0"/>
          <w:divBdr>
            <w:top w:val="none" w:sz="0" w:space="0" w:color="auto"/>
            <w:left w:val="none" w:sz="0" w:space="0" w:color="auto"/>
            <w:bottom w:val="none" w:sz="0" w:space="0" w:color="auto"/>
            <w:right w:val="none" w:sz="0" w:space="0" w:color="auto"/>
          </w:divBdr>
        </w:div>
        <w:div w:id="732433147">
          <w:marLeft w:val="480"/>
          <w:marRight w:val="0"/>
          <w:marTop w:val="0"/>
          <w:marBottom w:val="0"/>
          <w:divBdr>
            <w:top w:val="none" w:sz="0" w:space="0" w:color="auto"/>
            <w:left w:val="none" w:sz="0" w:space="0" w:color="auto"/>
            <w:bottom w:val="none" w:sz="0" w:space="0" w:color="auto"/>
            <w:right w:val="none" w:sz="0" w:space="0" w:color="auto"/>
          </w:divBdr>
        </w:div>
        <w:div w:id="745155218">
          <w:marLeft w:val="480"/>
          <w:marRight w:val="0"/>
          <w:marTop w:val="0"/>
          <w:marBottom w:val="0"/>
          <w:divBdr>
            <w:top w:val="none" w:sz="0" w:space="0" w:color="auto"/>
            <w:left w:val="none" w:sz="0" w:space="0" w:color="auto"/>
            <w:bottom w:val="none" w:sz="0" w:space="0" w:color="auto"/>
            <w:right w:val="none" w:sz="0" w:space="0" w:color="auto"/>
          </w:divBdr>
        </w:div>
        <w:div w:id="831915620">
          <w:marLeft w:val="480"/>
          <w:marRight w:val="0"/>
          <w:marTop w:val="0"/>
          <w:marBottom w:val="0"/>
          <w:divBdr>
            <w:top w:val="none" w:sz="0" w:space="0" w:color="auto"/>
            <w:left w:val="none" w:sz="0" w:space="0" w:color="auto"/>
            <w:bottom w:val="none" w:sz="0" w:space="0" w:color="auto"/>
            <w:right w:val="none" w:sz="0" w:space="0" w:color="auto"/>
          </w:divBdr>
        </w:div>
        <w:div w:id="939293770">
          <w:marLeft w:val="480"/>
          <w:marRight w:val="0"/>
          <w:marTop w:val="0"/>
          <w:marBottom w:val="0"/>
          <w:divBdr>
            <w:top w:val="none" w:sz="0" w:space="0" w:color="auto"/>
            <w:left w:val="none" w:sz="0" w:space="0" w:color="auto"/>
            <w:bottom w:val="none" w:sz="0" w:space="0" w:color="auto"/>
            <w:right w:val="none" w:sz="0" w:space="0" w:color="auto"/>
          </w:divBdr>
        </w:div>
        <w:div w:id="994410282">
          <w:marLeft w:val="480"/>
          <w:marRight w:val="0"/>
          <w:marTop w:val="0"/>
          <w:marBottom w:val="0"/>
          <w:divBdr>
            <w:top w:val="none" w:sz="0" w:space="0" w:color="auto"/>
            <w:left w:val="none" w:sz="0" w:space="0" w:color="auto"/>
            <w:bottom w:val="none" w:sz="0" w:space="0" w:color="auto"/>
            <w:right w:val="none" w:sz="0" w:space="0" w:color="auto"/>
          </w:divBdr>
        </w:div>
        <w:div w:id="1001422707">
          <w:marLeft w:val="480"/>
          <w:marRight w:val="0"/>
          <w:marTop w:val="0"/>
          <w:marBottom w:val="0"/>
          <w:divBdr>
            <w:top w:val="none" w:sz="0" w:space="0" w:color="auto"/>
            <w:left w:val="none" w:sz="0" w:space="0" w:color="auto"/>
            <w:bottom w:val="none" w:sz="0" w:space="0" w:color="auto"/>
            <w:right w:val="none" w:sz="0" w:space="0" w:color="auto"/>
          </w:divBdr>
        </w:div>
        <w:div w:id="1042943591">
          <w:marLeft w:val="480"/>
          <w:marRight w:val="0"/>
          <w:marTop w:val="0"/>
          <w:marBottom w:val="0"/>
          <w:divBdr>
            <w:top w:val="none" w:sz="0" w:space="0" w:color="auto"/>
            <w:left w:val="none" w:sz="0" w:space="0" w:color="auto"/>
            <w:bottom w:val="none" w:sz="0" w:space="0" w:color="auto"/>
            <w:right w:val="none" w:sz="0" w:space="0" w:color="auto"/>
          </w:divBdr>
        </w:div>
        <w:div w:id="1044519769">
          <w:marLeft w:val="480"/>
          <w:marRight w:val="0"/>
          <w:marTop w:val="0"/>
          <w:marBottom w:val="0"/>
          <w:divBdr>
            <w:top w:val="none" w:sz="0" w:space="0" w:color="auto"/>
            <w:left w:val="none" w:sz="0" w:space="0" w:color="auto"/>
            <w:bottom w:val="none" w:sz="0" w:space="0" w:color="auto"/>
            <w:right w:val="none" w:sz="0" w:space="0" w:color="auto"/>
          </w:divBdr>
        </w:div>
        <w:div w:id="1200630072">
          <w:marLeft w:val="480"/>
          <w:marRight w:val="0"/>
          <w:marTop w:val="0"/>
          <w:marBottom w:val="0"/>
          <w:divBdr>
            <w:top w:val="none" w:sz="0" w:space="0" w:color="auto"/>
            <w:left w:val="none" w:sz="0" w:space="0" w:color="auto"/>
            <w:bottom w:val="none" w:sz="0" w:space="0" w:color="auto"/>
            <w:right w:val="none" w:sz="0" w:space="0" w:color="auto"/>
          </w:divBdr>
        </w:div>
        <w:div w:id="1207643478">
          <w:marLeft w:val="480"/>
          <w:marRight w:val="0"/>
          <w:marTop w:val="0"/>
          <w:marBottom w:val="0"/>
          <w:divBdr>
            <w:top w:val="none" w:sz="0" w:space="0" w:color="auto"/>
            <w:left w:val="none" w:sz="0" w:space="0" w:color="auto"/>
            <w:bottom w:val="none" w:sz="0" w:space="0" w:color="auto"/>
            <w:right w:val="none" w:sz="0" w:space="0" w:color="auto"/>
          </w:divBdr>
        </w:div>
        <w:div w:id="1264222116">
          <w:marLeft w:val="480"/>
          <w:marRight w:val="0"/>
          <w:marTop w:val="0"/>
          <w:marBottom w:val="0"/>
          <w:divBdr>
            <w:top w:val="none" w:sz="0" w:space="0" w:color="auto"/>
            <w:left w:val="none" w:sz="0" w:space="0" w:color="auto"/>
            <w:bottom w:val="none" w:sz="0" w:space="0" w:color="auto"/>
            <w:right w:val="none" w:sz="0" w:space="0" w:color="auto"/>
          </w:divBdr>
        </w:div>
        <w:div w:id="1276449425">
          <w:marLeft w:val="480"/>
          <w:marRight w:val="0"/>
          <w:marTop w:val="0"/>
          <w:marBottom w:val="0"/>
          <w:divBdr>
            <w:top w:val="none" w:sz="0" w:space="0" w:color="auto"/>
            <w:left w:val="none" w:sz="0" w:space="0" w:color="auto"/>
            <w:bottom w:val="none" w:sz="0" w:space="0" w:color="auto"/>
            <w:right w:val="none" w:sz="0" w:space="0" w:color="auto"/>
          </w:divBdr>
        </w:div>
        <w:div w:id="1337881998">
          <w:marLeft w:val="480"/>
          <w:marRight w:val="0"/>
          <w:marTop w:val="0"/>
          <w:marBottom w:val="0"/>
          <w:divBdr>
            <w:top w:val="none" w:sz="0" w:space="0" w:color="auto"/>
            <w:left w:val="none" w:sz="0" w:space="0" w:color="auto"/>
            <w:bottom w:val="none" w:sz="0" w:space="0" w:color="auto"/>
            <w:right w:val="none" w:sz="0" w:space="0" w:color="auto"/>
          </w:divBdr>
        </w:div>
        <w:div w:id="1381587476">
          <w:marLeft w:val="480"/>
          <w:marRight w:val="0"/>
          <w:marTop w:val="0"/>
          <w:marBottom w:val="0"/>
          <w:divBdr>
            <w:top w:val="none" w:sz="0" w:space="0" w:color="auto"/>
            <w:left w:val="none" w:sz="0" w:space="0" w:color="auto"/>
            <w:bottom w:val="none" w:sz="0" w:space="0" w:color="auto"/>
            <w:right w:val="none" w:sz="0" w:space="0" w:color="auto"/>
          </w:divBdr>
        </w:div>
        <w:div w:id="1431119203">
          <w:marLeft w:val="480"/>
          <w:marRight w:val="0"/>
          <w:marTop w:val="0"/>
          <w:marBottom w:val="0"/>
          <w:divBdr>
            <w:top w:val="none" w:sz="0" w:space="0" w:color="auto"/>
            <w:left w:val="none" w:sz="0" w:space="0" w:color="auto"/>
            <w:bottom w:val="none" w:sz="0" w:space="0" w:color="auto"/>
            <w:right w:val="none" w:sz="0" w:space="0" w:color="auto"/>
          </w:divBdr>
        </w:div>
        <w:div w:id="1466198987">
          <w:marLeft w:val="480"/>
          <w:marRight w:val="0"/>
          <w:marTop w:val="0"/>
          <w:marBottom w:val="0"/>
          <w:divBdr>
            <w:top w:val="none" w:sz="0" w:space="0" w:color="auto"/>
            <w:left w:val="none" w:sz="0" w:space="0" w:color="auto"/>
            <w:bottom w:val="none" w:sz="0" w:space="0" w:color="auto"/>
            <w:right w:val="none" w:sz="0" w:space="0" w:color="auto"/>
          </w:divBdr>
        </w:div>
        <w:div w:id="1473791631">
          <w:marLeft w:val="480"/>
          <w:marRight w:val="0"/>
          <w:marTop w:val="0"/>
          <w:marBottom w:val="0"/>
          <w:divBdr>
            <w:top w:val="none" w:sz="0" w:space="0" w:color="auto"/>
            <w:left w:val="none" w:sz="0" w:space="0" w:color="auto"/>
            <w:bottom w:val="none" w:sz="0" w:space="0" w:color="auto"/>
            <w:right w:val="none" w:sz="0" w:space="0" w:color="auto"/>
          </w:divBdr>
        </w:div>
        <w:div w:id="1488666406">
          <w:marLeft w:val="480"/>
          <w:marRight w:val="0"/>
          <w:marTop w:val="0"/>
          <w:marBottom w:val="0"/>
          <w:divBdr>
            <w:top w:val="none" w:sz="0" w:space="0" w:color="auto"/>
            <w:left w:val="none" w:sz="0" w:space="0" w:color="auto"/>
            <w:bottom w:val="none" w:sz="0" w:space="0" w:color="auto"/>
            <w:right w:val="none" w:sz="0" w:space="0" w:color="auto"/>
          </w:divBdr>
        </w:div>
        <w:div w:id="1489128767">
          <w:marLeft w:val="480"/>
          <w:marRight w:val="0"/>
          <w:marTop w:val="0"/>
          <w:marBottom w:val="0"/>
          <w:divBdr>
            <w:top w:val="none" w:sz="0" w:space="0" w:color="auto"/>
            <w:left w:val="none" w:sz="0" w:space="0" w:color="auto"/>
            <w:bottom w:val="none" w:sz="0" w:space="0" w:color="auto"/>
            <w:right w:val="none" w:sz="0" w:space="0" w:color="auto"/>
          </w:divBdr>
        </w:div>
        <w:div w:id="1493062357">
          <w:marLeft w:val="480"/>
          <w:marRight w:val="0"/>
          <w:marTop w:val="0"/>
          <w:marBottom w:val="0"/>
          <w:divBdr>
            <w:top w:val="none" w:sz="0" w:space="0" w:color="auto"/>
            <w:left w:val="none" w:sz="0" w:space="0" w:color="auto"/>
            <w:bottom w:val="none" w:sz="0" w:space="0" w:color="auto"/>
            <w:right w:val="none" w:sz="0" w:space="0" w:color="auto"/>
          </w:divBdr>
        </w:div>
        <w:div w:id="1497837794">
          <w:marLeft w:val="480"/>
          <w:marRight w:val="0"/>
          <w:marTop w:val="0"/>
          <w:marBottom w:val="0"/>
          <w:divBdr>
            <w:top w:val="none" w:sz="0" w:space="0" w:color="auto"/>
            <w:left w:val="none" w:sz="0" w:space="0" w:color="auto"/>
            <w:bottom w:val="none" w:sz="0" w:space="0" w:color="auto"/>
            <w:right w:val="none" w:sz="0" w:space="0" w:color="auto"/>
          </w:divBdr>
        </w:div>
        <w:div w:id="1504272757">
          <w:marLeft w:val="480"/>
          <w:marRight w:val="0"/>
          <w:marTop w:val="0"/>
          <w:marBottom w:val="0"/>
          <w:divBdr>
            <w:top w:val="none" w:sz="0" w:space="0" w:color="auto"/>
            <w:left w:val="none" w:sz="0" w:space="0" w:color="auto"/>
            <w:bottom w:val="none" w:sz="0" w:space="0" w:color="auto"/>
            <w:right w:val="none" w:sz="0" w:space="0" w:color="auto"/>
          </w:divBdr>
        </w:div>
        <w:div w:id="1504977086">
          <w:marLeft w:val="480"/>
          <w:marRight w:val="0"/>
          <w:marTop w:val="0"/>
          <w:marBottom w:val="0"/>
          <w:divBdr>
            <w:top w:val="none" w:sz="0" w:space="0" w:color="auto"/>
            <w:left w:val="none" w:sz="0" w:space="0" w:color="auto"/>
            <w:bottom w:val="none" w:sz="0" w:space="0" w:color="auto"/>
            <w:right w:val="none" w:sz="0" w:space="0" w:color="auto"/>
          </w:divBdr>
        </w:div>
        <w:div w:id="1537230430">
          <w:marLeft w:val="480"/>
          <w:marRight w:val="0"/>
          <w:marTop w:val="0"/>
          <w:marBottom w:val="0"/>
          <w:divBdr>
            <w:top w:val="none" w:sz="0" w:space="0" w:color="auto"/>
            <w:left w:val="none" w:sz="0" w:space="0" w:color="auto"/>
            <w:bottom w:val="none" w:sz="0" w:space="0" w:color="auto"/>
            <w:right w:val="none" w:sz="0" w:space="0" w:color="auto"/>
          </w:divBdr>
        </w:div>
        <w:div w:id="1553300917">
          <w:marLeft w:val="480"/>
          <w:marRight w:val="0"/>
          <w:marTop w:val="0"/>
          <w:marBottom w:val="0"/>
          <w:divBdr>
            <w:top w:val="none" w:sz="0" w:space="0" w:color="auto"/>
            <w:left w:val="none" w:sz="0" w:space="0" w:color="auto"/>
            <w:bottom w:val="none" w:sz="0" w:space="0" w:color="auto"/>
            <w:right w:val="none" w:sz="0" w:space="0" w:color="auto"/>
          </w:divBdr>
        </w:div>
        <w:div w:id="1659571846">
          <w:marLeft w:val="480"/>
          <w:marRight w:val="0"/>
          <w:marTop w:val="0"/>
          <w:marBottom w:val="0"/>
          <w:divBdr>
            <w:top w:val="none" w:sz="0" w:space="0" w:color="auto"/>
            <w:left w:val="none" w:sz="0" w:space="0" w:color="auto"/>
            <w:bottom w:val="none" w:sz="0" w:space="0" w:color="auto"/>
            <w:right w:val="none" w:sz="0" w:space="0" w:color="auto"/>
          </w:divBdr>
        </w:div>
      </w:divsChild>
    </w:div>
    <w:div w:id="621805665">
      <w:marLeft w:val="640"/>
      <w:marRight w:val="0"/>
      <w:marTop w:val="0"/>
      <w:marBottom w:val="0"/>
      <w:divBdr>
        <w:top w:val="none" w:sz="0" w:space="0" w:color="auto"/>
        <w:left w:val="none" w:sz="0" w:space="0" w:color="auto"/>
        <w:bottom w:val="none" w:sz="0" w:space="0" w:color="auto"/>
        <w:right w:val="none" w:sz="0" w:space="0" w:color="auto"/>
      </w:divBdr>
    </w:div>
    <w:div w:id="621809071">
      <w:marLeft w:val="640"/>
      <w:marRight w:val="0"/>
      <w:marTop w:val="0"/>
      <w:marBottom w:val="0"/>
      <w:divBdr>
        <w:top w:val="none" w:sz="0" w:space="0" w:color="auto"/>
        <w:left w:val="none" w:sz="0" w:space="0" w:color="auto"/>
        <w:bottom w:val="none" w:sz="0" w:space="0" w:color="auto"/>
        <w:right w:val="none" w:sz="0" w:space="0" w:color="auto"/>
      </w:divBdr>
    </w:div>
    <w:div w:id="621812088">
      <w:marLeft w:val="480"/>
      <w:marRight w:val="0"/>
      <w:marTop w:val="0"/>
      <w:marBottom w:val="0"/>
      <w:divBdr>
        <w:top w:val="none" w:sz="0" w:space="0" w:color="auto"/>
        <w:left w:val="none" w:sz="0" w:space="0" w:color="auto"/>
        <w:bottom w:val="none" w:sz="0" w:space="0" w:color="auto"/>
        <w:right w:val="none" w:sz="0" w:space="0" w:color="auto"/>
      </w:divBdr>
    </w:div>
    <w:div w:id="621813638">
      <w:marLeft w:val="640"/>
      <w:marRight w:val="0"/>
      <w:marTop w:val="0"/>
      <w:marBottom w:val="0"/>
      <w:divBdr>
        <w:top w:val="none" w:sz="0" w:space="0" w:color="auto"/>
        <w:left w:val="none" w:sz="0" w:space="0" w:color="auto"/>
        <w:bottom w:val="none" w:sz="0" w:space="0" w:color="auto"/>
        <w:right w:val="none" w:sz="0" w:space="0" w:color="auto"/>
      </w:divBdr>
    </w:div>
    <w:div w:id="621888216">
      <w:marLeft w:val="640"/>
      <w:marRight w:val="0"/>
      <w:marTop w:val="0"/>
      <w:marBottom w:val="0"/>
      <w:divBdr>
        <w:top w:val="none" w:sz="0" w:space="0" w:color="auto"/>
        <w:left w:val="none" w:sz="0" w:space="0" w:color="auto"/>
        <w:bottom w:val="none" w:sz="0" w:space="0" w:color="auto"/>
        <w:right w:val="none" w:sz="0" w:space="0" w:color="auto"/>
      </w:divBdr>
    </w:div>
    <w:div w:id="622003220">
      <w:marLeft w:val="640"/>
      <w:marRight w:val="0"/>
      <w:marTop w:val="0"/>
      <w:marBottom w:val="0"/>
      <w:divBdr>
        <w:top w:val="none" w:sz="0" w:space="0" w:color="auto"/>
        <w:left w:val="none" w:sz="0" w:space="0" w:color="auto"/>
        <w:bottom w:val="none" w:sz="0" w:space="0" w:color="auto"/>
        <w:right w:val="none" w:sz="0" w:space="0" w:color="auto"/>
      </w:divBdr>
    </w:div>
    <w:div w:id="622154787">
      <w:marLeft w:val="640"/>
      <w:marRight w:val="0"/>
      <w:marTop w:val="0"/>
      <w:marBottom w:val="0"/>
      <w:divBdr>
        <w:top w:val="none" w:sz="0" w:space="0" w:color="auto"/>
        <w:left w:val="none" w:sz="0" w:space="0" w:color="auto"/>
        <w:bottom w:val="none" w:sz="0" w:space="0" w:color="auto"/>
        <w:right w:val="none" w:sz="0" w:space="0" w:color="auto"/>
      </w:divBdr>
    </w:div>
    <w:div w:id="622224530">
      <w:marLeft w:val="640"/>
      <w:marRight w:val="0"/>
      <w:marTop w:val="0"/>
      <w:marBottom w:val="0"/>
      <w:divBdr>
        <w:top w:val="none" w:sz="0" w:space="0" w:color="auto"/>
        <w:left w:val="none" w:sz="0" w:space="0" w:color="auto"/>
        <w:bottom w:val="none" w:sz="0" w:space="0" w:color="auto"/>
        <w:right w:val="none" w:sz="0" w:space="0" w:color="auto"/>
      </w:divBdr>
    </w:div>
    <w:div w:id="622272671">
      <w:marLeft w:val="640"/>
      <w:marRight w:val="0"/>
      <w:marTop w:val="0"/>
      <w:marBottom w:val="0"/>
      <w:divBdr>
        <w:top w:val="none" w:sz="0" w:space="0" w:color="auto"/>
        <w:left w:val="none" w:sz="0" w:space="0" w:color="auto"/>
        <w:bottom w:val="none" w:sz="0" w:space="0" w:color="auto"/>
        <w:right w:val="none" w:sz="0" w:space="0" w:color="auto"/>
      </w:divBdr>
    </w:div>
    <w:div w:id="622346290">
      <w:marLeft w:val="640"/>
      <w:marRight w:val="0"/>
      <w:marTop w:val="0"/>
      <w:marBottom w:val="0"/>
      <w:divBdr>
        <w:top w:val="none" w:sz="0" w:space="0" w:color="auto"/>
        <w:left w:val="none" w:sz="0" w:space="0" w:color="auto"/>
        <w:bottom w:val="none" w:sz="0" w:space="0" w:color="auto"/>
        <w:right w:val="none" w:sz="0" w:space="0" w:color="auto"/>
      </w:divBdr>
    </w:div>
    <w:div w:id="622348499">
      <w:marLeft w:val="640"/>
      <w:marRight w:val="0"/>
      <w:marTop w:val="0"/>
      <w:marBottom w:val="0"/>
      <w:divBdr>
        <w:top w:val="none" w:sz="0" w:space="0" w:color="auto"/>
        <w:left w:val="none" w:sz="0" w:space="0" w:color="auto"/>
        <w:bottom w:val="none" w:sz="0" w:space="0" w:color="auto"/>
        <w:right w:val="none" w:sz="0" w:space="0" w:color="auto"/>
      </w:divBdr>
    </w:div>
    <w:div w:id="622421828">
      <w:marLeft w:val="640"/>
      <w:marRight w:val="0"/>
      <w:marTop w:val="0"/>
      <w:marBottom w:val="0"/>
      <w:divBdr>
        <w:top w:val="none" w:sz="0" w:space="0" w:color="auto"/>
        <w:left w:val="none" w:sz="0" w:space="0" w:color="auto"/>
        <w:bottom w:val="none" w:sz="0" w:space="0" w:color="auto"/>
        <w:right w:val="none" w:sz="0" w:space="0" w:color="auto"/>
      </w:divBdr>
    </w:div>
    <w:div w:id="622617090">
      <w:marLeft w:val="640"/>
      <w:marRight w:val="0"/>
      <w:marTop w:val="0"/>
      <w:marBottom w:val="0"/>
      <w:divBdr>
        <w:top w:val="none" w:sz="0" w:space="0" w:color="auto"/>
        <w:left w:val="none" w:sz="0" w:space="0" w:color="auto"/>
        <w:bottom w:val="none" w:sz="0" w:space="0" w:color="auto"/>
        <w:right w:val="none" w:sz="0" w:space="0" w:color="auto"/>
      </w:divBdr>
    </w:div>
    <w:div w:id="622728962">
      <w:marLeft w:val="640"/>
      <w:marRight w:val="0"/>
      <w:marTop w:val="0"/>
      <w:marBottom w:val="0"/>
      <w:divBdr>
        <w:top w:val="none" w:sz="0" w:space="0" w:color="auto"/>
        <w:left w:val="none" w:sz="0" w:space="0" w:color="auto"/>
        <w:bottom w:val="none" w:sz="0" w:space="0" w:color="auto"/>
        <w:right w:val="none" w:sz="0" w:space="0" w:color="auto"/>
      </w:divBdr>
    </w:div>
    <w:div w:id="622923421">
      <w:marLeft w:val="640"/>
      <w:marRight w:val="0"/>
      <w:marTop w:val="0"/>
      <w:marBottom w:val="0"/>
      <w:divBdr>
        <w:top w:val="none" w:sz="0" w:space="0" w:color="auto"/>
        <w:left w:val="none" w:sz="0" w:space="0" w:color="auto"/>
        <w:bottom w:val="none" w:sz="0" w:space="0" w:color="auto"/>
        <w:right w:val="none" w:sz="0" w:space="0" w:color="auto"/>
      </w:divBdr>
    </w:div>
    <w:div w:id="622998334">
      <w:marLeft w:val="640"/>
      <w:marRight w:val="0"/>
      <w:marTop w:val="0"/>
      <w:marBottom w:val="0"/>
      <w:divBdr>
        <w:top w:val="none" w:sz="0" w:space="0" w:color="auto"/>
        <w:left w:val="none" w:sz="0" w:space="0" w:color="auto"/>
        <w:bottom w:val="none" w:sz="0" w:space="0" w:color="auto"/>
        <w:right w:val="none" w:sz="0" w:space="0" w:color="auto"/>
      </w:divBdr>
    </w:div>
    <w:div w:id="623073946">
      <w:marLeft w:val="640"/>
      <w:marRight w:val="0"/>
      <w:marTop w:val="0"/>
      <w:marBottom w:val="0"/>
      <w:divBdr>
        <w:top w:val="none" w:sz="0" w:space="0" w:color="auto"/>
        <w:left w:val="none" w:sz="0" w:space="0" w:color="auto"/>
        <w:bottom w:val="none" w:sz="0" w:space="0" w:color="auto"/>
        <w:right w:val="none" w:sz="0" w:space="0" w:color="auto"/>
      </w:divBdr>
    </w:div>
    <w:div w:id="623118526">
      <w:marLeft w:val="640"/>
      <w:marRight w:val="0"/>
      <w:marTop w:val="0"/>
      <w:marBottom w:val="0"/>
      <w:divBdr>
        <w:top w:val="none" w:sz="0" w:space="0" w:color="auto"/>
        <w:left w:val="none" w:sz="0" w:space="0" w:color="auto"/>
        <w:bottom w:val="none" w:sz="0" w:space="0" w:color="auto"/>
        <w:right w:val="none" w:sz="0" w:space="0" w:color="auto"/>
      </w:divBdr>
    </w:div>
    <w:div w:id="623120666">
      <w:marLeft w:val="640"/>
      <w:marRight w:val="0"/>
      <w:marTop w:val="0"/>
      <w:marBottom w:val="0"/>
      <w:divBdr>
        <w:top w:val="none" w:sz="0" w:space="0" w:color="auto"/>
        <w:left w:val="none" w:sz="0" w:space="0" w:color="auto"/>
        <w:bottom w:val="none" w:sz="0" w:space="0" w:color="auto"/>
        <w:right w:val="none" w:sz="0" w:space="0" w:color="auto"/>
      </w:divBdr>
    </w:div>
    <w:div w:id="623121848">
      <w:marLeft w:val="640"/>
      <w:marRight w:val="0"/>
      <w:marTop w:val="0"/>
      <w:marBottom w:val="0"/>
      <w:divBdr>
        <w:top w:val="none" w:sz="0" w:space="0" w:color="auto"/>
        <w:left w:val="none" w:sz="0" w:space="0" w:color="auto"/>
        <w:bottom w:val="none" w:sz="0" w:space="0" w:color="auto"/>
        <w:right w:val="none" w:sz="0" w:space="0" w:color="auto"/>
      </w:divBdr>
    </w:div>
    <w:div w:id="623123293">
      <w:marLeft w:val="640"/>
      <w:marRight w:val="0"/>
      <w:marTop w:val="0"/>
      <w:marBottom w:val="0"/>
      <w:divBdr>
        <w:top w:val="none" w:sz="0" w:space="0" w:color="auto"/>
        <w:left w:val="none" w:sz="0" w:space="0" w:color="auto"/>
        <w:bottom w:val="none" w:sz="0" w:space="0" w:color="auto"/>
        <w:right w:val="none" w:sz="0" w:space="0" w:color="auto"/>
      </w:divBdr>
    </w:div>
    <w:div w:id="623123892">
      <w:marLeft w:val="640"/>
      <w:marRight w:val="0"/>
      <w:marTop w:val="0"/>
      <w:marBottom w:val="0"/>
      <w:divBdr>
        <w:top w:val="none" w:sz="0" w:space="0" w:color="auto"/>
        <w:left w:val="none" w:sz="0" w:space="0" w:color="auto"/>
        <w:bottom w:val="none" w:sz="0" w:space="0" w:color="auto"/>
        <w:right w:val="none" w:sz="0" w:space="0" w:color="auto"/>
      </w:divBdr>
    </w:div>
    <w:div w:id="623148224">
      <w:marLeft w:val="640"/>
      <w:marRight w:val="0"/>
      <w:marTop w:val="0"/>
      <w:marBottom w:val="0"/>
      <w:divBdr>
        <w:top w:val="none" w:sz="0" w:space="0" w:color="auto"/>
        <w:left w:val="none" w:sz="0" w:space="0" w:color="auto"/>
        <w:bottom w:val="none" w:sz="0" w:space="0" w:color="auto"/>
        <w:right w:val="none" w:sz="0" w:space="0" w:color="auto"/>
      </w:divBdr>
    </w:div>
    <w:div w:id="623148923">
      <w:marLeft w:val="640"/>
      <w:marRight w:val="0"/>
      <w:marTop w:val="0"/>
      <w:marBottom w:val="0"/>
      <w:divBdr>
        <w:top w:val="none" w:sz="0" w:space="0" w:color="auto"/>
        <w:left w:val="none" w:sz="0" w:space="0" w:color="auto"/>
        <w:bottom w:val="none" w:sz="0" w:space="0" w:color="auto"/>
        <w:right w:val="none" w:sz="0" w:space="0" w:color="auto"/>
      </w:divBdr>
    </w:div>
    <w:div w:id="623190909">
      <w:marLeft w:val="640"/>
      <w:marRight w:val="0"/>
      <w:marTop w:val="0"/>
      <w:marBottom w:val="0"/>
      <w:divBdr>
        <w:top w:val="none" w:sz="0" w:space="0" w:color="auto"/>
        <w:left w:val="none" w:sz="0" w:space="0" w:color="auto"/>
        <w:bottom w:val="none" w:sz="0" w:space="0" w:color="auto"/>
        <w:right w:val="none" w:sz="0" w:space="0" w:color="auto"/>
      </w:divBdr>
    </w:div>
    <w:div w:id="623195575">
      <w:marLeft w:val="640"/>
      <w:marRight w:val="0"/>
      <w:marTop w:val="0"/>
      <w:marBottom w:val="0"/>
      <w:divBdr>
        <w:top w:val="none" w:sz="0" w:space="0" w:color="auto"/>
        <w:left w:val="none" w:sz="0" w:space="0" w:color="auto"/>
        <w:bottom w:val="none" w:sz="0" w:space="0" w:color="auto"/>
        <w:right w:val="none" w:sz="0" w:space="0" w:color="auto"/>
      </w:divBdr>
    </w:div>
    <w:div w:id="623199934">
      <w:marLeft w:val="640"/>
      <w:marRight w:val="0"/>
      <w:marTop w:val="0"/>
      <w:marBottom w:val="0"/>
      <w:divBdr>
        <w:top w:val="none" w:sz="0" w:space="0" w:color="auto"/>
        <w:left w:val="none" w:sz="0" w:space="0" w:color="auto"/>
        <w:bottom w:val="none" w:sz="0" w:space="0" w:color="auto"/>
        <w:right w:val="none" w:sz="0" w:space="0" w:color="auto"/>
      </w:divBdr>
    </w:div>
    <w:div w:id="623535773">
      <w:marLeft w:val="640"/>
      <w:marRight w:val="0"/>
      <w:marTop w:val="0"/>
      <w:marBottom w:val="0"/>
      <w:divBdr>
        <w:top w:val="none" w:sz="0" w:space="0" w:color="auto"/>
        <w:left w:val="none" w:sz="0" w:space="0" w:color="auto"/>
        <w:bottom w:val="none" w:sz="0" w:space="0" w:color="auto"/>
        <w:right w:val="none" w:sz="0" w:space="0" w:color="auto"/>
      </w:divBdr>
    </w:div>
    <w:div w:id="623540050">
      <w:marLeft w:val="640"/>
      <w:marRight w:val="0"/>
      <w:marTop w:val="0"/>
      <w:marBottom w:val="0"/>
      <w:divBdr>
        <w:top w:val="none" w:sz="0" w:space="0" w:color="auto"/>
        <w:left w:val="none" w:sz="0" w:space="0" w:color="auto"/>
        <w:bottom w:val="none" w:sz="0" w:space="0" w:color="auto"/>
        <w:right w:val="none" w:sz="0" w:space="0" w:color="auto"/>
      </w:divBdr>
    </w:div>
    <w:div w:id="623541081">
      <w:marLeft w:val="640"/>
      <w:marRight w:val="0"/>
      <w:marTop w:val="0"/>
      <w:marBottom w:val="0"/>
      <w:divBdr>
        <w:top w:val="none" w:sz="0" w:space="0" w:color="auto"/>
        <w:left w:val="none" w:sz="0" w:space="0" w:color="auto"/>
        <w:bottom w:val="none" w:sz="0" w:space="0" w:color="auto"/>
        <w:right w:val="none" w:sz="0" w:space="0" w:color="auto"/>
      </w:divBdr>
    </w:div>
    <w:div w:id="623541347">
      <w:marLeft w:val="640"/>
      <w:marRight w:val="0"/>
      <w:marTop w:val="0"/>
      <w:marBottom w:val="0"/>
      <w:divBdr>
        <w:top w:val="none" w:sz="0" w:space="0" w:color="auto"/>
        <w:left w:val="none" w:sz="0" w:space="0" w:color="auto"/>
        <w:bottom w:val="none" w:sz="0" w:space="0" w:color="auto"/>
        <w:right w:val="none" w:sz="0" w:space="0" w:color="auto"/>
      </w:divBdr>
    </w:div>
    <w:div w:id="623661815">
      <w:marLeft w:val="640"/>
      <w:marRight w:val="0"/>
      <w:marTop w:val="0"/>
      <w:marBottom w:val="0"/>
      <w:divBdr>
        <w:top w:val="none" w:sz="0" w:space="0" w:color="auto"/>
        <w:left w:val="none" w:sz="0" w:space="0" w:color="auto"/>
        <w:bottom w:val="none" w:sz="0" w:space="0" w:color="auto"/>
        <w:right w:val="none" w:sz="0" w:space="0" w:color="auto"/>
      </w:divBdr>
    </w:div>
    <w:div w:id="623729466">
      <w:marLeft w:val="640"/>
      <w:marRight w:val="0"/>
      <w:marTop w:val="0"/>
      <w:marBottom w:val="0"/>
      <w:divBdr>
        <w:top w:val="none" w:sz="0" w:space="0" w:color="auto"/>
        <w:left w:val="none" w:sz="0" w:space="0" w:color="auto"/>
        <w:bottom w:val="none" w:sz="0" w:space="0" w:color="auto"/>
        <w:right w:val="none" w:sz="0" w:space="0" w:color="auto"/>
      </w:divBdr>
    </w:div>
    <w:div w:id="623731250">
      <w:bodyDiv w:val="1"/>
      <w:marLeft w:val="0"/>
      <w:marRight w:val="0"/>
      <w:marTop w:val="0"/>
      <w:marBottom w:val="0"/>
      <w:divBdr>
        <w:top w:val="none" w:sz="0" w:space="0" w:color="auto"/>
        <w:left w:val="none" w:sz="0" w:space="0" w:color="auto"/>
        <w:bottom w:val="none" w:sz="0" w:space="0" w:color="auto"/>
        <w:right w:val="none" w:sz="0" w:space="0" w:color="auto"/>
      </w:divBdr>
      <w:divsChild>
        <w:div w:id="6292008">
          <w:marLeft w:val="640"/>
          <w:marRight w:val="0"/>
          <w:marTop w:val="0"/>
          <w:marBottom w:val="0"/>
          <w:divBdr>
            <w:top w:val="none" w:sz="0" w:space="0" w:color="auto"/>
            <w:left w:val="none" w:sz="0" w:space="0" w:color="auto"/>
            <w:bottom w:val="none" w:sz="0" w:space="0" w:color="auto"/>
            <w:right w:val="none" w:sz="0" w:space="0" w:color="auto"/>
          </w:divBdr>
        </w:div>
        <w:div w:id="143818303">
          <w:marLeft w:val="640"/>
          <w:marRight w:val="0"/>
          <w:marTop w:val="0"/>
          <w:marBottom w:val="0"/>
          <w:divBdr>
            <w:top w:val="none" w:sz="0" w:space="0" w:color="auto"/>
            <w:left w:val="none" w:sz="0" w:space="0" w:color="auto"/>
            <w:bottom w:val="none" w:sz="0" w:space="0" w:color="auto"/>
            <w:right w:val="none" w:sz="0" w:space="0" w:color="auto"/>
          </w:divBdr>
        </w:div>
        <w:div w:id="160237293">
          <w:marLeft w:val="640"/>
          <w:marRight w:val="0"/>
          <w:marTop w:val="0"/>
          <w:marBottom w:val="0"/>
          <w:divBdr>
            <w:top w:val="none" w:sz="0" w:space="0" w:color="auto"/>
            <w:left w:val="none" w:sz="0" w:space="0" w:color="auto"/>
            <w:bottom w:val="none" w:sz="0" w:space="0" w:color="auto"/>
            <w:right w:val="none" w:sz="0" w:space="0" w:color="auto"/>
          </w:divBdr>
        </w:div>
        <w:div w:id="197931421">
          <w:marLeft w:val="640"/>
          <w:marRight w:val="0"/>
          <w:marTop w:val="0"/>
          <w:marBottom w:val="0"/>
          <w:divBdr>
            <w:top w:val="none" w:sz="0" w:space="0" w:color="auto"/>
            <w:left w:val="none" w:sz="0" w:space="0" w:color="auto"/>
            <w:bottom w:val="none" w:sz="0" w:space="0" w:color="auto"/>
            <w:right w:val="none" w:sz="0" w:space="0" w:color="auto"/>
          </w:divBdr>
        </w:div>
        <w:div w:id="219750730">
          <w:marLeft w:val="640"/>
          <w:marRight w:val="0"/>
          <w:marTop w:val="0"/>
          <w:marBottom w:val="0"/>
          <w:divBdr>
            <w:top w:val="none" w:sz="0" w:space="0" w:color="auto"/>
            <w:left w:val="none" w:sz="0" w:space="0" w:color="auto"/>
            <w:bottom w:val="none" w:sz="0" w:space="0" w:color="auto"/>
            <w:right w:val="none" w:sz="0" w:space="0" w:color="auto"/>
          </w:divBdr>
        </w:div>
        <w:div w:id="238026890">
          <w:marLeft w:val="640"/>
          <w:marRight w:val="0"/>
          <w:marTop w:val="0"/>
          <w:marBottom w:val="0"/>
          <w:divBdr>
            <w:top w:val="none" w:sz="0" w:space="0" w:color="auto"/>
            <w:left w:val="none" w:sz="0" w:space="0" w:color="auto"/>
            <w:bottom w:val="none" w:sz="0" w:space="0" w:color="auto"/>
            <w:right w:val="none" w:sz="0" w:space="0" w:color="auto"/>
          </w:divBdr>
        </w:div>
        <w:div w:id="260264163">
          <w:marLeft w:val="640"/>
          <w:marRight w:val="0"/>
          <w:marTop w:val="0"/>
          <w:marBottom w:val="0"/>
          <w:divBdr>
            <w:top w:val="none" w:sz="0" w:space="0" w:color="auto"/>
            <w:left w:val="none" w:sz="0" w:space="0" w:color="auto"/>
            <w:bottom w:val="none" w:sz="0" w:space="0" w:color="auto"/>
            <w:right w:val="none" w:sz="0" w:space="0" w:color="auto"/>
          </w:divBdr>
        </w:div>
        <w:div w:id="269632532">
          <w:marLeft w:val="640"/>
          <w:marRight w:val="0"/>
          <w:marTop w:val="0"/>
          <w:marBottom w:val="0"/>
          <w:divBdr>
            <w:top w:val="none" w:sz="0" w:space="0" w:color="auto"/>
            <w:left w:val="none" w:sz="0" w:space="0" w:color="auto"/>
            <w:bottom w:val="none" w:sz="0" w:space="0" w:color="auto"/>
            <w:right w:val="none" w:sz="0" w:space="0" w:color="auto"/>
          </w:divBdr>
        </w:div>
        <w:div w:id="281155376">
          <w:marLeft w:val="640"/>
          <w:marRight w:val="0"/>
          <w:marTop w:val="0"/>
          <w:marBottom w:val="0"/>
          <w:divBdr>
            <w:top w:val="none" w:sz="0" w:space="0" w:color="auto"/>
            <w:left w:val="none" w:sz="0" w:space="0" w:color="auto"/>
            <w:bottom w:val="none" w:sz="0" w:space="0" w:color="auto"/>
            <w:right w:val="none" w:sz="0" w:space="0" w:color="auto"/>
          </w:divBdr>
        </w:div>
        <w:div w:id="314649756">
          <w:marLeft w:val="640"/>
          <w:marRight w:val="0"/>
          <w:marTop w:val="0"/>
          <w:marBottom w:val="0"/>
          <w:divBdr>
            <w:top w:val="none" w:sz="0" w:space="0" w:color="auto"/>
            <w:left w:val="none" w:sz="0" w:space="0" w:color="auto"/>
            <w:bottom w:val="none" w:sz="0" w:space="0" w:color="auto"/>
            <w:right w:val="none" w:sz="0" w:space="0" w:color="auto"/>
          </w:divBdr>
        </w:div>
        <w:div w:id="361319235">
          <w:marLeft w:val="640"/>
          <w:marRight w:val="0"/>
          <w:marTop w:val="0"/>
          <w:marBottom w:val="0"/>
          <w:divBdr>
            <w:top w:val="none" w:sz="0" w:space="0" w:color="auto"/>
            <w:left w:val="none" w:sz="0" w:space="0" w:color="auto"/>
            <w:bottom w:val="none" w:sz="0" w:space="0" w:color="auto"/>
            <w:right w:val="none" w:sz="0" w:space="0" w:color="auto"/>
          </w:divBdr>
        </w:div>
        <w:div w:id="364331225">
          <w:marLeft w:val="640"/>
          <w:marRight w:val="0"/>
          <w:marTop w:val="0"/>
          <w:marBottom w:val="0"/>
          <w:divBdr>
            <w:top w:val="none" w:sz="0" w:space="0" w:color="auto"/>
            <w:left w:val="none" w:sz="0" w:space="0" w:color="auto"/>
            <w:bottom w:val="none" w:sz="0" w:space="0" w:color="auto"/>
            <w:right w:val="none" w:sz="0" w:space="0" w:color="auto"/>
          </w:divBdr>
        </w:div>
        <w:div w:id="489054337">
          <w:marLeft w:val="640"/>
          <w:marRight w:val="0"/>
          <w:marTop w:val="0"/>
          <w:marBottom w:val="0"/>
          <w:divBdr>
            <w:top w:val="none" w:sz="0" w:space="0" w:color="auto"/>
            <w:left w:val="none" w:sz="0" w:space="0" w:color="auto"/>
            <w:bottom w:val="none" w:sz="0" w:space="0" w:color="auto"/>
            <w:right w:val="none" w:sz="0" w:space="0" w:color="auto"/>
          </w:divBdr>
        </w:div>
        <w:div w:id="521015509">
          <w:marLeft w:val="640"/>
          <w:marRight w:val="0"/>
          <w:marTop w:val="0"/>
          <w:marBottom w:val="0"/>
          <w:divBdr>
            <w:top w:val="none" w:sz="0" w:space="0" w:color="auto"/>
            <w:left w:val="none" w:sz="0" w:space="0" w:color="auto"/>
            <w:bottom w:val="none" w:sz="0" w:space="0" w:color="auto"/>
            <w:right w:val="none" w:sz="0" w:space="0" w:color="auto"/>
          </w:divBdr>
        </w:div>
        <w:div w:id="531384776">
          <w:marLeft w:val="640"/>
          <w:marRight w:val="0"/>
          <w:marTop w:val="0"/>
          <w:marBottom w:val="0"/>
          <w:divBdr>
            <w:top w:val="none" w:sz="0" w:space="0" w:color="auto"/>
            <w:left w:val="none" w:sz="0" w:space="0" w:color="auto"/>
            <w:bottom w:val="none" w:sz="0" w:space="0" w:color="auto"/>
            <w:right w:val="none" w:sz="0" w:space="0" w:color="auto"/>
          </w:divBdr>
        </w:div>
        <w:div w:id="637731851">
          <w:marLeft w:val="640"/>
          <w:marRight w:val="0"/>
          <w:marTop w:val="0"/>
          <w:marBottom w:val="0"/>
          <w:divBdr>
            <w:top w:val="none" w:sz="0" w:space="0" w:color="auto"/>
            <w:left w:val="none" w:sz="0" w:space="0" w:color="auto"/>
            <w:bottom w:val="none" w:sz="0" w:space="0" w:color="auto"/>
            <w:right w:val="none" w:sz="0" w:space="0" w:color="auto"/>
          </w:divBdr>
        </w:div>
        <w:div w:id="665742790">
          <w:marLeft w:val="640"/>
          <w:marRight w:val="0"/>
          <w:marTop w:val="0"/>
          <w:marBottom w:val="0"/>
          <w:divBdr>
            <w:top w:val="none" w:sz="0" w:space="0" w:color="auto"/>
            <w:left w:val="none" w:sz="0" w:space="0" w:color="auto"/>
            <w:bottom w:val="none" w:sz="0" w:space="0" w:color="auto"/>
            <w:right w:val="none" w:sz="0" w:space="0" w:color="auto"/>
          </w:divBdr>
        </w:div>
        <w:div w:id="711459818">
          <w:marLeft w:val="640"/>
          <w:marRight w:val="0"/>
          <w:marTop w:val="0"/>
          <w:marBottom w:val="0"/>
          <w:divBdr>
            <w:top w:val="none" w:sz="0" w:space="0" w:color="auto"/>
            <w:left w:val="none" w:sz="0" w:space="0" w:color="auto"/>
            <w:bottom w:val="none" w:sz="0" w:space="0" w:color="auto"/>
            <w:right w:val="none" w:sz="0" w:space="0" w:color="auto"/>
          </w:divBdr>
        </w:div>
        <w:div w:id="726993478">
          <w:marLeft w:val="640"/>
          <w:marRight w:val="0"/>
          <w:marTop w:val="0"/>
          <w:marBottom w:val="0"/>
          <w:divBdr>
            <w:top w:val="none" w:sz="0" w:space="0" w:color="auto"/>
            <w:left w:val="none" w:sz="0" w:space="0" w:color="auto"/>
            <w:bottom w:val="none" w:sz="0" w:space="0" w:color="auto"/>
            <w:right w:val="none" w:sz="0" w:space="0" w:color="auto"/>
          </w:divBdr>
        </w:div>
        <w:div w:id="784496591">
          <w:marLeft w:val="640"/>
          <w:marRight w:val="0"/>
          <w:marTop w:val="0"/>
          <w:marBottom w:val="0"/>
          <w:divBdr>
            <w:top w:val="none" w:sz="0" w:space="0" w:color="auto"/>
            <w:left w:val="none" w:sz="0" w:space="0" w:color="auto"/>
            <w:bottom w:val="none" w:sz="0" w:space="0" w:color="auto"/>
            <w:right w:val="none" w:sz="0" w:space="0" w:color="auto"/>
          </w:divBdr>
        </w:div>
        <w:div w:id="790902952">
          <w:marLeft w:val="640"/>
          <w:marRight w:val="0"/>
          <w:marTop w:val="0"/>
          <w:marBottom w:val="0"/>
          <w:divBdr>
            <w:top w:val="none" w:sz="0" w:space="0" w:color="auto"/>
            <w:left w:val="none" w:sz="0" w:space="0" w:color="auto"/>
            <w:bottom w:val="none" w:sz="0" w:space="0" w:color="auto"/>
            <w:right w:val="none" w:sz="0" w:space="0" w:color="auto"/>
          </w:divBdr>
        </w:div>
        <w:div w:id="817528718">
          <w:marLeft w:val="640"/>
          <w:marRight w:val="0"/>
          <w:marTop w:val="0"/>
          <w:marBottom w:val="0"/>
          <w:divBdr>
            <w:top w:val="none" w:sz="0" w:space="0" w:color="auto"/>
            <w:left w:val="none" w:sz="0" w:space="0" w:color="auto"/>
            <w:bottom w:val="none" w:sz="0" w:space="0" w:color="auto"/>
            <w:right w:val="none" w:sz="0" w:space="0" w:color="auto"/>
          </w:divBdr>
        </w:div>
        <w:div w:id="888957027">
          <w:marLeft w:val="640"/>
          <w:marRight w:val="0"/>
          <w:marTop w:val="0"/>
          <w:marBottom w:val="0"/>
          <w:divBdr>
            <w:top w:val="none" w:sz="0" w:space="0" w:color="auto"/>
            <w:left w:val="none" w:sz="0" w:space="0" w:color="auto"/>
            <w:bottom w:val="none" w:sz="0" w:space="0" w:color="auto"/>
            <w:right w:val="none" w:sz="0" w:space="0" w:color="auto"/>
          </w:divBdr>
        </w:div>
        <w:div w:id="904225120">
          <w:marLeft w:val="640"/>
          <w:marRight w:val="0"/>
          <w:marTop w:val="0"/>
          <w:marBottom w:val="0"/>
          <w:divBdr>
            <w:top w:val="none" w:sz="0" w:space="0" w:color="auto"/>
            <w:left w:val="none" w:sz="0" w:space="0" w:color="auto"/>
            <w:bottom w:val="none" w:sz="0" w:space="0" w:color="auto"/>
            <w:right w:val="none" w:sz="0" w:space="0" w:color="auto"/>
          </w:divBdr>
        </w:div>
        <w:div w:id="945696357">
          <w:marLeft w:val="640"/>
          <w:marRight w:val="0"/>
          <w:marTop w:val="0"/>
          <w:marBottom w:val="0"/>
          <w:divBdr>
            <w:top w:val="none" w:sz="0" w:space="0" w:color="auto"/>
            <w:left w:val="none" w:sz="0" w:space="0" w:color="auto"/>
            <w:bottom w:val="none" w:sz="0" w:space="0" w:color="auto"/>
            <w:right w:val="none" w:sz="0" w:space="0" w:color="auto"/>
          </w:divBdr>
        </w:div>
        <w:div w:id="973757838">
          <w:marLeft w:val="640"/>
          <w:marRight w:val="0"/>
          <w:marTop w:val="0"/>
          <w:marBottom w:val="0"/>
          <w:divBdr>
            <w:top w:val="none" w:sz="0" w:space="0" w:color="auto"/>
            <w:left w:val="none" w:sz="0" w:space="0" w:color="auto"/>
            <w:bottom w:val="none" w:sz="0" w:space="0" w:color="auto"/>
            <w:right w:val="none" w:sz="0" w:space="0" w:color="auto"/>
          </w:divBdr>
        </w:div>
        <w:div w:id="983899192">
          <w:marLeft w:val="640"/>
          <w:marRight w:val="0"/>
          <w:marTop w:val="0"/>
          <w:marBottom w:val="0"/>
          <w:divBdr>
            <w:top w:val="none" w:sz="0" w:space="0" w:color="auto"/>
            <w:left w:val="none" w:sz="0" w:space="0" w:color="auto"/>
            <w:bottom w:val="none" w:sz="0" w:space="0" w:color="auto"/>
            <w:right w:val="none" w:sz="0" w:space="0" w:color="auto"/>
          </w:divBdr>
        </w:div>
        <w:div w:id="1000818212">
          <w:marLeft w:val="640"/>
          <w:marRight w:val="0"/>
          <w:marTop w:val="0"/>
          <w:marBottom w:val="0"/>
          <w:divBdr>
            <w:top w:val="none" w:sz="0" w:space="0" w:color="auto"/>
            <w:left w:val="none" w:sz="0" w:space="0" w:color="auto"/>
            <w:bottom w:val="none" w:sz="0" w:space="0" w:color="auto"/>
            <w:right w:val="none" w:sz="0" w:space="0" w:color="auto"/>
          </w:divBdr>
        </w:div>
        <w:div w:id="1022318309">
          <w:marLeft w:val="640"/>
          <w:marRight w:val="0"/>
          <w:marTop w:val="0"/>
          <w:marBottom w:val="0"/>
          <w:divBdr>
            <w:top w:val="none" w:sz="0" w:space="0" w:color="auto"/>
            <w:left w:val="none" w:sz="0" w:space="0" w:color="auto"/>
            <w:bottom w:val="none" w:sz="0" w:space="0" w:color="auto"/>
            <w:right w:val="none" w:sz="0" w:space="0" w:color="auto"/>
          </w:divBdr>
        </w:div>
        <w:div w:id="1022709514">
          <w:marLeft w:val="640"/>
          <w:marRight w:val="0"/>
          <w:marTop w:val="0"/>
          <w:marBottom w:val="0"/>
          <w:divBdr>
            <w:top w:val="none" w:sz="0" w:space="0" w:color="auto"/>
            <w:left w:val="none" w:sz="0" w:space="0" w:color="auto"/>
            <w:bottom w:val="none" w:sz="0" w:space="0" w:color="auto"/>
            <w:right w:val="none" w:sz="0" w:space="0" w:color="auto"/>
          </w:divBdr>
        </w:div>
        <w:div w:id="1029182831">
          <w:marLeft w:val="640"/>
          <w:marRight w:val="0"/>
          <w:marTop w:val="0"/>
          <w:marBottom w:val="0"/>
          <w:divBdr>
            <w:top w:val="none" w:sz="0" w:space="0" w:color="auto"/>
            <w:left w:val="none" w:sz="0" w:space="0" w:color="auto"/>
            <w:bottom w:val="none" w:sz="0" w:space="0" w:color="auto"/>
            <w:right w:val="none" w:sz="0" w:space="0" w:color="auto"/>
          </w:divBdr>
        </w:div>
        <w:div w:id="1039816532">
          <w:marLeft w:val="640"/>
          <w:marRight w:val="0"/>
          <w:marTop w:val="0"/>
          <w:marBottom w:val="0"/>
          <w:divBdr>
            <w:top w:val="none" w:sz="0" w:space="0" w:color="auto"/>
            <w:left w:val="none" w:sz="0" w:space="0" w:color="auto"/>
            <w:bottom w:val="none" w:sz="0" w:space="0" w:color="auto"/>
            <w:right w:val="none" w:sz="0" w:space="0" w:color="auto"/>
          </w:divBdr>
        </w:div>
        <w:div w:id="1042942463">
          <w:marLeft w:val="640"/>
          <w:marRight w:val="0"/>
          <w:marTop w:val="0"/>
          <w:marBottom w:val="0"/>
          <w:divBdr>
            <w:top w:val="none" w:sz="0" w:space="0" w:color="auto"/>
            <w:left w:val="none" w:sz="0" w:space="0" w:color="auto"/>
            <w:bottom w:val="none" w:sz="0" w:space="0" w:color="auto"/>
            <w:right w:val="none" w:sz="0" w:space="0" w:color="auto"/>
          </w:divBdr>
        </w:div>
        <w:div w:id="1068114725">
          <w:marLeft w:val="640"/>
          <w:marRight w:val="0"/>
          <w:marTop w:val="0"/>
          <w:marBottom w:val="0"/>
          <w:divBdr>
            <w:top w:val="none" w:sz="0" w:space="0" w:color="auto"/>
            <w:left w:val="none" w:sz="0" w:space="0" w:color="auto"/>
            <w:bottom w:val="none" w:sz="0" w:space="0" w:color="auto"/>
            <w:right w:val="none" w:sz="0" w:space="0" w:color="auto"/>
          </w:divBdr>
        </w:div>
        <w:div w:id="1109466873">
          <w:marLeft w:val="640"/>
          <w:marRight w:val="0"/>
          <w:marTop w:val="0"/>
          <w:marBottom w:val="0"/>
          <w:divBdr>
            <w:top w:val="none" w:sz="0" w:space="0" w:color="auto"/>
            <w:left w:val="none" w:sz="0" w:space="0" w:color="auto"/>
            <w:bottom w:val="none" w:sz="0" w:space="0" w:color="auto"/>
            <w:right w:val="none" w:sz="0" w:space="0" w:color="auto"/>
          </w:divBdr>
        </w:div>
        <w:div w:id="1114010379">
          <w:marLeft w:val="640"/>
          <w:marRight w:val="0"/>
          <w:marTop w:val="0"/>
          <w:marBottom w:val="0"/>
          <w:divBdr>
            <w:top w:val="none" w:sz="0" w:space="0" w:color="auto"/>
            <w:left w:val="none" w:sz="0" w:space="0" w:color="auto"/>
            <w:bottom w:val="none" w:sz="0" w:space="0" w:color="auto"/>
            <w:right w:val="none" w:sz="0" w:space="0" w:color="auto"/>
          </w:divBdr>
        </w:div>
        <w:div w:id="1230847096">
          <w:marLeft w:val="640"/>
          <w:marRight w:val="0"/>
          <w:marTop w:val="0"/>
          <w:marBottom w:val="0"/>
          <w:divBdr>
            <w:top w:val="none" w:sz="0" w:space="0" w:color="auto"/>
            <w:left w:val="none" w:sz="0" w:space="0" w:color="auto"/>
            <w:bottom w:val="none" w:sz="0" w:space="0" w:color="auto"/>
            <w:right w:val="none" w:sz="0" w:space="0" w:color="auto"/>
          </w:divBdr>
        </w:div>
        <w:div w:id="1252662750">
          <w:marLeft w:val="640"/>
          <w:marRight w:val="0"/>
          <w:marTop w:val="0"/>
          <w:marBottom w:val="0"/>
          <w:divBdr>
            <w:top w:val="none" w:sz="0" w:space="0" w:color="auto"/>
            <w:left w:val="none" w:sz="0" w:space="0" w:color="auto"/>
            <w:bottom w:val="none" w:sz="0" w:space="0" w:color="auto"/>
            <w:right w:val="none" w:sz="0" w:space="0" w:color="auto"/>
          </w:divBdr>
        </w:div>
        <w:div w:id="1281955487">
          <w:marLeft w:val="640"/>
          <w:marRight w:val="0"/>
          <w:marTop w:val="0"/>
          <w:marBottom w:val="0"/>
          <w:divBdr>
            <w:top w:val="none" w:sz="0" w:space="0" w:color="auto"/>
            <w:left w:val="none" w:sz="0" w:space="0" w:color="auto"/>
            <w:bottom w:val="none" w:sz="0" w:space="0" w:color="auto"/>
            <w:right w:val="none" w:sz="0" w:space="0" w:color="auto"/>
          </w:divBdr>
        </w:div>
        <w:div w:id="1286890945">
          <w:marLeft w:val="640"/>
          <w:marRight w:val="0"/>
          <w:marTop w:val="0"/>
          <w:marBottom w:val="0"/>
          <w:divBdr>
            <w:top w:val="none" w:sz="0" w:space="0" w:color="auto"/>
            <w:left w:val="none" w:sz="0" w:space="0" w:color="auto"/>
            <w:bottom w:val="none" w:sz="0" w:space="0" w:color="auto"/>
            <w:right w:val="none" w:sz="0" w:space="0" w:color="auto"/>
          </w:divBdr>
        </w:div>
        <w:div w:id="1300843998">
          <w:marLeft w:val="640"/>
          <w:marRight w:val="0"/>
          <w:marTop w:val="0"/>
          <w:marBottom w:val="0"/>
          <w:divBdr>
            <w:top w:val="none" w:sz="0" w:space="0" w:color="auto"/>
            <w:left w:val="none" w:sz="0" w:space="0" w:color="auto"/>
            <w:bottom w:val="none" w:sz="0" w:space="0" w:color="auto"/>
            <w:right w:val="none" w:sz="0" w:space="0" w:color="auto"/>
          </w:divBdr>
        </w:div>
        <w:div w:id="1328242876">
          <w:marLeft w:val="640"/>
          <w:marRight w:val="0"/>
          <w:marTop w:val="0"/>
          <w:marBottom w:val="0"/>
          <w:divBdr>
            <w:top w:val="none" w:sz="0" w:space="0" w:color="auto"/>
            <w:left w:val="none" w:sz="0" w:space="0" w:color="auto"/>
            <w:bottom w:val="none" w:sz="0" w:space="0" w:color="auto"/>
            <w:right w:val="none" w:sz="0" w:space="0" w:color="auto"/>
          </w:divBdr>
        </w:div>
        <w:div w:id="1352757983">
          <w:marLeft w:val="640"/>
          <w:marRight w:val="0"/>
          <w:marTop w:val="0"/>
          <w:marBottom w:val="0"/>
          <w:divBdr>
            <w:top w:val="none" w:sz="0" w:space="0" w:color="auto"/>
            <w:left w:val="none" w:sz="0" w:space="0" w:color="auto"/>
            <w:bottom w:val="none" w:sz="0" w:space="0" w:color="auto"/>
            <w:right w:val="none" w:sz="0" w:space="0" w:color="auto"/>
          </w:divBdr>
        </w:div>
        <w:div w:id="1427114699">
          <w:marLeft w:val="640"/>
          <w:marRight w:val="0"/>
          <w:marTop w:val="0"/>
          <w:marBottom w:val="0"/>
          <w:divBdr>
            <w:top w:val="none" w:sz="0" w:space="0" w:color="auto"/>
            <w:left w:val="none" w:sz="0" w:space="0" w:color="auto"/>
            <w:bottom w:val="none" w:sz="0" w:space="0" w:color="auto"/>
            <w:right w:val="none" w:sz="0" w:space="0" w:color="auto"/>
          </w:divBdr>
        </w:div>
        <w:div w:id="1532913114">
          <w:marLeft w:val="640"/>
          <w:marRight w:val="0"/>
          <w:marTop w:val="0"/>
          <w:marBottom w:val="0"/>
          <w:divBdr>
            <w:top w:val="none" w:sz="0" w:space="0" w:color="auto"/>
            <w:left w:val="none" w:sz="0" w:space="0" w:color="auto"/>
            <w:bottom w:val="none" w:sz="0" w:space="0" w:color="auto"/>
            <w:right w:val="none" w:sz="0" w:space="0" w:color="auto"/>
          </w:divBdr>
        </w:div>
        <w:div w:id="1557273665">
          <w:marLeft w:val="640"/>
          <w:marRight w:val="0"/>
          <w:marTop w:val="0"/>
          <w:marBottom w:val="0"/>
          <w:divBdr>
            <w:top w:val="none" w:sz="0" w:space="0" w:color="auto"/>
            <w:left w:val="none" w:sz="0" w:space="0" w:color="auto"/>
            <w:bottom w:val="none" w:sz="0" w:space="0" w:color="auto"/>
            <w:right w:val="none" w:sz="0" w:space="0" w:color="auto"/>
          </w:divBdr>
        </w:div>
        <w:div w:id="1596666290">
          <w:marLeft w:val="640"/>
          <w:marRight w:val="0"/>
          <w:marTop w:val="0"/>
          <w:marBottom w:val="0"/>
          <w:divBdr>
            <w:top w:val="none" w:sz="0" w:space="0" w:color="auto"/>
            <w:left w:val="none" w:sz="0" w:space="0" w:color="auto"/>
            <w:bottom w:val="none" w:sz="0" w:space="0" w:color="auto"/>
            <w:right w:val="none" w:sz="0" w:space="0" w:color="auto"/>
          </w:divBdr>
        </w:div>
        <w:div w:id="1610819088">
          <w:marLeft w:val="640"/>
          <w:marRight w:val="0"/>
          <w:marTop w:val="0"/>
          <w:marBottom w:val="0"/>
          <w:divBdr>
            <w:top w:val="none" w:sz="0" w:space="0" w:color="auto"/>
            <w:left w:val="none" w:sz="0" w:space="0" w:color="auto"/>
            <w:bottom w:val="none" w:sz="0" w:space="0" w:color="auto"/>
            <w:right w:val="none" w:sz="0" w:space="0" w:color="auto"/>
          </w:divBdr>
        </w:div>
        <w:div w:id="1629584178">
          <w:marLeft w:val="640"/>
          <w:marRight w:val="0"/>
          <w:marTop w:val="0"/>
          <w:marBottom w:val="0"/>
          <w:divBdr>
            <w:top w:val="none" w:sz="0" w:space="0" w:color="auto"/>
            <w:left w:val="none" w:sz="0" w:space="0" w:color="auto"/>
            <w:bottom w:val="none" w:sz="0" w:space="0" w:color="auto"/>
            <w:right w:val="none" w:sz="0" w:space="0" w:color="auto"/>
          </w:divBdr>
        </w:div>
        <w:div w:id="1649357682">
          <w:marLeft w:val="640"/>
          <w:marRight w:val="0"/>
          <w:marTop w:val="0"/>
          <w:marBottom w:val="0"/>
          <w:divBdr>
            <w:top w:val="none" w:sz="0" w:space="0" w:color="auto"/>
            <w:left w:val="none" w:sz="0" w:space="0" w:color="auto"/>
            <w:bottom w:val="none" w:sz="0" w:space="0" w:color="auto"/>
            <w:right w:val="none" w:sz="0" w:space="0" w:color="auto"/>
          </w:divBdr>
        </w:div>
        <w:div w:id="1678849768">
          <w:marLeft w:val="640"/>
          <w:marRight w:val="0"/>
          <w:marTop w:val="0"/>
          <w:marBottom w:val="0"/>
          <w:divBdr>
            <w:top w:val="none" w:sz="0" w:space="0" w:color="auto"/>
            <w:left w:val="none" w:sz="0" w:space="0" w:color="auto"/>
            <w:bottom w:val="none" w:sz="0" w:space="0" w:color="auto"/>
            <w:right w:val="none" w:sz="0" w:space="0" w:color="auto"/>
          </w:divBdr>
        </w:div>
        <w:div w:id="1753507369">
          <w:marLeft w:val="640"/>
          <w:marRight w:val="0"/>
          <w:marTop w:val="0"/>
          <w:marBottom w:val="0"/>
          <w:divBdr>
            <w:top w:val="none" w:sz="0" w:space="0" w:color="auto"/>
            <w:left w:val="none" w:sz="0" w:space="0" w:color="auto"/>
            <w:bottom w:val="none" w:sz="0" w:space="0" w:color="auto"/>
            <w:right w:val="none" w:sz="0" w:space="0" w:color="auto"/>
          </w:divBdr>
        </w:div>
      </w:divsChild>
    </w:div>
    <w:div w:id="623734209">
      <w:marLeft w:val="640"/>
      <w:marRight w:val="0"/>
      <w:marTop w:val="0"/>
      <w:marBottom w:val="0"/>
      <w:divBdr>
        <w:top w:val="none" w:sz="0" w:space="0" w:color="auto"/>
        <w:left w:val="none" w:sz="0" w:space="0" w:color="auto"/>
        <w:bottom w:val="none" w:sz="0" w:space="0" w:color="auto"/>
        <w:right w:val="none" w:sz="0" w:space="0" w:color="auto"/>
      </w:divBdr>
    </w:div>
    <w:div w:id="623775596">
      <w:marLeft w:val="640"/>
      <w:marRight w:val="0"/>
      <w:marTop w:val="0"/>
      <w:marBottom w:val="0"/>
      <w:divBdr>
        <w:top w:val="none" w:sz="0" w:space="0" w:color="auto"/>
        <w:left w:val="none" w:sz="0" w:space="0" w:color="auto"/>
        <w:bottom w:val="none" w:sz="0" w:space="0" w:color="auto"/>
        <w:right w:val="none" w:sz="0" w:space="0" w:color="auto"/>
      </w:divBdr>
    </w:div>
    <w:div w:id="623778750">
      <w:marLeft w:val="640"/>
      <w:marRight w:val="0"/>
      <w:marTop w:val="0"/>
      <w:marBottom w:val="0"/>
      <w:divBdr>
        <w:top w:val="none" w:sz="0" w:space="0" w:color="auto"/>
        <w:left w:val="none" w:sz="0" w:space="0" w:color="auto"/>
        <w:bottom w:val="none" w:sz="0" w:space="0" w:color="auto"/>
        <w:right w:val="none" w:sz="0" w:space="0" w:color="auto"/>
      </w:divBdr>
    </w:div>
    <w:div w:id="623924387">
      <w:marLeft w:val="640"/>
      <w:marRight w:val="0"/>
      <w:marTop w:val="0"/>
      <w:marBottom w:val="0"/>
      <w:divBdr>
        <w:top w:val="none" w:sz="0" w:space="0" w:color="auto"/>
        <w:left w:val="none" w:sz="0" w:space="0" w:color="auto"/>
        <w:bottom w:val="none" w:sz="0" w:space="0" w:color="auto"/>
        <w:right w:val="none" w:sz="0" w:space="0" w:color="auto"/>
      </w:divBdr>
    </w:div>
    <w:div w:id="623926896">
      <w:marLeft w:val="640"/>
      <w:marRight w:val="0"/>
      <w:marTop w:val="0"/>
      <w:marBottom w:val="0"/>
      <w:divBdr>
        <w:top w:val="none" w:sz="0" w:space="0" w:color="auto"/>
        <w:left w:val="none" w:sz="0" w:space="0" w:color="auto"/>
        <w:bottom w:val="none" w:sz="0" w:space="0" w:color="auto"/>
        <w:right w:val="none" w:sz="0" w:space="0" w:color="auto"/>
      </w:divBdr>
    </w:div>
    <w:div w:id="623970529">
      <w:marLeft w:val="640"/>
      <w:marRight w:val="0"/>
      <w:marTop w:val="0"/>
      <w:marBottom w:val="0"/>
      <w:divBdr>
        <w:top w:val="none" w:sz="0" w:space="0" w:color="auto"/>
        <w:left w:val="none" w:sz="0" w:space="0" w:color="auto"/>
        <w:bottom w:val="none" w:sz="0" w:space="0" w:color="auto"/>
        <w:right w:val="none" w:sz="0" w:space="0" w:color="auto"/>
      </w:divBdr>
    </w:div>
    <w:div w:id="623970997">
      <w:marLeft w:val="640"/>
      <w:marRight w:val="0"/>
      <w:marTop w:val="0"/>
      <w:marBottom w:val="0"/>
      <w:divBdr>
        <w:top w:val="none" w:sz="0" w:space="0" w:color="auto"/>
        <w:left w:val="none" w:sz="0" w:space="0" w:color="auto"/>
        <w:bottom w:val="none" w:sz="0" w:space="0" w:color="auto"/>
        <w:right w:val="none" w:sz="0" w:space="0" w:color="auto"/>
      </w:divBdr>
    </w:div>
    <w:div w:id="624000328">
      <w:marLeft w:val="640"/>
      <w:marRight w:val="0"/>
      <w:marTop w:val="0"/>
      <w:marBottom w:val="0"/>
      <w:divBdr>
        <w:top w:val="none" w:sz="0" w:space="0" w:color="auto"/>
        <w:left w:val="none" w:sz="0" w:space="0" w:color="auto"/>
        <w:bottom w:val="none" w:sz="0" w:space="0" w:color="auto"/>
        <w:right w:val="none" w:sz="0" w:space="0" w:color="auto"/>
      </w:divBdr>
    </w:div>
    <w:div w:id="624042111">
      <w:marLeft w:val="640"/>
      <w:marRight w:val="0"/>
      <w:marTop w:val="0"/>
      <w:marBottom w:val="0"/>
      <w:divBdr>
        <w:top w:val="none" w:sz="0" w:space="0" w:color="auto"/>
        <w:left w:val="none" w:sz="0" w:space="0" w:color="auto"/>
        <w:bottom w:val="none" w:sz="0" w:space="0" w:color="auto"/>
        <w:right w:val="none" w:sz="0" w:space="0" w:color="auto"/>
      </w:divBdr>
    </w:div>
    <w:div w:id="624190134">
      <w:marLeft w:val="640"/>
      <w:marRight w:val="0"/>
      <w:marTop w:val="0"/>
      <w:marBottom w:val="0"/>
      <w:divBdr>
        <w:top w:val="none" w:sz="0" w:space="0" w:color="auto"/>
        <w:left w:val="none" w:sz="0" w:space="0" w:color="auto"/>
        <w:bottom w:val="none" w:sz="0" w:space="0" w:color="auto"/>
        <w:right w:val="none" w:sz="0" w:space="0" w:color="auto"/>
      </w:divBdr>
    </w:div>
    <w:div w:id="624193935">
      <w:marLeft w:val="640"/>
      <w:marRight w:val="0"/>
      <w:marTop w:val="0"/>
      <w:marBottom w:val="0"/>
      <w:divBdr>
        <w:top w:val="none" w:sz="0" w:space="0" w:color="auto"/>
        <w:left w:val="none" w:sz="0" w:space="0" w:color="auto"/>
        <w:bottom w:val="none" w:sz="0" w:space="0" w:color="auto"/>
        <w:right w:val="none" w:sz="0" w:space="0" w:color="auto"/>
      </w:divBdr>
    </w:div>
    <w:div w:id="624308883">
      <w:marLeft w:val="640"/>
      <w:marRight w:val="0"/>
      <w:marTop w:val="0"/>
      <w:marBottom w:val="0"/>
      <w:divBdr>
        <w:top w:val="none" w:sz="0" w:space="0" w:color="auto"/>
        <w:left w:val="none" w:sz="0" w:space="0" w:color="auto"/>
        <w:bottom w:val="none" w:sz="0" w:space="0" w:color="auto"/>
        <w:right w:val="none" w:sz="0" w:space="0" w:color="auto"/>
      </w:divBdr>
    </w:div>
    <w:div w:id="624310354">
      <w:marLeft w:val="640"/>
      <w:marRight w:val="0"/>
      <w:marTop w:val="0"/>
      <w:marBottom w:val="0"/>
      <w:divBdr>
        <w:top w:val="none" w:sz="0" w:space="0" w:color="auto"/>
        <w:left w:val="none" w:sz="0" w:space="0" w:color="auto"/>
        <w:bottom w:val="none" w:sz="0" w:space="0" w:color="auto"/>
        <w:right w:val="none" w:sz="0" w:space="0" w:color="auto"/>
      </w:divBdr>
    </w:div>
    <w:div w:id="624390719">
      <w:marLeft w:val="640"/>
      <w:marRight w:val="0"/>
      <w:marTop w:val="0"/>
      <w:marBottom w:val="0"/>
      <w:divBdr>
        <w:top w:val="none" w:sz="0" w:space="0" w:color="auto"/>
        <w:left w:val="none" w:sz="0" w:space="0" w:color="auto"/>
        <w:bottom w:val="none" w:sz="0" w:space="0" w:color="auto"/>
        <w:right w:val="none" w:sz="0" w:space="0" w:color="auto"/>
      </w:divBdr>
    </w:div>
    <w:div w:id="624433351">
      <w:marLeft w:val="640"/>
      <w:marRight w:val="0"/>
      <w:marTop w:val="0"/>
      <w:marBottom w:val="0"/>
      <w:divBdr>
        <w:top w:val="none" w:sz="0" w:space="0" w:color="auto"/>
        <w:left w:val="none" w:sz="0" w:space="0" w:color="auto"/>
        <w:bottom w:val="none" w:sz="0" w:space="0" w:color="auto"/>
        <w:right w:val="none" w:sz="0" w:space="0" w:color="auto"/>
      </w:divBdr>
    </w:div>
    <w:div w:id="624508053">
      <w:marLeft w:val="640"/>
      <w:marRight w:val="0"/>
      <w:marTop w:val="0"/>
      <w:marBottom w:val="0"/>
      <w:divBdr>
        <w:top w:val="none" w:sz="0" w:space="0" w:color="auto"/>
        <w:left w:val="none" w:sz="0" w:space="0" w:color="auto"/>
        <w:bottom w:val="none" w:sz="0" w:space="0" w:color="auto"/>
        <w:right w:val="none" w:sz="0" w:space="0" w:color="auto"/>
      </w:divBdr>
    </w:div>
    <w:div w:id="624509852">
      <w:marLeft w:val="640"/>
      <w:marRight w:val="0"/>
      <w:marTop w:val="0"/>
      <w:marBottom w:val="0"/>
      <w:divBdr>
        <w:top w:val="none" w:sz="0" w:space="0" w:color="auto"/>
        <w:left w:val="none" w:sz="0" w:space="0" w:color="auto"/>
        <w:bottom w:val="none" w:sz="0" w:space="0" w:color="auto"/>
        <w:right w:val="none" w:sz="0" w:space="0" w:color="auto"/>
      </w:divBdr>
    </w:div>
    <w:div w:id="624582191">
      <w:marLeft w:val="640"/>
      <w:marRight w:val="0"/>
      <w:marTop w:val="0"/>
      <w:marBottom w:val="0"/>
      <w:divBdr>
        <w:top w:val="none" w:sz="0" w:space="0" w:color="auto"/>
        <w:left w:val="none" w:sz="0" w:space="0" w:color="auto"/>
        <w:bottom w:val="none" w:sz="0" w:space="0" w:color="auto"/>
        <w:right w:val="none" w:sz="0" w:space="0" w:color="auto"/>
      </w:divBdr>
    </w:div>
    <w:div w:id="624624283">
      <w:marLeft w:val="640"/>
      <w:marRight w:val="0"/>
      <w:marTop w:val="0"/>
      <w:marBottom w:val="0"/>
      <w:divBdr>
        <w:top w:val="none" w:sz="0" w:space="0" w:color="auto"/>
        <w:left w:val="none" w:sz="0" w:space="0" w:color="auto"/>
        <w:bottom w:val="none" w:sz="0" w:space="0" w:color="auto"/>
        <w:right w:val="none" w:sz="0" w:space="0" w:color="auto"/>
      </w:divBdr>
    </w:div>
    <w:div w:id="624626878">
      <w:marLeft w:val="640"/>
      <w:marRight w:val="0"/>
      <w:marTop w:val="0"/>
      <w:marBottom w:val="0"/>
      <w:divBdr>
        <w:top w:val="none" w:sz="0" w:space="0" w:color="auto"/>
        <w:left w:val="none" w:sz="0" w:space="0" w:color="auto"/>
        <w:bottom w:val="none" w:sz="0" w:space="0" w:color="auto"/>
        <w:right w:val="none" w:sz="0" w:space="0" w:color="auto"/>
      </w:divBdr>
    </w:div>
    <w:div w:id="624655229">
      <w:marLeft w:val="640"/>
      <w:marRight w:val="0"/>
      <w:marTop w:val="0"/>
      <w:marBottom w:val="0"/>
      <w:divBdr>
        <w:top w:val="none" w:sz="0" w:space="0" w:color="auto"/>
        <w:left w:val="none" w:sz="0" w:space="0" w:color="auto"/>
        <w:bottom w:val="none" w:sz="0" w:space="0" w:color="auto"/>
        <w:right w:val="none" w:sz="0" w:space="0" w:color="auto"/>
      </w:divBdr>
    </w:div>
    <w:div w:id="624846408">
      <w:marLeft w:val="640"/>
      <w:marRight w:val="0"/>
      <w:marTop w:val="0"/>
      <w:marBottom w:val="0"/>
      <w:divBdr>
        <w:top w:val="none" w:sz="0" w:space="0" w:color="auto"/>
        <w:left w:val="none" w:sz="0" w:space="0" w:color="auto"/>
        <w:bottom w:val="none" w:sz="0" w:space="0" w:color="auto"/>
        <w:right w:val="none" w:sz="0" w:space="0" w:color="auto"/>
      </w:divBdr>
    </w:div>
    <w:div w:id="624964559">
      <w:marLeft w:val="640"/>
      <w:marRight w:val="0"/>
      <w:marTop w:val="0"/>
      <w:marBottom w:val="0"/>
      <w:divBdr>
        <w:top w:val="none" w:sz="0" w:space="0" w:color="auto"/>
        <w:left w:val="none" w:sz="0" w:space="0" w:color="auto"/>
        <w:bottom w:val="none" w:sz="0" w:space="0" w:color="auto"/>
        <w:right w:val="none" w:sz="0" w:space="0" w:color="auto"/>
      </w:divBdr>
    </w:div>
    <w:div w:id="625039178">
      <w:marLeft w:val="640"/>
      <w:marRight w:val="0"/>
      <w:marTop w:val="0"/>
      <w:marBottom w:val="0"/>
      <w:divBdr>
        <w:top w:val="none" w:sz="0" w:space="0" w:color="auto"/>
        <w:left w:val="none" w:sz="0" w:space="0" w:color="auto"/>
        <w:bottom w:val="none" w:sz="0" w:space="0" w:color="auto"/>
        <w:right w:val="none" w:sz="0" w:space="0" w:color="auto"/>
      </w:divBdr>
    </w:div>
    <w:div w:id="625045642">
      <w:marLeft w:val="640"/>
      <w:marRight w:val="0"/>
      <w:marTop w:val="0"/>
      <w:marBottom w:val="0"/>
      <w:divBdr>
        <w:top w:val="none" w:sz="0" w:space="0" w:color="auto"/>
        <w:left w:val="none" w:sz="0" w:space="0" w:color="auto"/>
        <w:bottom w:val="none" w:sz="0" w:space="0" w:color="auto"/>
        <w:right w:val="none" w:sz="0" w:space="0" w:color="auto"/>
      </w:divBdr>
    </w:div>
    <w:div w:id="625089698">
      <w:marLeft w:val="640"/>
      <w:marRight w:val="0"/>
      <w:marTop w:val="0"/>
      <w:marBottom w:val="0"/>
      <w:divBdr>
        <w:top w:val="none" w:sz="0" w:space="0" w:color="auto"/>
        <w:left w:val="none" w:sz="0" w:space="0" w:color="auto"/>
        <w:bottom w:val="none" w:sz="0" w:space="0" w:color="auto"/>
        <w:right w:val="none" w:sz="0" w:space="0" w:color="auto"/>
      </w:divBdr>
    </w:div>
    <w:div w:id="625089881">
      <w:marLeft w:val="640"/>
      <w:marRight w:val="0"/>
      <w:marTop w:val="0"/>
      <w:marBottom w:val="0"/>
      <w:divBdr>
        <w:top w:val="none" w:sz="0" w:space="0" w:color="auto"/>
        <w:left w:val="none" w:sz="0" w:space="0" w:color="auto"/>
        <w:bottom w:val="none" w:sz="0" w:space="0" w:color="auto"/>
        <w:right w:val="none" w:sz="0" w:space="0" w:color="auto"/>
      </w:divBdr>
    </w:div>
    <w:div w:id="625163634">
      <w:marLeft w:val="640"/>
      <w:marRight w:val="0"/>
      <w:marTop w:val="0"/>
      <w:marBottom w:val="0"/>
      <w:divBdr>
        <w:top w:val="none" w:sz="0" w:space="0" w:color="auto"/>
        <w:left w:val="none" w:sz="0" w:space="0" w:color="auto"/>
        <w:bottom w:val="none" w:sz="0" w:space="0" w:color="auto"/>
        <w:right w:val="none" w:sz="0" w:space="0" w:color="auto"/>
      </w:divBdr>
    </w:div>
    <w:div w:id="625310932">
      <w:marLeft w:val="640"/>
      <w:marRight w:val="0"/>
      <w:marTop w:val="0"/>
      <w:marBottom w:val="0"/>
      <w:divBdr>
        <w:top w:val="none" w:sz="0" w:space="0" w:color="auto"/>
        <w:left w:val="none" w:sz="0" w:space="0" w:color="auto"/>
        <w:bottom w:val="none" w:sz="0" w:space="0" w:color="auto"/>
        <w:right w:val="none" w:sz="0" w:space="0" w:color="auto"/>
      </w:divBdr>
    </w:div>
    <w:div w:id="625428228">
      <w:marLeft w:val="640"/>
      <w:marRight w:val="0"/>
      <w:marTop w:val="0"/>
      <w:marBottom w:val="0"/>
      <w:divBdr>
        <w:top w:val="none" w:sz="0" w:space="0" w:color="auto"/>
        <w:left w:val="none" w:sz="0" w:space="0" w:color="auto"/>
        <w:bottom w:val="none" w:sz="0" w:space="0" w:color="auto"/>
        <w:right w:val="none" w:sz="0" w:space="0" w:color="auto"/>
      </w:divBdr>
    </w:div>
    <w:div w:id="625506982">
      <w:marLeft w:val="640"/>
      <w:marRight w:val="0"/>
      <w:marTop w:val="0"/>
      <w:marBottom w:val="0"/>
      <w:divBdr>
        <w:top w:val="none" w:sz="0" w:space="0" w:color="auto"/>
        <w:left w:val="none" w:sz="0" w:space="0" w:color="auto"/>
        <w:bottom w:val="none" w:sz="0" w:space="0" w:color="auto"/>
        <w:right w:val="none" w:sz="0" w:space="0" w:color="auto"/>
      </w:divBdr>
    </w:div>
    <w:div w:id="625548088">
      <w:marLeft w:val="640"/>
      <w:marRight w:val="0"/>
      <w:marTop w:val="0"/>
      <w:marBottom w:val="0"/>
      <w:divBdr>
        <w:top w:val="none" w:sz="0" w:space="0" w:color="auto"/>
        <w:left w:val="none" w:sz="0" w:space="0" w:color="auto"/>
        <w:bottom w:val="none" w:sz="0" w:space="0" w:color="auto"/>
        <w:right w:val="none" w:sz="0" w:space="0" w:color="auto"/>
      </w:divBdr>
    </w:div>
    <w:div w:id="625619282">
      <w:marLeft w:val="640"/>
      <w:marRight w:val="0"/>
      <w:marTop w:val="0"/>
      <w:marBottom w:val="0"/>
      <w:divBdr>
        <w:top w:val="none" w:sz="0" w:space="0" w:color="auto"/>
        <w:left w:val="none" w:sz="0" w:space="0" w:color="auto"/>
        <w:bottom w:val="none" w:sz="0" w:space="0" w:color="auto"/>
        <w:right w:val="none" w:sz="0" w:space="0" w:color="auto"/>
      </w:divBdr>
    </w:div>
    <w:div w:id="625619919">
      <w:marLeft w:val="640"/>
      <w:marRight w:val="0"/>
      <w:marTop w:val="0"/>
      <w:marBottom w:val="0"/>
      <w:divBdr>
        <w:top w:val="none" w:sz="0" w:space="0" w:color="auto"/>
        <w:left w:val="none" w:sz="0" w:space="0" w:color="auto"/>
        <w:bottom w:val="none" w:sz="0" w:space="0" w:color="auto"/>
        <w:right w:val="none" w:sz="0" w:space="0" w:color="auto"/>
      </w:divBdr>
    </w:div>
    <w:div w:id="625627151">
      <w:marLeft w:val="640"/>
      <w:marRight w:val="0"/>
      <w:marTop w:val="0"/>
      <w:marBottom w:val="0"/>
      <w:divBdr>
        <w:top w:val="none" w:sz="0" w:space="0" w:color="auto"/>
        <w:left w:val="none" w:sz="0" w:space="0" w:color="auto"/>
        <w:bottom w:val="none" w:sz="0" w:space="0" w:color="auto"/>
        <w:right w:val="none" w:sz="0" w:space="0" w:color="auto"/>
      </w:divBdr>
    </w:div>
    <w:div w:id="625695568">
      <w:marLeft w:val="640"/>
      <w:marRight w:val="0"/>
      <w:marTop w:val="0"/>
      <w:marBottom w:val="0"/>
      <w:divBdr>
        <w:top w:val="none" w:sz="0" w:space="0" w:color="auto"/>
        <w:left w:val="none" w:sz="0" w:space="0" w:color="auto"/>
        <w:bottom w:val="none" w:sz="0" w:space="0" w:color="auto"/>
        <w:right w:val="none" w:sz="0" w:space="0" w:color="auto"/>
      </w:divBdr>
    </w:div>
    <w:div w:id="625746032">
      <w:marLeft w:val="640"/>
      <w:marRight w:val="0"/>
      <w:marTop w:val="0"/>
      <w:marBottom w:val="0"/>
      <w:divBdr>
        <w:top w:val="none" w:sz="0" w:space="0" w:color="auto"/>
        <w:left w:val="none" w:sz="0" w:space="0" w:color="auto"/>
        <w:bottom w:val="none" w:sz="0" w:space="0" w:color="auto"/>
        <w:right w:val="none" w:sz="0" w:space="0" w:color="auto"/>
      </w:divBdr>
    </w:div>
    <w:div w:id="625821223">
      <w:marLeft w:val="640"/>
      <w:marRight w:val="0"/>
      <w:marTop w:val="0"/>
      <w:marBottom w:val="0"/>
      <w:divBdr>
        <w:top w:val="none" w:sz="0" w:space="0" w:color="auto"/>
        <w:left w:val="none" w:sz="0" w:space="0" w:color="auto"/>
        <w:bottom w:val="none" w:sz="0" w:space="0" w:color="auto"/>
        <w:right w:val="none" w:sz="0" w:space="0" w:color="auto"/>
      </w:divBdr>
    </w:div>
    <w:div w:id="625888121">
      <w:marLeft w:val="640"/>
      <w:marRight w:val="0"/>
      <w:marTop w:val="0"/>
      <w:marBottom w:val="0"/>
      <w:divBdr>
        <w:top w:val="none" w:sz="0" w:space="0" w:color="auto"/>
        <w:left w:val="none" w:sz="0" w:space="0" w:color="auto"/>
        <w:bottom w:val="none" w:sz="0" w:space="0" w:color="auto"/>
        <w:right w:val="none" w:sz="0" w:space="0" w:color="auto"/>
      </w:divBdr>
    </w:div>
    <w:div w:id="626008310">
      <w:marLeft w:val="640"/>
      <w:marRight w:val="0"/>
      <w:marTop w:val="0"/>
      <w:marBottom w:val="0"/>
      <w:divBdr>
        <w:top w:val="none" w:sz="0" w:space="0" w:color="auto"/>
        <w:left w:val="none" w:sz="0" w:space="0" w:color="auto"/>
        <w:bottom w:val="none" w:sz="0" w:space="0" w:color="auto"/>
        <w:right w:val="none" w:sz="0" w:space="0" w:color="auto"/>
      </w:divBdr>
    </w:div>
    <w:div w:id="626161151">
      <w:marLeft w:val="640"/>
      <w:marRight w:val="0"/>
      <w:marTop w:val="0"/>
      <w:marBottom w:val="0"/>
      <w:divBdr>
        <w:top w:val="none" w:sz="0" w:space="0" w:color="auto"/>
        <w:left w:val="none" w:sz="0" w:space="0" w:color="auto"/>
        <w:bottom w:val="none" w:sz="0" w:space="0" w:color="auto"/>
        <w:right w:val="none" w:sz="0" w:space="0" w:color="auto"/>
      </w:divBdr>
    </w:div>
    <w:div w:id="626204915">
      <w:marLeft w:val="640"/>
      <w:marRight w:val="0"/>
      <w:marTop w:val="0"/>
      <w:marBottom w:val="0"/>
      <w:divBdr>
        <w:top w:val="none" w:sz="0" w:space="0" w:color="auto"/>
        <w:left w:val="none" w:sz="0" w:space="0" w:color="auto"/>
        <w:bottom w:val="none" w:sz="0" w:space="0" w:color="auto"/>
        <w:right w:val="none" w:sz="0" w:space="0" w:color="auto"/>
      </w:divBdr>
    </w:div>
    <w:div w:id="626274693">
      <w:marLeft w:val="640"/>
      <w:marRight w:val="0"/>
      <w:marTop w:val="0"/>
      <w:marBottom w:val="0"/>
      <w:divBdr>
        <w:top w:val="none" w:sz="0" w:space="0" w:color="auto"/>
        <w:left w:val="none" w:sz="0" w:space="0" w:color="auto"/>
        <w:bottom w:val="none" w:sz="0" w:space="0" w:color="auto"/>
        <w:right w:val="none" w:sz="0" w:space="0" w:color="auto"/>
      </w:divBdr>
    </w:div>
    <w:div w:id="626275492">
      <w:marLeft w:val="640"/>
      <w:marRight w:val="0"/>
      <w:marTop w:val="0"/>
      <w:marBottom w:val="0"/>
      <w:divBdr>
        <w:top w:val="none" w:sz="0" w:space="0" w:color="auto"/>
        <w:left w:val="none" w:sz="0" w:space="0" w:color="auto"/>
        <w:bottom w:val="none" w:sz="0" w:space="0" w:color="auto"/>
        <w:right w:val="none" w:sz="0" w:space="0" w:color="auto"/>
      </w:divBdr>
    </w:div>
    <w:div w:id="626279084">
      <w:marLeft w:val="640"/>
      <w:marRight w:val="0"/>
      <w:marTop w:val="0"/>
      <w:marBottom w:val="0"/>
      <w:divBdr>
        <w:top w:val="none" w:sz="0" w:space="0" w:color="auto"/>
        <w:left w:val="none" w:sz="0" w:space="0" w:color="auto"/>
        <w:bottom w:val="none" w:sz="0" w:space="0" w:color="auto"/>
        <w:right w:val="none" w:sz="0" w:space="0" w:color="auto"/>
      </w:divBdr>
    </w:div>
    <w:div w:id="626467334">
      <w:marLeft w:val="640"/>
      <w:marRight w:val="0"/>
      <w:marTop w:val="0"/>
      <w:marBottom w:val="0"/>
      <w:divBdr>
        <w:top w:val="none" w:sz="0" w:space="0" w:color="auto"/>
        <w:left w:val="none" w:sz="0" w:space="0" w:color="auto"/>
        <w:bottom w:val="none" w:sz="0" w:space="0" w:color="auto"/>
        <w:right w:val="none" w:sz="0" w:space="0" w:color="auto"/>
      </w:divBdr>
    </w:div>
    <w:div w:id="626467484">
      <w:marLeft w:val="640"/>
      <w:marRight w:val="0"/>
      <w:marTop w:val="0"/>
      <w:marBottom w:val="0"/>
      <w:divBdr>
        <w:top w:val="none" w:sz="0" w:space="0" w:color="auto"/>
        <w:left w:val="none" w:sz="0" w:space="0" w:color="auto"/>
        <w:bottom w:val="none" w:sz="0" w:space="0" w:color="auto"/>
        <w:right w:val="none" w:sz="0" w:space="0" w:color="auto"/>
      </w:divBdr>
    </w:div>
    <w:div w:id="626468904">
      <w:marLeft w:val="640"/>
      <w:marRight w:val="0"/>
      <w:marTop w:val="0"/>
      <w:marBottom w:val="0"/>
      <w:divBdr>
        <w:top w:val="none" w:sz="0" w:space="0" w:color="auto"/>
        <w:left w:val="none" w:sz="0" w:space="0" w:color="auto"/>
        <w:bottom w:val="none" w:sz="0" w:space="0" w:color="auto"/>
        <w:right w:val="none" w:sz="0" w:space="0" w:color="auto"/>
      </w:divBdr>
    </w:div>
    <w:div w:id="626469418">
      <w:marLeft w:val="640"/>
      <w:marRight w:val="0"/>
      <w:marTop w:val="0"/>
      <w:marBottom w:val="0"/>
      <w:divBdr>
        <w:top w:val="none" w:sz="0" w:space="0" w:color="auto"/>
        <w:left w:val="none" w:sz="0" w:space="0" w:color="auto"/>
        <w:bottom w:val="none" w:sz="0" w:space="0" w:color="auto"/>
        <w:right w:val="none" w:sz="0" w:space="0" w:color="auto"/>
      </w:divBdr>
    </w:div>
    <w:div w:id="626550335">
      <w:marLeft w:val="640"/>
      <w:marRight w:val="0"/>
      <w:marTop w:val="0"/>
      <w:marBottom w:val="0"/>
      <w:divBdr>
        <w:top w:val="none" w:sz="0" w:space="0" w:color="auto"/>
        <w:left w:val="none" w:sz="0" w:space="0" w:color="auto"/>
        <w:bottom w:val="none" w:sz="0" w:space="0" w:color="auto"/>
        <w:right w:val="none" w:sz="0" w:space="0" w:color="auto"/>
      </w:divBdr>
    </w:div>
    <w:div w:id="626593183">
      <w:marLeft w:val="640"/>
      <w:marRight w:val="0"/>
      <w:marTop w:val="0"/>
      <w:marBottom w:val="0"/>
      <w:divBdr>
        <w:top w:val="none" w:sz="0" w:space="0" w:color="auto"/>
        <w:left w:val="none" w:sz="0" w:space="0" w:color="auto"/>
        <w:bottom w:val="none" w:sz="0" w:space="0" w:color="auto"/>
        <w:right w:val="none" w:sz="0" w:space="0" w:color="auto"/>
      </w:divBdr>
    </w:div>
    <w:div w:id="626619612">
      <w:marLeft w:val="640"/>
      <w:marRight w:val="0"/>
      <w:marTop w:val="0"/>
      <w:marBottom w:val="0"/>
      <w:divBdr>
        <w:top w:val="none" w:sz="0" w:space="0" w:color="auto"/>
        <w:left w:val="none" w:sz="0" w:space="0" w:color="auto"/>
        <w:bottom w:val="none" w:sz="0" w:space="0" w:color="auto"/>
        <w:right w:val="none" w:sz="0" w:space="0" w:color="auto"/>
      </w:divBdr>
    </w:div>
    <w:div w:id="626664986">
      <w:marLeft w:val="640"/>
      <w:marRight w:val="0"/>
      <w:marTop w:val="0"/>
      <w:marBottom w:val="0"/>
      <w:divBdr>
        <w:top w:val="none" w:sz="0" w:space="0" w:color="auto"/>
        <w:left w:val="none" w:sz="0" w:space="0" w:color="auto"/>
        <w:bottom w:val="none" w:sz="0" w:space="0" w:color="auto"/>
        <w:right w:val="none" w:sz="0" w:space="0" w:color="auto"/>
      </w:divBdr>
    </w:div>
    <w:div w:id="626811339">
      <w:marLeft w:val="640"/>
      <w:marRight w:val="0"/>
      <w:marTop w:val="0"/>
      <w:marBottom w:val="0"/>
      <w:divBdr>
        <w:top w:val="none" w:sz="0" w:space="0" w:color="auto"/>
        <w:left w:val="none" w:sz="0" w:space="0" w:color="auto"/>
        <w:bottom w:val="none" w:sz="0" w:space="0" w:color="auto"/>
        <w:right w:val="none" w:sz="0" w:space="0" w:color="auto"/>
      </w:divBdr>
    </w:div>
    <w:div w:id="626932145">
      <w:marLeft w:val="640"/>
      <w:marRight w:val="0"/>
      <w:marTop w:val="0"/>
      <w:marBottom w:val="0"/>
      <w:divBdr>
        <w:top w:val="none" w:sz="0" w:space="0" w:color="auto"/>
        <w:left w:val="none" w:sz="0" w:space="0" w:color="auto"/>
        <w:bottom w:val="none" w:sz="0" w:space="0" w:color="auto"/>
        <w:right w:val="none" w:sz="0" w:space="0" w:color="auto"/>
      </w:divBdr>
    </w:div>
    <w:div w:id="626933759">
      <w:marLeft w:val="640"/>
      <w:marRight w:val="0"/>
      <w:marTop w:val="0"/>
      <w:marBottom w:val="0"/>
      <w:divBdr>
        <w:top w:val="none" w:sz="0" w:space="0" w:color="auto"/>
        <w:left w:val="none" w:sz="0" w:space="0" w:color="auto"/>
        <w:bottom w:val="none" w:sz="0" w:space="0" w:color="auto"/>
        <w:right w:val="none" w:sz="0" w:space="0" w:color="auto"/>
      </w:divBdr>
    </w:div>
    <w:div w:id="626935121">
      <w:marLeft w:val="640"/>
      <w:marRight w:val="0"/>
      <w:marTop w:val="0"/>
      <w:marBottom w:val="0"/>
      <w:divBdr>
        <w:top w:val="none" w:sz="0" w:space="0" w:color="auto"/>
        <w:left w:val="none" w:sz="0" w:space="0" w:color="auto"/>
        <w:bottom w:val="none" w:sz="0" w:space="0" w:color="auto"/>
        <w:right w:val="none" w:sz="0" w:space="0" w:color="auto"/>
      </w:divBdr>
    </w:div>
    <w:div w:id="627004654">
      <w:marLeft w:val="640"/>
      <w:marRight w:val="0"/>
      <w:marTop w:val="0"/>
      <w:marBottom w:val="0"/>
      <w:divBdr>
        <w:top w:val="none" w:sz="0" w:space="0" w:color="auto"/>
        <w:left w:val="none" w:sz="0" w:space="0" w:color="auto"/>
        <w:bottom w:val="none" w:sz="0" w:space="0" w:color="auto"/>
        <w:right w:val="none" w:sz="0" w:space="0" w:color="auto"/>
      </w:divBdr>
    </w:div>
    <w:div w:id="627004777">
      <w:marLeft w:val="640"/>
      <w:marRight w:val="0"/>
      <w:marTop w:val="0"/>
      <w:marBottom w:val="0"/>
      <w:divBdr>
        <w:top w:val="none" w:sz="0" w:space="0" w:color="auto"/>
        <w:left w:val="none" w:sz="0" w:space="0" w:color="auto"/>
        <w:bottom w:val="none" w:sz="0" w:space="0" w:color="auto"/>
        <w:right w:val="none" w:sz="0" w:space="0" w:color="auto"/>
      </w:divBdr>
    </w:div>
    <w:div w:id="627049615">
      <w:marLeft w:val="640"/>
      <w:marRight w:val="0"/>
      <w:marTop w:val="0"/>
      <w:marBottom w:val="0"/>
      <w:divBdr>
        <w:top w:val="none" w:sz="0" w:space="0" w:color="auto"/>
        <w:left w:val="none" w:sz="0" w:space="0" w:color="auto"/>
        <w:bottom w:val="none" w:sz="0" w:space="0" w:color="auto"/>
        <w:right w:val="none" w:sz="0" w:space="0" w:color="auto"/>
      </w:divBdr>
    </w:div>
    <w:div w:id="627124801">
      <w:marLeft w:val="640"/>
      <w:marRight w:val="0"/>
      <w:marTop w:val="0"/>
      <w:marBottom w:val="0"/>
      <w:divBdr>
        <w:top w:val="none" w:sz="0" w:space="0" w:color="auto"/>
        <w:left w:val="none" w:sz="0" w:space="0" w:color="auto"/>
        <w:bottom w:val="none" w:sz="0" w:space="0" w:color="auto"/>
        <w:right w:val="none" w:sz="0" w:space="0" w:color="auto"/>
      </w:divBdr>
    </w:div>
    <w:div w:id="627129763">
      <w:marLeft w:val="640"/>
      <w:marRight w:val="0"/>
      <w:marTop w:val="0"/>
      <w:marBottom w:val="0"/>
      <w:divBdr>
        <w:top w:val="none" w:sz="0" w:space="0" w:color="auto"/>
        <w:left w:val="none" w:sz="0" w:space="0" w:color="auto"/>
        <w:bottom w:val="none" w:sz="0" w:space="0" w:color="auto"/>
        <w:right w:val="none" w:sz="0" w:space="0" w:color="auto"/>
      </w:divBdr>
    </w:div>
    <w:div w:id="627246809">
      <w:marLeft w:val="640"/>
      <w:marRight w:val="0"/>
      <w:marTop w:val="0"/>
      <w:marBottom w:val="0"/>
      <w:divBdr>
        <w:top w:val="none" w:sz="0" w:space="0" w:color="auto"/>
        <w:left w:val="none" w:sz="0" w:space="0" w:color="auto"/>
        <w:bottom w:val="none" w:sz="0" w:space="0" w:color="auto"/>
        <w:right w:val="none" w:sz="0" w:space="0" w:color="auto"/>
      </w:divBdr>
    </w:div>
    <w:div w:id="627248303">
      <w:marLeft w:val="640"/>
      <w:marRight w:val="0"/>
      <w:marTop w:val="0"/>
      <w:marBottom w:val="0"/>
      <w:divBdr>
        <w:top w:val="none" w:sz="0" w:space="0" w:color="auto"/>
        <w:left w:val="none" w:sz="0" w:space="0" w:color="auto"/>
        <w:bottom w:val="none" w:sz="0" w:space="0" w:color="auto"/>
        <w:right w:val="none" w:sz="0" w:space="0" w:color="auto"/>
      </w:divBdr>
    </w:div>
    <w:div w:id="627248941">
      <w:marLeft w:val="640"/>
      <w:marRight w:val="0"/>
      <w:marTop w:val="0"/>
      <w:marBottom w:val="0"/>
      <w:divBdr>
        <w:top w:val="none" w:sz="0" w:space="0" w:color="auto"/>
        <w:left w:val="none" w:sz="0" w:space="0" w:color="auto"/>
        <w:bottom w:val="none" w:sz="0" w:space="0" w:color="auto"/>
        <w:right w:val="none" w:sz="0" w:space="0" w:color="auto"/>
      </w:divBdr>
    </w:div>
    <w:div w:id="627275190">
      <w:marLeft w:val="640"/>
      <w:marRight w:val="0"/>
      <w:marTop w:val="0"/>
      <w:marBottom w:val="0"/>
      <w:divBdr>
        <w:top w:val="none" w:sz="0" w:space="0" w:color="auto"/>
        <w:left w:val="none" w:sz="0" w:space="0" w:color="auto"/>
        <w:bottom w:val="none" w:sz="0" w:space="0" w:color="auto"/>
        <w:right w:val="none" w:sz="0" w:space="0" w:color="auto"/>
      </w:divBdr>
    </w:div>
    <w:div w:id="627275214">
      <w:marLeft w:val="640"/>
      <w:marRight w:val="0"/>
      <w:marTop w:val="0"/>
      <w:marBottom w:val="0"/>
      <w:divBdr>
        <w:top w:val="none" w:sz="0" w:space="0" w:color="auto"/>
        <w:left w:val="none" w:sz="0" w:space="0" w:color="auto"/>
        <w:bottom w:val="none" w:sz="0" w:space="0" w:color="auto"/>
        <w:right w:val="none" w:sz="0" w:space="0" w:color="auto"/>
      </w:divBdr>
    </w:div>
    <w:div w:id="627510775">
      <w:marLeft w:val="640"/>
      <w:marRight w:val="0"/>
      <w:marTop w:val="0"/>
      <w:marBottom w:val="0"/>
      <w:divBdr>
        <w:top w:val="none" w:sz="0" w:space="0" w:color="auto"/>
        <w:left w:val="none" w:sz="0" w:space="0" w:color="auto"/>
        <w:bottom w:val="none" w:sz="0" w:space="0" w:color="auto"/>
        <w:right w:val="none" w:sz="0" w:space="0" w:color="auto"/>
      </w:divBdr>
    </w:div>
    <w:div w:id="627515253">
      <w:marLeft w:val="640"/>
      <w:marRight w:val="0"/>
      <w:marTop w:val="0"/>
      <w:marBottom w:val="0"/>
      <w:divBdr>
        <w:top w:val="none" w:sz="0" w:space="0" w:color="auto"/>
        <w:left w:val="none" w:sz="0" w:space="0" w:color="auto"/>
        <w:bottom w:val="none" w:sz="0" w:space="0" w:color="auto"/>
        <w:right w:val="none" w:sz="0" w:space="0" w:color="auto"/>
      </w:divBdr>
    </w:div>
    <w:div w:id="627663799">
      <w:marLeft w:val="640"/>
      <w:marRight w:val="0"/>
      <w:marTop w:val="0"/>
      <w:marBottom w:val="0"/>
      <w:divBdr>
        <w:top w:val="none" w:sz="0" w:space="0" w:color="auto"/>
        <w:left w:val="none" w:sz="0" w:space="0" w:color="auto"/>
        <w:bottom w:val="none" w:sz="0" w:space="0" w:color="auto"/>
        <w:right w:val="none" w:sz="0" w:space="0" w:color="auto"/>
      </w:divBdr>
    </w:div>
    <w:div w:id="627668593">
      <w:marLeft w:val="640"/>
      <w:marRight w:val="0"/>
      <w:marTop w:val="0"/>
      <w:marBottom w:val="0"/>
      <w:divBdr>
        <w:top w:val="none" w:sz="0" w:space="0" w:color="auto"/>
        <w:left w:val="none" w:sz="0" w:space="0" w:color="auto"/>
        <w:bottom w:val="none" w:sz="0" w:space="0" w:color="auto"/>
        <w:right w:val="none" w:sz="0" w:space="0" w:color="auto"/>
      </w:divBdr>
    </w:div>
    <w:div w:id="627705960">
      <w:marLeft w:val="640"/>
      <w:marRight w:val="0"/>
      <w:marTop w:val="0"/>
      <w:marBottom w:val="0"/>
      <w:divBdr>
        <w:top w:val="none" w:sz="0" w:space="0" w:color="auto"/>
        <w:left w:val="none" w:sz="0" w:space="0" w:color="auto"/>
        <w:bottom w:val="none" w:sz="0" w:space="0" w:color="auto"/>
        <w:right w:val="none" w:sz="0" w:space="0" w:color="auto"/>
      </w:divBdr>
    </w:div>
    <w:div w:id="627736531">
      <w:marLeft w:val="640"/>
      <w:marRight w:val="0"/>
      <w:marTop w:val="0"/>
      <w:marBottom w:val="0"/>
      <w:divBdr>
        <w:top w:val="none" w:sz="0" w:space="0" w:color="auto"/>
        <w:left w:val="none" w:sz="0" w:space="0" w:color="auto"/>
        <w:bottom w:val="none" w:sz="0" w:space="0" w:color="auto"/>
        <w:right w:val="none" w:sz="0" w:space="0" w:color="auto"/>
      </w:divBdr>
    </w:div>
    <w:div w:id="627778016">
      <w:marLeft w:val="640"/>
      <w:marRight w:val="0"/>
      <w:marTop w:val="0"/>
      <w:marBottom w:val="0"/>
      <w:divBdr>
        <w:top w:val="none" w:sz="0" w:space="0" w:color="auto"/>
        <w:left w:val="none" w:sz="0" w:space="0" w:color="auto"/>
        <w:bottom w:val="none" w:sz="0" w:space="0" w:color="auto"/>
        <w:right w:val="none" w:sz="0" w:space="0" w:color="auto"/>
      </w:divBdr>
    </w:div>
    <w:div w:id="627855306">
      <w:marLeft w:val="640"/>
      <w:marRight w:val="0"/>
      <w:marTop w:val="0"/>
      <w:marBottom w:val="0"/>
      <w:divBdr>
        <w:top w:val="none" w:sz="0" w:space="0" w:color="auto"/>
        <w:left w:val="none" w:sz="0" w:space="0" w:color="auto"/>
        <w:bottom w:val="none" w:sz="0" w:space="0" w:color="auto"/>
        <w:right w:val="none" w:sz="0" w:space="0" w:color="auto"/>
      </w:divBdr>
    </w:div>
    <w:div w:id="627856868">
      <w:marLeft w:val="640"/>
      <w:marRight w:val="0"/>
      <w:marTop w:val="0"/>
      <w:marBottom w:val="0"/>
      <w:divBdr>
        <w:top w:val="none" w:sz="0" w:space="0" w:color="auto"/>
        <w:left w:val="none" w:sz="0" w:space="0" w:color="auto"/>
        <w:bottom w:val="none" w:sz="0" w:space="0" w:color="auto"/>
        <w:right w:val="none" w:sz="0" w:space="0" w:color="auto"/>
      </w:divBdr>
    </w:div>
    <w:div w:id="627860352">
      <w:marLeft w:val="640"/>
      <w:marRight w:val="0"/>
      <w:marTop w:val="0"/>
      <w:marBottom w:val="0"/>
      <w:divBdr>
        <w:top w:val="none" w:sz="0" w:space="0" w:color="auto"/>
        <w:left w:val="none" w:sz="0" w:space="0" w:color="auto"/>
        <w:bottom w:val="none" w:sz="0" w:space="0" w:color="auto"/>
        <w:right w:val="none" w:sz="0" w:space="0" w:color="auto"/>
      </w:divBdr>
    </w:div>
    <w:div w:id="627861844">
      <w:marLeft w:val="640"/>
      <w:marRight w:val="0"/>
      <w:marTop w:val="0"/>
      <w:marBottom w:val="0"/>
      <w:divBdr>
        <w:top w:val="none" w:sz="0" w:space="0" w:color="auto"/>
        <w:left w:val="none" w:sz="0" w:space="0" w:color="auto"/>
        <w:bottom w:val="none" w:sz="0" w:space="0" w:color="auto"/>
        <w:right w:val="none" w:sz="0" w:space="0" w:color="auto"/>
      </w:divBdr>
    </w:div>
    <w:div w:id="627930692">
      <w:marLeft w:val="640"/>
      <w:marRight w:val="0"/>
      <w:marTop w:val="0"/>
      <w:marBottom w:val="0"/>
      <w:divBdr>
        <w:top w:val="none" w:sz="0" w:space="0" w:color="auto"/>
        <w:left w:val="none" w:sz="0" w:space="0" w:color="auto"/>
        <w:bottom w:val="none" w:sz="0" w:space="0" w:color="auto"/>
        <w:right w:val="none" w:sz="0" w:space="0" w:color="auto"/>
      </w:divBdr>
    </w:div>
    <w:div w:id="628046702">
      <w:marLeft w:val="640"/>
      <w:marRight w:val="0"/>
      <w:marTop w:val="0"/>
      <w:marBottom w:val="0"/>
      <w:divBdr>
        <w:top w:val="none" w:sz="0" w:space="0" w:color="auto"/>
        <w:left w:val="none" w:sz="0" w:space="0" w:color="auto"/>
        <w:bottom w:val="none" w:sz="0" w:space="0" w:color="auto"/>
        <w:right w:val="none" w:sz="0" w:space="0" w:color="auto"/>
      </w:divBdr>
    </w:div>
    <w:div w:id="628047460">
      <w:marLeft w:val="640"/>
      <w:marRight w:val="0"/>
      <w:marTop w:val="0"/>
      <w:marBottom w:val="0"/>
      <w:divBdr>
        <w:top w:val="none" w:sz="0" w:space="0" w:color="auto"/>
        <w:left w:val="none" w:sz="0" w:space="0" w:color="auto"/>
        <w:bottom w:val="none" w:sz="0" w:space="0" w:color="auto"/>
        <w:right w:val="none" w:sz="0" w:space="0" w:color="auto"/>
      </w:divBdr>
    </w:div>
    <w:div w:id="628053016">
      <w:marLeft w:val="640"/>
      <w:marRight w:val="0"/>
      <w:marTop w:val="0"/>
      <w:marBottom w:val="0"/>
      <w:divBdr>
        <w:top w:val="none" w:sz="0" w:space="0" w:color="auto"/>
        <w:left w:val="none" w:sz="0" w:space="0" w:color="auto"/>
        <w:bottom w:val="none" w:sz="0" w:space="0" w:color="auto"/>
        <w:right w:val="none" w:sz="0" w:space="0" w:color="auto"/>
      </w:divBdr>
    </w:div>
    <w:div w:id="628127964">
      <w:marLeft w:val="640"/>
      <w:marRight w:val="0"/>
      <w:marTop w:val="0"/>
      <w:marBottom w:val="0"/>
      <w:divBdr>
        <w:top w:val="none" w:sz="0" w:space="0" w:color="auto"/>
        <w:left w:val="none" w:sz="0" w:space="0" w:color="auto"/>
        <w:bottom w:val="none" w:sz="0" w:space="0" w:color="auto"/>
        <w:right w:val="none" w:sz="0" w:space="0" w:color="auto"/>
      </w:divBdr>
    </w:div>
    <w:div w:id="628319839">
      <w:marLeft w:val="640"/>
      <w:marRight w:val="0"/>
      <w:marTop w:val="0"/>
      <w:marBottom w:val="0"/>
      <w:divBdr>
        <w:top w:val="none" w:sz="0" w:space="0" w:color="auto"/>
        <w:left w:val="none" w:sz="0" w:space="0" w:color="auto"/>
        <w:bottom w:val="none" w:sz="0" w:space="0" w:color="auto"/>
        <w:right w:val="none" w:sz="0" w:space="0" w:color="auto"/>
      </w:divBdr>
    </w:div>
    <w:div w:id="628361112">
      <w:marLeft w:val="640"/>
      <w:marRight w:val="0"/>
      <w:marTop w:val="0"/>
      <w:marBottom w:val="0"/>
      <w:divBdr>
        <w:top w:val="none" w:sz="0" w:space="0" w:color="auto"/>
        <w:left w:val="none" w:sz="0" w:space="0" w:color="auto"/>
        <w:bottom w:val="none" w:sz="0" w:space="0" w:color="auto"/>
        <w:right w:val="none" w:sz="0" w:space="0" w:color="auto"/>
      </w:divBdr>
    </w:div>
    <w:div w:id="628434236">
      <w:marLeft w:val="640"/>
      <w:marRight w:val="0"/>
      <w:marTop w:val="0"/>
      <w:marBottom w:val="0"/>
      <w:divBdr>
        <w:top w:val="none" w:sz="0" w:space="0" w:color="auto"/>
        <w:left w:val="none" w:sz="0" w:space="0" w:color="auto"/>
        <w:bottom w:val="none" w:sz="0" w:space="0" w:color="auto"/>
        <w:right w:val="none" w:sz="0" w:space="0" w:color="auto"/>
      </w:divBdr>
    </w:div>
    <w:div w:id="628435452">
      <w:marLeft w:val="640"/>
      <w:marRight w:val="0"/>
      <w:marTop w:val="0"/>
      <w:marBottom w:val="0"/>
      <w:divBdr>
        <w:top w:val="none" w:sz="0" w:space="0" w:color="auto"/>
        <w:left w:val="none" w:sz="0" w:space="0" w:color="auto"/>
        <w:bottom w:val="none" w:sz="0" w:space="0" w:color="auto"/>
        <w:right w:val="none" w:sz="0" w:space="0" w:color="auto"/>
      </w:divBdr>
    </w:div>
    <w:div w:id="628437592">
      <w:marLeft w:val="640"/>
      <w:marRight w:val="0"/>
      <w:marTop w:val="0"/>
      <w:marBottom w:val="0"/>
      <w:divBdr>
        <w:top w:val="none" w:sz="0" w:space="0" w:color="auto"/>
        <w:left w:val="none" w:sz="0" w:space="0" w:color="auto"/>
        <w:bottom w:val="none" w:sz="0" w:space="0" w:color="auto"/>
        <w:right w:val="none" w:sz="0" w:space="0" w:color="auto"/>
      </w:divBdr>
    </w:div>
    <w:div w:id="628438585">
      <w:marLeft w:val="640"/>
      <w:marRight w:val="0"/>
      <w:marTop w:val="0"/>
      <w:marBottom w:val="0"/>
      <w:divBdr>
        <w:top w:val="none" w:sz="0" w:space="0" w:color="auto"/>
        <w:left w:val="none" w:sz="0" w:space="0" w:color="auto"/>
        <w:bottom w:val="none" w:sz="0" w:space="0" w:color="auto"/>
        <w:right w:val="none" w:sz="0" w:space="0" w:color="auto"/>
      </w:divBdr>
    </w:div>
    <w:div w:id="628517239">
      <w:marLeft w:val="640"/>
      <w:marRight w:val="0"/>
      <w:marTop w:val="0"/>
      <w:marBottom w:val="0"/>
      <w:divBdr>
        <w:top w:val="none" w:sz="0" w:space="0" w:color="auto"/>
        <w:left w:val="none" w:sz="0" w:space="0" w:color="auto"/>
        <w:bottom w:val="none" w:sz="0" w:space="0" w:color="auto"/>
        <w:right w:val="none" w:sz="0" w:space="0" w:color="auto"/>
      </w:divBdr>
    </w:div>
    <w:div w:id="628777397">
      <w:marLeft w:val="640"/>
      <w:marRight w:val="0"/>
      <w:marTop w:val="0"/>
      <w:marBottom w:val="0"/>
      <w:divBdr>
        <w:top w:val="none" w:sz="0" w:space="0" w:color="auto"/>
        <w:left w:val="none" w:sz="0" w:space="0" w:color="auto"/>
        <w:bottom w:val="none" w:sz="0" w:space="0" w:color="auto"/>
        <w:right w:val="none" w:sz="0" w:space="0" w:color="auto"/>
      </w:divBdr>
    </w:div>
    <w:div w:id="628820391">
      <w:marLeft w:val="640"/>
      <w:marRight w:val="0"/>
      <w:marTop w:val="0"/>
      <w:marBottom w:val="0"/>
      <w:divBdr>
        <w:top w:val="none" w:sz="0" w:space="0" w:color="auto"/>
        <w:left w:val="none" w:sz="0" w:space="0" w:color="auto"/>
        <w:bottom w:val="none" w:sz="0" w:space="0" w:color="auto"/>
        <w:right w:val="none" w:sz="0" w:space="0" w:color="auto"/>
      </w:divBdr>
    </w:div>
    <w:div w:id="628979322">
      <w:marLeft w:val="640"/>
      <w:marRight w:val="0"/>
      <w:marTop w:val="0"/>
      <w:marBottom w:val="0"/>
      <w:divBdr>
        <w:top w:val="none" w:sz="0" w:space="0" w:color="auto"/>
        <w:left w:val="none" w:sz="0" w:space="0" w:color="auto"/>
        <w:bottom w:val="none" w:sz="0" w:space="0" w:color="auto"/>
        <w:right w:val="none" w:sz="0" w:space="0" w:color="auto"/>
      </w:divBdr>
    </w:div>
    <w:div w:id="629017208">
      <w:marLeft w:val="640"/>
      <w:marRight w:val="0"/>
      <w:marTop w:val="0"/>
      <w:marBottom w:val="0"/>
      <w:divBdr>
        <w:top w:val="none" w:sz="0" w:space="0" w:color="auto"/>
        <w:left w:val="none" w:sz="0" w:space="0" w:color="auto"/>
        <w:bottom w:val="none" w:sz="0" w:space="0" w:color="auto"/>
        <w:right w:val="none" w:sz="0" w:space="0" w:color="auto"/>
      </w:divBdr>
    </w:div>
    <w:div w:id="629018916">
      <w:marLeft w:val="640"/>
      <w:marRight w:val="0"/>
      <w:marTop w:val="0"/>
      <w:marBottom w:val="0"/>
      <w:divBdr>
        <w:top w:val="none" w:sz="0" w:space="0" w:color="auto"/>
        <w:left w:val="none" w:sz="0" w:space="0" w:color="auto"/>
        <w:bottom w:val="none" w:sz="0" w:space="0" w:color="auto"/>
        <w:right w:val="none" w:sz="0" w:space="0" w:color="auto"/>
      </w:divBdr>
    </w:div>
    <w:div w:id="629020770">
      <w:marLeft w:val="640"/>
      <w:marRight w:val="0"/>
      <w:marTop w:val="0"/>
      <w:marBottom w:val="0"/>
      <w:divBdr>
        <w:top w:val="none" w:sz="0" w:space="0" w:color="auto"/>
        <w:left w:val="none" w:sz="0" w:space="0" w:color="auto"/>
        <w:bottom w:val="none" w:sz="0" w:space="0" w:color="auto"/>
        <w:right w:val="none" w:sz="0" w:space="0" w:color="auto"/>
      </w:divBdr>
    </w:div>
    <w:div w:id="629021927">
      <w:marLeft w:val="640"/>
      <w:marRight w:val="0"/>
      <w:marTop w:val="0"/>
      <w:marBottom w:val="0"/>
      <w:divBdr>
        <w:top w:val="none" w:sz="0" w:space="0" w:color="auto"/>
        <w:left w:val="none" w:sz="0" w:space="0" w:color="auto"/>
        <w:bottom w:val="none" w:sz="0" w:space="0" w:color="auto"/>
        <w:right w:val="none" w:sz="0" w:space="0" w:color="auto"/>
      </w:divBdr>
    </w:div>
    <w:div w:id="629046823">
      <w:marLeft w:val="640"/>
      <w:marRight w:val="0"/>
      <w:marTop w:val="0"/>
      <w:marBottom w:val="0"/>
      <w:divBdr>
        <w:top w:val="none" w:sz="0" w:space="0" w:color="auto"/>
        <w:left w:val="none" w:sz="0" w:space="0" w:color="auto"/>
        <w:bottom w:val="none" w:sz="0" w:space="0" w:color="auto"/>
        <w:right w:val="none" w:sz="0" w:space="0" w:color="auto"/>
      </w:divBdr>
    </w:div>
    <w:div w:id="629096173">
      <w:marLeft w:val="640"/>
      <w:marRight w:val="0"/>
      <w:marTop w:val="0"/>
      <w:marBottom w:val="0"/>
      <w:divBdr>
        <w:top w:val="none" w:sz="0" w:space="0" w:color="auto"/>
        <w:left w:val="none" w:sz="0" w:space="0" w:color="auto"/>
        <w:bottom w:val="none" w:sz="0" w:space="0" w:color="auto"/>
        <w:right w:val="none" w:sz="0" w:space="0" w:color="auto"/>
      </w:divBdr>
    </w:div>
    <w:div w:id="629243031">
      <w:marLeft w:val="640"/>
      <w:marRight w:val="0"/>
      <w:marTop w:val="0"/>
      <w:marBottom w:val="0"/>
      <w:divBdr>
        <w:top w:val="none" w:sz="0" w:space="0" w:color="auto"/>
        <w:left w:val="none" w:sz="0" w:space="0" w:color="auto"/>
        <w:bottom w:val="none" w:sz="0" w:space="0" w:color="auto"/>
        <w:right w:val="none" w:sz="0" w:space="0" w:color="auto"/>
      </w:divBdr>
    </w:div>
    <w:div w:id="629282864">
      <w:marLeft w:val="640"/>
      <w:marRight w:val="0"/>
      <w:marTop w:val="0"/>
      <w:marBottom w:val="0"/>
      <w:divBdr>
        <w:top w:val="none" w:sz="0" w:space="0" w:color="auto"/>
        <w:left w:val="none" w:sz="0" w:space="0" w:color="auto"/>
        <w:bottom w:val="none" w:sz="0" w:space="0" w:color="auto"/>
        <w:right w:val="none" w:sz="0" w:space="0" w:color="auto"/>
      </w:divBdr>
    </w:div>
    <w:div w:id="629408140">
      <w:marLeft w:val="640"/>
      <w:marRight w:val="0"/>
      <w:marTop w:val="0"/>
      <w:marBottom w:val="0"/>
      <w:divBdr>
        <w:top w:val="none" w:sz="0" w:space="0" w:color="auto"/>
        <w:left w:val="none" w:sz="0" w:space="0" w:color="auto"/>
        <w:bottom w:val="none" w:sz="0" w:space="0" w:color="auto"/>
        <w:right w:val="none" w:sz="0" w:space="0" w:color="auto"/>
      </w:divBdr>
    </w:div>
    <w:div w:id="629559839">
      <w:marLeft w:val="640"/>
      <w:marRight w:val="0"/>
      <w:marTop w:val="0"/>
      <w:marBottom w:val="0"/>
      <w:divBdr>
        <w:top w:val="none" w:sz="0" w:space="0" w:color="auto"/>
        <w:left w:val="none" w:sz="0" w:space="0" w:color="auto"/>
        <w:bottom w:val="none" w:sz="0" w:space="0" w:color="auto"/>
        <w:right w:val="none" w:sz="0" w:space="0" w:color="auto"/>
      </w:divBdr>
    </w:div>
    <w:div w:id="629634374">
      <w:marLeft w:val="640"/>
      <w:marRight w:val="0"/>
      <w:marTop w:val="0"/>
      <w:marBottom w:val="0"/>
      <w:divBdr>
        <w:top w:val="none" w:sz="0" w:space="0" w:color="auto"/>
        <w:left w:val="none" w:sz="0" w:space="0" w:color="auto"/>
        <w:bottom w:val="none" w:sz="0" w:space="0" w:color="auto"/>
        <w:right w:val="none" w:sz="0" w:space="0" w:color="auto"/>
      </w:divBdr>
    </w:div>
    <w:div w:id="629748808">
      <w:marLeft w:val="640"/>
      <w:marRight w:val="0"/>
      <w:marTop w:val="0"/>
      <w:marBottom w:val="0"/>
      <w:divBdr>
        <w:top w:val="none" w:sz="0" w:space="0" w:color="auto"/>
        <w:left w:val="none" w:sz="0" w:space="0" w:color="auto"/>
        <w:bottom w:val="none" w:sz="0" w:space="0" w:color="auto"/>
        <w:right w:val="none" w:sz="0" w:space="0" w:color="auto"/>
      </w:divBdr>
    </w:div>
    <w:div w:id="630213892">
      <w:marLeft w:val="640"/>
      <w:marRight w:val="0"/>
      <w:marTop w:val="0"/>
      <w:marBottom w:val="0"/>
      <w:divBdr>
        <w:top w:val="none" w:sz="0" w:space="0" w:color="auto"/>
        <w:left w:val="none" w:sz="0" w:space="0" w:color="auto"/>
        <w:bottom w:val="none" w:sz="0" w:space="0" w:color="auto"/>
        <w:right w:val="none" w:sz="0" w:space="0" w:color="auto"/>
      </w:divBdr>
    </w:div>
    <w:div w:id="630284435">
      <w:marLeft w:val="640"/>
      <w:marRight w:val="0"/>
      <w:marTop w:val="0"/>
      <w:marBottom w:val="0"/>
      <w:divBdr>
        <w:top w:val="none" w:sz="0" w:space="0" w:color="auto"/>
        <w:left w:val="none" w:sz="0" w:space="0" w:color="auto"/>
        <w:bottom w:val="none" w:sz="0" w:space="0" w:color="auto"/>
        <w:right w:val="none" w:sz="0" w:space="0" w:color="auto"/>
      </w:divBdr>
    </w:div>
    <w:div w:id="630326355">
      <w:marLeft w:val="640"/>
      <w:marRight w:val="0"/>
      <w:marTop w:val="0"/>
      <w:marBottom w:val="0"/>
      <w:divBdr>
        <w:top w:val="none" w:sz="0" w:space="0" w:color="auto"/>
        <w:left w:val="none" w:sz="0" w:space="0" w:color="auto"/>
        <w:bottom w:val="none" w:sz="0" w:space="0" w:color="auto"/>
        <w:right w:val="none" w:sz="0" w:space="0" w:color="auto"/>
      </w:divBdr>
    </w:div>
    <w:div w:id="630481035">
      <w:marLeft w:val="640"/>
      <w:marRight w:val="0"/>
      <w:marTop w:val="0"/>
      <w:marBottom w:val="0"/>
      <w:divBdr>
        <w:top w:val="none" w:sz="0" w:space="0" w:color="auto"/>
        <w:left w:val="none" w:sz="0" w:space="0" w:color="auto"/>
        <w:bottom w:val="none" w:sz="0" w:space="0" w:color="auto"/>
        <w:right w:val="none" w:sz="0" w:space="0" w:color="auto"/>
      </w:divBdr>
    </w:div>
    <w:div w:id="630553657">
      <w:marLeft w:val="640"/>
      <w:marRight w:val="0"/>
      <w:marTop w:val="0"/>
      <w:marBottom w:val="0"/>
      <w:divBdr>
        <w:top w:val="none" w:sz="0" w:space="0" w:color="auto"/>
        <w:left w:val="none" w:sz="0" w:space="0" w:color="auto"/>
        <w:bottom w:val="none" w:sz="0" w:space="0" w:color="auto"/>
        <w:right w:val="none" w:sz="0" w:space="0" w:color="auto"/>
      </w:divBdr>
    </w:div>
    <w:div w:id="630593123">
      <w:marLeft w:val="640"/>
      <w:marRight w:val="0"/>
      <w:marTop w:val="0"/>
      <w:marBottom w:val="0"/>
      <w:divBdr>
        <w:top w:val="none" w:sz="0" w:space="0" w:color="auto"/>
        <w:left w:val="none" w:sz="0" w:space="0" w:color="auto"/>
        <w:bottom w:val="none" w:sz="0" w:space="0" w:color="auto"/>
        <w:right w:val="none" w:sz="0" w:space="0" w:color="auto"/>
      </w:divBdr>
    </w:div>
    <w:div w:id="630596060">
      <w:marLeft w:val="640"/>
      <w:marRight w:val="0"/>
      <w:marTop w:val="0"/>
      <w:marBottom w:val="0"/>
      <w:divBdr>
        <w:top w:val="none" w:sz="0" w:space="0" w:color="auto"/>
        <w:left w:val="none" w:sz="0" w:space="0" w:color="auto"/>
        <w:bottom w:val="none" w:sz="0" w:space="0" w:color="auto"/>
        <w:right w:val="none" w:sz="0" w:space="0" w:color="auto"/>
      </w:divBdr>
    </w:div>
    <w:div w:id="630668160">
      <w:marLeft w:val="640"/>
      <w:marRight w:val="0"/>
      <w:marTop w:val="0"/>
      <w:marBottom w:val="0"/>
      <w:divBdr>
        <w:top w:val="none" w:sz="0" w:space="0" w:color="auto"/>
        <w:left w:val="none" w:sz="0" w:space="0" w:color="auto"/>
        <w:bottom w:val="none" w:sz="0" w:space="0" w:color="auto"/>
        <w:right w:val="none" w:sz="0" w:space="0" w:color="auto"/>
      </w:divBdr>
    </w:div>
    <w:div w:id="630677014">
      <w:marLeft w:val="640"/>
      <w:marRight w:val="0"/>
      <w:marTop w:val="0"/>
      <w:marBottom w:val="0"/>
      <w:divBdr>
        <w:top w:val="none" w:sz="0" w:space="0" w:color="auto"/>
        <w:left w:val="none" w:sz="0" w:space="0" w:color="auto"/>
        <w:bottom w:val="none" w:sz="0" w:space="0" w:color="auto"/>
        <w:right w:val="none" w:sz="0" w:space="0" w:color="auto"/>
      </w:divBdr>
    </w:div>
    <w:div w:id="630791482">
      <w:marLeft w:val="640"/>
      <w:marRight w:val="0"/>
      <w:marTop w:val="0"/>
      <w:marBottom w:val="0"/>
      <w:divBdr>
        <w:top w:val="none" w:sz="0" w:space="0" w:color="auto"/>
        <w:left w:val="none" w:sz="0" w:space="0" w:color="auto"/>
        <w:bottom w:val="none" w:sz="0" w:space="0" w:color="auto"/>
        <w:right w:val="none" w:sz="0" w:space="0" w:color="auto"/>
      </w:divBdr>
    </w:div>
    <w:div w:id="630982397">
      <w:marLeft w:val="480"/>
      <w:marRight w:val="0"/>
      <w:marTop w:val="0"/>
      <w:marBottom w:val="0"/>
      <w:divBdr>
        <w:top w:val="none" w:sz="0" w:space="0" w:color="auto"/>
        <w:left w:val="none" w:sz="0" w:space="0" w:color="auto"/>
        <w:bottom w:val="none" w:sz="0" w:space="0" w:color="auto"/>
        <w:right w:val="none" w:sz="0" w:space="0" w:color="auto"/>
      </w:divBdr>
    </w:div>
    <w:div w:id="630986889">
      <w:marLeft w:val="640"/>
      <w:marRight w:val="0"/>
      <w:marTop w:val="0"/>
      <w:marBottom w:val="0"/>
      <w:divBdr>
        <w:top w:val="none" w:sz="0" w:space="0" w:color="auto"/>
        <w:left w:val="none" w:sz="0" w:space="0" w:color="auto"/>
        <w:bottom w:val="none" w:sz="0" w:space="0" w:color="auto"/>
        <w:right w:val="none" w:sz="0" w:space="0" w:color="auto"/>
      </w:divBdr>
    </w:div>
    <w:div w:id="631011831">
      <w:marLeft w:val="640"/>
      <w:marRight w:val="0"/>
      <w:marTop w:val="0"/>
      <w:marBottom w:val="0"/>
      <w:divBdr>
        <w:top w:val="none" w:sz="0" w:space="0" w:color="auto"/>
        <w:left w:val="none" w:sz="0" w:space="0" w:color="auto"/>
        <w:bottom w:val="none" w:sz="0" w:space="0" w:color="auto"/>
        <w:right w:val="none" w:sz="0" w:space="0" w:color="auto"/>
      </w:divBdr>
    </w:div>
    <w:div w:id="631179036">
      <w:marLeft w:val="640"/>
      <w:marRight w:val="0"/>
      <w:marTop w:val="0"/>
      <w:marBottom w:val="0"/>
      <w:divBdr>
        <w:top w:val="none" w:sz="0" w:space="0" w:color="auto"/>
        <w:left w:val="none" w:sz="0" w:space="0" w:color="auto"/>
        <w:bottom w:val="none" w:sz="0" w:space="0" w:color="auto"/>
        <w:right w:val="none" w:sz="0" w:space="0" w:color="auto"/>
      </w:divBdr>
    </w:div>
    <w:div w:id="631327770">
      <w:marLeft w:val="640"/>
      <w:marRight w:val="0"/>
      <w:marTop w:val="0"/>
      <w:marBottom w:val="0"/>
      <w:divBdr>
        <w:top w:val="none" w:sz="0" w:space="0" w:color="auto"/>
        <w:left w:val="none" w:sz="0" w:space="0" w:color="auto"/>
        <w:bottom w:val="none" w:sz="0" w:space="0" w:color="auto"/>
        <w:right w:val="none" w:sz="0" w:space="0" w:color="auto"/>
      </w:divBdr>
    </w:div>
    <w:div w:id="631329484">
      <w:marLeft w:val="640"/>
      <w:marRight w:val="0"/>
      <w:marTop w:val="0"/>
      <w:marBottom w:val="0"/>
      <w:divBdr>
        <w:top w:val="none" w:sz="0" w:space="0" w:color="auto"/>
        <w:left w:val="none" w:sz="0" w:space="0" w:color="auto"/>
        <w:bottom w:val="none" w:sz="0" w:space="0" w:color="auto"/>
        <w:right w:val="none" w:sz="0" w:space="0" w:color="auto"/>
      </w:divBdr>
    </w:div>
    <w:div w:id="631399618">
      <w:marLeft w:val="640"/>
      <w:marRight w:val="0"/>
      <w:marTop w:val="0"/>
      <w:marBottom w:val="0"/>
      <w:divBdr>
        <w:top w:val="none" w:sz="0" w:space="0" w:color="auto"/>
        <w:left w:val="none" w:sz="0" w:space="0" w:color="auto"/>
        <w:bottom w:val="none" w:sz="0" w:space="0" w:color="auto"/>
        <w:right w:val="none" w:sz="0" w:space="0" w:color="auto"/>
      </w:divBdr>
    </w:div>
    <w:div w:id="631405240">
      <w:marLeft w:val="640"/>
      <w:marRight w:val="0"/>
      <w:marTop w:val="0"/>
      <w:marBottom w:val="0"/>
      <w:divBdr>
        <w:top w:val="none" w:sz="0" w:space="0" w:color="auto"/>
        <w:left w:val="none" w:sz="0" w:space="0" w:color="auto"/>
        <w:bottom w:val="none" w:sz="0" w:space="0" w:color="auto"/>
        <w:right w:val="none" w:sz="0" w:space="0" w:color="auto"/>
      </w:divBdr>
    </w:div>
    <w:div w:id="631447007">
      <w:marLeft w:val="640"/>
      <w:marRight w:val="0"/>
      <w:marTop w:val="0"/>
      <w:marBottom w:val="0"/>
      <w:divBdr>
        <w:top w:val="none" w:sz="0" w:space="0" w:color="auto"/>
        <w:left w:val="none" w:sz="0" w:space="0" w:color="auto"/>
        <w:bottom w:val="none" w:sz="0" w:space="0" w:color="auto"/>
        <w:right w:val="none" w:sz="0" w:space="0" w:color="auto"/>
      </w:divBdr>
    </w:div>
    <w:div w:id="631519255">
      <w:marLeft w:val="640"/>
      <w:marRight w:val="0"/>
      <w:marTop w:val="0"/>
      <w:marBottom w:val="0"/>
      <w:divBdr>
        <w:top w:val="none" w:sz="0" w:space="0" w:color="auto"/>
        <w:left w:val="none" w:sz="0" w:space="0" w:color="auto"/>
        <w:bottom w:val="none" w:sz="0" w:space="0" w:color="auto"/>
        <w:right w:val="none" w:sz="0" w:space="0" w:color="auto"/>
      </w:divBdr>
    </w:div>
    <w:div w:id="631520062">
      <w:marLeft w:val="640"/>
      <w:marRight w:val="0"/>
      <w:marTop w:val="0"/>
      <w:marBottom w:val="0"/>
      <w:divBdr>
        <w:top w:val="none" w:sz="0" w:space="0" w:color="auto"/>
        <w:left w:val="none" w:sz="0" w:space="0" w:color="auto"/>
        <w:bottom w:val="none" w:sz="0" w:space="0" w:color="auto"/>
        <w:right w:val="none" w:sz="0" w:space="0" w:color="auto"/>
      </w:divBdr>
    </w:div>
    <w:div w:id="631524523">
      <w:marLeft w:val="640"/>
      <w:marRight w:val="0"/>
      <w:marTop w:val="0"/>
      <w:marBottom w:val="0"/>
      <w:divBdr>
        <w:top w:val="none" w:sz="0" w:space="0" w:color="auto"/>
        <w:left w:val="none" w:sz="0" w:space="0" w:color="auto"/>
        <w:bottom w:val="none" w:sz="0" w:space="0" w:color="auto"/>
        <w:right w:val="none" w:sz="0" w:space="0" w:color="auto"/>
      </w:divBdr>
    </w:div>
    <w:div w:id="631789700">
      <w:marLeft w:val="640"/>
      <w:marRight w:val="0"/>
      <w:marTop w:val="0"/>
      <w:marBottom w:val="0"/>
      <w:divBdr>
        <w:top w:val="none" w:sz="0" w:space="0" w:color="auto"/>
        <w:left w:val="none" w:sz="0" w:space="0" w:color="auto"/>
        <w:bottom w:val="none" w:sz="0" w:space="0" w:color="auto"/>
        <w:right w:val="none" w:sz="0" w:space="0" w:color="auto"/>
      </w:divBdr>
    </w:div>
    <w:div w:id="631909760">
      <w:marLeft w:val="640"/>
      <w:marRight w:val="0"/>
      <w:marTop w:val="0"/>
      <w:marBottom w:val="0"/>
      <w:divBdr>
        <w:top w:val="none" w:sz="0" w:space="0" w:color="auto"/>
        <w:left w:val="none" w:sz="0" w:space="0" w:color="auto"/>
        <w:bottom w:val="none" w:sz="0" w:space="0" w:color="auto"/>
        <w:right w:val="none" w:sz="0" w:space="0" w:color="auto"/>
      </w:divBdr>
    </w:div>
    <w:div w:id="631984848">
      <w:marLeft w:val="640"/>
      <w:marRight w:val="0"/>
      <w:marTop w:val="0"/>
      <w:marBottom w:val="0"/>
      <w:divBdr>
        <w:top w:val="none" w:sz="0" w:space="0" w:color="auto"/>
        <w:left w:val="none" w:sz="0" w:space="0" w:color="auto"/>
        <w:bottom w:val="none" w:sz="0" w:space="0" w:color="auto"/>
        <w:right w:val="none" w:sz="0" w:space="0" w:color="auto"/>
      </w:divBdr>
    </w:div>
    <w:div w:id="632104571">
      <w:marLeft w:val="640"/>
      <w:marRight w:val="0"/>
      <w:marTop w:val="0"/>
      <w:marBottom w:val="0"/>
      <w:divBdr>
        <w:top w:val="none" w:sz="0" w:space="0" w:color="auto"/>
        <w:left w:val="none" w:sz="0" w:space="0" w:color="auto"/>
        <w:bottom w:val="none" w:sz="0" w:space="0" w:color="auto"/>
        <w:right w:val="none" w:sz="0" w:space="0" w:color="auto"/>
      </w:divBdr>
    </w:div>
    <w:div w:id="632176442">
      <w:marLeft w:val="640"/>
      <w:marRight w:val="0"/>
      <w:marTop w:val="0"/>
      <w:marBottom w:val="0"/>
      <w:divBdr>
        <w:top w:val="none" w:sz="0" w:space="0" w:color="auto"/>
        <w:left w:val="none" w:sz="0" w:space="0" w:color="auto"/>
        <w:bottom w:val="none" w:sz="0" w:space="0" w:color="auto"/>
        <w:right w:val="none" w:sz="0" w:space="0" w:color="auto"/>
      </w:divBdr>
    </w:div>
    <w:div w:id="632292564">
      <w:marLeft w:val="640"/>
      <w:marRight w:val="0"/>
      <w:marTop w:val="0"/>
      <w:marBottom w:val="0"/>
      <w:divBdr>
        <w:top w:val="none" w:sz="0" w:space="0" w:color="auto"/>
        <w:left w:val="none" w:sz="0" w:space="0" w:color="auto"/>
        <w:bottom w:val="none" w:sz="0" w:space="0" w:color="auto"/>
        <w:right w:val="none" w:sz="0" w:space="0" w:color="auto"/>
      </w:divBdr>
    </w:div>
    <w:div w:id="632366196">
      <w:marLeft w:val="640"/>
      <w:marRight w:val="0"/>
      <w:marTop w:val="0"/>
      <w:marBottom w:val="0"/>
      <w:divBdr>
        <w:top w:val="none" w:sz="0" w:space="0" w:color="auto"/>
        <w:left w:val="none" w:sz="0" w:space="0" w:color="auto"/>
        <w:bottom w:val="none" w:sz="0" w:space="0" w:color="auto"/>
        <w:right w:val="none" w:sz="0" w:space="0" w:color="auto"/>
      </w:divBdr>
    </w:div>
    <w:div w:id="632445185">
      <w:marLeft w:val="640"/>
      <w:marRight w:val="0"/>
      <w:marTop w:val="0"/>
      <w:marBottom w:val="0"/>
      <w:divBdr>
        <w:top w:val="none" w:sz="0" w:space="0" w:color="auto"/>
        <w:left w:val="none" w:sz="0" w:space="0" w:color="auto"/>
        <w:bottom w:val="none" w:sz="0" w:space="0" w:color="auto"/>
        <w:right w:val="none" w:sz="0" w:space="0" w:color="auto"/>
      </w:divBdr>
    </w:div>
    <w:div w:id="632637400">
      <w:marLeft w:val="640"/>
      <w:marRight w:val="0"/>
      <w:marTop w:val="0"/>
      <w:marBottom w:val="0"/>
      <w:divBdr>
        <w:top w:val="none" w:sz="0" w:space="0" w:color="auto"/>
        <w:left w:val="none" w:sz="0" w:space="0" w:color="auto"/>
        <w:bottom w:val="none" w:sz="0" w:space="0" w:color="auto"/>
        <w:right w:val="none" w:sz="0" w:space="0" w:color="auto"/>
      </w:divBdr>
    </w:div>
    <w:div w:id="632716729">
      <w:marLeft w:val="640"/>
      <w:marRight w:val="0"/>
      <w:marTop w:val="0"/>
      <w:marBottom w:val="0"/>
      <w:divBdr>
        <w:top w:val="none" w:sz="0" w:space="0" w:color="auto"/>
        <w:left w:val="none" w:sz="0" w:space="0" w:color="auto"/>
        <w:bottom w:val="none" w:sz="0" w:space="0" w:color="auto"/>
        <w:right w:val="none" w:sz="0" w:space="0" w:color="auto"/>
      </w:divBdr>
    </w:div>
    <w:div w:id="632752560">
      <w:marLeft w:val="640"/>
      <w:marRight w:val="0"/>
      <w:marTop w:val="0"/>
      <w:marBottom w:val="0"/>
      <w:divBdr>
        <w:top w:val="none" w:sz="0" w:space="0" w:color="auto"/>
        <w:left w:val="none" w:sz="0" w:space="0" w:color="auto"/>
        <w:bottom w:val="none" w:sz="0" w:space="0" w:color="auto"/>
        <w:right w:val="none" w:sz="0" w:space="0" w:color="auto"/>
      </w:divBdr>
    </w:div>
    <w:div w:id="632977857">
      <w:marLeft w:val="640"/>
      <w:marRight w:val="0"/>
      <w:marTop w:val="0"/>
      <w:marBottom w:val="0"/>
      <w:divBdr>
        <w:top w:val="none" w:sz="0" w:space="0" w:color="auto"/>
        <w:left w:val="none" w:sz="0" w:space="0" w:color="auto"/>
        <w:bottom w:val="none" w:sz="0" w:space="0" w:color="auto"/>
        <w:right w:val="none" w:sz="0" w:space="0" w:color="auto"/>
      </w:divBdr>
    </w:div>
    <w:div w:id="633024211">
      <w:marLeft w:val="640"/>
      <w:marRight w:val="0"/>
      <w:marTop w:val="0"/>
      <w:marBottom w:val="0"/>
      <w:divBdr>
        <w:top w:val="none" w:sz="0" w:space="0" w:color="auto"/>
        <w:left w:val="none" w:sz="0" w:space="0" w:color="auto"/>
        <w:bottom w:val="none" w:sz="0" w:space="0" w:color="auto"/>
        <w:right w:val="none" w:sz="0" w:space="0" w:color="auto"/>
      </w:divBdr>
    </w:div>
    <w:div w:id="633171353">
      <w:marLeft w:val="640"/>
      <w:marRight w:val="0"/>
      <w:marTop w:val="0"/>
      <w:marBottom w:val="0"/>
      <w:divBdr>
        <w:top w:val="none" w:sz="0" w:space="0" w:color="auto"/>
        <w:left w:val="none" w:sz="0" w:space="0" w:color="auto"/>
        <w:bottom w:val="none" w:sz="0" w:space="0" w:color="auto"/>
        <w:right w:val="none" w:sz="0" w:space="0" w:color="auto"/>
      </w:divBdr>
    </w:div>
    <w:div w:id="633220589">
      <w:marLeft w:val="640"/>
      <w:marRight w:val="0"/>
      <w:marTop w:val="0"/>
      <w:marBottom w:val="0"/>
      <w:divBdr>
        <w:top w:val="none" w:sz="0" w:space="0" w:color="auto"/>
        <w:left w:val="none" w:sz="0" w:space="0" w:color="auto"/>
        <w:bottom w:val="none" w:sz="0" w:space="0" w:color="auto"/>
        <w:right w:val="none" w:sz="0" w:space="0" w:color="auto"/>
      </w:divBdr>
    </w:div>
    <w:div w:id="633560664">
      <w:marLeft w:val="640"/>
      <w:marRight w:val="0"/>
      <w:marTop w:val="0"/>
      <w:marBottom w:val="0"/>
      <w:divBdr>
        <w:top w:val="none" w:sz="0" w:space="0" w:color="auto"/>
        <w:left w:val="none" w:sz="0" w:space="0" w:color="auto"/>
        <w:bottom w:val="none" w:sz="0" w:space="0" w:color="auto"/>
        <w:right w:val="none" w:sz="0" w:space="0" w:color="auto"/>
      </w:divBdr>
    </w:div>
    <w:div w:id="633564631">
      <w:marLeft w:val="640"/>
      <w:marRight w:val="0"/>
      <w:marTop w:val="0"/>
      <w:marBottom w:val="0"/>
      <w:divBdr>
        <w:top w:val="none" w:sz="0" w:space="0" w:color="auto"/>
        <w:left w:val="none" w:sz="0" w:space="0" w:color="auto"/>
        <w:bottom w:val="none" w:sz="0" w:space="0" w:color="auto"/>
        <w:right w:val="none" w:sz="0" w:space="0" w:color="auto"/>
      </w:divBdr>
    </w:div>
    <w:div w:id="633608758">
      <w:marLeft w:val="640"/>
      <w:marRight w:val="0"/>
      <w:marTop w:val="0"/>
      <w:marBottom w:val="0"/>
      <w:divBdr>
        <w:top w:val="none" w:sz="0" w:space="0" w:color="auto"/>
        <w:left w:val="none" w:sz="0" w:space="0" w:color="auto"/>
        <w:bottom w:val="none" w:sz="0" w:space="0" w:color="auto"/>
        <w:right w:val="none" w:sz="0" w:space="0" w:color="auto"/>
      </w:divBdr>
    </w:div>
    <w:div w:id="633632692">
      <w:marLeft w:val="640"/>
      <w:marRight w:val="0"/>
      <w:marTop w:val="0"/>
      <w:marBottom w:val="0"/>
      <w:divBdr>
        <w:top w:val="none" w:sz="0" w:space="0" w:color="auto"/>
        <w:left w:val="none" w:sz="0" w:space="0" w:color="auto"/>
        <w:bottom w:val="none" w:sz="0" w:space="0" w:color="auto"/>
        <w:right w:val="none" w:sz="0" w:space="0" w:color="auto"/>
      </w:divBdr>
    </w:div>
    <w:div w:id="633682322">
      <w:marLeft w:val="640"/>
      <w:marRight w:val="0"/>
      <w:marTop w:val="0"/>
      <w:marBottom w:val="0"/>
      <w:divBdr>
        <w:top w:val="none" w:sz="0" w:space="0" w:color="auto"/>
        <w:left w:val="none" w:sz="0" w:space="0" w:color="auto"/>
        <w:bottom w:val="none" w:sz="0" w:space="0" w:color="auto"/>
        <w:right w:val="none" w:sz="0" w:space="0" w:color="auto"/>
      </w:divBdr>
    </w:div>
    <w:div w:id="633753123">
      <w:marLeft w:val="640"/>
      <w:marRight w:val="0"/>
      <w:marTop w:val="0"/>
      <w:marBottom w:val="0"/>
      <w:divBdr>
        <w:top w:val="none" w:sz="0" w:space="0" w:color="auto"/>
        <w:left w:val="none" w:sz="0" w:space="0" w:color="auto"/>
        <w:bottom w:val="none" w:sz="0" w:space="0" w:color="auto"/>
        <w:right w:val="none" w:sz="0" w:space="0" w:color="auto"/>
      </w:divBdr>
    </w:div>
    <w:div w:id="633759930">
      <w:marLeft w:val="640"/>
      <w:marRight w:val="0"/>
      <w:marTop w:val="0"/>
      <w:marBottom w:val="0"/>
      <w:divBdr>
        <w:top w:val="none" w:sz="0" w:space="0" w:color="auto"/>
        <w:left w:val="none" w:sz="0" w:space="0" w:color="auto"/>
        <w:bottom w:val="none" w:sz="0" w:space="0" w:color="auto"/>
        <w:right w:val="none" w:sz="0" w:space="0" w:color="auto"/>
      </w:divBdr>
    </w:div>
    <w:div w:id="633799688">
      <w:marLeft w:val="640"/>
      <w:marRight w:val="0"/>
      <w:marTop w:val="0"/>
      <w:marBottom w:val="0"/>
      <w:divBdr>
        <w:top w:val="none" w:sz="0" w:space="0" w:color="auto"/>
        <w:left w:val="none" w:sz="0" w:space="0" w:color="auto"/>
        <w:bottom w:val="none" w:sz="0" w:space="0" w:color="auto"/>
        <w:right w:val="none" w:sz="0" w:space="0" w:color="auto"/>
      </w:divBdr>
    </w:div>
    <w:div w:id="633827673">
      <w:marLeft w:val="640"/>
      <w:marRight w:val="0"/>
      <w:marTop w:val="0"/>
      <w:marBottom w:val="0"/>
      <w:divBdr>
        <w:top w:val="none" w:sz="0" w:space="0" w:color="auto"/>
        <w:left w:val="none" w:sz="0" w:space="0" w:color="auto"/>
        <w:bottom w:val="none" w:sz="0" w:space="0" w:color="auto"/>
        <w:right w:val="none" w:sz="0" w:space="0" w:color="auto"/>
      </w:divBdr>
    </w:div>
    <w:div w:id="633868306">
      <w:marLeft w:val="640"/>
      <w:marRight w:val="0"/>
      <w:marTop w:val="0"/>
      <w:marBottom w:val="0"/>
      <w:divBdr>
        <w:top w:val="none" w:sz="0" w:space="0" w:color="auto"/>
        <w:left w:val="none" w:sz="0" w:space="0" w:color="auto"/>
        <w:bottom w:val="none" w:sz="0" w:space="0" w:color="auto"/>
        <w:right w:val="none" w:sz="0" w:space="0" w:color="auto"/>
      </w:divBdr>
    </w:div>
    <w:div w:id="633869052">
      <w:marLeft w:val="640"/>
      <w:marRight w:val="0"/>
      <w:marTop w:val="0"/>
      <w:marBottom w:val="0"/>
      <w:divBdr>
        <w:top w:val="none" w:sz="0" w:space="0" w:color="auto"/>
        <w:left w:val="none" w:sz="0" w:space="0" w:color="auto"/>
        <w:bottom w:val="none" w:sz="0" w:space="0" w:color="auto"/>
        <w:right w:val="none" w:sz="0" w:space="0" w:color="auto"/>
      </w:divBdr>
    </w:div>
    <w:div w:id="633870977">
      <w:marLeft w:val="640"/>
      <w:marRight w:val="0"/>
      <w:marTop w:val="0"/>
      <w:marBottom w:val="0"/>
      <w:divBdr>
        <w:top w:val="none" w:sz="0" w:space="0" w:color="auto"/>
        <w:left w:val="none" w:sz="0" w:space="0" w:color="auto"/>
        <w:bottom w:val="none" w:sz="0" w:space="0" w:color="auto"/>
        <w:right w:val="none" w:sz="0" w:space="0" w:color="auto"/>
      </w:divBdr>
    </w:div>
    <w:div w:id="633875359">
      <w:marLeft w:val="640"/>
      <w:marRight w:val="0"/>
      <w:marTop w:val="0"/>
      <w:marBottom w:val="0"/>
      <w:divBdr>
        <w:top w:val="none" w:sz="0" w:space="0" w:color="auto"/>
        <w:left w:val="none" w:sz="0" w:space="0" w:color="auto"/>
        <w:bottom w:val="none" w:sz="0" w:space="0" w:color="auto"/>
        <w:right w:val="none" w:sz="0" w:space="0" w:color="auto"/>
      </w:divBdr>
    </w:div>
    <w:div w:id="634063822">
      <w:marLeft w:val="640"/>
      <w:marRight w:val="0"/>
      <w:marTop w:val="0"/>
      <w:marBottom w:val="0"/>
      <w:divBdr>
        <w:top w:val="none" w:sz="0" w:space="0" w:color="auto"/>
        <w:left w:val="none" w:sz="0" w:space="0" w:color="auto"/>
        <w:bottom w:val="none" w:sz="0" w:space="0" w:color="auto"/>
        <w:right w:val="none" w:sz="0" w:space="0" w:color="auto"/>
      </w:divBdr>
    </w:div>
    <w:div w:id="634139763">
      <w:marLeft w:val="640"/>
      <w:marRight w:val="0"/>
      <w:marTop w:val="0"/>
      <w:marBottom w:val="0"/>
      <w:divBdr>
        <w:top w:val="none" w:sz="0" w:space="0" w:color="auto"/>
        <w:left w:val="none" w:sz="0" w:space="0" w:color="auto"/>
        <w:bottom w:val="none" w:sz="0" w:space="0" w:color="auto"/>
        <w:right w:val="none" w:sz="0" w:space="0" w:color="auto"/>
      </w:divBdr>
    </w:div>
    <w:div w:id="634215983">
      <w:marLeft w:val="640"/>
      <w:marRight w:val="0"/>
      <w:marTop w:val="0"/>
      <w:marBottom w:val="0"/>
      <w:divBdr>
        <w:top w:val="none" w:sz="0" w:space="0" w:color="auto"/>
        <w:left w:val="none" w:sz="0" w:space="0" w:color="auto"/>
        <w:bottom w:val="none" w:sz="0" w:space="0" w:color="auto"/>
        <w:right w:val="none" w:sz="0" w:space="0" w:color="auto"/>
      </w:divBdr>
    </w:div>
    <w:div w:id="634331533">
      <w:marLeft w:val="640"/>
      <w:marRight w:val="0"/>
      <w:marTop w:val="0"/>
      <w:marBottom w:val="0"/>
      <w:divBdr>
        <w:top w:val="none" w:sz="0" w:space="0" w:color="auto"/>
        <w:left w:val="none" w:sz="0" w:space="0" w:color="auto"/>
        <w:bottom w:val="none" w:sz="0" w:space="0" w:color="auto"/>
        <w:right w:val="none" w:sz="0" w:space="0" w:color="auto"/>
      </w:divBdr>
    </w:div>
    <w:div w:id="634333504">
      <w:marLeft w:val="640"/>
      <w:marRight w:val="0"/>
      <w:marTop w:val="0"/>
      <w:marBottom w:val="0"/>
      <w:divBdr>
        <w:top w:val="none" w:sz="0" w:space="0" w:color="auto"/>
        <w:left w:val="none" w:sz="0" w:space="0" w:color="auto"/>
        <w:bottom w:val="none" w:sz="0" w:space="0" w:color="auto"/>
        <w:right w:val="none" w:sz="0" w:space="0" w:color="auto"/>
      </w:divBdr>
    </w:div>
    <w:div w:id="634409054">
      <w:marLeft w:val="640"/>
      <w:marRight w:val="0"/>
      <w:marTop w:val="0"/>
      <w:marBottom w:val="0"/>
      <w:divBdr>
        <w:top w:val="none" w:sz="0" w:space="0" w:color="auto"/>
        <w:left w:val="none" w:sz="0" w:space="0" w:color="auto"/>
        <w:bottom w:val="none" w:sz="0" w:space="0" w:color="auto"/>
        <w:right w:val="none" w:sz="0" w:space="0" w:color="auto"/>
      </w:divBdr>
    </w:div>
    <w:div w:id="634409676">
      <w:marLeft w:val="640"/>
      <w:marRight w:val="0"/>
      <w:marTop w:val="0"/>
      <w:marBottom w:val="0"/>
      <w:divBdr>
        <w:top w:val="none" w:sz="0" w:space="0" w:color="auto"/>
        <w:left w:val="none" w:sz="0" w:space="0" w:color="auto"/>
        <w:bottom w:val="none" w:sz="0" w:space="0" w:color="auto"/>
        <w:right w:val="none" w:sz="0" w:space="0" w:color="auto"/>
      </w:divBdr>
    </w:div>
    <w:div w:id="634455903">
      <w:marLeft w:val="640"/>
      <w:marRight w:val="0"/>
      <w:marTop w:val="0"/>
      <w:marBottom w:val="0"/>
      <w:divBdr>
        <w:top w:val="none" w:sz="0" w:space="0" w:color="auto"/>
        <w:left w:val="none" w:sz="0" w:space="0" w:color="auto"/>
        <w:bottom w:val="none" w:sz="0" w:space="0" w:color="auto"/>
        <w:right w:val="none" w:sz="0" w:space="0" w:color="auto"/>
      </w:divBdr>
    </w:div>
    <w:div w:id="634680320">
      <w:marLeft w:val="640"/>
      <w:marRight w:val="0"/>
      <w:marTop w:val="0"/>
      <w:marBottom w:val="0"/>
      <w:divBdr>
        <w:top w:val="none" w:sz="0" w:space="0" w:color="auto"/>
        <w:left w:val="none" w:sz="0" w:space="0" w:color="auto"/>
        <w:bottom w:val="none" w:sz="0" w:space="0" w:color="auto"/>
        <w:right w:val="none" w:sz="0" w:space="0" w:color="auto"/>
      </w:divBdr>
    </w:div>
    <w:div w:id="634680351">
      <w:marLeft w:val="640"/>
      <w:marRight w:val="0"/>
      <w:marTop w:val="0"/>
      <w:marBottom w:val="0"/>
      <w:divBdr>
        <w:top w:val="none" w:sz="0" w:space="0" w:color="auto"/>
        <w:left w:val="none" w:sz="0" w:space="0" w:color="auto"/>
        <w:bottom w:val="none" w:sz="0" w:space="0" w:color="auto"/>
        <w:right w:val="none" w:sz="0" w:space="0" w:color="auto"/>
      </w:divBdr>
    </w:div>
    <w:div w:id="634723917">
      <w:marLeft w:val="640"/>
      <w:marRight w:val="0"/>
      <w:marTop w:val="0"/>
      <w:marBottom w:val="0"/>
      <w:divBdr>
        <w:top w:val="none" w:sz="0" w:space="0" w:color="auto"/>
        <w:left w:val="none" w:sz="0" w:space="0" w:color="auto"/>
        <w:bottom w:val="none" w:sz="0" w:space="0" w:color="auto"/>
        <w:right w:val="none" w:sz="0" w:space="0" w:color="auto"/>
      </w:divBdr>
    </w:div>
    <w:div w:id="634724536">
      <w:marLeft w:val="640"/>
      <w:marRight w:val="0"/>
      <w:marTop w:val="0"/>
      <w:marBottom w:val="0"/>
      <w:divBdr>
        <w:top w:val="none" w:sz="0" w:space="0" w:color="auto"/>
        <w:left w:val="none" w:sz="0" w:space="0" w:color="auto"/>
        <w:bottom w:val="none" w:sz="0" w:space="0" w:color="auto"/>
        <w:right w:val="none" w:sz="0" w:space="0" w:color="auto"/>
      </w:divBdr>
    </w:div>
    <w:div w:id="634875394">
      <w:marLeft w:val="640"/>
      <w:marRight w:val="0"/>
      <w:marTop w:val="0"/>
      <w:marBottom w:val="0"/>
      <w:divBdr>
        <w:top w:val="none" w:sz="0" w:space="0" w:color="auto"/>
        <w:left w:val="none" w:sz="0" w:space="0" w:color="auto"/>
        <w:bottom w:val="none" w:sz="0" w:space="0" w:color="auto"/>
        <w:right w:val="none" w:sz="0" w:space="0" w:color="auto"/>
      </w:divBdr>
    </w:div>
    <w:div w:id="634875903">
      <w:marLeft w:val="640"/>
      <w:marRight w:val="0"/>
      <w:marTop w:val="0"/>
      <w:marBottom w:val="0"/>
      <w:divBdr>
        <w:top w:val="none" w:sz="0" w:space="0" w:color="auto"/>
        <w:left w:val="none" w:sz="0" w:space="0" w:color="auto"/>
        <w:bottom w:val="none" w:sz="0" w:space="0" w:color="auto"/>
        <w:right w:val="none" w:sz="0" w:space="0" w:color="auto"/>
      </w:divBdr>
    </w:div>
    <w:div w:id="634912831">
      <w:marLeft w:val="640"/>
      <w:marRight w:val="0"/>
      <w:marTop w:val="0"/>
      <w:marBottom w:val="0"/>
      <w:divBdr>
        <w:top w:val="none" w:sz="0" w:space="0" w:color="auto"/>
        <w:left w:val="none" w:sz="0" w:space="0" w:color="auto"/>
        <w:bottom w:val="none" w:sz="0" w:space="0" w:color="auto"/>
        <w:right w:val="none" w:sz="0" w:space="0" w:color="auto"/>
      </w:divBdr>
    </w:div>
    <w:div w:id="634917244">
      <w:marLeft w:val="640"/>
      <w:marRight w:val="0"/>
      <w:marTop w:val="0"/>
      <w:marBottom w:val="0"/>
      <w:divBdr>
        <w:top w:val="none" w:sz="0" w:space="0" w:color="auto"/>
        <w:left w:val="none" w:sz="0" w:space="0" w:color="auto"/>
        <w:bottom w:val="none" w:sz="0" w:space="0" w:color="auto"/>
        <w:right w:val="none" w:sz="0" w:space="0" w:color="auto"/>
      </w:divBdr>
    </w:div>
    <w:div w:id="635112961">
      <w:marLeft w:val="640"/>
      <w:marRight w:val="0"/>
      <w:marTop w:val="0"/>
      <w:marBottom w:val="0"/>
      <w:divBdr>
        <w:top w:val="none" w:sz="0" w:space="0" w:color="auto"/>
        <w:left w:val="none" w:sz="0" w:space="0" w:color="auto"/>
        <w:bottom w:val="none" w:sz="0" w:space="0" w:color="auto"/>
        <w:right w:val="none" w:sz="0" w:space="0" w:color="auto"/>
      </w:divBdr>
    </w:div>
    <w:div w:id="635138068">
      <w:marLeft w:val="640"/>
      <w:marRight w:val="0"/>
      <w:marTop w:val="0"/>
      <w:marBottom w:val="0"/>
      <w:divBdr>
        <w:top w:val="none" w:sz="0" w:space="0" w:color="auto"/>
        <w:left w:val="none" w:sz="0" w:space="0" w:color="auto"/>
        <w:bottom w:val="none" w:sz="0" w:space="0" w:color="auto"/>
        <w:right w:val="none" w:sz="0" w:space="0" w:color="auto"/>
      </w:divBdr>
    </w:div>
    <w:div w:id="635141238">
      <w:marLeft w:val="640"/>
      <w:marRight w:val="0"/>
      <w:marTop w:val="0"/>
      <w:marBottom w:val="0"/>
      <w:divBdr>
        <w:top w:val="none" w:sz="0" w:space="0" w:color="auto"/>
        <w:left w:val="none" w:sz="0" w:space="0" w:color="auto"/>
        <w:bottom w:val="none" w:sz="0" w:space="0" w:color="auto"/>
        <w:right w:val="none" w:sz="0" w:space="0" w:color="auto"/>
      </w:divBdr>
    </w:div>
    <w:div w:id="635257954">
      <w:marLeft w:val="640"/>
      <w:marRight w:val="0"/>
      <w:marTop w:val="0"/>
      <w:marBottom w:val="0"/>
      <w:divBdr>
        <w:top w:val="none" w:sz="0" w:space="0" w:color="auto"/>
        <w:left w:val="none" w:sz="0" w:space="0" w:color="auto"/>
        <w:bottom w:val="none" w:sz="0" w:space="0" w:color="auto"/>
        <w:right w:val="none" w:sz="0" w:space="0" w:color="auto"/>
      </w:divBdr>
    </w:div>
    <w:div w:id="635262251">
      <w:marLeft w:val="640"/>
      <w:marRight w:val="0"/>
      <w:marTop w:val="0"/>
      <w:marBottom w:val="0"/>
      <w:divBdr>
        <w:top w:val="none" w:sz="0" w:space="0" w:color="auto"/>
        <w:left w:val="none" w:sz="0" w:space="0" w:color="auto"/>
        <w:bottom w:val="none" w:sz="0" w:space="0" w:color="auto"/>
        <w:right w:val="none" w:sz="0" w:space="0" w:color="auto"/>
      </w:divBdr>
    </w:div>
    <w:div w:id="635448220">
      <w:marLeft w:val="640"/>
      <w:marRight w:val="0"/>
      <w:marTop w:val="0"/>
      <w:marBottom w:val="0"/>
      <w:divBdr>
        <w:top w:val="none" w:sz="0" w:space="0" w:color="auto"/>
        <w:left w:val="none" w:sz="0" w:space="0" w:color="auto"/>
        <w:bottom w:val="none" w:sz="0" w:space="0" w:color="auto"/>
        <w:right w:val="none" w:sz="0" w:space="0" w:color="auto"/>
      </w:divBdr>
    </w:div>
    <w:div w:id="635524164">
      <w:marLeft w:val="640"/>
      <w:marRight w:val="0"/>
      <w:marTop w:val="0"/>
      <w:marBottom w:val="0"/>
      <w:divBdr>
        <w:top w:val="none" w:sz="0" w:space="0" w:color="auto"/>
        <w:left w:val="none" w:sz="0" w:space="0" w:color="auto"/>
        <w:bottom w:val="none" w:sz="0" w:space="0" w:color="auto"/>
        <w:right w:val="none" w:sz="0" w:space="0" w:color="auto"/>
      </w:divBdr>
    </w:div>
    <w:div w:id="635524885">
      <w:marLeft w:val="640"/>
      <w:marRight w:val="0"/>
      <w:marTop w:val="0"/>
      <w:marBottom w:val="0"/>
      <w:divBdr>
        <w:top w:val="none" w:sz="0" w:space="0" w:color="auto"/>
        <w:left w:val="none" w:sz="0" w:space="0" w:color="auto"/>
        <w:bottom w:val="none" w:sz="0" w:space="0" w:color="auto"/>
        <w:right w:val="none" w:sz="0" w:space="0" w:color="auto"/>
      </w:divBdr>
    </w:div>
    <w:div w:id="635572048">
      <w:marLeft w:val="640"/>
      <w:marRight w:val="0"/>
      <w:marTop w:val="0"/>
      <w:marBottom w:val="0"/>
      <w:divBdr>
        <w:top w:val="none" w:sz="0" w:space="0" w:color="auto"/>
        <w:left w:val="none" w:sz="0" w:space="0" w:color="auto"/>
        <w:bottom w:val="none" w:sz="0" w:space="0" w:color="auto"/>
        <w:right w:val="none" w:sz="0" w:space="0" w:color="auto"/>
      </w:divBdr>
    </w:div>
    <w:div w:id="635642235">
      <w:marLeft w:val="640"/>
      <w:marRight w:val="0"/>
      <w:marTop w:val="0"/>
      <w:marBottom w:val="0"/>
      <w:divBdr>
        <w:top w:val="none" w:sz="0" w:space="0" w:color="auto"/>
        <w:left w:val="none" w:sz="0" w:space="0" w:color="auto"/>
        <w:bottom w:val="none" w:sz="0" w:space="0" w:color="auto"/>
        <w:right w:val="none" w:sz="0" w:space="0" w:color="auto"/>
      </w:divBdr>
    </w:div>
    <w:div w:id="635643476">
      <w:marLeft w:val="640"/>
      <w:marRight w:val="0"/>
      <w:marTop w:val="0"/>
      <w:marBottom w:val="0"/>
      <w:divBdr>
        <w:top w:val="none" w:sz="0" w:space="0" w:color="auto"/>
        <w:left w:val="none" w:sz="0" w:space="0" w:color="auto"/>
        <w:bottom w:val="none" w:sz="0" w:space="0" w:color="auto"/>
        <w:right w:val="none" w:sz="0" w:space="0" w:color="auto"/>
      </w:divBdr>
    </w:div>
    <w:div w:id="635649513">
      <w:marLeft w:val="640"/>
      <w:marRight w:val="0"/>
      <w:marTop w:val="0"/>
      <w:marBottom w:val="0"/>
      <w:divBdr>
        <w:top w:val="none" w:sz="0" w:space="0" w:color="auto"/>
        <w:left w:val="none" w:sz="0" w:space="0" w:color="auto"/>
        <w:bottom w:val="none" w:sz="0" w:space="0" w:color="auto"/>
        <w:right w:val="none" w:sz="0" w:space="0" w:color="auto"/>
      </w:divBdr>
    </w:div>
    <w:div w:id="635717766">
      <w:marLeft w:val="640"/>
      <w:marRight w:val="0"/>
      <w:marTop w:val="0"/>
      <w:marBottom w:val="0"/>
      <w:divBdr>
        <w:top w:val="none" w:sz="0" w:space="0" w:color="auto"/>
        <w:left w:val="none" w:sz="0" w:space="0" w:color="auto"/>
        <w:bottom w:val="none" w:sz="0" w:space="0" w:color="auto"/>
        <w:right w:val="none" w:sz="0" w:space="0" w:color="auto"/>
      </w:divBdr>
    </w:div>
    <w:div w:id="635765162">
      <w:marLeft w:val="640"/>
      <w:marRight w:val="0"/>
      <w:marTop w:val="0"/>
      <w:marBottom w:val="0"/>
      <w:divBdr>
        <w:top w:val="none" w:sz="0" w:space="0" w:color="auto"/>
        <w:left w:val="none" w:sz="0" w:space="0" w:color="auto"/>
        <w:bottom w:val="none" w:sz="0" w:space="0" w:color="auto"/>
        <w:right w:val="none" w:sz="0" w:space="0" w:color="auto"/>
      </w:divBdr>
    </w:div>
    <w:div w:id="635794148">
      <w:marLeft w:val="640"/>
      <w:marRight w:val="0"/>
      <w:marTop w:val="0"/>
      <w:marBottom w:val="0"/>
      <w:divBdr>
        <w:top w:val="none" w:sz="0" w:space="0" w:color="auto"/>
        <w:left w:val="none" w:sz="0" w:space="0" w:color="auto"/>
        <w:bottom w:val="none" w:sz="0" w:space="0" w:color="auto"/>
        <w:right w:val="none" w:sz="0" w:space="0" w:color="auto"/>
      </w:divBdr>
    </w:div>
    <w:div w:id="635989538">
      <w:marLeft w:val="480"/>
      <w:marRight w:val="0"/>
      <w:marTop w:val="0"/>
      <w:marBottom w:val="0"/>
      <w:divBdr>
        <w:top w:val="none" w:sz="0" w:space="0" w:color="auto"/>
        <w:left w:val="none" w:sz="0" w:space="0" w:color="auto"/>
        <w:bottom w:val="none" w:sz="0" w:space="0" w:color="auto"/>
        <w:right w:val="none" w:sz="0" w:space="0" w:color="auto"/>
      </w:divBdr>
    </w:div>
    <w:div w:id="636029941">
      <w:marLeft w:val="640"/>
      <w:marRight w:val="0"/>
      <w:marTop w:val="0"/>
      <w:marBottom w:val="0"/>
      <w:divBdr>
        <w:top w:val="none" w:sz="0" w:space="0" w:color="auto"/>
        <w:left w:val="none" w:sz="0" w:space="0" w:color="auto"/>
        <w:bottom w:val="none" w:sz="0" w:space="0" w:color="auto"/>
        <w:right w:val="none" w:sz="0" w:space="0" w:color="auto"/>
      </w:divBdr>
    </w:div>
    <w:div w:id="636181948">
      <w:marLeft w:val="640"/>
      <w:marRight w:val="0"/>
      <w:marTop w:val="0"/>
      <w:marBottom w:val="0"/>
      <w:divBdr>
        <w:top w:val="none" w:sz="0" w:space="0" w:color="auto"/>
        <w:left w:val="none" w:sz="0" w:space="0" w:color="auto"/>
        <w:bottom w:val="none" w:sz="0" w:space="0" w:color="auto"/>
        <w:right w:val="none" w:sz="0" w:space="0" w:color="auto"/>
      </w:divBdr>
    </w:div>
    <w:div w:id="636183850">
      <w:marLeft w:val="640"/>
      <w:marRight w:val="0"/>
      <w:marTop w:val="0"/>
      <w:marBottom w:val="0"/>
      <w:divBdr>
        <w:top w:val="none" w:sz="0" w:space="0" w:color="auto"/>
        <w:left w:val="none" w:sz="0" w:space="0" w:color="auto"/>
        <w:bottom w:val="none" w:sz="0" w:space="0" w:color="auto"/>
        <w:right w:val="none" w:sz="0" w:space="0" w:color="auto"/>
      </w:divBdr>
    </w:div>
    <w:div w:id="636184297">
      <w:marLeft w:val="640"/>
      <w:marRight w:val="0"/>
      <w:marTop w:val="0"/>
      <w:marBottom w:val="0"/>
      <w:divBdr>
        <w:top w:val="none" w:sz="0" w:space="0" w:color="auto"/>
        <w:left w:val="none" w:sz="0" w:space="0" w:color="auto"/>
        <w:bottom w:val="none" w:sz="0" w:space="0" w:color="auto"/>
        <w:right w:val="none" w:sz="0" w:space="0" w:color="auto"/>
      </w:divBdr>
    </w:div>
    <w:div w:id="636299207">
      <w:marLeft w:val="640"/>
      <w:marRight w:val="0"/>
      <w:marTop w:val="0"/>
      <w:marBottom w:val="0"/>
      <w:divBdr>
        <w:top w:val="none" w:sz="0" w:space="0" w:color="auto"/>
        <w:left w:val="none" w:sz="0" w:space="0" w:color="auto"/>
        <w:bottom w:val="none" w:sz="0" w:space="0" w:color="auto"/>
        <w:right w:val="none" w:sz="0" w:space="0" w:color="auto"/>
      </w:divBdr>
    </w:div>
    <w:div w:id="636300755">
      <w:marLeft w:val="640"/>
      <w:marRight w:val="0"/>
      <w:marTop w:val="0"/>
      <w:marBottom w:val="0"/>
      <w:divBdr>
        <w:top w:val="none" w:sz="0" w:space="0" w:color="auto"/>
        <w:left w:val="none" w:sz="0" w:space="0" w:color="auto"/>
        <w:bottom w:val="none" w:sz="0" w:space="0" w:color="auto"/>
        <w:right w:val="none" w:sz="0" w:space="0" w:color="auto"/>
      </w:divBdr>
    </w:div>
    <w:div w:id="636305252">
      <w:marLeft w:val="640"/>
      <w:marRight w:val="0"/>
      <w:marTop w:val="0"/>
      <w:marBottom w:val="0"/>
      <w:divBdr>
        <w:top w:val="none" w:sz="0" w:space="0" w:color="auto"/>
        <w:left w:val="none" w:sz="0" w:space="0" w:color="auto"/>
        <w:bottom w:val="none" w:sz="0" w:space="0" w:color="auto"/>
        <w:right w:val="none" w:sz="0" w:space="0" w:color="auto"/>
      </w:divBdr>
    </w:div>
    <w:div w:id="636371834">
      <w:marLeft w:val="640"/>
      <w:marRight w:val="0"/>
      <w:marTop w:val="0"/>
      <w:marBottom w:val="0"/>
      <w:divBdr>
        <w:top w:val="none" w:sz="0" w:space="0" w:color="auto"/>
        <w:left w:val="none" w:sz="0" w:space="0" w:color="auto"/>
        <w:bottom w:val="none" w:sz="0" w:space="0" w:color="auto"/>
        <w:right w:val="none" w:sz="0" w:space="0" w:color="auto"/>
      </w:divBdr>
    </w:div>
    <w:div w:id="636372829">
      <w:marLeft w:val="640"/>
      <w:marRight w:val="0"/>
      <w:marTop w:val="0"/>
      <w:marBottom w:val="0"/>
      <w:divBdr>
        <w:top w:val="none" w:sz="0" w:space="0" w:color="auto"/>
        <w:left w:val="none" w:sz="0" w:space="0" w:color="auto"/>
        <w:bottom w:val="none" w:sz="0" w:space="0" w:color="auto"/>
        <w:right w:val="none" w:sz="0" w:space="0" w:color="auto"/>
      </w:divBdr>
    </w:div>
    <w:div w:id="636373359">
      <w:marLeft w:val="640"/>
      <w:marRight w:val="0"/>
      <w:marTop w:val="0"/>
      <w:marBottom w:val="0"/>
      <w:divBdr>
        <w:top w:val="none" w:sz="0" w:space="0" w:color="auto"/>
        <w:left w:val="none" w:sz="0" w:space="0" w:color="auto"/>
        <w:bottom w:val="none" w:sz="0" w:space="0" w:color="auto"/>
        <w:right w:val="none" w:sz="0" w:space="0" w:color="auto"/>
      </w:divBdr>
    </w:div>
    <w:div w:id="636568040">
      <w:marLeft w:val="640"/>
      <w:marRight w:val="0"/>
      <w:marTop w:val="0"/>
      <w:marBottom w:val="0"/>
      <w:divBdr>
        <w:top w:val="none" w:sz="0" w:space="0" w:color="auto"/>
        <w:left w:val="none" w:sz="0" w:space="0" w:color="auto"/>
        <w:bottom w:val="none" w:sz="0" w:space="0" w:color="auto"/>
        <w:right w:val="none" w:sz="0" w:space="0" w:color="auto"/>
      </w:divBdr>
    </w:div>
    <w:div w:id="636570425">
      <w:marLeft w:val="640"/>
      <w:marRight w:val="0"/>
      <w:marTop w:val="0"/>
      <w:marBottom w:val="0"/>
      <w:divBdr>
        <w:top w:val="none" w:sz="0" w:space="0" w:color="auto"/>
        <w:left w:val="none" w:sz="0" w:space="0" w:color="auto"/>
        <w:bottom w:val="none" w:sz="0" w:space="0" w:color="auto"/>
        <w:right w:val="none" w:sz="0" w:space="0" w:color="auto"/>
      </w:divBdr>
    </w:div>
    <w:div w:id="636570429">
      <w:marLeft w:val="640"/>
      <w:marRight w:val="0"/>
      <w:marTop w:val="0"/>
      <w:marBottom w:val="0"/>
      <w:divBdr>
        <w:top w:val="none" w:sz="0" w:space="0" w:color="auto"/>
        <w:left w:val="none" w:sz="0" w:space="0" w:color="auto"/>
        <w:bottom w:val="none" w:sz="0" w:space="0" w:color="auto"/>
        <w:right w:val="none" w:sz="0" w:space="0" w:color="auto"/>
      </w:divBdr>
    </w:div>
    <w:div w:id="636643672">
      <w:marLeft w:val="640"/>
      <w:marRight w:val="0"/>
      <w:marTop w:val="0"/>
      <w:marBottom w:val="0"/>
      <w:divBdr>
        <w:top w:val="none" w:sz="0" w:space="0" w:color="auto"/>
        <w:left w:val="none" w:sz="0" w:space="0" w:color="auto"/>
        <w:bottom w:val="none" w:sz="0" w:space="0" w:color="auto"/>
        <w:right w:val="none" w:sz="0" w:space="0" w:color="auto"/>
      </w:divBdr>
    </w:div>
    <w:div w:id="636645155">
      <w:marLeft w:val="640"/>
      <w:marRight w:val="0"/>
      <w:marTop w:val="0"/>
      <w:marBottom w:val="0"/>
      <w:divBdr>
        <w:top w:val="none" w:sz="0" w:space="0" w:color="auto"/>
        <w:left w:val="none" w:sz="0" w:space="0" w:color="auto"/>
        <w:bottom w:val="none" w:sz="0" w:space="0" w:color="auto"/>
        <w:right w:val="none" w:sz="0" w:space="0" w:color="auto"/>
      </w:divBdr>
    </w:div>
    <w:div w:id="636758087">
      <w:marLeft w:val="640"/>
      <w:marRight w:val="0"/>
      <w:marTop w:val="0"/>
      <w:marBottom w:val="0"/>
      <w:divBdr>
        <w:top w:val="none" w:sz="0" w:space="0" w:color="auto"/>
        <w:left w:val="none" w:sz="0" w:space="0" w:color="auto"/>
        <w:bottom w:val="none" w:sz="0" w:space="0" w:color="auto"/>
        <w:right w:val="none" w:sz="0" w:space="0" w:color="auto"/>
      </w:divBdr>
    </w:div>
    <w:div w:id="636758830">
      <w:marLeft w:val="640"/>
      <w:marRight w:val="0"/>
      <w:marTop w:val="0"/>
      <w:marBottom w:val="0"/>
      <w:divBdr>
        <w:top w:val="none" w:sz="0" w:space="0" w:color="auto"/>
        <w:left w:val="none" w:sz="0" w:space="0" w:color="auto"/>
        <w:bottom w:val="none" w:sz="0" w:space="0" w:color="auto"/>
        <w:right w:val="none" w:sz="0" w:space="0" w:color="auto"/>
      </w:divBdr>
    </w:div>
    <w:div w:id="636883212">
      <w:marLeft w:val="640"/>
      <w:marRight w:val="0"/>
      <w:marTop w:val="0"/>
      <w:marBottom w:val="0"/>
      <w:divBdr>
        <w:top w:val="none" w:sz="0" w:space="0" w:color="auto"/>
        <w:left w:val="none" w:sz="0" w:space="0" w:color="auto"/>
        <w:bottom w:val="none" w:sz="0" w:space="0" w:color="auto"/>
        <w:right w:val="none" w:sz="0" w:space="0" w:color="auto"/>
      </w:divBdr>
    </w:div>
    <w:div w:id="637078446">
      <w:marLeft w:val="640"/>
      <w:marRight w:val="0"/>
      <w:marTop w:val="0"/>
      <w:marBottom w:val="0"/>
      <w:divBdr>
        <w:top w:val="none" w:sz="0" w:space="0" w:color="auto"/>
        <w:left w:val="none" w:sz="0" w:space="0" w:color="auto"/>
        <w:bottom w:val="none" w:sz="0" w:space="0" w:color="auto"/>
        <w:right w:val="none" w:sz="0" w:space="0" w:color="auto"/>
      </w:divBdr>
    </w:div>
    <w:div w:id="637102277">
      <w:marLeft w:val="640"/>
      <w:marRight w:val="0"/>
      <w:marTop w:val="0"/>
      <w:marBottom w:val="0"/>
      <w:divBdr>
        <w:top w:val="none" w:sz="0" w:space="0" w:color="auto"/>
        <w:left w:val="none" w:sz="0" w:space="0" w:color="auto"/>
        <w:bottom w:val="none" w:sz="0" w:space="0" w:color="auto"/>
        <w:right w:val="none" w:sz="0" w:space="0" w:color="auto"/>
      </w:divBdr>
    </w:div>
    <w:div w:id="637102829">
      <w:marLeft w:val="640"/>
      <w:marRight w:val="0"/>
      <w:marTop w:val="0"/>
      <w:marBottom w:val="0"/>
      <w:divBdr>
        <w:top w:val="none" w:sz="0" w:space="0" w:color="auto"/>
        <w:left w:val="none" w:sz="0" w:space="0" w:color="auto"/>
        <w:bottom w:val="none" w:sz="0" w:space="0" w:color="auto"/>
        <w:right w:val="none" w:sz="0" w:space="0" w:color="auto"/>
      </w:divBdr>
    </w:div>
    <w:div w:id="637107566">
      <w:marLeft w:val="640"/>
      <w:marRight w:val="0"/>
      <w:marTop w:val="0"/>
      <w:marBottom w:val="0"/>
      <w:divBdr>
        <w:top w:val="none" w:sz="0" w:space="0" w:color="auto"/>
        <w:left w:val="none" w:sz="0" w:space="0" w:color="auto"/>
        <w:bottom w:val="none" w:sz="0" w:space="0" w:color="auto"/>
        <w:right w:val="none" w:sz="0" w:space="0" w:color="auto"/>
      </w:divBdr>
    </w:div>
    <w:div w:id="637108147">
      <w:marLeft w:val="640"/>
      <w:marRight w:val="0"/>
      <w:marTop w:val="0"/>
      <w:marBottom w:val="0"/>
      <w:divBdr>
        <w:top w:val="none" w:sz="0" w:space="0" w:color="auto"/>
        <w:left w:val="none" w:sz="0" w:space="0" w:color="auto"/>
        <w:bottom w:val="none" w:sz="0" w:space="0" w:color="auto"/>
        <w:right w:val="none" w:sz="0" w:space="0" w:color="auto"/>
      </w:divBdr>
    </w:div>
    <w:div w:id="637151090">
      <w:marLeft w:val="640"/>
      <w:marRight w:val="0"/>
      <w:marTop w:val="0"/>
      <w:marBottom w:val="0"/>
      <w:divBdr>
        <w:top w:val="none" w:sz="0" w:space="0" w:color="auto"/>
        <w:left w:val="none" w:sz="0" w:space="0" w:color="auto"/>
        <w:bottom w:val="none" w:sz="0" w:space="0" w:color="auto"/>
        <w:right w:val="none" w:sz="0" w:space="0" w:color="auto"/>
      </w:divBdr>
    </w:div>
    <w:div w:id="637151923">
      <w:marLeft w:val="640"/>
      <w:marRight w:val="0"/>
      <w:marTop w:val="0"/>
      <w:marBottom w:val="0"/>
      <w:divBdr>
        <w:top w:val="none" w:sz="0" w:space="0" w:color="auto"/>
        <w:left w:val="none" w:sz="0" w:space="0" w:color="auto"/>
        <w:bottom w:val="none" w:sz="0" w:space="0" w:color="auto"/>
        <w:right w:val="none" w:sz="0" w:space="0" w:color="auto"/>
      </w:divBdr>
    </w:div>
    <w:div w:id="637152894">
      <w:marLeft w:val="640"/>
      <w:marRight w:val="0"/>
      <w:marTop w:val="0"/>
      <w:marBottom w:val="0"/>
      <w:divBdr>
        <w:top w:val="none" w:sz="0" w:space="0" w:color="auto"/>
        <w:left w:val="none" w:sz="0" w:space="0" w:color="auto"/>
        <w:bottom w:val="none" w:sz="0" w:space="0" w:color="auto"/>
        <w:right w:val="none" w:sz="0" w:space="0" w:color="auto"/>
      </w:divBdr>
    </w:div>
    <w:div w:id="637343882">
      <w:marLeft w:val="480"/>
      <w:marRight w:val="0"/>
      <w:marTop w:val="0"/>
      <w:marBottom w:val="0"/>
      <w:divBdr>
        <w:top w:val="none" w:sz="0" w:space="0" w:color="auto"/>
        <w:left w:val="none" w:sz="0" w:space="0" w:color="auto"/>
        <w:bottom w:val="none" w:sz="0" w:space="0" w:color="auto"/>
        <w:right w:val="none" w:sz="0" w:space="0" w:color="auto"/>
      </w:divBdr>
    </w:div>
    <w:div w:id="637345904">
      <w:marLeft w:val="640"/>
      <w:marRight w:val="0"/>
      <w:marTop w:val="0"/>
      <w:marBottom w:val="0"/>
      <w:divBdr>
        <w:top w:val="none" w:sz="0" w:space="0" w:color="auto"/>
        <w:left w:val="none" w:sz="0" w:space="0" w:color="auto"/>
        <w:bottom w:val="none" w:sz="0" w:space="0" w:color="auto"/>
        <w:right w:val="none" w:sz="0" w:space="0" w:color="auto"/>
      </w:divBdr>
    </w:div>
    <w:div w:id="637565191">
      <w:marLeft w:val="640"/>
      <w:marRight w:val="0"/>
      <w:marTop w:val="0"/>
      <w:marBottom w:val="0"/>
      <w:divBdr>
        <w:top w:val="none" w:sz="0" w:space="0" w:color="auto"/>
        <w:left w:val="none" w:sz="0" w:space="0" w:color="auto"/>
        <w:bottom w:val="none" w:sz="0" w:space="0" w:color="auto"/>
        <w:right w:val="none" w:sz="0" w:space="0" w:color="auto"/>
      </w:divBdr>
    </w:div>
    <w:div w:id="637612401">
      <w:marLeft w:val="640"/>
      <w:marRight w:val="0"/>
      <w:marTop w:val="0"/>
      <w:marBottom w:val="0"/>
      <w:divBdr>
        <w:top w:val="none" w:sz="0" w:space="0" w:color="auto"/>
        <w:left w:val="none" w:sz="0" w:space="0" w:color="auto"/>
        <w:bottom w:val="none" w:sz="0" w:space="0" w:color="auto"/>
        <w:right w:val="none" w:sz="0" w:space="0" w:color="auto"/>
      </w:divBdr>
    </w:div>
    <w:div w:id="637804235">
      <w:marLeft w:val="640"/>
      <w:marRight w:val="0"/>
      <w:marTop w:val="0"/>
      <w:marBottom w:val="0"/>
      <w:divBdr>
        <w:top w:val="none" w:sz="0" w:space="0" w:color="auto"/>
        <w:left w:val="none" w:sz="0" w:space="0" w:color="auto"/>
        <w:bottom w:val="none" w:sz="0" w:space="0" w:color="auto"/>
        <w:right w:val="none" w:sz="0" w:space="0" w:color="auto"/>
      </w:divBdr>
    </w:div>
    <w:div w:id="637883064">
      <w:marLeft w:val="640"/>
      <w:marRight w:val="0"/>
      <w:marTop w:val="0"/>
      <w:marBottom w:val="0"/>
      <w:divBdr>
        <w:top w:val="none" w:sz="0" w:space="0" w:color="auto"/>
        <w:left w:val="none" w:sz="0" w:space="0" w:color="auto"/>
        <w:bottom w:val="none" w:sz="0" w:space="0" w:color="auto"/>
        <w:right w:val="none" w:sz="0" w:space="0" w:color="auto"/>
      </w:divBdr>
    </w:div>
    <w:div w:id="637956059">
      <w:marLeft w:val="640"/>
      <w:marRight w:val="0"/>
      <w:marTop w:val="0"/>
      <w:marBottom w:val="0"/>
      <w:divBdr>
        <w:top w:val="none" w:sz="0" w:space="0" w:color="auto"/>
        <w:left w:val="none" w:sz="0" w:space="0" w:color="auto"/>
        <w:bottom w:val="none" w:sz="0" w:space="0" w:color="auto"/>
        <w:right w:val="none" w:sz="0" w:space="0" w:color="auto"/>
      </w:divBdr>
    </w:div>
    <w:div w:id="637957807">
      <w:marLeft w:val="640"/>
      <w:marRight w:val="0"/>
      <w:marTop w:val="0"/>
      <w:marBottom w:val="0"/>
      <w:divBdr>
        <w:top w:val="none" w:sz="0" w:space="0" w:color="auto"/>
        <w:left w:val="none" w:sz="0" w:space="0" w:color="auto"/>
        <w:bottom w:val="none" w:sz="0" w:space="0" w:color="auto"/>
        <w:right w:val="none" w:sz="0" w:space="0" w:color="auto"/>
      </w:divBdr>
    </w:div>
    <w:div w:id="638073715">
      <w:marLeft w:val="640"/>
      <w:marRight w:val="0"/>
      <w:marTop w:val="0"/>
      <w:marBottom w:val="0"/>
      <w:divBdr>
        <w:top w:val="none" w:sz="0" w:space="0" w:color="auto"/>
        <w:left w:val="none" w:sz="0" w:space="0" w:color="auto"/>
        <w:bottom w:val="none" w:sz="0" w:space="0" w:color="auto"/>
        <w:right w:val="none" w:sz="0" w:space="0" w:color="auto"/>
      </w:divBdr>
    </w:div>
    <w:div w:id="638145104">
      <w:marLeft w:val="640"/>
      <w:marRight w:val="0"/>
      <w:marTop w:val="0"/>
      <w:marBottom w:val="0"/>
      <w:divBdr>
        <w:top w:val="none" w:sz="0" w:space="0" w:color="auto"/>
        <w:left w:val="none" w:sz="0" w:space="0" w:color="auto"/>
        <w:bottom w:val="none" w:sz="0" w:space="0" w:color="auto"/>
        <w:right w:val="none" w:sz="0" w:space="0" w:color="auto"/>
      </w:divBdr>
    </w:div>
    <w:div w:id="638219987">
      <w:marLeft w:val="640"/>
      <w:marRight w:val="0"/>
      <w:marTop w:val="0"/>
      <w:marBottom w:val="0"/>
      <w:divBdr>
        <w:top w:val="none" w:sz="0" w:space="0" w:color="auto"/>
        <w:left w:val="none" w:sz="0" w:space="0" w:color="auto"/>
        <w:bottom w:val="none" w:sz="0" w:space="0" w:color="auto"/>
        <w:right w:val="none" w:sz="0" w:space="0" w:color="auto"/>
      </w:divBdr>
    </w:div>
    <w:div w:id="638269345">
      <w:marLeft w:val="640"/>
      <w:marRight w:val="0"/>
      <w:marTop w:val="0"/>
      <w:marBottom w:val="0"/>
      <w:divBdr>
        <w:top w:val="none" w:sz="0" w:space="0" w:color="auto"/>
        <w:left w:val="none" w:sz="0" w:space="0" w:color="auto"/>
        <w:bottom w:val="none" w:sz="0" w:space="0" w:color="auto"/>
        <w:right w:val="none" w:sz="0" w:space="0" w:color="auto"/>
      </w:divBdr>
    </w:div>
    <w:div w:id="638530725">
      <w:marLeft w:val="640"/>
      <w:marRight w:val="0"/>
      <w:marTop w:val="0"/>
      <w:marBottom w:val="0"/>
      <w:divBdr>
        <w:top w:val="none" w:sz="0" w:space="0" w:color="auto"/>
        <w:left w:val="none" w:sz="0" w:space="0" w:color="auto"/>
        <w:bottom w:val="none" w:sz="0" w:space="0" w:color="auto"/>
        <w:right w:val="none" w:sz="0" w:space="0" w:color="auto"/>
      </w:divBdr>
    </w:div>
    <w:div w:id="638537634">
      <w:marLeft w:val="640"/>
      <w:marRight w:val="0"/>
      <w:marTop w:val="0"/>
      <w:marBottom w:val="0"/>
      <w:divBdr>
        <w:top w:val="none" w:sz="0" w:space="0" w:color="auto"/>
        <w:left w:val="none" w:sz="0" w:space="0" w:color="auto"/>
        <w:bottom w:val="none" w:sz="0" w:space="0" w:color="auto"/>
        <w:right w:val="none" w:sz="0" w:space="0" w:color="auto"/>
      </w:divBdr>
    </w:div>
    <w:div w:id="638539298">
      <w:marLeft w:val="640"/>
      <w:marRight w:val="0"/>
      <w:marTop w:val="0"/>
      <w:marBottom w:val="0"/>
      <w:divBdr>
        <w:top w:val="none" w:sz="0" w:space="0" w:color="auto"/>
        <w:left w:val="none" w:sz="0" w:space="0" w:color="auto"/>
        <w:bottom w:val="none" w:sz="0" w:space="0" w:color="auto"/>
        <w:right w:val="none" w:sz="0" w:space="0" w:color="auto"/>
      </w:divBdr>
    </w:div>
    <w:div w:id="638610334">
      <w:marLeft w:val="640"/>
      <w:marRight w:val="0"/>
      <w:marTop w:val="0"/>
      <w:marBottom w:val="0"/>
      <w:divBdr>
        <w:top w:val="none" w:sz="0" w:space="0" w:color="auto"/>
        <w:left w:val="none" w:sz="0" w:space="0" w:color="auto"/>
        <w:bottom w:val="none" w:sz="0" w:space="0" w:color="auto"/>
        <w:right w:val="none" w:sz="0" w:space="0" w:color="auto"/>
      </w:divBdr>
    </w:div>
    <w:div w:id="638654480">
      <w:marLeft w:val="640"/>
      <w:marRight w:val="0"/>
      <w:marTop w:val="0"/>
      <w:marBottom w:val="0"/>
      <w:divBdr>
        <w:top w:val="none" w:sz="0" w:space="0" w:color="auto"/>
        <w:left w:val="none" w:sz="0" w:space="0" w:color="auto"/>
        <w:bottom w:val="none" w:sz="0" w:space="0" w:color="auto"/>
        <w:right w:val="none" w:sz="0" w:space="0" w:color="auto"/>
      </w:divBdr>
    </w:div>
    <w:div w:id="639001739">
      <w:marLeft w:val="640"/>
      <w:marRight w:val="0"/>
      <w:marTop w:val="0"/>
      <w:marBottom w:val="0"/>
      <w:divBdr>
        <w:top w:val="none" w:sz="0" w:space="0" w:color="auto"/>
        <w:left w:val="none" w:sz="0" w:space="0" w:color="auto"/>
        <w:bottom w:val="none" w:sz="0" w:space="0" w:color="auto"/>
        <w:right w:val="none" w:sz="0" w:space="0" w:color="auto"/>
      </w:divBdr>
    </w:div>
    <w:div w:id="639071037">
      <w:marLeft w:val="640"/>
      <w:marRight w:val="0"/>
      <w:marTop w:val="0"/>
      <w:marBottom w:val="0"/>
      <w:divBdr>
        <w:top w:val="none" w:sz="0" w:space="0" w:color="auto"/>
        <w:left w:val="none" w:sz="0" w:space="0" w:color="auto"/>
        <w:bottom w:val="none" w:sz="0" w:space="0" w:color="auto"/>
        <w:right w:val="none" w:sz="0" w:space="0" w:color="auto"/>
      </w:divBdr>
    </w:div>
    <w:div w:id="639073005">
      <w:marLeft w:val="640"/>
      <w:marRight w:val="0"/>
      <w:marTop w:val="0"/>
      <w:marBottom w:val="0"/>
      <w:divBdr>
        <w:top w:val="none" w:sz="0" w:space="0" w:color="auto"/>
        <w:left w:val="none" w:sz="0" w:space="0" w:color="auto"/>
        <w:bottom w:val="none" w:sz="0" w:space="0" w:color="auto"/>
        <w:right w:val="none" w:sz="0" w:space="0" w:color="auto"/>
      </w:divBdr>
    </w:div>
    <w:div w:id="639186076">
      <w:marLeft w:val="640"/>
      <w:marRight w:val="0"/>
      <w:marTop w:val="0"/>
      <w:marBottom w:val="0"/>
      <w:divBdr>
        <w:top w:val="none" w:sz="0" w:space="0" w:color="auto"/>
        <w:left w:val="none" w:sz="0" w:space="0" w:color="auto"/>
        <w:bottom w:val="none" w:sz="0" w:space="0" w:color="auto"/>
        <w:right w:val="none" w:sz="0" w:space="0" w:color="auto"/>
      </w:divBdr>
    </w:div>
    <w:div w:id="639188179">
      <w:marLeft w:val="640"/>
      <w:marRight w:val="0"/>
      <w:marTop w:val="0"/>
      <w:marBottom w:val="0"/>
      <w:divBdr>
        <w:top w:val="none" w:sz="0" w:space="0" w:color="auto"/>
        <w:left w:val="none" w:sz="0" w:space="0" w:color="auto"/>
        <w:bottom w:val="none" w:sz="0" w:space="0" w:color="auto"/>
        <w:right w:val="none" w:sz="0" w:space="0" w:color="auto"/>
      </w:divBdr>
    </w:div>
    <w:div w:id="639188580">
      <w:marLeft w:val="640"/>
      <w:marRight w:val="0"/>
      <w:marTop w:val="0"/>
      <w:marBottom w:val="0"/>
      <w:divBdr>
        <w:top w:val="none" w:sz="0" w:space="0" w:color="auto"/>
        <w:left w:val="none" w:sz="0" w:space="0" w:color="auto"/>
        <w:bottom w:val="none" w:sz="0" w:space="0" w:color="auto"/>
        <w:right w:val="none" w:sz="0" w:space="0" w:color="auto"/>
      </w:divBdr>
    </w:div>
    <w:div w:id="639261369">
      <w:marLeft w:val="640"/>
      <w:marRight w:val="0"/>
      <w:marTop w:val="0"/>
      <w:marBottom w:val="0"/>
      <w:divBdr>
        <w:top w:val="none" w:sz="0" w:space="0" w:color="auto"/>
        <w:left w:val="none" w:sz="0" w:space="0" w:color="auto"/>
        <w:bottom w:val="none" w:sz="0" w:space="0" w:color="auto"/>
        <w:right w:val="none" w:sz="0" w:space="0" w:color="auto"/>
      </w:divBdr>
    </w:div>
    <w:div w:id="639266623">
      <w:marLeft w:val="640"/>
      <w:marRight w:val="0"/>
      <w:marTop w:val="0"/>
      <w:marBottom w:val="0"/>
      <w:divBdr>
        <w:top w:val="none" w:sz="0" w:space="0" w:color="auto"/>
        <w:left w:val="none" w:sz="0" w:space="0" w:color="auto"/>
        <w:bottom w:val="none" w:sz="0" w:space="0" w:color="auto"/>
        <w:right w:val="none" w:sz="0" w:space="0" w:color="auto"/>
      </w:divBdr>
    </w:div>
    <w:div w:id="639310881">
      <w:marLeft w:val="640"/>
      <w:marRight w:val="0"/>
      <w:marTop w:val="0"/>
      <w:marBottom w:val="0"/>
      <w:divBdr>
        <w:top w:val="none" w:sz="0" w:space="0" w:color="auto"/>
        <w:left w:val="none" w:sz="0" w:space="0" w:color="auto"/>
        <w:bottom w:val="none" w:sz="0" w:space="0" w:color="auto"/>
        <w:right w:val="none" w:sz="0" w:space="0" w:color="auto"/>
      </w:divBdr>
    </w:div>
    <w:div w:id="639380765">
      <w:marLeft w:val="640"/>
      <w:marRight w:val="0"/>
      <w:marTop w:val="0"/>
      <w:marBottom w:val="0"/>
      <w:divBdr>
        <w:top w:val="none" w:sz="0" w:space="0" w:color="auto"/>
        <w:left w:val="none" w:sz="0" w:space="0" w:color="auto"/>
        <w:bottom w:val="none" w:sz="0" w:space="0" w:color="auto"/>
        <w:right w:val="none" w:sz="0" w:space="0" w:color="auto"/>
      </w:divBdr>
    </w:div>
    <w:div w:id="639387331">
      <w:marLeft w:val="640"/>
      <w:marRight w:val="0"/>
      <w:marTop w:val="0"/>
      <w:marBottom w:val="0"/>
      <w:divBdr>
        <w:top w:val="none" w:sz="0" w:space="0" w:color="auto"/>
        <w:left w:val="none" w:sz="0" w:space="0" w:color="auto"/>
        <w:bottom w:val="none" w:sz="0" w:space="0" w:color="auto"/>
        <w:right w:val="none" w:sz="0" w:space="0" w:color="auto"/>
      </w:divBdr>
    </w:div>
    <w:div w:id="639455064">
      <w:marLeft w:val="640"/>
      <w:marRight w:val="0"/>
      <w:marTop w:val="0"/>
      <w:marBottom w:val="0"/>
      <w:divBdr>
        <w:top w:val="none" w:sz="0" w:space="0" w:color="auto"/>
        <w:left w:val="none" w:sz="0" w:space="0" w:color="auto"/>
        <w:bottom w:val="none" w:sz="0" w:space="0" w:color="auto"/>
        <w:right w:val="none" w:sz="0" w:space="0" w:color="auto"/>
      </w:divBdr>
    </w:div>
    <w:div w:id="639463513">
      <w:marLeft w:val="640"/>
      <w:marRight w:val="0"/>
      <w:marTop w:val="0"/>
      <w:marBottom w:val="0"/>
      <w:divBdr>
        <w:top w:val="none" w:sz="0" w:space="0" w:color="auto"/>
        <w:left w:val="none" w:sz="0" w:space="0" w:color="auto"/>
        <w:bottom w:val="none" w:sz="0" w:space="0" w:color="auto"/>
        <w:right w:val="none" w:sz="0" w:space="0" w:color="auto"/>
      </w:divBdr>
    </w:div>
    <w:div w:id="639651265">
      <w:marLeft w:val="640"/>
      <w:marRight w:val="0"/>
      <w:marTop w:val="0"/>
      <w:marBottom w:val="0"/>
      <w:divBdr>
        <w:top w:val="none" w:sz="0" w:space="0" w:color="auto"/>
        <w:left w:val="none" w:sz="0" w:space="0" w:color="auto"/>
        <w:bottom w:val="none" w:sz="0" w:space="0" w:color="auto"/>
        <w:right w:val="none" w:sz="0" w:space="0" w:color="auto"/>
      </w:divBdr>
    </w:div>
    <w:div w:id="639656129">
      <w:marLeft w:val="640"/>
      <w:marRight w:val="0"/>
      <w:marTop w:val="0"/>
      <w:marBottom w:val="0"/>
      <w:divBdr>
        <w:top w:val="none" w:sz="0" w:space="0" w:color="auto"/>
        <w:left w:val="none" w:sz="0" w:space="0" w:color="auto"/>
        <w:bottom w:val="none" w:sz="0" w:space="0" w:color="auto"/>
        <w:right w:val="none" w:sz="0" w:space="0" w:color="auto"/>
      </w:divBdr>
    </w:div>
    <w:div w:id="639770023">
      <w:marLeft w:val="640"/>
      <w:marRight w:val="0"/>
      <w:marTop w:val="0"/>
      <w:marBottom w:val="0"/>
      <w:divBdr>
        <w:top w:val="none" w:sz="0" w:space="0" w:color="auto"/>
        <w:left w:val="none" w:sz="0" w:space="0" w:color="auto"/>
        <w:bottom w:val="none" w:sz="0" w:space="0" w:color="auto"/>
        <w:right w:val="none" w:sz="0" w:space="0" w:color="auto"/>
      </w:divBdr>
    </w:div>
    <w:div w:id="639844340">
      <w:marLeft w:val="640"/>
      <w:marRight w:val="0"/>
      <w:marTop w:val="0"/>
      <w:marBottom w:val="0"/>
      <w:divBdr>
        <w:top w:val="none" w:sz="0" w:space="0" w:color="auto"/>
        <w:left w:val="none" w:sz="0" w:space="0" w:color="auto"/>
        <w:bottom w:val="none" w:sz="0" w:space="0" w:color="auto"/>
        <w:right w:val="none" w:sz="0" w:space="0" w:color="auto"/>
      </w:divBdr>
    </w:div>
    <w:div w:id="639923316">
      <w:marLeft w:val="640"/>
      <w:marRight w:val="0"/>
      <w:marTop w:val="0"/>
      <w:marBottom w:val="0"/>
      <w:divBdr>
        <w:top w:val="none" w:sz="0" w:space="0" w:color="auto"/>
        <w:left w:val="none" w:sz="0" w:space="0" w:color="auto"/>
        <w:bottom w:val="none" w:sz="0" w:space="0" w:color="auto"/>
        <w:right w:val="none" w:sz="0" w:space="0" w:color="auto"/>
      </w:divBdr>
    </w:div>
    <w:div w:id="639962671">
      <w:marLeft w:val="640"/>
      <w:marRight w:val="0"/>
      <w:marTop w:val="0"/>
      <w:marBottom w:val="0"/>
      <w:divBdr>
        <w:top w:val="none" w:sz="0" w:space="0" w:color="auto"/>
        <w:left w:val="none" w:sz="0" w:space="0" w:color="auto"/>
        <w:bottom w:val="none" w:sz="0" w:space="0" w:color="auto"/>
        <w:right w:val="none" w:sz="0" w:space="0" w:color="auto"/>
      </w:divBdr>
    </w:div>
    <w:div w:id="640039498">
      <w:marLeft w:val="640"/>
      <w:marRight w:val="0"/>
      <w:marTop w:val="0"/>
      <w:marBottom w:val="0"/>
      <w:divBdr>
        <w:top w:val="none" w:sz="0" w:space="0" w:color="auto"/>
        <w:left w:val="none" w:sz="0" w:space="0" w:color="auto"/>
        <w:bottom w:val="none" w:sz="0" w:space="0" w:color="auto"/>
        <w:right w:val="none" w:sz="0" w:space="0" w:color="auto"/>
      </w:divBdr>
    </w:div>
    <w:div w:id="640111501">
      <w:marLeft w:val="640"/>
      <w:marRight w:val="0"/>
      <w:marTop w:val="0"/>
      <w:marBottom w:val="0"/>
      <w:divBdr>
        <w:top w:val="none" w:sz="0" w:space="0" w:color="auto"/>
        <w:left w:val="none" w:sz="0" w:space="0" w:color="auto"/>
        <w:bottom w:val="none" w:sz="0" w:space="0" w:color="auto"/>
        <w:right w:val="none" w:sz="0" w:space="0" w:color="auto"/>
      </w:divBdr>
    </w:div>
    <w:div w:id="640119164">
      <w:marLeft w:val="640"/>
      <w:marRight w:val="0"/>
      <w:marTop w:val="0"/>
      <w:marBottom w:val="0"/>
      <w:divBdr>
        <w:top w:val="none" w:sz="0" w:space="0" w:color="auto"/>
        <w:left w:val="none" w:sz="0" w:space="0" w:color="auto"/>
        <w:bottom w:val="none" w:sz="0" w:space="0" w:color="auto"/>
        <w:right w:val="none" w:sz="0" w:space="0" w:color="auto"/>
      </w:divBdr>
    </w:div>
    <w:div w:id="640304594">
      <w:marLeft w:val="640"/>
      <w:marRight w:val="0"/>
      <w:marTop w:val="0"/>
      <w:marBottom w:val="0"/>
      <w:divBdr>
        <w:top w:val="none" w:sz="0" w:space="0" w:color="auto"/>
        <w:left w:val="none" w:sz="0" w:space="0" w:color="auto"/>
        <w:bottom w:val="none" w:sz="0" w:space="0" w:color="auto"/>
        <w:right w:val="none" w:sz="0" w:space="0" w:color="auto"/>
      </w:divBdr>
    </w:div>
    <w:div w:id="640312108">
      <w:marLeft w:val="640"/>
      <w:marRight w:val="0"/>
      <w:marTop w:val="0"/>
      <w:marBottom w:val="0"/>
      <w:divBdr>
        <w:top w:val="none" w:sz="0" w:space="0" w:color="auto"/>
        <w:left w:val="none" w:sz="0" w:space="0" w:color="auto"/>
        <w:bottom w:val="none" w:sz="0" w:space="0" w:color="auto"/>
        <w:right w:val="none" w:sz="0" w:space="0" w:color="auto"/>
      </w:divBdr>
    </w:div>
    <w:div w:id="640352681">
      <w:marLeft w:val="640"/>
      <w:marRight w:val="0"/>
      <w:marTop w:val="0"/>
      <w:marBottom w:val="0"/>
      <w:divBdr>
        <w:top w:val="none" w:sz="0" w:space="0" w:color="auto"/>
        <w:left w:val="none" w:sz="0" w:space="0" w:color="auto"/>
        <w:bottom w:val="none" w:sz="0" w:space="0" w:color="auto"/>
        <w:right w:val="none" w:sz="0" w:space="0" w:color="auto"/>
      </w:divBdr>
    </w:div>
    <w:div w:id="640355052">
      <w:marLeft w:val="640"/>
      <w:marRight w:val="0"/>
      <w:marTop w:val="0"/>
      <w:marBottom w:val="0"/>
      <w:divBdr>
        <w:top w:val="none" w:sz="0" w:space="0" w:color="auto"/>
        <w:left w:val="none" w:sz="0" w:space="0" w:color="auto"/>
        <w:bottom w:val="none" w:sz="0" w:space="0" w:color="auto"/>
        <w:right w:val="none" w:sz="0" w:space="0" w:color="auto"/>
      </w:divBdr>
    </w:div>
    <w:div w:id="640378590">
      <w:marLeft w:val="640"/>
      <w:marRight w:val="0"/>
      <w:marTop w:val="0"/>
      <w:marBottom w:val="0"/>
      <w:divBdr>
        <w:top w:val="none" w:sz="0" w:space="0" w:color="auto"/>
        <w:left w:val="none" w:sz="0" w:space="0" w:color="auto"/>
        <w:bottom w:val="none" w:sz="0" w:space="0" w:color="auto"/>
        <w:right w:val="none" w:sz="0" w:space="0" w:color="auto"/>
      </w:divBdr>
    </w:div>
    <w:div w:id="640381191">
      <w:marLeft w:val="640"/>
      <w:marRight w:val="0"/>
      <w:marTop w:val="0"/>
      <w:marBottom w:val="0"/>
      <w:divBdr>
        <w:top w:val="none" w:sz="0" w:space="0" w:color="auto"/>
        <w:left w:val="none" w:sz="0" w:space="0" w:color="auto"/>
        <w:bottom w:val="none" w:sz="0" w:space="0" w:color="auto"/>
        <w:right w:val="none" w:sz="0" w:space="0" w:color="auto"/>
      </w:divBdr>
    </w:div>
    <w:div w:id="640382778">
      <w:marLeft w:val="640"/>
      <w:marRight w:val="0"/>
      <w:marTop w:val="0"/>
      <w:marBottom w:val="0"/>
      <w:divBdr>
        <w:top w:val="none" w:sz="0" w:space="0" w:color="auto"/>
        <w:left w:val="none" w:sz="0" w:space="0" w:color="auto"/>
        <w:bottom w:val="none" w:sz="0" w:space="0" w:color="auto"/>
        <w:right w:val="none" w:sz="0" w:space="0" w:color="auto"/>
      </w:divBdr>
    </w:div>
    <w:div w:id="640501659">
      <w:marLeft w:val="640"/>
      <w:marRight w:val="0"/>
      <w:marTop w:val="0"/>
      <w:marBottom w:val="0"/>
      <w:divBdr>
        <w:top w:val="none" w:sz="0" w:space="0" w:color="auto"/>
        <w:left w:val="none" w:sz="0" w:space="0" w:color="auto"/>
        <w:bottom w:val="none" w:sz="0" w:space="0" w:color="auto"/>
        <w:right w:val="none" w:sz="0" w:space="0" w:color="auto"/>
      </w:divBdr>
    </w:div>
    <w:div w:id="640580009">
      <w:marLeft w:val="640"/>
      <w:marRight w:val="0"/>
      <w:marTop w:val="0"/>
      <w:marBottom w:val="0"/>
      <w:divBdr>
        <w:top w:val="none" w:sz="0" w:space="0" w:color="auto"/>
        <w:left w:val="none" w:sz="0" w:space="0" w:color="auto"/>
        <w:bottom w:val="none" w:sz="0" w:space="0" w:color="auto"/>
        <w:right w:val="none" w:sz="0" w:space="0" w:color="auto"/>
      </w:divBdr>
    </w:div>
    <w:div w:id="640690424">
      <w:marLeft w:val="640"/>
      <w:marRight w:val="0"/>
      <w:marTop w:val="0"/>
      <w:marBottom w:val="0"/>
      <w:divBdr>
        <w:top w:val="none" w:sz="0" w:space="0" w:color="auto"/>
        <w:left w:val="none" w:sz="0" w:space="0" w:color="auto"/>
        <w:bottom w:val="none" w:sz="0" w:space="0" w:color="auto"/>
        <w:right w:val="none" w:sz="0" w:space="0" w:color="auto"/>
      </w:divBdr>
    </w:div>
    <w:div w:id="640694710">
      <w:marLeft w:val="640"/>
      <w:marRight w:val="0"/>
      <w:marTop w:val="0"/>
      <w:marBottom w:val="0"/>
      <w:divBdr>
        <w:top w:val="none" w:sz="0" w:space="0" w:color="auto"/>
        <w:left w:val="none" w:sz="0" w:space="0" w:color="auto"/>
        <w:bottom w:val="none" w:sz="0" w:space="0" w:color="auto"/>
        <w:right w:val="none" w:sz="0" w:space="0" w:color="auto"/>
      </w:divBdr>
    </w:div>
    <w:div w:id="640767629">
      <w:marLeft w:val="640"/>
      <w:marRight w:val="0"/>
      <w:marTop w:val="0"/>
      <w:marBottom w:val="0"/>
      <w:divBdr>
        <w:top w:val="none" w:sz="0" w:space="0" w:color="auto"/>
        <w:left w:val="none" w:sz="0" w:space="0" w:color="auto"/>
        <w:bottom w:val="none" w:sz="0" w:space="0" w:color="auto"/>
        <w:right w:val="none" w:sz="0" w:space="0" w:color="auto"/>
      </w:divBdr>
    </w:div>
    <w:div w:id="640770404">
      <w:marLeft w:val="640"/>
      <w:marRight w:val="0"/>
      <w:marTop w:val="0"/>
      <w:marBottom w:val="0"/>
      <w:divBdr>
        <w:top w:val="none" w:sz="0" w:space="0" w:color="auto"/>
        <w:left w:val="none" w:sz="0" w:space="0" w:color="auto"/>
        <w:bottom w:val="none" w:sz="0" w:space="0" w:color="auto"/>
        <w:right w:val="none" w:sz="0" w:space="0" w:color="auto"/>
      </w:divBdr>
    </w:div>
    <w:div w:id="640965532">
      <w:marLeft w:val="640"/>
      <w:marRight w:val="0"/>
      <w:marTop w:val="0"/>
      <w:marBottom w:val="0"/>
      <w:divBdr>
        <w:top w:val="none" w:sz="0" w:space="0" w:color="auto"/>
        <w:left w:val="none" w:sz="0" w:space="0" w:color="auto"/>
        <w:bottom w:val="none" w:sz="0" w:space="0" w:color="auto"/>
        <w:right w:val="none" w:sz="0" w:space="0" w:color="auto"/>
      </w:divBdr>
    </w:div>
    <w:div w:id="641036625">
      <w:marLeft w:val="640"/>
      <w:marRight w:val="0"/>
      <w:marTop w:val="0"/>
      <w:marBottom w:val="0"/>
      <w:divBdr>
        <w:top w:val="none" w:sz="0" w:space="0" w:color="auto"/>
        <w:left w:val="none" w:sz="0" w:space="0" w:color="auto"/>
        <w:bottom w:val="none" w:sz="0" w:space="0" w:color="auto"/>
        <w:right w:val="none" w:sz="0" w:space="0" w:color="auto"/>
      </w:divBdr>
    </w:div>
    <w:div w:id="641156797">
      <w:marLeft w:val="640"/>
      <w:marRight w:val="0"/>
      <w:marTop w:val="0"/>
      <w:marBottom w:val="0"/>
      <w:divBdr>
        <w:top w:val="none" w:sz="0" w:space="0" w:color="auto"/>
        <w:left w:val="none" w:sz="0" w:space="0" w:color="auto"/>
        <w:bottom w:val="none" w:sz="0" w:space="0" w:color="auto"/>
        <w:right w:val="none" w:sz="0" w:space="0" w:color="auto"/>
      </w:divBdr>
    </w:div>
    <w:div w:id="641275150">
      <w:marLeft w:val="640"/>
      <w:marRight w:val="0"/>
      <w:marTop w:val="0"/>
      <w:marBottom w:val="0"/>
      <w:divBdr>
        <w:top w:val="none" w:sz="0" w:space="0" w:color="auto"/>
        <w:left w:val="none" w:sz="0" w:space="0" w:color="auto"/>
        <w:bottom w:val="none" w:sz="0" w:space="0" w:color="auto"/>
        <w:right w:val="none" w:sz="0" w:space="0" w:color="auto"/>
      </w:divBdr>
    </w:div>
    <w:div w:id="641277617">
      <w:marLeft w:val="640"/>
      <w:marRight w:val="0"/>
      <w:marTop w:val="0"/>
      <w:marBottom w:val="0"/>
      <w:divBdr>
        <w:top w:val="none" w:sz="0" w:space="0" w:color="auto"/>
        <w:left w:val="none" w:sz="0" w:space="0" w:color="auto"/>
        <w:bottom w:val="none" w:sz="0" w:space="0" w:color="auto"/>
        <w:right w:val="none" w:sz="0" w:space="0" w:color="auto"/>
      </w:divBdr>
    </w:div>
    <w:div w:id="641346360">
      <w:marLeft w:val="640"/>
      <w:marRight w:val="0"/>
      <w:marTop w:val="0"/>
      <w:marBottom w:val="0"/>
      <w:divBdr>
        <w:top w:val="none" w:sz="0" w:space="0" w:color="auto"/>
        <w:left w:val="none" w:sz="0" w:space="0" w:color="auto"/>
        <w:bottom w:val="none" w:sz="0" w:space="0" w:color="auto"/>
        <w:right w:val="none" w:sz="0" w:space="0" w:color="auto"/>
      </w:divBdr>
    </w:div>
    <w:div w:id="641351905">
      <w:marLeft w:val="640"/>
      <w:marRight w:val="0"/>
      <w:marTop w:val="0"/>
      <w:marBottom w:val="0"/>
      <w:divBdr>
        <w:top w:val="none" w:sz="0" w:space="0" w:color="auto"/>
        <w:left w:val="none" w:sz="0" w:space="0" w:color="auto"/>
        <w:bottom w:val="none" w:sz="0" w:space="0" w:color="auto"/>
        <w:right w:val="none" w:sz="0" w:space="0" w:color="auto"/>
      </w:divBdr>
    </w:div>
    <w:div w:id="641427321">
      <w:marLeft w:val="640"/>
      <w:marRight w:val="0"/>
      <w:marTop w:val="0"/>
      <w:marBottom w:val="0"/>
      <w:divBdr>
        <w:top w:val="none" w:sz="0" w:space="0" w:color="auto"/>
        <w:left w:val="none" w:sz="0" w:space="0" w:color="auto"/>
        <w:bottom w:val="none" w:sz="0" w:space="0" w:color="auto"/>
        <w:right w:val="none" w:sz="0" w:space="0" w:color="auto"/>
      </w:divBdr>
    </w:div>
    <w:div w:id="641541202">
      <w:marLeft w:val="640"/>
      <w:marRight w:val="0"/>
      <w:marTop w:val="0"/>
      <w:marBottom w:val="0"/>
      <w:divBdr>
        <w:top w:val="none" w:sz="0" w:space="0" w:color="auto"/>
        <w:left w:val="none" w:sz="0" w:space="0" w:color="auto"/>
        <w:bottom w:val="none" w:sz="0" w:space="0" w:color="auto"/>
        <w:right w:val="none" w:sz="0" w:space="0" w:color="auto"/>
      </w:divBdr>
    </w:div>
    <w:div w:id="641693224">
      <w:marLeft w:val="640"/>
      <w:marRight w:val="0"/>
      <w:marTop w:val="0"/>
      <w:marBottom w:val="0"/>
      <w:divBdr>
        <w:top w:val="none" w:sz="0" w:space="0" w:color="auto"/>
        <w:left w:val="none" w:sz="0" w:space="0" w:color="auto"/>
        <w:bottom w:val="none" w:sz="0" w:space="0" w:color="auto"/>
        <w:right w:val="none" w:sz="0" w:space="0" w:color="auto"/>
      </w:divBdr>
    </w:div>
    <w:div w:id="641889100">
      <w:marLeft w:val="640"/>
      <w:marRight w:val="0"/>
      <w:marTop w:val="0"/>
      <w:marBottom w:val="0"/>
      <w:divBdr>
        <w:top w:val="none" w:sz="0" w:space="0" w:color="auto"/>
        <w:left w:val="none" w:sz="0" w:space="0" w:color="auto"/>
        <w:bottom w:val="none" w:sz="0" w:space="0" w:color="auto"/>
        <w:right w:val="none" w:sz="0" w:space="0" w:color="auto"/>
      </w:divBdr>
    </w:div>
    <w:div w:id="641930108">
      <w:marLeft w:val="640"/>
      <w:marRight w:val="0"/>
      <w:marTop w:val="0"/>
      <w:marBottom w:val="0"/>
      <w:divBdr>
        <w:top w:val="none" w:sz="0" w:space="0" w:color="auto"/>
        <w:left w:val="none" w:sz="0" w:space="0" w:color="auto"/>
        <w:bottom w:val="none" w:sz="0" w:space="0" w:color="auto"/>
        <w:right w:val="none" w:sz="0" w:space="0" w:color="auto"/>
      </w:divBdr>
    </w:div>
    <w:div w:id="641933589">
      <w:marLeft w:val="640"/>
      <w:marRight w:val="0"/>
      <w:marTop w:val="0"/>
      <w:marBottom w:val="0"/>
      <w:divBdr>
        <w:top w:val="none" w:sz="0" w:space="0" w:color="auto"/>
        <w:left w:val="none" w:sz="0" w:space="0" w:color="auto"/>
        <w:bottom w:val="none" w:sz="0" w:space="0" w:color="auto"/>
        <w:right w:val="none" w:sz="0" w:space="0" w:color="auto"/>
      </w:divBdr>
    </w:div>
    <w:div w:id="642078965">
      <w:marLeft w:val="640"/>
      <w:marRight w:val="0"/>
      <w:marTop w:val="0"/>
      <w:marBottom w:val="0"/>
      <w:divBdr>
        <w:top w:val="none" w:sz="0" w:space="0" w:color="auto"/>
        <w:left w:val="none" w:sz="0" w:space="0" w:color="auto"/>
        <w:bottom w:val="none" w:sz="0" w:space="0" w:color="auto"/>
        <w:right w:val="none" w:sz="0" w:space="0" w:color="auto"/>
      </w:divBdr>
    </w:div>
    <w:div w:id="642085272">
      <w:marLeft w:val="640"/>
      <w:marRight w:val="0"/>
      <w:marTop w:val="0"/>
      <w:marBottom w:val="0"/>
      <w:divBdr>
        <w:top w:val="none" w:sz="0" w:space="0" w:color="auto"/>
        <w:left w:val="none" w:sz="0" w:space="0" w:color="auto"/>
        <w:bottom w:val="none" w:sz="0" w:space="0" w:color="auto"/>
        <w:right w:val="none" w:sz="0" w:space="0" w:color="auto"/>
      </w:divBdr>
    </w:div>
    <w:div w:id="642154108">
      <w:marLeft w:val="640"/>
      <w:marRight w:val="0"/>
      <w:marTop w:val="0"/>
      <w:marBottom w:val="0"/>
      <w:divBdr>
        <w:top w:val="none" w:sz="0" w:space="0" w:color="auto"/>
        <w:left w:val="none" w:sz="0" w:space="0" w:color="auto"/>
        <w:bottom w:val="none" w:sz="0" w:space="0" w:color="auto"/>
        <w:right w:val="none" w:sz="0" w:space="0" w:color="auto"/>
      </w:divBdr>
    </w:div>
    <w:div w:id="642194774">
      <w:marLeft w:val="640"/>
      <w:marRight w:val="0"/>
      <w:marTop w:val="0"/>
      <w:marBottom w:val="0"/>
      <w:divBdr>
        <w:top w:val="none" w:sz="0" w:space="0" w:color="auto"/>
        <w:left w:val="none" w:sz="0" w:space="0" w:color="auto"/>
        <w:bottom w:val="none" w:sz="0" w:space="0" w:color="auto"/>
        <w:right w:val="none" w:sz="0" w:space="0" w:color="auto"/>
      </w:divBdr>
    </w:div>
    <w:div w:id="642196697">
      <w:marLeft w:val="480"/>
      <w:marRight w:val="0"/>
      <w:marTop w:val="0"/>
      <w:marBottom w:val="0"/>
      <w:divBdr>
        <w:top w:val="none" w:sz="0" w:space="0" w:color="auto"/>
        <w:left w:val="none" w:sz="0" w:space="0" w:color="auto"/>
        <w:bottom w:val="none" w:sz="0" w:space="0" w:color="auto"/>
        <w:right w:val="none" w:sz="0" w:space="0" w:color="auto"/>
      </w:divBdr>
    </w:div>
    <w:div w:id="642277825">
      <w:marLeft w:val="640"/>
      <w:marRight w:val="0"/>
      <w:marTop w:val="0"/>
      <w:marBottom w:val="0"/>
      <w:divBdr>
        <w:top w:val="none" w:sz="0" w:space="0" w:color="auto"/>
        <w:left w:val="none" w:sz="0" w:space="0" w:color="auto"/>
        <w:bottom w:val="none" w:sz="0" w:space="0" w:color="auto"/>
        <w:right w:val="none" w:sz="0" w:space="0" w:color="auto"/>
      </w:divBdr>
    </w:div>
    <w:div w:id="642387265">
      <w:marLeft w:val="640"/>
      <w:marRight w:val="0"/>
      <w:marTop w:val="0"/>
      <w:marBottom w:val="0"/>
      <w:divBdr>
        <w:top w:val="none" w:sz="0" w:space="0" w:color="auto"/>
        <w:left w:val="none" w:sz="0" w:space="0" w:color="auto"/>
        <w:bottom w:val="none" w:sz="0" w:space="0" w:color="auto"/>
        <w:right w:val="none" w:sz="0" w:space="0" w:color="auto"/>
      </w:divBdr>
    </w:div>
    <w:div w:id="642389536">
      <w:marLeft w:val="640"/>
      <w:marRight w:val="0"/>
      <w:marTop w:val="0"/>
      <w:marBottom w:val="0"/>
      <w:divBdr>
        <w:top w:val="none" w:sz="0" w:space="0" w:color="auto"/>
        <w:left w:val="none" w:sz="0" w:space="0" w:color="auto"/>
        <w:bottom w:val="none" w:sz="0" w:space="0" w:color="auto"/>
        <w:right w:val="none" w:sz="0" w:space="0" w:color="auto"/>
      </w:divBdr>
    </w:div>
    <w:div w:id="642394808">
      <w:marLeft w:val="640"/>
      <w:marRight w:val="0"/>
      <w:marTop w:val="0"/>
      <w:marBottom w:val="0"/>
      <w:divBdr>
        <w:top w:val="none" w:sz="0" w:space="0" w:color="auto"/>
        <w:left w:val="none" w:sz="0" w:space="0" w:color="auto"/>
        <w:bottom w:val="none" w:sz="0" w:space="0" w:color="auto"/>
        <w:right w:val="none" w:sz="0" w:space="0" w:color="auto"/>
      </w:divBdr>
    </w:div>
    <w:div w:id="642539154">
      <w:marLeft w:val="640"/>
      <w:marRight w:val="0"/>
      <w:marTop w:val="0"/>
      <w:marBottom w:val="0"/>
      <w:divBdr>
        <w:top w:val="none" w:sz="0" w:space="0" w:color="auto"/>
        <w:left w:val="none" w:sz="0" w:space="0" w:color="auto"/>
        <w:bottom w:val="none" w:sz="0" w:space="0" w:color="auto"/>
        <w:right w:val="none" w:sz="0" w:space="0" w:color="auto"/>
      </w:divBdr>
    </w:div>
    <w:div w:id="642539174">
      <w:marLeft w:val="640"/>
      <w:marRight w:val="0"/>
      <w:marTop w:val="0"/>
      <w:marBottom w:val="0"/>
      <w:divBdr>
        <w:top w:val="none" w:sz="0" w:space="0" w:color="auto"/>
        <w:left w:val="none" w:sz="0" w:space="0" w:color="auto"/>
        <w:bottom w:val="none" w:sz="0" w:space="0" w:color="auto"/>
        <w:right w:val="none" w:sz="0" w:space="0" w:color="auto"/>
      </w:divBdr>
    </w:div>
    <w:div w:id="642580734">
      <w:marLeft w:val="640"/>
      <w:marRight w:val="0"/>
      <w:marTop w:val="0"/>
      <w:marBottom w:val="0"/>
      <w:divBdr>
        <w:top w:val="none" w:sz="0" w:space="0" w:color="auto"/>
        <w:left w:val="none" w:sz="0" w:space="0" w:color="auto"/>
        <w:bottom w:val="none" w:sz="0" w:space="0" w:color="auto"/>
        <w:right w:val="none" w:sz="0" w:space="0" w:color="auto"/>
      </w:divBdr>
    </w:div>
    <w:div w:id="642585678">
      <w:marLeft w:val="640"/>
      <w:marRight w:val="0"/>
      <w:marTop w:val="0"/>
      <w:marBottom w:val="0"/>
      <w:divBdr>
        <w:top w:val="none" w:sz="0" w:space="0" w:color="auto"/>
        <w:left w:val="none" w:sz="0" w:space="0" w:color="auto"/>
        <w:bottom w:val="none" w:sz="0" w:space="0" w:color="auto"/>
        <w:right w:val="none" w:sz="0" w:space="0" w:color="auto"/>
      </w:divBdr>
    </w:div>
    <w:div w:id="642735234">
      <w:marLeft w:val="640"/>
      <w:marRight w:val="0"/>
      <w:marTop w:val="0"/>
      <w:marBottom w:val="0"/>
      <w:divBdr>
        <w:top w:val="none" w:sz="0" w:space="0" w:color="auto"/>
        <w:left w:val="none" w:sz="0" w:space="0" w:color="auto"/>
        <w:bottom w:val="none" w:sz="0" w:space="0" w:color="auto"/>
        <w:right w:val="none" w:sz="0" w:space="0" w:color="auto"/>
      </w:divBdr>
    </w:div>
    <w:div w:id="642809593">
      <w:marLeft w:val="640"/>
      <w:marRight w:val="0"/>
      <w:marTop w:val="0"/>
      <w:marBottom w:val="0"/>
      <w:divBdr>
        <w:top w:val="none" w:sz="0" w:space="0" w:color="auto"/>
        <w:left w:val="none" w:sz="0" w:space="0" w:color="auto"/>
        <w:bottom w:val="none" w:sz="0" w:space="0" w:color="auto"/>
        <w:right w:val="none" w:sz="0" w:space="0" w:color="auto"/>
      </w:divBdr>
    </w:div>
    <w:div w:id="643001550">
      <w:marLeft w:val="640"/>
      <w:marRight w:val="0"/>
      <w:marTop w:val="0"/>
      <w:marBottom w:val="0"/>
      <w:divBdr>
        <w:top w:val="none" w:sz="0" w:space="0" w:color="auto"/>
        <w:left w:val="none" w:sz="0" w:space="0" w:color="auto"/>
        <w:bottom w:val="none" w:sz="0" w:space="0" w:color="auto"/>
        <w:right w:val="none" w:sz="0" w:space="0" w:color="auto"/>
      </w:divBdr>
    </w:div>
    <w:div w:id="643123413">
      <w:marLeft w:val="640"/>
      <w:marRight w:val="0"/>
      <w:marTop w:val="0"/>
      <w:marBottom w:val="0"/>
      <w:divBdr>
        <w:top w:val="none" w:sz="0" w:space="0" w:color="auto"/>
        <w:left w:val="none" w:sz="0" w:space="0" w:color="auto"/>
        <w:bottom w:val="none" w:sz="0" w:space="0" w:color="auto"/>
        <w:right w:val="none" w:sz="0" w:space="0" w:color="auto"/>
      </w:divBdr>
    </w:div>
    <w:div w:id="643195361">
      <w:marLeft w:val="640"/>
      <w:marRight w:val="0"/>
      <w:marTop w:val="0"/>
      <w:marBottom w:val="0"/>
      <w:divBdr>
        <w:top w:val="none" w:sz="0" w:space="0" w:color="auto"/>
        <w:left w:val="none" w:sz="0" w:space="0" w:color="auto"/>
        <w:bottom w:val="none" w:sz="0" w:space="0" w:color="auto"/>
        <w:right w:val="none" w:sz="0" w:space="0" w:color="auto"/>
      </w:divBdr>
    </w:div>
    <w:div w:id="643197767">
      <w:marLeft w:val="640"/>
      <w:marRight w:val="0"/>
      <w:marTop w:val="0"/>
      <w:marBottom w:val="0"/>
      <w:divBdr>
        <w:top w:val="none" w:sz="0" w:space="0" w:color="auto"/>
        <w:left w:val="none" w:sz="0" w:space="0" w:color="auto"/>
        <w:bottom w:val="none" w:sz="0" w:space="0" w:color="auto"/>
        <w:right w:val="none" w:sz="0" w:space="0" w:color="auto"/>
      </w:divBdr>
    </w:div>
    <w:div w:id="643199810">
      <w:marLeft w:val="640"/>
      <w:marRight w:val="0"/>
      <w:marTop w:val="0"/>
      <w:marBottom w:val="0"/>
      <w:divBdr>
        <w:top w:val="none" w:sz="0" w:space="0" w:color="auto"/>
        <w:left w:val="none" w:sz="0" w:space="0" w:color="auto"/>
        <w:bottom w:val="none" w:sz="0" w:space="0" w:color="auto"/>
        <w:right w:val="none" w:sz="0" w:space="0" w:color="auto"/>
      </w:divBdr>
    </w:div>
    <w:div w:id="643241905">
      <w:marLeft w:val="640"/>
      <w:marRight w:val="0"/>
      <w:marTop w:val="0"/>
      <w:marBottom w:val="0"/>
      <w:divBdr>
        <w:top w:val="none" w:sz="0" w:space="0" w:color="auto"/>
        <w:left w:val="none" w:sz="0" w:space="0" w:color="auto"/>
        <w:bottom w:val="none" w:sz="0" w:space="0" w:color="auto"/>
        <w:right w:val="none" w:sz="0" w:space="0" w:color="auto"/>
      </w:divBdr>
    </w:div>
    <w:div w:id="643244556">
      <w:marLeft w:val="640"/>
      <w:marRight w:val="0"/>
      <w:marTop w:val="0"/>
      <w:marBottom w:val="0"/>
      <w:divBdr>
        <w:top w:val="none" w:sz="0" w:space="0" w:color="auto"/>
        <w:left w:val="none" w:sz="0" w:space="0" w:color="auto"/>
        <w:bottom w:val="none" w:sz="0" w:space="0" w:color="auto"/>
        <w:right w:val="none" w:sz="0" w:space="0" w:color="auto"/>
      </w:divBdr>
    </w:div>
    <w:div w:id="643313434">
      <w:marLeft w:val="640"/>
      <w:marRight w:val="0"/>
      <w:marTop w:val="0"/>
      <w:marBottom w:val="0"/>
      <w:divBdr>
        <w:top w:val="none" w:sz="0" w:space="0" w:color="auto"/>
        <w:left w:val="none" w:sz="0" w:space="0" w:color="auto"/>
        <w:bottom w:val="none" w:sz="0" w:space="0" w:color="auto"/>
        <w:right w:val="none" w:sz="0" w:space="0" w:color="auto"/>
      </w:divBdr>
    </w:div>
    <w:div w:id="643389974">
      <w:marLeft w:val="640"/>
      <w:marRight w:val="0"/>
      <w:marTop w:val="0"/>
      <w:marBottom w:val="0"/>
      <w:divBdr>
        <w:top w:val="none" w:sz="0" w:space="0" w:color="auto"/>
        <w:left w:val="none" w:sz="0" w:space="0" w:color="auto"/>
        <w:bottom w:val="none" w:sz="0" w:space="0" w:color="auto"/>
        <w:right w:val="none" w:sz="0" w:space="0" w:color="auto"/>
      </w:divBdr>
    </w:div>
    <w:div w:id="643773475">
      <w:marLeft w:val="640"/>
      <w:marRight w:val="0"/>
      <w:marTop w:val="0"/>
      <w:marBottom w:val="0"/>
      <w:divBdr>
        <w:top w:val="none" w:sz="0" w:space="0" w:color="auto"/>
        <w:left w:val="none" w:sz="0" w:space="0" w:color="auto"/>
        <w:bottom w:val="none" w:sz="0" w:space="0" w:color="auto"/>
        <w:right w:val="none" w:sz="0" w:space="0" w:color="auto"/>
      </w:divBdr>
    </w:div>
    <w:div w:id="643777258">
      <w:marLeft w:val="640"/>
      <w:marRight w:val="0"/>
      <w:marTop w:val="0"/>
      <w:marBottom w:val="0"/>
      <w:divBdr>
        <w:top w:val="none" w:sz="0" w:space="0" w:color="auto"/>
        <w:left w:val="none" w:sz="0" w:space="0" w:color="auto"/>
        <w:bottom w:val="none" w:sz="0" w:space="0" w:color="auto"/>
        <w:right w:val="none" w:sz="0" w:space="0" w:color="auto"/>
      </w:divBdr>
    </w:div>
    <w:div w:id="643780300">
      <w:marLeft w:val="640"/>
      <w:marRight w:val="0"/>
      <w:marTop w:val="0"/>
      <w:marBottom w:val="0"/>
      <w:divBdr>
        <w:top w:val="none" w:sz="0" w:space="0" w:color="auto"/>
        <w:left w:val="none" w:sz="0" w:space="0" w:color="auto"/>
        <w:bottom w:val="none" w:sz="0" w:space="0" w:color="auto"/>
        <w:right w:val="none" w:sz="0" w:space="0" w:color="auto"/>
      </w:divBdr>
    </w:div>
    <w:div w:id="643781188">
      <w:marLeft w:val="640"/>
      <w:marRight w:val="0"/>
      <w:marTop w:val="0"/>
      <w:marBottom w:val="0"/>
      <w:divBdr>
        <w:top w:val="none" w:sz="0" w:space="0" w:color="auto"/>
        <w:left w:val="none" w:sz="0" w:space="0" w:color="auto"/>
        <w:bottom w:val="none" w:sz="0" w:space="0" w:color="auto"/>
        <w:right w:val="none" w:sz="0" w:space="0" w:color="auto"/>
      </w:divBdr>
    </w:div>
    <w:div w:id="643855797">
      <w:marLeft w:val="640"/>
      <w:marRight w:val="0"/>
      <w:marTop w:val="0"/>
      <w:marBottom w:val="0"/>
      <w:divBdr>
        <w:top w:val="none" w:sz="0" w:space="0" w:color="auto"/>
        <w:left w:val="none" w:sz="0" w:space="0" w:color="auto"/>
        <w:bottom w:val="none" w:sz="0" w:space="0" w:color="auto"/>
        <w:right w:val="none" w:sz="0" w:space="0" w:color="auto"/>
      </w:divBdr>
    </w:div>
    <w:div w:id="643898834">
      <w:marLeft w:val="640"/>
      <w:marRight w:val="0"/>
      <w:marTop w:val="0"/>
      <w:marBottom w:val="0"/>
      <w:divBdr>
        <w:top w:val="none" w:sz="0" w:space="0" w:color="auto"/>
        <w:left w:val="none" w:sz="0" w:space="0" w:color="auto"/>
        <w:bottom w:val="none" w:sz="0" w:space="0" w:color="auto"/>
        <w:right w:val="none" w:sz="0" w:space="0" w:color="auto"/>
      </w:divBdr>
    </w:div>
    <w:div w:id="644044234">
      <w:marLeft w:val="640"/>
      <w:marRight w:val="0"/>
      <w:marTop w:val="0"/>
      <w:marBottom w:val="0"/>
      <w:divBdr>
        <w:top w:val="none" w:sz="0" w:space="0" w:color="auto"/>
        <w:left w:val="none" w:sz="0" w:space="0" w:color="auto"/>
        <w:bottom w:val="none" w:sz="0" w:space="0" w:color="auto"/>
        <w:right w:val="none" w:sz="0" w:space="0" w:color="auto"/>
      </w:divBdr>
    </w:div>
    <w:div w:id="644048751">
      <w:marLeft w:val="640"/>
      <w:marRight w:val="0"/>
      <w:marTop w:val="0"/>
      <w:marBottom w:val="0"/>
      <w:divBdr>
        <w:top w:val="none" w:sz="0" w:space="0" w:color="auto"/>
        <w:left w:val="none" w:sz="0" w:space="0" w:color="auto"/>
        <w:bottom w:val="none" w:sz="0" w:space="0" w:color="auto"/>
        <w:right w:val="none" w:sz="0" w:space="0" w:color="auto"/>
      </w:divBdr>
    </w:div>
    <w:div w:id="644088438">
      <w:marLeft w:val="640"/>
      <w:marRight w:val="0"/>
      <w:marTop w:val="0"/>
      <w:marBottom w:val="0"/>
      <w:divBdr>
        <w:top w:val="none" w:sz="0" w:space="0" w:color="auto"/>
        <w:left w:val="none" w:sz="0" w:space="0" w:color="auto"/>
        <w:bottom w:val="none" w:sz="0" w:space="0" w:color="auto"/>
        <w:right w:val="none" w:sz="0" w:space="0" w:color="auto"/>
      </w:divBdr>
    </w:div>
    <w:div w:id="644117509">
      <w:marLeft w:val="640"/>
      <w:marRight w:val="0"/>
      <w:marTop w:val="0"/>
      <w:marBottom w:val="0"/>
      <w:divBdr>
        <w:top w:val="none" w:sz="0" w:space="0" w:color="auto"/>
        <w:left w:val="none" w:sz="0" w:space="0" w:color="auto"/>
        <w:bottom w:val="none" w:sz="0" w:space="0" w:color="auto"/>
        <w:right w:val="none" w:sz="0" w:space="0" w:color="auto"/>
      </w:divBdr>
    </w:div>
    <w:div w:id="644160318">
      <w:marLeft w:val="640"/>
      <w:marRight w:val="0"/>
      <w:marTop w:val="0"/>
      <w:marBottom w:val="0"/>
      <w:divBdr>
        <w:top w:val="none" w:sz="0" w:space="0" w:color="auto"/>
        <w:left w:val="none" w:sz="0" w:space="0" w:color="auto"/>
        <w:bottom w:val="none" w:sz="0" w:space="0" w:color="auto"/>
        <w:right w:val="none" w:sz="0" w:space="0" w:color="auto"/>
      </w:divBdr>
    </w:div>
    <w:div w:id="644166908">
      <w:marLeft w:val="640"/>
      <w:marRight w:val="0"/>
      <w:marTop w:val="0"/>
      <w:marBottom w:val="0"/>
      <w:divBdr>
        <w:top w:val="none" w:sz="0" w:space="0" w:color="auto"/>
        <w:left w:val="none" w:sz="0" w:space="0" w:color="auto"/>
        <w:bottom w:val="none" w:sz="0" w:space="0" w:color="auto"/>
        <w:right w:val="none" w:sz="0" w:space="0" w:color="auto"/>
      </w:divBdr>
    </w:div>
    <w:div w:id="644236974">
      <w:marLeft w:val="640"/>
      <w:marRight w:val="0"/>
      <w:marTop w:val="0"/>
      <w:marBottom w:val="0"/>
      <w:divBdr>
        <w:top w:val="none" w:sz="0" w:space="0" w:color="auto"/>
        <w:left w:val="none" w:sz="0" w:space="0" w:color="auto"/>
        <w:bottom w:val="none" w:sz="0" w:space="0" w:color="auto"/>
        <w:right w:val="none" w:sz="0" w:space="0" w:color="auto"/>
      </w:divBdr>
    </w:div>
    <w:div w:id="644237900">
      <w:marLeft w:val="640"/>
      <w:marRight w:val="0"/>
      <w:marTop w:val="0"/>
      <w:marBottom w:val="0"/>
      <w:divBdr>
        <w:top w:val="none" w:sz="0" w:space="0" w:color="auto"/>
        <w:left w:val="none" w:sz="0" w:space="0" w:color="auto"/>
        <w:bottom w:val="none" w:sz="0" w:space="0" w:color="auto"/>
        <w:right w:val="none" w:sz="0" w:space="0" w:color="auto"/>
      </w:divBdr>
    </w:div>
    <w:div w:id="644552037">
      <w:marLeft w:val="640"/>
      <w:marRight w:val="0"/>
      <w:marTop w:val="0"/>
      <w:marBottom w:val="0"/>
      <w:divBdr>
        <w:top w:val="none" w:sz="0" w:space="0" w:color="auto"/>
        <w:left w:val="none" w:sz="0" w:space="0" w:color="auto"/>
        <w:bottom w:val="none" w:sz="0" w:space="0" w:color="auto"/>
        <w:right w:val="none" w:sz="0" w:space="0" w:color="auto"/>
      </w:divBdr>
    </w:div>
    <w:div w:id="644622988">
      <w:marLeft w:val="640"/>
      <w:marRight w:val="0"/>
      <w:marTop w:val="0"/>
      <w:marBottom w:val="0"/>
      <w:divBdr>
        <w:top w:val="none" w:sz="0" w:space="0" w:color="auto"/>
        <w:left w:val="none" w:sz="0" w:space="0" w:color="auto"/>
        <w:bottom w:val="none" w:sz="0" w:space="0" w:color="auto"/>
        <w:right w:val="none" w:sz="0" w:space="0" w:color="auto"/>
      </w:divBdr>
    </w:div>
    <w:div w:id="644623005">
      <w:marLeft w:val="640"/>
      <w:marRight w:val="0"/>
      <w:marTop w:val="0"/>
      <w:marBottom w:val="0"/>
      <w:divBdr>
        <w:top w:val="none" w:sz="0" w:space="0" w:color="auto"/>
        <w:left w:val="none" w:sz="0" w:space="0" w:color="auto"/>
        <w:bottom w:val="none" w:sz="0" w:space="0" w:color="auto"/>
        <w:right w:val="none" w:sz="0" w:space="0" w:color="auto"/>
      </w:divBdr>
    </w:div>
    <w:div w:id="644630313">
      <w:marLeft w:val="640"/>
      <w:marRight w:val="0"/>
      <w:marTop w:val="0"/>
      <w:marBottom w:val="0"/>
      <w:divBdr>
        <w:top w:val="none" w:sz="0" w:space="0" w:color="auto"/>
        <w:left w:val="none" w:sz="0" w:space="0" w:color="auto"/>
        <w:bottom w:val="none" w:sz="0" w:space="0" w:color="auto"/>
        <w:right w:val="none" w:sz="0" w:space="0" w:color="auto"/>
      </w:divBdr>
    </w:div>
    <w:div w:id="644630383">
      <w:marLeft w:val="640"/>
      <w:marRight w:val="0"/>
      <w:marTop w:val="0"/>
      <w:marBottom w:val="0"/>
      <w:divBdr>
        <w:top w:val="none" w:sz="0" w:space="0" w:color="auto"/>
        <w:left w:val="none" w:sz="0" w:space="0" w:color="auto"/>
        <w:bottom w:val="none" w:sz="0" w:space="0" w:color="auto"/>
        <w:right w:val="none" w:sz="0" w:space="0" w:color="auto"/>
      </w:divBdr>
    </w:div>
    <w:div w:id="644773912">
      <w:marLeft w:val="640"/>
      <w:marRight w:val="0"/>
      <w:marTop w:val="0"/>
      <w:marBottom w:val="0"/>
      <w:divBdr>
        <w:top w:val="none" w:sz="0" w:space="0" w:color="auto"/>
        <w:left w:val="none" w:sz="0" w:space="0" w:color="auto"/>
        <w:bottom w:val="none" w:sz="0" w:space="0" w:color="auto"/>
        <w:right w:val="none" w:sz="0" w:space="0" w:color="auto"/>
      </w:divBdr>
    </w:div>
    <w:div w:id="644817836">
      <w:marLeft w:val="640"/>
      <w:marRight w:val="0"/>
      <w:marTop w:val="0"/>
      <w:marBottom w:val="0"/>
      <w:divBdr>
        <w:top w:val="none" w:sz="0" w:space="0" w:color="auto"/>
        <w:left w:val="none" w:sz="0" w:space="0" w:color="auto"/>
        <w:bottom w:val="none" w:sz="0" w:space="0" w:color="auto"/>
        <w:right w:val="none" w:sz="0" w:space="0" w:color="auto"/>
      </w:divBdr>
    </w:div>
    <w:div w:id="644819086">
      <w:marLeft w:val="640"/>
      <w:marRight w:val="0"/>
      <w:marTop w:val="0"/>
      <w:marBottom w:val="0"/>
      <w:divBdr>
        <w:top w:val="none" w:sz="0" w:space="0" w:color="auto"/>
        <w:left w:val="none" w:sz="0" w:space="0" w:color="auto"/>
        <w:bottom w:val="none" w:sz="0" w:space="0" w:color="auto"/>
        <w:right w:val="none" w:sz="0" w:space="0" w:color="auto"/>
      </w:divBdr>
    </w:div>
    <w:div w:id="644892850">
      <w:marLeft w:val="640"/>
      <w:marRight w:val="0"/>
      <w:marTop w:val="0"/>
      <w:marBottom w:val="0"/>
      <w:divBdr>
        <w:top w:val="none" w:sz="0" w:space="0" w:color="auto"/>
        <w:left w:val="none" w:sz="0" w:space="0" w:color="auto"/>
        <w:bottom w:val="none" w:sz="0" w:space="0" w:color="auto"/>
        <w:right w:val="none" w:sz="0" w:space="0" w:color="auto"/>
      </w:divBdr>
    </w:div>
    <w:div w:id="644895108">
      <w:marLeft w:val="640"/>
      <w:marRight w:val="0"/>
      <w:marTop w:val="0"/>
      <w:marBottom w:val="0"/>
      <w:divBdr>
        <w:top w:val="none" w:sz="0" w:space="0" w:color="auto"/>
        <w:left w:val="none" w:sz="0" w:space="0" w:color="auto"/>
        <w:bottom w:val="none" w:sz="0" w:space="0" w:color="auto"/>
        <w:right w:val="none" w:sz="0" w:space="0" w:color="auto"/>
      </w:divBdr>
    </w:div>
    <w:div w:id="645086462">
      <w:marLeft w:val="640"/>
      <w:marRight w:val="0"/>
      <w:marTop w:val="0"/>
      <w:marBottom w:val="0"/>
      <w:divBdr>
        <w:top w:val="none" w:sz="0" w:space="0" w:color="auto"/>
        <w:left w:val="none" w:sz="0" w:space="0" w:color="auto"/>
        <w:bottom w:val="none" w:sz="0" w:space="0" w:color="auto"/>
        <w:right w:val="none" w:sz="0" w:space="0" w:color="auto"/>
      </w:divBdr>
    </w:div>
    <w:div w:id="645087428">
      <w:marLeft w:val="640"/>
      <w:marRight w:val="0"/>
      <w:marTop w:val="0"/>
      <w:marBottom w:val="0"/>
      <w:divBdr>
        <w:top w:val="none" w:sz="0" w:space="0" w:color="auto"/>
        <w:left w:val="none" w:sz="0" w:space="0" w:color="auto"/>
        <w:bottom w:val="none" w:sz="0" w:space="0" w:color="auto"/>
        <w:right w:val="none" w:sz="0" w:space="0" w:color="auto"/>
      </w:divBdr>
    </w:div>
    <w:div w:id="645088371">
      <w:marLeft w:val="640"/>
      <w:marRight w:val="0"/>
      <w:marTop w:val="0"/>
      <w:marBottom w:val="0"/>
      <w:divBdr>
        <w:top w:val="none" w:sz="0" w:space="0" w:color="auto"/>
        <w:left w:val="none" w:sz="0" w:space="0" w:color="auto"/>
        <w:bottom w:val="none" w:sz="0" w:space="0" w:color="auto"/>
        <w:right w:val="none" w:sz="0" w:space="0" w:color="auto"/>
      </w:divBdr>
    </w:div>
    <w:div w:id="645092716">
      <w:marLeft w:val="640"/>
      <w:marRight w:val="0"/>
      <w:marTop w:val="0"/>
      <w:marBottom w:val="0"/>
      <w:divBdr>
        <w:top w:val="none" w:sz="0" w:space="0" w:color="auto"/>
        <w:left w:val="none" w:sz="0" w:space="0" w:color="auto"/>
        <w:bottom w:val="none" w:sz="0" w:space="0" w:color="auto"/>
        <w:right w:val="none" w:sz="0" w:space="0" w:color="auto"/>
      </w:divBdr>
    </w:div>
    <w:div w:id="645164353">
      <w:marLeft w:val="640"/>
      <w:marRight w:val="0"/>
      <w:marTop w:val="0"/>
      <w:marBottom w:val="0"/>
      <w:divBdr>
        <w:top w:val="none" w:sz="0" w:space="0" w:color="auto"/>
        <w:left w:val="none" w:sz="0" w:space="0" w:color="auto"/>
        <w:bottom w:val="none" w:sz="0" w:space="0" w:color="auto"/>
        <w:right w:val="none" w:sz="0" w:space="0" w:color="auto"/>
      </w:divBdr>
    </w:div>
    <w:div w:id="645202455">
      <w:marLeft w:val="640"/>
      <w:marRight w:val="0"/>
      <w:marTop w:val="0"/>
      <w:marBottom w:val="0"/>
      <w:divBdr>
        <w:top w:val="none" w:sz="0" w:space="0" w:color="auto"/>
        <w:left w:val="none" w:sz="0" w:space="0" w:color="auto"/>
        <w:bottom w:val="none" w:sz="0" w:space="0" w:color="auto"/>
        <w:right w:val="none" w:sz="0" w:space="0" w:color="auto"/>
      </w:divBdr>
    </w:div>
    <w:div w:id="645205051">
      <w:marLeft w:val="640"/>
      <w:marRight w:val="0"/>
      <w:marTop w:val="0"/>
      <w:marBottom w:val="0"/>
      <w:divBdr>
        <w:top w:val="none" w:sz="0" w:space="0" w:color="auto"/>
        <w:left w:val="none" w:sz="0" w:space="0" w:color="auto"/>
        <w:bottom w:val="none" w:sz="0" w:space="0" w:color="auto"/>
        <w:right w:val="none" w:sz="0" w:space="0" w:color="auto"/>
      </w:divBdr>
    </w:div>
    <w:div w:id="645547879">
      <w:marLeft w:val="640"/>
      <w:marRight w:val="0"/>
      <w:marTop w:val="0"/>
      <w:marBottom w:val="0"/>
      <w:divBdr>
        <w:top w:val="none" w:sz="0" w:space="0" w:color="auto"/>
        <w:left w:val="none" w:sz="0" w:space="0" w:color="auto"/>
        <w:bottom w:val="none" w:sz="0" w:space="0" w:color="auto"/>
        <w:right w:val="none" w:sz="0" w:space="0" w:color="auto"/>
      </w:divBdr>
    </w:div>
    <w:div w:id="645627856">
      <w:marLeft w:val="640"/>
      <w:marRight w:val="0"/>
      <w:marTop w:val="0"/>
      <w:marBottom w:val="0"/>
      <w:divBdr>
        <w:top w:val="none" w:sz="0" w:space="0" w:color="auto"/>
        <w:left w:val="none" w:sz="0" w:space="0" w:color="auto"/>
        <w:bottom w:val="none" w:sz="0" w:space="0" w:color="auto"/>
        <w:right w:val="none" w:sz="0" w:space="0" w:color="auto"/>
      </w:divBdr>
    </w:div>
    <w:div w:id="645672935">
      <w:marLeft w:val="640"/>
      <w:marRight w:val="0"/>
      <w:marTop w:val="0"/>
      <w:marBottom w:val="0"/>
      <w:divBdr>
        <w:top w:val="none" w:sz="0" w:space="0" w:color="auto"/>
        <w:left w:val="none" w:sz="0" w:space="0" w:color="auto"/>
        <w:bottom w:val="none" w:sz="0" w:space="0" w:color="auto"/>
        <w:right w:val="none" w:sz="0" w:space="0" w:color="auto"/>
      </w:divBdr>
    </w:div>
    <w:div w:id="645813992">
      <w:marLeft w:val="640"/>
      <w:marRight w:val="0"/>
      <w:marTop w:val="0"/>
      <w:marBottom w:val="0"/>
      <w:divBdr>
        <w:top w:val="none" w:sz="0" w:space="0" w:color="auto"/>
        <w:left w:val="none" w:sz="0" w:space="0" w:color="auto"/>
        <w:bottom w:val="none" w:sz="0" w:space="0" w:color="auto"/>
        <w:right w:val="none" w:sz="0" w:space="0" w:color="auto"/>
      </w:divBdr>
    </w:div>
    <w:div w:id="645858525">
      <w:marLeft w:val="640"/>
      <w:marRight w:val="0"/>
      <w:marTop w:val="0"/>
      <w:marBottom w:val="0"/>
      <w:divBdr>
        <w:top w:val="none" w:sz="0" w:space="0" w:color="auto"/>
        <w:left w:val="none" w:sz="0" w:space="0" w:color="auto"/>
        <w:bottom w:val="none" w:sz="0" w:space="0" w:color="auto"/>
        <w:right w:val="none" w:sz="0" w:space="0" w:color="auto"/>
      </w:divBdr>
    </w:div>
    <w:div w:id="645862399">
      <w:marLeft w:val="640"/>
      <w:marRight w:val="0"/>
      <w:marTop w:val="0"/>
      <w:marBottom w:val="0"/>
      <w:divBdr>
        <w:top w:val="none" w:sz="0" w:space="0" w:color="auto"/>
        <w:left w:val="none" w:sz="0" w:space="0" w:color="auto"/>
        <w:bottom w:val="none" w:sz="0" w:space="0" w:color="auto"/>
        <w:right w:val="none" w:sz="0" w:space="0" w:color="auto"/>
      </w:divBdr>
    </w:div>
    <w:div w:id="645863641">
      <w:marLeft w:val="640"/>
      <w:marRight w:val="0"/>
      <w:marTop w:val="0"/>
      <w:marBottom w:val="0"/>
      <w:divBdr>
        <w:top w:val="none" w:sz="0" w:space="0" w:color="auto"/>
        <w:left w:val="none" w:sz="0" w:space="0" w:color="auto"/>
        <w:bottom w:val="none" w:sz="0" w:space="0" w:color="auto"/>
        <w:right w:val="none" w:sz="0" w:space="0" w:color="auto"/>
      </w:divBdr>
    </w:div>
    <w:div w:id="645932637">
      <w:marLeft w:val="640"/>
      <w:marRight w:val="0"/>
      <w:marTop w:val="0"/>
      <w:marBottom w:val="0"/>
      <w:divBdr>
        <w:top w:val="none" w:sz="0" w:space="0" w:color="auto"/>
        <w:left w:val="none" w:sz="0" w:space="0" w:color="auto"/>
        <w:bottom w:val="none" w:sz="0" w:space="0" w:color="auto"/>
        <w:right w:val="none" w:sz="0" w:space="0" w:color="auto"/>
      </w:divBdr>
    </w:div>
    <w:div w:id="646010731">
      <w:marLeft w:val="640"/>
      <w:marRight w:val="0"/>
      <w:marTop w:val="0"/>
      <w:marBottom w:val="0"/>
      <w:divBdr>
        <w:top w:val="none" w:sz="0" w:space="0" w:color="auto"/>
        <w:left w:val="none" w:sz="0" w:space="0" w:color="auto"/>
        <w:bottom w:val="none" w:sz="0" w:space="0" w:color="auto"/>
        <w:right w:val="none" w:sz="0" w:space="0" w:color="auto"/>
      </w:divBdr>
    </w:div>
    <w:div w:id="646013954">
      <w:marLeft w:val="640"/>
      <w:marRight w:val="0"/>
      <w:marTop w:val="0"/>
      <w:marBottom w:val="0"/>
      <w:divBdr>
        <w:top w:val="none" w:sz="0" w:space="0" w:color="auto"/>
        <w:left w:val="none" w:sz="0" w:space="0" w:color="auto"/>
        <w:bottom w:val="none" w:sz="0" w:space="0" w:color="auto"/>
        <w:right w:val="none" w:sz="0" w:space="0" w:color="auto"/>
      </w:divBdr>
    </w:div>
    <w:div w:id="646129441">
      <w:marLeft w:val="640"/>
      <w:marRight w:val="0"/>
      <w:marTop w:val="0"/>
      <w:marBottom w:val="0"/>
      <w:divBdr>
        <w:top w:val="none" w:sz="0" w:space="0" w:color="auto"/>
        <w:left w:val="none" w:sz="0" w:space="0" w:color="auto"/>
        <w:bottom w:val="none" w:sz="0" w:space="0" w:color="auto"/>
        <w:right w:val="none" w:sz="0" w:space="0" w:color="auto"/>
      </w:divBdr>
    </w:div>
    <w:div w:id="646204316">
      <w:marLeft w:val="640"/>
      <w:marRight w:val="0"/>
      <w:marTop w:val="0"/>
      <w:marBottom w:val="0"/>
      <w:divBdr>
        <w:top w:val="none" w:sz="0" w:space="0" w:color="auto"/>
        <w:left w:val="none" w:sz="0" w:space="0" w:color="auto"/>
        <w:bottom w:val="none" w:sz="0" w:space="0" w:color="auto"/>
        <w:right w:val="none" w:sz="0" w:space="0" w:color="auto"/>
      </w:divBdr>
    </w:div>
    <w:div w:id="646323756">
      <w:marLeft w:val="640"/>
      <w:marRight w:val="0"/>
      <w:marTop w:val="0"/>
      <w:marBottom w:val="0"/>
      <w:divBdr>
        <w:top w:val="none" w:sz="0" w:space="0" w:color="auto"/>
        <w:left w:val="none" w:sz="0" w:space="0" w:color="auto"/>
        <w:bottom w:val="none" w:sz="0" w:space="0" w:color="auto"/>
        <w:right w:val="none" w:sz="0" w:space="0" w:color="auto"/>
      </w:divBdr>
    </w:div>
    <w:div w:id="646398945">
      <w:marLeft w:val="640"/>
      <w:marRight w:val="0"/>
      <w:marTop w:val="0"/>
      <w:marBottom w:val="0"/>
      <w:divBdr>
        <w:top w:val="none" w:sz="0" w:space="0" w:color="auto"/>
        <w:left w:val="none" w:sz="0" w:space="0" w:color="auto"/>
        <w:bottom w:val="none" w:sz="0" w:space="0" w:color="auto"/>
        <w:right w:val="none" w:sz="0" w:space="0" w:color="auto"/>
      </w:divBdr>
    </w:div>
    <w:div w:id="646471921">
      <w:marLeft w:val="640"/>
      <w:marRight w:val="0"/>
      <w:marTop w:val="0"/>
      <w:marBottom w:val="0"/>
      <w:divBdr>
        <w:top w:val="none" w:sz="0" w:space="0" w:color="auto"/>
        <w:left w:val="none" w:sz="0" w:space="0" w:color="auto"/>
        <w:bottom w:val="none" w:sz="0" w:space="0" w:color="auto"/>
        <w:right w:val="none" w:sz="0" w:space="0" w:color="auto"/>
      </w:divBdr>
    </w:div>
    <w:div w:id="646514133">
      <w:marLeft w:val="640"/>
      <w:marRight w:val="0"/>
      <w:marTop w:val="0"/>
      <w:marBottom w:val="0"/>
      <w:divBdr>
        <w:top w:val="none" w:sz="0" w:space="0" w:color="auto"/>
        <w:left w:val="none" w:sz="0" w:space="0" w:color="auto"/>
        <w:bottom w:val="none" w:sz="0" w:space="0" w:color="auto"/>
        <w:right w:val="none" w:sz="0" w:space="0" w:color="auto"/>
      </w:divBdr>
    </w:div>
    <w:div w:id="646588180">
      <w:marLeft w:val="640"/>
      <w:marRight w:val="0"/>
      <w:marTop w:val="0"/>
      <w:marBottom w:val="0"/>
      <w:divBdr>
        <w:top w:val="none" w:sz="0" w:space="0" w:color="auto"/>
        <w:left w:val="none" w:sz="0" w:space="0" w:color="auto"/>
        <w:bottom w:val="none" w:sz="0" w:space="0" w:color="auto"/>
        <w:right w:val="none" w:sz="0" w:space="0" w:color="auto"/>
      </w:divBdr>
    </w:div>
    <w:div w:id="646668934">
      <w:marLeft w:val="640"/>
      <w:marRight w:val="0"/>
      <w:marTop w:val="0"/>
      <w:marBottom w:val="0"/>
      <w:divBdr>
        <w:top w:val="none" w:sz="0" w:space="0" w:color="auto"/>
        <w:left w:val="none" w:sz="0" w:space="0" w:color="auto"/>
        <w:bottom w:val="none" w:sz="0" w:space="0" w:color="auto"/>
        <w:right w:val="none" w:sz="0" w:space="0" w:color="auto"/>
      </w:divBdr>
    </w:div>
    <w:div w:id="646670671">
      <w:marLeft w:val="640"/>
      <w:marRight w:val="0"/>
      <w:marTop w:val="0"/>
      <w:marBottom w:val="0"/>
      <w:divBdr>
        <w:top w:val="none" w:sz="0" w:space="0" w:color="auto"/>
        <w:left w:val="none" w:sz="0" w:space="0" w:color="auto"/>
        <w:bottom w:val="none" w:sz="0" w:space="0" w:color="auto"/>
        <w:right w:val="none" w:sz="0" w:space="0" w:color="auto"/>
      </w:divBdr>
    </w:div>
    <w:div w:id="646714114">
      <w:marLeft w:val="640"/>
      <w:marRight w:val="0"/>
      <w:marTop w:val="0"/>
      <w:marBottom w:val="0"/>
      <w:divBdr>
        <w:top w:val="none" w:sz="0" w:space="0" w:color="auto"/>
        <w:left w:val="none" w:sz="0" w:space="0" w:color="auto"/>
        <w:bottom w:val="none" w:sz="0" w:space="0" w:color="auto"/>
        <w:right w:val="none" w:sz="0" w:space="0" w:color="auto"/>
      </w:divBdr>
    </w:div>
    <w:div w:id="646789193">
      <w:marLeft w:val="640"/>
      <w:marRight w:val="0"/>
      <w:marTop w:val="0"/>
      <w:marBottom w:val="0"/>
      <w:divBdr>
        <w:top w:val="none" w:sz="0" w:space="0" w:color="auto"/>
        <w:left w:val="none" w:sz="0" w:space="0" w:color="auto"/>
        <w:bottom w:val="none" w:sz="0" w:space="0" w:color="auto"/>
        <w:right w:val="none" w:sz="0" w:space="0" w:color="auto"/>
      </w:divBdr>
    </w:div>
    <w:div w:id="646789425">
      <w:marLeft w:val="640"/>
      <w:marRight w:val="0"/>
      <w:marTop w:val="0"/>
      <w:marBottom w:val="0"/>
      <w:divBdr>
        <w:top w:val="none" w:sz="0" w:space="0" w:color="auto"/>
        <w:left w:val="none" w:sz="0" w:space="0" w:color="auto"/>
        <w:bottom w:val="none" w:sz="0" w:space="0" w:color="auto"/>
        <w:right w:val="none" w:sz="0" w:space="0" w:color="auto"/>
      </w:divBdr>
    </w:div>
    <w:div w:id="646859911">
      <w:marLeft w:val="640"/>
      <w:marRight w:val="0"/>
      <w:marTop w:val="0"/>
      <w:marBottom w:val="0"/>
      <w:divBdr>
        <w:top w:val="none" w:sz="0" w:space="0" w:color="auto"/>
        <w:left w:val="none" w:sz="0" w:space="0" w:color="auto"/>
        <w:bottom w:val="none" w:sz="0" w:space="0" w:color="auto"/>
        <w:right w:val="none" w:sz="0" w:space="0" w:color="auto"/>
      </w:divBdr>
    </w:div>
    <w:div w:id="646862188">
      <w:marLeft w:val="640"/>
      <w:marRight w:val="0"/>
      <w:marTop w:val="0"/>
      <w:marBottom w:val="0"/>
      <w:divBdr>
        <w:top w:val="none" w:sz="0" w:space="0" w:color="auto"/>
        <w:left w:val="none" w:sz="0" w:space="0" w:color="auto"/>
        <w:bottom w:val="none" w:sz="0" w:space="0" w:color="auto"/>
        <w:right w:val="none" w:sz="0" w:space="0" w:color="auto"/>
      </w:divBdr>
    </w:div>
    <w:div w:id="646933557">
      <w:marLeft w:val="640"/>
      <w:marRight w:val="0"/>
      <w:marTop w:val="0"/>
      <w:marBottom w:val="0"/>
      <w:divBdr>
        <w:top w:val="none" w:sz="0" w:space="0" w:color="auto"/>
        <w:left w:val="none" w:sz="0" w:space="0" w:color="auto"/>
        <w:bottom w:val="none" w:sz="0" w:space="0" w:color="auto"/>
        <w:right w:val="none" w:sz="0" w:space="0" w:color="auto"/>
      </w:divBdr>
    </w:div>
    <w:div w:id="646978768">
      <w:marLeft w:val="640"/>
      <w:marRight w:val="0"/>
      <w:marTop w:val="0"/>
      <w:marBottom w:val="0"/>
      <w:divBdr>
        <w:top w:val="none" w:sz="0" w:space="0" w:color="auto"/>
        <w:left w:val="none" w:sz="0" w:space="0" w:color="auto"/>
        <w:bottom w:val="none" w:sz="0" w:space="0" w:color="auto"/>
        <w:right w:val="none" w:sz="0" w:space="0" w:color="auto"/>
      </w:divBdr>
    </w:div>
    <w:div w:id="647171398">
      <w:marLeft w:val="640"/>
      <w:marRight w:val="0"/>
      <w:marTop w:val="0"/>
      <w:marBottom w:val="0"/>
      <w:divBdr>
        <w:top w:val="none" w:sz="0" w:space="0" w:color="auto"/>
        <w:left w:val="none" w:sz="0" w:space="0" w:color="auto"/>
        <w:bottom w:val="none" w:sz="0" w:space="0" w:color="auto"/>
        <w:right w:val="none" w:sz="0" w:space="0" w:color="auto"/>
      </w:divBdr>
    </w:div>
    <w:div w:id="647244308">
      <w:marLeft w:val="640"/>
      <w:marRight w:val="0"/>
      <w:marTop w:val="0"/>
      <w:marBottom w:val="0"/>
      <w:divBdr>
        <w:top w:val="none" w:sz="0" w:space="0" w:color="auto"/>
        <w:left w:val="none" w:sz="0" w:space="0" w:color="auto"/>
        <w:bottom w:val="none" w:sz="0" w:space="0" w:color="auto"/>
        <w:right w:val="none" w:sz="0" w:space="0" w:color="auto"/>
      </w:divBdr>
    </w:div>
    <w:div w:id="647245918">
      <w:marLeft w:val="640"/>
      <w:marRight w:val="0"/>
      <w:marTop w:val="0"/>
      <w:marBottom w:val="0"/>
      <w:divBdr>
        <w:top w:val="none" w:sz="0" w:space="0" w:color="auto"/>
        <w:left w:val="none" w:sz="0" w:space="0" w:color="auto"/>
        <w:bottom w:val="none" w:sz="0" w:space="0" w:color="auto"/>
        <w:right w:val="none" w:sz="0" w:space="0" w:color="auto"/>
      </w:divBdr>
    </w:div>
    <w:div w:id="647248098">
      <w:marLeft w:val="640"/>
      <w:marRight w:val="0"/>
      <w:marTop w:val="0"/>
      <w:marBottom w:val="0"/>
      <w:divBdr>
        <w:top w:val="none" w:sz="0" w:space="0" w:color="auto"/>
        <w:left w:val="none" w:sz="0" w:space="0" w:color="auto"/>
        <w:bottom w:val="none" w:sz="0" w:space="0" w:color="auto"/>
        <w:right w:val="none" w:sz="0" w:space="0" w:color="auto"/>
      </w:divBdr>
    </w:div>
    <w:div w:id="647440660">
      <w:marLeft w:val="640"/>
      <w:marRight w:val="0"/>
      <w:marTop w:val="0"/>
      <w:marBottom w:val="0"/>
      <w:divBdr>
        <w:top w:val="none" w:sz="0" w:space="0" w:color="auto"/>
        <w:left w:val="none" w:sz="0" w:space="0" w:color="auto"/>
        <w:bottom w:val="none" w:sz="0" w:space="0" w:color="auto"/>
        <w:right w:val="none" w:sz="0" w:space="0" w:color="auto"/>
      </w:divBdr>
    </w:div>
    <w:div w:id="647444033">
      <w:marLeft w:val="640"/>
      <w:marRight w:val="0"/>
      <w:marTop w:val="0"/>
      <w:marBottom w:val="0"/>
      <w:divBdr>
        <w:top w:val="none" w:sz="0" w:space="0" w:color="auto"/>
        <w:left w:val="none" w:sz="0" w:space="0" w:color="auto"/>
        <w:bottom w:val="none" w:sz="0" w:space="0" w:color="auto"/>
        <w:right w:val="none" w:sz="0" w:space="0" w:color="auto"/>
      </w:divBdr>
    </w:div>
    <w:div w:id="647511954">
      <w:marLeft w:val="640"/>
      <w:marRight w:val="0"/>
      <w:marTop w:val="0"/>
      <w:marBottom w:val="0"/>
      <w:divBdr>
        <w:top w:val="none" w:sz="0" w:space="0" w:color="auto"/>
        <w:left w:val="none" w:sz="0" w:space="0" w:color="auto"/>
        <w:bottom w:val="none" w:sz="0" w:space="0" w:color="auto"/>
        <w:right w:val="none" w:sz="0" w:space="0" w:color="auto"/>
      </w:divBdr>
    </w:div>
    <w:div w:id="647590249">
      <w:marLeft w:val="640"/>
      <w:marRight w:val="0"/>
      <w:marTop w:val="0"/>
      <w:marBottom w:val="0"/>
      <w:divBdr>
        <w:top w:val="none" w:sz="0" w:space="0" w:color="auto"/>
        <w:left w:val="none" w:sz="0" w:space="0" w:color="auto"/>
        <w:bottom w:val="none" w:sz="0" w:space="0" w:color="auto"/>
        <w:right w:val="none" w:sz="0" w:space="0" w:color="auto"/>
      </w:divBdr>
    </w:div>
    <w:div w:id="647638159">
      <w:marLeft w:val="640"/>
      <w:marRight w:val="0"/>
      <w:marTop w:val="0"/>
      <w:marBottom w:val="0"/>
      <w:divBdr>
        <w:top w:val="none" w:sz="0" w:space="0" w:color="auto"/>
        <w:left w:val="none" w:sz="0" w:space="0" w:color="auto"/>
        <w:bottom w:val="none" w:sz="0" w:space="0" w:color="auto"/>
        <w:right w:val="none" w:sz="0" w:space="0" w:color="auto"/>
      </w:divBdr>
    </w:div>
    <w:div w:id="647709037">
      <w:marLeft w:val="640"/>
      <w:marRight w:val="0"/>
      <w:marTop w:val="0"/>
      <w:marBottom w:val="0"/>
      <w:divBdr>
        <w:top w:val="none" w:sz="0" w:space="0" w:color="auto"/>
        <w:left w:val="none" w:sz="0" w:space="0" w:color="auto"/>
        <w:bottom w:val="none" w:sz="0" w:space="0" w:color="auto"/>
        <w:right w:val="none" w:sz="0" w:space="0" w:color="auto"/>
      </w:divBdr>
    </w:div>
    <w:div w:id="647785958">
      <w:marLeft w:val="640"/>
      <w:marRight w:val="0"/>
      <w:marTop w:val="0"/>
      <w:marBottom w:val="0"/>
      <w:divBdr>
        <w:top w:val="none" w:sz="0" w:space="0" w:color="auto"/>
        <w:left w:val="none" w:sz="0" w:space="0" w:color="auto"/>
        <w:bottom w:val="none" w:sz="0" w:space="0" w:color="auto"/>
        <w:right w:val="none" w:sz="0" w:space="0" w:color="auto"/>
      </w:divBdr>
    </w:div>
    <w:div w:id="647826888">
      <w:marLeft w:val="640"/>
      <w:marRight w:val="0"/>
      <w:marTop w:val="0"/>
      <w:marBottom w:val="0"/>
      <w:divBdr>
        <w:top w:val="none" w:sz="0" w:space="0" w:color="auto"/>
        <w:left w:val="none" w:sz="0" w:space="0" w:color="auto"/>
        <w:bottom w:val="none" w:sz="0" w:space="0" w:color="auto"/>
        <w:right w:val="none" w:sz="0" w:space="0" w:color="auto"/>
      </w:divBdr>
    </w:div>
    <w:div w:id="647898676">
      <w:marLeft w:val="640"/>
      <w:marRight w:val="0"/>
      <w:marTop w:val="0"/>
      <w:marBottom w:val="0"/>
      <w:divBdr>
        <w:top w:val="none" w:sz="0" w:space="0" w:color="auto"/>
        <w:left w:val="none" w:sz="0" w:space="0" w:color="auto"/>
        <w:bottom w:val="none" w:sz="0" w:space="0" w:color="auto"/>
        <w:right w:val="none" w:sz="0" w:space="0" w:color="auto"/>
      </w:divBdr>
    </w:div>
    <w:div w:id="647901026">
      <w:marLeft w:val="640"/>
      <w:marRight w:val="0"/>
      <w:marTop w:val="0"/>
      <w:marBottom w:val="0"/>
      <w:divBdr>
        <w:top w:val="none" w:sz="0" w:space="0" w:color="auto"/>
        <w:left w:val="none" w:sz="0" w:space="0" w:color="auto"/>
        <w:bottom w:val="none" w:sz="0" w:space="0" w:color="auto"/>
        <w:right w:val="none" w:sz="0" w:space="0" w:color="auto"/>
      </w:divBdr>
    </w:div>
    <w:div w:id="647978836">
      <w:marLeft w:val="640"/>
      <w:marRight w:val="0"/>
      <w:marTop w:val="0"/>
      <w:marBottom w:val="0"/>
      <w:divBdr>
        <w:top w:val="none" w:sz="0" w:space="0" w:color="auto"/>
        <w:left w:val="none" w:sz="0" w:space="0" w:color="auto"/>
        <w:bottom w:val="none" w:sz="0" w:space="0" w:color="auto"/>
        <w:right w:val="none" w:sz="0" w:space="0" w:color="auto"/>
      </w:divBdr>
    </w:div>
    <w:div w:id="647979456">
      <w:marLeft w:val="640"/>
      <w:marRight w:val="0"/>
      <w:marTop w:val="0"/>
      <w:marBottom w:val="0"/>
      <w:divBdr>
        <w:top w:val="none" w:sz="0" w:space="0" w:color="auto"/>
        <w:left w:val="none" w:sz="0" w:space="0" w:color="auto"/>
        <w:bottom w:val="none" w:sz="0" w:space="0" w:color="auto"/>
        <w:right w:val="none" w:sz="0" w:space="0" w:color="auto"/>
      </w:divBdr>
    </w:div>
    <w:div w:id="648247032">
      <w:marLeft w:val="640"/>
      <w:marRight w:val="0"/>
      <w:marTop w:val="0"/>
      <w:marBottom w:val="0"/>
      <w:divBdr>
        <w:top w:val="none" w:sz="0" w:space="0" w:color="auto"/>
        <w:left w:val="none" w:sz="0" w:space="0" w:color="auto"/>
        <w:bottom w:val="none" w:sz="0" w:space="0" w:color="auto"/>
        <w:right w:val="none" w:sz="0" w:space="0" w:color="auto"/>
      </w:divBdr>
    </w:div>
    <w:div w:id="648293119">
      <w:marLeft w:val="640"/>
      <w:marRight w:val="0"/>
      <w:marTop w:val="0"/>
      <w:marBottom w:val="0"/>
      <w:divBdr>
        <w:top w:val="none" w:sz="0" w:space="0" w:color="auto"/>
        <w:left w:val="none" w:sz="0" w:space="0" w:color="auto"/>
        <w:bottom w:val="none" w:sz="0" w:space="0" w:color="auto"/>
        <w:right w:val="none" w:sz="0" w:space="0" w:color="auto"/>
      </w:divBdr>
    </w:div>
    <w:div w:id="648435877">
      <w:marLeft w:val="640"/>
      <w:marRight w:val="0"/>
      <w:marTop w:val="0"/>
      <w:marBottom w:val="0"/>
      <w:divBdr>
        <w:top w:val="none" w:sz="0" w:space="0" w:color="auto"/>
        <w:left w:val="none" w:sz="0" w:space="0" w:color="auto"/>
        <w:bottom w:val="none" w:sz="0" w:space="0" w:color="auto"/>
        <w:right w:val="none" w:sz="0" w:space="0" w:color="auto"/>
      </w:divBdr>
    </w:div>
    <w:div w:id="648554715">
      <w:marLeft w:val="640"/>
      <w:marRight w:val="0"/>
      <w:marTop w:val="0"/>
      <w:marBottom w:val="0"/>
      <w:divBdr>
        <w:top w:val="none" w:sz="0" w:space="0" w:color="auto"/>
        <w:left w:val="none" w:sz="0" w:space="0" w:color="auto"/>
        <w:bottom w:val="none" w:sz="0" w:space="0" w:color="auto"/>
        <w:right w:val="none" w:sz="0" w:space="0" w:color="auto"/>
      </w:divBdr>
    </w:div>
    <w:div w:id="648637979">
      <w:marLeft w:val="640"/>
      <w:marRight w:val="0"/>
      <w:marTop w:val="0"/>
      <w:marBottom w:val="0"/>
      <w:divBdr>
        <w:top w:val="none" w:sz="0" w:space="0" w:color="auto"/>
        <w:left w:val="none" w:sz="0" w:space="0" w:color="auto"/>
        <w:bottom w:val="none" w:sz="0" w:space="0" w:color="auto"/>
        <w:right w:val="none" w:sz="0" w:space="0" w:color="auto"/>
      </w:divBdr>
    </w:div>
    <w:div w:id="648746764">
      <w:marLeft w:val="640"/>
      <w:marRight w:val="0"/>
      <w:marTop w:val="0"/>
      <w:marBottom w:val="0"/>
      <w:divBdr>
        <w:top w:val="none" w:sz="0" w:space="0" w:color="auto"/>
        <w:left w:val="none" w:sz="0" w:space="0" w:color="auto"/>
        <w:bottom w:val="none" w:sz="0" w:space="0" w:color="auto"/>
        <w:right w:val="none" w:sz="0" w:space="0" w:color="auto"/>
      </w:divBdr>
    </w:div>
    <w:div w:id="648748591">
      <w:marLeft w:val="640"/>
      <w:marRight w:val="0"/>
      <w:marTop w:val="0"/>
      <w:marBottom w:val="0"/>
      <w:divBdr>
        <w:top w:val="none" w:sz="0" w:space="0" w:color="auto"/>
        <w:left w:val="none" w:sz="0" w:space="0" w:color="auto"/>
        <w:bottom w:val="none" w:sz="0" w:space="0" w:color="auto"/>
        <w:right w:val="none" w:sz="0" w:space="0" w:color="auto"/>
      </w:divBdr>
    </w:div>
    <w:div w:id="648897340">
      <w:marLeft w:val="640"/>
      <w:marRight w:val="0"/>
      <w:marTop w:val="0"/>
      <w:marBottom w:val="0"/>
      <w:divBdr>
        <w:top w:val="none" w:sz="0" w:space="0" w:color="auto"/>
        <w:left w:val="none" w:sz="0" w:space="0" w:color="auto"/>
        <w:bottom w:val="none" w:sz="0" w:space="0" w:color="auto"/>
        <w:right w:val="none" w:sz="0" w:space="0" w:color="auto"/>
      </w:divBdr>
    </w:div>
    <w:div w:id="648898498">
      <w:marLeft w:val="640"/>
      <w:marRight w:val="0"/>
      <w:marTop w:val="0"/>
      <w:marBottom w:val="0"/>
      <w:divBdr>
        <w:top w:val="none" w:sz="0" w:space="0" w:color="auto"/>
        <w:left w:val="none" w:sz="0" w:space="0" w:color="auto"/>
        <w:bottom w:val="none" w:sz="0" w:space="0" w:color="auto"/>
        <w:right w:val="none" w:sz="0" w:space="0" w:color="auto"/>
      </w:divBdr>
    </w:div>
    <w:div w:id="648940099">
      <w:marLeft w:val="640"/>
      <w:marRight w:val="0"/>
      <w:marTop w:val="0"/>
      <w:marBottom w:val="0"/>
      <w:divBdr>
        <w:top w:val="none" w:sz="0" w:space="0" w:color="auto"/>
        <w:left w:val="none" w:sz="0" w:space="0" w:color="auto"/>
        <w:bottom w:val="none" w:sz="0" w:space="0" w:color="auto"/>
        <w:right w:val="none" w:sz="0" w:space="0" w:color="auto"/>
      </w:divBdr>
    </w:div>
    <w:div w:id="648940787">
      <w:marLeft w:val="640"/>
      <w:marRight w:val="0"/>
      <w:marTop w:val="0"/>
      <w:marBottom w:val="0"/>
      <w:divBdr>
        <w:top w:val="none" w:sz="0" w:space="0" w:color="auto"/>
        <w:left w:val="none" w:sz="0" w:space="0" w:color="auto"/>
        <w:bottom w:val="none" w:sz="0" w:space="0" w:color="auto"/>
        <w:right w:val="none" w:sz="0" w:space="0" w:color="auto"/>
      </w:divBdr>
    </w:div>
    <w:div w:id="648940839">
      <w:marLeft w:val="640"/>
      <w:marRight w:val="0"/>
      <w:marTop w:val="0"/>
      <w:marBottom w:val="0"/>
      <w:divBdr>
        <w:top w:val="none" w:sz="0" w:space="0" w:color="auto"/>
        <w:left w:val="none" w:sz="0" w:space="0" w:color="auto"/>
        <w:bottom w:val="none" w:sz="0" w:space="0" w:color="auto"/>
        <w:right w:val="none" w:sz="0" w:space="0" w:color="auto"/>
      </w:divBdr>
    </w:div>
    <w:div w:id="649091905">
      <w:marLeft w:val="640"/>
      <w:marRight w:val="0"/>
      <w:marTop w:val="0"/>
      <w:marBottom w:val="0"/>
      <w:divBdr>
        <w:top w:val="none" w:sz="0" w:space="0" w:color="auto"/>
        <w:left w:val="none" w:sz="0" w:space="0" w:color="auto"/>
        <w:bottom w:val="none" w:sz="0" w:space="0" w:color="auto"/>
        <w:right w:val="none" w:sz="0" w:space="0" w:color="auto"/>
      </w:divBdr>
    </w:div>
    <w:div w:id="649094193">
      <w:marLeft w:val="640"/>
      <w:marRight w:val="0"/>
      <w:marTop w:val="0"/>
      <w:marBottom w:val="0"/>
      <w:divBdr>
        <w:top w:val="none" w:sz="0" w:space="0" w:color="auto"/>
        <w:left w:val="none" w:sz="0" w:space="0" w:color="auto"/>
        <w:bottom w:val="none" w:sz="0" w:space="0" w:color="auto"/>
        <w:right w:val="none" w:sz="0" w:space="0" w:color="auto"/>
      </w:divBdr>
    </w:div>
    <w:div w:id="649209659">
      <w:marLeft w:val="640"/>
      <w:marRight w:val="0"/>
      <w:marTop w:val="0"/>
      <w:marBottom w:val="0"/>
      <w:divBdr>
        <w:top w:val="none" w:sz="0" w:space="0" w:color="auto"/>
        <w:left w:val="none" w:sz="0" w:space="0" w:color="auto"/>
        <w:bottom w:val="none" w:sz="0" w:space="0" w:color="auto"/>
        <w:right w:val="none" w:sz="0" w:space="0" w:color="auto"/>
      </w:divBdr>
    </w:div>
    <w:div w:id="649216568">
      <w:marLeft w:val="640"/>
      <w:marRight w:val="0"/>
      <w:marTop w:val="0"/>
      <w:marBottom w:val="0"/>
      <w:divBdr>
        <w:top w:val="none" w:sz="0" w:space="0" w:color="auto"/>
        <w:left w:val="none" w:sz="0" w:space="0" w:color="auto"/>
        <w:bottom w:val="none" w:sz="0" w:space="0" w:color="auto"/>
        <w:right w:val="none" w:sz="0" w:space="0" w:color="auto"/>
      </w:divBdr>
    </w:div>
    <w:div w:id="649330946">
      <w:marLeft w:val="640"/>
      <w:marRight w:val="0"/>
      <w:marTop w:val="0"/>
      <w:marBottom w:val="0"/>
      <w:divBdr>
        <w:top w:val="none" w:sz="0" w:space="0" w:color="auto"/>
        <w:left w:val="none" w:sz="0" w:space="0" w:color="auto"/>
        <w:bottom w:val="none" w:sz="0" w:space="0" w:color="auto"/>
        <w:right w:val="none" w:sz="0" w:space="0" w:color="auto"/>
      </w:divBdr>
    </w:div>
    <w:div w:id="649360512">
      <w:marLeft w:val="640"/>
      <w:marRight w:val="0"/>
      <w:marTop w:val="0"/>
      <w:marBottom w:val="0"/>
      <w:divBdr>
        <w:top w:val="none" w:sz="0" w:space="0" w:color="auto"/>
        <w:left w:val="none" w:sz="0" w:space="0" w:color="auto"/>
        <w:bottom w:val="none" w:sz="0" w:space="0" w:color="auto"/>
        <w:right w:val="none" w:sz="0" w:space="0" w:color="auto"/>
      </w:divBdr>
    </w:div>
    <w:div w:id="649363023">
      <w:marLeft w:val="640"/>
      <w:marRight w:val="0"/>
      <w:marTop w:val="0"/>
      <w:marBottom w:val="0"/>
      <w:divBdr>
        <w:top w:val="none" w:sz="0" w:space="0" w:color="auto"/>
        <w:left w:val="none" w:sz="0" w:space="0" w:color="auto"/>
        <w:bottom w:val="none" w:sz="0" w:space="0" w:color="auto"/>
        <w:right w:val="none" w:sz="0" w:space="0" w:color="auto"/>
      </w:divBdr>
    </w:div>
    <w:div w:id="649410476">
      <w:marLeft w:val="640"/>
      <w:marRight w:val="0"/>
      <w:marTop w:val="0"/>
      <w:marBottom w:val="0"/>
      <w:divBdr>
        <w:top w:val="none" w:sz="0" w:space="0" w:color="auto"/>
        <w:left w:val="none" w:sz="0" w:space="0" w:color="auto"/>
        <w:bottom w:val="none" w:sz="0" w:space="0" w:color="auto"/>
        <w:right w:val="none" w:sz="0" w:space="0" w:color="auto"/>
      </w:divBdr>
    </w:div>
    <w:div w:id="649478466">
      <w:marLeft w:val="640"/>
      <w:marRight w:val="0"/>
      <w:marTop w:val="0"/>
      <w:marBottom w:val="0"/>
      <w:divBdr>
        <w:top w:val="none" w:sz="0" w:space="0" w:color="auto"/>
        <w:left w:val="none" w:sz="0" w:space="0" w:color="auto"/>
        <w:bottom w:val="none" w:sz="0" w:space="0" w:color="auto"/>
        <w:right w:val="none" w:sz="0" w:space="0" w:color="auto"/>
      </w:divBdr>
    </w:div>
    <w:div w:id="649482816">
      <w:marLeft w:val="640"/>
      <w:marRight w:val="0"/>
      <w:marTop w:val="0"/>
      <w:marBottom w:val="0"/>
      <w:divBdr>
        <w:top w:val="none" w:sz="0" w:space="0" w:color="auto"/>
        <w:left w:val="none" w:sz="0" w:space="0" w:color="auto"/>
        <w:bottom w:val="none" w:sz="0" w:space="0" w:color="auto"/>
        <w:right w:val="none" w:sz="0" w:space="0" w:color="auto"/>
      </w:divBdr>
    </w:div>
    <w:div w:id="649527352">
      <w:marLeft w:val="640"/>
      <w:marRight w:val="0"/>
      <w:marTop w:val="0"/>
      <w:marBottom w:val="0"/>
      <w:divBdr>
        <w:top w:val="none" w:sz="0" w:space="0" w:color="auto"/>
        <w:left w:val="none" w:sz="0" w:space="0" w:color="auto"/>
        <w:bottom w:val="none" w:sz="0" w:space="0" w:color="auto"/>
        <w:right w:val="none" w:sz="0" w:space="0" w:color="auto"/>
      </w:divBdr>
    </w:div>
    <w:div w:id="649601667">
      <w:marLeft w:val="640"/>
      <w:marRight w:val="0"/>
      <w:marTop w:val="0"/>
      <w:marBottom w:val="0"/>
      <w:divBdr>
        <w:top w:val="none" w:sz="0" w:space="0" w:color="auto"/>
        <w:left w:val="none" w:sz="0" w:space="0" w:color="auto"/>
        <w:bottom w:val="none" w:sz="0" w:space="0" w:color="auto"/>
        <w:right w:val="none" w:sz="0" w:space="0" w:color="auto"/>
      </w:divBdr>
    </w:div>
    <w:div w:id="649603679">
      <w:marLeft w:val="640"/>
      <w:marRight w:val="0"/>
      <w:marTop w:val="0"/>
      <w:marBottom w:val="0"/>
      <w:divBdr>
        <w:top w:val="none" w:sz="0" w:space="0" w:color="auto"/>
        <w:left w:val="none" w:sz="0" w:space="0" w:color="auto"/>
        <w:bottom w:val="none" w:sz="0" w:space="0" w:color="auto"/>
        <w:right w:val="none" w:sz="0" w:space="0" w:color="auto"/>
      </w:divBdr>
    </w:div>
    <w:div w:id="649603713">
      <w:marLeft w:val="640"/>
      <w:marRight w:val="0"/>
      <w:marTop w:val="0"/>
      <w:marBottom w:val="0"/>
      <w:divBdr>
        <w:top w:val="none" w:sz="0" w:space="0" w:color="auto"/>
        <w:left w:val="none" w:sz="0" w:space="0" w:color="auto"/>
        <w:bottom w:val="none" w:sz="0" w:space="0" w:color="auto"/>
        <w:right w:val="none" w:sz="0" w:space="0" w:color="auto"/>
      </w:divBdr>
    </w:div>
    <w:div w:id="649797230">
      <w:marLeft w:val="640"/>
      <w:marRight w:val="0"/>
      <w:marTop w:val="0"/>
      <w:marBottom w:val="0"/>
      <w:divBdr>
        <w:top w:val="none" w:sz="0" w:space="0" w:color="auto"/>
        <w:left w:val="none" w:sz="0" w:space="0" w:color="auto"/>
        <w:bottom w:val="none" w:sz="0" w:space="0" w:color="auto"/>
        <w:right w:val="none" w:sz="0" w:space="0" w:color="auto"/>
      </w:divBdr>
    </w:div>
    <w:div w:id="649872567">
      <w:marLeft w:val="640"/>
      <w:marRight w:val="0"/>
      <w:marTop w:val="0"/>
      <w:marBottom w:val="0"/>
      <w:divBdr>
        <w:top w:val="none" w:sz="0" w:space="0" w:color="auto"/>
        <w:left w:val="none" w:sz="0" w:space="0" w:color="auto"/>
        <w:bottom w:val="none" w:sz="0" w:space="0" w:color="auto"/>
        <w:right w:val="none" w:sz="0" w:space="0" w:color="auto"/>
      </w:divBdr>
    </w:div>
    <w:div w:id="649942065">
      <w:marLeft w:val="640"/>
      <w:marRight w:val="0"/>
      <w:marTop w:val="0"/>
      <w:marBottom w:val="0"/>
      <w:divBdr>
        <w:top w:val="none" w:sz="0" w:space="0" w:color="auto"/>
        <w:left w:val="none" w:sz="0" w:space="0" w:color="auto"/>
        <w:bottom w:val="none" w:sz="0" w:space="0" w:color="auto"/>
        <w:right w:val="none" w:sz="0" w:space="0" w:color="auto"/>
      </w:divBdr>
    </w:div>
    <w:div w:id="650056736">
      <w:marLeft w:val="640"/>
      <w:marRight w:val="0"/>
      <w:marTop w:val="0"/>
      <w:marBottom w:val="0"/>
      <w:divBdr>
        <w:top w:val="none" w:sz="0" w:space="0" w:color="auto"/>
        <w:left w:val="none" w:sz="0" w:space="0" w:color="auto"/>
        <w:bottom w:val="none" w:sz="0" w:space="0" w:color="auto"/>
        <w:right w:val="none" w:sz="0" w:space="0" w:color="auto"/>
      </w:divBdr>
    </w:div>
    <w:div w:id="650064298">
      <w:marLeft w:val="640"/>
      <w:marRight w:val="0"/>
      <w:marTop w:val="0"/>
      <w:marBottom w:val="0"/>
      <w:divBdr>
        <w:top w:val="none" w:sz="0" w:space="0" w:color="auto"/>
        <w:left w:val="none" w:sz="0" w:space="0" w:color="auto"/>
        <w:bottom w:val="none" w:sz="0" w:space="0" w:color="auto"/>
        <w:right w:val="none" w:sz="0" w:space="0" w:color="auto"/>
      </w:divBdr>
    </w:div>
    <w:div w:id="650137186">
      <w:marLeft w:val="640"/>
      <w:marRight w:val="0"/>
      <w:marTop w:val="0"/>
      <w:marBottom w:val="0"/>
      <w:divBdr>
        <w:top w:val="none" w:sz="0" w:space="0" w:color="auto"/>
        <w:left w:val="none" w:sz="0" w:space="0" w:color="auto"/>
        <w:bottom w:val="none" w:sz="0" w:space="0" w:color="auto"/>
        <w:right w:val="none" w:sz="0" w:space="0" w:color="auto"/>
      </w:divBdr>
    </w:div>
    <w:div w:id="650208097">
      <w:marLeft w:val="640"/>
      <w:marRight w:val="0"/>
      <w:marTop w:val="0"/>
      <w:marBottom w:val="0"/>
      <w:divBdr>
        <w:top w:val="none" w:sz="0" w:space="0" w:color="auto"/>
        <w:left w:val="none" w:sz="0" w:space="0" w:color="auto"/>
        <w:bottom w:val="none" w:sz="0" w:space="0" w:color="auto"/>
        <w:right w:val="none" w:sz="0" w:space="0" w:color="auto"/>
      </w:divBdr>
    </w:div>
    <w:div w:id="650209436">
      <w:marLeft w:val="640"/>
      <w:marRight w:val="0"/>
      <w:marTop w:val="0"/>
      <w:marBottom w:val="0"/>
      <w:divBdr>
        <w:top w:val="none" w:sz="0" w:space="0" w:color="auto"/>
        <w:left w:val="none" w:sz="0" w:space="0" w:color="auto"/>
        <w:bottom w:val="none" w:sz="0" w:space="0" w:color="auto"/>
        <w:right w:val="none" w:sz="0" w:space="0" w:color="auto"/>
      </w:divBdr>
    </w:div>
    <w:div w:id="650214004">
      <w:marLeft w:val="640"/>
      <w:marRight w:val="0"/>
      <w:marTop w:val="0"/>
      <w:marBottom w:val="0"/>
      <w:divBdr>
        <w:top w:val="none" w:sz="0" w:space="0" w:color="auto"/>
        <w:left w:val="none" w:sz="0" w:space="0" w:color="auto"/>
        <w:bottom w:val="none" w:sz="0" w:space="0" w:color="auto"/>
        <w:right w:val="none" w:sz="0" w:space="0" w:color="auto"/>
      </w:divBdr>
    </w:div>
    <w:div w:id="650252911">
      <w:marLeft w:val="640"/>
      <w:marRight w:val="0"/>
      <w:marTop w:val="0"/>
      <w:marBottom w:val="0"/>
      <w:divBdr>
        <w:top w:val="none" w:sz="0" w:space="0" w:color="auto"/>
        <w:left w:val="none" w:sz="0" w:space="0" w:color="auto"/>
        <w:bottom w:val="none" w:sz="0" w:space="0" w:color="auto"/>
        <w:right w:val="none" w:sz="0" w:space="0" w:color="auto"/>
      </w:divBdr>
    </w:div>
    <w:div w:id="650254079">
      <w:marLeft w:val="640"/>
      <w:marRight w:val="0"/>
      <w:marTop w:val="0"/>
      <w:marBottom w:val="0"/>
      <w:divBdr>
        <w:top w:val="none" w:sz="0" w:space="0" w:color="auto"/>
        <w:left w:val="none" w:sz="0" w:space="0" w:color="auto"/>
        <w:bottom w:val="none" w:sz="0" w:space="0" w:color="auto"/>
        <w:right w:val="none" w:sz="0" w:space="0" w:color="auto"/>
      </w:divBdr>
    </w:div>
    <w:div w:id="650520068">
      <w:marLeft w:val="640"/>
      <w:marRight w:val="0"/>
      <w:marTop w:val="0"/>
      <w:marBottom w:val="0"/>
      <w:divBdr>
        <w:top w:val="none" w:sz="0" w:space="0" w:color="auto"/>
        <w:left w:val="none" w:sz="0" w:space="0" w:color="auto"/>
        <w:bottom w:val="none" w:sz="0" w:space="0" w:color="auto"/>
        <w:right w:val="none" w:sz="0" w:space="0" w:color="auto"/>
      </w:divBdr>
    </w:div>
    <w:div w:id="650524128">
      <w:marLeft w:val="640"/>
      <w:marRight w:val="0"/>
      <w:marTop w:val="0"/>
      <w:marBottom w:val="0"/>
      <w:divBdr>
        <w:top w:val="none" w:sz="0" w:space="0" w:color="auto"/>
        <w:left w:val="none" w:sz="0" w:space="0" w:color="auto"/>
        <w:bottom w:val="none" w:sz="0" w:space="0" w:color="auto"/>
        <w:right w:val="none" w:sz="0" w:space="0" w:color="auto"/>
      </w:divBdr>
    </w:div>
    <w:div w:id="650601630">
      <w:marLeft w:val="640"/>
      <w:marRight w:val="0"/>
      <w:marTop w:val="0"/>
      <w:marBottom w:val="0"/>
      <w:divBdr>
        <w:top w:val="none" w:sz="0" w:space="0" w:color="auto"/>
        <w:left w:val="none" w:sz="0" w:space="0" w:color="auto"/>
        <w:bottom w:val="none" w:sz="0" w:space="0" w:color="auto"/>
        <w:right w:val="none" w:sz="0" w:space="0" w:color="auto"/>
      </w:divBdr>
    </w:div>
    <w:div w:id="650642448">
      <w:marLeft w:val="640"/>
      <w:marRight w:val="0"/>
      <w:marTop w:val="0"/>
      <w:marBottom w:val="0"/>
      <w:divBdr>
        <w:top w:val="none" w:sz="0" w:space="0" w:color="auto"/>
        <w:left w:val="none" w:sz="0" w:space="0" w:color="auto"/>
        <w:bottom w:val="none" w:sz="0" w:space="0" w:color="auto"/>
        <w:right w:val="none" w:sz="0" w:space="0" w:color="auto"/>
      </w:divBdr>
    </w:div>
    <w:div w:id="650646058">
      <w:marLeft w:val="640"/>
      <w:marRight w:val="0"/>
      <w:marTop w:val="0"/>
      <w:marBottom w:val="0"/>
      <w:divBdr>
        <w:top w:val="none" w:sz="0" w:space="0" w:color="auto"/>
        <w:left w:val="none" w:sz="0" w:space="0" w:color="auto"/>
        <w:bottom w:val="none" w:sz="0" w:space="0" w:color="auto"/>
        <w:right w:val="none" w:sz="0" w:space="0" w:color="auto"/>
      </w:divBdr>
    </w:div>
    <w:div w:id="650720723">
      <w:marLeft w:val="640"/>
      <w:marRight w:val="0"/>
      <w:marTop w:val="0"/>
      <w:marBottom w:val="0"/>
      <w:divBdr>
        <w:top w:val="none" w:sz="0" w:space="0" w:color="auto"/>
        <w:left w:val="none" w:sz="0" w:space="0" w:color="auto"/>
        <w:bottom w:val="none" w:sz="0" w:space="0" w:color="auto"/>
        <w:right w:val="none" w:sz="0" w:space="0" w:color="auto"/>
      </w:divBdr>
    </w:div>
    <w:div w:id="650721073">
      <w:marLeft w:val="640"/>
      <w:marRight w:val="0"/>
      <w:marTop w:val="0"/>
      <w:marBottom w:val="0"/>
      <w:divBdr>
        <w:top w:val="none" w:sz="0" w:space="0" w:color="auto"/>
        <w:left w:val="none" w:sz="0" w:space="0" w:color="auto"/>
        <w:bottom w:val="none" w:sz="0" w:space="0" w:color="auto"/>
        <w:right w:val="none" w:sz="0" w:space="0" w:color="auto"/>
      </w:divBdr>
    </w:div>
    <w:div w:id="650787843">
      <w:marLeft w:val="640"/>
      <w:marRight w:val="0"/>
      <w:marTop w:val="0"/>
      <w:marBottom w:val="0"/>
      <w:divBdr>
        <w:top w:val="none" w:sz="0" w:space="0" w:color="auto"/>
        <w:left w:val="none" w:sz="0" w:space="0" w:color="auto"/>
        <w:bottom w:val="none" w:sz="0" w:space="0" w:color="auto"/>
        <w:right w:val="none" w:sz="0" w:space="0" w:color="auto"/>
      </w:divBdr>
    </w:div>
    <w:div w:id="650791546">
      <w:marLeft w:val="640"/>
      <w:marRight w:val="0"/>
      <w:marTop w:val="0"/>
      <w:marBottom w:val="0"/>
      <w:divBdr>
        <w:top w:val="none" w:sz="0" w:space="0" w:color="auto"/>
        <w:left w:val="none" w:sz="0" w:space="0" w:color="auto"/>
        <w:bottom w:val="none" w:sz="0" w:space="0" w:color="auto"/>
        <w:right w:val="none" w:sz="0" w:space="0" w:color="auto"/>
      </w:divBdr>
    </w:div>
    <w:div w:id="650795204">
      <w:marLeft w:val="640"/>
      <w:marRight w:val="0"/>
      <w:marTop w:val="0"/>
      <w:marBottom w:val="0"/>
      <w:divBdr>
        <w:top w:val="none" w:sz="0" w:space="0" w:color="auto"/>
        <w:left w:val="none" w:sz="0" w:space="0" w:color="auto"/>
        <w:bottom w:val="none" w:sz="0" w:space="0" w:color="auto"/>
        <w:right w:val="none" w:sz="0" w:space="0" w:color="auto"/>
      </w:divBdr>
    </w:div>
    <w:div w:id="650838304">
      <w:marLeft w:val="640"/>
      <w:marRight w:val="0"/>
      <w:marTop w:val="0"/>
      <w:marBottom w:val="0"/>
      <w:divBdr>
        <w:top w:val="none" w:sz="0" w:space="0" w:color="auto"/>
        <w:left w:val="none" w:sz="0" w:space="0" w:color="auto"/>
        <w:bottom w:val="none" w:sz="0" w:space="0" w:color="auto"/>
        <w:right w:val="none" w:sz="0" w:space="0" w:color="auto"/>
      </w:divBdr>
    </w:div>
    <w:div w:id="650910815">
      <w:marLeft w:val="640"/>
      <w:marRight w:val="0"/>
      <w:marTop w:val="0"/>
      <w:marBottom w:val="0"/>
      <w:divBdr>
        <w:top w:val="none" w:sz="0" w:space="0" w:color="auto"/>
        <w:left w:val="none" w:sz="0" w:space="0" w:color="auto"/>
        <w:bottom w:val="none" w:sz="0" w:space="0" w:color="auto"/>
        <w:right w:val="none" w:sz="0" w:space="0" w:color="auto"/>
      </w:divBdr>
    </w:div>
    <w:div w:id="651177388">
      <w:marLeft w:val="640"/>
      <w:marRight w:val="0"/>
      <w:marTop w:val="0"/>
      <w:marBottom w:val="0"/>
      <w:divBdr>
        <w:top w:val="none" w:sz="0" w:space="0" w:color="auto"/>
        <w:left w:val="none" w:sz="0" w:space="0" w:color="auto"/>
        <w:bottom w:val="none" w:sz="0" w:space="0" w:color="auto"/>
        <w:right w:val="none" w:sz="0" w:space="0" w:color="auto"/>
      </w:divBdr>
    </w:div>
    <w:div w:id="651251699">
      <w:marLeft w:val="640"/>
      <w:marRight w:val="0"/>
      <w:marTop w:val="0"/>
      <w:marBottom w:val="0"/>
      <w:divBdr>
        <w:top w:val="none" w:sz="0" w:space="0" w:color="auto"/>
        <w:left w:val="none" w:sz="0" w:space="0" w:color="auto"/>
        <w:bottom w:val="none" w:sz="0" w:space="0" w:color="auto"/>
        <w:right w:val="none" w:sz="0" w:space="0" w:color="auto"/>
      </w:divBdr>
    </w:div>
    <w:div w:id="651372329">
      <w:marLeft w:val="640"/>
      <w:marRight w:val="0"/>
      <w:marTop w:val="0"/>
      <w:marBottom w:val="0"/>
      <w:divBdr>
        <w:top w:val="none" w:sz="0" w:space="0" w:color="auto"/>
        <w:left w:val="none" w:sz="0" w:space="0" w:color="auto"/>
        <w:bottom w:val="none" w:sz="0" w:space="0" w:color="auto"/>
        <w:right w:val="none" w:sz="0" w:space="0" w:color="auto"/>
      </w:divBdr>
    </w:div>
    <w:div w:id="651445598">
      <w:marLeft w:val="640"/>
      <w:marRight w:val="0"/>
      <w:marTop w:val="0"/>
      <w:marBottom w:val="0"/>
      <w:divBdr>
        <w:top w:val="none" w:sz="0" w:space="0" w:color="auto"/>
        <w:left w:val="none" w:sz="0" w:space="0" w:color="auto"/>
        <w:bottom w:val="none" w:sz="0" w:space="0" w:color="auto"/>
        <w:right w:val="none" w:sz="0" w:space="0" w:color="auto"/>
      </w:divBdr>
    </w:div>
    <w:div w:id="651519679">
      <w:marLeft w:val="640"/>
      <w:marRight w:val="0"/>
      <w:marTop w:val="0"/>
      <w:marBottom w:val="0"/>
      <w:divBdr>
        <w:top w:val="none" w:sz="0" w:space="0" w:color="auto"/>
        <w:left w:val="none" w:sz="0" w:space="0" w:color="auto"/>
        <w:bottom w:val="none" w:sz="0" w:space="0" w:color="auto"/>
        <w:right w:val="none" w:sz="0" w:space="0" w:color="auto"/>
      </w:divBdr>
    </w:div>
    <w:div w:id="651563949">
      <w:marLeft w:val="640"/>
      <w:marRight w:val="0"/>
      <w:marTop w:val="0"/>
      <w:marBottom w:val="0"/>
      <w:divBdr>
        <w:top w:val="none" w:sz="0" w:space="0" w:color="auto"/>
        <w:left w:val="none" w:sz="0" w:space="0" w:color="auto"/>
        <w:bottom w:val="none" w:sz="0" w:space="0" w:color="auto"/>
        <w:right w:val="none" w:sz="0" w:space="0" w:color="auto"/>
      </w:divBdr>
    </w:div>
    <w:div w:id="651644885">
      <w:marLeft w:val="640"/>
      <w:marRight w:val="0"/>
      <w:marTop w:val="0"/>
      <w:marBottom w:val="0"/>
      <w:divBdr>
        <w:top w:val="none" w:sz="0" w:space="0" w:color="auto"/>
        <w:left w:val="none" w:sz="0" w:space="0" w:color="auto"/>
        <w:bottom w:val="none" w:sz="0" w:space="0" w:color="auto"/>
        <w:right w:val="none" w:sz="0" w:space="0" w:color="auto"/>
      </w:divBdr>
    </w:div>
    <w:div w:id="651645512">
      <w:marLeft w:val="640"/>
      <w:marRight w:val="0"/>
      <w:marTop w:val="0"/>
      <w:marBottom w:val="0"/>
      <w:divBdr>
        <w:top w:val="none" w:sz="0" w:space="0" w:color="auto"/>
        <w:left w:val="none" w:sz="0" w:space="0" w:color="auto"/>
        <w:bottom w:val="none" w:sz="0" w:space="0" w:color="auto"/>
        <w:right w:val="none" w:sz="0" w:space="0" w:color="auto"/>
      </w:divBdr>
    </w:div>
    <w:div w:id="651716552">
      <w:marLeft w:val="640"/>
      <w:marRight w:val="0"/>
      <w:marTop w:val="0"/>
      <w:marBottom w:val="0"/>
      <w:divBdr>
        <w:top w:val="none" w:sz="0" w:space="0" w:color="auto"/>
        <w:left w:val="none" w:sz="0" w:space="0" w:color="auto"/>
        <w:bottom w:val="none" w:sz="0" w:space="0" w:color="auto"/>
        <w:right w:val="none" w:sz="0" w:space="0" w:color="auto"/>
      </w:divBdr>
    </w:div>
    <w:div w:id="651720147">
      <w:marLeft w:val="640"/>
      <w:marRight w:val="0"/>
      <w:marTop w:val="0"/>
      <w:marBottom w:val="0"/>
      <w:divBdr>
        <w:top w:val="none" w:sz="0" w:space="0" w:color="auto"/>
        <w:left w:val="none" w:sz="0" w:space="0" w:color="auto"/>
        <w:bottom w:val="none" w:sz="0" w:space="0" w:color="auto"/>
        <w:right w:val="none" w:sz="0" w:space="0" w:color="auto"/>
      </w:divBdr>
    </w:div>
    <w:div w:id="651912853">
      <w:marLeft w:val="640"/>
      <w:marRight w:val="0"/>
      <w:marTop w:val="0"/>
      <w:marBottom w:val="0"/>
      <w:divBdr>
        <w:top w:val="none" w:sz="0" w:space="0" w:color="auto"/>
        <w:left w:val="none" w:sz="0" w:space="0" w:color="auto"/>
        <w:bottom w:val="none" w:sz="0" w:space="0" w:color="auto"/>
        <w:right w:val="none" w:sz="0" w:space="0" w:color="auto"/>
      </w:divBdr>
    </w:div>
    <w:div w:id="651913177">
      <w:marLeft w:val="640"/>
      <w:marRight w:val="0"/>
      <w:marTop w:val="0"/>
      <w:marBottom w:val="0"/>
      <w:divBdr>
        <w:top w:val="none" w:sz="0" w:space="0" w:color="auto"/>
        <w:left w:val="none" w:sz="0" w:space="0" w:color="auto"/>
        <w:bottom w:val="none" w:sz="0" w:space="0" w:color="auto"/>
        <w:right w:val="none" w:sz="0" w:space="0" w:color="auto"/>
      </w:divBdr>
    </w:div>
    <w:div w:id="651984130">
      <w:marLeft w:val="640"/>
      <w:marRight w:val="0"/>
      <w:marTop w:val="0"/>
      <w:marBottom w:val="0"/>
      <w:divBdr>
        <w:top w:val="none" w:sz="0" w:space="0" w:color="auto"/>
        <w:left w:val="none" w:sz="0" w:space="0" w:color="auto"/>
        <w:bottom w:val="none" w:sz="0" w:space="0" w:color="auto"/>
        <w:right w:val="none" w:sz="0" w:space="0" w:color="auto"/>
      </w:divBdr>
    </w:div>
    <w:div w:id="652028024">
      <w:marLeft w:val="640"/>
      <w:marRight w:val="0"/>
      <w:marTop w:val="0"/>
      <w:marBottom w:val="0"/>
      <w:divBdr>
        <w:top w:val="none" w:sz="0" w:space="0" w:color="auto"/>
        <w:left w:val="none" w:sz="0" w:space="0" w:color="auto"/>
        <w:bottom w:val="none" w:sz="0" w:space="0" w:color="auto"/>
        <w:right w:val="none" w:sz="0" w:space="0" w:color="auto"/>
      </w:divBdr>
    </w:div>
    <w:div w:id="652148780">
      <w:bodyDiv w:val="1"/>
      <w:marLeft w:val="0"/>
      <w:marRight w:val="0"/>
      <w:marTop w:val="0"/>
      <w:marBottom w:val="0"/>
      <w:divBdr>
        <w:top w:val="none" w:sz="0" w:space="0" w:color="auto"/>
        <w:left w:val="none" w:sz="0" w:space="0" w:color="auto"/>
        <w:bottom w:val="none" w:sz="0" w:space="0" w:color="auto"/>
        <w:right w:val="none" w:sz="0" w:space="0" w:color="auto"/>
      </w:divBdr>
      <w:divsChild>
        <w:div w:id="9843057">
          <w:marLeft w:val="640"/>
          <w:marRight w:val="0"/>
          <w:marTop w:val="0"/>
          <w:marBottom w:val="0"/>
          <w:divBdr>
            <w:top w:val="none" w:sz="0" w:space="0" w:color="auto"/>
            <w:left w:val="none" w:sz="0" w:space="0" w:color="auto"/>
            <w:bottom w:val="none" w:sz="0" w:space="0" w:color="auto"/>
            <w:right w:val="none" w:sz="0" w:space="0" w:color="auto"/>
          </w:divBdr>
        </w:div>
        <w:div w:id="33164795">
          <w:marLeft w:val="640"/>
          <w:marRight w:val="0"/>
          <w:marTop w:val="0"/>
          <w:marBottom w:val="0"/>
          <w:divBdr>
            <w:top w:val="none" w:sz="0" w:space="0" w:color="auto"/>
            <w:left w:val="none" w:sz="0" w:space="0" w:color="auto"/>
            <w:bottom w:val="none" w:sz="0" w:space="0" w:color="auto"/>
            <w:right w:val="none" w:sz="0" w:space="0" w:color="auto"/>
          </w:divBdr>
        </w:div>
        <w:div w:id="46222790">
          <w:marLeft w:val="640"/>
          <w:marRight w:val="0"/>
          <w:marTop w:val="0"/>
          <w:marBottom w:val="0"/>
          <w:divBdr>
            <w:top w:val="none" w:sz="0" w:space="0" w:color="auto"/>
            <w:left w:val="none" w:sz="0" w:space="0" w:color="auto"/>
            <w:bottom w:val="none" w:sz="0" w:space="0" w:color="auto"/>
            <w:right w:val="none" w:sz="0" w:space="0" w:color="auto"/>
          </w:divBdr>
        </w:div>
        <w:div w:id="104274985">
          <w:marLeft w:val="640"/>
          <w:marRight w:val="0"/>
          <w:marTop w:val="0"/>
          <w:marBottom w:val="0"/>
          <w:divBdr>
            <w:top w:val="none" w:sz="0" w:space="0" w:color="auto"/>
            <w:left w:val="none" w:sz="0" w:space="0" w:color="auto"/>
            <w:bottom w:val="none" w:sz="0" w:space="0" w:color="auto"/>
            <w:right w:val="none" w:sz="0" w:space="0" w:color="auto"/>
          </w:divBdr>
        </w:div>
        <w:div w:id="120653563">
          <w:marLeft w:val="640"/>
          <w:marRight w:val="0"/>
          <w:marTop w:val="0"/>
          <w:marBottom w:val="0"/>
          <w:divBdr>
            <w:top w:val="none" w:sz="0" w:space="0" w:color="auto"/>
            <w:left w:val="none" w:sz="0" w:space="0" w:color="auto"/>
            <w:bottom w:val="none" w:sz="0" w:space="0" w:color="auto"/>
            <w:right w:val="none" w:sz="0" w:space="0" w:color="auto"/>
          </w:divBdr>
        </w:div>
        <w:div w:id="131674833">
          <w:marLeft w:val="640"/>
          <w:marRight w:val="0"/>
          <w:marTop w:val="0"/>
          <w:marBottom w:val="0"/>
          <w:divBdr>
            <w:top w:val="none" w:sz="0" w:space="0" w:color="auto"/>
            <w:left w:val="none" w:sz="0" w:space="0" w:color="auto"/>
            <w:bottom w:val="none" w:sz="0" w:space="0" w:color="auto"/>
            <w:right w:val="none" w:sz="0" w:space="0" w:color="auto"/>
          </w:divBdr>
        </w:div>
        <w:div w:id="159392304">
          <w:marLeft w:val="640"/>
          <w:marRight w:val="0"/>
          <w:marTop w:val="0"/>
          <w:marBottom w:val="0"/>
          <w:divBdr>
            <w:top w:val="none" w:sz="0" w:space="0" w:color="auto"/>
            <w:left w:val="none" w:sz="0" w:space="0" w:color="auto"/>
            <w:bottom w:val="none" w:sz="0" w:space="0" w:color="auto"/>
            <w:right w:val="none" w:sz="0" w:space="0" w:color="auto"/>
          </w:divBdr>
        </w:div>
        <w:div w:id="361325500">
          <w:marLeft w:val="640"/>
          <w:marRight w:val="0"/>
          <w:marTop w:val="0"/>
          <w:marBottom w:val="0"/>
          <w:divBdr>
            <w:top w:val="none" w:sz="0" w:space="0" w:color="auto"/>
            <w:left w:val="none" w:sz="0" w:space="0" w:color="auto"/>
            <w:bottom w:val="none" w:sz="0" w:space="0" w:color="auto"/>
            <w:right w:val="none" w:sz="0" w:space="0" w:color="auto"/>
          </w:divBdr>
        </w:div>
        <w:div w:id="417093881">
          <w:marLeft w:val="640"/>
          <w:marRight w:val="0"/>
          <w:marTop w:val="0"/>
          <w:marBottom w:val="0"/>
          <w:divBdr>
            <w:top w:val="none" w:sz="0" w:space="0" w:color="auto"/>
            <w:left w:val="none" w:sz="0" w:space="0" w:color="auto"/>
            <w:bottom w:val="none" w:sz="0" w:space="0" w:color="auto"/>
            <w:right w:val="none" w:sz="0" w:space="0" w:color="auto"/>
          </w:divBdr>
        </w:div>
        <w:div w:id="602762372">
          <w:marLeft w:val="640"/>
          <w:marRight w:val="0"/>
          <w:marTop w:val="0"/>
          <w:marBottom w:val="0"/>
          <w:divBdr>
            <w:top w:val="none" w:sz="0" w:space="0" w:color="auto"/>
            <w:left w:val="none" w:sz="0" w:space="0" w:color="auto"/>
            <w:bottom w:val="none" w:sz="0" w:space="0" w:color="auto"/>
            <w:right w:val="none" w:sz="0" w:space="0" w:color="auto"/>
          </w:divBdr>
        </w:div>
        <w:div w:id="619653349">
          <w:marLeft w:val="640"/>
          <w:marRight w:val="0"/>
          <w:marTop w:val="0"/>
          <w:marBottom w:val="0"/>
          <w:divBdr>
            <w:top w:val="none" w:sz="0" w:space="0" w:color="auto"/>
            <w:left w:val="none" w:sz="0" w:space="0" w:color="auto"/>
            <w:bottom w:val="none" w:sz="0" w:space="0" w:color="auto"/>
            <w:right w:val="none" w:sz="0" w:space="0" w:color="auto"/>
          </w:divBdr>
        </w:div>
        <w:div w:id="635331095">
          <w:marLeft w:val="640"/>
          <w:marRight w:val="0"/>
          <w:marTop w:val="0"/>
          <w:marBottom w:val="0"/>
          <w:divBdr>
            <w:top w:val="none" w:sz="0" w:space="0" w:color="auto"/>
            <w:left w:val="none" w:sz="0" w:space="0" w:color="auto"/>
            <w:bottom w:val="none" w:sz="0" w:space="0" w:color="auto"/>
            <w:right w:val="none" w:sz="0" w:space="0" w:color="auto"/>
          </w:divBdr>
        </w:div>
        <w:div w:id="679281533">
          <w:marLeft w:val="640"/>
          <w:marRight w:val="0"/>
          <w:marTop w:val="0"/>
          <w:marBottom w:val="0"/>
          <w:divBdr>
            <w:top w:val="none" w:sz="0" w:space="0" w:color="auto"/>
            <w:left w:val="none" w:sz="0" w:space="0" w:color="auto"/>
            <w:bottom w:val="none" w:sz="0" w:space="0" w:color="auto"/>
            <w:right w:val="none" w:sz="0" w:space="0" w:color="auto"/>
          </w:divBdr>
        </w:div>
        <w:div w:id="720254063">
          <w:marLeft w:val="640"/>
          <w:marRight w:val="0"/>
          <w:marTop w:val="0"/>
          <w:marBottom w:val="0"/>
          <w:divBdr>
            <w:top w:val="none" w:sz="0" w:space="0" w:color="auto"/>
            <w:left w:val="none" w:sz="0" w:space="0" w:color="auto"/>
            <w:bottom w:val="none" w:sz="0" w:space="0" w:color="auto"/>
            <w:right w:val="none" w:sz="0" w:space="0" w:color="auto"/>
          </w:divBdr>
        </w:div>
        <w:div w:id="752244885">
          <w:marLeft w:val="640"/>
          <w:marRight w:val="0"/>
          <w:marTop w:val="0"/>
          <w:marBottom w:val="0"/>
          <w:divBdr>
            <w:top w:val="none" w:sz="0" w:space="0" w:color="auto"/>
            <w:left w:val="none" w:sz="0" w:space="0" w:color="auto"/>
            <w:bottom w:val="none" w:sz="0" w:space="0" w:color="auto"/>
            <w:right w:val="none" w:sz="0" w:space="0" w:color="auto"/>
          </w:divBdr>
        </w:div>
        <w:div w:id="757870796">
          <w:marLeft w:val="640"/>
          <w:marRight w:val="0"/>
          <w:marTop w:val="0"/>
          <w:marBottom w:val="0"/>
          <w:divBdr>
            <w:top w:val="none" w:sz="0" w:space="0" w:color="auto"/>
            <w:left w:val="none" w:sz="0" w:space="0" w:color="auto"/>
            <w:bottom w:val="none" w:sz="0" w:space="0" w:color="auto"/>
            <w:right w:val="none" w:sz="0" w:space="0" w:color="auto"/>
          </w:divBdr>
        </w:div>
        <w:div w:id="758795345">
          <w:marLeft w:val="640"/>
          <w:marRight w:val="0"/>
          <w:marTop w:val="0"/>
          <w:marBottom w:val="0"/>
          <w:divBdr>
            <w:top w:val="none" w:sz="0" w:space="0" w:color="auto"/>
            <w:left w:val="none" w:sz="0" w:space="0" w:color="auto"/>
            <w:bottom w:val="none" w:sz="0" w:space="0" w:color="auto"/>
            <w:right w:val="none" w:sz="0" w:space="0" w:color="auto"/>
          </w:divBdr>
        </w:div>
        <w:div w:id="801579107">
          <w:marLeft w:val="640"/>
          <w:marRight w:val="0"/>
          <w:marTop w:val="0"/>
          <w:marBottom w:val="0"/>
          <w:divBdr>
            <w:top w:val="none" w:sz="0" w:space="0" w:color="auto"/>
            <w:left w:val="none" w:sz="0" w:space="0" w:color="auto"/>
            <w:bottom w:val="none" w:sz="0" w:space="0" w:color="auto"/>
            <w:right w:val="none" w:sz="0" w:space="0" w:color="auto"/>
          </w:divBdr>
        </w:div>
        <w:div w:id="810636858">
          <w:marLeft w:val="640"/>
          <w:marRight w:val="0"/>
          <w:marTop w:val="0"/>
          <w:marBottom w:val="0"/>
          <w:divBdr>
            <w:top w:val="none" w:sz="0" w:space="0" w:color="auto"/>
            <w:left w:val="none" w:sz="0" w:space="0" w:color="auto"/>
            <w:bottom w:val="none" w:sz="0" w:space="0" w:color="auto"/>
            <w:right w:val="none" w:sz="0" w:space="0" w:color="auto"/>
          </w:divBdr>
        </w:div>
        <w:div w:id="876939725">
          <w:marLeft w:val="640"/>
          <w:marRight w:val="0"/>
          <w:marTop w:val="0"/>
          <w:marBottom w:val="0"/>
          <w:divBdr>
            <w:top w:val="none" w:sz="0" w:space="0" w:color="auto"/>
            <w:left w:val="none" w:sz="0" w:space="0" w:color="auto"/>
            <w:bottom w:val="none" w:sz="0" w:space="0" w:color="auto"/>
            <w:right w:val="none" w:sz="0" w:space="0" w:color="auto"/>
          </w:divBdr>
        </w:div>
        <w:div w:id="886718092">
          <w:marLeft w:val="640"/>
          <w:marRight w:val="0"/>
          <w:marTop w:val="0"/>
          <w:marBottom w:val="0"/>
          <w:divBdr>
            <w:top w:val="none" w:sz="0" w:space="0" w:color="auto"/>
            <w:left w:val="none" w:sz="0" w:space="0" w:color="auto"/>
            <w:bottom w:val="none" w:sz="0" w:space="0" w:color="auto"/>
            <w:right w:val="none" w:sz="0" w:space="0" w:color="auto"/>
          </w:divBdr>
        </w:div>
        <w:div w:id="900289028">
          <w:marLeft w:val="640"/>
          <w:marRight w:val="0"/>
          <w:marTop w:val="0"/>
          <w:marBottom w:val="0"/>
          <w:divBdr>
            <w:top w:val="none" w:sz="0" w:space="0" w:color="auto"/>
            <w:left w:val="none" w:sz="0" w:space="0" w:color="auto"/>
            <w:bottom w:val="none" w:sz="0" w:space="0" w:color="auto"/>
            <w:right w:val="none" w:sz="0" w:space="0" w:color="auto"/>
          </w:divBdr>
        </w:div>
        <w:div w:id="956837290">
          <w:marLeft w:val="640"/>
          <w:marRight w:val="0"/>
          <w:marTop w:val="0"/>
          <w:marBottom w:val="0"/>
          <w:divBdr>
            <w:top w:val="none" w:sz="0" w:space="0" w:color="auto"/>
            <w:left w:val="none" w:sz="0" w:space="0" w:color="auto"/>
            <w:bottom w:val="none" w:sz="0" w:space="0" w:color="auto"/>
            <w:right w:val="none" w:sz="0" w:space="0" w:color="auto"/>
          </w:divBdr>
        </w:div>
        <w:div w:id="1018387319">
          <w:marLeft w:val="640"/>
          <w:marRight w:val="0"/>
          <w:marTop w:val="0"/>
          <w:marBottom w:val="0"/>
          <w:divBdr>
            <w:top w:val="none" w:sz="0" w:space="0" w:color="auto"/>
            <w:left w:val="none" w:sz="0" w:space="0" w:color="auto"/>
            <w:bottom w:val="none" w:sz="0" w:space="0" w:color="auto"/>
            <w:right w:val="none" w:sz="0" w:space="0" w:color="auto"/>
          </w:divBdr>
        </w:div>
        <w:div w:id="1099638268">
          <w:marLeft w:val="640"/>
          <w:marRight w:val="0"/>
          <w:marTop w:val="0"/>
          <w:marBottom w:val="0"/>
          <w:divBdr>
            <w:top w:val="none" w:sz="0" w:space="0" w:color="auto"/>
            <w:left w:val="none" w:sz="0" w:space="0" w:color="auto"/>
            <w:bottom w:val="none" w:sz="0" w:space="0" w:color="auto"/>
            <w:right w:val="none" w:sz="0" w:space="0" w:color="auto"/>
          </w:divBdr>
        </w:div>
        <w:div w:id="1263100377">
          <w:marLeft w:val="640"/>
          <w:marRight w:val="0"/>
          <w:marTop w:val="0"/>
          <w:marBottom w:val="0"/>
          <w:divBdr>
            <w:top w:val="none" w:sz="0" w:space="0" w:color="auto"/>
            <w:left w:val="none" w:sz="0" w:space="0" w:color="auto"/>
            <w:bottom w:val="none" w:sz="0" w:space="0" w:color="auto"/>
            <w:right w:val="none" w:sz="0" w:space="0" w:color="auto"/>
          </w:divBdr>
        </w:div>
        <w:div w:id="1358313931">
          <w:marLeft w:val="640"/>
          <w:marRight w:val="0"/>
          <w:marTop w:val="0"/>
          <w:marBottom w:val="0"/>
          <w:divBdr>
            <w:top w:val="none" w:sz="0" w:space="0" w:color="auto"/>
            <w:left w:val="none" w:sz="0" w:space="0" w:color="auto"/>
            <w:bottom w:val="none" w:sz="0" w:space="0" w:color="auto"/>
            <w:right w:val="none" w:sz="0" w:space="0" w:color="auto"/>
          </w:divBdr>
        </w:div>
        <w:div w:id="1446386171">
          <w:marLeft w:val="640"/>
          <w:marRight w:val="0"/>
          <w:marTop w:val="0"/>
          <w:marBottom w:val="0"/>
          <w:divBdr>
            <w:top w:val="none" w:sz="0" w:space="0" w:color="auto"/>
            <w:left w:val="none" w:sz="0" w:space="0" w:color="auto"/>
            <w:bottom w:val="none" w:sz="0" w:space="0" w:color="auto"/>
            <w:right w:val="none" w:sz="0" w:space="0" w:color="auto"/>
          </w:divBdr>
        </w:div>
        <w:div w:id="1464228655">
          <w:marLeft w:val="640"/>
          <w:marRight w:val="0"/>
          <w:marTop w:val="0"/>
          <w:marBottom w:val="0"/>
          <w:divBdr>
            <w:top w:val="none" w:sz="0" w:space="0" w:color="auto"/>
            <w:left w:val="none" w:sz="0" w:space="0" w:color="auto"/>
            <w:bottom w:val="none" w:sz="0" w:space="0" w:color="auto"/>
            <w:right w:val="none" w:sz="0" w:space="0" w:color="auto"/>
          </w:divBdr>
        </w:div>
        <w:div w:id="1572690175">
          <w:marLeft w:val="640"/>
          <w:marRight w:val="0"/>
          <w:marTop w:val="0"/>
          <w:marBottom w:val="0"/>
          <w:divBdr>
            <w:top w:val="none" w:sz="0" w:space="0" w:color="auto"/>
            <w:left w:val="none" w:sz="0" w:space="0" w:color="auto"/>
            <w:bottom w:val="none" w:sz="0" w:space="0" w:color="auto"/>
            <w:right w:val="none" w:sz="0" w:space="0" w:color="auto"/>
          </w:divBdr>
        </w:div>
        <w:div w:id="1617104338">
          <w:marLeft w:val="640"/>
          <w:marRight w:val="0"/>
          <w:marTop w:val="0"/>
          <w:marBottom w:val="0"/>
          <w:divBdr>
            <w:top w:val="none" w:sz="0" w:space="0" w:color="auto"/>
            <w:left w:val="none" w:sz="0" w:space="0" w:color="auto"/>
            <w:bottom w:val="none" w:sz="0" w:space="0" w:color="auto"/>
            <w:right w:val="none" w:sz="0" w:space="0" w:color="auto"/>
          </w:divBdr>
        </w:div>
        <w:div w:id="1653674807">
          <w:marLeft w:val="640"/>
          <w:marRight w:val="0"/>
          <w:marTop w:val="0"/>
          <w:marBottom w:val="0"/>
          <w:divBdr>
            <w:top w:val="none" w:sz="0" w:space="0" w:color="auto"/>
            <w:left w:val="none" w:sz="0" w:space="0" w:color="auto"/>
            <w:bottom w:val="none" w:sz="0" w:space="0" w:color="auto"/>
            <w:right w:val="none" w:sz="0" w:space="0" w:color="auto"/>
          </w:divBdr>
        </w:div>
        <w:div w:id="1656108485">
          <w:marLeft w:val="640"/>
          <w:marRight w:val="0"/>
          <w:marTop w:val="0"/>
          <w:marBottom w:val="0"/>
          <w:divBdr>
            <w:top w:val="none" w:sz="0" w:space="0" w:color="auto"/>
            <w:left w:val="none" w:sz="0" w:space="0" w:color="auto"/>
            <w:bottom w:val="none" w:sz="0" w:space="0" w:color="auto"/>
            <w:right w:val="none" w:sz="0" w:space="0" w:color="auto"/>
          </w:divBdr>
        </w:div>
        <w:div w:id="1670474587">
          <w:marLeft w:val="640"/>
          <w:marRight w:val="0"/>
          <w:marTop w:val="0"/>
          <w:marBottom w:val="0"/>
          <w:divBdr>
            <w:top w:val="none" w:sz="0" w:space="0" w:color="auto"/>
            <w:left w:val="none" w:sz="0" w:space="0" w:color="auto"/>
            <w:bottom w:val="none" w:sz="0" w:space="0" w:color="auto"/>
            <w:right w:val="none" w:sz="0" w:space="0" w:color="auto"/>
          </w:divBdr>
        </w:div>
        <w:div w:id="1719280944">
          <w:marLeft w:val="640"/>
          <w:marRight w:val="0"/>
          <w:marTop w:val="0"/>
          <w:marBottom w:val="0"/>
          <w:divBdr>
            <w:top w:val="none" w:sz="0" w:space="0" w:color="auto"/>
            <w:left w:val="none" w:sz="0" w:space="0" w:color="auto"/>
            <w:bottom w:val="none" w:sz="0" w:space="0" w:color="auto"/>
            <w:right w:val="none" w:sz="0" w:space="0" w:color="auto"/>
          </w:divBdr>
        </w:div>
        <w:div w:id="1722437431">
          <w:marLeft w:val="640"/>
          <w:marRight w:val="0"/>
          <w:marTop w:val="0"/>
          <w:marBottom w:val="0"/>
          <w:divBdr>
            <w:top w:val="none" w:sz="0" w:space="0" w:color="auto"/>
            <w:left w:val="none" w:sz="0" w:space="0" w:color="auto"/>
            <w:bottom w:val="none" w:sz="0" w:space="0" w:color="auto"/>
            <w:right w:val="none" w:sz="0" w:space="0" w:color="auto"/>
          </w:divBdr>
        </w:div>
      </w:divsChild>
    </w:div>
    <w:div w:id="652174195">
      <w:marLeft w:val="640"/>
      <w:marRight w:val="0"/>
      <w:marTop w:val="0"/>
      <w:marBottom w:val="0"/>
      <w:divBdr>
        <w:top w:val="none" w:sz="0" w:space="0" w:color="auto"/>
        <w:left w:val="none" w:sz="0" w:space="0" w:color="auto"/>
        <w:bottom w:val="none" w:sz="0" w:space="0" w:color="auto"/>
        <w:right w:val="none" w:sz="0" w:space="0" w:color="auto"/>
      </w:divBdr>
    </w:div>
    <w:div w:id="652178502">
      <w:marLeft w:val="640"/>
      <w:marRight w:val="0"/>
      <w:marTop w:val="0"/>
      <w:marBottom w:val="0"/>
      <w:divBdr>
        <w:top w:val="none" w:sz="0" w:space="0" w:color="auto"/>
        <w:left w:val="none" w:sz="0" w:space="0" w:color="auto"/>
        <w:bottom w:val="none" w:sz="0" w:space="0" w:color="auto"/>
        <w:right w:val="none" w:sz="0" w:space="0" w:color="auto"/>
      </w:divBdr>
    </w:div>
    <w:div w:id="652299318">
      <w:marLeft w:val="640"/>
      <w:marRight w:val="0"/>
      <w:marTop w:val="0"/>
      <w:marBottom w:val="0"/>
      <w:divBdr>
        <w:top w:val="none" w:sz="0" w:space="0" w:color="auto"/>
        <w:left w:val="none" w:sz="0" w:space="0" w:color="auto"/>
        <w:bottom w:val="none" w:sz="0" w:space="0" w:color="auto"/>
        <w:right w:val="none" w:sz="0" w:space="0" w:color="auto"/>
      </w:divBdr>
    </w:div>
    <w:div w:id="652610757">
      <w:marLeft w:val="640"/>
      <w:marRight w:val="0"/>
      <w:marTop w:val="0"/>
      <w:marBottom w:val="0"/>
      <w:divBdr>
        <w:top w:val="none" w:sz="0" w:space="0" w:color="auto"/>
        <w:left w:val="none" w:sz="0" w:space="0" w:color="auto"/>
        <w:bottom w:val="none" w:sz="0" w:space="0" w:color="auto"/>
        <w:right w:val="none" w:sz="0" w:space="0" w:color="auto"/>
      </w:divBdr>
    </w:div>
    <w:div w:id="652755994">
      <w:marLeft w:val="640"/>
      <w:marRight w:val="0"/>
      <w:marTop w:val="0"/>
      <w:marBottom w:val="0"/>
      <w:divBdr>
        <w:top w:val="none" w:sz="0" w:space="0" w:color="auto"/>
        <w:left w:val="none" w:sz="0" w:space="0" w:color="auto"/>
        <w:bottom w:val="none" w:sz="0" w:space="0" w:color="auto"/>
        <w:right w:val="none" w:sz="0" w:space="0" w:color="auto"/>
      </w:divBdr>
    </w:div>
    <w:div w:id="652758787">
      <w:marLeft w:val="640"/>
      <w:marRight w:val="0"/>
      <w:marTop w:val="0"/>
      <w:marBottom w:val="0"/>
      <w:divBdr>
        <w:top w:val="none" w:sz="0" w:space="0" w:color="auto"/>
        <w:left w:val="none" w:sz="0" w:space="0" w:color="auto"/>
        <w:bottom w:val="none" w:sz="0" w:space="0" w:color="auto"/>
        <w:right w:val="none" w:sz="0" w:space="0" w:color="auto"/>
      </w:divBdr>
    </w:div>
    <w:div w:id="652828825">
      <w:marLeft w:val="640"/>
      <w:marRight w:val="0"/>
      <w:marTop w:val="0"/>
      <w:marBottom w:val="0"/>
      <w:divBdr>
        <w:top w:val="none" w:sz="0" w:space="0" w:color="auto"/>
        <w:left w:val="none" w:sz="0" w:space="0" w:color="auto"/>
        <w:bottom w:val="none" w:sz="0" w:space="0" w:color="auto"/>
        <w:right w:val="none" w:sz="0" w:space="0" w:color="auto"/>
      </w:divBdr>
    </w:div>
    <w:div w:id="652830820">
      <w:marLeft w:val="640"/>
      <w:marRight w:val="0"/>
      <w:marTop w:val="0"/>
      <w:marBottom w:val="0"/>
      <w:divBdr>
        <w:top w:val="none" w:sz="0" w:space="0" w:color="auto"/>
        <w:left w:val="none" w:sz="0" w:space="0" w:color="auto"/>
        <w:bottom w:val="none" w:sz="0" w:space="0" w:color="auto"/>
        <w:right w:val="none" w:sz="0" w:space="0" w:color="auto"/>
      </w:divBdr>
    </w:div>
    <w:div w:id="652876037">
      <w:marLeft w:val="640"/>
      <w:marRight w:val="0"/>
      <w:marTop w:val="0"/>
      <w:marBottom w:val="0"/>
      <w:divBdr>
        <w:top w:val="none" w:sz="0" w:space="0" w:color="auto"/>
        <w:left w:val="none" w:sz="0" w:space="0" w:color="auto"/>
        <w:bottom w:val="none" w:sz="0" w:space="0" w:color="auto"/>
        <w:right w:val="none" w:sz="0" w:space="0" w:color="auto"/>
      </w:divBdr>
    </w:div>
    <w:div w:id="652876341">
      <w:marLeft w:val="640"/>
      <w:marRight w:val="0"/>
      <w:marTop w:val="0"/>
      <w:marBottom w:val="0"/>
      <w:divBdr>
        <w:top w:val="none" w:sz="0" w:space="0" w:color="auto"/>
        <w:left w:val="none" w:sz="0" w:space="0" w:color="auto"/>
        <w:bottom w:val="none" w:sz="0" w:space="0" w:color="auto"/>
        <w:right w:val="none" w:sz="0" w:space="0" w:color="auto"/>
      </w:divBdr>
    </w:div>
    <w:div w:id="653068172">
      <w:marLeft w:val="640"/>
      <w:marRight w:val="0"/>
      <w:marTop w:val="0"/>
      <w:marBottom w:val="0"/>
      <w:divBdr>
        <w:top w:val="none" w:sz="0" w:space="0" w:color="auto"/>
        <w:left w:val="none" w:sz="0" w:space="0" w:color="auto"/>
        <w:bottom w:val="none" w:sz="0" w:space="0" w:color="auto"/>
        <w:right w:val="none" w:sz="0" w:space="0" w:color="auto"/>
      </w:divBdr>
    </w:div>
    <w:div w:id="653070742">
      <w:marLeft w:val="640"/>
      <w:marRight w:val="0"/>
      <w:marTop w:val="0"/>
      <w:marBottom w:val="0"/>
      <w:divBdr>
        <w:top w:val="none" w:sz="0" w:space="0" w:color="auto"/>
        <w:left w:val="none" w:sz="0" w:space="0" w:color="auto"/>
        <w:bottom w:val="none" w:sz="0" w:space="0" w:color="auto"/>
        <w:right w:val="none" w:sz="0" w:space="0" w:color="auto"/>
      </w:divBdr>
    </w:div>
    <w:div w:id="653072097">
      <w:marLeft w:val="640"/>
      <w:marRight w:val="0"/>
      <w:marTop w:val="0"/>
      <w:marBottom w:val="0"/>
      <w:divBdr>
        <w:top w:val="none" w:sz="0" w:space="0" w:color="auto"/>
        <w:left w:val="none" w:sz="0" w:space="0" w:color="auto"/>
        <w:bottom w:val="none" w:sz="0" w:space="0" w:color="auto"/>
        <w:right w:val="none" w:sz="0" w:space="0" w:color="auto"/>
      </w:divBdr>
    </w:div>
    <w:div w:id="653143430">
      <w:marLeft w:val="640"/>
      <w:marRight w:val="0"/>
      <w:marTop w:val="0"/>
      <w:marBottom w:val="0"/>
      <w:divBdr>
        <w:top w:val="none" w:sz="0" w:space="0" w:color="auto"/>
        <w:left w:val="none" w:sz="0" w:space="0" w:color="auto"/>
        <w:bottom w:val="none" w:sz="0" w:space="0" w:color="auto"/>
        <w:right w:val="none" w:sz="0" w:space="0" w:color="auto"/>
      </w:divBdr>
    </w:div>
    <w:div w:id="653217174">
      <w:marLeft w:val="640"/>
      <w:marRight w:val="0"/>
      <w:marTop w:val="0"/>
      <w:marBottom w:val="0"/>
      <w:divBdr>
        <w:top w:val="none" w:sz="0" w:space="0" w:color="auto"/>
        <w:left w:val="none" w:sz="0" w:space="0" w:color="auto"/>
        <w:bottom w:val="none" w:sz="0" w:space="0" w:color="auto"/>
        <w:right w:val="none" w:sz="0" w:space="0" w:color="auto"/>
      </w:divBdr>
    </w:div>
    <w:div w:id="653222347">
      <w:marLeft w:val="640"/>
      <w:marRight w:val="0"/>
      <w:marTop w:val="0"/>
      <w:marBottom w:val="0"/>
      <w:divBdr>
        <w:top w:val="none" w:sz="0" w:space="0" w:color="auto"/>
        <w:left w:val="none" w:sz="0" w:space="0" w:color="auto"/>
        <w:bottom w:val="none" w:sz="0" w:space="0" w:color="auto"/>
        <w:right w:val="none" w:sz="0" w:space="0" w:color="auto"/>
      </w:divBdr>
    </w:div>
    <w:div w:id="653223914">
      <w:marLeft w:val="640"/>
      <w:marRight w:val="0"/>
      <w:marTop w:val="0"/>
      <w:marBottom w:val="0"/>
      <w:divBdr>
        <w:top w:val="none" w:sz="0" w:space="0" w:color="auto"/>
        <w:left w:val="none" w:sz="0" w:space="0" w:color="auto"/>
        <w:bottom w:val="none" w:sz="0" w:space="0" w:color="auto"/>
        <w:right w:val="none" w:sz="0" w:space="0" w:color="auto"/>
      </w:divBdr>
    </w:div>
    <w:div w:id="653265014">
      <w:marLeft w:val="640"/>
      <w:marRight w:val="0"/>
      <w:marTop w:val="0"/>
      <w:marBottom w:val="0"/>
      <w:divBdr>
        <w:top w:val="none" w:sz="0" w:space="0" w:color="auto"/>
        <w:left w:val="none" w:sz="0" w:space="0" w:color="auto"/>
        <w:bottom w:val="none" w:sz="0" w:space="0" w:color="auto"/>
        <w:right w:val="none" w:sz="0" w:space="0" w:color="auto"/>
      </w:divBdr>
    </w:div>
    <w:div w:id="653291790">
      <w:marLeft w:val="640"/>
      <w:marRight w:val="0"/>
      <w:marTop w:val="0"/>
      <w:marBottom w:val="0"/>
      <w:divBdr>
        <w:top w:val="none" w:sz="0" w:space="0" w:color="auto"/>
        <w:left w:val="none" w:sz="0" w:space="0" w:color="auto"/>
        <w:bottom w:val="none" w:sz="0" w:space="0" w:color="auto"/>
        <w:right w:val="none" w:sz="0" w:space="0" w:color="auto"/>
      </w:divBdr>
    </w:div>
    <w:div w:id="653333831">
      <w:marLeft w:val="640"/>
      <w:marRight w:val="0"/>
      <w:marTop w:val="0"/>
      <w:marBottom w:val="0"/>
      <w:divBdr>
        <w:top w:val="none" w:sz="0" w:space="0" w:color="auto"/>
        <w:left w:val="none" w:sz="0" w:space="0" w:color="auto"/>
        <w:bottom w:val="none" w:sz="0" w:space="0" w:color="auto"/>
        <w:right w:val="none" w:sz="0" w:space="0" w:color="auto"/>
      </w:divBdr>
    </w:div>
    <w:div w:id="653409117">
      <w:marLeft w:val="640"/>
      <w:marRight w:val="0"/>
      <w:marTop w:val="0"/>
      <w:marBottom w:val="0"/>
      <w:divBdr>
        <w:top w:val="none" w:sz="0" w:space="0" w:color="auto"/>
        <w:left w:val="none" w:sz="0" w:space="0" w:color="auto"/>
        <w:bottom w:val="none" w:sz="0" w:space="0" w:color="auto"/>
        <w:right w:val="none" w:sz="0" w:space="0" w:color="auto"/>
      </w:divBdr>
    </w:div>
    <w:div w:id="653490120">
      <w:marLeft w:val="640"/>
      <w:marRight w:val="0"/>
      <w:marTop w:val="0"/>
      <w:marBottom w:val="0"/>
      <w:divBdr>
        <w:top w:val="none" w:sz="0" w:space="0" w:color="auto"/>
        <w:left w:val="none" w:sz="0" w:space="0" w:color="auto"/>
        <w:bottom w:val="none" w:sz="0" w:space="0" w:color="auto"/>
        <w:right w:val="none" w:sz="0" w:space="0" w:color="auto"/>
      </w:divBdr>
    </w:div>
    <w:div w:id="653722545">
      <w:marLeft w:val="640"/>
      <w:marRight w:val="0"/>
      <w:marTop w:val="0"/>
      <w:marBottom w:val="0"/>
      <w:divBdr>
        <w:top w:val="none" w:sz="0" w:space="0" w:color="auto"/>
        <w:left w:val="none" w:sz="0" w:space="0" w:color="auto"/>
        <w:bottom w:val="none" w:sz="0" w:space="0" w:color="auto"/>
        <w:right w:val="none" w:sz="0" w:space="0" w:color="auto"/>
      </w:divBdr>
    </w:div>
    <w:div w:id="653871871">
      <w:marLeft w:val="640"/>
      <w:marRight w:val="0"/>
      <w:marTop w:val="0"/>
      <w:marBottom w:val="0"/>
      <w:divBdr>
        <w:top w:val="none" w:sz="0" w:space="0" w:color="auto"/>
        <w:left w:val="none" w:sz="0" w:space="0" w:color="auto"/>
        <w:bottom w:val="none" w:sz="0" w:space="0" w:color="auto"/>
        <w:right w:val="none" w:sz="0" w:space="0" w:color="auto"/>
      </w:divBdr>
    </w:div>
    <w:div w:id="653872486">
      <w:marLeft w:val="640"/>
      <w:marRight w:val="0"/>
      <w:marTop w:val="0"/>
      <w:marBottom w:val="0"/>
      <w:divBdr>
        <w:top w:val="none" w:sz="0" w:space="0" w:color="auto"/>
        <w:left w:val="none" w:sz="0" w:space="0" w:color="auto"/>
        <w:bottom w:val="none" w:sz="0" w:space="0" w:color="auto"/>
        <w:right w:val="none" w:sz="0" w:space="0" w:color="auto"/>
      </w:divBdr>
    </w:div>
    <w:div w:id="653990754">
      <w:marLeft w:val="640"/>
      <w:marRight w:val="0"/>
      <w:marTop w:val="0"/>
      <w:marBottom w:val="0"/>
      <w:divBdr>
        <w:top w:val="none" w:sz="0" w:space="0" w:color="auto"/>
        <w:left w:val="none" w:sz="0" w:space="0" w:color="auto"/>
        <w:bottom w:val="none" w:sz="0" w:space="0" w:color="auto"/>
        <w:right w:val="none" w:sz="0" w:space="0" w:color="auto"/>
      </w:divBdr>
    </w:div>
    <w:div w:id="654072796">
      <w:marLeft w:val="640"/>
      <w:marRight w:val="0"/>
      <w:marTop w:val="0"/>
      <w:marBottom w:val="0"/>
      <w:divBdr>
        <w:top w:val="none" w:sz="0" w:space="0" w:color="auto"/>
        <w:left w:val="none" w:sz="0" w:space="0" w:color="auto"/>
        <w:bottom w:val="none" w:sz="0" w:space="0" w:color="auto"/>
        <w:right w:val="none" w:sz="0" w:space="0" w:color="auto"/>
      </w:divBdr>
    </w:div>
    <w:div w:id="654257235">
      <w:marLeft w:val="640"/>
      <w:marRight w:val="0"/>
      <w:marTop w:val="0"/>
      <w:marBottom w:val="0"/>
      <w:divBdr>
        <w:top w:val="none" w:sz="0" w:space="0" w:color="auto"/>
        <w:left w:val="none" w:sz="0" w:space="0" w:color="auto"/>
        <w:bottom w:val="none" w:sz="0" w:space="0" w:color="auto"/>
        <w:right w:val="none" w:sz="0" w:space="0" w:color="auto"/>
      </w:divBdr>
    </w:div>
    <w:div w:id="654259742">
      <w:marLeft w:val="640"/>
      <w:marRight w:val="0"/>
      <w:marTop w:val="0"/>
      <w:marBottom w:val="0"/>
      <w:divBdr>
        <w:top w:val="none" w:sz="0" w:space="0" w:color="auto"/>
        <w:left w:val="none" w:sz="0" w:space="0" w:color="auto"/>
        <w:bottom w:val="none" w:sz="0" w:space="0" w:color="auto"/>
        <w:right w:val="none" w:sz="0" w:space="0" w:color="auto"/>
      </w:divBdr>
    </w:div>
    <w:div w:id="654262870">
      <w:marLeft w:val="640"/>
      <w:marRight w:val="0"/>
      <w:marTop w:val="0"/>
      <w:marBottom w:val="0"/>
      <w:divBdr>
        <w:top w:val="none" w:sz="0" w:space="0" w:color="auto"/>
        <w:left w:val="none" w:sz="0" w:space="0" w:color="auto"/>
        <w:bottom w:val="none" w:sz="0" w:space="0" w:color="auto"/>
        <w:right w:val="none" w:sz="0" w:space="0" w:color="auto"/>
      </w:divBdr>
    </w:div>
    <w:div w:id="654262937">
      <w:marLeft w:val="640"/>
      <w:marRight w:val="0"/>
      <w:marTop w:val="0"/>
      <w:marBottom w:val="0"/>
      <w:divBdr>
        <w:top w:val="none" w:sz="0" w:space="0" w:color="auto"/>
        <w:left w:val="none" w:sz="0" w:space="0" w:color="auto"/>
        <w:bottom w:val="none" w:sz="0" w:space="0" w:color="auto"/>
        <w:right w:val="none" w:sz="0" w:space="0" w:color="auto"/>
      </w:divBdr>
    </w:div>
    <w:div w:id="654336389">
      <w:marLeft w:val="640"/>
      <w:marRight w:val="0"/>
      <w:marTop w:val="0"/>
      <w:marBottom w:val="0"/>
      <w:divBdr>
        <w:top w:val="none" w:sz="0" w:space="0" w:color="auto"/>
        <w:left w:val="none" w:sz="0" w:space="0" w:color="auto"/>
        <w:bottom w:val="none" w:sz="0" w:space="0" w:color="auto"/>
        <w:right w:val="none" w:sz="0" w:space="0" w:color="auto"/>
      </w:divBdr>
    </w:div>
    <w:div w:id="654378316">
      <w:marLeft w:val="640"/>
      <w:marRight w:val="0"/>
      <w:marTop w:val="0"/>
      <w:marBottom w:val="0"/>
      <w:divBdr>
        <w:top w:val="none" w:sz="0" w:space="0" w:color="auto"/>
        <w:left w:val="none" w:sz="0" w:space="0" w:color="auto"/>
        <w:bottom w:val="none" w:sz="0" w:space="0" w:color="auto"/>
        <w:right w:val="none" w:sz="0" w:space="0" w:color="auto"/>
      </w:divBdr>
    </w:div>
    <w:div w:id="654380814">
      <w:marLeft w:val="640"/>
      <w:marRight w:val="0"/>
      <w:marTop w:val="0"/>
      <w:marBottom w:val="0"/>
      <w:divBdr>
        <w:top w:val="none" w:sz="0" w:space="0" w:color="auto"/>
        <w:left w:val="none" w:sz="0" w:space="0" w:color="auto"/>
        <w:bottom w:val="none" w:sz="0" w:space="0" w:color="auto"/>
        <w:right w:val="none" w:sz="0" w:space="0" w:color="auto"/>
      </w:divBdr>
    </w:div>
    <w:div w:id="654454661">
      <w:marLeft w:val="640"/>
      <w:marRight w:val="0"/>
      <w:marTop w:val="0"/>
      <w:marBottom w:val="0"/>
      <w:divBdr>
        <w:top w:val="none" w:sz="0" w:space="0" w:color="auto"/>
        <w:left w:val="none" w:sz="0" w:space="0" w:color="auto"/>
        <w:bottom w:val="none" w:sz="0" w:space="0" w:color="auto"/>
        <w:right w:val="none" w:sz="0" w:space="0" w:color="auto"/>
      </w:divBdr>
    </w:div>
    <w:div w:id="654528895">
      <w:marLeft w:val="640"/>
      <w:marRight w:val="0"/>
      <w:marTop w:val="0"/>
      <w:marBottom w:val="0"/>
      <w:divBdr>
        <w:top w:val="none" w:sz="0" w:space="0" w:color="auto"/>
        <w:left w:val="none" w:sz="0" w:space="0" w:color="auto"/>
        <w:bottom w:val="none" w:sz="0" w:space="0" w:color="auto"/>
        <w:right w:val="none" w:sz="0" w:space="0" w:color="auto"/>
      </w:divBdr>
    </w:div>
    <w:div w:id="654529296">
      <w:marLeft w:val="640"/>
      <w:marRight w:val="0"/>
      <w:marTop w:val="0"/>
      <w:marBottom w:val="0"/>
      <w:divBdr>
        <w:top w:val="none" w:sz="0" w:space="0" w:color="auto"/>
        <w:left w:val="none" w:sz="0" w:space="0" w:color="auto"/>
        <w:bottom w:val="none" w:sz="0" w:space="0" w:color="auto"/>
        <w:right w:val="none" w:sz="0" w:space="0" w:color="auto"/>
      </w:divBdr>
    </w:div>
    <w:div w:id="654576244">
      <w:marLeft w:val="640"/>
      <w:marRight w:val="0"/>
      <w:marTop w:val="0"/>
      <w:marBottom w:val="0"/>
      <w:divBdr>
        <w:top w:val="none" w:sz="0" w:space="0" w:color="auto"/>
        <w:left w:val="none" w:sz="0" w:space="0" w:color="auto"/>
        <w:bottom w:val="none" w:sz="0" w:space="0" w:color="auto"/>
        <w:right w:val="none" w:sz="0" w:space="0" w:color="auto"/>
      </w:divBdr>
    </w:div>
    <w:div w:id="654606007">
      <w:marLeft w:val="640"/>
      <w:marRight w:val="0"/>
      <w:marTop w:val="0"/>
      <w:marBottom w:val="0"/>
      <w:divBdr>
        <w:top w:val="none" w:sz="0" w:space="0" w:color="auto"/>
        <w:left w:val="none" w:sz="0" w:space="0" w:color="auto"/>
        <w:bottom w:val="none" w:sz="0" w:space="0" w:color="auto"/>
        <w:right w:val="none" w:sz="0" w:space="0" w:color="auto"/>
      </w:divBdr>
    </w:div>
    <w:div w:id="654652547">
      <w:marLeft w:val="640"/>
      <w:marRight w:val="0"/>
      <w:marTop w:val="0"/>
      <w:marBottom w:val="0"/>
      <w:divBdr>
        <w:top w:val="none" w:sz="0" w:space="0" w:color="auto"/>
        <w:left w:val="none" w:sz="0" w:space="0" w:color="auto"/>
        <w:bottom w:val="none" w:sz="0" w:space="0" w:color="auto"/>
        <w:right w:val="none" w:sz="0" w:space="0" w:color="auto"/>
      </w:divBdr>
    </w:div>
    <w:div w:id="654796195">
      <w:marLeft w:val="640"/>
      <w:marRight w:val="0"/>
      <w:marTop w:val="0"/>
      <w:marBottom w:val="0"/>
      <w:divBdr>
        <w:top w:val="none" w:sz="0" w:space="0" w:color="auto"/>
        <w:left w:val="none" w:sz="0" w:space="0" w:color="auto"/>
        <w:bottom w:val="none" w:sz="0" w:space="0" w:color="auto"/>
        <w:right w:val="none" w:sz="0" w:space="0" w:color="auto"/>
      </w:divBdr>
    </w:div>
    <w:div w:id="654916247">
      <w:marLeft w:val="640"/>
      <w:marRight w:val="0"/>
      <w:marTop w:val="0"/>
      <w:marBottom w:val="0"/>
      <w:divBdr>
        <w:top w:val="none" w:sz="0" w:space="0" w:color="auto"/>
        <w:left w:val="none" w:sz="0" w:space="0" w:color="auto"/>
        <w:bottom w:val="none" w:sz="0" w:space="0" w:color="auto"/>
        <w:right w:val="none" w:sz="0" w:space="0" w:color="auto"/>
      </w:divBdr>
    </w:div>
    <w:div w:id="654918001">
      <w:marLeft w:val="640"/>
      <w:marRight w:val="0"/>
      <w:marTop w:val="0"/>
      <w:marBottom w:val="0"/>
      <w:divBdr>
        <w:top w:val="none" w:sz="0" w:space="0" w:color="auto"/>
        <w:left w:val="none" w:sz="0" w:space="0" w:color="auto"/>
        <w:bottom w:val="none" w:sz="0" w:space="0" w:color="auto"/>
        <w:right w:val="none" w:sz="0" w:space="0" w:color="auto"/>
      </w:divBdr>
    </w:div>
    <w:div w:id="655064827">
      <w:marLeft w:val="640"/>
      <w:marRight w:val="0"/>
      <w:marTop w:val="0"/>
      <w:marBottom w:val="0"/>
      <w:divBdr>
        <w:top w:val="none" w:sz="0" w:space="0" w:color="auto"/>
        <w:left w:val="none" w:sz="0" w:space="0" w:color="auto"/>
        <w:bottom w:val="none" w:sz="0" w:space="0" w:color="auto"/>
        <w:right w:val="none" w:sz="0" w:space="0" w:color="auto"/>
      </w:divBdr>
    </w:div>
    <w:div w:id="655185705">
      <w:marLeft w:val="640"/>
      <w:marRight w:val="0"/>
      <w:marTop w:val="0"/>
      <w:marBottom w:val="0"/>
      <w:divBdr>
        <w:top w:val="none" w:sz="0" w:space="0" w:color="auto"/>
        <w:left w:val="none" w:sz="0" w:space="0" w:color="auto"/>
        <w:bottom w:val="none" w:sz="0" w:space="0" w:color="auto"/>
        <w:right w:val="none" w:sz="0" w:space="0" w:color="auto"/>
      </w:divBdr>
    </w:div>
    <w:div w:id="655256792">
      <w:marLeft w:val="640"/>
      <w:marRight w:val="0"/>
      <w:marTop w:val="0"/>
      <w:marBottom w:val="0"/>
      <w:divBdr>
        <w:top w:val="none" w:sz="0" w:space="0" w:color="auto"/>
        <w:left w:val="none" w:sz="0" w:space="0" w:color="auto"/>
        <w:bottom w:val="none" w:sz="0" w:space="0" w:color="auto"/>
        <w:right w:val="none" w:sz="0" w:space="0" w:color="auto"/>
      </w:divBdr>
    </w:div>
    <w:div w:id="655306725">
      <w:marLeft w:val="640"/>
      <w:marRight w:val="0"/>
      <w:marTop w:val="0"/>
      <w:marBottom w:val="0"/>
      <w:divBdr>
        <w:top w:val="none" w:sz="0" w:space="0" w:color="auto"/>
        <w:left w:val="none" w:sz="0" w:space="0" w:color="auto"/>
        <w:bottom w:val="none" w:sz="0" w:space="0" w:color="auto"/>
        <w:right w:val="none" w:sz="0" w:space="0" w:color="auto"/>
      </w:divBdr>
    </w:div>
    <w:div w:id="655380666">
      <w:marLeft w:val="640"/>
      <w:marRight w:val="0"/>
      <w:marTop w:val="0"/>
      <w:marBottom w:val="0"/>
      <w:divBdr>
        <w:top w:val="none" w:sz="0" w:space="0" w:color="auto"/>
        <w:left w:val="none" w:sz="0" w:space="0" w:color="auto"/>
        <w:bottom w:val="none" w:sz="0" w:space="0" w:color="auto"/>
        <w:right w:val="none" w:sz="0" w:space="0" w:color="auto"/>
      </w:divBdr>
    </w:div>
    <w:div w:id="655381828">
      <w:marLeft w:val="640"/>
      <w:marRight w:val="0"/>
      <w:marTop w:val="0"/>
      <w:marBottom w:val="0"/>
      <w:divBdr>
        <w:top w:val="none" w:sz="0" w:space="0" w:color="auto"/>
        <w:left w:val="none" w:sz="0" w:space="0" w:color="auto"/>
        <w:bottom w:val="none" w:sz="0" w:space="0" w:color="auto"/>
        <w:right w:val="none" w:sz="0" w:space="0" w:color="auto"/>
      </w:divBdr>
    </w:div>
    <w:div w:id="655718460">
      <w:marLeft w:val="640"/>
      <w:marRight w:val="0"/>
      <w:marTop w:val="0"/>
      <w:marBottom w:val="0"/>
      <w:divBdr>
        <w:top w:val="none" w:sz="0" w:space="0" w:color="auto"/>
        <w:left w:val="none" w:sz="0" w:space="0" w:color="auto"/>
        <w:bottom w:val="none" w:sz="0" w:space="0" w:color="auto"/>
        <w:right w:val="none" w:sz="0" w:space="0" w:color="auto"/>
      </w:divBdr>
    </w:div>
    <w:div w:id="655762891">
      <w:marLeft w:val="640"/>
      <w:marRight w:val="0"/>
      <w:marTop w:val="0"/>
      <w:marBottom w:val="0"/>
      <w:divBdr>
        <w:top w:val="none" w:sz="0" w:space="0" w:color="auto"/>
        <w:left w:val="none" w:sz="0" w:space="0" w:color="auto"/>
        <w:bottom w:val="none" w:sz="0" w:space="0" w:color="auto"/>
        <w:right w:val="none" w:sz="0" w:space="0" w:color="auto"/>
      </w:divBdr>
    </w:div>
    <w:div w:id="655767704">
      <w:marLeft w:val="640"/>
      <w:marRight w:val="0"/>
      <w:marTop w:val="0"/>
      <w:marBottom w:val="0"/>
      <w:divBdr>
        <w:top w:val="none" w:sz="0" w:space="0" w:color="auto"/>
        <w:left w:val="none" w:sz="0" w:space="0" w:color="auto"/>
        <w:bottom w:val="none" w:sz="0" w:space="0" w:color="auto"/>
        <w:right w:val="none" w:sz="0" w:space="0" w:color="auto"/>
      </w:divBdr>
    </w:div>
    <w:div w:id="656031236">
      <w:marLeft w:val="640"/>
      <w:marRight w:val="0"/>
      <w:marTop w:val="0"/>
      <w:marBottom w:val="0"/>
      <w:divBdr>
        <w:top w:val="none" w:sz="0" w:space="0" w:color="auto"/>
        <w:left w:val="none" w:sz="0" w:space="0" w:color="auto"/>
        <w:bottom w:val="none" w:sz="0" w:space="0" w:color="auto"/>
        <w:right w:val="none" w:sz="0" w:space="0" w:color="auto"/>
      </w:divBdr>
    </w:div>
    <w:div w:id="656106147">
      <w:marLeft w:val="640"/>
      <w:marRight w:val="0"/>
      <w:marTop w:val="0"/>
      <w:marBottom w:val="0"/>
      <w:divBdr>
        <w:top w:val="none" w:sz="0" w:space="0" w:color="auto"/>
        <w:left w:val="none" w:sz="0" w:space="0" w:color="auto"/>
        <w:bottom w:val="none" w:sz="0" w:space="0" w:color="auto"/>
        <w:right w:val="none" w:sz="0" w:space="0" w:color="auto"/>
      </w:divBdr>
    </w:div>
    <w:div w:id="656106665">
      <w:marLeft w:val="640"/>
      <w:marRight w:val="0"/>
      <w:marTop w:val="0"/>
      <w:marBottom w:val="0"/>
      <w:divBdr>
        <w:top w:val="none" w:sz="0" w:space="0" w:color="auto"/>
        <w:left w:val="none" w:sz="0" w:space="0" w:color="auto"/>
        <w:bottom w:val="none" w:sz="0" w:space="0" w:color="auto"/>
        <w:right w:val="none" w:sz="0" w:space="0" w:color="auto"/>
      </w:divBdr>
    </w:div>
    <w:div w:id="656148529">
      <w:marLeft w:val="640"/>
      <w:marRight w:val="0"/>
      <w:marTop w:val="0"/>
      <w:marBottom w:val="0"/>
      <w:divBdr>
        <w:top w:val="none" w:sz="0" w:space="0" w:color="auto"/>
        <w:left w:val="none" w:sz="0" w:space="0" w:color="auto"/>
        <w:bottom w:val="none" w:sz="0" w:space="0" w:color="auto"/>
        <w:right w:val="none" w:sz="0" w:space="0" w:color="auto"/>
      </w:divBdr>
    </w:div>
    <w:div w:id="656148582">
      <w:marLeft w:val="640"/>
      <w:marRight w:val="0"/>
      <w:marTop w:val="0"/>
      <w:marBottom w:val="0"/>
      <w:divBdr>
        <w:top w:val="none" w:sz="0" w:space="0" w:color="auto"/>
        <w:left w:val="none" w:sz="0" w:space="0" w:color="auto"/>
        <w:bottom w:val="none" w:sz="0" w:space="0" w:color="auto"/>
        <w:right w:val="none" w:sz="0" w:space="0" w:color="auto"/>
      </w:divBdr>
    </w:div>
    <w:div w:id="656151227">
      <w:marLeft w:val="640"/>
      <w:marRight w:val="0"/>
      <w:marTop w:val="0"/>
      <w:marBottom w:val="0"/>
      <w:divBdr>
        <w:top w:val="none" w:sz="0" w:space="0" w:color="auto"/>
        <w:left w:val="none" w:sz="0" w:space="0" w:color="auto"/>
        <w:bottom w:val="none" w:sz="0" w:space="0" w:color="auto"/>
        <w:right w:val="none" w:sz="0" w:space="0" w:color="auto"/>
      </w:divBdr>
    </w:div>
    <w:div w:id="656226557">
      <w:marLeft w:val="640"/>
      <w:marRight w:val="0"/>
      <w:marTop w:val="0"/>
      <w:marBottom w:val="0"/>
      <w:divBdr>
        <w:top w:val="none" w:sz="0" w:space="0" w:color="auto"/>
        <w:left w:val="none" w:sz="0" w:space="0" w:color="auto"/>
        <w:bottom w:val="none" w:sz="0" w:space="0" w:color="auto"/>
        <w:right w:val="none" w:sz="0" w:space="0" w:color="auto"/>
      </w:divBdr>
    </w:div>
    <w:div w:id="656307017">
      <w:marLeft w:val="640"/>
      <w:marRight w:val="0"/>
      <w:marTop w:val="0"/>
      <w:marBottom w:val="0"/>
      <w:divBdr>
        <w:top w:val="none" w:sz="0" w:space="0" w:color="auto"/>
        <w:left w:val="none" w:sz="0" w:space="0" w:color="auto"/>
        <w:bottom w:val="none" w:sz="0" w:space="0" w:color="auto"/>
        <w:right w:val="none" w:sz="0" w:space="0" w:color="auto"/>
      </w:divBdr>
    </w:div>
    <w:div w:id="656343838">
      <w:marLeft w:val="640"/>
      <w:marRight w:val="0"/>
      <w:marTop w:val="0"/>
      <w:marBottom w:val="0"/>
      <w:divBdr>
        <w:top w:val="none" w:sz="0" w:space="0" w:color="auto"/>
        <w:left w:val="none" w:sz="0" w:space="0" w:color="auto"/>
        <w:bottom w:val="none" w:sz="0" w:space="0" w:color="auto"/>
        <w:right w:val="none" w:sz="0" w:space="0" w:color="auto"/>
      </w:divBdr>
    </w:div>
    <w:div w:id="656542897">
      <w:marLeft w:val="640"/>
      <w:marRight w:val="0"/>
      <w:marTop w:val="0"/>
      <w:marBottom w:val="0"/>
      <w:divBdr>
        <w:top w:val="none" w:sz="0" w:space="0" w:color="auto"/>
        <w:left w:val="none" w:sz="0" w:space="0" w:color="auto"/>
        <w:bottom w:val="none" w:sz="0" w:space="0" w:color="auto"/>
        <w:right w:val="none" w:sz="0" w:space="0" w:color="auto"/>
      </w:divBdr>
    </w:div>
    <w:div w:id="656567815">
      <w:marLeft w:val="640"/>
      <w:marRight w:val="0"/>
      <w:marTop w:val="0"/>
      <w:marBottom w:val="0"/>
      <w:divBdr>
        <w:top w:val="none" w:sz="0" w:space="0" w:color="auto"/>
        <w:left w:val="none" w:sz="0" w:space="0" w:color="auto"/>
        <w:bottom w:val="none" w:sz="0" w:space="0" w:color="auto"/>
        <w:right w:val="none" w:sz="0" w:space="0" w:color="auto"/>
      </w:divBdr>
    </w:div>
    <w:div w:id="656959722">
      <w:marLeft w:val="640"/>
      <w:marRight w:val="0"/>
      <w:marTop w:val="0"/>
      <w:marBottom w:val="0"/>
      <w:divBdr>
        <w:top w:val="none" w:sz="0" w:space="0" w:color="auto"/>
        <w:left w:val="none" w:sz="0" w:space="0" w:color="auto"/>
        <w:bottom w:val="none" w:sz="0" w:space="0" w:color="auto"/>
        <w:right w:val="none" w:sz="0" w:space="0" w:color="auto"/>
      </w:divBdr>
    </w:div>
    <w:div w:id="657196998">
      <w:marLeft w:val="640"/>
      <w:marRight w:val="0"/>
      <w:marTop w:val="0"/>
      <w:marBottom w:val="0"/>
      <w:divBdr>
        <w:top w:val="none" w:sz="0" w:space="0" w:color="auto"/>
        <w:left w:val="none" w:sz="0" w:space="0" w:color="auto"/>
        <w:bottom w:val="none" w:sz="0" w:space="0" w:color="auto"/>
        <w:right w:val="none" w:sz="0" w:space="0" w:color="auto"/>
      </w:divBdr>
    </w:div>
    <w:div w:id="657466044">
      <w:marLeft w:val="640"/>
      <w:marRight w:val="0"/>
      <w:marTop w:val="0"/>
      <w:marBottom w:val="0"/>
      <w:divBdr>
        <w:top w:val="none" w:sz="0" w:space="0" w:color="auto"/>
        <w:left w:val="none" w:sz="0" w:space="0" w:color="auto"/>
        <w:bottom w:val="none" w:sz="0" w:space="0" w:color="auto"/>
        <w:right w:val="none" w:sz="0" w:space="0" w:color="auto"/>
      </w:divBdr>
    </w:div>
    <w:div w:id="657540081">
      <w:marLeft w:val="640"/>
      <w:marRight w:val="0"/>
      <w:marTop w:val="0"/>
      <w:marBottom w:val="0"/>
      <w:divBdr>
        <w:top w:val="none" w:sz="0" w:space="0" w:color="auto"/>
        <w:left w:val="none" w:sz="0" w:space="0" w:color="auto"/>
        <w:bottom w:val="none" w:sz="0" w:space="0" w:color="auto"/>
        <w:right w:val="none" w:sz="0" w:space="0" w:color="auto"/>
      </w:divBdr>
    </w:div>
    <w:div w:id="657609717">
      <w:marLeft w:val="640"/>
      <w:marRight w:val="0"/>
      <w:marTop w:val="0"/>
      <w:marBottom w:val="0"/>
      <w:divBdr>
        <w:top w:val="none" w:sz="0" w:space="0" w:color="auto"/>
        <w:left w:val="none" w:sz="0" w:space="0" w:color="auto"/>
        <w:bottom w:val="none" w:sz="0" w:space="0" w:color="auto"/>
        <w:right w:val="none" w:sz="0" w:space="0" w:color="auto"/>
      </w:divBdr>
    </w:div>
    <w:div w:id="657616610">
      <w:marLeft w:val="640"/>
      <w:marRight w:val="0"/>
      <w:marTop w:val="0"/>
      <w:marBottom w:val="0"/>
      <w:divBdr>
        <w:top w:val="none" w:sz="0" w:space="0" w:color="auto"/>
        <w:left w:val="none" w:sz="0" w:space="0" w:color="auto"/>
        <w:bottom w:val="none" w:sz="0" w:space="0" w:color="auto"/>
        <w:right w:val="none" w:sz="0" w:space="0" w:color="auto"/>
      </w:divBdr>
    </w:div>
    <w:div w:id="657617874">
      <w:marLeft w:val="640"/>
      <w:marRight w:val="0"/>
      <w:marTop w:val="0"/>
      <w:marBottom w:val="0"/>
      <w:divBdr>
        <w:top w:val="none" w:sz="0" w:space="0" w:color="auto"/>
        <w:left w:val="none" w:sz="0" w:space="0" w:color="auto"/>
        <w:bottom w:val="none" w:sz="0" w:space="0" w:color="auto"/>
        <w:right w:val="none" w:sz="0" w:space="0" w:color="auto"/>
      </w:divBdr>
    </w:div>
    <w:div w:id="657658721">
      <w:marLeft w:val="480"/>
      <w:marRight w:val="0"/>
      <w:marTop w:val="0"/>
      <w:marBottom w:val="0"/>
      <w:divBdr>
        <w:top w:val="none" w:sz="0" w:space="0" w:color="auto"/>
        <w:left w:val="none" w:sz="0" w:space="0" w:color="auto"/>
        <w:bottom w:val="none" w:sz="0" w:space="0" w:color="auto"/>
        <w:right w:val="none" w:sz="0" w:space="0" w:color="auto"/>
      </w:divBdr>
    </w:div>
    <w:div w:id="657660149">
      <w:bodyDiv w:val="1"/>
      <w:marLeft w:val="0"/>
      <w:marRight w:val="0"/>
      <w:marTop w:val="0"/>
      <w:marBottom w:val="0"/>
      <w:divBdr>
        <w:top w:val="none" w:sz="0" w:space="0" w:color="auto"/>
        <w:left w:val="none" w:sz="0" w:space="0" w:color="auto"/>
        <w:bottom w:val="none" w:sz="0" w:space="0" w:color="auto"/>
        <w:right w:val="none" w:sz="0" w:space="0" w:color="auto"/>
      </w:divBdr>
      <w:divsChild>
        <w:div w:id="43799609">
          <w:marLeft w:val="640"/>
          <w:marRight w:val="0"/>
          <w:marTop w:val="0"/>
          <w:marBottom w:val="0"/>
          <w:divBdr>
            <w:top w:val="none" w:sz="0" w:space="0" w:color="auto"/>
            <w:left w:val="none" w:sz="0" w:space="0" w:color="auto"/>
            <w:bottom w:val="none" w:sz="0" w:space="0" w:color="auto"/>
            <w:right w:val="none" w:sz="0" w:space="0" w:color="auto"/>
          </w:divBdr>
        </w:div>
        <w:div w:id="84501362">
          <w:marLeft w:val="640"/>
          <w:marRight w:val="0"/>
          <w:marTop w:val="0"/>
          <w:marBottom w:val="0"/>
          <w:divBdr>
            <w:top w:val="none" w:sz="0" w:space="0" w:color="auto"/>
            <w:left w:val="none" w:sz="0" w:space="0" w:color="auto"/>
            <w:bottom w:val="none" w:sz="0" w:space="0" w:color="auto"/>
            <w:right w:val="none" w:sz="0" w:space="0" w:color="auto"/>
          </w:divBdr>
        </w:div>
        <w:div w:id="108672173">
          <w:marLeft w:val="640"/>
          <w:marRight w:val="0"/>
          <w:marTop w:val="0"/>
          <w:marBottom w:val="0"/>
          <w:divBdr>
            <w:top w:val="none" w:sz="0" w:space="0" w:color="auto"/>
            <w:left w:val="none" w:sz="0" w:space="0" w:color="auto"/>
            <w:bottom w:val="none" w:sz="0" w:space="0" w:color="auto"/>
            <w:right w:val="none" w:sz="0" w:space="0" w:color="auto"/>
          </w:divBdr>
        </w:div>
        <w:div w:id="160046009">
          <w:marLeft w:val="640"/>
          <w:marRight w:val="0"/>
          <w:marTop w:val="0"/>
          <w:marBottom w:val="0"/>
          <w:divBdr>
            <w:top w:val="none" w:sz="0" w:space="0" w:color="auto"/>
            <w:left w:val="none" w:sz="0" w:space="0" w:color="auto"/>
            <w:bottom w:val="none" w:sz="0" w:space="0" w:color="auto"/>
            <w:right w:val="none" w:sz="0" w:space="0" w:color="auto"/>
          </w:divBdr>
        </w:div>
        <w:div w:id="164323141">
          <w:marLeft w:val="640"/>
          <w:marRight w:val="0"/>
          <w:marTop w:val="0"/>
          <w:marBottom w:val="0"/>
          <w:divBdr>
            <w:top w:val="none" w:sz="0" w:space="0" w:color="auto"/>
            <w:left w:val="none" w:sz="0" w:space="0" w:color="auto"/>
            <w:bottom w:val="none" w:sz="0" w:space="0" w:color="auto"/>
            <w:right w:val="none" w:sz="0" w:space="0" w:color="auto"/>
          </w:divBdr>
        </w:div>
        <w:div w:id="178011178">
          <w:marLeft w:val="640"/>
          <w:marRight w:val="0"/>
          <w:marTop w:val="0"/>
          <w:marBottom w:val="0"/>
          <w:divBdr>
            <w:top w:val="none" w:sz="0" w:space="0" w:color="auto"/>
            <w:left w:val="none" w:sz="0" w:space="0" w:color="auto"/>
            <w:bottom w:val="none" w:sz="0" w:space="0" w:color="auto"/>
            <w:right w:val="none" w:sz="0" w:space="0" w:color="auto"/>
          </w:divBdr>
        </w:div>
        <w:div w:id="179979577">
          <w:marLeft w:val="640"/>
          <w:marRight w:val="0"/>
          <w:marTop w:val="0"/>
          <w:marBottom w:val="0"/>
          <w:divBdr>
            <w:top w:val="none" w:sz="0" w:space="0" w:color="auto"/>
            <w:left w:val="none" w:sz="0" w:space="0" w:color="auto"/>
            <w:bottom w:val="none" w:sz="0" w:space="0" w:color="auto"/>
            <w:right w:val="none" w:sz="0" w:space="0" w:color="auto"/>
          </w:divBdr>
        </w:div>
        <w:div w:id="208342624">
          <w:marLeft w:val="640"/>
          <w:marRight w:val="0"/>
          <w:marTop w:val="0"/>
          <w:marBottom w:val="0"/>
          <w:divBdr>
            <w:top w:val="none" w:sz="0" w:space="0" w:color="auto"/>
            <w:left w:val="none" w:sz="0" w:space="0" w:color="auto"/>
            <w:bottom w:val="none" w:sz="0" w:space="0" w:color="auto"/>
            <w:right w:val="none" w:sz="0" w:space="0" w:color="auto"/>
          </w:divBdr>
        </w:div>
        <w:div w:id="234048230">
          <w:marLeft w:val="640"/>
          <w:marRight w:val="0"/>
          <w:marTop w:val="0"/>
          <w:marBottom w:val="0"/>
          <w:divBdr>
            <w:top w:val="none" w:sz="0" w:space="0" w:color="auto"/>
            <w:left w:val="none" w:sz="0" w:space="0" w:color="auto"/>
            <w:bottom w:val="none" w:sz="0" w:space="0" w:color="auto"/>
            <w:right w:val="none" w:sz="0" w:space="0" w:color="auto"/>
          </w:divBdr>
        </w:div>
        <w:div w:id="261186366">
          <w:marLeft w:val="640"/>
          <w:marRight w:val="0"/>
          <w:marTop w:val="0"/>
          <w:marBottom w:val="0"/>
          <w:divBdr>
            <w:top w:val="none" w:sz="0" w:space="0" w:color="auto"/>
            <w:left w:val="none" w:sz="0" w:space="0" w:color="auto"/>
            <w:bottom w:val="none" w:sz="0" w:space="0" w:color="auto"/>
            <w:right w:val="none" w:sz="0" w:space="0" w:color="auto"/>
          </w:divBdr>
        </w:div>
        <w:div w:id="264047458">
          <w:marLeft w:val="640"/>
          <w:marRight w:val="0"/>
          <w:marTop w:val="0"/>
          <w:marBottom w:val="0"/>
          <w:divBdr>
            <w:top w:val="none" w:sz="0" w:space="0" w:color="auto"/>
            <w:left w:val="none" w:sz="0" w:space="0" w:color="auto"/>
            <w:bottom w:val="none" w:sz="0" w:space="0" w:color="auto"/>
            <w:right w:val="none" w:sz="0" w:space="0" w:color="auto"/>
          </w:divBdr>
        </w:div>
        <w:div w:id="353192821">
          <w:marLeft w:val="640"/>
          <w:marRight w:val="0"/>
          <w:marTop w:val="0"/>
          <w:marBottom w:val="0"/>
          <w:divBdr>
            <w:top w:val="none" w:sz="0" w:space="0" w:color="auto"/>
            <w:left w:val="none" w:sz="0" w:space="0" w:color="auto"/>
            <w:bottom w:val="none" w:sz="0" w:space="0" w:color="auto"/>
            <w:right w:val="none" w:sz="0" w:space="0" w:color="auto"/>
          </w:divBdr>
        </w:div>
        <w:div w:id="397941660">
          <w:marLeft w:val="640"/>
          <w:marRight w:val="0"/>
          <w:marTop w:val="0"/>
          <w:marBottom w:val="0"/>
          <w:divBdr>
            <w:top w:val="none" w:sz="0" w:space="0" w:color="auto"/>
            <w:left w:val="none" w:sz="0" w:space="0" w:color="auto"/>
            <w:bottom w:val="none" w:sz="0" w:space="0" w:color="auto"/>
            <w:right w:val="none" w:sz="0" w:space="0" w:color="auto"/>
          </w:divBdr>
        </w:div>
        <w:div w:id="452600893">
          <w:marLeft w:val="640"/>
          <w:marRight w:val="0"/>
          <w:marTop w:val="0"/>
          <w:marBottom w:val="0"/>
          <w:divBdr>
            <w:top w:val="none" w:sz="0" w:space="0" w:color="auto"/>
            <w:left w:val="none" w:sz="0" w:space="0" w:color="auto"/>
            <w:bottom w:val="none" w:sz="0" w:space="0" w:color="auto"/>
            <w:right w:val="none" w:sz="0" w:space="0" w:color="auto"/>
          </w:divBdr>
        </w:div>
        <w:div w:id="507869745">
          <w:marLeft w:val="640"/>
          <w:marRight w:val="0"/>
          <w:marTop w:val="0"/>
          <w:marBottom w:val="0"/>
          <w:divBdr>
            <w:top w:val="none" w:sz="0" w:space="0" w:color="auto"/>
            <w:left w:val="none" w:sz="0" w:space="0" w:color="auto"/>
            <w:bottom w:val="none" w:sz="0" w:space="0" w:color="auto"/>
            <w:right w:val="none" w:sz="0" w:space="0" w:color="auto"/>
          </w:divBdr>
        </w:div>
        <w:div w:id="518277036">
          <w:marLeft w:val="640"/>
          <w:marRight w:val="0"/>
          <w:marTop w:val="0"/>
          <w:marBottom w:val="0"/>
          <w:divBdr>
            <w:top w:val="none" w:sz="0" w:space="0" w:color="auto"/>
            <w:left w:val="none" w:sz="0" w:space="0" w:color="auto"/>
            <w:bottom w:val="none" w:sz="0" w:space="0" w:color="auto"/>
            <w:right w:val="none" w:sz="0" w:space="0" w:color="auto"/>
          </w:divBdr>
        </w:div>
        <w:div w:id="534974474">
          <w:marLeft w:val="640"/>
          <w:marRight w:val="0"/>
          <w:marTop w:val="0"/>
          <w:marBottom w:val="0"/>
          <w:divBdr>
            <w:top w:val="none" w:sz="0" w:space="0" w:color="auto"/>
            <w:left w:val="none" w:sz="0" w:space="0" w:color="auto"/>
            <w:bottom w:val="none" w:sz="0" w:space="0" w:color="auto"/>
            <w:right w:val="none" w:sz="0" w:space="0" w:color="auto"/>
          </w:divBdr>
        </w:div>
        <w:div w:id="608900558">
          <w:marLeft w:val="640"/>
          <w:marRight w:val="0"/>
          <w:marTop w:val="0"/>
          <w:marBottom w:val="0"/>
          <w:divBdr>
            <w:top w:val="none" w:sz="0" w:space="0" w:color="auto"/>
            <w:left w:val="none" w:sz="0" w:space="0" w:color="auto"/>
            <w:bottom w:val="none" w:sz="0" w:space="0" w:color="auto"/>
            <w:right w:val="none" w:sz="0" w:space="0" w:color="auto"/>
          </w:divBdr>
        </w:div>
        <w:div w:id="616907555">
          <w:marLeft w:val="640"/>
          <w:marRight w:val="0"/>
          <w:marTop w:val="0"/>
          <w:marBottom w:val="0"/>
          <w:divBdr>
            <w:top w:val="none" w:sz="0" w:space="0" w:color="auto"/>
            <w:left w:val="none" w:sz="0" w:space="0" w:color="auto"/>
            <w:bottom w:val="none" w:sz="0" w:space="0" w:color="auto"/>
            <w:right w:val="none" w:sz="0" w:space="0" w:color="auto"/>
          </w:divBdr>
        </w:div>
        <w:div w:id="630328384">
          <w:marLeft w:val="640"/>
          <w:marRight w:val="0"/>
          <w:marTop w:val="0"/>
          <w:marBottom w:val="0"/>
          <w:divBdr>
            <w:top w:val="none" w:sz="0" w:space="0" w:color="auto"/>
            <w:left w:val="none" w:sz="0" w:space="0" w:color="auto"/>
            <w:bottom w:val="none" w:sz="0" w:space="0" w:color="auto"/>
            <w:right w:val="none" w:sz="0" w:space="0" w:color="auto"/>
          </w:divBdr>
        </w:div>
        <w:div w:id="657535967">
          <w:marLeft w:val="640"/>
          <w:marRight w:val="0"/>
          <w:marTop w:val="0"/>
          <w:marBottom w:val="0"/>
          <w:divBdr>
            <w:top w:val="none" w:sz="0" w:space="0" w:color="auto"/>
            <w:left w:val="none" w:sz="0" w:space="0" w:color="auto"/>
            <w:bottom w:val="none" w:sz="0" w:space="0" w:color="auto"/>
            <w:right w:val="none" w:sz="0" w:space="0" w:color="auto"/>
          </w:divBdr>
        </w:div>
        <w:div w:id="677118633">
          <w:marLeft w:val="640"/>
          <w:marRight w:val="0"/>
          <w:marTop w:val="0"/>
          <w:marBottom w:val="0"/>
          <w:divBdr>
            <w:top w:val="none" w:sz="0" w:space="0" w:color="auto"/>
            <w:left w:val="none" w:sz="0" w:space="0" w:color="auto"/>
            <w:bottom w:val="none" w:sz="0" w:space="0" w:color="auto"/>
            <w:right w:val="none" w:sz="0" w:space="0" w:color="auto"/>
          </w:divBdr>
        </w:div>
        <w:div w:id="702052080">
          <w:marLeft w:val="640"/>
          <w:marRight w:val="0"/>
          <w:marTop w:val="0"/>
          <w:marBottom w:val="0"/>
          <w:divBdr>
            <w:top w:val="none" w:sz="0" w:space="0" w:color="auto"/>
            <w:left w:val="none" w:sz="0" w:space="0" w:color="auto"/>
            <w:bottom w:val="none" w:sz="0" w:space="0" w:color="auto"/>
            <w:right w:val="none" w:sz="0" w:space="0" w:color="auto"/>
          </w:divBdr>
        </w:div>
        <w:div w:id="742265813">
          <w:marLeft w:val="640"/>
          <w:marRight w:val="0"/>
          <w:marTop w:val="0"/>
          <w:marBottom w:val="0"/>
          <w:divBdr>
            <w:top w:val="none" w:sz="0" w:space="0" w:color="auto"/>
            <w:left w:val="none" w:sz="0" w:space="0" w:color="auto"/>
            <w:bottom w:val="none" w:sz="0" w:space="0" w:color="auto"/>
            <w:right w:val="none" w:sz="0" w:space="0" w:color="auto"/>
          </w:divBdr>
        </w:div>
        <w:div w:id="829830608">
          <w:marLeft w:val="640"/>
          <w:marRight w:val="0"/>
          <w:marTop w:val="0"/>
          <w:marBottom w:val="0"/>
          <w:divBdr>
            <w:top w:val="none" w:sz="0" w:space="0" w:color="auto"/>
            <w:left w:val="none" w:sz="0" w:space="0" w:color="auto"/>
            <w:bottom w:val="none" w:sz="0" w:space="0" w:color="auto"/>
            <w:right w:val="none" w:sz="0" w:space="0" w:color="auto"/>
          </w:divBdr>
        </w:div>
        <w:div w:id="831608535">
          <w:marLeft w:val="640"/>
          <w:marRight w:val="0"/>
          <w:marTop w:val="0"/>
          <w:marBottom w:val="0"/>
          <w:divBdr>
            <w:top w:val="none" w:sz="0" w:space="0" w:color="auto"/>
            <w:left w:val="none" w:sz="0" w:space="0" w:color="auto"/>
            <w:bottom w:val="none" w:sz="0" w:space="0" w:color="auto"/>
            <w:right w:val="none" w:sz="0" w:space="0" w:color="auto"/>
          </w:divBdr>
        </w:div>
        <w:div w:id="865947441">
          <w:marLeft w:val="640"/>
          <w:marRight w:val="0"/>
          <w:marTop w:val="0"/>
          <w:marBottom w:val="0"/>
          <w:divBdr>
            <w:top w:val="none" w:sz="0" w:space="0" w:color="auto"/>
            <w:left w:val="none" w:sz="0" w:space="0" w:color="auto"/>
            <w:bottom w:val="none" w:sz="0" w:space="0" w:color="auto"/>
            <w:right w:val="none" w:sz="0" w:space="0" w:color="auto"/>
          </w:divBdr>
        </w:div>
        <w:div w:id="878516545">
          <w:marLeft w:val="640"/>
          <w:marRight w:val="0"/>
          <w:marTop w:val="0"/>
          <w:marBottom w:val="0"/>
          <w:divBdr>
            <w:top w:val="none" w:sz="0" w:space="0" w:color="auto"/>
            <w:left w:val="none" w:sz="0" w:space="0" w:color="auto"/>
            <w:bottom w:val="none" w:sz="0" w:space="0" w:color="auto"/>
            <w:right w:val="none" w:sz="0" w:space="0" w:color="auto"/>
          </w:divBdr>
        </w:div>
        <w:div w:id="932514226">
          <w:marLeft w:val="640"/>
          <w:marRight w:val="0"/>
          <w:marTop w:val="0"/>
          <w:marBottom w:val="0"/>
          <w:divBdr>
            <w:top w:val="none" w:sz="0" w:space="0" w:color="auto"/>
            <w:left w:val="none" w:sz="0" w:space="0" w:color="auto"/>
            <w:bottom w:val="none" w:sz="0" w:space="0" w:color="auto"/>
            <w:right w:val="none" w:sz="0" w:space="0" w:color="auto"/>
          </w:divBdr>
        </w:div>
        <w:div w:id="940648977">
          <w:marLeft w:val="640"/>
          <w:marRight w:val="0"/>
          <w:marTop w:val="0"/>
          <w:marBottom w:val="0"/>
          <w:divBdr>
            <w:top w:val="none" w:sz="0" w:space="0" w:color="auto"/>
            <w:left w:val="none" w:sz="0" w:space="0" w:color="auto"/>
            <w:bottom w:val="none" w:sz="0" w:space="0" w:color="auto"/>
            <w:right w:val="none" w:sz="0" w:space="0" w:color="auto"/>
          </w:divBdr>
        </w:div>
        <w:div w:id="962468868">
          <w:marLeft w:val="640"/>
          <w:marRight w:val="0"/>
          <w:marTop w:val="0"/>
          <w:marBottom w:val="0"/>
          <w:divBdr>
            <w:top w:val="none" w:sz="0" w:space="0" w:color="auto"/>
            <w:left w:val="none" w:sz="0" w:space="0" w:color="auto"/>
            <w:bottom w:val="none" w:sz="0" w:space="0" w:color="auto"/>
            <w:right w:val="none" w:sz="0" w:space="0" w:color="auto"/>
          </w:divBdr>
        </w:div>
        <w:div w:id="1001539968">
          <w:marLeft w:val="640"/>
          <w:marRight w:val="0"/>
          <w:marTop w:val="0"/>
          <w:marBottom w:val="0"/>
          <w:divBdr>
            <w:top w:val="none" w:sz="0" w:space="0" w:color="auto"/>
            <w:left w:val="none" w:sz="0" w:space="0" w:color="auto"/>
            <w:bottom w:val="none" w:sz="0" w:space="0" w:color="auto"/>
            <w:right w:val="none" w:sz="0" w:space="0" w:color="auto"/>
          </w:divBdr>
        </w:div>
        <w:div w:id="1096294344">
          <w:marLeft w:val="640"/>
          <w:marRight w:val="0"/>
          <w:marTop w:val="0"/>
          <w:marBottom w:val="0"/>
          <w:divBdr>
            <w:top w:val="none" w:sz="0" w:space="0" w:color="auto"/>
            <w:left w:val="none" w:sz="0" w:space="0" w:color="auto"/>
            <w:bottom w:val="none" w:sz="0" w:space="0" w:color="auto"/>
            <w:right w:val="none" w:sz="0" w:space="0" w:color="auto"/>
          </w:divBdr>
        </w:div>
        <w:div w:id="1136681841">
          <w:marLeft w:val="640"/>
          <w:marRight w:val="0"/>
          <w:marTop w:val="0"/>
          <w:marBottom w:val="0"/>
          <w:divBdr>
            <w:top w:val="none" w:sz="0" w:space="0" w:color="auto"/>
            <w:left w:val="none" w:sz="0" w:space="0" w:color="auto"/>
            <w:bottom w:val="none" w:sz="0" w:space="0" w:color="auto"/>
            <w:right w:val="none" w:sz="0" w:space="0" w:color="auto"/>
          </w:divBdr>
        </w:div>
        <w:div w:id="1138188289">
          <w:marLeft w:val="640"/>
          <w:marRight w:val="0"/>
          <w:marTop w:val="0"/>
          <w:marBottom w:val="0"/>
          <w:divBdr>
            <w:top w:val="none" w:sz="0" w:space="0" w:color="auto"/>
            <w:left w:val="none" w:sz="0" w:space="0" w:color="auto"/>
            <w:bottom w:val="none" w:sz="0" w:space="0" w:color="auto"/>
            <w:right w:val="none" w:sz="0" w:space="0" w:color="auto"/>
          </w:divBdr>
        </w:div>
        <w:div w:id="1269047794">
          <w:marLeft w:val="640"/>
          <w:marRight w:val="0"/>
          <w:marTop w:val="0"/>
          <w:marBottom w:val="0"/>
          <w:divBdr>
            <w:top w:val="none" w:sz="0" w:space="0" w:color="auto"/>
            <w:left w:val="none" w:sz="0" w:space="0" w:color="auto"/>
            <w:bottom w:val="none" w:sz="0" w:space="0" w:color="auto"/>
            <w:right w:val="none" w:sz="0" w:space="0" w:color="auto"/>
          </w:divBdr>
        </w:div>
        <w:div w:id="1309627326">
          <w:marLeft w:val="640"/>
          <w:marRight w:val="0"/>
          <w:marTop w:val="0"/>
          <w:marBottom w:val="0"/>
          <w:divBdr>
            <w:top w:val="none" w:sz="0" w:space="0" w:color="auto"/>
            <w:left w:val="none" w:sz="0" w:space="0" w:color="auto"/>
            <w:bottom w:val="none" w:sz="0" w:space="0" w:color="auto"/>
            <w:right w:val="none" w:sz="0" w:space="0" w:color="auto"/>
          </w:divBdr>
        </w:div>
        <w:div w:id="1333990213">
          <w:marLeft w:val="640"/>
          <w:marRight w:val="0"/>
          <w:marTop w:val="0"/>
          <w:marBottom w:val="0"/>
          <w:divBdr>
            <w:top w:val="none" w:sz="0" w:space="0" w:color="auto"/>
            <w:left w:val="none" w:sz="0" w:space="0" w:color="auto"/>
            <w:bottom w:val="none" w:sz="0" w:space="0" w:color="auto"/>
            <w:right w:val="none" w:sz="0" w:space="0" w:color="auto"/>
          </w:divBdr>
        </w:div>
        <w:div w:id="1386372341">
          <w:marLeft w:val="640"/>
          <w:marRight w:val="0"/>
          <w:marTop w:val="0"/>
          <w:marBottom w:val="0"/>
          <w:divBdr>
            <w:top w:val="none" w:sz="0" w:space="0" w:color="auto"/>
            <w:left w:val="none" w:sz="0" w:space="0" w:color="auto"/>
            <w:bottom w:val="none" w:sz="0" w:space="0" w:color="auto"/>
            <w:right w:val="none" w:sz="0" w:space="0" w:color="auto"/>
          </w:divBdr>
        </w:div>
        <w:div w:id="1466971438">
          <w:marLeft w:val="640"/>
          <w:marRight w:val="0"/>
          <w:marTop w:val="0"/>
          <w:marBottom w:val="0"/>
          <w:divBdr>
            <w:top w:val="none" w:sz="0" w:space="0" w:color="auto"/>
            <w:left w:val="none" w:sz="0" w:space="0" w:color="auto"/>
            <w:bottom w:val="none" w:sz="0" w:space="0" w:color="auto"/>
            <w:right w:val="none" w:sz="0" w:space="0" w:color="auto"/>
          </w:divBdr>
        </w:div>
        <w:div w:id="1488667410">
          <w:marLeft w:val="640"/>
          <w:marRight w:val="0"/>
          <w:marTop w:val="0"/>
          <w:marBottom w:val="0"/>
          <w:divBdr>
            <w:top w:val="none" w:sz="0" w:space="0" w:color="auto"/>
            <w:left w:val="none" w:sz="0" w:space="0" w:color="auto"/>
            <w:bottom w:val="none" w:sz="0" w:space="0" w:color="auto"/>
            <w:right w:val="none" w:sz="0" w:space="0" w:color="auto"/>
          </w:divBdr>
        </w:div>
        <w:div w:id="1493988101">
          <w:marLeft w:val="640"/>
          <w:marRight w:val="0"/>
          <w:marTop w:val="0"/>
          <w:marBottom w:val="0"/>
          <w:divBdr>
            <w:top w:val="none" w:sz="0" w:space="0" w:color="auto"/>
            <w:left w:val="none" w:sz="0" w:space="0" w:color="auto"/>
            <w:bottom w:val="none" w:sz="0" w:space="0" w:color="auto"/>
            <w:right w:val="none" w:sz="0" w:space="0" w:color="auto"/>
          </w:divBdr>
        </w:div>
        <w:div w:id="1515147147">
          <w:marLeft w:val="640"/>
          <w:marRight w:val="0"/>
          <w:marTop w:val="0"/>
          <w:marBottom w:val="0"/>
          <w:divBdr>
            <w:top w:val="none" w:sz="0" w:space="0" w:color="auto"/>
            <w:left w:val="none" w:sz="0" w:space="0" w:color="auto"/>
            <w:bottom w:val="none" w:sz="0" w:space="0" w:color="auto"/>
            <w:right w:val="none" w:sz="0" w:space="0" w:color="auto"/>
          </w:divBdr>
        </w:div>
        <w:div w:id="1609266063">
          <w:marLeft w:val="640"/>
          <w:marRight w:val="0"/>
          <w:marTop w:val="0"/>
          <w:marBottom w:val="0"/>
          <w:divBdr>
            <w:top w:val="none" w:sz="0" w:space="0" w:color="auto"/>
            <w:left w:val="none" w:sz="0" w:space="0" w:color="auto"/>
            <w:bottom w:val="none" w:sz="0" w:space="0" w:color="auto"/>
            <w:right w:val="none" w:sz="0" w:space="0" w:color="auto"/>
          </w:divBdr>
        </w:div>
        <w:div w:id="1627420179">
          <w:marLeft w:val="640"/>
          <w:marRight w:val="0"/>
          <w:marTop w:val="0"/>
          <w:marBottom w:val="0"/>
          <w:divBdr>
            <w:top w:val="none" w:sz="0" w:space="0" w:color="auto"/>
            <w:left w:val="none" w:sz="0" w:space="0" w:color="auto"/>
            <w:bottom w:val="none" w:sz="0" w:space="0" w:color="auto"/>
            <w:right w:val="none" w:sz="0" w:space="0" w:color="auto"/>
          </w:divBdr>
        </w:div>
        <w:div w:id="1722439565">
          <w:marLeft w:val="640"/>
          <w:marRight w:val="0"/>
          <w:marTop w:val="0"/>
          <w:marBottom w:val="0"/>
          <w:divBdr>
            <w:top w:val="none" w:sz="0" w:space="0" w:color="auto"/>
            <w:left w:val="none" w:sz="0" w:space="0" w:color="auto"/>
            <w:bottom w:val="none" w:sz="0" w:space="0" w:color="auto"/>
            <w:right w:val="none" w:sz="0" w:space="0" w:color="auto"/>
          </w:divBdr>
        </w:div>
      </w:divsChild>
    </w:div>
    <w:div w:id="657806223">
      <w:marLeft w:val="640"/>
      <w:marRight w:val="0"/>
      <w:marTop w:val="0"/>
      <w:marBottom w:val="0"/>
      <w:divBdr>
        <w:top w:val="none" w:sz="0" w:space="0" w:color="auto"/>
        <w:left w:val="none" w:sz="0" w:space="0" w:color="auto"/>
        <w:bottom w:val="none" w:sz="0" w:space="0" w:color="auto"/>
        <w:right w:val="none" w:sz="0" w:space="0" w:color="auto"/>
      </w:divBdr>
    </w:div>
    <w:div w:id="657810706">
      <w:marLeft w:val="640"/>
      <w:marRight w:val="0"/>
      <w:marTop w:val="0"/>
      <w:marBottom w:val="0"/>
      <w:divBdr>
        <w:top w:val="none" w:sz="0" w:space="0" w:color="auto"/>
        <w:left w:val="none" w:sz="0" w:space="0" w:color="auto"/>
        <w:bottom w:val="none" w:sz="0" w:space="0" w:color="auto"/>
        <w:right w:val="none" w:sz="0" w:space="0" w:color="auto"/>
      </w:divBdr>
    </w:div>
    <w:div w:id="657880087">
      <w:marLeft w:val="640"/>
      <w:marRight w:val="0"/>
      <w:marTop w:val="0"/>
      <w:marBottom w:val="0"/>
      <w:divBdr>
        <w:top w:val="none" w:sz="0" w:space="0" w:color="auto"/>
        <w:left w:val="none" w:sz="0" w:space="0" w:color="auto"/>
        <w:bottom w:val="none" w:sz="0" w:space="0" w:color="auto"/>
        <w:right w:val="none" w:sz="0" w:space="0" w:color="auto"/>
      </w:divBdr>
    </w:div>
    <w:div w:id="657881974">
      <w:marLeft w:val="640"/>
      <w:marRight w:val="0"/>
      <w:marTop w:val="0"/>
      <w:marBottom w:val="0"/>
      <w:divBdr>
        <w:top w:val="none" w:sz="0" w:space="0" w:color="auto"/>
        <w:left w:val="none" w:sz="0" w:space="0" w:color="auto"/>
        <w:bottom w:val="none" w:sz="0" w:space="0" w:color="auto"/>
        <w:right w:val="none" w:sz="0" w:space="0" w:color="auto"/>
      </w:divBdr>
    </w:div>
    <w:div w:id="658004957">
      <w:marLeft w:val="640"/>
      <w:marRight w:val="0"/>
      <w:marTop w:val="0"/>
      <w:marBottom w:val="0"/>
      <w:divBdr>
        <w:top w:val="none" w:sz="0" w:space="0" w:color="auto"/>
        <w:left w:val="none" w:sz="0" w:space="0" w:color="auto"/>
        <w:bottom w:val="none" w:sz="0" w:space="0" w:color="auto"/>
        <w:right w:val="none" w:sz="0" w:space="0" w:color="auto"/>
      </w:divBdr>
    </w:div>
    <w:div w:id="658073697">
      <w:marLeft w:val="640"/>
      <w:marRight w:val="0"/>
      <w:marTop w:val="0"/>
      <w:marBottom w:val="0"/>
      <w:divBdr>
        <w:top w:val="none" w:sz="0" w:space="0" w:color="auto"/>
        <w:left w:val="none" w:sz="0" w:space="0" w:color="auto"/>
        <w:bottom w:val="none" w:sz="0" w:space="0" w:color="auto"/>
        <w:right w:val="none" w:sz="0" w:space="0" w:color="auto"/>
      </w:divBdr>
    </w:div>
    <w:div w:id="658076355">
      <w:marLeft w:val="640"/>
      <w:marRight w:val="0"/>
      <w:marTop w:val="0"/>
      <w:marBottom w:val="0"/>
      <w:divBdr>
        <w:top w:val="none" w:sz="0" w:space="0" w:color="auto"/>
        <w:left w:val="none" w:sz="0" w:space="0" w:color="auto"/>
        <w:bottom w:val="none" w:sz="0" w:space="0" w:color="auto"/>
        <w:right w:val="none" w:sz="0" w:space="0" w:color="auto"/>
      </w:divBdr>
    </w:div>
    <w:div w:id="658077741">
      <w:marLeft w:val="640"/>
      <w:marRight w:val="0"/>
      <w:marTop w:val="0"/>
      <w:marBottom w:val="0"/>
      <w:divBdr>
        <w:top w:val="none" w:sz="0" w:space="0" w:color="auto"/>
        <w:left w:val="none" w:sz="0" w:space="0" w:color="auto"/>
        <w:bottom w:val="none" w:sz="0" w:space="0" w:color="auto"/>
        <w:right w:val="none" w:sz="0" w:space="0" w:color="auto"/>
      </w:divBdr>
    </w:div>
    <w:div w:id="658194139">
      <w:marLeft w:val="640"/>
      <w:marRight w:val="0"/>
      <w:marTop w:val="0"/>
      <w:marBottom w:val="0"/>
      <w:divBdr>
        <w:top w:val="none" w:sz="0" w:space="0" w:color="auto"/>
        <w:left w:val="none" w:sz="0" w:space="0" w:color="auto"/>
        <w:bottom w:val="none" w:sz="0" w:space="0" w:color="auto"/>
        <w:right w:val="none" w:sz="0" w:space="0" w:color="auto"/>
      </w:divBdr>
    </w:div>
    <w:div w:id="658266331">
      <w:marLeft w:val="640"/>
      <w:marRight w:val="0"/>
      <w:marTop w:val="0"/>
      <w:marBottom w:val="0"/>
      <w:divBdr>
        <w:top w:val="none" w:sz="0" w:space="0" w:color="auto"/>
        <w:left w:val="none" w:sz="0" w:space="0" w:color="auto"/>
        <w:bottom w:val="none" w:sz="0" w:space="0" w:color="auto"/>
        <w:right w:val="none" w:sz="0" w:space="0" w:color="auto"/>
      </w:divBdr>
    </w:div>
    <w:div w:id="658311181">
      <w:marLeft w:val="640"/>
      <w:marRight w:val="0"/>
      <w:marTop w:val="0"/>
      <w:marBottom w:val="0"/>
      <w:divBdr>
        <w:top w:val="none" w:sz="0" w:space="0" w:color="auto"/>
        <w:left w:val="none" w:sz="0" w:space="0" w:color="auto"/>
        <w:bottom w:val="none" w:sz="0" w:space="0" w:color="auto"/>
        <w:right w:val="none" w:sz="0" w:space="0" w:color="auto"/>
      </w:divBdr>
    </w:div>
    <w:div w:id="658382093">
      <w:marLeft w:val="640"/>
      <w:marRight w:val="0"/>
      <w:marTop w:val="0"/>
      <w:marBottom w:val="0"/>
      <w:divBdr>
        <w:top w:val="none" w:sz="0" w:space="0" w:color="auto"/>
        <w:left w:val="none" w:sz="0" w:space="0" w:color="auto"/>
        <w:bottom w:val="none" w:sz="0" w:space="0" w:color="auto"/>
        <w:right w:val="none" w:sz="0" w:space="0" w:color="auto"/>
      </w:divBdr>
    </w:div>
    <w:div w:id="658391587">
      <w:marLeft w:val="640"/>
      <w:marRight w:val="0"/>
      <w:marTop w:val="0"/>
      <w:marBottom w:val="0"/>
      <w:divBdr>
        <w:top w:val="none" w:sz="0" w:space="0" w:color="auto"/>
        <w:left w:val="none" w:sz="0" w:space="0" w:color="auto"/>
        <w:bottom w:val="none" w:sz="0" w:space="0" w:color="auto"/>
        <w:right w:val="none" w:sz="0" w:space="0" w:color="auto"/>
      </w:divBdr>
    </w:div>
    <w:div w:id="658462862">
      <w:marLeft w:val="640"/>
      <w:marRight w:val="0"/>
      <w:marTop w:val="0"/>
      <w:marBottom w:val="0"/>
      <w:divBdr>
        <w:top w:val="none" w:sz="0" w:space="0" w:color="auto"/>
        <w:left w:val="none" w:sz="0" w:space="0" w:color="auto"/>
        <w:bottom w:val="none" w:sz="0" w:space="0" w:color="auto"/>
        <w:right w:val="none" w:sz="0" w:space="0" w:color="auto"/>
      </w:divBdr>
    </w:div>
    <w:div w:id="658463306">
      <w:marLeft w:val="640"/>
      <w:marRight w:val="0"/>
      <w:marTop w:val="0"/>
      <w:marBottom w:val="0"/>
      <w:divBdr>
        <w:top w:val="none" w:sz="0" w:space="0" w:color="auto"/>
        <w:left w:val="none" w:sz="0" w:space="0" w:color="auto"/>
        <w:bottom w:val="none" w:sz="0" w:space="0" w:color="auto"/>
        <w:right w:val="none" w:sz="0" w:space="0" w:color="auto"/>
      </w:divBdr>
    </w:div>
    <w:div w:id="658465386">
      <w:marLeft w:val="640"/>
      <w:marRight w:val="0"/>
      <w:marTop w:val="0"/>
      <w:marBottom w:val="0"/>
      <w:divBdr>
        <w:top w:val="none" w:sz="0" w:space="0" w:color="auto"/>
        <w:left w:val="none" w:sz="0" w:space="0" w:color="auto"/>
        <w:bottom w:val="none" w:sz="0" w:space="0" w:color="auto"/>
        <w:right w:val="none" w:sz="0" w:space="0" w:color="auto"/>
      </w:divBdr>
    </w:div>
    <w:div w:id="658466137">
      <w:marLeft w:val="640"/>
      <w:marRight w:val="0"/>
      <w:marTop w:val="0"/>
      <w:marBottom w:val="0"/>
      <w:divBdr>
        <w:top w:val="none" w:sz="0" w:space="0" w:color="auto"/>
        <w:left w:val="none" w:sz="0" w:space="0" w:color="auto"/>
        <w:bottom w:val="none" w:sz="0" w:space="0" w:color="auto"/>
        <w:right w:val="none" w:sz="0" w:space="0" w:color="auto"/>
      </w:divBdr>
    </w:div>
    <w:div w:id="658533678">
      <w:marLeft w:val="640"/>
      <w:marRight w:val="0"/>
      <w:marTop w:val="0"/>
      <w:marBottom w:val="0"/>
      <w:divBdr>
        <w:top w:val="none" w:sz="0" w:space="0" w:color="auto"/>
        <w:left w:val="none" w:sz="0" w:space="0" w:color="auto"/>
        <w:bottom w:val="none" w:sz="0" w:space="0" w:color="auto"/>
        <w:right w:val="none" w:sz="0" w:space="0" w:color="auto"/>
      </w:divBdr>
    </w:div>
    <w:div w:id="658537649">
      <w:marLeft w:val="640"/>
      <w:marRight w:val="0"/>
      <w:marTop w:val="0"/>
      <w:marBottom w:val="0"/>
      <w:divBdr>
        <w:top w:val="none" w:sz="0" w:space="0" w:color="auto"/>
        <w:left w:val="none" w:sz="0" w:space="0" w:color="auto"/>
        <w:bottom w:val="none" w:sz="0" w:space="0" w:color="auto"/>
        <w:right w:val="none" w:sz="0" w:space="0" w:color="auto"/>
      </w:divBdr>
    </w:div>
    <w:div w:id="658538262">
      <w:marLeft w:val="640"/>
      <w:marRight w:val="0"/>
      <w:marTop w:val="0"/>
      <w:marBottom w:val="0"/>
      <w:divBdr>
        <w:top w:val="none" w:sz="0" w:space="0" w:color="auto"/>
        <w:left w:val="none" w:sz="0" w:space="0" w:color="auto"/>
        <w:bottom w:val="none" w:sz="0" w:space="0" w:color="auto"/>
        <w:right w:val="none" w:sz="0" w:space="0" w:color="auto"/>
      </w:divBdr>
    </w:div>
    <w:div w:id="658575644">
      <w:marLeft w:val="640"/>
      <w:marRight w:val="0"/>
      <w:marTop w:val="0"/>
      <w:marBottom w:val="0"/>
      <w:divBdr>
        <w:top w:val="none" w:sz="0" w:space="0" w:color="auto"/>
        <w:left w:val="none" w:sz="0" w:space="0" w:color="auto"/>
        <w:bottom w:val="none" w:sz="0" w:space="0" w:color="auto"/>
        <w:right w:val="none" w:sz="0" w:space="0" w:color="auto"/>
      </w:divBdr>
    </w:div>
    <w:div w:id="658579455">
      <w:marLeft w:val="640"/>
      <w:marRight w:val="0"/>
      <w:marTop w:val="0"/>
      <w:marBottom w:val="0"/>
      <w:divBdr>
        <w:top w:val="none" w:sz="0" w:space="0" w:color="auto"/>
        <w:left w:val="none" w:sz="0" w:space="0" w:color="auto"/>
        <w:bottom w:val="none" w:sz="0" w:space="0" w:color="auto"/>
        <w:right w:val="none" w:sz="0" w:space="0" w:color="auto"/>
      </w:divBdr>
    </w:div>
    <w:div w:id="658583610">
      <w:marLeft w:val="640"/>
      <w:marRight w:val="0"/>
      <w:marTop w:val="0"/>
      <w:marBottom w:val="0"/>
      <w:divBdr>
        <w:top w:val="none" w:sz="0" w:space="0" w:color="auto"/>
        <w:left w:val="none" w:sz="0" w:space="0" w:color="auto"/>
        <w:bottom w:val="none" w:sz="0" w:space="0" w:color="auto"/>
        <w:right w:val="none" w:sz="0" w:space="0" w:color="auto"/>
      </w:divBdr>
    </w:div>
    <w:div w:id="658584919">
      <w:marLeft w:val="640"/>
      <w:marRight w:val="0"/>
      <w:marTop w:val="0"/>
      <w:marBottom w:val="0"/>
      <w:divBdr>
        <w:top w:val="none" w:sz="0" w:space="0" w:color="auto"/>
        <w:left w:val="none" w:sz="0" w:space="0" w:color="auto"/>
        <w:bottom w:val="none" w:sz="0" w:space="0" w:color="auto"/>
        <w:right w:val="none" w:sz="0" w:space="0" w:color="auto"/>
      </w:divBdr>
    </w:div>
    <w:div w:id="658651969">
      <w:marLeft w:val="640"/>
      <w:marRight w:val="0"/>
      <w:marTop w:val="0"/>
      <w:marBottom w:val="0"/>
      <w:divBdr>
        <w:top w:val="none" w:sz="0" w:space="0" w:color="auto"/>
        <w:left w:val="none" w:sz="0" w:space="0" w:color="auto"/>
        <w:bottom w:val="none" w:sz="0" w:space="0" w:color="auto"/>
        <w:right w:val="none" w:sz="0" w:space="0" w:color="auto"/>
      </w:divBdr>
    </w:div>
    <w:div w:id="658658413">
      <w:marLeft w:val="640"/>
      <w:marRight w:val="0"/>
      <w:marTop w:val="0"/>
      <w:marBottom w:val="0"/>
      <w:divBdr>
        <w:top w:val="none" w:sz="0" w:space="0" w:color="auto"/>
        <w:left w:val="none" w:sz="0" w:space="0" w:color="auto"/>
        <w:bottom w:val="none" w:sz="0" w:space="0" w:color="auto"/>
        <w:right w:val="none" w:sz="0" w:space="0" w:color="auto"/>
      </w:divBdr>
    </w:div>
    <w:div w:id="658727547">
      <w:marLeft w:val="640"/>
      <w:marRight w:val="0"/>
      <w:marTop w:val="0"/>
      <w:marBottom w:val="0"/>
      <w:divBdr>
        <w:top w:val="none" w:sz="0" w:space="0" w:color="auto"/>
        <w:left w:val="none" w:sz="0" w:space="0" w:color="auto"/>
        <w:bottom w:val="none" w:sz="0" w:space="0" w:color="auto"/>
        <w:right w:val="none" w:sz="0" w:space="0" w:color="auto"/>
      </w:divBdr>
    </w:div>
    <w:div w:id="658771513">
      <w:marLeft w:val="640"/>
      <w:marRight w:val="0"/>
      <w:marTop w:val="0"/>
      <w:marBottom w:val="0"/>
      <w:divBdr>
        <w:top w:val="none" w:sz="0" w:space="0" w:color="auto"/>
        <w:left w:val="none" w:sz="0" w:space="0" w:color="auto"/>
        <w:bottom w:val="none" w:sz="0" w:space="0" w:color="auto"/>
        <w:right w:val="none" w:sz="0" w:space="0" w:color="auto"/>
      </w:divBdr>
    </w:div>
    <w:div w:id="658848718">
      <w:marLeft w:val="640"/>
      <w:marRight w:val="0"/>
      <w:marTop w:val="0"/>
      <w:marBottom w:val="0"/>
      <w:divBdr>
        <w:top w:val="none" w:sz="0" w:space="0" w:color="auto"/>
        <w:left w:val="none" w:sz="0" w:space="0" w:color="auto"/>
        <w:bottom w:val="none" w:sz="0" w:space="0" w:color="auto"/>
        <w:right w:val="none" w:sz="0" w:space="0" w:color="auto"/>
      </w:divBdr>
    </w:div>
    <w:div w:id="658849454">
      <w:marLeft w:val="640"/>
      <w:marRight w:val="0"/>
      <w:marTop w:val="0"/>
      <w:marBottom w:val="0"/>
      <w:divBdr>
        <w:top w:val="none" w:sz="0" w:space="0" w:color="auto"/>
        <w:left w:val="none" w:sz="0" w:space="0" w:color="auto"/>
        <w:bottom w:val="none" w:sz="0" w:space="0" w:color="auto"/>
        <w:right w:val="none" w:sz="0" w:space="0" w:color="auto"/>
      </w:divBdr>
    </w:div>
    <w:div w:id="658920143">
      <w:marLeft w:val="640"/>
      <w:marRight w:val="0"/>
      <w:marTop w:val="0"/>
      <w:marBottom w:val="0"/>
      <w:divBdr>
        <w:top w:val="none" w:sz="0" w:space="0" w:color="auto"/>
        <w:left w:val="none" w:sz="0" w:space="0" w:color="auto"/>
        <w:bottom w:val="none" w:sz="0" w:space="0" w:color="auto"/>
        <w:right w:val="none" w:sz="0" w:space="0" w:color="auto"/>
      </w:divBdr>
    </w:div>
    <w:div w:id="659046058">
      <w:marLeft w:val="640"/>
      <w:marRight w:val="0"/>
      <w:marTop w:val="0"/>
      <w:marBottom w:val="0"/>
      <w:divBdr>
        <w:top w:val="none" w:sz="0" w:space="0" w:color="auto"/>
        <w:left w:val="none" w:sz="0" w:space="0" w:color="auto"/>
        <w:bottom w:val="none" w:sz="0" w:space="0" w:color="auto"/>
        <w:right w:val="none" w:sz="0" w:space="0" w:color="auto"/>
      </w:divBdr>
    </w:div>
    <w:div w:id="659115832">
      <w:marLeft w:val="640"/>
      <w:marRight w:val="0"/>
      <w:marTop w:val="0"/>
      <w:marBottom w:val="0"/>
      <w:divBdr>
        <w:top w:val="none" w:sz="0" w:space="0" w:color="auto"/>
        <w:left w:val="none" w:sz="0" w:space="0" w:color="auto"/>
        <w:bottom w:val="none" w:sz="0" w:space="0" w:color="auto"/>
        <w:right w:val="none" w:sz="0" w:space="0" w:color="auto"/>
      </w:divBdr>
    </w:div>
    <w:div w:id="659117373">
      <w:marLeft w:val="640"/>
      <w:marRight w:val="0"/>
      <w:marTop w:val="0"/>
      <w:marBottom w:val="0"/>
      <w:divBdr>
        <w:top w:val="none" w:sz="0" w:space="0" w:color="auto"/>
        <w:left w:val="none" w:sz="0" w:space="0" w:color="auto"/>
        <w:bottom w:val="none" w:sz="0" w:space="0" w:color="auto"/>
        <w:right w:val="none" w:sz="0" w:space="0" w:color="auto"/>
      </w:divBdr>
    </w:div>
    <w:div w:id="659118120">
      <w:marLeft w:val="640"/>
      <w:marRight w:val="0"/>
      <w:marTop w:val="0"/>
      <w:marBottom w:val="0"/>
      <w:divBdr>
        <w:top w:val="none" w:sz="0" w:space="0" w:color="auto"/>
        <w:left w:val="none" w:sz="0" w:space="0" w:color="auto"/>
        <w:bottom w:val="none" w:sz="0" w:space="0" w:color="auto"/>
        <w:right w:val="none" w:sz="0" w:space="0" w:color="auto"/>
      </w:divBdr>
    </w:div>
    <w:div w:id="659164161">
      <w:marLeft w:val="640"/>
      <w:marRight w:val="0"/>
      <w:marTop w:val="0"/>
      <w:marBottom w:val="0"/>
      <w:divBdr>
        <w:top w:val="none" w:sz="0" w:space="0" w:color="auto"/>
        <w:left w:val="none" w:sz="0" w:space="0" w:color="auto"/>
        <w:bottom w:val="none" w:sz="0" w:space="0" w:color="auto"/>
        <w:right w:val="none" w:sz="0" w:space="0" w:color="auto"/>
      </w:divBdr>
    </w:div>
    <w:div w:id="659310348">
      <w:marLeft w:val="640"/>
      <w:marRight w:val="0"/>
      <w:marTop w:val="0"/>
      <w:marBottom w:val="0"/>
      <w:divBdr>
        <w:top w:val="none" w:sz="0" w:space="0" w:color="auto"/>
        <w:left w:val="none" w:sz="0" w:space="0" w:color="auto"/>
        <w:bottom w:val="none" w:sz="0" w:space="0" w:color="auto"/>
        <w:right w:val="none" w:sz="0" w:space="0" w:color="auto"/>
      </w:divBdr>
    </w:div>
    <w:div w:id="659312151">
      <w:marLeft w:val="640"/>
      <w:marRight w:val="0"/>
      <w:marTop w:val="0"/>
      <w:marBottom w:val="0"/>
      <w:divBdr>
        <w:top w:val="none" w:sz="0" w:space="0" w:color="auto"/>
        <w:left w:val="none" w:sz="0" w:space="0" w:color="auto"/>
        <w:bottom w:val="none" w:sz="0" w:space="0" w:color="auto"/>
        <w:right w:val="none" w:sz="0" w:space="0" w:color="auto"/>
      </w:divBdr>
    </w:div>
    <w:div w:id="659431603">
      <w:marLeft w:val="640"/>
      <w:marRight w:val="0"/>
      <w:marTop w:val="0"/>
      <w:marBottom w:val="0"/>
      <w:divBdr>
        <w:top w:val="none" w:sz="0" w:space="0" w:color="auto"/>
        <w:left w:val="none" w:sz="0" w:space="0" w:color="auto"/>
        <w:bottom w:val="none" w:sz="0" w:space="0" w:color="auto"/>
        <w:right w:val="none" w:sz="0" w:space="0" w:color="auto"/>
      </w:divBdr>
    </w:div>
    <w:div w:id="659575010">
      <w:marLeft w:val="640"/>
      <w:marRight w:val="0"/>
      <w:marTop w:val="0"/>
      <w:marBottom w:val="0"/>
      <w:divBdr>
        <w:top w:val="none" w:sz="0" w:space="0" w:color="auto"/>
        <w:left w:val="none" w:sz="0" w:space="0" w:color="auto"/>
        <w:bottom w:val="none" w:sz="0" w:space="0" w:color="auto"/>
        <w:right w:val="none" w:sz="0" w:space="0" w:color="auto"/>
      </w:divBdr>
    </w:div>
    <w:div w:id="659577628">
      <w:marLeft w:val="640"/>
      <w:marRight w:val="0"/>
      <w:marTop w:val="0"/>
      <w:marBottom w:val="0"/>
      <w:divBdr>
        <w:top w:val="none" w:sz="0" w:space="0" w:color="auto"/>
        <w:left w:val="none" w:sz="0" w:space="0" w:color="auto"/>
        <w:bottom w:val="none" w:sz="0" w:space="0" w:color="auto"/>
        <w:right w:val="none" w:sz="0" w:space="0" w:color="auto"/>
      </w:divBdr>
    </w:div>
    <w:div w:id="659579996">
      <w:marLeft w:val="640"/>
      <w:marRight w:val="0"/>
      <w:marTop w:val="0"/>
      <w:marBottom w:val="0"/>
      <w:divBdr>
        <w:top w:val="none" w:sz="0" w:space="0" w:color="auto"/>
        <w:left w:val="none" w:sz="0" w:space="0" w:color="auto"/>
        <w:bottom w:val="none" w:sz="0" w:space="0" w:color="auto"/>
        <w:right w:val="none" w:sz="0" w:space="0" w:color="auto"/>
      </w:divBdr>
    </w:div>
    <w:div w:id="659623016">
      <w:marLeft w:val="640"/>
      <w:marRight w:val="0"/>
      <w:marTop w:val="0"/>
      <w:marBottom w:val="0"/>
      <w:divBdr>
        <w:top w:val="none" w:sz="0" w:space="0" w:color="auto"/>
        <w:left w:val="none" w:sz="0" w:space="0" w:color="auto"/>
        <w:bottom w:val="none" w:sz="0" w:space="0" w:color="auto"/>
        <w:right w:val="none" w:sz="0" w:space="0" w:color="auto"/>
      </w:divBdr>
    </w:div>
    <w:div w:id="659773080">
      <w:marLeft w:val="640"/>
      <w:marRight w:val="0"/>
      <w:marTop w:val="0"/>
      <w:marBottom w:val="0"/>
      <w:divBdr>
        <w:top w:val="none" w:sz="0" w:space="0" w:color="auto"/>
        <w:left w:val="none" w:sz="0" w:space="0" w:color="auto"/>
        <w:bottom w:val="none" w:sz="0" w:space="0" w:color="auto"/>
        <w:right w:val="none" w:sz="0" w:space="0" w:color="auto"/>
      </w:divBdr>
    </w:div>
    <w:div w:id="659773591">
      <w:marLeft w:val="640"/>
      <w:marRight w:val="0"/>
      <w:marTop w:val="0"/>
      <w:marBottom w:val="0"/>
      <w:divBdr>
        <w:top w:val="none" w:sz="0" w:space="0" w:color="auto"/>
        <w:left w:val="none" w:sz="0" w:space="0" w:color="auto"/>
        <w:bottom w:val="none" w:sz="0" w:space="0" w:color="auto"/>
        <w:right w:val="none" w:sz="0" w:space="0" w:color="auto"/>
      </w:divBdr>
    </w:div>
    <w:div w:id="659845670">
      <w:marLeft w:val="640"/>
      <w:marRight w:val="0"/>
      <w:marTop w:val="0"/>
      <w:marBottom w:val="0"/>
      <w:divBdr>
        <w:top w:val="none" w:sz="0" w:space="0" w:color="auto"/>
        <w:left w:val="none" w:sz="0" w:space="0" w:color="auto"/>
        <w:bottom w:val="none" w:sz="0" w:space="0" w:color="auto"/>
        <w:right w:val="none" w:sz="0" w:space="0" w:color="auto"/>
      </w:divBdr>
    </w:div>
    <w:div w:id="659887219">
      <w:marLeft w:val="640"/>
      <w:marRight w:val="0"/>
      <w:marTop w:val="0"/>
      <w:marBottom w:val="0"/>
      <w:divBdr>
        <w:top w:val="none" w:sz="0" w:space="0" w:color="auto"/>
        <w:left w:val="none" w:sz="0" w:space="0" w:color="auto"/>
        <w:bottom w:val="none" w:sz="0" w:space="0" w:color="auto"/>
        <w:right w:val="none" w:sz="0" w:space="0" w:color="auto"/>
      </w:divBdr>
    </w:div>
    <w:div w:id="659966951">
      <w:marLeft w:val="640"/>
      <w:marRight w:val="0"/>
      <w:marTop w:val="0"/>
      <w:marBottom w:val="0"/>
      <w:divBdr>
        <w:top w:val="none" w:sz="0" w:space="0" w:color="auto"/>
        <w:left w:val="none" w:sz="0" w:space="0" w:color="auto"/>
        <w:bottom w:val="none" w:sz="0" w:space="0" w:color="auto"/>
        <w:right w:val="none" w:sz="0" w:space="0" w:color="auto"/>
      </w:divBdr>
    </w:div>
    <w:div w:id="660044860">
      <w:marLeft w:val="640"/>
      <w:marRight w:val="0"/>
      <w:marTop w:val="0"/>
      <w:marBottom w:val="0"/>
      <w:divBdr>
        <w:top w:val="none" w:sz="0" w:space="0" w:color="auto"/>
        <w:left w:val="none" w:sz="0" w:space="0" w:color="auto"/>
        <w:bottom w:val="none" w:sz="0" w:space="0" w:color="auto"/>
        <w:right w:val="none" w:sz="0" w:space="0" w:color="auto"/>
      </w:divBdr>
    </w:div>
    <w:div w:id="660045665">
      <w:marLeft w:val="640"/>
      <w:marRight w:val="0"/>
      <w:marTop w:val="0"/>
      <w:marBottom w:val="0"/>
      <w:divBdr>
        <w:top w:val="none" w:sz="0" w:space="0" w:color="auto"/>
        <w:left w:val="none" w:sz="0" w:space="0" w:color="auto"/>
        <w:bottom w:val="none" w:sz="0" w:space="0" w:color="auto"/>
        <w:right w:val="none" w:sz="0" w:space="0" w:color="auto"/>
      </w:divBdr>
    </w:div>
    <w:div w:id="660156488">
      <w:marLeft w:val="640"/>
      <w:marRight w:val="0"/>
      <w:marTop w:val="0"/>
      <w:marBottom w:val="0"/>
      <w:divBdr>
        <w:top w:val="none" w:sz="0" w:space="0" w:color="auto"/>
        <w:left w:val="none" w:sz="0" w:space="0" w:color="auto"/>
        <w:bottom w:val="none" w:sz="0" w:space="0" w:color="auto"/>
        <w:right w:val="none" w:sz="0" w:space="0" w:color="auto"/>
      </w:divBdr>
    </w:div>
    <w:div w:id="660231411">
      <w:marLeft w:val="640"/>
      <w:marRight w:val="0"/>
      <w:marTop w:val="0"/>
      <w:marBottom w:val="0"/>
      <w:divBdr>
        <w:top w:val="none" w:sz="0" w:space="0" w:color="auto"/>
        <w:left w:val="none" w:sz="0" w:space="0" w:color="auto"/>
        <w:bottom w:val="none" w:sz="0" w:space="0" w:color="auto"/>
        <w:right w:val="none" w:sz="0" w:space="0" w:color="auto"/>
      </w:divBdr>
    </w:div>
    <w:div w:id="660237469">
      <w:marLeft w:val="640"/>
      <w:marRight w:val="0"/>
      <w:marTop w:val="0"/>
      <w:marBottom w:val="0"/>
      <w:divBdr>
        <w:top w:val="none" w:sz="0" w:space="0" w:color="auto"/>
        <w:left w:val="none" w:sz="0" w:space="0" w:color="auto"/>
        <w:bottom w:val="none" w:sz="0" w:space="0" w:color="auto"/>
        <w:right w:val="none" w:sz="0" w:space="0" w:color="auto"/>
      </w:divBdr>
    </w:div>
    <w:div w:id="660276274">
      <w:marLeft w:val="640"/>
      <w:marRight w:val="0"/>
      <w:marTop w:val="0"/>
      <w:marBottom w:val="0"/>
      <w:divBdr>
        <w:top w:val="none" w:sz="0" w:space="0" w:color="auto"/>
        <w:left w:val="none" w:sz="0" w:space="0" w:color="auto"/>
        <w:bottom w:val="none" w:sz="0" w:space="0" w:color="auto"/>
        <w:right w:val="none" w:sz="0" w:space="0" w:color="auto"/>
      </w:divBdr>
    </w:div>
    <w:div w:id="660282086">
      <w:marLeft w:val="640"/>
      <w:marRight w:val="0"/>
      <w:marTop w:val="0"/>
      <w:marBottom w:val="0"/>
      <w:divBdr>
        <w:top w:val="none" w:sz="0" w:space="0" w:color="auto"/>
        <w:left w:val="none" w:sz="0" w:space="0" w:color="auto"/>
        <w:bottom w:val="none" w:sz="0" w:space="0" w:color="auto"/>
        <w:right w:val="none" w:sz="0" w:space="0" w:color="auto"/>
      </w:divBdr>
    </w:div>
    <w:div w:id="660542679">
      <w:marLeft w:val="640"/>
      <w:marRight w:val="0"/>
      <w:marTop w:val="0"/>
      <w:marBottom w:val="0"/>
      <w:divBdr>
        <w:top w:val="none" w:sz="0" w:space="0" w:color="auto"/>
        <w:left w:val="none" w:sz="0" w:space="0" w:color="auto"/>
        <w:bottom w:val="none" w:sz="0" w:space="0" w:color="auto"/>
        <w:right w:val="none" w:sz="0" w:space="0" w:color="auto"/>
      </w:divBdr>
    </w:div>
    <w:div w:id="660696523">
      <w:marLeft w:val="640"/>
      <w:marRight w:val="0"/>
      <w:marTop w:val="0"/>
      <w:marBottom w:val="0"/>
      <w:divBdr>
        <w:top w:val="none" w:sz="0" w:space="0" w:color="auto"/>
        <w:left w:val="none" w:sz="0" w:space="0" w:color="auto"/>
        <w:bottom w:val="none" w:sz="0" w:space="0" w:color="auto"/>
        <w:right w:val="none" w:sz="0" w:space="0" w:color="auto"/>
      </w:divBdr>
    </w:div>
    <w:div w:id="660698851">
      <w:marLeft w:val="640"/>
      <w:marRight w:val="0"/>
      <w:marTop w:val="0"/>
      <w:marBottom w:val="0"/>
      <w:divBdr>
        <w:top w:val="none" w:sz="0" w:space="0" w:color="auto"/>
        <w:left w:val="none" w:sz="0" w:space="0" w:color="auto"/>
        <w:bottom w:val="none" w:sz="0" w:space="0" w:color="auto"/>
        <w:right w:val="none" w:sz="0" w:space="0" w:color="auto"/>
      </w:divBdr>
    </w:div>
    <w:div w:id="660740242">
      <w:marLeft w:val="640"/>
      <w:marRight w:val="0"/>
      <w:marTop w:val="0"/>
      <w:marBottom w:val="0"/>
      <w:divBdr>
        <w:top w:val="none" w:sz="0" w:space="0" w:color="auto"/>
        <w:left w:val="none" w:sz="0" w:space="0" w:color="auto"/>
        <w:bottom w:val="none" w:sz="0" w:space="0" w:color="auto"/>
        <w:right w:val="none" w:sz="0" w:space="0" w:color="auto"/>
      </w:divBdr>
    </w:div>
    <w:div w:id="660741861">
      <w:marLeft w:val="640"/>
      <w:marRight w:val="0"/>
      <w:marTop w:val="0"/>
      <w:marBottom w:val="0"/>
      <w:divBdr>
        <w:top w:val="none" w:sz="0" w:space="0" w:color="auto"/>
        <w:left w:val="none" w:sz="0" w:space="0" w:color="auto"/>
        <w:bottom w:val="none" w:sz="0" w:space="0" w:color="auto"/>
        <w:right w:val="none" w:sz="0" w:space="0" w:color="auto"/>
      </w:divBdr>
    </w:div>
    <w:div w:id="660819194">
      <w:marLeft w:val="640"/>
      <w:marRight w:val="0"/>
      <w:marTop w:val="0"/>
      <w:marBottom w:val="0"/>
      <w:divBdr>
        <w:top w:val="none" w:sz="0" w:space="0" w:color="auto"/>
        <w:left w:val="none" w:sz="0" w:space="0" w:color="auto"/>
        <w:bottom w:val="none" w:sz="0" w:space="0" w:color="auto"/>
        <w:right w:val="none" w:sz="0" w:space="0" w:color="auto"/>
      </w:divBdr>
    </w:div>
    <w:div w:id="660819335">
      <w:marLeft w:val="640"/>
      <w:marRight w:val="0"/>
      <w:marTop w:val="0"/>
      <w:marBottom w:val="0"/>
      <w:divBdr>
        <w:top w:val="none" w:sz="0" w:space="0" w:color="auto"/>
        <w:left w:val="none" w:sz="0" w:space="0" w:color="auto"/>
        <w:bottom w:val="none" w:sz="0" w:space="0" w:color="auto"/>
        <w:right w:val="none" w:sz="0" w:space="0" w:color="auto"/>
      </w:divBdr>
    </w:div>
    <w:div w:id="660894487">
      <w:marLeft w:val="640"/>
      <w:marRight w:val="0"/>
      <w:marTop w:val="0"/>
      <w:marBottom w:val="0"/>
      <w:divBdr>
        <w:top w:val="none" w:sz="0" w:space="0" w:color="auto"/>
        <w:left w:val="none" w:sz="0" w:space="0" w:color="auto"/>
        <w:bottom w:val="none" w:sz="0" w:space="0" w:color="auto"/>
        <w:right w:val="none" w:sz="0" w:space="0" w:color="auto"/>
      </w:divBdr>
    </w:div>
    <w:div w:id="660932001">
      <w:marLeft w:val="640"/>
      <w:marRight w:val="0"/>
      <w:marTop w:val="0"/>
      <w:marBottom w:val="0"/>
      <w:divBdr>
        <w:top w:val="none" w:sz="0" w:space="0" w:color="auto"/>
        <w:left w:val="none" w:sz="0" w:space="0" w:color="auto"/>
        <w:bottom w:val="none" w:sz="0" w:space="0" w:color="auto"/>
        <w:right w:val="none" w:sz="0" w:space="0" w:color="auto"/>
      </w:divBdr>
    </w:div>
    <w:div w:id="660963094">
      <w:marLeft w:val="640"/>
      <w:marRight w:val="0"/>
      <w:marTop w:val="0"/>
      <w:marBottom w:val="0"/>
      <w:divBdr>
        <w:top w:val="none" w:sz="0" w:space="0" w:color="auto"/>
        <w:left w:val="none" w:sz="0" w:space="0" w:color="auto"/>
        <w:bottom w:val="none" w:sz="0" w:space="0" w:color="auto"/>
        <w:right w:val="none" w:sz="0" w:space="0" w:color="auto"/>
      </w:divBdr>
    </w:div>
    <w:div w:id="661011993">
      <w:marLeft w:val="640"/>
      <w:marRight w:val="0"/>
      <w:marTop w:val="0"/>
      <w:marBottom w:val="0"/>
      <w:divBdr>
        <w:top w:val="none" w:sz="0" w:space="0" w:color="auto"/>
        <w:left w:val="none" w:sz="0" w:space="0" w:color="auto"/>
        <w:bottom w:val="none" w:sz="0" w:space="0" w:color="auto"/>
        <w:right w:val="none" w:sz="0" w:space="0" w:color="auto"/>
      </w:divBdr>
    </w:div>
    <w:div w:id="661128802">
      <w:bodyDiv w:val="1"/>
      <w:marLeft w:val="0"/>
      <w:marRight w:val="0"/>
      <w:marTop w:val="0"/>
      <w:marBottom w:val="0"/>
      <w:divBdr>
        <w:top w:val="none" w:sz="0" w:space="0" w:color="auto"/>
        <w:left w:val="none" w:sz="0" w:space="0" w:color="auto"/>
        <w:bottom w:val="none" w:sz="0" w:space="0" w:color="auto"/>
        <w:right w:val="none" w:sz="0" w:space="0" w:color="auto"/>
      </w:divBdr>
    </w:div>
    <w:div w:id="661129772">
      <w:marLeft w:val="640"/>
      <w:marRight w:val="0"/>
      <w:marTop w:val="0"/>
      <w:marBottom w:val="0"/>
      <w:divBdr>
        <w:top w:val="none" w:sz="0" w:space="0" w:color="auto"/>
        <w:left w:val="none" w:sz="0" w:space="0" w:color="auto"/>
        <w:bottom w:val="none" w:sz="0" w:space="0" w:color="auto"/>
        <w:right w:val="none" w:sz="0" w:space="0" w:color="auto"/>
      </w:divBdr>
    </w:div>
    <w:div w:id="661130683">
      <w:marLeft w:val="640"/>
      <w:marRight w:val="0"/>
      <w:marTop w:val="0"/>
      <w:marBottom w:val="0"/>
      <w:divBdr>
        <w:top w:val="none" w:sz="0" w:space="0" w:color="auto"/>
        <w:left w:val="none" w:sz="0" w:space="0" w:color="auto"/>
        <w:bottom w:val="none" w:sz="0" w:space="0" w:color="auto"/>
        <w:right w:val="none" w:sz="0" w:space="0" w:color="auto"/>
      </w:divBdr>
    </w:div>
    <w:div w:id="661154910">
      <w:marLeft w:val="640"/>
      <w:marRight w:val="0"/>
      <w:marTop w:val="0"/>
      <w:marBottom w:val="0"/>
      <w:divBdr>
        <w:top w:val="none" w:sz="0" w:space="0" w:color="auto"/>
        <w:left w:val="none" w:sz="0" w:space="0" w:color="auto"/>
        <w:bottom w:val="none" w:sz="0" w:space="0" w:color="auto"/>
        <w:right w:val="none" w:sz="0" w:space="0" w:color="auto"/>
      </w:divBdr>
    </w:div>
    <w:div w:id="661156028">
      <w:marLeft w:val="640"/>
      <w:marRight w:val="0"/>
      <w:marTop w:val="0"/>
      <w:marBottom w:val="0"/>
      <w:divBdr>
        <w:top w:val="none" w:sz="0" w:space="0" w:color="auto"/>
        <w:left w:val="none" w:sz="0" w:space="0" w:color="auto"/>
        <w:bottom w:val="none" w:sz="0" w:space="0" w:color="auto"/>
        <w:right w:val="none" w:sz="0" w:space="0" w:color="auto"/>
      </w:divBdr>
    </w:div>
    <w:div w:id="661279556">
      <w:marLeft w:val="640"/>
      <w:marRight w:val="0"/>
      <w:marTop w:val="0"/>
      <w:marBottom w:val="0"/>
      <w:divBdr>
        <w:top w:val="none" w:sz="0" w:space="0" w:color="auto"/>
        <w:left w:val="none" w:sz="0" w:space="0" w:color="auto"/>
        <w:bottom w:val="none" w:sz="0" w:space="0" w:color="auto"/>
        <w:right w:val="none" w:sz="0" w:space="0" w:color="auto"/>
      </w:divBdr>
    </w:div>
    <w:div w:id="661470686">
      <w:marLeft w:val="640"/>
      <w:marRight w:val="0"/>
      <w:marTop w:val="0"/>
      <w:marBottom w:val="0"/>
      <w:divBdr>
        <w:top w:val="none" w:sz="0" w:space="0" w:color="auto"/>
        <w:left w:val="none" w:sz="0" w:space="0" w:color="auto"/>
        <w:bottom w:val="none" w:sz="0" w:space="0" w:color="auto"/>
        <w:right w:val="none" w:sz="0" w:space="0" w:color="auto"/>
      </w:divBdr>
    </w:div>
    <w:div w:id="661543298">
      <w:marLeft w:val="640"/>
      <w:marRight w:val="0"/>
      <w:marTop w:val="0"/>
      <w:marBottom w:val="0"/>
      <w:divBdr>
        <w:top w:val="none" w:sz="0" w:space="0" w:color="auto"/>
        <w:left w:val="none" w:sz="0" w:space="0" w:color="auto"/>
        <w:bottom w:val="none" w:sz="0" w:space="0" w:color="auto"/>
        <w:right w:val="none" w:sz="0" w:space="0" w:color="auto"/>
      </w:divBdr>
    </w:div>
    <w:div w:id="661586419">
      <w:marLeft w:val="640"/>
      <w:marRight w:val="0"/>
      <w:marTop w:val="0"/>
      <w:marBottom w:val="0"/>
      <w:divBdr>
        <w:top w:val="none" w:sz="0" w:space="0" w:color="auto"/>
        <w:left w:val="none" w:sz="0" w:space="0" w:color="auto"/>
        <w:bottom w:val="none" w:sz="0" w:space="0" w:color="auto"/>
        <w:right w:val="none" w:sz="0" w:space="0" w:color="auto"/>
      </w:divBdr>
    </w:div>
    <w:div w:id="661589647">
      <w:marLeft w:val="640"/>
      <w:marRight w:val="0"/>
      <w:marTop w:val="0"/>
      <w:marBottom w:val="0"/>
      <w:divBdr>
        <w:top w:val="none" w:sz="0" w:space="0" w:color="auto"/>
        <w:left w:val="none" w:sz="0" w:space="0" w:color="auto"/>
        <w:bottom w:val="none" w:sz="0" w:space="0" w:color="auto"/>
        <w:right w:val="none" w:sz="0" w:space="0" w:color="auto"/>
      </w:divBdr>
    </w:div>
    <w:div w:id="661590442">
      <w:marLeft w:val="640"/>
      <w:marRight w:val="0"/>
      <w:marTop w:val="0"/>
      <w:marBottom w:val="0"/>
      <w:divBdr>
        <w:top w:val="none" w:sz="0" w:space="0" w:color="auto"/>
        <w:left w:val="none" w:sz="0" w:space="0" w:color="auto"/>
        <w:bottom w:val="none" w:sz="0" w:space="0" w:color="auto"/>
        <w:right w:val="none" w:sz="0" w:space="0" w:color="auto"/>
      </w:divBdr>
    </w:div>
    <w:div w:id="661616120">
      <w:marLeft w:val="640"/>
      <w:marRight w:val="0"/>
      <w:marTop w:val="0"/>
      <w:marBottom w:val="0"/>
      <w:divBdr>
        <w:top w:val="none" w:sz="0" w:space="0" w:color="auto"/>
        <w:left w:val="none" w:sz="0" w:space="0" w:color="auto"/>
        <w:bottom w:val="none" w:sz="0" w:space="0" w:color="auto"/>
        <w:right w:val="none" w:sz="0" w:space="0" w:color="auto"/>
      </w:divBdr>
    </w:div>
    <w:div w:id="661616701">
      <w:marLeft w:val="640"/>
      <w:marRight w:val="0"/>
      <w:marTop w:val="0"/>
      <w:marBottom w:val="0"/>
      <w:divBdr>
        <w:top w:val="none" w:sz="0" w:space="0" w:color="auto"/>
        <w:left w:val="none" w:sz="0" w:space="0" w:color="auto"/>
        <w:bottom w:val="none" w:sz="0" w:space="0" w:color="auto"/>
        <w:right w:val="none" w:sz="0" w:space="0" w:color="auto"/>
      </w:divBdr>
    </w:div>
    <w:div w:id="662129589">
      <w:bodyDiv w:val="1"/>
      <w:marLeft w:val="0"/>
      <w:marRight w:val="0"/>
      <w:marTop w:val="0"/>
      <w:marBottom w:val="0"/>
      <w:divBdr>
        <w:top w:val="none" w:sz="0" w:space="0" w:color="auto"/>
        <w:left w:val="none" w:sz="0" w:space="0" w:color="auto"/>
        <w:bottom w:val="none" w:sz="0" w:space="0" w:color="auto"/>
        <w:right w:val="none" w:sz="0" w:space="0" w:color="auto"/>
      </w:divBdr>
      <w:divsChild>
        <w:div w:id="169872624">
          <w:marLeft w:val="640"/>
          <w:marRight w:val="0"/>
          <w:marTop w:val="0"/>
          <w:marBottom w:val="0"/>
          <w:divBdr>
            <w:top w:val="none" w:sz="0" w:space="0" w:color="auto"/>
            <w:left w:val="none" w:sz="0" w:space="0" w:color="auto"/>
            <w:bottom w:val="none" w:sz="0" w:space="0" w:color="auto"/>
            <w:right w:val="none" w:sz="0" w:space="0" w:color="auto"/>
          </w:divBdr>
        </w:div>
        <w:div w:id="185103397">
          <w:marLeft w:val="640"/>
          <w:marRight w:val="0"/>
          <w:marTop w:val="0"/>
          <w:marBottom w:val="0"/>
          <w:divBdr>
            <w:top w:val="none" w:sz="0" w:space="0" w:color="auto"/>
            <w:left w:val="none" w:sz="0" w:space="0" w:color="auto"/>
            <w:bottom w:val="none" w:sz="0" w:space="0" w:color="auto"/>
            <w:right w:val="none" w:sz="0" w:space="0" w:color="auto"/>
          </w:divBdr>
        </w:div>
        <w:div w:id="192889493">
          <w:marLeft w:val="640"/>
          <w:marRight w:val="0"/>
          <w:marTop w:val="0"/>
          <w:marBottom w:val="0"/>
          <w:divBdr>
            <w:top w:val="none" w:sz="0" w:space="0" w:color="auto"/>
            <w:left w:val="none" w:sz="0" w:space="0" w:color="auto"/>
            <w:bottom w:val="none" w:sz="0" w:space="0" w:color="auto"/>
            <w:right w:val="none" w:sz="0" w:space="0" w:color="auto"/>
          </w:divBdr>
        </w:div>
        <w:div w:id="269700503">
          <w:marLeft w:val="640"/>
          <w:marRight w:val="0"/>
          <w:marTop w:val="0"/>
          <w:marBottom w:val="0"/>
          <w:divBdr>
            <w:top w:val="none" w:sz="0" w:space="0" w:color="auto"/>
            <w:left w:val="none" w:sz="0" w:space="0" w:color="auto"/>
            <w:bottom w:val="none" w:sz="0" w:space="0" w:color="auto"/>
            <w:right w:val="none" w:sz="0" w:space="0" w:color="auto"/>
          </w:divBdr>
        </w:div>
        <w:div w:id="301814675">
          <w:marLeft w:val="640"/>
          <w:marRight w:val="0"/>
          <w:marTop w:val="0"/>
          <w:marBottom w:val="0"/>
          <w:divBdr>
            <w:top w:val="none" w:sz="0" w:space="0" w:color="auto"/>
            <w:left w:val="none" w:sz="0" w:space="0" w:color="auto"/>
            <w:bottom w:val="none" w:sz="0" w:space="0" w:color="auto"/>
            <w:right w:val="none" w:sz="0" w:space="0" w:color="auto"/>
          </w:divBdr>
        </w:div>
        <w:div w:id="345517527">
          <w:marLeft w:val="640"/>
          <w:marRight w:val="0"/>
          <w:marTop w:val="0"/>
          <w:marBottom w:val="0"/>
          <w:divBdr>
            <w:top w:val="none" w:sz="0" w:space="0" w:color="auto"/>
            <w:left w:val="none" w:sz="0" w:space="0" w:color="auto"/>
            <w:bottom w:val="none" w:sz="0" w:space="0" w:color="auto"/>
            <w:right w:val="none" w:sz="0" w:space="0" w:color="auto"/>
          </w:divBdr>
        </w:div>
        <w:div w:id="448746253">
          <w:marLeft w:val="640"/>
          <w:marRight w:val="0"/>
          <w:marTop w:val="0"/>
          <w:marBottom w:val="0"/>
          <w:divBdr>
            <w:top w:val="none" w:sz="0" w:space="0" w:color="auto"/>
            <w:left w:val="none" w:sz="0" w:space="0" w:color="auto"/>
            <w:bottom w:val="none" w:sz="0" w:space="0" w:color="auto"/>
            <w:right w:val="none" w:sz="0" w:space="0" w:color="auto"/>
          </w:divBdr>
        </w:div>
        <w:div w:id="481122341">
          <w:marLeft w:val="640"/>
          <w:marRight w:val="0"/>
          <w:marTop w:val="0"/>
          <w:marBottom w:val="0"/>
          <w:divBdr>
            <w:top w:val="none" w:sz="0" w:space="0" w:color="auto"/>
            <w:left w:val="none" w:sz="0" w:space="0" w:color="auto"/>
            <w:bottom w:val="none" w:sz="0" w:space="0" w:color="auto"/>
            <w:right w:val="none" w:sz="0" w:space="0" w:color="auto"/>
          </w:divBdr>
        </w:div>
        <w:div w:id="494348102">
          <w:marLeft w:val="640"/>
          <w:marRight w:val="0"/>
          <w:marTop w:val="0"/>
          <w:marBottom w:val="0"/>
          <w:divBdr>
            <w:top w:val="none" w:sz="0" w:space="0" w:color="auto"/>
            <w:left w:val="none" w:sz="0" w:space="0" w:color="auto"/>
            <w:bottom w:val="none" w:sz="0" w:space="0" w:color="auto"/>
            <w:right w:val="none" w:sz="0" w:space="0" w:color="auto"/>
          </w:divBdr>
        </w:div>
        <w:div w:id="523446199">
          <w:marLeft w:val="640"/>
          <w:marRight w:val="0"/>
          <w:marTop w:val="0"/>
          <w:marBottom w:val="0"/>
          <w:divBdr>
            <w:top w:val="none" w:sz="0" w:space="0" w:color="auto"/>
            <w:left w:val="none" w:sz="0" w:space="0" w:color="auto"/>
            <w:bottom w:val="none" w:sz="0" w:space="0" w:color="auto"/>
            <w:right w:val="none" w:sz="0" w:space="0" w:color="auto"/>
          </w:divBdr>
        </w:div>
        <w:div w:id="543639249">
          <w:marLeft w:val="640"/>
          <w:marRight w:val="0"/>
          <w:marTop w:val="0"/>
          <w:marBottom w:val="0"/>
          <w:divBdr>
            <w:top w:val="none" w:sz="0" w:space="0" w:color="auto"/>
            <w:left w:val="none" w:sz="0" w:space="0" w:color="auto"/>
            <w:bottom w:val="none" w:sz="0" w:space="0" w:color="auto"/>
            <w:right w:val="none" w:sz="0" w:space="0" w:color="auto"/>
          </w:divBdr>
        </w:div>
        <w:div w:id="566767579">
          <w:marLeft w:val="640"/>
          <w:marRight w:val="0"/>
          <w:marTop w:val="0"/>
          <w:marBottom w:val="0"/>
          <w:divBdr>
            <w:top w:val="none" w:sz="0" w:space="0" w:color="auto"/>
            <w:left w:val="none" w:sz="0" w:space="0" w:color="auto"/>
            <w:bottom w:val="none" w:sz="0" w:space="0" w:color="auto"/>
            <w:right w:val="none" w:sz="0" w:space="0" w:color="auto"/>
          </w:divBdr>
        </w:div>
        <w:div w:id="593784805">
          <w:marLeft w:val="640"/>
          <w:marRight w:val="0"/>
          <w:marTop w:val="0"/>
          <w:marBottom w:val="0"/>
          <w:divBdr>
            <w:top w:val="none" w:sz="0" w:space="0" w:color="auto"/>
            <w:left w:val="none" w:sz="0" w:space="0" w:color="auto"/>
            <w:bottom w:val="none" w:sz="0" w:space="0" w:color="auto"/>
            <w:right w:val="none" w:sz="0" w:space="0" w:color="auto"/>
          </w:divBdr>
        </w:div>
        <w:div w:id="631129288">
          <w:marLeft w:val="640"/>
          <w:marRight w:val="0"/>
          <w:marTop w:val="0"/>
          <w:marBottom w:val="0"/>
          <w:divBdr>
            <w:top w:val="none" w:sz="0" w:space="0" w:color="auto"/>
            <w:left w:val="none" w:sz="0" w:space="0" w:color="auto"/>
            <w:bottom w:val="none" w:sz="0" w:space="0" w:color="auto"/>
            <w:right w:val="none" w:sz="0" w:space="0" w:color="auto"/>
          </w:divBdr>
        </w:div>
        <w:div w:id="633607779">
          <w:marLeft w:val="640"/>
          <w:marRight w:val="0"/>
          <w:marTop w:val="0"/>
          <w:marBottom w:val="0"/>
          <w:divBdr>
            <w:top w:val="none" w:sz="0" w:space="0" w:color="auto"/>
            <w:left w:val="none" w:sz="0" w:space="0" w:color="auto"/>
            <w:bottom w:val="none" w:sz="0" w:space="0" w:color="auto"/>
            <w:right w:val="none" w:sz="0" w:space="0" w:color="auto"/>
          </w:divBdr>
        </w:div>
        <w:div w:id="639578700">
          <w:marLeft w:val="640"/>
          <w:marRight w:val="0"/>
          <w:marTop w:val="0"/>
          <w:marBottom w:val="0"/>
          <w:divBdr>
            <w:top w:val="none" w:sz="0" w:space="0" w:color="auto"/>
            <w:left w:val="none" w:sz="0" w:space="0" w:color="auto"/>
            <w:bottom w:val="none" w:sz="0" w:space="0" w:color="auto"/>
            <w:right w:val="none" w:sz="0" w:space="0" w:color="auto"/>
          </w:divBdr>
        </w:div>
        <w:div w:id="640647099">
          <w:marLeft w:val="640"/>
          <w:marRight w:val="0"/>
          <w:marTop w:val="0"/>
          <w:marBottom w:val="0"/>
          <w:divBdr>
            <w:top w:val="none" w:sz="0" w:space="0" w:color="auto"/>
            <w:left w:val="none" w:sz="0" w:space="0" w:color="auto"/>
            <w:bottom w:val="none" w:sz="0" w:space="0" w:color="auto"/>
            <w:right w:val="none" w:sz="0" w:space="0" w:color="auto"/>
          </w:divBdr>
        </w:div>
        <w:div w:id="659889412">
          <w:marLeft w:val="640"/>
          <w:marRight w:val="0"/>
          <w:marTop w:val="0"/>
          <w:marBottom w:val="0"/>
          <w:divBdr>
            <w:top w:val="none" w:sz="0" w:space="0" w:color="auto"/>
            <w:left w:val="none" w:sz="0" w:space="0" w:color="auto"/>
            <w:bottom w:val="none" w:sz="0" w:space="0" w:color="auto"/>
            <w:right w:val="none" w:sz="0" w:space="0" w:color="auto"/>
          </w:divBdr>
        </w:div>
        <w:div w:id="669722758">
          <w:marLeft w:val="640"/>
          <w:marRight w:val="0"/>
          <w:marTop w:val="0"/>
          <w:marBottom w:val="0"/>
          <w:divBdr>
            <w:top w:val="none" w:sz="0" w:space="0" w:color="auto"/>
            <w:left w:val="none" w:sz="0" w:space="0" w:color="auto"/>
            <w:bottom w:val="none" w:sz="0" w:space="0" w:color="auto"/>
            <w:right w:val="none" w:sz="0" w:space="0" w:color="auto"/>
          </w:divBdr>
        </w:div>
        <w:div w:id="709378128">
          <w:marLeft w:val="640"/>
          <w:marRight w:val="0"/>
          <w:marTop w:val="0"/>
          <w:marBottom w:val="0"/>
          <w:divBdr>
            <w:top w:val="none" w:sz="0" w:space="0" w:color="auto"/>
            <w:left w:val="none" w:sz="0" w:space="0" w:color="auto"/>
            <w:bottom w:val="none" w:sz="0" w:space="0" w:color="auto"/>
            <w:right w:val="none" w:sz="0" w:space="0" w:color="auto"/>
          </w:divBdr>
        </w:div>
        <w:div w:id="760177412">
          <w:marLeft w:val="640"/>
          <w:marRight w:val="0"/>
          <w:marTop w:val="0"/>
          <w:marBottom w:val="0"/>
          <w:divBdr>
            <w:top w:val="none" w:sz="0" w:space="0" w:color="auto"/>
            <w:left w:val="none" w:sz="0" w:space="0" w:color="auto"/>
            <w:bottom w:val="none" w:sz="0" w:space="0" w:color="auto"/>
            <w:right w:val="none" w:sz="0" w:space="0" w:color="auto"/>
          </w:divBdr>
        </w:div>
        <w:div w:id="802113792">
          <w:marLeft w:val="640"/>
          <w:marRight w:val="0"/>
          <w:marTop w:val="0"/>
          <w:marBottom w:val="0"/>
          <w:divBdr>
            <w:top w:val="none" w:sz="0" w:space="0" w:color="auto"/>
            <w:left w:val="none" w:sz="0" w:space="0" w:color="auto"/>
            <w:bottom w:val="none" w:sz="0" w:space="0" w:color="auto"/>
            <w:right w:val="none" w:sz="0" w:space="0" w:color="auto"/>
          </w:divBdr>
        </w:div>
        <w:div w:id="811797594">
          <w:marLeft w:val="640"/>
          <w:marRight w:val="0"/>
          <w:marTop w:val="0"/>
          <w:marBottom w:val="0"/>
          <w:divBdr>
            <w:top w:val="none" w:sz="0" w:space="0" w:color="auto"/>
            <w:left w:val="none" w:sz="0" w:space="0" w:color="auto"/>
            <w:bottom w:val="none" w:sz="0" w:space="0" w:color="auto"/>
            <w:right w:val="none" w:sz="0" w:space="0" w:color="auto"/>
          </w:divBdr>
        </w:div>
        <w:div w:id="828443251">
          <w:marLeft w:val="640"/>
          <w:marRight w:val="0"/>
          <w:marTop w:val="0"/>
          <w:marBottom w:val="0"/>
          <w:divBdr>
            <w:top w:val="none" w:sz="0" w:space="0" w:color="auto"/>
            <w:left w:val="none" w:sz="0" w:space="0" w:color="auto"/>
            <w:bottom w:val="none" w:sz="0" w:space="0" w:color="auto"/>
            <w:right w:val="none" w:sz="0" w:space="0" w:color="auto"/>
          </w:divBdr>
        </w:div>
        <w:div w:id="850292739">
          <w:marLeft w:val="640"/>
          <w:marRight w:val="0"/>
          <w:marTop w:val="0"/>
          <w:marBottom w:val="0"/>
          <w:divBdr>
            <w:top w:val="none" w:sz="0" w:space="0" w:color="auto"/>
            <w:left w:val="none" w:sz="0" w:space="0" w:color="auto"/>
            <w:bottom w:val="none" w:sz="0" w:space="0" w:color="auto"/>
            <w:right w:val="none" w:sz="0" w:space="0" w:color="auto"/>
          </w:divBdr>
        </w:div>
        <w:div w:id="855534838">
          <w:marLeft w:val="640"/>
          <w:marRight w:val="0"/>
          <w:marTop w:val="0"/>
          <w:marBottom w:val="0"/>
          <w:divBdr>
            <w:top w:val="none" w:sz="0" w:space="0" w:color="auto"/>
            <w:left w:val="none" w:sz="0" w:space="0" w:color="auto"/>
            <w:bottom w:val="none" w:sz="0" w:space="0" w:color="auto"/>
            <w:right w:val="none" w:sz="0" w:space="0" w:color="auto"/>
          </w:divBdr>
        </w:div>
        <w:div w:id="969434106">
          <w:marLeft w:val="640"/>
          <w:marRight w:val="0"/>
          <w:marTop w:val="0"/>
          <w:marBottom w:val="0"/>
          <w:divBdr>
            <w:top w:val="none" w:sz="0" w:space="0" w:color="auto"/>
            <w:left w:val="none" w:sz="0" w:space="0" w:color="auto"/>
            <w:bottom w:val="none" w:sz="0" w:space="0" w:color="auto"/>
            <w:right w:val="none" w:sz="0" w:space="0" w:color="auto"/>
          </w:divBdr>
        </w:div>
        <w:div w:id="1042249800">
          <w:marLeft w:val="640"/>
          <w:marRight w:val="0"/>
          <w:marTop w:val="0"/>
          <w:marBottom w:val="0"/>
          <w:divBdr>
            <w:top w:val="none" w:sz="0" w:space="0" w:color="auto"/>
            <w:left w:val="none" w:sz="0" w:space="0" w:color="auto"/>
            <w:bottom w:val="none" w:sz="0" w:space="0" w:color="auto"/>
            <w:right w:val="none" w:sz="0" w:space="0" w:color="auto"/>
          </w:divBdr>
        </w:div>
        <w:div w:id="1343312514">
          <w:marLeft w:val="640"/>
          <w:marRight w:val="0"/>
          <w:marTop w:val="0"/>
          <w:marBottom w:val="0"/>
          <w:divBdr>
            <w:top w:val="none" w:sz="0" w:space="0" w:color="auto"/>
            <w:left w:val="none" w:sz="0" w:space="0" w:color="auto"/>
            <w:bottom w:val="none" w:sz="0" w:space="0" w:color="auto"/>
            <w:right w:val="none" w:sz="0" w:space="0" w:color="auto"/>
          </w:divBdr>
        </w:div>
        <w:div w:id="1468820912">
          <w:marLeft w:val="640"/>
          <w:marRight w:val="0"/>
          <w:marTop w:val="0"/>
          <w:marBottom w:val="0"/>
          <w:divBdr>
            <w:top w:val="none" w:sz="0" w:space="0" w:color="auto"/>
            <w:left w:val="none" w:sz="0" w:space="0" w:color="auto"/>
            <w:bottom w:val="none" w:sz="0" w:space="0" w:color="auto"/>
            <w:right w:val="none" w:sz="0" w:space="0" w:color="auto"/>
          </w:divBdr>
        </w:div>
        <w:div w:id="1470824976">
          <w:marLeft w:val="640"/>
          <w:marRight w:val="0"/>
          <w:marTop w:val="0"/>
          <w:marBottom w:val="0"/>
          <w:divBdr>
            <w:top w:val="none" w:sz="0" w:space="0" w:color="auto"/>
            <w:left w:val="none" w:sz="0" w:space="0" w:color="auto"/>
            <w:bottom w:val="none" w:sz="0" w:space="0" w:color="auto"/>
            <w:right w:val="none" w:sz="0" w:space="0" w:color="auto"/>
          </w:divBdr>
        </w:div>
        <w:div w:id="1524393929">
          <w:marLeft w:val="640"/>
          <w:marRight w:val="0"/>
          <w:marTop w:val="0"/>
          <w:marBottom w:val="0"/>
          <w:divBdr>
            <w:top w:val="none" w:sz="0" w:space="0" w:color="auto"/>
            <w:left w:val="none" w:sz="0" w:space="0" w:color="auto"/>
            <w:bottom w:val="none" w:sz="0" w:space="0" w:color="auto"/>
            <w:right w:val="none" w:sz="0" w:space="0" w:color="auto"/>
          </w:divBdr>
        </w:div>
        <w:div w:id="1535730583">
          <w:marLeft w:val="640"/>
          <w:marRight w:val="0"/>
          <w:marTop w:val="0"/>
          <w:marBottom w:val="0"/>
          <w:divBdr>
            <w:top w:val="none" w:sz="0" w:space="0" w:color="auto"/>
            <w:left w:val="none" w:sz="0" w:space="0" w:color="auto"/>
            <w:bottom w:val="none" w:sz="0" w:space="0" w:color="auto"/>
            <w:right w:val="none" w:sz="0" w:space="0" w:color="auto"/>
          </w:divBdr>
        </w:div>
        <w:div w:id="1596866476">
          <w:marLeft w:val="640"/>
          <w:marRight w:val="0"/>
          <w:marTop w:val="0"/>
          <w:marBottom w:val="0"/>
          <w:divBdr>
            <w:top w:val="none" w:sz="0" w:space="0" w:color="auto"/>
            <w:left w:val="none" w:sz="0" w:space="0" w:color="auto"/>
            <w:bottom w:val="none" w:sz="0" w:space="0" w:color="auto"/>
            <w:right w:val="none" w:sz="0" w:space="0" w:color="auto"/>
          </w:divBdr>
        </w:div>
        <w:div w:id="1660963856">
          <w:marLeft w:val="640"/>
          <w:marRight w:val="0"/>
          <w:marTop w:val="0"/>
          <w:marBottom w:val="0"/>
          <w:divBdr>
            <w:top w:val="none" w:sz="0" w:space="0" w:color="auto"/>
            <w:left w:val="none" w:sz="0" w:space="0" w:color="auto"/>
            <w:bottom w:val="none" w:sz="0" w:space="0" w:color="auto"/>
            <w:right w:val="none" w:sz="0" w:space="0" w:color="auto"/>
          </w:divBdr>
        </w:div>
      </w:divsChild>
    </w:div>
    <w:div w:id="662196131">
      <w:marLeft w:val="640"/>
      <w:marRight w:val="0"/>
      <w:marTop w:val="0"/>
      <w:marBottom w:val="0"/>
      <w:divBdr>
        <w:top w:val="none" w:sz="0" w:space="0" w:color="auto"/>
        <w:left w:val="none" w:sz="0" w:space="0" w:color="auto"/>
        <w:bottom w:val="none" w:sz="0" w:space="0" w:color="auto"/>
        <w:right w:val="none" w:sz="0" w:space="0" w:color="auto"/>
      </w:divBdr>
    </w:div>
    <w:div w:id="662198408">
      <w:marLeft w:val="640"/>
      <w:marRight w:val="0"/>
      <w:marTop w:val="0"/>
      <w:marBottom w:val="0"/>
      <w:divBdr>
        <w:top w:val="none" w:sz="0" w:space="0" w:color="auto"/>
        <w:left w:val="none" w:sz="0" w:space="0" w:color="auto"/>
        <w:bottom w:val="none" w:sz="0" w:space="0" w:color="auto"/>
        <w:right w:val="none" w:sz="0" w:space="0" w:color="auto"/>
      </w:divBdr>
    </w:div>
    <w:div w:id="662317957">
      <w:marLeft w:val="640"/>
      <w:marRight w:val="0"/>
      <w:marTop w:val="0"/>
      <w:marBottom w:val="0"/>
      <w:divBdr>
        <w:top w:val="none" w:sz="0" w:space="0" w:color="auto"/>
        <w:left w:val="none" w:sz="0" w:space="0" w:color="auto"/>
        <w:bottom w:val="none" w:sz="0" w:space="0" w:color="auto"/>
        <w:right w:val="none" w:sz="0" w:space="0" w:color="auto"/>
      </w:divBdr>
    </w:div>
    <w:div w:id="662398316">
      <w:marLeft w:val="640"/>
      <w:marRight w:val="0"/>
      <w:marTop w:val="0"/>
      <w:marBottom w:val="0"/>
      <w:divBdr>
        <w:top w:val="none" w:sz="0" w:space="0" w:color="auto"/>
        <w:left w:val="none" w:sz="0" w:space="0" w:color="auto"/>
        <w:bottom w:val="none" w:sz="0" w:space="0" w:color="auto"/>
        <w:right w:val="none" w:sz="0" w:space="0" w:color="auto"/>
      </w:divBdr>
    </w:div>
    <w:div w:id="662467429">
      <w:marLeft w:val="640"/>
      <w:marRight w:val="0"/>
      <w:marTop w:val="0"/>
      <w:marBottom w:val="0"/>
      <w:divBdr>
        <w:top w:val="none" w:sz="0" w:space="0" w:color="auto"/>
        <w:left w:val="none" w:sz="0" w:space="0" w:color="auto"/>
        <w:bottom w:val="none" w:sz="0" w:space="0" w:color="auto"/>
        <w:right w:val="none" w:sz="0" w:space="0" w:color="auto"/>
      </w:divBdr>
    </w:div>
    <w:div w:id="662591055">
      <w:marLeft w:val="640"/>
      <w:marRight w:val="0"/>
      <w:marTop w:val="0"/>
      <w:marBottom w:val="0"/>
      <w:divBdr>
        <w:top w:val="none" w:sz="0" w:space="0" w:color="auto"/>
        <w:left w:val="none" w:sz="0" w:space="0" w:color="auto"/>
        <w:bottom w:val="none" w:sz="0" w:space="0" w:color="auto"/>
        <w:right w:val="none" w:sz="0" w:space="0" w:color="auto"/>
      </w:divBdr>
    </w:div>
    <w:div w:id="662702803">
      <w:marLeft w:val="640"/>
      <w:marRight w:val="0"/>
      <w:marTop w:val="0"/>
      <w:marBottom w:val="0"/>
      <w:divBdr>
        <w:top w:val="none" w:sz="0" w:space="0" w:color="auto"/>
        <w:left w:val="none" w:sz="0" w:space="0" w:color="auto"/>
        <w:bottom w:val="none" w:sz="0" w:space="0" w:color="auto"/>
        <w:right w:val="none" w:sz="0" w:space="0" w:color="auto"/>
      </w:divBdr>
    </w:div>
    <w:div w:id="662707935">
      <w:marLeft w:val="640"/>
      <w:marRight w:val="0"/>
      <w:marTop w:val="0"/>
      <w:marBottom w:val="0"/>
      <w:divBdr>
        <w:top w:val="none" w:sz="0" w:space="0" w:color="auto"/>
        <w:left w:val="none" w:sz="0" w:space="0" w:color="auto"/>
        <w:bottom w:val="none" w:sz="0" w:space="0" w:color="auto"/>
        <w:right w:val="none" w:sz="0" w:space="0" w:color="auto"/>
      </w:divBdr>
    </w:div>
    <w:div w:id="662780611">
      <w:marLeft w:val="640"/>
      <w:marRight w:val="0"/>
      <w:marTop w:val="0"/>
      <w:marBottom w:val="0"/>
      <w:divBdr>
        <w:top w:val="none" w:sz="0" w:space="0" w:color="auto"/>
        <w:left w:val="none" w:sz="0" w:space="0" w:color="auto"/>
        <w:bottom w:val="none" w:sz="0" w:space="0" w:color="auto"/>
        <w:right w:val="none" w:sz="0" w:space="0" w:color="auto"/>
      </w:divBdr>
    </w:div>
    <w:div w:id="662901850">
      <w:marLeft w:val="640"/>
      <w:marRight w:val="0"/>
      <w:marTop w:val="0"/>
      <w:marBottom w:val="0"/>
      <w:divBdr>
        <w:top w:val="none" w:sz="0" w:space="0" w:color="auto"/>
        <w:left w:val="none" w:sz="0" w:space="0" w:color="auto"/>
        <w:bottom w:val="none" w:sz="0" w:space="0" w:color="auto"/>
        <w:right w:val="none" w:sz="0" w:space="0" w:color="auto"/>
      </w:divBdr>
    </w:div>
    <w:div w:id="662927698">
      <w:marLeft w:val="640"/>
      <w:marRight w:val="0"/>
      <w:marTop w:val="0"/>
      <w:marBottom w:val="0"/>
      <w:divBdr>
        <w:top w:val="none" w:sz="0" w:space="0" w:color="auto"/>
        <w:left w:val="none" w:sz="0" w:space="0" w:color="auto"/>
        <w:bottom w:val="none" w:sz="0" w:space="0" w:color="auto"/>
        <w:right w:val="none" w:sz="0" w:space="0" w:color="auto"/>
      </w:divBdr>
    </w:div>
    <w:div w:id="663167937">
      <w:marLeft w:val="640"/>
      <w:marRight w:val="0"/>
      <w:marTop w:val="0"/>
      <w:marBottom w:val="0"/>
      <w:divBdr>
        <w:top w:val="none" w:sz="0" w:space="0" w:color="auto"/>
        <w:left w:val="none" w:sz="0" w:space="0" w:color="auto"/>
        <w:bottom w:val="none" w:sz="0" w:space="0" w:color="auto"/>
        <w:right w:val="none" w:sz="0" w:space="0" w:color="auto"/>
      </w:divBdr>
    </w:div>
    <w:div w:id="663242008">
      <w:marLeft w:val="480"/>
      <w:marRight w:val="0"/>
      <w:marTop w:val="0"/>
      <w:marBottom w:val="0"/>
      <w:divBdr>
        <w:top w:val="none" w:sz="0" w:space="0" w:color="auto"/>
        <w:left w:val="none" w:sz="0" w:space="0" w:color="auto"/>
        <w:bottom w:val="none" w:sz="0" w:space="0" w:color="auto"/>
        <w:right w:val="none" w:sz="0" w:space="0" w:color="auto"/>
      </w:divBdr>
    </w:div>
    <w:div w:id="663317635">
      <w:marLeft w:val="640"/>
      <w:marRight w:val="0"/>
      <w:marTop w:val="0"/>
      <w:marBottom w:val="0"/>
      <w:divBdr>
        <w:top w:val="none" w:sz="0" w:space="0" w:color="auto"/>
        <w:left w:val="none" w:sz="0" w:space="0" w:color="auto"/>
        <w:bottom w:val="none" w:sz="0" w:space="0" w:color="auto"/>
        <w:right w:val="none" w:sz="0" w:space="0" w:color="auto"/>
      </w:divBdr>
    </w:div>
    <w:div w:id="663432043">
      <w:marLeft w:val="640"/>
      <w:marRight w:val="0"/>
      <w:marTop w:val="0"/>
      <w:marBottom w:val="0"/>
      <w:divBdr>
        <w:top w:val="none" w:sz="0" w:space="0" w:color="auto"/>
        <w:left w:val="none" w:sz="0" w:space="0" w:color="auto"/>
        <w:bottom w:val="none" w:sz="0" w:space="0" w:color="auto"/>
        <w:right w:val="none" w:sz="0" w:space="0" w:color="auto"/>
      </w:divBdr>
    </w:div>
    <w:div w:id="663432247">
      <w:marLeft w:val="640"/>
      <w:marRight w:val="0"/>
      <w:marTop w:val="0"/>
      <w:marBottom w:val="0"/>
      <w:divBdr>
        <w:top w:val="none" w:sz="0" w:space="0" w:color="auto"/>
        <w:left w:val="none" w:sz="0" w:space="0" w:color="auto"/>
        <w:bottom w:val="none" w:sz="0" w:space="0" w:color="auto"/>
        <w:right w:val="none" w:sz="0" w:space="0" w:color="auto"/>
      </w:divBdr>
    </w:div>
    <w:div w:id="663438784">
      <w:marLeft w:val="640"/>
      <w:marRight w:val="0"/>
      <w:marTop w:val="0"/>
      <w:marBottom w:val="0"/>
      <w:divBdr>
        <w:top w:val="none" w:sz="0" w:space="0" w:color="auto"/>
        <w:left w:val="none" w:sz="0" w:space="0" w:color="auto"/>
        <w:bottom w:val="none" w:sz="0" w:space="0" w:color="auto"/>
        <w:right w:val="none" w:sz="0" w:space="0" w:color="auto"/>
      </w:divBdr>
    </w:div>
    <w:div w:id="663438987">
      <w:marLeft w:val="640"/>
      <w:marRight w:val="0"/>
      <w:marTop w:val="0"/>
      <w:marBottom w:val="0"/>
      <w:divBdr>
        <w:top w:val="none" w:sz="0" w:space="0" w:color="auto"/>
        <w:left w:val="none" w:sz="0" w:space="0" w:color="auto"/>
        <w:bottom w:val="none" w:sz="0" w:space="0" w:color="auto"/>
        <w:right w:val="none" w:sz="0" w:space="0" w:color="auto"/>
      </w:divBdr>
    </w:div>
    <w:div w:id="663626203">
      <w:marLeft w:val="640"/>
      <w:marRight w:val="0"/>
      <w:marTop w:val="0"/>
      <w:marBottom w:val="0"/>
      <w:divBdr>
        <w:top w:val="none" w:sz="0" w:space="0" w:color="auto"/>
        <w:left w:val="none" w:sz="0" w:space="0" w:color="auto"/>
        <w:bottom w:val="none" w:sz="0" w:space="0" w:color="auto"/>
        <w:right w:val="none" w:sz="0" w:space="0" w:color="auto"/>
      </w:divBdr>
    </w:div>
    <w:div w:id="663701086">
      <w:marLeft w:val="640"/>
      <w:marRight w:val="0"/>
      <w:marTop w:val="0"/>
      <w:marBottom w:val="0"/>
      <w:divBdr>
        <w:top w:val="none" w:sz="0" w:space="0" w:color="auto"/>
        <w:left w:val="none" w:sz="0" w:space="0" w:color="auto"/>
        <w:bottom w:val="none" w:sz="0" w:space="0" w:color="auto"/>
        <w:right w:val="none" w:sz="0" w:space="0" w:color="auto"/>
      </w:divBdr>
    </w:div>
    <w:div w:id="663775876">
      <w:marLeft w:val="640"/>
      <w:marRight w:val="0"/>
      <w:marTop w:val="0"/>
      <w:marBottom w:val="0"/>
      <w:divBdr>
        <w:top w:val="none" w:sz="0" w:space="0" w:color="auto"/>
        <w:left w:val="none" w:sz="0" w:space="0" w:color="auto"/>
        <w:bottom w:val="none" w:sz="0" w:space="0" w:color="auto"/>
        <w:right w:val="none" w:sz="0" w:space="0" w:color="auto"/>
      </w:divBdr>
    </w:div>
    <w:div w:id="663778135">
      <w:marLeft w:val="640"/>
      <w:marRight w:val="0"/>
      <w:marTop w:val="0"/>
      <w:marBottom w:val="0"/>
      <w:divBdr>
        <w:top w:val="none" w:sz="0" w:space="0" w:color="auto"/>
        <w:left w:val="none" w:sz="0" w:space="0" w:color="auto"/>
        <w:bottom w:val="none" w:sz="0" w:space="0" w:color="auto"/>
        <w:right w:val="none" w:sz="0" w:space="0" w:color="auto"/>
      </w:divBdr>
    </w:div>
    <w:div w:id="663778464">
      <w:marLeft w:val="640"/>
      <w:marRight w:val="0"/>
      <w:marTop w:val="0"/>
      <w:marBottom w:val="0"/>
      <w:divBdr>
        <w:top w:val="none" w:sz="0" w:space="0" w:color="auto"/>
        <w:left w:val="none" w:sz="0" w:space="0" w:color="auto"/>
        <w:bottom w:val="none" w:sz="0" w:space="0" w:color="auto"/>
        <w:right w:val="none" w:sz="0" w:space="0" w:color="auto"/>
      </w:divBdr>
    </w:div>
    <w:div w:id="663893629">
      <w:marLeft w:val="640"/>
      <w:marRight w:val="0"/>
      <w:marTop w:val="0"/>
      <w:marBottom w:val="0"/>
      <w:divBdr>
        <w:top w:val="none" w:sz="0" w:space="0" w:color="auto"/>
        <w:left w:val="none" w:sz="0" w:space="0" w:color="auto"/>
        <w:bottom w:val="none" w:sz="0" w:space="0" w:color="auto"/>
        <w:right w:val="none" w:sz="0" w:space="0" w:color="auto"/>
      </w:divBdr>
    </w:div>
    <w:div w:id="663900130">
      <w:marLeft w:val="640"/>
      <w:marRight w:val="0"/>
      <w:marTop w:val="0"/>
      <w:marBottom w:val="0"/>
      <w:divBdr>
        <w:top w:val="none" w:sz="0" w:space="0" w:color="auto"/>
        <w:left w:val="none" w:sz="0" w:space="0" w:color="auto"/>
        <w:bottom w:val="none" w:sz="0" w:space="0" w:color="auto"/>
        <w:right w:val="none" w:sz="0" w:space="0" w:color="auto"/>
      </w:divBdr>
    </w:div>
    <w:div w:id="664013319">
      <w:marLeft w:val="640"/>
      <w:marRight w:val="0"/>
      <w:marTop w:val="0"/>
      <w:marBottom w:val="0"/>
      <w:divBdr>
        <w:top w:val="none" w:sz="0" w:space="0" w:color="auto"/>
        <w:left w:val="none" w:sz="0" w:space="0" w:color="auto"/>
        <w:bottom w:val="none" w:sz="0" w:space="0" w:color="auto"/>
        <w:right w:val="none" w:sz="0" w:space="0" w:color="auto"/>
      </w:divBdr>
    </w:div>
    <w:div w:id="664013811">
      <w:marLeft w:val="640"/>
      <w:marRight w:val="0"/>
      <w:marTop w:val="0"/>
      <w:marBottom w:val="0"/>
      <w:divBdr>
        <w:top w:val="none" w:sz="0" w:space="0" w:color="auto"/>
        <w:left w:val="none" w:sz="0" w:space="0" w:color="auto"/>
        <w:bottom w:val="none" w:sz="0" w:space="0" w:color="auto"/>
        <w:right w:val="none" w:sz="0" w:space="0" w:color="auto"/>
      </w:divBdr>
    </w:div>
    <w:div w:id="664015917">
      <w:marLeft w:val="640"/>
      <w:marRight w:val="0"/>
      <w:marTop w:val="0"/>
      <w:marBottom w:val="0"/>
      <w:divBdr>
        <w:top w:val="none" w:sz="0" w:space="0" w:color="auto"/>
        <w:left w:val="none" w:sz="0" w:space="0" w:color="auto"/>
        <w:bottom w:val="none" w:sz="0" w:space="0" w:color="auto"/>
        <w:right w:val="none" w:sz="0" w:space="0" w:color="auto"/>
      </w:divBdr>
    </w:div>
    <w:div w:id="664019564">
      <w:marLeft w:val="640"/>
      <w:marRight w:val="0"/>
      <w:marTop w:val="0"/>
      <w:marBottom w:val="0"/>
      <w:divBdr>
        <w:top w:val="none" w:sz="0" w:space="0" w:color="auto"/>
        <w:left w:val="none" w:sz="0" w:space="0" w:color="auto"/>
        <w:bottom w:val="none" w:sz="0" w:space="0" w:color="auto"/>
        <w:right w:val="none" w:sz="0" w:space="0" w:color="auto"/>
      </w:divBdr>
    </w:div>
    <w:div w:id="664162345">
      <w:marLeft w:val="640"/>
      <w:marRight w:val="0"/>
      <w:marTop w:val="0"/>
      <w:marBottom w:val="0"/>
      <w:divBdr>
        <w:top w:val="none" w:sz="0" w:space="0" w:color="auto"/>
        <w:left w:val="none" w:sz="0" w:space="0" w:color="auto"/>
        <w:bottom w:val="none" w:sz="0" w:space="0" w:color="auto"/>
        <w:right w:val="none" w:sz="0" w:space="0" w:color="auto"/>
      </w:divBdr>
    </w:div>
    <w:div w:id="664169098">
      <w:marLeft w:val="640"/>
      <w:marRight w:val="0"/>
      <w:marTop w:val="0"/>
      <w:marBottom w:val="0"/>
      <w:divBdr>
        <w:top w:val="none" w:sz="0" w:space="0" w:color="auto"/>
        <w:left w:val="none" w:sz="0" w:space="0" w:color="auto"/>
        <w:bottom w:val="none" w:sz="0" w:space="0" w:color="auto"/>
        <w:right w:val="none" w:sz="0" w:space="0" w:color="auto"/>
      </w:divBdr>
    </w:div>
    <w:div w:id="664207562">
      <w:marLeft w:val="640"/>
      <w:marRight w:val="0"/>
      <w:marTop w:val="0"/>
      <w:marBottom w:val="0"/>
      <w:divBdr>
        <w:top w:val="none" w:sz="0" w:space="0" w:color="auto"/>
        <w:left w:val="none" w:sz="0" w:space="0" w:color="auto"/>
        <w:bottom w:val="none" w:sz="0" w:space="0" w:color="auto"/>
        <w:right w:val="none" w:sz="0" w:space="0" w:color="auto"/>
      </w:divBdr>
    </w:div>
    <w:div w:id="664211135">
      <w:marLeft w:val="640"/>
      <w:marRight w:val="0"/>
      <w:marTop w:val="0"/>
      <w:marBottom w:val="0"/>
      <w:divBdr>
        <w:top w:val="none" w:sz="0" w:space="0" w:color="auto"/>
        <w:left w:val="none" w:sz="0" w:space="0" w:color="auto"/>
        <w:bottom w:val="none" w:sz="0" w:space="0" w:color="auto"/>
        <w:right w:val="none" w:sz="0" w:space="0" w:color="auto"/>
      </w:divBdr>
    </w:div>
    <w:div w:id="664364298">
      <w:marLeft w:val="640"/>
      <w:marRight w:val="0"/>
      <w:marTop w:val="0"/>
      <w:marBottom w:val="0"/>
      <w:divBdr>
        <w:top w:val="none" w:sz="0" w:space="0" w:color="auto"/>
        <w:left w:val="none" w:sz="0" w:space="0" w:color="auto"/>
        <w:bottom w:val="none" w:sz="0" w:space="0" w:color="auto"/>
        <w:right w:val="none" w:sz="0" w:space="0" w:color="auto"/>
      </w:divBdr>
    </w:div>
    <w:div w:id="664433795">
      <w:marLeft w:val="640"/>
      <w:marRight w:val="0"/>
      <w:marTop w:val="0"/>
      <w:marBottom w:val="0"/>
      <w:divBdr>
        <w:top w:val="none" w:sz="0" w:space="0" w:color="auto"/>
        <w:left w:val="none" w:sz="0" w:space="0" w:color="auto"/>
        <w:bottom w:val="none" w:sz="0" w:space="0" w:color="auto"/>
        <w:right w:val="none" w:sz="0" w:space="0" w:color="auto"/>
      </w:divBdr>
    </w:div>
    <w:div w:id="664473079">
      <w:marLeft w:val="640"/>
      <w:marRight w:val="0"/>
      <w:marTop w:val="0"/>
      <w:marBottom w:val="0"/>
      <w:divBdr>
        <w:top w:val="none" w:sz="0" w:space="0" w:color="auto"/>
        <w:left w:val="none" w:sz="0" w:space="0" w:color="auto"/>
        <w:bottom w:val="none" w:sz="0" w:space="0" w:color="auto"/>
        <w:right w:val="none" w:sz="0" w:space="0" w:color="auto"/>
      </w:divBdr>
    </w:div>
    <w:div w:id="664551358">
      <w:marLeft w:val="640"/>
      <w:marRight w:val="0"/>
      <w:marTop w:val="0"/>
      <w:marBottom w:val="0"/>
      <w:divBdr>
        <w:top w:val="none" w:sz="0" w:space="0" w:color="auto"/>
        <w:left w:val="none" w:sz="0" w:space="0" w:color="auto"/>
        <w:bottom w:val="none" w:sz="0" w:space="0" w:color="auto"/>
        <w:right w:val="none" w:sz="0" w:space="0" w:color="auto"/>
      </w:divBdr>
    </w:div>
    <w:div w:id="664671246">
      <w:marLeft w:val="640"/>
      <w:marRight w:val="0"/>
      <w:marTop w:val="0"/>
      <w:marBottom w:val="0"/>
      <w:divBdr>
        <w:top w:val="none" w:sz="0" w:space="0" w:color="auto"/>
        <w:left w:val="none" w:sz="0" w:space="0" w:color="auto"/>
        <w:bottom w:val="none" w:sz="0" w:space="0" w:color="auto"/>
        <w:right w:val="none" w:sz="0" w:space="0" w:color="auto"/>
      </w:divBdr>
    </w:div>
    <w:div w:id="664749084">
      <w:marLeft w:val="640"/>
      <w:marRight w:val="0"/>
      <w:marTop w:val="0"/>
      <w:marBottom w:val="0"/>
      <w:divBdr>
        <w:top w:val="none" w:sz="0" w:space="0" w:color="auto"/>
        <w:left w:val="none" w:sz="0" w:space="0" w:color="auto"/>
        <w:bottom w:val="none" w:sz="0" w:space="0" w:color="auto"/>
        <w:right w:val="none" w:sz="0" w:space="0" w:color="auto"/>
      </w:divBdr>
    </w:div>
    <w:div w:id="664821368">
      <w:marLeft w:val="640"/>
      <w:marRight w:val="0"/>
      <w:marTop w:val="0"/>
      <w:marBottom w:val="0"/>
      <w:divBdr>
        <w:top w:val="none" w:sz="0" w:space="0" w:color="auto"/>
        <w:left w:val="none" w:sz="0" w:space="0" w:color="auto"/>
        <w:bottom w:val="none" w:sz="0" w:space="0" w:color="auto"/>
        <w:right w:val="none" w:sz="0" w:space="0" w:color="auto"/>
      </w:divBdr>
    </w:div>
    <w:div w:id="664862766">
      <w:marLeft w:val="640"/>
      <w:marRight w:val="0"/>
      <w:marTop w:val="0"/>
      <w:marBottom w:val="0"/>
      <w:divBdr>
        <w:top w:val="none" w:sz="0" w:space="0" w:color="auto"/>
        <w:left w:val="none" w:sz="0" w:space="0" w:color="auto"/>
        <w:bottom w:val="none" w:sz="0" w:space="0" w:color="auto"/>
        <w:right w:val="none" w:sz="0" w:space="0" w:color="auto"/>
      </w:divBdr>
    </w:div>
    <w:div w:id="664893354">
      <w:marLeft w:val="640"/>
      <w:marRight w:val="0"/>
      <w:marTop w:val="0"/>
      <w:marBottom w:val="0"/>
      <w:divBdr>
        <w:top w:val="none" w:sz="0" w:space="0" w:color="auto"/>
        <w:left w:val="none" w:sz="0" w:space="0" w:color="auto"/>
        <w:bottom w:val="none" w:sz="0" w:space="0" w:color="auto"/>
        <w:right w:val="none" w:sz="0" w:space="0" w:color="auto"/>
      </w:divBdr>
    </w:div>
    <w:div w:id="664935992">
      <w:marLeft w:val="640"/>
      <w:marRight w:val="0"/>
      <w:marTop w:val="0"/>
      <w:marBottom w:val="0"/>
      <w:divBdr>
        <w:top w:val="none" w:sz="0" w:space="0" w:color="auto"/>
        <w:left w:val="none" w:sz="0" w:space="0" w:color="auto"/>
        <w:bottom w:val="none" w:sz="0" w:space="0" w:color="auto"/>
        <w:right w:val="none" w:sz="0" w:space="0" w:color="auto"/>
      </w:divBdr>
    </w:div>
    <w:div w:id="664941550">
      <w:marLeft w:val="640"/>
      <w:marRight w:val="0"/>
      <w:marTop w:val="0"/>
      <w:marBottom w:val="0"/>
      <w:divBdr>
        <w:top w:val="none" w:sz="0" w:space="0" w:color="auto"/>
        <w:left w:val="none" w:sz="0" w:space="0" w:color="auto"/>
        <w:bottom w:val="none" w:sz="0" w:space="0" w:color="auto"/>
        <w:right w:val="none" w:sz="0" w:space="0" w:color="auto"/>
      </w:divBdr>
    </w:div>
    <w:div w:id="665017519">
      <w:marLeft w:val="640"/>
      <w:marRight w:val="0"/>
      <w:marTop w:val="0"/>
      <w:marBottom w:val="0"/>
      <w:divBdr>
        <w:top w:val="none" w:sz="0" w:space="0" w:color="auto"/>
        <w:left w:val="none" w:sz="0" w:space="0" w:color="auto"/>
        <w:bottom w:val="none" w:sz="0" w:space="0" w:color="auto"/>
        <w:right w:val="none" w:sz="0" w:space="0" w:color="auto"/>
      </w:divBdr>
    </w:div>
    <w:div w:id="665085719">
      <w:marLeft w:val="640"/>
      <w:marRight w:val="0"/>
      <w:marTop w:val="0"/>
      <w:marBottom w:val="0"/>
      <w:divBdr>
        <w:top w:val="none" w:sz="0" w:space="0" w:color="auto"/>
        <w:left w:val="none" w:sz="0" w:space="0" w:color="auto"/>
        <w:bottom w:val="none" w:sz="0" w:space="0" w:color="auto"/>
        <w:right w:val="none" w:sz="0" w:space="0" w:color="auto"/>
      </w:divBdr>
    </w:div>
    <w:div w:id="665134001">
      <w:marLeft w:val="640"/>
      <w:marRight w:val="0"/>
      <w:marTop w:val="0"/>
      <w:marBottom w:val="0"/>
      <w:divBdr>
        <w:top w:val="none" w:sz="0" w:space="0" w:color="auto"/>
        <w:left w:val="none" w:sz="0" w:space="0" w:color="auto"/>
        <w:bottom w:val="none" w:sz="0" w:space="0" w:color="auto"/>
        <w:right w:val="none" w:sz="0" w:space="0" w:color="auto"/>
      </w:divBdr>
    </w:div>
    <w:div w:id="665322062">
      <w:marLeft w:val="640"/>
      <w:marRight w:val="0"/>
      <w:marTop w:val="0"/>
      <w:marBottom w:val="0"/>
      <w:divBdr>
        <w:top w:val="none" w:sz="0" w:space="0" w:color="auto"/>
        <w:left w:val="none" w:sz="0" w:space="0" w:color="auto"/>
        <w:bottom w:val="none" w:sz="0" w:space="0" w:color="auto"/>
        <w:right w:val="none" w:sz="0" w:space="0" w:color="auto"/>
      </w:divBdr>
    </w:div>
    <w:div w:id="665322787">
      <w:marLeft w:val="640"/>
      <w:marRight w:val="0"/>
      <w:marTop w:val="0"/>
      <w:marBottom w:val="0"/>
      <w:divBdr>
        <w:top w:val="none" w:sz="0" w:space="0" w:color="auto"/>
        <w:left w:val="none" w:sz="0" w:space="0" w:color="auto"/>
        <w:bottom w:val="none" w:sz="0" w:space="0" w:color="auto"/>
        <w:right w:val="none" w:sz="0" w:space="0" w:color="auto"/>
      </w:divBdr>
    </w:div>
    <w:div w:id="665474782">
      <w:marLeft w:val="640"/>
      <w:marRight w:val="0"/>
      <w:marTop w:val="0"/>
      <w:marBottom w:val="0"/>
      <w:divBdr>
        <w:top w:val="none" w:sz="0" w:space="0" w:color="auto"/>
        <w:left w:val="none" w:sz="0" w:space="0" w:color="auto"/>
        <w:bottom w:val="none" w:sz="0" w:space="0" w:color="auto"/>
        <w:right w:val="none" w:sz="0" w:space="0" w:color="auto"/>
      </w:divBdr>
    </w:div>
    <w:div w:id="665480028">
      <w:marLeft w:val="640"/>
      <w:marRight w:val="0"/>
      <w:marTop w:val="0"/>
      <w:marBottom w:val="0"/>
      <w:divBdr>
        <w:top w:val="none" w:sz="0" w:space="0" w:color="auto"/>
        <w:left w:val="none" w:sz="0" w:space="0" w:color="auto"/>
        <w:bottom w:val="none" w:sz="0" w:space="0" w:color="auto"/>
        <w:right w:val="none" w:sz="0" w:space="0" w:color="auto"/>
      </w:divBdr>
    </w:div>
    <w:div w:id="665548295">
      <w:marLeft w:val="640"/>
      <w:marRight w:val="0"/>
      <w:marTop w:val="0"/>
      <w:marBottom w:val="0"/>
      <w:divBdr>
        <w:top w:val="none" w:sz="0" w:space="0" w:color="auto"/>
        <w:left w:val="none" w:sz="0" w:space="0" w:color="auto"/>
        <w:bottom w:val="none" w:sz="0" w:space="0" w:color="auto"/>
        <w:right w:val="none" w:sz="0" w:space="0" w:color="auto"/>
      </w:divBdr>
    </w:div>
    <w:div w:id="665598044">
      <w:marLeft w:val="640"/>
      <w:marRight w:val="0"/>
      <w:marTop w:val="0"/>
      <w:marBottom w:val="0"/>
      <w:divBdr>
        <w:top w:val="none" w:sz="0" w:space="0" w:color="auto"/>
        <w:left w:val="none" w:sz="0" w:space="0" w:color="auto"/>
        <w:bottom w:val="none" w:sz="0" w:space="0" w:color="auto"/>
        <w:right w:val="none" w:sz="0" w:space="0" w:color="auto"/>
      </w:divBdr>
    </w:div>
    <w:div w:id="665714873">
      <w:marLeft w:val="640"/>
      <w:marRight w:val="0"/>
      <w:marTop w:val="0"/>
      <w:marBottom w:val="0"/>
      <w:divBdr>
        <w:top w:val="none" w:sz="0" w:space="0" w:color="auto"/>
        <w:left w:val="none" w:sz="0" w:space="0" w:color="auto"/>
        <w:bottom w:val="none" w:sz="0" w:space="0" w:color="auto"/>
        <w:right w:val="none" w:sz="0" w:space="0" w:color="auto"/>
      </w:divBdr>
    </w:div>
    <w:div w:id="665715725">
      <w:marLeft w:val="640"/>
      <w:marRight w:val="0"/>
      <w:marTop w:val="0"/>
      <w:marBottom w:val="0"/>
      <w:divBdr>
        <w:top w:val="none" w:sz="0" w:space="0" w:color="auto"/>
        <w:left w:val="none" w:sz="0" w:space="0" w:color="auto"/>
        <w:bottom w:val="none" w:sz="0" w:space="0" w:color="auto"/>
        <w:right w:val="none" w:sz="0" w:space="0" w:color="auto"/>
      </w:divBdr>
    </w:div>
    <w:div w:id="665862405">
      <w:marLeft w:val="640"/>
      <w:marRight w:val="0"/>
      <w:marTop w:val="0"/>
      <w:marBottom w:val="0"/>
      <w:divBdr>
        <w:top w:val="none" w:sz="0" w:space="0" w:color="auto"/>
        <w:left w:val="none" w:sz="0" w:space="0" w:color="auto"/>
        <w:bottom w:val="none" w:sz="0" w:space="0" w:color="auto"/>
        <w:right w:val="none" w:sz="0" w:space="0" w:color="auto"/>
      </w:divBdr>
    </w:div>
    <w:div w:id="665940461">
      <w:marLeft w:val="640"/>
      <w:marRight w:val="0"/>
      <w:marTop w:val="0"/>
      <w:marBottom w:val="0"/>
      <w:divBdr>
        <w:top w:val="none" w:sz="0" w:space="0" w:color="auto"/>
        <w:left w:val="none" w:sz="0" w:space="0" w:color="auto"/>
        <w:bottom w:val="none" w:sz="0" w:space="0" w:color="auto"/>
        <w:right w:val="none" w:sz="0" w:space="0" w:color="auto"/>
      </w:divBdr>
    </w:div>
    <w:div w:id="665978028">
      <w:marLeft w:val="640"/>
      <w:marRight w:val="0"/>
      <w:marTop w:val="0"/>
      <w:marBottom w:val="0"/>
      <w:divBdr>
        <w:top w:val="none" w:sz="0" w:space="0" w:color="auto"/>
        <w:left w:val="none" w:sz="0" w:space="0" w:color="auto"/>
        <w:bottom w:val="none" w:sz="0" w:space="0" w:color="auto"/>
        <w:right w:val="none" w:sz="0" w:space="0" w:color="auto"/>
      </w:divBdr>
    </w:div>
    <w:div w:id="665980081">
      <w:marLeft w:val="640"/>
      <w:marRight w:val="0"/>
      <w:marTop w:val="0"/>
      <w:marBottom w:val="0"/>
      <w:divBdr>
        <w:top w:val="none" w:sz="0" w:space="0" w:color="auto"/>
        <w:left w:val="none" w:sz="0" w:space="0" w:color="auto"/>
        <w:bottom w:val="none" w:sz="0" w:space="0" w:color="auto"/>
        <w:right w:val="none" w:sz="0" w:space="0" w:color="auto"/>
      </w:divBdr>
    </w:div>
    <w:div w:id="666174673">
      <w:marLeft w:val="640"/>
      <w:marRight w:val="0"/>
      <w:marTop w:val="0"/>
      <w:marBottom w:val="0"/>
      <w:divBdr>
        <w:top w:val="none" w:sz="0" w:space="0" w:color="auto"/>
        <w:left w:val="none" w:sz="0" w:space="0" w:color="auto"/>
        <w:bottom w:val="none" w:sz="0" w:space="0" w:color="auto"/>
        <w:right w:val="none" w:sz="0" w:space="0" w:color="auto"/>
      </w:divBdr>
    </w:div>
    <w:div w:id="666176591">
      <w:marLeft w:val="640"/>
      <w:marRight w:val="0"/>
      <w:marTop w:val="0"/>
      <w:marBottom w:val="0"/>
      <w:divBdr>
        <w:top w:val="none" w:sz="0" w:space="0" w:color="auto"/>
        <w:left w:val="none" w:sz="0" w:space="0" w:color="auto"/>
        <w:bottom w:val="none" w:sz="0" w:space="0" w:color="auto"/>
        <w:right w:val="none" w:sz="0" w:space="0" w:color="auto"/>
      </w:divBdr>
    </w:div>
    <w:div w:id="666177346">
      <w:marLeft w:val="640"/>
      <w:marRight w:val="0"/>
      <w:marTop w:val="0"/>
      <w:marBottom w:val="0"/>
      <w:divBdr>
        <w:top w:val="none" w:sz="0" w:space="0" w:color="auto"/>
        <w:left w:val="none" w:sz="0" w:space="0" w:color="auto"/>
        <w:bottom w:val="none" w:sz="0" w:space="0" w:color="auto"/>
        <w:right w:val="none" w:sz="0" w:space="0" w:color="auto"/>
      </w:divBdr>
    </w:div>
    <w:div w:id="666177616">
      <w:marLeft w:val="640"/>
      <w:marRight w:val="0"/>
      <w:marTop w:val="0"/>
      <w:marBottom w:val="0"/>
      <w:divBdr>
        <w:top w:val="none" w:sz="0" w:space="0" w:color="auto"/>
        <w:left w:val="none" w:sz="0" w:space="0" w:color="auto"/>
        <w:bottom w:val="none" w:sz="0" w:space="0" w:color="auto"/>
        <w:right w:val="none" w:sz="0" w:space="0" w:color="auto"/>
      </w:divBdr>
    </w:div>
    <w:div w:id="666205254">
      <w:marLeft w:val="640"/>
      <w:marRight w:val="0"/>
      <w:marTop w:val="0"/>
      <w:marBottom w:val="0"/>
      <w:divBdr>
        <w:top w:val="none" w:sz="0" w:space="0" w:color="auto"/>
        <w:left w:val="none" w:sz="0" w:space="0" w:color="auto"/>
        <w:bottom w:val="none" w:sz="0" w:space="0" w:color="auto"/>
        <w:right w:val="none" w:sz="0" w:space="0" w:color="auto"/>
      </w:divBdr>
    </w:div>
    <w:div w:id="666325494">
      <w:marLeft w:val="640"/>
      <w:marRight w:val="0"/>
      <w:marTop w:val="0"/>
      <w:marBottom w:val="0"/>
      <w:divBdr>
        <w:top w:val="none" w:sz="0" w:space="0" w:color="auto"/>
        <w:left w:val="none" w:sz="0" w:space="0" w:color="auto"/>
        <w:bottom w:val="none" w:sz="0" w:space="0" w:color="auto"/>
        <w:right w:val="none" w:sz="0" w:space="0" w:color="auto"/>
      </w:divBdr>
    </w:div>
    <w:div w:id="666326175">
      <w:marLeft w:val="640"/>
      <w:marRight w:val="0"/>
      <w:marTop w:val="0"/>
      <w:marBottom w:val="0"/>
      <w:divBdr>
        <w:top w:val="none" w:sz="0" w:space="0" w:color="auto"/>
        <w:left w:val="none" w:sz="0" w:space="0" w:color="auto"/>
        <w:bottom w:val="none" w:sz="0" w:space="0" w:color="auto"/>
        <w:right w:val="none" w:sz="0" w:space="0" w:color="auto"/>
      </w:divBdr>
    </w:div>
    <w:div w:id="666328806">
      <w:marLeft w:val="640"/>
      <w:marRight w:val="0"/>
      <w:marTop w:val="0"/>
      <w:marBottom w:val="0"/>
      <w:divBdr>
        <w:top w:val="none" w:sz="0" w:space="0" w:color="auto"/>
        <w:left w:val="none" w:sz="0" w:space="0" w:color="auto"/>
        <w:bottom w:val="none" w:sz="0" w:space="0" w:color="auto"/>
        <w:right w:val="none" w:sz="0" w:space="0" w:color="auto"/>
      </w:divBdr>
    </w:div>
    <w:div w:id="666439568">
      <w:marLeft w:val="640"/>
      <w:marRight w:val="0"/>
      <w:marTop w:val="0"/>
      <w:marBottom w:val="0"/>
      <w:divBdr>
        <w:top w:val="none" w:sz="0" w:space="0" w:color="auto"/>
        <w:left w:val="none" w:sz="0" w:space="0" w:color="auto"/>
        <w:bottom w:val="none" w:sz="0" w:space="0" w:color="auto"/>
        <w:right w:val="none" w:sz="0" w:space="0" w:color="auto"/>
      </w:divBdr>
    </w:div>
    <w:div w:id="666445882">
      <w:marLeft w:val="640"/>
      <w:marRight w:val="0"/>
      <w:marTop w:val="0"/>
      <w:marBottom w:val="0"/>
      <w:divBdr>
        <w:top w:val="none" w:sz="0" w:space="0" w:color="auto"/>
        <w:left w:val="none" w:sz="0" w:space="0" w:color="auto"/>
        <w:bottom w:val="none" w:sz="0" w:space="0" w:color="auto"/>
        <w:right w:val="none" w:sz="0" w:space="0" w:color="auto"/>
      </w:divBdr>
    </w:div>
    <w:div w:id="666446081">
      <w:marLeft w:val="480"/>
      <w:marRight w:val="0"/>
      <w:marTop w:val="0"/>
      <w:marBottom w:val="0"/>
      <w:divBdr>
        <w:top w:val="none" w:sz="0" w:space="0" w:color="auto"/>
        <w:left w:val="none" w:sz="0" w:space="0" w:color="auto"/>
        <w:bottom w:val="none" w:sz="0" w:space="0" w:color="auto"/>
        <w:right w:val="none" w:sz="0" w:space="0" w:color="auto"/>
      </w:divBdr>
    </w:div>
    <w:div w:id="666447575">
      <w:marLeft w:val="640"/>
      <w:marRight w:val="0"/>
      <w:marTop w:val="0"/>
      <w:marBottom w:val="0"/>
      <w:divBdr>
        <w:top w:val="none" w:sz="0" w:space="0" w:color="auto"/>
        <w:left w:val="none" w:sz="0" w:space="0" w:color="auto"/>
        <w:bottom w:val="none" w:sz="0" w:space="0" w:color="auto"/>
        <w:right w:val="none" w:sz="0" w:space="0" w:color="auto"/>
      </w:divBdr>
    </w:div>
    <w:div w:id="666518890">
      <w:marLeft w:val="640"/>
      <w:marRight w:val="0"/>
      <w:marTop w:val="0"/>
      <w:marBottom w:val="0"/>
      <w:divBdr>
        <w:top w:val="none" w:sz="0" w:space="0" w:color="auto"/>
        <w:left w:val="none" w:sz="0" w:space="0" w:color="auto"/>
        <w:bottom w:val="none" w:sz="0" w:space="0" w:color="auto"/>
        <w:right w:val="none" w:sz="0" w:space="0" w:color="auto"/>
      </w:divBdr>
    </w:div>
    <w:div w:id="666521416">
      <w:marLeft w:val="640"/>
      <w:marRight w:val="0"/>
      <w:marTop w:val="0"/>
      <w:marBottom w:val="0"/>
      <w:divBdr>
        <w:top w:val="none" w:sz="0" w:space="0" w:color="auto"/>
        <w:left w:val="none" w:sz="0" w:space="0" w:color="auto"/>
        <w:bottom w:val="none" w:sz="0" w:space="0" w:color="auto"/>
        <w:right w:val="none" w:sz="0" w:space="0" w:color="auto"/>
      </w:divBdr>
    </w:div>
    <w:div w:id="666590964">
      <w:marLeft w:val="640"/>
      <w:marRight w:val="0"/>
      <w:marTop w:val="0"/>
      <w:marBottom w:val="0"/>
      <w:divBdr>
        <w:top w:val="none" w:sz="0" w:space="0" w:color="auto"/>
        <w:left w:val="none" w:sz="0" w:space="0" w:color="auto"/>
        <w:bottom w:val="none" w:sz="0" w:space="0" w:color="auto"/>
        <w:right w:val="none" w:sz="0" w:space="0" w:color="auto"/>
      </w:divBdr>
    </w:div>
    <w:div w:id="666595057">
      <w:marLeft w:val="640"/>
      <w:marRight w:val="0"/>
      <w:marTop w:val="0"/>
      <w:marBottom w:val="0"/>
      <w:divBdr>
        <w:top w:val="none" w:sz="0" w:space="0" w:color="auto"/>
        <w:left w:val="none" w:sz="0" w:space="0" w:color="auto"/>
        <w:bottom w:val="none" w:sz="0" w:space="0" w:color="auto"/>
        <w:right w:val="none" w:sz="0" w:space="0" w:color="auto"/>
      </w:divBdr>
    </w:div>
    <w:div w:id="666829146">
      <w:marLeft w:val="640"/>
      <w:marRight w:val="0"/>
      <w:marTop w:val="0"/>
      <w:marBottom w:val="0"/>
      <w:divBdr>
        <w:top w:val="none" w:sz="0" w:space="0" w:color="auto"/>
        <w:left w:val="none" w:sz="0" w:space="0" w:color="auto"/>
        <w:bottom w:val="none" w:sz="0" w:space="0" w:color="auto"/>
        <w:right w:val="none" w:sz="0" w:space="0" w:color="auto"/>
      </w:divBdr>
    </w:div>
    <w:div w:id="666829204">
      <w:marLeft w:val="640"/>
      <w:marRight w:val="0"/>
      <w:marTop w:val="0"/>
      <w:marBottom w:val="0"/>
      <w:divBdr>
        <w:top w:val="none" w:sz="0" w:space="0" w:color="auto"/>
        <w:left w:val="none" w:sz="0" w:space="0" w:color="auto"/>
        <w:bottom w:val="none" w:sz="0" w:space="0" w:color="auto"/>
        <w:right w:val="none" w:sz="0" w:space="0" w:color="auto"/>
      </w:divBdr>
    </w:div>
    <w:div w:id="666904916">
      <w:marLeft w:val="640"/>
      <w:marRight w:val="0"/>
      <w:marTop w:val="0"/>
      <w:marBottom w:val="0"/>
      <w:divBdr>
        <w:top w:val="none" w:sz="0" w:space="0" w:color="auto"/>
        <w:left w:val="none" w:sz="0" w:space="0" w:color="auto"/>
        <w:bottom w:val="none" w:sz="0" w:space="0" w:color="auto"/>
        <w:right w:val="none" w:sz="0" w:space="0" w:color="auto"/>
      </w:divBdr>
    </w:div>
    <w:div w:id="666985484">
      <w:marLeft w:val="640"/>
      <w:marRight w:val="0"/>
      <w:marTop w:val="0"/>
      <w:marBottom w:val="0"/>
      <w:divBdr>
        <w:top w:val="none" w:sz="0" w:space="0" w:color="auto"/>
        <w:left w:val="none" w:sz="0" w:space="0" w:color="auto"/>
        <w:bottom w:val="none" w:sz="0" w:space="0" w:color="auto"/>
        <w:right w:val="none" w:sz="0" w:space="0" w:color="auto"/>
      </w:divBdr>
    </w:div>
    <w:div w:id="667097504">
      <w:marLeft w:val="640"/>
      <w:marRight w:val="0"/>
      <w:marTop w:val="0"/>
      <w:marBottom w:val="0"/>
      <w:divBdr>
        <w:top w:val="none" w:sz="0" w:space="0" w:color="auto"/>
        <w:left w:val="none" w:sz="0" w:space="0" w:color="auto"/>
        <w:bottom w:val="none" w:sz="0" w:space="0" w:color="auto"/>
        <w:right w:val="none" w:sz="0" w:space="0" w:color="auto"/>
      </w:divBdr>
    </w:div>
    <w:div w:id="667102929">
      <w:marLeft w:val="640"/>
      <w:marRight w:val="0"/>
      <w:marTop w:val="0"/>
      <w:marBottom w:val="0"/>
      <w:divBdr>
        <w:top w:val="none" w:sz="0" w:space="0" w:color="auto"/>
        <w:left w:val="none" w:sz="0" w:space="0" w:color="auto"/>
        <w:bottom w:val="none" w:sz="0" w:space="0" w:color="auto"/>
        <w:right w:val="none" w:sz="0" w:space="0" w:color="auto"/>
      </w:divBdr>
    </w:div>
    <w:div w:id="667174440">
      <w:marLeft w:val="640"/>
      <w:marRight w:val="0"/>
      <w:marTop w:val="0"/>
      <w:marBottom w:val="0"/>
      <w:divBdr>
        <w:top w:val="none" w:sz="0" w:space="0" w:color="auto"/>
        <w:left w:val="none" w:sz="0" w:space="0" w:color="auto"/>
        <w:bottom w:val="none" w:sz="0" w:space="0" w:color="auto"/>
        <w:right w:val="none" w:sz="0" w:space="0" w:color="auto"/>
      </w:divBdr>
    </w:div>
    <w:div w:id="667175070">
      <w:marLeft w:val="640"/>
      <w:marRight w:val="0"/>
      <w:marTop w:val="0"/>
      <w:marBottom w:val="0"/>
      <w:divBdr>
        <w:top w:val="none" w:sz="0" w:space="0" w:color="auto"/>
        <w:left w:val="none" w:sz="0" w:space="0" w:color="auto"/>
        <w:bottom w:val="none" w:sz="0" w:space="0" w:color="auto"/>
        <w:right w:val="none" w:sz="0" w:space="0" w:color="auto"/>
      </w:divBdr>
    </w:div>
    <w:div w:id="667246675">
      <w:marLeft w:val="640"/>
      <w:marRight w:val="0"/>
      <w:marTop w:val="0"/>
      <w:marBottom w:val="0"/>
      <w:divBdr>
        <w:top w:val="none" w:sz="0" w:space="0" w:color="auto"/>
        <w:left w:val="none" w:sz="0" w:space="0" w:color="auto"/>
        <w:bottom w:val="none" w:sz="0" w:space="0" w:color="auto"/>
        <w:right w:val="none" w:sz="0" w:space="0" w:color="auto"/>
      </w:divBdr>
    </w:div>
    <w:div w:id="667367534">
      <w:marLeft w:val="640"/>
      <w:marRight w:val="0"/>
      <w:marTop w:val="0"/>
      <w:marBottom w:val="0"/>
      <w:divBdr>
        <w:top w:val="none" w:sz="0" w:space="0" w:color="auto"/>
        <w:left w:val="none" w:sz="0" w:space="0" w:color="auto"/>
        <w:bottom w:val="none" w:sz="0" w:space="0" w:color="auto"/>
        <w:right w:val="none" w:sz="0" w:space="0" w:color="auto"/>
      </w:divBdr>
    </w:div>
    <w:div w:id="667484569">
      <w:marLeft w:val="640"/>
      <w:marRight w:val="0"/>
      <w:marTop w:val="0"/>
      <w:marBottom w:val="0"/>
      <w:divBdr>
        <w:top w:val="none" w:sz="0" w:space="0" w:color="auto"/>
        <w:left w:val="none" w:sz="0" w:space="0" w:color="auto"/>
        <w:bottom w:val="none" w:sz="0" w:space="0" w:color="auto"/>
        <w:right w:val="none" w:sz="0" w:space="0" w:color="auto"/>
      </w:divBdr>
    </w:div>
    <w:div w:id="667488282">
      <w:marLeft w:val="640"/>
      <w:marRight w:val="0"/>
      <w:marTop w:val="0"/>
      <w:marBottom w:val="0"/>
      <w:divBdr>
        <w:top w:val="none" w:sz="0" w:space="0" w:color="auto"/>
        <w:left w:val="none" w:sz="0" w:space="0" w:color="auto"/>
        <w:bottom w:val="none" w:sz="0" w:space="0" w:color="auto"/>
        <w:right w:val="none" w:sz="0" w:space="0" w:color="auto"/>
      </w:divBdr>
    </w:div>
    <w:div w:id="667489178">
      <w:marLeft w:val="640"/>
      <w:marRight w:val="0"/>
      <w:marTop w:val="0"/>
      <w:marBottom w:val="0"/>
      <w:divBdr>
        <w:top w:val="none" w:sz="0" w:space="0" w:color="auto"/>
        <w:left w:val="none" w:sz="0" w:space="0" w:color="auto"/>
        <w:bottom w:val="none" w:sz="0" w:space="0" w:color="auto"/>
        <w:right w:val="none" w:sz="0" w:space="0" w:color="auto"/>
      </w:divBdr>
    </w:div>
    <w:div w:id="667556912">
      <w:marLeft w:val="640"/>
      <w:marRight w:val="0"/>
      <w:marTop w:val="0"/>
      <w:marBottom w:val="0"/>
      <w:divBdr>
        <w:top w:val="none" w:sz="0" w:space="0" w:color="auto"/>
        <w:left w:val="none" w:sz="0" w:space="0" w:color="auto"/>
        <w:bottom w:val="none" w:sz="0" w:space="0" w:color="auto"/>
        <w:right w:val="none" w:sz="0" w:space="0" w:color="auto"/>
      </w:divBdr>
    </w:div>
    <w:div w:id="667559563">
      <w:marLeft w:val="640"/>
      <w:marRight w:val="0"/>
      <w:marTop w:val="0"/>
      <w:marBottom w:val="0"/>
      <w:divBdr>
        <w:top w:val="none" w:sz="0" w:space="0" w:color="auto"/>
        <w:left w:val="none" w:sz="0" w:space="0" w:color="auto"/>
        <w:bottom w:val="none" w:sz="0" w:space="0" w:color="auto"/>
        <w:right w:val="none" w:sz="0" w:space="0" w:color="auto"/>
      </w:divBdr>
    </w:div>
    <w:div w:id="667561091">
      <w:bodyDiv w:val="1"/>
      <w:marLeft w:val="0"/>
      <w:marRight w:val="0"/>
      <w:marTop w:val="0"/>
      <w:marBottom w:val="0"/>
      <w:divBdr>
        <w:top w:val="none" w:sz="0" w:space="0" w:color="auto"/>
        <w:left w:val="none" w:sz="0" w:space="0" w:color="auto"/>
        <w:bottom w:val="none" w:sz="0" w:space="0" w:color="auto"/>
        <w:right w:val="none" w:sz="0" w:space="0" w:color="auto"/>
      </w:divBdr>
    </w:div>
    <w:div w:id="667564902">
      <w:marLeft w:val="640"/>
      <w:marRight w:val="0"/>
      <w:marTop w:val="0"/>
      <w:marBottom w:val="0"/>
      <w:divBdr>
        <w:top w:val="none" w:sz="0" w:space="0" w:color="auto"/>
        <w:left w:val="none" w:sz="0" w:space="0" w:color="auto"/>
        <w:bottom w:val="none" w:sz="0" w:space="0" w:color="auto"/>
        <w:right w:val="none" w:sz="0" w:space="0" w:color="auto"/>
      </w:divBdr>
    </w:div>
    <w:div w:id="667636091">
      <w:marLeft w:val="640"/>
      <w:marRight w:val="0"/>
      <w:marTop w:val="0"/>
      <w:marBottom w:val="0"/>
      <w:divBdr>
        <w:top w:val="none" w:sz="0" w:space="0" w:color="auto"/>
        <w:left w:val="none" w:sz="0" w:space="0" w:color="auto"/>
        <w:bottom w:val="none" w:sz="0" w:space="0" w:color="auto"/>
        <w:right w:val="none" w:sz="0" w:space="0" w:color="auto"/>
      </w:divBdr>
    </w:div>
    <w:div w:id="667638377">
      <w:marLeft w:val="640"/>
      <w:marRight w:val="0"/>
      <w:marTop w:val="0"/>
      <w:marBottom w:val="0"/>
      <w:divBdr>
        <w:top w:val="none" w:sz="0" w:space="0" w:color="auto"/>
        <w:left w:val="none" w:sz="0" w:space="0" w:color="auto"/>
        <w:bottom w:val="none" w:sz="0" w:space="0" w:color="auto"/>
        <w:right w:val="none" w:sz="0" w:space="0" w:color="auto"/>
      </w:divBdr>
    </w:div>
    <w:div w:id="667708355">
      <w:marLeft w:val="640"/>
      <w:marRight w:val="0"/>
      <w:marTop w:val="0"/>
      <w:marBottom w:val="0"/>
      <w:divBdr>
        <w:top w:val="none" w:sz="0" w:space="0" w:color="auto"/>
        <w:left w:val="none" w:sz="0" w:space="0" w:color="auto"/>
        <w:bottom w:val="none" w:sz="0" w:space="0" w:color="auto"/>
        <w:right w:val="none" w:sz="0" w:space="0" w:color="auto"/>
      </w:divBdr>
    </w:div>
    <w:div w:id="667749771">
      <w:marLeft w:val="640"/>
      <w:marRight w:val="0"/>
      <w:marTop w:val="0"/>
      <w:marBottom w:val="0"/>
      <w:divBdr>
        <w:top w:val="none" w:sz="0" w:space="0" w:color="auto"/>
        <w:left w:val="none" w:sz="0" w:space="0" w:color="auto"/>
        <w:bottom w:val="none" w:sz="0" w:space="0" w:color="auto"/>
        <w:right w:val="none" w:sz="0" w:space="0" w:color="auto"/>
      </w:divBdr>
    </w:div>
    <w:div w:id="667750155">
      <w:marLeft w:val="640"/>
      <w:marRight w:val="0"/>
      <w:marTop w:val="0"/>
      <w:marBottom w:val="0"/>
      <w:divBdr>
        <w:top w:val="none" w:sz="0" w:space="0" w:color="auto"/>
        <w:left w:val="none" w:sz="0" w:space="0" w:color="auto"/>
        <w:bottom w:val="none" w:sz="0" w:space="0" w:color="auto"/>
        <w:right w:val="none" w:sz="0" w:space="0" w:color="auto"/>
      </w:divBdr>
    </w:div>
    <w:div w:id="667750357">
      <w:marLeft w:val="640"/>
      <w:marRight w:val="0"/>
      <w:marTop w:val="0"/>
      <w:marBottom w:val="0"/>
      <w:divBdr>
        <w:top w:val="none" w:sz="0" w:space="0" w:color="auto"/>
        <w:left w:val="none" w:sz="0" w:space="0" w:color="auto"/>
        <w:bottom w:val="none" w:sz="0" w:space="0" w:color="auto"/>
        <w:right w:val="none" w:sz="0" w:space="0" w:color="auto"/>
      </w:divBdr>
    </w:div>
    <w:div w:id="667824537">
      <w:marLeft w:val="640"/>
      <w:marRight w:val="0"/>
      <w:marTop w:val="0"/>
      <w:marBottom w:val="0"/>
      <w:divBdr>
        <w:top w:val="none" w:sz="0" w:space="0" w:color="auto"/>
        <w:left w:val="none" w:sz="0" w:space="0" w:color="auto"/>
        <w:bottom w:val="none" w:sz="0" w:space="0" w:color="auto"/>
        <w:right w:val="none" w:sz="0" w:space="0" w:color="auto"/>
      </w:divBdr>
    </w:div>
    <w:div w:id="667827299">
      <w:marLeft w:val="640"/>
      <w:marRight w:val="0"/>
      <w:marTop w:val="0"/>
      <w:marBottom w:val="0"/>
      <w:divBdr>
        <w:top w:val="none" w:sz="0" w:space="0" w:color="auto"/>
        <w:left w:val="none" w:sz="0" w:space="0" w:color="auto"/>
        <w:bottom w:val="none" w:sz="0" w:space="0" w:color="auto"/>
        <w:right w:val="none" w:sz="0" w:space="0" w:color="auto"/>
      </w:divBdr>
    </w:div>
    <w:div w:id="667829676">
      <w:marLeft w:val="640"/>
      <w:marRight w:val="0"/>
      <w:marTop w:val="0"/>
      <w:marBottom w:val="0"/>
      <w:divBdr>
        <w:top w:val="none" w:sz="0" w:space="0" w:color="auto"/>
        <w:left w:val="none" w:sz="0" w:space="0" w:color="auto"/>
        <w:bottom w:val="none" w:sz="0" w:space="0" w:color="auto"/>
        <w:right w:val="none" w:sz="0" w:space="0" w:color="auto"/>
      </w:divBdr>
    </w:div>
    <w:div w:id="667909006">
      <w:marLeft w:val="640"/>
      <w:marRight w:val="0"/>
      <w:marTop w:val="0"/>
      <w:marBottom w:val="0"/>
      <w:divBdr>
        <w:top w:val="none" w:sz="0" w:space="0" w:color="auto"/>
        <w:left w:val="none" w:sz="0" w:space="0" w:color="auto"/>
        <w:bottom w:val="none" w:sz="0" w:space="0" w:color="auto"/>
        <w:right w:val="none" w:sz="0" w:space="0" w:color="auto"/>
      </w:divBdr>
    </w:div>
    <w:div w:id="667909476">
      <w:marLeft w:val="640"/>
      <w:marRight w:val="0"/>
      <w:marTop w:val="0"/>
      <w:marBottom w:val="0"/>
      <w:divBdr>
        <w:top w:val="none" w:sz="0" w:space="0" w:color="auto"/>
        <w:left w:val="none" w:sz="0" w:space="0" w:color="auto"/>
        <w:bottom w:val="none" w:sz="0" w:space="0" w:color="auto"/>
        <w:right w:val="none" w:sz="0" w:space="0" w:color="auto"/>
      </w:divBdr>
    </w:div>
    <w:div w:id="667943480">
      <w:marLeft w:val="640"/>
      <w:marRight w:val="0"/>
      <w:marTop w:val="0"/>
      <w:marBottom w:val="0"/>
      <w:divBdr>
        <w:top w:val="none" w:sz="0" w:space="0" w:color="auto"/>
        <w:left w:val="none" w:sz="0" w:space="0" w:color="auto"/>
        <w:bottom w:val="none" w:sz="0" w:space="0" w:color="auto"/>
        <w:right w:val="none" w:sz="0" w:space="0" w:color="auto"/>
      </w:divBdr>
    </w:div>
    <w:div w:id="668169168">
      <w:marLeft w:val="640"/>
      <w:marRight w:val="0"/>
      <w:marTop w:val="0"/>
      <w:marBottom w:val="0"/>
      <w:divBdr>
        <w:top w:val="none" w:sz="0" w:space="0" w:color="auto"/>
        <w:left w:val="none" w:sz="0" w:space="0" w:color="auto"/>
        <w:bottom w:val="none" w:sz="0" w:space="0" w:color="auto"/>
        <w:right w:val="none" w:sz="0" w:space="0" w:color="auto"/>
      </w:divBdr>
    </w:div>
    <w:div w:id="668171014">
      <w:marLeft w:val="640"/>
      <w:marRight w:val="0"/>
      <w:marTop w:val="0"/>
      <w:marBottom w:val="0"/>
      <w:divBdr>
        <w:top w:val="none" w:sz="0" w:space="0" w:color="auto"/>
        <w:left w:val="none" w:sz="0" w:space="0" w:color="auto"/>
        <w:bottom w:val="none" w:sz="0" w:space="0" w:color="auto"/>
        <w:right w:val="none" w:sz="0" w:space="0" w:color="auto"/>
      </w:divBdr>
    </w:div>
    <w:div w:id="668171519">
      <w:marLeft w:val="640"/>
      <w:marRight w:val="0"/>
      <w:marTop w:val="0"/>
      <w:marBottom w:val="0"/>
      <w:divBdr>
        <w:top w:val="none" w:sz="0" w:space="0" w:color="auto"/>
        <w:left w:val="none" w:sz="0" w:space="0" w:color="auto"/>
        <w:bottom w:val="none" w:sz="0" w:space="0" w:color="auto"/>
        <w:right w:val="none" w:sz="0" w:space="0" w:color="auto"/>
      </w:divBdr>
    </w:div>
    <w:div w:id="668217673">
      <w:marLeft w:val="640"/>
      <w:marRight w:val="0"/>
      <w:marTop w:val="0"/>
      <w:marBottom w:val="0"/>
      <w:divBdr>
        <w:top w:val="none" w:sz="0" w:space="0" w:color="auto"/>
        <w:left w:val="none" w:sz="0" w:space="0" w:color="auto"/>
        <w:bottom w:val="none" w:sz="0" w:space="0" w:color="auto"/>
        <w:right w:val="none" w:sz="0" w:space="0" w:color="auto"/>
      </w:divBdr>
    </w:div>
    <w:div w:id="668219683">
      <w:marLeft w:val="640"/>
      <w:marRight w:val="0"/>
      <w:marTop w:val="0"/>
      <w:marBottom w:val="0"/>
      <w:divBdr>
        <w:top w:val="none" w:sz="0" w:space="0" w:color="auto"/>
        <w:left w:val="none" w:sz="0" w:space="0" w:color="auto"/>
        <w:bottom w:val="none" w:sz="0" w:space="0" w:color="auto"/>
        <w:right w:val="none" w:sz="0" w:space="0" w:color="auto"/>
      </w:divBdr>
    </w:div>
    <w:div w:id="668219842">
      <w:marLeft w:val="640"/>
      <w:marRight w:val="0"/>
      <w:marTop w:val="0"/>
      <w:marBottom w:val="0"/>
      <w:divBdr>
        <w:top w:val="none" w:sz="0" w:space="0" w:color="auto"/>
        <w:left w:val="none" w:sz="0" w:space="0" w:color="auto"/>
        <w:bottom w:val="none" w:sz="0" w:space="0" w:color="auto"/>
        <w:right w:val="none" w:sz="0" w:space="0" w:color="auto"/>
      </w:divBdr>
    </w:div>
    <w:div w:id="668289367">
      <w:marLeft w:val="640"/>
      <w:marRight w:val="0"/>
      <w:marTop w:val="0"/>
      <w:marBottom w:val="0"/>
      <w:divBdr>
        <w:top w:val="none" w:sz="0" w:space="0" w:color="auto"/>
        <w:left w:val="none" w:sz="0" w:space="0" w:color="auto"/>
        <w:bottom w:val="none" w:sz="0" w:space="0" w:color="auto"/>
        <w:right w:val="none" w:sz="0" w:space="0" w:color="auto"/>
      </w:divBdr>
    </w:div>
    <w:div w:id="668292983">
      <w:marLeft w:val="640"/>
      <w:marRight w:val="0"/>
      <w:marTop w:val="0"/>
      <w:marBottom w:val="0"/>
      <w:divBdr>
        <w:top w:val="none" w:sz="0" w:space="0" w:color="auto"/>
        <w:left w:val="none" w:sz="0" w:space="0" w:color="auto"/>
        <w:bottom w:val="none" w:sz="0" w:space="0" w:color="auto"/>
        <w:right w:val="none" w:sz="0" w:space="0" w:color="auto"/>
      </w:divBdr>
    </w:div>
    <w:div w:id="668336353">
      <w:marLeft w:val="640"/>
      <w:marRight w:val="0"/>
      <w:marTop w:val="0"/>
      <w:marBottom w:val="0"/>
      <w:divBdr>
        <w:top w:val="none" w:sz="0" w:space="0" w:color="auto"/>
        <w:left w:val="none" w:sz="0" w:space="0" w:color="auto"/>
        <w:bottom w:val="none" w:sz="0" w:space="0" w:color="auto"/>
        <w:right w:val="none" w:sz="0" w:space="0" w:color="auto"/>
      </w:divBdr>
    </w:div>
    <w:div w:id="668336380">
      <w:marLeft w:val="640"/>
      <w:marRight w:val="0"/>
      <w:marTop w:val="0"/>
      <w:marBottom w:val="0"/>
      <w:divBdr>
        <w:top w:val="none" w:sz="0" w:space="0" w:color="auto"/>
        <w:left w:val="none" w:sz="0" w:space="0" w:color="auto"/>
        <w:bottom w:val="none" w:sz="0" w:space="0" w:color="auto"/>
        <w:right w:val="none" w:sz="0" w:space="0" w:color="auto"/>
      </w:divBdr>
    </w:div>
    <w:div w:id="668482559">
      <w:marLeft w:val="640"/>
      <w:marRight w:val="0"/>
      <w:marTop w:val="0"/>
      <w:marBottom w:val="0"/>
      <w:divBdr>
        <w:top w:val="none" w:sz="0" w:space="0" w:color="auto"/>
        <w:left w:val="none" w:sz="0" w:space="0" w:color="auto"/>
        <w:bottom w:val="none" w:sz="0" w:space="0" w:color="auto"/>
        <w:right w:val="none" w:sz="0" w:space="0" w:color="auto"/>
      </w:divBdr>
    </w:div>
    <w:div w:id="668560276">
      <w:marLeft w:val="640"/>
      <w:marRight w:val="0"/>
      <w:marTop w:val="0"/>
      <w:marBottom w:val="0"/>
      <w:divBdr>
        <w:top w:val="none" w:sz="0" w:space="0" w:color="auto"/>
        <w:left w:val="none" w:sz="0" w:space="0" w:color="auto"/>
        <w:bottom w:val="none" w:sz="0" w:space="0" w:color="auto"/>
        <w:right w:val="none" w:sz="0" w:space="0" w:color="auto"/>
      </w:divBdr>
    </w:div>
    <w:div w:id="668679485">
      <w:marLeft w:val="640"/>
      <w:marRight w:val="0"/>
      <w:marTop w:val="0"/>
      <w:marBottom w:val="0"/>
      <w:divBdr>
        <w:top w:val="none" w:sz="0" w:space="0" w:color="auto"/>
        <w:left w:val="none" w:sz="0" w:space="0" w:color="auto"/>
        <w:bottom w:val="none" w:sz="0" w:space="0" w:color="auto"/>
        <w:right w:val="none" w:sz="0" w:space="0" w:color="auto"/>
      </w:divBdr>
    </w:div>
    <w:div w:id="668681491">
      <w:marLeft w:val="640"/>
      <w:marRight w:val="0"/>
      <w:marTop w:val="0"/>
      <w:marBottom w:val="0"/>
      <w:divBdr>
        <w:top w:val="none" w:sz="0" w:space="0" w:color="auto"/>
        <w:left w:val="none" w:sz="0" w:space="0" w:color="auto"/>
        <w:bottom w:val="none" w:sz="0" w:space="0" w:color="auto"/>
        <w:right w:val="none" w:sz="0" w:space="0" w:color="auto"/>
      </w:divBdr>
    </w:div>
    <w:div w:id="668756131">
      <w:marLeft w:val="640"/>
      <w:marRight w:val="0"/>
      <w:marTop w:val="0"/>
      <w:marBottom w:val="0"/>
      <w:divBdr>
        <w:top w:val="none" w:sz="0" w:space="0" w:color="auto"/>
        <w:left w:val="none" w:sz="0" w:space="0" w:color="auto"/>
        <w:bottom w:val="none" w:sz="0" w:space="0" w:color="auto"/>
        <w:right w:val="none" w:sz="0" w:space="0" w:color="auto"/>
      </w:divBdr>
    </w:div>
    <w:div w:id="668826944">
      <w:marLeft w:val="640"/>
      <w:marRight w:val="0"/>
      <w:marTop w:val="0"/>
      <w:marBottom w:val="0"/>
      <w:divBdr>
        <w:top w:val="none" w:sz="0" w:space="0" w:color="auto"/>
        <w:left w:val="none" w:sz="0" w:space="0" w:color="auto"/>
        <w:bottom w:val="none" w:sz="0" w:space="0" w:color="auto"/>
        <w:right w:val="none" w:sz="0" w:space="0" w:color="auto"/>
      </w:divBdr>
    </w:div>
    <w:div w:id="668946328">
      <w:marLeft w:val="640"/>
      <w:marRight w:val="0"/>
      <w:marTop w:val="0"/>
      <w:marBottom w:val="0"/>
      <w:divBdr>
        <w:top w:val="none" w:sz="0" w:space="0" w:color="auto"/>
        <w:left w:val="none" w:sz="0" w:space="0" w:color="auto"/>
        <w:bottom w:val="none" w:sz="0" w:space="0" w:color="auto"/>
        <w:right w:val="none" w:sz="0" w:space="0" w:color="auto"/>
      </w:divBdr>
    </w:div>
    <w:div w:id="668950890">
      <w:marLeft w:val="640"/>
      <w:marRight w:val="0"/>
      <w:marTop w:val="0"/>
      <w:marBottom w:val="0"/>
      <w:divBdr>
        <w:top w:val="none" w:sz="0" w:space="0" w:color="auto"/>
        <w:left w:val="none" w:sz="0" w:space="0" w:color="auto"/>
        <w:bottom w:val="none" w:sz="0" w:space="0" w:color="auto"/>
        <w:right w:val="none" w:sz="0" w:space="0" w:color="auto"/>
      </w:divBdr>
    </w:div>
    <w:div w:id="669217401">
      <w:marLeft w:val="640"/>
      <w:marRight w:val="0"/>
      <w:marTop w:val="0"/>
      <w:marBottom w:val="0"/>
      <w:divBdr>
        <w:top w:val="none" w:sz="0" w:space="0" w:color="auto"/>
        <w:left w:val="none" w:sz="0" w:space="0" w:color="auto"/>
        <w:bottom w:val="none" w:sz="0" w:space="0" w:color="auto"/>
        <w:right w:val="none" w:sz="0" w:space="0" w:color="auto"/>
      </w:divBdr>
    </w:div>
    <w:div w:id="669254067">
      <w:marLeft w:val="640"/>
      <w:marRight w:val="0"/>
      <w:marTop w:val="0"/>
      <w:marBottom w:val="0"/>
      <w:divBdr>
        <w:top w:val="none" w:sz="0" w:space="0" w:color="auto"/>
        <w:left w:val="none" w:sz="0" w:space="0" w:color="auto"/>
        <w:bottom w:val="none" w:sz="0" w:space="0" w:color="auto"/>
        <w:right w:val="none" w:sz="0" w:space="0" w:color="auto"/>
      </w:divBdr>
    </w:div>
    <w:div w:id="669255600">
      <w:marLeft w:val="640"/>
      <w:marRight w:val="0"/>
      <w:marTop w:val="0"/>
      <w:marBottom w:val="0"/>
      <w:divBdr>
        <w:top w:val="none" w:sz="0" w:space="0" w:color="auto"/>
        <w:left w:val="none" w:sz="0" w:space="0" w:color="auto"/>
        <w:bottom w:val="none" w:sz="0" w:space="0" w:color="auto"/>
        <w:right w:val="none" w:sz="0" w:space="0" w:color="auto"/>
      </w:divBdr>
    </w:div>
    <w:div w:id="669257290">
      <w:marLeft w:val="640"/>
      <w:marRight w:val="0"/>
      <w:marTop w:val="0"/>
      <w:marBottom w:val="0"/>
      <w:divBdr>
        <w:top w:val="none" w:sz="0" w:space="0" w:color="auto"/>
        <w:left w:val="none" w:sz="0" w:space="0" w:color="auto"/>
        <w:bottom w:val="none" w:sz="0" w:space="0" w:color="auto"/>
        <w:right w:val="none" w:sz="0" w:space="0" w:color="auto"/>
      </w:divBdr>
    </w:div>
    <w:div w:id="669331004">
      <w:marLeft w:val="640"/>
      <w:marRight w:val="0"/>
      <w:marTop w:val="0"/>
      <w:marBottom w:val="0"/>
      <w:divBdr>
        <w:top w:val="none" w:sz="0" w:space="0" w:color="auto"/>
        <w:left w:val="none" w:sz="0" w:space="0" w:color="auto"/>
        <w:bottom w:val="none" w:sz="0" w:space="0" w:color="auto"/>
        <w:right w:val="none" w:sz="0" w:space="0" w:color="auto"/>
      </w:divBdr>
    </w:div>
    <w:div w:id="669335931">
      <w:marLeft w:val="640"/>
      <w:marRight w:val="0"/>
      <w:marTop w:val="0"/>
      <w:marBottom w:val="0"/>
      <w:divBdr>
        <w:top w:val="none" w:sz="0" w:space="0" w:color="auto"/>
        <w:left w:val="none" w:sz="0" w:space="0" w:color="auto"/>
        <w:bottom w:val="none" w:sz="0" w:space="0" w:color="auto"/>
        <w:right w:val="none" w:sz="0" w:space="0" w:color="auto"/>
      </w:divBdr>
    </w:div>
    <w:div w:id="669409240">
      <w:marLeft w:val="640"/>
      <w:marRight w:val="0"/>
      <w:marTop w:val="0"/>
      <w:marBottom w:val="0"/>
      <w:divBdr>
        <w:top w:val="none" w:sz="0" w:space="0" w:color="auto"/>
        <w:left w:val="none" w:sz="0" w:space="0" w:color="auto"/>
        <w:bottom w:val="none" w:sz="0" w:space="0" w:color="auto"/>
        <w:right w:val="none" w:sz="0" w:space="0" w:color="auto"/>
      </w:divBdr>
    </w:div>
    <w:div w:id="669452885">
      <w:marLeft w:val="640"/>
      <w:marRight w:val="0"/>
      <w:marTop w:val="0"/>
      <w:marBottom w:val="0"/>
      <w:divBdr>
        <w:top w:val="none" w:sz="0" w:space="0" w:color="auto"/>
        <w:left w:val="none" w:sz="0" w:space="0" w:color="auto"/>
        <w:bottom w:val="none" w:sz="0" w:space="0" w:color="auto"/>
        <w:right w:val="none" w:sz="0" w:space="0" w:color="auto"/>
      </w:divBdr>
    </w:div>
    <w:div w:id="669530565">
      <w:marLeft w:val="640"/>
      <w:marRight w:val="0"/>
      <w:marTop w:val="0"/>
      <w:marBottom w:val="0"/>
      <w:divBdr>
        <w:top w:val="none" w:sz="0" w:space="0" w:color="auto"/>
        <w:left w:val="none" w:sz="0" w:space="0" w:color="auto"/>
        <w:bottom w:val="none" w:sz="0" w:space="0" w:color="auto"/>
        <w:right w:val="none" w:sz="0" w:space="0" w:color="auto"/>
      </w:divBdr>
    </w:div>
    <w:div w:id="669601117">
      <w:marLeft w:val="640"/>
      <w:marRight w:val="0"/>
      <w:marTop w:val="0"/>
      <w:marBottom w:val="0"/>
      <w:divBdr>
        <w:top w:val="none" w:sz="0" w:space="0" w:color="auto"/>
        <w:left w:val="none" w:sz="0" w:space="0" w:color="auto"/>
        <w:bottom w:val="none" w:sz="0" w:space="0" w:color="auto"/>
        <w:right w:val="none" w:sz="0" w:space="0" w:color="auto"/>
      </w:divBdr>
    </w:div>
    <w:div w:id="669601263">
      <w:marLeft w:val="640"/>
      <w:marRight w:val="0"/>
      <w:marTop w:val="0"/>
      <w:marBottom w:val="0"/>
      <w:divBdr>
        <w:top w:val="none" w:sz="0" w:space="0" w:color="auto"/>
        <w:left w:val="none" w:sz="0" w:space="0" w:color="auto"/>
        <w:bottom w:val="none" w:sz="0" w:space="0" w:color="auto"/>
        <w:right w:val="none" w:sz="0" w:space="0" w:color="auto"/>
      </w:divBdr>
    </w:div>
    <w:div w:id="669601390">
      <w:marLeft w:val="640"/>
      <w:marRight w:val="0"/>
      <w:marTop w:val="0"/>
      <w:marBottom w:val="0"/>
      <w:divBdr>
        <w:top w:val="none" w:sz="0" w:space="0" w:color="auto"/>
        <w:left w:val="none" w:sz="0" w:space="0" w:color="auto"/>
        <w:bottom w:val="none" w:sz="0" w:space="0" w:color="auto"/>
        <w:right w:val="none" w:sz="0" w:space="0" w:color="auto"/>
      </w:divBdr>
    </w:div>
    <w:div w:id="669604750">
      <w:marLeft w:val="640"/>
      <w:marRight w:val="0"/>
      <w:marTop w:val="0"/>
      <w:marBottom w:val="0"/>
      <w:divBdr>
        <w:top w:val="none" w:sz="0" w:space="0" w:color="auto"/>
        <w:left w:val="none" w:sz="0" w:space="0" w:color="auto"/>
        <w:bottom w:val="none" w:sz="0" w:space="0" w:color="auto"/>
        <w:right w:val="none" w:sz="0" w:space="0" w:color="auto"/>
      </w:divBdr>
    </w:div>
    <w:div w:id="669672869">
      <w:marLeft w:val="640"/>
      <w:marRight w:val="0"/>
      <w:marTop w:val="0"/>
      <w:marBottom w:val="0"/>
      <w:divBdr>
        <w:top w:val="none" w:sz="0" w:space="0" w:color="auto"/>
        <w:left w:val="none" w:sz="0" w:space="0" w:color="auto"/>
        <w:bottom w:val="none" w:sz="0" w:space="0" w:color="auto"/>
        <w:right w:val="none" w:sz="0" w:space="0" w:color="auto"/>
      </w:divBdr>
    </w:div>
    <w:div w:id="669676406">
      <w:marLeft w:val="640"/>
      <w:marRight w:val="0"/>
      <w:marTop w:val="0"/>
      <w:marBottom w:val="0"/>
      <w:divBdr>
        <w:top w:val="none" w:sz="0" w:space="0" w:color="auto"/>
        <w:left w:val="none" w:sz="0" w:space="0" w:color="auto"/>
        <w:bottom w:val="none" w:sz="0" w:space="0" w:color="auto"/>
        <w:right w:val="none" w:sz="0" w:space="0" w:color="auto"/>
      </w:divBdr>
    </w:div>
    <w:div w:id="669676534">
      <w:marLeft w:val="640"/>
      <w:marRight w:val="0"/>
      <w:marTop w:val="0"/>
      <w:marBottom w:val="0"/>
      <w:divBdr>
        <w:top w:val="none" w:sz="0" w:space="0" w:color="auto"/>
        <w:left w:val="none" w:sz="0" w:space="0" w:color="auto"/>
        <w:bottom w:val="none" w:sz="0" w:space="0" w:color="auto"/>
        <w:right w:val="none" w:sz="0" w:space="0" w:color="auto"/>
      </w:divBdr>
    </w:div>
    <w:div w:id="669677062">
      <w:marLeft w:val="640"/>
      <w:marRight w:val="0"/>
      <w:marTop w:val="0"/>
      <w:marBottom w:val="0"/>
      <w:divBdr>
        <w:top w:val="none" w:sz="0" w:space="0" w:color="auto"/>
        <w:left w:val="none" w:sz="0" w:space="0" w:color="auto"/>
        <w:bottom w:val="none" w:sz="0" w:space="0" w:color="auto"/>
        <w:right w:val="none" w:sz="0" w:space="0" w:color="auto"/>
      </w:divBdr>
    </w:div>
    <w:div w:id="669798945">
      <w:marLeft w:val="640"/>
      <w:marRight w:val="0"/>
      <w:marTop w:val="0"/>
      <w:marBottom w:val="0"/>
      <w:divBdr>
        <w:top w:val="none" w:sz="0" w:space="0" w:color="auto"/>
        <w:left w:val="none" w:sz="0" w:space="0" w:color="auto"/>
        <w:bottom w:val="none" w:sz="0" w:space="0" w:color="auto"/>
        <w:right w:val="none" w:sz="0" w:space="0" w:color="auto"/>
      </w:divBdr>
    </w:div>
    <w:div w:id="669871786">
      <w:marLeft w:val="640"/>
      <w:marRight w:val="0"/>
      <w:marTop w:val="0"/>
      <w:marBottom w:val="0"/>
      <w:divBdr>
        <w:top w:val="none" w:sz="0" w:space="0" w:color="auto"/>
        <w:left w:val="none" w:sz="0" w:space="0" w:color="auto"/>
        <w:bottom w:val="none" w:sz="0" w:space="0" w:color="auto"/>
        <w:right w:val="none" w:sz="0" w:space="0" w:color="auto"/>
      </w:divBdr>
    </w:div>
    <w:div w:id="669910138">
      <w:marLeft w:val="640"/>
      <w:marRight w:val="0"/>
      <w:marTop w:val="0"/>
      <w:marBottom w:val="0"/>
      <w:divBdr>
        <w:top w:val="none" w:sz="0" w:space="0" w:color="auto"/>
        <w:left w:val="none" w:sz="0" w:space="0" w:color="auto"/>
        <w:bottom w:val="none" w:sz="0" w:space="0" w:color="auto"/>
        <w:right w:val="none" w:sz="0" w:space="0" w:color="auto"/>
      </w:divBdr>
    </w:div>
    <w:div w:id="669912893">
      <w:marLeft w:val="640"/>
      <w:marRight w:val="0"/>
      <w:marTop w:val="0"/>
      <w:marBottom w:val="0"/>
      <w:divBdr>
        <w:top w:val="none" w:sz="0" w:space="0" w:color="auto"/>
        <w:left w:val="none" w:sz="0" w:space="0" w:color="auto"/>
        <w:bottom w:val="none" w:sz="0" w:space="0" w:color="auto"/>
        <w:right w:val="none" w:sz="0" w:space="0" w:color="auto"/>
      </w:divBdr>
    </w:div>
    <w:div w:id="669916263">
      <w:marLeft w:val="640"/>
      <w:marRight w:val="0"/>
      <w:marTop w:val="0"/>
      <w:marBottom w:val="0"/>
      <w:divBdr>
        <w:top w:val="none" w:sz="0" w:space="0" w:color="auto"/>
        <w:left w:val="none" w:sz="0" w:space="0" w:color="auto"/>
        <w:bottom w:val="none" w:sz="0" w:space="0" w:color="auto"/>
        <w:right w:val="none" w:sz="0" w:space="0" w:color="auto"/>
      </w:divBdr>
    </w:div>
    <w:div w:id="670064777">
      <w:marLeft w:val="640"/>
      <w:marRight w:val="0"/>
      <w:marTop w:val="0"/>
      <w:marBottom w:val="0"/>
      <w:divBdr>
        <w:top w:val="none" w:sz="0" w:space="0" w:color="auto"/>
        <w:left w:val="none" w:sz="0" w:space="0" w:color="auto"/>
        <w:bottom w:val="none" w:sz="0" w:space="0" w:color="auto"/>
        <w:right w:val="none" w:sz="0" w:space="0" w:color="auto"/>
      </w:divBdr>
    </w:div>
    <w:div w:id="670107295">
      <w:marLeft w:val="640"/>
      <w:marRight w:val="0"/>
      <w:marTop w:val="0"/>
      <w:marBottom w:val="0"/>
      <w:divBdr>
        <w:top w:val="none" w:sz="0" w:space="0" w:color="auto"/>
        <w:left w:val="none" w:sz="0" w:space="0" w:color="auto"/>
        <w:bottom w:val="none" w:sz="0" w:space="0" w:color="auto"/>
        <w:right w:val="none" w:sz="0" w:space="0" w:color="auto"/>
      </w:divBdr>
    </w:div>
    <w:div w:id="670177532">
      <w:marLeft w:val="640"/>
      <w:marRight w:val="0"/>
      <w:marTop w:val="0"/>
      <w:marBottom w:val="0"/>
      <w:divBdr>
        <w:top w:val="none" w:sz="0" w:space="0" w:color="auto"/>
        <w:left w:val="none" w:sz="0" w:space="0" w:color="auto"/>
        <w:bottom w:val="none" w:sz="0" w:space="0" w:color="auto"/>
        <w:right w:val="none" w:sz="0" w:space="0" w:color="auto"/>
      </w:divBdr>
    </w:div>
    <w:div w:id="670180060">
      <w:marLeft w:val="640"/>
      <w:marRight w:val="0"/>
      <w:marTop w:val="0"/>
      <w:marBottom w:val="0"/>
      <w:divBdr>
        <w:top w:val="none" w:sz="0" w:space="0" w:color="auto"/>
        <w:left w:val="none" w:sz="0" w:space="0" w:color="auto"/>
        <w:bottom w:val="none" w:sz="0" w:space="0" w:color="auto"/>
        <w:right w:val="none" w:sz="0" w:space="0" w:color="auto"/>
      </w:divBdr>
    </w:div>
    <w:div w:id="670252757">
      <w:marLeft w:val="640"/>
      <w:marRight w:val="0"/>
      <w:marTop w:val="0"/>
      <w:marBottom w:val="0"/>
      <w:divBdr>
        <w:top w:val="none" w:sz="0" w:space="0" w:color="auto"/>
        <w:left w:val="none" w:sz="0" w:space="0" w:color="auto"/>
        <w:bottom w:val="none" w:sz="0" w:space="0" w:color="auto"/>
        <w:right w:val="none" w:sz="0" w:space="0" w:color="auto"/>
      </w:divBdr>
    </w:div>
    <w:div w:id="670253438">
      <w:marLeft w:val="640"/>
      <w:marRight w:val="0"/>
      <w:marTop w:val="0"/>
      <w:marBottom w:val="0"/>
      <w:divBdr>
        <w:top w:val="none" w:sz="0" w:space="0" w:color="auto"/>
        <w:left w:val="none" w:sz="0" w:space="0" w:color="auto"/>
        <w:bottom w:val="none" w:sz="0" w:space="0" w:color="auto"/>
        <w:right w:val="none" w:sz="0" w:space="0" w:color="auto"/>
      </w:divBdr>
    </w:div>
    <w:div w:id="670255633">
      <w:marLeft w:val="640"/>
      <w:marRight w:val="0"/>
      <w:marTop w:val="0"/>
      <w:marBottom w:val="0"/>
      <w:divBdr>
        <w:top w:val="none" w:sz="0" w:space="0" w:color="auto"/>
        <w:left w:val="none" w:sz="0" w:space="0" w:color="auto"/>
        <w:bottom w:val="none" w:sz="0" w:space="0" w:color="auto"/>
        <w:right w:val="none" w:sz="0" w:space="0" w:color="auto"/>
      </w:divBdr>
    </w:div>
    <w:div w:id="670257299">
      <w:marLeft w:val="640"/>
      <w:marRight w:val="0"/>
      <w:marTop w:val="0"/>
      <w:marBottom w:val="0"/>
      <w:divBdr>
        <w:top w:val="none" w:sz="0" w:space="0" w:color="auto"/>
        <w:left w:val="none" w:sz="0" w:space="0" w:color="auto"/>
        <w:bottom w:val="none" w:sz="0" w:space="0" w:color="auto"/>
        <w:right w:val="none" w:sz="0" w:space="0" w:color="auto"/>
      </w:divBdr>
    </w:div>
    <w:div w:id="670261042">
      <w:marLeft w:val="640"/>
      <w:marRight w:val="0"/>
      <w:marTop w:val="0"/>
      <w:marBottom w:val="0"/>
      <w:divBdr>
        <w:top w:val="none" w:sz="0" w:space="0" w:color="auto"/>
        <w:left w:val="none" w:sz="0" w:space="0" w:color="auto"/>
        <w:bottom w:val="none" w:sz="0" w:space="0" w:color="auto"/>
        <w:right w:val="none" w:sz="0" w:space="0" w:color="auto"/>
      </w:divBdr>
    </w:div>
    <w:div w:id="670334005">
      <w:marLeft w:val="640"/>
      <w:marRight w:val="0"/>
      <w:marTop w:val="0"/>
      <w:marBottom w:val="0"/>
      <w:divBdr>
        <w:top w:val="none" w:sz="0" w:space="0" w:color="auto"/>
        <w:left w:val="none" w:sz="0" w:space="0" w:color="auto"/>
        <w:bottom w:val="none" w:sz="0" w:space="0" w:color="auto"/>
        <w:right w:val="none" w:sz="0" w:space="0" w:color="auto"/>
      </w:divBdr>
    </w:div>
    <w:div w:id="670373291">
      <w:marLeft w:val="640"/>
      <w:marRight w:val="0"/>
      <w:marTop w:val="0"/>
      <w:marBottom w:val="0"/>
      <w:divBdr>
        <w:top w:val="none" w:sz="0" w:space="0" w:color="auto"/>
        <w:left w:val="none" w:sz="0" w:space="0" w:color="auto"/>
        <w:bottom w:val="none" w:sz="0" w:space="0" w:color="auto"/>
        <w:right w:val="none" w:sz="0" w:space="0" w:color="auto"/>
      </w:divBdr>
    </w:div>
    <w:div w:id="670719441">
      <w:marLeft w:val="640"/>
      <w:marRight w:val="0"/>
      <w:marTop w:val="0"/>
      <w:marBottom w:val="0"/>
      <w:divBdr>
        <w:top w:val="none" w:sz="0" w:space="0" w:color="auto"/>
        <w:left w:val="none" w:sz="0" w:space="0" w:color="auto"/>
        <w:bottom w:val="none" w:sz="0" w:space="0" w:color="auto"/>
        <w:right w:val="none" w:sz="0" w:space="0" w:color="auto"/>
      </w:divBdr>
    </w:div>
    <w:div w:id="670721048">
      <w:marLeft w:val="640"/>
      <w:marRight w:val="0"/>
      <w:marTop w:val="0"/>
      <w:marBottom w:val="0"/>
      <w:divBdr>
        <w:top w:val="none" w:sz="0" w:space="0" w:color="auto"/>
        <w:left w:val="none" w:sz="0" w:space="0" w:color="auto"/>
        <w:bottom w:val="none" w:sz="0" w:space="0" w:color="auto"/>
        <w:right w:val="none" w:sz="0" w:space="0" w:color="auto"/>
      </w:divBdr>
    </w:div>
    <w:div w:id="670765904">
      <w:marLeft w:val="640"/>
      <w:marRight w:val="0"/>
      <w:marTop w:val="0"/>
      <w:marBottom w:val="0"/>
      <w:divBdr>
        <w:top w:val="none" w:sz="0" w:space="0" w:color="auto"/>
        <w:left w:val="none" w:sz="0" w:space="0" w:color="auto"/>
        <w:bottom w:val="none" w:sz="0" w:space="0" w:color="auto"/>
        <w:right w:val="none" w:sz="0" w:space="0" w:color="auto"/>
      </w:divBdr>
    </w:div>
    <w:div w:id="670789824">
      <w:marLeft w:val="640"/>
      <w:marRight w:val="0"/>
      <w:marTop w:val="0"/>
      <w:marBottom w:val="0"/>
      <w:divBdr>
        <w:top w:val="none" w:sz="0" w:space="0" w:color="auto"/>
        <w:left w:val="none" w:sz="0" w:space="0" w:color="auto"/>
        <w:bottom w:val="none" w:sz="0" w:space="0" w:color="auto"/>
        <w:right w:val="none" w:sz="0" w:space="0" w:color="auto"/>
      </w:divBdr>
    </w:div>
    <w:div w:id="670793220">
      <w:marLeft w:val="640"/>
      <w:marRight w:val="0"/>
      <w:marTop w:val="0"/>
      <w:marBottom w:val="0"/>
      <w:divBdr>
        <w:top w:val="none" w:sz="0" w:space="0" w:color="auto"/>
        <w:left w:val="none" w:sz="0" w:space="0" w:color="auto"/>
        <w:bottom w:val="none" w:sz="0" w:space="0" w:color="auto"/>
        <w:right w:val="none" w:sz="0" w:space="0" w:color="auto"/>
      </w:divBdr>
    </w:div>
    <w:div w:id="670958742">
      <w:marLeft w:val="640"/>
      <w:marRight w:val="0"/>
      <w:marTop w:val="0"/>
      <w:marBottom w:val="0"/>
      <w:divBdr>
        <w:top w:val="none" w:sz="0" w:space="0" w:color="auto"/>
        <w:left w:val="none" w:sz="0" w:space="0" w:color="auto"/>
        <w:bottom w:val="none" w:sz="0" w:space="0" w:color="auto"/>
        <w:right w:val="none" w:sz="0" w:space="0" w:color="auto"/>
      </w:divBdr>
    </w:div>
    <w:div w:id="670983886">
      <w:marLeft w:val="640"/>
      <w:marRight w:val="0"/>
      <w:marTop w:val="0"/>
      <w:marBottom w:val="0"/>
      <w:divBdr>
        <w:top w:val="none" w:sz="0" w:space="0" w:color="auto"/>
        <w:left w:val="none" w:sz="0" w:space="0" w:color="auto"/>
        <w:bottom w:val="none" w:sz="0" w:space="0" w:color="auto"/>
        <w:right w:val="none" w:sz="0" w:space="0" w:color="auto"/>
      </w:divBdr>
    </w:div>
    <w:div w:id="671029829">
      <w:marLeft w:val="640"/>
      <w:marRight w:val="0"/>
      <w:marTop w:val="0"/>
      <w:marBottom w:val="0"/>
      <w:divBdr>
        <w:top w:val="none" w:sz="0" w:space="0" w:color="auto"/>
        <w:left w:val="none" w:sz="0" w:space="0" w:color="auto"/>
        <w:bottom w:val="none" w:sz="0" w:space="0" w:color="auto"/>
        <w:right w:val="none" w:sz="0" w:space="0" w:color="auto"/>
      </w:divBdr>
    </w:div>
    <w:div w:id="671031776">
      <w:marLeft w:val="640"/>
      <w:marRight w:val="0"/>
      <w:marTop w:val="0"/>
      <w:marBottom w:val="0"/>
      <w:divBdr>
        <w:top w:val="none" w:sz="0" w:space="0" w:color="auto"/>
        <w:left w:val="none" w:sz="0" w:space="0" w:color="auto"/>
        <w:bottom w:val="none" w:sz="0" w:space="0" w:color="auto"/>
        <w:right w:val="none" w:sz="0" w:space="0" w:color="auto"/>
      </w:divBdr>
    </w:div>
    <w:div w:id="671109875">
      <w:marLeft w:val="640"/>
      <w:marRight w:val="0"/>
      <w:marTop w:val="0"/>
      <w:marBottom w:val="0"/>
      <w:divBdr>
        <w:top w:val="none" w:sz="0" w:space="0" w:color="auto"/>
        <w:left w:val="none" w:sz="0" w:space="0" w:color="auto"/>
        <w:bottom w:val="none" w:sz="0" w:space="0" w:color="auto"/>
        <w:right w:val="none" w:sz="0" w:space="0" w:color="auto"/>
      </w:divBdr>
    </w:div>
    <w:div w:id="671222465">
      <w:marLeft w:val="640"/>
      <w:marRight w:val="0"/>
      <w:marTop w:val="0"/>
      <w:marBottom w:val="0"/>
      <w:divBdr>
        <w:top w:val="none" w:sz="0" w:space="0" w:color="auto"/>
        <w:left w:val="none" w:sz="0" w:space="0" w:color="auto"/>
        <w:bottom w:val="none" w:sz="0" w:space="0" w:color="auto"/>
        <w:right w:val="none" w:sz="0" w:space="0" w:color="auto"/>
      </w:divBdr>
    </w:div>
    <w:div w:id="671371025">
      <w:marLeft w:val="640"/>
      <w:marRight w:val="0"/>
      <w:marTop w:val="0"/>
      <w:marBottom w:val="0"/>
      <w:divBdr>
        <w:top w:val="none" w:sz="0" w:space="0" w:color="auto"/>
        <w:left w:val="none" w:sz="0" w:space="0" w:color="auto"/>
        <w:bottom w:val="none" w:sz="0" w:space="0" w:color="auto"/>
        <w:right w:val="none" w:sz="0" w:space="0" w:color="auto"/>
      </w:divBdr>
    </w:div>
    <w:div w:id="671419915">
      <w:marLeft w:val="640"/>
      <w:marRight w:val="0"/>
      <w:marTop w:val="0"/>
      <w:marBottom w:val="0"/>
      <w:divBdr>
        <w:top w:val="none" w:sz="0" w:space="0" w:color="auto"/>
        <w:left w:val="none" w:sz="0" w:space="0" w:color="auto"/>
        <w:bottom w:val="none" w:sz="0" w:space="0" w:color="auto"/>
        <w:right w:val="none" w:sz="0" w:space="0" w:color="auto"/>
      </w:divBdr>
    </w:div>
    <w:div w:id="671448335">
      <w:marLeft w:val="640"/>
      <w:marRight w:val="0"/>
      <w:marTop w:val="0"/>
      <w:marBottom w:val="0"/>
      <w:divBdr>
        <w:top w:val="none" w:sz="0" w:space="0" w:color="auto"/>
        <w:left w:val="none" w:sz="0" w:space="0" w:color="auto"/>
        <w:bottom w:val="none" w:sz="0" w:space="0" w:color="auto"/>
        <w:right w:val="none" w:sz="0" w:space="0" w:color="auto"/>
      </w:divBdr>
    </w:div>
    <w:div w:id="671640952">
      <w:marLeft w:val="640"/>
      <w:marRight w:val="0"/>
      <w:marTop w:val="0"/>
      <w:marBottom w:val="0"/>
      <w:divBdr>
        <w:top w:val="none" w:sz="0" w:space="0" w:color="auto"/>
        <w:left w:val="none" w:sz="0" w:space="0" w:color="auto"/>
        <w:bottom w:val="none" w:sz="0" w:space="0" w:color="auto"/>
        <w:right w:val="none" w:sz="0" w:space="0" w:color="auto"/>
      </w:divBdr>
    </w:div>
    <w:div w:id="671643237">
      <w:marLeft w:val="640"/>
      <w:marRight w:val="0"/>
      <w:marTop w:val="0"/>
      <w:marBottom w:val="0"/>
      <w:divBdr>
        <w:top w:val="none" w:sz="0" w:space="0" w:color="auto"/>
        <w:left w:val="none" w:sz="0" w:space="0" w:color="auto"/>
        <w:bottom w:val="none" w:sz="0" w:space="0" w:color="auto"/>
        <w:right w:val="none" w:sz="0" w:space="0" w:color="auto"/>
      </w:divBdr>
    </w:div>
    <w:div w:id="671837802">
      <w:marLeft w:val="640"/>
      <w:marRight w:val="0"/>
      <w:marTop w:val="0"/>
      <w:marBottom w:val="0"/>
      <w:divBdr>
        <w:top w:val="none" w:sz="0" w:space="0" w:color="auto"/>
        <w:left w:val="none" w:sz="0" w:space="0" w:color="auto"/>
        <w:bottom w:val="none" w:sz="0" w:space="0" w:color="auto"/>
        <w:right w:val="none" w:sz="0" w:space="0" w:color="auto"/>
      </w:divBdr>
    </w:div>
    <w:div w:id="671875485">
      <w:marLeft w:val="640"/>
      <w:marRight w:val="0"/>
      <w:marTop w:val="0"/>
      <w:marBottom w:val="0"/>
      <w:divBdr>
        <w:top w:val="none" w:sz="0" w:space="0" w:color="auto"/>
        <w:left w:val="none" w:sz="0" w:space="0" w:color="auto"/>
        <w:bottom w:val="none" w:sz="0" w:space="0" w:color="auto"/>
        <w:right w:val="none" w:sz="0" w:space="0" w:color="auto"/>
      </w:divBdr>
    </w:div>
    <w:div w:id="672025093">
      <w:marLeft w:val="640"/>
      <w:marRight w:val="0"/>
      <w:marTop w:val="0"/>
      <w:marBottom w:val="0"/>
      <w:divBdr>
        <w:top w:val="none" w:sz="0" w:space="0" w:color="auto"/>
        <w:left w:val="none" w:sz="0" w:space="0" w:color="auto"/>
        <w:bottom w:val="none" w:sz="0" w:space="0" w:color="auto"/>
        <w:right w:val="none" w:sz="0" w:space="0" w:color="auto"/>
      </w:divBdr>
    </w:div>
    <w:div w:id="672033682">
      <w:marLeft w:val="640"/>
      <w:marRight w:val="0"/>
      <w:marTop w:val="0"/>
      <w:marBottom w:val="0"/>
      <w:divBdr>
        <w:top w:val="none" w:sz="0" w:space="0" w:color="auto"/>
        <w:left w:val="none" w:sz="0" w:space="0" w:color="auto"/>
        <w:bottom w:val="none" w:sz="0" w:space="0" w:color="auto"/>
        <w:right w:val="none" w:sz="0" w:space="0" w:color="auto"/>
      </w:divBdr>
    </w:div>
    <w:div w:id="672150339">
      <w:marLeft w:val="640"/>
      <w:marRight w:val="0"/>
      <w:marTop w:val="0"/>
      <w:marBottom w:val="0"/>
      <w:divBdr>
        <w:top w:val="none" w:sz="0" w:space="0" w:color="auto"/>
        <w:left w:val="none" w:sz="0" w:space="0" w:color="auto"/>
        <w:bottom w:val="none" w:sz="0" w:space="0" w:color="auto"/>
        <w:right w:val="none" w:sz="0" w:space="0" w:color="auto"/>
      </w:divBdr>
    </w:div>
    <w:div w:id="672150832">
      <w:marLeft w:val="640"/>
      <w:marRight w:val="0"/>
      <w:marTop w:val="0"/>
      <w:marBottom w:val="0"/>
      <w:divBdr>
        <w:top w:val="none" w:sz="0" w:space="0" w:color="auto"/>
        <w:left w:val="none" w:sz="0" w:space="0" w:color="auto"/>
        <w:bottom w:val="none" w:sz="0" w:space="0" w:color="auto"/>
        <w:right w:val="none" w:sz="0" w:space="0" w:color="auto"/>
      </w:divBdr>
    </w:div>
    <w:div w:id="672223072">
      <w:marLeft w:val="640"/>
      <w:marRight w:val="0"/>
      <w:marTop w:val="0"/>
      <w:marBottom w:val="0"/>
      <w:divBdr>
        <w:top w:val="none" w:sz="0" w:space="0" w:color="auto"/>
        <w:left w:val="none" w:sz="0" w:space="0" w:color="auto"/>
        <w:bottom w:val="none" w:sz="0" w:space="0" w:color="auto"/>
        <w:right w:val="none" w:sz="0" w:space="0" w:color="auto"/>
      </w:divBdr>
    </w:div>
    <w:div w:id="672269916">
      <w:marLeft w:val="640"/>
      <w:marRight w:val="0"/>
      <w:marTop w:val="0"/>
      <w:marBottom w:val="0"/>
      <w:divBdr>
        <w:top w:val="none" w:sz="0" w:space="0" w:color="auto"/>
        <w:left w:val="none" w:sz="0" w:space="0" w:color="auto"/>
        <w:bottom w:val="none" w:sz="0" w:space="0" w:color="auto"/>
        <w:right w:val="none" w:sz="0" w:space="0" w:color="auto"/>
      </w:divBdr>
    </w:div>
    <w:div w:id="672296926">
      <w:marLeft w:val="640"/>
      <w:marRight w:val="0"/>
      <w:marTop w:val="0"/>
      <w:marBottom w:val="0"/>
      <w:divBdr>
        <w:top w:val="none" w:sz="0" w:space="0" w:color="auto"/>
        <w:left w:val="none" w:sz="0" w:space="0" w:color="auto"/>
        <w:bottom w:val="none" w:sz="0" w:space="0" w:color="auto"/>
        <w:right w:val="none" w:sz="0" w:space="0" w:color="auto"/>
      </w:divBdr>
    </w:div>
    <w:div w:id="672297983">
      <w:marLeft w:val="640"/>
      <w:marRight w:val="0"/>
      <w:marTop w:val="0"/>
      <w:marBottom w:val="0"/>
      <w:divBdr>
        <w:top w:val="none" w:sz="0" w:space="0" w:color="auto"/>
        <w:left w:val="none" w:sz="0" w:space="0" w:color="auto"/>
        <w:bottom w:val="none" w:sz="0" w:space="0" w:color="auto"/>
        <w:right w:val="none" w:sz="0" w:space="0" w:color="auto"/>
      </w:divBdr>
    </w:div>
    <w:div w:id="672345445">
      <w:marLeft w:val="640"/>
      <w:marRight w:val="0"/>
      <w:marTop w:val="0"/>
      <w:marBottom w:val="0"/>
      <w:divBdr>
        <w:top w:val="none" w:sz="0" w:space="0" w:color="auto"/>
        <w:left w:val="none" w:sz="0" w:space="0" w:color="auto"/>
        <w:bottom w:val="none" w:sz="0" w:space="0" w:color="auto"/>
        <w:right w:val="none" w:sz="0" w:space="0" w:color="auto"/>
      </w:divBdr>
    </w:div>
    <w:div w:id="672418633">
      <w:marLeft w:val="640"/>
      <w:marRight w:val="0"/>
      <w:marTop w:val="0"/>
      <w:marBottom w:val="0"/>
      <w:divBdr>
        <w:top w:val="none" w:sz="0" w:space="0" w:color="auto"/>
        <w:left w:val="none" w:sz="0" w:space="0" w:color="auto"/>
        <w:bottom w:val="none" w:sz="0" w:space="0" w:color="auto"/>
        <w:right w:val="none" w:sz="0" w:space="0" w:color="auto"/>
      </w:divBdr>
    </w:div>
    <w:div w:id="672536595">
      <w:marLeft w:val="640"/>
      <w:marRight w:val="0"/>
      <w:marTop w:val="0"/>
      <w:marBottom w:val="0"/>
      <w:divBdr>
        <w:top w:val="none" w:sz="0" w:space="0" w:color="auto"/>
        <w:left w:val="none" w:sz="0" w:space="0" w:color="auto"/>
        <w:bottom w:val="none" w:sz="0" w:space="0" w:color="auto"/>
        <w:right w:val="none" w:sz="0" w:space="0" w:color="auto"/>
      </w:divBdr>
    </w:div>
    <w:div w:id="672682608">
      <w:marLeft w:val="640"/>
      <w:marRight w:val="0"/>
      <w:marTop w:val="0"/>
      <w:marBottom w:val="0"/>
      <w:divBdr>
        <w:top w:val="none" w:sz="0" w:space="0" w:color="auto"/>
        <w:left w:val="none" w:sz="0" w:space="0" w:color="auto"/>
        <w:bottom w:val="none" w:sz="0" w:space="0" w:color="auto"/>
        <w:right w:val="none" w:sz="0" w:space="0" w:color="auto"/>
      </w:divBdr>
    </w:div>
    <w:div w:id="672687465">
      <w:marLeft w:val="640"/>
      <w:marRight w:val="0"/>
      <w:marTop w:val="0"/>
      <w:marBottom w:val="0"/>
      <w:divBdr>
        <w:top w:val="none" w:sz="0" w:space="0" w:color="auto"/>
        <w:left w:val="none" w:sz="0" w:space="0" w:color="auto"/>
        <w:bottom w:val="none" w:sz="0" w:space="0" w:color="auto"/>
        <w:right w:val="none" w:sz="0" w:space="0" w:color="auto"/>
      </w:divBdr>
    </w:div>
    <w:div w:id="672727092">
      <w:marLeft w:val="640"/>
      <w:marRight w:val="0"/>
      <w:marTop w:val="0"/>
      <w:marBottom w:val="0"/>
      <w:divBdr>
        <w:top w:val="none" w:sz="0" w:space="0" w:color="auto"/>
        <w:left w:val="none" w:sz="0" w:space="0" w:color="auto"/>
        <w:bottom w:val="none" w:sz="0" w:space="0" w:color="auto"/>
        <w:right w:val="none" w:sz="0" w:space="0" w:color="auto"/>
      </w:divBdr>
    </w:div>
    <w:div w:id="672876769">
      <w:marLeft w:val="640"/>
      <w:marRight w:val="0"/>
      <w:marTop w:val="0"/>
      <w:marBottom w:val="0"/>
      <w:divBdr>
        <w:top w:val="none" w:sz="0" w:space="0" w:color="auto"/>
        <w:left w:val="none" w:sz="0" w:space="0" w:color="auto"/>
        <w:bottom w:val="none" w:sz="0" w:space="0" w:color="auto"/>
        <w:right w:val="none" w:sz="0" w:space="0" w:color="auto"/>
      </w:divBdr>
    </w:div>
    <w:div w:id="672951593">
      <w:marLeft w:val="640"/>
      <w:marRight w:val="0"/>
      <w:marTop w:val="0"/>
      <w:marBottom w:val="0"/>
      <w:divBdr>
        <w:top w:val="none" w:sz="0" w:space="0" w:color="auto"/>
        <w:left w:val="none" w:sz="0" w:space="0" w:color="auto"/>
        <w:bottom w:val="none" w:sz="0" w:space="0" w:color="auto"/>
        <w:right w:val="none" w:sz="0" w:space="0" w:color="auto"/>
      </w:divBdr>
    </w:div>
    <w:div w:id="672994581">
      <w:marLeft w:val="640"/>
      <w:marRight w:val="0"/>
      <w:marTop w:val="0"/>
      <w:marBottom w:val="0"/>
      <w:divBdr>
        <w:top w:val="none" w:sz="0" w:space="0" w:color="auto"/>
        <w:left w:val="none" w:sz="0" w:space="0" w:color="auto"/>
        <w:bottom w:val="none" w:sz="0" w:space="0" w:color="auto"/>
        <w:right w:val="none" w:sz="0" w:space="0" w:color="auto"/>
      </w:divBdr>
    </w:div>
    <w:div w:id="673070314">
      <w:marLeft w:val="640"/>
      <w:marRight w:val="0"/>
      <w:marTop w:val="0"/>
      <w:marBottom w:val="0"/>
      <w:divBdr>
        <w:top w:val="none" w:sz="0" w:space="0" w:color="auto"/>
        <w:left w:val="none" w:sz="0" w:space="0" w:color="auto"/>
        <w:bottom w:val="none" w:sz="0" w:space="0" w:color="auto"/>
        <w:right w:val="none" w:sz="0" w:space="0" w:color="auto"/>
      </w:divBdr>
    </w:div>
    <w:div w:id="673149950">
      <w:marLeft w:val="640"/>
      <w:marRight w:val="0"/>
      <w:marTop w:val="0"/>
      <w:marBottom w:val="0"/>
      <w:divBdr>
        <w:top w:val="none" w:sz="0" w:space="0" w:color="auto"/>
        <w:left w:val="none" w:sz="0" w:space="0" w:color="auto"/>
        <w:bottom w:val="none" w:sz="0" w:space="0" w:color="auto"/>
        <w:right w:val="none" w:sz="0" w:space="0" w:color="auto"/>
      </w:divBdr>
    </w:div>
    <w:div w:id="673186946">
      <w:marLeft w:val="640"/>
      <w:marRight w:val="0"/>
      <w:marTop w:val="0"/>
      <w:marBottom w:val="0"/>
      <w:divBdr>
        <w:top w:val="none" w:sz="0" w:space="0" w:color="auto"/>
        <w:left w:val="none" w:sz="0" w:space="0" w:color="auto"/>
        <w:bottom w:val="none" w:sz="0" w:space="0" w:color="auto"/>
        <w:right w:val="none" w:sz="0" w:space="0" w:color="auto"/>
      </w:divBdr>
    </w:div>
    <w:div w:id="673188803">
      <w:marLeft w:val="640"/>
      <w:marRight w:val="0"/>
      <w:marTop w:val="0"/>
      <w:marBottom w:val="0"/>
      <w:divBdr>
        <w:top w:val="none" w:sz="0" w:space="0" w:color="auto"/>
        <w:left w:val="none" w:sz="0" w:space="0" w:color="auto"/>
        <w:bottom w:val="none" w:sz="0" w:space="0" w:color="auto"/>
        <w:right w:val="none" w:sz="0" w:space="0" w:color="auto"/>
      </w:divBdr>
    </w:div>
    <w:div w:id="673340608">
      <w:marLeft w:val="640"/>
      <w:marRight w:val="0"/>
      <w:marTop w:val="0"/>
      <w:marBottom w:val="0"/>
      <w:divBdr>
        <w:top w:val="none" w:sz="0" w:space="0" w:color="auto"/>
        <w:left w:val="none" w:sz="0" w:space="0" w:color="auto"/>
        <w:bottom w:val="none" w:sz="0" w:space="0" w:color="auto"/>
        <w:right w:val="none" w:sz="0" w:space="0" w:color="auto"/>
      </w:divBdr>
    </w:div>
    <w:div w:id="673344397">
      <w:marLeft w:val="640"/>
      <w:marRight w:val="0"/>
      <w:marTop w:val="0"/>
      <w:marBottom w:val="0"/>
      <w:divBdr>
        <w:top w:val="none" w:sz="0" w:space="0" w:color="auto"/>
        <w:left w:val="none" w:sz="0" w:space="0" w:color="auto"/>
        <w:bottom w:val="none" w:sz="0" w:space="0" w:color="auto"/>
        <w:right w:val="none" w:sz="0" w:space="0" w:color="auto"/>
      </w:divBdr>
    </w:div>
    <w:div w:id="673383775">
      <w:marLeft w:val="640"/>
      <w:marRight w:val="0"/>
      <w:marTop w:val="0"/>
      <w:marBottom w:val="0"/>
      <w:divBdr>
        <w:top w:val="none" w:sz="0" w:space="0" w:color="auto"/>
        <w:left w:val="none" w:sz="0" w:space="0" w:color="auto"/>
        <w:bottom w:val="none" w:sz="0" w:space="0" w:color="auto"/>
        <w:right w:val="none" w:sz="0" w:space="0" w:color="auto"/>
      </w:divBdr>
    </w:div>
    <w:div w:id="673385641">
      <w:marLeft w:val="640"/>
      <w:marRight w:val="0"/>
      <w:marTop w:val="0"/>
      <w:marBottom w:val="0"/>
      <w:divBdr>
        <w:top w:val="none" w:sz="0" w:space="0" w:color="auto"/>
        <w:left w:val="none" w:sz="0" w:space="0" w:color="auto"/>
        <w:bottom w:val="none" w:sz="0" w:space="0" w:color="auto"/>
        <w:right w:val="none" w:sz="0" w:space="0" w:color="auto"/>
      </w:divBdr>
    </w:div>
    <w:div w:id="673386656">
      <w:marLeft w:val="640"/>
      <w:marRight w:val="0"/>
      <w:marTop w:val="0"/>
      <w:marBottom w:val="0"/>
      <w:divBdr>
        <w:top w:val="none" w:sz="0" w:space="0" w:color="auto"/>
        <w:left w:val="none" w:sz="0" w:space="0" w:color="auto"/>
        <w:bottom w:val="none" w:sz="0" w:space="0" w:color="auto"/>
        <w:right w:val="none" w:sz="0" w:space="0" w:color="auto"/>
      </w:divBdr>
    </w:div>
    <w:div w:id="673455224">
      <w:marLeft w:val="640"/>
      <w:marRight w:val="0"/>
      <w:marTop w:val="0"/>
      <w:marBottom w:val="0"/>
      <w:divBdr>
        <w:top w:val="none" w:sz="0" w:space="0" w:color="auto"/>
        <w:left w:val="none" w:sz="0" w:space="0" w:color="auto"/>
        <w:bottom w:val="none" w:sz="0" w:space="0" w:color="auto"/>
        <w:right w:val="none" w:sz="0" w:space="0" w:color="auto"/>
      </w:divBdr>
    </w:div>
    <w:div w:id="673455498">
      <w:marLeft w:val="640"/>
      <w:marRight w:val="0"/>
      <w:marTop w:val="0"/>
      <w:marBottom w:val="0"/>
      <w:divBdr>
        <w:top w:val="none" w:sz="0" w:space="0" w:color="auto"/>
        <w:left w:val="none" w:sz="0" w:space="0" w:color="auto"/>
        <w:bottom w:val="none" w:sz="0" w:space="0" w:color="auto"/>
        <w:right w:val="none" w:sz="0" w:space="0" w:color="auto"/>
      </w:divBdr>
    </w:div>
    <w:div w:id="673458915">
      <w:marLeft w:val="640"/>
      <w:marRight w:val="0"/>
      <w:marTop w:val="0"/>
      <w:marBottom w:val="0"/>
      <w:divBdr>
        <w:top w:val="none" w:sz="0" w:space="0" w:color="auto"/>
        <w:left w:val="none" w:sz="0" w:space="0" w:color="auto"/>
        <w:bottom w:val="none" w:sz="0" w:space="0" w:color="auto"/>
        <w:right w:val="none" w:sz="0" w:space="0" w:color="auto"/>
      </w:divBdr>
    </w:div>
    <w:div w:id="673462315">
      <w:marLeft w:val="640"/>
      <w:marRight w:val="0"/>
      <w:marTop w:val="0"/>
      <w:marBottom w:val="0"/>
      <w:divBdr>
        <w:top w:val="none" w:sz="0" w:space="0" w:color="auto"/>
        <w:left w:val="none" w:sz="0" w:space="0" w:color="auto"/>
        <w:bottom w:val="none" w:sz="0" w:space="0" w:color="auto"/>
        <w:right w:val="none" w:sz="0" w:space="0" w:color="auto"/>
      </w:divBdr>
    </w:div>
    <w:div w:id="673654340">
      <w:marLeft w:val="640"/>
      <w:marRight w:val="0"/>
      <w:marTop w:val="0"/>
      <w:marBottom w:val="0"/>
      <w:divBdr>
        <w:top w:val="none" w:sz="0" w:space="0" w:color="auto"/>
        <w:left w:val="none" w:sz="0" w:space="0" w:color="auto"/>
        <w:bottom w:val="none" w:sz="0" w:space="0" w:color="auto"/>
        <w:right w:val="none" w:sz="0" w:space="0" w:color="auto"/>
      </w:divBdr>
    </w:div>
    <w:div w:id="673797891">
      <w:marLeft w:val="640"/>
      <w:marRight w:val="0"/>
      <w:marTop w:val="0"/>
      <w:marBottom w:val="0"/>
      <w:divBdr>
        <w:top w:val="none" w:sz="0" w:space="0" w:color="auto"/>
        <w:left w:val="none" w:sz="0" w:space="0" w:color="auto"/>
        <w:bottom w:val="none" w:sz="0" w:space="0" w:color="auto"/>
        <w:right w:val="none" w:sz="0" w:space="0" w:color="auto"/>
      </w:divBdr>
    </w:div>
    <w:div w:id="673799187">
      <w:marLeft w:val="640"/>
      <w:marRight w:val="0"/>
      <w:marTop w:val="0"/>
      <w:marBottom w:val="0"/>
      <w:divBdr>
        <w:top w:val="none" w:sz="0" w:space="0" w:color="auto"/>
        <w:left w:val="none" w:sz="0" w:space="0" w:color="auto"/>
        <w:bottom w:val="none" w:sz="0" w:space="0" w:color="auto"/>
        <w:right w:val="none" w:sz="0" w:space="0" w:color="auto"/>
      </w:divBdr>
    </w:div>
    <w:div w:id="673993913">
      <w:marLeft w:val="640"/>
      <w:marRight w:val="0"/>
      <w:marTop w:val="0"/>
      <w:marBottom w:val="0"/>
      <w:divBdr>
        <w:top w:val="none" w:sz="0" w:space="0" w:color="auto"/>
        <w:left w:val="none" w:sz="0" w:space="0" w:color="auto"/>
        <w:bottom w:val="none" w:sz="0" w:space="0" w:color="auto"/>
        <w:right w:val="none" w:sz="0" w:space="0" w:color="auto"/>
      </w:divBdr>
    </w:div>
    <w:div w:id="674041631">
      <w:marLeft w:val="640"/>
      <w:marRight w:val="0"/>
      <w:marTop w:val="0"/>
      <w:marBottom w:val="0"/>
      <w:divBdr>
        <w:top w:val="none" w:sz="0" w:space="0" w:color="auto"/>
        <w:left w:val="none" w:sz="0" w:space="0" w:color="auto"/>
        <w:bottom w:val="none" w:sz="0" w:space="0" w:color="auto"/>
        <w:right w:val="none" w:sz="0" w:space="0" w:color="auto"/>
      </w:divBdr>
    </w:div>
    <w:div w:id="674066321">
      <w:marLeft w:val="640"/>
      <w:marRight w:val="0"/>
      <w:marTop w:val="0"/>
      <w:marBottom w:val="0"/>
      <w:divBdr>
        <w:top w:val="none" w:sz="0" w:space="0" w:color="auto"/>
        <w:left w:val="none" w:sz="0" w:space="0" w:color="auto"/>
        <w:bottom w:val="none" w:sz="0" w:space="0" w:color="auto"/>
        <w:right w:val="none" w:sz="0" w:space="0" w:color="auto"/>
      </w:divBdr>
    </w:div>
    <w:div w:id="674066973">
      <w:marLeft w:val="640"/>
      <w:marRight w:val="0"/>
      <w:marTop w:val="0"/>
      <w:marBottom w:val="0"/>
      <w:divBdr>
        <w:top w:val="none" w:sz="0" w:space="0" w:color="auto"/>
        <w:left w:val="none" w:sz="0" w:space="0" w:color="auto"/>
        <w:bottom w:val="none" w:sz="0" w:space="0" w:color="auto"/>
        <w:right w:val="none" w:sz="0" w:space="0" w:color="auto"/>
      </w:divBdr>
    </w:div>
    <w:div w:id="674114660">
      <w:marLeft w:val="640"/>
      <w:marRight w:val="0"/>
      <w:marTop w:val="0"/>
      <w:marBottom w:val="0"/>
      <w:divBdr>
        <w:top w:val="none" w:sz="0" w:space="0" w:color="auto"/>
        <w:left w:val="none" w:sz="0" w:space="0" w:color="auto"/>
        <w:bottom w:val="none" w:sz="0" w:space="0" w:color="auto"/>
        <w:right w:val="none" w:sz="0" w:space="0" w:color="auto"/>
      </w:divBdr>
    </w:div>
    <w:div w:id="674116624">
      <w:marLeft w:val="640"/>
      <w:marRight w:val="0"/>
      <w:marTop w:val="0"/>
      <w:marBottom w:val="0"/>
      <w:divBdr>
        <w:top w:val="none" w:sz="0" w:space="0" w:color="auto"/>
        <w:left w:val="none" w:sz="0" w:space="0" w:color="auto"/>
        <w:bottom w:val="none" w:sz="0" w:space="0" w:color="auto"/>
        <w:right w:val="none" w:sz="0" w:space="0" w:color="auto"/>
      </w:divBdr>
    </w:div>
    <w:div w:id="674260603">
      <w:marLeft w:val="640"/>
      <w:marRight w:val="0"/>
      <w:marTop w:val="0"/>
      <w:marBottom w:val="0"/>
      <w:divBdr>
        <w:top w:val="none" w:sz="0" w:space="0" w:color="auto"/>
        <w:left w:val="none" w:sz="0" w:space="0" w:color="auto"/>
        <w:bottom w:val="none" w:sz="0" w:space="0" w:color="auto"/>
        <w:right w:val="none" w:sz="0" w:space="0" w:color="auto"/>
      </w:divBdr>
    </w:div>
    <w:div w:id="674308476">
      <w:marLeft w:val="640"/>
      <w:marRight w:val="0"/>
      <w:marTop w:val="0"/>
      <w:marBottom w:val="0"/>
      <w:divBdr>
        <w:top w:val="none" w:sz="0" w:space="0" w:color="auto"/>
        <w:left w:val="none" w:sz="0" w:space="0" w:color="auto"/>
        <w:bottom w:val="none" w:sz="0" w:space="0" w:color="auto"/>
        <w:right w:val="none" w:sz="0" w:space="0" w:color="auto"/>
      </w:divBdr>
    </w:div>
    <w:div w:id="674310704">
      <w:marLeft w:val="640"/>
      <w:marRight w:val="0"/>
      <w:marTop w:val="0"/>
      <w:marBottom w:val="0"/>
      <w:divBdr>
        <w:top w:val="none" w:sz="0" w:space="0" w:color="auto"/>
        <w:left w:val="none" w:sz="0" w:space="0" w:color="auto"/>
        <w:bottom w:val="none" w:sz="0" w:space="0" w:color="auto"/>
        <w:right w:val="none" w:sz="0" w:space="0" w:color="auto"/>
      </w:divBdr>
    </w:div>
    <w:div w:id="674386201">
      <w:marLeft w:val="640"/>
      <w:marRight w:val="0"/>
      <w:marTop w:val="0"/>
      <w:marBottom w:val="0"/>
      <w:divBdr>
        <w:top w:val="none" w:sz="0" w:space="0" w:color="auto"/>
        <w:left w:val="none" w:sz="0" w:space="0" w:color="auto"/>
        <w:bottom w:val="none" w:sz="0" w:space="0" w:color="auto"/>
        <w:right w:val="none" w:sz="0" w:space="0" w:color="auto"/>
      </w:divBdr>
    </w:div>
    <w:div w:id="674454985">
      <w:marLeft w:val="640"/>
      <w:marRight w:val="0"/>
      <w:marTop w:val="0"/>
      <w:marBottom w:val="0"/>
      <w:divBdr>
        <w:top w:val="none" w:sz="0" w:space="0" w:color="auto"/>
        <w:left w:val="none" w:sz="0" w:space="0" w:color="auto"/>
        <w:bottom w:val="none" w:sz="0" w:space="0" w:color="auto"/>
        <w:right w:val="none" w:sz="0" w:space="0" w:color="auto"/>
      </w:divBdr>
    </w:div>
    <w:div w:id="674456111">
      <w:marLeft w:val="640"/>
      <w:marRight w:val="0"/>
      <w:marTop w:val="0"/>
      <w:marBottom w:val="0"/>
      <w:divBdr>
        <w:top w:val="none" w:sz="0" w:space="0" w:color="auto"/>
        <w:left w:val="none" w:sz="0" w:space="0" w:color="auto"/>
        <w:bottom w:val="none" w:sz="0" w:space="0" w:color="auto"/>
        <w:right w:val="none" w:sz="0" w:space="0" w:color="auto"/>
      </w:divBdr>
    </w:div>
    <w:div w:id="674497694">
      <w:marLeft w:val="640"/>
      <w:marRight w:val="0"/>
      <w:marTop w:val="0"/>
      <w:marBottom w:val="0"/>
      <w:divBdr>
        <w:top w:val="none" w:sz="0" w:space="0" w:color="auto"/>
        <w:left w:val="none" w:sz="0" w:space="0" w:color="auto"/>
        <w:bottom w:val="none" w:sz="0" w:space="0" w:color="auto"/>
        <w:right w:val="none" w:sz="0" w:space="0" w:color="auto"/>
      </w:divBdr>
    </w:div>
    <w:div w:id="674503879">
      <w:marLeft w:val="640"/>
      <w:marRight w:val="0"/>
      <w:marTop w:val="0"/>
      <w:marBottom w:val="0"/>
      <w:divBdr>
        <w:top w:val="none" w:sz="0" w:space="0" w:color="auto"/>
        <w:left w:val="none" w:sz="0" w:space="0" w:color="auto"/>
        <w:bottom w:val="none" w:sz="0" w:space="0" w:color="auto"/>
        <w:right w:val="none" w:sz="0" w:space="0" w:color="auto"/>
      </w:divBdr>
    </w:div>
    <w:div w:id="674646055">
      <w:marLeft w:val="640"/>
      <w:marRight w:val="0"/>
      <w:marTop w:val="0"/>
      <w:marBottom w:val="0"/>
      <w:divBdr>
        <w:top w:val="none" w:sz="0" w:space="0" w:color="auto"/>
        <w:left w:val="none" w:sz="0" w:space="0" w:color="auto"/>
        <w:bottom w:val="none" w:sz="0" w:space="0" w:color="auto"/>
        <w:right w:val="none" w:sz="0" w:space="0" w:color="auto"/>
      </w:divBdr>
    </w:div>
    <w:div w:id="674646449">
      <w:marLeft w:val="640"/>
      <w:marRight w:val="0"/>
      <w:marTop w:val="0"/>
      <w:marBottom w:val="0"/>
      <w:divBdr>
        <w:top w:val="none" w:sz="0" w:space="0" w:color="auto"/>
        <w:left w:val="none" w:sz="0" w:space="0" w:color="auto"/>
        <w:bottom w:val="none" w:sz="0" w:space="0" w:color="auto"/>
        <w:right w:val="none" w:sz="0" w:space="0" w:color="auto"/>
      </w:divBdr>
    </w:div>
    <w:div w:id="674772763">
      <w:marLeft w:val="640"/>
      <w:marRight w:val="0"/>
      <w:marTop w:val="0"/>
      <w:marBottom w:val="0"/>
      <w:divBdr>
        <w:top w:val="none" w:sz="0" w:space="0" w:color="auto"/>
        <w:left w:val="none" w:sz="0" w:space="0" w:color="auto"/>
        <w:bottom w:val="none" w:sz="0" w:space="0" w:color="auto"/>
        <w:right w:val="none" w:sz="0" w:space="0" w:color="auto"/>
      </w:divBdr>
    </w:div>
    <w:div w:id="674846129">
      <w:marLeft w:val="640"/>
      <w:marRight w:val="0"/>
      <w:marTop w:val="0"/>
      <w:marBottom w:val="0"/>
      <w:divBdr>
        <w:top w:val="none" w:sz="0" w:space="0" w:color="auto"/>
        <w:left w:val="none" w:sz="0" w:space="0" w:color="auto"/>
        <w:bottom w:val="none" w:sz="0" w:space="0" w:color="auto"/>
        <w:right w:val="none" w:sz="0" w:space="0" w:color="auto"/>
      </w:divBdr>
    </w:div>
    <w:div w:id="674960378">
      <w:marLeft w:val="640"/>
      <w:marRight w:val="0"/>
      <w:marTop w:val="0"/>
      <w:marBottom w:val="0"/>
      <w:divBdr>
        <w:top w:val="none" w:sz="0" w:space="0" w:color="auto"/>
        <w:left w:val="none" w:sz="0" w:space="0" w:color="auto"/>
        <w:bottom w:val="none" w:sz="0" w:space="0" w:color="auto"/>
        <w:right w:val="none" w:sz="0" w:space="0" w:color="auto"/>
      </w:divBdr>
    </w:div>
    <w:div w:id="675034501">
      <w:marLeft w:val="640"/>
      <w:marRight w:val="0"/>
      <w:marTop w:val="0"/>
      <w:marBottom w:val="0"/>
      <w:divBdr>
        <w:top w:val="none" w:sz="0" w:space="0" w:color="auto"/>
        <w:left w:val="none" w:sz="0" w:space="0" w:color="auto"/>
        <w:bottom w:val="none" w:sz="0" w:space="0" w:color="auto"/>
        <w:right w:val="none" w:sz="0" w:space="0" w:color="auto"/>
      </w:divBdr>
    </w:div>
    <w:div w:id="675039306">
      <w:marLeft w:val="640"/>
      <w:marRight w:val="0"/>
      <w:marTop w:val="0"/>
      <w:marBottom w:val="0"/>
      <w:divBdr>
        <w:top w:val="none" w:sz="0" w:space="0" w:color="auto"/>
        <w:left w:val="none" w:sz="0" w:space="0" w:color="auto"/>
        <w:bottom w:val="none" w:sz="0" w:space="0" w:color="auto"/>
        <w:right w:val="none" w:sz="0" w:space="0" w:color="auto"/>
      </w:divBdr>
    </w:div>
    <w:div w:id="675155178">
      <w:marLeft w:val="640"/>
      <w:marRight w:val="0"/>
      <w:marTop w:val="0"/>
      <w:marBottom w:val="0"/>
      <w:divBdr>
        <w:top w:val="none" w:sz="0" w:space="0" w:color="auto"/>
        <w:left w:val="none" w:sz="0" w:space="0" w:color="auto"/>
        <w:bottom w:val="none" w:sz="0" w:space="0" w:color="auto"/>
        <w:right w:val="none" w:sz="0" w:space="0" w:color="auto"/>
      </w:divBdr>
    </w:div>
    <w:div w:id="675303837">
      <w:marLeft w:val="640"/>
      <w:marRight w:val="0"/>
      <w:marTop w:val="0"/>
      <w:marBottom w:val="0"/>
      <w:divBdr>
        <w:top w:val="none" w:sz="0" w:space="0" w:color="auto"/>
        <w:left w:val="none" w:sz="0" w:space="0" w:color="auto"/>
        <w:bottom w:val="none" w:sz="0" w:space="0" w:color="auto"/>
        <w:right w:val="none" w:sz="0" w:space="0" w:color="auto"/>
      </w:divBdr>
    </w:div>
    <w:div w:id="675309344">
      <w:marLeft w:val="640"/>
      <w:marRight w:val="0"/>
      <w:marTop w:val="0"/>
      <w:marBottom w:val="0"/>
      <w:divBdr>
        <w:top w:val="none" w:sz="0" w:space="0" w:color="auto"/>
        <w:left w:val="none" w:sz="0" w:space="0" w:color="auto"/>
        <w:bottom w:val="none" w:sz="0" w:space="0" w:color="auto"/>
        <w:right w:val="none" w:sz="0" w:space="0" w:color="auto"/>
      </w:divBdr>
    </w:div>
    <w:div w:id="675380073">
      <w:marLeft w:val="640"/>
      <w:marRight w:val="0"/>
      <w:marTop w:val="0"/>
      <w:marBottom w:val="0"/>
      <w:divBdr>
        <w:top w:val="none" w:sz="0" w:space="0" w:color="auto"/>
        <w:left w:val="none" w:sz="0" w:space="0" w:color="auto"/>
        <w:bottom w:val="none" w:sz="0" w:space="0" w:color="auto"/>
        <w:right w:val="none" w:sz="0" w:space="0" w:color="auto"/>
      </w:divBdr>
    </w:div>
    <w:div w:id="675421942">
      <w:marLeft w:val="640"/>
      <w:marRight w:val="0"/>
      <w:marTop w:val="0"/>
      <w:marBottom w:val="0"/>
      <w:divBdr>
        <w:top w:val="none" w:sz="0" w:space="0" w:color="auto"/>
        <w:left w:val="none" w:sz="0" w:space="0" w:color="auto"/>
        <w:bottom w:val="none" w:sz="0" w:space="0" w:color="auto"/>
        <w:right w:val="none" w:sz="0" w:space="0" w:color="auto"/>
      </w:divBdr>
    </w:div>
    <w:div w:id="675502260">
      <w:marLeft w:val="640"/>
      <w:marRight w:val="0"/>
      <w:marTop w:val="0"/>
      <w:marBottom w:val="0"/>
      <w:divBdr>
        <w:top w:val="none" w:sz="0" w:space="0" w:color="auto"/>
        <w:left w:val="none" w:sz="0" w:space="0" w:color="auto"/>
        <w:bottom w:val="none" w:sz="0" w:space="0" w:color="auto"/>
        <w:right w:val="none" w:sz="0" w:space="0" w:color="auto"/>
      </w:divBdr>
    </w:div>
    <w:div w:id="675574259">
      <w:marLeft w:val="640"/>
      <w:marRight w:val="0"/>
      <w:marTop w:val="0"/>
      <w:marBottom w:val="0"/>
      <w:divBdr>
        <w:top w:val="none" w:sz="0" w:space="0" w:color="auto"/>
        <w:left w:val="none" w:sz="0" w:space="0" w:color="auto"/>
        <w:bottom w:val="none" w:sz="0" w:space="0" w:color="auto"/>
        <w:right w:val="none" w:sz="0" w:space="0" w:color="auto"/>
      </w:divBdr>
    </w:div>
    <w:div w:id="675765037">
      <w:marLeft w:val="640"/>
      <w:marRight w:val="0"/>
      <w:marTop w:val="0"/>
      <w:marBottom w:val="0"/>
      <w:divBdr>
        <w:top w:val="none" w:sz="0" w:space="0" w:color="auto"/>
        <w:left w:val="none" w:sz="0" w:space="0" w:color="auto"/>
        <w:bottom w:val="none" w:sz="0" w:space="0" w:color="auto"/>
        <w:right w:val="none" w:sz="0" w:space="0" w:color="auto"/>
      </w:divBdr>
    </w:div>
    <w:div w:id="675769904">
      <w:marLeft w:val="640"/>
      <w:marRight w:val="0"/>
      <w:marTop w:val="0"/>
      <w:marBottom w:val="0"/>
      <w:divBdr>
        <w:top w:val="none" w:sz="0" w:space="0" w:color="auto"/>
        <w:left w:val="none" w:sz="0" w:space="0" w:color="auto"/>
        <w:bottom w:val="none" w:sz="0" w:space="0" w:color="auto"/>
        <w:right w:val="none" w:sz="0" w:space="0" w:color="auto"/>
      </w:divBdr>
    </w:div>
    <w:div w:id="675807849">
      <w:marLeft w:val="640"/>
      <w:marRight w:val="0"/>
      <w:marTop w:val="0"/>
      <w:marBottom w:val="0"/>
      <w:divBdr>
        <w:top w:val="none" w:sz="0" w:space="0" w:color="auto"/>
        <w:left w:val="none" w:sz="0" w:space="0" w:color="auto"/>
        <w:bottom w:val="none" w:sz="0" w:space="0" w:color="auto"/>
        <w:right w:val="none" w:sz="0" w:space="0" w:color="auto"/>
      </w:divBdr>
    </w:div>
    <w:div w:id="675810107">
      <w:marLeft w:val="640"/>
      <w:marRight w:val="0"/>
      <w:marTop w:val="0"/>
      <w:marBottom w:val="0"/>
      <w:divBdr>
        <w:top w:val="none" w:sz="0" w:space="0" w:color="auto"/>
        <w:left w:val="none" w:sz="0" w:space="0" w:color="auto"/>
        <w:bottom w:val="none" w:sz="0" w:space="0" w:color="auto"/>
        <w:right w:val="none" w:sz="0" w:space="0" w:color="auto"/>
      </w:divBdr>
    </w:div>
    <w:div w:id="675810459">
      <w:marLeft w:val="640"/>
      <w:marRight w:val="0"/>
      <w:marTop w:val="0"/>
      <w:marBottom w:val="0"/>
      <w:divBdr>
        <w:top w:val="none" w:sz="0" w:space="0" w:color="auto"/>
        <w:left w:val="none" w:sz="0" w:space="0" w:color="auto"/>
        <w:bottom w:val="none" w:sz="0" w:space="0" w:color="auto"/>
        <w:right w:val="none" w:sz="0" w:space="0" w:color="auto"/>
      </w:divBdr>
    </w:div>
    <w:div w:id="675811694">
      <w:marLeft w:val="640"/>
      <w:marRight w:val="0"/>
      <w:marTop w:val="0"/>
      <w:marBottom w:val="0"/>
      <w:divBdr>
        <w:top w:val="none" w:sz="0" w:space="0" w:color="auto"/>
        <w:left w:val="none" w:sz="0" w:space="0" w:color="auto"/>
        <w:bottom w:val="none" w:sz="0" w:space="0" w:color="auto"/>
        <w:right w:val="none" w:sz="0" w:space="0" w:color="auto"/>
      </w:divBdr>
    </w:div>
    <w:div w:id="675883359">
      <w:marLeft w:val="640"/>
      <w:marRight w:val="0"/>
      <w:marTop w:val="0"/>
      <w:marBottom w:val="0"/>
      <w:divBdr>
        <w:top w:val="none" w:sz="0" w:space="0" w:color="auto"/>
        <w:left w:val="none" w:sz="0" w:space="0" w:color="auto"/>
        <w:bottom w:val="none" w:sz="0" w:space="0" w:color="auto"/>
        <w:right w:val="none" w:sz="0" w:space="0" w:color="auto"/>
      </w:divBdr>
    </w:div>
    <w:div w:id="675887642">
      <w:marLeft w:val="640"/>
      <w:marRight w:val="0"/>
      <w:marTop w:val="0"/>
      <w:marBottom w:val="0"/>
      <w:divBdr>
        <w:top w:val="none" w:sz="0" w:space="0" w:color="auto"/>
        <w:left w:val="none" w:sz="0" w:space="0" w:color="auto"/>
        <w:bottom w:val="none" w:sz="0" w:space="0" w:color="auto"/>
        <w:right w:val="none" w:sz="0" w:space="0" w:color="auto"/>
      </w:divBdr>
    </w:div>
    <w:div w:id="676079752">
      <w:marLeft w:val="640"/>
      <w:marRight w:val="0"/>
      <w:marTop w:val="0"/>
      <w:marBottom w:val="0"/>
      <w:divBdr>
        <w:top w:val="none" w:sz="0" w:space="0" w:color="auto"/>
        <w:left w:val="none" w:sz="0" w:space="0" w:color="auto"/>
        <w:bottom w:val="none" w:sz="0" w:space="0" w:color="auto"/>
        <w:right w:val="none" w:sz="0" w:space="0" w:color="auto"/>
      </w:divBdr>
    </w:div>
    <w:div w:id="676080268">
      <w:marLeft w:val="640"/>
      <w:marRight w:val="0"/>
      <w:marTop w:val="0"/>
      <w:marBottom w:val="0"/>
      <w:divBdr>
        <w:top w:val="none" w:sz="0" w:space="0" w:color="auto"/>
        <w:left w:val="none" w:sz="0" w:space="0" w:color="auto"/>
        <w:bottom w:val="none" w:sz="0" w:space="0" w:color="auto"/>
        <w:right w:val="none" w:sz="0" w:space="0" w:color="auto"/>
      </w:divBdr>
    </w:div>
    <w:div w:id="676155090">
      <w:marLeft w:val="640"/>
      <w:marRight w:val="0"/>
      <w:marTop w:val="0"/>
      <w:marBottom w:val="0"/>
      <w:divBdr>
        <w:top w:val="none" w:sz="0" w:space="0" w:color="auto"/>
        <w:left w:val="none" w:sz="0" w:space="0" w:color="auto"/>
        <w:bottom w:val="none" w:sz="0" w:space="0" w:color="auto"/>
        <w:right w:val="none" w:sz="0" w:space="0" w:color="auto"/>
      </w:divBdr>
    </w:div>
    <w:div w:id="676158766">
      <w:marLeft w:val="640"/>
      <w:marRight w:val="0"/>
      <w:marTop w:val="0"/>
      <w:marBottom w:val="0"/>
      <w:divBdr>
        <w:top w:val="none" w:sz="0" w:space="0" w:color="auto"/>
        <w:left w:val="none" w:sz="0" w:space="0" w:color="auto"/>
        <w:bottom w:val="none" w:sz="0" w:space="0" w:color="auto"/>
        <w:right w:val="none" w:sz="0" w:space="0" w:color="auto"/>
      </w:divBdr>
    </w:div>
    <w:div w:id="676201587">
      <w:marLeft w:val="640"/>
      <w:marRight w:val="0"/>
      <w:marTop w:val="0"/>
      <w:marBottom w:val="0"/>
      <w:divBdr>
        <w:top w:val="none" w:sz="0" w:space="0" w:color="auto"/>
        <w:left w:val="none" w:sz="0" w:space="0" w:color="auto"/>
        <w:bottom w:val="none" w:sz="0" w:space="0" w:color="auto"/>
        <w:right w:val="none" w:sz="0" w:space="0" w:color="auto"/>
      </w:divBdr>
    </w:div>
    <w:div w:id="676343201">
      <w:marLeft w:val="640"/>
      <w:marRight w:val="0"/>
      <w:marTop w:val="0"/>
      <w:marBottom w:val="0"/>
      <w:divBdr>
        <w:top w:val="none" w:sz="0" w:space="0" w:color="auto"/>
        <w:left w:val="none" w:sz="0" w:space="0" w:color="auto"/>
        <w:bottom w:val="none" w:sz="0" w:space="0" w:color="auto"/>
        <w:right w:val="none" w:sz="0" w:space="0" w:color="auto"/>
      </w:divBdr>
    </w:div>
    <w:div w:id="676347712">
      <w:marLeft w:val="640"/>
      <w:marRight w:val="0"/>
      <w:marTop w:val="0"/>
      <w:marBottom w:val="0"/>
      <w:divBdr>
        <w:top w:val="none" w:sz="0" w:space="0" w:color="auto"/>
        <w:left w:val="none" w:sz="0" w:space="0" w:color="auto"/>
        <w:bottom w:val="none" w:sz="0" w:space="0" w:color="auto"/>
        <w:right w:val="none" w:sz="0" w:space="0" w:color="auto"/>
      </w:divBdr>
    </w:div>
    <w:div w:id="676420248">
      <w:marLeft w:val="640"/>
      <w:marRight w:val="0"/>
      <w:marTop w:val="0"/>
      <w:marBottom w:val="0"/>
      <w:divBdr>
        <w:top w:val="none" w:sz="0" w:space="0" w:color="auto"/>
        <w:left w:val="none" w:sz="0" w:space="0" w:color="auto"/>
        <w:bottom w:val="none" w:sz="0" w:space="0" w:color="auto"/>
        <w:right w:val="none" w:sz="0" w:space="0" w:color="auto"/>
      </w:divBdr>
    </w:div>
    <w:div w:id="676462721">
      <w:marLeft w:val="640"/>
      <w:marRight w:val="0"/>
      <w:marTop w:val="0"/>
      <w:marBottom w:val="0"/>
      <w:divBdr>
        <w:top w:val="none" w:sz="0" w:space="0" w:color="auto"/>
        <w:left w:val="none" w:sz="0" w:space="0" w:color="auto"/>
        <w:bottom w:val="none" w:sz="0" w:space="0" w:color="auto"/>
        <w:right w:val="none" w:sz="0" w:space="0" w:color="auto"/>
      </w:divBdr>
    </w:div>
    <w:div w:id="676469082">
      <w:marLeft w:val="640"/>
      <w:marRight w:val="0"/>
      <w:marTop w:val="0"/>
      <w:marBottom w:val="0"/>
      <w:divBdr>
        <w:top w:val="none" w:sz="0" w:space="0" w:color="auto"/>
        <w:left w:val="none" w:sz="0" w:space="0" w:color="auto"/>
        <w:bottom w:val="none" w:sz="0" w:space="0" w:color="auto"/>
        <w:right w:val="none" w:sz="0" w:space="0" w:color="auto"/>
      </w:divBdr>
    </w:div>
    <w:div w:id="676612066">
      <w:marLeft w:val="640"/>
      <w:marRight w:val="0"/>
      <w:marTop w:val="0"/>
      <w:marBottom w:val="0"/>
      <w:divBdr>
        <w:top w:val="none" w:sz="0" w:space="0" w:color="auto"/>
        <w:left w:val="none" w:sz="0" w:space="0" w:color="auto"/>
        <w:bottom w:val="none" w:sz="0" w:space="0" w:color="auto"/>
        <w:right w:val="none" w:sz="0" w:space="0" w:color="auto"/>
      </w:divBdr>
    </w:div>
    <w:div w:id="676613539">
      <w:marLeft w:val="640"/>
      <w:marRight w:val="0"/>
      <w:marTop w:val="0"/>
      <w:marBottom w:val="0"/>
      <w:divBdr>
        <w:top w:val="none" w:sz="0" w:space="0" w:color="auto"/>
        <w:left w:val="none" w:sz="0" w:space="0" w:color="auto"/>
        <w:bottom w:val="none" w:sz="0" w:space="0" w:color="auto"/>
        <w:right w:val="none" w:sz="0" w:space="0" w:color="auto"/>
      </w:divBdr>
    </w:div>
    <w:div w:id="676732913">
      <w:marLeft w:val="640"/>
      <w:marRight w:val="0"/>
      <w:marTop w:val="0"/>
      <w:marBottom w:val="0"/>
      <w:divBdr>
        <w:top w:val="none" w:sz="0" w:space="0" w:color="auto"/>
        <w:left w:val="none" w:sz="0" w:space="0" w:color="auto"/>
        <w:bottom w:val="none" w:sz="0" w:space="0" w:color="auto"/>
        <w:right w:val="none" w:sz="0" w:space="0" w:color="auto"/>
      </w:divBdr>
    </w:div>
    <w:div w:id="676739142">
      <w:marLeft w:val="640"/>
      <w:marRight w:val="0"/>
      <w:marTop w:val="0"/>
      <w:marBottom w:val="0"/>
      <w:divBdr>
        <w:top w:val="none" w:sz="0" w:space="0" w:color="auto"/>
        <w:left w:val="none" w:sz="0" w:space="0" w:color="auto"/>
        <w:bottom w:val="none" w:sz="0" w:space="0" w:color="auto"/>
        <w:right w:val="none" w:sz="0" w:space="0" w:color="auto"/>
      </w:divBdr>
    </w:div>
    <w:div w:id="676808493">
      <w:marLeft w:val="640"/>
      <w:marRight w:val="0"/>
      <w:marTop w:val="0"/>
      <w:marBottom w:val="0"/>
      <w:divBdr>
        <w:top w:val="none" w:sz="0" w:space="0" w:color="auto"/>
        <w:left w:val="none" w:sz="0" w:space="0" w:color="auto"/>
        <w:bottom w:val="none" w:sz="0" w:space="0" w:color="auto"/>
        <w:right w:val="none" w:sz="0" w:space="0" w:color="auto"/>
      </w:divBdr>
    </w:div>
    <w:div w:id="676927270">
      <w:marLeft w:val="640"/>
      <w:marRight w:val="0"/>
      <w:marTop w:val="0"/>
      <w:marBottom w:val="0"/>
      <w:divBdr>
        <w:top w:val="none" w:sz="0" w:space="0" w:color="auto"/>
        <w:left w:val="none" w:sz="0" w:space="0" w:color="auto"/>
        <w:bottom w:val="none" w:sz="0" w:space="0" w:color="auto"/>
        <w:right w:val="none" w:sz="0" w:space="0" w:color="auto"/>
      </w:divBdr>
    </w:div>
    <w:div w:id="676928653">
      <w:marLeft w:val="640"/>
      <w:marRight w:val="0"/>
      <w:marTop w:val="0"/>
      <w:marBottom w:val="0"/>
      <w:divBdr>
        <w:top w:val="none" w:sz="0" w:space="0" w:color="auto"/>
        <w:left w:val="none" w:sz="0" w:space="0" w:color="auto"/>
        <w:bottom w:val="none" w:sz="0" w:space="0" w:color="auto"/>
        <w:right w:val="none" w:sz="0" w:space="0" w:color="auto"/>
      </w:divBdr>
    </w:div>
    <w:div w:id="677002890">
      <w:marLeft w:val="640"/>
      <w:marRight w:val="0"/>
      <w:marTop w:val="0"/>
      <w:marBottom w:val="0"/>
      <w:divBdr>
        <w:top w:val="none" w:sz="0" w:space="0" w:color="auto"/>
        <w:left w:val="none" w:sz="0" w:space="0" w:color="auto"/>
        <w:bottom w:val="none" w:sz="0" w:space="0" w:color="auto"/>
        <w:right w:val="none" w:sz="0" w:space="0" w:color="auto"/>
      </w:divBdr>
    </w:div>
    <w:div w:id="677078874">
      <w:marLeft w:val="640"/>
      <w:marRight w:val="0"/>
      <w:marTop w:val="0"/>
      <w:marBottom w:val="0"/>
      <w:divBdr>
        <w:top w:val="none" w:sz="0" w:space="0" w:color="auto"/>
        <w:left w:val="none" w:sz="0" w:space="0" w:color="auto"/>
        <w:bottom w:val="none" w:sz="0" w:space="0" w:color="auto"/>
        <w:right w:val="none" w:sz="0" w:space="0" w:color="auto"/>
      </w:divBdr>
    </w:div>
    <w:div w:id="677079634">
      <w:marLeft w:val="640"/>
      <w:marRight w:val="0"/>
      <w:marTop w:val="0"/>
      <w:marBottom w:val="0"/>
      <w:divBdr>
        <w:top w:val="none" w:sz="0" w:space="0" w:color="auto"/>
        <w:left w:val="none" w:sz="0" w:space="0" w:color="auto"/>
        <w:bottom w:val="none" w:sz="0" w:space="0" w:color="auto"/>
        <w:right w:val="none" w:sz="0" w:space="0" w:color="auto"/>
      </w:divBdr>
    </w:div>
    <w:div w:id="677122857">
      <w:marLeft w:val="640"/>
      <w:marRight w:val="0"/>
      <w:marTop w:val="0"/>
      <w:marBottom w:val="0"/>
      <w:divBdr>
        <w:top w:val="none" w:sz="0" w:space="0" w:color="auto"/>
        <w:left w:val="none" w:sz="0" w:space="0" w:color="auto"/>
        <w:bottom w:val="none" w:sz="0" w:space="0" w:color="auto"/>
        <w:right w:val="none" w:sz="0" w:space="0" w:color="auto"/>
      </w:divBdr>
    </w:div>
    <w:div w:id="677198631">
      <w:marLeft w:val="640"/>
      <w:marRight w:val="0"/>
      <w:marTop w:val="0"/>
      <w:marBottom w:val="0"/>
      <w:divBdr>
        <w:top w:val="none" w:sz="0" w:space="0" w:color="auto"/>
        <w:left w:val="none" w:sz="0" w:space="0" w:color="auto"/>
        <w:bottom w:val="none" w:sz="0" w:space="0" w:color="auto"/>
        <w:right w:val="none" w:sz="0" w:space="0" w:color="auto"/>
      </w:divBdr>
    </w:div>
    <w:div w:id="677200329">
      <w:marLeft w:val="640"/>
      <w:marRight w:val="0"/>
      <w:marTop w:val="0"/>
      <w:marBottom w:val="0"/>
      <w:divBdr>
        <w:top w:val="none" w:sz="0" w:space="0" w:color="auto"/>
        <w:left w:val="none" w:sz="0" w:space="0" w:color="auto"/>
        <w:bottom w:val="none" w:sz="0" w:space="0" w:color="auto"/>
        <w:right w:val="none" w:sz="0" w:space="0" w:color="auto"/>
      </w:divBdr>
    </w:div>
    <w:div w:id="677270341">
      <w:marLeft w:val="640"/>
      <w:marRight w:val="0"/>
      <w:marTop w:val="0"/>
      <w:marBottom w:val="0"/>
      <w:divBdr>
        <w:top w:val="none" w:sz="0" w:space="0" w:color="auto"/>
        <w:left w:val="none" w:sz="0" w:space="0" w:color="auto"/>
        <w:bottom w:val="none" w:sz="0" w:space="0" w:color="auto"/>
        <w:right w:val="none" w:sz="0" w:space="0" w:color="auto"/>
      </w:divBdr>
    </w:div>
    <w:div w:id="677272994">
      <w:marLeft w:val="640"/>
      <w:marRight w:val="0"/>
      <w:marTop w:val="0"/>
      <w:marBottom w:val="0"/>
      <w:divBdr>
        <w:top w:val="none" w:sz="0" w:space="0" w:color="auto"/>
        <w:left w:val="none" w:sz="0" w:space="0" w:color="auto"/>
        <w:bottom w:val="none" w:sz="0" w:space="0" w:color="auto"/>
        <w:right w:val="none" w:sz="0" w:space="0" w:color="auto"/>
      </w:divBdr>
    </w:div>
    <w:div w:id="677344489">
      <w:marLeft w:val="640"/>
      <w:marRight w:val="0"/>
      <w:marTop w:val="0"/>
      <w:marBottom w:val="0"/>
      <w:divBdr>
        <w:top w:val="none" w:sz="0" w:space="0" w:color="auto"/>
        <w:left w:val="none" w:sz="0" w:space="0" w:color="auto"/>
        <w:bottom w:val="none" w:sz="0" w:space="0" w:color="auto"/>
        <w:right w:val="none" w:sz="0" w:space="0" w:color="auto"/>
      </w:divBdr>
    </w:div>
    <w:div w:id="677462938">
      <w:marLeft w:val="640"/>
      <w:marRight w:val="0"/>
      <w:marTop w:val="0"/>
      <w:marBottom w:val="0"/>
      <w:divBdr>
        <w:top w:val="none" w:sz="0" w:space="0" w:color="auto"/>
        <w:left w:val="none" w:sz="0" w:space="0" w:color="auto"/>
        <w:bottom w:val="none" w:sz="0" w:space="0" w:color="auto"/>
        <w:right w:val="none" w:sz="0" w:space="0" w:color="auto"/>
      </w:divBdr>
    </w:div>
    <w:div w:id="677464200">
      <w:marLeft w:val="640"/>
      <w:marRight w:val="0"/>
      <w:marTop w:val="0"/>
      <w:marBottom w:val="0"/>
      <w:divBdr>
        <w:top w:val="none" w:sz="0" w:space="0" w:color="auto"/>
        <w:left w:val="none" w:sz="0" w:space="0" w:color="auto"/>
        <w:bottom w:val="none" w:sz="0" w:space="0" w:color="auto"/>
        <w:right w:val="none" w:sz="0" w:space="0" w:color="auto"/>
      </w:divBdr>
    </w:div>
    <w:div w:id="677464282">
      <w:marLeft w:val="640"/>
      <w:marRight w:val="0"/>
      <w:marTop w:val="0"/>
      <w:marBottom w:val="0"/>
      <w:divBdr>
        <w:top w:val="none" w:sz="0" w:space="0" w:color="auto"/>
        <w:left w:val="none" w:sz="0" w:space="0" w:color="auto"/>
        <w:bottom w:val="none" w:sz="0" w:space="0" w:color="auto"/>
        <w:right w:val="none" w:sz="0" w:space="0" w:color="auto"/>
      </w:divBdr>
    </w:div>
    <w:div w:id="677464703">
      <w:marLeft w:val="640"/>
      <w:marRight w:val="0"/>
      <w:marTop w:val="0"/>
      <w:marBottom w:val="0"/>
      <w:divBdr>
        <w:top w:val="none" w:sz="0" w:space="0" w:color="auto"/>
        <w:left w:val="none" w:sz="0" w:space="0" w:color="auto"/>
        <w:bottom w:val="none" w:sz="0" w:space="0" w:color="auto"/>
        <w:right w:val="none" w:sz="0" w:space="0" w:color="auto"/>
      </w:divBdr>
    </w:div>
    <w:div w:id="677466999">
      <w:marLeft w:val="640"/>
      <w:marRight w:val="0"/>
      <w:marTop w:val="0"/>
      <w:marBottom w:val="0"/>
      <w:divBdr>
        <w:top w:val="none" w:sz="0" w:space="0" w:color="auto"/>
        <w:left w:val="none" w:sz="0" w:space="0" w:color="auto"/>
        <w:bottom w:val="none" w:sz="0" w:space="0" w:color="auto"/>
        <w:right w:val="none" w:sz="0" w:space="0" w:color="auto"/>
      </w:divBdr>
    </w:div>
    <w:div w:id="677535933">
      <w:marLeft w:val="640"/>
      <w:marRight w:val="0"/>
      <w:marTop w:val="0"/>
      <w:marBottom w:val="0"/>
      <w:divBdr>
        <w:top w:val="none" w:sz="0" w:space="0" w:color="auto"/>
        <w:left w:val="none" w:sz="0" w:space="0" w:color="auto"/>
        <w:bottom w:val="none" w:sz="0" w:space="0" w:color="auto"/>
        <w:right w:val="none" w:sz="0" w:space="0" w:color="auto"/>
      </w:divBdr>
    </w:div>
    <w:div w:id="677536228">
      <w:marLeft w:val="640"/>
      <w:marRight w:val="0"/>
      <w:marTop w:val="0"/>
      <w:marBottom w:val="0"/>
      <w:divBdr>
        <w:top w:val="none" w:sz="0" w:space="0" w:color="auto"/>
        <w:left w:val="none" w:sz="0" w:space="0" w:color="auto"/>
        <w:bottom w:val="none" w:sz="0" w:space="0" w:color="auto"/>
        <w:right w:val="none" w:sz="0" w:space="0" w:color="auto"/>
      </w:divBdr>
    </w:div>
    <w:div w:id="677540355">
      <w:marLeft w:val="640"/>
      <w:marRight w:val="0"/>
      <w:marTop w:val="0"/>
      <w:marBottom w:val="0"/>
      <w:divBdr>
        <w:top w:val="none" w:sz="0" w:space="0" w:color="auto"/>
        <w:left w:val="none" w:sz="0" w:space="0" w:color="auto"/>
        <w:bottom w:val="none" w:sz="0" w:space="0" w:color="auto"/>
        <w:right w:val="none" w:sz="0" w:space="0" w:color="auto"/>
      </w:divBdr>
    </w:div>
    <w:div w:id="677540577">
      <w:marLeft w:val="640"/>
      <w:marRight w:val="0"/>
      <w:marTop w:val="0"/>
      <w:marBottom w:val="0"/>
      <w:divBdr>
        <w:top w:val="none" w:sz="0" w:space="0" w:color="auto"/>
        <w:left w:val="none" w:sz="0" w:space="0" w:color="auto"/>
        <w:bottom w:val="none" w:sz="0" w:space="0" w:color="auto"/>
        <w:right w:val="none" w:sz="0" w:space="0" w:color="auto"/>
      </w:divBdr>
    </w:div>
    <w:div w:id="677542877">
      <w:marLeft w:val="640"/>
      <w:marRight w:val="0"/>
      <w:marTop w:val="0"/>
      <w:marBottom w:val="0"/>
      <w:divBdr>
        <w:top w:val="none" w:sz="0" w:space="0" w:color="auto"/>
        <w:left w:val="none" w:sz="0" w:space="0" w:color="auto"/>
        <w:bottom w:val="none" w:sz="0" w:space="0" w:color="auto"/>
        <w:right w:val="none" w:sz="0" w:space="0" w:color="auto"/>
      </w:divBdr>
    </w:div>
    <w:div w:id="677586170">
      <w:marLeft w:val="640"/>
      <w:marRight w:val="0"/>
      <w:marTop w:val="0"/>
      <w:marBottom w:val="0"/>
      <w:divBdr>
        <w:top w:val="none" w:sz="0" w:space="0" w:color="auto"/>
        <w:left w:val="none" w:sz="0" w:space="0" w:color="auto"/>
        <w:bottom w:val="none" w:sz="0" w:space="0" w:color="auto"/>
        <w:right w:val="none" w:sz="0" w:space="0" w:color="auto"/>
      </w:divBdr>
    </w:div>
    <w:div w:id="677654197">
      <w:marLeft w:val="640"/>
      <w:marRight w:val="0"/>
      <w:marTop w:val="0"/>
      <w:marBottom w:val="0"/>
      <w:divBdr>
        <w:top w:val="none" w:sz="0" w:space="0" w:color="auto"/>
        <w:left w:val="none" w:sz="0" w:space="0" w:color="auto"/>
        <w:bottom w:val="none" w:sz="0" w:space="0" w:color="auto"/>
        <w:right w:val="none" w:sz="0" w:space="0" w:color="auto"/>
      </w:divBdr>
    </w:div>
    <w:div w:id="677661302">
      <w:marLeft w:val="640"/>
      <w:marRight w:val="0"/>
      <w:marTop w:val="0"/>
      <w:marBottom w:val="0"/>
      <w:divBdr>
        <w:top w:val="none" w:sz="0" w:space="0" w:color="auto"/>
        <w:left w:val="none" w:sz="0" w:space="0" w:color="auto"/>
        <w:bottom w:val="none" w:sz="0" w:space="0" w:color="auto"/>
        <w:right w:val="none" w:sz="0" w:space="0" w:color="auto"/>
      </w:divBdr>
    </w:div>
    <w:div w:id="677730397">
      <w:marLeft w:val="640"/>
      <w:marRight w:val="0"/>
      <w:marTop w:val="0"/>
      <w:marBottom w:val="0"/>
      <w:divBdr>
        <w:top w:val="none" w:sz="0" w:space="0" w:color="auto"/>
        <w:left w:val="none" w:sz="0" w:space="0" w:color="auto"/>
        <w:bottom w:val="none" w:sz="0" w:space="0" w:color="auto"/>
        <w:right w:val="none" w:sz="0" w:space="0" w:color="auto"/>
      </w:divBdr>
    </w:div>
    <w:div w:id="677773850">
      <w:marLeft w:val="640"/>
      <w:marRight w:val="0"/>
      <w:marTop w:val="0"/>
      <w:marBottom w:val="0"/>
      <w:divBdr>
        <w:top w:val="none" w:sz="0" w:space="0" w:color="auto"/>
        <w:left w:val="none" w:sz="0" w:space="0" w:color="auto"/>
        <w:bottom w:val="none" w:sz="0" w:space="0" w:color="auto"/>
        <w:right w:val="none" w:sz="0" w:space="0" w:color="auto"/>
      </w:divBdr>
    </w:div>
    <w:div w:id="677848860">
      <w:marLeft w:val="640"/>
      <w:marRight w:val="0"/>
      <w:marTop w:val="0"/>
      <w:marBottom w:val="0"/>
      <w:divBdr>
        <w:top w:val="none" w:sz="0" w:space="0" w:color="auto"/>
        <w:left w:val="none" w:sz="0" w:space="0" w:color="auto"/>
        <w:bottom w:val="none" w:sz="0" w:space="0" w:color="auto"/>
        <w:right w:val="none" w:sz="0" w:space="0" w:color="auto"/>
      </w:divBdr>
    </w:div>
    <w:div w:id="677972415">
      <w:marLeft w:val="640"/>
      <w:marRight w:val="0"/>
      <w:marTop w:val="0"/>
      <w:marBottom w:val="0"/>
      <w:divBdr>
        <w:top w:val="none" w:sz="0" w:space="0" w:color="auto"/>
        <w:left w:val="none" w:sz="0" w:space="0" w:color="auto"/>
        <w:bottom w:val="none" w:sz="0" w:space="0" w:color="auto"/>
        <w:right w:val="none" w:sz="0" w:space="0" w:color="auto"/>
      </w:divBdr>
    </w:div>
    <w:div w:id="678384627">
      <w:marLeft w:val="640"/>
      <w:marRight w:val="0"/>
      <w:marTop w:val="0"/>
      <w:marBottom w:val="0"/>
      <w:divBdr>
        <w:top w:val="none" w:sz="0" w:space="0" w:color="auto"/>
        <w:left w:val="none" w:sz="0" w:space="0" w:color="auto"/>
        <w:bottom w:val="none" w:sz="0" w:space="0" w:color="auto"/>
        <w:right w:val="none" w:sz="0" w:space="0" w:color="auto"/>
      </w:divBdr>
    </w:div>
    <w:div w:id="678461040">
      <w:marLeft w:val="640"/>
      <w:marRight w:val="0"/>
      <w:marTop w:val="0"/>
      <w:marBottom w:val="0"/>
      <w:divBdr>
        <w:top w:val="none" w:sz="0" w:space="0" w:color="auto"/>
        <w:left w:val="none" w:sz="0" w:space="0" w:color="auto"/>
        <w:bottom w:val="none" w:sz="0" w:space="0" w:color="auto"/>
        <w:right w:val="none" w:sz="0" w:space="0" w:color="auto"/>
      </w:divBdr>
    </w:div>
    <w:div w:id="678504533">
      <w:marLeft w:val="640"/>
      <w:marRight w:val="0"/>
      <w:marTop w:val="0"/>
      <w:marBottom w:val="0"/>
      <w:divBdr>
        <w:top w:val="none" w:sz="0" w:space="0" w:color="auto"/>
        <w:left w:val="none" w:sz="0" w:space="0" w:color="auto"/>
        <w:bottom w:val="none" w:sz="0" w:space="0" w:color="auto"/>
        <w:right w:val="none" w:sz="0" w:space="0" w:color="auto"/>
      </w:divBdr>
    </w:div>
    <w:div w:id="678653780">
      <w:marLeft w:val="640"/>
      <w:marRight w:val="0"/>
      <w:marTop w:val="0"/>
      <w:marBottom w:val="0"/>
      <w:divBdr>
        <w:top w:val="none" w:sz="0" w:space="0" w:color="auto"/>
        <w:left w:val="none" w:sz="0" w:space="0" w:color="auto"/>
        <w:bottom w:val="none" w:sz="0" w:space="0" w:color="auto"/>
        <w:right w:val="none" w:sz="0" w:space="0" w:color="auto"/>
      </w:divBdr>
    </w:div>
    <w:div w:id="678655528">
      <w:marLeft w:val="640"/>
      <w:marRight w:val="0"/>
      <w:marTop w:val="0"/>
      <w:marBottom w:val="0"/>
      <w:divBdr>
        <w:top w:val="none" w:sz="0" w:space="0" w:color="auto"/>
        <w:left w:val="none" w:sz="0" w:space="0" w:color="auto"/>
        <w:bottom w:val="none" w:sz="0" w:space="0" w:color="auto"/>
        <w:right w:val="none" w:sz="0" w:space="0" w:color="auto"/>
      </w:divBdr>
    </w:div>
    <w:div w:id="678697338">
      <w:marLeft w:val="640"/>
      <w:marRight w:val="0"/>
      <w:marTop w:val="0"/>
      <w:marBottom w:val="0"/>
      <w:divBdr>
        <w:top w:val="none" w:sz="0" w:space="0" w:color="auto"/>
        <w:left w:val="none" w:sz="0" w:space="0" w:color="auto"/>
        <w:bottom w:val="none" w:sz="0" w:space="0" w:color="auto"/>
        <w:right w:val="none" w:sz="0" w:space="0" w:color="auto"/>
      </w:divBdr>
    </w:div>
    <w:div w:id="678699514">
      <w:marLeft w:val="640"/>
      <w:marRight w:val="0"/>
      <w:marTop w:val="0"/>
      <w:marBottom w:val="0"/>
      <w:divBdr>
        <w:top w:val="none" w:sz="0" w:space="0" w:color="auto"/>
        <w:left w:val="none" w:sz="0" w:space="0" w:color="auto"/>
        <w:bottom w:val="none" w:sz="0" w:space="0" w:color="auto"/>
        <w:right w:val="none" w:sz="0" w:space="0" w:color="auto"/>
      </w:divBdr>
    </w:div>
    <w:div w:id="678772713">
      <w:marLeft w:val="640"/>
      <w:marRight w:val="0"/>
      <w:marTop w:val="0"/>
      <w:marBottom w:val="0"/>
      <w:divBdr>
        <w:top w:val="none" w:sz="0" w:space="0" w:color="auto"/>
        <w:left w:val="none" w:sz="0" w:space="0" w:color="auto"/>
        <w:bottom w:val="none" w:sz="0" w:space="0" w:color="auto"/>
        <w:right w:val="none" w:sz="0" w:space="0" w:color="auto"/>
      </w:divBdr>
    </w:div>
    <w:div w:id="678774773">
      <w:marLeft w:val="640"/>
      <w:marRight w:val="0"/>
      <w:marTop w:val="0"/>
      <w:marBottom w:val="0"/>
      <w:divBdr>
        <w:top w:val="none" w:sz="0" w:space="0" w:color="auto"/>
        <w:left w:val="none" w:sz="0" w:space="0" w:color="auto"/>
        <w:bottom w:val="none" w:sz="0" w:space="0" w:color="auto"/>
        <w:right w:val="none" w:sz="0" w:space="0" w:color="auto"/>
      </w:divBdr>
    </w:div>
    <w:div w:id="678775605">
      <w:marLeft w:val="640"/>
      <w:marRight w:val="0"/>
      <w:marTop w:val="0"/>
      <w:marBottom w:val="0"/>
      <w:divBdr>
        <w:top w:val="none" w:sz="0" w:space="0" w:color="auto"/>
        <w:left w:val="none" w:sz="0" w:space="0" w:color="auto"/>
        <w:bottom w:val="none" w:sz="0" w:space="0" w:color="auto"/>
        <w:right w:val="none" w:sz="0" w:space="0" w:color="auto"/>
      </w:divBdr>
    </w:div>
    <w:div w:id="678777023">
      <w:marLeft w:val="480"/>
      <w:marRight w:val="0"/>
      <w:marTop w:val="0"/>
      <w:marBottom w:val="0"/>
      <w:divBdr>
        <w:top w:val="none" w:sz="0" w:space="0" w:color="auto"/>
        <w:left w:val="none" w:sz="0" w:space="0" w:color="auto"/>
        <w:bottom w:val="none" w:sz="0" w:space="0" w:color="auto"/>
        <w:right w:val="none" w:sz="0" w:space="0" w:color="auto"/>
      </w:divBdr>
    </w:div>
    <w:div w:id="678779064">
      <w:marLeft w:val="640"/>
      <w:marRight w:val="0"/>
      <w:marTop w:val="0"/>
      <w:marBottom w:val="0"/>
      <w:divBdr>
        <w:top w:val="none" w:sz="0" w:space="0" w:color="auto"/>
        <w:left w:val="none" w:sz="0" w:space="0" w:color="auto"/>
        <w:bottom w:val="none" w:sz="0" w:space="0" w:color="auto"/>
        <w:right w:val="none" w:sz="0" w:space="0" w:color="auto"/>
      </w:divBdr>
    </w:div>
    <w:div w:id="678889429">
      <w:marLeft w:val="640"/>
      <w:marRight w:val="0"/>
      <w:marTop w:val="0"/>
      <w:marBottom w:val="0"/>
      <w:divBdr>
        <w:top w:val="none" w:sz="0" w:space="0" w:color="auto"/>
        <w:left w:val="none" w:sz="0" w:space="0" w:color="auto"/>
        <w:bottom w:val="none" w:sz="0" w:space="0" w:color="auto"/>
        <w:right w:val="none" w:sz="0" w:space="0" w:color="auto"/>
      </w:divBdr>
    </w:div>
    <w:div w:id="678894003">
      <w:marLeft w:val="640"/>
      <w:marRight w:val="0"/>
      <w:marTop w:val="0"/>
      <w:marBottom w:val="0"/>
      <w:divBdr>
        <w:top w:val="none" w:sz="0" w:space="0" w:color="auto"/>
        <w:left w:val="none" w:sz="0" w:space="0" w:color="auto"/>
        <w:bottom w:val="none" w:sz="0" w:space="0" w:color="auto"/>
        <w:right w:val="none" w:sz="0" w:space="0" w:color="auto"/>
      </w:divBdr>
    </w:div>
    <w:div w:id="678966418">
      <w:marLeft w:val="640"/>
      <w:marRight w:val="0"/>
      <w:marTop w:val="0"/>
      <w:marBottom w:val="0"/>
      <w:divBdr>
        <w:top w:val="none" w:sz="0" w:space="0" w:color="auto"/>
        <w:left w:val="none" w:sz="0" w:space="0" w:color="auto"/>
        <w:bottom w:val="none" w:sz="0" w:space="0" w:color="auto"/>
        <w:right w:val="none" w:sz="0" w:space="0" w:color="auto"/>
      </w:divBdr>
    </w:div>
    <w:div w:id="679044262">
      <w:marLeft w:val="640"/>
      <w:marRight w:val="0"/>
      <w:marTop w:val="0"/>
      <w:marBottom w:val="0"/>
      <w:divBdr>
        <w:top w:val="none" w:sz="0" w:space="0" w:color="auto"/>
        <w:left w:val="none" w:sz="0" w:space="0" w:color="auto"/>
        <w:bottom w:val="none" w:sz="0" w:space="0" w:color="auto"/>
        <w:right w:val="none" w:sz="0" w:space="0" w:color="auto"/>
      </w:divBdr>
    </w:div>
    <w:div w:id="679162217">
      <w:marLeft w:val="640"/>
      <w:marRight w:val="0"/>
      <w:marTop w:val="0"/>
      <w:marBottom w:val="0"/>
      <w:divBdr>
        <w:top w:val="none" w:sz="0" w:space="0" w:color="auto"/>
        <w:left w:val="none" w:sz="0" w:space="0" w:color="auto"/>
        <w:bottom w:val="none" w:sz="0" w:space="0" w:color="auto"/>
        <w:right w:val="none" w:sz="0" w:space="0" w:color="auto"/>
      </w:divBdr>
    </w:div>
    <w:div w:id="679164990">
      <w:marLeft w:val="640"/>
      <w:marRight w:val="0"/>
      <w:marTop w:val="0"/>
      <w:marBottom w:val="0"/>
      <w:divBdr>
        <w:top w:val="none" w:sz="0" w:space="0" w:color="auto"/>
        <w:left w:val="none" w:sz="0" w:space="0" w:color="auto"/>
        <w:bottom w:val="none" w:sz="0" w:space="0" w:color="auto"/>
        <w:right w:val="none" w:sz="0" w:space="0" w:color="auto"/>
      </w:divBdr>
    </w:div>
    <w:div w:id="679237392">
      <w:marLeft w:val="640"/>
      <w:marRight w:val="0"/>
      <w:marTop w:val="0"/>
      <w:marBottom w:val="0"/>
      <w:divBdr>
        <w:top w:val="none" w:sz="0" w:space="0" w:color="auto"/>
        <w:left w:val="none" w:sz="0" w:space="0" w:color="auto"/>
        <w:bottom w:val="none" w:sz="0" w:space="0" w:color="auto"/>
        <w:right w:val="none" w:sz="0" w:space="0" w:color="auto"/>
      </w:divBdr>
    </w:div>
    <w:div w:id="679237755">
      <w:marLeft w:val="640"/>
      <w:marRight w:val="0"/>
      <w:marTop w:val="0"/>
      <w:marBottom w:val="0"/>
      <w:divBdr>
        <w:top w:val="none" w:sz="0" w:space="0" w:color="auto"/>
        <w:left w:val="none" w:sz="0" w:space="0" w:color="auto"/>
        <w:bottom w:val="none" w:sz="0" w:space="0" w:color="auto"/>
        <w:right w:val="none" w:sz="0" w:space="0" w:color="auto"/>
      </w:divBdr>
    </w:div>
    <w:div w:id="679283377">
      <w:marLeft w:val="640"/>
      <w:marRight w:val="0"/>
      <w:marTop w:val="0"/>
      <w:marBottom w:val="0"/>
      <w:divBdr>
        <w:top w:val="none" w:sz="0" w:space="0" w:color="auto"/>
        <w:left w:val="none" w:sz="0" w:space="0" w:color="auto"/>
        <w:bottom w:val="none" w:sz="0" w:space="0" w:color="auto"/>
        <w:right w:val="none" w:sz="0" w:space="0" w:color="auto"/>
      </w:divBdr>
    </w:div>
    <w:div w:id="679283489">
      <w:marLeft w:val="640"/>
      <w:marRight w:val="0"/>
      <w:marTop w:val="0"/>
      <w:marBottom w:val="0"/>
      <w:divBdr>
        <w:top w:val="none" w:sz="0" w:space="0" w:color="auto"/>
        <w:left w:val="none" w:sz="0" w:space="0" w:color="auto"/>
        <w:bottom w:val="none" w:sz="0" w:space="0" w:color="auto"/>
        <w:right w:val="none" w:sz="0" w:space="0" w:color="auto"/>
      </w:divBdr>
    </w:div>
    <w:div w:id="679309074">
      <w:marLeft w:val="640"/>
      <w:marRight w:val="0"/>
      <w:marTop w:val="0"/>
      <w:marBottom w:val="0"/>
      <w:divBdr>
        <w:top w:val="none" w:sz="0" w:space="0" w:color="auto"/>
        <w:left w:val="none" w:sz="0" w:space="0" w:color="auto"/>
        <w:bottom w:val="none" w:sz="0" w:space="0" w:color="auto"/>
        <w:right w:val="none" w:sz="0" w:space="0" w:color="auto"/>
      </w:divBdr>
    </w:div>
    <w:div w:id="679429734">
      <w:marLeft w:val="640"/>
      <w:marRight w:val="0"/>
      <w:marTop w:val="0"/>
      <w:marBottom w:val="0"/>
      <w:divBdr>
        <w:top w:val="none" w:sz="0" w:space="0" w:color="auto"/>
        <w:left w:val="none" w:sz="0" w:space="0" w:color="auto"/>
        <w:bottom w:val="none" w:sz="0" w:space="0" w:color="auto"/>
        <w:right w:val="none" w:sz="0" w:space="0" w:color="auto"/>
      </w:divBdr>
    </w:div>
    <w:div w:id="679432335">
      <w:marLeft w:val="640"/>
      <w:marRight w:val="0"/>
      <w:marTop w:val="0"/>
      <w:marBottom w:val="0"/>
      <w:divBdr>
        <w:top w:val="none" w:sz="0" w:space="0" w:color="auto"/>
        <w:left w:val="none" w:sz="0" w:space="0" w:color="auto"/>
        <w:bottom w:val="none" w:sz="0" w:space="0" w:color="auto"/>
        <w:right w:val="none" w:sz="0" w:space="0" w:color="auto"/>
      </w:divBdr>
    </w:div>
    <w:div w:id="679549169">
      <w:marLeft w:val="640"/>
      <w:marRight w:val="0"/>
      <w:marTop w:val="0"/>
      <w:marBottom w:val="0"/>
      <w:divBdr>
        <w:top w:val="none" w:sz="0" w:space="0" w:color="auto"/>
        <w:left w:val="none" w:sz="0" w:space="0" w:color="auto"/>
        <w:bottom w:val="none" w:sz="0" w:space="0" w:color="auto"/>
        <w:right w:val="none" w:sz="0" w:space="0" w:color="auto"/>
      </w:divBdr>
    </w:div>
    <w:div w:id="679551606">
      <w:marLeft w:val="640"/>
      <w:marRight w:val="0"/>
      <w:marTop w:val="0"/>
      <w:marBottom w:val="0"/>
      <w:divBdr>
        <w:top w:val="none" w:sz="0" w:space="0" w:color="auto"/>
        <w:left w:val="none" w:sz="0" w:space="0" w:color="auto"/>
        <w:bottom w:val="none" w:sz="0" w:space="0" w:color="auto"/>
        <w:right w:val="none" w:sz="0" w:space="0" w:color="auto"/>
      </w:divBdr>
    </w:div>
    <w:div w:id="679552454">
      <w:marLeft w:val="640"/>
      <w:marRight w:val="0"/>
      <w:marTop w:val="0"/>
      <w:marBottom w:val="0"/>
      <w:divBdr>
        <w:top w:val="none" w:sz="0" w:space="0" w:color="auto"/>
        <w:left w:val="none" w:sz="0" w:space="0" w:color="auto"/>
        <w:bottom w:val="none" w:sz="0" w:space="0" w:color="auto"/>
        <w:right w:val="none" w:sz="0" w:space="0" w:color="auto"/>
      </w:divBdr>
    </w:div>
    <w:div w:id="679626651">
      <w:marLeft w:val="640"/>
      <w:marRight w:val="0"/>
      <w:marTop w:val="0"/>
      <w:marBottom w:val="0"/>
      <w:divBdr>
        <w:top w:val="none" w:sz="0" w:space="0" w:color="auto"/>
        <w:left w:val="none" w:sz="0" w:space="0" w:color="auto"/>
        <w:bottom w:val="none" w:sz="0" w:space="0" w:color="auto"/>
        <w:right w:val="none" w:sz="0" w:space="0" w:color="auto"/>
      </w:divBdr>
    </w:div>
    <w:div w:id="679703964">
      <w:marLeft w:val="640"/>
      <w:marRight w:val="0"/>
      <w:marTop w:val="0"/>
      <w:marBottom w:val="0"/>
      <w:divBdr>
        <w:top w:val="none" w:sz="0" w:space="0" w:color="auto"/>
        <w:left w:val="none" w:sz="0" w:space="0" w:color="auto"/>
        <w:bottom w:val="none" w:sz="0" w:space="0" w:color="auto"/>
        <w:right w:val="none" w:sz="0" w:space="0" w:color="auto"/>
      </w:divBdr>
    </w:div>
    <w:div w:id="679770612">
      <w:marLeft w:val="640"/>
      <w:marRight w:val="0"/>
      <w:marTop w:val="0"/>
      <w:marBottom w:val="0"/>
      <w:divBdr>
        <w:top w:val="none" w:sz="0" w:space="0" w:color="auto"/>
        <w:left w:val="none" w:sz="0" w:space="0" w:color="auto"/>
        <w:bottom w:val="none" w:sz="0" w:space="0" w:color="auto"/>
        <w:right w:val="none" w:sz="0" w:space="0" w:color="auto"/>
      </w:divBdr>
    </w:div>
    <w:div w:id="679821017">
      <w:marLeft w:val="640"/>
      <w:marRight w:val="0"/>
      <w:marTop w:val="0"/>
      <w:marBottom w:val="0"/>
      <w:divBdr>
        <w:top w:val="none" w:sz="0" w:space="0" w:color="auto"/>
        <w:left w:val="none" w:sz="0" w:space="0" w:color="auto"/>
        <w:bottom w:val="none" w:sz="0" w:space="0" w:color="auto"/>
        <w:right w:val="none" w:sz="0" w:space="0" w:color="auto"/>
      </w:divBdr>
    </w:div>
    <w:div w:id="679889709">
      <w:marLeft w:val="640"/>
      <w:marRight w:val="0"/>
      <w:marTop w:val="0"/>
      <w:marBottom w:val="0"/>
      <w:divBdr>
        <w:top w:val="none" w:sz="0" w:space="0" w:color="auto"/>
        <w:left w:val="none" w:sz="0" w:space="0" w:color="auto"/>
        <w:bottom w:val="none" w:sz="0" w:space="0" w:color="auto"/>
        <w:right w:val="none" w:sz="0" w:space="0" w:color="auto"/>
      </w:divBdr>
    </w:div>
    <w:div w:id="680006739">
      <w:marLeft w:val="640"/>
      <w:marRight w:val="0"/>
      <w:marTop w:val="0"/>
      <w:marBottom w:val="0"/>
      <w:divBdr>
        <w:top w:val="none" w:sz="0" w:space="0" w:color="auto"/>
        <w:left w:val="none" w:sz="0" w:space="0" w:color="auto"/>
        <w:bottom w:val="none" w:sz="0" w:space="0" w:color="auto"/>
        <w:right w:val="none" w:sz="0" w:space="0" w:color="auto"/>
      </w:divBdr>
    </w:div>
    <w:div w:id="680164971">
      <w:marLeft w:val="640"/>
      <w:marRight w:val="0"/>
      <w:marTop w:val="0"/>
      <w:marBottom w:val="0"/>
      <w:divBdr>
        <w:top w:val="none" w:sz="0" w:space="0" w:color="auto"/>
        <w:left w:val="none" w:sz="0" w:space="0" w:color="auto"/>
        <w:bottom w:val="none" w:sz="0" w:space="0" w:color="auto"/>
        <w:right w:val="none" w:sz="0" w:space="0" w:color="auto"/>
      </w:divBdr>
    </w:div>
    <w:div w:id="680355480">
      <w:marLeft w:val="640"/>
      <w:marRight w:val="0"/>
      <w:marTop w:val="0"/>
      <w:marBottom w:val="0"/>
      <w:divBdr>
        <w:top w:val="none" w:sz="0" w:space="0" w:color="auto"/>
        <w:left w:val="none" w:sz="0" w:space="0" w:color="auto"/>
        <w:bottom w:val="none" w:sz="0" w:space="0" w:color="auto"/>
        <w:right w:val="none" w:sz="0" w:space="0" w:color="auto"/>
      </w:divBdr>
    </w:div>
    <w:div w:id="680396595">
      <w:marLeft w:val="640"/>
      <w:marRight w:val="0"/>
      <w:marTop w:val="0"/>
      <w:marBottom w:val="0"/>
      <w:divBdr>
        <w:top w:val="none" w:sz="0" w:space="0" w:color="auto"/>
        <w:left w:val="none" w:sz="0" w:space="0" w:color="auto"/>
        <w:bottom w:val="none" w:sz="0" w:space="0" w:color="auto"/>
        <w:right w:val="none" w:sz="0" w:space="0" w:color="auto"/>
      </w:divBdr>
    </w:div>
    <w:div w:id="680426579">
      <w:marLeft w:val="640"/>
      <w:marRight w:val="0"/>
      <w:marTop w:val="0"/>
      <w:marBottom w:val="0"/>
      <w:divBdr>
        <w:top w:val="none" w:sz="0" w:space="0" w:color="auto"/>
        <w:left w:val="none" w:sz="0" w:space="0" w:color="auto"/>
        <w:bottom w:val="none" w:sz="0" w:space="0" w:color="auto"/>
        <w:right w:val="none" w:sz="0" w:space="0" w:color="auto"/>
      </w:divBdr>
    </w:div>
    <w:div w:id="680469304">
      <w:marLeft w:val="640"/>
      <w:marRight w:val="0"/>
      <w:marTop w:val="0"/>
      <w:marBottom w:val="0"/>
      <w:divBdr>
        <w:top w:val="none" w:sz="0" w:space="0" w:color="auto"/>
        <w:left w:val="none" w:sz="0" w:space="0" w:color="auto"/>
        <w:bottom w:val="none" w:sz="0" w:space="0" w:color="auto"/>
        <w:right w:val="none" w:sz="0" w:space="0" w:color="auto"/>
      </w:divBdr>
    </w:div>
    <w:div w:id="680623341">
      <w:marLeft w:val="640"/>
      <w:marRight w:val="0"/>
      <w:marTop w:val="0"/>
      <w:marBottom w:val="0"/>
      <w:divBdr>
        <w:top w:val="none" w:sz="0" w:space="0" w:color="auto"/>
        <w:left w:val="none" w:sz="0" w:space="0" w:color="auto"/>
        <w:bottom w:val="none" w:sz="0" w:space="0" w:color="auto"/>
        <w:right w:val="none" w:sz="0" w:space="0" w:color="auto"/>
      </w:divBdr>
    </w:div>
    <w:div w:id="680663496">
      <w:marLeft w:val="640"/>
      <w:marRight w:val="0"/>
      <w:marTop w:val="0"/>
      <w:marBottom w:val="0"/>
      <w:divBdr>
        <w:top w:val="none" w:sz="0" w:space="0" w:color="auto"/>
        <w:left w:val="none" w:sz="0" w:space="0" w:color="auto"/>
        <w:bottom w:val="none" w:sz="0" w:space="0" w:color="auto"/>
        <w:right w:val="none" w:sz="0" w:space="0" w:color="auto"/>
      </w:divBdr>
    </w:div>
    <w:div w:id="680667423">
      <w:marLeft w:val="640"/>
      <w:marRight w:val="0"/>
      <w:marTop w:val="0"/>
      <w:marBottom w:val="0"/>
      <w:divBdr>
        <w:top w:val="none" w:sz="0" w:space="0" w:color="auto"/>
        <w:left w:val="none" w:sz="0" w:space="0" w:color="auto"/>
        <w:bottom w:val="none" w:sz="0" w:space="0" w:color="auto"/>
        <w:right w:val="none" w:sz="0" w:space="0" w:color="auto"/>
      </w:divBdr>
    </w:div>
    <w:div w:id="680936928">
      <w:marLeft w:val="640"/>
      <w:marRight w:val="0"/>
      <w:marTop w:val="0"/>
      <w:marBottom w:val="0"/>
      <w:divBdr>
        <w:top w:val="none" w:sz="0" w:space="0" w:color="auto"/>
        <w:left w:val="none" w:sz="0" w:space="0" w:color="auto"/>
        <w:bottom w:val="none" w:sz="0" w:space="0" w:color="auto"/>
        <w:right w:val="none" w:sz="0" w:space="0" w:color="auto"/>
      </w:divBdr>
    </w:div>
    <w:div w:id="681005818">
      <w:marLeft w:val="640"/>
      <w:marRight w:val="0"/>
      <w:marTop w:val="0"/>
      <w:marBottom w:val="0"/>
      <w:divBdr>
        <w:top w:val="none" w:sz="0" w:space="0" w:color="auto"/>
        <w:left w:val="none" w:sz="0" w:space="0" w:color="auto"/>
        <w:bottom w:val="none" w:sz="0" w:space="0" w:color="auto"/>
        <w:right w:val="none" w:sz="0" w:space="0" w:color="auto"/>
      </w:divBdr>
    </w:div>
    <w:div w:id="681010040">
      <w:marLeft w:val="640"/>
      <w:marRight w:val="0"/>
      <w:marTop w:val="0"/>
      <w:marBottom w:val="0"/>
      <w:divBdr>
        <w:top w:val="none" w:sz="0" w:space="0" w:color="auto"/>
        <w:left w:val="none" w:sz="0" w:space="0" w:color="auto"/>
        <w:bottom w:val="none" w:sz="0" w:space="0" w:color="auto"/>
        <w:right w:val="none" w:sz="0" w:space="0" w:color="auto"/>
      </w:divBdr>
    </w:div>
    <w:div w:id="681052637">
      <w:marLeft w:val="640"/>
      <w:marRight w:val="0"/>
      <w:marTop w:val="0"/>
      <w:marBottom w:val="0"/>
      <w:divBdr>
        <w:top w:val="none" w:sz="0" w:space="0" w:color="auto"/>
        <w:left w:val="none" w:sz="0" w:space="0" w:color="auto"/>
        <w:bottom w:val="none" w:sz="0" w:space="0" w:color="auto"/>
        <w:right w:val="none" w:sz="0" w:space="0" w:color="auto"/>
      </w:divBdr>
    </w:div>
    <w:div w:id="681123779">
      <w:marLeft w:val="640"/>
      <w:marRight w:val="0"/>
      <w:marTop w:val="0"/>
      <w:marBottom w:val="0"/>
      <w:divBdr>
        <w:top w:val="none" w:sz="0" w:space="0" w:color="auto"/>
        <w:left w:val="none" w:sz="0" w:space="0" w:color="auto"/>
        <w:bottom w:val="none" w:sz="0" w:space="0" w:color="auto"/>
        <w:right w:val="none" w:sz="0" w:space="0" w:color="auto"/>
      </w:divBdr>
    </w:div>
    <w:div w:id="681199297">
      <w:marLeft w:val="640"/>
      <w:marRight w:val="0"/>
      <w:marTop w:val="0"/>
      <w:marBottom w:val="0"/>
      <w:divBdr>
        <w:top w:val="none" w:sz="0" w:space="0" w:color="auto"/>
        <w:left w:val="none" w:sz="0" w:space="0" w:color="auto"/>
        <w:bottom w:val="none" w:sz="0" w:space="0" w:color="auto"/>
        <w:right w:val="none" w:sz="0" w:space="0" w:color="auto"/>
      </w:divBdr>
    </w:div>
    <w:div w:id="681205246">
      <w:marLeft w:val="640"/>
      <w:marRight w:val="0"/>
      <w:marTop w:val="0"/>
      <w:marBottom w:val="0"/>
      <w:divBdr>
        <w:top w:val="none" w:sz="0" w:space="0" w:color="auto"/>
        <w:left w:val="none" w:sz="0" w:space="0" w:color="auto"/>
        <w:bottom w:val="none" w:sz="0" w:space="0" w:color="auto"/>
        <w:right w:val="none" w:sz="0" w:space="0" w:color="auto"/>
      </w:divBdr>
    </w:div>
    <w:div w:id="681249521">
      <w:marLeft w:val="640"/>
      <w:marRight w:val="0"/>
      <w:marTop w:val="0"/>
      <w:marBottom w:val="0"/>
      <w:divBdr>
        <w:top w:val="none" w:sz="0" w:space="0" w:color="auto"/>
        <w:left w:val="none" w:sz="0" w:space="0" w:color="auto"/>
        <w:bottom w:val="none" w:sz="0" w:space="0" w:color="auto"/>
        <w:right w:val="none" w:sz="0" w:space="0" w:color="auto"/>
      </w:divBdr>
    </w:div>
    <w:div w:id="681275373">
      <w:marLeft w:val="640"/>
      <w:marRight w:val="0"/>
      <w:marTop w:val="0"/>
      <w:marBottom w:val="0"/>
      <w:divBdr>
        <w:top w:val="none" w:sz="0" w:space="0" w:color="auto"/>
        <w:left w:val="none" w:sz="0" w:space="0" w:color="auto"/>
        <w:bottom w:val="none" w:sz="0" w:space="0" w:color="auto"/>
        <w:right w:val="none" w:sz="0" w:space="0" w:color="auto"/>
      </w:divBdr>
    </w:div>
    <w:div w:id="681277945">
      <w:marLeft w:val="640"/>
      <w:marRight w:val="0"/>
      <w:marTop w:val="0"/>
      <w:marBottom w:val="0"/>
      <w:divBdr>
        <w:top w:val="none" w:sz="0" w:space="0" w:color="auto"/>
        <w:left w:val="none" w:sz="0" w:space="0" w:color="auto"/>
        <w:bottom w:val="none" w:sz="0" w:space="0" w:color="auto"/>
        <w:right w:val="none" w:sz="0" w:space="0" w:color="auto"/>
      </w:divBdr>
    </w:div>
    <w:div w:id="681316366">
      <w:marLeft w:val="640"/>
      <w:marRight w:val="0"/>
      <w:marTop w:val="0"/>
      <w:marBottom w:val="0"/>
      <w:divBdr>
        <w:top w:val="none" w:sz="0" w:space="0" w:color="auto"/>
        <w:left w:val="none" w:sz="0" w:space="0" w:color="auto"/>
        <w:bottom w:val="none" w:sz="0" w:space="0" w:color="auto"/>
        <w:right w:val="none" w:sz="0" w:space="0" w:color="auto"/>
      </w:divBdr>
    </w:div>
    <w:div w:id="681316746">
      <w:marLeft w:val="640"/>
      <w:marRight w:val="0"/>
      <w:marTop w:val="0"/>
      <w:marBottom w:val="0"/>
      <w:divBdr>
        <w:top w:val="none" w:sz="0" w:space="0" w:color="auto"/>
        <w:left w:val="none" w:sz="0" w:space="0" w:color="auto"/>
        <w:bottom w:val="none" w:sz="0" w:space="0" w:color="auto"/>
        <w:right w:val="none" w:sz="0" w:space="0" w:color="auto"/>
      </w:divBdr>
    </w:div>
    <w:div w:id="681661364">
      <w:marLeft w:val="640"/>
      <w:marRight w:val="0"/>
      <w:marTop w:val="0"/>
      <w:marBottom w:val="0"/>
      <w:divBdr>
        <w:top w:val="none" w:sz="0" w:space="0" w:color="auto"/>
        <w:left w:val="none" w:sz="0" w:space="0" w:color="auto"/>
        <w:bottom w:val="none" w:sz="0" w:space="0" w:color="auto"/>
        <w:right w:val="none" w:sz="0" w:space="0" w:color="auto"/>
      </w:divBdr>
    </w:div>
    <w:div w:id="681667573">
      <w:marLeft w:val="640"/>
      <w:marRight w:val="0"/>
      <w:marTop w:val="0"/>
      <w:marBottom w:val="0"/>
      <w:divBdr>
        <w:top w:val="none" w:sz="0" w:space="0" w:color="auto"/>
        <w:left w:val="none" w:sz="0" w:space="0" w:color="auto"/>
        <w:bottom w:val="none" w:sz="0" w:space="0" w:color="auto"/>
        <w:right w:val="none" w:sz="0" w:space="0" w:color="auto"/>
      </w:divBdr>
    </w:div>
    <w:div w:id="681711202">
      <w:marLeft w:val="640"/>
      <w:marRight w:val="0"/>
      <w:marTop w:val="0"/>
      <w:marBottom w:val="0"/>
      <w:divBdr>
        <w:top w:val="none" w:sz="0" w:space="0" w:color="auto"/>
        <w:left w:val="none" w:sz="0" w:space="0" w:color="auto"/>
        <w:bottom w:val="none" w:sz="0" w:space="0" w:color="auto"/>
        <w:right w:val="none" w:sz="0" w:space="0" w:color="auto"/>
      </w:divBdr>
    </w:div>
    <w:div w:id="681779457">
      <w:marLeft w:val="640"/>
      <w:marRight w:val="0"/>
      <w:marTop w:val="0"/>
      <w:marBottom w:val="0"/>
      <w:divBdr>
        <w:top w:val="none" w:sz="0" w:space="0" w:color="auto"/>
        <w:left w:val="none" w:sz="0" w:space="0" w:color="auto"/>
        <w:bottom w:val="none" w:sz="0" w:space="0" w:color="auto"/>
        <w:right w:val="none" w:sz="0" w:space="0" w:color="auto"/>
      </w:divBdr>
    </w:div>
    <w:div w:id="681783120">
      <w:marLeft w:val="640"/>
      <w:marRight w:val="0"/>
      <w:marTop w:val="0"/>
      <w:marBottom w:val="0"/>
      <w:divBdr>
        <w:top w:val="none" w:sz="0" w:space="0" w:color="auto"/>
        <w:left w:val="none" w:sz="0" w:space="0" w:color="auto"/>
        <w:bottom w:val="none" w:sz="0" w:space="0" w:color="auto"/>
        <w:right w:val="none" w:sz="0" w:space="0" w:color="auto"/>
      </w:divBdr>
    </w:div>
    <w:div w:id="681784010">
      <w:marLeft w:val="640"/>
      <w:marRight w:val="0"/>
      <w:marTop w:val="0"/>
      <w:marBottom w:val="0"/>
      <w:divBdr>
        <w:top w:val="none" w:sz="0" w:space="0" w:color="auto"/>
        <w:left w:val="none" w:sz="0" w:space="0" w:color="auto"/>
        <w:bottom w:val="none" w:sz="0" w:space="0" w:color="auto"/>
        <w:right w:val="none" w:sz="0" w:space="0" w:color="auto"/>
      </w:divBdr>
    </w:div>
    <w:div w:id="681855019">
      <w:marLeft w:val="640"/>
      <w:marRight w:val="0"/>
      <w:marTop w:val="0"/>
      <w:marBottom w:val="0"/>
      <w:divBdr>
        <w:top w:val="none" w:sz="0" w:space="0" w:color="auto"/>
        <w:left w:val="none" w:sz="0" w:space="0" w:color="auto"/>
        <w:bottom w:val="none" w:sz="0" w:space="0" w:color="auto"/>
        <w:right w:val="none" w:sz="0" w:space="0" w:color="auto"/>
      </w:divBdr>
    </w:div>
    <w:div w:id="681860664">
      <w:marLeft w:val="640"/>
      <w:marRight w:val="0"/>
      <w:marTop w:val="0"/>
      <w:marBottom w:val="0"/>
      <w:divBdr>
        <w:top w:val="none" w:sz="0" w:space="0" w:color="auto"/>
        <w:left w:val="none" w:sz="0" w:space="0" w:color="auto"/>
        <w:bottom w:val="none" w:sz="0" w:space="0" w:color="auto"/>
        <w:right w:val="none" w:sz="0" w:space="0" w:color="auto"/>
      </w:divBdr>
    </w:div>
    <w:div w:id="681861314">
      <w:marLeft w:val="640"/>
      <w:marRight w:val="0"/>
      <w:marTop w:val="0"/>
      <w:marBottom w:val="0"/>
      <w:divBdr>
        <w:top w:val="none" w:sz="0" w:space="0" w:color="auto"/>
        <w:left w:val="none" w:sz="0" w:space="0" w:color="auto"/>
        <w:bottom w:val="none" w:sz="0" w:space="0" w:color="auto"/>
        <w:right w:val="none" w:sz="0" w:space="0" w:color="auto"/>
      </w:divBdr>
    </w:div>
    <w:div w:id="681903197">
      <w:marLeft w:val="640"/>
      <w:marRight w:val="0"/>
      <w:marTop w:val="0"/>
      <w:marBottom w:val="0"/>
      <w:divBdr>
        <w:top w:val="none" w:sz="0" w:space="0" w:color="auto"/>
        <w:left w:val="none" w:sz="0" w:space="0" w:color="auto"/>
        <w:bottom w:val="none" w:sz="0" w:space="0" w:color="auto"/>
        <w:right w:val="none" w:sz="0" w:space="0" w:color="auto"/>
      </w:divBdr>
    </w:div>
    <w:div w:id="681931870">
      <w:marLeft w:val="640"/>
      <w:marRight w:val="0"/>
      <w:marTop w:val="0"/>
      <w:marBottom w:val="0"/>
      <w:divBdr>
        <w:top w:val="none" w:sz="0" w:space="0" w:color="auto"/>
        <w:left w:val="none" w:sz="0" w:space="0" w:color="auto"/>
        <w:bottom w:val="none" w:sz="0" w:space="0" w:color="auto"/>
        <w:right w:val="none" w:sz="0" w:space="0" w:color="auto"/>
      </w:divBdr>
    </w:div>
    <w:div w:id="682243925">
      <w:marLeft w:val="640"/>
      <w:marRight w:val="0"/>
      <w:marTop w:val="0"/>
      <w:marBottom w:val="0"/>
      <w:divBdr>
        <w:top w:val="none" w:sz="0" w:space="0" w:color="auto"/>
        <w:left w:val="none" w:sz="0" w:space="0" w:color="auto"/>
        <w:bottom w:val="none" w:sz="0" w:space="0" w:color="auto"/>
        <w:right w:val="none" w:sz="0" w:space="0" w:color="auto"/>
      </w:divBdr>
    </w:div>
    <w:div w:id="682435050">
      <w:marLeft w:val="640"/>
      <w:marRight w:val="0"/>
      <w:marTop w:val="0"/>
      <w:marBottom w:val="0"/>
      <w:divBdr>
        <w:top w:val="none" w:sz="0" w:space="0" w:color="auto"/>
        <w:left w:val="none" w:sz="0" w:space="0" w:color="auto"/>
        <w:bottom w:val="none" w:sz="0" w:space="0" w:color="auto"/>
        <w:right w:val="none" w:sz="0" w:space="0" w:color="auto"/>
      </w:divBdr>
    </w:div>
    <w:div w:id="682440960">
      <w:marLeft w:val="640"/>
      <w:marRight w:val="0"/>
      <w:marTop w:val="0"/>
      <w:marBottom w:val="0"/>
      <w:divBdr>
        <w:top w:val="none" w:sz="0" w:space="0" w:color="auto"/>
        <w:left w:val="none" w:sz="0" w:space="0" w:color="auto"/>
        <w:bottom w:val="none" w:sz="0" w:space="0" w:color="auto"/>
        <w:right w:val="none" w:sz="0" w:space="0" w:color="auto"/>
      </w:divBdr>
    </w:div>
    <w:div w:id="682626999">
      <w:marLeft w:val="640"/>
      <w:marRight w:val="0"/>
      <w:marTop w:val="0"/>
      <w:marBottom w:val="0"/>
      <w:divBdr>
        <w:top w:val="none" w:sz="0" w:space="0" w:color="auto"/>
        <w:left w:val="none" w:sz="0" w:space="0" w:color="auto"/>
        <w:bottom w:val="none" w:sz="0" w:space="0" w:color="auto"/>
        <w:right w:val="none" w:sz="0" w:space="0" w:color="auto"/>
      </w:divBdr>
    </w:div>
    <w:div w:id="682703706">
      <w:marLeft w:val="640"/>
      <w:marRight w:val="0"/>
      <w:marTop w:val="0"/>
      <w:marBottom w:val="0"/>
      <w:divBdr>
        <w:top w:val="none" w:sz="0" w:space="0" w:color="auto"/>
        <w:left w:val="none" w:sz="0" w:space="0" w:color="auto"/>
        <w:bottom w:val="none" w:sz="0" w:space="0" w:color="auto"/>
        <w:right w:val="none" w:sz="0" w:space="0" w:color="auto"/>
      </w:divBdr>
    </w:div>
    <w:div w:id="682784793">
      <w:marLeft w:val="640"/>
      <w:marRight w:val="0"/>
      <w:marTop w:val="0"/>
      <w:marBottom w:val="0"/>
      <w:divBdr>
        <w:top w:val="none" w:sz="0" w:space="0" w:color="auto"/>
        <w:left w:val="none" w:sz="0" w:space="0" w:color="auto"/>
        <w:bottom w:val="none" w:sz="0" w:space="0" w:color="auto"/>
        <w:right w:val="none" w:sz="0" w:space="0" w:color="auto"/>
      </w:divBdr>
    </w:div>
    <w:div w:id="682901127">
      <w:marLeft w:val="640"/>
      <w:marRight w:val="0"/>
      <w:marTop w:val="0"/>
      <w:marBottom w:val="0"/>
      <w:divBdr>
        <w:top w:val="none" w:sz="0" w:space="0" w:color="auto"/>
        <w:left w:val="none" w:sz="0" w:space="0" w:color="auto"/>
        <w:bottom w:val="none" w:sz="0" w:space="0" w:color="auto"/>
        <w:right w:val="none" w:sz="0" w:space="0" w:color="auto"/>
      </w:divBdr>
    </w:div>
    <w:div w:id="682972603">
      <w:marLeft w:val="640"/>
      <w:marRight w:val="0"/>
      <w:marTop w:val="0"/>
      <w:marBottom w:val="0"/>
      <w:divBdr>
        <w:top w:val="none" w:sz="0" w:space="0" w:color="auto"/>
        <w:left w:val="none" w:sz="0" w:space="0" w:color="auto"/>
        <w:bottom w:val="none" w:sz="0" w:space="0" w:color="auto"/>
        <w:right w:val="none" w:sz="0" w:space="0" w:color="auto"/>
      </w:divBdr>
    </w:div>
    <w:div w:id="682975797">
      <w:marLeft w:val="640"/>
      <w:marRight w:val="0"/>
      <w:marTop w:val="0"/>
      <w:marBottom w:val="0"/>
      <w:divBdr>
        <w:top w:val="none" w:sz="0" w:space="0" w:color="auto"/>
        <w:left w:val="none" w:sz="0" w:space="0" w:color="auto"/>
        <w:bottom w:val="none" w:sz="0" w:space="0" w:color="auto"/>
        <w:right w:val="none" w:sz="0" w:space="0" w:color="auto"/>
      </w:divBdr>
    </w:div>
    <w:div w:id="683016460">
      <w:marLeft w:val="640"/>
      <w:marRight w:val="0"/>
      <w:marTop w:val="0"/>
      <w:marBottom w:val="0"/>
      <w:divBdr>
        <w:top w:val="none" w:sz="0" w:space="0" w:color="auto"/>
        <w:left w:val="none" w:sz="0" w:space="0" w:color="auto"/>
        <w:bottom w:val="none" w:sz="0" w:space="0" w:color="auto"/>
        <w:right w:val="none" w:sz="0" w:space="0" w:color="auto"/>
      </w:divBdr>
    </w:div>
    <w:div w:id="683020819">
      <w:marLeft w:val="640"/>
      <w:marRight w:val="0"/>
      <w:marTop w:val="0"/>
      <w:marBottom w:val="0"/>
      <w:divBdr>
        <w:top w:val="none" w:sz="0" w:space="0" w:color="auto"/>
        <w:left w:val="none" w:sz="0" w:space="0" w:color="auto"/>
        <w:bottom w:val="none" w:sz="0" w:space="0" w:color="auto"/>
        <w:right w:val="none" w:sz="0" w:space="0" w:color="auto"/>
      </w:divBdr>
    </w:div>
    <w:div w:id="683088949">
      <w:marLeft w:val="640"/>
      <w:marRight w:val="0"/>
      <w:marTop w:val="0"/>
      <w:marBottom w:val="0"/>
      <w:divBdr>
        <w:top w:val="none" w:sz="0" w:space="0" w:color="auto"/>
        <w:left w:val="none" w:sz="0" w:space="0" w:color="auto"/>
        <w:bottom w:val="none" w:sz="0" w:space="0" w:color="auto"/>
        <w:right w:val="none" w:sz="0" w:space="0" w:color="auto"/>
      </w:divBdr>
    </w:div>
    <w:div w:id="683094035">
      <w:marLeft w:val="640"/>
      <w:marRight w:val="0"/>
      <w:marTop w:val="0"/>
      <w:marBottom w:val="0"/>
      <w:divBdr>
        <w:top w:val="none" w:sz="0" w:space="0" w:color="auto"/>
        <w:left w:val="none" w:sz="0" w:space="0" w:color="auto"/>
        <w:bottom w:val="none" w:sz="0" w:space="0" w:color="auto"/>
        <w:right w:val="none" w:sz="0" w:space="0" w:color="auto"/>
      </w:divBdr>
    </w:div>
    <w:div w:id="683096382">
      <w:marLeft w:val="640"/>
      <w:marRight w:val="0"/>
      <w:marTop w:val="0"/>
      <w:marBottom w:val="0"/>
      <w:divBdr>
        <w:top w:val="none" w:sz="0" w:space="0" w:color="auto"/>
        <w:left w:val="none" w:sz="0" w:space="0" w:color="auto"/>
        <w:bottom w:val="none" w:sz="0" w:space="0" w:color="auto"/>
        <w:right w:val="none" w:sz="0" w:space="0" w:color="auto"/>
      </w:divBdr>
    </w:div>
    <w:div w:id="683165961">
      <w:marLeft w:val="640"/>
      <w:marRight w:val="0"/>
      <w:marTop w:val="0"/>
      <w:marBottom w:val="0"/>
      <w:divBdr>
        <w:top w:val="none" w:sz="0" w:space="0" w:color="auto"/>
        <w:left w:val="none" w:sz="0" w:space="0" w:color="auto"/>
        <w:bottom w:val="none" w:sz="0" w:space="0" w:color="auto"/>
        <w:right w:val="none" w:sz="0" w:space="0" w:color="auto"/>
      </w:divBdr>
    </w:div>
    <w:div w:id="683166928">
      <w:marLeft w:val="640"/>
      <w:marRight w:val="0"/>
      <w:marTop w:val="0"/>
      <w:marBottom w:val="0"/>
      <w:divBdr>
        <w:top w:val="none" w:sz="0" w:space="0" w:color="auto"/>
        <w:left w:val="none" w:sz="0" w:space="0" w:color="auto"/>
        <w:bottom w:val="none" w:sz="0" w:space="0" w:color="auto"/>
        <w:right w:val="none" w:sz="0" w:space="0" w:color="auto"/>
      </w:divBdr>
    </w:div>
    <w:div w:id="683241260">
      <w:marLeft w:val="640"/>
      <w:marRight w:val="0"/>
      <w:marTop w:val="0"/>
      <w:marBottom w:val="0"/>
      <w:divBdr>
        <w:top w:val="none" w:sz="0" w:space="0" w:color="auto"/>
        <w:left w:val="none" w:sz="0" w:space="0" w:color="auto"/>
        <w:bottom w:val="none" w:sz="0" w:space="0" w:color="auto"/>
        <w:right w:val="none" w:sz="0" w:space="0" w:color="auto"/>
      </w:divBdr>
    </w:div>
    <w:div w:id="683283002">
      <w:marLeft w:val="640"/>
      <w:marRight w:val="0"/>
      <w:marTop w:val="0"/>
      <w:marBottom w:val="0"/>
      <w:divBdr>
        <w:top w:val="none" w:sz="0" w:space="0" w:color="auto"/>
        <w:left w:val="none" w:sz="0" w:space="0" w:color="auto"/>
        <w:bottom w:val="none" w:sz="0" w:space="0" w:color="auto"/>
        <w:right w:val="none" w:sz="0" w:space="0" w:color="auto"/>
      </w:divBdr>
    </w:div>
    <w:div w:id="683361129">
      <w:marLeft w:val="640"/>
      <w:marRight w:val="0"/>
      <w:marTop w:val="0"/>
      <w:marBottom w:val="0"/>
      <w:divBdr>
        <w:top w:val="none" w:sz="0" w:space="0" w:color="auto"/>
        <w:left w:val="none" w:sz="0" w:space="0" w:color="auto"/>
        <w:bottom w:val="none" w:sz="0" w:space="0" w:color="auto"/>
        <w:right w:val="none" w:sz="0" w:space="0" w:color="auto"/>
      </w:divBdr>
    </w:div>
    <w:div w:id="683363773">
      <w:marLeft w:val="480"/>
      <w:marRight w:val="0"/>
      <w:marTop w:val="0"/>
      <w:marBottom w:val="0"/>
      <w:divBdr>
        <w:top w:val="none" w:sz="0" w:space="0" w:color="auto"/>
        <w:left w:val="none" w:sz="0" w:space="0" w:color="auto"/>
        <w:bottom w:val="none" w:sz="0" w:space="0" w:color="auto"/>
        <w:right w:val="none" w:sz="0" w:space="0" w:color="auto"/>
      </w:divBdr>
    </w:div>
    <w:div w:id="683364502">
      <w:marLeft w:val="640"/>
      <w:marRight w:val="0"/>
      <w:marTop w:val="0"/>
      <w:marBottom w:val="0"/>
      <w:divBdr>
        <w:top w:val="none" w:sz="0" w:space="0" w:color="auto"/>
        <w:left w:val="none" w:sz="0" w:space="0" w:color="auto"/>
        <w:bottom w:val="none" w:sz="0" w:space="0" w:color="auto"/>
        <w:right w:val="none" w:sz="0" w:space="0" w:color="auto"/>
      </w:divBdr>
    </w:div>
    <w:div w:id="683436531">
      <w:marLeft w:val="640"/>
      <w:marRight w:val="0"/>
      <w:marTop w:val="0"/>
      <w:marBottom w:val="0"/>
      <w:divBdr>
        <w:top w:val="none" w:sz="0" w:space="0" w:color="auto"/>
        <w:left w:val="none" w:sz="0" w:space="0" w:color="auto"/>
        <w:bottom w:val="none" w:sz="0" w:space="0" w:color="auto"/>
        <w:right w:val="none" w:sz="0" w:space="0" w:color="auto"/>
      </w:divBdr>
    </w:div>
    <w:div w:id="683439078">
      <w:marLeft w:val="640"/>
      <w:marRight w:val="0"/>
      <w:marTop w:val="0"/>
      <w:marBottom w:val="0"/>
      <w:divBdr>
        <w:top w:val="none" w:sz="0" w:space="0" w:color="auto"/>
        <w:left w:val="none" w:sz="0" w:space="0" w:color="auto"/>
        <w:bottom w:val="none" w:sz="0" w:space="0" w:color="auto"/>
        <w:right w:val="none" w:sz="0" w:space="0" w:color="auto"/>
      </w:divBdr>
    </w:div>
    <w:div w:id="683442099">
      <w:marLeft w:val="640"/>
      <w:marRight w:val="0"/>
      <w:marTop w:val="0"/>
      <w:marBottom w:val="0"/>
      <w:divBdr>
        <w:top w:val="none" w:sz="0" w:space="0" w:color="auto"/>
        <w:left w:val="none" w:sz="0" w:space="0" w:color="auto"/>
        <w:bottom w:val="none" w:sz="0" w:space="0" w:color="auto"/>
        <w:right w:val="none" w:sz="0" w:space="0" w:color="auto"/>
      </w:divBdr>
    </w:div>
    <w:div w:id="683479847">
      <w:marLeft w:val="640"/>
      <w:marRight w:val="0"/>
      <w:marTop w:val="0"/>
      <w:marBottom w:val="0"/>
      <w:divBdr>
        <w:top w:val="none" w:sz="0" w:space="0" w:color="auto"/>
        <w:left w:val="none" w:sz="0" w:space="0" w:color="auto"/>
        <w:bottom w:val="none" w:sz="0" w:space="0" w:color="auto"/>
        <w:right w:val="none" w:sz="0" w:space="0" w:color="auto"/>
      </w:divBdr>
    </w:div>
    <w:div w:id="683481445">
      <w:marLeft w:val="640"/>
      <w:marRight w:val="0"/>
      <w:marTop w:val="0"/>
      <w:marBottom w:val="0"/>
      <w:divBdr>
        <w:top w:val="none" w:sz="0" w:space="0" w:color="auto"/>
        <w:left w:val="none" w:sz="0" w:space="0" w:color="auto"/>
        <w:bottom w:val="none" w:sz="0" w:space="0" w:color="auto"/>
        <w:right w:val="none" w:sz="0" w:space="0" w:color="auto"/>
      </w:divBdr>
    </w:div>
    <w:div w:id="683483067">
      <w:marLeft w:val="640"/>
      <w:marRight w:val="0"/>
      <w:marTop w:val="0"/>
      <w:marBottom w:val="0"/>
      <w:divBdr>
        <w:top w:val="none" w:sz="0" w:space="0" w:color="auto"/>
        <w:left w:val="none" w:sz="0" w:space="0" w:color="auto"/>
        <w:bottom w:val="none" w:sz="0" w:space="0" w:color="auto"/>
        <w:right w:val="none" w:sz="0" w:space="0" w:color="auto"/>
      </w:divBdr>
    </w:div>
    <w:div w:id="683554093">
      <w:marLeft w:val="640"/>
      <w:marRight w:val="0"/>
      <w:marTop w:val="0"/>
      <w:marBottom w:val="0"/>
      <w:divBdr>
        <w:top w:val="none" w:sz="0" w:space="0" w:color="auto"/>
        <w:left w:val="none" w:sz="0" w:space="0" w:color="auto"/>
        <w:bottom w:val="none" w:sz="0" w:space="0" w:color="auto"/>
        <w:right w:val="none" w:sz="0" w:space="0" w:color="auto"/>
      </w:divBdr>
    </w:div>
    <w:div w:id="683627300">
      <w:marLeft w:val="640"/>
      <w:marRight w:val="0"/>
      <w:marTop w:val="0"/>
      <w:marBottom w:val="0"/>
      <w:divBdr>
        <w:top w:val="none" w:sz="0" w:space="0" w:color="auto"/>
        <w:left w:val="none" w:sz="0" w:space="0" w:color="auto"/>
        <w:bottom w:val="none" w:sz="0" w:space="0" w:color="auto"/>
        <w:right w:val="none" w:sz="0" w:space="0" w:color="auto"/>
      </w:divBdr>
    </w:div>
    <w:div w:id="683628768">
      <w:marLeft w:val="640"/>
      <w:marRight w:val="0"/>
      <w:marTop w:val="0"/>
      <w:marBottom w:val="0"/>
      <w:divBdr>
        <w:top w:val="none" w:sz="0" w:space="0" w:color="auto"/>
        <w:left w:val="none" w:sz="0" w:space="0" w:color="auto"/>
        <w:bottom w:val="none" w:sz="0" w:space="0" w:color="auto"/>
        <w:right w:val="none" w:sz="0" w:space="0" w:color="auto"/>
      </w:divBdr>
    </w:div>
    <w:div w:id="683630681">
      <w:marLeft w:val="640"/>
      <w:marRight w:val="0"/>
      <w:marTop w:val="0"/>
      <w:marBottom w:val="0"/>
      <w:divBdr>
        <w:top w:val="none" w:sz="0" w:space="0" w:color="auto"/>
        <w:left w:val="none" w:sz="0" w:space="0" w:color="auto"/>
        <w:bottom w:val="none" w:sz="0" w:space="0" w:color="auto"/>
        <w:right w:val="none" w:sz="0" w:space="0" w:color="auto"/>
      </w:divBdr>
    </w:div>
    <w:div w:id="683630853">
      <w:marLeft w:val="640"/>
      <w:marRight w:val="0"/>
      <w:marTop w:val="0"/>
      <w:marBottom w:val="0"/>
      <w:divBdr>
        <w:top w:val="none" w:sz="0" w:space="0" w:color="auto"/>
        <w:left w:val="none" w:sz="0" w:space="0" w:color="auto"/>
        <w:bottom w:val="none" w:sz="0" w:space="0" w:color="auto"/>
        <w:right w:val="none" w:sz="0" w:space="0" w:color="auto"/>
      </w:divBdr>
    </w:div>
    <w:div w:id="683677924">
      <w:marLeft w:val="640"/>
      <w:marRight w:val="0"/>
      <w:marTop w:val="0"/>
      <w:marBottom w:val="0"/>
      <w:divBdr>
        <w:top w:val="none" w:sz="0" w:space="0" w:color="auto"/>
        <w:left w:val="none" w:sz="0" w:space="0" w:color="auto"/>
        <w:bottom w:val="none" w:sz="0" w:space="0" w:color="auto"/>
        <w:right w:val="none" w:sz="0" w:space="0" w:color="auto"/>
      </w:divBdr>
    </w:div>
    <w:div w:id="683703587">
      <w:marLeft w:val="640"/>
      <w:marRight w:val="0"/>
      <w:marTop w:val="0"/>
      <w:marBottom w:val="0"/>
      <w:divBdr>
        <w:top w:val="none" w:sz="0" w:space="0" w:color="auto"/>
        <w:left w:val="none" w:sz="0" w:space="0" w:color="auto"/>
        <w:bottom w:val="none" w:sz="0" w:space="0" w:color="auto"/>
        <w:right w:val="none" w:sz="0" w:space="0" w:color="auto"/>
      </w:divBdr>
    </w:div>
    <w:div w:id="683748889">
      <w:marLeft w:val="480"/>
      <w:marRight w:val="0"/>
      <w:marTop w:val="0"/>
      <w:marBottom w:val="0"/>
      <w:divBdr>
        <w:top w:val="none" w:sz="0" w:space="0" w:color="auto"/>
        <w:left w:val="none" w:sz="0" w:space="0" w:color="auto"/>
        <w:bottom w:val="none" w:sz="0" w:space="0" w:color="auto"/>
        <w:right w:val="none" w:sz="0" w:space="0" w:color="auto"/>
      </w:divBdr>
    </w:div>
    <w:div w:id="683899776">
      <w:marLeft w:val="640"/>
      <w:marRight w:val="0"/>
      <w:marTop w:val="0"/>
      <w:marBottom w:val="0"/>
      <w:divBdr>
        <w:top w:val="none" w:sz="0" w:space="0" w:color="auto"/>
        <w:left w:val="none" w:sz="0" w:space="0" w:color="auto"/>
        <w:bottom w:val="none" w:sz="0" w:space="0" w:color="auto"/>
        <w:right w:val="none" w:sz="0" w:space="0" w:color="auto"/>
      </w:divBdr>
    </w:div>
    <w:div w:id="684019609">
      <w:marLeft w:val="640"/>
      <w:marRight w:val="0"/>
      <w:marTop w:val="0"/>
      <w:marBottom w:val="0"/>
      <w:divBdr>
        <w:top w:val="none" w:sz="0" w:space="0" w:color="auto"/>
        <w:left w:val="none" w:sz="0" w:space="0" w:color="auto"/>
        <w:bottom w:val="none" w:sz="0" w:space="0" w:color="auto"/>
        <w:right w:val="none" w:sz="0" w:space="0" w:color="auto"/>
      </w:divBdr>
    </w:div>
    <w:div w:id="684134836">
      <w:marLeft w:val="640"/>
      <w:marRight w:val="0"/>
      <w:marTop w:val="0"/>
      <w:marBottom w:val="0"/>
      <w:divBdr>
        <w:top w:val="none" w:sz="0" w:space="0" w:color="auto"/>
        <w:left w:val="none" w:sz="0" w:space="0" w:color="auto"/>
        <w:bottom w:val="none" w:sz="0" w:space="0" w:color="auto"/>
        <w:right w:val="none" w:sz="0" w:space="0" w:color="auto"/>
      </w:divBdr>
    </w:div>
    <w:div w:id="684137045">
      <w:marLeft w:val="640"/>
      <w:marRight w:val="0"/>
      <w:marTop w:val="0"/>
      <w:marBottom w:val="0"/>
      <w:divBdr>
        <w:top w:val="none" w:sz="0" w:space="0" w:color="auto"/>
        <w:left w:val="none" w:sz="0" w:space="0" w:color="auto"/>
        <w:bottom w:val="none" w:sz="0" w:space="0" w:color="auto"/>
        <w:right w:val="none" w:sz="0" w:space="0" w:color="auto"/>
      </w:divBdr>
    </w:div>
    <w:div w:id="684139934">
      <w:marLeft w:val="640"/>
      <w:marRight w:val="0"/>
      <w:marTop w:val="0"/>
      <w:marBottom w:val="0"/>
      <w:divBdr>
        <w:top w:val="none" w:sz="0" w:space="0" w:color="auto"/>
        <w:left w:val="none" w:sz="0" w:space="0" w:color="auto"/>
        <w:bottom w:val="none" w:sz="0" w:space="0" w:color="auto"/>
        <w:right w:val="none" w:sz="0" w:space="0" w:color="auto"/>
      </w:divBdr>
    </w:div>
    <w:div w:id="684206417">
      <w:marLeft w:val="640"/>
      <w:marRight w:val="0"/>
      <w:marTop w:val="0"/>
      <w:marBottom w:val="0"/>
      <w:divBdr>
        <w:top w:val="none" w:sz="0" w:space="0" w:color="auto"/>
        <w:left w:val="none" w:sz="0" w:space="0" w:color="auto"/>
        <w:bottom w:val="none" w:sz="0" w:space="0" w:color="auto"/>
        <w:right w:val="none" w:sz="0" w:space="0" w:color="auto"/>
      </w:divBdr>
    </w:div>
    <w:div w:id="684287205">
      <w:marLeft w:val="640"/>
      <w:marRight w:val="0"/>
      <w:marTop w:val="0"/>
      <w:marBottom w:val="0"/>
      <w:divBdr>
        <w:top w:val="none" w:sz="0" w:space="0" w:color="auto"/>
        <w:left w:val="none" w:sz="0" w:space="0" w:color="auto"/>
        <w:bottom w:val="none" w:sz="0" w:space="0" w:color="auto"/>
        <w:right w:val="none" w:sz="0" w:space="0" w:color="auto"/>
      </w:divBdr>
    </w:div>
    <w:div w:id="684290564">
      <w:marLeft w:val="640"/>
      <w:marRight w:val="0"/>
      <w:marTop w:val="0"/>
      <w:marBottom w:val="0"/>
      <w:divBdr>
        <w:top w:val="none" w:sz="0" w:space="0" w:color="auto"/>
        <w:left w:val="none" w:sz="0" w:space="0" w:color="auto"/>
        <w:bottom w:val="none" w:sz="0" w:space="0" w:color="auto"/>
        <w:right w:val="none" w:sz="0" w:space="0" w:color="auto"/>
      </w:divBdr>
    </w:div>
    <w:div w:id="684332805">
      <w:marLeft w:val="640"/>
      <w:marRight w:val="0"/>
      <w:marTop w:val="0"/>
      <w:marBottom w:val="0"/>
      <w:divBdr>
        <w:top w:val="none" w:sz="0" w:space="0" w:color="auto"/>
        <w:left w:val="none" w:sz="0" w:space="0" w:color="auto"/>
        <w:bottom w:val="none" w:sz="0" w:space="0" w:color="auto"/>
        <w:right w:val="none" w:sz="0" w:space="0" w:color="auto"/>
      </w:divBdr>
    </w:div>
    <w:div w:id="684475957">
      <w:marLeft w:val="640"/>
      <w:marRight w:val="0"/>
      <w:marTop w:val="0"/>
      <w:marBottom w:val="0"/>
      <w:divBdr>
        <w:top w:val="none" w:sz="0" w:space="0" w:color="auto"/>
        <w:left w:val="none" w:sz="0" w:space="0" w:color="auto"/>
        <w:bottom w:val="none" w:sz="0" w:space="0" w:color="auto"/>
        <w:right w:val="none" w:sz="0" w:space="0" w:color="auto"/>
      </w:divBdr>
    </w:div>
    <w:div w:id="684594691">
      <w:marLeft w:val="640"/>
      <w:marRight w:val="0"/>
      <w:marTop w:val="0"/>
      <w:marBottom w:val="0"/>
      <w:divBdr>
        <w:top w:val="none" w:sz="0" w:space="0" w:color="auto"/>
        <w:left w:val="none" w:sz="0" w:space="0" w:color="auto"/>
        <w:bottom w:val="none" w:sz="0" w:space="0" w:color="auto"/>
        <w:right w:val="none" w:sz="0" w:space="0" w:color="auto"/>
      </w:divBdr>
    </w:div>
    <w:div w:id="684677297">
      <w:marLeft w:val="640"/>
      <w:marRight w:val="0"/>
      <w:marTop w:val="0"/>
      <w:marBottom w:val="0"/>
      <w:divBdr>
        <w:top w:val="none" w:sz="0" w:space="0" w:color="auto"/>
        <w:left w:val="none" w:sz="0" w:space="0" w:color="auto"/>
        <w:bottom w:val="none" w:sz="0" w:space="0" w:color="auto"/>
        <w:right w:val="none" w:sz="0" w:space="0" w:color="auto"/>
      </w:divBdr>
    </w:div>
    <w:div w:id="684745150">
      <w:marLeft w:val="640"/>
      <w:marRight w:val="0"/>
      <w:marTop w:val="0"/>
      <w:marBottom w:val="0"/>
      <w:divBdr>
        <w:top w:val="none" w:sz="0" w:space="0" w:color="auto"/>
        <w:left w:val="none" w:sz="0" w:space="0" w:color="auto"/>
        <w:bottom w:val="none" w:sz="0" w:space="0" w:color="auto"/>
        <w:right w:val="none" w:sz="0" w:space="0" w:color="auto"/>
      </w:divBdr>
    </w:div>
    <w:div w:id="684746074">
      <w:marLeft w:val="640"/>
      <w:marRight w:val="0"/>
      <w:marTop w:val="0"/>
      <w:marBottom w:val="0"/>
      <w:divBdr>
        <w:top w:val="none" w:sz="0" w:space="0" w:color="auto"/>
        <w:left w:val="none" w:sz="0" w:space="0" w:color="auto"/>
        <w:bottom w:val="none" w:sz="0" w:space="0" w:color="auto"/>
        <w:right w:val="none" w:sz="0" w:space="0" w:color="auto"/>
      </w:divBdr>
    </w:div>
    <w:div w:id="684750713">
      <w:marLeft w:val="640"/>
      <w:marRight w:val="0"/>
      <w:marTop w:val="0"/>
      <w:marBottom w:val="0"/>
      <w:divBdr>
        <w:top w:val="none" w:sz="0" w:space="0" w:color="auto"/>
        <w:left w:val="none" w:sz="0" w:space="0" w:color="auto"/>
        <w:bottom w:val="none" w:sz="0" w:space="0" w:color="auto"/>
        <w:right w:val="none" w:sz="0" w:space="0" w:color="auto"/>
      </w:divBdr>
    </w:div>
    <w:div w:id="684793808">
      <w:marLeft w:val="640"/>
      <w:marRight w:val="0"/>
      <w:marTop w:val="0"/>
      <w:marBottom w:val="0"/>
      <w:divBdr>
        <w:top w:val="none" w:sz="0" w:space="0" w:color="auto"/>
        <w:left w:val="none" w:sz="0" w:space="0" w:color="auto"/>
        <w:bottom w:val="none" w:sz="0" w:space="0" w:color="auto"/>
        <w:right w:val="none" w:sz="0" w:space="0" w:color="auto"/>
      </w:divBdr>
    </w:div>
    <w:div w:id="684868090">
      <w:marLeft w:val="640"/>
      <w:marRight w:val="0"/>
      <w:marTop w:val="0"/>
      <w:marBottom w:val="0"/>
      <w:divBdr>
        <w:top w:val="none" w:sz="0" w:space="0" w:color="auto"/>
        <w:left w:val="none" w:sz="0" w:space="0" w:color="auto"/>
        <w:bottom w:val="none" w:sz="0" w:space="0" w:color="auto"/>
        <w:right w:val="none" w:sz="0" w:space="0" w:color="auto"/>
      </w:divBdr>
    </w:div>
    <w:div w:id="685179794">
      <w:marLeft w:val="640"/>
      <w:marRight w:val="0"/>
      <w:marTop w:val="0"/>
      <w:marBottom w:val="0"/>
      <w:divBdr>
        <w:top w:val="none" w:sz="0" w:space="0" w:color="auto"/>
        <w:left w:val="none" w:sz="0" w:space="0" w:color="auto"/>
        <w:bottom w:val="none" w:sz="0" w:space="0" w:color="auto"/>
        <w:right w:val="none" w:sz="0" w:space="0" w:color="auto"/>
      </w:divBdr>
    </w:div>
    <w:div w:id="685209290">
      <w:marLeft w:val="640"/>
      <w:marRight w:val="0"/>
      <w:marTop w:val="0"/>
      <w:marBottom w:val="0"/>
      <w:divBdr>
        <w:top w:val="none" w:sz="0" w:space="0" w:color="auto"/>
        <w:left w:val="none" w:sz="0" w:space="0" w:color="auto"/>
        <w:bottom w:val="none" w:sz="0" w:space="0" w:color="auto"/>
        <w:right w:val="none" w:sz="0" w:space="0" w:color="auto"/>
      </w:divBdr>
    </w:div>
    <w:div w:id="685210825">
      <w:marLeft w:val="640"/>
      <w:marRight w:val="0"/>
      <w:marTop w:val="0"/>
      <w:marBottom w:val="0"/>
      <w:divBdr>
        <w:top w:val="none" w:sz="0" w:space="0" w:color="auto"/>
        <w:left w:val="none" w:sz="0" w:space="0" w:color="auto"/>
        <w:bottom w:val="none" w:sz="0" w:space="0" w:color="auto"/>
        <w:right w:val="none" w:sz="0" w:space="0" w:color="auto"/>
      </w:divBdr>
    </w:div>
    <w:div w:id="685250266">
      <w:marLeft w:val="640"/>
      <w:marRight w:val="0"/>
      <w:marTop w:val="0"/>
      <w:marBottom w:val="0"/>
      <w:divBdr>
        <w:top w:val="none" w:sz="0" w:space="0" w:color="auto"/>
        <w:left w:val="none" w:sz="0" w:space="0" w:color="auto"/>
        <w:bottom w:val="none" w:sz="0" w:space="0" w:color="auto"/>
        <w:right w:val="none" w:sz="0" w:space="0" w:color="auto"/>
      </w:divBdr>
    </w:div>
    <w:div w:id="685328621">
      <w:marLeft w:val="640"/>
      <w:marRight w:val="0"/>
      <w:marTop w:val="0"/>
      <w:marBottom w:val="0"/>
      <w:divBdr>
        <w:top w:val="none" w:sz="0" w:space="0" w:color="auto"/>
        <w:left w:val="none" w:sz="0" w:space="0" w:color="auto"/>
        <w:bottom w:val="none" w:sz="0" w:space="0" w:color="auto"/>
        <w:right w:val="none" w:sz="0" w:space="0" w:color="auto"/>
      </w:divBdr>
    </w:div>
    <w:div w:id="685404744">
      <w:marLeft w:val="640"/>
      <w:marRight w:val="0"/>
      <w:marTop w:val="0"/>
      <w:marBottom w:val="0"/>
      <w:divBdr>
        <w:top w:val="none" w:sz="0" w:space="0" w:color="auto"/>
        <w:left w:val="none" w:sz="0" w:space="0" w:color="auto"/>
        <w:bottom w:val="none" w:sz="0" w:space="0" w:color="auto"/>
        <w:right w:val="none" w:sz="0" w:space="0" w:color="auto"/>
      </w:divBdr>
    </w:div>
    <w:div w:id="685406495">
      <w:marLeft w:val="640"/>
      <w:marRight w:val="0"/>
      <w:marTop w:val="0"/>
      <w:marBottom w:val="0"/>
      <w:divBdr>
        <w:top w:val="none" w:sz="0" w:space="0" w:color="auto"/>
        <w:left w:val="none" w:sz="0" w:space="0" w:color="auto"/>
        <w:bottom w:val="none" w:sz="0" w:space="0" w:color="auto"/>
        <w:right w:val="none" w:sz="0" w:space="0" w:color="auto"/>
      </w:divBdr>
    </w:div>
    <w:div w:id="685521506">
      <w:marLeft w:val="640"/>
      <w:marRight w:val="0"/>
      <w:marTop w:val="0"/>
      <w:marBottom w:val="0"/>
      <w:divBdr>
        <w:top w:val="none" w:sz="0" w:space="0" w:color="auto"/>
        <w:left w:val="none" w:sz="0" w:space="0" w:color="auto"/>
        <w:bottom w:val="none" w:sz="0" w:space="0" w:color="auto"/>
        <w:right w:val="none" w:sz="0" w:space="0" w:color="auto"/>
      </w:divBdr>
    </w:div>
    <w:div w:id="685521537">
      <w:marLeft w:val="640"/>
      <w:marRight w:val="0"/>
      <w:marTop w:val="0"/>
      <w:marBottom w:val="0"/>
      <w:divBdr>
        <w:top w:val="none" w:sz="0" w:space="0" w:color="auto"/>
        <w:left w:val="none" w:sz="0" w:space="0" w:color="auto"/>
        <w:bottom w:val="none" w:sz="0" w:space="0" w:color="auto"/>
        <w:right w:val="none" w:sz="0" w:space="0" w:color="auto"/>
      </w:divBdr>
    </w:div>
    <w:div w:id="685594082">
      <w:marLeft w:val="640"/>
      <w:marRight w:val="0"/>
      <w:marTop w:val="0"/>
      <w:marBottom w:val="0"/>
      <w:divBdr>
        <w:top w:val="none" w:sz="0" w:space="0" w:color="auto"/>
        <w:left w:val="none" w:sz="0" w:space="0" w:color="auto"/>
        <w:bottom w:val="none" w:sz="0" w:space="0" w:color="auto"/>
        <w:right w:val="none" w:sz="0" w:space="0" w:color="auto"/>
      </w:divBdr>
    </w:div>
    <w:div w:id="685594923">
      <w:marLeft w:val="640"/>
      <w:marRight w:val="0"/>
      <w:marTop w:val="0"/>
      <w:marBottom w:val="0"/>
      <w:divBdr>
        <w:top w:val="none" w:sz="0" w:space="0" w:color="auto"/>
        <w:left w:val="none" w:sz="0" w:space="0" w:color="auto"/>
        <w:bottom w:val="none" w:sz="0" w:space="0" w:color="auto"/>
        <w:right w:val="none" w:sz="0" w:space="0" w:color="auto"/>
      </w:divBdr>
    </w:div>
    <w:div w:id="685598157">
      <w:marLeft w:val="640"/>
      <w:marRight w:val="0"/>
      <w:marTop w:val="0"/>
      <w:marBottom w:val="0"/>
      <w:divBdr>
        <w:top w:val="none" w:sz="0" w:space="0" w:color="auto"/>
        <w:left w:val="none" w:sz="0" w:space="0" w:color="auto"/>
        <w:bottom w:val="none" w:sz="0" w:space="0" w:color="auto"/>
        <w:right w:val="none" w:sz="0" w:space="0" w:color="auto"/>
      </w:divBdr>
    </w:div>
    <w:div w:id="685598811">
      <w:marLeft w:val="640"/>
      <w:marRight w:val="0"/>
      <w:marTop w:val="0"/>
      <w:marBottom w:val="0"/>
      <w:divBdr>
        <w:top w:val="none" w:sz="0" w:space="0" w:color="auto"/>
        <w:left w:val="none" w:sz="0" w:space="0" w:color="auto"/>
        <w:bottom w:val="none" w:sz="0" w:space="0" w:color="auto"/>
        <w:right w:val="none" w:sz="0" w:space="0" w:color="auto"/>
      </w:divBdr>
    </w:div>
    <w:div w:id="685669614">
      <w:marLeft w:val="640"/>
      <w:marRight w:val="0"/>
      <w:marTop w:val="0"/>
      <w:marBottom w:val="0"/>
      <w:divBdr>
        <w:top w:val="none" w:sz="0" w:space="0" w:color="auto"/>
        <w:left w:val="none" w:sz="0" w:space="0" w:color="auto"/>
        <w:bottom w:val="none" w:sz="0" w:space="0" w:color="auto"/>
        <w:right w:val="none" w:sz="0" w:space="0" w:color="auto"/>
      </w:divBdr>
    </w:div>
    <w:div w:id="685793472">
      <w:marLeft w:val="640"/>
      <w:marRight w:val="0"/>
      <w:marTop w:val="0"/>
      <w:marBottom w:val="0"/>
      <w:divBdr>
        <w:top w:val="none" w:sz="0" w:space="0" w:color="auto"/>
        <w:left w:val="none" w:sz="0" w:space="0" w:color="auto"/>
        <w:bottom w:val="none" w:sz="0" w:space="0" w:color="auto"/>
        <w:right w:val="none" w:sz="0" w:space="0" w:color="auto"/>
      </w:divBdr>
    </w:div>
    <w:div w:id="685865787">
      <w:marLeft w:val="640"/>
      <w:marRight w:val="0"/>
      <w:marTop w:val="0"/>
      <w:marBottom w:val="0"/>
      <w:divBdr>
        <w:top w:val="none" w:sz="0" w:space="0" w:color="auto"/>
        <w:left w:val="none" w:sz="0" w:space="0" w:color="auto"/>
        <w:bottom w:val="none" w:sz="0" w:space="0" w:color="auto"/>
        <w:right w:val="none" w:sz="0" w:space="0" w:color="auto"/>
      </w:divBdr>
    </w:div>
    <w:div w:id="686096575">
      <w:marLeft w:val="640"/>
      <w:marRight w:val="0"/>
      <w:marTop w:val="0"/>
      <w:marBottom w:val="0"/>
      <w:divBdr>
        <w:top w:val="none" w:sz="0" w:space="0" w:color="auto"/>
        <w:left w:val="none" w:sz="0" w:space="0" w:color="auto"/>
        <w:bottom w:val="none" w:sz="0" w:space="0" w:color="auto"/>
        <w:right w:val="none" w:sz="0" w:space="0" w:color="auto"/>
      </w:divBdr>
    </w:div>
    <w:div w:id="686177343">
      <w:marLeft w:val="640"/>
      <w:marRight w:val="0"/>
      <w:marTop w:val="0"/>
      <w:marBottom w:val="0"/>
      <w:divBdr>
        <w:top w:val="none" w:sz="0" w:space="0" w:color="auto"/>
        <w:left w:val="none" w:sz="0" w:space="0" w:color="auto"/>
        <w:bottom w:val="none" w:sz="0" w:space="0" w:color="auto"/>
        <w:right w:val="none" w:sz="0" w:space="0" w:color="auto"/>
      </w:divBdr>
    </w:div>
    <w:div w:id="686181205">
      <w:marLeft w:val="640"/>
      <w:marRight w:val="0"/>
      <w:marTop w:val="0"/>
      <w:marBottom w:val="0"/>
      <w:divBdr>
        <w:top w:val="none" w:sz="0" w:space="0" w:color="auto"/>
        <w:left w:val="none" w:sz="0" w:space="0" w:color="auto"/>
        <w:bottom w:val="none" w:sz="0" w:space="0" w:color="auto"/>
        <w:right w:val="none" w:sz="0" w:space="0" w:color="auto"/>
      </w:divBdr>
    </w:div>
    <w:div w:id="686252390">
      <w:marLeft w:val="640"/>
      <w:marRight w:val="0"/>
      <w:marTop w:val="0"/>
      <w:marBottom w:val="0"/>
      <w:divBdr>
        <w:top w:val="none" w:sz="0" w:space="0" w:color="auto"/>
        <w:left w:val="none" w:sz="0" w:space="0" w:color="auto"/>
        <w:bottom w:val="none" w:sz="0" w:space="0" w:color="auto"/>
        <w:right w:val="none" w:sz="0" w:space="0" w:color="auto"/>
      </w:divBdr>
    </w:div>
    <w:div w:id="686254848">
      <w:marLeft w:val="640"/>
      <w:marRight w:val="0"/>
      <w:marTop w:val="0"/>
      <w:marBottom w:val="0"/>
      <w:divBdr>
        <w:top w:val="none" w:sz="0" w:space="0" w:color="auto"/>
        <w:left w:val="none" w:sz="0" w:space="0" w:color="auto"/>
        <w:bottom w:val="none" w:sz="0" w:space="0" w:color="auto"/>
        <w:right w:val="none" w:sz="0" w:space="0" w:color="auto"/>
      </w:divBdr>
    </w:div>
    <w:div w:id="686445455">
      <w:marLeft w:val="640"/>
      <w:marRight w:val="0"/>
      <w:marTop w:val="0"/>
      <w:marBottom w:val="0"/>
      <w:divBdr>
        <w:top w:val="none" w:sz="0" w:space="0" w:color="auto"/>
        <w:left w:val="none" w:sz="0" w:space="0" w:color="auto"/>
        <w:bottom w:val="none" w:sz="0" w:space="0" w:color="auto"/>
        <w:right w:val="none" w:sz="0" w:space="0" w:color="auto"/>
      </w:divBdr>
    </w:div>
    <w:div w:id="686517588">
      <w:marLeft w:val="640"/>
      <w:marRight w:val="0"/>
      <w:marTop w:val="0"/>
      <w:marBottom w:val="0"/>
      <w:divBdr>
        <w:top w:val="none" w:sz="0" w:space="0" w:color="auto"/>
        <w:left w:val="none" w:sz="0" w:space="0" w:color="auto"/>
        <w:bottom w:val="none" w:sz="0" w:space="0" w:color="auto"/>
        <w:right w:val="none" w:sz="0" w:space="0" w:color="auto"/>
      </w:divBdr>
    </w:div>
    <w:div w:id="686829888">
      <w:marLeft w:val="640"/>
      <w:marRight w:val="0"/>
      <w:marTop w:val="0"/>
      <w:marBottom w:val="0"/>
      <w:divBdr>
        <w:top w:val="none" w:sz="0" w:space="0" w:color="auto"/>
        <w:left w:val="none" w:sz="0" w:space="0" w:color="auto"/>
        <w:bottom w:val="none" w:sz="0" w:space="0" w:color="auto"/>
        <w:right w:val="none" w:sz="0" w:space="0" w:color="auto"/>
      </w:divBdr>
    </w:div>
    <w:div w:id="686832608">
      <w:marLeft w:val="640"/>
      <w:marRight w:val="0"/>
      <w:marTop w:val="0"/>
      <w:marBottom w:val="0"/>
      <w:divBdr>
        <w:top w:val="none" w:sz="0" w:space="0" w:color="auto"/>
        <w:left w:val="none" w:sz="0" w:space="0" w:color="auto"/>
        <w:bottom w:val="none" w:sz="0" w:space="0" w:color="auto"/>
        <w:right w:val="none" w:sz="0" w:space="0" w:color="auto"/>
      </w:divBdr>
    </w:div>
    <w:div w:id="686833368">
      <w:marLeft w:val="640"/>
      <w:marRight w:val="0"/>
      <w:marTop w:val="0"/>
      <w:marBottom w:val="0"/>
      <w:divBdr>
        <w:top w:val="none" w:sz="0" w:space="0" w:color="auto"/>
        <w:left w:val="none" w:sz="0" w:space="0" w:color="auto"/>
        <w:bottom w:val="none" w:sz="0" w:space="0" w:color="auto"/>
        <w:right w:val="none" w:sz="0" w:space="0" w:color="auto"/>
      </w:divBdr>
    </w:div>
    <w:div w:id="686903897">
      <w:marLeft w:val="640"/>
      <w:marRight w:val="0"/>
      <w:marTop w:val="0"/>
      <w:marBottom w:val="0"/>
      <w:divBdr>
        <w:top w:val="none" w:sz="0" w:space="0" w:color="auto"/>
        <w:left w:val="none" w:sz="0" w:space="0" w:color="auto"/>
        <w:bottom w:val="none" w:sz="0" w:space="0" w:color="auto"/>
        <w:right w:val="none" w:sz="0" w:space="0" w:color="auto"/>
      </w:divBdr>
    </w:div>
    <w:div w:id="686911193">
      <w:marLeft w:val="640"/>
      <w:marRight w:val="0"/>
      <w:marTop w:val="0"/>
      <w:marBottom w:val="0"/>
      <w:divBdr>
        <w:top w:val="none" w:sz="0" w:space="0" w:color="auto"/>
        <w:left w:val="none" w:sz="0" w:space="0" w:color="auto"/>
        <w:bottom w:val="none" w:sz="0" w:space="0" w:color="auto"/>
        <w:right w:val="none" w:sz="0" w:space="0" w:color="auto"/>
      </w:divBdr>
    </w:div>
    <w:div w:id="686953904">
      <w:marLeft w:val="640"/>
      <w:marRight w:val="0"/>
      <w:marTop w:val="0"/>
      <w:marBottom w:val="0"/>
      <w:divBdr>
        <w:top w:val="none" w:sz="0" w:space="0" w:color="auto"/>
        <w:left w:val="none" w:sz="0" w:space="0" w:color="auto"/>
        <w:bottom w:val="none" w:sz="0" w:space="0" w:color="auto"/>
        <w:right w:val="none" w:sz="0" w:space="0" w:color="auto"/>
      </w:divBdr>
    </w:div>
    <w:div w:id="686978201">
      <w:marLeft w:val="640"/>
      <w:marRight w:val="0"/>
      <w:marTop w:val="0"/>
      <w:marBottom w:val="0"/>
      <w:divBdr>
        <w:top w:val="none" w:sz="0" w:space="0" w:color="auto"/>
        <w:left w:val="none" w:sz="0" w:space="0" w:color="auto"/>
        <w:bottom w:val="none" w:sz="0" w:space="0" w:color="auto"/>
        <w:right w:val="none" w:sz="0" w:space="0" w:color="auto"/>
      </w:divBdr>
    </w:div>
    <w:div w:id="687026854">
      <w:marLeft w:val="640"/>
      <w:marRight w:val="0"/>
      <w:marTop w:val="0"/>
      <w:marBottom w:val="0"/>
      <w:divBdr>
        <w:top w:val="none" w:sz="0" w:space="0" w:color="auto"/>
        <w:left w:val="none" w:sz="0" w:space="0" w:color="auto"/>
        <w:bottom w:val="none" w:sz="0" w:space="0" w:color="auto"/>
        <w:right w:val="none" w:sz="0" w:space="0" w:color="auto"/>
      </w:divBdr>
    </w:div>
    <w:div w:id="687148158">
      <w:marLeft w:val="640"/>
      <w:marRight w:val="0"/>
      <w:marTop w:val="0"/>
      <w:marBottom w:val="0"/>
      <w:divBdr>
        <w:top w:val="none" w:sz="0" w:space="0" w:color="auto"/>
        <w:left w:val="none" w:sz="0" w:space="0" w:color="auto"/>
        <w:bottom w:val="none" w:sz="0" w:space="0" w:color="auto"/>
        <w:right w:val="none" w:sz="0" w:space="0" w:color="auto"/>
      </w:divBdr>
    </w:div>
    <w:div w:id="687217450">
      <w:marLeft w:val="640"/>
      <w:marRight w:val="0"/>
      <w:marTop w:val="0"/>
      <w:marBottom w:val="0"/>
      <w:divBdr>
        <w:top w:val="none" w:sz="0" w:space="0" w:color="auto"/>
        <w:left w:val="none" w:sz="0" w:space="0" w:color="auto"/>
        <w:bottom w:val="none" w:sz="0" w:space="0" w:color="auto"/>
        <w:right w:val="none" w:sz="0" w:space="0" w:color="auto"/>
      </w:divBdr>
    </w:div>
    <w:div w:id="687290123">
      <w:marLeft w:val="640"/>
      <w:marRight w:val="0"/>
      <w:marTop w:val="0"/>
      <w:marBottom w:val="0"/>
      <w:divBdr>
        <w:top w:val="none" w:sz="0" w:space="0" w:color="auto"/>
        <w:left w:val="none" w:sz="0" w:space="0" w:color="auto"/>
        <w:bottom w:val="none" w:sz="0" w:space="0" w:color="auto"/>
        <w:right w:val="none" w:sz="0" w:space="0" w:color="auto"/>
      </w:divBdr>
    </w:div>
    <w:div w:id="687294397">
      <w:marLeft w:val="640"/>
      <w:marRight w:val="0"/>
      <w:marTop w:val="0"/>
      <w:marBottom w:val="0"/>
      <w:divBdr>
        <w:top w:val="none" w:sz="0" w:space="0" w:color="auto"/>
        <w:left w:val="none" w:sz="0" w:space="0" w:color="auto"/>
        <w:bottom w:val="none" w:sz="0" w:space="0" w:color="auto"/>
        <w:right w:val="none" w:sz="0" w:space="0" w:color="auto"/>
      </w:divBdr>
    </w:div>
    <w:div w:id="687369178">
      <w:marLeft w:val="640"/>
      <w:marRight w:val="0"/>
      <w:marTop w:val="0"/>
      <w:marBottom w:val="0"/>
      <w:divBdr>
        <w:top w:val="none" w:sz="0" w:space="0" w:color="auto"/>
        <w:left w:val="none" w:sz="0" w:space="0" w:color="auto"/>
        <w:bottom w:val="none" w:sz="0" w:space="0" w:color="auto"/>
        <w:right w:val="none" w:sz="0" w:space="0" w:color="auto"/>
      </w:divBdr>
    </w:div>
    <w:div w:id="687484257">
      <w:marLeft w:val="640"/>
      <w:marRight w:val="0"/>
      <w:marTop w:val="0"/>
      <w:marBottom w:val="0"/>
      <w:divBdr>
        <w:top w:val="none" w:sz="0" w:space="0" w:color="auto"/>
        <w:left w:val="none" w:sz="0" w:space="0" w:color="auto"/>
        <w:bottom w:val="none" w:sz="0" w:space="0" w:color="auto"/>
        <w:right w:val="none" w:sz="0" w:space="0" w:color="auto"/>
      </w:divBdr>
    </w:div>
    <w:div w:id="687484976">
      <w:marLeft w:val="640"/>
      <w:marRight w:val="0"/>
      <w:marTop w:val="0"/>
      <w:marBottom w:val="0"/>
      <w:divBdr>
        <w:top w:val="none" w:sz="0" w:space="0" w:color="auto"/>
        <w:left w:val="none" w:sz="0" w:space="0" w:color="auto"/>
        <w:bottom w:val="none" w:sz="0" w:space="0" w:color="auto"/>
        <w:right w:val="none" w:sz="0" w:space="0" w:color="auto"/>
      </w:divBdr>
    </w:div>
    <w:div w:id="687606969">
      <w:marLeft w:val="640"/>
      <w:marRight w:val="0"/>
      <w:marTop w:val="0"/>
      <w:marBottom w:val="0"/>
      <w:divBdr>
        <w:top w:val="none" w:sz="0" w:space="0" w:color="auto"/>
        <w:left w:val="none" w:sz="0" w:space="0" w:color="auto"/>
        <w:bottom w:val="none" w:sz="0" w:space="0" w:color="auto"/>
        <w:right w:val="none" w:sz="0" w:space="0" w:color="auto"/>
      </w:divBdr>
    </w:div>
    <w:div w:id="687679269">
      <w:marLeft w:val="640"/>
      <w:marRight w:val="0"/>
      <w:marTop w:val="0"/>
      <w:marBottom w:val="0"/>
      <w:divBdr>
        <w:top w:val="none" w:sz="0" w:space="0" w:color="auto"/>
        <w:left w:val="none" w:sz="0" w:space="0" w:color="auto"/>
        <w:bottom w:val="none" w:sz="0" w:space="0" w:color="auto"/>
        <w:right w:val="none" w:sz="0" w:space="0" w:color="auto"/>
      </w:divBdr>
    </w:div>
    <w:div w:id="687752962">
      <w:marLeft w:val="640"/>
      <w:marRight w:val="0"/>
      <w:marTop w:val="0"/>
      <w:marBottom w:val="0"/>
      <w:divBdr>
        <w:top w:val="none" w:sz="0" w:space="0" w:color="auto"/>
        <w:left w:val="none" w:sz="0" w:space="0" w:color="auto"/>
        <w:bottom w:val="none" w:sz="0" w:space="0" w:color="auto"/>
        <w:right w:val="none" w:sz="0" w:space="0" w:color="auto"/>
      </w:divBdr>
    </w:div>
    <w:div w:id="687803436">
      <w:marLeft w:val="640"/>
      <w:marRight w:val="0"/>
      <w:marTop w:val="0"/>
      <w:marBottom w:val="0"/>
      <w:divBdr>
        <w:top w:val="none" w:sz="0" w:space="0" w:color="auto"/>
        <w:left w:val="none" w:sz="0" w:space="0" w:color="auto"/>
        <w:bottom w:val="none" w:sz="0" w:space="0" w:color="auto"/>
        <w:right w:val="none" w:sz="0" w:space="0" w:color="auto"/>
      </w:divBdr>
    </w:div>
    <w:div w:id="687828632">
      <w:marLeft w:val="640"/>
      <w:marRight w:val="0"/>
      <w:marTop w:val="0"/>
      <w:marBottom w:val="0"/>
      <w:divBdr>
        <w:top w:val="none" w:sz="0" w:space="0" w:color="auto"/>
        <w:left w:val="none" w:sz="0" w:space="0" w:color="auto"/>
        <w:bottom w:val="none" w:sz="0" w:space="0" w:color="auto"/>
        <w:right w:val="none" w:sz="0" w:space="0" w:color="auto"/>
      </w:divBdr>
    </w:div>
    <w:div w:id="687870806">
      <w:marLeft w:val="640"/>
      <w:marRight w:val="0"/>
      <w:marTop w:val="0"/>
      <w:marBottom w:val="0"/>
      <w:divBdr>
        <w:top w:val="none" w:sz="0" w:space="0" w:color="auto"/>
        <w:left w:val="none" w:sz="0" w:space="0" w:color="auto"/>
        <w:bottom w:val="none" w:sz="0" w:space="0" w:color="auto"/>
        <w:right w:val="none" w:sz="0" w:space="0" w:color="auto"/>
      </w:divBdr>
    </w:div>
    <w:div w:id="687877455">
      <w:marLeft w:val="640"/>
      <w:marRight w:val="0"/>
      <w:marTop w:val="0"/>
      <w:marBottom w:val="0"/>
      <w:divBdr>
        <w:top w:val="none" w:sz="0" w:space="0" w:color="auto"/>
        <w:left w:val="none" w:sz="0" w:space="0" w:color="auto"/>
        <w:bottom w:val="none" w:sz="0" w:space="0" w:color="auto"/>
        <w:right w:val="none" w:sz="0" w:space="0" w:color="auto"/>
      </w:divBdr>
    </w:div>
    <w:div w:id="687877498">
      <w:marLeft w:val="640"/>
      <w:marRight w:val="0"/>
      <w:marTop w:val="0"/>
      <w:marBottom w:val="0"/>
      <w:divBdr>
        <w:top w:val="none" w:sz="0" w:space="0" w:color="auto"/>
        <w:left w:val="none" w:sz="0" w:space="0" w:color="auto"/>
        <w:bottom w:val="none" w:sz="0" w:space="0" w:color="auto"/>
        <w:right w:val="none" w:sz="0" w:space="0" w:color="auto"/>
      </w:divBdr>
    </w:div>
    <w:div w:id="687945599">
      <w:marLeft w:val="640"/>
      <w:marRight w:val="0"/>
      <w:marTop w:val="0"/>
      <w:marBottom w:val="0"/>
      <w:divBdr>
        <w:top w:val="none" w:sz="0" w:space="0" w:color="auto"/>
        <w:left w:val="none" w:sz="0" w:space="0" w:color="auto"/>
        <w:bottom w:val="none" w:sz="0" w:space="0" w:color="auto"/>
        <w:right w:val="none" w:sz="0" w:space="0" w:color="auto"/>
      </w:divBdr>
    </w:div>
    <w:div w:id="687948081">
      <w:marLeft w:val="640"/>
      <w:marRight w:val="0"/>
      <w:marTop w:val="0"/>
      <w:marBottom w:val="0"/>
      <w:divBdr>
        <w:top w:val="none" w:sz="0" w:space="0" w:color="auto"/>
        <w:left w:val="none" w:sz="0" w:space="0" w:color="auto"/>
        <w:bottom w:val="none" w:sz="0" w:space="0" w:color="auto"/>
        <w:right w:val="none" w:sz="0" w:space="0" w:color="auto"/>
      </w:divBdr>
    </w:div>
    <w:div w:id="688141442">
      <w:marLeft w:val="640"/>
      <w:marRight w:val="0"/>
      <w:marTop w:val="0"/>
      <w:marBottom w:val="0"/>
      <w:divBdr>
        <w:top w:val="none" w:sz="0" w:space="0" w:color="auto"/>
        <w:left w:val="none" w:sz="0" w:space="0" w:color="auto"/>
        <w:bottom w:val="none" w:sz="0" w:space="0" w:color="auto"/>
        <w:right w:val="none" w:sz="0" w:space="0" w:color="auto"/>
      </w:divBdr>
    </w:div>
    <w:div w:id="688144937">
      <w:marLeft w:val="640"/>
      <w:marRight w:val="0"/>
      <w:marTop w:val="0"/>
      <w:marBottom w:val="0"/>
      <w:divBdr>
        <w:top w:val="none" w:sz="0" w:space="0" w:color="auto"/>
        <w:left w:val="none" w:sz="0" w:space="0" w:color="auto"/>
        <w:bottom w:val="none" w:sz="0" w:space="0" w:color="auto"/>
        <w:right w:val="none" w:sz="0" w:space="0" w:color="auto"/>
      </w:divBdr>
    </w:div>
    <w:div w:id="688220850">
      <w:marLeft w:val="640"/>
      <w:marRight w:val="0"/>
      <w:marTop w:val="0"/>
      <w:marBottom w:val="0"/>
      <w:divBdr>
        <w:top w:val="none" w:sz="0" w:space="0" w:color="auto"/>
        <w:left w:val="none" w:sz="0" w:space="0" w:color="auto"/>
        <w:bottom w:val="none" w:sz="0" w:space="0" w:color="auto"/>
        <w:right w:val="none" w:sz="0" w:space="0" w:color="auto"/>
      </w:divBdr>
    </w:div>
    <w:div w:id="688290337">
      <w:marLeft w:val="640"/>
      <w:marRight w:val="0"/>
      <w:marTop w:val="0"/>
      <w:marBottom w:val="0"/>
      <w:divBdr>
        <w:top w:val="none" w:sz="0" w:space="0" w:color="auto"/>
        <w:left w:val="none" w:sz="0" w:space="0" w:color="auto"/>
        <w:bottom w:val="none" w:sz="0" w:space="0" w:color="auto"/>
        <w:right w:val="none" w:sz="0" w:space="0" w:color="auto"/>
      </w:divBdr>
    </w:div>
    <w:div w:id="688332963">
      <w:marLeft w:val="640"/>
      <w:marRight w:val="0"/>
      <w:marTop w:val="0"/>
      <w:marBottom w:val="0"/>
      <w:divBdr>
        <w:top w:val="none" w:sz="0" w:space="0" w:color="auto"/>
        <w:left w:val="none" w:sz="0" w:space="0" w:color="auto"/>
        <w:bottom w:val="none" w:sz="0" w:space="0" w:color="auto"/>
        <w:right w:val="none" w:sz="0" w:space="0" w:color="auto"/>
      </w:divBdr>
    </w:div>
    <w:div w:id="688408674">
      <w:marLeft w:val="640"/>
      <w:marRight w:val="0"/>
      <w:marTop w:val="0"/>
      <w:marBottom w:val="0"/>
      <w:divBdr>
        <w:top w:val="none" w:sz="0" w:space="0" w:color="auto"/>
        <w:left w:val="none" w:sz="0" w:space="0" w:color="auto"/>
        <w:bottom w:val="none" w:sz="0" w:space="0" w:color="auto"/>
        <w:right w:val="none" w:sz="0" w:space="0" w:color="auto"/>
      </w:divBdr>
    </w:div>
    <w:div w:id="688457359">
      <w:marLeft w:val="640"/>
      <w:marRight w:val="0"/>
      <w:marTop w:val="0"/>
      <w:marBottom w:val="0"/>
      <w:divBdr>
        <w:top w:val="none" w:sz="0" w:space="0" w:color="auto"/>
        <w:left w:val="none" w:sz="0" w:space="0" w:color="auto"/>
        <w:bottom w:val="none" w:sz="0" w:space="0" w:color="auto"/>
        <w:right w:val="none" w:sz="0" w:space="0" w:color="auto"/>
      </w:divBdr>
    </w:div>
    <w:div w:id="688525517">
      <w:marLeft w:val="640"/>
      <w:marRight w:val="0"/>
      <w:marTop w:val="0"/>
      <w:marBottom w:val="0"/>
      <w:divBdr>
        <w:top w:val="none" w:sz="0" w:space="0" w:color="auto"/>
        <w:left w:val="none" w:sz="0" w:space="0" w:color="auto"/>
        <w:bottom w:val="none" w:sz="0" w:space="0" w:color="auto"/>
        <w:right w:val="none" w:sz="0" w:space="0" w:color="auto"/>
      </w:divBdr>
    </w:div>
    <w:div w:id="688529084">
      <w:marLeft w:val="640"/>
      <w:marRight w:val="0"/>
      <w:marTop w:val="0"/>
      <w:marBottom w:val="0"/>
      <w:divBdr>
        <w:top w:val="none" w:sz="0" w:space="0" w:color="auto"/>
        <w:left w:val="none" w:sz="0" w:space="0" w:color="auto"/>
        <w:bottom w:val="none" w:sz="0" w:space="0" w:color="auto"/>
        <w:right w:val="none" w:sz="0" w:space="0" w:color="auto"/>
      </w:divBdr>
    </w:div>
    <w:div w:id="688608302">
      <w:marLeft w:val="640"/>
      <w:marRight w:val="0"/>
      <w:marTop w:val="0"/>
      <w:marBottom w:val="0"/>
      <w:divBdr>
        <w:top w:val="none" w:sz="0" w:space="0" w:color="auto"/>
        <w:left w:val="none" w:sz="0" w:space="0" w:color="auto"/>
        <w:bottom w:val="none" w:sz="0" w:space="0" w:color="auto"/>
        <w:right w:val="none" w:sz="0" w:space="0" w:color="auto"/>
      </w:divBdr>
    </w:div>
    <w:div w:id="688609433">
      <w:marLeft w:val="640"/>
      <w:marRight w:val="0"/>
      <w:marTop w:val="0"/>
      <w:marBottom w:val="0"/>
      <w:divBdr>
        <w:top w:val="none" w:sz="0" w:space="0" w:color="auto"/>
        <w:left w:val="none" w:sz="0" w:space="0" w:color="auto"/>
        <w:bottom w:val="none" w:sz="0" w:space="0" w:color="auto"/>
        <w:right w:val="none" w:sz="0" w:space="0" w:color="auto"/>
      </w:divBdr>
    </w:div>
    <w:div w:id="688681030">
      <w:marLeft w:val="640"/>
      <w:marRight w:val="0"/>
      <w:marTop w:val="0"/>
      <w:marBottom w:val="0"/>
      <w:divBdr>
        <w:top w:val="none" w:sz="0" w:space="0" w:color="auto"/>
        <w:left w:val="none" w:sz="0" w:space="0" w:color="auto"/>
        <w:bottom w:val="none" w:sz="0" w:space="0" w:color="auto"/>
        <w:right w:val="none" w:sz="0" w:space="0" w:color="auto"/>
      </w:divBdr>
    </w:div>
    <w:div w:id="688796255">
      <w:marLeft w:val="640"/>
      <w:marRight w:val="0"/>
      <w:marTop w:val="0"/>
      <w:marBottom w:val="0"/>
      <w:divBdr>
        <w:top w:val="none" w:sz="0" w:space="0" w:color="auto"/>
        <w:left w:val="none" w:sz="0" w:space="0" w:color="auto"/>
        <w:bottom w:val="none" w:sz="0" w:space="0" w:color="auto"/>
        <w:right w:val="none" w:sz="0" w:space="0" w:color="auto"/>
      </w:divBdr>
    </w:div>
    <w:div w:id="688802589">
      <w:marLeft w:val="640"/>
      <w:marRight w:val="0"/>
      <w:marTop w:val="0"/>
      <w:marBottom w:val="0"/>
      <w:divBdr>
        <w:top w:val="none" w:sz="0" w:space="0" w:color="auto"/>
        <w:left w:val="none" w:sz="0" w:space="0" w:color="auto"/>
        <w:bottom w:val="none" w:sz="0" w:space="0" w:color="auto"/>
        <w:right w:val="none" w:sz="0" w:space="0" w:color="auto"/>
      </w:divBdr>
    </w:div>
    <w:div w:id="689062136">
      <w:marLeft w:val="640"/>
      <w:marRight w:val="0"/>
      <w:marTop w:val="0"/>
      <w:marBottom w:val="0"/>
      <w:divBdr>
        <w:top w:val="none" w:sz="0" w:space="0" w:color="auto"/>
        <w:left w:val="none" w:sz="0" w:space="0" w:color="auto"/>
        <w:bottom w:val="none" w:sz="0" w:space="0" w:color="auto"/>
        <w:right w:val="none" w:sz="0" w:space="0" w:color="auto"/>
      </w:divBdr>
    </w:div>
    <w:div w:id="689143412">
      <w:marLeft w:val="640"/>
      <w:marRight w:val="0"/>
      <w:marTop w:val="0"/>
      <w:marBottom w:val="0"/>
      <w:divBdr>
        <w:top w:val="none" w:sz="0" w:space="0" w:color="auto"/>
        <w:left w:val="none" w:sz="0" w:space="0" w:color="auto"/>
        <w:bottom w:val="none" w:sz="0" w:space="0" w:color="auto"/>
        <w:right w:val="none" w:sz="0" w:space="0" w:color="auto"/>
      </w:divBdr>
    </w:div>
    <w:div w:id="689182597">
      <w:marLeft w:val="640"/>
      <w:marRight w:val="0"/>
      <w:marTop w:val="0"/>
      <w:marBottom w:val="0"/>
      <w:divBdr>
        <w:top w:val="none" w:sz="0" w:space="0" w:color="auto"/>
        <w:left w:val="none" w:sz="0" w:space="0" w:color="auto"/>
        <w:bottom w:val="none" w:sz="0" w:space="0" w:color="auto"/>
        <w:right w:val="none" w:sz="0" w:space="0" w:color="auto"/>
      </w:divBdr>
    </w:div>
    <w:div w:id="689182953">
      <w:marLeft w:val="640"/>
      <w:marRight w:val="0"/>
      <w:marTop w:val="0"/>
      <w:marBottom w:val="0"/>
      <w:divBdr>
        <w:top w:val="none" w:sz="0" w:space="0" w:color="auto"/>
        <w:left w:val="none" w:sz="0" w:space="0" w:color="auto"/>
        <w:bottom w:val="none" w:sz="0" w:space="0" w:color="auto"/>
        <w:right w:val="none" w:sz="0" w:space="0" w:color="auto"/>
      </w:divBdr>
    </w:div>
    <w:div w:id="689337739">
      <w:marLeft w:val="640"/>
      <w:marRight w:val="0"/>
      <w:marTop w:val="0"/>
      <w:marBottom w:val="0"/>
      <w:divBdr>
        <w:top w:val="none" w:sz="0" w:space="0" w:color="auto"/>
        <w:left w:val="none" w:sz="0" w:space="0" w:color="auto"/>
        <w:bottom w:val="none" w:sz="0" w:space="0" w:color="auto"/>
        <w:right w:val="none" w:sz="0" w:space="0" w:color="auto"/>
      </w:divBdr>
    </w:div>
    <w:div w:id="689377830">
      <w:marLeft w:val="640"/>
      <w:marRight w:val="0"/>
      <w:marTop w:val="0"/>
      <w:marBottom w:val="0"/>
      <w:divBdr>
        <w:top w:val="none" w:sz="0" w:space="0" w:color="auto"/>
        <w:left w:val="none" w:sz="0" w:space="0" w:color="auto"/>
        <w:bottom w:val="none" w:sz="0" w:space="0" w:color="auto"/>
        <w:right w:val="none" w:sz="0" w:space="0" w:color="auto"/>
      </w:divBdr>
    </w:div>
    <w:div w:id="689451438">
      <w:marLeft w:val="640"/>
      <w:marRight w:val="0"/>
      <w:marTop w:val="0"/>
      <w:marBottom w:val="0"/>
      <w:divBdr>
        <w:top w:val="none" w:sz="0" w:space="0" w:color="auto"/>
        <w:left w:val="none" w:sz="0" w:space="0" w:color="auto"/>
        <w:bottom w:val="none" w:sz="0" w:space="0" w:color="auto"/>
        <w:right w:val="none" w:sz="0" w:space="0" w:color="auto"/>
      </w:divBdr>
    </w:div>
    <w:div w:id="689456842">
      <w:marLeft w:val="640"/>
      <w:marRight w:val="0"/>
      <w:marTop w:val="0"/>
      <w:marBottom w:val="0"/>
      <w:divBdr>
        <w:top w:val="none" w:sz="0" w:space="0" w:color="auto"/>
        <w:left w:val="none" w:sz="0" w:space="0" w:color="auto"/>
        <w:bottom w:val="none" w:sz="0" w:space="0" w:color="auto"/>
        <w:right w:val="none" w:sz="0" w:space="0" w:color="auto"/>
      </w:divBdr>
    </w:div>
    <w:div w:id="689528560">
      <w:marLeft w:val="640"/>
      <w:marRight w:val="0"/>
      <w:marTop w:val="0"/>
      <w:marBottom w:val="0"/>
      <w:divBdr>
        <w:top w:val="none" w:sz="0" w:space="0" w:color="auto"/>
        <w:left w:val="none" w:sz="0" w:space="0" w:color="auto"/>
        <w:bottom w:val="none" w:sz="0" w:space="0" w:color="auto"/>
        <w:right w:val="none" w:sz="0" w:space="0" w:color="auto"/>
      </w:divBdr>
    </w:div>
    <w:div w:id="689718617">
      <w:marLeft w:val="640"/>
      <w:marRight w:val="0"/>
      <w:marTop w:val="0"/>
      <w:marBottom w:val="0"/>
      <w:divBdr>
        <w:top w:val="none" w:sz="0" w:space="0" w:color="auto"/>
        <w:left w:val="none" w:sz="0" w:space="0" w:color="auto"/>
        <w:bottom w:val="none" w:sz="0" w:space="0" w:color="auto"/>
        <w:right w:val="none" w:sz="0" w:space="0" w:color="auto"/>
      </w:divBdr>
    </w:div>
    <w:div w:id="689719410">
      <w:marLeft w:val="640"/>
      <w:marRight w:val="0"/>
      <w:marTop w:val="0"/>
      <w:marBottom w:val="0"/>
      <w:divBdr>
        <w:top w:val="none" w:sz="0" w:space="0" w:color="auto"/>
        <w:left w:val="none" w:sz="0" w:space="0" w:color="auto"/>
        <w:bottom w:val="none" w:sz="0" w:space="0" w:color="auto"/>
        <w:right w:val="none" w:sz="0" w:space="0" w:color="auto"/>
      </w:divBdr>
    </w:div>
    <w:div w:id="689792479">
      <w:marLeft w:val="640"/>
      <w:marRight w:val="0"/>
      <w:marTop w:val="0"/>
      <w:marBottom w:val="0"/>
      <w:divBdr>
        <w:top w:val="none" w:sz="0" w:space="0" w:color="auto"/>
        <w:left w:val="none" w:sz="0" w:space="0" w:color="auto"/>
        <w:bottom w:val="none" w:sz="0" w:space="0" w:color="auto"/>
        <w:right w:val="none" w:sz="0" w:space="0" w:color="auto"/>
      </w:divBdr>
    </w:div>
    <w:div w:id="689792702">
      <w:marLeft w:val="640"/>
      <w:marRight w:val="0"/>
      <w:marTop w:val="0"/>
      <w:marBottom w:val="0"/>
      <w:divBdr>
        <w:top w:val="none" w:sz="0" w:space="0" w:color="auto"/>
        <w:left w:val="none" w:sz="0" w:space="0" w:color="auto"/>
        <w:bottom w:val="none" w:sz="0" w:space="0" w:color="auto"/>
        <w:right w:val="none" w:sz="0" w:space="0" w:color="auto"/>
      </w:divBdr>
    </w:div>
    <w:div w:id="689986337">
      <w:marLeft w:val="640"/>
      <w:marRight w:val="0"/>
      <w:marTop w:val="0"/>
      <w:marBottom w:val="0"/>
      <w:divBdr>
        <w:top w:val="none" w:sz="0" w:space="0" w:color="auto"/>
        <w:left w:val="none" w:sz="0" w:space="0" w:color="auto"/>
        <w:bottom w:val="none" w:sz="0" w:space="0" w:color="auto"/>
        <w:right w:val="none" w:sz="0" w:space="0" w:color="auto"/>
      </w:divBdr>
    </w:div>
    <w:div w:id="689987387">
      <w:marLeft w:val="640"/>
      <w:marRight w:val="0"/>
      <w:marTop w:val="0"/>
      <w:marBottom w:val="0"/>
      <w:divBdr>
        <w:top w:val="none" w:sz="0" w:space="0" w:color="auto"/>
        <w:left w:val="none" w:sz="0" w:space="0" w:color="auto"/>
        <w:bottom w:val="none" w:sz="0" w:space="0" w:color="auto"/>
        <w:right w:val="none" w:sz="0" w:space="0" w:color="auto"/>
      </w:divBdr>
    </w:div>
    <w:div w:id="689987597">
      <w:marLeft w:val="640"/>
      <w:marRight w:val="0"/>
      <w:marTop w:val="0"/>
      <w:marBottom w:val="0"/>
      <w:divBdr>
        <w:top w:val="none" w:sz="0" w:space="0" w:color="auto"/>
        <w:left w:val="none" w:sz="0" w:space="0" w:color="auto"/>
        <w:bottom w:val="none" w:sz="0" w:space="0" w:color="auto"/>
        <w:right w:val="none" w:sz="0" w:space="0" w:color="auto"/>
      </w:divBdr>
    </w:div>
    <w:div w:id="690037196">
      <w:marLeft w:val="640"/>
      <w:marRight w:val="0"/>
      <w:marTop w:val="0"/>
      <w:marBottom w:val="0"/>
      <w:divBdr>
        <w:top w:val="none" w:sz="0" w:space="0" w:color="auto"/>
        <w:left w:val="none" w:sz="0" w:space="0" w:color="auto"/>
        <w:bottom w:val="none" w:sz="0" w:space="0" w:color="auto"/>
        <w:right w:val="none" w:sz="0" w:space="0" w:color="auto"/>
      </w:divBdr>
    </w:div>
    <w:div w:id="690104893">
      <w:marLeft w:val="640"/>
      <w:marRight w:val="0"/>
      <w:marTop w:val="0"/>
      <w:marBottom w:val="0"/>
      <w:divBdr>
        <w:top w:val="none" w:sz="0" w:space="0" w:color="auto"/>
        <w:left w:val="none" w:sz="0" w:space="0" w:color="auto"/>
        <w:bottom w:val="none" w:sz="0" w:space="0" w:color="auto"/>
        <w:right w:val="none" w:sz="0" w:space="0" w:color="auto"/>
      </w:divBdr>
    </w:div>
    <w:div w:id="690108204">
      <w:marLeft w:val="640"/>
      <w:marRight w:val="0"/>
      <w:marTop w:val="0"/>
      <w:marBottom w:val="0"/>
      <w:divBdr>
        <w:top w:val="none" w:sz="0" w:space="0" w:color="auto"/>
        <w:left w:val="none" w:sz="0" w:space="0" w:color="auto"/>
        <w:bottom w:val="none" w:sz="0" w:space="0" w:color="auto"/>
        <w:right w:val="none" w:sz="0" w:space="0" w:color="auto"/>
      </w:divBdr>
    </w:div>
    <w:div w:id="690108558">
      <w:marLeft w:val="640"/>
      <w:marRight w:val="0"/>
      <w:marTop w:val="0"/>
      <w:marBottom w:val="0"/>
      <w:divBdr>
        <w:top w:val="none" w:sz="0" w:space="0" w:color="auto"/>
        <w:left w:val="none" w:sz="0" w:space="0" w:color="auto"/>
        <w:bottom w:val="none" w:sz="0" w:space="0" w:color="auto"/>
        <w:right w:val="none" w:sz="0" w:space="0" w:color="auto"/>
      </w:divBdr>
    </w:div>
    <w:div w:id="690226408">
      <w:marLeft w:val="640"/>
      <w:marRight w:val="0"/>
      <w:marTop w:val="0"/>
      <w:marBottom w:val="0"/>
      <w:divBdr>
        <w:top w:val="none" w:sz="0" w:space="0" w:color="auto"/>
        <w:left w:val="none" w:sz="0" w:space="0" w:color="auto"/>
        <w:bottom w:val="none" w:sz="0" w:space="0" w:color="auto"/>
        <w:right w:val="none" w:sz="0" w:space="0" w:color="auto"/>
      </w:divBdr>
    </w:div>
    <w:div w:id="690229192">
      <w:marLeft w:val="640"/>
      <w:marRight w:val="0"/>
      <w:marTop w:val="0"/>
      <w:marBottom w:val="0"/>
      <w:divBdr>
        <w:top w:val="none" w:sz="0" w:space="0" w:color="auto"/>
        <w:left w:val="none" w:sz="0" w:space="0" w:color="auto"/>
        <w:bottom w:val="none" w:sz="0" w:space="0" w:color="auto"/>
        <w:right w:val="none" w:sz="0" w:space="0" w:color="auto"/>
      </w:divBdr>
    </w:div>
    <w:div w:id="690372225">
      <w:marLeft w:val="640"/>
      <w:marRight w:val="0"/>
      <w:marTop w:val="0"/>
      <w:marBottom w:val="0"/>
      <w:divBdr>
        <w:top w:val="none" w:sz="0" w:space="0" w:color="auto"/>
        <w:left w:val="none" w:sz="0" w:space="0" w:color="auto"/>
        <w:bottom w:val="none" w:sz="0" w:space="0" w:color="auto"/>
        <w:right w:val="none" w:sz="0" w:space="0" w:color="auto"/>
      </w:divBdr>
    </w:div>
    <w:div w:id="690380041">
      <w:marLeft w:val="640"/>
      <w:marRight w:val="0"/>
      <w:marTop w:val="0"/>
      <w:marBottom w:val="0"/>
      <w:divBdr>
        <w:top w:val="none" w:sz="0" w:space="0" w:color="auto"/>
        <w:left w:val="none" w:sz="0" w:space="0" w:color="auto"/>
        <w:bottom w:val="none" w:sz="0" w:space="0" w:color="auto"/>
        <w:right w:val="none" w:sz="0" w:space="0" w:color="auto"/>
      </w:divBdr>
    </w:div>
    <w:div w:id="690381947">
      <w:marLeft w:val="640"/>
      <w:marRight w:val="0"/>
      <w:marTop w:val="0"/>
      <w:marBottom w:val="0"/>
      <w:divBdr>
        <w:top w:val="none" w:sz="0" w:space="0" w:color="auto"/>
        <w:left w:val="none" w:sz="0" w:space="0" w:color="auto"/>
        <w:bottom w:val="none" w:sz="0" w:space="0" w:color="auto"/>
        <w:right w:val="none" w:sz="0" w:space="0" w:color="auto"/>
      </w:divBdr>
    </w:div>
    <w:div w:id="690449874">
      <w:marLeft w:val="640"/>
      <w:marRight w:val="0"/>
      <w:marTop w:val="0"/>
      <w:marBottom w:val="0"/>
      <w:divBdr>
        <w:top w:val="none" w:sz="0" w:space="0" w:color="auto"/>
        <w:left w:val="none" w:sz="0" w:space="0" w:color="auto"/>
        <w:bottom w:val="none" w:sz="0" w:space="0" w:color="auto"/>
        <w:right w:val="none" w:sz="0" w:space="0" w:color="auto"/>
      </w:divBdr>
    </w:div>
    <w:div w:id="690490297">
      <w:marLeft w:val="640"/>
      <w:marRight w:val="0"/>
      <w:marTop w:val="0"/>
      <w:marBottom w:val="0"/>
      <w:divBdr>
        <w:top w:val="none" w:sz="0" w:space="0" w:color="auto"/>
        <w:left w:val="none" w:sz="0" w:space="0" w:color="auto"/>
        <w:bottom w:val="none" w:sz="0" w:space="0" w:color="auto"/>
        <w:right w:val="none" w:sz="0" w:space="0" w:color="auto"/>
      </w:divBdr>
    </w:div>
    <w:div w:id="690570780">
      <w:marLeft w:val="640"/>
      <w:marRight w:val="0"/>
      <w:marTop w:val="0"/>
      <w:marBottom w:val="0"/>
      <w:divBdr>
        <w:top w:val="none" w:sz="0" w:space="0" w:color="auto"/>
        <w:left w:val="none" w:sz="0" w:space="0" w:color="auto"/>
        <w:bottom w:val="none" w:sz="0" w:space="0" w:color="auto"/>
        <w:right w:val="none" w:sz="0" w:space="0" w:color="auto"/>
      </w:divBdr>
    </w:div>
    <w:div w:id="690572784">
      <w:bodyDiv w:val="1"/>
      <w:marLeft w:val="0"/>
      <w:marRight w:val="0"/>
      <w:marTop w:val="0"/>
      <w:marBottom w:val="0"/>
      <w:divBdr>
        <w:top w:val="none" w:sz="0" w:space="0" w:color="auto"/>
        <w:left w:val="none" w:sz="0" w:space="0" w:color="auto"/>
        <w:bottom w:val="none" w:sz="0" w:space="0" w:color="auto"/>
        <w:right w:val="none" w:sz="0" w:space="0" w:color="auto"/>
      </w:divBdr>
    </w:div>
    <w:div w:id="690650523">
      <w:marLeft w:val="640"/>
      <w:marRight w:val="0"/>
      <w:marTop w:val="0"/>
      <w:marBottom w:val="0"/>
      <w:divBdr>
        <w:top w:val="none" w:sz="0" w:space="0" w:color="auto"/>
        <w:left w:val="none" w:sz="0" w:space="0" w:color="auto"/>
        <w:bottom w:val="none" w:sz="0" w:space="0" w:color="auto"/>
        <w:right w:val="none" w:sz="0" w:space="0" w:color="auto"/>
      </w:divBdr>
    </w:div>
    <w:div w:id="690763400">
      <w:marLeft w:val="640"/>
      <w:marRight w:val="0"/>
      <w:marTop w:val="0"/>
      <w:marBottom w:val="0"/>
      <w:divBdr>
        <w:top w:val="none" w:sz="0" w:space="0" w:color="auto"/>
        <w:left w:val="none" w:sz="0" w:space="0" w:color="auto"/>
        <w:bottom w:val="none" w:sz="0" w:space="0" w:color="auto"/>
        <w:right w:val="none" w:sz="0" w:space="0" w:color="auto"/>
      </w:divBdr>
    </w:div>
    <w:div w:id="690763814">
      <w:marLeft w:val="640"/>
      <w:marRight w:val="0"/>
      <w:marTop w:val="0"/>
      <w:marBottom w:val="0"/>
      <w:divBdr>
        <w:top w:val="none" w:sz="0" w:space="0" w:color="auto"/>
        <w:left w:val="none" w:sz="0" w:space="0" w:color="auto"/>
        <w:bottom w:val="none" w:sz="0" w:space="0" w:color="auto"/>
        <w:right w:val="none" w:sz="0" w:space="0" w:color="auto"/>
      </w:divBdr>
    </w:div>
    <w:div w:id="690764736">
      <w:marLeft w:val="640"/>
      <w:marRight w:val="0"/>
      <w:marTop w:val="0"/>
      <w:marBottom w:val="0"/>
      <w:divBdr>
        <w:top w:val="none" w:sz="0" w:space="0" w:color="auto"/>
        <w:left w:val="none" w:sz="0" w:space="0" w:color="auto"/>
        <w:bottom w:val="none" w:sz="0" w:space="0" w:color="auto"/>
        <w:right w:val="none" w:sz="0" w:space="0" w:color="auto"/>
      </w:divBdr>
    </w:div>
    <w:div w:id="690882921">
      <w:marLeft w:val="640"/>
      <w:marRight w:val="0"/>
      <w:marTop w:val="0"/>
      <w:marBottom w:val="0"/>
      <w:divBdr>
        <w:top w:val="none" w:sz="0" w:space="0" w:color="auto"/>
        <w:left w:val="none" w:sz="0" w:space="0" w:color="auto"/>
        <w:bottom w:val="none" w:sz="0" w:space="0" w:color="auto"/>
        <w:right w:val="none" w:sz="0" w:space="0" w:color="auto"/>
      </w:divBdr>
    </w:div>
    <w:div w:id="690883510">
      <w:marLeft w:val="640"/>
      <w:marRight w:val="0"/>
      <w:marTop w:val="0"/>
      <w:marBottom w:val="0"/>
      <w:divBdr>
        <w:top w:val="none" w:sz="0" w:space="0" w:color="auto"/>
        <w:left w:val="none" w:sz="0" w:space="0" w:color="auto"/>
        <w:bottom w:val="none" w:sz="0" w:space="0" w:color="auto"/>
        <w:right w:val="none" w:sz="0" w:space="0" w:color="auto"/>
      </w:divBdr>
    </w:div>
    <w:div w:id="690956101">
      <w:marLeft w:val="640"/>
      <w:marRight w:val="0"/>
      <w:marTop w:val="0"/>
      <w:marBottom w:val="0"/>
      <w:divBdr>
        <w:top w:val="none" w:sz="0" w:space="0" w:color="auto"/>
        <w:left w:val="none" w:sz="0" w:space="0" w:color="auto"/>
        <w:bottom w:val="none" w:sz="0" w:space="0" w:color="auto"/>
        <w:right w:val="none" w:sz="0" w:space="0" w:color="auto"/>
      </w:divBdr>
    </w:div>
    <w:div w:id="691028020">
      <w:marLeft w:val="640"/>
      <w:marRight w:val="0"/>
      <w:marTop w:val="0"/>
      <w:marBottom w:val="0"/>
      <w:divBdr>
        <w:top w:val="none" w:sz="0" w:space="0" w:color="auto"/>
        <w:left w:val="none" w:sz="0" w:space="0" w:color="auto"/>
        <w:bottom w:val="none" w:sz="0" w:space="0" w:color="auto"/>
        <w:right w:val="none" w:sz="0" w:space="0" w:color="auto"/>
      </w:divBdr>
    </w:div>
    <w:div w:id="691030042">
      <w:marLeft w:val="640"/>
      <w:marRight w:val="0"/>
      <w:marTop w:val="0"/>
      <w:marBottom w:val="0"/>
      <w:divBdr>
        <w:top w:val="none" w:sz="0" w:space="0" w:color="auto"/>
        <w:left w:val="none" w:sz="0" w:space="0" w:color="auto"/>
        <w:bottom w:val="none" w:sz="0" w:space="0" w:color="auto"/>
        <w:right w:val="none" w:sz="0" w:space="0" w:color="auto"/>
      </w:divBdr>
    </w:div>
    <w:div w:id="691103313">
      <w:marLeft w:val="640"/>
      <w:marRight w:val="0"/>
      <w:marTop w:val="0"/>
      <w:marBottom w:val="0"/>
      <w:divBdr>
        <w:top w:val="none" w:sz="0" w:space="0" w:color="auto"/>
        <w:left w:val="none" w:sz="0" w:space="0" w:color="auto"/>
        <w:bottom w:val="none" w:sz="0" w:space="0" w:color="auto"/>
        <w:right w:val="none" w:sz="0" w:space="0" w:color="auto"/>
      </w:divBdr>
    </w:div>
    <w:div w:id="691105320">
      <w:marLeft w:val="640"/>
      <w:marRight w:val="0"/>
      <w:marTop w:val="0"/>
      <w:marBottom w:val="0"/>
      <w:divBdr>
        <w:top w:val="none" w:sz="0" w:space="0" w:color="auto"/>
        <w:left w:val="none" w:sz="0" w:space="0" w:color="auto"/>
        <w:bottom w:val="none" w:sz="0" w:space="0" w:color="auto"/>
        <w:right w:val="none" w:sz="0" w:space="0" w:color="auto"/>
      </w:divBdr>
    </w:div>
    <w:div w:id="691109727">
      <w:marLeft w:val="640"/>
      <w:marRight w:val="0"/>
      <w:marTop w:val="0"/>
      <w:marBottom w:val="0"/>
      <w:divBdr>
        <w:top w:val="none" w:sz="0" w:space="0" w:color="auto"/>
        <w:left w:val="none" w:sz="0" w:space="0" w:color="auto"/>
        <w:bottom w:val="none" w:sz="0" w:space="0" w:color="auto"/>
        <w:right w:val="none" w:sz="0" w:space="0" w:color="auto"/>
      </w:divBdr>
    </w:div>
    <w:div w:id="691146393">
      <w:marLeft w:val="640"/>
      <w:marRight w:val="0"/>
      <w:marTop w:val="0"/>
      <w:marBottom w:val="0"/>
      <w:divBdr>
        <w:top w:val="none" w:sz="0" w:space="0" w:color="auto"/>
        <w:left w:val="none" w:sz="0" w:space="0" w:color="auto"/>
        <w:bottom w:val="none" w:sz="0" w:space="0" w:color="auto"/>
        <w:right w:val="none" w:sz="0" w:space="0" w:color="auto"/>
      </w:divBdr>
    </w:div>
    <w:div w:id="691152943">
      <w:marLeft w:val="640"/>
      <w:marRight w:val="0"/>
      <w:marTop w:val="0"/>
      <w:marBottom w:val="0"/>
      <w:divBdr>
        <w:top w:val="none" w:sz="0" w:space="0" w:color="auto"/>
        <w:left w:val="none" w:sz="0" w:space="0" w:color="auto"/>
        <w:bottom w:val="none" w:sz="0" w:space="0" w:color="auto"/>
        <w:right w:val="none" w:sz="0" w:space="0" w:color="auto"/>
      </w:divBdr>
    </w:div>
    <w:div w:id="691222708">
      <w:marLeft w:val="640"/>
      <w:marRight w:val="0"/>
      <w:marTop w:val="0"/>
      <w:marBottom w:val="0"/>
      <w:divBdr>
        <w:top w:val="none" w:sz="0" w:space="0" w:color="auto"/>
        <w:left w:val="none" w:sz="0" w:space="0" w:color="auto"/>
        <w:bottom w:val="none" w:sz="0" w:space="0" w:color="auto"/>
        <w:right w:val="none" w:sz="0" w:space="0" w:color="auto"/>
      </w:divBdr>
    </w:div>
    <w:div w:id="691300627">
      <w:marLeft w:val="640"/>
      <w:marRight w:val="0"/>
      <w:marTop w:val="0"/>
      <w:marBottom w:val="0"/>
      <w:divBdr>
        <w:top w:val="none" w:sz="0" w:space="0" w:color="auto"/>
        <w:left w:val="none" w:sz="0" w:space="0" w:color="auto"/>
        <w:bottom w:val="none" w:sz="0" w:space="0" w:color="auto"/>
        <w:right w:val="none" w:sz="0" w:space="0" w:color="auto"/>
      </w:divBdr>
    </w:div>
    <w:div w:id="691344477">
      <w:marLeft w:val="640"/>
      <w:marRight w:val="0"/>
      <w:marTop w:val="0"/>
      <w:marBottom w:val="0"/>
      <w:divBdr>
        <w:top w:val="none" w:sz="0" w:space="0" w:color="auto"/>
        <w:left w:val="none" w:sz="0" w:space="0" w:color="auto"/>
        <w:bottom w:val="none" w:sz="0" w:space="0" w:color="auto"/>
        <w:right w:val="none" w:sz="0" w:space="0" w:color="auto"/>
      </w:divBdr>
    </w:div>
    <w:div w:id="691416174">
      <w:marLeft w:val="640"/>
      <w:marRight w:val="0"/>
      <w:marTop w:val="0"/>
      <w:marBottom w:val="0"/>
      <w:divBdr>
        <w:top w:val="none" w:sz="0" w:space="0" w:color="auto"/>
        <w:left w:val="none" w:sz="0" w:space="0" w:color="auto"/>
        <w:bottom w:val="none" w:sz="0" w:space="0" w:color="auto"/>
        <w:right w:val="none" w:sz="0" w:space="0" w:color="auto"/>
      </w:divBdr>
    </w:div>
    <w:div w:id="691492922">
      <w:marLeft w:val="640"/>
      <w:marRight w:val="0"/>
      <w:marTop w:val="0"/>
      <w:marBottom w:val="0"/>
      <w:divBdr>
        <w:top w:val="none" w:sz="0" w:space="0" w:color="auto"/>
        <w:left w:val="none" w:sz="0" w:space="0" w:color="auto"/>
        <w:bottom w:val="none" w:sz="0" w:space="0" w:color="auto"/>
        <w:right w:val="none" w:sz="0" w:space="0" w:color="auto"/>
      </w:divBdr>
    </w:div>
    <w:div w:id="691568509">
      <w:marLeft w:val="480"/>
      <w:marRight w:val="0"/>
      <w:marTop w:val="0"/>
      <w:marBottom w:val="0"/>
      <w:divBdr>
        <w:top w:val="none" w:sz="0" w:space="0" w:color="auto"/>
        <w:left w:val="none" w:sz="0" w:space="0" w:color="auto"/>
        <w:bottom w:val="none" w:sz="0" w:space="0" w:color="auto"/>
        <w:right w:val="none" w:sz="0" w:space="0" w:color="auto"/>
      </w:divBdr>
    </w:div>
    <w:div w:id="691614974">
      <w:marLeft w:val="640"/>
      <w:marRight w:val="0"/>
      <w:marTop w:val="0"/>
      <w:marBottom w:val="0"/>
      <w:divBdr>
        <w:top w:val="none" w:sz="0" w:space="0" w:color="auto"/>
        <w:left w:val="none" w:sz="0" w:space="0" w:color="auto"/>
        <w:bottom w:val="none" w:sz="0" w:space="0" w:color="auto"/>
        <w:right w:val="none" w:sz="0" w:space="0" w:color="auto"/>
      </w:divBdr>
    </w:div>
    <w:div w:id="691764469">
      <w:marLeft w:val="640"/>
      <w:marRight w:val="0"/>
      <w:marTop w:val="0"/>
      <w:marBottom w:val="0"/>
      <w:divBdr>
        <w:top w:val="none" w:sz="0" w:space="0" w:color="auto"/>
        <w:left w:val="none" w:sz="0" w:space="0" w:color="auto"/>
        <w:bottom w:val="none" w:sz="0" w:space="0" w:color="auto"/>
        <w:right w:val="none" w:sz="0" w:space="0" w:color="auto"/>
      </w:divBdr>
    </w:div>
    <w:div w:id="691803969">
      <w:marLeft w:val="640"/>
      <w:marRight w:val="0"/>
      <w:marTop w:val="0"/>
      <w:marBottom w:val="0"/>
      <w:divBdr>
        <w:top w:val="none" w:sz="0" w:space="0" w:color="auto"/>
        <w:left w:val="none" w:sz="0" w:space="0" w:color="auto"/>
        <w:bottom w:val="none" w:sz="0" w:space="0" w:color="auto"/>
        <w:right w:val="none" w:sz="0" w:space="0" w:color="auto"/>
      </w:divBdr>
    </w:div>
    <w:div w:id="691880596">
      <w:marLeft w:val="640"/>
      <w:marRight w:val="0"/>
      <w:marTop w:val="0"/>
      <w:marBottom w:val="0"/>
      <w:divBdr>
        <w:top w:val="none" w:sz="0" w:space="0" w:color="auto"/>
        <w:left w:val="none" w:sz="0" w:space="0" w:color="auto"/>
        <w:bottom w:val="none" w:sz="0" w:space="0" w:color="auto"/>
        <w:right w:val="none" w:sz="0" w:space="0" w:color="auto"/>
      </w:divBdr>
    </w:div>
    <w:div w:id="691958028">
      <w:marLeft w:val="640"/>
      <w:marRight w:val="0"/>
      <w:marTop w:val="0"/>
      <w:marBottom w:val="0"/>
      <w:divBdr>
        <w:top w:val="none" w:sz="0" w:space="0" w:color="auto"/>
        <w:left w:val="none" w:sz="0" w:space="0" w:color="auto"/>
        <w:bottom w:val="none" w:sz="0" w:space="0" w:color="auto"/>
        <w:right w:val="none" w:sz="0" w:space="0" w:color="auto"/>
      </w:divBdr>
    </w:div>
    <w:div w:id="692148886">
      <w:marLeft w:val="640"/>
      <w:marRight w:val="0"/>
      <w:marTop w:val="0"/>
      <w:marBottom w:val="0"/>
      <w:divBdr>
        <w:top w:val="none" w:sz="0" w:space="0" w:color="auto"/>
        <w:left w:val="none" w:sz="0" w:space="0" w:color="auto"/>
        <w:bottom w:val="none" w:sz="0" w:space="0" w:color="auto"/>
        <w:right w:val="none" w:sz="0" w:space="0" w:color="auto"/>
      </w:divBdr>
    </w:div>
    <w:div w:id="692194291">
      <w:marLeft w:val="640"/>
      <w:marRight w:val="0"/>
      <w:marTop w:val="0"/>
      <w:marBottom w:val="0"/>
      <w:divBdr>
        <w:top w:val="none" w:sz="0" w:space="0" w:color="auto"/>
        <w:left w:val="none" w:sz="0" w:space="0" w:color="auto"/>
        <w:bottom w:val="none" w:sz="0" w:space="0" w:color="auto"/>
        <w:right w:val="none" w:sz="0" w:space="0" w:color="auto"/>
      </w:divBdr>
    </w:div>
    <w:div w:id="692263135">
      <w:marLeft w:val="640"/>
      <w:marRight w:val="0"/>
      <w:marTop w:val="0"/>
      <w:marBottom w:val="0"/>
      <w:divBdr>
        <w:top w:val="none" w:sz="0" w:space="0" w:color="auto"/>
        <w:left w:val="none" w:sz="0" w:space="0" w:color="auto"/>
        <w:bottom w:val="none" w:sz="0" w:space="0" w:color="auto"/>
        <w:right w:val="none" w:sz="0" w:space="0" w:color="auto"/>
      </w:divBdr>
    </w:div>
    <w:div w:id="692338552">
      <w:marLeft w:val="640"/>
      <w:marRight w:val="0"/>
      <w:marTop w:val="0"/>
      <w:marBottom w:val="0"/>
      <w:divBdr>
        <w:top w:val="none" w:sz="0" w:space="0" w:color="auto"/>
        <w:left w:val="none" w:sz="0" w:space="0" w:color="auto"/>
        <w:bottom w:val="none" w:sz="0" w:space="0" w:color="auto"/>
        <w:right w:val="none" w:sz="0" w:space="0" w:color="auto"/>
      </w:divBdr>
    </w:div>
    <w:div w:id="692608701">
      <w:marLeft w:val="640"/>
      <w:marRight w:val="0"/>
      <w:marTop w:val="0"/>
      <w:marBottom w:val="0"/>
      <w:divBdr>
        <w:top w:val="none" w:sz="0" w:space="0" w:color="auto"/>
        <w:left w:val="none" w:sz="0" w:space="0" w:color="auto"/>
        <w:bottom w:val="none" w:sz="0" w:space="0" w:color="auto"/>
        <w:right w:val="none" w:sz="0" w:space="0" w:color="auto"/>
      </w:divBdr>
    </w:div>
    <w:div w:id="692611093">
      <w:marLeft w:val="640"/>
      <w:marRight w:val="0"/>
      <w:marTop w:val="0"/>
      <w:marBottom w:val="0"/>
      <w:divBdr>
        <w:top w:val="none" w:sz="0" w:space="0" w:color="auto"/>
        <w:left w:val="none" w:sz="0" w:space="0" w:color="auto"/>
        <w:bottom w:val="none" w:sz="0" w:space="0" w:color="auto"/>
        <w:right w:val="none" w:sz="0" w:space="0" w:color="auto"/>
      </w:divBdr>
    </w:div>
    <w:div w:id="692654554">
      <w:marLeft w:val="640"/>
      <w:marRight w:val="0"/>
      <w:marTop w:val="0"/>
      <w:marBottom w:val="0"/>
      <w:divBdr>
        <w:top w:val="none" w:sz="0" w:space="0" w:color="auto"/>
        <w:left w:val="none" w:sz="0" w:space="0" w:color="auto"/>
        <w:bottom w:val="none" w:sz="0" w:space="0" w:color="auto"/>
        <w:right w:val="none" w:sz="0" w:space="0" w:color="auto"/>
      </w:divBdr>
    </w:div>
    <w:div w:id="692657293">
      <w:marLeft w:val="640"/>
      <w:marRight w:val="0"/>
      <w:marTop w:val="0"/>
      <w:marBottom w:val="0"/>
      <w:divBdr>
        <w:top w:val="none" w:sz="0" w:space="0" w:color="auto"/>
        <w:left w:val="none" w:sz="0" w:space="0" w:color="auto"/>
        <w:bottom w:val="none" w:sz="0" w:space="0" w:color="auto"/>
        <w:right w:val="none" w:sz="0" w:space="0" w:color="auto"/>
      </w:divBdr>
    </w:div>
    <w:div w:id="692728472">
      <w:marLeft w:val="640"/>
      <w:marRight w:val="0"/>
      <w:marTop w:val="0"/>
      <w:marBottom w:val="0"/>
      <w:divBdr>
        <w:top w:val="none" w:sz="0" w:space="0" w:color="auto"/>
        <w:left w:val="none" w:sz="0" w:space="0" w:color="auto"/>
        <w:bottom w:val="none" w:sz="0" w:space="0" w:color="auto"/>
        <w:right w:val="none" w:sz="0" w:space="0" w:color="auto"/>
      </w:divBdr>
    </w:div>
    <w:div w:id="692732202">
      <w:marLeft w:val="640"/>
      <w:marRight w:val="0"/>
      <w:marTop w:val="0"/>
      <w:marBottom w:val="0"/>
      <w:divBdr>
        <w:top w:val="none" w:sz="0" w:space="0" w:color="auto"/>
        <w:left w:val="none" w:sz="0" w:space="0" w:color="auto"/>
        <w:bottom w:val="none" w:sz="0" w:space="0" w:color="auto"/>
        <w:right w:val="none" w:sz="0" w:space="0" w:color="auto"/>
      </w:divBdr>
    </w:div>
    <w:div w:id="692800629">
      <w:marLeft w:val="480"/>
      <w:marRight w:val="0"/>
      <w:marTop w:val="0"/>
      <w:marBottom w:val="0"/>
      <w:divBdr>
        <w:top w:val="none" w:sz="0" w:space="0" w:color="auto"/>
        <w:left w:val="none" w:sz="0" w:space="0" w:color="auto"/>
        <w:bottom w:val="none" w:sz="0" w:space="0" w:color="auto"/>
        <w:right w:val="none" w:sz="0" w:space="0" w:color="auto"/>
      </w:divBdr>
    </w:div>
    <w:div w:id="692804209">
      <w:marLeft w:val="640"/>
      <w:marRight w:val="0"/>
      <w:marTop w:val="0"/>
      <w:marBottom w:val="0"/>
      <w:divBdr>
        <w:top w:val="none" w:sz="0" w:space="0" w:color="auto"/>
        <w:left w:val="none" w:sz="0" w:space="0" w:color="auto"/>
        <w:bottom w:val="none" w:sz="0" w:space="0" w:color="auto"/>
        <w:right w:val="none" w:sz="0" w:space="0" w:color="auto"/>
      </w:divBdr>
    </w:div>
    <w:div w:id="692921684">
      <w:marLeft w:val="640"/>
      <w:marRight w:val="0"/>
      <w:marTop w:val="0"/>
      <w:marBottom w:val="0"/>
      <w:divBdr>
        <w:top w:val="none" w:sz="0" w:space="0" w:color="auto"/>
        <w:left w:val="none" w:sz="0" w:space="0" w:color="auto"/>
        <w:bottom w:val="none" w:sz="0" w:space="0" w:color="auto"/>
        <w:right w:val="none" w:sz="0" w:space="0" w:color="auto"/>
      </w:divBdr>
    </w:div>
    <w:div w:id="693074527">
      <w:marLeft w:val="640"/>
      <w:marRight w:val="0"/>
      <w:marTop w:val="0"/>
      <w:marBottom w:val="0"/>
      <w:divBdr>
        <w:top w:val="none" w:sz="0" w:space="0" w:color="auto"/>
        <w:left w:val="none" w:sz="0" w:space="0" w:color="auto"/>
        <w:bottom w:val="none" w:sz="0" w:space="0" w:color="auto"/>
        <w:right w:val="none" w:sz="0" w:space="0" w:color="auto"/>
      </w:divBdr>
    </w:div>
    <w:div w:id="693115554">
      <w:marLeft w:val="640"/>
      <w:marRight w:val="0"/>
      <w:marTop w:val="0"/>
      <w:marBottom w:val="0"/>
      <w:divBdr>
        <w:top w:val="none" w:sz="0" w:space="0" w:color="auto"/>
        <w:left w:val="none" w:sz="0" w:space="0" w:color="auto"/>
        <w:bottom w:val="none" w:sz="0" w:space="0" w:color="auto"/>
        <w:right w:val="none" w:sz="0" w:space="0" w:color="auto"/>
      </w:divBdr>
    </w:div>
    <w:div w:id="693194856">
      <w:marLeft w:val="640"/>
      <w:marRight w:val="0"/>
      <w:marTop w:val="0"/>
      <w:marBottom w:val="0"/>
      <w:divBdr>
        <w:top w:val="none" w:sz="0" w:space="0" w:color="auto"/>
        <w:left w:val="none" w:sz="0" w:space="0" w:color="auto"/>
        <w:bottom w:val="none" w:sz="0" w:space="0" w:color="auto"/>
        <w:right w:val="none" w:sz="0" w:space="0" w:color="auto"/>
      </w:divBdr>
    </w:div>
    <w:div w:id="693196203">
      <w:marLeft w:val="640"/>
      <w:marRight w:val="0"/>
      <w:marTop w:val="0"/>
      <w:marBottom w:val="0"/>
      <w:divBdr>
        <w:top w:val="none" w:sz="0" w:space="0" w:color="auto"/>
        <w:left w:val="none" w:sz="0" w:space="0" w:color="auto"/>
        <w:bottom w:val="none" w:sz="0" w:space="0" w:color="auto"/>
        <w:right w:val="none" w:sz="0" w:space="0" w:color="auto"/>
      </w:divBdr>
    </w:div>
    <w:div w:id="693266521">
      <w:marLeft w:val="640"/>
      <w:marRight w:val="0"/>
      <w:marTop w:val="0"/>
      <w:marBottom w:val="0"/>
      <w:divBdr>
        <w:top w:val="none" w:sz="0" w:space="0" w:color="auto"/>
        <w:left w:val="none" w:sz="0" w:space="0" w:color="auto"/>
        <w:bottom w:val="none" w:sz="0" w:space="0" w:color="auto"/>
        <w:right w:val="none" w:sz="0" w:space="0" w:color="auto"/>
      </w:divBdr>
    </w:div>
    <w:div w:id="693314254">
      <w:marLeft w:val="640"/>
      <w:marRight w:val="0"/>
      <w:marTop w:val="0"/>
      <w:marBottom w:val="0"/>
      <w:divBdr>
        <w:top w:val="none" w:sz="0" w:space="0" w:color="auto"/>
        <w:left w:val="none" w:sz="0" w:space="0" w:color="auto"/>
        <w:bottom w:val="none" w:sz="0" w:space="0" w:color="auto"/>
        <w:right w:val="none" w:sz="0" w:space="0" w:color="auto"/>
      </w:divBdr>
    </w:div>
    <w:div w:id="693380526">
      <w:marLeft w:val="640"/>
      <w:marRight w:val="0"/>
      <w:marTop w:val="0"/>
      <w:marBottom w:val="0"/>
      <w:divBdr>
        <w:top w:val="none" w:sz="0" w:space="0" w:color="auto"/>
        <w:left w:val="none" w:sz="0" w:space="0" w:color="auto"/>
        <w:bottom w:val="none" w:sz="0" w:space="0" w:color="auto"/>
        <w:right w:val="none" w:sz="0" w:space="0" w:color="auto"/>
      </w:divBdr>
    </w:div>
    <w:div w:id="693380908">
      <w:marLeft w:val="640"/>
      <w:marRight w:val="0"/>
      <w:marTop w:val="0"/>
      <w:marBottom w:val="0"/>
      <w:divBdr>
        <w:top w:val="none" w:sz="0" w:space="0" w:color="auto"/>
        <w:left w:val="none" w:sz="0" w:space="0" w:color="auto"/>
        <w:bottom w:val="none" w:sz="0" w:space="0" w:color="auto"/>
        <w:right w:val="none" w:sz="0" w:space="0" w:color="auto"/>
      </w:divBdr>
    </w:div>
    <w:div w:id="693384538">
      <w:marLeft w:val="640"/>
      <w:marRight w:val="0"/>
      <w:marTop w:val="0"/>
      <w:marBottom w:val="0"/>
      <w:divBdr>
        <w:top w:val="none" w:sz="0" w:space="0" w:color="auto"/>
        <w:left w:val="none" w:sz="0" w:space="0" w:color="auto"/>
        <w:bottom w:val="none" w:sz="0" w:space="0" w:color="auto"/>
        <w:right w:val="none" w:sz="0" w:space="0" w:color="auto"/>
      </w:divBdr>
    </w:div>
    <w:div w:id="693582909">
      <w:marLeft w:val="640"/>
      <w:marRight w:val="0"/>
      <w:marTop w:val="0"/>
      <w:marBottom w:val="0"/>
      <w:divBdr>
        <w:top w:val="none" w:sz="0" w:space="0" w:color="auto"/>
        <w:left w:val="none" w:sz="0" w:space="0" w:color="auto"/>
        <w:bottom w:val="none" w:sz="0" w:space="0" w:color="auto"/>
        <w:right w:val="none" w:sz="0" w:space="0" w:color="auto"/>
      </w:divBdr>
    </w:div>
    <w:div w:id="693655194">
      <w:marLeft w:val="640"/>
      <w:marRight w:val="0"/>
      <w:marTop w:val="0"/>
      <w:marBottom w:val="0"/>
      <w:divBdr>
        <w:top w:val="none" w:sz="0" w:space="0" w:color="auto"/>
        <w:left w:val="none" w:sz="0" w:space="0" w:color="auto"/>
        <w:bottom w:val="none" w:sz="0" w:space="0" w:color="auto"/>
        <w:right w:val="none" w:sz="0" w:space="0" w:color="auto"/>
      </w:divBdr>
    </w:div>
    <w:div w:id="693771472">
      <w:marLeft w:val="640"/>
      <w:marRight w:val="0"/>
      <w:marTop w:val="0"/>
      <w:marBottom w:val="0"/>
      <w:divBdr>
        <w:top w:val="none" w:sz="0" w:space="0" w:color="auto"/>
        <w:left w:val="none" w:sz="0" w:space="0" w:color="auto"/>
        <w:bottom w:val="none" w:sz="0" w:space="0" w:color="auto"/>
        <w:right w:val="none" w:sz="0" w:space="0" w:color="auto"/>
      </w:divBdr>
    </w:div>
    <w:div w:id="693843129">
      <w:marLeft w:val="640"/>
      <w:marRight w:val="0"/>
      <w:marTop w:val="0"/>
      <w:marBottom w:val="0"/>
      <w:divBdr>
        <w:top w:val="none" w:sz="0" w:space="0" w:color="auto"/>
        <w:left w:val="none" w:sz="0" w:space="0" w:color="auto"/>
        <w:bottom w:val="none" w:sz="0" w:space="0" w:color="auto"/>
        <w:right w:val="none" w:sz="0" w:space="0" w:color="auto"/>
      </w:divBdr>
    </w:div>
    <w:div w:id="693963590">
      <w:marLeft w:val="640"/>
      <w:marRight w:val="0"/>
      <w:marTop w:val="0"/>
      <w:marBottom w:val="0"/>
      <w:divBdr>
        <w:top w:val="none" w:sz="0" w:space="0" w:color="auto"/>
        <w:left w:val="none" w:sz="0" w:space="0" w:color="auto"/>
        <w:bottom w:val="none" w:sz="0" w:space="0" w:color="auto"/>
        <w:right w:val="none" w:sz="0" w:space="0" w:color="auto"/>
      </w:divBdr>
    </w:div>
    <w:div w:id="694036720">
      <w:marLeft w:val="640"/>
      <w:marRight w:val="0"/>
      <w:marTop w:val="0"/>
      <w:marBottom w:val="0"/>
      <w:divBdr>
        <w:top w:val="none" w:sz="0" w:space="0" w:color="auto"/>
        <w:left w:val="none" w:sz="0" w:space="0" w:color="auto"/>
        <w:bottom w:val="none" w:sz="0" w:space="0" w:color="auto"/>
        <w:right w:val="none" w:sz="0" w:space="0" w:color="auto"/>
      </w:divBdr>
    </w:div>
    <w:div w:id="694115552">
      <w:marLeft w:val="640"/>
      <w:marRight w:val="0"/>
      <w:marTop w:val="0"/>
      <w:marBottom w:val="0"/>
      <w:divBdr>
        <w:top w:val="none" w:sz="0" w:space="0" w:color="auto"/>
        <w:left w:val="none" w:sz="0" w:space="0" w:color="auto"/>
        <w:bottom w:val="none" w:sz="0" w:space="0" w:color="auto"/>
        <w:right w:val="none" w:sz="0" w:space="0" w:color="auto"/>
      </w:divBdr>
    </w:div>
    <w:div w:id="694380109">
      <w:marLeft w:val="640"/>
      <w:marRight w:val="0"/>
      <w:marTop w:val="0"/>
      <w:marBottom w:val="0"/>
      <w:divBdr>
        <w:top w:val="none" w:sz="0" w:space="0" w:color="auto"/>
        <w:left w:val="none" w:sz="0" w:space="0" w:color="auto"/>
        <w:bottom w:val="none" w:sz="0" w:space="0" w:color="auto"/>
        <w:right w:val="none" w:sz="0" w:space="0" w:color="auto"/>
      </w:divBdr>
    </w:div>
    <w:div w:id="694505987">
      <w:marLeft w:val="640"/>
      <w:marRight w:val="0"/>
      <w:marTop w:val="0"/>
      <w:marBottom w:val="0"/>
      <w:divBdr>
        <w:top w:val="none" w:sz="0" w:space="0" w:color="auto"/>
        <w:left w:val="none" w:sz="0" w:space="0" w:color="auto"/>
        <w:bottom w:val="none" w:sz="0" w:space="0" w:color="auto"/>
        <w:right w:val="none" w:sz="0" w:space="0" w:color="auto"/>
      </w:divBdr>
    </w:div>
    <w:div w:id="694577870">
      <w:marLeft w:val="640"/>
      <w:marRight w:val="0"/>
      <w:marTop w:val="0"/>
      <w:marBottom w:val="0"/>
      <w:divBdr>
        <w:top w:val="none" w:sz="0" w:space="0" w:color="auto"/>
        <w:left w:val="none" w:sz="0" w:space="0" w:color="auto"/>
        <w:bottom w:val="none" w:sz="0" w:space="0" w:color="auto"/>
        <w:right w:val="none" w:sz="0" w:space="0" w:color="auto"/>
      </w:divBdr>
    </w:div>
    <w:div w:id="694579397">
      <w:marLeft w:val="640"/>
      <w:marRight w:val="0"/>
      <w:marTop w:val="0"/>
      <w:marBottom w:val="0"/>
      <w:divBdr>
        <w:top w:val="none" w:sz="0" w:space="0" w:color="auto"/>
        <w:left w:val="none" w:sz="0" w:space="0" w:color="auto"/>
        <w:bottom w:val="none" w:sz="0" w:space="0" w:color="auto"/>
        <w:right w:val="none" w:sz="0" w:space="0" w:color="auto"/>
      </w:divBdr>
    </w:div>
    <w:div w:id="694618003">
      <w:marLeft w:val="640"/>
      <w:marRight w:val="0"/>
      <w:marTop w:val="0"/>
      <w:marBottom w:val="0"/>
      <w:divBdr>
        <w:top w:val="none" w:sz="0" w:space="0" w:color="auto"/>
        <w:left w:val="none" w:sz="0" w:space="0" w:color="auto"/>
        <w:bottom w:val="none" w:sz="0" w:space="0" w:color="auto"/>
        <w:right w:val="none" w:sz="0" w:space="0" w:color="auto"/>
      </w:divBdr>
    </w:div>
    <w:div w:id="694692184">
      <w:marLeft w:val="640"/>
      <w:marRight w:val="0"/>
      <w:marTop w:val="0"/>
      <w:marBottom w:val="0"/>
      <w:divBdr>
        <w:top w:val="none" w:sz="0" w:space="0" w:color="auto"/>
        <w:left w:val="none" w:sz="0" w:space="0" w:color="auto"/>
        <w:bottom w:val="none" w:sz="0" w:space="0" w:color="auto"/>
        <w:right w:val="none" w:sz="0" w:space="0" w:color="auto"/>
      </w:divBdr>
    </w:div>
    <w:div w:id="694694882">
      <w:marLeft w:val="640"/>
      <w:marRight w:val="0"/>
      <w:marTop w:val="0"/>
      <w:marBottom w:val="0"/>
      <w:divBdr>
        <w:top w:val="none" w:sz="0" w:space="0" w:color="auto"/>
        <w:left w:val="none" w:sz="0" w:space="0" w:color="auto"/>
        <w:bottom w:val="none" w:sz="0" w:space="0" w:color="auto"/>
        <w:right w:val="none" w:sz="0" w:space="0" w:color="auto"/>
      </w:divBdr>
    </w:div>
    <w:div w:id="694697621">
      <w:marLeft w:val="640"/>
      <w:marRight w:val="0"/>
      <w:marTop w:val="0"/>
      <w:marBottom w:val="0"/>
      <w:divBdr>
        <w:top w:val="none" w:sz="0" w:space="0" w:color="auto"/>
        <w:left w:val="none" w:sz="0" w:space="0" w:color="auto"/>
        <w:bottom w:val="none" w:sz="0" w:space="0" w:color="auto"/>
        <w:right w:val="none" w:sz="0" w:space="0" w:color="auto"/>
      </w:divBdr>
    </w:div>
    <w:div w:id="694841098">
      <w:marLeft w:val="640"/>
      <w:marRight w:val="0"/>
      <w:marTop w:val="0"/>
      <w:marBottom w:val="0"/>
      <w:divBdr>
        <w:top w:val="none" w:sz="0" w:space="0" w:color="auto"/>
        <w:left w:val="none" w:sz="0" w:space="0" w:color="auto"/>
        <w:bottom w:val="none" w:sz="0" w:space="0" w:color="auto"/>
        <w:right w:val="none" w:sz="0" w:space="0" w:color="auto"/>
      </w:divBdr>
    </w:div>
    <w:div w:id="694886194">
      <w:marLeft w:val="640"/>
      <w:marRight w:val="0"/>
      <w:marTop w:val="0"/>
      <w:marBottom w:val="0"/>
      <w:divBdr>
        <w:top w:val="none" w:sz="0" w:space="0" w:color="auto"/>
        <w:left w:val="none" w:sz="0" w:space="0" w:color="auto"/>
        <w:bottom w:val="none" w:sz="0" w:space="0" w:color="auto"/>
        <w:right w:val="none" w:sz="0" w:space="0" w:color="auto"/>
      </w:divBdr>
    </w:div>
    <w:div w:id="694886231">
      <w:marLeft w:val="640"/>
      <w:marRight w:val="0"/>
      <w:marTop w:val="0"/>
      <w:marBottom w:val="0"/>
      <w:divBdr>
        <w:top w:val="none" w:sz="0" w:space="0" w:color="auto"/>
        <w:left w:val="none" w:sz="0" w:space="0" w:color="auto"/>
        <w:bottom w:val="none" w:sz="0" w:space="0" w:color="auto"/>
        <w:right w:val="none" w:sz="0" w:space="0" w:color="auto"/>
      </w:divBdr>
    </w:div>
    <w:div w:id="694887682">
      <w:marLeft w:val="640"/>
      <w:marRight w:val="0"/>
      <w:marTop w:val="0"/>
      <w:marBottom w:val="0"/>
      <w:divBdr>
        <w:top w:val="none" w:sz="0" w:space="0" w:color="auto"/>
        <w:left w:val="none" w:sz="0" w:space="0" w:color="auto"/>
        <w:bottom w:val="none" w:sz="0" w:space="0" w:color="auto"/>
        <w:right w:val="none" w:sz="0" w:space="0" w:color="auto"/>
      </w:divBdr>
    </w:div>
    <w:div w:id="695011204">
      <w:marLeft w:val="640"/>
      <w:marRight w:val="0"/>
      <w:marTop w:val="0"/>
      <w:marBottom w:val="0"/>
      <w:divBdr>
        <w:top w:val="none" w:sz="0" w:space="0" w:color="auto"/>
        <w:left w:val="none" w:sz="0" w:space="0" w:color="auto"/>
        <w:bottom w:val="none" w:sz="0" w:space="0" w:color="auto"/>
        <w:right w:val="none" w:sz="0" w:space="0" w:color="auto"/>
      </w:divBdr>
    </w:div>
    <w:div w:id="695041181">
      <w:marLeft w:val="640"/>
      <w:marRight w:val="0"/>
      <w:marTop w:val="0"/>
      <w:marBottom w:val="0"/>
      <w:divBdr>
        <w:top w:val="none" w:sz="0" w:space="0" w:color="auto"/>
        <w:left w:val="none" w:sz="0" w:space="0" w:color="auto"/>
        <w:bottom w:val="none" w:sz="0" w:space="0" w:color="auto"/>
        <w:right w:val="none" w:sz="0" w:space="0" w:color="auto"/>
      </w:divBdr>
    </w:div>
    <w:div w:id="695077581">
      <w:marLeft w:val="640"/>
      <w:marRight w:val="0"/>
      <w:marTop w:val="0"/>
      <w:marBottom w:val="0"/>
      <w:divBdr>
        <w:top w:val="none" w:sz="0" w:space="0" w:color="auto"/>
        <w:left w:val="none" w:sz="0" w:space="0" w:color="auto"/>
        <w:bottom w:val="none" w:sz="0" w:space="0" w:color="auto"/>
        <w:right w:val="none" w:sz="0" w:space="0" w:color="auto"/>
      </w:divBdr>
    </w:div>
    <w:div w:id="695077674">
      <w:marLeft w:val="640"/>
      <w:marRight w:val="0"/>
      <w:marTop w:val="0"/>
      <w:marBottom w:val="0"/>
      <w:divBdr>
        <w:top w:val="none" w:sz="0" w:space="0" w:color="auto"/>
        <w:left w:val="none" w:sz="0" w:space="0" w:color="auto"/>
        <w:bottom w:val="none" w:sz="0" w:space="0" w:color="auto"/>
        <w:right w:val="none" w:sz="0" w:space="0" w:color="auto"/>
      </w:divBdr>
    </w:div>
    <w:div w:id="695079306">
      <w:marLeft w:val="640"/>
      <w:marRight w:val="0"/>
      <w:marTop w:val="0"/>
      <w:marBottom w:val="0"/>
      <w:divBdr>
        <w:top w:val="none" w:sz="0" w:space="0" w:color="auto"/>
        <w:left w:val="none" w:sz="0" w:space="0" w:color="auto"/>
        <w:bottom w:val="none" w:sz="0" w:space="0" w:color="auto"/>
        <w:right w:val="none" w:sz="0" w:space="0" w:color="auto"/>
      </w:divBdr>
    </w:div>
    <w:div w:id="695228155">
      <w:marLeft w:val="640"/>
      <w:marRight w:val="0"/>
      <w:marTop w:val="0"/>
      <w:marBottom w:val="0"/>
      <w:divBdr>
        <w:top w:val="none" w:sz="0" w:space="0" w:color="auto"/>
        <w:left w:val="none" w:sz="0" w:space="0" w:color="auto"/>
        <w:bottom w:val="none" w:sz="0" w:space="0" w:color="auto"/>
        <w:right w:val="none" w:sz="0" w:space="0" w:color="auto"/>
      </w:divBdr>
    </w:div>
    <w:div w:id="695352865">
      <w:marLeft w:val="640"/>
      <w:marRight w:val="0"/>
      <w:marTop w:val="0"/>
      <w:marBottom w:val="0"/>
      <w:divBdr>
        <w:top w:val="none" w:sz="0" w:space="0" w:color="auto"/>
        <w:left w:val="none" w:sz="0" w:space="0" w:color="auto"/>
        <w:bottom w:val="none" w:sz="0" w:space="0" w:color="auto"/>
        <w:right w:val="none" w:sz="0" w:space="0" w:color="auto"/>
      </w:divBdr>
    </w:div>
    <w:div w:id="695426251">
      <w:marLeft w:val="640"/>
      <w:marRight w:val="0"/>
      <w:marTop w:val="0"/>
      <w:marBottom w:val="0"/>
      <w:divBdr>
        <w:top w:val="none" w:sz="0" w:space="0" w:color="auto"/>
        <w:left w:val="none" w:sz="0" w:space="0" w:color="auto"/>
        <w:bottom w:val="none" w:sz="0" w:space="0" w:color="auto"/>
        <w:right w:val="none" w:sz="0" w:space="0" w:color="auto"/>
      </w:divBdr>
    </w:div>
    <w:div w:id="695428739">
      <w:marLeft w:val="640"/>
      <w:marRight w:val="0"/>
      <w:marTop w:val="0"/>
      <w:marBottom w:val="0"/>
      <w:divBdr>
        <w:top w:val="none" w:sz="0" w:space="0" w:color="auto"/>
        <w:left w:val="none" w:sz="0" w:space="0" w:color="auto"/>
        <w:bottom w:val="none" w:sz="0" w:space="0" w:color="auto"/>
        <w:right w:val="none" w:sz="0" w:space="0" w:color="auto"/>
      </w:divBdr>
    </w:div>
    <w:div w:id="695499770">
      <w:marLeft w:val="640"/>
      <w:marRight w:val="0"/>
      <w:marTop w:val="0"/>
      <w:marBottom w:val="0"/>
      <w:divBdr>
        <w:top w:val="none" w:sz="0" w:space="0" w:color="auto"/>
        <w:left w:val="none" w:sz="0" w:space="0" w:color="auto"/>
        <w:bottom w:val="none" w:sz="0" w:space="0" w:color="auto"/>
        <w:right w:val="none" w:sz="0" w:space="0" w:color="auto"/>
      </w:divBdr>
    </w:div>
    <w:div w:id="695616221">
      <w:marLeft w:val="640"/>
      <w:marRight w:val="0"/>
      <w:marTop w:val="0"/>
      <w:marBottom w:val="0"/>
      <w:divBdr>
        <w:top w:val="none" w:sz="0" w:space="0" w:color="auto"/>
        <w:left w:val="none" w:sz="0" w:space="0" w:color="auto"/>
        <w:bottom w:val="none" w:sz="0" w:space="0" w:color="auto"/>
        <w:right w:val="none" w:sz="0" w:space="0" w:color="auto"/>
      </w:divBdr>
    </w:div>
    <w:div w:id="695666031">
      <w:marLeft w:val="640"/>
      <w:marRight w:val="0"/>
      <w:marTop w:val="0"/>
      <w:marBottom w:val="0"/>
      <w:divBdr>
        <w:top w:val="none" w:sz="0" w:space="0" w:color="auto"/>
        <w:left w:val="none" w:sz="0" w:space="0" w:color="auto"/>
        <w:bottom w:val="none" w:sz="0" w:space="0" w:color="auto"/>
        <w:right w:val="none" w:sz="0" w:space="0" w:color="auto"/>
      </w:divBdr>
    </w:div>
    <w:div w:id="695690896">
      <w:marLeft w:val="640"/>
      <w:marRight w:val="0"/>
      <w:marTop w:val="0"/>
      <w:marBottom w:val="0"/>
      <w:divBdr>
        <w:top w:val="none" w:sz="0" w:space="0" w:color="auto"/>
        <w:left w:val="none" w:sz="0" w:space="0" w:color="auto"/>
        <w:bottom w:val="none" w:sz="0" w:space="0" w:color="auto"/>
        <w:right w:val="none" w:sz="0" w:space="0" w:color="auto"/>
      </w:divBdr>
    </w:div>
    <w:div w:id="695692529">
      <w:marLeft w:val="640"/>
      <w:marRight w:val="0"/>
      <w:marTop w:val="0"/>
      <w:marBottom w:val="0"/>
      <w:divBdr>
        <w:top w:val="none" w:sz="0" w:space="0" w:color="auto"/>
        <w:left w:val="none" w:sz="0" w:space="0" w:color="auto"/>
        <w:bottom w:val="none" w:sz="0" w:space="0" w:color="auto"/>
        <w:right w:val="none" w:sz="0" w:space="0" w:color="auto"/>
      </w:divBdr>
    </w:div>
    <w:div w:id="695886155">
      <w:marLeft w:val="640"/>
      <w:marRight w:val="0"/>
      <w:marTop w:val="0"/>
      <w:marBottom w:val="0"/>
      <w:divBdr>
        <w:top w:val="none" w:sz="0" w:space="0" w:color="auto"/>
        <w:left w:val="none" w:sz="0" w:space="0" w:color="auto"/>
        <w:bottom w:val="none" w:sz="0" w:space="0" w:color="auto"/>
        <w:right w:val="none" w:sz="0" w:space="0" w:color="auto"/>
      </w:divBdr>
    </w:div>
    <w:div w:id="695931820">
      <w:marLeft w:val="640"/>
      <w:marRight w:val="0"/>
      <w:marTop w:val="0"/>
      <w:marBottom w:val="0"/>
      <w:divBdr>
        <w:top w:val="none" w:sz="0" w:space="0" w:color="auto"/>
        <w:left w:val="none" w:sz="0" w:space="0" w:color="auto"/>
        <w:bottom w:val="none" w:sz="0" w:space="0" w:color="auto"/>
        <w:right w:val="none" w:sz="0" w:space="0" w:color="auto"/>
      </w:divBdr>
    </w:div>
    <w:div w:id="696008733">
      <w:marLeft w:val="640"/>
      <w:marRight w:val="0"/>
      <w:marTop w:val="0"/>
      <w:marBottom w:val="0"/>
      <w:divBdr>
        <w:top w:val="none" w:sz="0" w:space="0" w:color="auto"/>
        <w:left w:val="none" w:sz="0" w:space="0" w:color="auto"/>
        <w:bottom w:val="none" w:sz="0" w:space="0" w:color="auto"/>
        <w:right w:val="none" w:sz="0" w:space="0" w:color="auto"/>
      </w:divBdr>
    </w:div>
    <w:div w:id="696080528">
      <w:marLeft w:val="640"/>
      <w:marRight w:val="0"/>
      <w:marTop w:val="0"/>
      <w:marBottom w:val="0"/>
      <w:divBdr>
        <w:top w:val="none" w:sz="0" w:space="0" w:color="auto"/>
        <w:left w:val="none" w:sz="0" w:space="0" w:color="auto"/>
        <w:bottom w:val="none" w:sz="0" w:space="0" w:color="auto"/>
        <w:right w:val="none" w:sz="0" w:space="0" w:color="auto"/>
      </w:divBdr>
    </w:div>
    <w:div w:id="696123647">
      <w:marLeft w:val="640"/>
      <w:marRight w:val="0"/>
      <w:marTop w:val="0"/>
      <w:marBottom w:val="0"/>
      <w:divBdr>
        <w:top w:val="none" w:sz="0" w:space="0" w:color="auto"/>
        <w:left w:val="none" w:sz="0" w:space="0" w:color="auto"/>
        <w:bottom w:val="none" w:sz="0" w:space="0" w:color="auto"/>
        <w:right w:val="none" w:sz="0" w:space="0" w:color="auto"/>
      </w:divBdr>
    </w:div>
    <w:div w:id="696196623">
      <w:marLeft w:val="640"/>
      <w:marRight w:val="0"/>
      <w:marTop w:val="0"/>
      <w:marBottom w:val="0"/>
      <w:divBdr>
        <w:top w:val="none" w:sz="0" w:space="0" w:color="auto"/>
        <w:left w:val="none" w:sz="0" w:space="0" w:color="auto"/>
        <w:bottom w:val="none" w:sz="0" w:space="0" w:color="auto"/>
        <w:right w:val="none" w:sz="0" w:space="0" w:color="auto"/>
      </w:divBdr>
    </w:div>
    <w:div w:id="696387601">
      <w:marLeft w:val="640"/>
      <w:marRight w:val="0"/>
      <w:marTop w:val="0"/>
      <w:marBottom w:val="0"/>
      <w:divBdr>
        <w:top w:val="none" w:sz="0" w:space="0" w:color="auto"/>
        <w:left w:val="none" w:sz="0" w:space="0" w:color="auto"/>
        <w:bottom w:val="none" w:sz="0" w:space="0" w:color="auto"/>
        <w:right w:val="none" w:sz="0" w:space="0" w:color="auto"/>
      </w:divBdr>
    </w:div>
    <w:div w:id="696466557">
      <w:marLeft w:val="640"/>
      <w:marRight w:val="0"/>
      <w:marTop w:val="0"/>
      <w:marBottom w:val="0"/>
      <w:divBdr>
        <w:top w:val="none" w:sz="0" w:space="0" w:color="auto"/>
        <w:left w:val="none" w:sz="0" w:space="0" w:color="auto"/>
        <w:bottom w:val="none" w:sz="0" w:space="0" w:color="auto"/>
        <w:right w:val="none" w:sz="0" w:space="0" w:color="auto"/>
      </w:divBdr>
    </w:div>
    <w:div w:id="696542060">
      <w:marLeft w:val="640"/>
      <w:marRight w:val="0"/>
      <w:marTop w:val="0"/>
      <w:marBottom w:val="0"/>
      <w:divBdr>
        <w:top w:val="none" w:sz="0" w:space="0" w:color="auto"/>
        <w:left w:val="none" w:sz="0" w:space="0" w:color="auto"/>
        <w:bottom w:val="none" w:sz="0" w:space="0" w:color="auto"/>
        <w:right w:val="none" w:sz="0" w:space="0" w:color="auto"/>
      </w:divBdr>
    </w:div>
    <w:div w:id="696544831">
      <w:marLeft w:val="640"/>
      <w:marRight w:val="0"/>
      <w:marTop w:val="0"/>
      <w:marBottom w:val="0"/>
      <w:divBdr>
        <w:top w:val="none" w:sz="0" w:space="0" w:color="auto"/>
        <w:left w:val="none" w:sz="0" w:space="0" w:color="auto"/>
        <w:bottom w:val="none" w:sz="0" w:space="0" w:color="auto"/>
        <w:right w:val="none" w:sz="0" w:space="0" w:color="auto"/>
      </w:divBdr>
    </w:div>
    <w:div w:id="696588486">
      <w:marLeft w:val="640"/>
      <w:marRight w:val="0"/>
      <w:marTop w:val="0"/>
      <w:marBottom w:val="0"/>
      <w:divBdr>
        <w:top w:val="none" w:sz="0" w:space="0" w:color="auto"/>
        <w:left w:val="none" w:sz="0" w:space="0" w:color="auto"/>
        <w:bottom w:val="none" w:sz="0" w:space="0" w:color="auto"/>
        <w:right w:val="none" w:sz="0" w:space="0" w:color="auto"/>
      </w:divBdr>
    </w:div>
    <w:div w:id="696661399">
      <w:marLeft w:val="640"/>
      <w:marRight w:val="0"/>
      <w:marTop w:val="0"/>
      <w:marBottom w:val="0"/>
      <w:divBdr>
        <w:top w:val="none" w:sz="0" w:space="0" w:color="auto"/>
        <w:left w:val="none" w:sz="0" w:space="0" w:color="auto"/>
        <w:bottom w:val="none" w:sz="0" w:space="0" w:color="auto"/>
        <w:right w:val="none" w:sz="0" w:space="0" w:color="auto"/>
      </w:divBdr>
    </w:div>
    <w:div w:id="696665354">
      <w:marLeft w:val="640"/>
      <w:marRight w:val="0"/>
      <w:marTop w:val="0"/>
      <w:marBottom w:val="0"/>
      <w:divBdr>
        <w:top w:val="none" w:sz="0" w:space="0" w:color="auto"/>
        <w:left w:val="none" w:sz="0" w:space="0" w:color="auto"/>
        <w:bottom w:val="none" w:sz="0" w:space="0" w:color="auto"/>
        <w:right w:val="none" w:sz="0" w:space="0" w:color="auto"/>
      </w:divBdr>
    </w:div>
    <w:div w:id="696811230">
      <w:marLeft w:val="640"/>
      <w:marRight w:val="0"/>
      <w:marTop w:val="0"/>
      <w:marBottom w:val="0"/>
      <w:divBdr>
        <w:top w:val="none" w:sz="0" w:space="0" w:color="auto"/>
        <w:left w:val="none" w:sz="0" w:space="0" w:color="auto"/>
        <w:bottom w:val="none" w:sz="0" w:space="0" w:color="auto"/>
        <w:right w:val="none" w:sz="0" w:space="0" w:color="auto"/>
      </w:divBdr>
    </w:div>
    <w:div w:id="696850238">
      <w:marLeft w:val="640"/>
      <w:marRight w:val="0"/>
      <w:marTop w:val="0"/>
      <w:marBottom w:val="0"/>
      <w:divBdr>
        <w:top w:val="none" w:sz="0" w:space="0" w:color="auto"/>
        <w:left w:val="none" w:sz="0" w:space="0" w:color="auto"/>
        <w:bottom w:val="none" w:sz="0" w:space="0" w:color="auto"/>
        <w:right w:val="none" w:sz="0" w:space="0" w:color="auto"/>
      </w:divBdr>
    </w:div>
    <w:div w:id="696925031">
      <w:marLeft w:val="640"/>
      <w:marRight w:val="0"/>
      <w:marTop w:val="0"/>
      <w:marBottom w:val="0"/>
      <w:divBdr>
        <w:top w:val="none" w:sz="0" w:space="0" w:color="auto"/>
        <w:left w:val="none" w:sz="0" w:space="0" w:color="auto"/>
        <w:bottom w:val="none" w:sz="0" w:space="0" w:color="auto"/>
        <w:right w:val="none" w:sz="0" w:space="0" w:color="auto"/>
      </w:divBdr>
    </w:div>
    <w:div w:id="696930650">
      <w:marLeft w:val="640"/>
      <w:marRight w:val="0"/>
      <w:marTop w:val="0"/>
      <w:marBottom w:val="0"/>
      <w:divBdr>
        <w:top w:val="none" w:sz="0" w:space="0" w:color="auto"/>
        <w:left w:val="none" w:sz="0" w:space="0" w:color="auto"/>
        <w:bottom w:val="none" w:sz="0" w:space="0" w:color="auto"/>
        <w:right w:val="none" w:sz="0" w:space="0" w:color="auto"/>
      </w:divBdr>
    </w:div>
    <w:div w:id="697046675">
      <w:marLeft w:val="640"/>
      <w:marRight w:val="0"/>
      <w:marTop w:val="0"/>
      <w:marBottom w:val="0"/>
      <w:divBdr>
        <w:top w:val="none" w:sz="0" w:space="0" w:color="auto"/>
        <w:left w:val="none" w:sz="0" w:space="0" w:color="auto"/>
        <w:bottom w:val="none" w:sz="0" w:space="0" w:color="auto"/>
        <w:right w:val="none" w:sz="0" w:space="0" w:color="auto"/>
      </w:divBdr>
    </w:div>
    <w:div w:id="697052284">
      <w:marLeft w:val="640"/>
      <w:marRight w:val="0"/>
      <w:marTop w:val="0"/>
      <w:marBottom w:val="0"/>
      <w:divBdr>
        <w:top w:val="none" w:sz="0" w:space="0" w:color="auto"/>
        <w:left w:val="none" w:sz="0" w:space="0" w:color="auto"/>
        <w:bottom w:val="none" w:sz="0" w:space="0" w:color="auto"/>
        <w:right w:val="none" w:sz="0" w:space="0" w:color="auto"/>
      </w:divBdr>
    </w:div>
    <w:div w:id="697200752">
      <w:marLeft w:val="640"/>
      <w:marRight w:val="0"/>
      <w:marTop w:val="0"/>
      <w:marBottom w:val="0"/>
      <w:divBdr>
        <w:top w:val="none" w:sz="0" w:space="0" w:color="auto"/>
        <w:left w:val="none" w:sz="0" w:space="0" w:color="auto"/>
        <w:bottom w:val="none" w:sz="0" w:space="0" w:color="auto"/>
        <w:right w:val="none" w:sz="0" w:space="0" w:color="auto"/>
      </w:divBdr>
    </w:div>
    <w:div w:id="697239961">
      <w:marLeft w:val="640"/>
      <w:marRight w:val="0"/>
      <w:marTop w:val="0"/>
      <w:marBottom w:val="0"/>
      <w:divBdr>
        <w:top w:val="none" w:sz="0" w:space="0" w:color="auto"/>
        <w:left w:val="none" w:sz="0" w:space="0" w:color="auto"/>
        <w:bottom w:val="none" w:sz="0" w:space="0" w:color="auto"/>
        <w:right w:val="none" w:sz="0" w:space="0" w:color="auto"/>
      </w:divBdr>
    </w:div>
    <w:div w:id="697245176">
      <w:marLeft w:val="640"/>
      <w:marRight w:val="0"/>
      <w:marTop w:val="0"/>
      <w:marBottom w:val="0"/>
      <w:divBdr>
        <w:top w:val="none" w:sz="0" w:space="0" w:color="auto"/>
        <w:left w:val="none" w:sz="0" w:space="0" w:color="auto"/>
        <w:bottom w:val="none" w:sz="0" w:space="0" w:color="auto"/>
        <w:right w:val="none" w:sz="0" w:space="0" w:color="auto"/>
      </w:divBdr>
    </w:div>
    <w:div w:id="697318151">
      <w:marLeft w:val="640"/>
      <w:marRight w:val="0"/>
      <w:marTop w:val="0"/>
      <w:marBottom w:val="0"/>
      <w:divBdr>
        <w:top w:val="none" w:sz="0" w:space="0" w:color="auto"/>
        <w:left w:val="none" w:sz="0" w:space="0" w:color="auto"/>
        <w:bottom w:val="none" w:sz="0" w:space="0" w:color="auto"/>
        <w:right w:val="none" w:sz="0" w:space="0" w:color="auto"/>
      </w:divBdr>
    </w:div>
    <w:div w:id="697392563">
      <w:marLeft w:val="640"/>
      <w:marRight w:val="0"/>
      <w:marTop w:val="0"/>
      <w:marBottom w:val="0"/>
      <w:divBdr>
        <w:top w:val="none" w:sz="0" w:space="0" w:color="auto"/>
        <w:left w:val="none" w:sz="0" w:space="0" w:color="auto"/>
        <w:bottom w:val="none" w:sz="0" w:space="0" w:color="auto"/>
        <w:right w:val="none" w:sz="0" w:space="0" w:color="auto"/>
      </w:divBdr>
    </w:div>
    <w:div w:id="697463559">
      <w:marLeft w:val="640"/>
      <w:marRight w:val="0"/>
      <w:marTop w:val="0"/>
      <w:marBottom w:val="0"/>
      <w:divBdr>
        <w:top w:val="none" w:sz="0" w:space="0" w:color="auto"/>
        <w:left w:val="none" w:sz="0" w:space="0" w:color="auto"/>
        <w:bottom w:val="none" w:sz="0" w:space="0" w:color="auto"/>
        <w:right w:val="none" w:sz="0" w:space="0" w:color="auto"/>
      </w:divBdr>
    </w:div>
    <w:div w:id="697510408">
      <w:marLeft w:val="640"/>
      <w:marRight w:val="0"/>
      <w:marTop w:val="0"/>
      <w:marBottom w:val="0"/>
      <w:divBdr>
        <w:top w:val="none" w:sz="0" w:space="0" w:color="auto"/>
        <w:left w:val="none" w:sz="0" w:space="0" w:color="auto"/>
        <w:bottom w:val="none" w:sz="0" w:space="0" w:color="auto"/>
        <w:right w:val="none" w:sz="0" w:space="0" w:color="auto"/>
      </w:divBdr>
    </w:div>
    <w:div w:id="697512903">
      <w:marLeft w:val="640"/>
      <w:marRight w:val="0"/>
      <w:marTop w:val="0"/>
      <w:marBottom w:val="0"/>
      <w:divBdr>
        <w:top w:val="none" w:sz="0" w:space="0" w:color="auto"/>
        <w:left w:val="none" w:sz="0" w:space="0" w:color="auto"/>
        <w:bottom w:val="none" w:sz="0" w:space="0" w:color="auto"/>
        <w:right w:val="none" w:sz="0" w:space="0" w:color="auto"/>
      </w:divBdr>
    </w:div>
    <w:div w:id="697580673">
      <w:marLeft w:val="640"/>
      <w:marRight w:val="0"/>
      <w:marTop w:val="0"/>
      <w:marBottom w:val="0"/>
      <w:divBdr>
        <w:top w:val="none" w:sz="0" w:space="0" w:color="auto"/>
        <w:left w:val="none" w:sz="0" w:space="0" w:color="auto"/>
        <w:bottom w:val="none" w:sz="0" w:space="0" w:color="auto"/>
        <w:right w:val="none" w:sz="0" w:space="0" w:color="auto"/>
      </w:divBdr>
    </w:div>
    <w:div w:id="697583954">
      <w:marLeft w:val="640"/>
      <w:marRight w:val="0"/>
      <w:marTop w:val="0"/>
      <w:marBottom w:val="0"/>
      <w:divBdr>
        <w:top w:val="none" w:sz="0" w:space="0" w:color="auto"/>
        <w:left w:val="none" w:sz="0" w:space="0" w:color="auto"/>
        <w:bottom w:val="none" w:sz="0" w:space="0" w:color="auto"/>
        <w:right w:val="none" w:sz="0" w:space="0" w:color="auto"/>
      </w:divBdr>
    </w:div>
    <w:div w:id="697659914">
      <w:marLeft w:val="640"/>
      <w:marRight w:val="0"/>
      <w:marTop w:val="0"/>
      <w:marBottom w:val="0"/>
      <w:divBdr>
        <w:top w:val="none" w:sz="0" w:space="0" w:color="auto"/>
        <w:left w:val="none" w:sz="0" w:space="0" w:color="auto"/>
        <w:bottom w:val="none" w:sz="0" w:space="0" w:color="auto"/>
        <w:right w:val="none" w:sz="0" w:space="0" w:color="auto"/>
      </w:divBdr>
    </w:div>
    <w:div w:id="697706739">
      <w:marLeft w:val="640"/>
      <w:marRight w:val="0"/>
      <w:marTop w:val="0"/>
      <w:marBottom w:val="0"/>
      <w:divBdr>
        <w:top w:val="none" w:sz="0" w:space="0" w:color="auto"/>
        <w:left w:val="none" w:sz="0" w:space="0" w:color="auto"/>
        <w:bottom w:val="none" w:sz="0" w:space="0" w:color="auto"/>
        <w:right w:val="none" w:sz="0" w:space="0" w:color="auto"/>
      </w:divBdr>
    </w:div>
    <w:div w:id="697777729">
      <w:marLeft w:val="640"/>
      <w:marRight w:val="0"/>
      <w:marTop w:val="0"/>
      <w:marBottom w:val="0"/>
      <w:divBdr>
        <w:top w:val="none" w:sz="0" w:space="0" w:color="auto"/>
        <w:left w:val="none" w:sz="0" w:space="0" w:color="auto"/>
        <w:bottom w:val="none" w:sz="0" w:space="0" w:color="auto"/>
        <w:right w:val="none" w:sz="0" w:space="0" w:color="auto"/>
      </w:divBdr>
    </w:div>
    <w:div w:id="697849396">
      <w:marLeft w:val="640"/>
      <w:marRight w:val="0"/>
      <w:marTop w:val="0"/>
      <w:marBottom w:val="0"/>
      <w:divBdr>
        <w:top w:val="none" w:sz="0" w:space="0" w:color="auto"/>
        <w:left w:val="none" w:sz="0" w:space="0" w:color="auto"/>
        <w:bottom w:val="none" w:sz="0" w:space="0" w:color="auto"/>
        <w:right w:val="none" w:sz="0" w:space="0" w:color="auto"/>
      </w:divBdr>
    </w:div>
    <w:div w:id="697854140">
      <w:marLeft w:val="640"/>
      <w:marRight w:val="0"/>
      <w:marTop w:val="0"/>
      <w:marBottom w:val="0"/>
      <w:divBdr>
        <w:top w:val="none" w:sz="0" w:space="0" w:color="auto"/>
        <w:left w:val="none" w:sz="0" w:space="0" w:color="auto"/>
        <w:bottom w:val="none" w:sz="0" w:space="0" w:color="auto"/>
        <w:right w:val="none" w:sz="0" w:space="0" w:color="auto"/>
      </w:divBdr>
    </w:div>
    <w:div w:id="697858563">
      <w:marLeft w:val="640"/>
      <w:marRight w:val="0"/>
      <w:marTop w:val="0"/>
      <w:marBottom w:val="0"/>
      <w:divBdr>
        <w:top w:val="none" w:sz="0" w:space="0" w:color="auto"/>
        <w:left w:val="none" w:sz="0" w:space="0" w:color="auto"/>
        <w:bottom w:val="none" w:sz="0" w:space="0" w:color="auto"/>
        <w:right w:val="none" w:sz="0" w:space="0" w:color="auto"/>
      </w:divBdr>
    </w:div>
    <w:div w:id="697924498">
      <w:marLeft w:val="640"/>
      <w:marRight w:val="0"/>
      <w:marTop w:val="0"/>
      <w:marBottom w:val="0"/>
      <w:divBdr>
        <w:top w:val="none" w:sz="0" w:space="0" w:color="auto"/>
        <w:left w:val="none" w:sz="0" w:space="0" w:color="auto"/>
        <w:bottom w:val="none" w:sz="0" w:space="0" w:color="auto"/>
        <w:right w:val="none" w:sz="0" w:space="0" w:color="auto"/>
      </w:divBdr>
    </w:div>
    <w:div w:id="697967802">
      <w:marLeft w:val="640"/>
      <w:marRight w:val="0"/>
      <w:marTop w:val="0"/>
      <w:marBottom w:val="0"/>
      <w:divBdr>
        <w:top w:val="none" w:sz="0" w:space="0" w:color="auto"/>
        <w:left w:val="none" w:sz="0" w:space="0" w:color="auto"/>
        <w:bottom w:val="none" w:sz="0" w:space="0" w:color="auto"/>
        <w:right w:val="none" w:sz="0" w:space="0" w:color="auto"/>
      </w:divBdr>
    </w:div>
    <w:div w:id="697969404">
      <w:marLeft w:val="640"/>
      <w:marRight w:val="0"/>
      <w:marTop w:val="0"/>
      <w:marBottom w:val="0"/>
      <w:divBdr>
        <w:top w:val="none" w:sz="0" w:space="0" w:color="auto"/>
        <w:left w:val="none" w:sz="0" w:space="0" w:color="auto"/>
        <w:bottom w:val="none" w:sz="0" w:space="0" w:color="auto"/>
        <w:right w:val="none" w:sz="0" w:space="0" w:color="auto"/>
      </w:divBdr>
    </w:div>
    <w:div w:id="698044771">
      <w:marLeft w:val="640"/>
      <w:marRight w:val="0"/>
      <w:marTop w:val="0"/>
      <w:marBottom w:val="0"/>
      <w:divBdr>
        <w:top w:val="none" w:sz="0" w:space="0" w:color="auto"/>
        <w:left w:val="none" w:sz="0" w:space="0" w:color="auto"/>
        <w:bottom w:val="none" w:sz="0" w:space="0" w:color="auto"/>
        <w:right w:val="none" w:sz="0" w:space="0" w:color="auto"/>
      </w:divBdr>
    </w:div>
    <w:div w:id="698119967">
      <w:marLeft w:val="640"/>
      <w:marRight w:val="0"/>
      <w:marTop w:val="0"/>
      <w:marBottom w:val="0"/>
      <w:divBdr>
        <w:top w:val="none" w:sz="0" w:space="0" w:color="auto"/>
        <w:left w:val="none" w:sz="0" w:space="0" w:color="auto"/>
        <w:bottom w:val="none" w:sz="0" w:space="0" w:color="auto"/>
        <w:right w:val="none" w:sz="0" w:space="0" w:color="auto"/>
      </w:divBdr>
    </w:div>
    <w:div w:id="698164488">
      <w:marLeft w:val="640"/>
      <w:marRight w:val="0"/>
      <w:marTop w:val="0"/>
      <w:marBottom w:val="0"/>
      <w:divBdr>
        <w:top w:val="none" w:sz="0" w:space="0" w:color="auto"/>
        <w:left w:val="none" w:sz="0" w:space="0" w:color="auto"/>
        <w:bottom w:val="none" w:sz="0" w:space="0" w:color="auto"/>
        <w:right w:val="none" w:sz="0" w:space="0" w:color="auto"/>
      </w:divBdr>
    </w:div>
    <w:div w:id="698241934">
      <w:marLeft w:val="640"/>
      <w:marRight w:val="0"/>
      <w:marTop w:val="0"/>
      <w:marBottom w:val="0"/>
      <w:divBdr>
        <w:top w:val="none" w:sz="0" w:space="0" w:color="auto"/>
        <w:left w:val="none" w:sz="0" w:space="0" w:color="auto"/>
        <w:bottom w:val="none" w:sz="0" w:space="0" w:color="auto"/>
        <w:right w:val="none" w:sz="0" w:space="0" w:color="auto"/>
      </w:divBdr>
    </w:div>
    <w:div w:id="698430118">
      <w:marLeft w:val="640"/>
      <w:marRight w:val="0"/>
      <w:marTop w:val="0"/>
      <w:marBottom w:val="0"/>
      <w:divBdr>
        <w:top w:val="none" w:sz="0" w:space="0" w:color="auto"/>
        <w:left w:val="none" w:sz="0" w:space="0" w:color="auto"/>
        <w:bottom w:val="none" w:sz="0" w:space="0" w:color="auto"/>
        <w:right w:val="none" w:sz="0" w:space="0" w:color="auto"/>
      </w:divBdr>
    </w:div>
    <w:div w:id="698555851">
      <w:marLeft w:val="640"/>
      <w:marRight w:val="0"/>
      <w:marTop w:val="0"/>
      <w:marBottom w:val="0"/>
      <w:divBdr>
        <w:top w:val="none" w:sz="0" w:space="0" w:color="auto"/>
        <w:left w:val="none" w:sz="0" w:space="0" w:color="auto"/>
        <w:bottom w:val="none" w:sz="0" w:space="0" w:color="auto"/>
        <w:right w:val="none" w:sz="0" w:space="0" w:color="auto"/>
      </w:divBdr>
    </w:div>
    <w:div w:id="698623803">
      <w:marLeft w:val="640"/>
      <w:marRight w:val="0"/>
      <w:marTop w:val="0"/>
      <w:marBottom w:val="0"/>
      <w:divBdr>
        <w:top w:val="none" w:sz="0" w:space="0" w:color="auto"/>
        <w:left w:val="none" w:sz="0" w:space="0" w:color="auto"/>
        <w:bottom w:val="none" w:sz="0" w:space="0" w:color="auto"/>
        <w:right w:val="none" w:sz="0" w:space="0" w:color="auto"/>
      </w:divBdr>
    </w:div>
    <w:div w:id="698624590">
      <w:marLeft w:val="640"/>
      <w:marRight w:val="0"/>
      <w:marTop w:val="0"/>
      <w:marBottom w:val="0"/>
      <w:divBdr>
        <w:top w:val="none" w:sz="0" w:space="0" w:color="auto"/>
        <w:left w:val="none" w:sz="0" w:space="0" w:color="auto"/>
        <w:bottom w:val="none" w:sz="0" w:space="0" w:color="auto"/>
        <w:right w:val="none" w:sz="0" w:space="0" w:color="auto"/>
      </w:divBdr>
    </w:div>
    <w:div w:id="698626635">
      <w:marLeft w:val="640"/>
      <w:marRight w:val="0"/>
      <w:marTop w:val="0"/>
      <w:marBottom w:val="0"/>
      <w:divBdr>
        <w:top w:val="none" w:sz="0" w:space="0" w:color="auto"/>
        <w:left w:val="none" w:sz="0" w:space="0" w:color="auto"/>
        <w:bottom w:val="none" w:sz="0" w:space="0" w:color="auto"/>
        <w:right w:val="none" w:sz="0" w:space="0" w:color="auto"/>
      </w:divBdr>
    </w:div>
    <w:div w:id="698628258">
      <w:marLeft w:val="640"/>
      <w:marRight w:val="0"/>
      <w:marTop w:val="0"/>
      <w:marBottom w:val="0"/>
      <w:divBdr>
        <w:top w:val="none" w:sz="0" w:space="0" w:color="auto"/>
        <w:left w:val="none" w:sz="0" w:space="0" w:color="auto"/>
        <w:bottom w:val="none" w:sz="0" w:space="0" w:color="auto"/>
        <w:right w:val="none" w:sz="0" w:space="0" w:color="auto"/>
      </w:divBdr>
    </w:div>
    <w:div w:id="698701965">
      <w:marLeft w:val="640"/>
      <w:marRight w:val="0"/>
      <w:marTop w:val="0"/>
      <w:marBottom w:val="0"/>
      <w:divBdr>
        <w:top w:val="none" w:sz="0" w:space="0" w:color="auto"/>
        <w:left w:val="none" w:sz="0" w:space="0" w:color="auto"/>
        <w:bottom w:val="none" w:sz="0" w:space="0" w:color="auto"/>
        <w:right w:val="none" w:sz="0" w:space="0" w:color="auto"/>
      </w:divBdr>
    </w:div>
    <w:div w:id="698704544">
      <w:marLeft w:val="640"/>
      <w:marRight w:val="0"/>
      <w:marTop w:val="0"/>
      <w:marBottom w:val="0"/>
      <w:divBdr>
        <w:top w:val="none" w:sz="0" w:space="0" w:color="auto"/>
        <w:left w:val="none" w:sz="0" w:space="0" w:color="auto"/>
        <w:bottom w:val="none" w:sz="0" w:space="0" w:color="auto"/>
        <w:right w:val="none" w:sz="0" w:space="0" w:color="auto"/>
      </w:divBdr>
    </w:div>
    <w:div w:id="698777365">
      <w:marLeft w:val="640"/>
      <w:marRight w:val="0"/>
      <w:marTop w:val="0"/>
      <w:marBottom w:val="0"/>
      <w:divBdr>
        <w:top w:val="none" w:sz="0" w:space="0" w:color="auto"/>
        <w:left w:val="none" w:sz="0" w:space="0" w:color="auto"/>
        <w:bottom w:val="none" w:sz="0" w:space="0" w:color="auto"/>
        <w:right w:val="none" w:sz="0" w:space="0" w:color="auto"/>
      </w:divBdr>
    </w:div>
    <w:div w:id="698818036">
      <w:marLeft w:val="640"/>
      <w:marRight w:val="0"/>
      <w:marTop w:val="0"/>
      <w:marBottom w:val="0"/>
      <w:divBdr>
        <w:top w:val="none" w:sz="0" w:space="0" w:color="auto"/>
        <w:left w:val="none" w:sz="0" w:space="0" w:color="auto"/>
        <w:bottom w:val="none" w:sz="0" w:space="0" w:color="auto"/>
        <w:right w:val="none" w:sz="0" w:space="0" w:color="auto"/>
      </w:divBdr>
    </w:div>
    <w:div w:id="698818811">
      <w:marLeft w:val="640"/>
      <w:marRight w:val="0"/>
      <w:marTop w:val="0"/>
      <w:marBottom w:val="0"/>
      <w:divBdr>
        <w:top w:val="none" w:sz="0" w:space="0" w:color="auto"/>
        <w:left w:val="none" w:sz="0" w:space="0" w:color="auto"/>
        <w:bottom w:val="none" w:sz="0" w:space="0" w:color="auto"/>
        <w:right w:val="none" w:sz="0" w:space="0" w:color="auto"/>
      </w:divBdr>
    </w:div>
    <w:div w:id="699017649">
      <w:marLeft w:val="640"/>
      <w:marRight w:val="0"/>
      <w:marTop w:val="0"/>
      <w:marBottom w:val="0"/>
      <w:divBdr>
        <w:top w:val="none" w:sz="0" w:space="0" w:color="auto"/>
        <w:left w:val="none" w:sz="0" w:space="0" w:color="auto"/>
        <w:bottom w:val="none" w:sz="0" w:space="0" w:color="auto"/>
        <w:right w:val="none" w:sz="0" w:space="0" w:color="auto"/>
      </w:divBdr>
    </w:div>
    <w:div w:id="699087998">
      <w:marLeft w:val="640"/>
      <w:marRight w:val="0"/>
      <w:marTop w:val="0"/>
      <w:marBottom w:val="0"/>
      <w:divBdr>
        <w:top w:val="none" w:sz="0" w:space="0" w:color="auto"/>
        <w:left w:val="none" w:sz="0" w:space="0" w:color="auto"/>
        <w:bottom w:val="none" w:sz="0" w:space="0" w:color="auto"/>
        <w:right w:val="none" w:sz="0" w:space="0" w:color="auto"/>
      </w:divBdr>
    </w:div>
    <w:div w:id="699163269">
      <w:marLeft w:val="640"/>
      <w:marRight w:val="0"/>
      <w:marTop w:val="0"/>
      <w:marBottom w:val="0"/>
      <w:divBdr>
        <w:top w:val="none" w:sz="0" w:space="0" w:color="auto"/>
        <w:left w:val="none" w:sz="0" w:space="0" w:color="auto"/>
        <w:bottom w:val="none" w:sz="0" w:space="0" w:color="auto"/>
        <w:right w:val="none" w:sz="0" w:space="0" w:color="auto"/>
      </w:divBdr>
    </w:div>
    <w:div w:id="699206028">
      <w:marLeft w:val="640"/>
      <w:marRight w:val="0"/>
      <w:marTop w:val="0"/>
      <w:marBottom w:val="0"/>
      <w:divBdr>
        <w:top w:val="none" w:sz="0" w:space="0" w:color="auto"/>
        <w:left w:val="none" w:sz="0" w:space="0" w:color="auto"/>
        <w:bottom w:val="none" w:sz="0" w:space="0" w:color="auto"/>
        <w:right w:val="none" w:sz="0" w:space="0" w:color="auto"/>
      </w:divBdr>
    </w:div>
    <w:div w:id="699209313">
      <w:marLeft w:val="640"/>
      <w:marRight w:val="0"/>
      <w:marTop w:val="0"/>
      <w:marBottom w:val="0"/>
      <w:divBdr>
        <w:top w:val="none" w:sz="0" w:space="0" w:color="auto"/>
        <w:left w:val="none" w:sz="0" w:space="0" w:color="auto"/>
        <w:bottom w:val="none" w:sz="0" w:space="0" w:color="auto"/>
        <w:right w:val="none" w:sz="0" w:space="0" w:color="auto"/>
      </w:divBdr>
    </w:div>
    <w:div w:id="699355258">
      <w:marLeft w:val="640"/>
      <w:marRight w:val="0"/>
      <w:marTop w:val="0"/>
      <w:marBottom w:val="0"/>
      <w:divBdr>
        <w:top w:val="none" w:sz="0" w:space="0" w:color="auto"/>
        <w:left w:val="none" w:sz="0" w:space="0" w:color="auto"/>
        <w:bottom w:val="none" w:sz="0" w:space="0" w:color="auto"/>
        <w:right w:val="none" w:sz="0" w:space="0" w:color="auto"/>
      </w:divBdr>
    </w:div>
    <w:div w:id="699401087">
      <w:marLeft w:val="640"/>
      <w:marRight w:val="0"/>
      <w:marTop w:val="0"/>
      <w:marBottom w:val="0"/>
      <w:divBdr>
        <w:top w:val="none" w:sz="0" w:space="0" w:color="auto"/>
        <w:left w:val="none" w:sz="0" w:space="0" w:color="auto"/>
        <w:bottom w:val="none" w:sz="0" w:space="0" w:color="auto"/>
        <w:right w:val="none" w:sz="0" w:space="0" w:color="auto"/>
      </w:divBdr>
    </w:div>
    <w:div w:id="699402508">
      <w:marLeft w:val="640"/>
      <w:marRight w:val="0"/>
      <w:marTop w:val="0"/>
      <w:marBottom w:val="0"/>
      <w:divBdr>
        <w:top w:val="none" w:sz="0" w:space="0" w:color="auto"/>
        <w:left w:val="none" w:sz="0" w:space="0" w:color="auto"/>
        <w:bottom w:val="none" w:sz="0" w:space="0" w:color="auto"/>
        <w:right w:val="none" w:sz="0" w:space="0" w:color="auto"/>
      </w:divBdr>
    </w:div>
    <w:div w:id="699429188">
      <w:marLeft w:val="640"/>
      <w:marRight w:val="0"/>
      <w:marTop w:val="0"/>
      <w:marBottom w:val="0"/>
      <w:divBdr>
        <w:top w:val="none" w:sz="0" w:space="0" w:color="auto"/>
        <w:left w:val="none" w:sz="0" w:space="0" w:color="auto"/>
        <w:bottom w:val="none" w:sz="0" w:space="0" w:color="auto"/>
        <w:right w:val="none" w:sz="0" w:space="0" w:color="auto"/>
      </w:divBdr>
    </w:div>
    <w:div w:id="699429750">
      <w:marLeft w:val="640"/>
      <w:marRight w:val="0"/>
      <w:marTop w:val="0"/>
      <w:marBottom w:val="0"/>
      <w:divBdr>
        <w:top w:val="none" w:sz="0" w:space="0" w:color="auto"/>
        <w:left w:val="none" w:sz="0" w:space="0" w:color="auto"/>
        <w:bottom w:val="none" w:sz="0" w:space="0" w:color="auto"/>
        <w:right w:val="none" w:sz="0" w:space="0" w:color="auto"/>
      </w:divBdr>
    </w:div>
    <w:div w:id="699546982">
      <w:marLeft w:val="640"/>
      <w:marRight w:val="0"/>
      <w:marTop w:val="0"/>
      <w:marBottom w:val="0"/>
      <w:divBdr>
        <w:top w:val="none" w:sz="0" w:space="0" w:color="auto"/>
        <w:left w:val="none" w:sz="0" w:space="0" w:color="auto"/>
        <w:bottom w:val="none" w:sz="0" w:space="0" w:color="auto"/>
        <w:right w:val="none" w:sz="0" w:space="0" w:color="auto"/>
      </w:divBdr>
    </w:div>
    <w:div w:id="699672134">
      <w:marLeft w:val="640"/>
      <w:marRight w:val="0"/>
      <w:marTop w:val="0"/>
      <w:marBottom w:val="0"/>
      <w:divBdr>
        <w:top w:val="none" w:sz="0" w:space="0" w:color="auto"/>
        <w:left w:val="none" w:sz="0" w:space="0" w:color="auto"/>
        <w:bottom w:val="none" w:sz="0" w:space="0" w:color="auto"/>
        <w:right w:val="none" w:sz="0" w:space="0" w:color="auto"/>
      </w:divBdr>
    </w:div>
    <w:div w:id="699742725">
      <w:marLeft w:val="640"/>
      <w:marRight w:val="0"/>
      <w:marTop w:val="0"/>
      <w:marBottom w:val="0"/>
      <w:divBdr>
        <w:top w:val="none" w:sz="0" w:space="0" w:color="auto"/>
        <w:left w:val="none" w:sz="0" w:space="0" w:color="auto"/>
        <w:bottom w:val="none" w:sz="0" w:space="0" w:color="auto"/>
        <w:right w:val="none" w:sz="0" w:space="0" w:color="auto"/>
      </w:divBdr>
    </w:div>
    <w:div w:id="699744124">
      <w:marLeft w:val="640"/>
      <w:marRight w:val="0"/>
      <w:marTop w:val="0"/>
      <w:marBottom w:val="0"/>
      <w:divBdr>
        <w:top w:val="none" w:sz="0" w:space="0" w:color="auto"/>
        <w:left w:val="none" w:sz="0" w:space="0" w:color="auto"/>
        <w:bottom w:val="none" w:sz="0" w:space="0" w:color="auto"/>
        <w:right w:val="none" w:sz="0" w:space="0" w:color="auto"/>
      </w:divBdr>
    </w:div>
    <w:div w:id="699748191">
      <w:marLeft w:val="640"/>
      <w:marRight w:val="0"/>
      <w:marTop w:val="0"/>
      <w:marBottom w:val="0"/>
      <w:divBdr>
        <w:top w:val="none" w:sz="0" w:space="0" w:color="auto"/>
        <w:left w:val="none" w:sz="0" w:space="0" w:color="auto"/>
        <w:bottom w:val="none" w:sz="0" w:space="0" w:color="auto"/>
        <w:right w:val="none" w:sz="0" w:space="0" w:color="auto"/>
      </w:divBdr>
    </w:div>
    <w:div w:id="699859737">
      <w:marLeft w:val="640"/>
      <w:marRight w:val="0"/>
      <w:marTop w:val="0"/>
      <w:marBottom w:val="0"/>
      <w:divBdr>
        <w:top w:val="none" w:sz="0" w:space="0" w:color="auto"/>
        <w:left w:val="none" w:sz="0" w:space="0" w:color="auto"/>
        <w:bottom w:val="none" w:sz="0" w:space="0" w:color="auto"/>
        <w:right w:val="none" w:sz="0" w:space="0" w:color="auto"/>
      </w:divBdr>
    </w:div>
    <w:div w:id="699865550">
      <w:marLeft w:val="640"/>
      <w:marRight w:val="0"/>
      <w:marTop w:val="0"/>
      <w:marBottom w:val="0"/>
      <w:divBdr>
        <w:top w:val="none" w:sz="0" w:space="0" w:color="auto"/>
        <w:left w:val="none" w:sz="0" w:space="0" w:color="auto"/>
        <w:bottom w:val="none" w:sz="0" w:space="0" w:color="auto"/>
        <w:right w:val="none" w:sz="0" w:space="0" w:color="auto"/>
      </w:divBdr>
    </w:div>
    <w:div w:id="699890494">
      <w:marLeft w:val="640"/>
      <w:marRight w:val="0"/>
      <w:marTop w:val="0"/>
      <w:marBottom w:val="0"/>
      <w:divBdr>
        <w:top w:val="none" w:sz="0" w:space="0" w:color="auto"/>
        <w:left w:val="none" w:sz="0" w:space="0" w:color="auto"/>
        <w:bottom w:val="none" w:sz="0" w:space="0" w:color="auto"/>
        <w:right w:val="none" w:sz="0" w:space="0" w:color="auto"/>
      </w:divBdr>
    </w:div>
    <w:div w:id="699891532">
      <w:marLeft w:val="640"/>
      <w:marRight w:val="0"/>
      <w:marTop w:val="0"/>
      <w:marBottom w:val="0"/>
      <w:divBdr>
        <w:top w:val="none" w:sz="0" w:space="0" w:color="auto"/>
        <w:left w:val="none" w:sz="0" w:space="0" w:color="auto"/>
        <w:bottom w:val="none" w:sz="0" w:space="0" w:color="auto"/>
        <w:right w:val="none" w:sz="0" w:space="0" w:color="auto"/>
      </w:divBdr>
    </w:div>
    <w:div w:id="699940148">
      <w:marLeft w:val="640"/>
      <w:marRight w:val="0"/>
      <w:marTop w:val="0"/>
      <w:marBottom w:val="0"/>
      <w:divBdr>
        <w:top w:val="none" w:sz="0" w:space="0" w:color="auto"/>
        <w:left w:val="none" w:sz="0" w:space="0" w:color="auto"/>
        <w:bottom w:val="none" w:sz="0" w:space="0" w:color="auto"/>
        <w:right w:val="none" w:sz="0" w:space="0" w:color="auto"/>
      </w:divBdr>
    </w:div>
    <w:div w:id="700015591">
      <w:marLeft w:val="640"/>
      <w:marRight w:val="0"/>
      <w:marTop w:val="0"/>
      <w:marBottom w:val="0"/>
      <w:divBdr>
        <w:top w:val="none" w:sz="0" w:space="0" w:color="auto"/>
        <w:left w:val="none" w:sz="0" w:space="0" w:color="auto"/>
        <w:bottom w:val="none" w:sz="0" w:space="0" w:color="auto"/>
        <w:right w:val="none" w:sz="0" w:space="0" w:color="auto"/>
      </w:divBdr>
    </w:div>
    <w:div w:id="700056905">
      <w:marLeft w:val="640"/>
      <w:marRight w:val="0"/>
      <w:marTop w:val="0"/>
      <w:marBottom w:val="0"/>
      <w:divBdr>
        <w:top w:val="none" w:sz="0" w:space="0" w:color="auto"/>
        <w:left w:val="none" w:sz="0" w:space="0" w:color="auto"/>
        <w:bottom w:val="none" w:sz="0" w:space="0" w:color="auto"/>
        <w:right w:val="none" w:sz="0" w:space="0" w:color="auto"/>
      </w:divBdr>
    </w:div>
    <w:div w:id="700319797">
      <w:marLeft w:val="640"/>
      <w:marRight w:val="0"/>
      <w:marTop w:val="0"/>
      <w:marBottom w:val="0"/>
      <w:divBdr>
        <w:top w:val="none" w:sz="0" w:space="0" w:color="auto"/>
        <w:left w:val="none" w:sz="0" w:space="0" w:color="auto"/>
        <w:bottom w:val="none" w:sz="0" w:space="0" w:color="auto"/>
        <w:right w:val="none" w:sz="0" w:space="0" w:color="auto"/>
      </w:divBdr>
    </w:div>
    <w:div w:id="700322393">
      <w:marLeft w:val="640"/>
      <w:marRight w:val="0"/>
      <w:marTop w:val="0"/>
      <w:marBottom w:val="0"/>
      <w:divBdr>
        <w:top w:val="none" w:sz="0" w:space="0" w:color="auto"/>
        <w:left w:val="none" w:sz="0" w:space="0" w:color="auto"/>
        <w:bottom w:val="none" w:sz="0" w:space="0" w:color="auto"/>
        <w:right w:val="none" w:sz="0" w:space="0" w:color="auto"/>
      </w:divBdr>
    </w:div>
    <w:div w:id="700324883">
      <w:marLeft w:val="640"/>
      <w:marRight w:val="0"/>
      <w:marTop w:val="0"/>
      <w:marBottom w:val="0"/>
      <w:divBdr>
        <w:top w:val="none" w:sz="0" w:space="0" w:color="auto"/>
        <w:left w:val="none" w:sz="0" w:space="0" w:color="auto"/>
        <w:bottom w:val="none" w:sz="0" w:space="0" w:color="auto"/>
        <w:right w:val="none" w:sz="0" w:space="0" w:color="auto"/>
      </w:divBdr>
    </w:div>
    <w:div w:id="700396994">
      <w:marLeft w:val="640"/>
      <w:marRight w:val="0"/>
      <w:marTop w:val="0"/>
      <w:marBottom w:val="0"/>
      <w:divBdr>
        <w:top w:val="none" w:sz="0" w:space="0" w:color="auto"/>
        <w:left w:val="none" w:sz="0" w:space="0" w:color="auto"/>
        <w:bottom w:val="none" w:sz="0" w:space="0" w:color="auto"/>
        <w:right w:val="none" w:sz="0" w:space="0" w:color="auto"/>
      </w:divBdr>
    </w:div>
    <w:div w:id="700399407">
      <w:marLeft w:val="640"/>
      <w:marRight w:val="0"/>
      <w:marTop w:val="0"/>
      <w:marBottom w:val="0"/>
      <w:divBdr>
        <w:top w:val="none" w:sz="0" w:space="0" w:color="auto"/>
        <w:left w:val="none" w:sz="0" w:space="0" w:color="auto"/>
        <w:bottom w:val="none" w:sz="0" w:space="0" w:color="auto"/>
        <w:right w:val="none" w:sz="0" w:space="0" w:color="auto"/>
      </w:divBdr>
    </w:div>
    <w:div w:id="700404058">
      <w:marLeft w:val="640"/>
      <w:marRight w:val="0"/>
      <w:marTop w:val="0"/>
      <w:marBottom w:val="0"/>
      <w:divBdr>
        <w:top w:val="none" w:sz="0" w:space="0" w:color="auto"/>
        <w:left w:val="none" w:sz="0" w:space="0" w:color="auto"/>
        <w:bottom w:val="none" w:sz="0" w:space="0" w:color="auto"/>
        <w:right w:val="none" w:sz="0" w:space="0" w:color="auto"/>
      </w:divBdr>
    </w:div>
    <w:div w:id="700472647">
      <w:marLeft w:val="640"/>
      <w:marRight w:val="0"/>
      <w:marTop w:val="0"/>
      <w:marBottom w:val="0"/>
      <w:divBdr>
        <w:top w:val="none" w:sz="0" w:space="0" w:color="auto"/>
        <w:left w:val="none" w:sz="0" w:space="0" w:color="auto"/>
        <w:bottom w:val="none" w:sz="0" w:space="0" w:color="auto"/>
        <w:right w:val="none" w:sz="0" w:space="0" w:color="auto"/>
      </w:divBdr>
    </w:div>
    <w:div w:id="700519370">
      <w:marLeft w:val="640"/>
      <w:marRight w:val="0"/>
      <w:marTop w:val="0"/>
      <w:marBottom w:val="0"/>
      <w:divBdr>
        <w:top w:val="none" w:sz="0" w:space="0" w:color="auto"/>
        <w:left w:val="none" w:sz="0" w:space="0" w:color="auto"/>
        <w:bottom w:val="none" w:sz="0" w:space="0" w:color="auto"/>
        <w:right w:val="none" w:sz="0" w:space="0" w:color="auto"/>
      </w:divBdr>
    </w:div>
    <w:div w:id="700669972">
      <w:marLeft w:val="640"/>
      <w:marRight w:val="0"/>
      <w:marTop w:val="0"/>
      <w:marBottom w:val="0"/>
      <w:divBdr>
        <w:top w:val="none" w:sz="0" w:space="0" w:color="auto"/>
        <w:left w:val="none" w:sz="0" w:space="0" w:color="auto"/>
        <w:bottom w:val="none" w:sz="0" w:space="0" w:color="auto"/>
        <w:right w:val="none" w:sz="0" w:space="0" w:color="auto"/>
      </w:divBdr>
    </w:div>
    <w:div w:id="700670024">
      <w:marLeft w:val="640"/>
      <w:marRight w:val="0"/>
      <w:marTop w:val="0"/>
      <w:marBottom w:val="0"/>
      <w:divBdr>
        <w:top w:val="none" w:sz="0" w:space="0" w:color="auto"/>
        <w:left w:val="none" w:sz="0" w:space="0" w:color="auto"/>
        <w:bottom w:val="none" w:sz="0" w:space="0" w:color="auto"/>
        <w:right w:val="none" w:sz="0" w:space="0" w:color="auto"/>
      </w:divBdr>
    </w:div>
    <w:div w:id="700672301">
      <w:marLeft w:val="640"/>
      <w:marRight w:val="0"/>
      <w:marTop w:val="0"/>
      <w:marBottom w:val="0"/>
      <w:divBdr>
        <w:top w:val="none" w:sz="0" w:space="0" w:color="auto"/>
        <w:left w:val="none" w:sz="0" w:space="0" w:color="auto"/>
        <w:bottom w:val="none" w:sz="0" w:space="0" w:color="auto"/>
        <w:right w:val="none" w:sz="0" w:space="0" w:color="auto"/>
      </w:divBdr>
    </w:div>
    <w:div w:id="700713537">
      <w:marLeft w:val="640"/>
      <w:marRight w:val="0"/>
      <w:marTop w:val="0"/>
      <w:marBottom w:val="0"/>
      <w:divBdr>
        <w:top w:val="none" w:sz="0" w:space="0" w:color="auto"/>
        <w:left w:val="none" w:sz="0" w:space="0" w:color="auto"/>
        <w:bottom w:val="none" w:sz="0" w:space="0" w:color="auto"/>
        <w:right w:val="none" w:sz="0" w:space="0" w:color="auto"/>
      </w:divBdr>
    </w:div>
    <w:div w:id="700907912">
      <w:marLeft w:val="640"/>
      <w:marRight w:val="0"/>
      <w:marTop w:val="0"/>
      <w:marBottom w:val="0"/>
      <w:divBdr>
        <w:top w:val="none" w:sz="0" w:space="0" w:color="auto"/>
        <w:left w:val="none" w:sz="0" w:space="0" w:color="auto"/>
        <w:bottom w:val="none" w:sz="0" w:space="0" w:color="auto"/>
        <w:right w:val="none" w:sz="0" w:space="0" w:color="auto"/>
      </w:divBdr>
    </w:div>
    <w:div w:id="700935035">
      <w:marLeft w:val="640"/>
      <w:marRight w:val="0"/>
      <w:marTop w:val="0"/>
      <w:marBottom w:val="0"/>
      <w:divBdr>
        <w:top w:val="none" w:sz="0" w:space="0" w:color="auto"/>
        <w:left w:val="none" w:sz="0" w:space="0" w:color="auto"/>
        <w:bottom w:val="none" w:sz="0" w:space="0" w:color="auto"/>
        <w:right w:val="none" w:sz="0" w:space="0" w:color="auto"/>
      </w:divBdr>
    </w:div>
    <w:div w:id="701049961">
      <w:marLeft w:val="640"/>
      <w:marRight w:val="0"/>
      <w:marTop w:val="0"/>
      <w:marBottom w:val="0"/>
      <w:divBdr>
        <w:top w:val="none" w:sz="0" w:space="0" w:color="auto"/>
        <w:left w:val="none" w:sz="0" w:space="0" w:color="auto"/>
        <w:bottom w:val="none" w:sz="0" w:space="0" w:color="auto"/>
        <w:right w:val="none" w:sz="0" w:space="0" w:color="auto"/>
      </w:divBdr>
    </w:div>
    <w:div w:id="701125292">
      <w:marLeft w:val="640"/>
      <w:marRight w:val="0"/>
      <w:marTop w:val="0"/>
      <w:marBottom w:val="0"/>
      <w:divBdr>
        <w:top w:val="none" w:sz="0" w:space="0" w:color="auto"/>
        <w:left w:val="none" w:sz="0" w:space="0" w:color="auto"/>
        <w:bottom w:val="none" w:sz="0" w:space="0" w:color="auto"/>
        <w:right w:val="none" w:sz="0" w:space="0" w:color="auto"/>
      </w:divBdr>
    </w:div>
    <w:div w:id="701130759">
      <w:marLeft w:val="640"/>
      <w:marRight w:val="0"/>
      <w:marTop w:val="0"/>
      <w:marBottom w:val="0"/>
      <w:divBdr>
        <w:top w:val="none" w:sz="0" w:space="0" w:color="auto"/>
        <w:left w:val="none" w:sz="0" w:space="0" w:color="auto"/>
        <w:bottom w:val="none" w:sz="0" w:space="0" w:color="auto"/>
        <w:right w:val="none" w:sz="0" w:space="0" w:color="auto"/>
      </w:divBdr>
    </w:div>
    <w:div w:id="701131374">
      <w:marLeft w:val="640"/>
      <w:marRight w:val="0"/>
      <w:marTop w:val="0"/>
      <w:marBottom w:val="0"/>
      <w:divBdr>
        <w:top w:val="none" w:sz="0" w:space="0" w:color="auto"/>
        <w:left w:val="none" w:sz="0" w:space="0" w:color="auto"/>
        <w:bottom w:val="none" w:sz="0" w:space="0" w:color="auto"/>
        <w:right w:val="none" w:sz="0" w:space="0" w:color="auto"/>
      </w:divBdr>
    </w:div>
    <w:div w:id="701133129">
      <w:marLeft w:val="640"/>
      <w:marRight w:val="0"/>
      <w:marTop w:val="0"/>
      <w:marBottom w:val="0"/>
      <w:divBdr>
        <w:top w:val="none" w:sz="0" w:space="0" w:color="auto"/>
        <w:left w:val="none" w:sz="0" w:space="0" w:color="auto"/>
        <w:bottom w:val="none" w:sz="0" w:space="0" w:color="auto"/>
        <w:right w:val="none" w:sz="0" w:space="0" w:color="auto"/>
      </w:divBdr>
    </w:div>
    <w:div w:id="701174726">
      <w:marLeft w:val="640"/>
      <w:marRight w:val="0"/>
      <w:marTop w:val="0"/>
      <w:marBottom w:val="0"/>
      <w:divBdr>
        <w:top w:val="none" w:sz="0" w:space="0" w:color="auto"/>
        <w:left w:val="none" w:sz="0" w:space="0" w:color="auto"/>
        <w:bottom w:val="none" w:sz="0" w:space="0" w:color="auto"/>
        <w:right w:val="none" w:sz="0" w:space="0" w:color="auto"/>
      </w:divBdr>
    </w:div>
    <w:div w:id="701251162">
      <w:marLeft w:val="640"/>
      <w:marRight w:val="0"/>
      <w:marTop w:val="0"/>
      <w:marBottom w:val="0"/>
      <w:divBdr>
        <w:top w:val="none" w:sz="0" w:space="0" w:color="auto"/>
        <w:left w:val="none" w:sz="0" w:space="0" w:color="auto"/>
        <w:bottom w:val="none" w:sz="0" w:space="0" w:color="auto"/>
        <w:right w:val="none" w:sz="0" w:space="0" w:color="auto"/>
      </w:divBdr>
    </w:div>
    <w:div w:id="701325035">
      <w:marLeft w:val="640"/>
      <w:marRight w:val="0"/>
      <w:marTop w:val="0"/>
      <w:marBottom w:val="0"/>
      <w:divBdr>
        <w:top w:val="none" w:sz="0" w:space="0" w:color="auto"/>
        <w:left w:val="none" w:sz="0" w:space="0" w:color="auto"/>
        <w:bottom w:val="none" w:sz="0" w:space="0" w:color="auto"/>
        <w:right w:val="none" w:sz="0" w:space="0" w:color="auto"/>
      </w:divBdr>
    </w:div>
    <w:div w:id="701326257">
      <w:marLeft w:val="640"/>
      <w:marRight w:val="0"/>
      <w:marTop w:val="0"/>
      <w:marBottom w:val="0"/>
      <w:divBdr>
        <w:top w:val="none" w:sz="0" w:space="0" w:color="auto"/>
        <w:left w:val="none" w:sz="0" w:space="0" w:color="auto"/>
        <w:bottom w:val="none" w:sz="0" w:space="0" w:color="auto"/>
        <w:right w:val="none" w:sz="0" w:space="0" w:color="auto"/>
      </w:divBdr>
    </w:div>
    <w:div w:id="701370738">
      <w:marLeft w:val="640"/>
      <w:marRight w:val="0"/>
      <w:marTop w:val="0"/>
      <w:marBottom w:val="0"/>
      <w:divBdr>
        <w:top w:val="none" w:sz="0" w:space="0" w:color="auto"/>
        <w:left w:val="none" w:sz="0" w:space="0" w:color="auto"/>
        <w:bottom w:val="none" w:sz="0" w:space="0" w:color="auto"/>
        <w:right w:val="none" w:sz="0" w:space="0" w:color="auto"/>
      </w:divBdr>
    </w:div>
    <w:div w:id="701511906">
      <w:marLeft w:val="640"/>
      <w:marRight w:val="0"/>
      <w:marTop w:val="0"/>
      <w:marBottom w:val="0"/>
      <w:divBdr>
        <w:top w:val="none" w:sz="0" w:space="0" w:color="auto"/>
        <w:left w:val="none" w:sz="0" w:space="0" w:color="auto"/>
        <w:bottom w:val="none" w:sz="0" w:space="0" w:color="auto"/>
        <w:right w:val="none" w:sz="0" w:space="0" w:color="auto"/>
      </w:divBdr>
    </w:div>
    <w:div w:id="701590528">
      <w:marLeft w:val="640"/>
      <w:marRight w:val="0"/>
      <w:marTop w:val="0"/>
      <w:marBottom w:val="0"/>
      <w:divBdr>
        <w:top w:val="none" w:sz="0" w:space="0" w:color="auto"/>
        <w:left w:val="none" w:sz="0" w:space="0" w:color="auto"/>
        <w:bottom w:val="none" w:sz="0" w:space="0" w:color="auto"/>
        <w:right w:val="none" w:sz="0" w:space="0" w:color="auto"/>
      </w:divBdr>
    </w:div>
    <w:div w:id="701593813">
      <w:marLeft w:val="640"/>
      <w:marRight w:val="0"/>
      <w:marTop w:val="0"/>
      <w:marBottom w:val="0"/>
      <w:divBdr>
        <w:top w:val="none" w:sz="0" w:space="0" w:color="auto"/>
        <w:left w:val="none" w:sz="0" w:space="0" w:color="auto"/>
        <w:bottom w:val="none" w:sz="0" w:space="0" w:color="auto"/>
        <w:right w:val="none" w:sz="0" w:space="0" w:color="auto"/>
      </w:divBdr>
    </w:div>
    <w:div w:id="701635161">
      <w:marLeft w:val="640"/>
      <w:marRight w:val="0"/>
      <w:marTop w:val="0"/>
      <w:marBottom w:val="0"/>
      <w:divBdr>
        <w:top w:val="none" w:sz="0" w:space="0" w:color="auto"/>
        <w:left w:val="none" w:sz="0" w:space="0" w:color="auto"/>
        <w:bottom w:val="none" w:sz="0" w:space="0" w:color="auto"/>
        <w:right w:val="none" w:sz="0" w:space="0" w:color="auto"/>
      </w:divBdr>
    </w:div>
    <w:div w:id="701637179">
      <w:marLeft w:val="640"/>
      <w:marRight w:val="0"/>
      <w:marTop w:val="0"/>
      <w:marBottom w:val="0"/>
      <w:divBdr>
        <w:top w:val="none" w:sz="0" w:space="0" w:color="auto"/>
        <w:left w:val="none" w:sz="0" w:space="0" w:color="auto"/>
        <w:bottom w:val="none" w:sz="0" w:space="0" w:color="auto"/>
        <w:right w:val="none" w:sz="0" w:space="0" w:color="auto"/>
      </w:divBdr>
    </w:div>
    <w:div w:id="701712925">
      <w:marLeft w:val="640"/>
      <w:marRight w:val="0"/>
      <w:marTop w:val="0"/>
      <w:marBottom w:val="0"/>
      <w:divBdr>
        <w:top w:val="none" w:sz="0" w:space="0" w:color="auto"/>
        <w:left w:val="none" w:sz="0" w:space="0" w:color="auto"/>
        <w:bottom w:val="none" w:sz="0" w:space="0" w:color="auto"/>
        <w:right w:val="none" w:sz="0" w:space="0" w:color="auto"/>
      </w:divBdr>
    </w:div>
    <w:div w:id="701829895">
      <w:marLeft w:val="640"/>
      <w:marRight w:val="0"/>
      <w:marTop w:val="0"/>
      <w:marBottom w:val="0"/>
      <w:divBdr>
        <w:top w:val="none" w:sz="0" w:space="0" w:color="auto"/>
        <w:left w:val="none" w:sz="0" w:space="0" w:color="auto"/>
        <w:bottom w:val="none" w:sz="0" w:space="0" w:color="auto"/>
        <w:right w:val="none" w:sz="0" w:space="0" w:color="auto"/>
      </w:divBdr>
    </w:div>
    <w:div w:id="701832417">
      <w:marLeft w:val="640"/>
      <w:marRight w:val="0"/>
      <w:marTop w:val="0"/>
      <w:marBottom w:val="0"/>
      <w:divBdr>
        <w:top w:val="none" w:sz="0" w:space="0" w:color="auto"/>
        <w:left w:val="none" w:sz="0" w:space="0" w:color="auto"/>
        <w:bottom w:val="none" w:sz="0" w:space="0" w:color="auto"/>
        <w:right w:val="none" w:sz="0" w:space="0" w:color="auto"/>
      </w:divBdr>
    </w:div>
    <w:div w:id="701856917">
      <w:marLeft w:val="640"/>
      <w:marRight w:val="0"/>
      <w:marTop w:val="0"/>
      <w:marBottom w:val="0"/>
      <w:divBdr>
        <w:top w:val="none" w:sz="0" w:space="0" w:color="auto"/>
        <w:left w:val="none" w:sz="0" w:space="0" w:color="auto"/>
        <w:bottom w:val="none" w:sz="0" w:space="0" w:color="auto"/>
        <w:right w:val="none" w:sz="0" w:space="0" w:color="auto"/>
      </w:divBdr>
    </w:div>
    <w:div w:id="701905877">
      <w:marLeft w:val="640"/>
      <w:marRight w:val="0"/>
      <w:marTop w:val="0"/>
      <w:marBottom w:val="0"/>
      <w:divBdr>
        <w:top w:val="none" w:sz="0" w:space="0" w:color="auto"/>
        <w:left w:val="none" w:sz="0" w:space="0" w:color="auto"/>
        <w:bottom w:val="none" w:sz="0" w:space="0" w:color="auto"/>
        <w:right w:val="none" w:sz="0" w:space="0" w:color="auto"/>
      </w:divBdr>
    </w:div>
    <w:div w:id="701978507">
      <w:marLeft w:val="640"/>
      <w:marRight w:val="0"/>
      <w:marTop w:val="0"/>
      <w:marBottom w:val="0"/>
      <w:divBdr>
        <w:top w:val="none" w:sz="0" w:space="0" w:color="auto"/>
        <w:left w:val="none" w:sz="0" w:space="0" w:color="auto"/>
        <w:bottom w:val="none" w:sz="0" w:space="0" w:color="auto"/>
        <w:right w:val="none" w:sz="0" w:space="0" w:color="auto"/>
      </w:divBdr>
    </w:div>
    <w:div w:id="702176719">
      <w:marLeft w:val="640"/>
      <w:marRight w:val="0"/>
      <w:marTop w:val="0"/>
      <w:marBottom w:val="0"/>
      <w:divBdr>
        <w:top w:val="none" w:sz="0" w:space="0" w:color="auto"/>
        <w:left w:val="none" w:sz="0" w:space="0" w:color="auto"/>
        <w:bottom w:val="none" w:sz="0" w:space="0" w:color="auto"/>
        <w:right w:val="none" w:sz="0" w:space="0" w:color="auto"/>
      </w:divBdr>
    </w:div>
    <w:div w:id="702248402">
      <w:marLeft w:val="640"/>
      <w:marRight w:val="0"/>
      <w:marTop w:val="0"/>
      <w:marBottom w:val="0"/>
      <w:divBdr>
        <w:top w:val="none" w:sz="0" w:space="0" w:color="auto"/>
        <w:left w:val="none" w:sz="0" w:space="0" w:color="auto"/>
        <w:bottom w:val="none" w:sz="0" w:space="0" w:color="auto"/>
        <w:right w:val="none" w:sz="0" w:space="0" w:color="auto"/>
      </w:divBdr>
    </w:div>
    <w:div w:id="702249851">
      <w:marLeft w:val="640"/>
      <w:marRight w:val="0"/>
      <w:marTop w:val="0"/>
      <w:marBottom w:val="0"/>
      <w:divBdr>
        <w:top w:val="none" w:sz="0" w:space="0" w:color="auto"/>
        <w:left w:val="none" w:sz="0" w:space="0" w:color="auto"/>
        <w:bottom w:val="none" w:sz="0" w:space="0" w:color="auto"/>
        <w:right w:val="none" w:sz="0" w:space="0" w:color="auto"/>
      </w:divBdr>
    </w:div>
    <w:div w:id="702364700">
      <w:marLeft w:val="640"/>
      <w:marRight w:val="0"/>
      <w:marTop w:val="0"/>
      <w:marBottom w:val="0"/>
      <w:divBdr>
        <w:top w:val="none" w:sz="0" w:space="0" w:color="auto"/>
        <w:left w:val="none" w:sz="0" w:space="0" w:color="auto"/>
        <w:bottom w:val="none" w:sz="0" w:space="0" w:color="auto"/>
        <w:right w:val="none" w:sz="0" w:space="0" w:color="auto"/>
      </w:divBdr>
    </w:div>
    <w:div w:id="702367921">
      <w:marLeft w:val="640"/>
      <w:marRight w:val="0"/>
      <w:marTop w:val="0"/>
      <w:marBottom w:val="0"/>
      <w:divBdr>
        <w:top w:val="none" w:sz="0" w:space="0" w:color="auto"/>
        <w:left w:val="none" w:sz="0" w:space="0" w:color="auto"/>
        <w:bottom w:val="none" w:sz="0" w:space="0" w:color="auto"/>
        <w:right w:val="none" w:sz="0" w:space="0" w:color="auto"/>
      </w:divBdr>
    </w:div>
    <w:div w:id="702484933">
      <w:marLeft w:val="640"/>
      <w:marRight w:val="0"/>
      <w:marTop w:val="0"/>
      <w:marBottom w:val="0"/>
      <w:divBdr>
        <w:top w:val="none" w:sz="0" w:space="0" w:color="auto"/>
        <w:left w:val="none" w:sz="0" w:space="0" w:color="auto"/>
        <w:bottom w:val="none" w:sz="0" w:space="0" w:color="auto"/>
        <w:right w:val="none" w:sz="0" w:space="0" w:color="auto"/>
      </w:divBdr>
    </w:div>
    <w:div w:id="702487336">
      <w:marLeft w:val="640"/>
      <w:marRight w:val="0"/>
      <w:marTop w:val="0"/>
      <w:marBottom w:val="0"/>
      <w:divBdr>
        <w:top w:val="none" w:sz="0" w:space="0" w:color="auto"/>
        <w:left w:val="none" w:sz="0" w:space="0" w:color="auto"/>
        <w:bottom w:val="none" w:sz="0" w:space="0" w:color="auto"/>
        <w:right w:val="none" w:sz="0" w:space="0" w:color="auto"/>
      </w:divBdr>
    </w:div>
    <w:div w:id="702756598">
      <w:marLeft w:val="640"/>
      <w:marRight w:val="0"/>
      <w:marTop w:val="0"/>
      <w:marBottom w:val="0"/>
      <w:divBdr>
        <w:top w:val="none" w:sz="0" w:space="0" w:color="auto"/>
        <w:left w:val="none" w:sz="0" w:space="0" w:color="auto"/>
        <w:bottom w:val="none" w:sz="0" w:space="0" w:color="auto"/>
        <w:right w:val="none" w:sz="0" w:space="0" w:color="auto"/>
      </w:divBdr>
    </w:div>
    <w:div w:id="702897830">
      <w:marLeft w:val="640"/>
      <w:marRight w:val="0"/>
      <w:marTop w:val="0"/>
      <w:marBottom w:val="0"/>
      <w:divBdr>
        <w:top w:val="none" w:sz="0" w:space="0" w:color="auto"/>
        <w:left w:val="none" w:sz="0" w:space="0" w:color="auto"/>
        <w:bottom w:val="none" w:sz="0" w:space="0" w:color="auto"/>
        <w:right w:val="none" w:sz="0" w:space="0" w:color="auto"/>
      </w:divBdr>
    </w:div>
    <w:div w:id="702900537">
      <w:marLeft w:val="640"/>
      <w:marRight w:val="0"/>
      <w:marTop w:val="0"/>
      <w:marBottom w:val="0"/>
      <w:divBdr>
        <w:top w:val="none" w:sz="0" w:space="0" w:color="auto"/>
        <w:left w:val="none" w:sz="0" w:space="0" w:color="auto"/>
        <w:bottom w:val="none" w:sz="0" w:space="0" w:color="auto"/>
        <w:right w:val="none" w:sz="0" w:space="0" w:color="auto"/>
      </w:divBdr>
    </w:div>
    <w:div w:id="702945956">
      <w:marLeft w:val="640"/>
      <w:marRight w:val="0"/>
      <w:marTop w:val="0"/>
      <w:marBottom w:val="0"/>
      <w:divBdr>
        <w:top w:val="none" w:sz="0" w:space="0" w:color="auto"/>
        <w:left w:val="none" w:sz="0" w:space="0" w:color="auto"/>
        <w:bottom w:val="none" w:sz="0" w:space="0" w:color="auto"/>
        <w:right w:val="none" w:sz="0" w:space="0" w:color="auto"/>
      </w:divBdr>
    </w:div>
    <w:div w:id="702947142">
      <w:marLeft w:val="640"/>
      <w:marRight w:val="0"/>
      <w:marTop w:val="0"/>
      <w:marBottom w:val="0"/>
      <w:divBdr>
        <w:top w:val="none" w:sz="0" w:space="0" w:color="auto"/>
        <w:left w:val="none" w:sz="0" w:space="0" w:color="auto"/>
        <w:bottom w:val="none" w:sz="0" w:space="0" w:color="auto"/>
        <w:right w:val="none" w:sz="0" w:space="0" w:color="auto"/>
      </w:divBdr>
    </w:div>
    <w:div w:id="702949873">
      <w:marLeft w:val="640"/>
      <w:marRight w:val="0"/>
      <w:marTop w:val="0"/>
      <w:marBottom w:val="0"/>
      <w:divBdr>
        <w:top w:val="none" w:sz="0" w:space="0" w:color="auto"/>
        <w:left w:val="none" w:sz="0" w:space="0" w:color="auto"/>
        <w:bottom w:val="none" w:sz="0" w:space="0" w:color="auto"/>
        <w:right w:val="none" w:sz="0" w:space="0" w:color="auto"/>
      </w:divBdr>
    </w:div>
    <w:div w:id="703016002">
      <w:marLeft w:val="640"/>
      <w:marRight w:val="0"/>
      <w:marTop w:val="0"/>
      <w:marBottom w:val="0"/>
      <w:divBdr>
        <w:top w:val="none" w:sz="0" w:space="0" w:color="auto"/>
        <w:left w:val="none" w:sz="0" w:space="0" w:color="auto"/>
        <w:bottom w:val="none" w:sz="0" w:space="0" w:color="auto"/>
        <w:right w:val="none" w:sz="0" w:space="0" w:color="auto"/>
      </w:divBdr>
    </w:div>
    <w:div w:id="703018197">
      <w:marLeft w:val="640"/>
      <w:marRight w:val="0"/>
      <w:marTop w:val="0"/>
      <w:marBottom w:val="0"/>
      <w:divBdr>
        <w:top w:val="none" w:sz="0" w:space="0" w:color="auto"/>
        <w:left w:val="none" w:sz="0" w:space="0" w:color="auto"/>
        <w:bottom w:val="none" w:sz="0" w:space="0" w:color="auto"/>
        <w:right w:val="none" w:sz="0" w:space="0" w:color="auto"/>
      </w:divBdr>
    </w:div>
    <w:div w:id="703095263">
      <w:marLeft w:val="640"/>
      <w:marRight w:val="0"/>
      <w:marTop w:val="0"/>
      <w:marBottom w:val="0"/>
      <w:divBdr>
        <w:top w:val="none" w:sz="0" w:space="0" w:color="auto"/>
        <w:left w:val="none" w:sz="0" w:space="0" w:color="auto"/>
        <w:bottom w:val="none" w:sz="0" w:space="0" w:color="auto"/>
        <w:right w:val="none" w:sz="0" w:space="0" w:color="auto"/>
      </w:divBdr>
    </w:div>
    <w:div w:id="703212488">
      <w:marLeft w:val="640"/>
      <w:marRight w:val="0"/>
      <w:marTop w:val="0"/>
      <w:marBottom w:val="0"/>
      <w:divBdr>
        <w:top w:val="none" w:sz="0" w:space="0" w:color="auto"/>
        <w:left w:val="none" w:sz="0" w:space="0" w:color="auto"/>
        <w:bottom w:val="none" w:sz="0" w:space="0" w:color="auto"/>
        <w:right w:val="none" w:sz="0" w:space="0" w:color="auto"/>
      </w:divBdr>
    </w:div>
    <w:div w:id="703216593">
      <w:marLeft w:val="640"/>
      <w:marRight w:val="0"/>
      <w:marTop w:val="0"/>
      <w:marBottom w:val="0"/>
      <w:divBdr>
        <w:top w:val="none" w:sz="0" w:space="0" w:color="auto"/>
        <w:left w:val="none" w:sz="0" w:space="0" w:color="auto"/>
        <w:bottom w:val="none" w:sz="0" w:space="0" w:color="auto"/>
        <w:right w:val="none" w:sz="0" w:space="0" w:color="auto"/>
      </w:divBdr>
    </w:div>
    <w:div w:id="703217103">
      <w:marLeft w:val="640"/>
      <w:marRight w:val="0"/>
      <w:marTop w:val="0"/>
      <w:marBottom w:val="0"/>
      <w:divBdr>
        <w:top w:val="none" w:sz="0" w:space="0" w:color="auto"/>
        <w:left w:val="none" w:sz="0" w:space="0" w:color="auto"/>
        <w:bottom w:val="none" w:sz="0" w:space="0" w:color="auto"/>
        <w:right w:val="none" w:sz="0" w:space="0" w:color="auto"/>
      </w:divBdr>
    </w:div>
    <w:div w:id="703217890">
      <w:marLeft w:val="640"/>
      <w:marRight w:val="0"/>
      <w:marTop w:val="0"/>
      <w:marBottom w:val="0"/>
      <w:divBdr>
        <w:top w:val="none" w:sz="0" w:space="0" w:color="auto"/>
        <w:left w:val="none" w:sz="0" w:space="0" w:color="auto"/>
        <w:bottom w:val="none" w:sz="0" w:space="0" w:color="auto"/>
        <w:right w:val="none" w:sz="0" w:space="0" w:color="auto"/>
      </w:divBdr>
    </w:div>
    <w:div w:id="703285460">
      <w:marLeft w:val="640"/>
      <w:marRight w:val="0"/>
      <w:marTop w:val="0"/>
      <w:marBottom w:val="0"/>
      <w:divBdr>
        <w:top w:val="none" w:sz="0" w:space="0" w:color="auto"/>
        <w:left w:val="none" w:sz="0" w:space="0" w:color="auto"/>
        <w:bottom w:val="none" w:sz="0" w:space="0" w:color="auto"/>
        <w:right w:val="none" w:sz="0" w:space="0" w:color="auto"/>
      </w:divBdr>
    </w:div>
    <w:div w:id="703293122">
      <w:marLeft w:val="640"/>
      <w:marRight w:val="0"/>
      <w:marTop w:val="0"/>
      <w:marBottom w:val="0"/>
      <w:divBdr>
        <w:top w:val="none" w:sz="0" w:space="0" w:color="auto"/>
        <w:left w:val="none" w:sz="0" w:space="0" w:color="auto"/>
        <w:bottom w:val="none" w:sz="0" w:space="0" w:color="auto"/>
        <w:right w:val="none" w:sz="0" w:space="0" w:color="auto"/>
      </w:divBdr>
    </w:div>
    <w:div w:id="703364532">
      <w:marLeft w:val="640"/>
      <w:marRight w:val="0"/>
      <w:marTop w:val="0"/>
      <w:marBottom w:val="0"/>
      <w:divBdr>
        <w:top w:val="none" w:sz="0" w:space="0" w:color="auto"/>
        <w:left w:val="none" w:sz="0" w:space="0" w:color="auto"/>
        <w:bottom w:val="none" w:sz="0" w:space="0" w:color="auto"/>
        <w:right w:val="none" w:sz="0" w:space="0" w:color="auto"/>
      </w:divBdr>
    </w:div>
    <w:div w:id="703410925">
      <w:marLeft w:val="640"/>
      <w:marRight w:val="0"/>
      <w:marTop w:val="0"/>
      <w:marBottom w:val="0"/>
      <w:divBdr>
        <w:top w:val="none" w:sz="0" w:space="0" w:color="auto"/>
        <w:left w:val="none" w:sz="0" w:space="0" w:color="auto"/>
        <w:bottom w:val="none" w:sz="0" w:space="0" w:color="auto"/>
        <w:right w:val="none" w:sz="0" w:space="0" w:color="auto"/>
      </w:divBdr>
    </w:div>
    <w:div w:id="703555662">
      <w:marLeft w:val="640"/>
      <w:marRight w:val="0"/>
      <w:marTop w:val="0"/>
      <w:marBottom w:val="0"/>
      <w:divBdr>
        <w:top w:val="none" w:sz="0" w:space="0" w:color="auto"/>
        <w:left w:val="none" w:sz="0" w:space="0" w:color="auto"/>
        <w:bottom w:val="none" w:sz="0" w:space="0" w:color="auto"/>
        <w:right w:val="none" w:sz="0" w:space="0" w:color="auto"/>
      </w:divBdr>
    </w:div>
    <w:div w:id="703558861">
      <w:marLeft w:val="640"/>
      <w:marRight w:val="0"/>
      <w:marTop w:val="0"/>
      <w:marBottom w:val="0"/>
      <w:divBdr>
        <w:top w:val="none" w:sz="0" w:space="0" w:color="auto"/>
        <w:left w:val="none" w:sz="0" w:space="0" w:color="auto"/>
        <w:bottom w:val="none" w:sz="0" w:space="0" w:color="auto"/>
        <w:right w:val="none" w:sz="0" w:space="0" w:color="auto"/>
      </w:divBdr>
    </w:div>
    <w:div w:id="703671486">
      <w:marLeft w:val="640"/>
      <w:marRight w:val="0"/>
      <w:marTop w:val="0"/>
      <w:marBottom w:val="0"/>
      <w:divBdr>
        <w:top w:val="none" w:sz="0" w:space="0" w:color="auto"/>
        <w:left w:val="none" w:sz="0" w:space="0" w:color="auto"/>
        <w:bottom w:val="none" w:sz="0" w:space="0" w:color="auto"/>
        <w:right w:val="none" w:sz="0" w:space="0" w:color="auto"/>
      </w:divBdr>
    </w:div>
    <w:div w:id="703679824">
      <w:bodyDiv w:val="1"/>
      <w:marLeft w:val="0"/>
      <w:marRight w:val="0"/>
      <w:marTop w:val="0"/>
      <w:marBottom w:val="0"/>
      <w:divBdr>
        <w:top w:val="none" w:sz="0" w:space="0" w:color="auto"/>
        <w:left w:val="none" w:sz="0" w:space="0" w:color="auto"/>
        <w:bottom w:val="none" w:sz="0" w:space="0" w:color="auto"/>
        <w:right w:val="none" w:sz="0" w:space="0" w:color="auto"/>
      </w:divBdr>
    </w:div>
    <w:div w:id="703755710">
      <w:marLeft w:val="640"/>
      <w:marRight w:val="0"/>
      <w:marTop w:val="0"/>
      <w:marBottom w:val="0"/>
      <w:divBdr>
        <w:top w:val="none" w:sz="0" w:space="0" w:color="auto"/>
        <w:left w:val="none" w:sz="0" w:space="0" w:color="auto"/>
        <w:bottom w:val="none" w:sz="0" w:space="0" w:color="auto"/>
        <w:right w:val="none" w:sz="0" w:space="0" w:color="auto"/>
      </w:divBdr>
    </w:div>
    <w:div w:id="703793223">
      <w:marLeft w:val="640"/>
      <w:marRight w:val="0"/>
      <w:marTop w:val="0"/>
      <w:marBottom w:val="0"/>
      <w:divBdr>
        <w:top w:val="none" w:sz="0" w:space="0" w:color="auto"/>
        <w:left w:val="none" w:sz="0" w:space="0" w:color="auto"/>
        <w:bottom w:val="none" w:sz="0" w:space="0" w:color="auto"/>
        <w:right w:val="none" w:sz="0" w:space="0" w:color="auto"/>
      </w:divBdr>
    </w:div>
    <w:div w:id="703821687">
      <w:marLeft w:val="640"/>
      <w:marRight w:val="0"/>
      <w:marTop w:val="0"/>
      <w:marBottom w:val="0"/>
      <w:divBdr>
        <w:top w:val="none" w:sz="0" w:space="0" w:color="auto"/>
        <w:left w:val="none" w:sz="0" w:space="0" w:color="auto"/>
        <w:bottom w:val="none" w:sz="0" w:space="0" w:color="auto"/>
        <w:right w:val="none" w:sz="0" w:space="0" w:color="auto"/>
      </w:divBdr>
    </w:div>
    <w:div w:id="704060481">
      <w:marLeft w:val="640"/>
      <w:marRight w:val="0"/>
      <w:marTop w:val="0"/>
      <w:marBottom w:val="0"/>
      <w:divBdr>
        <w:top w:val="none" w:sz="0" w:space="0" w:color="auto"/>
        <w:left w:val="none" w:sz="0" w:space="0" w:color="auto"/>
        <w:bottom w:val="none" w:sz="0" w:space="0" w:color="auto"/>
        <w:right w:val="none" w:sz="0" w:space="0" w:color="auto"/>
      </w:divBdr>
    </w:div>
    <w:div w:id="704141640">
      <w:marLeft w:val="640"/>
      <w:marRight w:val="0"/>
      <w:marTop w:val="0"/>
      <w:marBottom w:val="0"/>
      <w:divBdr>
        <w:top w:val="none" w:sz="0" w:space="0" w:color="auto"/>
        <w:left w:val="none" w:sz="0" w:space="0" w:color="auto"/>
        <w:bottom w:val="none" w:sz="0" w:space="0" w:color="auto"/>
        <w:right w:val="none" w:sz="0" w:space="0" w:color="auto"/>
      </w:divBdr>
    </w:div>
    <w:div w:id="704209810">
      <w:marLeft w:val="640"/>
      <w:marRight w:val="0"/>
      <w:marTop w:val="0"/>
      <w:marBottom w:val="0"/>
      <w:divBdr>
        <w:top w:val="none" w:sz="0" w:space="0" w:color="auto"/>
        <w:left w:val="none" w:sz="0" w:space="0" w:color="auto"/>
        <w:bottom w:val="none" w:sz="0" w:space="0" w:color="auto"/>
        <w:right w:val="none" w:sz="0" w:space="0" w:color="auto"/>
      </w:divBdr>
    </w:div>
    <w:div w:id="704251012">
      <w:marLeft w:val="640"/>
      <w:marRight w:val="0"/>
      <w:marTop w:val="0"/>
      <w:marBottom w:val="0"/>
      <w:divBdr>
        <w:top w:val="none" w:sz="0" w:space="0" w:color="auto"/>
        <w:left w:val="none" w:sz="0" w:space="0" w:color="auto"/>
        <w:bottom w:val="none" w:sz="0" w:space="0" w:color="auto"/>
        <w:right w:val="none" w:sz="0" w:space="0" w:color="auto"/>
      </w:divBdr>
    </w:div>
    <w:div w:id="704258292">
      <w:marLeft w:val="640"/>
      <w:marRight w:val="0"/>
      <w:marTop w:val="0"/>
      <w:marBottom w:val="0"/>
      <w:divBdr>
        <w:top w:val="none" w:sz="0" w:space="0" w:color="auto"/>
        <w:left w:val="none" w:sz="0" w:space="0" w:color="auto"/>
        <w:bottom w:val="none" w:sz="0" w:space="0" w:color="auto"/>
        <w:right w:val="none" w:sz="0" w:space="0" w:color="auto"/>
      </w:divBdr>
    </w:div>
    <w:div w:id="704330626">
      <w:marLeft w:val="640"/>
      <w:marRight w:val="0"/>
      <w:marTop w:val="0"/>
      <w:marBottom w:val="0"/>
      <w:divBdr>
        <w:top w:val="none" w:sz="0" w:space="0" w:color="auto"/>
        <w:left w:val="none" w:sz="0" w:space="0" w:color="auto"/>
        <w:bottom w:val="none" w:sz="0" w:space="0" w:color="auto"/>
        <w:right w:val="none" w:sz="0" w:space="0" w:color="auto"/>
      </w:divBdr>
    </w:div>
    <w:div w:id="704450654">
      <w:marLeft w:val="640"/>
      <w:marRight w:val="0"/>
      <w:marTop w:val="0"/>
      <w:marBottom w:val="0"/>
      <w:divBdr>
        <w:top w:val="none" w:sz="0" w:space="0" w:color="auto"/>
        <w:left w:val="none" w:sz="0" w:space="0" w:color="auto"/>
        <w:bottom w:val="none" w:sz="0" w:space="0" w:color="auto"/>
        <w:right w:val="none" w:sz="0" w:space="0" w:color="auto"/>
      </w:divBdr>
    </w:div>
    <w:div w:id="704524629">
      <w:marLeft w:val="640"/>
      <w:marRight w:val="0"/>
      <w:marTop w:val="0"/>
      <w:marBottom w:val="0"/>
      <w:divBdr>
        <w:top w:val="none" w:sz="0" w:space="0" w:color="auto"/>
        <w:left w:val="none" w:sz="0" w:space="0" w:color="auto"/>
        <w:bottom w:val="none" w:sz="0" w:space="0" w:color="auto"/>
        <w:right w:val="none" w:sz="0" w:space="0" w:color="auto"/>
      </w:divBdr>
    </w:div>
    <w:div w:id="704526861">
      <w:marLeft w:val="640"/>
      <w:marRight w:val="0"/>
      <w:marTop w:val="0"/>
      <w:marBottom w:val="0"/>
      <w:divBdr>
        <w:top w:val="none" w:sz="0" w:space="0" w:color="auto"/>
        <w:left w:val="none" w:sz="0" w:space="0" w:color="auto"/>
        <w:bottom w:val="none" w:sz="0" w:space="0" w:color="auto"/>
        <w:right w:val="none" w:sz="0" w:space="0" w:color="auto"/>
      </w:divBdr>
    </w:div>
    <w:div w:id="704602479">
      <w:marLeft w:val="640"/>
      <w:marRight w:val="0"/>
      <w:marTop w:val="0"/>
      <w:marBottom w:val="0"/>
      <w:divBdr>
        <w:top w:val="none" w:sz="0" w:space="0" w:color="auto"/>
        <w:left w:val="none" w:sz="0" w:space="0" w:color="auto"/>
        <w:bottom w:val="none" w:sz="0" w:space="0" w:color="auto"/>
        <w:right w:val="none" w:sz="0" w:space="0" w:color="auto"/>
      </w:divBdr>
    </w:div>
    <w:div w:id="704670618">
      <w:marLeft w:val="640"/>
      <w:marRight w:val="0"/>
      <w:marTop w:val="0"/>
      <w:marBottom w:val="0"/>
      <w:divBdr>
        <w:top w:val="none" w:sz="0" w:space="0" w:color="auto"/>
        <w:left w:val="none" w:sz="0" w:space="0" w:color="auto"/>
        <w:bottom w:val="none" w:sz="0" w:space="0" w:color="auto"/>
        <w:right w:val="none" w:sz="0" w:space="0" w:color="auto"/>
      </w:divBdr>
    </w:div>
    <w:div w:id="704714486">
      <w:marLeft w:val="640"/>
      <w:marRight w:val="0"/>
      <w:marTop w:val="0"/>
      <w:marBottom w:val="0"/>
      <w:divBdr>
        <w:top w:val="none" w:sz="0" w:space="0" w:color="auto"/>
        <w:left w:val="none" w:sz="0" w:space="0" w:color="auto"/>
        <w:bottom w:val="none" w:sz="0" w:space="0" w:color="auto"/>
        <w:right w:val="none" w:sz="0" w:space="0" w:color="auto"/>
      </w:divBdr>
    </w:div>
    <w:div w:id="704906507">
      <w:marLeft w:val="640"/>
      <w:marRight w:val="0"/>
      <w:marTop w:val="0"/>
      <w:marBottom w:val="0"/>
      <w:divBdr>
        <w:top w:val="none" w:sz="0" w:space="0" w:color="auto"/>
        <w:left w:val="none" w:sz="0" w:space="0" w:color="auto"/>
        <w:bottom w:val="none" w:sz="0" w:space="0" w:color="auto"/>
        <w:right w:val="none" w:sz="0" w:space="0" w:color="auto"/>
      </w:divBdr>
    </w:div>
    <w:div w:id="704986592">
      <w:marLeft w:val="640"/>
      <w:marRight w:val="0"/>
      <w:marTop w:val="0"/>
      <w:marBottom w:val="0"/>
      <w:divBdr>
        <w:top w:val="none" w:sz="0" w:space="0" w:color="auto"/>
        <w:left w:val="none" w:sz="0" w:space="0" w:color="auto"/>
        <w:bottom w:val="none" w:sz="0" w:space="0" w:color="auto"/>
        <w:right w:val="none" w:sz="0" w:space="0" w:color="auto"/>
      </w:divBdr>
    </w:div>
    <w:div w:id="705104644">
      <w:marLeft w:val="640"/>
      <w:marRight w:val="0"/>
      <w:marTop w:val="0"/>
      <w:marBottom w:val="0"/>
      <w:divBdr>
        <w:top w:val="none" w:sz="0" w:space="0" w:color="auto"/>
        <w:left w:val="none" w:sz="0" w:space="0" w:color="auto"/>
        <w:bottom w:val="none" w:sz="0" w:space="0" w:color="auto"/>
        <w:right w:val="none" w:sz="0" w:space="0" w:color="auto"/>
      </w:divBdr>
    </w:div>
    <w:div w:id="705176108">
      <w:marLeft w:val="640"/>
      <w:marRight w:val="0"/>
      <w:marTop w:val="0"/>
      <w:marBottom w:val="0"/>
      <w:divBdr>
        <w:top w:val="none" w:sz="0" w:space="0" w:color="auto"/>
        <w:left w:val="none" w:sz="0" w:space="0" w:color="auto"/>
        <w:bottom w:val="none" w:sz="0" w:space="0" w:color="auto"/>
        <w:right w:val="none" w:sz="0" w:space="0" w:color="auto"/>
      </w:divBdr>
    </w:div>
    <w:div w:id="705179807">
      <w:marLeft w:val="640"/>
      <w:marRight w:val="0"/>
      <w:marTop w:val="0"/>
      <w:marBottom w:val="0"/>
      <w:divBdr>
        <w:top w:val="none" w:sz="0" w:space="0" w:color="auto"/>
        <w:left w:val="none" w:sz="0" w:space="0" w:color="auto"/>
        <w:bottom w:val="none" w:sz="0" w:space="0" w:color="auto"/>
        <w:right w:val="none" w:sz="0" w:space="0" w:color="auto"/>
      </w:divBdr>
    </w:div>
    <w:div w:id="705183584">
      <w:marLeft w:val="640"/>
      <w:marRight w:val="0"/>
      <w:marTop w:val="0"/>
      <w:marBottom w:val="0"/>
      <w:divBdr>
        <w:top w:val="none" w:sz="0" w:space="0" w:color="auto"/>
        <w:left w:val="none" w:sz="0" w:space="0" w:color="auto"/>
        <w:bottom w:val="none" w:sz="0" w:space="0" w:color="auto"/>
        <w:right w:val="none" w:sz="0" w:space="0" w:color="auto"/>
      </w:divBdr>
    </w:div>
    <w:div w:id="705252694">
      <w:marLeft w:val="640"/>
      <w:marRight w:val="0"/>
      <w:marTop w:val="0"/>
      <w:marBottom w:val="0"/>
      <w:divBdr>
        <w:top w:val="none" w:sz="0" w:space="0" w:color="auto"/>
        <w:left w:val="none" w:sz="0" w:space="0" w:color="auto"/>
        <w:bottom w:val="none" w:sz="0" w:space="0" w:color="auto"/>
        <w:right w:val="none" w:sz="0" w:space="0" w:color="auto"/>
      </w:divBdr>
    </w:div>
    <w:div w:id="705326208">
      <w:marLeft w:val="640"/>
      <w:marRight w:val="0"/>
      <w:marTop w:val="0"/>
      <w:marBottom w:val="0"/>
      <w:divBdr>
        <w:top w:val="none" w:sz="0" w:space="0" w:color="auto"/>
        <w:left w:val="none" w:sz="0" w:space="0" w:color="auto"/>
        <w:bottom w:val="none" w:sz="0" w:space="0" w:color="auto"/>
        <w:right w:val="none" w:sz="0" w:space="0" w:color="auto"/>
      </w:divBdr>
    </w:div>
    <w:div w:id="705570183">
      <w:marLeft w:val="640"/>
      <w:marRight w:val="0"/>
      <w:marTop w:val="0"/>
      <w:marBottom w:val="0"/>
      <w:divBdr>
        <w:top w:val="none" w:sz="0" w:space="0" w:color="auto"/>
        <w:left w:val="none" w:sz="0" w:space="0" w:color="auto"/>
        <w:bottom w:val="none" w:sz="0" w:space="0" w:color="auto"/>
        <w:right w:val="none" w:sz="0" w:space="0" w:color="auto"/>
      </w:divBdr>
    </w:div>
    <w:div w:id="705641501">
      <w:marLeft w:val="640"/>
      <w:marRight w:val="0"/>
      <w:marTop w:val="0"/>
      <w:marBottom w:val="0"/>
      <w:divBdr>
        <w:top w:val="none" w:sz="0" w:space="0" w:color="auto"/>
        <w:left w:val="none" w:sz="0" w:space="0" w:color="auto"/>
        <w:bottom w:val="none" w:sz="0" w:space="0" w:color="auto"/>
        <w:right w:val="none" w:sz="0" w:space="0" w:color="auto"/>
      </w:divBdr>
    </w:div>
    <w:div w:id="705760477">
      <w:marLeft w:val="640"/>
      <w:marRight w:val="0"/>
      <w:marTop w:val="0"/>
      <w:marBottom w:val="0"/>
      <w:divBdr>
        <w:top w:val="none" w:sz="0" w:space="0" w:color="auto"/>
        <w:left w:val="none" w:sz="0" w:space="0" w:color="auto"/>
        <w:bottom w:val="none" w:sz="0" w:space="0" w:color="auto"/>
        <w:right w:val="none" w:sz="0" w:space="0" w:color="auto"/>
      </w:divBdr>
    </w:div>
    <w:div w:id="705788473">
      <w:marLeft w:val="640"/>
      <w:marRight w:val="0"/>
      <w:marTop w:val="0"/>
      <w:marBottom w:val="0"/>
      <w:divBdr>
        <w:top w:val="none" w:sz="0" w:space="0" w:color="auto"/>
        <w:left w:val="none" w:sz="0" w:space="0" w:color="auto"/>
        <w:bottom w:val="none" w:sz="0" w:space="0" w:color="auto"/>
        <w:right w:val="none" w:sz="0" w:space="0" w:color="auto"/>
      </w:divBdr>
    </w:div>
    <w:div w:id="705835254">
      <w:marLeft w:val="640"/>
      <w:marRight w:val="0"/>
      <w:marTop w:val="0"/>
      <w:marBottom w:val="0"/>
      <w:divBdr>
        <w:top w:val="none" w:sz="0" w:space="0" w:color="auto"/>
        <w:left w:val="none" w:sz="0" w:space="0" w:color="auto"/>
        <w:bottom w:val="none" w:sz="0" w:space="0" w:color="auto"/>
        <w:right w:val="none" w:sz="0" w:space="0" w:color="auto"/>
      </w:divBdr>
    </w:div>
    <w:div w:id="705912147">
      <w:marLeft w:val="640"/>
      <w:marRight w:val="0"/>
      <w:marTop w:val="0"/>
      <w:marBottom w:val="0"/>
      <w:divBdr>
        <w:top w:val="none" w:sz="0" w:space="0" w:color="auto"/>
        <w:left w:val="none" w:sz="0" w:space="0" w:color="auto"/>
        <w:bottom w:val="none" w:sz="0" w:space="0" w:color="auto"/>
        <w:right w:val="none" w:sz="0" w:space="0" w:color="auto"/>
      </w:divBdr>
    </w:div>
    <w:div w:id="705912455">
      <w:marLeft w:val="640"/>
      <w:marRight w:val="0"/>
      <w:marTop w:val="0"/>
      <w:marBottom w:val="0"/>
      <w:divBdr>
        <w:top w:val="none" w:sz="0" w:space="0" w:color="auto"/>
        <w:left w:val="none" w:sz="0" w:space="0" w:color="auto"/>
        <w:bottom w:val="none" w:sz="0" w:space="0" w:color="auto"/>
        <w:right w:val="none" w:sz="0" w:space="0" w:color="auto"/>
      </w:divBdr>
    </w:div>
    <w:div w:id="705955795">
      <w:marLeft w:val="640"/>
      <w:marRight w:val="0"/>
      <w:marTop w:val="0"/>
      <w:marBottom w:val="0"/>
      <w:divBdr>
        <w:top w:val="none" w:sz="0" w:space="0" w:color="auto"/>
        <w:left w:val="none" w:sz="0" w:space="0" w:color="auto"/>
        <w:bottom w:val="none" w:sz="0" w:space="0" w:color="auto"/>
        <w:right w:val="none" w:sz="0" w:space="0" w:color="auto"/>
      </w:divBdr>
    </w:div>
    <w:div w:id="705983206">
      <w:marLeft w:val="640"/>
      <w:marRight w:val="0"/>
      <w:marTop w:val="0"/>
      <w:marBottom w:val="0"/>
      <w:divBdr>
        <w:top w:val="none" w:sz="0" w:space="0" w:color="auto"/>
        <w:left w:val="none" w:sz="0" w:space="0" w:color="auto"/>
        <w:bottom w:val="none" w:sz="0" w:space="0" w:color="auto"/>
        <w:right w:val="none" w:sz="0" w:space="0" w:color="auto"/>
      </w:divBdr>
    </w:div>
    <w:div w:id="706025977">
      <w:marLeft w:val="640"/>
      <w:marRight w:val="0"/>
      <w:marTop w:val="0"/>
      <w:marBottom w:val="0"/>
      <w:divBdr>
        <w:top w:val="none" w:sz="0" w:space="0" w:color="auto"/>
        <w:left w:val="none" w:sz="0" w:space="0" w:color="auto"/>
        <w:bottom w:val="none" w:sz="0" w:space="0" w:color="auto"/>
        <w:right w:val="none" w:sz="0" w:space="0" w:color="auto"/>
      </w:divBdr>
    </w:div>
    <w:div w:id="706026185">
      <w:marLeft w:val="640"/>
      <w:marRight w:val="0"/>
      <w:marTop w:val="0"/>
      <w:marBottom w:val="0"/>
      <w:divBdr>
        <w:top w:val="none" w:sz="0" w:space="0" w:color="auto"/>
        <w:left w:val="none" w:sz="0" w:space="0" w:color="auto"/>
        <w:bottom w:val="none" w:sz="0" w:space="0" w:color="auto"/>
        <w:right w:val="none" w:sz="0" w:space="0" w:color="auto"/>
      </w:divBdr>
    </w:div>
    <w:div w:id="706026475">
      <w:marLeft w:val="640"/>
      <w:marRight w:val="0"/>
      <w:marTop w:val="0"/>
      <w:marBottom w:val="0"/>
      <w:divBdr>
        <w:top w:val="none" w:sz="0" w:space="0" w:color="auto"/>
        <w:left w:val="none" w:sz="0" w:space="0" w:color="auto"/>
        <w:bottom w:val="none" w:sz="0" w:space="0" w:color="auto"/>
        <w:right w:val="none" w:sz="0" w:space="0" w:color="auto"/>
      </w:divBdr>
    </w:div>
    <w:div w:id="706102917">
      <w:marLeft w:val="640"/>
      <w:marRight w:val="0"/>
      <w:marTop w:val="0"/>
      <w:marBottom w:val="0"/>
      <w:divBdr>
        <w:top w:val="none" w:sz="0" w:space="0" w:color="auto"/>
        <w:left w:val="none" w:sz="0" w:space="0" w:color="auto"/>
        <w:bottom w:val="none" w:sz="0" w:space="0" w:color="auto"/>
        <w:right w:val="none" w:sz="0" w:space="0" w:color="auto"/>
      </w:divBdr>
    </w:div>
    <w:div w:id="706179447">
      <w:marLeft w:val="640"/>
      <w:marRight w:val="0"/>
      <w:marTop w:val="0"/>
      <w:marBottom w:val="0"/>
      <w:divBdr>
        <w:top w:val="none" w:sz="0" w:space="0" w:color="auto"/>
        <w:left w:val="none" w:sz="0" w:space="0" w:color="auto"/>
        <w:bottom w:val="none" w:sz="0" w:space="0" w:color="auto"/>
        <w:right w:val="none" w:sz="0" w:space="0" w:color="auto"/>
      </w:divBdr>
    </w:div>
    <w:div w:id="706220263">
      <w:marLeft w:val="640"/>
      <w:marRight w:val="0"/>
      <w:marTop w:val="0"/>
      <w:marBottom w:val="0"/>
      <w:divBdr>
        <w:top w:val="none" w:sz="0" w:space="0" w:color="auto"/>
        <w:left w:val="none" w:sz="0" w:space="0" w:color="auto"/>
        <w:bottom w:val="none" w:sz="0" w:space="0" w:color="auto"/>
        <w:right w:val="none" w:sz="0" w:space="0" w:color="auto"/>
      </w:divBdr>
    </w:div>
    <w:div w:id="706299946">
      <w:marLeft w:val="640"/>
      <w:marRight w:val="0"/>
      <w:marTop w:val="0"/>
      <w:marBottom w:val="0"/>
      <w:divBdr>
        <w:top w:val="none" w:sz="0" w:space="0" w:color="auto"/>
        <w:left w:val="none" w:sz="0" w:space="0" w:color="auto"/>
        <w:bottom w:val="none" w:sz="0" w:space="0" w:color="auto"/>
        <w:right w:val="none" w:sz="0" w:space="0" w:color="auto"/>
      </w:divBdr>
    </w:div>
    <w:div w:id="706416455">
      <w:marLeft w:val="640"/>
      <w:marRight w:val="0"/>
      <w:marTop w:val="0"/>
      <w:marBottom w:val="0"/>
      <w:divBdr>
        <w:top w:val="none" w:sz="0" w:space="0" w:color="auto"/>
        <w:left w:val="none" w:sz="0" w:space="0" w:color="auto"/>
        <w:bottom w:val="none" w:sz="0" w:space="0" w:color="auto"/>
        <w:right w:val="none" w:sz="0" w:space="0" w:color="auto"/>
      </w:divBdr>
    </w:div>
    <w:div w:id="706419121">
      <w:marLeft w:val="640"/>
      <w:marRight w:val="0"/>
      <w:marTop w:val="0"/>
      <w:marBottom w:val="0"/>
      <w:divBdr>
        <w:top w:val="none" w:sz="0" w:space="0" w:color="auto"/>
        <w:left w:val="none" w:sz="0" w:space="0" w:color="auto"/>
        <w:bottom w:val="none" w:sz="0" w:space="0" w:color="auto"/>
        <w:right w:val="none" w:sz="0" w:space="0" w:color="auto"/>
      </w:divBdr>
    </w:div>
    <w:div w:id="706562518">
      <w:marLeft w:val="640"/>
      <w:marRight w:val="0"/>
      <w:marTop w:val="0"/>
      <w:marBottom w:val="0"/>
      <w:divBdr>
        <w:top w:val="none" w:sz="0" w:space="0" w:color="auto"/>
        <w:left w:val="none" w:sz="0" w:space="0" w:color="auto"/>
        <w:bottom w:val="none" w:sz="0" w:space="0" w:color="auto"/>
        <w:right w:val="none" w:sz="0" w:space="0" w:color="auto"/>
      </w:divBdr>
    </w:div>
    <w:div w:id="706681926">
      <w:marLeft w:val="640"/>
      <w:marRight w:val="0"/>
      <w:marTop w:val="0"/>
      <w:marBottom w:val="0"/>
      <w:divBdr>
        <w:top w:val="none" w:sz="0" w:space="0" w:color="auto"/>
        <w:left w:val="none" w:sz="0" w:space="0" w:color="auto"/>
        <w:bottom w:val="none" w:sz="0" w:space="0" w:color="auto"/>
        <w:right w:val="none" w:sz="0" w:space="0" w:color="auto"/>
      </w:divBdr>
    </w:div>
    <w:div w:id="706682891">
      <w:marLeft w:val="640"/>
      <w:marRight w:val="0"/>
      <w:marTop w:val="0"/>
      <w:marBottom w:val="0"/>
      <w:divBdr>
        <w:top w:val="none" w:sz="0" w:space="0" w:color="auto"/>
        <w:left w:val="none" w:sz="0" w:space="0" w:color="auto"/>
        <w:bottom w:val="none" w:sz="0" w:space="0" w:color="auto"/>
        <w:right w:val="none" w:sz="0" w:space="0" w:color="auto"/>
      </w:divBdr>
    </w:div>
    <w:div w:id="706878179">
      <w:marLeft w:val="640"/>
      <w:marRight w:val="0"/>
      <w:marTop w:val="0"/>
      <w:marBottom w:val="0"/>
      <w:divBdr>
        <w:top w:val="none" w:sz="0" w:space="0" w:color="auto"/>
        <w:left w:val="none" w:sz="0" w:space="0" w:color="auto"/>
        <w:bottom w:val="none" w:sz="0" w:space="0" w:color="auto"/>
        <w:right w:val="none" w:sz="0" w:space="0" w:color="auto"/>
      </w:divBdr>
    </w:div>
    <w:div w:id="706880320">
      <w:marLeft w:val="640"/>
      <w:marRight w:val="0"/>
      <w:marTop w:val="0"/>
      <w:marBottom w:val="0"/>
      <w:divBdr>
        <w:top w:val="none" w:sz="0" w:space="0" w:color="auto"/>
        <w:left w:val="none" w:sz="0" w:space="0" w:color="auto"/>
        <w:bottom w:val="none" w:sz="0" w:space="0" w:color="auto"/>
        <w:right w:val="none" w:sz="0" w:space="0" w:color="auto"/>
      </w:divBdr>
    </w:div>
    <w:div w:id="706947663">
      <w:marLeft w:val="640"/>
      <w:marRight w:val="0"/>
      <w:marTop w:val="0"/>
      <w:marBottom w:val="0"/>
      <w:divBdr>
        <w:top w:val="none" w:sz="0" w:space="0" w:color="auto"/>
        <w:left w:val="none" w:sz="0" w:space="0" w:color="auto"/>
        <w:bottom w:val="none" w:sz="0" w:space="0" w:color="auto"/>
        <w:right w:val="none" w:sz="0" w:space="0" w:color="auto"/>
      </w:divBdr>
    </w:div>
    <w:div w:id="706947699">
      <w:marLeft w:val="640"/>
      <w:marRight w:val="0"/>
      <w:marTop w:val="0"/>
      <w:marBottom w:val="0"/>
      <w:divBdr>
        <w:top w:val="none" w:sz="0" w:space="0" w:color="auto"/>
        <w:left w:val="none" w:sz="0" w:space="0" w:color="auto"/>
        <w:bottom w:val="none" w:sz="0" w:space="0" w:color="auto"/>
        <w:right w:val="none" w:sz="0" w:space="0" w:color="auto"/>
      </w:divBdr>
    </w:div>
    <w:div w:id="706951904">
      <w:marLeft w:val="640"/>
      <w:marRight w:val="0"/>
      <w:marTop w:val="0"/>
      <w:marBottom w:val="0"/>
      <w:divBdr>
        <w:top w:val="none" w:sz="0" w:space="0" w:color="auto"/>
        <w:left w:val="none" w:sz="0" w:space="0" w:color="auto"/>
        <w:bottom w:val="none" w:sz="0" w:space="0" w:color="auto"/>
        <w:right w:val="none" w:sz="0" w:space="0" w:color="auto"/>
      </w:divBdr>
    </w:div>
    <w:div w:id="706956358">
      <w:marLeft w:val="640"/>
      <w:marRight w:val="0"/>
      <w:marTop w:val="0"/>
      <w:marBottom w:val="0"/>
      <w:divBdr>
        <w:top w:val="none" w:sz="0" w:space="0" w:color="auto"/>
        <w:left w:val="none" w:sz="0" w:space="0" w:color="auto"/>
        <w:bottom w:val="none" w:sz="0" w:space="0" w:color="auto"/>
        <w:right w:val="none" w:sz="0" w:space="0" w:color="auto"/>
      </w:divBdr>
    </w:div>
    <w:div w:id="707032340">
      <w:marLeft w:val="640"/>
      <w:marRight w:val="0"/>
      <w:marTop w:val="0"/>
      <w:marBottom w:val="0"/>
      <w:divBdr>
        <w:top w:val="none" w:sz="0" w:space="0" w:color="auto"/>
        <w:left w:val="none" w:sz="0" w:space="0" w:color="auto"/>
        <w:bottom w:val="none" w:sz="0" w:space="0" w:color="auto"/>
        <w:right w:val="none" w:sz="0" w:space="0" w:color="auto"/>
      </w:divBdr>
    </w:div>
    <w:div w:id="707142873">
      <w:marLeft w:val="640"/>
      <w:marRight w:val="0"/>
      <w:marTop w:val="0"/>
      <w:marBottom w:val="0"/>
      <w:divBdr>
        <w:top w:val="none" w:sz="0" w:space="0" w:color="auto"/>
        <w:left w:val="none" w:sz="0" w:space="0" w:color="auto"/>
        <w:bottom w:val="none" w:sz="0" w:space="0" w:color="auto"/>
        <w:right w:val="none" w:sz="0" w:space="0" w:color="auto"/>
      </w:divBdr>
    </w:div>
    <w:div w:id="707146204">
      <w:marLeft w:val="640"/>
      <w:marRight w:val="0"/>
      <w:marTop w:val="0"/>
      <w:marBottom w:val="0"/>
      <w:divBdr>
        <w:top w:val="none" w:sz="0" w:space="0" w:color="auto"/>
        <w:left w:val="none" w:sz="0" w:space="0" w:color="auto"/>
        <w:bottom w:val="none" w:sz="0" w:space="0" w:color="auto"/>
        <w:right w:val="none" w:sz="0" w:space="0" w:color="auto"/>
      </w:divBdr>
    </w:div>
    <w:div w:id="707149864">
      <w:marLeft w:val="640"/>
      <w:marRight w:val="0"/>
      <w:marTop w:val="0"/>
      <w:marBottom w:val="0"/>
      <w:divBdr>
        <w:top w:val="none" w:sz="0" w:space="0" w:color="auto"/>
        <w:left w:val="none" w:sz="0" w:space="0" w:color="auto"/>
        <w:bottom w:val="none" w:sz="0" w:space="0" w:color="auto"/>
        <w:right w:val="none" w:sz="0" w:space="0" w:color="auto"/>
      </w:divBdr>
    </w:div>
    <w:div w:id="707217885">
      <w:marLeft w:val="640"/>
      <w:marRight w:val="0"/>
      <w:marTop w:val="0"/>
      <w:marBottom w:val="0"/>
      <w:divBdr>
        <w:top w:val="none" w:sz="0" w:space="0" w:color="auto"/>
        <w:left w:val="none" w:sz="0" w:space="0" w:color="auto"/>
        <w:bottom w:val="none" w:sz="0" w:space="0" w:color="auto"/>
        <w:right w:val="none" w:sz="0" w:space="0" w:color="auto"/>
      </w:divBdr>
    </w:div>
    <w:div w:id="707219652">
      <w:marLeft w:val="640"/>
      <w:marRight w:val="0"/>
      <w:marTop w:val="0"/>
      <w:marBottom w:val="0"/>
      <w:divBdr>
        <w:top w:val="none" w:sz="0" w:space="0" w:color="auto"/>
        <w:left w:val="none" w:sz="0" w:space="0" w:color="auto"/>
        <w:bottom w:val="none" w:sz="0" w:space="0" w:color="auto"/>
        <w:right w:val="none" w:sz="0" w:space="0" w:color="auto"/>
      </w:divBdr>
    </w:div>
    <w:div w:id="707291561">
      <w:marLeft w:val="640"/>
      <w:marRight w:val="0"/>
      <w:marTop w:val="0"/>
      <w:marBottom w:val="0"/>
      <w:divBdr>
        <w:top w:val="none" w:sz="0" w:space="0" w:color="auto"/>
        <w:left w:val="none" w:sz="0" w:space="0" w:color="auto"/>
        <w:bottom w:val="none" w:sz="0" w:space="0" w:color="auto"/>
        <w:right w:val="none" w:sz="0" w:space="0" w:color="auto"/>
      </w:divBdr>
    </w:div>
    <w:div w:id="707334371">
      <w:marLeft w:val="640"/>
      <w:marRight w:val="0"/>
      <w:marTop w:val="0"/>
      <w:marBottom w:val="0"/>
      <w:divBdr>
        <w:top w:val="none" w:sz="0" w:space="0" w:color="auto"/>
        <w:left w:val="none" w:sz="0" w:space="0" w:color="auto"/>
        <w:bottom w:val="none" w:sz="0" w:space="0" w:color="auto"/>
        <w:right w:val="none" w:sz="0" w:space="0" w:color="auto"/>
      </w:divBdr>
    </w:div>
    <w:div w:id="707336601">
      <w:marLeft w:val="640"/>
      <w:marRight w:val="0"/>
      <w:marTop w:val="0"/>
      <w:marBottom w:val="0"/>
      <w:divBdr>
        <w:top w:val="none" w:sz="0" w:space="0" w:color="auto"/>
        <w:left w:val="none" w:sz="0" w:space="0" w:color="auto"/>
        <w:bottom w:val="none" w:sz="0" w:space="0" w:color="auto"/>
        <w:right w:val="none" w:sz="0" w:space="0" w:color="auto"/>
      </w:divBdr>
    </w:div>
    <w:div w:id="707337246">
      <w:marLeft w:val="640"/>
      <w:marRight w:val="0"/>
      <w:marTop w:val="0"/>
      <w:marBottom w:val="0"/>
      <w:divBdr>
        <w:top w:val="none" w:sz="0" w:space="0" w:color="auto"/>
        <w:left w:val="none" w:sz="0" w:space="0" w:color="auto"/>
        <w:bottom w:val="none" w:sz="0" w:space="0" w:color="auto"/>
        <w:right w:val="none" w:sz="0" w:space="0" w:color="auto"/>
      </w:divBdr>
    </w:div>
    <w:div w:id="707493655">
      <w:marLeft w:val="640"/>
      <w:marRight w:val="0"/>
      <w:marTop w:val="0"/>
      <w:marBottom w:val="0"/>
      <w:divBdr>
        <w:top w:val="none" w:sz="0" w:space="0" w:color="auto"/>
        <w:left w:val="none" w:sz="0" w:space="0" w:color="auto"/>
        <w:bottom w:val="none" w:sz="0" w:space="0" w:color="auto"/>
        <w:right w:val="none" w:sz="0" w:space="0" w:color="auto"/>
      </w:divBdr>
    </w:div>
    <w:div w:id="707528307">
      <w:marLeft w:val="640"/>
      <w:marRight w:val="0"/>
      <w:marTop w:val="0"/>
      <w:marBottom w:val="0"/>
      <w:divBdr>
        <w:top w:val="none" w:sz="0" w:space="0" w:color="auto"/>
        <w:left w:val="none" w:sz="0" w:space="0" w:color="auto"/>
        <w:bottom w:val="none" w:sz="0" w:space="0" w:color="auto"/>
        <w:right w:val="none" w:sz="0" w:space="0" w:color="auto"/>
      </w:divBdr>
    </w:div>
    <w:div w:id="707529200">
      <w:marLeft w:val="640"/>
      <w:marRight w:val="0"/>
      <w:marTop w:val="0"/>
      <w:marBottom w:val="0"/>
      <w:divBdr>
        <w:top w:val="none" w:sz="0" w:space="0" w:color="auto"/>
        <w:left w:val="none" w:sz="0" w:space="0" w:color="auto"/>
        <w:bottom w:val="none" w:sz="0" w:space="0" w:color="auto"/>
        <w:right w:val="none" w:sz="0" w:space="0" w:color="auto"/>
      </w:divBdr>
    </w:div>
    <w:div w:id="707532431">
      <w:marLeft w:val="640"/>
      <w:marRight w:val="0"/>
      <w:marTop w:val="0"/>
      <w:marBottom w:val="0"/>
      <w:divBdr>
        <w:top w:val="none" w:sz="0" w:space="0" w:color="auto"/>
        <w:left w:val="none" w:sz="0" w:space="0" w:color="auto"/>
        <w:bottom w:val="none" w:sz="0" w:space="0" w:color="auto"/>
        <w:right w:val="none" w:sz="0" w:space="0" w:color="auto"/>
      </w:divBdr>
    </w:div>
    <w:div w:id="707533834">
      <w:marLeft w:val="640"/>
      <w:marRight w:val="0"/>
      <w:marTop w:val="0"/>
      <w:marBottom w:val="0"/>
      <w:divBdr>
        <w:top w:val="none" w:sz="0" w:space="0" w:color="auto"/>
        <w:left w:val="none" w:sz="0" w:space="0" w:color="auto"/>
        <w:bottom w:val="none" w:sz="0" w:space="0" w:color="auto"/>
        <w:right w:val="none" w:sz="0" w:space="0" w:color="auto"/>
      </w:divBdr>
    </w:div>
    <w:div w:id="707685239">
      <w:marLeft w:val="640"/>
      <w:marRight w:val="0"/>
      <w:marTop w:val="0"/>
      <w:marBottom w:val="0"/>
      <w:divBdr>
        <w:top w:val="none" w:sz="0" w:space="0" w:color="auto"/>
        <w:left w:val="none" w:sz="0" w:space="0" w:color="auto"/>
        <w:bottom w:val="none" w:sz="0" w:space="0" w:color="auto"/>
        <w:right w:val="none" w:sz="0" w:space="0" w:color="auto"/>
      </w:divBdr>
    </w:div>
    <w:div w:id="707725080">
      <w:marLeft w:val="640"/>
      <w:marRight w:val="0"/>
      <w:marTop w:val="0"/>
      <w:marBottom w:val="0"/>
      <w:divBdr>
        <w:top w:val="none" w:sz="0" w:space="0" w:color="auto"/>
        <w:left w:val="none" w:sz="0" w:space="0" w:color="auto"/>
        <w:bottom w:val="none" w:sz="0" w:space="0" w:color="auto"/>
        <w:right w:val="none" w:sz="0" w:space="0" w:color="auto"/>
      </w:divBdr>
    </w:div>
    <w:div w:id="707989107">
      <w:marLeft w:val="640"/>
      <w:marRight w:val="0"/>
      <w:marTop w:val="0"/>
      <w:marBottom w:val="0"/>
      <w:divBdr>
        <w:top w:val="none" w:sz="0" w:space="0" w:color="auto"/>
        <w:left w:val="none" w:sz="0" w:space="0" w:color="auto"/>
        <w:bottom w:val="none" w:sz="0" w:space="0" w:color="auto"/>
        <w:right w:val="none" w:sz="0" w:space="0" w:color="auto"/>
      </w:divBdr>
    </w:div>
    <w:div w:id="708140071">
      <w:marLeft w:val="640"/>
      <w:marRight w:val="0"/>
      <w:marTop w:val="0"/>
      <w:marBottom w:val="0"/>
      <w:divBdr>
        <w:top w:val="none" w:sz="0" w:space="0" w:color="auto"/>
        <w:left w:val="none" w:sz="0" w:space="0" w:color="auto"/>
        <w:bottom w:val="none" w:sz="0" w:space="0" w:color="auto"/>
        <w:right w:val="none" w:sz="0" w:space="0" w:color="auto"/>
      </w:divBdr>
    </w:div>
    <w:div w:id="708141063">
      <w:marLeft w:val="640"/>
      <w:marRight w:val="0"/>
      <w:marTop w:val="0"/>
      <w:marBottom w:val="0"/>
      <w:divBdr>
        <w:top w:val="none" w:sz="0" w:space="0" w:color="auto"/>
        <w:left w:val="none" w:sz="0" w:space="0" w:color="auto"/>
        <w:bottom w:val="none" w:sz="0" w:space="0" w:color="auto"/>
        <w:right w:val="none" w:sz="0" w:space="0" w:color="auto"/>
      </w:divBdr>
    </w:div>
    <w:div w:id="708142610">
      <w:marLeft w:val="640"/>
      <w:marRight w:val="0"/>
      <w:marTop w:val="0"/>
      <w:marBottom w:val="0"/>
      <w:divBdr>
        <w:top w:val="none" w:sz="0" w:space="0" w:color="auto"/>
        <w:left w:val="none" w:sz="0" w:space="0" w:color="auto"/>
        <w:bottom w:val="none" w:sz="0" w:space="0" w:color="auto"/>
        <w:right w:val="none" w:sz="0" w:space="0" w:color="auto"/>
      </w:divBdr>
    </w:div>
    <w:div w:id="708144859">
      <w:marLeft w:val="640"/>
      <w:marRight w:val="0"/>
      <w:marTop w:val="0"/>
      <w:marBottom w:val="0"/>
      <w:divBdr>
        <w:top w:val="none" w:sz="0" w:space="0" w:color="auto"/>
        <w:left w:val="none" w:sz="0" w:space="0" w:color="auto"/>
        <w:bottom w:val="none" w:sz="0" w:space="0" w:color="auto"/>
        <w:right w:val="none" w:sz="0" w:space="0" w:color="auto"/>
      </w:divBdr>
    </w:div>
    <w:div w:id="708183115">
      <w:marLeft w:val="640"/>
      <w:marRight w:val="0"/>
      <w:marTop w:val="0"/>
      <w:marBottom w:val="0"/>
      <w:divBdr>
        <w:top w:val="none" w:sz="0" w:space="0" w:color="auto"/>
        <w:left w:val="none" w:sz="0" w:space="0" w:color="auto"/>
        <w:bottom w:val="none" w:sz="0" w:space="0" w:color="auto"/>
        <w:right w:val="none" w:sz="0" w:space="0" w:color="auto"/>
      </w:divBdr>
    </w:div>
    <w:div w:id="708335738">
      <w:marLeft w:val="640"/>
      <w:marRight w:val="0"/>
      <w:marTop w:val="0"/>
      <w:marBottom w:val="0"/>
      <w:divBdr>
        <w:top w:val="none" w:sz="0" w:space="0" w:color="auto"/>
        <w:left w:val="none" w:sz="0" w:space="0" w:color="auto"/>
        <w:bottom w:val="none" w:sz="0" w:space="0" w:color="auto"/>
        <w:right w:val="none" w:sz="0" w:space="0" w:color="auto"/>
      </w:divBdr>
    </w:div>
    <w:div w:id="708384404">
      <w:marLeft w:val="640"/>
      <w:marRight w:val="0"/>
      <w:marTop w:val="0"/>
      <w:marBottom w:val="0"/>
      <w:divBdr>
        <w:top w:val="none" w:sz="0" w:space="0" w:color="auto"/>
        <w:left w:val="none" w:sz="0" w:space="0" w:color="auto"/>
        <w:bottom w:val="none" w:sz="0" w:space="0" w:color="auto"/>
        <w:right w:val="none" w:sz="0" w:space="0" w:color="auto"/>
      </w:divBdr>
    </w:div>
    <w:div w:id="708534021">
      <w:marLeft w:val="640"/>
      <w:marRight w:val="0"/>
      <w:marTop w:val="0"/>
      <w:marBottom w:val="0"/>
      <w:divBdr>
        <w:top w:val="none" w:sz="0" w:space="0" w:color="auto"/>
        <w:left w:val="none" w:sz="0" w:space="0" w:color="auto"/>
        <w:bottom w:val="none" w:sz="0" w:space="0" w:color="auto"/>
        <w:right w:val="none" w:sz="0" w:space="0" w:color="auto"/>
      </w:divBdr>
    </w:div>
    <w:div w:id="708645567">
      <w:marLeft w:val="640"/>
      <w:marRight w:val="0"/>
      <w:marTop w:val="0"/>
      <w:marBottom w:val="0"/>
      <w:divBdr>
        <w:top w:val="none" w:sz="0" w:space="0" w:color="auto"/>
        <w:left w:val="none" w:sz="0" w:space="0" w:color="auto"/>
        <w:bottom w:val="none" w:sz="0" w:space="0" w:color="auto"/>
        <w:right w:val="none" w:sz="0" w:space="0" w:color="auto"/>
      </w:divBdr>
    </w:div>
    <w:div w:id="708723401">
      <w:marLeft w:val="640"/>
      <w:marRight w:val="0"/>
      <w:marTop w:val="0"/>
      <w:marBottom w:val="0"/>
      <w:divBdr>
        <w:top w:val="none" w:sz="0" w:space="0" w:color="auto"/>
        <w:left w:val="none" w:sz="0" w:space="0" w:color="auto"/>
        <w:bottom w:val="none" w:sz="0" w:space="0" w:color="auto"/>
        <w:right w:val="none" w:sz="0" w:space="0" w:color="auto"/>
      </w:divBdr>
    </w:div>
    <w:div w:id="708724304">
      <w:marLeft w:val="640"/>
      <w:marRight w:val="0"/>
      <w:marTop w:val="0"/>
      <w:marBottom w:val="0"/>
      <w:divBdr>
        <w:top w:val="none" w:sz="0" w:space="0" w:color="auto"/>
        <w:left w:val="none" w:sz="0" w:space="0" w:color="auto"/>
        <w:bottom w:val="none" w:sz="0" w:space="0" w:color="auto"/>
        <w:right w:val="none" w:sz="0" w:space="0" w:color="auto"/>
      </w:divBdr>
    </w:div>
    <w:div w:id="708915593">
      <w:marLeft w:val="640"/>
      <w:marRight w:val="0"/>
      <w:marTop w:val="0"/>
      <w:marBottom w:val="0"/>
      <w:divBdr>
        <w:top w:val="none" w:sz="0" w:space="0" w:color="auto"/>
        <w:left w:val="none" w:sz="0" w:space="0" w:color="auto"/>
        <w:bottom w:val="none" w:sz="0" w:space="0" w:color="auto"/>
        <w:right w:val="none" w:sz="0" w:space="0" w:color="auto"/>
      </w:divBdr>
    </w:div>
    <w:div w:id="708920167">
      <w:marLeft w:val="640"/>
      <w:marRight w:val="0"/>
      <w:marTop w:val="0"/>
      <w:marBottom w:val="0"/>
      <w:divBdr>
        <w:top w:val="none" w:sz="0" w:space="0" w:color="auto"/>
        <w:left w:val="none" w:sz="0" w:space="0" w:color="auto"/>
        <w:bottom w:val="none" w:sz="0" w:space="0" w:color="auto"/>
        <w:right w:val="none" w:sz="0" w:space="0" w:color="auto"/>
      </w:divBdr>
    </w:div>
    <w:div w:id="708920343">
      <w:marLeft w:val="640"/>
      <w:marRight w:val="0"/>
      <w:marTop w:val="0"/>
      <w:marBottom w:val="0"/>
      <w:divBdr>
        <w:top w:val="none" w:sz="0" w:space="0" w:color="auto"/>
        <w:left w:val="none" w:sz="0" w:space="0" w:color="auto"/>
        <w:bottom w:val="none" w:sz="0" w:space="0" w:color="auto"/>
        <w:right w:val="none" w:sz="0" w:space="0" w:color="auto"/>
      </w:divBdr>
    </w:div>
    <w:div w:id="708990871">
      <w:marLeft w:val="640"/>
      <w:marRight w:val="0"/>
      <w:marTop w:val="0"/>
      <w:marBottom w:val="0"/>
      <w:divBdr>
        <w:top w:val="none" w:sz="0" w:space="0" w:color="auto"/>
        <w:left w:val="none" w:sz="0" w:space="0" w:color="auto"/>
        <w:bottom w:val="none" w:sz="0" w:space="0" w:color="auto"/>
        <w:right w:val="none" w:sz="0" w:space="0" w:color="auto"/>
      </w:divBdr>
    </w:div>
    <w:div w:id="709113097">
      <w:marLeft w:val="640"/>
      <w:marRight w:val="0"/>
      <w:marTop w:val="0"/>
      <w:marBottom w:val="0"/>
      <w:divBdr>
        <w:top w:val="none" w:sz="0" w:space="0" w:color="auto"/>
        <w:left w:val="none" w:sz="0" w:space="0" w:color="auto"/>
        <w:bottom w:val="none" w:sz="0" w:space="0" w:color="auto"/>
        <w:right w:val="none" w:sz="0" w:space="0" w:color="auto"/>
      </w:divBdr>
    </w:div>
    <w:div w:id="709113938">
      <w:marLeft w:val="640"/>
      <w:marRight w:val="0"/>
      <w:marTop w:val="0"/>
      <w:marBottom w:val="0"/>
      <w:divBdr>
        <w:top w:val="none" w:sz="0" w:space="0" w:color="auto"/>
        <w:left w:val="none" w:sz="0" w:space="0" w:color="auto"/>
        <w:bottom w:val="none" w:sz="0" w:space="0" w:color="auto"/>
        <w:right w:val="none" w:sz="0" w:space="0" w:color="auto"/>
      </w:divBdr>
    </w:div>
    <w:div w:id="709184614">
      <w:marLeft w:val="640"/>
      <w:marRight w:val="0"/>
      <w:marTop w:val="0"/>
      <w:marBottom w:val="0"/>
      <w:divBdr>
        <w:top w:val="none" w:sz="0" w:space="0" w:color="auto"/>
        <w:left w:val="none" w:sz="0" w:space="0" w:color="auto"/>
        <w:bottom w:val="none" w:sz="0" w:space="0" w:color="auto"/>
        <w:right w:val="none" w:sz="0" w:space="0" w:color="auto"/>
      </w:divBdr>
    </w:div>
    <w:div w:id="709186504">
      <w:marLeft w:val="640"/>
      <w:marRight w:val="0"/>
      <w:marTop w:val="0"/>
      <w:marBottom w:val="0"/>
      <w:divBdr>
        <w:top w:val="none" w:sz="0" w:space="0" w:color="auto"/>
        <w:left w:val="none" w:sz="0" w:space="0" w:color="auto"/>
        <w:bottom w:val="none" w:sz="0" w:space="0" w:color="auto"/>
        <w:right w:val="none" w:sz="0" w:space="0" w:color="auto"/>
      </w:divBdr>
    </w:div>
    <w:div w:id="709262214">
      <w:marLeft w:val="640"/>
      <w:marRight w:val="0"/>
      <w:marTop w:val="0"/>
      <w:marBottom w:val="0"/>
      <w:divBdr>
        <w:top w:val="none" w:sz="0" w:space="0" w:color="auto"/>
        <w:left w:val="none" w:sz="0" w:space="0" w:color="auto"/>
        <w:bottom w:val="none" w:sz="0" w:space="0" w:color="auto"/>
        <w:right w:val="none" w:sz="0" w:space="0" w:color="auto"/>
      </w:divBdr>
    </w:div>
    <w:div w:id="709377380">
      <w:marLeft w:val="640"/>
      <w:marRight w:val="0"/>
      <w:marTop w:val="0"/>
      <w:marBottom w:val="0"/>
      <w:divBdr>
        <w:top w:val="none" w:sz="0" w:space="0" w:color="auto"/>
        <w:left w:val="none" w:sz="0" w:space="0" w:color="auto"/>
        <w:bottom w:val="none" w:sz="0" w:space="0" w:color="auto"/>
        <w:right w:val="none" w:sz="0" w:space="0" w:color="auto"/>
      </w:divBdr>
    </w:div>
    <w:div w:id="709493654">
      <w:marLeft w:val="640"/>
      <w:marRight w:val="0"/>
      <w:marTop w:val="0"/>
      <w:marBottom w:val="0"/>
      <w:divBdr>
        <w:top w:val="none" w:sz="0" w:space="0" w:color="auto"/>
        <w:left w:val="none" w:sz="0" w:space="0" w:color="auto"/>
        <w:bottom w:val="none" w:sz="0" w:space="0" w:color="auto"/>
        <w:right w:val="none" w:sz="0" w:space="0" w:color="auto"/>
      </w:divBdr>
    </w:div>
    <w:div w:id="709501545">
      <w:marLeft w:val="640"/>
      <w:marRight w:val="0"/>
      <w:marTop w:val="0"/>
      <w:marBottom w:val="0"/>
      <w:divBdr>
        <w:top w:val="none" w:sz="0" w:space="0" w:color="auto"/>
        <w:left w:val="none" w:sz="0" w:space="0" w:color="auto"/>
        <w:bottom w:val="none" w:sz="0" w:space="0" w:color="auto"/>
        <w:right w:val="none" w:sz="0" w:space="0" w:color="auto"/>
      </w:divBdr>
    </w:div>
    <w:div w:id="709571273">
      <w:marLeft w:val="640"/>
      <w:marRight w:val="0"/>
      <w:marTop w:val="0"/>
      <w:marBottom w:val="0"/>
      <w:divBdr>
        <w:top w:val="none" w:sz="0" w:space="0" w:color="auto"/>
        <w:left w:val="none" w:sz="0" w:space="0" w:color="auto"/>
        <w:bottom w:val="none" w:sz="0" w:space="0" w:color="auto"/>
        <w:right w:val="none" w:sz="0" w:space="0" w:color="auto"/>
      </w:divBdr>
    </w:div>
    <w:div w:id="709645936">
      <w:marLeft w:val="640"/>
      <w:marRight w:val="0"/>
      <w:marTop w:val="0"/>
      <w:marBottom w:val="0"/>
      <w:divBdr>
        <w:top w:val="none" w:sz="0" w:space="0" w:color="auto"/>
        <w:left w:val="none" w:sz="0" w:space="0" w:color="auto"/>
        <w:bottom w:val="none" w:sz="0" w:space="0" w:color="auto"/>
        <w:right w:val="none" w:sz="0" w:space="0" w:color="auto"/>
      </w:divBdr>
    </w:div>
    <w:div w:id="709651920">
      <w:marLeft w:val="640"/>
      <w:marRight w:val="0"/>
      <w:marTop w:val="0"/>
      <w:marBottom w:val="0"/>
      <w:divBdr>
        <w:top w:val="none" w:sz="0" w:space="0" w:color="auto"/>
        <w:left w:val="none" w:sz="0" w:space="0" w:color="auto"/>
        <w:bottom w:val="none" w:sz="0" w:space="0" w:color="auto"/>
        <w:right w:val="none" w:sz="0" w:space="0" w:color="auto"/>
      </w:divBdr>
    </w:div>
    <w:div w:id="709918231">
      <w:marLeft w:val="640"/>
      <w:marRight w:val="0"/>
      <w:marTop w:val="0"/>
      <w:marBottom w:val="0"/>
      <w:divBdr>
        <w:top w:val="none" w:sz="0" w:space="0" w:color="auto"/>
        <w:left w:val="none" w:sz="0" w:space="0" w:color="auto"/>
        <w:bottom w:val="none" w:sz="0" w:space="0" w:color="auto"/>
        <w:right w:val="none" w:sz="0" w:space="0" w:color="auto"/>
      </w:divBdr>
    </w:div>
    <w:div w:id="709958836">
      <w:marLeft w:val="640"/>
      <w:marRight w:val="0"/>
      <w:marTop w:val="0"/>
      <w:marBottom w:val="0"/>
      <w:divBdr>
        <w:top w:val="none" w:sz="0" w:space="0" w:color="auto"/>
        <w:left w:val="none" w:sz="0" w:space="0" w:color="auto"/>
        <w:bottom w:val="none" w:sz="0" w:space="0" w:color="auto"/>
        <w:right w:val="none" w:sz="0" w:space="0" w:color="auto"/>
      </w:divBdr>
    </w:div>
    <w:div w:id="710035153">
      <w:marLeft w:val="640"/>
      <w:marRight w:val="0"/>
      <w:marTop w:val="0"/>
      <w:marBottom w:val="0"/>
      <w:divBdr>
        <w:top w:val="none" w:sz="0" w:space="0" w:color="auto"/>
        <w:left w:val="none" w:sz="0" w:space="0" w:color="auto"/>
        <w:bottom w:val="none" w:sz="0" w:space="0" w:color="auto"/>
        <w:right w:val="none" w:sz="0" w:space="0" w:color="auto"/>
      </w:divBdr>
    </w:div>
    <w:div w:id="710107585">
      <w:marLeft w:val="640"/>
      <w:marRight w:val="0"/>
      <w:marTop w:val="0"/>
      <w:marBottom w:val="0"/>
      <w:divBdr>
        <w:top w:val="none" w:sz="0" w:space="0" w:color="auto"/>
        <w:left w:val="none" w:sz="0" w:space="0" w:color="auto"/>
        <w:bottom w:val="none" w:sz="0" w:space="0" w:color="auto"/>
        <w:right w:val="none" w:sz="0" w:space="0" w:color="auto"/>
      </w:divBdr>
    </w:div>
    <w:div w:id="710225548">
      <w:marLeft w:val="640"/>
      <w:marRight w:val="0"/>
      <w:marTop w:val="0"/>
      <w:marBottom w:val="0"/>
      <w:divBdr>
        <w:top w:val="none" w:sz="0" w:space="0" w:color="auto"/>
        <w:left w:val="none" w:sz="0" w:space="0" w:color="auto"/>
        <w:bottom w:val="none" w:sz="0" w:space="0" w:color="auto"/>
        <w:right w:val="none" w:sz="0" w:space="0" w:color="auto"/>
      </w:divBdr>
    </w:div>
    <w:div w:id="710300138">
      <w:marLeft w:val="640"/>
      <w:marRight w:val="0"/>
      <w:marTop w:val="0"/>
      <w:marBottom w:val="0"/>
      <w:divBdr>
        <w:top w:val="none" w:sz="0" w:space="0" w:color="auto"/>
        <w:left w:val="none" w:sz="0" w:space="0" w:color="auto"/>
        <w:bottom w:val="none" w:sz="0" w:space="0" w:color="auto"/>
        <w:right w:val="none" w:sz="0" w:space="0" w:color="auto"/>
      </w:divBdr>
    </w:div>
    <w:div w:id="710568567">
      <w:marLeft w:val="640"/>
      <w:marRight w:val="0"/>
      <w:marTop w:val="0"/>
      <w:marBottom w:val="0"/>
      <w:divBdr>
        <w:top w:val="none" w:sz="0" w:space="0" w:color="auto"/>
        <w:left w:val="none" w:sz="0" w:space="0" w:color="auto"/>
        <w:bottom w:val="none" w:sz="0" w:space="0" w:color="auto"/>
        <w:right w:val="none" w:sz="0" w:space="0" w:color="auto"/>
      </w:divBdr>
    </w:div>
    <w:div w:id="710568866">
      <w:marLeft w:val="640"/>
      <w:marRight w:val="0"/>
      <w:marTop w:val="0"/>
      <w:marBottom w:val="0"/>
      <w:divBdr>
        <w:top w:val="none" w:sz="0" w:space="0" w:color="auto"/>
        <w:left w:val="none" w:sz="0" w:space="0" w:color="auto"/>
        <w:bottom w:val="none" w:sz="0" w:space="0" w:color="auto"/>
        <w:right w:val="none" w:sz="0" w:space="0" w:color="auto"/>
      </w:divBdr>
    </w:div>
    <w:div w:id="710568878">
      <w:marLeft w:val="640"/>
      <w:marRight w:val="0"/>
      <w:marTop w:val="0"/>
      <w:marBottom w:val="0"/>
      <w:divBdr>
        <w:top w:val="none" w:sz="0" w:space="0" w:color="auto"/>
        <w:left w:val="none" w:sz="0" w:space="0" w:color="auto"/>
        <w:bottom w:val="none" w:sz="0" w:space="0" w:color="auto"/>
        <w:right w:val="none" w:sz="0" w:space="0" w:color="auto"/>
      </w:divBdr>
    </w:div>
    <w:div w:id="710615024">
      <w:marLeft w:val="640"/>
      <w:marRight w:val="0"/>
      <w:marTop w:val="0"/>
      <w:marBottom w:val="0"/>
      <w:divBdr>
        <w:top w:val="none" w:sz="0" w:space="0" w:color="auto"/>
        <w:left w:val="none" w:sz="0" w:space="0" w:color="auto"/>
        <w:bottom w:val="none" w:sz="0" w:space="0" w:color="auto"/>
        <w:right w:val="none" w:sz="0" w:space="0" w:color="auto"/>
      </w:divBdr>
    </w:div>
    <w:div w:id="710805685">
      <w:marLeft w:val="640"/>
      <w:marRight w:val="0"/>
      <w:marTop w:val="0"/>
      <w:marBottom w:val="0"/>
      <w:divBdr>
        <w:top w:val="none" w:sz="0" w:space="0" w:color="auto"/>
        <w:left w:val="none" w:sz="0" w:space="0" w:color="auto"/>
        <w:bottom w:val="none" w:sz="0" w:space="0" w:color="auto"/>
        <w:right w:val="none" w:sz="0" w:space="0" w:color="auto"/>
      </w:divBdr>
    </w:div>
    <w:div w:id="710806530">
      <w:marLeft w:val="640"/>
      <w:marRight w:val="0"/>
      <w:marTop w:val="0"/>
      <w:marBottom w:val="0"/>
      <w:divBdr>
        <w:top w:val="none" w:sz="0" w:space="0" w:color="auto"/>
        <w:left w:val="none" w:sz="0" w:space="0" w:color="auto"/>
        <w:bottom w:val="none" w:sz="0" w:space="0" w:color="auto"/>
        <w:right w:val="none" w:sz="0" w:space="0" w:color="auto"/>
      </w:divBdr>
    </w:div>
    <w:div w:id="710806867">
      <w:marLeft w:val="640"/>
      <w:marRight w:val="0"/>
      <w:marTop w:val="0"/>
      <w:marBottom w:val="0"/>
      <w:divBdr>
        <w:top w:val="none" w:sz="0" w:space="0" w:color="auto"/>
        <w:left w:val="none" w:sz="0" w:space="0" w:color="auto"/>
        <w:bottom w:val="none" w:sz="0" w:space="0" w:color="auto"/>
        <w:right w:val="none" w:sz="0" w:space="0" w:color="auto"/>
      </w:divBdr>
    </w:div>
    <w:div w:id="710809640">
      <w:marLeft w:val="640"/>
      <w:marRight w:val="0"/>
      <w:marTop w:val="0"/>
      <w:marBottom w:val="0"/>
      <w:divBdr>
        <w:top w:val="none" w:sz="0" w:space="0" w:color="auto"/>
        <w:left w:val="none" w:sz="0" w:space="0" w:color="auto"/>
        <w:bottom w:val="none" w:sz="0" w:space="0" w:color="auto"/>
        <w:right w:val="none" w:sz="0" w:space="0" w:color="auto"/>
      </w:divBdr>
    </w:div>
    <w:div w:id="710810273">
      <w:marLeft w:val="640"/>
      <w:marRight w:val="0"/>
      <w:marTop w:val="0"/>
      <w:marBottom w:val="0"/>
      <w:divBdr>
        <w:top w:val="none" w:sz="0" w:space="0" w:color="auto"/>
        <w:left w:val="none" w:sz="0" w:space="0" w:color="auto"/>
        <w:bottom w:val="none" w:sz="0" w:space="0" w:color="auto"/>
        <w:right w:val="none" w:sz="0" w:space="0" w:color="auto"/>
      </w:divBdr>
    </w:div>
    <w:div w:id="710963392">
      <w:marLeft w:val="640"/>
      <w:marRight w:val="0"/>
      <w:marTop w:val="0"/>
      <w:marBottom w:val="0"/>
      <w:divBdr>
        <w:top w:val="none" w:sz="0" w:space="0" w:color="auto"/>
        <w:left w:val="none" w:sz="0" w:space="0" w:color="auto"/>
        <w:bottom w:val="none" w:sz="0" w:space="0" w:color="auto"/>
        <w:right w:val="none" w:sz="0" w:space="0" w:color="auto"/>
      </w:divBdr>
    </w:div>
    <w:div w:id="711001418">
      <w:marLeft w:val="640"/>
      <w:marRight w:val="0"/>
      <w:marTop w:val="0"/>
      <w:marBottom w:val="0"/>
      <w:divBdr>
        <w:top w:val="none" w:sz="0" w:space="0" w:color="auto"/>
        <w:left w:val="none" w:sz="0" w:space="0" w:color="auto"/>
        <w:bottom w:val="none" w:sz="0" w:space="0" w:color="auto"/>
        <w:right w:val="none" w:sz="0" w:space="0" w:color="auto"/>
      </w:divBdr>
    </w:div>
    <w:div w:id="711032348">
      <w:marLeft w:val="640"/>
      <w:marRight w:val="0"/>
      <w:marTop w:val="0"/>
      <w:marBottom w:val="0"/>
      <w:divBdr>
        <w:top w:val="none" w:sz="0" w:space="0" w:color="auto"/>
        <w:left w:val="none" w:sz="0" w:space="0" w:color="auto"/>
        <w:bottom w:val="none" w:sz="0" w:space="0" w:color="auto"/>
        <w:right w:val="none" w:sz="0" w:space="0" w:color="auto"/>
      </w:divBdr>
    </w:div>
    <w:div w:id="711226007">
      <w:marLeft w:val="640"/>
      <w:marRight w:val="0"/>
      <w:marTop w:val="0"/>
      <w:marBottom w:val="0"/>
      <w:divBdr>
        <w:top w:val="none" w:sz="0" w:space="0" w:color="auto"/>
        <w:left w:val="none" w:sz="0" w:space="0" w:color="auto"/>
        <w:bottom w:val="none" w:sz="0" w:space="0" w:color="auto"/>
        <w:right w:val="none" w:sz="0" w:space="0" w:color="auto"/>
      </w:divBdr>
    </w:div>
    <w:div w:id="711228554">
      <w:marLeft w:val="640"/>
      <w:marRight w:val="0"/>
      <w:marTop w:val="0"/>
      <w:marBottom w:val="0"/>
      <w:divBdr>
        <w:top w:val="none" w:sz="0" w:space="0" w:color="auto"/>
        <w:left w:val="none" w:sz="0" w:space="0" w:color="auto"/>
        <w:bottom w:val="none" w:sz="0" w:space="0" w:color="auto"/>
        <w:right w:val="none" w:sz="0" w:space="0" w:color="auto"/>
      </w:divBdr>
    </w:div>
    <w:div w:id="711341729">
      <w:marLeft w:val="640"/>
      <w:marRight w:val="0"/>
      <w:marTop w:val="0"/>
      <w:marBottom w:val="0"/>
      <w:divBdr>
        <w:top w:val="none" w:sz="0" w:space="0" w:color="auto"/>
        <w:left w:val="none" w:sz="0" w:space="0" w:color="auto"/>
        <w:bottom w:val="none" w:sz="0" w:space="0" w:color="auto"/>
        <w:right w:val="none" w:sz="0" w:space="0" w:color="auto"/>
      </w:divBdr>
    </w:div>
    <w:div w:id="711421241">
      <w:marLeft w:val="640"/>
      <w:marRight w:val="0"/>
      <w:marTop w:val="0"/>
      <w:marBottom w:val="0"/>
      <w:divBdr>
        <w:top w:val="none" w:sz="0" w:space="0" w:color="auto"/>
        <w:left w:val="none" w:sz="0" w:space="0" w:color="auto"/>
        <w:bottom w:val="none" w:sz="0" w:space="0" w:color="auto"/>
        <w:right w:val="none" w:sz="0" w:space="0" w:color="auto"/>
      </w:divBdr>
    </w:div>
    <w:div w:id="711423668">
      <w:marLeft w:val="640"/>
      <w:marRight w:val="0"/>
      <w:marTop w:val="0"/>
      <w:marBottom w:val="0"/>
      <w:divBdr>
        <w:top w:val="none" w:sz="0" w:space="0" w:color="auto"/>
        <w:left w:val="none" w:sz="0" w:space="0" w:color="auto"/>
        <w:bottom w:val="none" w:sz="0" w:space="0" w:color="auto"/>
        <w:right w:val="none" w:sz="0" w:space="0" w:color="auto"/>
      </w:divBdr>
    </w:div>
    <w:div w:id="711460248">
      <w:marLeft w:val="640"/>
      <w:marRight w:val="0"/>
      <w:marTop w:val="0"/>
      <w:marBottom w:val="0"/>
      <w:divBdr>
        <w:top w:val="none" w:sz="0" w:space="0" w:color="auto"/>
        <w:left w:val="none" w:sz="0" w:space="0" w:color="auto"/>
        <w:bottom w:val="none" w:sz="0" w:space="0" w:color="auto"/>
        <w:right w:val="none" w:sz="0" w:space="0" w:color="auto"/>
      </w:divBdr>
    </w:div>
    <w:div w:id="711462718">
      <w:marLeft w:val="640"/>
      <w:marRight w:val="0"/>
      <w:marTop w:val="0"/>
      <w:marBottom w:val="0"/>
      <w:divBdr>
        <w:top w:val="none" w:sz="0" w:space="0" w:color="auto"/>
        <w:left w:val="none" w:sz="0" w:space="0" w:color="auto"/>
        <w:bottom w:val="none" w:sz="0" w:space="0" w:color="auto"/>
        <w:right w:val="none" w:sz="0" w:space="0" w:color="auto"/>
      </w:divBdr>
    </w:div>
    <w:div w:id="711465322">
      <w:marLeft w:val="640"/>
      <w:marRight w:val="0"/>
      <w:marTop w:val="0"/>
      <w:marBottom w:val="0"/>
      <w:divBdr>
        <w:top w:val="none" w:sz="0" w:space="0" w:color="auto"/>
        <w:left w:val="none" w:sz="0" w:space="0" w:color="auto"/>
        <w:bottom w:val="none" w:sz="0" w:space="0" w:color="auto"/>
        <w:right w:val="none" w:sz="0" w:space="0" w:color="auto"/>
      </w:divBdr>
    </w:div>
    <w:div w:id="711539759">
      <w:marLeft w:val="640"/>
      <w:marRight w:val="0"/>
      <w:marTop w:val="0"/>
      <w:marBottom w:val="0"/>
      <w:divBdr>
        <w:top w:val="none" w:sz="0" w:space="0" w:color="auto"/>
        <w:left w:val="none" w:sz="0" w:space="0" w:color="auto"/>
        <w:bottom w:val="none" w:sz="0" w:space="0" w:color="auto"/>
        <w:right w:val="none" w:sz="0" w:space="0" w:color="auto"/>
      </w:divBdr>
    </w:div>
    <w:div w:id="711610424">
      <w:marLeft w:val="640"/>
      <w:marRight w:val="0"/>
      <w:marTop w:val="0"/>
      <w:marBottom w:val="0"/>
      <w:divBdr>
        <w:top w:val="none" w:sz="0" w:space="0" w:color="auto"/>
        <w:left w:val="none" w:sz="0" w:space="0" w:color="auto"/>
        <w:bottom w:val="none" w:sz="0" w:space="0" w:color="auto"/>
        <w:right w:val="none" w:sz="0" w:space="0" w:color="auto"/>
      </w:divBdr>
    </w:div>
    <w:div w:id="711616124">
      <w:marLeft w:val="640"/>
      <w:marRight w:val="0"/>
      <w:marTop w:val="0"/>
      <w:marBottom w:val="0"/>
      <w:divBdr>
        <w:top w:val="none" w:sz="0" w:space="0" w:color="auto"/>
        <w:left w:val="none" w:sz="0" w:space="0" w:color="auto"/>
        <w:bottom w:val="none" w:sz="0" w:space="0" w:color="auto"/>
        <w:right w:val="none" w:sz="0" w:space="0" w:color="auto"/>
      </w:divBdr>
    </w:div>
    <w:div w:id="711923960">
      <w:marLeft w:val="640"/>
      <w:marRight w:val="0"/>
      <w:marTop w:val="0"/>
      <w:marBottom w:val="0"/>
      <w:divBdr>
        <w:top w:val="none" w:sz="0" w:space="0" w:color="auto"/>
        <w:left w:val="none" w:sz="0" w:space="0" w:color="auto"/>
        <w:bottom w:val="none" w:sz="0" w:space="0" w:color="auto"/>
        <w:right w:val="none" w:sz="0" w:space="0" w:color="auto"/>
      </w:divBdr>
    </w:div>
    <w:div w:id="712003834">
      <w:marLeft w:val="640"/>
      <w:marRight w:val="0"/>
      <w:marTop w:val="0"/>
      <w:marBottom w:val="0"/>
      <w:divBdr>
        <w:top w:val="none" w:sz="0" w:space="0" w:color="auto"/>
        <w:left w:val="none" w:sz="0" w:space="0" w:color="auto"/>
        <w:bottom w:val="none" w:sz="0" w:space="0" w:color="auto"/>
        <w:right w:val="none" w:sz="0" w:space="0" w:color="auto"/>
      </w:divBdr>
    </w:div>
    <w:div w:id="712075162">
      <w:marLeft w:val="640"/>
      <w:marRight w:val="0"/>
      <w:marTop w:val="0"/>
      <w:marBottom w:val="0"/>
      <w:divBdr>
        <w:top w:val="none" w:sz="0" w:space="0" w:color="auto"/>
        <w:left w:val="none" w:sz="0" w:space="0" w:color="auto"/>
        <w:bottom w:val="none" w:sz="0" w:space="0" w:color="auto"/>
        <w:right w:val="none" w:sz="0" w:space="0" w:color="auto"/>
      </w:divBdr>
    </w:div>
    <w:div w:id="712273513">
      <w:marLeft w:val="640"/>
      <w:marRight w:val="0"/>
      <w:marTop w:val="0"/>
      <w:marBottom w:val="0"/>
      <w:divBdr>
        <w:top w:val="none" w:sz="0" w:space="0" w:color="auto"/>
        <w:left w:val="none" w:sz="0" w:space="0" w:color="auto"/>
        <w:bottom w:val="none" w:sz="0" w:space="0" w:color="auto"/>
        <w:right w:val="none" w:sz="0" w:space="0" w:color="auto"/>
      </w:divBdr>
    </w:div>
    <w:div w:id="712315833">
      <w:marLeft w:val="640"/>
      <w:marRight w:val="0"/>
      <w:marTop w:val="0"/>
      <w:marBottom w:val="0"/>
      <w:divBdr>
        <w:top w:val="none" w:sz="0" w:space="0" w:color="auto"/>
        <w:left w:val="none" w:sz="0" w:space="0" w:color="auto"/>
        <w:bottom w:val="none" w:sz="0" w:space="0" w:color="auto"/>
        <w:right w:val="none" w:sz="0" w:space="0" w:color="auto"/>
      </w:divBdr>
    </w:div>
    <w:div w:id="712387478">
      <w:marLeft w:val="640"/>
      <w:marRight w:val="0"/>
      <w:marTop w:val="0"/>
      <w:marBottom w:val="0"/>
      <w:divBdr>
        <w:top w:val="none" w:sz="0" w:space="0" w:color="auto"/>
        <w:left w:val="none" w:sz="0" w:space="0" w:color="auto"/>
        <w:bottom w:val="none" w:sz="0" w:space="0" w:color="auto"/>
        <w:right w:val="none" w:sz="0" w:space="0" w:color="auto"/>
      </w:divBdr>
    </w:div>
    <w:div w:id="712539579">
      <w:marLeft w:val="640"/>
      <w:marRight w:val="0"/>
      <w:marTop w:val="0"/>
      <w:marBottom w:val="0"/>
      <w:divBdr>
        <w:top w:val="none" w:sz="0" w:space="0" w:color="auto"/>
        <w:left w:val="none" w:sz="0" w:space="0" w:color="auto"/>
        <w:bottom w:val="none" w:sz="0" w:space="0" w:color="auto"/>
        <w:right w:val="none" w:sz="0" w:space="0" w:color="auto"/>
      </w:divBdr>
    </w:div>
    <w:div w:id="712578754">
      <w:marLeft w:val="640"/>
      <w:marRight w:val="0"/>
      <w:marTop w:val="0"/>
      <w:marBottom w:val="0"/>
      <w:divBdr>
        <w:top w:val="none" w:sz="0" w:space="0" w:color="auto"/>
        <w:left w:val="none" w:sz="0" w:space="0" w:color="auto"/>
        <w:bottom w:val="none" w:sz="0" w:space="0" w:color="auto"/>
        <w:right w:val="none" w:sz="0" w:space="0" w:color="auto"/>
      </w:divBdr>
    </w:div>
    <w:div w:id="712582780">
      <w:marLeft w:val="640"/>
      <w:marRight w:val="0"/>
      <w:marTop w:val="0"/>
      <w:marBottom w:val="0"/>
      <w:divBdr>
        <w:top w:val="none" w:sz="0" w:space="0" w:color="auto"/>
        <w:left w:val="none" w:sz="0" w:space="0" w:color="auto"/>
        <w:bottom w:val="none" w:sz="0" w:space="0" w:color="auto"/>
        <w:right w:val="none" w:sz="0" w:space="0" w:color="auto"/>
      </w:divBdr>
    </w:div>
    <w:div w:id="712653494">
      <w:marLeft w:val="640"/>
      <w:marRight w:val="0"/>
      <w:marTop w:val="0"/>
      <w:marBottom w:val="0"/>
      <w:divBdr>
        <w:top w:val="none" w:sz="0" w:space="0" w:color="auto"/>
        <w:left w:val="none" w:sz="0" w:space="0" w:color="auto"/>
        <w:bottom w:val="none" w:sz="0" w:space="0" w:color="auto"/>
        <w:right w:val="none" w:sz="0" w:space="0" w:color="auto"/>
      </w:divBdr>
    </w:div>
    <w:div w:id="712654923">
      <w:marLeft w:val="640"/>
      <w:marRight w:val="0"/>
      <w:marTop w:val="0"/>
      <w:marBottom w:val="0"/>
      <w:divBdr>
        <w:top w:val="none" w:sz="0" w:space="0" w:color="auto"/>
        <w:left w:val="none" w:sz="0" w:space="0" w:color="auto"/>
        <w:bottom w:val="none" w:sz="0" w:space="0" w:color="auto"/>
        <w:right w:val="none" w:sz="0" w:space="0" w:color="auto"/>
      </w:divBdr>
    </w:div>
    <w:div w:id="712657404">
      <w:marLeft w:val="640"/>
      <w:marRight w:val="0"/>
      <w:marTop w:val="0"/>
      <w:marBottom w:val="0"/>
      <w:divBdr>
        <w:top w:val="none" w:sz="0" w:space="0" w:color="auto"/>
        <w:left w:val="none" w:sz="0" w:space="0" w:color="auto"/>
        <w:bottom w:val="none" w:sz="0" w:space="0" w:color="auto"/>
        <w:right w:val="none" w:sz="0" w:space="0" w:color="auto"/>
      </w:divBdr>
    </w:div>
    <w:div w:id="712658664">
      <w:marLeft w:val="640"/>
      <w:marRight w:val="0"/>
      <w:marTop w:val="0"/>
      <w:marBottom w:val="0"/>
      <w:divBdr>
        <w:top w:val="none" w:sz="0" w:space="0" w:color="auto"/>
        <w:left w:val="none" w:sz="0" w:space="0" w:color="auto"/>
        <w:bottom w:val="none" w:sz="0" w:space="0" w:color="auto"/>
        <w:right w:val="none" w:sz="0" w:space="0" w:color="auto"/>
      </w:divBdr>
    </w:div>
    <w:div w:id="712776194">
      <w:marLeft w:val="640"/>
      <w:marRight w:val="0"/>
      <w:marTop w:val="0"/>
      <w:marBottom w:val="0"/>
      <w:divBdr>
        <w:top w:val="none" w:sz="0" w:space="0" w:color="auto"/>
        <w:left w:val="none" w:sz="0" w:space="0" w:color="auto"/>
        <w:bottom w:val="none" w:sz="0" w:space="0" w:color="auto"/>
        <w:right w:val="none" w:sz="0" w:space="0" w:color="auto"/>
      </w:divBdr>
    </w:div>
    <w:div w:id="712920505">
      <w:marLeft w:val="640"/>
      <w:marRight w:val="0"/>
      <w:marTop w:val="0"/>
      <w:marBottom w:val="0"/>
      <w:divBdr>
        <w:top w:val="none" w:sz="0" w:space="0" w:color="auto"/>
        <w:left w:val="none" w:sz="0" w:space="0" w:color="auto"/>
        <w:bottom w:val="none" w:sz="0" w:space="0" w:color="auto"/>
        <w:right w:val="none" w:sz="0" w:space="0" w:color="auto"/>
      </w:divBdr>
    </w:div>
    <w:div w:id="712921425">
      <w:marLeft w:val="640"/>
      <w:marRight w:val="0"/>
      <w:marTop w:val="0"/>
      <w:marBottom w:val="0"/>
      <w:divBdr>
        <w:top w:val="none" w:sz="0" w:space="0" w:color="auto"/>
        <w:left w:val="none" w:sz="0" w:space="0" w:color="auto"/>
        <w:bottom w:val="none" w:sz="0" w:space="0" w:color="auto"/>
        <w:right w:val="none" w:sz="0" w:space="0" w:color="auto"/>
      </w:divBdr>
    </w:div>
    <w:div w:id="712927526">
      <w:marLeft w:val="640"/>
      <w:marRight w:val="0"/>
      <w:marTop w:val="0"/>
      <w:marBottom w:val="0"/>
      <w:divBdr>
        <w:top w:val="none" w:sz="0" w:space="0" w:color="auto"/>
        <w:left w:val="none" w:sz="0" w:space="0" w:color="auto"/>
        <w:bottom w:val="none" w:sz="0" w:space="0" w:color="auto"/>
        <w:right w:val="none" w:sz="0" w:space="0" w:color="auto"/>
      </w:divBdr>
    </w:div>
    <w:div w:id="712967106">
      <w:marLeft w:val="640"/>
      <w:marRight w:val="0"/>
      <w:marTop w:val="0"/>
      <w:marBottom w:val="0"/>
      <w:divBdr>
        <w:top w:val="none" w:sz="0" w:space="0" w:color="auto"/>
        <w:left w:val="none" w:sz="0" w:space="0" w:color="auto"/>
        <w:bottom w:val="none" w:sz="0" w:space="0" w:color="auto"/>
        <w:right w:val="none" w:sz="0" w:space="0" w:color="auto"/>
      </w:divBdr>
    </w:div>
    <w:div w:id="713164596">
      <w:marLeft w:val="640"/>
      <w:marRight w:val="0"/>
      <w:marTop w:val="0"/>
      <w:marBottom w:val="0"/>
      <w:divBdr>
        <w:top w:val="none" w:sz="0" w:space="0" w:color="auto"/>
        <w:left w:val="none" w:sz="0" w:space="0" w:color="auto"/>
        <w:bottom w:val="none" w:sz="0" w:space="0" w:color="auto"/>
        <w:right w:val="none" w:sz="0" w:space="0" w:color="auto"/>
      </w:divBdr>
    </w:div>
    <w:div w:id="713195043">
      <w:marLeft w:val="640"/>
      <w:marRight w:val="0"/>
      <w:marTop w:val="0"/>
      <w:marBottom w:val="0"/>
      <w:divBdr>
        <w:top w:val="none" w:sz="0" w:space="0" w:color="auto"/>
        <w:left w:val="none" w:sz="0" w:space="0" w:color="auto"/>
        <w:bottom w:val="none" w:sz="0" w:space="0" w:color="auto"/>
        <w:right w:val="none" w:sz="0" w:space="0" w:color="auto"/>
      </w:divBdr>
    </w:div>
    <w:div w:id="713237507">
      <w:marLeft w:val="640"/>
      <w:marRight w:val="0"/>
      <w:marTop w:val="0"/>
      <w:marBottom w:val="0"/>
      <w:divBdr>
        <w:top w:val="none" w:sz="0" w:space="0" w:color="auto"/>
        <w:left w:val="none" w:sz="0" w:space="0" w:color="auto"/>
        <w:bottom w:val="none" w:sz="0" w:space="0" w:color="auto"/>
        <w:right w:val="none" w:sz="0" w:space="0" w:color="auto"/>
      </w:divBdr>
    </w:div>
    <w:div w:id="713386198">
      <w:marLeft w:val="640"/>
      <w:marRight w:val="0"/>
      <w:marTop w:val="0"/>
      <w:marBottom w:val="0"/>
      <w:divBdr>
        <w:top w:val="none" w:sz="0" w:space="0" w:color="auto"/>
        <w:left w:val="none" w:sz="0" w:space="0" w:color="auto"/>
        <w:bottom w:val="none" w:sz="0" w:space="0" w:color="auto"/>
        <w:right w:val="none" w:sz="0" w:space="0" w:color="auto"/>
      </w:divBdr>
    </w:div>
    <w:div w:id="713432965">
      <w:marLeft w:val="640"/>
      <w:marRight w:val="0"/>
      <w:marTop w:val="0"/>
      <w:marBottom w:val="0"/>
      <w:divBdr>
        <w:top w:val="none" w:sz="0" w:space="0" w:color="auto"/>
        <w:left w:val="none" w:sz="0" w:space="0" w:color="auto"/>
        <w:bottom w:val="none" w:sz="0" w:space="0" w:color="auto"/>
        <w:right w:val="none" w:sz="0" w:space="0" w:color="auto"/>
      </w:divBdr>
    </w:div>
    <w:div w:id="713434119">
      <w:marLeft w:val="640"/>
      <w:marRight w:val="0"/>
      <w:marTop w:val="0"/>
      <w:marBottom w:val="0"/>
      <w:divBdr>
        <w:top w:val="none" w:sz="0" w:space="0" w:color="auto"/>
        <w:left w:val="none" w:sz="0" w:space="0" w:color="auto"/>
        <w:bottom w:val="none" w:sz="0" w:space="0" w:color="auto"/>
        <w:right w:val="none" w:sz="0" w:space="0" w:color="auto"/>
      </w:divBdr>
    </w:div>
    <w:div w:id="713503310">
      <w:marLeft w:val="640"/>
      <w:marRight w:val="0"/>
      <w:marTop w:val="0"/>
      <w:marBottom w:val="0"/>
      <w:divBdr>
        <w:top w:val="none" w:sz="0" w:space="0" w:color="auto"/>
        <w:left w:val="none" w:sz="0" w:space="0" w:color="auto"/>
        <w:bottom w:val="none" w:sz="0" w:space="0" w:color="auto"/>
        <w:right w:val="none" w:sz="0" w:space="0" w:color="auto"/>
      </w:divBdr>
    </w:div>
    <w:div w:id="713507395">
      <w:marLeft w:val="640"/>
      <w:marRight w:val="0"/>
      <w:marTop w:val="0"/>
      <w:marBottom w:val="0"/>
      <w:divBdr>
        <w:top w:val="none" w:sz="0" w:space="0" w:color="auto"/>
        <w:left w:val="none" w:sz="0" w:space="0" w:color="auto"/>
        <w:bottom w:val="none" w:sz="0" w:space="0" w:color="auto"/>
        <w:right w:val="none" w:sz="0" w:space="0" w:color="auto"/>
      </w:divBdr>
    </w:div>
    <w:div w:id="713581545">
      <w:marLeft w:val="640"/>
      <w:marRight w:val="0"/>
      <w:marTop w:val="0"/>
      <w:marBottom w:val="0"/>
      <w:divBdr>
        <w:top w:val="none" w:sz="0" w:space="0" w:color="auto"/>
        <w:left w:val="none" w:sz="0" w:space="0" w:color="auto"/>
        <w:bottom w:val="none" w:sz="0" w:space="0" w:color="auto"/>
        <w:right w:val="none" w:sz="0" w:space="0" w:color="auto"/>
      </w:divBdr>
    </w:div>
    <w:div w:id="713623476">
      <w:marLeft w:val="640"/>
      <w:marRight w:val="0"/>
      <w:marTop w:val="0"/>
      <w:marBottom w:val="0"/>
      <w:divBdr>
        <w:top w:val="none" w:sz="0" w:space="0" w:color="auto"/>
        <w:left w:val="none" w:sz="0" w:space="0" w:color="auto"/>
        <w:bottom w:val="none" w:sz="0" w:space="0" w:color="auto"/>
        <w:right w:val="none" w:sz="0" w:space="0" w:color="auto"/>
      </w:divBdr>
    </w:div>
    <w:div w:id="713698639">
      <w:marLeft w:val="640"/>
      <w:marRight w:val="0"/>
      <w:marTop w:val="0"/>
      <w:marBottom w:val="0"/>
      <w:divBdr>
        <w:top w:val="none" w:sz="0" w:space="0" w:color="auto"/>
        <w:left w:val="none" w:sz="0" w:space="0" w:color="auto"/>
        <w:bottom w:val="none" w:sz="0" w:space="0" w:color="auto"/>
        <w:right w:val="none" w:sz="0" w:space="0" w:color="auto"/>
      </w:divBdr>
    </w:div>
    <w:div w:id="713698710">
      <w:marLeft w:val="640"/>
      <w:marRight w:val="0"/>
      <w:marTop w:val="0"/>
      <w:marBottom w:val="0"/>
      <w:divBdr>
        <w:top w:val="none" w:sz="0" w:space="0" w:color="auto"/>
        <w:left w:val="none" w:sz="0" w:space="0" w:color="auto"/>
        <w:bottom w:val="none" w:sz="0" w:space="0" w:color="auto"/>
        <w:right w:val="none" w:sz="0" w:space="0" w:color="auto"/>
      </w:divBdr>
    </w:div>
    <w:div w:id="713699600">
      <w:marLeft w:val="640"/>
      <w:marRight w:val="0"/>
      <w:marTop w:val="0"/>
      <w:marBottom w:val="0"/>
      <w:divBdr>
        <w:top w:val="none" w:sz="0" w:space="0" w:color="auto"/>
        <w:left w:val="none" w:sz="0" w:space="0" w:color="auto"/>
        <w:bottom w:val="none" w:sz="0" w:space="0" w:color="auto"/>
        <w:right w:val="none" w:sz="0" w:space="0" w:color="auto"/>
      </w:divBdr>
    </w:div>
    <w:div w:id="713775591">
      <w:marLeft w:val="640"/>
      <w:marRight w:val="0"/>
      <w:marTop w:val="0"/>
      <w:marBottom w:val="0"/>
      <w:divBdr>
        <w:top w:val="none" w:sz="0" w:space="0" w:color="auto"/>
        <w:left w:val="none" w:sz="0" w:space="0" w:color="auto"/>
        <w:bottom w:val="none" w:sz="0" w:space="0" w:color="auto"/>
        <w:right w:val="none" w:sz="0" w:space="0" w:color="auto"/>
      </w:divBdr>
    </w:div>
    <w:div w:id="713777099">
      <w:marLeft w:val="640"/>
      <w:marRight w:val="0"/>
      <w:marTop w:val="0"/>
      <w:marBottom w:val="0"/>
      <w:divBdr>
        <w:top w:val="none" w:sz="0" w:space="0" w:color="auto"/>
        <w:left w:val="none" w:sz="0" w:space="0" w:color="auto"/>
        <w:bottom w:val="none" w:sz="0" w:space="0" w:color="auto"/>
        <w:right w:val="none" w:sz="0" w:space="0" w:color="auto"/>
      </w:divBdr>
    </w:div>
    <w:div w:id="713843912">
      <w:marLeft w:val="640"/>
      <w:marRight w:val="0"/>
      <w:marTop w:val="0"/>
      <w:marBottom w:val="0"/>
      <w:divBdr>
        <w:top w:val="none" w:sz="0" w:space="0" w:color="auto"/>
        <w:left w:val="none" w:sz="0" w:space="0" w:color="auto"/>
        <w:bottom w:val="none" w:sz="0" w:space="0" w:color="auto"/>
        <w:right w:val="none" w:sz="0" w:space="0" w:color="auto"/>
      </w:divBdr>
    </w:div>
    <w:div w:id="713847054">
      <w:marLeft w:val="640"/>
      <w:marRight w:val="0"/>
      <w:marTop w:val="0"/>
      <w:marBottom w:val="0"/>
      <w:divBdr>
        <w:top w:val="none" w:sz="0" w:space="0" w:color="auto"/>
        <w:left w:val="none" w:sz="0" w:space="0" w:color="auto"/>
        <w:bottom w:val="none" w:sz="0" w:space="0" w:color="auto"/>
        <w:right w:val="none" w:sz="0" w:space="0" w:color="auto"/>
      </w:divBdr>
    </w:div>
    <w:div w:id="714042143">
      <w:marLeft w:val="640"/>
      <w:marRight w:val="0"/>
      <w:marTop w:val="0"/>
      <w:marBottom w:val="0"/>
      <w:divBdr>
        <w:top w:val="none" w:sz="0" w:space="0" w:color="auto"/>
        <w:left w:val="none" w:sz="0" w:space="0" w:color="auto"/>
        <w:bottom w:val="none" w:sz="0" w:space="0" w:color="auto"/>
        <w:right w:val="none" w:sz="0" w:space="0" w:color="auto"/>
      </w:divBdr>
    </w:div>
    <w:div w:id="714043387">
      <w:marLeft w:val="640"/>
      <w:marRight w:val="0"/>
      <w:marTop w:val="0"/>
      <w:marBottom w:val="0"/>
      <w:divBdr>
        <w:top w:val="none" w:sz="0" w:space="0" w:color="auto"/>
        <w:left w:val="none" w:sz="0" w:space="0" w:color="auto"/>
        <w:bottom w:val="none" w:sz="0" w:space="0" w:color="auto"/>
        <w:right w:val="none" w:sz="0" w:space="0" w:color="auto"/>
      </w:divBdr>
    </w:div>
    <w:div w:id="714162781">
      <w:marLeft w:val="640"/>
      <w:marRight w:val="0"/>
      <w:marTop w:val="0"/>
      <w:marBottom w:val="0"/>
      <w:divBdr>
        <w:top w:val="none" w:sz="0" w:space="0" w:color="auto"/>
        <w:left w:val="none" w:sz="0" w:space="0" w:color="auto"/>
        <w:bottom w:val="none" w:sz="0" w:space="0" w:color="auto"/>
        <w:right w:val="none" w:sz="0" w:space="0" w:color="auto"/>
      </w:divBdr>
    </w:div>
    <w:div w:id="714239786">
      <w:marLeft w:val="640"/>
      <w:marRight w:val="0"/>
      <w:marTop w:val="0"/>
      <w:marBottom w:val="0"/>
      <w:divBdr>
        <w:top w:val="none" w:sz="0" w:space="0" w:color="auto"/>
        <w:left w:val="none" w:sz="0" w:space="0" w:color="auto"/>
        <w:bottom w:val="none" w:sz="0" w:space="0" w:color="auto"/>
        <w:right w:val="none" w:sz="0" w:space="0" w:color="auto"/>
      </w:divBdr>
    </w:div>
    <w:div w:id="714355348">
      <w:marLeft w:val="640"/>
      <w:marRight w:val="0"/>
      <w:marTop w:val="0"/>
      <w:marBottom w:val="0"/>
      <w:divBdr>
        <w:top w:val="none" w:sz="0" w:space="0" w:color="auto"/>
        <w:left w:val="none" w:sz="0" w:space="0" w:color="auto"/>
        <w:bottom w:val="none" w:sz="0" w:space="0" w:color="auto"/>
        <w:right w:val="none" w:sz="0" w:space="0" w:color="auto"/>
      </w:divBdr>
    </w:div>
    <w:div w:id="714475991">
      <w:marLeft w:val="640"/>
      <w:marRight w:val="0"/>
      <w:marTop w:val="0"/>
      <w:marBottom w:val="0"/>
      <w:divBdr>
        <w:top w:val="none" w:sz="0" w:space="0" w:color="auto"/>
        <w:left w:val="none" w:sz="0" w:space="0" w:color="auto"/>
        <w:bottom w:val="none" w:sz="0" w:space="0" w:color="auto"/>
        <w:right w:val="none" w:sz="0" w:space="0" w:color="auto"/>
      </w:divBdr>
    </w:div>
    <w:div w:id="714503174">
      <w:marLeft w:val="640"/>
      <w:marRight w:val="0"/>
      <w:marTop w:val="0"/>
      <w:marBottom w:val="0"/>
      <w:divBdr>
        <w:top w:val="none" w:sz="0" w:space="0" w:color="auto"/>
        <w:left w:val="none" w:sz="0" w:space="0" w:color="auto"/>
        <w:bottom w:val="none" w:sz="0" w:space="0" w:color="auto"/>
        <w:right w:val="none" w:sz="0" w:space="0" w:color="auto"/>
      </w:divBdr>
    </w:div>
    <w:div w:id="714504363">
      <w:marLeft w:val="640"/>
      <w:marRight w:val="0"/>
      <w:marTop w:val="0"/>
      <w:marBottom w:val="0"/>
      <w:divBdr>
        <w:top w:val="none" w:sz="0" w:space="0" w:color="auto"/>
        <w:left w:val="none" w:sz="0" w:space="0" w:color="auto"/>
        <w:bottom w:val="none" w:sz="0" w:space="0" w:color="auto"/>
        <w:right w:val="none" w:sz="0" w:space="0" w:color="auto"/>
      </w:divBdr>
    </w:div>
    <w:div w:id="714542972">
      <w:marLeft w:val="640"/>
      <w:marRight w:val="0"/>
      <w:marTop w:val="0"/>
      <w:marBottom w:val="0"/>
      <w:divBdr>
        <w:top w:val="none" w:sz="0" w:space="0" w:color="auto"/>
        <w:left w:val="none" w:sz="0" w:space="0" w:color="auto"/>
        <w:bottom w:val="none" w:sz="0" w:space="0" w:color="auto"/>
        <w:right w:val="none" w:sz="0" w:space="0" w:color="auto"/>
      </w:divBdr>
    </w:div>
    <w:div w:id="714543624">
      <w:marLeft w:val="640"/>
      <w:marRight w:val="0"/>
      <w:marTop w:val="0"/>
      <w:marBottom w:val="0"/>
      <w:divBdr>
        <w:top w:val="none" w:sz="0" w:space="0" w:color="auto"/>
        <w:left w:val="none" w:sz="0" w:space="0" w:color="auto"/>
        <w:bottom w:val="none" w:sz="0" w:space="0" w:color="auto"/>
        <w:right w:val="none" w:sz="0" w:space="0" w:color="auto"/>
      </w:divBdr>
    </w:div>
    <w:div w:id="714543829">
      <w:marLeft w:val="640"/>
      <w:marRight w:val="0"/>
      <w:marTop w:val="0"/>
      <w:marBottom w:val="0"/>
      <w:divBdr>
        <w:top w:val="none" w:sz="0" w:space="0" w:color="auto"/>
        <w:left w:val="none" w:sz="0" w:space="0" w:color="auto"/>
        <w:bottom w:val="none" w:sz="0" w:space="0" w:color="auto"/>
        <w:right w:val="none" w:sz="0" w:space="0" w:color="auto"/>
      </w:divBdr>
    </w:div>
    <w:div w:id="714693616">
      <w:marLeft w:val="640"/>
      <w:marRight w:val="0"/>
      <w:marTop w:val="0"/>
      <w:marBottom w:val="0"/>
      <w:divBdr>
        <w:top w:val="none" w:sz="0" w:space="0" w:color="auto"/>
        <w:left w:val="none" w:sz="0" w:space="0" w:color="auto"/>
        <w:bottom w:val="none" w:sz="0" w:space="0" w:color="auto"/>
        <w:right w:val="none" w:sz="0" w:space="0" w:color="auto"/>
      </w:divBdr>
    </w:div>
    <w:div w:id="714693649">
      <w:marLeft w:val="640"/>
      <w:marRight w:val="0"/>
      <w:marTop w:val="0"/>
      <w:marBottom w:val="0"/>
      <w:divBdr>
        <w:top w:val="none" w:sz="0" w:space="0" w:color="auto"/>
        <w:left w:val="none" w:sz="0" w:space="0" w:color="auto"/>
        <w:bottom w:val="none" w:sz="0" w:space="0" w:color="auto"/>
        <w:right w:val="none" w:sz="0" w:space="0" w:color="auto"/>
      </w:divBdr>
    </w:div>
    <w:div w:id="714737712">
      <w:marLeft w:val="640"/>
      <w:marRight w:val="0"/>
      <w:marTop w:val="0"/>
      <w:marBottom w:val="0"/>
      <w:divBdr>
        <w:top w:val="none" w:sz="0" w:space="0" w:color="auto"/>
        <w:left w:val="none" w:sz="0" w:space="0" w:color="auto"/>
        <w:bottom w:val="none" w:sz="0" w:space="0" w:color="auto"/>
        <w:right w:val="none" w:sz="0" w:space="0" w:color="auto"/>
      </w:divBdr>
    </w:div>
    <w:div w:id="714813767">
      <w:marLeft w:val="640"/>
      <w:marRight w:val="0"/>
      <w:marTop w:val="0"/>
      <w:marBottom w:val="0"/>
      <w:divBdr>
        <w:top w:val="none" w:sz="0" w:space="0" w:color="auto"/>
        <w:left w:val="none" w:sz="0" w:space="0" w:color="auto"/>
        <w:bottom w:val="none" w:sz="0" w:space="0" w:color="auto"/>
        <w:right w:val="none" w:sz="0" w:space="0" w:color="auto"/>
      </w:divBdr>
    </w:div>
    <w:div w:id="714887057">
      <w:marLeft w:val="640"/>
      <w:marRight w:val="0"/>
      <w:marTop w:val="0"/>
      <w:marBottom w:val="0"/>
      <w:divBdr>
        <w:top w:val="none" w:sz="0" w:space="0" w:color="auto"/>
        <w:left w:val="none" w:sz="0" w:space="0" w:color="auto"/>
        <w:bottom w:val="none" w:sz="0" w:space="0" w:color="auto"/>
        <w:right w:val="none" w:sz="0" w:space="0" w:color="auto"/>
      </w:divBdr>
    </w:div>
    <w:div w:id="714888672">
      <w:marLeft w:val="640"/>
      <w:marRight w:val="0"/>
      <w:marTop w:val="0"/>
      <w:marBottom w:val="0"/>
      <w:divBdr>
        <w:top w:val="none" w:sz="0" w:space="0" w:color="auto"/>
        <w:left w:val="none" w:sz="0" w:space="0" w:color="auto"/>
        <w:bottom w:val="none" w:sz="0" w:space="0" w:color="auto"/>
        <w:right w:val="none" w:sz="0" w:space="0" w:color="auto"/>
      </w:divBdr>
    </w:div>
    <w:div w:id="714936644">
      <w:marLeft w:val="640"/>
      <w:marRight w:val="0"/>
      <w:marTop w:val="0"/>
      <w:marBottom w:val="0"/>
      <w:divBdr>
        <w:top w:val="none" w:sz="0" w:space="0" w:color="auto"/>
        <w:left w:val="none" w:sz="0" w:space="0" w:color="auto"/>
        <w:bottom w:val="none" w:sz="0" w:space="0" w:color="auto"/>
        <w:right w:val="none" w:sz="0" w:space="0" w:color="auto"/>
      </w:divBdr>
    </w:div>
    <w:div w:id="715011939">
      <w:marLeft w:val="640"/>
      <w:marRight w:val="0"/>
      <w:marTop w:val="0"/>
      <w:marBottom w:val="0"/>
      <w:divBdr>
        <w:top w:val="none" w:sz="0" w:space="0" w:color="auto"/>
        <w:left w:val="none" w:sz="0" w:space="0" w:color="auto"/>
        <w:bottom w:val="none" w:sz="0" w:space="0" w:color="auto"/>
        <w:right w:val="none" w:sz="0" w:space="0" w:color="auto"/>
      </w:divBdr>
    </w:div>
    <w:div w:id="715157337">
      <w:marLeft w:val="640"/>
      <w:marRight w:val="0"/>
      <w:marTop w:val="0"/>
      <w:marBottom w:val="0"/>
      <w:divBdr>
        <w:top w:val="none" w:sz="0" w:space="0" w:color="auto"/>
        <w:left w:val="none" w:sz="0" w:space="0" w:color="auto"/>
        <w:bottom w:val="none" w:sz="0" w:space="0" w:color="auto"/>
        <w:right w:val="none" w:sz="0" w:space="0" w:color="auto"/>
      </w:divBdr>
    </w:div>
    <w:div w:id="715158533">
      <w:marLeft w:val="640"/>
      <w:marRight w:val="0"/>
      <w:marTop w:val="0"/>
      <w:marBottom w:val="0"/>
      <w:divBdr>
        <w:top w:val="none" w:sz="0" w:space="0" w:color="auto"/>
        <w:left w:val="none" w:sz="0" w:space="0" w:color="auto"/>
        <w:bottom w:val="none" w:sz="0" w:space="0" w:color="auto"/>
        <w:right w:val="none" w:sz="0" w:space="0" w:color="auto"/>
      </w:divBdr>
    </w:div>
    <w:div w:id="715198051">
      <w:marLeft w:val="640"/>
      <w:marRight w:val="0"/>
      <w:marTop w:val="0"/>
      <w:marBottom w:val="0"/>
      <w:divBdr>
        <w:top w:val="none" w:sz="0" w:space="0" w:color="auto"/>
        <w:left w:val="none" w:sz="0" w:space="0" w:color="auto"/>
        <w:bottom w:val="none" w:sz="0" w:space="0" w:color="auto"/>
        <w:right w:val="none" w:sz="0" w:space="0" w:color="auto"/>
      </w:divBdr>
    </w:div>
    <w:div w:id="715198648">
      <w:marLeft w:val="640"/>
      <w:marRight w:val="0"/>
      <w:marTop w:val="0"/>
      <w:marBottom w:val="0"/>
      <w:divBdr>
        <w:top w:val="none" w:sz="0" w:space="0" w:color="auto"/>
        <w:left w:val="none" w:sz="0" w:space="0" w:color="auto"/>
        <w:bottom w:val="none" w:sz="0" w:space="0" w:color="auto"/>
        <w:right w:val="none" w:sz="0" w:space="0" w:color="auto"/>
      </w:divBdr>
    </w:div>
    <w:div w:id="715272744">
      <w:marLeft w:val="640"/>
      <w:marRight w:val="0"/>
      <w:marTop w:val="0"/>
      <w:marBottom w:val="0"/>
      <w:divBdr>
        <w:top w:val="none" w:sz="0" w:space="0" w:color="auto"/>
        <w:left w:val="none" w:sz="0" w:space="0" w:color="auto"/>
        <w:bottom w:val="none" w:sz="0" w:space="0" w:color="auto"/>
        <w:right w:val="none" w:sz="0" w:space="0" w:color="auto"/>
      </w:divBdr>
    </w:div>
    <w:div w:id="715471633">
      <w:marLeft w:val="640"/>
      <w:marRight w:val="0"/>
      <w:marTop w:val="0"/>
      <w:marBottom w:val="0"/>
      <w:divBdr>
        <w:top w:val="none" w:sz="0" w:space="0" w:color="auto"/>
        <w:left w:val="none" w:sz="0" w:space="0" w:color="auto"/>
        <w:bottom w:val="none" w:sz="0" w:space="0" w:color="auto"/>
        <w:right w:val="none" w:sz="0" w:space="0" w:color="auto"/>
      </w:divBdr>
    </w:div>
    <w:div w:id="715616825">
      <w:bodyDiv w:val="1"/>
      <w:marLeft w:val="0"/>
      <w:marRight w:val="0"/>
      <w:marTop w:val="0"/>
      <w:marBottom w:val="0"/>
      <w:divBdr>
        <w:top w:val="none" w:sz="0" w:space="0" w:color="auto"/>
        <w:left w:val="none" w:sz="0" w:space="0" w:color="auto"/>
        <w:bottom w:val="none" w:sz="0" w:space="0" w:color="auto"/>
        <w:right w:val="none" w:sz="0" w:space="0" w:color="auto"/>
      </w:divBdr>
      <w:divsChild>
        <w:div w:id="67851232">
          <w:marLeft w:val="640"/>
          <w:marRight w:val="0"/>
          <w:marTop w:val="0"/>
          <w:marBottom w:val="0"/>
          <w:divBdr>
            <w:top w:val="none" w:sz="0" w:space="0" w:color="auto"/>
            <w:left w:val="none" w:sz="0" w:space="0" w:color="auto"/>
            <w:bottom w:val="none" w:sz="0" w:space="0" w:color="auto"/>
            <w:right w:val="none" w:sz="0" w:space="0" w:color="auto"/>
          </w:divBdr>
        </w:div>
        <w:div w:id="194851013">
          <w:marLeft w:val="640"/>
          <w:marRight w:val="0"/>
          <w:marTop w:val="0"/>
          <w:marBottom w:val="0"/>
          <w:divBdr>
            <w:top w:val="none" w:sz="0" w:space="0" w:color="auto"/>
            <w:left w:val="none" w:sz="0" w:space="0" w:color="auto"/>
            <w:bottom w:val="none" w:sz="0" w:space="0" w:color="auto"/>
            <w:right w:val="none" w:sz="0" w:space="0" w:color="auto"/>
          </w:divBdr>
        </w:div>
        <w:div w:id="744108662">
          <w:marLeft w:val="640"/>
          <w:marRight w:val="0"/>
          <w:marTop w:val="0"/>
          <w:marBottom w:val="0"/>
          <w:divBdr>
            <w:top w:val="none" w:sz="0" w:space="0" w:color="auto"/>
            <w:left w:val="none" w:sz="0" w:space="0" w:color="auto"/>
            <w:bottom w:val="none" w:sz="0" w:space="0" w:color="auto"/>
            <w:right w:val="none" w:sz="0" w:space="0" w:color="auto"/>
          </w:divBdr>
        </w:div>
        <w:div w:id="759837481">
          <w:marLeft w:val="640"/>
          <w:marRight w:val="0"/>
          <w:marTop w:val="0"/>
          <w:marBottom w:val="0"/>
          <w:divBdr>
            <w:top w:val="none" w:sz="0" w:space="0" w:color="auto"/>
            <w:left w:val="none" w:sz="0" w:space="0" w:color="auto"/>
            <w:bottom w:val="none" w:sz="0" w:space="0" w:color="auto"/>
            <w:right w:val="none" w:sz="0" w:space="0" w:color="auto"/>
          </w:divBdr>
        </w:div>
        <w:div w:id="986396298">
          <w:marLeft w:val="640"/>
          <w:marRight w:val="0"/>
          <w:marTop w:val="0"/>
          <w:marBottom w:val="0"/>
          <w:divBdr>
            <w:top w:val="none" w:sz="0" w:space="0" w:color="auto"/>
            <w:left w:val="none" w:sz="0" w:space="0" w:color="auto"/>
            <w:bottom w:val="none" w:sz="0" w:space="0" w:color="auto"/>
            <w:right w:val="none" w:sz="0" w:space="0" w:color="auto"/>
          </w:divBdr>
        </w:div>
        <w:div w:id="1115710975">
          <w:marLeft w:val="640"/>
          <w:marRight w:val="0"/>
          <w:marTop w:val="0"/>
          <w:marBottom w:val="0"/>
          <w:divBdr>
            <w:top w:val="none" w:sz="0" w:space="0" w:color="auto"/>
            <w:left w:val="none" w:sz="0" w:space="0" w:color="auto"/>
            <w:bottom w:val="none" w:sz="0" w:space="0" w:color="auto"/>
            <w:right w:val="none" w:sz="0" w:space="0" w:color="auto"/>
          </w:divBdr>
        </w:div>
        <w:div w:id="1318338628">
          <w:marLeft w:val="640"/>
          <w:marRight w:val="0"/>
          <w:marTop w:val="0"/>
          <w:marBottom w:val="0"/>
          <w:divBdr>
            <w:top w:val="none" w:sz="0" w:space="0" w:color="auto"/>
            <w:left w:val="none" w:sz="0" w:space="0" w:color="auto"/>
            <w:bottom w:val="none" w:sz="0" w:space="0" w:color="auto"/>
            <w:right w:val="none" w:sz="0" w:space="0" w:color="auto"/>
          </w:divBdr>
        </w:div>
      </w:divsChild>
    </w:div>
    <w:div w:id="715738119">
      <w:marLeft w:val="640"/>
      <w:marRight w:val="0"/>
      <w:marTop w:val="0"/>
      <w:marBottom w:val="0"/>
      <w:divBdr>
        <w:top w:val="none" w:sz="0" w:space="0" w:color="auto"/>
        <w:left w:val="none" w:sz="0" w:space="0" w:color="auto"/>
        <w:bottom w:val="none" w:sz="0" w:space="0" w:color="auto"/>
        <w:right w:val="none" w:sz="0" w:space="0" w:color="auto"/>
      </w:divBdr>
    </w:div>
    <w:div w:id="715785097">
      <w:marLeft w:val="640"/>
      <w:marRight w:val="0"/>
      <w:marTop w:val="0"/>
      <w:marBottom w:val="0"/>
      <w:divBdr>
        <w:top w:val="none" w:sz="0" w:space="0" w:color="auto"/>
        <w:left w:val="none" w:sz="0" w:space="0" w:color="auto"/>
        <w:bottom w:val="none" w:sz="0" w:space="0" w:color="auto"/>
        <w:right w:val="none" w:sz="0" w:space="0" w:color="auto"/>
      </w:divBdr>
    </w:div>
    <w:div w:id="716124040">
      <w:marLeft w:val="640"/>
      <w:marRight w:val="0"/>
      <w:marTop w:val="0"/>
      <w:marBottom w:val="0"/>
      <w:divBdr>
        <w:top w:val="none" w:sz="0" w:space="0" w:color="auto"/>
        <w:left w:val="none" w:sz="0" w:space="0" w:color="auto"/>
        <w:bottom w:val="none" w:sz="0" w:space="0" w:color="auto"/>
        <w:right w:val="none" w:sz="0" w:space="0" w:color="auto"/>
      </w:divBdr>
    </w:div>
    <w:div w:id="716245218">
      <w:marLeft w:val="640"/>
      <w:marRight w:val="0"/>
      <w:marTop w:val="0"/>
      <w:marBottom w:val="0"/>
      <w:divBdr>
        <w:top w:val="none" w:sz="0" w:space="0" w:color="auto"/>
        <w:left w:val="none" w:sz="0" w:space="0" w:color="auto"/>
        <w:bottom w:val="none" w:sz="0" w:space="0" w:color="auto"/>
        <w:right w:val="none" w:sz="0" w:space="0" w:color="auto"/>
      </w:divBdr>
    </w:div>
    <w:div w:id="716274573">
      <w:marLeft w:val="640"/>
      <w:marRight w:val="0"/>
      <w:marTop w:val="0"/>
      <w:marBottom w:val="0"/>
      <w:divBdr>
        <w:top w:val="none" w:sz="0" w:space="0" w:color="auto"/>
        <w:left w:val="none" w:sz="0" w:space="0" w:color="auto"/>
        <w:bottom w:val="none" w:sz="0" w:space="0" w:color="auto"/>
        <w:right w:val="none" w:sz="0" w:space="0" w:color="auto"/>
      </w:divBdr>
    </w:div>
    <w:div w:id="716275264">
      <w:marLeft w:val="640"/>
      <w:marRight w:val="0"/>
      <w:marTop w:val="0"/>
      <w:marBottom w:val="0"/>
      <w:divBdr>
        <w:top w:val="none" w:sz="0" w:space="0" w:color="auto"/>
        <w:left w:val="none" w:sz="0" w:space="0" w:color="auto"/>
        <w:bottom w:val="none" w:sz="0" w:space="0" w:color="auto"/>
        <w:right w:val="none" w:sz="0" w:space="0" w:color="auto"/>
      </w:divBdr>
    </w:div>
    <w:div w:id="716399304">
      <w:marLeft w:val="640"/>
      <w:marRight w:val="0"/>
      <w:marTop w:val="0"/>
      <w:marBottom w:val="0"/>
      <w:divBdr>
        <w:top w:val="none" w:sz="0" w:space="0" w:color="auto"/>
        <w:left w:val="none" w:sz="0" w:space="0" w:color="auto"/>
        <w:bottom w:val="none" w:sz="0" w:space="0" w:color="auto"/>
        <w:right w:val="none" w:sz="0" w:space="0" w:color="auto"/>
      </w:divBdr>
    </w:div>
    <w:div w:id="716440286">
      <w:marLeft w:val="640"/>
      <w:marRight w:val="0"/>
      <w:marTop w:val="0"/>
      <w:marBottom w:val="0"/>
      <w:divBdr>
        <w:top w:val="none" w:sz="0" w:space="0" w:color="auto"/>
        <w:left w:val="none" w:sz="0" w:space="0" w:color="auto"/>
        <w:bottom w:val="none" w:sz="0" w:space="0" w:color="auto"/>
        <w:right w:val="none" w:sz="0" w:space="0" w:color="auto"/>
      </w:divBdr>
    </w:div>
    <w:div w:id="716588217">
      <w:marLeft w:val="640"/>
      <w:marRight w:val="0"/>
      <w:marTop w:val="0"/>
      <w:marBottom w:val="0"/>
      <w:divBdr>
        <w:top w:val="none" w:sz="0" w:space="0" w:color="auto"/>
        <w:left w:val="none" w:sz="0" w:space="0" w:color="auto"/>
        <w:bottom w:val="none" w:sz="0" w:space="0" w:color="auto"/>
        <w:right w:val="none" w:sz="0" w:space="0" w:color="auto"/>
      </w:divBdr>
    </w:div>
    <w:div w:id="716662226">
      <w:marLeft w:val="640"/>
      <w:marRight w:val="0"/>
      <w:marTop w:val="0"/>
      <w:marBottom w:val="0"/>
      <w:divBdr>
        <w:top w:val="none" w:sz="0" w:space="0" w:color="auto"/>
        <w:left w:val="none" w:sz="0" w:space="0" w:color="auto"/>
        <w:bottom w:val="none" w:sz="0" w:space="0" w:color="auto"/>
        <w:right w:val="none" w:sz="0" w:space="0" w:color="auto"/>
      </w:divBdr>
    </w:div>
    <w:div w:id="716776274">
      <w:marLeft w:val="640"/>
      <w:marRight w:val="0"/>
      <w:marTop w:val="0"/>
      <w:marBottom w:val="0"/>
      <w:divBdr>
        <w:top w:val="none" w:sz="0" w:space="0" w:color="auto"/>
        <w:left w:val="none" w:sz="0" w:space="0" w:color="auto"/>
        <w:bottom w:val="none" w:sz="0" w:space="0" w:color="auto"/>
        <w:right w:val="none" w:sz="0" w:space="0" w:color="auto"/>
      </w:divBdr>
    </w:div>
    <w:div w:id="716776503">
      <w:marLeft w:val="640"/>
      <w:marRight w:val="0"/>
      <w:marTop w:val="0"/>
      <w:marBottom w:val="0"/>
      <w:divBdr>
        <w:top w:val="none" w:sz="0" w:space="0" w:color="auto"/>
        <w:left w:val="none" w:sz="0" w:space="0" w:color="auto"/>
        <w:bottom w:val="none" w:sz="0" w:space="0" w:color="auto"/>
        <w:right w:val="none" w:sz="0" w:space="0" w:color="auto"/>
      </w:divBdr>
    </w:div>
    <w:div w:id="716778158">
      <w:marLeft w:val="640"/>
      <w:marRight w:val="0"/>
      <w:marTop w:val="0"/>
      <w:marBottom w:val="0"/>
      <w:divBdr>
        <w:top w:val="none" w:sz="0" w:space="0" w:color="auto"/>
        <w:left w:val="none" w:sz="0" w:space="0" w:color="auto"/>
        <w:bottom w:val="none" w:sz="0" w:space="0" w:color="auto"/>
        <w:right w:val="none" w:sz="0" w:space="0" w:color="auto"/>
      </w:divBdr>
    </w:div>
    <w:div w:id="716778350">
      <w:marLeft w:val="640"/>
      <w:marRight w:val="0"/>
      <w:marTop w:val="0"/>
      <w:marBottom w:val="0"/>
      <w:divBdr>
        <w:top w:val="none" w:sz="0" w:space="0" w:color="auto"/>
        <w:left w:val="none" w:sz="0" w:space="0" w:color="auto"/>
        <w:bottom w:val="none" w:sz="0" w:space="0" w:color="auto"/>
        <w:right w:val="none" w:sz="0" w:space="0" w:color="auto"/>
      </w:divBdr>
    </w:div>
    <w:div w:id="716779440">
      <w:marLeft w:val="640"/>
      <w:marRight w:val="0"/>
      <w:marTop w:val="0"/>
      <w:marBottom w:val="0"/>
      <w:divBdr>
        <w:top w:val="none" w:sz="0" w:space="0" w:color="auto"/>
        <w:left w:val="none" w:sz="0" w:space="0" w:color="auto"/>
        <w:bottom w:val="none" w:sz="0" w:space="0" w:color="auto"/>
        <w:right w:val="none" w:sz="0" w:space="0" w:color="auto"/>
      </w:divBdr>
    </w:div>
    <w:div w:id="716900609">
      <w:marLeft w:val="640"/>
      <w:marRight w:val="0"/>
      <w:marTop w:val="0"/>
      <w:marBottom w:val="0"/>
      <w:divBdr>
        <w:top w:val="none" w:sz="0" w:space="0" w:color="auto"/>
        <w:left w:val="none" w:sz="0" w:space="0" w:color="auto"/>
        <w:bottom w:val="none" w:sz="0" w:space="0" w:color="auto"/>
        <w:right w:val="none" w:sz="0" w:space="0" w:color="auto"/>
      </w:divBdr>
    </w:div>
    <w:div w:id="716930640">
      <w:marLeft w:val="640"/>
      <w:marRight w:val="0"/>
      <w:marTop w:val="0"/>
      <w:marBottom w:val="0"/>
      <w:divBdr>
        <w:top w:val="none" w:sz="0" w:space="0" w:color="auto"/>
        <w:left w:val="none" w:sz="0" w:space="0" w:color="auto"/>
        <w:bottom w:val="none" w:sz="0" w:space="0" w:color="auto"/>
        <w:right w:val="none" w:sz="0" w:space="0" w:color="auto"/>
      </w:divBdr>
    </w:div>
    <w:div w:id="716977420">
      <w:marLeft w:val="640"/>
      <w:marRight w:val="0"/>
      <w:marTop w:val="0"/>
      <w:marBottom w:val="0"/>
      <w:divBdr>
        <w:top w:val="none" w:sz="0" w:space="0" w:color="auto"/>
        <w:left w:val="none" w:sz="0" w:space="0" w:color="auto"/>
        <w:bottom w:val="none" w:sz="0" w:space="0" w:color="auto"/>
        <w:right w:val="none" w:sz="0" w:space="0" w:color="auto"/>
      </w:divBdr>
    </w:div>
    <w:div w:id="717048090">
      <w:marLeft w:val="640"/>
      <w:marRight w:val="0"/>
      <w:marTop w:val="0"/>
      <w:marBottom w:val="0"/>
      <w:divBdr>
        <w:top w:val="none" w:sz="0" w:space="0" w:color="auto"/>
        <w:left w:val="none" w:sz="0" w:space="0" w:color="auto"/>
        <w:bottom w:val="none" w:sz="0" w:space="0" w:color="auto"/>
        <w:right w:val="none" w:sz="0" w:space="0" w:color="auto"/>
      </w:divBdr>
    </w:div>
    <w:div w:id="717127162">
      <w:marLeft w:val="640"/>
      <w:marRight w:val="0"/>
      <w:marTop w:val="0"/>
      <w:marBottom w:val="0"/>
      <w:divBdr>
        <w:top w:val="none" w:sz="0" w:space="0" w:color="auto"/>
        <w:left w:val="none" w:sz="0" w:space="0" w:color="auto"/>
        <w:bottom w:val="none" w:sz="0" w:space="0" w:color="auto"/>
        <w:right w:val="none" w:sz="0" w:space="0" w:color="auto"/>
      </w:divBdr>
    </w:div>
    <w:div w:id="717318585">
      <w:marLeft w:val="480"/>
      <w:marRight w:val="0"/>
      <w:marTop w:val="0"/>
      <w:marBottom w:val="0"/>
      <w:divBdr>
        <w:top w:val="none" w:sz="0" w:space="0" w:color="auto"/>
        <w:left w:val="none" w:sz="0" w:space="0" w:color="auto"/>
        <w:bottom w:val="none" w:sz="0" w:space="0" w:color="auto"/>
        <w:right w:val="none" w:sz="0" w:space="0" w:color="auto"/>
      </w:divBdr>
    </w:div>
    <w:div w:id="717318924">
      <w:marLeft w:val="640"/>
      <w:marRight w:val="0"/>
      <w:marTop w:val="0"/>
      <w:marBottom w:val="0"/>
      <w:divBdr>
        <w:top w:val="none" w:sz="0" w:space="0" w:color="auto"/>
        <w:left w:val="none" w:sz="0" w:space="0" w:color="auto"/>
        <w:bottom w:val="none" w:sz="0" w:space="0" w:color="auto"/>
        <w:right w:val="none" w:sz="0" w:space="0" w:color="auto"/>
      </w:divBdr>
    </w:div>
    <w:div w:id="717440581">
      <w:marLeft w:val="640"/>
      <w:marRight w:val="0"/>
      <w:marTop w:val="0"/>
      <w:marBottom w:val="0"/>
      <w:divBdr>
        <w:top w:val="none" w:sz="0" w:space="0" w:color="auto"/>
        <w:left w:val="none" w:sz="0" w:space="0" w:color="auto"/>
        <w:bottom w:val="none" w:sz="0" w:space="0" w:color="auto"/>
        <w:right w:val="none" w:sz="0" w:space="0" w:color="auto"/>
      </w:divBdr>
    </w:div>
    <w:div w:id="717558070">
      <w:marLeft w:val="640"/>
      <w:marRight w:val="0"/>
      <w:marTop w:val="0"/>
      <w:marBottom w:val="0"/>
      <w:divBdr>
        <w:top w:val="none" w:sz="0" w:space="0" w:color="auto"/>
        <w:left w:val="none" w:sz="0" w:space="0" w:color="auto"/>
        <w:bottom w:val="none" w:sz="0" w:space="0" w:color="auto"/>
        <w:right w:val="none" w:sz="0" w:space="0" w:color="auto"/>
      </w:divBdr>
    </w:div>
    <w:div w:id="717628453">
      <w:marLeft w:val="640"/>
      <w:marRight w:val="0"/>
      <w:marTop w:val="0"/>
      <w:marBottom w:val="0"/>
      <w:divBdr>
        <w:top w:val="none" w:sz="0" w:space="0" w:color="auto"/>
        <w:left w:val="none" w:sz="0" w:space="0" w:color="auto"/>
        <w:bottom w:val="none" w:sz="0" w:space="0" w:color="auto"/>
        <w:right w:val="none" w:sz="0" w:space="0" w:color="auto"/>
      </w:divBdr>
    </w:div>
    <w:div w:id="717628466">
      <w:marLeft w:val="640"/>
      <w:marRight w:val="0"/>
      <w:marTop w:val="0"/>
      <w:marBottom w:val="0"/>
      <w:divBdr>
        <w:top w:val="none" w:sz="0" w:space="0" w:color="auto"/>
        <w:left w:val="none" w:sz="0" w:space="0" w:color="auto"/>
        <w:bottom w:val="none" w:sz="0" w:space="0" w:color="auto"/>
        <w:right w:val="none" w:sz="0" w:space="0" w:color="auto"/>
      </w:divBdr>
    </w:div>
    <w:div w:id="717901196">
      <w:marLeft w:val="640"/>
      <w:marRight w:val="0"/>
      <w:marTop w:val="0"/>
      <w:marBottom w:val="0"/>
      <w:divBdr>
        <w:top w:val="none" w:sz="0" w:space="0" w:color="auto"/>
        <w:left w:val="none" w:sz="0" w:space="0" w:color="auto"/>
        <w:bottom w:val="none" w:sz="0" w:space="0" w:color="auto"/>
        <w:right w:val="none" w:sz="0" w:space="0" w:color="auto"/>
      </w:divBdr>
    </w:div>
    <w:div w:id="717901440">
      <w:marLeft w:val="640"/>
      <w:marRight w:val="0"/>
      <w:marTop w:val="0"/>
      <w:marBottom w:val="0"/>
      <w:divBdr>
        <w:top w:val="none" w:sz="0" w:space="0" w:color="auto"/>
        <w:left w:val="none" w:sz="0" w:space="0" w:color="auto"/>
        <w:bottom w:val="none" w:sz="0" w:space="0" w:color="auto"/>
        <w:right w:val="none" w:sz="0" w:space="0" w:color="auto"/>
      </w:divBdr>
    </w:div>
    <w:div w:id="718014397">
      <w:marLeft w:val="640"/>
      <w:marRight w:val="0"/>
      <w:marTop w:val="0"/>
      <w:marBottom w:val="0"/>
      <w:divBdr>
        <w:top w:val="none" w:sz="0" w:space="0" w:color="auto"/>
        <w:left w:val="none" w:sz="0" w:space="0" w:color="auto"/>
        <w:bottom w:val="none" w:sz="0" w:space="0" w:color="auto"/>
        <w:right w:val="none" w:sz="0" w:space="0" w:color="auto"/>
      </w:divBdr>
    </w:div>
    <w:div w:id="718088484">
      <w:marLeft w:val="640"/>
      <w:marRight w:val="0"/>
      <w:marTop w:val="0"/>
      <w:marBottom w:val="0"/>
      <w:divBdr>
        <w:top w:val="none" w:sz="0" w:space="0" w:color="auto"/>
        <w:left w:val="none" w:sz="0" w:space="0" w:color="auto"/>
        <w:bottom w:val="none" w:sz="0" w:space="0" w:color="auto"/>
        <w:right w:val="none" w:sz="0" w:space="0" w:color="auto"/>
      </w:divBdr>
    </w:div>
    <w:div w:id="718282177">
      <w:marLeft w:val="640"/>
      <w:marRight w:val="0"/>
      <w:marTop w:val="0"/>
      <w:marBottom w:val="0"/>
      <w:divBdr>
        <w:top w:val="none" w:sz="0" w:space="0" w:color="auto"/>
        <w:left w:val="none" w:sz="0" w:space="0" w:color="auto"/>
        <w:bottom w:val="none" w:sz="0" w:space="0" w:color="auto"/>
        <w:right w:val="none" w:sz="0" w:space="0" w:color="auto"/>
      </w:divBdr>
    </w:div>
    <w:div w:id="718282472">
      <w:marLeft w:val="640"/>
      <w:marRight w:val="0"/>
      <w:marTop w:val="0"/>
      <w:marBottom w:val="0"/>
      <w:divBdr>
        <w:top w:val="none" w:sz="0" w:space="0" w:color="auto"/>
        <w:left w:val="none" w:sz="0" w:space="0" w:color="auto"/>
        <w:bottom w:val="none" w:sz="0" w:space="0" w:color="auto"/>
        <w:right w:val="none" w:sz="0" w:space="0" w:color="auto"/>
      </w:divBdr>
    </w:div>
    <w:div w:id="718356346">
      <w:marLeft w:val="640"/>
      <w:marRight w:val="0"/>
      <w:marTop w:val="0"/>
      <w:marBottom w:val="0"/>
      <w:divBdr>
        <w:top w:val="none" w:sz="0" w:space="0" w:color="auto"/>
        <w:left w:val="none" w:sz="0" w:space="0" w:color="auto"/>
        <w:bottom w:val="none" w:sz="0" w:space="0" w:color="auto"/>
        <w:right w:val="none" w:sz="0" w:space="0" w:color="auto"/>
      </w:divBdr>
    </w:div>
    <w:div w:id="718360992">
      <w:marLeft w:val="640"/>
      <w:marRight w:val="0"/>
      <w:marTop w:val="0"/>
      <w:marBottom w:val="0"/>
      <w:divBdr>
        <w:top w:val="none" w:sz="0" w:space="0" w:color="auto"/>
        <w:left w:val="none" w:sz="0" w:space="0" w:color="auto"/>
        <w:bottom w:val="none" w:sz="0" w:space="0" w:color="auto"/>
        <w:right w:val="none" w:sz="0" w:space="0" w:color="auto"/>
      </w:divBdr>
    </w:div>
    <w:div w:id="718363485">
      <w:marLeft w:val="640"/>
      <w:marRight w:val="0"/>
      <w:marTop w:val="0"/>
      <w:marBottom w:val="0"/>
      <w:divBdr>
        <w:top w:val="none" w:sz="0" w:space="0" w:color="auto"/>
        <w:left w:val="none" w:sz="0" w:space="0" w:color="auto"/>
        <w:bottom w:val="none" w:sz="0" w:space="0" w:color="auto"/>
        <w:right w:val="none" w:sz="0" w:space="0" w:color="auto"/>
      </w:divBdr>
    </w:div>
    <w:div w:id="718437460">
      <w:marLeft w:val="640"/>
      <w:marRight w:val="0"/>
      <w:marTop w:val="0"/>
      <w:marBottom w:val="0"/>
      <w:divBdr>
        <w:top w:val="none" w:sz="0" w:space="0" w:color="auto"/>
        <w:left w:val="none" w:sz="0" w:space="0" w:color="auto"/>
        <w:bottom w:val="none" w:sz="0" w:space="0" w:color="auto"/>
        <w:right w:val="none" w:sz="0" w:space="0" w:color="auto"/>
      </w:divBdr>
    </w:div>
    <w:div w:id="718627244">
      <w:marLeft w:val="640"/>
      <w:marRight w:val="0"/>
      <w:marTop w:val="0"/>
      <w:marBottom w:val="0"/>
      <w:divBdr>
        <w:top w:val="none" w:sz="0" w:space="0" w:color="auto"/>
        <w:left w:val="none" w:sz="0" w:space="0" w:color="auto"/>
        <w:bottom w:val="none" w:sz="0" w:space="0" w:color="auto"/>
        <w:right w:val="none" w:sz="0" w:space="0" w:color="auto"/>
      </w:divBdr>
    </w:div>
    <w:div w:id="718676072">
      <w:marLeft w:val="640"/>
      <w:marRight w:val="0"/>
      <w:marTop w:val="0"/>
      <w:marBottom w:val="0"/>
      <w:divBdr>
        <w:top w:val="none" w:sz="0" w:space="0" w:color="auto"/>
        <w:left w:val="none" w:sz="0" w:space="0" w:color="auto"/>
        <w:bottom w:val="none" w:sz="0" w:space="0" w:color="auto"/>
        <w:right w:val="none" w:sz="0" w:space="0" w:color="auto"/>
      </w:divBdr>
    </w:div>
    <w:div w:id="718743310">
      <w:marLeft w:val="640"/>
      <w:marRight w:val="0"/>
      <w:marTop w:val="0"/>
      <w:marBottom w:val="0"/>
      <w:divBdr>
        <w:top w:val="none" w:sz="0" w:space="0" w:color="auto"/>
        <w:left w:val="none" w:sz="0" w:space="0" w:color="auto"/>
        <w:bottom w:val="none" w:sz="0" w:space="0" w:color="auto"/>
        <w:right w:val="none" w:sz="0" w:space="0" w:color="auto"/>
      </w:divBdr>
    </w:div>
    <w:div w:id="718822039">
      <w:marLeft w:val="640"/>
      <w:marRight w:val="0"/>
      <w:marTop w:val="0"/>
      <w:marBottom w:val="0"/>
      <w:divBdr>
        <w:top w:val="none" w:sz="0" w:space="0" w:color="auto"/>
        <w:left w:val="none" w:sz="0" w:space="0" w:color="auto"/>
        <w:bottom w:val="none" w:sz="0" w:space="0" w:color="auto"/>
        <w:right w:val="none" w:sz="0" w:space="0" w:color="auto"/>
      </w:divBdr>
    </w:div>
    <w:div w:id="718864712">
      <w:marLeft w:val="640"/>
      <w:marRight w:val="0"/>
      <w:marTop w:val="0"/>
      <w:marBottom w:val="0"/>
      <w:divBdr>
        <w:top w:val="none" w:sz="0" w:space="0" w:color="auto"/>
        <w:left w:val="none" w:sz="0" w:space="0" w:color="auto"/>
        <w:bottom w:val="none" w:sz="0" w:space="0" w:color="auto"/>
        <w:right w:val="none" w:sz="0" w:space="0" w:color="auto"/>
      </w:divBdr>
    </w:div>
    <w:div w:id="718867748">
      <w:marLeft w:val="640"/>
      <w:marRight w:val="0"/>
      <w:marTop w:val="0"/>
      <w:marBottom w:val="0"/>
      <w:divBdr>
        <w:top w:val="none" w:sz="0" w:space="0" w:color="auto"/>
        <w:left w:val="none" w:sz="0" w:space="0" w:color="auto"/>
        <w:bottom w:val="none" w:sz="0" w:space="0" w:color="auto"/>
        <w:right w:val="none" w:sz="0" w:space="0" w:color="auto"/>
      </w:divBdr>
    </w:div>
    <w:div w:id="718941085">
      <w:marLeft w:val="640"/>
      <w:marRight w:val="0"/>
      <w:marTop w:val="0"/>
      <w:marBottom w:val="0"/>
      <w:divBdr>
        <w:top w:val="none" w:sz="0" w:space="0" w:color="auto"/>
        <w:left w:val="none" w:sz="0" w:space="0" w:color="auto"/>
        <w:bottom w:val="none" w:sz="0" w:space="0" w:color="auto"/>
        <w:right w:val="none" w:sz="0" w:space="0" w:color="auto"/>
      </w:divBdr>
    </w:div>
    <w:div w:id="719086286">
      <w:marLeft w:val="640"/>
      <w:marRight w:val="0"/>
      <w:marTop w:val="0"/>
      <w:marBottom w:val="0"/>
      <w:divBdr>
        <w:top w:val="none" w:sz="0" w:space="0" w:color="auto"/>
        <w:left w:val="none" w:sz="0" w:space="0" w:color="auto"/>
        <w:bottom w:val="none" w:sz="0" w:space="0" w:color="auto"/>
        <w:right w:val="none" w:sz="0" w:space="0" w:color="auto"/>
      </w:divBdr>
    </w:div>
    <w:div w:id="719089285">
      <w:marLeft w:val="640"/>
      <w:marRight w:val="0"/>
      <w:marTop w:val="0"/>
      <w:marBottom w:val="0"/>
      <w:divBdr>
        <w:top w:val="none" w:sz="0" w:space="0" w:color="auto"/>
        <w:left w:val="none" w:sz="0" w:space="0" w:color="auto"/>
        <w:bottom w:val="none" w:sz="0" w:space="0" w:color="auto"/>
        <w:right w:val="none" w:sz="0" w:space="0" w:color="auto"/>
      </w:divBdr>
    </w:div>
    <w:div w:id="719093517">
      <w:marLeft w:val="640"/>
      <w:marRight w:val="0"/>
      <w:marTop w:val="0"/>
      <w:marBottom w:val="0"/>
      <w:divBdr>
        <w:top w:val="none" w:sz="0" w:space="0" w:color="auto"/>
        <w:left w:val="none" w:sz="0" w:space="0" w:color="auto"/>
        <w:bottom w:val="none" w:sz="0" w:space="0" w:color="auto"/>
        <w:right w:val="none" w:sz="0" w:space="0" w:color="auto"/>
      </w:divBdr>
    </w:div>
    <w:div w:id="719325791">
      <w:marLeft w:val="640"/>
      <w:marRight w:val="0"/>
      <w:marTop w:val="0"/>
      <w:marBottom w:val="0"/>
      <w:divBdr>
        <w:top w:val="none" w:sz="0" w:space="0" w:color="auto"/>
        <w:left w:val="none" w:sz="0" w:space="0" w:color="auto"/>
        <w:bottom w:val="none" w:sz="0" w:space="0" w:color="auto"/>
        <w:right w:val="none" w:sz="0" w:space="0" w:color="auto"/>
      </w:divBdr>
    </w:div>
    <w:div w:id="719398559">
      <w:marLeft w:val="640"/>
      <w:marRight w:val="0"/>
      <w:marTop w:val="0"/>
      <w:marBottom w:val="0"/>
      <w:divBdr>
        <w:top w:val="none" w:sz="0" w:space="0" w:color="auto"/>
        <w:left w:val="none" w:sz="0" w:space="0" w:color="auto"/>
        <w:bottom w:val="none" w:sz="0" w:space="0" w:color="auto"/>
        <w:right w:val="none" w:sz="0" w:space="0" w:color="auto"/>
      </w:divBdr>
    </w:div>
    <w:div w:id="719398759">
      <w:marLeft w:val="640"/>
      <w:marRight w:val="0"/>
      <w:marTop w:val="0"/>
      <w:marBottom w:val="0"/>
      <w:divBdr>
        <w:top w:val="none" w:sz="0" w:space="0" w:color="auto"/>
        <w:left w:val="none" w:sz="0" w:space="0" w:color="auto"/>
        <w:bottom w:val="none" w:sz="0" w:space="0" w:color="auto"/>
        <w:right w:val="none" w:sz="0" w:space="0" w:color="auto"/>
      </w:divBdr>
    </w:div>
    <w:div w:id="719405942">
      <w:marLeft w:val="640"/>
      <w:marRight w:val="0"/>
      <w:marTop w:val="0"/>
      <w:marBottom w:val="0"/>
      <w:divBdr>
        <w:top w:val="none" w:sz="0" w:space="0" w:color="auto"/>
        <w:left w:val="none" w:sz="0" w:space="0" w:color="auto"/>
        <w:bottom w:val="none" w:sz="0" w:space="0" w:color="auto"/>
        <w:right w:val="none" w:sz="0" w:space="0" w:color="auto"/>
      </w:divBdr>
    </w:div>
    <w:div w:id="719476037">
      <w:marLeft w:val="640"/>
      <w:marRight w:val="0"/>
      <w:marTop w:val="0"/>
      <w:marBottom w:val="0"/>
      <w:divBdr>
        <w:top w:val="none" w:sz="0" w:space="0" w:color="auto"/>
        <w:left w:val="none" w:sz="0" w:space="0" w:color="auto"/>
        <w:bottom w:val="none" w:sz="0" w:space="0" w:color="auto"/>
        <w:right w:val="none" w:sz="0" w:space="0" w:color="auto"/>
      </w:divBdr>
    </w:div>
    <w:div w:id="719480111">
      <w:marLeft w:val="640"/>
      <w:marRight w:val="0"/>
      <w:marTop w:val="0"/>
      <w:marBottom w:val="0"/>
      <w:divBdr>
        <w:top w:val="none" w:sz="0" w:space="0" w:color="auto"/>
        <w:left w:val="none" w:sz="0" w:space="0" w:color="auto"/>
        <w:bottom w:val="none" w:sz="0" w:space="0" w:color="auto"/>
        <w:right w:val="none" w:sz="0" w:space="0" w:color="auto"/>
      </w:divBdr>
    </w:div>
    <w:div w:id="719524656">
      <w:marLeft w:val="640"/>
      <w:marRight w:val="0"/>
      <w:marTop w:val="0"/>
      <w:marBottom w:val="0"/>
      <w:divBdr>
        <w:top w:val="none" w:sz="0" w:space="0" w:color="auto"/>
        <w:left w:val="none" w:sz="0" w:space="0" w:color="auto"/>
        <w:bottom w:val="none" w:sz="0" w:space="0" w:color="auto"/>
        <w:right w:val="none" w:sz="0" w:space="0" w:color="auto"/>
      </w:divBdr>
    </w:div>
    <w:div w:id="719597293">
      <w:marLeft w:val="640"/>
      <w:marRight w:val="0"/>
      <w:marTop w:val="0"/>
      <w:marBottom w:val="0"/>
      <w:divBdr>
        <w:top w:val="none" w:sz="0" w:space="0" w:color="auto"/>
        <w:left w:val="none" w:sz="0" w:space="0" w:color="auto"/>
        <w:bottom w:val="none" w:sz="0" w:space="0" w:color="auto"/>
        <w:right w:val="none" w:sz="0" w:space="0" w:color="auto"/>
      </w:divBdr>
    </w:div>
    <w:div w:id="719670734">
      <w:marLeft w:val="640"/>
      <w:marRight w:val="0"/>
      <w:marTop w:val="0"/>
      <w:marBottom w:val="0"/>
      <w:divBdr>
        <w:top w:val="none" w:sz="0" w:space="0" w:color="auto"/>
        <w:left w:val="none" w:sz="0" w:space="0" w:color="auto"/>
        <w:bottom w:val="none" w:sz="0" w:space="0" w:color="auto"/>
        <w:right w:val="none" w:sz="0" w:space="0" w:color="auto"/>
      </w:divBdr>
    </w:div>
    <w:div w:id="719672953">
      <w:marLeft w:val="640"/>
      <w:marRight w:val="0"/>
      <w:marTop w:val="0"/>
      <w:marBottom w:val="0"/>
      <w:divBdr>
        <w:top w:val="none" w:sz="0" w:space="0" w:color="auto"/>
        <w:left w:val="none" w:sz="0" w:space="0" w:color="auto"/>
        <w:bottom w:val="none" w:sz="0" w:space="0" w:color="auto"/>
        <w:right w:val="none" w:sz="0" w:space="0" w:color="auto"/>
      </w:divBdr>
    </w:div>
    <w:div w:id="719743182">
      <w:marLeft w:val="640"/>
      <w:marRight w:val="0"/>
      <w:marTop w:val="0"/>
      <w:marBottom w:val="0"/>
      <w:divBdr>
        <w:top w:val="none" w:sz="0" w:space="0" w:color="auto"/>
        <w:left w:val="none" w:sz="0" w:space="0" w:color="auto"/>
        <w:bottom w:val="none" w:sz="0" w:space="0" w:color="auto"/>
        <w:right w:val="none" w:sz="0" w:space="0" w:color="auto"/>
      </w:divBdr>
    </w:div>
    <w:div w:id="719745160">
      <w:marLeft w:val="640"/>
      <w:marRight w:val="0"/>
      <w:marTop w:val="0"/>
      <w:marBottom w:val="0"/>
      <w:divBdr>
        <w:top w:val="none" w:sz="0" w:space="0" w:color="auto"/>
        <w:left w:val="none" w:sz="0" w:space="0" w:color="auto"/>
        <w:bottom w:val="none" w:sz="0" w:space="0" w:color="auto"/>
        <w:right w:val="none" w:sz="0" w:space="0" w:color="auto"/>
      </w:divBdr>
    </w:div>
    <w:div w:id="719935387">
      <w:marLeft w:val="640"/>
      <w:marRight w:val="0"/>
      <w:marTop w:val="0"/>
      <w:marBottom w:val="0"/>
      <w:divBdr>
        <w:top w:val="none" w:sz="0" w:space="0" w:color="auto"/>
        <w:left w:val="none" w:sz="0" w:space="0" w:color="auto"/>
        <w:bottom w:val="none" w:sz="0" w:space="0" w:color="auto"/>
        <w:right w:val="none" w:sz="0" w:space="0" w:color="auto"/>
      </w:divBdr>
    </w:div>
    <w:div w:id="719979425">
      <w:marLeft w:val="640"/>
      <w:marRight w:val="0"/>
      <w:marTop w:val="0"/>
      <w:marBottom w:val="0"/>
      <w:divBdr>
        <w:top w:val="none" w:sz="0" w:space="0" w:color="auto"/>
        <w:left w:val="none" w:sz="0" w:space="0" w:color="auto"/>
        <w:bottom w:val="none" w:sz="0" w:space="0" w:color="auto"/>
        <w:right w:val="none" w:sz="0" w:space="0" w:color="auto"/>
      </w:divBdr>
    </w:div>
    <w:div w:id="720054298">
      <w:marLeft w:val="640"/>
      <w:marRight w:val="0"/>
      <w:marTop w:val="0"/>
      <w:marBottom w:val="0"/>
      <w:divBdr>
        <w:top w:val="none" w:sz="0" w:space="0" w:color="auto"/>
        <w:left w:val="none" w:sz="0" w:space="0" w:color="auto"/>
        <w:bottom w:val="none" w:sz="0" w:space="0" w:color="auto"/>
        <w:right w:val="none" w:sz="0" w:space="0" w:color="auto"/>
      </w:divBdr>
    </w:div>
    <w:div w:id="720061912">
      <w:marLeft w:val="640"/>
      <w:marRight w:val="0"/>
      <w:marTop w:val="0"/>
      <w:marBottom w:val="0"/>
      <w:divBdr>
        <w:top w:val="none" w:sz="0" w:space="0" w:color="auto"/>
        <w:left w:val="none" w:sz="0" w:space="0" w:color="auto"/>
        <w:bottom w:val="none" w:sz="0" w:space="0" w:color="auto"/>
        <w:right w:val="none" w:sz="0" w:space="0" w:color="auto"/>
      </w:divBdr>
    </w:div>
    <w:div w:id="720249231">
      <w:marLeft w:val="640"/>
      <w:marRight w:val="0"/>
      <w:marTop w:val="0"/>
      <w:marBottom w:val="0"/>
      <w:divBdr>
        <w:top w:val="none" w:sz="0" w:space="0" w:color="auto"/>
        <w:left w:val="none" w:sz="0" w:space="0" w:color="auto"/>
        <w:bottom w:val="none" w:sz="0" w:space="0" w:color="auto"/>
        <w:right w:val="none" w:sz="0" w:space="0" w:color="auto"/>
      </w:divBdr>
    </w:div>
    <w:div w:id="720399563">
      <w:marLeft w:val="640"/>
      <w:marRight w:val="0"/>
      <w:marTop w:val="0"/>
      <w:marBottom w:val="0"/>
      <w:divBdr>
        <w:top w:val="none" w:sz="0" w:space="0" w:color="auto"/>
        <w:left w:val="none" w:sz="0" w:space="0" w:color="auto"/>
        <w:bottom w:val="none" w:sz="0" w:space="0" w:color="auto"/>
        <w:right w:val="none" w:sz="0" w:space="0" w:color="auto"/>
      </w:divBdr>
    </w:div>
    <w:div w:id="720403451">
      <w:marLeft w:val="640"/>
      <w:marRight w:val="0"/>
      <w:marTop w:val="0"/>
      <w:marBottom w:val="0"/>
      <w:divBdr>
        <w:top w:val="none" w:sz="0" w:space="0" w:color="auto"/>
        <w:left w:val="none" w:sz="0" w:space="0" w:color="auto"/>
        <w:bottom w:val="none" w:sz="0" w:space="0" w:color="auto"/>
        <w:right w:val="none" w:sz="0" w:space="0" w:color="auto"/>
      </w:divBdr>
    </w:div>
    <w:div w:id="720514570">
      <w:marLeft w:val="640"/>
      <w:marRight w:val="0"/>
      <w:marTop w:val="0"/>
      <w:marBottom w:val="0"/>
      <w:divBdr>
        <w:top w:val="none" w:sz="0" w:space="0" w:color="auto"/>
        <w:left w:val="none" w:sz="0" w:space="0" w:color="auto"/>
        <w:bottom w:val="none" w:sz="0" w:space="0" w:color="auto"/>
        <w:right w:val="none" w:sz="0" w:space="0" w:color="auto"/>
      </w:divBdr>
    </w:div>
    <w:div w:id="720523745">
      <w:marLeft w:val="640"/>
      <w:marRight w:val="0"/>
      <w:marTop w:val="0"/>
      <w:marBottom w:val="0"/>
      <w:divBdr>
        <w:top w:val="none" w:sz="0" w:space="0" w:color="auto"/>
        <w:left w:val="none" w:sz="0" w:space="0" w:color="auto"/>
        <w:bottom w:val="none" w:sz="0" w:space="0" w:color="auto"/>
        <w:right w:val="none" w:sz="0" w:space="0" w:color="auto"/>
      </w:divBdr>
    </w:div>
    <w:div w:id="720592795">
      <w:marLeft w:val="640"/>
      <w:marRight w:val="0"/>
      <w:marTop w:val="0"/>
      <w:marBottom w:val="0"/>
      <w:divBdr>
        <w:top w:val="none" w:sz="0" w:space="0" w:color="auto"/>
        <w:left w:val="none" w:sz="0" w:space="0" w:color="auto"/>
        <w:bottom w:val="none" w:sz="0" w:space="0" w:color="auto"/>
        <w:right w:val="none" w:sz="0" w:space="0" w:color="auto"/>
      </w:divBdr>
    </w:div>
    <w:div w:id="720597305">
      <w:marLeft w:val="640"/>
      <w:marRight w:val="0"/>
      <w:marTop w:val="0"/>
      <w:marBottom w:val="0"/>
      <w:divBdr>
        <w:top w:val="none" w:sz="0" w:space="0" w:color="auto"/>
        <w:left w:val="none" w:sz="0" w:space="0" w:color="auto"/>
        <w:bottom w:val="none" w:sz="0" w:space="0" w:color="auto"/>
        <w:right w:val="none" w:sz="0" w:space="0" w:color="auto"/>
      </w:divBdr>
    </w:div>
    <w:div w:id="720714464">
      <w:marLeft w:val="640"/>
      <w:marRight w:val="0"/>
      <w:marTop w:val="0"/>
      <w:marBottom w:val="0"/>
      <w:divBdr>
        <w:top w:val="none" w:sz="0" w:space="0" w:color="auto"/>
        <w:left w:val="none" w:sz="0" w:space="0" w:color="auto"/>
        <w:bottom w:val="none" w:sz="0" w:space="0" w:color="auto"/>
        <w:right w:val="none" w:sz="0" w:space="0" w:color="auto"/>
      </w:divBdr>
    </w:div>
    <w:div w:id="720787796">
      <w:marLeft w:val="640"/>
      <w:marRight w:val="0"/>
      <w:marTop w:val="0"/>
      <w:marBottom w:val="0"/>
      <w:divBdr>
        <w:top w:val="none" w:sz="0" w:space="0" w:color="auto"/>
        <w:left w:val="none" w:sz="0" w:space="0" w:color="auto"/>
        <w:bottom w:val="none" w:sz="0" w:space="0" w:color="auto"/>
        <w:right w:val="none" w:sz="0" w:space="0" w:color="auto"/>
      </w:divBdr>
    </w:div>
    <w:div w:id="720792311">
      <w:marLeft w:val="480"/>
      <w:marRight w:val="0"/>
      <w:marTop w:val="0"/>
      <w:marBottom w:val="0"/>
      <w:divBdr>
        <w:top w:val="none" w:sz="0" w:space="0" w:color="auto"/>
        <w:left w:val="none" w:sz="0" w:space="0" w:color="auto"/>
        <w:bottom w:val="none" w:sz="0" w:space="0" w:color="auto"/>
        <w:right w:val="none" w:sz="0" w:space="0" w:color="auto"/>
      </w:divBdr>
    </w:div>
    <w:div w:id="720835132">
      <w:marLeft w:val="640"/>
      <w:marRight w:val="0"/>
      <w:marTop w:val="0"/>
      <w:marBottom w:val="0"/>
      <w:divBdr>
        <w:top w:val="none" w:sz="0" w:space="0" w:color="auto"/>
        <w:left w:val="none" w:sz="0" w:space="0" w:color="auto"/>
        <w:bottom w:val="none" w:sz="0" w:space="0" w:color="auto"/>
        <w:right w:val="none" w:sz="0" w:space="0" w:color="auto"/>
      </w:divBdr>
    </w:div>
    <w:div w:id="720862466">
      <w:marLeft w:val="640"/>
      <w:marRight w:val="0"/>
      <w:marTop w:val="0"/>
      <w:marBottom w:val="0"/>
      <w:divBdr>
        <w:top w:val="none" w:sz="0" w:space="0" w:color="auto"/>
        <w:left w:val="none" w:sz="0" w:space="0" w:color="auto"/>
        <w:bottom w:val="none" w:sz="0" w:space="0" w:color="auto"/>
        <w:right w:val="none" w:sz="0" w:space="0" w:color="auto"/>
      </w:divBdr>
    </w:div>
    <w:div w:id="720982804">
      <w:marLeft w:val="640"/>
      <w:marRight w:val="0"/>
      <w:marTop w:val="0"/>
      <w:marBottom w:val="0"/>
      <w:divBdr>
        <w:top w:val="none" w:sz="0" w:space="0" w:color="auto"/>
        <w:left w:val="none" w:sz="0" w:space="0" w:color="auto"/>
        <w:bottom w:val="none" w:sz="0" w:space="0" w:color="auto"/>
        <w:right w:val="none" w:sz="0" w:space="0" w:color="auto"/>
      </w:divBdr>
    </w:div>
    <w:div w:id="721059729">
      <w:marLeft w:val="640"/>
      <w:marRight w:val="0"/>
      <w:marTop w:val="0"/>
      <w:marBottom w:val="0"/>
      <w:divBdr>
        <w:top w:val="none" w:sz="0" w:space="0" w:color="auto"/>
        <w:left w:val="none" w:sz="0" w:space="0" w:color="auto"/>
        <w:bottom w:val="none" w:sz="0" w:space="0" w:color="auto"/>
        <w:right w:val="none" w:sz="0" w:space="0" w:color="auto"/>
      </w:divBdr>
    </w:div>
    <w:div w:id="721059753">
      <w:marLeft w:val="640"/>
      <w:marRight w:val="0"/>
      <w:marTop w:val="0"/>
      <w:marBottom w:val="0"/>
      <w:divBdr>
        <w:top w:val="none" w:sz="0" w:space="0" w:color="auto"/>
        <w:left w:val="none" w:sz="0" w:space="0" w:color="auto"/>
        <w:bottom w:val="none" w:sz="0" w:space="0" w:color="auto"/>
        <w:right w:val="none" w:sz="0" w:space="0" w:color="auto"/>
      </w:divBdr>
    </w:div>
    <w:div w:id="721099416">
      <w:marLeft w:val="640"/>
      <w:marRight w:val="0"/>
      <w:marTop w:val="0"/>
      <w:marBottom w:val="0"/>
      <w:divBdr>
        <w:top w:val="none" w:sz="0" w:space="0" w:color="auto"/>
        <w:left w:val="none" w:sz="0" w:space="0" w:color="auto"/>
        <w:bottom w:val="none" w:sz="0" w:space="0" w:color="auto"/>
        <w:right w:val="none" w:sz="0" w:space="0" w:color="auto"/>
      </w:divBdr>
    </w:div>
    <w:div w:id="721103225">
      <w:marLeft w:val="640"/>
      <w:marRight w:val="0"/>
      <w:marTop w:val="0"/>
      <w:marBottom w:val="0"/>
      <w:divBdr>
        <w:top w:val="none" w:sz="0" w:space="0" w:color="auto"/>
        <w:left w:val="none" w:sz="0" w:space="0" w:color="auto"/>
        <w:bottom w:val="none" w:sz="0" w:space="0" w:color="auto"/>
        <w:right w:val="none" w:sz="0" w:space="0" w:color="auto"/>
      </w:divBdr>
    </w:div>
    <w:div w:id="721103689">
      <w:marLeft w:val="640"/>
      <w:marRight w:val="0"/>
      <w:marTop w:val="0"/>
      <w:marBottom w:val="0"/>
      <w:divBdr>
        <w:top w:val="none" w:sz="0" w:space="0" w:color="auto"/>
        <w:left w:val="none" w:sz="0" w:space="0" w:color="auto"/>
        <w:bottom w:val="none" w:sz="0" w:space="0" w:color="auto"/>
        <w:right w:val="none" w:sz="0" w:space="0" w:color="auto"/>
      </w:divBdr>
    </w:div>
    <w:div w:id="721174809">
      <w:marLeft w:val="640"/>
      <w:marRight w:val="0"/>
      <w:marTop w:val="0"/>
      <w:marBottom w:val="0"/>
      <w:divBdr>
        <w:top w:val="none" w:sz="0" w:space="0" w:color="auto"/>
        <w:left w:val="none" w:sz="0" w:space="0" w:color="auto"/>
        <w:bottom w:val="none" w:sz="0" w:space="0" w:color="auto"/>
        <w:right w:val="none" w:sz="0" w:space="0" w:color="auto"/>
      </w:divBdr>
    </w:div>
    <w:div w:id="721175913">
      <w:marLeft w:val="640"/>
      <w:marRight w:val="0"/>
      <w:marTop w:val="0"/>
      <w:marBottom w:val="0"/>
      <w:divBdr>
        <w:top w:val="none" w:sz="0" w:space="0" w:color="auto"/>
        <w:left w:val="none" w:sz="0" w:space="0" w:color="auto"/>
        <w:bottom w:val="none" w:sz="0" w:space="0" w:color="auto"/>
        <w:right w:val="none" w:sz="0" w:space="0" w:color="auto"/>
      </w:divBdr>
    </w:div>
    <w:div w:id="721253273">
      <w:marLeft w:val="640"/>
      <w:marRight w:val="0"/>
      <w:marTop w:val="0"/>
      <w:marBottom w:val="0"/>
      <w:divBdr>
        <w:top w:val="none" w:sz="0" w:space="0" w:color="auto"/>
        <w:left w:val="none" w:sz="0" w:space="0" w:color="auto"/>
        <w:bottom w:val="none" w:sz="0" w:space="0" w:color="auto"/>
        <w:right w:val="none" w:sz="0" w:space="0" w:color="auto"/>
      </w:divBdr>
    </w:div>
    <w:div w:id="721294586">
      <w:marLeft w:val="640"/>
      <w:marRight w:val="0"/>
      <w:marTop w:val="0"/>
      <w:marBottom w:val="0"/>
      <w:divBdr>
        <w:top w:val="none" w:sz="0" w:space="0" w:color="auto"/>
        <w:left w:val="none" w:sz="0" w:space="0" w:color="auto"/>
        <w:bottom w:val="none" w:sz="0" w:space="0" w:color="auto"/>
        <w:right w:val="none" w:sz="0" w:space="0" w:color="auto"/>
      </w:divBdr>
    </w:div>
    <w:div w:id="721372730">
      <w:marLeft w:val="640"/>
      <w:marRight w:val="0"/>
      <w:marTop w:val="0"/>
      <w:marBottom w:val="0"/>
      <w:divBdr>
        <w:top w:val="none" w:sz="0" w:space="0" w:color="auto"/>
        <w:left w:val="none" w:sz="0" w:space="0" w:color="auto"/>
        <w:bottom w:val="none" w:sz="0" w:space="0" w:color="auto"/>
        <w:right w:val="none" w:sz="0" w:space="0" w:color="auto"/>
      </w:divBdr>
    </w:div>
    <w:div w:id="721442700">
      <w:marLeft w:val="640"/>
      <w:marRight w:val="0"/>
      <w:marTop w:val="0"/>
      <w:marBottom w:val="0"/>
      <w:divBdr>
        <w:top w:val="none" w:sz="0" w:space="0" w:color="auto"/>
        <w:left w:val="none" w:sz="0" w:space="0" w:color="auto"/>
        <w:bottom w:val="none" w:sz="0" w:space="0" w:color="auto"/>
        <w:right w:val="none" w:sz="0" w:space="0" w:color="auto"/>
      </w:divBdr>
    </w:div>
    <w:div w:id="721516174">
      <w:marLeft w:val="640"/>
      <w:marRight w:val="0"/>
      <w:marTop w:val="0"/>
      <w:marBottom w:val="0"/>
      <w:divBdr>
        <w:top w:val="none" w:sz="0" w:space="0" w:color="auto"/>
        <w:left w:val="none" w:sz="0" w:space="0" w:color="auto"/>
        <w:bottom w:val="none" w:sz="0" w:space="0" w:color="auto"/>
        <w:right w:val="none" w:sz="0" w:space="0" w:color="auto"/>
      </w:divBdr>
    </w:div>
    <w:div w:id="721561279">
      <w:marLeft w:val="640"/>
      <w:marRight w:val="0"/>
      <w:marTop w:val="0"/>
      <w:marBottom w:val="0"/>
      <w:divBdr>
        <w:top w:val="none" w:sz="0" w:space="0" w:color="auto"/>
        <w:left w:val="none" w:sz="0" w:space="0" w:color="auto"/>
        <w:bottom w:val="none" w:sz="0" w:space="0" w:color="auto"/>
        <w:right w:val="none" w:sz="0" w:space="0" w:color="auto"/>
      </w:divBdr>
    </w:div>
    <w:div w:id="721632576">
      <w:marLeft w:val="640"/>
      <w:marRight w:val="0"/>
      <w:marTop w:val="0"/>
      <w:marBottom w:val="0"/>
      <w:divBdr>
        <w:top w:val="none" w:sz="0" w:space="0" w:color="auto"/>
        <w:left w:val="none" w:sz="0" w:space="0" w:color="auto"/>
        <w:bottom w:val="none" w:sz="0" w:space="0" w:color="auto"/>
        <w:right w:val="none" w:sz="0" w:space="0" w:color="auto"/>
      </w:divBdr>
    </w:div>
    <w:div w:id="721714205">
      <w:marLeft w:val="640"/>
      <w:marRight w:val="0"/>
      <w:marTop w:val="0"/>
      <w:marBottom w:val="0"/>
      <w:divBdr>
        <w:top w:val="none" w:sz="0" w:space="0" w:color="auto"/>
        <w:left w:val="none" w:sz="0" w:space="0" w:color="auto"/>
        <w:bottom w:val="none" w:sz="0" w:space="0" w:color="auto"/>
        <w:right w:val="none" w:sz="0" w:space="0" w:color="auto"/>
      </w:divBdr>
    </w:div>
    <w:div w:id="721905627">
      <w:marLeft w:val="640"/>
      <w:marRight w:val="0"/>
      <w:marTop w:val="0"/>
      <w:marBottom w:val="0"/>
      <w:divBdr>
        <w:top w:val="none" w:sz="0" w:space="0" w:color="auto"/>
        <w:left w:val="none" w:sz="0" w:space="0" w:color="auto"/>
        <w:bottom w:val="none" w:sz="0" w:space="0" w:color="auto"/>
        <w:right w:val="none" w:sz="0" w:space="0" w:color="auto"/>
      </w:divBdr>
    </w:div>
    <w:div w:id="721909463">
      <w:marLeft w:val="640"/>
      <w:marRight w:val="0"/>
      <w:marTop w:val="0"/>
      <w:marBottom w:val="0"/>
      <w:divBdr>
        <w:top w:val="none" w:sz="0" w:space="0" w:color="auto"/>
        <w:left w:val="none" w:sz="0" w:space="0" w:color="auto"/>
        <w:bottom w:val="none" w:sz="0" w:space="0" w:color="auto"/>
        <w:right w:val="none" w:sz="0" w:space="0" w:color="auto"/>
      </w:divBdr>
    </w:div>
    <w:div w:id="722025415">
      <w:marLeft w:val="640"/>
      <w:marRight w:val="0"/>
      <w:marTop w:val="0"/>
      <w:marBottom w:val="0"/>
      <w:divBdr>
        <w:top w:val="none" w:sz="0" w:space="0" w:color="auto"/>
        <w:left w:val="none" w:sz="0" w:space="0" w:color="auto"/>
        <w:bottom w:val="none" w:sz="0" w:space="0" w:color="auto"/>
        <w:right w:val="none" w:sz="0" w:space="0" w:color="auto"/>
      </w:divBdr>
    </w:div>
    <w:div w:id="722025669">
      <w:marLeft w:val="640"/>
      <w:marRight w:val="0"/>
      <w:marTop w:val="0"/>
      <w:marBottom w:val="0"/>
      <w:divBdr>
        <w:top w:val="none" w:sz="0" w:space="0" w:color="auto"/>
        <w:left w:val="none" w:sz="0" w:space="0" w:color="auto"/>
        <w:bottom w:val="none" w:sz="0" w:space="0" w:color="auto"/>
        <w:right w:val="none" w:sz="0" w:space="0" w:color="auto"/>
      </w:divBdr>
    </w:div>
    <w:div w:id="722213937">
      <w:marLeft w:val="640"/>
      <w:marRight w:val="0"/>
      <w:marTop w:val="0"/>
      <w:marBottom w:val="0"/>
      <w:divBdr>
        <w:top w:val="none" w:sz="0" w:space="0" w:color="auto"/>
        <w:left w:val="none" w:sz="0" w:space="0" w:color="auto"/>
        <w:bottom w:val="none" w:sz="0" w:space="0" w:color="auto"/>
        <w:right w:val="none" w:sz="0" w:space="0" w:color="auto"/>
      </w:divBdr>
    </w:div>
    <w:div w:id="722292788">
      <w:marLeft w:val="640"/>
      <w:marRight w:val="0"/>
      <w:marTop w:val="0"/>
      <w:marBottom w:val="0"/>
      <w:divBdr>
        <w:top w:val="none" w:sz="0" w:space="0" w:color="auto"/>
        <w:left w:val="none" w:sz="0" w:space="0" w:color="auto"/>
        <w:bottom w:val="none" w:sz="0" w:space="0" w:color="auto"/>
        <w:right w:val="none" w:sz="0" w:space="0" w:color="auto"/>
      </w:divBdr>
    </w:div>
    <w:div w:id="722296640">
      <w:marLeft w:val="640"/>
      <w:marRight w:val="0"/>
      <w:marTop w:val="0"/>
      <w:marBottom w:val="0"/>
      <w:divBdr>
        <w:top w:val="none" w:sz="0" w:space="0" w:color="auto"/>
        <w:left w:val="none" w:sz="0" w:space="0" w:color="auto"/>
        <w:bottom w:val="none" w:sz="0" w:space="0" w:color="auto"/>
        <w:right w:val="none" w:sz="0" w:space="0" w:color="auto"/>
      </w:divBdr>
    </w:div>
    <w:div w:id="722370451">
      <w:marLeft w:val="640"/>
      <w:marRight w:val="0"/>
      <w:marTop w:val="0"/>
      <w:marBottom w:val="0"/>
      <w:divBdr>
        <w:top w:val="none" w:sz="0" w:space="0" w:color="auto"/>
        <w:left w:val="none" w:sz="0" w:space="0" w:color="auto"/>
        <w:bottom w:val="none" w:sz="0" w:space="0" w:color="auto"/>
        <w:right w:val="none" w:sz="0" w:space="0" w:color="auto"/>
      </w:divBdr>
    </w:div>
    <w:div w:id="722408661">
      <w:marLeft w:val="640"/>
      <w:marRight w:val="0"/>
      <w:marTop w:val="0"/>
      <w:marBottom w:val="0"/>
      <w:divBdr>
        <w:top w:val="none" w:sz="0" w:space="0" w:color="auto"/>
        <w:left w:val="none" w:sz="0" w:space="0" w:color="auto"/>
        <w:bottom w:val="none" w:sz="0" w:space="0" w:color="auto"/>
        <w:right w:val="none" w:sz="0" w:space="0" w:color="auto"/>
      </w:divBdr>
    </w:div>
    <w:div w:id="722489594">
      <w:marLeft w:val="640"/>
      <w:marRight w:val="0"/>
      <w:marTop w:val="0"/>
      <w:marBottom w:val="0"/>
      <w:divBdr>
        <w:top w:val="none" w:sz="0" w:space="0" w:color="auto"/>
        <w:left w:val="none" w:sz="0" w:space="0" w:color="auto"/>
        <w:bottom w:val="none" w:sz="0" w:space="0" w:color="auto"/>
        <w:right w:val="none" w:sz="0" w:space="0" w:color="auto"/>
      </w:divBdr>
    </w:div>
    <w:div w:id="722604386">
      <w:marLeft w:val="640"/>
      <w:marRight w:val="0"/>
      <w:marTop w:val="0"/>
      <w:marBottom w:val="0"/>
      <w:divBdr>
        <w:top w:val="none" w:sz="0" w:space="0" w:color="auto"/>
        <w:left w:val="none" w:sz="0" w:space="0" w:color="auto"/>
        <w:bottom w:val="none" w:sz="0" w:space="0" w:color="auto"/>
        <w:right w:val="none" w:sz="0" w:space="0" w:color="auto"/>
      </w:divBdr>
    </w:div>
    <w:div w:id="722673751">
      <w:marLeft w:val="640"/>
      <w:marRight w:val="0"/>
      <w:marTop w:val="0"/>
      <w:marBottom w:val="0"/>
      <w:divBdr>
        <w:top w:val="none" w:sz="0" w:space="0" w:color="auto"/>
        <w:left w:val="none" w:sz="0" w:space="0" w:color="auto"/>
        <w:bottom w:val="none" w:sz="0" w:space="0" w:color="auto"/>
        <w:right w:val="none" w:sz="0" w:space="0" w:color="auto"/>
      </w:divBdr>
    </w:div>
    <w:div w:id="722872511">
      <w:marLeft w:val="640"/>
      <w:marRight w:val="0"/>
      <w:marTop w:val="0"/>
      <w:marBottom w:val="0"/>
      <w:divBdr>
        <w:top w:val="none" w:sz="0" w:space="0" w:color="auto"/>
        <w:left w:val="none" w:sz="0" w:space="0" w:color="auto"/>
        <w:bottom w:val="none" w:sz="0" w:space="0" w:color="auto"/>
        <w:right w:val="none" w:sz="0" w:space="0" w:color="auto"/>
      </w:divBdr>
    </w:div>
    <w:div w:id="722942813">
      <w:marLeft w:val="640"/>
      <w:marRight w:val="0"/>
      <w:marTop w:val="0"/>
      <w:marBottom w:val="0"/>
      <w:divBdr>
        <w:top w:val="none" w:sz="0" w:space="0" w:color="auto"/>
        <w:left w:val="none" w:sz="0" w:space="0" w:color="auto"/>
        <w:bottom w:val="none" w:sz="0" w:space="0" w:color="auto"/>
        <w:right w:val="none" w:sz="0" w:space="0" w:color="auto"/>
      </w:divBdr>
    </w:div>
    <w:div w:id="723019546">
      <w:marLeft w:val="640"/>
      <w:marRight w:val="0"/>
      <w:marTop w:val="0"/>
      <w:marBottom w:val="0"/>
      <w:divBdr>
        <w:top w:val="none" w:sz="0" w:space="0" w:color="auto"/>
        <w:left w:val="none" w:sz="0" w:space="0" w:color="auto"/>
        <w:bottom w:val="none" w:sz="0" w:space="0" w:color="auto"/>
        <w:right w:val="none" w:sz="0" w:space="0" w:color="auto"/>
      </w:divBdr>
    </w:div>
    <w:div w:id="723138523">
      <w:marLeft w:val="640"/>
      <w:marRight w:val="0"/>
      <w:marTop w:val="0"/>
      <w:marBottom w:val="0"/>
      <w:divBdr>
        <w:top w:val="none" w:sz="0" w:space="0" w:color="auto"/>
        <w:left w:val="none" w:sz="0" w:space="0" w:color="auto"/>
        <w:bottom w:val="none" w:sz="0" w:space="0" w:color="auto"/>
        <w:right w:val="none" w:sz="0" w:space="0" w:color="auto"/>
      </w:divBdr>
    </w:div>
    <w:div w:id="723215913">
      <w:marLeft w:val="640"/>
      <w:marRight w:val="0"/>
      <w:marTop w:val="0"/>
      <w:marBottom w:val="0"/>
      <w:divBdr>
        <w:top w:val="none" w:sz="0" w:space="0" w:color="auto"/>
        <w:left w:val="none" w:sz="0" w:space="0" w:color="auto"/>
        <w:bottom w:val="none" w:sz="0" w:space="0" w:color="auto"/>
        <w:right w:val="none" w:sz="0" w:space="0" w:color="auto"/>
      </w:divBdr>
    </w:div>
    <w:div w:id="723257327">
      <w:marLeft w:val="640"/>
      <w:marRight w:val="0"/>
      <w:marTop w:val="0"/>
      <w:marBottom w:val="0"/>
      <w:divBdr>
        <w:top w:val="none" w:sz="0" w:space="0" w:color="auto"/>
        <w:left w:val="none" w:sz="0" w:space="0" w:color="auto"/>
        <w:bottom w:val="none" w:sz="0" w:space="0" w:color="auto"/>
        <w:right w:val="none" w:sz="0" w:space="0" w:color="auto"/>
      </w:divBdr>
    </w:div>
    <w:div w:id="723335147">
      <w:marLeft w:val="640"/>
      <w:marRight w:val="0"/>
      <w:marTop w:val="0"/>
      <w:marBottom w:val="0"/>
      <w:divBdr>
        <w:top w:val="none" w:sz="0" w:space="0" w:color="auto"/>
        <w:left w:val="none" w:sz="0" w:space="0" w:color="auto"/>
        <w:bottom w:val="none" w:sz="0" w:space="0" w:color="auto"/>
        <w:right w:val="none" w:sz="0" w:space="0" w:color="auto"/>
      </w:divBdr>
    </w:div>
    <w:div w:id="723411644">
      <w:marLeft w:val="640"/>
      <w:marRight w:val="0"/>
      <w:marTop w:val="0"/>
      <w:marBottom w:val="0"/>
      <w:divBdr>
        <w:top w:val="none" w:sz="0" w:space="0" w:color="auto"/>
        <w:left w:val="none" w:sz="0" w:space="0" w:color="auto"/>
        <w:bottom w:val="none" w:sz="0" w:space="0" w:color="auto"/>
        <w:right w:val="none" w:sz="0" w:space="0" w:color="auto"/>
      </w:divBdr>
    </w:div>
    <w:div w:id="723412394">
      <w:marLeft w:val="640"/>
      <w:marRight w:val="0"/>
      <w:marTop w:val="0"/>
      <w:marBottom w:val="0"/>
      <w:divBdr>
        <w:top w:val="none" w:sz="0" w:space="0" w:color="auto"/>
        <w:left w:val="none" w:sz="0" w:space="0" w:color="auto"/>
        <w:bottom w:val="none" w:sz="0" w:space="0" w:color="auto"/>
        <w:right w:val="none" w:sz="0" w:space="0" w:color="auto"/>
      </w:divBdr>
    </w:div>
    <w:div w:id="723649893">
      <w:marLeft w:val="640"/>
      <w:marRight w:val="0"/>
      <w:marTop w:val="0"/>
      <w:marBottom w:val="0"/>
      <w:divBdr>
        <w:top w:val="none" w:sz="0" w:space="0" w:color="auto"/>
        <w:left w:val="none" w:sz="0" w:space="0" w:color="auto"/>
        <w:bottom w:val="none" w:sz="0" w:space="0" w:color="auto"/>
        <w:right w:val="none" w:sz="0" w:space="0" w:color="auto"/>
      </w:divBdr>
    </w:div>
    <w:div w:id="723675720">
      <w:marLeft w:val="640"/>
      <w:marRight w:val="0"/>
      <w:marTop w:val="0"/>
      <w:marBottom w:val="0"/>
      <w:divBdr>
        <w:top w:val="none" w:sz="0" w:space="0" w:color="auto"/>
        <w:left w:val="none" w:sz="0" w:space="0" w:color="auto"/>
        <w:bottom w:val="none" w:sz="0" w:space="0" w:color="auto"/>
        <w:right w:val="none" w:sz="0" w:space="0" w:color="auto"/>
      </w:divBdr>
    </w:div>
    <w:div w:id="723716893">
      <w:marLeft w:val="640"/>
      <w:marRight w:val="0"/>
      <w:marTop w:val="0"/>
      <w:marBottom w:val="0"/>
      <w:divBdr>
        <w:top w:val="none" w:sz="0" w:space="0" w:color="auto"/>
        <w:left w:val="none" w:sz="0" w:space="0" w:color="auto"/>
        <w:bottom w:val="none" w:sz="0" w:space="0" w:color="auto"/>
        <w:right w:val="none" w:sz="0" w:space="0" w:color="auto"/>
      </w:divBdr>
    </w:div>
    <w:div w:id="723724449">
      <w:marLeft w:val="640"/>
      <w:marRight w:val="0"/>
      <w:marTop w:val="0"/>
      <w:marBottom w:val="0"/>
      <w:divBdr>
        <w:top w:val="none" w:sz="0" w:space="0" w:color="auto"/>
        <w:left w:val="none" w:sz="0" w:space="0" w:color="auto"/>
        <w:bottom w:val="none" w:sz="0" w:space="0" w:color="auto"/>
        <w:right w:val="none" w:sz="0" w:space="0" w:color="auto"/>
      </w:divBdr>
    </w:div>
    <w:div w:id="723798181">
      <w:marLeft w:val="640"/>
      <w:marRight w:val="0"/>
      <w:marTop w:val="0"/>
      <w:marBottom w:val="0"/>
      <w:divBdr>
        <w:top w:val="none" w:sz="0" w:space="0" w:color="auto"/>
        <w:left w:val="none" w:sz="0" w:space="0" w:color="auto"/>
        <w:bottom w:val="none" w:sz="0" w:space="0" w:color="auto"/>
        <w:right w:val="none" w:sz="0" w:space="0" w:color="auto"/>
      </w:divBdr>
    </w:div>
    <w:div w:id="723873225">
      <w:marLeft w:val="640"/>
      <w:marRight w:val="0"/>
      <w:marTop w:val="0"/>
      <w:marBottom w:val="0"/>
      <w:divBdr>
        <w:top w:val="none" w:sz="0" w:space="0" w:color="auto"/>
        <w:left w:val="none" w:sz="0" w:space="0" w:color="auto"/>
        <w:bottom w:val="none" w:sz="0" w:space="0" w:color="auto"/>
        <w:right w:val="none" w:sz="0" w:space="0" w:color="auto"/>
      </w:divBdr>
    </w:div>
    <w:div w:id="723917406">
      <w:marLeft w:val="640"/>
      <w:marRight w:val="0"/>
      <w:marTop w:val="0"/>
      <w:marBottom w:val="0"/>
      <w:divBdr>
        <w:top w:val="none" w:sz="0" w:space="0" w:color="auto"/>
        <w:left w:val="none" w:sz="0" w:space="0" w:color="auto"/>
        <w:bottom w:val="none" w:sz="0" w:space="0" w:color="auto"/>
        <w:right w:val="none" w:sz="0" w:space="0" w:color="auto"/>
      </w:divBdr>
    </w:div>
    <w:div w:id="724328521">
      <w:marLeft w:val="640"/>
      <w:marRight w:val="0"/>
      <w:marTop w:val="0"/>
      <w:marBottom w:val="0"/>
      <w:divBdr>
        <w:top w:val="none" w:sz="0" w:space="0" w:color="auto"/>
        <w:left w:val="none" w:sz="0" w:space="0" w:color="auto"/>
        <w:bottom w:val="none" w:sz="0" w:space="0" w:color="auto"/>
        <w:right w:val="none" w:sz="0" w:space="0" w:color="auto"/>
      </w:divBdr>
    </w:div>
    <w:div w:id="724330521">
      <w:marLeft w:val="640"/>
      <w:marRight w:val="0"/>
      <w:marTop w:val="0"/>
      <w:marBottom w:val="0"/>
      <w:divBdr>
        <w:top w:val="none" w:sz="0" w:space="0" w:color="auto"/>
        <w:left w:val="none" w:sz="0" w:space="0" w:color="auto"/>
        <w:bottom w:val="none" w:sz="0" w:space="0" w:color="auto"/>
        <w:right w:val="none" w:sz="0" w:space="0" w:color="auto"/>
      </w:divBdr>
    </w:div>
    <w:div w:id="724376449">
      <w:marLeft w:val="640"/>
      <w:marRight w:val="0"/>
      <w:marTop w:val="0"/>
      <w:marBottom w:val="0"/>
      <w:divBdr>
        <w:top w:val="none" w:sz="0" w:space="0" w:color="auto"/>
        <w:left w:val="none" w:sz="0" w:space="0" w:color="auto"/>
        <w:bottom w:val="none" w:sz="0" w:space="0" w:color="auto"/>
        <w:right w:val="none" w:sz="0" w:space="0" w:color="auto"/>
      </w:divBdr>
    </w:div>
    <w:div w:id="724450561">
      <w:marLeft w:val="640"/>
      <w:marRight w:val="0"/>
      <w:marTop w:val="0"/>
      <w:marBottom w:val="0"/>
      <w:divBdr>
        <w:top w:val="none" w:sz="0" w:space="0" w:color="auto"/>
        <w:left w:val="none" w:sz="0" w:space="0" w:color="auto"/>
        <w:bottom w:val="none" w:sz="0" w:space="0" w:color="auto"/>
        <w:right w:val="none" w:sz="0" w:space="0" w:color="auto"/>
      </w:divBdr>
    </w:div>
    <w:div w:id="724525804">
      <w:marLeft w:val="640"/>
      <w:marRight w:val="0"/>
      <w:marTop w:val="0"/>
      <w:marBottom w:val="0"/>
      <w:divBdr>
        <w:top w:val="none" w:sz="0" w:space="0" w:color="auto"/>
        <w:left w:val="none" w:sz="0" w:space="0" w:color="auto"/>
        <w:bottom w:val="none" w:sz="0" w:space="0" w:color="auto"/>
        <w:right w:val="none" w:sz="0" w:space="0" w:color="auto"/>
      </w:divBdr>
    </w:div>
    <w:div w:id="724598443">
      <w:marLeft w:val="640"/>
      <w:marRight w:val="0"/>
      <w:marTop w:val="0"/>
      <w:marBottom w:val="0"/>
      <w:divBdr>
        <w:top w:val="none" w:sz="0" w:space="0" w:color="auto"/>
        <w:left w:val="none" w:sz="0" w:space="0" w:color="auto"/>
        <w:bottom w:val="none" w:sz="0" w:space="0" w:color="auto"/>
        <w:right w:val="none" w:sz="0" w:space="0" w:color="auto"/>
      </w:divBdr>
    </w:div>
    <w:div w:id="724716767">
      <w:marLeft w:val="640"/>
      <w:marRight w:val="0"/>
      <w:marTop w:val="0"/>
      <w:marBottom w:val="0"/>
      <w:divBdr>
        <w:top w:val="none" w:sz="0" w:space="0" w:color="auto"/>
        <w:left w:val="none" w:sz="0" w:space="0" w:color="auto"/>
        <w:bottom w:val="none" w:sz="0" w:space="0" w:color="auto"/>
        <w:right w:val="none" w:sz="0" w:space="0" w:color="auto"/>
      </w:divBdr>
    </w:div>
    <w:div w:id="724719127">
      <w:marLeft w:val="640"/>
      <w:marRight w:val="0"/>
      <w:marTop w:val="0"/>
      <w:marBottom w:val="0"/>
      <w:divBdr>
        <w:top w:val="none" w:sz="0" w:space="0" w:color="auto"/>
        <w:left w:val="none" w:sz="0" w:space="0" w:color="auto"/>
        <w:bottom w:val="none" w:sz="0" w:space="0" w:color="auto"/>
        <w:right w:val="none" w:sz="0" w:space="0" w:color="auto"/>
      </w:divBdr>
    </w:div>
    <w:div w:id="724722020">
      <w:marLeft w:val="640"/>
      <w:marRight w:val="0"/>
      <w:marTop w:val="0"/>
      <w:marBottom w:val="0"/>
      <w:divBdr>
        <w:top w:val="none" w:sz="0" w:space="0" w:color="auto"/>
        <w:left w:val="none" w:sz="0" w:space="0" w:color="auto"/>
        <w:bottom w:val="none" w:sz="0" w:space="0" w:color="auto"/>
        <w:right w:val="none" w:sz="0" w:space="0" w:color="auto"/>
      </w:divBdr>
    </w:div>
    <w:div w:id="725226557">
      <w:marLeft w:val="640"/>
      <w:marRight w:val="0"/>
      <w:marTop w:val="0"/>
      <w:marBottom w:val="0"/>
      <w:divBdr>
        <w:top w:val="none" w:sz="0" w:space="0" w:color="auto"/>
        <w:left w:val="none" w:sz="0" w:space="0" w:color="auto"/>
        <w:bottom w:val="none" w:sz="0" w:space="0" w:color="auto"/>
        <w:right w:val="none" w:sz="0" w:space="0" w:color="auto"/>
      </w:divBdr>
    </w:div>
    <w:div w:id="725299543">
      <w:marLeft w:val="640"/>
      <w:marRight w:val="0"/>
      <w:marTop w:val="0"/>
      <w:marBottom w:val="0"/>
      <w:divBdr>
        <w:top w:val="none" w:sz="0" w:space="0" w:color="auto"/>
        <w:left w:val="none" w:sz="0" w:space="0" w:color="auto"/>
        <w:bottom w:val="none" w:sz="0" w:space="0" w:color="auto"/>
        <w:right w:val="none" w:sz="0" w:space="0" w:color="auto"/>
      </w:divBdr>
    </w:div>
    <w:div w:id="725299952">
      <w:marLeft w:val="640"/>
      <w:marRight w:val="0"/>
      <w:marTop w:val="0"/>
      <w:marBottom w:val="0"/>
      <w:divBdr>
        <w:top w:val="none" w:sz="0" w:space="0" w:color="auto"/>
        <w:left w:val="none" w:sz="0" w:space="0" w:color="auto"/>
        <w:bottom w:val="none" w:sz="0" w:space="0" w:color="auto"/>
        <w:right w:val="none" w:sz="0" w:space="0" w:color="auto"/>
      </w:divBdr>
    </w:div>
    <w:div w:id="725302189">
      <w:marLeft w:val="640"/>
      <w:marRight w:val="0"/>
      <w:marTop w:val="0"/>
      <w:marBottom w:val="0"/>
      <w:divBdr>
        <w:top w:val="none" w:sz="0" w:space="0" w:color="auto"/>
        <w:left w:val="none" w:sz="0" w:space="0" w:color="auto"/>
        <w:bottom w:val="none" w:sz="0" w:space="0" w:color="auto"/>
        <w:right w:val="none" w:sz="0" w:space="0" w:color="auto"/>
      </w:divBdr>
    </w:div>
    <w:div w:id="725371863">
      <w:marLeft w:val="640"/>
      <w:marRight w:val="0"/>
      <w:marTop w:val="0"/>
      <w:marBottom w:val="0"/>
      <w:divBdr>
        <w:top w:val="none" w:sz="0" w:space="0" w:color="auto"/>
        <w:left w:val="none" w:sz="0" w:space="0" w:color="auto"/>
        <w:bottom w:val="none" w:sz="0" w:space="0" w:color="auto"/>
        <w:right w:val="none" w:sz="0" w:space="0" w:color="auto"/>
      </w:divBdr>
    </w:div>
    <w:div w:id="725375784">
      <w:marLeft w:val="640"/>
      <w:marRight w:val="0"/>
      <w:marTop w:val="0"/>
      <w:marBottom w:val="0"/>
      <w:divBdr>
        <w:top w:val="none" w:sz="0" w:space="0" w:color="auto"/>
        <w:left w:val="none" w:sz="0" w:space="0" w:color="auto"/>
        <w:bottom w:val="none" w:sz="0" w:space="0" w:color="auto"/>
        <w:right w:val="none" w:sz="0" w:space="0" w:color="auto"/>
      </w:divBdr>
    </w:div>
    <w:div w:id="725376922">
      <w:marLeft w:val="640"/>
      <w:marRight w:val="0"/>
      <w:marTop w:val="0"/>
      <w:marBottom w:val="0"/>
      <w:divBdr>
        <w:top w:val="none" w:sz="0" w:space="0" w:color="auto"/>
        <w:left w:val="none" w:sz="0" w:space="0" w:color="auto"/>
        <w:bottom w:val="none" w:sz="0" w:space="0" w:color="auto"/>
        <w:right w:val="none" w:sz="0" w:space="0" w:color="auto"/>
      </w:divBdr>
    </w:div>
    <w:div w:id="725564084">
      <w:marLeft w:val="640"/>
      <w:marRight w:val="0"/>
      <w:marTop w:val="0"/>
      <w:marBottom w:val="0"/>
      <w:divBdr>
        <w:top w:val="none" w:sz="0" w:space="0" w:color="auto"/>
        <w:left w:val="none" w:sz="0" w:space="0" w:color="auto"/>
        <w:bottom w:val="none" w:sz="0" w:space="0" w:color="auto"/>
        <w:right w:val="none" w:sz="0" w:space="0" w:color="auto"/>
      </w:divBdr>
    </w:div>
    <w:div w:id="725685042">
      <w:marLeft w:val="640"/>
      <w:marRight w:val="0"/>
      <w:marTop w:val="0"/>
      <w:marBottom w:val="0"/>
      <w:divBdr>
        <w:top w:val="none" w:sz="0" w:space="0" w:color="auto"/>
        <w:left w:val="none" w:sz="0" w:space="0" w:color="auto"/>
        <w:bottom w:val="none" w:sz="0" w:space="0" w:color="auto"/>
        <w:right w:val="none" w:sz="0" w:space="0" w:color="auto"/>
      </w:divBdr>
    </w:div>
    <w:div w:id="725759825">
      <w:marLeft w:val="640"/>
      <w:marRight w:val="0"/>
      <w:marTop w:val="0"/>
      <w:marBottom w:val="0"/>
      <w:divBdr>
        <w:top w:val="none" w:sz="0" w:space="0" w:color="auto"/>
        <w:left w:val="none" w:sz="0" w:space="0" w:color="auto"/>
        <w:bottom w:val="none" w:sz="0" w:space="0" w:color="auto"/>
        <w:right w:val="none" w:sz="0" w:space="0" w:color="auto"/>
      </w:divBdr>
    </w:div>
    <w:div w:id="725832328">
      <w:marLeft w:val="640"/>
      <w:marRight w:val="0"/>
      <w:marTop w:val="0"/>
      <w:marBottom w:val="0"/>
      <w:divBdr>
        <w:top w:val="none" w:sz="0" w:space="0" w:color="auto"/>
        <w:left w:val="none" w:sz="0" w:space="0" w:color="auto"/>
        <w:bottom w:val="none" w:sz="0" w:space="0" w:color="auto"/>
        <w:right w:val="none" w:sz="0" w:space="0" w:color="auto"/>
      </w:divBdr>
    </w:div>
    <w:div w:id="725833313">
      <w:marLeft w:val="640"/>
      <w:marRight w:val="0"/>
      <w:marTop w:val="0"/>
      <w:marBottom w:val="0"/>
      <w:divBdr>
        <w:top w:val="none" w:sz="0" w:space="0" w:color="auto"/>
        <w:left w:val="none" w:sz="0" w:space="0" w:color="auto"/>
        <w:bottom w:val="none" w:sz="0" w:space="0" w:color="auto"/>
        <w:right w:val="none" w:sz="0" w:space="0" w:color="auto"/>
      </w:divBdr>
    </w:div>
    <w:div w:id="725834781">
      <w:marLeft w:val="640"/>
      <w:marRight w:val="0"/>
      <w:marTop w:val="0"/>
      <w:marBottom w:val="0"/>
      <w:divBdr>
        <w:top w:val="none" w:sz="0" w:space="0" w:color="auto"/>
        <w:left w:val="none" w:sz="0" w:space="0" w:color="auto"/>
        <w:bottom w:val="none" w:sz="0" w:space="0" w:color="auto"/>
        <w:right w:val="none" w:sz="0" w:space="0" w:color="auto"/>
      </w:divBdr>
    </w:div>
    <w:div w:id="725835389">
      <w:marLeft w:val="640"/>
      <w:marRight w:val="0"/>
      <w:marTop w:val="0"/>
      <w:marBottom w:val="0"/>
      <w:divBdr>
        <w:top w:val="none" w:sz="0" w:space="0" w:color="auto"/>
        <w:left w:val="none" w:sz="0" w:space="0" w:color="auto"/>
        <w:bottom w:val="none" w:sz="0" w:space="0" w:color="auto"/>
        <w:right w:val="none" w:sz="0" w:space="0" w:color="auto"/>
      </w:divBdr>
    </w:div>
    <w:div w:id="725838143">
      <w:marLeft w:val="480"/>
      <w:marRight w:val="0"/>
      <w:marTop w:val="0"/>
      <w:marBottom w:val="0"/>
      <w:divBdr>
        <w:top w:val="none" w:sz="0" w:space="0" w:color="auto"/>
        <w:left w:val="none" w:sz="0" w:space="0" w:color="auto"/>
        <w:bottom w:val="none" w:sz="0" w:space="0" w:color="auto"/>
        <w:right w:val="none" w:sz="0" w:space="0" w:color="auto"/>
      </w:divBdr>
    </w:div>
    <w:div w:id="725951527">
      <w:marLeft w:val="640"/>
      <w:marRight w:val="0"/>
      <w:marTop w:val="0"/>
      <w:marBottom w:val="0"/>
      <w:divBdr>
        <w:top w:val="none" w:sz="0" w:space="0" w:color="auto"/>
        <w:left w:val="none" w:sz="0" w:space="0" w:color="auto"/>
        <w:bottom w:val="none" w:sz="0" w:space="0" w:color="auto"/>
        <w:right w:val="none" w:sz="0" w:space="0" w:color="auto"/>
      </w:divBdr>
    </w:div>
    <w:div w:id="726033346">
      <w:marLeft w:val="640"/>
      <w:marRight w:val="0"/>
      <w:marTop w:val="0"/>
      <w:marBottom w:val="0"/>
      <w:divBdr>
        <w:top w:val="none" w:sz="0" w:space="0" w:color="auto"/>
        <w:left w:val="none" w:sz="0" w:space="0" w:color="auto"/>
        <w:bottom w:val="none" w:sz="0" w:space="0" w:color="auto"/>
        <w:right w:val="none" w:sz="0" w:space="0" w:color="auto"/>
      </w:divBdr>
    </w:div>
    <w:div w:id="726076571">
      <w:marLeft w:val="640"/>
      <w:marRight w:val="0"/>
      <w:marTop w:val="0"/>
      <w:marBottom w:val="0"/>
      <w:divBdr>
        <w:top w:val="none" w:sz="0" w:space="0" w:color="auto"/>
        <w:left w:val="none" w:sz="0" w:space="0" w:color="auto"/>
        <w:bottom w:val="none" w:sz="0" w:space="0" w:color="auto"/>
        <w:right w:val="none" w:sz="0" w:space="0" w:color="auto"/>
      </w:divBdr>
    </w:div>
    <w:div w:id="726150492">
      <w:marLeft w:val="640"/>
      <w:marRight w:val="0"/>
      <w:marTop w:val="0"/>
      <w:marBottom w:val="0"/>
      <w:divBdr>
        <w:top w:val="none" w:sz="0" w:space="0" w:color="auto"/>
        <w:left w:val="none" w:sz="0" w:space="0" w:color="auto"/>
        <w:bottom w:val="none" w:sz="0" w:space="0" w:color="auto"/>
        <w:right w:val="none" w:sz="0" w:space="0" w:color="auto"/>
      </w:divBdr>
    </w:div>
    <w:div w:id="726221390">
      <w:marLeft w:val="640"/>
      <w:marRight w:val="0"/>
      <w:marTop w:val="0"/>
      <w:marBottom w:val="0"/>
      <w:divBdr>
        <w:top w:val="none" w:sz="0" w:space="0" w:color="auto"/>
        <w:left w:val="none" w:sz="0" w:space="0" w:color="auto"/>
        <w:bottom w:val="none" w:sz="0" w:space="0" w:color="auto"/>
        <w:right w:val="none" w:sz="0" w:space="0" w:color="auto"/>
      </w:divBdr>
    </w:div>
    <w:div w:id="726297485">
      <w:marLeft w:val="640"/>
      <w:marRight w:val="0"/>
      <w:marTop w:val="0"/>
      <w:marBottom w:val="0"/>
      <w:divBdr>
        <w:top w:val="none" w:sz="0" w:space="0" w:color="auto"/>
        <w:left w:val="none" w:sz="0" w:space="0" w:color="auto"/>
        <w:bottom w:val="none" w:sz="0" w:space="0" w:color="auto"/>
        <w:right w:val="none" w:sz="0" w:space="0" w:color="auto"/>
      </w:divBdr>
    </w:div>
    <w:div w:id="726343525">
      <w:marLeft w:val="640"/>
      <w:marRight w:val="0"/>
      <w:marTop w:val="0"/>
      <w:marBottom w:val="0"/>
      <w:divBdr>
        <w:top w:val="none" w:sz="0" w:space="0" w:color="auto"/>
        <w:left w:val="none" w:sz="0" w:space="0" w:color="auto"/>
        <w:bottom w:val="none" w:sz="0" w:space="0" w:color="auto"/>
        <w:right w:val="none" w:sz="0" w:space="0" w:color="auto"/>
      </w:divBdr>
    </w:div>
    <w:div w:id="726345255">
      <w:marLeft w:val="640"/>
      <w:marRight w:val="0"/>
      <w:marTop w:val="0"/>
      <w:marBottom w:val="0"/>
      <w:divBdr>
        <w:top w:val="none" w:sz="0" w:space="0" w:color="auto"/>
        <w:left w:val="none" w:sz="0" w:space="0" w:color="auto"/>
        <w:bottom w:val="none" w:sz="0" w:space="0" w:color="auto"/>
        <w:right w:val="none" w:sz="0" w:space="0" w:color="auto"/>
      </w:divBdr>
    </w:div>
    <w:div w:id="726419190">
      <w:marLeft w:val="640"/>
      <w:marRight w:val="0"/>
      <w:marTop w:val="0"/>
      <w:marBottom w:val="0"/>
      <w:divBdr>
        <w:top w:val="none" w:sz="0" w:space="0" w:color="auto"/>
        <w:left w:val="none" w:sz="0" w:space="0" w:color="auto"/>
        <w:bottom w:val="none" w:sz="0" w:space="0" w:color="auto"/>
        <w:right w:val="none" w:sz="0" w:space="0" w:color="auto"/>
      </w:divBdr>
    </w:div>
    <w:div w:id="726535863">
      <w:marLeft w:val="640"/>
      <w:marRight w:val="0"/>
      <w:marTop w:val="0"/>
      <w:marBottom w:val="0"/>
      <w:divBdr>
        <w:top w:val="none" w:sz="0" w:space="0" w:color="auto"/>
        <w:left w:val="none" w:sz="0" w:space="0" w:color="auto"/>
        <w:bottom w:val="none" w:sz="0" w:space="0" w:color="auto"/>
        <w:right w:val="none" w:sz="0" w:space="0" w:color="auto"/>
      </w:divBdr>
    </w:div>
    <w:div w:id="726614154">
      <w:marLeft w:val="640"/>
      <w:marRight w:val="0"/>
      <w:marTop w:val="0"/>
      <w:marBottom w:val="0"/>
      <w:divBdr>
        <w:top w:val="none" w:sz="0" w:space="0" w:color="auto"/>
        <w:left w:val="none" w:sz="0" w:space="0" w:color="auto"/>
        <w:bottom w:val="none" w:sz="0" w:space="0" w:color="auto"/>
        <w:right w:val="none" w:sz="0" w:space="0" w:color="auto"/>
      </w:divBdr>
    </w:div>
    <w:div w:id="726687212">
      <w:marLeft w:val="640"/>
      <w:marRight w:val="0"/>
      <w:marTop w:val="0"/>
      <w:marBottom w:val="0"/>
      <w:divBdr>
        <w:top w:val="none" w:sz="0" w:space="0" w:color="auto"/>
        <w:left w:val="none" w:sz="0" w:space="0" w:color="auto"/>
        <w:bottom w:val="none" w:sz="0" w:space="0" w:color="auto"/>
        <w:right w:val="none" w:sz="0" w:space="0" w:color="auto"/>
      </w:divBdr>
    </w:div>
    <w:div w:id="726689351">
      <w:marLeft w:val="640"/>
      <w:marRight w:val="0"/>
      <w:marTop w:val="0"/>
      <w:marBottom w:val="0"/>
      <w:divBdr>
        <w:top w:val="none" w:sz="0" w:space="0" w:color="auto"/>
        <w:left w:val="none" w:sz="0" w:space="0" w:color="auto"/>
        <w:bottom w:val="none" w:sz="0" w:space="0" w:color="auto"/>
        <w:right w:val="none" w:sz="0" w:space="0" w:color="auto"/>
      </w:divBdr>
    </w:div>
    <w:div w:id="726804133">
      <w:marLeft w:val="640"/>
      <w:marRight w:val="0"/>
      <w:marTop w:val="0"/>
      <w:marBottom w:val="0"/>
      <w:divBdr>
        <w:top w:val="none" w:sz="0" w:space="0" w:color="auto"/>
        <w:left w:val="none" w:sz="0" w:space="0" w:color="auto"/>
        <w:bottom w:val="none" w:sz="0" w:space="0" w:color="auto"/>
        <w:right w:val="none" w:sz="0" w:space="0" w:color="auto"/>
      </w:divBdr>
    </w:div>
    <w:div w:id="726807718">
      <w:marLeft w:val="640"/>
      <w:marRight w:val="0"/>
      <w:marTop w:val="0"/>
      <w:marBottom w:val="0"/>
      <w:divBdr>
        <w:top w:val="none" w:sz="0" w:space="0" w:color="auto"/>
        <w:left w:val="none" w:sz="0" w:space="0" w:color="auto"/>
        <w:bottom w:val="none" w:sz="0" w:space="0" w:color="auto"/>
        <w:right w:val="none" w:sz="0" w:space="0" w:color="auto"/>
      </w:divBdr>
    </w:div>
    <w:div w:id="726875370">
      <w:marLeft w:val="640"/>
      <w:marRight w:val="0"/>
      <w:marTop w:val="0"/>
      <w:marBottom w:val="0"/>
      <w:divBdr>
        <w:top w:val="none" w:sz="0" w:space="0" w:color="auto"/>
        <w:left w:val="none" w:sz="0" w:space="0" w:color="auto"/>
        <w:bottom w:val="none" w:sz="0" w:space="0" w:color="auto"/>
        <w:right w:val="none" w:sz="0" w:space="0" w:color="auto"/>
      </w:divBdr>
    </w:div>
    <w:div w:id="726875831">
      <w:marLeft w:val="640"/>
      <w:marRight w:val="0"/>
      <w:marTop w:val="0"/>
      <w:marBottom w:val="0"/>
      <w:divBdr>
        <w:top w:val="none" w:sz="0" w:space="0" w:color="auto"/>
        <w:left w:val="none" w:sz="0" w:space="0" w:color="auto"/>
        <w:bottom w:val="none" w:sz="0" w:space="0" w:color="auto"/>
        <w:right w:val="none" w:sz="0" w:space="0" w:color="auto"/>
      </w:divBdr>
    </w:div>
    <w:div w:id="726994888">
      <w:marLeft w:val="640"/>
      <w:marRight w:val="0"/>
      <w:marTop w:val="0"/>
      <w:marBottom w:val="0"/>
      <w:divBdr>
        <w:top w:val="none" w:sz="0" w:space="0" w:color="auto"/>
        <w:left w:val="none" w:sz="0" w:space="0" w:color="auto"/>
        <w:bottom w:val="none" w:sz="0" w:space="0" w:color="auto"/>
        <w:right w:val="none" w:sz="0" w:space="0" w:color="auto"/>
      </w:divBdr>
    </w:div>
    <w:div w:id="726996095">
      <w:marLeft w:val="640"/>
      <w:marRight w:val="0"/>
      <w:marTop w:val="0"/>
      <w:marBottom w:val="0"/>
      <w:divBdr>
        <w:top w:val="none" w:sz="0" w:space="0" w:color="auto"/>
        <w:left w:val="none" w:sz="0" w:space="0" w:color="auto"/>
        <w:bottom w:val="none" w:sz="0" w:space="0" w:color="auto"/>
        <w:right w:val="none" w:sz="0" w:space="0" w:color="auto"/>
      </w:divBdr>
    </w:div>
    <w:div w:id="727068020">
      <w:marLeft w:val="640"/>
      <w:marRight w:val="0"/>
      <w:marTop w:val="0"/>
      <w:marBottom w:val="0"/>
      <w:divBdr>
        <w:top w:val="none" w:sz="0" w:space="0" w:color="auto"/>
        <w:left w:val="none" w:sz="0" w:space="0" w:color="auto"/>
        <w:bottom w:val="none" w:sz="0" w:space="0" w:color="auto"/>
        <w:right w:val="none" w:sz="0" w:space="0" w:color="auto"/>
      </w:divBdr>
    </w:div>
    <w:div w:id="727069095">
      <w:marLeft w:val="640"/>
      <w:marRight w:val="0"/>
      <w:marTop w:val="0"/>
      <w:marBottom w:val="0"/>
      <w:divBdr>
        <w:top w:val="none" w:sz="0" w:space="0" w:color="auto"/>
        <w:left w:val="none" w:sz="0" w:space="0" w:color="auto"/>
        <w:bottom w:val="none" w:sz="0" w:space="0" w:color="auto"/>
        <w:right w:val="none" w:sz="0" w:space="0" w:color="auto"/>
      </w:divBdr>
    </w:div>
    <w:div w:id="727146658">
      <w:marLeft w:val="640"/>
      <w:marRight w:val="0"/>
      <w:marTop w:val="0"/>
      <w:marBottom w:val="0"/>
      <w:divBdr>
        <w:top w:val="none" w:sz="0" w:space="0" w:color="auto"/>
        <w:left w:val="none" w:sz="0" w:space="0" w:color="auto"/>
        <w:bottom w:val="none" w:sz="0" w:space="0" w:color="auto"/>
        <w:right w:val="none" w:sz="0" w:space="0" w:color="auto"/>
      </w:divBdr>
    </w:div>
    <w:div w:id="727148643">
      <w:marLeft w:val="640"/>
      <w:marRight w:val="0"/>
      <w:marTop w:val="0"/>
      <w:marBottom w:val="0"/>
      <w:divBdr>
        <w:top w:val="none" w:sz="0" w:space="0" w:color="auto"/>
        <w:left w:val="none" w:sz="0" w:space="0" w:color="auto"/>
        <w:bottom w:val="none" w:sz="0" w:space="0" w:color="auto"/>
        <w:right w:val="none" w:sz="0" w:space="0" w:color="auto"/>
      </w:divBdr>
    </w:div>
    <w:div w:id="727148846">
      <w:marLeft w:val="640"/>
      <w:marRight w:val="0"/>
      <w:marTop w:val="0"/>
      <w:marBottom w:val="0"/>
      <w:divBdr>
        <w:top w:val="none" w:sz="0" w:space="0" w:color="auto"/>
        <w:left w:val="none" w:sz="0" w:space="0" w:color="auto"/>
        <w:bottom w:val="none" w:sz="0" w:space="0" w:color="auto"/>
        <w:right w:val="none" w:sz="0" w:space="0" w:color="auto"/>
      </w:divBdr>
    </w:div>
    <w:div w:id="727149036">
      <w:marLeft w:val="640"/>
      <w:marRight w:val="0"/>
      <w:marTop w:val="0"/>
      <w:marBottom w:val="0"/>
      <w:divBdr>
        <w:top w:val="none" w:sz="0" w:space="0" w:color="auto"/>
        <w:left w:val="none" w:sz="0" w:space="0" w:color="auto"/>
        <w:bottom w:val="none" w:sz="0" w:space="0" w:color="auto"/>
        <w:right w:val="none" w:sz="0" w:space="0" w:color="auto"/>
      </w:divBdr>
    </w:div>
    <w:div w:id="727189550">
      <w:marLeft w:val="640"/>
      <w:marRight w:val="0"/>
      <w:marTop w:val="0"/>
      <w:marBottom w:val="0"/>
      <w:divBdr>
        <w:top w:val="none" w:sz="0" w:space="0" w:color="auto"/>
        <w:left w:val="none" w:sz="0" w:space="0" w:color="auto"/>
        <w:bottom w:val="none" w:sz="0" w:space="0" w:color="auto"/>
        <w:right w:val="none" w:sz="0" w:space="0" w:color="auto"/>
      </w:divBdr>
    </w:div>
    <w:div w:id="727191552">
      <w:marLeft w:val="640"/>
      <w:marRight w:val="0"/>
      <w:marTop w:val="0"/>
      <w:marBottom w:val="0"/>
      <w:divBdr>
        <w:top w:val="none" w:sz="0" w:space="0" w:color="auto"/>
        <w:left w:val="none" w:sz="0" w:space="0" w:color="auto"/>
        <w:bottom w:val="none" w:sz="0" w:space="0" w:color="auto"/>
        <w:right w:val="none" w:sz="0" w:space="0" w:color="auto"/>
      </w:divBdr>
    </w:div>
    <w:div w:id="727192915">
      <w:marLeft w:val="640"/>
      <w:marRight w:val="0"/>
      <w:marTop w:val="0"/>
      <w:marBottom w:val="0"/>
      <w:divBdr>
        <w:top w:val="none" w:sz="0" w:space="0" w:color="auto"/>
        <w:left w:val="none" w:sz="0" w:space="0" w:color="auto"/>
        <w:bottom w:val="none" w:sz="0" w:space="0" w:color="auto"/>
        <w:right w:val="none" w:sz="0" w:space="0" w:color="auto"/>
      </w:divBdr>
    </w:div>
    <w:div w:id="727262882">
      <w:marLeft w:val="640"/>
      <w:marRight w:val="0"/>
      <w:marTop w:val="0"/>
      <w:marBottom w:val="0"/>
      <w:divBdr>
        <w:top w:val="none" w:sz="0" w:space="0" w:color="auto"/>
        <w:left w:val="none" w:sz="0" w:space="0" w:color="auto"/>
        <w:bottom w:val="none" w:sz="0" w:space="0" w:color="auto"/>
        <w:right w:val="none" w:sz="0" w:space="0" w:color="auto"/>
      </w:divBdr>
    </w:div>
    <w:div w:id="727336315">
      <w:marLeft w:val="640"/>
      <w:marRight w:val="0"/>
      <w:marTop w:val="0"/>
      <w:marBottom w:val="0"/>
      <w:divBdr>
        <w:top w:val="none" w:sz="0" w:space="0" w:color="auto"/>
        <w:left w:val="none" w:sz="0" w:space="0" w:color="auto"/>
        <w:bottom w:val="none" w:sz="0" w:space="0" w:color="auto"/>
        <w:right w:val="none" w:sz="0" w:space="0" w:color="auto"/>
      </w:divBdr>
    </w:div>
    <w:div w:id="727456113">
      <w:marLeft w:val="640"/>
      <w:marRight w:val="0"/>
      <w:marTop w:val="0"/>
      <w:marBottom w:val="0"/>
      <w:divBdr>
        <w:top w:val="none" w:sz="0" w:space="0" w:color="auto"/>
        <w:left w:val="none" w:sz="0" w:space="0" w:color="auto"/>
        <w:bottom w:val="none" w:sz="0" w:space="0" w:color="auto"/>
        <w:right w:val="none" w:sz="0" w:space="0" w:color="auto"/>
      </w:divBdr>
    </w:div>
    <w:div w:id="727457808">
      <w:marLeft w:val="640"/>
      <w:marRight w:val="0"/>
      <w:marTop w:val="0"/>
      <w:marBottom w:val="0"/>
      <w:divBdr>
        <w:top w:val="none" w:sz="0" w:space="0" w:color="auto"/>
        <w:left w:val="none" w:sz="0" w:space="0" w:color="auto"/>
        <w:bottom w:val="none" w:sz="0" w:space="0" w:color="auto"/>
        <w:right w:val="none" w:sz="0" w:space="0" w:color="auto"/>
      </w:divBdr>
    </w:div>
    <w:div w:id="727533271">
      <w:marLeft w:val="640"/>
      <w:marRight w:val="0"/>
      <w:marTop w:val="0"/>
      <w:marBottom w:val="0"/>
      <w:divBdr>
        <w:top w:val="none" w:sz="0" w:space="0" w:color="auto"/>
        <w:left w:val="none" w:sz="0" w:space="0" w:color="auto"/>
        <w:bottom w:val="none" w:sz="0" w:space="0" w:color="auto"/>
        <w:right w:val="none" w:sz="0" w:space="0" w:color="auto"/>
      </w:divBdr>
    </w:div>
    <w:div w:id="727538733">
      <w:marLeft w:val="640"/>
      <w:marRight w:val="0"/>
      <w:marTop w:val="0"/>
      <w:marBottom w:val="0"/>
      <w:divBdr>
        <w:top w:val="none" w:sz="0" w:space="0" w:color="auto"/>
        <w:left w:val="none" w:sz="0" w:space="0" w:color="auto"/>
        <w:bottom w:val="none" w:sz="0" w:space="0" w:color="auto"/>
        <w:right w:val="none" w:sz="0" w:space="0" w:color="auto"/>
      </w:divBdr>
    </w:div>
    <w:div w:id="727606462">
      <w:marLeft w:val="640"/>
      <w:marRight w:val="0"/>
      <w:marTop w:val="0"/>
      <w:marBottom w:val="0"/>
      <w:divBdr>
        <w:top w:val="none" w:sz="0" w:space="0" w:color="auto"/>
        <w:left w:val="none" w:sz="0" w:space="0" w:color="auto"/>
        <w:bottom w:val="none" w:sz="0" w:space="0" w:color="auto"/>
        <w:right w:val="none" w:sz="0" w:space="0" w:color="auto"/>
      </w:divBdr>
    </w:div>
    <w:div w:id="727609686">
      <w:marLeft w:val="640"/>
      <w:marRight w:val="0"/>
      <w:marTop w:val="0"/>
      <w:marBottom w:val="0"/>
      <w:divBdr>
        <w:top w:val="none" w:sz="0" w:space="0" w:color="auto"/>
        <w:left w:val="none" w:sz="0" w:space="0" w:color="auto"/>
        <w:bottom w:val="none" w:sz="0" w:space="0" w:color="auto"/>
        <w:right w:val="none" w:sz="0" w:space="0" w:color="auto"/>
      </w:divBdr>
    </w:div>
    <w:div w:id="727647735">
      <w:marLeft w:val="640"/>
      <w:marRight w:val="0"/>
      <w:marTop w:val="0"/>
      <w:marBottom w:val="0"/>
      <w:divBdr>
        <w:top w:val="none" w:sz="0" w:space="0" w:color="auto"/>
        <w:left w:val="none" w:sz="0" w:space="0" w:color="auto"/>
        <w:bottom w:val="none" w:sz="0" w:space="0" w:color="auto"/>
        <w:right w:val="none" w:sz="0" w:space="0" w:color="auto"/>
      </w:divBdr>
    </w:div>
    <w:div w:id="727722557">
      <w:marLeft w:val="640"/>
      <w:marRight w:val="0"/>
      <w:marTop w:val="0"/>
      <w:marBottom w:val="0"/>
      <w:divBdr>
        <w:top w:val="none" w:sz="0" w:space="0" w:color="auto"/>
        <w:left w:val="none" w:sz="0" w:space="0" w:color="auto"/>
        <w:bottom w:val="none" w:sz="0" w:space="0" w:color="auto"/>
        <w:right w:val="none" w:sz="0" w:space="0" w:color="auto"/>
      </w:divBdr>
    </w:div>
    <w:div w:id="727725851">
      <w:marLeft w:val="640"/>
      <w:marRight w:val="0"/>
      <w:marTop w:val="0"/>
      <w:marBottom w:val="0"/>
      <w:divBdr>
        <w:top w:val="none" w:sz="0" w:space="0" w:color="auto"/>
        <w:left w:val="none" w:sz="0" w:space="0" w:color="auto"/>
        <w:bottom w:val="none" w:sz="0" w:space="0" w:color="auto"/>
        <w:right w:val="none" w:sz="0" w:space="0" w:color="auto"/>
      </w:divBdr>
    </w:div>
    <w:div w:id="727730624">
      <w:marLeft w:val="640"/>
      <w:marRight w:val="0"/>
      <w:marTop w:val="0"/>
      <w:marBottom w:val="0"/>
      <w:divBdr>
        <w:top w:val="none" w:sz="0" w:space="0" w:color="auto"/>
        <w:left w:val="none" w:sz="0" w:space="0" w:color="auto"/>
        <w:bottom w:val="none" w:sz="0" w:space="0" w:color="auto"/>
        <w:right w:val="none" w:sz="0" w:space="0" w:color="auto"/>
      </w:divBdr>
    </w:div>
    <w:div w:id="727801325">
      <w:marLeft w:val="640"/>
      <w:marRight w:val="0"/>
      <w:marTop w:val="0"/>
      <w:marBottom w:val="0"/>
      <w:divBdr>
        <w:top w:val="none" w:sz="0" w:space="0" w:color="auto"/>
        <w:left w:val="none" w:sz="0" w:space="0" w:color="auto"/>
        <w:bottom w:val="none" w:sz="0" w:space="0" w:color="auto"/>
        <w:right w:val="none" w:sz="0" w:space="0" w:color="auto"/>
      </w:divBdr>
    </w:div>
    <w:div w:id="727846162">
      <w:marLeft w:val="640"/>
      <w:marRight w:val="0"/>
      <w:marTop w:val="0"/>
      <w:marBottom w:val="0"/>
      <w:divBdr>
        <w:top w:val="none" w:sz="0" w:space="0" w:color="auto"/>
        <w:left w:val="none" w:sz="0" w:space="0" w:color="auto"/>
        <w:bottom w:val="none" w:sz="0" w:space="0" w:color="auto"/>
        <w:right w:val="none" w:sz="0" w:space="0" w:color="auto"/>
      </w:divBdr>
    </w:div>
    <w:div w:id="727875457">
      <w:marLeft w:val="640"/>
      <w:marRight w:val="0"/>
      <w:marTop w:val="0"/>
      <w:marBottom w:val="0"/>
      <w:divBdr>
        <w:top w:val="none" w:sz="0" w:space="0" w:color="auto"/>
        <w:left w:val="none" w:sz="0" w:space="0" w:color="auto"/>
        <w:bottom w:val="none" w:sz="0" w:space="0" w:color="auto"/>
        <w:right w:val="none" w:sz="0" w:space="0" w:color="auto"/>
      </w:divBdr>
    </w:div>
    <w:div w:id="727918971">
      <w:marLeft w:val="640"/>
      <w:marRight w:val="0"/>
      <w:marTop w:val="0"/>
      <w:marBottom w:val="0"/>
      <w:divBdr>
        <w:top w:val="none" w:sz="0" w:space="0" w:color="auto"/>
        <w:left w:val="none" w:sz="0" w:space="0" w:color="auto"/>
        <w:bottom w:val="none" w:sz="0" w:space="0" w:color="auto"/>
        <w:right w:val="none" w:sz="0" w:space="0" w:color="auto"/>
      </w:divBdr>
    </w:div>
    <w:div w:id="727923631">
      <w:marLeft w:val="640"/>
      <w:marRight w:val="0"/>
      <w:marTop w:val="0"/>
      <w:marBottom w:val="0"/>
      <w:divBdr>
        <w:top w:val="none" w:sz="0" w:space="0" w:color="auto"/>
        <w:left w:val="none" w:sz="0" w:space="0" w:color="auto"/>
        <w:bottom w:val="none" w:sz="0" w:space="0" w:color="auto"/>
        <w:right w:val="none" w:sz="0" w:space="0" w:color="auto"/>
      </w:divBdr>
    </w:div>
    <w:div w:id="727999487">
      <w:marLeft w:val="640"/>
      <w:marRight w:val="0"/>
      <w:marTop w:val="0"/>
      <w:marBottom w:val="0"/>
      <w:divBdr>
        <w:top w:val="none" w:sz="0" w:space="0" w:color="auto"/>
        <w:left w:val="none" w:sz="0" w:space="0" w:color="auto"/>
        <w:bottom w:val="none" w:sz="0" w:space="0" w:color="auto"/>
        <w:right w:val="none" w:sz="0" w:space="0" w:color="auto"/>
      </w:divBdr>
    </w:div>
    <w:div w:id="728067009">
      <w:marLeft w:val="640"/>
      <w:marRight w:val="0"/>
      <w:marTop w:val="0"/>
      <w:marBottom w:val="0"/>
      <w:divBdr>
        <w:top w:val="none" w:sz="0" w:space="0" w:color="auto"/>
        <w:left w:val="none" w:sz="0" w:space="0" w:color="auto"/>
        <w:bottom w:val="none" w:sz="0" w:space="0" w:color="auto"/>
        <w:right w:val="none" w:sz="0" w:space="0" w:color="auto"/>
      </w:divBdr>
    </w:div>
    <w:div w:id="728068317">
      <w:marLeft w:val="640"/>
      <w:marRight w:val="0"/>
      <w:marTop w:val="0"/>
      <w:marBottom w:val="0"/>
      <w:divBdr>
        <w:top w:val="none" w:sz="0" w:space="0" w:color="auto"/>
        <w:left w:val="none" w:sz="0" w:space="0" w:color="auto"/>
        <w:bottom w:val="none" w:sz="0" w:space="0" w:color="auto"/>
        <w:right w:val="none" w:sz="0" w:space="0" w:color="auto"/>
      </w:divBdr>
    </w:div>
    <w:div w:id="728267353">
      <w:marLeft w:val="640"/>
      <w:marRight w:val="0"/>
      <w:marTop w:val="0"/>
      <w:marBottom w:val="0"/>
      <w:divBdr>
        <w:top w:val="none" w:sz="0" w:space="0" w:color="auto"/>
        <w:left w:val="none" w:sz="0" w:space="0" w:color="auto"/>
        <w:bottom w:val="none" w:sz="0" w:space="0" w:color="auto"/>
        <w:right w:val="none" w:sz="0" w:space="0" w:color="auto"/>
      </w:divBdr>
    </w:div>
    <w:div w:id="728306999">
      <w:marLeft w:val="640"/>
      <w:marRight w:val="0"/>
      <w:marTop w:val="0"/>
      <w:marBottom w:val="0"/>
      <w:divBdr>
        <w:top w:val="none" w:sz="0" w:space="0" w:color="auto"/>
        <w:left w:val="none" w:sz="0" w:space="0" w:color="auto"/>
        <w:bottom w:val="none" w:sz="0" w:space="0" w:color="auto"/>
        <w:right w:val="none" w:sz="0" w:space="0" w:color="auto"/>
      </w:divBdr>
    </w:div>
    <w:div w:id="728384578">
      <w:marLeft w:val="640"/>
      <w:marRight w:val="0"/>
      <w:marTop w:val="0"/>
      <w:marBottom w:val="0"/>
      <w:divBdr>
        <w:top w:val="none" w:sz="0" w:space="0" w:color="auto"/>
        <w:left w:val="none" w:sz="0" w:space="0" w:color="auto"/>
        <w:bottom w:val="none" w:sz="0" w:space="0" w:color="auto"/>
        <w:right w:val="none" w:sz="0" w:space="0" w:color="auto"/>
      </w:divBdr>
    </w:div>
    <w:div w:id="728459877">
      <w:marLeft w:val="640"/>
      <w:marRight w:val="0"/>
      <w:marTop w:val="0"/>
      <w:marBottom w:val="0"/>
      <w:divBdr>
        <w:top w:val="none" w:sz="0" w:space="0" w:color="auto"/>
        <w:left w:val="none" w:sz="0" w:space="0" w:color="auto"/>
        <w:bottom w:val="none" w:sz="0" w:space="0" w:color="auto"/>
        <w:right w:val="none" w:sz="0" w:space="0" w:color="auto"/>
      </w:divBdr>
    </w:div>
    <w:div w:id="728502057">
      <w:marLeft w:val="640"/>
      <w:marRight w:val="0"/>
      <w:marTop w:val="0"/>
      <w:marBottom w:val="0"/>
      <w:divBdr>
        <w:top w:val="none" w:sz="0" w:space="0" w:color="auto"/>
        <w:left w:val="none" w:sz="0" w:space="0" w:color="auto"/>
        <w:bottom w:val="none" w:sz="0" w:space="0" w:color="auto"/>
        <w:right w:val="none" w:sz="0" w:space="0" w:color="auto"/>
      </w:divBdr>
    </w:div>
    <w:div w:id="728768667">
      <w:marLeft w:val="640"/>
      <w:marRight w:val="0"/>
      <w:marTop w:val="0"/>
      <w:marBottom w:val="0"/>
      <w:divBdr>
        <w:top w:val="none" w:sz="0" w:space="0" w:color="auto"/>
        <w:left w:val="none" w:sz="0" w:space="0" w:color="auto"/>
        <w:bottom w:val="none" w:sz="0" w:space="0" w:color="auto"/>
        <w:right w:val="none" w:sz="0" w:space="0" w:color="auto"/>
      </w:divBdr>
    </w:div>
    <w:div w:id="728845594">
      <w:marLeft w:val="640"/>
      <w:marRight w:val="0"/>
      <w:marTop w:val="0"/>
      <w:marBottom w:val="0"/>
      <w:divBdr>
        <w:top w:val="none" w:sz="0" w:space="0" w:color="auto"/>
        <w:left w:val="none" w:sz="0" w:space="0" w:color="auto"/>
        <w:bottom w:val="none" w:sz="0" w:space="0" w:color="auto"/>
        <w:right w:val="none" w:sz="0" w:space="0" w:color="auto"/>
      </w:divBdr>
    </w:div>
    <w:div w:id="728918902">
      <w:marLeft w:val="640"/>
      <w:marRight w:val="0"/>
      <w:marTop w:val="0"/>
      <w:marBottom w:val="0"/>
      <w:divBdr>
        <w:top w:val="none" w:sz="0" w:space="0" w:color="auto"/>
        <w:left w:val="none" w:sz="0" w:space="0" w:color="auto"/>
        <w:bottom w:val="none" w:sz="0" w:space="0" w:color="auto"/>
        <w:right w:val="none" w:sz="0" w:space="0" w:color="auto"/>
      </w:divBdr>
    </w:div>
    <w:div w:id="728919826">
      <w:marLeft w:val="640"/>
      <w:marRight w:val="0"/>
      <w:marTop w:val="0"/>
      <w:marBottom w:val="0"/>
      <w:divBdr>
        <w:top w:val="none" w:sz="0" w:space="0" w:color="auto"/>
        <w:left w:val="none" w:sz="0" w:space="0" w:color="auto"/>
        <w:bottom w:val="none" w:sz="0" w:space="0" w:color="auto"/>
        <w:right w:val="none" w:sz="0" w:space="0" w:color="auto"/>
      </w:divBdr>
    </w:div>
    <w:div w:id="728923437">
      <w:marLeft w:val="640"/>
      <w:marRight w:val="0"/>
      <w:marTop w:val="0"/>
      <w:marBottom w:val="0"/>
      <w:divBdr>
        <w:top w:val="none" w:sz="0" w:space="0" w:color="auto"/>
        <w:left w:val="none" w:sz="0" w:space="0" w:color="auto"/>
        <w:bottom w:val="none" w:sz="0" w:space="0" w:color="auto"/>
        <w:right w:val="none" w:sz="0" w:space="0" w:color="auto"/>
      </w:divBdr>
    </w:div>
    <w:div w:id="729040762">
      <w:marLeft w:val="640"/>
      <w:marRight w:val="0"/>
      <w:marTop w:val="0"/>
      <w:marBottom w:val="0"/>
      <w:divBdr>
        <w:top w:val="none" w:sz="0" w:space="0" w:color="auto"/>
        <w:left w:val="none" w:sz="0" w:space="0" w:color="auto"/>
        <w:bottom w:val="none" w:sz="0" w:space="0" w:color="auto"/>
        <w:right w:val="none" w:sz="0" w:space="0" w:color="auto"/>
      </w:divBdr>
    </w:div>
    <w:div w:id="729116690">
      <w:marLeft w:val="640"/>
      <w:marRight w:val="0"/>
      <w:marTop w:val="0"/>
      <w:marBottom w:val="0"/>
      <w:divBdr>
        <w:top w:val="none" w:sz="0" w:space="0" w:color="auto"/>
        <w:left w:val="none" w:sz="0" w:space="0" w:color="auto"/>
        <w:bottom w:val="none" w:sz="0" w:space="0" w:color="auto"/>
        <w:right w:val="none" w:sz="0" w:space="0" w:color="auto"/>
      </w:divBdr>
    </w:div>
    <w:div w:id="729185185">
      <w:marLeft w:val="640"/>
      <w:marRight w:val="0"/>
      <w:marTop w:val="0"/>
      <w:marBottom w:val="0"/>
      <w:divBdr>
        <w:top w:val="none" w:sz="0" w:space="0" w:color="auto"/>
        <w:left w:val="none" w:sz="0" w:space="0" w:color="auto"/>
        <w:bottom w:val="none" w:sz="0" w:space="0" w:color="auto"/>
        <w:right w:val="none" w:sz="0" w:space="0" w:color="auto"/>
      </w:divBdr>
    </w:div>
    <w:div w:id="729302738">
      <w:marLeft w:val="640"/>
      <w:marRight w:val="0"/>
      <w:marTop w:val="0"/>
      <w:marBottom w:val="0"/>
      <w:divBdr>
        <w:top w:val="none" w:sz="0" w:space="0" w:color="auto"/>
        <w:left w:val="none" w:sz="0" w:space="0" w:color="auto"/>
        <w:bottom w:val="none" w:sz="0" w:space="0" w:color="auto"/>
        <w:right w:val="none" w:sz="0" w:space="0" w:color="auto"/>
      </w:divBdr>
    </w:div>
    <w:div w:id="729379642">
      <w:marLeft w:val="640"/>
      <w:marRight w:val="0"/>
      <w:marTop w:val="0"/>
      <w:marBottom w:val="0"/>
      <w:divBdr>
        <w:top w:val="none" w:sz="0" w:space="0" w:color="auto"/>
        <w:left w:val="none" w:sz="0" w:space="0" w:color="auto"/>
        <w:bottom w:val="none" w:sz="0" w:space="0" w:color="auto"/>
        <w:right w:val="none" w:sz="0" w:space="0" w:color="auto"/>
      </w:divBdr>
    </w:div>
    <w:div w:id="729499560">
      <w:marLeft w:val="640"/>
      <w:marRight w:val="0"/>
      <w:marTop w:val="0"/>
      <w:marBottom w:val="0"/>
      <w:divBdr>
        <w:top w:val="none" w:sz="0" w:space="0" w:color="auto"/>
        <w:left w:val="none" w:sz="0" w:space="0" w:color="auto"/>
        <w:bottom w:val="none" w:sz="0" w:space="0" w:color="auto"/>
        <w:right w:val="none" w:sz="0" w:space="0" w:color="auto"/>
      </w:divBdr>
    </w:div>
    <w:div w:id="729617536">
      <w:marLeft w:val="640"/>
      <w:marRight w:val="0"/>
      <w:marTop w:val="0"/>
      <w:marBottom w:val="0"/>
      <w:divBdr>
        <w:top w:val="none" w:sz="0" w:space="0" w:color="auto"/>
        <w:left w:val="none" w:sz="0" w:space="0" w:color="auto"/>
        <w:bottom w:val="none" w:sz="0" w:space="0" w:color="auto"/>
        <w:right w:val="none" w:sz="0" w:space="0" w:color="auto"/>
      </w:divBdr>
    </w:div>
    <w:div w:id="729697622">
      <w:marLeft w:val="640"/>
      <w:marRight w:val="0"/>
      <w:marTop w:val="0"/>
      <w:marBottom w:val="0"/>
      <w:divBdr>
        <w:top w:val="none" w:sz="0" w:space="0" w:color="auto"/>
        <w:left w:val="none" w:sz="0" w:space="0" w:color="auto"/>
        <w:bottom w:val="none" w:sz="0" w:space="0" w:color="auto"/>
        <w:right w:val="none" w:sz="0" w:space="0" w:color="auto"/>
      </w:divBdr>
    </w:div>
    <w:div w:id="729766414">
      <w:marLeft w:val="640"/>
      <w:marRight w:val="0"/>
      <w:marTop w:val="0"/>
      <w:marBottom w:val="0"/>
      <w:divBdr>
        <w:top w:val="none" w:sz="0" w:space="0" w:color="auto"/>
        <w:left w:val="none" w:sz="0" w:space="0" w:color="auto"/>
        <w:bottom w:val="none" w:sz="0" w:space="0" w:color="auto"/>
        <w:right w:val="none" w:sz="0" w:space="0" w:color="auto"/>
      </w:divBdr>
    </w:div>
    <w:div w:id="729771460">
      <w:marLeft w:val="640"/>
      <w:marRight w:val="0"/>
      <w:marTop w:val="0"/>
      <w:marBottom w:val="0"/>
      <w:divBdr>
        <w:top w:val="none" w:sz="0" w:space="0" w:color="auto"/>
        <w:left w:val="none" w:sz="0" w:space="0" w:color="auto"/>
        <w:bottom w:val="none" w:sz="0" w:space="0" w:color="auto"/>
        <w:right w:val="none" w:sz="0" w:space="0" w:color="auto"/>
      </w:divBdr>
    </w:div>
    <w:div w:id="729885332">
      <w:marLeft w:val="640"/>
      <w:marRight w:val="0"/>
      <w:marTop w:val="0"/>
      <w:marBottom w:val="0"/>
      <w:divBdr>
        <w:top w:val="none" w:sz="0" w:space="0" w:color="auto"/>
        <w:left w:val="none" w:sz="0" w:space="0" w:color="auto"/>
        <w:bottom w:val="none" w:sz="0" w:space="0" w:color="auto"/>
        <w:right w:val="none" w:sz="0" w:space="0" w:color="auto"/>
      </w:divBdr>
    </w:div>
    <w:div w:id="729889453">
      <w:marLeft w:val="640"/>
      <w:marRight w:val="0"/>
      <w:marTop w:val="0"/>
      <w:marBottom w:val="0"/>
      <w:divBdr>
        <w:top w:val="none" w:sz="0" w:space="0" w:color="auto"/>
        <w:left w:val="none" w:sz="0" w:space="0" w:color="auto"/>
        <w:bottom w:val="none" w:sz="0" w:space="0" w:color="auto"/>
        <w:right w:val="none" w:sz="0" w:space="0" w:color="auto"/>
      </w:divBdr>
    </w:div>
    <w:div w:id="730033398">
      <w:marLeft w:val="640"/>
      <w:marRight w:val="0"/>
      <w:marTop w:val="0"/>
      <w:marBottom w:val="0"/>
      <w:divBdr>
        <w:top w:val="none" w:sz="0" w:space="0" w:color="auto"/>
        <w:left w:val="none" w:sz="0" w:space="0" w:color="auto"/>
        <w:bottom w:val="none" w:sz="0" w:space="0" w:color="auto"/>
        <w:right w:val="none" w:sz="0" w:space="0" w:color="auto"/>
      </w:divBdr>
    </w:div>
    <w:div w:id="730084598">
      <w:marLeft w:val="640"/>
      <w:marRight w:val="0"/>
      <w:marTop w:val="0"/>
      <w:marBottom w:val="0"/>
      <w:divBdr>
        <w:top w:val="none" w:sz="0" w:space="0" w:color="auto"/>
        <w:left w:val="none" w:sz="0" w:space="0" w:color="auto"/>
        <w:bottom w:val="none" w:sz="0" w:space="0" w:color="auto"/>
        <w:right w:val="none" w:sz="0" w:space="0" w:color="auto"/>
      </w:divBdr>
    </w:div>
    <w:div w:id="730227038">
      <w:marLeft w:val="640"/>
      <w:marRight w:val="0"/>
      <w:marTop w:val="0"/>
      <w:marBottom w:val="0"/>
      <w:divBdr>
        <w:top w:val="none" w:sz="0" w:space="0" w:color="auto"/>
        <w:left w:val="none" w:sz="0" w:space="0" w:color="auto"/>
        <w:bottom w:val="none" w:sz="0" w:space="0" w:color="auto"/>
        <w:right w:val="none" w:sz="0" w:space="0" w:color="auto"/>
      </w:divBdr>
    </w:div>
    <w:div w:id="730228341">
      <w:marLeft w:val="640"/>
      <w:marRight w:val="0"/>
      <w:marTop w:val="0"/>
      <w:marBottom w:val="0"/>
      <w:divBdr>
        <w:top w:val="none" w:sz="0" w:space="0" w:color="auto"/>
        <w:left w:val="none" w:sz="0" w:space="0" w:color="auto"/>
        <w:bottom w:val="none" w:sz="0" w:space="0" w:color="auto"/>
        <w:right w:val="none" w:sz="0" w:space="0" w:color="auto"/>
      </w:divBdr>
    </w:div>
    <w:div w:id="730273541">
      <w:marLeft w:val="640"/>
      <w:marRight w:val="0"/>
      <w:marTop w:val="0"/>
      <w:marBottom w:val="0"/>
      <w:divBdr>
        <w:top w:val="none" w:sz="0" w:space="0" w:color="auto"/>
        <w:left w:val="none" w:sz="0" w:space="0" w:color="auto"/>
        <w:bottom w:val="none" w:sz="0" w:space="0" w:color="auto"/>
        <w:right w:val="none" w:sz="0" w:space="0" w:color="auto"/>
      </w:divBdr>
    </w:div>
    <w:div w:id="730275222">
      <w:marLeft w:val="640"/>
      <w:marRight w:val="0"/>
      <w:marTop w:val="0"/>
      <w:marBottom w:val="0"/>
      <w:divBdr>
        <w:top w:val="none" w:sz="0" w:space="0" w:color="auto"/>
        <w:left w:val="none" w:sz="0" w:space="0" w:color="auto"/>
        <w:bottom w:val="none" w:sz="0" w:space="0" w:color="auto"/>
        <w:right w:val="none" w:sz="0" w:space="0" w:color="auto"/>
      </w:divBdr>
    </w:div>
    <w:div w:id="730344255">
      <w:marLeft w:val="640"/>
      <w:marRight w:val="0"/>
      <w:marTop w:val="0"/>
      <w:marBottom w:val="0"/>
      <w:divBdr>
        <w:top w:val="none" w:sz="0" w:space="0" w:color="auto"/>
        <w:left w:val="none" w:sz="0" w:space="0" w:color="auto"/>
        <w:bottom w:val="none" w:sz="0" w:space="0" w:color="auto"/>
        <w:right w:val="none" w:sz="0" w:space="0" w:color="auto"/>
      </w:divBdr>
    </w:div>
    <w:div w:id="730421381">
      <w:marLeft w:val="640"/>
      <w:marRight w:val="0"/>
      <w:marTop w:val="0"/>
      <w:marBottom w:val="0"/>
      <w:divBdr>
        <w:top w:val="none" w:sz="0" w:space="0" w:color="auto"/>
        <w:left w:val="none" w:sz="0" w:space="0" w:color="auto"/>
        <w:bottom w:val="none" w:sz="0" w:space="0" w:color="auto"/>
        <w:right w:val="none" w:sz="0" w:space="0" w:color="auto"/>
      </w:divBdr>
    </w:div>
    <w:div w:id="730465896">
      <w:marLeft w:val="640"/>
      <w:marRight w:val="0"/>
      <w:marTop w:val="0"/>
      <w:marBottom w:val="0"/>
      <w:divBdr>
        <w:top w:val="none" w:sz="0" w:space="0" w:color="auto"/>
        <w:left w:val="none" w:sz="0" w:space="0" w:color="auto"/>
        <w:bottom w:val="none" w:sz="0" w:space="0" w:color="auto"/>
        <w:right w:val="none" w:sz="0" w:space="0" w:color="auto"/>
      </w:divBdr>
    </w:div>
    <w:div w:id="730495406">
      <w:marLeft w:val="640"/>
      <w:marRight w:val="0"/>
      <w:marTop w:val="0"/>
      <w:marBottom w:val="0"/>
      <w:divBdr>
        <w:top w:val="none" w:sz="0" w:space="0" w:color="auto"/>
        <w:left w:val="none" w:sz="0" w:space="0" w:color="auto"/>
        <w:bottom w:val="none" w:sz="0" w:space="0" w:color="auto"/>
        <w:right w:val="none" w:sz="0" w:space="0" w:color="auto"/>
      </w:divBdr>
    </w:div>
    <w:div w:id="730538861">
      <w:marLeft w:val="640"/>
      <w:marRight w:val="0"/>
      <w:marTop w:val="0"/>
      <w:marBottom w:val="0"/>
      <w:divBdr>
        <w:top w:val="none" w:sz="0" w:space="0" w:color="auto"/>
        <w:left w:val="none" w:sz="0" w:space="0" w:color="auto"/>
        <w:bottom w:val="none" w:sz="0" w:space="0" w:color="auto"/>
        <w:right w:val="none" w:sz="0" w:space="0" w:color="auto"/>
      </w:divBdr>
    </w:div>
    <w:div w:id="730546409">
      <w:marLeft w:val="640"/>
      <w:marRight w:val="0"/>
      <w:marTop w:val="0"/>
      <w:marBottom w:val="0"/>
      <w:divBdr>
        <w:top w:val="none" w:sz="0" w:space="0" w:color="auto"/>
        <w:left w:val="none" w:sz="0" w:space="0" w:color="auto"/>
        <w:bottom w:val="none" w:sz="0" w:space="0" w:color="auto"/>
        <w:right w:val="none" w:sz="0" w:space="0" w:color="auto"/>
      </w:divBdr>
    </w:div>
    <w:div w:id="730736020">
      <w:marLeft w:val="640"/>
      <w:marRight w:val="0"/>
      <w:marTop w:val="0"/>
      <w:marBottom w:val="0"/>
      <w:divBdr>
        <w:top w:val="none" w:sz="0" w:space="0" w:color="auto"/>
        <w:left w:val="none" w:sz="0" w:space="0" w:color="auto"/>
        <w:bottom w:val="none" w:sz="0" w:space="0" w:color="auto"/>
        <w:right w:val="none" w:sz="0" w:space="0" w:color="auto"/>
      </w:divBdr>
    </w:div>
    <w:div w:id="730739231">
      <w:marLeft w:val="640"/>
      <w:marRight w:val="0"/>
      <w:marTop w:val="0"/>
      <w:marBottom w:val="0"/>
      <w:divBdr>
        <w:top w:val="none" w:sz="0" w:space="0" w:color="auto"/>
        <w:left w:val="none" w:sz="0" w:space="0" w:color="auto"/>
        <w:bottom w:val="none" w:sz="0" w:space="0" w:color="auto"/>
        <w:right w:val="none" w:sz="0" w:space="0" w:color="auto"/>
      </w:divBdr>
    </w:div>
    <w:div w:id="730807886">
      <w:marLeft w:val="640"/>
      <w:marRight w:val="0"/>
      <w:marTop w:val="0"/>
      <w:marBottom w:val="0"/>
      <w:divBdr>
        <w:top w:val="none" w:sz="0" w:space="0" w:color="auto"/>
        <w:left w:val="none" w:sz="0" w:space="0" w:color="auto"/>
        <w:bottom w:val="none" w:sz="0" w:space="0" w:color="auto"/>
        <w:right w:val="none" w:sz="0" w:space="0" w:color="auto"/>
      </w:divBdr>
    </w:div>
    <w:div w:id="730884407">
      <w:marLeft w:val="640"/>
      <w:marRight w:val="0"/>
      <w:marTop w:val="0"/>
      <w:marBottom w:val="0"/>
      <w:divBdr>
        <w:top w:val="none" w:sz="0" w:space="0" w:color="auto"/>
        <w:left w:val="none" w:sz="0" w:space="0" w:color="auto"/>
        <w:bottom w:val="none" w:sz="0" w:space="0" w:color="auto"/>
        <w:right w:val="none" w:sz="0" w:space="0" w:color="auto"/>
      </w:divBdr>
    </w:div>
    <w:div w:id="730889129">
      <w:marLeft w:val="640"/>
      <w:marRight w:val="0"/>
      <w:marTop w:val="0"/>
      <w:marBottom w:val="0"/>
      <w:divBdr>
        <w:top w:val="none" w:sz="0" w:space="0" w:color="auto"/>
        <w:left w:val="none" w:sz="0" w:space="0" w:color="auto"/>
        <w:bottom w:val="none" w:sz="0" w:space="0" w:color="auto"/>
        <w:right w:val="none" w:sz="0" w:space="0" w:color="auto"/>
      </w:divBdr>
    </w:div>
    <w:div w:id="731001138">
      <w:marLeft w:val="640"/>
      <w:marRight w:val="0"/>
      <w:marTop w:val="0"/>
      <w:marBottom w:val="0"/>
      <w:divBdr>
        <w:top w:val="none" w:sz="0" w:space="0" w:color="auto"/>
        <w:left w:val="none" w:sz="0" w:space="0" w:color="auto"/>
        <w:bottom w:val="none" w:sz="0" w:space="0" w:color="auto"/>
        <w:right w:val="none" w:sz="0" w:space="0" w:color="auto"/>
      </w:divBdr>
    </w:div>
    <w:div w:id="731005172">
      <w:marLeft w:val="640"/>
      <w:marRight w:val="0"/>
      <w:marTop w:val="0"/>
      <w:marBottom w:val="0"/>
      <w:divBdr>
        <w:top w:val="none" w:sz="0" w:space="0" w:color="auto"/>
        <w:left w:val="none" w:sz="0" w:space="0" w:color="auto"/>
        <w:bottom w:val="none" w:sz="0" w:space="0" w:color="auto"/>
        <w:right w:val="none" w:sz="0" w:space="0" w:color="auto"/>
      </w:divBdr>
    </w:div>
    <w:div w:id="731081425">
      <w:marLeft w:val="640"/>
      <w:marRight w:val="0"/>
      <w:marTop w:val="0"/>
      <w:marBottom w:val="0"/>
      <w:divBdr>
        <w:top w:val="none" w:sz="0" w:space="0" w:color="auto"/>
        <w:left w:val="none" w:sz="0" w:space="0" w:color="auto"/>
        <w:bottom w:val="none" w:sz="0" w:space="0" w:color="auto"/>
        <w:right w:val="none" w:sz="0" w:space="0" w:color="auto"/>
      </w:divBdr>
    </w:div>
    <w:div w:id="731149671">
      <w:marLeft w:val="640"/>
      <w:marRight w:val="0"/>
      <w:marTop w:val="0"/>
      <w:marBottom w:val="0"/>
      <w:divBdr>
        <w:top w:val="none" w:sz="0" w:space="0" w:color="auto"/>
        <w:left w:val="none" w:sz="0" w:space="0" w:color="auto"/>
        <w:bottom w:val="none" w:sz="0" w:space="0" w:color="auto"/>
        <w:right w:val="none" w:sz="0" w:space="0" w:color="auto"/>
      </w:divBdr>
    </w:div>
    <w:div w:id="731271412">
      <w:marLeft w:val="640"/>
      <w:marRight w:val="0"/>
      <w:marTop w:val="0"/>
      <w:marBottom w:val="0"/>
      <w:divBdr>
        <w:top w:val="none" w:sz="0" w:space="0" w:color="auto"/>
        <w:left w:val="none" w:sz="0" w:space="0" w:color="auto"/>
        <w:bottom w:val="none" w:sz="0" w:space="0" w:color="auto"/>
        <w:right w:val="none" w:sz="0" w:space="0" w:color="auto"/>
      </w:divBdr>
    </w:div>
    <w:div w:id="731465138">
      <w:marLeft w:val="640"/>
      <w:marRight w:val="0"/>
      <w:marTop w:val="0"/>
      <w:marBottom w:val="0"/>
      <w:divBdr>
        <w:top w:val="none" w:sz="0" w:space="0" w:color="auto"/>
        <w:left w:val="none" w:sz="0" w:space="0" w:color="auto"/>
        <w:bottom w:val="none" w:sz="0" w:space="0" w:color="auto"/>
        <w:right w:val="none" w:sz="0" w:space="0" w:color="auto"/>
      </w:divBdr>
    </w:div>
    <w:div w:id="731537186">
      <w:marLeft w:val="640"/>
      <w:marRight w:val="0"/>
      <w:marTop w:val="0"/>
      <w:marBottom w:val="0"/>
      <w:divBdr>
        <w:top w:val="none" w:sz="0" w:space="0" w:color="auto"/>
        <w:left w:val="none" w:sz="0" w:space="0" w:color="auto"/>
        <w:bottom w:val="none" w:sz="0" w:space="0" w:color="auto"/>
        <w:right w:val="none" w:sz="0" w:space="0" w:color="auto"/>
      </w:divBdr>
    </w:div>
    <w:div w:id="731540553">
      <w:marLeft w:val="640"/>
      <w:marRight w:val="0"/>
      <w:marTop w:val="0"/>
      <w:marBottom w:val="0"/>
      <w:divBdr>
        <w:top w:val="none" w:sz="0" w:space="0" w:color="auto"/>
        <w:left w:val="none" w:sz="0" w:space="0" w:color="auto"/>
        <w:bottom w:val="none" w:sz="0" w:space="0" w:color="auto"/>
        <w:right w:val="none" w:sz="0" w:space="0" w:color="auto"/>
      </w:divBdr>
    </w:div>
    <w:div w:id="731663543">
      <w:marLeft w:val="640"/>
      <w:marRight w:val="0"/>
      <w:marTop w:val="0"/>
      <w:marBottom w:val="0"/>
      <w:divBdr>
        <w:top w:val="none" w:sz="0" w:space="0" w:color="auto"/>
        <w:left w:val="none" w:sz="0" w:space="0" w:color="auto"/>
        <w:bottom w:val="none" w:sz="0" w:space="0" w:color="auto"/>
        <w:right w:val="none" w:sz="0" w:space="0" w:color="auto"/>
      </w:divBdr>
    </w:div>
    <w:div w:id="731733805">
      <w:marLeft w:val="640"/>
      <w:marRight w:val="0"/>
      <w:marTop w:val="0"/>
      <w:marBottom w:val="0"/>
      <w:divBdr>
        <w:top w:val="none" w:sz="0" w:space="0" w:color="auto"/>
        <w:left w:val="none" w:sz="0" w:space="0" w:color="auto"/>
        <w:bottom w:val="none" w:sz="0" w:space="0" w:color="auto"/>
        <w:right w:val="none" w:sz="0" w:space="0" w:color="auto"/>
      </w:divBdr>
    </w:div>
    <w:div w:id="731778697">
      <w:marLeft w:val="640"/>
      <w:marRight w:val="0"/>
      <w:marTop w:val="0"/>
      <w:marBottom w:val="0"/>
      <w:divBdr>
        <w:top w:val="none" w:sz="0" w:space="0" w:color="auto"/>
        <w:left w:val="none" w:sz="0" w:space="0" w:color="auto"/>
        <w:bottom w:val="none" w:sz="0" w:space="0" w:color="auto"/>
        <w:right w:val="none" w:sz="0" w:space="0" w:color="auto"/>
      </w:divBdr>
    </w:div>
    <w:div w:id="731855034">
      <w:marLeft w:val="640"/>
      <w:marRight w:val="0"/>
      <w:marTop w:val="0"/>
      <w:marBottom w:val="0"/>
      <w:divBdr>
        <w:top w:val="none" w:sz="0" w:space="0" w:color="auto"/>
        <w:left w:val="none" w:sz="0" w:space="0" w:color="auto"/>
        <w:bottom w:val="none" w:sz="0" w:space="0" w:color="auto"/>
        <w:right w:val="none" w:sz="0" w:space="0" w:color="auto"/>
      </w:divBdr>
    </w:div>
    <w:div w:id="731855911">
      <w:marLeft w:val="640"/>
      <w:marRight w:val="0"/>
      <w:marTop w:val="0"/>
      <w:marBottom w:val="0"/>
      <w:divBdr>
        <w:top w:val="none" w:sz="0" w:space="0" w:color="auto"/>
        <w:left w:val="none" w:sz="0" w:space="0" w:color="auto"/>
        <w:bottom w:val="none" w:sz="0" w:space="0" w:color="auto"/>
        <w:right w:val="none" w:sz="0" w:space="0" w:color="auto"/>
      </w:divBdr>
    </w:div>
    <w:div w:id="731924020">
      <w:marLeft w:val="640"/>
      <w:marRight w:val="0"/>
      <w:marTop w:val="0"/>
      <w:marBottom w:val="0"/>
      <w:divBdr>
        <w:top w:val="none" w:sz="0" w:space="0" w:color="auto"/>
        <w:left w:val="none" w:sz="0" w:space="0" w:color="auto"/>
        <w:bottom w:val="none" w:sz="0" w:space="0" w:color="auto"/>
        <w:right w:val="none" w:sz="0" w:space="0" w:color="auto"/>
      </w:divBdr>
    </w:div>
    <w:div w:id="731927851">
      <w:marLeft w:val="640"/>
      <w:marRight w:val="0"/>
      <w:marTop w:val="0"/>
      <w:marBottom w:val="0"/>
      <w:divBdr>
        <w:top w:val="none" w:sz="0" w:space="0" w:color="auto"/>
        <w:left w:val="none" w:sz="0" w:space="0" w:color="auto"/>
        <w:bottom w:val="none" w:sz="0" w:space="0" w:color="auto"/>
        <w:right w:val="none" w:sz="0" w:space="0" w:color="auto"/>
      </w:divBdr>
    </w:div>
    <w:div w:id="732122049">
      <w:marLeft w:val="640"/>
      <w:marRight w:val="0"/>
      <w:marTop w:val="0"/>
      <w:marBottom w:val="0"/>
      <w:divBdr>
        <w:top w:val="none" w:sz="0" w:space="0" w:color="auto"/>
        <w:left w:val="none" w:sz="0" w:space="0" w:color="auto"/>
        <w:bottom w:val="none" w:sz="0" w:space="0" w:color="auto"/>
        <w:right w:val="none" w:sz="0" w:space="0" w:color="auto"/>
      </w:divBdr>
    </w:div>
    <w:div w:id="732199972">
      <w:marLeft w:val="640"/>
      <w:marRight w:val="0"/>
      <w:marTop w:val="0"/>
      <w:marBottom w:val="0"/>
      <w:divBdr>
        <w:top w:val="none" w:sz="0" w:space="0" w:color="auto"/>
        <w:left w:val="none" w:sz="0" w:space="0" w:color="auto"/>
        <w:bottom w:val="none" w:sz="0" w:space="0" w:color="auto"/>
        <w:right w:val="none" w:sz="0" w:space="0" w:color="auto"/>
      </w:divBdr>
    </w:div>
    <w:div w:id="732237627">
      <w:marLeft w:val="640"/>
      <w:marRight w:val="0"/>
      <w:marTop w:val="0"/>
      <w:marBottom w:val="0"/>
      <w:divBdr>
        <w:top w:val="none" w:sz="0" w:space="0" w:color="auto"/>
        <w:left w:val="none" w:sz="0" w:space="0" w:color="auto"/>
        <w:bottom w:val="none" w:sz="0" w:space="0" w:color="auto"/>
        <w:right w:val="none" w:sz="0" w:space="0" w:color="auto"/>
      </w:divBdr>
    </w:div>
    <w:div w:id="732243594">
      <w:marLeft w:val="640"/>
      <w:marRight w:val="0"/>
      <w:marTop w:val="0"/>
      <w:marBottom w:val="0"/>
      <w:divBdr>
        <w:top w:val="none" w:sz="0" w:space="0" w:color="auto"/>
        <w:left w:val="none" w:sz="0" w:space="0" w:color="auto"/>
        <w:bottom w:val="none" w:sz="0" w:space="0" w:color="auto"/>
        <w:right w:val="none" w:sz="0" w:space="0" w:color="auto"/>
      </w:divBdr>
    </w:div>
    <w:div w:id="732318251">
      <w:marLeft w:val="640"/>
      <w:marRight w:val="0"/>
      <w:marTop w:val="0"/>
      <w:marBottom w:val="0"/>
      <w:divBdr>
        <w:top w:val="none" w:sz="0" w:space="0" w:color="auto"/>
        <w:left w:val="none" w:sz="0" w:space="0" w:color="auto"/>
        <w:bottom w:val="none" w:sz="0" w:space="0" w:color="auto"/>
        <w:right w:val="none" w:sz="0" w:space="0" w:color="auto"/>
      </w:divBdr>
    </w:div>
    <w:div w:id="732385085">
      <w:marLeft w:val="640"/>
      <w:marRight w:val="0"/>
      <w:marTop w:val="0"/>
      <w:marBottom w:val="0"/>
      <w:divBdr>
        <w:top w:val="none" w:sz="0" w:space="0" w:color="auto"/>
        <w:left w:val="none" w:sz="0" w:space="0" w:color="auto"/>
        <w:bottom w:val="none" w:sz="0" w:space="0" w:color="auto"/>
        <w:right w:val="none" w:sz="0" w:space="0" w:color="auto"/>
      </w:divBdr>
    </w:div>
    <w:div w:id="732385174">
      <w:marLeft w:val="640"/>
      <w:marRight w:val="0"/>
      <w:marTop w:val="0"/>
      <w:marBottom w:val="0"/>
      <w:divBdr>
        <w:top w:val="none" w:sz="0" w:space="0" w:color="auto"/>
        <w:left w:val="none" w:sz="0" w:space="0" w:color="auto"/>
        <w:bottom w:val="none" w:sz="0" w:space="0" w:color="auto"/>
        <w:right w:val="none" w:sz="0" w:space="0" w:color="auto"/>
      </w:divBdr>
    </w:div>
    <w:div w:id="732389135">
      <w:marLeft w:val="640"/>
      <w:marRight w:val="0"/>
      <w:marTop w:val="0"/>
      <w:marBottom w:val="0"/>
      <w:divBdr>
        <w:top w:val="none" w:sz="0" w:space="0" w:color="auto"/>
        <w:left w:val="none" w:sz="0" w:space="0" w:color="auto"/>
        <w:bottom w:val="none" w:sz="0" w:space="0" w:color="auto"/>
        <w:right w:val="none" w:sz="0" w:space="0" w:color="auto"/>
      </w:divBdr>
    </w:div>
    <w:div w:id="732461415">
      <w:marLeft w:val="640"/>
      <w:marRight w:val="0"/>
      <w:marTop w:val="0"/>
      <w:marBottom w:val="0"/>
      <w:divBdr>
        <w:top w:val="none" w:sz="0" w:space="0" w:color="auto"/>
        <w:left w:val="none" w:sz="0" w:space="0" w:color="auto"/>
        <w:bottom w:val="none" w:sz="0" w:space="0" w:color="auto"/>
        <w:right w:val="none" w:sz="0" w:space="0" w:color="auto"/>
      </w:divBdr>
    </w:div>
    <w:div w:id="732461416">
      <w:marLeft w:val="640"/>
      <w:marRight w:val="0"/>
      <w:marTop w:val="0"/>
      <w:marBottom w:val="0"/>
      <w:divBdr>
        <w:top w:val="none" w:sz="0" w:space="0" w:color="auto"/>
        <w:left w:val="none" w:sz="0" w:space="0" w:color="auto"/>
        <w:bottom w:val="none" w:sz="0" w:space="0" w:color="auto"/>
        <w:right w:val="none" w:sz="0" w:space="0" w:color="auto"/>
      </w:divBdr>
    </w:div>
    <w:div w:id="732502867">
      <w:marLeft w:val="640"/>
      <w:marRight w:val="0"/>
      <w:marTop w:val="0"/>
      <w:marBottom w:val="0"/>
      <w:divBdr>
        <w:top w:val="none" w:sz="0" w:space="0" w:color="auto"/>
        <w:left w:val="none" w:sz="0" w:space="0" w:color="auto"/>
        <w:bottom w:val="none" w:sz="0" w:space="0" w:color="auto"/>
        <w:right w:val="none" w:sz="0" w:space="0" w:color="auto"/>
      </w:divBdr>
    </w:div>
    <w:div w:id="732507354">
      <w:marLeft w:val="640"/>
      <w:marRight w:val="0"/>
      <w:marTop w:val="0"/>
      <w:marBottom w:val="0"/>
      <w:divBdr>
        <w:top w:val="none" w:sz="0" w:space="0" w:color="auto"/>
        <w:left w:val="none" w:sz="0" w:space="0" w:color="auto"/>
        <w:bottom w:val="none" w:sz="0" w:space="0" w:color="auto"/>
        <w:right w:val="none" w:sz="0" w:space="0" w:color="auto"/>
      </w:divBdr>
    </w:div>
    <w:div w:id="732627193">
      <w:marLeft w:val="640"/>
      <w:marRight w:val="0"/>
      <w:marTop w:val="0"/>
      <w:marBottom w:val="0"/>
      <w:divBdr>
        <w:top w:val="none" w:sz="0" w:space="0" w:color="auto"/>
        <w:left w:val="none" w:sz="0" w:space="0" w:color="auto"/>
        <w:bottom w:val="none" w:sz="0" w:space="0" w:color="auto"/>
        <w:right w:val="none" w:sz="0" w:space="0" w:color="auto"/>
      </w:divBdr>
    </w:div>
    <w:div w:id="732659542">
      <w:marLeft w:val="640"/>
      <w:marRight w:val="0"/>
      <w:marTop w:val="0"/>
      <w:marBottom w:val="0"/>
      <w:divBdr>
        <w:top w:val="none" w:sz="0" w:space="0" w:color="auto"/>
        <w:left w:val="none" w:sz="0" w:space="0" w:color="auto"/>
        <w:bottom w:val="none" w:sz="0" w:space="0" w:color="auto"/>
        <w:right w:val="none" w:sz="0" w:space="0" w:color="auto"/>
      </w:divBdr>
    </w:div>
    <w:div w:id="732771856">
      <w:marLeft w:val="640"/>
      <w:marRight w:val="0"/>
      <w:marTop w:val="0"/>
      <w:marBottom w:val="0"/>
      <w:divBdr>
        <w:top w:val="none" w:sz="0" w:space="0" w:color="auto"/>
        <w:left w:val="none" w:sz="0" w:space="0" w:color="auto"/>
        <w:bottom w:val="none" w:sz="0" w:space="0" w:color="auto"/>
        <w:right w:val="none" w:sz="0" w:space="0" w:color="auto"/>
      </w:divBdr>
    </w:div>
    <w:div w:id="732776224">
      <w:marLeft w:val="640"/>
      <w:marRight w:val="0"/>
      <w:marTop w:val="0"/>
      <w:marBottom w:val="0"/>
      <w:divBdr>
        <w:top w:val="none" w:sz="0" w:space="0" w:color="auto"/>
        <w:left w:val="none" w:sz="0" w:space="0" w:color="auto"/>
        <w:bottom w:val="none" w:sz="0" w:space="0" w:color="auto"/>
        <w:right w:val="none" w:sz="0" w:space="0" w:color="auto"/>
      </w:divBdr>
    </w:div>
    <w:div w:id="732848834">
      <w:bodyDiv w:val="1"/>
      <w:marLeft w:val="0"/>
      <w:marRight w:val="0"/>
      <w:marTop w:val="0"/>
      <w:marBottom w:val="0"/>
      <w:divBdr>
        <w:top w:val="none" w:sz="0" w:space="0" w:color="auto"/>
        <w:left w:val="none" w:sz="0" w:space="0" w:color="auto"/>
        <w:bottom w:val="none" w:sz="0" w:space="0" w:color="auto"/>
        <w:right w:val="none" w:sz="0" w:space="0" w:color="auto"/>
      </w:divBdr>
    </w:div>
    <w:div w:id="732848919">
      <w:marLeft w:val="640"/>
      <w:marRight w:val="0"/>
      <w:marTop w:val="0"/>
      <w:marBottom w:val="0"/>
      <w:divBdr>
        <w:top w:val="none" w:sz="0" w:space="0" w:color="auto"/>
        <w:left w:val="none" w:sz="0" w:space="0" w:color="auto"/>
        <w:bottom w:val="none" w:sz="0" w:space="0" w:color="auto"/>
        <w:right w:val="none" w:sz="0" w:space="0" w:color="auto"/>
      </w:divBdr>
    </w:div>
    <w:div w:id="732896124">
      <w:marLeft w:val="640"/>
      <w:marRight w:val="0"/>
      <w:marTop w:val="0"/>
      <w:marBottom w:val="0"/>
      <w:divBdr>
        <w:top w:val="none" w:sz="0" w:space="0" w:color="auto"/>
        <w:left w:val="none" w:sz="0" w:space="0" w:color="auto"/>
        <w:bottom w:val="none" w:sz="0" w:space="0" w:color="auto"/>
        <w:right w:val="none" w:sz="0" w:space="0" w:color="auto"/>
      </w:divBdr>
    </w:div>
    <w:div w:id="732964976">
      <w:marLeft w:val="640"/>
      <w:marRight w:val="0"/>
      <w:marTop w:val="0"/>
      <w:marBottom w:val="0"/>
      <w:divBdr>
        <w:top w:val="none" w:sz="0" w:space="0" w:color="auto"/>
        <w:left w:val="none" w:sz="0" w:space="0" w:color="auto"/>
        <w:bottom w:val="none" w:sz="0" w:space="0" w:color="auto"/>
        <w:right w:val="none" w:sz="0" w:space="0" w:color="auto"/>
      </w:divBdr>
    </w:div>
    <w:div w:id="733117095">
      <w:marLeft w:val="640"/>
      <w:marRight w:val="0"/>
      <w:marTop w:val="0"/>
      <w:marBottom w:val="0"/>
      <w:divBdr>
        <w:top w:val="none" w:sz="0" w:space="0" w:color="auto"/>
        <w:left w:val="none" w:sz="0" w:space="0" w:color="auto"/>
        <w:bottom w:val="none" w:sz="0" w:space="0" w:color="auto"/>
        <w:right w:val="none" w:sz="0" w:space="0" w:color="auto"/>
      </w:divBdr>
    </w:div>
    <w:div w:id="733117681">
      <w:marLeft w:val="640"/>
      <w:marRight w:val="0"/>
      <w:marTop w:val="0"/>
      <w:marBottom w:val="0"/>
      <w:divBdr>
        <w:top w:val="none" w:sz="0" w:space="0" w:color="auto"/>
        <w:left w:val="none" w:sz="0" w:space="0" w:color="auto"/>
        <w:bottom w:val="none" w:sz="0" w:space="0" w:color="auto"/>
        <w:right w:val="none" w:sz="0" w:space="0" w:color="auto"/>
      </w:divBdr>
    </w:div>
    <w:div w:id="733117942">
      <w:marLeft w:val="640"/>
      <w:marRight w:val="0"/>
      <w:marTop w:val="0"/>
      <w:marBottom w:val="0"/>
      <w:divBdr>
        <w:top w:val="none" w:sz="0" w:space="0" w:color="auto"/>
        <w:left w:val="none" w:sz="0" w:space="0" w:color="auto"/>
        <w:bottom w:val="none" w:sz="0" w:space="0" w:color="auto"/>
        <w:right w:val="none" w:sz="0" w:space="0" w:color="auto"/>
      </w:divBdr>
    </w:div>
    <w:div w:id="733234366">
      <w:marLeft w:val="640"/>
      <w:marRight w:val="0"/>
      <w:marTop w:val="0"/>
      <w:marBottom w:val="0"/>
      <w:divBdr>
        <w:top w:val="none" w:sz="0" w:space="0" w:color="auto"/>
        <w:left w:val="none" w:sz="0" w:space="0" w:color="auto"/>
        <w:bottom w:val="none" w:sz="0" w:space="0" w:color="auto"/>
        <w:right w:val="none" w:sz="0" w:space="0" w:color="auto"/>
      </w:divBdr>
    </w:div>
    <w:div w:id="733314322">
      <w:marLeft w:val="640"/>
      <w:marRight w:val="0"/>
      <w:marTop w:val="0"/>
      <w:marBottom w:val="0"/>
      <w:divBdr>
        <w:top w:val="none" w:sz="0" w:space="0" w:color="auto"/>
        <w:left w:val="none" w:sz="0" w:space="0" w:color="auto"/>
        <w:bottom w:val="none" w:sz="0" w:space="0" w:color="auto"/>
        <w:right w:val="none" w:sz="0" w:space="0" w:color="auto"/>
      </w:divBdr>
    </w:div>
    <w:div w:id="733356211">
      <w:marLeft w:val="640"/>
      <w:marRight w:val="0"/>
      <w:marTop w:val="0"/>
      <w:marBottom w:val="0"/>
      <w:divBdr>
        <w:top w:val="none" w:sz="0" w:space="0" w:color="auto"/>
        <w:left w:val="none" w:sz="0" w:space="0" w:color="auto"/>
        <w:bottom w:val="none" w:sz="0" w:space="0" w:color="auto"/>
        <w:right w:val="none" w:sz="0" w:space="0" w:color="auto"/>
      </w:divBdr>
    </w:div>
    <w:div w:id="733360962">
      <w:marLeft w:val="640"/>
      <w:marRight w:val="0"/>
      <w:marTop w:val="0"/>
      <w:marBottom w:val="0"/>
      <w:divBdr>
        <w:top w:val="none" w:sz="0" w:space="0" w:color="auto"/>
        <w:left w:val="none" w:sz="0" w:space="0" w:color="auto"/>
        <w:bottom w:val="none" w:sz="0" w:space="0" w:color="auto"/>
        <w:right w:val="none" w:sz="0" w:space="0" w:color="auto"/>
      </w:divBdr>
    </w:div>
    <w:div w:id="733551565">
      <w:marLeft w:val="640"/>
      <w:marRight w:val="0"/>
      <w:marTop w:val="0"/>
      <w:marBottom w:val="0"/>
      <w:divBdr>
        <w:top w:val="none" w:sz="0" w:space="0" w:color="auto"/>
        <w:left w:val="none" w:sz="0" w:space="0" w:color="auto"/>
        <w:bottom w:val="none" w:sz="0" w:space="0" w:color="auto"/>
        <w:right w:val="none" w:sz="0" w:space="0" w:color="auto"/>
      </w:divBdr>
    </w:div>
    <w:div w:id="733624033">
      <w:marLeft w:val="480"/>
      <w:marRight w:val="0"/>
      <w:marTop w:val="0"/>
      <w:marBottom w:val="0"/>
      <w:divBdr>
        <w:top w:val="none" w:sz="0" w:space="0" w:color="auto"/>
        <w:left w:val="none" w:sz="0" w:space="0" w:color="auto"/>
        <w:bottom w:val="none" w:sz="0" w:space="0" w:color="auto"/>
        <w:right w:val="none" w:sz="0" w:space="0" w:color="auto"/>
      </w:divBdr>
    </w:div>
    <w:div w:id="733817464">
      <w:marLeft w:val="640"/>
      <w:marRight w:val="0"/>
      <w:marTop w:val="0"/>
      <w:marBottom w:val="0"/>
      <w:divBdr>
        <w:top w:val="none" w:sz="0" w:space="0" w:color="auto"/>
        <w:left w:val="none" w:sz="0" w:space="0" w:color="auto"/>
        <w:bottom w:val="none" w:sz="0" w:space="0" w:color="auto"/>
        <w:right w:val="none" w:sz="0" w:space="0" w:color="auto"/>
      </w:divBdr>
    </w:div>
    <w:div w:id="733897028">
      <w:marLeft w:val="640"/>
      <w:marRight w:val="0"/>
      <w:marTop w:val="0"/>
      <w:marBottom w:val="0"/>
      <w:divBdr>
        <w:top w:val="none" w:sz="0" w:space="0" w:color="auto"/>
        <w:left w:val="none" w:sz="0" w:space="0" w:color="auto"/>
        <w:bottom w:val="none" w:sz="0" w:space="0" w:color="auto"/>
        <w:right w:val="none" w:sz="0" w:space="0" w:color="auto"/>
      </w:divBdr>
    </w:div>
    <w:div w:id="733968715">
      <w:marLeft w:val="640"/>
      <w:marRight w:val="0"/>
      <w:marTop w:val="0"/>
      <w:marBottom w:val="0"/>
      <w:divBdr>
        <w:top w:val="none" w:sz="0" w:space="0" w:color="auto"/>
        <w:left w:val="none" w:sz="0" w:space="0" w:color="auto"/>
        <w:bottom w:val="none" w:sz="0" w:space="0" w:color="auto"/>
        <w:right w:val="none" w:sz="0" w:space="0" w:color="auto"/>
      </w:divBdr>
    </w:div>
    <w:div w:id="734086572">
      <w:marLeft w:val="640"/>
      <w:marRight w:val="0"/>
      <w:marTop w:val="0"/>
      <w:marBottom w:val="0"/>
      <w:divBdr>
        <w:top w:val="none" w:sz="0" w:space="0" w:color="auto"/>
        <w:left w:val="none" w:sz="0" w:space="0" w:color="auto"/>
        <w:bottom w:val="none" w:sz="0" w:space="0" w:color="auto"/>
        <w:right w:val="none" w:sz="0" w:space="0" w:color="auto"/>
      </w:divBdr>
    </w:div>
    <w:div w:id="734086816">
      <w:marLeft w:val="640"/>
      <w:marRight w:val="0"/>
      <w:marTop w:val="0"/>
      <w:marBottom w:val="0"/>
      <w:divBdr>
        <w:top w:val="none" w:sz="0" w:space="0" w:color="auto"/>
        <w:left w:val="none" w:sz="0" w:space="0" w:color="auto"/>
        <w:bottom w:val="none" w:sz="0" w:space="0" w:color="auto"/>
        <w:right w:val="none" w:sz="0" w:space="0" w:color="auto"/>
      </w:divBdr>
    </w:div>
    <w:div w:id="734276082">
      <w:marLeft w:val="640"/>
      <w:marRight w:val="0"/>
      <w:marTop w:val="0"/>
      <w:marBottom w:val="0"/>
      <w:divBdr>
        <w:top w:val="none" w:sz="0" w:space="0" w:color="auto"/>
        <w:left w:val="none" w:sz="0" w:space="0" w:color="auto"/>
        <w:bottom w:val="none" w:sz="0" w:space="0" w:color="auto"/>
        <w:right w:val="none" w:sz="0" w:space="0" w:color="auto"/>
      </w:divBdr>
    </w:div>
    <w:div w:id="734276724">
      <w:marLeft w:val="640"/>
      <w:marRight w:val="0"/>
      <w:marTop w:val="0"/>
      <w:marBottom w:val="0"/>
      <w:divBdr>
        <w:top w:val="none" w:sz="0" w:space="0" w:color="auto"/>
        <w:left w:val="none" w:sz="0" w:space="0" w:color="auto"/>
        <w:bottom w:val="none" w:sz="0" w:space="0" w:color="auto"/>
        <w:right w:val="none" w:sz="0" w:space="0" w:color="auto"/>
      </w:divBdr>
    </w:div>
    <w:div w:id="734282699">
      <w:marLeft w:val="640"/>
      <w:marRight w:val="0"/>
      <w:marTop w:val="0"/>
      <w:marBottom w:val="0"/>
      <w:divBdr>
        <w:top w:val="none" w:sz="0" w:space="0" w:color="auto"/>
        <w:left w:val="none" w:sz="0" w:space="0" w:color="auto"/>
        <w:bottom w:val="none" w:sz="0" w:space="0" w:color="auto"/>
        <w:right w:val="none" w:sz="0" w:space="0" w:color="auto"/>
      </w:divBdr>
    </w:div>
    <w:div w:id="734356963">
      <w:marLeft w:val="640"/>
      <w:marRight w:val="0"/>
      <w:marTop w:val="0"/>
      <w:marBottom w:val="0"/>
      <w:divBdr>
        <w:top w:val="none" w:sz="0" w:space="0" w:color="auto"/>
        <w:left w:val="none" w:sz="0" w:space="0" w:color="auto"/>
        <w:bottom w:val="none" w:sz="0" w:space="0" w:color="auto"/>
        <w:right w:val="none" w:sz="0" w:space="0" w:color="auto"/>
      </w:divBdr>
    </w:div>
    <w:div w:id="734471800">
      <w:marLeft w:val="640"/>
      <w:marRight w:val="0"/>
      <w:marTop w:val="0"/>
      <w:marBottom w:val="0"/>
      <w:divBdr>
        <w:top w:val="none" w:sz="0" w:space="0" w:color="auto"/>
        <w:left w:val="none" w:sz="0" w:space="0" w:color="auto"/>
        <w:bottom w:val="none" w:sz="0" w:space="0" w:color="auto"/>
        <w:right w:val="none" w:sz="0" w:space="0" w:color="auto"/>
      </w:divBdr>
    </w:div>
    <w:div w:id="734473160">
      <w:marLeft w:val="640"/>
      <w:marRight w:val="0"/>
      <w:marTop w:val="0"/>
      <w:marBottom w:val="0"/>
      <w:divBdr>
        <w:top w:val="none" w:sz="0" w:space="0" w:color="auto"/>
        <w:left w:val="none" w:sz="0" w:space="0" w:color="auto"/>
        <w:bottom w:val="none" w:sz="0" w:space="0" w:color="auto"/>
        <w:right w:val="none" w:sz="0" w:space="0" w:color="auto"/>
      </w:divBdr>
    </w:div>
    <w:div w:id="734549488">
      <w:marLeft w:val="640"/>
      <w:marRight w:val="0"/>
      <w:marTop w:val="0"/>
      <w:marBottom w:val="0"/>
      <w:divBdr>
        <w:top w:val="none" w:sz="0" w:space="0" w:color="auto"/>
        <w:left w:val="none" w:sz="0" w:space="0" w:color="auto"/>
        <w:bottom w:val="none" w:sz="0" w:space="0" w:color="auto"/>
        <w:right w:val="none" w:sz="0" w:space="0" w:color="auto"/>
      </w:divBdr>
    </w:div>
    <w:div w:id="734552759">
      <w:marLeft w:val="640"/>
      <w:marRight w:val="0"/>
      <w:marTop w:val="0"/>
      <w:marBottom w:val="0"/>
      <w:divBdr>
        <w:top w:val="none" w:sz="0" w:space="0" w:color="auto"/>
        <w:left w:val="none" w:sz="0" w:space="0" w:color="auto"/>
        <w:bottom w:val="none" w:sz="0" w:space="0" w:color="auto"/>
        <w:right w:val="none" w:sz="0" w:space="0" w:color="auto"/>
      </w:divBdr>
    </w:div>
    <w:div w:id="734619870">
      <w:marLeft w:val="640"/>
      <w:marRight w:val="0"/>
      <w:marTop w:val="0"/>
      <w:marBottom w:val="0"/>
      <w:divBdr>
        <w:top w:val="none" w:sz="0" w:space="0" w:color="auto"/>
        <w:left w:val="none" w:sz="0" w:space="0" w:color="auto"/>
        <w:bottom w:val="none" w:sz="0" w:space="0" w:color="auto"/>
        <w:right w:val="none" w:sz="0" w:space="0" w:color="auto"/>
      </w:divBdr>
    </w:div>
    <w:div w:id="734864421">
      <w:marLeft w:val="640"/>
      <w:marRight w:val="0"/>
      <w:marTop w:val="0"/>
      <w:marBottom w:val="0"/>
      <w:divBdr>
        <w:top w:val="none" w:sz="0" w:space="0" w:color="auto"/>
        <w:left w:val="none" w:sz="0" w:space="0" w:color="auto"/>
        <w:bottom w:val="none" w:sz="0" w:space="0" w:color="auto"/>
        <w:right w:val="none" w:sz="0" w:space="0" w:color="auto"/>
      </w:divBdr>
    </w:div>
    <w:div w:id="735009476">
      <w:marLeft w:val="640"/>
      <w:marRight w:val="0"/>
      <w:marTop w:val="0"/>
      <w:marBottom w:val="0"/>
      <w:divBdr>
        <w:top w:val="none" w:sz="0" w:space="0" w:color="auto"/>
        <w:left w:val="none" w:sz="0" w:space="0" w:color="auto"/>
        <w:bottom w:val="none" w:sz="0" w:space="0" w:color="auto"/>
        <w:right w:val="none" w:sz="0" w:space="0" w:color="auto"/>
      </w:divBdr>
    </w:div>
    <w:div w:id="735014969">
      <w:marLeft w:val="640"/>
      <w:marRight w:val="0"/>
      <w:marTop w:val="0"/>
      <w:marBottom w:val="0"/>
      <w:divBdr>
        <w:top w:val="none" w:sz="0" w:space="0" w:color="auto"/>
        <w:left w:val="none" w:sz="0" w:space="0" w:color="auto"/>
        <w:bottom w:val="none" w:sz="0" w:space="0" w:color="auto"/>
        <w:right w:val="none" w:sz="0" w:space="0" w:color="auto"/>
      </w:divBdr>
    </w:div>
    <w:div w:id="735083396">
      <w:marLeft w:val="640"/>
      <w:marRight w:val="0"/>
      <w:marTop w:val="0"/>
      <w:marBottom w:val="0"/>
      <w:divBdr>
        <w:top w:val="none" w:sz="0" w:space="0" w:color="auto"/>
        <w:left w:val="none" w:sz="0" w:space="0" w:color="auto"/>
        <w:bottom w:val="none" w:sz="0" w:space="0" w:color="auto"/>
        <w:right w:val="none" w:sz="0" w:space="0" w:color="auto"/>
      </w:divBdr>
    </w:div>
    <w:div w:id="735129245">
      <w:marLeft w:val="640"/>
      <w:marRight w:val="0"/>
      <w:marTop w:val="0"/>
      <w:marBottom w:val="0"/>
      <w:divBdr>
        <w:top w:val="none" w:sz="0" w:space="0" w:color="auto"/>
        <w:left w:val="none" w:sz="0" w:space="0" w:color="auto"/>
        <w:bottom w:val="none" w:sz="0" w:space="0" w:color="auto"/>
        <w:right w:val="none" w:sz="0" w:space="0" w:color="auto"/>
      </w:divBdr>
    </w:div>
    <w:div w:id="735206752">
      <w:marLeft w:val="640"/>
      <w:marRight w:val="0"/>
      <w:marTop w:val="0"/>
      <w:marBottom w:val="0"/>
      <w:divBdr>
        <w:top w:val="none" w:sz="0" w:space="0" w:color="auto"/>
        <w:left w:val="none" w:sz="0" w:space="0" w:color="auto"/>
        <w:bottom w:val="none" w:sz="0" w:space="0" w:color="auto"/>
        <w:right w:val="none" w:sz="0" w:space="0" w:color="auto"/>
      </w:divBdr>
    </w:div>
    <w:div w:id="735277941">
      <w:marLeft w:val="640"/>
      <w:marRight w:val="0"/>
      <w:marTop w:val="0"/>
      <w:marBottom w:val="0"/>
      <w:divBdr>
        <w:top w:val="none" w:sz="0" w:space="0" w:color="auto"/>
        <w:left w:val="none" w:sz="0" w:space="0" w:color="auto"/>
        <w:bottom w:val="none" w:sz="0" w:space="0" w:color="auto"/>
        <w:right w:val="none" w:sz="0" w:space="0" w:color="auto"/>
      </w:divBdr>
    </w:div>
    <w:div w:id="735278234">
      <w:marLeft w:val="640"/>
      <w:marRight w:val="0"/>
      <w:marTop w:val="0"/>
      <w:marBottom w:val="0"/>
      <w:divBdr>
        <w:top w:val="none" w:sz="0" w:space="0" w:color="auto"/>
        <w:left w:val="none" w:sz="0" w:space="0" w:color="auto"/>
        <w:bottom w:val="none" w:sz="0" w:space="0" w:color="auto"/>
        <w:right w:val="none" w:sz="0" w:space="0" w:color="auto"/>
      </w:divBdr>
    </w:div>
    <w:div w:id="735400155">
      <w:marLeft w:val="640"/>
      <w:marRight w:val="0"/>
      <w:marTop w:val="0"/>
      <w:marBottom w:val="0"/>
      <w:divBdr>
        <w:top w:val="none" w:sz="0" w:space="0" w:color="auto"/>
        <w:left w:val="none" w:sz="0" w:space="0" w:color="auto"/>
        <w:bottom w:val="none" w:sz="0" w:space="0" w:color="auto"/>
        <w:right w:val="none" w:sz="0" w:space="0" w:color="auto"/>
      </w:divBdr>
    </w:div>
    <w:div w:id="735470503">
      <w:marLeft w:val="640"/>
      <w:marRight w:val="0"/>
      <w:marTop w:val="0"/>
      <w:marBottom w:val="0"/>
      <w:divBdr>
        <w:top w:val="none" w:sz="0" w:space="0" w:color="auto"/>
        <w:left w:val="none" w:sz="0" w:space="0" w:color="auto"/>
        <w:bottom w:val="none" w:sz="0" w:space="0" w:color="auto"/>
        <w:right w:val="none" w:sz="0" w:space="0" w:color="auto"/>
      </w:divBdr>
    </w:div>
    <w:div w:id="735475875">
      <w:marLeft w:val="640"/>
      <w:marRight w:val="0"/>
      <w:marTop w:val="0"/>
      <w:marBottom w:val="0"/>
      <w:divBdr>
        <w:top w:val="none" w:sz="0" w:space="0" w:color="auto"/>
        <w:left w:val="none" w:sz="0" w:space="0" w:color="auto"/>
        <w:bottom w:val="none" w:sz="0" w:space="0" w:color="auto"/>
        <w:right w:val="none" w:sz="0" w:space="0" w:color="auto"/>
      </w:divBdr>
    </w:div>
    <w:div w:id="735477110">
      <w:marLeft w:val="640"/>
      <w:marRight w:val="0"/>
      <w:marTop w:val="0"/>
      <w:marBottom w:val="0"/>
      <w:divBdr>
        <w:top w:val="none" w:sz="0" w:space="0" w:color="auto"/>
        <w:left w:val="none" w:sz="0" w:space="0" w:color="auto"/>
        <w:bottom w:val="none" w:sz="0" w:space="0" w:color="auto"/>
        <w:right w:val="none" w:sz="0" w:space="0" w:color="auto"/>
      </w:divBdr>
    </w:div>
    <w:div w:id="735514167">
      <w:marLeft w:val="640"/>
      <w:marRight w:val="0"/>
      <w:marTop w:val="0"/>
      <w:marBottom w:val="0"/>
      <w:divBdr>
        <w:top w:val="none" w:sz="0" w:space="0" w:color="auto"/>
        <w:left w:val="none" w:sz="0" w:space="0" w:color="auto"/>
        <w:bottom w:val="none" w:sz="0" w:space="0" w:color="auto"/>
        <w:right w:val="none" w:sz="0" w:space="0" w:color="auto"/>
      </w:divBdr>
    </w:div>
    <w:div w:id="735515205">
      <w:marLeft w:val="640"/>
      <w:marRight w:val="0"/>
      <w:marTop w:val="0"/>
      <w:marBottom w:val="0"/>
      <w:divBdr>
        <w:top w:val="none" w:sz="0" w:space="0" w:color="auto"/>
        <w:left w:val="none" w:sz="0" w:space="0" w:color="auto"/>
        <w:bottom w:val="none" w:sz="0" w:space="0" w:color="auto"/>
        <w:right w:val="none" w:sz="0" w:space="0" w:color="auto"/>
      </w:divBdr>
    </w:div>
    <w:div w:id="735516467">
      <w:marLeft w:val="640"/>
      <w:marRight w:val="0"/>
      <w:marTop w:val="0"/>
      <w:marBottom w:val="0"/>
      <w:divBdr>
        <w:top w:val="none" w:sz="0" w:space="0" w:color="auto"/>
        <w:left w:val="none" w:sz="0" w:space="0" w:color="auto"/>
        <w:bottom w:val="none" w:sz="0" w:space="0" w:color="auto"/>
        <w:right w:val="none" w:sz="0" w:space="0" w:color="auto"/>
      </w:divBdr>
    </w:div>
    <w:div w:id="735519678">
      <w:marLeft w:val="640"/>
      <w:marRight w:val="0"/>
      <w:marTop w:val="0"/>
      <w:marBottom w:val="0"/>
      <w:divBdr>
        <w:top w:val="none" w:sz="0" w:space="0" w:color="auto"/>
        <w:left w:val="none" w:sz="0" w:space="0" w:color="auto"/>
        <w:bottom w:val="none" w:sz="0" w:space="0" w:color="auto"/>
        <w:right w:val="none" w:sz="0" w:space="0" w:color="auto"/>
      </w:divBdr>
    </w:div>
    <w:div w:id="735543147">
      <w:marLeft w:val="640"/>
      <w:marRight w:val="0"/>
      <w:marTop w:val="0"/>
      <w:marBottom w:val="0"/>
      <w:divBdr>
        <w:top w:val="none" w:sz="0" w:space="0" w:color="auto"/>
        <w:left w:val="none" w:sz="0" w:space="0" w:color="auto"/>
        <w:bottom w:val="none" w:sz="0" w:space="0" w:color="auto"/>
        <w:right w:val="none" w:sz="0" w:space="0" w:color="auto"/>
      </w:divBdr>
    </w:div>
    <w:div w:id="735592763">
      <w:marLeft w:val="640"/>
      <w:marRight w:val="0"/>
      <w:marTop w:val="0"/>
      <w:marBottom w:val="0"/>
      <w:divBdr>
        <w:top w:val="none" w:sz="0" w:space="0" w:color="auto"/>
        <w:left w:val="none" w:sz="0" w:space="0" w:color="auto"/>
        <w:bottom w:val="none" w:sz="0" w:space="0" w:color="auto"/>
        <w:right w:val="none" w:sz="0" w:space="0" w:color="auto"/>
      </w:divBdr>
    </w:div>
    <w:div w:id="735595517">
      <w:marLeft w:val="640"/>
      <w:marRight w:val="0"/>
      <w:marTop w:val="0"/>
      <w:marBottom w:val="0"/>
      <w:divBdr>
        <w:top w:val="none" w:sz="0" w:space="0" w:color="auto"/>
        <w:left w:val="none" w:sz="0" w:space="0" w:color="auto"/>
        <w:bottom w:val="none" w:sz="0" w:space="0" w:color="auto"/>
        <w:right w:val="none" w:sz="0" w:space="0" w:color="auto"/>
      </w:divBdr>
    </w:div>
    <w:div w:id="735779306">
      <w:marLeft w:val="640"/>
      <w:marRight w:val="0"/>
      <w:marTop w:val="0"/>
      <w:marBottom w:val="0"/>
      <w:divBdr>
        <w:top w:val="none" w:sz="0" w:space="0" w:color="auto"/>
        <w:left w:val="none" w:sz="0" w:space="0" w:color="auto"/>
        <w:bottom w:val="none" w:sz="0" w:space="0" w:color="auto"/>
        <w:right w:val="none" w:sz="0" w:space="0" w:color="auto"/>
      </w:divBdr>
    </w:div>
    <w:div w:id="735785807">
      <w:marLeft w:val="640"/>
      <w:marRight w:val="0"/>
      <w:marTop w:val="0"/>
      <w:marBottom w:val="0"/>
      <w:divBdr>
        <w:top w:val="none" w:sz="0" w:space="0" w:color="auto"/>
        <w:left w:val="none" w:sz="0" w:space="0" w:color="auto"/>
        <w:bottom w:val="none" w:sz="0" w:space="0" w:color="auto"/>
        <w:right w:val="none" w:sz="0" w:space="0" w:color="auto"/>
      </w:divBdr>
    </w:div>
    <w:div w:id="735903795">
      <w:marLeft w:val="640"/>
      <w:marRight w:val="0"/>
      <w:marTop w:val="0"/>
      <w:marBottom w:val="0"/>
      <w:divBdr>
        <w:top w:val="none" w:sz="0" w:space="0" w:color="auto"/>
        <w:left w:val="none" w:sz="0" w:space="0" w:color="auto"/>
        <w:bottom w:val="none" w:sz="0" w:space="0" w:color="auto"/>
        <w:right w:val="none" w:sz="0" w:space="0" w:color="auto"/>
      </w:divBdr>
    </w:div>
    <w:div w:id="736054418">
      <w:marLeft w:val="640"/>
      <w:marRight w:val="0"/>
      <w:marTop w:val="0"/>
      <w:marBottom w:val="0"/>
      <w:divBdr>
        <w:top w:val="none" w:sz="0" w:space="0" w:color="auto"/>
        <w:left w:val="none" w:sz="0" w:space="0" w:color="auto"/>
        <w:bottom w:val="none" w:sz="0" w:space="0" w:color="auto"/>
        <w:right w:val="none" w:sz="0" w:space="0" w:color="auto"/>
      </w:divBdr>
    </w:div>
    <w:div w:id="736055101">
      <w:marLeft w:val="640"/>
      <w:marRight w:val="0"/>
      <w:marTop w:val="0"/>
      <w:marBottom w:val="0"/>
      <w:divBdr>
        <w:top w:val="none" w:sz="0" w:space="0" w:color="auto"/>
        <w:left w:val="none" w:sz="0" w:space="0" w:color="auto"/>
        <w:bottom w:val="none" w:sz="0" w:space="0" w:color="auto"/>
        <w:right w:val="none" w:sz="0" w:space="0" w:color="auto"/>
      </w:divBdr>
    </w:div>
    <w:div w:id="736055756">
      <w:marLeft w:val="640"/>
      <w:marRight w:val="0"/>
      <w:marTop w:val="0"/>
      <w:marBottom w:val="0"/>
      <w:divBdr>
        <w:top w:val="none" w:sz="0" w:space="0" w:color="auto"/>
        <w:left w:val="none" w:sz="0" w:space="0" w:color="auto"/>
        <w:bottom w:val="none" w:sz="0" w:space="0" w:color="auto"/>
        <w:right w:val="none" w:sz="0" w:space="0" w:color="auto"/>
      </w:divBdr>
    </w:div>
    <w:div w:id="736127674">
      <w:marLeft w:val="640"/>
      <w:marRight w:val="0"/>
      <w:marTop w:val="0"/>
      <w:marBottom w:val="0"/>
      <w:divBdr>
        <w:top w:val="none" w:sz="0" w:space="0" w:color="auto"/>
        <w:left w:val="none" w:sz="0" w:space="0" w:color="auto"/>
        <w:bottom w:val="none" w:sz="0" w:space="0" w:color="auto"/>
        <w:right w:val="none" w:sz="0" w:space="0" w:color="auto"/>
      </w:divBdr>
    </w:div>
    <w:div w:id="736168106">
      <w:marLeft w:val="640"/>
      <w:marRight w:val="0"/>
      <w:marTop w:val="0"/>
      <w:marBottom w:val="0"/>
      <w:divBdr>
        <w:top w:val="none" w:sz="0" w:space="0" w:color="auto"/>
        <w:left w:val="none" w:sz="0" w:space="0" w:color="auto"/>
        <w:bottom w:val="none" w:sz="0" w:space="0" w:color="auto"/>
        <w:right w:val="none" w:sz="0" w:space="0" w:color="auto"/>
      </w:divBdr>
    </w:div>
    <w:div w:id="736170265">
      <w:marLeft w:val="640"/>
      <w:marRight w:val="0"/>
      <w:marTop w:val="0"/>
      <w:marBottom w:val="0"/>
      <w:divBdr>
        <w:top w:val="none" w:sz="0" w:space="0" w:color="auto"/>
        <w:left w:val="none" w:sz="0" w:space="0" w:color="auto"/>
        <w:bottom w:val="none" w:sz="0" w:space="0" w:color="auto"/>
        <w:right w:val="none" w:sz="0" w:space="0" w:color="auto"/>
      </w:divBdr>
    </w:div>
    <w:div w:id="736241147">
      <w:marLeft w:val="640"/>
      <w:marRight w:val="0"/>
      <w:marTop w:val="0"/>
      <w:marBottom w:val="0"/>
      <w:divBdr>
        <w:top w:val="none" w:sz="0" w:space="0" w:color="auto"/>
        <w:left w:val="none" w:sz="0" w:space="0" w:color="auto"/>
        <w:bottom w:val="none" w:sz="0" w:space="0" w:color="auto"/>
        <w:right w:val="none" w:sz="0" w:space="0" w:color="auto"/>
      </w:divBdr>
    </w:div>
    <w:div w:id="736321928">
      <w:marLeft w:val="640"/>
      <w:marRight w:val="0"/>
      <w:marTop w:val="0"/>
      <w:marBottom w:val="0"/>
      <w:divBdr>
        <w:top w:val="none" w:sz="0" w:space="0" w:color="auto"/>
        <w:left w:val="none" w:sz="0" w:space="0" w:color="auto"/>
        <w:bottom w:val="none" w:sz="0" w:space="0" w:color="auto"/>
        <w:right w:val="none" w:sz="0" w:space="0" w:color="auto"/>
      </w:divBdr>
    </w:div>
    <w:div w:id="736325814">
      <w:marLeft w:val="640"/>
      <w:marRight w:val="0"/>
      <w:marTop w:val="0"/>
      <w:marBottom w:val="0"/>
      <w:divBdr>
        <w:top w:val="none" w:sz="0" w:space="0" w:color="auto"/>
        <w:left w:val="none" w:sz="0" w:space="0" w:color="auto"/>
        <w:bottom w:val="none" w:sz="0" w:space="0" w:color="auto"/>
        <w:right w:val="none" w:sz="0" w:space="0" w:color="auto"/>
      </w:divBdr>
    </w:div>
    <w:div w:id="736365079">
      <w:marLeft w:val="640"/>
      <w:marRight w:val="0"/>
      <w:marTop w:val="0"/>
      <w:marBottom w:val="0"/>
      <w:divBdr>
        <w:top w:val="none" w:sz="0" w:space="0" w:color="auto"/>
        <w:left w:val="none" w:sz="0" w:space="0" w:color="auto"/>
        <w:bottom w:val="none" w:sz="0" w:space="0" w:color="auto"/>
        <w:right w:val="none" w:sz="0" w:space="0" w:color="auto"/>
      </w:divBdr>
    </w:div>
    <w:div w:id="736392496">
      <w:marLeft w:val="640"/>
      <w:marRight w:val="0"/>
      <w:marTop w:val="0"/>
      <w:marBottom w:val="0"/>
      <w:divBdr>
        <w:top w:val="none" w:sz="0" w:space="0" w:color="auto"/>
        <w:left w:val="none" w:sz="0" w:space="0" w:color="auto"/>
        <w:bottom w:val="none" w:sz="0" w:space="0" w:color="auto"/>
        <w:right w:val="none" w:sz="0" w:space="0" w:color="auto"/>
      </w:divBdr>
    </w:div>
    <w:div w:id="736395173">
      <w:marLeft w:val="640"/>
      <w:marRight w:val="0"/>
      <w:marTop w:val="0"/>
      <w:marBottom w:val="0"/>
      <w:divBdr>
        <w:top w:val="none" w:sz="0" w:space="0" w:color="auto"/>
        <w:left w:val="none" w:sz="0" w:space="0" w:color="auto"/>
        <w:bottom w:val="none" w:sz="0" w:space="0" w:color="auto"/>
        <w:right w:val="none" w:sz="0" w:space="0" w:color="auto"/>
      </w:divBdr>
    </w:div>
    <w:div w:id="736436708">
      <w:marLeft w:val="640"/>
      <w:marRight w:val="0"/>
      <w:marTop w:val="0"/>
      <w:marBottom w:val="0"/>
      <w:divBdr>
        <w:top w:val="none" w:sz="0" w:space="0" w:color="auto"/>
        <w:left w:val="none" w:sz="0" w:space="0" w:color="auto"/>
        <w:bottom w:val="none" w:sz="0" w:space="0" w:color="auto"/>
        <w:right w:val="none" w:sz="0" w:space="0" w:color="auto"/>
      </w:divBdr>
    </w:div>
    <w:div w:id="736438039">
      <w:marLeft w:val="640"/>
      <w:marRight w:val="0"/>
      <w:marTop w:val="0"/>
      <w:marBottom w:val="0"/>
      <w:divBdr>
        <w:top w:val="none" w:sz="0" w:space="0" w:color="auto"/>
        <w:left w:val="none" w:sz="0" w:space="0" w:color="auto"/>
        <w:bottom w:val="none" w:sz="0" w:space="0" w:color="auto"/>
        <w:right w:val="none" w:sz="0" w:space="0" w:color="auto"/>
      </w:divBdr>
    </w:div>
    <w:div w:id="736438233">
      <w:marLeft w:val="640"/>
      <w:marRight w:val="0"/>
      <w:marTop w:val="0"/>
      <w:marBottom w:val="0"/>
      <w:divBdr>
        <w:top w:val="none" w:sz="0" w:space="0" w:color="auto"/>
        <w:left w:val="none" w:sz="0" w:space="0" w:color="auto"/>
        <w:bottom w:val="none" w:sz="0" w:space="0" w:color="auto"/>
        <w:right w:val="none" w:sz="0" w:space="0" w:color="auto"/>
      </w:divBdr>
    </w:div>
    <w:div w:id="736441253">
      <w:marLeft w:val="640"/>
      <w:marRight w:val="0"/>
      <w:marTop w:val="0"/>
      <w:marBottom w:val="0"/>
      <w:divBdr>
        <w:top w:val="none" w:sz="0" w:space="0" w:color="auto"/>
        <w:left w:val="none" w:sz="0" w:space="0" w:color="auto"/>
        <w:bottom w:val="none" w:sz="0" w:space="0" w:color="auto"/>
        <w:right w:val="none" w:sz="0" w:space="0" w:color="auto"/>
      </w:divBdr>
    </w:div>
    <w:div w:id="736443910">
      <w:marLeft w:val="640"/>
      <w:marRight w:val="0"/>
      <w:marTop w:val="0"/>
      <w:marBottom w:val="0"/>
      <w:divBdr>
        <w:top w:val="none" w:sz="0" w:space="0" w:color="auto"/>
        <w:left w:val="none" w:sz="0" w:space="0" w:color="auto"/>
        <w:bottom w:val="none" w:sz="0" w:space="0" w:color="auto"/>
        <w:right w:val="none" w:sz="0" w:space="0" w:color="auto"/>
      </w:divBdr>
    </w:div>
    <w:div w:id="736509822">
      <w:marLeft w:val="640"/>
      <w:marRight w:val="0"/>
      <w:marTop w:val="0"/>
      <w:marBottom w:val="0"/>
      <w:divBdr>
        <w:top w:val="none" w:sz="0" w:space="0" w:color="auto"/>
        <w:left w:val="none" w:sz="0" w:space="0" w:color="auto"/>
        <w:bottom w:val="none" w:sz="0" w:space="0" w:color="auto"/>
        <w:right w:val="none" w:sz="0" w:space="0" w:color="auto"/>
      </w:divBdr>
    </w:div>
    <w:div w:id="736635423">
      <w:marLeft w:val="640"/>
      <w:marRight w:val="0"/>
      <w:marTop w:val="0"/>
      <w:marBottom w:val="0"/>
      <w:divBdr>
        <w:top w:val="none" w:sz="0" w:space="0" w:color="auto"/>
        <w:left w:val="none" w:sz="0" w:space="0" w:color="auto"/>
        <w:bottom w:val="none" w:sz="0" w:space="0" w:color="auto"/>
        <w:right w:val="none" w:sz="0" w:space="0" w:color="auto"/>
      </w:divBdr>
    </w:div>
    <w:div w:id="736779395">
      <w:marLeft w:val="640"/>
      <w:marRight w:val="0"/>
      <w:marTop w:val="0"/>
      <w:marBottom w:val="0"/>
      <w:divBdr>
        <w:top w:val="none" w:sz="0" w:space="0" w:color="auto"/>
        <w:left w:val="none" w:sz="0" w:space="0" w:color="auto"/>
        <w:bottom w:val="none" w:sz="0" w:space="0" w:color="auto"/>
        <w:right w:val="none" w:sz="0" w:space="0" w:color="auto"/>
      </w:divBdr>
    </w:div>
    <w:div w:id="736899824">
      <w:marLeft w:val="640"/>
      <w:marRight w:val="0"/>
      <w:marTop w:val="0"/>
      <w:marBottom w:val="0"/>
      <w:divBdr>
        <w:top w:val="none" w:sz="0" w:space="0" w:color="auto"/>
        <w:left w:val="none" w:sz="0" w:space="0" w:color="auto"/>
        <w:bottom w:val="none" w:sz="0" w:space="0" w:color="auto"/>
        <w:right w:val="none" w:sz="0" w:space="0" w:color="auto"/>
      </w:divBdr>
    </w:div>
    <w:div w:id="736973914">
      <w:marLeft w:val="640"/>
      <w:marRight w:val="0"/>
      <w:marTop w:val="0"/>
      <w:marBottom w:val="0"/>
      <w:divBdr>
        <w:top w:val="none" w:sz="0" w:space="0" w:color="auto"/>
        <w:left w:val="none" w:sz="0" w:space="0" w:color="auto"/>
        <w:bottom w:val="none" w:sz="0" w:space="0" w:color="auto"/>
        <w:right w:val="none" w:sz="0" w:space="0" w:color="auto"/>
      </w:divBdr>
    </w:div>
    <w:div w:id="736976402">
      <w:marLeft w:val="640"/>
      <w:marRight w:val="0"/>
      <w:marTop w:val="0"/>
      <w:marBottom w:val="0"/>
      <w:divBdr>
        <w:top w:val="none" w:sz="0" w:space="0" w:color="auto"/>
        <w:left w:val="none" w:sz="0" w:space="0" w:color="auto"/>
        <w:bottom w:val="none" w:sz="0" w:space="0" w:color="auto"/>
        <w:right w:val="none" w:sz="0" w:space="0" w:color="auto"/>
      </w:divBdr>
    </w:div>
    <w:div w:id="737023043">
      <w:marLeft w:val="640"/>
      <w:marRight w:val="0"/>
      <w:marTop w:val="0"/>
      <w:marBottom w:val="0"/>
      <w:divBdr>
        <w:top w:val="none" w:sz="0" w:space="0" w:color="auto"/>
        <w:left w:val="none" w:sz="0" w:space="0" w:color="auto"/>
        <w:bottom w:val="none" w:sz="0" w:space="0" w:color="auto"/>
        <w:right w:val="none" w:sz="0" w:space="0" w:color="auto"/>
      </w:divBdr>
    </w:div>
    <w:div w:id="737173515">
      <w:marLeft w:val="640"/>
      <w:marRight w:val="0"/>
      <w:marTop w:val="0"/>
      <w:marBottom w:val="0"/>
      <w:divBdr>
        <w:top w:val="none" w:sz="0" w:space="0" w:color="auto"/>
        <w:left w:val="none" w:sz="0" w:space="0" w:color="auto"/>
        <w:bottom w:val="none" w:sz="0" w:space="0" w:color="auto"/>
        <w:right w:val="none" w:sz="0" w:space="0" w:color="auto"/>
      </w:divBdr>
    </w:div>
    <w:div w:id="737292444">
      <w:marLeft w:val="640"/>
      <w:marRight w:val="0"/>
      <w:marTop w:val="0"/>
      <w:marBottom w:val="0"/>
      <w:divBdr>
        <w:top w:val="none" w:sz="0" w:space="0" w:color="auto"/>
        <w:left w:val="none" w:sz="0" w:space="0" w:color="auto"/>
        <w:bottom w:val="none" w:sz="0" w:space="0" w:color="auto"/>
        <w:right w:val="none" w:sz="0" w:space="0" w:color="auto"/>
      </w:divBdr>
    </w:div>
    <w:div w:id="737439837">
      <w:marLeft w:val="640"/>
      <w:marRight w:val="0"/>
      <w:marTop w:val="0"/>
      <w:marBottom w:val="0"/>
      <w:divBdr>
        <w:top w:val="none" w:sz="0" w:space="0" w:color="auto"/>
        <w:left w:val="none" w:sz="0" w:space="0" w:color="auto"/>
        <w:bottom w:val="none" w:sz="0" w:space="0" w:color="auto"/>
        <w:right w:val="none" w:sz="0" w:space="0" w:color="auto"/>
      </w:divBdr>
    </w:div>
    <w:div w:id="737441985">
      <w:marLeft w:val="640"/>
      <w:marRight w:val="0"/>
      <w:marTop w:val="0"/>
      <w:marBottom w:val="0"/>
      <w:divBdr>
        <w:top w:val="none" w:sz="0" w:space="0" w:color="auto"/>
        <w:left w:val="none" w:sz="0" w:space="0" w:color="auto"/>
        <w:bottom w:val="none" w:sz="0" w:space="0" w:color="auto"/>
        <w:right w:val="none" w:sz="0" w:space="0" w:color="auto"/>
      </w:divBdr>
    </w:div>
    <w:div w:id="737442040">
      <w:marLeft w:val="640"/>
      <w:marRight w:val="0"/>
      <w:marTop w:val="0"/>
      <w:marBottom w:val="0"/>
      <w:divBdr>
        <w:top w:val="none" w:sz="0" w:space="0" w:color="auto"/>
        <w:left w:val="none" w:sz="0" w:space="0" w:color="auto"/>
        <w:bottom w:val="none" w:sz="0" w:space="0" w:color="auto"/>
        <w:right w:val="none" w:sz="0" w:space="0" w:color="auto"/>
      </w:divBdr>
    </w:div>
    <w:div w:id="737478800">
      <w:marLeft w:val="640"/>
      <w:marRight w:val="0"/>
      <w:marTop w:val="0"/>
      <w:marBottom w:val="0"/>
      <w:divBdr>
        <w:top w:val="none" w:sz="0" w:space="0" w:color="auto"/>
        <w:left w:val="none" w:sz="0" w:space="0" w:color="auto"/>
        <w:bottom w:val="none" w:sz="0" w:space="0" w:color="auto"/>
        <w:right w:val="none" w:sz="0" w:space="0" w:color="auto"/>
      </w:divBdr>
    </w:div>
    <w:div w:id="737553031">
      <w:marLeft w:val="640"/>
      <w:marRight w:val="0"/>
      <w:marTop w:val="0"/>
      <w:marBottom w:val="0"/>
      <w:divBdr>
        <w:top w:val="none" w:sz="0" w:space="0" w:color="auto"/>
        <w:left w:val="none" w:sz="0" w:space="0" w:color="auto"/>
        <w:bottom w:val="none" w:sz="0" w:space="0" w:color="auto"/>
        <w:right w:val="none" w:sz="0" w:space="0" w:color="auto"/>
      </w:divBdr>
    </w:div>
    <w:div w:id="737628406">
      <w:marLeft w:val="640"/>
      <w:marRight w:val="0"/>
      <w:marTop w:val="0"/>
      <w:marBottom w:val="0"/>
      <w:divBdr>
        <w:top w:val="none" w:sz="0" w:space="0" w:color="auto"/>
        <w:left w:val="none" w:sz="0" w:space="0" w:color="auto"/>
        <w:bottom w:val="none" w:sz="0" w:space="0" w:color="auto"/>
        <w:right w:val="none" w:sz="0" w:space="0" w:color="auto"/>
      </w:divBdr>
    </w:div>
    <w:div w:id="737704135">
      <w:marLeft w:val="640"/>
      <w:marRight w:val="0"/>
      <w:marTop w:val="0"/>
      <w:marBottom w:val="0"/>
      <w:divBdr>
        <w:top w:val="none" w:sz="0" w:space="0" w:color="auto"/>
        <w:left w:val="none" w:sz="0" w:space="0" w:color="auto"/>
        <w:bottom w:val="none" w:sz="0" w:space="0" w:color="auto"/>
        <w:right w:val="none" w:sz="0" w:space="0" w:color="auto"/>
      </w:divBdr>
    </w:div>
    <w:div w:id="737749896">
      <w:marLeft w:val="640"/>
      <w:marRight w:val="0"/>
      <w:marTop w:val="0"/>
      <w:marBottom w:val="0"/>
      <w:divBdr>
        <w:top w:val="none" w:sz="0" w:space="0" w:color="auto"/>
        <w:left w:val="none" w:sz="0" w:space="0" w:color="auto"/>
        <w:bottom w:val="none" w:sz="0" w:space="0" w:color="auto"/>
        <w:right w:val="none" w:sz="0" w:space="0" w:color="auto"/>
      </w:divBdr>
    </w:div>
    <w:div w:id="737900105">
      <w:marLeft w:val="640"/>
      <w:marRight w:val="0"/>
      <w:marTop w:val="0"/>
      <w:marBottom w:val="0"/>
      <w:divBdr>
        <w:top w:val="none" w:sz="0" w:space="0" w:color="auto"/>
        <w:left w:val="none" w:sz="0" w:space="0" w:color="auto"/>
        <w:bottom w:val="none" w:sz="0" w:space="0" w:color="auto"/>
        <w:right w:val="none" w:sz="0" w:space="0" w:color="auto"/>
      </w:divBdr>
    </w:div>
    <w:div w:id="737942814">
      <w:marLeft w:val="640"/>
      <w:marRight w:val="0"/>
      <w:marTop w:val="0"/>
      <w:marBottom w:val="0"/>
      <w:divBdr>
        <w:top w:val="none" w:sz="0" w:space="0" w:color="auto"/>
        <w:left w:val="none" w:sz="0" w:space="0" w:color="auto"/>
        <w:bottom w:val="none" w:sz="0" w:space="0" w:color="auto"/>
        <w:right w:val="none" w:sz="0" w:space="0" w:color="auto"/>
      </w:divBdr>
    </w:div>
    <w:div w:id="737947134">
      <w:marLeft w:val="640"/>
      <w:marRight w:val="0"/>
      <w:marTop w:val="0"/>
      <w:marBottom w:val="0"/>
      <w:divBdr>
        <w:top w:val="none" w:sz="0" w:space="0" w:color="auto"/>
        <w:left w:val="none" w:sz="0" w:space="0" w:color="auto"/>
        <w:bottom w:val="none" w:sz="0" w:space="0" w:color="auto"/>
        <w:right w:val="none" w:sz="0" w:space="0" w:color="auto"/>
      </w:divBdr>
    </w:div>
    <w:div w:id="738015070">
      <w:marLeft w:val="640"/>
      <w:marRight w:val="0"/>
      <w:marTop w:val="0"/>
      <w:marBottom w:val="0"/>
      <w:divBdr>
        <w:top w:val="none" w:sz="0" w:space="0" w:color="auto"/>
        <w:left w:val="none" w:sz="0" w:space="0" w:color="auto"/>
        <w:bottom w:val="none" w:sz="0" w:space="0" w:color="auto"/>
        <w:right w:val="none" w:sz="0" w:space="0" w:color="auto"/>
      </w:divBdr>
    </w:div>
    <w:div w:id="738092938">
      <w:marLeft w:val="640"/>
      <w:marRight w:val="0"/>
      <w:marTop w:val="0"/>
      <w:marBottom w:val="0"/>
      <w:divBdr>
        <w:top w:val="none" w:sz="0" w:space="0" w:color="auto"/>
        <w:left w:val="none" w:sz="0" w:space="0" w:color="auto"/>
        <w:bottom w:val="none" w:sz="0" w:space="0" w:color="auto"/>
        <w:right w:val="none" w:sz="0" w:space="0" w:color="auto"/>
      </w:divBdr>
    </w:div>
    <w:div w:id="738135968">
      <w:marLeft w:val="640"/>
      <w:marRight w:val="0"/>
      <w:marTop w:val="0"/>
      <w:marBottom w:val="0"/>
      <w:divBdr>
        <w:top w:val="none" w:sz="0" w:space="0" w:color="auto"/>
        <w:left w:val="none" w:sz="0" w:space="0" w:color="auto"/>
        <w:bottom w:val="none" w:sz="0" w:space="0" w:color="auto"/>
        <w:right w:val="none" w:sz="0" w:space="0" w:color="auto"/>
      </w:divBdr>
    </w:div>
    <w:div w:id="738214436">
      <w:marLeft w:val="640"/>
      <w:marRight w:val="0"/>
      <w:marTop w:val="0"/>
      <w:marBottom w:val="0"/>
      <w:divBdr>
        <w:top w:val="none" w:sz="0" w:space="0" w:color="auto"/>
        <w:left w:val="none" w:sz="0" w:space="0" w:color="auto"/>
        <w:bottom w:val="none" w:sz="0" w:space="0" w:color="auto"/>
        <w:right w:val="none" w:sz="0" w:space="0" w:color="auto"/>
      </w:divBdr>
    </w:div>
    <w:div w:id="738285078">
      <w:marLeft w:val="640"/>
      <w:marRight w:val="0"/>
      <w:marTop w:val="0"/>
      <w:marBottom w:val="0"/>
      <w:divBdr>
        <w:top w:val="none" w:sz="0" w:space="0" w:color="auto"/>
        <w:left w:val="none" w:sz="0" w:space="0" w:color="auto"/>
        <w:bottom w:val="none" w:sz="0" w:space="0" w:color="auto"/>
        <w:right w:val="none" w:sz="0" w:space="0" w:color="auto"/>
      </w:divBdr>
    </w:div>
    <w:div w:id="738289855">
      <w:marLeft w:val="640"/>
      <w:marRight w:val="0"/>
      <w:marTop w:val="0"/>
      <w:marBottom w:val="0"/>
      <w:divBdr>
        <w:top w:val="none" w:sz="0" w:space="0" w:color="auto"/>
        <w:left w:val="none" w:sz="0" w:space="0" w:color="auto"/>
        <w:bottom w:val="none" w:sz="0" w:space="0" w:color="auto"/>
        <w:right w:val="none" w:sz="0" w:space="0" w:color="auto"/>
      </w:divBdr>
    </w:div>
    <w:div w:id="738290598">
      <w:marLeft w:val="640"/>
      <w:marRight w:val="0"/>
      <w:marTop w:val="0"/>
      <w:marBottom w:val="0"/>
      <w:divBdr>
        <w:top w:val="none" w:sz="0" w:space="0" w:color="auto"/>
        <w:left w:val="none" w:sz="0" w:space="0" w:color="auto"/>
        <w:bottom w:val="none" w:sz="0" w:space="0" w:color="auto"/>
        <w:right w:val="none" w:sz="0" w:space="0" w:color="auto"/>
      </w:divBdr>
    </w:div>
    <w:div w:id="738333220">
      <w:marLeft w:val="640"/>
      <w:marRight w:val="0"/>
      <w:marTop w:val="0"/>
      <w:marBottom w:val="0"/>
      <w:divBdr>
        <w:top w:val="none" w:sz="0" w:space="0" w:color="auto"/>
        <w:left w:val="none" w:sz="0" w:space="0" w:color="auto"/>
        <w:bottom w:val="none" w:sz="0" w:space="0" w:color="auto"/>
        <w:right w:val="none" w:sz="0" w:space="0" w:color="auto"/>
      </w:divBdr>
    </w:div>
    <w:div w:id="738406291">
      <w:marLeft w:val="640"/>
      <w:marRight w:val="0"/>
      <w:marTop w:val="0"/>
      <w:marBottom w:val="0"/>
      <w:divBdr>
        <w:top w:val="none" w:sz="0" w:space="0" w:color="auto"/>
        <w:left w:val="none" w:sz="0" w:space="0" w:color="auto"/>
        <w:bottom w:val="none" w:sz="0" w:space="0" w:color="auto"/>
        <w:right w:val="none" w:sz="0" w:space="0" w:color="auto"/>
      </w:divBdr>
    </w:div>
    <w:div w:id="738477618">
      <w:marLeft w:val="640"/>
      <w:marRight w:val="0"/>
      <w:marTop w:val="0"/>
      <w:marBottom w:val="0"/>
      <w:divBdr>
        <w:top w:val="none" w:sz="0" w:space="0" w:color="auto"/>
        <w:left w:val="none" w:sz="0" w:space="0" w:color="auto"/>
        <w:bottom w:val="none" w:sz="0" w:space="0" w:color="auto"/>
        <w:right w:val="none" w:sz="0" w:space="0" w:color="auto"/>
      </w:divBdr>
    </w:div>
    <w:div w:id="738553246">
      <w:marLeft w:val="640"/>
      <w:marRight w:val="0"/>
      <w:marTop w:val="0"/>
      <w:marBottom w:val="0"/>
      <w:divBdr>
        <w:top w:val="none" w:sz="0" w:space="0" w:color="auto"/>
        <w:left w:val="none" w:sz="0" w:space="0" w:color="auto"/>
        <w:bottom w:val="none" w:sz="0" w:space="0" w:color="auto"/>
        <w:right w:val="none" w:sz="0" w:space="0" w:color="auto"/>
      </w:divBdr>
    </w:div>
    <w:div w:id="738676843">
      <w:marLeft w:val="640"/>
      <w:marRight w:val="0"/>
      <w:marTop w:val="0"/>
      <w:marBottom w:val="0"/>
      <w:divBdr>
        <w:top w:val="none" w:sz="0" w:space="0" w:color="auto"/>
        <w:left w:val="none" w:sz="0" w:space="0" w:color="auto"/>
        <w:bottom w:val="none" w:sz="0" w:space="0" w:color="auto"/>
        <w:right w:val="none" w:sz="0" w:space="0" w:color="auto"/>
      </w:divBdr>
    </w:div>
    <w:div w:id="738864137">
      <w:marLeft w:val="640"/>
      <w:marRight w:val="0"/>
      <w:marTop w:val="0"/>
      <w:marBottom w:val="0"/>
      <w:divBdr>
        <w:top w:val="none" w:sz="0" w:space="0" w:color="auto"/>
        <w:left w:val="none" w:sz="0" w:space="0" w:color="auto"/>
        <w:bottom w:val="none" w:sz="0" w:space="0" w:color="auto"/>
        <w:right w:val="none" w:sz="0" w:space="0" w:color="auto"/>
      </w:divBdr>
    </w:div>
    <w:div w:id="739016605">
      <w:marLeft w:val="640"/>
      <w:marRight w:val="0"/>
      <w:marTop w:val="0"/>
      <w:marBottom w:val="0"/>
      <w:divBdr>
        <w:top w:val="none" w:sz="0" w:space="0" w:color="auto"/>
        <w:left w:val="none" w:sz="0" w:space="0" w:color="auto"/>
        <w:bottom w:val="none" w:sz="0" w:space="0" w:color="auto"/>
        <w:right w:val="none" w:sz="0" w:space="0" w:color="auto"/>
      </w:divBdr>
    </w:div>
    <w:div w:id="739059273">
      <w:marLeft w:val="640"/>
      <w:marRight w:val="0"/>
      <w:marTop w:val="0"/>
      <w:marBottom w:val="0"/>
      <w:divBdr>
        <w:top w:val="none" w:sz="0" w:space="0" w:color="auto"/>
        <w:left w:val="none" w:sz="0" w:space="0" w:color="auto"/>
        <w:bottom w:val="none" w:sz="0" w:space="0" w:color="auto"/>
        <w:right w:val="none" w:sz="0" w:space="0" w:color="auto"/>
      </w:divBdr>
    </w:div>
    <w:div w:id="739059880">
      <w:marLeft w:val="640"/>
      <w:marRight w:val="0"/>
      <w:marTop w:val="0"/>
      <w:marBottom w:val="0"/>
      <w:divBdr>
        <w:top w:val="none" w:sz="0" w:space="0" w:color="auto"/>
        <w:left w:val="none" w:sz="0" w:space="0" w:color="auto"/>
        <w:bottom w:val="none" w:sz="0" w:space="0" w:color="auto"/>
        <w:right w:val="none" w:sz="0" w:space="0" w:color="auto"/>
      </w:divBdr>
    </w:div>
    <w:div w:id="739064320">
      <w:marLeft w:val="640"/>
      <w:marRight w:val="0"/>
      <w:marTop w:val="0"/>
      <w:marBottom w:val="0"/>
      <w:divBdr>
        <w:top w:val="none" w:sz="0" w:space="0" w:color="auto"/>
        <w:left w:val="none" w:sz="0" w:space="0" w:color="auto"/>
        <w:bottom w:val="none" w:sz="0" w:space="0" w:color="auto"/>
        <w:right w:val="none" w:sz="0" w:space="0" w:color="auto"/>
      </w:divBdr>
    </w:div>
    <w:div w:id="739133535">
      <w:marLeft w:val="640"/>
      <w:marRight w:val="0"/>
      <w:marTop w:val="0"/>
      <w:marBottom w:val="0"/>
      <w:divBdr>
        <w:top w:val="none" w:sz="0" w:space="0" w:color="auto"/>
        <w:left w:val="none" w:sz="0" w:space="0" w:color="auto"/>
        <w:bottom w:val="none" w:sz="0" w:space="0" w:color="auto"/>
        <w:right w:val="none" w:sz="0" w:space="0" w:color="auto"/>
      </w:divBdr>
    </w:div>
    <w:div w:id="739137015">
      <w:marLeft w:val="640"/>
      <w:marRight w:val="0"/>
      <w:marTop w:val="0"/>
      <w:marBottom w:val="0"/>
      <w:divBdr>
        <w:top w:val="none" w:sz="0" w:space="0" w:color="auto"/>
        <w:left w:val="none" w:sz="0" w:space="0" w:color="auto"/>
        <w:bottom w:val="none" w:sz="0" w:space="0" w:color="auto"/>
        <w:right w:val="none" w:sz="0" w:space="0" w:color="auto"/>
      </w:divBdr>
    </w:div>
    <w:div w:id="739137276">
      <w:marLeft w:val="640"/>
      <w:marRight w:val="0"/>
      <w:marTop w:val="0"/>
      <w:marBottom w:val="0"/>
      <w:divBdr>
        <w:top w:val="none" w:sz="0" w:space="0" w:color="auto"/>
        <w:left w:val="none" w:sz="0" w:space="0" w:color="auto"/>
        <w:bottom w:val="none" w:sz="0" w:space="0" w:color="auto"/>
        <w:right w:val="none" w:sz="0" w:space="0" w:color="auto"/>
      </w:divBdr>
    </w:div>
    <w:div w:id="739182857">
      <w:marLeft w:val="640"/>
      <w:marRight w:val="0"/>
      <w:marTop w:val="0"/>
      <w:marBottom w:val="0"/>
      <w:divBdr>
        <w:top w:val="none" w:sz="0" w:space="0" w:color="auto"/>
        <w:left w:val="none" w:sz="0" w:space="0" w:color="auto"/>
        <w:bottom w:val="none" w:sz="0" w:space="0" w:color="auto"/>
        <w:right w:val="none" w:sz="0" w:space="0" w:color="auto"/>
      </w:divBdr>
    </w:div>
    <w:div w:id="739210842">
      <w:marLeft w:val="640"/>
      <w:marRight w:val="0"/>
      <w:marTop w:val="0"/>
      <w:marBottom w:val="0"/>
      <w:divBdr>
        <w:top w:val="none" w:sz="0" w:space="0" w:color="auto"/>
        <w:left w:val="none" w:sz="0" w:space="0" w:color="auto"/>
        <w:bottom w:val="none" w:sz="0" w:space="0" w:color="auto"/>
        <w:right w:val="none" w:sz="0" w:space="0" w:color="auto"/>
      </w:divBdr>
    </w:div>
    <w:div w:id="739212250">
      <w:marLeft w:val="640"/>
      <w:marRight w:val="0"/>
      <w:marTop w:val="0"/>
      <w:marBottom w:val="0"/>
      <w:divBdr>
        <w:top w:val="none" w:sz="0" w:space="0" w:color="auto"/>
        <w:left w:val="none" w:sz="0" w:space="0" w:color="auto"/>
        <w:bottom w:val="none" w:sz="0" w:space="0" w:color="auto"/>
        <w:right w:val="none" w:sz="0" w:space="0" w:color="auto"/>
      </w:divBdr>
    </w:div>
    <w:div w:id="739212614">
      <w:marLeft w:val="640"/>
      <w:marRight w:val="0"/>
      <w:marTop w:val="0"/>
      <w:marBottom w:val="0"/>
      <w:divBdr>
        <w:top w:val="none" w:sz="0" w:space="0" w:color="auto"/>
        <w:left w:val="none" w:sz="0" w:space="0" w:color="auto"/>
        <w:bottom w:val="none" w:sz="0" w:space="0" w:color="auto"/>
        <w:right w:val="none" w:sz="0" w:space="0" w:color="auto"/>
      </w:divBdr>
    </w:div>
    <w:div w:id="739256528">
      <w:marLeft w:val="640"/>
      <w:marRight w:val="0"/>
      <w:marTop w:val="0"/>
      <w:marBottom w:val="0"/>
      <w:divBdr>
        <w:top w:val="none" w:sz="0" w:space="0" w:color="auto"/>
        <w:left w:val="none" w:sz="0" w:space="0" w:color="auto"/>
        <w:bottom w:val="none" w:sz="0" w:space="0" w:color="auto"/>
        <w:right w:val="none" w:sz="0" w:space="0" w:color="auto"/>
      </w:divBdr>
    </w:div>
    <w:div w:id="739325306">
      <w:marLeft w:val="640"/>
      <w:marRight w:val="0"/>
      <w:marTop w:val="0"/>
      <w:marBottom w:val="0"/>
      <w:divBdr>
        <w:top w:val="none" w:sz="0" w:space="0" w:color="auto"/>
        <w:left w:val="none" w:sz="0" w:space="0" w:color="auto"/>
        <w:bottom w:val="none" w:sz="0" w:space="0" w:color="auto"/>
        <w:right w:val="none" w:sz="0" w:space="0" w:color="auto"/>
      </w:divBdr>
    </w:div>
    <w:div w:id="739405265">
      <w:marLeft w:val="640"/>
      <w:marRight w:val="0"/>
      <w:marTop w:val="0"/>
      <w:marBottom w:val="0"/>
      <w:divBdr>
        <w:top w:val="none" w:sz="0" w:space="0" w:color="auto"/>
        <w:left w:val="none" w:sz="0" w:space="0" w:color="auto"/>
        <w:bottom w:val="none" w:sz="0" w:space="0" w:color="auto"/>
        <w:right w:val="none" w:sz="0" w:space="0" w:color="auto"/>
      </w:divBdr>
    </w:div>
    <w:div w:id="739405707">
      <w:marLeft w:val="640"/>
      <w:marRight w:val="0"/>
      <w:marTop w:val="0"/>
      <w:marBottom w:val="0"/>
      <w:divBdr>
        <w:top w:val="none" w:sz="0" w:space="0" w:color="auto"/>
        <w:left w:val="none" w:sz="0" w:space="0" w:color="auto"/>
        <w:bottom w:val="none" w:sz="0" w:space="0" w:color="auto"/>
        <w:right w:val="none" w:sz="0" w:space="0" w:color="auto"/>
      </w:divBdr>
    </w:div>
    <w:div w:id="739405953">
      <w:marLeft w:val="640"/>
      <w:marRight w:val="0"/>
      <w:marTop w:val="0"/>
      <w:marBottom w:val="0"/>
      <w:divBdr>
        <w:top w:val="none" w:sz="0" w:space="0" w:color="auto"/>
        <w:left w:val="none" w:sz="0" w:space="0" w:color="auto"/>
        <w:bottom w:val="none" w:sz="0" w:space="0" w:color="auto"/>
        <w:right w:val="none" w:sz="0" w:space="0" w:color="auto"/>
      </w:divBdr>
    </w:div>
    <w:div w:id="739408584">
      <w:marLeft w:val="640"/>
      <w:marRight w:val="0"/>
      <w:marTop w:val="0"/>
      <w:marBottom w:val="0"/>
      <w:divBdr>
        <w:top w:val="none" w:sz="0" w:space="0" w:color="auto"/>
        <w:left w:val="none" w:sz="0" w:space="0" w:color="auto"/>
        <w:bottom w:val="none" w:sz="0" w:space="0" w:color="auto"/>
        <w:right w:val="none" w:sz="0" w:space="0" w:color="auto"/>
      </w:divBdr>
    </w:div>
    <w:div w:id="739518297">
      <w:marLeft w:val="640"/>
      <w:marRight w:val="0"/>
      <w:marTop w:val="0"/>
      <w:marBottom w:val="0"/>
      <w:divBdr>
        <w:top w:val="none" w:sz="0" w:space="0" w:color="auto"/>
        <w:left w:val="none" w:sz="0" w:space="0" w:color="auto"/>
        <w:bottom w:val="none" w:sz="0" w:space="0" w:color="auto"/>
        <w:right w:val="none" w:sz="0" w:space="0" w:color="auto"/>
      </w:divBdr>
    </w:div>
    <w:div w:id="739519290">
      <w:marLeft w:val="640"/>
      <w:marRight w:val="0"/>
      <w:marTop w:val="0"/>
      <w:marBottom w:val="0"/>
      <w:divBdr>
        <w:top w:val="none" w:sz="0" w:space="0" w:color="auto"/>
        <w:left w:val="none" w:sz="0" w:space="0" w:color="auto"/>
        <w:bottom w:val="none" w:sz="0" w:space="0" w:color="auto"/>
        <w:right w:val="none" w:sz="0" w:space="0" w:color="auto"/>
      </w:divBdr>
    </w:div>
    <w:div w:id="739523678">
      <w:marLeft w:val="640"/>
      <w:marRight w:val="0"/>
      <w:marTop w:val="0"/>
      <w:marBottom w:val="0"/>
      <w:divBdr>
        <w:top w:val="none" w:sz="0" w:space="0" w:color="auto"/>
        <w:left w:val="none" w:sz="0" w:space="0" w:color="auto"/>
        <w:bottom w:val="none" w:sz="0" w:space="0" w:color="auto"/>
        <w:right w:val="none" w:sz="0" w:space="0" w:color="auto"/>
      </w:divBdr>
    </w:div>
    <w:div w:id="739641469">
      <w:marLeft w:val="640"/>
      <w:marRight w:val="0"/>
      <w:marTop w:val="0"/>
      <w:marBottom w:val="0"/>
      <w:divBdr>
        <w:top w:val="none" w:sz="0" w:space="0" w:color="auto"/>
        <w:left w:val="none" w:sz="0" w:space="0" w:color="auto"/>
        <w:bottom w:val="none" w:sz="0" w:space="0" w:color="auto"/>
        <w:right w:val="none" w:sz="0" w:space="0" w:color="auto"/>
      </w:divBdr>
    </w:div>
    <w:div w:id="739715173">
      <w:marLeft w:val="640"/>
      <w:marRight w:val="0"/>
      <w:marTop w:val="0"/>
      <w:marBottom w:val="0"/>
      <w:divBdr>
        <w:top w:val="none" w:sz="0" w:space="0" w:color="auto"/>
        <w:left w:val="none" w:sz="0" w:space="0" w:color="auto"/>
        <w:bottom w:val="none" w:sz="0" w:space="0" w:color="auto"/>
        <w:right w:val="none" w:sz="0" w:space="0" w:color="auto"/>
      </w:divBdr>
    </w:div>
    <w:div w:id="739787278">
      <w:marLeft w:val="640"/>
      <w:marRight w:val="0"/>
      <w:marTop w:val="0"/>
      <w:marBottom w:val="0"/>
      <w:divBdr>
        <w:top w:val="none" w:sz="0" w:space="0" w:color="auto"/>
        <w:left w:val="none" w:sz="0" w:space="0" w:color="auto"/>
        <w:bottom w:val="none" w:sz="0" w:space="0" w:color="auto"/>
        <w:right w:val="none" w:sz="0" w:space="0" w:color="auto"/>
      </w:divBdr>
    </w:div>
    <w:div w:id="739787715">
      <w:marLeft w:val="640"/>
      <w:marRight w:val="0"/>
      <w:marTop w:val="0"/>
      <w:marBottom w:val="0"/>
      <w:divBdr>
        <w:top w:val="none" w:sz="0" w:space="0" w:color="auto"/>
        <w:left w:val="none" w:sz="0" w:space="0" w:color="auto"/>
        <w:bottom w:val="none" w:sz="0" w:space="0" w:color="auto"/>
        <w:right w:val="none" w:sz="0" w:space="0" w:color="auto"/>
      </w:divBdr>
    </w:div>
    <w:div w:id="739913138">
      <w:marLeft w:val="640"/>
      <w:marRight w:val="0"/>
      <w:marTop w:val="0"/>
      <w:marBottom w:val="0"/>
      <w:divBdr>
        <w:top w:val="none" w:sz="0" w:space="0" w:color="auto"/>
        <w:left w:val="none" w:sz="0" w:space="0" w:color="auto"/>
        <w:bottom w:val="none" w:sz="0" w:space="0" w:color="auto"/>
        <w:right w:val="none" w:sz="0" w:space="0" w:color="auto"/>
      </w:divBdr>
    </w:div>
    <w:div w:id="739985637">
      <w:marLeft w:val="640"/>
      <w:marRight w:val="0"/>
      <w:marTop w:val="0"/>
      <w:marBottom w:val="0"/>
      <w:divBdr>
        <w:top w:val="none" w:sz="0" w:space="0" w:color="auto"/>
        <w:left w:val="none" w:sz="0" w:space="0" w:color="auto"/>
        <w:bottom w:val="none" w:sz="0" w:space="0" w:color="auto"/>
        <w:right w:val="none" w:sz="0" w:space="0" w:color="auto"/>
      </w:divBdr>
    </w:div>
    <w:div w:id="739986162">
      <w:marLeft w:val="640"/>
      <w:marRight w:val="0"/>
      <w:marTop w:val="0"/>
      <w:marBottom w:val="0"/>
      <w:divBdr>
        <w:top w:val="none" w:sz="0" w:space="0" w:color="auto"/>
        <w:left w:val="none" w:sz="0" w:space="0" w:color="auto"/>
        <w:bottom w:val="none" w:sz="0" w:space="0" w:color="auto"/>
        <w:right w:val="none" w:sz="0" w:space="0" w:color="auto"/>
      </w:divBdr>
    </w:div>
    <w:div w:id="740056936">
      <w:marLeft w:val="640"/>
      <w:marRight w:val="0"/>
      <w:marTop w:val="0"/>
      <w:marBottom w:val="0"/>
      <w:divBdr>
        <w:top w:val="none" w:sz="0" w:space="0" w:color="auto"/>
        <w:left w:val="none" w:sz="0" w:space="0" w:color="auto"/>
        <w:bottom w:val="none" w:sz="0" w:space="0" w:color="auto"/>
        <w:right w:val="none" w:sz="0" w:space="0" w:color="auto"/>
      </w:divBdr>
    </w:div>
    <w:div w:id="740101198">
      <w:marLeft w:val="640"/>
      <w:marRight w:val="0"/>
      <w:marTop w:val="0"/>
      <w:marBottom w:val="0"/>
      <w:divBdr>
        <w:top w:val="none" w:sz="0" w:space="0" w:color="auto"/>
        <w:left w:val="none" w:sz="0" w:space="0" w:color="auto"/>
        <w:bottom w:val="none" w:sz="0" w:space="0" w:color="auto"/>
        <w:right w:val="none" w:sz="0" w:space="0" w:color="auto"/>
      </w:divBdr>
    </w:div>
    <w:div w:id="740105339">
      <w:marLeft w:val="640"/>
      <w:marRight w:val="0"/>
      <w:marTop w:val="0"/>
      <w:marBottom w:val="0"/>
      <w:divBdr>
        <w:top w:val="none" w:sz="0" w:space="0" w:color="auto"/>
        <w:left w:val="none" w:sz="0" w:space="0" w:color="auto"/>
        <w:bottom w:val="none" w:sz="0" w:space="0" w:color="auto"/>
        <w:right w:val="none" w:sz="0" w:space="0" w:color="auto"/>
      </w:divBdr>
    </w:div>
    <w:div w:id="740105477">
      <w:marLeft w:val="640"/>
      <w:marRight w:val="0"/>
      <w:marTop w:val="0"/>
      <w:marBottom w:val="0"/>
      <w:divBdr>
        <w:top w:val="none" w:sz="0" w:space="0" w:color="auto"/>
        <w:left w:val="none" w:sz="0" w:space="0" w:color="auto"/>
        <w:bottom w:val="none" w:sz="0" w:space="0" w:color="auto"/>
        <w:right w:val="none" w:sz="0" w:space="0" w:color="auto"/>
      </w:divBdr>
    </w:div>
    <w:div w:id="740180420">
      <w:marLeft w:val="640"/>
      <w:marRight w:val="0"/>
      <w:marTop w:val="0"/>
      <w:marBottom w:val="0"/>
      <w:divBdr>
        <w:top w:val="none" w:sz="0" w:space="0" w:color="auto"/>
        <w:left w:val="none" w:sz="0" w:space="0" w:color="auto"/>
        <w:bottom w:val="none" w:sz="0" w:space="0" w:color="auto"/>
        <w:right w:val="none" w:sz="0" w:space="0" w:color="auto"/>
      </w:divBdr>
    </w:div>
    <w:div w:id="740300277">
      <w:marLeft w:val="640"/>
      <w:marRight w:val="0"/>
      <w:marTop w:val="0"/>
      <w:marBottom w:val="0"/>
      <w:divBdr>
        <w:top w:val="none" w:sz="0" w:space="0" w:color="auto"/>
        <w:left w:val="none" w:sz="0" w:space="0" w:color="auto"/>
        <w:bottom w:val="none" w:sz="0" w:space="0" w:color="auto"/>
        <w:right w:val="none" w:sz="0" w:space="0" w:color="auto"/>
      </w:divBdr>
    </w:div>
    <w:div w:id="740368874">
      <w:marLeft w:val="640"/>
      <w:marRight w:val="0"/>
      <w:marTop w:val="0"/>
      <w:marBottom w:val="0"/>
      <w:divBdr>
        <w:top w:val="none" w:sz="0" w:space="0" w:color="auto"/>
        <w:left w:val="none" w:sz="0" w:space="0" w:color="auto"/>
        <w:bottom w:val="none" w:sz="0" w:space="0" w:color="auto"/>
        <w:right w:val="none" w:sz="0" w:space="0" w:color="auto"/>
      </w:divBdr>
    </w:div>
    <w:div w:id="740372955">
      <w:marLeft w:val="640"/>
      <w:marRight w:val="0"/>
      <w:marTop w:val="0"/>
      <w:marBottom w:val="0"/>
      <w:divBdr>
        <w:top w:val="none" w:sz="0" w:space="0" w:color="auto"/>
        <w:left w:val="none" w:sz="0" w:space="0" w:color="auto"/>
        <w:bottom w:val="none" w:sz="0" w:space="0" w:color="auto"/>
        <w:right w:val="none" w:sz="0" w:space="0" w:color="auto"/>
      </w:divBdr>
    </w:div>
    <w:div w:id="740635386">
      <w:marLeft w:val="640"/>
      <w:marRight w:val="0"/>
      <w:marTop w:val="0"/>
      <w:marBottom w:val="0"/>
      <w:divBdr>
        <w:top w:val="none" w:sz="0" w:space="0" w:color="auto"/>
        <w:left w:val="none" w:sz="0" w:space="0" w:color="auto"/>
        <w:bottom w:val="none" w:sz="0" w:space="0" w:color="auto"/>
        <w:right w:val="none" w:sz="0" w:space="0" w:color="auto"/>
      </w:divBdr>
    </w:div>
    <w:div w:id="740836547">
      <w:marLeft w:val="640"/>
      <w:marRight w:val="0"/>
      <w:marTop w:val="0"/>
      <w:marBottom w:val="0"/>
      <w:divBdr>
        <w:top w:val="none" w:sz="0" w:space="0" w:color="auto"/>
        <w:left w:val="none" w:sz="0" w:space="0" w:color="auto"/>
        <w:bottom w:val="none" w:sz="0" w:space="0" w:color="auto"/>
        <w:right w:val="none" w:sz="0" w:space="0" w:color="auto"/>
      </w:divBdr>
    </w:div>
    <w:div w:id="740906284">
      <w:marLeft w:val="640"/>
      <w:marRight w:val="0"/>
      <w:marTop w:val="0"/>
      <w:marBottom w:val="0"/>
      <w:divBdr>
        <w:top w:val="none" w:sz="0" w:space="0" w:color="auto"/>
        <w:left w:val="none" w:sz="0" w:space="0" w:color="auto"/>
        <w:bottom w:val="none" w:sz="0" w:space="0" w:color="auto"/>
        <w:right w:val="none" w:sz="0" w:space="0" w:color="auto"/>
      </w:divBdr>
    </w:div>
    <w:div w:id="740955414">
      <w:marLeft w:val="640"/>
      <w:marRight w:val="0"/>
      <w:marTop w:val="0"/>
      <w:marBottom w:val="0"/>
      <w:divBdr>
        <w:top w:val="none" w:sz="0" w:space="0" w:color="auto"/>
        <w:left w:val="none" w:sz="0" w:space="0" w:color="auto"/>
        <w:bottom w:val="none" w:sz="0" w:space="0" w:color="auto"/>
        <w:right w:val="none" w:sz="0" w:space="0" w:color="auto"/>
      </w:divBdr>
    </w:div>
    <w:div w:id="740979224">
      <w:marLeft w:val="640"/>
      <w:marRight w:val="0"/>
      <w:marTop w:val="0"/>
      <w:marBottom w:val="0"/>
      <w:divBdr>
        <w:top w:val="none" w:sz="0" w:space="0" w:color="auto"/>
        <w:left w:val="none" w:sz="0" w:space="0" w:color="auto"/>
        <w:bottom w:val="none" w:sz="0" w:space="0" w:color="auto"/>
        <w:right w:val="none" w:sz="0" w:space="0" w:color="auto"/>
      </w:divBdr>
    </w:div>
    <w:div w:id="740979704">
      <w:marLeft w:val="640"/>
      <w:marRight w:val="0"/>
      <w:marTop w:val="0"/>
      <w:marBottom w:val="0"/>
      <w:divBdr>
        <w:top w:val="none" w:sz="0" w:space="0" w:color="auto"/>
        <w:left w:val="none" w:sz="0" w:space="0" w:color="auto"/>
        <w:bottom w:val="none" w:sz="0" w:space="0" w:color="auto"/>
        <w:right w:val="none" w:sz="0" w:space="0" w:color="auto"/>
      </w:divBdr>
    </w:div>
    <w:div w:id="741022251">
      <w:marLeft w:val="640"/>
      <w:marRight w:val="0"/>
      <w:marTop w:val="0"/>
      <w:marBottom w:val="0"/>
      <w:divBdr>
        <w:top w:val="none" w:sz="0" w:space="0" w:color="auto"/>
        <w:left w:val="none" w:sz="0" w:space="0" w:color="auto"/>
        <w:bottom w:val="none" w:sz="0" w:space="0" w:color="auto"/>
        <w:right w:val="none" w:sz="0" w:space="0" w:color="auto"/>
      </w:divBdr>
    </w:div>
    <w:div w:id="741029109">
      <w:marLeft w:val="640"/>
      <w:marRight w:val="0"/>
      <w:marTop w:val="0"/>
      <w:marBottom w:val="0"/>
      <w:divBdr>
        <w:top w:val="none" w:sz="0" w:space="0" w:color="auto"/>
        <w:left w:val="none" w:sz="0" w:space="0" w:color="auto"/>
        <w:bottom w:val="none" w:sz="0" w:space="0" w:color="auto"/>
        <w:right w:val="none" w:sz="0" w:space="0" w:color="auto"/>
      </w:divBdr>
    </w:div>
    <w:div w:id="741029849">
      <w:marLeft w:val="640"/>
      <w:marRight w:val="0"/>
      <w:marTop w:val="0"/>
      <w:marBottom w:val="0"/>
      <w:divBdr>
        <w:top w:val="none" w:sz="0" w:space="0" w:color="auto"/>
        <w:left w:val="none" w:sz="0" w:space="0" w:color="auto"/>
        <w:bottom w:val="none" w:sz="0" w:space="0" w:color="auto"/>
        <w:right w:val="none" w:sz="0" w:space="0" w:color="auto"/>
      </w:divBdr>
    </w:div>
    <w:div w:id="741101134">
      <w:marLeft w:val="640"/>
      <w:marRight w:val="0"/>
      <w:marTop w:val="0"/>
      <w:marBottom w:val="0"/>
      <w:divBdr>
        <w:top w:val="none" w:sz="0" w:space="0" w:color="auto"/>
        <w:left w:val="none" w:sz="0" w:space="0" w:color="auto"/>
        <w:bottom w:val="none" w:sz="0" w:space="0" w:color="auto"/>
        <w:right w:val="none" w:sz="0" w:space="0" w:color="auto"/>
      </w:divBdr>
    </w:div>
    <w:div w:id="741105996">
      <w:marLeft w:val="640"/>
      <w:marRight w:val="0"/>
      <w:marTop w:val="0"/>
      <w:marBottom w:val="0"/>
      <w:divBdr>
        <w:top w:val="none" w:sz="0" w:space="0" w:color="auto"/>
        <w:left w:val="none" w:sz="0" w:space="0" w:color="auto"/>
        <w:bottom w:val="none" w:sz="0" w:space="0" w:color="auto"/>
        <w:right w:val="none" w:sz="0" w:space="0" w:color="auto"/>
      </w:divBdr>
    </w:div>
    <w:div w:id="741148020">
      <w:marLeft w:val="640"/>
      <w:marRight w:val="0"/>
      <w:marTop w:val="0"/>
      <w:marBottom w:val="0"/>
      <w:divBdr>
        <w:top w:val="none" w:sz="0" w:space="0" w:color="auto"/>
        <w:left w:val="none" w:sz="0" w:space="0" w:color="auto"/>
        <w:bottom w:val="none" w:sz="0" w:space="0" w:color="auto"/>
        <w:right w:val="none" w:sz="0" w:space="0" w:color="auto"/>
      </w:divBdr>
    </w:div>
    <w:div w:id="741177134">
      <w:marLeft w:val="640"/>
      <w:marRight w:val="0"/>
      <w:marTop w:val="0"/>
      <w:marBottom w:val="0"/>
      <w:divBdr>
        <w:top w:val="none" w:sz="0" w:space="0" w:color="auto"/>
        <w:left w:val="none" w:sz="0" w:space="0" w:color="auto"/>
        <w:bottom w:val="none" w:sz="0" w:space="0" w:color="auto"/>
        <w:right w:val="none" w:sz="0" w:space="0" w:color="auto"/>
      </w:divBdr>
    </w:div>
    <w:div w:id="741298242">
      <w:marLeft w:val="640"/>
      <w:marRight w:val="0"/>
      <w:marTop w:val="0"/>
      <w:marBottom w:val="0"/>
      <w:divBdr>
        <w:top w:val="none" w:sz="0" w:space="0" w:color="auto"/>
        <w:left w:val="none" w:sz="0" w:space="0" w:color="auto"/>
        <w:bottom w:val="none" w:sz="0" w:space="0" w:color="auto"/>
        <w:right w:val="none" w:sz="0" w:space="0" w:color="auto"/>
      </w:divBdr>
    </w:div>
    <w:div w:id="741370890">
      <w:marLeft w:val="640"/>
      <w:marRight w:val="0"/>
      <w:marTop w:val="0"/>
      <w:marBottom w:val="0"/>
      <w:divBdr>
        <w:top w:val="none" w:sz="0" w:space="0" w:color="auto"/>
        <w:left w:val="none" w:sz="0" w:space="0" w:color="auto"/>
        <w:bottom w:val="none" w:sz="0" w:space="0" w:color="auto"/>
        <w:right w:val="none" w:sz="0" w:space="0" w:color="auto"/>
      </w:divBdr>
    </w:div>
    <w:div w:id="741485249">
      <w:marLeft w:val="640"/>
      <w:marRight w:val="0"/>
      <w:marTop w:val="0"/>
      <w:marBottom w:val="0"/>
      <w:divBdr>
        <w:top w:val="none" w:sz="0" w:space="0" w:color="auto"/>
        <w:left w:val="none" w:sz="0" w:space="0" w:color="auto"/>
        <w:bottom w:val="none" w:sz="0" w:space="0" w:color="auto"/>
        <w:right w:val="none" w:sz="0" w:space="0" w:color="auto"/>
      </w:divBdr>
    </w:div>
    <w:div w:id="741559272">
      <w:marLeft w:val="640"/>
      <w:marRight w:val="0"/>
      <w:marTop w:val="0"/>
      <w:marBottom w:val="0"/>
      <w:divBdr>
        <w:top w:val="none" w:sz="0" w:space="0" w:color="auto"/>
        <w:left w:val="none" w:sz="0" w:space="0" w:color="auto"/>
        <w:bottom w:val="none" w:sz="0" w:space="0" w:color="auto"/>
        <w:right w:val="none" w:sz="0" w:space="0" w:color="auto"/>
      </w:divBdr>
    </w:div>
    <w:div w:id="741565875">
      <w:marLeft w:val="640"/>
      <w:marRight w:val="0"/>
      <w:marTop w:val="0"/>
      <w:marBottom w:val="0"/>
      <w:divBdr>
        <w:top w:val="none" w:sz="0" w:space="0" w:color="auto"/>
        <w:left w:val="none" w:sz="0" w:space="0" w:color="auto"/>
        <w:bottom w:val="none" w:sz="0" w:space="0" w:color="auto"/>
        <w:right w:val="none" w:sz="0" w:space="0" w:color="auto"/>
      </w:divBdr>
    </w:div>
    <w:div w:id="741682161">
      <w:marLeft w:val="640"/>
      <w:marRight w:val="0"/>
      <w:marTop w:val="0"/>
      <w:marBottom w:val="0"/>
      <w:divBdr>
        <w:top w:val="none" w:sz="0" w:space="0" w:color="auto"/>
        <w:left w:val="none" w:sz="0" w:space="0" w:color="auto"/>
        <w:bottom w:val="none" w:sz="0" w:space="0" w:color="auto"/>
        <w:right w:val="none" w:sz="0" w:space="0" w:color="auto"/>
      </w:divBdr>
    </w:div>
    <w:div w:id="741875139">
      <w:marLeft w:val="640"/>
      <w:marRight w:val="0"/>
      <w:marTop w:val="0"/>
      <w:marBottom w:val="0"/>
      <w:divBdr>
        <w:top w:val="none" w:sz="0" w:space="0" w:color="auto"/>
        <w:left w:val="none" w:sz="0" w:space="0" w:color="auto"/>
        <w:bottom w:val="none" w:sz="0" w:space="0" w:color="auto"/>
        <w:right w:val="none" w:sz="0" w:space="0" w:color="auto"/>
      </w:divBdr>
    </w:div>
    <w:div w:id="741875428">
      <w:marLeft w:val="640"/>
      <w:marRight w:val="0"/>
      <w:marTop w:val="0"/>
      <w:marBottom w:val="0"/>
      <w:divBdr>
        <w:top w:val="none" w:sz="0" w:space="0" w:color="auto"/>
        <w:left w:val="none" w:sz="0" w:space="0" w:color="auto"/>
        <w:bottom w:val="none" w:sz="0" w:space="0" w:color="auto"/>
        <w:right w:val="none" w:sz="0" w:space="0" w:color="auto"/>
      </w:divBdr>
    </w:div>
    <w:div w:id="741878118">
      <w:marLeft w:val="640"/>
      <w:marRight w:val="0"/>
      <w:marTop w:val="0"/>
      <w:marBottom w:val="0"/>
      <w:divBdr>
        <w:top w:val="none" w:sz="0" w:space="0" w:color="auto"/>
        <w:left w:val="none" w:sz="0" w:space="0" w:color="auto"/>
        <w:bottom w:val="none" w:sz="0" w:space="0" w:color="auto"/>
        <w:right w:val="none" w:sz="0" w:space="0" w:color="auto"/>
      </w:divBdr>
    </w:div>
    <w:div w:id="741948086">
      <w:marLeft w:val="640"/>
      <w:marRight w:val="0"/>
      <w:marTop w:val="0"/>
      <w:marBottom w:val="0"/>
      <w:divBdr>
        <w:top w:val="none" w:sz="0" w:space="0" w:color="auto"/>
        <w:left w:val="none" w:sz="0" w:space="0" w:color="auto"/>
        <w:bottom w:val="none" w:sz="0" w:space="0" w:color="auto"/>
        <w:right w:val="none" w:sz="0" w:space="0" w:color="auto"/>
      </w:divBdr>
    </w:div>
    <w:div w:id="742029633">
      <w:marLeft w:val="640"/>
      <w:marRight w:val="0"/>
      <w:marTop w:val="0"/>
      <w:marBottom w:val="0"/>
      <w:divBdr>
        <w:top w:val="none" w:sz="0" w:space="0" w:color="auto"/>
        <w:left w:val="none" w:sz="0" w:space="0" w:color="auto"/>
        <w:bottom w:val="none" w:sz="0" w:space="0" w:color="auto"/>
        <w:right w:val="none" w:sz="0" w:space="0" w:color="auto"/>
      </w:divBdr>
    </w:div>
    <w:div w:id="742142367">
      <w:marLeft w:val="640"/>
      <w:marRight w:val="0"/>
      <w:marTop w:val="0"/>
      <w:marBottom w:val="0"/>
      <w:divBdr>
        <w:top w:val="none" w:sz="0" w:space="0" w:color="auto"/>
        <w:left w:val="none" w:sz="0" w:space="0" w:color="auto"/>
        <w:bottom w:val="none" w:sz="0" w:space="0" w:color="auto"/>
        <w:right w:val="none" w:sz="0" w:space="0" w:color="auto"/>
      </w:divBdr>
    </w:div>
    <w:div w:id="742265510">
      <w:marLeft w:val="640"/>
      <w:marRight w:val="0"/>
      <w:marTop w:val="0"/>
      <w:marBottom w:val="0"/>
      <w:divBdr>
        <w:top w:val="none" w:sz="0" w:space="0" w:color="auto"/>
        <w:left w:val="none" w:sz="0" w:space="0" w:color="auto"/>
        <w:bottom w:val="none" w:sz="0" w:space="0" w:color="auto"/>
        <w:right w:val="none" w:sz="0" w:space="0" w:color="auto"/>
      </w:divBdr>
    </w:div>
    <w:div w:id="742291069">
      <w:marLeft w:val="640"/>
      <w:marRight w:val="0"/>
      <w:marTop w:val="0"/>
      <w:marBottom w:val="0"/>
      <w:divBdr>
        <w:top w:val="none" w:sz="0" w:space="0" w:color="auto"/>
        <w:left w:val="none" w:sz="0" w:space="0" w:color="auto"/>
        <w:bottom w:val="none" w:sz="0" w:space="0" w:color="auto"/>
        <w:right w:val="none" w:sz="0" w:space="0" w:color="auto"/>
      </w:divBdr>
    </w:div>
    <w:div w:id="742291074">
      <w:marLeft w:val="640"/>
      <w:marRight w:val="0"/>
      <w:marTop w:val="0"/>
      <w:marBottom w:val="0"/>
      <w:divBdr>
        <w:top w:val="none" w:sz="0" w:space="0" w:color="auto"/>
        <w:left w:val="none" w:sz="0" w:space="0" w:color="auto"/>
        <w:bottom w:val="none" w:sz="0" w:space="0" w:color="auto"/>
        <w:right w:val="none" w:sz="0" w:space="0" w:color="auto"/>
      </w:divBdr>
    </w:div>
    <w:div w:id="742482508">
      <w:marLeft w:val="640"/>
      <w:marRight w:val="0"/>
      <w:marTop w:val="0"/>
      <w:marBottom w:val="0"/>
      <w:divBdr>
        <w:top w:val="none" w:sz="0" w:space="0" w:color="auto"/>
        <w:left w:val="none" w:sz="0" w:space="0" w:color="auto"/>
        <w:bottom w:val="none" w:sz="0" w:space="0" w:color="auto"/>
        <w:right w:val="none" w:sz="0" w:space="0" w:color="auto"/>
      </w:divBdr>
    </w:div>
    <w:div w:id="742528584">
      <w:marLeft w:val="640"/>
      <w:marRight w:val="0"/>
      <w:marTop w:val="0"/>
      <w:marBottom w:val="0"/>
      <w:divBdr>
        <w:top w:val="none" w:sz="0" w:space="0" w:color="auto"/>
        <w:left w:val="none" w:sz="0" w:space="0" w:color="auto"/>
        <w:bottom w:val="none" w:sz="0" w:space="0" w:color="auto"/>
        <w:right w:val="none" w:sz="0" w:space="0" w:color="auto"/>
      </w:divBdr>
    </w:div>
    <w:div w:id="742532466">
      <w:marLeft w:val="640"/>
      <w:marRight w:val="0"/>
      <w:marTop w:val="0"/>
      <w:marBottom w:val="0"/>
      <w:divBdr>
        <w:top w:val="none" w:sz="0" w:space="0" w:color="auto"/>
        <w:left w:val="none" w:sz="0" w:space="0" w:color="auto"/>
        <w:bottom w:val="none" w:sz="0" w:space="0" w:color="auto"/>
        <w:right w:val="none" w:sz="0" w:space="0" w:color="auto"/>
      </w:divBdr>
    </w:div>
    <w:div w:id="742532545">
      <w:marLeft w:val="640"/>
      <w:marRight w:val="0"/>
      <w:marTop w:val="0"/>
      <w:marBottom w:val="0"/>
      <w:divBdr>
        <w:top w:val="none" w:sz="0" w:space="0" w:color="auto"/>
        <w:left w:val="none" w:sz="0" w:space="0" w:color="auto"/>
        <w:bottom w:val="none" w:sz="0" w:space="0" w:color="auto"/>
        <w:right w:val="none" w:sz="0" w:space="0" w:color="auto"/>
      </w:divBdr>
    </w:div>
    <w:div w:id="742676254">
      <w:marLeft w:val="640"/>
      <w:marRight w:val="0"/>
      <w:marTop w:val="0"/>
      <w:marBottom w:val="0"/>
      <w:divBdr>
        <w:top w:val="none" w:sz="0" w:space="0" w:color="auto"/>
        <w:left w:val="none" w:sz="0" w:space="0" w:color="auto"/>
        <w:bottom w:val="none" w:sz="0" w:space="0" w:color="auto"/>
        <w:right w:val="none" w:sz="0" w:space="0" w:color="auto"/>
      </w:divBdr>
    </w:div>
    <w:div w:id="742677123">
      <w:marLeft w:val="640"/>
      <w:marRight w:val="0"/>
      <w:marTop w:val="0"/>
      <w:marBottom w:val="0"/>
      <w:divBdr>
        <w:top w:val="none" w:sz="0" w:space="0" w:color="auto"/>
        <w:left w:val="none" w:sz="0" w:space="0" w:color="auto"/>
        <w:bottom w:val="none" w:sz="0" w:space="0" w:color="auto"/>
        <w:right w:val="none" w:sz="0" w:space="0" w:color="auto"/>
      </w:divBdr>
    </w:div>
    <w:div w:id="742684959">
      <w:marLeft w:val="640"/>
      <w:marRight w:val="0"/>
      <w:marTop w:val="0"/>
      <w:marBottom w:val="0"/>
      <w:divBdr>
        <w:top w:val="none" w:sz="0" w:space="0" w:color="auto"/>
        <w:left w:val="none" w:sz="0" w:space="0" w:color="auto"/>
        <w:bottom w:val="none" w:sz="0" w:space="0" w:color="auto"/>
        <w:right w:val="none" w:sz="0" w:space="0" w:color="auto"/>
      </w:divBdr>
    </w:div>
    <w:div w:id="742795314">
      <w:marLeft w:val="640"/>
      <w:marRight w:val="0"/>
      <w:marTop w:val="0"/>
      <w:marBottom w:val="0"/>
      <w:divBdr>
        <w:top w:val="none" w:sz="0" w:space="0" w:color="auto"/>
        <w:left w:val="none" w:sz="0" w:space="0" w:color="auto"/>
        <w:bottom w:val="none" w:sz="0" w:space="0" w:color="auto"/>
        <w:right w:val="none" w:sz="0" w:space="0" w:color="auto"/>
      </w:divBdr>
    </w:div>
    <w:div w:id="742947944">
      <w:marLeft w:val="640"/>
      <w:marRight w:val="0"/>
      <w:marTop w:val="0"/>
      <w:marBottom w:val="0"/>
      <w:divBdr>
        <w:top w:val="none" w:sz="0" w:space="0" w:color="auto"/>
        <w:left w:val="none" w:sz="0" w:space="0" w:color="auto"/>
        <w:bottom w:val="none" w:sz="0" w:space="0" w:color="auto"/>
        <w:right w:val="none" w:sz="0" w:space="0" w:color="auto"/>
      </w:divBdr>
    </w:div>
    <w:div w:id="743070616">
      <w:marLeft w:val="640"/>
      <w:marRight w:val="0"/>
      <w:marTop w:val="0"/>
      <w:marBottom w:val="0"/>
      <w:divBdr>
        <w:top w:val="none" w:sz="0" w:space="0" w:color="auto"/>
        <w:left w:val="none" w:sz="0" w:space="0" w:color="auto"/>
        <w:bottom w:val="none" w:sz="0" w:space="0" w:color="auto"/>
        <w:right w:val="none" w:sz="0" w:space="0" w:color="auto"/>
      </w:divBdr>
    </w:div>
    <w:div w:id="743180491">
      <w:marLeft w:val="640"/>
      <w:marRight w:val="0"/>
      <w:marTop w:val="0"/>
      <w:marBottom w:val="0"/>
      <w:divBdr>
        <w:top w:val="none" w:sz="0" w:space="0" w:color="auto"/>
        <w:left w:val="none" w:sz="0" w:space="0" w:color="auto"/>
        <w:bottom w:val="none" w:sz="0" w:space="0" w:color="auto"/>
        <w:right w:val="none" w:sz="0" w:space="0" w:color="auto"/>
      </w:divBdr>
    </w:div>
    <w:div w:id="743339762">
      <w:marLeft w:val="640"/>
      <w:marRight w:val="0"/>
      <w:marTop w:val="0"/>
      <w:marBottom w:val="0"/>
      <w:divBdr>
        <w:top w:val="none" w:sz="0" w:space="0" w:color="auto"/>
        <w:left w:val="none" w:sz="0" w:space="0" w:color="auto"/>
        <w:bottom w:val="none" w:sz="0" w:space="0" w:color="auto"/>
        <w:right w:val="none" w:sz="0" w:space="0" w:color="auto"/>
      </w:divBdr>
    </w:div>
    <w:div w:id="743375494">
      <w:marLeft w:val="640"/>
      <w:marRight w:val="0"/>
      <w:marTop w:val="0"/>
      <w:marBottom w:val="0"/>
      <w:divBdr>
        <w:top w:val="none" w:sz="0" w:space="0" w:color="auto"/>
        <w:left w:val="none" w:sz="0" w:space="0" w:color="auto"/>
        <w:bottom w:val="none" w:sz="0" w:space="0" w:color="auto"/>
        <w:right w:val="none" w:sz="0" w:space="0" w:color="auto"/>
      </w:divBdr>
    </w:div>
    <w:div w:id="743377857">
      <w:marLeft w:val="640"/>
      <w:marRight w:val="0"/>
      <w:marTop w:val="0"/>
      <w:marBottom w:val="0"/>
      <w:divBdr>
        <w:top w:val="none" w:sz="0" w:space="0" w:color="auto"/>
        <w:left w:val="none" w:sz="0" w:space="0" w:color="auto"/>
        <w:bottom w:val="none" w:sz="0" w:space="0" w:color="auto"/>
        <w:right w:val="none" w:sz="0" w:space="0" w:color="auto"/>
      </w:divBdr>
    </w:div>
    <w:div w:id="743454751">
      <w:marLeft w:val="640"/>
      <w:marRight w:val="0"/>
      <w:marTop w:val="0"/>
      <w:marBottom w:val="0"/>
      <w:divBdr>
        <w:top w:val="none" w:sz="0" w:space="0" w:color="auto"/>
        <w:left w:val="none" w:sz="0" w:space="0" w:color="auto"/>
        <w:bottom w:val="none" w:sz="0" w:space="0" w:color="auto"/>
        <w:right w:val="none" w:sz="0" w:space="0" w:color="auto"/>
      </w:divBdr>
    </w:div>
    <w:div w:id="743575115">
      <w:marLeft w:val="640"/>
      <w:marRight w:val="0"/>
      <w:marTop w:val="0"/>
      <w:marBottom w:val="0"/>
      <w:divBdr>
        <w:top w:val="none" w:sz="0" w:space="0" w:color="auto"/>
        <w:left w:val="none" w:sz="0" w:space="0" w:color="auto"/>
        <w:bottom w:val="none" w:sz="0" w:space="0" w:color="auto"/>
        <w:right w:val="none" w:sz="0" w:space="0" w:color="auto"/>
      </w:divBdr>
    </w:div>
    <w:div w:id="743650462">
      <w:marLeft w:val="640"/>
      <w:marRight w:val="0"/>
      <w:marTop w:val="0"/>
      <w:marBottom w:val="0"/>
      <w:divBdr>
        <w:top w:val="none" w:sz="0" w:space="0" w:color="auto"/>
        <w:left w:val="none" w:sz="0" w:space="0" w:color="auto"/>
        <w:bottom w:val="none" w:sz="0" w:space="0" w:color="auto"/>
        <w:right w:val="none" w:sz="0" w:space="0" w:color="auto"/>
      </w:divBdr>
    </w:div>
    <w:div w:id="743651912">
      <w:marLeft w:val="640"/>
      <w:marRight w:val="0"/>
      <w:marTop w:val="0"/>
      <w:marBottom w:val="0"/>
      <w:divBdr>
        <w:top w:val="none" w:sz="0" w:space="0" w:color="auto"/>
        <w:left w:val="none" w:sz="0" w:space="0" w:color="auto"/>
        <w:bottom w:val="none" w:sz="0" w:space="0" w:color="auto"/>
        <w:right w:val="none" w:sz="0" w:space="0" w:color="auto"/>
      </w:divBdr>
    </w:div>
    <w:div w:id="743727261">
      <w:marLeft w:val="640"/>
      <w:marRight w:val="0"/>
      <w:marTop w:val="0"/>
      <w:marBottom w:val="0"/>
      <w:divBdr>
        <w:top w:val="none" w:sz="0" w:space="0" w:color="auto"/>
        <w:left w:val="none" w:sz="0" w:space="0" w:color="auto"/>
        <w:bottom w:val="none" w:sz="0" w:space="0" w:color="auto"/>
        <w:right w:val="none" w:sz="0" w:space="0" w:color="auto"/>
      </w:divBdr>
    </w:div>
    <w:div w:id="743915564">
      <w:marLeft w:val="640"/>
      <w:marRight w:val="0"/>
      <w:marTop w:val="0"/>
      <w:marBottom w:val="0"/>
      <w:divBdr>
        <w:top w:val="none" w:sz="0" w:space="0" w:color="auto"/>
        <w:left w:val="none" w:sz="0" w:space="0" w:color="auto"/>
        <w:bottom w:val="none" w:sz="0" w:space="0" w:color="auto"/>
        <w:right w:val="none" w:sz="0" w:space="0" w:color="auto"/>
      </w:divBdr>
    </w:div>
    <w:div w:id="743988956">
      <w:marLeft w:val="640"/>
      <w:marRight w:val="0"/>
      <w:marTop w:val="0"/>
      <w:marBottom w:val="0"/>
      <w:divBdr>
        <w:top w:val="none" w:sz="0" w:space="0" w:color="auto"/>
        <w:left w:val="none" w:sz="0" w:space="0" w:color="auto"/>
        <w:bottom w:val="none" w:sz="0" w:space="0" w:color="auto"/>
        <w:right w:val="none" w:sz="0" w:space="0" w:color="auto"/>
      </w:divBdr>
    </w:div>
    <w:div w:id="744036462">
      <w:marLeft w:val="640"/>
      <w:marRight w:val="0"/>
      <w:marTop w:val="0"/>
      <w:marBottom w:val="0"/>
      <w:divBdr>
        <w:top w:val="none" w:sz="0" w:space="0" w:color="auto"/>
        <w:left w:val="none" w:sz="0" w:space="0" w:color="auto"/>
        <w:bottom w:val="none" w:sz="0" w:space="0" w:color="auto"/>
        <w:right w:val="none" w:sz="0" w:space="0" w:color="auto"/>
      </w:divBdr>
    </w:div>
    <w:div w:id="744229302">
      <w:marLeft w:val="640"/>
      <w:marRight w:val="0"/>
      <w:marTop w:val="0"/>
      <w:marBottom w:val="0"/>
      <w:divBdr>
        <w:top w:val="none" w:sz="0" w:space="0" w:color="auto"/>
        <w:left w:val="none" w:sz="0" w:space="0" w:color="auto"/>
        <w:bottom w:val="none" w:sz="0" w:space="0" w:color="auto"/>
        <w:right w:val="none" w:sz="0" w:space="0" w:color="auto"/>
      </w:divBdr>
    </w:div>
    <w:div w:id="744255217">
      <w:marLeft w:val="640"/>
      <w:marRight w:val="0"/>
      <w:marTop w:val="0"/>
      <w:marBottom w:val="0"/>
      <w:divBdr>
        <w:top w:val="none" w:sz="0" w:space="0" w:color="auto"/>
        <w:left w:val="none" w:sz="0" w:space="0" w:color="auto"/>
        <w:bottom w:val="none" w:sz="0" w:space="0" w:color="auto"/>
        <w:right w:val="none" w:sz="0" w:space="0" w:color="auto"/>
      </w:divBdr>
    </w:div>
    <w:div w:id="744256047">
      <w:marLeft w:val="640"/>
      <w:marRight w:val="0"/>
      <w:marTop w:val="0"/>
      <w:marBottom w:val="0"/>
      <w:divBdr>
        <w:top w:val="none" w:sz="0" w:space="0" w:color="auto"/>
        <w:left w:val="none" w:sz="0" w:space="0" w:color="auto"/>
        <w:bottom w:val="none" w:sz="0" w:space="0" w:color="auto"/>
        <w:right w:val="none" w:sz="0" w:space="0" w:color="auto"/>
      </w:divBdr>
    </w:div>
    <w:div w:id="744449260">
      <w:marLeft w:val="640"/>
      <w:marRight w:val="0"/>
      <w:marTop w:val="0"/>
      <w:marBottom w:val="0"/>
      <w:divBdr>
        <w:top w:val="none" w:sz="0" w:space="0" w:color="auto"/>
        <w:left w:val="none" w:sz="0" w:space="0" w:color="auto"/>
        <w:bottom w:val="none" w:sz="0" w:space="0" w:color="auto"/>
        <w:right w:val="none" w:sz="0" w:space="0" w:color="auto"/>
      </w:divBdr>
    </w:div>
    <w:div w:id="744497562">
      <w:marLeft w:val="640"/>
      <w:marRight w:val="0"/>
      <w:marTop w:val="0"/>
      <w:marBottom w:val="0"/>
      <w:divBdr>
        <w:top w:val="none" w:sz="0" w:space="0" w:color="auto"/>
        <w:left w:val="none" w:sz="0" w:space="0" w:color="auto"/>
        <w:bottom w:val="none" w:sz="0" w:space="0" w:color="auto"/>
        <w:right w:val="none" w:sz="0" w:space="0" w:color="auto"/>
      </w:divBdr>
    </w:div>
    <w:div w:id="744570505">
      <w:marLeft w:val="640"/>
      <w:marRight w:val="0"/>
      <w:marTop w:val="0"/>
      <w:marBottom w:val="0"/>
      <w:divBdr>
        <w:top w:val="none" w:sz="0" w:space="0" w:color="auto"/>
        <w:left w:val="none" w:sz="0" w:space="0" w:color="auto"/>
        <w:bottom w:val="none" w:sz="0" w:space="0" w:color="auto"/>
        <w:right w:val="none" w:sz="0" w:space="0" w:color="auto"/>
      </w:divBdr>
    </w:div>
    <w:div w:id="744686398">
      <w:marLeft w:val="640"/>
      <w:marRight w:val="0"/>
      <w:marTop w:val="0"/>
      <w:marBottom w:val="0"/>
      <w:divBdr>
        <w:top w:val="none" w:sz="0" w:space="0" w:color="auto"/>
        <w:left w:val="none" w:sz="0" w:space="0" w:color="auto"/>
        <w:bottom w:val="none" w:sz="0" w:space="0" w:color="auto"/>
        <w:right w:val="none" w:sz="0" w:space="0" w:color="auto"/>
      </w:divBdr>
    </w:div>
    <w:div w:id="744958304">
      <w:marLeft w:val="640"/>
      <w:marRight w:val="0"/>
      <w:marTop w:val="0"/>
      <w:marBottom w:val="0"/>
      <w:divBdr>
        <w:top w:val="none" w:sz="0" w:space="0" w:color="auto"/>
        <w:left w:val="none" w:sz="0" w:space="0" w:color="auto"/>
        <w:bottom w:val="none" w:sz="0" w:space="0" w:color="auto"/>
        <w:right w:val="none" w:sz="0" w:space="0" w:color="auto"/>
      </w:divBdr>
    </w:div>
    <w:div w:id="744958640">
      <w:marLeft w:val="640"/>
      <w:marRight w:val="0"/>
      <w:marTop w:val="0"/>
      <w:marBottom w:val="0"/>
      <w:divBdr>
        <w:top w:val="none" w:sz="0" w:space="0" w:color="auto"/>
        <w:left w:val="none" w:sz="0" w:space="0" w:color="auto"/>
        <w:bottom w:val="none" w:sz="0" w:space="0" w:color="auto"/>
        <w:right w:val="none" w:sz="0" w:space="0" w:color="auto"/>
      </w:divBdr>
    </w:div>
    <w:div w:id="745105754">
      <w:marLeft w:val="640"/>
      <w:marRight w:val="0"/>
      <w:marTop w:val="0"/>
      <w:marBottom w:val="0"/>
      <w:divBdr>
        <w:top w:val="none" w:sz="0" w:space="0" w:color="auto"/>
        <w:left w:val="none" w:sz="0" w:space="0" w:color="auto"/>
        <w:bottom w:val="none" w:sz="0" w:space="0" w:color="auto"/>
        <w:right w:val="none" w:sz="0" w:space="0" w:color="auto"/>
      </w:divBdr>
    </w:div>
    <w:div w:id="745109063">
      <w:marLeft w:val="640"/>
      <w:marRight w:val="0"/>
      <w:marTop w:val="0"/>
      <w:marBottom w:val="0"/>
      <w:divBdr>
        <w:top w:val="none" w:sz="0" w:space="0" w:color="auto"/>
        <w:left w:val="none" w:sz="0" w:space="0" w:color="auto"/>
        <w:bottom w:val="none" w:sz="0" w:space="0" w:color="auto"/>
        <w:right w:val="none" w:sz="0" w:space="0" w:color="auto"/>
      </w:divBdr>
    </w:div>
    <w:div w:id="745149027">
      <w:marLeft w:val="640"/>
      <w:marRight w:val="0"/>
      <w:marTop w:val="0"/>
      <w:marBottom w:val="0"/>
      <w:divBdr>
        <w:top w:val="none" w:sz="0" w:space="0" w:color="auto"/>
        <w:left w:val="none" w:sz="0" w:space="0" w:color="auto"/>
        <w:bottom w:val="none" w:sz="0" w:space="0" w:color="auto"/>
        <w:right w:val="none" w:sz="0" w:space="0" w:color="auto"/>
      </w:divBdr>
    </w:div>
    <w:div w:id="745228159">
      <w:marLeft w:val="640"/>
      <w:marRight w:val="0"/>
      <w:marTop w:val="0"/>
      <w:marBottom w:val="0"/>
      <w:divBdr>
        <w:top w:val="none" w:sz="0" w:space="0" w:color="auto"/>
        <w:left w:val="none" w:sz="0" w:space="0" w:color="auto"/>
        <w:bottom w:val="none" w:sz="0" w:space="0" w:color="auto"/>
        <w:right w:val="none" w:sz="0" w:space="0" w:color="auto"/>
      </w:divBdr>
    </w:div>
    <w:div w:id="745345798">
      <w:marLeft w:val="640"/>
      <w:marRight w:val="0"/>
      <w:marTop w:val="0"/>
      <w:marBottom w:val="0"/>
      <w:divBdr>
        <w:top w:val="none" w:sz="0" w:space="0" w:color="auto"/>
        <w:left w:val="none" w:sz="0" w:space="0" w:color="auto"/>
        <w:bottom w:val="none" w:sz="0" w:space="0" w:color="auto"/>
        <w:right w:val="none" w:sz="0" w:space="0" w:color="auto"/>
      </w:divBdr>
    </w:div>
    <w:div w:id="745347562">
      <w:marLeft w:val="640"/>
      <w:marRight w:val="0"/>
      <w:marTop w:val="0"/>
      <w:marBottom w:val="0"/>
      <w:divBdr>
        <w:top w:val="none" w:sz="0" w:space="0" w:color="auto"/>
        <w:left w:val="none" w:sz="0" w:space="0" w:color="auto"/>
        <w:bottom w:val="none" w:sz="0" w:space="0" w:color="auto"/>
        <w:right w:val="none" w:sz="0" w:space="0" w:color="auto"/>
      </w:divBdr>
    </w:div>
    <w:div w:id="745419731">
      <w:marLeft w:val="640"/>
      <w:marRight w:val="0"/>
      <w:marTop w:val="0"/>
      <w:marBottom w:val="0"/>
      <w:divBdr>
        <w:top w:val="none" w:sz="0" w:space="0" w:color="auto"/>
        <w:left w:val="none" w:sz="0" w:space="0" w:color="auto"/>
        <w:bottom w:val="none" w:sz="0" w:space="0" w:color="auto"/>
        <w:right w:val="none" w:sz="0" w:space="0" w:color="auto"/>
      </w:divBdr>
    </w:div>
    <w:div w:id="745498770">
      <w:marLeft w:val="640"/>
      <w:marRight w:val="0"/>
      <w:marTop w:val="0"/>
      <w:marBottom w:val="0"/>
      <w:divBdr>
        <w:top w:val="none" w:sz="0" w:space="0" w:color="auto"/>
        <w:left w:val="none" w:sz="0" w:space="0" w:color="auto"/>
        <w:bottom w:val="none" w:sz="0" w:space="0" w:color="auto"/>
        <w:right w:val="none" w:sz="0" w:space="0" w:color="auto"/>
      </w:divBdr>
    </w:div>
    <w:div w:id="745614458">
      <w:marLeft w:val="640"/>
      <w:marRight w:val="0"/>
      <w:marTop w:val="0"/>
      <w:marBottom w:val="0"/>
      <w:divBdr>
        <w:top w:val="none" w:sz="0" w:space="0" w:color="auto"/>
        <w:left w:val="none" w:sz="0" w:space="0" w:color="auto"/>
        <w:bottom w:val="none" w:sz="0" w:space="0" w:color="auto"/>
        <w:right w:val="none" w:sz="0" w:space="0" w:color="auto"/>
      </w:divBdr>
    </w:div>
    <w:div w:id="745616079">
      <w:marLeft w:val="640"/>
      <w:marRight w:val="0"/>
      <w:marTop w:val="0"/>
      <w:marBottom w:val="0"/>
      <w:divBdr>
        <w:top w:val="none" w:sz="0" w:space="0" w:color="auto"/>
        <w:left w:val="none" w:sz="0" w:space="0" w:color="auto"/>
        <w:bottom w:val="none" w:sz="0" w:space="0" w:color="auto"/>
        <w:right w:val="none" w:sz="0" w:space="0" w:color="auto"/>
      </w:divBdr>
    </w:div>
    <w:div w:id="745688471">
      <w:marLeft w:val="640"/>
      <w:marRight w:val="0"/>
      <w:marTop w:val="0"/>
      <w:marBottom w:val="0"/>
      <w:divBdr>
        <w:top w:val="none" w:sz="0" w:space="0" w:color="auto"/>
        <w:left w:val="none" w:sz="0" w:space="0" w:color="auto"/>
        <w:bottom w:val="none" w:sz="0" w:space="0" w:color="auto"/>
        <w:right w:val="none" w:sz="0" w:space="0" w:color="auto"/>
      </w:divBdr>
    </w:div>
    <w:div w:id="745735152">
      <w:marLeft w:val="640"/>
      <w:marRight w:val="0"/>
      <w:marTop w:val="0"/>
      <w:marBottom w:val="0"/>
      <w:divBdr>
        <w:top w:val="none" w:sz="0" w:space="0" w:color="auto"/>
        <w:left w:val="none" w:sz="0" w:space="0" w:color="auto"/>
        <w:bottom w:val="none" w:sz="0" w:space="0" w:color="auto"/>
        <w:right w:val="none" w:sz="0" w:space="0" w:color="auto"/>
      </w:divBdr>
    </w:div>
    <w:div w:id="745764800">
      <w:marLeft w:val="640"/>
      <w:marRight w:val="0"/>
      <w:marTop w:val="0"/>
      <w:marBottom w:val="0"/>
      <w:divBdr>
        <w:top w:val="none" w:sz="0" w:space="0" w:color="auto"/>
        <w:left w:val="none" w:sz="0" w:space="0" w:color="auto"/>
        <w:bottom w:val="none" w:sz="0" w:space="0" w:color="auto"/>
        <w:right w:val="none" w:sz="0" w:space="0" w:color="auto"/>
      </w:divBdr>
    </w:div>
    <w:div w:id="746071467">
      <w:marLeft w:val="640"/>
      <w:marRight w:val="0"/>
      <w:marTop w:val="0"/>
      <w:marBottom w:val="0"/>
      <w:divBdr>
        <w:top w:val="none" w:sz="0" w:space="0" w:color="auto"/>
        <w:left w:val="none" w:sz="0" w:space="0" w:color="auto"/>
        <w:bottom w:val="none" w:sz="0" w:space="0" w:color="auto"/>
        <w:right w:val="none" w:sz="0" w:space="0" w:color="auto"/>
      </w:divBdr>
    </w:div>
    <w:div w:id="746153097">
      <w:marLeft w:val="640"/>
      <w:marRight w:val="0"/>
      <w:marTop w:val="0"/>
      <w:marBottom w:val="0"/>
      <w:divBdr>
        <w:top w:val="none" w:sz="0" w:space="0" w:color="auto"/>
        <w:left w:val="none" w:sz="0" w:space="0" w:color="auto"/>
        <w:bottom w:val="none" w:sz="0" w:space="0" w:color="auto"/>
        <w:right w:val="none" w:sz="0" w:space="0" w:color="auto"/>
      </w:divBdr>
    </w:div>
    <w:div w:id="746222390">
      <w:marLeft w:val="640"/>
      <w:marRight w:val="0"/>
      <w:marTop w:val="0"/>
      <w:marBottom w:val="0"/>
      <w:divBdr>
        <w:top w:val="none" w:sz="0" w:space="0" w:color="auto"/>
        <w:left w:val="none" w:sz="0" w:space="0" w:color="auto"/>
        <w:bottom w:val="none" w:sz="0" w:space="0" w:color="auto"/>
        <w:right w:val="none" w:sz="0" w:space="0" w:color="auto"/>
      </w:divBdr>
    </w:div>
    <w:div w:id="746224591">
      <w:marLeft w:val="640"/>
      <w:marRight w:val="0"/>
      <w:marTop w:val="0"/>
      <w:marBottom w:val="0"/>
      <w:divBdr>
        <w:top w:val="none" w:sz="0" w:space="0" w:color="auto"/>
        <w:left w:val="none" w:sz="0" w:space="0" w:color="auto"/>
        <w:bottom w:val="none" w:sz="0" w:space="0" w:color="auto"/>
        <w:right w:val="none" w:sz="0" w:space="0" w:color="auto"/>
      </w:divBdr>
    </w:div>
    <w:div w:id="746340513">
      <w:marLeft w:val="640"/>
      <w:marRight w:val="0"/>
      <w:marTop w:val="0"/>
      <w:marBottom w:val="0"/>
      <w:divBdr>
        <w:top w:val="none" w:sz="0" w:space="0" w:color="auto"/>
        <w:left w:val="none" w:sz="0" w:space="0" w:color="auto"/>
        <w:bottom w:val="none" w:sz="0" w:space="0" w:color="auto"/>
        <w:right w:val="none" w:sz="0" w:space="0" w:color="auto"/>
      </w:divBdr>
    </w:div>
    <w:div w:id="746418326">
      <w:marLeft w:val="640"/>
      <w:marRight w:val="0"/>
      <w:marTop w:val="0"/>
      <w:marBottom w:val="0"/>
      <w:divBdr>
        <w:top w:val="none" w:sz="0" w:space="0" w:color="auto"/>
        <w:left w:val="none" w:sz="0" w:space="0" w:color="auto"/>
        <w:bottom w:val="none" w:sz="0" w:space="0" w:color="auto"/>
        <w:right w:val="none" w:sz="0" w:space="0" w:color="auto"/>
      </w:divBdr>
    </w:div>
    <w:div w:id="746465517">
      <w:marLeft w:val="640"/>
      <w:marRight w:val="0"/>
      <w:marTop w:val="0"/>
      <w:marBottom w:val="0"/>
      <w:divBdr>
        <w:top w:val="none" w:sz="0" w:space="0" w:color="auto"/>
        <w:left w:val="none" w:sz="0" w:space="0" w:color="auto"/>
        <w:bottom w:val="none" w:sz="0" w:space="0" w:color="auto"/>
        <w:right w:val="none" w:sz="0" w:space="0" w:color="auto"/>
      </w:divBdr>
    </w:div>
    <w:div w:id="746536090">
      <w:marLeft w:val="640"/>
      <w:marRight w:val="0"/>
      <w:marTop w:val="0"/>
      <w:marBottom w:val="0"/>
      <w:divBdr>
        <w:top w:val="none" w:sz="0" w:space="0" w:color="auto"/>
        <w:left w:val="none" w:sz="0" w:space="0" w:color="auto"/>
        <w:bottom w:val="none" w:sz="0" w:space="0" w:color="auto"/>
        <w:right w:val="none" w:sz="0" w:space="0" w:color="auto"/>
      </w:divBdr>
    </w:div>
    <w:div w:id="746653651">
      <w:marLeft w:val="640"/>
      <w:marRight w:val="0"/>
      <w:marTop w:val="0"/>
      <w:marBottom w:val="0"/>
      <w:divBdr>
        <w:top w:val="none" w:sz="0" w:space="0" w:color="auto"/>
        <w:left w:val="none" w:sz="0" w:space="0" w:color="auto"/>
        <w:bottom w:val="none" w:sz="0" w:space="0" w:color="auto"/>
        <w:right w:val="none" w:sz="0" w:space="0" w:color="auto"/>
      </w:divBdr>
    </w:div>
    <w:div w:id="746658037">
      <w:marLeft w:val="640"/>
      <w:marRight w:val="0"/>
      <w:marTop w:val="0"/>
      <w:marBottom w:val="0"/>
      <w:divBdr>
        <w:top w:val="none" w:sz="0" w:space="0" w:color="auto"/>
        <w:left w:val="none" w:sz="0" w:space="0" w:color="auto"/>
        <w:bottom w:val="none" w:sz="0" w:space="0" w:color="auto"/>
        <w:right w:val="none" w:sz="0" w:space="0" w:color="auto"/>
      </w:divBdr>
    </w:div>
    <w:div w:id="746726832">
      <w:marLeft w:val="640"/>
      <w:marRight w:val="0"/>
      <w:marTop w:val="0"/>
      <w:marBottom w:val="0"/>
      <w:divBdr>
        <w:top w:val="none" w:sz="0" w:space="0" w:color="auto"/>
        <w:left w:val="none" w:sz="0" w:space="0" w:color="auto"/>
        <w:bottom w:val="none" w:sz="0" w:space="0" w:color="auto"/>
        <w:right w:val="none" w:sz="0" w:space="0" w:color="auto"/>
      </w:divBdr>
    </w:div>
    <w:div w:id="746727575">
      <w:marLeft w:val="640"/>
      <w:marRight w:val="0"/>
      <w:marTop w:val="0"/>
      <w:marBottom w:val="0"/>
      <w:divBdr>
        <w:top w:val="none" w:sz="0" w:space="0" w:color="auto"/>
        <w:left w:val="none" w:sz="0" w:space="0" w:color="auto"/>
        <w:bottom w:val="none" w:sz="0" w:space="0" w:color="auto"/>
        <w:right w:val="none" w:sz="0" w:space="0" w:color="auto"/>
      </w:divBdr>
    </w:div>
    <w:div w:id="746729473">
      <w:marLeft w:val="640"/>
      <w:marRight w:val="0"/>
      <w:marTop w:val="0"/>
      <w:marBottom w:val="0"/>
      <w:divBdr>
        <w:top w:val="none" w:sz="0" w:space="0" w:color="auto"/>
        <w:left w:val="none" w:sz="0" w:space="0" w:color="auto"/>
        <w:bottom w:val="none" w:sz="0" w:space="0" w:color="auto"/>
        <w:right w:val="none" w:sz="0" w:space="0" w:color="auto"/>
      </w:divBdr>
    </w:div>
    <w:div w:id="746803118">
      <w:marLeft w:val="640"/>
      <w:marRight w:val="0"/>
      <w:marTop w:val="0"/>
      <w:marBottom w:val="0"/>
      <w:divBdr>
        <w:top w:val="none" w:sz="0" w:space="0" w:color="auto"/>
        <w:left w:val="none" w:sz="0" w:space="0" w:color="auto"/>
        <w:bottom w:val="none" w:sz="0" w:space="0" w:color="auto"/>
        <w:right w:val="none" w:sz="0" w:space="0" w:color="auto"/>
      </w:divBdr>
    </w:div>
    <w:div w:id="746849652">
      <w:marLeft w:val="640"/>
      <w:marRight w:val="0"/>
      <w:marTop w:val="0"/>
      <w:marBottom w:val="0"/>
      <w:divBdr>
        <w:top w:val="none" w:sz="0" w:space="0" w:color="auto"/>
        <w:left w:val="none" w:sz="0" w:space="0" w:color="auto"/>
        <w:bottom w:val="none" w:sz="0" w:space="0" w:color="auto"/>
        <w:right w:val="none" w:sz="0" w:space="0" w:color="auto"/>
      </w:divBdr>
    </w:div>
    <w:div w:id="746919476">
      <w:marLeft w:val="640"/>
      <w:marRight w:val="0"/>
      <w:marTop w:val="0"/>
      <w:marBottom w:val="0"/>
      <w:divBdr>
        <w:top w:val="none" w:sz="0" w:space="0" w:color="auto"/>
        <w:left w:val="none" w:sz="0" w:space="0" w:color="auto"/>
        <w:bottom w:val="none" w:sz="0" w:space="0" w:color="auto"/>
        <w:right w:val="none" w:sz="0" w:space="0" w:color="auto"/>
      </w:divBdr>
    </w:div>
    <w:div w:id="746920278">
      <w:marLeft w:val="640"/>
      <w:marRight w:val="0"/>
      <w:marTop w:val="0"/>
      <w:marBottom w:val="0"/>
      <w:divBdr>
        <w:top w:val="none" w:sz="0" w:space="0" w:color="auto"/>
        <w:left w:val="none" w:sz="0" w:space="0" w:color="auto"/>
        <w:bottom w:val="none" w:sz="0" w:space="0" w:color="auto"/>
        <w:right w:val="none" w:sz="0" w:space="0" w:color="auto"/>
      </w:divBdr>
    </w:div>
    <w:div w:id="746998000">
      <w:marLeft w:val="640"/>
      <w:marRight w:val="0"/>
      <w:marTop w:val="0"/>
      <w:marBottom w:val="0"/>
      <w:divBdr>
        <w:top w:val="none" w:sz="0" w:space="0" w:color="auto"/>
        <w:left w:val="none" w:sz="0" w:space="0" w:color="auto"/>
        <w:bottom w:val="none" w:sz="0" w:space="0" w:color="auto"/>
        <w:right w:val="none" w:sz="0" w:space="0" w:color="auto"/>
      </w:divBdr>
    </w:div>
    <w:div w:id="747002463">
      <w:marLeft w:val="640"/>
      <w:marRight w:val="0"/>
      <w:marTop w:val="0"/>
      <w:marBottom w:val="0"/>
      <w:divBdr>
        <w:top w:val="none" w:sz="0" w:space="0" w:color="auto"/>
        <w:left w:val="none" w:sz="0" w:space="0" w:color="auto"/>
        <w:bottom w:val="none" w:sz="0" w:space="0" w:color="auto"/>
        <w:right w:val="none" w:sz="0" w:space="0" w:color="auto"/>
      </w:divBdr>
    </w:div>
    <w:div w:id="747113620">
      <w:marLeft w:val="640"/>
      <w:marRight w:val="0"/>
      <w:marTop w:val="0"/>
      <w:marBottom w:val="0"/>
      <w:divBdr>
        <w:top w:val="none" w:sz="0" w:space="0" w:color="auto"/>
        <w:left w:val="none" w:sz="0" w:space="0" w:color="auto"/>
        <w:bottom w:val="none" w:sz="0" w:space="0" w:color="auto"/>
        <w:right w:val="none" w:sz="0" w:space="0" w:color="auto"/>
      </w:divBdr>
    </w:div>
    <w:div w:id="747113883">
      <w:marLeft w:val="640"/>
      <w:marRight w:val="0"/>
      <w:marTop w:val="0"/>
      <w:marBottom w:val="0"/>
      <w:divBdr>
        <w:top w:val="none" w:sz="0" w:space="0" w:color="auto"/>
        <w:left w:val="none" w:sz="0" w:space="0" w:color="auto"/>
        <w:bottom w:val="none" w:sz="0" w:space="0" w:color="auto"/>
        <w:right w:val="none" w:sz="0" w:space="0" w:color="auto"/>
      </w:divBdr>
    </w:div>
    <w:div w:id="747193478">
      <w:marLeft w:val="640"/>
      <w:marRight w:val="0"/>
      <w:marTop w:val="0"/>
      <w:marBottom w:val="0"/>
      <w:divBdr>
        <w:top w:val="none" w:sz="0" w:space="0" w:color="auto"/>
        <w:left w:val="none" w:sz="0" w:space="0" w:color="auto"/>
        <w:bottom w:val="none" w:sz="0" w:space="0" w:color="auto"/>
        <w:right w:val="none" w:sz="0" w:space="0" w:color="auto"/>
      </w:divBdr>
    </w:div>
    <w:div w:id="747196747">
      <w:marLeft w:val="640"/>
      <w:marRight w:val="0"/>
      <w:marTop w:val="0"/>
      <w:marBottom w:val="0"/>
      <w:divBdr>
        <w:top w:val="none" w:sz="0" w:space="0" w:color="auto"/>
        <w:left w:val="none" w:sz="0" w:space="0" w:color="auto"/>
        <w:bottom w:val="none" w:sz="0" w:space="0" w:color="auto"/>
        <w:right w:val="none" w:sz="0" w:space="0" w:color="auto"/>
      </w:divBdr>
    </w:div>
    <w:div w:id="747267122">
      <w:marLeft w:val="640"/>
      <w:marRight w:val="0"/>
      <w:marTop w:val="0"/>
      <w:marBottom w:val="0"/>
      <w:divBdr>
        <w:top w:val="none" w:sz="0" w:space="0" w:color="auto"/>
        <w:left w:val="none" w:sz="0" w:space="0" w:color="auto"/>
        <w:bottom w:val="none" w:sz="0" w:space="0" w:color="auto"/>
        <w:right w:val="none" w:sz="0" w:space="0" w:color="auto"/>
      </w:divBdr>
    </w:div>
    <w:div w:id="747310515">
      <w:marLeft w:val="640"/>
      <w:marRight w:val="0"/>
      <w:marTop w:val="0"/>
      <w:marBottom w:val="0"/>
      <w:divBdr>
        <w:top w:val="none" w:sz="0" w:space="0" w:color="auto"/>
        <w:left w:val="none" w:sz="0" w:space="0" w:color="auto"/>
        <w:bottom w:val="none" w:sz="0" w:space="0" w:color="auto"/>
        <w:right w:val="none" w:sz="0" w:space="0" w:color="auto"/>
      </w:divBdr>
    </w:div>
    <w:div w:id="747461596">
      <w:marLeft w:val="640"/>
      <w:marRight w:val="0"/>
      <w:marTop w:val="0"/>
      <w:marBottom w:val="0"/>
      <w:divBdr>
        <w:top w:val="none" w:sz="0" w:space="0" w:color="auto"/>
        <w:left w:val="none" w:sz="0" w:space="0" w:color="auto"/>
        <w:bottom w:val="none" w:sz="0" w:space="0" w:color="auto"/>
        <w:right w:val="none" w:sz="0" w:space="0" w:color="auto"/>
      </w:divBdr>
    </w:div>
    <w:div w:id="747463194">
      <w:marLeft w:val="640"/>
      <w:marRight w:val="0"/>
      <w:marTop w:val="0"/>
      <w:marBottom w:val="0"/>
      <w:divBdr>
        <w:top w:val="none" w:sz="0" w:space="0" w:color="auto"/>
        <w:left w:val="none" w:sz="0" w:space="0" w:color="auto"/>
        <w:bottom w:val="none" w:sz="0" w:space="0" w:color="auto"/>
        <w:right w:val="none" w:sz="0" w:space="0" w:color="auto"/>
      </w:divBdr>
    </w:div>
    <w:div w:id="747508204">
      <w:marLeft w:val="640"/>
      <w:marRight w:val="0"/>
      <w:marTop w:val="0"/>
      <w:marBottom w:val="0"/>
      <w:divBdr>
        <w:top w:val="none" w:sz="0" w:space="0" w:color="auto"/>
        <w:left w:val="none" w:sz="0" w:space="0" w:color="auto"/>
        <w:bottom w:val="none" w:sz="0" w:space="0" w:color="auto"/>
        <w:right w:val="none" w:sz="0" w:space="0" w:color="auto"/>
      </w:divBdr>
    </w:div>
    <w:div w:id="747578693">
      <w:marLeft w:val="640"/>
      <w:marRight w:val="0"/>
      <w:marTop w:val="0"/>
      <w:marBottom w:val="0"/>
      <w:divBdr>
        <w:top w:val="none" w:sz="0" w:space="0" w:color="auto"/>
        <w:left w:val="none" w:sz="0" w:space="0" w:color="auto"/>
        <w:bottom w:val="none" w:sz="0" w:space="0" w:color="auto"/>
        <w:right w:val="none" w:sz="0" w:space="0" w:color="auto"/>
      </w:divBdr>
    </w:div>
    <w:div w:id="747653298">
      <w:marLeft w:val="640"/>
      <w:marRight w:val="0"/>
      <w:marTop w:val="0"/>
      <w:marBottom w:val="0"/>
      <w:divBdr>
        <w:top w:val="none" w:sz="0" w:space="0" w:color="auto"/>
        <w:left w:val="none" w:sz="0" w:space="0" w:color="auto"/>
        <w:bottom w:val="none" w:sz="0" w:space="0" w:color="auto"/>
        <w:right w:val="none" w:sz="0" w:space="0" w:color="auto"/>
      </w:divBdr>
    </w:div>
    <w:div w:id="747701455">
      <w:marLeft w:val="640"/>
      <w:marRight w:val="0"/>
      <w:marTop w:val="0"/>
      <w:marBottom w:val="0"/>
      <w:divBdr>
        <w:top w:val="none" w:sz="0" w:space="0" w:color="auto"/>
        <w:left w:val="none" w:sz="0" w:space="0" w:color="auto"/>
        <w:bottom w:val="none" w:sz="0" w:space="0" w:color="auto"/>
        <w:right w:val="none" w:sz="0" w:space="0" w:color="auto"/>
      </w:divBdr>
    </w:div>
    <w:div w:id="747729156">
      <w:marLeft w:val="640"/>
      <w:marRight w:val="0"/>
      <w:marTop w:val="0"/>
      <w:marBottom w:val="0"/>
      <w:divBdr>
        <w:top w:val="none" w:sz="0" w:space="0" w:color="auto"/>
        <w:left w:val="none" w:sz="0" w:space="0" w:color="auto"/>
        <w:bottom w:val="none" w:sz="0" w:space="0" w:color="auto"/>
        <w:right w:val="none" w:sz="0" w:space="0" w:color="auto"/>
      </w:divBdr>
    </w:div>
    <w:div w:id="747772942">
      <w:marLeft w:val="640"/>
      <w:marRight w:val="0"/>
      <w:marTop w:val="0"/>
      <w:marBottom w:val="0"/>
      <w:divBdr>
        <w:top w:val="none" w:sz="0" w:space="0" w:color="auto"/>
        <w:left w:val="none" w:sz="0" w:space="0" w:color="auto"/>
        <w:bottom w:val="none" w:sz="0" w:space="0" w:color="auto"/>
        <w:right w:val="none" w:sz="0" w:space="0" w:color="auto"/>
      </w:divBdr>
    </w:div>
    <w:div w:id="747774390">
      <w:marLeft w:val="640"/>
      <w:marRight w:val="0"/>
      <w:marTop w:val="0"/>
      <w:marBottom w:val="0"/>
      <w:divBdr>
        <w:top w:val="none" w:sz="0" w:space="0" w:color="auto"/>
        <w:left w:val="none" w:sz="0" w:space="0" w:color="auto"/>
        <w:bottom w:val="none" w:sz="0" w:space="0" w:color="auto"/>
        <w:right w:val="none" w:sz="0" w:space="0" w:color="auto"/>
      </w:divBdr>
    </w:div>
    <w:div w:id="747923910">
      <w:marLeft w:val="640"/>
      <w:marRight w:val="0"/>
      <w:marTop w:val="0"/>
      <w:marBottom w:val="0"/>
      <w:divBdr>
        <w:top w:val="none" w:sz="0" w:space="0" w:color="auto"/>
        <w:left w:val="none" w:sz="0" w:space="0" w:color="auto"/>
        <w:bottom w:val="none" w:sz="0" w:space="0" w:color="auto"/>
        <w:right w:val="none" w:sz="0" w:space="0" w:color="auto"/>
      </w:divBdr>
    </w:div>
    <w:div w:id="747926467">
      <w:marLeft w:val="640"/>
      <w:marRight w:val="0"/>
      <w:marTop w:val="0"/>
      <w:marBottom w:val="0"/>
      <w:divBdr>
        <w:top w:val="none" w:sz="0" w:space="0" w:color="auto"/>
        <w:left w:val="none" w:sz="0" w:space="0" w:color="auto"/>
        <w:bottom w:val="none" w:sz="0" w:space="0" w:color="auto"/>
        <w:right w:val="none" w:sz="0" w:space="0" w:color="auto"/>
      </w:divBdr>
    </w:div>
    <w:div w:id="747994801">
      <w:marLeft w:val="640"/>
      <w:marRight w:val="0"/>
      <w:marTop w:val="0"/>
      <w:marBottom w:val="0"/>
      <w:divBdr>
        <w:top w:val="none" w:sz="0" w:space="0" w:color="auto"/>
        <w:left w:val="none" w:sz="0" w:space="0" w:color="auto"/>
        <w:bottom w:val="none" w:sz="0" w:space="0" w:color="auto"/>
        <w:right w:val="none" w:sz="0" w:space="0" w:color="auto"/>
      </w:divBdr>
    </w:div>
    <w:div w:id="748111554">
      <w:marLeft w:val="640"/>
      <w:marRight w:val="0"/>
      <w:marTop w:val="0"/>
      <w:marBottom w:val="0"/>
      <w:divBdr>
        <w:top w:val="none" w:sz="0" w:space="0" w:color="auto"/>
        <w:left w:val="none" w:sz="0" w:space="0" w:color="auto"/>
        <w:bottom w:val="none" w:sz="0" w:space="0" w:color="auto"/>
        <w:right w:val="none" w:sz="0" w:space="0" w:color="auto"/>
      </w:divBdr>
    </w:div>
    <w:div w:id="748159363">
      <w:marLeft w:val="640"/>
      <w:marRight w:val="0"/>
      <w:marTop w:val="0"/>
      <w:marBottom w:val="0"/>
      <w:divBdr>
        <w:top w:val="none" w:sz="0" w:space="0" w:color="auto"/>
        <w:left w:val="none" w:sz="0" w:space="0" w:color="auto"/>
        <w:bottom w:val="none" w:sz="0" w:space="0" w:color="auto"/>
        <w:right w:val="none" w:sz="0" w:space="0" w:color="auto"/>
      </w:divBdr>
    </w:div>
    <w:div w:id="748162957">
      <w:marLeft w:val="640"/>
      <w:marRight w:val="0"/>
      <w:marTop w:val="0"/>
      <w:marBottom w:val="0"/>
      <w:divBdr>
        <w:top w:val="none" w:sz="0" w:space="0" w:color="auto"/>
        <w:left w:val="none" w:sz="0" w:space="0" w:color="auto"/>
        <w:bottom w:val="none" w:sz="0" w:space="0" w:color="auto"/>
        <w:right w:val="none" w:sz="0" w:space="0" w:color="auto"/>
      </w:divBdr>
    </w:div>
    <w:div w:id="748190830">
      <w:marLeft w:val="640"/>
      <w:marRight w:val="0"/>
      <w:marTop w:val="0"/>
      <w:marBottom w:val="0"/>
      <w:divBdr>
        <w:top w:val="none" w:sz="0" w:space="0" w:color="auto"/>
        <w:left w:val="none" w:sz="0" w:space="0" w:color="auto"/>
        <w:bottom w:val="none" w:sz="0" w:space="0" w:color="auto"/>
        <w:right w:val="none" w:sz="0" w:space="0" w:color="auto"/>
      </w:divBdr>
    </w:div>
    <w:div w:id="748237942">
      <w:marLeft w:val="640"/>
      <w:marRight w:val="0"/>
      <w:marTop w:val="0"/>
      <w:marBottom w:val="0"/>
      <w:divBdr>
        <w:top w:val="none" w:sz="0" w:space="0" w:color="auto"/>
        <w:left w:val="none" w:sz="0" w:space="0" w:color="auto"/>
        <w:bottom w:val="none" w:sz="0" w:space="0" w:color="auto"/>
        <w:right w:val="none" w:sz="0" w:space="0" w:color="auto"/>
      </w:divBdr>
    </w:div>
    <w:div w:id="748307958">
      <w:marLeft w:val="640"/>
      <w:marRight w:val="0"/>
      <w:marTop w:val="0"/>
      <w:marBottom w:val="0"/>
      <w:divBdr>
        <w:top w:val="none" w:sz="0" w:space="0" w:color="auto"/>
        <w:left w:val="none" w:sz="0" w:space="0" w:color="auto"/>
        <w:bottom w:val="none" w:sz="0" w:space="0" w:color="auto"/>
        <w:right w:val="none" w:sz="0" w:space="0" w:color="auto"/>
      </w:divBdr>
    </w:div>
    <w:div w:id="748309156">
      <w:marLeft w:val="640"/>
      <w:marRight w:val="0"/>
      <w:marTop w:val="0"/>
      <w:marBottom w:val="0"/>
      <w:divBdr>
        <w:top w:val="none" w:sz="0" w:space="0" w:color="auto"/>
        <w:left w:val="none" w:sz="0" w:space="0" w:color="auto"/>
        <w:bottom w:val="none" w:sz="0" w:space="0" w:color="auto"/>
        <w:right w:val="none" w:sz="0" w:space="0" w:color="auto"/>
      </w:divBdr>
    </w:div>
    <w:div w:id="748309721">
      <w:marLeft w:val="640"/>
      <w:marRight w:val="0"/>
      <w:marTop w:val="0"/>
      <w:marBottom w:val="0"/>
      <w:divBdr>
        <w:top w:val="none" w:sz="0" w:space="0" w:color="auto"/>
        <w:left w:val="none" w:sz="0" w:space="0" w:color="auto"/>
        <w:bottom w:val="none" w:sz="0" w:space="0" w:color="auto"/>
        <w:right w:val="none" w:sz="0" w:space="0" w:color="auto"/>
      </w:divBdr>
    </w:div>
    <w:div w:id="748355840">
      <w:marLeft w:val="640"/>
      <w:marRight w:val="0"/>
      <w:marTop w:val="0"/>
      <w:marBottom w:val="0"/>
      <w:divBdr>
        <w:top w:val="none" w:sz="0" w:space="0" w:color="auto"/>
        <w:left w:val="none" w:sz="0" w:space="0" w:color="auto"/>
        <w:bottom w:val="none" w:sz="0" w:space="0" w:color="auto"/>
        <w:right w:val="none" w:sz="0" w:space="0" w:color="auto"/>
      </w:divBdr>
    </w:div>
    <w:div w:id="748386129">
      <w:marLeft w:val="640"/>
      <w:marRight w:val="0"/>
      <w:marTop w:val="0"/>
      <w:marBottom w:val="0"/>
      <w:divBdr>
        <w:top w:val="none" w:sz="0" w:space="0" w:color="auto"/>
        <w:left w:val="none" w:sz="0" w:space="0" w:color="auto"/>
        <w:bottom w:val="none" w:sz="0" w:space="0" w:color="auto"/>
        <w:right w:val="none" w:sz="0" w:space="0" w:color="auto"/>
      </w:divBdr>
    </w:div>
    <w:div w:id="748425124">
      <w:marLeft w:val="640"/>
      <w:marRight w:val="0"/>
      <w:marTop w:val="0"/>
      <w:marBottom w:val="0"/>
      <w:divBdr>
        <w:top w:val="none" w:sz="0" w:space="0" w:color="auto"/>
        <w:left w:val="none" w:sz="0" w:space="0" w:color="auto"/>
        <w:bottom w:val="none" w:sz="0" w:space="0" w:color="auto"/>
        <w:right w:val="none" w:sz="0" w:space="0" w:color="auto"/>
      </w:divBdr>
    </w:div>
    <w:div w:id="748575584">
      <w:marLeft w:val="640"/>
      <w:marRight w:val="0"/>
      <w:marTop w:val="0"/>
      <w:marBottom w:val="0"/>
      <w:divBdr>
        <w:top w:val="none" w:sz="0" w:space="0" w:color="auto"/>
        <w:left w:val="none" w:sz="0" w:space="0" w:color="auto"/>
        <w:bottom w:val="none" w:sz="0" w:space="0" w:color="auto"/>
        <w:right w:val="none" w:sz="0" w:space="0" w:color="auto"/>
      </w:divBdr>
    </w:div>
    <w:div w:id="748577644">
      <w:marLeft w:val="640"/>
      <w:marRight w:val="0"/>
      <w:marTop w:val="0"/>
      <w:marBottom w:val="0"/>
      <w:divBdr>
        <w:top w:val="none" w:sz="0" w:space="0" w:color="auto"/>
        <w:left w:val="none" w:sz="0" w:space="0" w:color="auto"/>
        <w:bottom w:val="none" w:sz="0" w:space="0" w:color="auto"/>
        <w:right w:val="none" w:sz="0" w:space="0" w:color="auto"/>
      </w:divBdr>
    </w:div>
    <w:div w:id="748580810">
      <w:marLeft w:val="640"/>
      <w:marRight w:val="0"/>
      <w:marTop w:val="0"/>
      <w:marBottom w:val="0"/>
      <w:divBdr>
        <w:top w:val="none" w:sz="0" w:space="0" w:color="auto"/>
        <w:left w:val="none" w:sz="0" w:space="0" w:color="auto"/>
        <w:bottom w:val="none" w:sz="0" w:space="0" w:color="auto"/>
        <w:right w:val="none" w:sz="0" w:space="0" w:color="auto"/>
      </w:divBdr>
    </w:div>
    <w:div w:id="748582887">
      <w:marLeft w:val="640"/>
      <w:marRight w:val="0"/>
      <w:marTop w:val="0"/>
      <w:marBottom w:val="0"/>
      <w:divBdr>
        <w:top w:val="none" w:sz="0" w:space="0" w:color="auto"/>
        <w:left w:val="none" w:sz="0" w:space="0" w:color="auto"/>
        <w:bottom w:val="none" w:sz="0" w:space="0" w:color="auto"/>
        <w:right w:val="none" w:sz="0" w:space="0" w:color="auto"/>
      </w:divBdr>
    </w:div>
    <w:div w:id="748769992">
      <w:marLeft w:val="640"/>
      <w:marRight w:val="0"/>
      <w:marTop w:val="0"/>
      <w:marBottom w:val="0"/>
      <w:divBdr>
        <w:top w:val="none" w:sz="0" w:space="0" w:color="auto"/>
        <w:left w:val="none" w:sz="0" w:space="0" w:color="auto"/>
        <w:bottom w:val="none" w:sz="0" w:space="0" w:color="auto"/>
        <w:right w:val="none" w:sz="0" w:space="0" w:color="auto"/>
      </w:divBdr>
    </w:div>
    <w:div w:id="748772647">
      <w:marLeft w:val="640"/>
      <w:marRight w:val="0"/>
      <w:marTop w:val="0"/>
      <w:marBottom w:val="0"/>
      <w:divBdr>
        <w:top w:val="none" w:sz="0" w:space="0" w:color="auto"/>
        <w:left w:val="none" w:sz="0" w:space="0" w:color="auto"/>
        <w:bottom w:val="none" w:sz="0" w:space="0" w:color="auto"/>
        <w:right w:val="none" w:sz="0" w:space="0" w:color="auto"/>
      </w:divBdr>
    </w:div>
    <w:div w:id="748773723">
      <w:marLeft w:val="640"/>
      <w:marRight w:val="0"/>
      <w:marTop w:val="0"/>
      <w:marBottom w:val="0"/>
      <w:divBdr>
        <w:top w:val="none" w:sz="0" w:space="0" w:color="auto"/>
        <w:left w:val="none" w:sz="0" w:space="0" w:color="auto"/>
        <w:bottom w:val="none" w:sz="0" w:space="0" w:color="auto"/>
        <w:right w:val="none" w:sz="0" w:space="0" w:color="auto"/>
      </w:divBdr>
    </w:div>
    <w:div w:id="748885475">
      <w:marLeft w:val="640"/>
      <w:marRight w:val="0"/>
      <w:marTop w:val="0"/>
      <w:marBottom w:val="0"/>
      <w:divBdr>
        <w:top w:val="none" w:sz="0" w:space="0" w:color="auto"/>
        <w:left w:val="none" w:sz="0" w:space="0" w:color="auto"/>
        <w:bottom w:val="none" w:sz="0" w:space="0" w:color="auto"/>
        <w:right w:val="none" w:sz="0" w:space="0" w:color="auto"/>
      </w:divBdr>
    </w:div>
    <w:div w:id="748886129">
      <w:marLeft w:val="640"/>
      <w:marRight w:val="0"/>
      <w:marTop w:val="0"/>
      <w:marBottom w:val="0"/>
      <w:divBdr>
        <w:top w:val="none" w:sz="0" w:space="0" w:color="auto"/>
        <w:left w:val="none" w:sz="0" w:space="0" w:color="auto"/>
        <w:bottom w:val="none" w:sz="0" w:space="0" w:color="auto"/>
        <w:right w:val="none" w:sz="0" w:space="0" w:color="auto"/>
      </w:divBdr>
    </w:div>
    <w:div w:id="748888744">
      <w:marLeft w:val="640"/>
      <w:marRight w:val="0"/>
      <w:marTop w:val="0"/>
      <w:marBottom w:val="0"/>
      <w:divBdr>
        <w:top w:val="none" w:sz="0" w:space="0" w:color="auto"/>
        <w:left w:val="none" w:sz="0" w:space="0" w:color="auto"/>
        <w:bottom w:val="none" w:sz="0" w:space="0" w:color="auto"/>
        <w:right w:val="none" w:sz="0" w:space="0" w:color="auto"/>
      </w:divBdr>
    </w:div>
    <w:div w:id="748966145">
      <w:marLeft w:val="640"/>
      <w:marRight w:val="0"/>
      <w:marTop w:val="0"/>
      <w:marBottom w:val="0"/>
      <w:divBdr>
        <w:top w:val="none" w:sz="0" w:space="0" w:color="auto"/>
        <w:left w:val="none" w:sz="0" w:space="0" w:color="auto"/>
        <w:bottom w:val="none" w:sz="0" w:space="0" w:color="auto"/>
        <w:right w:val="none" w:sz="0" w:space="0" w:color="auto"/>
      </w:divBdr>
    </w:div>
    <w:div w:id="748966471">
      <w:marLeft w:val="640"/>
      <w:marRight w:val="0"/>
      <w:marTop w:val="0"/>
      <w:marBottom w:val="0"/>
      <w:divBdr>
        <w:top w:val="none" w:sz="0" w:space="0" w:color="auto"/>
        <w:left w:val="none" w:sz="0" w:space="0" w:color="auto"/>
        <w:bottom w:val="none" w:sz="0" w:space="0" w:color="auto"/>
        <w:right w:val="none" w:sz="0" w:space="0" w:color="auto"/>
      </w:divBdr>
    </w:div>
    <w:div w:id="749012147">
      <w:marLeft w:val="640"/>
      <w:marRight w:val="0"/>
      <w:marTop w:val="0"/>
      <w:marBottom w:val="0"/>
      <w:divBdr>
        <w:top w:val="none" w:sz="0" w:space="0" w:color="auto"/>
        <w:left w:val="none" w:sz="0" w:space="0" w:color="auto"/>
        <w:bottom w:val="none" w:sz="0" w:space="0" w:color="auto"/>
        <w:right w:val="none" w:sz="0" w:space="0" w:color="auto"/>
      </w:divBdr>
    </w:div>
    <w:div w:id="749041767">
      <w:marLeft w:val="640"/>
      <w:marRight w:val="0"/>
      <w:marTop w:val="0"/>
      <w:marBottom w:val="0"/>
      <w:divBdr>
        <w:top w:val="none" w:sz="0" w:space="0" w:color="auto"/>
        <w:left w:val="none" w:sz="0" w:space="0" w:color="auto"/>
        <w:bottom w:val="none" w:sz="0" w:space="0" w:color="auto"/>
        <w:right w:val="none" w:sz="0" w:space="0" w:color="auto"/>
      </w:divBdr>
    </w:div>
    <w:div w:id="749080425">
      <w:marLeft w:val="640"/>
      <w:marRight w:val="0"/>
      <w:marTop w:val="0"/>
      <w:marBottom w:val="0"/>
      <w:divBdr>
        <w:top w:val="none" w:sz="0" w:space="0" w:color="auto"/>
        <w:left w:val="none" w:sz="0" w:space="0" w:color="auto"/>
        <w:bottom w:val="none" w:sz="0" w:space="0" w:color="auto"/>
        <w:right w:val="none" w:sz="0" w:space="0" w:color="auto"/>
      </w:divBdr>
    </w:div>
    <w:div w:id="749158684">
      <w:marLeft w:val="640"/>
      <w:marRight w:val="0"/>
      <w:marTop w:val="0"/>
      <w:marBottom w:val="0"/>
      <w:divBdr>
        <w:top w:val="none" w:sz="0" w:space="0" w:color="auto"/>
        <w:left w:val="none" w:sz="0" w:space="0" w:color="auto"/>
        <w:bottom w:val="none" w:sz="0" w:space="0" w:color="auto"/>
        <w:right w:val="none" w:sz="0" w:space="0" w:color="auto"/>
      </w:divBdr>
    </w:div>
    <w:div w:id="749162667">
      <w:marLeft w:val="640"/>
      <w:marRight w:val="0"/>
      <w:marTop w:val="0"/>
      <w:marBottom w:val="0"/>
      <w:divBdr>
        <w:top w:val="none" w:sz="0" w:space="0" w:color="auto"/>
        <w:left w:val="none" w:sz="0" w:space="0" w:color="auto"/>
        <w:bottom w:val="none" w:sz="0" w:space="0" w:color="auto"/>
        <w:right w:val="none" w:sz="0" w:space="0" w:color="auto"/>
      </w:divBdr>
    </w:div>
    <w:div w:id="749230872">
      <w:marLeft w:val="640"/>
      <w:marRight w:val="0"/>
      <w:marTop w:val="0"/>
      <w:marBottom w:val="0"/>
      <w:divBdr>
        <w:top w:val="none" w:sz="0" w:space="0" w:color="auto"/>
        <w:left w:val="none" w:sz="0" w:space="0" w:color="auto"/>
        <w:bottom w:val="none" w:sz="0" w:space="0" w:color="auto"/>
        <w:right w:val="none" w:sz="0" w:space="0" w:color="auto"/>
      </w:divBdr>
    </w:div>
    <w:div w:id="749232982">
      <w:marLeft w:val="640"/>
      <w:marRight w:val="0"/>
      <w:marTop w:val="0"/>
      <w:marBottom w:val="0"/>
      <w:divBdr>
        <w:top w:val="none" w:sz="0" w:space="0" w:color="auto"/>
        <w:left w:val="none" w:sz="0" w:space="0" w:color="auto"/>
        <w:bottom w:val="none" w:sz="0" w:space="0" w:color="auto"/>
        <w:right w:val="none" w:sz="0" w:space="0" w:color="auto"/>
      </w:divBdr>
    </w:div>
    <w:div w:id="749235849">
      <w:marLeft w:val="640"/>
      <w:marRight w:val="0"/>
      <w:marTop w:val="0"/>
      <w:marBottom w:val="0"/>
      <w:divBdr>
        <w:top w:val="none" w:sz="0" w:space="0" w:color="auto"/>
        <w:left w:val="none" w:sz="0" w:space="0" w:color="auto"/>
        <w:bottom w:val="none" w:sz="0" w:space="0" w:color="auto"/>
        <w:right w:val="none" w:sz="0" w:space="0" w:color="auto"/>
      </w:divBdr>
    </w:div>
    <w:div w:id="749273177">
      <w:marLeft w:val="640"/>
      <w:marRight w:val="0"/>
      <w:marTop w:val="0"/>
      <w:marBottom w:val="0"/>
      <w:divBdr>
        <w:top w:val="none" w:sz="0" w:space="0" w:color="auto"/>
        <w:left w:val="none" w:sz="0" w:space="0" w:color="auto"/>
        <w:bottom w:val="none" w:sz="0" w:space="0" w:color="auto"/>
        <w:right w:val="none" w:sz="0" w:space="0" w:color="auto"/>
      </w:divBdr>
    </w:div>
    <w:div w:id="749279794">
      <w:marLeft w:val="640"/>
      <w:marRight w:val="0"/>
      <w:marTop w:val="0"/>
      <w:marBottom w:val="0"/>
      <w:divBdr>
        <w:top w:val="none" w:sz="0" w:space="0" w:color="auto"/>
        <w:left w:val="none" w:sz="0" w:space="0" w:color="auto"/>
        <w:bottom w:val="none" w:sz="0" w:space="0" w:color="auto"/>
        <w:right w:val="none" w:sz="0" w:space="0" w:color="auto"/>
      </w:divBdr>
    </w:div>
    <w:div w:id="749348437">
      <w:marLeft w:val="640"/>
      <w:marRight w:val="0"/>
      <w:marTop w:val="0"/>
      <w:marBottom w:val="0"/>
      <w:divBdr>
        <w:top w:val="none" w:sz="0" w:space="0" w:color="auto"/>
        <w:left w:val="none" w:sz="0" w:space="0" w:color="auto"/>
        <w:bottom w:val="none" w:sz="0" w:space="0" w:color="auto"/>
        <w:right w:val="none" w:sz="0" w:space="0" w:color="auto"/>
      </w:divBdr>
    </w:div>
    <w:div w:id="749353137">
      <w:marLeft w:val="640"/>
      <w:marRight w:val="0"/>
      <w:marTop w:val="0"/>
      <w:marBottom w:val="0"/>
      <w:divBdr>
        <w:top w:val="none" w:sz="0" w:space="0" w:color="auto"/>
        <w:left w:val="none" w:sz="0" w:space="0" w:color="auto"/>
        <w:bottom w:val="none" w:sz="0" w:space="0" w:color="auto"/>
        <w:right w:val="none" w:sz="0" w:space="0" w:color="auto"/>
      </w:divBdr>
    </w:div>
    <w:div w:id="749422971">
      <w:marLeft w:val="640"/>
      <w:marRight w:val="0"/>
      <w:marTop w:val="0"/>
      <w:marBottom w:val="0"/>
      <w:divBdr>
        <w:top w:val="none" w:sz="0" w:space="0" w:color="auto"/>
        <w:left w:val="none" w:sz="0" w:space="0" w:color="auto"/>
        <w:bottom w:val="none" w:sz="0" w:space="0" w:color="auto"/>
        <w:right w:val="none" w:sz="0" w:space="0" w:color="auto"/>
      </w:divBdr>
    </w:div>
    <w:div w:id="749429489">
      <w:marLeft w:val="640"/>
      <w:marRight w:val="0"/>
      <w:marTop w:val="0"/>
      <w:marBottom w:val="0"/>
      <w:divBdr>
        <w:top w:val="none" w:sz="0" w:space="0" w:color="auto"/>
        <w:left w:val="none" w:sz="0" w:space="0" w:color="auto"/>
        <w:bottom w:val="none" w:sz="0" w:space="0" w:color="auto"/>
        <w:right w:val="none" w:sz="0" w:space="0" w:color="auto"/>
      </w:divBdr>
    </w:div>
    <w:div w:id="749617488">
      <w:marLeft w:val="640"/>
      <w:marRight w:val="0"/>
      <w:marTop w:val="0"/>
      <w:marBottom w:val="0"/>
      <w:divBdr>
        <w:top w:val="none" w:sz="0" w:space="0" w:color="auto"/>
        <w:left w:val="none" w:sz="0" w:space="0" w:color="auto"/>
        <w:bottom w:val="none" w:sz="0" w:space="0" w:color="auto"/>
        <w:right w:val="none" w:sz="0" w:space="0" w:color="auto"/>
      </w:divBdr>
    </w:div>
    <w:div w:id="749738915">
      <w:marLeft w:val="640"/>
      <w:marRight w:val="0"/>
      <w:marTop w:val="0"/>
      <w:marBottom w:val="0"/>
      <w:divBdr>
        <w:top w:val="none" w:sz="0" w:space="0" w:color="auto"/>
        <w:left w:val="none" w:sz="0" w:space="0" w:color="auto"/>
        <w:bottom w:val="none" w:sz="0" w:space="0" w:color="auto"/>
        <w:right w:val="none" w:sz="0" w:space="0" w:color="auto"/>
      </w:divBdr>
    </w:div>
    <w:div w:id="749816793">
      <w:marLeft w:val="640"/>
      <w:marRight w:val="0"/>
      <w:marTop w:val="0"/>
      <w:marBottom w:val="0"/>
      <w:divBdr>
        <w:top w:val="none" w:sz="0" w:space="0" w:color="auto"/>
        <w:left w:val="none" w:sz="0" w:space="0" w:color="auto"/>
        <w:bottom w:val="none" w:sz="0" w:space="0" w:color="auto"/>
        <w:right w:val="none" w:sz="0" w:space="0" w:color="auto"/>
      </w:divBdr>
    </w:div>
    <w:div w:id="749886172">
      <w:marLeft w:val="640"/>
      <w:marRight w:val="0"/>
      <w:marTop w:val="0"/>
      <w:marBottom w:val="0"/>
      <w:divBdr>
        <w:top w:val="none" w:sz="0" w:space="0" w:color="auto"/>
        <w:left w:val="none" w:sz="0" w:space="0" w:color="auto"/>
        <w:bottom w:val="none" w:sz="0" w:space="0" w:color="auto"/>
        <w:right w:val="none" w:sz="0" w:space="0" w:color="auto"/>
      </w:divBdr>
    </w:div>
    <w:div w:id="749929417">
      <w:marLeft w:val="640"/>
      <w:marRight w:val="0"/>
      <w:marTop w:val="0"/>
      <w:marBottom w:val="0"/>
      <w:divBdr>
        <w:top w:val="none" w:sz="0" w:space="0" w:color="auto"/>
        <w:left w:val="none" w:sz="0" w:space="0" w:color="auto"/>
        <w:bottom w:val="none" w:sz="0" w:space="0" w:color="auto"/>
        <w:right w:val="none" w:sz="0" w:space="0" w:color="auto"/>
      </w:divBdr>
    </w:div>
    <w:div w:id="749932862">
      <w:marLeft w:val="640"/>
      <w:marRight w:val="0"/>
      <w:marTop w:val="0"/>
      <w:marBottom w:val="0"/>
      <w:divBdr>
        <w:top w:val="none" w:sz="0" w:space="0" w:color="auto"/>
        <w:left w:val="none" w:sz="0" w:space="0" w:color="auto"/>
        <w:bottom w:val="none" w:sz="0" w:space="0" w:color="auto"/>
        <w:right w:val="none" w:sz="0" w:space="0" w:color="auto"/>
      </w:divBdr>
    </w:div>
    <w:div w:id="750008633">
      <w:marLeft w:val="640"/>
      <w:marRight w:val="0"/>
      <w:marTop w:val="0"/>
      <w:marBottom w:val="0"/>
      <w:divBdr>
        <w:top w:val="none" w:sz="0" w:space="0" w:color="auto"/>
        <w:left w:val="none" w:sz="0" w:space="0" w:color="auto"/>
        <w:bottom w:val="none" w:sz="0" w:space="0" w:color="auto"/>
        <w:right w:val="none" w:sz="0" w:space="0" w:color="auto"/>
      </w:divBdr>
    </w:div>
    <w:div w:id="750079702">
      <w:marLeft w:val="640"/>
      <w:marRight w:val="0"/>
      <w:marTop w:val="0"/>
      <w:marBottom w:val="0"/>
      <w:divBdr>
        <w:top w:val="none" w:sz="0" w:space="0" w:color="auto"/>
        <w:left w:val="none" w:sz="0" w:space="0" w:color="auto"/>
        <w:bottom w:val="none" w:sz="0" w:space="0" w:color="auto"/>
        <w:right w:val="none" w:sz="0" w:space="0" w:color="auto"/>
      </w:divBdr>
    </w:div>
    <w:div w:id="750081783">
      <w:marLeft w:val="640"/>
      <w:marRight w:val="0"/>
      <w:marTop w:val="0"/>
      <w:marBottom w:val="0"/>
      <w:divBdr>
        <w:top w:val="none" w:sz="0" w:space="0" w:color="auto"/>
        <w:left w:val="none" w:sz="0" w:space="0" w:color="auto"/>
        <w:bottom w:val="none" w:sz="0" w:space="0" w:color="auto"/>
        <w:right w:val="none" w:sz="0" w:space="0" w:color="auto"/>
      </w:divBdr>
    </w:div>
    <w:div w:id="750081918">
      <w:marLeft w:val="640"/>
      <w:marRight w:val="0"/>
      <w:marTop w:val="0"/>
      <w:marBottom w:val="0"/>
      <w:divBdr>
        <w:top w:val="none" w:sz="0" w:space="0" w:color="auto"/>
        <w:left w:val="none" w:sz="0" w:space="0" w:color="auto"/>
        <w:bottom w:val="none" w:sz="0" w:space="0" w:color="auto"/>
        <w:right w:val="none" w:sz="0" w:space="0" w:color="auto"/>
      </w:divBdr>
    </w:div>
    <w:div w:id="750125795">
      <w:marLeft w:val="640"/>
      <w:marRight w:val="0"/>
      <w:marTop w:val="0"/>
      <w:marBottom w:val="0"/>
      <w:divBdr>
        <w:top w:val="none" w:sz="0" w:space="0" w:color="auto"/>
        <w:left w:val="none" w:sz="0" w:space="0" w:color="auto"/>
        <w:bottom w:val="none" w:sz="0" w:space="0" w:color="auto"/>
        <w:right w:val="none" w:sz="0" w:space="0" w:color="auto"/>
      </w:divBdr>
    </w:div>
    <w:div w:id="750154274">
      <w:marLeft w:val="640"/>
      <w:marRight w:val="0"/>
      <w:marTop w:val="0"/>
      <w:marBottom w:val="0"/>
      <w:divBdr>
        <w:top w:val="none" w:sz="0" w:space="0" w:color="auto"/>
        <w:left w:val="none" w:sz="0" w:space="0" w:color="auto"/>
        <w:bottom w:val="none" w:sz="0" w:space="0" w:color="auto"/>
        <w:right w:val="none" w:sz="0" w:space="0" w:color="auto"/>
      </w:divBdr>
    </w:div>
    <w:div w:id="750155518">
      <w:marLeft w:val="640"/>
      <w:marRight w:val="0"/>
      <w:marTop w:val="0"/>
      <w:marBottom w:val="0"/>
      <w:divBdr>
        <w:top w:val="none" w:sz="0" w:space="0" w:color="auto"/>
        <w:left w:val="none" w:sz="0" w:space="0" w:color="auto"/>
        <w:bottom w:val="none" w:sz="0" w:space="0" w:color="auto"/>
        <w:right w:val="none" w:sz="0" w:space="0" w:color="auto"/>
      </w:divBdr>
    </w:div>
    <w:div w:id="750278349">
      <w:marLeft w:val="640"/>
      <w:marRight w:val="0"/>
      <w:marTop w:val="0"/>
      <w:marBottom w:val="0"/>
      <w:divBdr>
        <w:top w:val="none" w:sz="0" w:space="0" w:color="auto"/>
        <w:left w:val="none" w:sz="0" w:space="0" w:color="auto"/>
        <w:bottom w:val="none" w:sz="0" w:space="0" w:color="auto"/>
        <w:right w:val="none" w:sz="0" w:space="0" w:color="auto"/>
      </w:divBdr>
    </w:div>
    <w:div w:id="750471541">
      <w:marLeft w:val="640"/>
      <w:marRight w:val="0"/>
      <w:marTop w:val="0"/>
      <w:marBottom w:val="0"/>
      <w:divBdr>
        <w:top w:val="none" w:sz="0" w:space="0" w:color="auto"/>
        <w:left w:val="none" w:sz="0" w:space="0" w:color="auto"/>
        <w:bottom w:val="none" w:sz="0" w:space="0" w:color="auto"/>
        <w:right w:val="none" w:sz="0" w:space="0" w:color="auto"/>
      </w:divBdr>
    </w:div>
    <w:div w:id="750588217">
      <w:marLeft w:val="640"/>
      <w:marRight w:val="0"/>
      <w:marTop w:val="0"/>
      <w:marBottom w:val="0"/>
      <w:divBdr>
        <w:top w:val="none" w:sz="0" w:space="0" w:color="auto"/>
        <w:left w:val="none" w:sz="0" w:space="0" w:color="auto"/>
        <w:bottom w:val="none" w:sz="0" w:space="0" w:color="auto"/>
        <w:right w:val="none" w:sz="0" w:space="0" w:color="auto"/>
      </w:divBdr>
    </w:div>
    <w:div w:id="750588832">
      <w:marLeft w:val="640"/>
      <w:marRight w:val="0"/>
      <w:marTop w:val="0"/>
      <w:marBottom w:val="0"/>
      <w:divBdr>
        <w:top w:val="none" w:sz="0" w:space="0" w:color="auto"/>
        <w:left w:val="none" w:sz="0" w:space="0" w:color="auto"/>
        <w:bottom w:val="none" w:sz="0" w:space="0" w:color="auto"/>
        <w:right w:val="none" w:sz="0" w:space="0" w:color="auto"/>
      </w:divBdr>
    </w:div>
    <w:div w:id="750666631">
      <w:marLeft w:val="640"/>
      <w:marRight w:val="0"/>
      <w:marTop w:val="0"/>
      <w:marBottom w:val="0"/>
      <w:divBdr>
        <w:top w:val="none" w:sz="0" w:space="0" w:color="auto"/>
        <w:left w:val="none" w:sz="0" w:space="0" w:color="auto"/>
        <w:bottom w:val="none" w:sz="0" w:space="0" w:color="auto"/>
        <w:right w:val="none" w:sz="0" w:space="0" w:color="auto"/>
      </w:divBdr>
    </w:div>
    <w:div w:id="750735442">
      <w:marLeft w:val="640"/>
      <w:marRight w:val="0"/>
      <w:marTop w:val="0"/>
      <w:marBottom w:val="0"/>
      <w:divBdr>
        <w:top w:val="none" w:sz="0" w:space="0" w:color="auto"/>
        <w:left w:val="none" w:sz="0" w:space="0" w:color="auto"/>
        <w:bottom w:val="none" w:sz="0" w:space="0" w:color="auto"/>
        <w:right w:val="none" w:sz="0" w:space="0" w:color="auto"/>
      </w:divBdr>
    </w:div>
    <w:div w:id="750925852">
      <w:marLeft w:val="640"/>
      <w:marRight w:val="0"/>
      <w:marTop w:val="0"/>
      <w:marBottom w:val="0"/>
      <w:divBdr>
        <w:top w:val="none" w:sz="0" w:space="0" w:color="auto"/>
        <w:left w:val="none" w:sz="0" w:space="0" w:color="auto"/>
        <w:bottom w:val="none" w:sz="0" w:space="0" w:color="auto"/>
        <w:right w:val="none" w:sz="0" w:space="0" w:color="auto"/>
      </w:divBdr>
    </w:div>
    <w:div w:id="751008292">
      <w:marLeft w:val="640"/>
      <w:marRight w:val="0"/>
      <w:marTop w:val="0"/>
      <w:marBottom w:val="0"/>
      <w:divBdr>
        <w:top w:val="none" w:sz="0" w:space="0" w:color="auto"/>
        <w:left w:val="none" w:sz="0" w:space="0" w:color="auto"/>
        <w:bottom w:val="none" w:sz="0" w:space="0" w:color="auto"/>
        <w:right w:val="none" w:sz="0" w:space="0" w:color="auto"/>
      </w:divBdr>
    </w:div>
    <w:div w:id="751045061">
      <w:marLeft w:val="640"/>
      <w:marRight w:val="0"/>
      <w:marTop w:val="0"/>
      <w:marBottom w:val="0"/>
      <w:divBdr>
        <w:top w:val="none" w:sz="0" w:space="0" w:color="auto"/>
        <w:left w:val="none" w:sz="0" w:space="0" w:color="auto"/>
        <w:bottom w:val="none" w:sz="0" w:space="0" w:color="auto"/>
        <w:right w:val="none" w:sz="0" w:space="0" w:color="auto"/>
      </w:divBdr>
    </w:div>
    <w:div w:id="751120211">
      <w:marLeft w:val="640"/>
      <w:marRight w:val="0"/>
      <w:marTop w:val="0"/>
      <w:marBottom w:val="0"/>
      <w:divBdr>
        <w:top w:val="none" w:sz="0" w:space="0" w:color="auto"/>
        <w:left w:val="none" w:sz="0" w:space="0" w:color="auto"/>
        <w:bottom w:val="none" w:sz="0" w:space="0" w:color="auto"/>
        <w:right w:val="none" w:sz="0" w:space="0" w:color="auto"/>
      </w:divBdr>
    </w:div>
    <w:div w:id="751125615">
      <w:marLeft w:val="640"/>
      <w:marRight w:val="0"/>
      <w:marTop w:val="0"/>
      <w:marBottom w:val="0"/>
      <w:divBdr>
        <w:top w:val="none" w:sz="0" w:space="0" w:color="auto"/>
        <w:left w:val="none" w:sz="0" w:space="0" w:color="auto"/>
        <w:bottom w:val="none" w:sz="0" w:space="0" w:color="auto"/>
        <w:right w:val="none" w:sz="0" w:space="0" w:color="auto"/>
      </w:divBdr>
    </w:div>
    <w:div w:id="751240720">
      <w:marLeft w:val="640"/>
      <w:marRight w:val="0"/>
      <w:marTop w:val="0"/>
      <w:marBottom w:val="0"/>
      <w:divBdr>
        <w:top w:val="none" w:sz="0" w:space="0" w:color="auto"/>
        <w:left w:val="none" w:sz="0" w:space="0" w:color="auto"/>
        <w:bottom w:val="none" w:sz="0" w:space="0" w:color="auto"/>
        <w:right w:val="none" w:sz="0" w:space="0" w:color="auto"/>
      </w:divBdr>
    </w:div>
    <w:div w:id="751246334">
      <w:marLeft w:val="640"/>
      <w:marRight w:val="0"/>
      <w:marTop w:val="0"/>
      <w:marBottom w:val="0"/>
      <w:divBdr>
        <w:top w:val="none" w:sz="0" w:space="0" w:color="auto"/>
        <w:left w:val="none" w:sz="0" w:space="0" w:color="auto"/>
        <w:bottom w:val="none" w:sz="0" w:space="0" w:color="auto"/>
        <w:right w:val="none" w:sz="0" w:space="0" w:color="auto"/>
      </w:divBdr>
    </w:div>
    <w:div w:id="751394242">
      <w:marLeft w:val="640"/>
      <w:marRight w:val="0"/>
      <w:marTop w:val="0"/>
      <w:marBottom w:val="0"/>
      <w:divBdr>
        <w:top w:val="none" w:sz="0" w:space="0" w:color="auto"/>
        <w:left w:val="none" w:sz="0" w:space="0" w:color="auto"/>
        <w:bottom w:val="none" w:sz="0" w:space="0" w:color="auto"/>
        <w:right w:val="none" w:sz="0" w:space="0" w:color="auto"/>
      </w:divBdr>
    </w:div>
    <w:div w:id="751463973">
      <w:marLeft w:val="640"/>
      <w:marRight w:val="0"/>
      <w:marTop w:val="0"/>
      <w:marBottom w:val="0"/>
      <w:divBdr>
        <w:top w:val="none" w:sz="0" w:space="0" w:color="auto"/>
        <w:left w:val="none" w:sz="0" w:space="0" w:color="auto"/>
        <w:bottom w:val="none" w:sz="0" w:space="0" w:color="auto"/>
        <w:right w:val="none" w:sz="0" w:space="0" w:color="auto"/>
      </w:divBdr>
    </w:div>
    <w:div w:id="751468100">
      <w:marLeft w:val="640"/>
      <w:marRight w:val="0"/>
      <w:marTop w:val="0"/>
      <w:marBottom w:val="0"/>
      <w:divBdr>
        <w:top w:val="none" w:sz="0" w:space="0" w:color="auto"/>
        <w:left w:val="none" w:sz="0" w:space="0" w:color="auto"/>
        <w:bottom w:val="none" w:sz="0" w:space="0" w:color="auto"/>
        <w:right w:val="none" w:sz="0" w:space="0" w:color="auto"/>
      </w:divBdr>
    </w:div>
    <w:div w:id="751656593">
      <w:marLeft w:val="640"/>
      <w:marRight w:val="0"/>
      <w:marTop w:val="0"/>
      <w:marBottom w:val="0"/>
      <w:divBdr>
        <w:top w:val="none" w:sz="0" w:space="0" w:color="auto"/>
        <w:left w:val="none" w:sz="0" w:space="0" w:color="auto"/>
        <w:bottom w:val="none" w:sz="0" w:space="0" w:color="auto"/>
        <w:right w:val="none" w:sz="0" w:space="0" w:color="auto"/>
      </w:divBdr>
    </w:div>
    <w:div w:id="751656726">
      <w:marLeft w:val="640"/>
      <w:marRight w:val="0"/>
      <w:marTop w:val="0"/>
      <w:marBottom w:val="0"/>
      <w:divBdr>
        <w:top w:val="none" w:sz="0" w:space="0" w:color="auto"/>
        <w:left w:val="none" w:sz="0" w:space="0" w:color="auto"/>
        <w:bottom w:val="none" w:sz="0" w:space="0" w:color="auto"/>
        <w:right w:val="none" w:sz="0" w:space="0" w:color="auto"/>
      </w:divBdr>
    </w:div>
    <w:div w:id="751660345">
      <w:marLeft w:val="640"/>
      <w:marRight w:val="0"/>
      <w:marTop w:val="0"/>
      <w:marBottom w:val="0"/>
      <w:divBdr>
        <w:top w:val="none" w:sz="0" w:space="0" w:color="auto"/>
        <w:left w:val="none" w:sz="0" w:space="0" w:color="auto"/>
        <w:bottom w:val="none" w:sz="0" w:space="0" w:color="auto"/>
        <w:right w:val="none" w:sz="0" w:space="0" w:color="auto"/>
      </w:divBdr>
    </w:div>
    <w:div w:id="751703338">
      <w:marLeft w:val="640"/>
      <w:marRight w:val="0"/>
      <w:marTop w:val="0"/>
      <w:marBottom w:val="0"/>
      <w:divBdr>
        <w:top w:val="none" w:sz="0" w:space="0" w:color="auto"/>
        <w:left w:val="none" w:sz="0" w:space="0" w:color="auto"/>
        <w:bottom w:val="none" w:sz="0" w:space="0" w:color="auto"/>
        <w:right w:val="none" w:sz="0" w:space="0" w:color="auto"/>
      </w:divBdr>
    </w:div>
    <w:div w:id="751778983">
      <w:marLeft w:val="640"/>
      <w:marRight w:val="0"/>
      <w:marTop w:val="0"/>
      <w:marBottom w:val="0"/>
      <w:divBdr>
        <w:top w:val="none" w:sz="0" w:space="0" w:color="auto"/>
        <w:left w:val="none" w:sz="0" w:space="0" w:color="auto"/>
        <w:bottom w:val="none" w:sz="0" w:space="0" w:color="auto"/>
        <w:right w:val="none" w:sz="0" w:space="0" w:color="auto"/>
      </w:divBdr>
    </w:div>
    <w:div w:id="751781012">
      <w:marLeft w:val="640"/>
      <w:marRight w:val="0"/>
      <w:marTop w:val="0"/>
      <w:marBottom w:val="0"/>
      <w:divBdr>
        <w:top w:val="none" w:sz="0" w:space="0" w:color="auto"/>
        <w:left w:val="none" w:sz="0" w:space="0" w:color="auto"/>
        <w:bottom w:val="none" w:sz="0" w:space="0" w:color="auto"/>
        <w:right w:val="none" w:sz="0" w:space="0" w:color="auto"/>
      </w:divBdr>
    </w:div>
    <w:div w:id="751783138">
      <w:marLeft w:val="640"/>
      <w:marRight w:val="0"/>
      <w:marTop w:val="0"/>
      <w:marBottom w:val="0"/>
      <w:divBdr>
        <w:top w:val="none" w:sz="0" w:space="0" w:color="auto"/>
        <w:left w:val="none" w:sz="0" w:space="0" w:color="auto"/>
        <w:bottom w:val="none" w:sz="0" w:space="0" w:color="auto"/>
        <w:right w:val="none" w:sz="0" w:space="0" w:color="auto"/>
      </w:divBdr>
    </w:div>
    <w:div w:id="751855936">
      <w:marLeft w:val="640"/>
      <w:marRight w:val="0"/>
      <w:marTop w:val="0"/>
      <w:marBottom w:val="0"/>
      <w:divBdr>
        <w:top w:val="none" w:sz="0" w:space="0" w:color="auto"/>
        <w:left w:val="none" w:sz="0" w:space="0" w:color="auto"/>
        <w:bottom w:val="none" w:sz="0" w:space="0" w:color="auto"/>
        <w:right w:val="none" w:sz="0" w:space="0" w:color="auto"/>
      </w:divBdr>
    </w:div>
    <w:div w:id="751969143">
      <w:marLeft w:val="640"/>
      <w:marRight w:val="0"/>
      <w:marTop w:val="0"/>
      <w:marBottom w:val="0"/>
      <w:divBdr>
        <w:top w:val="none" w:sz="0" w:space="0" w:color="auto"/>
        <w:left w:val="none" w:sz="0" w:space="0" w:color="auto"/>
        <w:bottom w:val="none" w:sz="0" w:space="0" w:color="auto"/>
        <w:right w:val="none" w:sz="0" w:space="0" w:color="auto"/>
      </w:divBdr>
    </w:div>
    <w:div w:id="752048809">
      <w:marLeft w:val="640"/>
      <w:marRight w:val="0"/>
      <w:marTop w:val="0"/>
      <w:marBottom w:val="0"/>
      <w:divBdr>
        <w:top w:val="none" w:sz="0" w:space="0" w:color="auto"/>
        <w:left w:val="none" w:sz="0" w:space="0" w:color="auto"/>
        <w:bottom w:val="none" w:sz="0" w:space="0" w:color="auto"/>
        <w:right w:val="none" w:sz="0" w:space="0" w:color="auto"/>
      </w:divBdr>
    </w:div>
    <w:div w:id="752049738">
      <w:marLeft w:val="640"/>
      <w:marRight w:val="0"/>
      <w:marTop w:val="0"/>
      <w:marBottom w:val="0"/>
      <w:divBdr>
        <w:top w:val="none" w:sz="0" w:space="0" w:color="auto"/>
        <w:left w:val="none" w:sz="0" w:space="0" w:color="auto"/>
        <w:bottom w:val="none" w:sz="0" w:space="0" w:color="auto"/>
        <w:right w:val="none" w:sz="0" w:space="0" w:color="auto"/>
      </w:divBdr>
    </w:div>
    <w:div w:id="752051495">
      <w:marLeft w:val="640"/>
      <w:marRight w:val="0"/>
      <w:marTop w:val="0"/>
      <w:marBottom w:val="0"/>
      <w:divBdr>
        <w:top w:val="none" w:sz="0" w:space="0" w:color="auto"/>
        <w:left w:val="none" w:sz="0" w:space="0" w:color="auto"/>
        <w:bottom w:val="none" w:sz="0" w:space="0" w:color="auto"/>
        <w:right w:val="none" w:sz="0" w:space="0" w:color="auto"/>
      </w:divBdr>
    </w:div>
    <w:div w:id="752094752">
      <w:marLeft w:val="640"/>
      <w:marRight w:val="0"/>
      <w:marTop w:val="0"/>
      <w:marBottom w:val="0"/>
      <w:divBdr>
        <w:top w:val="none" w:sz="0" w:space="0" w:color="auto"/>
        <w:left w:val="none" w:sz="0" w:space="0" w:color="auto"/>
        <w:bottom w:val="none" w:sz="0" w:space="0" w:color="auto"/>
        <w:right w:val="none" w:sz="0" w:space="0" w:color="auto"/>
      </w:divBdr>
    </w:div>
    <w:div w:id="752161224">
      <w:marLeft w:val="640"/>
      <w:marRight w:val="0"/>
      <w:marTop w:val="0"/>
      <w:marBottom w:val="0"/>
      <w:divBdr>
        <w:top w:val="none" w:sz="0" w:space="0" w:color="auto"/>
        <w:left w:val="none" w:sz="0" w:space="0" w:color="auto"/>
        <w:bottom w:val="none" w:sz="0" w:space="0" w:color="auto"/>
        <w:right w:val="none" w:sz="0" w:space="0" w:color="auto"/>
      </w:divBdr>
    </w:div>
    <w:div w:id="752170496">
      <w:marLeft w:val="640"/>
      <w:marRight w:val="0"/>
      <w:marTop w:val="0"/>
      <w:marBottom w:val="0"/>
      <w:divBdr>
        <w:top w:val="none" w:sz="0" w:space="0" w:color="auto"/>
        <w:left w:val="none" w:sz="0" w:space="0" w:color="auto"/>
        <w:bottom w:val="none" w:sz="0" w:space="0" w:color="auto"/>
        <w:right w:val="none" w:sz="0" w:space="0" w:color="auto"/>
      </w:divBdr>
    </w:div>
    <w:div w:id="752241535">
      <w:marLeft w:val="640"/>
      <w:marRight w:val="0"/>
      <w:marTop w:val="0"/>
      <w:marBottom w:val="0"/>
      <w:divBdr>
        <w:top w:val="none" w:sz="0" w:space="0" w:color="auto"/>
        <w:left w:val="none" w:sz="0" w:space="0" w:color="auto"/>
        <w:bottom w:val="none" w:sz="0" w:space="0" w:color="auto"/>
        <w:right w:val="none" w:sz="0" w:space="0" w:color="auto"/>
      </w:divBdr>
    </w:div>
    <w:div w:id="752243603">
      <w:marLeft w:val="640"/>
      <w:marRight w:val="0"/>
      <w:marTop w:val="0"/>
      <w:marBottom w:val="0"/>
      <w:divBdr>
        <w:top w:val="none" w:sz="0" w:space="0" w:color="auto"/>
        <w:left w:val="none" w:sz="0" w:space="0" w:color="auto"/>
        <w:bottom w:val="none" w:sz="0" w:space="0" w:color="auto"/>
        <w:right w:val="none" w:sz="0" w:space="0" w:color="auto"/>
      </w:divBdr>
    </w:div>
    <w:div w:id="752287975">
      <w:marLeft w:val="640"/>
      <w:marRight w:val="0"/>
      <w:marTop w:val="0"/>
      <w:marBottom w:val="0"/>
      <w:divBdr>
        <w:top w:val="none" w:sz="0" w:space="0" w:color="auto"/>
        <w:left w:val="none" w:sz="0" w:space="0" w:color="auto"/>
        <w:bottom w:val="none" w:sz="0" w:space="0" w:color="auto"/>
        <w:right w:val="none" w:sz="0" w:space="0" w:color="auto"/>
      </w:divBdr>
    </w:div>
    <w:div w:id="752320218">
      <w:marLeft w:val="640"/>
      <w:marRight w:val="0"/>
      <w:marTop w:val="0"/>
      <w:marBottom w:val="0"/>
      <w:divBdr>
        <w:top w:val="none" w:sz="0" w:space="0" w:color="auto"/>
        <w:left w:val="none" w:sz="0" w:space="0" w:color="auto"/>
        <w:bottom w:val="none" w:sz="0" w:space="0" w:color="auto"/>
        <w:right w:val="none" w:sz="0" w:space="0" w:color="auto"/>
      </w:divBdr>
    </w:div>
    <w:div w:id="752507977">
      <w:marLeft w:val="640"/>
      <w:marRight w:val="0"/>
      <w:marTop w:val="0"/>
      <w:marBottom w:val="0"/>
      <w:divBdr>
        <w:top w:val="none" w:sz="0" w:space="0" w:color="auto"/>
        <w:left w:val="none" w:sz="0" w:space="0" w:color="auto"/>
        <w:bottom w:val="none" w:sz="0" w:space="0" w:color="auto"/>
        <w:right w:val="none" w:sz="0" w:space="0" w:color="auto"/>
      </w:divBdr>
    </w:div>
    <w:div w:id="752512535">
      <w:marLeft w:val="640"/>
      <w:marRight w:val="0"/>
      <w:marTop w:val="0"/>
      <w:marBottom w:val="0"/>
      <w:divBdr>
        <w:top w:val="none" w:sz="0" w:space="0" w:color="auto"/>
        <w:left w:val="none" w:sz="0" w:space="0" w:color="auto"/>
        <w:bottom w:val="none" w:sz="0" w:space="0" w:color="auto"/>
        <w:right w:val="none" w:sz="0" w:space="0" w:color="auto"/>
      </w:divBdr>
    </w:div>
    <w:div w:id="752512812">
      <w:marLeft w:val="640"/>
      <w:marRight w:val="0"/>
      <w:marTop w:val="0"/>
      <w:marBottom w:val="0"/>
      <w:divBdr>
        <w:top w:val="none" w:sz="0" w:space="0" w:color="auto"/>
        <w:left w:val="none" w:sz="0" w:space="0" w:color="auto"/>
        <w:bottom w:val="none" w:sz="0" w:space="0" w:color="auto"/>
        <w:right w:val="none" w:sz="0" w:space="0" w:color="auto"/>
      </w:divBdr>
    </w:div>
    <w:div w:id="752552436">
      <w:marLeft w:val="640"/>
      <w:marRight w:val="0"/>
      <w:marTop w:val="0"/>
      <w:marBottom w:val="0"/>
      <w:divBdr>
        <w:top w:val="none" w:sz="0" w:space="0" w:color="auto"/>
        <w:left w:val="none" w:sz="0" w:space="0" w:color="auto"/>
        <w:bottom w:val="none" w:sz="0" w:space="0" w:color="auto"/>
        <w:right w:val="none" w:sz="0" w:space="0" w:color="auto"/>
      </w:divBdr>
    </w:div>
    <w:div w:id="752630578">
      <w:marLeft w:val="640"/>
      <w:marRight w:val="0"/>
      <w:marTop w:val="0"/>
      <w:marBottom w:val="0"/>
      <w:divBdr>
        <w:top w:val="none" w:sz="0" w:space="0" w:color="auto"/>
        <w:left w:val="none" w:sz="0" w:space="0" w:color="auto"/>
        <w:bottom w:val="none" w:sz="0" w:space="0" w:color="auto"/>
        <w:right w:val="none" w:sz="0" w:space="0" w:color="auto"/>
      </w:divBdr>
    </w:div>
    <w:div w:id="752749254">
      <w:marLeft w:val="640"/>
      <w:marRight w:val="0"/>
      <w:marTop w:val="0"/>
      <w:marBottom w:val="0"/>
      <w:divBdr>
        <w:top w:val="none" w:sz="0" w:space="0" w:color="auto"/>
        <w:left w:val="none" w:sz="0" w:space="0" w:color="auto"/>
        <w:bottom w:val="none" w:sz="0" w:space="0" w:color="auto"/>
        <w:right w:val="none" w:sz="0" w:space="0" w:color="auto"/>
      </w:divBdr>
    </w:div>
    <w:div w:id="752749574">
      <w:marLeft w:val="640"/>
      <w:marRight w:val="0"/>
      <w:marTop w:val="0"/>
      <w:marBottom w:val="0"/>
      <w:divBdr>
        <w:top w:val="none" w:sz="0" w:space="0" w:color="auto"/>
        <w:left w:val="none" w:sz="0" w:space="0" w:color="auto"/>
        <w:bottom w:val="none" w:sz="0" w:space="0" w:color="auto"/>
        <w:right w:val="none" w:sz="0" w:space="0" w:color="auto"/>
      </w:divBdr>
    </w:div>
    <w:div w:id="752817840">
      <w:marLeft w:val="640"/>
      <w:marRight w:val="0"/>
      <w:marTop w:val="0"/>
      <w:marBottom w:val="0"/>
      <w:divBdr>
        <w:top w:val="none" w:sz="0" w:space="0" w:color="auto"/>
        <w:left w:val="none" w:sz="0" w:space="0" w:color="auto"/>
        <w:bottom w:val="none" w:sz="0" w:space="0" w:color="auto"/>
        <w:right w:val="none" w:sz="0" w:space="0" w:color="auto"/>
      </w:divBdr>
    </w:div>
    <w:div w:id="752892702">
      <w:marLeft w:val="640"/>
      <w:marRight w:val="0"/>
      <w:marTop w:val="0"/>
      <w:marBottom w:val="0"/>
      <w:divBdr>
        <w:top w:val="none" w:sz="0" w:space="0" w:color="auto"/>
        <w:left w:val="none" w:sz="0" w:space="0" w:color="auto"/>
        <w:bottom w:val="none" w:sz="0" w:space="0" w:color="auto"/>
        <w:right w:val="none" w:sz="0" w:space="0" w:color="auto"/>
      </w:divBdr>
    </w:div>
    <w:div w:id="752899990">
      <w:marLeft w:val="640"/>
      <w:marRight w:val="0"/>
      <w:marTop w:val="0"/>
      <w:marBottom w:val="0"/>
      <w:divBdr>
        <w:top w:val="none" w:sz="0" w:space="0" w:color="auto"/>
        <w:left w:val="none" w:sz="0" w:space="0" w:color="auto"/>
        <w:bottom w:val="none" w:sz="0" w:space="0" w:color="auto"/>
        <w:right w:val="none" w:sz="0" w:space="0" w:color="auto"/>
      </w:divBdr>
    </w:div>
    <w:div w:id="752971731">
      <w:marLeft w:val="640"/>
      <w:marRight w:val="0"/>
      <w:marTop w:val="0"/>
      <w:marBottom w:val="0"/>
      <w:divBdr>
        <w:top w:val="none" w:sz="0" w:space="0" w:color="auto"/>
        <w:left w:val="none" w:sz="0" w:space="0" w:color="auto"/>
        <w:bottom w:val="none" w:sz="0" w:space="0" w:color="auto"/>
        <w:right w:val="none" w:sz="0" w:space="0" w:color="auto"/>
      </w:divBdr>
    </w:div>
    <w:div w:id="753278762">
      <w:marLeft w:val="640"/>
      <w:marRight w:val="0"/>
      <w:marTop w:val="0"/>
      <w:marBottom w:val="0"/>
      <w:divBdr>
        <w:top w:val="none" w:sz="0" w:space="0" w:color="auto"/>
        <w:left w:val="none" w:sz="0" w:space="0" w:color="auto"/>
        <w:bottom w:val="none" w:sz="0" w:space="0" w:color="auto"/>
        <w:right w:val="none" w:sz="0" w:space="0" w:color="auto"/>
      </w:divBdr>
    </w:div>
    <w:div w:id="753278920">
      <w:marLeft w:val="640"/>
      <w:marRight w:val="0"/>
      <w:marTop w:val="0"/>
      <w:marBottom w:val="0"/>
      <w:divBdr>
        <w:top w:val="none" w:sz="0" w:space="0" w:color="auto"/>
        <w:left w:val="none" w:sz="0" w:space="0" w:color="auto"/>
        <w:bottom w:val="none" w:sz="0" w:space="0" w:color="auto"/>
        <w:right w:val="none" w:sz="0" w:space="0" w:color="auto"/>
      </w:divBdr>
    </w:div>
    <w:div w:id="753287181">
      <w:marLeft w:val="640"/>
      <w:marRight w:val="0"/>
      <w:marTop w:val="0"/>
      <w:marBottom w:val="0"/>
      <w:divBdr>
        <w:top w:val="none" w:sz="0" w:space="0" w:color="auto"/>
        <w:left w:val="none" w:sz="0" w:space="0" w:color="auto"/>
        <w:bottom w:val="none" w:sz="0" w:space="0" w:color="auto"/>
        <w:right w:val="none" w:sz="0" w:space="0" w:color="auto"/>
      </w:divBdr>
    </w:div>
    <w:div w:id="753361010">
      <w:marLeft w:val="640"/>
      <w:marRight w:val="0"/>
      <w:marTop w:val="0"/>
      <w:marBottom w:val="0"/>
      <w:divBdr>
        <w:top w:val="none" w:sz="0" w:space="0" w:color="auto"/>
        <w:left w:val="none" w:sz="0" w:space="0" w:color="auto"/>
        <w:bottom w:val="none" w:sz="0" w:space="0" w:color="auto"/>
        <w:right w:val="none" w:sz="0" w:space="0" w:color="auto"/>
      </w:divBdr>
    </w:div>
    <w:div w:id="753478708">
      <w:marLeft w:val="640"/>
      <w:marRight w:val="0"/>
      <w:marTop w:val="0"/>
      <w:marBottom w:val="0"/>
      <w:divBdr>
        <w:top w:val="none" w:sz="0" w:space="0" w:color="auto"/>
        <w:left w:val="none" w:sz="0" w:space="0" w:color="auto"/>
        <w:bottom w:val="none" w:sz="0" w:space="0" w:color="auto"/>
        <w:right w:val="none" w:sz="0" w:space="0" w:color="auto"/>
      </w:divBdr>
    </w:div>
    <w:div w:id="753628807">
      <w:marLeft w:val="640"/>
      <w:marRight w:val="0"/>
      <w:marTop w:val="0"/>
      <w:marBottom w:val="0"/>
      <w:divBdr>
        <w:top w:val="none" w:sz="0" w:space="0" w:color="auto"/>
        <w:left w:val="none" w:sz="0" w:space="0" w:color="auto"/>
        <w:bottom w:val="none" w:sz="0" w:space="0" w:color="auto"/>
        <w:right w:val="none" w:sz="0" w:space="0" w:color="auto"/>
      </w:divBdr>
    </w:div>
    <w:div w:id="753664591">
      <w:marLeft w:val="640"/>
      <w:marRight w:val="0"/>
      <w:marTop w:val="0"/>
      <w:marBottom w:val="0"/>
      <w:divBdr>
        <w:top w:val="none" w:sz="0" w:space="0" w:color="auto"/>
        <w:left w:val="none" w:sz="0" w:space="0" w:color="auto"/>
        <w:bottom w:val="none" w:sz="0" w:space="0" w:color="auto"/>
        <w:right w:val="none" w:sz="0" w:space="0" w:color="auto"/>
      </w:divBdr>
    </w:div>
    <w:div w:id="753744698">
      <w:marLeft w:val="640"/>
      <w:marRight w:val="0"/>
      <w:marTop w:val="0"/>
      <w:marBottom w:val="0"/>
      <w:divBdr>
        <w:top w:val="none" w:sz="0" w:space="0" w:color="auto"/>
        <w:left w:val="none" w:sz="0" w:space="0" w:color="auto"/>
        <w:bottom w:val="none" w:sz="0" w:space="0" w:color="auto"/>
        <w:right w:val="none" w:sz="0" w:space="0" w:color="auto"/>
      </w:divBdr>
    </w:div>
    <w:div w:id="753865226">
      <w:marLeft w:val="640"/>
      <w:marRight w:val="0"/>
      <w:marTop w:val="0"/>
      <w:marBottom w:val="0"/>
      <w:divBdr>
        <w:top w:val="none" w:sz="0" w:space="0" w:color="auto"/>
        <w:left w:val="none" w:sz="0" w:space="0" w:color="auto"/>
        <w:bottom w:val="none" w:sz="0" w:space="0" w:color="auto"/>
        <w:right w:val="none" w:sz="0" w:space="0" w:color="auto"/>
      </w:divBdr>
    </w:div>
    <w:div w:id="753866120">
      <w:marLeft w:val="640"/>
      <w:marRight w:val="0"/>
      <w:marTop w:val="0"/>
      <w:marBottom w:val="0"/>
      <w:divBdr>
        <w:top w:val="none" w:sz="0" w:space="0" w:color="auto"/>
        <w:left w:val="none" w:sz="0" w:space="0" w:color="auto"/>
        <w:bottom w:val="none" w:sz="0" w:space="0" w:color="auto"/>
        <w:right w:val="none" w:sz="0" w:space="0" w:color="auto"/>
      </w:divBdr>
    </w:div>
    <w:div w:id="753934984">
      <w:marLeft w:val="640"/>
      <w:marRight w:val="0"/>
      <w:marTop w:val="0"/>
      <w:marBottom w:val="0"/>
      <w:divBdr>
        <w:top w:val="none" w:sz="0" w:space="0" w:color="auto"/>
        <w:left w:val="none" w:sz="0" w:space="0" w:color="auto"/>
        <w:bottom w:val="none" w:sz="0" w:space="0" w:color="auto"/>
        <w:right w:val="none" w:sz="0" w:space="0" w:color="auto"/>
      </w:divBdr>
    </w:div>
    <w:div w:id="753937274">
      <w:marLeft w:val="640"/>
      <w:marRight w:val="0"/>
      <w:marTop w:val="0"/>
      <w:marBottom w:val="0"/>
      <w:divBdr>
        <w:top w:val="none" w:sz="0" w:space="0" w:color="auto"/>
        <w:left w:val="none" w:sz="0" w:space="0" w:color="auto"/>
        <w:bottom w:val="none" w:sz="0" w:space="0" w:color="auto"/>
        <w:right w:val="none" w:sz="0" w:space="0" w:color="auto"/>
      </w:divBdr>
    </w:div>
    <w:div w:id="754009761">
      <w:marLeft w:val="640"/>
      <w:marRight w:val="0"/>
      <w:marTop w:val="0"/>
      <w:marBottom w:val="0"/>
      <w:divBdr>
        <w:top w:val="none" w:sz="0" w:space="0" w:color="auto"/>
        <w:left w:val="none" w:sz="0" w:space="0" w:color="auto"/>
        <w:bottom w:val="none" w:sz="0" w:space="0" w:color="auto"/>
        <w:right w:val="none" w:sz="0" w:space="0" w:color="auto"/>
      </w:divBdr>
    </w:div>
    <w:div w:id="754018010">
      <w:marLeft w:val="640"/>
      <w:marRight w:val="0"/>
      <w:marTop w:val="0"/>
      <w:marBottom w:val="0"/>
      <w:divBdr>
        <w:top w:val="none" w:sz="0" w:space="0" w:color="auto"/>
        <w:left w:val="none" w:sz="0" w:space="0" w:color="auto"/>
        <w:bottom w:val="none" w:sz="0" w:space="0" w:color="auto"/>
        <w:right w:val="none" w:sz="0" w:space="0" w:color="auto"/>
      </w:divBdr>
    </w:div>
    <w:div w:id="754086983">
      <w:marLeft w:val="640"/>
      <w:marRight w:val="0"/>
      <w:marTop w:val="0"/>
      <w:marBottom w:val="0"/>
      <w:divBdr>
        <w:top w:val="none" w:sz="0" w:space="0" w:color="auto"/>
        <w:left w:val="none" w:sz="0" w:space="0" w:color="auto"/>
        <w:bottom w:val="none" w:sz="0" w:space="0" w:color="auto"/>
        <w:right w:val="none" w:sz="0" w:space="0" w:color="auto"/>
      </w:divBdr>
    </w:div>
    <w:div w:id="754135229">
      <w:marLeft w:val="640"/>
      <w:marRight w:val="0"/>
      <w:marTop w:val="0"/>
      <w:marBottom w:val="0"/>
      <w:divBdr>
        <w:top w:val="none" w:sz="0" w:space="0" w:color="auto"/>
        <w:left w:val="none" w:sz="0" w:space="0" w:color="auto"/>
        <w:bottom w:val="none" w:sz="0" w:space="0" w:color="auto"/>
        <w:right w:val="none" w:sz="0" w:space="0" w:color="auto"/>
      </w:divBdr>
    </w:div>
    <w:div w:id="754210731">
      <w:marLeft w:val="640"/>
      <w:marRight w:val="0"/>
      <w:marTop w:val="0"/>
      <w:marBottom w:val="0"/>
      <w:divBdr>
        <w:top w:val="none" w:sz="0" w:space="0" w:color="auto"/>
        <w:left w:val="none" w:sz="0" w:space="0" w:color="auto"/>
        <w:bottom w:val="none" w:sz="0" w:space="0" w:color="auto"/>
        <w:right w:val="none" w:sz="0" w:space="0" w:color="auto"/>
      </w:divBdr>
    </w:div>
    <w:div w:id="754283580">
      <w:marLeft w:val="640"/>
      <w:marRight w:val="0"/>
      <w:marTop w:val="0"/>
      <w:marBottom w:val="0"/>
      <w:divBdr>
        <w:top w:val="none" w:sz="0" w:space="0" w:color="auto"/>
        <w:left w:val="none" w:sz="0" w:space="0" w:color="auto"/>
        <w:bottom w:val="none" w:sz="0" w:space="0" w:color="auto"/>
        <w:right w:val="none" w:sz="0" w:space="0" w:color="auto"/>
      </w:divBdr>
    </w:div>
    <w:div w:id="754284032">
      <w:marLeft w:val="640"/>
      <w:marRight w:val="0"/>
      <w:marTop w:val="0"/>
      <w:marBottom w:val="0"/>
      <w:divBdr>
        <w:top w:val="none" w:sz="0" w:space="0" w:color="auto"/>
        <w:left w:val="none" w:sz="0" w:space="0" w:color="auto"/>
        <w:bottom w:val="none" w:sz="0" w:space="0" w:color="auto"/>
        <w:right w:val="none" w:sz="0" w:space="0" w:color="auto"/>
      </w:divBdr>
    </w:div>
    <w:div w:id="754396506">
      <w:marLeft w:val="640"/>
      <w:marRight w:val="0"/>
      <w:marTop w:val="0"/>
      <w:marBottom w:val="0"/>
      <w:divBdr>
        <w:top w:val="none" w:sz="0" w:space="0" w:color="auto"/>
        <w:left w:val="none" w:sz="0" w:space="0" w:color="auto"/>
        <w:bottom w:val="none" w:sz="0" w:space="0" w:color="auto"/>
        <w:right w:val="none" w:sz="0" w:space="0" w:color="auto"/>
      </w:divBdr>
    </w:div>
    <w:div w:id="754401567">
      <w:marLeft w:val="640"/>
      <w:marRight w:val="0"/>
      <w:marTop w:val="0"/>
      <w:marBottom w:val="0"/>
      <w:divBdr>
        <w:top w:val="none" w:sz="0" w:space="0" w:color="auto"/>
        <w:left w:val="none" w:sz="0" w:space="0" w:color="auto"/>
        <w:bottom w:val="none" w:sz="0" w:space="0" w:color="auto"/>
        <w:right w:val="none" w:sz="0" w:space="0" w:color="auto"/>
      </w:divBdr>
    </w:div>
    <w:div w:id="754401763">
      <w:marLeft w:val="640"/>
      <w:marRight w:val="0"/>
      <w:marTop w:val="0"/>
      <w:marBottom w:val="0"/>
      <w:divBdr>
        <w:top w:val="none" w:sz="0" w:space="0" w:color="auto"/>
        <w:left w:val="none" w:sz="0" w:space="0" w:color="auto"/>
        <w:bottom w:val="none" w:sz="0" w:space="0" w:color="auto"/>
        <w:right w:val="none" w:sz="0" w:space="0" w:color="auto"/>
      </w:divBdr>
    </w:div>
    <w:div w:id="754589618">
      <w:marLeft w:val="640"/>
      <w:marRight w:val="0"/>
      <w:marTop w:val="0"/>
      <w:marBottom w:val="0"/>
      <w:divBdr>
        <w:top w:val="none" w:sz="0" w:space="0" w:color="auto"/>
        <w:left w:val="none" w:sz="0" w:space="0" w:color="auto"/>
        <w:bottom w:val="none" w:sz="0" w:space="0" w:color="auto"/>
        <w:right w:val="none" w:sz="0" w:space="0" w:color="auto"/>
      </w:divBdr>
    </w:div>
    <w:div w:id="754668868">
      <w:marLeft w:val="640"/>
      <w:marRight w:val="0"/>
      <w:marTop w:val="0"/>
      <w:marBottom w:val="0"/>
      <w:divBdr>
        <w:top w:val="none" w:sz="0" w:space="0" w:color="auto"/>
        <w:left w:val="none" w:sz="0" w:space="0" w:color="auto"/>
        <w:bottom w:val="none" w:sz="0" w:space="0" w:color="auto"/>
        <w:right w:val="none" w:sz="0" w:space="0" w:color="auto"/>
      </w:divBdr>
    </w:div>
    <w:div w:id="754672365">
      <w:marLeft w:val="640"/>
      <w:marRight w:val="0"/>
      <w:marTop w:val="0"/>
      <w:marBottom w:val="0"/>
      <w:divBdr>
        <w:top w:val="none" w:sz="0" w:space="0" w:color="auto"/>
        <w:left w:val="none" w:sz="0" w:space="0" w:color="auto"/>
        <w:bottom w:val="none" w:sz="0" w:space="0" w:color="auto"/>
        <w:right w:val="none" w:sz="0" w:space="0" w:color="auto"/>
      </w:divBdr>
    </w:div>
    <w:div w:id="754714863">
      <w:marLeft w:val="640"/>
      <w:marRight w:val="0"/>
      <w:marTop w:val="0"/>
      <w:marBottom w:val="0"/>
      <w:divBdr>
        <w:top w:val="none" w:sz="0" w:space="0" w:color="auto"/>
        <w:left w:val="none" w:sz="0" w:space="0" w:color="auto"/>
        <w:bottom w:val="none" w:sz="0" w:space="0" w:color="auto"/>
        <w:right w:val="none" w:sz="0" w:space="0" w:color="auto"/>
      </w:divBdr>
    </w:div>
    <w:div w:id="754716016">
      <w:marLeft w:val="640"/>
      <w:marRight w:val="0"/>
      <w:marTop w:val="0"/>
      <w:marBottom w:val="0"/>
      <w:divBdr>
        <w:top w:val="none" w:sz="0" w:space="0" w:color="auto"/>
        <w:left w:val="none" w:sz="0" w:space="0" w:color="auto"/>
        <w:bottom w:val="none" w:sz="0" w:space="0" w:color="auto"/>
        <w:right w:val="none" w:sz="0" w:space="0" w:color="auto"/>
      </w:divBdr>
    </w:div>
    <w:div w:id="754740662">
      <w:marLeft w:val="640"/>
      <w:marRight w:val="0"/>
      <w:marTop w:val="0"/>
      <w:marBottom w:val="0"/>
      <w:divBdr>
        <w:top w:val="none" w:sz="0" w:space="0" w:color="auto"/>
        <w:left w:val="none" w:sz="0" w:space="0" w:color="auto"/>
        <w:bottom w:val="none" w:sz="0" w:space="0" w:color="auto"/>
        <w:right w:val="none" w:sz="0" w:space="0" w:color="auto"/>
      </w:divBdr>
    </w:div>
    <w:div w:id="754789777">
      <w:marLeft w:val="640"/>
      <w:marRight w:val="0"/>
      <w:marTop w:val="0"/>
      <w:marBottom w:val="0"/>
      <w:divBdr>
        <w:top w:val="none" w:sz="0" w:space="0" w:color="auto"/>
        <w:left w:val="none" w:sz="0" w:space="0" w:color="auto"/>
        <w:bottom w:val="none" w:sz="0" w:space="0" w:color="auto"/>
        <w:right w:val="none" w:sz="0" w:space="0" w:color="auto"/>
      </w:divBdr>
    </w:div>
    <w:div w:id="754858301">
      <w:marLeft w:val="640"/>
      <w:marRight w:val="0"/>
      <w:marTop w:val="0"/>
      <w:marBottom w:val="0"/>
      <w:divBdr>
        <w:top w:val="none" w:sz="0" w:space="0" w:color="auto"/>
        <w:left w:val="none" w:sz="0" w:space="0" w:color="auto"/>
        <w:bottom w:val="none" w:sz="0" w:space="0" w:color="auto"/>
        <w:right w:val="none" w:sz="0" w:space="0" w:color="auto"/>
      </w:divBdr>
    </w:div>
    <w:div w:id="754860253">
      <w:marLeft w:val="640"/>
      <w:marRight w:val="0"/>
      <w:marTop w:val="0"/>
      <w:marBottom w:val="0"/>
      <w:divBdr>
        <w:top w:val="none" w:sz="0" w:space="0" w:color="auto"/>
        <w:left w:val="none" w:sz="0" w:space="0" w:color="auto"/>
        <w:bottom w:val="none" w:sz="0" w:space="0" w:color="auto"/>
        <w:right w:val="none" w:sz="0" w:space="0" w:color="auto"/>
      </w:divBdr>
    </w:div>
    <w:div w:id="754981535">
      <w:marLeft w:val="640"/>
      <w:marRight w:val="0"/>
      <w:marTop w:val="0"/>
      <w:marBottom w:val="0"/>
      <w:divBdr>
        <w:top w:val="none" w:sz="0" w:space="0" w:color="auto"/>
        <w:left w:val="none" w:sz="0" w:space="0" w:color="auto"/>
        <w:bottom w:val="none" w:sz="0" w:space="0" w:color="auto"/>
        <w:right w:val="none" w:sz="0" w:space="0" w:color="auto"/>
      </w:divBdr>
    </w:div>
    <w:div w:id="755054087">
      <w:marLeft w:val="640"/>
      <w:marRight w:val="0"/>
      <w:marTop w:val="0"/>
      <w:marBottom w:val="0"/>
      <w:divBdr>
        <w:top w:val="none" w:sz="0" w:space="0" w:color="auto"/>
        <w:left w:val="none" w:sz="0" w:space="0" w:color="auto"/>
        <w:bottom w:val="none" w:sz="0" w:space="0" w:color="auto"/>
        <w:right w:val="none" w:sz="0" w:space="0" w:color="auto"/>
      </w:divBdr>
    </w:div>
    <w:div w:id="755126879">
      <w:marLeft w:val="640"/>
      <w:marRight w:val="0"/>
      <w:marTop w:val="0"/>
      <w:marBottom w:val="0"/>
      <w:divBdr>
        <w:top w:val="none" w:sz="0" w:space="0" w:color="auto"/>
        <w:left w:val="none" w:sz="0" w:space="0" w:color="auto"/>
        <w:bottom w:val="none" w:sz="0" w:space="0" w:color="auto"/>
        <w:right w:val="none" w:sz="0" w:space="0" w:color="auto"/>
      </w:divBdr>
    </w:div>
    <w:div w:id="755132261">
      <w:marLeft w:val="640"/>
      <w:marRight w:val="0"/>
      <w:marTop w:val="0"/>
      <w:marBottom w:val="0"/>
      <w:divBdr>
        <w:top w:val="none" w:sz="0" w:space="0" w:color="auto"/>
        <w:left w:val="none" w:sz="0" w:space="0" w:color="auto"/>
        <w:bottom w:val="none" w:sz="0" w:space="0" w:color="auto"/>
        <w:right w:val="none" w:sz="0" w:space="0" w:color="auto"/>
      </w:divBdr>
    </w:div>
    <w:div w:id="755245773">
      <w:marLeft w:val="640"/>
      <w:marRight w:val="0"/>
      <w:marTop w:val="0"/>
      <w:marBottom w:val="0"/>
      <w:divBdr>
        <w:top w:val="none" w:sz="0" w:space="0" w:color="auto"/>
        <w:left w:val="none" w:sz="0" w:space="0" w:color="auto"/>
        <w:bottom w:val="none" w:sz="0" w:space="0" w:color="auto"/>
        <w:right w:val="none" w:sz="0" w:space="0" w:color="auto"/>
      </w:divBdr>
    </w:div>
    <w:div w:id="755249622">
      <w:marLeft w:val="640"/>
      <w:marRight w:val="0"/>
      <w:marTop w:val="0"/>
      <w:marBottom w:val="0"/>
      <w:divBdr>
        <w:top w:val="none" w:sz="0" w:space="0" w:color="auto"/>
        <w:left w:val="none" w:sz="0" w:space="0" w:color="auto"/>
        <w:bottom w:val="none" w:sz="0" w:space="0" w:color="auto"/>
        <w:right w:val="none" w:sz="0" w:space="0" w:color="auto"/>
      </w:divBdr>
    </w:div>
    <w:div w:id="755253388">
      <w:marLeft w:val="640"/>
      <w:marRight w:val="0"/>
      <w:marTop w:val="0"/>
      <w:marBottom w:val="0"/>
      <w:divBdr>
        <w:top w:val="none" w:sz="0" w:space="0" w:color="auto"/>
        <w:left w:val="none" w:sz="0" w:space="0" w:color="auto"/>
        <w:bottom w:val="none" w:sz="0" w:space="0" w:color="auto"/>
        <w:right w:val="none" w:sz="0" w:space="0" w:color="auto"/>
      </w:divBdr>
    </w:div>
    <w:div w:id="755370857">
      <w:marLeft w:val="640"/>
      <w:marRight w:val="0"/>
      <w:marTop w:val="0"/>
      <w:marBottom w:val="0"/>
      <w:divBdr>
        <w:top w:val="none" w:sz="0" w:space="0" w:color="auto"/>
        <w:left w:val="none" w:sz="0" w:space="0" w:color="auto"/>
        <w:bottom w:val="none" w:sz="0" w:space="0" w:color="auto"/>
        <w:right w:val="none" w:sz="0" w:space="0" w:color="auto"/>
      </w:divBdr>
    </w:div>
    <w:div w:id="755516652">
      <w:marLeft w:val="640"/>
      <w:marRight w:val="0"/>
      <w:marTop w:val="0"/>
      <w:marBottom w:val="0"/>
      <w:divBdr>
        <w:top w:val="none" w:sz="0" w:space="0" w:color="auto"/>
        <w:left w:val="none" w:sz="0" w:space="0" w:color="auto"/>
        <w:bottom w:val="none" w:sz="0" w:space="0" w:color="auto"/>
        <w:right w:val="none" w:sz="0" w:space="0" w:color="auto"/>
      </w:divBdr>
    </w:div>
    <w:div w:id="755518480">
      <w:marLeft w:val="640"/>
      <w:marRight w:val="0"/>
      <w:marTop w:val="0"/>
      <w:marBottom w:val="0"/>
      <w:divBdr>
        <w:top w:val="none" w:sz="0" w:space="0" w:color="auto"/>
        <w:left w:val="none" w:sz="0" w:space="0" w:color="auto"/>
        <w:bottom w:val="none" w:sz="0" w:space="0" w:color="auto"/>
        <w:right w:val="none" w:sz="0" w:space="0" w:color="auto"/>
      </w:divBdr>
    </w:div>
    <w:div w:id="755520099">
      <w:marLeft w:val="640"/>
      <w:marRight w:val="0"/>
      <w:marTop w:val="0"/>
      <w:marBottom w:val="0"/>
      <w:divBdr>
        <w:top w:val="none" w:sz="0" w:space="0" w:color="auto"/>
        <w:left w:val="none" w:sz="0" w:space="0" w:color="auto"/>
        <w:bottom w:val="none" w:sz="0" w:space="0" w:color="auto"/>
        <w:right w:val="none" w:sz="0" w:space="0" w:color="auto"/>
      </w:divBdr>
    </w:div>
    <w:div w:id="755707446">
      <w:marLeft w:val="640"/>
      <w:marRight w:val="0"/>
      <w:marTop w:val="0"/>
      <w:marBottom w:val="0"/>
      <w:divBdr>
        <w:top w:val="none" w:sz="0" w:space="0" w:color="auto"/>
        <w:left w:val="none" w:sz="0" w:space="0" w:color="auto"/>
        <w:bottom w:val="none" w:sz="0" w:space="0" w:color="auto"/>
        <w:right w:val="none" w:sz="0" w:space="0" w:color="auto"/>
      </w:divBdr>
    </w:div>
    <w:div w:id="755715468">
      <w:marLeft w:val="640"/>
      <w:marRight w:val="0"/>
      <w:marTop w:val="0"/>
      <w:marBottom w:val="0"/>
      <w:divBdr>
        <w:top w:val="none" w:sz="0" w:space="0" w:color="auto"/>
        <w:left w:val="none" w:sz="0" w:space="0" w:color="auto"/>
        <w:bottom w:val="none" w:sz="0" w:space="0" w:color="auto"/>
        <w:right w:val="none" w:sz="0" w:space="0" w:color="auto"/>
      </w:divBdr>
    </w:div>
    <w:div w:id="755781137">
      <w:marLeft w:val="640"/>
      <w:marRight w:val="0"/>
      <w:marTop w:val="0"/>
      <w:marBottom w:val="0"/>
      <w:divBdr>
        <w:top w:val="none" w:sz="0" w:space="0" w:color="auto"/>
        <w:left w:val="none" w:sz="0" w:space="0" w:color="auto"/>
        <w:bottom w:val="none" w:sz="0" w:space="0" w:color="auto"/>
        <w:right w:val="none" w:sz="0" w:space="0" w:color="auto"/>
      </w:divBdr>
    </w:div>
    <w:div w:id="755831663">
      <w:marLeft w:val="640"/>
      <w:marRight w:val="0"/>
      <w:marTop w:val="0"/>
      <w:marBottom w:val="0"/>
      <w:divBdr>
        <w:top w:val="none" w:sz="0" w:space="0" w:color="auto"/>
        <w:left w:val="none" w:sz="0" w:space="0" w:color="auto"/>
        <w:bottom w:val="none" w:sz="0" w:space="0" w:color="auto"/>
        <w:right w:val="none" w:sz="0" w:space="0" w:color="auto"/>
      </w:divBdr>
    </w:div>
    <w:div w:id="755906244">
      <w:marLeft w:val="640"/>
      <w:marRight w:val="0"/>
      <w:marTop w:val="0"/>
      <w:marBottom w:val="0"/>
      <w:divBdr>
        <w:top w:val="none" w:sz="0" w:space="0" w:color="auto"/>
        <w:left w:val="none" w:sz="0" w:space="0" w:color="auto"/>
        <w:bottom w:val="none" w:sz="0" w:space="0" w:color="auto"/>
        <w:right w:val="none" w:sz="0" w:space="0" w:color="auto"/>
      </w:divBdr>
    </w:div>
    <w:div w:id="755975624">
      <w:marLeft w:val="640"/>
      <w:marRight w:val="0"/>
      <w:marTop w:val="0"/>
      <w:marBottom w:val="0"/>
      <w:divBdr>
        <w:top w:val="none" w:sz="0" w:space="0" w:color="auto"/>
        <w:left w:val="none" w:sz="0" w:space="0" w:color="auto"/>
        <w:bottom w:val="none" w:sz="0" w:space="0" w:color="auto"/>
        <w:right w:val="none" w:sz="0" w:space="0" w:color="auto"/>
      </w:divBdr>
    </w:div>
    <w:div w:id="756023972">
      <w:marLeft w:val="640"/>
      <w:marRight w:val="0"/>
      <w:marTop w:val="0"/>
      <w:marBottom w:val="0"/>
      <w:divBdr>
        <w:top w:val="none" w:sz="0" w:space="0" w:color="auto"/>
        <w:left w:val="none" w:sz="0" w:space="0" w:color="auto"/>
        <w:bottom w:val="none" w:sz="0" w:space="0" w:color="auto"/>
        <w:right w:val="none" w:sz="0" w:space="0" w:color="auto"/>
      </w:divBdr>
    </w:div>
    <w:div w:id="756025703">
      <w:marLeft w:val="640"/>
      <w:marRight w:val="0"/>
      <w:marTop w:val="0"/>
      <w:marBottom w:val="0"/>
      <w:divBdr>
        <w:top w:val="none" w:sz="0" w:space="0" w:color="auto"/>
        <w:left w:val="none" w:sz="0" w:space="0" w:color="auto"/>
        <w:bottom w:val="none" w:sz="0" w:space="0" w:color="auto"/>
        <w:right w:val="none" w:sz="0" w:space="0" w:color="auto"/>
      </w:divBdr>
    </w:div>
    <w:div w:id="756099068">
      <w:marLeft w:val="640"/>
      <w:marRight w:val="0"/>
      <w:marTop w:val="0"/>
      <w:marBottom w:val="0"/>
      <w:divBdr>
        <w:top w:val="none" w:sz="0" w:space="0" w:color="auto"/>
        <w:left w:val="none" w:sz="0" w:space="0" w:color="auto"/>
        <w:bottom w:val="none" w:sz="0" w:space="0" w:color="auto"/>
        <w:right w:val="none" w:sz="0" w:space="0" w:color="auto"/>
      </w:divBdr>
    </w:div>
    <w:div w:id="756100024">
      <w:marLeft w:val="640"/>
      <w:marRight w:val="0"/>
      <w:marTop w:val="0"/>
      <w:marBottom w:val="0"/>
      <w:divBdr>
        <w:top w:val="none" w:sz="0" w:space="0" w:color="auto"/>
        <w:left w:val="none" w:sz="0" w:space="0" w:color="auto"/>
        <w:bottom w:val="none" w:sz="0" w:space="0" w:color="auto"/>
        <w:right w:val="none" w:sz="0" w:space="0" w:color="auto"/>
      </w:divBdr>
    </w:div>
    <w:div w:id="756243352">
      <w:marLeft w:val="640"/>
      <w:marRight w:val="0"/>
      <w:marTop w:val="0"/>
      <w:marBottom w:val="0"/>
      <w:divBdr>
        <w:top w:val="none" w:sz="0" w:space="0" w:color="auto"/>
        <w:left w:val="none" w:sz="0" w:space="0" w:color="auto"/>
        <w:bottom w:val="none" w:sz="0" w:space="0" w:color="auto"/>
        <w:right w:val="none" w:sz="0" w:space="0" w:color="auto"/>
      </w:divBdr>
    </w:div>
    <w:div w:id="756286588">
      <w:marLeft w:val="640"/>
      <w:marRight w:val="0"/>
      <w:marTop w:val="0"/>
      <w:marBottom w:val="0"/>
      <w:divBdr>
        <w:top w:val="none" w:sz="0" w:space="0" w:color="auto"/>
        <w:left w:val="none" w:sz="0" w:space="0" w:color="auto"/>
        <w:bottom w:val="none" w:sz="0" w:space="0" w:color="auto"/>
        <w:right w:val="none" w:sz="0" w:space="0" w:color="auto"/>
      </w:divBdr>
    </w:div>
    <w:div w:id="756287995">
      <w:marLeft w:val="640"/>
      <w:marRight w:val="0"/>
      <w:marTop w:val="0"/>
      <w:marBottom w:val="0"/>
      <w:divBdr>
        <w:top w:val="none" w:sz="0" w:space="0" w:color="auto"/>
        <w:left w:val="none" w:sz="0" w:space="0" w:color="auto"/>
        <w:bottom w:val="none" w:sz="0" w:space="0" w:color="auto"/>
        <w:right w:val="none" w:sz="0" w:space="0" w:color="auto"/>
      </w:divBdr>
    </w:div>
    <w:div w:id="756365698">
      <w:marLeft w:val="640"/>
      <w:marRight w:val="0"/>
      <w:marTop w:val="0"/>
      <w:marBottom w:val="0"/>
      <w:divBdr>
        <w:top w:val="none" w:sz="0" w:space="0" w:color="auto"/>
        <w:left w:val="none" w:sz="0" w:space="0" w:color="auto"/>
        <w:bottom w:val="none" w:sz="0" w:space="0" w:color="auto"/>
        <w:right w:val="none" w:sz="0" w:space="0" w:color="auto"/>
      </w:divBdr>
    </w:div>
    <w:div w:id="756440162">
      <w:marLeft w:val="640"/>
      <w:marRight w:val="0"/>
      <w:marTop w:val="0"/>
      <w:marBottom w:val="0"/>
      <w:divBdr>
        <w:top w:val="none" w:sz="0" w:space="0" w:color="auto"/>
        <w:left w:val="none" w:sz="0" w:space="0" w:color="auto"/>
        <w:bottom w:val="none" w:sz="0" w:space="0" w:color="auto"/>
        <w:right w:val="none" w:sz="0" w:space="0" w:color="auto"/>
      </w:divBdr>
    </w:div>
    <w:div w:id="756442199">
      <w:marLeft w:val="640"/>
      <w:marRight w:val="0"/>
      <w:marTop w:val="0"/>
      <w:marBottom w:val="0"/>
      <w:divBdr>
        <w:top w:val="none" w:sz="0" w:space="0" w:color="auto"/>
        <w:left w:val="none" w:sz="0" w:space="0" w:color="auto"/>
        <w:bottom w:val="none" w:sz="0" w:space="0" w:color="auto"/>
        <w:right w:val="none" w:sz="0" w:space="0" w:color="auto"/>
      </w:divBdr>
    </w:div>
    <w:div w:id="756484654">
      <w:marLeft w:val="640"/>
      <w:marRight w:val="0"/>
      <w:marTop w:val="0"/>
      <w:marBottom w:val="0"/>
      <w:divBdr>
        <w:top w:val="none" w:sz="0" w:space="0" w:color="auto"/>
        <w:left w:val="none" w:sz="0" w:space="0" w:color="auto"/>
        <w:bottom w:val="none" w:sz="0" w:space="0" w:color="auto"/>
        <w:right w:val="none" w:sz="0" w:space="0" w:color="auto"/>
      </w:divBdr>
    </w:div>
    <w:div w:id="756562580">
      <w:marLeft w:val="640"/>
      <w:marRight w:val="0"/>
      <w:marTop w:val="0"/>
      <w:marBottom w:val="0"/>
      <w:divBdr>
        <w:top w:val="none" w:sz="0" w:space="0" w:color="auto"/>
        <w:left w:val="none" w:sz="0" w:space="0" w:color="auto"/>
        <w:bottom w:val="none" w:sz="0" w:space="0" w:color="auto"/>
        <w:right w:val="none" w:sz="0" w:space="0" w:color="auto"/>
      </w:divBdr>
    </w:div>
    <w:div w:id="756635863">
      <w:marLeft w:val="640"/>
      <w:marRight w:val="0"/>
      <w:marTop w:val="0"/>
      <w:marBottom w:val="0"/>
      <w:divBdr>
        <w:top w:val="none" w:sz="0" w:space="0" w:color="auto"/>
        <w:left w:val="none" w:sz="0" w:space="0" w:color="auto"/>
        <w:bottom w:val="none" w:sz="0" w:space="0" w:color="auto"/>
        <w:right w:val="none" w:sz="0" w:space="0" w:color="auto"/>
      </w:divBdr>
    </w:div>
    <w:div w:id="756637872">
      <w:marLeft w:val="640"/>
      <w:marRight w:val="0"/>
      <w:marTop w:val="0"/>
      <w:marBottom w:val="0"/>
      <w:divBdr>
        <w:top w:val="none" w:sz="0" w:space="0" w:color="auto"/>
        <w:left w:val="none" w:sz="0" w:space="0" w:color="auto"/>
        <w:bottom w:val="none" w:sz="0" w:space="0" w:color="auto"/>
        <w:right w:val="none" w:sz="0" w:space="0" w:color="auto"/>
      </w:divBdr>
    </w:div>
    <w:div w:id="756679410">
      <w:marLeft w:val="640"/>
      <w:marRight w:val="0"/>
      <w:marTop w:val="0"/>
      <w:marBottom w:val="0"/>
      <w:divBdr>
        <w:top w:val="none" w:sz="0" w:space="0" w:color="auto"/>
        <w:left w:val="none" w:sz="0" w:space="0" w:color="auto"/>
        <w:bottom w:val="none" w:sz="0" w:space="0" w:color="auto"/>
        <w:right w:val="none" w:sz="0" w:space="0" w:color="auto"/>
      </w:divBdr>
    </w:div>
    <w:div w:id="756680508">
      <w:marLeft w:val="640"/>
      <w:marRight w:val="0"/>
      <w:marTop w:val="0"/>
      <w:marBottom w:val="0"/>
      <w:divBdr>
        <w:top w:val="none" w:sz="0" w:space="0" w:color="auto"/>
        <w:left w:val="none" w:sz="0" w:space="0" w:color="auto"/>
        <w:bottom w:val="none" w:sz="0" w:space="0" w:color="auto"/>
        <w:right w:val="none" w:sz="0" w:space="0" w:color="auto"/>
      </w:divBdr>
    </w:div>
    <w:div w:id="756705720">
      <w:marLeft w:val="640"/>
      <w:marRight w:val="0"/>
      <w:marTop w:val="0"/>
      <w:marBottom w:val="0"/>
      <w:divBdr>
        <w:top w:val="none" w:sz="0" w:space="0" w:color="auto"/>
        <w:left w:val="none" w:sz="0" w:space="0" w:color="auto"/>
        <w:bottom w:val="none" w:sz="0" w:space="0" w:color="auto"/>
        <w:right w:val="none" w:sz="0" w:space="0" w:color="auto"/>
      </w:divBdr>
    </w:div>
    <w:div w:id="756751617">
      <w:marLeft w:val="640"/>
      <w:marRight w:val="0"/>
      <w:marTop w:val="0"/>
      <w:marBottom w:val="0"/>
      <w:divBdr>
        <w:top w:val="none" w:sz="0" w:space="0" w:color="auto"/>
        <w:left w:val="none" w:sz="0" w:space="0" w:color="auto"/>
        <w:bottom w:val="none" w:sz="0" w:space="0" w:color="auto"/>
        <w:right w:val="none" w:sz="0" w:space="0" w:color="auto"/>
      </w:divBdr>
    </w:div>
    <w:div w:id="756752116">
      <w:marLeft w:val="640"/>
      <w:marRight w:val="0"/>
      <w:marTop w:val="0"/>
      <w:marBottom w:val="0"/>
      <w:divBdr>
        <w:top w:val="none" w:sz="0" w:space="0" w:color="auto"/>
        <w:left w:val="none" w:sz="0" w:space="0" w:color="auto"/>
        <w:bottom w:val="none" w:sz="0" w:space="0" w:color="auto"/>
        <w:right w:val="none" w:sz="0" w:space="0" w:color="auto"/>
      </w:divBdr>
    </w:div>
    <w:div w:id="757094020">
      <w:marLeft w:val="640"/>
      <w:marRight w:val="0"/>
      <w:marTop w:val="0"/>
      <w:marBottom w:val="0"/>
      <w:divBdr>
        <w:top w:val="none" w:sz="0" w:space="0" w:color="auto"/>
        <w:left w:val="none" w:sz="0" w:space="0" w:color="auto"/>
        <w:bottom w:val="none" w:sz="0" w:space="0" w:color="auto"/>
        <w:right w:val="none" w:sz="0" w:space="0" w:color="auto"/>
      </w:divBdr>
    </w:div>
    <w:div w:id="757096355">
      <w:marLeft w:val="640"/>
      <w:marRight w:val="0"/>
      <w:marTop w:val="0"/>
      <w:marBottom w:val="0"/>
      <w:divBdr>
        <w:top w:val="none" w:sz="0" w:space="0" w:color="auto"/>
        <w:left w:val="none" w:sz="0" w:space="0" w:color="auto"/>
        <w:bottom w:val="none" w:sz="0" w:space="0" w:color="auto"/>
        <w:right w:val="none" w:sz="0" w:space="0" w:color="auto"/>
      </w:divBdr>
    </w:div>
    <w:div w:id="757097391">
      <w:marLeft w:val="640"/>
      <w:marRight w:val="0"/>
      <w:marTop w:val="0"/>
      <w:marBottom w:val="0"/>
      <w:divBdr>
        <w:top w:val="none" w:sz="0" w:space="0" w:color="auto"/>
        <w:left w:val="none" w:sz="0" w:space="0" w:color="auto"/>
        <w:bottom w:val="none" w:sz="0" w:space="0" w:color="auto"/>
        <w:right w:val="none" w:sz="0" w:space="0" w:color="auto"/>
      </w:divBdr>
    </w:div>
    <w:div w:id="757139771">
      <w:marLeft w:val="640"/>
      <w:marRight w:val="0"/>
      <w:marTop w:val="0"/>
      <w:marBottom w:val="0"/>
      <w:divBdr>
        <w:top w:val="none" w:sz="0" w:space="0" w:color="auto"/>
        <w:left w:val="none" w:sz="0" w:space="0" w:color="auto"/>
        <w:bottom w:val="none" w:sz="0" w:space="0" w:color="auto"/>
        <w:right w:val="none" w:sz="0" w:space="0" w:color="auto"/>
      </w:divBdr>
    </w:div>
    <w:div w:id="757140317">
      <w:marLeft w:val="640"/>
      <w:marRight w:val="0"/>
      <w:marTop w:val="0"/>
      <w:marBottom w:val="0"/>
      <w:divBdr>
        <w:top w:val="none" w:sz="0" w:space="0" w:color="auto"/>
        <w:left w:val="none" w:sz="0" w:space="0" w:color="auto"/>
        <w:bottom w:val="none" w:sz="0" w:space="0" w:color="auto"/>
        <w:right w:val="none" w:sz="0" w:space="0" w:color="auto"/>
      </w:divBdr>
    </w:div>
    <w:div w:id="757210856">
      <w:marLeft w:val="640"/>
      <w:marRight w:val="0"/>
      <w:marTop w:val="0"/>
      <w:marBottom w:val="0"/>
      <w:divBdr>
        <w:top w:val="none" w:sz="0" w:space="0" w:color="auto"/>
        <w:left w:val="none" w:sz="0" w:space="0" w:color="auto"/>
        <w:bottom w:val="none" w:sz="0" w:space="0" w:color="auto"/>
        <w:right w:val="none" w:sz="0" w:space="0" w:color="auto"/>
      </w:divBdr>
    </w:div>
    <w:div w:id="757212896">
      <w:marLeft w:val="640"/>
      <w:marRight w:val="0"/>
      <w:marTop w:val="0"/>
      <w:marBottom w:val="0"/>
      <w:divBdr>
        <w:top w:val="none" w:sz="0" w:space="0" w:color="auto"/>
        <w:left w:val="none" w:sz="0" w:space="0" w:color="auto"/>
        <w:bottom w:val="none" w:sz="0" w:space="0" w:color="auto"/>
        <w:right w:val="none" w:sz="0" w:space="0" w:color="auto"/>
      </w:divBdr>
    </w:div>
    <w:div w:id="757213053">
      <w:marLeft w:val="640"/>
      <w:marRight w:val="0"/>
      <w:marTop w:val="0"/>
      <w:marBottom w:val="0"/>
      <w:divBdr>
        <w:top w:val="none" w:sz="0" w:space="0" w:color="auto"/>
        <w:left w:val="none" w:sz="0" w:space="0" w:color="auto"/>
        <w:bottom w:val="none" w:sz="0" w:space="0" w:color="auto"/>
        <w:right w:val="none" w:sz="0" w:space="0" w:color="auto"/>
      </w:divBdr>
    </w:div>
    <w:div w:id="757288527">
      <w:marLeft w:val="640"/>
      <w:marRight w:val="0"/>
      <w:marTop w:val="0"/>
      <w:marBottom w:val="0"/>
      <w:divBdr>
        <w:top w:val="none" w:sz="0" w:space="0" w:color="auto"/>
        <w:left w:val="none" w:sz="0" w:space="0" w:color="auto"/>
        <w:bottom w:val="none" w:sz="0" w:space="0" w:color="auto"/>
        <w:right w:val="none" w:sz="0" w:space="0" w:color="auto"/>
      </w:divBdr>
    </w:div>
    <w:div w:id="757364493">
      <w:marLeft w:val="640"/>
      <w:marRight w:val="0"/>
      <w:marTop w:val="0"/>
      <w:marBottom w:val="0"/>
      <w:divBdr>
        <w:top w:val="none" w:sz="0" w:space="0" w:color="auto"/>
        <w:left w:val="none" w:sz="0" w:space="0" w:color="auto"/>
        <w:bottom w:val="none" w:sz="0" w:space="0" w:color="auto"/>
        <w:right w:val="none" w:sz="0" w:space="0" w:color="auto"/>
      </w:divBdr>
    </w:div>
    <w:div w:id="757482344">
      <w:marLeft w:val="640"/>
      <w:marRight w:val="0"/>
      <w:marTop w:val="0"/>
      <w:marBottom w:val="0"/>
      <w:divBdr>
        <w:top w:val="none" w:sz="0" w:space="0" w:color="auto"/>
        <w:left w:val="none" w:sz="0" w:space="0" w:color="auto"/>
        <w:bottom w:val="none" w:sz="0" w:space="0" w:color="auto"/>
        <w:right w:val="none" w:sz="0" w:space="0" w:color="auto"/>
      </w:divBdr>
    </w:div>
    <w:div w:id="757678805">
      <w:marLeft w:val="640"/>
      <w:marRight w:val="0"/>
      <w:marTop w:val="0"/>
      <w:marBottom w:val="0"/>
      <w:divBdr>
        <w:top w:val="none" w:sz="0" w:space="0" w:color="auto"/>
        <w:left w:val="none" w:sz="0" w:space="0" w:color="auto"/>
        <w:bottom w:val="none" w:sz="0" w:space="0" w:color="auto"/>
        <w:right w:val="none" w:sz="0" w:space="0" w:color="auto"/>
      </w:divBdr>
    </w:div>
    <w:div w:id="757747164">
      <w:marLeft w:val="640"/>
      <w:marRight w:val="0"/>
      <w:marTop w:val="0"/>
      <w:marBottom w:val="0"/>
      <w:divBdr>
        <w:top w:val="none" w:sz="0" w:space="0" w:color="auto"/>
        <w:left w:val="none" w:sz="0" w:space="0" w:color="auto"/>
        <w:bottom w:val="none" w:sz="0" w:space="0" w:color="auto"/>
        <w:right w:val="none" w:sz="0" w:space="0" w:color="auto"/>
      </w:divBdr>
    </w:div>
    <w:div w:id="757797163">
      <w:marLeft w:val="640"/>
      <w:marRight w:val="0"/>
      <w:marTop w:val="0"/>
      <w:marBottom w:val="0"/>
      <w:divBdr>
        <w:top w:val="none" w:sz="0" w:space="0" w:color="auto"/>
        <w:left w:val="none" w:sz="0" w:space="0" w:color="auto"/>
        <w:bottom w:val="none" w:sz="0" w:space="0" w:color="auto"/>
        <w:right w:val="none" w:sz="0" w:space="0" w:color="auto"/>
      </w:divBdr>
    </w:div>
    <w:div w:id="758016035">
      <w:marLeft w:val="640"/>
      <w:marRight w:val="0"/>
      <w:marTop w:val="0"/>
      <w:marBottom w:val="0"/>
      <w:divBdr>
        <w:top w:val="none" w:sz="0" w:space="0" w:color="auto"/>
        <w:left w:val="none" w:sz="0" w:space="0" w:color="auto"/>
        <w:bottom w:val="none" w:sz="0" w:space="0" w:color="auto"/>
        <w:right w:val="none" w:sz="0" w:space="0" w:color="auto"/>
      </w:divBdr>
    </w:div>
    <w:div w:id="758139233">
      <w:marLeft w:val="640"/>
      <w:marRight w:val="0"/>
      <w:marTop w:val="0"/>
      <w:marBottom w:val="0"/>
      <w:divBdr>
        <w:top w:val="none" w:sz="0" w:space="0" w:color="auto"/>
        <w:left w:val="none" w:sz="0" w:space="0" w:color="auto"/>
        <w:bottom w:val="none" w:sz="0" w:space="0" w:color="auto"/>
        <w:right w:val="none" w:sz="0" w:space="0" w:color="auto"/>
      </w:divBdr>
    </w:div>
    <w:div w:id="758141319">
      <w:marLeft w:val="640"/>
      <w:marRight w:val="0"/>
      <w:marTop w:val="0"/>
      <w:marBottom w:val="0"/>
      <w:divBdr>
        <w:top w:val="none" w:sz="0" w:space="0" w:color="auto"/>
        <w:left w:val="none" w:sz="0" w:space="0" w:color="auto"/>
        <w:bottom w:val="none" w:sz="0" w:space="0" w:color="auto"/>
        <w:right w:val="none" w:sz="0" w:space="0" w:color="auto"/>
      </w:divBdr>
    </w:div>
    <w:div w:id="758142479">
      <w:marLeft w:val="640"/>
      <w:marRight w:val="0"/>
      <w:marTop w:val="0"/>
      <w:marBottom w:val="0"/>
      <w:divBdr>
        <w:top w:val="none" w:sz="0" w:space="0" w:color="auto"/>
        <w:left w:val="none" w:sz="0" w:space="0" w:color="auto"/>
        <w:bottom w:val="none" w:sz="0" w:space="0" w:color="auto"/>
        <w:right w:val="none" w:sz="0" w:space="0" w:color="auto"/>
      </w:divBdr>
    </w:div>
    <w:div w:id="758210668">
      <w:marLeft w:val="640"/>
      <w:marRight w:val="0"/>
      <w:marTop w:val="0"/>
      <w:marBottom w:val="0"/>
      <w:divBdr>
        <w:top w:val="none" w:sz="0" w:space="0" w:color="auto"/>
        <w:left w:val="none" w:sz="0" w:space="0" w:color="auto"/>
        <w:bottom w:val="none" w:sz="0" w:space="0" w:color="auto"/>
        <w:right w:val="none" w:sz="0" w:space="0" w:color="auto"/>
      </w:divBdr>
    </w:div>
    <w:div w:id="758217081">
      <w:marLeft w:val="640"/>
      <w:marRight w:val="0"/>
      <w:marTop w:val="0"/>
      <w:marBottom w:val="0"/>
      <w:divBdr>
        <w:top w:val="none" w:sz="0" w:space="0" w:color="auto"/>
        <w:left w:val="none" w:sz="0" w:space="0" w:color="auto"/>
        <w:bottom w:val="none" w:sz="0" w:space="0" w:color="auto"/>
        <w:right w:val="none" w:sz="0" w:space="0" w:color="auto"/>
      </w:divBdr>
    </w:div>
    <w:div w:id="758330817">
      <w:marLeft w:val="640"/>
      <w:marRight w:val="0"/>
      <w:marTop w:val="0"/>
      <w:marBottom w:val="0"/>
      <w:divBdr>
        <w:top w:val="none" w:sz="0" w:space="0" w:color="auto"/>
        <w:left w:val="none" w:sz="0" w:space="0" w:color="auto"/>
        <w:bottom w:val="none" w:sz="0" w:space="0" w:color="auto"/>
        <w:right w:val="none" w:sz="0" w:space="0" w:color="auto"/>
      </w:divBdr>
    </w:div>
    <w:div w:id="758333054">
      <w:marLeft w:val="640"/>
      <w:marRight w:val="0"/>
      <w:marTop w:val="0"/>
      <w:marBottom w:val="0"/>
      <w:divBdr>
        <w:top w:val="none" w:sz="0" w:space="0" w:color="auto"/>
        <w:left w:val="none" w:sz="0" w:space="0" w:color="auto"/>
        <w:bottom w:val="none" w:sz="0" w:space="0" w:color="auto"/>
        <w:right w:val="none" w:sz="0" w:space="0" w:color="auto"/>
      </w:divBdr>
    </w:div>
    <w:div w:id="758403624">
      <w:marLeft w:val="640"/>
      <w:marRight w:val="0"/>
      <w:marTop w:val="0"/>
      <w:marBottom w:val="0"/>
      <w:divBdr>
        <w:top w:val="none" w:sz="0" w:space="0" w:color="auto"/>
        <w:left w:val="none" w:sz="0" w:space="0" w:color="auto"/>
        <w:bottom w:val="none" w:sz="0" w:space="0" w:color="auto"/>
        <w:right w:val="none" w:sz="0" w:space="0" w:color="auto"/>
      </w:divBdr>
    </w:div>
    <w:div w:id="758448639">
      <w:marLeft w:val="640"/>
      <w:marRight w:val="0"/>
      <w:marTop w:val="0"/>
      <w:marBottom w:val="0"/>
      <w:divBdr>
        <w:top w:val="none" w:sz="0" w:space="0" w:color="auto"/>
        <w:left w:val="none" w:sz="0" w:space="0" w:color="auto"/>
        <w:bottom w:val="none" w:sz="0" w:space="0" w:color="auto"/>
        <w:right w:val="none" w:sz="0" w:space="0" w:color="auto"/>
      </w:divBdr>
    </w:div>
    <w:div w:id="758451476">
      <w:marLeft w:val="640"/>
      <w:marRight w:val="0"/>
      <w:marTop w:val="0"/>
      <w:marBottom w:val="0"/>
      <w:divBdr>
        <w:top w:val="none" w:sz="0" w:space="0" w:color="auto"/>
        <w:left w:val="none" w:sz="0" w:space="0" w:color="auto"/>
        <w:bottom w:val="none" w:sz="0" w:space="0" w:color="auto"/>
        <w:right w:val="none" w:sz="0" w:space="0" w:color="auto"/>
      </w:divBdr>
    </w:div>
    <w:div w:id="758451939">
      <w:marLeft w:val="640"/>
      <w:marRight w:val="0"/>
      <w:marTop w:val="0"/>
      <w:marBottom w:val="0"/>
      <w:divBdr>
        <w:top w:val="none" w:sz="0" w:space="0" w:color="auto"/>
        <w:left w:val="none" w:sz="0" w:space="0" w:color="auto"/>
        <w:bottom w:val="none" w:sz="0" w:space="0" w:color="auto"/>
        <w:right w:val="none" w:sz="0" w:space="0" w:color="auto"/>
      </w:divBdr>
    </w:div>
    <w:div w:id="758521144">
      <w:marLeft w:val="640"/>
      <w:marRight w:val="0"/>
      <w:marTop w:val="0"/>
      <w:marBottom w:val="0"/>
      <w:divBdr>
        <w:top w:val="none" w:sz="0" w:space="0" w:color="auto"/>
        <w:left w:val="none" w:sz="0" w:space="0" w:color="auto"/>
        <w:bottom w:val="none" w:sz="0" w:space="0" w:color="auto"/>
        <w:right w:val="none" w:sz="0" w:space="0" w:color="auto"/>
      </w:divBdr>
    </w:div>
    <w:div w:id="758522924">
      <w:marLeft w:val="640"/>
      <w:marRight w:val="0"/>
      <w:marTop w:val="0"/>
      <w:marBottom w:val="0"/>
      <w:divBdr>
        <w:top w:val="none" w:sz="0" w:space="0" w:color="auto"/>
        <w:left w:val="none" w:sz="0" w:space="0" w:color="auto"/>
        <w:bottom w:val="none" w:sz="0" w:space="0" w:color="auto"/>
        <w:right w:val="none" w:sz="0" w:space="0" w:color="auto"/>
      </w:divBdr>
    </w:div>
    <w:div w:id="758528078">
      <w:marLeft w:val="640"/>
      <w:marRight w:val="0"/>
      <w:marTop w:val="0"/>
      <w:marBottom w:val="0"/>
      <w:divBdr>
        <w:top w:val="none" w:sz="0" w:space="0" w:color="auto"/>
        <w:left w:val="none" w:sz="0" w:space="0" w:color="auto"/>
        <w:bottom w:val="none" w:sz="0" w:space="0" w:color="auto"/>
        <w:right w:val="none" w:sz="0" w:space="0" w:color="auto"/>
      </w:divBdr>
    </w:div>
    <w:div w:id="758529347">
      <w:marLeft w:val="640"/>
      <w:marRight w:val="0"/>
      <w:marTop w:val="0"/>
      <w:marBottom w:val="0"/>
      <w:divBdr>
        <w:top w:val="none" w:sz="0" w:space="0" w:color="auto"/>
        <w:left w:val="none" w:sz="0" w:space="0" w:color="auto"/>
        <w:bottom w:val="none" w:sz="0" w:space="0" w:color="auto"/>
        <w:right w:val="none" w:sz="0" w:space="0" w:color="auto"/>
      </w:divBdr>
    </w:div>
    <w:div w:id="758647313">
      <w:marLeft w:val="640"/>
      <w:marRight w:val="0"/>
      <w:marTop w:val="0"/>
      <w:marBottom w:val="0"/>
      <w:divBdr>
        <w:top w:val="none" w:sz="0" w:space="0" w:color="auto"/>
        <w:left w:val="none" w:sz="0" w:space="0" w:color="auto"/>
        <w:bottom w:val="none" w:sz="0" w:space="0" w:color="auto"/>
        <w:right w:val="none" w:sz="0" w:space="0" w:color="auto"/>
      </w:divBdr>
    </w:div>
    <w:div w:id="758718258">
      <w:marLeft w:val="640"/>
      <w:marRight w:val="0"/>
      <w:marTop w:val="0"/>
      <w:marBottom w:val="0"/>
      <w:divBdr>
        <w:top w:val="none" w:sz="0" w:space="0" w:color="auto"/>
        <w:left w:val="none" w:sz="0" w:space="0" w:color="auto"/>
        <w:bottom w:val="none" w:sz="0" w:space="0" w:color="auto"/>
        <w:right w:val="none" w:sz="0" w:space="0" w:color="auto"/>
      </w:divBdr>
    </w:div>
    <w:div w:id="758793419">
      <w:marLeft w:val="640"/>
      <w:marRight w:val="0"/>
      <w:marTop w:val="0"/>
      <w:marBottom w:val="0"/>
      <w:divBdr>
        <w:top w:val="none" w:sz="0" w:space="0" w:color="auto"/>
        <w:left w:val="none" w:sz="0" w:space="0" w:color="auto"/>
        <w:bottom w:val="none" w:sz="0" w:space="0" w:color="auto"/>
        <w:right w:val="none" w:sz="0" w:space="0" w:color="auto"/>
      </w:divBdr>
    </w:div>
    <w:div w:id="758873228">
      <w:marLeft w:val="640"/>
      <w:marRight w:val="0"/>
      <w:marTop w:val="0"/>
      <w:marBottom w:val="0"/>
      <w:divBdr>
        <w:top w:val="none" w:sz="0" w:space="0" w:color="auto"/>
        <w:left w:val="none" w:sz="0" w:space="0" w:color="auto"/>
        <w:bottom w:val="none" w:sz="0" w:space="0" w:color="auto"/>
        <w:right w:val="none" w:sz="0" w:space="0" w:color="auto"/>
      </w:divBdr>
    </w:div>
    <w:div w:id="758915041">
      <w:marLeft w:val="640"/>
      <w:marRight w:val="0"/>
      <w:marTop w:val="0"/>
      <w:marBottom w:val="0"/>
      <w:divBdr>
        <w:top w:val="none" w:sz="0" w:space="0" w:color="auto"/>
        <w:left w:val="none" w:sz="0" w:space="0" w:color="auto"/>
        <w:bottom w:val="none" w:sz="0" w:space="0" w:color="auto"/>
        <w:right w:val="none" w:sz="0" w:space="0" w:color="auto"/>
      </w:divBdr>
    </w:div>
    <w:div w:id="758991314">
      <w:marLeft w:val="640"/>
      <w:marRight w:val="0"/>
      <w:marTop w:val="0"/>
      <w:marBottom w:val="0"/>
      <w:divBdr>
        <w:top w:val="none" w:sz="0" w:space="0" w:color="auto"/>
        <w:left w:val="none" w:sz="0" w:space="0" w:color="auto"/>
        <w:bottom w:val="none" w:sz="0" w:space="0" w:color="auto"/>
        <w:right w:val="none" w:sz="0" w:space="0" w:color="auto"/>
      </w:divBdr>
    </w:div>
    <w:div w:id="759062372">
      <w:marLeft w:val="640"/>
      <w:marRight w:val="0"/>
      <w:marTop w:val="0"/>
      <w:marBottom w:val="0"/>
      <w:divBdr>
        <w:top w:val="none" w:sz="0" w:space="0" w:color="auto"/>
        <w:left w:val="none" w:sz="0" w:space="0" w:color="auto"/>
        <w:bottom w:val="none" w:sz="0" w:space="0" w:color="auto"/>
        <w:right w:val="none" w:sz="0" w:space="0" w:color="auto"/>
      </w:divBdr>
    </w:div>
    <w:div w:id="759106656">
      <w:marLeft w:val="640"/>
      <w:marRight w:val="0"/>
      <w:marTop w:val="0"/>
      <w:marBottom w:val="0"/>
      <w:divBdr>
        <w:top w:val="none" w:sz="0" w:space="0" w:color="auto"/>
        <w:left w:val="none" w:sz="0" w:space="0" w:color="auto"/>
        <w:bottom w:val="none" w:sz="0" w:space="0" w:color="auto"/>
        <w:right w:val="none" w:sz="0" w:space="0" w:color="auto"/>
      </w:divBdr>
    </w:div>
    <w:div w:id="759136154">
      <w:marLeft w:val="640"/>
      <w:marRight w:val="0"/>
      <w:marTop w:val="0"/>
      <w:marBottom w:val="0"/>
      <w:divBdr>
        <w:top w:val="none" w:sz="0" w:space="0" w:color="auto"/>
        <w:left w:val="none" w:sz="0" w:space="0" w:color="auto"/>
        <w:bottom w:val="none" w:sz="0" w:space="0" w:color="auto"/>
        <w:right w:val="none" w:sz="0" w:space="0" w:color="auto"/>
      </w:divBdr>
    </w:div>
    <w:div w:id="759180563">
      <w:marLeft w:val="640"/>
      <w:marRight w:val="0"/>
      <w:marTop w:val="0"/>
      <w:marBottom w:val="0"/>
      <w:divBdr>
        <w:top w:val="none" w:sz="0" w:space="0" w:color="auto"/>
        <w:left w:val="none" w:sz="0" w:space="0" w:color="auto"/>
        <w:bottom w:val="none" w:sz="0" w:space="0" w:color="auto"/>
        <w:right w:val="none" w:sz="0" w:space="0" w:color="auto"/>
      </w:divBdr>
    </w:div>
    <w:div w:id="759182438">
      <w:marLeft w:val="640"/>
      <w:marRight w:val="0"/>
      <w:marTop w:val="0"/>
      <w:marBottom w:val="0"/>
      <w:divBdr>
        <w:top w:val="none" w:sz="0" w:space="0" w:color="auto"/>
        <w:left w:val="none" w:sz="0" w:space="0" w:color="auto"/>
        <w:bottom w:val="none" w:sz="0" w:space="0" w:color="auto"/>
        <w:right w:val="none" w:sz="0" w:space="0" w:color="auto"/>
      </w:divBdr>
    </w:div>
    <w:div w:id="759259857">
      <w:marLeft w:val="640"/>
      <w:marRight w:val="0"/>
      <w:marTop w:val="0"/>
      <w:marBottom w:val="0"/>
      <w:divBdr>
        <w:top w:val="none" w:sz="0" w:space="0" w:color="auto"/>
        <w:left w:val="none" w:sz="0" w:space="0" w:color="auto"/>
        <w:bottom w:val="none" w:sz="0" w:space="0" w:color="auto"/>
        <w:right w:val="none" w:sz="0" w:space="0" w:color="auto"/>
      </w:divBdr>
    </w:div>
    <w:div w:id="759377666">
      <w:marLeft w:val="640"/>
      <w:marRight w:val="0"/>
      <w:marTop w:val="0"/>
      <w:marBottom w:val="0"/>
      <w:divBdr>
        <w:top w:val="none" w:sz="0" w:space="0" w:color="auto"/>
        <w:left w:val="none" w:sz="0" w:space="0" w:color="auto"/>
        <w:bottom w:val="none" w:sz="0" w:space="0" w:color="auto"/>
        <w:right w:val="none" w:sz="0" w:space="0" w:color="auto"/>
      </w:divBdr>
    </w:div>
    <w:div w:id="759445966">
      <w:marLeft w:val="640"/>
      <w:marRight w:val="0"/>
      <w:marTop w:val="0"/>
      <w:marBottom w:val="0"/>
      <w:divBdr>
        <w:top w:val="none" w:sz="0" w:space="0" w:color="auto"/>
        <w:left w:val="none" w:sz="0" w:space="0" w:color="auto"/>
        <w:bottom w:val="none" w:sz="0" w:space="0" w:color="auto"/>
        <w:right w:val="none" w:sz="0" w:space="0" w:color="auto"/>
      </w:divBdr>
    </w:div>
    <w:div w:id="759447505">
      <w:marLeft w:val="640"/>
      <w:marRight w:val="0"/>
      <w:marTop w:val="0"/>
      <w:marBottom w:val="0"/>
      <w:divBdr>
        <w:top w:val="none" w:sz="0" w:space="0" w:color="auto"/>
        <w:left w:val="none" w:sz="0" w:space="0" w:color="auto"/>
        <w:bottom w:val="none" w:sz="0" w:space="0" w:color="auto"/>
        <w:right w:val="none" w:sz="0" w:space="0" w:color="auto"/>
      </w:divBdr>
    </w:div>
    <w:div w:id="759563992">
      <w:bodyDiv w:val="1"/>
      <w:marLeft w:val="0"/>
      <w:marRight w:val="0"/>
      <w:marTop w:val="0"/>
      <w:marBottom w:val="0"/>
      <w:divBdr>
        <w:top w:val="none" w:sz="0" w:space="0" w:color="auto"/>
        <w:left w:val="none" w:sz="0" w:space="0" w:color="auto"/>
        <w:bottom w:val="none" w:sz="0" w:space="0" w:color="auto"/>
        <w:right w:val="none" w:sz="0" w:space="0" w:color="auto"/>
      </w:divBdr>
      <w:divsChild>
        <w:div w:id="11616722">
          <w:marLeft w:val="640"/>
          <w:marRight w:val="0"/>
          <w:marTop w:val="0"/>
          <w:marBottom w:val="0"/>
          <w:divBdr>
            <w:top w:val="none" w:sz="0" w:space="0" w:color="auto"/>
            <w:left w:val="none" w:sz="0" w:space="0" w:color="auto"/>
            <w:bottom w:val="none" w:sz="0" w:space="0" w:color="auto"/>
            <w:right w:val="none" w:sz="0" w:space="0" w:color="auto"/>
          </w:divBdr>
        </w:div>
        <w:div w:id="204756811">
          <w:marLeft w:val="640"/>
          <w:marRight w:val="0"/>
          <w:marTop w:val="0"/>
          <w:marBottom w:val="0"/>
          <w:divBdr>
            <w:top w:val="none" w:sz="0" w:space="0" w:color="auto"/>
            <w:left w:val="none" w:sz="0" w:space="0" w:color="auto"/>
            <w:bottom w:val="none" w:sz="0" w:space="0" w:color="auto"/>
            <w:right w:val="none" w:sz="0" w:space="0" w:color="auto"/>
          </w:divBdr>
        </w:div>
        <w:div w:id="225532217">
          <w:marLeft w:val="640"/>
          <w:marRight w:val="0"/>
          <w:marTop w:val="0"/>
          <w:marBottom w:val="0"/>
          <w:divBdr>
            <w:top w:val="none" w:sz="0" w:space="0" w:color="auto"/>
            <w:left w:val="none" w:sz="0" w:space="0" w:color="auto"/>
            <w:bottom w:val="none" w:sz="0" w:space="0" w:color="auto"/>
            <w:right w:val="none" w:sz="0" w:space="0" w:color="auto"/>
          </w:divBdr>
        </w:div>
        <w:div w:id="294332484">
          <w:marLeft w:val="640"/>
          <w:marRight w:val="0"/>
          <w:marTop w:val="0"/>
          <w:marBottom w:val="0"/>
          <w:divBdr>
            <w:top w:val="none" w:sz="0" w:space="0" w:color="auto"/>
            <w:left w:val="none" w:sz="0" w:space="0" w:color="auto"/>
            <w:bottom w:val="none" w:sz="0" w:space="0" w:color="auto"/>
            <w:right w:val="none" w:sz="0" w:space="0" w:color="auto"/>
          </w:divBdr>
        </w:div>
        <w:div w:id="352538201">
          <w:marLeft w:val="640"/>
          <w:marRight w:val="0"/>
          <w:marTop w:val="0"/>
          <w:marBottom w:val="0"/>
          <w:divBdr>
            <w:top w:val="none" w:sz="0" w:space="0" w:color="auto"/>
            <w:left w:val="none" w:sz="0" w:space="0" w:color="auto"/>
            <w:bottom w:val="none" w:sz="0" w:space="0" w:color="auto"/>
            <w:right w:val="none" w:sz="0" w:space="0" w:color="auto"/>
          </w:divBdr>
        </w:div>
        <w:div w:id="367263825">
          <w:marLeft w:val="640"/>
          <w:marRight w:val="0"/>
          <w:marTop w:val="0"/>
          <w:marBottom w:val="0"/>
          <w:divBdr>
            <w:top w:val="none" w:sz="0" w:space="0" w:color="auto"/>
            <w:left w:val="none" w:sz="0" w:space="0" w:color="auto"/>
            <w:bottom w:val="none" w:sz="0" w:space="0" w:color="auto"/>
            <w:right w:val="none" w:sz="0" w:space="0" w:color="auto"/>
          </w:divBdr>
        </w:div>
        <w:div w:id="414939076">
          <w:marLeft w:val="640"/>
          <w:marRight w:val="0"/>
          <w:marTop w:val="0"/>
          <w:marBottom w:val="0"/>
          <w:divBdr>
            <w:top w:val="none" w:sz="0" w:space="0" w:color="auto"/>
            <w:left w:val="none" w:sz="0" w:space="0" w:color="auto"/>
            <w:bottom w:val="none" w:sz="0" w:space="0" w:color="auto"/>
            <w:right w:val="none" w:sz="0" w:space="0" w:color="auto"/>
          </w:divBdr>
        </w:div>
        <w:div w:id="620068416">
          <w:marLeft w:val="640"/>
          <w:marRight w:val="0"/>
          <w:marTop w:val="0"/>
          <w:marBottom w:val="0"/>
          <w:divBdr>
            <w:top w:val="none" w:sz="0" w:space="0" w:color="auto"/>
            <w:left w:val="none" w:sz="0" w:space="0" w:color="auto"/>
            <w:bottom w:val="none" w:sz="0" w:space="0" w:color="auto"/>
            <w:right w:val="none" w:sz="0" w:space="0" w:color="auto"/>
          </w:divBdr>
        </w:div>
        <w:div w:id="633677254">
          <w:marLeft w:val="640"/>
          <w:marRight w:val="0"/>
          <w:marTop w:val="0"/>
          <w:marBottom w:val="0"/>
          <w:divBdr>
            <w:top w:val="none" w:sz="0" w:space="0" w:color="auto"/>
            <w:left w:val="none" w:sz="0" w:space="0" w:color="auto"/>
            <w:bottom w:val="none" w:sz="0" w:space="0" w:color="auto"/>
            <w:right w:val="none" w:sz="0" w:space="0" w:color="auto"/>
          </w:divBdr>
        </w:div>
        <w:div w:id="670526856">
          <w:marLeft w:val="640"/>
          <w:marRight w:val="0"/>
          <w:marTop w:val="0"/>
          <w:marBottom w:val="0"/>
          <w:divBdr>
            <w:top w:val="none" w:sz="0" w:space="0" w:color="auto"/>
            <w:left w:val="none" w:sz="0" w:space="0" w:color="auto"/>
            <w:bottom w:val="none" w:sz="0" w:space="0" w:color="auto"/>
            <w:right w:val="none" w:sz="0" w:space="0" w:color="auto"/>
          </w:divBdr>
        </w:div>
        <w:div w:id="698891183">
          <w:marLeft w:val="640"/>
          <w:marRight w:val="0"/>
          <w:marTop w:val="0"/>
          <w:marBottom w:val="0"/>
          <w:divBdr>
            <w:top w:val="none" w:sz="0" w:space="0" w:color="auto"/>
            <w:left w:val="none" w:sz="0" w:space="0" w:color="auto"/>
            <w:bottom w:val="none" w:sz="0" w:space="0" w:color="auto"/>
            <w:right w:val="none" w:sz="0" w:space="0" w:color="auto"/>
          </w:divBdr>
        </w:div>
        <w:div w:id="788666133">
          <w:marLeft w:val="640"/>
          <w:marRight w:val="0"/>
          <w:marTop w:val="0"/>
          <w:marBottom w:val="0"/>
          <w:divBdr>
            <w:top w:val="none" w:sz="0" w:space="0" w:color="auto"/>
            <w:left w:val="none" w:sz="0" w:space="0" w:color="auto"/>
            <w:bottom w:val="none" w:sz="0" w:space="0" w:color="auto"/>
            <w:right w:val="none" w:sz="0" w:space="0" w:color="auto"/>
          </w:divBdr>
        </w:div>
        <w:div w:id="843134879">
          <w:marLeft w:val="640"/>
          <w:marRight w:val="0"/>
          <w:marTop w:val="0"/>
          <w:marBottom w:val="0"/>
          <w:divBdr>
            <w:top w:val="none" w:sz="0" w:space="0" w:color="auto"/>
            <w:left w:val="none" w:sz="0" w:space="0" w:color="auto"/>
            <w:bottom w:val="none" w:sz="0" w:space="0" w:color="auto"/>
            <w:right w:val="none" w:sz="0" w:space="0" w:color="auto"/>
          </w:divBdr>
        </w:div>
        <w:div w:id="891623263">
          <w:marLeft w:val="640"/>
          <w:marRight w:val="0"/>
          <w:marTop w:val="0"/>
          <w:marBottom w:val="0"/>
          <w:divBdr>
            <w:top w:val="none" w:sz="0" w:space="0" w:color="auto"/>
            <w:left w:val="none" w:sz="0" w:space="0" w:color="auto"/>
            <w:bottom w:val="none" w:sz="0" w:space="0" w:color="auto"/>
            <w:right w:val="none" w:sz="0" w:space="0" w:color="auto"/>
          </w:divBdr>
        </w:div>
        <w:div w:id="973875009">
          <w:marLeft w:val="640"/>
          <w:marRight w:val="0"/>
          <w:marTop w:val="0"/>
          <w:marBottom w:val="0"/>
          <w:divBdr>
            <w:top w:val="none" w:sz="0" w:space="0" w:color="auto"/>
            <w:left w:val="none" w:sz="0" w:space="0" w:color="auto"/>
            <w:bottom w:val="none" w:sz="0" w:space="0" w:color="auto"/>
            <w:right w:val="none" w:sz="0" w:space="0" w:color="auto"/>
          </w:divBdr>
        </w:div>
        <w:div w:id="988631920">
          <w:marLeft w:val="640"/>
          <w:marRight w:val="0"/>
          <w:marTop w:val="0"/>
          <w:marBottom w:val="0"/>
          <w:divBdr>
            <w:top w:val="none" w:sz="0" w:space="0" w:color="auto"/>
            <w:left w:val="none" w:sz="0" w:space="0" w:color="auto"/>
            <w:bottom w:val="none" w:sz="0" w:space="0" w:color="auto"/>
            <w:right w:val="none" w:sz="0" w:space="0" w:color="auto"/>
          </w:divBdr>
        </w:div>
        <w:div w:id="1005474533">
          <w:marLeft w:val="640"/>
          <w:marRight w:val="0"/>
          <w:marTop w:val="0"/>
          <w:marBottom w:val="0"/>
          <w:divBdr>
            <w:top w:val="none" w:sz="0" w:space="0" w:color="auto"/>
            <w:left w:val="none" w:sz="0" w:space="0" w:color="auto"/>
            <w:bottom w:val="none" w:sz="0" w:space="0" w:color="auto"/>
            <w:right w:val="none" w:sz="0" w:space="0" w:color="auto"/>
          </w:divBdr>
        </w:div>
        <w:div w:id="1029649626">
          <w:marLeft w:val="640"/>
          <w:marRight w:val="0"/>
          <w:marTop w:val="0"/>
          <w:marBottom w:val="0"/>
          <w:divBdr>
            <w:top w:val="none" w:sz="0" w:space="0" w:color="auto"/>
            <w:left w:val="none" w:sz="0" w:space="0" w:color="auto"/>
            <w:bottom w:val="none" w:sz="0" w:space="0" w:color="auto"/>
            <w:right w:val="none" w:sz="0" w:space="0" w:color="auto"/>
          </w:divBdr>
        </w:div>
        <w:div w:id="1076782379">
          <w:marLeft w:val="640"/>
          <w:marRight w:val="0"/>
          <w:marTop w:val="0"/>
          <w:marBottom w:val="0"/>
          <w:divBdr>
            <w:top w:val="none" w:sz="0" w:space="0" w:color="auto"/>
            <w:left w:val="none" w:sz="0" w:space="0" w:color="auto"/>
            <w:bottom w:val="none" w:sz="0" w:space="0" w:color="auto"/>
            <w:right w:val="none" w:sz="0" w:space="0" w:color="auto"/>
          </w:divBdr>
        </w:div>
        <w:div w:id="1111818296">
          <w:marLeft w:val="640"/>
          <w:marRight w:val="0"/>
          <w:marTop w:val="0"/>
          <w:marBottom w:val="0"/>
          <w:divBdr>
            <w:top w:val="none" w:sz="0" w:space="0" w:color="auto"/>
            <w:left w:val="none" w:sz="0" w:space="0" w:color="auto"/>
            <w:bottom w:val="none" w:sz="0" w:space="0" w:color="auto"/>
            <w:right w:val="none" w:sz="0" w:space="0" w:color="auto"/>
          </w:divBdr>
        </w:div>
        <w:div w:id="1120682077">
          <w:marLeft w:val="640"/>
          <w:marRight w:val="0"/>
          <w:marTop w:val="0"/>
          <w:marBottom w:val="0"/>
          <w:divBdr>
            <w:top w:val="none" w:sz="0" w:space="0" w:color="auto"/>
            <w:left w:val="none" w:sz="0" w:space="0" w:color="auto"/>
            <w:bottom w:val="none" w:sz="0" w:space="0" w:color="auto"/>
            <w:right w:val="none" w:sz="0" w:space="0" w:color="auto"/>
          </w:divBdr>
        </w:div>
        <w:div w:id="1121345633">
          <w:marLeft w:val="640"/>
          <w:marRight w:val="0"/>
          <w:marTop w:val="0"/>
          <w:marBottom w:val="0"/>
          <w:divBdr>
            <w:top w:val="none" w:sz="0" w:space="0" w:color="auto"/>
            <w:left w:val="none" w:sz="0" w:space="0" w:color="auto"/>
            <w:bottom w:val="none" w:sz="0" w:space="0" w:color="auto"/>
            <w:right w:val="none" w:sz="0" w:space="0" w:color="auto"/>
          </w:divBdr>
        </w:div>
        <w:div w:id="1166169445">
          <w:marLeft w:val="640"/>
          <w:marRight w:val="0"/>
          <w:marTop w:val="0"/>
          <w:marBottom w:val="0"/>
          <w:divBdr>
            <w:top w:val="none" w:sz="0" w:space="0" w:color="auto"/>
            <w:left w:val="none" w:sz="0" w:space="0" w:color="auto"/>
            <w:bottom w:val="none" w:sz="0" w:space="0" w:color="auto"/>
            <w:right w:val="none" w:sz="0" w:space="0" w:color="auto"/>
          </w:divBdr>
        </w:div>
        <w:div w:id="1178273688">
          <w:marLeft w:val="640"/>
          <w:marRight w:val="0"/>
          <w:marTop w:val="0"/>
          <w:marBottom w:val="0"/>
          <w:divBdr>
            <w:top w:val="none" w:sz="0" w:space="0" w:color="auto"/>
            <w:left w:val="none" w:sz="0" w:space="0" w:color="auto"/>
            <w:bottom w:val="none" w:sz="0" w:space="0" w:color="auto"/>
            <w:right w:val="none" w:sz="0" w:space="0" w:color="auto"/>
          </w:divBdr>
        </w:div>
        <w:div w:id="1213032644">
          <w:marLeft w:val="640"/>
          <w:marRight w:val="0"/>
          <w:marTop w:val="0"/>
          <w:marBottom w:val="0"/>
          <w:divBdr>
            <w:top w:val="none" w:sz="0" w:space="0" w:color="auto"/>
            <w:left w:val="none" w:sz="0" w:space="0" w:color="auto"/>
            <w:bottom w:val="none" w:sz="0" w:space="0" w:color="auto"/>
            <w:right w:val="none" w:sz="0" w:space="0" w:color="auto"/>
          </w:divBdr>
        </w:div>
        <w:div w:id="1243834450">
          <w:marLeft w:val="640"/>
          <w:marRight w:val="0"/>
          <w:marTop w:val="0"/>
          <w:marBottom w:val="0"/>
          <w:divBdr>
            <w:top w:val="none" w:sz="0" w:space="0" w:color="auto"/>
            <w:left w:val="none" w:sz="0" w:space="0" w:color="auto"/>
            <w:bottom w:val="none" w:sz="0" w:space="0" w:color="auto"/>
            <w:right w:val="none" w:sz="0" w:space="0" w:color="auto"/>
          </w:divBdr>
        </w:div>
        <w:div w:id="1295676510">
          <w:marLeft w:val="640"/>
          <w:marRight w:val="0"/>
          <w:marTop w:val="0"/>
          <w:marBottom w:val="0"/>
          <w:divBdr>
            <w:top w:val="none" w:sz="0" w:space="0" w:color="auto"/>
            <w:left w:val="none" w:sz="0" w:space="0" w:color="auto"/>
            <w:bottom w:val="none" w:sz="0" w:space="0" w:color="auto"/>
            <w:right w:val="none" w:sz="0" w:space="0" w:color="auto"/>
          </w:divBdr>
        </w:div>
        <w:div w:id="1357468267">
          <w:marLeft w:val="640"/>
          <w:marRight w:val="0"/>
          <w:marTop w:val="0"/>
          <w:marBottom w:val="0"/>
          <w:divBdr>
            <w:top w:val="none" w:sz="0" w:space="0" w:color="auto"/>
            <w:left w:val="none" w:sz="0" w:space="0" w:color="auto"/>
            <w:bottom w:val="none" w:sz="0" w:space="0" w:color="auto"/>
            <w:right w:val="none" w:sz="0" w:space="0" w:color="auto"/>
          </w:divBdr>
        </w:div>
        <w:div w:id="1391731416">
          <w:marLeft w:val="640"/>
          <w:marRight w:val="0"/>
          <w:marTop w:val="0"/>
          <w:marBottom w:val="0"/>
          <w:divBdr>
            <w:top w:val="none" w:sz="0" w:space="0" w:color="auto"/>
            <w:left w:val="none" w:sz="0" w:space="0" w:color="auto"/>
            <w:bottom w:val="none" w:sz="0" w:space="0" w:color="auto"/>
            <w:right w:val="none" w:sz="0" w:space="0" w:color="auto"/>
          </w:divBdr>
        </w:div>
        <w:div w:id="1446730794">
          <w:marLeft w:val="640"/>
          <w:marRight w:val="0"/>
          <w:marTop w:val="0"/>
          <w:marBottom w:val="0"/>
          <w:divBdr>
            <w:top w:val="none" w:sz="0" w:space="0" w:color="auto"/>
            <w:left w:val="none" w:sz="0" w:space="0" w:color="auto"/>
            <w:bottom w:val="none" w:sz="0" w:space="0" w:color="auto"/>
            <w:right w:val="none" w:sz="0" w:space="0" w:color="auto"/>
          </w:divBdr>
        </w:div>
        <w:div w:id="1508641967">
          <w:marLeft w:val="640"/>
          <w:marRight w:val="0"/>
          <w:marTop w:val="0"/>
          <w:marBottom w:val="0"/>
          <w:divBdr>
            <w:top w:val="none" w:sz="0" w:space="0" w:color="auto"/>
            <w:left w:val="none" w:sz="0" w:space="0" w:color="auto"/>
            <w:bottom w:val="none" w:sz="0" w:space="0" w:color="auto"/>
            <w:right w:val="none" w:sz="0" w:space="0" w:color="auto"/>
          </w:divBdr>
        </w:div>
        <w:div w:id="1524660755">
          <w:marLeft w:val="640"/>
          <w:marRight w:val="0"/>
          <w:marTop w:val="0"/>
          <w:marBottom w:val="0"/>
          <w:divBdr>
            <w:top w:val="none" w:sz="0" w:space="0" w:color="auto"/>
            <w:left w:val="none" w:sz="0" w:space="0" w:color="auto"/>
            <w:bottom w:val="none" w:sz="0" w:space="0" w:color="auto"/>
            <w:right w:val="none" w:sz="0" w:space="0" w:color="auto"/>
          </w:divBdr>
        </w:div>
        <w:div w:id="1556045461">
          <w:marLeft w:val="640"/>
          <w:marRight w:val="0"/>
          <w:marTop w:val="0"/>
          <w:marBottom w:val="0"/>
          <w:divBdr>
            <w:top w:val="none" w:sz="0" w:space="0" w:color="auto"/>
            <w:left w:val="none" w:sz="0" w:space="0" w:color="auto"/>
            <w:bottom w:val="none" w:sz="0" w:space="0" w:color="auto"/>
            <w:right w:val="none" w:sz="0" w:space="0" w:color="auto"/>
          </w:divBdr>
        </w:div>
        <w:div w:id="1558859971">
          <w:marLeft w:val="640"/>
          <w:marRight w:val="0"/>
          <w:marTop w:val="0"/>
          <w:marBottom w:val="0"/>
          <w:divBdr>
            <w:top w:val="none" w:sz="0" w:space="0" w:color="auto"/>
            <w:left w:val="none" w:sz="0" w:space="0" w:color="auto"/>
            <w:bottom w:val="none" w:sz="0" w:space="0" w:color="auto"/>
            <w:right w:val="none" w:sz="0" w:space="0" w:color="auto"/>
          </w:divBdr>
        </w:div>
        <w:div w:id="1653292493">
          <w:marLeft w:val="640"/>
          <w:marRight w:val="0"/>
          <w:marTop w:val="0"/>
          <w:marBottom w:val="0"/>
          <w:divBdr>
            <w:top w:val="none" w:sz="0" w:space="0" w:color="auto"/>
            <w:left w:val="none" w:sz="0" w:space="0" w:color="auto"/>
            <w:bottom w:val="none" w:sz="0" w:space="0" w:color="auto"/>
            <w:right w:val="none" w:sz="0" w:space="0" w:color="auto"/>
          </w:divBdr>
        </w:div>
        <w:div w:id="1655404030">
          <w:marLeft w:val="640"/>
          <w:marRight w:val="0"/>
          <w:marTop w:val="0"/>
          <w:marBottom w:val="0"/>
          <w:divBdr>
            <w:top w:val="none" w:sz="0" w:space="0" w:color="auto"/>
            <w:left w:val="none" w:sz="0" w:space="0" w:color="auto"/>
            <w:bottom w:val="none" w:sz="0" w:space="0" w:color="auto"/>
            <w:right w:val="none" w:sz="0" w:space="0" w:color="auto"/>
          </w:divBdr>
        </w:div>
        <w:div w:id="1698503571">
          <w:marLeft w:val="640"/>
          <w:marRight w:val="0"/>
          <w:marTop w:val="0"/>
          <w:marBottom w:val="0"/>
          <w:divBdr>
            <w:top w:val="none" w:sz="0" w:space="0" w:color="auto"/>
            <w:left w:val="none" w:sz="0" w:space="0" w:color="auto"/>
            <w:bottom w:val="none" w:sz="0" w:space="0" w:color="auto"/>
            <w:right w:val="none" w:sz="0" w:space="0" w:color="auto"/>
          </w:divBdr>
        </w:div>
        <w:div w:id="1712807620">
          <w:marLeft w:val="640"/>
          <w:marRight w:val="0"/>
          <w:marTop w:val="0"/>
          <w:marBottom w:val="0"/>
          <w:divBdr>
            <w:top w:val="none" w:sz="0" w:space="0" w:color="auto"/>
            <w:left w:val="none" w:sz="0" w:space="0" w:color="auto"/>
            <w:bottom w:val="none" w:sz="0" w:space="0" w:color="auto"/>
            <w:right w:val="none" w:sz="0" w:space="0" w:color="auto"/>
          </w:divBdr>
        </w:div>
        <w:div w:id="1715960592">
          <w:marLeft w:val="640"/>
          <w:marRight w:val="0"/>
          <w:marTop w:val="0"/>
          <w:marBottom w:val="0"/>
          <w:divBdr>
            <w:top w:val="none" w:sz="0" w:space="0" w:color="auto"/>
            <w:left w:val="none" w:sz="0" w:space="0" w:color="auto"/>
            <w:bottom w:val="none" w:sz="0" w:space="0" w:color="auto"/>
            <w:right w:val="none" w:sz="0" w:space="0" w:color="auto"/>
          </w:divBdr>
        </w:div>
        <w:div w:id="1720589179">
          <w:marLeft w:val="640"/>
          <w:marRight w:val="0"/>
          <w:marTop w:val="0"/>
          <w:marBottom w:val="0"/>
          <w:divBdr>
            <w:top w:val="none" w:sz="0" w:space="0" w:color="auto"/>
            <w:left w:val="none" w:sz="0" w:space="0" w:color="auto"/>
            <w:bottom w:val="none" w:sz="0" w:space="0" w:color="auto"/>
            <w:right w:val="none" w:sz="0" w:space="0" w:color="auto"/>
          </w:divBdr>
        </w:div>
        <w:div w:id="1748379069">
          <w:marLeft w:val="640"/>
          <w:marRight w:val="0"/>
          <w:marTop w:val="0"/>
          <w:marBottom w:val="0"/>
          <w:divBdr>
            <w:top w:val="none" w:sz="0" w:space="0" w:color="auto"/>
            <w:left w:val="none" w:sz="0" w:space="0" w:color="auto"/>
            <w:bottom w:val="none" w:sz="0" w:space="0" w:color="auto"/>
            <w:right w:val="none" w:sz="0" w:space="0" w:color="auto"/>
          </w:divBdr>
        </w:div>
      </w:divsChild>
    </w:div>
    <w:div w:id="759571618">
      <w:marLeft w:val="640"/>
      <w:marRight w:val="0"/>
      <w:marTop w:val="0"/>
      <w:marBottom w:val="0"/>
      <w:divBdr>
        <w:top w:val="none" w:sz="0" w:space="0" w:color="auto"/>
        <w:left w:val="none" w:sz="0" w:space="0" w:color="auto"/>
        <w:bottom w:val="none" w:sz="0" w:space="0" w:color="auto"/>
        <w:right w:val="none" w:sz="0" w:space="0" w:color="auto"/>
      </w:divBdr>
    </w:div>
    <w:div w:id="759644220">
      <w:marLeft w:val="640"/>
      <w:marRight w:val="0"/>
      <w:marTop w:val="0"/>
      <w:marBottom w:val="0"/>
      <w:divBdr>
        <w:top w:val="none" w:sz="0" w:space="0" w:color="auto"/>
        <w:left w:val="none" w:sz="0" w:space="0" w:color="auto"/>
        <w:bottom w:val="none" w:sz="0" w:space="0" w:color="auto"/>
        <w:right w:val="none" w:sz="0" w:space="0" w:color="auto"/>
      </w:divBdr>
    </w:div>
    <w:div w:id="759984530">
      <w:marLeft w:val="640"/>
      <w:marRight w:val="0"/>
      <w:marTop w:val="0"/>
      <w:marBottom w:val="0"/>
      <w:divBdr>
        <w:top w:val="none" w:sz="0" w:space="0" w:color="auto"/>
        <w:left w:val="none" w:sz="0" w:space="0" w:color="auto"/>
        <w:bottom w:val="none" w:sz="0" w:space="0" w:color="auto"/>
        <w:right w:val="none" w:sz="0" w:space="0" w:color="auto"/>
      </w:divBdr>
    </w:div>
    <w:div w:id="760027097">
      <w:marLeft w:val="640"/>
      <w:marRight w:val="0"/>
      <w:marTop w:val="0"/>
      <w:marBottom w:val="0"/>
      <w:divBdr>
        <w:top w:val="none" w:sz="0" w:space="0" w:color="auto"/>
        <w:left w:val="none" w:sz="0" w:space="0" w:color="auto"/>
        <w:bottom w:val="none" w:sz="0" w:space="0" w:color="auto"/>
        <w:right w:val="none" w:sz="0" w:space="0" w:color="auto"/>
      </w:divBdr>
    </w:div>
    <w:div w:id="760027770">
      <w:marLeft w:val="640"/>
      <w:marRight w:val="0"/>
      <w:marTop w:val="0"/>
      <w:marBottom w:val="0"/>
      <w:divBdr>
        <w:top w:val="none" w:sz="0" w:space="0" w:color="auto"/>
        <w:left w:val="none" w:sz="0" w:space="0" w:color="auto"/>
        <w:bottom w:val="none" w:sz="0" w:space="0" w:color="auto"/>
        <w:right w:val="none" w:sz="0" w:space="0" w:color="auto"/>
      </w:divBdr>
    </w:div>
    <w:div w:id="760028773">
      <w:marLeft w:val="640"/>
      <w:marRight w:val="0"/>
      <w:marTop w:val="0"/>
      <w:marBottom w:val="0"/>
      <w:divBdr>
        <w:top w:val="none" w:sz="0" w:space="0" w:color="auto"/>
        <w:left w:val="none" w:sz="0" w:space="0" w:color="auto"/>
        <w:bottom w:val="none" w:sz="0" w:space="0" w:color="auto"/>
        <w:right w:val="none" w:sz="0" w:space="0" w:color="auto"/>
      </w:divBdr>
    </w:div>
    <w:div w:id="760104327">
      <w:marLeft w:val="640"/>
      <w:marRight w:val="0"/>
      <w:marTop w:val="0"/>
      <w:marBottom w:val="0"/>
      <w:divBdr>
        <w:top w:val="none" w:sz="0" w:space="0" w:color="auto"/>
        <w:left w:val="none" w:sz="0" w:space="0" w:color="auto"/>
        <w:bottom w:val="none" w:sz="0" w:space="0" w:color="auto"/>
        <w:right w:val="none" w:sz="0" w:space="0" w:color="auto"/>
      </w:divBdr>
    </w:div>
    <w:div w:id="760250196">
      <w:marLeft w:val="640"/>
      <w:marRight w:val="0"/>
      <w:marTop w:val="0"/>
      <w:marBottom w:val="0"/>
      <w:divBdr>
        <w:top w:val="none" w:sz="0" w:space="0" w:color="auto"/>
        <w:left w:val="none" w:sz="0" w:space="0" w:color="auto"/>
        <w:bottom w:val="none" w:sz="0" w:space="0" w:color="auto"/>
        <w:right w:val="none" w:sz="0" w:space="0" w:color="auto"/>
      </w:divBdr>
    </w:div>
    <w:div w:id="760298400">
      <w:marLeft w:val="640"/>
      <w:marRight w:val="0"/>
      <w:marTop w:val="0"/>
      <w:marBottom w:val="0"/>
      <w:divBdr>
        <w:top w:val="none" w:sz="0" w:space="0" w:color="auto"/>
        <w:left w:val="none" w:sz="0" w:space="0" w:color="auto"/>
        <w:bottom w:val="none" w:sz="0" w:space="0" w:color="auto"/>
        <w:right w:val="none" w:sz="0" w:space="0" w:color="auto"/>
      </w:divBdr>
    </w:div>
    <w:div w:id="760300706">
      <w:marLeft w:val="640"/>
      <w:marRight w:val="0"/>
      <w:marTop w:val="0"/>
      <w:marBottom w:val="0"/>
      <w:divBdr>
        <w:top w:val="none" w:sz="0" w:space="0" w:color="auto"/>
        <w:left w:val="none" w:sz="0" w:space="0" w:color="auto"/>
        <w:bottom w:val="none" w:sz="0" w:space="0" w:color="auto"/>
        <w:right w:val="none" w:sz="0" w:space="0" w:color="auto"/>
      </w:divBdr>
    </w:div>
    <w:div w:id="760368727">
      <w:marLeft w:val="640"/>
      <w:marRight w:val="0"/>
      <w:marTop w:val="0"/>
      <w:marBottom w:val="0"/>
      <w:divBdr>
        <w:top w:val="none" w:sz="0" w:space="0" w:color="auto"/>
        <w:left w:val="none" w:sz="0" w:space="0" w:color="auto"/>
        <w:bottom w:val="none" w:sz="0" w:space="0" w:color="auto"/>
        <w:right w:val="none" w:sz="0" w:space="0" w:color="auto"/>
      </w:divBdr>
    </w:div>
    <w:div w:id="760371634">
      <w:marLeft w:val="640"/>
      <w:marRight w:val="0"/>
      <w:marTop w:val="0"/>
      <w:marBottom w:val="0"/>
      <w:divBdr>
        <w:top w:val="none" w:sz="0" w:space="0" w:color="auto"/>
        <w:left w:val="none" w:sz="0" w:space="0" w:color="auto"/>
        <w:bottom w:val="none" w:sz="0" w:space="0" w:color="auto"/>
        <w:right w:val="none" w:sz="0" w:space="0" w:color="auto"/>
      </w:divBdr>
    </w:div>
    <w:div w:id="760494649">
      <w:marLeft w:val="640"/>
      <w:marRight w:val="0"/>
      <w:marTop w:val="0"/>
      <w:marBottom w:val="0"/>
      <w:divBdr>
        <w:top w:val="none" w:sz="0" w:space="0" w:color="auto"/>
        <w:left w:val="none" w:sz="0" w:space="0" w:color="auto"/>
        <w:bottom w:val="none" w:sz="0" w:space="0" w:color="auto"/>
        <w:right w:val="none" w:sz="0" w:space="0" w:color="auto"/>
      </w:divBdr>
    </w:div>
    <w:div w:id="760611984">
      <w:marLeft w:val="640"/>
      <w:marRight w:val="0"/>
      <w:marTop w:val="0"/>
      <w:marBottom w:val="0"/>
      <w:divBdr>
        <w:top w:val="none" w:sz="0" w:space="0" w:color="auto"/>
        <w:left w:val="none" w:sz="0" w:space="0" w:color="auto"/>
        <w:bottom w:val="none" w:sz="0" w:space="0" w:color="auto"/>
        <w:right w:val="none" w:sz="0" w:space="0" w:color="auto"/>
      </w:divBdr>
    </w:div>
    <w:div w:id="760759784">
      <w:marLeft w:val="640"/>
      <w:marRight w:val="0"/>
      <w:marTop w:val="0"/>
      <w:marBottom w:val="0"/>
      <w:divBdr>
        <w:top w:val="none" w:sz="0" w:space="0" w:color="auto"/>
        <w:left w:val="none" w:sz="0" w:space="0" w:color="auto"/>
        <w:bottom w:val="none" w:sz="0" w:space="0" w:color="auto"/>
        <w:right w:val="none" w:sz="0" w:space="0" w:color="auto"/>
      </w:divBdr>
    </w:div>
    <w:div w:id="760760231">
      <w:marLeft w:val="640"/>
      <w:marRight w:val="0"/>
      <w:marTop w:val="0"/>
      <w:marBottom w:val="0"/>
      <w:divBdr>
        <w:top w:val="none" w:sz="0" w:space="0" w:color="auto"/>
        <w:left w:val="none" w:sz="0" w:space="0" w:color="auto"/>
        <w:bottom w:val="none" w:sz="0" w:space="0" w:color="auto"/>
        <w:right w:val="none" w:sz="0" w:space="0" w:color="auto"/>
      </w:divBdr>
    </w:div>
    <w:div w:id="760835893">
      <w:marLeft w:val="640"/>
      <w:marRight w:val="0"/>
      <w:marTop w:val="0"/>
      <w:marBottom w:val="0"/>
      <w:divBdr>
        <w:top w:val="none" w:sz="0" w:space="0" w:color="auto"/>
        <w:left w:val="none" w:sz="0" w:space="0" w:color="auto"/>
        <w:bottom w:val="none" w:sz="0" w:space="0" w:color="auto"/>
        <w:right w:val="none" w:sz="0" w:space="0" w:color="auto"/>
      </w:divBdr>
    </w:div>
    <w:div w:id="760905308">
      <w:marLeft w:val="640"/>
      <w:marRight w:val="0"/>
      <w:marTop w:val="0"/>
      <w:marBottom w:val="0"/>
      <w:divBdr>
        <w:top w:val="none" w:sz="0" w:space="0" w:color="auto"/>
        <w:left w:val="none" w:sz="0" w:space="0" w:color="auto"/>
        <w:bottom w:val="none" w:sz="0" w:space="0" w:color="auto"/>
        <w:right w:val="none" w:sz="0" w:space="0" w:color="auto"/>
      </w:divBdr>
    </w:div>
    <w:div w:id="760948051">
      <w:marLeft w:val="640"/>
      <w:marRight w:val="0"/>
      <w:marTop w:val="0"/>
      <w:marBottom w:val="0"/>
      <w:divBdr>
        <w:top w:val="none" w:sz="0" w:space="0" w:color="auto"/>
        <w:left w:val="none" w:sz="0" w:space="0" w:color="auto"/>
        <w:bottom w:val="none" w:sz="0" w:space="0" w:color="auto"/>
        <w:right w:val="none" w:sz="0" w:space="0" w:color="auto"/>
      </w:divBdr>
    </w:div>
    <w:div w:id="760950988">
      <w:marLeft w:val="640"/>
      <w:marRight w:val="0"/>
      <w:marTop w:val="0"/>
      <w:marBottom w:val="0"/>
      <w:divBdr>
        <w:top w:val="none" w:sz="0" w:space="0" w:color="auto"/>
        <w:left w:val="none" w:sz="0" w:space="0" w:color="auto"/>
        <w:bottom w:val="none" w:sz="0" w:space="0" w:color="auto"/>
        <w:right w:val="none" w:sz="0" w:space="0" w:color="auto"/>
      </w:divBdr>
    </w:div>
    <w:div w:id="760953079">
      <w:marLeft w:val="640"/>
      <w:marRight w:val="0"/>
      <w:marTop w:val="0"/>
      <w:marBottom w:val="0"/>
      <w:divBdr>
        <w:top w:val="none" w:sz="0" w:space="0" w:color="auto"/>
        <w:left w:val="none" w:sz="0" w:space="0" w:color="auto"/>
        <w:bottom w:val="none" w:sz="0" w:space="0" w:color="auto"/>
        <w:right w:val="none" w:sz="0" w:space="0" w:color="auto"/>
      </w:divBdr>
    </w:div>
    <w:div w:id="760955619">
      <w:marLeft w:val="640"/>
      <w:marRight w:val="0"/>
      <w:marTop w:val="0"/>
      <w:marBottom w:val="0"/>
      <w:divBdr>
        <w:top w:val="none" w:sz="0" w:space="0" w:color="auto"/>
        <w:left w:val="none" w:sz="0" w:space="0" w:color="auto"/>
        <w:bottom w:val="none" w:sz="0" w:space="0" w:color="auto"/>
        <w:right w:val="none" w:sz="0" w:space="0" w:color="auto"/>
      </w:divBdr>
    </w:div>
    <w:div w:id="761029187">
      <w:marLeft w:val="640"/>
      <w:marRight w:val="0"/>
      <w:marTop w:val="0"/>
      <w:marBottom w:val="0"/>
      <w:divBdr>
        <w:top w:val="none" w:sz="0" w:space="0" w:color="auto"/>
        <w:left w:val="none" w:sz="0" w:space="0" w:color="auto"/>
        <w:bottom w:val="none" w:sz="0" w:space="0" w:color="auto"/>
        <w:right w:val="none" w:sz="0" w:space="0" w:color="auto"/>
      </w:divBdr>
    </w:div>
    <w:div w:id="761220364">
      <w:marLeft w:val="640"/>
      <w:marRight w:val="0"/>
      <w:marTop w:val="0"/>
      <w:marBottom w:val="0"/>
      <w:divBdr>
        <w:top w:val="none" w:sz="0" w:space="0" w:color="auto"/>
        <w:left w:val="none" w:sz="0" w:space="0" w:color="auto"/>
        <w:bottom w:val="none" w:sz="0" w:space="0" w:color="auto"/>
        <w:right w:val="none" w:sz="0" w:space="0" w:color="auto"/>
      </w:divBdr>
    </w:div>
    <w:div w:id="761338018">
      <w:marLeft w:val="640"/>
      <w:marRight w:val="0"/>
      <w:marTop w:val="0"/>
      <w:marBottom w:val="0"/>
      <w:divBdr>
        <w:top w:val="none" w:sz="0" w:space="0" w:color="auto"/>
        <w:left w:val="none" w:sz="0" w:space="0" w:color="auto"/>
        <w:bottom w:val="none" w:sz="0" w:space="0" w:color="auto"/>
        <w:right w:val="none" w:sz="0" w:space="0" w:color="auto"/>
      </w:divBdr>
    </w:div>
    <w:div w:id="761341839">
      <w:marLeft w:val="640"/>
      <w:marRight w:val="0"/>
      <w:marTop w:val="0"/>
      <w:marBottom w:val="0"/>
      <w:divBdr>
        <w:top w:val="none" w:sz="0" w:space="0" w:color="auto"/>
        <w:left w:val="none" w:sz="0" w:space="0" w:color="auto"/>
        <w:bottom w:val="none" w:sz="0" w:space="0" w:color="auto"/>
        <w:right w:val="none" w:sz="0" w:space="0" w:color="auto"/>
      </w:divBdr>
    </w:div>
    <w:div w:id="761342747">
      <w:marLeft w:val="640"/>
      <w:marRight w:val="0"/>
      <w:marTop w:val="0"/>
      <w:marBottom w:val="0"/>
      <w:divBdr>
        <w:top w:val="none" w:sz="0" w:space="0" w:color="auto"/>
        <w:left w:val="none" w:sz="0" w:space="0" w:color="auto"/>
        <w:bottom w:val="none" w:sz="0" w:space="0" w:color="auto"/>
        <w:right w:val="none" w:sz="0" w:space="0" w:color="auto"/>
      </w:divBdr>
    </w:div>
    <w:div w:id="761413723">
      <w:marLeft w:val="640"/>
      <w:marRight w:val="0"/>
      <w:marTop w:val="0"/>
      <w:marBottom w:val="0"/>
      <w:divBdr>
        <w:top w:val="none" w:sz="0" w:space="0" w:color="auto"/>
        <w:left w:val="none" w:sz="0" w:space="0" w:color="auto"/>
        <w:bottom w:val="none" w:sz="0" w:space="0" w:color="auto"/>
        <w:right w:val="none" w:sz="0" w:space="0" w:color="auto"/>
      </w:divBdr>
    </w:div>
    <w:div w:id="761414980">
      <w:marLeft w:val="640"/>
      <w:marRight w:val="0"/>
      <w:marTop w:val="0"/>
      <w:marBottom w:val="0"/>
      <w:divBdr>
        <w:top w:val="none" w:sz="0" w:space="0" w:color="auto"/>
        <w:left w:val="none" w:sz="0" w:space="0" w:color="auto"/>
        <w:bottom w:val="none" w:sz="0" w:space="0" w:color="auto"/>
        <w:right w:val="none" w:sz="0" w:space="0" w:color="auto"/>
      </w:divBdr>
    </w:div>
    <w:div w:id="761417780">
      <w:marLeft w:val="640"/>
      <w:marRight w:val="0"/>
      <w:marTop w:val="0"/>
      <w:marBottom w:val="0"/>
      <w:divBdr>
        <w:top w:val="none" w:sz="0" w:space="0" w:color="auto"/>
        <w:left w:val="none" w:sz="0" w:space="0" w:color="auto"/>
        <w:bottom w:val="none" w:sz="0" w:space="0" w:color="auto"/>
        <w:right w:val="none" w:sz="0" w:space="0" w:color="auto"/>
      </w:divBdr>
    </w:div>
    <w:div w:id="761529311">
      <w:marLeft w:val="640"/>
      <w:marRight w:val="0"/>
      <w:marTop w:val="0"/>
      <w:marBottom w:val="0"/>
      <w:divBdr>
        <w:top w:val="none" w:sz="0" w:space="0" w:color="auto"/>
        <w:left w:val="none" w:sz="0" w:space="0" w:color="auto"/>
        <w:bottom w:val="none" w:sz="0" w:space="0" w:color="auto"/>
        <w:right w:val="none" w:sz="0" w:space="0" w:color="auto"/>
      </w:divBdr>
    </w:div>
    <w:div w:id="761681800">
      <w:marLeft w:val="640"/>
      <w:marRight w:val="0"/>
      <w:marTop w:val="0"/>
      <w:marBottom w:val="0"/>
      <w:divBdr>
        <w:top w:val="none" w:sz="0" w:space="0" w:color="auto"/>
        <w:left w:val="none" w:sz="0" w:space="0" w:color="auto"/>
        <w:bottom w:val="none" w:sz="0" w:space="0" w:color="auto"/>
        <w:right w:val="none" w:sz="0" w:space="0" w:color="auto"/>
      </w:divBdr>
    </w:div>
    <w:div w:id="761686406">
      <w:marLeft w:val="640"/>
      <w:marRight w:val="0"/>
      <w:marTop w:val="0"/>
      <w:marBottom w:val="0"/>
      <w:divBdr>
        <w:top w:val="none" w:sz="0" w:space="0" w:color="auto"/>
        <w:left w:val="none" w:sz="0" w:space="0" w:color="auto"/>
        <w:bottom w:val="none" w:sz="0" w:space="0" w:color="auto"/>
        <w:right w:val="none" w:sz="0" w:space="0" w:color="auto"/>
      </w:divBdr>
    </w:div>
    <w:div w:id="761754578">
      <w:marLeft w:val="640"/>
      <w:marRight w:val="0"/>
      <w:marTop w:val="0"/>
      <w:marBottom w:val="0"/>
      <w:divBdr>
        <w:top w:val="none" w:sz="0" w:space="0" w:color="auto"/>
        <w:left w:val="none" w:sz="0" w:space="0" w:color="auto"/>
        <w:bottom w:val="none" w:sz="0" w:space="0" w:color="auto"/>
        <w:right w:val="none" w:sz="0" w:space="0" w:color="auto"/>
      </w:divBdr>
    </w:div>
    <w:div w:id="761879958">
      <w:marLeft w:val="640"/>
      <w:marRight w:val="0"/>
      <w:marTop w:val="0"/>
      <w:marBottom w:val="0"/>
      <w:divBdr>
        <w:top w:val="none" w:sz="0" w:space="0" w:color="auto"/>
        <w:left w:val="none" w:sz="0" w:space="0" w:color="auto"/>
        <w:bottom w:val="none" w:sz="0" w:space="0" w:color="auto"/>
        <w:right w:val="none" w:sz="0" w:space="0" w:color="auto"/>
      </w:divBdr>
    </w:div>
    <w:div w:id="761881533">
      <w:marLeft w:val="640"/>
      <w:marRight w:val="0"/>
      <w:marTop w:val="0"/>
      <w:marBottom w:val="0"/>
      <w:divBdr>
        <w:top w:val="none" w:sz="0" w:space="0" w:color="auto"/>
        <w:left w:val="none" w:sz="0" w:space="0" w:color="auto"/>
        <w:bottom w:val="none" w:sz="0" w:space="0" w:color="auto"/>
        <w:right w:val="none" w:sz="0" w:space="0" w:color="auto"/>
      </w:divBdr>
    </w:div>
    <w:div w:id="761995602">
      <w:marLeft w:val="640"/>
      <w:marRight w:val="0"/>
      <w:marTop w:val="0"/>
      <w:marBottom w:val="0"/>
      <w:divBdr>
        <w:top w:val="none" w:sz="0" w:space="0" w:color="auto"/>
        <w:left w:val="none" w:sz="0" w:space="0" w:color="auto"/>
        <w:bottom w:val="none" w:sz="0" w:space="0" w:color="auto"/>
        <w:right w:val="none" w:sz="0" w:space="0" w:color="auto"/>
      </w:divBdr>
    </w:div>
    <w:div w:id="762067697">
      <w:marLeft w:val="640"/>
      <w:marRight w:val="0"/>
      <w:marTop w:val="0"/>
      <w:marBottom w:val="0"/>
      <w:divBdr>
        <w:top w:val="none" w:sz="0" w:space="0" w:color="auto"/>
        <w:left w:val="none" w:sz="0" w:space="0" w:color="auto"/>
        <w:bottom w:val="none" w:sz="0" w:space="0" w:color="auto"/>
        <w:right w:val="none" w:sz="0" w:space="0" w:color="auto"/>
      </w:divBdr>
    </w:div>
    <w:div w:id="762146648">
      <w:marLeft w:val="640"/>
      <w:marRight w:val="0"/>
      <w:marTop w:val="0"/>
      <w:marBottom w:val="0"/>
      <w:divBdr>
        <w:top w:val="none" w:sz="0" w:space="0" w:color="auto"/>
        <w:left w:val="none" w:sz="0" w:space="0" w:color="auto"/>
        <w:bottom w:val="none" w:sz="0" w:space="0" w:color="auto"/>
        <w:right w:val="none" w:sz="0" w:space="0" w:color="auto"/>
      </w:divBdr>
    </w:div>
    <w:div w:id="762184016">
      <w:marLeft w:val="640"/>
      <w:marRight w:val="0"/>
      <w:marTop w:val="0"/>
      <w:marBottom w:val="0"/>
      <w:divBdr>
        <w:top w:val="none" w:sz="0" w:space="0" w:color="auto"/>
        <w:left w:val="none" w:sz="0" w:space="0" w:color="auto"/>
        <w:bottom w:val="none" w:sz="0" w:space="0" w:color="auto"/>
        <w:right w:val="none" w:sz="0" w:space="0" w:color="auto"/>
      </w:divBdr>
    </w:div>
    <w:div w:id="762186848">
      <w:marLeft w:val="640"/>
      <w:marRight w:val="0"/>
      <w:marTop w:val="0"/>
      <w:marBottom w:val="0"/>
      <w:divBdr>
        <w:top w:val="none" w:sz="0" w:space="0" w:color="auto"/>
        <w:left w:val="none" w:sz="0" w:space="0" w:color="auto"/>
        <w:bottom w:val="none" w:sz="0" w:space="0" w:color="auto"/>
        <w:right w:val="none" w:sz="0" w:space="0" w:color="auto"/>
      </w:divBdr>
    </w:div>
    <w:div w:id="762384379">
      <w:marLeft w:val="640"/>
      <w:marRight w:val="0"/>
      <w:marTop w:val="0"/>
      <w:marBottom w:val="0"/>
      <w:divBdr>
        <w:top w:val="none" w:sz="0" w:space="0" w:color="auto"/>
        <w:left w:val="none" w:sz="0" w:space="0" w:color="auto"/>
        <w:bottom w:val="none" w:sz="0" w:space="0" w:color="auto"/>
        <w:right w:val="none" w:sz="0" w:space="0" w:color="auto"/>
      </w:divBdr>
    </w:div>
    <w:div w:id="762385351">
      <w:marLeft w:val="640"/>
      <w:marRight w:val="0"/>
      <w:marTop w:val="0"/>
      <w:marBottom w:val="0"/>
      <w:divBdr>
        <w:top w:val="none" w:sz="0" w:space="0" w:color="auto"/>
        <w:left w:val="none" w:sz="0" w:space="0" w:color="auto"/>
        <w:bottom w:val="none" w:sz="0" w:space="0" w:color="auto"/>
        <w:right w:val="none" w:sz="0" w:space="0" w:color="auto"/>
      </w:divBdr>
    </w:div>
    <w:div w:id="762577350">
      <w:marLeft w:val="640"/>
      <w:marRight w:val="0"/>
      <w:marTop w:val="0"/>
      <w:marBottom w:val="0"/>
      <w:divBdr>
        <w:top w:val="none" w:sz="0" w:space="0" w:color="auto"/>
        <w:left w:val="none" w:sz="0" w:space="0" w:color="auto"/>
        <w:bottom w:val="none" w:sz="0" w:space="0" w:color="auto"/>
        <w:right w:val="none" w:sz="0" w:space="0" w:color="auto"/>
      </w:divBdr>
    </w:div>
    <w:div w:id="762724251">
      <w:marLeft w:val="640"/>
      <w:marRight w:val="0"/>
      <w:marTop w:val="0"/>
      <w:marBottom w:val="0"/>
      <w:divBdr>
        <w:top w:val="none" w:sz="0" w:space="0" w:color="auto"/>
        <w:left w:val="none" w:sz="0" w:space="0" w:color="auto"/>
        <w:bottom w:val="none" w:sz="0" w:space="0" w:color="auto"/>
        <w:right w:val="none" w:sz="0" w:space="0" w:color="auto"/>
      </w:divBdr>
    </w:div>
    <w:div w:id="762802579">
      <w:marLeft w:val="640"/>
      <w:marRight w:val="0"/>
      <w:marTop w:val="0"/>
      <w:marBottom w:val="0"/>
      <w:divBdr>
        <w:top w:val="none" w:sz="0" w:space="0" w:color="auto"/>
        <w:left w:val="none" w:sz="0" w:space="0" w:color="auto"/>
        <w:bottom w:val="none" w:sz="0" w:space="0" w:color="auto"/>
        <w:right w:val="none" w:sz="0" w:space="0" w:color="auto"/>
      </w:divBdr>
    </w:div>
    <w:div w:id="762839845">
      <w:marLeft w:val="640"/>
      <w:marRight w:val="0"/>
      <w:marTop w:val="0"/>
      <w:marBottom w:val="0"/>
      <w:divBdr>
        <w:top w:val="none" w:sz="0" w:space="0" w:color="auto"/>
        <w:left w:val="none" w:sz="0" w:space="0" w:color="auto"/>
        <w:bottom w:val="none" w:sz="0" w:space="0" w:color="auto"/>
        <w:right w:val="none" w:sz="0" w:space="0" w:color="auto"/>
      </w:divBdr>
    </w:div>
    <w:div w:id="762922919">
      <w:marLeft w:val="640"/>
      <w:marRight w:val="0"/>
      <w:marTop w:val="0"/>
      <w:marBottom w:val="0"/>
      <w:divBdr>
        <w:top w:val="none" w:sz="0" w:space="0" w:color="auto"/>
        <w:left w:val="none" w:sz="0" w:space="0" w:color="auto"/>
        <w:bottom w:val="none" w:sz="0" w:space="0" w:color="auto"/>
        <w:right w:val="none" w:sz="0" w:space="0" w:color="auto"/>
      </w:divBdr>
    </w:div>
    <w:div w:id="762998243">
      <w:marLeft w:val="640"/>
      <w:marRight w:val="0"/>
      <w:marTop w:val="0"/>
      <w:marBottom w:val="0"/>
      <w:divBdr>
        <w:top w:val="none" w:sz="0" w:space="0" w:color="auto"/>
        <w:left w:val="none" w:sz="0" w:space="0" w:color="auto"/>
        <w:bottom w:val="none" w:sz="0" w:space="0" w:color="auto"/>
        <w:right w:val="none" w:sz="0" w:space="0" w:color="auto"/>
      </w:divBdr>
    </w:div>
    <w:div w:id="763116647">
      <w:marLeft w:val="640"/>
      <w:marRight w:val="0"/>
      <w:marTop w:val="0"/>
      <w:marBottom w:val="0"/>
      <w:divBdr>
        <w:top w:val="none" w:sz="0" w:space="0" w:color="auto"/>
        <w:left w:val="none" w:sz="0" w:space="0" w:color="auto"/>
        <w:bottom w:val="none" w:sz="0" w:space="0" w:color="auto"/>
        <w:right w:val="none" w:sz="0" w:space="0" w:color="auto"/>
      </w:divBdr>
    </w:div>
    <w:div w:id="763187039">
      <w:marLeft w:val="640"/>
      <w:marRight w:val="0"/>
      <w:marTop w:val="0"/>
      <w:marBottom w:val="0"/>
      <w:divBdr>
        <w:top w:val="none" w:sz="0" w:space="0" w:color="auto"/>
        <w:left w:val="none" w:sz="0" w:space="0" w:color="auto"/>
        <w:bottom w:val="none" w:sz="0" w:space="0" w:color="auto"/>
        <w:right w:val="none" w:sz="0" w:space="0" w:color="auto"/>
      </w:divBdr>
    </w:div>
    <w:div w:id="763189473">
      <w:marLeft w:val="640"/>
      <w:marRight w:val="0"/>
      <w:marTop w:val="0"/>
      <w:marBottom w:val="0"/>
      <w:divBdr>
        <w:top w:val="none" w:sz="0" w:space="0" w:color="auto"/>
        <w:left w:val="none" w:sz="0" w:space="0" w:color="auto"/>
        <w:bottom w:val="none" w:sz="0" w:space="0" w:color="auto"/>
        <w:right w:val="none" w:sz="0" w:space="0" w:color="auto"/>
      </w:divBdr>
    </w:div>
    <w:div w:id="763189510">
      <w:marLeft w:val="640"/>
      <w:marRight w:val="0"/>
      <w:marTop w:val="0"/>
      <w:marBottom w:val="0"/>
      <w:divBdr>
        <w:top w:val="none" w:sz="0" w:space="0" w:color="auto"/>
        <w:left w:val="none" w:sz="0" w:space="0" w:color="auto"/>
        <w:bottom w:val="none" w:sz="0" w:space="0" w:color="auto"/>
        <w:right w:val="none" w:sz="0" w:space="0" w:color="auto"/>
      </w:divBdr>
    </w:div>
    <w:div w:id="763383342">
      <w:marLeft w:val="640"/>
      <w:marRight w:val="0"/>
      <w:marTop w:val="0"/>
      <w:marBottom w:val="0"/>
      <w:divBdr>
        <w:top w:val="none" w:sz="0" w:space="0" w:color="auto"/>
        <w:left w:val="none" w:sz="0" w:space="0" w:color="auto"/>
        <w:bottom w:val="none" w:sz="0" w:space="0" w:color="auto"/>
        <w:right w:val="none" w:sz="0" w:space="0" w:color="auto"/>
      </w:divBdr>
    </w:div>
    <w:div w:id="763451335">
      <w:marLeft w:val="640"/>
      <w:marRight w:val="0"/>
      <w:marTop w:val="0"/>
      <w:marBottom w:val="0"/>
      <w:divBdr>
        <w:top w:val="none" w:sz="0" w:space="0" w:color="auto"/>
        <w:left w:val="none" w:sz="0" w:space="0" w:color="auto"/>
        <w:bottom w:val="none" w:sz="0" w:space="0" w:color="auto"/>
        <w:right w:val="none" w:sz="0" w:space="0" w:color="auto"/>
      </w:divBdr>
    </w:div>
    <w:div w:id="763501844">
      <w:marLeft w:val="640"/>
      <w:marRight w:val="0"/>
      <w:marTop w:val="0"/>
      <w:marBottom w:val="0"/>
      <w:divBdr>
        <w:top w:val="none" w:sz="0" w:space="0" w:color="auto"/>
        <w:left w:val="none" w:sz="0" w:space="0" w:color="auto"/>
        <w:bottom w:val="none" w:sz="0" w:space="0" w:color="auto"/>
        <w:right w:val="none" w:sz="0" w:space="0" w:color="auto"/>
      </w:divBdr>
    </w:div>
    <w:div w:id="763577831">
      <w:marLeft w:val="640"/>
      <w:marRight w:val="0"/>
      <w:marTop w:val="0"/>
      <w:marBottom w:val="0"/>
      <w:divBdr>
        <w:top w:val="none" w:sz="0" w:space="0" w:color="auto"/>
        <w:left w:val="none" w:sz="0" w:space="0" w:color="auto"/>
        <w:bottom w:val="none" w:sz="0" w:space="0" w:color="auto"/>
        <w:right w:val="none" w:sz="0" w:space="0" w:color="auto"/>
      </w:divBdr>
    </w:div>
    <w:div w:id="763649658">
      <w:marLeft w:val="640"/>
      <w:marRight w:val="0"/>
      <w:marTop w:val="0"/>
      <w:marBottom w:val="0"/>
      <w:divBdr>
        <w:top w:val="none" w:sz="0" w:space="0" w:color="auto"/>
        <w:left w:val="none" w:sz="0" w:space="0" w:color="auto"/>
        <w:bottom w:val="none" w:sz="0" w:space="0" w:color="auto"/>
        <w:right w:val="none" w:sz="0" w:space="0" w:color="auto"/>
      </w:divBdr>
    </w:div>
    <w:div w:id="763719966">
      <w:marLeft w:val="640"/>
      <w:marRight w:val="0"/>
      <w:marTop w:val="0"/>
      <w:marBottom w:val="0"/>
      <w:divBdr>
        <w:top w:val="none" w:sz="0" w:space="0" w:color="auto"/>
        <w:left w:val="none" w:sz="0" w:space="0" w:color="auto"/>
        <w:bottom w:val="none" w:sz="0" w:space="0" w:color="auto"/>
        <w:right w:val="none" w:sz="0" w:space="0" w:color="auto"/>
      </w:divBdr>
    </w:div>
    <w:div w:id="763764794">
      <w:marLeft w:val="640"/>
      <w:marRight w:val="0"/>
      <w:marTop w:val="0"/>
      <w:marBottom w:val="0"/>
      <w:divBdr>
        <w:top w:val="none" w:sz="0" w:space="0" w:color="auto"/>
        <w:left w:val="none" w:sz="0" w:space="0" w:color="auto"/>
        <w:bottom w:val="none" w:sz="0" w:space="0" w:color="auto"/>
        <w:right w:val="none" w:sz="0" w:space="0" w:color="auto"/>
      </w:divBdr>
    </w:div>
    <w:div w:id="763768326">
      <w:marLeft w:val="640"/>
      <w:marRight w:val="0"/>
      <w:marTop w:val="0"/>
      <w:marBottom w:val="0"/>
      <w:divBdr>
        <w:top w:val="none" w:sz="0" w:space="0" w:color="auto"/>
        <w:left w:val="none" w:sz="0" w:space="0" w:color="auto"/>
        <w:bottom w:val="none" w:sz="0" w:space="0" w:color="auto"/>
        <w:right w:val="none" w:sz="0" w:space="0" w:color="auto"/>
      </w:divBdr>
    </w:div>
    <w:div w:id="763839219">
      <w:marLeft w:val="640"/>
      <w:marRight w:val="0"/>
      <w:marTop w:val="0"/>
      <w:marBottom w:val="0"/>
      <w:divBdr>
        <w:top w:val="none" w:sz="0" w:space="0" w:color="auto"/>
        <w:left w:val="none" w:sz="0" w:space="0" w:color="auto"/>
        <w:bottom w:val="none" w:sz="0" w:space="0" w:color="auto"/>
        <w:right w:val="none" w:sz="0" w:space="0" w:color="auto"/>
      </w:divBdr>
    </w:div>
    <w:div w:id="763914261">
      <w:marLeft w:val="640"/>
      <w:marRight w:val="0"/>
      <w:marTop w:val="0"/>
      <w:marBottom w:val="0"/>
      <w:divBdr>
        <w:top w:val="none" w:sz="0" w:space="0" w:color="auto"/>
        <w:left w:val="none" w:sz="0" w:space="0" w:color="auto"/>
        <w:bottom w:val="none" w:sz="0" w:space="0" w:color="auto"/>
        <w:right w:val="none" w:sz="0" w:space="0" w:color="auto"/>
      </w:divBdr>
    </w:div>
    <w:div w:id="763958792">
      <w:marLeft w:val="640"/>
      <w:marRight w:val="0"/>
      <w:marTop w:val="0"/>
      <w:marBottom w:val="0"/>
      <w:divBdr>
        <w:top w:val="none" w:sz="0" w:space="0" w:color="auto"/>
        <w:left w:val="none" w:sz="0" w:space="0" w:color="auto"/>
        <w:bottom w:val="none" w:sz="0" w:space="0" w:color="auto"/>
        <w:right w:val="none" w:sz="0" w:space="0" w:color="auto"/>
      </w:divBdr>
    </w:div>
    <w:div w:id="764037921">
      <w:marLeft w:val="640"/>
      <w:marRight w:val="0"/>
      <w:marTop w:val="0"/>
      <w:marBottom w:val="0"/>
      <w:divBdr>
        <w:top w:val="none" w:sz="0" w:space="0" w:color="auto"/>
        <w:left w:val="none" w:sz="0" w:space="0" w:color="auto"/>
        <w:bottom w:val="none" w:sz="0" w:space="0" w:color="auto"/>
        <w:right w:val="none" w:sz="0" w:space="0" w:color="auto"/>
      </w:divBdr>
    </w:div>
    <w:div w:id="764112969">
      <w:marLeft w:val="640"/>
      <w:marRight w:val="0"/>
      <w:marTop w:val="0"/>
      <w:marBottom w:val="0"/>
      <w:divBdr>
        <w:top w:val="none" w:sz="0" w:space="0" w:color="auto"/>
        <w:left w:val="none" w:sz="0" w:space="0" w:color="auto"/>
        <w:bottom w:val="none" w:sz="0" w:space="0" w:color="auto"/>
        <w:right w:val="none" w:sz="0" w:space="0" w:color="auto"/>
      </w:divBdr>
    </w:div>
    <w:div w:id="764114188">
      <w:marLeft w:val="640"/>
      <w:marRight w:val="0"/>
      <w:marTop w:val="0"/>
      <w:marBottom w:val="0"/>
      <w:divBdr>
        <w:top w:val="none" w:sz="0" w:space="0" w:color="auto"/>
        <w:left w:val="none" w:sz="0" w:space="0" w:color="auto"/>
        <w:bottom w:val="none" w:sz="0" w:space="0" w:color="auto"/>
        <w:right w:val="none" w:sz="0" w:space="0" w:color="auto"/>
      </w:divBdr>
    </w:div>
    <w:div w:id="764421681">
      <w:marLeft w:val="640"/>
      <w:marRight w:val="0"/>
      <w:marTop w:val="0"/>
      <w:marBottom w:val="0"/>
      <w:divBdr>
        <w:top w:val="none" w:sz="0" w:space="0" w:color="auto"/>
        <w:left w:val="none" w:sz="0" w:space="0" w:color="auto"/>
        <w:bottom w:val="none" w:sz="0" w:space="0" w:color="auto"/>
        <w:right w:val="none" w:sz="0" w:space="0" w:color="auto"/>
      </w:divBdr>
    </w:div>
    <w:div w:id="764498596">
      <w:marLeft w:val="640"/>
      <w:marRight w:val="0"/>
      <w:marTop w:val="0"/>
      <w:marBottom w:val="0"/>
      <w:divBdr>
        <w:top w:val="none" w:sz="0" w:space="0" w:color="auto"/>
        <w:left w:val="none" w:sz="0" w:space="0" w:color="auto"/>
        <w:bottom w:val="none" w:sz="0" w:space="0" w:color="auto"/>
        <w:right w:val="none" w:sz="0" w:space="0" w:color="auto"/>
      </w:divBdr>
    </w:div>
    <w:div w:id="764500565">
      <w:marLeft w:val="640"/>
      <w:marRight w:val="0"/>
      <w:marTop w:val="0"/>
      <w:marBottom w:val="0"/>
      <w:divBdr>
        <w:top w:val="none" w:sz="0" w:space="0" w:color="auto"/>
        <w:left w:val="none" w:sz="0" w:space="0" w:color="auto"/>
        <w:bottom w:val="none" w:sz="0" w:space="0" w:color="auto"/>
        <w:right w:val="none" w:sz="0" w:space="0" w:color="auto"/>
      </w:divBdr>
    </w:div>
    <w:div w:id="764501538">
      <w:marLeft w:val="640"/>
      <w:marRight w:val="0"/>
      <w:marTop w:val="0"/>
      <w:marBottom w:val="0"/>
      <w:divBdr>
        <w:top w:val="none" w:sz="0" w:space="0" w:color="auto"/>
        <w:left w:val="none" w:sz="0" w:space="0" w:color="auto"/>
        <w:bottom w:val="none" w:sz="0" w:space="0" w:color="auto"/>
        <w:right w:val="none" w:sz="0" w:space="0" w:color="auto"/>
      </w:divBdr>
    </w:div>
    <w:div w:id="764573025">
      <w:marLeft w:val="640"/>
      <w:marRight w:val="0"/>
      <w:marTop w:val="0"/>
      <w:marBottom w:val="0"/>
      <w:divBdr>
        <w:top w:val="none" w:sz="0" w:space="0" w:color="auto"/>
        <w:left w:val="none" w:sz="0" w:space="0" w:color="auto"/>
        <w:bottom w:val="none" w:sz="0" w:space="0" w:color="auto"/>
        <w:right w:val="none" w:sz="0" w:space="0" w:color="auto"/>
      </w:divBdr>
    </w:div>
    <w:div w:id="764611785">
      <w:marLeft w:val="640"/>
      <w:marRight w:val="0"/>
      <w:marTop w:val="0"/>
      <w:marBottom w:val="0"/>
      <w:divBdr>
        <w:top w:val="none" w:sz="0" w:space="0" w:color="auto"/>
        <w:left w:val="none" w:sz="0" w:space="0" w:color="auto"/>
        <w:bottom w:val="none" w:sz="0" w:space="0" w:color="auto"/>
        <w:right w:val="none" w:sz="0" w:space="0" w:color="auto"/>
      </w:divBdr>
    </w:div>
    <w:div w:id="764611982">
      <w:marLeft w:val="640"/>
      <w:marRight w:val="0"/>
      <w:marTop w:val="0"/>
      <w:marBottom w:val="0"/>
      <w:divBdr>
        <w:top w:val="none" w:sz="0" w:space="0" w:color="auto"/>
        <w:left w:val="none" w:sz="0" w:space="0" w:color="auto"/>
        <w:bottom w:val="none" w:sz="0" w:space="0" w:color="auto"/>
        <w:right w:val="none" w:sz="0" w:space="0" w:color="auto"/>
      </w:divBdr>
    </w:div>
    <w:div w:id="764769279">
      <w:marLeft w:val="640"/>
      <w:marRight w:val="0"/>
      <w:marTop w:val="0"/>
      <w:marBottom w:val="0"/>
      <w:divBdr>
        <w:top w:val="none" w:sz="0" w:space="0" w:color="auto"/>
        <w:left w:val="none" w:sz="0" w:space="0" w:color="auto"/>
        <w:bottom w:val="none" w:sz="0" w:space="0" w:color="auto"/>
        <w:right w:val="none" w:sz="0" w:space="0" w:color="auto"/>
      </w:divBdr>
    </w:div>
    <w:div w:id="764808136">
      <w:marLeft w:val="640"/>
      <w:marRight w:val="0"/>
      <w:marTop w:val="0"/>
      <w:marBottom w:val="0"/>
      <w:divBdr>
        <w:top w:val="none" w:sz="0" w:space="0" w:color="auto"/>
        <w:left w:val="none" w:sz="0" w:space="0" w:color="auto"/>
        <w:bottom w:val="none" w:sz="0" w:space="0" w:color="auto"/>
        <w:right w:val="none" w:sz="0" w:space="0" w:color="auto"/>
      </w:divBdr>
    </w:div>
    <w:div w:id="764808771">
      <w:marLeft w:val="640"/>
      <w:marRight w:val="0"/>
      <w:marTop w:val="0"/>
      <w:marBottom w:val="0"/>
      <w:divBdr>
        <w:top w:val="none" w:sz="0" w:space="0" w:color="auto"/>
        <w:left w:val="none" w:sz="0" w:space="0" w:color="auto"/>
        <w:bottom w:val="none" w:sz="0" w:space="0" w:color="auto"/>
        <w:right w:val="none" w:sz="0" w:space="0" w:color="auto"/>
      </w:divBdr>
    </w:div>
    <w:div w:id="764881176">
      <w:marLeft w:val="640"/>
      <w:marRight w:val="0"/>
      <w:marTop w:val="0"/>
      <w:marBottom w:val="0"/>
      <w:divBdr>
        <w:top w:val="none" w:sz="0" w:space="0" w:color="auto"/>
        <w:left w:val="none" w:sz="0" w:space="0" w:color="auto"/>
        <w:bottom w:val="none" w:sz="0" w:space="0" w:color="auto"/>
        <w:right w:val="none" w:sz="0" w:space="0" w:color="auto"/>
      </w:divBdr>
    </w:div>
    <w:div w:id="764885892">
      <w:marLeft w:val="640"/>
      <w:marRight w:val="0"/>
      <w:marTop w:val="0"/>
      <w:marBottom w:val="0"/>
      <w:divBdr>
        <w:top w:val="none" w:sz="0" w:space="0" w:color="auto"/>
        <w:left w:val="none" w:sz="0" w:space="0" w:color="auto"/>
        <w:bottom w:val="none" w:sz="0" w:space="0" w:color="auto"/>
        <w:right w:val="none" w:sz="0" w:space="0" w:color="auto"/>
      </w:divBdr>
    </w:div>
    <w:div w:id="764887864">
      <w:marLeft w:val="640"/>
      <w:marRight w:val="0"/>
      <w:marTop w:val="0"/>
      <w:marBottom w:val="0"/>
      <w:divBdr>
        <w:top w:val="none" w:sz="0" w:space="0" w:color="auto"/>
        <w:left w:val="none" w:sz="0" w:space="0" w:color="auto"/>
        <w:bottom w:val="none" w:sz="0" w:space="0" w:color="auto"/>
        <w:right w:val="none" w:sz="0" w:space="0" w:color="auto"/>
      </w:divBdr>
    </w:div>
    <w:div w:id="764962735">
      <w:marLeft w:val="640"/>
      <w:marRight w:val="0"/>
      <w:marTop w:val="0"/>
      <w:marBottom w:val="0"/>
      <w:divBdr>
        <w:top w:val="none" w:sz="0" w:space="0" w:color="auto"/>
        <w:left w:val="none" w:sz="0" w:space="0" w:color="auto"/>
        <w:bottom w:val="none" w:sz="0" w:space="0" w:color="auto"/>
        <w:right w:val="none" w:sz="0" w:space="0" w:color="auto"/>
      </w:divBdr>
    </w:div>
    <w:div w:id="765003367">
      <w:marLeft w:val="640"/>
      <w:marRight w:val="0"/>
      <w:marTop w:val="0"/>
      <w:marBottom w:val="0"/>
      <w:divBdr>
        <w:top w:val="none" w:sz="0" w:space="0" w:color="auto"/>
        <w:left w:val="none" w:sz="0" w:space="0" w:color="auto"/>
        <w:bottom w:val="none" w:sz="0" w:space="0" w:color="auto"/>
        <w:right w:val="none" w:sz="0" w:space="0" w:color="auto"/>
      </w:divBdr>
    </w:div>
    <w:div w:id="765006809">
      <w:marLeft w:val="640"/>
      <w:marRight w:val="0"/>
      <w:marTop w:val="0"/>
      <w:marBottom w:val="0"/>
      <w:divBdr>
        <w:top w:val="none" w:sz="0" w:space="0" w:color="auto"/>
        <w:left w:val="none" w:sz="0" w:space="0" w:color="auto"/>
        <w:bottom w:val="none" w:sz="0" w:space="0" w:color="auto"/>
        <w:right w:val="none" w:sz="0" w:space="0" w:color="auto"/>
      </w:divBdr>
    </w:div>
    <w:div w:id="765273002">
      <w:marLeft w:val="640"/>
      <w:marRight w:val="0"/>
      <w:marTop w:val="0"/>
      <w:marBottom w:val="0"/>
      <w:divBdr>
        <w:top w:val="none" w:sz="0" w:space="0" w:color="auto"/>
        <w:left w:val="none" w:sz="0" w:space="0" w:color="auto"/>
        <w:bottom w:val="none" w:sz="0" w:space="0" w:color="auto"/>
        <w:right w:val="none" w:sz="0" w:space="0" w:color="auto"/>
      </w:divBdr>
    </w:div>
    <w:div w:id="765344448">
      <w:marLeft w:val="640"/>
      <w:marRight w:val="0"/>
      <w:marTop w:val="0"/>
      <w:marBottom w:val="0"/>
      <w:divBdr>
        <w:top w:val="none" w:sz="0" w:space="0" w:color="auto"/>
        <w:left w:val="none" w:sz="0" w:space="0" w:color="auto"/>
        <w:bottom w:val="none" w:sz="0" w:space="0" w:color="auto"/>
        <w:right w:val="none" w:sz="0" w:space="0" w:color="auto"/>
      </w:divBdr>
    </w:div>
    <w:div w:id="765418913">
      <w:marLeft w:val="640"/>
      <w:marRight w:val="0"/>
      <w:marTop w:val="0"/>
      <w:marBottom w:val="0"/>
      <w:divBdr>
        <w:top w:val="none" w:sz="0" w:space="0" w:color="auto"/>
        <w:left w:val="none" w:sz="0" w:space="0" w:color="auto"/>
        <w:bottom w:val="none" w:sz="0" w:space="0" w:color="auto"/>
        <w:right w:val="none" w:sz="0" w:space="0" w:color="auto"/>
      </w:divBdr>
    </w:div>
    <w:div w:id="765422311">
      <w:marLeft w:val="640"/>
      <w:marRight w:val="0"/>
      <w:marTop w:val="0"/>
      <w:marBottom w:val="0"/>
      <w:divBdr>
        <w:top w:val="none" w:sz="0" w:space="0" w:color="auto"/>
        <w:left w:val="none" w:sz="0" w:space="0" w:color="auto"/>
        <w:bottom w:val="none" w:sz="0" w:space="0" w:color="auto"/>
        <w:right w:val="none" w:sz="0" w:space="0" w:color="auto"/>
      </w:divBdr>
    </w:div>
    <w:div w:id="765425515">
      <w:marLeft w:val="640"/>
      <w:marRight w:val="0"/>
      <w:marTop w:val="0"/>
      <w:marBottom w:val="0"/>
      <w:divBdr>
        <w:top w:val="none" w:sz="0" w:space="0" w:color="auto"/>
        <w:left w:val="none" w:sz="0" w:space="0" w:color="auto"/>
        <w:bottom w:val="none" w:sz="0" w:space="0" w:color="auto"/>
        <w:right w:val="none" w:sz="0" w:space="0" w:color="auto"/>
      </w:divBdr>
    </w:div>
    <w:div w:id="765462973">
      <w:marLeft w:val="640"/>
      <w:marRight w:val="0"/>
      <w:marTop w:val="0"/>
      <w:marBottom w:val="0"/>
      <w:divBdr>
        <w:top w:val="none" w:sz="0" w:space="0" w:color="auto"/>
        <w:left w:val="none" w:sz="0" w:space="0" w:color="auto"/>
        <w:bottom w:val="none" w:sz="0" w:space="0" w:color="auto"/>
        <w:right w:val="none" w:sz="0" w:space="0" w:color="auto"/>
      </w:divBdr>
    </w:div>
    <w:div w:id="765540368">
      <w:marLeft w:val="640"/>
      <w:marRight w:val="0"/>
      <w:marTop w:val="0"/>
      <w:marBottom w:val="0"/>
      <w:divBdr>
        <w:top w:val="none" w:sz="0" w:space="0" w:color="auto"/>
        <w:left w:val="none" w:sz="0" w:space="0" w:color="auto"/>
        <w:bottom w:val="none" w:sz="0" w:space="0" w:color="auto"/>
        <w:right w:val="none" w:sz="0" w:space="0" w:color="auto"/>
      </w:divBdr>
    </w:div>
    <w:div w:id="765543504">
      <w:marLeft w:val="640"/>
      <w:marRight w:val="0"/>
      <w:marTop w:val="0"/>
      <w:marBottom w:val="0"/>
      <w:divBdr>
        <w:top w:val="none" w:sz="0" w:space="0" w:color="auto"/>
        <w:left w:val="none" w:sz="0" w:space="0" w:color="auto"/>
        <w:bottom w:val="none" w:sz="0" w:space="0" w:color="auto"/>
        <w:right w:val="none" w:sz="0" w:space="0" w:color="auto"/>
      </w:divBdr>
    </w:div>
    <w:div w:id="765619744">
      <w:marLeft w:val="640"/>
      <w:marRight w:val="0"/>
      <w:marTop w:val="0"/>
      <w:marBottom w:val="0"/>
      <w:divBdr>
        <w:top w:val="none" w:sz="0" w:space="0" w:color="auto"/>
        <w:left w:val="none" w:sz="0" w:space="0" w:color="auto"/>
        <w:bottom w:val="none" w:sz="0" w:space="0" w:color="auto"/>
        <w:right w:val="none" w:sz="0" w:space="0" w:color="auto"/>
      </w:divBdr>
    </w:div>
    <w:div w:id="765657521">
      <w:marLeft w:val="640"/>
      <w:marRight w:val="0"/>
      <w:marTop w:val="0"/>
      <w:marBottom w:val="0"/>
      <w:divBdr>
        <w:top w:val="none" w:sz="0" w:space="0" w:color="auto"/>
        <w:left w:val="none" w:sz="0" w:space="0" w:color="auto"/>
        <w:bottom w:val="none" w:sz="0" w:space="0" w:color="auto"/>
        <w:right w:val="none" w:sz="0" w:space="0" w:color="auto"/>
      </w:divBdr>
    </w:div>
    <w:div w:id="765731764">
      <w:marLeft w:val="640"/>
      <w:marRight w:val="0"/>
      <w:marTop w:val="0"/>
      <w:marBottom w:val="0"/>
      <w:divBdr>
        <w:top w:val="none" w:sz="0" w:space="0" w:color="auto"/>
        <w:left w:val="none" w:sz="0" w:space="0" w:color="auto"/>
        <w:bottom w:val="none" w:sz="0" w:space="0" w:color="auto"/>
        <w:right w:val="none" w:sz="0" w:space="0" w:color="auto"/>
      </w:divBdr>
    </w:div>
    <w:div w:id="765734907">
      <w:marLeft w:val="640"/>
      <w:marRight w:val="0"/>
      <w:marTop w:val="0"/>
      <w:marBottom w:val="0"/>
      <w:divBdr>
        <w:top w:val="none" w:sz="0" w:space="0" w:color="auto"/>
        <w:left w:val="none" w:sz="0" w:space="0" w:color="auto"/>
        <w:bottom w:val="none" w:sz="0" w:space="0" w:color="auto"/>
        <w:right w:val="none" w:sz="0" w:space="0" w:color="auto"/>
      </w:divBdr>
    </w:div>
    <w:div w:id="765804109">
      <w:marLeft w:val="640"/>
      <w:marRight w:val="0"/>
      <w:marTop w:val="0"/>
      <w:marBottom w:val="0"/>
      <w:divBdr>
        <w:top w:val="none" w:sz="0" w:space="0" w:color="auto"/>
        <w:left w:val="none" w:sz="0" w:space="0" w:color="auto"/>
        <w:bottom w:val="none" w:sz="0" w:space="0" w:color="auto"/>
        <w:right w:val="none" w:sz="0" w:space="0" w:color="auto"/>
      </w:divBdr>
    </w:div>
    <w:div w:id="765810320">
      <w:marLeft w:val="640"/>
      <w:marRight w:val="0"/>
      <w:marTop w:val="0"/>
      <w:marBottom w:val="0"/>
      <w:divBdr>
        <w:top w:val="none" w:sz="0" w:space="0" w:color="auto"/>
        <w:left w:val="none" w:sz="0" w:space="0" w:color="auto"/>
        <w:bottom w:val="none" w:sz="0" w:space="0" w:color="auto"/>
        <w:right w:val="none" w:sz="0" w:space="0" w:color="auto"/>
      </w:divBdr>
    </w:div>
    <w:div w:id="765810607">
      <w:marLeft w:val="640"/>
      <w:marRight w:val="0"/>
      <w:marTop w:val="0"/>
      <w:marBottom w:val="0"/>
      <w:divBdr>
        <w:top w:val="none" w:sz="0" w:space="0" w:color="auto"/>
        <w:left w:val="none" w:sz="0" w:space="0" w:color="auto"/>
        <w:bottom w:val="none" w:sz="0" w:space="0" w:color="auto"/>
        <w:right w:val="none" w:sz="0" w:space="0" w:color="auto"/>
      </w:divBdr>
    </w:div>
    <w:div w:id="765810618">
      <w:marLeft w:val="640"/>
      <w:marRight w:val="0"/>
      <w:marTop w:val="0"/>
      <w:marBottom w:val="0"/>
      <w:divBdr>
        <w:top w:val="none" w:sz="0" w:space="0" w:color="auto"/>
        <w:left w:val="none" w:sz="0" w:space="0" w:color="auto"/>
        <w:bottom w:val="none" w:sz="0" w:space="0" w:color="auto"/>
        <w:right w:val="none" w:sz="0" w:space="0" w:color="auto"/>
      </w:divBdr>
    </w:div>
    <w:div w:id="765879520">
      <w:marLeft w:val="640"/>
      <w:marRight w:val="0"/>
      <w:marTop w:val="0"/>
      <w:marBottom w:val="0"/>
      <w:divBdr>
        <w:top w:val="none" w:sz="0" w:space="0" w:color="auto"/>
        <w:left w:val="none" w:sz="0" w:space="0" w:color="auto"/>
        <w:bottom w:val="none" w:sz="0" w:space="0" w:color="auto"/>
        <w:right w:val="none" w:sz="0" w:space="0" w:color="auto"/>
      </w:divBdr>
    </w:div>
    <w:div w:id="765929752">
      <w:marLeft w:val="640"/>
      <w:marRight w:val="0"/>
      <w:marTop w:val="0"/>
      <w:marBottom w:val="0"/>
      <w:divBdr>
        <w:top w:val="none" w:sz="0" w:space="0" w:color="auto"/>
        <w:left w:val="none" w:sz="0" w:space="0" w:color="auto"/>
        <w:bottom w:val="none" w:sz="0" w:space="0" w:color="auto"/>
        <w:right w:val="none" w:sz="0" w:space="0" w:color="auto"/>
      </w:divBdr>
    </w:div>
    <w:div w:id="766000053">
      <w:marLeft w:val="640"/>
      <w:marRight w:val="0"/>
      <w:marTop w:val="0"/>
      <w:marBottom w:val="0"/>
      <w:divBdr>
        <w:top w:val="none" w:sz="0" w:space="0" w:color="auto"/>
        <w:left w:val="none" w:sz="0" w:space="0" w:color="auto"/>
        <w:bottom w:val="none" w:sz="0" w:space="0" w:color="auto"/>
        <w:right w:val="none" w:sz="0" w:space="0" w:color="auto"/>
      </w:divBdr>
    </w:div>
    <w:div w:id="766002486">
      <w:marLeft w:val="640"/>
      <w:marRight w:val="0"/>
      <w:marTop w:val="0"/>
      <w:marBottom w:val="0"/>
      <w:divBdr>
        <w:top w:val="none" w:sz="0" w:space="0" w:color="auto"/>
        <w:left w:val="none" w:sz="0" w:space="0" w:color="auto"/>
        <w:bottom w:val="none" w:sz="0" w:space="0" w:color="auto"/>
        <w:right w:val="none" w:sz="0" w:space="0" w:color="auto"/>
      </w:divBdr>
    </w:div>
    <w:div w:id="766072993">
      <w:marLeft w:val="640"/>
      <w:marRight w:val="0"/>
      <w:marTop w:val="0"/>
      <w:marBottom w:val="0"/>
      <w:divBdr>
        <w:top w:val="none" w:sz="0" w:space="0" w:color="auto"/>
        <w:left w:val="none" w:sz="0" w:space="0" w:color="auto"/>
        <w:bottom w:val="none" w:sz="0" w:space="0" w:color="auto"/>
        <w:right w:val="none" w:sz="0" w:space="0" w:color="auto"/>
      </w:divBdr>
    </w:div>
    <w:div w:id="766074575">
      <w:marLeft w:val="640"/>
      <w:marRight w:val="0"/>
      <w:marTop w:val="0"/>
      <w:marBottom w:val="0"/>
      <w:divBdr>
        <w:top w:val="none" w:sz="0" w:space="0" w:color="auto"/>
        <w:left w:val="none" w:sz="0" w:space="0" w:color="auto"/>
        <w:bottom w:val="none" w:sz="0" w:space="0" w:color="auto"/>
        <w:right w:val="none" w:sz="0" w:space="0" w:color="auto"/>
      </w:divBdr>
    </w:div>
    <w:div w:id="766080110">
      <w:marLeft w:val="640"/>
      <w:marRight w:val="0"/>
      <w:marTop w:val="0"/>
      <w:marBottom w:val="0"/>
      <w:divBdr>
        <w:top w:val="none" w:sz="0" w:space="0" w:color="auto"/>
        <w:left w:val="none" w:sz="0" w:space="0" w:color="auto"/>
        <w:bottom w:val="none" w:sz="0" w:space="0" w:color="auto"/>
        <w:right w:val="none" w:sz="0" w:space="0" w:color="auto"/>
      </w:divBdr>
    </w:div>
    <w:div w:id="766191818">
      <w:marLeft w:val="640"/>
      <w:marRight w:val="0"/>
      <w:marTop w:val="0"/>
      <w:marBottom w:val="0"/>
      <w:divBdr>
        <w:top w:val="none" w:sz="0" w:space="0" w:color="auto"/>
        <w:left w:val="none" w:sz="0" w:space="0" w:color="auto"/>
        <w:bottom w:val="none" w:sz="0" w:space="0" w:color="auto"/>
        <w:right w:val="none" w:sz="0" w:space="0" w:color="auto"/>
      </w:divBdr>
    </w:div>
    <w:div w:id="766274930">
      <w:marLeft w:val="640"/>
      <w:marRight w:val="0"/>
      <w:marTop w:val="0"/>
      <w:marBottom w:val="0"/>
      <w:divBdr>
        <w:top w:val="none" w:sz="0" w:space="0" w:color="auto"/>
        <w:left w:val="none" w:sz="0" w:space="0" w:color="auto"/>
        <w:bottom w:val="none" w:sz="0" w:space="0" w:color="auto"/>
        <w:right w:val="none" w:sz="0" w:space="0" w:color="auto"/>
      </w:divBdr>
    </w:div>
    <w:div w:id="766317197">
      <w:marLeft w:val="640"/>
      <w:marRight w:val="0"/>
      <w:marTop w:val="0"/>
      <w:marBottom w:val="0"/>
      <w:divBdr>
        <w:top w:val="none" w:sz="0" w:space="0" w:color="auto"/>
        <w:left w:val="none" w:sz="0" w:space="0" w:color="auto"/>
        <w:bottom w:val="none" w:sz="0" w:space="0" w:color="auto"/>
        <w:right w:val="none" w:sz="0" w:space="0" w:color="auto"/>
      </w:divBdr>
    </w:div>
    <w:div w:id="766345144">
      <w:marLeft w:val="640"/>
      <w:marRight w:val="0"/>
      <w:marTop w:val="0"/>
      <w:marBottom w:val="0"/>
      <w:divBdr>
        <w:top w:val="none" w:sz="0" w:space="0" w:color="auto"/>
        <w:left w:val="none" w:sz="0" w:space="0" w:color="auto"/>
        <w:bottom w:val="none" w:sz="0" w:space="0" w:color="auto"/>
        <w:right w:val="none" w:sz="0" w:space="0" w:color="auto"/>
      </w:divBdr>
    </w:div>
    <w:div w:id="766386566">
      <w:marLeft w:val="640"/>
      <w:marRight w:val="0"/>
      <w:marTop w:val="0"/>
      <w:marBottom w:val="0"/>
      <w:divBdr>
        <w:top w:val="none" w:sz="0" w:space="0" w:color="auto"/>
        <w:left w:val="none" w:sz="0" w:space="0" w:color="auto"/>
        <w:bottom w:val="none" w:sz="0" w:space="0" w:color="auto"/>
        <w:right w:val="none" w:sz="0" w:space="0" w:color="auto"/>
      </w:divBdr>
    </w:div>
    <w:div w:id="766539622">
      <w:marLeft w:val="640"/>
      <w:marRight w:val="0"/>
      <w:marTop w:val="0"/>
      <w:marBottom w:val="0"/>
      <w:divBdr>
        <w:top w:val="none" w:sz="0" w:space="0" w:color="auto"/>
        <w:left w:val="none" w:sz="0" w:space="0" w:color="auto"/>
        <w:bottom w:val="none" w:sz="0" w:space="0" w:color="auto"/>
        <w:right w:val="none" w:sz="0" w:space="0" w:color="auto"/>
      </w:divBdr>
    </w:div>
    <w:div w:id="766653211">
      <w:marLeft w:val="640"/>
      <w:marRight w:val="0"/>
      <w:marTop w:val="0"/>
      <w:marBottom w:val="0"/>
      <w:divBdr>
        <w:top w:val="none" w:sz="0" w:space="0" w:color="auto"/>
        <w:left w:val="none" w:sz="0" w:space="0" w:color="auto"/>
        <w:bottom w:val="none" w:sz="0" w:space="0" w:color="auto"/>
        <w:right w:val="none" w:sz="0" w:space="0" w:color="auto"/>
      </w:divBdr>
    </w:div>
    <w:div w:id="766773332">
      <w:marLeft w:val="640"/>
      <w:marRight w:val="0"/>
      <w:marTop w:val="0"/>
      <w:marBottom w:val="0"/>
      <w:divBdr>
        <w:top w:val="none" w:sz="0" w:space="0" w:color="auto"/>
        <w:left w:val="none" w:sz="0" w:space="0" w:color="auto"/>
        <w:bottom w:val="none" w:sz="0" w:space="0" w:color="auto"/>
        <w:right w:val="none" w:sz="0" w:space="0" w:color="auto"/>
      </w:divBdr>
    </w:div>
    <w:div w:id="766803335">
      <w:marLeft w:val="640"/>
      <w:marRight w:val="0"/>
      <w:marTop w:val="0"/>
      <w:marBottom w:val="0"/>
      <w:divBdr>
        <w:top w:val="none" w:sz="0" w:space="0" w:color="auto"/>
        <w:left w:val="none" w:sz="0" w:space="0" w:color="auto"/>
        <w:bottom w:val="none" w:sz="0" w:space="0" w:color="auto"/>
        <w:right w:val="none" w:sz="0" w:space="0" w:color="auto"/>
      </w:divBdr>
    </w:div>
    <w:div w:id="767042750">
      <w:marLeft w:val="640"/>
      <w:marRight w:val="0"/>
      <w:marTop w:val="0"/>
      <w:marBottom w:val="0"/>
      <w:divBdr>
        <w:top w:val="none" w:sz="0" w:space="0" w:color="auto"/>
        <w:left w:val="none" w:sz="0" w:space="0" w:color="auto"/>
        <w:bottom w:val="none" w:sz="0" w:space="0" w:color="auto"/>
        <w:right w:val="none" w:sz="0" w:space="0" w:color="auto"/>
      </w:divBdr>
    </w:div>
    <w:div w:id="767114961">
      <w:marLeft w:val="640"/>
      <w:marRight w:val="0"/>
      <w:marTop w:val="0"/>
      <w:marBottom w:val="0"/>
      <w:divBdr>
        <w:top w:val="none" w:sz="0" w:space="0" w:color="auto"/>
        <w:left w:val="none" w:sz="0" w:space="0" w:color="auto"/>
        <w:bottom w:val="none" w:sz="0" w:space="0" w:color="auto"/>
        <w:right w:val="none" w:sz="0" w:space="0" w:color="auto"/>
      </w:divBdr>
    </w:div>
    <w:div w:id="767116277">
      <w:marLeft w:val="640"/>
      <w:marRight w:val="0"/>
      <w:marTop w:val="0"/>
      <w:marBottom w:val="0"/>
      <w:divBdr>
        <w:top w:val="none" w:sz="0" w:space="0" w:color="auto"/>
        <w:left w:val="none" w:sz="0" w:space="0" w:color="auto"/>
        <w:bottom w:val="none" w:sz="0" w:space="0" w:color="auto"/>
        <w:right w:val="none" w:sz="0" w:space="0" w:color="auto"/>
      </w:divBdr>
    </w:div>
    <w:div w:id="767236832">
      <w:marLeft w:val="640"/>
      <w:marRight w:val="0"/>
      <w:marTop w:val="0"/>
      <w:marBottom w:val="0"/>
      <w:divBdr>
        <w:top w:val="none" w:sz="0" w:space="0" w:color="auto"/>
        <w:left w:val="none" w:sz="0" w:space="0" w:color="auto"/>
        <w:bottom w:val="none" w:sz="0" w:space="0" w:color="auto"/>
        <w:right w:val="none" w:sz="0" w:space="0" w:color="auto"/>
      </w:divBdr>
    </w:div>
    <w:div w:id="767307896">
      <w:marLeft w:val="640"/>
      <w:marRight w:val="0"/>
      <w:marTop w:val="0"/>
      <w:marBottom w:val="0"/>
      <w:divBdr>
        <w:top w:val="none" w:sz="0" w:space="0" w:color="auto"/>
        <w:left w:val="none" w:sz="0" w:space="0" w:color="auto"/>
        <w:bottom w:val="none" w:sz="0" w:space="0" w:color="auto"/>
        <w:right w:val="none" w:sz="0" w:space="0" w:color="auto"/>
      </w:divBdr>
    </w:div>
    <w:div w:id="767311372">
      <w:marLeft w:val="640"/>
      <w:marRight w:val="0"/>
      <w:marTop w:val="0"/>
      <w:marBottom w:val="0"/>
      <w:divBdr>
        <w:top w:val="none" w:sz="0" w:space="0" w:color="auto"/>
        <w:left w:val="none" w:sz="0" w:space="0" w:color="auto"/>
        <w:bottom w:val="none" w:sz="0" w:space="0" w:color="auto"/>
        <w:right w:val="none" w:sz="0" w:space="0" w:color="auto"/>
      </w:divBdr>
    </w:div>
    <w:div w:id="767382759">
      <w:marLeft w:val="640"/>
      <w:marRight w:val="0"/>
      <w:marTop w:val="0"/>
      <w:marBottom w:val="0"/>
      <w:divBdr>
        <w:top w:val="none" w:sz="0" w:space="0" w:color="auto"/>
        <w:left w:val="none" w:sz="0" w:space="0" w:color="auto"/>
        <w:bottom w:val="none" w:sz="0" w:space="0" w:color="auto"/>
        <w:right w:val="none" w:sz="0" w:space="0" w:color="auto"/>
      </w:divBdr>
    </w:div>
    <w:div w:id="767428229">
      <w:marLeft w:val="640"/>
      <w:marRight w:val="0"/>
      <w:marTop w:val="0"/>
      <w:marBottom w:val="0"/>
      <w:divBdr>
        <w:top w:val="none" w:sz="0" w:space="0" w:color="auto"/>
        <w:left w:val="none" w:sz="0" w:space="0" w:color="auto"/>
        <w:bottom w:val="none" w:sz="0" w:space="0" w:color="auto"/>
        <w:right w:val="none" w:sz="0" w:space="0" w:color="auto"/>
      </w:divBdr>
    </w:div>
    <w:div w:id="767433406">
      <w:marLeft w:val="640"/>
      <w:marRight w:val="0"/>
      <w:marTop w:val="0"/>
      <w:marBottom w:val="0"/>
      <w:divBdr>
        <w:top w:val="none" w:sz="0" w:space="0" w:color="auto"/>
        <w:left w:val="none" w:sz="0" w:space="0" w:color="auto"/>
        <w:bottom w:val="none" w:sz="0" w:space="0" w:color="auto"/>
        <w:right w:val="none" w:sz="0" w:space="0" w:color="auto"/>
      </w:divBdr>
    </w:div>
    <w:div w:id="767505632">
      <w:marLeft w:val="640"/>
      <w:marRight w:val="0"/>
      <w:marTop w:val="0"/>
      <w:marBottom w:val="0"/>
      <w:divBdr>
        <w:top w:val="none" w:sz="0" w:space="0" w:color="auto"/>
        <w:left w:val="none" w:sz="0" w:space="0" w:color="auto"/>
        <w:bottom w:val="none" w:sz="0" w:space="0" w:color="auto"/>
        <w:right w:val="none" w:sz="0" w:space="0" w:color="auto"/>
      </w:divBdr>
    </w:div>
    <w:div w:id="767580006">
      <w:marLeft w:val="640"/>
      <w:marRight w:val="0"/>
      <w:marTop w:val="0"/>
      <w:marBottom w:val="0"/>
      <w:divBdr>
        <w:top w:val="none" w:sz="0" w:space="0" w:color="auto"/>
        <w:left w:val="none" w:sz="0" w:space="0" w:color="auto"/>
        <w:bottom w:val="none" w:sz="0" w:space="0" w:color="auto"/>
        <w:right w:val="none" w:sz="0" w:space="0" w:color="auto"/>
      </w:divBdr>
    </w:div>
    <w:div w:id="767623878">
      <w:marLeft w:val="640"/>
      <w:marRight w:val="0"/>
      <w:marTop w:val="0"/>
      <w:marBottom w:val="0"/>
      <w:divBdr>
        <w:top w:val="none" w:sz="0" w:space="0" w:color="auto"/>
        <w:left w:val="none" w:sz="0" w:space="0" w:color="auto"/>
        <w:bottom w:val="none" w:sz="0" w:space="0" w:color="auto"/>
        <w:right w:val="none" w:sz="0" w:space="0" w:color="auto"/>
      </w:divBdr>
    </w:div>
    <w:div w:id="767626407">
      <w:marLeft w:val="640"/>
      <w:marRight w:val="0"/>
      <w:marTop w:val="0"/>
      <w:marBottom w:val="0"/>
      <w:divBdr>
        <w:top w:val="none" w:sz="0" w:space="0" w:color="auto"/>
        <w:left w:val="none" w:sz="0" w:space="0" w:color="auto"/>
        <w:bottom w:val="none" w:sz="0" w:space="0" w:color="auto"/>
        <w:right w:val="none" w:sz="0" w:space="0" w:color="auto"/>
      </w:divBdr>
    </w:div>
    <w:div w:id="767771116">
      <w:marLeft w:val="640"/>
      <w:marRight w:val="0"/>
      <w:marTop w:val="0"/>
      <w:marBottom w:val="0"/>
      <w:divBdr>
        <w:top w:val="none" w:sz="0" w:space="0" w:color="auto"/>
        <w:left w:val="none" w:sz="0" w:space="0" w:color="auto"/>
        <w:bottom w:val="none" w:sz="0" w:space="0" w:color="auto"/>
        <w:right w:val="none" w:sz="0" w:space="0" w:color="auto"/>
      </w:divBdr>
    </w:div>
    <w:div w:id="767778102">
      <w:marLeft w:val="640"/>
      <w:marRight w:val="0"/>
      <w:marTop w:val="0"/>
      <w:marBottom w:val="0"/>
      <w:divBdr>
        <w:top w:val="none" w:sz="0" w:space="0" w:color="auto"/>
        <w:left w:val="none" w:sz="0" w:space="0" w:color="auto"/>
        <w:bottom w:val="none" w:sz="0" w:space="0" w:color="auto"/>
        <w:right w:val="none" w:sz="0" w:space="0" w:color="auto"/>
      </w:divBdr>
    </w:div>
    <w:div w:id="767851062">
      <w:marLeft w:val="640"/>
      <w:marRight w:val="0"/>
      <w:marTop w:val="0"/>
      <w:marBottom w:val="0"/>
      <w:divBdr>
        <w:top w:val="none" w:sz="0" w:space="0" w:color="auto"/>
        <w:left w:val="none" w:sz="0" w:space="0" w:color="auto"/>
        <w:bottom w:val="none" w:sz="0" w:space="0" w:color="auto"/>
        <w:right w:val="none" w:sz="0" w:space="0" w:color="auto"/>
      </w:divBdr>
    </w:div>
    <w:div w:id="767888606">
      <w:marLeft w:val="640"/>
      <w:marRight w:val="0"/>
      <w:marTop w:val="0"/>
      <w:marBottom w:val="0"/>
      <w:divBdr>
        <w:top w:val="none" w:sz="0" w:space="0" w:color="auto"/>
        <w:left w:val="none" w:sz="0" w:space="0" w:color="auto"/>
        <w:bottom w:val="none" w:sz="0" w:space="0" w:color="auto"/>
        <w:right w:val="none" w:sz="0" w:space="0" w:color="auto"/>
      </w:divBdr>
    </w:div>
    <w:div w:id="768038688">
      <w:marLeft w:val="640"/>
      <w:marRight w:val="0"/>
      <w:marTop w:val="0"/>
      <w:marBottom w:val="0"/>
      <w:divBdr>
        <w:top w:val="none" w:sz="0" w:space="0" w:color="auto"/>
        <w:left w:val="none" w:sz="0" w:space="0" w:color="auto"/>
        <w:bottom w:val="none" w:sz="0" w:space="0" w:color="auto"/>
        <w:right w:val="none" w:sz="0" w:space="0" w:color="auto"/>
      </w:divBdr>
    </w:div>
    <w:div w:id="768040288">
      <w:marLeft w:val="640"/>
      <w:marRight w:val="0"/>
      <w:marTop w:val="0"/>
      <w:marBottom w:val="0"/>
      <w:divBdr>
        <w:top w:val="none" w:sz="0" w:space="0" w:color="auto"/>
        <w:left w:val="none" w:sz="0" w:space="0" w:color="auto"/>
        <w:bottom w:val="none" w:sz="0" w:space="0" w:color="auto"/>
        <w:right w:val="none" w:sz="0" w:space="0" w:color="auto"/>
      </w:divBdr>
    </w:div>
    <w:div w:id="768160652">
      <w:marLeft w:val="640"/>
      <w:marRight w:val="0"/>
      <w:marTop w:val="0"/>
      <w:marBottom w:val="0"/>
      <w:divBdr>
        <w:top w:val="none" w:sz="0" w:space="0" w:color="auto"/>
        <w:left w:val="none" w:sz="0" w:space="0" w:color="auto"/>
        <w:bottom w:val="none" w:sz="0" w:space="0" w:color="auto"/>
        <w:right w:val="none" w:sz="0" w:space="0" w:color="auto"/>
      </w:divBdr>
    </w:div>
    <w:div w:id="768427567">
      <w:marLeft w:val="640"/>
      <w:marRight w:val="0"/>
      <w:marTop w:val="0"/>
      <w:marBottom w:val="0"/>
      <w:divBdr>
        <w:top w:val="none" w:sz="0" w:space="0" w:color="auto"/>
        <w:left w:val="none" w:sz="0" w:space="0" w:color="auto"/>
        <w:bottom w:val="none" w:sz="0" w:space="0" w:color="auto"/>
        <w:right w:val="none" w:sz="0" w:space="0" w:color="auto"/>
      </w:divBdr>
    </w:div>
    <w:div w:id="768427772">
      <w:marLeft w:val="640"/>
      <w:marRight w:val="0"/>
      <w:marTop w:val="0"/>
      <w:marBottom w:val="0"/>
      <w:divBdr>
        <w:top w:val="none" w:sz="0" w:space="0" w:color="auto"/>
        <w:left w:val="none" w:sz="0" w:space="0" w:color="auto"/>
        <w:bottom w:val="none" w:sz="0" w:space="0" w:color="auto"/>
        <w:right w:val="none" w:sz="0" w:space="0" w:color="auto"/>
      </w:divBdr>
    </w:div>
    <w:div w:id="768619897">
      <w:marLeft w:val="640"/>
      <w:marRight w:val="0"/>
      <w:marTop w:val="0"/>
      <w:marBottom w:val="0"/>
      <w:divBdr>
        <w:top w:val="none" w:sz="0" w:space="0" w:color="auto"/>
        <w:left w:val="none" w:sz="0" w:space="0" w:color="auto"/>
        <w:bottom w:val="none" w:sz="0" w:space="0" w:color="auto"/>
        <w:right w:val="none" w:sz="0" w:space="0" w:color="auto"/>
      </w:divBdr>
    </w:div>
    <w:div w:id="768625948">
      <w:marLeft w:val="640"/>
      <w:marRight w:val="0"/>
      <w:marTop w:val="0"/>
      <w:marBottom w:val="0"/>
      <w:divBdr>
        <w:top w:val="none" w:sz="0" w:space="0" w:color="auto"/>
        <w:left w:val="none" w:sz="0" w:space="0" w:color="auto"/>
        <w:bottom w:val="none" w:sz="0" w:space="0" w:color="auto"/>
        <w:right w:val="none" w:sz="0" w:space="0" w:color="auto"/>
      </w:divBdr>
    </w:div>
    <w:div w:id="768694777">
      <w:marLeft w:val="640"/>
      <w:marRight w:val="0"/>
      <w:marTop w:val="0"/>
      <w:marBottom w:val="0"/>
      <w:divBdr>
        <w:top w:val="none" w:sz="0" w:space="0" w:color="auto"/>
        <w:left w:val="none" w:sz="0" w:space="0" w:color="auto"/>
        <w:bottom w:val="none" w:sz="0" w:space="0" w:color="auto"/>
        <w:right w:val="none" w:sz="0" w:space="0" w:color="auto"/>
      </w:divBdr>
    </w:div>
    <w:div w:id="768700872">
      <w:marLeft w:val="640"/>
      <w:marRight w:val="0"/>
      <w:marTop w:val="0"/>
      <w:marBottom w:val="0"/>
      <w:divBdr>
        <w:top w:val="none" w:sz="0" w:space="0" w:color="auto"/>
        <w:left w:val="none" w:sz="0" w:space="0" w:color="auto"/>
        <w:bottom w:val="none" w:sz="0" w:space="0" w:color="auto"/>
        <w:right w:val="none" w:sz="0" w:space="0" w:color="auto"/>
      </w:divBdr>
    </w:div>
    <w:div w:id="768741569">
      <w:marLeft w:val="640"/>
      <w:marRight w:val="0"/>
      <w:marTop w:val="0"/>
      <w:marBottom w:val="0"/>
      <w:divBdr>
        <w:top w:val="none" w:sz="0" w:space="0" w:color="auto"/>
        <w:left w:val="none" w:sz="0" w:space="0" w:color="auto"/>
        <w:bottom w:val="none" w:sz="0" w:space="0" w:color="auto"/>
        <w:right w:val="none" w:sz="0" w:space="0" w:color="auto"/>
      </w:divBdr>
    </w:div>
    <w:div w:id="768769284">
      <w:marLeft w:val="640"/>
      <w:marRight w:val="0"/>
      <w:marTop w:val="0"/>
      <w:marBottom w:val="0"/>
      <w:divBdr>
        <w:top w:val="none" w:sz="0" w:space="0" w:color="auto"/>
        <w:left w:val="none" w:sz="0" w:space="0" w:color="auto"/>
        <w:bottom w:val="none" w:sz="0" w:space="0" w:color="auto"/>
        <w:right w:val="none" w:sz="0" w:space="0" w:color="auto"/>
      </w:divBdr>
    </w:div>
    <w:div w:id="768813942">
      <w:marLeft w:val="640"/>
      <w:marRight w:val="0"/>
      <w:marTop w:val="0"/>
      <w:marBottom w:val="0"/>
      <w:divBdr>
        <w:top w:val="none" w:sz="0" w:space="0" w:color="auto"/>
        <w:left w:val="none" w:sz="0" w:space="0" w:color="auto"/>
        <w:bottom w:val="none" w:sz="0" w:space="0" w:color="auto"/>
        <w:right w:val="none" w:sz="0" w:space="0" w:color="auto"/>
      </w:divBdr>
    </w:div>
    <w:div w:id="768815292">
      <w:marLeft w:val="640"/>
      <w:marRight w:val="0"/>
      <w:marTop w:val="0"/>
      <w:marBottom w:val="0"/>
      <w:divBdr>
        <w:top w:val="none" w:sz="0" w:space="0" w:color="auto"/>
        <w:left w:val="none" w:sz="0" w:space="0" w:color="auto"/>
        <w:bottom w:val="none" w:sz="0" w:space="0" w:color="auto"/>
        <w:right w:val="none" w:sz="0" w:space="0" w:color="auto"/>
      </w:divBdr>
    </w:div>
    <w:div w:id="768887772">
      <w:marLeft w:val="640"/>
      <w:marRight w:val="0"/>
      <w:marTop w:val="0"/>
      <w:marBottom w:val="0"/>
      <w:divBdr>
        <w:top w:val="none" w:sz="0" w:space="0" w:color="auto"/>
        <w:left w:val="none" w:sz="0" w:space="0" w:color="auto"/>
        <w:bottom w:val="none" w:sz="0" w:space="0" w:color="auto"/>
        <w:right w:val="none" w:sz="0" w:space="0" w:color="auto"/>
      </w:divBdr>
    </w:div>
    <w:div w:id="768893132">
      <w:marLeft w:val="640"/>
      <w:marRight w:val="0"/>
      <w:marTop w:val="0"/>
      <w:marBottom w:val="0"/>
      <w:divBdr>
        <w:top w:val="none" w:sz="0" w:space="0" w:color="auto"/>
        <w:left w:val="none" w:sz="0" w:space="0" w:color="auto"/>
        <w:bottom w:val="none" w:sz="0" w:space="0" w:color="auto"/>
        <w:right w:val="none" w:sz="0" w:space="0" w:color="auto"/>
      </w:divBdr>
    </w:div>
    <w:div w:id="768896075">
      <w:marLeft w:val="640"/>
      <w:marRight w:val="0"/>
      <w:marTop w:val="0"/>
      <w:marBottom w:val="0"/>
      <w:divBdr>
        <w:top w:val="none" w:sz="0" w:space="0" w:color="auto"/>
        <w:left w:val="none" w:sz="0" w:space="0" w:color="auto"/>
        <w:bottom w:val="none" w:sz="0" w:space="0" w:color="auto"/>
        <w:right w:val="none" w:sz="0" w:space="0" w:color="auto"/>
      </w:divBdr>
    </w:div>
    <w:div w:id="768964271">
      <w:marLeft w:val="640"/>
      <w:marRight w:val="0"/>
      <w:marTop w:val="0"/>
      <w:marBottom w:val="0"/>
      <w:divBdr>
        <w:top w:val="none" w:sz="0" w:space="0" w:color="auto"/>
        <w:left w:val="none" w:sz="0" w:space="0" w:color="auto"/>
        <w:bottom w:val="none" w:sz="0" w:space="0" w:color="auto"/>
        <w:right w:val="none" w:sz="0" w:space="0" w:color="auto"/>
      </w:divBdr>
    </w:div>
    <w:div w:id="769004672">
      <w:marLeft w:val="640"/>
      <w:marRight w:val="0"/>
      <w:marTop w:val="0"/>
      <w:marBottom w:val="0"/>
      <w:divBdr>
        <w:top w:val="none" w:sz="0" w:space="0" w:color="auto"/>
        <w:left w:val="none" w:sz="0" w:space="0" w:color="auto"/>
        <w:bottom w:val="none" w:sz="0" w:space="0" w:color="auto"/>
        <w:right w:val="none" w:sz="0" w:space="0" w:color="auto"/>
      </w:divBdr>
    </w:div>
    <w:div w:id="769008089">
      <w:marLeft w:val="640"/>
      <w:marRight w:val="0"/>
      <w:marTop w:val="0"/>
      <w:marBottom w:val="0"/>
      <w:divBdr>
        <w:top w:val="none" w:sz="0" w:space="0" w:color="auto"/>
        <w:left w:val="none" w:sz="0" w:space="0" w:color="auto"/>
        <w:bottom w:val="none" w:sz="0" w:space="0" w:color="auto"/>
        <w:right w:val="none" w:sz="0" w:space="0" w:color="auto"/>
      </w:divBdr>
    </w:div>
    <w:div w:id="769010236">
      <w:marLeft w:val="640"/>
      <w:marRight w:val="0"/>
      <w:marTop w:val="0"/>
      <w:marBottom w:val="0"/>
      <w:divBdr>
        <w:top w:val="none" w:sz="0" w:space="0" w:color="auto"/>
        <w:left w:val="none" w:sz="0" w:space="0" w:color="auto"/>
        <w:bottom w:val="none" w:sz="0" w:space="0" w:color="auto"/>
        <w:right w:val="none" w:sz="0" w:space="0" w:color="auto"/>
      </w:divBdr>
    </w:div>
    <w:div w:id="769085565">
      <w:marLeft w:val="640"/>
      <w:marRight w:val="0"/>
      <w:marTop w:val="0"/>
      <w:marBottom w:val="0"/>
      <w:divBdr>
        <w:top w:val="none" w:sz="0" w:space="0" w:color="auto"/>
        <w:left w:val="none" w:sz="0" w:space="0" w:color="auto"/>
        <w:bottom w:val="none" w:sz="0" w:space="0" w:color="auto"/>
        <w:right w:val="none" w:sz="0" w:space="0" w:color="auto"/>
      </w:divBdr>
    </w:div>
    <w:div w:id="769161006">
      <w:marLeft w:val="640"/>
      <w:marRight w:val="0"/>
      <w:marTop w:val="0"/>
      <w:marBottom w:val="0"/>
      <w:divBdr>
        <w:top w:val="none" w:sz="0" w:space="0" w:color="auto"/>
        <w:left w:val="none" w:sz="0" w:space="0" w:color="auto"/>
        <w:bottom w:val="none" w:sz="0" w:space="0" w:color="auto"/>
        <w:right w:val="none" w:sz="0" w:space="0" w:color="auto"/>
      </w:divBdr>
    </w:div>
    <w:div w:id="769205738">
      <w:marLeft w:val="640"/>
      <w:marRight w:val="0"/>
      <w:marTop w:val="0"/>
      <w:marBottom w:val="0"/>
      <w:divBdr>
        <w:top w:val="none" w:sz="0" w:space="0" w:color="auto"/>
        <w:left w:val="none" w:sz="0" w:space="0" w:color="auto"/>
        <w:bottom w:val="none" w:sz="0" w:space="0" w:color="auto"/>
        <w:right w:val="none" w:sz="0" w:space="0" w:color="auto"/>
      </w:divBdr>
    </w:div>
    <w:div w:id="769393068">
      <w:marLeft w:val="640"/>
      <w:marRight w:val="0"/>
      <w:marTop w:val="0"/>
      <w:marBottom w:val="0"/>
      <w:divBdr>
        <w:top w:val="none" w:sz="0" w:space="0" w:color="auto"/>
        <w:left w:val="none" w:sz="0" w:space="0" w:color="auto"/>
        <w:bottom w:val="none" w:sz="0" w:space="0" w:color="auto"/>
        <w:right w:val="none" w:sz="0" w:space="0" w:color="auto"/>
      </w:divBdr>
    </w:div>
    <w:div w:id="769396657">
      <w:marLeft w:val="640"/>
      <w:marRight w:val="0"/>
      <w:marTop w:val="0"/>
      <w:marBottom w:val="0"/>
      <w:divBdr>
        <w:top w:val="none" w:sz="0" w:space="0" w:color="auto"/>
        <w:left w:val="none" w:sz="0" w:space="0" w:color="auto"/>
        <w:bottom w:val="none" w:sz="0" w:space="0" w:color="auto"/>
        <w:right w:val="none" w:sz="0" w:space="0" w:color="auto"/>
      </w:divBdr>
    </w:div>
    <w:div w:id="769398383">
      <w:marLeft w:val="640"/>
      <w:marRight w:val="0"/>
      <w:marTop w:val="0"/>
      <w:marBottom w:val="0"/>
      <w:divBdr>
        <w:top w:val="none" w:sz="0" w:space="0" w:color="auto"/>
        <w:left w:val="none" w:sz="0" w:space="0" w:color="auto"/>
        <w:bottom w:val="none" w:sz="0" w:space="0" w:color="auto"/>
        <w:right w:val="none" w:sz="0" w:space="0" w:color="auto"/>
      </w:divBdr>
    </w:div>
    <w:div w:id="769398514">
      <w:marLeft w:val="640"/>
      <w:marRight w:val="0"/>
      <w:marTop w:val="0"/>
      <w:marBottom w:val="0"/>
      <w:divBdr>
        <w:top w:val="none" w:sz="0" w:space="0" w:color="auto"/>
        <w:left w:val="none" w:sz="0" w:space="0" w:color="auto"/>
        <w:bottom w:val="none" w:sz="0" w:space="0" w:color="auto"/>
        <w:right w:val="none" w:sz="0" w:space="0" w:color="auto"/>
      </w:divBdr>
    </w:div>
    <w:div w:id="769472597">
      <w:marLeft w:val="640"/>
      <w:marRight w:val="0"/>
      <w:marTop w:val="0"/>
      <w:marBottom w:val="0"/>
      <w:divBdr>
        <w:top w:val="none" w:sz="0" w:space="0" w:color="auto"/>
        <w:left w:val="none" w:sz="0" w:space="0" w:color="auto"/>
        <w:bottom w:val="none" w:sz="0" w:space="0" w:color="auto"/>
        <w:right w:val="none" w:sz="0" w:space="0" w:color="auto"/>
      </w:divBdr>
    </w:div>
    <w:div w:id="769547775">
      <w:marLeft w:val="640"/>
      <w:marRight w:val="0"/>
      <w:marTop w:val="0"/>
      <w:marBottom w:val="0"/>
      <w:divBdr>
        <w:top w:val="none" w:sz="0" w:space="0" w:color="auto"/>
        <w:left w:val="none" w:sz="0" w:space="0" w:color="auto"/>
        <w:bottom w:val="none" w:sz="0" w:space="0" w:color="auto"/>
        <w:right w:val="none" w:sz="0" w:space="0" w:color="auto"/>
      </w:divBdr>
    </w:div>
    <w:div w:id="769660408">
      <w:marLeft w:val="640"/>
      <w:marRight w:val="0"/>
      <w:marTop w:val="0"/>
      <w:marBottom w:val="0"/>
      <w:divBdr>
        <w:top w:val="none" w:sz="0" w:space="0" w:color="auto"/>
        <w:left w:val="none" w:sz="0" w:space="0" w:color="auto"/>
        <w:bottom w:val="none" w:sz="0" w:space="0" w:color="auto"/>
        <w:right w:val="none" w:sz="0" w:space="0" w:color="auto"/>
      </w:divBdr>
    </w:div>
    <w:div w:id="769738982">
      <w:marLeft w:val="640"/>
      <w:marRight w:val="0"/>
      <w:marTop w:val="0"/>
      <w:marBottom w:val="0"/>
      <w:divBdr>
        <w:top w:val="none" w:sz="0" w:space="0" w:color="auto"/>
        <w:left w:val="none" w:sz="0" w:space="0" w:color="auto"/>
        <w:bottom w:val="none" w:sz="0" w:space="0" w:color="auto"/>
        <w:right w:val="none" w:sz="0" w:space="0" w:color="auto"/>
      </w:divBdr>
    </w:div>
    <w:div w:id="769740160">
      <w:marLeft w:val="640"/>
      <w:marRight w:val="0"/>
      <w:marTop w:val="0"/>
      <w:marBottom w:val="0"/>
      <w:divBdr>
        <w:top w:val="none" w:sz="0" w:space="0" w:color="auto"/>
        <w:left w:val="none" w:sz="0" w:space="0" w:color="auto"/>
        <w:bottom w:val="none" w:sz="0" w:space="0" w:color="auto"/>
        <w:right w:val="none" w:sz="0" w:space="0" w:color="auto"/>
      </w:divBdr>
    </w:div>
    <w:div w:id="769811103">
      <w:marLeft w:val="480"/>
      <w:marRight w:val="0"/>
      <w:marTop w:val="0"/>
      <w:marBottom w:val="0"/>
      <w:divBdr>
        <w:top w:val="none" w:sz="0" w:space="0" w:color="auto"/>
        <w:left w:val="none" w:sz="0" w:space="0" w:color="auto"/>
        <w:bottom w:val="none" w:sz="0" w:space="0" w:color="auto"/>
        <w:right w:val="none" w:sz="0" w:space="0" w:color="auto"/>
      </w:divBdr>
    </w:div>
    <w:div w:id="769814492">
      <w:marLeft w:val="640"/>
      <w:marRight w:val="0"/>
      <w:marTop w:val="0"/>
      <w:marBottom w:val="0"/>
      <w:divBdr>
        <w:top w:val="none" w:sz="0" w:space="0" w:color="auto"/>
        <w:left w:val="none" w:sz="0" w:space="0" w:color="auto"/>
        <w:bottom w:val="none" w:sz="0" w:space="0" w:color="auto"/>
        <w:right w:val="none" w:sz="0" w:space="0" w:color="auto"/>
      </w:divBdr>
    </w:div>
    <w:div w:id="769816835">
      <w:marLeft w:val="640"/>
      <w:marRight w:val="0"/>
      <w:marTop w:val="0"/>
      <w:marBottom w:val="0"/>
      <w:divBdr>
        <w:top w:val="none" w:sz="0" w:space="0" w:color="auto"/>
        <w:left w:val="none" w:sz="0" w:space="0" w:color="auto"/>
        <w:bottom w:val="none" w:sz="0" w:space="0" w:color="auto"/>
        <w:right w:val="none" w:sz="0" w:space="0" w:color="auto"/>
      </w:divBdr>
    </w:div>
    <w:div w:id="769857537">
      <w:marLeft w:val="640"/>
      <w:marRight w:val="0"/>
      <w:marTop w:val="0"/>
      <w:marBottom w:val="0"/>
      <w:divBdr>
        <w:top w:val="none" w:sz="0" w:space="0" w:color="auto"/>
        <w:left w:val="none" w:sz="0" w:space="0" w:color="auto"/>
        <w:bottom w:val="none" w:sz="0" w:space="0" w:color="auto"/>
        <w:right w:val="none" w:sz="0" w:space="0" w:color="auto"/>
      </w:divBdr>
    </w:div>
    <w:div w:id="769935069">
      <w:marLeft w:val="640"/>
      <w:marRight w:val="0"/>
      <w:marTop w:val="0"/>
      <w:marBottom w:val="0"/>
      <w:divBdr>
        <w:top w:val="none" w:sz="0" w:space="0" w:color="auto"/>
        <w:left w:val="none" w:sz="0" w:space="0" w:color="auto"/>
        <w:bottom w:val="none" w:sz="0" w:space="0" w:color="auto"/>
        <w:right w:val="none" w:sz="0" w:space="0" w:color="auto"/>
      </w:divBdr>
    </w:div>
    <w:div w:id="769937773">
      <w:marLeft w:val="640"/>
      <w:marRight w:val="0"/>
      <w:marTop w:val="0"/>
      <w:marBottom w:val="0"/>
      <w:divBdr>
        <w:top w:val="none" w:sz="0" w:space="0" w:color="auto"/>
        <w:left w:val="none" w:sz="0" w:space="0" w:color="auto"/>
        <w:bottom w:val="none" w:sz="0" w:space="0" w:color="auto"/>
        <w:right w:val="none" w:sz="0" w:space="0" w:color="auto"/>
      </w:divBdr>
    </w:div>
    <w:div w:id="770005547">
      <w:marLeft w:val="640"/>
      <w:marRight w:val="0"/>
      <w:marTop w:val="0"/>
      <w:marBottom w:val="0"/>
      <w:divBdr>
        <w:top w:val="none" w:sz="0" w:space="0" w:color="auto"/>
        <w:left w:val="none" w:sz="0" w:space="0" w:color="auto"/>
        <w:bottom w:val="none" w:sz="0" w:space="0" w:color="auto"/>
        <w:right w:val="none" w:sz="0" w:space="0" w:color="auto"/>
      </w:divBdr>
    </w:div>
    <w:div w:id="770008530">
      <w:marLeft w:val="640"/>
      <w:marRight w:val="0"/>
      <w:marTop w:val="0"/>
      <w:marBottom w:val="0"/>
      <w:divBdr>
        <w:top w:val="none" w:sz="0" w:space="0" w:color="auto"/>
        <w:left w:val="none" w:sz="0" w:space="0" w:color="auto"/>
        <w:bottom w:val="none" w:sz="0" w:space="0" w:color="auto"/>
        <w:right w:val="none" w:sz="0" w:space="0" w:color="auto"/>
      </w:divBdr>
    </w:div>
    <w:div w:id="770009847">
      <w:marLeft w:val="640"/>
      <w:marRight w:val="0"/>
      <w:marTop w:val="0"/>
      <w:marBottom w:val="0"/>
      <w:divBdr>
        <w:top w:val="none" w:sz="0" w:space="0" w:color="auto"/>
        <w:left w:val="none" w:sz="0" w:space="0" w:color="auto"/>
        <w:bottom w:val="none" w:sz="0" w:space="0" w:color="auto"/>
        <w:right w:val="none" w:sz="0" w:space="0" w:color="auto"/>
      </w:divBdr>
    </w:div>
    <w:div w:id="770126470">
      <w:marLeft w:val="640"/>
      <w:marRight w:val="0"/>
      <w:marTop w:val="0"/>
      <w:marBottom w:val="0"/>
      <w:divBdr>
        <w:top w:val="none" w:sz="0" w:space="0" w:color="auto"/>
        <w:left w:val="none" w:sz="0" w:space="0" w:color="auto"/>
        <w:bottom w:val="none" w:sz="0" w:space="0" w:color="auto"/>
        <w:right w:val="none" w:sz="0" w:space="0" w:color="auto"/>
      </w:divBdr>
    </w:div>
    <w:div w:id="770198083">
      <w:marLeft w:val="640"/>
      <w:marRight w:val="0"/>
      <w:marTop w:val="0"/>
      <w:marBottom w:val="0"/>
      <w:divBdr>
        <w:top w:val="none" w:sz="0" w:space="0" w:color="auto"/>
        <w:left w:val="none" w:sz="0" w:space="0" w:color="auto"/>
        <w:bottom w:val="none" w:sz="0" w:space="0" w:color="auto"/>
        <w:right w:val="none" w:sz="0" w:space="0" w:color="auto"/>
      </w:divBdr>
    </w:div>
    <w:div w:id="770273307">
      <w:marLeft w:val="640"/>
      <w:marRight w:val="0"/>
      <w:marTop w:val="0"/>
      <w:marBottom w:val="0"/>
      <w:divBdr>
        <w:top w:val="none" w:sz="0" w:space="0" w:color="auto"/>
        <w:left w:val="none" w:sz="0" w:space="0" w:color="auto"/>
        <w:bottom w:val="none" w:sz="0" w:space="0" w:color="auto"/>
        <w:right w:val="none" w:sz="0" w:space="0" w:color="auto"/>
      </w:divBdr>
    </w:div>
    <w:div w:id="770274125">
      <w:marLeft w:val="640"/>
      <w:marRight w:val="0"/>
      <w:marTop w:val="0"/>
      <w:marBottom w:val="0"/>
      <w:divBdr>
        <w:top w:val="none" w:sz="0" w:space="0" w:color="auto"/>
        <w:left w:val="none" w:sz="0" w:space="0" w:color="auto"/>
        <w:bottom w:val="none" w:sz="0" w:space="0" w:color="auto"/>
        <w:right w:val="none" w:sz="0" w:space="0" w:color="auto"/>
      </w:divBdr>
    </w:div>
    <w:div w:id="770395034">
      <w:marLeft w:val="640"/>
      <w:marRight w:val="0"/>
      <w:marTop w:val="0"/>
      <w:marBottom w:val="0"/>
      <w:divBdr>
        <w:top w:val="none" w:sz="0" w:space="0" w:color="auto"/>
        <w:left w:val="none" w:sz="0" w:space="0" w:color="auto"/>
        <w:bottom w:val="none" w:sz="0" w:space="0" w:color="auto"/>
        <w:right w:val="none" w:sz="0" w:space="0" w:color="auto"/>
      </w:divBdr>
    </w:div>
    <w:div w:id="770396905">
      <w:marLeft w:val="640"/>
      <w:marRight w:val="0"/>
      <w:marTop w:val="0"/>
      <w:marBottom w:val="0"/>
      <w:divBdr>
        <w:top w:val="none" w:sz="0" w:space="0" w:color="auto"/>
        <w:left w:val="none" w:sz="0" w:space="0" w:color="auto"/>
        <w:bottom w:val="none" w:sz="0" w:space="0" w:color="auto"/>
        <w:right w:val="none" w:sz="0" w:space="0" w:color="auto"/>
      </w:divBdr>
    </w:div>
    <w:div w:id="770468695">
      <w:marLeft w:val="640"/>
      <w:marRight w:val="0"/>
      <w:marTop w:val="0"/>
      <w:marBottom w:val="0"/>
      <w:divBdr>
        <w:top w:val="none" w:sz="0" w:space="0" w:color="auto"/>
        <w:left w:val="none" w:sz="0" w:space="0" w:color="auto"/>
        <w:bottom w:val="none" w:sz="0" w:space="0" w:color="auto"/>
        <w:right w:val="none" w:sz="0" w:space="0" w:color="auto"/>
      </w:divBdr>
    </w:div>
    <w:div w:id="770472700">
      <w:marLeft w:val="640"/>
      <w:marRight w:val="0"/>
      <w:marTop w:val="0"/>
      <w:marBottom w:val="0"/>
      <w:divBdr>
        <w:top w:val="none" w:sz="0" w:space="0" w:color="auto"/>
        <w:left w:val="none" w:sz="0" w:space="0" w:color="auto"/>
        <w:bottom w:val="none" w:sz="0" w:space="0" w:color="auto"/>
        <w:right w:val="none" w:sz="0" w:space="0" w:color="auto"/>
      </w:divBdr>
    </w:div>
    <w:div w:id="770512260">
      <w:marLeft w:val="640"/>
      <w:marRight w:val="0"/>
      <w:marTop w:val="0"/>
      <w:marBottom w:val="0"/>
      <w:divBdr>
        <w:top w:val="none" w:sz="0" w:space="0" w:color="auto"/>
        <w:left w:val="none" w:sz="0" w:space="0" w:color="auto"/>
        <w:bottom w:val="none" w:sz="0" w:space="0" w:color="auto"/>
        <w:right w:val="none" w:sz="0" w:space="0" w:color="auto"/>
      </w:divBdr>
    </w:div>
    <w:div w:id="770586521">
      <w:marLeft w:val="640"/>
      <w:marRight w:val="0"/>
      <w:marTop w:val="0"/>
      <w:marBottom w:val="0"/>
      <w:divBdr>
        <w:top w:val="none" w:sz="0" w:space="0" w:color="auto"/>
        <w:left w:val="none" w:sz="0" w:space="0" w:color="auto"/>
        <w:bottom w:val="none" w:sz="0" w:space="0" w:color="auto"/>
        <w:right w:val="none" w:sz="0" w:space="0" w:color="auto"/>
      </w:divBdr>
    </w:div>
    <w:div w:id="770777977">
      <w:marLeft w:val="640"/>
      <w:marRight w:val="0"/>
      <w:marTop w:val="0"/>
      <w:marBottom w:val="0"/>
      <w:divBdr>
        <w:top w:val="none" w:sz="0" w:space="0" w:color="auto"/>
        <w:left w:val="none" w:sz="0" w:space="0" w:color="auto"/>
        <w:bottom w:val="none" w:sz="0" w:space="0" w:color="auto"/>
        <w:right w:val="none" w:sz="0" w:space="0" w:color="auto"/>
      </w:divBdr>
    </w:div>
    <w:div w:id="770782688">
      <w:marLeft w:val="640"/>
      <w:marRight w:val="0"/>
      <w:marTop w:val="0"/>
      <w:marBottom w:val="0"/>
      <w:divBdr>
        <w:top w:val="none" w:sz="0" w:space="0" w:color="auto"/>
        <w:left w:val="none" w:sz="0" w:space="0" w:color="auto"/>
        <w:bottom w:val="none" w:sz="0" w:space="0" w:color="auto"/>
        <w:right w:val="none" w:sz="0" w:space="0" w:color="auto"/>
      </w:divBdr>
    </w:div>
    <w:div w:id="770929125">
      <w:marLeft w:val="640"/>
      <w:marRight w:val="0"/>
      <w:marTop w:val="0"/>
      <w:marBottom w:val="0"/>
      <w:divBdr>
        <w:top w:val="none" w:sz="0" w:space="0" w:color="auto"/>
        <w:left w:val="none" w:sz="0" w:space="0" w:color="auto"/>
        <w:bottom w:val="none" w:sz="0" w:space="0" w:color="auto"/>
        <w:right w:val="none" w:sz="0" w:space="0" w:color="auto"/>
      </w:divBdr>
    </w:div>
    <w:div w:id="770979036">
      <w:marLeft w:val="640"/>
      <w:marRight w:val="0"/>
      <w:marTop w:val="0"/>
      <w:marBottom w:val="0"/>
      <w:divBdr>
        <w:top w:val="none" w:sz="0" w:space="0" w:color="auto"/>
        <w:left w:val="none" w:sz="0" w:space="0" w:color="auto"/>
        <w:bottom w:val="none" w:sz="0" w:space="0" w:color="auto"/>
        <w:right w:val="none" w:sz="0" w:space="0" w:color="auto"/>
      </w:divBdr>
    </w:div>
    <w:div w:id="770980042">
      <w:marLeft w:val="640"/>
      <w:marRight w:val="0"/>
      <w:marTop w:val="0"/>
      <w:marBottom w:val="0"/>
      <w:divBdr>
        <w:top w:val="none" w:sz="0" w:space="0" w:color="auto"/>
        <w:left w:val="none" w:sz="0" w:space="0" w:color="auto"/>
        <w:bottom w:val="none" w:sz="0" w:space="0" w:color="auto"/>
        <w:right w:val="none" w:sz="0" w:space="0" w:color="auto"/>
      </w:divBdr>
    </w:div>
    <w:div w:id="771125974">
      <w:marLeft w:val="640"/>
      <w:marRight w:val="0"/>
      <w:marTop w:val="0"/>
      <w:marBottom w:val="0"/>
      <w:divBdr>
        <w:top w:val="none" w:sz="0" w:space="0" w:color="auto"/>
        <w:left w:val="none" w:sz="0" w:space="0" w:color="auto"/>
        <w:bottom w:val="none" w:sz="0" w:space="0" w:color="auto"/>
        <w:right w:val="none" w:sz="0" w:space="0" w:color="auto"/>
      </w:divBdr>
    </w:div>
    <w:div w:id="771127258">
      <w:marLeft w:val="640"/>
      <w:marRight w:val="0"/>
      <w:marTop w:val="0"/>
      <w:marBottom w:val="0"/>
      <w:divBdr>
        <w:top w:val="none" w:sz="0" w:space="0" w:color="auto"/>
        <w:left w:val="none" w:sz="0" w:space="0" w:color="auto"/>
        <w:bottom w:val="none" w:sz="0" w:space="0" w:color="auto"/>
        <w:right w:val="none" w:sz="0" w:space="0" w:color="auto"/>
      </w:divBdr>
    </w:div>
    <w:div w:id="771171402">
      <w:marLeft w:val="640"/>
      <w:marRight w:val="0"/>
      <w:marTop w:val="0"/>
      <w:marBottom w:val="0"/>
      <w:divBdr>
        <w:top w:val="none" w:sz="0" w:space="0" w:color="auto"/>
        <w:left w:val="none" w:sz="0" w:space="0" w:color="auto"/>
        <w:bottom w:val="none" w:sz="0" w:space="0" w:color="auto"/>
        <w:right w:val="none" w:sz="0" w:space="0" w:color="auto"/>
      </w:divBdr>
    </w:div>
    <w:div w:id="771241972">
      <w:marLeft w:val="640"/>
      <w:marRight w:val="0"/>
      <w:marTop w:val="0"/>
      <w:marBottom w:val="0"/>
      <w:divBdr>
        <w:top w:val="none" w:sz="0" w:space="0" w:color="auto"/>
        <w:left w:val="none" w:sz="0" w:space="0" w:color="auto"/>
        <w:bottom w:val="none" w:sz="0" w:space="0" w:color="auto"/>
        <w:right w:val="none" w:sz="0" w:space="0" w:color="auto"/>
      </w:divBdr>
    </w:div>
    <w:div w:id="771318816">
      <w:marLeft w:val="640"/>
      <w:marRight w:val="0"/>
      <w:marTop w:val="0"/>
      <w:marBottom w:val="0"/>
      <w:divBdr>
        <w:top w:val="none" w:sz="0" w:space="0" w:color="auto"/>
        <w:left w:val="none" w:sz="0" w:space="0" w:color="auto"/>
        <w:bottom w:val="none" w:sz="0" w:space="0" w:color="auto"/>
        <w:right w:val="none" w:sz="0" w:space="0" w:color="auto"/>
      </w:divBdr>
    </w:div>
    <w:div w:id="771359835">
      <w:marLeft w:val="640"/>
      <w:marRight w:val="0"/>
      <w:marTop w:val="0"/>
      <w:marBottom w:val="0"/>
      <w:divBdr>
        <w:top w:val="none" w:sz="0" w:space="0" w:color="auto"/>
        <w:left w:val="none" w:sz="0" w:space="0" w:color="auto"/>
        <w:bottom w:val="none" w:sz="0" w:space="0" w:color="auto"/>
        <w:right w:val="none" w:sz="0" w:space="0" w:color="auto"/>
      </w:divBdr>
    </w:div>
    <w:div w:id="771434783">
      <w:marLeft w:val="640"/>
      <w:marRight w:val="0"/>
      <w:marTop w:val="0"/>
      <w:marBottom w:val="0"/>
      <w:divBdr>
        <w:top w:val="none" w:sz="0" w:space="0" w:color="auto"/>
        <w:left w:val="none" w:sz="0" w:space="0" w:color="auto"/>
        <w:bottom w:val="none" w:sz="0" w:space="0" w:color="auto"/>
        <w:right w:val="none" w:sz="0" w:space="0" w:color="auto"/>
      </w:divBdr>
    </w:div>
    <w:div w:id="771437903">
      <w:marLeft w:val="640"/>
      <w:marRight w:val="0"/>
      <w:marTop w:val="0"/>
      <w:marBottom w:val="0"/>
      <w:divBdr>
        <w:top w:val="none" w:sz="0" w:space="0" w:color="auto"/>
        <w:left w:val="none" w:sz="0" w:space="0" w:color="auto"/>
        <w:bottom w:val="none" w:sz="0" w:space="0" w:color="auto"/>
        <w:right w:val="none" w:sz="0" w:space="0" w:color="auto"/>
      </w:divBdr>
    </w:div>
    <w:div w:id="771440745">
      <w:marLeft w:val="640"/>
      <w:marRight w:val="0"/>
      <w:marTop w:val="0"/>
      <w:marBottom w:val="0"/>
      <w:divBdr>
        <w:top w:val="none" w:sz="0" w:space="0" w:color="auto"/>
        <w:left w:val="none" w:sz="0" w:space="0" w:color="auto"/>
        <w:bottom w:val="none" w:sz="0" w:space="0" w:color="auto"/>
        <w:right w:val="none" w:sz="0" w:space="0" w:color="auto"/>
      </w:divBdr>
    </w:div>
    <w:div w:id="771512629">
      <w:marLeft w:val="640"/>
      <w:marRight w:val="0"/>
      <w:marTop w:val="0"/>
      <w:marBottom w:val="0"/>
      <w:divBdr>
        <w:top w:val="none" w:sz="0" w:space="0" w:color="auto"/>
        <w:left w:val="none" w:sz="0" w:space="0" w:color="auto"/>
        <w:bottom w:val="none" w:sz="0" w:space="0" w:color="auto"/>
        <w:right w:val="none" w:sz="0" w:space="0" w:color="auto"/>
      </w:divBdr>
    </w:div>
    <w:div w:id="771587838">
      <w:marLeft w:val="640"/>
      <w:marRight w:val="0"/>
      <w:marTop w:val="0"/>
      <w:marBottom w:val="0"/>
      <w:divBdr>
        <w:top w:val="none" w:sz="0" w:space="0" w:color="auto"/>
        <w:left w:val="none" w:sz="0" w:space="0" w:color="auto"/>
        <w:bottom w:val="none" w:sz="0" w:space="0" w:color="auto"/>
        <w:right w:val="none" w:sz="0" w:space="0" w:color="auto"/>
      </w:divBdr>
    </w:div>
    <w:div w:id="771776840">
      <w:marLeft w:val="640"/>
      <w:marRight w:val="0"/>
      <w:marTop w:val="0"/>
      <w:marBottom w:val="0"/>
      <w:divBdr>
        <w:top w:val="none" w:sz="0" w:space="0" w:color="auto"/>
        <w:left w:val="none" w:sz="0" w:space="0" w:color="auto"/>
        <w:bottom w:val="none" w:sz="0" w:space="0" w:color="auto"/>
        <w:right w:val="none" w:sz="0" w:space="0" w:color="auto"/>
      </w:divBdr>
    </w:div>
    <w:div w:id="771824815">
      <w:marLeft w:val="640"/>
      <w:marRight w:val="0"/>
      <w:marTop w:val="0"/>
      <w:marBottom w:val="0"/>
      <w:divBdr>
        <w:top w:val="none" w:sz="0" w:space="0" w:color="auto"/>
        <w:left w:val="none" w:sz="0" w:space="0" w:color="auto"/>
        <w:bottom w:val="none" w:sz="0" w:space="0" w:color="auto"/>
        <w:right w:val="none" w:sz="0" w:space="0" w:color="auto"/>
      </w:divBdr>
    </w:div>
    <w:div w:id="771828405">
      <w:marLeft w:val="640"/>
      <w:marRight w:val="0"/>
      <w:marTop w:val="0"/>
      <w:marBottom w:val="0"/>
      <w:divBdr>
        <w:top w:val="none" w:sz="0" w:space="0" w:color="auto"/>
        <w:left w:val="none" w:sz="0" w:space="0" w:color="auto"/>
        <w:bottom w:val="none" w:sz="0" w:space="0" w:color="auto"/>
        <w:right w:val="none" w:sz="0" w:space="0" w:color="auto"/>
      </w:divBdr>
    </w:div>
    <w:div w:id="772015720">
      <w:marLeft w:val="640"/>
      <w:marRight w:val="0"/>
      <w:marTop w:val="0"/>
      <w:marBottom w:val="0"/>
      <w:divBdr>
        <w:top w:val="none" w:sz="0" w:space="0" w:color="auto"/>
        <w:left w:val="none" w:sz="0" w:space="0" w:color="auto"/>
        <w:bottom w:val="none" w:sz="0" w:space="0" w:color="auto"/>
        <w:right w:val="none" w:sz="0" w:space="0" w:color="auto"/>
      </w:divBdr>
    </w:div>
    <w:div w:id="772088817">
      <w:marLeft w:val="640"/>
      <w:marRight w:val="0"/>
      <w:marTop w:val="0"/>
      <w:marBottom w:val="0"/>
      <w:divBdr>
        <w:top w:val="none" w:sz="0" w:space="0" w:color="auto"/>
        <w:left w:val="none" w:sz="0" w:space="0" w:color="auto"/>
        <w:bottom w:val="none" w:sz="0" w:space="0" w:color="auto"/>
        <w:right w:val="none" w:sz="0" w:space="0" w:color="auto"/>
      </w:divBdr>
    </w:div>
    <w:div w:id="772092591">
      <w:marLeft w:val="640"/>
      <w:marRight w:val="0"/>
      <w:marTop w:val="0"/>
      <w:marBottom w:val="0"/>
      <w:divBdr>
        <w:top w:val="none" w:sz="0" w:space="0" w:color="auto"/>
        <w:left w:val="none" w:sz="0" w:space="0" w:color="auto"/>
        <w:bottom w:val="none" w:sz="0" w:space="0" w:color="auto"/>
        <w:right w:val="none" w:sz="0" w:space="0" w:color="auto"/>
      </w:divBdr>
    </w:div>
    <w:div w:id="772168883">
      <w:marLeft w:val="640"/>
      <w:marRight w:val="0"/>
      <w:marTop w:val="0"/>
      <w:marBottom w:val="0"/>
      <w:divBdr>
        <w:top w:val="none" w:sz="0" w:space="0" w:color="auto"/>
        <w:left w:val="none" w:sz="0" w:space="0" w:color="auto"/>
        <w:bottom w:val="none" w:sz="0" w:space="0" w:color="auto"/>
        <w:right w:val="none" w:sz="0" w:space="0" w:color="auto"/>
      </w:divBdr>
    </w:div>
    <w:div w:id="772171687">
      <w:marLeft w:val="640"/>
      <w:marRight w:val="0"/>
      <w:marTop w:val="0"/>
      <w:marBottom w:val="0"/>
      <w:divBdr>
        <w:top w:val="none" w:sz="0" w:space="0" w:color="auto"/>
        <w:left w:val="none" w:sz="0" w:space="0" w:color="auto"/>
        <w:bottom w:val="none" w:sz="0" w:space="0" w:color="auto"/>
        <w:right w:val="none" w:sz="0" w:space="0" w:color="auto"/>
      </w:divBdr>
    </w:div>
    <w:div w:id="772358918">
      <w:marLeft w:val="640"/>
      <w:marRight w:val="0"/>
      <w:marTop w:val="0"/>
      <w:marBottom w:val="0"/>
      <w:divBdr>
        <w:top w:val="none" w:sz="0" w:space="0" w:color="auto"/>
        <w:left w:val="none" w:sz="0" w:space="0" w:color="auto"/>
        <w:bottom w:val="none" w:sz="0" w:space="0" w:color="auto"/>
        <w:right w:val="none" w:sz="0" w:space="0" w:color="auto"/>
      </w:divBdr>
    </w:div>
    <w:div w:id="772365098">
      <w:marLeft w:val="640"/>
      <w:marRight w:val="0"/>
      <w:marTop w:val="0"/>
      <w:marBottom w:val="0"/>
      <w:divBdr>
        <w:top w:val="none" w:sz="0" w:space="0" w:color="auto"/>
        <w:left w:val="none" w:sz="0" w:space="0" w:color="auto"/>
        <w:bottom w:val="none" w:sz="0" w:space="0" w:color="auto"/>
        <w:right w:val="none" w:sz="0" w:space="0" w:color="auto"/>
      </w:divBdr>
    </w:div>
    <w:div w:id="772435095">
      <w:marLeft w:val="640"/>
      <w:marRight w:val="0"/>
      <w:marTop w:val="0"/>
      <w:marBottom w:val="0"/>
      <w:divBdr>
        <w:top w:val="none" w:sz="0" w:space="0" w:color="auto"/>
        <w:left w:val="none" w:sz="0" w:space="0" w:color="auto"/>
        <w:bottom w:val="none" w:sz="0" w:space="0" w:color="auto"/>
        <w:right w:val="none" w:sz="0" w:space="0" w:color="auto"/>
      </w:divBdr>
    </w:div>
    <w:div w:id="772551616">
      <w:marLeft w:val="640"/>
      <w:marRight w:val="0"/>
      <w:marTop w:val="0"/>
      <w:marBottom w:val="0"/>
      <w:divBdr>
        <w:top w:val="none" w:sz="0" w:space="0" w:color="auto"/>
        <w:left w:val="none" w:sz="0" w:space="0" w:color="auto"/>
        <w:bottom w:val="none" w:sz="0" w:space="0" w:color="auto"/>
        <w:right w:val="none" w:sz="0" w:space="0" w:color="auto"/>
      </w:divBdr>
    </w:div>
    <w:div w:id="772631804">
      <w:marLeft w:val="640"/>
      <w:marRight w:val="0"/>
      <w:marTop w:val="0"/>
      <w:marBottom w:val="0"/>
      <w:divBdr>
        <w:top w:val="none" w:sz="0" w:space="0" w:color="auto"/>
        <w:left w:val="none" w:sz="0" w:space="0" w:color="auto"/>
        <w:bottom w:val="none" w:sz="0" w:space="0" w:color="auto"/>
        <w:right w:val="none" w:sz="0" w:space="0" w:color="auto"/>
      </w:divBdr>
    </w:div>
    <w:div w:id="772672096">
      <w:marLeft w:val="640"/>
      <w:marRight w:val="0"/>
      <w:marTop w:val="0"/>
      <w:marBottom w:val="0"/>
      <w:divBdr>
        <w:top w:val="none" w:sz="0" w:space="0" w:color="auto"/>
        <w:left w:val="none" w:sz="0" w:space="0" w:color="auto"/>
        <w:bottom w:val="none" w:sz="0" w:space="0" w:color="auto"/>
        <w:right w:val="none" w:sz="0" w:space="0" w:color="auto"/>
      </w:divBdr>
    </w:div>
    <w:div w:id="772744221">
      <w:marLeft w:val="640"/>
      <w:marRight w:val="0"/>
      <w:marTop w:val="0"/>
      <w:marBottom w:val="0"/>
      <w:divBdr>
        <w:top w:val="none" w:sz="0" w:space="0" w:color="auto"/>
        <w:left w:val="none" w:sz="0" w:space="0" w:color="auto"/>
        <w:bottom w:val="none" w:sz="0" w:space="0" w:color="auto"/>
        <w:right w:val="none" w:sz="0" w:space="0" w:color="auto"/>
      </w:divBdr>
    </w:div>
    <w:div w:id="772748917">
      <w:marLeft w:val="640"/>
      <w:marRight w:val="0"/>
      <w:marTop w:val="0"/>
      <w:marBottom w:val="0"/>
      <w:divBdr>
        <w:top w:val="none" w:sz="0" w:space="0" w:color="auto"/>
        <w:left w:val="none" w:sz="0" w:space="0" w:color="auto"/>
        <w:bottom w:val="none" w:sz="0" w:space="0" w:color="auto"/>
        <w:right w:val="none" w:sz="0" w:space="0" w:color="auto"/>
      </w:divBdr>
    </w:div>
    <w:div w:id="772749620">
      <w:marLeft w:val="640"/>
      <w:marRight w:val="0"/>
      <w:marTop w:val="0"/>
      <w:marBottom w:val="0"/>
      <w:divBdr>
        <w:top w:val="none" w:sz="0" w:space="0" w:color="auto"/>
        <w:left w:val="none" w:sz="0" w:space="0" w:color="auto"/>
        <w:bottom w:val="none" w:sz="0" w:space="0" w:color="auto"/>
        <w:right w:val="none" w:sz="0" w:space="0" w:color="auto"/>
      </w:divBdr>
    </w:div>
    <w:div w:id="772868374">
      <w:marLeft w:val="640"/>
      <w:marRight w:val="0"/>
      <w:marTop w:val="0"/>
      <w:marBottom w:val="0"/>
      <w:divBdr>
        <w:top w:val="none" w:sz="0" w:space="0" w:color="auto"/>
        <w:left w:val="none" w:sz="0" w:space="0" w:color="auto"/>
        <w:bottom w:val="none" w:sz="0" w:space="0" w:color="auto"/>
        <w:right w:val="none" w:sz="0" w:space="0" w:color="auto"/>
      </w:divBdr>
    </w:div>
    <w:div w:id="772894369">
      <w:marLeft w:val="640"/>
      <w:marRight w:val="0"/>
      <w:marTop w:val="0"/>
      <w:marBottom w:val="0"/>
      <w:divBdr>
        <w:top w:val="none" w:sz="0" w:space="0" w:color="auto"/>
        <w:left w:val="none" w:sz="0" w:space="0" w:color="auto"/>
        <w:bottom w:val="none" w:sz="0" w:space="0" w:color="auto"/>
        <w:right w:val="none" w:sz="0" w:space="0" w:color="auto"/>
      </w:divBdr>
    </w:div>
    <w:div w:id="772937059">
      <w:marLeft w:val="640"/>
      <w:marRight w:val="0"/>
      <w:marTop w:val="0"/>
      <w:marBottom w:val="0"/>
      <w:divBdr>
        <w:top w:val="none" w:sz="0" w:space="0" w:color="auto"/>
        <w:left w:val="none" w:sz="0" w:space="0" w:color="auto"/>
        <w:bottom w:val="none" w:sz="0" w:space="0" w:color="auto"/>
        <w:right w:val="none" w:sz="0" w:space="0" w:color="auto"/>
      </w:divBdr>
    </w:div>
    <w:div w:id="772942660">
      <w:marLeft w:val="640"/>
      <w:marRight w:val="0"/>
      <w:marTop w:val="0"/>
      <w:marBottom w:val="0"/>
      <w:divBdr>
        <w:top w:val="none" w:sz="0" w:space="0" w:color="auto"/>
        <w:left w:val="none" w:sz="0" w:space="0" w:color="auto"/>
        <w:bottom w:val="none" w:sz="0" w:space="0" w:color="auto"/>
        <w:right w:val="none" w:sz="0" w:space="0" w:color="auto"/>
      </w:divBdr>
    </w:div>
    <w:div w:id="772943593">
      <w:marLeft w:val="640"/>
      <w:marRight w:val="0"/>
      <w:marTop w:val="0"/>
      <w:marBottom w:val="0"/>
      <w:divBdr>
        <w:top w:val="none" w:sz="0" w:space="0" w:color="auto"/>
        <w:left w:val="none" w:sz="0" w:space="0" w:color="auto"/>
        <w:bottom w:val="none" w:sz="0" w:space="0" w:color="auto"/>
        <w:right w:val="none" w:sz="0" w:space="0" w:color="auto"/>
      </w:divBdr>
    </w:div>
    <w:div w:id="772945676">
      <w:marLeft w:val="640"/>
      <w:marRight w:val="0"/>
      <w:marTop w:val="0"/>
      <w:marBottom w:val="0"/>
      <w:divBdr>
        <w:top w:val="none" w:sz="0" w:space="0" w:color="auto"/>
        <w:left w:val="none" w:sz="0" w:space="0" w:color="auto"/>
        <w:bottom w:val="none" w:sz="0" w:space="0" w:color="auto"/>
        <w:right w:val="none" w:sz="0" w:space="0" w:color="auto"/>
      </w:divBdr>
    </w:div>
    <w:div w:id="773019301">
      <w:marLeft w:val="640"/>
      <w:marRight w:val="0"/>
      <w:marTop w:val="0"/>
      <w:marBottom w:val="0"/>
      <w:divBdr>
        <w:top w:val="none" w:sz="0" w:space="0" w:color="auto"/>
        <w:left w:val="none" w:sz="0" w:space="0" w:color="auto"/>
        <w:bottom w:val="none" w:sz="0" w:space="0" w:color="auto"/>
        <w:right w:val="none" w:sz="0" w:space="0" w:color="auto"/>
      </w:divBdr>
    </w:div>
    <w:div w:id="773062764">
      <w:marLeft w:val="640"/>
      <w:marRight w:val="0"/>
      <w:marTop w:val="0"/>
      <w:marBottom w:val="0"/>
      <w:divBdr>
        <w:top w:val="none" w:sz="0" w:space="0" w:color="auto"/>
        <w:left w:val="none" w:sz="0" w:space="0" w:color="auto"/>
        <w:bottom w:val="none" w:sz="0" w:space="0" w:color="auto"/>
        <w:right w:val="none" w:sz="0" w:space="0" w:color="auto"/>
      </w:divBdr>
    </w:div>
    <w:div w:id="773088545">
      <w:marLeft w:val="640"/>
      <w:marRight w:val="0"/>
      <w:marTop w:val="0"/>
      <w:marBottom w:val="0"/>
      <w:divBdr>
        <w:top w:val="none" w:sz="0" w:space="0" w:color="auto"/>
        <w:left w:val="none" w:sz="0" w:space="0" w:color="auto"/>
        <w:bottom w:val="none" w:sz="0" w:space="0" w:color="auto"/>
        <w:right w:val="none" w:sz="0" w:space="0" w:color="auto"/>
      </w:divBdr>
    </w:div>
    <w:div w:id="773090243">
      <w:marLeft w:val="640"/>
      <w:marRight w:val="0"/>
      <w:marTop w:val="0"/>
      <w:marBottom w:val="0"/>
      <w:divBdr>
        <w:top w:val="none" w:sz="0" w:space="0" w:color="auto"/>
        <w:left w:val="none" w:sz="0" w:space="0" w:color="auto"/>
        <w:bottom w:val="none" w:sz="0" w:space="0" w:color="auto"/>
        <w:right w:val="none" w:sz="0" w:space="0" w:color="auto"/>
      </w:divBdr>
    </w:div>
    <w:div w:id="773213816">
      <w:marLeft w:val="640"/>
      <w:marRight w:val="0"/>
      <w:marTop w:val="0"/>
      <w:marBottom w:val="0"/>
      <w:divBdr>
        <w:top w:val="none" w:sz="0" w:space="0" w:color="auto"/>
        <w:left w:val="none" w:sz="0" w:space="0" w:color="auto"/>
        <w:bottom w:val="none" w:sz="0" w:space="0" w:color="auto"/>
        <w:right w:val="none" w:sz="0" w:space="0" w:color="auto"/>
      </w:divBdr>
    </w:div>
    <w:div w:id="773213877">
      <w:marLeft w:val="640"/>
      <w:marRight w:val="0"/>
      <w:marTop w:val="0"/>
      <w:marBottom w:val="0"/>
      <w:divBdr>
        <w:top w:val="none" w:sz="0" w:space="0" w:color="auto"/>
        <w:left w:val="none" w:sz="0" w:space="0" w:color="auto"/>
        <w:bottom w:val="none" w:sz="0" w:space="0" w:color="auto"/>
        <w:right w:val="none" w:sz="0" w:space="0" w:color="auto"/>
      </w:divBdr>
    </w:div>
    <w:div w:id="773281923">
      <w:marLeft w:val="640"/>
      <w:marRight w:val="0"/>
      <w:marTop w:val="0"/>
      <w:marBottom w:val="0"/>
      <w:divBdr>
        <w:top w:val="none" w:sz="0" w:space="0" w:color="auto"/>
        <w:left w:val="none" w:sz="0" w:space="0" w:color="auto"/>
        <w:bottom w:val="none" w:sz="0" w:space="0" w:color="auto"/>
        <w:right w:val="none" w:sz="0" w:space="0" w:color="auto"/>
      </w:divBdr>
    </w:div>
    <w:div w:id="773282715">
      <w:marLeft w:val="640"/>
      <w:marRight w:val="0"/>
      <w:marTop w:val="0"/>
      <w:marBottom w:val="0"/>
      <w:divBdr>
        <w:top w:val="none" w:sz="0" w:space="0" w:color="auto"/>
        <w:left w:val="none" w:sz="0" w:space="0" w:color="auto"/>
        <w:bottom w:val="none" w:sz="0" w:space="0" w:color="auto"/>
        <w:right w:val="none" w:sz="0" w:space="0" w:color="auto"/>
      </w:divBdr>
    </w:div>
    <w:div w:id="773407209">
      <w:marLeft w:val="640"/>
      <w:marRight w:val="0"/>
      <w:marTop w:val="0"/>
      <w:marBottom w:val="0"/>
      <w:divBdr>
        <w:top w:val="none" w:sz="0" w:space="0" w:color="auto"/>
        <w:left w:val="none" w:sz="0" w:space="0" w:color="auto"/>
        <w:bottom w:val="none" w:sz="0" w:space="0" w:color="auto"/>
        <w:right w:val="none" w:sz="0" w:space="0" w:color="auto"/>
      </w:divBdr>
    </w:div>
    <w:div w:id="773473984">
      <w:marLeft w:val="640"/>
      <w:marRight w:val="0"/>
      <w:marTop w:val="0"/>
      <w:marBottom w:val="0"/>
      <w:divBdr>
        <w:top w:val="none" w:sz="0" w:space="0" w:color="auto"/>
        <w:left w:val="none" w:sz="0" w:space="0" w:color="auto"/>
        <w:bottom w:val="none" w:sz="0" w:space="0" w:color="auto"/>
        <w:right w:val="none" w:sz="0" w:space="0" w:color="auto"/>
      </w:divBdr>
    </w:div>
    <w:div w:id="773482037">
      <w:marLeft w:val="640"/>
      <w:marRight w:val="0"/>
      <w:marTop w:val="0"/>
      <w:marBottom w:val="0"/>
      <w:divBdr>
        <w:top w:val="none" w:sz="0" w:space="0" w:color="auto"/>
        <w:left w:val="none" w:sz="0" w:space="0" w:color="auto"/>
        <w:bottom w:val="none" w:sz="0" w:space="0" w:color="auto"/>
        <w:right w:val="none" w:sz="0" w:space="0" w:color="auto"/>
      </w:divBdr>
    </w:div>
    <w:div w:id="773482262">
      <w:marLeft w:val="640"/>
      <w:marRight w:val="0"/>
      <w:marTop w:val="0"/>
      <w:marBottom w:val="0"/>
      <w:divBdr>
        <w:top w:val="none" w:sz="0" w:space="0" w:color="auto"/>
        <w:left w:val="none" w:sz="0" w:space="0" w:color="auto"/>
        <w:bottom w:val="none" w:sz="0" w:space="0" w:color="auto"/>
        <w:right w:val="none" w:sz="0" w:space="0" w:color="auto"/>
      </w:divBdr>
    </w:div>
    <w:div w:id="773597387">
      <w:marLeft w:val="640"/>
      <w:marRight w:val="0"/>
      <w:marTop w:val="0"/>
      <w:marBottom w:val="0"/>
      <w:divBdr>
        <w:top w:val="none" w:sz="0" w:space="0" w:color="auto"/>
        <w:left w:val="none" w:sz="0" w:space="0" w:color="auto"/>
        <w:bottom w:val="none" w:sz="0" w:space="0" w:color="auto"/>
        <w:right w:val="none" w:sz="0" w:space="0" w:color="auto"/>
      </w:divBdr>
    </w:div>
    <w:div w:id="773790695">
      <w:marLeft w:val="640"/>
      <w:marRight w:val="0"/>
      <w:marTop w:val="0"/>
      <w:marBottom w:val="0"/>
      <w:divBdr>
        <w:top w:val="none" w:sz="0" w:space="0" w:color="auto"/>
        <w:left w:val="none" w:sz="0" w:space="0" w:color="auto"/>
        <w:bottom w:val="none" w:sz="0" w:space="0" w:color="auto"/>
        <w:right w:val="none" w:sz="0" w:space="0" w:color="auto"/>
      </w:divBdr>
    </w:div>
    <w:div w:id="773862626">
      <w:marLeft w:val="640"/>
      <w:marRight w:val="0"/>
      <w:marTop w:val="0"/>
      <w:marBottom w:val="0"/>
      <w:divBdr>
        <w:top w:val="none" w:sz="0" w:space="0" w:color="auto"/>
        <w:left w:val="none" w:sz="0" w:space="0" w:color="auto"/>
        <w:bottom w:val="none" w:sz="0" w:space="0" w:color="auto"/>
        <w:right w:val="none" w:sz="0" w:space="0" w:color="auto"/>
      </w:divBdr>
    </w:div>
    <w:div w:id="773941650">
      <w:marLeft w:val="640"/>
      <w:marRight w:val="0"/>
      <w:marTop w:val="0"/>
      <w:marBottom w:val="0"/>
      <w:divBdr>
        <w:top w:val="none" w:sz="0" w:space="0" w:color="auto"/>
        <w:left w:val="none" w:sz="0" w:space="0" w:color="auto"/>
        <w:bottom w:val="none" w:sz="0" w:space="0" w:color="auto"/>
        <w:right w:val="none" w:sz="0" w:space="0" w:color="auto"/>
      </w:divBdr>
    </w:div>
    <w:div w:id="773983006">
      <w:marLeft w:val="640"/>
      <w:marRight w:val="0"/>
      <w:marTop w:val="0"/>
      <w:marBottom w:val="0"/>
      <w:divBdr>
        <w:top w:val="none" w:sz="0" w:space="0" w:color="auto"/>
        <w:left w:val="none" w:sz="0" w:space="0" w:color="auto"/>
        <w:bottom w:val="none" w:sz="0" w:space="0" w:color="auto"/>
        <w:right w:val="none" w:sz="0" w:space="0" w:color="auto"/>
      </w:divBdr>
    </w:div>
    <w:div w:id="773983064">
      <w:marLeft w:val="640"/>
      <w:marRight w:val="0"/>
      <w:marTop w:val="0"/>
      <w:marBottom w:val="0"/>
      <w:divBdr>
        <w:top w:val="none" w:sz="0" w:space="0" w:color="auto"/>
        <w:left w:val="none" w:sz="0" w:space="0" w:color="auto"/>
        <w:bottom w:val="none" w:sz="0" w:space="0" w:color="auto"/>
        <w:right w:val="none" w:sz="0" w:space="0" w:color="auto"/>
      </w:divBdr>
    </w:div>
    <w:div w:id="774010965">
      <w:marLeft w:val="640"/>
      <w:marRight w:val="0"/>
      <w:marTop w:val="0"/>
      <w:marBottom w:val="0"/>
      <w:divBdr>
        <w:top w:val="none" w:sz="0" w:space="0" w:color="auto"/>
        <w:left w:val="none" w:sz="0" w:space="0" w:color="auto"/>
        <w:bottom w:val="none" w:sz="0" w:space="0" w:color="auto"/>
        <w:right w:val="none" w:sz="0" w:space="0" w:color="auto"/>
      </w:divBdr>
    </w:div>
    <w:div w:id="774056566">
      <w:marLeft w:val="640"/>
      <w:marRight w:val="0"/>
      <w:marTop w:val="0"/>
      <w:marBottom w:val="0"/>
      <w:divBdr>
        <w:top w:val="none" w:sz="0" w:space="0" w:color="auto"/>
        <w:left w:val="none" w:sz="0" w:space="0" w:color="auto"/>
        <w:bottom w:val="none" w:sz="0" w:space="0" w:color="auto"/>
        <w:right w:val="none" w:sz="0" w:space="0" w:color="auto"/>
      </w:divBdr>
    </w:div>
    <w:div w:id="774058248">
      <w:marLeft w:val="640"/>
      <w:marRight w:val="0"/>
      <w:marTop w:val="0"/>
      <w:marBottom w:val="0"/>
      <w:divBdr>
        <w:top w:val="none" w:sz="0" w:space="0" w:color="auto"/>
        <w:left w:val="none" w:sz="0" w:space="0" w:color="auto"/>
        <w:bottom w:val="none" w:sz="0" w:space="0" w:color="auto"/>
        <w:right w:val="none" w:sz="0" w:space="0" w:color="auto"/>
      </w:divBdr>
    </w:div>
    <w:div w:id="774061079">
      <w:marLeft w:val="640"/>
      <w:marRight w:val="0"/>
      <w:marTop w:val="0"/>
      <w:marBottom w:val="0"/>
      <w:divBdr>
        <w:top w:val="none" w:sz="0" w:space="0" w:color="auto"/>
        <w:left w:val="none" w:sz="0" w:space="0" w:color="auto"/>
        <w:bottom w:val="none" w:sz="0" w:space="0" w:color="auto"/>
        <w:right w:val="none" w:sz="0" w:space="0" w:color="auto"/>
      </w:divBdr>
    </w:div>
    <w:div w:id="774178013">
      <w:marLeft w:val="640"/>
      <w:marRight w:val="0"/>
      <w:marTop w:val="0"/>
      <w:marBottom w:val="0"/>
      <w:divBdr>
        <w:top w:val="none" w:sz="0" w:space="0" w:color="auto"/>
        <w:left w:val="none" w:sz="0" w:space="0" w:color="auto"/>
        <w:bottom w:val="none" w:sz="0" w:space="0" w:color="auto"/>
        <w:right w:val="none" w:sz="0" w:space="0" w:color="auto"/>
      </w:divBdr>
    </w:div>
    <w:div w:id="774249177">
      <w:marLeft w:val="640"/>
      <w:marRight w:val="0"/>
      <w:marTop w:val="0"/>
      <w:marBottom w:val="0"/>
      <w:divBdr>
        <w:top w:val="none" w:sz="0" w:space="0" w:color="auto"/>
        <w:left w:val="none" w:sz="0" w:space="0" w:color="auto"/>
        <w:bottom w:val="none" w:sz="0" w:space="0" w:color="auto"/>
        <w:right w:val="none" w:sz="0" w:space="0" w:color="auto"/>
      </w:divBdr>
    </w:div>
    <w:div w:id="774255120">
      <w:marLeft w:val="640"/>
      <w:marRight w:val="0"/>
      <w:marTop w:val="0"/>
      <w:marBottom w:val="0"/>
      <w:divBdr>
        <w:top w:val="none" w:sz="0" w:space="0" w:color="auto"/>
        <w:left w:val="none" w:sz="0" w:space="0" w:color="auto"/>
        <w:bottom w:val="none" w:sz="0" w:space="0" w:color="auto"/>
        <w:right w:val="none" w:sz="0" w:space="0" w:color="auto"/>
      </w:divBdr>
    </w:div>
    <w:div w:id="774331726">
      <w:marLeft w:val="640"/>
      <w:marRight w:val="0"/>
      <w:marTop w:val="0"/>
      <w:marBottom w:val="0"/>
      <w:divBdr>
        <w:top w:val="none" w:sz="0" w:space="0" w:color="auto"/>
        <w:left w:val="none" w:sz="0" w:space="0" w:color="auto"/>
        <w:bottom w:val="none" w:sz="0" w:space="0" w:color="auto"/>
        <w:right w:val="none" w:sz="0" w:space="0" w:color="auto"/>
      </w:divBdr>
    </w:div>
    <w:div w:id="774374275">
      <w:marLeft w:val="640"/>
      <w:marRight w:val="0"/>
      <w:marTop w:val="0"/>
      <w:marBottom w:val="0"/>
      <w:divBdr>
        <w:top w:val="none" w:sz="0" w:space="0" w:color="auto"/>
        <w:left w:val="none" w:sz="0" w:space="0" w:color="auto"/>
        <w:bottom w:val="none" w:sz="0" w:space="0" w:color="auto"/>
        <w:right w:val="none" w:sz="0" w:space="0" w:color="auto"/>
      </w:divBdr>
    </w:div>
    <w:div w:id="774401301">
      <w:marLeft w:val="640"/>
      <w:marRight w:val="0"/>
      <w:marTop w:val="0"/>
      <w:marBottom w:val="0"/>
      <w:divBdr>
        <w:top w:val="none" w:sz="0" w:space="0" w:color="auto"/>
        <w:left w:val="none" w:sz="0" w:space="0" w:color="auto"/>
        <w:bottom w:val="none" w:sz="0" w:space="0" w:color="auto"/>
        <w:right w:val="none" w:sz="0" w:space="0" w:color="auto"/>
      </w:divBdr>
    </w:div>
    <w:div w:id="774401525">
      <w:marLeft w:val="640"/>
      <w:marRight w:val="0"/>
      <w:marTop w:val="0"/>
      <w:marBottom w:val="0"/>
      <w:divBdr>
        <w:top w:val="none" w:sz="0" w:space="0" w:color="auto"/>
        <w:left w:val="none" w:sz="0" w:space="0" w:color="auto"/>
        <w:bottom w:val="none" w:sz="0" w:space="0" w:color="auto"/>
        <w:right w:val="none" w:sz="0" w:space="0" w:color="auto"/>
      </w:divBdr>
    </w:div>
    <w:div w:id="774405217">
      <w:marLeft w:val="640"/>
      <w:marRight w:val="0"/>
      <w:marTop w:val="0"/>
      <w:marBottom w:val="0"/>
      <w:divBdr>
        <w:top w:val="none" w:sz="0" w:space="0" w:color="auto"/>
        <w:left w:val="none" w:sz="0" w:space="0" w:color="auto"/>
        <w:bottom w:val="none" w:sz="0" w:space="0" w:color="auto"/>
        <w:right w:val="none" w:sz="0" w:space="0" w:color="auto"/>
      </w:divBdr>
    </w:div>
    <w:div w:id="774448367">
      <w:marLeft w:val="640"/>
      <w:marRight w:val="0"/>
      <w:marTop w:val="0"/>
      <w:marBottom w:val="0"/>
      <w:divBdr>
        <w:top w:val="none" w:sz="0" w:space="0" w:color="auto"/>
        <w:left w:val="none" w:sz="0" w:space="0" w:color="auto"/>
        <w:bottom w:val="none" w:sz="0" w:space="0" w:color="auto"/>
        <w:right w:val="none" w:sz="0" w:space="0" w:color="auto"/>
      </w:divBdr>
    </w:div>
    <w:div w:id="774449678">
      <w:marLeft w:val="640"/>
      <w:marRight w:val="0"/>
      <w:marTop w:val="0"/>
      <w:marBottom w:val="0"/>
      <w:divBdr>
        <w:top w:val="none" w:sz="0" w:space="0" w:color="auto"/>
        <w:left w:val="none" w:sz="0" w:space="0" w:color="auto"/>
        <w:bottom w:val="none" w:sz="0" w:space="0" w:color="auto"/>
        <w:right w:val="none" w:sz="0" w:space="0" w:color="auto"/>
      </w:divBdr>
    </w:div>
    <w:div w:id="774524862">
      <w:marLeft w:val="640"/>
      <w:marRight w:val="0"/>
      <w:marTop w:val="0"/>
      <w:marBottom w:val="0"/>
      <w:divBdr>
        <w:top w:val="none" w:sz="0" w:space="0" w:color="auto"/>
        <w:left w:val="none" w:sz="0" w:space="0" w:color="auto"/>
        <w:bottom w:val="none" w:sz="0" w:space="0" w:color="auto"/>
        <w:right w:val="none" w:sz="0" w:space="0" w:color="auto"/>
      </w:divBdr>
    </w:div>
    <w:div w:id="774596472">
      <w:marLeft w:val="640"/>
      <w:marRight w:val="0"/>
      <w:marTop w:val="0"/>
      <w:marBottom w:val="0"/>
      <w:divBdr>
        <w:top w:val="none" w:sz="0" w:space="0" w:color="auto"/>
        <w:left w:val="none" w:sz="0" w:space="0" w:color="auto"/>
        <w:bottom w:val="none" w:sz="0" w:space="0" w:color="auto"/>
        <w:right w:val="none" w:sz="0" w:space="0" w:color="auto"/>
      </w:divBdr>
    </w:div>
    <w:div w:id="774597415">
      <w:marLeft w:val="640"/>
      <w:marRight w:val="0"/>
      <w:marTop w:val="0"/>
      <w:marBottom w:val="0"/>
      <w:divBdr>
        <w:top w:val="none" w:sz="0" w:space="0" w:color="auto"/>
        <w:left w:val="none" w:sz="0" w:space="0" w:color="auto"/>
        <w:bottom w:val="none" w:sz="0" w:space="0" w:color="auto"/>
        <w:right w:val="none" w:sz="0" w:space="0" w:color="auto"/>
      </w:divBdr>
    </w:div>
    <w:div w:id="774598185">
      <w:marLeft w:val="640"/>
      <w:marRight w:val="0"/>
      <w:marTop w:val="0"/>
      <w:marBottom w:val="0"/>
      <w:divBdr>
        <w:top w:val="none" w:sz="0" w:space="0" w:color="auto"/>
        <w:left w:val="none" w:sz="0" w:space="0" w:color="auto"/>
        <w:bottom w:val="none" w:sz="0" w:space="0" w:color="auto"/>
        <w:right w:val="none" w:sz="0" w:space="0" w:color="auto"/>
      </w:divBdr>
    </w:div>
    <w:div w:id="774666623">
      <w:marLeft w:val="640"/>
      <w:marRight w:val="0"/>
      <w:marTop w:val="0"/>
      <w:marBottom w:val="0"/>
      <w:divBdr>
        <w:top w:val="none" w:sz="0" w:space="0" w:color="auto"/>
        <w:left w:val="none" w:sz="0" w:space="0" w:color="auto"/>
        <w:bottom w:val="none" w:sz="0" w:space="0" w:color="auto"/>
        <w:right w:val="none" w:sz="0" w:space="0" w:color="auto"/>
      </w:divBdr>
    </w:div>
    <w:div w:id="774715463">
      <w:marLeft w:val="640"/>
      <w:marRight w:val="0"/>
      <w:marTop w:val="0"/>
      <w:marBottom w:val="0"/>
      <w:divBdr>
        <w:top w:val="none" w:sz="0" w:space="0" w:color="auto"/>
        <w:left w:val="none" w:sz="0" w:space="0" w:color="auto"/>
        <w:bottom w:val="none" w:sz="0" w:space="0" w:color="auto"/>
        <w:right w:val="none" w:sz="0" w:space="0" w:color="auto"/>
      </w:divBdr>
    </w:div>
    <w:div w:id="774836128">
      <w:marLeft w:val="640"/>
      <w:marRight w:val="0"/>
      <w:marTop w:val="0"/>
      <w:marBottom w:val="0"/>
      <w:divBdr>
        <w:top w:val="none" w:sz="0" w:space="0" w:color="auto"/>
        <w:left w:val="none" w:sz="0" w:space="0" w:color="auto"/>
        <w:bottom w:val="none" w:sz="0" w:space="0" w:color="auto"/>
        <w:right w:val="none" w:sz="0" w:space="0" w:color="auto"/>
      </w:divBdr>
    </w:div>
    <w:div w:id="774859374">
      <w:marLeft w:val="640"/>
      <w:marRight w:val="0"/>
      <w:marTop w:val="0"/>
      <w:marBottom w:val="0"/>
      <w:divBdr>
        <w:top w:val="none" w:sz="0" w:space="0" w:color="auto"/>
        <w:left w:val="none" w:sz="0" w:space="0" w:color="auto"/>
        <w:bottom w:val="none" w:sz="0" w:space="0" w:color="auto"/>
        <w:right w:val="none" w:sz="0" w:space="0" w:color="auto"/>
      </w:divBdr>
    </w:div>
    <w:div w:id="774984410">
      <w:marLeft w:val="640"/>
      <w:marRight w:val="0"/>
      <w:marTop w:val="0"/>
      <w:marBottom w:val="0"/>
      <w:divBdr>
        <w:top w:val="none" w:sz="0" w:space="0" w:color="auto"/>
        <w:left w:val="none" w:sz="0" w:space="0" w:color="auto"/>
        <w:bottom w:val="none" w:sz="0" w:space="0" w:color="auto"/>
        <w:right w:val="none" w:sz="0" w:space="0" w:color="auto"/>
      </w:divBdr>
    </w:div>
    <w:div w:id="774984419">
      <w:marLeft w:val="640"/>
      <w:marRight w:val="0"/>
      <w:marTop w:val="0"/>
      <w:marBottom w:val="0"/>
      <w:divBdr>
        <w:top w:val="none" w:sz="0" w:space="0" w:color="auto"/>
        <w:left w:val="none" w:sz="0" w:space="0" w:color="auto"/>
        <w:bottom w:val="none" w:sz="0" w:space="0" w:color="auto"/>
        <w:right w:val="none" w:sz="0" w:space="0" w:color="auto"/>
      </w:divBdr>
    </w:div>
    <w:div w:id="775177925">
      <w:marLeft w:val="640"/>
      <w:marRight w:val="0"/>
      <w:marTop w:val="0"/>
      <w:marBottom w:val="0"/>
      <w:divBdr>
        <w:top w:val="none" w:sz="0" w:space="0" w:color="auto"/>
        <w:left w:val="none" w:sz="0" w:space="0" w:color="auto"/>
        <w:bottom w:val="none" w:sz="0" w:space="0" w:color="auto"/>
        <w:right w:val="none" w:sz="0" w:space="0" w:color="auto"/>
      </w:divBdr>
    </w:div>
    <w:div w:id="775180183">
      <w:marLeft w:val="640"/>
      <w:marRight w:val="0"/>
      <w:marTop w:val="0"/>
      <w:marBottom w:val="0"/>
      <w:divBdr>
        <w:top w:val="none" w:sz="0" w:space="0" w:color="auto"/>
        <w:left w:val="none" w:sz="0" w:space="0" w:color="auto"/>
        <w:bottom w:val="none" w:sz="0" w:space="0" w:color="auto"/>
        <w:right w:val="none" w:sz="0" w:space="0" w:color="auto"/>
      </w:divBdr>
    </w:div>
    <w:div w:id="775252368">
      <w:marLeft w:val="640"/>
      <w:marRight w:val="0"/>
      <w:marTop w:val="0"/>
      <w:marBottom w:val="0"/>
      <w:divBdr>
        <w:top w:val="none" w:sz="0" w:space="0" w:color="auto"/>
        <w:left w:val="none" w:sz="0" w:space="0" w:color="auto"/>
        <w:bottom w:val="none" w:sz="0" w:space="0" w:color="auto"/>
        <w:right w:val="none" w:sz="0" w:space="0" w:color="auto"/>
      </w:divBdr>
    </w:div>
    <w:div w:id="775252479">
      <w:marLeft w:val="640"/>
      <w:marRight w:val="0"/>
      <w:marTop w:val="0"/>
      <w:marBottom w:val="0"/>
      <w:divBdr>
        <w:top w:val="none" w:sz="0" w:space="0" w:color="auto"/>
        <w:left w:val="none" w:sz="0" w:space="0" w:color="auto"/>
        <w:bottom w:val="none" w:sz="0" w:space="0" w:color="auto"/>
        <w:right w:val="none" w:sz="0" w:space="0" w:color="auto"/>
      </w:divBdr>
    </w:div>
    <w:div w:id="775321417">
      <w:marLeft w:val="640"/>
      <w:marRight w:val="0"/>
      <w:marTop w:val="0"/>
      <w:marBottom w:val="0"/>
      <w:divBdr>
        <w:top w:val="none" w:sz="0" w:space="0" w:color="auto"/>
        <w:left w:val="none" w:sz="0" w:space="0" w:color="auto"/>
        <w:bottom w:val="none" w:sz="0" w:space="0" w:color="auto"/>
        <w:right w:val="none" w:sz="0" w:space="0" w:color="auto"/>
      </w:divBdr>
    </w:div>
    <w:div w:id="775365941">
      <w:marLeft w:val="640"/>
      <w:marRight w:val="0"/>
      <w:marTop w:val="0"/>
      <w:marBottom w:val="0"/>
      <w:divBdr>
        <w:top w:val="none" w:sz="0" w:space="0" w:color="auto"/>
        <w:left w:val="none" w:sz="0" w:space="0" w:color="auto"/>
        <w:bottom w:val="none" w:sz="0" w:space="0" w:color="auto"/>
        <w:right w:val="none" w:sz="0" w:space="0" w:color="auto"/>
      </w:divBdr>
    </w:div>
    <w:div w:id="775372073">
      <w:marLeft w:val="640"/>
      <w:marRight w:val="0"/>
      <w:marTop w:val="0"/>
      <w:marBottom w:val="0"/>
      <w:divBdr>
        <w:top w:val="none" w:sz="0" w:space="0" w:color="auto"/>
        <w:left w:val="none" w:sz="0" w:space="0" w:color="auto"/>
        <w:bottom w:val="none" w:sz="0" w:space="0" w:color="auto"/>
        <w:right w:val="none" w:sz="0" w:space="0" w:color="auto"/>
      </w:divBdr>
    </w:div>
    <w:div w:id="775444936">
      <w:marLeft w:val="640"/>
      <w:marRight w:val="0"/>
      <w:marTop w:val="0"/>
      <w:marBottom w:val="0"/>
      <w:divBdr>
        <w:top w:val="none" w:sz="0" w:space="0" w:color="auto"/>
        <w:left w:val="none" w:sz="0" w:space="0" w:color="auto"/>
        <w:bottom w:val="none" w:sz="0" w:space="0" w:color="auto"/>
        <w:right w:val="none" w:sz="0" w:space="0" w:color="auto"/>
      </w:divBdr>
    </w:div>
    <w:div w:id="775445197">
      <w:marLeft w:val="640"/>
      <w:marRight w:val="0"/>
      <w:marTop w:val="0"/>
      <w:marBottom w:val="0"/>
      <w:divBdr>
        <w:top w:val="none" w:sz="0" w:space="0" w:color="auto"/>
        <w:left w:val="none" w:sz="0" w:space="0" w:color="auto"/>
        <w:bottom w:val="none" w:sz="0" w:space="0" w:color="auto"/>
        <w:right w:val="none" w:sz="0" w:space="0" w:color="auto"/>
      </w:divBdr>
    </w:div>
    <w:div w:id="775490485">
      <w:marLeft w:val="640"/>
      <w:marRight w:val="0"/>
      <w:marTop w:val="0"/>
      <w:marBottom w:val="0"/>
      <w:divBdr>
        <w:top w:val="none" w:sz="0" w:space="0" w:color="auto"/>
        <w:left w:val="none" w:sz="0" w:space="0" w:color="auto"/>
        <w:bottom w:val="none" w:sz="0" w:space="0" w:color="auto"/>
        <w:right w:val="none" w:sz="0" w:space="0" w:color="auto"/>
      </w:divBdr>
    </w:div>
    <w:div w:id="775491534">
      <w:marLeft w:val="640"/>
      <w:marRight w:val="0"/>
      <w:marTop w:val="0"/>
      <w:marBottom w:val="0"/>
      <w:divBdr>
        <w:top w:val="none" w:sz="0" w:space="0" w:color="auto"/>
        <w:left w:val="none" w:sz="0" w:space="0" w:color="auto"/>
        <w:bottom w:val="none" w:sz="0" w:space="0" w:color="auto"/>
        <w:right w:val="none" w:sz="0" w:space="0" w:color="auto"/>
      </w:divBdr>
    </w:div>
    <w:div w:id="775558343">
      <w:marLeft w:val="640"/>
      <w:marRight w:val="0"/>
      <w:marTop w:val="0"/>
      <w:marBottom w:val="0"/>
      <w:divBdr>
        <w:top w:val="none" w:sz="0" w:space="0" w:color="auto"/>
        <w:left w:val="none" w:sz="0" w:space="0" w:color="auto"/>
        <w:bottom w:val="none" w:sz="0" w:space="0" w:color="auto"/>
        <w:right w:val="none" w:sz="0" w:space="0" w:color="auto"/>
      </w:divBdr>
    </w:div>
    <w:div w:id="775561791">
      <w:marLeft w:val="640"/>
      <w:marRight w:val="0"/>
      <w:marTop w:val="0"/>
      <w:marBottom w:val="0"/>
      <w:divBdr>
        <w:top w:val="none" w:sz="0" w:space="0" w:color="auto"/>
        <w:left w:val="none" w:sz="0" w:space="0" w:color="auto"/>
        <w:bottom w:val="none" w:sz="0" w:space="0" w:color="auto"/>
        <w:right w:val="none" w:sz="0" w:space="0" w:color="auto"/>
      </w:divBdr>
    </w:div>
    <w:div w:id="775565914">
      <w:marLeft w:val="640"/>
      <w:marRight w:val="0"/>
      <w:marTop w:val="0"/>
      <w:marBottom w:val="0"/>
      <w:divBdr>
        <w:top w:val="none" w:sz="0" w:space="0" w:color="auto"/>
        <w:left w:val="none" w:sz="0" w:space="0" w:color="auto"/>
        <w:bottom w:val="none" w:sz="0" w:space="0" w:color="auto"/>
        <w:right w:val="none" w:sz="0" w:space="0" w:color="auto"/>
      </w:divBdr>
    </w:div>
    <w:div w:id="775634180">
      <w:marLeft w:val="640"/>
      <w:marRight w:val="0"/>
      <w:marTop w:val="0"/>
      <w:marBottom w:val="0"/>
      <w:divBdr>
        <w:top w:val="none" w:sz="0" w:space="0" w:color="auto"/>
        <w:left w:val="none" w:sz="0" w:space="0" w:color="auto"/>
        <w:bottom w:val="none" w:sz="0" w:space="0" w:color="auto"/>
        <w:right w:val="none" w:sz="0" w:space="0" w:color="auto"/>
      </w:divBdr>
    </w:div>
    <w:div w:id="775757649">
      <w:marLeft w:val="640"/>
      <w:marRight w:val="0"/>
      <w:marTop w:val="0"/>
      <w:marBottom w:val="0"/>
      <w:divBdr>
        <w:top w:val="none" w:sz="0" w:space="0" w:color="auto"/>
        <w:left w:val="none" w:sz="0" w:space="0" w:color="auto"/>
        <w:bottom w:val="none" w:sz="0" w:space="0" w:color="auto"/>
        <w:right w:val="none" w:sz="0" w:space="0" w:color="auto"/>
      </w:divBdr>
    </w:div>
    <w:div w:id="775906278">
      <w:marLeft w:val="640"/>
      <w:marRight w:val="0"/>
      <w:marTop w:val="0"/>
      <w:marBottom w:val="0"/>
      <w:divBdr>
        <w:top w:val="none" w:sz="0" w:space="0" w:color="auto"/>
        <w:left w:val="none" w:sz="0" w:space="0" w:color="auto"/>
        <w:bottom w:val="none" w:sz="0" w:space="0" w:color="auto"/>
        <w:right w:val="none" w:sz="0" w:space="0" w:color="auto"/>
      </w:divBdr>
    </w:div>
    <w:div w:id="775906915">
      <w:marLeft w:val="640"/>
      <w:marRight w:val="0"/>
      <w:marTop w:val="0"/>
      <w:marBottom w:val="0"/>
      <w:divBdr>
        <w:top w:val="none" w:sz="0" w:space="0" w:color="auto"/>
        <w:left w:val="none" w:sz="0" w:space="0" w:color="auto"/>
        <w:bottom w:val="none" w:sz="0" w:space="0" w:color="auto"/>
        <w:right w:val="none" w:sz="0" w:space="0" w:color="auto"/>
      </w:divBdr>
    </w:div>
    <w:div w:id="775949230">
      <w:marLeft w:val="640"/>
      <w:marRight w:val="0"/>
      <w:marTop w:val="0"/>
      <w:marBottom w:val="0"/>
      <w:divBdr>
        <w:top w:val="none" w:sz="0" w:space="0" w:color="auto"/>
        <w:left w:val="none" w:sz="0" w:space="0" w:color="auto"/>
        <w:bottom w:val="none" w:sz="0" w:space="0" w:color="auto"/>
        <w:right w:val="none" w:sz="0" w:space="0" w:color="auto"/>
      </w:divBdr>
    </w:div>
    <w:div w:id="776099868">
      <w:marLeft w:val="640"/>
      <w:marRight w:val="0"/>
      <w:marTop w:val="0"/>
      <w:marBottom w:val="0"/>
      <w:divBdr>
        <w:top w:val="none" w:sz="0" w:space="0" w:color="auto"/>
        <w:left w:val="none" w:sz="0" w:space="0" w:color="auto"/>
        <w:bottom w:val="none" w:sz="0" w:space="0" w:color="auto"/>
        <w:right w:val="none" w:sz="0" w:space="0" w:color="auto"/>
      </w:divBdr>
    </w:div>
    <w:div w:id="776101128">
      <w:marLeft w:val="640"/>
      <w:marRight w:val="0"/>
      <w:marTop w:val="0"/>
      <w:marBottom w:val="0"/>
      <w:divBdr>
        <w:top w:val="none" w:sz="0" w:space="0" w:color="auto"/>
        <w:left w:val="none" w:sz="0" w:space="0" w:color="auto"/>
        <w:bottom w:val="none" w:sz="0" w:space="0" w:color="auto"/>
        <w:right w:val="none" w:sz="0" w:space="0" w:color="auto"/>
      </w:divBdr>
    </w:div>
    <w:div w:id="776103591">
      <w:marLeft w:val="640"/>
      <w:marRight w:val="0"/>
      <w:marTop w:val="0"/>
      <w:marBottom w:val="0"/>
      <w:divBdr>
        <w:top w:val="none" w:sz="0" w:space="0" w:color="auto"/>
        <w:left w:val="none" w:sz="0" w:space="0" w:color="auto"/>
        <w:bottom w:val="none" w:sz="0" w:space="0" w:color="auto"/>
        <w:right w:val="none" w:sz="0" w:space="0" w:color="auto"/>
      </w:divBdr>
    </w:div>
    <w:div w:id="776295987">
      <w:marLeft w:val="640"/>
      <w:marRight w:val="0"/>
      <w:marTop w:val="0"/>
      <w:marBottom w:val="0"/>
      <w:divBdr>
        <w:top w:val="none" w:sz="0" w:space="0" w:color="auto"/>
        <w:left w:val="none" w:sz="0" w:space="0" w:color="auto"/>
        <w:bottom w:val="none" w:sz="0" w:space="0" w:color="auto"/>
        <w:right w:val="none" w:sz="0" w:space="0" w:color="auto"/>
      </w:divBdr>
    </w:div>
    <w:div w:id="776482273">
      <w:marLeft w:val="640"/>
      <w:marRight w:val="0"/>
      <w:marTop w:val="0"/>
      <w:marBottom w:val="0"/>
      <w:divBdr>
        <w:top w:val="none" w:sz="0" w:space="0" w:color="auto"/>
        <w:left w:val="none" w:sz="0" w:space="0" w:color="auto"/>
        <w:bottom w:val="none" w:sz="0" w:space="0" w:color="auto"/>
        <w:right w:val="none" w:sz="0" w:space="0" w:color="auto"/>
      </w:divBdr>
    </w:div>
    <w:div w:id="776674863">
      <w:marLeft w:val="640"/>
      <w:marRight w:val="0"/>
      <w:marTop w:val="0"/>
      <w:marBottom w:val="0"/>
      <w:divBdr>
        <w:top w:val="none" w:sz="0" w:space="0" w:color="auto"/>
        <w:left w:val="none" w:sz="0" w:space="0" w:color="auto"/>
        <w:bottom w:val="none" w:sz="0" w:space="0" w:color="auto"/>
        <w:right w:val="none" w:sz="0" w:space="0" w:color="auto"/>
      </w:divBdr>
    </w:div>
    <w:div w:id="776754408">
      <w:marLeft w:val="640"/>
      <w:marRight w:val="0"/>
      <w:marTop w:val="0"/>
      <w:marBottom w:val="0"/>
      <w:divBdr>
        <w:top w:val="none" w:sz="0" w:space="0" w:color="auto"/>
        <w:left w:val="none" w:sz="0" w:space="0" w:color="auto"/>
        <w:bottom w:val="none" w:sz="0" w:space="0" w:color="auto"/>
        <w:right w:val="none" w:sz="0" w:space="0" w:color="auto"/>
      </w:divBdr>
    </w:div>
    <w:div w:id="776800603">
      <w:marLeft w:val="640"/>
      <w:marRight w:val="0"/>
      <w:marTop w:val="0"/>
      <w:marBottom w:val="0"/>
      <w:divBdr>
        <w:top w:val="none" w:sz="0" w:space="0" w:color="auto"/>
        <w:left w:val="none" w:sz="0" w:space="0" w:color="auto"/>
        <w:bottom w:val="none" w:sz="0" w:space="0" w:color="auto"/>
        <w:right w:val="none" w:sz="0" w:space="0" w:color="auto"/>
      </w:divBdr>
    </w:div>
    <w:div w:id="776800660">
      <w:marLeft w:val="640"/>
      <w:marRight w:val="0"/>
      <w:marTop w:val="0"/>
      <w:marBottom w:val="0"/>
      <w:divBdr>
        <w:top w:val="none" w:sz="0" w:space="0" w:color="auto"/>
        <w:left w:val="none" w:sz="0" w:space="0" w:color="auto"/>
        <w:bottom w:val="none" w:sz="0" w:space="0" w:color="auto"/>
        <w:right w:val="none" w:sz="0" w:space="0" w:color="auto"/>
      </w:divBdr>
    </w:div>
    <w:div w:id="776801544">
      <w:marLeft w:val="640"/>
      <w:marRight w:val="0"/>
      <w:marTop w:val="0"/>
      <w:marBottom w:val="0"/>
      <w:divBdr>
        <w:top w:val="none" w:sz="0" w:space="0" w:color="auto"/>
        <w:left w:val="none" w:sz="0" w:space="0" w:color="auto"/>
        <w:bottom w:val="none" w:sz="0" w:space="0" w:color="auto"/>
        <w:right w:val="none" w:sz="0" w:space="0" w:color="auto"/>
      </w:divBdr>
    </w:div>
    <w:div w:id="776945895">
      <w:marLeft w:val="640"/>
      <w:marRight w:val="0"/>
      <w:marTop w:val="0"/>
      <w:marBottom w:val="0"/>
      <w:divBdr>
        <w:top w:val="none" w:sz="0" w:space="0" w:color="auto"/>
        <w:left w:val="none" w:sz="0" w:space="0" w:color="auto"/>
        <w:bottom w:val="none" w:sz="0" w:space="0" w:color="auto"/>
        <w:right w:val="none" w:sz="0" w:space="0" w:color="auto"/>
      </w:divBdr>
    </w:div>
    <w:div w:id="777023920">
      <w:marLeft w:val="640"/>
      <w:marRight w:val="0"/>
      <w:marTop w:val="0"/>
      <w:marBottom w:val="0"/>
      <w:divBdr>
        <w:top w:val="none" w:sz="0" w:space="0" w:color="auto"/>
        <w:left w:val="none" w:sz="0" w:space="0" w:color="auto"/>
        <w:bottom w:val="none" w:sz="0" w:space="0" w:color="auto"/>
        <w:right w:val="none" w:sz="0" w:space="0" w:color="auto"/>
      </w:divBdr>
    </w:div>
    <w:div w:id="777025547">
      <w:marLeft w:val="640"/>
      <w:marRight w:val="0"/>
      <w:marTop w:val="0"/>
      <w:marBottom w:val="0"/>
      <w:divBdr>
        <w:top w:val="none" w:sz="0" w:space="0" w:color="auto"/>
        <w:left w:val="none" w:sz="0" w:space="0" w:color="auto"/>
        <w:bottom w:val="none" w:sz="0" w:space="0" w:color="auto"/>
        <w:right w:val="none" w:sz="0" w:space="0" w:color="auto"/>
      </w:divBdr>
    </w:div>
    <w:div w:id="777138013">
      <w:marLeft w:val="640"/>
      <w:marRight w:val="0"/>
      <w:marTop w:val="0"/>
      <w:marBottom w:val="0"/>
      <w:divBdr>
        <w:top w:val="none" w:sz="0" w:space="0" w:color="auto"/>
        <w:left w:val="none" w:sz="0" w:space="0" w:color="auto"/>
        <w:bottom w:val="none" w:sz="0" w:space="0" w:color="auto"/>
        <w:right w:val="none" w:sz="0" w:space="0" w:color="auto"/>
      </w:divBdr>
    </w:div>
    <w:div w:id="777287066">
      <w:marLeft w:val="640"/>
      <w:marRight w:val="0"/>
      <w:marTop w:val="0"/>
      <w:marBottom w:val="0"/>
      <w:divBdr>
        <w:top w:val="none" w:sz="0" w:space="0" w:color="auto"/>
        <w:left w:val="none" w:sz="0" w:space="0" w:color="auto"/>
        <w:bottom w:val="none" w:sz="0" w:space="0" w:color="auto"/>
        <w:right w:val="none" w:sz="0" w:space="0" w:color="auto"/>
      </w:divBdr>
    </w:div>
    <w:div w:id="777406625">
      <w:marLeft w:val="640"/>
      <w:marRight w:val="0"/>
      <w:marTop w:val="0"/>
      <w:marBottom w:val="0"/>
      <w:divBdr>
        <w:top w:val="none" w:sz="0" w:space="0" w:color="auto"/>
        <w:left w:val="none" w:sz="0" w:space="0" w:color="auto"/>
        <w:bottom w:val="none" w:sz="0" w:space="0" w:color="auto"/>
        <w:right w:val="none" w:sz="0" w:space="0" w:color="auto"/>
      </w:divBdr>
    </w:div>
    <w:div w:id="777457094">
      <w:marLeft w:val="640"/>
      <w:marRight w:val="0"/>
      <w:marTop w:val="0"/>
      <w:marBottom w:val="0"/>
      <w:divBdr>
        <w:top w:val="none" w:sz="0" w:space="0" w:color="auto"/>
        <w:left w:val="none" w:sz="0" w:space="0" w:color="auto"/>
        <w:bottom w:val="none" w:sz="0" w:space="0" w:color="auto"/>
        <w:right w:val="none" w:sz="0" w:space="0" w:color="auto"/>
      </w:divBdr>
    </w:div>
    <w:div w:id="777532701">
      <w:marLeft w:val="640"/>
      <w:marRight w:val="0"/>
      <w:marTop w:val="0"/>
      <w:marBottom w:val="0"/>
      <w:divBdr>
        <w:top w:val="none" w:sz="0" w:space="0" w:color="auto"/>
        <w:left w:val="none" w:sz="0" w:space="0" w:color="auto"/>
        <w:bottom w:val="none" w:sz="0" w:space="0" w:color="auto"/>
        <w:right w:val="none" w:sz="0" w:space="0" w:color="auto"/>
      </w:divBdr>
    </w:div>
    <w:div w:id="777601301">
      <w:marLeft w:val="640"/>
      <w:marRight w:val="0"/>
      <w:marTop w:val="0"/>
      <w:marBottom w:val="0"/>
      <w:divBdr>
        <w:top w:val="none" w:sz="0" w:space="0" w:color="auto"/>
        <w:left w:val="none" w:sz="0" w:space="0" w:color="auto"/>
        <w:bottom w:val="none" w:sz="0" w:space="0" w:color="auto"/>
        <w:right w:val="none" w:sz="0" w:space="0" w:color="auto"/>
      </w:divBdr>
    </w:div>
    <w:div w:id="777682619">
      <w:marLeft w:val="640"/>
      <w:marRight w:val="0"/>
      <w:marTop w:val="0"/>
      <w:marBottom w:val="0"/>
      <w:divBdr>
        <w:top w:val="none" w:sz="0" w:space="0" w:color="auto"/>
        <w:left w:val="none" w:sz="0" w:space="0" w:color="auto"/>
        <w:bottom w:val="none" w:sz="0" w:space="0" w:color="auto"/>
        <w:right w:val="none" w:sz="0" w:space="0" w:color="auto"/>
      </w:divBdr>
    </w:div>
    <w:div w:id="777722550">
      <w:marLeft w:val="640"/>
      <w:marRight w:val="0"/>
      <w:marTop w:val="0"/>
      <w:marBottom w:val="0"/>
      <w:divBdr>
        <w:top w:val="none" w:sz="0" w:space="0" w:color="auto"/>
        <w:left w:val="none" w:sz="0" w:space="0" w:color="auto"/>
        <w:bottom w:val="none" w:sz="0" w:space="0" w:color="auto"/>
        <w:right w:val="none" w:sz="0" w:space="0" w:color="auto"/>
      </w:divBdr>
    </w:div>
    <w:div w:id="777871406">
      <w:marLeft w:val="640"/>
      <w:marRight w:val="0"/>
      <w:marTop w:val="0"/>
      <w:marBottom w:val="0"/>
      <w:divBdr>
        <w:top w:val="none" w:sz="0" w:space="0" w:color="auto"/>
        <w:left w:val="none" w:sz="0" w:space="0" w:color="auto"/>
        <w:bottom w:val="none" w:sz="0" w:space="0" w:color="auto"/>
        <w:right w:val="none" w:sz="0" w:space="0" w:color="auto"/>
      </w:divBdr>
    </w:div>
    <w:div w:id="777985341">
      <w:marLeft w:val="640"/>
      <w:marRight w:val="0"/>
      <w:marTop w:val="0"/>
      <w:marBottom w:val="0"/>
      <w:divBdr>
        <w:top w:val="none" w:sz="0" w:space="0" w:color="auto"/>
        <w:left w:val="none" w:sz="0" w:space="0" w:color="auto"/>
        <w:bottom w:val="none" w:sz="0" w:space="0" w:color="auto"/>
        <w:right w:val="none" w:sz="0" w:space="0" w:color="auto"/>
      </w:divBdr>
    </w:div>
    <w:div w:id="777989206">
      <w:marLeft w:val="640"/>
      <w:marRight w:val="0"/>
      <w:marTop w:val="0"/>
      <w:marBottom w:val="0"/>
      <w:divBdr>
        <w:top w:val="none" w:sz="0" w:space="0" w:color="auto"/>
        <w:left w:val="none" w:sz="0" w:space="0" w:color="auto"/>
        <w:bottom w:val="none" w:sz="0" w:space="0" w:color="auto"/>
        <w:right w:val="none" w:sz="0" w:space="0" w:color="auto"/>
      </w:divBdr>
    </w:div>
    <w:div w:id="778061125">
      <w:marLeft w:val="640"/>
      <w:marRight w:val="0"/>
      <w:marTop w:val="0"/>
      <w:marBottom w:val="0"/>
      <w:divBdr>
        <w:top w:val="none" w:sz="0" w:space="0" w:color="auto"/>
        <w:left w:val="none" w:sz="0" w:space="0" w:color="auto"/>
        <w:bottom w:val="none" w:sz="0" w:space="0" w:color="auto"/>
        <w:right w:val="none" w:sz="0" w:space="0" w:color="auto"/>
      </w:divBdr>
    </w:div>
    <w:div w:id="778066064">
      <w:marLeft w:val="640"/>
      <w:marRight w:val="0"/>
      <w:marTop w:val="0"/>
      <w:marBottom w:val="0"/>
      <w:divBdr>
        <w:top w:val="none" w:sz="0" w:space="0" w:color="auto"/>
        <w:left w:val="none" w:sz="0" w:space="0" w:color="auto"/>
        <w:bottom w:val="none" w:sz="0" w:space="0" w:color="auto"/>
        <w:right w:val="none" w:sz="0" w:space="0" w:color="auto"/>
      </w:divBdr>
    </w:div>
    <w:div w:id="778112251">
      <w:marLeft w:val="640"/>
      <w:marRight w:val="0"/>
      <w:marTop w:val="0"/>
      <w:marBottom w:val="0"/>
      <w:divBdr>
        <w:top w:val="none" w:sz="0" w:space="0" w:color="auto"/>
        <w:left w:val="none" w:sz="0" w:space="0" w:color="auto"/>
        <w:bottom w:val="none" w:sz="0" w:space="0" w:color="auto"/>
        <w:right w:val="none" w:sz="0" w:space="0" w:color="auto"/>
      </w:divBdr>
    </w:div>
    <w:div w:id="778181847">
      <w:marLeft w:val="640"/>
      <w:marRight w:val="0"/>
      <w:marTop w:val="0"/>
      <w:marBottom w:val="0"/>
      <w:divBdr>
        <w:top w:val="none" w:sz="0" w:space="0" w:color="auto"/>
        <w:left w:val="none" w:sz="0" w:space="0" w:color="auto"/>
        <w:bottom w:val="none" w:sz="0" w:space="0" w:color="auto"/>
        <w:right w:val="none" w:sz="0" w:space="0" w:color="auto"/>
      </w:divBdr>
    </w:div>
    <w:div w:id="778182946">
      <w:marLeft w:val="640"/>
      <w:marRight w:val="0"/>
      <w:marTop w:val="0"/>
      <w:marBottom w:val="0"/>
      <w:divBdr>
        <w:top w:val="none" w:sz="0" w:space="0" w:color="auto"/>
        <w:left w:val="none" w:sz="0" w:space="0" w:color="auto"/>
        <w:bottom w:val="none" w:sz="0" w:space="0" w:color="auto"/>
        <w:right w:val="none" w:sz="0" w:space="0" w:color="auto"/>
      </w:divBdr>
    </w:div>
    <w:div w:id="778256902">
      <w:marLeft w:val="640"/>
      <w:marRight w:val="0"/>
      <w:marTop w:val="0"/>
      <w:marBottom w:val="0"/>
      <w:divBdr>
        <w:top w:val="none" w:sz="0" w:space="0" w:color="auto"/>
        <w:left w:val="none" w:sz="0" w:space="0" w:color="auto"/>
        <w:bottom w:val="none" w:sz="0" w:space="0" w:color="auto"/>
        <w:right w:val="none" w:sz="0" w:space="0" w:color="auto"/>
      </w:divBdr>
    </w:div>
    <w:div w:id="778329843">
      <w:marLeft w:val="640"/>
      <w:marRight w:val="0"/>
      <w:marTop w:val="0"/>
      <w:marBottom w:val="0"/>
      <w:divBdr>
        <w:top w:val="none" w:sz="0" w:space="0" w:color="auto"/>
        <w:left w:val="none" w:sz="0" w:space="0" w:color="auto"/>
        <w:bottom w:val="none" w:sz="0" w:space="0" w:color="auto"/>
        <w:right w:val="none" w:sz="0" w:space="0" w:color="auto"/>
      </w:divBdr>
    </w:div>
    <w:div w:id="778333592">
      <w:marLeft w:val="640"/>
      <w:marRight w:val="0"/>
      <w:marTop w:val="0"/>
      <w:marBottom w:val="0"/>
      <w:divBdr>
        <w:top w:val="none" w:sz="0" w:space="0" w:color="auto"/>
        <w:left w:val="none" w:sz="0" w:space="0" w:color="auto"/>
        <w:bottom w:val="none" w:sz="0" w:space="0" w:color="auto"/>
        <w:right w:val="none" w:sz="0" w:space="0" w:color="auto"/>
      </w:divBdr>
    </w:div>
    <w:div w:id="778337721">
      <w:marLeft w:val="640"/>
      <w:marRight w:val="0"/>
      <w:marTop w:val="0"/>
      <w:marBottom w:val="0"/>
      <w:divBdr>
        <w:top w:val="none" w:sz="0" w:space="0" w:color="auto"/>
        <w:left w:val="none" w:sz="0" w:space="0" w:color="auto"/>
        <w:bottom w:val="none" w:sz="0" w:space="0" w:color="auto"/>
        <w:right w:val="none" w:sz="0" w:space="0" w:color="auto"/>
      </w:divBdr>
    </w:div>
    <w:div w:id="778525945">
      <w:marLeft w:val="640"/>
      <w:marRight w:val="0"/>
      <w:marTop w:val="0"/>
      <w:marBottom w:val="0"/>
      <w:divBdr>
        <w:top w:val="none" w:sz="0" w:space="0" w:color="auto"/>
        <w:left w:val="none" w:sz="0" w:space="0" w:color="auto"/>
        <w:bottom w:val="none" w:sz="0" w:space="0" w:color="auto"/>
        <w:right w:val="none" w:sz="0" w:space="0" w:color="auto"/>
      </w:divBdr>
    </w:div>
    <w:div w:id="778569194">
      <w:marLeft w:val="640"/>
      <w:marRight w:val="0"/>
      <w:marTop w:val="0"/>
      <w:marBottom w:val="0"/>
      <w:divBdr>
        <w:top w:val="none" w:sz="0" w:space="0" w:color="auto"/>
        <w:left w:val="none" w:sz="0" w:space="0" w:color="auto"/>
        <w:bottom w:val="none" w:sz="0" w:space="0" w:color="auto"/>
        <w:right w:val="none" w:sz="0" w:space="0" w:color="auto"/>
      </w:divBdr>
    </w:div>
    <w:div w:id="778571983">
      <w:marLeft w:val="640"/>
      <w:marRight w:val="0"/>
      <w:marTop w:val="0"/>
      <w:marBottom w:val="0"/>
      <w:divBdr>
        <w:top w:val="none" w:sz="0" w:space="0" w:color="auto"/>
        <w:left w:val="none" w:sz="0" w:space="0" w:color="auto"/>
        <w:bottom w:val="none" w:sz="0" w:space="0" w:color="auto"/>
        <w:right w:val="none" w:sz="0" w:space="0" w:color="auto"/>
      </w:divBdr>
    </w:div>
    <w:div w:id="778573438">
      <w:marLeft w:val="640"/>
      <w:marRight w:val="0"/>
      <w:marTop w:val="0"/>
      <w:marBottom w:val="0"/>
      <w:divBdr>
        <w:top w:val="none" w:sz="0" w:space="0" w:color="auto"/>
        <w:left w:val="none" w:sz="0" w:space="0" w:color="auto"/>
        <w:bottom w:val="none" w:sz="0" w:space="0" w:color="auto"/>
        <w:right w:val="none" w:sz="0" w:space="0" w:color="auto"/>
      </w:divBdr>
    </w:div>
    <w:div w:id="778646797">
      <w:marLeft w:val="640"/>
      <w:marRight w:val="0"/>
      <w:marTop w:val="0"/>
      <w:marBottom w:val="0"/>
      <w:divBdr>
        <w:top w:val="none" w:sz="0" w:space="0" w:color="auto"/>
        <w:left w:val="none" w:sz="0" w:space="0" w:color="auto"/>
        <w:bottom w:val="none" w:sz="0" w:space="0" w:color="auto"/>
        <w:right w:val="none" w:sz="0" w:space="0" w:color="auto"/>
      </w:divBdr>
    </w:div>
    <w:div w:id="778646970">
      <w:marLeft w:val="640"/>
      <w:marRight w:val="0"/>
      <w:marTop w:val="0"/>
      <w:marBottom w:val="0"/>
      <w:divBdr>
        <w:top w:val="none" w:sz="0" w:space="0" w:color="auto"/>
        <w:left w:val="none" w:sz="0" w:space="0" w:color="auto"/>
        <w:bottom w:val="none" w:sz="0" w:space="0" w:color="auto"/>
        <w:right w:val="none" w:sz="0" w:space="0" w:color="auto"/>
      </w:divBdr>
    </w:div>
    <w:div w:id="778724478">
      <w:marLeft w:val="640"/>
      <w:marRight w:val="0"/>
      <w:marTop w:val="0"/>
      <w:marBottom w:val="0"/>
      <w:divBdr>
        <w:top w:val="none" w:sz="0" w:space="0" w:color="auto"/>
        <w:left w:val="none" w:sz="0" w:space="0" w:color="auto"/>
        <w:bottom w:val="none" w:sz="0" w:space="0" w:color="auto"/>
        <w:right w:val="none" w:sz="0" w:space="0" w:color="auto"/>
      </w:divBdr>
    </w:div>
    <w:div w:id="779111212">
      <w:marLeft w:val="640"/>
      <w:marRight w:val="0"/>
      <w:marTop w:val="0"/>
      <w:marBottom w:val="0"/>
      <w:divBdr>
        <w:top w:val="none" w:sz="0" w:space="0" w:color="auto"/>
        <w:left w:val="none" w:sz="0" w:space="0" w:color="auto"/>
        <w:bottom w:val="none" w:sz="0" w:space="0" w:color="auto"/>
        <w:right w:val="none" w:sz="0" w:space="0" w:color="auto"/>
      </w:divBdr>
    </w:div>
    <w:div w:id="779180372">
      <w:marLeft w:val="640"/>
      <w:marRight w:val="0"/>
      <w:marTop w:val="0"/>
      <w:marBottom w:val="0"/>
      <w:divBdr>
        <w:top w:val="none" w:sz="0" w:space="0" w:color="auto"/>
        <w:left w:val="none" w:sz="0" w:space="0" w:color="auto"/>
        <w:bottom w:val="none" w:sz="0" w:space="0" w:color="auto"/>
        <w:right w:val="none" w:sz="0" w:space="0" w:color="auto"/>
      </w:divBdr>
    </w:div>
    <w:div w:id="779223266">
      <w:marLeft w:val="640"/>
      <w:marRight w:val="0"/>
      <w:marTop w:val="0"/>
      <w:marBottom w:val="0"/>
      <w:divBdr>
        <w:top w:val="none" w:sz="0" w:space="0" w:color="auto"/>
        <w:left w:val="none" w:sz="0" w:space="0" w:color="auto"/>
        <w:bottom w:val="none" w:sz="0" w:space="0" w:color="auto"/>
        <w:right w:val="none" w:sz="0" w:space="0" w:color="auto"/>
      </w:divBdr>
    </w:div>
    <w:div w:id="779299491">
      <w:marLeft w:val="640"/>
      <w:marRight w:val="0"/>
      <w:marTop w:val="0"/>
      <w:marBottom w:val="0"/>
      <w:divBdr>
        <w:top w:val="none" w:sz="0" w:space="0" w:color="auto"/>
        <w:left w:val="none" w:sz="0" w:space="0" w:color="auto"/>
        <w:bottom w:val="none" w:sz="0" w:space="0" w:color="auto"/>
        <w:right w:val="none" w:sz="0" w:space="0" w:color="auto"/>
      </w:divBdr>
    </w:div>
    <w:div w:id="779488965">
      <w:marLeft w:val="640"/>
      <w:marRight w:val="0"/>
      <w:marTop w:val="0"/>
      <w:marBottom w:val="0"/>
      <w:divBdr>
        <w:top w:val="none" w:sz="0" w:space="0" w:color="auto"/>
        <w:left w:val="none" w:sz="0" w:space="0" w:color="auto"/>
        <w:bottom w:val="none" w:sz="0" w:space="0" w:color="auto"/>
        <w:right w:val="none" w:sz="0" w:space="0" w:color="auto"/>
      </w:divBdr>
    </w:div>
    <w:div w:id="779567703">
      <w:marLeft w:val="640"/>
      <w:marRight w:val="0"/>
      <w:marTop w:val="0"/>
      <w:marBottom w:val="0"/>
      <w:divBdr>
        <w:top w:val="none" w:sz="0" w:space="0" w:color="auto"/>
        <w:left w:val="none" w:sz="0" w:space="0" w:color="auto"/>
        <w:bottom w:val="none" w:sz="0" w:space="0" w:color="auto"/>
        <w:right w:val="none" w:sz="0" w:space="0" w:color="auto"/>
      </w:divBdr>
    </w:div>
    <w:div w:id="779687304">
      <w:marLeft w:val="640"/>
      <w:marRight w:val="0"/>
      <w:marTop w:val="0"/>
      <w:marBottom w:val="0"/>
      <w:divBdr>
        <w:top w:val="none" w:sz="0" w:space="0" w:color="auto"/>
        <w:left w:val="none" w:sz="0" w:space="0" w:color="auto"/>
        <w:bottom w:val="none" w:sz="0" w:space="0" w:color="auto"/>
        <w:right w:val="none" w:sz="0" w:space="0" w:color="auto"/>
      </w:divBdr>
    </w:div>
    <w:div w:id="779763924">
      <w:bodyDiv w:val="1"/>
      <w:marLeft w:val="0"/>
      <w:marRight w:val="0"/>
      <w:marTop w:val="0"/>
      <w:marBottom w:val="0"/>
      <w:divBdr>
        <w:top w:val="none" w:sz="0" w:space="0" w:color="auto"/>
        <w:left w:val="none" w:sz="0" w:space="0" w:color="auto"/>
        <w:bottom w:val="none" w:sz="0" w:space="0" w:color="auto"/>
        <w:right w:val="none" w:sz="0" w:space="0" w:color="auto"/>
      </w:divBdr>
    </w:div>
    <w:div w:id="779766086">
      <w:marLeft w:val="640"/>
      <w:marRight w:val="0"/>
      <w:marTop w:val="0"/>
      <w:marBottom w:val="0"/>
      <w:divBdr>
        <w:top w:val="none" w:sz="0" w:space="0" w:color="auto"/>
        <w:left w:val="none" w:sz="0" w:space="0" w:color="auto"/>
        <w:bottom w:val="none" w:sz="0" w:space="0" w:color="auto"/>
        <w:right w:val="none" w:sz="0" w:space="0" w:color="auto"/>
      </w:divBdr>
    </w:div>
    <w:div w:id="779909142">
      <w:marLeft w:val="640"/>
      <w:marRight w:val="0"/>
      <w:marTop w:val="0"/>
      <w:marBottom w:val="0"/>
      <w:divBdr>
        <w:top w:val="none" w:sz="0" w:space="0" w:color="auto"/>
        <w:left w:val="none" w:sz="0" w:space="0" w:color="auto"/>
        <w:bottom w:val="none" w:sz="0" w:space="0" w:color="auto"/>
        <w:right w:val="none" w:sz="0" w:space="0" w:color="auto"/>
      </w:divBdr>
    </w:div>
    <w:div w:id="780029569">
      <w:marLeft w:val="640"/>
      <w:marRight w:val="0"/>
      <w:marTop w:val="0"/>
      <w:marBottom w:val="0"/>
      <w:divBdr>
        <w:top w:val="none" w:sz="0" w:space="0" w:color="auto"/>
        <w:left w:val="none" w:sz="0" w:space="0" w:color="auto"/>
        <w:bottom w:val="none" w:sz="0" w:space="0" w:color="auto"/>
        <w:right w:val="none" w:sz="0" w:space="0" w:color="auto"/>
      </w:divBdr>
    </w:div>
    <w:div w:id="780034601">
      <w:marLeft w:val="640"/>
      <w:marRight w:val="0"/>
      <w:marTop w:val="0"/>
      <w:marBottom w:val="0"/>
      <w:divBdr>
        <w:top w:val="none" w:sz="0" w:space="0" w:color="auto"/>
        <w:left w:val="none" w:sz="0" w:space="0" w:color="auto"/>
        <w:bottom w:val="none" w:sz="0" w:space="0" w:color="auto"/>
        <w:right w:val="none" w:sz="0" w:space="0" w:color="auto"/>
      </w:divBdr>
    </w:div>
    <w:div w:id="780106771">
      <w:marLeft w:val="640"/>
      <w:marRight w:val="0"/>
      <w:marTop w:val="0"/>
      <w:marBottom w:val="0"/>
      <w:divBdr>
        <w:top w:val="none" w:sz="0" w:space="0" w:color="auto"/>
        <w:left w:val="none" w:sz="0" w:space="0" w:color="auto"/>
        <w:bottom w:val="none" w:sz="0" w:space="0" w:color="auto"/>
        <w:right w:val="none" w:sz="0" w:space="0" w:color="auto"/>
      </w:divBdr>
    </w:div>
    <w:div w:id="780225831">
      <w:marLeft w:val="640"/>
      <w:marRight w:val="0"/>
      <w:marTop w:val="0"/>
      <w:marBottom w:val="0"/>
      <w:divBdr>
        <w:top w:val="none" w:sz="0" w:space="0" w:color="auto"/>
        <w:left w:val="none" w:sz="0" w:space="0" w:color="auto"/>
        <w:bottom w:val="none" w:sz="0" w:space="0" w:color="auto"/>
        <w:right w:val="none" w:sz="0" w:space="0" w:color="auto"/>
      </w:divBdr>
    </w:div>
    <w:div w:id="780297560">
      <w:marLeft w:val="640"/>
      <w:marRight w:val="0"/>
      <w:marTop w:val="0"/>
      <w:marBottom w:val="0"/>
      <w:divBdr>
        <w:top w:val="none" w:sz="0" w:space="0" w:color="auto"/>
        <w:left w:val="none" w:sz="0" w:space="0" w:color="auto"/>
        <w:bottom w:val="none" w:sz="0" w:space="0" w:color="auto"/>
        <w:right w:val="none" w:sz="0" w:space="0" w:color="auto"/>
      </w:divBdr>
    </w:div>
    <w:div w:id="780342425">
      <w:marLeft w:val="640"/>
      <w:marRight w:val="0"/>
      <w:marTop w:val="0"/>
      <w:marBottom w:val="0"/>
      <w:divBdr>
        <w:top w:val="none" w:sz="0" w:space="0" w:color="auto"/>
        <w:left w:val="none" w:sz="0" w:space="0" w:color="auto"/>
        <w:bottom w:val="none" w:sz="0" w:space="0" w:color="auto"/>
        <w:right w:val="none" w:sz="0" w:space="0" w:color="auto"/>
      </w:divBdr>
    </w:div>
    <w:div w:id="780495020">
      <w:marLeft w:val="640"/>
      <w:marRight w:val="0"/>
      <w:marTop w:val="0"/>
      <w:marBottom w:val="0"/>
      <w:divBdr>
        <w:top w:val="none" w:sz="0" w:space="0" w:color="auto"/>
        <w:left w:val="none" w:sz="0" w:space="0" w:color="auto"/>
        <w:bottom w:val="none" w:sz="0" w:space="0" w:color="auto"/>
        <w:right w:val="none" w:sz="0" w:space="0" w:color="auto"/>
      </w:divBdr>
    </w:div>
    <w:div w:id="780533885">
      <w:marLeft w:val="640"/>
      <w:marRight w:val="0"/>
      <w:marTop w:val="0"/>
      <w:marBottom w:val="0"/>
      <w:divBdr>
        <w:top w:val="none" w:sz="0" w:space="0" w:color="auto"/>
        <w:left w:val="none" w:sz="0" w:space="0" w:color="auto"/>
        <w:bottom w:val="none" w:sz="0" w:space="0" w:color="auto"/>
        <w:right w:val="none" w:sz="0" w:space="0" w:color="auto"/>
      </w:divBdr>
    </w:div>
    <w:div w:id="780563538">
      <w:marLeft w:val="640"/>
      <w:marRight w:val="0"/>
      <w:marTop w:val="0"/>
      <w:marBottom w:val="0"/>
      <w:divBdr>
        <w:top w:val="none" w:sz="0" w:space="0" w:color="auto"/>
        <w:left w:val="none" w:sz="0" w:space="0" w:color="auto"/>
        <w:bottom w:val="none" w:sz="0" w:space="0" w:color="auto"/>
        <w:right w:val="none" w:sz="0" w:space="0" w:color="auto"/>
      </w:divBdr>
    </w:div>
    <w:div w:id="780566367">
      <w:marLeft w:val="640"/>
      <w:marRight w:val="0"/>
      <w:marTop w:val="0"/>
      <w:marBottom w:val="0"/>
      <w:divBdr>
        <w:top w:val="none" w:sz="0" w:space="0" w:color="auto"/>
        <w:left w:val="none" w:sz="0" w:space="0" w:color="auto"/>
        <w:bottom w:val="none" w:sz="0" w:space="0" w:color="auto"/>
        <w:right w:val="none" w:sz="0" w:space="0" w:color="auto"/>
      </w:divBdr>
    </w:div>
    <w:div w:id="780684845">
      <w:marLeft w:val="640"/>
      <w:marRight w:val="0"/>
      <w:marTop w:val="0"/>
      <w:marBottom w:val="0"/>
      <w:divBdr>
        <w:top w:val="none" w:sz="0" w:space="0" w:color="auto"/>
        <w:left w:val="none" w:sz="0" w:space="0" w:color="auto"/>
        <w:bottom w:val="none" w:sz="0" w:space="0" w:color="auto"/>
        <w:right w:val="none" w:sz="0" w:space="0" w:color="auto"/>
      </w:divBdr>
    </w:div>
    <w:div w:id="780756805">
      <w:marLeft w:val="640"/>
      <w:marRight w:val="0"/>
      <w:marTop w:val="0"/>
      <w:marBottom w:val="0"/>
      <w:divBdr>
        <w:top w:val="none" w:sz="0" w:space="0" w:color="auto"/>
        <w:left w:val="none" w:sz="0" w:space="0" w:color="auto"/>
        <w:bottom w:val="none" w:sz="0" w:space="0" w:color="auto"/>
        <w:right w:val="none" w:sz="0" w:space="0" w:color="auto"/>
      </w:divBdr>
    </w:div>
    <w:div w:id="780759163">
      <w:marLeft w:val="640"/>
      <w:marRight w:val="0"/>
      <w:marTop w:val="0"/>
      <w:marBottom w:val="0"/>
      <w:divBdr>
        <w:top w:val="none" w:sz="0" w:space="0" w:color="auto"/>
        <w:left w:val="none" w:sz="0" w:space="0" w:color="auto"/>
        <w:bottom w:val="none" w:sz="0" w:space="0" w:color="auto"/>
        <w:right w:val="none" w:sz="0" w:space="0" w:color="auto"/>
      </w:divBdr>
    </w:div>
    <w:div w:id="780804481">
      <w:marLeft w:val="640"/>
      <w:marRight w:val="0"/>
      <w:marTop w:val="0"/>
      <w:marBottom w:val="0"/>
      <w:divBdr>
        <w:top w:val="none" w:sz="0" w:space="0" w:color="auto"/>
        <w:left w:val="none" w:sz="0" w:space="0" w:color="auto"/>
        <w:bottom w:val="none" w:sz="0" w:space="0" w:color="auto"/>
        <w:right w:val="none" w:sz="0" w:space="0" w:color="auto"/>
      </w:divBdr>
    </w:div>
    <w:div w:id="780878756">
      <w:marLeft w:val="640"/>
      <w:marRight w:val="0"/>
      <w:marTop w:val="0"/>
      <w:marBottom w:val="0"/>
      <w:divBdr>
        <w:top w:val="none" w:sz="0" w:space="0" w:color="auto"/>
        <w:left w:val="none" w:sz="0" w:space="0" w:color="auto"/>
        <w:bottom w:val="none" w:sz="0" w:space="0" w:color="auto"/>
        <w:right w:val="none" w:sz="0" w:space="0" w:color="auto"/>
      </w:divBdr>
    </w:div>
    <w:div w:id="780879546">
      <w:marLeft w:val="640"/>
      <w:marRight w:val="0"/>
      <w:marTop w:val="0"/>
      <w:marBottom w:val="0"/>
      <w:divBdr>
        <w:top w:val="none" w:sz="0" w:space="0" w:color="auto"/>
        <w:left w:val="none" w:sz="0" w:space="0" w:color="auto"/>
        <w:bottom w:val="none" w:sz="0" w:space="0" w:color="auto"/>
        <w:right w:val="none" w:sz="0" w:space="0" w:color="auto"/>
      </w:divBdr>
    </w:div>
    <w:div w:id="780882976">
      <w:marLeft w:val="640"/>
      <w:marRight w:val="0"/>
      <w:marTop w:val="0"/>
      <w:marBottom w:val="0"/>
      <w:divBdr>
        <w:top w:val="none" w:sz="0" w:space="0" w:color="auto"/>
        <w:left w:val="none" w:sz="0" w:space="0" w:color="auto"/>
        <w:bottom w:val="none" w:sz="0" w:space="0" w:color="auto"/>
        <w:right w:val="none" w:sz="0" w:space="0" w:color="auto"/>
      </w:divBdr>
    </w:div>
    <w:div w:id="780955658">
      <w:marLeft w:val="640"/>
      <w:marRight w:val="0"/>
      <w:marTop w:val="0"/>
      <w:marBottom w:val="0"/>
      <w:divBdr>
        <w:top w:val="none" w:sz="0" w:space="0" w:color="auto"/>
        <w:left w:val="none" w:sz="0" w:space="0" w:color="auto"/>
        <w:bottom w:val="none" w:sz="0" w:space="0" w:color="auto"/>
        <w:right w:val="none" w:sz="0" w:space="0" w:color="auto"/>
      </w:divBdr>
    </w:div>
    <w:div w:id="780994042">
      <w:bodyDiv w:val="1"/>
      <w:marLeft w:val="0"/>
      <w:marRight w:val="0"/>
      <w:marTop w:val="0"/>
      <w:marBottom w:val="0"/>
      <w:divBdr>
        <w:top w:val="none" w:sz="0" w:space="0" w:color="auto"/>
        <w:left w:val="none" w:sz="0" w:space="0" w:color="auto"/>
        <w:bottom w:val="none" w:sz="0" w:space="0" w:color="auto"/>
        <w:right w:val="none" w:sz="0" w:space="0" w:color="auto"/>
      </w:divBdr>
    </w:div>
    <w:div w:id="780998869">
      <w:marLeft w:val="640"/>
      <w:marRight w:val="0"/>
      <w:marTop w:val="0"/>
      <w:marBottom w:val="0"/>
      <w:divBdr>
        <w:top w:val="none" w:sz="0" w:space="0" w:color="auto"/>
        <w:left w:val="none" w:sz="0" w:space="0" w:color="auto"/>
        <w:bottom w:val="none" w:sz="0" w:space="0" w:color="auto"/>
        <w:right w:val="none" w:sz="0" w:space="0" w:color="auto"/>
      </w:divBdr>
    </w:div>
    <w:div w:id="781001640">
      <w:marLeft w:val="640"/>
      <w:marRight w:val="0"/>
      <w:marTop w:val="0"/>
      <w:marBottom w:val="0"/>
      <w:divBdr>
        <w:top w:val="none" w:sz="0" w:space="0" w:color="auto"/>
        <w:left w:val="none" w:sz="0" w:space="0" w:color="auto"/>
        <w:bottom w:val="none" w:sz="0" w:space="0" w:color="auto"/>
        <w:right w:val="none" w:sz="0" w:space="0" w:color="auto"/>
      </w:divBdr>
    </w:div>
    <w:div w:id="781070955">
      <w:marLeft w:val="640"/>
      <w:marRight w:val="0"/>
      <w:marTop w:val="0"/>
      <w:marBottom w:val="0"/>
      <w:divBdr>
        <w:top w:val="none" w:sz="0" w:space="0" w:color="auto"/>
        <w:left w:val="none" w:sz="0" w:space="0" w:color="auto"/>
        <w:bottom w:val="none" w:sz="0" w:space="0" w:color="auto"/>
        <w:right w:val="none" w:sz="0" w:space="0" w:color="auto"/>
      </w:divBdr>
    </w:div>
    <w:div w:id="781075774">
      <w:marLeft w:val="640"/>
      <w:marRight w:val="0"/>
      <w:marTop w:val="0"/>
      <w:marBottom w:val="0"/>
      <w:divBdr>
        <w:top w:val="none" w:sz="0" w:space="0" w:color="auto"/>
        <w:left w:val="none" w:sz="0" w:space="0" w:color="auto"/>
        <w:bottom w:val="none" w:sz="0" w:space="0" w:color="auto"/>
        <w:right w:val="none" w:sz="0" w:space="0" w:color="auto"/>
      </w:divBdr>
    </w:div>
    <w:div w:id="781189302">
      <w:marLeft w:val="640"/>
      <w:marRight w:val="0"/>
      <w:marTop w:val="0"/>
      <w:marBottom w:val="0"/>
      <w:divBdr>
        <w:top w:val="none" w:sz="0" w:space="0" w:color="auto"/>
        <w:left w:val="none" w:sz="0" w:space="0" w:color="auto"/>
        <w:bottom w:val="none" w:sz="0" w:space="0" w:color="auto"/>
        <w:right w:val="none" w:sz="0" w:space="0" w:color="auto"/>
      </w:divBdr>
    </w:div>
    <w:div w:id="781218723">
      <w:marLeft w:val="640"/>
      <w:marRight w:val="0"/>
      <w:marTop w:val="0"/>
      <w:marBottom w:val="0"/>
      <w:divBdr>
        <w:top w:val="none" w:sz="0" w:space="0" w:color="auto"/>
        <w:left w:val="none" w:sz="0" w:space="0" w:color="auto"/>
        <w:bottom w:val="none" w:sz="0" w:space="0" w:color="auto"/>
        <w:right w:val="none" w:sz="0" w:space="0" w:color="auto"/>
      </w:divBdr>
    </w:div>
    <w:div w:id="781261301">
      <w:marLeft w:val="640"/>
      <w:marRight w:val="0"/>
      <w:marTop w:val="0"/>
      <w:marBottom w:val="0"/>
      <w:divBdr>
        <w:top w:val="none" w:sz="0" w:space="0" w:color="auto"/>
        <w:left w:val="none" w:sz="0" w:space="0" w:color="auto"/>
        <w:bottom w:val="none" w:sz="0" w:space="0" w:color="auto"/>
        <w:right w:val="none" w:sz="0" w:space="0" w:color="auto"/>
      </w:divBdr>
    </w:div>
    <w:div w:id="781268791">
      <w:marLeft w:val="640"/>
      <w:marRight w:val="0"/>
      <w:marTop w:val="0"/>
      <w:marBottom w:val="0"/>
      <w:divBdr>
        <w:top w:val="none" w:sz="0" w:space="0" w:color="auto"/>
        <w:left w:val="none" w:sz="0" w:space="0" w:color="auto"/>
        <w:bottom w:val="none" w:sz="0" w:space="0" w:color="auto"/>
        <w:right w:val="none" w:sz="0" w:space="0" w:color="auto"/>
      </w:divBdr>
    </w:div>
    <w:div w:id="781270303">
      <w:marLeft w:val="640"/>
      <w:marRight w:val="0"/>
      <w:marTop w:val="0"/>
      <w:marBottom w:val="0"/>
      <w:divBdr>
        <w:top w:val="none" w:sz="0" w:space="0" w:color="auto"/>
        <w:left w:val="none" w:sz="0" w:space="0" w:color="auto"/>
        <w:bottom w:val="none" w:sz="0" w:space="0" w:color="auto"/>
        <w:right w:val="none" w:sz="0" w:space="0" w:color="auto"/>
      </w:divBdr>
    </w:div>
    <w:div w:id="781339621">
      <w:marLeft w:val="640"/>
      <w:marRight w:val="0"/>
      <w:marTop w:val="0"/>
      <w:marBottom w:val="0"/>
      <w:divBdr>
        <w:top w:val="none" w:sz="0" w:space="0" w:color="auto"/>
        <w:left w:val="none" w:sz="0" w:space="0" w:color="auto"/>
        <w:bottom w:val="none" w:sz="0" w:space="0" w:color="auto"/>
        <w:right w:val="none" w:sz="0" w:space="0" w:color="auto"/>
      </w:divBdr>
    </w:div>
    <w:div w:id="781345662">
      <w:marLeft w:val="640"/>
      <w:marRight w:val="0"/>
      <w:marTop w:val="0"/>
      <w:marBottom w:val="0"/>
      <w:divBdr>
        <w:top w:val="none" w:sz="0" w:space="0" w:color="auto"/>
        <w:left w:val="none" w:sz="0" w:space="0" w:color="auto"/>
        <w:bottom w:val="none" w:sz="0" w:space="0" w:color="auto"/>
        <w:right w:val="none" w:sz="0" w:space="0" w:color="auto"/>
      </w:divBdr>
    </w:div>
    <w:div w:id="781417667">
      <w:marLeft w:val="640"/>
      <w:marRight w:val="0"/>
      <w:marTop w:val="0"/>
      <w:marBottom w:val="0"/>
      <w:divBdr>
        <w:top w:val="none" w:sz="0" w:space="0" w:color="auto"/>
        <w:left w:val="none" w:sz="0" w:space="0" w:color="auto"/>
        <w:bottom w:val="none" w:sz="0" w:space="0" w:color="auto"/>
        <w:right w:val="none" w:sz="0" w:space="0" w:color="auto"/>
      </w:divBdr>
    </w:div>
    <w:div w:id="781457176">
      <w:marLeft w:val="640"/>
      <w:marRight w:val="0"/>
      <w:marTop w:val="0"/>
      <w:marBottom w:val="0"/>
      <w:divBdr>
        <w:top w:val="none" w:sz="0" w:space="0" w:color="auto"/>
        <w:left w:val="none" w:sz="0" w:space="0" w:color="auto"/>
        <w:bottom w:val="none" w:sz="0" w:space="0" w:color="auto"/>
        <w:right w:val="none" w:sz="0" w:space="0" w:color="auto"/>
      </w:divBdr>
    </w:div>
    <w:div w:id="781460804">
      <w:marLeft w:val="640"/>
      <w:marRight w:val="0"/>
      <w:marTop w:val="0"/>
      <w:marBottom w:val="0"/>
      <w:divBdr>
        <w:top w:val="none" w:sz="0" w:space="0" w:color="auto"/>
        <w:left w:val="none" w:sz="0" w:space="0" w:color="auto"/>
        <w:bottom w:val="none" w:sz="0" w:space="0" w:color="auto"/>
        <w:right w:val="none" w:sz="0" w:space="0" w:color="auto"/>
      </w:divBdr>
    </w:div>
    <w:div w:id="781533907">
      <w:marLeft w:val="640"/>
      <w:marRight w:val="0"/>
      <w:marTop w:val="0"/>
      <w:marBottom w:val="0"/>
      <w:divBdr>
        <w:top w:val="none" w:sz="0" w:space="0" w:color="auto"/>
        <w:left w:val="none" w:sz="0" w:space="0" w:color="auto"/>
        <w:bottom w:val="none" w:sz="0" w:space="0" w:color="auto"/>
        <w:right w:val="none" w:sz="0" w:space="0" w:color="auto"/>
      </w:divBdr>
    </w:div>
    <w:div w:id="781608526">
      <w:marLeft w:val="640"/>
      <w:marRight w:val="0"/>
      <w:marTop w:val="0"/>
      <w:marBottom w:val="0"/>
      <w:divBdr>
        <w:top w:val="none" w:sz="0" w:space="0" w:color="auto"/>
        <w:left w:val="none" w:sz="0" w:space="0" w:color="auto"/>
        <w:bottom w:val="none" w:sz="0" w:space="0" w:color="auto"/>
        <w:right w:val="none" w:sz="0" w:space="0" w:color="auto"/>
      </w:divBdr>
    </w:div>
    <w:div w:id="781614839">
      <w:marLeft w:val="640"/>
      <w:marRight w:val="0"/>
      <w:marTop w:val="0"/>
      <w:marBottom w:val="0"/>
      <w:divBdr>
        <w:top w:val="none" w:sz="0" w:space="0" w:color="auto"/>
        <w:left w:val="none" w:sz="0" w:space="0" w:color="auto"/>
        <w:bottom w:val="none" w:sz="0" w:space="0" w:color="auto"/>
        <w:right w:val="none" w:sz="0" w:space="0" w:color="auto"/>
      </w:divBdr>
    </w:div>
    <w:div w:id="781655946">
      <w:marLeft w:val="640"/>
      <w:marRight w:val="0"/>
      <w:marTop w:val="0"/>
      <w:marBottom w:val="0"/>
      <w:divBdr>
        <w:top w:val="none" w:sz="0" w:space="0" w:color="auto"/>
        <w:left w:val="none" w:sz="0" w:space="0" w:color="auto"/>
        <w:bottom w:val="none" w:sz="0" w:space="0" w:color="auto"/>
        <w:right w:val="none" w:sz="0" w:space="0" w:color="auto"/>
      </w:divBdr>
    </w:div>
    <w:div w:id="781724536">
      <w:marLeft w:val="640"/>
      <w:marRight w:val="0"/>
      <w:marTop w:val="0"/>
      <w:marBottom w:val="0"/>
      <w:divBdr>
        <w:top w:val="none" w:sz="0" w:space="0" w:color="auto"/>
        <w:left w:val="none" w:sz="0" w:space="0" w:color="auto"/>
        <w:bottom w:val="none" w:sz="0" w:space="0" w:color="auto"/>
        <w:right w:val="none" w:sz="0" w:space="0" w:color="auto"/>
      </w:divBdr>
    </w:div>
    <w:div w:id="781732360">
      <w:marLeft w:val="640"/>
      <w:marRight w:val="0"/>
      <w:marTop w:val="0"/>
      <w:marBottom w:val="0"/>
      <w:divBdr>
        <w:top w:val="none" w:sz="0" w:space="0" w:color="auto"/>
        <w:left w:val="none" w:sz="0" w:space="0" w:color="auto"/>
        <w:bottom w:val="none" w:sz="0" w:space="0" w:color="auto"/>
        <w:right w:val="none" w:sz="0" w:space="0" w:color="auto"/>
      </w:divBdr>
    </w:div>
    <w:div w:id="781799696">
      <w:marLeft w:val="640"/>
      <w:marRight w:val="0"/>
      <w:marTop w:val="0"/>
      <w:marBottom w:val="0"/>
      <w:divBdr>
        <w:top w:val="none" w:sz="0" w:space="0" w:color="auto"/>
        <w:left w:val="none" w:sz="0" w:space="0" w:color="auto"/>
        <w:bottom w:val="none" w:sz="0" w:space="0" w:color="auto"/>
        <w:right w:val="none" w:sz="0" w:space="0" w:color="auto"/>
      </w:divBdr>
    </w:div>
    <w:div w:id="781804225">
      <w:marLeft w:val="640"/>
      <w:marRight w:val="0"/>
      <w:marTop w:val="0"/>
      <w:marBottom w:val="0"/>
      <w:divBdr>
        <w:top w:val="none" w:sz="0" w:space="0" w:color="auto"/>
        <w:left w:val="none" w:sz="0" w:space="0" w:color="auto"/>
        <w:bottom w:val="none" w:sz="0" w:space="0" w:color="auto"/>
        <w:right w:val="none" w:sz="0" w:space="0" w:color="auto"/>
      </w:divBdr>
    </w:div>
    <w:div w:id="781849988">
      <w:marLeft w:val="640"/>
      <w:marRight w:val="0"/>
      <w:marTop w:val="0"/>
      <w:marBottom w:val="0"/>
      <w:divBdr>
        <w:top w:val="none" w:sz="0" w:space="0" w:color="auto"/>
        <w:left w:val="none" w:sz="0" w:space="0" w:color="auto"/>
        <w:bottom w:val="none" w:sz="0" w:space="0" w:color="auto"/>
        <w:right w:val="none" w:sz="0" w:space="0" w:color="auto"/>
      </w:divBdr>
    </w:div>
    <w:div w:id="781920515">
      <w:marLeft w:val="640"/>
      <w:marRight w:val="0"/>
      <w:marTop w:val="0"/>
      <w:marBottom w:val="0"/>
      <w:divBdr>
        <w:top w:val="none" w:sz="0" w:space="0" w:color="auto"/>
        <w:left w:val="none" w:sz="0" w:space="0" w:color="auto"/>
        <w:bottom w:val="none" w:sz="0" w:space="0" w:color="auto"/>
        <w:right w:val="none" w:sz="0" w:space="0" w:color="auto"/>
      </w:divBdr>
    </w:div>
    <w:div w:id="781997348">
      <w:marLeft w:val="640"/>
      <w:marRight w:val="0"/>
      <w:marTop w:val="0"/>
      <w:marBottom w:val="0"/>
      <w:divBdr>
        <w:top w:val="none" w:sz="0" w:space="0" w:color="auto"/>
        <w:left w:val="none" w:sz="0" w:space="0" w:color="auto"/>
        <w:bottom w:val="none" w:sz="0" w:space="0" w:color="auto"/>
        <w:right w:val="none" w:sz="0" w:space="0" w:color="auto"/>
      </w:divBdr>
    </w:div>
    <w:div w:id="781997904">
      <w:marLeft w:val="640"/>
      <w:marRight w:val="0"/>
      <w:marTop w:val="0"/>
      <w:marBottom w:val="0"/>
      <w:divBdr>
        <w:top w:val="none" w:sz="0" w:space="0" w:color="auto"/>
        <w:left w:val="none" w:sz="0" w:space="0" w:color="auto"/>
        <w:bottom w:val="none" w:sz="0" w:space="0" w:color="auto"/>
        <w:right w:val="none" w:sz="0" w:space="0" w:color="auto"/>
      </w:divBdr>
    </w:div>
    <w:div w:id="781998129">
      <w:marLeft w:val="640"/>
      <w:marRight w:val="0"/>
      <w:marTop w:val="0"/>
      <w:marBottom w:val="0"/>
      <w:divBdr>
        <w:top w:val="none" w:sz="0" w:space="0" w:color="auto"/>
        <w:left w:val="none" w:sz="0" w:space="0" w:color="auto"/>
        <w:bottom w:val="none" w:sz="0" w:space="0" w:color="auto"/>
        <w:right w:val="none" w:sz="0" w:space="0" w:color="auto"/>
      </w:divBdr>
    </w:div>
    <w:div w:id="782110853">
      <w:marLeft w:val="640"/>
      <w:marRight w:val="0"/>
      <w:marTop w:val="0"/>
      <w:marBottom w:val="0"/>
      <w:divBdr>
        <w:top w:val="none" w:sz="0" w:space="0" w:color="auto"/>
        <w:left w:val="none" w:sz="0" w:space="0" w:color="auto"/>
        <w:bottom w:val="none" w:sz="0" w:space="0" w:color="auto"/>
        <w:right w:val="none" w:sz="0" w:space="0" w:color="auto"/>
      </w:divBdr>
    </w:div>
    <w:div w:id="782114183">
      <w:marLeft w:val="640"/>
      <w:marRight w:val="0"/>
      <w:marTop w:val="0"/>
      <w:marBottom w:val="0"/>
      <w:divBdr>
        <w:top w:val="none" w:sz="0" w:space="0" w:color="auto"/>
        <w:left w:val="none" w:sz="0" w:space="0" w:color="auto"/>
        <w:bottom w:val="none" w:sz="0" w:space="0" w:color="auto"/>
        <w:right w:val="none" w:sz="0" w:space="0" w:color="auto"/>
      </w:divBdr>
    </w:div>
    <w:div w:id="782192368">
      <w:marLeft w:val="640"/>
      <w:marRight w:val="0"/>
      <w:marTop w:val="0"/>
      <w:marBottom w:val="0"/>
      <w:divBdr>
        <w:top w:val="none" w:sz="0" w:space="0" w:color="auto"/>
        <w:left w:val="none" w:sz="0" w:space="0" w:color="auto"/>
        <w:bottom w:val="none" w:sz="0" w:space="0" w:color="auto"/>
        <w:right w:val="none" w:sz="0" w:space="0" w:color="auto"/>
      </w:divBdr>
    </w:div>
    <w:div w:id="782262584">
      <w:marLeft w:val="640"/>
      <w:marRight w:val="0"/>
      <w:marTop w:val="0"/>
      <w:marBottom w:val="0"/>
      <w:divBdr>
        <w:top w:val="none" w:sz="0" w:space="0" w:color="auto"/>
        <w:left w:val="none" w:sz="0" w:space="0" w:color="auto"/>
        <w:bottom w:val="none" w:sz="0" w:space="0" w:color="auto"/>
        <w:right w:val="none" w:sz="0" w:space="0" w:color="auto"/>
      </w:divBdr>
    </w:div>
    <w:div w:id="782263645">
      <w:marLeft w:val="640"/>
      <w:marRight w:val="0"/>
      <w:marTop w:val="0"/>
      <w:marBottom w:val="0"/>
      <w:divBdr>
        <w:top w:val="none" w:sz="0" w:space="0" w:color="auto"/>
        <w:left w:val="none" w:sz="0" w:space="0" w:color="auto"/>
        <w:bottom w:val="none" w:sz="0" w:space="0" w:color="auto"/>
        <w:right w:val="none" w:sz="0" w:space="0" w:color="auto"/>
      </w:divBdr>
    </w:div>
    <w:div w:id="782382153">
      <w:marLeft w:val="640"/>
      <w:marRight w:val="0"/>
      <w:marTop w:val="0"/>
      <w:marBottom w:val="0"/>
      <w:divBdr>
        <w:top w:val="none" w:sz="0" w:space="0" w:color="auto"/>
        <w:left w:val="none" w:sz="0" w:space="0" w:color="auto"/>
        <w:bottom w:val="none" w:sz="0" w:space="0" w:color="auto"/>
        <w:right w:val="none" w:sz="0" w:space="0" w:color="auto"/>
      </w:divBdr>
    </w:div>
    <w:div w:id="782460936">
      <w:marLeft w:val="640"/>
      <w:marRight w:val="0"/>
      <w:marTop w:val="0"/>
      <w:marBottom w:val="0"/>
      <w:divBdr>
        <w:top w:val="none" w:sz="0" w:space="0" w:color="auto"/>
        <w:left w:val="none" w:sz="0" w:space="0" w:color="auto"/>
        <w:bottom w:val="none" w:sz="0" w:space="0" w:color="auto"/>
        <w:right w:val="none" w:sz="0" w:space="0" w:color="auto"/>
      </w:divBdr>
    </w:div>
    <w:div w:id="782462130">
      <w:marLeft w:val="640"/>
      <w:marRight w:val="0"/>
      <w:marTop w:val="0"/>
      <w:marBottom w:val="0"/>
      <w:divBdr>
        <w:top w:val="none" w:sz="0" w:space="0" w:color="auto"/>
        <w:left w:val="none" w:sz="0" w:space="0" w:color="auto"/>
        <w:bottom w:val="none" w:sz="0" w:space="0" w:color="auto"/>
        <w:right w:val="none" w:sz="0" w:space="0" w:color="auto"/>
      </w:divBdr>
    </w:div>
    <w:div w:id="782463595">
      <w:marLeft w:val="640"/>
      <w:marRight w:val="0"/>
      <w:marTop w:val="0"/>
      <w:marBottom w:val="0"/>
      <w:divBdr>
        <w:top w:val="none" w:sz="0" w:space="0" w:color="auto"/>
        <w:left w:val="none" w:sz="0" w:space="0" w:color="auto"/>
        <w:bottom w:val="none" w:sz="0" w:space="0" w:color="auto"/>
        <w:right w:val="none" w:sz="0" w:space="0" w:color="auto"/>
      </w:divBdr>
    </w:div>
    <w:div w:id="782503109">
      <w:marLeft w:val="640"/>
      <w:marRight w:val="0"/>
      <w:marTop w:val="0"/>
      <w:marBottom w:val="0"/>
      <w:divBdr>
        <w:top w:val="none" w:sz="0" w:space="0" w:color="auto"/>
        <w:left w:val="none" w:sz="0" w:space="0" w:color="auto"/>
        <w:bottom w:val="none" w:sz="0" w:space="0" w:color="auto"/>
        <w:right w:val="none" w:sz="0" w:space="0" w:color="auto"/>
      </w:divBdr>
    </w:div>
    <w:div w:id="782532432">
      <w:marLeft w:val="640"/>
      <w:marRight w:val="0"/>
      <w:marTop w:val="0"/>
      <w:marBottom w:val="0"/>
      <w:divBdr>
        <w:top w:val="none" w:sz="0" w:space="0" w:color="auto"/>
        <w:left w:val="none" w:sz="0" w:space="0" w:color="auto"/>
        <w:bottom w:val="none" w:sz="0" w:space="0" w:color="auto"/>
        <w:right w:val="none" w:sz="0" w:space="0" w:color="auto"/>
      </w:divBdr>
    </w:div>
    <w:div w:id="782572252">
      <w:marLeft w:val="640"/>
      <w:marRight w:val="0"/>
      <w:marTop w:val="0"/>
      <w:marBottom w:val="0"/>
      <w:divBdr>
        <w:top w:val="none" w:sz="0" w:space="0" w:color="auto"/>
        <w:left w:val="none" w:sz="0" w:space="0" w:color="auto"/>
        <w:bottom w:val="none" w:sz="0" w:space="0" w:color="auto"/>
        <w:right w:val="none" w:sz="0" w:space="0" w:color="auto"/>
      </w:divBdr>
    </w:div>
    <w:div w:id="782575097">
      <w:marLeft w:val="640"/>
      <w:marRight w:val="0"/>
      <w:marTop w:val="0"/>
      <w:marBottom w:val="0"/>
      <w:divBdr>
        <w:top w:val="none" w:sz="0" w:space="0" w:color="auto"/>
        <w:left w:val="none" w:sz="0" w:space="0" w:color="auto"/>
        <w:bottom w:val="none" w:sz="0" w:space="0" w:color="auto"/>
        <w:right w:val="none" w:sz="0" w:space="0" w:color="auto"/>
      </w:divBdr>
    </w:div>
    <w:div w:id="782767255">
      <w:marLeft w:val="640"/>
      <w:marRight w:val="0"/>
      <w:marTop w:val="0"/>
      <w:marBottom w:val="0"/>
      <w:divBdr>
        <w:top w:val="none" w:sz="0" w:space="0" w:color="auto"/>
        <w:left w:val="none" w:sz="0" w:space="0" w:color="auto"/>
        <w:bottom w:val="none" w:sz="0" w:space="0" w:color="auto"/>
        <w:right w:val="none" w:sz="0" w:space="0" w:color="auto"/>
      </w:divBdr>
    </w:div>
    <w:div w:id="782959888">
      <w:marLeft w:val="640"/>
      <w:marRight w:val="0"/>
      <w:marTop w:val="0"/>
      <w:marBottom w:val="0"/>
      <w:divBdr>
        <w:top w:val="none" w:sz="0" w:space="0" w:color="auto"/>
        <w:left w:val="none" w:sz="0" w:space="0" w:color="auto"/>
        <w:bottom w:val="none" w:sz="0" w:space="0" w:color="auto"/>
        <w:right w:val="none" w:sz="0" w:space="0" w:color="auto"/>
      </w:divBdr>
    </w:div>
    <w:div w:id="782963426">
      <w:marLeft w:val="640"/>
      <w:marRight w:val="0"/>
      <w:marTop w:val="0"/>
      <w:marBottom w:val="0"/>
      <w:divBdr>
        <w:top w:val="none" w:sz="0" w:space="0" w:color="auto"/>
        <w:left w:val="none" w:sz="0" w:space="0" w:color="auto"/>
        <w:bottom w:val="none" w:sz="0" w:space="0" w:color="auto"/>
        <w:right w:val="none" w:sz="0" w:space="0" w:color="auto"/>
      </w:divBdr>
    </w:div>
    <w:div w:id="782967170">
      <w:marLeft w:val="640"/>
      <w:marRight w:val="0"/>
      <w:marTop w:val="0"/>
      <w:marBottom w:val="0"/>
      <w:divBdr>
        <w:top w:val="none" w:sz="0" w:space="0" w:color="auto"/>
        <w:left w:val="none" w:sz="0" w:space="0" w:color="auto"/>
        <w:bottom w:val="none" w:sz="0" w:space="0" w:color="auto"/>
        <w:right w:val="none" w:sz="0" w:space="0" w:color="auto"/>
      </w:divBdr>
    </w:div>
    <w:div w:id="783036675">
      <w:marLeft w:val="640"/>
      <w:marRight w:val="0"/>
      <w:marTop w:val="0"/>
      <w:marBottom w:val="0"/>
      <w:divBdr>
        <w:top w:val="none" w:sz="0" w:space="0" w:color="auto"/>
        <w:left w:val="none" w:sz="0" w:space="0" w:color="auto"/>
        <w:bottom w:val="none" w:sz="0" w:space="0" w:color="auto"/>
        <w:right w:val="none" w:sz="0" w:space="0" w:color="auto"/>
      </w:divBdr>
    </w:div>
    <w:div w:id="783040593">
      <w:marLeft w:val="640"/>
      <w:marRight w:val="0"/>
      <w:marTop w:val="0"/>
      <w:marBottom w:val="0"/>
      <w:divBdr>
        <w:top w:val="none" w:sz="0" w:space="0" w:color="auto"/>
        <w:left w:val="none" w:sz="0" w:space="0" w:color="auto"/>
        <w:bottom w:val="none" w:sz="0" w:space="0" w:color="auto"/>
        <w:right w:val="none" w:sz="0" w:space="0" w:color="auto"/>
      </w:divBdr>
    </w:div>
    <w:div w:id="783115092">
      <w:marLeft w:val="640"/>
      <w:marRight w:val="0"/>
      <w:marTop w:val="0"/>
      <w:marBottom w:val="0"/>
      <w:divBdr>
        <w:top w:val="none" w:sz="0" w:space="0" w:color="auto"/>
        <w:left w:val="none" w:sz="0" w:space="0" w:color="auto"/>
        <w:bottom w:val="none" w:sz="0" w:space="0" w:color="auto"/>
        <w:right w:val="none" w:sz="0" w:space="0" w:color="auto"/>
      </w:divBdr>
    </w:div>
    <w:div w:id="783116416">
      <w:bodyDiv w:val="1"/>
      <w:marLeft w:val="0"/>
      <w:marRight w:val="0"/>
      <w:marTop w:val="0"/>
      <w:marBottom w:val="0"/>
      <w:divBdr>
        <w:top w:val="none" w:sz="0" w:space="0" w:color="auto"/>
        <w:left w:val="none" w:sz="0" w:space="0" w:color="auto"/>
        <w:bottom w:val="none" w:sz="0" w:space="0" w:color="auto"/>
        <w:right w:val="none" w:sz="0" w:space="0" w:color="auto"/>
      </w:divBdr>
      <w:divsChild>
        <w:div w:id="2166253">
          <w:marLeft w:val="640"/>
          <w:marRight w:val="0"/>
          <w:marTop w:val="0"/>
          <w:marBottom w:val="0"/>
          <w:divBdr>
            <w:top w:val="none" w:sz="0" w:space="0" w:color="auto"/>
            <w:left w:val="none" w:sz="0" w:space="0" w:color="auto"/>
            <w:bottom w:val="none" w:sz="0" w:space="0" w:color="auto"/>
            <w:right w:val="none" w:sz="0" w:space="0" w:color="auto"/>
          </w:divBdr>
        </w:div>
        <w:div w:id="73475473">
          <w:marLeft w:val="640"/>
          <w:marRight w:val="0"/>
          <w:marTop w:val="0"/>
          <w:marBottom w:val="0"/>
          <w:divBdr>
            <w:top w:val="none" w:sz="0" w:space="0" w:color="auto"/>
            <w:left w:val="none" w:sz="0" w:space="0" w:color="auto"/>
            <w:bottom w:val="none" w:sz="0" w:space="0" w:color="auto"/>
            <w:right w:val="none" w:sz="0" w:space="0" w:color="auto"/>
          </w:divBdr>
        </w:div>
        <w:div w:id="82915429">
          <w:marLeft w:val="640"/>
          <w:marRight w:val="0"/>
          <w:marTop w:val="0"/>
          <w:marBottom w:val="0"/>
          <w:divBdr>
            <w:top w:val="none" w:sz="0" w:space="0" w:color="auto"/>
            <w:left w:val="none" w:sz="0" w:space="0" w:color="auto"/>
            <w:bottom w:val="none" w:sz="0" w:space="0" w:color="auto"/>
            <w:right w:val="none" w:sz="0" w:space="0" w:color="auto"/>
          </w:divBdr>
        </w:div>
        <w:div w:id="95950114">
          <w:marLeft w:val="640"/>
          <w:marRight w:val="0"/>
          <w:marTop w:val="0"/>
          <w:marBottom w:val="0"/>
          <w:divBdr>
            <w:top w:val="none" w:sz="0" w:space="0" w:color="auto"/>
            <w:left w:val="none" w:sz="0" w:space="0" w:color="auto"/>
            <w:bottom w:val="none" w:sz="0" w:space="0" w:color="auto"/>
            <w:right w:val="none" w:sz="0" w:space="0" w:color="auto"/>
          </w:divBdr>
        </w:div>
        <w:div w:id="126818272">
          <w:marLeft w:val="640"/>
          <w:marRight w:val="0"/>
          <w:marTop w:val="0"/>
          <w:marBottom w:val="0"/>
          <w:divBdr>
            <w:top w:val="none" w:sz="0" w:space="0" w:color="auto"/>
            <w:left w:val="none" w:sz="0" w:space="0" w:color="auto"/>
            <w:bottom w:val="none" w:sz="0" w:space="0" w:color="auto"/>
            <w:right w:val="none" w:sz="0" w:space="0" w:color="auto"/>
          </w:divBdr>
        </w:div>
        <w:div w:id="128401860">
          <w:marLeft w:val="640"/>
          <w:marRight w:val="0"/>
          <w:marTop w:val="0"/>
          <w:marBottom w:val="0"/>
          <w:divBdr>
            <w:top w:val="none" w:sz="0" w:space="0" w:color="auto"/>
            <w:left w:val="none" w:sz="0" w:space="0" w:color="auto"/>
            <w:bottom w:val="none" w:sz="0" w:space="0" w:color="auto"/>
            <w:right w:val="none" w:sz="0" w:space="0" w:color="auto"/>
          </w:divBdr>
        </w:div>
        <w:div w:id="228349522">
          <w:marLeft w:val="640"/>
          <w:marRight w:val="0"/>
          <w:marTop w:val="0"/>
          <w:marBottom w:val="0"/>
          <w:divBdr>
            <w:top w:val="none" w:sz="0" w:space="0" w:color="auto"/>
            <w:left w:val="none" w:sz="0" w:space="0" w:color="auto"/>
            <w:bottom w:val="none" w:sz="0" w:space="0" w:color="auto"/>
            <w:right w:val="none" w:sz="0" w:space="0" w:color="auto"/>
          </w:divBdr>
        </w:div>
        <w:div w:id="343746162">
          <w:marLeft w:val="640"/>
          <w:marRight w:val="0"/>
          <w:marTop w:val="0"/>
          <w:marBottom w:val="0"/>
          <w:divBdr>
            <w:top w:val="none" w:sz="0" w:space="0" w:color="auto"/>
            <w:left w:val="none" w:sz="0" w:space="0" w:color="auto"/>
            <w:bottom w:val="none" w:sz="0" w:space="0" w:color="auto"/>
            <w:right w:val="none" w:sz="0" w:space="0" w:color="auto"/>
          </w:divBdr>
        </w:div>
        <w:div w:id="519051474">
          <w:marLeft w:val="640"/>
          <w:marRight w:val="0"/>
          <w:marTop w:val="0"/>
          <w:marBottom w:val="0"/>
          <w:divBdr>
            <w:top w:val="none" w:sz="0" w:space="0" w:color="auto"/>
            <w:left w:val="none" w:sz="0" w:space="0" w:color="auto"/>
            <w:bottom w:val="none" w:sz="0" w:space="0" w:color="auto"/>
            <w:right w:val="none" w:sz="0" w:space="0" w:color="auto"/>
          </w:divBdr>
        </w:div>
        <w:div w:id="534387843">
          <w:marLeft w:val="640"/>
          <w:marRight w:val="0"/>
          <w:marTop w:val="0"/>
          <w:marBottom w:val="0"/>
          <w:divBdr>
            <w:top w:val="none" w:sz="0" w:space="0" w:color="auto"/>
            <w:left w:val="none" w:sz="0" w:space="0" w:color="auto"/>
            <w:bottom w:val="none" w:sz="0" w:space="0" w:color="auto"/>
            <w:right w:val="none" w:sz="0" w:space="0" w:color="auto"/>
          </w:divBdr>
        </w:div>
        <w:div w:id="559560943">
          <w:marLeft w:val="640"/>
          <w:marRight w:val="0"/>
          <w:marTop w:val="0"/>
          <w:marBottom w:val="0"/>
          <w:divBdr>
            <w:top w:val="none" w:sz="0" w:space="0" w:color="auto"/>
            <w:left w:val="none" w:sz="0" w:space="0" w:color="auto"/>
            <w:bottom w:val="none" w:sz="0" w:space="0" w:color="auto"/>
            <w:right w:val="none" w:sz="0" w:space="0" w:color="auto"/>
          </w:divBdr>
        </w:div>
        <w:div w:id="573053125">
          <w:marLeft w:val="640"/>
          <w:marRight w:val="0"/>
          <w:marTop w:val="0"/>
          <w:marBottom w:val="0"/>
          <w:divBdr>
            <w:top w:val="none" w:sz="0" w:space="0" w:color="auto"/>
            <w:left w:val="none" w:sz="0" w:space="0" w:color="auto"/>
            <w:bottom w:val="none" w:sz="0" w:space="0" w:color="auto"/>
            <w:right w:val="none" w:sz="0" w:space="0" w:color="auto"/>
          </w:divBdr>
        </w:div>
        <w:div w:id="769469447">
          <w:marLeft w:val="640"/>
          <w:marRight w:val="0"/>
          <w:marTop w:val="0"/>
          <w:marBottom w:val="0"/>
          <w:divBdr>
            <w:top w:val="none" w:sz="0" w:space="0" w:color="auto"/>
            <w:left w:val="none" w:sz="0" w:space="0" w:color="auto"/>
            <w:bottom w:val="none" w:sz="0" w:space="0" w:color="auto"/>
            <w:right w:val="none" w:sz="0" w:space="0" w:color="auto"/>
          </w:divBdr>
        </w:div>
        <w:div w:id="919869593">
          <w:marLeft w:val="640"/>
          <w:marRight w:val="0"/>
          <w:marTop w:val="0"/>
          <w:marBottom w:val="0"/>
          <w:divBdr>
            <w:top w:val="none" w:sz="0" w:space="0" w:color="auto"/>
            <w:left w:val="none" w:sz="0" w:space="0" w:color="auto"/>
            <w:bottom w:val="none" w:sz="0" w:space="0" w:color="auto"/>
            <w:right w:val="none" w:sz="0" w:space="0" w:color="auto"/>
          </w:divBdr>
        </w:div>
        <w:div w:id="928001189">
          <w:marLeft w:val="640"/>
          <w:marRight w:val="0"/>
          <w:marTop w:val="0"/>
          <w:marBottom w:val="0"/>
          <w:divBdr>
            <w:top w:val="none" w:sz="0" w:space="0" w:color="auto"/>
            <w:left w:val="none" w:sz="0" w:space="0" w:color="auto"/>
            <w:bottom w:val="none" w:sz="0" w:space="0" w:color="auto"/>
            <w:right w:val="none" w:sz="0" w:space="0" w:color="auto"/>
          </w:divBdr>
        </w:div>
        <w:div w:id="957564583">
          <w:marLeft w:val="640"/>
          <w:marRight w:val="0"/>
          <w:marTop w:val="0"/>
          <w:marBottom w:val="0"/>
          <w:divBdr>
            <w:top w:val="none" w:sz="0" w:space="0" w:color="auto"/>
            <w:left w:val="none" w:sz="0" w:space="0" w:color="auto"/>
            <w:bottom w:val="none" w:sz="0" w:space="0" w:color="auto"/>
            <w:right w:val="none" w:sz="0" w:space="0" w:color="auto"/>
          </w:divBdr>
        </w:div>
        <w:div w:id="968828561">
          <w:marLeft w:val="640"/>
          <w:marRight w:val="0"/>
          <w:marTop w:val="0"/>
          <w:marBottom w:val="0"/>
          <w:divBdr>
            <w:top w:val="none" w:sz="0" w:space="0" w:color="auto"/>
            <w:left w:val="none" w:sz="0" w:space="0" w:color="auto"/>
            <w:bottom w:val="none" w:sz="0" w:space="0" w:color="auto"/>
            <w:right w:val="none" w:sz="0" w:space="0" w:color="auto"/>
          </w:divBdr>
        </w:div>
        <w:div w:id="970666928">
          <w:marLeft w:val="640"/>
          <w:marRight w:val="0"/>
          <w:marTop w:val="0"/>
          <w:marBottom w:val="0"/>
          <w:divBdr>
            <w:top w:val="none" w:sz="0" w:space="0" w:color="auto"/>
            <w:left w:val="none" w:sz="0" w:space="0" w:color="auto"/>
            <w:bottom w:val="none" w:sz="0" w:space="0" w:color="auto"/>
            <w:right w:val="none" w:sz="0" w:space="0" w:color="auto"/>
          </w:divBdr>
        </w:div>
        <w:div w:id="1084105973">
          <w:marLeft w:val="640"/>
          <w:marRight w:val="0"/>
          <w:marTop w:val="0"/>
          <w:marBottom w:val="0"/>
          <w:divBdr>
            <w:top w:val="none" w:sz="0" w:space="0" w:color="auto"/>
            <w:left w:val="none" w:sz="0" w:space="0" w:color="auto"/>
            <w:bottom w:val="none" w:sz="0" w:space="0" w:color="auto"/>
            <w:right w:val="none" w:sz="0" w:space="0" w:color="auto"/>
          </w:divBdr>
        </w:div>
        <w:div w:id="1102410403">
          <w:marLeft w:val="640"/>
          <w:marRight w:val="0"/>
          <w:marTop w:val="0"/>
          <w:marBottom w:val="0"/>
          <w:divBdr>
            <w:top w:val="none" w:sz="0" w:space="0" w:color="auto"/>
            <w:left w:val="none" w:sz="0" w:space="0" w:color="auto"/>
            <w:bottom w:val="none" w:sz="0" w:space="0" w:color="auto"/>
            <w:right w:val="none" w:sz="0" w:space="0" w:color="auto"/>
          </w:divBdr>
        </w:div>
        <w:div w:id="1142652603">
          <w:marLeft w:val="640"/>
          <w:marRight w:val="0"/>
          <w:marTop w:val="0"/>
          <w:marBottom w:val="0"/>
          <w:divBdr>
            <w:top w:val="none" w:sz="0" w:space="0" w:color="auto"/>
            <w:left w:val="none" w:sz="0" w:space="0" w:color="auto"/>
            <w:bottom w:val="none" w:sz="0" w:space="0" w:color="auto"/>
            <w:right w:val="none" w:sz="0" w:space="0" w:color="auto"/>
          </w:divBdr>
        </w:div>
        <w:div w:id="1199583767">
          <w:marLeft w:val="640"/>
          <w:marRight w:val="0"/>
          <w:marTop w:val="0"/>
          <w:marBottom w:val="0"/>
          <w:divBdr>
            <w:top w:val="none" w:sz="0" w:space="0" w:color="auto"/>
            <w:left w:val="none" w:sz="0" w:space="0" w:color="auto"/>
            <w:bottom w:val="none" w:sz="0" w:space="0" w:color="auto"/>
            <w:right w:val="none" w:sz="0" w:space="0" w:color="auto"/>
          </w:divBdr>
        </w:div>
        <w:div w:id="1218974569">
          <w:marLeft w:val="640"/>
          <w:marRight w:val="0"/>
          <w:marTop w:val="0"/>
          <w:marBottom w:val="0"/>
          <w:divBdr>
            <w:top w:val="none" w:sz="0" w:space="0" w:color="auto"/>
            <w:left w:val="none" w:sz="0" w:space="0" w:color="auto"/>
            <w:bottom w:val="none" w:sz="0" w:space="0" w:color="auto"/>
            <w:right w:val="none" w:sz="0" w:space="0" w:color="auto"/>
          </w:divBdr>
        </w:div>
        <w:div w:id="1237940887">
          <w:marLeft w:val="640"/>
          <w:marRight w:val="0"/>
          <w:marTop w:val="0"/>
          <w:marBottom w:val="0"/>
          <w:divBdr>
            <w:top w:val="none" w:sz="0" w:space="0" w:color="auto"/>
            <w:left w:val="none" w:sz="0" w:space="0" w:color="auto"/>
            <w:bottom w:val="none" w:sz="0" w:space="0" w:color="auto"/>
            <w:right w:val="none" w:sz="0" w:space="0" w:color="auto"/>
          </w:divBdr>
        </w:div>
        <w:div w:id="1258640986">
          <w:marLeft w:val="640"/>
          <w:marRight w:val="0"/>
          <w:marTop w:val="0"/>
          <w:marBottom w:val="0"/>
          <w:divBdr>
            <w:top w:val="none" w:sz="0" w:space="0" w:color="auto"/>
            <w:left w:val="none" w:sz="0" w:space="0" w:color="auto"/>
            <w:bottom w:val="none" w:sz="0" w:space="0" w:color="auto"/>
            <w:right w:val="none" w:sz="0" w:space="0" w:color="auto"/>
          </w:divBdr>
        </w:div>
        <w:div w:id="1262029357">
          <w:marLeft w:val="640"/>
          <w:marRight w:val="0"/>
          <w:marTop w:val="0"/>
          <w:marBottom w:val="0"/>
          <w:divBdr>
            <w:top w:val="none" w:sz="0" w:space="0" w:color="auto"/>
            <w:left w:val="none" w:sz="0" w:space="0" w:color="auto"/>
            <w:bottom w:val="none" w:sz="0" w:space="0" w:color="auto"/>
            <w:right w:val="none" w:sz="0" w:space="0" w:color="auto"/>
          </w:divBdr>
        </w:div>
        <w:div w:id="1352417541">
          <w:marLeft w:val="640"/>
          <w:marRight w:val="0"/>
          <w:marTop w:val="0"/>
          <w:marBottom w:val="0"/>
          <w:divBdr>
            <w:top w:val="none" w:sz="0" w:space="0" w:color="auto"/>
            <w:left w:val="none" w:sz="0" w:space="0" w:color="auto"/>
            <w:bottom w:val="none" w:sz="0" w:space="0" w:color="auto"/>
            <w:right w:val="none" w:sz="0" w:space="0" w:color="auto"/>
          </w:divBdr>
        </w:div>
        <w:div w:id="1438983070">
          <w:marLeft w:val="640"/>
          <w:marRight w:val="0"/>
          <w:marTop w:val="0"/>
          <w:marBottom w:val="0"/>
          <w:divBdr>
            <w:top w:val="none" w:sz="0" w:space="0" w:color="auto"/>
            <w:left w:val="none" w:sz="0" w:space="0" w:color="auto"/>
            <w:bottom w:val="none" w:sz="0" w:space="0" w:color="auto"/>
            <w:right w:val="none" w:sz="0" w:space="0" w:color="auto"/>
          </w:divBdr>
        </w:div>
        <w:div w:id="1523587803">
          <w:marLeft w:val="640"/>
          <w:marRight w:val="0"/>
          <w:marTop w:val="0"/>
          <w:marBottom w:val="0"/>
          <w:divBdr>
            <w:top w:val="none" w:sz="0" w:space="0" w:color="auto"/>
            <w:left w:val="none" w:sz="0" w:space="0" w:color="auto"/>
            <w:bottom w:val="none" w:sz="0" w:space="0" w:color="auto"/>
            <w:right w:val="none" w:sz="0" w:space="0" w:color="auto"/>
          </w:divBdr>
        </w:div>
        <w:div w:id="1600941314">
          <w:marLeft w:val="640"/>
          <w:marRight w:val="0"/>
          <w:marTop w:val="0"/>
          <w:marBottom w:val="0"/>
          <w:divBdr>
            <w:top w:val="none" w:sz="0" w:space="0" w:color="auto"/>
            <w:left w:val="none" w:sz="0" w:space="0" w:color="auto"/>
            <w:bottom w:val="none" w:sz="0" w:space="0" w:color="auto"/>
            <w:right w:val="none" w:sz="0" w:space="0" w:color="auto"/>
          </w:divBdr>
        </w:div>
        <w:div w:id="1626277560">
          <w:marLeft w:val="640"/>
          <w:marRight w:val="0"/>
          <w:marTop w:val="0"/>
          <w:marBottom w:val="0"/>
          <w:divBdr>
            <w:top w:val="none" w:sz="0" w:space="0" w:color="auto"/>
            <w:left w:val="none" w:sz="0" w:space="0" w:color="auto"/>
            <w:bottom w:val="none" w:sz="0" w:space="0" w:color="auto"/>
            <w:right w:val="none" w:sz="0" w:space="0" w:color="auto"/>
          </w:divBdr>
        </w:div>
        <w:div w:id="1642954737">
          <w:marLeft w:val="640"/>
          <w:marRight w:val="0"/>
          <w:marTop w:val="0"/>
          <w:marBottom w:val="0"/>
          <w:divBdr>
            <w:top w:val="none" w:sz="0" w:space="0" w:color="auto"/>
            <w:left w:val="none" w:sz="0" w:space="0" w:color="auto"/>
            <w:bottom w:val="none" w:sz="0" w:space="0" w:color="auto"/>
            <w:right w:val="none" w:sz="0" w:space="0" w:color="auto"/>
          </w:divBdr>
        </w:div>
        <w:div w:id="1655377509">
          <w:marLeft w:val="640"/>
          <w:marRight w:val="0"/>
          <w:marTop w:val="0"/>
          <w:marBottom w:val="0"/>
          <w:divBdr>
            <w:top w:val="none" w:sz="0" w:space="0" w:color="auto"/>
            <w:left w:val="none" w:sz="0" w:space="0" w:color="auto"/>
            <w:bottom w:val="none" w:sz="0" w:space="0" w:color="auto"/>
            <w:right w:val="none" w:sz="0" w:space="0" w:color="auto"/>
          </w:divBdr>
        </w:div>
        <w:div w:id="1697539260">
          <w:marLeft w:val="640"/>
          <w:marRight w:val="0"/>
          <w:marTop w:val="0"/>
          <w:marBottom w:val="0"/>
          <w:divBdr>
            <w:top w:val="none" w:sz="0" w:space="0" w:color="auto"/>
            <w:left w:val="none" w:sz="0" w:space="0" w:color="auto"/>
            <w:bottom w:val="none" w:sz="0" w:space="0" w:color="auto"/>
            <w:right w:val="none" w:sz="0" w:space="0" w:color="auto"/>
          </w:divBdr>
        </w:div>
        <w:div w:id="1703365136">
          <w:marLeft w:val="640"/>
          <w:marRight w:val="0"/>
          <w:marTop w:val="0"/>
          <w:marBottom w:val="0"/>
          <w:divBdr>
            <w:top w:val="none" w:sz="0" w:space="0" w:color="auto"/>
            <w:left w:val="none" w:sz="0" w:space="0" w:color="auto"/>
            <w:bottom w:val="none" w:sz="0" w:space="0" w:color="auto"/>
            <w:right w:val="none" w:sz="0" w:space="0" w:color="auto"/>
          </w:divBdr>
        </w:div>
      </w:divsChild>
    </w:div>
    <w:div w:id="783157217">
      <w:marLeft w:val="640"/>
      <w:marRight w:val="0"/>
      <w:marTop w:val="0"/>
      <w:marBottom w:val="0"/>
      <w:divBdr>
        <w:top w:val="none" w:sz="0" w:space="0" w:color="auto"/>
        <w:left w:val="none" w:sz="0" w:space="0" w:color="auto"/>
        <w:bottom w:val="none" w:sz="0" w:space="0" w:color="auto"/>
        <w:right w:val="none" w:sz="0" w:space="0" w:color="auto"/>
      </w:divBdr>
    </w:div>
    <w:div w:id="783160339">
      <w:marLeft w:val="640"/>
      <w:marRight w:val="0"/>
      <w:marTop w:val="0"/>
      <w:marBottom w:val="0"/>
      <w:divBdr>
        <w:top w:val="none" w:sz="0" w:space="0" w:color="auto"/>
        <w:left w:val="none" w:sz="0" w:space="0" w:color="auto"/>
        <w:bottom w:val="none" w:sz="0" w:space="0" w:color="auto"/>
        <w:right w:val="none" w:sz="0" w:space="0" w:color="auto"/>
      </w:divBdr>
    </w:div>
    <w:div w:id="783309519">
      <w:marLeft w:val="640"/>
      <w:marRight w:val="0"/>
      <w:marTop w:val="0"/>
      <w:marBottom w:val="0"/>
      <w:divBdr>
        <w:top w:val="none" w:sz="0" w:space="0" w:color="auto"/>
        <w:left w:val="none" w:sz="0" w:space="0" w:color="auto"/>
        <w:bottom w:val="none" w:sz="0" w:space="0" w:color="auto"/>
        <w:right w:val="none" w:sz="0" w:space="0" w:color="auto"/>
      </w:divBdr>
    </w:div>
    <w:div w:id="783309623">
      <w:marLeft w:val="640"/>
      <w:marRight w:val="0"/>
      <w:marTop w:val="0"/>
      <w:marBottom w:val="0"/>
      <w:divBdr>
        <w:top w:val="none" w:sz="0" w:space="0" w:color="auto"/>
        <w:left w:val="none" w:sz="0" w:space="0" w:color="auto"/>
        <w:bottom w:val="none" w:sz="0" w:space="0" w:color="auto"/>
        <w:right w:val="none" w:sz="0" w:space="0" w:color="auto"/>
      </w:divBdr>
    </w:div>
    <w:div w:id="783378046">
      <w:marLeft w:val="640"/>
      <w:marRight w:val="0"/>
      <w:marTop w:val="0"/>
      <w:marBottom w:val="0"/>
      <w:divBdr>
        <w:top w:val="none" w:sz="0" w:space="0" w:color="auto"/>
        <w:left w:val="none" w:sz="0" w:space="0" w:color="auto"/>
        <w:bottom w:val="none" w:sz="0" w:space="0" w:color="auto"/>
        <w:right w:val="none" w:sz="0" w:space="0" w:color="auto"/>
      </w:divBdr>
    </w:div>
    <w:div w:id="783422070">
      <w:marLeft w:val="640"/>
      <w:marRight w:val="0"/>
      <w:marTop w:val="0"/>
      <w:marBottom w:val="0"/>
      <w:divBdr>
        <w:top w:val="none" w:sz="0" w:space="0" w:color="auto"/>
        <w:left w:val="none" w:sz="0" w:space="0" w:color="auto"/>
        <w:bottom w:val="none" w:sz="0" w:space="0" w:color="auto"/>
        <w:right w:val="none" w:sz="0" w:space="0" w:color="auto"/>
      </w:divBdr>
    </w:div>
    <w:div w:id="783427582">
      <w:marLeft w:val="640"/>
      <w:marRight w:val="0"/>
      <w:marTop w:val="0"/>
      <w:marBottom w:val="0"/>
      <w:divBdr>
        <w:top w:val="none" w:sz="0" w:space="0" w:color="auto"/>
        <w:left w:val="none" w:sz="0" w:space="0" w:color="auto"/>
        <w:bottom w:val="none" w:sz="0" w:space="0" w:color="auto"/>
        <w:right w:val="none" w:sz="0" w:space="0" w:color="auto"/>
      </w:divBdr>
    </w:div>
    <w:div w:id="783496157">
      <w:marLeft w:val="640"/>
      <w:marRight w:val="0"/>
      <w:marTop w:val="0"/>
      <w:marBottom w:val="0"/>
      <w:divBdr>
        <w:top w:val="none" w:sz="0" w:space="0" w:color="auto"/>
        <w:left w:val="none" w:sz="0" w:space="0" w:color="auto"/>
        <w:bottom w:val="none" w:sz="0" w:space="0" w:color="auto"/>
        <w:right w:val="none" w:sz="0" w:space="0" w:color="auto"/>
      </w:divBdr>
    </w:div>
    <w:div w:id="783621766">
      <w:marLeft w:val="640"/>
      <w:marRight w:val="0"/>
      <w:marTop w:val="0"/>
      <w:marBottom w:val="0"/>
      <w:divBdr>
        <w:top w:val="none" w:sz="0" w:space="0" w:color="auto"/>
        <w:left w:val="none" w:sz="0" w:space="0" w:color="auto"/>
        <w:bottom w:val="none" w:sz="0" w:space="0" w:color="auto"/>
        <w:right w:val="none" w:sz="0" w:space="0" w:color="auto"/>
      </w:divBdr>
    </w:div>
    <w:div w:id="783622794">
      <w:marLeft w:val="640"/>
      <w:marRight w:val="0"/>
      <w:marTop w:val="0"/>
      <w:marBottom w:val="0"/>
      <w:divBdr>
        <w:top w:val="none" w:sz="0" w:space="0" w:color="auto"/>
        <w:left w:val="none" w:sz="0" w:space="0" w:color="auto"/>
        <w:bottom w:val="none" w:sz="0" w:space="0" w:color="auto"/>
        <w:right w:val="none" w:sz="0" w:space="0" w:color="auto"/>
      </w:divBdr>
    </w:div>
    <w:div w:id="783690397">
      <w:marLeft w:val="640"/>
      <w:marRight w:val="0"/>
      <w:marTop w:val="0"/>
      <w:marBottom w:val="0"/>
      <w:divBdr>
        <w:top w:val="none" w:sz="0" w:space="0" w:color="auto"/>
        <w:left w:val="none" w:sz="0" w:space="0" w:color="auto"/>
        <w:bottom w:val="none" w:sz="0" w:space="0" w:color="auto"/>
        <w:right w:val="none" w:sz="0" w:space="0" w:color="auto"/>
      </w:divBdr>
    </w:div>
    <w:div w:id="783692385">
      <w:marLeft w:val="640"/>
      <w:marRight w:val="0"/>
      <w:marTop w:val="0"/>
      <w:marBottom w:val="0"/>
      <w:divBdr>
        <w:top w:val="none" w:sz="0" w:space="0" w:color="auto"/>
        <w:left w:val="none" w:sz="0" w:space="0" w:color="auto"/>
        <w:bottom w:val="none" w:sz="0" w:space="0" w:color="auto"/>
        <w:right w:val="none" w:sz="0" w:space="0" w:color="auto"/>
      </w:divBdr>
    </w:div>
    <w:div w:id="783697821">
      <w:marLeft w:val="640"/>
      <w:marRight w:val="0"/>
      <w:marTop w:val="0"/>
      <w:marBottom w:val="0"/>
      <w:divBdr>
        <w:top w:val="none" w:sz="0" w:space="0" w:color="auto"/>
        <w:left w:val="none" w:sz="0" w:space="0" w:color="auto"/>
        <w:bottom w:val="none" w:sz="0" w:space="0" w:color="auto"/>
        <w:right w:val="none" w:sz="0" w:space="0" w:color="auto"/>
      </w:divBdr>
    </w:div>
    <w:div w:id="783816632">
      <w:marLeft w:val="640"/>
      <w:marRight w:val="0"/>
      <w:marTop w:val="0"/>
      <w:marBottom w:val="0"/>
      <w:divBdr>
        <w:top w:val="none" w:sz="0" w:space="0" w:color="auto"/>
        <w:left w:val="none" w:sz="0" w:space="0" w:color="auto"/>
        <w:bottom w:val="none" w:sz="0" w:space="0" w:color="auto"/>
        <w:right w:val="none" w:sz="0" w:space="0" w:color="auto"/>
      </w:divBdr>
    </w:div>
    <w:div w:id="783888828">
      <w:marLeft w:val="640"/>
      <w:marRight w:val="0"/>
      <w:marTop w:val="0"/>
      <w:marBottom w:val="0"/>
      <w:divBdr>
        <w:top w:val="none" w:sz="0" w:space="0" w:color="auto"/>
        <w:left w:val="none" w:sz="0" w:space="0" w:color="auto"/>
        <w:bottom w:val="none" w:sz="0" w:space="0" w:color="auto"/>
        <w:right w:val="none" w:sz="0" w:space="0" w:color="auto"/>
      </w:divBdr>
    </w:div>
    <w:div w:id="784077071">
      <w:marLeft w:val="640"/>
      <w:marRight w:val="0"/>
      <w:marTop w:val="0"/>
      <w:marBottom w:val="0"/>
      <w:divBdr>
        <w:top w:val="none" w:sz="0" w:space="0" w:color="auto"/>
        <w:left w:val="none" w:sz="0" w:space="0" w:color="auto"/>
        <w:bottom w:val="none" w:sz="0" w:space="0" w:color="auto"/>
        <w:right w:val="none" w:sz="0" w:space="0" w:color="auto"/>
      </w:divBdr>
    </w:div>
    <w:div w:id="784085301">
      <w:marLeft w:val="640"/>
      <w:marRight w:val="0"/>
      <w:marTop w:val="0"/>
      <w:marBottom w:val="0"/>
      <w:divBdr>
        <w:top w:val="none" w:sz="0" w:space="0" w:color="auto"/>
        <w:left w:val="none" w:sz="0" w:space="0" w:color="auto"/>
        <w:bottom w:val="none" w:sz="0" w:space="0" w:color="auto"/>
        <w:right w:val="none" w:sz="0" w:space="0" w:color="auto"/>
      </w:divBdr>
    </w:div>
    <w:div w:id="784151066">
      <w:marLeft w:val="640"/>
      <w:marRight w:val="0"/>
      <w:marTop w:val="0"/>
      <w:marBottom w:val="0"/>
      <w:divBdr>
        <w:top w:val="none" w:sz="0" w:space="0" w:color="auto"/>
        <w:left w:val="none" w:sz="0" w:space="0" w:color="auto"/>
        <w:bottom w:val="none" w:sz="0" w:space="0" w:color="auto"/>
        <w:right w:val="none" w:sz="0" w:space="0" w:color="auto"/>
      </w:divBdr>
    </w:div>
    <w:div w:id="784151264">
      <w:marLeft w:val="640"/>
      <w:marRight w:val="0"/>
      <w:marTop w:val="0"/>
      <w:marBottom w:val="0"/>
      <w:divBdr>
        <w:top w:val="none" w:sz="0" w:space="0" w:color="auto"/>
        <w:left w:val="none" w:sz="0" w:space="0" w:color="auto"/>
        <w:bottom w:val="none" w:sz="0" w:space="0" w:color="auto"/>
        <w:right w:val="none" w:sz="0" w:space="0" w:color="auto"/>
      </w:divBdr>
    </w:div>
    <w:div w:id="784231715">
      <w:marLeft w:val="640"/>
      <w:marRight w:val="0"/>
      <w:marTop w:val="0"/>
      <w:marBottom w:val="0"/>
      <w:divBdr>
        <w:top w:val="none" w:sz="0" w:space="0" w:color="auto"/>
        <w:left w:val="none" w:sz="0" w:space="0" w:color="auto"/>
        <w:bottom w:val="none" w:sz="0" w:space="0" w:color="auto"/>
        <w:right w:val="none" w:sz="0" w:space="0" w:color="auto"/>
      </w:divBdr>
    </w:div>
    <w:div w:id="784231852">
      <w:marLeft w:val="640"/>
      <w:marRight w:val="0"/>
      <w:marTop w:val="0"/>
      <w:marBottom w:val="0"/>
      <w:divBdr>
        <w:top w:val="none" w:sz="0" w:space="0" w:color="auto"/>
        <w:left w:val="none" w:sz="0" w:space="0" w:color="auto"/>
        <w:bottom w:val="none" w:sz="0" w:space="0" w:color="auto"/>
        <w:right w:val="none" w:sz="0" w:space="0" w:color="auto"/>
      </w:divBdr>
    </w:div>
    <w:div w:id="784346625">
      <w:marLeft w:val="640"/>
      <w:marRight w:val="0"/>
      <w:marTop w:val="0"/>
      <w:marBottom w:val="0"/>
      <w:divBdr>
        <w:top w:val="none" w:sz="0" w:space="0" w:color="auto"/>
        <w:left w:val="none" w:sz="0" w:space="0" w:color="auto"/>
        <w:bottom w:val="none" w:sz="0" w:space="0" w:color="auto"/>
        <w:right w:val="none" w:sz="0" w:space="0" w:color="auto"/>
      </w:divBdr>
    </w:div>
    <w:div w:id="784347500">
      <w:marLeft w:val="640"/>
      <w:marRight w:val="0"/>
      <w:marTop w:val="0"/>
      <w:marBottom w:val="0"/>
      <w:divBdr>
        <w:top w:val="none" w:sz="0" w:space="0" w:color="auto"/>
        <w:left w:val="none" w:sz="0" w:space="0" w:color="auto"/>
        <w:bottom w:val="none" w:sz="0" w:space="0" w:color="auto"/>
        <w:right w:val="none" w:sz="0" w:space="0" w:color="auto"/>
      </w:divBdr>
    </w:div>
    <w:div w:id="784354066">
      <w:marLeft w:val="640"/>
      <w:marRight w:val="0"/>
      <w:marTop w:val="0"/>
      <w:marBottom w:val="0"/>
      <w:divBdr>
        <w:top w:val="none" w:sz="0" w:space="0" w:color="auto"/>
        <w:left w:val="none" w:sz="0" w:space="0" w:color="auto"/>
        <w:bottom w:val="none" w:sz="0" w:space="0" w:color="auto"/>
        <w:right w:val="none" w:sz="0" w:space="0" w:color="auto"/>
      </w:divBdr>
    </w:div>
    <w:div w:id="784428765">
      <w:marLeft w:val="640"/>
      <w:marRight w:val="0"/>
      <w:marTop w:val="0"/>
      <w:marBottom w:val="0"/>
      <w:divBdr>
        <w:top w:val="none" w:sz="0" w:space="0" w:color="auto"/>
        <w:left w:val="none" w:sz="0" w:space="0" w:color="auto"/>
        <w:bottom w:val="none" w:sz="0" w:space="0" w:color="auto"/>
        <w:right w:val="none" w:sz="0" w:space="0" w:color="auto"/>
      </w:divBdr>
    </w:div>
    <w:div w:id="784543056">
      <w:marLeft w:val="640"/>
      <w:marRight w:val="0"/>
      <w:marTop w:val="0"/>
      <w:marBottom w:val="0"/>
      <w:divBdr>
        <w:top w:val="none" w:sz="0" w:space="0" w:color="auto"/>
        <w:left w:val="none" w:sz="0" w:space="0" w:color="auto"/>
        <w:bottom w:val="none" w:sz="0" w:space="0" w:color="auto"/>
        <w:right w:val="none" w:sz="0" w:space="0" w:color="auto"/>
      </w:divBdr>
    </w:div>
    <w:div w:id="784662760">
      <w:marLeft w:val="640"/>
      <w:marRight w:val="0"/>
      <w:marTop w:val="0"/>
      <w:marBottom w:val="0"/>
      <w:divBdr>
        <w:top w:val="none" w:sz="0" w:space="0" w:color="auto"/>
        <w:left w:val="none" w:sz="0" w:space="0" w:color="auto"/>
        <w:bottom w:val="none" w:sz="0" w:space="0" w:color="auto"/>
        <w:right w:val="none" w:sz="0" w:space="0" w:color="auto"/>
      </w:divBdr>
    </w:div>
    <w:div w:id="784810253">
      <w:marLeft w:val="640"/>
      <w:marRight w:val="0"/>
      <w:marTop w:val="0"/>
      <w:marBottom w:val="0"/>
      <w:divBdr>
        <w:top w:val="none" w:sz="0" w:space="0" w:color="auto"/>
        <w:left w:val="none" w:sz="0" w:space="0" w:color="auto"/>
        <w:bottom w:val="none" w:sz="0" w:space="0" w:color="auto"/>
        <w:right w:val="none" w:sz="0" w:space="0" w:color="auto"/>
      </w:divBdr>
    </w:div>
    <w:div w:id="785004405">
      <w:marLeft w:val="640"/>
      <w:marRight w:val="0"/>
      <w:marTop w:val="0"/>
      <w:marBottom w:val="0"/>
      <w:divBdr>
        <w:top w:val="none" w:sz="0" w:space="0" w:color="auto"/>
        <w:left w:val="none" w:sz="0" w:space="0" w:color="auto"/>
        <w:bottom w:val="none" w:sz="0" w:space="0" w:color="auto"/>
        <w:right w:val="none" w:sz="0" w:space="0" w:color="auto"/>
      </w:divBdr>
    </w:div>
    <w:div w:id="785005685">
      <w:marLeft w:val="640"/>
      <w:marRight w:val="0"/>
      <w:marTop w:val="0"/>
      <w:marBottom w:val="0"/>
      <w:divBdr>
        <w:top w:val="none" w:sz="0" w:space="0" w:color="auto"/>
        <w:left w:val="none" w:sz="0" w:space="0" w:color="auto"/>
        <w:bottom w:val="none" w:sz="0" w:space="0" w:color="auto"/>
        <w:right w:val="none" w:sz="0" w:space="0" w:color="auto"/>
      </w:divBdr>
    </w:div>
    <w:div w:id="785081145">
      <w:marLeft w:val="640"/>
      <w:marRight w:val="0"/>
      <w:marTop w:val="0"/>
      <w:marBottom w:val="0"/>
      <w:divBdr>
        <w:top w:val="none" w:sz="0" w:space="0" w:color="auto"/>
        <w:left w:val="none" w:sz="0" w:space="0" w:color="auto"/>
        <w:bottom w:val="none" w:sz="0" w:space="0" w:color="auto"/>
        <w:right w:val="none" w:sz="0" w:space="0" w:color="auto"/>
      </w:divBdr>
    </w:div>
    <w:div w:id="785127071">
      <w:marLeft w:val="640"/>
      <w:marRight w:val="0"/>
      <w:marTop w:val="0"/>
      <w:marBottom w:val="0"/>
      <w:divBdr>
        <w:top w:val="none" w:sz="0" w:space="0" w:color="auto"/>
        <w:left w:val="none" w:sz="0" w:space="0" w:color="auto"/>
        <w:bottom w:val="none" w:sz="0" w:space="0" w:color="auto"/>
        <w:right w:val="none" w:sz="0" w:space="0" w:color="auto"/>
      </w:divBdr>
    </w:div>
    <w:div w:id="785199154">
      <w:marLeft w:val="640"/>
      <w:marRight w:val="0"/>
      <w:marTop w:val="0"/>
      <w:marBottom w:val="0"/>
      <w:divBdr>
        <w:top w:val="none" w:sz="0" w:space="0" w:color="auto"/>
        <w:left w:val="none" w:sz="0" w:space="0" w:color="auto"/>
        <w:bottom w:val="none" w:sz="0" w:space="0" w:color="auto"/>
        <w:right w:val="none" w:sz="0" w:space="0" w:color="auto"/>
      </w:divBdr>
    </w:div>
    <w:div w:id="785202249">
      <w:marLeft w:val="640"/>
      <w:marRight w:val="0"/>
      <w:marTop w:val="0"/>
      <w:marBottom w:val="0"/>
      <w:divBdr>
        <w:top w:val="none" w:sz="0" w:space="0" w:color="auto"/>
        <w:left w:val="none" w:sz="0" w:space="0" w:color="auto"/>
        <w:bottom w:val="none" w:sz="0" w:space="0" w:color="auto"/>
        <w:right w:val="none" w:sz="0" w:space="0" w:color="auto"/>
      </w:divBdr>
    </w:div>
    <w:div w:id="785395489">
      <w:marLeft w:val="640"/>
      <w:marRight w:val="0"/>
      <w:marTop w:val="0"/>
      <w:marBottom w:val="0"/>
      <w:divBdr>
        <w:top w:val="none" w:sz="0" w:space="0" w:color="auto"/>
        <w:left w:val="none" w:sz="0" w:space="0" w:color="auto"/>
        <w:bottom w:val="none" w:sz="0" w:space="0" w:color="auto"/>
        <w:right w:val="none" w:sz="0" w:space="0" w:color="auto"/>
      </w:divBdr>
    </w:div>
    <w:div w:id="785464792">
      <w:marLeft w:val="640"/>
      <w:marRight w:val="0"/>
      <w:marTop w:val="0"/>
      <w:marBottom w:val="0"/>
      <w:divBdr>
        <w:top w:val="none" w:sz="0" w:space="0" w:color="auto"/>
        <w:left w:val="none" w:sz="0" w:space="0" w:color="auto"/>
        <w:bottom w:val="none" w:sz="0" w:space="0" w:color="auto"/>
        <w:right w:val="none" w:sz="0" w:space="0" w:color="auto"/>
      </w:divBdr>
    </w:div>
    <w:div w:id="785536866">
      <w:marLeft w:val="640"/>
      <w:marRight w:val="0"/>
      <w:marTop w:val="0"/>
      <w:marBottom w:val="0"/>
      <w:divBdr>
        <w:top w:val="none" w:sz="0" w:space="0" w:color="auto"/>
        <w:left w:val="none" w:sz="0" w:space="0" w:color="auto"/>
        <w:bottom w:val="none" w:sz="0" w:space="0" w:color="auto"/>
        <w:right w:val="none" w:sz="0" w:space="0" w:color="auto"/>
      </w:divBdr>
    </w:div>
    <w:div w:id="785537404">
      <w:marLeft w:val="640"/>
      <w:marRight w:val="0"/>
      <w:marTop w:val="0"/>
      <w:marBottom w:val="0"/>
      <w:divBdr>
        <w:top w:val="none" w:sz="0" w:space="0" w:color="auto"/>
        <w:left w:val="none" w:sz="0" w:space="0" w:color="auto"/>
        <w:bottom w:val="none" w:sz="0" w:space="0" w:color="auto"/>
        <w:right w:val="none" w:sz="0" w:space="0" w:color="auto"/>
      </w:divBdr>
    </w:div>
    <w:div w:id="785538053">
      <w:marLeft w:val="640"/>
      <w:marRight w:val="0"/>
      <w:marTop w:val="0"/>
      <w:marBottom w:val="0"/>
      <w:divBdr>
        <w:top w:val="none" w:sz="0" w:space="0" w:color="auto"/>
        <w:left w:val="none" w:sz="0" w:space="0" w:color="auto"/>
        <w:bottom w:val="none" w:sz="0" w:space="0" w:color="auto"/>
        <w:right w:val="none" w:sz="0" w:space="0" w:color="auto"/>
      </w:divBdr>
    </w:div>
    <w:div w:id="785732355">
      <w:marLeft w:val="640"/>
      <w:marRight w:val="0"/>
      <w:marTop w:val="0"/>
      <w:marBottom w:val="0"/>
      <w:divBdr>
        <w:top w:val="none" w:sz="0" w:space="0" w:color="auto"/>
        <w:left w:val="none" w:sz="0" w:space="0" w:color="auto"/>
        <w:bottom w:val="none" w:sz="0" w:space="0" w:color="auto"/>
        <w:right w:val="none" w:sz="0" w:space="0" w:color="auto"/>
      </w:divBdr>
    </w:div>
    <w:div w:id="785739740">
      <w:marLeft w:val="640"/>
      <w:marRight w:val="0"/>
      <w:marTop w:val="0"/>
      <w:marBottom w:val="0"/>
      <w:divBdr>
        <w:top w:val="none" w:sz="0" w:space="0" w:color="auto"/>
        <w:left w:val="none" w:sz="0" w:space="0" w:color="auto"/>
        <w:bottom w:val="none" w:sz="0" w:space="0" w:color="auto"/>
        <w:right w:val="none" w:sz="0" w:space="0" w:color="auto"/>
      </w:divBdr>
    </w:div>
    <w:div w:id="785779648">
      <w:marLeft w:val="640"/>
      <w:marRight w:val="0"/>
      <w:marTop w:val="0"/>
      <w:marBottom w:val="0"/>
      <w:divBdr>
        <w:top w:val="none" w:sz="0" w:space="0" w:color="auto"/>
        <w:left w:val="none" w:sz="0" w:space="0" w:color="auto"/>
        <w:bottom w:val="none" w:sz="0" w:space="0" w:color="auto"/>
        <w:right w:val="none" w:sz="0" w:space="0" w:color="auto"/>
      </w:divBdr>
    </w:div>
    <w:div w:id="785850861">
      <w:marLeft w:val="640"/>
      <w:marRight w:val="0"/>
      <w:marTop w:val="0"/>
      <w:marBottom w:val="0"/>
      <w:divBdr>
        <w:top w:val="none" w:sz="0" w:space="0" w:color="auto"/>
        <w:left w:val="none" w:sz="0" w:space="0" w:color="auto"/>
        <w:bottom w:val="none" w:sz="0" w:space="0" w:color="auto"/>
        <w:right w:val="none" w:sz="0" w:space="0" w:color="auto"/>
      </w:divBdr>
    </w:div>
    <w:div w:id="786006007">
      <w:marLeft w:val="640"/>
      <w:marRight w:val="0"/>
      <w:marTop w:val="0"/>
      <w:marBottom w:val="0"/>
      <w:divBdr>
        <w:top w:val="none" w:sz="0" w:space="0" w:color="auto"/>
        <w:left w:val="none" w:sz="0" w:space="0" w:color="auto"/>
        <w:bottom w:val="none" w:sz="0" w:space="0" w:color="auto"/>
        <w:right w:val="none" w:sz="0" w:space="0" w:color="auto"/>
      </w:divBdr>
    </w:div>
    <w:div w:id="786125164">
      <w:marLeft w:val="640"/>
      <w:marRight w:val="0"/>
      <w:marTop w:val="0"/>
      <w:marBottom w:val="0"/>
      <w:divBdr>
        <w:top w:val="none" w:sz="0" w:space="0" w:color="auto"/>
        <w:left w:val="none" w:sz="0" w:space="0" w:color="auto"/>
        <w:bottom w:val="none" w:sz="0" w:space="0" w:color="auto"/>
        <w:right w:val="none" w:sz="0" w:space="0" w:color="auto"/>
      </w:divBdr>
    </w:div>
    <w:div w:id="786193156">
      <w:marLeft w:val="640"/>
      <w:marRight w:val="0"/>
      <w:marTop w:val="0"/>
      <w:marBottom w:val="0"/>
      <w:divBdr>
        <w:top w:val="none" w:sz="0" w:space="0" w:color="auto"/>
        <w:left w:val="none" w:sz="0" w:space="0" w:color="auto"/>
        <w:bottom w:val="none" w:sz="0" w:space="0" w:color="auto"/>
        <w:right w:val="none" w:sz="0" w:space="0" w:color="auto"/>
      </w:divBdr>
    </w:div>
    <w:div w:id="786240729">
      <w:marLeft w:val="640"/>
      <w:marRight w:val="0"/>
      <w:marTop w:val="0"/>
      <w:marBottom w:val="0"/>
      <w:divBdr>
        <w:top w:val="none" w:sz="0" w:space="0" w:color="auto"/>
        <w:left w:val="none" w:sz="0" w:space="0" w:color="auto"/>
        <w:bottom w:val="none" w:sz="0" w:space="0" w:color="auto"/>
        <w:right w:val="none" w:sz="0" w:space="0" w:color="auto"/>
      </w:divBdr>
    </w:div>
    <w:div w:id="786312850">
      <w:marLeft w:val="640"/>
      <w:marRight w:val="0"/>
      <w:marTop w:val="0"/>
      <w:marBottom w:val="0"/>
      <w:divBdr>
        <w:top w:val="none" w:sz="0" w:space="0" w:color="auto"/>
        <w:left w:val="none" w:sz="0" w:space="0" w:color="auto"/>
        <w:bottom w:val="none" w:sz="0" w:space="0" w:color="auto"/>
        <w:right w:val="none" w:sz="0" w:space="0" w:color="auto"/>
      </w:divBdr>
    </w:div>
    <w:div w:id="786319748">
      <w:marLeft w:val="640"/>
      <w:marRight w:val="0"/>
      <w:marTop w:val="0"/>
      <w:marBottom w:val="0"/>
      <w:divBdr>
        <w:top w:val="none" w:sz="0" w:space="0" w:color="auto"/>
        <w:left w:val="none" w:sz="0" w:space="0" w:color="auto"/>
        <w:bottom w:val="none" w:sz="0" w:space="0" w:color="auto"/>
        <w:right w:val="none" w:sz="0" w:space="0" w:color="auto"/>
      </w:divBdr>
    </w:div>
    <w:div w:id="786387240">
      <w:marLeft w:val="640"/>
      <w:marRight w:val="0"/>
      <w:marTop w:val="0"/>
      <w:marBottom w:val="0"/>
      <w:divBdr>
        <w:top w:val="none" w:sz="0" w:space="0" w:color="auto"/>
        <w:left w:val="none" w:sz="0" w:space="0" w:color="auto"/>
        <w:bottom w:val="none" w:sz="0" w:space="0" w:color="auto"/>
        <w:right w:val="none" w:sz="0" w:space="0" w:color="auto"/>
      </w:divBdr>
    </w:div>
    <w:div w:id="786461179">
      <w:marLeft w:val="640"/>
      <w:marRight w:val="0"/>
      <w:marTop w:val="0"/>
      <w:marBottom w:val="0"/>
      <w:divBdr>
        <w:top w:val="none" w:sz="0" w:space="0" w:color="auto"/>
        <w:left w:val="none" w:sz="0" w:space="0" w:color="auto"/>
        <w:bottom w:val="none" w:sz="0" w:space="0" w:color="auto"/>
        <w:right w:val="none" w:sz="0" w:space="0" w:color="auto"/>
      </w:divBdr>
    </w:div>
    <w:div w:id="786507516">
      <w:marLeft w:val="640"/>
      <w:marRight w:val="0"/>
      <w:marTop w:val="0"/>
      <w:marBottom w:val="0"/>
      <w:divBdr>
        <w:top w:val="none" w:sz="0" w:space="0" w:color="auto"/>
        <w:left w:val="none" w:sz="0" w:space="0" w:color="auto"/>
        <w:bottom w:val="none" w:sz="0" w:space="0" w:color="auto"/>
        <w:right w:val="none" w:sz="0" w:space="0" w:color="auto"/>
      </w:divBdr>
    </w:div>
    <w:div w:id="786588477">
      <w:marLeft w:val="640"/>
      <w:marRight w:val="0"/>
      <w:marTop w:val="0"/>
      <w:marBottom w:val="0"/>
      <w:divBdr>
        <w:top w:val="none" w:sz="0" w:space="0" w:color="auto"/>
        <w:left w:val="none" w:sz="0" w:space="0" w:color="auto"/>
        <w:bottom w:val="none" w:sz="0" w:space="0" w:color="auto"/>
        <w:right w:val="none" w:sz="0" w:space="0" w:color="auto"/>
      </w:divBdr>
    </w:div>
    <w:div w:id="786660638">
      <w:marLeft w:val="640"/>
      <w:marRight w:val="0"/>
      <w:marTop w:val="0"/>
      <w:marBottom w:val="0"/>
      <w:divBdr>
        <w:top w:val="none" w:sz="0" w:space="0" w:color="auto"/>
        <w:left w:val="none" w:sz="0" w:space="0" w:color="auto"/>
        <w:bottom w:val="none" w:sz="0" w:space="0" w:color="auto"/>
        <w:right w:val="none" w:sz="0" w:space="0" w:color="auto"/>
      </w:divBdr>
    </w:div>
    <w:div w:id="786699848">
      <w:marLeft w:val="640"/>
      <w:marRight w:val="0"/>
      <w:marTop w:val="0"/>
      <w:marBottom w:val="0"/>
      <w:divBdr>
        <w:top w:val="none" w:sz="0" w:space="0" w:color="auto"/>
        <w:left w:val="none" w:sz="0" w:space="0" w:color="auto"/>
        <w:bottom w:val="none" w:sz="0" w:space="0" w:color="auto"/>
        <w:right w:val="none" w:sz="0" w:space="0" w:color="auto"/>
      </w:divBdr>
    </w:div>
    <w:div w:id="786773023">
      <w:marLeft w:val="640"/>
      <w:marRight w:val="0"/>
      <w:marTop w:val="0"/>
      <w:marBottom w:val="0"/>
      <w:divBdr>
        <w:top w:val="none" w:sz="0" w:space="0" w:color="auto"/>
        <w:left w:val="none" w:sz="0" w:space="0" w:color="auto"/>
        <w:bottom w:val="none" w:sz="0" w:space="0" w:color="auto"/>
        <w:right w:val="none" w:sz="0" w:space="0" w:color="auto"/>
      </w:divBdr>
    </w:div>
    <w:div w:id="786893540">
      <w:marLeft w:val="640"/>
      <w:marRight w:val="0"/>
      <w:marTop w:val="0"/>
      <w:marBottom w:val="0"/>
      <w:divBdr>
        <w:top w:val="none" w:sz="0" w:space="0" w:color="auto"/>
        <w:left w:val="none" w:sz="0" w:space="0" w:color="auto"/>
        <w:bottom w:val="none" w:sz="0" w:space="0" w:color="auto"/>
        <w:right w:val="none" w:sz="0" w:space="0" w:color="auto"/>
      </w:divBdr>
    </w:div>
    <w:div w:id="786893556">
      <w:marLeft w:val="640"/>
      <w:marRight w:val="0"/>
      <w:marTop w:val="0"/>
      <w:marBottom w:val="0"/>
      <w:divBdr>
        <w:top w:val="none" w:sz="0" w:space="0" w:color="auto"/>
        <w:left w:val="none" w:sz="0" w:space="0" w:color="auto"/>
        <w:bottom w:val="none" w:sz="0" w:space="0" w:color="auto"/>
        <w:right w:val="none" w:sz="0" w:space="0" w:color="auto"/>
      </w:divBdr>
    </w:div>
    <w:div w:id="787041834">
      <w:marLeft w:val="640"/>
      <w:marRight w:val="0"/>
      <w:marTop w:val="0"/>
      <w:marBottom w:val="0"/>
      <w:divBdr>
        <w:top w:val="none" w:sz="0" w:space="0" w:color="auto"/>
        <w:left w:val="none" w:sz="0" w:space="0" w:color="auto"/>
        <w:bottom w:val="none" w:sz="0" w:space="0" w:color="auto"/>
        <w:right w:val="none" w:sz="0" w:space="0" w:color="auto"/>
      </w:divBdr>
    </w:div>
    <w:div w:id="787088328">
      <w:marLeft w:val="640"/>
      <w:marRight w:val="0"/>
      <w:marTop w:val="0"/>
      <w:marBottom w:val="0"/>
      <w:divBdr>
        <w:top w:val="none" w:sz="0" w:space="0" w:color="auto"/>
        <w:left w:val="none" w:sz="0" w:space="0" w:color="auto"/>
        <w:bottom w:val="none" w:sz="0" w:space="0" w:color="auto"/>
        <w:right w:val="none" w:sz="0" w:space="0" w:color="auto"/>
      </w:divBdr>
    </w:div>
    <w:div w:id="787162769">
      <w:marLeft w:val="640"/>
      <w:marRight w:val="0"/>
      <w:marTop w:val="0"/>
      <w:marBottom w:val="0"/>
      <w:divBdr>
        <w:top w:val="none" w:sz="0" w:space="0" w:color="auto"/>
        <w:left w:val="none" w:sz="0" w:space="0" w:color="auto"/>
        <w:bottom w:val="none" w:sz="0" w:space="0" w:color="auto"/>
        <w:right w:val="none" w:sz="0" w:space="0" w:color="auto"/>
      </w:divBdr>
    </w:div>
    <w:div w:id="787163578">
      <w:marLeft w:val="640"/>
      <w:marRight w:val="0"/>
      <w:marTop w:val="0"/>
      <w:marBottom w:val="0"/>
      <w:divBdr>
        <w:top w:val="none" w:sz="0" w:space="0" w:color="auto"/>
        <w:left w:val="none" w:sz="0" w:space="0" w:color="auto"/>
        <w:bottom w:val="none" w:sz="0" w:space="0" w:color="auto"/>
        <w:right w:val="none" w:sz="0" w:space="0" w:color="auto"/>
      </w:divBdr>
    </w:div>
    <w:div w:id="787311498">
      <w:marLeft w:val="640"/>
      <w:marRight w:val="0"/>
      <w:marTop w:val="0"/>
      <w:marBottom w:val="0"/>
      <w:divBdr>
        <w:top w:val="none" w:sz="0" w:space="0" w:color="auto"/>
        <w:left w:val="none" w:sz="0" w:space="0" w:color="auto"/>
        <w:bottom w:val="none" w:sz="0" w:space="0" w:color="auto"/>
        <w:right w:val="none" w:sz="0" w:space="0" w:color="auto"/>
      </w:divBdr>
    </w:div>
    <w:div w:id="787352228">
      <w:marLeft w:val="640"/>
      <w:marRight w:val="0"/>
      <w:marTop w:val="0"/>
      <w:marBottom w:val="0"/>
      <w:divBdr>
        <w:top w:val="none" w:sz="0" w:space="0" w:color="auto"/>
        <w:left w:val="none" w:sz="0" w:space="0" w:color="auto"/>
        <w:bottom w:val="none" w:sz="0" w:space="0" w:color="auto"/>
        <w:right w:val="none" w:sz="0" w:space="0" w:color="auto"/>
      </w:divBdr>
    </w:div>
    <w:div w:id="787429290">
      <w:marLeft w:val="640"/>
      <w:marRight w:val="0"/>
      <w:marTop w:val="0"/>
      <w:marBottom w:val="0"/>
      <w:divBdr>
        <w:top w:val="none" w:sz="0" w:space="0" w:color="auto"/>
        <w:left w:val="none" w:sz="0" w:space="0" w:color="auto"/>
        <w:bottom w:val="none" w:sz="0" w:space="0" w:color="auto"/>
        <w:right w:val="none" w:sz="0" w:space="0" w:color="auto"/>
      </w:divBdr>
    </w:div>
    <w:div w:id="787512126">
      <w:marLeft w:val="640"/>
      <w:marRight w:val="0"/>
      <w:marTop w:val="0"/>
      <w:marBottom w:val="0"/>
      <w:divBdr>
        <w:top w:val="none" w:sz="0" w:space="0" w:color="auto"/>
        <w:left w:val="none" w:sz="0" w:space="0" w:color="auto"/>
        <w:bottom w:val="none" w:sz="0" w:space="0" w:color="auto"/>
        <w:right w:val="none" w:sz="0" w:space="0" w:color="auto"/>
      </w:divBdr>
    </w:div>
    <w:div w:id="787550600">
      <w:marLeft w:val="640"/>
      <w:marRight w:val="0"/>
      <w:marTop w:val="0"/>
      <w:marBottom w:val="0"/>
      <w:divBdr>
        <w:top w:val="none" w:sz="0" w:space="0" w:color="auto"/>
        <w:left w:val="none" w:sz="0" w:space="0" w:color="auto"/>
        <w:bottom w:val="none" w:sz="0" w:space="0" w:color="auto"/>
        <w:right w:val="none" w:sz="0" w:space="0" w:color="auto"/>
      </w:divBdr>
    </w:div>
    <w:div w:id="787553129">
      <w:marLeft w:val="640"/>
      <w:marRight w:val="0"/>
      <w:marTop w:val="0"/>
      <w:marBottom w:val="0"/>
      <w:divBdr>
        <w:top w:val="none" w:sz="0" w:space="0" w:color="auto"/>
        <w:left w:val="none" w:sz="0" w:space="0" w:color="auto"/>
        <w:bottom w:val="none" w:sz="0" w:space="0" w:color="auto"/>
        <w:right w:val="none" w:sz="0" w:space="0" w:color="auto"/>
      </w:divBdr>
    </w:div>
    <w:div w:id="787700560">
      <w:marLeft w:val="640"/>
      <w:marRight w:val="0"/>
      <w:marTop w:val="0"/>
      <w:marBottom w:val="0"/>
      <w:divBdr>
        <w:top w:val="none" w:sz="0" w:space="0" w:color="auto"/>
        <w:left w:val="none" w:sz="0" w:space="0" w:color="auto"/>
        <w:bottom w:val="none" w:sz="0" w:space="0" w:color="auto"/>
        <w:right w:val="none" w:sz="0" w:space="0" w:color="auto"/>
      </w:divBdr>
    </w:div>
    <w:div w:id="787705069">
      <w:marLeft w:val="640"/>
      <w:marRight w:val="0"/>
      <w:marTop w:val="0"/>
      <w:marBottom w:val="0"/>
      <w:divBdr>
        <w:top w:val="none" w:sz="0" w:space="0" w:color="auto"/>
        <w:left w:val="none" w:sz="0" w:space="0" w:color="auto"/>
        <w:bottom w:val="none" w:sz="0" w:space="0" w:color="auto"/>
        <w:right w:val="none" w:sz="0" w:space="0" w:color="auto"/>
      </w:divBdr>
    </w:div>
    <w:div w:id="787742904">
      <w:marLeft w:val="640"/>
      <w:marRight w:val="0"/>
      <w:marTop w:val="0"/>
      <w:marBottom w:val="0"/>
      <w:divBdr>
        <w:top w:val="none" w:sz="0" w:space="0" w:color="auto"/>
        <w:left w:val="none" w:sz="0" w:space="0" w:color="auto"/>
        <w:bottom w:val="none" w:sz="0" w:space="0" w:color="auto"/>
        <w:right w:val="none" w:sz="0" w:space="0" w:color="auto"/>
      </w:divBdr>
    </w:div>
    <w:div w:id="787747943">
      <w:bodyDiv w:val="1"/>
      <w:marLeft w:val="0"/>
      <w:marRight w:val="0"/>
      <w:marTop w:val="0"/>
      <w:marBottom w:val="0"/>
      <w:divBdr>
        <w:top w:val="none" w:sz="0" w:space="0" w:color="auto"/>
        <w:left w:val="none" w:sz="0" w:space="0" w:color="auto"/>
        <w:bottom w:val="none" w:sz="0" w:space="0" w:color="auto"/>
        <w:right w:val="none" w:sz="0" w:space="0" w:color="auto"/>
      </w:divBdr>
    </w:div>
    <w:div w:id="787773962">
      <w:marLeft w:val="640"/>
      <w:marRight w:val="0"/>
      <w:marTop w:val="0"/>
      <w:marBottom w:val="0"/>
      <w:divBdr>
        <w:top w:val="none" w:sz="0" w:space="0" w:color="auto"/>
        <w:left w:val="none" w:sz="0" w:space="0" w:color="auto"/>
        <w:bottom w:val="none" w:sz="0" w:space="0" w:color="auto"/>
        <w:right w:val="none" w:sz="0" w:space="0" w:color="auto"/>
      </w:divBdr>
    </w:div>
    <w:div w:id="787820134">
      <w:marLeft w:val="640"/>
      <w:marRight w:val="0"/>
      <w:marTop w:val="0"/>
      <w:marBottom w:val="0"/>
      <w:divBdr>
        <w:top w:val="none" w:sz="0" w:space="0" w:color="auto"/>
        <w:left w:val="none" w:sz="0" w:space="0" w:color="auto"/>
        <w:bottom w:val="none" w:sz="0" w:space="0" w:color="auto"/>
        <w:right w:val="none" w:sz="0" w:space="0" w:color="auto"/>
      </w:divBdr>
    </w:div>
    <w:div w:id="787939903">
      <w:marLeft w:val="640"/>
      <w:marRight w:val="0"/>
      <w:marTop w:val="0"/>
      <w:marBottom w:val="0"/>
      <w:divBdr>
        <w:top w:val="none" w:sz="0" w:space="0" w:color="auto"/>
        <w:left w:val="none" w:sz="0" w:space="0" w:color="auto"/>
        <w:bottom w:val="none" w:sz="0" w:space="0" w:color="auto"/>
        <w:right w:val="none" w:sz="0" w:space="0" w:color="auto"/>
      </w:divBdr>
    </w:div>
    <w:div w:id="787965582">
      <w:marLeft w:val="640"/>
      <w:marRight w:val="0"/>
      <w:marTop w:val="0"/>
      <w:marBottom w:val="0"/>
      <w:divBdr>
        <w:top w:val="none" w:sz="0" w:space="0" w:color="auto"/>
        <w:left w:val="none" w:sz="0" w:space="0" w:color="auto"/>
        <w:bottom w:val="none" w:sz="0" w:space="0" w:color="auto"/>
        <w:right w:val="none" w:sz="0" w:space="0" w:color="auto"/>
      </w:divBdr>
    </w:div>
    <w:div w:id="788015689">
      <w:marLeft w:val="640"/>
      <w:marRight w:val="0"/>
      <w:marTop w:val="0"/>
      <w:marBottom w:val="0"/>
      <w:divBdr>
        <w:top w:val="none" w:sz="0" w:space="0" w:color="auto"/>
        <w:left w:val="none" w:sz="0" w:space="0" w:color="auto"/>
        <w:bottom w:val="none" w:sz="0" w:space="0" w:color="auto"/>
        <w:right w:val="none" w:sz="0" w:space="0" w:color="auto"/>
      </w:divBdr>
    </w:div>
    <w:div w:id="788083097">
      <w:marLeft w:val="640"/>
      <w:marRight w:val="0"/>
      <w:marTop w:val="0"/>
      <w:marBottom w:val="0"/>
      <w:divBdr>
        <w:top w:val="none" w:sz="0" w:space="0" w:color="auto"/>
        <w:left w:val="none" w:sz="0" w:space="0" w:color="auto"/>
        <w:bottom w:val="none" w:sz="0" w:space="0" w:color="auto"/>
        <w:right w:val="none" w:sz="0" w:space="0" w:color="auto"/>
      </w:divBdr>
    </w:div>
    <w:div w:id="788089548">
      <w:marLeft w:val="640"/>
      <w:marRight w:val="0"/>
      <w:marTop w:val="0"/>
      <w:marBottom w:val="0"/>
      <w:divBdr>
        <w:top w:val="none" w:sz="0" w:space="0" w:color="auto"/>
        <w:left w:val="none" w:sz="0" w:space="0" w:color="auto"/>
        <w:bottom w:val="none" w:sz="0" w:space="0" w:color="auto"/>
        <w:right w:val="none" w:sz="0" w:space="0" w:color="auto"/>
      </w:divBdr>
    </w:div>
    <w:div w:id="788280801">
      <w:marLeft w:val="640"/>
      <w:marRight w:val="0"/>
      <w:marTop w:val="0"/>
      <w:marBottom w:val="0"/>
      <w:divBdr>
        <w:top w:val="none" w:sz="0" w:space="0" w:color="auto"/>
        <w:left w:val="none" w:sz="0" w:space="0" w:color="auto"/>
        <w:bottom w:val="none" w:sz="0" w:space="0" w:color="auto"/>
        <w:right w:val="none" w:sz="0" w:space="0" w:color="auto"/>
      </w:divBdr>
    </w:div>
    <w:div w:id="788354801">
      <w:marLeft w:val="640"/>
      <w:marRight w:val="0"/>
      <w:marTop w:val="0"/>
      <w:marBottom w:val="0"/>
      <w:divBdr>
        <w:top w:val="none" w:sz="0" w:space="0" w:color="auto"/>
        <w:left w:val="none" w:sz="0" w:space="0" w:color="auto"/>
        <w:bottom w:val="none" w:sz="0" w:space="0" w:color="auto"/>
        <w:right w:val="none" w:sz="0" w:space="0" w:color="auto"/>
      </w:divBdr>
    </w:div>
    <w:div w:id="788358627">
      <w:marLeft w:val="640"/>
      <w:marRight w:val="0"/>
      <w:marTop w:val="0"/>
      <w:marBottom w:val="0"/>
      <w:divBdr>
        <w:top w:val="none" w:sz="0" w:space="0" w:color="auto"/>
        <w:left w:val="none" w:sz="0" w:space="0" w:color="auto"/>
        <w:bottom w:val="none" w:sz="0" w:space="0" w:color="auto"/>
        <w:right w:val="none" w:sz="0" w:space="0" w:color="auto"/>
      </w:divBdr>
    </w:div>
    <w:div w:id="788398327">
      <w:marLeft w:val="640"/>
      <w:marRight w:val="0"/>
      <w:marTop w:val="0"/>
      <w:marBottom w:val="0"/>
      <w:divBdr>
        <w:top w:val="none" w:sz="0" w:space="0" w:color="auto"/>
        <w:left w:val="none" w:sz="0" w:space="0" w:color="auto"/>
        <w:bottom w:val="none" w:sz="0" w:space="0" w:color="auto"/>
        <w:right w:val="none" w:sz="0" w:space="0" w:color="auto"/>
      </w:divBdr>
    </w:div>
    <w:div w:id="788401282">
      <w:marLeft w:val="640"/>
      <w:marRight w:val="0"/>
      <w:marTop w:val="0"/>
      <w:marBottom w:val="0"/>
      <w:divBdr>
        <w:top w:val="none" w:sz="0" w:space="0" w:color="auto"/>
        <w:left w:val="none" w:sz="0" w:space="0" w:color="auto"/>
        <w:bottom w:val="none" w:sz="0" w:space="0" w:color="auto"/>
        <w:right w:val="none" w:sz="0" w:space="0" w:color="auto"/>
      </w:divBdr>
    </w:div>
    <w:div w:id="788401343">
      <w:marLeft w:val="640"/>
      <w:marRight w:val="0"/>
      <w:marTop w:val="0"/>
      <w:marBottom w:val="0"/>
      <w:divBdr>
        <w:top w:val="none" w:sz="0" w:space="0" w:color="auto"/>
        <w:left w:val="none" w:sz="0" w:space="0" w:color="auto"/>
        <w:bottom w:val="none" w:sz="0" w:space="0" w:color="auto"/>
        <w:right w:val="none" w:sz="0" w:space="0" w:color="auto"/>
      </w:divBdr>
    </w:div>
    <w:div w:id="788427858">
      <w:marLeft w:val="640"/>
      <w:marRight w:val="0"/>
      <w:marTop w:val="0"/>
      <w:marBottom w:val="0"/>
      <w:divBdr>
        <w:top w:val="none" w:sz="0" w:space="0" w:color="auto"/>
        <w:left w:val="none" w:sz="0" w:space="0" w:color="auto"/>
        <w:bottom w:val="none" w:sz="0" w:space="0" w:color="auto"/>
        <w:right w:val="none" w:sz="0" w:space="0" w:color="auto"/>
      </w:divBdr>
    </w:div>
    <w:div w:id="788478866">
      <w:marLeft w:val="640"/>
      <w:marRight w:val="0"/>
      <w:marTop w:val="0"/>
      <w:marBottom w:val="0"/>
      <w:divBdr>
        <w:top w:val="none" w:sz="0" w:space="0" w:color="auto"/>
        <w:left w:val="none" w:sz="0" w:space="0" w:color="auto"/>
        <w:bottom w:val="none" w:sz="0" w:space="0" w:color="auto"/>
        <w:right w:val="none" w:sz="0" w:space="0" w:color="auto"/>
      </w:divBdr>
    </w:div>
    <w:div w:id="788553940">
      <w:marLeft w:val="640"/>
      <w:marRight w:val="0"/>
      <w:marTop w:val="0"/>
      <w:marBottom w:val="0"/>
      <w:divBdr>
        <w:top w:val="none" w:sz="0" w:space="0" w:color="auto"/>
        <w:left w:val="none" w:sz="0" w:space="0" w:color="auto"/>
        <w:bottom w:val="none" w:sz="0" w:space="0" w:color="auto"/>
        <w:right w:val="none" w:sz="0" w:space="0" w:color="auto"/>
      </w:divBdr>
    </w:div>
    <w:div w:id="788626663">
      <w:marLeft w:val="640"/>
      <w:marRight w:val="0"/>
      <w:marTop w:val="0"/>
      <w:marBottom w:val="0"/>
      <w:divBdr>
        <w:top w:val="none" w:sz="0" w:space="0" w:color="auto"/>
        <w:left w:val="none" w:sz="0" w:space="0" w:color="auto"/>
        <w:bottom w:val="none" w:sz="0" w:space="0" w:color="auto"/>
        <w:right w:val="none" w:sz="0" w:space="0" w:color="auto"/>
      </w:divBdr>
    </w:div>
    <w:div w:id="788662706">
      <w:marLeft w:val="640"/>
      <w:marRight w:val="0"/>
      <w:marTop w:val="0"/>
      <w:marBottom w:val="0"/>
      <w:divBdr>
        <w:top w:val="none" w:sz="0" w:space="0" w:color="auto"/>
        <w:left w:val="none" w:sz="0" w:space="0" w:color="auto"/>
        <w:bottom w:val="none" w:sz="0" w:space="0" w:color="auto"/>
        <w:right w:val="none" w:sz="0" w:space="0" w:color="auto"/>
      </w:divBdr>
    </w:div>
    <w:div w:id="788670435">
      <w:marLeft w:val="640"/>
      <w:marRight w:val="0"/>
      <w:marTop w:val="0"/>
      <w:marBottom w:val="0"/>
      <w:divBdr>
        <w:top w:val="none" w:sz="0" w:space="0" w:color="auto"/>
        <w:left w:val="none" w:sz="0" w:space="0" w:color="auto"/>
        <w:bottom w:val="none" w:sz="0" w:space="0" w:color="auto"/>
        <w:right w:val="none" w:sz="0" w:space="0" w:color="auto"/>
      </w:divBdr>
    </w:div>
    <w:div w:id="788741191">
      <w:marLeft w:val="640"/>
      <w:marRight w:val="0"/>
      <w:marTop w:val="0"/>
      <w:marBottom w:val="0"/>
      <w:divBdr>
        <w:top w:val="none" w:sz="0" w:space="0" w:color="auto"/>
        <w:left w:val="none" w:sz="0" w:space="0" w:color="auto"/>
        <w:bottom w:val="none" w:sz="0" w:space="0" w:color="auto"/>
        <w:right w:val="none" w:sz="0" w:space="0" w:color="auto"/>
      </w:divBdr>
    </w:div>
    <w:div w:id="788822127">
      <w:marLeft w:val="640"/>
      <w:marRight w:val="0"/>
      <w:marTop w:val="0"/>
      <w:marBottom w:val="0"/>
      <w:divBdr>
        <w:top w:val="none" w:sz="0" w:space="0" w:color="auto"/>
        <w:left w:val="none" w:sz="0" w:space="0" w:color="auto"/>
        <w:bottom w:val="none" w:sz="0" w:space="0" w:color="auto"/>
        <w:right w:val="none" w:sz="0" w:space="0" w:color="auto"/>
      </w:divBdr>
    </w:div>
    <w:div w:id="788857010">
      <w:marLeft w:val="640"/>
      <w:marRight w:val="0"/>
      <w:marTop w:val="0"/>
      <w:marBottom w:val="0"/>
      <w:divBdr>
        <w:top w:val="none" w:sz="0" w:space="0" w:color="auto"/>
        <w:left w:val="none" w:sz="0" w:space="0" w:color="auto"/>
        <w:bottom w:val="none" w:sz="0" w:space="0" w:color="auto"/>
        <w:right w:val="none" w:sz="0" w:space="0" w:color="auto"/>
      </w:divBdr>
    </w:div>
    <w:div w:id="788862004">
      <w:marLeft w:val="640"/>
      <w:marRight w:val="0"/>
      <w:marTop w:val="0"/>
      <w:marBottom w:val="0"/>
      <w:divBdr>
        <w:top w:val="none" w:sz="0" w:space="0" w:color="auto"/>
        <w:left w:val="none" w:sz="0" w:space="0" w:color="auto"/>
        <w:bottom w:val="none" w:sz="0" w:space="0" w:color="auto"/>
        <w:right w:val="none" w:sz="0" w:space="0" w:color="auto"/>
      </w:divBdr>
    </w:div>
    <w:div w:id="788865041">
      <w:marLeft w:val="640"/>
      <w:marRight w:val="0"/>
      <w:marTop w:val="0"/>
      <w:marBottom w:val="0"/>
      <w:divBdr>
        <w:top w:val="none" w:sz="0" w:space="0" w:color="auto"/>
        <w:left w:val="none" w:sz="0" w:space="0" w:color="auto"/>
        <w:bottom w:val="none" w:sz="0" w:space="0" w:color="auto"/>
        <w:right w:val="none" w:sz="0" w:space="0" w:color="auto"/>
      </w:divBdr>
    </w:div>
    <w:div w:id="788932478">
      <w:marLeft w:val="640"/>
      <w:marRight w:val="0"/>
      <w:marTop w:val="0"/>
      <w:marBottom w:val="0"/>
      <w:divBdr>
        <w:top w:val="none" w:sz="0" w:space="0" w:color="auto"/>
        <w:left w:val="none" w:sz="0" w:space="0" w:color="auto"/>
        <w:bottom w:val="none" w:sz="0" w:space="0" w:color="auto"/>
        <w:right w:val="none" w:sz="0" w:space="0" w:color="auto"/>
      </w:divBdr>
    </w:div>
    <w:div w:id="789007253">
      <w:marLeft w:val="640"/>
      <w:marRight w:val="0"/>
      <w:marTop w:val="0"/>
      <w:marBottom w:val="0"/>
      <w:divBdr>
        <w:top w:val="none" w:sz="0" w:space="0" w:color="auto"/>
        <w:left w:val="none" w:sz="0" w:space="0" w:color="auto"/>
        <w:bottom w:val="none" w:sz="0" w:space="0" w:color="auto"/>
        <w:right w:val="none" w:sz="0" w:space="0" w:color="auto"/>
      </w:divBdr>
    </w:div>
    <w:div w:id="789055935">
      <w:marLeft w:val="640"/>
      <w:marRight w:val="0"/>
      <w:marTop w:val="0"/>
      <w:marBottom w:val="0"/>
      <w:divBdr>
        <w:top w:val="none" w:sz="0" w:space="0" w:color="auto"/>
        <w:left w:val="none" w:sz="0" w:space="0" w:color="auto"/>
        <w:bottom w:val="none" w:sz="0" w:space="0" w:color="auto"/>
        <w:right w:val="none" w:sz="0" w:space="0" w:color="auto"/>
      </w:divBdr>
    </w:div>
    <w:div w:id="789084306">
      <w:marLeft w:val="640"/>
      <w:marRight w:val="0"/>
      <w:marTop w:val="0"/>
      <w:marBottom w:val="0"/>
      <w:divBdr>
        <w:top w:val="none" w:sz="0" w:space="0" w:color="auto"/>
        <w:left w:val="none" w:sz="0" w:space="0" w:color="auto"/>
        <w:bottom w:val="none" w:sz="0" w:space="0" w:color="auto"/>
        <w:right w:val="none" w:sz="0" w:space="0" w:color="auto"/>
      </w:divBdr>
    </w:div>
    <w:div w:id="789125504">
      <w:marLeft w:val="640"/>
      <w:marRight w:val="0"/>
      <w:marTop w:val="0"/>
      <w:marBottom w:val="0"/>
      <w:divBdr>
        <w:top w:val="none" w:sz="0" w:space="0" w:color="auto"/>
        <w:left w:val="none" w:sz="0" w:space="0" w:color="auto"/>
        <w:bottom w:val="none" w:sz="0" w:space="0" w:color="auto"/>
        <w:right w:val="none" w:sz="0" w:space="0" w:color="auto"/>
      </w:divBdr>
    </w:div>
    <w:div w:id="789131068">
      <w:marLeft w:val="640"/>
      <w:marRight w:val="0"/>
      <w:marTop w:val="0"/>
      <w:marBottom w:val="0"/>
      <w:divBdr>
        <w:top w:val="none" w:sz="0" w:space="0" w:color="auto"/>
        <w:left w:val="none" w:sz="0" w:space="0" w:color="auto"/>
        <w:bottom w:val="none" w:sz="0" w:space="0" w:color="auto"/>
        <w:right w:val="none" w:sz="0" w:space="0" w:color="auto"/>
      </w:divBdr>
    </w:div>
    <w:div w:id="789132125">
      <w:marLeft w:val="640"/>
      <w:marRight w:val="0"/>
      <w:marTop w:val="0"/>
      <w:marBottom w:val="0"/>
      <w:divBdr>
        <w:top w:val="none" w:sz="0" w:space="0" w:color="auto"/>
        <w:left w:val="none" w:sz="0" w:space="0" w:color="auto"/>
        <w:bottom w:val="none" w:sz="0" w:space="0" w:color="auto"/>
        <w:right w:val="none" w:sz="0" w:space="0" w:color="auto"/>
      </w:divBdr>
    </w:div>
    <w:div w:id="789277654">
      <w:marLeft w:val="640"/>
      <w:marRight w:val="0"/>
      <w:marTop w:val="0"/>
      <w:marBottom w:val="0"/>
      <w:divBdr>
        <w:top w:val="none" w:sz="0" w:space="0" w:color="auto"/>
        <w:left w:val="none" w:sz="0" w:space="0" w:color="auto"/>
        <w:bottom w:val="none" w:sz="0" w:space="0" w:color="auto"/>
        <w:right w:val="none" w:sz="0" w:space="0" w:color="auto"/>
      </w:divBdr>
    </w:div>
    <w:div w:id="789469211">
      <w:marLeft w:val="640"/>
      <w:marRight w:val="0"/>
      <w:marTop w:val="0"/>
      <w:marBottom w:val="0"/>
      <w:divBdr>
        <w:top w:val="none" w:sz="0" w:space="0" w:color="auto"/>
        <w:left w:val="none" w:sz="0" w:space="0" w:color="auto"/>
        <w:bottom w:val="none" w:sz="0" w:space="0" w:color="auto"/>
        <w:right w:val="none" w:sz="0" w:space="0" w:color="auto"/>
      </w:divBdr>
    </w:div>
    <w:div w:id="789469435">
      <w:marLeft w:val="640"/>
      <w:marRight w:val="0"/>
      <w:marTop w:val="0"/>
      <w:marBottom w:val="0"/>
      <w:divBdr>
        <w:top w:val="none" w:sz="0" w:space="0" w:color="auto"/>
        <w:left w:val="none" w:sz="0" w:space="0" w:color="auto"/>
        <w:bottom w:val="none" w:sz="0" w:space="0" w:color="auto"/>
        <w:right w:val="none" w:sz="0" w:space="0" w:color="auto"/>
      </w:divBdr>
    </w:div>
    <w:div w:id="789473981">
      <w:marLeft w:val="640"/>
      <w:marRight w:val="0"/>
      <w:marTop w:val="0"/>
      <w:marBottom w:val="0"/>
      <w:divBdr>
        <w:top w:val="none" w:sz="0" w:space="0" w:color="auto"/>
        <w:left w:val="none" w:sz="0" w:space="0" w:color="auto"/>
        <w:bottom w:val="none" w:sz="0" w:space="0" w:color="auto"/>
        <w:right w:val="none" w:sz="0" w:space="0" w:color="auto"/>
      </w:divBdr>
    </w:div>
    <w:div w:id="789518090">
      <w:marLeft w:val="640"/>
      <w:marRight w:val="0"/>
      <w:marTop w:val="0"/>
      <w:marBottom w:val="0"/>
      <w:divBdr>
        <w:top w:val="none" w:sz="0" w:space="0" w:color="auto"/>
        <w:left w:val="none" w:sz="0" w:space="0" w:color="auto"/>
        <w:bottom w:val="none" w:sz="0" w:space="0" w:color="auto"/>
        <w:right w:val="none" w:sz="0" w:space="0" w:color="auto"/>
      </w:divBdr>
    </w:div>
    <w:div w:id="789519371">
      <w:marLeft w:val="640"/>
      <w:marRight w:val="0"/>
      <w:marTop w:val="0"/>
      <w:marBottom w:val="0"/>
      <w:divBdr>
        <w:top w:val="none" w:sz="0" w:space="0" w:color="auto"/>
        <w:left w:val="none" w:sz="0" w:space="0" w:color="auto"/>
        <w:bottom w:val="none" w:sz="0" w:space="0" w:color="auto"/>
        <w:right w:val="none" w:sz="0" w:space="0" w:color="auto"/>
      </w:divBdr>
    </w:div>
    <w:div w:id="789589725">
      <w:marLeft w:val="640"/>
      <w:marRight w:val="0"/>
      <w:marTop w:val="0"/>
      <w:marBottom w:val="0"/>
      <w:divBdr>
        <w:top w:val="none" w:sz="0" w:space="0" w:color="auto"/>
        <w:left w:val="none" w:sz="0" w:space="0" w:color="auto"/>
        <w:bottom w:val="none" w:sz="0" w:space="0" w:color="auto"/>
        <w:right w:val="none" w:sz="0" w:space="0" w:color="auto"/>
      </w:divBdr>
    </w:div>
    <w:div w:id="789737172">
      <w:marLeft w:val="640"/>
      <w:marRight w:val="0"/>
      <w:marTop w:val="0"/>
      <w:marBottom w:val="0"/>
      <w:divBdr>
        <w:top w:val="none" w:sz="0" w:space="0" w:color="auto"/>
        <w:left w:val="none" w:sz="0" w:space="0" w:color="auto"/>
        <w:bottom w:val="none" w:sz="0" w:space="0" w:color="auto"/>
        <w:right w:val="none" w:sz="0" w:space="0" w:color="auto"/>
      </w:divBdr>
    </w:div>
    <w:div w:id="789738661">
      <w:marLeft w:val="640"/>
      <w:marRight w:val="0"/>
      <w:marTop w:val="0"/>
      <w:marBottom w:val="0"/>
      <w:divBdr>
        <w:top w:val="none" w:sz="0" w:space="0" w:color="auto"/>
        <w:left w:val="none" w:sz="0" w:space="0" w:color="auto"/>
        <w:bottom w:val="none" w:sz="0" w:space="0" w:color="auto"/>
        <w:right w:val="none" w:sz="0" w:space="0" w:color="auto"/>
      </w:divBdr>
    </w:div>
    <w:div w:id="789787725">
      <w:marLeft w:val="640"/>
      <w:marRight w:val="0"/>
      <w:marTop w:val="0"/>
      <w:marBottom w:val="0"/>
      <w:divBdr>
        <w:top w:val="none" w:sz="0" w:space="0" w:color="auto"/>
        <w:left w:val="none" w:sz="0" w:space="0" w:color="auto"/>
        <w:bottom w:val="none" w:sz="0" w:space="0" w:color="auto"/>
        <w:right w:val="none" w:sz="0" w:space="0" w:color="auto"/>
      </w:divBdr>
    </w:div>
    <w:div w:id="789864053">
      <w:marLeft w:val="640"/>
      <w:marRight w:val="0"/>
      <w:marTop w:val="0"/>
      <w:marBottom w:val="0"/>
      <w:divBdr>
        <w:top w:val="none" w:sz="0" w:space="0" w:color="auto"/>
        <w:left w:val="none" w:sz="0" w:space="0" w:color="auto"/>
        <w:bottom w:val="none" w:sz="0" w:space="0" w:color="auto"/>
        <w:right w:val="none" w:sz="0" w:space="0" w:color="auto"/>
      </w:divBdr>
    </w:div>
    <w:div w:id="789932654">
      <w:marLeft w:val="640"/>
      <w:marRight w:val="0"/>
      <w:marTop w:val="0"/>
      <w:marBottom w:val="0"/>
      <w:divBdr>
        <w:top w:val="none" w:sz="0" w:space="0" w:color="auto"/>
        <w:left w:val="none" w:sz="0" w:space="0" w:color="auto"/>
        <w:bottom w:val="none" w:sz="0" w:space="0" w:color="auto"/>
        <w:right w:val="none" w:sz="0" w:space="0" w:color="auto"/>
      </w:divBdr>
    </w:div>
    <w:div w:id="789933484">
      <w:marLeft w:val="640"/>
      <w:marRight w:val="0"/>
      <w:marTop w:val="0"/>
      <w:marBottom w:val="0"/>
      <w:divBdr>
        <w:top w:val="none" w:sz="0" w:space="0" w:color="auto"/>
        <w:left w:val="none" w:sz="0" w:space="0" w:color="auto"/>
        <w:bottom w:val="none" w:sz="0" w:space="0" w:color="auto"/>
        <w:right w:val="none" w:sz="0" w:space="0" w:color="auto"/>
      </w:divBdr>
    </w:div>
    <w:div w:id="790132079">
      <w:marLeft w:val="640"/>
      <w:marRight w:val="0"/>
      <w:marTop w:val="0"/>
      <w:marBottom w:val="0"/>
      <w:divBdr>
        <w:top w:val="none" w:sz="0" w:space="0" w:color="auto"/>
        <w:left w:val="none" w:sz="0" w:space="0" w:color="auto"/>
        <w:bottom w:val="none" w:sz="0" w:space="0" w:color="auto"/>
        <w:right w:val="none" w:sz="0" w:space="0" w:color="auto"/>
      </w:divBdr>
    </w:div>
    <w:div w:id="790133118">
      <w:marLeft w:val="640"/>
      <w:marRight w:val="0"/>
      <w:marTop w:val="0"/>
      <w:marBottom w:val="0"/>
      <w:divBdr>
        <w:top w:val="none" w:sz="0" w:space="0" w:color="auto"/>
        <w:left w:val="none" w:sz="0" w:space="0" w:color="auto"/>
        <w:bottom w:val="none" w:sz="0" w:space="0" w:color="auto"/>
        <w:right w:val="none" w:sz="0" w:space="0" w:color="auto"/>
      </w:divBdr>
    </w:div>
    <w:div w:id="790170698">
      <w:marLeft w:val="640"/>
      <w:marRight w:val="0"/>
      <w:marTop w:val="0"/>
      <w:marBottom w:val="0"/>
      <w:divBdr>
        <w:top w:val="none" w:sz="0" w:space="0" w:color="auto"/>
        <w:left w:val="none" w:sz="0" w:space="0" w:color="auto"/>
        <w:bottom w:val="none" w:sz="0" w:space="0" w:color="auto"/>
        <w:right w:val="none" w:sz="0" w:space="0" w:color="auto"/>
      </w:divBdr>
    </w:div>
    <w:div w:id="790322508">
      <w:marLeft w:val="640"/>
      <w:marRight w:val="0"/>
      <w:marTop w:val="0"/>
      <w:marBottom w:val="0"/>
      <w:divBdr>
        <w:top w:val="none" w:sz="0" w:space="0" w:color="auto"/>
        <w:left w:val="none" w:sz="0" w:space="0" w:color="auto"/>
        <w:bottom w:val="none" w:sz="0" w:space="0" w:color="auto"/>
        <w:right w:val="none" w:sz="0" w:space="0" w:color="auto"/>
      </w:divBdr>
    </w:div>
    <w:div w:id="790593153">
      <w:marLeft w:val="640"/>
      <w:marRight w:val="0"/>
      <w:marTop w:val="0"/>
      <w:marBottom w:val="0"/>
      <w:divBdr>
        <w:top w:val="none" w:sz="0" w:space="0" w:color="auto"/>
        <w:left w:val="none" w:sz="0" w:space="0" w:color="auto"/>
        <w:bottom w:val="none" w:sz="0" w:space="0" w:color="auto"/>
        <w:right w:val="none" w:sz="0" w:space="0" w:color="auto"/>
      </w:divBdr>
    </w:div>
    <w:div w:id="790709287">
      <w:marLeft w:val="640"/>
      <w:marRight w:val="0"/>
      <w:marTop w:val="0"/>
      <w:marBottom w:val="0"/>
      <w:divBdr>
        <w:top w:val="none" w:sz="0" w:space="0" w:color="auto"/>
        <w:left w:val="none" w:sz="0" w:space="0" w:color="auto"/>
        <w:bottom w:val="none" w:sz="0" w:space="0" w:color="auto"/>
        <w:right w:val="none" w:sz="0" w:space="0" w:color="auto"/>
      </w:divBdr>
    </w:div>
    <w:div w:id="790826764">
      <w:marLeft w:val="640"/>
      <w:marRight w:val="0"/>
      <w:marTop w:val="0"/>
      <w:marBottom w:val="0"/>
      <w:divBdr>
        <w:top w:val="none" w:sz="0" w:space="0" w:color="auto"/>
        <w:left w:val="none" w:sz="0" w:space="0" w:color="auto"/>
        <w:bottom w:val="none" w:sz="0" w:space="0" w:color="auto"/>
        <w:right w:val="none" w:sz="0" w:space="0" w:color="auto"/>
      </w:divBdr>
    </w:div>
    <w:div w:id="790905801">
      <w:marLeft w:val="640"/>
      <w:marRight w:val="0"/>
      <w:marTop w:val="0"/>
      <w:marBottom w:val="0"/>
      <w:divBdr>
        <w:top w:val="none" w:sz="0" w:space="0" w:color="auto"/>
        <w:left w:val="none" w:sz="0" w:space="0" w:color="auto"/>
        <w:bottom w:val="none" w:sz="0" w:space="0" w:color="auto"/>
        <w:right w:val="none" w:sz="0" w:space="0" w:color="auto"/>
      </w:divBdr>
    </w:div>
    <w:div w:id="790975808">
      <w:marLeft w:val="640"/>
      <w:marRight w:val="0"/>
      <w:marTop w:val="0"/>
      <w:marBottom w:val="0"/>
      <w:divBdr>
        <w:top w:val="none" w:sz="0" w:space="0" w:color="auto"/>
        <w:left w:val="none" w:sz="0" w:space="0" w:color="auto"/>
        <w:bottom w:val="none" w:sz="0" w:space="0" w:color="auto"/>
        <w:right w:val="none" w:sz="0" w:space="0" w:color="auto"/>
      </w:divBdr>
    </w:div>
    <w:div w:id="791090611">
      <w:marLeft w:val="640"/>
      <w:marRight w:val="0"/>
      <w:marTop w:val="0"/>
      <w:marBottom w:val="0"/>
      <w:divBdr>
        <w:top w:val="none" w:sz="0" w:space="0" w:color="auto"/>
        <w:left w:val="none" w:sz="0" w:space="0" w:color="auto"/>
        <w:bottom w:val="none" w:sz="0" w:space="0" w:color="auto"/>
        <w:right w:val="none" w:sz="0" w:space="0" w:color="auto"/>
      </w:divBdr>
    </w:div>
    <w:div w:id="791094121">
      <w:marLeft w:val="640"/>
      <w:marRight w:val="0"/>
      <w:marTop w:val="0"/>
      <w:marBottom w:val="0"/>
      <w:divBdr>
        <w:top w:val="none" w:sz="0" w:space="0" w:color="auto"/>
        <w:left w:val="none" w:sz="0" w:space="0" w:color="auto"/>
        <w:bottom w:val="none" w:sz="0" w:space="0" w:color="auto"/>
        <w:right w:val="none" w:sz="0" w:space="0" w:color="auto"/>
      </w:divBdr>
    </w:div>
    <w:div w:id="791095635">
      <w:marLeft w:val="640"/>
      <w:marRight w:val="0"/>
      <w:marTop w:val="0"/>
      <w:marBottom w:val="0"/>
      <w:divBdr>
        <w:top w:val="none" w:sz="0" w:space="0" w:color="auto"/>
        <w:left w:val="none" w:sz="0" w:space="0" w:color="auto"/>
        <w:bottom w:val="none" w:sz="0" w:space="0" w:color="auto"/>
        <w:right w:val="none" w:sz="0" w:space="0" w:color="auto"/>
      </w:divBdr>
    </w:div>
    <w:div w:id="791099095">
      <w:marLeft w:val="640"/>
      <w:marRight w:val="0"/>
      <w:marTop w:val="0"/>
      <w:marBottom w:val="0"/>
      <w:divBdr>
        <w:top w:val="none" w:sz="0" w:space="0" w:color="auto"/>
        <w:left w:val="none" w:sz="0" w:space="0" w:color="auto"/>
        <w:bottom w:val="none" w:sz="0" w:space="0" w:color="auto"/>
        <w:right w:val="none" w:sz="0" w:space="0" w:color="auto"/>
      </w:divBdr>
    </w:div>
    <w:div w:id="791216661">
      <w:marLeft w:val="640"/>
      <w:marRight w:val="0"/>
      <w:marTop w:val="0"/>
      <w:marBottom w:val="0"/>
      <w:divBdr>
        <w:top w:val="none" w:sz="0" w:space="0" w:color="auto"/>
        <w:left w:val="none" w:sz="0" w:space="0" w:color="auto"/>
        <w:bottom w:val="none" w:sz="0" w:space="0" w:color="auto"/>
        <w:right w:val="none" w:sz="0" w:space="0" w:color="auto"/>
      </w:divBdr>
    </w:div>
    <w:div w:id="791434827">
      <w:marLeft w:val="640"/>
      <w:marRight w:val="0"/>
      <w:marTop w:val="0"/>
      <w:marBottom w:val="0"/>
      <w:divBdr>
        <w:top w:val="none" w:sz="0" w:space="0" w:color="auto"/>
        <w:left w:val="none" w:sz="0" w:space="0" w:color="auto"/>
        <w:bottom w:val="none" w:sz="0" w:space="0" w:color="auto"/>
        <w:right w:val="none" w:sz="0" w:space="0" w:color="auto"/>
      </w:divBdr>
    </w:div>
    <w:div w:id="791510178">
      <w:marLeft w:val="640"/>
      <w:marRight w:val="0"/>
      <w:marTop w:val="0"/>
      <w:marBottom w:val="0"/>
      <w:divBdr>
        <w:top w:val="none" w:sz="0" w:space="0" w:color="auto"/>
        <w:left w:val="none" w:sz="0" w:space="0" w:color="auto"/>
        <w:bottom w:val="none" w:sz="0" w:space="0" w:color="auto"/>
        <w:right w:val="none" w:sz="0" w:space="0" w:color="auto"/>
      </w:divBdr>
    </w:div>
    <w:div w:id="791560450">
      <w:marLeft w:val="640"/>
      <w:marRight w:val="0"/>
      <w:marTop w:val="0"/>
      <w:marBottom w:val="0"/>
      <w:divBdr>
        <w:top w:val="none" w:sz="0" w:space="0" w:color="auto"/>
        <w:left w:val="none" w:sz="0" w:space="0" w:color="auto"/>
        <w:bottom w:val="none" w:sz="0" w:space="0" w:color="auto"/>
        <w:right w:val="none" w:sz="0" w:space="0" w:color="auto"/>
      </w:divBdr>
    </w:div>
    <w:div w:id="791752663">
      <w:marLeft w:val="640"/>
      <w:marRight w:val="0"/>
      <w:marTop w:val="0"/>
      <w:marBottom w:val="0"/>
      <w:divBdr>
        <w:top w:val="none" w:sz="0" w:space="0" w:color="auto"/>
        <w:left w:val="none" w:sz="0" w:space="0" w:color="auto"/>
        <w:bottom w:val="none" w:sz="0" w:space="0" w:color="auto"/>
        <w:right w:val="none" w:sz="0" w:space="0" w:color="auto"/>
      </w:divBdr>
    </w:div>
    <w:div w:id="791872532">
      <w:marLeft w:val="640"/>
      <w:marRight w:val="0"/>
      <w:marTop w:val="0"/>
      <w:marBottom w:val="0"/>
      <w:divBdr>
        <w:top w:val="none" w:sz="0" w:space="0" w:color="auto"/>
        <w:left w:val="none" w:sz="0" w:space="0" w:color="auto"/>
        <w:bottom w:val="none" w:sz="0" w:space="0" w:color="auto"/>
        <w:right w:val="none" w:sz="0" w:space="0" w:color="auto"/>
      </w:divBdr>
    </w:div>
    <w:div w:id="791942345">
      <w:marLeft w:val="640"/>
      <w:marRight w:val="0"/>
      <w:marTop w:val="0"/>
      <w:marBottom w:val="0"/>
      <w:divBdr>
        <w:top w:val="none" w:sz="0" w:space="0" w:color="auto"/>
        <w:left w:val="none" w:sz="0" w:space="0" w:color="auto"/>
        <w:bottom w:val="none" w:sz="0" w:space="0" w:color="auto"/>
        <w:right w:val="none" w:sz="0" w:space="0" w:color="auto"/>
      </w:divBdr>
    </w:div>
    <w:div w:id="791944713">
      <w:marLeft w:val="640"/>
      <w:marRight w:val="0"/>
      <w:marTop w:val="0"/>
      <w:marBottom w:val="0"/>
      <w:divBdr>
        <w:top w:val="none" w:sz="0" w:space="0" w:color="auto"/>
        <w:left w:val="none" w:sz="0" w:space="0" w:color="auto"/>
        <w:bottom w:val="none" w:sz="0" w:space="0" w:color="auto"/>
        <w:right w:val="none" w:sz="0" w:space="0" w:color="auto"/>
      </w:divBdr>
    </w:div>
    <w:div w:id="791947123">
      <w:marLeft w:val="640"/>
      <w:marRight w:val="0"/>
      <w:marTop w:val="0"/>
      <w:marBottom w:val="0"/>
      <w:divBdr>
        <w:top w:val="none" w:sz="0" w:space="0" w:color="auto"/>
        <w:left w:val="none" w:sz="0" w:space="0" w:color="auto"/>
        <w:bottom w:val="none" w:sz="0" w:space="0" w:color="auto"/>
        <w:right w:val="none" w:sz="0" w:space="0" w:color="auto"/>
      </w:divBdr>
    </w:div>
    <w:div w:id="791947648">
      <w:marLeft w:val="640"/>
      <w:marRight w:val="0"/>
      <w:marTop w:val="0"/>
      <w:marBottom w:val="0"/>
      <w:divBdr>
        <w:top w:val="none" w:sz="0" w:space="0" w:color="auto"/>
        <w:left w:val="none" w:sz="0" w:space="0" w:color="auto"/>
        <w:bottom w:val="none" w:sz="0" w:space="0" w:color="auto"/>
        <w:right w:val="none" w:sz="0" w:space="0" w:color="auto"/>
      </w:divBdr>
    </w:div>
    <w:div w:id="792091155">
      <w:marLeft w:val="640"/>
      <w:marRight w:val="0"/>
      <w:marTop w:val="0"/>
      <w:marBottom w:val="0"/>
      <w:divBdr>
        <w:top w:val="none" w:sz="0" w:space="0" w:color="auto"/>
        <w:left w:val="none" w:sz="0" w:space="0" w:color="auto"/>
        <w:bottom w:val="none" w:sz="0" w:space="0" w:color="auto"/>
        <w:right w:val="none" w:sz="0" w:space="0" w:color="auto"/>
      </w:divBdr>
    </w:div>
    <w:div w:id="792092910">
      <w:marLeft w:val="640"/>
      <w:marRight w:val="0"/>
      <w:marTop w:val="0"/>
      <w:marBottom w:val="0"/>
      <w:divBdr>
        <w:top w:val="none" w:sz="0" w:space="0" w:color="auto"/>
        <w:left w:val="none" w:sz="0" w:space="0" w:color="auto"/>
        <w:bottom w:val="none" w:sz="0" w:space="0" w:color="auto"/>
        <w:right w:val="none" w:sz="0" w:space="0" w:color="auto"/>
      </w:divBdr>
    </w:div>
    <w:div w:id="792137122">
      <w:marLeft w:val="640"/>
      <w:marRight w:val="0"/>
      <w:marTop w:val="0"/>
      <w:marBottom w:val="0"/>
      <w:divBdr>
        <w:top w:val="none" w:sz="0" w:space="0" w:color="auto"/>
        <w:left w:val="none" w:sz="0" w:space="0" w:color="auto"/>
        <w:bottom w:val="none" w:sz="0" w:space="0" w:color="auto"/>
        <w:right w:val="none" w:sz="0" w:space="0" w:color="auto"/>
      </w:divBdr>
    </w:div>
    <w:div w:id="792140603">
      <w:marLeft w:val="640"/>
      <w:marRight w:val="0"/>
      <w:marTop w:val="0"/>
      <w:marBottom w:val="0"/>
      <w:divBdr>
        <w:top w:val="none" w:sz="0" w:space="0" w:color="auto"/>
        <w:left w:val="none" w:sz="0" w:space="0" w:color="auto"/>
        <w:bottom w:val="none" w:sz="0" w:space="0" w:color="auto"/>
        <w:right w:val="none" w:sz="0" w:space="0" w:color="auto"/>
      </w:divBdr>
    </w:div>
    <w:div w:id="792140723">
      <w:marLeft w:val="640"/>
      <w:marRight w:val="0"/>
      <w:marTop w:val="0"/>
      <w:marBottom w:val="0"/>
      <w:divBdr>
        <w:top w:val="none" w:sz="0" w:space="0" w:color="auto"/>
        <w:left w:val="none" w:sz="0" w:space="0" w:color="auto"/>
        <w:bottom w:val="none" w:sz="0" w:space="0" w:color="auto"/>
        <w:right w:val="none" w:sz="0" w:space="0" w:color="auto"/>
      </w:divBdr>
    </w:div>
    <w:div w:id="792165285">
      <w:marLeft w:val="640"/>
      <w:marRight w:val="0"/>
      <w:marTop w:val="0"/>
      <w:marBottom w:val="0"/>
      <w:divBdr>
        <w:top w:val="none" w:sz="0" w:space="0" w:color="auto"/>
        <w:left w:val="none" w:sz="0" w:space="0" w:color="auto"/>
        <w:bottom w:val="none" w:sz="0" w:space="0" w:color="auto"/>
        <w:right w:val="none" w:sz="0" w:space="0" w:color="auto"/>
      </w:divBdr>
    </w:div>
    <w:div w:id="792358893">
      <w:marLeft w:val="640"/>
      <w:marRight w:val="0"/>
      <w:marTop w:val="0"/>
      <w:marBottom w:val="0"/>
      <w:divBdr>
        <w:top w:val="none" w:sz="0" w:space="0" w:color="auto"/>
        <w:left w:val="none" w:sz="0" w:space="0" w:color="auto"/>
        <w:bottom w:val="none" w:sz="0" w:space="0" w:color="auto"/>
        <w:right w:val="none" w:sz="0" w:space="0" w:color="auto"/>
      </w:divBdr>
    </w:div>
    <w:div w:id="792361844">
      <w:marLeft w:val="640"/>
      <w:marRight w:val="0"/>
      <w:marTop w:val="0"/>
      <w:marBottom w:val="0"/>
      <w:divBdr>
        <w:top w:val="none" w:sz="0" w:space="0" w:color="auto"/>
        <w:left w:val="none" w:sz="0" w:space="0" w:color="auto"/>
        <w:bottom w:val="none" w:sz="0" w:space="0" w:color="auto"/>
        <w:right w:val="none" w:sz="0" w:space="0" w:color="auto"/>
      </w:divBdr>
    </w:div>
    <w:div w:id="792401179">
      <w:marLeft w:val="640"/>
      <w:marRight w:val="0"/>
      <w:marTop w:val="0"/>
      <w:marBottom w:val="0"/>
      <w:divBdr>
        <w:top w:val="none" w:sz="0" w:space="0" w:color="auto"/>
        <w:left w:val="none" w:sz="0" w:space="0" w:color="auto"/>
        <w:bottom w:val="none" w:sz="0" w:space="0" w:color="auto"/>
        <w:right w:val="none" w:sz="0" w:space="0" w:color="auto"/>
      </w:divBdr>
    </w:div>
    <w:div w:id="792403741">
      <w:marLeft w:val="640"/>
      <w:marRight w:val="0"/>
      <w:marTop w:val="0"/>
      <w:marBottom w:val="0"/>
      <w:divBdr>
        <w:top w:val="none" w:sz="0" w:space="0" w:color="auto"/>
        <w:left w:val="none" w:sz="0" w:space="0" w:color="auto"/>
        <w:bottom w:val="none" w:sz="0" w:space="0" w:color="auto"/>
        <w:right w:val="none" w:sz="0" w:space="0" w:color="auto"/>
      </w:divBdr>
    </w:div>
    <w:div w:id="792404326">
      <w:marLeft w:val="640"/>
      <w:marRight w:val="0"/>
      <w:marTop w:val="0"/>
      <w:marBottom w:val="0"/>
      <w:divBdr>
        <w:top w:val="none" w:sz="0" w:space="0" w:color="auto"/>
        <w:left w:val="none" w:sz="0" w:space="0" w:color="auto"/>
        <w:bottom w:val="none" w:sz="0" w:space="0" w:color="auto"/>
        <w:right w:val="none" w:sz="0" w:space="0" w:color="auto"/>
      </w:divBdr>
    </w:div>
    <w:div w:id="792405080">
      <w:marLeft w:val="640"/>
      <w:marRight w:val="0"/>
      <w:marTop w:val="0"/>
      <w:marBottom w:val="0"/>
      <w:divBdr>
        <w:top w:val="none" w:sz="0" w:space="0" w:color="auto"/>
        <w:left w:val="none" w:sz="0" w:space="0" w:color="auto"/>
        <w:bottom w:val="none" w:sz="0" w:space="0" w:color="auto"/>
        <w:right w:val="none" w:sz="0" w:space="0" w:color="auto"/>
      </w:divBdr>
    </w:div>
    <w:div w:id="792478065">
      <w:marLeft w:val="640"/>
      <w:marRight w:val="0"/>
      <w:marTop w:val="0"/>
      <w:marBottom w:val="0"/>
      <w:divBdr>
        <w:top w:val="none" w:sz="0" w:space="0" w:color="auto"/>
        <w:left w:val="none" w:sz="0" w:space="0" w:color="auto"/>
        <w:bottom w:val="none" w:sz="0" w:space="0" w:color="auto"/>
        <w:right w:val="none" w:sz="0" w:space="0" w:color="auto"/>
      </w:divBdr>
    </w:div>
    <w:div w:id="792555513">
      <w:marLeft w:val="640"/>
      <w:marRight w:val="0"/>
      <w:marTop w:val="0"/>
      <w:marBottom w:val="0"/>
      <w:divBdr>
        <w:top w:val="none" w:sz="0" w:space="0" w:color="auto"/>
        <w:left w:val="none" w:sz="0" w:space="0" w:color="auto"/>
        <w:bottom w:val="none" w:sz="0" w:space="0" w:color="auto"/>
        <w:right w:val="none" w:sz="0" w:space="0" w:color="auto"/>
      </w:divBdr>
    </w:div>
    <w:div w:id="792598319">
      <w:marLeft w:val="640"/>
      <w:marRight w:val="0"/>
      <w:marTop w:val="0"/>
      <w:marBottom w:val="0"/>
      <w:divBdr>
        <w:top w:val="none" w:sz="0" w:space="0" w:color="auto"/>
        <w:left w:val="none" w:sz="0" w:space="0" w:color="auto"/>
        <w:bottom w:val="none" w:sz="0" w:space="0" w:color="auto"/>
        <w:right w:val="none" w:sz="0" w:space="0" w:color="auto"/>
      </w:divBdr>
    </w:div>
    <w:div w:id="792600244">
      <w:marLeft w:val="640"/>
      <w:marRight w:val="0"/>
      <w:marTop w:val="0"/>
      <w:marBottom w:val="0"/>
      <w:divBdr>
        <w:top w:val="none" w:sz="0" w:space="0" w:color="auto"/>
        <w:left w:val="none" w:sz="0" w:space="0" w:color="auto"/>
        <w:bottom w:val="none" w:sz="0" w:space="0" w:color="auto"/>
        <w:right w:val="none" w:sz="0" w:space="0" w:color="auto"/>
      </w:divBdr>
    </w:div>
    <w:div w:id="792674286">
      <w:marLeft w:val="640"/>
      <w:marRight w:val="0"/>
      <w:marTop w:val="0"/>
      <w:marBottom w:val="0"/>
      <w:divBdr>
        <w:top w:val="none" w:sz="0" w:space="0" w:color="auto"/>
        <w:left w:val="none" w:sz="0" w:space="0" w:color="auto"/>
        <w:bottom w:val="none" w:sz="0" w:space="0" w:color="auto"/>
        <w:right w:val="none" w:sz="0" w:space="0" w:color="auto"/>
      </w:divBdr>
    </w:div>
    <w:div w:id="792675446">
      <w:marLeft w:val="640"/>
      <w:marRight w:val="0"/>
      <w:marTop w:val="0"/>
      <w:marBottom w:val="0"/>
      <w:divBdr>
        <w:top w:val="none" w:sz="0" w:space="0" w:color="auto"/>
        <w:left w:val="none" w:sz="0" w:space="0" w:color="auto"/>
        <w:bottom w:val="none" w:sz="0" w:space="0" w:color="auto"/>
        <w:right w:val="none" w:sz="0" w:space="0" w:color="auto"/>
      </w:divBdr>
    </w:div>
    <w:div w:id="792750823">
      <w:marLeft w:val="640"/>
      <w:marRight w:val="0"/>
      <w:marTop w:val="0"/>
      <w:marBottom w:val="0"/>
      <w:divBdr>
        <w:top w:val="none" w:sz="0" w:space="0" w:color="auto"/>
        <w:left w:val="none" w:sz="0" w:space="0" w:color="auto"/>
        <w:bottom w:val="none" w:sz="0" w:space="0" w:color="auto"/>
        <w:right w:val="none" w:sz="0" w:space="0" w:color="auto"/>
      </w:divBdr>
    </w:div>
    <w:div w:id="792753783">
      <w:marLeft w:val="640"/>
      <w:marRight w:val="0"/>
      <w:marTop w:val="0"/>
      <w:marBottom w:val="0"/>
      <w:divBdr>
        <w:top w:val="none" w:sz="0" w:space="0" w:color="auto"/>
        <w:left w:val="none" w:sz="0" w:space="0" w:color="auto"/>
        <w:bottom w:val="none" w:sz="0" w:space="0" w:color="auto"/>
        <w:right w:val="none" w:sz="0" w:space="0" w:color="auto"/>
      </w:divBdr>
    </w:div>
    <w:div w:id="792821524">
      <w:marLeft w:val="640"/>
      <w:marRight w:val="0"/>
      <w:marTop w:val="0"/>
      <w:marBottom w:val="0"/>
      <w:divBdr>
        <w:top w:val="none" w:sz="0" w:space="0" w:color="auto"/>
        <w:left w:val="none" w:sz="0" w:space="0" w:color="auto"/>
        <w:bottom w:val="none" w:sz="0" w:space="0" w:color="auto"/>
        <w:right w:val="none" w:sz="0" w:space="0" w:color="auto"/>
      </w:divBdr>
    </w:div>
    <w:div w:id="792946008">
      <w:marLeft w:val="640"/>
      <w:marRight w:val="0"/>
      <w:marTop w:val="0"/>
      <w:marBottom w:val="0"/>
      <w:divBdr>
        <w:top w:val="none" w:sz="0" w:space="0" w:color="auto"/>
        <w:left w:val="none" w:sz="0" w:space="0" w:color="auto"/>
        <w:bottom w:val="none" w:sz="0" w:space="0" w:color="auto"/>
        <w:right w:val="none" w:sz="0" w:space="0" w:color="auto"/>
      </w:divBdr>
    </w:div>
    <w:div w:id="792990189">
      <w:marLeft w:val="640"/>
      <w:marRight w:val="0"/>
      <w:marTop w:val="0"/>
      <w:marBottom w:val="0"/>
      <w:divBdr>
        <w:top w:val="none" w:sz="0" w:space="0" w:color="auto"/>
        <w:left w:val="none" w:sz="0" w:space="0" w:color="auto"/>
        <w:bottom w:val="none" w:sz="0" w:space="0" w:color="auto"/>
        <w:right w:val="none" w:sz="0" w:space="0" w:color="auto"/>
      </w:divBdr>
    </w:div>
    <w:div w:id="793251945">
      <w:marLeft w:val="640"/>
      <w:marRight w:val="0"/>
      <w:marTop w:val="0"/>
      <w:marBottom w:val="0"/>
      <w:divBdr>
        <w:top w:val="none" w:sz="0" w:space="0" w:color="auto"/>
        <w:left w:val="none" w:sz="0" w:space="0" w:color="auto"/>
        <w:bottom w:val="none" w:sz="0" w:space="0" w:color="auto"/>
        <w:right w:val="none" w:sz="0" w:space="0" w:color="auto"/>
      </w:divBdr>
    </w:div>
    <w:div w:id="793252503">
      <w:marLeft w:val="640"/>
      <w:marRight w:val="0"/>
      <w:marTop w:val="0"/>
      <w:marBottom w:val="0"/>
      <w:divBdr>
        <w:top w:val="none" w:sz="0" w:space="0" w:color="auto"/>
        <w:left w:val="none" w:sz="0" w:space="0" w:color="auto"/>
        <w:bottom w:val="none" w:sz="0" w:space="0" w:color="auto"/>
        <w:right w:val="none" w:sz="0" w:space="0" w:color="auto"/>
      </w:divBdr>
    </w:div>
    <w:div w:id="793252726">
      <w:marLeft w:val="640"/>
      <w:marRight w:val="0"/>
      <w:marTop w:val="0"/>
      <w:marBottom w:val="0"/>
      <w:divBdr>
        <w:top w:val="none" w:sz="0" w:space="0" w:color="auto"/>
        <w:left w:val="none" w:sz="0" w:space="0" w:color="auto"/>
        <w:bottom w:val="none" w:sz="0" w:space="0" w:color="auto"/>
        <w:right w:val="none" w:sz="0" w:space="0" w:color="auto"/>
      </w:divBdr>
    </w:div>
    <w:div w:id="793332777">
      <w:marLeft w:val="640"/>
      <w:marRight w:val="0"/>
      <w:marTop w:val="0"/>
      <w:marBottom w:val="0"/>
      <w:divBdr>
        <w:top w:val="none" w:sz="0" w:space="0" w:color="auto"/>
        <w:left w:val="none" w:sz="0" w:space="0" w:color="auto"/>
        <w:bottom w:val="none" w:sz="0" w:space="0" w:color="auto"/>
        <w:right w:val="none" w:sz="0" w:space="0" w:color="auto"/>
      </w:divBdr>
    </w:div>
    <w:div w:id="793401028">
      <w:marLeft w:val="640"/>
      <w:marRight w:val="0"/>
      <w:marTop w:val="0"/>
      <w:marBottom w:val="0"/>
      <w:divBdr>
        <w:top w:val="none" w:sz="0" w:space="0" w:color="auto"/>
        <w:left w:val="none" w:sz="0" w:space="0" w:color="auto"/>
        <w:bottom w:val="none" w:sz="0" w:space="0" w:color="auto"/>
        <w:right w:val="none" w:sz="0" w:space="0" w:color="auto"/>
      </w:divBdr>
    </w:div>
    <w:div w:id="793401358">
      <w:marLeft w:val="640"/>
      <w:marRight w:val="0"/>
      <w:marTop w:val="0"/>
      <w:marBottom w:val="0"/>
      <w:divBdr>
        <w:top w:val="none" w:sz="0" w:space="0" w:color="auto"/>
        <w:left w:val="none" w:sz="0" w:space="0" w:color="auto"/>
        <w:bottom w:val="none" w:sz="0" w:space="0" w:color="auto"/>
        <w:right w:val="none" w:sz="0" w:space="0" w:color="auto"/>
      </w:divBdr>
    </w:div>
    <w:div w:id="793403160">
      <w:marLeft w:val="640"/>
      <w:marRight w:val="0"/>
      <w:marTop w:val="0"/>
      <w:marBottom w:val="0"/>
      <w:divBdr>
        <w:top w:val="none" w:sz="0" w:space="0" w:color="auto"/>
        <w:left w:val="none" w:sz="0" w:space="0" w:color="auto"/>
        <w:bottom w:val="none" w:sz="0" w:space="0" w:color="auto"/>
        <w:right w:val="none" w:sz="0" w:space="0" w:color="auto"/>
      </w:divBdr>
    </w:div>
    <w:div w:id="793404560">
      <w:marLeft w:val="640"/>
      <w:marRight w:val="0"/>
      <w:marTop w:val="0"/>
      <w:marBottom w:val="0"/>
      <w:divBdr>
        <w:top w:val="none" w:sz="0" w:space="0" w:color="auto"/>
        <w:left w:val="none" w:sz="0" w:space="0" w:color="auto"/>
        <w:bottom w:val="none" w:sz="0" w:space="0" w:color="auto"/>
        <w:right w:val="none" w:sz="0" w:space="0" w:color="auto"/>
      </w:divBdr>
    </w:div>
    <w:div w:id="793444389">
      <w:marLeft w:val="640"/>
      <w:marRight w:val="0"/>
      <w:marTop w:val="0"/>
      <w:marBottom w:val="0"/>
      <w:divBdr>
        <w:top w:val="none" w:sz="0" w:space="0" w:color="auto"/>
        <w:left w:val="none" w:sz="0" w:space="0" w:color="auto"/>
        <w:bottom w:val="none" w:sz="0" w:space="0" w:color="auto"/>
        <w:right w:val="none" w:sz="0" w:space="0" w:color="auto"/>
      </w:divBdr>
    </w:div>
    <w:div w:id="793519437">
      <w:marLeft w:val="640"/>
      <w:marRight w:val="0"/>
      <w:marTop w:val="0"/>
      <w:marBottom w:val="0"/>
      <w:divBdr>
        <w:top w:val="none" w:sz="0" w:space="0" w:color="auto"/>
        <w:left w:val="none" w:sz="0" w:space="0" w:color="auto"/>
        <w:bottom w:val="none" w:sz="0" w:space="0" w:color="auto"/>
        <w:right w:val="none" w:sz="0" w:space="0" w:color="auto"/>
      </w:divBdr>
    </w:div>
    <w:div w:id="793712471">
      <w:marLeft w:val="640"/>
      <w:marRight w:val="0"/>
      <w:marTop w:val="0"/>
      <w:marBottom w:val="0"/>
      <w:divBdr>
        <w:top w:val="none" w:sz="0" w:space="0" w:color="auto"/>
        <w:left w:val="none" w:sz="0" w:space="0" w:color="auto"/>
        <w:bottom w:val="none" w:sz="0" w:space="0" w:color="auto"/>
        <w:right w:val="none" w:sz="0" w:space="0" w:color="auto"/>
      </w:divBdr>
    </w:div>
    <w:div w:id="793716981">
      <w:marLeft w:val="640"/>
      <w:marRight w:val="0"/>
      <w:marTop w:val="0"/>
      <w:marBottom w:val="0"/>
      <w:divBdr>
        <w:top w:val="none" w:sz="0" w:space="0" w:color="auto"/>
        <w:left w:val="none" w:sz="0" w:space="0" w:color="auto"/>
        <w:bottom w:val="none" w:sz="0" w:space="0" w:color="auto"/>
        <w:right w:val="none" w:sz="0" w:space="0" w:color="auto"/>
      </w:divBdr>
    </w:div>
    <w:div w:id="793791273">
      <w:marLeft w:val="640"/>
      <w:marRight w:val="0"/>
      <w:marTop w:val="0"/>
      <w:marBottom w:val="0"/>
      <w:divBdr>
        <w:top w:val="none" w:sz="0" w:space="0" w:color="auto"/>
        <w:left w:val="none" w:sz="0" w:space="0" w:color="auto"/>
        <w:bottom w:val="none" w:sz="0" w:space="0" w:color="auto"/>
        <w:right w:val="none" w:sz="0" w:space="0" w:color="auto"/>
      </w:divBdr>
    </w:div>
    <w:div w:id="793866637">
      <w:marLeft w:val="640"/>
      <w:marRight w:val="0"/>
      <w:marTop w:val="0"/>
      <w:marBottom w:val="0"/>
      <w:divBdr>
        <w:top w:val="none" w:sz="0" w:space="0" w:color="auto"/>
        <w:left w:val="none" w:sz="0" w:space="0" w:color="auto"/>
        <w:bottom w:val="none" w:sz="0" w:space="0" w:color="auto"/>
        <w:right w:val="none" w:sz="0" w:space="0" w:color="auto"/>
      </w:divBdr>
    </w:div>
    <w:div w:id="793907622">
      <w:marLeft w:val="640"/>
      <w:marRight w:val="0"/>
      <w:marTop w:val="0"/>
      <w:marBottom w:val="0"/>
      <w:divBdr>
        <w:top w:val="none" w:sz="0" w:space="0" w:color="auto"/>
        <w:left w:val="none" w:sz="0" w:space="0" w:color="auto"/>
        <w:bottom w:val="none" w:sz="0" w:space="0" w:color="auto"/>
        <w:right w:val="none" w:sz="0" w:space="0" w:color="auto"/>
      </w:divBdr>
    </w:div>
    <w:div w:id="794064972">
      <w:marLeft w:val="640"/>
      <w:marRight w:val="0"/>
      <w:marTop w:val="0"/>
      <w:marBottom w:val="0"/>
      <w:divBdr>
        <w:top w:val="none" w:sz="0" w:space="0" w:color="auto"/>
        <w:left w:val="none" w:sz="0" w:space="0" w:color="auto"/>
        <w:bottom w:val="none" w:sz="0" w:space="0" w:color="auto"/>
        <w:right w:val="none" w:sz="0" w:space="0" w:color="auto"/>
      </w:divBdr>
    </w:div>
    <w:div w:id="794100266">
      <w:marLeft w:val="640"/>
      <w:marRight w:val="0"/>
      <w:marTop w:val="0"/>
      <w:marBottom w:val="0"/>
      <w:divBdr>
        <w:top w:val="none" w:sz="0" w:space="0" w:color="auto"/>
        <w:left w:val="none" w:sz="0" w:space="0" w:color="auto"/>
        <w:bottom w:val="none" w:sz="0" w:space="0" w:color="auto"/>
        <w:right w:val="none" w:sz="0" w:space="0" w:color="auto"/>
      </w:divBdr>
    </w:div>
    <w:div w:id="794104863">
      <w:marLeft w:val="640"/>
      <w:marRight w:val="0"/>
      <w:marTop w:val="0"/>
      <w:marBottom w:val="0"/>
      <w:divBdr>
        <w:top w:val="none" w:sz="0" w:space="0" w:color="auto"/>
        <w:left w:val="none" w:sz="0" w:space="0" w:color="auto"/>
        <w:bottom w:val="none" w:sz="0" w:space="0" w:color="auto"/>
        <w:right w:val="none" w:sz="0" w:space="0" w:color="auto"/>
      </w:divBdr>
    </w:div>
    <w:div w:id="794180764">
      <w:marLeft w:val="640"/>
      <w:marRight w:val="0"/>
      <w:marTop w:val="0"/>
      <w:marBottom w:val="0"/>
      <w:divBdr>
        <w:top w:val="none" w:sz="0" w:space="0" w:color="auto"/>
        <w:left w:val="none" w:sz="0" w:space="0" w:color="auto"/>
        <w:bottom w:val="none" w:sz="0" w:space="0" w:color="auto"/>
        <w:right w:val="none" w:sz="0" w:space="0" w:color="auto"/>
      </w:divBdr>
    </w:div>
    <w:div w:id="794249795">
      <w:marLeft w:val="640"/>
      <w:marRight w:val="0"/>
      <w:marTop w:val="0"/>
      <w:marBottom w:val="0"/>
      <w:divBdr>
        <w:top w:val="none" w:sz="0" w:space="0" w:color="auto"/>
        <w:left w:val="none" w:sz="0" w:space="0" w:color="auto"/>
        <w:bottom w:val="none" w:sz="0" w:space="0" w:color="auto"/>
        <w:right w:val="none" w:sz="0" w:space="0" w:color="auto"/>
      </w:divBdr>
    </w:div>
    <w:div w:id="794298537">
      <w:marLeft w:val="640"/>
      <w:marRight w:val="0"/>
      <w:marTop w:val="0"/>
      <w:marBottom w:val="0"/>
      <w:divBdr>
        <w:top w:val="none" w:sz="0" w:space="0" w:color="auto"/>
        <w:left w:val="none" w:sz="0" w:space="0" w:color="auto"/>
        <w:bottom w:val="none" w:sz="0" w:space="0" w:color="auto"/>
        <w:right w:val="none" w:sz="0" w:space="0" w:color="auto"/>
      </w:divBdr>
    </w:div>
    <w:div w:id="794448115">
      <w:marLeft w:val="640"/>
      <w:marRight w:val="0"/>
      <w:marTop w:val="0"/>
      <w:marBottom w:val="0"/>
      <w:divBdr>
        <w:top w:val="none" w:sz="0" w:space="0" w:color="auto"/>
        <w:left w:val="none" w:sz="0" w:space="0" w:color="auto"/>
        <w:bottom w:val="none" w:sz="0" w:space="0" w:color="auto"/>
        <w:right w:val="none" w:sz="0" w:space="0" w:color="auto"/>
      </w:divBdr>
    </w:div>
    <w:div w:id="794567458">
      <w:marLeft w:val="640"/>
      <w:marRight w:val="0"/>
      <w:marTop w:val="0"/>
      <w:marBottom w:val="0"/>
      <w:divBdr>
        <w:top w:val="none" w:sz="0" w:space="0" w:color="auto"/>
        <w:left w:val="none" w:sz="0" w:space="0" w:color="auto"/>
        <w:bottom w:val="none" w:sz="0" w:space="0" w:color="auto"/>
        <w:right w:val="none" w:sz="0" w:space="0" w:color="auto"/>
      </w:divBdr>
    </w:div>
    <w:div w:id="794642178">
      <w:marLeft w:val="640"/>
      <w:marRight w:val="0"/>
      <w:marTop w:val="0"/>
      <w:marBottom w:val="0"/>
      <w:divBdr>
        <w:top w:val="none" w:sz="0" w:space="0" w:color="auto"/>
        <w:left w:val="none" w:sz="0" w:space="0" w:color="auto"/>
        <w:bottom w:val="none" w:sz="0" w:space="0" w:color="auto"/>
        <w:right w:val="none" w:sz="0" w:space="0" w:color="auto"/>
      </w:divBdr>
    </w:div>
    <w:div w:id="794829201">
      <w:marLeft w:val="640"/>
      <w:marRight w:val="0"/>
      <w:marTop w:val="0"/>
      <w:marBottom w:val="0"/>
      <w:divBdr>
        <w:top w:val="none" w:sz="0" w:space="0" w:color="auto"/>
        <w:left w:val="none" w:sz="0" w:space="0" w:color="auto"/>
        <w:bottom w:val="none" w:sz="0" w:space="0" w:color="auto"/>
        <w:right w:val="none" w:sz="0" w:space="0" w:color="auto"/>
      </w:divBdr>
    </w:div>
    <w:div w:id="794830229">
      <w:marLeft w:val="640"/>
      <w:marRight w:val="0"/>
      <w:marTop w:val="0"/>
      <w:marBottom w:val="0"/>
      <w:divBdr>
        <w:top w:val="none" w:sz="0" w:space="0" w:color="auto"/>
        <w:left w:val="none" w:sz="0" w:space="0" w:color="auto"/>
        <w:bottom w:val="none" w:sz="0" w:space="0" w:color="auto"/>
        <w:right w:val="none" w:sz="0" w:space="0" w:color="auto"/>
      </w:divBdr>
    </w:div>
    <w:div w:id="794831336">
      <w:marLeft w:val="640"/>
      <w:marRight w:val="0"/>
      <w:marTop w:val="0"/>
      <w:marBottom w:val="0"/>
      <w:divBdr>
        <w:top w:val="none" w:sz="0" w:space="0" w:color="auto"/>
        <w:left w:val="none" w:sz="0" w:space="0" w:color="auto"/>
        <w:bottom w:val="none" w:sz="0" w:space="0" w:color="auto"/>
        <w:right w:val="none" w:sz="0" w:space="0" w:color="auto"/>
      </w:divBdr>
    </w:div>
    <w:div w:id="794836946">
      <w:marLeft w:val="640"/>
      <w:marRight w:val="0"/>
      <w:marTop w:val="0"/>
      <w:marBottom w:val="0"/>
      <w:divBdr>
        <w:top w:val="none" w:sz="0" w:space="0" w:color="auto"/>
        <w:left w:val="none" w:sz="0" w:space="0" w:color="auto"/>
        <w:bottom w:val="none" w:sz="0" w:space="0" w:color="auto"/>
        <w:right w:val="none" w:sz="0" w:space="0" w:color="auto"/>
      </w:divBdr>
    </w:div>
    <w:div w:id="794980202">
      <w:marLeft w:val="640"/>
      <w:marRight w:val="0"/>
      <w:marTop w:val="0"/>
      <w:marBottom w:val="0"/>
      <w:divBdr>
        <w:top w:val="none" w:sz="0" w:space="0" w:color="auto"/>
        <w:left w:val="none" w:sz="0" w:space="0" w:color="auto"/>
        <w:bottom w:val="none" w:sz="0" w:space="0" w:color="auto"/>
        <w:right w:val="none" w:sz="0" w:space="0" w:color="auto"/>
      </w:divBdr>
    </w:div>
    <w:div w:id="795031066">
      <w:marLeft w:val="640"/>
      <w:marRight w:val="0"/>
      <w:marTop w:val="0"/>
      <w:marBottom w:val="0"/>
      <w:divBdr>
        <w:top w:val="none" w:sz="0" w:space="0" w:color="auto"/>
        <w:left w:val="none" w:sz="0" w:space="0" w:color="auto"/>
        <w:bottom w:val="none" w:sz="0" w:space="0" w:color="auto"/>
        <w:right w:val="none" w:sz="0" w:space="0" w:color="auto"/>
      </w:divBdr>
    </w:div>
    <w:div w:id="795102917">
      <w:marLeft w:val="640"/>
      <w:marRight w:val="0"/>
      <w:marTop w:val="0"/>
      <w:marBottom w:val="0"/>
      <w:divBdr>
        <w:top w:val="none" w:sz="0" w:space="0" w:color="auto"/>
        <w:left w:val="none" w:sz="0" w:space="0" w:color="auto"/>
        <w:bottom w:val="none" w:sz="0" w:space="0" w:color="auto"/>
        <w:right w:val="none" w:sz="0" w:space="0" w:color="auto"/>
      </w:divBdr>
    </w:div>
    <w:div w:id="795217046">
      <w:marLeft w:val="640"/>
      <w:marRight w:val="0"/>
      <w:marTop w:val="0"/>
      <w:marBottom w:val="0"/>
      <w:divBdr>
        <w:top w:val="none" w:sz="0" w:space="0" w:color="auto"/>
        <w:left w:val="none" w:sz="0" w:space="0" w:color="auto"/>
        <w:bottom w:val="none" w:sz="0" w:space="0" w:color="auto"/>
        <w:right w:val="none" w:sz="0" w:space="0" w:color="auto"/>
      </w:divBdr>
    </w:div>
    <w:div w:id="795368993">
      <w:marLeft w:val="640"/>
      <w:marRight w:val="0"/>
      <w:marTop w:val="0"/>
      <w:marBottom w:val="0"/>
      <w:divBdr>
        <w:top w:val="none" w:sz="0" w:space="0" w:color="auto"/>
        <w:left w:val="none" w:sz="0" w:space="0" w:color="auto"/>
        <w:bottom w:val="none" w:sz="0" w:space="0" w:color="auto"/>
        <w:right w:val="none" w:sz="0" w:space="0" w:color="auto"/>
      </w:divBdr>
    </w:div>
    <w:div w:id="795413663">
      <w:marLeft w:val="640"/>
      <w:marRight w:val="0"/>
      <w:marTop w:val="0"/>
      <w:marBottom w:val="0"/>
      <w:divBdr>
        <w:top w:val="none" w:sz="0" w:space="0" w:color="auto"/>
        <w:left w:val="none" w:sz="0" w:space="0" w:color="auto"/>
        <w:bottom w:val="none" w:sz="0" w:space="0" w:color="auto"/>
        <w:right w:val="none" w:sz="0" w:space="0" w:color="auto"/>
      </w:divBdr>
    </w:div>
    <w:div w:id="795415165">
      <w:marLeft w:val="640"/>
      <w:marRight w:val="0"/>
      <w:marTop w:val="0"/>
      <w:marBottom w:val="0"/>
      <w:divBdr>
        <w:top w:val="none" w:sz="0" w:space="0" w:color="auto"/>
        <w:left w:val="none" w:sz="0" w:space="0" w:color="auto"/>
        <w:bottom w:val="none" w:sz="0" w:space="0" w:color="auto"/>
        <w:right w:val="none" w:sz="0" w:space="0" w:color="auto"/>
      </w:divBdr>
    </w:div>
    <w:div w:id="795490419">
      <w:marLeft w:val="640"/>
      <w:marRight w:val="0"/>
      <w:marTop w:val="0"/>
      <w:marBottom w:val="0"/>
      <w:divBdr>
        <w:top w:val="none" w:sz="0" w:space="0" w:color="auto"/>
        <w:left w:val="none" w:sz="0" w:space="0" w:color="auto"/>
        <w:bottom w:val="none" w:sz="0" w:space="0" w:color="auto"/>
        <w:right w:val="none" w:sz="0" w:space="0" w:color="auto"/>
      </w:divBdr>
    </w:div>
    <w:div w:id="795491070">
      <w:marLeft w:val="640"/>
      <w:marRight w:val="0"/>
      <w:marTop w:val="0"/>
      <w:marBottom w:val="0"/>
      <w:divBdr>
        <w:top w:val="none" w:sz="0" w:space="0" w:color="auto"/>
        <w:left w:val="none" w:sz="0" w:space="0" w:color="auto"/>
        <w:bottom w:val="none" w:sz="0" w:space="0" w:color="auto"/>
        <w:right w:val="none" w:sz="0" w:space="0" w:color="auto"/>
      </w:divBdr>
    </w:div>
    <w:div w:id="795564307">
      <w:marLeft w:val="480"/>
      <w:marRight w:val="0"/>
      <w:marTop w:val="0"/>
      <w:marBottom w:val="0"/>
      <w:divBdr>
        <w:top w:val="none" w:sz="0" w:space="0" w:color="auto"/>
        <w:left w:val="none" w:sz="0" w:space="0" w:color="auto"/>
        <w:bottom w:val="none" w:sz="0" w:space="0" w:color="auto"/>
        <w:right w:val="none" w:sz="0" w:space="0" w:color="auto"/>
      </w:divBdr>
    </w:div>
    <w:div w:id="795567777">
      <w:marLeft w:val="640"/>
      <w:marRight w:val="0"/>
      <w:marTop w:val="0"/>
      <w:marBottom w:val="0"/>
      <w:divBdr>
        <w:top w:val="none" w:sz="0" w:space="0" w:color="auto"/>
        <w:left w:val="none" w:sz="0" w:space="0" w:color="auto"/>
        <w:bottom w:val="none" w:sz="0" w:space="0" w:color="auto"/>
        <w:right w:val="none" w:sz="0" w:space="0" w:color="auto"/>
      </w:divBdr>
    </w:div>
    <w:div w:id="795610700">
      <w:marLeft w:val="640"/>
      <w:marRight w:val="0"/>
      <w:marTop w:val="0"/>
      <w:marBottom w:val="0"/>
      <w:divBdr>
        <w:top w:val="none" w:sz="0" w:space="0" w:color="auto"/>
        <w:left w:val="none" w:sz="0" w:space="0" w:color="auto"/>
        <w:bottom w:val="none" w:sz="0" w:space="0" w:color="auto"/>
        <w:right w:val="none" w:sz="0" w:space="0" w:color="auto"/>
      </w:divBdr>
    </w:div>
    <w:div w:id="795677849">
      <w:marLeft w:val="640"/>
      <w:marRight w:val="0"/>
      <w:marTop w:val="0"/>
      <w:marBottom w:val="0"/>
      <w:divBdr>
        <w:top w:val="none" w:sz="0" w:space="0" w:color="auto"/>
        <w:left w:val="none" w:sz="0" w:space="0" w:color="auto"/>
        <w:bottom w:val="none" w:sz="0" w:space="0" w:color="auto"/>
        <w:right w:val="none" w:sz="0" w:space="0" w:color="auto"/>
      </w:divBdr>
    </w:div>
    <w:div w:id="795681714">
      <w:marLeft w:val="640"/>
      <w:marRight w:val="0"/>
      <w:marTop w:val="0"/>
      <w:marBottom w:val="0"/>
      <w:divBdr>
        <w:top w:val="none" w:sz="0" w:space="0" w:color="auto"/>
        <w:left w:val="none" w:sz="0" w:space="0" w:color="auto"/>
        <w:bottom w:val="none" w:sz="0" w:space="0" w:color="auto"/>
        <w:right w:val="none" w:sz="0" w:space="0" w:color="auto"/>
      </w:divBdr>
    </w:div>
    <w:div w:id="795682521">
      <w:marLeft w:val="640"/>
      <w:marRight w:val="0"/>
      <w:marTop w:val="0"/>
      <w:marBottom w:val="0"/>
      <w:divBdr>
        <w:top w:val="none" w:sz="0" w:space="0" w:color="auto"/>
        <w:left w:val="none" w:sz="0" w:space="0" w:color="auto"/>
        <w:bottom w:val="none" w:sz="0" w:space="0" w:color="auto"/>
        <w:right w:val="none" w:sz="0" w:space="0" w:color="auto"/>
      </w:divBdr>
    </w:div>
    <w:div w:id="795755176">
      <w:marLeft w:val="640"/>
      <w:marRight w:val="0"/>
      <w:marTop w:val="0"/>
      <w:marBottom w:val="0"/>
      <w:divBdr>
        <w:top w:val="none" w:sz="0" w:space="0" w:color="auto"/>
        <w:left w:val="none" w:sz="0" w:space="0" w:color="auto"/>
        <w:bottom w:val="none" w:sz="0" w:space="0" w:color="auto"/>
        <w:right w:val="none" w:sz="0" w:space="0" w:color="auto"/>
      </w:divBdr>
    </w:div>
    <w:div w:id="795873987">
      <w:marLeft w:val="640"/>
      <w:marRight w:val="0"/>
      <w:marTop w:val="0"/>
      <w:marBottom w:val="0"/>
      <w:divBdr>
        <w:top w:val="none" w:sz="0" w:space="0" w:color="auto"/>
        <w:left w:val="none" w:sz="0" w:space="0" w:color="auto"/>
        <w:bottom w:val="none" w:sz="0" w:space="0" w:color="auto"/>
        <w:right w:val="none" w:sz="0" w:space="0" w:color="auto"/>
      </w:divBdr>
    </w:div>
    <w:div w:id="795949270">
      <w:marLeft w:val="640"/>
      <w:marRight w:val="0"/>
      <w:marTop w:val="0"/>
      <w:marBottom w:val="0"/>
      <w:divBdr>
        <w:top w:val="none" w:sz="0" w:space="0" w:color="auto"/>
        <w:left w:val="none" w:sz="0" w:space="0" w:color="auto"/>
        <w:bottom w:val="none" w:sz="0" w:space="0" w:color="auto"/>
        <w:right w:val="none" w:sz="0" w:space="0" w:color="auto"/>
      </w:divBdr>
    </w:div>
    <w:div w:id="796021615">
      <w:marLeft w:val="640"/>
      <w:marRight w:val="0"/>
      <w:marTop w:val="0"/>
      <w:marBottom w:val="0"/>
      <w:divBdr>
        <w:top w:val="none" w:sz="0" w:space="0" w:color="auto"/>
        <w:left w:val="none" w:sz="0" w:space="0" w:color="auto"/>
        <w:bottom w:val="none" w:sz="0" w:space="0" w:color="auto"/>
        <w:right w:val="none" w:sz="0" w:space="0" w:color="auto"/>
      </w:divBdr>
    </w:div>
    <w:div w:id="796068834">
      <w:marLeft w:val="640"/>
      <w:marRight w:val="0"/>
      <w:marTop w:val="0"/>
      <w:marBottom w:val="0"/>
      <w:divBdr>
        <w:top w:val="none" w:sz="0" w:space="0" w:color="auto"/>
        <w:left w:val="none" w:sz="0" w:space="0" w:color="auto"/>
        <w:bottom w:val="none" w:sz="0" w:space="0" w:color="auto"/>
        <w:right w:val="none" w:sz="0" w:space="0" w:color="auto"/>
      </w:divBdr>
    </w:div>
    <w:div w:id="796214624">
      <w:marLeft w:val="640"/>
      <w:marRight w:val="0"/>
      <w:marTop w:val="0"/>
      <w:marBottom w:val="0"/>
      <w:divBdr>
        <w:top w:val="none" w:sz="0" w:space="0" w:color="auto"/>
        <w:left w:val="none" w:sz="0" w:space="0" w:color="auto"/>
        <w:bottom w:val="none" w:sz="0" w:space="0" w:color="auto"/>
        <w:right w:val="none" w:sz="0" w:space="0" w:color="auto"/>
      </w:divBdr>
    </w:div>
    <w:div w:id="796294045">
      <w:marLeft w:val="640"/>
      <w:marRight w:val="0"/>
      <w:marTop w:val="0"/>
      <w:marBottom w:val="0"/>
      <w:divBdr>
        <w:top w:val="none" w:sz="0" w:space="0" w:color="auto"/>
        <w:left w:val="none" w:sz="0" w:space="0" w:color="auto"/>
        <w:bottom w:val="none" w:sz="0" w:space="0" w:color="auto"/>
        <w:right w:val="none" w:sz="0" w:space="0" w:color="auto"/>
      </w:divBdr>
    </w:div>
    <w:div w:id="796294336">
      <w:marLeft w:val="640"/>
      <w:marRight w:val="0"/>
      <w:marTop w:val="0"/>
      <w:marBottom w:val="0"/>
      <w:divBdr>
        <w:top w:val="none" w:sz="0" w:space="0" w:color="auto"/>
        <w:left w:val="none" w:sz="0" w:space="0" w:color="auto"/>
        <w:bottom w:val="none" w:sz="0" w:space="0" w:color="auto"/>
        <w:right w:val="none" w:sz="0" w:space="0" w:color="auto"/>
      </w:divBdr>
    </w:div>
    <w:div w:id="796340825">
      <w:marLeft w:val="640"/>
      <w:marRight w:val="0"/>
      <w:marTop w:val="0"/>
      <w:marBottom w:val="0"/>
      <w:divBdr>
        <w:top w:val="none" w:sz="0" w:space="0" w:color="auto"/>
        <w:left w:val="none" w:sz="0" w:space="0" w:color="auto"/>
        <w:bottom w:val="none" w:sz="0" w:space="0" w:color="auto"/>
        <w:right w:val="none" w:sz="0" w:space="0" w:color="auto"/>
      </w:divBdr>
    </w:div>
    <w:div w:id="796411243">
      <w:marLeft w:val="640"/>
      <w:marRight w:val="0"/>
      <w:marTop w:val="0"/>
      <w:marBottom w:val="0"/>
      <w:divBdr>
        <w:top w:val="none" w:sz="0" w:space="0" w:color="auto"/>
        <w:left w:val="none" w:sz="0" w:space="0" w:color="auto"/>
        <w:bottom w:val="none" w:sz="0" w:space="0" w:color="auto"/>
        <w:right w:val="none" w:sz="0" w:space="0" w:color="auto"/>
      </w:divBdr>
    </w:div>
    <w:div w:id="796527882">
      <w:marLeft w:val="640"/>
      <w:marRight w:val="0"/>
      <w:marTop w:val="0"/>
      <w:marBottom w:val="0"/>
      <w:divBdr>
        <w:top w:val="none" w:sz="0" w:space="0" w:color="auto"/>
        <w:left w:val="none" w:sz="0" w:space="0" w:color="auto"/>
        <w:bottom w:val="none" w:sz="0" w:space="0" w:color="auto"/>
        <w:right w:val="none" w:sz="0" w:space="0" w:color="auto"/>
      </w:divBdr>
    </w:div>
    <w:div w:id="796528004">
      <w:marLeft w:val="640"/>
      <w:marRight w:val="0"/>
      <w:marTop w:val="0"/>
      <w:marBottom w:val="0"/>
      <w:divBdr>
        <w:top w:val="none" w:sz="0" w:space="0" w:color="auto"/>
        <w:left w:val="none" w:sz="0" w:space="0" w:color="auto"/>
        <w:bottom w:val="none" w:sz="0" w:space="0" w:color="auto"/>
        <w:right w:val="none" w:sz="0" w:space="0" w:color="auto"/>
      </w:divBdr>
    </w:div>
    <w:div w:id="796534765">
      <w:marLeft w:val="640"/>
      <w:marRight w:val="0"/>
      <w:marTop w:val="0"/>
      <w:marBottom w:val="0"/>
      <w:divBdr>
        <w:top w:val="none" w:sz="0" w:space="0" w:color="auto"/>
        <w:left w:val="none" w:sz="0" w:space="0" w:color="auto"/>
        <w:bottom w:val="none" w:sz="0" w:space="0" w:color="auto"/>
        <w:right w:val="none" w:sz="0" w:space="0" w:color="auto"/>
      </w:divBdr>
    </w:div>
    <w:div w:id="796609637">
      <w:marLeft w:val="640"/>
      <w:marRight w:val="0"/>
      <w:marTop w:val="0"/>
      <w:marBottom w:val="0"/>
      <w:divBdr>
        <w:top w:val="none" w:sz="0" w:space="0" w:color="auto"/>
        <w:left w:val="none" w:sz="0" w:space="0" w:color="auto"/>
        <w:bottom w:val="none" w:sz="0" w:space="0" w:color="auto"/>
        <w:right w:val="none" w:sz="0" w:space="0" w:color="auto"/>
      </w:divBdr>
    </w:div>
    <w:div w:id="796609845">
      <w:marLeft w:val="640"/>
      <w:marRight w:val="0"/>
      <w:marTop w:val="0"/>
      <w:marBottom w:val="0"/>
      <w:divBdr>
        <w:top w:val="none" w:sz="0" w:space="0" w:color="auto"/>
        <w:left w:val="none" w:sz="0" w:space="0" w:color="auto"/>
        <w:bottom w:val="none" w:sz="0" w:space="0" w:color="auto"/>
        <w:right w:val="none" w:sz="0" w:space="0" w:color="auto"/>
      </w:divBdr>
    </w:div>
    <w:div w:id="796678344">
      <w:marLeft w:val="640"/>
      <w:marRight w:val="0"/>
      <w:marTop w:val="0"/>
      <w:marBottom w:val="0"/>
      <w:divBdr>
        <w:top w:val="none" w:sz="0" w:space="0" w:color="auto"/>
        <w:left w:val="none" w:sz="0" w:space="0" w:color="auto"/>
        <w:bottom w:val="none" w:sz="0" w:space="0" w:color="auto"/>
        <w:right w:val="none" w:sz="0" w:space="0" w:color="auto"/>
      </w:divBdr>
    </w:div>
    <w:div w:id="796796350">
      <w:marLeft w:val="640"/>
      <w:marRight w:val="0"/>
      <w:marTop w:val="0"/>
      <w:marBottom w:val="0"/>
      <w:divBdr>
        <w:top w:val="none" w:sz="0" w:space="0" w:color="auto"/>
        <w:left w:val="none" w:sz="0" w:space="0" w:color="auto"/>
        <w:bottom w:val="none" w:sz="0" w:space="0" w:color="auto"/>
        <w:right w:val="none" w:sz="0" w:space="0" w:color="auto"/>
      </w:divBdr>
    </w:div>
    <w:div w:id="796798193">
      <w:marLeft w:val="640"/>
      <w:marRight w:val="0"/>
      <w:marTop w:val="0"/>
      <w:marBottom w:val="0"/>
      <w:divBdr>
        <w:top w:val="none" w:sz="0" w:space="0" w:color="auto"/>
        <w:left w:val="none" w:sz="0" w:space="0" w:color="auto"/>
        <w:bottom w:val="none" w:sz="0" w:space="0" w:color="auto"/>
        <w:right w:val="none" w:sz="0" w:space="0" w:color="auto"/>
      </w:divBdr>
    </w:div>
    <w:div w:id="796873289">
      <w:marLeft w:val="640"/>
      <w:marRight w:val="0"/>
      <w:marTop w:val="0"/>
      <w:marBottom w:val="0"/>
      <w:divBdr>
        <w:top w:val="none" w:sz="0" w:space="0" w:color="auto"/>
        <w:left w:val="none" w:sz="0" w:space="0" w:color="auto"/>
        <w:bottom w:val="none" w:sz="0" w:space="0" w:color="auto"/>
        <w:right w:val="none" w:sz="0" w:space="0" w:color="auto"/>
      </w:divBdr>
    </w:div>
    <w:div w:id="796874095">
      <w:marLeft w:val="640"/>
      <w:marRight w:val="0"/>
      <w:marTop w:val="0"/>
      <w:marBottom w:val="0"/>
      <w:divBdr>
        <w:top w:val="none" w:sz="0" w:space="0" w:color="auto"/>
        <w:left w:val="none" w:sz="0" w:space="0" w:color="auto"/>
        <w:bottom w:val="none" w:sz="0" w:space="0" w:color="auto"/>
        <w:right w:val="none" w:sz="0" w:space="0" w:color="auto"/>
      </w:divBdr>
    </w:div>
    <w:div w:id="796877951">
      <w:marLeft w:val="640"/>
      <w:marRight w:val="0"/>
      <w:marTop w:val="0"/>
      <w:marBottom w:val="0"/>
      <w:divBdr>
        <w:top w:val="none" w:sz="0" w:space="0" w:color="auto"/>
        <w:left w:val="none" w:sz="0" w:space="0" w:color="auto"/>
        <w:bottom w:val="none" w:sz="0" w:space="0" w:color="auto"/>
        <w:right w:val="none" w:sz="0" w:space="0" w:color="auto"/>
      </w:divBdr>
    </w:div>
    <w:div w:id="796946169">
      <w:marLeft w:val="640"/>
      <w:marRight w:val="0"/>
      <w:marTop w:val="0"/>
      <w:marBottom w:val="0"/>
      <w:divBdr>
        <w:top w:val="none" w:sz="0" w:space="0" w:color="auto"/>
        <w:left w:val="none" w:sz="0" w:space="0" w:color="auto"/>
        <w:bottom w:val="none" w:sz="0" w:space="0" w:color="auto"/>
        <w:right w:val="none" w:sz="0" w:space="0" w:color="auto"/>
      </w:divBdr>
    </w:div>
    <w:div w:id="796946958">
      <w:marLeft w:val="640"/>
      <w:marRight w:val="0"/>
      <w:marTop w:val="0"/>
      <w:marBottom w:val="0"/>
      <w:divBdr>
        <w:top w:val="none" w:sz="0" w:space="0" w:color="auto"/>
        <w:left w:val="none" w:sz="0" w:space="0" w:color="auto"/>
        <w:bottom w:val="none" w:sz="0" w:space="0" w:color="auto"/>
        <w:right w:val="none" w:sz="0" w:space="0" w:color="auto"/>
      </w:divBdr>
    </w:div>
    <w:div w:id="797064753">
      <w:marLeft w:val="640"/>
      <w:marRight w:val="0"/>
      <w:marTop w:val="0"/>
      <w:marBottom w:val="0"/>
      <w:divBdr>
        <w:top w:val="none" w:sz="0" w:space="0" w:color="auto"/>
        <w:left w:val="none" w:sz="0" w:space="0" w:color="auto"/>
        <w:bottom w:val="none" w:sz="0" w:space="0" w:color="auto"/>
        <w:right w:val="none" w:sz="0" w:space="0" w:color="auto"/>
      </w:divBdr>
    </w:div>
    <w:div w:id="797068038">
      <w:marLeft w:val="640"/>
      <w:marRight w:val="0"/>
      <w:marTop w:val="0"/>
      <w:marBottom w:val="0"/>
      <w:divBdr>
        <w:top w:val="none" w:sz="0" w:space="0" w:color="auto"/>
        <w:left w:val="none" w:sz="0" w:space="0" w:color="auto"/>
        <w:bottom w:val="none" w:sz="0" w:space="0" w:color="auto"/>
        <w:right w:val="none" w:sz="0" w:space="0" w:color="auto"/>
      </w:divBdr>
    </w:div>
    <w:div w:id="797071160">
      <w:marLeft w:val="640"/>
      <w:marRight w:val="0"/>
      <w:marTop w:val="0"/>
      <w:marBottom w:val="0"/>
      <w:divBdr>
        <w:top w:val="none" w:sz="0" w:space="0" w:color="auto"/>
        <w:left w:val="none" w:sz="0" w:space="0" w:color="auto"/>
        <w:bottom w:val="none" w:sz="0" w:space="0" w:color="auto"/>
        <w:right w:val="none" w:sz="0" w:space="0" w:color="auto"/>
      </w:divBdr>
    </w:div>
    <w:div w:id="797072773">
      <w:marLeft w:val="640"/>
      <w:marRight w:val="0"/>
      <w:marTop w:val="0"/>
      <w:marBottom w:val="0"/>
      <w:divBdr>
        <w:top w:val="none" w:sz="0" w:space="0" w:color="auto"/>
        <w:left w:val="none" w:sz="0" w:space="0" w:color="auto"/>
        <w:bottom w:val="none" w:sz="0" w:space="0" w:color="auto"/>
        <w:right w:val="none" w:sz="0" w:space="0" w:color="auto"/>
      </w:divBdr>
    </w:div>
    <w:div w:id="797143156">
      <w:marLeft w:val="640"/>
      <w:marRight w:val="0"/>
      <w:marTop w:val="0"/>
      <w:marBottom w:val="0"/>
      <w:divBdr>
        <w:top w:val="none" w:sz="0" w:space="0" w:color="auto"/>
        <w:left w:val="none" w:sz="0" w:space="0" w:color="auto"/>
        <w:bottom w:val="none" w:sz="0" w:space="0" w:color="auto"/>
        <w:right w:val="none" w:sz="0" w:space="0" w:color="auto"/>
      </w:divBdr>
    </w:div>
    <w:div w:id="797146211">
      <w:marLeft w:val="640"/>
      <w:marRight w:val="0"/>
      <w:marTop w:val="0"/>
      <w:marBottom w:val="0"/>
      <w:divBdr>
        <w:top w:val="none" w:sz="0" w:space="0" w:color="auto"/>
        <w:left w:val="none" w:sz="0" w:space="0" w:color="auto"/>
        <w:bottom w:val="none" w:sz="0" w:space="0" w:color="auto"/>
        <w:right w:val="none" w:sz="0" w:space="0" w:color="auto"/>
      </w:divBdr>
    </w:div>
    <w:div w:id="797146667">
      <w:marLeft w:val="640"/>
      <w:marRight w:val="0"/>
      <w:marTop w:val="0"/>
      <w:marBottom w:val="0"/>
      <w:divBdr>
        <w:top w:val="none" w:sz="0" w:space="0" w:color="auto"/>
        <w:left w:val="none" w:sz="0" w:space="0" w:color="auto"/>
        <w:bottom w:val="none" w:sz="0" w:space="0" w:color="auto"/>
        <w:right w:val="none" w:sz="0" w:space="0" w:color="auto"/>
      </w:divBdr>
    </w:div>
    <w:div w:id="797256458">
      <w:marLeft w:val="640"/>
      <w:marRight w:val="0"/>
      <w:marTop w:val="0"/>
      <w:marBottom w:val="0"/>
      <w:divBdr>
        <w:top w:val="none" w:sz="0" w:space="0" w:color="auto"/>
        <w:left w:val="none" w:sz="0" w:space="0" w:color="auto"/>
        <w:bottom w:val="none" w:sz="0" w:space="0" w:color="auto"/>
        <w:right w:val="none" w:sz="0" w:space="0" w:color="auto"/>
      </w:divBdr>
    </w:div>
    <w:div w:id="797258514">
      <w:marLeft w:val="640"/>
      <w:marRight w:val="0"/>
      <w:marTop w:val="0"/>
      <w:marBottom w:val="0"/>
      <w:divBdr>
        <w:top w:val="none" w:sz="0" w:space="0" w:color="auto"/>
        <w:left w:val="none" w:sz="0" w:space="0" w:color="auto"/>
        <w:bottom w:val="none" w:sz="0" w:space="0" w:color="auto"/>
        <w:right w:val="none" w:sz="0" w:space="0" w:color="auto"/>
      </w:divBdr>
    </w:div>
    <w:div w:id="797334182">
      <w:marLeft w:val="640"/>
      <w:marRight w:val="0"/>
      <w:marTop w:val="0"/>
      <w:marBottom w:val="0"/>
      <w:divBdr>
        <w:top w:val="none" w:sz="0" w:space="0" w:color="auto"/>
        <w:left w:val="none" w:sz="0" w:space="0" w:color="auto"/>
        <w:bottom w:val="none" w:sz="0" w:space="0" w:color="auto"/>
        <w:right w:val="none" w:sz="0" w:space="0" w:color="auto"/>
      </w:divBdr>
    </w:div>
    <w:div w:id="797381689">
      <w:marLeft w:val="640"/>
      <w:marRight w:val="0"/>
      <w:marTop w:val="0"/>
      <w:marBottom w:val="0"/>
      <w:divBdr>
        <w:top w:val="none" w:sz="0" w:space="0" w:color="auto"/>
        <w:left w:val="none" w:sz="0" w:space="0" w:color="auto"/>
        <w:bottom w:val="none" w:sz="0" w:space="0" w:color="auto"/>
        <w:right w:val="none" w:sz="0" w:space="0" w:color="auto"/>
      </w:divBdr>
    </w:div>
    <w:div w:id="797452273">
      <w:marLeft w:val="640"/>
      <w:marRight w:val="0"/>
      <w:marTop w:val="0"/>
      <w:marBottom w:val="0"/>
      <w:divBdr>
        <w:top w:val="none" w:sz="0" w:space="0" w:color="auto"/>
        <w:left w:val="none" w:sz="0" w:space="0" w:color="auto"/>
        <w:bottom w:val="none" w:sz="0" w:space="0" w:color="auto"/>
        <w:right w:val="none" w:sz="0" w:space="0" w:color="auto"/>
      </w:divBdr>
    </w:div>
    <w:div w:id="797456728">
      <w:marLeft w:val="640"/>
      <w:marRight w:val="0"/>
      <w:marTop w:val="0"/>
      <w:marBottom w:val="0"/>
      <w:divBdr>
        <w:top w:val="none" w:sz="0" w:space="0" w:color="auto"/>
        <w:left w:val="none" w:sz="0" w:space="0" w:color="auto"/>
        <w:bottom w:val="none" w:sz="0" w:space="0" w:color="auto"/>
        <w:right w:val="none" w:sz="0" w:space="0" w:color="auto"/>
      </w:divBdr>
    </w:div>
    <w:div w:id="797457959">
      <w:marLeft w:val="640"/>
      <w:marRight w:val="0"/>
      <w:marTop w:val="0"/>
      <w:marBottom w:val="0"/>
      <w:divBdr>
        <w:top w:val="none" w:sz="0" w:space="0" w:color="auto"/>
        <w:left w:val="none" w:sz="0" w:space="0" w:color="auto"/>
        <w:bottom w:val="none" w:sz="0" w:space="0" w:color="auto"/>
        <w:right w:val="none" w:sz="0" w:space="0" w:color="auto"/>
      </w:divBdr>
    </w:div>
    <w:div w:id="797459299">
      <w:marLeft w:val="640"/>
      <w:marRight w:val="0"/>
      <w:marTop w:val="0"/>
      <w:marBottom w:val="0"/>
      <w:divBdr>
        <w:top w:val="none" w:sz="0" w:space="0" w:color="auto"/>
        <w:left w:val="none" w:sz="0" w:space="0" w:color="auto"/>
        <w:bottom w:val="none" w:sz="0" w:space="0" w:color="auto"/>
        <w:right w:val="none" w:sz="0" w:space="0" w:color="auto"/>
      </w:divBdr>
    </w:div>
    <w:div w:id="797526302">
      <w:marLeft w:val="640"/>
      <w:marRight w:val="0"/>
      <w:marTop w:val="0"/>
      <w:marBottom w:val="0"/>
      <w:divBdr>
        <w:top w:val="none" w:sz="0" w:space="0" w:color="auto"/>
        <w:left w:val="none" w:sz="0" w:space="0" w:color="auto"/>
        <w:bottom w:val="none" w:sz="0" w:space="0" w:color="auto"/>
        <w:right w:val="none" w:sz="0" w:space="0" w:color="auto"/>
      </w:divBdr>
    </w:div>
    <w:div w:id="797574768">
      <w:marLeft w:val="640"/>
      <w:marRight w:val="0"/>
      <w:marTop w:val="0"/>
      <w:marBottom w:val="0"/>
      <w:divBdr>
        <w:top w:val="none" w:sz="0" w:space="0" w:color="auto"/>
        <w:left w:val="none" w:sz="0" w:space="0" w:color="auto"/>
        <w:bottom w:val="none" w:sz="0" w:space="0" w:color="auto"/>
        <w:right w:val="none" w:sz="0" w:space="0" w:color="auto"/>
      </w:divBdr>
    </w:div>
    <w:div w:id="797652527">
      <w:marLeft w:val="640"/>
      <w:marRight w:val="0"/>
      <w:marTop w:val="0"/>
      <w:marBottom w:val="0"/>
      <w:divBdr>
        <w:top w:val="none" w:sz="0" w:space="0" w:color="auto"/>
        <w:left w:val="none" w:sz="0" w:space="0" w:color="auto"/>
        <w:bottom w:val="none" w:sz="0" w:space="0" w:color="auto"/>
        <w:right w:val="none" w:sz="0" w:space="0" w:color="auto"/>
      </w:divBdr>
    </w:div>
    <w:div w:id="797794224">
      <w:marLeft w:val="640"/>
      <w:marRight w:val="0"/>
      <w:marTop w:val="0"/>
      <w:marBottom w:val="0"/>
      <w:divBdr>
        <w:top w:val="none" w:sz="0" w:space="0" w:color="auto"/>
        <w:left w:val="none" w:sz="0" w:space="0" w:color="auto"/>
        <w:bottom w:val="none" w:sz="0" w:space="0" w:color="auto"/>
        <w:right w:val="none" w:sz="0" w:space="0" w:color="auto"/>
      </w:divBdr>
    </w:div>
    <w:div w:id="797796711">
      <w:marLeft w:val="640"/>
      <w:marRight w:val="0"/>
      <w:marTop w:val="0"/>
      <w:marBottom w:val="0"/>
      <w:divBdr>
        <w:top w:val="none" w:sz="0" w:space="0" w:color="auto"/>
        <w:left w:val="none" w:sz="0" w:space="0" w:color="auto"/>
        <w:bottom w:val="none" w:sz="0" w:space="0" w:color="auto"/>
        <w:right w:val="none" w:sz="0" w:space="0" w:color="auto"/>
      </w:divBdr>
    </w:div>
    <w:div w:id="797798345">
      <w:marLeft w:val="640"/>
      <w:marRight w:val="0"/>
      <w:marTop w:val="0"/>
      <w:marBottom w:val="0"/>
      <w:divBdr>
        <w:top w:val="none" w:sz="0" w:space="0" w:color="auto"/>
        <w:left w:val="none" w:sz="0" w:space="0" w:color="auto"/>
        <w:bottom w:val="none" w:sz="0" w:space="0" w:color="auto"/>
        <w:right w:val="none" w:sz="0" w:space="0" w:color="auto"/>
      </w:divBdr>
    </w:div>
    <w:div w:id="797989085">
      <w:marLeft w:val="640"/>
      <w:marRight w:val="0"/>
      <w:marTop w:val="0"/>
      <w:marBottom w:val="0"/>
      <w:divBdr>
        <w:top w:val="none" w:sz="0" w:space="0" w:color="auto"/>
        <w:left w:val="none" w:sz="0" w:space="0" w:color="auto"/>
        <w:bottom w:val="none" w:sz="0" w:space="0" w:color="auto"/>
        <w:right w:val="none" w:sz="0" w:space="0" w:color="auto"/>
      </w:divBdr>
    </w:div>
    <w:div w:id="798109837">
      <w:marLeft w:val="640"/>
      <w:marRight w:val="0"/>
      <w:marTop w:val="0"/>
      <w:marBottom w:val="0"/>
      <w:divBdr>
        <w:top w:val="none" w:sz="0" w:space="0" w:color="auto"/>
        <w:left w:val="none" w:sz="0" w:space="0" w:color="auto"/>
        <w:bottom w:val="none" w:sz="0" w:space="0" w:color="auto"/>
        <w:right w:val="none" w:sz="0" w:space="0" w:color="auto"/>
      </w:divBdr>
    </w:div>
    <w:div w:id="798110552">
      <w:marLeft w:val="640"/>
      <w:marRight w:val="0"/>
      <w:marTop w:val="0"/>
      <w:marBottom w:val="0"/>
      <w:divBdr>
        <w:top w:val="none" w:sz="0" w:space="0" w:color="auto"/>
        <w:left w:val="none" w:sz="0" w:space="0" w:color="auto"/>
        <w:bottom w:val="none" w:sz="0" w:space="0" w:color="auto"/>
        <w:right w:val="none" w:sz="0" w:space="0" w:color="auto"/>
      </w:divBdr>
    </w:div>
    <w:div w:id="798181224">
      <w:marLeft w:val="640"/>
      <w:marRight w:val="0"/>
      <w:marTop w:val="0"/>
      <w:marBottom w:val="0"/>
      <w:divBdr>
        <w:top w:val="none" w:sz="0" w:space="0" w:color="auto"/>
        <w:left w:val="none" w:sz="0" w:space="0" w:color="auto"/>
        <w:bottom w:val="none" w:sz="0" w:space="0" w:color="auto"/>
        <w:right w:val="none" w:sz="0" w:space="0" w:color="auto"/>
      </w:divBdr>
    </w:div>
    <w:div w:id="798184548">
      <w:marLeft w:val="640"/>
      <w:marRight w:val="0"/>
      <w:marTop w:val="0"/>
      <w:marBottom w:val="0"/>
      <w:divBdr>
        <w:top w:val="none" w:sz="0" w:space="0" w:color="auto"/>
        <w:left w:val="none" w:sz="0" w:space="0" w:color="auto"/>
        <w:bottom w:val="none" w:sz="0" w:space="0" w:color="auto"/>
        <w:right w:val="none" w:sz="0" w:space="0" w:color="auto"/>
      </w:divBdr>
    </w:div>
    <w:div w:id="798229491">
      <w:marLeft w:val="640"/>
      <w:marRight w:val="0"/>
      <w:marTop w:val="0"/>
      <w:marBottom w:val="0"/>
      <w:divBdr>
        <w:top w:val="none" w:sz="0" w:space="0" w:color="auto"/>
        <w:left w:val="none" w:sz="0" w:space="0" w:color="auto"/>
        <w:bottom w:val="none" w:sz="0" w:space="0" w:color="auto"/>
        <w:right w:val="none" w:sz="0" w:space="0" w:color="auto"/>
      </w:divBdr>
    </w:div>
    <w:div w:id="798261246">
      <w:marLeft w:val="640"/>
      <w:marRight w:val="0"/>
      <w:marTop w:val="0"/>
      <w:marBottom w:val="0"/>
      <w:divBdr>
        <w:top w:val="none" w:sz="0" w:space="0" w:color="auto"/>
        <w:left w:val="none" w:sz="0" w:space="0" w:color="auto"/>
        <w:bottom w:val="none" w:sz="0" w:space="0" w:color="auto"/>
        <w:right w:val="none" w:sz="0" w:space="0" w:color="auto"/>
      </w:divBdr>
    </w:div>
    <w:div w:id="798304216">
      <w:marLeft w:val="640"/>
      <w:marRight w:val="0"/>
      <w:marTop w:val="0"/>
      <w:marBottom w:val="0"/>
      <w:divBdr>
        <w:top w:val="none" w:sz="0" w:space="0" w:color="auto"/>
        <w:left w:val="none" w:sz="0" w:space="0" w:color="auto"/>
        <w:bottom w:val="none" w:sz="0" w:space="0" w:color="auto"/>
        <w:right w:val="none" w:sz="0" w:space="0" w:color="auto"/>
      </w:divBdr>
    </w:div>
    <w:div w:id="798379591">
      <w:marLeft w:val="640"/>
      <w:marRight w:val="0"/>
      <w:marTop w:val="0"/>
      <w:marBottom w:val="0"/>
      <w:divBdr>
        <w:top w:val="none" w:sz="0" w:space="0" w:color="auto"/>
        <w:left w:val="none" w:sz="0" w:space="0" w:color="auto"/>
        <w:bottom w:val="none" w:sz="0" w:space="0" w:color="auto"/>
        <w:right w:val="none" w:sz="0" w:space="0" w:color="auto"/>
      </w:divBdr>
    </w:div>
    <w:div w:id="798450310">
      <w:marLeft w:val="640"/>
      <w:marRight w:val="0"/>
      <w:marTop w:val="0"/>
      <w:marBottom w:val="0"/>
      <w:divBdr>
        <w:top w:val="none" w:sz="0" w:space="0" w:color="auto"/>
        <w:left w:val="none" w:sz="0" w:space="0" w:color="auto"/>
        <w:bottom w:val="none" w:sz="0" w:space="0" w:color="auto"/>
        <w:right w:val="none" w:sz="0" w:space="0" w:color="auto"/>
      </w:divBdr>
    </w:div>
    <w:div w:id="798451364">
      <w:marLeft w:val="480"/>
      <w:marRight w:val="0"/>
      <w:marTop w:val="0"/>
      <w:marBottom w:val="0"/>
      <w:divBdr>
        <w:top w:val="none" w:sz="0" w:space="0" w:color="auto"/>
        <w:left w:val="none" w:sz="0" w:space="0" w:color="auto"/>
        <w:bottom w:val="none" w:sz="0" w:space="0" w:color="auto"/>
        <w:right w:val="none" w:sz="0" w:space="0" w:color="auto"/>
      </w:divBdr>
    </w:div>
    <w:div w:id="798570217">
      <w:marLeft w:val="640"/>
      <w:marRight w:val="0"/>
      <w:marTop w:val="0"/>
      <w:marBottom w:val="0"/>
      <w:divBdr>
        <w:top w:val="none" w:sz="0" w:space="0" w:color="auto"/>
        <w:left w:val="none" w:sz="0" w:space="0" w:color="auto"/>
        <w:bottom w:val="none" w:sz="0" w:space="0" w:color="auto"/>
        <w:right w:val="none" w:sz="0" w:space="0" w:color="auto"/>
      </w:divBdr>
    </w:div>
    <w:div w:id="798645967">
      <w:marLeft w:val="640"/>
      <w:marRight w:val="0"/>
      <w:marTop w:val="0"/>
      <w:marBottom w:val="0"/>
      <w:divBdr>
        <w:top w:val="none" w:sz="0" w:space="0" w:color="auto"/>
        <w:left w:val="none" w:sz="0" w:space="0" w:color="auto"/>
        <w:bottom w:val="none" w:sz="0" w:space="0" w:color="auto"/>
        <w:right w:val="none" w:sz="0" w:space="0" w:color="auto"/>
      </w:divBdr>
    </w:div>
    <w:div w:id="798688043">
      <w:marLeft w:val="640"/>
      <w:marRight w:val="0"/>
      <w:marTop w:val="0"/>
      <w:marBottom w:val="0"/>
      <w:divBdr>
        <w:top w:val="none" w:sz="0" w:space="0" w:color="auto"/>
        <w:left w:val="none" w:sz="0" w:space="0" w:color="auto"/>
        <w:bottom w:val="none" w:sz="0" w:space="0" w:color="auto"/>
        <w:right w:val="none" w:sz="0" w:space="0" w:color="auto"/>
      </w:divBdr>
    </w:div>
    <w:div w:id="798718687">
      <w:marLeft w:val="640"/>
      <w:marRight w:val="0"/>
      <w:marTop w:val="0"/>
      <w:marBottom w:val="0"/>
      <w:divBdr>
        <w:top w:val="none" w:sz="0" w:space="0" w:color="auto"/>
        <w:left w:val="none" w:sz="0" w:space="0" w:color="auto"/>
        <w:bottom w:val="none" w:sz="0" w:space="0" w:color="auto"/>
        <w:right w:val="none" w:sz="0" w:space="0" w:color="auto"/>
      </w:divBdr>
    </w:div>
    <w:div w:id="798763177">
      <w:marLeft w:val="640"/>
      <w:marRight w:val="0"/>
      <w:marTop w:val="0"/>
      <w:marBottom w:val="0"/>
      <w:divBdr>
        <w:top w:val="none" w:sz="0" w:space="0" w:color="auto"/>
        <w:left w:val="none" w:sz="0" w:space="0" w:color="auto"/>
        <w:bottom w:val="none" w:sz="0" w:space="0" w:color="auto"/>
        <w:right w:val="none" w:sz="0" w:space="0" w:color="auto"/>
      </w:divBdr>
    </w:div>
    <w:div w:id="798840790">
      <w:marLeft w:val="640"/>
      <w:marRight w:val="0"/>
      <w:marTop w:val="0"/>
      <w:marBottom w:val="0"/>
      <w:divBdr>
        <w:top w:val="none" w:sz="0" w:space="0" w:color="auto"/>
        <w:left w:val="none" w:sz="0" w:space="0" w:color="auto"/>
        <w:bottom w:val="none" w:sz="0" w:space="0" w:color="auto"/>
        <w:right w:val="none" w:sz="0" w:space="0" w:color="auto"/>
      </w:divBdr>
    </w:div>
    <w:div w:id="798958159">
      <w:marLeft w:val="640"/>
      <w:marRight w:val="0"/>
      <w:marTop w:val="0"/>
      <w:marBottom w:val="0"/>
      <w:divBdr>
        <w:top w:val="none" w:sz="0" w:space="0" w:color="auto"/>
        <w:left w:val="none" w:sz="0" w:space="0" w:color="auto"/>
        <w:bottom w:val="none" w:sz="0" w:space="0" w:color="auto"/>
        <w:right w:val="none" w:sz="0" w:space="0" w:color="auto"/>
      </w:divBdr>
    </w:div>
    <w:div w:id="799036365">
      <w:marLeft w:val="640"/>
      <w:marRight w:val="0"/>
      <w:marTop w:val="0"/>
      <w:marBottom w:val="0"/>
      <w:divBdr>
        <w:top w:val="none" w:sz="0" w:space="0" w:color="auto"/>
        <w:left w:val="none" w:sz="0" w:space="0" w:color="auto"/>
        <w:bottom w:val="none" w:sz="0" w:space="0" w:color="auto"/>
        <w:right w:val="none" w:sz="0" w:space="0" w:color="auto"/>
      </w:divBdr>
    </w:div>
    <w:div w:id="799081025">
      <w:marLeft w:val="640"/>
      <w:marRight w:val="0"/>
      <w:marTop w:val="0"/>
      <w:marBottom w:val="0"/>
      <w:divBdr>
        <w:top w:val="none" w:sz="0" w:space="0" w:color="auto"/>
        <w:left w:val="none" w:sz="0" w:space="0" w:color="auto"/>
        <w:bottom w:val="none" w:sz="0" w:space="0" w:color="auto"/>
        <w:right w:val="none" w:sz="0" w:space="0" w:color="auto"/>
      </w:divBdr>
    </w:div>
    <w:div w:id="799112662">
      <w:marLeft w:val="640"/>
      <w:marRight w:val="0"/>
      <w:marTop w:val="0"/>
      <w:marBottom w:val="0"/>
      <w:divBdr>
        <w:top w:val="none" w:sz="0" w:space="0" w:color="auto"/>
        <w:left w:val="none" w:sz="0" w:space="0" w:color="auto"/>
        <w:bottom w:val="none" w:sz="0" w:space="0" w:color="auto"/>
        <w:right w:val="none" w:sz="0" w:space="0" w:color="auto"/>
      </w:divBdr>
    </w:div>
    <w:div w:id="799153565">
      <w:marLeft w:val="640"/>
      <w:marRight w:val="0"/>
      <w:marTop w:val="0"/>
      <w:marBottom w:val="0"/>
      <w:divBdr>
        <w:top w:val="none" w:sz="0" w:space="0" w:color="auto"/>
        <w:left w:val="none" w:sz="0" w:space="0" w:color="auto"/>
        <w:bottom w:val="none" w:sz="0" w:space="0" w:color="auto"/>
        <w:right w:val="none" w:sz="0" w:space="0" w:color="auto"/>
      </w:divBdr>
    </w:div>
    <w:div w:id="799224826">
      <w:marLeft w:val="640"/>
      <w:marRight w:val="0"/>
      <w:marTop w:val="0"/>
      <w:marBottom w:val="0"/>
      <w:divBdr>
        <w:top w:val="none" w:sz="0" w:space="0" w:color="auto"/>
        <w:left w:val="none" w:sz="0" w:space="0" w:color="auto"/>
        <w:bottom w:val="none" w:sz="0" w:space="0" w:color="auto"/>
        <w:right w:val="none" w:sz="0" w:space="0" w:color="auto"/>
      </w:divBdr>
    </w:div>
    <w:div w:id="799229615">
      <w:marLeft w:val="640"/>
      <w:marRight w:val="0"/>
      <w:marTop w:val="0"/>
      <w:marBottom w:val="0"/>
      <w:divBdr>
        <w:top w:val="none" w:sz="0" w:space="0" w:color="auto"/>
        <w:left w:val="none" w:sz="0" w:space="0" w:color="auto"/>
        <w:bottom w:val="none" w:sz="0" w:space="0" w:color="auto"/>
        <w:right w:val="none" w:sz="0" w:space="0" w:color="auto"/>
      </w:divBdr>
    </w:div>
    <w:div w:id="799303224">
      <w:marLeft w:val="640"/>
      <w:marRight w:val="0"/>
      <w:marTop w:val="0"/>
      <w:marBottom w:val="0"/>
      <w:divBdr>
        <w:top w:val="none" w:sz="0" w:space="0" w:color="auto"/>
        <w:left w:val="none" w:sz="0" w:space="0" w:color="auto"/>
        <w:bottom w:val="none" w:sz="0" w:space="0" w:color="auto"/>
        <w:right w:val="none" w:sz="0" w:space="0" w:color="auto"/>
      </w:divBdr>
    </w:div>
    <w:div w:id="799305417">
      <w:marLeft w:val="640"/>
      <w:marRight w:val="0"/>
      <w:marTop w:val="0"/>
      <w:marBottom w:val="0"/>
      <w:divBdr>
        <w:top w:val="none" w:sz="0" w:space="0" w:color="auto"/>
        <w:left w:val="none" w:sz="0" w:space="0" w:color="auto"/>
        <w:bottom w:val="none" w:sz="0" w:space="0" w:color="auto"/>
        <w:right w:val="none" w:sz="0" w:space="0" w:color="auto"/>
      </w:divBdr>
    </w:div>
    <w:div w:id="799347211">
      <w:marLeft w:val="640"/>
      <w:marRight w:val="0"/>
      <w:marTop w:val="0"/>
      <w:marBottom w:val="0"/>
      <w:divBdr>
        <w:top w:val="none" w:sz="0" w:space="0" w:color="auto"/>
        <w:left w:val="none" w:sz="0" w:space="0" w:color="auto"/>
        <w:bottom w:val="none" w:sz="0" w:space="0" w:color="auto"/>
        <w:right w:val="none" w:sz="0" w:space="0" w:color="auto"/>
      </w:divBdr>
    </w:div>
    <w:div w:id="799422173">
      <w:marLeft w:val="640"/>
      <w:marRight w:val="0"/>
      <w:marTop w:val="0"/>
      <w:marBottom w:val="0"/>
      <w:divBdr>
        <w:top w:val="none" w:sz="0" w:space="0" w:color="auto"/>
        <w:left w:val="none" w:sz="0" w:space="0" w:color="auto"/>
        <w:bottom w:val="none" w:sz="0" w:space="0" w:color="auto"/>
        <w:right w:val="none" w:sz="0" w:space="0" w:color="auto"/>
      </w:divBdr>
    </w:div>
    <w:div w:id="799540150">
      <w:marLeft w:val="640"/>
      <w:marRight w:val="0"/>
      <w:marTop w:val="0"/>
      <w:marBottom w:val="0"/>
      <w:divBdr>
        <w:top w:val="none" w:sz="0" w:space="0" w:color="auto"/>
        <w:left w:val="none" w:sz="0" w:space="0" w:color="auto"/>
        <w:bottom w:val="none" w:sz="0" w:space="0" w:color="auto"/>
        <w:right w:val="none" w:sz="0" w:space="0" w:color="auto"/>
      </w:divBdr>
    </w:div>
    <w:div w:id="799612393">
      <w:marLeft w:val="640"/>
      <w:marRight w:val="0"/>
      <w:marTop w:val="0"/>
      <w:marBottom w:val="0"/>
      <w:divBdr>
        <w:top w:val="none" w:sz="0" w:space="0" w:color="auto"/>
        <w:left w:val="none" w:sz="0" w:space="0" w:color="auto"/>
        <w:bottom w:val="none" w:sz="0" w:space="0" w:color="auto"/>
        <w:right w:val="none" w:sz="0" w:space="0" w:color="auto"/>
      </w:divBdr>
    </w:div>
    <w:div w:id="799614508">
      <w:marLeft w:val="640"/>
      <w:marRight w:val="0"/>
      <w:marTop w:val="0"/>
      <w:marBottom w:val="0"/>
      <w:divBdr>
        <w:top w:val="none" w:sz="0" w:space="0" w:color="auto"/>
        <w:left w:val="none" w:sz="0" w:space="0" w:color="auto"/>
        <w:bottom w:val="none" w:sz="0" w:space="0" w:color="auto"/>
        <w:right w:val="none" w:sz="0" w:space="0" w:color="auto"/>
      </w:divBdr>
    </w:div>
    <w:div w:id="799685797">
      <w:marLeft w:val="640"/>
      <w:marRight w:val="0"/>
      <w:marTop w:val="0"/>
      <w:marBottom w:val="0"/>
      <w:divBdr>
        <w:top w:val="none" w:sz="0" w:space="0" w:color="auto"/>
        <w:left w:val="none" w:sz="0" w:space="0" w:color="auto"/>
        <w:bottom w:val="none" w:sz="0" w:space="0" w:color="auto"/>
        <w:right w:val="none" w:sz="0" w:space="0" w:color="auto"/>
      </w:divBdr>
    </w:div>
    <w:div w:id="799687660">
      <w:marLeft w:val="640"/>
      <w:marRight w:val="0"/>
      <w:marTop w:val="0"/>
      <w:marBottom w:val="0"/>
      <w:divBdr>
        <w:top w:val="none" w:sz="0" w:space="0" w:color="auto"/>
        <w:left w:val="none" w:sz="0" w:space="0" w:color="auto"/>
        <w:bottom w:val="none" w:sz="0" w:space="0" w:color="auto"/>
        <w:right w:val="none" w:sz="0" w:space="0" w:color="auto"/>
      </w:divBdr>
    </w:div>
    <w:div w:id="799693914">
      <w:marLeft w:val="640"/>
      <w:marRight w:val="0"/>
      <w:marTop w:val="0"/>
      <w:marBottom w:val="0"/>
      <w:divBdr>
        <w:top w:val="none" w:sz="0" w:space="0" w:color="auto"/>
        <w:left w:val="none" w:sz="0" w:space="0" w:color="auto"/>
        <w:bottom w:val="none" w:sz="0" w:space="0" w:color="auto"/>
        <w:right w:val="none" w:sz="0" w:space="0" w:color="auto"/>
      </w:divBdr>
    </w:div>
    <w:div w:id="799761862">
      <w:marLeft w:val="640"/>
      <w:marRight w:val="0"/>
      <w:marTop w:val="0"/>
      <w:marBottom w:val="0"/>
      <w:divBdr>
        <w:top w:val="none" w:sz="0" w:space="0" w:color="auto"/>
        <w:left w:val="none" w:sz="0" w:space="0" w:color="auto"/>
        <w:bottom w:val="none" w:sz="0" w:space="0" w:color="auto"/>
        <w:right w:val="none" w:sz="0" w:space="0" w:color="auto"/>
      </w:divBdr>
    </w:div>
    <w:div w:id="799767019">
      <w:marLeft w:val="640"/>
      <w:marRight w:val="0"/>
      <w:marTop w:val="0"/>
      <w:marBottom w:val="0"/>
      <w:divBdr>
        <w:top w:val="none" w:sz="0" w:space="0" w:color="auto"/>
        <w:left w:val="none" w:sz="0" w:space="0" w:color="auto"/>
        <w:bottom w:val="none" w:sz="0" w:space="0" w:color="auto"/>
        <w:right w:val="none" w:sz="0" w:space="0" w:color="auto"/>
      </w:divBdr>
    </w:div>
    <w:div w:id="799803254">
      <w:marLeft w:val="640"/>
      <w:marRight w:val="0"/>
      <w:marTop w:val="0"/>
      <w:marBottom w:val="0"/>
      <w:divBdr>
        <w:top w:val="none" w:sz="0" w:space="0" w:color="auto"/>
        <w:left w:val="none" w:sz="0" w:space="0" w:color="auto"/>
        <w:bottom w:val="none" w:sz="0" w:space="0" w:color="auto"/>
        <w:right w:val="none" w:sz="0" w:space="0" w:color="auto"/>
      </w:divBdr>
    </w:div>
    <w:div w:id="799877471">
      <w:marLeft w:val="640"/>
      <w:marRight w:val="0"/>
      <w:marTop w:val="0"/>
      <w:marBottom w:val="0"/>
      <w:divBdr>
        <w:top w:val="none" w:sz="0" w:space="0" w:color="auto"/>
        <w:left w:val="none" w:sz="0" w:space="0" w:color="auto"/>
        <w:bottom w:val="none" w:sz="0" w:space="0" w:color="auto"/>
        <w:right w:val="none" w:sz="0" w:space="0" w:color="auto"/>
      </w:divBdr>
    </w:div>
    <w:div w:id="799882901">
      <w:marLeft w:val="640"/>
      <w:marRight w:val="0"/>
      <w:marTop w:val="0"/>
      <w:marBottom w:val="0"/>
      <w:divBdr>
        <w:top w:val="none" w:sz="0" w:space="0" w:color="auto"/>
        <w:left w:val="none" w:sz="0" w:space="0" w:color="auto"/>
        <w:bottom w:val="none" w:sz="0" w:space="0" w:color="auto"/>
        <w:right w:val="none" w:sz="0" w:space="0" w:color="auto"/>
      </w:divBdr>
    </w:div>
    <w:div w:id="799884417">
      <w:marLeft w:val="640"/>
      <w:marRight w:val="0"/>
      <w:marTop w:val="0"/>
      <w:marBottom w:val="0"/>
      <w:divBdr>
        <w:top w:val="none" w:sz="0" w:space="0" w:color="auto"/>
        <w:left w:val="none" w:sz="0" w:space="0" w:color="auto"/>
        <w:bottom w:val="none" w:sz="0" w:space="0" w:color="auto"/>
        <w:right w:val="none" w:sz="0" w:space="0" w:color="auto"/>
      </w:divBdr>
    </w:div>
    <w:div w:id="799886574">
      <w:marLeft w:val="640"/>
      <w:marRight w:val="0"/>
      <w:marTop w:val="0"/>
      <w:marBottom w:val="0"/>
      <w:divBdr>
        <w:top w:val="none" w:sz="0" w:space="0" w:color="auto"/>
        <w:left w:val="none" w:sz="0" w:space="0" w:color="auto"/>
        <w:bottom w:val="none" w:sz="0" w:space="0" w:color="auto"/>
        <w:right w:val="none" w:sz="0" w:space="0" w:color="auto"/>
      </w:divBdr>
    </w:div>
    <w:div w:id="799957919">
      <w:marLeft w:val="640"/>
      <w:marRight w:val="0"/>
      <w:marTop w:val="0"/>
      <w:marBottom w:val="0"/>
      <w:divBdr>
        <w:top w:val="none" w:sz="0" w:space="0" w:color="auto"/>
        <w:left w:val="none" w:sz="0" w:space="0" w:color="auto"/>
        <w:bottom w:val="none" w:sz="0" w:space="0" w:color="auto"/>
        <w:right w:val="none" w:sz="0" w:space="0" w:color="auto"/>
      </w:divBdr>
    </w:div>
    <w:div w:id="800001827">
      <w:marLeft w:val="640"/>
      <w:marRight w:val="0"/>
      <w:marTop w:val="0"/>
      <w:marBottom w:val="0"/>
      <w:divBdr>
        <w:top w:val="none" w:sz="0" w:space="0" w:color="auto"/>
        <w:left w:val="none" w:sz="0" w:space="0" w:color="auto"/>
        <w:bottom w:val="none" w:sz="0" w:space="0" w:color="auto"/>
        <w:right w:val="none" w:sz="0" w:space="0" w:color="auto"/>
      </w:divBdr>
    </w:div>
    <w:div w:id="800004296">
      <w:marLeft w:val="640"/>
      <w:marRight w:val="0"/>
      <w:marTop w:val="0"/>
      <w:marBottom w:val="0"/>
      <w:divBdr>
        <w:top w:val="none" w:sz="0" w:space="0" w:color="auto"/>
        <w:left w:val="none" w:sz="0" w:space="0" w:color="auto"/>
        <w:bottom w:val="none" w:sz="0" w:space="0" w:color="auto"/>
        <w:right w:val="none" w:sz="0" w:space="0" w:color="auto"/>
      </w:divBdr>
    </w:div>
    <w:div w:id="800074785">
      <w:marLeft w:val="640"/>
      <w:marRight w:val="0"/>
      <w:marTop w:val="0"/>
      <w:marBottom w:val="0"/>
      <w:divBdr>
        <w:top w:val="none" w:sz="0" w:space="0" w:color="auto"/>
        <w:left w:val="none" w:sz="0" w:space="0" w:color="auto"/>
        <w:bottom w:val="none" w:sz="0" w:space="0" w:color="auto"/>
        <w:right w:val="none" w:sz="0" w:space="0" w:color="auto"/>
      </w:divBdr>
    </w:div>
    <w:div w:id="800074832">
      <w:marLeft w:val="640"/>
      <w:marRight w:val="0"/>
      <w:marTop w:val="0"/>
      <w:marBottom w:val="0"/>
      <w:divBdr>
        <w:top w:val="none" w:sz="0" w:space="0" w:color="auto"/>
        <w:left w:val="none" w:sz="0" w:space="0" w:color="auto"/>
        <w:bottom w:val="none" w:sz="0" w:space="0" w:color="auto"/>
        <w:right w:val="none" w:sz="0" w:space="0" w:color="auto"/>
      </w:divBdr>
    </w:div>
    <w:div w:id="800076206">
      <w:marLeft w:val="640"/>
      <w:marRight w:val="0"/>
      <w:marTop w:val="0"/>
      <w:marBottom w:val="0"/>
      <w:divBdr>
        <w:top w:val="none" w:sz="0" w:space="0" w:color="auto"/>
        <w:left w:val="none" w:sz="0" w:space="0" w:color="auto"/>
        <w:bottom w:val="none" w:sz="0" w:space="0" w:color="auto"/>
        <w:right w:val="none" w:sz="0" w:space="0" w:color="auto"/>
      </w:divBdr>
    </w:div>
    <w:div w:id="800076467">
      <w:marLeft w:val="640"/>
      <w:marRight w:val="0"/>
      <w:marTop w:val="0"/>
      <w:marBottom w:val="0"/>
      <w:divBdr>
        <w:top w:val="none" w:sz="0" w:space="0" w:color="auto"/>
        <w:left w:val="none" w:sz="0" w:space="0" w:color="auto"/>
        <w:bottom w:val="none" w:sz="0" w:space="0" w:color="auto"/>
        <w:right w:val="none" w:sz="0" w:space="0" w:color="auto"/>
      </w:divBdr>
    </w:div>
    <w:div w:id="800146644">
      <w:marLeft w:val="640"/>
      <w:marRight w:val="0"/>
      <w:marTop w:val="0"/>
      <w:marBottom w:val="0"/>
      <w:divBdr>
        <w:top w:val="none" w:sz="0" w:space="0" w:color="auto"/>
        <w:left w:val="none" w:sz="0" w:space="0" w:color="auto"/>
        <w:bottom w:val="none" w:sz="0" w:space="0" w:color="auto"/>
        <w:right w:val="none" w:sz="0" w:space="0" w:color="auto"/>
      </w:divBdr>
    </w:div>
    <w:div w:id="800149854">
      <w:marLeft w:val="640"/>
      <w:marRight w:val="0"/>
      <w:marTop w:val="0"/>
      <w:marBottom w:val="0"/>
      <w:divBdr>
        <w:top w:val="none" w:sz="0" w:space="0" w:color="auto"/>
        <w:left w:val="none" w:sz="0" w:space="0" w:color="auto"/>
        <w:bottom w:val="none" w:sz="0" w:space="0" w:color="auto"/>
        <w:right w:val="none" w:sz="0" w:space="0" w:color="auto"/>
      </w:divBdr>
    </w:div>
    <w:div w:id="800152676">
      <w:marLeft w:val="640"/>
      <w:marRight w:val="0"/>
      <w:marTop w:val="0"/>
      <w:marBottom w:val="0"/>
      <w:divBdr>
        <w:top w:val="none" w:sz="0" w:space="0" w:color="auto"/>
        <w:left w:val="none" w:sz="0" w:space="0" w:color="auto"/>
        <w:bottom w:val="none" w:sz="0" w:space="0" w:color="auto"/>
        <w:right w:val="none" w:sz="0" w:space="0" w:color="auto"/>
      </w:divBdr>
    </w:div>
    <w:div w:id="800155872">
      <w:marLeft w:val="640"/>
      <w:marRight w:val="0"/>
      <w:marTop w:val="0"/>
      <w:marBottom w:val="0"/>
      <w:divBdr>
        <w:top w:val="none" w:sz="0" w:space="0" w:color="auto"/>
        <w:left w:val="none" w:sz="0" w:space="0" w:color="auto"/>
        <w:bottom w:val="none" w:sz="0" w:space="0" w:color="auto"/>
        <w:right w:val="none" w:sz="0" w:space="0" w:color="auto"/>
      </w:divBdr>
    </w:div>
    <w:div w:id="800196990">
      <w:marLeft w:val="640"/>
      <w:marRight w:val="0"/>
      <w:marTop w:val="0"/>
      <w:marBottom w:val="0"/>
      <w:divBdr>
        <w:top w:val="none" w:sz="0" w:space="0" w:color="auto"/>
        <w:left w:val="none" w:sz="0" w:space="0" w:color="auto"/>
        <w:bottom w:val="none" w:sz="0" w:space="0" w:color="auto"/>
        <w:right w:val="none" w:sz="0" w:space="0" w:color="auto"/>
      </w:divBdr>
    </w:div>
    <w:div w:id="800271762">
      <w:marLeft w:val="640"/>
      <w:marRight w:val="0"/>
      <w:marTop w:val="0"/>
      <w:marBottom w:val="0"/>
      <w:divBdr>
        <w:top w:val="none" w:sz="0" w:space="0" w:color="auto"/>
        <w:left w:val="none" w:sz="0" w:space="0" w:color="auto"/>
        <w:bottom w:val="none" w:sz="0" w:space="0" w:color="auto"/>
        <w:right w:val="none" w:sz="0" w:space="0" w:color="auto"/>
      </w:divBdr>
    </w:div>
    <w:div w:id="800416972">
      <w:marLeft w:val="640"/>
      <w:marRight w:val="0"/>
      <w:marTop w:val="0"/>
      <w:marBottom w:val="0"/>
      <w:divBdr>
        <w:top w:val="none" w:sz="0" w:space="0" w:color="auto"/>
        <w:left w:val="none" w:sz="0" w:space="0" w:color="auto"/>
        <w:bottom w:val="none" w:sz="0" w:space="0" w:color="auto"/>
        <w:right w:val="none" w:sz="0" w:space="0" w:color="auto"/>
      </w:divBdr>
    </w:div>
    <w:div w:id="800462842">
      <w:marLeft w:val="640"/>
      <w:marRight w:val="0"/>
      <w:marTop w:val="0"/>
      <w:marBottom w:val="0"/>
      <w:divBdr>
        <w:top w:val="none" w:sz="0" w:space="0" w:color="auto"/>
        <w:left w:val="none" w:sz="0" w:space="0" w:color="auto"/>
        <w:bottom w:val="none" w:sz="0" w:space="0" w:color="auto"/>
        <w:right w:val="none" w:sz="0" w:space="0" w:color="auto"/>
      </w:divBdr>
    </w:div>
    <w:div w:id="800608289">
      <w:marLeft w:val="640"/>
      <w:marRight w:val="0"/>
      <w:marTop w:val="0"/>
      <w:marBottom w:val="0"/>
      <w:divBdr>
        <w:top w:val="none" w:sz="0" w:space="0" w:color="auto"/>
        <w:left w:val="none" w:sz="0" w:space="0" w:color="auto"/>
        <w:bottom w:val="none" w:sz="0" w:space="0" w:color="auto"/>
        <w:right w:val="none" w:sz="0" w:space="0" w:color="auto"/>
      </w:divBdr>
    </w:div>
    <w:div w:id="800610344">
      <w:marLeft w:val="640"/>
      <w:marRight w:val="0"/>
      <w:marTop w:val="0"/>
      <w:marBottom w:val="0"/>
      <w:divBdr>
        <w:top w:val="none" w:sz="0" w:space="0" w:color="auto"/>
        <w:left w:val="none" w:sz="0" w:space="0" w:color="auto"/>
        <w:bottom w:val="none" w:sz="0" w:space="0" w:color="auto"/>
        <w:right w:val="none" w:sz="0" w:space="0" w:color="auto"/>
      </w:divBdr>
    </w:div>
    <w:div w:id="800735357">
      <w:marLeft w:val="640"/>
      <w:marRight w:val="0"/>
      <w:marTop w:val="0"/>
      <w:marBottom w:val="0"/>
      <w:divBdr>
        <w:top w:val="none" w:sz="0" w:space="0" w:color="auto"/>
        <w:left w:val="none" w:sz="0" w:space="0" w:color="auto"/>
        <w:bottom w:val="none" w:sz="0" w:space="0" w:color="auto"/>
        <w:right w:val="none" w:sz="0" w:space="0" w:color="auto"/>
      </w:divBdr>
    </w:div>
    <w:div w:id="800809631">
      <w:marLeft w:val="640"/>
      <w:marRight w:val="0"/>
      <w:marTop w:val="0"/>
      <w:marBottom w:val="0"/>
      <w:divBdr>
        <w:top w:val="none" w:sz="0" w:space="0" w:color="auto"/>
        <w:left w:val="none" w:sz="0" w:space="0" w:color="auto"/>
        <w:bottom w:val="none" w:sz="0" w:space="0" w:color="auto"/>
        <w:right w:val="none" w:sz="0" w:space="0" w:color="auto"/>
      </w:divBdr>
    </w:div>
    <w:div w:id="800876901">
      <w:marLeft w:val="640"/>
      <w:marRight w:val="0"/>
      <w:marTop w:val="0"/>
      <w:marBottom w:val="0"/>
      <w:divBdr>
        <w:top w:val="none" w:sz="0" w:space="0" w:color="auto"/>
        <w:left w:val="none" w:sz="0" w:space="0" w:color="auto"/>
        <w:bottom w:val="none" w:sz="0" w:space="0" w:color="auto"/>
        <w:right w:val="none" w:sz="0" w:space="0" w:color="auto"/>
      </w:divBdr>
    </w:div>
    <w:div w:id="800922677">
      <w:marLeft w:val="640"/>
      <w:marRight w:val="0"/>
      <w:marTop w:val="0"/>
      <w:marBottom w:val="0"/>
      <w:divBdr>
        <w:top w:val="none" w:sz="0" w:space="0" w:color="auto"/>
        <w:left w:val="none" w:sz="0" w:space="0" w:color="auto"/>
        <w:bottom w:val="none" w:sz="0" w:space="0" w:color="auto"/>
        <w:right w:val="none" w:sz="0" w:space="0" w:color="auto"/>
      </w:divBdr>
    </w:div>
    <w:div w:id="800928176">
      <w:marLeft w:val="640"/>
      <w:marRight w:val="0"/>
      <w:marTop w:val="0"/>
      <w:marBottom w:val="0"/>
      <w:divBdr>
        <w:top w:val="none" w:sz="0" w:space="0" w:color="auto"/>
        <w:left w:val="none" w:sz="0" w:space="0" w:color="auto"/>
        <w:bottom w:val="none" w:sz="0" w:space="0" w:color="auto"/>
        <w:right w:val="none" w:sz="0" w:space="0" w:color="auto"/>
      </w:divBdr>
    </w:div>
    <w:div w:id="801002782">
      <w:marLeft w:val="640"/>
      <w:marRight w:val="0"/>
      <w:marTop w:val="0"/>
      <w:marBottom w:val="0"/>
      <w:divBdr>
        <w:top w:val="none" w:sz="0" w:space="0" w:color="auto"/>
        <w:left w:val="none" w:sz="0" w:space="0" w:color="auto"/>
        <w:bottom w:val="none" w:sz="0" w:space="0" w:color="auto"/>
        <w:right w:val="none" w:sz="0" w:space="0" w:color="auto"/>
      </w:divBdr>
    </w:div>
    <w:div w:id="801074265">
      <w:marLeft w:val="640"/>
      <w:marRight w:val="0"/>
      <w:marTop w:val="0"/>
      <w:marBottom w:val="0"/>
      <w:divBdr>
        <w:top w:val="none" w:sz="0" w:space="0" w:color="auto"/>
        <w:left w:val="none" w:sz="0" w:space="0" w:color="auto"/>
        <w:bottom w:val="none" w:sz="0" w:space="0" w:color="auto"/>
        <w:right w:val="none" w:sz="0" w:space="0" w:color="auto"/>
      </w:divBdr>
    </w:div>
    <w:div w:id="801075162">
      <w:marLeft w:val="640"/>
      <w:marRight w:val="0"/>
      <w:marTop w:val="0"/>
      <w:marBottom w:val="0"/>
      <w:divBdr>
        <w:top w:val="none" w:sz="0" w:space="0" w:color="auto"/>
        <w:left w:val="none" w:sz="0" w:space="0" w:color="auto"/>
        <w:bottom w:val="none" w:sz="0" w:space="0" w:color="auto"/>
        <w:right w:val="none" w:sz="0" w:space="0" w:color="auto"/>
      </w:divBdr>
    </w:div>
    <w:div w:id="801120141">
      <w:marLeft w:val="640"/>
      <w:marRight w:val="0"/>
      <w:marTop w:val="0"/>
      <w:marBottom w:val="0"/>
      <w:divBdr>
        <w:top w:val="none" w:sz="0" w:space="0" w:color="auto"/>
        <w:left w:val="none" w:sz="0" w:space="0" w:color="auto"/>
        <w:bottom w:val="none" w:sz="0" w:space="0" w:color="auto"/>
        <w:right w:val="none" w:sz="0" w:space="0" w:color="auto"/>
      </w:divBdr>
    </w:div>
    <w:div w:id="801191049">
      <w:marLeft w:val="640"/>
      <w:marRight w:val="0"/>
      <w:marTop w:val="0"/>
      <w:marBottom w:val="0"/>
      <w:divBdr>
        <w:top w:val="none" w:sz="0" w:space="0" w:color="auto"/>
        <w:left w:val="none" w:sz="0" w:space="0" w:color="auto"/>
        <w:bottom w:val="none" w:sz="0" w:space="0" w:color="auto"/>
        <w:right w:val="none" w:sz="0" w:space="0" w:color="auto"/>
      </w:divBdr>
    </w:div>
    <w:div w:id="801194887">
      <w:marLeft w:val="640"/>
      <w:marRight w:val="0"/>
      <w:marTop w:val="0"/>
      <w:marBottom w:val="0"/>
      <w:divBdr>
        <w:top w:val="none" w:sz="0" w:space="0" w:color="auto"/>
        <w:left w:val="none" w:sz="0" w:space="0" w:color="auto"/>
        <w:bottom w:val="none" w:sz="0" w:space="0" w:color="auto"/>
        <w:right w:val="none" w:sz="0" w:space="0" w:color="auto"/>
      </w:divBdr>
    </w:div>
    <w:div w:id="801338692">
      <w:marLeft w:val="640"/>
      <w:marRight w:val="0"/>
      <w:marTop w:val="0"/>
      <w:marBottom w:val="0"/>
      <w:divBdr>
        <w:top w:val="none" w:sz="0" w:space="0" w:color="auto"/>
        <w:left w:val="none" w:sz="0" w:space="0" w:color="auto"/>
        <w:bottom w:val="none" w:sz="0" w:space="0" w:color="auto"/>
        <w:right w:val="none" w:sz="0" w:space="0" w:color="auto"/>
      </w:divBdr>
    </w:div>
    <w:div w:id="801338784">
      <w:marLeft w:val="640"/>
      <w:marRight w:val="0"/>
      <w:marTop w:val="0"/>
      <w:marBottom w:val="0"/>
      <w:divBdr>
        <w:top w:val="none" w:sz="0" w:space="0" w:color="auto"/>
        <w:left w:val="none" w:sz="0" w:space="0" w:color="auto"/>
        <w:bottom w:val="none" w:sz="0" w:space="0" w:color="auto"/>
        <w:right w:val="none" w:sz="0" w:space="0" w:color="auto"/>
      </w:divBdr>
    </w:div>
    <w:div w:id="801463765">
      <w:marLeft w:val="640"/>
      <w:marRight w:val="0"/>
      <w:marTop w:val="0"/>
      <w:marBottom w:val="0"/>
      <w:divBdr>
        <w:top w:val="none" w:sz="0" w:space="0" w:color="auto"/>
        <w:left w:val="none" w:sz="0" w:space="0" w:color="auto"/>
        <w:bottom w:val="none" w:sz="0" w:space="0" w:color="auto"/>
        <w:right w:val="none" w:sz="0" w:space="0" w:color="auto"/>
      </w:divBdr>
    </w:div>
    <w:div w:id="801506063">
      <w:marLeft w:val="640"/>
      <w:marRight w:val="0"/>
      <w:marTop w:val="0"/>
      <w:marBottom w:val="0"/>
      <w:divBdr>
        <w:top w:val="none" w:sz="0" w:space="0" w:color="auto"/>
        <w:left w:val="none" w:sz="0" w:space="0" w:color="auto"/>
        <w:bottom w:val="none" w:sz="0" w:space="0" w:color="auto"/>
        <w:right w:val="none" w:sz="0" w:space="0" w:color="auto"/>
      </w:divBdr>
    </w:div>
    <w:div w:id="801536757">
      <w:marLeft w:val="640"/>
      <w:marRight w:val="0"/>
      <w:marTop w:val="0"/>
      <w:marBottom w:val="0"/>
      <w:divBdr>
        <w:top w:val="none" w:sz="0" w:space="0" w:color="auto"/>
        <w:left w:val="none" w:sz="0" w:space="0" w:color="auto"/>
        <w:bottom w:val="none" w:sz="0" w:space="0" w:color="auto"/>
        <w:right w:val="none" w:sz="0" w:space="0" w:color="auto"/>
      </w:divBdr>
    </w:div>
    <w:div w:id="801575267">
      <w:marLeft w:val="640"/>
      <w:marRight w:val="0"/>
      <w:marTop w:val="0"/>
      <w:marBottom w:val="0"/>
      <w:divBdr>
        <w:top w:val="none" w:sz="0" w:space="0" w:color="auto"/>
        <w:left w:val="none" w:sz="0" w:space="0" w:color="auto"/>
        <w:bottom w:val="none" w:sz="0" w:space="0" w:color="auto"/>
        <w:right w:val="none" w:sz="0" w:space="0" w:color="auto"/>
      </w:divBdr>
    </w:div>
    <w:div w:id="801579929">
      <w:marLeft w:val="640"/>
      <w:marRight w:val="0"/>
      <w:marTop w:val="0"/>
      <w:marBottom w:val="0"/>
      <w:divBdr>
        <w:top w:val="none" w:sz="0" w:space="0" w:color="auto"/>
        <w:left w:val="none" w:sz="0" w:space="0" w:color="auto"/>
        <w:bottom w:val="none" w:sz="0" w:space="0" w:color="auto"/>
        <w:right w:val="none" w:sz="0" w:space="0" w:color="auto"/>
      </w:divBdr>
    </w:div>
    <w:div w:id="801580600">
      <w:marLeft w:val="640"/>
      <w:marRight w:val="0"/>
      <w:marTop w:val="0"/>
      <w:marBottom w:val="0"/>
      <w:divBdr>
        <w:top w:val="none" w:sz="0" w:space="0" w:color="auto"/>
        <w:left w:val="none" w:sz="0" w:space="0" w:color="auto"/>
        <w:bottom w:val="none" w:sz="0" w:space="0" w:color="auto"/>
        <w:right w:val="none" w:sz="0" w:space="0" w:color="auto"/>
      </w:divBdr>
    </w:div>
    <w:div w:id="801652916">
      <w:marLeft w:val="640"/>
      <w:marRight w:val="0"/>
      <w:marTop w:val="0"/>
      <w:marBottom w:val="0"/>
      <w:divBdr>
        <w:top w:val="none" w:sz="0" w:space="0" w:color="auto"/>
        <w:left w:val="none" w:sz="0" w:space="0" w:color="auto"/>
        <w:bottom w:val="none" w:sz="0" w:space="0" w:color="auto"/>
        <w:right w:val="none" w:sz="0" w:space="0" w:color="auto"/>
      </w:divBdr>
    </w:div>
    <w:div w:id="801656028">
      <w:marLeft w:val="640"/>
      <w:marRight w:val="0"/>
      <w:marTop w:val="0"/>
      <w:marBottom w:val="0"/>
      <w:divBdr>
        <w:top w:val="none" w:sz="0" w:space="0" w:color="auto"/>
        <w:left w:val="none" w:sz="0" w:space="0" w:color="auto"/>
        <w:bottom w:val="none" w:sz="0" w:space="0" w:color="auto"/>
        <w:right w:val="none" w:sz="0" w:space="0" w:color="auto"/>
      </w:divBdr>
    </w:div>
    <w:div w:id="801656314">
      <w:marLeft w:val="640"/>
      <w:marRight w:val="0"/>
      <w:marTop w:val="0"/>
      <w:marBottom w:val="0"/>
      <w:divBdr>
        <w:top w:val="none" w:sz="0" w:space="0" w:color="auto"/>
        <w:left w:val="none" w:sz="0" w:space="0" w:color="auto"/>
        <w:bottom w:val="none" w:sz="0" w:space="0" w:color="auto"/>
        <w:right w:val="none" w:sz="0" w:space="0" w:color="auto"/>
      </w:divBdr>
    </w:div>
    <w:div w:id="801731859">
      <w:marLeft w:val="640"/>
      <w:marRight w:val="0"/>
      <w:marTop w:val="0"/>
      <w:marBottom w:val="0"/>
      <w:divBdr>
        <w:top w:val="none" w:sz="0" w:space="0" w:color="auto"/>
        <w:left w:val="none" w:sz="0" w:space="0" w:color="auto"/>
        <w:bottom w:val="none" w:sz="0" w:space="0" w:color="auto"/>
        <w:right w:val="none" w:sz="0" w:space="0" w:color="auto"/>
      </w:divBdr>
    </w:div>
    <w:div w:id="801774656">
      <w:marLeft w:val="640"/>
      <w:marRight w:val="0"/>
      <w:marTop w:val="0"/>
      <w:marBottom w:val="0"/>
      <w:divBdr>
        <w:top w:val="none" w:sz="0" w:space="0" w:color="auto"/>
        <w:left w:val="none" w:sz="0" w:space="0" w:color="auto"/>
        <w:bottom w:val="none" w:sz="0" w:space="0" w:color="auto"/>
        <w:right w:val="none" w:sz="0" w:space="0" w:color="auto"/>
      </w:divBdr>
    </w:div>
    <w:div w:id="801775941">
      <w:marLeft w:val="640"/>
      <w:marRight w:val="0"/>
      <w:marTop w:val="0"/>
      <w:marBottom w:val="0"/>
      <w:divBdr>
        <w:top w:val="none" w:sz="0" w:space="0" w:color="auto"/>
        <w:left w:val="none" w:sz="0" w:space="0" w:color="auto"/>
        <w:bottom w:val="none" w:sz="0" w:space="0" w:color="auto"/>
        <w:right w:val="none" w:sz="0" w:space="0" w:color="auto"/>
      </w:divBdr>
    </w:div>
    <w:div w:id="801924900">
      <w:marLeft w:val="640"/>
      <w:marRight w:val="0"/>
      <w:marTop w:val="0"/>
      <w:marBottom w:val="0"/>
      <w:divBdr>
        <w:top w:val="none" w:sz="0" w:space="0" w:color="auto"/>
        <w:left w:val="none" w:sz="0" w:space="0" w:color="auto"/>
        <w:bottom w:val="none" w:sz="0" w:space="0" w:color="auto"/>
        <w:right w:val="none" w:sz="0" w:space="0" w:color="auto"/>
      </w:divBdr>
    </w:div>
    <w:div w:id="802118706">
      <w:marLeft w:val="640"/>
      <w:marRight w:val="0"/>
      <w:marTop w:val="0"/>
      <w:marBottom w:val="0"/>
      <w:divBdr>
        <w:top w:val="none" w:sz="0" w:space="0" w:color="auto"/>
        <w:left w:val="none" w:sz="0" w:space="0" w:color="auto"/>
        <w:bottom w:val="none" w:sz="0" w:space="0" w:color="auto"/>
        <w:right w:val="none" w:sz="0" w:space="0" w:color="auto"/>
      </w:divBdr>
    </w:div>
    <w:div w:id="802164206">
      <w:marLeft w:val="640"/>
      <w:marRight w:val="0"/>
      <w:marTop w:val="0"/>
      <w:marBottom w:val="0"/>
      <w:divBdr>
        <w:top w:val="none" w:sz="0" w:space="0" w:color="auto"/>
        <w:left w:val="none" w:sz="0" w:space="0" w:color="auto"/>
        <w:bottom w:val="none" w:sz="0" w:space="0" w:color="auto"/>
        <w:right w:val="none" w:sz="0" w:space="0" w:color="auto"/>
      </w:divBdr>
    </w:div>
    <w:div w:id="802238358">
      <w:marLeft w:val="640"/>
      <w:marRight w:val="0"/>
      <w:marTop w:val="0"/>
      <w:marBottom w:val="0"/>
      <w:divBdr>
        <w:top w:val="none" w:sz="0" w:space="0" w:color="auto"/>
        <w:left w:val="none" w:sz="0" w:space="0" w:color="auto"/>
        <w:bottom w:val="none" w:sz="0" w:space="0" w:color="auto"/>
        <w:right w:val="none" w:sz="0" w:space="0" w:color="auto"/>
      </w:divBdr>
    </w:div>
    <w:div w:id="802427345">
      <w:marLeft w:val="640"/>
      <w:marRight w:val="0"/>
      <w:marTop w:val="0"/>
      <w:marBottom w:val="0"/>
      <w:divBdr>
        <w:top w:val="none" w:sz="0" w:space="0" w:color="auto"/>
        <w:left w:val="none" w:sz="0" w:space="0" w:color="auto"/>
        <w:bottom w:val="none" w:sz="0" w:space="0" w:color="auto"/>
        <w:right w:val="none" w:sz="0" w:space="0" w:color="auto"/>
      </w:divBdr>
    </w:div>
    <w:div w:id="802428157">
      <w:marLeft w:val="640"/>
      <w:marRight w:val="0"/>
      <w:marTop w:val="0"/>
      <w:marBottom w:val="0"/>
      <w:divBdr>
        <w:top w:val="none" w:sz="0" w:space="0" w:color="auto"/>
        <w:left w:val="none" w:sz="0" w:space="0" w:color="auto"/>
        <w:bottom w:val="none" w:sz="0" w:space="0" w:color="auto"/>
        <w:right w:val="none" w:sz="0" w:space="0" w:color="auto"/>
      </w:divBdr>
    </w:div>
    <w:div w:id="802429728">
      <w:marLeft w:val="640"/>
      <w:marRight w:val="0"/>
      <w:marTop w:val="0"/>
      <w:marBottom w:val="0"/>
      <w:divBdr>
        <w:top w:val="none" w:sz="0" w:space="0" w:color="auto"/>
        <w:left w:val="none" w:sz="0" w:space="0" w:color="auto"/>
        <w:bottom w:val="none" w:sz="0" w:space="0" w:color="auto"/>
        <w:right w:val="none" w:sz="0" w:space="0" w:color="auto"/>
      </w:divBdr>
    </w:div>
    <w:div w:id="802502255">
      <w:marLeft w:val="640"/>
      <w:marRight w:val="0"/>
      <w:marTop w:val="0"/>
      <w:marBottom w:val="0"/>
      <w:divBdr>
        <w:top w:val="none" w:sz="0" w:space="0" w:color="auto"/>
        <w:left w:val="none" w:sz="0" w:space="0" w:color="auto"/>
        <w:bottom w:val="none" w:sz="0" w:space="0" w:color="auto"/>
        <w:right w:val="none" w:sz="0" w:space="0" w:color="auto"/>
      </w:divBdr>
    </w:div>
    <w:div w:id="802697548">
      <w:marLeft w:val="640"/>
      <w:marRight w:val="0"/>
      <w:marTop w:val="0"/>
      <w:marBottom w:val="0"/>
      <w:divBdr>
        <w:top w:val="none" w:sz="0" w:space="0" w:color="auto"/>
        <w:left w:val="none" w:sz="0" w:space="0" w:color="auto"/>
        <w:bottom w:val="none" w:sz="0" w:space="0" w:color="auto"/>
        <w:right w:val="none" w:sz="0" w:space="0" w:color="auto"/>
      </w:divBdr>
    </w:div>
    <w:div w:id="802699692">
      <w:marLeft w:val="640"/>
      <w:marRight w:val="0"/>
      <w:marTop w:val="0"/>
      <w:marBottom w:val="0"/>
      <w:divBdr>
        <w:top w:val="none" w:sz="0" w:space="0" w:color="auto"/>
        <w:left w:val="none" w:sz="0" w:space="0" w:color="auto"/>
        <w:bottom w:val="none" w:sz="0" w:space="0" w:color="auto"/>
        <w:right w:val="none" w:sz="0" w:space="0" w:color="auto"/>
      </w:divBdr>
    </w:div>
    <w:div w:id="802767516">
      <w:marLeft w:val="640"/>
      <w:marRight w:val="0"/>
      <w:marTop w:val="0"/>
      <w:marBottom w:val="0"/>
      <w:divBdr>
        <w:top w:val="none" w:sz="0" w:space="0" w:color="auto"/>
        <w:left w:val="none" w:sz="0" w:space="0" w:color="auto"/>
        <w:bottom w:val="none" w:sz="0" w:space="0" w:color="auto"/>
        <w:right w:val="none" w:sz="0" w:space="0" w:color="auto"/>
      </w:divBdr>
    </w:div>
    <w:div w:id="802845446">
      <w:marLeft w:val="640"/>
      <w:marRight w:val="0"/>
      <w:marTop w:val="0"/>
      <w:marBottom w:val="0"/>
      <w:divBdr>
        <w:top w:val="none" w:sz="0" w:space="0" w:color="auto"/>
        <w:left w:val="none" w:sz="0" w:space="0" w:color="auto"/>
        <w:bottom w:val="none" w:sz="0" w:space="0" w:color="auto"/>
        <w:right w:val="none" w:sz="0" w:space="0" w:color="auto"/>
      </w:divBdr>
    </w:div>
    <w:div w:id="802961841">
      <w:marLeft w:val="640"/>
      <w:marRight w:val="0"/>
      <w:marTop w:val="0"/>
      <w:marBottom w:val="0"/>
      <w:divBdr>
        <w:top w:val="none" w:sz="0" w:space="0" w:color="auto"/>
        <w:left w:val="none" w:sz="0" w:space="0" w:color="auto"/>
        <w:bottom w:val="none" w:sz="0" w:space="0" w:color="auto"/>
        <w:right w:val="none" w:sz="0" w:space="0" w:color="auto"/>
      </w:divBdr>
    </w:div>
    <w:div w:id="802965387">
      <w:marLeft w:val="640"/>
      <w:marRight w:val="0"/>
      <w:marTop w:val="0"/>
      <w:marBottom w:val="0"/>
      <w:divBdr>
        <w:top w:val="none" w:sz="0" w:space="0" w:color="auto"/>
        <w:left w:val="none" w:sz="0" w:space="0" w:color="auto"/>
        <w:bottom w:val="none" w:sz="0" w:space="0" w:color="auto"/>
        <w:right w:val="none" w:sz="0" w:space="0" w:color="auto"/>
      </w:divBdr>
    </w:div>
    <w:div w:id="803038934">
      <w:marLeft w:val="640"/>
      <w:marRight w:val="0"/>
      <w:marTop w:val="0"/>
      <w:marBottom w:val="0"/>
      <w:divBdr>
        <w:top w:val="none" w:sz="0" w:space="0" w:color="auto"/>
        <w:left w:val="none" w:sz="0" w:space="0" w:color="auto"/>
        <w:bottom w:val="none" w:sz="0" w:space="0" w:color="auto"/>
        <w:right w:val="none" w:sz="0" w:space="0" w:color="auto"/>
      </w:divBdr>
    </w:div>
    <w:div w:id="803042051">
      <w:marLeft w:val="640"/>
      <w:marRight w:val="0"/>
      <w:marTop w:val="0"/>
      <w:marBottom w:val="0"/>
      <w:divBdr>
        <w:top w:val="none" w:sz="0" w:space="0" w:color="auto"/>
        <w:left w:val="none" w:sz="0" w:space="0" w:color="auto"/>
        <w:bottom w:val="none" w:sz="0" w:space="0" w:color="auto"/>
        <w:right w:val="none" w:sz="0" w:space="0" w:color="auto"/>
      </w:divBdr>
    </w:div>
    <w:div w:id="803080979">
      <w:marLeft w:val="640"/>
      <w:marRight w:val="0"/>
      <w:marTop w:val="0"/>
      <w:marBottom w:val="0"/>
      <w:divBdr>
        <w:top w:val="none" w:sz="0" w:space="0" w:color="auto"/>
        <w:left w:val="none" w:sz="0" w:space="0" w:color="auto"/>
        <w:bottom w:val="none" w:sz="0" w:space="0" w:color="auto"/>
        <w:right w:val="none" w:sz="0" w:space="0" w:color="auto"/>
      </w:divBdr>
    </w:div>
    <w:div w:id="803082576">
      <w:marLeft w:val="640"/>
      <w:marRight w:val="0"/>
      <w:marTop w:val="0"/>
      <w:marBottom w:val="0"/>
      <w:divBdr>
        <w:top w:val="none" w:sz="0" w:space="0" w:color="auto"/>
        <w:left w:val="none" w:sz="0" w:space="0" w:color="auto"/>
        <w:bottom w:val="none" w:sz="0" w:space="0" w:color="auto"/>
        <w:right w:val="none" w:sz="0" w:space="0" w:color="auto"/>
      </w:divBdr>
    </w:div>
    <w:div w:id="803158751">
      <w:marLeft w:val="640"/>
      <w:marRight w:val="0"/>
      <w:marTop w:val="0"/>
      <w:marBottom w:val="0"/>
      <w:divBdr>
        <w:top w:val="none" w:sz="0" w:space="0" w:color="auto"/>
        <w:left w:val="none" w:sz="0" w:space="0" w:color="auto"/>
        <w:bottom w:val="none" w:sz="0" w:space="0" w:color="auto"/>
        <w:right w:val="none" w:sz="0" w:space="0" w:color="auto"/>
      </w:divBdr>
    </w:div>
    <w:div w:id="803160038">
      <w:marLeft w:val="640"/>
      <w:marRight w:val="0"/>
      <w:marTop w:val="0"/>
      <w:marBottom w:val="0"/>
      <w:divBdr>
        <w:top w:val="none" w:sz="0" w:space="0" w:color="auto"/>
        <w:left w:val="none" w:sz="0" w:space="0" w:color="auto"/>
        <w:bottom w:val="none" w:sz="0" w:space="0" w:color="auto"/>
        <w:right w:val="none" w:sz="0" w:space="0" w:color="auto"/>
      </w:divBdr>
    </w:div>
    <w:div w:id="803163559">
      <w:marLeft w:val="640"/>
      <w:marRight w:val="0"/>
      <w:marTop w:val="0"/>
      <w:marBottom w:val="0"/>
      <w:divBdr>
        <w:top w:val="none" w:sz="0" w:space="0" w:color="auto"/>
        <w:left w:val="none" w:sz="0" w:space="0" w:color="auto"/>
        <w:bottom w:val="none" w:sz="0" w:space="0" w:color="auto"/>
        <w:right w:val="none" w:sz="0" w:space="0" w:color="auto"/>
      </w:divBdr>
    </w:div>
    <w:div w:id="803276320">
      <w:marLeft w:val="640"/>
      <w:marRight w:val="0"/>
      <w:marTop w:val="0"/>
      <w:marBottom w:val="0"/>
      <w:divBdr>
        <w:top w:val="none" w:sz="0" w:space="0" w:color="auto"/>
        <w:left w:val="none" w:sz="0" w:space="0" w:color="auto"/>
        <w:bottom w:val="none" w:sz="0" w:space="0" w:color="auto"/>
        <w:right w:val="none" w:sz="0" w:space="0" w:color="auto"/>
      </w:divBdr>
    </w:div>
    <w:div w:id="803472625">
      <w:marLeft w:val="640"/>
      <w:marRight w:val="0"/>
      <w:marTop w:val="0"/>
      <w:marBottom w:val="0"/>
      <w:divBdr>
        <w:top w:val="none" w:sz="0" w:space="0" w:color="auto"/>
        <w:left w:val="none" w:sz="0" w:space="0" w:color="auto"/>
        <w:bottom w:val="none" w:sz="0" w:space="0" w:color="auto"/>
        <w:right w:val="none" w:sz="0" w:space="0" w:color="auto"/>
      </w:divBdr>
    </w:div>
    <w:div w:id="803498707">
      <w:marLeft w:val="640"/>
      <w:marRight w:val="0"/>
      <w:marTop w:val="0"/>
      <w:marBottom w:val="0"/>
      <w:divBdr>
        <w:top w:val="none" w:sz="0" w:space="0" w:color="auto"/>
        <w:left w:val="none" w:sz="0" w:space="0" w:color="auto"/>
        <w:bottom w:val="none" w:sz="0" w:space="0" w:color="auto"/>
        <w:right w:val="none" w:sz="0" w:space="0" w:color="auto"/>
      </w:divBdr>
    </w:div>
    <w:div w:id="803499629">
      <w:marLeft w:val="640"/>
      <w:marRight w:val="0"/>
      <w:marTop w:val="0"/>
      <w:marBottom w:val="0"/>
      <w:divBdr>
        <w:top w:val="none" w:sz="0" w:space="0" w:color="auto"/>
        <w:left w:val="none" w:sz="0" w:space="0" w:color="auto"/>
        <w:bottom w:val="none" w:sz="0" w:space="0" w:color="auto"/>
        <w:right w:val="none" w:sz="0" w:space="0" w:color="auto"/>
      </w:divBdr>
    </w:div>
    <w:div w:id="803694384">
      <w:marLeft w:val="640"/>
      <w:marRight w:val="0"/>
      <w:marTop w:val="0"/>
      <w:marBottom w:val="0"/>
      <w:divBdr>
        <w:top w:val="none" w:sz="0" w:space="0" w:color="auto"/>
        <w:left w:val="none" w:sz="0" w:space="0" w:color="auto"/>
        <w:bottom w:val="none" w:sz="0" w:space="0" w:color="auto"/>
        <w:right w:val="none" w:sz="0" w:space="0" w:color="auto"/>
      </w:divBdr>
    </w:div>
    <w:div w:id="803695625">
      <w:marLeft w:val="640"/>
      <w:marRight w:val="0"/>
      <w:marTop w:val="0"/>
      <w:marBottom w:val="0"/>
      <w:divBdr>
        <w:top w:val="none" w:sz="0" w:space="0" w:color="auto"/>
        <w:left w:val="none" w:sz="0" w:space="0" w:color="auto"/>
        <w:bottom w:val="none" w:sz="0" w:space="0" w:color="auto"/>
        <w:right w:val="none" w:sz="0" w:space="0" w:color="auto"/>
      </w:divBdr>
    </w:div>
    <w:div w:id="803699122">
      <w:marLeft w:val="640"/>
      <w:marRight w:val="0"/>
      <w:marTop w:val="0"/>
      <w:marBottom w:val="0"/>
      <w:divBdr>
        <w:top w:val="none" w:sz="0" w:space="0" w:color="auto"/>
        <w:left w:val="none" w:sz="0" w:space="0" w:color="auto"/>
        <w:bottom w:val="none" w:sz="0" w:space="0" w:color="auto"/>
        <w:right w:val="none" w:sz="0" w:space="0" w:color="auto"/>
      </w:divBdr>
    </w:div>
    <w:div w:id="803815216">
      <w:marLeft w:val="640"/>
      <w:marRight w:val="0"/>
      <w:marTop w:val="0"/>
      <w:marBottom w:val="0"/>
      <w:divBdr>
        <w:top w:val="none" w:sz="0" w:space="0" w:color="auto"/>
        <w:left w:val="none" w:sz="0" w:space="0" w:color="auto"/>
        <w:bottom w:val="none" w:sz="0" w:space="0" w:color="auto"/>
        <w:right w:val="none" w:sz="0" w:space="0" w:color="auto"/>
      </w:divBdr>
    </w:div>
    <w:div w:id="803891307">
      <w:marLeft w:val="640"/>
      <w:marRight w:val="0"/>
      <w:marTop w:val="0"/>
      <w:marBottom w:val="0"/>
      <w:divBdr>
        <w:top w:val="none" w:sz="0" w:space="0" w:color="auto"/>
        <w:left w:val="none" w:sz="0" w:space="0" w:color="auto"/>
        <w:bottom w:val="none" w:sz="0" w:space="0" w:color="auto"/>
        <w:right w:val="none" w:sz="0" w:space="0" w:color="auto"/>
      </w:divBdr>
    </w:div>
    <w:div w:id="803891942">
      <w:marLeft w:val="640"/>
      <w:marRight w:val="0"/>
      <w:marTop w:val="0"/>
      <w:marBottom w:val="0"/>
      <w:divBdr>
        <w:top w:val="none" w:sz="0" w:space="0" w:color="auto"/>
        <w:left w:val="none" w:sz="0" w:space="0" w:color="auto"/>
        <w:bottom w:val="none" w:sz="0" w:space="0" w:color="auto"/>
        <w:right w:val="none" w:sz="0" w:space="0" w:color="auto"/>
      </w:divBdr>
    </w:div>
    <w:div w:id="803960662">
      <w:marLeft w:val="640"/>
      <w:marRight w:val="0"/>
      <w:marTop w:val="0"/>
      <w:marBottom w:val="0"/>
      <w:divBdr>
        <w:top w:val="none" w:sz="0" w:space="0" w:color="auto"/>
        <w:left w:val="none" w:sz="0" w:space="0" w:color="auto"/>
        <w:bottom w:val="none" w:sz="0" w:space="0" w:color="auto"/>
        <w:right w:val="none" w:sz="0" w:space="0" w:color="auto"/>
      </w:divBdr>
    </w:div>
    <w:div w:id="804006021">
      <w:marLeft w:val="640"/>
      <w:marRight w:val="0"/>
      <w:marTop w:val="0"/>
      <w:marBottom w:val="0"/>
      <w:divBdr>
        <w:top w:val="none" w:sz="0" w:space="0" w:color="auto"/>
        <w:left w:val="none" w:sz="0" w:space="0" w:color="auto"/>
        <w:bottom w:val="none" w:sz="0" w:space="0" w:color="auto"/>
        <w:right w:val="none" w:sz="0" w:space="0" w:color="auto"/>
      </w:divBdr>
    </w:div>
    <w:div w:id="804082710">
      <w:marLeft w:val="640"/>
      <w:marRight w:val="0"/>
      <w:marTop w:val="0"/>
      <w:marBottom w:val="0"/>
      <w:divBdr>
        <w:top w:val="none" w:sz="0" w:space="0" w:color="auto"/>
        <w:left w:val="none" w:sz="0" w:space="0" w:color="auto"/>
        <w:bottom w:val="none" w:sz="0" w:space="0" w:color="auto"/>
        <w:right w:val="none" w:sz="0" w:space="0" w:color="auto"/>
      </w:divBdr>
    </w:div>
    <w:div w:id="804153606">
      <w:marLeft w:val="640"/>
      <w:marRight w:val="0"/>
      <w:marTop w:val="0"/>
      <w:marBottom w:val="0"/>
      <w:divBdr>
        <w:top w:val="none" w:sz="0" w:space="0" w:color="auto"/>
        <w:left w:val="none" w:sz="0" w:space="0" w:color="auto"/>
        <w:bottom w:val="none" w:sz="0" w:space="0" w:color="auto"/>
        <w:right w:val="none" w:sz="0" w:space="0" w:color="auto"/>
      </w:divBdr>
    </w:div>
    <w:div w:id="804197750">
      <w:marLeft w:val="640"/>
      <w:marRight w:val="0"/>
      <w:marTop w:val="0"/>
      <w:marBottom w:val="0"/>
      <w:divBdr>
        <w:top w:val="none" w:sz="0" w:space="0" w:color="auto"/>
        <w:left w:val="none" w:sz="0" w:space="0" w:color="auto"/>
        <w:bottom w:val="none" w:sz="0" w:space="0" w:color="auto"/>
        <w:right w:val="none" w:sz="0" w:space="0" w:color="auto"/>
      </w:divBdr>
    </w:div>
    <w:div w:id="804205265">
      <w:marLeft w:val="640"/>
      <w:marRight w:val="0"/>
      <w:marTop w:val="0"/>
      <w:marBottom w:val="0"/>
      <w:divBdr>
        <w:top w:val="none" w:sz="0" w:space="0" w:color="auto"/>
        <w:left w:val="none" w:sz="0" w:space="0" w:color="auto"/>
        <w:bottom w:val="none" w:sz="0" w:space="0" w:color="auto"/>
        <w:right w:val="none" w:sz="0" w:space="0" w:color="auto"/>
      </w:divBdr>
    </w:div>
    <w:div w:id="804272963">
      <w:marLeft w:val="640"/>
      <w:marRight w:val="0"/>
      <w:marTop w:val="0"/>
      <w:marBottom w:val="0"/>
      <w:divBdr>
        <w:top w:val="none" w:sz="0" w:space="0" w:color="auto"/>
        <w:left w:val="none" w:sz="0" w:space="0" w:color="auto"/>
        <w:bottom w:val="none" w:sz="0" w:space="0" w:color="auto"/>
        <w:right w:val="none" w:sz="0" w:space="0" w:color="auto"/>
      </w:divBdr>
    </w:div>
    <w:div w:id="804348132">
      <w:marLeft w:val="640"/>
      <w:marRight w:val="0"/>
      <w:marTop w:val="0"/>
      <w:marBottom w:val="0"/>
      <w:divBdr>
        <w:top w:val="none" w:sz="0" w:space="0" w:color="auto"/>
        <w:left w:val="none" w:sz="0" w:space="0" w:color="auto"/>
        <w:bottom w:val="none" w:sz="0" w:space="0" w:color="auto"/>
        <w:right w:val="none" w:sz="0" w:space="0" w:color="auto"/>
      </w:divBdr>
    </w:div>
    <w:div w:id="804349844">
      <w:marLeft w:val="640"/>
      <w:marRight w:val="0"/>
      <w:marTop w:val="0"/>
      <w:marBottom w:val="0"/>
      <w:divBdr>
        <w:top w:val="none" w:sz="0" w:space="0" w:color="auto"/>
        <w:left w:val="none" w:sz="0" w:space="0" w:color="auto"/>
        <w:bottom w:val="none" w:sz="0" w:space="0" w:color="auto"/>
        <w:right w:val="none" w:sz="0" w:space="0" w:color="auto"/>
      </w:divBdr>
    </w:div>
    <w:div w:id="804391429">
      <w:marLeft w:val="640"/>
      <w:marRight w:val="0"/>
      <w:marTop w:val="0"/>
      <w:marBottom w:val="0"/>
      <w:divBdr>
        <w:top w:val="none" w:sz="0" w:space="0" w:color="auto"/>
        <w:left w:val="none" w:sz="0" w:space="0" w:color="auto"/>
        <w:bottom w:val="none" w:sz="0" w:space="0" w:color="auto"/>
        <w:right w:val="none" w:sz="0" w:space="0" w:color="auto"/>
      </w:divBdr>
    </w:div>
    <w:div w:id="804393264">
      <w:marLeft w:val="640"/>
      <w:marRight w:val="0"/>
      <w:marTop w:val="0"/>
      <w:marBottom w:val="0"/>
      <w:divBdr>
        <w:top w:val="none" w:sz="0" w:space="0" w:color="auto"/>
        <w:left w:val="none" w:sz="0" w:space="0" w:color="auto"/>
        <w:bottom w:val="none" w:sz="0" w:space="0" w:color="auto"/>
        <w:right w:val="none" w:sz="0" w:space="0" w:color="auto"/>
      </w:divBdr>
    </w:div>
    <w:div w:id="804396675">
      <w:marLeft w:val="640"/>
      <w:marRight w:val="0"/>
      <w:marTop w:val="0"/>
      <w:marBottom w:val="0"/>
      <w:divBdr>
        <w:top w:val="none" w:sz="0" w:space="0" w:color="auto"/>
        <w:left w:val="none" w:sz="0" w:space="0" w:color="auto"/>
        <w:bottom w:val="none" w:sz="0" w:space="0" w:color="auto"/>
        <w:right w:val="none" w:sz="0" w:space="0" w:color="auto"/>
      </w:divBdr>
    </w:div>
    <w:div w:id="804471863">
      <w:marLeft w:val="640"/>
      <w:marRight w:val="0"/>
      <w:marTop w:val="0"/>
      <w:marBottom w:val="0"/>
      <w:divBdr>
        <w:top w:val="none" w:sz="0" w:space="0" w:color="auto"/>
        <w:left w:val="none" w:sz="0" w:space="0" w:color="auto"/>
        <w:bottom w:val="none" w:sz="0" w:space="0" w:color="auto"/>
        <w:right w:val="none" w:sz="0" w:space="0" w:color="auto"/>
      </w:divBdr>
    </w:div>
    <w:div w:id="804472590">
      <w:marLeft w:val="640"/>
      <w:marRight w:val="0"/>
      <w:marTop w:val="0"/>
      <w:marBottom w:val="0"/>
      <w:divBdr>
        <w:top w:val="none" w:sz="0" w:space="0" w:color="auto"/>
        <w:left w:val="none" w:sz="0" w:space="0" w:color="auto"/>
        <w:bottom w:val="none" w:sz="0" w:space="0" w:color="auto"/>
        <w:right w:val="none" w:sz="0" w:space="0" w:color="auto"/>
      </w:divBdr>
    </w:div>
    <w:div w:id="804617912">
      <w:marLeft w:val="640"/>
      <w:marRight w:val="0"/>
      <w:marTop w:val="0"/>
      <w:marBottom w:val="0"/>
      <w:divBdr>
        <w:top w:val="none" w:sz="0" w:space="0" w:color="auto"/>
        <w:left w:val="none" w:sz="0" w:space="0" w:color="auto"/>
        <w:bottom w:val="none" w:sz="0" w:space="0" w:color="auto"/>
        <w:right w:val="none" w:sz="0" w:space="0" w:color="auto"/>
      </w:divBdr>
    </w:div>
    <w:div w:id="804661623">
      <w:marLeft w:val="640"/>
      <w:marRight w:val="0"/>
      <w:marTop w:val="0"/>
      <w:marBottom w:val="0"/>
      <w:divBdr>
        <w:top w:val="none" w:sz="0" w:space="0" w:color="auto"/>
        <w:left w:val="none" w:sz="0" w:space="0" w:color="auto"/>
        <w:bottom w:val="none" w:sz="0" w:space="0" w:color="auto"/>
        <w:right w:val="none" w:sz="0" w:space="0" w:color="auto"/>
      </w:divBdr>
    </w:div>
    <w:div w:id="804664147">
      <w:marLeft w:val="640"/>
      <w:marRight w:val="0"/>
      <w:marTop w:val="0"/>
      <w:marBottom w:val="0"/>
      <w:divBdr>
        <w:top w:val="none" w:sz="0" w:space="0" w:color="auto"/>
        <w:left w:val="none" w:sz="0" w:space="0" w:color="auto"/>
        <w:bottom w:val="none" w:sz="0" w:space="0" w:color="auto"/>
        <w:right w:val="none" w:sz="0" w:space="0" w:color="auto"/>
      </w:divBdr>
    </w:div>
    <w:div w:id="804739534">
      <w:marLeft w:val="640"/>
      <w:marRight w:val="0"/>
      <w:marTop w:val="0"/>
      <w:marBottom w:val="0"/>
      <w:divBdr>
        <w:top w:val="none" w:sz="0" w:space="0" w:color="auto"/>
        <w:left w:val="none" w:sz="0" w:space="0" w:color="auto"/>
        <w:bottom w:val="none" w:sz="0" w:space="0" w:color="auto"/>
        <w:right w:val="none" w:sz="0" w:space="0" w:color="auto"/>
      </w:divBdr>
    </w:div>
    <w:div w:id="804783950">
      <w:marLeft w:val="640"/>
      <w:marRight w:val="0"/>
      <w:marTop w:val="0"/>
      <w:marBottom w:val="0"/>
      <w:divBdr>
        <w:top w:val="none" w:sz="0" w:space="0" w:color="auto"/>
        <w:left w:val="none" w:sz="0" w:space="0" w:color="auto"/>
        <w:bottom w:val="none" w:sz="0" w:space="0" w:color="auto"/>
        <w:right w:val="none" w:sz="0" w:space="0" w:color="auto"/>
      </w:divBdr>
    </w:div>
    <w:div w:id="804859456">
      <w:marLeft w:val="640"/>
      <w:marRight w:val="0"/>
      <w:marTop w:val="0"/>
      <w:marBottom w:val="0"/>
      <w:divBdr>
        <w:top w:val="none" w:sz="0" w:space="0" w:color="auto"/>
        <w:left w:val="none" w:sz="0" w:space="0" w:color="auto"/>
        <w:bottom w:val="none" w:sz="0" w:space="0" w:color="auto"/>
        <w:right w:val="none" w:sz="0" w:space="0" w:color="auto"/>
      </w:divBdr>
    </w:div>
    <w:div w:id="804930958">
      <w:marLeft w:val="640"/>
      <w:marRight w:val="0"/>
      <w:marTop w:val="0"/>
      <w:marBottom w:val="0"/>
      <w:divBdr>
        <w:top w:val="none" w:sz="0" w:space="0" w:color="auto"/>
        <w:left w:val="none" w:sz="0" w:space="0" w:color="auto"/>
        <w:bottom w:val="none" w:sz="0" w:space="0" w:color="auto"/>
        <w:right w:val="none" w:sz="0" w:space="0" w:color="auto"/>
      </w:divBdr>
    </w:div>
    <w:div w:id="805010331">
      <w:marLeft w:val="640"/>
      <w:marRight w:val="0"/>
      <w:marTop w:val="0"/>
      <w:marBottom w:val="0"/>
      <w:divBdr>
        <w:top w:val="none" w:sz="0" w:space="0" w:color="auto"/>
        <w:left w:val="none" w:sz="0" w:space="0" w:color="auto"/>
        <w:bottom w:val="none" w:sz="0" w:space="0" w:color="auto"/>
        <w:right w:val="none" w:sz="0" w:space="0" w:color="auto"/>
      </w:divBdr>
    </w:div>
    <w:div w:id="805050755">
      <w:marLeft w:val="640"/>
      <w:marRight w:val="0"/>
      <w:marTop w:val="0"/>
      <w:marBottom w:val="0"/>
      <w:divBdr>
        <w:top w:val="none" w:sz="0" w:space="0" w:color="auto"/>
        <w:left w:val="none" w:sz="0" w:space="0" w:color="auto"/>
        <w:bottom w:val="none" w:sz="0" w:space="0" w:color="auto"/>
        <w:right w:val="none" w:sz="0" w:space="0" w:color="auto"/>
      </w:divBdr>
    </w:div>
    <w:div w:id="805241193">
      <w:marLeft w:val="640"/>
      <w:marRight w:val="0"/>
      <w:marTop w:val="0"/>
      <w:marBottom w:val="0"/>
      <w:divBdr>
        <w:top w:val="none" w:sz="0" w:space="0" w:color="auto"/>
        <w:left w:val="none" w:sz="0" w:space="0" w:color="auto"/>
        <w:bottom w:val="none" w:sz="0" w:space="0" w:color="auto"/>
        <w:right w:val="none" w:sz="0" w:space="0" w:color="auto"/>
      </w:divBdr>
    </w:div>
    <w:div w:id="805244493">
      <w:marLeft w:val="640"/>
      <w:marRight w:val="0"/>
      <w:marTop w:val="0"/>
      <w:marBottom w:val="0"/>
      <w:divBdr>
        <w:top w:val="none" w:sz="0" w:space="0" w:color="auto"/>
        <w:left w:val="none" w:sz="0" w:space="0" w:color="auto"/>
        <w:bottom w:val="none" w:sz="0" w:space="0" w:color="auto"/>
        <w:right w:val="none" w:sz="0" w:space="0" w:color="auto"/>
      </w:divBdr>
    </w:div>
    <w:div w:id="805319790">
      <w:marLeft w:val="640"/>
      <w:marRight w:val="0"/>
      <w:marTop w:val="0"/>
      <w:marBottom w:val="0"/>
      <w:divBdr>
        <w:top w:val="none" w:sz="0" w:space="0" w:color="auto"/>
        <w:left w:val="none" w:sz="0" w:space="0" w:color="auto"/>
        <w:bottom w:val="none" w:sz="0" w:space="0" w:color="auto"/>
        <w:right w:val="none" w:sz="0" w:space="0" w:color="auto"/>
      </w:divBdr>
    </w:div>
    <w:div w:id="805388656">
      <w:marLeft w:val="640"/>
      <w:marRight w:val="0"/>
      <w:marTop w:val="0"/>
      <w:marBottom w:val="0"/>
      <w:divBdr>
        <w:top w:val="none" w:sz="0" w:space="0" w:color="auto"/>
        <w:left w:val="none" w:sz="0" w:space="0" w:color="auto"/>
        <w:bottom w:val="none" w:sz="0" w:space="0" w:color="auto"/>
        <w:right w:val="none" w:sz="0" w:space="0" w:color="auto"/>
      </w:divBdr>
    </w:div>
    <w:div w:id="805390644">
      <w:marLeft w:val="640"/>
      <w:marRight w:val="0"/>
      <w:marTop w:val="0"/>
      <w:marBottom w:val="0"/>
      <w:divBdr>
        <w:top w:val="none" w:sz="0" w:space="0" w:color="auto"/>
        <w:left w:val="none" w:sz="0" w:space="0" w:color="auto"/>
        <w:bottom w:val="none" w:sz="0" w:space="0" w:color="auto"/>
        <w:right w:val="none" w:sz="0" w:space="0" w:color="auto"/>
      </w:divBdr>
    </w:div>
    <w:div w:id="805394972">
      <w:marLeft w:val="640"/>
      <w:marRight w:val="0"/>
      <w:marTop w:val="0"/>
      <w:marBottom w:val="0"/>
      <w:divBdr>
        <w:top w:val="none" w:sz="0" w:space="0" w:color="auto"/>
        <w:left w:val="none" w:sz="0" w:space="0" w:color="auto"/>
        <w:bottom w:val="none" w:sz="0" w:space="0" w:color="auto"/>
        <w:right w:val="none" w:sz="0" w:space="0" w:color="auto"/>
      </w:divBdr>
    </w:div>
    <w:div w:id="805395866">
      <w:marLeft w:val="640"/>
      <w:marRight w:val="0"/>
      <w:marTop w:val="0"/>
      <w:marBottom w:val="0"/>
      <w:divBdr>
        <w:top w:val="none" w:sz="0" w:space="0" w:color="auto"/>
        <w:left w:val="none" w:sz="0" w:space="0" w:color="auto"/>
        <w:bottom w:val="none" w:sz="0" w:space="0" w:color="auto"/>
        <w:right w:val="none" w:sz="0" w:space="0" w:color="auto"/>
      </w:divBdr>
    </w:div>
    <w:div w:id="805510716">
      <w:marLeft w:val="640"/>
      <w:marRight w:val="0"/>
      <w:marTop w:val="0"/>
      <w:marBottom w:val="0"/>
      <w:divBdr>
        <w:top w:val="none" w:sz="0" w:space="0" w:color="auto"/>
        <w:left w:val="none" w:sz="0" w:space="0" w:color="auto"/>
        <w:bottom w:val="none" w:sz="0" w:space="0" w:color="auto"/>
        <w:right w:val="none" w:sz="0" w:space="0" w:color="auto"/>
      </w:divBdr>
    </w:div>
    <w:div w:id="805511387">
      <w:marLeft w:val="640"/>
      <w:marRight w:val="0"/>
      <w:marTop w:val="0"/>
      <w:marBottom w:val="0"/>
      <w:divBdr>
        <w:top w:val="none" w:sz="0" w:space="0" w:color="auto"/>
        <w:left w:val="none" w:sz="0" w:space="0" w:color="auto"/>
        <w:bottom w:val="none" w:sz="0" w:space="0" w:color="auto"/>
        <w:right w:val="none" w:sz="0" w:space="0" w:color="auto"/>
      </w:divBdr>
    </w:div>
    <w:div w:id="805582347">
      <w:marLeft w:val="640"/>
      <w:marRight w:val="0"/>
      <w:marTop w:val="0"/>
      <w:marBottom w:val="0"/>
      <w:divBdr>
        <w:top w:val="none" w:sz="0" w:space="0" w:color="auto"/>
        <w:left w:val="none" w:sz="0" w:space="0" w:color="auto"/>
        <w:bottom w:val="none" w:sz="0" w:space="0" w:color="auto"/>
        <w:right w:val="none" w:sz="0" w:space="0" w:color="auto"/>
      </w:divBdr>
    </w:div>
    <w:div w:id="805583145">
      <w:marLeft w:val="640"/>
      <w:marRight w:val="0"/>
      <w:marTop w:val="0"/>
      <w:marBottom w:val="0"/>
      <w:divBdr>
        <w:top w:val="none" w:sz="0" w:space="0" w:color="auto"/>
        <w:left w:val="none" w:sz="0" w:space="0" w:color="auto"/>
        <w:bottom w:val="none" w:sz="0" w:space="0" w:color="auto"/>
        <w:right w:val="none" w:sz="0" w:space="0" w:color="auto"/>
      </w:divBdr>
    </w:div>
    <w:div w:id="805777890">
      <w:marLeft w:val="640"/>
      <w:marRight w:val="0"/>
      <w:marTop w:val="0"/>
      <w:marBottom w:val="0"/>
      <w:divBdr>
        <w:top w:val="none" w:sz="0" w:space="0" w:color="auto"/>
        <w:left w:val="none" w:sz="0" w:space="0" w:color="auto"/>
        <w:bottom w:val="none" w:sz="0" w:space="0" w:color="auto"/>
        <w:right w:val="none" w:sz="0" w:space="0" w:color="auto"/>
      </w:divBdr>
    </w:div>
    <w:div w:id="805857152">
      <w:marLeft w:val="640"/>
      <w:marRight w:val="0"/>
      <w:marTop w:val="0"/>
      <w:marBottom w:val="0"/>
      <w:divBdr>
        <w:top w:val="none" w:sz="0" w:space="0" w:color="auto"/>
        <w:left w:val="none" w:sz="0" w:space="0" w:color="auto"/>
        <w:bottom w:val="none" w:sz="0" w:space="0" w:color="auto"/>
        <w:right w:val="none" w:sz="0" w:space="0" w:color="auto"/>
      </w:divBdr>
    </w:div>
    <w:div w:id="805859329">
      <w:marLeft w:val="640"/>
      <w:marRight w:val="0"/>
      <w:marTop w:val="0"/>
      <w:marBottom w:val="0"/>
      <w:divBdr>
        <w:top w:val="none" w:sz="0" w:space="0" w:color="auto"/>
        <w:left w:val="none" w:sz="0" w:space="0" w:color="auto"/>
        <w:bottom w:val="none" w:sz="0" w:space="0" w:color="auto"/>
        <w:right w:val="none" w:sz="0" w:space="0" w:color="auto"/>
      </w:divBdr>
    </w:div>
    <w:div w:id="805897762">
      <w:marLeft w:val="640"/>
      <w:marRight w:val="0"/>
      <w:marTop w:val="0"/>
      <w:marBottom w:val="0"/>
      <w:divBdr>
        <w:top w:val="none" w:sz="0" w:space="0" w:color="auto"/>
        <w:left w:val="none" w:sz="0" w:space="0" w:color="auto"/>
        <w:bottom w:val="none" w:sz="0" w:space="0" w:color="auto"/>
        <w:right w:val="none" w:sz="0" w:space="0" w:color="auto"/>
      </w:divBdr>
    </w:div>
    <w:div w:id="805898668">
      <w:marLeft w:val="640"/>
      <w:marRight w:val="0"/>
      <w:marTop w:val="0"/>
      <w:marBottom w:val="0"/>
      <w:divBdr>
        <w:top w:val="none" w:sz="0" w:space="0" w:color="auto"/>
        <w:left w:val="none" w:sz="0" w:space="0" w:color="auto"/>
        <w:bottom w:val="none" w:sz="0" w:space="0" w:color="auto"/>
        <w:right w:val="none" w:sz="0" w:space="0" w:color="auto"/>
      </w:divBdr>
    </w:div>
    <w:div w:id="806094187">
      <w:marLeft w:val="640"/>
      <w:marRight w:val="0"/>
      <w:marTop w:val="0"/>
      <w:marBottom w:val="0"/>
      <w:divBdr>
        <w:top w:val="none" w:sz="0" w:space="0" w:color="auto"/>
        <w:left w:val="none" w:sz="0" w:space="0" w:color="auto"/>
        <w:bottom w:val="none" w:sz="0" w:space="0" w:color="auto"/>
        <w:right w:val="none" w:sz="0" w:space="0" w:color="auto"/>
      </w:divBdr>
    </w:div>
    <w:div w:id="806120139">
      <w:marLeft w:val="640"/>
      <w:marRight w:val="0"/>
      <w:marTop w:val="0"/>
      <w:marBottom w:val="0"/>
      <w:divBdr>
        <w:top w:val="none" w:sz="0" w:space="0" w:color="auto"/>
        <w:left w:val="none" w:sz="0" w:space="0" w:color="auto"/>
        <w:bottom w:val="none" w:sz="0" w:space="0" w:color="auto"/>
        <w:right w:val="none" w:sz="0" w:space="0" w:color="auto"/>
      </w:divBdr>
    </w:div>
    <w:div w:id="806314180">
      <w:marLeft w:val="640"/>
      <w:marRight w:val="0"/>
      <w:marTop w:val="0"/>
      <w:marBottom w:val="0"/>
      <w:divBdr>
        <w:top w:val="none" w:sz="0" w:space="0" w:color="auto"/>
        <w:left w:val="none" w:sz="0" w:space="0" w:color="auto"/>
        <w:bottom w:val="none" w:sz="0" w:space="0" w:color="auto"/>
        <w:right w:val="none" w:sz="0" w:space="0" w:color="auto"/>
      </w:divBdr>
    </w:div>
    <w:div w:id="806319236">
      <w:marLeft w:val="640"/>
      <w:marRight w:val="0"/>
      <w:marTop w:val="0"/>
      <w:marBottom w:val="0"/>
      <w:divBdr>
        <w:top w:val="none" w:sz="0" w:space="0" w:color="auto"/>
        <w:left w:val="none" w:sz="0" w:space="0" w:color="auto"/>
        <w:bottom w:val="none" w:sz="0" w:space="0" w:color="auto"/>
        <w:right w:val="none" w:sz="0" w:space="0" w:color="auto"/>
      </w:divBdr>
    </w:div>
    <w:div w:id="806320983">
      <w:marLeft w:val="640"/>
      <w:marRight w:val="0"/>
      <w:marTop w:val="0"/>
      <w:marBottom w:val="0"/>
      <w:divBdr>
        <w:top w:val="none" w:sz="0" w:space="0" w:color="auto"/>
        <w:left w:val="none" w:sz="0" w:space="0" w:color="auto"/>
        <w:bottom w:val="none" w:sz="0" w:space="0" w:color="auto"/>
        <w:right w:val="none" w:sz="0" w:space="0" w:color="auto"/>
      </w:divBdr>
    </w:div>
    <w:div w:id="806359601">
      <w:marLeft w:val="640"/>
      <w:marRight w:val="0"/>
      <w:marTop w:val="0"/>
      <w:marBottom w:val="0"/>
      <w:divBdr>
        <w:top w:val="none" w:sz="0" w:space="0" w:color="auto"/>
        <w:left w:val="none" w:sz="0" w:space="0" w:color="auto"/>
        <w:bottom w:val="none" w:sz="0" w:space="0" w:color="auto"/>
        <w:right w:val="none" w:sz="0" w:space="0" w:color="auto"/>
      </w:divBdr>
    </w:div>
    <w:div w:id="806509875">
      <w:marLeft w:val="640"/>
      <w:marRight w:val="0"/>
      <w:marTop w:val="0"/>
      <w:marBottom w:val="0"/>
      <w:divBdr>
        <w:top w:val="none" w:sz="0" w:space="0" w:color="auto"/>
        <w:left w:val="none" w:sz="0" w:space="0" w:color="auto"/>
        <w:bottom w:val="none" w:sz="0" w:space="0" w:color="auto"/>
        <w:right w:val="none" w:sz="0" w:space="0" w:color="auto"/>
      </w:divBdr>
    </w:div>
    <w:div w:id="806553578">
      <w:marLeft w:val="640"/>
      <w:marRight w:val="0"/>
      <w:marTop w:val="0"/>
      <w:marBottom w:val="0"/>
      <w:divBdr>
        <w:top w:val="none" w:sz="0" w:space="0" w:color="auto"/>
        <w:left w:val="none" w:sz="0" w:space="0" w:color="auto"/>
        <w:bottom w:val="none" w:sz="0" w:space="0" w:color="auto"/>
        <w:right w:val="none" w:sz="0" w:space="0" w:color="auto"/>
      </w:divBdr>
    </w:div>
    <w:div w:id="806554693">
      <w:marLeft w:val="640"/>
      <w:marRight w:val="0"/>
      <w:marTop w:val="0"/>
      <w:marBottom w:val="0"/>
      <w:divBdr>
        <w:top w:val="none" w:sz="0" w:space="0" w:color="auto"/>
        <w:left w:val="none" w:sz="0" w:space="0" w:color="auto"/>
        <w:bottom w:val="none" w:sz="0" w:space="0" w:color="auto"/>
        <w:right w:val="none" w:sz="0" w:space="0" w:color="auto"/>
      </w:divBdr>
    </w:div>
    <w:div w:id="806583577">
      <w:marLeft w:val="640"/>
      <w:marRight w:val="0"/>
      <w:marTop w:val="0"/>
      <w:marBottom w:val="0"/>
      <w:divBdr>
        <w:top w:val="none" w:sz="0" w:space="0" w:color="auto"/>
        <w:left w:val="none" w:sz="0" w:space="0" w:color="auto"/>
        <w:bottom w:val="none" w:sz="0" w:space="0" w:color="auto"/>
        <w:right w:val="none" w:sz="0" w:space="0" w:color="auto"/>
      </w:divBdr>
    </w:div>
    <w:div w:id="806625041">
      <w:marLeft w:val="640"/>
      <w:marRight w:val="0"/>
      <w:marTop w:val="0"/>
      <w:marBottom w:val="0"/>
      <w:divBdr>
        <w:top w:val="none" w:sz="0" w:space="0" w:color="auto"/>
        <w:left w:val="none" w:sz="0" w:space="0" w:color="auto"/>
        <w:bottom w:val="none" w:sz="0" w:space="0" w:color="auto"/>
        <w:right w:val="none" w:sz="0" w:space="0" w:color="auto"/>
      </w:divBdr>
    </w:div>
    <w:div w:id="806702083">
      <w:marLeft w:val="640"/>
      <w:marRight w:val="0"/>
      <w:marTop w:val="0"/>
      <w:marBottom w:val="0"/>
      <w:divBdr>
        <w:top w:val="none" w:sz="0" w:space="0" w:color="auto"/>
        <w:left w:val="none" w:sz="0" w:space="0" w:color="auto"/>
        <w:bottom w:val="none" w:sz="0" w:space="0" w:color="auto"/>
        <w:right w:val="none" w:sz="0" w:space="0" w:color="auto"/>
      </w:divBdr>
    </w:div>
    <w:div w:id="806702625">
      <w:marLeft w:val="640"/>
      <w:marRight w:val="0"/>
      <w:marTop w:val="0"/>
      <w:marBottom w:val="0"/>
      <w:divBdr>
        <w:top w:val="none" w:sz="0" w:space="0" w:color="auto"/>
        <w:left w:val="none" w:sz="0" w:space="0" w:color="auto"/>
        <w:bottom w:val="none" w:sz="0" w:space="0" w:color="auto"/>
        <w:right w:val="none" w:sz="0" w:space="0" w:color="auto"/>
      </w:divBdr>
    </w:div>
    <w:div w:id="806777538">
      <w:marLeft w:val="640"/>
      <w:marRight w:val="0"/>
      <w:marTop w:val="0"/>
      <w:marBottom w:val="0"/>
      <w:divBdr>
        <w:top w:val="none" w:sz="0" w:space="0" w:color="auto"/>
        <w:left w:val="none" w:sz="0" w:space="0" w:color="auto"/>
        <w:bottom w:val="none" w:sz="0" w:space="0" w:color="auto"/>
        <w:right w:val="none" w:sz="0" w:space="0" w:color="auto"/>
      </w:divBdr>
    </w:div>
    <w:div w:id="806777855">
      <w:marLeft w:val="640"/>
      <w:marRight w:val="0"/>
      <w:marTop w:val="0"/>
      <w:marBottom w:val="0"/>
      <w:divBdr>
        <w:top w:val="none" w:sz="0" w:space="0" w:color="auto"/>
        <w:left w:val="none" w:sz="0" w:space="0" w:color="auto"/>
        <w:bottom w:val="none" w:sz="0" w:space="0" w:color="auto"/>
        <w:right w:val="none" w:sz="0" w:space="0" w:color="auto"/>
      </w:divBdr>
    </w:div>
    <w:div w:id="806779538">
      <w:marLeft w:val="640"/>
      <w:marRight w:val="0"/>
      <w:marTop w:val="0"/>
      <w:marBottom w:val="0"/>
      <w:divBdr>
        <w:top w:val="none" w:sz="0" w:space="0" w:color="auto"/>
        <w:left w:val="none" w:sz="0" w:space="0" w:color="auto"/>
        <w:bottom w:val="none" w:sz="0" w:space="0" w:color="auto"/>
        <w:right w:val="none" w:sz="0" w:space="0" w:color="auto"/>
      </w:divBdr>
    </w:div>
    <w:div w:id="806900115">
      <w:marLeft w:val="640"/>
      <w:marRight w:val="0"/>
      <w:marTop w:val="0"/>
      <w:marBottom w:val="0"/>
      <w:divBdr>
        <w:top w:val="none" w:sz="0" w:space="0" w:color="auto"/>
        <w:left w:val="none" w:sz="0" w:space="0" w:color="auto"/>
        <w:bottom w:val="none" w:sz="0" w:space="0" w:color="auto"/>
        <w:right w:val="none" w:sz="0" w:space="0" w:color="auto"/>
      </w:divBdr>
    </w:div>
    <w:div w:id="806968170">
      <w:marLeft w:val="640"/>
      <w:marRight w:val="0"/>
      <w:marTop w:val="0"/>
      <w:marBottom w:val="0"/>
      <w:divBdr>
        <w:top w:val="none" w:sz="0" w:space="0" w:color="auto"/>
        <w:left w:val="none" w:sz="0" w:space="0" w:color="auto"/>
        <w:bottom w:val="none" w:sz="0" w:space="0" w:color="auto"/>
        <w:right w:val="none" w:sz="0" w:space="0" w:color="auto"/>
      </w:divBdr>
    </w:div>
    <w:div w:id="807011728">
      <w:marLeft w:val="640"/>
      <w:marRight w:val="0"/>
      <w:marTop w:val="0"/>
      <w:marBottom w:val="0"/>
      <w:divBdr>
        <w:top w:val="none" w:sz="0" w:space="0" w:color="auto"/>
        <w:left w:val="none" w:sz="0" w:space="0" w:color="auto"/>
        <w:bottom w:val="none" w:sz="0" w:space="0" w:color="auto"/>
        <w:right w:val="none" w:sz="0" w:space="0" w:color="auto"/>
      </w:divBdr>
    </w:div>
    <w:div w:id="807014336">
      <w:marLeft w:val="640"/>
      <w:marRight w:val="0"/>
      <w:marTop w:val="0"/>
      <w:marBottom w:val="0"/>
      <w:divBdr>
        <w:top w:val="none" w:sz="0" w:space="0" w:color="auto"/>
        <w:left w:val="none" w:sz="0" w:space="0" w:color="auto"/>
        <w:bottom w:val="none" w:sz="0" w:space="0" w:color="auto"/>
        <w:right w:val="none" w:sz="0" w:space="0" w:color="auto"/>
      </w:divBdr>
    </w:div>
    <w:div w:id="807085390">
      <w:marLeft w:val="640"/>
      <w:marRight w:val="0"/>
      <w:marTop w:val="0"/>
      <w:marBottom w:val="0"/>
      <w:divBdr>
        <w:top w:val="none" w:sz="0" w:space="0" w:color="auto"/>
        <w:left w:val="none" w:sz="0" w:space="0" w:color="auto"/>
        <w:bottom w:val="none" w:sz="0" w:space="0" w:color="auto"/>
        <w:right w:val="none" w:sz="0" w:space="0" w:color="auto"/>
      </w:divBdr>
    </w:div>
    <w:div w:id="807090141">
      <w:marLeft w:val="640"/>
      <w:marRight w:val="0"/>
      <w:marTop w:val="0"/>
      <w:marBottom w:val="0"/>
      <w:divBdr>
        <w:top w:val="none" w:sz="0" w:space="0" w:color="auto"/>
        <w:left w:val="none" w:sz="0" w:space="0" w:color="auto"/>
        <w:bottom w:val="none" w:sz="0" w:space="0" w:color="auto"/>
        <w:right w:val="none" w:sz="0" w:space="0" w:color="auto"/>
      </w:divBdr>
    </w:div>
    <w:div w:id="807092115">
      <w:marLeft w:val="640"/>
      <w:marRight w:val="0"/>
      <w:marTop w:val="0"/>
      <w:marBottom w:val="0"/>
      <w:divBdr>
        <w:top w:val="none" w:sz="0" w:space="0" w:color="auto"/>
        <w:left w:val="none" w:sz="0" w:space="0" w:color="auto"/>
        <w:bottom w:val="none" w:sz="0" w:space="0" w:color="auto"/>
        <w:right w:val="none" w:sz="0" w:space="0" w:color="auto"/>
      </w:divBdr>
    </w:div>
    <w:div w:id="807207738">
      <w:marLeft w:val="640"/>
      <w:marRight w:val="0"/>
      <w:marTop w:val="0"/>
      <w:marBottom w:val="0"/>
      <w:divBdr>
        <w:top w:val="none" w:sz="0" w:space="0" w:color="auto"/>
        <w:left w:val="none" w:sz="0" w:space="0" w:color="auto"/>
        <w:bottom w:val="none" w:sz="0" w:space="0" w:color="auto"/>
        <w:right w:val="none" w:sz="0" w:space="0" w:color="auto"/>
      </w:divBdr>
    </w:div>
    <w:div w:id="807209808">
      <w:marLeft w:val="640"/>
      <w:marRight w:val="0"/>
      <w:marTop w:val="0"/>
      <w:marBottom w:val="0"/>
      <w:divBdr>
        <w:top w:val="none" w:sz="0" w:space="0" w:color="auto"/>
        <w:left w:val="none" w:sz="0" w:space="0" w:color="auto"/>
        <w:bottom w:val="none" w:sz="0" w:space="0" w:color="auto"/>
        <w:right w:val="none" w:sz="0" w:space="0" w:color="auto"/>
      </w:divBdr>
    </w:div>
    <w:div w:id="807354939">
      <w:marLeft w:val="640"/>
      <w:marRight w:val="0"/>
      <w:marTop w:val="0"/>
      <w:marBottom w:val="0"/>
      <w:divBdr>
        <w:top w:val="none" w:sz="0" w:space="0" w:color="auto"/>
        <w:left w:val="none" w:sz="0" w:space="0" w:color="auto"/>
        <w:bottom w:val="none" w:sz="0" w:space="0" w:color="auto"/>
        <w:right w:val="none" w:sz="0" w:space="0" w:color="auto"/>
      </w:divBdr>
    </w:div>
    <w:div w:id="807403671">
      <w:marLeft w:val="640"/>
      <w:marRight w:val="0"/>
      <w:marTop w:val="0"/>
      <w:marBottom w:val="0"/>
      <w:divBdr>
        <w:top w:val="none" w:sz="0" w:space="0" w:color="auto"/>
        <w:left w:val="none" w:sz="0" w:space="0" w:color="auto"/>
        <w:bottom w:val="none" w:sz="0" w:space="0" w:color="auto"/>
        <w:right w:val="none" w:sz="0" w:space="0" w:color="auto"/>
      </w:divBdr>
    </w:div>
    <w:div w:id="807430591">
      <w:marLeft w:val="640"/>
      <w:marRight w:val="0"/>
      <w:marTop w:val="0"/>
      <w:marBottom w:val="0"/>
      <w:divBdr>
        <w:top w:val="none" w:sz="0" w:space="0" w:color="auto"/>
        <w:left w:val="none" w:sz="0" w:space="0" w:color="auto"/>
        <w:bottom w:val="none" w:sz="0" w:space="0" w:color="auto"/>
        <w:right w:val="none" w:sz="0" w:space="0" w:color="auto"/>
      </w:divBdr>
    </w:div>
    <w:div w:id="807547693">
      <w:marLeft w:val="640"/>
      <w:marRight w:val="0"/>
      <w:marTop w:val="0"/>
      <w:marBottom w:val="0"/>
      <w:divBdr>
        <w:top w:val="none" w:sz="0" w:space="0" w:color="auto"/>
        <w:left w:val="none" w:sz="0" w:space="0" w:color="auto"/>
        <w:bottom w:val="none" w:sz="0" w:space="0" w:color="auto"/>
        <w:right w:val="none" w:sz="0" w:space="0" w:color="auto"/>
      </w:divBdr>
    </w:div>
    <w:div w:id="807547809">
      <w:marLeft w:val="640"/>
      <w:marRight w:val="0"/>
      <w:marTop w:val="0"/>
      <w:marBottom w:val="0"/>
      <w:divBdr>
        <w:top w:val="none" w:sz="0" w:space="0" w:color="auto"/>
        <w:left w:val="none" w:sz="0" w:space="0" w:color="auto"/>
        <w:bottom w:val="none" w:sz="0" w:space="0" w:color="auto"/>
        <w:right w:val="none" w:sz="0" w:space="0" w:color="auto"/>
      </w:divBdr>
    </w:div>
    <w:div w:id="807549740">
      <w:marLeft w:val="640"/>
      <w:marRight w:val="0"/>
      <w:marTop w:val="0"/>
      <w:marBottom w:val="0"/>
      <w:divBdr>
        <w:top w:val="none" w:sz="0" w:space="0" w:color="auto"/>
        <w:left w:val="none" w:sz="0" w:space="0" w:color="auto"/>
        <w:bottom w:val="none" w:sz="0" w:space="0" w:color="auto"/>
        <w:right w:val="none" w:sz="0" w:space="0" w:color="auto"/>
      </w:divBdr>
    </w:div>
    <w:div w:id="807549868">
      <w:marLeft w:val="640"/>
      <w:marRight w:val="0"/>
      <w:marTop w:val="0"/>
      <w:marBottom w:val="0"/>
      <w:divBdr>
        <w:top w:val="none" w:sz="0" w:space="0" w:color="auto"/>
        <w:left w:val="none" w:sz="0" w:space="0" w:color="auto"/>
        <w:bottom w:val="none" w:sz="0" w:space="0" w:color="auto"/>
        <w:right w:val="none" w:sz="0" w:space="0" w:color="auto"/>
      </w:divBdr>
    </w:div>
    <w:div w:id="807744978">
      <w:marLeft w:val="640"/>
      <w:marRight w:val="0"/>
      <w:marTop w:val="0"/>
      <w:marBottom w:val="0"/>
      <w:divBdr>
        <w:top w:val="none" w:sz="0" w:space="0" w:color="auto"/>
        <w:left w:val="none" w:sz="0" w:space="0" w:color="auto"/>
        <w:bottom w:val="none" w:sz="0" w:space="0" w:color="auto"/>
        <w:right w:val="none" w:sz="0" w:space="0" w:color="auto"/>
      </w:divBdr>
    </w:div>
    <w:div w:id="807745147">
      <w:marLeft w:val="640"/>
      <w:marRight w:val="0"/>
      <w:marTop w:val="0"/>
      <w:marBottom w:val="0"/>
      <w:divBdr>
        <w:top w:val="none" w:sz="0" w:space="0" w:color="auto"/>
        <w:left w:val="none" w:sz="0" w:space="0" w:color="auto"/>
        <w:bottom w:val="none" w:sz="0" w:space="0" w:color="auto"/>
        <w:right w:val="none" w:sz="0" w:space="0" w:color="auto"/>
      </w:divBdr>
    </w:div>
    <w:div w:id="807745611">
      <w:marLeft w:val="640"/>
      <w:marRight w:val="0"/>
      <w:marTop w:val="0"/>
      <w:marBottom w:val="0"/>
      <w:divBdr>
        <w:top w:val="none" w:sz="0" w:space="0" w:color="auto"/>
        <w:left w:val="none" w:sz="0" w:space="0" w:color="auto"/>
        <w:bottom w:val="none" w:sz="0" w:space="0" w:color="auto"/>
        <w:right w:val="none" w:sz="0" w:space="0" w:color="auto"/>
      </w:divBdr>
    </w:div>
    <w:div w:id="807816820">
      <w:marLeft w:val="640"/>
      <w:marRight w:val="0"/>
      <w:marTop w:val="0"/>
      <w:marBottom w:val="0"/>
      <w:divBdr>
        <w:top w:val="none" w:sz="0" w:space="0" w:color="auto"/>
        <w:left w:val="none" w:sz="0" w:space="0" w:color="auto"/>
        <w:bottom w:val="none" w:sz="0" w:space="0" w:color="auto"/>
        <w:right w:val="none" w:sz="0" w:space="0" w:color="auto"/>
      </w:divBdr>
    </w:div>
    <w:div w:id="807938495">
      <w:marLeft w:val="640"/>
      <w:marRight w:val="0"/>
      <w:marTop w:val="0"/>
      <w:marBottom w:val="0"/>
      <w:divBdr>
        <w:top w:val="none" w:sz="0" w:space="0" w:color="auto"/>
        <w:left w:val="none" w:sz="0" w:space="0" w:color="auto"/>
        <w:bottom w:val="none" w:sz="0" w:space="0" w:color="auto"/>
        <w:right w:val="none" w:sz="0" w:space="0" w:color="auto"/>
      </w:divBdr>
    </w:div>
    <w:div w:id="807942500">
      <w:marLeft w:val="640"/>
      <w:marRight w:val="0"/>
      <w:marTop w:val="0"/>
      <w:marBottom w:val="0"/>
      <w:divBdr>
        <w:top w:val="none" w:sz="0" w:space="0" w:color="auto"/>
        <w:left w:val="none" w:sz="0" w:space="0" w:color="auto"/>
        <w:bottom w:val="none" w:sz="0" w:space="0" w:color="auto"/>
        <w:right w:val="none" w:sz="0" w:space="0" w:color="auto"/>
      </w:divBdr>
    </w:div>
    <w:div w:id="808012541">
      <w:marLeft w:val="640"/>
      <w:marRight w:val="0"/>
      <w:marTop w:val="0"/>
      <w:marBottom w:val="0"/>
      <w:divBdr>
        <w:top w:val="none" w:sz="0" w:space="0" w:color="auto"/>
        <w:left w:val="none" w:sz="0" w:space="0" w:color="auto"/>
        <w:bottom w:val="none" w:sz="0" w:space="0" w:color="auto"/>
        <w:right w:val="none" w:sz="0" w:space="0" w:color="auto"/>
      </w:divBdr>
    </w:div>
    <w:div w:id="808017430">
      <w:marLeft w:val="640"/>
      <w:marRight w:val="0"/>
      <w:marTop w:val="0"/>
      <w:marBottom w:val="0"/>
      <w:divBdr>
        <w:top w:val="none" w:sz="0" w:space="0" w:color="auto"/>
        <w:left w:val="none" w:sz="0" w:space="0" w:color="auto"/>
        <w:bottom w:val="none" w:sz="0" w:space="0" w:color="auto"/>
        <w:right w:val="none" w:sz="0" w:space="0" w:color="auto"/>
      </w:divBdr>
    </w:div>
    <w:div w:id="808061669">
      <w:marLeft w:val="640"/>
      <w:marRight w:val="0"/>
      <w:marTop w:val="0"/>
      <w:marBottom w:val="0"/>
      <w:divBdr>
        <w:top w:val="none" w:sz="0" w:space="0" w:color="auto"/>
        <w:left w:val="none" w:sz="0" w:space="0" w:color="auto"/>
        <w:bottom w:val="none" w:sz="0" w:space="0" w:color="auto"/>
        <w:right w:val="none" w:sz="0" w:space="0" w:color="auto"/>
      </w:divBdr>
    </w:div>
    <w:div w:id="808085612">
      <w:marLeft w:val="640"/>
      <w:marRight w:val="0"/>
      <w:marTop w:val="0"/>
      <w:marBottom w:val="0"/>
      <w:divBdr>
        <w:top w:val="none" w:sz="0" w:space="0" w:color="auto"/>
        <w:left w:val="none" w:sz="0" w:space="0" w:color="auto"/>
        <w:bottom w:val="none" w:sz="0" w:space="0" w:color="auto"/>
        <w:right w:val="none" w:sz="0" w:space="0" w:color="auto"/>
      </w:divBdr>
    </w:div>
    <w:div w:id="808129971">
      <w:marLeft w:val="640"/>
      <w:marRight w:val="0"/>
      <w:marTop w:val="0"/>
      <w:marBottom w:val="0"/>
      <w:divBdr>
        <w:top w:val="none" w:sz="0" w:space="0" w:color="auto"/>
        <w:left w:val="none" w:sz="0" w:space="0" w:color="auto"/>
        <w:bottom w:val="none" w:sz="0" w:space="0" w:color="auto"/>
        <w:right w:val="none" w:sz="0" w:space="0" w:color="auto"/>
      </w:divBdr>
    </w:div>
    <w:div w:id="808279364">
      <w:marLeft w:val="640"/>
      <w:marRight w:val="0"/>
      <w:marTop w:val="0"/>
      <w:marBottom w:val="0"/>
      <w:divBdr>
        <w:top w:val="none" w:sz="0" w:space="0" w:color="auto"/>
        <w:left w:val="none" w:sz="0" w:space="0" w:color="auto"/>
        <w:bottom w:val="none" w:sz="0" w:space="0" w:color="auto"/>
        <w:right w:val="none" w:sz="0" w:space="0" w:color="auto"/>
      </w:divBdr>
    </w:div>
    <w:div w:id="808284023">
      <w:marLeft w:val="640"/>
      <w:marRight w:val="0"/>
      <w:marTop w:val="0"/>
      <w:marBottom w:val="0"/>
      <w:divBdr>
        <w:top w:val="none" w:sz="0" w:space="0" w:color="auto"/>
        <w:left w:val="none" w:sz="0" w:space="0" w:color="auto"/>
        <w:bottom w:val="none" w:sz="0" w:space="0" w:color="auto"/>
        <w:right w:val="none" w:sz="0" w:space="0" w:color="auto"/>
      </w:divBdr>
    </w:div>
    <w:div w:id="808397865">
      <w:marLeft w:val="640"/>
      <w:marRight w:val="0"/>
      <w:marTop w:val="0"/>
      <w:marBottom w:val="0"/>
      <w:divBdr>
        <w:top w:val="none" w:sz="0" w:space="0" w:color="auto"/>
        <w:left w:val="none" w:sz="0" w:space="0" w:color="auto"/>
        <w:bottom w:val="none" w:sz="0" w:space="0" w:color="auto"/>
        <w:right w:val="none" w:sz="0" w:space="0" w:color="auto"/>
      </w:divBdr>
    </w:div>
    <w:div w:id="808472958">
      <w:marLeft w:val="640"/>
      <w:marRight w:val="0"/>
      <w:marTop w:val="0"/>
      <w:marBottom w:val="0"/>
      <w:divBdr>
        <w:top w:val="none" w:sz="0" w:space="0" w:color="auto"/>
        <w:left w:val="none" w:sz="0" w:space="0" w:color="auto"/>
        <w:bottom w:val="none" w:sz="0" w:space="0" w:color="auto"/>
        <w:right w:val="none" w:sz="0" w:space="0" w:color="auto"/>
      </w:divBdr>
    </w:div>
    <w:div w:id="808478843">
      <w:marLeft w:val="640"/>
      <w:marRight w:val="0"/>
      <w:marTop w:val="0"/>
      <w:marBottom w:val="0"/>
      <w:divBdr>
        <w:top w:val="none" w:sz="0" w:space="0" w:color="auto"/>
        <w:left w:val="none" w:sz="0" w:space="0" w:color="auto"/>
        <w:bottom w:val="none" w:sz="0" w:space="0" w:color="auto"/>
        <w:right w:val="none" w:sz="0" w:space="0" w:color="auto"/>
      </w:divBdr>
    </w:div>
    <w:div w:id="808591310">
      <w:marLeft w:val="640"/>
      <w:marRight w:val="0"/>
      <w:marTop w:val="0"/>
      <w:marBottom w:val="0"/>
      <w:divBdr>
        <w:top w:val="none" w:sz="0" w:space="0" w:color="auto"/>
        <w:left w:val="none" w:sz="0" w:space="0" w:color="auto"/>
        <w:bottom w:val="none" w:sz="0" w:space="0" w:color="auto"/>
        <w:right w:val="none" w:sz="0" w:space="0" w:color="auto"/>
      </w:divBdr>
    </w:div>
    <w:div w:id="808596836">
      <w:marLeft w:val="640"/>
      <w:marRight w:val="0"/>
      <w:marTop w:val="0"/>
      <w:marBottom w:val="0"/>
      <w:divBdr>
        <w:top w:val="none" w:sz="0" w:space="0" w:color="auto"/>
        <w:left w:val="none" w:sz="0" w:space="0" w:color="auto"/>
        <w:bottom w:val="none" w:sz="0" w:space="0" w:color="auto"/>
        <w:right w:val="none" w:sz="0" w:space="0" w:color="auto"/>
      </w:divBdr>
    </w:div>
    <w:div w:id="808598300">
      <w:marLeft w:val="640"/>
      <w:marRight w:val="0"/>
      <w:marTop w:val="0"/>
      <w:marBottom w:val="0"/>
      <w:divBdr>
        <w:top w:val="none" w:sz="0" w:space="0" w:color="auto"/>
        <w:left w:val="none" w:sz="0" w:space="0" w:color="auto"/>
        <w:bottom w:val="none" w:sz="0" w:space="0" w:color="auto"/>
        <w:right w:val="none" w:sz="0" w:space="0" w:color="auto"/>
      </w:divBdr>
    </w:div>
    <w:div w:id="808668401">
      <w:marLeft w:val="640"/>
      <w:marRight w:val="0"/>
      <w:marTop w:val="0"/>
      <w:marBottom w:val="0"/>
      <w:divBdr>
        <w:top w:val="none" w:sz="0" w:space="0" w:color="auto"/>
        <w:left w:val="none" w:sz="0" w:space="0" w:color="auto"/>
        <w:bottom w:val="none" w:sz="0" w:space="0" w:color="auto"/>
        <w:right w:val="none" w:sz="0" w:space="0" w:color="auto"/>
      </w:divBdr>
    </w:div>
    <w:div w:id="808670870">
      <w:marLeft w:val="640"/>
      <w:marRight w:val="0"/>
      <w:marTop w:val="0"/>
      <w:marBottom w:val="0"/>
      <w:divBdr>
        <w:top w:val="none" w:sz="0" w:space="0" w:color="auto"/>
        <w:left w:val="none" w:sz="0" w:space="0" w:color="auto"/>
        <w:bottom w:val="none" w:sz="0" w:space="0" w:color="auto"/>
        <w:right w:val="none" w:sz="0" w:space="0" w:color="auto"/>
      </w:divBdr>
    </w:div>
    <w:div w:id="808672852">
      <w:marLeft w:val="640"/>
      <w:marRight w:val="0"/>
      <w:marTop w:val="0"/>
      <w:marBottom w:val="0"/>
      <w:divBdr>
        <w:top w:val="none" w:sz="0" w:space="0" w:color="auto"/>
        <w:left w:val="none" w:sz="0" w:space="0" w:color="auto"/>
        <w:bottom w:val="none" w:sz="0" w:space="0" w:color="auto"/>
        <w:right w:val="none" w:sz="0" w:space="0" w:color="auto"/>
      </w:divBdr>
    </w:div>
    <w:div w:id="808741627">
      <w:marLeft w:val="640"/>
      <w:marRight w:val="0"/>
      <w:marTop w:val="0"/>
      <w:marBottom w:val="0"/>
      <w:divBdr>
        <w:top w:val="none" w:sz="0" w:space="0" w:color="auto"/>
        <w:left w:val="none" w:sz="0" w:space="0" w:color="auto"/>
        <w:bottom w:val="none" w:sz="0" w:space="0" w:color="auto"/>
        <w:right w:val="none" w:sz="0" w:space="0" w:color="auto"/>
      </w:divBdr>
    </w:div>
    <w:div w:id="808858471">
      <w:marLeft w:val="640"/>
      <w:marRight w:val="0"/>
      <w:marTop w:val="0"/>
      <w:marBottom w:val="0"/>
      <w:divBdr>
        <w:top w:val="none" w:sz="0" w:space="0" w:color="auto"/>
        <w:left w:val="none" w:sz="0" w:space="0" w:color="auto"/>
        <w:bottom w:val="none" w:sz="0" w:space="0" w:color="auto"/>
        <w:right w:val="none" w:sz="0" w:space="0" w:color="auto"/>
      </w:divBdr>
    </w:div>
    <w:div w:id="808862080">
      <w:marLeft w:val="640"/>
      <w:marRight w:val="0"/>
      <w:marTop w:val="0"/>
      <w:marBottom w:val="0"/>
      <w:divBdr>
        <w:top w:val="none" w:sz="0" w:space="0" w:color="auto"/>
        <w:left w:val="none" w:sz="0" w:space="0" w:color="auto"/>
        <w:bottom w:val="none" w:sz="0" w:space="0" w:color="auto"/>
        <w:right w:val="none" w:sz="0" w:space="0" w:color="auto"/>
      </w:divBdr>
    </w:div>
    <w:div w:id="808938619">
      <w:marLeft w:val="640"/>
      <w:marRight w:val="0"/>
      <w:marTop w:val="0"/>
      <w:marBottom w:val="0"/>
      <w:divBdr>
        <w:top w:val="none" w:sz="0" w:space="0" w:color="auto"/>
        <w:left w:val="none" w:sz="0" w:space="0" w:color="auto"/>
        <w:bottom w:val="none" w:sz="0" w:space="0" w:color="auto"/>
        <w:right w:val="none" w:sz="0" w:space="0" w:color="auto"/>
      </w:divBdr>
    </w:div>
    <w:div w:id="808940952">
      <w:marLeft w:val="640"/>
      <w:marRight w:val="0"/>
      <w:marTop w:val="0"/>
      <w:marBottom w:val="0"/>
      <w:divBdr>
        <w:top w:val="none" w:sz="0" w:space="0" w:color="auto"/>
        <w:left w:val="none" w:sz="0" w:space="0" w:color="auto"/>
        <w:bottom w:val="none" w:sz="0" w:space="0" w:color="auto"/>
        <w:right w:val="none" w:sz="0" w:space="0" w:color="auto"/>
      </w:divBdr>
    </w:div>
    <w:div w:id="808980330">
      <w:marLeft w:val="640"/>
      <w:marRight w:val="0"/>
      <w:marTop w:val="0"/>
      <w:marBottom w:val="0"/>
      <w:divBdr>
        <w:top w:val="none" w:sz="0" w:space="0" w:color="auto"/>
        <w:left w:val="none" w:sz="0" w:space="0" w:color="auto"/>
        <w:bottom w:val="none" w:sz="0" w:space="0" w:color="auto"/>
        <w:right w:val="none" w:sz="0" w:space="0" w:color="auto"/>
      </w:divBdr>
    </w:div>
    <w:div w:id="808981401">
      <w:marLeft w:val="640"/>
      <w:marRight w:val="0"/>
      <w:marTop w:val="0"/>
      <w:marBottom w:val="0"/>
      <w:divBdr>
        <w:top w:val="none" w:sz="0" w:space="0" w:color="auto"/>
        <w:left w:val="none" w:sz="0" w:space="0" w:color="auto"/>
        <w:bottom w:val="none" w:sz="0" w:space="0" w:color="auto"/>
        <w:right w:val="none" w:sz="0" w:space="0" w:color="auto"/>
      </w:divBdr>
    </w:div>
    <w:div w:id="809051315">
      <w:marLeft w:val="640"/>
      <w:marRight w:val="0"/>
      <w:marTop w:val="0"/>
      <w:marBottom w:val="0"/>
      <w:divBdr>
        <w:top w:val="none" w:sz="0" w:space="0" w:color="auto"/>
        <w:left w:val="none" w:sz="0" w:space="0" w:color="auto"/>
        <w:bottom w:val="none" w:sz="0" w:space="0" w:color="auto"/>
        <w:right w:val="none" w:sz="0" w:space="0" w:color="auto"/>
      </w:divBdr>
    </w:div>
    <w:div w:id="809056779">
      <w:marLeft w:val="640"/>
      <w:marRight w:val="0"/>
      <w:marTop w:val="0"/>
      <w:marBottom w:val="0"/>
      <w:divBdr>
        <w:top w:val="none" w:sz="0" w:space="0" w:color="auto"/>
        <w:left w:val="none" w:sz="0" w:space="0" w:color="auto"/>
        <w:bottom w:val="none" w:sz="0" w:space="0" w:color="auto"/>
        <w:right w:val="none" w:sz="0" w:space="0" w:color="auto"/>
      </w:divBdr>
    </w:div>
    <w:div w:id="809060214">
      <w:marLeft w:val="640"/>
      <w:marRight w:val="0"/>
      <w:marTop w:val="0"/>
      <w:marBottom w:val="0"/>
      <w:divBdr>
        <w:top w:val="none" w:sz="0" w:space="0" w:color="auto"/>
        <w:left w:val="none" w:sz="0" w:space="0" w:color="auto"/>
        <w:bottom w:val="none" w:sz="0" w:space="0" w:color="auto"/>
        <w:right w:val="none" w:sz="0" w:space="0" w:color="auto"/>
      </w:divBdr>
    </w:div>
    <w:div w:id="809127653">
      <w:marLeft w:val="640"/>
      <w:marRight w:val="0"/>
      <w:marTop w:val="0"/>
      <w:marBottom w:val="0"/>
      <w:divBdr>
        <w:top w:val="none" w:sz="0" w:space="0" w:color="auto"/>
        <w:left w:val="none" w:sz="0" w:space="0" w:color="auto"/>
        <w:bottom w:val="none" w:sz="0" w:space="0" w:color="auto"/>
        <w:right w:val="none" w:sz="0" w:space="0" w:color="auto"/>
      </w:divBdr>
    </w:div>
    <w:div w:id="809203270">
      <w:marLeft w:val="640"/>
      <w:marRight w:val="0"/>
      <w:marTop w:val="0"/>
      <w:marBottom w:val="0"/>
      <w:divBdr>
        <w:top w:val="none" w:sz="0" w:space="0" w:color="auto"/>
        <w:left w:val="none" w:sz="0" w:space="0" w:color="auto"/>
        <w:bottom w:val="none" w:sz="0" w:space="0" w:color="auto"/>
        <w:right w:val="none" w:sz="0" w:space="0" w:color="auto"/>
      </w:divBdr>
    </w:div>
    <w:div w:id="809204695">
      <w:marLeft w:val="640"/>
      <w:marRight w:val="0"/>
      <w:marTop w:val="0"/>
      <w:marBottom w:val="0"/>
      <w:divBdr>
        <w:top w:val="none" w:sz="0" w:space="0" w:color="auto"/>
        <w:left w:val="none" w:sz="0" w:space="0" w:color="auto"/>
        <w:bottom w:val="none" w:sz="0" w:space="0" w:color="auto"/>
        <w:right w:val="none" w:sz="0" w:space="0" w:color="auto"/>
      </w:divBdr>
    </w:div>
    <w:div w:id="809320658">
      <w:marLeft w:val="640"/>
      <w:marRight w:val="0"/>
      <w:marTop w:val="0"/>
      <w:marBottom w:val="0"/>
      <w:divBdr>
        <w:top w:val="none" w:sz="0" w:space="0" w:color="auto"/>
        <w:left w:val="none" w:sz="0" w:space="0" w:color="auto"/>
        <w:bottom w:val="none" w:sz="0" w:space="0" w:color="auto"/>
        <w:right w:val="none" w:sz="0" w:space="0" w:color="auto"/>
      </w:divBdr>
    </w:div>
    <w:div w:id="809325487">
      <w:marLeft w:val="640"/>
      <w:marRight w:val="0"/>
      <w:marTop w:val="0"/>
      <w:marBottom w:val="0"/>
      <w:divBdr>
        <w:top w:val="none" w:sz="0" w:space="0" w:color="auto"/>
        <w:left w:val="none" w:sz="0" w:space="0" w:color="auto"/>
        <w:bottom w:val="none" w:sz="0" w:space="0" w:color="auto"/>
        <w:right w:val="none" w:sz="0" w:space="0" w:color="auto"/>
      </w:divBdr>
    </w:div>
    <w:div w:id="809370329">
      <w:marLeft w:val="640"/>
      <w:marRight w:val="0"/>
      <w:marTop w:val="0"/>
      <w:marBottom w:val="0"/>
      <w:divBdr>
        <w:top w:val="none" w:sz="0" w:space="0" w:color="auto"/>
        <w:left w:val="none" w:sz="0" w:space="0" w:color="auto"/>
        <w:bottom w:val="none" w:sz="0" w:space="0" w:color="auto"/>
        <w:right w:val="none" w:sz="0" w:space="0" w:color="auto"/>
      </w:divBdr>
    </w:div>
    <w:div w:id="809400751">
      <w:marLeft w:val="640"/>
      <w:marRight w:val="0"/>
      <w:marTop w:val="0"/>
      <w:marBottom w:val="0"/>
      <w:divBdr>
        <w:top w:val="none" w:sz="0" w:space="0" w:color="auto"/>
        <w:left w:val="none" w:sz="0" w:space="0" w:color="auto"/>
        <w:bottom w:val="none" w:sz="0" w:space="0" w:color="auto"/>
        <w:right w:val="none" w:sz="0" w:space="0" w:color="auto"/>
      </w:divBdr>
    </w:div>
    <w:div w:id="809441063">
      <w:marLeft w:val="640"/>
      <w:marRight w:val="0"/>
      <w:marTop w:val="0"/>
      <w:marBottom w:val="0"/>
      <w:divBdr>
        <w:top w:val="none" w:sz="0" w:space="0" w:color="auto"/>
        <w:left w:val="none" w:sz="0" w:space="0" w:color="auto"/>
        <w:bottom w:val="none" w:sz="0" w:space="0" w:color="auto"/>
        <w:right w:val="none" w:sz="0" w:space="0" w:color="auto"/>
      </w:divBdr>
    </w:div>
    <w:div w:id="809520089">
      <w:marLeft w:val="640"/>
      <w:marRight w:val="0"/>
      <w:marTop w:val="0"/>
      <w:marBottom w:val="0"/>
      <w:divBdr>
        <w:top w:val="none" w:sz="0" w:space="0" w:color="auto"/>
        <w:left w:val="none" w:sz="0" w:space="0" w:color="auto"/>
        <w:bottom w:val="none" w:sz="0" w:space="0" w:color="auto"/>
        <w:right w:val="none" w:sz="0" w:space="0" w:color="auto"/>
      </w:divBdr>
    </w:div>
    <w:div w:id="809589511">
      <w:marLeft w:val="640"/>
      <w:marRight w:val="0"/>
      <w:marTop w:val="0"/>
      <w:marBottom w:val="0"/>
      <w:divBdr>
        <w:top w:val="none" w:sz="0" w:space="0" w:color="auto"/>
        <w:left w:val="none" w:sz="0" w:space="0" w:color="auto"/>
        <w:bottom w:val="none" w:sz="0" w:space="0" w:color="auto"/>
        <w:right w:val="none" w:sz="0" w:space="0" w:color="auto"/>
      </w:divBdr>
    </w:div>
    <w:div w:id="809639548">
      <w:marLeft w:val="640"/>
      <w:marRight w:val="0"/>
      <w:marTop w:val="0"/>
      <w:marBottom w:val="0"/>
      <w:divBdr>
        <w:top w:val="none" w:sz="0" w:space="0" w:color="auto"/>
        <w:left w:val="none" w:sz="0" w:space="0" w:color="auto"/>
        <w:bottom w:val="none" w:sz="0" w:space="0" w:color="auto"/>
        <w:right w:val="none" w:sz="0" w:space="0" w:color="auto"/>
      </w:divBdr>
    </w:div>
    <w:div w:id="809664287">
      <w:marLeft w:val="640"/>
      <w:marRight w:val="0"/>
      <w:marTop w:val="0"/>
      <w:marBottom w:val="0"/>
      <w:divBdr>
        <w:top w:val="none" w:sz="0" w:space="0" w:color="auto"/>
        <w:left w:val="none" w:sz="0" w:space="0" w:color="auto"/>
        <w:bottom w:val="none" w:sz="0" w:space="0" w:color="auto"/>
        <w:right w:val="none" w:sz="0" w:space="0" w:color="auto"/>
      </w:divBdr>
    </w:div>
    <w:div w:id="809664426">
      <w:marLeft w:val="640"/>
      <w:marRight w:val="0"/>
      <w:marTop w:val="0"/>
      <w:marBottom w:val="0"/>
      <w:divBdr>
        <w:top w:val="none" w:sz="0" w:space="0" w:color="auto"/>
        <w:left w:val="none" w:sz="0" w:space="0" w:color="auto"/>
        <w:bottom w:val="none" w:sz="0" w:space="0" w:color="auto"/>
        <w:right w:val="none" w:sz="0" w:space="0" w:color="auto"/>
      </w:divBdr>
    </w:div>
    <w:div w:id="809715028">
      <w:marLeft w:val="640"/>
      <w:marRight w:val="0"/>
      <w:marTop w:val="0"/>
      <w:marBottom w:val="0"/>
      <w:divBdr>
        <w:top w:val="none" w:sz="0" w:space="0" w:color="auto"/>
        <w:left w:val="none" w:sz="0" w:space="0" w:color="auto"/>
        <w:bottom w:val="none" w:sz="0" w:space="0" w:color="auto"/>
        <w:right w:val="none" w:sz="0" w:space="0" w:color="auto"/>
      </w:divBdr>
    </w:div>
    <w:div w:id="809783101">
      <w:marLeft w:val="640"/>
      <w:marRight w:val="0"/>
      <w:marTop w:val="0"/>
      <w:marBottom w:val="0"/>
      <w:divBdr>
        <w:top w:val="none" w:sz="0" w:space="0" w:color="auto"/>
        <w:left w:val="none" w:sz="0" w:space="0" w:color="auto"/>
        <w:bottom w:val="none" w:sz="0" w:space="0" w:color="auto"/>
        <w:right w:val="none" w:sz="0" w:space="0" w:color="auto"/>
      </w:divBdr>
    </w:div>
    <w:div w:id="809901955">
      <w:marLeft w:val="640"/>
      <w:marRight w:val="0"/>
      <w:marTop w:val="0"/>
      <w:marBottom w:val="0"/>
      <w:divBdr>
        <w:top w:val="none" w:sz="0" w:space="0" w:color="auto"/>
        <w:left w:val="none" w:sz="0" w:space="0" w:color="auto"/>
        <w:bottom w:val="none" w:sz="0" w:space="0" w:color="auto"/>
        <w:right w:val="none" w:sz="0" w:space="0" w:color="auto"/>
      </w:divBdr>
    </w:div>
    <w:div w:id="809909510">
      <w:marLeft w:val="640"/>
      <w:marRight w:val="0"/>
      <w:marTop w:val="0"/>
      <w:marBottom w:val="0"/>
      <w:divBdr>
        <w:top w:val="none" w:sz="0" w:space="0" w:color="auto"/>
        <w:left w:val="none" w:sz="0" w:space="0" w:color="auto"/>
        <w:bottom w:val="none" w:sz="0" w:space="0" w:color="auto"/>
        <w:right w:val="none" w:sz="0" w:space="0" w:color="auto"/>
      </w:divBdr>
    </w:div>
    <w:div w:id="810027014">
      <w:marLeft w:val="640"/>
      <w:marRight w:val="0"/>
      <w:marTop w:val="0"/>
      <w:marBottom w:val="0"/>
      <w:divBdr>
        <w:top w:val="none" w:sz="0" w:space="0" w:color="auto"/>
        <w:left w:val="none" w:sz="0" w:space="0" w:color="auto"/>
        <w:bottom w:val="none" w:sz="0" w:space="0" w:color="auto"/>
        <w:right w:val="none" w:sz="0" w:space="0" w:color="auto"/>
      </w:divBdr>
    </w:div>
    <w:div w:id="810053489">
      <w:marLeft w:val="640"/>
      <w:marRight w:val="0"/>
      <w:marTop w:val="0"/>
      <w:marBottom w:val="0"/>
      <w:divBdr>
        <w:top w:val="none" w:sz="0" w:space="0" w:color="auto"/>
        <w:left w:val="none" w:sz="0" w:space="0" w:color="auto"/>
        <w:bottom w:val="none" w:sz="0" w:space="0" w:color="auto"/>
        <w:right w:val="none" w:sz="0" w:space="0" w:color="auto"/>
      </w:divBdr>
    </w:div>
    <w:div w:id="810056136">
      <w:marLeft w:val="640"/>
      <w:marRight w:val="0"/>
      <w:marTop w:val="0"/>
      <w:marBottom w:val="0"/>
      <w:divBdr>
        <w:top w:val="none" w:sz="0" w:space="0" w:color="auto"/>
        <w:left w:val="none" w:sz="0" w:space="0" w:color="auto"/>
        <w:bottom w:val="none" w:sz="0" w:space="0" w:color="auto"/>
        <w:right w:val="none" w:sz="0" w:space="0" w:color="auto"/>
      </w:divBdr>
    </w:div>
    <w:div w:id="810094239">
      <w:marLeft w:val="640"/>
      <w:marRight w:val="0"/>
      <w:marTop w:val="0"/>
      <w:marBottom w:val="0"/>
      <w:divBdr>
        <w:top w:val="none" w:sz="0" w:space="0" w:color="auto"/>
        <w:left w:val="none" w:sz="0" w:space="0" w:color="auto"/>
        <w:bottom w:val="none" w:sz="0" w:space="0" w:color="auto"/>
        <w:right w:val="none" w:sz="0" w:space="0" w:color="auto"/>
      </w:divBdr>
    </w:div>
    <w:div w:id="810094835">
      <w:marLeft w:val="640"/>
      <w:marRight w:val="0"/>
      <w:marTop w:val="0"/>
      <w:marBottom w:val="0"/>
      <w:divBdr>
        <w:top w:val="none" w:sz="0" w:space="0" w:color="auto"/>
        <w:left w:val="none" w:sz="0" w:space="0" w:color="auto"/>
        <w:bottom w:val="none" w:sz="0" w:space="0" w:color="auto"/>
        <w:right w:val="none" w:sz="0" w:space="0" w:color="auto"/>
      </w:divBdr>
    </w:div>
    <w:div w:id="810095184">
      <w:marLeft w:val="640"/>
      <w:marRight w:val="0"/>
      <w:marTop w:val="0"/>
      <w:marBottom w:val="0"/>
      <w:divBdr>
        <w:top w:val="none" w:sz="0" w:space="0" w:color="auto"/>
        <w:left w:val="none" w:sz="0" w:space="0" w:color="auto"/>
        <w:bottom w:val="none" w:sz="0" w:space="0" w:color="auto"/>
        <w:right w:val="none" w:sz="0" w:space="0" w:color="auto"/>
      </w:divBdr>
    </w:div>
    <w:div w:id="810176994">
      <w:marLeft w:val="640"/>
      <w:marRight w:val="0"/>
      <w:marTop w:val="0"/>
      <w:marBottom w:val="0"/>
      <w:divBdr>
        <w:top w:val="none" w:sz="0" w:space="0" w:color="auto"/>
        <w:left w:val="none" w:sz="0" w:space="0" w:color="auto"/>
        <w:bottom w:val="none" w:sz="0" w:space="0" w:color="auto"/>
        <w:right w:val="none" w:sz="0" w:space="0" w:color="auto"/>
      </w:divBdr>
    </w:div>
    <w:div w:id="810244429">
      <w:marLeft w:val="640"/>
      <w:marRight w:val="0"/>
      <w:marTop w:val="0"/>
      <w:marBottom w:val="0"/>
      <w:divBdr>
        <w:top w:val="none" w:sz="0" w:space="0" w:color="auto"/>
        <w:left w:val="none" w:sz="0" w:space="0" w:color="auto"/>
        <w:bottom w:val="none" w:sz="0" w:space="0" w:color="auto"/>
        <w:right w:val="none" w:sz="0" w:space="0" w:color="auto"/>
      </w:divBdr>
    </w:div>
    <w:div w:id="810246747">
      <w:marLeft w:val="640"/>
      <w:marRight w:val="0"/>
      <w:marTop w:val="0"/>
      <w:marBottom w:val="0"/>
      <w:divBdr>
        <w:top w:val="none" w:sz="0" w:space="0" w:color="auto"/>
        <w:left w:val="none" w:sz="0" w:space="0" w:color="auto"/>
        <w:bottom w:val="none" w:sz="0" w:space="0" w:color="auto"/>
        <w:right w:val="none" w:sz="0" w:space="0" w:color="auto"/>
      </w:divBdr>
    </w:div>
    <w:div w:id="810442091">
      <w:marLeft w:val="640"/>
      <w:marRight w:val="0"/>
      <w:marTop w:val="0"/>
      <w:marBottom w:val="0"/>
      <w:divBdr>
        <w:top w:val="none" w:sz="0" w:space="0" w:color="auto"/>
        <w:left w:val="none" w:sz="0" w:space="0" w:color="auto"/>
        <w:bottom w:val="none" w:sz="0" w:space="0" w:color="auto"/>
        <w:right w:val="none" w:sz="0" w:space="0" w:color="auto"/>
      </w:divBdr>
    </w:div>
    <w:div w:id="810446073">
      <w:marLeft w:val="640"/>
      <w:marRight w:val="0"/>
      <w:marTop w:val="0"/>
      <w:marBottom w:val="0"/>
      <w:divBdr>
        <w:top w:val="none" w:sz="0" w:space="0" w:color="auto"/>
        <w:left w:val="none" w:sz="0" w:space="0" w:color="auto"/>
        <w:bottom w:val="none" w:sz="0" w:space="0" w:color="auto"/>
        <w:right w:val="none" w:sz="0" w:space="0" w:color="auto"/>
      </w:divBdr>
    </w:div>
    <w:div w:id="810446705">
      <w:marLeft w:val="640"/>
      <w:marRight w:val="0"/>
      <w:marTop w:val="0"/>
      <w:marBottom w:val="0"/>
      <w:divBdr>
        <w:top w:val="none" w:sz="0" w:space="0" w:color="auto"/>
        <w:left w:val="none" w:sz="0" w:space="0" w:color="auto"/>
        <w:bottom w:val="none" w:sz="0" w:space="0" w:color="auto"/>
        <w:right w:val="none" w:sz="0" w:space="0" w:color="auto"/>
      </w:divBdr>
    </w:div>
    <w:div w:id="810485423">
      <w:marLeft w:val="640"/>
      <w:marRight w:val="0"/>
      <w:marTop w:val="0"/>
      <w:marBottom w:val="0"/>
      <w:divBdr>
        <w:top w:val="none" w:sz="0" w:space="0" w:color="auto"/>
        <w:left w:val="none" w:sz="0" w:space="0" w:color="auto"/>
        <w:bottom w:val="none" w:sz="0" w:space="0" w:color="auto"/>
        <w:right w:val="none" w:sz="0" w:space="0" w:color="auto"/>
      </w:divBdr>
    </w:div>
    <w:div w:id="810489211">
      <w:marLeft w:val="640"/>
      <w:marRight w:val="0"/>
      <w:marTop w:val="0"/>
      <w:marBottom w:val="0"/>
      <w:divBdr>
        <w:top w:val="none" w:sz="0" w:space="0" w:color="auto"/>
        <w:left w:val="none" w:sz="0" w:space="0" w:color="auto"/>
        <w:bottom w:val="none" w:sz="0" w:space="0" w:color="auto"/>
        <w:right w:val="none" w:sz="0" w:space="0" w:color="auto"/>
      </w:divBdr>
    </w:div>
    <w:div w:id="810561011">
      <w:marLeft w:val="640"/>
      <w:marRight w:val="0"/>
      <w:marTop w:val="0"/>
      <w:marBottom w:val="0"/>
      <w:divBdr>
        <w:top w:val="none" w:sz="0" w:space="0" w:color="auto"/>
        <w:left w:val="none" w:sz="0" w:space="0" w:color="auto"/>
        <w:bottom w:val="none" w:sz="0" w:space="0" w:color="auto"/>
        <w:right w:val="none" w:sz="0" w:space="0" w:color="auto"/>
      </w:divBdr>
    </w:div>
    <w:div w:id="810634578">
      <w:marLeft w:val="640"/>
      <w:marRight w:val="0"/>
      <w:marTop w:val="0"/>
      <w:marBottom w:val="0"/>
      <w:divBdr>
        <w:top w:val="none" w:sz="0" w:space="0" w:color="auto"/>
        <w:left w:val="none" w:sz="0" w:space="0" w:color="auto"/>
        <w:bottom w:val="none" w:sz="0" w:space="0" w:color="auto"/>
        <w:right w:val="none" w:sz="0" w:space="0" w:color="auto"/>
      </w:divBdr>
    </w:div>
    <w:div w:id="810636208">
      <w:marLeft w:val="640"/>
      <w:marRight w:val="0"/>
      <w:marTop w:val="0"/>
      <w:marBottom w:val="0"/>
      <w:divBdr>
        <w:top w:val="none" w:sz="0" w:space="0" w:color="auto"/>
        <w:left w:val="none" w:sz="0" w:space="0" w:color="auto"/>
        <w:bottom w:val="none" w:sz="0" w:space="0" w:color="auto"/>
        <w:right w:val="none" w:sz="0" w:space="0" w:color="auto"/>
      </w:divBdr>
    </w:div>
    <w:div w:id="810708030">
      <w:marLeft w:val="640"/>
      <w:marRight w:val="0"/>
      <w:marTop w:val="0"/>
      <w:marBottom w:val="0"/>
      <w:divBdr>
        <w:top w:val="none" w:sz="0" w:space="0" w:color="auto"/>
        <w:left w:val="none" w:sz="0" w:space="0" w:color="auto"/>
        <w:bottom w:val="none" w:sz="0" w:space="0" w:color="auto"/>
        <w:right w:val="none" w:sz="0" w:space="0" w:color="auto"/>
      </w:divBdr>
    </w:div>
    <w:div w:id="810749643">
      <w:marLeft w:val="640"/>
      <w:marRight w:val="0"/>
      <w:marTop w:val="0"/>
      <w:marBottom w:val="0"/>
      <w:divBdr>
        <w:top w:val="none" w:sz="0" w:space="0" w:color="auto"/>
        <w:left w:val="none" w:sz="0" w:space="0" w:color="auto"/>
        <w:bottom w:val="none" w:sz="0" w:space="0" w:color="auto"/>
        <w:right w:val="none" w:sz="0" w:space="0" w:color="auto"/>
      </w:divBdr>
    </w:div>
    <w:div w:id="810825207">
      <w:marLeft w:val="640"/>
      <w:marRight w:val="0"/>
      <w:marTop w:val="0"/>
      <w:marBottom w:val="0"/>
      <w:divBdr>
        <w:top w:val="none" w:sz="0" w:space="0" w:color="auto"/>
        <w:left w:val="none" w:sz="0" w:space="0" w:color="auto"/>
        <w:bottom w:val="none" w:sz="0" w:space="0" w:color="auto"/>
        <w:right w:val="none" w:sz="0" w:space="0" w:color="auto"/>
      </w:divBdr>
    </w:div>
    <w:div w:id="811024910">
      <w:marLeft w:val="640"/>
      <w:marRight w:val="0"/>
      <w:marTop w:val="0"/>
      <w:marBottom w:val="0"/>
      <w:divBdr>
        <w:top w:val="none" w:sz="0" w:space="0" w:color="auto"/>
        <w:left w:val="none" w:sz="0" w:space="0" w:color="auto"/>
        <w:bottom w:val="none" w:sz="0" w:space="0" w:color="auto"/>
        <w:right w:val="none" w:sz="0" w:space="0" w:color="auto"/>
      </w:divBdr>
    </w:div>
    <w:div w:id="811093049">
      <w:marLeft w:val="640"/>
      <w:marRight w:val="0"/>
      <w:marTop w:val="0"/>
      <w:marBottom w:val="0"/>
      <w:divBdr>
        <w:top w:val="none" w:sz="0" w:space="0" w:color="auto"/>
        <w:left w:val="none" w:sz="0" w:space="0" w:color="auto"/>
        <w:bottom w:val="none" w:sz="0" w:space="0" w:color="auto"/>
        <w:right w:val="none" w:sz="0" w:space="0" w:color="auto"/>
      </w:divBdr>
    </w:div>
    <w:div w:id="811143688">
      <w:marLeft w:val="640"/>
      <w:marRight w:val="0"/>
      <w:marTop w:val="0"/>
      <w:marBottom w:val="0"/>
      <w:divBdr>
        <w:top w:val="none" w:sz="0" w:space="0" w:color="auto"/>
        <w:left w:val="none" w:sz="0" w:space="0" w:color="auto"/>
        <w:bottom w:val="none" w:sz="0" w:space="0" w:color="auto"/>
        <w:right w:val="none" w:sz="0" w:space="0" w:color="auto"/>
      </w:divBdr>
    </w:div>
    <w:div w:id="811144619">
      <w:marLeft w:val="640"/>
      <w:marRight w:val="0"/>
      <w:marTop w:val="0"/>
      <w:marBottom w:val="0"/>
      <w:divBdr>
        <w:top w:val="none" w:sz="0" w:space="0" w:color="auto"/>
        <w:left w:val="none" w:sz="0" w:space="0" w:color="auto"/>
        <w:bottom w:val="none" w:sz="0" w:space="0" w:color="auto"/>
        <w:right w:val="none" w:sz="0" w:space="0" w:color="auto"/>
      </w:divBdr>
    </w:div>
    <w:div w:id="811170568">
      <w:marLeft w:val="640"/>
      <w:marRight w:val="0"/>
      <w:marTop w:val="0"/>
      <w:marBottom w:val="0"/>
      <w:divBdr>
        <w:top w:val="none" w:sz="0" w:space="0" w:color="auto"/>
        <w:left w:val="none" w:sz="0" w:space="0" w:color="auto"/>
        <w:bottom w:val="none" w:sz="0" w:space="0" w:color="auto"/>
        <w:right w:val="none" w:sz="0" w:space="0" w:color="auto"/>
      </w:divBdr>
    </w:div>
    <w:div w:id="811364396">
      <w:marLeft w:val="640"/>
      <w:marRight w:val="0"/>
      <w:marTop w:val="0"/>
      <w:marBottom w:val="0"/>
      <w:divBdr>
        <w:top w:val="none" w:sz="0" w:space="0" w:color="auto"/>
        <w:left w:val="none" w:sz="0" w:space="0" w:color="auto"/>
        <w:bottom w:val="none" w:sz="0" w:space="0" w:color="auto"/>
        <w:right w:val="none" w:sz="0" w:space="0" w:color="auto"/>
      </w:divBdr>
    </w:div>
    <w:div w:id="811365682">
      <w:marLeft w:val="640"/>
      <w:marRight w:val="0"/>
      <w:marTop w:val="0"/>
      <w:marBottom w:val="0"/>
      <w:divBdr>
        <w:top w:val="none" w:sz="0" w:space="0" w:color="auto"/>
        <w:left w:val="none" w:sz="0" w:space="0" w:color="auto"/>
        <w:bottom w:val="none" w:sz="0" w:space="0" w:color="auto"/>
        <w:right w:val="none" w:sz="0" w:space="0" w:color="auto"/>
      </w:divBdr>
    </w:div>
    <w:div w:id="811408742">
      <w:marLeft w:val="640"/>
      <w:marRight w:val="0"/>
      <w:marTop w:val="0"/>
      <w:marBottom w:val="0"/>
      <w:divBdr>
        <w:top w:val="none" w:sz="0" w:space="0" w:color="auto"/>
        <w:left w:val="none" w:sz="0" w:space="0" w:color="auto"/>
        <w:bottom w:val="none" w:sz="0" w:space="0" w:color="auto"/>
        <w:right w:val="none" w:sz="0" w:space="0" w:color="auto"/>
      </w:divBdr>
    </w:div>
    <w:div w:id="811410980">
      <w:marLeft w:val="640"/>
      <w:marRight w:val="0"/>
      <w:marTop w:val="0"/>
      <w:marBottom w:val="0"/>
      <w:divBdr>
        <w:top w:val="none" w:sz="0" w:space="0" w:color="auto"/>
        <w:left w:val="none" w:sz="0" w:space="0" w:color="auto"/>
        <w:bottom w:val="none" w:sz="0" w:space="0" w:color="auto"/>
        <w:right w:val="none" w:sz="0" w:space="0" w:color="auto"/>
      </w:divBdr>
    </w:div>
    <w:div w:id="811411990">
      <w:marLeft w:val="640"/>
      <w:marRight w:val="0"/>
      <w:marTop w:val="0"/>
      <w:marBottom w:val="0"/>
      <w:divBdr>
        <w:top w:val="none" w:sz="0" w:space="0" w:color="auto"/>
        <w:left w:val="none" w:sz="0" w:space="0" w:color="auto"/>
        <w:bottom w:val="none" w:sz="0" w:space="0" w:color="auto"/>
        <w:right w:val="none" w:sz="0" w:space="0" w:color="auto"/>
      </w:divBdr>
    </w:div>
    <w:div w:id="811412351">
      <w:marLeft w:val="640"/>
      <w:marRight w:val="0"/>
      <w:marTop w:val="0"/>
      <w:marBottom w:val="0"/>
      <w:divBdr>
        <w:top w:val="none" w:sz="0" w:space="0" w:color="auto"/>
        <w:left w:val="none" w:sz="0" w:space="0" w:color="auto"/>
        <w:bottom w:val="none" w:sz="0" w:space="0" w:color="auto"/>
        <w:right w:val="none" w:sz="0" w:space="0" w:color="auto"/>
      </w:divBdr>
    </w:div>
    <w:div w:id="811412727">
      <w:marLeft w:val="640"/>
      <w:marRight w:val="0"/>
      <w:marTop w:val="0"/>
      <w:marBottom w:val="0"/>
      <w:divBdr>
        <w:top w:val="none" w:sz="0" w:space="0" w:color="auto"/>
        <w:left w:val="none" w:sz="0" w:space="0" w:color="auto"/>
        <w:bottom w:val="none" w:sz="0" w:space="0" w:color="auto"/>
        <w:right w:val="none" w:sz="0" w:space="0" w:color="auto"/>
      </w:divBdr>
    </w:div>
    <w:div w:id="811599213">
      <w:marLeft w:val="640"/>
      <w:marRight w:val="0"/>
      <w:marTop w:val="0"/>
      <w:marBottom w:val="0"/>
      <w:divBdr>
        <w:top w:val="none" w:sz="0" w:space="0" w:color="auto"/>
        <w:left w:val="none" w:sz="0" w:space="0" w:color="auto"/>
        <w:bottom w:val="none" w:sz="0" w:space="0" w:color="auto"/>
        <w:right w:val="none" w:sz="0" w:space="0" w:color="auto"/>
      </w:divBdr>
    </w:div>
    <w:div w:id="811605381">
      <w:marLeft w:val="640"/>
      <w:marRight w:val="0"/>
      <w:marTop w:val="0"/>
      <w:marBottom w:val="0"/>
      <w:divBdr>
        <w:top w:val="none" w:sz="0" w:space="0" w:color="auto"/>
        <w:left w:val="none" w:sz="0" w:space="0" w:color="auto"/>
        <w:bottom w:val="none" w:sz="0" w:space="0" w:color="auto"/>
        <w:right w:val="none" w:sz="0" w:space="0" w:color="auto"/>
      </w:divBdr>
    </w:div>
    <w:div w:id="811750229">
      <w:marLeft w:val="640"/>
      <w:marRight w:val="0"/>
      <w:marTop w:val="0"/>
      <w:marBottom w:val="0"/>
      <w:divBdr>
        <w:top w:val="none" w:sz="0" w:space="0" w:color="auto"/>
        <w:left w:val="none" w:sz="0" w:space="0" w:color="auto"/>
        <w:bottom w:val="none" w:sz="0" w:space="0" w:color="auto"/>
        <w:right w:val="none" w:sz="0" w:space="0" w:color="auto"/>
      </w:divBdr>
    </w:div>
    <w:div w:id="811797086">
      <w:marLeft w:val="640"/>
      <w:marRight w:val="0"/>
      <w:marTop w:val="0"/>
      <w:marBottom w:val="0"/>
      <w:divBdr>
        <w:top w:val="none" w:sz="0" w:space="0" w:color="auto"/>
        <w:left w:val="none" w:sz="0" w:space="0" w:color="auto"/>
        <w:bottom w:val="none" w:sz="0" w:space="0" w:color="auto"/>
        <w:right w:val="none" w:sz="0" w:space="0" w:color="auto"/>
      </w:divBdr>
    </w:div>
    <w:div w:id="811825441">
      <w:marLeft w:val="640"/>
      <w:marRight w:val="0"/>
      <w:marTop w:val="0"/>
      <w:marBottom w:val="0"/>
      <w:divBdr>
        <w:top w:val="none" w:sz="0" w:space="0" w:color="auto"/>
        <w:left w:val="none" w:sz="0" w:space="0" w:color="auto"/>
        <w:bottom w:val="none" w:sz="0" w:space="0" w:color="auto"/>
        <w:right w:val="none" w:sz="0" w:space="0" w:color="auto"/>
      </w:divBdr>
    </w:div>
    <w:div w:id="811826639">
      <w:marLeft w:val="640"/>
      <w:marRight w:val="0"/>
      <w:marTop w:val="0"/>
      <w:marBottom w:val="0"/>
      <w:divBdr>
        <w:top w:val="none" w:sz="0" w:space="0" w:color="auto"/>
        <w:left w:val="none" w:sz="0" w:space="0" w:color="auto"/>
        <w:bottom w:val="none" w:sz="0" w:space="0" w:color="auto"/>
        <w:right w:val="none" w:sz="0" w:space="0" w:color="auto"/>
      </w:divBdr>
    </w:div>
    <w:div w:id="811866407">
      <w:marLeft w:val="640"/>
      <w:marRight w:val="0"/>
      <w:marTop w:val="0"/>
      <w:marBottom w:val="0"/>
      <w:divBdr>
        <w:top w:val="none" w:sz="0" w:space="0" w:color="auto"/>
        <w:left w:val="none" w:sz="0" w:space="0" w:color="auto"/>
        <w:bottom w:val="none" w:sz="0" w:space="0" w:color="auto"/>
        <w:right w:val="none" w:sz="0" w:space="0" w:color="auto"/>
      </w:divBdr>
    </w:div>
    <w:div w:id="811946185">
      <w:marLeft w:val="640"/>
      <w:marRight w:val="0"/>
      <w:marTop w:val="0"/>
      <w:marBottom w:val="0"/>
      <w:divBdr>
        <w:top w:val="none" w:sz="0" w:space="0" w:color="auto"/>
        <w:left w:val="none" w:sz="0" w:space="0" w:color="auto"/>
        <w:bottom w:val="none" w:sz="0" w:space="0" w:color="auto"/>
        <w:right w:val="none" w:sz="0" w:space="0" w:color="auto"/>
      </w:divBdr>
    </w:div>
    <w:div w:id="811949188">
      <w:marLeft w:val="640"/>
      <w:marRight w:val="0"/>
      <w:marTop w:val="0"/>
      <w:marBottom w:val="0"/>
      <w:divBdr>
        <w:top w:val="none" w:sz="0" w:space="0" w:color="auto"/>
        <w:left w:val="none" w:sz="0" w:space="0" w:color="auto"/>
        <w:bottom w:val="none" w:sz="0" w:space="0" w:color="auto"/>
        <w:right w:val="none" w:sz="0" w:space="0" w:color="auto"/>
      </w:divBdr>
    </w:div>
    <w:div w:id="812060239">
      <w:marLeft w:val="640"/>
      <w:marRight w:val="0"/>
      <w:marTop w:val="0"/>
      <w:marBottom w:val="0"/>
      <w:divBdr>
        <w:top w:val="none" w:sz="0" w:space="0" w:color="auto"/>
        <w:left w:val="none" w:sz="0" w:space="0" w:color="auto"/>
        <w:bottom w:val="none" w:sz="0" w:space="0" w:color="auto"/>
        <w:right w:val="none" w:sz="0" w:space="0" w:color="auto"/>
      </w:divBdr>
    </w:div>
    <w:div w:id="812212335">
      <w:bodyDiv w:val="1"/>
      <w:marLeft w:val="0"/>
      <w:marRight w:val="0"/>
      <w:marTop w:val="0"/>
      <w:marBottom w:val="0"/>
      <w:divBdr>
        <w:top w:val="none" w:sz="0" w:space="0" w:color="auto"/>
        <w:left w:val="none" w:sz="0" w:space="0" w:color="auto"/>
        <w:bottom w:val="none" w:sz="0" w:space="0" w:color="auto"/>
        <w:right w:val="none" w:sz="0" w:space="0" w:color="auto"/>
      </w:divBdr>
    </w:div>
    <w:div w:id="812213292">
      <w:marLeft w:val="640"/>
      <w:marRight w:val="0"/>
      <w:marTop w:val="0"/>
      <w:marBottom w:val="0"/>
      <w:divBdr>
        <w:top w:val="none" w:sz="0" w:space="0" w:color="auto"/>
        <w:left w:val="none" w:sz="0" w:space="0" w:color="auto"/>
        <w:bottom w:val="none" w:sz="0" w:space="0" w:color="auto"/>
        <w:right w:val="none" w:sz="0" w:space="0" w:color="auto"/>
      </w:divBdr>
    </w:div>
    <w:div w:id="812336596">
      <w:marLeft w:val="640"/>
      <w:marRight w:val="0"/>
      <w:marTop w:val="0"/>
      <w:marBottom w:val="0"/>
      <w:divBdr>
        <w:top w:val="none" w:sz="0" w:space="0" w:color="auto"/>
        <w:left w:val="none" w:sz="0" w:space="0" w:color="auto"/>
        <w:bottom w:val="none" w:sz="0" w:space="0" w:color="auto"/>
        <w:right w:val="none" w:sz="0" w:space="0" w:color="auto"/>
      </w:divBdr>
    </w:div>
    <w:div w:id="812405968">
      <w:marLeft w:val="640"/>
      <w:marRight w:val="0"/>
      <w:marTop w:val="0"/>
      <w:marBottom w:val="0"/>
      <w:divBdr>
        <w:top w:val="none" w:sz="0" w:space="0" w:color="auto"/>
        <w:left w:val="none" w:sz="0" w:space="0" w:color="auto"/>
        <w:bottom w:val="none" w:sz="0" w:space="0" w:color="auto"/>
        <w:right w:val="none" w:sz="0" w:space="0" w:color="auto"/>
      </w:divBdr>
    </w:div>
    <w:div w:id="812478407">
      <w:marLeft w:val="640"/>
      <w:marRight w:val="0"/>
      <w:marTop w:val="0"/>
      <w:marBottom w:val="0"/>
      <w:divBdr>
        <w:top w:val="none" w:sz="0" w:space="0" w:color="auto"/>
        <w:left w:val="none" w:sz="0" w:space="0" w:color="auto"/>
        <w:bottom w:val="none" w:sz="0" w:space="0" w:color="auto"/>
        <w:right w:val="none" w:sz="0" w:space="0" w:color="auto"/>
      </w:divBdr>
    </w:div>
    <w:div w:id="812603116">
      <w:marLeft w:val="640"/>
      <w:marRight w:val="0"/>
      <w:marTop w:val="0"/>
      <w:marBottom w:val="0"/>
      <w:divBdr>
        <w:top w:val="none" w:sz="0" w:space="0" w:color="auto"/>
        <w:left w:val="none" w:sz="0" w:space="0" w:color="auto"/>
        <w:bottom w:val="none" w:sz="0" w:space="0" w:color="auto"/>
        <w:right w:val="none" w:sz="0" w:space="0" w:color="auto"/>
      </w:divBdr>
    </w:div>
    <w:div w:id="812647257">
      <w:marLeft w:val="640"/>
      <w:marRight w:val="0"/>
      <w:marTop w:val="0"/>
      <w:marBottom w:val="0"/>
      <w:divBdr>
        <w:top w:val="none" w:sz="0" w:space="0" w:color="auto"/>
        <w:left w:val="none" w:sz="0" w:space="0" w:color="auto"/>
        <w:bottom w:val="none" w:sz="0" w:space="0" w:color="auto"/>
        <w:right w:val="none" w:sz="0" w:space="0" w:color="auto"/>
      </w:divBdr>
    </w:div>
    <w:div w:id="812714976">
      <w:marLeft w:val="640"/>
      <w:marRight w:val="0"/>
      <w:marTop w:val="0"/>
      <w:marBottom w:val="0"/>
      <w:divBdr>
        <w:top w:val="none" w:sz="0" w:space="0" w:color="auto"/>
        <w:left w:val="none" w:sz="0" w:space="0" w:color="auto"/>
        <w:bottom w:val="none" w:sz="0" w:space="0" w:color="auto"/>
        <w:right w:val="none" w:sz="0" w:space="0" w:color="auto"/>
      </w:divBdr>
    </w:div>
    <w:div w:id="812867815">
      <w:marLeft w:val="640"/>
      <w:marRight w:val="0"/>
      <w:marTop w:val="0"/>
      <w:marBottom w:val="0"/>
      <w:divBdr>
        <w:top w:val="none" w:sz="0" w:space="0" w:color="auto"/>
        <w:left w:val="none" w:sz="0" w:space="0" w:color="auto"/>
        <w:bottom w:val="none" w:sz="0" w:space="0" w:color="auto"/>
        <w:right w:val="none" w:sz="0" w:space="0" w:color="auto"/>
      </w:divBdr>
    </w:div>
    <w:div w:id="812984969">
      <w:marLeft w:val="640"/>
      <w:marRight w:val="0"/>
      <w:marTop w:val="0"/>
      <w:marBottom w:val="0"/>
      <w:divBdr>
        <w:top w:val="none" w:sz="0" w:space="0" w:color="auto"/>
        <w:left w:val="none" w:sz="0" w:space="0" w:color="auto"/>
        <w:bottom w:val="none" w:sz="0" w:space="0" w:color="auto"/>
        <w:right w:val="none" w:sz="0" w:space="0" w:color="auto"/>
      </w:divBdr>
    </w:div>
    <w:div w:id="812990653">
      <w:marLeft w:val="640"/>
      <w:marRight w:val="0"/>
      <w:marTop w:val="0"/>
      <w:marBottom w:val="0"/>
      <w:divBdr>
        <w:top w:val="none" w:sz="0" w:space="0" w:color="auto"/>
        <w:left w:val="none" w:sz="0" w:space="0" w:color="auto"/>
        <w:bottom w:val="none" w:sz="0" w:space="0" w:color="auto"/>
        <w:right w:val="none" w:sz="0" w:space="0" w:color="auto"/>
      </w:divBdr>
    </w:div>
    <w:div w:id="813179627">
      <w:marLeft w:val="640"/>
      <w:marRight w:val="0"/>
      <w:marTop w:val="0"/>
      <w:marBottom w:val="0"/>
      <w:divBdr>
        <w:top w:val="none" w:sz="0" w:space="0" w:color="auto"/>
        <w:left w:val="none" w:sz="0" w:space="0" w:color="auto"/>
        <w:bottom w:val="none" w:sz="0" w:space="0" w:color="auto"/>
        <w:right w:val="none" w:sz="0" w:space="0" w:color="auto"/>
      </w:divBdr>
    </w:div>
    <w:div w:id="813184663">
      <w:marLeft w:val="640"/>
      <w:marRight w:val="0"/>
      <w:marTop w:val="0"/>
      <w:marBottom w:val="0"/>
      <w:divBdr>
        <w:top w:val="none" w:sz="0" w:space="0" w:color="auto"/>
        <w:left w:val="none" w:sz="0" w:space="0" w:color="auto"/>
        <w:bottom w:val="none" w:sz="0" w:space="0" w:color="auto"/>
        <w:right w:val="none" w:sz="0" w:space="0" w:color="auto"/>
      </w:divBdr>
    </w:div>
    <w:div w:id="813253150">
      <w:marLeft w:val="640"/>
      <w:marRight w:val="0"/>
      <w:marTop w:val="0"/>
      <w:marBottom w:val="0"/>
      <w:divBdr>
        <w:top w:val="none" w:sz="0" w:space="0" w:color="auto"/>
        <w:left w:val="none" w:sz="0" w:space="0" w:color="auto"/>
        <w:bottom w:val="none" w:sz="0" w:space="0" w:color="auto"/>
        <w:right w:val="none" w:sz="0" w:space="0" w:color="auto"/>
      </w:divBdr>
    </w:div>
    <w:div w:id="813258665">
      <w:marLeft w:val="640"/>
      <w:marRight w:val="0"/>
      <w:marTop w:val="0"/>
      <w:marBottom w:val="0"/>
      <w:divBdr>
        <w:top w:val="none" w:sz="0" w:space="0" w:color="auto"/>
        <w:left w:val="none" w:sz="0" w:space="0" w:color="auto"/>
        <w:bottom w:val="none" w:sz="0" w:space="0" w:color="auto"/>
        <w:right w:val="none" w:sz="0" w:space="0" w:color="auto"/>
      </w:divBdr>
    </w:div>
    <w:div w:id="813259503">
      <w:marLeft w:val="640"/>
      <w:marRight w:val="0"/>
      <w:marTop w:val="0"/>
      <w:marBottom w:val="0"/>
      <w:divBdr>
        <w:top w:val="none" w:sz="0" w:space="0" w:color="auto"/>
        <w:left w:val="none" w:sz="0" w:space="0" w:color="auto"/>
        <w:bottom w:val="none" w:sz="0" w:space="0" w:color="auto"/>
        <w:right w:val="none" w:sz="0" w:space="0" w:color="auto"/>
      </w:divBdr>
    </w:div>
    <w:div w:id="813328995">
      <w:marLeft w:val="640"/>
      <w:marRight w:val="0"/>
      <w:marTop w:val="0"/>
      <w:marBottom w:val="0"/>
      <w:divBdr>
        <w:top w:val="none" w:sz="0" w:space="0" w:color="auto"/>
        <w:left w:val="none" w:sz="0" w:space="0" w:color="auto"/>
        <w:bottom w:val="none" w:sz="0" w:space="0" w:color="auto"/>
        <w:right w:val="none" w:sz="0" w:space="0" w:color="auto"/>
      </w:divBdr>
    </w:div>
    <w:div w:id="813448441">
      <w:marLeft w:val="640"/>
      <w:marRight w:val="0"/>
      <w:marTop w:val="0"/>
      <w:marBottom w:val="0"/>
      <w:divBdr>
        <w:top w:val="none" w:sz="0" w:space="0" w:color="auto"/>
        <w:left w:val="none" w:sz="0" w:space="0" w:color="auto"/>
        <w:bottom w:val="none" w:sz="0" w:space="0" w:color="auto"/>
        <w:right w:val="none" w:sz="0" w:space="0" w:color="auto"/>
      </w:divBdr>
    </w:div>
    <w:div w:id="813451339">
      <w:marLeft w:val="640"/>
      <w:marRight w:val="0"/>
      <w:marTop w:val="0"/>
      <w:marBottom w:val="0"/>
      <w:divBdr>
        <w:top w:val="none" w:sz="0" w:space="0" w:color="auto"/>
        <w:left w:val="none" w:sz="0" w:space="0" w:color="auto"/>
        <w:bottom w:val="none" w:sz="0" w:space="0" w:color="auto"/>
        <w:right w:val="none" w:sz="0" w:space="0" w:color="auto"/>
      </w:divBdr>
    </w:div>
    <w:div w:id="813453749">
      <w:marLeft w:val="640"/>
      <w:marRight w:val="0"/>
      <w:marTop w:val="0"/>
      <w:marBottom w:val="0"/>
      <w:divBdr>
        <w:top w:val="none" w:sz="0" w:space="0" w:color="auto"/>
        <w:left w:val="none" w:sz="0" w:space="0" w:color="auto"/>
        <w:bottom w:val="none" w:sz="0" w:space="0" w:color="auto"/>
        <w:right w:val="none" w:sz="0" w:space="0" w:color="auto"/>
      </w:divBdr>
    </w:div>
    <w:div w:id="813520918">
      <w:marLeft w:val="640"/>
      <w:marRight w:val="0"/>
      <w:marTop w:val="0"/>
      <w:marBottom w:val="0"/>
      <w:divBdr>
        <w:top w:val="none" w:sz="0" w:space="0" w:color="auto"/>
        <w:left w:val="none" w:sz="0" w:space="0" w:color="auto"/>
        <w:bottom w:val="none" w:sz="0" w:space="0" w:color="auto"/>
        <w:right w:val="none" w:sz="0" w:space="0" w:color="auto"/>
      </w:divBdr>
    </w:div>
    <w:div w:id="813567943">
      <w:marLeft w:val="640"/>
      <w:marRight w:val="0"/>
      <w:marTop w:val="0"/>
      <w:marBottom w:val="0"/>
      <w:divBdr>
        <w:top w:val="none" w:sz="0" w:space="0" w:color="auto"/>
        <w:left w:val="none" w:sz="0" w:space="0" w:color="auto"/>
        <w:bottom w:val="none" w:sz="0" w:space="0" w:color="auto"/>
        <w:right w:val="none" w:sz="0" w:space="0" w:color="auto"/>
      </w:divBdr>
    </w:div>
    <w:div w:id="813570323">
      <w:marLeft w:val="640"/>
      <w:marRight w:val="0"/>
      <w:marTop w:val="0"/>
      <w:marBottom w:val="0"/>
      <w:divBdr>
        <w:top w:val="none" w:sz="0" w:space="0" w:color="auto"/>
        <w:left w:val="none" w:sz="0" w:space="0" w:color="auto"/>
        <w:bottom w:val="none" w:sz="0" w:space="0" w:color="auto"/>
        <w:right w:val="none" w:sz="0" w:space="0" w:color="auto"/>
      </w:divBdr>
    </w:div>
    <w:div w:id="813640219">
      <w:marLeft w:val="640"/>
      <w:marRight w:val="0"/>
      <w:marTop w:val="0"/>
      <w:marBottom w:val="0"/>
      <w:divBdr>
        <w:top w:val="none" w:sz="0" w:space="0" w:color="auto"/>
        <w:left w:val="none" w:sz="0" w:space="0" w:color="auto"/>
        <w:bottom w:val="none" w:sz="0" w:space="0" w:color="auto"/>
        <w:right w:val="none" w:sz="0" w:space="0" w:color="auto"/>
      </w:divBdr>
    </w:div>
    <w:div w:id="813644292">
      <w:marLeft w:val="640"/>
      <w:marRight w:val="0"/>
      <w:marTop w:val="0"/>
      <w:marBottom w:val="0"/>
      <w:divBdr>
        <w:top w:val="none" w:sz="0" w:space="0" w:color="auto"/>
        <w:left w:val="none" w:sz="0" w:space="0" w:color="auto"/>
        <w:bottom w:val="none" w:sz="0" w:space="0" w:color="auto"/>
        <w:right w:val="none" w:sz="0" w:space="0" w:color="auto"/>
      </w:divBdr>
    </w:div>
    <w:div w:id="813646290">
      <w:marLeft w:val="640"/>
      <w:marRight w:val="0"/>
      <w:marTop w:val="0"/>
      <w:marBottom w:val="0"/>
      <w:divBdr>
        <w:top w:val="none" w:sz="0" w:space="0" w:color="auto"/>
        <w:left w:val="none" w:sz="0" w:space="0" w:color="auto"/>
        <w:bottom w:val="none" w:sz="0" w:space="0" w:color="auto"/>
        <w:right w:val="none" w:sz="0" w:space="0" w:color="auto"/>
      </w:divBdr>
    </w:div>
    <w:div w:id="813715652">
      <w:marLeft w:val="640"/>
      <w:marRight w:val="0"/>
      <w:marTop w:val="0"/>
      <w:marBottom w:val="0"/>
      <w:divBdr>
        <w:top w:val="none" w:sz="0" w:space="0" w:color="auto"/>
        <w:left w:val="none" w:sz="0" w:space="0" w:color="auto"/>
        <w:bottom w:val="none" w:sz="0" w:space="0" w:color="auto"/>
        <w:right w:val="none" w:sz="0" w:space="0" w:color="auto"/>
      </w:divBdr>
    </w:div>
    <w:div w:id="813718792">
      <w:marLeft w:val="640"/>
      <w:marRight w:val="0"/>
      <w:marTop w:val="0"/>
      <w:marBottom w:val="0"/>
      <w:divBdr>
        <w:top w:val="none" w:sz="0" w:space="0" w:color="auto"/>
        <w:left w:val="none" w:sz="0" w:space="0" w:color="auto"/>
        <w:bottom w:val="none" w:sz="0" w:space="0" w:color="auto"/>
        <w:right w:val="none" w:sz="0" w:space="0" w:color="auto"/>
      </w:divBdr>
    </w:div>
    <w:div w:id="813722758">
      <w:marLeft w:val="640"/>
      <w:marRight w:val="0"/>
      <w:marTop w:val="0"/>
      <w:marBottom w:val="0"/>
      <w:divBdr>
        <w:top w:val="none" w:sz="0" w:space="0" w:color="auto"/>
        <w:left w:val="none" w:sz="0" w:space="0" w:color="auto"/>
        <w:bottom w:val="none" w:sz="0" w:space="0" w:color="auto"/>
        <w:right w:val="none" w:sz="0" w:space="0" w:color="auto"/>
      </w:divBdr>
    </w:div>
    <w:div w:id="813762650">
      <w:marLeft w:val="640"/>
      <w:marRight w:val="0"/>
      <w:marTop w:val="0"/>
      <w:marBottom w:val="0"/>
      <w:divBdr>
        <w:top w:val="none" w:sz="0" w:space="0" w:color="auto"/>
        <w:left w:val="none" w:sz="0" w:space="0" w:color="auto"/>
        <w:bottom w:val="none" w:sz="0" w:space="0" w:color="auto"/>
        <w:right w:val="none" w:sz="0" w:space="0" w:color="auto"/>
      </w:divBdr>
    </w:div>
    <w:div w:id="813792082">
      <w:marLeft w:val="640"/>
      <w:marRight w:val="0"/>
      <w:marTop w:val="0"/>
      <w:marBottom w:val="0"/>
      <w:divBdr>
        <w:top w:val="none" w:sz="0" w:space="0" w:color="auto"/>
        <w:left w:val="none" w:sz="0" w:space="0" w:color="auto"/>
        <w:bottom w:val="none" w:sz="0" w:space="0" w:color="auto"/>
        <w:right w:val="none" w:sz="0" w:space="0" w:color="auto"/>
      </w:divBdr>
    </w:div>
    <w:div w:id="813836786">
      <w:marLeft w:val="640"/>
      <w:marRight w:val="0"/>
      <w:marTop w:val="0"/>
      <w:marBottom w:val="0"/>
      <w:divBdr>
        <w:top w:val="none" w:sz="0" w:space="0" w:color="auto"/>
        <w:left w:val="none" w:sz="0" w:space="0" w:color="auto"/>
        <w:bottom w:val="none" w:sz="0" w:space="0" w:color="auto"/>
        <w:right w:val="none" w:sz="0" w:space="0" w:color="auto"/>
      </w:divBdr>
    </w:div>
    <w:div w:id="813914301">
      <w:marLeft w:val="640"/>
      <w:marRight w:val="0"/>
      <w:marTop w:val="0"/>
      <w:marBottom w:val="0"/>
      <w:divBdr>
        <w:top w:val="none" w:sz="0" w:space="0" w:color="auto"/>
        <w:left w:val="none" w:sz="0" w:space="0" w:color="auto"/>
        <w:bottom w:val="none" w:sz="0" w:space="0" w:color="auto"/>
        <w:right w:val="none" w:sz="0" w:space="0" w:color="auto"/>
      </w:divBdr>
    </w:div>
    <w:div w:id="813915487">
      <w:marLeft w:val="640"/>
      <w:marRight w:val="0"/>
      <w:marTop w:val="0"/>
      <w:marBottom w:val="0"/>
      <w:divBdr>
        <w:top w:val="none" w:sz="0" w:space="0" w:color="auto"/>
        <w:left w:val="none" w:sz="0" w:space="0" w:color="auto"/>
        <w:bottom w:val="none" w:sz="0" w:space="0" w:color="auto"/>
        <w:right w:val="none" w:sz="0" w:space="0" w:color="auto"/>
      </w:divBdr>
    </w:div>
    <w:div w:id="813957819">
      <w:marLeft w:val="640"/>
      <w:marRight w:val="0"/>
      <w:marTop w:val="0"/>
      <w:marBottom w:val="0"/>
      <w:divBdr>
        <w:top w:val="none" w:sz="0" w:space="0" w:color="auto"/>
        <w:left w:val="none" w:sz="0" w:space="0" w:color="auto"/>
        <w:bottom w:val="none" w:sz="0" w:space="0" w:color="auto"/>
        <w:right w:val="none" w:sz="0" w:space="0" w:color="auto"/>
      </w:divBdr>
    </w:div>
    <w:div w:id="813985742">
      <w:marLeft w:val="640"/>
      <w:marRight w:val="0"/>
      <w:marTop w:val="0"/>
      <w:marBottom w:val="0"/>
      <w:divBdr>
        <w:top w:val="none" w:sz="0" w:space="0" w:color="auto"/>
        <w:left w:val="none" w:sz="0" w:space="0" w:color="auto"/>
        <w:bottom w:val="none" w:sz="0" w:space="0" w:color="auto"/>
        <w:right w:val="none" w:sz="0" w:space="0" w:color="auto"/>
      </w:divBdr>
    </w:div>
    <w:div w:id="814179065">
      <w:marLeft w:val="640"/>
      <w:marRight w:val="0"/>
      <w:marTop w:val="0"/>
      <w:marBottom w:val="0"/>
      <w:divBdr>
        <w:top w:val="none" w:sz="0" w:space="0" w:color="auto"/>
        <w:left w:val="none" w:sz="0" w:space="0" w:color="auto"/>
        <w:bottom w:val="none" w:sz="0" w:space="0" w:color="auto"/>
        <w:right w:val="none" w:sz="0" w:space="0" w:color="auto"/>
      </w:divBdr>
    </w:div>
    <w:div w:id="814181591">
      <w:marLeft w:val="480"/>
      <w:marRight w:val="0"/>
      <w:marTop w:val="0"/>
      <w:marBottom w:val="0"/>
      <w:divBdr>
        <w:top w:val="none" w:sz="0" w:space="0" w:color="auto"/>
        <w:left w:val="none" w:sz="0" w:space="0" w:color="auto"/>
        <w:bottom w:val="none" w:sz="0" w:space="0" w:color="auto"/>
        <w:right w:val="none" w:sz="0" w:space="0" w:color="auto"/>
      </w:divBdr>
    </w:div>
    <w:div w:id="814220582">
      <w:marLeft w:val="640"/>
      <w:marRight w:val="0"/>
      <w:marTop w:val="0"/>
      <w:marBottom w:val="0"/>
      <w:divBdr>
        <w:top w:val="none" w:sz="0" w:space="0" w:color="auto"/>
        <w:left w:val="none" w:sz="0" w:space="0" w:color="auto"/>
        <w:bottom w:val="none" w:sz="0" w:space="0" w:color="auto"/>
        <w:right w:val="none" w:sz="0" w:space="0" w:color="auto"/>
      </w:divBdr>
    </w:div>
    <w:div w:id="814222077">
      <w:marLeft w:val="640"/>
      <w:marRight w:val="0"/>
      <w:marTop w:val="0"/>
      <w:marBottom w:val="0"/>
      <w:divBdr>
        <w:top w:val="none" w:sz="0" w:space="0" w:color="auto"/>
        <w:left w:val="none" w:sz="0" w:space="0" w:color="auto"/>
        <w:bottom w:val="none" w:sz="0" w:space="0" w:color="auto"/>
        <w:right w:val="none" w:sz="0" w:space="0" w:color="auto"/>
      </w:divBdr>
    </w:div>
    <w:div w:id="814222776">
      <w:marLeft w:val="640"/>
      <w:marRight w:val="0"/>
      <w:marTop w:val="0"/>
      <w:marBottom w:val="0"/>
      <w:divBdr>
        <w:top w:val="none" w:sz="0" w:space="0" w:color="auto"/>
        <w:left w:val="none" w:sz="0" w:space="0" w:color="auto"/>
        <w:bottom w:val="none" w:sz="0" w:space="0" w:color="auto"/>
        <w:right w:val="none" w:sz="0" w:space="0" w:color="auto"/>
      </w:divBdr>
    </w:div>
    <w:div w:id="814224077">
      <w:marLeft w:val="640"/>
      <w:marRight w:val="0"/>
      <w:marTop w:val="0"/>
      <w:marBottom w:val="0"/>
      <w:divBdr>
        <w:top w:val="none" w:sz="0" w:space="0" w:color="auto"/>
        <w:left w:val="none" w:sz="0" w:space="0" w:color="auto"/>
        <w:bottom w:val="none" w:sz="0" w:space="0" w:color="auto"/>
        <w:right w:val="none" w:sz="0" w:space="0" w:color="auto"/>
      </w:divBdr>
    </w:div>
    <w:div w:id="814300114">
      <w:marLeft w:val="640"/>
      <w:marRight w:val="0"/>
      <w:marTop w:val="0"/>
      <w:marBottom w:val="0"/>
      <w:divBdr>
        <w:top w:val="none" w:sz="0" w:space="0" w:color="auto"/>
        <w:left w:val="none" w:sz="0" w:space="0" w:color="auto"/>
        <w:bottom w:val="none" w:sz="0" w:space="0" w:color="auto"/>
        <w:right w:val="none" w:sz="0" w:space="0" w:color="auto"/>
      </w:divBdr>
    </w:div>
    <w:div w:id="814420814">
      <w:marLeft w:val="640"/>
      <w:marRight w:val="0"/>
      <w:marTop w:val="0"/>
      <w:marBottom w:val="0"/>
      <w:divBdr>
        <w:top w:val="none" w:sz="0" w:space="0" w:color="auto"/>
        <w:left w:val="none" w:sz="0" w:space="0" w:color="auto"/>
        <w:bottom w:val="none" w:sz="0" w:space="0" w:color="auto"/>
        <w:right w:val="none" w:sz="0" w:space="0" w:color="auto"/>
      </w:divBdr>
    </w:div>
    <w:div w:id="814445601">
      <w:marLeft w:val="640"/>
      <w:marRight w:val="0"/>
      <w:marTop w:val="0"/>
      <w:marBottom w:val="0"/>
      <w:divBdr>
        <w:top w:val="none" w:sz="0" w:space="0" w:color="auto"/>
        <w:left w:val="none" w:sz="0" w:space="0" w:color="auto"/>
        <w:bottom w:val="none" w:sz="0" w:space="0" w:color="auto"/>
        <w:right w:val="none" w:sz="0" w:space="0" w:color="auto"/>
      </w:divBdr>
    </w:div>
    <w:div w:id="814491527">
      <w:marLeft w:val="640"/>
      <w:marRight w:val="0"/>
      <w:marTop w:val="0"/>
      <w:marBottom w:val="0"/>
      <w:divBdr>
        <w:top w:val="none" w:sz="0" w:space="0" w:color="auto"/>
        <w:left w:val="none" w:sz="0" w:space="0" w:color="auto"/>
        <w:bottom w:val="none" w:sz="0" w:space="0" w:color="auto"/>
        <w:right w:val="none" w:sz="0" w:space="0" w:color="auto"/>
      </w:divBdr>
    </w:div>
    <w:div w:id="814495562">
      <w:marLeft w:val="640"/>
      <w:marRight w:val="0"/>
      <w:marTop w:val="0"/>
      <w:marBottom w:val="0"/>
      <w:divBdr>
        <w:top w:val="none" w:sz="0" w:space="0" w:color="auto"/>
        <w:left w:val="none" w:sz="0" w:space="0" w:color="auto"/>
        <w:bottom w:val="none" w:sz="0" w:space="0" w:color="auto"/>
        <w:right w:val="none" w:sz="0" w:space="0" w:color="auto"/>
      </w:divBdr>
    </w:div>
    <w:div w:id="814684329">
      <w:marLeft w:val="640"/>
      <w:marRight w:val="0"/>
      <w:marTop w:val="0"/>
      <w:marBottom w:val="0"/>
      <w:divBdr>
        <w:top w:val="none" w:sz="0" w:space="0" w:color="auto"/>
        <w:left w:val="none" w:sz="0" w:space="0" w:color="auto"/>
        <w:bottom w:val="none" w:sz="0" w:space="0" w:color="auto"/>
        <w:right w:val="none" w:sz="0" w:space="0" w:color="auto"/>
      </w:divBdr>
    </w:div>
    <w:div w:id="814687098">
      <w:marLeft w:val="640"/>
      <w:marRight w:val="0"/>
      <w:marTop w:val="0"/>
      <w:marBottom w:val="0"/>
      <w:divBdr>
        <w:top w:val="none" w:sz="0" w:space="0" w:color="auto"/>
        <w:left w:val="none" w:sz="0" w:space="0" w:color="auto"/>
        <w:bottom w:val="none" w:sz="0" w:space="0" w:color="auto"/>
        <w:right w:val="none" w:sz="0" w:space="0" w:color="auto"/>
      </w:divBdr>
    </w:div>
    <w:div w:id="814755754">
      <w:marLeft w:val="640"/>
      <w:marRight w:val="0"/>
      <w:marTop w:val="0"/>
      <w:marBottom w:val="0"/>
      <w:divBdr>
        <w:top w:val="none" w:sz="0" w:space="0" w:color="auto"/>
        <w:left w:val="none" w:sz="0" w:space="0" w:color="auto"/>
        <w:bottom w:val="none" w:sz="0" w:space="0" w:color="auto"/>
        <w:right w:val="none" w:sz="0" w:space="0" w:color="auto"/>
      </w:divBdr>
    </w:div>
    <w:div w:id="814760628">
      <w:marLeft w:val="640"/>
      <w:marRight w:val="0"/>
      <w:marTop w:val="0"/>
      <w:marBottom w:val="0"/>
      <w:divBdr>
        <w:top w:val="none" w:sz="0" w:space="0" w:color="auto"/>
        <w:left w:val="none" w:sz="0" w:space="0" w:color="auto"/>
        <w:bottom w:val="none" w:sz="0" w:space="0" w:color="auto"/>
        <w:right w:val="none" w:sz="0" w:space="0" w:color="auto"/>
      </w:divBdr>
    </w:div>
    <w:div w:id="814833959">
      <w:marLeft w:val="640"/>
      <w:marRight w:val="0"/>
      <w:marTop w:val="0"/>
      <w:marBottom w:val="0"/>
      <w:divBdr>
        <w:top w:val="none" w:sz="0" w:space="0" w:color="auto"/>
        <w:left w:val="none" w:sz="0" w:space="0" w:color="auto"/>
        <w:bottom w:val="none" w:sz="0" w:space="0" w:color="auto"/>
        <w:right w:val="none" w:sz="0" w:space="0" w:color="auto"/>
      </w:divBdr>
    </w:div>
    <w:div w:id="814879379">
      <w:marLeft w:val="640"/>
      <w:marRight w:val="0"/>
      <w:marTop w:val="0"/>
      <w:marBottom w:val="0"/>
      <w:divBdr>
        <w:top w:val="none" w:sz="0" w:space="0" w:color="auto"/>
        <w:left w:val="none" w:sz="0" w:space="0" w:color="auto"/>
        <w:bottom w:val="none" w:sz="0" w:space="0" w:color="auto"/>
        <w:right w:val="none" w:sz="0" w:space="0" w:color="auto"/>
      </w:divBdr>
    </w:div>
    <w:div w:id="814952633">
      <w:marLeft w:val="640"/>
      <w:marRight w:val="0"/>
      <w:marTop w:val="0"/>
      <w:marBottom w:val="0"/>
      <w:divBdr>
        <w:top w:val="none" w:sz="0" w:space="0" w:color="auto"/>
        <w:left w:val="none" w:sz="0" w:space="0" w:color="auto"/>
        <w:bottom w:val="none" w:sz="0" w:space="0" w:color="auto"/>
        <w:right w:val="none" w:sz="0" w:space="0" w:color="auto"/>
      </w:divBdr>
    </w:div>
    <w:div w:id="814952899">
      <w:marLeft w:val="640"/>
      <w:marRight w:val="0"/>
      <w:marTop w:val="0"/>
      <w:marBottom w:val="0"/>
      <w:divBdr>
        <w:top w:val="none" w:sz="0" w:space="0" w:color="auto"/>
        <w:left w:val="none" w:sz="0" w:space="0" w:color="auto"/>
        <w:bottom w:val="none" w:sz="0" w:space="0" w:color="auto"/>
        <w:right w:val="none" w:sz="0" w:space="0" w:color="auto"/>
      </w:divBdr>
    </w:div>
    <w:div w:id="815072037">
      <w:marLeft w:val="640"/>
      <w:marRight w:val="0"/>
      <w:marTop w:val="0"/>
      <w:marBottom w:val="0"/>
      <w:divBdr>
        <w:top w:val="none" w:sz="0" w:space="0" w:color="auto"/>
        <w:left w:val="none" w:sz="0" w:space="0" w:color="auto"/>
        <w:bottom w:val="none" w:sz="0" w:space="0" w:color="auto"/>
        <w:right w:val="none" w:sz="0" w:space="0" w:color="auto"/>
      </w:divBdr>
    </w:div>
    <w:div w:id="815144750">
      <w:marLeft w:val="640"/>
      <w:marRight w:val="0"/>
      <w:marTop w:val="0"/>
      <w:marBottom w:val="0"/>
      <w:divBdr>
        <w:top w:val="none" w:sz="0" w:space="0" w:color="auto"/>
        <w:left w:val="none" w:sz="0" w:space="0" w:color="auto"/>
        <w:bottom w:val="none" w:sz="0" w:space="0" w:color="auto"/>
        <w:right w:val="none" w:sz="0" w:space="0" w:color="auto"/>
      </w:divBdr>
    </w:div>
    <w:div w:id="815145699">
      <w:marLeft w:val="640"/>
      <w:marRight w:val="0"/>
      <w:marTop w:val="0"/>
      <w:marBottom w:val="0"/>
      <w:divBdr>
        <w:top w:val="none" w:sz="0" w:space="0" w:color="auto"/>
        <w:left w:val="none" w:sz="0" w:space="0" w:color="auto"/>
        <w:bottom w:val="none" w:sz="0" w:space="0" w:color="auto"/>
        <w:right w:val="none" w:sz="0" w:space="0" w:color="auto"/>
      </w:divBdr>
    </w:div>
    <w:div w:id="815218136">
      <w:marLeft w:val="640"/>
      <w:marRight w:val="0"/>
      <w:marTop w:val="0"/>
      <w:marBottom w:val="0"/>
      <w:divBdr>
        <w:top w:val="none" w:sz="0" w:space="0" w:color="auto"/>
        <w:left w:val="none" w:sz="0" w:space="0" w:color="auto"/>
        <w:bottom w:val="none" w:sz="0" w:space="0" w:color="auto"/>
        <w:right w:val="none" w:sz="0" w:space="0" w:color="auto"/>
      </w:divBdr>
    </w:div>
    <w:div w:id="815218879">
      <w:marLeft w:val="640"/>
      <w:marRight w:val="0"/>
      <w:marTop w:val="0"/>
      <w:marBottom w:val="0"/>
      <w:divBdr>
        <w:top w:val="none" w:sz="0" w:space="0" w:color="auto"/>
        <w:left w:val="none" w:sz="0" w:space="0" w:color="auto"/>
        <w:bottom w:val="none" w:sz="0" w:space="0" w:color="auto"/>
        <w:right w:val="none" w:sz="0" w:space="0" w:color="auto"/>
      </w:divBdr>
    </w:div>
    <w:div w:id="815219881">
      <w:marLeft w:val="640"/>
      <w:marRight w:val="0"/>
      <w:marTop w:val="0"/>
      <w:marBottom w:val="0"/>
      <w:divBdr>
        <w:top w:val="none" w:sz="0" w:space="0" w:color="auto"/>
        <w:left w:val="none" w:sz="0" w:space="0" w:color="auto"/>
        <w:bottom w:val="none" w:sz="0" w:space="0" w:color="auto"/>
        <w:right w:val="none" w:sz="0" w:space="0" w:color="auto"/>
      </w:divBdr>
    </w:div>
    <w:div w:id="815226566">
      <w:marLeft w:val="640"/>
      <w:marRight w:val="0"/>
      <w:marTop w:val="0"/>
      <w:marBottom w:val="0"/>
      <w:divBdr>
        <w:top w:val="none" w:sz="0" w:space="0" w:color="auto"/>
        <w:left w:val="none" w:sz="0" w:space="0" w:color="auto"/>
        <w:bottom w:val="none" w:sz="0" w:space="0" w:color="auto"/>
        <w:right w:val="none" w:sz="0" w:space="0" w:color="auto"/>
      </w:divBdr>
    </w:div>
    <w:div w:id="815295662">
      <w:marLeft w:val="640"/>
      <w:marRight w:val="0"/>
      <w:marTop w:val="0"/>
      <w:marBottom w:val="0"/>
      <w:divBdr>
        <w:top w:val="none" w:sz="0" w:space="0" w:color="auto"/>
        <w:left w:val="none" w:sz="0" w:space="0" w:color="auto"/>
        <w:bottom w:val="none" w:sz="0" w:space="0" w:color="auto"/>
        <w:right w:val="none" w:sz="0" w:space="0" w:color="auto"/>
      </w:divBdr>
    </w:div>
    <w:div w:id="815532789">
      <w:marLeft w:val="640"/>
      <w:marRight w:val="0"/>
      <w:marTop w:val="0"/>
      <w:marBottom w:val="0"/>
      <w:divBdr>
        <w:top w:val="none" w:sz="0" w:space="0" w:color="auto"/>
        <w:left w:val="none" w:sz="0" w:space="0" w:color="auto"/>
        <w:bottom w:val="none" w:sz="0" w:space="0" w:color="auto"/>
        <w:right w:val="none" w:sz="0" w:space="0" w:color="auto"/>
      </w:divBdr>
    </w:div>
    <w:div w:id="815727880">
      <w:marLeft w:val="640"/>
      <w:marRight w:val="0"/>
      <w:marTop w:val="0"/>
      <w:marBottom w:val="0"/>
      <w:divBdr>
        <w:top w:val="none" w:sz="0" w:space="0" w:color="auto"/>
        <w:left w:val="none" w:sz="0" w:space="0" w:color="auto"/>
        <w:bottom w:val="none" w:sz="0" w:space="0" w:color="auto"/>
        <w:right w:val="none" w:sz="0" w:space="0" w:color="auto"/>
      </w:divBdr>
    </w:div>
    <w:div w:id="815754754">
      <w:marLeft w:val="640"/>
      <w:marRight w:val="0"/>
      <w:marTop w:val="0"/>
      <w:marBottom w:val="0"/>
      <w:divBdr>
        <w:top w:val="none" w:sz="0" w:space="0" w:color="auto"/>
        <w:left w:val="none" w:sz="0" w:space="0" w:color="auto"/>
        <w:bottom w:val="none" w:sz="0" w:space="0" w:color="auto"/>
        <w:right w:val="none" w:sz="0" w:space="0" w:color="auto"/>
      </w:divBdr>
    </w:div>
    <w:div w:id="815755059">
      <w:marLeft w:val="480"/>
      <w:marRight w:val="0"/>
      <w:marTop w:val="0"/>
      <w:marBottom w:val="0"/>
      <w:divBdr>
        <w:top w:val="none" w:sz="0" w:space="0" w:color="auto"/>
        <w:left w:val="none" w:sz="0" w:space="0" w:color="auto"/>
        <w:bottom w:val="none" w:sz="0" w:space="0" w:color="auto"/>
        <w:right w:val="none" w:sz="0" w:space="0" w:color="auto"/>
      </w:divBdr>
    </w:div>
    <w:div w:id="815759155">
      <w:marLeft w:val="640"/>
      <w:marRight w:val="0"/>
      <w:marTop w:val="0"/>
      <w:marBottom w:val="0"/>
      <w:divBdr>
        <w:top w:val="none" w:sz="0" w:space="0" w:color="auto"/>
        <w:left w:val="none" w:sz="0" w:space="0" w:color="auto"/>
        <w:bottom w:val="none" w:sz="0" w:space="0" w:color="auto"/>
        <w:right w:val="none" w:sz="0" w:space="0" w:color="auto"/>
      </w:divBdr>
    </w:div>
    <w:div w:id="815802599">
      <w:marLeft w:val="640"/>
      <w:marRight w:val="0"/>
      <w:marTop w:val="0"/>
      <w:marBottom w:val="0"/>
      <w:divBdr>
        <w:top w:val="none" w:sz="0" w:space="0" w:color="auto"/>
        <w:left w:val="none" w:sz="0" w:space="0" w:color="auto"/>
        <w:bottom w:val="none" w:sz="0" w:space="0" w:color="auto"/>
        <w:right w:val="none" w:sz="0" w:space="0" w:color="auto"/>
      </w:divBdr>
    </w:div>
    <w:div w:id="815951804">
      <w:marLeft w:val="640"/>
      <w:marRight w:val="0"/>
      <w:marTop w:val="0"/>
      <w:marBottom w:val="0"/>
      <w:divBdr>
        <w:top w:val="none" w:sz="0" w:space="0" w:color="auto"/>
        <w:left w:val="none" w:sz="0" w:space="0" w:color="auto"/>
        <w:bottom w:val="none" w:sz="0" w:space="0" w:color="auto"/>
        <w:right w:val="none" w:sz="0" w:space="0" w:color="auto"/>
      </w:divBdr>
    </w:div>
    <w:div w:id="816071059">
      <w:marLeft w:val="640"/>
      <w:marRight w:val="0"/>
      <w:marTop w:val="0"/>
      <w:marBottom w:val="0"/>
      <w:divBdr>
        <w:top w:val="none" w:sz="0" w:space="0" w:color="auto"/>
        <w:left w:val="none" w:sz="0" w:space="0" w:color="auto"/>
        <w:bottom w:val="none" w:sz="0" w:space="0" w:color="auto"/>
        <w:right w:val="none" w:sz="0" w:space="0" w:color="auto"/>
      </w:divBdr>
    </w:div>
    <w:div w:id="816186380">
      <w:marLeft w:val="640"/>
      <w:marRight w:val="0"/>
      <w:marTop w:val="0"/>
      <w:marBottom w:val="0"/>
      <w:divBdr>
        <w:top w:val="none" w:sz="0" w:space="0" w:color="auto"/>
        <w:left w:val="none" w:sz="0" w:space="0" w:color="auto"/>
        <w:bottom w:val="none" w:sz="0" w:space="0" w:color="auto"/>
        <w:right w:val="none" w:sz="0" w:space="0" w:color="auto"/>
      </w:divBdr>
    </w:div>
    <w:div w:id="816192439">
      <w:marLeft w:val="640"/>
      <w:marRight w:val="0"/>
      <w:marTop w:val="0"/>
      <w:marBottom w:val="0"/>
      <w:divBdr>
        <w:top w:val="none" w:sz="0" w:space="0" w:color="auto"/>
        <w:left w:val="none" w:sz="0" w:space="0" w:color="auto"/>
        <w:bottom w:val="none" w:sz="0" w:space="0" w:color="auto"/>
        <w:right w:val="none" w:sz="0" w:space="0" w:color="auto"/>
      </w:divBdr>
    </w:div>
    <w:div w:id="816261534">
      <w:marLeft w:val="640"/>
      <w:marRight w:val="0"/>
      <w:marTop w:val="0"/>
      <w:marBottom w:val="0"/>
      <w:divBdr>
        <w:top w:val="none" w:sz="0" w:space="0" w:color="auto"/>
        <w:left w:val="none" w:sz="0" w:space="0" w:color="auto"/>
        <w:bottom w:val="none" w:sz="0" w:space="0" w:color="auto"/>
        <w:right w:val="none" w:sz="0" w:space="0" w:color="auto"/>
      </w:divBdr>
    </w:div>
    <w:div w:id="816413210">
      <w:marLeft w:val="640"/>
      <w:marRight w:val="0"/>
      <w:marTop w:val="0"/>
      <w:marBottom w:val="0"/>
      <w:divBdr>
        <w:top w:val="none" w:sz="0" w:space="0" w:color="auto"/>
        <w:left w:val="none" w:sz="0" w:space="0" w:color="auto"/>
        <w:bottom w:val="none" w:sz="0" w:space="0" w:color="auto"/>
        <w:right w:val="none" w:sz="0" w:space="0" w:color="auto"/>
      </w:divBdr>
    </w:div>
    <w:div w:id="816461549">
      <w:marLeft w:val="640"/>
      <w:marRight w:val="0"/>
      <w:marTop w:val="0"/>
      <w:marBottom w:val="0"/>
      <w:divBdr>
        <w:top w:val="none" w:sz="0" w:space="0" w:color="auto"/>
        <w:left w:val="none" w:sz="0" w:space="0" w:color="auto"/>
        <w:bottom w:val="none" w:sz="0" w:space="0" w:color="auto"/>
        <w:right w:val="none" w:sz="0" w:space="0" w:color="auto"/>
      </w:divBdr>
    </w:div>
    <w:div w:id="816528978">
      <w:marLeft w:val="640"/>
      <w:marRight w:val="0"/>
      <w:marTop w:val="0"/>
      <w:marBottom w:val="0"/>
      <w:divBdr>
        <w:top w:val="none" w:sz="0" w:space="0" w:color="auto"/>
        <w:left w:val="none" w:sz="0" w:space="0" w:color="auto"/>
        <w:bottom w:val="none" w:sz="0" w:space="0" w:color="auto"/>
        <w:right w:val="none" w:sz="0" w:space="0" w:color="auto"/>
      </w:divBdr>
    </w:div>
    <w:div w:id="816529553">
      <w:marLeft w:val="640"/>
      <w:marRight w:val="0"/>
      <w:marTop w:val="0"/>
      <w:marBottom w:val="0"/>
      <w:divBdr>
        <w:top w:val="none" w:sz="0" w:space="0" w:color="auto"/>
        <w:left w:val="none" w:sz="0" w:space="0" w:color="auto"/>
        <w:bottom w:val="none" w:sz="0" w:space="0" w:color="auto"/>
        <w:right w:val="none" w:sz="0" w:space="0" w:color="auto"/>
      </w:divBdr>
    </w:div>
    <w:div w:id="816529774">
      <w:marLeft w:val="640"/>
      <w:marRight w:val="0"/>
      <w:marTop w:val="0"/>
      <w:marBottom w:val="0"/>
      <w:divBdr>
        <w:top w:val="none" w:sz="0" w:space="0" w:color="auto"/>
        <w:left w:val="none" w:sz="0" w:space="0" w:color="auto"/>
        <w:bottom w:val="none" w:sz="0" w:space="0" w:color="auto"/>
        <w:right w:val="none" w:sz="0" w:space="0" w:color="auto"/>
      </w:divBdr>
    </w:div>
    <w:div w:id="816530937">
      <w:marLeft w:val="640"/>
      <w:marRight w:val="0"/>
      <w:marTop w:val="0"/>
      <w:marBottom w:val="0"/>
      <w:divBdr>
        <w:top w:val="none" w:sz="0" w:space="0" w:color="auto"/>
        <w:left w:val="none" w:sz="0" w:space="0" w:color="auto"/>
        <w:bottom w:val="none" w:sz="0" w:space="0" w:color="auto"/>
        <w:right w:val="none" w:sz="0" w:space="0" w:color="auto"/>
      </w:divBdr>
    </w:div>
    <w:div w:id="816843671">
      <w:marLeft w:val="640"/>
      <w:marRight w:val="0"/>
      <w:marTop w:val="0"/>
      <w:marBottom w:val="0"/>
      <w:divBdr>
        <w:top w:val="none" w:sz="0" w:space="0" w:color="auto"/>
        <w:left w:val="none" w:sz="0" w:space="0" w:color="auto"/>
        <w:bottom w:val="none" w:sz="0" w:space="0" w:color="auto"/>
        <w:right w:val="none" w:sz="0" w:space="0" w:color="auto"/>
      </w:divBdr>
    </w:div>
    <w:div w:id="816846566">
      <w:marLeft w:val="640"/>
      <w:marRight w:val="0"/>
      <w:marTop w:val="0"/>
      <w:marBottom w:val="0"/>
      <w:divBdr>
        <w:top w:val="none" w:sz="0" w:space="0" w:color="auto"/>
        <w:left w:val="none" w:sz="0" w:space="0" w:color="auto"/>
        <w:bottom w:val="none" w:sz="0" w:space="0" w:color="auto"/>
        <w:right w:val="none" w:sz="0" w:space="0" w:color="auto"/>
      </w:divBdr>
    </w:div>
    <w:div w:id="816914920">
      <w:marLeft w:val="640"/>
      <w:marRight w:val="0"/>
      <w:marTop w:val="0"/>
      <w:marBottom w:val="0"/>
      <w:divBdr>
        <w:top w:val="none" w:sz="0" w:space="0" w:color="auto"/>
        <w:left w:val="none" w:sz="0" w:space="0" w:color="auto"/>
        <w:bottom w:val="none" w:sz="0" w:space="0" w:color="auto"/>
        <w:right w:val="none" w:sz="0" w:space="0" w:color="auto"/>
      </w:divBdr>
    </w:div>
    <w:div w:id="816918015">
      <w:marLeft w:val="640"/>
      <w:marRight w:val="0"/>
      <w:marTop w:val="0"/>
      <w:marBottom w:val="0"/>
      <w:divBdr>
        <w:top w:val="none" w:sz="0" w:space="0" w:color="auto"/>
        <w:left w:val="none" w:sz="0" w:space="0" w:color="auto"/>
        <w:bottom w:val="none" w:sz="0" w:space="0" w:color="auto"/>
        <w:right w:val="none" w:sz="0" w:space="0" w:color="auto"/>
      </w:divBdr>
    </w:div>
    <w:div w:id="817184067">
      <w:marLeft w:val="640"/>
      <w:marRight w:val="0"/>
      <w:marTop w:val="0"/>
      <w:marBottom w:val="0"/>
      <w:divBdr>
        <w:top w:val="none" w:sz="0" w:space="0" w:color="auto"/>
        <w:left w:val="none" w:sz="0" w:space="0" w:color="auto"/>
        <w:bottom w:val="none" w:sz="0" w:space="0" w:color="auto"/>
        <w:right w:val="none" w:sz="0" w:space="0" w:color="auto"/>
      </w:divBdr>
    </w:div>
    <w:div w:id="817185661">
      <w:marLeft w:val="640"/>
      <w:marRight w:val="0"/>
      <w:marTop w:val="0"/>
      <w:marBottom w:val="0"/>
      <w:divBdr>
        <w:top w:val="none" w:sz="0" w:space="0" w:color="auto"/>
        <w:left w:val="none" w:sz="0" w:space="0" w:color="auto"/>
        <w:bottom w:val="none" w:sz="0" w:space="0" w:color="auto"/>
        <w:right w:val="none" w:sz="0" w:space="0" w:color="auto"/>
      </w:divBdr>
    </w:div>
    <w:div w:id="817187971">
      <w:marLeft w:val="640"/>
      <w:marRight w:val="0"/>
      <w:marTop w:val="0"/>
      <w:marBottom w:val="0"/>
      <w:divBdr>
        <w:top w:val="none" w:sz="0" w:space="0" w:color="auto"/>
        <w:left w:val="none" w:sz="0" w:space="0" w:color="auto"/>
        <w:bottom w:val="none" w:sz="0" w:space="0" w:color="auto"/>
        <w:right w:val="none" w:sz="0" w:space="0" w:color="auto"/>
      </w:divBdr>
    </w:div>
    <w:div w:id="817235153">
      <w:marLeft w:val="640"/>
      <w:marRight w:val="0"/>
      <w:marTop w:val="0"/>
      <w:marBottom w:val="0"/>
      <w:divBdr>
        <w:top w:val="none" w:sz="0" w:space="0" w:color="auto"/>
        <w:left w:val="none" w:sz="0" w:space="0" w:color="auto"/>
        <w:bottom w:val="none" w:sz="0" w:space="0" w:color="auto"/>
        <w:right w:val="none" w:sz="0" w:space="0" w:color="auto"/>
      </w:divBdr>
    </w:div>
    <w:div w:id="817261144">
      <w:marLeft w:val="640"/>
      <w:marRight w:val="0"/>
      <w:marTop w:val="0"/>
      <w:marBottom w:val="0"/>
      <w:divBdr>
        <w:top w:val="none" w:sz="0" w:space="0" w:color="auto"/>
        <w:left w:val="none" w:sz="0" w:space="0" w:color="auto"/>
        <w:bottom w:val="none" w:sz="0" w:space="0" w:color="auto"/>
        <w:right w:val="none" w:sz="0" w:space="0" w:color="auto"/>
      </w:divBdr>
    </w:div>
    <w:div w:id="817302192">
      <w:marLeft w:val="640"/>
      <w:marRight w:val="0"/>
      <w:marTop w:val="0"/>
      <w:marBottom w:val="0"/>
      <w:divBdr>
        <w:top w:val="none" w:sz="0" w:space="0" w:color="auto"/>
        <w:left w:val="none" w:sz="0" w:space="0" w:color="auto"/>
        <w:bottom w:val="none" w:sz="0" w:space="0" w:color="auto"/>
        <w:right w:val="none" w:sz="0" w:space="0" w:color="auto"/>
      </w:divBdr>
    </w:div>
    <w:div w:id="817304854">
      <w:marLeft w:val="640"/>
      <w:marRight w:val="0"/>
      <w:marTop w:val="0"/>
      <w:marBottom w:val="0"/>
      <w:divBdr>
        <w:top w:val="none" w:sz="0" w:space="0" w:color="auto"/>
        <w:left w:val="none" w:sz="0" w:space="0" w:color="auto"/>
        <w:bottom w:val="none" w:sz="0" w:space="0" w:color="auto"/>
        <w:right w:val="none" w:sz="0" w:space="0" w:color="auto"/>
      </w:divBdr>
    </w:div>
    <w:div w:id="817308024">
      <w:marLeft w:val="640"/>
      <w:marRight w:val="0"/>
      <w:marTop w:val="0"/>
      <w:marBottom w:val="0"/>
      <w:divBdr>
        <w:top w:val="none" w:sz="0" w:space="0" w:color="auto"/>
        <w:left w:val="none" w:sz="0" w:space="0" w:color="auto"/>
        <w:bottom w:val="none" w:sz="0" w:space="0" w:color="auto"/>
        <w:right w:val="none" w:sz="0" w:space="0" w:color="auto"/>
      </w:divBdr>
    </w:div>
    <w:div w:id="817382683">
      <w:marLeft w:val="640"/>
      <w:marRight w:val="0"/>
      <w:marTop w:val="0"/>
      <w:marBottom w:val="0"/>
      <w:divBdr>
        <w:top w:val="none" w:sz="0" w:space="0" w:color="auto"/>
        <w:left w:val="none" w:sz="0" w:space="0" w:color="auto"/>
        <w:bottom w:val="none" w:sz="0" w:space="0" w:color="auto"/>
        <w:right w:val="none" w:sz="0" w:space="0" w:color="auto"/>
      </w:divBdr>
    </w:div>
    <w:div w:id="817693371">
      <w:marLeft w:val="640"/>
      <w:marRight w:val="0"/>
      <w:marTop w:val="0"/>
      <w:marBottom w:val="0"/>
      <w:divBdr>
        <w:top w:val="none" w:sz="0" w:space="0" w:color="auto"/>
        <w:left w:val="none" w:sz="0" w:space="0" w:color="auto"/>
        <w:bottom w:val="none" w:sz="0" w:space="0" w:color="auto"/>
        <w:right w:val="none" w:sz="0" w:space="0" w:color="auto"/>
      </w:divBdr>
    </w:div>
    <w:div w:id="817956898">
      <w:marLeft w:val="640"/>
      <w:marRight w:val="0"/>
      <w:marTop w:val="0"/>
      <w:marBottom w:val="0"/>
      <w:divBdr>
        <w:top w:val="none" w:sz="0" w:space="0" w:color="auto"/>
        <w:left w:val="none" w:sz="0" w:space="0" w:color="auto"/>
        <w:bottom w:val="none" w:sz="0" w:space="0" w:color="auto"/>
        <w:right w:val="none" w:sz="0" w:space="0" w:color="auto"/>
      </w:divBdr>
    </w:div>
    <w:div w:id="818038939">
      <w:marLeft w:val="640"/>
      <w:marRight w:val="0"/>
      <w:marTop w:val="0"/>
      <w:marBottom w:val="0"/>
      <w:divBdr>
        <w:top w:val="none" w:sz="0" w:space="0" w:color="auto"/>
        <w:left w:val="none" w:sz="0" w:space="0" w:color="auto"/>
        <w:bottom w:val="none" w:sz="0" w:space="0" w:color="auto"/>
        <w:right w:val="none" w:sz="0" w:space="0" w:color="auto"/>
      </w:divBdr>
    </w:div>
    <w:div w:id="818230878">
      <w:marLeft w:val="640"/>
      <w:marRight w:val="0"/>
      <w:marTop w:val="0"/>
      <w:marBottom w:val="0"/>
      <w:divBdr>
        <w:top w:val="none" w:sz="0" w:space="0" w:color="auto"/>
        <w:left w:val="none" w:sz="0" w:space="0" w:color="auto"/>
        <w:bottom w:val="none" w:sz="0" w:space="0" w:color="auto"/>
        <w:right w:val="none" w:sz="0" w:space="0" w:color="auto"/>
      </w:divBdr>
    </w:div>
    <w:div w:id="818301089">
      <w:marLeft w:val="640"/>
      <w:marRight w:val="0"/>
      <w:marTop w:val="0"/>
      <w:marBottom w:val="0"/>
      <w:divBdr>
        <w:top w:val="none" w:sz="0" w:space="0" w:color="auto"/>
        <w:left w:val="none" w:sz="0" w:space="0" w:color="auto"/>
        <w:bottom w:val="none" w:sz="0" w:space="0" w:color="auto"/>
        <w:right w:val="none" w:sz="0" w:space="0" w:color="auto"/>
      </w:divBdr>
    </w:div>
    <w:div w:id="818310073">
      <w:marLeft w:val="640"/>
      <w:marRight w:val="0"/>
      <w:marTop w:val="0"/>
      <w:marBottom w:val="0"/>
      <w:divBdr>
        <w:top w:val="none" w:sz="0" w:space="0" w:color="auto"/>
        <w:left w:val="none" w:sz="0" w:space="0" w:color="auto"/>
        <w:bottom w:val="none" w:sz="0" w:space="0" w:color="auto"/>
        <w:right w:val="none" w:sz="0" w:space="0" w:color="auto"/>
      </w:divBdr>
    </w:div>
    <w:div w:id="818351044">
      <w:marLeft w:val="640"/>
      <w:marRight w:val="0"/>
      <w:marTop w:val="0"/>
      <w:marBottom w:val="0"/>
      <w:divBdr>
        <w:top w:val="none" w:sz="0" w:space="0" w:color="auto"/>
        <w:left w:val="none" w:sz="0" w:space="0" w:color="auto"/>
        <w:bottom w:val="none" w:sz="0" w:space="0" w:color="auto"/>
        <w:right w:val="none" w:sz="0" w:space="0" w:color="auto"/>
      </w:divBdr>
    </w:div>
    <w:div w:id="818351294">
      <w:marLeft w:val="640"/>
      <w:marRight w:val="0"/>
      <w:marTop w:val="0"/>
      <w:marBottom w:val="0"/>
      <w:divBdr>
        <w:top w:val="none" w:sz="0" w:space="0" w:color="auto"/>
        <w:left w:val="none" w:sz="0" w:space="0" w:color="auto"/>
        <w:bottom w:val="none" w:sz="0" w:space="0" w:color="auto"/>
        <w:right w:val="none" w:sz="0" w:space="0" w:color="auto"/>
      </w:divBdr>
    </w:div>
    <w:div w:id="818419992">
      <w:marLeft w:val="640"/>
      <w:marRight w:val="0"/>
      <w:marTop w:val="0"/>
      <w:marBottom w:val="0"/>
      <w:divBdr>
        <w:top w:val="none" w:sz="0" w:space="0" w:color="auto"/>
        <w:left w:val="none" w:sz="0" w:space="0" w:color="auto"/>
        <w:bottom w:val="none" w:sz="0" w:space="0" w:color="auto"/>
        <w:right w:val="none" w:sz="0" w:space="0" w:color="auto"/>
      </w:divBdr>
    </w:div>
    <w:div w:id="818494211">
      <w:marLeft w:val="640"/>
      <w:marRight w:val="0"/>
      <w:marTop w:val="0"/>
      <w:marBottom w:val="0"/>
      <w:divBdr>
        <w:top w:val="none" w:sz="0" w:space="0" w:color="auto"/>
        <w:left w:val="none" w:sz="0" w:space="0" w:color="auto"/>
        <w:bottom w:val="none" w:sz="0" w:space="0" w:color="auto"/>
        <w:right w:val="none" w:sz="0" w:space="0" w:color="auto"/>
      </w:divBdr>
    </w:div>
    <w:div w:id="818502049">
      <w:marLeft w:val="640"/>
      <w:marRight w:val="0"/>
      <w:marTop w:val="0"/>
      <w:marBottom w:val="0"/>
      <w:divBdr>
        <w:top w:val="none" w:sz="0" w:space="0" w:color="auto"/>
        <w:left w:val="none" w:sz="0" w:space="0" w:color="auto"/>
        <w:bottom w:val="none" w:sz="0" w:space="0" w:color="auto"/>
        <w:right w:val="none" w:sz="0" w:space="0" w:color="auto"/>
      </w:divBdr>
    </w:div>
    <w:div w:id="818545408">
      <w:marLeft w:val="640"/>
      <w:marRight w:val="0"/>
      <w:marTop w:val="0"/>
      <w:marBottom w:val="0"/>
      <w:divBdr>
        <w:top w:val="none" w:sz="0" w:space="0" w:color="auto"/>
        <w:left w:val="none" w:sz="0" w:space="0" w:color="auto"/>
        <w:bottom w:val="none" w:sz="0" w:space="0" w:color="auto"/>
        <w:right w:val="none" w:sz="0" w:space="0" w:color="auto"/>
      </w:divBdr>
    </w:div>
    <w:div w:id="818616444">
      <w:marLeft w:val="640"/>
      <w:marRight w:val="0"/>
      <w:marTop w:val="0"/>
      <w:marBottom w:val="0"/>
      <w:divBdr>
        <w:top w:val="none" w:sz="0" w:space="0" w:color="auto"/>
        <w:left w:val="none" w:sz="0" w:space="0" w:color="auto"/>
        <w:bottom w:val="none" w:sz="0" w:space="0" w:color="auto"/>
        <w:right w:val="none" w:sz="0" w:space="0" w:color="auto"/>
      </w:divBdr>
    </w:div>
    <w:div w:id="818839246">
      <w:marLeft w:val="640"/>
      <w:marRight w:val="0"/>
      <w:marTop w:val="0"/>
      <w:marBottom w:val="0"/>
      <w:divBdr>
        <w:top w:val="none" w:sz="0" w:space="0" w:color="auto"/>
        <w:left w:val="none" w:sz="0" w:space="0" w:color="auto"/>
        <w:bottom w:val="none" w:sz="0" w:space="0" w:color="auto"/>
        <w:right w:val="none" w:sz="0" w:space="0" w:color="auto"/>
      </w:divBdr>
    </w:div>
    <w:div w:id="818888204">
      <w:marLeft w:val="640"/>
      <w:marRight w:val="0"/>
      <w:marTop w:val="0"/>
      <w:marBottom w:val="0"/>
      <w:divBdr>
        <w:top w:val="none" w:sz="0" w:space="0" w:color="auto"/>
        <w:left w:val="none" w:sz="0" w:space="0" w:color="auto"/>
        <w:bottom w:val="none" w:sz="0" w:space="0" w:color="auto"/>
        <w:right w:val="none" w:sz="0" w:space="0" w:color="auto"/>
      </w:divBdr>
    </w:div>
    <w:div w:id="818961259">
      <w:marLeft w:val="640"/>
      <w:marRight w:val="0"/>
      <w:marTop w:val="0"/>
      <w:marBottom w:val="0"/>
      <w:divBdr>
        <w:top w:val="none" w:sz="0" w:space="0" w:color="auto"/>
        <w:left w:val="none" w:sz="0" w:space="0" w:color="auto"/>
        <w:bottom w:val="none" w:sz="0" w:space="0" w:color="auto"/>
        <w:right w:val="none" w:sz="0" w:space="0" w:color="auto"/>
      </w:divBdr>
    </w:div>
    <w:div w:id="819006885">
      <w:marLeft w:val="640"/>
      <w:marRight w:val="0"/>
      <w:marTop w:val="0"/>
      <w:marBottom w:val="0"/>
      <w:divBdr>
        <w:top w:val="none" w:sz="0" w:space="0" w:color="auto"/>
        <w:left w:val="none" w:sz="0" w:space="0" w:color="auto"/>
        <w:bottom w:val="none" w:sz="0" w:space="0" w:color="auto"/>
        <w:right w:val="none" w:sz="0" w:space="0" w:color="auto"/>
      </w:divBdr>
    </w:div>
    <w:div w:id="819079859">
      <w:marLeft w:val="640"/>
      <w:marRight w:val="0"/>
      <w:marTop w:val="0"/>
      <w:marBottom w:val="0"/>
      <w:divBdr>
        <w:top w:val="none" w:sz="0" w:space="0" w:color="auto"/>
        <w:left w:val="none" w:sz="0" w:space="0" w:color="auto"/>
        <w:bottom w:val="none" w:sz="0" w:space="0" w:color="auto"/>
        <w:right w:val="none" w:sz="0" w:space="0" w:color="auto"/>
      </w:divBdr>
    </w:div>
    <w:div w:id="819149045">
      <w:marLeft w:val="640"/>
      <w:marRight w:val="0"/>
      <w:marTop w:val="0"/>
      <w:marBottom w:val="0"/>
      <w:divBdr>
        <w:top w:val="none" w:sz="0" w:space="0" w:color="auto"/>
        <w:left w:val="none" w:sz="0" w:space="0" w:color="auto"/>
        <w:bottom w:val="none" w:sz="0" w:space="0" w:color="auto"/>
        <w:right w:val="none" w:sz="0" w:space="0" w:color="auto"/>
      </w:divBdr>
    </w:div>
    <w:div w:id="819152144">
      <w:marLeft w:val="640"/>
      <w:marRight w:val="0"/>
      <w:marTop w:val="0"/>
      <w:marBottom w:val="0"/>
      <w:divBdr>
        <w:top w:val="none" w:sz="0" w:space="0" w:color="auto"/>
        <w:left w:val="none" w:sz="0" w:space="0" w:color="auto"/>
        <w:bottom w:val="none" w:sz="0" w:space="0" w:color="auto"/>
        <w:right w:val="none" w:sz="0" w:space="0" w:color="auto"/>
      </w:divBdr>
    </w:div>
    <w:div w:id="819226671">
      <w:marLeft w:val="640"/>
      <w:marRight w:val="0"/>
      <w:marTop w:val="0"/>
      <w:marBottom w:val="0"/>
      <w:divBdr>
        <w:top w:val="none" w:sz="0" w:space="0" w:color="auto"/>
        <w:left w:val="none" w:sz="0" w:space="0" w:color="auto"/>
        <w:bottom w:val="none" w:sz="0" w:space="0" w:color="auto"/>
        <w:right w:val="none" w:sz="0" w:space="0" w:color="auto"/>
      </w:divBdr>
    </w:div>
    <w:div w:id="819227859">
      <w:marLeft w:val="640"/>
      <w:marRight w:val="0"/>
      <w:marTop w:val="0"/>
      <w:marBottom w:val="0"/>
      <w:divBdr>
        <w:top w:val="none" w:sz="0" w:space="0" w:color="auto"/>
        <w:left w:val="none" w:sz="0" w:space="0" w:color="auto"/>
        <w:bottom w:val="none" w:sz="0" w:space="0" w:color="auto"/>
        <w:right w:val="none" w:sz="0" w:space="0" w:color="auto"/>
      </w:divBdr>
    </w:div>
    <w:div w:id="819268924">
      <w:marLeft w:val="640"/>
      <w:marRight w:val="0"/>
      <w:marTop w:val="0"/>
      <w:marBottom w:val="0"/>
      <w:divBdr>
        <w:top w:val="none" w:sz="0" w:space="0" w:color="auto"/>
        <w:left w:val="none" w:sz="0" w:space="0" w:color="auto"/>
        <w:bottom w:val="none" w:sz="0" w:space="0" w:color="auto"/>
        <w:right w:val="none" w:sz="0" w:space="0" w:color="auto"/>
      </w:divBdr>
    </w:div>
    <w:div w:id="819271043">
      <w:marLeft w:val="640"/>
      <w:marRight w:val="0"/>
      <w:marTop w:val="0"/>
      <w:marBottom w:val="0"/>
      <w:divBdr>
        <w:top w:val="none" w:sz="0" w:space="0" w:color="auto"/>
        <w:left w:val="none" w:sz="0" w:space="0" w:color="auto"/>
        <w:bottom w:val="none" w:sz="0" w:space="0" w:color="auto"/>
        <w:right w:val="none" w:sz="0" w:space="0" w:color="auto"/>
      </w:divBdr>
    </w:div>
    <w:div w:id="819345294">
      <w:marLeft w:val="640"/>
      <w:marRight w:val="0"/>
      <w:marTop w:val="0"/>
      <w:marBottom w:val="0"/>
      <w:divBdr>
        <w:top w:val="none" w:sz="0" w:space="0" w:color="auto"/>
        <w:left w:val="none" w:sz="0" w:space="0" w:color="auto"/>
        <w:bottom w:val="none" w:sz="0" w:space="0" w:color="auto"/>
        <w:right w:val="none" w:sz="0" w:space="0" w:color="auto"/>
      </w:divBdr>
    </w:div>
    <w:div w:id="819348482">
      <w:marLeft w:val="640"/>
      <w:marRight w:val="0"/>
      <w:marTop w:val="0"/>
      <w:marBottom w:val="0"/>
      <w:divBdr>
        <w:top w:val="none" w:sz="0" w:space="0" w:color="auto"/>
        <w:left w:val="none" w:sz="0" w:space="0" w:color="auto"/>
        <w:bottom w:val="none" w:sz="0" w:space="0" w:color="auto"/>
        <w:right w:val="none" w:sz="0" w:space="0" w:color="auto"/>
      </w:divBdr>
    </w:div>
    <w:div w:id="819419910">
      <w:marLeft w:val="640"/>
      <w:marRight w:val="0"/>
      <w:marTop w:val="0"/>
      <w:marBottom w:val="0"/>
      <w:divBdr>
        <w:top w:val="none" w:sz="0" w:space="0" w:color="auto"/>
        <w:left w:val="none" w:sz="0" w:space="0" w:color="auto"/>
        <w:bottom w:val="none" w:sz="0" w:space="0" w:color="auto"/>
        <w:right w:val="none" w:sz="0" w:space="0" w:color="auto"/>
      </w:divBdr>
    </w:div>
    <w:div w:id="819463482">
      <w:marLeft w:val="640"/>
      <w:marRight w:val="0"/>
      <w:marTop w:val="0"/>
      <w:marBottom w:val="0"/>
      <w:divBdr>
        <w:top w:val="none" w:sz="0" w:space="0" w:color="auto"/>
        <w:left w:val="none" w:sz="0" w:space="0" w:color="auto"/>
        <w:bottom w:val="none" w:sz="0" w:space="0" w:color="auto"/>
        <w:right w:val="none" w:sz="0" w:space="0" w:color="auto"/>
      </w:divBdr>
    </w:div>
    <w:div w:id="819465836">
      <w:marLeft w:val="640"/>
      <w:marRight w:val="0"/>
      <w:marTop w:val="0"/>
      <w:marBottom w:val="0"/>
      <w:divBdr>
        <w:top w:val="none" w:sz="0" w:space="0" w:color="auto"/>
        <w:left w:val="none" w:sz="0" w:space="0" w:color="auto"/>
        <w:bottom w:val="none" w:sz="0" w:space="0" w:color="auto"/>
        <w:right w:val="none" w:sz="0" w:space="0" w:color="auto"/>
      </w:divBdr>
    </w:div>
    <w:div w:id="819545124">
      <w:marLeft w:val="640"/>
      <w:marRight w:val="0"/>
      <w:marTop w:val="0"/>
      <w:marBottom w:val="0"/>
      <w:divBdr>
        <w:top w:val="none" w:sz="0" w:space="0" w:color="auto"/>
        <w:left w:val="none" w:sz="0" w:space="0" w:color="auto"/>
        <w:bottom w:val="none" w:sz="0" w:space="0" w:color="auto"/>
        <w:right w:val="none" w:sz="0" w:space="0" w:color="auto"/>
      </w:divBdr>
    </w:div>
    <w:div w:id="819618771">
      <w:marLeft w:val="480"/>
      <w:marRight w:val="0"/>
      <w:marTop w:val="0"/>
      <w:marBottom w:val="0"/>
      <w:divBdr>
        <w:top w:val="none" w:sz="0" w:space="0" w:color="auto"/>
        <w:left w:val="none" w:sz="0" w:space="0" w:color="auto"/>
        <w:bottom w:val="none" w:sz="0" w:space="0" w:color="auto"/>
        <w:right w:val="none" w:sz="0" w:space="0" w:color="auto"/>
      </w:divBdr>
    </w:div>
    <w:div w:id="819619285">
      <w:marLeft w:val="640"/>
      <w:marRight w:val="0"/>
      <w:marTop w:val="0"/>
      <w:marBottom w:val="0"/>
      <w:divBdr>
        <w:top w:val="none" w:sz="0" w:space="0" w:color="auto"/>
        <w:left w:val="none" w:sz="0" w:space="0" w:color="auto"/>
        <w:bottom w:val="none" w:sz="0" w:space="0" w:color="auto"/>
        <w:right w:val="none" w:sz="0" w:space="0" w:color="auto"/>
      </w:divBdr>
    </w:div>
    <w:div w:id="819805341">
      <w:marLeft w:val="640"/>
      <w:marRight w:val="0"/>
      <w:marTop w:val="0"/>
      <w:marBottom w:val="0"/>
      <w:divBdr>
        <w:top w:val="none" w:sz="0" w:space="0" w:color="auto"/>
        <w:left w:val="none" w:sz="0" w:space="0" w:color="auto"/>
        <w:bottom w:val="none" w:sz="0" w:space="0" w:color="auto"/>
        <w:right w:val="none" w:sz="0" w:space="0" w:color="auto"/>
      </w:divBdr>
    </w:div>
    <w:div w:id="819811121">
      <w:marLeft w:val="640"/>
      <w:marRight w:val="0"/>
      <w:marTop w:val="0"/>
      <w:marBottom w:val="0"/>
      <w:divBdr>
        <w:top w:val="none" w:sz="0" w:space="0" w:color="auto"/>
        <w:left w:val="none" w:sz="0" w:space="0" w:color="auto"/>
        <w:bottom w:val="none" w:sz="0" w:space="0" w:color="auto"/>
        <w:right w:val="none" w:sz="0" w:space="0" w:color="auto"/>
      </w:divBdr>
    </w:div>
    <w:div w:id="819880937">
      <w:marLeft w:val="480"/>
      <w:marRight w:val="0"/>
      <w:marTop w:val="0"/>
      <w:marBottom w:val="0"/>
      <w:divBdr>
        <w:top w:val="none" w:sz="0" w:space="0" w:color="auto"/>
        <w:left w:val="none" w:sz="0" w:space="0" w:color="auto"/>
        <w:bottom w:val="none" w:sz="0" w:space="0" w:color="auto"/>
        <w:right w:val="none" w:sz="0" w:space="0" w:color="auto"/>
      </w:divBdr>
    </w:div>
    <w:div w:id="819925668">
      <w:marLeft w:val="640"/>
      <w:marRight w:val="0"/>
      <w:marTop w:val="0"/>
      <w:marBottom w:val="0"/>
      <w:divBdr>
        <w:top w:val="none" w:sz="0" w:space="0" w:color="auto"/>
        <w:left w:val="none" w:sz="0" w:space="0" w:color="auto"/>
        <w:bottom w:val="none" w:sz="0" w:space="0" w:color="auto"/>
        <w:right w:val="none" w:sz="0" w:space="0" w:color="auto"/>
      </w:divBdr>
    </w:div>
    <w:div w:id="820005554">
      <w:marLeft w:val="640"/>
      <w:marRight w:val="0"/>
      <w:marTop w:val="0"/>
      <w:marBottom w:val="0"/>
      <w:divBdr>
        <w:top w:val="none" w:sz="0" w:space="0" w:color="auto"/>
        <w:left w:val="none" w:sz="0" w:space="0" w:color="auto"/>
        <w:bottom w:val="none" w:sz="0" w:space="0" w:color="auto"/>
        <w:right w:val="none" w:sz="0" w:space="0" w:color="auto"/>
      </w:divBdr>
    </w:div>
    <w:div w:id="820005588">
      <w:marLeft w:val="640"/>
      <w:marRight w:val="0"/>
      <w:marTop w:val="0"/>
      <w:marBottom w:val="0"/>
      <w:divBdr>
        <w:top w:val="none" w:sz="0" w:space="0" w:color="auto"/>
        <w:left w:val="none" w:sz="0" w:space="0" w:color="auto"/>
        <w:bottom w:val="none" w:sz="0" w:space="0" w:color="auto"/>
        <w:right w:val="none" w:sz="0" w:space="0" w:color="auto"/>
      </w:divBdr>
    </w:div>
    <w:div w:id="820074823">
      <w:marLeft w:val="640"/>
      <w:marRight w:val="0"/>
      <w:marTop w:val="0"/>
      <w:marBottom w:val="0"/>
      <w:divBdr>
        <w:top w:val="none" w:sz="0" w:space="0" w:color="auto"/>
        <w:left w:val="none" w:sz="0" w:space="0" w:color="auto"/>
        <w:bottom w:val="none" w:sz="0" w:space="0" w:color="auto"/>
        <w:right w:val="none" w:sz="0" w:space="0" w:color="auto"/>
      </w:divBdr>
    </w:div>
    <w:div w:id="820080443">
      <w:marLeft w:val="640"/>
      <w:marRight w:val="0"/>
      <w:marTop w:val="0"/>
      <w:marBottom w:val="0"/>
      <w:divBdr>
        <w:top w:val="none" w:sz="0" w:space="0" w:color="auto"/>
        <w:left w:val="none" w:sz="0" w:space="0" w:color="auto"/>
        <w:bottom w:val="none" w:sz="0" w:space="0" w:color="auto"/>
        <w:right w:val="none" w:sz="0" w:space="0" w:color="auto"/>
      </w:divBdr>
    </w:div>
    <w:div w:id="820082633">
      <w:marLeft w:val="640"/>
      <w:marRight w:val="0"/>
      <w:marTop w:val="0"/>
      <w:marBottom w:val="0"/>
      <w:divBdr>
        <w:top w:val="none" w:sz="0" w:space="0" w:color="auto"/>
        <w:left w:val="none" w:sz="0" w:space="0" w:color="auto"/>
        <w:bottom w:val="none" w:sz="0" w:space="0" w:color="auto"/>
        <w:right w:val="none" w:sz="0" w:space="0" w:color="auto"/>
      </w:divBdr>
    </w:div>
    <w:div w:id="820148930">
      <w:marLeft w:val="640"/>
      <w:marRight w:val="0"/>
      <w:marTop w:val="0"/>
      <w:marBottom w:val="0"/>
      <w:divBdr>
        <w:top w:val="none" w:sz="0" w:space="0" w:color="auto"/>
        <w:left w:val="none" w:sz="0" w:space="0" w:color="auto"/>
        <w:bottom w:val="none" w:sz="0" w:space="0" w:color="auto"/>
        <w:right w:val="none" w:sz="0" w:space="0" w:color="auto"/>
      </w:divBdr>
    </w:div>
    <w:div w:id="820195299">
      <w:marLeft w:val="640"/>
      <w:marRight w:val="0"/>
      <w:marTop w:val="0"/>
      <w:marBottom w:val="0"/>
      <w:divBdr>
        <w:top w:val="none" w:sz="0" w:space="0" w:color="auto"/>
        <w:left w:val="none" w:sz="0" w:space="0" w:color="auto"/>
        <w:bottom w:val="none" w:sz="0" w:space="0" w:color="auto"/>
        <w:right w:val="none" w:sz="0" w:space="0" w:color="auto"/>
      </w:divBdr>
    </w:div>
    <w:div w:id="820273056">
      <w:marLeft w:val="640"/>
      <w:marRight w:val="0"/>
      <w:marTop w:val="0"/>
      <w:marBottom w:val="0"/>
      <w:divBdr>
        <w:top w:val="none" w:sz="0" w:space="0" w:color="auto"/>
        <w:left w:val="none" w:sz="0" w:space="0" w:color="auto"/>
        <w:bottom w:val="none" w:sz="0" w:space="0" w:color="auto"/>
        <w:right w:val="none" w:sz="0" w:space="0" w:color="auto"/>
      </w:divBdr>
    </w:div>
    <w:div w:id="820274062">
      <w:marLeft w:val="640"/>
      <w:marRight w:val="0"/>
      <w:marTop w:val="0"/>
      <w:marBottom w:val="0"/>
      <w:divBdr>
        <w:top w:val="none" w:sz="0" w:space="0" w:color="auto"/>
        <w:left w:val="none" w:sz="0" w:space="0" w:color="auto"/>
        <w:bottom w:val="none" w:sz="0" w:space="0" w:color="auto"/>
        <w:right w:val="none" w:sz="0" w:space="0" w:color="auto"/>
      </w:divBdr>
    </w:div>
    <w:div w:id="820389552">
      <w:marLeft w:val="640"/>
      <w:marRight w:val="0"/>
      <w:marTop w:val="0"/>
      <w:marBottom w:val="0"/>
      <w:divBdr>
        <w:top w:val="none" w:sz="0" w:space="0" w:color="auto"/>
        <w:left w:val="none" w:sz="0" w:space="0" w:color="auto"/>
        <w:bottom w:val="none" w:sz="0" w:space="0" w:color="auto"/>
        <w:right w:val="none" w:sz="0" w:space="0" w:color="auto"/>
      </w:divBdr>
    </w:div>
    <w:div w:id="820537342">
      <w:marLeft w:val="640"/>
      <w:marRight w:val="0"/>
      <w:marTop w:val="0"/>
      <w:marBottom w:val="0"/>
      <w:divBdr>
        <w:top w:val="none" w:sz="0" w:space="0" w:color="auto"/>
        <w:left w:val="none" w:sz="0" w:space="0" w:color="auto"/>
        <w:bottom w:val="none" w:sz="0" w:space="0" w:color="auto"/>
        <w:right w:val="none" w:sz="0" w:space="0" w:color="auto"/>
      </w:divBdr>
    </w:div>
    <w:div w:id="820541334">
      <w:marLeft w:val="640"/>
      <w:marRight w:val="0"/>
      <w:marTop w:val="0"/>
      <w:marBottom w:val="0"/>
      <w:divBdr>
        <w:top w:val="none" w:sz="0" w:space="0" w:color="auto"/>
        <w:left w:val="none" w:sz="0" w:space="0" w:color="auto"/>
        <w:bottom w:val="none" w:sz="0" w:space="0" w:color="auto"/>
        <w:right w:val="none" w:sz="0" w:space="0" w:color="auto"/>
      </w:divBdr>
    </w:div>
    <w:div w:id="820659081">
      <w:marLeft w:val="640"/>
      <w:marRight w:val="0"/>
      <w:marTop w:val="0"/>
      <w:marBottom w:val="0"/>
      <w:divBdr>
        <w:top w:val="none" w:sz="0" w:space="0" w:color="auto"/>
        <w:left w:val="none" w:sz="0" w:space="0" w:color="auto"/>
        <w:bottom w:val="none" w:sz="0" w:space="0" w:color="auto"/>
        <w:right w:val="none" w:sz="0" w:space="0" w:color="auto"/>
      </w:divBdr>
    </w:div>
    <w:div w:id="820852412">
      <w:marLeft w:val="640"/>
      <w:marRight w:val="0"/>
      <w:marTop w:val="0"/>
      <w:marBottom w:val="0"/>
      <w:divBdr>
        <w:top w:val="none" w:sz="0" w:space="0" w:color="auto"/>
        <w:left w:val="none" w:sz="0" w:space="0" w:color="auto"/>
        <w:bottom w:val="none" w:sz="0" w:space="0" w:color="auto"/>
        <w:right w:val="none" w:sz="0" w:space="0" w:color="auto"/>
      </w:divBdr>
    </w:div>
    <w:div w:id="820925661">
      <w:marLeft w:val="640"/>
      <w:marRight w:val="0"/>
      <w:marTop w:val="0"/>
      <w:marBottom w:val="0"/>
      <w:divBdr>
        <w:top w:val="none" w:sz="0" w:space="0" w:color="auto"/>
        <w:left w:val="none" w:sz="0" w:space="0" w:color="auto"/>
        <w:bottom w:val="none" w:sz="0" w:space="0" w:color="auto"/>
        <w:right w:val="none" w:sz="0" w:space="0" w:color="auto"/>
      </w:divBdr>
    </w:div>
    <w:div w:id="820971445">
      <w:marLeft w:val="640"/>
      <w:marRight w:val="0"/>
      <w:marTop w:val="0"/>
      <w:marBottom w:val="0"/>
      <w:divBdr>
        <w:top w:val="none" w:sz="0" w:space="0" w:color="auto"/>
        <w:left w:val="none" w:sz="0" w:space="0" w:color="auto"/>
        <w:bottom w:val="none" w:sz="0" w:space="0" w:color="auto"/>
        <w:right w:val="none" w:sz="0" w:space="0" w:color="auto"/>
      </w:divBdr>
    </w:div>
    <w:div w:id="821115727">
      <w:marLeft w:val="640"/>
      <w:marRight w:val="0"/>
      <w:marTop w:val="0"/>
      <w:marBottom w:val="0"/>
      <w:divBdr>
        <w:top w:val="none" w:sz="0" w:space="0" w:color="auto"/>
        <w:left w:val="none" w:sz="0" w:space="0" w:color="auto"/>
        <w:bottom w:val="none" w:sz="0" w:space="0" w:color="auto"/>
        <w:right w:val="none" w:sz="0" w:space="0" w:color="auto"/>
      </w:divBdr>
    </w:div>
    <w:div w:id="821119885">
      <w:marLeft w:val="640"/>
      <w:marRight w:val="0"/>
      <w:marTop w:val="0"/>
      <w:marBottom w:val="0"/>
      <w:divBdr>
        <w:top w:val="none" w:sz="0" w:space="0" w:color="auto"/>
        <w:left w:val="none" w:sz="0" w:space="0" w:color="auto"/>
        <w:bottom w:val="none" w:sz="0" w:space="0" w:color="auto"/>
        <w:right w:val="none" w:sz="0" w:space="0" w:color="auto"/>
      </w:divBdr>
    </w:div>
    <w:div w:id="821122912">
      <w:marLeft w:val="640"/>
      <w:marRight w:val="0"/>
      <w:marTop w:val="0"/>
      <w:marBottom w:val="0"/>
      <w:divBdr>
        <w:top w:val="none" w:sz="0" w:space="0" w:color="auto"/>
        <w:left w:val="none" w:sz="0" w:space="0" w:color="auto"/>
        <w:bottom w:val="none" w:sz="0" w:space="0" w:color="auto"/>
        <w:right w:val="none" w:sz="0" w:space="0" w:color="auto"/>
      </w:divBdr>
    </w:div>
    <w:div w:id="821238197">
      <w:marLeft w:val="640"/>
      <w:marRight w:val="0"/>
      <w:marTop w:val="0"/>
      <w:marBottom w:val="0"/>
      <w:divBdr>
        <w:top w:val="none" w:sz="0" w:space="0" w:color="auto"/>
        <w:left w:val="none" w:sz="0" w:space="0" w:color="auto"/>
        <w:bottom w:val="none" w:sz="0" w:space="0" w:color="auto"/>
        <w:right w:val="none" w:sz="0" w:space="0" w:color="auto"/>
      </w:divBdr>
    </w:div>
    <w:div w:id="821238247">
      <w:marLeft w:val="640"/>
      <w:marRight w:val="0"/>
      <w:marTop w:val="0"/>
      <w:marBottom w:val="0"/>
      <w:divBdr>
        <w:top w:val="none" w:sz="0" w:space="0" w:color="auto"/>
        <w:left w:val="none" w:sz="0" w:space="0" w:color="auto"/>
        <w:bottom w:val="none" w:sz="0" w:space="0" w:color="auto"/>
        <w:right w:val="none" w:sz="0" w:space="0" w:color="auto"/>
      </w:divBdr>
    </w:div>
    <w:div w:id="821312896">
      <w:marLeft w:val="640"/>
      <w:marRight w:val="0"/>
      <w:marTop w:val="0"/>
      <w:marBottom w:val="0"/>
      <w:divBdr>
        <w:top w:val="none" w:sz="0" w:space="0" w:color="auto"/>
        <w:left w:val="none" w:sz="0" w:space="0" w:color="auto"/>
        <w:bottom w:val="none" w:sz="0" w:space="0" w:color="auto"/>
        <w:right w:val="none" w:sz="0" w:space="0" w:color="auto"/>
      </w:divBdr>
    </w:div>
    <w:div w:id="821459577">
      <w:marLeft w:val="640"/>
      <w:marRight w:val="0"/>
      <w:marTop w:val="0"/>
      <w:marBottom w:val="0"/>
      <w:divBdr>
        <w:top w:val="none" w:sz="0" w:space="0" w:color="auto"/>
        <w:left w:val="none" w:sz="0" w:space="0" w:color="auto"/>
        <w:bottom w:val="none" w:sz="0" w:space="0" w:color="auto"/>
        <w:right w:val="none" w:sz="0" w:space="0" w:color="auto"/>
      </w:divBdr>
    </w:div>
    <w:div w:id="821510332">
      <w:marLeft w:val="640"/>
      <w:marRight w:val="0"/>
      <w:marTop w:val="0"/>
      <w:marBottom w:val="0"/>
      <w:divBdr>
        <w:top w:val="none" w:sz="0" w:space="0" w:color="auto"/>
        <w:left w:val="none" w:sz="0" w:space="0" w:color="auto"/>
        <w:bottom w:val="none" w:sz="0" w:space="0" w:color="auto"/>
        <w:right w:val="none" w:sz="0" w:space="0" w:color="auto"/>
      </w:divBdr>
    </w:div>
    <w:div w:id="821576878">
      <w:marLeft w:val="640"/>
      <w:marRight w:val="0"/>
      <w:marTop w:val="0"/>
      <w:marBottom w:val="0"/>
      <w:divBdr>
        <w:top w:val="none" w:sz="0" w:space="0" w:color="auto"/>
        <w:left w:val="none" w:sz="0" w:space="0" w:color="auto"/>
        <w:bottom w:val="none" w:sz="0" w:space="0" w:color="auto"/>
        <w:right w:val="none" w:sz="0" w:space="0" w:color="auto"/>
      </w:divBdr>
    </w:div>
    <w:div w:id="821628386">
      <w:marLeft w:val="640"/>
      <w:marRight w:val="0"/>
      <w:marTop w:val="0"/>
      <w:marBottom w:val="0"/>
      <w:divBdr>
        <w:top w:val="none" w:sz="0" w:space="0" w:color="auto"/>
        <w:left w:val="none" w:sz="0" w:space="0" w:color="auto"/>
        <w:bottom w:val="none" w:sz="0" w:space="0" w:color="auto"/>
        <w:right w:val="none" w:sz="0" w:space="0" w:color="auto"/>
      </w:divBdr>
    </w:div>
    <w:div w:id="821653172">
      <w:marLeft w:val="640"/>
      <w:marRight w:val="0"/>
      <w:marTop w:val="0"/>
      <w:marBottom w:val="0"/>
      <w:divBdr>
        <w:top w:val="none" w:sz="0" w:space="0" w:color="auto"/>
        <w:left w:val="none" w:sz="0" w:space="0" w:color="auto"/>
        <w:bottom w:val="none" w:sz="0" w:space="0" w:color="auto"/>
        <w:right w:val="none" w:sz="0" w:space="0" w:color="auto"/>
      </w:divBdr>
    </w:div>
    <w:div w:id="821655181">
      <w:marLeft w:val="640"/>
      <w:marRight w:val="0"/>
      <w:marTop w:val="0"/>
      <w:marBottom w:val="0"/>
      <w:divBdr>
        <w:top w:val="none" w:sz="0" w:space="0" w:color="auto"/>
        <w:left w:val="none" w:sz="0" w:space="0" w:color="auto"/>
        <w:bottom w:val="none" w:sz="0" w:space="0" w:color="auto"/>
        <w:right w:val="none" w:sz="0" w:space="0" w:color="auto"/>
      </w:divBdr>
    </w:div>
    <w:div w:id="821696591">
      <w:marLeft w:val="640"/>
      <w:marRight w:val="0"/>
      <w:marTop w:val="0"/>
      <w:marBottom w:val="0"/>
      <w:divBdr>
        <w:top w:val="none" w:sz="0" w:space="0" w:color="auto"/>
        <w:left w:val="none" w:sz="0" w:space="0" w:color="auto"/>
        <w:bottom w:val="none" w:sz="0" w:space="0" w:color="auto"/>
        <w:right w:val="none" w:sz="0" w:space="0" w:color="auto"/>
      </w:divBdr>
    </w:div>
    <w:div w:id="821701529">
      <w:marLeft w:val="640"/>
      <w:marRight w:val="0"/>
      <w:marTop w:val="0"/>
      <w:marBottom w:val="0"/>
      <w:divBdr>
        <w:top w:val="none" w:sz="0" w:space="0" w:color="auto"/>
        <w:left w:val="none" w:sz="0" w:space="0" w:color="auto"/>
        <w:bottom w:val="none" w:sz="0" w:space="0" w:color="auto"/>
        <w:right w:val="none" w:sz="0" w:space="0" w:color="auto"/>
      </w:divBdr>
    </w:div>
    <w:div w:id="821773560">
      <w:marLeft w:val="640"/>
      <w:marRight w:val="0"/>
      <w:marTop w:val="0"/>
      <w:marBottom w:val="0"/>
      <w:divBdr>
        <w:top w:val="none" w:sz="0" w:space="0" w:color="auto"/>
        <w:left w:val="none" w:sz="0" w:space="0" w:color="auto"/>
        <w:bottom w:val="none" w:sz="0" w:space="0" w:color="auto"/>
        <w:right w:val="none" w:sz="0" w:space="0" w:color="auto"/>
      </w:divBdr>
    </w:div>
    <w:div w:id="821821955">
      <w:marLeft w:val="640"/>
      <w:marRight w:val="0"/>
      <w:marTop w:val="0"/>
      <w:marBottom w:val="0"/>
      <w:divBdr>
        <w:top w:val="none" w:sz="0" w:space="0" w:color="auto"/>
        <w:left w:val="none" w:sz="0" w:space="0" w:color="auto"/>
        <w:bottom w:val="none" w:sz="0" w:space="0" w:color="auto"/>
        <w:right w:val="none" w:sz="0" w:space="0" w:color="auto"/>
      </w:divBdr>
    </w:div>
    <w:div w:id="821892156">
      <w:marLeft w:val="640"/>
      <w:marRight w:val="0"/>
      <w:marTop w:val="0"/>
      <w:marBottom w:val="0"/>
      <w:divBdr>
        <w:top w:val="none" w:sz="0" w:space="0" w:color="auto"/>
        <w:left w:val="none" w:sz="0" w:space="0" w:color="auto"/>
        <w:bottom w:val="none" w:sz="0" w:space="0" w:color="auto"/>
        <w:right w:val="none" w:sz="0" w:space="0" w:color="auto"/>
      </w:divBdr>
    </w:div>
    <w:div w:id="822090172">
      <w:marLeft w:val="640"/>
      <w:marRight w:val="0"/>
      <w:marTop w:val="0"/>
      <w:marBottom w:val="0"/>
      <w:divBdr>
        <w:top w:val="none" w:sz="0" w:space="0" w:color="auto"/>
        <w:left w:val="none" w:sz="0" w:space="0" w:color="auto"/>
        <w:bottom w:val="none" w:sz="0" w:space="0" w:color="auto"/>
        <w:right w:val="none" w:sz="0" w:space="0" w:color="auto"/>
      </w:divBdr>
    </w:div>
    <w:div w:id="822234243">
      <w:marLeft w:val="640"/>
      <w:marRight w:val="0"/>
      <w:marTop w:val="0"/>
      <w:marBottom w:val="0"/>
      <w:divBdr>
        <w:top w:val="none" w:sz="0" w:space="0" w:color="auto"/>
        <w:left w:val="none" w:sz="0" w:space="0" w:color="auto"/>
        <w:bottom w:val="none" w:sz="0" w:space="0" w:color="auto"/>
        <w:right w:val="none" w:sz="0" w:space="0" w:color="auto"/>
      </w:divBdr>
    </w:div>
    <w:div w:id="822239467">
      <w:marLeft w:val="640"/>
      <w:marRight w:val="0"/>
      <w:marTop w:val="0"/>
      <w:marBottom w:val="0"/>
      <w:divBdr>
        <w:top w:val="none" w:sz="0" w:space="0" w:color="auto"/>
        <w:left w:val="none" w:sz="0" w:space="0" w:color="auto"/>
        <w:bottom w:val="none" w:sz="0" w:space="0" w:color="auto"/>
        <w:right w:val="none" w:sz="0" w:space="0" w:color="auto"/>
      </w:divBdr>
    </w:div>
    <w:div w:id="822310972">
      <w:marLeft w:val="640"/>
      <w:marRight w:val="0"/>
      <w:marTop w:val="0"/>
      <w:marBottom w:val="0"/>
      <w:divBdr>
        <w:top w:val="none" w:sz="0" w:space="0" w:color="auto"/>
        <w:left w:val="none" w:sz="0" w:space="0" w:color="auto"/>
        <w:bottom w:val="none" w:sz="0" w:space="0" w:color="auto"/>
        <w:right w:val="none" w:sz="0" w:space="0" w:color="auto"/>
      </w:divBdr>
    </w:div>
    <w:div w:id="822351032">
      <w:marLeft w:val="640"/>
      <w:marRight w:val="0"/>
      <w:marTop w:val="0"/>
      <w:marBottom w:val="0"/>
      <w:divBdr>
        <w:top w:val="none" w:sz="0" w:space="0" w:color="auto"/>
        <w:left w:val="none" w:sz="0" w:space="0" w:color="auto"/>
        <w:bottom w:val="none" w:sz="0" w:space="0" w:color="auto"/>
        <w:right w:val="none" w:sz="0" w:space="0" w:color="auto"/>
      </w:divBdr>
    </w:div>
    <w:div w:id="822351302">
      <w:marLeft w:val="640"/>
      <w:marRight w:val="0"/>
      <w:marTop w:val="0"/>
      <w:marBottom w:val="0"/>
      <w:divBdr>
        <w:top w:val="none" w:sz="0" w:space="0" w:color="auto"/>
        <w:left w:val="none" w:sz="0" w:space="0" w:color="auto"/>
        <w:bottom w:val="none" w:sz="0" w:space="0" w:color="auto"/>
        <w:right w:val="none" w:sz="0" w:space="0" w:color="auto"/>
      </w:divBdr>
    </w:div>
    <w:div w:id="822429079">
      <w:marLeft w:val="640"/>
      <w:marRight w:val="0"/>
      <w:marTop w:val="0"/>
      <w:marBottom w:val="0"/>
      <w:divBdr>
        <w:top w:val="none" w:sz="0" w:space="0" w:color="auto"/>
        <w:left w:val="none" w:sz="0" w:space="0" w:color="auto"/>
        <w:bottom w:val="none" w:sz="0" w:space="0" w:color="auto"/>
        <w:right w:val="none" w:sz="0" w:space="0" w:color="auto"/>
      </w:divBdr>
    </w:div>
    <w:div w:id="822432720">
      <w:marLeft w:val="640"/>
      <w:marRight w:val="0"/>
      <w:marTop w:val="0"/>
      <w:marBottom w:val="0"/>
      <w:divBdr>
        <w:top w:val="none" w:sz="0" w:space="0" w:color="auto"/>
        <w:left w:val="none" w:sz="0" w:space="0" w:color="auto"/>
        <w:bottom w:val="none" w:sz="0" w:space="0" w:color="auto"/>
        <w:right w:val="none" w:sz="0" w:space="0" w:color="auto"/>
      </w:divBdr>
    </w:div>
    <w:div w:id="822477527">
      <w:marLeft w:val="640"/>
      <w:marRight w:val="0"/>
      <w:marTop w:val="0"/>
      <w:marBottom w:val="0"/>
      <w:divBdr>
        <w:top w:val="none" w:sz="0" w:space="0" w:color="auto"/>
        <w:left w:val="none" w:sz="0" w:space="0" w:color="auto"/>
        <w:bottom w:val="none" w:sz="0" w:space="0" w:color="auto"/>
        <w:right w:val="none" w:sz="0" w:space="0" w:color="auto"/>
      </w:divBdr>
    </w:div>
    <w:div w:id="822502743">
      <w:marLeft w:val="640"/>
      <w:marRight w:val="0"/>
      <w:marTop w:val="0"/>
      <w:marBottom w:val="0"/>
      <w:divBdr>
        <w:top w:val="none" w:sz="0" w:space="0" w:color="auto"/>
        <w:left w:val="none" w:sz="0" w:space="0" w:color="auto"/>
        <w:bottom w:val="none" w:sz="0" w:space="0" w:color="auto"/>
        <w:right w:val="none" w:sz="0" w:space="0" w:color="auto"/>
      </w:divBdr>
    </w:div>
    <w:div w:id="822544712">
      <w:marLeft w:val="640"/>
      <w:marRight w:val="0"/>
      <w:marTop w:val="0"/>
      <w:marBottom w:val="0"/>
      <w:divBdr>
        <w:top w:val="none" w:sz="0" w:space="0" w:color="auto"/>
        <w:left w:val="none" w:sz="0" w:space="0" w:color="auto"/>
        <w:bottom w:val="none" w:sz="0" w:space="0" w:color="auto"/>
        <w:right w:val="none" w:sz="0" w:space="0" w:color="auto"/>
      </w:divBdr>
    </w:div>
    <w:div w:id="822551417">
      <w:marLeft w:val="640"/>
      <w:marRight w:val="0"/>
      <w:marTop w:val="0"/>
      <w:marBottom w:val="0"/>
      <w:divBdr>
        <w:top w:val="none" w:sz="0" w:space="0" w:color="auto"/>
        <w:left w:val="none" w:sz="0" w:space="0" w:color="auto"/>
        <w:bottom w:val="none" w:sz="0" w:space="0" w:color="auto"/>
        <w:right w:val="none" w:sz="0" w:space="0" w:color="auto"/>
      </w:divBdr>
    </w:div>
    <w:div w:id="822618806">
      <w:marLeft w:val="640"/>
      <w:marRight w:val="0"/>
      <w:marTop w:val="0"/>
      <w:marBottom w:val="0"/>
      <w:divBdr>
        <w:top w:val="none" w:sz="0" w:space="0" w:color="auto"/>
        <w:left w:val="none" w:sz="0" w:space="0" w:color="auto"/>
        <w:bottom w:val="none" w:sz="0" w:space="0" w:color="auto"/>
        <w:right w:val="none" w:sz="0" w:space="0" w:color="auto"/>
      </w:divBdr>
    </w:div>
    <w:div w:id="822741645">
      <w:marLeft w:val="640"/>
      <w:marRight w:val="0"/>
      <w:marTop w:val="0"/>
      <w:marBottom w:val="0"/>
      <w:divBdr>
        <w:top w:val="none" w:sz="0" w:space="0" w:color="auto"/>
        <w:left w:val="none" w:sz="0" w:space="0" w:color="auto"/>
        <w:bottom w:val="none" w:sz="0" w:space="0" w:color="auto"/>
        <w:right w:val="none" w:sz="0" w:space="0" w:color="auto"/>
      </w:divBdr>
    </w:div>
    <w:div w:id="822744909">
      <w:marLeft w:val="640"/>
      <w:marRight w:val="0"/>
      <w:marTop w:val="0"/>
      <w:marBottom w:val="0"/>
      <w:divBdr>
        <w:top w:val="none" w:sz="0" w:space="0" w:color="auto"/>
        <w:left w:val="none" w:sz="0" w:space="0" w:color="auto"/>
        <w:bottom w:val="none" w:sz="0" w:space="0" w:color="auto"/>
        <w:right w:val="none" w:sz="0" w:space="0" w:color="auto"/>
      </w:divBdr>
    </w:div>
    <w:div w:id="822769675">
      <w:bodyDiv w:val="1"/>
      <w:marLeft w:val="0"/>
      <w:marRight w:val="0"/>
      <w:marTop w:val="0"/>
      <w:marBottom w:val="0"/>
      <w:divBdr>
        <w:top w:val="none" w:sz="0" w:space="0" w:color="auto"/>
        <w:left w:val="none" w:sz="0" w:space="0" w:color="auto"/>
        <w:bottom w:val="none" w:sz="0" w:space="0" w:color="auto"/>
        <w:right w:val="none" w:sz="0" w:space="0" w:color="auto"/>
      </w:divBdr>
    </w:div>
    <w:div w:id="822771500">
      <w:marLeft w:val="640"/>
      <w:marRight w:val="0"/>
      <w:marTop w:val="0"/>
      <w:marBottom w:val="0"/>
      <w:divBdr>
        <w:top w:val="none" w:sz="0" w:space="0" w:color="auto"/>
        <w:left w:val="none" w:sz="0" w:space="0" w:color="auto"/>
        <w:bottom w:val="none" w:sz="0" w:space="0" w:color="auto"/>
        <w:right w:val="none" w:sz="0" w:space="0" w:color="auto"/>
      </w:divBdr>
    </w:div>
    <w:div w:id="822814434">
      <w:marLeft w:val="640"/>
      <w:marRight w:val="0"/>
      <w:marTop w:val="0"/>
      <w:marBottom w:val="0"/>
      <w:divBdr>
        <w:top w:val="none" w:sz="0" w:space="0" w:color="auto"/>
        <w:left w:val="none" w:sz="0" w:space="0" w:color="auto"/>
        <w:bottom w:val="none" w:sz="0" w:space="0" w:color="auto"/>
        <w:right w:val="none" w:sz="0" w:space="0" w:color="auto"/>
      </w:divBdr>
    </w:div>
    <w:div w:id="822890880">
      <w:marLeft w:val="640"/>
      <w:marRight w:val="0"/>
      <w:marTop w:val="0"/>
      <w:marBottom w:val="0"/>
      <w:divBdr>
        <w:top w:val="none" w:sz="0" w:space="0" w:color="auto"/>
        <w:left w:val="none" w:sz="0" w:space="0" w:color="auto"/>
        <w:bottom w:val="none" w:sz="0" w:space="0" w:color="auto"/>
        <w:right w:val="none" w:sz="0" w:space="0" w:color="auto"/>
      </w:divBdr>
    </w:div>
    <w:div w:id="823089482">
      <w:marLeft w:val="640"/>
      <w:marRight w:val="0"/>
      <w:marTop w:val="0"/>
      <w:marBottom w:val="0"/>
      <w:divBdr>
        <w:top w:val="none" w:sz="0" w:space="0" w:color="auto"/>
        <w:left w:val="none" w:sz="0" w:space="0" w:color="auto"/>
        <w:bottom w:val="none" w:sz="0" w:space="0" w:color="auto"/>
        <w:right w:val="none" w:sz="0" w:space="0" w:color="auto"/>
      </w:divBdr>
    </w:div>
    <w:div w:id="823356941">
      <w:marLeft w:val="640"/>
      <w:marRight w:val="0"/>
      <w:marTop w:val="0"/>
      <w:marBottom w:val="0"/>
      <w:divBdr>
        <w:top w:val="none" w:sz="0" w:space="0" w:color="auto"/>
        <w:left w:val="none" w:sz="0" w:space="0" w:color="auto"/>
        <w:bottom w:val="none" w:sz="0" w:space="0" w:color="auto"/>
        <w:right w:val="none" w:sz="0" w:space="0" w:color="auto"/>
      </w:divBdr>
    </w:div>
    <w:div w:id="823357429">
      <w:marLeft w:val="640"/>
      <w:marRight w:val="0"/>
      <w:marTop w:val="0"/>
      <w:marBottom w:val="0"/>
      <w:divBdr>
        <w:top w:val="none" w:sz="0" w:space="0" w:color="auto"/>
        <w:left w:val="none" w:sz="0" w:space="0" w:color="auto"/>
        <w:bottom w:val="none" w:sz="0" w:space="0" w:color="auto"/>
        <w:right w:val="none" w:sz="0" w:space="0" w:color="auto"/>
      </w:divBdr>
    </w:div>
    <w:div w:id="823396812">
      <w:marLeft w:val="640"/>
      <w:marRight w:val="0"/>
      <w:marTop w:val="0"/>
      <w:marBottom w:val="0"/>
      <w:divBdr>
        <w:top w:val="none" w:sz="0" w:space="0" w:color="auto"/>
        <w:left w:val="none" w:sz="0" w:space="0" w:color="auto"/>
        <w:bottom w:val="none" w:sz="0" w:space="0" w:color="auto"/>
        <w:right w:val="none" w:sz="0" w:space="0" w:color="auto"/>
      </w:divBdr>
    </w:div>
    <w:div w:id="823399411">
      <w:marLeft w:val="640"/>
      <w:marRight w:val="0"/>
      <w:marTop w:val="0"/>
      <w:marBottom w:val="0"/>
      <w:divBdr>
        <w:top w:val="none" w:sz="0" w:space="0" w:color="auto"/>
        <w:left w:val="none" w:sz="0" w:space="0" w:color="auto"/>
        <w:bottom w:val="none" w:sz="0" w:space="0" w:color="auto"/>
        <w:right w:val="none" w:sz="0" w:space="0" w:color="auto"/>
      </w:divBdr>
    </w:div>
    <w:div w:id="823399931">
      <w:marLeft w:val="640"/>
      <w:marRight w:val="0"/>
      <w:marTop w:val="0"/>
      <w:marBottom w:val="0"/>
      <w:divBdr>
        <w:top w:val="none" w:sz="0" w:space="0" w:color="auto"/>
        <w:left w:val="none" w:sz="0" w:space="0" w:color="auto"/>
        <w:bottom w:val="none" w:sz="0" w:space="0" w:color="auto"/>
        <w:right w:val="none" w:sz="0" w:space="0" w:color="auto"/>
      </w:divBdr>
    </w:div>
    <w:div w:id="823426382">
      <w:marLeft w:val="640"/>
      <w:marRight w:val="0"/>
      <w:marTop w:val="0"/>
      <w:marBottom w:val="0"/>
      <w:divBdr>
        <w:top w:val="none" w:sz="0" w:space="0" w:color="auto"/>
        <w:left w:val="none" w:sz="0" w:space="0" w:color="auto"/>
        <w:bottom w:val="none" w:sz="0" w:space="0" w:color="auto"/>
        <w:right w:val="none" w:sz="0" w:space="0" w:color="auto"/>
      </w:divBdr>
    </w:div>
    <w:div w:id="823546054">
      <w:marLeft w:val="640"/>
      <w:marRight w:val="0"/>
      <w:marTop w:val="0"/>
      <w:marBottom w:val="0"/>
      <w:divBdr>
        <w:top w:val="none" w:sz="0" w:space="0" w:color="auto"/>
        <w:left w:val="none" w:sz="0" w:space="0" w:color="auto"/>
        <w:bottom w:val="none" w:sz="0" w:space="0" w:color="auto"/>
        <w:right w:val="none" w:sz="0" w:space="0" w:color="auto"/>
      </w:divBdr>
    </w:div>
    <w:div w:id="823547112">
      <w:marLeft w:val="640"/>
      <w:marRight w:val="0"/>
      <w:marTop w:val="0"/>
      <w:marBottom w:val="0"/>
      <w:divBdr>
        <w:top w:val="none" w:sz="0" w:space="0" w:color="auto"/>
        <w:left w:val="none" w:sz="0" w:space="0" w:color="auto"/>
        <w:bottom w:val="none" w:sz="0" w:space="0" w:color="auto"/>
        <w:right w:val="none" w:sz="0" w:space="0" w:color="auto"/>
      </w:divBdr>
    </w:div>
    <w:div w:id="823551152">
      <w:marLeft w:val="640"/>
      <w:marRight w:val="0"/>
      <w:marTop w:val="0"/>
      <w:marBottom w:val="0"/>
      <w:divBdr>
        <w:top w:val="none" w:sz="0" w:space="0" w:color="auto"/>
        <w:left w:val="none" w:sz="0" w:space="0" w:color="auto"/>
        <w:bottom w:val="none" w:sz="0" w:space="0" w:color="auto"/>
        <w:right w:val="none" w:sz="0" w:space="0" w:color="auto"/>
      </w:divBdr>
    </w:div>
    <w:div w:id="823662684">
      <w:marLeft w:val="640"/>
      <w:marRight w:val="0"/>
      <w:marTop w:val="0"/>
      <w:marBottom w:val="0"/>
      <w:divBdr>
        <w:top w:val="none" w:sz="0" w:space="0" w:color="auto"/>
        <w:left w:val="none" w:sz="0" w:space="0" w:color="auto"/>
        <w:bottom w:val="none" w:sz="0" w:space="0" w:color="auto"/>
        <w:right w:val="none" w:sz="0" w:space="0" w:color="auto"/>
      </w:divBdr>
    </w:div>
    <w:div w:id="823929362">
      <w:marLeft w:val="640"/>
      <w:marRight w:val="0"/>
      <w:marTop w:val="0"/>
      <w:marBottom w:val="0"/>
      <w:divBdr>
        <w:top w:val="none" w:sz="0" w:space="0" w:color="auto"/>
        <w:left w:val="none" w:sz="0" w:space="0" w:color="auto"/>
        <w:bottom w:val="none" w:sz="0" w:space="0" w:color="auto"/>
        <w:right w:val="none" w:sz="0" w:space="0" w:color="auto"/>
      </w:divBdr>
    </w:div>
    <w:div w:id="824006193">
      <w:marLeft w:val="640"/>
      <w:marRight w:val="0"/>
      <w:marTop w:val="0"/>
      <w:marBottom w:val="0"/>
      <w:divBdr>
        <w:top w:val="none" w:sz="0" w:space="0" w:color="auto"/>
        <w:left w:val="none" w:sz="0" w:space="0" w:color="auto"/>
        <w:bottom w:val="none" w:sz="0" w:space="0" w:color="auto"/>
        <w:right w:val="none" w:sz="0" w:space="0" w:color="auto"/>
      </w:divBdr>
    </w:div>
    <w:div w:id="824056627">
      <w:marLeft w:val="640"/>
      <w:marRight w:val="0"/>
      <w:marTop w:val="0"/>
      <w:marBottom w:val="0"/>
      <w:divBdr>
        <w:top w:val="none" w:sz="0" w:space="0" w:color="auto"/>
        <w:left w:val="none" w:sz="0" w:space="0" w:color="auto"/>
        <w:bottom w:val="none" w:sz="0" w:space="0" w:color="auto"/>
        <w:right w:val="none" w:sz="0" w:space="0" w:color="auto"/>
      </w:divBdr>
    </w:div>
    <w:div w:id="824129272">
      <w:marLeft w:val="640"/>
      <w:marRight w:val="0"/>
      <w:marTop w:val="0"/>
      <w:marBottom w:val="0"/>
      <w:divBdr>
        <w:top w:val="none" w:sz="0" w:space="0" w:color="auto"/>
        <w:left w:val="none" w:sz="0" w:space="0" w:color="auto"/>
        <w:bottom w:val="none" w:sz="0" w:space="0" w:color="auto"/>
        <w:right w:val="none" w:sz="0" w:space="0" w:color="auto"/>
      </w:divBdr>
    </w:div>
    <w:div w:id="824200246">
      <w:marLeft w:val="640"/>
      <w:marRight w:val="0"/>
      <w:marTop w:val="0"/>
      <w:marBottom w:val="0"/>
      <w:divBdr>
        <w:top w:val="none" w:sz="0" w:space="0" w:color="auto"/>
        <w:left w:val="none" w:sz="0" w:space="0" w:color="auto"/>
        <w:bottom w:val="none" w:sz="0" w:space="0" w:color="auto"/>
        <w:right w:val="none" w:sz="0" w:space="0" w:color="auto"/>
      </w:divBdr>
    </w:div>
    <w:div w:id="824203126">
      <w:marLeft w:val="640"/>
      <w:marRight w:val="0"/>
      <w:marTop w:val="0"/>
      <w:marBottom w:val="0"/>
      <w:divBdr>
        <w:top w:val="none" w:sz="0" w:space="0" w:color="auto"/>
        <w:left w:val="none" w:sz="0" w:space="0" w:color="auto"/>
        <w:bottom w:val="none" w:sz="0" w:space="0" w:color="auto"/>
        <w:right w:val="none" w:sz="0" w:space="0" w:color="auto"/>
      </w:divBdr>
    </w:div>
    <w:div w:id="824207113">
      <w:marLeft w:val="640"/>
      <w:marRight w:val="0"/>
      <w:marTop w:val="0"/>
      <w:marBottom w:val="0"/>
      <w:divBdr>
        <w:top w:val="none" w:sz="0" w:space="0" w:color="auto"/>
        <w:left w:val="none" w:sz="0" w:space="0" w:color="auto"/>
        <w:bottom w:val="none" w:sz="0" w:space="0" w:color="auto"/>
        <w:right w:val="none" w:sz="0" w:space="0" w:color="auto"/>
      </w:divBdr>
    </w:div>
    <w:div w:id="824395200">
      <w:marLeft w:val="640"/>
      <w:marRight w:val="0"/>
      <w:marTop w:val="0"/>
      <w:marBottom w:val="0"/>
      <w:divBdr>
        <w:top w:val="none" w:sz="0" w:space="0" w:color="auto"/>
        <w:left w:val="none" w:sz="0" w:space="0" w:color="auto"/>
        <w:bottom w:val="none" w:sz="0" w:space="0" w:color="auto"/>
        <w:right w:val="none" w:sz="0" w:space="0" w:color="auto"/>
      </w:divBdr>
    </w:div>
    <w:div w:id="824511805">
      <w:marLeft w:val="640"/>
      <w:marRight w:val="0"/>
      <w:marTop w:val="0"/>
      <w:marBottom w:val="0"/>
      <w:divBdr>
        <w:top w:val="none" w:sz="0" w:space="0" w:color="auto"/>
        <w:left w:val="none" w:sz="0" w:space="0" w:color="auto"/>
        <w:bottom w:val="none" w:sz="0" w:space="0" w:color="auto"/>
        <w:right w:val="none" w:sz="0" w:space="0" w:color="auto"/>
      </w:divBdr>
    </w:div>
    <w:div w:id="824668631">
      <w:marLeft w:val="640"/>
      <w:marRight w:val="0"/>
      <w:marTop w:val="0"/>
      <w:marBottom w:val="0"/>
      <w:divBdr>
        <w:top w:val="none" w:sz="0" w:space="0" w:color="auto"/>
        <w:left w:val="none" w:sz="0" w:space="0" w:color="auto"/>
        <w:bottom w:val="none" w:sz="0" w:space="0" w:color="auto"/>
        <w:right w:val="none" w:sz="0" w:space="0" w:color="auto"/>
      </w:divBdr>
    </w:div>
    <w:div w:id="824708881">
      <w:marLeft w:val="640"/>
      <w:marRight w:val="0"/>
      <w:marTop w:val="0"/>
      <w:marBottom w:val="0"/>
      <w:divBdr>
        <w:top w:val="none" w:sz="0" w:space="0" w:color="auto"/>
        <w:left w:val="none" w:sz="0" w:space="0" w:color="auto"/>
        <w:bottom w:val="none" w:sz="0" w:space="0" w:color="auto"/>
        <w:right w:val="none" w:sz="0" w:space="0" w:color="auto"/>
      </w:divBdr>
    </w:div>
    <w:div w:id="824779590">
      <w:marLeft w:val="640"/>
      <w:marRight w:val="0"/>
      <w:marTop w:val="0"/>
      <w:marBottom w:val="0"/>
      <w:divBdr>
        <w:top w:val="none" w:sz="0" w:space="0" w:color="auto"/>
        <w:left w:val="none" w:sz="0" w:space="0" w:color="auto"/>
        <w:bottom w:val="none" w:sz="0" w:space="0" w:color="auto"/>
        <w:right w:val="none" w:sz="0" w:space="0" w:color="auto"/>
      </w:divBdr>
    </w:div>
    <w:div w:id="824781206">
      <w:marLeft w:val="640"/>
      <w:marRight w:val="0"/>
      <w:marTop w:val="0"/>
      <w:marBottom w:val="0"/>
      <w:divBdr>
        <w:top w:val="none" w:sz="0" w:space="0" w:color="auto"/>
        <w:left w:val="none" w:sz="0" w:space="0" w:color="auto"/>
        <w:bottom w:val="none" w:sz="0" w:space="0" w:color="auto"/>
        <w:right w:val="none" w:sz="0" w:space="0" w:color="auto"/>
      </w:divBdr>
    </w:div>
    <w:div w:id="824933575">
      <w:marLeft w:val="640"/>
      <w:marRight w:val="0"/>
      <w:marTop w:val="0"/>
      <w:marBottom w:val="0"/>
      <w:divBdr>
        <w:top w:val="none" w:sz="0" w:space="0" w:color="auto"/>
        <w:left w:val="none" w:sz="0" w:space="0" w:color="auto"/>
        <w:bottom w:val="none" w:sz="0" w:space="0" w:color="auto"/>
        <w:right w:val="none" w:sz="0" w:space="0" w:color="auto"/>
      </w:divBdr>
    </w:div>
    <w:div w:id="824971997">
      <w:marLeft w:val="640"/>
      <w:marRight w:val="0"/>
      <w:marTop w:val="0"/>
      <w:marBottom w:val="0"/>
      <w:divBdr>
        <w:top w:val="none" w:sz="0" w:space="0" w:color="auto"/>
        <w:left w:val="none" w:sz="0" w:space="0" w:color="auto"/>
        <w:bottom w:val="none" w:sz="0" w:space="0" w:color="auto"/>
        <w:right w:val="none" w:sz="0" w:space="0" w:color="auto"/>
      </w:divBdr>
    </w:div>
    <w:div w:id="824972156">
      <w:marLeft w:val="640"/>
      <w:marRight w:val="0"/>
      <w:marTop w:val="0"/>
      <w:marBottom w:val="0"/>
      <w:divBdr>
        <w:top w:val="none" w:sz="0" w:space="0" w:color="auto"/>
        <w:left w:val="none" w:sz="0" w:space="0" w:color="auto"/>
        <w:bottom w:val="none" w:sz="0" w:space="0" w:color="auto"/>
        <w:right w:val="none" w:sz="0" w:space="0" w:color="auto"/>
      </w:divBdr>
    </w:div>
    <w:div w:id="824972997">
      <w:marLeft w:val="640"/>
      <w:marRight w:val="0"/>
      <w:marTop w:val="0"/>
      <w:marBottom w:val="0"/>
      <w:divBdr>
        <w:top w:val="none" w:sz="0" w:space="0" w:color="auto"/>
        <w:left w:val="none" w:sz="0" w:space="0" w:color="auto"/>
        <w:bottom w:val="none" w:sz="0" w:space="0" w:color="auto"/>
        <w:right w:val="none" w:sz="0" w:space="0" w:color="auto"/>
      </w:divBdr>
    </w:div>
    <w:div w:id="824978044">
      <w:marLeft w:val="640"/>
      <w:marRight w:val="0"/>
      <w:marTop w:val="0"/>
      <w:marBottom w:val="0"/>
      <w:divBdr>
        <w:top w:val="none" w:sz="0" w:space="0" w:color="auto"/>
        <w:left w:val="none" w:sz="0" w:space="0" w:color="auto"/>
        <w:bottom w:val="none" w:sz="0" w:space="0" w:color="auto"/>
        <w:right w:val="none" w:sz="0" w:space="0" w:color="auto"/>
      </w:divBdr>
    </w:div>
    <w:div w:id="825171117">
      <w:marLeft w:val="640"/>
      <w:marRight w:val="0"/>
      <w:marTop w:val="0"/>
      <w:marBottom w:val="0"/>
      <w:divBdr>
        <w:top w:val="none" w:sz="0" w:space="0" w:color="auto"/>
        <w:left w:val="none" w:sz="0" w:space="0" w:color="auto"/>
        <w:bottom w:val="none" w:sz="0" w:space="0" w:color="auto"/>
        <w:right w:val="none" w:sz="0" w:space="0" w:color="auto"/>
      </w:divBdr>
    </w:div>
    <w:div w:id="825241044">
      <w:marLeft w:val="640"/>
      <w:marRight w:val="0"/>
      <w:marTop w:val="0"/>
      <w:marBottom w:val="0"/>
      <w:divBdr>
        <w:top w:val="none" w:sz="0" w:space="0" w:color="auto"/>
        <w:left w:val="none" w:sz="0" w:space="0" w:color="auto"/>
        <w:bottom w:val="none" w:sz="0" w:space="0" w:color="auto"/>
        <w:right w:val="none" w:sz="0" w:space="0" w:color="auto"/>
      </w:divBdr>
    </w:div>
    <w:div w:id="825361184">
      <w:marLeft w:val="640"/>
      <w:marRight w:val="0"/>
      <w:marTop w:val="0"/>
      <w:marBottom w:val="0"/>
      <w:divBdr>
        <w:top w:val="none" w:sz="0" w:space="0" w:color="auto"/>
        <w:left w:val="none" w:sz="0" w:space="0" w:color="auto"/>
        <w:bottom w:val="none" w:sz="0" w:space="0" w:color="auto"/>
        <w:right w:val="none" w:sz="0" w:space="0" w:color="auto"/>
      </w:divBdr>
    </w:div>
    <w:div w:id="825366578">
      <w:marLeft w:val="640"/>
      <w:marRight w:val="0"/>
      <w:marTop w:val="0"/>
      <w:marBottom w:val="0"/>
      <w:divBdr>
        <w:top w:val="none" w:sz="0" w:space="0" w:color="auto"/>
        <w:left w:val="none" w:sz="0" w:space="0" w:color="auto"/>
        <w:bottom w:val="none" w:sz="0" w:space="0" w:color="auto"/>
        <w:right w:val="none" w:sz="0" w:space="0" w:color="auto"/>
      </w:divBdr>
    </w:div>
    <w:div w:id="825392188">
      <w:marLeft w:val="640"/>
      <w:marRight w:val="0"/>
      <w:marTop w:val="0"/>
      <w:marBottom w:val="0"/>
      <w:divBdr>
        <w:top w:val="none" w:sz="0" w:space="0" w:color="auto"/>
        <w:left w:val="none" w:sz="0" w:space="0" w:color="auto"/>
        <w:bottom w:val="none" w:sz="0" w:space="0" w:color="auto"/>
        <w:right w:val="none" w:sz="0" w:space="0" w:color="auto"/>
      </w:divBdr>
    </w:div>
    <w:div w:id="825435649">
      <w:marLeft w:val="640"/>
      <w:marRight w:val="0"/>
      <w:marTop w:val="0"/>
      <w:marBottom w:val="0"/>
      <w:divBdr>
        <w:top w:val="none" w:sz="0" w:space="0" w:color="auto"/>
        <w:left w:val="none" w:sz="0" w:space="0" w:color="auto"/>
        <w:bottom w:val="none" w:sz="0" w:space="0" w:color="auto"/>
        <w:right w:val="none" w:sz="0" w:space="0" w:color="auto"/>
      </w:divBdr>
    </w:div>
    <w:div w:id="825435729">
      <w:marLeft w:val="640"/>
      <w:marRight w:val="0"/>
      <w:marTop w:val="0"/>
      <w:marBottom w:val="0"/>
      <w:divBdr>
        <w:top w:val="none" w:sz="0" w:space="0" w:color="auto"/>
        <w:left w:val="none" w:sz="0" w:space="0" w:color="auto"/>
        <w:bottom w:val="none" w:sz="0" w:space="0" w:color="auto"/>
        <w:right w:val="none" w:sz="0" w:space="0" w:color="auto"/>
      </w:divBdr>
    </w:div>
    <w:div w:id="825437935">
      <w:marLeft w:val="640"/>
      <w:marRight w:val="0"/>
      <w:marTop w:val="0"/>
      <w:marBottom w:val="0"/>
      <w:divBdr>
        <w:top w:val="none" w:sz="0" w:space="0" w:color="auto"/>
        <w:left w:val="none" w:sz="0" w:space="0" w:color="auto"/>
        <w:bottom w:val="none" w:sz="0" w:space="0" w:color="auto"/>
        <w:right w:val="none" w:sz="0" w:space="0" w:color="auto"/>
      </w:divBdr>
    </w:div>
    <w:div w:id="825626984">
      <w:marLeft w:val="640"/>
      <w:marRight w:val="0"/>
      <w:marTop w:val="0"/>
      <w:marBottom w:val="0"/>
      <w:divBdr>
        <w:top w:val="none" w:sz="0" w:space="0" w:color="auto"/>
        <w:left w:val="none" w:sz="0" w:space="0" w:color="auto"/>
        <w:bottom w:val="none" w:sz="0" w:space="0" w:color="auto"/>
        <w:right w:val="none" w:sz="0" w:space="0" w:color="auto"/>
      </w:divBdr>
    </w:div>
    <w:div w:id="825632198">
      <w:marLeft w:val="640"/>
      <w:marRight w:val="0"/>
      <w:marTop w:val="0"/>
      <w:marBottom w:val="0"/>
      <w:divBdr>
        <w:top w:val="none" w:sz="0" w:space="0" w:color="auto"/>
        <w:left w:val="none" w:sz="0" w:space="0" w:color="auto"/>
        <w:bottom w:val="none" w:sz="0" w:space="0" w:color="auto"/>
        <w:right w:val="none" w:sz="0" w:space="0" w:color="auto"/>
      </w:divBdr>
    </w:div>
    <w:div w:id="825708071">
      <w:marLeft w:val="640"/>
      <w:marRight w:val="0"/>
      <w:marTop w:val="0"/>
      <w:marBottom w:val="0"/>
      <w:divBdr>
        <w:top w:val="none" w:sz="0" w:space="0" w:color="auto"/>
        <w:left w:val="none" w:sz="0" w:space="0" w:color="auto"/>
        <w:bottom w:val="none" w:sz="0" w:space="0" w:color="auto"/>
        <w:right w:val="none" w:sz="0" w:space="0" w:color="auto"/>
      </w:divBdr>
    </w:div>
    <w:div w:id="825710916">
      <w:marLeft w:val="640"/>
      <w:marRight w:val="0"/>
      <w:marTop w:val="0"/>
      <w:marBottom w:val="0"/>
      <w:divBdr>
        <w:top w:val="none" w:sz="0" w:space="0" w:color="auto"/>
        <w:left w:val="none" w:sz="0" w:space="0" w:color="auto"/>
        <w:bottom w:val="none" w:sz="0" w:space="0" w:color="auto"/>
        <w:right w:val="none" w:sz="0" w:space="0" w:color="auto"/>
      </w:divBdr>
    </w:div>
    <w:div w:id="825778650">
      <w:marLeft w:val="640"/>
      <w:marRight w:val="0"/>
      <w:marTop w:val="0"/>
      <w:marBottom w:val="0"/>
      <w:divBdr>
        <w:top w:val="none" w:sz="0" w:space="0" w:color="auto"/>
        <w:left w:val="none" w:sz="0" w:space="0" w:color="auto"/>
        <w:bottom w:val="none" w:sz="0" w:space="0" w:color="auto"/>
        <w:right w:val="none" w:sz="0" w:space="0" w:color="auto"/>
      </w:divBdr>
    </w:div>
    <w:div w:id="825782582">
      <w:marLeft w:val="640"/>
      <w:marRight w:val="0"/>
      <w:marTop w:val="0"/>
      <w:marBottom w:val="0"/>
      <w:divBdr>
        <w:top w:val="none" w:sz="0" w:space="0" w:color="auto"/>
        <w:left w:val="none" w:sz="0" w:space="0" w:color="auto"/>
        <w:bottom w:val="none" w:sz="0" w:space="0" w:color="auto"/>
        <w:right w:val="none" w:sz="0" w:space="0" w:color="auto"/>
      </w:divBdr>
    </w:div>
    <w:div w:id="825902899">
      <w:marLeft w:val="640"/>
      <w:marRight w:val="0"/>
      <w:marTop w:val="0"/>
      <w:marBottom w:val="0"/>
      <w:divBdr>
        <w:top w:val="none" w:sz="0" w:space="0" w:color="auto"/>
        <w:left w:val="none" w:sz="0" w:space="0" w:color="auto"/>
        <w:bottom w:val="none" w:sz="0" w:space="0" w:color="auto"/>
        <w:right w:val="none" w:sz="0" w:space="0" w:color="auto"/>
      </w:divBdr>
    </w:div>
    <w:div w:id="826019742">
      <w:marLeft w:val="640"/>
      <w:marRight w:val="0"/>
      <w:marTop w:val="0"/>
      <w:marBottom w:val="0"/>
      <w:divBdr>
        <w:top w:val="none" w:sz="0" w:space="0" w:color="auto"/>
        <w:left w:val="none" w:sz="0" w:space="0" w:color="auto"/>
        <w:bottom w:val="none" w:sz="0" w:space="0" w:color="auto"/>
        <w:right w:val="none" w:sz="0" w:space="0" w:color="auto"/>
      </w:divBdr>
    </w:div>
    <w:div w:id="826282053">
      <w:marLeft w:val="640"/>
      <w:marRight w:val="0"/>
      <w:marTop w:val="0"/>
      <w:marBottom w:val="0"/>
      <w:divBdr>
        <w:top w:val="none" w:sz="0" w:space="0" w:color="auto"/>
        <w:left w:val="none" w:sz="0" w:space="0" w:color="auto"/>
        <w:bottom w:val="none" w:sz="0" w:space="0" w:color="auto"/>
        <w:right w:val="none" w:sz="0" w:space="0" w:color="auto"/>
      </w:divBdr>
    </w:div>
    <w:div w:id="826287054">
      <w:marLeft w:val="640"/>
      <w:marRight w:val="0"/>
      <w:marTop w:val="0"/>
      <w:marBottom w:val="0"/>
      <w:divBdr>
        <w:top w:val="none" w:sz="0" w:space="0" w:color="auto"/>
        <w:left w:val="none" w:sz="0" w:space="0" w:color="auto"/>
        <w:bottom w:val="none" w:sz="0" w:space="0" w:color="auto"/>
        <w:right w:val="none" w:sz="0" w:space="0" w:color="auto"/>
      </w:divBdr>
    </w:div>
    <w:div w:id="826366349">
      <w:marLeft w:val="640"/>
      <w:marRight w:val="0"/>
      <w:marTop w:val="0"/>
      <w:marBottom w:val="0"/>
      <w:divBdr>
        <w:top w:val="none" w:sz="0" w:space="0" w:color="auto"/>
        <w:left w:val="none" w:sz="0" w:space="0" w:color="auto"/>
        <w:bottom w:val="none" w:sz="0" w:space="0" w:color="auto"/>
        <w:right w:val="none" w:sz="0" w:space="0" w:color="auto"/>
      </w:divBdr>
    </w:div>
    <w:div w:id="826436198">
      <w:marLeft w:val="640"/>
      <w:marRight w:val="0"/>
      <w:marTop w:val="0"/>
      <w:marBottom w:val="0"/>
      <w:divBdr>
        <w:top w:val="none" w:sz="0" w:space="0" w:color="auto"/>
        <w:left w:val="none" w:sz="0" w:space="0" w:color="auto"/>
        <w:bottom w:val="none" w:sz="0" w:space="0" w:color="auto"/>
        <w:right w:val="none" w:sz="0" w:space="0" w:color="auto"/>
      </w:divBdr>
    </w:div>
    <w:div w:id="826439881">
      <w:marLeft w:val="480"/>
      <w:marRight w:val="0"/>
      <w:marTop w:val="0"/>
      <w:marBottom w:val="0"/>
      <w:divBdr>
        <w:top w:val="none" w:sz="0" w:space="0" w:color="auto"/>
        <w:left w:val="none" w:sz="0" w:space="0" w:color="auto"/>
        <w:bottom w:val="none" w:sz="0" w:space="0" w:color="auto"/>
        <w:right w:val="none" w:sz="0" w:space="0" w:color="auto"/>
      </w:divBdr>
    </w:div>
    <w:div w:id="826481888">
      <w:marLeft w:val="640"/>
      <w:marRight w:val="0"/>
      <w:marTop w:val="0"/>
      <w:marBottom w:val="0"/>
      <w:divBdr>
        <w:top w:val="none" w:sz="0" w:space="0" w:color="auto"/>
        <w:left w:val="none" w:sz="0" w:space="0" w:color="auto"/>
        <w:bottom w:val="none" w:sz="0" w:space="0" w:color="auto"/>
        <w:right w:val="none" w:sz="0" w:space="0" w:color="auto"/>
      </w:divBdr>
    </w:div>
    <w:div w:id="826634747">
      <w:marLeft w:val="640"/>
      <w:marRight w:val="0"/>
      <w:marTop w:val="0"/>
      <w:marBottom w:val="0"/>
      <w:divBdr>
        <w:top w:val="none" w:sz="0" w:space="0" w:color="auto"/>
        <w:left w:val="none" w:sz="0" w:space="0" w:color="auto"/>
        <w:bottom w:val="none" w:sz="0" w:space="0" w:color="auto"/>
        <w:right w:val="none" w:sz="0" w:space="0" w:color="auto"/>
      </w:divBdr>
    </w:div>
    <w:div w:id="826745985">
      <w:marLeft w:val="640"/>
      <w:marRight w:val="0"/>
      <w:marTop w:val="0"/>
      <w:marBottom w:val="0"/>
      <w:divBdr>
        <w:top w:val="none" w:sz="0" w:space="0" w:color="auto"/>
        <w:left w:val="none" w:sz="0" w:space="0" w:color="auto"/>
        <w:bottom w:val="none" w:sz="0" w:space="0" w:color="auto"/>
        <w:right w:val="none" w:sz="0" w:space="0" w:color="auto"/>
      </w:divBdr>
    </w:div>
    <w:div w:id="826746159">
      <w:marLeft w:val="640"/>
      <w:marRight w:val="0"/>
      <w:marTop w:val="0"/>
      <w:marBottom w:val="0"/>
      <w:divBdr>
        <w:top w:val="none" w:sz="0" w:space="0" w:color="auto"/>
        <w:left w:val="none" w:sz="0" w:space="0" w:color="auto"/>
        <w:bottom w:val="none" w:sz="0" w:space="0" w:color="auto"/>
        <w:right w:val="none" w:sz="0" w:space="0" w:color="auto"/>
      </w:divBdr>
    </w:div>
    <w:div w:id="826750197">
      <w:marLeft w:val="640"/>
      <w:marRight w:val="0"/>
      <w:marTop w:val="0"/>
      <w:marBottom w:val="0"/>
      <w:divBdr>
        <w:top w:val="none" w:sz="0" w:space="0" w:color="auto"/>
        <w:left w:val="none" w:sz="0" w:space="0" w:color="auto"/>
        <w:bottom w:val="none" w:sz="0" w:space="0" w:color="auto"/>
        <w:right w:val="none" w:sz="0" w:space="0" w:color="auto"/>
      </w:divBdr>
    </w:div>
    <w:div w:id="826823961">
      <w:marLeft w:val="640"/>
      <w:marRight w:val="0"/>
      <w:marTop w:val="0"/>
      <w:marBottom w:val="0"/>
      <w:divBdr>
        <w:top w:val="none" w:sz="0" w:space="0" w:color="auto"/>
        <w:left w:val="none" w:sz="0" w:space="0" w:color="auto"/>
        <w:bottom w:val="none" w:sz="0" w:space="0" w:color="auto"/>
        <w:right w:val="none" w:sz="0" w:space="0" w:color="auto"/>
      </w:divBdr>
    </w:div>
    <w:div w:id="826826191">
      <w:marLeft w:val="640"/>
      <w:marRight w:val="0"/>
      <w:marTop w:val="0"/>
      <w:marBottom w:val="0"/>
      <w:divBdr>
        <w:top w:val="none" w:sz="0" w:space="0" w:color="auto"/>
        <w:left w:val="none" w:sz="0" w:space="0" w:color="auto"/>
        <w:bottom w:val="none" w:sz="0" w:space="0" w:color="auto"/>
        <w:right w:val="none" w:sz="0" w:space="0" w:color="auto"/>
      </w:divBdr>
    </w:div>
    <w:div w:id="826898548">
      <w:marLeft w:val="640"/>
      <w:marRight w:val="0"/>
      <w:marTop w:val="0"/>
      <w:marBottom w:val="0"/>
      <w:divBdr>
        <w:top w:val="none" w:sz="0" w:space="0" w:color="auto"/>
        <w:left w:val="none" w:sz="0" w:space="0" w:color="auto"/>
        <w:bottom w:val="none" w:sz="0" w:space="0" w:color="auto"/>
        <w:right w:val="none" w:sz="0" w:space="0" w:color="auto"/>
      </w:divBdr>
    </w:div>
    <w:div w:id="826938318">
      <w:marLeft w:val="640"/>
      <w:marRight w:val="0"/>
      <w:marTop w:val="0"/>
      <w:marBottom w:val="0"/>
      <w:divBdr>
        <w:top w:val="none" w:sz="0" w:space="0" w:color="auto"/>
        <w:left w:val="none" w:sz="0" w:space="0" w:color="auto"/>
        <w:bottom w:val="none" w:sz="0" w:space="0" w:color="auto"/>
        <w:right w:val="none" w:sz="0" w:space="0" w:color="auto"/>
      </w:divBdr>
    </w:div>
    <w:div w:id="826938483">
      <w:marLeft w:val="640"/>
      <w:marRight w:val="0"/>
      <w:marTop w:val="0"/>
      <w:marBottom w:val="0"/>
      <w:divBdr>
        <w:top w:val="none" w:sz="0" w:space="0" w:color="auto"/>
        <w:left w:val="none" w:sz="0" w:space="0" w:color="auto"/>
        <w:bottom w:val="none" w:sz="0" w:space="0" w:color="auto"/>
        <w:right w:val="none" w:sz="0" w:space="0" w:color="auto"/>
      </w:divBdr>
    </w:div>
    <w:div w:id="826946185">
      <w:marLeft w:val="640"/>
      <w:marRight w:val="0"/>
      <w:marTop w:val="0"/>
      <w:marBottom w:val="0"/>
      <w:divBdr>
        <w:top w:val="none" w:sz="0" w:space="0" w:color="auto"/>
        <w:left w:val="none" w:sz="0" w:space="0" w:color="auto"/>
        <w:bottom w:val="none" w:sz="0" w:space="0" w:color="auto"/>
        <w:right w:val="none" w:sz="0" w:space="0" w:color="auto"/>
      </w:divBdr>
    </w:div>
    <w:div w:id="827064378">
      <w:marLeft w:val="640"/>
      <w:marRight w:val="0"/>
      <w:marTop w:val="0"/>
      <w:marBottom w:val="0"/>
      <w:divBdr>
        <w:top w:val="none" w:sz="0" w:space="0" w:color="auto"/>
        <w:left w:val="none" w:sz="0" w:space="0" w:color="auto"/>
        <w:bottom w:val="none" w:sz="0" w:space="0" w:color="auto"/>
        <w:right w:val="none" w:sz="0" w:space="0" w:color="auto"/>
      </w:divBdr>
    </w:div>
    <w:div w:id="827087666">
      <w:marLeft w:val="640"/>
      <w:marRight w:val="0"/>
      <w:marTop w:val="0"/>
      <w:marBottom w:val="0"/>
      <w:divBdr>
        <w:top w:val="none" w:sz="0" w:space="0" w:color="auto"/>
        <w:left w:val="none" w:sz="0" w:space="0" w:color="auto"/>
        <w:bottom w:val="none" w:sz="0" w:space="0" w:color="auto"/>
        <w:right w:val="none" w:sz="0" w:space="0" w:color="auto"/>
      </w:divBdr>
    </w:div>
    <w:div w:id="827092574">
      <w:marLeft w:val="640"/>
      <w:marRight w:val="0"/>
      <w:marTop w:val="0"/>
      <w:marBottom w:val="0"/>
      <w:divBdr>
        <w:top w:val="none" w:sz="0" w:space="0" w:color="auto"/>
        <w:left w:val="none" w:sz="0" w:space="0" w:color="auto"/>
        <w:bottom w:val="none" w:sz="0" w:space="0" w:color="auto"/>
        <w:right w:val="none" w:sz="0" w:space="0" w:color="auto"/>
      </w:divBdr>
    </w:div>
    <w:div w:id="827131591">
      <w:marLeft w:val="640"/>
      <w:marRight w:val="0"/>
      <w:marTop w:val="0"/>
      <w:marBottom w:val="0"/>
      <w:divBdr>
        <w:top w:val="none" w:sz="0" w:space="0" w:color="auto"/>
        <w:left w:val="none" w:sz="0" w:space="0" w:color="auto"/>
        <w:bottom w:val="none" w:sz="0" w:space="0" w:color="auto"/>
        <w:right w:val="none" w:sz="0" w:space="0" w:color="auto"/>
      </w:divBdr>
    </w:div>
    <w:div w:id="827207615">
      <w:marLeft w:val="640"/>
      <w:marRight w:val="0"/>
      <w:marTop w:val="0"/>
      <w:marBottom w:val="0"/>
      <w:divBdr>
        <w:top w:val="none" w:sz="0" w:space="0" w:color="auto"/>
        <w:left w:val="none" w:sz="0" w:space="0" w:color="auto"/>
        <w:bottom w:val="none" w:sz="0" w:space="0" w:color="auto"/>
        <w:right w:val="none" w:sz="0" w:space="0" w:color="auto"/>
      </w:divBdr>
    </w:div>
    <w:div w:id="827289037">
      <w:marLeft w:val="640"/>
      <w:marRight w:val="0"/>
      <w:marTop w:val="0"/>
      <w:marBottom w:val="0"/>
      <w:divBdr>
        <w:top w:val="none" w:sz="0" w:space="0" w:color="auto"/>
        <w:left w:val="none" w:sz="0" w:space="0" w:color="auto"/>
        <w:bottom w:val="none" w:sz="0" w:space="0" w:color="auto"/>
        <w:right w:val="none" w:sz="0" w:space="0" w:color="auto"/>
      </w:divBdr>
    </w:div>
    <w:div w:id="827481740">
      <w:marLeft w:val="640"/>
      <w:marRight w:val="0"/>
      <w:marTop w:val="0"/>
      <w:marBottom w:val="0"/>
      <w:divBdr>
        <w:top w:val="none" w:sz="0" w:space="0" w:color="auto"/>
        <w:left w:val="none" w:sz="0" w:space="0" w:color="auto"/>
        <w:bottom w:val="none" w:sz="0" w:space="0" w:color="auto"/>
        <w:right w:val="none" w:sz="0" w:space="0" w:color="auto"/>
      </w:divBdr>
    </w:div>
    <w:div w:id="827483666">
      <w:marLeft w:val="640"/>
      <w:marRight w:val="0"/>
      <w:marTop w:val="0"/>
      <w:marBottom w:val="0"/>
      <w:divBdr>
        <w:top w:val="none" w:sz="0" w:space="0" w:color="auto"/>
        <w:left w:val="none" w:sz="0" w:space="0" w:color="auto"/>
        <w:bottom w:val="none" w:sz="0" w:space="0" w:color="auto"/>
        <w:right w:val="none" w:sz="0" w:space="0" w:color="auto"/>
      </w:divBdr>
    </w:div>
    <w:div w:id="827554377">
      <w:marLeft w:val="640"/>
      <w:marRight w:val="0"/>
      <w:marTop w:val="0"/>
      <w:marBottom w:val="0"/>
      <w:divBdr>
        <w:top w:val="none" w:sz="0" w:space="0" w:color="auto"/>
        <w:left w:val="none" w:sz="0" w:space="0" w:color="auto"/>
        <w:bottom w:val="none" w:sz="0" w:space="0" w:color="auto"/>
        <w:right w:val="none" w:sz="0" w:space="0" w:color="auto"/>
      </w:divBdr>
    </w:div>
    <w:div w:id="827594045">
      <w:marLeft w:val="640"/>
      <w:marRight w:val="0"/>
      <w:marTop w:val="0"/>
      <w:marBottom w:val="0"/>
      <w:divBdr>
        <w:top w:val="none" w:sz="0" w:space="0" w:color="auto"/>
        <w:left w:val="none" w:sz="0" w:space="0" w:color="auto"/>
        <w:bottom w:val="none" w:sz="0" w:space="0" w:color="auto"/>
        <w:right w:val="none" w:sz="0" w:space="0" w:color="auto"/>
      </w:divBdr>
    </w:div>
    <w:div w:id="827671892">
      <w:marLeft w:val="640"/>
      <w:marRight w:val="0"/>
      <w:marTop w:val="0"/>
      <w:marBottom w:val="0"/>
      <w:divBdr>
        <w:top w:val="none" w:sz="0" w:space="0" w:color="auto"/>
        <w:left w:val="none" w:sz="0" w:space="0" w:color="auto"/>
        <w:bottom w:val="none" w:sz="0" w:space="0" w:color="auto"/>
        <w:right w:val="none" w:sz="0" w:space="0" w:color="auto"/>
      </w:divBdr>
    </w:div>
    <w:div w:id="827746502">
      <w:marLeft w:val="640"/>
      <w:marRight w:val="0"/>
      <w:marTop w:val="0"/>
      <w:marBottom w:val="0"/>
      <w:divBdr>
        <w:top w:val="none" w:sz="0" w:space="0" w:color="auto"/>
        <w:left w:val="none" w:sz="0" w:space="0" w:color="auto"/>
        <w:bottom w:val="none" w:sz="0" w:space="0" w:color="auto"/>
        <w:right w:val="none" w:sz="0" w:space="0" w:color="auto"/>
      </w:divBdr>
    </w:div>
    <w:div w:id="827792247">
      <w:marLeft w:val="640"/>
      <w:marRight w:val="0"/>
      <w:marTop w:val="0"/>
      <w:marBottom w:val="0"/>
      <w:divBdr>
        <w:top w:val="none" w:sz="0" w:space="0" w:color="auto"/>
        <w:left w:val="none" w:sz="0" w:space="0" w:color="auto"/>
        <w:bottom w:val="none" w:sz="0" w:space="0" w:color="auto"/>
        <w:right w:val="none" w:sz="0" w:space="0" w:color="auto"/>
      </w:divBdr>
    </w:div>
    <w:div w:id="827863387">
      <w:marLeft w:val="640"/>
      <w:marRight w:val="0"/>
      <w:marTop w:val="0"/>
      <w:marBottom w:val="0"/>
      <w:divBdr>
        <w:top w:val="none" w:sz="0" w:space="0" w:color="auto"/>
        <w:left w:val="none" w:sz="0" w:space="0" w:color="auto"/>
        <w:bottom w:val="none" w:sz="0" w:space="0" w:color="auto"/>
        <w:right w:val="none" w:sz="0" w:space="0" w:color="auto"/>
      </w:divBdr>
    </w:div>
    <w:div w:id="827866239">
      <w:marLeft w:val="640"/>
      <w:marRight w:val="0"/>
      <w:marTop w:val="0"/>
      <w:marBottom w:val="0"/>
      <w:divBdr>
        <w:top w:val="none" w:sz="0" w:space="0" w:color="auto"/>
        <w:left w:val="none" w:sz="0" w:space="0" w:color="auto"/>
        <w:bottom w:val="none" w:sz="0" w:space="0" w:color="auto"/>
        <w:right w:val="none" w:sz="0" w:space="0" w:color="auto"/>
      </w:divBdr>
    </w:div>
    <w:div w:id="827984692">
      <w:marLeft w:val="640"/>
      <w:marRight w:val="0"/>
      <w:marTop w:val="0"/>
      <w:marBottom w:val="0"/>
      <w:divBdr>
        <w:top w:val="none" w:sz="0" w:space="0" w:color="auto"/>
        <w:left w:val="none" w:sz="0" w:space="0" w:color="auto"/>
        <w:bottom w:val="none" w:sz="0" w:space="0" w:color="auto"/>
        <w:right w:val="none" w:sz="0" w:space="0" w:color="auto"/>
      </w:divBdr>
    </w:div>
    <w:div w:id="828056209">
      <w:marLeft w:val="640"/>
      <w:marRight w:val="0"/>
      <w:marTop w:val="0"/>
      <w:marBottom w:val="0"/>
      <w:divBdr>
        <w:top w:val="none" w:sz="0" w:space="0" w:color="auto"/>
        <w:left w:val="none" w:sz="0" w:space="0" w:color="auto"/>
        <w:bottom w:val="none" w:sz="0" w:space="0" w:color="auto"/>
        <w:right w:val="none" w:sz="0" w:space="0" w:color="auto"/>
      </w:divBdr>
    </w:div>
    <w:div w:id="828061028">
      <w:marLeft w:val="640"/>
      <w:marRight w:val="0"/>
      <w:marTop w:val="0"/>
      <w:marBottom w:val="0"/>
      <w:divBdr>
        <w:top w:val="none" w:sz="0" w:space="0" w:color="auto"/>
        <w:left w:val="none" w:sz="0" w:space="0" w:color="auto"/>
        <w:bottom w:val="none" w:sz="0" w:space="0" w:color="auto"/>
        <w:right w:val="none" w:sz="0" w:space="0" w:color="auto"/>
      </w:divBdr>
    </w:div>
    <w:div w:id="828249949">
      <w:marLeft w:val="640"/>
      <w:marRight w:val="0"/>
      <w:marTop w:val="0"/>
      <w:marBottom w:val="0"/>
      <w:divBdr>
        <w:top w:val="none" w:sz="0" w:space="0" w:color="auto"/>
        <w:left w:val="none" w:sz="0" w:space="0" w:color="auto"/>
        <w:bottom w:val="none" w:sz="0" w:space="0" w:color="auto"/>
        <w:right w:val="none" w:sz="0" w:space="0" w:color="auto"/>
      </w:divBdr>
    </w:div>
    <w:div w:id="828251817">
      <w:marLeft w:val="640"/>
      <w:marRight w:val="0"/>
      <w:marTop w:val="0"/>
      <w:marBottom w:val="0"/>
      <w:divBdr>
        <w:top w:val="none" w:sz="0" w:space="0" w:color="auto"/>
        <w:left w:val="none" w:sz="0" w:space="0" w:color="auto"/>
        <w:bottom w:val="none" w:sz="0" w:space="0" w:color="auto"/>
        <w:right w:val="none" w:sz="0" w:space="0" w:color="auto"/>
      </w:divBdr>
    </w:div>
    <w:div w:id="828252719">
      <w:marLeft w:val="640"/>
      <w:marRight w:val="0"/>
      <w:marTop w:val="0"/>
      <w:marBottom w:val="0"/>
      <w:divBdr>
        <w:top w:val="none" w:sz="0" w:space="0" w:color="auto"/>
        <w:left w:val="none" w:sz="0" w:space="0" w:color="auto"/>
        <w:bottom w:val="none" w:sz="0" w:space="0" w:color="auto"/>
        <w:right w:val="none" w:sz="0" w:space="0" w:color="auto"/>
      </w:divBdr>
    </w:div>
    <w:div w:id="828399922">
      <w:marLeft w:val="640"/>
      <w:marRight w:val="0"/>
      <w:marTop w:val="0"/>
      <w:marBottom w:val="0"/>
      <w:divBdr>
        <w:top w:val="none" w:sz="0" w:space="0" w:color="auto"/>
        <w:left w:val="none" w:sz="0" w:space="0" w:color="auto"/>
        <w:bottom w:val="none" w:sz="0" w:space="0" w:color="auto"/>
        <w:right w:val="none" w:sz="0" w:space="0" w:color="auto"/>
      </w:divBdr>
    </w:div>
    <w:div w:id="828450123">
      <w:marLeft w:val="640"/>
      <w:marRight w:val="0"/>
      <w:marTop w:val="0"/>
      <w:marBottom w:val="0"/>
      <w:divBdr>
        <w:top w:val="none" w:sz="0" w:space="0" w:color="auto"/>
        <w:left w:val="none" w:sz="0" w:space="0" w:color="auto"/>
        <w:bottom w:val="none" w:sz="0" w:space="0" w:color="auto"/>
        <w:right w:val="none" w:sz="0" w:space="0" w:color="auto"/>
      </w:divBdr>
    </w:div>
    <w:div w:id="828524418">
      <w:marLeft w:val="640"/>
      <w:marRight w:val="0"/>
      <w:marTop w:val="0"/>
      <w:marBottom w:val="0"/>
      <w:divBdr>
        <w:top w:val="none" w:sz="0" w:space="0" w:color="auto"/>
        <w:left w:val="none" w:sz="0" w:space="0" w:color="auto"/>
        <w:bottom w:val="none" w:sz="0" w:space="0" w:color="auto"/>
        <w:right w:val="none" w:sz="0" w:space="0" w:color="auto"/>
      </w:divBdr>
    </w:div>
    <w:div w:id="828638358">
      <w:marLeft w:val="640"/>
      <w:marRight w:val="0"/>
      <w:marTop w:val="0"/>
      <w:marBottom w:val="0"/>
      <w:divBdr>
        <w:top w:val="none" w:sz="0" w:space="0" w:color="auto"/>
        <w:left w:val="none" w:sz="0" w:space="0" w:color="auto"/>
        <w:bottom w:val="none" w:sz="0" w:space="0" w:color="auto"/>
        <w:right w:val="none" w:sz="0" w:space="0" w:color="auto"/>
      </w:divBdr>
    </w:div>
    <w:div w:id="828668950">
      <w:marLeft w:val="640"/>
      <w:marRight w:val="0"/>
      <w:marTop w:val="0"/>
      <w:marBottom w:val="0"/>
      <w:divBdr>
        <w:top w:val="none" w:sz="0" w:space="0" w:color="auto"/>
        <w:left w:val="none" w:sz="0" w:space="0" w:color="auto"/>
        <w:bottom w:val="none" w:sz="0" w:space="0" w:color="auto"/>
        <w:right w:val="none" w:sz="0" w:space="0" w:color="auto"/>
      </w:divBdr>
    </w:div>
    <w:div w:id="828711036">
      <w:marLeft w:val="640"/>
      <w:marRight w:val="0"/>
      <w:marTop w:val="0"/>
      <w:marBottom w:val="0"/>
      <w:divBdr>
        <w:top w:val="none" w:sz="0" w:space="0" w:color="auto"/>
        <w:left w:val="none" w:sz="0" w:space="0" w:color="auto"/>
        <w:bottom w:val="none" w:sz="0" w:space="0" w:color="auto"/>
        <w:right w:val="none" w:sz="0" w:space="0" w:color="auto"/>
      </w:divBdr>
    </w:div>
    <w:div w:id="828791678">
      <w:marLeft w:val="480"/>
      <w:marRight w:val="0"/>
      <w:marTop w:val="0"/>
      <w:marBottom w:val="0"/>
      <w:divBdr>
        <w:top w:val="none" w:sz="0" w:space="0" w:color="auto"/>
        <w:left w:val="none" w:sz="0" w:space="0" w:color="auto"/>
        <w:bottom w:val="none" w:sz="0" w:space="0" w:color="auto"/>
        <w:right w:val="none" w:sz="0" w:space="0" w:color="auto"/>
      </w:divBdr>
    </w:div>
    <w:div w:id="828834519">
      <w:marLeft w:val="640"/>
      <w:marRight w:val="0"/>
      <w:marTop w:val="0"/>
      <w:marBottom w:val="0"/>
      <w:divBdr>
        <w:top w:val="none" w:sz="0" w:space="0" w:color="auto"/>
        <w:left w:val="none" w:sz="0" w:space="0" w:color="auto"/>
        <w:bottom w:val="none" w:sz="0" w:space="0" w:color="auto"/>
        <w:right w:val="none" w:sz="0" w:space="0" w:color="auto"/>
      </w:divBdr>
    </w:div>
    <w:div w:id="828834620">
      <w:marLeft w:val="640"/>
      <w:marRight w:val="0"/>
      <w:marTop w:val="0"/>
      <w:marBottom w:val="0"/>
      <w:divBdr>
        <w:top w:val="none" w:sz="0" w:space="0" w:color="auto"/>
        <w:left w:val="none" w:sz="0" w:space="0" w:color="auto"/>
        <w:bottom w:val="none" w:sz="0" w:space="0" w:color="auto"/>
        <w:right w:val="none" w:sz="0" w:space="0" w:color="auto"/>
      </w:divBdr>
    </w:div>
    <w:div w:id="828863302">
      <w:marLeft w:val="640"/>
      <w:marRight w:val="0"/>
      <w:marTop w:val="0"/>
      <w:marBottom w:val="0"/>
      <w:divBdr>
        <w:top w:val="none" w:sz="0" w:space="0" w:color="auto"/>
        <w:left w:val="none" w:sz="0" w:space="0" w:color="auto"/>
        <w:bottom w:val="none" w:sz="0" w:space="0" w:color="auto"/>
        <w:right w:val="none" w:sz="0" w:space="0" w:color="auto"/>
      </w:divBdr>
    </w:div>
    <w:div w:id="828905970">
      <w:marLeft w:val="640"/>
      <w:marRight w:val="0"/>
      <w:marTop w:val="0"/>
      <w:marBottom w:val="0"/>
      <w:divBdr>
        <w:top w:val="none" w:sz="0" w:space="0" w:color="auto"/>
        <w:left w:val="none" w:sz="0" w:space="0" w:color="auto"/>
        <w:bottom w:val="none" w:sz="0" w:space="0" w:color="auto"/>
        <w:right w:val="none" w:sz="0" w:space="0" w:color="auto"/>
      </w:divBdr>
    </w:div>
    <w:div w:id="828907955">
      <w:marLeft w:val="640"/>
      <w:marRight w:val="0"/>
      <w:marTop w:val="0"/>
      <w:marBottom w:val="0"/>
      <w:divBdr>
        <w:top w:val="none" w:sz="0" w:space="0" w:color="auto"/>
        <w:left w:val="none" w:sz="0" w:space="0" w:color="auto"/>
        <w:bottom w:val="none" w:sz="0" w:space="0" w:color="auto"/>
        <w:right w:val="none" w:sz="0" w:space="0" w:color="auto"/>
      </w:divBdr>
    </w:div>
    <w:div w:id="828979669">
      <w:marLeft w:val="640"/>
      <w:marRight w:val="0"/>
      <w:marTop w:val="0"/>
      <w:marBottom w:val="0"/>
      <w:divBdr>
        <w:top w:val="none" w:sz="0" w:space="0" w:color="auto"/>
        <w:left w:val="none" w:sz="0" w:space="0" w:color="auto"/>
        <w:bottom w:val="none" w:sz="0" w:space="0" w:color="auto"/>
        <w:right w:val="none" w:sz="0" w:space="0" w:color="auto"/>
      </w:divBdr>
    </w:div>
    <w:div w:id="829176319">
      <w:marLeft w:val="640"/>
      <w:marRight w:val="0"/>
      <w:marTop w:val="0"/>
      <w:marBottom w:val="0"/>
      <w:divBdr>
        <w:top w:val="none" w:sz="0" w:space="0" w:color="auto"/>
        <w:left w:val="none" w:sz="0" w:space="0" w:color="auto"/>
        <w:bottom w:val="none" w:sz="0" w:space="0" w:color="auto"/>
        <w:right w:val="none" w:sz="0" w:space="0" w:color="auto"/>
      </w:divBdr>
    </w:div>
    <w:div w:id="829293011">
      <w:marLeft w:val="640"/>
      <w:marRight w:val="0"/>
      <w:marTop w:val="0"/>
      <w:marBottom w:val="0"/>
      <w:divBdr>
        <w:top w:val="none" w:sz="0" w:space="0" w:color="auto"/>
        <w:left w:val="none" w:sz="0" w:space="0" w:color="auto"/>
        <w:bottom w:val="none" w:sz="0" w:space="0" w:color="auto"/>
        <w:right w:val="none" w:sz="0" w:space="0" w:color="auto"/>
      </w:divBdr>
    </w:div>
    <w:div w:id="829373390">
      <w:marLeft w:val="640"/>
      <w:marRight w:val="0"/>
      <w:marTop w:val="0"/>
      <w:marBottom w:val="0"/>
      <w:divBdr>
        <w:top w:val="none" w:sz="0" w:space="0" w:color="auto"/>
        <w:left w:val="none" w:sz="0" w:space="0" w:color="auto"/>
        <w:bottom w:val="none" w:sz="0" w:space="0" w:color="auto"/>
        <w:right w:val="none" w:sz="0" w:space="0" w:color="auto"/>
      </w:divBdr>
    </w:div>
    <w:div w:id="829518288">
      <w:marLeft w:val="640"/>
      <w:marRight w:val="0"/>
      <w:marTop w:val="0"/>
      <w:marBottom w:val="0"/>
      <w:divBdr>
        <w:top w:val="none" w:sz="0" w:space="0" w:color="auto"/>
        <w:left w:val="none" w:sz="0" w:space="0" w:color="auto"/>
        <w:bottom w:val="none" w:sz="0" w:space="0" w:color="auto"/>
        <w:right w:val="none" w:sz="0" w:space="0" w:color="auto"/>
      </w:divBdr>
    </w:div>
    <w:div w:id="829633491">
      <w:marLeft w:val="640"/>
      <w:marRight w:val="0"/>
      <w:marTop w:val="0"/>
      <w:marBottom w:val="0"/>
      <w:divBdr>
        <w:top w:val="none" w:sz="0" w:space="0" w:color="auto"/>
        <w:left w:val="none" w:sz="0" w:space="0" w:color="auto"/>
        <w:bottom w:val="none" w:sz="0" w:space="0" w:color="auto"/>
        <w:right w:val="none" w:sz="0" w:space="0" w:color="auto"/>
      </w:divBdr>
    </w:div>
    <w:div w:id="829756426">
      <w:marLeft w:val="640"/>
      <w:marRight w:val="0"/>
      <w:marTop w:val="0"/>
      <w:marBottom w:val="0"/>
      <w:divBdr>
        <w:top w:val="none" w:sz="0" w:space="0" w:color="auto"/>
        <w:left w:val="none" w:sz="0" w:space="0" w:color="auto"/>
        <w:bottom w:val="none" w:sz="0" w:space="0" w:color="auto"/>
        <w:right w:val="none" w:sz="0" w:space="0" w:color="auto"/>
      </w:divBdr>
    </w:div>
    <w:div w:id="829908431">
      <w:marLeft w:val="640"/>
      <w:marRight w:val="0"/>
      <w:marTop w:val="0"/>
      <w:marBottom w:val="0"/>
      <w:divBdr>
        <w:top w:val="none" w:sz="0" w:space="0" w:color="auto"/>
        <w:left w:val="none" w:sz="0" w:space="0" w:color="auto"/>
        <w:bottom w:val="none" w:sz="0" w:space="0" w:color="auto"/>
        <w:right w:val="none" w:sz="0" w:space="0" w:color="auto"/>
      </w:divBdr>
    </w:div>
    <w:div w:id="830172713">
      <w:marLeft w:val="640"/>
      <w:marRight w:val="0"/>
      <w:marTop w:val="0"/>
      <w:marBottom w:val="0"/>
      <w:divBdr>
        <w:top w:val="none" w:sz="0" w:space="0" w:color="auto"/>
        <w:left w:val="none" w:sz="0" w:space="0" w:color="auto"/>
        <w:bottom w:val="none" w:sz="0" w:space="0" w:color="auto"/>
        <w:right w:val="none" w:sz="0" w:space="0" w:color="auto"/>
      </w:divBdr>
    </w:div>
    <w:div w:id="830173782">
      <w:marLeft w:val="640"/>
      <w:marRight w:val="0"/>
      <w:marTop w:val="0"/>
      <w:marBottom w:val="0"/>
      <w:divBdr>
        <w:top w:val="none" w:sz="0" w:space="0" w:color="auto"/>
        <w:left w:val="none" w:sz="0" w:space="0" w:color="auto"/>
        <w:bottom w:val="none" w:sz="0" w:space="0" w:color="auto"/>
        <w:right w:val="none" w:sz="0" w:space="0" w:color="auto"/>
      </w:divBdr>
    </w:div>
    <w:div w:id="830221129">
      <w:marLeft w:val="640"/>
      <w:marRight w:val="0"/>
      <w:marTop w:val="0"/>
      <w:marBottom w:val="0"/>
      <w:divBdr>
        <w:top w:val="none" w:sz="0" w:space="0" w:color="auto"/>
        <w:left w:val="none" w:sz="0" w:space="0" w:color="auto"/>
        <w:bottom w:val="none" w:sz="0" w:space="0" w:color="auto"/>
        <w:right w:val="none" w:sz="0" w:space="0" w:color="auto"/>
      </w:divBdr>
    </w:div>
    <w:div w:id="830294655">
      <w:marLeft w:val="640"/>
      <w:marRight w:val="0"/>
      <w:marTop w:val="0"/>
      <w:marBottom w:val="0"/>
      <w:divBdr>
        <w:top w:val="none" w:sz="0" w:space="0" w:color="auto"/>
        <w:left w:val="none" w:sz="0" w:space="0" w:color="auto"/>
        <w:bottom w:val="none" w:sz="0" w:space="0" w:color="auto"/>
        <w:right w:val="none" w:sz="0" w:space="0" w:color="auto"/>
      </w:divBdr>
    </w:div>
    <w:div w:id="830296388">
      <w:marLeft w:val="640"/>
      <w:marRight w:val="0"/>
      <w:marTop w:val="0"/>
      <w:marBottom w:val="0"/>
      <w:divBdr>
        <w:top w:val="none" w:sz="0" w:space="0" w:color="auto"/>
        <w:left w:val="none" w:sz="0" w:space="0" w:color="auto"/>
        <w:bottom w:val="none" w:sz="0" w:space="0" w:color="auto"/>
        <w:right w:val="none" w:sz="0" w:space="0" w:color="auto"/>
      </w:divBdr>
    </w:div>
    <w:div w:id="830373607">
      <w:marLeft w:val="640"/>
      <w:marRight w:val="0"/>
      <w:marTop w:val="0"/>
      <w:marBottom w:val="0"/>
      <w:divBdr>
        <w:top w:val="none" w:sz="0" w:space="0" w:color="auto"/>
        <w:left w:val="none" w:sz="0" w:space="0" w:color="auto"/>
        <w:bottom w:val="none" w:sz="0" w:space="0" w:color="auto"/>
        <w:right w:val="none" w:sz="0" w:space="0" w:color="auto"/>
      </w:divBdr>
    </w:div>
    <w:div w:id="830413098">
      <w:marLeft w:val="640"/>
      <w:marRight w:val="0"/>
      <w:marTop w:val="0"/>
      <w:marBottom w:val="0"/>
      <w:divBdr>
        <w:top w:val="none" w:sz="0" w:space="0" w:color="auto"/>
        <w:left w:val="none" w:sz="0" w:space="0" w:color="auto"/>
        <w:bottom w:val="none" w:sz="0" w:space="0" w:color="auto"/>
        <w:right w:val="none" w:sz="0" w:space="0" w:color="auto"/>
      </w:divBdr>
    </w:div>
    <w:div w:id="830483186">
      <w:marLeft w:val="640"/>
      <w:marRight w:val="0"/>
      <w:marTop w:val="0"/>
      <w:marBottom w:val="0"/>
      <w:divBdr>
        <w:top w:val="none" w:sz="0" w:space="0" w:color="auto"/>
        <w:left w:val="none" w:sz="0" w:space="0" w:color="auto"/>
        <w:bottom w:val="none" w:sz="0" w:space="0" w:color="auto"/>
        <w:right w:val="none" w:sz="0" w:space="0" w:color="auto"/>
      </w:divBdr>
    </w:div>
    <w:div w:id="830486371">
      <w:marLeft w:val="640"/>
      <w:marRight w:val="0"/>
      <w:marTop w:val="0"/>
      <w:marBottom w:val="0"/>
      <w:divBdr>
        <w:top w:val="none" w:sz="0" w:space="0" w:color="auto"/>
        <w:left w:val="none" w:sz="0" w:space="0" w:color="auto"/>
        <w:bottom w:val="none" w:sz="0" w:space="0" w:color="auto"/>
        <w:right w:val="none" w:sz="0" w:space="0" w:color="auto"/>
      </w:divBdr>
    </w:div>
    <w:div w:id="830566491">
      <w:marLeft w:val="640"/>
      <w:marRight w:val="0"/>
      <w:marTop w:val="0"/>
      <w:marBottom w:val="0"/>
      <w:divBdr>
        <w:top w:val="none" w:sz="0" w:space="0" w:color="auto"/>
        <w:left w:val="none" w:sz="0" w:space="0" w:color="auto"/>
        <w:bottom w:val="none" w:sz="0" w:space="0" w:color="auto"/>
        <w:right w:val="none" w:sz="0" w:space="0" w:color="auto"/>
      </w:divBdr>
    </w:div>
    <w:div w:id="830677401">
      <w:marLeft w:val="640"/>
      <w:marRight w:val="0"/>
      <w:marTop w:val="0"/>
      <w:marBottom w:val="0"/>
      <w:divBdr>
        <w:top w:val="none" w:sz="0" w:space="0" w:color="auto"/>
        <w:left w:val="none" w:sz="0" w:space="0" w:color="auto"/>
        <w:bottom w:val="none" w:sz="0" w:space="0" w:color="auto"/>
        <w:right w:val="none" w:sz="0" w:space="0" w:color="auto"/>
      </w:divBdr>
    </w:div>
    <w:div w:id="830684060">
      <w:marLeft w:val="640"/>
      <w:marRight w:val="0"/>
      <w:marTop w:val="0"/>
      <w:marBottom w:val="0"/>
      <w:divBdr>
        <w:top w:val="none" w:sz="0" w:space="0" w:color="auto"/>
        <w:left w:val="none" w:sz="0" w:space="0" w:color="auto"/>
        <w:bottom w:val="none" w:sz="0" w:space="0" w:color="auto"/>
        <w:right w:val="none" w:sz="0" w:space="0" w:color="auto"/>
      </w:divBdr>
    </w:div>
    <w:div w:id="830799920">
      <w:marLeft w:val="640"/>
      <w:marRight w:val="0"/>
      <w:marTop w:val="0"/>
      <w:marBottom w:val="0"/>
      <w:divBdr>
        <w:top w:val="none" w:sz="0" w:space="0" w:color="auto"/>
        <w:left w:val="none" w:sz="0" w:space="0" w:color="auto"/>
        <w:bottom w:val="none" w:sz="0" w:space="0" w:color="auto"/>
        <w:right w:val="none" w:sz="0" w:space="0" w:color="auto"/>
      </w:divBdr>
    </w:div>
    <w:div w:id="830802805">
      <w:marLeft w:val="640"/>
      <w:marRight w:val="0"/>
      <w:marTop w:val="0"/>
      <w:marBottom w:val="0"/>
      <w:divBdr>
        <w:top w:val="none" w:sz="0" w:space="0" w:color="auto"/>
        <w:left w:val="none" w:sz="0" w:space="0" w:color="auto"/>
        <w:bottom w:val="none" w:sz="0" w:space="0" w:color="auto"/>
        <w:right w:val="none" w:sz="0" w:space="0" w:color="auto"/>
      </w:divBdr>
    </w:div>
    <w:div w:id="830947290">
      <w:marLeft w:val="640"/>
      <w:marRight w:val="0"/>
      <w:marTop w:val="0"/>
      <w:marBottom w:val="0"/>
      <w:divBdr>
        <w:top w:val="none" w:sz="0" w:space="0" w:color="auto"/>
        <w:left w:val="none" w:sz="0" w:space="0" w:color="auto"/>
        <w:bottom w:val="none" w:sz="0" w:space="0" w:color="auto"/>
        <w:right w:val="none" w:sz="0" w:space="0" w:color="auto"/>
      </w:divBdr>
    </w:div>
    <w:div w:id="831064622">
      <w:marLeft w:val="640"/>
      <w:marRight w:val="0"/>
      <w:marTop w:val="0"/>
      <w:marBottom w:val="0"/>
      <w:divBdr>
        <w:top w:val="none" w:sz="0" w:space="0" w:color="auto"/>
        <w:left w:val="none" w:sz="0" w:space="0" w:color="auto"/>
        <w:bottom w:val="none" w:sz="0" w:space="0" w:color="auto"/>
        <w:right w:val="none" w:sz="0" w:space="0" w:color="auto"/>
      </w:divBdr>
    </w:div>
    <w:div w:id="831068370">
      <w:marLeft w:val="640"/>
      <w:marRight w:val="0"/>
      <w:marTop w:val="0"/>
      <w:marBottom w:val="0"/>
      <w:divBdr>
        <w:top w:val="none" w:sz="0" w:space="0" w:color="auto"/>
        <w:left w:val="none" w:sz="0" w:space="0" w:color="auto"/>
        <w:bottom w:val="none" w:sz="0" w:space="0" w:color="auto"/>
        <w:right w:val="none" w:sz="0" w:space="0" w:color="auto"/>
      </w:divBdr>
    </w:div>
    <w:div w:id="831261929">
      <w:marLeft w:val="640"/>
      <w:marRight w:val="0"/>
      <w:marTop w:val="0"/>
      <w:marBottom w:val="0"/>
      <w:divBdr>
        <w:top w:val="none" w:sz="0" w:space="0" w:color="auto"/>
        <w:left w:val="none" w:sz="0" w:space="0" w:color="auto"/>
        <w:bottom w:val="none" w:sz="0" w:space="0" w:color="auto"/>
        <w:right w:val="none" w:sz="0" w:space="0" w:color="auto"/>
      </w:divBdr>
    </w:div>
    <w:div w:id="831333544">
      <w:marLeft w:val="640"/>
      <w:marRight w:val="0"/>
      <w:marTop w:val="0"/>
      <w:marBottom w:val="0"/>
      <w:divBdr>
        <w:top w:val="none" w:sz="0" w:space="0" w:color="auto"/>
        <w:left w:val="none" w:sz="0" w:space="0" w:color="auto"/>
        <w:bottom w:val="none" w:sz="0" w:space="0" w:color="auto"/>
        <w:right w:val="none" w:sz="0" w:space="0" w:color="auto"/>
      </w:divBdr>
    </w:div>
    <w:div w:id="831335086">
      <w:marLeft w:val="640"/>
      <w:marRight w:val="0"/>
      <w:marTop w:val="0"/>
      <w:marBottom w:val="0"/>
      <w:divBdr>
        <w:top w:val="none" w:sz="0" w:space="0" w:color="auto"/>
        <w:left w:val="none" w:sz="0" w:space="0" w:color="auto"/>
        <w:bottom w:val="none" w:sz="0" w:space="0" w:color="auto"/>
        <w:right w:val="none" w:sz="0" w:space="0" w:color="auto"/>
      </w:divBdr>
    </w:div>
    <w:div w:id="831409773">
      <w:marLeft w:val="640"/>
      <w:marRight w:val="0"/>
      <w:marTop w:val="0"/>
      <w:marBottom w:val="0"/>
      <w:divBdr>
        <w:top w:val="none" w:sz="0" w:space="0" w:color="auto"/>
        <w:left w:val="none" w:sz="0" w:space="0" w:color="auto"/>
        <w:bottom w:val="none" w:sz="0" w:space="0" w:color="auto"/>
        <w:right w:val="none" w:sz="0" w:space="0" w:color="auto"/>
      </w:divBdr>
    </w:div>
    <w:div w:id="831414179">
      <w:marLeft w:val="640"/>
      <w:marRight w:val="0"/>
      <w:marTop w:val="0"/>
      <w:marBottom w:val="0"/>
      <w:divBdr>
        <w:top w:val="none" w:sz="0" w:space="0" w:color="auto"/>
        <w:left w:val="none" w:sz="0" w:space="0" w:color="auto"/>
        <w:bottom w:val="none" w:sz="0" w:space="0" w:color="auto"/>
        <w:right w:val="none" w:sz="0" w:space="0" w:color="auto"/>
      </w:divBdr>
    </w:div>
    <w:div w:id="831530389">
      <w:marLeft w:val="640"/>
      <w:marRight w:val="0"/>
      <w:marTop w:val="0"/>
      <w:marBottom w:val="0"/>
      <w:divBdr>
        <w:top w:val="none" w:sz="0" w:space="0" w:color="auto"/>
        <w:left w:val="none" w:sz="0" w:space="0" w:color="auto"/>
        <w:bottom w:val="none" w:sz="0" w:space="0" w:color="auto"/>
        <w:right w:val="none" w:sz="0" w:space="0" w:color="auto"/>
      </w:divBdr>
    </w:div>
    <w:div w:id="831602477">
      <w:marLeft w:val="640"/>
      <w:marRight w:val="0"/>
      <w:marTop w:val="0"/>
      <w:marBottom w:val="0"/>
      <w:divBdr>
        <w:top w:val="none" w:sz="0" w:space="0" w:color="auto"/>
        <w:left w:val="none" w:sz="0" w:space="0" w:color="auto"/>
        <w:bottom w:val="none" w:sz="0" w:space="0" w:color="auto"/>
        <w:right w:val="none" w:sz="0" w:space="0" w:color="auto"/>
      </w:divBdr>
    </w:div>
    <w:div w:id="831604120">
      <w:marLeft w:val="640"/>
      <w:marRight w:val="0"/>
      <w:marTop w:val="0"/>
      <w:marBottom w:val="0"/>
      <w:divBdr>
        <w:top w:val="none" w:sz="0" w:space="0" w:color="auto"/>
        <w:left w:val="none" w:sz="0" w:space="0" w:color="auto"/>
        <w:bottom w:val="none" w:sz="0" w:space="0" w:color="auto"/>
        <w:right w:val="none" w:sz="0" w:space="0" w:color="auto"/>
      </w:divBdr>
    </w:div>
    <w:div w:id="831719547">
      <w:marLeft w:val="640"/>
      <w:marRight w:val="0"/>
      <w:marTop w:val="0"/>
      <w:marBottom w:val="0"/>
      <w:divBdr>
        <w:top w:val="none" w:sz="0" w:space="0" w:color="auto"/>
        <w:left w:val="none" w:sz="0" w:space="0" w:color="auto"/>
        <w:bottom w:val="none" w:sz="0" w:space="0" w:color="auto"/>
        <w:right w:val="none" w:sz="0" w:space="0" w:color="auto"/>
      </w:divBdr>
    </w:div>
    <w:div w:id="831723652">
      <w:marLeft w:val="640"/>
      <w:marRight w:val="0"/>
      <w:marTop w:val="0"/>
      <w:marBottom w:val="0"/>
      <w:divBdr>
        <w:top w:val="none" w:sz="0" w:space="0" w:color="auto"/>
        <w:left w:val="none" w:sz="0" w:space="0" w:color="auto"/>
        <w:bottom w:val="none" w:sz="0" w:space="0" w:color="auto"/>
        <w:right w:val="none" w:sz="0" w:space="0" w:color="auto"/>
      </w:divBdr>
    </w:div>
    <w:div w:id="831868376">
      <w:marLeft w:val="640"/>
      <w:marRight w:val="0"/>
      <w:marTop w:val="0"/>
      <w:marBottom w:val="0"/>
      <w:divBdr>
        <w:top w:val="none" w:sz="0" w:space="0" w:color="auto"/>
        <w:left w:val="none" w:sz="0" w:space="0" w:color="auto"/>
        <w:bottom w:val="none" w:sz="0" w:space="0" w:color="auto"/>
        <w:right w:val="none" w:sz="0" w:space="0" w:color="auto"/>
      </w:divBdr>
    </w:div>
    <w:div w:id="831875463">
      <w:marLeft w:val="640"/>
      <w:marRight w:val="0"/>
      <w:marTop w:val="0"/>
      <w:marBottom w:val="0"/>
      <w:divBdr>
        <w:top w:val="none" w:sz="0" w:space="0" w:color="auto"/>
        <w:left w:val="none" w:sz="0" w:space="0" w:color="auto"/>
        <w:bottom w:val="none" w:sz="0" w:space="0" w:color="auto"/>
        <w:right w:val="none" w:sz="0" w:space="0" w:color="auto"/>
      </w:divBdr>
    </w:div>
    <w:div w:id="831986883">
      <w:marLeft w:val="640"/>
      <w:marRight w:val="0"/>
      <w:marTop w:val="0"/>
      <w:marBottom w:val="0"/>
      <w:divBdr>
        <w:top w:val="none" w:sz="0" w:space="0" w:color="auto"/>
        <w:left w:val="none" w:sz="0" w:space="0" w:color="auto"/>
        <w:bottom w:val="none" w:sz="0" w:space="0" w:color="auto"/>
        <w:right w:val="none" w:sz="0" w:space="0" w:color="auto"/>
      </w:divBdr>
    </w:div>
    <w:div w:id="831990854">
      <w:marLeft w:val="640"/>
      <w:marRight w:val="0"/>
      <w:marTop w:val="0"/>
      <w:marBottom w:val="0"/>
      <w:divBdr>
        <w:top w:val="none" w:sz="0" w:space="0" w:color="auto"/>
        <w:left w:val="none" w:sz="0" w:space="0" w:color="auto"/>
        <w:bottom w:val="none" w:sz="0" w:space="0" w:color="auto"/>
        <w:right w:val="none" w:sz="0" w:space="0" w:color="auto"/>
      </w:divBdr>
    </w:div>
    <w:div w:id="831992714">
      <w:marLeft w:val="480"/>
      <w:marRight w:val="0"/>
      <w:marTop w:val="0"/>
      <w:marBottom w:val="0"/>
      <w:divBdr>
        <w:top w:val="none" w:sz="0" w:space="0" w:color="auto"/>
        <w:left w:val="none" w:sz="0" w:space="0" w:color="auto"/>
        <w:bottom w:val="none" w:sz="0" w:space="0" w:color="auto"/>
        <w:right w:val="none" w:sz="0" w:space="0" w:color="auto"/>
      </w:divBdr>
    </w:div>
    <w:div w:id="832067478">
      <w:marLeft w:val="640"/>
      <w:marRight w:val="0"/>
      <w:marTop w:val="0"/>
      <w:marBottom w:val="0"/>
      <w:divBdr>
        <w:top w:val="none" w:sz="0" w:space="0" w:color="auto"/>
        <w:left w:val="none" w:sz="0" w:space="0" w:color="auto"/>
        <w:bottom w:val="none" w:sz="0" w:space="0" w:color="auto"/>
        <w:right w:val="none" w:sz="0" w:space="0" w:color="auto"/>
      </w:divBdr>
    </w:div>
    <w:div w:id="832259971">
      <w:marLeft w:val="640"/>
      <w:marRight w:val="0"/>
      <w:marTop w:val="0"/>
      <w:marBottom w:val="0"/>
      <w:divBdr>
        <w:top w:val="none" w:sz="0" w:space="0" w:color="auto"/>
        <w:left w:val="none" w:sz="0" w:space="0" w:color="auto"/>
        <w:bottom w:val="none" w:sz="0" w:space="0" w:color="auto"/>
        <w:right w:val="none" w:sz="0" w:space="0" w:color="auto"/>
      </w:divBdr>
    </w:div>
    <w:div w:id="832331533">
      <w:marLeft w:val="640"/>
      <w:marRight w:val="0"/>
      <w:marTop w:val="0"/>
      <w:marBottom w:val="0"/>
      <w:divBdr>
        <w:top w:val="none" w:sz="0" w:space="0" w:color="auto"/>
        <w:left w:val="none" w:sz="0" w:space="0" w:color="auto"/>
        <w:bottom w:val="none" w:sz="0" w:space="0" w:color="auto"/>
        <w:right w:val="none" w:sz="0" w:space="0" w:color="auto"/>
      </w:divBdr>
    </w:div>
    <w:div w:id="832334897">
      <w:marLeft w:val="640"/>
      <w:marRight w:val="0"/>
      <w:marTop w:val="0"/>
      <w:marBottom w:val="0"/>
      <w:divBdr>
        <w:top w:val="none" w:sz="0" w:space="0" w:color="auto"/>
        <w:left w:val="none" w:sz="0" w:space="0" w:color="auto"/>
        <w:bottom w:val="none" w:sz="0" w:space="0" w:color="auto"/>
        <w:right w:val="none" w:sz="0" w:space="0" w:color="auto"/>
      </w:divBdr>
    </w:div>
    <w:div w:id="832451064">
      <w:marLeft w:val="640"/>
      <w:marRight w:val="0"/>
      <w:marTop w:val="0"/>
      <w:marBottom w:val="0"/>
      <w:divBdr>
        <w:top w:val="none" w:sz="0" w:space="0" w:color="auto"/>
        <w:left w:val="none" w:sz="0" w:space="0" w:color="auto"/>
        <w:bottom w:val="none" w:sz="0" w:space="0" w:color="auto"/>
        <w:right w:val="none" w:sz="0" w:space="0" w:color="auto"/>
      </w:divBdr>
    </w:div>
    <w:div w:id="832454096">
      <w:marLeft w:val="640"/>
      <w:marRight w:val="0"/>
      <w:marTop w:val="0"/>
      <w:marBottom w:val="0"/>
      <w:divBdr>
        <w:top w:val="none" w:sz="0" w:space="0" w:color="auto"/>
        <w:left w:val="none" w:sz="0" w:space="0" w:color="auto"/>
        <w:bottom w:val="none" w:sz="0" w:space="0" w:color="auto"/>
        <w:right w:val="none" w:sz="0" w:space="0" w:color="auto"/>
      </w:divBdr>
    </w:div>
    <w:div w:id="832456467">
      <w:marLeft w:val="640"/>
      <w:marRight w:val="0"/>
      <w:marTop w:val="0"/>
      <w:marBottom w:val="0"/>
      <w:divBdr>
        <w:top w:val="none" w:sz="0" w:space="0" w:color="auto"/>
        <w:left w:val="none" w:sz="0" w:space="0" w:color="auto"/>
        <w:bottom w:val="none" w:sz="0" w:space="0" w:color="auto"/>
        <w:right w:val="none" w:sz="0" w:space="0" w:color="auto"/>
      </w:divBdr>
    </w:div>
    <w:div w:id="832456928">
      <w:marLeft w:val="640"/>
      <w:marRight w:val="0"/>
      <w:marTop w:val="0"/>
      <w:marBottom w:val="0"/>
      <w:divBdr>
        <w:top w:val="none" w:sz="0" w:space="0" w:color="auto"/>
        <w:left w:val="none" w:sz="0" w:space="0" w:color="auto"/>
        <w:bottom w:val="none" w:sz="0" w:space="0" w:color="auto"/>
        <w:right w:val="none" w:sz="0" w:space="0" w:color="auto"/>
      </w:divBdr>
    </w:div>
    <w:div w:id="832529836">
      <w:marLeft w:val="640"/>
      <w:marRight w:val="0"/>
      <w:marTop w:val="0"/>
      <w:marBottom w:val="0"/>
      <w:divBdr>
        <w:top w:val="none" w:sz="0" w:space="0" w:color="auto"/>
        <w:left w:val="none" w:sz="0" w:space="0" w:color="auto"/>
        <w:bottom w:val="none" w:sz="0" w:space="0" w:color="auto"/>
        <w:right w:val="none" w:sz="0" w:space="0" w:color="auto"/>
      </w:divBdr>
    </w:div>
    <w:div w:id="832530836">
      <w:marLeft w:val="640"/>
      <w:marRight w:val="0"/>
      <w:marTop w:val="0"/>
      <w:marBottom w:val="0"/>
      <w:divBdr>
        <w:top w:val="none" w:sz="0" w:space="0" w:color="auto"/>
        <w:left w:val="none" w:sz="0" w:space="0" w:color="auto"/>
        <w:bottom w:val="none" w:sz="0" w:space="0" w:color="auto"/>
        <w:right w:val="none" w:sz="0" w:space="0" w:color="auto"/>
      </w:divBdr>
    </w:div>
    <w:div w:id="832532620">
      <w:marLeft w:val="640"/>
      <w:marRight w:val="0"/>
      <w:marTop w:val="0"/>
      <w:marBottom w:val="0"/>
      <w:divBdr>
        <w:top w:val="none" w:sz="0" w:space="0" w:color="auto"/>
        <w:left w:val="none" w:sz="0" w:space="0" w:color="auto"/>
        <w:bottom w:val="none" w:sz="0" w:space="0" w:color="auto"/>
        <w:right w:val="none" w:sz="0" w:space="0" w:color="auto"/>
      </w:divBdr>
    </w:div>
    <w:div w:id="832573792">
      <w:marLeft w:val="640"/>
      <w:marRight w:val="0"/>
      <w:marTop w:val="0"/>
      <w:marBottom w:val="0"/>
      <w:divBdr>
        <w:top w:val="none" w:sz="0" w:space="0" w:color="auto"/>
        <w:left w:val="none" w:sz="0" w:space="0" w:color="auto"/>
        <w:bottom w:val="none" w:sz="0" w:space="0" w:color="auto"/>
        <w:right w:val="none" w:sz="0" w:space="0" w:color="auto"/>
      </w:divBdr>
    </w:div>
    <w:div w:id="832641117">
      <w:marLeft w:val="640"/>
      <w:marRight w:val="0"/>
      <w:marTop w:val="0"/>
      <w:marBottom w:val="0"/>
      <w:divBdr>
        <w:top w:val="none" w:sz="0" w:space="0" w:color="auto"/>
        <w:left w:val="none" w:sz="0" w:space="0" w:color="auto"/>
        <w:bottom w:val="none" w:sz="0" w:space="0" w:color="auto"/>
        <w:right w:val="none" w:sz="0" w:space="0" w:color="auto"/>
      </w:divBdr>
    </w:div>
    <w:div w:id="832718789">
      <w:marLeft w:val="640"/>
      <w:marRight w:val="0"/>
      <w:marTop w:val="0"/>
      <w:marBottom w:val="0"/>
      <w:divBdr>
        <w:top w:val="none" w:sz="0" w:space="0" w:color="auto"/>
        <w:left w:val="none" w:sz="0" w:space="0" w:color="auto"/>
        <w:bottom w:val="none" w:sz="0" w:space="0" w:color="auto"/>
        <w:right w:val="none" w:sz="0" w:space="0" w:color="auto"/>
      </w:divBdr>
    </w:div>
    <w:div w:id="832914493">
      <w:marLeft w:val="640"/>
      <w:marRight w:val="0"/>
      <w:marTop w:val="0"/>
      <w:marBottom w:val="0"/>
      <w:divBdr>
        <w:top w:val="none" w:sz="0" w:space="0" w:color="auto"/>
        <w:left w:val="none" w:sz="0" w:space="0" w:color="auto"/>
        <w:bottom w:val="none" w:sz="0" w:space="0" w:color="auto"/>
        <w:right w:val="none" w:sz="0" w:space="0" w:color="auto"/>
      </w:divBdr>
    </w:div>
    <w:div w:id="832994376">
      <w:marLeft w:val="640"/>
      <w:marRight w:val="0"/>
      <w:marTop w:val="0"/>
      <w:marBottom w:val="0"/>
      <w:divBdr>
        <w:top w:val="none" w:sz="0" w:space="0" w:color="auto"/>
        <w:left w:val="none" w:sz="0" w:space="0" w:color="auto"/>
        <w:bottom w:val="none" w:sz="0" w:space="0" w:color="auto"/>
        <w:right w:val="none" w:sz="0" w:space="0" w:color="auto"/>
      </w:divBdr>
    </w:div>
    <w:div w:id="833103239">
      <w:marLeft w:val="640"/>
      <w:marRight w:val="0"/>
      <w:marTop w:val="0"/>
      <w:marBottom w:val="0"/>
      <w:divBdr>
        <w:top w:val="none" w:sz="0" w:space="0" w:color="auto"/>
        <w:left w:val="none" w:sz="0" w:space="0" w:color="auto"/>
        <w:bottom w:val="none" w:sz="0" w:space="0" w:color="auto"/>
        <w:right w:val="none" w:sz="0" w:space="0" w:color="auto"/>
      </w:divBdr>
    </w:div>
    <w:div w:id="833105081">
      <w:marLeft w:val="640"/>
      <w:marRight w:val="0"/>
      <w:marTop w:val="0"/>
      <w:marBottom w:val="0"/>
      <w:divBdr>
        <w:top w:val="none" w:sz="0" w:space="0" w:color="auto"/>
        <w:left w:val="none" w:sz="0" w:space="0" w:color="auto"/>
        <w:bottom w:val="none" w:sz="0" w:space="0" w:color="auto"/>
        <w:right w:val="none" w:sz="0" w:space="0" w:color="auto"/>
      </w:divBdr>
    </w:div>
    <w:div w:id="833180460">
      <w:marLeft w:val="640"/>
      <w:marRight w:val="0"/>
      <w:marTop w:val="0"/>
      <w:marBottom w:val="0"/>
      <w:divBdr>
        <w:top w:val="none" w:sz="0" w:space="0" w:color="auto"/>
        <w:left w:val="none" w:sz="0" w:space="0" w:color="auto"/>
        <w:bottom w:val="none" w:sz="0" w:space="0" w:color="auto"/>
        <w:right w:val="none" w:sz="0" w:space="0" w:color="auto"/>
      </w:divBdr>
    </w:div>
    <w:div w:id="833297551">
      <w:marLeft w:val="640"/>
      <w:marRight w:val="0"/>
      <w:marTop w:val="0"/>
      <w:marBottom w:val="0"/>
      <w:divBdr>
        <w:top w:val="none" w:sz="0" w:space="0" w:color="auto"/>
        <w:left w:val="none" w:sz="0" w:space="0" w:color="auto"/>
        <w:bottom w:val="none" w:sz="0" w:space="0" w:color="auto"/>
        <w:right w:val="none" w:sz="0" w:space="0" w:color="auto"/>
      </w:divBdr>
    </w:div>
    <w:div w:id="833299522">
      <w:marLeft w:val="640"/>
      <w:marRight w:val="0"/>
      <w:marTop w:val="0"/>
      <w:marBottom w:val="0"/>
      <w:divBdr>
        <w:top w:val="none" w:sz="0" w:space="0" w:color="auto"/>
        <w:left w:val="none" w:sz="0" w:space="0" w:color="auto"/>
        <w:bottom w:val="none" w:sz="0" w:space="0" w:color="auto"/>
        <w:right w:val="none" w:sz="0" w:space="0" w:color="auto"/>
      </w:divBdr>
    </w:div>
    <w:div w:id="833374764">
      <w:marLeft w:val="640"/>
      <w:marRight w:val="0"/>
      <w:marTop w:val="0"/>
      <w:marBottom w:val="0"/>
      <w:divBdr>
        <w:top w:val="none" w:sz="0" w:space="0" w:color="auto"/>
        <w:left w:val="none" w:sz="0" w:space="0" w:color="auto"/>
        <w:bottom w:val="none" w:sz="0" w:space="0" w:color="auto"/>
        <w:right w:val="none" w:sz="0" w:space="0" w:color="auto"/>
      </w:divBdr>
    </w:div>
    <w:div w:id="833449199">
      <w:marLeft w:val="640"/>
      <w:marRight w:val="0"/>
      <w:marTop w:val="0"/>
      <w:marBottom w:val="0"/>
      <w:divBdr>
        <w:top w:val="none" w:sz="0" w:space="0" w:color="auto"/>
        <w:left w:val="none" w:sz="0" w:space="0" w:color="auto"/>
        <w:bottom w:val="none" w:sz="0" w:space="0" w:color="auto"/>
        <w:right w:val="none" w:sz="0" w:space="0" w:color="auto"/>
      </w:divBdr>
    </w:div>
    <w:div w:id="833450939">
      <w:marLeft w:val="640"/>
      <w:marRight w:val="0"/>
      <w:marTop w:val="0"/>
      <w:marBottom w:val="0"/>
      <w:divBdr>
        <w:top w:val="none" w:sz="0" w:space="0" w:color="auto"/>
        <w:left w:val="none" w:sz="0" w:space="0" w:color="auto"/>
        <w:bottom w:val="none" w:sz="0" w:space="0" w:color="auto"/>
        <w:right w:val="none" w:sz="0" w:space="0" w:color="auto"/>
      </w:divBdr>
    </w:div>
    <w:div w:id="833497807">
      <w:marLeft w:val="640"/>
      <w:marRight w:val="0"/>
      <w:marTop w:val="0"/>
      <w:marBottom w:val="0"/>
      <w:divBdr>
        <w:top w:val="none" w:sz="0" w:space="0" w:color="auto"/>
        <w:left w:val="none" w:sz="0" w:space="0" w:color="auto"/>
        <w:bottom w:val="none" w:sz="0" w:space="0" w:color="auto"/>
        <w:right w:val="none" w:sz="0" w:space="0" w:color="auto"/>
      </w:divBdr>
    </w:div>
    <w:div w:id="833567006">
      <w:marLeft w:val="640"/>
      <w:marRight w:val="0"/>
      <w:marTop w:val="0"/>
      <w:marBottom w:val="0"/>
      <w:divBdr>
        <w:top w:val="none" w:sz="0" w:space="0" w:color="auto"/>
        <w:left w:val="none" w:sz="0" w:space="0" w:color="auto"/>
        <w:bottom w:val="none" w:sz="0" w:space="0" w:color="auto"/>
        <w:right w:val="none" w:sz="0" w:space="0" w:color="auto"/>
      </w:divBdr>
    </w:div>
    <w:div w:id="833571682">
      <w:marLeft w:val="640"/>
      <w:marRight w:val="0"/>
      <w:marTop w:val="0"/>
      <w:marBottom w:val="0"/>
      <w:divBdr>
        <w:top w:val="none" w:sz="0" w:space="0" w:color="auto"/>
        <w:left w:val="none" w:sz="0" w:space="0" w:color="auto"/>
        <w:bottom w:val="none" w:sz="0" w:space="0" w:color="auto"/>
        <w:right w:val="none" w:sz="0" w:space="0" w:color="auto"/>
      </w:divBdr>
    </w:div>
    <w:div w:id="833574168">
      <w:marLeft w:val="640"/>
      <w:marRight w:val="0"/>
      <w:marTop w:val="0"/>
      <w:marBottom w:val="0"/>
      <w:divBdr>
        <w:top w:val="none" w:sz="0" w:space="0" w:color="auto"/>
        <w:left w:val="none" w:sz="0" w:space="0" w:color="auto"/>
        <w:bottom w:val="none" w:sz="0" w:space="0" w:color="auto"/>
        <w:right w:val="none" w:sz="0" w:space="0" w:color="auto"/>
      </w:divBdr>
    </w:div>
    <w:div w:id="833761591">
      <w:marLeft w:val="640"/>
      <w:marRight w:val="0"/>
      <w:marTop w:val="0"/>
      <w:marBottom w:val="0"/>
      <w:divBdr>
        <w:top w:val="none" w:sz="0" w:space="0" w:color="auto"/>
        <w:left w:val="none" w:sz="0" w:space="0" w:color="auto"/>
        <w:bottom w:val="none" w:sz="0" w:space="0" w:color="auto"/>
        <w:right w:val="none" w:sz="0" w:space="0" w:color="auto"/>
      </w:divBdr>
    </w:div>
    <w:div w:id="833840662">
      <w:marLeft w:val="640"/>
      <w:marRight w:val="0"/>
      <w:marTop w:val="0"/>
      <w:marBottom w:val="0"/>
      <w:divBdr>
        <w:top w:val="none" w:sz="0" w:space="0" w:color="auto"/>
        <w:left w:val="none" w:sz="0" w:space="0" w:color="auto"/>
        <w:bottom w:val="none" w:sz="0" w:space="0" w:color="auto"/>
        <w:right w:val="none" w:sz="0" w:space="0" w:color="auto"/>
      </w:divBdr>
    </w:div>
    <w:div w:id="833880466">
      <w:marLeft w:val="640"/>
      <w:marRight w:val="0"/>
      <w:marTop w:val="0"/>
      <w:marBottom w:val="0"/>
      <w:divBdr>
        <w:top w:val="none" w:sz="0" w:space="0" w:color="auto"/>
        <w:left w:val="none" w:sz="0" w:space="0" w:color="auto"/>
        <w:bottom w:val="none" w:sz="0" w:space="0" w:color="auto"/>
        <w:right w:val="none" w:sz="0" w:space="0" w:color="auto"/>
      </w:divBdr>
    </w:div>
    <w:div w:id="833881574">
      <w:marLeft w:val="640"/>
      <w:marRight w:val="0"/>
      <w:marTop w:val="0"/>
      <w:marBottom w:val="0"/>
      <w:divBdr>
        <w:top w:val="none" w:sz="0" w:space="0" w:color="auto"/>
        <w:left w:val="none" w:sz="0" w:space="0" w:color="auto"/>
        <w:bottom w:val="none" w:sz="0" w:space="0" w:color="auto"/>
        <w:right w:val="none" w:sz="0" w:space="0" w:color="auto"/>
      </w:divBdr>
    </w:div>
    <w:div w:id="833951702">
      <w:marLeft w:val="640"/>
      <w:marRight w:val="0"/>
      <w:marTop w:val="0"/>
      <w:marBottom w:val="0"/>
      <w:divBdr>
        <w:top w:val="none" w:sz="0" w:space="0" w:color="auto"/>
        <w:left w:val="none" w:sz="0" w:space="0" w:color="auto"/>
        <w:bottom w:val="none" w:sz="0" w:space="0" w:color="auto"/>
        <w:right w:val="none" w:sz="0" w:space="0" w:color="auto"/>
      </w:divBdr>
    </w:div>
    <w:div w:id="833953757">
      <w:marLeft w:val="640"/>
      <w:marRight w:val="0"/>
      <w:marTop w:val="0"/>
      <w:marBottom w:val="0"/>
      <w:divBdr>
        <w:top w:val="none" w:sz="0" w:space="0" w:color="auto"/>
        <w:left w:val="none" w:sz="0" w:space="0" w:color="auto"/>
        <w:bottom w:val="none" w:sz="0" w:space="0" w:color="auto"/>
        <w:right w:val="none" w:sz="0" w:space="0" w:color="auto"/>
      </w:divBdr>
    </w:div>
    <w:div w:id="834034502">
      <w:marLeft w:val="640"/>
      <w:marRight w:val="0"/>
      <w:marTop w:val="0"/>
      <w:marBottom w:val="0"/>
      <w:divBdr>
        <w:top w:val="none" w:sz="0" w:space="0" w:color="auto"/>
        <w:left w:val="none" w:sz="0" w:space="0" w:color="auto"/>
        <w:bottom w:val="none" w:sz="0" w:space="0" w:color="auto"/>
        <w:right w:val="none" w:sz="0" w:space="0" w:color="auto"/>
      </w:divBdr>
    </w:div>
    <w:div w:id="834102669">
      <w:marLeft w:val="640"/>
      <w:marRight w:val="0"/>
      <w:marTop w:val="0"/>
      <w:marBottom w:val="0"/>
      <w:divBdr>
        <w:top w:val="none" w:sz="0" w:space="0" w:color="auto"/>
        <w:left w:val="none" w:sz="0" w:space="0" w:color="auto"/>
        <w:bottom w:val="none" w:sz="0" w:space="0" w:color="auto"/>
        <w:right w:val="none" w:sz="0" w:space="0" w:color="auto"/>
      </w:divBdr>
    </w:div>
    <w:div w:id="834220697">
      <w:marLeft w:val="640"/>
      <w:marRight w:val="0"/>
      <w:marTop w:val="0"/>
      <w:marBottom w:val="0"/>
      <w:divBdr>
        <w:top w:val="none" w:sz="0" w:space="0" w:color="auto"/>
        <w:left w:val="none" w:sz="0" w:space="0" w:color="auto"/>
        <w:bottom w:val="none" w:sz="0" w:space="0" w:color="auto"/>
        <w:right w:val="none" w:sz="0" w:space="0" w:color="auto"/>
      </w:divBdr>
    </w:div>
    <w:div w:id="834300761">
      <w:marLeft w:val="640"/>
      <w:marRight w:val="0"/>
      <w:marTop w:val="0"/>
      <w:marBottom w:val="0"/>
      <w:divBdr>
        <w:top w:val="none" w:sz="0" w:space="0" w:color="auto"/>
        <w:left w:val="none" w:sz="0" w:space="0" w:color="auto"/>
        <w:bottom w:val="none" w:sz="0" w:space="0" w:color="auto"/>
        <w:right w:val="none" w:sz="0" w:space="0" w:color="auto"/>
      </w:divBdr>
    </w:div>
    <w:div w:id="834339128">
      <w:marLeft w:val="640"/>
      <w:marRight w:val="0"/>
      <w:marTop w:val="0"/>
      <w:marBottom w:val="0"/>
      <w:divBdr>
        <w:top w:val="none" w:sz="0" w:space="0" w:color="auto"/>
        <w:left w:val="none" w:sz="0" w:space="0" w:color="auto"/>
        <w:bottom w:val="none" w:sz="0" w:space="0" w:color="auto"/>
        <w:right w:val="none" w:sz="0" w:space="0" w:color="auto"/>
      </w:divBdr>
    </w:div>
    <w:div w:id="834345359">
      <w:marLeft w:val="640"/>
      <w:marRight w:val="0"/>
      <w:marTop w:val="0"/>
      <w:marBottom w:val="0"/>
      <w:divBdr>
        <w:top w:val="none" w:sz="0" w:space="0" w:color="auto"/>
        <w:left w:val="none" w:sz="0" w:space="0" w:color="auto"/>
        <w:bottom w:val="none" w:sz="0" w:space="0" w:color="auto"/>
        <w:right w:val="none" w:sz="0" w:space="0" w:color="auto"/>
      </w:divBdr>
    </w:div>
    <w:div w:id="834347641">
      <w:marLeft w:val="640"/>
      <w:marRight w:val="0"/>
      <w:marTop w:val="0"/>
      <w:marBottom w:val="0"/>
      <w:divBdr>
        <w:top w:val="none" w:sz="0" w:space="0" w:color="auto"/>
        <w:left w:val="none" w:sz="0" w:space="0" w:color="auto"/>
        <w:bottom w:val="none" w:sz="0" w:space="0" w:color="auto"/>
        <w:right w:val="none" w:sz="0" w:space="0" w:color="auto"/>
      </w:divBdr>
    </w:div>
    <w:div w:id="834371501">
      <w:marLeft w:val="640"/>
      <w:marRight w:val="0"/>
      <w:marTop w:val="0"/>
      <w:marBottom w:val="0"/>
      <w:divBdr>
        <w:top w:val="none" w:sz="0" w:space="0" w:color="auto"/>
        <w:left w:val="none" w:sz="0" w:space="0" w:color="auto"/>
        <w:bottom w:val="none" w:sz="0" w:space="0" w:color="auto"/>
        <w:right w:val="none" w:sz="0" w:space="0" w:color="auto"/>
      </w:divBdr>
    </w:div>
    <w:div w:id="834489272">
      <w:marLeft w:val="640"/>
      <w:marRight w:val="0"/>
      <w:marTop w:val="0"/>
      <w:marBottom w:val="0"/>
      <w:divBdr>
        <w:top w:val="none" w:sz="0" w:space="0" w:color="auto"/>
        <w:left w:val="none" w:sz="0" w:space="0" w:color="auto"/>
        <w:bottom w:val="none" w:sz="0" w:space="0" w:color="auto"/>
        <w:right w:val="none" w:sz="0" w:space="0" w:color="auto"/>
      </w:divBdr>
    </w:div>
    <w:div w:id="834491748">
      <w:marLeft w:val="640"/>
      <w:marRight w:val="0"/>
      <w:marTop w:val="0"/>
      <w:marBottom w:val="0"/>
      <w:divBdr>
        <w:top w:val="none" w:sz="0" w:space="0" w:color="auto"/>
        <w:left w:val="none" w:sz="0" w:space="0" w:color="auto"/>
        <w:bottom w:val="none" w:sz="0" w:space="0" w:color="auto"/>
        <w:right w:val="none" w:sz="0" w:space="0" w:color="auto"/>
      </w:divBdr>
    </w:div>
    <w:div w:id="834494927">
      <w:marLeft w:val="640"/>
      <w:marRight w:val="0"/>
      <w:marTop w:val="0"/>
      <w:marBottom w:val="0"/>
      <w:divBdr>
        <w:top w:val="none" w:sz="0" w:space="0" w:color="auto"/>
        <w:left w:val="none" w:sz="0" w:space="0" w:color="auto"/>
        <w:bottom w:val="none" w:sz="0" w:space="0" w:color="auto"/>
        <w:right w:val="none" w:sz="0" w:space="0" w:color="auto"/>
      </w:divBdr>
    </w:div>
    <w:div w:id="834613146">
      <w:marLeft w:val="640"/>
      <w:marRight w:val="0"/>
      <w:marTop w:val="0"/>
      <w:marBottom w:val="0"/>
      <w:divBdr>
        <w:top w:val="none" w:sz="0" w:space="0" w:color="auto"/>
        <w:left w:val="none" w:sz="0" w:space="0" w:color="auto"/>
        <w:bottom w:val="none" w:sz="0" w:space="0" w:color="auto"/>
        <w:right w:val="none" w:sz="0" w:space="0" w:color="auto"/>
      </w:divBdr>
    </w:div>
    <w:div w:id="834682180">
      <w:marLeft w:val="640"/>
      <w:marRight w:val="0"/>
      <w:marTop w:val="0"/>
      <w:marBottom w:val="0"/>
      <w:divBdr>
        <w:top w:val="none" w:sz="0" w:space="0" w:color="auto"/>
        <w:left w:val="none" w:sz="0" w:space="0" w:color="auto"/>
        <w:bottom w:val="none" w:sz="0" w:space="0" w:color="auto"/>
        <w:right w:val="none" w:sz="0" w:space="0" w:color="auto"/>
      </w:divBdr>
    </w:div>
    <w:div w:id="834682976">
      <w:marLeft w:val="640"/>
      <w:marRight w:val="0"/>
      <w:marTop w:val="0"/>
      <w:marBottom w:val="0"/>
      <w:divBdr>
        <w:top w:val="none" w:sz="0" w:space="0" w:color="auto"/>
        <w:left w:val="none" w:sz="0" w:space="0" w:color="auto"/>
        <w:bottom w:val="none" w:sz="0" w:space="0" w:color="auto"/>
        <w:right w:val="none" w:sz="0" w:space="0" w:color="auto"/>
      </w:divBdr>
    </w:div>
    <w:div w:id="834684609">
      <w:marLeft w:val="640"/>
      <w:marRight w:val="0"/>
      <w:marTop w:val="0"/>
      <w:marBottom w:val="0"/>
      <w:divBdr>
        <w:top w:val="none" w:sz="0" w:space="0" w:color="auto"/>
        <w:left w:val="none" w:sz="0" w:space="0" w:color="auto"/>
        <w:bottom w:val="none" w:sz="0" w:space="0" w:color="auto"/>
        <w:right w:val="none" w:sz="0" w:space="0" w:color="auto"/>
      </w:divBdr>
    </w:div>
    <w:div w:id="834687945">
      <w:marLeft w:val="640"/>
      <w:marRight w:val="0"/>
      <w:marTop w:val="0"/>
      <w:marBottom w:val="0"/>
      <w:divBdr>
        <w:top w:val="none" w:sz="0" w:space="0" w:color="auto"/>
        <w:left w:val="none" w:sz="0" w:space="0" w:color="auto"/>
        <w:bottom w:val="none" w:sz="0" w:space="0" w:color="auto"/>
        <w:right w:val="none" w:sz="0" w:space="0" w:color="auto"/>
      </w:divBdr>
    </w:div>
    <w:div w:id="834689498">
      <w:marLeft w:val="640"/>
      <w:marRight w:val="0"/>
      <w:marTop w:val="0"/>
      <w:marBottom w:val="0"/>
      <w:divBdr>
        <w:top w:val="none" w:sz="0" w:space="0" w:color="auto"/>
        <w:left w:val="none" w:sz="0" w:space="0" w:color="auto"/>
        <w:bottom w:val="none" w:sz="0" w:space="0" w:color="auto"/>
        <w:right w:val="none" w:sz="0" w:space="0" w:color="auto"/>
      </w:divBdr>
    </w:div>
    <w:div w:id="834762491">
      <w:marLeft w:val="640"/>
      <w:marRight w:val="0"/>
      <w:marTop w:val="0"/>
      <w:marBottom w:val="0"/>
      <w:divBdr>
        <w:top w:val="none" w:sz="0" w:space="0" w:color="auto"/>
        <w:left w:val="none" w:sz="0" w:space="0" w:color="auto"/>
        <w:bottom w:val="none" w:sz="0" w:space="0" w:color="auto"/>
        <w:right w:val="none" w:sz="0" w:space="0" w:color="auto"/>
      </w:divBdr>
    </w:div>
    <w:div w:id="834762498">
      <w:marLeft w:val="640"/>
      <w:marRight w:val="0"/>
      <w:marTop w:val="0"/>
      <w:marBottom w:val="0"/>
      <w:divBdr>
        <w:top w:val="none" w:sz="0" w:space="0" w:color="auto"/>
        <w:left w:val="none" w:sz="0" w:space="0" w:color="auto"/>
        <w:bottom w:val="none" w:sz="0" w:space="0" w:color="auto"/>
        <w:right w:val="none" w:sz="0" w:space="0" w:color="auto"/>
      </w:divBdr>
    </w:div>
    <w:div w:id="834763929">
      <w:marLeft w:val="640"/>
      <w:marRight w:val="0"/>
      <w:marTop w:val="0"/>
      <w:marBottom w:val="0"/>
      <w:divBdr>
        <w:top w:val="none" w:sz="0" w:space="0" w:color="auto"/>
        <w:left w:val="none" w:sz="0" w:space="0" w:color="auto"/>
        <w:bottom w:val="none" w:sz="0" w:space="0" w:color="auto"/>
        <w:right w:val="none" w:sz="0" w:space="0" w:color="auto"/>
      </w:divBdr>
    </w:div>
    <w:div w:id="834802296">
      <w:marLeft w:val="640"/>
      <w:marRight w:val="0"/>
      <w:marTop w:val="0"/>
      <w:marBottom w:val="0"/>
      <w:divBdr>
        <w:top w:val="none" w:sz="0" w:space="0" w:color="auto"/>
        <w:left w:val="none" w:sz="0" w:space="0" w:color="auto"/>
        <w:bottom w:val="none" w:sz="0" w:space="0" w:color="auto"/>
        <w:right w:val="none" w:sz="0" w:space="0" w:color="auto"/>
      </w:divBdr>
    </w:div>
    <w:div w:id="834880366">
      <w:marLeft w:val="640"/>
      <w:marRight w:val="0"/>
      <w:marTop w:val="0"/>
      <w:marBottom w:val="0"/>
      <w:divBdr>
        <w:top w:val="none" w:sz="0" w:space="0" w:color="auto"/>
        <w:left w:val="none" w:sz="0" w:space="0" w:color="auto"/>
        <w:bottom w:val="none" w:sz="0" w:space="0" w:color="auto"/>
        <w:right w:val="none" w:sz="0" w:space="0" w:color="auto"/>
      </w:divBdr>
    </w:div>
    <w:div w:id="835073220">
      <w:marLeft w:val="640"/>
      <w:marRight w:val="0"/>
      <w:marTop w:val="0"/>
      <w:marBottom w:val="0"/>
      <w:divBdr>
        <w:top w:val="none" w:sz="0" w:space="0" w:color="auto"/>
        <w:left w:val="none" w:sz="0" w:space="0" w:color="auto"/>
        <w:bottom w:val="none" w:sz="0" w:space="0" w:color="auto"/>
        <w:right w:val="none" w:sz="0" w:space="0" w:color="auto"/>
      </w:divBdr>
    </w:div>
    <w:div w:id="835075986">
      <w:marLeft w:val="640"/>
      <w:marRight w:val="0"/>
      <w:marTop w:val="0"/>
      <w:marBottom w:val="0"/>
      <w:divBdr>
        <w:top w:val="none" w:sz="0" w:space="0" w:color="auto"/>
        <w:left w:val="none" w:sz="0" w:space="0" w:color="auto"/>
        <w:bottom w:val="none" w:sz="0" w:space="0" w:color="auto"/>
        <w:right w:val="none" w:sz="0" w:space="0" w:color="auto"/>
      </w:divBdr>
    </w:div>
    <w:div w:id="835147088">
      <w:marLeft w:val="640"/>
      <w:marRight w:val="0"/>
      <w:marTop w:val="0"/>
      <w:marBottom w:val="0"/>
      <w:divBdr>
        <w:top w:val="none" w:sz="0" w:space="0" w:color="auto"/>
        <w:left w:val="none" w:sz="0" w:space="0" w:color="auto"/>
        <w:bottom w:val="none" w:sz="0" w:space="0" w:color="auto"/>
        <w:right w:val="none" w:sz="0" w:space="0" w:color="auto"/>
      </w:divBdr>
    </w:div>
    <w:div w:id="835151893">
      <w:marLeft w:val="640"/>
      <w:marRight w:val="0"/>
      <w:marTop w:val="0"/>
      <w:marBottom w:val="0"/>
      <w:divBdr>
        <w:top w:val="none" w:sz="0" w:space="0" w:color="auto"/>
        <w:left w:val="none" w:sz="0" w:space="0" w:color="auto"/>
        <w:bottom w:val="none" w:sz="0" w:space="0" w:color="auto"/>
        <w:right w:val="none" w:sz="0" w:space="0" w:color="auto"/>
      </w:divBdr>
    </w:div>
    <w:div w:id="835194907">
      <w:marLeft w:val="640"/>
      <w:marRight w:val="0"/>
      <w:marTop w:val="0"/>
      <w:marBottom w:val="0"/>
      <w:divBdr>
        <w:top w:val="none" w:sz="0" w:space="0" w:color="auto"/>
        <w:left w:val="none" w:sz="0" w:space="0" w:color="auto"/>
        <w:bottom w:val="none" w:sz="0" w:space="0" w:color="auto"/>
        <w:right w:val="none" w:sz="0" w:space="0" w:color="auto"/>
      </w:divBdr>
    </w:div>
    <w:div w:id="835271008">
      <w:marLeft w:val="640"/>
      <w:marRight w:val="0"/>
      <w:marTop w:val="0"/>
      <w:marBottom w:val="0"/>
      <w:divBdr>
        <w:top w:val="none" w:sz="0" w:space="0" w:color="auto"/>
        <w:left w:val="none" w:sz="0" w:space="0" w:color="auto"/>
        <w:bottom w:val="none" w:sz="0" w:space="0" w:color="auto"/>
        <w:right w:val="none" w:sz="0" w:space="0" w:color="auto"/>
      </w:divBdr>
    </w:div>
    <w:div w:id="835337944">
      <w:marLeft w:val="640"/>
      <w:marRight w:val="0"/>
      <w:marTop w:val="0"/>
      <w:marBottom w:val="0"/>
      <w:divBdr>
        <w:top w:val="none" w:sz="0" w:space="0" w:color="auto"/>
        <w:left w:val="none" w:sz="0" w:space="0" w:color="auto"/>
        <w:bottom w:val="none" w:sz="0" w:space="0" w:color="auto"/>
        <w:right w:val="none" w:sz="0" w:space="0" w:color="auto"/>
      </w:divBdr>
    </w:div>
    <w:div w:id="835339851">
      <w:marLeft w:val="640"/>
      <w:marRight w:val="0"/>
      <w:marTop w:val="0"/>
      <w:marBottom w:val="0"/>
      <w:divBdr>
        <w:top w:val="none" w:sz="0" w:space="0" w:color="auto"/>
        <w:left w:val="none" w:sz="0" w:space="0" w:color="auto"/>
        <w:bottom w:val="none" w:sz="0" w:space="0" w:color="auto"/>
        <w:right w:val="none" w:sz="0" w:space="0" w:color="auto"/>
      </w:divBdr>
    </w:div>
    <w:div w:id="835416639">
      <w:marLeft w:val="640"/>
      <w:marRight w:val="0"/>
      <w:marTop w:val="0"/>
      <w:marBottom w:val="0"/>
      <w:divBdr>
        <w:top w:val="none" w:sz="0" w:space="0" w:color="auto"/>
        <w:left w:val="none" w:sz="0" w:space="0" w:color="auto"/>
        <w:bottom w:val="none" w:sz="0" w:space="0" w:color="auto"/>
        <w:right w:val="none" w:sz="0" w:space="0" w:color="auto"/>
      </w:divBdr>
    </w:div>
    <w:div w:id="835613394">
      <w:marLeft w:val="640"/>
      <w:marRight w:val="0"/>
      <w:marTop w:val="0"/>
      <w:marBottom w:val="0"/>
      <w:divBdr>
        <w:top w:val="none" w:sz="0" w:space="0" w:color="auto"/>
        <w:left w:val="none" w:sz="0" w:space="0" w:color="auto"/>
        <w:bottom w:val="none" w:sz="0" w:space="0" w:color="auto"/>
        <w:right w:val="none" w:sz="0" w:space="0" w:color="auto"/>
      </w:divBdr>
    </w:div>
    <w:div w:id="835654993">
      <w:marLeft w:val="640"/>
      <w:marRight w:val="0"/>
      <w:marTop w:val="0"/>
      <w:marBottom w:val="0"/>
      <w:divBdr>
        <w:top w:val="none" w:sz="0" w:space="0" w:color="auto"/>
        <w:left w:val="none" w:sz="0" w:space="0" w:color="auto"/>
        <w:bottom w:val="none" w:sz="0" w:space="0" w:color="auto"/>
        <w:right w:val="none" w:sz="0" w:space="0" w:color="auto"/>
      </w:divBdr>
    </w:div>
    <w:div w:id="835804251">
      <w:marLeft w:val="640"/>
      <w:marRight w:val="0"/>
      <w:marTop w:val="0"/>
      <w:marBottom w:val="0"/>
      <w:divBdr>
        <w:top w:val="none" w:sz="0" w:space="0" w:color="auto"/>
        <w:left w:val="none" w:sz="0" w:space="0" w:color="auto"/>
        <w:bottom w:val="none" w:sz="0" w:space="0" w:color="auto"/>
        <w:right w:val="none" w:sz="0" w:space="0" w:color="auto"/>
      </w:divBdr>
    </w:div>
    <w:div w:id="835847515">
      <w:marLeft w:val="640"/>
      <w:marRight w:val="0"/>
      <w:marTop w:val="0"/>
      <w:marBottom w:val="0"/>
      <w:divBdr>
        <w:top w:val="none" w:sz="0" w:space="0" w:color="auto"/>
        <w:left w:val="none" w:sz="0" w:space="0" w:color="auto"/>
        <w:bottom w:val="none" w:sz="0" w:space="0" w:color="auto"/>
        <w:right w:val="none" w:sz="0" w:space="0" w:color="auto"/>
      </w:divBdr>
    </w:div>
    <w:div w:id="835918714">
      <w:marLeft w:val="640"/>
      <w:marRight w:val="0"/>
      <w:marTop w:val="0"/>
      <w:marBottom w:val="0"/>
      <w:divBdr>
        <w:top w:val="none" w:sz="0" w:space="0" w:color="auto"/>
        <w:left w:val="none" w:sz="0" w:space="0" w:color="auto"/>
        <w:bottom w:val="none" w:sz="0" w:space="0" w:color="auto"/>
        <w:right w:val="none" w:sz="0" w:space="0" w:color="auto"/>
      </w:divBdr>
    </w:div>
    <w:div w:id="835918982">
      <w:marLeft w:val="640"/>
      <w:marRight w:val="0"/>
      <w:marTop w:val="0"/>
      <w:marBottom w:val="0"/>
      <w:divBdr>
        <w:top w:val="none" w:sz="0" w:space="0" w:color="auto"/>
        <w:left w:val="none" w:sz="0" w:space="0" w:color="auto"/>
        <w:bottom w:val="none" w:sz="0" w:space="0" w:color="auto"/>
        <w:right w:val="none" w:sz="0" w:space="0" w:color="auto"/>
      </w:divBdr>
    </w:div>
    <w:div w:id="835921581">
      <w:marLeft w:val="640"/>
      <w:marRight w:val="0"/>
      <w:marTop w:val="0"/>
      <w:marBottom w:val="0"/>
      <w:divBdr>
        <w:top w:val="none" w:sz="0" w:space="0" w:color="auto"/>
        <w:left w:val="none" w:sz="0" w:space="0" w:color="auto"/>
        <w:bottom w:val="none" w:sz="0" w:space="0" w:color="auto"/>
        <w:right w:val="none" w:sz="0" w:space="0" w:color="auto"/>
      </w:divBdr>
    </w:div>
    <w:div w:id="835994878">
      <w:marLeft w:val="640"/>
      <w:marRight w:val="0"/>
      <w:marTop w:val="0"/>
      <w:marBottom w:val="0"/>
      <w:divBdr>
        <w:top w:val="none" w:sz="0" w:space="0" w:color="auto"/>
        <w:left w:val="none" w:sz="0" w:space="0" w:color="auto"/>
        <w:bottom w:val="none" w:sz="0" w:space="0" w:color="auto"/>
        <w:right w:val="none" w:sz="0" w:space="0" w:color="auto"/>
      </w:divBdr>
    </w:div>
    <w:div w:id="835996121">
      <w:marLeft w:val="640"/>
      <w:marRight w:val="0"/>
      <w:marTop w:val="0"/>
      <w:marBottom w:val="0"/>
      <w:divBdr>
        <w:top w:val="none" w:sz="0" w:space="0" w:color="auto"/>
        <w:left w:val="none" w:sz="0" w:space="0" w:color="auto"/>
        <w:bottom w:val="none" w:sz="0" w:space="0" w:color="auto"/>
        <w:right w:val="none" w:sz="0" w:space="0" w:color="auto"/>
      </w:divBdr>
    </w:div>
    <w:div w:id="836000540">
      <w:marLeft w:val="640"/>
      <w:marRight w:val="0"/>
      <w:marTop w:val="0"/>
      <w:marBottom w:val="0"/>
      <w:divBdr>
        <w:top w:val="none" w:sz="0" w:space="0" w:color="auto"/>
        <w:left w:val="none" w:sz="0" w:space="0" w:color="auto"/>
        <w:bottom w:val="none" w:sz="0" w:space="0" w:color="auto"/>
        <w:right w:val="none" w:sz="0" w:space="0" w:color="auto"/>
      </w:divBdr>
    </w:div>
    <w:div w:id="836042806">
      <w:marLeft w:val="640"/>
      <w:marRight w:val="0"/>
      <w:marTop w:val="0"/>
      <w:marBottom w:val="0"/>
      <w:divBdr>
        <w:top w:val="none" w:sz="0" w:space="0" w:color="auto"/>
        <w:left w:val="none" w:sz="0" w:space="0" w:color="auto"/>
        <w:bottom w:val="none" w:sz="0" w:space="0" w:color="auto"/>
        <w:right w:val="none" w:sz="0" w:space="0" w:color="auto"/>
      </w:divBdr>
    </w:div>
    <w:div w:id="836073481">
      <w:marLeft w:val="640"/>
      <w:marRight w:val="0"/>
      <w:marTop w:val="0"/>
      <w:marBottom w:val="0"/>
      <w:divBdr>
        <w:top w:val="none" w:sz="0" w:space="0" w:color="auto"/>
        <w:left w:val="none" w:sz="0" w:space="0" w:color="auto"/>
        <w:bottom w:val="none" w:sz="0" w:space="0" w:color="auto"/>
        <w:right w:val="none" w:sz="0" w:space="0" w:color="auto"/>
      </w:divBdr>
    </w:div>
    <w:div w:id="836116545">
      <w:marLeft w:val="640"/>
      <w:marRight w:val="0"/>
      <w:marTop w:val="0"/>
      <w:marBottom w:val="0"/>
      <w:divBdr>
        <w:top w:val="none" w:sz="0" w:space="0" w:color="auto"/>
        <w:left w:val="none" w:sz="0" w:space="0" w:color="auto"/>
        <w:bottom w:val="none" w:sz="0" w:space="0" w:color="auto"/>
        <w:right w:val="none" w:sz="0" w:space="0" w:color="auto"/>
      </w:divBdr>
    </w:div>
    <w:div w:id="836117005">
      <w:marLeft w:val="640"/>
      <w:marRight w:val="0"/>
      <w:marTop w:val="0"/>
      <w:marBottom w:val="0"/>
      <w:divBdr>
        <w:top w:val="none" w:sz="0" w:space="0" w:color="auto"/>
        <w:left w:val="none" w:sz="0" w:space="0" w:color="auto"/>
        <w:bottom w:val="none" w:sz="0" w:space="0" w:color="auto"/>
        <w:right w:val="none" w:sz="0" w:space="0" w:color="auto"/>
      </w:divBdr>
    </w:div>
    <w:div w:id="836118794">
      <w:marLeft w:val="640"/>
      <w:marRight w:val="0"/>
      <w:marTop w:val="0"/>
      <w:marBottom w:val="0"/>
      <w:divBdr>
        <w:top w:val="none" w:sz="0" w:space="0" w:color="auto"/>
        <w:left w:val="none" w:sz="0" w:space="0" w:color="auto"/>
        <w:bottom w:val="none" w:sz="0" w:space="0" w:color="auto"/>
        <w:right w:val="none" w:sz="0" w:space="0" w:color="auto"/>
      </w:divBdr>
    </w:div>
    <w:div w:id="836187097">
      <w:marLeft w:val="640"/>
      <w:marRight w:val="0"/>
      <w:marTop w:val="0"/>
      <w:marBottom w:val="0"/>
      <w:divBdr>
        <w:top w:val="none" w:sz="0" w:space="0" w:color="auto"/>
        <w:left w:val="none" w:sz="0" w:space="0" w:color="auto"/>
        <w:bottom w:val="none" w:sz="0" w:space="0" w:color="auto"/>
        <w:right w:val="none" w:sz="0" w:space="0" w:color="auto"/>
      </w:divBdr>
    </w:div>
    <w:div w:id="836187871">
      <w:marLeft w:val="640"/>
      <w:marRight w:val="0"/>
      <w:marTop w:val="0"/>
      <w:marBottom w:val="0"/>
      <w:divBdr>
        <w:top w:val="none" w:sz="0" w:space="0" w:color="auto"/>
        <w:left w:val="none" w:sz="0" w:space="0" w:color="auto"/>
        <w:bottom w:val="none" w:sz="0" w:space="0" w:color="auto"/>
        <w:right w:val="none" w:sz="0" w:space="0" w:color="auto"/>
      </w:divBdr>
    </w:div>
    <w:div w:id="836263671">
      <w:marLeft w:val="640"/>
      <w:marRight w:val="0"/>
      <w:marTop w:val="0"/>
      <w:marBottom w:val="0"/>
      <w:divBdr>
        <w:top w:val="none" w:sz="0" w:space="0" w:color="auto"/>
        <w:left w:val="none" w:sz="0" w:space="0" w:color="auto"/>
        <w:bottom w:val="none" w:sz="0" w:space="0" w:color="auto"/>
        <w:right w:val="none" w:sz="0" w:space="0" w:color="auto"/>
      </w:divBdr>
    </w:div>
    <w:div w:id="836268762">
      <w:marLeft w:val="640"/>
      <w:marRight w:val="0"/>
      <w:marTop w:val="0"/>
      <w:marBottom w:val="0"/>
      <w:divBdr>
        <w:top w:val="none" w:sz="0" w:space="0" w:color="auto"/>
        <w:left w:val="none" w:sz="0" w:space="0" w:color="auto"/>
        <w:bottom w:val="none" w:sz="0" w:space="0" w:color="auto"/>
        <w:right w:val="none" w:sz="0" w:space="0" w:color="auto"/>
      </w:divBdr>
    </w:div>
    <w:div w:id="836309423">
      <w:marLeft w:val="640"/>
      <w:marRight w:val="0"/>
      <w:marTop w:val="0"/>
      <w:marBottom w:val="0"/>
      <w:divBdr>
        <w:top w:val="none" w:sz="0" w:space="0" w:color="auto"/>
        <w:left w:val="none" w:sz="0" w:space="0" w:color="auto"/>
        <w:bottom w:val="none" w:sz="0" w:space="0" w:color="auto"/>
        <w:right w:val="none" w:sz="0" w:space="0" w:color="auto"/>
      </w:divBdr>
    </w:div>
    <w:div w:id="836311270">
      <w:marLeft w:val="640"/>
      <w:marRight w:val="0"/>
      <w:marTop w:val="0"/>
      <w:marBottom w:val="0"/>
      <w:divBdr>
        <w:top w:val="none" w:sz="0" w:space="0" w:color="auto"/>
        <w:left w:val="none" w:sz="0" w:space="0" w:color="auto"/>
        <w:bottom w:val="none" w:sz="0" w:space="0" w:color="auto"/>
        <w:right w:val="none" w:sz="0" w:space="0" w:color="auto"/>
      </w:divBdr>
    </w:div>
    <w:div w:id="836336827">
      <w:marLeft w:val="640"/>
      <w:marRight w:val="0"/>
      <w:marTop w:val="0"/>
      <w:marBottom w:val="0"/>
      <w:divBdr>
        <w:top w:val="none" w:sz="0" w:space="0" w:color="auto"/>
        <w:left w:val="none" w:sz="0" w:space="0" w:color="auto"/>
        <w:bottom w:val="none" w:sz="0" w:space="0" w:color="auto"/>
        <w:right w:val="none" w:sz="0" w:space="0" w:color="auto"/>
      </w:divBdr>
    </w:div>
    <w:div w:id="836381491">
      <w:marLeft w:val="640"/>
      <w:marRight w:val="0"/>
      <w:marTop w:val="0"/>
      <w:marBottom w:val="0"/>
      <w:divBdr>
        <w:top w:val="none" w:sz="0" w:space="0" w:color="auto"/>
        <w:left w:val="none" w:sz="0" w:space="0" w:color="auto"/>
        <w:bottom w:val="none" w:sz="0" w:space="0" w:color="auto"/>
        <w:right w:val="none" w:sz="0" w:space="0" w:color="auto"/>
      </w:divBdr>
    </w:div>
    <w:div w:id="836457510">
      <w:marLeft w:val="640"/>
      <w:marRight w:val="0"/>
      <w:marTop w:val="0"/>
      <w:marBottom w:val="0"/>
      <w:divBdr>
        <w:top w:val="none" w:sz="0" w:space="0" w:color="auto"/>
        <w:left w:val="none" w:sz="0" w:space="0" w:color="auto"/>
        <w:bottom w:val="none" w:sz="0" w:space="0" w:color="auto"/>
        <w:right w:val="none" w:sz="0" w:space="0" w:color="auto"/>
      </w:divBdr>
    </w:div>
    <w:div w:id="836458639">
      <w:marLeft w:val="640"/>
      <w:marRight w:val="0"/>
      <w:marTop w:val="0"/>
      <w:marBottom w:val="0"/>
      <w:divBdr>
        <w:top w:val="none" w:sz="0" w:space="0" w:color="auto"/>
        <w:left w:val="none" w:sz="0" w:space="0" w:color="auto"/>
        <w:bottom w:val="none" w:sz="0" w:space="0" w:color="auto"/>
        <w:right w:val="none" w:sz="0" w:space="0" w:color="auto"/>
      </w:divBdr>
    </w:div>
    <w:div w:id="836506838">
      <w:marLeft w:val="640"/>
      <w:marRight w:val="0"/>
      <w:marTop w:val="0"/>
      <w:marBottom w:val="0"/>
      <w:divBdr>
        <w:top w:val="none" w:sz="0" w:space="0" w:color="auto"/>
        <w:left w:val="none" w:sz="0" w:space="0" w:color="auto"/>
        <w:bottom w:val="none" w:sz="0" w:space="0" w:color="auto"/>
        <w:right w:val="none" w:sz="0" w:space="0" w:color="auto"/>
      </w:divBdr>
    </w:div>
    <w:div w:id="836580122">
      <w:marLeft w:val="640"/>
      <w:marRight w:val="0"/>
      <w:marTop w:val="0"/>
      <w:marBottom w:val="0"/>
      <w:divBdr>
        <w:top w:val="none" w:sz="0" w:space="0" w:color="auto"/>
        <w:left w:val="none" w:sz="0" w:space="0" w:color="auto"/>
        <w:bottom w:val="none" w:sz="0" w:space="0" w:color="auto"/>
        <w:right w:val="none" w:sz="0" w:space="0" w:color="auto"/>
      </w:divBdr>
    </w:div>
    <w:div w:id="836652704">
      <w:marLeft w:val="640"/>
      <w:marRight w:val="0"/>
      <w:marTop w:val="0"/>
      <w:marBottom w:val="0"/>
      <w:divBdr>
        <w:top w:val="none" w:sz="0" w:space="0" w:color="auto"/>
        <w:left w:val="none" w:sz="0" w:space="0" w:color="auto"/>
        <w:bottom w:val="none" w:sz="0" w:space="0" w:color="auto"/>
        <w:right w:val="none" w:sz="0" w:space="0" w:color="auto"/>
      </w:divBdr>
    </w:div>
    <w:div w:id="836655864">
      <w:marLeft w:val="640"/>
      <w:marRight w:val="0"/>
      <w:marTop w:val="0"/>
      <w:marBottom w:val="0"/>
      <w:divBdr>
        <w:top w:val="none" w:sz="0" w:space="0" w:color="auto"/>
        <w:left w:val="none" w:sz="0" w:space="0" w:color="auto"/>
        <w:bottom w:val="none" w:sz="0" w:space="0" w:color="auto"/>
        <w:right w:val="none" w:sz="0" w:space="0" w:color="auto"/>
      </w:divBdr>
    </w:div>
    <w:div w:id="836698416">
      <w:marLeft w:val="640"/>
      <w:marRight w:val="0"/>
      <w:marTop w:val="0"/>
      <w:marBottom w:val="0"/>
      <w:divBdr>
        <w:top w:val="none" w:sz="0" w:space="0" w:color="auto"/>
        <w:left w:val="none" w:sz="0" w:space="0" w:color="auto"/>
        <w:bottom w:val="none" w:sz="0" w:space="0" w:color="auto"/>
        <w:right w:val="none" w:sz="0" w:space="0" w:color="auto"/>
      </w:divBdr>
    </w:div>
    <w:div w:id="836723767">
      <w:marLeft w:val="640"/>
      <w:marRight w:val="0"/>
      <w:marTop w:val="0"/>
      <w:marBottom w:val="0"/>
      <w:divBdr>
        <w:top w:val="none" w:sz="0" w:space="0" w:color="auto"/>
        <w:left w:val="none" w:sz="0" w:space="0" w:color="auto"/>
        <w:bottom w:val="none" w:sz="0" w:space="0" w:color="auto"/>
        <w:right w:val="none" w:sz="0" w:space="0" w:color="auto"/>
      </w:divBdr>
    </w:div>
    <w:div w:id="836767053">
      <w:marLeft w:val="640"/>
      <w:marRight w:val="0"/>
      <w:marTop w:val="0"/>
      <w:marBottom w:val="0"/>
      <w:divBdr>
        <w:top w:val="none" w:sz="0" w:space="0" w:color="auto"/>
        <w:left w:val="none" w:sz="0" w:space="0" w:color="auto"/>
        <w:bottom w:val="none" w:sz="0" w:space="0" w:color="auto"/>
        <w:right w:val="none" w:sz="0" w:space="0" w:color="auto"/>
      </w:divBdr>
    </w:div>
    <w:div w:id="836919081">
      <w:marLeft w:val="640"/>
      <w:marRight w:val="0"/>
      <w:marTop w:val="0"/>
      <w:marBottom w:val="0"/>
      <w:divBdr>
        <w:top w:val="none" w:sz="0" w:space="0" w:color="auto"/>
        <w:left w:val="none" w:sz="0" w:space="0" w:color="auto"/>
        <w:bottom w:val="none" w:sz="0" w:space="0" w:color="auto"/>
        <w:right w:val="none" w:sz="0" w:space="0" w:color="auto"/>
      </w:divBdr>
    </w:div>
    <w:div w:id="836960272">
      <w:marLeft w:val="640"/>
      <w:marRight w:val="0"/>
      <w:marTop w:val="0"/>
      <w:marBottom w:val="0"/>
      <w:divBdr>
        <w:top w:val="none" w:sz="0" w:space="0" w:color="auto"/>
        <w:left w:val="none" w:sz="0" w:space="0" w:color="auto"/>
        <w:bottom w:val="none" w:sz="0" w:space="0" w:color="auto"/>
        <w:right w:val="none" w:sz="0" w:space="0" w:color="auto"/>
      </w:divBdr>
    </w:div>
    <w:div w:id="836962889">
      <w:marLeft w:val="640"/>
      <w:marRight w:val="0"/>
      <w:marTop w:val="0"/>
      <w:marBottom w:val="0"/>
      <w:divBdr>
        <w:top w:val="none" w:sz="0" w:space="0" w:color="auto"/>
        <w:left w:val="none" w:sz="0" w:space="0" w:color="auto"/>
        <w:bottom w:val="none" w:sz="0" w:space="0" w:color="auto"/>
        <w:right w:val="none" w:sz="0" w:space="0" w:color="auto"/>
      </w:divBdr>
    </w:div>
    <w:div w:id="836963538">
      <w:marLeft w:val="640"/>
      <w:marRight w:val="0"/>
      <w:marTop w:val="0"/>
      <w:marBottom w:val="0"/>
      <w:divBdr>
        <w:top w:val="none" w:sz="0" w:space="0" w:color="auto"/>
        <w:left w:val="none" w:sz="0" w:space="0" w:color="auto"/>
        <w:bottom w:val="none" w:sz="0" w:space="0" w:color="auto"/>
        <w:right w:val="none" w:sz="0" w:space="0" w:color="auto"/>
      </w:divBdr>
    </w:div>
    <w:div w:id="837036754">
      <w:marLeft w:val="640"/>
      <w:marRight w:val="0"/>
      <w:marTop w:val="0"/>
      <w:marBottom w:val="0"/>
      <w:divBdr>
        <w:top w:val="none" w:sz="0" w:space="0" w:color="auto"/>
        <w:left w:val="none" w:sz="0" w:space="0" w:color="auto"/>
        <w:bottom w:val="none" w:sz="0" w:space="0" w:color="auto"/>
        <w:right w:val="none" w:sz="0" w:space="0" w:color="auto"/>
      </w:divBdr>
    </w:div>
    <w:div w:id="837158341">
      <w:marLeft w:val="640"/>
      <w:marRight w:val="0"/>
      <w:marTop w:val="0"/>
      <w:marBottom w:val="0"/>
      <w:divBdr>
        <w:top w:val="none" w:sz="0" w:space="0" w:color="auto"/>
        <w:left w:val="none" w:sz="0" w:space="0" w:color="auto"/>
        <w:bottom w:val="none" w:sz="0" w:space="0" w:color="auto"/>
        <w:right w:val="none" w:sz="0" w:space="0" w:color="auto"/>
      </w:divBdr>
    </w:div>
    <w:div w:id="837189588">
      <w:marLeft w:val="640"/>
      <w:marRight w:val="0"/>
      <w:marTop w:val="0"/>
      <w:marBottom w:val="0"/>
      <w:divBdr>
        <w:top w:val="none" w:sz="0" w:space="0" w:color="auto"/>
        <w:left w:val="none" w:sz="0" w:space="0" w:color="auto"/>
        <w:bottom w:val="none" w:sz="0" w:space="0" w:color="auto"/>
        <w:right w:val="none" w:sz="0" w:space="0" w:color="auto"/>
      </w:divBdr>
    </w:div>
    <w:div w:id="837227972">
      <w:marLeft w:val="640"/>
      <w:marRight w:val="0"/>
      <w:marTop w:val="0"/>
      <w:marBottom w:val="0"/>
      <w:divBdr>
        <w:top w:val="none" w:sz="0" w:space="0" w:color="auto"/>
        <w:left w:val="none" w:sz="0" w:space="0" w:color="auto"/>
        <w:bottom w:val="none" w:sz="0" w:space="0" w:color="auto"/>
        <w:right w:val="none" w:sz="0" w:space="0" w:color="auto"/>
      </w:divBdr>
    </w:div>
    <w:div w:id="837228345">
      <w:marLeft w:val="640"/>
      <w:marRight w:val="0"/>
      <w:marTop w:val="0"/>
      <w:marBottom w:val="0"/>
      <w:divBdr>
        <w:top w:val="none" w:sz="0" w:space="0" w:color="auto"/>
        <w:left w:val="none" w:sz="0" w:space="0" w:color="auto"/>
        <w:bottom w:val="none" w:sz="0" w:space="0" w:color="auto"/>
        <w:right w:val="none" w:sz="0" w:space="0" w:color="auto"/>
      </w:divBdr>
    </w:div>
    <w:div w:id="837308112">
      <w:marLeft w:val="640"/>
      <w:marRight w:val="0"/>
      <w:marTop w:val="0"/>
      <w:marBottom w:val="0"/>
      <w:divBdr>
        <w:top w:val="none" w:sz="0" w:space="0" w:color="auto"/>
        <w:left w:val="none" w:sz="0" w:space="0" w:color="auto"/>
        <w:bottom w:val="none" w:sz="0" w:space="0" w:color="auto"/>
        <w:right w:val="none" w:sz="0" w:space="0" w:color="auto"/>
      </w:divBdr>
    </w:div>
    <w:div w:id="837378660">
      <w:marLeft w:val="640"/>
      <w:marRight w:val="0"/>
      <w:marTop w:val="0"/>
      <w:marBottom w:val="0"/>
      <w:divBdr>
        <w:top w:val="none" w:sz="0" w:space="0" w:color="auto"/>
        <w:left w:val="none" w:sz="0" w:space="0" w:color="auto"/>
        <w:bottom w:val="none" w:sz="0" w:space="0" w:color="auto"/>
        <w:right w:val="none" w:sz="0" w:space="0" w:color="auto"/>
      </w:divBdr>
    </w:div>
    <w:div w:id="837424909">
      <w:marLeft w:val="640"/>
      <w:marRight w:val="0"/>
      <w:marTop w:val="0"/>
      <w:marBottom w:val="0"/>
      <w:divBdr>
        <w:top w:val="none" w:sz="0" w:space="0" w:color="auto"/>
        <w:left w:val="none" w:sz="0" w:space="0" w:color="auto"/>
        <w:bottom w:val="none" w:sz="0" w:space="0" w:color="auto"/>
        <w:right w:val="none" w:sz="0" w:space="0" w:color="auto"/>
      </w:divBdr>
    </w:div>
    <w:div w:id="837496426">
      <w:marLeft w:val="640"/>
      <w:marRight w:val="0"/>
      <w:marTop w:val="0"/>
      <w:marBottom w:val="0"/>
      <w:divBdr>
        <w:top w:val="none" w:sz="0" w:space="0" w:color="auto"/>
        <w:left w:val="none" w:sz="0" w:space="0" w:color="auto"/>
        <w:bottom w:val="none" w:sz="0" w:space="0" w:color="auto"/>
        <w:right w:val="none" w:sz="0" w:space="0" w:color="auto"/>
      </w:divBdr>
    </w:div>
    <w:div w:id="837504179">
      <w:marLeft w:val="640"/>
      <w:marRight w:val="0"/>
      <w:marTop w:val="0"/>
      <w:marBottom w:val="0"/>
      <w:divBdr>
        <w:top w:val="none" w:sz="0" w:space="0" w:color="auto"/>
        <w:left w:val="none" w:sz="0" w:space="0" w:color="auto"/>
        <w:bottom w:val="none" w:sz="0" w:space="0" w:color="auto"/>
        <w:right w:val="none" w:sz="0" w:space="0" w:color="auto"/>
      </w:divBdr>
    </w:div>
    <w:div w:id="837572008">
      <w:marLeft w:val="640"/>
      <w:marRight w:val="0"/>
      <w:marTop w:val="0"/>
      <w:marBottom w:val="0"/>
      <w:divBdr>
        <w:top w:val="none" w:sz="0" w:space="0" w:color="auto"/>
        <w:left w:val="none" w:sz="0" w:space="0" w:color="auto"/>
        <w:bottom w:val="none" w:sz="0" w:space="0" w:color="auto"/>
        <w:right w:val="none" w:sz="0" w:space="0" w:color="auto"/>
      </w:divBdr>
    </w:div>
    <w:div w:id="837573777">
      <w:marLeft w:val="640"/>
      <w:marRight w:val="0"/>
      <w:marTop w:val="0"/>
      <w:marBottom w:val="0"/>
      <w:divBdr>
        <w:top w:val="none" w:sz="0" w:space="0" w:color="auto"/>
        <w:left w:val="none" w:sz="0" w:space="0" w:color="auto"/>
        <w:bottom w:val="none" w:sz="0" w:space="0" w:color="auto"/>
        <w:right w:val="none" w:sz="0" w:space="0" w:color="auto"/>
      </w:divBdr>
    </w:div>
    <w:div w:id="837765654">
      <w:marLeft w:val="640"/>
      <w:marRight w:val="0"/>
      <w:marTop w:val="0"/>
      <w:marBottom w:val="0"/>
      <w:divBdr>
        <w:top w:val="none" w:sz="0" w:space="0" w:color="auto"/>
        <w:left w:val="none" w:sz="0" w:space="0" w:color="auto"/>
        <w:bottom w:val="none" w:sz="0" w:space="0" w:color="auto"/>
        <w:right w:val="none" w:sz="0" w:space="0" w:color="auto"/>
      </w:divBdr>
    </w:div>
    <w:div w:id="837814614">
      <w:marLeft w:val="640"/>
      <w:marRight w:val="0"/>
      <w:marTop w:val="0"/>
      <w:marBottom w:val="0"/>
      <w:divBdr>
        <w:top w:val="none" w:sz="0" w:space="0" w:color="auto"/>
        <w:left w:val="none" w:sz="0" w:space="0" w:color="auto"/>
        <w:bottom w:val="none" w:sz="0" w:space="0" w:color="auto"/>
        <w:right w:val="none" w:sz="0" w:space="0" w:color="auto"/>
      </w:divBdr>
    </w:div>
    <w:div w:id="837888200">
      <w:marLeft w:val="640"/>
      <w:marRight w:val="0"/>
      <w:marTop w:val="0"/>
      <w:marBottom w:val="0"/>
      <w:divBdr>
        <w:top w:val="none" w:sz="0" w:space="0" w:color="auto"/>
        <w:left w:val="none" w:sz="0" w:space="0" w:color="auto"/>
        <w:bottom w:val="none" w:sz="0" w:space="0" w:color="auto"/>
        <w:right w:val="none" w:sz="0" w:space="0" w:color="auto"/>
      </w:divBdr>
    </w:div>
    <w:div w:id="838077605">
      <w:marLeft w:val="640"/>
      <w:marRight w:val="0"/>
      <w:marTop w:val="0"/>
      <w:marBottom w:val="0"/>
      <w:divBdr>
        <w:top w:val="none" w:sz="0" w:space="0" w:color="auto"/>
        <w:left w:val="none" w:sz="0" w:space="0" w:color="auto"/>
        <w:bottom w:val="none" w:sz="0" w:space="0" w:color="auto"/>
        <w:right w:val="none" w:sz="0" w:space="0" w:color="auto"/>
      </w:divBdr>
    </w:div>
    <w:div w:id="838080642">
      <w:marLeft w:val="640"/>
      <w:marRight w:val="0"/>
      <w:marTop w:val="0"/>
      <w:marBottom w:val="0"/>
      <w:divBdr>
        <w:top w:val="none" w:sz="0" w:space="0" w:color="auto"/>
        <w:left w:val="none" w:sz="0" w:space="0" w:color="auto"/>
        <w:bottom w:val="none" w:sz="0" w:space="0" w:color="auto"/>
        <w:right w:val="none" w:sz="0" w:space="0" w:color="auto"/>
      </w:divBdr>
    </w:div>
    <w:div w:id="838154587">
      <w:marLeft w:val="640"/>
      <w:marRight w:val="0"/>
      <w:marTop w:val="0"/>
      <w:marBottom w:val="0"/>
      <w:divBdr>
        <w:top w:val="none" w:sz="0" w:space="0" w:color="auto"/>
        <w:left w:val="none" w:sz="0" w:space="0" w:color="auto"/>
        <w:bottom w:val="none" w:sz="0" w:space="0" w:color="auto"/>
        <w:right w:val="none" w:sz="0" w:space="0" w:color="auto"/>
      </w:divBdr>
    </w:div>
    <w:div w:id="838231630">
      <w:marLeft w:val="640"/>
      <w:marRight w:val="0"/>
      <w:marTop w:val="0"/>
      <w:marBottom w:val="0"/>
      <w:divBdr>
        <w:top w:val="none" w:sz="0" w:space="0" w:color="auto"/>
        <w:left w:val="none" w:sz="0" w:space="0" w:color="auto"/>
        <w:bottom w:val="none" w:sz="0" w:space="0" w:color="auto"/>
        <w:right w:val="none" w:sz="0" w:space="0" w:color="auto"/>
      </w:divBdr>
    </w:div>
    <w:div w:id="838278149">
      <w:marLeft w:val="640"/>
      <w:marRight w:val="0"/>
      <w:marTop w:val="0"/>
      <w:marBottom w:val="0"/>
      <w:divBdr>
        <w:top w:val="none" w:sz="0" w:space="0" w:color="auto"/>
        <w:left w:val="none" w:sz="0" w:space="0" w:color="auto"/>
        <w:bottom w:val="none" w:sz="0" w:space="0" w:color="auto"/>
        <w:right w:val="none" w:sz="0" w:space="0" w:color="auto"/>
      </w:divBdr>
    </w:div>
    <w:div w:id="838347041">
      <w:marLeft w:val="640"/>
      <w:marRight w:val="0"/>
      <w:marTop w:val="0"/>
      <w:marBottom w:val="0"/>
      <w:divBdr>
        <w:top w:val="none" w:sz="0" w:space="0" w:color="auto"/>
        <w:left w:val="none" w:sz="0" w:space="0" w:color="auto"/>
        <w:bottom w:val="none" w:sz="0" w:space="0" w:color="auto"/>
        <w:right w:val="none" w:sz="0" w:space="0" w:color="auto"/>
      </w:divBdr>
    </w:div>
    <w:div w:id="838423553">
      <w:marLeft w:val="480"/>
      <w:marRight w:val="0"/>
      <w:marTop w:val="0"/>
      <w:marBottom w:val="0"/>
      <w:divBdr>
        <w:top w:val="none" w:sz="0" w:space="0" w:color="auto"/>
        <w:left w:val="none" w:sz="0" w:space="0" w:color="auto"/>
        <w:bottom w:val="none" w:sz="0" w:space="0" w:color="auto"/>
        <w:right w:val="none" w:sz="0" w:space="0" w:color="auto"/>
      </w:divBdr>
    </w:div>
    <w:div w:id="838616111">
      <w:marLeft w:val="640"/>
      <w:marRight w:val="0"/>
      <w:marTop w:val="0"/>
      <w:marBottom w:val="0"/>
      <w:divBdr>
        <w:top w:val="none" w:sz="0" w:space="0" w:color="auto"/>
        <w:left w:val="none" w:sz="0" w:space="0" w:color="auto"/>
        <w:bottom w:val="none" w:sz="0" w:space="0" w:color="auto"/>
        <w:right w:val="none" w:sz="0" w:space="0" w:color="auto"/>
      </w:divBdr>
    </w:div>
    <w:div w:id="838736599">
      <w:marLeft w:val="640"/>
      <w:marRight w:val="0"/>
      <w:marTop w:val="0"/>
      <w:marBottom w:val="0"/>
      <w:divBdr>
        <w:top w:val="none" w:sz="0" w:space="0" w:color="auto"/>
        <w:left w:val="none" w:sz="0" w:space="0" w:color="auto"/>
        <w:bottom w:val="none" w:sz="0" w:space="0" w:color="auto"/>
        <w:right w:val="none" w:sz="0" w:space="0" w:color="auto"/>
      </w:divBdr>
    </w:div>
    <w:div w:id="838884524">
      <w:marLeft w:val="640"/>
      <w:marRight w:val="0"/>
      <w:marTop w:val="0"/>
      <w:marBottom w:val="0"/>
      <w:divBdr>
        <w:top w:val="none" w:sz="0" w:space="0" w:color="auto"/>
        <w:left w:val="none" w:sz="0" w:space="0" w:color="auto"/>
        <w:bottom w:val="none" w:sz="0" w:space="0" w:color="auto"/>
        <w:right w:val="none" w:sz="0" w:space="0" w:color="auto"/>
      </w:divBdr>
    </w:div>
    <w:div w:id="838888151">
      <w:marLeft w:val="640"/>
      <w:marRight w:val="0"/>
      <w:marTop w:val="0"/>
      <w:marBottom w:val="0"/>
      <w:divBdr>
        <w:top w:val="none" w:sz="0" w:space="0" w:color="auto"/>
        <w:left w:val="none" w:sz="0" w:space="0" w:color="auto"/>
        <w:bottom w:val="none" w:sz="0" w:space="0" w:color="auto"/>
        <w:right w:val="none" w:sz="0" w:space="0" w:color="auto"/>
      </w:divBdr>
    </w:div>
    <w:div w:id="838929732">
      <w:marLeft w:val="640"/>
      <w:marRight w:val="0"/>
      <w:marTop w:val="0"/>
      <w:marBottom w:val="0"/>
      <w:divBdr>
        <w:top w:val="none" w:sz="0" w:space="0" w:color="auto"/>
        <w:left w:val="none" w:sz="0" w:space="0" w:color="auto"/>
        <w:bottom w:val="none" w:sz="0" w:space="0" w:color="auto"/>
        <w:right w:val="none" w:sz="0" w:space="0" w:color="auto"/>
      </w:divBdr>
    </w:div>
    <w:div w:id="838958210">
      <w:marLeft w:val="640"/>
      <w:marRight w:val="0"/>
      <w:marTop w:val="0"/>
      <w:marBottom w:val="0"/>
      <w:divBdr>
        <w:top w:val="none" w:sz="0" w:space="0" w:color="auto"/>
        <w:left w:val="none" w:sz="0" w:space="0" w:color="auto"/>
        <w:bottom w:val="none" w:sz="0" w:space="0" w:color="auto"/>
        <w:right w:val="none" w:sz="0" w:space="0" w:color="auto"/>
      </w:divBdr>
    </w:div>
    <w:div w:id="839078893">
      <w:marLeft w:val="640"/>
      <w:marRight w:val="0"/>
      <w:marTop w:val="0"/>
      <w:marBottom w:val="0"/>
      <w:divBdr>
        <w:top w:val="none" w:sz="0" w:space="0" w:color="auto"/>
        <w:left w:val="none" w:sz="0" w:space="0" w:color="auto"/>
        <w:bottom w:val="none" w:sz="0" w:space="0" w:color="auto"/>
        <w:right w:val="none" w:sz="0" w:space="0" w:color="auto"/>
      </w:divBdr>
    </w:div>
    <w:div w:id="839084904">
      <w:marLeft w:val="640"/>
      <w:marRight w:val="0"/>
      <w:marTop w:val="0"/>
      <w:marBottom w:val="0"/>
      <w:divBdr>
        <w:top w:val="none" w:sz="0" w:space="0" w:color="auto"/>
        <w:left w:val="none" w:sz="0" w:space="0" w:color="auto"/>
        <w:bottom w:val="none" w:sz="0" w:space="0" w:color="auto"/>
        <w:right w:val="none" w:sz="0" w:space="0" w:color="auto"/>
      </w:divBdr>
    </w:div>
    <w:div w:id="839277625">
      <w:marLeft w:val="640"/>
      <w:marRight w:val="0"/>
      <w:marTop w:val="0"/>
      <w:marBottom w:val="0"/>
      <w:divBdr>
        <w:top w:val="none" w:sz="0" w:space="0" w:color="auto"/>
        <w:left w:val="none" w:sz="0" w:space="0" w:color="auto"/>
        <w:bottom w:val="none" w:sz="0" w:space="0" w:color="auto"/>
        <w:right w:val="none" w:sz="0" w:space="0" w:color="auto"/>
      </w:divBdr>
    </w:div>
    <w:div w:id="839350952">
      <w:marLeft w:val="640"/>
      <w:marRight w:val="0"/>
      <w:marTop w:val="0"/>
      <w:marBottom w:val="0"/>
      <w:divBdr>
        <w:top w:val="none" w:sz="0" w:space="0" w:color="auto"/>
        <w:left w:val="none" w:sz="0" w:space="0" w:color="auto"/>
        <w:bottom w:val="none" w:sz="0" w:space="0" w:color="auto"/>
        <w:right w:val="none" w:sz="0" w:space="0" w:color="auto"/>
      </w:divBdr>
    </w:div>
    <w:div w:id="839547108">
      <w:marLeft w:val="640"/>
      <w:marRight w:val="0"/>
      <w:marTop w:val="0"/>
      <w:marBottom w:val="0"/>
      <w:divBdr>
        <w:top w:val="none" w:sz="0" w:space="0" w:color="auto"/>
        <w:left w:val="none" w:sz="0" w:space="0" w:color="auto"/>
        <w:bottom w:val="none" w:sz="0" w:space="0" w:color="auto"/>
        <w:right w:val="none" w:sz="0" w:space="0" w:color="auto"/>
      </w:divBdr>
    </w:div>
    <w:div w:id="839656224">
      <w:marLeft w:val="640"/>
      <w:marRight w:val="0"/>
      <w:marTop w:val="0"/>
      <w:marBottom w:val="0"/>
      <w:divBdr>
        <w:top w:val="none" w:sz="0" w:space="0" w:color="auto"/>
        <w:left w:val="none" w:sz="0" w:space="0" w:color="auto"/>
        <w:bottom w:val="none" w:sz="0" w:space="0" w:color="auto"/>
        <w:right w:val="none" w:sz="0" w:space="0" w:color="auto"/>
      </w:divBdr>
    </w:div>
    <w:div w:id="839657346">
      <w:marLeft w:val="640"/>
      <w:marRight w:val="0"/>
      <w:marTop w:val="0"/>
      <w:marBottom w:val="0"/>
      <w:divBdr>
        <w:top w:val="none" w:sz="0" w:space="0" w:color="auto"/>
        <w:left w:val="none" w:sz="0" w:space="0" w:color="auto"/>
        <w:bottom w:val="none" w:sz="0" w:space="0" w:color="auto"/>
        <w:right w:val="none" w:sz="0" w:space="0" w:color="auto"/>
      </w:divBdr>
    </w:div>
    <w:div w:id="839658600">
      <w:marLeft w:val="640"/>
      <w:marRight w:val="0"/>
      <w:marTop w:val="0"/>
      <w:marBottom w:val="0"/>
      <w:divBdr>
        <w:top w:val="none" w:sz="0" w:space="0" w:color="auto"/>
        <w:left w:val="none" w:sz="0" w:space="0" w:color="auto"/>
        <w:bottom w:val="none" w:sz="0" w:space="0" w:color="auto"/>
        <w:right w:val="none" w:sz="0" w:space="0" w:color="auto"/>
      </w:divBdr>
    </w:div>
    <w:div w:id="839737437">
      <w:marLeft w:val="640"/>
      <w:marRight w:val="0"/>
      <w:marTop w:val="0"/>
      <w:marBottom w:val="0"/>
      <w:divBdr>
        <w:top w:val="none" w:sz="0" w:space="0" w:color="auto"/>
        <w:left w:val="none" w:sz="0" w:space="0" w:color="auto"/>
        <w:bottom w:val="none" w:sz="0" w:space="0" w:color="auto"/>
        <w:right w:val="none" w:sz="0" w:space="0" w:color="auto"/>
      </w:divBdr>
    </w:div>
    <w:div w:id="839782277">
      <w:marLeft w:val="640"/>
      <w:marRight w:val="0"/>
      <w:marTop w:val="0"/>
      <w:marBottom w:val="0"/>
      <w:divBdr>
        <w:top w:val="none" w:sz="0" w:space="0" w:color="auto"/>
        <w:left w:val="none" w:sz="0" w:space="0" w:color="auto"/>
        <w:bottom w:val="none" w:sz="0" w:space="0" w:color="auto"/>
        <w:right w:val="none" w:sz="0" w:space="0" w:color="auto"/>
      </w:divBdr>
    </w:div>
    <w:div w:id="839855089">
      <w:marLeft w:val="640"/>
      <w:marRight w:val="0"/>
      <w:marTop w:val="0"/>
      <w:marBottom w:val="0"/>
      <w:divBdr>
        <w:top w:val="none" w:sz="0" w:space="0" w:color="auto"/>
        <w:left w:val="none" w:sz="0" w:space="0" w:color="auto"/>
        <w:bottom w:val="none" w:sz="0" w:space="0" w:color="auto"/>
        <w:right w:val="none" w:sz="0" w:space="0" w:color="auto"/>
      </w:divBdr>
    </w:div>
    <w:div w:id="839856946">
      <w:marLeft w:val="640"/>
      <w:marRight w:val="0"/>
      <w:marTop w:val="0"/>
      <w:marBottom w:val="0"/>
      <w:divBdr>
        <w:top w:val="none" w:sz="0" w:space="0" w:color="auto"/>
        <w:left w:val="none" w:sz="0" w:space="0" w:color="auto"/>
        <w:bottom w:val="none" w:sz="0" w:space="0" w:color="auto"/>
        <w:right w:val="none" w:sz="0" w:space="0" w:color="auto"/>
      </w:divBdr>
    </w:div>
    <w:div w:id="839858108">
      <w:marLeft w:val="640"/>
      <w:marRight w:val="0"/>
      <w:marTop w:val="0"/>
      <w:marBottom w:val="0"/>
      <w:divBdr>
        <w:top w:val="none" w:sz="0" w:space="0" w:color="auto"/>
        <w:left w:val="none" w:sz="0" w:space="0" w:color="auto"/>
        <w:bottom w:val="none" w:sz="0" w:space="0" w:color="auto"/>
        <w:right w:val="none" w:sz="0" w:space="0" w:color="auto"/>
      </w:divBdr>
    </w:div>
    <w:div w:id="839927102">
      <w:marLeft w:val="640"/>
      <w:marRight w:val="0"/>
      <w:marTop w:val="0"/>
      <w:marBottom w:val="0"/>
      <w:divBdr>
        <w:top w:val="none" w:sz="0" w:space="0" w:color="auto"/>
        <w:left w:val="none" w:sz="0" w:space="0" w:color="auto"/>
        <w:bottom w:val="none" w:sz="0" w:space="0" w:color="auto"/>
        <w:right w:val="none" w:sz="0" w:space="0" w:color="auto"/>
      </w:divBdr>
    </w:div>
    <w:div w:id="840045282">
      <w:marLeft w:val="640"/>
      <w:marRight w:val="0"/>
      <w:marTop w:val="0"/>
      <w:marBottom w:val="0"/>
      <w:divBdr>
        <w:top w:val="none" w:sz="0" w:space="0" w:color="auto"/>
        <w:left w:val="none" w:sz="0" w:space="0" w:color="auto"/>
        <w:bottom w:val="none" w:sz="0" w:space="0" w:color="auto"/>
        <w:right w:val="none" w:sz="0" w:space="0" w:color="auto"/>
      </w:divBdr>
    </w:div>
    <w:div w:id="840126138">
      <w:marLeft w:val="640"/>
      <w:marRight w:val="0"/>
      <w:marTop w:val="0"/>
      <w:marBottom w:val="0"/>
      <w:divBdr>
        <w:top w:val="none" w:sz="0" w:space="0" w:color="auto"/>
        <w:left w:val="none" w:sz="0" w:space="0" w:color="auto"/>
        <w:bottom w:val="none" w:sz="0" w:space="0" w:color="auto"/>
        <w:right w:val="none" w:sz="0" w:space="0" w:color="auto"/>
      </w:divBdr>
    </w:div>
    <w:div w:id="840199977">
      <w:marLeft w:val="640"/>
      <w:marRight w:val="0"/>
      <w:marTop w:val="0"/>
      <w:marBottom w:val="0"/>
      <w:divBdr>
        <w:top w:val="none" w:sz="0" w:space="0" w:color="auto"/>
        <w:left w:val="none" w:sz="0" w:space="0" w:color="auto"/>
        <w:bottom w:val="none" w:sz="0" w:space="0" w:color="auto"/>
        <w:right w:val="none" w:sz="0" w:space="0" w:color="auto"/>
      </w:divBdr>
    </w:div>
    <w:div w:id="840240200">
      <w:marLeft w:val="640"/>
      <w:marRight w:val="0"/>
      <w:marTop w:val="0"/>
      <w:marBottom w:val="0"/>
      <w:divBdr>
        <w:top w:val="none" w:sz="0" w:space="0" w:color="auto"/>
        <w:left w:val="none" w:sz="0" w:space="0" w:color="auto"/>
        <w:bottom w:val="none" w:sz="0" w:space="0" w:color="auto"/>
        <w:right w:val="none" w:sz="0" w:space="0" w:color="auto"/>
      </w:divBdr>
    </w:div>
    <w:div w:id="840310954">
      <w:marLeft w:val="640"/>
      <w:marRight w:val="0"/>
      <w:marTop w:val="0"/>
      <w:marBottom w:val="0"/>
      <w:divBdr>
        <w:top w:val="none" w:sz="0" w:space="0" w:color="auto"/>
        <w:left w:val="none" w:sz="0" w:space="0" w:color="auto"/>
        <w:bottom w:val="none" w:sz="0" w:space="0" w:color="auto"/>
        <w:right w:val="none" w:sz="0" w:space="0" w:color="auto"/>
      </w:divBdr>
    </w:div>
    <w:div w:id="840318417">
      <w:marLeft w:val="640"/>
      <w:marRight w:val="0"/>
      <w:marTop w:val="0"/>
      <w:marBottom w:val="0"/>
      <w:divBdr>
        <w:top w:val="none" w:sz="0" w:space="0" w:color="auto"/>
        <w:left w:val="none" w:sz="0" w:space="0" w:color="auto"/>
        <w:bottom w:val="none" w:sz="0" w:space="0" w:color="auto"/>
        <w:right w:val="none" w:sz="0" w:space="0" w:color="auto"/>
      </w:divBdr>
    </w:div>
    <w:div w:id="840389988">
      <w:marLeft w:val="640"/>
      <w:marRight w:val="0"/>
      <w:marTop w:val="0"/>
      <w:marBottom w:val="0"/>
      <w:divBdr>
        <w:top w:val="none" w:sz="0" w:space="0" w:color="auto"/>
        <w:left w:val="none" w:sz="0" w:space="0" w:color="auto"/>
        <w:bottom w:val="none" w:sz="0" w:space="0" w:color="auto"/>
        <w:right w:val="none" w:sz="0" w:space="0" w:color="auto"/>
      </w:divBdr>
    </w:div>
    <w:div w:id="840433840">
      <w:marLeft w:val="640"/>
      <w:marRight w:val="0"/>
      <w:marTop w:val="0"/>
      <w:marBottom w:val="0"/>
      <w:divBdr>
        <w:top w:val="none" w:sz="0" w:space="0" w:color="auto"/>
        <w:left w:val="none" w:sz="0" w:space="0" w:color="auto"/>
        <w:bottom w:val="none" w:sz="0" w:space="0" w:color="auto"/>
        <w:right w:val="none" w:sz="0" w:space="0" w:color="auto"/>
      </w:divBdr>
    </w:div>
    <w:div w:id="840462160">
      <w:marLeft w:val="640"/>
      <w:marRight w:val="0"/>
      <w:marTop w:val="0"/>
      <w:marBottom w:val="0"/>
      <w:divBdr>
        <w:top w:val="none" w:sz="0" w:space="0" w:color="auto"/>
        <w:left w:val="none" w:sz="0" w:space="0" w:color="auto"/>
        <w:bottom w:val="none" w:sz="0" w:space="0" w:color="auto"/>
        <w:right w:val="none" w:sz="0" w:space="0" w:color="auto"/>
      </w:divBdr>
    </w:div>
    <w:div w:id="840509075">
      <w:marLeft w:val="640"/>
      <w:marRight w:val="0"/>
      <w:marTop w:val="0"/>
      <w:marBottom w:val="0"/>
      <w:divBdr>
        <w:top w:val="none" w:sz="0" w:space="0" w:color="auto"/>
        <w:left w:val="none" w:sz="0" w:space="0" w:color="auto"/>
        <w:bottom w:val="none" w:sz="0" w:space="0" w:color="auto"/>
        <w:right w:val="none" w:sz="0" w:space="0" w:color="auto"/>
      </w:divBdr>
    </w:div>
    <w:div w:id="840512789">
      <w:marLeft w:val="640"/>
      <w:marRight w:val="0"/>
      <w:marTop w:val="0"/>
      <w:marBottom w:val="0"/>
      <w:divBdr>
        <w:top w:val="none" w:sz="0" w:space="0" w:color="auto"/>
        <w:left w:val="none" w:sz="0" w:space="0" w:color="auto"/>
        <w:bottom w:val="none" w:sz="0" w:space="0" w:color="auto"/>
        <w:right w:val="none" w:sz="0" w:space="0" w:color="auto"/>
      </w:divBdr>
    </w:div>
    <w:div w:id="840585344">
      <w:marLeft w:val="640"/>
      <w:marRight w:val="0"/>
      <w:marTop w:val="0"/>
      <w:marBottom w:val="0"/>
      <w:divBdr>
        <w:top w:val="none" w:sz="0" w:space="0" w:color="auto"/>
        <w:left w:val="none" w:sz="0" w:space="0" w:color="auto"/>
        <w:bottom w:val="none" w:sz="0" w:space="0" w:color="auto"/>
        <w:right w:val="none" w:sz="0" w:space="0" w:color="auto"/>
      </w:divBdr>
    </w:div>
    <w:div w:id="840852664">
      <w:marLeft w:val="640"/>
      <w:marRight w:val="0"/>
      <w:marTop w:val="0"/>
      <w:marBottom w:val="0"/>
      <w:divBdr>
        <w:top w:val="none" w:sz="0" w:space="0" w:color="auto"/>
        <w:left w:val="none" w:sz="0" w:space="0" w:color="auto"/>
        <w:bottom w:val="none" w:sz="0" w:space="0" w:color="auto"/>
        <w:right w:val="none" w:sz="0" w:space="0" w:color="auto"/>
      </w:divBdr>
    </w:div>
    <w:div w:id="840854526">
      <w:marLeft w:val="640"/>
      <w:marRight w:val="0"/>
      <w:marTop w:val="0"/>
      <w:marBottom w:val="0"/>
      <w:divBdr>
        <w:top w:val="none" w:sz="0" w:space="0" w:color="auto"/>
        <w:left w:val="none" w:sz="0" w:space="0" w:color="auto"/>
        <w:bottom w:val="none" w:sz="0" w:space="0" w:color="auto"/>
        <w:right w:val="none" w:sz="0" w:space="0" w:color="auto"/>
      </w:divBdr>
    </w:div>
    <w:div w:id="840893404">
      <w:marLeft w:val="640"/>
      <w:marRight w:val="0"/>
      <w:marTop w:val="0"/>
      <w:marBottom w:val="0"/>
      <w:divBdr>
        <w:top w:val="none" w:sz="0" w:space="0" w:color="auto"/>
        <w:left w:val="none" w:sz="0" w:space="0" w:color="auto"/>
        <w:bottom w:val="none" w:sz="0" w:space="0" w:color="auto"/>
        <w:right w:val="none" w:sz="0" w:space="0" w:color="auto"/>
      </w:divBdr>
    </w:div>
    <w:div w:id="840895840">
      <w:marLeft w:val="640"/>
      <w:marRight w:val="0"/>
      <w:marTop w:val="0"/>
      <w:marBottom w:val="0"/>
      <w:divBdr>
        <w:top w:val="none" w:sz="0" w:space="0" w:color="auto"/>
        <w:left w:val="none" w:sz="0" w:space="0" w:color="auto"/>
        <w:bottom w:val="none" w:sz="0" w:space="0" w:color="auto"/>
        <w:right w:val="none" w:sz="0" w:space="0" w:color="auto"/>
      </w:divBdr>
    </w:div>
    <w:div w:id="840896079">
      <w:marLeft w:val="640"/>
      <w:marRight w:val="0"/>
      <w:marTop w:val="0"/>
      <w:marBottom w:val="0"/>
      <w:divBdr>
        <w:top w:val="none" w:sz="0" w:space="0" w:color="auto"/>
        <w:left w:val="none" w:sz="0" w:space="0" w:color="auto"/>
        <w:bottom w:val="none" w:sz="0" w:space="0" w:color="auto"/>
        <w:right w:val="none" w:sz="0" w:space="0" w:color="auto"/>
      </w:divBdr>
    </w:div>
    <w:div w:id="840923914">
      <w:marLeft w:val="640"/>
      <w:marRight w:val="0"/>
      <w:marTop w:val="0"/>
      <w:marBottom w:val="0"/>
      <w:divBdr>
        <w:top w:val="none" w:sz="0" w:space="0" w:color="auto"/>
        <w:left w:val="none" w:sz="0" w:space="0" w:color="auto"/>
        <w:bottom w:val="none" w:sz="0" w:space="0" w:color="auto"/>
        <w:right w:val="none" w:sz="0" w:space="0" w:color="auto"/>
      </w:divBdr>
    </w:div>
    <w:div w:id="841042272">
      <w:marLeft w:val="640"/>
      <w:marRight w:val="0"/>
      <w:marTop w:val="0"/>
      <w:marBottom w:val="0"/>
      <w:divBdr>
        <w:top w:val="none" w:sz="0" w:space="0" w:color="auto"/>
        <w:left w:val="none" w:sz="0" w:space="0" w:color="auto"/>
        <w:bottom w:val="none" w:sz="0" w:space="0" w:color="auto"/>
        <w:right w:val="none" w:sz="0" w:space="0" w:color="auto"/>
      </w:divBdr>
    </w:div>
    <w:div w:id="841091291">
      <w:marLeft w:val="640"/>
      <w:marRight w:val="0"/>
      <w:marTop w:val="0"/>
      <w:marBottom w:val="0"/>
      <w:divBdr>
        <w:top w:val="none" w:sz="0" w:space="0" w:color="auto"/>
        <w:left w:val="none" w:sz="0" w:space="0" w:color="auto"/>
        <w:bottom w:val="none" w:sz="0" w:space="0" w:color="auto"/>
        <w:right w:val="none" w:sz="0" w:space="0" w:color="auto"/>
      </w:divBdr>
    </w:div>
    <w:div w:id="841118689">
      <w:marLeft w:val="640"/>
      <w:marRight w:val="0"/>
      <w:marTop w:val="0"/>
      <w:marBottom w:val="0"/>
      <w:divBdr>
        <w:top w:val="none" w:sz="0" w:space="0" w:color="auto"/>
        <w:left w:val="none" w:sz="0" w:space="0" w:color="auto"/>
        <w:bottom w:val="none" w:sz="0" w:space="0" w:color="auto"/>
        <w:right w:val="none" w:sz="0" w:space="0" w:color="auto"/>
      </w:divBdr>
    </w:div>
    <w:div w:id="841161150">
      <w:marLeft w:val="640"/>
      <w:marRight w:val="0"/>
      <w:marTop w:val="0"/>
      <w:marBottom w:val="0"/>
      <w:divBdr>
        <w:top w:val="none" w:sz="0" w:space="0" w:color="auto"/>
        <w:left w:val="none" w:sz="0" w:space="0" w:color="auto"/>
        <w:bottom w:val="none" w:sz="0" w:space="0" w:color="auto"/>
        <w:right w:val="none" w:sz="0" w:space="0" w:color="auto"/>
      </w:divBdr>
    </w:div>
    <w:div w:id="841238905">
      <w:marLeft w:val="640"/>
      <w:marRight w:val="0"/>
      <w:marTop w:val="0"/>
      <w:marBottom w:val="0"/>
      <w:divBdr>
        <w:top w:val="none" w:sz="0" w:space="0" w:color="auto"/>
        <w:left w:val="none" w:sz="0" w:space="0" w:color="auto"/>
        <w:bottom w:val="none" w:sz="0" w:space="0" w:color="auto"/>
        <w:right w:val="none" w:sz="0" w:space="0" w:color="auto"/>
      </w:divBdr>
    </w:div>
    <w:div w:id="841241767">
      <w:marLeft w:val="640"/>
      <w:marRight w:val="0"/>
      <w:marTop w:val="0"/>
      <w:marBottom w:val="0"/>
      <w:divBdr>
        <w:top w:val="none" w:sz="0" w:space="0" w:color="auto"/>
        <w:left w:val="none" w:sz="0" w:space="0" w:color="auto"/>
        <w:bottom w:val="none" w:sz="0" w:space="0" w:color="auto"/>
        <w:right w:val="none" w:sz="0" w:space="0" w:color="auto"/>
      </w:divBdr>
    </w:div>
    <w:div w:id="841244078">
      <w:marLeft w:val="640"/>
      <w:marRight w:val="0"/>
      <w:marTop w:val="0"/>
      <w:marBottom w:val="0"/>
      <w:divBdr>
        <w:top w:val="none" w:sz="0" w:space="0" w:color="auto"/>
        <w:left w:val="none" w:sz="0" w:space="0" w:color="auto"/>
        <w:bottom w:val="none" w:sz="0" w:space="0" w:color="auto"/>
        <w:right w:val="none" w:sz="0" w:space="0" w:color="auto"/>
      </w:divBdr>
    </w:div>
    <w:div w:id="841312612">
      <w:marLeft w:val="640"/>
      <w:marRight w:val="0"/>
      <w:marTop w:val="0"/>
      <w:marBottom w:val="0"/>
      <w:divBdr>
        <w:top w:val="none" w:sz="0" w:space="0" w:color="auto"/>
        <w:left w:val="none" w:sz="0" w:space="0" w:color="auto"/>
        <w:bottom w:val="none" w:sz="0" w:space="0" w:color="auto"/>
        <w:right w:val="none" w:sz="0" w:space="0" w:color="auto"/>
      </w:divBdr>
    </w:div>
    <w:div w:id="841356604">
      <w:marLeft w:val="640"/>
      <w:marRight w:val="0"/>
      <w:marTop w:val="0"/>
      <w:marBottom w:val="0"/>
      <w:divBdr>
        <w:top w:val="none" w:sz="0" w:space="0" w:color="auto"/>
        <w:left w:val="none" w:sz="0" w:space="0" w:color="auto"/>
        <w:bottom w:val="none" w:sz="0" w:space="0" w:color="auto"/>
        <w:right w:val="none" w:sz="0" w:space="0" w:color="auto"/>
      </w:divBdr>
    </w:div>
    <w:div w:id="841362161">
      <w:marLeft w:val="640"/>
      <w:marRight w:val="0"/>
      <w:marTop w:val="0"/>
      <w:marBottom w:val="0"/>
      <w:divBdr>
        <w:top w:val="none" w:sz="0" w:space="0" w:color="auto"/>
        <w:left w:val="none" w:sz="0" w:space="0" w:color="auto"/>
        <w:bottom w:val="none" w:sz="0" w:space="0" w:color="auto"/>
        <w:right w:val="none" w:sz="0" w:space="0" w:color="auto"/>
      </w:divBdr>
    </w:div>
    <w:div w:id="841437281">
      <w:marLeft w:val="640"/>
      <w:marRight w:val="0"/>
      <w:marTop w:val="0"/>
      <w:marBottom w:val="0"/>
      <w:divBdr>
        <w:top w:val="none" w:sz="0" w:space="0" w:color="auto"/>
        <w:left w:val="none" w:sz="0" w:space="0" w:color="auto"/>
        <w:bottom w:val="none" w:sz="0" w:space="0" w:color="auto"/>
        <w:right w:val="none" w:sz="0" w:space="0" w:color="auto"/>
      </w:divBdr>
    </w:div>
    <w:div w:id="841549288">
      <w:marLeft w:val="640"/>
      <w:marRight w:val="0"/>
      <w:marTop w:val="0"/>
      <w:marBottom w:val="0"/>
      <w:divBdr>
        <w:top w:val="none" w:sz="0" w:space="0" w:color="auto"/>
        <w:left w:val="none" w:sz="0" w:space="0" w:color="auto"/>
        <w:bottom w:val="none" w:sz="0" w:space="0" w:color="auto"/>
        <w:right w:val="none" w:sz="0" w:space="0" w:color="auto"/>
      </w:divBdr>
    </w:div>
    <w:div w:id="841551360">
      <w:marLeft w:val="640"/>
      <w:marRight w:val="0"/>
      <w:marTop w:val="0"/>
      <w:marBottom w:val="0"/>
      <w:divBdr>
        <w:top w:val="none" w:sz="0" w:space="0" w:color="auto"/>
        <w:left w:val="none" w:sz="0" w:space="0" w:color="auto"/>
        <w:bottom w:val="none" w:sz="0" w:space="0" w:color="auto"/>
        <w:right w:val="none" w:sz="0" w:space="0" w:color="auto"/>
      </w:divBdr>
    </w:div>
    <w:div w:id="841553508">
      <w:marLeft w:val="640"/>
      <w:marRight w:val="0"/>
      <w:marTop w:val="0"/>
      <w:marBottom w:val="0"/>
      <w:divBdr>
        <w:top w:val="none" w:sz="0" w:space="0" w:color="auto"/>
        <w:left w:val="none" w:sz="0" w:space="0" w:color="auto"/>
        <w:bottom w:val="none" w:sz="0" w:space="0" w:color="auto"/>
        <w:right w:val="none" w:sz="0" w:space="0" w:color="auto"/>
      </w:divBdr>
    </w:div>
    <w:div w:id="841554916">
      <w:marLeft w:val="640"/>
      <w:marRight w:val="0"/>
      <w:marTop w:val="0"/>
      <w:marBottom w:val="0"/>
      <w:divBdr>
        <w:top w:val="none" w:sz="0" w:space="0" w:color="auto"/>
        <w:left w:val="none" w:sz="0" w:space="0" w:color="auto"/>
        <w:bottom w:val="none" w:sz="0" w:space="0" w:color="auto"/>
        <w:right w:val="none" w:sz="0" w:space="0" w:color="auto"/>
      </w:divBdr>
    </w:div>
    <w:div w:id="841579814">
      <w:marLeft w:val="640"/>
      <w:marRight w:val="0"/>
      <w:marTop w:val="0"/>
      <w:marBottom w:val="0"/>
      <w:divBdr>
        <w:top w:val="none" w:sz="0" w:space="0" w:color="auto"/>
        <w:left w:val="none" w:sz="0" w:space="0" w:color="auto"/>
        <w:bottom w:val="none" w:sz="0" w:space="0" w:color="auto"/>
        <w:right w:val="none" w:sz="0" w:space="0" w:color="auto"/>
      </w:divBdr>
    </w:div>
    <w:div w:id="841622999">
      <w:marLeft w:val="640"/>
      <w:marRight w:val="0"/>
      <w:marTop w:val="0"/>
      <w:marBottom w:val="0"/>
      <w:divBdr>
        <w:top w:val="none" w:sz="0" w:space="0" w:color="auto"/>
        <w:left w:val="none" w:sz="0" w:space="0" w:color="auto"/>
        <w:bottom w:val="none" w:sz="0" w:space="0" w:color="auto"/>
        <w:right w:val="none" w:sz="0" w:space="0" w:color="auto"/>
      </w:divBdr>
    </w:div>
    <w:div w:id="841701762">
      <w:marLeft w:val="640"/>
      <w:marRight w:val="0"/>
      <w:marTop w:val="0"/>
      <w:marBottom w:val="0"/>
      <w:divBdr>
        <w:top w:val="none" w:sz="0" w:space="0" w:color="auto"/>
        <w:left w:val="none" w:sz="0" w:space="0" w:color="auto"/>
        <w:bottom w:val="none" w:sz="0" w:space="0" w:color="auto"/>
        <w:right w:val="none" w:sz="0" w:space="0" w:color="auto"/>
      </w:divBdr>
    </w:div>
    <w:div w:id="841746546">
      <w:marLeft w:val="640"/>
      <w:marRight w:val="0"/>
      <w:marTop w:val="0"/>
      <w:marBottom w:val="0"/>
      <w:divBdr>
        <w:top w:val="none" w:sz="0" w:space="0" w:color="auto"/>
        <w:left w:val="none" w:sz="0" w:space="0" w:color="auto"/>
        <w:bottom w:val="none" w:sz="0" w:space="0" w:color="auto"/>
        <w:right w:val="none" w:sz="0" w:space="0" w:color="auto"/>
      </w:divBdr>
    </w:div>
    <w:div w:id="841814895">
      <w:marLeft w:val="640"/>
      <w:marRight w:val="0"/>
      <w:marTop w:val="0"/>
      <w:marBottom w:val="0"/>
      <w:divBdr>
        <w:top w:val="none" w:sz="0" w:space="0" w:color="auto"/>
        <w:left w:val="none" w:sz="0" w:space="0" w:color="auto"/>
        <w:bottom w:val="none" w:sz="0" w:space="0" w:color="auto"/>
        <w:right w:val="none" w:sz="0" w:space="0" w:color="auto"/>
      </w:divBdr>
    </w:div>
    <w:div w:id="841817392">
      <w:marLeft w:val="640"/>
      <w:marRight w:val="0"/>
      <w:marTop w:val="0"/>
      <w:marBottom w:val="0"/>
      <w:divBdr>
        <w:top w:val="none" w:sz="0" w:space="0" w:color="auto"/>
        <w:left w:val="none" w:sz="0" w:space="0" w:color="auto"/>
        <w:bottom w:val="none" w:sz="0" w:space="0" w:color="auto"/>
        <w:right w:val="none" w:sz="0" w:space="0" w:color="auto"/>
      </w:divBdr>
    </w:div>
    <w:div w:id="841822686">
      <w:marLeft w:val="640"/>
      <w:marRight w:val="0"/>
      <w:marTop w:val="0"/>
      <w:marBottom w:val="0"/>
      <w:divBdr>
        <w:top w:val="none" w:sz="0" w:space="0" w:color="auto"/>
        <w:left w:val="none" w:sz="0" w:space="0" w:color="auto"/>
        <w:bottom w:val="none" w:sz="0" w:space="0" w:color="auto"/>
        <w:right w:val="none" w:sz="0" w:space="0" w:color="auto"/>
      </w:divBdr>
    </w:div>
    <w:div w:id="841972994">
      <w:marLeft w:val="640"/>
      <w:marRight w:val="0"/>
      <w:marTop w:val="0"/>
      <w:marBottom w:val="0"/>
      <w:divBdr>
        <w:top w:val="none" w:sz="0" w:space="0" w:color="auto"/>
        <w:left w:val="none" w:sz="0" w:space="0" w:color="auto"/>
        <w:bottom w:val="none" w:sz="0" w:space="0" w:color="auto"/>
        <w:right w:val="none" w:sz="0" w:space="0" w:color="auto"/>
      </w:divBdr>
    </w:div>
    <w:div w:id="842164950">
      <w:marLeft w:val="640"/>
      <w:marRight w:val="0"/>
      <w:marTop w:val="0"/>
      <w:marBottom w:val="0"/>
      <w:divBdr>
        <w:top w:val="none" w:sz="0" w:space="0" w:color="auto"/>
        <w:left w:val="none" w:sz="0" w:space="0" w:color="auto"/>
        <w:bottom w:val="none" w:sz="0" w:space="0" w:color="auto"/>
        <w:right w:val="none" w:sz="0" w:space="0" w:color="auto"/>
      </w:divBdr>
    </w:div>
    <w:div w:id="842354290">
      <w:marLeft w:val="640"/>
      <w:marRight w:val="0"/>
      <w:marTop w:val="0"/>
      <w:marBottom w:val="0"/>
      <w:divBdr>
        <w:top w:val="none" w:sz="0" w:space="0" w:color="auto"/>
        <w:left w:val="none" w:sz="0" w:space="0" w:color="auto"/>
        <w:bottom w:val="none" w:sz="0" w:space="0" w:color="auto"/>
        <w:right w:val="none" w:sz="0" w:space="0" w:color="auto"/>
      </w:divBdr>
    </w:div>
    <w:div w:id="842357208">
      <w:marLeft w:val="640"/>
      <w:marRight w:val="0"/>
      <w:marTop w:val="0"/>
      <w:marBottom w:val="0"/>
      <w:divBdr>
        <w:top w:val="none" w:sz="0" w:space="0" w:color="auto"/>
        <w:left w:val="none" w:sz="0" w:space="0" w:color="auto"/>
        <w:bottom w:val="none" w:sz="0" w:space="0" w:color="auto"/>
        <w:right w:val="none" w:sz="0" w:space="0" w:color="auto"/>
      </w:divBdr>
    </w:div>
    <w:div w:id="842552925">
      <w:bodyDiv w:val="1"/>
      <w:marLeft w:val="0"/>
      <w:marRight w:val="0"/>
      <w:marTop w:val="0"/>
      <w:marBottom w:val="0"/>
      <w:divBdr>
        <w:top w:val="none" w:sz="0" w:space="0" w:color="auto"/>
        <w:left w:val="none" w:sz="0" w:space="0" w:color="auto"/>
        <w:bottom w:val="none" w:sz="0" w:space="0" w:color="auto"/>
        <w:right w:val="none" w:sz="0" w:space="0" w:color="auto"/>
      </w:divBdr>
    </w:div>
    <w:div w:id="842628780">
      <w:marLeft w:val="640"/>
      <w:marRight w:val="0"/>
      <w:marTop w:val="0"/>
      <w:marBottom w:val="0"/>
      <w:divBdr>
        <w:top w:val="none" w:sz="0" w:space="0" w:color="auto"/>
        <w:left w:val="none" w:sz="0" w:space="0" w:color="auto"/>
        <w:bottom w:val="none" w:sz="0" w:space="0" w:color="auto"/>
        <w:right w:val="none" w:sz="0" w:space="0" w:color="auto"/>
      </w:divBdr>
    </w:div>
    <w:div w:id="842822700">
      <w:marLeft w:val="640"/>
      <w:marRight w:val="0"/>
      <w:marTop w:val="0"/>
      <w:marBottom w:val="0"/>
      <w:divBdr>
        <w:top w:val="none" w:sz="0" w:space="0" w:color="auto"/>
        <w:left w:val="none" w:sz="0" w:space="0" w:color="auto"/>
        <w:bottom w:val="none" w:sz="0" w:space="0" w:color="auto"/>
        <w:right w:val="none" w:sz="0" w:space="0" w:color="auto"/>
      </w:divBdr>
    </w:div>
    <w:div w:id="842858965">
      <w:marLeft w:val="640"/>
      <w:marRight w:val="0"/>
      <w:marTop w:val="0"/>
      <w:marBottom w:val="0"/>
      <w:divBdr>
        <w:top w:val="none" w:sz="0" w:space="0" w:color="auto"/>
        <w:left w:val="none" w:sz="0" w:space="0" w:color="auto"/>
        <w:bottom w:val="none" w:sz="0" w:space="0" w:color="auto"/>
        <w:right w:val="none" w:sz="0" w:space="0" w:color="auto"/>
      </w:divBdr>
    </w:div>
    <w:div w:id="842937694">
      <w:marLeft w:val="640"/>
      <w:marRight w:val="0"/>
      <w:marTop w:val="0"/>
      <w:marBottom w:val="0"/>
      <w:divBdr>
        <w:top w:val="none" w:sz="0" w:space="0" w:color="auto"/>
        <w:left w:val="none" w:sz="0" w:space="0" w:color="auto"/>
        <w:bottom w:val="none" w:sz="0" w:space="0" w:color="auto"/>
        <w:right w:val="none" w:sz="0" w:space="0" w:color="auto"/>
      </w:divBdr>
    </w:div>
    <w:div w:id="843015253">
      <w:marLeft w:val="640"/>
      <w:marRight w:val="0"/>
      <w:marTop w:val="0"/>
      <w:marBottom w:val="0"/>
      <w:divBdr>
        <w:top w:val="none" w:sz="0" w:space="0" w:color="auto"/>
        <w:left w:val="none" w:sz="0" w:space="0" w:color="auto"/>
        <w:bottom w:val="none" w:sz="0" w:space="0" w:color="auto"/>
        <w:right w:val="none" w:sz="0" w:space="0" w:color="auto"/>
      </w:divBdr>
    </w:div>
    <w:div w:id="843016096">
      <w:marLeft w:val="640"/>
      <w:marRight w:val="0"/>
      <w:marTop w:val="0"/>
      <w:marBottom w:val="0"/>
      <w:divBdr>
        <w:top w:val="none" w:sz="0" w:space="0" w:color="auto"/>
        <w:left w:val="none" w:sz="0" w:space="0" w:color="auto"/>
        <w:bottom w:val="none" w:sz="0" w:space="0" w:color="auto"/>
        <w:right w:val="none" w:sz="0" w:space="0" w:color="auto"/>
      </w:divBdr>
    </w:div>
    <w:div w:id="843084473">
      <w:marLeft w:val="640"/>
      <w:marRight w:val="0"/>
      <w:marTop w:val="0"/>
      <w:marBottom w:val="0"/>
      <w:divBdr>
        <w:top w:val="none" w:sz="0" w:space="0" w:color="auto"/>
        <w:left w:val="none" w:sz="0" w:space="0" w:color="auto"/>
        <w:bottom w:val="none" w:sz="0" w:space="0" w:color="auto"/>
        <w:right w:val="none" w:sz="0" w:space="0" w:color="auto"/>
      </w:divBdr>
    </w:div>
    <w:div w:id="843134544">
      <w:marLeft w:val="640"/>
      <w:marRight w:val="0"/>
      <w:marTop w:val="0"/>
      <w:marBottom w:val="0"/>
      <w:divBdr>
        <w:top w:val="none" w:sz="0" w:space="0" w:color="auto"/>
        <w:left w:val="none" w:sz="0" w:space="0" w:color="auto"/>
        <w:bottom w:val="none" w:sz="0" w:space="0" w:color="auto"/>
        <w:right w:val="none" w:sz="0" w:space="0" w:color="auto"/>
      </w:divBdr>
    </w:div>
    <w:div w:id="843200801">
      <w:marLeft w:val="640"/>
      <w:marRight w:val="0"/>
      <w:marTop w:val="0"/>
      <w:marBottom w:val="0"/>
      <w:divBdr>
        <w:top w:val="none" w:sz="0" w:space="0" w:color="auto"/>
        <w:left w:val="none" w:sz="0" w:space="0" w:color="auto"/>
        <w:bottom w:val="none" w:sz="0" w:space="0" w:color="auto"/>
        <w:right w:val="none" w:sz="0" w:space="0" w:color="auto"/>
      </w:divBdr>
    </w:div>
    <w:div w:id="843277048">
      <w:marLeft w:val="640"/>
      <w:marRight w:val="0"/>
      <w:marTop w:val="0"/>
      <w:marBottom w:val="0"/>
      <w:divBdr>
        <w:top w:val="none" w:sz="0" w:space="0" w:color="auto"/>
        <w:left w:val="none" w:sz="0" w:space="0" w:color="auto"/>
        <w:bottom w:val="none" w:sz="0" w:space="0" w:color="auto"/>
        <w:right w:val="none" w:sz="0" w:space="0" w:color="auto"/>
      </w:divBdr>
    </w:div>
    <w:div w:id="843320469">
      <w:marLeft w:val="640"/>
      <w:marRight w:val="0"/>
      <w:marTop w:val="0"/>
      <w:marBottom w:val="0"/>
      <w:divBdr>
        <w:top w:val="none" w:sz="0" w:space="0" w:color="auto"/>
        <w:left w:val="none" w:sz="0" w:space="0" w:color="auto"/>
        <w:bottom w:val="none" w:sz="0" w:space="0" w:color="auto"/>
        <w:right w:val="none" w:sz="0" w:space="0" w:color="auto"/>
      </w:divBdr>
    </w:div>
    <w:div w:id="843395857">
      <w:marLeft w:val="640"/>
      <w:marRight w:val="0"/>
      <w:marTop w:val="0"/>
      <w:marBottom w:val="0"/>
      <w:divBdr>
        <w:top w:val="none" w:sz="0" w:space="0" w:color="auto"/>
        <w:left w:val="none" w:sz="0" w:space="0" w:color="auto"/>
        <w:bottom w:val="none" w:sz="0" w:space="0" w:color="auto"/>
        <w:right w:val="none" w:sz="0" w:space="0" w:color="auto"/>
      </w:divBdr>
    </w:div>
    <w:div w:id="843401674">
      <w:marLeft w:val="640"/>
      <w:marRight w:val="0"/>
      <w:marTop w:val="0"/>
      <w:marBottom w:val="0"/>
      <w:divBdr>
        <w:top w:val="none" w:sz="0" w:space="0" w:color="auto"/>
        <w:left w:val="none" w:sz="0" w:space="0" w:color="auto"/>
        <w:bottom w:val="none" w:sz="0" w:space="0" w:color="auto"/>
        <w:right w:val="none" w:sz="0" w:space="0" w:color="auto"/>
      </w:divBdr>
    </w:div>
    <w:div w:id="843401780">
      <w:marLeft w:val="640"/>
      <w:marRight w:val="0"/>
      <w:marTop w:val="0"/>
      <w:marBottom w:val="0"/>
      <w:divBdr>
        <w:top w:val="none" w:sz="0" w:space="0" w:color="auto"/>
        <w:left w:val="none" w:sz="0" w:space="0" w:color="auto"/>
        <w:bottom w:val="none" w:sz="0" w:space="0" w:color="auto"/>
        <w:right w:val="none" w:sz="0" w:space="0" w:color="auto"/>
      </w:divBdr>
    </w:div>
    <w:div w:id="843787220">
      <w:marLeft w:val="640"/>
      <w:marRight w:val="0"/>
      <w:marTop w:val="0"/>
      <w:marBottom w:val="0"/>
      <w:divBdr>
        <w:top w:val="none" w:sz="0" w:space="0" w:color="auto"/>
        <w:left w:val="none" w:sz="0" w:space="0" w:color="auto"/>
        <w:bottom w:val="none" w:sz="0" w:space="0" w:color="auto"/>
        <w:right w:val="none" w:sz="0" w:space="0" w:color="auto"/>
      </w:divBdr>
    </w:div>
    <w:div w:id="843789893">
      <w:marLeft w:val="640"/>
      <w:marRight w:val="0"/>
      <w:marTop w:val="0"/>
      <w:marBottom w:val="0"/>
      <w:divBdr>
        <w:top w:val="none" w:sz="0" w:space="0" w:color="auto"/>
        <w:left w:val="none" w:sz="0" w:space="0" w:color="auto"/>
        <w:bottom w:val="none" w:sz="0" w:space="0" w:color="auto"/>
        <w:right w:val="none" w:sz="0" w:space="0" w:color="auto"/>
      </w:divBdr>
    </w:div>
    <w:div w:id="843935070">
      <w:marLeft w:val="640"/>
      <w:marRight w:val="0"/>
      <w:marTop w:val="0"/>
      <w:marBottom w:val="0"/>
      <w:divBdr>
        <w:top w:val="none" w:sz="0" w:space="0" w:color="auto"/>
        <w:left w:val="none" w:sz="0" w:space="0" w:color="auto"/>
        <w:bottom w:val="none" w:sz="0" w:space="0" w:color="auto"/>
        <w:right w:val="none" w:sz="0" w:space="0" w:color="auto"/>
      </w:divBdr>
    </w:div>
    <w:div w:id="844056493">
      <w:marLeft w:val="640"/>
      <w:marRight w:val="0"/>
      <w:marTop w:val="0"/>
      <w:marBottom w:val="0"/>
      <w:divBdr>
        <w:top w:val="none" w:sz="0" w:space="0" w:color="auto"/>
        <w:left w:val="none" w:sz="0" w:space="0" w:color="auto"/>
        <w:bottom w:val="none" w:sz="0" w:space="0" w:color="auto"/>
        <w:right w:val="none" w:sz="0" w:space="0" w:color="auto"/>
      </w:divBdr>
    </w:div>
    <w:div w:id="844057022">
      <w:marLeft w:val="640"/>
      <w:marRight w:val="0"/>
      <w:marTop w:val="0"/>
      <w:marBottom w:val="0"/>
      <w:divBdr>
        <w:top w:val="none" w:sz="0" w:space="0" w:color="auto"/>
        <w:left w:val="none" w:sz="0" w:space="0" w:color="auto"/>
        <w:bottom w:val="none" w:sz="0" w:space="0" w:color="auto"/>
        <w:right w:val="none" w:sz="0" w:space="0" w:color="auto"/>
      </w:divBdr>
    </w:div>
    <w:div w:id="844125564">
      <w:marLeft w:val="640"/>
      <w:marRight w:val="0"/>
      <w:marTop w:val="0"/>
      <w:marBottom w:val="0"/>
      <w:divBdr>
        <w:top w:val="none" w:sz="0" w:space="0" w:color="auto"/>
        <w:left w:val="none" w:sz="0" w:space="0" w:color="auto"/>
        <w:bottom w:val="none" w:sz="0" w:space="0" w:color="auto"/>
        <w:right w:val="none" w:sz="0" w:space="0" w:color="auto"/>
      </w:divBdr>
    </w:div>
    <w:div w:id="844128826">
      <w:marLeft w:val="640"/>
      <w:marRight w:val="0"/>
      <w:marTop w:val="0"/>
      <w:marBottom w:val="0"/>
      <w:divBdr>
        <w:top w:val="none" w:sz="0" w:space="0" w:color="auto"/>
        <w:left w:val="none" w:sz="0" w:space="0" w:color="auto"/>
        <w:bottom w:val="none" w:sz="0" w:space="0" w:color="auto"/>
        <w:right w:val="none" w:sz="0" w:space="0" w:color="auto"/>
      </w:divBdr>
    </w:div>
    <w:div w:id="844366814">
      <w:marLeft w:val="640"/>
      <w:marRight w:val="0"/>
      <w:marTop w:val="0"/>
      <w:marBottom w:val="0"/>
      <w:divBdr>
        <w:top w:val="none" w:sz="0" w:space="0" w:color="auto"/>
        <w:left w:val="none" w:sz="0" w:space="0" w:color="auto"/>
        <w:bottom w:val="none" w:sz="0" w:space="0" w:color="auto"/>
        <w:right w:val="none" w:sz="0" w:space="0" w:color="auto"/>
      </w:divBdr>
    </w:div>
    <w:div w:id="844393961">
      <w:marLeft w:val="640"/>
      <w:marRight w:val="0"/>
      <w:marTop w:val="0"/>
      <w:marBottom w:val="0"/>
      <w:divBdr>
        <w:top w:val="none" w:sz="0" w:space="0" w:color="auto"/>
        <w:left w:val="none" w:sz="0" w:space="0" w:color="auto"/>
        <w:bottom w:val="none" w:sz="0" w:space="0" w:color="auto"/>
        <w:right w:val="none" w:sz="0" w:space="0" w:color="auto"/>
      </w:divBdr>
    </w:div>
    <w:div w:id="844442914">
      <w:marLeft w:val="640"/>
      <w:marRight w:val="0"/>
      <w:marTop w:val="0"/>
      <w:marBottom w:val="0"/>
      <w:divBdr>
        <w:top w:val="none" w:sz="0" w:space="0" w:color="auto"/>
        <w:left w:val="none" w:sz="0" w:space="0" w:color="auto"/>
        <w:bottom w:val="none" w:sz="0" w:space="0" w:color="auto"/>
        <w:right w:val="none" w:sz="0" w:space="0" w:color="auto"/>
      </w:divBdr>
    </w:div>
    <w:div w:id="844443325">
      <w:marLeft w:val="640"/>
      <w:marRight w:val="0"/>
      <w:marTop w:val="0"/>
      <w:marBottom w:val="0"/>
      <w:divBdr>
        <w:top w:val="none" w:sz="0" w:space="0" w:color="auto"/>
        <w:left w:val="none" w:sz="0" w:space="0" w:color="auto"/>
        <w:bottom w:val="none" w:sz="0" w:space="0" w:color="auto"/>
        <w:right w:val="none" w:sz="0" w:space="0" w:color="auto"/>
      </w:divBdr>
    </w:div>
    <w:div w:id="844444506">
      <w:marLeft w:val="640"/>
      <w:marRight w:val="0"/>
      <w:marTop w:val="0"/>
      <w:marBottom w:val="0"/>
      <w:divBdr>
        <w:top w:val="none" w:sz="0" w:space="0" w:color="auto"/>
        <w:left w:val="none" w:sz="0" w:space="0" w:color="auto"/>
        <w:bottom w:val="none" w:sz="0" w:space="0" w:color="auto"/>
        <w:right w:val="none" w:sz="0" w:space="0" w:color="auto"/>
      </w:divBdr>
    </w:div>
    <w:div w:id="844586840">
      <w:marLeft w:val="640"/>
      <w:marRight w:val="0"/>
      <w:marTop w:val="0"/>
      <w:marBottom w:val="0"/>
      <w:divBdr>
        <w:top w:val="none" w:sz="0" w:space="0" w:color="auto"/>
        <w:left w:val="none" w:sz="0" w:space="0" w:color="auto"/>
        <w:bottom w:val="none" w:sz="0" w:space="0" w:color="auto"/>
        <w:right w:val="none" w:sz="0" w:space="0" w:color="auto"/>
      </w:divBdr>
    </w:div>
    <w:div w:id="844637047">
      <w:marLeft w:val="640"/>
      <w:marRight w:val="0"/>
      <w:marTop w:val="0"/>
      <w:marBottom w:val="0"/>
      <w:divBdr>
        <w:top w:val="none" w:sz="0" w:space="0" w:color="auto"/>
        <w:left w:val="none" w:sz="0" w:space="0" w:color="auto"/>
        <w:bottom w:val="none" w:sz="0" w:space="0" w:color="auto"/>
        <w:right w:val="none" w:sz="0" w:space="0" w:color="auto"/>
      </w:divBdr>
    </w:div>
    <w:div w:id="844707809">
      <w:marLeft w:val="640"/>
      <w:marRight w:val="0"/>
      <w:marTop w:val="0"/>
      <w:marBottom w:val="0"/>
      <w:divBdr>
        <w:top w:val="none" w:sz="0" w:space="0" w:color="auto"/>
        <w:left w:val="none" w:sz="0" w:space="0" w:color="auto"/>
        <w:bottom w:val="none" w:sz="0" w:space="0" w:color="auto"/>
        <w:right w:val="none" w:sz="0" w:space="0" w:color="auto"/>
      </w:divBdr>
    </w:div>
    <w:div w:id="844788114">
      <w:marLeft w:val="640"/>
      <w:marRight w:val="0"/>
      <w:marTop w:val="0"/>
      <w:marBottom w:val="0"/>
      <w:divBdr>
        <w:top w:val="none" w:sz="0" w:space="0" w:color="auto"/>
        <w:left w:val="none" w:sz="0" w:space="0" w:color="auto"/>
        <w:bottom w:val="none" w:sz="0" w:space="0" w:color="auto"/>
        <w:right w:val="none" w:sz="0" w:space="0" w:color="auto"/>
      </w:divBdr>
    </w:div>
    <w:div w:id="844830575">
      <w:marLeft w:val="640"/>
      <w:marRight w:val="0"/>
      <w:marTop w:val="0"/>
      <w:marBottom w:val="0"/>
      <w:divBdr>
        <w:top w:val="none" w:sz="0" w:space="0" w:color="auto"/>
        <w:left w:val="none" w:sz="0" w:space="0" w:color="auto"/>
        <w:bottom w:val="none" w:sz="0" w:space="0" w:color="auto"/>
        <w:right w:val="none" w:sz="0" w:space="0" w:color="auto"/>
      </w:divBdr>
    </w:div>
    <w:div w:id="844973732">
      <w:marLeft w:val="640"/>
      <w:marRight w:val="0"/>
      <w:marTop w:val="0"/>
      <w:marBottom w:val="0"/>
      <w:divBdr>
        <w:top w:val="none" w:sz="0" w:space="0" w:color="auto"/>
        <w:left w:val="none" w:sz="0" w:space="0" w:color="auto"/>
        <w:bottom w:val="none" w:sz="0" w:space="0" w:color="auto"/>
        <w:right w:val="none" w:sz="0" w:space="0" w:color="auto"/>
      </w:divBdr>
    </w:div>
    <w:div w:id="845023626">
      <w:marLeft w:val="640"/>
      <w:marRight w:val="0"/>
      <w:marTop w:val="0"/>
      <w:marBottom w:val="0"/>
      <w:divBdr>
        <w:top w:val="none" w:sz="0" w:space="0" w:color="auto"/>
        <w:left w:val="none" w:sz="0" w:space="0" w:color="auto"/>
        <w:bottom w:val="none" w:sz="0" w:space="0" w:color="auto"/>
        <w:right w:val="none" w:sz="0" w:space="0" w:color="auto"/>
      </w:divBdr>
    </w:div>
    <w:div w:id="845169552">
      <w:marLeft w:val="640"/>
      <w:marRight w:val="0"/>
      <w:marTop w:val="0"/>
      <w:marBottom w:val="0"/>
      <w:divBdr>
        <w:top w:val="none" w:sz="0" w:space="0" w:color="auto"/>
        <w:left w:val="none" w:sz="0" w:space="0" w:color="auto"/>
        <w:bottom w:val="none" w:sz="0" w:space="0" w:color="auto"/>
        <w:right w:val="none" w:sz="0" w:space="0" w:color="auto"/>
      </w:divBdr>
    </w:div>
    <w:div w:id="845242558">
      <w:marLeft w:val="640"/>
      <w:marRight w:val="0"/>
      <w:marTop w:val="0"/>
      <w:marBottom w:val="0"/>
      <w:divBdr>
        <w:top w:val="none" w:sz="0" w:space="0" w:color="auto"/>
        <w:left w:val="none" w:sz="0" w:space="0" w:color="auto"/>
        <w:bottom w:val="none" w:sz="0" w:space="0" w:color="auto"/>
        <w:right w:val="none" w:sz="0" w:space="0" w:color="auto"/>
      </w:divBdr>
    </w:div>
    <w:div w:id="845286147">
      <w:marLeft w:val="640"/>
      <w:marRight w:val="0"/>
      <w:marTop w:val="0"/>
      <w:marBottom w:val="0"/>
      <w:divBdr>
        <w:top w:val="none" w:sz="0" w:space="0" w:color="auto"/>
        <w:left w:val="none" w:sz="0" w:space="0" w:color="auto"/>
        <w:bottom w:val="none" w:sz="0" w:space="0" w:color="auto"/>
        <w:right w:val="none" w:sz="0" w:space="0" w:color="auto"/>
      </w:divBdr>
    </w:div>
    <w:div w:id="845289562">
      <w:marLeft w:val="640"/>
      <w:marRight w:val="0"/>
      <w:marTop w:val="0"/>
      <w:marBottom w:val="0"/>
      <w:divBdr>
        <w:top w:val="none" w:sz="0" w:space="0" w:color="auto"/>
        <w:left w:val="none" w:sz="0" w:space="0" w:color="auto"/>
        <w:bottom w:val="none" w:sz="0" w:space="0" w:color="auto"/>
        <w:right w:val="none" w:sz="0" w:space="0" w:color="auto"/>
      </w:divBdr>
    </w:div>
    <w:div w:id="845442660">
      <w:marLeft w:val="640"/>
      <w:marRight w:val="0"/>
      <w:marTop w:val="0"/>
      <w:marBottom w:val="0"/>
      <w:divBdr>
        <w:top w:val="none" w:sz="0" w:space="0" w:color="auto"/>
        <w:left w:val="none" w:sz="0" w:space="0" w:color="auto"/>
        <w:bottom w:val="none" w:sz="0" w:space="0" w:color="auto"/>
        <w:right w:val="none" w:sz="0" w:space="0" w:color="auto"/>
      </w:divBdr>
    </w:div>
    <w:div w:id="845677179">
      <w:marLeft w:val="640"/>
      <w:marRight w:val="0"/>
      <w:marTop w:val="0"/>
      <w:marBottom w:val="0"/>
      <w:divBdr>
        <w:top w:val="none" w:sz="0" w:space="0" w:color="auto"/>
        <w:left w:val="none" w:sz="0" w:space="0" w:color="auto"/>
        <w:bottom w:val="none" w:sz="0" w:space="0" w:color="auto"/>
        <w:right w:val="none" w:sz="0" w:space="0" w:color="auto"/>
      </w:divBdr>
    </w:div>
    <w:div w:id="845704779">
      <w:marLeft w:val="640"/>
      <w:marRight w:val="0"/>
      <w:marTop w:val="0"/>
      <w:marBottom w:val="0"/>
      <w:divBdr>
        <w:top w:val="none" w:sz="0" w:space="0" w:color="auto"/>
        <w:left w:val="none" w:sz="0" w:space="0" w:color="auto"/>
        <w:bottom w:val="none" w:sz="0" w:space="0" w:color="auto"/>
        <w:right w:val="none" w:sz="0" w:space="0" w:color="auto"/>
      </w:divBdr>
    </w:div>
    <w:div w:id="845708504">
      <w:marLeft w:val="640"/>
      <w:marRight w:val="0"/>
      <w:marTop w:val="0"/>
      <w:marBottom w:val="0"/>
      <w:divBdr>
        <w:top w:val="none" w:sz="0" w:space="0" w:color="auto"/>
        <w:left w:val="none" w:sz="0" w:space="0" w:color="auto"/>
        <w:bottom w:val="none" w:sz="0" w:space="0" w:color="auto"/>
        <w:right w:val="none" w:sz="0" w:space="0" w:color="auto"/>
      </w:divBdr>
    </w:div>
    <w:div w:id="845830116">
      <w:marLeft w:val="640"/>
      <w:marRight w:val="0"/>
      <w:marTop w:val="0"/>
      <w:marBottom w:val="0"/>
      <w:divBdr>
        <w:top w:val="none" w:sz="0" w:space="0" w:color="auto"/>
        <w:left w:val="none" w:sz="0" w:space="0" w:color="auto"/>
        <w:bottom w:val="none" w:sz="0" w:space="0" w:color="auto"/>
        <w:right w:val="none" w:sz="0" w:space="0" w:color="auto"/>
      </w:divBdr>
    </w:div>
    <w:div w:id="845948700">
      <w:marLeft w:val="640"/>
      <w:marRight w:val="0"/>
      <w:marTop w:val="0"/>
      <w:marBottom w:val="0"/>
      <w:divBdr>
        <w:top w:val="none" w:sz="0" w:space="0" w:color="auto"/>
        <w:left w:val="none" w:sz="0" w:space="0" w:color="auto"/>
        <w:bottom w:val="none" w:sz="0" w:space="0" w:color="auto"/>
        <w:right w:val="none" w:sz="0" w:space="0" w:color="auto"/>
      </w:divBdr>
    </w:div>
    <w:div w:id="846018561">
      <w:marLeft w:val="640"/>
      <w:marRight w:val="0"/>
      <w:marTop w:val="0"/>
      <w:marBottom w:val="0"/>
      <w:divBdr>
        <w:top w:val="none" w:sz="0" w:space="0" w:color="auto"/>
        <w:left w:val="none" w:sz="0" w:space="0" w:color="auto"/>
        <w:bottom w:val="none" w:sz="0" w:space="0" w:color="auto"/>
        <w:right w:val="none" w:sz="0" w:space="0" w:color="auto"/>
      </w:divBdr>
    </w:div>
    <w:div w:id="846019713">
      <w:marLeft w:val="640"/>
      <w:marRight w:val="0"/>
      <w:marTop w:val="0"/>
      <w:marBottom w:val="0"/>
      <w:divBdr>
        <w:top w:val="none" w:sz="0" w:space="0" w:color="auto"/>
        <w:left w:val="none" w:sz="0" w:space="0" w:color="auto"/>
        <w:bottom w:val="none" w:sz="0" w:space="0" w:color="auto"/>
        <w:right w:val="none" w:sz="0" w:space="0" w:color="auto"/>
      </w:divBdr>
    </w:div>
    <w:div w:id="846094561">
      <w:marLeft w:val="640"/>
      <w:marRight w:val="0"/>
      <w:marTop w:val="0"/>
      <w:marBottom w:val="0"/>
      <w:divBdr>
        <w:top w:val="none" w:sz="0" w:space="0" w:color="auto"/>
        <w:left w:val="none" w:sz="0" w:space="0" w:color="auto"/>
        <w:bottom w:val="none" w:sz="0" w:space="0" w:color="auto"/>
        <w:right w:val="none" w:sz="0" w:space="0" w:color="auto"/>
      </w:divBdr>
    </w:div>
    <w:div w:id="846136312">
      <w:marLeft w:val="640"/>
      <w:marRight w:val="0"/>
      <w:marTop w:val="0"/>
      <w:marBottom w:val="0"/>
      <w:divBdr>
        <w:top w:val="none" w:sz="0" w:space="0" w:color="auto"/>
        <w:left w:val="none" w:sz="0" w:space="0" w:color="auto"/>
        <w:bottom w:val="none" w:sz="0" w:space="0" w:color="auto"/>
        <w:right w:val="none" w:sz="0" w:space="0" w:color="auto"/>
      </w:divBdr>
    </w:div>
    <w:div w:id="846213523">
      <w:marLeft w:val="640"/>
      <w:marRight w:val="0"/>
      <w:marTop w:val="0"/>
      <w:marBottom w:val="0"/>
      <w:divBdr>
        <w:top w:val="none" w:sz="0" w:space="0" w:color="auto"/>
        <w:left w:val="none" w:sz="0" w:space="0" w:color="auto"/>
        <w:bottom w:val="none" w:sz="0" w:space="0" w:color="auto"/>
        <w:right w:val="none" w:sz="0" w:space="0" w:color="auto"/>
      </w:divBdr>
    </w:div>
    <w:div w:id="846333956">
      <w:marLeft w:val="640"/>
      <w:marRight w:val="0"/>
      <w:marTop w:val="0"/>
      <w:marBottom w:val="0"/>
      <w:divBdr>
        <w:top w:val="none" w:sz="0" w:space="0" w:color="auto"/>
        <w:left w:val="none" w:sz="0" w:space="0" w:color="auto"/>
        <w:bottom w:val="none" w:sz="0" w:space="0" w:color="auto"/>
        <w:right w:val="none" w:sz="0" w:space="0" w:color="auto"/>
      </w:divBdr>
    </w:div>
    <w:div w:id="846359557">
      <w:marLeft w:val="640"/>
      <w:marRight w:val="0"/>
      <w:marTop w:val="0"/>
      <w:marBottom w:val="0"/>
      <w:divBdr>
        <w:top w:val="none" w:sz="0" w:space="0" w:color="auto"/>
        <w:left w:val="none" w:sz="0" w:space="0" w:color="auto"/>
        <w:bottom w:val="none" w:sz="0" w:space="0" w:color="auto"/>
        <w:right w:val="none" w:sz="0" w:space="0" w:color="auto"/>
      </w:divBdr>
    </w:div>
    <w:div w:id="846363103">
      <w:marLeft w:val="640"/>
      <w:marRight w:val="0"/>
      <w:marTop w:val="0"/>
      <w:marBottom w:val="0"/>
      <w:divBdr>
        <w:top w:val="none" w:sz="0" w:space="0" w:color="auto"/>
        <w:left w:val="none" w:sz="0" w:space="0" w:color="auto"/>
        <w:bottom w:val="none" w:sz="0" w:space="0" w:color="auto"/>
        <w:right w:val="none" w:sz="0" w:space="0" w:color="auto"/>
      </w:divBdr>
    </w:div>
    <w:div w:id="846409391">
      <w:marLeft w:val="640"/>
      <w:marRight w:val="0"/>
      <w:marTop w:val="0"/>
      <w:marBottom w:val="0"/>
      <w:divBdr>
        <w:top w:val="none" w:sz="0" w:space="0" w:color="auto"/>
        <w:left w:val="none" w:sz="0" w:space="0" w:color="auto"/>
        <w:bottom w:val="none" w:sz="0" w:space="0" w:color="auto"/>
        <w:right w:val="none" w:sz="0" w:space="0" w:color="auto"/>
      </w:divBdr>
    </w:div>
    <w:div w:id="846484026">
      <w:marLeft w:val="640"/>
      <w:marRight w:val="0"/>
      <w:marTop w:val="0"/>
      <w:marBottom w:val="0"/>
      <w:divBdr>
        <w:top w:val="none" w:sz="0" w:space="0" w:color="auto"/>
        <w:left w:val="none" w:sz="0" w:space="0" w:color="auto"/>
        <w:bottom w:val="none" w:sz="0" w:space="0" w:color="auto"/>
        <w:right w:val="none" w:sz="0" w:space="0" w:color="auto"/>
      </w:divBdr>
    </w:div>
    <w:div w:id="846528980">
      <w:marLeft w:val="640"/>
      <w:marRight w:val="0"/>
      <w:marTop w:val="0"/>
      <w:marBottom w:val="0"/>
      <w:divBdr>
        <w:top w:val="none" w:sz="0" w:space="0" w:color="auto"/>
        <w:left w:val="none" w:sz="0" w:space="0" w:color="auto"/>
        <w:bottom w:val="none" w:sz="0" w:space="0" w:color="auto"/>
        <w:right w:val="none" w:sz="0" w:space="0" w:color="auto"/>
      </w:divBdr>
    </w:div>
    <w:div w:id="846558355">
      <w:marLeft w:val="640"/>
      <w:marRight w:val="0"/>
      <w:marTop w:val="0"/>
      <w:marBottom w:val="0"/>
      <w:divBdr>
        <w:top w:val="none" w:sz="0" w:space="0" w:color="auto"/>
        <w:left w:val="none" w:sz="0" w:space="0" w:color="auto"/>
        <w:bottom w:val="none" w:sz="0" w:space="0" w:color="auto"/>
        <w:right w:val="none" w:sz="0" w:space="0" w:color="auto"/>
      </w:divBdr>
    </w:div>
    <w:div w:id="846600557">
      <w:marLeft w:val="640"/>
      <w:marRight w:val="0"/>
      <w:marTop w:val="0"/>
      <w:marBottom w:val="0"/>
      <w:divBdr>
        <w:top w:val="none" w:sz="0" w:space="0" w:color="auto"/>
        <w:left w:val="none" w:sz="0" w:space="0" w:color="auto"/>
        <w:bottom w:val="none" w:sz="0" w:space="0" w:color="auto"/>
        <w:right w:val="none" w:sz="0" w:space="0" w:color="auto"/>
      </w:divBdr>
    </w:div>
    <w:div w:id="846672319">
      <w:marLeft w:val="640"/>
      <w:marRight w:val="0"/>
      <w:marTop w:val="0"/>
      <w:marBottom w:val="0"/>
      <w:divBdr>
        <w:top w:val="none" w:sz="0" w:space="0" w:color="auto"/>
        <w:left w:val="none" w:sz="0" w:space="0" w:color="auto"/>
        <w:bottom w:val="none" w:sz="0" w:space="0" w:color="auto"/>
        <w:right w:val="none" w:sz="0" w:space="0" w:color="auto"/>
      </w:divBdr>
    </w:div>
    <w:div w:id="846679786">
      <w:marLeft w:val="640"/>
      <w:marRight w:val="0"/>
      <w:marTop w:val="0"/>
      <w:marBottom w:val="0"/>
      <w:divBdr>
        <w:top w:val="none" w:sz="0" w:space="0" w:color="auto"/>
        <w:left w:val="none" w:sz="0" w:space="0" w:color="auto"/>
        <w:bottom w:val="none" w:sz="0" w:space="0" w:color="auto"/>
        <w:right w:val="none" w:sz="0" w:space="0" w:color="auto"/>
      </w:divBdr>
    </w:div>
    <w:div w:id="846753782">
      <w:marLeft w:val="640"/>
      <w:marRight w:val="0"/>
      <w:marTop w:val="0"/>
      <w:marBottom w:val="0"/>
      <w:divBdr>
        <w:top w:val="none" w:sz="0" w:space="0" w:color="auto"/>
        <w:left w:val="none" w:sz="0" w:space="0" w:color="auto"/>
        <w:bottom w:val="none" w:sz="0" w:space="0" w:color="auto"/>
        <w:right w:val="none" w:sz="0" w:space="0" w:color="auto"/>
      </w:divBdr>
    </w:div>
    <w:div w:id="846755303">
      <w:marLeft w:val="640"/>
      <w:marRight w:val="0"/>
      <w:marTop w:val="0"/>
      <w:marBottom w:val="0"/>
      <w:divBdr>
        <w:top w:val="none" w:sz="0" w:space="0" w:color="auto"/>
        <w:left w:val="none" w:sz="0" w:space="0" w:color="auto"/>
        <w:bottom w:val="none" w:sz="0" w:space="0" w:color="auto"/>
        <w:right w:val="none" w:sz="0" w:space="0" w:color="auto"/>
      </w:divBdr>
    </w:div>
    <w:div w:id="846939416">
      <w:marLeft w:val="640"/>
      <w:marRight w:val="0"/>
      <w:marTop w:val="0"/>
      <w:marBottom w:val="0"/>
      <w:divBdr>
        <w:top w:val="none" w:sz="0" w:space="0" w:color="auto"/>
        <w:left w:val="none" w:sz="0" w:space="0" w:color="auto"/>
        <w:bottom w:val="none" w:sz="0" w:space="0" w:color="auto"/>
        <w:right w:val="none" w:sz="0" w:space="0" w:color="auto"/>
      </w:divBdr>
    </w:div>
    <w:div w:id="846940021">
      <w:marLeft w:val="640"/>
      <w:marRight w:val="0"/>
      <w:marTop w:val="0"/>
      <w:marBottom w:val="0"/>
      <w:divBdr>
        <w:top w:val="none" w:sz="0" w:space="0" w:color="auto"/>
        <w:left w:val="none" w:sz="0" w:space="0" w:color="auto"/>
        <w:bottom w:val="none" w:sz="0" w:space="0" w:color="auto"/>
        <w:right w:val="none" w:sz="0" w:space="0" w:color="auto"/>
      </w:divBdr>
    </w:div>
    <w:div w:id="846946946">
      <w:marLeft w:val="640"/>
      <w:marRight w:val="0"/>
      <w:marTop w:val="0"/>
      <w:marBottom w:val="0"/>
      <w:divBdr>
        <w:top w:val="none" w:sz="0" w:space="0" w:color="auto"/>
        <w:left w:val="none" w:sz="0" w:space="0" w:color="auto"/>
        <w:bottom w:val="none" w:sz="0" w:space="0" w:color="auto"/>
        <w:right w:val="none" w:sz="0" w:space="0" w:color="auto"/>
      </w:divBdr>
    </w:div>
    <w:div w:id="846947009">
      <w:marLeft w:val="640"/>
      <w:marRight w:val="0"/>
      <w:marTop w:val="0"/>
      <w:marBottom w:val="0"/>
      <w:divBdr>
        <w:top w:val="none" w:sz="0" w:space="0" w:color="auto"/>
        <w:left w:val="none" w:sz="0" w:space="0" w:color="auto"/>
        <w:bottom w:val="none" w:sz="0" w:space="0" w:color="auto"/>
        <w:right w:val="none" w:sz="0" w:space="0" w:color="auto"/>
      </w:divBdr>
    </w:div>
    <w:div w:id="846987412">
      <w:marLeft w:val="640"/>
      <w:marRight w:val="0"/>
      <w:marTop w:val="0"/>
      <w:marBottom w:val="0"/>
      <w:divBdr>
        <w:top w:val="none" w:sz="0" w:space="0" w:color="auto"/>
        <w:left w:val="none" w:sz="0" w:space="0" w:color="auto"/>
        <w:bottom w:val="none" w:sz="0" w:space="0" w:color="auto"/>
        <w:right w:val="none" w:sz="0" w:space="0" w:color="auto"/>
      </w:divBdr>
    </w:div>
    <w:div w:id="847063147">
      <w:marLeft w:val="640"/>
      <w:marRight w:val="0"/>
      <w:marTop w:val="0"/>
      <w:marBottom w:val="0"/>
      <w:divBdr>
        <w:top w:val="none" w:sz="0" w:space="0" w:color="auto"/>
        <w:left w:val="none" w:sz="0" w:space="0" w:color="auto"/>
        <w:bottom w:val="none" w:sz="0" w:space="0" w:color="auto"/>
        <w:right w:val="none" w:sz="0" w:space="0" w:color="auto"/>
      </w:divBdr>
    </w:div>
    <w:div w:id="847133163">
      <w:marLeft w:val="640"/>
      <w:marRight w:val="0"/>
      <w:marTop w:val="0"/>
      <w:marBottom w:val="0"/>
      <w:divBdr>
        <w:top w:val="none" w:sz="0" w:space="0" w:color="auto"/>
        <w:left w:val="none" w:sz="0" w:space="0" w:color="auto"/>
        <w:bottom w:val="none" w:sz="0" w:space="0" w:color="auto"/>
        <w:right w:val="none" w:sz="0" w:space="0" w:color="auto"/>
      </w:divBdr>
    </w:div>
    <w:div w:id="847138205">
      <w:marLeft w:val="640"/>
      <w:marRight w:val="0"/>
      <w:marTop w:val="0"/>
      <w:marBottom w:val="0"/>
      <w:divBdr>
        <w:top w:val="none" w:sz="0" w:space="0" w:color="auto"/>
        <w:left w:val="none" w:sz="0" w:space="0" w:color="auto"/>
        <w:bottom w:val="none" w:sz="0" w:space="0" w:color="auto"/>
        <w:right w:val="none" w:sz="0" w:space="0" w:color="auto"/>
      </w:divBdr>
    </w:div>
    <w:div w:id="847209442">
      <w:marLeft w:val="640"/>
      <w:marRight w:val="0"/>
      <w:marTop w:val="0"/>
      <w:marBottom w:val="0"/>
      <w:divBdr>
        <w:top w:val="none" w:sz="0" w:space="0" w:color="auto"/>
        <w:left w:val="none" w:sz="0" w:space="0" w:color="auto"/>
        <w:bottom w:val="none" w:sz="0" w:space="0" w:color="auto"/>
        <w:right w:val="none" w:sz="0" w:space="0" w:color="auto"/>
      </w:divBdr>
    </w:div>
    <w:div w:id="847252298">
      <w:marLeft w:val="640"/>
      <w:marRight w:val="0"/>
      <w:marTop w:val="0"/>
      <w:marBottom w:val="0"/>
      <w:divBdr>
        <w:top w:val="none" w:sz="0" w:space="0" w:color="auto"/>
        <w:left w:val="none" w:sz="0" w:space="0" w:color="auto"/>
        <w:bottom w:val="none" w:sz="0" w:space="0" w:color="auto"/>
        <w:right w:val="none" w:sz="0" w:space="0" w:color="auto"/>
      </w:divBdr>
    </w:div>
    <w:div w:id="847252698">
      <w:marLeft w:val="640"/>
      <w:marRight w:val="0"/>
      <w:marTop w:val="0"/>
      <w:marBottom w:val="0"/>
      <w:divBdr>
        <w:top w:val="none" w:sz="0" w:space="0" w:color="auto"/>
        <w:left w:val="none" w:sz="0" w:space="0" w:color="auto"/>
        <w:bottom w:val="none" w:sz="0" w:space="0" w:color="auto"/>
        <w:right w:val="none" w:sz="0" w:space="0" w:color="auto"/>
      </w:divBdr>
    </w:div>
    <w:div w:id="847257198">
      <w:marLeft w:val="640"/>
      <w:marRight w:val="0"/>
      <w:marTop w:val="0"/>
      <w:marBottom w:val="0"/>
      <w:divBdr>
        <w:top w:val="none" w:sz="0" w:space="0" w:color="auto"/>
        <w:left w:val="none" w:sz="0" w:space="0" w:color="auto"/>
        <w:bottom w:val="none" w:sz="0" w:space="0" w:color="auto"/>
        <w:right w:val="none" w:sz="0" w:space="0" w:color="auto"/>
      </w:divBdr>
    </w:div>
    <w:div w:id="847332047">
      <w:marLeft w:val="640"/>
      <w:marRight w:val="0"/>
      <w:marTop w:val="0"/>
      <w:marBottom w:val="0"/>
      <w:divBdr>
        <w:top w:val="none" w:sz="0" w:space="0" w:color="auto"/>
        <w:left w:val="none" w:sz="0" w:space="0" w:color="auto"/>
        <w:bottom w:val="none" w:sz="0" w:space="0" w:color="auto"/>
        <w:right w:val="none" w:sz="0" w:space="0" w:color="auto"/>
      </w:divBdr>
    </w:div>
    <w:div w:id="847403834">
      <w:marLeft w:val="640"/>
      <w:marRight w:val="0"/>
      <w:marTop w:val="0"/>
      <w:marBottom w:val="0"/>
      <w:divBdr>
        <w:top w:val="none" w:sz="0" w:space="0" w:color="auto"/>
        <w:left w:val="none" w:sz="0" w:space="0" w:color="auto"/>
        <w:bottom w:val="none" w:sz="0" w:space="0" w:color="auto"/>
        <w:right w:val="none" w:sz="0" w:space="0" w:color="auto"/>
      </w:divBdr>
    </w:div>
    <w:div w:id="847406621">
      <w:marLeft w:val="640"/>
      <w:marRight w:val="0"/>
      <w:marTop w:val="0"/>
      <w:marBottom w:val="0"/>
      <w:divBdr>
        <w:top w:val="none" w:sz="0" w:space="0" w:color="auto"/>
        <w:left w:val="none" w:sz="0" w:space="0" w:color="auto"/>
        <w:bottom w:val="none" w:sz="0" w:space="0" w:color="auto"/>
        <w:right w:val="none" w:sz="0" w:space="0" w:color="auto"/>
      </w:divBdr>
    </w:div>
    <w:div w:id="847408734">
      <w:marLeft w:val="480"/>
      <w:marRight w:val="0"/>
      <w:marTop w:val="0"/>
      <w:marBottom w:val="0"/>
      <w:divBdr>
        <w:top w:val="none" w:sz="0" w:space="0" w:color="auto"/>
        <w:left w:val="none" w:sz="0" w:space="0" w:color="auto"/>
        <w:bottom w:val="none" w:sz="0" w:space="0" w:color="auto"/>
        <w:right w:val="none" w:sz="0" w:space="0" w:color="auto"/>
      </w:divBdr>
    </w:div>
    <w:div w:id="847524063">
      <w:marLeft w:val="640"/>
      <w:marRight w:val="0"/>
      <w:marTop w:val="0"/>
      <w:marBottom w:val="0"/>
      <w:divBdr>
        <w:top w:val="none" w:sz="0" w:space="0" w:color="auto"/>
        <w:left w:val="none" w:sz="0" w:space="0" w:color="auto"/>
        <w:bottom w:val="none" w:sz="0" w:space="0" w:color="auto"/>
        <w:right w:val="none" w:sz="0" w:space="0" w:color="auto"/>
      </w:divBdr>
    </w:div>
    <w:div w:id="847601940">
      <w:marLeft w:val="640"/>
      <w:marRight w:val="0"/>
      <w:marTop w:val="0"/>
      <w:marBottom w:val="0"/>
      <w:divBdr>
        <w:top w:val="none" w:sz="0" w:space="0" w:color="auto"/>
        <w:left w:val="none" w:sz="0" w:space="0" w:color="auto"/>
        <w:bottom w:val="none" w:sz="0" w:space="0" w:color="auto"/>
        <w:right w:val="none" w:sz="0" w:space="0" w:color="auto"/>
      </w:divBdr>
    </w:div>
    <w:div w:id="847673098">
      <w:marLeft w:val="640"/>
      <w:marRight w:val="0"/>
      <w:marTop w:val="0"/>
      <w:marBottom w:val="0"/>
      <w:divBdr>
        <w:top w:val="none" w:sz="0" w:space="0" w:color="auto"/>
        <w:left w:val="none" w:sz="0" w:space="0" w:color="auto"/>
        <w:bottom w:val="none" w:sz="0" w:space="0" w:color="auto"/>
        <w:right w:val="none" w:sz="0" w:space="0" w:color="auto"/>
      </w:divBdr>
    </w:div>
    <w:div w:id="847674658">
      <w:marLeft w:val="640"/>
      <w:marRight w:val="0"/>
      <w:marTop w:val="0"/>
      <w:marBottom w:val="0"/>
      <w:divBdr>
        <w:top w:val="none" w:sz="0" w:space="0" w:color="auto"/>
        <w:left w:val="none" w:sz="0" w:space="0" w:color="auto"/>
        <w:bottom w:val="none" w:sz="0" w:space="0" w:color="auto"/>
        <w:right w:val="none" w:sz="0" w:space="0" w:color="auto"/>
      </w:divBdr>
    </w:div>
    <w:div w:id="847720636">
      <w:marLeft w:val="640"/>
      <w:marRight w:val="0"/>
      <w:marTop w:val="0"/>
      <w:marBottom w:val="0"/>
      <w:divBdr>
        <w:top w:val="none" w:sz="0" w:space="0" w:color="auto"/>
        <w:left w:val="none" w:sz="0" w:space="0" w:color="auto"/>
        <w:bottom w:val="none" w:sz="0" w:space="0" w:color="auto"/>
        <w:right w:val="none" w:sz="0" w:space="0" w:color="auto"/>
      </w:divBdr>
    </w:div>
    <w:div w:id="847721563">
      <w:marLeft w:val="640"/>
      <w:marRight w:val="0"/>
      <w:marTop w:val="0"/>
      <w:marBottom w:val="0"/>
      <w:divBdr>
        <w:top w:val="none" w:sz="0" w:space="0" w:color="auto"/>
        <w:left w:val="none" w:sz="0" w:space="0" w:color="auto"/>
        <w:bottom w:val="none" w:sz="0" w:space="0" w:color="auto"/>
        <w:right w:val="none" w:sz="0" w:space="0" w:color="auto"/>
      </w:divBdr>
    </w:div>
    <w:div w:id="847792973">
      <w:marLeft w:val="640"/>
      <w:marRight w:val="0"/>
      <w:marTop w:val="0"/>
      <w:marBottom w:val="0"/>
      <w:divBdr>
        <w:top w:val="none" w:sz="0" w:space="0" w:color="auto"/>
        <w:left w:val="none" w:sz="0" w:space="0" w:color="auto"/>
        <w:bottom w:val="none" w:sz="0" w:space="0" w:color="auto"/>
        <w:right w:val="none" w:sz="0" w:space="0" w:color="auto"/>
      </w:divBdr>
    </w:div>
    <w:div w:id="847865736">
      <w:marLeft w:val="640"/>
      <w:marRight w:val="0"/>
      <w:marTop w:val="0"/>
      <w:marBottom w:val="0"/>
      <w:divBdr>
        <w:top w:val="none" w:sz="0" w:space="0" w:color="auto"/>
        <w:left w:val="none" w:sz="0" w:space="0" w:color="auto"/>
        <w:bottom w:val="none" w:sz="0" w:space="0" w:color="auto"/>
        <w:right w:val="none" w:sz="0" w:space="0" w:color="auto"/>
      </w:divBdr>
    </w:div>
    <w:div w:id="847868209">
      <w:marLeft w:val="640"/>
      <w:marRight w:val="0"/>
      <w:marTop w:val="0"/>
      <w:marBottom w:val="0"/>
      <w:divBdr>
        <w:top w:val="none" w:sz="0" w:space="0" w:color="auto"/>
        <w:left w:val="none" w:sz="0" w:space="0" w:color="auto"/>
        <w:bottom w:val="none" w:sz="0" w:space="0" w:color="auto"/>
        <w:right w:val="none" w:sz="0" w:space="0" w:color="auto"/>
      </w:divBdr>
    </w:div>
    <w:div w:id="847982835">
      <w:marLeft w:val="640"/>
      <w:marRight w:val="0"/>
      <w:marTop w:val="0"/>
      <w:marBottom w:val="0"/>
      <w:divBdr>
        <w:top w:val="none" w:sz="0" w:space="0" w:color="auto"/>
        <w:left w:val="none" w:sz="0" w:space="0" w:color="auto"/>
        <w:bottom w:val="none" w:sz="0" w:space="0" w:color="auto"/>
        <w:right w:val="none" w:sz="0" w:space="0" w:color="auto"/>
      </w:divBdr>
    </w:div>
    <w:div w:id="847982899">
      <w:marLeft w:val="640"/>
      <w:marRight w:val="0"/>
      <w:marTop w:val="0"/>
      <w:marBottom w:val="0"/>
      <w:divBdr>
        <w:top w:val="none" w:sz="0" w:space="0" w:color="auto"/>
        <w:left w:val="none" w:sz="0" w:space="0" w:color="auto"/>
        <w:bottom w:val="none" w:sz="0" w:space="0" w:color="auto"/>
        <w:right w:val="none" w:sz="0" w:space="0" w:color="auto"/>
      </w:divBdr>
    </w:div>
    <w:div w:id="847985191">
      <w:marLeft w:val="640"/>
      <w:marRight w:val="0"/>
      <w:marTop w:val="0"/>
      <w:marBottom w:val="0"/>
      <w:divBdr>
        <w:top w:val="none" w:sz="0" w:space="0" w:color="auto"/>
        <w:left w:val="none" w:sz="0" w:space="0" w:color="auto"/>
        <w:bottom w:val="none" w:sz="0" w:space="0" w:color="auto"/>
        <w:right w:val="none" w:sz="0" w:space="0" w:color="auto"/>
      </w:divBdr>
    </w:div>
    <w:div w:id="848104824">
      <w:marLeft w:val="640"/>
      <w:marRight w:val="0"/>
      <w:marTop w:val="0"/>
      <w:marBottom w:val="0"/>
      <w:divBdr>
        <w:top w:val="none" w:sz="0" w:space="0" w:color="auto"/>
        <w:left w:val="none" w:sz="0" w:space="0" w:color="auto"/>
        <w:bottom w:val="none" w:sz="0" w:space="0" w:color="auto"/>
        <w:right w:val="none" w:sz="0" w:space="0" w:color="auto"/>
      </w:divBdr>
    </w:div>
    <w:div w:id="848107439">
      <w:marLeft w:val="640"/>
      <w:marRight w:val="0"/>
      <w:marTop w:val="0"/>
      <w:marBottom w:val="0"/>
      <w:divBdr>
        <w:top w:val="none" w:sz="0" w:space="0" w:color="auto"/>
        <w:left w:val="none" w:sz="0" w:space="0" w:color="auto"/>
        <w:bottom w:val="none" w:sz="0" w:space="0" w:color="auto"/>
        <w:right w:val="none" w:sz="0" w:space="0" w:color="auto"/>
      </w:divBdr>
    </w:div>
    <w:div w:id="848175731">
      <w:marLeft w:val="480"/>
      <w:marRight w:val="0"/>
      <w:marTop w:val="0"/>
      <w:marBottom w:val="0"/>
      <w:divBdr>
        <w:top w:val="none" w:sz="0" w:space="0" w:color="auto"/>
        <w:left w:val="none" w:sz="0" w:space="0" w:color="auto"/>
        <w:bottom w:val="none" w:sz="0" w:space="0" w:color="auto"/>
        <w:right w:val="none" w:sz="0" w:space="0" w:color="auto"/>
      </w:divBdr>
    </w:div>
    <w:div w:id="848249512">
      <w:marLeft w:val="640"/>
      <w:marRight w:val="0"/>
      <w:marTop w:val="0"/>
      <w:marBottom w:val="0"/>
      <w:divBdr>
        <w:top w:val="none" w:sz="0" w:space="0" w:color="auto"/>
        <w:left w:val="none" w:sz="0" w:space="0" w:color="auto"/>
        <w:bottom w:val="none" w:sz="0" w:space="0" w:color="auto"/>
        <w:right w:val="none" w:sz="0" w:space="0" w:color="auto"/>
      </w:divBdr>
    </w:div>
    <w:div w:id="848257372">
      <w:marLeft w:val="640"/>
      <w:marRight w:val="0"/>
      <w:marTop w:val="0"/>
      <w:marBottom w:val="0"/>
      <w:divBdr>
        <w:top w:val="none" w:sz="0" w:space="0" w:color="auto"/>
        <w:left w:val="none" w:sz="0" w:space="0" w:color="auto"/>
        <w:bottom w:val="none" w:sz="0" w:space="0" w:color="auto"/>
        <w:right w:val="none" w:sz="0" w:space="0" w:color="auto"/>
      </w:divBdr>
    </w:div>
    <w:div w:id="848325145">
      <w:marLeft w:val="640"/>
      <w:marRight w:val="0"/>
      <w:marTop w:val="0"/>
      <w:marBottom w:val="0"/>
      <w:divBdr>
        <w:top w:val="none" w:sz="0" w:space="0" w:color="auto"/>
        <w:left w:val="none" w:sz="0" w:space="0" w:color="auto"/>
        <w:bottom w:val="none" w:sz="0" w:space="0" w:color="auto"/>
        <w:right w:val="none" w:sz="0" w:space="0" w:color="auto"/>
      </w:divBdr>
    </w:div>
    <w:div w:id="848329753">
      <w:marLeft w:val="640"/>
      <w:marRight w:val="0"/>
      <w:marTop w:val="0"/>
      <w:marBottom w:val="0"/>
      <w:divBdr>
        <w:top w:val="none" w:sz="0" w:space="0" w:color="auto"/>
        <w:left w:val="none" w:sz="0" w:space="0" w:color="auto"/>
        <w:bottom w:val="none" w:sz="0" w:space="0" w:color="auto"/>
        <w:right w:val="none" w:sz="0" w:space="0" w:color="auto"/>
      </w:divBdr>
    </w:div>
    <w:div w:id="848495037">
      <w:marLeft w:val="640"/>
      <w:marRight w:val="0"/>
      <w:marTop w:val="0"/>
      <w:marBottom w:val="0"/>
      <w:divBdr>
        <w:top w:val="none" w:sz="0" w:space="0" w:color="auto"/>
        <w:left w:val="none" w:sz="0" w:space="0" w:color="auto"/>
        <w:bottom w:val="none" w:sz="0" w:space="0" w:color="auto"/>
        <w:right w:val="none" w:sz="0" w:space="0" w:color="auto"/>
      </w:divBdr>
    </w:div>
    <w:div w:id="848713679">
      <w:marLeft w:val="640"/>
      <w:marRight w:val="0"/>
      <w:marTop w:val="0"/>
      <w:marBottom w:val="0"/>
      <w:divBdr>
        <w:top w:val="none" w:sz="0" w:space="0" w:color="auto"/>
        <w:left w:val="none" w:sz="0" w:space="0" w:color="auto"/>
        <w:bottom w:val="none" w:sz="0" w:space="0" w:color="auto"/>
        <w:right w:val="none" w:sz="0" w:space="0" w:color="auto"/>
      </w:divBdr>
    </w:div>
    <w:div w:id="848715841">
      <w:marLeft w:val="640"/>
      <w:marRight w:val="0"/>
      <w:marTop w:val="0"/>
      <w:marBottom w:val="0"/>
      <w:divBdr>
        <w:top w:val="none" w:sz="0" w:space="0" w:color="auto"/>
        <w:left w:val="none" w:sz="0" w:space="0" w:color="auto"/>
        <w:bottom w:val="none" w:sz="0" w:space="0" w:color="auto"/>
        <w:right w:val="none" w:sz="0" w:space="0" w:color="auto"/>
      </w:divBdr>
    </w:div>
    <w:div w:id="848763348">
      <w:marLeft w:val="640"/>
      <w:marRight w:val="0"/>
      <w:marTop w:val="0"/>
      <w:marBottom w:val="0"/>
      <w:divBdr>
        <w:top w:val="none" w:sz="0" w:space="0" w:color="auto"/>
        <w:left w:val="none" w:sz="0" w:space="0" w:color="auto"/>
        <w:bottom w:val="none" w:sz="0" w:space="0" w:color="auto"/>
        <w:right w:val="none" w:sz="0" w:space="0" w:color="auto"/>
      </w:divBdr>
    </w:div>
    <w:div w:id="848838050">
      <w:marLeft w:val="640"/>
      <w:marRight w:val="0"/>
      <w:marTop w:val="0"/>
      <w:marBottom w:val="0"/>
      <w:divBdr>
        <w:top w:val="none" w:sz="0" w:space="0" w:color="auto"/>
        <w:left w:val="none" w:sz="0" w:space="0" w:color="auto"/>
        <w:bottom w:val="none" w:sz="0" w:space="0" w:color="auto"/>
        <w:right w:val="none" w:sz="0" w:space="0" w:color="auto"/>
      </w:divBdr>
    </w:div>
    <w:div w:id="848908834">
      <w:marLeft w:val="640"/>
      <w:marRight w:val="0"/>
      <w:marTop w:val="0"/>
      <w:marBottom w:val="0"/>
      <w:divBdr>
        <w:top w:val="none" w:sz="0" w:space="0" w:color="auto"/>
        <w:left w:val="none" w:sz="0" w:space="0" w:color="auto"/>
        <w:bottom w:val="none" w:sz="0" w:space="0" w:color="auto"/>
        <w:right w:val="none" w:sz="0" w:space="0" w:color="auto"/>
      </w:divBdr>
    </w:div>
    <w:div w:id="848909580">
      <w:marLeft w:val="640"/>
      <w:marRight w:val="0"/>
      <w:marTop w:val="0"/>
      <w:marBottom w:val="0"/>
      <w:divBdr>
        <w:top w:val="none" w:sz="0" w:space="0" w:color="auto"/>
        <w:left w:val="none" w:sz="0" w:space="0" w:color="auto"/>
        <w:bottom w:val="none" w:sz="0" w:space="0" w:color="auto"/>
        <w:right w:val="none" w:sz="0" w:space="0" w:color="auto"/>
      </w:divBdr>
    </w:div>
    <w:div w:id="848982898">
      <w:marLeft w:val="640"/>
      <w:marRight w:val="0"/>
      <w:marTop w:val="0"/>
      <w:marBottom w:val="0"/>
      <w:divBdr>
        <w:top w:val="none" w:sz="0" w:space="0" w:color="auto"/>
        <w:left w:val="none" w:sz="0" w:space="0" w:color="auto"/>
        <w:bottom w:val="none" w:sz="0" w:space="0" w:color="auto"/>
        <w:right w:val="none" w:sz="0" w:space="0" w:color="auto"/>
      </w:divBdr>
    </w:div>
    <w:div w:id="849103170">
      <w:marLeft w:val="640"/>
      <w:marRight w:val="0"/>
      <w:marTop w:val="0"/>
      <w:marBottom w:val="0"/>
      <w:divBdr>
        <w:top w:val="none" w:sz="0" w:space="0" w:color="auto"/>
        <w:left w:val="none" w:sz="0" w:space="0" w:color="auto"/>
        <w:bottom w:val="none" w:sz="0" w:space="0" w:color="auto"/>
        <w:right w:val="none" w:sz="0" w:space="0" w:color="auto"/>
      </w:divBdr>
    </w:div>
    <w:div w:id="849491601">
      <w:marLeft w:val="640"/>
      <w:marRight w:val="0"/>
      <w:marTop w:val="0"/>
      <w:marBottom w:val="0"/>
      <w:divBdr>
        <w:top w:val="none" w:sz="0" w:space="0" w:color="auto"/>
        <w:left w:val="none" w:sz="0" w:space="0" w:color="auto"/>
        <w:bottom w:val="none" w:sz="0" w:space="0" w:color="auto"/>
        <w:right w:val="none" w:sz="0" w:space="0" w:color="auto"/>
      </w:divBdr>
    </w:div>
    <w:div w:id="849491989">
      <w:marLeft w:val="640"/>
      <w:marRight w:val="0"/>
      <w:marTop w:val="0"/>
      <w:marBottom w:val="0"/>
      <w:divBdr>
        <w:top w:val="none" w:sz="0" w:space="0" w:color="auto"/>
        <w:left w:val="none" w:sz="0" w:space="0" w:color="auto"/>
        <w:bottom w:val="none" w:sz="0" w:space="0" w:color="auto"/>
        <w:right w:val="none" w:sz="0" w:space="0" w:color="auto"/>
      </w:divBdr>
    </w:div>
    <w:div w:id="849492378">
      <w:marLeft w:val="640"/>
      <w:marRight w:val="0"/>
      <w:marTop w:val="0"/>
      <w:marBottom w:val="0"/>
      <w:divBdr>
        <w:top w:val="none" w:sz="0" w:space="0" w:color="auto"/>
        <w:left w:val="none" w:sz="0" w:space="0" w:color="auto"/>
        <w:bottom w:val="none" w:sz="0" w:space="0" w:color="auto"/>
        <w:right w:val="none" w:sz="0" w:space="0" w:color="auto"/>
      </w:divBdr>
    </w:div>
    <w:div w:id="849493476">
      <w:marLeft w:val="640"/>
      <w:marRight w:val="0"/>
      <w:marTop w:val="0"/>
      <w:marBottom w:val="0"/>
      <w:divBdr>
        <w:top w:val="none" w:sz="0" w:space="0" w:color="auto"/>
        <w:left w:val="none" w:sz="0" w:space="0" w:color="auto"/>
        <w:bottom w:val="none" w:sz="0" w:space="0" w:color="auto"/>
        <w:right w:val="none" w:sz="0" w:space="0" w:color="auto"/>
      </w:divBdr>
    </w:div>
    <w:div w:id="849567516">
      <w:marLeft w:val="640"/>
      <w:marRight w:val="0"/>
      <w:marTop w:val="0"/>
      <w:marBottom w:val="0"/>
      <w:divBdr>
        <w:top w:val="none" w:sz="0" w:space="0" w:color="auto"/>
        <w:left w:val="none" w:sz="0" w:space="0" w:color="auto"/>
        <w:bottom w:val="none" w:sz="0" w:space="0" w:color="auto"/>
        <w:right w:val="none" w:sz="0" w:space="0" w:color="auto"/>
      </w:divBdr>
    </w:div>
    <w:div w:id="849568824">
      <w:marLeft w:val="640"/>
      <w:marRight w:val="0"/>
      <w:marTop w:val="0"/>
      <w:marBottom w:val="0"/>
      <w:divBdr>
        <w:top w:val="none" w:sz="0" w:space="0" w:color="auto"/>
        <w:left w:val="none" w:sz="0" w:space="0" w:color="auto"/>
        <w:bottom w:val="none" w:sz="0" w:space="0" w:color="auto"/>
        <w:right w:val="none" w:sz="0" w:space="0" w:color="auto"/>
      </w:divBdr>
    </w:div>
    <w:div w:id="849685083">
      <w:marLeft w:val="640"/>
      <w:marRight w:val="0"/>
      <w:marTop w:val="0"/>
      <w:marBottom w:val="0"/>
      <w:divBdr>
        <w:top w:val="none" w:sz="0" w:space="0" w:color="auto"/>
        <w:left w:val="none" w:sz="0" w:space="0" w:color="auto"/>
        <w:bottom w:val="none" w:sz="0" w:space="0" w:color="auto"/>
        <w:right w:val="none" w:sz="0" w:space="0" w:color="auto"/>
      </w:divBdr>
    </w:div>
    <w:div w:id="849757215">
      <w:marLeft w:val="640"/>
      <w:marRight w:val="0"/>
      <w:marTop w:val="0"/>
      <w:marBottom w:val="0"/>
      <w:divBdr>
        <w:top w:val="none" w:sz="0" w:space="0" w:color="auto"/>
        <w:left w:val="none" w:sz="0" w:space="0" w:color="auto"/>
        <w:bottom w:val="none" w:sz="0" w:space="0" w:color="auto"/>
        <w:right w:val="none" w:sz="0" w:space="0" w:color="auto"/>
      </w:divBdr>
    </w:div>
    <w:div w:id="849760670">
      <w:marLeft w:val="640"/>
      <w:marRight w:val="0"/>
      <w:marTop w:val="0"/>
      <w:marBottom w:val="0"/>
      <w:divBdr>
        <w:top w:val="none" w:sz="0" w:space="0" w:color="auto"/>
        <w:left w:val="none" w:sz="0" w:space="0" w:color="auto"/>
        <w:bottom w:val="none" w:sz="0" w:space="0" w:color="auto"/>
        <w:right w:val="none" w:sz="0" w:space="0" w:color="auto"/>
      </w:divBdr>
    </w:div>
    <w:div w:id="849830544">
      <w:marLeft w:val="640"/>
      <w:marRight w:val="0"/>
      <w:marTop w:val="0"/>
      <w:marBottom w:val="0"/>
      <w:divBdr>
        <w:top w:val="none" w:sz="0" w:space="0" w:color="auto"/>
        <w:left w:val="none" w:sz="0" w:space="0" w:color="auto"/>
        <w:bottom w:val="none" w:sz="0" w:space="0" w:color="auto"/>
        <w:right w:val="none" w:sz="0" w:space="0" w:color="auto"/>
      </w:divBdr>
    </w:div>
    <w:div w:id="849872475">
      <w:marLeft w:val="640"/>
      <w:marRight w:val="0"/>
      <w:marTop w:val="0"/>
      <w:marBottom w:val="0"/>
      <w:divBdr>
        <w:top w:val="none" w:sz="0" w:space="0" w:color="auto"/>
        <w:left w:val="none" w:sz="0" w:space="0" w:color="auto"/>
        <w:bottom w:val="none" w:sz="0" w:space="0" w:color="auto"/>
        <w:right w:val="none" w:sz="0" w:space="0" w:color="auto"/>
      </w:divBdr>
    </w:div>
    <w:div w:id="849875476">
      <w:marLeft w:val="640"/>
      <w:marRight w:val="0"/>
      <w:marTop w:val="0"/>
      <w:marBottom w:val="0"/>
      <w:divBdr>
        <w:top w:val="none" w:sz="0" w:space="0" w:color="auto"/>
        <w:left w:val="none" w:sz="0" w:space="0" w:color="auto"/>
        <w:bottom w:val="none" w:sz="0" w:space="0" w:color="auto"/>
        <w:right w:val="none" w:sz="0" w:space="0" w:color="auto"/>
      </w:divBdr>
    </w:div>
    <w:div w:id="849876428">
      <w:marLeft w:val="640"/>
      <w:marRight w:val="0"/>
      <w:marTop w:val="0"/>
      <w:marBottom w:val="0"/>
      <w:divBdr>
        <w:top w:val="none" w:sz="0" w:space="0" w:color="auto"/>
        <w:left w:val="none" w:sz="0" w:space="0" w:color="auto"/>
        <w:bottom w:val="none" w:sz="0" w:space="0" w:color="auto"/>
        <w:right w:val="none" w:sz="0" w:space="0" w:color="auto"/>
      </w:divBdr>
    </w:div>
    <w:div w:id="849952734">
      <w:marLeft w:val="640"/>
      <w:marRight w:val="0"/>
      <w:marTop w:val="0"/>
      <w:marBottom w:val="0"/>
      <w:divBdr>
        <w:top w:val="none" w:sz="0" w:space="0" w:color="auto"/>
        <w:left w:val="none" w:sz="0" w:space="0" w:color="auto"/>
        <w:bottom w:val="none" w:sz="0" w:space="0" w:color="auto"/>
        <w:right w:val="none" w:sz="0" w:space="0" w:color="auto"/>
      </w:divBdr>
    </w:div>
    <w:div w:id="849955262">
      <w:marLeft w:val="640"/>
      <w:marRight w:val="0"/>
      <w:marTop w:val="0"/>
      <w:marBottom w:val="0"/>
      <w:divBdr>
        <w:top w:val="none" w:sz="0" w:space="0" w:color="auto"/>
        <w:left w:val="none" w:sz="0" w:space="0" w:color="auto"/>
        <w:bottom w:val="none" w:sz="0" w:space="0" w:color="auto"/>
        <w:right w:val="none" w:sz="0" w:space="0" w:color="auto"/>
      </w:divBdr>
    </w:div>
    <w:div w:id="850144136">
      <w:marLeft w:val="640"/>
      <w:marRight w:val="0"/>
      <w:marTop w:val="0"/>
      <w:marBottom w:val="0"/>
      <w:divBdr>
        <w:top w:val="none" w:sz="0" w:space="0" w:color="auto"/>
        <w:left w:val="none" w:sz="0" w:space="0" w:color="auto"/>
        <w:bottom w:val="none" w:sz="0" w:space="0" w:color="auto"/>
        <w:right w:val="none" w:sz="0" w:space="0" w:color="auto"/>
      </w:divBdr>
    </w:div>
    <w:div w:id="850291432">
      <w:marLeft w:val="640"/>
      <w:marRight w:val="0"/>
      <w:marTop w:val="0"/>
      <w:marBottom w:val="0"/>
      <w:divBdr>
        <w:top w:val="none" w:sz="0" w:space="0" w:color="auto"/>
        <w:left w:val="none" w:sz="0" w:space="0" w:color="auto"/>
        <w:bottom w:val="none" w:sz="0" w:space="0" w:color="auto"/>
        <w:right w:val="none" w:sz="0" w:space="0" w:color="auto"/>
      </w:divBdr>
    </w:div>
    <w:div w:id="850414657">
      <w:marLeft w:val="640"/>
      <w:marRight w:val="0"/>
      <w:marTop w:val="0"/>
      <w:marBottom w:val="0"/>
      <w:divBdr>
        <w:top w:val="none" w:sz="0" w:space="0" w:color="auto"/>
        <w:left w:val="none" w:sz="0" w:space="0" w:color="auto"/>
        <w:bottom w:val="none" w:sz="0" w:space="0" w:color="auto"/>
        <w:right w:val="none" w:sz="0" w:space="0" w:color="auto"/>
      </w:divBdr>
    </w:div>
    <w:div w:id="850683372">
      <w:marLeft w:val="640"/>
      <w:marRight w:val="0"/>
      <w:marTop w:val="0"/>
      <w:marBottom w:val="0"/>
      <w:divBdr>
        <w:top w:val="none" w:sz="0" w:space="0" w:color="auto"/>
        <w:left w:val="none" w:sz="0" w:space="0" w:color="auto"/>
        <w:bottom w:val="none" w:sz="0" w:space="0" w:color="auto"/>
        <w:right w:val="none" w:sz="0" w:space="0" w:color="auto"/>
      </w:divBdr>
    </w:div>
    <w:div w:id="850753315">
      <w:marLeft w:val="640"/>
      <w:marRight w:val="0"/>
      <w:marTop w:val="0"/>
      <w:marBottom w:val="0"/>
      <w:divBdr>
        <w:top w:val="none" w:sz="0" w:space="0" w:color="auto"/>
        <w:left w:val="none" w:sz="0" w:space="0" w:color="auto"/>
        <w:bottom w:val="none" w:sz="0" w:space="0" w:color="auto"/>
        <w:right w:val="none" w:sz="0" w:space="0" w:color="auto"/>
      </w:divBdr>
    </w:div>
    <w:div w:id="850802712">
      <w:marLeft w:val="640"/>
      <w:marRight w:val="0"/>
      <w:marTop w:val="0"/>
      <w:marBottom w:val="0"/>
      <w:divBdr>
        <w:top w:val="none" w:sz="0" w:space="0" w:color="auto"/>
        <w:left w:val="none" w:sz="0" w:space="0" w:color="auto"/>
        <w:bottom w:val="none" w:sz="0" w:space="0" w:color="auto"/>
        <w:right w:val="none" w:sz="0" w:space="0" w:color="auto"/>
      </w:divBdr>
    </w:div>
    <w:div w:id="850871977">
      <w:marLeft w:val="640"/>
      <w:marRight w:val="0"/>
      <w:marTop w:val="0"/>
      <w:marBottom w:val="0"/>
      <w:divBdr>
        <w:top w:val="none" w:sz="0" w:space="0" w:color="auto"/>
        <w:left w:val="none" w:sz="0" w:space="0" w:color="auto"/>
        <w:bottom w:val="none" w:sz="0" w:space="0" w:color="auto"/>
        <w:right w:val="none" w:sz="0" w:space="0" w:color="auto"/>
      </w:divBdr>
    </w:div>
    <w:div w:id="850919453">
      <w:marLeft w:val="640"/>
      <w:marRight w:val="0"/>
      <w:marTop w:val="0"/>
      <w:marBottom w:val="0"/>
      <w:divBdr>
        <w:top w:val="none" w:sz="0" w:space="0" w:color="auto"/>
        <w:left w:val="none" w:sz="0" w:space="0" w:color="auto"/>
        <w:bottom w:val="none" w:sz="0" w:space="0" w:color="auto"/>
        <w:right w:val="none" w:sz="0" w:space="0" w:color="auto"/>
      </w:divBdr>
    </w:div>
    <w:div w:id="850947033">
      <w:marLeft w:val="640"/>
      <w:marRight w:val="0"/>
      <w:marTop w:val="0"/>
      <w:marBottom w:val="0"/>
      <w:divBdr>
        <w:top w:val="none" w:sz="0" w:space="0" w:color="auto"/>
        <w:left w:val="none" w:sz="0" w:space="0" w:color="auto"/>
        <w:bottom w:val="none" w:sz="0" w:space="0" w:color="auto"/>
        <w:right w:val="none" w:sz="0" w:space="0" w:color="auto"/>
      </w:divBdr>
    </w:div>
    <w:div w:id="850998176">
      <w:marLeft w:val="640"/>
      <w:marRight w:val="0"/>
      <w:marTop w:val="0"/>
      <w:marBottom w:val="0"/>
      <w:divBdr>
        <w:top w:val="none" w:sz="0" w:space="0" w:color="auto"/>
        <w:left w:val="none" w:sz="0" w:space="0" w:color="auto"/>
        <w:bottom w:val="none" w:sz="0" w:space="0" w:color="auto"/>
        <w:right w:val="none" w:sz="0" w:space="0" w:color="auto"/>
      </w:divBdr>
    </w:div>
    <w:div w:id="851066108">
      <w:marLeft w:val="640"/>
      <w:marRight w:val="0"/>
      <w:marTop w:val="0"/>
      <w:marBottom w:val="0"/>
      <w:divBdr>
        <w:top w:val="none" w:sz="0" w:space="0" w:color="auto"/>
        <w:left w:val="none" w:sz="0" w:space="0" w:color="auto"/>
        <w:bottom w:val="none" w:sz="0" w:space="0" w:color="auto"/>
        <w:right w:val="none" w:sz="0" w:space="0" w:color="auto"/>
      </w:divBdr>
    </w:div>
    <w:div w:id="851188559">
      <w:marLeft w:val="640"/>
      <w:marRight w:val="0"/>
      <w:marTop w:val="0"/>
      <w:marBottom w:val="0"/>
      <w:divBdr>
        <w:top w:val="none" w:sz="0" w:space="0" w:color="auto"/>
        <w:left w:val="none" w:sz="0" w:space="0" w:color="auto"/>
        <w:bottom w:val="none" w:sz="0" w:space="0" w:color="auto"/>
        <w:right w:val="none" w:sz="0" w:space="0" w:color="auto"/>
      </w:divBdr>
    </w:div>
    <w:div w:id="851190633">
      <w:marLeft w:val="640"/>
      <w:marRight w:val="0"/>
      <w:marTop w:val="0"/>
      <w:marBottom w:val="0"/>
      <w:divBdr>
        <w:top w:val="none" w:sz="0" w:space="0" w:color="auto"/>
        <w:left w:val="none" w:sz="0" w:space="0" w:color="auto"/>
        <w:bottom w:val="none" w:sz="0" w:space="0" w:color="auto"/>
        <w:right w:val="none" w:sz="0" w:space="0" w:color="auto"/>
      </w:divBdr>
    </w:div>
    <w:div w:id="851342109">
      <w:marLeft w:val="640"/>
      <w:marRight w:val="0"/>
      <w:marTop w:val="0"/>
      <w:marBottom w:val="0"/>
      <w:divBdr>
        <w:top w:val="none" w:sz="0" w:space="0" w:color="auto"/>
        <w:left w:val="none" w:sz="0" w:space="0" w:color="auto"/>
        <w:bottom w:val="none" w:sz="0" w:space="0" w:color="auto"/>
        <w:right w:val="none" w:sz="0" w:space="0" w:color="auto"/>
      </w:divBdr>
    </w:div>
    <w:div w:id="851379667">
      <w:marLeft w:val="640"/>
      <w:marRight w:val="0"/>
      <w:marTop w:val="0"/>
      <w:marBottom w:val="0"/>
      <w:divBdr>
        <w:top w:val="none" w:sz="0" w:space="0" w:color="auto"/>
        <w:left w:val="none" w:sz="0" w:space="0" w:color="auto"/>
        <w:bottom w:val="none" w:sz="0" w:space="0" w:color="auto"/>
        <w:right w:val="none" w:sz="0" w:space="0" w:color="auto"/>
      </w:divBdr>
    </w:div>
    <w:div w:id="851645310">
      <w:marLeft w:val="640"/>
      <w:marRight w:val="0"/>
      <w:marTop w:val="0"/>
      <w:marBottom w:val="0"/>
      <w:divBdr>
        <w:top w:val="none" w:sz="0" w:space="0" w:color="auto"/>
        <w:left w:val="none" w:sz="0" w:space="0" w:color="auto"/>
        <w:bottom w:val="none" w:sz="0" w:space="0" w:color="auto"/>
        <w:right w:val="none" w:sz="0" w:space="0" w:color="auto"/>
      </w:divBdr>
    </w:div>
    <w:div w:id="851795474">
      <w:marLeft w:val="640"/>
      <w:marRight w:val="0"/>
      <w:marTop w:val="0"/>
      <w:marBottom w:val="0"/>
      <w:divBdr>
        <w:top w:val="none" w:sz="0" w:space="0" w:color="auto"/>
        <w:left w:val="none" w:sz="0" w:space="0" w:color="auto"/>
        <w:bottom w:val="none" w:sz="0" w:space="0" w:color="auto"/>
        <w:right w:val="none" w:sz="0" w:space="0" w:color="auto"/>
      </w:divBdr>
    </w:div>
    <w:div w:id="851803721">
      <w:marLeft w:val="640"/>
      <w:marRight w:val="0"/>
      <w:marTop w:val="0"/>
      <w:marBottom w:val="0"/>
      <w:divBdr>
        <w:top w:val="none" w:sz="0" w:space="0" w:color="auto"/>
        <w:left w:val="none" w:sz="0" w:space="0" w:color="auto"/>
        <w:bottom w:val="none" w:sz="0" w:space="0" w:color="auto"/>
        <w:right w:val="none" w:sz="0" w:space="0" w:color="auto"/>
      </w:divBdr>
    </w:div>
    <w:div w:id="851803806">
      <w:marLeft w:val="640"/>
      <w:marRight w:val="0"/>
      <w:marTop w:val="0"/>
      <w:marBottom w:val="0"/>
      <w:divBdr>
        <w:top w:val="none" w:sz="0" w:space="0" w:color="auto"/>
        <w:left w:val="none" w:sz="0" w:space="0" w:color="auto"/>
        <w:bottom w:val="none" w:sz="0" w:space="0" w:color="auto"/>
        <w:right w:val="none" w:sz="0" w:space="0" w:color="auto"/>
      </w:divBdr>
    </w:div>
    <w:div w:id="851844470">
      <w:marLeft w:val="640"/>
      <w:marRight w:val="0"/>
      <w:marTop w:val="0"/>
      <w:marBottom w:val="0"/>
      <w:divBdr>
        <w:top w:val="none" w:sz="0" w:space="0" w:color="auto"/>
        <w:left w:val="none" w:sz="0" w:space="0" w:color="auto"/>
        <w:bottom w:val="none" w:sz="0" w:space="0" w:color="auto"/>
        <w:right w:val="none" w:sz="0" w:space="0" w:color="auto"/>
      </w:divBdr>
    </w:div>
    <w:div w:id="851916314">
      <w:marLeft w:val="640"/>
      <w:marRight w:val="0"/>
      <w:marTop w:val="0"/>
      <w:marBottom w:val="0"/>
      <w:divBdr>
        <w:top w:val="none" w:sz="0" w:space="0" w:color="auto"/>
        <w:left w:val="none" w:sz="0" w:space="0" w:color="auto"/>
        <w:bottom w:val="none" w:sz="0" w:space="0" w:color="auto"/>
        <w:right w:val="none" w:sz="0" w:space="0" w:color="auto"/>
      </w:divBdr>
    </w:div>
    <w:div w:id="851994974">
      <w:marLeft w:val="640"/>
      <w:marRight w:val="0"/>
      <w:marTop w:val="0"/>
      <w:marBottom w:val="0"/>
      <w:divBdr>
        <w:top w:val="none" w:sz="0" w:space="0" w:color="auto"/>
        <w:left w:val="none" w:sz="0" w:space="0" w:color="auto"/>
        <w:bottom w:val="none" w:sz="0" w:space="0" w:color="auto"/>
        <w:right w:val="none" w:sz="0" w:space="0" w:color="auto"/>
      </w:divBdr>
    </w:div>
    <w:div w:id="852107991">
      <w:marLeft w:val="640"/>
      <w:marRight w:val="0"/>
      <w:marTop w:val="0"/>
      <w:marBottom w:val="0"/>
      <w:divBdr>
        <w:top w:val="none" w:sz="0" w:space="0" w:color="auto"/>
        <w:left w:val="none" w:sz="0" w:space="0" w:color="auto"/>
        <w:bottom w:val="none" w:sz="0" w:space="0" w:color="auto"/>
        <w:right w:val="none" w:sz="0" w:space="0" w:color="auto"/>
      </w:divBdr>
    </w:div>
    <w:div w:id="852261993">
      <w:marLeft w:val="640"/>
      <w:marRight w:val="0"/>
      <w:marTop w:val="0"/>
      <w:marBottom w:val="0"/>
      <w:divBdr>
        <w:top w:val="none" w:sz="0" w:space="0" w:color="auto"/>
        <w:left w:val="none" w:sz="0" w:space="0" w:color="auto"/>
        <w:bottom w:val="none" w:sz="0" w:space="0" w:color="auto"/>
        <w:right w:val="none" w:sz="0" w:space="0" w:color="auto"/>
      </w:divBdr>
    </w:div>
    <w:div w:id="852374949">
      <w:marLeft w:val="640"/>
      <w:marRight w:val="0"/>
      <w:marTop w:val="0"/>
      <w:marBottom w:val="0"/>
      <w:divBdr>
        <w:top w:val="none" w:sz="0" w:space="0" w:color="auto"/>
        <w:left w:val="none" w:sz="0" w:space="0" w:color="auto"/>
        <w:bottom w:val="none" w:sz="0" w:space="0" w:color="auto"/>
        <w:right w:val="none" w:sz="0" w:space="0" w:color="auto"/>
      </w:divBdr>
    </w:div>
    <w:div w:id="852451429">
      <w:marLeft w:val="640"/>
      <w:marRight w:val="0"/>
      <w:marTop w:val="0"/>
      <w:marBottom w:val="0"/>
      <w:divBdr>
        <w:top w:val="none" w:sz="0" w:space="0" w:color="auto"/>
        <w:left w:val="none" w:sz="0" w:space="0" w:color="auto"/>
        <w:bottom w:val="none" w:sz="0" w:space="0" w:color="auto"/>
        <w:right w:val="none" w:sz="0" w:space="0" w:color="auto"/>
      </w:divBdr>
    </w:div>
    <w:div w:id="852493191">
      <w:marLeft w:val="640"/>
      <w:marRight w:val="0"/>
      <w:marTop w:val="0"/>
      <w:marBottom w:val="0"/>
      <w:divBdr>
        <w:top w:val="none" w:sz="0" w:space="0" w:color="auto"/>
        <w:left w:val="none" w:sz="0" w:space="0" w:color="auto"/>
        <w:bottom w:val="none" w:sz="0" w:space="0" w:color="auto"/>
        <w:right w:val="none" w:sz="0" w:space="0" w:color="auto"/>
      </w:divBdr>
    </w:div>
    <w:div w:id="852499562">
      <w:bodyDiv w:val="1"/>
      <w:marLeft w:val="0"/>
      <w:marRight w:val="0"/>
      <w:marTop w:val="0"/>
      <w:marBottom w:val="0"/>
      <w:divBdr>
        <w:top w:val="none" w:sz="0" w:space="0" w:color="auto"/>
        <w:left w:val="none" w:sz="0" w:space="0" w:color="auto"/>
        <w:bottom w:val="none" w:sz="0" w:space="0" w:color="auto"/>
        <w:right w:val="none" w:sz="0" w:space="0" w:color="auto"/>
      </w:divBdr>
      <w:divsChild>
        <w:div w:id="402499">
          <w:marLeft w:val="640"/>
          <w:marRight w:val="0"/>
          <w:marTop w:val="0"/>
          <w:marBottom w:val="0"/>
          <w:divBdr>
            <w:top w:val="none" w:sz="0" w:space="0" w:color="auto"/>
            <w:left w:val="none" w:sz="0" w:space="0" w:color="auto"/>
            <w:bottom w:val="none" w:sz="0" w:space="0" w:color="auto"/>
            <w:right w:val="none" w:sz="0" w:space="0" w:color="auto"/>
          </w:divBdr>
        </w:div>
        <w:div w:id="7371525">
          <w:marLeft w:val="640"/>
          <w:marRight w:val="0"/>
          <w:marTop w:val="0"/>
          <w:marBottom w:val="0"/>
          <w:divBdr>
            <w:top w:val="none" w:sz="0" w:space="0" w:color="auto"/>
            <w:left w:val="none" w:sz="0" w:space="0" w:color="auto"/>
            <w:bottom w:val="none" w:sz="0" w:space="0" w:color="auto"/>
            <w:right w:val="none" w:sz="0" w:space="0" w:color="auto"/>
          </w:divBdr>
        </w:div>
        <w:div w:id="8604031">
          <w:marLeft w:val="640"/>
          <w:marRight w:val="0"/>
          <w:marTop w:val="0"/>
          <w:marBottom w:val="0"/>
          <w:divBdr>
            <w:top w:val="none" w:sz="0" w:space="0" w:color="auto"/>
            <w:left w:val="none" w:sz="0" w:space="0" w:color="auto"/>
            <w:bottom w:val="none" w:sz="0" w:space="0" w:color="auto"/>
            <w:right w:val="none" w:sz="0" w:space="0" w:color="auto"/>
          </w:divBdr>
        </w:div>
        <w:div w:id="74595939">
          <w:marLeft w:val="640"/>
          <w:marRight w:val="0"/>
          <w:marTop w:val="0"/>
          <w:marBottom w:val="0"/>
          <w:divBdr>
            <w:top w:val="none" w:sz="0" w:space="0" w:color="auto"/>
            <w:left w:val="none" w:sz="0" w:space="0" w:color="auto"/>
            <w:bottom w:val="none" w:sz="0" w:space="0" w:color="auto"/>
            <w:right w:val="none" w:sz="0" w:space="0" w:color="auto"/>
          </w:divBdr>
        </w:div>
        <w:div w:id="82608104">
          <w:marLeft w:val="640"/>
          <w:marRight w:val="0"/>
          <w:marTop w:val="0"/>
          <w:marBottom w:val="0"/>
          <w:divBdr>
            <w:top w:val="none" w:sz="0" w:space="0" w:color="auto"/>
            <w:left w:val="none" w:sz="0" w:space="0" w:color="auto"/>
            <w:bottom w:val="none" w:sz="0" w:space="0" w:color="auto"/>
            <w:right w:val="none" w:sz="0" w:space="0" w:color="auto"/>
          </w:divBdr>
        </w:div>
        <w:div w:id="109856479">
          <w:marLeft w:val="640"/>
          <w:marRight w:val="0"/>
          <w:marTop w:val="0"/>
          <w:marBottom w:val="0"/>
          <w:divBdr>
            <w:top w:val="none" w:sz="0" w:space="0" w:color="auto"/>
            <w:left w:val="none" w:sz="0" w:space="0" w:color="auto"/>
            <w:bottom w:val="none" w:sz="0" w:space="0" w:color="auto"/>
            <w:right w:val="none" w:sz="0" w:space="0" w:color="auto"/>
          </w:divBdr>
        </w:div>
        <w:div w:id="153448134">
          <w:marLeft w:val="640"/>
          <w:marRight w:val="0"/>
          <w:marTop w:val="0"/>
          <w:marBottom w:val="0"/>
          <w:divBdr>
            <w:top w:val="none" w:sz="0" w:space="0" w:color="auto"/>
            <w:left w:val="none" w:sz="0" w:space="0" w:color="auto"/>
            <w:bottom w:val="none" w:sz="0" w:space="0" w:color="auto"/>
            <w:right w:val="none" w:sz="0" w:space="0" w:color="auto"/>
          </w:divBdr>
        </w:div>
        <w:div w:id="181821357">
          <w:marLeft w:val="640"/>
          <w:marRight w:val="0"/>
          <w:marTop w:val="0"/>
          <w:marBottom w:val="0"/>
          <w:divBdr>
            <w:top w:val="none" w:sz="0" w:space="0" w:color="auto"/>
            <w:left w:val="none" w:sz="0" w:space="0" w:color="auto"/>
            <w:bottom w:val="none" w:sz="0" w:space="0" w:color="auto"/>
            <w:right w:val="none" w:sz="0" w:space="0" w:color="auto"/>
          </w:divBdr>
        </w:div>
        <w:div w:id="203907807">
          <w:marLeft w:val="640"/>
          <w:marRight w:val="0"/>
          <w:marTop w:val="0"/>
          <w:marBottom w:val="0"/>
          <w:divBdr>
            <w:top w:val="none" w:sz="0" w:space="0" w:color="auto"/>
            <w:left w:val="none" w:sz="0" w:space="0" w:color="auto"/>
            <w:bottom w:val="none" w:sz="0" w:space="0" w:color="auto"/>
            <w:right w:val="none" w:sz="0" w:space="0" w:color="auto"/>
          </w:divBdr>
        </w:div>
        <w:div w:id="210196639">
          <w:marLeft w:val="640"/>
          <w:marRight w:val="0"/>
          <w:marTop w:val="0"/>
          <w:marBottom w:val="0"/>
          <w:divBdr>
            <w:top w:val="none" w:sz="0" w:space="0" w:color="auto"/>
            <w:left w:val="none" w:sz="0" w:space="0" w:color="auto"/>
            <w:bottom w:val="none" w:sz="0" w:space="0" w:color="auto"/>
            <w:right w:val="none" w:sz="0" w:space="0" w:color="auto"/>
          </w:divBdr>
        </w:div>
        <w:div w:id="241959388">
          <w:marLeft w:val="640"/>
          <w:marRight w:val="0"/>
          <w:marTop w:val="0"/>
          <w:marBottom w:val="0"/>
          <w:divBdr>
            <w:top w:val="none" w:sz="0" w:space="0" w:color="auto"/>
            <w:left w:val="none" w:sz="0" w:space="0" w:color="auto"/>
            <w:bottom w:val="none" w:sz="0" w:space="0" w:color="auto"/>
            <w:right w:val="none" w:sz="0" w:space="0" w:color="auto"/>
          </w:divBdr>
        </w:div>
        <w:div w:id="295380478">
          <w:marLeft w:val="640"/>
          <w:marRight w:val="0"/>
          <w:marTop w:val="0"/>
          <w:marBottom w:val="0"/>
          <w:divBdr>
            <w:top w:val="none" w:sz="0" w:space="0" w:color="auto"/>
            <w:left w:val="none" w:sz="0" w:space="0" w:color="auto"/>
            <w:bottom w:val="none" w:sz="0" w:space="0" w:color="auto"/>
            <w:right w:val="none" w:sz="0" w:space="0" w:color="auto"/>
          </w:divBdr>
        </w:div>
        <w:div w:id="310714830">
          <w:marLeft w:val="640"/>
          <w:marRight w:val="0"/>
          <w:marTop w:val="0"/>
          <w:marBottom w:val="0"/>
          <w:divBdr>
            <w:top w:val="none" w:sz="0" w:space="0" w:color="auto"/>
            <w:left w:val="none" w:sz="0" w:space="0" w:color="auto"/>
            <w:bottom w:val="none" w:sz="0" w:space="0" w:color="auto"/>
            <w:right w:val="none" w:sz="0" w:space="0" w:color="auto"/>
          </w:divBdr>
        </w:div>
        <w:div w:id="465120423">
          <w:marLeft w:val="640"/>
          <w:marRight w:val="0"/>
          <w:marTop w:val="0"/>
          <w:marBottom w:val="0"/>
          <w:divBdr>
            <w:top w:val="none" w:sz="0" w:space="0" w:color="auto"/>
            <w:left w:val="none" w:sz="0" w:space="0" w:color="auto"/>
            <w:bottom w:val="none" w:sz="0" w:space="0" w:color="auto"/>
            <w:right w:val="none" w:sz="0" w:space="0" w:color="auto"/>
          </w:divBdr>
        </w:div>
        <w:div w:id="605159780">
          <w:marLeft w:val="640"/>
          <w:marRight w:val="0"/>
          <w:marTop w:val="0"/>
          <w:marBottom w:val="0"/>
          <w:divBdr>
            <w:top w:val="none" w:sz="0" w:space="0" w:color="auto"/>
            <w:left w:val="none" w:sz="0" w:space="0" w:color="auto"/>
            <w:bottom w:val="none" w:sz="0" w:space="0" w:color="auto"/>
            <w:right w:val="none" w:sz="0" w:space="0" w:color="auto"/>
          </w:divBdr>
        </w:div>
        <w:div w:id="629633852">
          <w:marLeft w:val="640"/>
          <w:marRight w:val="0"/>
          <w:marTop w:val="0"/>
          <w:marBottom w:val="0"/>
          <w:divBdr>
            <w:top w:val="none" w:sz="0" w:space="0" w:color="auto"/>
            <w:left w:val="none" w:sz="0" w:space="0" w:color="auto"/>
            <w:bottom w:val="none" w:sz="0" w:space="0" w:color="auto"/>
            <w:right w:val="none" w:sz="0" w:space="0" w:color="auto"/>
          </w:divBdr>
        </w:div>
        <w:div w:id="663582015">
          <w:marLeft w:val="640"/>
          <w:marRight w:val="0"/>
          <w:marTop w:val="0"/>
          <w:marBottom w:val="0"/>
          <w:divBdr>
            <w:top w:val="none" w:sz="0" w:space="0" w:color="auto"/>
            <w:left w:val="none" w:sz="0" w:space="0" w:color="auto"/>
            <w:bottom w:val="none" w:sz="0" w:space="0" w:color="auto"/>
            <w:right w:val="none" w:sz="0" w:space="0" w:color="auto"/>
          </w:divBdr>
        </w:div>
        <w:div w:id="686367386">
          <w:marLeft w:val="640"/>
          <w:marRight w:val="0"/>
          <w:marTop w:val="0"/>
          <w:marBottom w:val="0"/>
          <w:divBdr>
            <w:top w:val="none" w:sz="0" w:space="0" w:color="auto"/>
            <w:left w:val="none" w:sz="0" w:space="0" w:color="auto"/>
            <w:bottom w:val="none" w:sz="0" w:space="0" w:color="auto"/>
            <w:right w:val="none" w:sz="0" w:space="0" w:color="auto"/>
          </w:divBdr>
        </w:div>
        <w:div w:id="713966997">
          <w:marLeft w:val="640"/>
          <w:marRight w:val="0"/>
          <w:marTop w:val="0"/>
          <w:marBottom w:val="0"/>
          <w:divBdr>
            <w:top w:val="none" w:sz="0" w:space="0" w:color="auto"/>
            <w:left w:val="none" w:sz="0" w:space="0" w:color="auto"/>
            <w:bottom w:val="none" w:sz="0" w:space="0" w:color="auto"/>
            <w:right w:val="none" w:sz="0" w:space="0" w:color="auto"/>
          </w:divBdr>
        </w:div>
        <w:div w:id="785197285">
          <w:marLeft w:val="640"/>
          <w:marRight w:val="0"/>
          <w:marTop w:val="0"/>
          <w:marBottom w:val="0"/>
          <w:divBdr>
            <w:top w:val="none" w:sz="0" w:space="0" w:color="auto"/>
            <w:left w:val="none" w:sz="0" w:space="0" w:color="auto"/>
            <w:bottom w:val="none" w:sz="0" w:space="0" w:color="auto"/>
            <w:right w:val="none" w:sz="0" w:space="0" w:color="auto"/>
          </w:divBdr>
        </w:div>
        <w:div w:id="815223150">
          <w:marLeft w:val="640"/>
          <w:marRight w:val="0"/>
          <w:marTop w:val="0"/>
          <w:marBottom w:val="0"/>
          <w:divBdr>
            <w:top w:val="none" w:sz="0" w:space="0" w:color="auto"/>
            <w:left w:val="none" w:sz="0" w:space="0" w:color="auto"/>
            <w:bottom w:val="none" w:sz="0" w:space="0" w:color="auto"/>
            <w:right w:val="none" w:sz="0" w:space="0" w:color="auto"/>
          </w:divBdr>
        </w:div>
        <w:div w:id="825975423">
          <w:marLeft w:val="640"/>
          <w:marRight w:val="0"/>
          <w:marTop w:val="0"/>
          <w:marBottom w:val="0"/>
          <w:divBdr>
            <w:top w:val="none" w:sz="0" w:space="0" w:color="auto"/>
            <w:left w:val="none" w:sz="0" w:space="0" w:color="auto"/>
            <w:bottom w:val="none" w:sz="0" w:space="0" w:color="auto"/>
            <w:right w:val="none" w:sz="0" w:space="0" w:color="auto"/>
          </w:divBdr>
        </w:div>
        <w:div w:id="895580096">
          <w:marLeft w:val="640"/>
          <w:marRight w:val="0"/>
          <w:marTop w:val="0"/>
          <w:marBottom w:val="0"/>
          <w:divBdr>
            <w:top w:val="none" w:sz="0" w:space="0" w:color="auto"/>
            <w:left w:val="none" w:sz="0" w:space="0" w:color="auto"/>
            <w:bottom w:val="none" w:sz="0" w:space="0" w:color="auto"/>
            <w:right w:val="none" w:sz="0" w:space="0" w:color="auto"/>
          </w:divBdr>
        </w:div>
        <w:div w:id="912817402">
          <w:marLeft w:val="640"/>
          <w:marRight w:val="0"/>
          <w:marTop w:val="0"/>
          <w:marBottom w:val="0"/>
          <w:divBdr>
            <w:top w:val="none" w:sz="0" w:space="0" w:color="auto"/>
            <w:left w:val="none" w:sz="0" w:space="0" w:color="auto"/>
            <w:bottom w:val="none" w:sz="0" w:space="0" w:color="auto"/>
            <w:right w:val="none" w:sz="0" w:space="0" w:color="auto"/>
          </w:divBdr>
        </w:div>
        <w:div w:id="1031957576">
          <w:marLeft w:val="640"/>
          <w:marRight w:val="0"/>
          <w:marTop w:val="0"/>
          <w:marBottom w:val="0"/>
          <w:divBdr>
            <w:top w:val="none" w:sz="0" w:space="0" w:color="auto"/>
            <w:left w:val="none" w:sz="0" w:space="0" w:color="auto"/>
            <w:bottom w:val="none" w:sz="0" w:space="0" w:color="auto"/>
            <w:right w:val="none" w:sz="0" w:space="0" w:color="auto"/>
          </w:divBdr>
        </w:div>
        <w:div w:id="1038696905">
          <w:marLeft w:val="640"/>
          <w:marRight w:val="0"/>
          <w:marTop w:val="0"/>
          <w:marBottom w:val="0"/>
          <w:divBdr>
            <w:top w:val="none" w:sz="0" w:space="0" w:color="auto"/>
            <w:left w:val="none" w:sz="0" w:space="0" w:color="auto"/>
            <w:bottom w:val="none" w:sz="0" w:space="0" w:color="auto"/>
            <w:right w:val="none" w:sz="0" w:space="0" w:color="auto"/>
          </w:divBdr>
        </w:div>
        <w:div w:id="1117679648">
          <w:marLeft w:val="640"/>
          <w:marRight w:val="0"/>
          <w:marTop w:val="0"/>
          <w:marBottom w:val="0"/>
          <w:divBdr>
            <w:top w:val="none" w:sz="0" w:space="0" w:color="auto"/>
            <w:left w:val="none" w:sz="0" w:space="0" w:color="auto"/>
            <w:bottom w:val="none" w:sz="0" w:space="0" w:color="auto"/>
            <w:right w:val="none" w:sz="0" w:space="0" w:color="auto"/>
          </w:divBdr>
        </w:div>
        <w:div w:id="1178807693">
          <w:marLeft w:val="640"/>
          <w:marRight w:val="0"/>
          <w:marTop w:val="0"/>
          <w:marBottom w:val="0"/>
          <w:divBdr>
            <w:top w:val="none" w:sz="0" w:space="0" w:color="auto"/>
            <w:left w:val="none" w:sz="0" w:space="0" w:color="auto"/>
            <w:bottom w:val="none" w:sz="0" w:space="0" w:color="auto"/>
            <w:right w:val="none" w:sz="0" w:space="0" w:color="auto"/>
          </w:divBdr>
        </w:div>
        <w:div w:id="1215577155">
          <w:marLeft w:val="640"/>
          <w:marRight w:val="0"/>
          <w:marTop w:val="0"/>
          <w:marBottom w:val="0"/>
          <w:divBdr>
            <w:top w:val="none" w:sz="0" w:space="0" w:color="auto"/>
            <w:left w:val="none" w:sz="0" w:space="0" w:color="auto"/>
            <w:bottom w:val="none" w:sz="0" w:space="0" w:color="auto"/>
            <w:right w:val="none" w:sz="0" w:space="0" w:color="auto"/>
          </w:divBdr>
        </w:div>
        <w:div w:id="1241519182">
          <w:marLeft w:val="640"/>
          <w:marRight w:val="0"/>
          <w:marTop w:val="0"/>
          <w:marBottom w:val="0"/>
          <w:divBdr>
            <w:top w:val="none" w:sz="0" w:space="0" w:color="auto"/>
            <w:left w:val="none" w:sz="0" w:space="0" w:color="auto"/>
            <w:bottom w:val="none" w:sz="0" w:space="0" w:color="auto"/>
            <w:right w:val="none" w:sz="0" w:space="0" w:color="auto"/>
          </w:divBdr>
        </w:div>
        <w:div w:id="1249582102">
          <w:marLeft w:val="640"/>
          <w:marRight w:val="0"/>
          <w:marTop w:val="0"/>
          <w:marBottom w:val="0"/>
          <w:divBdr>
            <w:top w:val="none" w:sz="0" w:space="0" w:color="auto"/>
            <w:left w:val="none" w:sz="0" w:space="0" w:color="auto"/>
            <w:bottom w:val="none" w:sz="0" w:space="0" w:color="auto"/>
            <w:right w:val="none" w:sz="0" w:space="0" w:color="auto"/>
          </w:divBdr>
        </w:div>
        <w:div w:id="1320423084">
          <w:marLeft w:val="640"/>
          <w:marRight w:val="0"/>
          <w:marTop w:val="0"/>
          <w:marBottom w:val="0"/>
          <w:divBdr>
            <w:top w:val="none" w:sz="0" w:space="0" w:color="auto"/>
            <w:left w:val="none" w:sz="0" w:space="0" w:color="auto"/>
            <w:bottom w:val="none" w:sz="0" w:space="0" w:color="auto"/>
            <w:right w:val="none" w:sz="0" w:space="0" w:color="auto"/>
          </w:divBdr>
        </w:div>
        <w:div w:id="1342470083">
          <w:marLeft w:val="640"/>
          <w:marRight w:val="0"/>
          <w:marTop w:val="0"/>
          <w:marBottom w:val="0"/>
          <w:divBdr>
            <w:top w:val="none" w:sz="0" w:space="0" w:color="auto"/>
            <w:left w:val="none" w:sz="0" w:space="0" w:color="auto"/>
            <w:bottom w:val="none" w:sz="0" w:space="0" w:color="auto"/>
            <w:right w:val="none" w:sz="0" w:space="0" w:color="auto"/>
          </w:divBdr>
        </w:div>
        <w:div w:id="1366129005">
          <w:marLeft w:val="640"/>
          <w:marRight w:val="0"/>
          <w:marTop w:val="0"/>
          <w:marBottom w:val="0"/>
          <w:divBdr>
            <w:top w:val="none" w:sz="0" w:space="0" w:color="auto"/>
            <w:left w:val="none" w:sz="0" w:space="0" w:color="auto"/>
            <w:bottom w:val="none" w:sz="0" w:space="0" w:color="auto"/>
            <w:right w:val="none" w:sz="0" w:space="0" w:color="auto"/>
          </w:divBdr>
        </w:div>
        <w:div w:id="1441605190">
          <w:marLeft w:val="640"/>
          <w:marRight w:val="0"/>
          <w:marTop w:val="0"/>
          <w:marBottom w:val="0"/>
          <w:divBdr>
            <w:top w:val="none" w:sz="0" w:space="0" w:color="auto"/>
            <w:left w:val="none" w:sz="0" w:space="0" w:color="auto"/>
            <w:bottom w:val="none" w:sz="0" w:space="0" w:color="auto"/>
            <w:right w:val="none" w:sz="0" w:space="0" w:color="auto"/>
          </w:divBdr>
        </w:div>
        <w:div w:id="1692486847">
          <w:marLeft w:val="640"/>
          <w:marRight w:val="0"/>
          <w:marTop w:val="0"/>
          <w:marBottom w:val="0"/>
          <w:divBdr>
            <w:top w:val="none" w:sz="0" w:space="0" w:color="auto"/>
            <w:left w:val="none" w:sz="0" w:space="0" w:color="auto"/>
            <w:bottom w:val="none" w:sz="0" w:space="0" w:color="auto"/>
            <w:right w:val="none" w:sz="0" w:space="0" w:color="auto"/>
          </w:divBdr>
        </w:div>
      </w:divsChild>
    </w:div>
    <w:div w:id="852645142">
      <w:marLeft w:val="640"/>
      <w:marRight w:val="0"/>
      <w:marTop w:val="0"/>
      <w:marBottom w:val="0"/>
      <w:divBdr>
        <w:top w:val="none" w:sz="0" w:space="0" w:color="auto"/>
        <w:left w:val="none" w:sz="0" w:space="0" w:color="auto"/>
        <w:bottom w:val="none" w:sz="0" w:space="0" w:color="auto"/>
        <w:right w:val="none" w:sz="0" w:space="0" w:color="auto"/>
      </w:divBdr>
    </w:div>
    <w:div w:id="852767497">
      <w:marLeft w:val="640"/>
      <w:marRight w:val="0"/>
      <w:marTop w:val="0"/>
      <w:marBottom w:val="0"/>
      <w:divBdr>
        <w:top w:val="none" w:sz="0" w:space="0" w:color="auto"/>
        <w:left w:val="none" w:sz="0" w:space="0" w:color="auto"/>
        <w:bottom w:val="none" w:sz="0" w:space="0" w:color="auto"/>
        <w:right w:val="none" w:sz="0" w:space="0" w:color="auto"/>
      </w:divBdr>
    </w:div>
    <w:div w:id="852770065">
      <w:marLeft w:val="640"/>
      <w:marRight w:val="0"/>
      <w:marTop w:val="0"/>
      <w:marBottom w:val="0"/>
      <w:divBdr>
        <w:top w:val="none" w:sz="0" w:space="0" w:color="auto"/>
        <w:left w:val="none" w:sz="0" w:space="0" w:color="auto"/>
        <w:bottom w:val="none" w:sz="0" w:space="0" w:color="auto"/>
        <w:right w:val="none" w:sz="0" w:space="0" w:color="auto"/>
      </w:divBdr>
    </w:div>
    <w:div w:id="852887358">
      <w:marLeft w:val="640"/>
      <w:marRight w:val="0"/>
      <w:marTop w:val="0"/>
      <w:marBottom w:val="0"/>
      <w:divBdr>
        <w:top w:val="none" w:sz="0" w:space="0" w:color="auto"/>
        <w:left w:val="none" w:sz="0" w:space="0" w:color="auto"/>
        <w:bottom w:val="none" w:sz="0" w:space="0" w:color="auto"/>
        <w:right w:val="none" w:sz="0" w:space="0" w:color="auto"/>
      </w:divBdr>
    </w:div>
    <w:div w:id="852887981">
      <w:marLeft w:val="640"/>
      <w:marRight w:val="0"/>
      <w:marTop w:val="0"/>
      <w:marBottom w:val="0"/>
      <w:divBdr>
        <w:top w:val="none" w:sz="0" w:space="0" w:color="auto"/>
        <w:left w:val="none" w:sz="0" w:space="0" w:color="auto"/>
        <w:bottom w:val="none" w:sz="0" w:space="0" w:color="auto"/>
        <w:right w:val="none" w:sz="0" w:space="0" w:color="auto"/>
      </w:divBdr>
    </w:div>
    <w:div w:id="852916500">
      <w:marLeft w:val="640"/>
      <w:marRight w:val="0"/>
      <w:marTop w:val="0"/>
      <w:marBottom w:val="0"/>
      <w:divBdr>
        <w:top w:val="none" w:sz="0" w:space="0" w:color="auto"/>
        <w:left w:val="none" w:sz="0" w:space="0" w:color="auto"/>
        <w:bottom w:val="none" w:sz="0" w:space="0" w:color="auto"/>
        <w:right w:val="none" w:sz="0" w:space="0" w:color="auto"/>
      </w:divBdr>
    </w:div>
    <w:div w:id="853151180">
      <w:marLeft w:val="640"/>
      <w:marRight w:val="0"/>
      <w:marTop w:val="0"/>
      <w:marBottom w:val="0"/>
      <w:divBdr>
        <w:top w:val="none" w:sz="0" w:space="0" w:color="auto"/>
        <w:left w:val="none" w:sz="0" w:space="0" w:color="auto"/>
        <w:bottom w:val="none" w:sz="0" w:space="0" w:color="auto"/>
        <w:right w:val="none" w:sz="0" w:space="0" w:color="auto"/>
      </w:divBdr>
    </w:div>
    <w:div w:id="853228902">
      <w:marLeft w:val="640"/>
      <w:marRight w:val="0"/>
      <w:marTop w:val="0"/>
      <w:marBottom w:val="0"/>
      <w:divBdr>
        <w:top w:val="none" w:sz="0" w:space="0" w:color="auto"/>
        <w:left w:val="none" w:sz="0" w:space="0" w:color="auto"/>
        <w:bottom w:val="none" w:sz="0" w:space="0" w:color="auto"/>
        <w:right w:val="none" w:sz="0" w:space="0" w:color="auto"/>
      </w:divBdr>
    </w:div>
    <w:div w:id="853303898">
      <w:marLeft w:val="640"/>
      <w:marRight w:val="0"/>
      <w:marTop w:val="0"/>
      <w:marBottom w:val="0"/>
      <w:divBdr>
        <w:top w:val="none" w:sz="0" w:space="0" w:color="auto"/>
        <w:left w:val="none" w:sz="0" w:space="0" w:color="auto"/>
        <w:bottom w:val="none" w:sz="0" w:space="0" w:color="auto"/>
        <w:right w:val="none" w:sz="0" w:space="0" w:color="auto"/>
      </w:divBdr>
    </w:div>
    <w:div w:id="853375278">
      <w:marLeft w:val="640"/>
      <w:marRight w:val="0"/>
      <w:marTop w:val="0"/>
      <w:marBottom w:val="0"/>
      <w:divBdr>
        <w:top w:val="none" w:sz="0" w:space="0" w:color="auto"/>
        <w:left w:val="none" w:sz="0" w:space="0" w:color="auto"/>
        <w:bottom w:val="none" w:sz="0" w:space="0" w:color="auto"/>
        <w:right w:val="none" w:sz="0" w:space="0" w:color="auto"/>
      </w:divBdr>
    </w:div>
    <w:div w:id="853417912">
      <w:marLeft w:val="640"/>
      <w:marRight w:val="0"/>
      <w:marTop w:val="0"/>
      <w:marBottom w:val="0"/>
      <w:divBdr>
        <w:top w:val="none" w:sz="0" w:space="0" w:color="auto"/>
        <w:left w:val="none" w:sz="0" w:space="0" w:color="auto"/>
        <w:bottom w:val="none" w:sz="0" w:space="0" w:color="auto"/>
        <w:right w:val="none" w:sz="0" w:space="0" w:color="auto"/>
      </w:divBdr>
    </w:div>
    <w:div w:id="853418622">
      <w:marLeft w:val="640"/>
      <w:marRight w:val="0"/>
      <w:marTop w:val="0"/>
      <w:marBottom w:val="0"/>
      <w:divBdr>
        <w:top w:val="none" w:sz="0" w:space="0" w:color="auto"/>
        <w:left w:val="none" w:sz="0" w:space="0" w:color="auto"/>
        <w:bottom w:val="none" w:sz="0" w:space="0" w:color="auto"/>
        <w:right w:val="none" w:sz="0" w:space="0" w:color="auto"/>
      </w:divBdr>
    </w:div>
    <w:div w:id="853422471">
      <w:marLeft w:val="640"/>
      <w:marRight w:val="0"/>
      <w:marTop w:val="0"/>
      <w:marBottom w:val="0"/>
      <w:divBdr>
        <w:top w:val="none" w:sz="0" w:space="0" w:color="auto"/>
        <w:left w:val="none" w:sz="0" w:space="0" w:color="auto"/>
        <w:bottom w:val="none" w:sz="0" w:space="0" w:color="auto"/>
        <w:right w:val="none" w:sz="0" w:space="0" w:color="auto"/>
      </w:divBdr>
    </w:div>
    <w:div w:id="853492486">
      <w:marLeft w:val="640"/>
      <w:marRight w:val="0"/>
      <w:marTop w:val="0"/>
      <w:marBottom w:val="0"/>
      <w:divBdr>
        <w:top w:val="none" w:sz="0" w:space="0" w:color="auto"/>
        <w:left w:val="none" w:sz="0" w:space="0" w:color="auto"/>
        <w:bottom w:val="none" w:sz="0" w:space="0" w:color="auto"/>
        <w:right w:val="none" w:sz="0" w:space="0" w:color="auto"/>
      </w:divBdr>
    </w:div>
    <w:div w:id="853496469">
      <w:marLeft w:val="640"/>
      <w:marRight w:val="0"/>
      <w:marTop w:val="0"/>
      <w:marBottom w:val="0"/>
      <w:divBdr>
        <w:top w:val="none" w:sz="0" w:space="0" w:color="auto"/>
        <w:left w:val="none" w:sz="0" w:space="0" w:color="auto"/>
        <w:bottom w:val="none" w:sz="0" w:space="0" w:color="auto"/>
        <w:right w:val="none" w:sz="0" w:space="0" w:color="auto"/>
      </w:divBdr>
    </w:div>
    <w:div w:id="853497614">
      <w:marLeft w:val="640"/>
      <w:marRight w:val="0"/>
      <w:marTop w:val="0"/>
      <w:marBottom w:val="0"/>
      <w:divBdr>
        <w:top w:val="none" w:sz="0" w:space="0" w:color="auto"/>
        <w:left w:val="none" w:sz="0" w:space="0" w:color="auto"/>
        <w:bottom w:val="none" w:sz="0" w:space="0" w:color="auto"/>
        <w:right w:val="none" w:sz="0" w:space="0" w:color="auto"/>
      </w:divBdr>
    </w:div>
    <w:div w:id="853498425">
      <w:marLeft w:val="640"/>
      <w:marRight w:val="0"/>
      <w:marTop w:val="0"/>
      <w:marBottom w:val="0"/>
      <w:divBdr>
        <w:top w:val="none" w:sz="0" w:space="0" w:color="auto"/>
        <w:left w:val="none" w:sz="0" w:space="0" w:color="auto"/>
        <w:bottom w:val="none" w:sz="0" w:space="0" w:color="auto"/>
        <w:right w:val="none" w:sz="0" w:space="0" w:color="auto"/>
      </w:divBdr>
    </w:div>
    <w:div w:id="853499251">
      <w:marLeft w:val="640"/>
      <w:marRight w:val="0"/>
      <w:marTop w:val="0"/>
      <w:marBottom w:val="0"/>
      <w:divBdr>
        <w:top w:val="none" w:sz="0" w:space="0" w:color="auto"/>
        <w:left w:val="none" w:sz="0" w:space="0" w:color="auto"/>
        <w:bottom w:val="none" w:sz="0" w:space="0" w:color="auto"/>
        <w:right w:val="none" w:sz="0" w:space="0" w:color="auto"/>
      </w:divBdr>
    </w:div>
    <w:div w:id="853568698">
      <w:marLeft w:val="640"/>
      <w:marRight w:val="0"/>
      <w:marTop w:val="0"/>
      <w:marBottom w:val="0"/>
      <w:divBdr>
        <w:top w:val="none" w:sz="0" w:space="0" w:color="auto"/>
        <w:left w:val="none" w:sz="0" w:space="0" w:color="auto"/>
        <w:bottom w:val="none" w:sz="0" w:space="0" w:color="auto"/>
        <w:right w:val="none" w:sz="0" w:space="0" w:color="auto"/>
      </w:divBdr>
    </w:div>
    <w:div w:id="853571473">
      <w:marLeft w:val="640"/>
      <w:marRight w:val="0"/>
      <w:marTop w:val="0"/>
      <w:marBottom w:val="0"/>
      <w:divBdr>
        <w:top w:val="none" w:sz="0" w:space="0" w:color="auto"/>
        <w:left w:val="none" w:sz="0" w:space="0" w:color="auto"/>
        <w:bottom w:val="none" w:sz="0" w:space="0" w:color="auto"/>
        <w:right w:val="none" w:sz="0" w:space="0" w:color="auto"/>
      </w:divBdr>
    </w:div>
    <w:div w:id="853687569">
      <w:marLeft w:val="640"/>
      <w:marRight w:val="0"/>
      <w:marTop w:val="0"/>
      <w:marBottom w:val="0"/>
      <w:divBdr>
        <w:top w:val="none" w:sz="0" w:space="0" w:color="auto"/>
        <w:left w:val="none" w:sz="0" w:space="0" w:color="auto"/>
        <w:bottom w:val="none" w:sz="0" w:space="0" w:color="auto"/>
        <w:right w:val="none" w:sz="0" w:space="0" w:color="auto"/>
      </w:divBdr>
    </w:div>
    <w:div w:id="853768063">
      <w:marLeft w:val="640"/>
      <w:marRight w:val="0"/>
      <w:marTop w:val="0"/>
      <w:marBottom w:val="0"/>
      <w:divBdr>
        <w:top w:val="none" w:sz="0" w:space="0" w:color="auto"/>
        <w:left w:val="none" w:sz="0" w:space="0" w:color="auto"/>
        <w:bottom w:val="none" w:sz="0" w:space="0" w:color="auto"/>
        <w:right w:val="none" w:sz="0" w:space="0" w:color="auto"/>
      </w:divBdr>
    </w:div>
    <w:div w:id="853807997">
      <w:marLeft w:val="640"/>
      <w:marRight w:val="0"/>
      <w:marTop w:val="0"/>
      <w:marBottom w:val="0"/>
      <w:divBdr>
        <w:top w:val="none" w:sz="0" w:space="0" w:color="auto"/>
        <w:left w:val="none" w:sz="0" w:space="0" w:color="auto"/>
        <w:bottom w:val="none" w:sz="0" w:space="0" w:color="auto"/>
        <w:right w:val="none" w:sz="0" w:space="0" w:color="auto"/>
      </w:divBdr>
    </w:div>
    <w:div w:id="853811422">
      <w:marLeft w:val="640"/>
      <w:marRight w:val="0"/>
      <w:marTop w:val="0"/>
      <w:marBottom w:val="0"/>
      <w:divBdr>
        <w:top w:val="none" w:sz="0" w:space="0" w:color="auto"/>
        <w:left w:val="none" w:sz="0" w:space="0" w:color="auto"/>
        <w:bottom w:val="none" w:sz="0" w:space="0" w:color="auto"/>
        <w:right w:val="none" w:sz="0" w:space="0" w:color="auto"/>
      </w:divBdr>
    </w:div>
    <w:div w:id="853811756">
      <w:marLeft w:val="640"/>
      <w:marRight w:val="0"/>
      <w:marTop w:val="0"/>
      <w:marBottom w:val="0"/>
      <w:divBdr>
        <w:top w:val="none" w:sz="0" w:space="0" w:color="auto"/>
        <w:left w:val="none" w:sz="0" w:space="0" w:color="auto"/>
        <w:bottom w:val="none" w:sz="0" w:space="0" w:color="auto"/>
        <w:right w:val="none" w:sz="0" w:space="0" w:color="auto"/>
      </w:divBdr>
    </w:div>
    <w:div w:id="853886565">
      <w:marLeft w:val="640"/>
      <w:marRight w:val="0"/>
      <w:marTop w:val="0"/>
      <w:marBottom w:val="0"/>
      <w:divBdr>
        <w:top w:val="none" w:sz="0" w:space="0" w:color="auto"/>
        <w:left w:val="none" w:sz="0" w:space="0" w:color="auto"/>
        <w:bottom w:val="none" w:sz="0" w:space="0" w:color="auto"/>
        <w:right w:val="none" w:sz="0" w:space="0" w:color="auto"/>
      </w:divBdr>
    </w:div>
    <w:div w:id="854031258">
      <w:marLeft w:val="640"/>
      <w:marRight w:val="0"/>
      <w:marTop w:val="0"/>
      <w:marBottom w:val="0"/>
      <w:divBdr>
        <w:top w:val="none" w:sz="0" w:space="0" w:color="auto"/>
        <w:left w:val="none" w:sz="0" w:space="0" w:color="auto"/>
        <w:bottom w:val="none" w:sz="0" w:space="0" w:color="auto"/>
        <w:right w:val="none" w:sz="0" w:space="0" w:color="auto"/>
      </w:divBdr>
    </w:div>
    <w:div w:id="854071968">
      <w:marLeft w:val="640"/>
      <w:marRight w:val="0"/>
      <w:marTop w:val="0"/>
      <w:marBottom w:val="0"/>
      <w:divBdr>
        <w:top w:val="none" w:sz="0" w:space="0" w:color="auto"/>
        <w:left w:val="none" w:sz="0" w:space="0" w:color="auto"/>
        <w:bottom w:val="none" w:sz="0" w:space="0" w:color="auto"/>
        <w:right w:val="none" w:sz="0" w:space="0" w:color="auto"/>
      </w:divBdr>
    </w:div>
    <w:div w:id="854080553">
      <w:marLeft w:val="640"/>
      <w:marRight w:val="0"/>
      <w:marTop w:val="0"/>
      <w:marBottom w:val="0"/>
      <w:divBdr>
        <w:top w:val="none" w:sz="0" w:space="0" w:color="auto"/>
        <w:left w:val="none" w:sz="0" w:space="0" w:color="auto"/>
        <w:bottom w:val="none" w:sz="0" w:space="0" w:color="auto"/>
        <w:right w:val="none" w:sz="0" w:space="0" w:color="auto"/>
      </w:divBdr>
    </w:div>
    <w:div w:id="854542371">
      <w:marLeft w:val="640"/>
      <w:marRight w:val="0"/>
      <w:marTop w:val="0"/>
      <w:marBottom w:val="0"/>
      <w:divBdr>
        <w:top w:val="none" w:sz="0" w:space="0" w:color="auto"/>
        <w:left w:val="none" w:sz="0" w:space="0" w:color="auto"/>
        <w:bottom w:val="none" w:sz="0" w:space="0" w:color="auto"/>
        <w:right w:val="none" w:sz="0" w:space="0" w:color="auto"/>
      </w:divBdr>
    </w:div>
    <w:div w:id="854611832">
      <w:marLeft w:val="640"/>
      <w:marRight w:val="0"/>
      <w:marTop w:val="0"/>
      <w:marBottom w:val="0"/>
      <w:divBdr>
        <w:top w:val="none" w:sz="0" w:space="0" w:color="auto"/>
        <w:left w:val="none" w:sz="0" w:space="0" w:color="auto"/>
        <w:bottom w:val="none" w:sz="0" w:space="0" w:color="auto"/>
        <w:right w:val="none" w:sz="0" w:space="0" w:color="auto"/>
      </w:divBdr>
    </w:div>
    <w:div w:id="854684265">
      <w:marLeft w:val="640"/>
      <w:marRight w:val="0"/>
      <w:marTop w:val="0"/>
      <w:marBottom w:val="0"/>
      <w:divBdr>
        <w:top w:val="none" w:sz="0" w:space="0" w:color="auto"/>
        <w:left w:val="none" w:sz="0" w:space="0" w:color="auto"/>
        <w:bottom w:val="none" w:sz="0" w:space="0" w:color="auto"/>
        <w:right w:val="none" w:sz="0" w:space="0" w:color="auto"/>
      </w:divBdr>
    </w:div>
    <w:div w:id="854805953">
      <w:marLeft w:val="640"/>
      <w:marRight w:val="0"/>
      <w:marTop w:val="0"/>
      <w:marBottom w:val="0"/>
      <w:divBdr>
        <w:top w:val="none" w:sz="0" w:space="0" w:color="auto"/>
        <w:left w:val="none" w:sz="0" w:space="0" w:color="auto"/>
        <w:bottom w:val="none" w:sz="0" w:space="0" w:color="auto"/>
        <w:right w:val="none" w:sz="0" w:space="0" w:color="auto"/>
      </w:divBdr>
    </w:div>
    <w:div w:id="854806199">
      <w:bodyDiv w:val="1"/>
      <w:marLeft w:val="0"/>
      <w:marRight w:val="0"/>
      <w:marTop w:val="0"/>
      <w:marBottom w:val="0"/>
      <w:divBdr>
        <w:top w:val="none" w:sz="0" w:space="0" w:color="auto"/>
        <w:left w:val="none" w:sz="0" w:space="0" w:color="auto"/>
        <w:bottom w:val="none" w:sz="0" w:space="0" w:color="auto"/>
        <w:right w:val="none" w:sz="0" w:space="0" w:color="auto"/>
      </w:divBdr>
    </w:div>
    <w:div w:id="854811312">
      <w:marLeft w:val="640"/>
      <w:marRight w:val="0"/>
      <w:marTop w:val="0"/>
      <w:marBottom w:val="0"/>
      <w:divBdr>
        <w:top w:val="none" w:sz="0" w:space="0" w:color="auto"/>
        <w:left w:val="none" w:sz="0" w:space="0" w:color="auto"/>
        <w:bottom w:val="none" w:sz="0" w:space="0" w:color="auto"/>
        <w:right w:val="none" w:sz="0" w:space="0" w:color="auto"/>
      </w:divBdr>
    </w:div>
    <w:div w:id="854923699">
      <w:marLeft w:val="640"/>
      <w:marRight w:val="0"/>
      <w:marTop w:val="0"/>
      <w:marBottom w:val="0"/>
      <w:divBdr>
        <w:top w:val="none" w:sz="0" w:space="0" w:color="auto"/>
        <w:left w:val="none" w:sz="0" w:space="0" w:color="auto"/>
        <w:bottom w:val="none" w:sz="0" w:space="0" w:color="auto"/>
        <w:right w:val="none" w:sz="0" w:space="0" w:color="auto"/>
      </w:divBdr>
    </w:div>
    <w:div w:id="854925003">
      <w:marLeft w:val="640"/>
      <w:marRight w:val="0"/>
      <w:marTop w:val="0"/>
      <w:marBottom w:val="0"/>
      <w:divBdr>
        <w:top w:val="none" w:sz="0" w:space="0" w:color="auto"/>
        <w:left w:val="none" w:sz="0" w:space="0" w:color="auto"/>
        <w:bottom w:val="none" w:sz="0" w:space="0" w:color="auto"/>
        <w:right w:val="none" w:sz="0" w:space="0" w:color="auto"/>
      </w:divBdr>
    </w:div>
    <w:div w:id="855071183">
      <w:marLeft w:val="640"/>
      <w:marRight w:val="0"/>
      <w:marTop w:val="0"/>
      <w:marBottom w:val="0"/>
      <w:divBdr>
        <w:top w:val="none" w:sz="0" w:space="0" w:color="auto"/>
        <w:left w:val="none" w:sz="0" w:space="0" w:color="auto"/>
        <w:bottom w:val="none" w:sz="0" w:space="0" w:color="auto"/>
        <w:right w:val="none" w:sz="0" w:space="0" w:color="auto"/>
      </w:divBdr>
    </w:div>
    <w:div w:id="855080402">
      <w:marLeft w:val="640"/>
      <w:marRight w:val="0"/>
      <w:marTop w:val="0"/>
      <w:marBottom w:val="0"/>
      <w:divBdr>
        <w:top w:val="none" w:sz="0" w:space="0" w:color="auto"/>
        <w:left w:val="none" w:sz="0" w:space="0" w:color="auto"/>
        <w:bottom w:val="none" w:sz="0" w:space="0" w:color="auto"/>
        <w:right w:val="none" w:sz="0" w:space="0" w:color="auto"/>
      </w:divBdr>
    </w:div>
    <w:div w:id="855080442">
      <w:marLeft w:val="640"/>
      <w:marRight w:val="0"/>
      <w:marTop w:val="0"/>
      <w:marBottom w:val="0"/>
      <w:divBdr>
        <w:top w:val="none" w:sz="0" w:space="0" w:color="auto"/>
        <w:left w:val="none" w:sz="0" w:space="0" w:color="auto"/>
        <w:bottom w:val="none" w:sz="0" w:space="0" w:color="auto"/>
        <w:right w:val="none" w:sz="0" w:space="0" w:color="auto"/>
      </w:divBdr>
    </w:div>
    <w:div w:id="855115960">
      <w:marLeft w:val="640"/>
      <w:marRight w:val="0"/>
      <w:marTop w:val="0"/>
      <w:marBottom w:val="0"/>
      <w:divBdr>
        <w:top w:val="none" w:sz="0" w:space="0" w:color="auto"/>
        <w:left w:val="none" w:sz="0" w:space="0" w:color="auto"/>
        <w:bottom w:val="none" w:sz="0" w:space="0" w:color="auto"/>
        <w:right w:val="none" w:sz="0" w:space="0" w:color="auto"/>
      </w:divBdr>
    </w:div>
    <w:div w:id="855194253">
      <w:marLeft w:val="640"/>
      <w:marRight w:val="0"/>
      <w:marTop w:val="0"/>
      <w:marBottom w:val="0"/>
      <w:divBdr>
        <w:top w:val="none" w:sz="0" w:space="0" w:color="auto"/>
        <w:left w:val="none" w:sz="0" w:space="0" w:color="auto"/>
        <w:bottom w:val="none" w:sz="0" w:space="0" w:color="auto"/>
        <w:right w:val="none" w:sz="0" w:space="0" w:color="auto"/>
      </w:divBdr>
    </w:div>
    <w:div w:id="855266321">
      <w:marLeft w:val="640"/>
      <w:marRight w:val="0"/>
      <w:marTop w:val="0"/>
      <w:marBottom w:val="0"/>
      <w:divBdr>
        <w:top w:val="none" w:sz="0" w:space="0" w:color="auto"/>
        <w:left w:val="none" w:sz="0" w:space="0" w:color="auto"/>
        <w:bottom w:val="none" w:sz="0" w:space="0" w:color="auto"/>
        <w:right w:val="none" w:sz="0" w:space="0" w:color="auto"/>
      </w:divBdr>
    </w:div>
    <w:div w:id="855268811">
      <w:marLeft w:val="640"/>
      <w:marRight w:val="0"/>
      <w:marTop w:val="0"/>
      <w:marBottom w:val="0"/>
      <w:divBdr>
        <w:top w:val="none" w:sz="0" w:space="0" w:color="auto"/>
        <w:left w:val="none" w:sz="0" w:space="0" w:color="auto"/>
        <w:bottom w:val="none" w:sz="0" w:space="0" w:color="auto"/>
        <w:right w:val="none" w:sz="0" w:space="0" w:color="auto"/>
      </w:divBdr>
    </w:div>
    <w:div w:id="855459067">
      <w:bodyDiv w:val="1"/>
      <w:marLeft w:val="0"/>
      <w:marRight w:val="0"/>
      <w:marTop w:val="0"/>
      <w:marBottom w:val="0"/>
      <w:divBdr>
        <w:top w:val="none" w:sz="0" w:space="0" w:color="auto"/>
        <w:left w:val="none" w:sz="0" w:space="0" w:color="auto"/>
        <w:bottom w:val="none" w:sz="0" w:space="0" w:color="auto"/>
        <w:right w:val="none" w:sz="0" w:space="0" w:color="auto"/>
      </w:divBdr>
      <w:divsChild>
        <w:div w:id="276257393">
          <w:marLeft w:val="640"/>
          <w:marRight w:val="0"/>
          <w:marTop w:val="0"/>
          <w:marBottom w:val="0"/>
          <w:divBdr>
            <w:top w:val="none" w:sz="0" w:space="0" w:color="auto"/>
            <w:left w:val="none" w:sz="0" w:space="0" w:color="auto"/>
            <w:bottom w:val="none" w:sz="0" w:space="0" w:color="auto"/>
            <w:right w:val="none" w:sz="0" w:space="0" w:color="auto"/>
          </w:divBdr>
        </w:div>
        <w:div w:id="317809925">
          <w:marLeft w:val="640"/>
          <w:marRight w:val="0"/>
          <w:marTop w:val="0"/>
          <w:marBottom w:val="0"/>
          <w:divBdr>
            <w:top w:val="none" w:sz="0" w:space="0" w:color="auto"/>
            <w:left w:val="none" w:sz="0" w:space="0" w:color="auto"/>
            <w:bottom w:val="none" w:sz="0" w:space="0" w:color="auto"/>
            <w:right w:val="none" w:sz="0" w:space="0" w:color="auto"/>
          </w:divBdr>
        </w:div>
        <w:div w:id="480082200">
          <w:marLeft w:val="640"/>
          <w:marRight w:val="0"/>
          <w:marTop w:val="0"/>
          <w:marBottom w:val="0"/>
          <w:divBdr>
            <w:top w:val="none" w:sz="0" w:space="0" w:color="auto"/>
            <w:left w:val="none" w:sz="0" w:space="0" w:color="auto"/>
            <w:bottom w:val="none" w:sz="0" w:space="0" w:color="auto"/>
            <w:right w:val="none" w:sz="0" w:space="0" w:color="auto"/>
          </w:divBdr>
        </w:div>
        <w:div w:id="492068259">
          <w:marLeft w:val="640"/>
          <w:marRight w:val="0"/>
          <w:marTop w:val="0"/>
          <w:marBottom w:val="0"/>
          <w:divBdr>
            <w:top w:val="none" w:sz="0" w:space="0" w:color="auto"/>
            <w:left w:val="none" w:sz="0" w:space="0" w:color="auto"/>
            <w:bottom w:val="none" w:sz="0" w:space="0" w:color="auto"/>
            <w:right w:val="none" w:sz="0" w:space="0" w:color="auto"/>
          </w:divBdr>
        </w:div>
        <w:div w:id="577980757">
          <w:marLeft w:val="640"/>
          <w:marRight w:val="0"/>
          <w:marTop w:val="0"/>
          <w:marBottom w:val="0"/>
          <w:divBdr>
            <w:top w:val="none" w:sz="0" w:space="0" w:color="auto"/>
            <w:left w:val="none" w:sz="0" w:space="0" w:color="auto"/>
            <w:bottom w:val="none" w:sz="0" w:space="0" w:color="auto"/>
            <w:right w:val="none" w:sz="0" w:space="0" w:color="auto"/>
          </w:divBdr>
        </w:div>
        <w:div w:id="578832899">
          <w:marLeft w:val="640"/>
          <w:marRight w:val="0"/>
          <w:marTop w:val="0"/>
          <w:marBottom w:val="0"/>
          <w:divBdr>
            <w:top w:val="none" w:sz="0" w:space="0" w:color="auto"/>
            <w:left w:val="none" w:sz="0" w:space="0" w:color="auto"/>
            <w:bottom w:val="none" w:sz="0" w:space="0" w:color="auto"/>
            <w:right w:val="none" w:sz="0" w:space="0" w:color="auto"/>
          </w:divBdr>
        </w:div>
        <w:div w:id="599945185">
          <w:marLeft w:val="640"/>
          <w:marRight w:val="0"/>
          <w:marTop w:val="0"/>
          <w:marBottom w:val="0"/>
          <w:divBdr>
            <w:top w:val="none" w:sz="0" w:space="0" w:color="auto"/>
            <w:left w:val="none" w:sz="0" w:space="0" w:color="auto"/>
            <w:bottom w:val="none" w:sz="0" w:space="0" w:color="auto"/>
            <w:right w:val="none" w:sz="0" w:space="0" w:color="auto"/>
          </w:divBdr>
        </w:div>
        <w:div w:id="650210896">
          <w:marLeft w:val="640"/>
          <w:marRight w:val="0"/>
          <w:marTop w:val="0"/>
          <w:marBottom w:val="0"/>
          <w:divBdr>
            <w:top w:val="none" w:sz="0" w:space="0" w:color="auto"/>
            <w:left w:val="none" w:sz="0" w:space="0" w:color="auto"/>
            <w:bottom w:val="none" w:sz="0" w:space="0" w:color="auto"/>
            <w:right w:val="none" w:sz="0" w:space="0" w:color="auto"/>
          </w:divBdr>
        </w:div>
        <w:div w:id="653143078">
          <w:marLeft w:val="640"/>
          <w:marRight w:val="0"/>
          <w:marTop w:val="0"/>
          <w:marBottom w:val="0"/>
          <w:divBdr>
            <w:top w:val="none" w:sz="0" w:space="0" w:color="auto"/>
            <w:left w:val="none" w:sz="0" w:space="0" w:color="auto"/>
            <w:bottom w:val="none" w:sz="0" w:space="0" w:color="auto"/>
            <w:right w:val="none" w:sz="0" w:space="0" w:color="auto"/>
          </w:divBdr>
        </w:div>
        <w:div w:id="658113693">
          <w:marLeft w:val="640"/>
          <w:marRight w:val="0"/>
          <w:marTop w:val="0"/>
          <w:marBottom w:val="0"/>
          <w:divBdr>
            <w:top w:val="none" w:sz="0" w:space="0" w:color="auto"/>
            <w:left w:val="none" w:sz="0" w:space="0" w:color="auto"/>
            <w:bottom w:val="none" w:sz="0" w:space="0" w:color="auto"/>
            <w:right w:val="none" w:sz="0" w:space="0" w:color="auto"/>
          </w:divBdr>
        </w:div>
        <w:div w:id="662247966">
          <w:marLeft w:val="640"/>
          <w:marRight w:val="0"/>
          <w:marTop w:val="0"/>
          <w:marBottom w:val="0"/>
          <w:divBdr>
            <w:top w:val="none" w:sz="0" w:space="0" w:color="auto"/>
            <w:left w:val="none" w:sz="0" w:space="0" w:color="auto"/>
            <w:bottom w:val="none" w:sz="0" w:space="0" w:color="auto"/>
            <w:right w:val="none" w:sz="0" w:space="0" w:color="auto"/>
          </w:divBdr>
        </w:div>
        <w:div w:id="719210254">
          <w:marLeft w:val="640"/>
          <w:marRight w:val="0"/>
          <w:marTop w:val="0"/>
          <w:marBottom w:val="0"/>
          <w:divBdr>
            <w:top w:val="none" w:sz="0" w:space="0" w:color="auto"/>
            <w:left w:val="none" w:sz="0" w:space="0" w:color="auto"/>
            <w:bottom w:val="none" w:sz="0" w:space="0" w:color="auto"/>
            <w:right w:val="none" w:sz="0" w:space="0" w:color="auto"/>
          </w:divBdr>
        </w:div>
        <w:div w:id="726877841">
          <w:marLeft w:val="640"/>
          <w:marRight w:val="0"/>
          <w:marTop w:val="0"/>
          <w:marBottom w:val="0"/>
          <w:divBdr>
            <w:top w:val="none" w:sz="0" w:space="0" w:color="auto"/>
            <w:left w:val="none" w:sz="0" w:space="0" w:color="auto"/>
            <w:bottom w:val="none" w:sz="0" w:space="0" w:color="auto"/>
            <w:right w:val="none" w:sz="0" w:space="0" w:color="auto"/>
          </w:divBdr>
        </w:div>
        <w:div w:id="774254241">
          <w:marLeft w:val="640"/>
          <w:marRight w:val="0"/>
          <w:marTop w:val="0"/>
          <w:marBottom w:val="0"/>
          <w:divBdr>
            <w:top w:val="none" w:sz="0" w:space="0" w:color="auto"/>
            <w:left w:val="none" w:sz="0" w:space="0" w:color="auto"/>
            <w:bottom w:val="none" w:sz="0" w:space="0" w:color="auto"/>
            <w:right w:val="none" w:sz="0" w:space="0" w:color="auto"/>
          </w:divBdr>
        </w:div>
        <w:div w:id="810096416">
          <w:marLeft w:val="640"/>
          <w:marRight w:val="0"/>
          <w:marTop w:val="0"/>
          <w:marBottom w:val="0"/>
          <w:divBdr>
            <w:top w:val="none" w:sz="0" w:space="0" w:color="auto"/>
            <w:left w:val="none" w:sz="0" w:space="0" w:color="auto"/>
            <w:bottom w:val="none" w:sz="0" w:space="0" w:color="auto"/>
            <w:right w:val="none" w:sz="0" w:space="0" w:color="auto"/>
          </w:divBdr>
        </w:div>
        <w:div w:id="934242345">
          <w:marLeft w:val="640"/>
          <w:marRight w:val="0"/>
          <w:marTop w:val="0"/>
          <w:marBottom w:val="0"/>
          <w:divBdr>
            <w:top w:val="none" w:sz="0" w:space="0" w:color="auto"/>
            <w:left w:val="none" w:sz="0" w:space="0" w:color="auto"/>
            <w:bottom w:val="none" w:sz="0" w:space="0" w:color="auto"/>
            <w:right w:val="none" w:sz="0" w:space="0" w:color="auto"/>
          </w:divBdr>
        </w:div>
        <w:div w:id="935019195">
          <w:marLeft w:val="640"/>
          <w:marRight w:val="0"/>
          <w:marTop w:val="0"/>
          <w:marBottom w:val="0"/>
          <w:divBdr>
            <w:top w:val="none" w:sz="0" w:space="0" w:color="auto"/>
            <w:left w:val="none" w:sz="0" w:space="0" w:color="auto"/>
            <w:bottom w:val="none" w:sz="0" w:space="0" w:color="auto"/>
            <w:right w:val="none" w:sz="0" w:space="0" w:color="auto"/>
          </w:divBdr>
        </w:div>
        <w:div w:id="1071734410">
          <w:marLeft w:val="640"/>
          <w:marRight w:val="0"/>
          <w:marTop w:val="0"/>
          <w:marBottom w:val="0"/>
          <w:divBdr>
            <w:top w:val="none" w:sz="0" w:space="0" w:color="auto"/>
            <w:left w:val="none" w:sz="0" w:space="0" w:color="auto"/>
            <w:bottom w:val="none" w:sz="0" w:space="0" w:color="auto"/>
            <w:right w:val="none" w:sz="0" w:space="0" w:color="auto"/>
          </w:divBdr>
        </w:div>
        <w:div w:id="1136951099">
          <w:marLeft w:val="640"/>
          <w:marRight w:val="0"/>
          <w:marTop w:val="0"/>
          <w:marBottom w:val="0"/>
          <w:divBdr>
            <w:top w:val="none" w:sz="0" w:space="0" w:color="auto"/>
            <w:left w:val="none" w:sz="0" w:space="0" w:color="auto"/>
            <w:bottom w:val="none" w:sz="0" w:space="0" w:color="auto"/>
            <w:right w:val="none" w:sz="0" w:space="0" w:color="auto"/>
          </w:divBdr>
        </w:div>
        <w:div w:id="1138689285">
          <w:marLeft w:val="640"/>
          <w:marRight w:val="0"/>
          <w:marTop w:val="0"/>
          <w:marBottom w:val="0"/>
          <w:divBdr>
            <w:top w:val="none" w:sz="0" w:space="0" w:color="auto"/>
            <w:left w:val="none" w:sz="0" w:space="0" w:color="auto"/>
            <w:bottom w:val="none" w:sz="0" w:space="0" w:color="auto"/>
            <w:right w:val="none" w:sz="0" w:space="0" w:color="auto"/>
          </w:divBdr>
        </w:div>
        <w:div w:id="1164201068">
          <w:marLeft w:val="640"/>
          <w:marRight w:val="0"/>
          <w:marTop w:val="0"/>
          <w:marBottom w:val="0"/>
          <w:divBdr>
            <w:top w:val="none" w:sz="0" w:space="0" w:color="auto"/>
            <w:left w:val="none" w:sz="0" w:space="0" w:color="auto"/>
            <w:bottom w:val="none" w:sz="0" w:space="0" w:color="auto"/>
            <w:right w:val="none" w:sz="0" w:space="0" w:color="auto"/>
          </w:divBdr>
        </w:div>
        <w:div w:id="1166280926">
          <w:marLeft w:val="640"/>
          <w:marRight w:val="0"/>
          <w:marTop w:val="0"/>
          <w:marBottom w:val="0"/>
          <w:divBdr>
            <w:top w:val="none" w:sz="0" w:space="0" w:color="auto"/>
            <w:left w:val="none" w:sz="0" w:space="0" w:color="auto"/>
            <w:bottom w:val="none" w:sz="0" w:space="0" w:color="auto"/>
            <w:right w:val="none" w:sz="0" w:space="0" w:color="auto"/>
          </w:divBdr>
        </w:div>
        <w:div w:id="1203980714">
          <w:marLeft w:val="640"/>
          <w:marRight w:val="0"/>
          <w:marTop w:val="0"/>
          <w:marBottom w:val="0"/>
          <w:divBdr>
            <w:top w:val="none" w:sz="0" w:space="0" w:color="auto"/>
            <w:left w:val="none" w:sz="0" w:space="0" w:color="auto"/>
            <w:bottom w:val="none" w:sz="0" w:space="0" w:color="auto"/>
            <w:right w:val="none" w:sz="0" w:space="0" w:color="auto"/>
          </w:divBdr>
        </w:div>
        <w:div w:id="1211696094">
          <w:marLeft w:val="640"/>
          <w:marRight w:val="0"/>
          <w:marTop w:val="0"/>
          <w:marBottom w:val="0"/>
          <w:divBdr>
            <w:top w:val="none" w:sz="0" w:space="0" w:color="auto"/>
            <w:left w:val="none" w:sz="0" w:space="0" w:color="auto"/>
            <w:bottom w:val="none" w:sz="0" w:space="0" w:color="auto"/>
            <w:right w:val="none" w:sz="0" w:space="0" w:color="auto"/>
          </w:divBdr>
        </w:div>
        <w:div w:id="1262763929">
          <w:marLeft w:val="640"/>
          <w:marRight w:val="0"/>
          <w:marTop w:val="0"/>
          <w:marBottom w:val="0"/>
          <w:divBdr>
            <w:top w:val="none" w:sz="0" w:space="0" w:color="auto"/>
            <w:left w:val="none" w:sz="0" w:space="0" w:color="auto"/>
            <w:bottom w:val="none" w:sz="0" w:space="0" w:color="auto"/>
            <w:right w:val="none" w:sz="0" w:space="0" w:color="auto"/>
          </w:divBdr>
        </w:div>
        <w:div w:id="1313943390">
          <w:marLeft w:val="640"/>
          <w:marRight w:val="0"/>
          <w:marTop w:val="0"/>
          <w:marBottom w:val="0"/>
          <w:divBdr>
            <w:top w:val="none" w:sz="0" w:space="0" w:color="auto"/>
            <w:left w:val="none" w:sz="0" w:space="0" w:color="auto"/>
            <w:bottom w:val="none" w:sz="0" w:space="0" w:color="auto"/>
            <w:right w:val="none" w:sz="0" w:space="0" w:color="auto"/>
          </w:divBdr>
        </w:div>
        <w:div w:id="1322582300">
          <w:marLeft w:val="640"/>
          <w:marRight w:val="0"/>
          <w:marTop w:val="0"/>
          <w:marBottom w:val="0"/>
          <w:divBdr>
            <w:top w:val="none" w:sz="0" w:space="0" w:color="auto"/>
            <w:left w:val="none" w:sz="0" w:space="0" w:color="auto"/>
            <w:bottom w:val="none" w:sz="0" w:space="0" w:color="auto"/>
            <w:right w:val="none" w:sz="0" w:space="0" w:color="auto"/>
          </w:divBdr>
        </w:div>
        <w:div w:id="1407652665">
          <w:marLeft w:val="640"/>
          <w:marRight w:val="0"/>
          <w:marTop w:val="0"/>
          <w:marBottom w:val="0"/>
          <w:divBdr>
            <w:top w:val="none" w:sz="0" w:space="0" w:color="auto"/>
            <w:left w:val="none" w:sz="0" w:space="0" w:color="auto"/>
            <w:bottom w:val="none" w:sz="0" w:space="0" w:color="auto"/>
            <w:right w:val="none" w:sz="0" w:space="0" w:color="auto"/>
          </w:divBdr>
        </w:div>
        <w:div w:id="1459488013">
          <w:marLeft w:val="640"/>
          <w:marRight w:val="0"/>
          <w:marTop w:val="0"/>
          <w:marBottom w:val="0"/>
          <w:divBdr>
            <w:top w:val="none" w:sz="0" w:space="0" w:color="auto"/>
            <w:left w:val="none" w:sz="0" w:space="0" w:color="auto"/>
            <w:bottom w:val="none" w:sz="0" w:space="0" w:color="auto"/>
            <w:right w:val="none" w:sz="0" w:space="0" w:color="auto"/>
          </w:divBdr>
        </w:div>
        <w:div w:id="1466311222">
          <w:marLeft w:val="640"/>
          <w:marRight w:val="0"/>
          <w:marTop w:val="0"/>
          <w:marBottom w:val="0"/>
          <w:divBdr>
            <w:top w:val="none" w:sz="0" w:space="0" w:color="auto"/>
            <w:left w:val="none" w:sz="0" w:space="0" w:color="auto"/>
            <w:bottom w:val="none" w:sz="0" w:space="0" w:color="auto"/>
            <w:right w:val="none" w:sz="0" w:space="0" w:color="auto"/>
          </w:divBdr>
        </w:div>
        <w:div w:id="1496653702">
          <w:marLeft w:val="640"/>
          <w:marRight w:val="0"/>
          <w:marTop w:val="0"/>
          <w:marBottom w:val="0"/>
          <w:divBdr>
            <w:top w:val="none" w:sz="0" w:space="0" w:color="auto"/>
            <w:left w:val="none" w:sz="0" w:space="0" w:color="auto"/>
            <w:bottom w:val="none" w:sz="0" w:space="0" w:color="auto"/>
            <w:right w:val="none" w:sz="0" w:space="0" w:color="auto"/>
          </w:divBdr>
        </w:div>
        <w:div w:id="1541700548">
          <w:marLeft w:val="640"/>
          <w:marRight w:val="0"/>
          <w:marTop w:val="0"/>
          <w:marBottom w:val="0"/>
          <w:divBdr>
            <w:top w:val="none" w:sz="0" w:space="0" w:color="auto"/>
            <w:left w:val="none" w:sz="0" w:space="0" w:color="auto"/>
            <w:bottom w:val="none" w:sz="0" w:space="0" w:color="auto"/>
            <w:right w:val="none" w:sz="0" w:space="0" w:color="auto"/>
          </w:divBdr>
        </w:div>
        <w:div w:id="1556618172">
          <w:marLeft w:val="640"/>
          <w:marRight w:val="0"/>
          <w:marTop w:val="0"/>
          <w:marBottom w:val="0"/>
          <w:divBdr>
            <w:top w:val="none" w:sz="0" w:space="0" w:color="auto"/>
            <w:left w:val="none" w:sz="0" w:space="0" w:color="auto"/>
            <w:bottom w:val="none" w:sz="0" w:space="0" w:color="auto"/>
            <w:right w:val="none" w:sz="0" w:space="0" w:color="auto"/>
          </w:divBdr>
        </w:div>
        <w:div w:id="1701128011">
          <w:marLeft w:val="640"/>
          <w:marRight w:val="0"/>
          <w:marTop w:val="0"/>
          <w:marBottom w:val="0"/>
          <w:divBdr>
            <w:top w:val="none" w:sz="0" w:space="0" w:color="auto"/>
            <w:left w:val="none" w:sz="0" w:space="0" w:color="auto"/>
            <w:bottom w:val="none" w:sz="0" w:space="0" w:color="auto"/>
            <w:right w:val="none" w:sz="0" w:space="0" w:color="auto"/>
          </w:divBdr>
        </w:div>
        <w:div w:id="1752581068">
          <w:marLeft w:val="640"/>
          <w:marRight w:val="0"/>
          <w:marTop w:val="0"/>
          <w:marBottom w:val="0"/>
          <w:divBdr>
            <w:top w:val="none" w:sz="0" w:space="0" w:color="auto"/>
            <w:left w:val="none" w:sz="0" w:space="0" w:color="auto"/>
            <w:bottom w:val="none" w:sz="0" w:space="0" w:color="auto"/>
            <w:right w:val="none" w:sz="0" w:space="0" w:color="auto"/>
          </w:divBdr>
        </w:div>
        <w:div w:id="1756441346">
          <w:marLeft w:val="640"/>
          <w:marRight w:val="0"/>
          <w:marTop w:val="0"/>
          <w:marBottom w:val="0"/>
          <w:divBdr>
            <w:top w:val="none" w:sz="0" w:space="0" w:color="auto"/>
            <w:left w:val="none" w:sz="0" w:space="0" w:color="auto"/>
            <w:bottom w:val="none" w:sz="0" w:space="0" w:color="auto"/>
            <w:right w:val="none" w:sz="0" w:space="0" w:color="auto"/>
          </w:divBdr>
        </w:div>
      </w:divsChild>
    </w:div>
    <w:div w:id="855462340">
      <w:marLeft w:val="640"/>
      <w:marRight w:val="0"/>
      <w:marTop w:val="0"/>
      <w:marBottom w:val="0"/>
      <w:divBdr>
        <w:top w:val="none" w:sz="0" w:space="0" w:color="auto"/>
        <w:left w:val="none" w:sz="0" w:space="0" w:color="auto"/>
        <w:bottom w:val="none" w:sz="0" w:space="0" w:color="auto"/>
        <w:right w:val="none" w:sz="0" w:space="0" w:color="auto"/>
      </w:divBdr>
    </w:div>
    <w:div w:id="855462367">
      <w:marLeft w:val="640"/>
      <w:marRight w:val="0"/>
      <w:marTop w:val="0"/>
      <w:marBottom w:val="0"/>
      <w:divBdr>
        <w:top w:val="none" w:sz="0" w:space="0" w:color="auto"/>
        <w:left w:val="none" w:sz="0" w:space="0" w:color="auto"/>
        <w:bottom w:val="none" w:sz="0" w:space="0" w:color="auto"/>
        <w:right w:val="none" w:sz="0" w:space="0" w:color="auto"/>
      </w:divBdr>
    </w:div>
    <w:div w:id="855584658">
      <w:marLeft w:val="640"/>
      <w:marRight w:val="0"/>
      <w:marTop w:val="0"/>
      <w:marBottom w:val="0"/>
      <w:divBdr>
        <w:top w:val="none" w:sz="0" w:space="0" w:color="auto"/>
        <w:left w:val="none" w:sz="0" w:space="0" w:color="auto"/>
        <w:bottom w:val="none" w:sz="0" w:space="0" w:color="auto"/>
        <w:right w:val="none" w:sz="0" w:space="0" w:color="auto"/>
      </w:divBdr>
    </w:div>
    <w:div w:id="855655403">
      <w:marLeft w:val="640"/>
      <w:marRight w:val="0"/>
      <w:marTop w:val="0"/>
      <w:marBottom w:val="0"/>
      <w:divBdr>
        <w:top w:val="none" w:sz="0" w:space="0" w:color="auto"/>
        <w:left w:val="none" w:sz="0" w:space="0" w:color="auto"/>
        <w:bottom w:val="none" w:sz="0" w:space="0" w:color="auto"/>
        <w:right w:val="none" w:sz="0" w:space="0" w:color="auto"/>
      </w:divBdr>
    </w:div>
    <w:div w:id="855735330">
      <w:marLeft w:val="640"/>
      <w:marRight w:val="0"/>
      <w:marTop w:val="0"/>
      <w:marBottom w:val="0"/>
      <w:divBdr>
        <w:top w:val="none" w:sz="0" w:space="0" w:color="auto"/>
        <w:left w:val="none" w:sz="0" w:space="0" w:color="auto"/>
        <w:bottom w:val="none" w:sz="0" w:space="0" w:color="auto"/>
        <w:right w:val="none" w:sz="0" w:space="0" w:color="auto"/>
      </w:divBdr>
    </w:div>
    <w:div w:id="855769215">
      <w:marLeft w:val="640"/>
      <w:marRight w:val="0"/>
      <w:marTop w:val="0"/>
      <w:marBottom w:val="0"/>
      <w:divBdr>
        <w:top w:val="none" w:sz="0" w:space="0" w:color="auto"/>
        <w:left w:val="none" w:sz="0" w:space="0" w:color="auto"/>
        <w:bottom w:val="none" w:sz="0" w:space="0" w:color="auto"/>
        <w:right w:val="none" w:sz="0" w:space="0" w:color="auto"/>
      </w:divBdr>
    </w:div>
    <w:div w:id="855776372">
      <w:marLeft w:val="640"/>
      <w:marRight w:val="0"/>
      <w:marTop w:val="0"/>
      <w:marBottom w:val="0"/>
      <w:divBdr>
        <w:top w:val="none" w:sz="0" w:space="0" w:color="auto"/>
        <w:left w:val="none" w:sz="0" w:space="0" w:color="auto"/>
        <w:bottom w:val="none" w:sz="0" w:space="0" w:color="auto"/>
        <w:right w:val="none" w:sz="0" w:space="0" w:color="auto"/>
      </w:divBdr>
    </w:div>
    <w:div w:id="855920038">
      <w:marLeft w:val="640"/>
      <w:marRight w:val="0"/>
      <w:marTop w:val="0"/>
      <w:marBottom w:val="0"/>
      <w:divBdr>
        <w:top w:val="none" w:sz="0" w:space="0" w:color="auto"/>
        <w:left w:val="none" w:sz="0" w:space="0" w:color="auto"/>
        <w:bottom w:val="none" w:sz="0" w:space="0" w:color="auto"/>
        <w:right w:val="none" w:sz="0" w:space="0" w:color="auto"/>
      </w:divBdr>
    </w:div>
    <w:div w:id="855923931">
      <w:marLeft w:val="640"/>
      <w:marRight w:val="0"/>
      <w:marTop w:val="0"/>
      <w:marBottom w:val="0"/>
      <w:divBdr>
        <w:top w:val="none" w:sz="0" w:space="0" w:color="auto"/>
        <w:left w:val="none" w:sz="0" w:space="0" w:color="auto"/>
        <w:bottom w:val="none" w:sz="0" w:space="0" w:color="auto"/>
        <w:right w:val="none" w:sz="0" w:space="0" w:color="auto"/>
      </w:divBdr>
    </w:div>
    <w:div w:id="856044842">
      <w:marLeft w:val="640"/>
      <w:marRight w:val="0"/>
      <w:marTop w:val="0"/>
      <w:marBottom w:val="0"/>
      <w:divBdr>
        <w:top w:val="none" w:sz="0" w:space="0" w:color="auto"/>
        <w:left w:val="none" w:sz="0" w:space="0" w:color="auto"/>
        <w:bottom w:val="none" w:sz="0" w:space="0" w:color="auto"/>
        <w:right w:val="none" w:sz="0" w:space="0" w:color="auto"/>
      </w:divBdr>
    </w:div>
    <w:div w:id="856119723">
      <w:marLeft w:val="640"/>
      <w:marRight w:val="0"/>
      <w:marTop w:val="0"/>
      <w:marBottom w:val="0"/>
      <w:divBdr>
        <w:top w:val="none" w:sz="0" w:space="0" w:color="auto"/>
        <w:left w:val="none" w:sz="0" w:space="0" w:color="auto"/>
        <w:bottom w:val="none" w:sz="0" w:space="0" w:color="auto"/>
        <w:right w:val="none" w:sz="0" w:space="0" w:color="auto"/>
      </w:divBdr>
    </w:div>
    <w:div w:id="856120024">
      <w:marLeft w:val="640"/>
      <w:marRight w:val="0"/>
      <w:marTop w:val="0"/>
      <w:marBottom w:val="0"/>
      <w:divBdr>
        <w:top w:val="none" w:sz="0" w:space="0" w:color="auto"/>
        <w:left w:val="none" w:sz="0" w:space="0" w:color="auto"/>
        <w:bottom w:val="none" w:sz="0" w:space="0" w:color="auto"/>
        <w:right w:val="none" w:sz="0" w:space="0" w:color="auto"/>
      </w:divBdr>
    </w:div>
    <w:div w:id="856120836">
      <w:marLeft w:val="640"/>
      <w:marRight w:val="0"/>
      <w:marTop w:val="0"/>
      <w:marBottom w:val="0"/>
      <w:divBdr>
        <w:top w:val="none" w:sz="0" w:space="0" w:color="auto"/>
        <w:left w:val="none" w:sz="0" w:space="0" w:color="auto"/>
        <w:bottom w:val="none" w:sz="0" w:space="0" w:color="auto"/>
        <w:right w:val="none" w:sz="0" w:space="0" w:color="auto"/>
      </w:divBdr>
    </w:div>
    <w:div w:id="856120937">
      <w:marLeft w:val="640"/>
      <w:marRight w:val="0"/>
      <w:marTop w:val="0"/>
      <w:marBottom w:val="0"/>
      <w:divBdr>
        <w:top w:val="none" w:sz="0" w:space="0" w:color="auto"/>
        <w:left w:val="none" w:sz="0" w:space="0" w:color="auto"/>
        <w:bottom w:val="none" w:sz="0" w:space="0" w:color="auto"/>
        <w:right w:val="none" w:sz="0" w:space="0" w:color="auto"/>
      </w:divBdr>
    </w:div>
    <w:div w:id="856194806">
      <w:marLeft w:val="640"/>
      <w:marRight w:val="0"/>
      <w:marTop w:val="0"/>
      <w:marBottom w:val="0"/>
      <w:divBdr>
        <w:top w:val="none" w:sz="0" w:space="0" w:color="auto"/>
        <w:left w:val="none" w:sz="0" w:space="0" w:color="auto"/>
        <w:bottom w:val="none" w:sz="0" w:space="0" w:color="auto"/>
        <w:right w:val="none" w:sz="0" w:space="0" w:color="auto"/>
      </w:divBdr>
    </w:div>
    <w:div w:id="856230783">
      <w:marLeft w:val="640"/>
      <w:marRight w:val="0"/>
      <w:marTop w:val="0"/>
      <w:marBottom w:val="0"/>
      <w:divBdr>
        <w:top w:val="none" w:sz="0" w:space="0" w:color="auto"/>
        <w:left w:val="none" w:sz="0" w:space="0" w:color="auto"/>
        <w:bottom w:val="none" w:sz="0" w:space="0" w:color="auto"/>
        <w:right w:val="none" w:sz="0" w:space="0" w:color="auto"/>
      </w:divBdr>
    </w:div>
    <w:div w:id="856236644">
      <w:marLeft w:val="640"/>
      <w:marRight w:val="0"/>
      <w:marTop w:val="0"/>
      <w:marBottom w:val="0"/>
      <w:divBdr>
        <w:top w:val="none" w:sz="0" w:space="0" w:color="auto"/>
        <w:left w:val="none" w:sz="0" w:space="0" w:color="auto"/>
        <w:bottom w:val="none" w:sz="0" w:space="0" w:color="auto"/>
        <w:right w:val="none" w:sz="0" w:space="0" w:color="auto"/>
      </w:divBdr>
    </w:div>
    <w:div w:id="856385512">
      <w:marLeft w:val="640"/>
      <w:marRight w:val="0"/>
      <w:marTop w:val="0"/>
      <w:marBottom w:val="0"/>
      <w:divBdr>
        <w:top w:val="none" w:sz="0" w:space="0" w:color="auto"/>
        <w:left w:val="none" w:sz="0" w:space="0" w:color="auto"/>
        <w:bottom w:val="none" w:sz="0" w:space="0" w:color="auto"/>
        <w:right w:val="none" w:sz="0" w:space="0" w:color="auto"/>
      </w:divBdr>
    </w:div>
    <w:div w:id="856387132">
      <w:marLeft w:val="640"/>
      <w:marRight w:val="0"/>
      <w:marTop w:val="0"/>
      <w:marBottom w:val="0"/>
      <w:divBdr>
        <w:top w:val="none" w:sz="0" w:space="0" w:color="auto"/>
        <w:left w:val="none" w:sz="0" w:space="0" w:color="auto"/>
        <w:bottom w:val="none" w:sz="0" w:space="0" w:color="auto"/>
        <w:right w:val="none" w:sz="0" w:space="0" w:color="auto"/>
      </w:divBdr>
    </w:div>
    <w:div w:id="856501723">
      <w:marLeft w:val="640"/>
      <w:marRight w:val="0"/>
      <w:marTop w:val="0"/>
      <w:marBottom w:val="0"/>
      <w:divBdr>
        <w:top w:val="none" w:sz="0" w:space="0" w:color="auto"/>
        <w:left w:val="none" w:sz="0" w:space="0" w:color="auto"/>
        <w:bottom w:val="none" w:sz="0" w:space="0" w:color="auto"/>
        <w:right w:val="none" w:sz="0" w:space="0" w:color="auto"/>
      </w:divBdr>
    </w:div>
    <w:div w:id="856507057">
      <w:marLeft w:val="640"/>
      <w:marRight w:val="0"/>
      <w:marTop w:val="0"/>
      <w:marBottom w:val="0"/>
      <w:divBdr>
        <w:top w:val="none" w:sz="0" w:space="0" w:color="auto"/>
        <w:left w:val="none" w:sz="0" w:space="0" w:color="auto"/>
        <w:bottom w:val="none" w:sz="0" w:space="0" w:color="auto"/>
        <w:right w:val="none" w:sz="0" w:space="0" w:color="auto"/>
      </w:divBdr>
    </w:div>
    <w:div w:id="856577344">
      <w:marLeft w:val="640"/>
      <w:marRight w:val="0"/>
      <w:marTop w:val="0"/>
      <w:marBottom w:val="0"/>
      <w:divBdr>
        <w:top w:val="none" w:sz="0" w:space="0" w:color="auto"/>
        <w:left w:val="none" w:sz="0" w:space="0" w:color="auto"/>
        <w:bottom w:val="none" w:sz="0" w:space="0" w:color="auto"/>
        <w:right w:val="none" w:sz="0" w:space="0" w:color="auto"/>
      </w:divBdr>
    </w:div>
    <w:div w:id="856621095">
      <w:marLeft w:val="640"/>
      <w:marRight w:val="0"/>
      <w:marTop w:val="0"/>
      <w:marBottom w:val="0"/>
      <w:divBdr>
        <w:top w:val="none" w:sz="0" w:space="0" w:color="auto"/>
        <w:left w:val="none" w:sz="0" w:space="0" w:color="auto"/>
        <w:bottom w:val="none" w:sz="0" w:space="0" w:color="auto"/>
        <w:right w:val="none" w:sz="0" w:space="0" w:color="auto"/>
      </w:divBdr>
    </w:div>
    <w:div w:id="856623513">
      <w:marLeft w:val="640"/>
      <w:marRight w:val="0"/>
      <w:marTop w:val="0"/>
      <w:marBottom w:val="0"/>
      <w:divBdr>
        <w:top w:val="none" w:sz="0" w:space="0" w:color="auto"/>
        <w:left w:val="none" w:sz="0" w:space="0" w:color="auto"/>
        <w:bottom w:val="none" w:sz="0" w:space="0" w:color="auto"/>
        <w:right w:val="none" w:sz="0" w:space="0" w:color="auto"/>
      </w:divBdr>
    </w:div>
    <w:div w:id="856652852">
      <w:marLeft w:val="640"/>
      <w:marRight w:val="0"/>
      <w:marTop w:val="0"/>
      <w:marBottom w:val="0"/>
      <w:divBdr>
        <w:top w:val="none" w:sz="0" w:space="0" w:color="auto"/>
        <w:left w:val="none" w:sz="0" w:space="0" w:color="auto"/>
        <w:bottom w:val="none" w:sz="0" w:space="0" w:color="auto"/>
        <w:right w:val="none" w:sz="0" w:space="0" w:color="auto"/>
      </w:divBdr>
    </w:div>
    <w:div w:id="856773367">
      <w:marLeft w:val="640"/>
      <w:marRight w:val="0"/>
      <w:marTop w:val="0"/>
      <w:marBottom w:val="0"/>
      <w:divBdr>
        <w:top w:val="none" w:sz="0" w:space="0" w:color="auto"/>
        <w:left w:val="none" w:sz="0" w:space="0" w:color="auto"/>
        <w:bottom w:val="none" w:sz="0" w:space="0" w:color="auto"/>
        <w:right w:val="none" w:sz="0" w:space="0" w:color="auto"/>
      </w:divBdr>
    </w:div>
    <w:div w:id="856820033">
      <w:marLeft w:val="640"/>
      <w:marRight w:val="0"/>
      <w:marTop w:val="0"/>
      <w:marBottom w:val="0"/>
      <w:divBdr>
        <w:top w:val="none" w:sz="0" w:space="0" w:color="auto"/>
        <w:left w:val="none" w:sz="0" w:space="0" w:color="auto"/>
        <w:bottom w:val="none" w:sz="0" w:space="0" w:color="auto"/>
        <w:right w:val="none" w:sz="0" w:space="0" w:color="auto"/>
      </w:divBdr>
    </w:div>
    <w:div w:id="856893639">
      <w:marLeft w:val="640"/>
      <w:marRight w:val="0"/>
      <w:marTop w:val="0"/>
      <w:marBottom w:val="0"/>
      <w:divBdr>
        <w:top w:val="none" w:sz="0" w:space="0" w:color="auto"/>
        <w:left w:val="none" w:sz="0" w:space="0" w:color="auto"/>
        <w:bottom w:val="none" w:sz="0" w:space="0" w:color="auto"/>
        <w:right w:val="none" w:sz="0" w:space="0" w:color="auto"/>
      </w:divBdr>
    </w:div>
    <w:div w:id="856970376">
      <w:marLeft w:val="640"/>
      <w:marRight w:val="0"/>
      <w:marTop w:val="0"/>
      <w:marBottom w:val="0"/>
      <w:divBdr>
        <w:top w:val="none" w:sz="0" w:space="0" w:color="auto"/>
        <w:left w:val="none" w:sz="0" w:space="0" w:color="auto"/>
        <w:bottom w:val="none" w:sz="0" w:space="0" w:color="auto"/>
        <w:right w:val="none" w:sz="0" w:space="0" w:color="auto"/>
      </w:divBdr>
    </w:div>
    <w:div w:id="857039163">
      <w:marLeft w:val="640"/>
      <w:marRight w:val="0"/>
      <w:marTop w:val="0"/>
      <w:marBottom w:val="0"/>
      <w:divBdr>
        <w:top w:val="none" w:sz="0" w:space="0" w:color="auto"/>
        <w:left w:val="none" w:sz="0" w:space="0" w:color="auto"/>
        <w:bottom w:val="none" w:sz="0" w:space="0" w:color="auto"/>
        <w:right w:val="none" w:sz="0" w:space="0" w:color="auto"/>
      </w:divBdr>
    </w:div>
    <w:div w:id="857044332">
      <w:marLeft w:val="640"/>
      <w:marRight w:val="0"/>
      <w:marTop w:val="0"/>
      <w:marBottom w:val="0"/>
      <w:divBdr>
        <w:top w:val="none" w:sz="0" w:space="0" w:color="auto"/>
        <w:left w:val="none" w:sz="0" w:space="0" w:color="auto"/>
        <w:bottom w:val="none" w:sz="0" w:space="0" w:color="auto"/>
        <w:right w:val="none" w:sz="0" w:space="0" w:color="auto"/>
      </w:divBdr>
    </w:div>
    <w:div w:id="857156097">
      <w:marLeft w:val="640"/>
      <w:marRight w:val="0"/>
      <w:marTop w:val="0"/>
      <w:marBottom w:val="0"/>
      <w:divBdr>
        <w:top w:val="none" w:sz="0" w:space="0" w:color="auto"/>
        <w:left w:val="none" w:sz="0" w:space="0" w:color="auto"/>
        <w:bottom w:val="none" w:sz="0" w:space="0" w:color="auto"/>
        <w:right w:val="none" w:sz="0" w:space="0" w:color="auto"/>
      </w:divBdr>
    </w:div>
    <w:div w:id="857160991">
      <w:marLeft w:val="640"/>
      <w:marRight w:val="0"/>
      <w:marTop w:val="0"/>
      <w:marBottom w:val="0"/>
      <w:divBdr>
        <w:top w:val="none" w:sz="0" w:space="0" w:color="auto"/>
        <w:left w:val="none" w:sz="0" w:space="0" w:color="auto"/>
        <w:bottom w:val="none" w:sz="0" w:space="0" w:color="auto"/>
        <w:right w:val="none" w:sz="0" w:space="0" w:color="auto"/>
      </w:divBdr>
    </w:div>
    <w:div w:id="857230407">
      <w:marLeft w:val="640"/>
      <w:marRight w:val="0"/>
      <w:marTop w:val="0"/>
      <w:marBottom w:val="0"/>
      <w:divBdr>
        <w:top w:val="none" w:sz="0" w:space="0" w:color="auto"/>
        <w:left w:val="none" w:sz="0" w:space="0" w:color="auto"/>
        <w:bottom w:val="none" w:sz="0" w:space="0" w:color="auto"/>
        <w:right w:val="none" w:sz="0" w:space="0" w:color="auto"/>
      </w:divBdr>
    </w:div>
    <w:div w:id="857280617">
      <w:marLeft w:val="640"/>
      <w:marRight w:val="0"/>
      <w:marTop w:val="0"/>
      <w:marBottom w:val="0"/>
      <w:divBdr>
        <w:top w:val="none" w:sz="0" w:space="0" w:color="auto"/>
        <w:left w:val="none" w:sz="0" w:space="0" w:color="auto"/>
        <w:bottom w:val="none" w:sz="0" w:space="0" w:color="auto"/>
        <w:right w:val="none" w:sz="0" w:space="0" w:color="auto"/>
      </w:divBdr>
    </w:div>
    <w:div w:id="857281421">
      <w:marLeft w:val="640"/>
      <w:marRight w:val="0"/>
      <w:marTop w:val="0"/>
      <w:marBottom w:val="0"/>
      <w:divBdr>
        <w:top w:val="none" w:sz="0" w:space="0" w:color="auto"/>
        <w:left w:val="none" w:sz="0" w:space="0" w:color="auto"/>
        <w:bottom w:val="none" w:sz="0" w:space="0" w:color="auto"/>
        <w:right w:val="none" w:sz="0" w:space="0" w:color="auto"/>
      </w:divBdr>
    </w:div>
    <w:div w:id="857281602">
      <w:marLeft w:val="640"/>
      <w:marRight w:val="0"/>
      <w:marTop w:val="0"/>
      <w:marBottom w:val="0"/>
      <w:divBdr>
        <w:top w:val="none" w:sz="0" w:space="0" w:color="auto"/>
        <w:left w:val="none" w:sz="0" w:space="0" w:color="auto"/>
        <w:bottom w:val="none" w:sz="0" w:space="0" w:color="auto"/>
        <w:right w:val="none" w:sz="0" w:space="0" w:color="auto"/>
      </w:divBdr>
    </w:div>
    <w:div w:id="857307933">
      <w:marLeft w:val="640"/>
      <w:marRight w:val="0"/>
      <w:marTop w:val="0"/>
      <w:marBottom w:val="0"/>
      <w:divBdr>
        <w:top w:val="none" w:sz="0" w:space="0" w:color="auto"/>
        <w:left w:val="none" w:sz="0" w:space="0" w:color="auto"/>
        <w:bottom w:val="none" w:sz="0" w:space="0" w:color="auto"/>
        <w:right w:val="none" w:sz="0" w:space="0" w:color="auto"/>
      </w:divBdr>
    </w:div>
    <w:div w:id="857425610">
      <w:marLeft w:val="640"/>
      <w:marRight w:val="0"/>
      <w:marTop w:val="0"/>
      <w:marBottom w:val="0"/>
      <w:divBdr>
        <w:top w:val="none" w:sz="0" w:space="0" w:color="auto"/>
        <w:left w:val="none" w:sz="0" w:space="0" w:color="auto"/>
        <w:bottom w:val="none" w:sz="0" w:space="0" w:color="auto"/>
        <w:right w:val="none" w:sz="0" w:space="0" w:color="auto"/>
      </w:divBdr>
    </w:div>
    <w:div w:id="857426907">
      <w:marLeft w:val="640"/>
      <w:marRight w:val="0"/>
      <w:marTop w:val="0"/>
      <w:marBottom w:val="0"/>
      <w:divBdr>
        <w:top w:val="none" w:sz="0" w:space="0" w:color="auto"/>
        <w:left w:val="none" w:sz="0" w:space="0" w:color="auto"/>
        <w:bottom w:val="none" w:sz="0" w:space="0" w:color="auto"/>
        <w:right w:val="none" w:sz="0" w:space="0" w:color="auto"/>
      </w:divBdr>
    </w:div>
    <w:div w:id="857428728">
      <w:marLeft w:val="640"/>
      <w:marRight w:val="0"/>
      <w:marTop w:val="0"/>
      <w:marBottom w:val="0"/>
      <w:divBdr>
        <w:top w:val="none" w:sz="0" w:space="0" w:color="auto"/>
        <w:left w:val="none" w:sz="0" w:space="0" w:color="auto"/>
        <w:bottom w:val="none" w:sz="0" w:space="0" w:color="auto"/>
        <w:right w:val="none" w:sz="0" w:space="0" w:color="auto"/>
      </w:divBdr>
    </w:div>
    <w:div w:id="857504711">
      <w:marLeft w:val="640"/>
      <w:marRight w:val="0"/>
      <w:marTop w:val="0"/>
      <w:marBottom w:val="0"/>
      <w:divBdr>
        <w:top w:val="none" w:sz="0" w:space="0" w:color="auto"/>
        <w:left w:val="none" w:sz="0" w:space="0" w:color="auto"/>
        <w:bottom w:val="none" w:sz="0" w:space="0" w:color="auto"/>
        <w:right w:val="none" w:sz="0" w:space="0" w:color="auto"/>
      </w:divBdr>
    </w:div>
    <w:div w:id="857505624">
      <w:marLeft w:val="640"/>
      <w:marRight w:val="0"/>
      <w:marTop w:val="0"/>
      <w:marBottom w:val="0"/>
      <w:divBdr>
        <w:top w:val="none" w:sz="0" w:space="0" w:color="auto"/>
        <w:left w:val="none" w:sz="0" w:space="0" w:color="auto"/>
        <w:bottom w:val="none" w:sz="0" w:space="0" w:color="auto"/>
        <w:right w:val="none" w:sz="0" w:space="0" w:color="auto"/>
      </w:divBdr>
    </w:div>
    <w:div w:id="857549089">
      <w:marLeft w:val="640"/>
      <w:marRight w:val="0"/>
      <w:marTop w:val="0"/>
      <w:marBottom w:val="0"/>
      <w:divBdr>
        <w:top w:val="none" w:sz="0" w:space="0" w:color="auto"/>
        <w:left w:val="none" w:sz="0" w:space="0" w:color="auto"/>
        <w:bottom w:val="none" w:sz="0" w:space="0" w:color="auto"/>
        <w:right w:val="none" w:sz="0" w:space="0" w:color="auto"/>
      </w:divBdr>
    </w:div>
    <w:div w:id="857623127">
      <w:marLeft w:val="640"/>
      <w:marRight w:val="0"/>
      <w:marTop w:val="0"/>
      <w:marBottom w:val="0"/>
      <w:divBdr>
        <w:top w:val="none" w:sz="0" w:space="0" w:color="auto"/>
        <w:left w:val="none" w:sz="0" w:space="0" w:color="auto"/>
        <w:bottom w:val="none" w:sz="0" w:space="0" w:color="auto"/>
        <w:right w:val="none" w:sz="0" w:space="0" w:color="auto"/>
      </w:divBdr>
    </w:div>
    <w:div w:id="857626078">
      <w:marLeft w:val="480"/>
      <w:marRight w:val="0"/>
      <w:marTop w:val="0"/>
      <w:marBottom w:val="0"/>
      <w:divBdr>
        <w:top w:val="none" w:sz="0" w:space="0" w:color="auto"/>
        <w:left w:val="none" w:sz="0" w:space="0" w:color="auto"/>
        <w:bottom w:val="none" w:sz="0" w:space="0" w:color="auto"/>
        <w:right w:val="none" w:sz="0" w:space="0" w:color="auto"/>
      </w:divBdr>
    </w:div>
    <w:div w:id="857700936">
      <w:marLeft w:val="640"/>
      <w:marRight w:val="0"/>
      <w:marTop w:val="0"/>
      <w:marBottom w:val="0"/>
      <w:divBdr>
        <w:top w:val="none" w:sz="0" w:space="0" w:color="auto"/>
        <w:left w:val="none" w:sz="0" w:space="0" w:color="auto"/>
        <w:bottom w:val="none" w:sz="0" w:space="0" w:color="auto"/>
        <w:right w:val="none" w:sz="0" w:space="0" w:color="auto"/>
      </w:divBdr>
    </w:div>
    <w:div w:id="857735250">
      <w:marLeft w:val="640"/>
      <w:marRight w:val="0"/>
      <w:marTop w:val="0"/>
      <w:marBottom w:val="0"/>
      <w:divBdr>
        <w:top w:val="none" w:sz="0" w:space="0" w:color="auto"/>
        <w:left w:val="none" w:sz="0" w:space="0" w:color="auto"/>
        <w:bottom w:val="none" w:sz="0" w:space="0" w:color="auto"/>
        <w:right w:val="none" w:sz="0" w:space="0" w:color="auto"/>
      </w:divBdr>
    </w:div>
    <w:div w:id="857737398">
      <w:marLeft w:val="640"/>
      <w:marRight w:val="0"/>
      <w:marTop w:val="0"/>
      <w:marBottom w:val="0"/>
      <w:divBdr>
        <w:top w:val="none" w:sz="0" w:space="0" w:color="auto"/>
        <w:left w:val="none" w:sz="0" w:space="0" w:color="auto"/>
        <w:bottom w:val="none" w:sz="0" w:space="0" w:color="auto"/>
        <w:right w:val="none" w:sz="0" w:space="0" w:color="auto"/>
      </w:divBdr>
    </w:div>
    <w:div w:id="857740203">
      <w:marLeft w:val="640"/>
      <w:marRight w:val="0"/>
      <w:marTop w:val="0"/>
      <w:marBottom w:val="0"/>
      <w:divBdr>
        <w:top w:val="none" w:sz="0" w:space="0" w:color="auto"/>
        <w:left w:val="none" w:sz="0" w:space="0" w:color="auto"/>
        <w:bottom w:val="none" w:sz="0" w:space="0" w:color="auto"/>
        <w:right w:val="none" w:sz="0" w:space="0" w:color="auto"/>
      </w:divBdr>
    </w:div>
    <w:div w:id="857810443">
      <w:marLeft w:val="640"/>
      <w:marRight w:val="0"/>
      <w:marTop w:val="0"/>
      <w:marBottom w:val="0"/>
      <w:divBdr>
        <w:top w:val="none" w:sz="0" w:space="0" w:color="auto"/>
        <w:left w:val="none" w:sz="0" w:space="0" w:color="auto"/>
        <w:bottom w:val="none" w:sz="0" w:space="0" w:color="auto"/>
        <w:right w:val="none" w:sz="0" w:space="0" w:color="auto"/>
      </w:divBdr>
    </w:div>
    <w:div w:id="857816823">
      <w:marLeft w:val="640"/>
      <w:marRight w:val="0"/>
      <w:marTop w:val="0"/>
      <w:marBottom w:val="0"/>
      <w:divBdr>
        <w:top w:val="none" w:sz="0" w:space="0" w:color="auto"/>
        <w:left w:val="none" w:sz="0" w:space="0" w:color="auto"/>
        <w:bottom w:val="none" w:sz="0" w:space="0" w:color="auto"/>
        <w:right w:val="none" w:sz="0" w:space="0" w:color="auto"/>
      </w:divBdr>
    </w:div>
    <w:div w:id="857932372">
      <w:marLeft w:val="640"/>
      <w:marRight w:val="0"/>
      <w:marTop w:val="0"/>
      <w:marBottom w:val="0"/>
      <w:divBdr>
        <w:top w:val="none" w:sz="0" w:space="0" w:color="auto"/>
        <w:left w:val="none" w:sz="0" w:space="0" w:color="auto"/>
        <w:bottom w:val="none" w:sz="0" w:space="0" w:color="auto"/>
        <w:right w:val="none" w:sz="0" w:space="0" w:color="auto"/>
      </w:divBdr>
    </w:div>
    <w:div w:id="857964515">
      <w:marLeft w:val="640"/>
      <w:marRight w:val="0"/>
      <w:marTop w:val="0"/>
      <w:marBottom w:val="0"/>
      <w:divBdr>
        <w:top w:val="none" w:sz="0" w:space="0" w:color="auto"/>
        <w:left w:val="none" w:sz="0" w:space="0" w:color="auto"/>
        <w:bottom w:val="none" w:sz="0" w:space="0" w:color="auto"/>
        <w:right w:val="none" w:sz="0" w:space="0" w:color="auto"/>
      </w:divBdr>
    </w:div>
    <w:div w:id="858009059">
      <w:marLeft w:val="640"/>
      <w:marRight w:val="0"/>
      <w:marTop w:val="0"/>
      <w:marBottom w:val="0"/>
      <w:divBdr>
        <w:top w:val="none" w:sz="0" w:space="0" w:color="auto"/>
        <w:left w:val="none" w:sz="0" w:space="0" w:color="auto"/>
        <w:bottom w:val="none" w:sz="0" w:space="0" w:color="auto"/>
        <w:right w:val="none" w:sz="0" w:space="0" w:color="auto"/>
      </w:divBdr>
    </w:div>
    <w:div w:id="858082920">
      <w:marLeft w:val="640"/>
      <w:marRight w:val="0"/>
      <w:marTop w:val="0"/>
      <w:marBottom w:val="0"/>
      <w:divBdr>
        <w:top w:val="none" w:sz="0" w:space="0" w:color="auto"/>
        <w:left w:val="none" w:sz="0" w:space="0" w:color="auto"/>
        <w:bottom w:val="none" w:sz="0" w:space="0" w:color="auto"/>
        <w:right w:val="none" w:sz="0" w:space="0" w:color="auto"/>
      </w:divBdr>
    </w:div>
    <w:div w:id="858154377">
      <w:marLeft w:val="640"/>
      <w:marRight w:val="0"/>
      <w:marTop w:val="0"/>
      <w:marBottom w:val="0"/>
      <w:divBdr>
        <w:top w:val="none" w:sz="0" w:space="0" w:color="auto"/>
        <w:left w:val="none" w:sz="0" w:space="0" w:color="auto"/>
        <w:bottom w:val="none" w:sz="0" w:space="0" w:color="auto"/>
        <w:right w:val="none" w:sz="0" w:space="0" w:color="auto"/>
      </w:divBdr>
    </w:div>
    <w:div w:id="858204202">
      <w:marLeft w:val="640"/>
      <w:marRight w:val="0"/>
      <w:marTop w:val="0"/>
      <w:marBottom w:val="0"/>
      <w:divBdr>
        <w:top w:val="none" w:sz="0" w:space="0" w:color="auto"/>
        <w:left w:val="none" w:sz="0" w:space="0" w:color="auto"/>
        <w:bottom w:val="none" w:sz="0" w:space="0" w:color="auto"/>
        <w:right w:val="none" w:sz="0" w:space="0" w:color="auto"/>
      </w:divBdr>
    </w:div>
    <w:div w:id="858280899">
      <w:marLeft w:val="640"/>
      <w:marRight w:val="0"/>
      <w:marTop w:val="0"/>
      <w:marBottom w:val="0"/>
      <w:divBdr>
        <w:top w:val="none" w:sz="0" w:space="0" w:color="auto"/>
        <w:left w:val="none" w:sz="0" w:space="0" w:color="auto"/>
        <w:bottom w:val="none" w:sz="0" w:space="0" w:color="auto"/>
        <w:right w:val="none" w:sz="0" w:space="0" w:color="auto"/>
      </w:divBdr>
    </w:div>
    <w:div w:id="858352451">
      <w:marLeft w:val="640"/>
      <w:marRight w:val="0"/>
      <w:marTop w:val="0"/>
      <w:marBottom w:val="0"/>
      <w:divBdr>
        <w:top w:val="none" w:sz="0" w:space="0" w:color="auto"/>
        <w:left w:val="none" w:sz="0" w:space="0" w:color="auto"/>
        <w:bottom w:val="none" w:sz="0" w:space="0" w:color="auto"/>
        <w:right w:val="none" w:sz="0" w:space="0" w:color="auto"/>
      </w:divBdr>
    </w:div>
    <w:div w:id="858391586">
      <w:marLeft w:val="640"/>
      <w:marRight w:val="0"/>
      <w:marTop w:val="0"/>
      <w:marBottom w:val="0"/>
      <w:divBdr>
        <w:top w:val="none" w:sz="0" w:space="0" w:color="auto"/>
        <w:left w:val="none" w:sz="0" w:space="0" w:color="auto"/>
        <w:bottom w:val="none" w:sz="0" w:space="0" w:color="auto"/>
        <w:right w:val="none" w:sz="0" w:space="0" w:color="auto"/>
      </w:divBdr>
    </w:div>
    <w:div w:id="858394695">
      <w:marLeft w:val="640"/>
      <w:marRight w:val="0"/>
      <w:marTop w:val="0"/>
      <w:marBottom w:val="0"/>
      <w:divBdr>
        <w:top w:val="none" w:sz="0" w:space="0" w:color="auto"/>
        <w:left w:val="none" w:sz="0" w:space="0" w:color="auto"/>
        <w:bottom w:val="none" w:sz="0" w:space="0" w:color="auto"/>
        <w:right w:val="none" w:sz="0" w:space="0" w:color="auto"/>
      </w:divBdr>
    </w:div>
    <w:div w:id="858469292">
      <w:marLeft w:val="640"/>
      <w:marRight w:val="0"/>
      <w:marTop w:val="0"/>
      <w:marBottom w:val="0"/>
      <w:divBdr>
        <w:top w:val="none" w:sz="0" w:space="0" w:color="auto"/>
        <w:left w:val="none" w:sz="0" w:space="0" w:color="auto"/>
        <w:bottom w:val="none" w:sz="0" w:space="0" w:color="auto"/>
        <w:right w:val="none" w:sz="0" w:space="0" w:color="auto"/>
      </w:divBdr>
    </w:div>
    <w:div w:id="858470284">
      <w:marLeft w:val="640"/>
      <w:marRight w:val="0"/>
      <w:marTop w:val="0"/>
      <w:marBottom w:val="0"/>
      <w:divBdr>
        <w:top w:val="none" w:sz="0" w:space="0" w:color="auto"/>
        <w:left w:val="none" w:sz="0" w:space="0" w:color="auto"/>
        <w:bottom w:val="none" w:sz="0" w:space="0" w:color="auto"/>
        <w:right w:val="none" w:sz="0" w:space="0" w:color="auto"/>
      </w:divBdr>
    </w:div>
    <w:div w:id="858543074">
      <w:marLeft w:val="640"/>
      <w:marRight w:val="0"/>
      <w:marTop w:val="0"/>
      <w:marBottom w:val="0"/>
      <w:divBdr>
        <w:top w:val="none" w:sz="0" w:space="0" w:color="auto"/>
        <w:left w:val="none" w:sz="0" w:space="0" w:color="auto"/>
        <w:bottom w:val="none" w:sz="0" w:space="0" w:color="auto"/>
        <w:right w:val="none" w:sz="0" w:space="0" w:color="auto"/>
      </w:divBdr>
    </w:div>
    <w:div w:id="858547038">
      <w:marLeft w:val="640"/>
      <w:marRight w:val="0"/>
      <w:marTop w:val="0"/>
      <w:marBottom w:val="0"/>
      <w:divBdr>
        <w:top w:val="none" w:sz="0" w:space="0" w:color="auto"/>
        <w:left w:val="none" w:sz="0" w:space="0" w:color="auto"/>
        <w:bottom w:val="none" w:sz="0" w:space="0" w:color="auto"/>
        <w:right w:val="none" w:sz="0" w:space="0" w:color="auto"/>
      </w:divBdr>
    </w:div>
    <w:div w:id="858588254">
      <w:marLeft w:val="640"/>
      <w:marRight w:val="0"/>
      <w:marTop w:val="0"/>
      <w:marBottom w:val="0"/>
      <w:divBdr>
        <w:top w:val="none" w:sz="0" w:space="0" w:color="auto"/>
        <w:left w:val="none" w:sz="0" w:space="0" w:color="auto"/>
        <w:bottom w:val="none" w:sz="0" w:space="0" w:color="auto"/>
        <w:right w:val="none" w:sz="0" w:space="0" w:color="auto"/>
      </w:divBdr>
    </w:div>
    <w:div w:id="858660105">
      <w:marLeft w:val="640"/>
      <w:marRight w:val="0"/>
      <w:marTop w:val="0"/>
      <w:marBottom w:val="0"/>
      <w:divBdr>
        <w:top w:val="none" w:sz="0" w:space="0" w:color="auto"/>
        <w:left w:val="none" w:sz="0" w:space="0" w:color="auto"/>
        <w:bottom w:val="none" w:sz="0" w:space="0" w:color="auto"/>
        <w:right w:val="none" w:sz="0" w:space="0" w:color="auto"/>
      </w:divBdr>
    </w:div>
    <w:div w:id="858662077">
      <w:marLeft w:val="640"/>
      <w:marRight w:val="0"/>
      <w:marTop w:val="0"/>
      <w:marBottom w:val="0"/>
      <w:divBdr>
        <w:top w:val="none" w:sz="0" w:space="0" w:color="auto"/>
        <w:left w:val="none" w:sz="0" w:space="0" w:color="auto"/>
        <w:bottom w:val="none" w:sz="0" w:space="0" w:color="auto"/>
        <w:right w:val="none" w:sz="0" w:space="0" w:color="auto"/>
      </w:divBdr>
    </w:div>
    <w:div w:id="858663315">
      <w:marLeft w:val="640"/>
      <w:marRight w:val="0"/>
      <w:marTop w:val="0"/>
      <w:marBottom w:val="0"/>
      <w:divBdr>
        <w:top w:val="none" w:sz="0" w:space="0" w:color="auto"/>
        <w:left w:val="none" w:sz="0" w:space="0" w:color="auto"/>
        <w:bottom w:val="none" w:sz="0" w:space="0" w:color="auto"/>
        <w:right w:val="none" w:sz="0" w:space="0" w:color="auto"/>
      </w:divBdr>
    </w:div>
    <w:div w:id="858737572">
      <w:marLeft w:val="640"/>
      <w:marRight w:val="0"/>
      <w:marTop w:val="0"/>
      <w:marBottom w:val="0"/>
      <w:divBdr>
        <w:top w:val="none" w:sz="0" w:space="0" w:color="auto"/>
        <w:left w:val="none" w:sz="0" w:space="0" w:color="auto"/>
        <w:bottom w:val="none" w:sz="0" w:space="0" w:color="auto"/>
        <w:right w:val="none" w:sz="0" w:space="0" w:color="auto"/>
      </w:divBdr>
    </w:div>
    <w:div w:id="858737980">
      <w:marLeft w:val="640"/>
      <w:marRight w:val="0"/>
      <w:marTop w:val="0"/>
      <w:marBottom w:val="0"/>
      <w:divBdr>
        <w:top w:val="none" w:sz="0" w:space="0" w:color="auto"/>
        <w:left w:val="none" w:sz="0" w:space="0" w:color="auto"/>
        <w:bottom w:val="none" w:sz="0" w:space="0" w:color="auto"/>
        <w:right w:val="none" w:sz="0" w:space="0" w:color="auto"/>
      </w:divBdr>
    </w:div>
    <w:div w:id="858739334">
      <w:marLeft w:val="640"/>
      <w:marRight w:val="0"/>
      <w:marTop w:val="0"/>
      <w:marBottom w:val="0"/>
      <w:divBdr>
        <w:top w:val="none" w:sz="0" w:space="0" w:color="auto"/>
        <w:left w:val="none" w:sz="0" w:space="0" w:color="auto"/>
        <w:bottom w:val="none" w:sz="0" w:space="0" w:color="auto"/>
        <w:right w:val="none" w:sz="0" w:space="0" w:color="auto"/>
      </w:divBdr>
    </w:div>
    <w:div w:id="858809150">
      <w:marLeft w:val="640"/>
      <w:marRight w:val="0"/>
      <w:marTop w:val="0"/>
      <w:marBottom w:val="0"/>
      <w:divBdr>
        <w:top w:val="none" w:sz="0" w:space="0" w:color="auto"/>
        <w:left w:val="none" w:sz="0" w:space="0" w:color="auto"/>
        <w:bottom w:val="none" w:sz="0" w:space="0" w:color="auto"/>
        <w:right w:val="none" w:sz="0" w:space="0" w:color="auto"/>
      </w:divBdr>
    </w:div>
    <w:div w:id="858812139">
      <w:marLeft w:val="640"/>
      <w:marRight w:val="0"/>
      <w:marTop w:val="0"/>
      <w:marBottom w:val="0"/>
      <w:divBdr>
        <w:top w:val="none" w:sz="0" w:space="0" w:color="auto"/>
        <w:left w:val="none" w:sz="0" w:space="0" w:color="auto"/>
        <w:bottom w:val="none" w:sz="0" w:space="0" w:color="auto"/>
        <w:right w:val="none" w:sz="0" w:space="0" w:color="auto"/>
      </w:divBdr>
    </w:div>
    <w:div w:id="858813589">
      <w:marLeft w:val="640"/>
      <w:marRight w:val="0"/>
      <w:marTop w:val="0"/>
      <w:marBottom w:val="0"/>
      <w:divBdr>
        <w:top w:val="none" w:sz="0" w:space="0" w:color="auto"/>
        <w:left w:val="none" w:sz="0" w:space="0" w:color="auto"/>
        <w:bottom w:val="none" w:sz="0" w:space="0" w:color="auto"/>
        <w:right w:val="none" w:sz="0" w:space="0" w:color="auto"/>
      </w:divBdr>
    </w:div>
    <w:div w:id="858853021">
      <w:marLeft w:val="640"/>
      <w:marRight w:val="0"/>
      <w:marTop w:val="0"/>
      <w:marBottom w:val="0"/>
      <w:divBdr>
        <w:top w:val="none" w:sz="0" w:space="0" w:color="auto"/>
        <w:left w:val="none" w:sz="0" w:space="0" w:color="auto"/>
        <w:bottom w:val="none" w:sz="0" w:space="0" w:color="auto"/>
        <w:right w:val="none" w:sz="0" w:space="0" w:color="auto"/>
      </w:divBdr>
    </w:div>
    <w:div w:id="859002356">
      <w:marLeft w:val="640"/>
      <w:marRight w:val="0"/>
      <w:marTop w:val="0"/>
      <w:marBottom w:val="0"/>
      <w:divBdr>
        <w:top w:val="none" w:sz="0" w:space="0" w:color="auto"/>
        <w:left w:val="none" w:sz="0" w:space="0" w:color="auto"/>
        <w:bottom w:val="none" w:sz="0" w:space="0" w:color="auto"/>
        <w:right w:val="none" w:sz="0" w:space="0" w:color="auto"/>
      </w:divBdr>
    </w:div>
    <w:div w:id="859004204">
      <w:marLeft w:val="640"/>
      <w:marRight w:val="0"/>
      <w:marTop w:val="0"/>
      <w:marBottom w:val="0"/>
      <w:divBdr>
        <w:top w:val="none" w:sz="0" w:space="0" w:color="auto"/>
        <w:left w:val="none" w:sz="0" w:space="0" w:color="auto"/>
        <w:bottom w:val="none" w:sz="0" w:space="0" w:color="auto"/>
        <w:right w:val="none" w:sz="0" w:space="0" w:color="auto"/>
      </w:divBdr>
    </w:div>
    <w:div w:id="859052758">
      <w:marLeft w:val="640"/>
      <w:marRight w:val="0"/>
      <w:marTop w:val="0"/>
      <w:marBottom w:val="0"/>
      <w:divBdr>
        <w:top w:val="none" w:sz="0" w:space="0" w:color="auto"/>
        <w:left w:val="none" w:sz="0" w:space="0" w:color="auto"/>
        <w:bottom w:val="none" w:sz="0" w:space="0" w:color="auto"/>
        <w:right w:val="none" w:sz="0" w:space="0" w:color="auto"/>
      </w:divBdr>
    </w:div>
    <w:div w:id="859077956">
      <w:marLeft w:val="640"/>
      <w:marRight w:val="0"/>
      <w:marTop w:val="0"/>
      <w:marBottom w:val="0"/>
      <w:divBdr>
        <w:top w:val="none" w:sz="0" w:space="0" w:color="auto"/>
        <w:left w:val="none" w:sz="0" w:space="0" w:color="auto"/>
        <w:bottom w:val="none" w:sz="0" w:space="0" w:color="auto"/>
        <w:right w:val="none" w:sz="0" w:space="0" w:color="auto"/>
      </w:divBdr>
    </w:div>
    <w:div w:id="859125610">
      <w:marLeft w:val="640"/>
      <w:marRight w:val="0"/>
      <w:marTop w:val="0"/>
      <w:marBottom w:val="0"/>
      <w:divBdr>
        <w:top w:val="none" w:sz="0" w:space="0" w:color="auto"/>
        <w:left w:val="none" w:sz="0" w:space="0" w:color="auto"/>
        <w:bottom w:val="none" w:sz="0" w:space="0" w:color="auto"/>
        <w:right w:val="none" w:sz="0" w:space="0" w:color="auto"/>
      </w:divBdr>
    </w:div>
    <w:div w:id="859196377">
      <w:marLeft w:val="640"/>
      <w:marRight w:val="0"/>
      <w:marTop w:val="0"/>
      <w:marBottom w:val="0"/>
      <w:divBdr>
        <w:top w:val="none" w:sz="0" w:space="0" w:color="auto"/>
        <w:left w:val="none" w:sz="0" w:space="0" w:color="auto"/>
        <w:bottom w:val="none" w:sz="0" w:space="0" w:color="auto"/>
        <w:right w:val="none" w:sz="0" w:space="0" w:color="auto"/>
      </w:divBdr>
    </w:div>
    <w:div w:id="859197623">
      <w:marLeft w:val="640"/>
      <w:marRight w:val="0"/>
      <w:marTop w:val="0"/>
      <w:marBottom w:val="0"/>
      <w:divBdr>
        <w:top w:val="none" w:sz="0" w:space="0" w:color="auto"/>
        <w:left w:val="none" w:sz="0" w:space="0" w:color="auto"/>
        <w:bottom w:val="none" w:sz="0" w:space="0" w:color="auto"/>
        <w:right w:val="none" w:sz="0" w:space="0" w:color="auto"/>
      </w:divBdr>
    </w:div>
    <w:div w:id="859199592">
      <w:marLeft w:val="640"/>
      <w:marRight w:val="0"/>
      <w:marTop w:val="0"/>
      <w:marBottom w:val="0"/>
      <w:divBdr>
        <w:top w:val="none" w:sz="0" w:space="0" w:color="auto"/>
        <w:left w:val="none" w:sz="0" w:space="0" w:color="auto"/>
        <w:bottom w:val="none" w:sz="0" w:space="0" w:color="auto"/>
        <w:right w:val="none" w:sz="0" w:space="0" w:color="auto"/>
      </w:divBdr>
    </w:div>
    <w:div w:id="859272949">
      <w:marLeft w:val="640"/>
      <w:marRight w:val="0"/>
      <w:marTop w:val="0"/>
      <w:marBottom w:val="0"/>
      <w:divBdr>
        <w:top w:val="none" w:sz="0" w:space="0" w:color="auto"/>
        <w:left w:val="none" w:sz="0" w:space="0" w:color="auto"/>
        <w:bottom w:val="none" w:sz="0" w:space="0" w:color="auto"/>
        <w:right w:val="none" w:sz="0" w:space="0" w:color="auto"/>
      </w:divBdr>
    </w:div>
    <w:div w:id="859317197">
      <w:marLeft w:val="640"/>
      <w:marRight w:val="0"/>
      <w:marTop w:val="0"/>
      <w:marBottom w:val="0"/>
      <w:divBdr>
        <w:top w:val="none" w:sz="0" w:space="0" w:color="auto"/>
        <w:left w:val="none" w:sz="0" w:space="0" w:color="auto"/>
        <w:bottom w:val="none" w:sz="0" w:space="0" w:color="auto"/>
        <w:right w:val="none" w:sz="0" w:space="0" w:color="auto"/>
      </w:divBdr>
    </w:div>
    <w:div w:id="859390975">
      <w:marLeft w:val="640"/>
      <w:marRight w:val="0"/>
      <w:marTop w:val="0"/>
      <w:marBottom w:val="0"/>
      <w:divBdr>
        <w:top w:val="none" w:sz="0" w:space="0" w:color="auto"/>
        <w:left w:val="none" w:sz="0" w:space="0" w:color="auto"/>
        <w:bottom w:val="none" w:sz="0" w:space="0" w:color="auto"/>
        <w:right w:val="none" w:sz="0" w:space="0" w:color="auto"/>
      </w:divBdr>
    </w:div>
    <w:div w:id="859507708">
      <w:marLeft w:val="640"/>
      <w:marRight w:val="0"/>
      <w:marTop w:val="0"/>
      <w:marBottom w:val="0"/>
      <w:divBdr>
        <w:top w:val="none" w:sz="0" w:space="0" w:color="auto"/>
        <w:left w:val="none" w:sz="0" w:space="0" w:color="auto"/>
        <w:bottom w:val="none" w:sz="0" w:space="0" w:color="auto"/>
        <w:right w:val="none" w:sz="0" w:space="0" w:color="auto"/>
      </w:divBdr>
    </w:div>
    <w:div w:id="859511408">
      <w:marLeft w:val="640"/>
      <w:marRight w:val="0"/>
      <w:marTop w:val="0"/>
      <w:marBottom w:val="0"/>
      <w:divBdr>
        <w:top w:val="none" w:sz="0" w:space="0" w:color="auto"/>
        <w:left w:val="none" w:sz="0" w:space="0" w:color="auto"/>
        <w:bottom w:val="none" w:sz="0" w:space="0" w:color="auto"/>
        <w:right w:val="none" w:sz="0" w:space="0" w:color="auto"/>
      </w:divBdr>
    </w:div>
    <w:div w:id="859511699">
      <w:marLeft w:val="640"/>
      <w:marRight w:val="0"/>
      <w:marTop w:val="0"/>
      <w:marBottom w:val="0"/>
      <w:divBdr>
        <w:top w:val="none" w:sz="0" w:space="0" w:color="auto"/>
        <w:left w:val="none" w:sz="0" w:space="0" w:color="auto"/>
        <w:bottom w:val="none" w:sz="0" w:space="0" w:color="auto"/>
        <w:right w:val="none" w:sz="0" w:space="0" w:color="auto"/>
      </w:divBdr>
    </w:div>
    <w:div w:id="859514962">
      <w:marLeft w:val="640"/>
      <w:marRight w:val="0"/>
      <w:marTop w:val="0"/>
      <w:marBottom w:val="0"/>
      <w:divBdr>
        <w:top w:val="none" w:sz="0" w:space="0" w:color="auto"/>
        <w:left w:val="none" w:sz="0" w:space="0" w:color="auto"/>
        <w:bottom w:val="none" w:sz="0" w:space="0" w:color="auto"/>
        <w:right w:val="none" w:sz="0" w:space="0" w:color="auto"/>
      </w:divBdr>
    </w:div>
    <w:div w:id="859587717">
      <w:marLeft w:val="640"/>
      <w:marRight w:val="0"/>
      <w:marTop w:val="0"/>
      <w:marBottom w:val="0"/>
      <w:divBdr>
        <w:top w:val="none" w:sz="0" w:space="0" w:color="auto"/>
        <w:left w:val="none" w:sz="0" w:space="0" w:color="auto"/>
        <w:bottom w:val="none" w:sz="0" w:space="0" w:color="auto"/>
        <w:right w:val="none" w:sz="0" w:space="0" w:color="auto"/>
      </w:divBdr>
    </w:div>
    <w:div w:id="859588591">
      <w:marLeft w:val="640"/>
      <w:marRight w:val="0"/>
      <w:marTop w:val="0"/>
      <w:marBottom w:val="0"/>
      <w:divBdr>
        <w:top w:val="none" w:sz="0" w:space="0" w:color="auto"/>
        <w:left w:val="none" w:sz="0" w:space="0" w:color="auto"/>
        <w:bottom w:val="none" w:sz="0" w:space="0" w:color="auto"/>
        <w:right w:val="none" w:sz="0" w:space="0" w:color="auto"/>
      </w:divBdr>
    </w:div>
    <w:div w:id="859666527">
      <w:marLeft w:val="640"/>
      <w:marRight w:val="0"/>
      <w:marTop w:val="0"/>
      <w:marBottom w:val="0"/>
      <w:divBdr>
        <w:top w:val="none" w:sz="0" w:space="0" w:color="auto"/>
        <w:left w:val="none" w:sz="0" w:space="0" w:color="auto"/>
        <w:bottom w:val="none" w:sz="0" w:space="0" w:color="auto"/>
        <w:right w:val="none" w:sz="0" w:space="0" w:color="auto"/>
      </w:divBdr>
    </w:div>
    <w:div w:id="859709873">
      <w:marLeft w:val="640"/>
      <w:marRight w:val="0"/>
      <w:marTop w:val="0"/>
      <w:marBottom w:val="0"/>
      <w:divBdr>
        <w:top w:val="none" w:sz="0" w:space="0" w:color="auto"/>
        <w:left w:val="none" w:sz="0" w:space="0" w:color="auto"/>
        <w:bottom w:val="none" w:sz="0" w:space="0" w:color="auto"/>
        <w:right w:val="none" w:sz="0" w:space="0" w:color="auto"/>
      </w:divBdr>
    </w:div>
    <w:div w:id="859900297">
      <w:marLeft w:val="640"/>
      <w:marRight w:val="0"/>
      <w:marTop w:val="0"/>
      <w:marBottom w:val="0"/>
      <w:divBdr>
        <w:top w:val="none" w:sz="0" w:space="0" w:color="auto"/>
        <w:left w:val="none" w:sz="0" w:space="0" w:color="auto"/>
        <w:bottom w:val="none" w:sz="0" w:space="0" w:color="auto"/>
        <w:right w:val="none" w:sz="0" w:space="0" w:color="auto"/>
      </w:divBdr>
    </w:div>
    <w:div w:id="859927894">
      <w:marLeft w:val="640"/>
      <w:marRight w:val="0"/>
      <w:marTop w:val="0"/>
      <w:marBottom w:val="0"/>
      <w:divBdr>
        <w:top w:val="none" w:sz="0" w:space="0" w:color="auto"/>
        <w:left w:val="none" w:sz="0" w:space="0" w:color="auto"/>
        <w:bottom w:val="none" w:sz="0" w:space="0" w:color="auto"/>
        <w:right w:val="none" w:sz="0" w:space="0" w:color="auto"/>
      </w:divBdr>
    </w:div>
    <w:div w:id="859975901">
      <w:marLeft w:val="640"/>
      <w:marRight w:val="0"/>
      <w:marTop w:val="0"/>
      <w:marBottom w:val="0"/>
      <w:divBdr>
        <w:top w:val="none" w:sz="0" w:space="0" w:color="auto"/>
        <w:left w:val="none" w:sz="0" w:space="0" w:color="auto"/>
        <w:bottom w:val="none" w:sz="0" w:space="0" w:color="auto"/>
        <w:right w:val="none" w:sz="0" w:space="0" w:color="auto"/>
      </w:divBdr>
    </w:div>
    <w:div w:id="860044231">
      <w:marLeft w:val="640"/>
      <w:marRight w:val="0"/>
      <w:marTop w:val="0"/>
      <w:marBottom w:val="0"/>
      <w:divBdr>
        <w:top w:val="none" w:sz="0" w:space="0" w:color="auto"/>
        <w:left w:val="none" w:sz="0" w:space="0" w:color="auto"/>
        <w:bottom w:val="none" w:sz="0" w:space="0" w:color="auto"/>
        <w:right w:val="none" w:sz="0" w:space="0" w:color="auto"/>
      </w:divBdr>
    </w:div>
    <w:div w:id="860046552">
      <w:marLeft w:val="640"/>
      <w:marRight w:val="0"/>
      <w:marTop w:val="0"/>
      <w:marBottom w:val="0"/>
      <w:divBdr>
        <w:top w:val="none" w:sz="0" w:space="0" w:color="auto"/>
        <w:left w:val="none" w:sz="0" w:space="0" w:color="auto"/>
        <w:bottom w:val="none" w:sz="0" w:space="0" w:color="auto"/>
        <w:right w:val="none" w:sz="0" w:space="0" w:color="auto"/>
      </w:divBdr>
    </w:div>
    <w:div w:id="860048353">
      <w:marLeft w:val="640"/>
      <w:marRight w:val="0"/>
      <w:marTop w:val="0"/>
      <w:marBottom w:val="0"/>
      <w:divBdr>
        <w:top w:val="none" w:sz="0" w:space="0" w:color="auto"/>
        <w:left w:val="none" w:sz="0" w:space="0" w:color="auto"/>
        <w:bottom w:val="none" w:sz="0" w:space="0" w:color="auto"/>
        <w:right w:val="none" w:sz="0" w:space="0" w:color="auto"/>
      </w:divBdr>
    </w:div>
    <w:div w:id="860048470">
      <w:marLeft w:val="640"/>
      <w:marRight w:val="0"/>
      <w:marTop w:val="0"/>
      <w:marBottom w:val="0"/>
      <w:divBdr>
        <w:top w:val="none" w:sz="0" w:space="0" w:color="auto"/>
        <w:left w:val="none" w:sz="0" w:space="0" w:color="auto"/>
        <w:bottom w:val="none" w:sz="0" w:space="0" w:color="auto"/>
        <w:right w:val="none" w:sz="0" w:space="0" w:color="auto"/>
      </w:divBdr>
    </w:div>
    <w:div w:id="860121067">
      <w:marLeft w:val="640"/>
      <w:marRight w:val="0"/>
      <w:marTop w:val="0"/>
      <w:marBottom w:val="0"/>
      <w:divBdr>
        <w:top w:val="none" w:sz="0" w:space="0" w:color="auto"/>
        <w:left w:val="none" w:sz="0" w:space="0" w:color="auto"/>
        <w:bottom w:val="none" w:sz="0" w:space="0" w:color="auto"/>
        <w:right w:val="none" w:sz="0" w:space="0" w:color="auto"/>
      </w:divBdr>
    </w:div>
    <w:div w:id="860165952">
      <w:marLeft w:val="640"/>
      <w:marRight w:val="0"/>
      <w:marTop w:val="0"/>
      <w:marBottom w:val="0"/>
      <w:divBdr>
        <w:top w:val="none" w:sz="0" w:space="0" w:color="auto"/>
        <w:left w:val="none" w:sz="0" w:space="0" w:color="auto"/>
        <w:bottom w:val="none" w:sz="0" w:space="0" w:color="auto"/>
        <w:right w:val="none" w:sz="0" w:space="0" w:color="auto"/>
      </w:divBdr>
    </w:div>
    <w:div w:id="860242243">
      <w:bodyDiv w:val="1"/>
      <w:marLeft w:val="0"/>
      <w:marRight w:val="0"/>
      <w:marTop w:val="0"/>
      <w:marBottom w:val="0"/>
      <w:divBdr>
        <w:top w:val="none" w:sz="0" w:space="0" w:color="auto"/>
        <w:left w:val="none" w:sz="0" w:space="0" w:color="auto"/>
        <w:bottom w:val="none" w:sz="0" w:space="0" w:color="auto"/>
        <w:right w:val="none" w:sz="0" w:space="0" w:color="auto"/>
      </w:divBdr>
    </w:div>
    <w:div w:id="860243572">
      <w:marLeft w:val="640"/>
      <w:marRight w:val="0"/>
      <w:marTop w:val="0"/>
      <w:marBottom w:val="0"/>
      <w:divBdr>
        <w:top w:val="none" w:sz="0" w:space="0" w:color="auto"/>
        <w:left w:val="none" w:sz="0" w:space="0" w:color="auto"/>
        <w:bottom w:val="none" w:sz="0" w:space="0" w:color="auto"/>
        <w:right w:val="none" w:sz="0" w:space="0" w:color="auto"/>
      </w:divBdr>
    </w:div>
    <w:div w:id="860361070">
      <w:marLeft w:val="640"/>
      <w:marRight w:val="0"/>
      <w:marTop w:val="0"/>
      <w:marBottom w:val="0"/>
      <w:divBdr>
        <w:top w:val="none" w:sz="0" w:space="0" w:color="auto"/>
        <w:left w:val="none" w:sz="0" w:space="0" w:color="auto"/>
        <w:bottom w:val="none" w:sz="0" w:space="0" w:color="auto"/>
        <w:right w:val="none" w:sz="0" w:space="0" w:color="auto"/>
      </w:divBdr>
    </w:div>
    <w:div w:id="860438133">
      <w:marLeft w:val="640"/>
      <w:marRight w:val="0"/>
      <w:marTop w:val="0"/>
      <w:marBottom w:val="0"/>
      <w:divBdr>
        <w:top w:val="none" w:sz="0" w:space="0" w:color="auto"/>
        <w:left w:val="none" w:sz="0" w:space="0" w:color="auto"/>
        <w:bottom w:val="none" w:sz="0" w:space="0" w:color="auto"/>
        <w:right w:val="none" w:sz="0" w:space="0" w:color="auto"/>
      </w:divBdr>
    </w:div>
    <w:div w:id="860439169">
      <w:marLeft w:val="640"/>
      <w:marRight w:val="0"/>
      <w:marTop w:val="0"/>
      <w:marBottom w:val="0"/>
      <w:divBdr>
        <w:top w:val="none" w:sz="0" w:space="0" w:color="auto"/>
        <w:left w:val="none" w:sz="0" w:space="0" w:color="auto"/>
        <w:bottom w:val="none" w:sz="0" w:space="0" w:color="auto"/>
        <w:right w:val="none" w:sz="0" w:space="0" w:color="auto"/>
      </w:divBdr>
    </w:div>
    <w:div w:id="860629536">
      <w:marLeft w:val="640"/>
      <w:marRight w:val="0"/>
      <w:marTop w:val="0"/>
      <w:marBottom w:val="0"/>
      <w:divBdr>
        <w:top w:val="none" w:sz="0" w:space="0" w:color="auto"/>
        <w:left w:val="none" w:sz="0" w:space="0" w:color="auto"/>
        <w:bottom w:val="none" w:sz="0" w:space="0" w:color="auto"/>
        <w:right w:val="none" w:sz="0" w:space="0" w:color="auto"/>
      </w:divBdr>
    </w:div>
    <w:div w:id="860779412">
      <w:marLeft w:val="640"/>
      <w:marRight w:val="0"/>
      <w:marTop w:val="0"/>
      <w:marBottom w:val="0"/>
      <w:divBdr>
        <w:top w:val="none" w:sz="0" w:space="0" w:color="auto"/>
        <w:left w:val="none" w:sz="0" w:space="0" w:color="auto"/>
        <w:bottom w:val="none" w:sz="0" w:space="0" w:color="auto"/>
        <w:right w:val="none" w:sz="0" w:space="0" w:color="auto"/>
      </w:divBdr>
    </w:div>
    <w:div w:id="860818420">
      <w:marLeft w:val="640"/>
      <w:marRight w:val="0"/>
      <w:marTop w:val="0"/>
      <w:marBottom w:val="0"/>
      <w:divBdr>
        <w:top w:val="none" w:sz="0" w:space="0" w:color="auto"/>
        <w:left w:val="none" w:sz="0" w:space="0" w:color="auto"/>
        <w:bottom w:val="none" w:sz="0" w:space="0" w:color="auto"/>
        <w:right w:val="none" w:sz="0" w:space="0" w:color="auto"/>
      </w:divBdr>
    </w:div>
    <w:div w:id="860826234">
      <w:marLeft w:val="640"/>
      <w:marRight w:val="0"/>
      <w:marTop w:val="0"/>
      <w:marBottom w:val="0"/>
      <w:divBdr>
        <w:top w:val="none" w:sz="0" w:space="0" w:color="auto"/>
        <w:left w:val="none" w:sz="0" w:space="0" w:color="auto"/>
        <w:bottom w:val="none" w:sz="0" w:space="0" w:color="auto"/>
        <w:right w:val="none" w:sz="0" w:space="0" w:color="auto"/>
      </w:divBdr>
    </w:div>
    <w:div w:id="860899336">
      <w:marLeft w:val="640"/>
      <w:marRight w:val="0"/>
      <w:marTop w:val="0"/>
      <w:marBottom w:val="0"/>
      <w:divBdr>
        <w:top w:val="none" w:sz="0" w:space="0" w:color="auto"/>
        <w:left w:val="none" w:sz="0" w:space="0" w:color="auto"/>
        <w:bottom w:val="none" w:sz="0" w:space="0" w:color="auto"/>
        <w:right w:val="none" w:sz="0" w:space="0" w:color="auto"/>
      </w:divBdr>
    </w:div>
    <w:div w:id="861012265">
      <w:marLeft w:val="640"/>
      <w:marRight w:val="0"/>
      <w:marTop w:val="0"/>
      <w:marBottom w:val="0"/>
      <w:divBdr>
        <w:top w:val="none" w:sz="0" w:space="0" w:color="auto"/>
        <w:left w:val="none" w:sz="0" w:space="0" w:color="auto"/>
        <w:bottom w:val="none" w:sz="0" w:space="0" w:color="auto"/>
        <w:right w:val="none" w:sz="0" w:space="0" w:color="auto"/>
      </w:divBdr>
    </w:div>
    <w:div w:id="861015425">
      <w:marLeft w:val="640"/>
      <w:marRight w:val="0"/>
      <w:marTop w:val="0"/>
      <w:marBottom w:val="0"/>
      <w:divBdr>
        <w:top w:val="none" w:sz="0" w:space="0" w:color="auto"/>
        <w:left w:val="none" w:sz="0" w:space="0" w:color="auto"/>
        <w:bottom w:val="none" w:sz="0" w:space="0" w:color="auto"/>
        <w:right w:val="none" w:sz="0" w:space="0" w:color="auto"/>
      </w:divBdr>
    </w:div>
    <w:div w:id="861019226">
      <w:marLeft w:val="640"/>
      <w:marRight w:val="0"/>
      <w:marTop w:val="0"/>
      <w:marBottom w:val="0"/>
      <w:divBdr>
        <w:top w:val="none" w:sz="0" w:space="0" w:color="auto"/>
        <w:left w:val="none" w:sz="0" w:space="0" w:color="auto"/>
        <w:bottom w:val="none" w:sz="0" w:space="0" w:color="auto"/>
        <w:right w:val="none" w:sz="0" w:space="0" w:color="auto"/>
      </w:divBdr>
    </w:div>
    <w:div w:id="861092716">
      <w:marLeft w:val="640"/>
      <w:marRight w:val="0"/>
      <w:marTop w:val="0"/>
      <w:marBottom w:val="0"/>
      <w:divBdr>
        <w:top w:val="none" w:sz="0" w:space="0" w:color="auto"/>
        <w:left w:val="none" w:sz="0" w:space="0" w:color="auto"/>
        <w:bottom w:val="none" w:sz="0" w:space="0" w:color="auto"/>
        <w:right w:val="none" w:sz="0" w:space="0" w:color="auto"/>
      </w:divBdr>
    </w:div>
    <w:div w:id="861165710">
      <w:marLeft w:val="640"/>
      <w:marRight w:val="0"/>
      <w:marTop w:val="0"/>
      <w:marBottom w:val="0"/>
      <w:divBdr>
        <w:top w:val="none" w:sz="0" w:space="0" w:color="auto"/>
        <w:left w:val="none" w:sz="0" w:space="0" w:color="auto"/>
        <w:bottom w:val="none" w:sz="0" w:space="0" w:color="auto"/>
        <w:right w:val="none" w:sz="0" w:space="0" w:color="auto"/>
      </w:divBdr>
    </w:div>
    <w:div w:id="861170920">
      <w:marLeft w:val="640"/>
      <w:marRight w:val="0"/>
      <w:marTop w:val="0"/>
      <w:marBottom w:val="0"/>
      <w:divBdr>
        <w:top w:val="none" w:sz="0" w:space="0" w:color="auto"/>
        <w:left w:val="none" w:sz="0" w:space="0" w:color="auto"/>
        <w:bottom w:val="none" w:sz="0" w:space="0" w:color="auto"/>
        <w:right w:val="none" w:sz="0" w:space="0" w:color="auto"/>
      </w:divBdr>
    </w:div>
    <w:div w:id="861212142">
      <w:marLeft w:val="640"/>
      <w:marRight w:val="0"/>
      <w:marTop w:val="0"/>
      <w:marBottom w:val="0"/>
      <w:divBdr>
        <w:top w:val="none" w:sz="0" w:space="0" w:color="auto"/>
        <w:left w:val="none" w:sz="0" w:space="0" w:color="auto"/>
        <w:bottom w:val="none" w:sz="0" w:space="0" w:color="auto"/>
        <w:right w:val="none" w:sz="0" w:space="0" w:color="auto"/>
      </w:divBdr>
    </w:div>
    <w:div w:id="861237004">
      <w:marLeft w:val="640"/>
      <w:marRight w:val="0"/>
      <w:marTop w:val="0"/>
      <w:marBottom w:val="0"/>
      <w:divBdr>
        <w:top w:val="none" w:sz="0" w:space="0" w:color="auto"/>
        <w:left w:val="none" w:sz="0" w:space="0" w:color="auto"/>
        <w:bottom w:val="none" w:sz="0" w:space="0" w:color="auto"/>
        <w:right w:val="none" w:sz="0" w:space="0" w:color="auto"/>
      </w:divBdr>
    </w:div>
    <w:div w:id="861238379">
      <w:marLeft w:val="640"/>
      <w:marRight w:val="0"/>
      <w:marTop w:val="0"/>
      <w:marBottom w:val="0"/>
      <w:divBdr>
        <w:top w:val="none" w:sz="0" w:space="0" w:color="auto"/>
        <w:left w:val="none" w:sz="0" w:space="0" w:color="auto"/>
        <w:bottom w:val="none" w:sz="0" w:space="0" w:color="auto"/>
        <w:right w:val="none" w:sz="0" w:space="0" w:color="auto"/>
      </w:divBdr>
    </w:div>
    <w:div w:id="861281894">
      <w:marLeft w:val="640"/>
      <w:marRight w:val="0"/>
      <w:marTop w:val="0"/>
      <w:marBottom w:val="0"/>
      <w:divBdr>
        <w:top w:val="none" w:sz="0" w:space="0" w:color="auto"/>
        <w:left w:val="none" w:sz="0" w:space="0" w:color="auto"/>
        <w:bottom w:val="none" w:sz="0" w:space="0" w:color="auto"/>
        <w:right w:val="none" w:sz="0" w:space="0" w:color="auto"/>
      </w:divBdr>
    </w:div>
    <w:div w:id="861284567">
      <w:marLeft w:val="640"/>
      <w:marRight w:val="0"/>
      <w:marTop w:val="0"/>
      <w:marBottom w:val="0"/>
      <w:divBdr>
        <w:top w:val="none" w:sz="0" w:space="0" w:color="auto"/>
        <w:left w:val="none" w:sz="0" w:space="0" w:color="auto"/>
        <w:bottom w:val="none" w:sz="0" w:space="0" w:color="auto"/>
        <w:right w:val="none" w:sz="0" w:space="0" w:color="auto"/>
      </w:divBdr>
    </w:div>
    <w:div w:id="861407050">
      <w:marLeft w:val="640"/>
      <w:marRight w:val="0"/>
      <w:marTop w:val="0"/>
      <w:marBottom w:val="0"/>
      <w:divBdr>
        <w:top w:val="none" w:sz="0" w:space="0" w:color="auto"/>
        <w:left w:val="none" w:sz="0" w:space="0" w:color="auto"/>
        <w:bottom w:val="none" w:sz="0" w:space="0" w:color="auto"/>
        <w:right w:val="none" w:sz="0" w:space="0" w:color="auto"/>
      </w:divBdr>
    </w:div>
    <w:div w:id="861431399">
      <w:marLeft w:val="640"/>
      <w:marRight w:val="0"/>
      <w:marTop w:val="0"/>
      <w:marBottom w:val="0"/>
      <w:divBdr>
        <w:top w:val="none" w:sz="0" w:space="0" w:color="auto"/>
        <w:left w:val="none" w:sz="0" w:space="0" w:color="auto"/>
        <w:bottom w:val="none" w:sz="0" w:space="0" w:color="auto"/>
        <w:right w:val="none" w:sz="0" w:space="0" w:color="auto"/>
      </w:divBdr>
    </w:div>
    <w:div w:id="861433119">
      <w:marLeft w:val="640"/>
      <w:marRight w:val="0"/>
      <w:marTop w:val="0"/>
      <w:marBottom w:val="0"/>
      <w:divBdr>
        <w:top w:val="none" w:sz="0" w:space="0" w:color="auto"/>
        <w:left w:val="none" w:sz="0" w:space="0" w:color="auto"/>
        <w:bottom w:val="none" w:sz="0" w:space="0" w:color="auto"/>
        <w:right w:val="none" w:sz="0" w:space="0" w:color="auto"/>
      </w:divBdr>
    </w:div>
    <w:div w:id="861433929">
      <w:marLeft w:val="640"/>
      <w:marRight w:val="0"/>
      <w:marTop w:val="0"/>
      <w:marBottom w:val="0"/>
      <w:divBdr>
        <w:top w:val="none" w:sz="0" w:space="0" w:color="auto"/>
        <w:left w:val="none" w:sz="0" w:space="0" w:color="auto"/>
        <w:bottom w:val="none" w:sz="0" w:space="0" w:color="auto"/>
        <w:right w:val="none" w:sz="0" w:space="0" w:color="auto"/>
      </w:divBdr>
    </w:div>
    <w:div w:id="861434866">
      <w:marLeft w:val="640"/>
      <w:marRight w:val="0"/>
      <w:marTop w:val="0"/>
      <w:marBottom w:val="0"/>
      <w:divBdr>
        <w:top w:val="none" w:sz="0" w:space="0" w:color="auto"/>
        <w:left w:val="none" w:sz="0" w:space="0" w:color="auto"/>
        <w:bottom w:val="none" w:sz="0" w:space="0" w:color="auto"/>
        <w:right w:val="none" w:sz="0" w:space="0" w:color="auto"/>
      </w:divBdr>
    </w:div>
    <w:div w:id="861473046">
      <w:marLeft w:val="640"/>
      <w:marRight w:val="0"/>
      <w:marTop w:val="0"/>
      <w:marBottom w:val="0"/>
      <w:divBdr>
        <w:top w:val="none" w:sz="0" w:space="0" w:color="auto"/>
        <w:left w:val="none" w:sz="0" w:space="0" w:color="auto"/>
        <w:bottom w:val="none" w:sz="0" w:space="0" w:color="auto"/>
        <w:right w:val="none" w:sz="0" w:space="0" w:color="auto"/>
      </w:divBdr>
    </w:div>
    <w:div w:id="861476551">
      <w:marLeft w:val="640"/>
      <w:marRight w:val="0"/>
      <w:marTop w:val="0"/>
      <w:marBottom w:val="0"/>
      <w:divBdr>
        <w:top w:val="none" w:sz="0" w:space="0" w:color="auto"/>
        <w:left w:val="none" w:sz="0" w:space="0" w:color="auto"/>
        <w:bottom w:val="none" w:sz="0" w:space="0" w:color="auto"/>
        <w:right w:val="none" w:sz="0" w:space="0" w:color="auto"/>
      </w:divBdr>
    </w:div>
    <w:div w:id="861479426">
      <w:marLeft w:val="640"/>
      <w:marRight w:val="0"/>
      <w:marTop w:val="0"/>
      <w:marBottom w:val="0"/>
      <w:divBdr>
        <w:top w:val="none" w:sz="0" w:space="0" w:color="auto"/>
        <w:left w:val="none" w:sz="0" w:space="0" w:color="auto"/>
        <w:bottom w:val="none" w:sz="0" w:space="0" w:color="auto"/>
        <w:right w:val="none" w:sz="0" w:space="0" w:color="auto"/>
      </w:divBdr>
    </w:div>
    <w:div w:id="861479666">
      <w:marLeft w:val="640"/>
      <w:marRight w:val="0"/>
      <w:marTop w:val="0"/>
      <w:marBottom w:val="0"/>
      <w:divBdr>
        <w:top w:val="none" w:sz="0" w:space="0" w:color="auto"/>
        <w:left w:val="none" w:sz="0" w:space="0" w:color="auto"/>
        <w:bottom w:val="none" w:sz="0" w:space="0" w:color="auto"/>
        <w:right w:val="none" w:sz="0" w:space="0" w:color="auto"/>
      </w:divBdr>
    </w:div>
    <w:div w:id="861549198">
      <w:marLeft w:val="640"/>
      <w:marRight w:val="0"/>
      <w:marTop w:val="0"/>
      <w:marBottom w:val="0"/>
      <w:divBdr>
        <w:top w:val="none" w:sz="0" w:space="0" w:color="auto"/>
        <w:left w:val="none" w:sz="0" w:space="0" w:color="auto"/>
        <w:bottom w:val="none" w:sz="0" w:space="0" w:color="auto"/>
        <w:right w:val="none" w:sz="0" w:space="0" w:color="auto"/>
      </w:divBdr>
    </w:div>
    <w:div w:id="861554538">
      <w:marLeft w:val="640"/>
      <w:marRight w:val="0"/>
      <w:marTop w:val="0"/>
      <w:marBottom w:val="0"/>
      <w:divBdr>
        <w:top w:val="none" w:sz="0" w:space="0" w:color="auto"/>
        <w:left w:val="none" w:sz="0" w:space="0" w:color="auto"/>
        <w:bottom w:val="none" w:sz="0" w:space="0" w:color="auto"/>
        <w:right w:val="none" w:sz="0" w:space="0" w:color="auto"/>
      </w:divBdr>
    </w:div>
    <w:div w:id="861630049">
      <w:marLeft w:val="640"/>
      <w:marRight w:val="0"/>
      <w:marTop w:val="0"/>
      <w:marBottom w:val="0"/>
      <w:divBdr>
        <w:top w:val="none" w:sz="0" w:space="0" w:color="auto"/>
        <w:left w:val="none" w:sz="0" w:space="0" w:color="auto"/>
        <w:bottom w:val="none" w:sz="0" w:space="0" w:color="auto"/>
        <w:right w:val="none" w:sz="0" w:space="0" w:color="auto"/>
      </w:divBdr>
    </w:div>
    <w:div w:id="861630998">
      <w:marLeft w:val="640"/>
      <w:marRight w:val="0"/>
      <w:marTop w:val="0"/>
      <w:marBottom w:val="0"/>
      <w:divBdr>
        <w:top w:val="none" w:sz="0" w:space="0" w:color="auto"/>
        <w:left w:val="none" w:sz="0" w:space="0" w:color="auto"/>
        <w:bottom w:val="none" w:sz="0" w:space="0" w:color="auto"/>
        <w:right w:val="none" w:sz="0" w:space="0" w:color="auto"/>
      </w:divBdr>
    </w:div>
    <w:div w:id="861670224">
      <w:marLeft w:val="640"/>
      <w:marRight w:val="0"/>
      <w:marTop w:val="0"/>
      <w:marBottom w:val="0"/>
      <w:divBdr>
        <w:top w:val="none" w:sz="0" w:space="0" w:color="auto"/>
        <w:left w:val="none" w:sz="0" w:space="0" w:color="auto"/>
        <w:bottom w:val="none" w:sz="0" w:space="0" w:color="auto"/>
        <w:right w:val="none" w:sz="0" w:space="0" w:color="auto"/>
      </w:divBdr>
    </w:div>
    <w:div w:id="861818311">
      <w:marLeft w:val="640"/>
      <w:marRight w:val="0"/>
      <w:marTop w:val="0"/>
      <w:marBottom w:val="0"/>
      <w:divBdr>
        <w:top w:val="none" w:sz="0" w:space="0" w:color="auto"/>
        <w:left w:val="none" w:sz="0" w:space="0" w:color="auto"/>
        <w:bottom w:val="none" w:sz="0" w:space="0" w:color="auto"/>
        <w:right w:val="none" w:sz="0" w:space="0" w:color="auto"/>
      </w:divBdr>
    </w:div>
    <w:div w:id="861820258">
      <w:marLeft w:val="640"/>
      <w:marRight w:val="0"/>
      <w:marTop w:val="0"/>
      <w:marBottom w:val="0"/>
      <w:divBdr>
        <w:top w:val="none" w:sz="0" w:space="0" w:color="auto"/>
        <w:left w:val="none" w:sz="0" w:space="0" w:color="auto"/>
        <w:bottom w:val="none" w:sz="0" w:space="0" w:color="auto"/>
        <w:right w:val="none" w:sz="0" w:space="0" w:color="auto"/>
      </w:divBdr>
    </w:div>
    <w:div w:id="861824565">
      <w:marLeft w:val="640"/>
      <w:marRight w:val="0"/>
      <w:marTop w:val="0"/>
      <w:marBottom w:val="0"/>
      <w:divBdr>
        <w:top w:val="none" w:sz="0" w:space="0" w:color="auto"/>
        <w:left w:val="none" w:sz="0" w:space="0" w:color="auto"/>
        <w:bottom w:val="none" w:sz="0" w:space="0" w:color="auto"/>
        <w:right w:val="none" w:sz="0" w:space="0" w:color="auto"/>
      </w:divBdr>
    </w:div>
    <w:div w:id="861825773">
      <w:marLeft w:val="640"/>
      <w:marRight w:val="0"/>
      <w:marTop w:val="0"/>
      <w:marBottom w:val="0"/>
      <w:divBdr>
        <w:top w:val="none" w:sz="0" w:space="0" w:color="auto"/>
        <w:left w:val="none" w:sz="0" w:space="0" w:color="auto"/>
        <w:bottom w:val="none" w:sz="0" w:space="0" w:color="auto"/>
        <w:right w:val="none" w:sz="0" w:space="0" w:color="auto"/>
      </w:divBdr>
    </w:div>
    <w:div w:id="861867944">
      <w:marLeft w:val="640"/>
      <w:marRight w:val="0"/>
      <w:marTop w:val="0"/>
      <w:marBottom w:val="0"/>
      <w:divBdr>
        <w:top w:val="none" w:sz="0" w:space="0" w:color="auto"/>
        <w:left w:val="none" w:sz="0" w:space="0" w:color="auto"/>
        <w:bottom w:val="none" w:sz="0" w:space="0" w:color="auto"/>
        <w:right w:val="none" w:sz="0" w:space="0" w:color="auto"/>
      </w:divBdr>
    </w:div>
    <w:div w:id="861892917">
      <w:marLeft w:val="640"/>
      <w:marRight w:val="0"/>
      <w:marTop w:val="0"/>
      <w:marBottom w:val="0"/>
      <w:divBdr>
        <w:top w:val="none" w:sz="0" w:space="0" w:color="auto"/>
        <w:left w:val="none" w:sz="0" w:space="0" w:color="auto"/>
        <w:bottom w:val="none" w:sz="0" w:space="0" w:color="auto"/>
        <w:right w:val="none" w:sz="0" w:space="0" w:color="auto"/>
      </w:divBdr>
    </w:div>
    <w:div w:id="861935653">
      <w:marLeft w:val="640"/>
      <w:marRight w:val="0"/>
      <w:marTop w:val="0"/>
      <w:marBottom w:val="0"/>
      <w:divBdr>
        <w:top w:val="none" w:sz="0" w:space="0" w:color="auto"/>
        <w:left w:val="none" w:sz="0" w:space="0" w:color="auto"/>
        <w:bottom w:val="none" w:sz="0" w:space="0" w:color="auto"/>
        <w:right w:val="none" w:sz="0" w:space="0" w:color="auto"/>
      </w:divBdr>
    </w:div>
    <w:div w:id="861939632">
      <w:marLeft w:val="640"/>
      <w:marRight w:val="0"/>
      <w:marTop w:val="0"/>
      <w:marBottom w:val="0"/>
      <w:divBdr>
        <w:top w:val="none" w:sz="0" w:space="0" w:color="auto"/>
        <w:left w:val="none" w:sz="0" w:space="0" w:color="auto"/>
        <w:bottom w:val="none" w:sz="0" w:space="0" w:color="auto"/>
        <w:right w:val="none" w:sz="0" w:space="0" w:color="auto"/>
      </w:divBdr>
    </w:div>
    <w:div w:id="862013355">
      <w:marLeft w:val="640"/>
      <w:marRight w:val="0"/>
      <w:marTop w:val="0"/>
      <w:marBottom w:val="0"/>
      <w:divBdr>
        <w:top w:val="none" w:sz="0" w:space="0" w:color="auto"/>
        <w:left w:val="none" w:sz="0" w:space="0" w:color="auto"/>
        <w:bottom w:val="none" w:sz="0" w:space="0" w:color="auto"/>
        <w:right w:val="none" w:sz="0" w:space="0" w:color="auto"/>
      </w:divBdr>
    </w:div>
    <w:div w:id="862016385">
      <w:marLeft w:val="640"/>
      <w:marRight w:val="0"/>
      <w:marTop w:val="0"/>
      <w:marBottom w:val="0"/>
      <w:divBdr>
        <w:top w:val="none" w:sz="0" w:space="0" w:color="auto"/>
        <w:left w:val="none" w:sz="0" w:space="0" w:color="auto"/>
        <w:bottom w:val="none" w:sz="0" w:space="0" w:color="auto"/>
        <w:right w:val="none" w:sz="0" w:space="0" w:color="auto"/>
      </w:divBdr>
    </w:div>
    <w:div w:id="862088292">
      <w:marLeft w:val="640"/>
      <w:marRight w:val="0"/>
      <w:marTop w:val="0"/>
      <w:marBottom w:val="0"/>
      <w:divBdr>
        <w:top w:val="none" w:sz="0" w:space="0" w:color="auto"/>
        <w:left w:val="none" w:sz="0" w:space="0" w:color="auto"/>
        <w:bottom w:val="none" w:sz="0" w:space="0" w:color="auto"/>
        <w:right w:val="none" w:sz="0" w:space="0" w:color="auto"/>
      </w:divBdr>
    </w:div>
    <w:div w:id="862090135">
      <w:marLeft w:val="640"/>
      <w:marRight w:val="0"/>
      <w:marTop w:val="0"/>
      <w:marBottom w:val="0"/>
      <w:divBdr>
        <w:top w:val="none" w:sz="0" w:space="0" w:color="auto"/>
        <w:left w:val="none" w:sz="0" w:space="0" w:color="auto"/>
        <w:bottom w:val="none" w:sz="0" w:space="0" w:color="auto"/>
        <w:right w:val="none" w:sz="0" w:space="0" w:color="auto"/>
      </w:divBdr>
    </w:div>
    <w:div w:id="862204871">
      <w:marLeft w:val="640"/>
      <w:marRight w:val="0"/>
      <w:marTop w:val="0"/>
      <w:marBottom w:val="0"/>
      <w:divBdr>
        <w:top w:val="none" w:sz="0" w:space="0" w:color="auto"/>
        <w:left w:val="none" w:sz="0" w:space="0" w:color="auto"/>
        <w:bottom w:val="none" w:sz="0" w:space="0" w:color="auto"/>
        <w:right w:val="none" w:sz="0" w:space="0" w:color="auto"/>
      </w:divBdr>
    </w:div>
    <w:div w:id="862205841">
      <w:marLeft w:val="640"/>
      <w:marRight w:val="0"/>
      <w:marTop w:val="0"/>
      <w:marBottom w:val="0"/>
      <w:divBdr>
        <w:top w:val="none" w:sz="0" w:space="0" w:color="auto"/>
        <w:left w:val="none" w:sz="0" w:space="0" w:color="auto"/>
        <w:bottom w:val="none" w:sz="0" w:space="0" w:color="auto"/>
        <w:right w:val="none" w:sz="0" w:space="0" w:color="auto"/>
      </w:divBdr>
    </w:div>
    <w:div w:id="862208111">
      <w:marLeft w:val="640"/>
      <w:marRight w:val="0"/>
      <w:marTop w:val="0"/>
      <w:marBottom w:val="0"/>
      <w:divBdr>
        <w:top w:val="none" w:sz="0" w:space="0" w:color="auto"/>
        <w:left w:val="none" w:sz="0" w:space="0" w:color="auto"/>
        <w:bottom w:val="none" w:sz="0" w:space="0" w:color="auto"/>
        <w:right w:val="none" w:sz="0" w:space="0" w:color="auto"/>
      </w:divBdr>
    </w:div>
    <w:div w:id="862279859">
      <w:marLeft w:val="640"/>
      <w:marRight w:val="0"/>
      <w:marTop w:val="0"/>
      <w:marBottom w:val="0"/>
      <w:divBdr>
        <w:top w:val="none" w:sz="0" w:space="0" w:color="auto"/>
        <w:left w:val="none" w:sz="0" w:space="0" w:color="auto"/>
        <w:bottom w:val="none" w:sz="0" w:space="0" w:color="auto"/>
        <w:right w:val="none" w:sz="0" w:space="0" w:color="auto"/>
      </w:divBdr>
    </w:div>
    <w:div w:id="862286433">
      <w:marLeft w:val="640"/>
      <w:marRight w:val="0"/>
      <w:marTop w:val="0"/>
      <w:marBottom w:val="0"/>
      <w:divBdr>
        <w:top w:val="none" w:sz="0" w:space="0" w:color="auto"/>
        <w:left w:val="none" w:sz="0" w:space="0" w:color="auto"/>
        <w:bottom w:val="none" w:sz="0" w:space="0" w:color="auto"/>
        <w:right w:val="none" w:sz="0" w:space="0" w:color="auto"/>
      </w:divBdr>
    </w:div>
    <w:div w:id="862399471">
      <w:marLeft w:val="640"/>
      <w:marRight w:val="0"/>
      <w:marTop w:val="0"/>
      <w:marBottom w:val="0"/>
      <w:divBdr>
        <w:top w:val="none" w:sz="0" w:space="0" w:color="auto"/>
        <w:left w:val="none" w:sz="0" w:space="0" w:color="auto"/>
        <w:bottom w:val="none" w:sz="0" w:space="0" w:color="auto"/>
        <w:right w:val="none" w:sz="0" w:space="0" w:color="auto"/>
      </w:divBdr>
    </w:div>
    <w:div w:id="862520451">
      <w:marLeft w:val="640"/>
      <w:marRight w:val="0"/>
      <w:marTop w:val="0"/>
      <w:marBottom w:val="0"/>
      <w:divBdr>
        <w:top w:val="none" w:sz="0" w:space="0" w:color="auto"/>
        <w:left w:val="none" w:sz="0" w:space="0" w:color="auto"/>
        <w:bottom w:val="none" w:sz="0" w:space="0" w:color="auto"/>
        <w:right w:val="none" w:sz="0" w:space="0" w:color="auto"/>
      </w:divBdr>
    </w:div>
    <w:div w:id="862598522">
      <w:marLeft w:val="640"/>
      <w:marRight w:val="0"/>
      <w:marTop w:val="0"/>
      <w:marBottom w:val="0"/>
      <w:divBdr>
        <w:top w:val="none" w:sz="0" w:space="0" w:color="auto"/>
        <w:left w:val="none" w:sz="0" w:space="0" w:color="auto"/>
        <w:bottom w:val="none" w:sz="0" w:space="0" w:color="auto"/>
        <w:right w:val="none" w:sz="0" w:space="0" w:color="auto"/>
      </w:divBdr>
    </w:div>
    <w:div w:id="862599685">
      <w:marLeft w:val="640"/>
      <w:marRight w:val="0"/>
      <w:marTop w:val="0"/>
      <w:marBottom w:val="0"/>
      <w:divBdr>
        <w:top w:val="none" w:sz="0" w:space="0" w:color="auto"/>
        <w:left w:val="none" w:sz="0" w:space="0" w:color="auto"/>
        <w:bottom w:val="none" w:sz="0" w:space="0" w:color="auto"/>
        <w:right w:val="none" w:sz="0" w:space="0" w:color="auto"/>
      </w:divBdr>
    </w:div>
    <w:div w:id="862741194">
      <w:marLeft w:val="640"/>
      <w:marRight w:val="0"/>
      <w:marTop w:val="0"/>
      <w:marBottom w:val="0"/>
      <w:divBdr>
        <w:top w:val="none" w:sz="0" w:space="0" w:color="auto"/>
        <w:left w:val="none" w:sz="0" w:space="0" w:color="auto"/>
        <w:bottom w:val="none" w:sz="0" w:space="0" w:color="auto"/>
        <w:right w:val="none" w:sz="0" w:space="0" w:color="auto"/>
      </w:divBdr>
    </w:div>
    <w:div w:id="862742050">
      <w:marLeft w:val="640"/>
      <w:marRight w:val="0"/>
      <w:marTop w:val="0"/>
      <w:marBottom w:val="0"/>
      <w:divBdr>
        <w:top w:val="none" w:sz="0" w:space="0" w:color="auto"/>
        <w:left w:val="none" w:sz="0" w:space="0" w:color="auto"/>
        <w:bottom w:val="none" w:sz="0" w:space="0" w:color="auto"/>
        <w:right w:val="none" w:sz="0" w:space="0" w:color="auto"/>
      </w:divBdr>
    </w:div>
    <w:div w:id="862786791">
      <w:marLeft w:val="640"/>
      <w:marRight w:val="0"/>
      <w:marTop w:val="0"/>
      <w:marBottom w:val="0"/>
      <w:divBdr>
        <w:top w:val="none" w:sz="0" w:space="0" w:color="auto"/>
        <w:left w:val="none" w:sz="0" w:space="0" w:color="auto"/>
        <w:bottom w:val="none" w:sz="0" w:space="0" w:color="auto"/>
        <w:right w:val="none" w:sz="0" w:space="0" w:color="auto"/>
      </w:divBdr>
    </w:div>
    <w:div w:id="862858781">
      <w:marLeft w:val="640"/>
      <w:marRight w:val="0"/>
      <w:marTop w:val="0"/>
      <w:marBottom w:val="0"/>
      <w:divBdr>
        <w:top w:val="none" w:sz="0" w:space="0" w:color="auto"/>
        <w:left w:val="none" w:sz="0" w:space="0" w:color="auto"/>
        <w:bottom w:val="none" w:sz="0" w:space="0" w:color="auto"/>
        <w:right w:val="none" w:sz="0" w:space="0" w:color="auto"/>
      </w:divBdr>
    </w:div>
    <w:div w:id="862863343">
      <w:marLeft w:val="640"/>
      <w:marRight w:val="0"/>
      <w:marTop w:val="0"/>
      <w:marBottom w:val="0"/>
      <w:divBdr>
        <w:top w:val="none" w:sz="0" w:space="0" w:color="auto"/>
        <w:left w:val="none" w:sz="0" w:space="0" w:color="auto"/>
        <w:bottom w:val="none" w:sz="0" w:space="0" w:color="auto"/>
        <w:right w:val="none" w:sz="0" w:space="0" w:color="auto"/>
      </w:divBdr>
    </w:div>
    <w:div w:id="862933972">
      <w:marLeft w:val="640"/>
      <w:marRight w:val="0"/>
      <w:marTop w:val="0"/>
      <w:marBottom w:val="0"/>
      <w:divBdr>
        <w:top w:val="none" w:sz="0" w:space="0" w:color="auto"/>
        <w:left w:val="none" w:sz="0" w:space="0" w:color="auto"/>
        <w:bottom w:val="none" w:sz="0" w:space="0" w:color="auto"/>
        <w:right w:val="none" w:sz="0" w:space="0" w:color="auto"/>
      </w:divBdr>
    </w:div>
    <w:div w:id="862943063">
      <w:marLeft w:val="640"/>
      <w:marRight w:val="0"/>
      <w:marTop w:val="0"/>
      <w:marBottom w:val="0"/>
      <w:divBdr>
        <w:top w:val="none" w:sz="0" w:space="0" w:color="auto"/>
        <w:left w:val="none" w:sz="0" w:space="0" w:color="auto"/>
        <w:bottom w:val="none" w:sz="0" w:space="0" w:color="auto"/>
        <w:right w:val="none" w:sz="0" w:space="0" w:color="auto"/>
      </w:divBdr>
    </w:div>
    <w:div w:id="862943549">
      <w:marLeft w:val="640"/>
      <w:marRight w:val="0"/>
      <w:marTop w:val="0"/>
      <w:marBottom w:val="0"/>
      <w:divBdr>
        <w:top w:val="none" w:sz="0" w:space="0" w:color="auto"/>
        <w:left w:val="none" w:sz="0" w:space="0" w:color="auto"/>
        <w:bottom w:val="none" w:sz="0" w:space="0" w:color="auto"/>
        <w:right w:val="none" w:sz="0" w:space="0" w:color="auto"/>
      </w:divBdr>
    </w:div>
    <w:div w:id="862982119">
      <w:marLeft w:val="640"/>
      <w:marRight w:val="0"/>
      <w:marTop w:val="0"/>
      <w:marBottom w:val="0"/>
      <w:divBdr>
        <w:top w:val="none" w:sz="0" w:space="0" w:color="auto"/>
        <w:left w:val="none" w:sz="0" w:space="0" w:color="auto"/>
        <w:bottom w:val="none" w:sz="0" w:space="0" w:color="auto"/>
        <w:right w:val="none" w:sz="0" w:space="0" w:color="auto"/>
      </w:divBdr>
    </w:div>
    <w:div w:id="863057418">
      <w:marLeft w:val="480"/>
      <w:marRight w:val="0"/>
      <w:marTop w:val="0"/>
      <w:marBottom w:val="0"/>
      <w:divBdr>
        <w:top w:val="none" w:sz="0" w:space="0" w:color="auto"/>
        <w:left w:val="none" w:sz="0" w:space="0" w:color="auto"/>
        <w:bottom w:val="none" w:sz="0" w:space="0" w:color="auto"/>
        <w:right w:val="none" w:sz="0" w:space="0" w:color="auto"/>
      </w:divBdr>
    </w:div>
    <w:div w:id="863136646">
      <w:marLeft w:val="640"/>
      <w:marRight w:val="0"/>
      <w:marTop w:val="0"/>
      <w:marBottom w:val="0"/>
      <w:divBdr>
        <w:top w:val="none" w:sz="0" w:space="0" w:color="auto"/>
        <w:left w:val="none" w:sz="0" w:space="0" w:color="auto"/>
        <w:bottom w:val="none" w:sz="0" w:space="0" w:color="auto"/>
        <w:right w:val="none" w:sz="0" w:space="0" w:color="auto"/>
      </w:divBdr>
    </w:div>
    <w:div w:id="863371987">
      <w:marLeft w:val="640"/>
      <w:marRight w:val="0"/>
      <w:marTop w:val="0"/>
      <w:marBottom w:val="0"/>
      <w:divBdr>
        <w:top w:val="none" w:sz="0" w:space="0" w:color="auto"/>
        <w:left w:val="none" w:sz="0" w:space="0" w:color="auto"/>
        <w:bottom w:val="none" w:sz="0" w:space="0" w:color="auto"/>
        <w:right w:val="none" w:sz="0" w:space="0" w:color="auto"/>
      </w:divBdr>
    </w:div>
    <w:div w:id="863399232">
      <w:marLeft w:val="640"/>
      <w:marRight w:val="0"/>
      <w:marTop w:val="0"/>
      <w:marBottom w:val="0"/>
      <w:divBdr>
        <w:top w:val="none" w:sz="0" w:space="0" w:color="auto"/>
        <w:left w:val="none" w:sz="0" w:space="0" w:color="auto"/>
        <w:bottom w:val="none" w:sz="0" w:space="0" w:color="auto"/>
        <w:right w:val="none" w:sz="0" w:space="0" w:color="auto"/>
      </w:divBdr>
    </w:div>
    <w:div w:id="863447904">
      <w:marLeft w:val="640"/>
      <w:marRight w:val="0"/>
      <w:marTop w:val="0"/>
      <w:marBottom w:val="0"/>
      <w:divBdr>
        <w:top w:val="none" w:sz="0" w:space="0" w:color="auto"/>
        <w:left w:val="none" w:sz="0" w:space="0" w:color="auto"/>
        <w:bottom w:val="none" w:sz="0" w:space="0" w:color="auto"/>
        <w:right w:val="none" w:sz="0" w:space="0" w:color="auto"/>
      </w:divBdr>
    </w:div>
    <w:div w:id="863519165">
      <w:marLeft w:val="640"/>
      <w:marRight w:val="0"/>
      <w:marTop w:val="0"/>
      <w:marBottom w:val="0"/>
      <w:divBdr>
        <w:top w:val="none" w:sz="0" w:space="0" w:color="auto"/>
        <w:left w:val="none" w:sz="0" w:space="0" w:color="auto"/>
        <w:bottom w:val="none" w:sz="0" w:space="0" w:color="auto"/>
        <w:right w:val="none" w:sz="0" w:space="0" w:color="auto"/>
      </w:divBdr>
    </w:div>
    <w:div w:id="863519320">
      <w:marLeft w:val="640"/>
      <w:marRight w:val="0"/>
      <w:marTop w:val="0"/>
      <w:marBottom w:val="0"/>
      <w:divBdr>
        <w:top w:val="none" w:sz="0" w:space="0" w:color="auto"/>
        <w:left w:val="none" w:sz="0" w:space="0" w:color="auto"/>
        <w:bottom w:val="none" w:sz="0" w:space="0" w:color="auto"/>
        <w:right w:val="none" w:sz="0" w:space="0" w:color="auto"/>
      </w:divBdr>
    </w:div>
    <w:div w:id="863594176">
      <w:marLeft w:val="640"/>
      <w:marRight w:val="0"/>
      <w:marTop w:val="0"/>
      <w:marBottom w:val="0"/>
      <w:divBdr>
        <w:top w:val="none" w:sz="0" w:space="0" w:color="auto"/>
        <w:left w:val="none" w:sz="0" w:space="0" w:color="auto"/>
        <w:bottom w:val="none" w:sz="0" w:space="0" w:color="auto"/>
        <w:right w:val="none" w:sz="0" w:space="0" w:color="auto"/>
      </w:divBdr>
    </w:div>
    <w:div w:id="863594765">
      <w:marLeft w:val="640"/>
      <w:marRight w:val="0"/>
      <w:marTop w:val="0"/>
      <w:marBottom w:val="0"/>
      <w:divBdr>
        <w:top w:val="none" w:sz="0" w:space="0" w:color="auto"/>
        <w:left w:val="none" w:sz="0" w:space="0" w:color="auto"/>
        <w:bottom w:val="none" w:sz="0" w:space="0" w:color="auto"/>
        <w:right w:val="none" w:sz="0" w:space="0" w:color="auto"/>
      </w:divBdr>
    </w:div>
    <w:div w:id="863664607">
      <w:marLeft w:val="640"/>
      <w:marRight w:val="0"/>
      <w:marTop w:val="0"/>
      <w:marBottom w:val="0"/>
      <w:divBdr>
        <w:top w:val="none" w:sz="0" w:space="0" w:color="auto"/>
        <w:left w:val="none" w:sz="0" w:space="0" w:color="auto"/>
        <w:bottom w:val="none" w:sz="0" w:space="0" w:color="auto"/>
        <w:right w:val="none" w:sz="0" w:space="0" w:color="auto"/>
      </w:divBdr>
    </w:div>
    <w:div w:id="863707736">
      <w:marLeft w:val="640"/>
      <w:marRight w:val="0"/>
      <w:marTop w:val="0"/>
      <w:marBottom w:val="0"/>
      <w:divBdr>
        <w:top w:val="none" w:sz="0" w:space="0" w:color="auto"/>
        <w:left w:val="none" w:sz="0" w:space="0" w:color="auto"/>
        <w:bottom w:val="none" w:sz="0" w:space="0" w:color="auto"/>
        <w:right w:val="none" w:sz="0" w:space="0" w:color="auto"/>
      </w:divBdr>
    </w:div>
    <w:div w:id="863985181">
      <w:marLeft w:val="640"/>
      <w:marRight w:val="0"/>
      <w:marTop w:val="0"/>
      <w:marBottom w:val="0"/>
      <w:divBdr>
        <w:top w:val="none" w:sz="0" w:space="0" w:color="auto"/>
        <w:left w:val="none" w:sz="0" w:space="0" w:color="auto"/>
        <w:bottom w:val="none" w:sz="0" w:space="0" w:color="auto"/>
        <w:right w:val="none" w:sz="0" w:space="0" w:color="auto"/>
      </w:divBdr>
    </w:div>
    <w:div w:id="864054884">
      <w:marLeft w:val="640"/>
      <w:marRight w:val="0"/>
      <w:marTop w:val="0"/>
      <w:marBottom w:val="0"/>
      <w:divBdr>
        <w:top w:val="none" w:sz="0" w:space="0" w:color="auto"/>
        <w:left w:val="none" w:sz="0" w:space="0" w:color="auto"/>
        <w:bottom w:val="none" w:sz="0" w:space="0" w:color="auto"/>
        <w:right w:val="none" w:sz="0" w:space="0" w:color="auto"/>
      </w:divBdr>
    </w:div>
    <w:div w:id="864056119">
      <w:marLeft w:val="640"/>
      <w:marRight w:val="0"/>
      <w:marTop w:val="0"/>
      <w:marBottom w:val="0"/>
      <w:divBdr>
        <w:top w:val="none" w:sz="0" w:space="0" w:color="auto"/>
        <w:left w:val="none" w:sz="0" w:space="0" w:color="auto"/>
        <w:bottom w:val="none" w:sz="0" w:space="0" w:color="auto"/>
        <w:right w:val="none" w:sz="0" w:space="0" w:color="auto"/>
      </w:divBdr>
    </w:div>
    <w:div w:id="864059243">
      <w:marLeft w:val="640"/>
      <w:marRight w:val="0"/>
      <w:marTop w:val="0"/>
      <w:marBottom w:val="0"/>
      <w:divBdr>
        <w:top w:val="none" w:sz="0" w:space="0" w:color="auto"/>
        <w:left w:val="none" w:sz="0" w:space="0" w:color="auto"/>
        <w:bottom w:val="none" w:sz="0" w:space="0" w:color="auto"/>
        <w:right w:val="none" w:sz="0" w:space="0" w:color="auto"/>
      </w:divBdr>
    </w:div>
    <w:div w:id="864172101">
      <w:marLeft w:val="640"/>
      <w:marRight w:val="0"/>
      <w:marTop w:val="0"/>
      <w:marBottom w:val="0"/>
      <w:divBdr>
        <w:top w:val="none" w:sz="0" w:space="0" w:color="auto"/>
        <w:left w:val="none" w:sz="0" w:space="0" w:color="auto"/>
        <w:bottom w:val="none" w:sz="0" w:space="0" w:color="auto"/>
        <w:right w:val="none" w:sz="0" w:space="0" w:color="auto"/>
      </w:divBdr>
    </w:div>
    <w:div w:id="864252421">
      <w:marLeft w:val="640"/>
      <w:marRight w:val="0"/>
      <w:marTop w:val="0"/>
      <w:marBottom w:val="0"/>
      <w:divBdr>
        <w:top w:val="none" w:sz="0" w:space="0" w:color="auto"/>
        <w:left w:val="none" w:sz="0" w:space="0" w:color="auto"/>
        <w:bottom w:val="none" w:sz="0" w:space="0" w:color="auto"/>
        <w:right w:val="none" w:sz="0" w:space="0" w:color="auto"/>
      </w:divBdr>
    </w:div>
    <w:div w:id="864252963">
      <w:marLeft w:val="640"/>
      <w:marRight w:val="0"/>
      <w:marTop w:val="0"/>
      <w:marBottom w:val="0"/>
      <w:divBdr>
        <w:top w:val="none" w:sz="0" w:space="0" w:color="auto"/>
        <w:left w:val="none" w:sz="0" w:space="0" w:color="auto"/>
        <w:bottom w:val="none" w:sz="0" w:space="0" w:color="auto"/>
        <w:right w:val="none" w:sz="0" w:space="0" w:color="auto"/>
      </w:divBdr>
    </w:div>
    <w:div w:id="864438760">
      <w:marLeft w:val="640"/>
      <w:marRight w:val="0"/>
      <w:marTop w:val="0"/>
      <w:marBottom w:val="0"/>
      <w:divBdr>
        <w:top w:val="none" w:sz="0" w:space="0" w:color="auto"/>
        <w:left w:val="none" w:sz="0" w:space="0" w:color="auto"/>
        <w:bottom w:val="none" w:sz="0" w:space="0" w:color="auto"/>
        <w:right w:val="none" w:sz="0" w:space="0" w:color="auto"/>
      </w:divBdr>
    </w:div>
    <w:div w:id="864445649">
      <w:marLeft w:val="640"/>
      <w:marRight w:val="0"/>
      <w:marTop w:val="0"/>
      <w:marBottom w:val="0"/>
      <w:divBdr>
        <w:top w:val="none" w:sz="0" w:space="0" w:color="auto"/>
        <w:left w:val="none" w:sz="0" w:space="0" w:color="auto"/>
        <w:bottom w:val="none" w:sz="0" w:space="0" w:color="auto"/>
        <w:right w:val="none" w:sz="0" w:space="0" w:color="auto"/>
      </w:divBdr>
    </w:div>
    <w:div w:id="864514497">
      <w:marLeft w:val="640"/>
      <w:marRight w:val="0"/>
      <w:marTop w:val="0"/>
      <w:marBottom w:val="0"/>
      <w:divBdr>
        <w:top w:val="none" w:sz="0" w:space="0" w:color="auto"/>
        <w:left w:val="none" w:sz="0" w:space="0" w:color="auto"/>
        <w:bottom w:val="none" w:sz="0" w:space="0" w:color="auto"/>
        <w:right w:val="none" w:sz="0" w:space="0" w:color="auto"/>
      </w:divBdr>
    </w:div>
    <w:div w:id="864517244">
      <w:marLeft w:val="640"/>
      <w:marRight w:val="0"/>
      <w:marTop w:val="0"/>
      <w:marBottom w:val="0"/>
      <w:divBdr>
        <w:top w:val="none" w:sz="0" w:space="0" w:color="auto"/>
        <w:left w:val="none" w:sz="0" w:space="0" w:color="auto"/>
        <w:bottom w:val="none" w:sz="0" w:space="0" w:color="auto"/>
        <w:right w:val="none" w:sz="0" w:space="0" w:color="auto"/>
      </w:divBdr>
    </w:div>
    <w:div w:id="864637126">
      <w:marLeft w:val="640"/>
      <w:marRight w:val="0"/>
      <w:marTop w:val="0"/>
      <w:marBottom w:val="0"/>
      <w:divBdr>
        <w:top w:val="none" w:sz="0" w:space="0" w:color="auto"/>
        <w:left w:val="none" w:sz="0" w:space="0" w:color="auto"/>
        <w:bottom w:val="none" w:sz="0" w:space="0" w:color="auto"/>
        <w:right w:val="none" w:sz="0" w:space="0" w:color="auto"/>
      </w:divBdr>
    </w:div>
    <w:div w:id="864713162">
      <w:marLeft w:val="640"/>
      <w:marRight w:val="0"/>
      <w:marTop w:val="0"/>
      <w:marBottom w:val="0"/>
      <w:divBdr>
        <w:top w:val="none" w:sz="0" w:space="0" w:color="auto"/>
        <w:left w:val="none" w:sz="0" w:space="0" w:color="auto"/>
        <w:bottom w:val="none" w:sz="0" w:space="0" w:color="auto"/>
        <w:right w:val="none" w:sz="0" w:space="0" w:color="auto"/>
      </w:divBdr>
    </w:div>
    <w:div w:id="864757089">
      <w:marLeft w:val="640"/>
      <w:marRight w:val="0"/>
      <w:marTop w:val="0"/>
      <w:marBottom w:val="0"/>
      <w:divBdr>
        <w:top w:val="none" w:sz="0" w:space="0" w:color="auto"/>
        <w:left w:val="none" w:sz="0" w:space="0" w:color="auto"/>
        <w:bottom w:val="none" w:sz="0" w:space="0" w:color="auto"/>
        <w:right w:val="none" w:sz="0" w:space="0" w:color="auto"/>
      </w:divBdr>
    </w:div>
    <w:div w:id="864832409">
      <w:marLeft w:val="640"/>
      <w:marRight w:val="0"/>
      <w:marTop w:val="0"/>
      <w:marBottom w:val="0"/>
      <w:divBdr>
        <w:top w:val="none" w:sz="0" w:space="0" w:color="auto"/>
        <w:left w:val="none" w:sz="0" w:space="0" w:color="auto"/>
        <w:bottom w:val="none" w:sz="0" w:space="0" w:color="auto"/>
        <w:right w:val="none" w:sz="0" w:space="0" w:color="auto"/>
      </w:divBdr>
    </w:div>
    <w:div w:id="864901933">
      <w:marLeft w:val="640"/>
      <w:marRight w:val="0"/>
      <w:marTop w:val="0"/>
      <w:marBottom w:val="0"/>
      <w:divBdr>
        <w:top w:val="none" w:sz="0" w:space="0" w:color="auto"/>
        <w:left w:val="none" w:sz="0" w:space="0" w:color="auto"/>
        <w:bottom w:val="none" w:sz="0" w:space="0" w:color="auto"/>
        <w:right w:val="none" w:sz="0" w:space="0" w:color="auto"/>
      </w:divBdr>
    </w:div>
    <w:div w:id="864902340">
      <w:marLeft w:val="640"/>
      <w:marRight w:val="0"/>
      <w:marTop w:val="0"/>
      <w:marBottom w:val="0"/>
      <w:divBdr>
        <w:top w:val="none" w:sz="0" w:space="0" w:color="auto"/>
        <w:left w:val="none" w:sz="0" w:space="0" w:color="auto"/>
        <w:bottom w:val="none" w:sz="0" w:space="0" w:color="auto"/>
        <w:right w:val="none" w:sz="0" w:space="0" w:color="auto"/>
      </w:divBdr>
    </w:div>
    <w:div w:id="864906805">
      <w:marLeft w:val="640"/>
      <w:marRight w:val="0"/>
      <w:marTop w:val="0"/>
      <w:marBottom w:val="0"/>
      <w:divBdr>
        <w:top w:val="none" w:sz="0" w:space="0" w:color="auto"/>
        <w:left w:val="none" w:sz="0" w:space="0" w:color="auto"/>
        <w:bottom w:val="none" w:sz="0" w:space="0" w:color="auto"/>
        <w:right w:val="none" w:sz="0" w:space="0" w:color="auto"/>
      </w:divBdr>
    </w:div>
    <w:div w:id="865173008">
      <w:marLeft w:val="640"/>
      <w:marRight w:val="0"/>
      <w:marTop w:val="0"/>
      <w:marBottom w:val="0"/>
      <w:divBdr>
        <w:top w:val="none" w:sz="0" w:space="0" w:color="auto"/>
        <w:left w:val="none" w:sz="0" w:space="0" w:color="auto"/>
        <w:bottom w:val="none" w:sz="0" w:space="0" w:color="auto"/>
        <w:right w:val="none" w:sz="0" w:space="0" w:color="auto"/>
      </w:divBdr>
    </w:div>
    <w:div w:id="865220285">
      <w:marLeft w:val="640"/>
      <w:marRight w:val="0"/>
      <w:marTop w:val="0"/>
      <w:marBottom w:val="0"/>
      <w:divBdr>
        <w:top w:val="none" w:sz="0" w:space="0" w:color="auto"/>
        <w:left w:val="none" w:sz="0" w:space="0" w:color="auto"/>
        <w:bottom w:val="none" w:sz="0" w:space="0" w:color="auto"/>
        <w:right w:val="none" w:sz="0" w:space="0" w:color="auto"/>
      </w:divBdr>
    </w:div>
    <w:div w:id="865364995">
      <w:marLeft w:val="640"/>
      <w:marRight w:val="0"/>
      <w:marTop w:val="0"/>
      <w:marBottom w:val="0"/>
      <w:divBdr>
        <w:top w:val="none" w:sz="0" w:space="0" w:color="auto"/>
        <w:left w:val="none" w:sz="0" w:space="0" w:color="auto"/>
        <w:bottom w:val="none" w:sz="0" w:space="0" w:color="auto"/>
        <w:right w:val="none" w:sz="0" w:space="0" w:color="auto"/>
      </w:divBdr>
    </w:div>
    <w:div w:id="865411611">
      <w:marLeft w:val="640"/>
      <w:marRight w:val="0"/>
      <w:marTop w:val="0"/>
      <w:marBottom w:val="0"/>
      <w:divBdr>
        <w:top w:val="none" w:sz="0" w:space="0" w:color="auto"/>
        <w:left w:val="none" w:sz="0" w:space="0" w:color="auto"/>
        <w:bottom w:val="none" w:sz="0" w:space="0" w:color="auto"/>
        <w:right w:val="none" w:sz="0" w:space="0" w:color="auto"/>
      </w:divBdr>
    </w:div>
    <w:div w:id="865414103">
      <w:marLeft w:val="640"/>
      <w:marRight w:val="0"/>
      <w:marTop w:val="0"/>
      <w:marBottom w:val="0"/>
      <w:divBdr>
        <w:top w:val="none" w:sz="0" w:space="0" w:color="auto"/>
        <w:left w:val="none" w:sz="0" w:space="0" w:color="auto"/>
        <w:bottom w:val="none" w:sz="0" w:space="0" w:color="auto"/>
        <w:right w:val="none" w:sz="0" w:space="0" w:color="auto"/>
      </w:divBdr>
    </w:div>
    <w:div w:id="865488012">
      <w:marLeft w:val="640"/>
      <w:marRight w:val="0"/>
      <w:marTop w:val="0"/>
      <w:marBottom w:val="0"/>
      <w:divBdr>
        <w:top w:val="none" w:sz="0" w:space="0" w:color="auto"/>
        <w:left w:val="none" w:sz="0" w:space="0" w:color="auto"/>
        <w:bottom w:val="none" w:sz="0" w:space="0" w:color="auto"/>
        <w:right w:val="none" w:sz="0" w:space="0" w:color="auto"/>
      </w:divBdr>
    </w:div>
    <w:div w:id="865606750">
      <w:marLeft w:val="640"/>
      <w:marRight w:val="0"/>
      <w:marTop w:val="0"/>
      <w:marBottom w:val="0"/>
      <w:divBdr>
        <w:top w:val="none" w:sz="0" w:space="0" w:color="auto"/>
        <w:left w:val="none" w:sz="0" w:space="0" w:color="auto"/>
        <w:bottom w:val="none" w:sz="0" w:space="0" w:color="auto"/>
        <w:right w:val="none" w:sz="0" w:space="0" w:color="auto"/>
      </w:divBdr>
    </w:div>
    <w:div w:id="865673245">
      <w:marLeft w:val="640"/>
      <w:marRight w:val="0"/>
      <w:marTop w:val="0"/>
      <w:marBottom w:val="0"/>
      <w:divBdr>
        <w:top w:val="none" w:sz="0" w:space="0" w:color="auto"/>
        <w:left w:val="none" w:sz="0" w:space="0" w:color="auto"/>
        <w:bottom w:val="none" w:sz="0" w:space="0" w:color="auto"/>
        <w:right w:val="none" w:sz="0" w:space="0" w:color="auto"/>
      </w:divBdr>
    </w:div>
    <w:div w:id="865674301">
      <w:marLeft w:val="640"/>
      <w:marRight w:val="0"/>
      <w:marTop w:val="0"/>
      <w:marBottom w:val="0"/>
      <w:divBdr>
        <w:top w:val="none" w:sz="0" w:space="0" w:color="auto"/>
        <w:left w:val="none" w:sz="0" w:space="0" w:color="auto"/>
        <w:bottom w:val="none" w:sz="0" w:space="0" w:color="auto"/>
        <w:right w:val="none" w:sz="0" w:space="0" w:color="auto"/>
      </w:divBdr>
    </w:div>
    <w:div w:id="865867957">
      <w:marLeft w:val="640"/>
      <w:marRight w:val="0"/>
      <w:marTop w:val="0"/>
      <w:marBottom w:val="0"/>
      <w:divBdr>
        <w:top w:val="none" w:sz="0" w:space="0" w:color="auto"/>
        <w:left w:val="none" w:sz="0" w:space="0" w:color="auto"/>
        <w:bottom w:val="none" w:sz="0" w:space="0" w:color="auto"/>
        <w:right w:val="none" w:sz="0" w:space="0" w:color="auto"/>
      </w:divBdr>
    </w:div>
    <w:div w:id="865867980">
      <w:marLeft w:val="640"/>
      <w:marRight w:val="0"/>
      <w:marTop w:val="0"/>
      <w:marBottom w:val="0"/>
      <w:divBdr>
        <w:top w:val="none" w:sz="0" w:space="0" w:color="auto"/>
        <w:left w:val="none" w:sz="0" w:space="0" w:color="auto"/>
        <w:bottom w:val="none" w:sz="0" w:space="0" w:color="auto"/>
        <w:right w:val="none" w:sz="0" w:space="0" w:color="auto"/>
      </w:divBdr>
    </w:div>
    <w:div w:id="865868435">
      <w:marLeft w:val="640"/>
      <w:marRight w:val="0"/>
      <w:marTop w:val="0"/>
      <w:marBottom w:val="0"/>
      <w:divBdr>
        <w:top w:val="none" w:sz="0" w:space="0" w:color="auto"/>
        <w:left w:val="none" w:sz="0" w:space="0" w:color="auto"/>
        <w:bottom w:val="none" w:sz="0" w:space="0" w:color="auto"/>
        <w:right w:val="none" w:sz="0" w:space="0" w:color="auto"/>
      </w:divBdr>
    </w:div>
    <w:div w:id="865947245">
      <w:marLeft w:val="640"/>
      <w:marRight w:val="0"/>
      <w:marTop w:val="0"/>
      <w:marBottom w:val="0"/>
      <w:divBdr>
        <w:top w:val="none" w:sz="0" w:space="0" w:color="auto"/>
        <w:left w:val="none" w:sz="0" w:space="0" w:color="auto"/>
        <w:bottom w:val="none" w:sz="0" w:space="0" w:color="auto"/>
        <w:right w:val="none" w:sz="0" w:space="0" w:color="auto"/>
      </w:divBdr>
    </w:div>
    <w:div w:id="865947507">
      <w:marLeft w:val="640"/>
      <w:marRight w:val="0"/>
      <w:marTop w:val="0"/>
      <w:marBottom w:val="0"/>
      <w:divBdr>
        <w:top w:val="none" w:sz="0" w:space="0" w:color="auto"/>
        <w:left w:val="none" w:sz="0" w:space="0" w:color="auto"/>
        <w:bottom w:val="none" w:sz="0" w:space="0" w:color="auto"/>
        <w:right w:val="none" w:sz="0" w:space="0" w:color="auto"/>
      </w:divBdr>
    </w:div>
    <w:div w:id="866021818">
      <w:marLeft w:val="640"/>
      <w:marRight w:val="0"/>
      <w:marTop w:val="0"/>
      <w:marBottom w:val="0"/>
      <w:divBdr>
        <w:top w:val="none" w:sz="0" w:space="0" w:color="auto"/>
        <w:left w:val="none" w:sz="0" w:space="0" w:color="auto"/>
        <w:bottom w:val="none" w:sz="0" w:space="0" w:color="auto"/>
        <w:right w:val="none" w:sz="0" w:space="0" w:color="auto"/>
      </w:divBdr>
    </w:div>
    <w:div w:id="866135854">
      <w:marLeft w:val="640"/>
      <w:marRight w:val="0"/>
      <w:marTop w:val="0"/>
      <w:marBottom w:val="0"/>
      <w:divBdr>
        <w:top w:val="none" w:sz="0" w:space="0" w:color="auto"/>
        <w:left w:val="none" w:sz="0" w:space="0" w:color="auto"/>
        <w:bottom w:val="none" w:sz="0" w:space="0" w:color="auto"/>
        <w:right w:val="none" w:sz="0" w:space="0" w:color="auto"/>
      </w:divBdr>
    </w:div>
    <w:div w:id="866143043">
      <w:marLeft w:val="640"/>
      <w:marRight w:val="0"/>
      <w:marTop w:val="0"/>
      <w:marBottom w:val="0"/>
      <w:divBdr>
        <w:top w:val="none" w:sz="0" w:space="0" w:color="auto"/>
        <w:left w:val="none" w:sz="0" w:space="0" w:color="auto"/>
        <w:bottom w:val="none" w:sz="0" w:space="0" w:color="auto"/>
        <w:right w:val="none" w:sz="0" w:space="0" w:color="auto"/>
      </w:divBdr>
    </w:div>
    <w:div w:id="866219198">
      <w:marLeft w:val="640"/>
      <w:marRight w:val="0"/>
      <w:marTop w:val="0"/>
      <w:marBottom w:val="0"/>
      <w:divBdr>
        <w:top w:val="none" w:sz="0" w:space="0" w:color="auto"/>
        <w:left w:val="none" w:sz="0" w:space="0" w:color="auto"/>
        <w:bottom w:val="none" w:sz="0" w:space="0" w:color="auto"/>
        <w:right w:val="none" w:sz="0" w:space="0" w:color="auto"/>
      </w:divBdr>
    </w:div>
    <w:div w:id="866261516">
      <w:marLeft w:val="640"/>
      <w:marRight w:val="0"/>
      <w:marTop w:val="0"/>
      <w:marBottom w:val="0"/>
      <w:divBdr>
        <w:top w:val="none" w:sz="0" w:space="0" w:color="auto"/>
        <w:left w:val="none" w:sz="0" w:space="0" w:color="auto"/>
        <w:bottom w:val="none" w:sz="0" w:space="0" w:color="auto"/>
        <w:right w:val="none" w:sz="0" w:space="0" w:color="auto"/>
      </w:divBdr>
    </w:div>
    <w:div w:id="866336140">
      <w:marLeft w:val="640"/>
      <w:marRight w:val="0"/>
      <w:marTop w:val="0"/>
      <w:marBottom w:val="0"/>
      <w:divBdr>
        <w:top w:val="none" w:sz="0" w:space="0" w:color="auto"/>
        <w:left w:val="none" w:sz="0" w:space="0" w:color="auto"/>
        <w:bottom w:val="none" w:sz="0" w:space="0" w:color="auto"/>
        <w:right w:val="none" w:sz="0" w:space="0" w:color="auto"/>
      </w:divBdr>
    </w:div>
    <w:div w:id="866411367">
      <w:marLeft w:val="640"/>
      <w:marRight w:val="0"/>
      <w:marTop w:val="0"/>
      <w:marBottom w:val="0"/>
      <w:divBdr>
        <w:top w:val="none" w:sz="0" w:space="0" w:color="auto"/>
        <w:left w:val="none" w:sz="0" w:space="0" w:color="auto"/>
        <w:bottom w:val="none" w:sz="0" w:space="0" w:color="auto"/>
        <w:right w:val="none" w:sz="0" w:space="0" w:color="auto"/>
      </w:divBdr>
    </w:div>
    <w:div w:id="866455856">
      <w:marLeft w:val="640"/>
      <w:marRight w:val="0"/>
      <w:marTop w:val="0"/>
      <w:marBottom w:val="0"/>
      <w:divBdr>
        <w:top w:val="none" w:sz="0" w:space="0" w:color="auto"/>
        <w:left w:val="none" w:sz="0" w:space="0" w:color="auto"/>
        <w:bottom w:val="none" w:sz="0" w:space="0" w:color="auto"/>
        <w:right w:val="none" w:sz="0" w:space="0" w:color="auto"/>
      </w:divBdr>
    </w:div>
    <w:div w:id="866481140">
      <w:marLeft w:val="640"/>
      <w:marRight w:val="0"/>
      <w:marTop w:val="0"/>
      <w:marBottom w:val="0"/>
      <w:divBdr>
        <w:top w:val="none" w:sz="0" w:space="0" w:color="auto"/>
        <w:left w:val="none" w:sz="0" w:space="0" w:color="auto"/>
        <w:bottom w:val="none" w:sz="0" w:space="0" w:color="auto"/>
        <w:right w:val="none" w:sz="0" w:space="0" w:color="auto"/>
      </w:divBdr>
    </w:div>
    <w:div w:id="866483137">
      <w:marLeft w:val="640"/>
      <w:marRight w:val="0"/>
      <w:marTop w:val="0"/>
      <w:marBottom w:val="0"/>
      <w:divBdr>
        <w:top w:val="none" w:sz="0" w:space="0" w:color="auto"/>
        <w:left w:val="none" w:sz="0" w:space="0" w:color="auto"/>
        <w:bottom w:val="none" w:sz="0" w:space="0" w:color="auto"/>
        <w:right w:val="none" w:sz="0" w:space="0" w:color="auto"/>
      </w:divBdr>
    </w:div>
    <w:div w:id="866525905">
      <w:marLeft w:val="640"/>
      <w:marRight w:val="0"/>
      <w:marTop w:val="0"/>
      <w:marBottom w:val="0"/>
      <w:divBdr>
        <w:top w:val="none" w:sz="0" w:space="0" w:color="auto"/>
        <w:left w:val="none" w:sz="0" w:space="0" w:color="auto"/>
        <w:bottom w:val="none" w:sz="0" w:space="0" w:color="auto"/>
        <w:right w:val="none" w:sz="0" w:space="0" w:color="auto"/>
      </w:divBdr>
    </w:div>
    <w:div w:id="866527668">
      <w:marLeft w:val="640"/>
      <w:marRight w:val="0"/>
      <w:marTop w:val="0"/>
      <w:marBottom w:val="0"/>
      <w:divBdr>
        <w:top w:val="none" w:sz="0" w:space="0" w:color="auto"/>
        <w:left w:val="none" w:sz="0" w:space="0" w:color="auto"/>
        <w:bottom w:val="none" w:sz="0" w:space="0" w:color="auto"/>
        <w:right w:val="none" w:sz="0" w:space="0" w:color="auto"/>
      </w:divBdr>
    </w:div>
    <w:div w:id="866715806">
      <w:marLeft w:val="640"/>
      <w:marRight w:val="0"/>
      <w:marTop w:val="0"/>
      <w:marBottom w:val="0"/>
      <w:divBdr>
        <w:top w:val="none" w:sz="0" w:space="0" w:color="auto"/>
        <w:left w:val="none" w:sz="0" w:space="0" w:color="auto"/>
        <w:bottom w:val="none" w:sz="0" w:space="0" w:color="auto"/>
        <w:right w:val="none" w:sz="0" w:space="0" w:color="auto"/>
      </w:divBdr>
    </w:div>
    <w:div w:id="866716847">
      <w:marLeft w:val="640"/>
      <w:marRight w:val="0"/>
      <w:marTop w:val="0"/>
      <w:marBottom w:val="0"/>
      <w:divBdr>
        <w:top w:val="none" w:sz="0" w:space="0" w:color="auto"/>
        <w:left w:val="none" w:sz="0" w:space="0" w:color="auto"/>
        <w:bottom w:val="none" w:sz="0" w:space="0" w:color="auto"/>
        <w:right w:val="none" w:sz="0" w:space="0" w:color="auto"/>
      </w:divBdr>
    </w:div>
    <w:div w:id="866717994">
      <w:marLeft w:val="640"/>
      <w:marRight w:val="0"/>
      <w:marTop w:val="0"/>
      <w:marBottom w:val="0"/>
      <w:divBdr>
        <w:top w:val="none" w:sz="0" w:space="0" w:color="auto"/>
        <w:left w:val="none" w:sz="0" w:space="0" w:color="auto"/>
        <w:bottom w:val="none" w:sz="0" w:space="0" w:color="auto"/>
        <w:right w:val="none" w:sz="0" w:space="0" w:color="auto"/>
      </w:divBdr>
    </w:div>
    <w:div w:id="866865879">
      <w:marLeft w:val="640"/>
      <w:marRight w:val="0"/>
      <w:marTop w:val="0"/>
      <w:marBottom w:val="0"/>
      <w:divBdr>
        <w:top w:val="none" w:sz="0" w:space="0" w:color="auto"/>
        <w:left w:val="none" w:sz="0" w:space="0" w:color="auto"/>
        <w:bottom w:val="none" w:sz="0" w:space="0" w:color="auto"/>
        <w:right w:val="none" w:sz="0" w:space="0" w:color="auto"/>
      </w:divBdr>
    </w:div>
    <w:div w:id="866990833">
      <w:marLeft w:val="640"/>
      <w:marRight w:val="0"/>
      <w:marTop w:val="0"/>
      <w:marBottom w:val="0"/>
      <w:divBdr>
        <w:top w:val="none" w:sz="0" w:space="0" w:color="auto"/>
        <w:left w:val="none" w:sz="0" w:space="0" w:color="auto"/>
        <w:bottom w:val="none" w:sz="0" w:space="0" w:color="auto"/>
        <w:right w:val="none" w:sz="0" w:space="0" w:color="auto"/>
      </w:divBdr>
    </w:div>
    <w:div w:id="867063390">
      <w:marLeft w:val="640"/>
      <w:marRight w:val="0"/>
      <w:marTop w:val="0"/>
      <w:marBottom w:val="0"/>
      <w:divBdr>
        <w:top w:val="none" w:sz="0" w:space="0" w:color="auto"/>
        <w:left w:val="none" w:sz="0" w:space="0" w:color="auto"/>
        <w:bottom w:val="none" w:sz="0" w:space="0" w:color="auto"/>
        <w:right w:val="none" w:sz="0" w:space="0" w:color="auto"/>
      </w:divBdr>
    </w:div>
    <w:div w:id="867259794">
      <w:marLeft w:val="640"/>
      <w:marRight w:val="0"/>
      <w:marTop w:val="0"/>
      <w:marBottom w:val="0"/>
      <w:divBdr>
        <w:top w:val="none" w:sz="0" w:space="0" w:color="auto"/>
        <w:left w:val="none" w:sz="0" w:space="0" w:color="auto"/>
        <w:bottom w:val="none" w:sz="0" w:space="0" w:color="auto"/>
        <w:right w:val="none" w:sz="0" w:space="0" w:color="auto"/>
      </w:divBdr>
    </w:div>
    <w:div w:id="867304345">
      <w:marLeft w:val="640"/>
      <w:marRight w:val="0"/>
      <w:marTop w:val="0"/>
      <w:marBottom w:val="0"/>
      <w:divBdr>
        <w:top w:val="none" w:sz="0" w:space="0" w:color="auto"/>
        <w:left w:val="none" w:sz="0" w:space="0" w:color="auto"/>
        <w:bottom w:val="none" w:sz="0" w:space="0" w:color="auto"/>
        <w:right w:val="none" w:sz="0" w:space="0" w:color="auto"/>
      </w:divBdr>
    </w:div>
    <w:div w:id="867330707">
      <w:marLeft w:val="640"/>
      <w:marRight w:val="0"/>
      <w:marTop w:val="0"/>
      <w:marBottom w:val="0"/>
      <w:divBdr>
        <w:top w:val="none" w:sz="0" w:space="0" w:color="auto"/>
        <w:left w:val="none" w:sz="0" w:space="0" w:color="auto"/>
        <w:bottom w:val="none" w:sz="0" w:space="0" w:color="auto"/>
        <w:right w:val="none" w:sz="0" w:space="0" w:color="auto"/>
      </w:divBdr>
    </w:div>
    <w:div w:id="867374206">
      <w:marLeft w:val="640"/>
      <w:marRight w:val="0"/>
      <w:marTop w:val="0"/>
      <w:marBottom w:val="0"/>
      <w:divBdr>
        <w:top w:val="none" w:sz="0" w:space="0" w:color="auto"/>
        <w:left w:val="none" w:sz="0" w:space="0" w:color="auto"/>
        <w:bottom w:val="none" w:sz="0" w:space="0" w:color="auto"/>
        <w:right w:val="none" w:sz="0" w:space="0" w:color="auto"/>
      </w:divBdr>
    </w:div>
    <w:div w:id="867376572">
      <w:marLeft w:val="640"/>
      <w:marRight w:val="0"/>
      <w:marTop w:val="0"/>
      <w:marBottom w:val="0"/>
      <w:divBdr>
        <w:top w:val="none" w:sz="0" w:space="0" w:color="auto"/>
        <w:left w:val="none" w:sz="0" w:space="0" w:color="auto"/>
        <w:bottom w:val="none" w:sz="0" w:space="0" w:color="auto"/>
        <w:right w:val="none" w:sz="0" w:space="0" w:color="auto"/>
      </w:divBdr>
    </w:div>
    <w:div w:id="867530504">
      <w:marLeft w:val="640"/>
      <w:marRight w:val="0"/>
      <w:marTop w:val="0"/>
      <w:marBottom w:val="0"/>
      <w:divBdr>
        <w:top w:val="none" w:sz="0" w:space="0" w:color="auto"/>
        <w:left w:val="none" w:sz="0" w:space="0" w:color="auto"/>
        <w:bottom w:val="none" w:sz="0" w:space="0" w:color="auto"/>
        <w:right w:val="none" w:sz="0" w:space="0" w:color="auto"/>
      </w:divBdr>
    </w:div>
    <w:div w:id="867566121">
      <w:marLeft w:val="640"/>
      <w:marRight w:val="0"/>
      <w:marTop w:val="0"/>
      <w:marBottom w:val="0"/>
      <w:divBdr>
        <w:top w:val="none" w:sz="0" w:space="0" w:color="auto"/>
        <w:left w:val="none" w:sz="0" w:space="0" w:color="auto"/>
        <w:bottom w:val="none" w:sz="0" w:space="0" w:color="auto"/>
        <w:right w:val="none" w:sz="0" w:space="0" w:color="auto"/>
      </w:divBdr>
    </w:div>
    <w:div w:id="867647288">
      <w:marLeft w:val="640"/>
      <w:marRight w:val="0"/>
      <w:marTop w:val="0"/>
      <w:marBottom w:val="0"/>
      <w:divBdr>
        <w:top w:val="none" w:sz="0" w:space="0" w:color="auto"/>
        <w:left w:val="none" w:sz="0" w:space="0" w:color="auto"/>
        <w:bottom w:val="none" w:sz="0" w:space="0" w:color="auto"/>
        <w:right w:val="none" w:sz="0" w:space="0" w:color="auto"/>
      </w:divBdr>
    </w:div>
    <w:div w:id="867719758">
      <w:marLeft w:val="640"/>
      <w:marRight w:val="0"/>
      <w:marTop w:val="0"/>
      <w:marBottom w:val="0"/>
      <w:divBdr>
        <w:top w:val="none" w:sz="0" w:space="0" w:color="auto"/>
        <w:left w:val="none" w:sz="0" w:space="0" w:color="auto"/>
        <w:bottom w:val="none" w:sz="0" w:space="0" w:color="auto"/>
        <w:right w:val="none" w:sz="0" w:space="0" w:color="auto"/>
      </w:divBdr>
    </w:div>
    <w:div w:id="867840397">
      <w:marLeft w:val="640"/>
      <w:marRight w:val="0"/>
      <w:marTop w:val="0"/>
      <w:marBottom w:val="0"/>
      <w:divBdr>
        <w:top w:val="none" w:sz="0" w:space="0" w:color="auto"/>
        <w:left w:val="none" w:sz="0" w:space="0" w:color="auto"/>
        <w:bottom w:val="none" w:sz="0" w:space="0" w:color="auto"/>
        <w:right w:val="none" w:sz="0" w:space="0" w:color="auto"/>
      </w:divBdr>
    </w:div>
    <w:div w:id="867841517">
      <w:marLeft w:val="640"/>
      <w:marRight w:val="0"/>
      <w:marTop w:val="0"/>
      <w:marBottom w:val="0"/>
      <w:divBdr>
        <w:top w:val="none" w:sz="0" w:space="0" w:color="auto"/>
        <w:left w:val="none" w:sz="0" w:space="0" w:color="auto"/>
        <w:bottom w:val="none" w:sz="0" w:space="0" w:color="auto"/>
        <w:right w:val="none" w:sz="0" w:space="0" w:color="auto"/>
      </w:divBdr>
    </w:div>
    <w:div w:id="867910976">
      <w:marLeft w:val="640"/>
      <w:marRight w:val="0"/>
      <w:marTop w:val="0"/>
      <w:marBottom w:val="0"/>
      <w:divBdr>
        <w:top w:val="none" w:sz="0" w:space="0" w:color="auto"/>
        <w:left w:val="none" w:sz="0" w:space="0" w:color="auto"/>
        <w:bottom w:val="none" w:sz="0" w:space="0" w:color="auto"/>
        <w:right w:val="none" w:sz="0" w:space="0" w:color="auto"/>
      </w:divBdr>
    </w:div>
    <w:div w:id="867915699">
      <w:marLeft w:val="640"/>
      <w:marRight w:val="0"/>
      <w:marTop w:val="0"/>
      <w:marBottom w:val="0"/>
      <w:divBdr>
        <w:top w:val="none" w:sz="0" w:space="0" w:color="auto"/>
        <w:left w:val="none" w:sz="0" w:space="0" w:color="auto"/>
        <w:bottom w:val="none" w:sz="0" w:space="0" w:color="auto"/>
        <w:right w:val="none" w:sz="0" w:space="0" w:color="auto"/>
      </w:divBdr>
    </w:div>
    <w:div w:id="867984578">
      <w:marLeft w:val="640"/>
      <w:marRight w:val="0"/>
      <w:marTop w:val="0"/>
      <w:marBottom w:val="0"/>
      <w:divBdr>
        <w:top w:val="none" w:sz="0" w:space="0" w:color="auto"/>
        <w:left w:val="none" w:sz="0" w:space="0" w:color="auto"/>
        <w:bottom w:val="none" w:sz="0" w:space="0" w:color="auto"/>
        <w:right w:val="none" w:sz="0" w:space="0" w:color="auto"/>
      </w:divBdr>
    </w:div>
    <w:div w:id="867986217">
      <w:marLeft w:val="640"/>
      <w:marRight w:val="0"/>
      <w:marTop w:val="0"/>
      <w:marBottom w:val="0"/>
      <w:divBdr>
        <w:top w:val="none" w:sz="0" w:space="0" w:color="auto"/>
        <w:left w:val="none" w:sz="0" w:space="0" w:color="auto"/>
        <w:bottom w:val="none" w:sz="0" w:space="0" w:color="auto"/>
        <w:right w:val="none" w:sz="0" w:space="0" w:color="auto"/>
      </w:divBdr>
    </w:div>
    <w:div w:id="868221813">
      <w:marLeft w:val="640"/>
      <w:marRight w:val="0"/>
      <w:marTop w:val="0"/>
      <w:marBottom w:val="0"/>
      <w:divBdr>
        <w:top w:val="none" w:sz="0" w:space="0" w:color="auto"/>
        <w:left w:val="none" w:sz="0" w:space="0" w:color="auto"/>
        <w:bottom w:val="none" w:sz="0" w:space="0" w:color="auto"/>
        <w:right w:val="none" w:sz="0" w:space="0" w:color="auto"/>
      </w:divBdr>
    </w:div>
    <w:div w:id="868223323">
      <w:marLeft w:val="640"/>
      <w:marRight w:val="0"/>
      <w:marTop w:val="0"/>
      <w:marBottom w:val="0"/>
      <w:divBdr>
        <w:top w:val="none" w:sz="0" w:space="0" w:color="auto"/>
        <w:left w:val="none" w:sz="0" w:space="0" w:color="auto"/>
        <w:bottom w:val="none" w:sz="0" w:space="0" w:color="auto"/>
        <w:right w:val="none" w:sz="0" w:space="0" w:color="auto"/>
      </w:divBdr>
    </w:div>
    <w:div w:id="868253300">
      <w:marLeft w:val="640"/>
      <w:marRight w:val="0"/>
      <w:marTop w:val="0"/>
      <w:marBottom w:val="0"/>
      <w:divBdr>
        <w:top w:val="none" w:sz="0" w:space="0" w:color="auto"/>
        <w:left w:val="none" w:sz="0" w:space="0" w:color="auto"/>
        <w:bottom w:val="none" w:sz="0" w:space="0" w:color="auto"/>
        <w:right w:val="none" w:sz="0" w:space="0" w:color="auto"/>
      </w:divBdr>
    </w:div>
    <w:div w:id="868420967">
      <w:marLeft w:val="640"/>
      <w:marRight w:val="0"/>
      <w:marTop w:val="0"/>
      <w:marBottom w:val="0"/>
      <w:divBdr>
        <w:top w:val="none" w:sz="0" w:space="0" w:color="auto"/>
        <w:left w:val="none" w:sz="0" w:space="0" w:color="auto"/>
        <w:bottom w:val="none" w:sz="0" w:space="0" w:color="auto"/>
        <w:right w:val="none" w:sz="0" w:space="0" w:color="auto"/>
      </w:divBdr>
    </w:div>
    <w:div w:id="868491038">
      <w:marLeft w:val="640"/>
      <w:marRight w:val="0"/>
      <w:marTop w:val="0"/>
      <w:marBottom w:val="0"/>
      <w:divBdr>
        <w:top w:val="none" w:sz="0" w:space="0" w:color="auto"/>
        <w:left w:val="none" w:sz="0" w:space="0" w:color="auto"/>
        <w:bottom w:val="none" w:sz="0" w:space="0" w:color="auto"/>
        <w:right w:val="none" w:sz="0" w:space="0" w:color="auto"/>
      </w:divBdr>
    </w:div>
    <w:div w:id="868689116">
      <w:marLeft w:val="640"/>
      <w:marRight w:val="0"/>
      <w:marTop w:val="0"/>
      <w:marBottom w:val="0"/>
      <w:divBdr>
        <w:top w:val="none" w:sz="0" w:space="0" w:color="auto"/>
        <w:left w:val="none" w:sz="0" w:space="0" w:color="auto"/>
        <w:bottom w:val="none" w:sz="0" w:space="0" w:color="auto"/>
        <w:right w:val="none" w:sz="0" w:space="0" w:color="auto"/>
      </w:divBdr>
    </w:div>
    <w:div w:id="868906925">
      <w:marLeft w:val="640"/>
      <w:marRight w:val="0"/>
      <w:marTop w:val="0"/>
      <w:marBottom w:val="0"/>
      <w:divBdr>
        <w:top w:val="none" w:sz="0" w:space="0" w:color="auto"/>
        <w:left w:val="none" w:sz="0" w:space="0" w:color="auto"/>
        <w:bottom w:val="none" w:sz="0" w:space="0" w:color="auto"/>
        <w:right w:val="none" w:sz="0" w:space="0" w:color="auto"/>
      </w:divBdr>
    </w:div>
    <w:div w:id="868908050">
      <w:marLeft w:val="640"/>
      <w:marRight w:val="0"/>
      <w:marTop w:val="0"/>
      <w:marBottom w:val="0"/>
      <w:divBdr>
        <w:top w:val="none" w:sz="0" w:space="0" w:color="auto"/>
        <w:left w:val="none" w:sz="0" w:space="0" w:color="auto"/>
        <w:bottom w:val="none" w:sz="0" w:space="0" w:color="auto"/>
        <w:right w:val="none" w:sz="0" w:space="0" w:color="auto"/>
      </w:divBdr>
    </w:div>
    <w:div w:id="868908983">
      <w:marLeft w:val="640"/>
      <w:marRight w:val="0"/>
      <w:marTop w:val="0"/>
      <w:marBottom w:val="0"/>
      <w:divBdr>
        <w:top w:val="none" w:sz="0" w:space="0" w:color="auto"/>
        <w:left w:val="none" w:sz="0" w:space="0" w:color="auto"/>
        <w:bottom w:val="none" w:sz="0" w:space="0" w:color="auto"/>
        <w:right w:val="none" w:sz="0" w:space="0" w:color="auto"/>
      </w:divBdr>
    </w:div>
    <w:div w:id="869028708">
      <w:marLeft w:val="640"/>
      <w:marRight w:val="0"/>
      <w:marTop w:val="0"/>
      <w:marBottom w:val="0"/>
      <w:divBdr>
        <w:top w:val="none" w:sz="0" w:space="0" w:color="auto"/>
        <w:left w:val="none" w:sz="0" w:space="0" w:color="auto"/>
        <w:bottom w:val="none" w:sz="0" w:space="0" w:color="auto"/>
        <w:right w:val="none" w:sz="0" w:space="0" w:color="auto"/>
      </w:divBdr>
    </w:div>
    <w:div w:id="869031830">
      <w:marLeft w:val="640"/>
      <w:marRight w:val="0"/>
      <w:marTop w:val="0"/>
      <w:marBottom w:val="0"/>
      <w:divBdr>
        <w:top w:val="none" w:sz="0" w:space="0" w:color="auto"/>
        <w:left w:val="none" w:sz="0" w:space="0" w:color="auto"/>
        <w:bottom w:val="none" w:sz="0" w:space="0" w:color="auto"/>
        <w:right w:val="none" w:sz="0" w:space="0" w:color="auto"/>
      </w:divBdr>
    </w:div>
    <w:div w:id="869105439">
      <w:marLeft w:val="640"/>
      <w:marRight w:val="0"/>
      <w:marTop w:val="0"/>
      <w:marBottom w:val="0"/>
      <w:divBdr>
        <w:top w:val="none" w:sz="0" w:space="0" w:color="auto"/>
        <w:left w:val="none" w:sz="0" w:space="0" w:color="auto"/>
        <w:bottom w:val="none" w:sz="0" w:space="0" w:color="auto"/>
        <w:right w:val="none" w:sz="0" w:space="0" w:color="auto"/>
      </w:divBdr>
    </w:div>
    <w:div w:id="869221553">
      <w:marLeft w:val="640"/>
      <w:marRight w:val="0"/>
      <w:marTop w:val="0"/>
      <w:marBottom w:val="0"/>
      <w:divBdr>
        <w:top w:val="none" w:sz="0" w:space="0" w:color="auto"/>
        <w:left w:val="none" w:sz="0" w:space="0" w:color="auto"/>
        <w:bottom w:val="none" w:sz="0" w:space="0" w:color="auto"/>
        <w:right w:val="none" w:sz="0" w:space="0" w:color="auto"/>
      </w:divBdr>
    </w:div>
    <w:div w:id="869223769">
      <w:marLeft w:val="640"/>
      <w:marRight w:val="0"/>
      <w:marTop w:val="0"/>
      <w:marBottom w:val="0"/>
      <w:divBdr>
        <w:top w:val="none" w:sz="0" w:space="0" w:color="auto"/>
        <w:left w:val="none" w:sz="0" w:space="0" w:color="auto"/>
        <w:bottom w:val="none" w:sz="0" w:space="0" w:color="auto"/>
        <w:right w:val="none" w:sz="0" w:space="0" w:color="auto"/>
      </w:divBdr>
    </w:div>
    <w:div w:id="869299956">
      <w:marLeft w:val="640"/>
      <w:marRight w:val="0"/>
      <w:marTop w:val="0"/>
      <w:marBottom w:val="0"/>
      <w:divBdr>
        <w:top w:val="none" w:sz="0" w:space="0" w:color="auto"/>
        <w:left w:val="none" w:sz="0" w:space="0" w:color="auto"/>
        <w:bottom w:val="none" w:sz="0" w:space="0" w:color="auto"/>
        <w:right w:val="none" w:sz="0" w:space="0" w:color="auto"/>
      </w:divBdr>
    </w:div>
    <w:div w:id="869302227">
      <w:marLeft w:val="640"/>
      <w:marRight w:val="0"/>
      <w:marTop w:val="0"/>
      <w:marBottom w:val="0"/>
      <w:divBdr>
        <w:top w:val="none" w:sz="0" w:space="0" w:color="auto"/>
        <w:left w:val="none" w:sz="0" w:space="0" w:color="auto"/>
        <w:bottom w:val="none" w:sz="0" w:space="0" w:color="auto"/>
        <w:right w:val="none" w:sz="0" w:space="0" w:color="auto"/>
      </w:divBdr>
    </w:div>
    <w:div w:id="869419926">
      <w:marLeft w:val="640"/>
      <w:marRight w:val="0"/>
      <w:marTop w:val="0"/>
      <w:marBottom w:val="0"/>
      <w:divBdr>
        <w:top w:val="none" w:sz="0" w:space="0" w:color="auto"/>
        <w:left w:val="none" w:sz="0" w:space="0" w:color="auto"/>
        <w:bottom w:val="none" w:sz="0" w:space="0" w:color="auto"/>
        <w:right w:val="none" w:sz="0" w:space="0" w:color="auto"/>
      </w:divBdr>
    </w:div>
    <w:div w:id="869487617">
      <w:marLeft w:val="640"/>
      <w:marRight w:val="0"/>
      <w:marTop w:val="0"/>
      <w:marBottom w:val="0"/>
      <w:divBdr>
        <w:top w:val="none" w:sz="0" w:space="0" w:color="auto"/>
        <w:left w:val="none" w:sz="0" w:space="0" w:color="auto"/>
        <w:bottom w:val="none" w:sz="0" w:space="0" w:color="auto"/>
        <w:right w:val="none" w:sz="0" w:space="0" w:color="auto"/>
      </w:divBdr>
    </w:div>
    <w:div w:id="869535907">
      <w:marLeft w:val="640"/>
      <w:marRight w:val="0"/>
      <w:marTop w:val="0"/>
      <w:marBottom w:val="0"/>
      <w:divBdr>
        <w:top w:val="none" w:sz="0" w:space="0" w:color="auto"/>
        <w:left w:val="none" w:sz="0" w:space="0" w:color="auto"/>
        <w:bottom w:val="none" w:sz="0" w:space="0" w:color="auto"/>
        <w:right w:val="none" w:sz="0" w:space="0" w:color="auto"/>
      </w:divBdr>
    </w:div>
    <w:div w:id="869536574">
      <w:marLeft w:val="640"/>
      <w:marRight w:val="0"/>
      <w:marTop w:val="0"/>
      <w:marBottom w:val="0"/>
      <w:divBdr>
        <w:top w:val="none" w:sz="0" w:space="0" w:color="auto"/>
        <w:left w:val="none" w:sz="0" w:space="0" w:color="auto"/>
        <w:bottom w:val="none" w:sz="0" w:space="0" w:color="auto"/>
        <w:right w:val="none" w:sz="0" w:space="0" w:color="auto"/>
      </w:divBdr>
    </w:div>
    <w:div w:id="869537389">
      <w:marLeft w:val="640"/>
      <w:marRight w:val="0"/>
      <w:marTop w:val="0"/>
      <w:marBottom w:val="0"/>
      <w:divBdr>
        <w:top w:val="none" w:sz="0" w:space="0" w:color="auto"/>
        <w:left w:val="none" w:sz="0" w:space="0" w:color="auto"/>
        <w:bottom w:val="none" w:sz="0" w:space="0" w:color="auto"/>
        <w:right w:val="none" w:sz="0" w:space="0" w:color="auto"/>
      </w:divBdr>
    </w:div>
    <w:div w:id="869760701">
      <w:marLeft w:val="640"/>
      <w:marRight w:val="0"/>
      <w:marTop w:val="0"/>
      <w:marBottom w:val="0"/>
      <w:divBdr>
        <w:top w:val="none" w:sz="0" w:space="0" w:color="auto"/>
        <w:left w:val="none" w:sz="0" w:space="0" w:color="auto"/>
        <w:bottom w:val="none" w:sz="0" w:space="0" w:color="auto"/>
        <w:right w:val="none" w:sz="0" w:space="0" w:color="auto"/>
      </w:divBdr>
    </w:div>
    <w:div w:id="869806308">
      <w:marLeft w:val="640"/>
      <w:marRight w:val="0"/>
      <w:marTop w:val="0"/>
      <w:marBottom w:val="0"/>
      <w:divBdr>
        <w:top w:val="none" w:sz="0" w:space="0" w:color="auto"/>
        <w:left w:val="none" w:sz="0" w:space="0" w:color="auto"/>
        <w:bottom w:val="none" w:sz="0" w:space="0" w:color="auto"/>
        <w:right w:val="none" w:sz="0" w:space="0" w:color="auto"/>
      </w:divBdr>
    </w:div>
    <w:div w:id="869948634">
      <w:marLeft w:val="640"/>
      <w:marRight w:val="0"/>
      <w:marTop w:val="0"/>
      <w:marBottom w:val="0"/>
      <w:divBdr>
        <w:top w:val="none" w:sz="0" w:space="0" w:color="auto"/>
        <w:left w:val="none" w:sz="0" w:space="0" w:color="auto"/>
        <w:bottom w:val="none" w:sz="0" w:space="0" w:color="auto"/>
        <w:right w:val="none" w:sz="0" w:space="0" w:color="auto"/>
      </w:divBdr>
    </w:div>
    <w:div w:id="869953621">
      <w:marLeft w:val="640"/>
      <w:marRight w:val="0"/>
      <w:marTop w:val="0"/>
      <w:marBottom w:val="0"/>
      <w:divBdr>
        <w:top w:val="none" w:sz="0" w:space="0" w:color="auto"/>
        <w:left w:val="none" w:sz="0" w:space="0" w:color="auto"/>
        <w:bottom w:val="none" w:sz="0" w:space="0" w:color="auto"/>
        <w:right w:val="none" w:sz="0" w:space="0" w:color="auto"/>
      </w:divBdr>
    </w:div>
    <w:div w:id="870143029">
      <w:marLeft w:val="640"/>
      <w:marRight w:val="0"/>
      <w:marTop w:val="0"/>
      <w:marBottom w:val="0"/>
      <w:divBdr>
        <w:top w:val="none" w:sz="0" w:space="0" w:color="auto"/>
        <w:left w:val="none" w:sz="0" w:space="0" w:color="auto"/>
        <w:bottom w:val="none" w:sz="0" w:space="0" w:color="auto"/>
        <w:right w:val="none" w:sz="0" w:space="0" w:color="auto"/>
      </w:divBdr>
    </w:div>
    <w:div w:id="870146004">
      <w:marLeft w:val="640"/>
      <w:marRight w:val="0"/>
      <w:marTop w:val="0"/>
      <w:marBottom w:val="0"/>
      <w:divBdr>
        <w:top w:val="none" w:sz="0" w:space="0" w:color="auto"/>
        <w:left w:val="none" w:sz="0" w:space="0" w:color="auto"/>
        <w:bottom w:val="none" w:sz="0" w:space="0" w:color="auto"/>
        <w:right w:val="none" w:sz="0" w:space="0" w:color="auto"/>
      </w:divBdr>
    </w:div>
    <w:div w:id="870151001">
      <w:marLeft w:val="640"/>
      <w:marRight w:val="0"/>
      <w:marTop w:val="0"/>
      <w:marBottom w:val="0"/>
      <w:divBdr>
        <w:top w:val="none" w:sz="0" w:space="0" w:color="auto"/>
        <w:left w:val="none" w:sz="0" w:space="0" w:color="auto"/>
        <w:bottom w:val="none" w:sz="0" w:space="0" w:color="auto"/>
        <w:right w:val="none" w:sz="0" w:space="0" w:color="auto"/>
      </w:divBdr>
    </w:div>
    <w:div w:id="870187748">
      <w:marLeft w:val="640"/>
      <w:marRight w:val="0"/>
      <w:marTop w:val="0"/>
      <w:marBottom w:val="0"/>
      <w:divBdr>
        <w:top w:val="none" w:sz="0" w:space="0" w:color="auto"/>
        <w:left w:val="none" w:sz="0" w:space="0" w:color="auto"/>
        <w:bottom w:val="none" w:sz="0" w:space="0" w:color="auto"/>
        <w:right w:val="none" w:sz="0" w:space="0" w:color="auto"/>
      </w:divBdr>
    </w:div>
    <w:div w:id="870267246">
      <w:marLeft w:val="640"/>
      <w:marRight w:val="0"/>
      <w:marTop w:val="0"/>
      <w:marBottom w:val="0"/>
      <w:divBdr>
        <w:top w:val="none" w:sz="0" w:space="0" w:color="auto"/>
        <w:left w:val="none" w:sz="0" w:space="0" w:color="auto"/>
        <w:bottom w:val="none" w:sz="0" w:space="0" w:color="auto"/>
        <w:right w:val="none" w:sz="0" w:space="0" w:color="auto"/>
      </w:divBdr>
    </w:div>
    <w:div w:id="870337319">
      <w:marLeft w:val="640"/>
      <w:marRight w:val="0"/>
      <w:marTop w:val="0"/>
      <w:marBottom w:val="0"/>
      <w:divBdr>
        <w:top w:val="none" w:sz="0" w:space="0" w:color="auto"/>
        <w:left w:val="none" w:sz="0" w:space="0" w:color="auto"/>
        <w:bottom w:val="none" w:sz="0" w:space="0" w:color="auto"/>
        <w:right w:val="none" w:sz="0" w:space="0" w:color="auto"/>
      </w:divBdr>
    </w:div>
    <w:div w:id="870340637">
      <w:marLeft w:val="640"/>
      <w:marRight w:val="0"/>
      <w:marTop w:val="0"/>
      <w:marBottom w:val="0"/>
      <w:divBdr>
        <w:top w:val="none" w:sz="0" w:space="0" w:color="auto"/>
        <w:left w:val="none" w:sz="0" w:space="0" w:color="auto"/>
        <w:bottom w:val="none" w:sz="0" w:space="0" w:color="auto"/>
        <w:right w:val="none" w:sz="0" w:space="0" w:color="auto"/>
      </w:divBdr>
    </w:div>
    <w:div w:id="870341147">
      <w:marLeft w:val="640"/>
      <w:marRight w:val="0"/>
      <w:marTop w:val="0"/>
      <w:marBottom w:val="0"/>
      <w:divBdr>
        <w:top w:val="none" w:sz="0" w:space="0" w:color="auto"/>
        <w:left w:val="none" w:sz="0" w:space="0" w:color="auto"/>
        <w:bottom w:val="none" w:sz="0" w:space="0" w:color="auto"/>
        <w:right w:val="none" w:sz="0" w:space="0" w:color="auto"/>
      </w:divBdr>
    </w:div>
    <w:div w:id="870415365">
      <w:marLeft w:val="640"/>
      <w:marRight w:val="0"/>
      <w:marTop w:val="0"/>
      <w:marBottom w:val="0"/>
      <w:divBdr>
        <w:top w:val="none" w:sz="0" w:space="0" w:color="auto"/>
        <w:left w:val="none" w:sz="0" w:space="0" w:color="auto"/>
        <w:bottom w:val="none" w:sz="0" w:space="0" w:color="auto"/>
        <w:right w:val="none" w:sz="0" w:space="0" w:color="auto"/>
      </w:divBdr>
    </w:div>
    <w:div w:id="870457648">
      <w:marLeft w:val="640"/>
      <w:marRight w:val="0"/>
      <w:marTop w:val="0"/>
      <w:marBottom w:val="0"/>
      <w:divBdr>
        <w:top w:val="none" w:sz="0" w:space="0" w:color="auto"/>
        <w:left w:val="none" w:sz="0" w:space="0" w:color="auto"/>
        <w:bottom w:val="none" w:sz="0" w:space="0" w:color="auto"/>
        <w:right w:val="none" w:sz="0" w:space="0" w:color="auto"/>
      </w:divBdr>
    </w:div>
    <w:div w:id="870461635">
      <w:marLeft w:val="640"/>
      <w:marRight w:val="0"/>
      <w:marTop w:val="0"/>
      <w:marBottom w:val="0"/>
      <w:divBdr>
        <w:top w:val="none" w:sz="0" w:space="0" w:color="auto"/>
        <w:left w:val="none" w:sz="0" w:space="0" w:color="auto"/>
        <w:bottom w:val="none" w:sz="0" w:space="0" w:color="auto"/>
        <w:right w:val="none" w:sz="0" w:space="0" w:color="auto"/>
      </w:divBdr>
    </w:div>
    <w:div w:id="870580578">
      <w:marLeft w:val="640"/>
      <w:marRight w:val="0"/>
      <w:marTop w:val="0"/>
      <w:marBottom w:val="0"/>
      <w:divBdr>
        <w:top w:val="none" w:sz="0" w:space="0" w:color="auto"/>
        <w:left w:val="none" w:sz="0" w:space="0" w:color="auto"/>
        <w:bottom w:val="none" w:sz="0" w:space="0" w:color="auto"/>
        <w:right w:val="none" w:sz="0" w:space="0" w:color="auto"/>
      </w:divBdr>
    </w:div>
    <w:div w:id="870647369">
      <w:marLeft w:val="480"/>
      <w:marRight w:val="0"/>
      <w:marTop w:val="0"/>
      <w:marBottom w:val="0"/>
      <w:divBdr>
        <w:top w:val="none" w:sz="0" w:space="0" w:color="auto"/>
        <w:left w:val="none" w:sz="0" w:space="0" w:color="auto"/>
        <w:bottom w:val="none" w:sz="0" w:space="0" w:color="auto"/>
        <w:right w:val="none" w:sz="0" w:space="0" w:color="auto"/>
      </w:divBdr>
    </w:div>
    <w:div w:id="870649138">
      <w:marLeft w:val="640"/>
      <w:marRight w:val="0"/>
      <w:marTop w:val="0"/>
      <w:marBottom w:val="0"/>
      <w:divBdr>
        <w:top w:val="none" w:sz="0" w:space="0" w:color="auto"/>
        <w:left w:val="none" w:sz="0" w:space="0" w:color="auto"/>
        <w:bottom w:val="none" w:sz="0" w:space="0" w:color="auto"/>
        <w:right w:val="none" w:sz="0" w:space="0" w:color="auto"/>
      </w:divBdr>
    </w:div>
    <w:div w:id="870649559">
      <w:marLeft w:val="640"/>
      <w:marRight w:val="0"/>
      <w:marTop w:val="0"/>
      <w:marBottom w:val="0"/>
      <w:divBdr>
        <w:top w:val="none" w:sz="0" w:space="0" w:color="auto"/>
        <w:left w:val="none" w:sz="0" w:space="0" w:color="auto"/>
        <w:bottom w:val="none" w:sz="0" w:space="0" w:color="auto"/>
        <w:right w:val="none" w:sz="0" w:space="0" w:color="auto"/>
      </w:divBdr>
    </w:div>
    <w:div w:id="870651416">
      <w:marLeft w:val="640"/>
      <w:marRight w:val="0"/>
      <w:marTop w:val="0"/>
      <w:marBottom w:val="0"/>
      <w:divBdr>
        <w:top w:val="none" w:sz="0" w:space="0" w:color="auto"/>
        <w:left w:val="none" w:sz="0" w:space="0" w:color="auto"/>
        <w:bottom w:val="none" w:sz="0" w:space="0" w:color="auto"/>
        <w:right w:val="none" w:sz="0" w:space="0" w:color="auto"/>
      </w:divBdr>
    </w:div>
    <w:div w:id="870724361">
      <w:marLeft w:val="640"/>
      <w:marRight w:val="0"/>
      <w:marTop w:val="0"/>
      <w:marBottom w:val="0"/>
      <w:divBdr>
        <w:top w:val="none" w:sz="0" w:space="0" w:color="auto"/>
        <w:left w:val="none" w:sz="0" w:space="0" w:color="auto"/>
        <w:bottom w:val="none" w:sz="0" w:space="0" w:color="auto"/>
        <w:right w:val="none" w:sz="0" w:space="0" w:color="auto"/>
      </w:divBdr>
    </w:div>
    <w:div w:id="870923130">
      <w:marLeft w:val="640"/>
      <w:marRight w:val="0"/>
      <w:marTop w:val="0"/>
      <w:marBottom w:val="0"/>
      <w:divBdr>
        <w:top w:val="none" w:sz="0" w:space="0" w:color="auto"/>
        <w:left w:val="none" w:sz="0" w:space="0" w:color="auto"/>
        <w:bottom w:val="none" w:sz="0" w:space="0" w:color="auto"/>
        <w:right w:val="none" w:sz="0" w:space="0" w:color="auto"/>
      </w:divBdr>
    </w:div>
    <w:div w:id="870992822">
      <w:marLeft w:val="640"/>
      <w:marRight w:val="0"/>
      <w:marTop w:val="0"/>
      <w:marBottom w:val="0"/>
      <w:divBdr>
        <w:top w:val="none" w:sz="0" w:space="0" w:color="auto"/>
        <w:left w:val="none" w:sz="0" w:space="0" w:color="auto"/>
        <w:bottom w:val="none" w:sz="0" w:space="0" w:color="auto"/>
        <w:right w:val="none" w:sz="0" w:space="0" w:color="auto"/>
      </w:divBdr>
    </w:div>
    <w:div w:id="871069281">
      <w:marLeft w:val="640"/>
      <w:marRight w:val="0"/>
      <w:marTop w:val="0"/>
      <w:marBottom w:val="0"/>
      <w:divBdr>
        <w:top w:val="none" w:sz="0" w:space="0" w:color="auto"/>
        <w:left w:val="none" w:sz="0" w:space="0" w:color="auto"/>
        <w:bottom w:val="none" w:sz="0" w:space="0" w:color="auto"/>
        <w:right w:val="none" w:sz="0" w:space="0" w:color="auto"/>
      </w:divBdr>
    </w:div>
    <w:div w:id="871114223">
      <w:marLeft w:val="640"/>
      <w:marRight w:val="0"/>
      <w:marTop w:val="0"/>
      <w:marBottom w:val="0"/>
      <w:divBdr>
        <w:top w:val="none" w:sz="0" w:space="0" w:color="auto"/>
        <w:left w:val="none" w:sz="0" w:space="0" w:color="auto"/>
        <w:bottom w:val="none" w:sz="0" w:space="0" w:color="auto"/>
        <w:right w:val="none" w:sz="0" w:space="0" w:color="auto"/>
      </w:divBdr>
    </w:div>
    <w:div w:id="871189044">
      <w:marLeft w:val="640"/>
      <w:marRight w:val="0"/>
      <w:marTop w:val="0"/>
      <w:marBottom w:val="0"/>
      <w:divBdr>
        <w:top w:val="none" w:sz="0" w:space="0" w:color="auto"/>
        <w:left w:val="none" w:sz="0" w:space="0" w:color="auto"/>
        <w:bottom w:val="none" w:sz="0" w:space="0" w:color="auto"/>
        <w:right w:val="none" w:sz="0" w:space="0" w:color="auto"/>
      </w:divBdr>
    </w:div>
    <w:div w:id="871260256">
      <w:marLeft w:val="640"/>
      <w:marRight w:val="0"/>
      <w:marTop w:val="0"/>
      <w:marBottom w:val="0"/>
      <w:divBdr>
        <w:top w:val="none" w:sz="0" w:space="0" w:color="auto"/>
        <w:left w:val="none" w:sz="0" w:space="0" w:color="auto"/>
        <w:bottom w:val="none" w:sz="0" w:space="0" w:color="auto"/>
        <w:right w:val="none" w:sz="0" w:space="0" w:color="auto"/>
      </w:divBdr>
    </w:div>
    <w:div w:id="871304344">
      <w:marLeft w:val="640"/>
      <w:marRight w:val="0"/>
      <w:marTop w:val="0"/>
      <w:marBottom w:val="0"/>
      <w:divBdr>
        <w:top w:val="none" w:sz="0" w:space="0" w:color="auto"/>
        <w:left w:val="none" w:sz="0" w:space="0" w:color="auto"/>
        <w:bottom w:val="none" w:sz="0" w:space="0" w:color="auto"/>
        <w:right w:val="none" w:sz="0" w:space="0" w:color="auto"/>
      </w:divBdr>
    </w:div>
    <w:div w:id="871310041">
      <w:marLeft w:val="640"/>
      <w:marRight w:val="0"/>
      <w:marTop w:val="0"/>
      <w:marBottom w:val="0"/>
      <w:divBdr>
        <w:top w:val="none" w:sz="0" w:space="0" w:color="auto"/>
        <w:left w:val="none" w:sz="0" w:space="0" w:color="auto"/>
        <w:bottom w:val="none" w:sz="0" w:space="0" w:color="auto"/>
        <w:right w:val="none" w:sz="0" w:space="0" w:color="auto"/>
      </w:divBdr>
    </w:div>
    <w:div w:id="871380357">
      <w:marLeft w:val="640"/>
      <w:marRight w:val="0"/>
      <w:marTop w:val="0"/>
      <w:marBottom w:val="0"/>
      <w:divBdr>
        <w:top w:val="none" w:sz="0" w:space="0" w:color="auto"/>
        <w:left w:val="none" w:sz="0" w:space="0" w:color="auto"/>
        <w:bottom w:val="none" w:sz="0" w:space="0" w:color="auto"/>
        <w:right w:val="none" w:sz="0" w:space="0" w:color="auto"/>
      </w:divBdr>
    </w:div>
    <w:div w:id="871385268">
      <w:marLeft w:val="640"/>
      <w:marRight w:val="0"/>
      <w:marTop w:val="0"/>
      <w:marBottom w:val="0"/>
      <w:divBdr>
        <w:top w:val="none" w:sz="0" w:space="0" w:color="auto"/>
        <w:left w:val="none" w:sz="0" w:space="0" w:color="auto"/>
        <w:bottom w:val="none" w:sz="0" w:space="0" w:color="auto"/>
        <w:right w:val="none" w:sz="0" w:space="0" w:color="auto"/>
      </w:divBdr>
    </w:div>
    <w:div w:id="871456869">
      <w:marLeft w:val="640"/>
      <w:marRight w:val="0"/>
      <w:marTop w:val="0"/>
      <w:marBottom w:val="0"/>
      <w:divBdr>
        <w:top w:val="none" w:sz="0" w:space="0" w:color="auto"/>
        <w:left w:val="none" w:sz="0" w:space="0" w:color="auto"/>
        <w:bottom w:val="none" w:sz="0" w:space="0" w:color="auto"/>
        <w:right w:val="none" w:sz="0" w:space="0" w:color="auto"/>
      </w:divBdr>
    </w:div>
    <w:div w:id="871458574">
      <w:marLeft w:val="640"/>
      <w:marRight w:val="0"/>
      <w:marTop w:val="0"/>
      <w:marBottom w:val="0"/>
      <w:divBdr>
        <w:top w:val="none" w:sz="0" w:space="0" w:color="auto"/>
        <w:left w:val="none" w:sz="0" w:space="0" w:color="auto"/>
        <w:bottom w:val="none" w:sz="0" w:space="0" w:color="auto"/>
        <w:right w:val="none" w:sz="0" w:space="0" w:color="auto"/>
      </w:divBdr>
    </w:div>
    <w:div w:id="871500974">
      <w:marLeft w:val="640"/>
      <w:marRight w:val="0"/>
      <w:marTop w:val="0"/>
      <w:marBottom w:val="0"/>
      <w:divBdr>
        <w:top w:val="none" w:sz="0" w:space="0" w:color="auto"/>
        <w:left w:val="none" w:sz="0" w:space="0" w:color="auto"/>
        <w:bottom w:val="none" w:sz="0" w:space="0" w:color="auto"/>
        <w:right w:val="none" w:sz="0" w:space="0" w:color="auto"/>
      </w:divBdr>
    </w:div>
    <w:div w:id="871765519">
      <w:marLeft w:val="640"/>
      <w:marRight w:val="0"/>
      <w:marTop w:val="0"/>
      <w:marBottom w:val="0"/>
      <w:divBdr>
        <w:top w:val="none" w:sz="0" w:space="0" w:color="auto"/>
        <w:left w:val="none" w:sz="0" w:space="0" w:color="auto"/>
        <w:bottom w:val="none" w:sz="0" w:space="0" w:color="auto"/>
        <w:right w:val="none" w:sz="0" w:space="0" w:color="auto"/>
      </w:divBdr>
    </w:div>
    <w:div w:id="871767845">
      <w:marLeft w:val="640"/>
      <w:marRight w:val="0"/>
      <w:marTop w:val="0"/>
      <w:marBottom w:val="0"/>
      <w:divBdr>
        <w:top w:val="none" w:sz="0" w:space="0" w:color="auto"/>
        <w:left w:val="none" w:sz="0" w:space="0" w:color="auto"/>
        <w:bottom w:val="none" w:sz="0" w:space="0" w:color="auto"/>
        <w:right w:val="none" w:sz="0" w:space="0" w:color="auto"/>
      </w:divBdr>
    </w:div>
    <w:div w:id="871772550">
      <w:marLeft w:val="640"/>
      <w:marRight w:val="0"/>
      <w:marTop w:val="0"/>
      <w:marBottom w:val="0"/>
      <w:divBdr>
        <w:top w:val="none" w:sz="0" w:space="0" w:color="auto"/>
        <w:left w:val="none" w:sz="0" w:space="0" w:color="auto"/>
        <w:bottom w:val="none" w:sz="0" w:space="0" w:color="auto"/>
        <w:right w:val="none" w:sz="0" w:space="0" w:color="auto"/>
      </w:divBdr>
    </w:div>
    <w:div w:id="871848294">
      <w:marLeft w:val="640"/>
      <w:marRight w:val="0"/>
      <w:marTop w:val="0"/>
      <w:marBottom w:val="0"/>
      <w:divBdr>
        <w:top w:val="none" w:sz="0" w:space="0" w:color="auto"/>
        <w:left w:val="none" w:sz="0" w:space="0" w:color="auto"/>
        <w:bottom w:val="none" w:sz="0" w:space="0" w:color="auto"/>
        <w:right w:val="none" w:sz="0" w:space="0" w:color="auto"/>
      </w:divBdr>
    </w:div>
    <w:div w:id="871966142">
      <w:marLeft w:val="640"/>
      <w:marRight w:val="0"/>
      <w:marTop w:val="0"/>
      <w:marBottom w:val="0"/>
      <w:divBdr>
        <w:top w:val="none" w:sz="0" w:space="0" w:color="auto"/>
        <w:left w:val="none" w:sz="0" w:space="0" w:color="auto"/>
        <w:bottom w:val="none" w:sz="0" w:space="0" w:color="auto"/>
        <w:right w:val="none" w:sz="0" w:space="0" w:color="auto"/>
      </w:divBdr>
    </w:div>
    <w:div w:id="871966629">
      <w:marLeft w:val="640"/>
      <w:marRight w:val="0"/>
      <w:marTop w:val="0"/>
      <w:marBottom w:val="0"/>
      <w:divBdr>
        <w:top w:val="none" w:sz="0" w:space="0" w:color="auto"/>
        <w:left w:val="none" w:sz="0" w:space="0" w:color="auto"/>
        <w:bottom w:val="none" w:sz="0" w:space="0" w:color="auto"/>
        <w:right w:val="none" w:sz="0" w:space="0" w:color="auto"/>
      </w:divBdr>
    </w:div>
    <w:div w:id="872111686">
      <w:marLeft w:val="480"/>
      <w:marRight w:val="0"/>
      <w:marTop w:val="0"/>
      <w:marBottom w:val="0"/>
      <w:divBdr>
        <w:top w:val="none" w:sz="0" w:space="0" w:color="auto"/>
        <w:left w:val="none" w:sz="0" w:space="0" w:color="auto"/>
        <w:bottom w:val="none" w:sz="0" w:space="0" w:color="auto"/>
        <w:right w:val="none" w:sz="0" w:space="0" w:color="auto"/>
      </w:divBdr>
    </w:div>
    <w:div w:id="872379300">
      <w:marLeft w:val="640"/>
      <w:marRight w:val="0"/>
      <w:marTop w:val="0"/>
      <w:marBottom w:val="0"/>
      <w:divBdr>
        <w:top w:val="none" w:sz="0" w:space="0" w:color="auto"/>
        <w:left w:val="none" w:sz="0" w:space="0" w:color="auto"/>
        <w:bottom w:val="none" w:sz="0" w:space="0" w:color="auto"/>
        <w:right w:val="none" w:sz="0" w:space="0" w:color="auto"/>
      </w:divBdr>
    </w:div>
    <w:div w:id="872426168">
      <w:marLeft w:val="640"/>
      <w:marRight w:val="0"/>
      <w:marTop w:val="0"/>
      <w:marBottom w:val="0"/>
      <w:divBdr>
        <w:top w:val="none" w:sz="0" w:space="0" w:color="auto"/>
        <w:left w:val="none" w:sz="0" w:space="0" w:color="auto"/>
        <w:bottom w:val="none" w:sz="0" w:space="0" w:color="auto"/>
        <w:right w:val="none" w:sz="0" w:space="0" w:color="auto"/>
      </w:divBdr>
    </w:div>
    <w:div w:id="872501479">
      <w:marLeft w:val="640"/>
      <w:marRight w:val="0"/>
      <w:marTop w:val="0"/>
      <w:marBottom w:val="0"/>
      <w:divBdr>
        <w:top w:val="none" w:sz="0" w:space="0" w:color="auto"/>
        <w:left w:val="none" w:sz="0" w:space="0" w:color="auto"/>
        <w:bottom w:val="none" w:sz="0" w:space="0" w:color="auto"/>
        <w:right w:val="none" w:sz="0" w:space="0" w:color="auto"/>
      </w:divBdr>
    </w:div>
    <w:div w:id="872502070">
      <w:marLeft w:val="640"/>
      <w:marRight w:val="0"/>
      <w:marTop w:val="0"/>
      <w:marBottom w:val="0"/>
      <w:divBdr>
        <w:top w:val="none" w:sz="0" w:space="0" w:color="auto"/>
        <w:left w:val="none" w:sz="0" w:space="0" w:color="auto"/>
        <w:bottom w:val="none" w:sz="0" w:space="0" w:color="auto"/>
        <w:right w:val="none" w:sz="0" w:space="0" w:color="auto"/>
      </w:divBdr>
    </w:div>
    <w:div w:id="872693886">
      <w:marLeft w:val="640"/>
      <w:marRight w:val="0"/>
      <w:marTop w:val="0"/>
      <w:marBottom w:val="0"/>
      <w:divBdr>
        <w:top w:val="none" w:sz="0" w:space="0" w:color="auto"/>
        <w:left w:val="none" w:sz="0" w:space="0" w:color="auto"/>
        <w:bottom w:val="none" w:sz="0" w:space="0" w:color="auto"/>
        <w:right w:val="none" w:sz="0" w:space="0" w:color="auto"/>
      </w:divBdr>
    </w:div>
    <w:div w:id="872766924">
      <w:marLeft w:val="640"/>
      <w:marRight w:val="0"/>
      <w:marTop w:val="0"/>
      <w:marBottom w:val="0"/>
      <w:divBdr>
        <w:top w:val="none" w:sz="0" w:space="0" w:color="auto"/>
        <w:left w:val="none" w:sz="0" w:space="0" w:color="auto"/>
        <w:bottom w:val="none" w:sz="0" w:space="0" w:color="auto"/>
        <w:right w:val="none" w:sz="0" w:space="0" w:color="auto"/>
      </w:divBdr>
    </w:div>
    <w:div w:id="872770695">
      <w:marLeft w:val="640"/>
      <w:marRight w:val="0"/>
      <w:marTop w:val="0"/>
      <w:marBottom w:val="0"/>
      <w:divBdr>
        <w:top w:val="none" w:sz="0" w:space="0" w:color="auto"/>
        <w:left w:val="none" w:sz="0" w:space="0" w:color="auto"/>
        <w:bottom w:val="none" w:sz="0" w:space="0" w:color="auto"/>
        <w:right w:val="none" w:sz="0" w:space="0" w:color="auto"/>
      </w:divBdr>
    </w:div>
    <w:div w:id="872812712">
      <w:marLeft w:val="640"/>
      <w:marRight w:val="0"/>
      <w:marTop w:val="0"/>
      <w:marBottom w:val="0"/>
      <w:divBdr>
        <w:top w:val="none" w:sz="0" w:space="0" w:color="auto"/>
        <w:left w:val="none" w:sz="0" w:space="0" w:color="auto"/>
        <w:bottom w:val="none" w:sz="0" w:space="0" w:color="auto"/>
        <w:right w:val="none" w:sz="0" w:space="0" w:color="auto"/>
      </w:divBdr>
    </w:div>
    <w:div w:id="872839698">
      <w:marLeft w:val="640"/>
      <w:marRight w:val="0"/>
      <w:marTop w:val="0"/>
      <w:marBottom w:val="0"/>
      <w:divBdr>
        <w:top w:val="none" w:sz="0" w:space="0" w:color="auto"/>
        <w:left w:val="none" w:sz="0" w:space="0" w:color="auto"/>
        <w:bottom w:val="none" w:sz="0" w:space="0" w:color="auto"/>
        <w:right w:val="none" w:sz="0" w:space="0" w:color="auto"/>
      </w:divBdr>
    </w:div>
    <w:div w:id="872886421">
      <w:marLeft w:val="640"/>
      <w:marRight w:val="0"/>
      <w:marTop w:val="0"/>
      <w:marBottom w:val="0"/>
      <w:divBdr>
        <w:top w:val="none" w:sz="0" w:space="0" w:color="auto"/>
        <w:left w:val="none" w:sz="0" w:space="0" w:color="auto"/>
        <w:bottom w:val="none" w:sz="0" w:space="0" w:color="auto"/>
        <w:right w:val="none" w:sz="0" w:space="0" w:color="auto"/>
      </w:divBdr>
    </w:div>
    <w:div w:id="872887557">
      <w:marLeft w:val="640"/>
      <w:marRight w:val="0"/>
      <w:marTop w:val="0"/>
      <w:marBottom w:val="0"/>
      <w:divBdr>
        <w:top w:val="none" w:sz="0" w:space="0" w:color="auto"/>
        <w:left w:val="none" w:sz="0" w:space="0" w:color="auto"/>
        <w:bottom w:val="none" w:sz="0" w:space="0" w:color="auto"/>
        <w:right w:val="none" w:sz="0" w:space="0" w:color="auto"/>
      </w:divBdr>
    </w:div>
    <w:div w:id="872956524">
      <w:marLeft w:val="640"/>
      <w:marRight w:val="0"/>
      <w:marTop w:val="0"/>
      <w:marBottom w:val="0"/>
      <w:divBdr>
        <w:top w:val="none" w:sz="0" w:space="0" w:color="auto"/>
        <w:left w:val="none" w:sz="0" w:space="0" w:color="auto"/>
        <w:bottom w:val="none" w:sz="0" w:space="0" w:color="auto"/>
        <w:right w:val="none" w:sz="0" w:space="0" w:color="auto"/>
      </w:divBdr>
    </w:div>
    <w:div w:id="873081754">
      <w:marLeft w:val="640"/>
      <w:marRight w:val="0"/>
      <w:marTop w:val="0"/>
      <w:marBottom w:val="0"/>
      <w:divBdr>
        <w:top w:val="none" w:sz="0" w:space="0" w:color="auto"/>
        <w:left w:val="none" w:sz="0" w:space="0" w:color="auto"/>
        <w:bottom w:val="none" w:sz="0" w:space="0" w:color="auto"/>
        <w:right w:val="none" w:sz="0" w:space="0" w:color="auto"/>
      </w:divBdr>
    </w:div>
    <w:div w:id="873081882">
      <w:marLeft w:val="640"/>
      <w:marRight w:val="0"/>
      <w:marTop w:val="0"/>
      <w:marBottom w:val="0"/>
      <w:divBdr>
        <w:top w:val="none" w:sz="0" w:space="0" w:color="auto"/>
        <w:left w:val="none" w:sz="0" w:space="0" w:color="auto"/>
        <w:bottom w:val="none" w:sz="0" w:space="0" w:color="auto"/>
        <w:right w:val="none" w:sz="0" w:space="0" w:color="auto"/>
      </w:divBdr>
    </w:div>
    <w:div w:id="873156860">
      <w:marLeft w:val="640"/>
      <w:marRight w:val="0"/>
      <w:marTop w:val="0"/>
      <w:marBottom w:val="0"/>
      <w:divBdr>
        <w:top w:val="none" w:sz="0" w:space="0" w:color="auto"/>
        <w:left w:val="none" w:sz="0" w:space="0" w:color="auto"/>
        <w:bottom w:val="none" w:sz="0" w:space="0" w:color="auto"/>
        <w:right w:val="none" w:sz="0" w:space="0" w:color="auto"/>
      </w:divBdr>
    </w:div>
    <w:div w:id="873271276">
      <w:marLeft w:val="640"/>
      <w:marRight w:val="0"/>
      <w:marTop w:val="0"/>
      <w:marBottom w:val="0"/>
      <w:divBdr>
        <w:top w:val="none" w:sz="0" w:space="0" w:color="auto"/>
        <w:left w:val="none" w:sz="0" w:space="0" w:color="auto"/>
        <w:bottom w:val="none" w:sz="0" w:space="0" w:color="auto"/>
        <w:right w:val="none" w:sz="0" w:space="0" w:color="auto"/>
      </w:divBdr>
    </w:div>
    <w:div w:id="873347739">
      <w:marLeft w:val="640"/>
      <w:marRight w:val="0"/>
      <w:marTop w:val="0"/>
      <w:marBottom w:val="0"/>
      <w:divBdr>
        <w:top w:val="none" w:sz="0" w:space="0" w:color="auto"/>
        <w:left w:val="none" w:sz="0" w:space="0" w:color="auto"/>
        <w:bottom w:val="none" w:sz="0" w:space="0" w:color="auto"/>
        <w:right w:val="none" w:sz="0" w:space="0" w:color="auto"/>
      </w:divBdr>
    </w:div>
    <w:div w:id="873348078">
      <w:marLeft w:val="640"/>
      <w:marRight w:val="0"/>
      <w:marTop w:val="0"/>
      <w:marBottom w:val="0"/>
      <w:divBdr>
        <w:top w:val="none" w:sz="0" w:space="0" w:color="auto"/>
        <w:left w:val="none" w:sz="0" w:space="0" w:color="auto"/>
        <w:bottom w:val="none" w:sz="0" w:space="0" w:color="auto"/>
        <w:right w:val="none" w:sz="0" w:space="0" w:color="auto"/>
      </w:divBdr>
    </w:div>
    <w:div w:id="873419161">
      <w:marLeft w:val="640"/>
      <w:marRight w:val="0"/>
      <w:marTop w:val="0"/>
      <w:marBottom w:val="0"/>
      <w:divBdr>
        <w:top w:val="none" w:sz="0" w:space="0" w:color="auto"/>
        <w:left w:val="none" w:sz="0" w:space="0" w:color="auto"/>
        <w:bottom w:val="none" w:sz="0" w:space="0" w:color="auto"/>
        <w:right w:val="none" w:sz="0" w:space="0" w:color="auto"/>
      </w:divBdr>
    </w:div>
    <w:div w:id="873423698">
      <w:marLeft w:val="640"/>
      <w:marRight w:val="0"/>
      <w:marTop w:val="0"/>
      <w:marBottom w:val="0"/>
      <w:divBdr>
        <w:top w:val="none" w:sz="0" w:space="0" w:color="auto"/>
        <w:left w:val="none" w:sz="0" w:space="0" w:color="auto"/>
        <w:bottom w:val="none" w:sz="0" w:space="0" w:color="auto"/>
        <w:right w:val="none" w:sz="0" w:space="0" w:color="auto"/>
      </w:divBdr>
    </w:div>
    <w:div w:id="873464607">
      <w:marLeft w:val="640"/>
      <w:marRight w:val="0"/>
      <w:marTop w:val="0"/>
      <w:marBottom w:val="0"/>
      <w:divBdr>
        <w:top w:val="none" w:sz="0" w:space="0" w:color="auto"/>
        <w:left w:val="none" w:sz="0" w:space="0" w:color="auto"/>
        <w:bottom w:val="none" w:sz="0" w:space="0" w:color="auto"/>
        <w:right w:val="none" w:sz="0" w:space="0" w:color="auto"/>
      </w:divBdr>
    </w:div>
    <w:div w:id="873496155">
      <w:marLeft w:val="640"/>
      <w:marRight w:val="0"/>
      <w:marTop w:val="0"/>
      <w:marBottom w:val="0"/>
      <w:divBdr>
        <w:top w:val="none" w:sz="0" w:space="0" w:color="auto"/>
        <w:left w:val="none" w:sz="0" w:space="0" w:color="auto"/>
        <w:bottom w:val="none" w:sz="0" w:space="0" w:color="auto"/>
        <w:right w:val="none" w:sz="0" w:space="0" w:color="auto"/>
      </w:divBdr>
    </w:div>
    <w:div w:id="873615831">
      <w:marLeft w:val="640"/>
      <w:marRight w:val="0"/>
      <w:marTop w:val="0"/>
      <w:marBottom w:val="0"/>
      <w:divBdr>
        <w:top w:val="none" w:sz="0" w:space="0" w:color="auto"/>
        <w:left w:val="none" w:sz="0" w:space="0" w:color="auto"/>
        <w:bottom w:val="none" w:sz="0" w:space="0" w:color="auto"/>
        <w:right w:val="none" w:sz="0" w:space="0" w:color="auto"/>
      </w:divBdr>
    </w:div>
    <w:div w:id="873690986">
      <w:marLeft w:val="640"/>
      <w:marRight w:val="0"/>
      <w:marTop w:val="0"/>
      <w:marBottom w:val="0"/>
      <w:divBdr>
        <w:top w:val="none" w:sz="0" w:space="0" w:color="auto"/>
        <w:left w:val="none" w:sz="0" w:space="0" w:color="auto"/>
        <w:bottom w:val="none" w:sz="0" w:space="0" w:color="auto"/>
        <w:right w:val="none" w:sz="0" w:space="0" w:color="auto"/>
      </w:divBdr>
    </w:div>
    <w:div w:id="873731520">
      <w:marLeft w:val="640"/>
      <w:marRight w:val="0"/>
      <w:marTop w:val="0"/>
      <w:marBottom w:val="0"/>
      <w:divBdr>
        <w:top w:val="none" w:sz="0" w:space="0" w:color="auto"/>
        <w:left w:val="none" w:sz="0" w:space="0" w:color="auto"/>
        <w:bottom w:val="none" w:sz="0" w:space="0" w:color="auto"/>
        <w:right w:val="none" w:sz="0" w:space="0" w:color="auto"/>
      </w:divBdr>
    </w:div>
    <w:div w:id="873734946">
      <w:marLeft w:val="640"/>
      <w:marRight w:val="0"/>
      <w:marTop w:val="0"/>
      <w:marBottom w:val="0"/>
      <w:divBdr>
        <w:top w:val="none" w:sz="0" w:space="0" w:color="auto"/>
        <w:left w:val="none" w:sz="0" w:space="0" w:color="auto"/>
        <w:bottom w:val="none" w:sz="0" w:space="0" w:color="auto"/>
        <w:right w:val="none" w:sz="0" w:space="0" w:color="auto"/>
      </w:divBdr>
    </w:div>
    <w:div w:id="873807524">
      <w:marLeft w:val="640"/>
      <w:marRight w:val="0"/>
      <w:marTop w:val="0"/>
      <w:marBottom w:val="0"/>
      <w:divBdr>
        <w:top w:val="none" w:sz="0" w:space="0" w:color="auto"/>
        <w:left w:val="none" w:sz="0" w:space="0" w:color="auto"/>
        <w:bottom w:val="none" w:sz="0" w:space="0" w:color="auto"/>
        <w:right w:val="none" w:sz="0" w:space="0" w:color="auto"/>
      </w:divBdr>
    </w:div>
    <w:div w:id="873811559">
      <w:marLeft w:val="640"/>
      <w:marRight w:val="0"/>
      <w:marTop w:val="0"/>
      <w:marBottom w:val="0"/>
      <w:divBdr>
        <w:top w:val="none" w:sz="0" w:space="0" w:color="auto"/>
        <w:left w:val="none" w:sz="0" w:space="0" w:color="auto"/>
        <w:bottom w:val="none" w:sz="0" w:space="0" w:color="auto"/>
        <w:right w:val="none" w:sz="0" w:space="0" w:color="auto"/>
      </w:divBdr>
    </w:div>
    <w:div w:id="873882359">
      <w:marLeft w:val="640"/>
      <w:marRight w:val="0"/>
      <w:marTop w:val="0"/>
      <w:marBottom w:val="0"/>
      <w:divBdr>
        <w:top w:val="none" w:sz="0" w:space="0" w:color="auto"/>
        <w:left w:val="none" w:sz="0" w:space="0" w:color="auto"/>
        <w:bottom w:val="none" w:sz="0" w:space="0" w:color="auto"/>
        <w:right w:val="none" w:sz="0" w:space="0" w:color="auto"/>
      </w:divBdr>
    </w:div>
    <w:div w:id="873924706">
      <w:marLeft w:val="640"/>
      <w:marRight w:val="0"/>
      <w:marTop w:val="0"/>
      <w:marBottom w:val="0"/>
      <w:divBdr>
        <w:top w:val="none" w:sz="0" w:space="0" w:color="auto"/>
        <w:left w:val="none" w:sz="0" w:space="0" w:color="auto"/>
        <w:bottom w:val="none" w:sz="0" w:space="0" w:color="auto"/>
        <w:right w:val="none" w:sz="0" w:space="0" w:color="auto"/>
      </w:divBdr>
    </w:div>
    <w:div w:id="873928271">
      <w:marLeft w:val="640"/>
      <w:marRight w:val="0"/>
      <w:marTop w:val="0"/>
      <w:marBottom w:val="0"/>
      <w:divBdr>
        <w:top w:val="none" w:sz="0" w:space="0" w:color="auto"/>
        <w:left w:val="none" w:sz="0" w:space="0" w:color="auto"/>
        <w:bottom w:val="none" w:sz="0" w:space="0" w:color="auto"/>
        <w:right w:val="none" w:sz="0" w:space="0" w:color="auto"/>
      </w:divBdr>
    </w:div>
    <w:div w:id="874000354">
      <w:marLeft w:val="640"/>
      <w:marRight w:val="0"/>
      <w:marTop w:val="0"/>
      <w:marBottom w:val="0"/>
      <w:divBdr>
        <w:top w:val="none" w:sz="0" w:space="0" w:color="auto"/>
        <w:left w:val="none" w:sz="0" w:space="0" w:color="auto"/>
        <w:bottom w:val="none" w:sz="0" w:space="0" w:color="auto"/>
        <w:right w:val="none" w:sz="0" w:space="0" w:color="auto"/>
      </w:divBdr>
    </w:div>
    <w:div w:id="874004769">
      <w:marLeft w:val="640"/>
      <w:marRight w:val="0"/>
      <w:marTop w:val="0"/>
      <w:marBottom w:val="0"/>
      <w:divBdr>
        <w:top w:val="none" w:sz="0" w:space="0" w:color="auto"/>
        <w:left w:val="none" w:sz="0" w:space="0" w:color="auto"/>
        <w:bottom w:val="none" w:sz="0" w:space="0" w:color="auto"/>
        <w:right w:val="none" w:sz="0" w:space="0" w:color="auto"/>
      </w:divBdr>
    </w:div>
    <w:div w:id="874005751">
      <w:marLeft w:val="640"/>
      <w:marRight w:val="0"/>
      <w:marTop w:val="0"/>
      <w:marBottom w:val="0"/>
      <w:divBdr>
        <w:top w:val="none" w:sz="0" w:space="0" w:color="auto"/>
        <w:left w:val="none" w:sz="0" w:space="0" w:color="auto"/>
        <w:bottom w:val="none" w:sz="0" w:space="0" w:color="auto"/>
        <w:right w:val="none" w:sz="0" w:space="0" w:color="auto"/>
      </w:divBdr>
    </w:div>
    <w:div w:id="874200942">
      <w:marLeft w:val="640"/>
      <w:marRight w:val="0"/>
      <w:marTop w:val="0"/>
      <w:marBottom w:val="0"/>
      <w:divBdr>
        <w:top w:val="none" w:sz="0" w:space="0" w:color="auto"/>
        <w:left w:val="none" w:sz="0" w:space="0" w:color="auto"/>
        <w:bottom w:val="none" w:sz="0" w:space="0" w:color="auto"/>
        <w:right w:val="none" w:sz="0" w:space="0" w:color="auto"/>
      </w:divBdr>
    </w:div>
    <w:div w:id="874268698">
      <w:marLeft w:val="640"/>
      <w:marRight w:val="0"/>
      <w:marTop w:val="0"/>
      <w:marBottom w:val="0"/>
      <w:divBdr>
        <w:top w:val="none" w:sz="0" w:space="0" w:color="auto"/>
        <w:left w:val="none" w:sz="0" w:space="0" w:color="auto"/>
        <w:bottom w:val="none" w:sz="0" w:space="0" w:color="auto"/>
        <w:right w:val="none" w:sz="0" w:space="0" w:color="auto"/>
      </w:divBdr>
    </w:div>
    <w:div w:id="874317613">
      <w:marLeft w:val="640"/>
      <w:marRight w:val="0"/>
      <w:marTop w:val="0"/>
      <w:marBottom w:val="0"/>
      <w:divBdr>
        <w:top w:val="none" w:sz="0" w:space="0" w:color="auto"/>
        <w:left w:val="none" w:sz="0" w:space="0" w:color="auto"/>
        <w:bottom w:val="none" w:sz="0" w:space="0" w:color="auto"/>
        <w:right w:val="none" w:sz="0" w:space="0" w:color="auto"/>
      </w:divBdr>
    </w:div>
    <w:div w:id="874387090">
      <w:marLeft w:val="640"/>
      <w:marRight w:val="0"/>
      <w:marTop w:val="0"/>
      <w:marBottom w:val="0"/>
      <w:divBdr>
        <w:top w:val="none" w:sz="0" w:space="0" w:color="auto"/>
        <w:left w:val="none" w:sz="0" w:space="0" w:color="auto"/>
        <w:bottom w:val="none" w:sz="0" w:space="0" w:color="auto"/>
        <w:right w:val="none" w:sz="0" w:space="0" w:color="auto"/>
      </w:divBdr>
    </w:div>
    <w:div w:id="874461998">
      <w:marLeft w:val="640"/>
      <w:marRight w:val="0"/>
      <w:marTop w:val="0"/>
      <w:marBottom w:val="0"/>
      <w:divBdr>
        <w:top w:val="none" w:sz="0" w:space="0" w:color="auto"/>
        <w:left w:val="none" w:sz="0" w:space="0" w:color="auto"/>
        <w:bottom w:val="none" w:sz="0" w:space="0" w:color="auto"/>
        <w:right w:val="none" w:sz="0" w:space="0" w:color="auto"/>
      </w:divBdr>
    </w:div>
    <w:div w:id="874462407">
      <w:marLeft w:val="640"/>
      <w:marRight w:val="0"/>
      <w:marTop w:val="0"/>
      <w:marBottom w:val="0"/>
      <w:divBdr>
        <w:top w:val="none" w:sz="0" w:space="0" w:color="auto"/>
        <w:left w:val="none" w:sz="0" w:space="0" w:color="auto"/>
        <w:bottom w:val="none" w:sz="0" w:space="0" w:color="auto"/>
        <w:right w:val="none" w:sz="0" w:space="0" w:color="auto"/>
      </w:divBdr>
    </w:div>
    <w:div w:id="874465447">
      <w:marLeft w:val="640"/>
      <w:marRight w:val="0"/>
      <w:marTop w:val="0"/>
      <w:marBottom w:val="0"/>
      <w:divBdr>
        <w:top w:val="none" w:sz="0" w:space="0" w:color="auto"/>
        <w:left w:val="none" w:sz="0" w:space="0" w:color="auto"/>
        <w:bottom w:val="none" w:sz="0" w:space="0" w:color="auto"/>
        <w:right w:val="none" w:sz="0" w:space="0" w:color="auto"/>
      </w:divBdr>
    </w:div>
    <w:div w:id="874586430">
      <w:marLeft w:val="640"/>
      <w:marRight w:val="0"/>
      <w:marTop w:val="0"/>
      <w:marBottom w:val="0"/>
      <w:divBdr>
        <w:top w:val="none" w:sz="0" w:space="0" w:color="auto"/>
        <w:left w:val="none" w:sz="0" w:space="0" w:color="auto"/>
        <w:bottom w:val="none" w:sz="0" w:space="0" w:color="auto"/>
        <w:right w:val="none" w:sz="0" w:space="0" w:color="auto"/>
      </w:divBdr>
    </w:div>
    <w:div w:id="874660499">
      <w:marLeft w:val="640"/>
      <w:marRight w:val="0"/>
      <w:marTop w:val="0"/>
      <w:marBottom w:val="0"/>
      <w:divBdr>
        <w:top w:val="none" w:sz="0" w:space="0" w:color="auto"/>
        <w:left w:val="none" w:sz="0" w:space="0" w:color="auto"/>
        <w:bottom w:val="none" w:sz="0" w:space="0" w:color="auto"/>
        <w:right w:val="none" w:sz="0" w:space="0" w:color="auto"/>
      </w:divBdr>
    </w:div>
    <w:div w:id="874855919">
      <w:marLeft w:val="640"/>
      <w:marRight w:val="0"/>
      <w:marTop w:val="0"/>
      <w:marBottom w:val="0"/>
      <w:divBdr>
        <w:top w:val="none" w:sz="0" w:space="0" w:color="auto"/>
        <w:left w:val="none" w:sz="0" w:space="0" w:color="auto"/>
        <w:bottom w:val="none" w:sz="0" w:space="0" w:color="auto"/>
        <w:right w:val="none" w:sz="0" w:space="0" w:color="auto"/>
      </w:divBdr>
    </w:div>
    <w:div w:id="874930075">
      <w:marLeft w:val="640"/>
      <w:marRight w:val="0"/>
      <w:marTop w:val="0"/>
      <w:marBottom w:val="0"/>
      <w:divBdr>
        <w:top w:val="none" w:sz="0" w:space="0" w:color="auto"/>
        <w:left w:val="none" w:sz="0" w:space="0" w:color="auto"/>
        <w:bottom w:val="none" w:sz="0" w:space="0" w:color="auto"/>
        <w:right w:val="none" w:sz="0" w:space="0" w:color="auto"/>
      </w:divBdr>
    </w:div>
    <w:div w:id="874997520">
      <w:marLeft w:val="640"/>
      <w:marRight w:val="0"/>
      <w:marTop w:val="0"/>
      <w:marBottom w:val="0"/>
      <w:divBdr>
        <w:top w:val="none" w:sz="0" w:space="0" w:color="auto"/>
        <w:left w:val="none" w:sz="0" w:space="0" w:color="auto"/>
        <w:bottom w:val="none" w:sz="0" w:space="0" w:color="auto"/>
        <w:right w:val="none" w:sz="0" w:space="0" w:color="auto"/>
      </w:divBdr>
    </w:div>
    <w:div w:id="875000217">
      <w:marLeft w:val="640"/>
      <w:marRight w:val="0"/>
      <w:marTop w:val="0"/>
      <w:marBottom w:val="0"/>
      <w:divBdr>
        <w:top w:val="none" w:sz="0" w:space="0" w:color="auto"/>
        <w:left w:val="none" w:sz="0" w:space="0" w:color="auto"/>
        <w:bottom w:val="none" w:sz="0" w:space="0" w:color="auto"/>
        <w:right w:val="none" w:sz="0" w:space="0" w:color="auto"/>
      </w:divBdr>
    </w:div>
    <w:div w:id="875046187">
      <w:marLeft w:val="640"/>
      <w:marRight w:val="0"/>
      <w:marTop w:val="0"/>
      <w:marBottom w:val="0"/>
      <w:divBdr>
        <w:top w:val="none" w:sz="0" w:space="0" w:color="auto"/>
        <w:left w:val="none" w:sz="0" w:space="0" w:color="auto"/>
        <w:bottom w:val="none" w:sz="0" w:space="0" w:color="auto"/>
        <w:right w:val="none" w:sz="0" w:space="0" w:color="auto"/>
      </w:divBdr>
    </w:div>
    <w:div w:id="875049830">
      <w:marLeft w:val="640"/>
      <w:marRight w:val="0"/>
      <w:marTop w:val="0"/>
      <w:marBottom w:val="0"/>
      <w:divBdr>
        <w:top w:val="none" w:sz="0" w:space="0" w:color="auto"/>
        <w:left w:val="none" w:sz="0" w:space="0" w:color="auto"/>
        <w:bottom w:val="none" w:sz="0" w:space="0" w:color="auto"/>
        <w:right w:val="none" w:sz="0" w:space="0" w:color="auto"/>
      </w:divBdr>
    </w:div>
    <w:div w:id="875118862">
      <w:marLeft w:val="640"/>
      <w:marRight w:val="0"/>
      <w:marTop w:val="0"/>
      <w:marBottom w:val="0"/>
      <w:divBdr>
        <w:top w:val="none" w:sz="0" w:space="0" w:color="auto"/>
        <w:left w:val="none" w:sz="0" w:space="0" w:color="auto"/>
        <w:bottom w:val="none" w:sz="0" w:space="0" w:color="auto"/>
        <w:right w:val="none" w:sz="0" w:space="0" w:color="auto"/>
      </w:divBdr>
    </w:div>
    <w:div w:id="875311163">
      <w:marLeft w:val="640"/>
      <w:marRight w:val="0"/>
      <w:marTop w:val="0"/>
      <w:marBottom w:val="0"/>
      <w:divBdr>
        <w:top w:val="none" w:sz="0" w:space="0" w:color="auto"/>
        <w:left w:val="none" w:sz="0" w:space="0" w:color="auto"/>
        <w:bottom w:val="none" w:sz="0" w:space="0" w:color="auto"/>
        <w:right w:val="none" w:sz="0" w:space="0" w:color="auto"/>
      </w:divBdr>
    </w:div>
    <w:div w:id="875388465">
      <w:marLeft w:val="640"/>
      <w:marRight w:val="0"/>
      <w:marTop w:val="0"/>
      <w:marBottom w:val="0"/>
      <w:divBdr>
        <w:top w:val="none" w:sz="0" w:space="0" w:color="auto"/>
        <w:left w:val="none" w:sz="0" w:space="0" w:color="auto"/>
        <w:bottom w:val="none" w:sz="0" w:space="0" w:color="auto"/>
        <w:right w:val="none" w:sz="0" w:space="0" w:color="auto"/>
      </w:divBdr>
    </w:div>
    <w:div w:id="875504380">
      <w:marLeft w:val="640"/>
      <w:marRight w:val="0"/>
      <w:marTop w:val="0"/>
      <w:marBottom w:val="0"/>
      <w:divBdr>
        <w:top w:val="none" w:sz="0" w:space="0" w:color="auto"/>
        <w:left w:val="none" w:sz="0" w:space="0" w:color="auto"/>
        <w:bottom w:val="none" w:sz="0" w:space="0" w:color="auto"/>
        <w:right w:val="none" w:sz="0" w:space="0" w:color="auto"/>
      </w:divBdr>
    </w:div>
    <w:div w:id="875587080">
      <w:marLeft w:val="640"/>
      <w:marRight w:val="0"/>
      <w:marTop w:val="0"/>
      <w:marBottom w:val="0"/>
      <w:divBdr>
        <w:top w:val="none" w:sz="0" w:space="0" w:color="auto"/>
        <w:left w:val="none" w:sz="0" w:space="0" w:color="auto"/>
        <w:bottom w:val="none" w:sz="0" w:space="0" w:color="auto"/>
        <w:right w:val="none" w:sz="0" w:space="0" w:color="auto"/>
      </w:divBdr>
    </w:div>
    <w:div w:id="875627123">
      <w:marLeft w:val="640"/>
      <w:marRight w:val="0"/>
      <w:marTop w:val="0"/>
      <w:marBottom w:val="0"/>
      <w:divBdr>
        <w:top w:val="none" w:sz="0" w:space="0" w:color="auto"/>
        <w:left w:val="none" w:sz="0" w:space="0" w:color="auto"/>
        <w:bottom w:val="none" w:sz="0" w:space="0" w:color="auto"/>
        <w:right w:val="none" w:sz="0" w:space="0" w:color="auto"/>
      </w:divBdr>
    </w:div>
    <w:div w:id="875849316">
      <w:marLeft w:val="640"/>
      <w:marRight w:val="0"/>
      <w:marTop w:val="0"/>
      <w:marBottom w:val="0"/>
      <w:divBdr>
        <w:top w:val="none" w:sz="0" w:space="0" w:color="auto"/>
        <w:left w:val="none" w:sz="0" w:space="0" w:color="auto"/>
        <w:bottom w:val="none" w:sz="0" w:space="0" w:color="auto"/>
        <w:right w:val="none" w:sz="0" w:space="0" w:color="auto"/>
      </w:divBdr>
    </w:div>
    <w:div w:id="875892067">
      <w:marLeft w:val="640"/>
      <w:marRight w:val="0"/>
      <w:marTop w:val="0"/>
      <w:marBottom w:val="0"/>
      <w:divBdr>
        <w:top w:val="none" w:sz="0" w:space="0" w:color="auto"/>
        <w:left w:val="none" w:sz="0" w:space="0" w:color="auto"/>
        <w:bottom w:val="none" w:sz="0" w:space="0" w:color="auto"/>
        <w:right w:val="none" w:sz="0" w:space="0" w:color="auto"/>
      </w:divBdr>
    </w:div>
    <w:div w:id="875969150">
      <w:marLeft w:val="640"/>
      <w:marRight w:val="0"/>
      <w:marTop w:val="0"/>
      <w:marBottom w:val="0"/>
      <w:divBdr>
        <w:top w:val="none" w:sz="0" w:space="0" w:color="auto"/>
        <w:left w:val="none" w:sz="0" w:space="0" w:color="auto"/>
        <w:bottom w:val="none" w:sz="0" w:space="0" w:color="auto"/>
        <w:right w:val="none" w:sz="0" w:space="0" w:color="auto"/>
      </w:divBdr>
    </w:div>
    <w:div w:id="875970123">
      <w:marLeft w:val="640"/>
      <w:marRight w:val="0"/>
      <w:marTop w:val="0"/>
      <w:marBottom w:val="0"/>
      <w:divBdr>
        <w:top w:val="none" w:sz="0" w:space="0" w:color="auto"/>
        <w:left w:val="none" w:sz="0" w:space="0" w:color="auto"/>
        <w:bottom w:val="none" w:sz="0" w:space="0" w:color="auto"/>
        <w:right w:val="none" w:sz="0" w:space="0" w:color="auto"/>
      </w:divBdr>
    </w:div>
    <w:div w:id="876040512">
      <w:marLeft w:val="640"/>
      <w:marRight w:val="0"/>
      <w:marTop w:val="0"/>
      <w:marBottom w:val="0"/>
      <w:divBdr>
        <w:top w:val="none" w:sz="0" w:space="0" w:color="auto"/>
        <w:left w:val="none" w:sz="0" w:space="0" w:color="auto"/>
        <w:bottom w:val="none" w:sz="0" w:space="0" w:color="auto"/>
        <w:right w:val="none" w:sz="0" w:space="0" w:color="auto"/>
      </w:divBdr>
    </w:div>
    <w:div w:id="876239814">
      <w:marLeft w:val="640"/>
      <w:marRight w:val="0"/>
      <w:marTop w:val="0"/>
      <w:marBottom w:val="0"/>
      <w:divBdr>
        <w:top w:val="none" w:sz="0" w:space="0" w:color="auto"/>
        <w:left w:val="none" w:sz="0" w:space="0" w:color="auto"/>
        <w:bottom w:val="none" w:sz="0" w:space="0" w:color="auto"/>
        <w:right w:val="none" w:sz="0" w:space="0" w:color="auto"/>
      </w:divBdr>
    </w:div>
    <w:div w:id="876435655">
      <w:marLeft w:val="640"/>
      <w:marRight w:val="0"/>
      <w:marTop w:val="0"/>
      <w:marBottom w:val="0"/>
      <w:divBdr>
        <w:top w:val="none" w:sz="0" w:space="0" w:color="auto"/>
        <w:left w:val="none" w:sz="0" w:space="0" w:color="auto"/>
        <w:bottom w:val="none" w:sz="0" w:space="0" w:color="auto"/>
        <w:right w:val="none" w:sz="0" w:space="0" w:color="auto"/>
      </w:divBdr>
    </w:div>
    <w:div w:id="876503747">
      <w:marLeft w:val="640"/>
      <w:marRight w:val="0"/>
      <w:marTop w:val="0"/>
      <w:marBottom w:val="0"/>
      <w:divBdr>
        <w:top w:val="none" w:sz="0" w:space="0" w:color="auto"/>
        <w:left w:val="none" w:sz="0" w:space="0" w:color="auto"/>
        <w:bottom w:val="none" w:sz="0" w:space="0" w:color="auto"/>
        <w:right w:val="none" w:sz="0" w:space="0" w:color="auto"/>
      </w:divBdr>
    </w:div>
    <w:div w:id="876505397">
      <w:marLeft w:val="640"/>
      <w:marRight w:val="0"/>
      <w:marTop w:val="0"/>
      <w:marBottom w:val="0"/>
      <w:divBdr>
        <w:top w:val="none" w:sz="0" w:space="0" w:color="auto"/>
        <w:left w:val="none" w:sz="0" w:space="0" w:color="auto"/>
        <w:bottom w:val="none" w:sz="0" w:space="0" w:color="auto"/>
        <w:right w:val="none" w:sz="0" w:space="0" w:color="auto"/>
      </w:divBdr>
    </w:div>
    <w:div w:id="876545325">
      <w:marLeft w:val="640"/>
      <w:marRight w:val="0"/>
      <w:marTop w:val="0"/>
      <w:marBottom w:val="0"/>
      <w:divBdr>
        <w:top w:val="none" w:sz="0" w:space="0" w:color="auto"/>
        <w:left w:val="none" w:sz="0" w:space="0" w:color="auto"/>
        <w:bottom w:val="none" w:sz="0" w:space="0" w:color="auto"/>
        <w:right w:val="none" w:sz="0" w:space="0" w:color="auto"/>
      </w:divBdr>
    </w:div>
    <w:div w:id="876549568">
      <w:marLeft w:val="480"/>
      <w:marRight w:val="0"/>
      <w:marTop w:val="0"/>
      <w:marBottom w:val="0"/>
      <w:divBdr>
        <w:top w:val="none" w:sz="0" w:space="0" w:color="auto"/>
        <w:left w:val="none" w:sz="0" w:space="0" w:color="auto"/>
        <w:bottom w:val="none" w:sz="0" w:space="0" w:color="auto"/>
        <w:right w:val="none" w:sz="0" w:space="0" w:color="auto"/>
      </w:divBdr>
    </w:div>
    <w:div w:id="876550579">
      <w:marLeft w:val="640"/>
      <w:marRight w:val="0"/>
      <w:marTop w:val="0"/>
      <w:marBottom w:val="0"/>
      <w:divBdr>
        <w:top w:val="none" w:sz="0" w:space="0" w:color="auto"/>
        <w:left w:val="none" w:sz="0" w:space="0" w:color="auto"/>
        <w:bottom w:val="none" w:sz="0" w:space="0" w:color="auto"/>
        <w:right w:val="none" w:sz="0" w:space="0" w:color="auto"/>
      </w:divBdr>
    </w:div>
    <w:div w:id="876552409">
      <w:marLeft w:val="640"/>
      <w:marRight w:val="0"/>
      <w:marTop w:val="0"/>
      <w:marBottom w:val="0"/>
      <w:divBdr>
        <w:top w:val="none" w:sz="0" w:space="0" w:color="auto"/>
        <w:left w:val="none" w:sz="0" w:space="0" w:color="auto"/>
        <w:bottom w:val="none" w:sz="0" w:space="0" w:color="auto"/>
        <w:right w:val="none" w:sz="0" w:space="0" w:color="auto"/>
      </w:divBdr>
    </w:div>
    <w:div w:id="876622311">
      <w:marLeft w:val="640"/>
      <w:marRight w:val="0"/>
      <w:marTop w:val="0"/>
      <w:marBottom w:val="0"/>
      <w:divBdr>
        <w:top w:val="none" w:sz="0" w:space="0" w:color="auto"/>
        <w:left w:val="none" w:sz="0" w:space="0" w:color="auto"/>
        <w:bottom w:val="none" w:sz="0" w:space="0" w:color="auto"/>
        <w:right w:val="none" w:sz="0" w:space="0" w:color="auto"/>
      </w:divBdr>
    </w:div>
    <w:div w:id="876704033">
      <w:marLeft w:val="640"/>
      <w:marRight w:val="0"/>
      <w:marTop w:val="0"/>
      <w:marBottom w:val="0"/>
      <w:divBdr>
        <w:top w:val="none" w:sz="0" w:space="0" w:color="auto"/>
        <w:left w:val="none" w:sz="0" w:space="0" w:color="auto"/>
        <w:bottom w:val="none" w:sz="0" w:space="0" w:color="auto"/>
        <w:right w:val="none" w:sz="0" w:space="0" w:color="auto"/>
      </w:divBdr>
    </w:div>
    <w:div w:id="876740702">
      <w:marLeft w:val="640"/>
      <w:marRight w:val="0"/>
      <w:marTop w:val="0"/>
      <w:marBottom w:val="0"/>
      <w:divBdr>
        <w:top w:val="none" w:sz="0" w:space="0" w:color="auto"/>
        <w:left w:val="none" w:sz="0" w:space="0" w:color="auto"/>
        <w:bottom w:val="none" w:sz="0" w:space="0" w:color="auto"/>
        <w:right w:val="none" w:sz="0" w:space="0" w:color="auto"/>
      </w:divBdr>
    </w:div>
    <w:div w:id="876771112">
      <w:marLeft w:val="640"/>
      <w:marRight w:val="0"/>
      <w:marTop w:val="0"/>
      <w:marBottom w:val="0"/>
      <w:divBdr>
        <w:top w:val="none" w:sz="0" w:space="0" w:color="auto"/>
        <w:left w:val="none" w:sz="0" w:space="0" w:color="auto"/>
        <w:bottom w:val="none" w:sz="0" w:space="0" w:color="auto"/>
        <w:right w:val="none" w:sz="0" w:space="0" w:color="auto"/>
      </w:divBdr>
    </w:div>
    <w:div w:id="876772422">
      <w:marLeft w:val="640"/>
      <w:marRight w:val="0"/>
      <w:marTop w:val="0"/>
      <w:marBottom w:val="0"/>
      <w:divBdr>
        <w:top w:val="none" w:sz="0" w:space="0" w:color="auto"/>
        <w:left w:val="none" w:sz="0" w:space="0" w:color="auto"/>
        <w:bottom w:val="none" w:sz="0" w:space="0" w:color="auto"/>
        <w:right w:val="none" w:sz="0" w:space="0" w:color="auto"/>
      </w:divBdr>
    </w:div>
    <w:div w:id="876812654">
      <w:marLeft w:val="640"/>
      <w:marRight w:val="0"/>
      <w:marTop w:val="0"/>
      <w:marBottom w:val="0"/>
      <w:divBdr>
        <w:top w:val="none" w:sz="0" w:space="0" w:color="auto"/>
        <w:left w:val="none" w:sz="0" w:space="0" w:color="auto"/>
        <w:bottom w:val="none" w:sz="0" w:space="0" w:color="auto"/>
        <w:right w:val="none" w:sz="0" w:space="0" w:color="auto"/>
      </w:divBdr>
    </w:div>
    <w:div w:id="876818686">
      <w:marLeft w:val="640"/>
      <w:marRight w:val="0"/>
      <w:marTop w:val="0"/>
      <w:marBottom w:val="0"/>
      <w:divBdr>
        <w:top w:val="none" w:sz="0" w:space="0" w:color="auto"/>
        <w:left w:val="none" w:sz="0" w:space="0" w:color="auto"/>
        <w:bottom w:val="none" w:sz="0" w:space="0" w:color="auto"/>
        <w:right w:val="none" w:sz="0" w:space="0" w:color="auto"/>
      </w:divBdr>
    </w:div>
    <w:div w:id="876889519">
      <w:marLeft w:val="640"/>
      <w:marRight w:val="0"/>
      <w:marTop w:val="0"/>
      <w:marBottom w:val="0"/>
      <w:divBdr>
        <w:top w:val="none" w:sz="0" w:space="0" w:color="auto"/>
        <w:left w:val="none" w:sz="0" w:space="0" w:color="auto"/>
        <w:bottom w:val="none" w:sz="0" w:space="0" w:color="auto"/>
        <w:right w:val="none" w:sz="0" w:space="0" w:color="auto"/>
      </w:divBdr>
    </w:div>
    <w:div w:id="876896322">
      <w:marLeft w:val="640"/>
      <w:marRight w:val="0"/>
      <w:marTop w:val="0"/>
      <w:marBottom w:val="0"/>
      <w:divBdr>
        <w:top w:val="none" w:sz="0" w:space="0" w:color="auto"/>
        <w:left w:val="none" w:sz="0" w:space="0" w:color="auto"/>
        <w:bottom w:val="none" w:sz="0" w:space="0" w:color="auto"/>
        <w:right w:val="none" w:sz="0" w:space="0" w:color="auto"/>
      </w:divBdr>
    </w:div>
    <w:div w:id="877006015">
      <w:marLeft w:val="640"/>
      <w:marRight w:val="0"/>
      <w:marTop w:val="0"/>
      <w:marBottom w:val="0"/>
      <w:divBdr>
        <w:top w:val="none" w:sz="0" w:space="0" w:color="auto"/>
        <w:left w:val="none" w:sz="0" w:space="0" w:color="auto"/>
        <w:bottom w:val="none" w:sz="0" w:space="0" w:color="auto"/>
        <w:right w:val="none" w:sz="0" w:space="0" w:color="auto"/>
      </w:divBdr>
    </w:div>
    <w:div w:id="877008664">
      <w:marLeft w:val="640"/>
      <w:marRight w:val="0"/>
      <w:marTop w:val="0"/>
      <w:marBottom w:val="0"/>
      <w:divBdr>
        <w:top w:val="none" w:sz="0" w:space="0" w:color="auto"/>
        <w:left w:val="none" w:sz="0" w:space="0" w:color="auto"/>
        <w:bottom w:val="none" w:sz="0" w:space="0" w:color="auto"/>
        <w:right w:val="none" w:sz="0" w:space="0" w:color="auto"/>
      </w:divBdr>
    </w:div>
    <w:div w:id="877084007">
      <w:marLeft w:val="640"/>
      <w:marRight w:val="0"/>
      <w:marTop w:val="0"/>
      <w:marBottom w:val="0"/>
      <w:divBdr>
        <w:top w:val="none" w:sz="0" w:space="0" w:color="auto"/>
        <w:left w:val="none" w:sz="0" w:space="0" w:color="auto"/>
        <w:bottom w:val="none" w:sz="0" w:space="0" w:color="auto"/>
        <w:right w:val="none" w:sz="0" w:space="0" w:color="auto"/>
      </w:divBdr>
    </w:div>
    <w:div w:id="877089693">
      <w:marLeft w:val="640"/>
      <w:marRight w:val="0"/>
      <w:marTop w:val="0"/>
      <w:marBottom w:val="0"/>
      <w:divBdr>
        <w:top w:val="none" w:sz="0" w:space="0" w:color="auto"/>
        <w:left w:val="none" w:sz="0" w:space="0" w:color="auto"/>
        <w:bottom w:val="none" w:sz="0" w:space="0" w:color="auto"/>
        <w:right w:val="none" w:sz="0" w:space="0" w:color="auto"/>
      </w:divBdr>
    </w:div>
    <w:div w:id="877162092">
      <w:marLeft w:val="640"/>
      <w:marRight w:val="0"/>
      <w:marTop w:val="0"/>
      <w:marBottom w:val="0"/>
      <w:divBdr>
        <w:top w:val="none" w:sz="0" w:space="0" w:color="auto"/>
        <w:left w:val="none" w:sz="0" w:space="0" w:color="auto"/>
        <w:bottom w:val="none" w:sz="0" w:space="0" w:color="auto"/>
        <w:right w:val="none" w:sz="0" w:space="0" w:color="auto"/>
      </w:divBdr>
    </w:div>
    <w:div w:id="877350999">
      <w:marLeft w:val="640"/>
      <w:marRight w:val="0"/>
      <w:marTop w:val="0"/>
      <w:marBottom w:val="0"/>
      <w:divBdr>
        <w:top w:val="none" w:sz="0" w:space="0" w:color="auto"/>
        <w:left w:val="none" w:sz="0" w:space="0" w:color="auto"/>
        <w:bottom w:val="none" w:sz="0" w:space="0" w:color="auto"/>
        <w:right w:val="none" w:sz="0" w:space="0" w:color="auto"/>
      </w:divBdr>
    </w:div>
    <w:div w:id="877351592">
      <w:marLeft w:val="640"/>
      <w:marRight w:val="0"/>
      <w:marTop w:val="0"/>
      <w:marBottom w:val="0"/>
      <w:divBdr>
        <w:top w:val="none" w:sz="0" w:space="0" w:color="auto"/>
        <w:left w:val="none" w:sz="0" w:space="0" w:color="auto"/>
        <w:bottom w:val="none" w:sz="0" w:space="0" w:color="auto"/>
        <w:right w:val="none" w:sz="0" w:space="0" w:color="auto"/>
      </w:divBdr>
    </w:div>
    <w:div w:id="877546807">
      <w:marLeft w:val="640"/>
      <w:marRight w:val="0"/>
      <w:marTop w:val="0"/>
      <w:marBottom w:val="0"/>
      <w:divBdr>
        <w:top w:val="none" w:sz="0" w:space="0" w:color="auto"/>
        <w:left w:val="none" w:sz="0" w:space="0" w:color="auto"/>
        <w:bottom w:val="none" w:sz="0" w:space="0" w:color="auto"/>
        <w:right w:val="none" w:sz="0" w:space="0" w:color="auto"/>
      </w:divBdr>
    </w:div>
    <w:div w:id="877741054">
      <w:marLeft w:val="640"/>
      <w:marRight w:val="0"/>
      <w:marTop w:val="0"/>
      <w:marBottom w:val="0"/>
      <w:divBdr>
        <w:top w:val="none" w:sz="0" w:space="0" w:color="auto"/>
        <w:left w:val="none" w:sz="0" w:space="0" w:color="auto"/>
        <w:bottom w:val="none" w:sz="0" w:space="0" w:color="auto"/>
        <w:right w:val="none" w:sz="0" w:space="0" w:color="auto"/>
      </w:divBdr>
    </w:div>
    <w:div w:id="877744902">
      <w:marLeft w:val="640"/>
      <w:marRight w:val="0"/>
      <w:marTop w:val="0"/>
      <w:marBottom w:val="0"/>
      <w:divBdr>
        <w:top w:val="none" w:sz="0" w:space="0" w:color="auto"/>
        <w:left w:val="none" w:sz="0" w:space="0" w:color="auto"/>
        <w:bottom w:val="none" w:sz="0" w:space="0" w:color="auto"/>
        <w:right w:val="none" w:sz="0" w:space="0" w:color="auto"/>
      </w:divBdr>
    </w:div>
    <w:div w:id="877812013">
      <w:marLeft w:val="640"/>
      <w:marRight w:val="0"/>
      <w:marTop w:val="0"/>
      <w:marBottom w:val="0"/>
      <w:divBdr>
        <w:top w:val="none" w:sz="0" w:space="0" w:color="auto"/>
        <w:left w:val="none" w:sz="0" w:space="0" w:color="auto"/>
        <w:bottom w:val="none" w:sz="0" w:space="0" w:color="auto"/>
        <w:right w:val="none" w:sz="0" w:space="0" w:color="auto"/>
      </w:divBdr>
    </w:div>
    <w:div w:id="877814486">
      <w:marLeft w:val="640"/>
      <w:marRight w:val="0"/>
      <w:marTop w:val="0"/>
      <w:marBottom w:val="0"/>
      <w:divBdr>
        <w:top w:val="none" w:sz="0" w:space="0" w:color="auto"/>
        <w:left w:val="none" w:sz="0" w:space="0" w:color="auto"/>
        <w:bottom w:val="none" w:sz="0" w:space="0" w:color="auto"/>
        <w:right w:val="none" w:sz="0" w:space="0" w:color="auto"/>
      </w:divBdr>
    </w:div>
    <w:div w:id="877855856">
      <w:marLeft w:val="640"/>
      <w:marRight w:val="0"/>
      <w:marTop w:val="0"/>
      <w:marBottom w:val="0"/>
      <w:divBdr>
        <w:top w:val="none" w:sz="0" w:space="0" w:color="auto"/>
        <w:left w:val="none" w:sz="0" w:space="0" w:color="auto"/>
        <w:bottom w:val="none" w:sz="0" w:space="0" w:color="auto"/>
        <w:right w:val="none" w:sz="0" w:space="0" w:color="auto"/>
      </w:divBdr>
    </w:div>
    <w:div w:id="877858448">
      <w:marLeft w:val="640"/>
      <w:marRight w:val="0"/>
      <w:marTop w:val="0"/>
      <w:marBottom w:val="0"/>
      <w:divBdr>
        <w:top w:val="none" w:sz="0" w:space="0" w:color="auto"/>
        <w:left w:val="none" w:sz="0" w:space="0" w:color="auto"/>
        <w:bottom w:val="none" w:sz="0" w:space="0" w:color="auto"/>
        <w:right w:val="none" w:sz="0" w:space="0" w:color="auto"/>
      </w:divBdr>
    </w:div>
    <w:div w:id="877930096">
      <w:marLeft w:val="640"/>
      <w:marRight w:val="0"/>
      <w:marTop w:val="0"/>
      <w:marBottom w:val="0"/>
      <w:divBdr>
        <w:top w:val="none" w:sz="0" w:space="0" w:color="auto"/>
        <w:left w:val="none" w:sz="0" w:space="0" w:color="auto"/>
        <w:bottom w:val="none" w:sz="0" w:space="0" w:color="auto"/>
        <w:right w:val="none" w:sz="0" w:space="0" w:color="auto"/>
      </w:divBdr>
    </w:div>
    <w:div w:id="877930226">
      <w:marLeft w:val="640"/>
      <w:marRight w:val="0"/>
      <w:marTop w:val="0"/>
      <w:marBottom w:val="0"/>
      <w:divBdr>
        <w:top w:val="none" w:sz="0" w:space="0" w:color="auto"/>
        <w:left w:val="none" w:sz="0" w:space="0" w:color="auto"/>
        <w:bottom w:val="none" w:sz="0" w:space="0" w:color="auto"/>
        <w:right w:val="none" w:sz="0" w:space="0" w:color="auto"/>
      </w:divBdr>
    </w:div>
    <w:div w:id="878006810">
      <w:marLeft w:val="640"/>
      <w:marRight w:val="0"/>
      <w:marTop w:val="0"/>
      <w:marBottom w:val="0"/>
      <w:divBdr>
        <w:top w:val="none" w:sz="0" w:space="0" w:color="auto"/>
        <w:left w:val="none" w:sz="0" w:space="0" w:color="auto"/>
        <w:bottom w:val="none" w:sz="0" w:space="0" w:color="auto"/>
        <w:right w:val="none" w:sz="0" w:space="0" w:color="auto"/>
      </w:divBdr>
    </w:div>
    <w:div w:id="878010641">
      <w:marLeft w:val="640"/>
      <w:marRight w:val="0"/>
      <w:marTop w:val="0"/>
      <w:marBottom w:val="0"/>
      <w:divBdr>
        <w:top w:val="none" w:sz="0" w:space="0" w:color="auto"/>
        <w:left w:val="none" w:sz="0" w:space="0" w:color="auto"/>
        <w:bottom w:val="none" w:sz="0" w:space="0" w:color="auto"/>
        <w:right w:val="none" w:sz="0" w:space="0" w:color="auto"/>
      </w:divBdr>
    </w:div>
    <w:div w:id="878011595">
      <w:marLeft w:val="640"/>
      <w:marRight w:val="0"/>
      <w:marTop w:val="0"/>
      <w:marBottom w:val="0"/>
      <w:divBdr>
        <w:top w:val="none" w:sz="0" w:space="0" w:color="auto"/>
        <w:left w:val="none" w:sz="0" w:space="0" w:color="auto"/>
        <w:bottom w:val="none" w:sz="0" w:space="0" w:color="auto"/>
        <w:right w:val="none" w:sz="0" w:space="0" w:color="auto"/>
      </w:divBdr>
    </w:div>
    <w:div w:id="878198504">
      <w:marLeft w:val="640"/>
      <w:marRight w:val="0"/>
      <w:marTop w:val="0"/>
      <w:marBottom w:val="0"/>
      <w:divBdr>
        <w:top w:val="none" w:sz="0" w:space="0" w:color="auto"/>
        <w:left w:val="none" w:sz="0" w:space="0" w:color="auto"/>
        <w:bottom w:val="none" w:sz="0" w:space="0" w:color="auto"/>
        <w:right w:val="none" w:sz="0" w:space="0" w:color="auto"/>
      </w:divBdr>
    </w:div>
    <w:div w:id="878201341">
      <w:marLeft w:val="640"/>
      <w:marRight w:val="0"/>
      <w:marTop w:val="0"/>
      <w:marBottom w:val="0"/>
      <w:divBdr>
        <w:top w:val="none" w:sz="0" w:space="0" w:color="auto"/>
        <w:left w:val="none" w:sz="0" w:space="0" w:color="auto"/>
        <w:bottom w:val="none" w:sz="0" w:space="0" w:color="auto"/>
        <w:right w:val="none" w:sz="0" w:space="0" w:color="auto"/>
      </w:divBdr>
    </w:div>
    <w:div w:id="878393533">
      <w:marLeft w:val="640"/>
      <w:marRight w:val="0"/>
      <w:marTop w:val="0"/>
      <w:marBottom w:val="0"/>
      <w:divBdr>
        <w:top w:val="none" w:sz="0" w:space="0" w:color="auto"/>
        <w:left w:val="none" w:sz="0" w:space="0" w:color="auto"/>
        <w:bottom w:val="none" w:sz="0" w:space="0" w:color="auto"/>
        <w:right w:val="none" w:sz="0" w:space="0" w:color="auto"/>
      </w:divBdr>
    </w:div>
    <w:div w:id="878467512">
      <w:marLeft w:val="640"/>
      <w:marRight w:val="0"/>
      <w:marTop w:val="0"/>
      <w:marBottom w:val="0"/>
      <w:divBdr>
        <w:top w:val="none" w:sz="0" w:space="0" w:color="auto"/>
        <w:left w:val="none" w:sz="0" w:space="0" w:color="auto"/>
        <w:bottom w:val="none" w:sz="0" w:space="0" w:color="auto"/>
        <w:right w:val="none" w:sz="0" w:space="0" w:color="auto"/>
      </w:divBdr>
    </w:div>
    <w:div w:id="878470814">
      <w:marLeft w:val="640"/>
      <w:marRight w:val="0"/>
      <w:marTop w:val="0"/>
      <w:marBottom w:val="0"/>
      <w:divBdr>
        <w:top w:val="none" w:sz="0" w:space="0" w:color="auto"/>
        <w:left w:val="none" w:sz="0" w:space="0" w:color="auto"/>
        <w:bottom w:val="none" w:sz="0" w:space="0" w:color="auto"/>
        <w:right w:val="none" w:sz="0" w:space="0" w:color="auto"/>
      </w:divBdr>
    </w:div>
    <w:div w:id="878666620">
      <w:marLeft w:val="640"/>
      <w:marRight w:val="0"/>
      <w:marTop w:val="0"/>
      <w:marBottom w:val="0"/>
      <w:divBdr>
        <w:top w:val="none" w:sz="0" w:space="0" w:color="auto"/>
        <w:left w:val="none" w:sz="0" w:space="0" w:color="auto"/>
        <w:bottom w:val="none" w:sz="0" w:space="0" w:color="auto"/>
        <w:right w:val="none" w:sz="0" w:space="0" w:color="auto"/>
      </w:divBdr>
    </w:div>
    <w:div w:id="878667402">
      <w:marLeft w:val="640"/>
      <w:marRight w:val="0"/>
      <w:marTop w:val="0"/>
      <w:marBottom w:val="0"/>
      <w:divBdr>
        <w:top w:val="none" w:sz="0" w:space="0" w:color="auto"/>
        <w:left w:val="none" w:sz="0" w:space="0" w:color="auto"/>
        <w:bottom w:val="none" w:sz="0" w:space="0" w:color="auto"/>
        <w:right w:val="none" w:sz="0" w:space="0" w:color="auto"/>
      </w:divBdr>
    </w:div>
    <w:div w:id="878710019">
      <w:marLeft w:val="640"/>
      <w:marRight w:val="0"/>
      <w:marTop w:val="0"/>
      <w:marBottom w:val="0"/>
      <w:divBdr>
        <w:top w:val="none" w:sz="0" w:space="0" w:color="auto"/>
        <w:left w:val="none" w:sz="0" w:space="0" w:color="auto"/>
        <w:bottom w:val="none" w:sz="0" w:space="0" w:color="auto"/>
        <w:right w:val="none" w:sz="0" w:space="0" w:color="auto"/>
      </w:divBdr>
    </w:div>
    <w:div w:id="878710988">
      <w:marLeft w:val="640"/>
      <w:marRight w:val="0"/>
      <w:marTop w:val="0"/>
      <w:marBottom w:val="0"/>
      <w:divBdr>
        <w:top w:val="none" w:sz="0" w:space="0" w:color="auto"/>
        <w:left w:val="none" w:sz="0" w:space="0" w:color="auto"/>
        <w:bottom w:val="none" w:sz="0" w:space="0" w:color="auto"/>
        <w:right w:val="none" w:sz="0" w:space="0" w:color="auto"/>
      </w:divBdr>
    </w:div>
    <w:div w:id="878712569">
      <w:marLeft w:val="640"/>
      <w:marRight w:val="0"/>
      <w:marTop w:val="0"/>
      <w:marBottom w:val="0"/>
      <w:divBdr>
        <w:top w:val="none" w:sz="0" w:space="0" w:color="auto"/>
        <w:left w:val="none" w:sz="0" w:space="0" w:color="auto"/>
        <w:bottom w:val="none" w:sz="0" w:space="0" w:color="auto"/>
        <w:right w:val="none" w:sz="0" w:space="0" w:color="auto"/>
      </w:divBdr>
    </w:div>
    <w:div w:id="878738057">
      <w:marLeft w:val="640"/>
      <w:marRight w:val="0"/>
      <w:marTop w:val="0"/>
      <w:marBottom w:val="0"/>
      <w:divBdr>
        <w:top w:val="none" w:sz="0" w:space="0" w:color="auto"/>
        <w:left w:val="none" w:sz="0" w:space="0" w:color="auto"/>
        <w:bottom w:val="none" w:sz="0" w:space="0" w:color="auto"/>
        <w:right w:val="none" w:sz="0" w:space="0" w:color="auto"/>
      </w:divBdr>
    </w:div>
    <w:div w:id="878931068">
      <w:marLeft w:val="640"/>
      <w:marRight w:val="0"/>
      <w:marTop w:val="0"/>
      <w:marBottom w:val="0"/>
      <w:divBdr>
        <w:top w:val="none" w:sz="0" w:space="0" w:color="auto"/>
        <w:left w:val="none" w:sz="0" w:space="0" w:color="auto"/>
        <w:bottom w:val="none" w:sz="0" w:space="0" w:color="auto"/>
        <w:right w:val="none" w:sz="0" w:space="0" w:color="auto"/>
      </w:divBdr>
    </w:div>
    <w:div w:id="878978743">
      <w:marLeft w:val="640"/>
      <w:marRight w:val="0"/>
      <w:marTop w:val="0"/>
      <w:marBottom w:val="0"/>
      <w:divBdr>
        <w:top w:val="none" w:sz="0" w:space="0" w:color="auto"/>
        <w:left w:val="none" w:sz="0" w:space="0" w:color="auto"/>
        <w:bottom w:val="none" w:sz="0" w:space="0" w:color="auto"/>
        <w:right w:val="none" w:sz="0" w:space="0" w:color="auto"/>
      </w:divBdr>
    </w:div>
    <w:div w:id="879047360">
      <w:marLeft w:val="640"/>
      <w:marRight w:val="0"/>
      <w:marTop w:val="0"/>
      <w:marBottom w:val="0"/>
      <w:divBdr>
        <w:top w:val="none" w:sz="0" w:space="0" w:color="auto"/>
        <w:left w:val="none" w:sz="0" w:space="0" w:color="auto"/>
        <w:bottom w:val="none" w:sz="0" w:space="0" w:color="auto"/>
        <w:right w:val="none" w:sz="0" w:space="0" w:color="auto"/>
      </w:divBdr>
    </w:div>
    <w:div w:id="879174290">
      <w:marLeft w:val="640"/>
      <w:marRight w:val="0"/>
      <w:marTop w:val="0"/>
      <w:marBottom w:val="0"/>
      <w:divBdr>
        <w:top w:val="none" w:sz="0" w:space="0" w:color="auto"/>
        <w:left w:val="none" w:sz="0" w:space="0" w:color="auto"/>
        <w:bottom w:val="none" w:sz="0" w:space="0" w:color="auto"/>
        <w:right w:val="none" w:sz="0" w:space="0" w:color="auto"/>
      </w:divBdr>
    </w:div>
    <w:div w:id="879320127">
      <w:marLeft w:val="640"/>
      <w:marRight w:val="0"/>
      <w:marTop w:val="0"/>
      <w:marBottom w:val="0"/>
      <w:divBdr>
        <w:top w:val="none" w:sz="0" w:space="0" w:color="auto"/>
        <w:left w:val="none" w:sz="0" w:space="0" w:color="auto"/>
        <w:bottom w:val="none" w:sz="0" w:space="0" w:color="auto"/>
        <w:right w:val="none" w:sz="0" w:space="0" w:color="auto"/>
      </w:divBdr>
    </w:div>
    <w:div w:id="879320311">
      <w:marLeft w:val="640"/>
      <w:marRight w:val="0"/>
      <w:marTop w:val="0"/>
      <w:marBottom w:val="0"/>
      <w:divBdr>
        <w:top w:val="none" w:sz="0" w:space="0" w:color="auto"/>
        <w:left w:val="none" w:sz="0" w:space="0" w:color="auto"/>
        <w:bottom w:val="none" w:sz="0" w:space="0" w:color="auto"/>
        <w:right w:val="none" w:sz="0" w:space="0" w:color="auto"/>
      </w:divBdr>
    </w:div>
    <w:div w:id="879363490">
      <w:marLeft w:val="640"/>
      <w:marRight w:val="0"/>
      <w:marTop w:val="0"/>
      <w:marBottom w:val="0"/>
      <w:divBdr>
        <w:top w:val="none" w:sz="0" w:space="0" w:color="auto"/>
        <w:left w:val="none" w:sz="0" w:space="0" w:color="auto"/>
        <w:bottom w:val="none" w:sz="0" w:space="0" w:color="auto"/>
        <w:right w:val="none" w:sz="0" w:space="0" w:color="auto"/>
      </w:divBdr>
    </w:div>
    <w:div w:id="879591140">
      <w:marLeft w:val="640"/>
      <w:marRight w:val="0"/>
      <w:marTop w:val="0"/>
      <w:marBottom w:val="0"/>
      <w:divBdr>
        <w:top w:val="none" w:sz="0" w:space="0" w:color="auto"/>
        <w:left w:val="none" w:sz="0" w:space="0" w:color="auto"/>
        <w:bottom w:val="none" w:sz="0" w:space="0" w:color="auto"/>
        <w:right w:val="none" w:sz="0" w:space="0" w:color="auto"/>
      </w:divBdr>
    </w:div>
    <w:div w:id="879635015">
      <w:marLeft w:val="640"/>
      <w:marRight w:val="0"/>
      <w:marTop w:val="0"/>
      <w:marBottom w:val="0"/>
      <w:divBdr>
        <w:top w:val="none" w:sz="0" w:space="0" w:color="auto"/>
        <w:left w:val="none" w:sz="0" w:space="0" w:color="auto"/>
        <w:bottom w:val="none" w:sz="0" w:space="0" w:color="auto"/>
        <w:right w:val="none" w:sz="0" w:space="0" w:color="auto"/>
      </w:divBdr>
    </w:div>
    <w:div w:id="879636188">
      <w:marLeft w:val="640"/>
      <w:marRight w:val="0"/>
      <w:marTop w:val="0"/>
      <w:marBottom w:val="0"/>
      <w:divBdr>
        <w:top w:val="none" w:sz="0" w:space="0" w:color="auto"/>
        <w:left w:val="none" w:sz="0" w:space="0" w:color="auto"/>
        <w:bottom w:val="none" w:sz="0" w:space="0" w:color="auto"/>
        <w:right w:val="none" w:sz="0" w:space="0" w:color="auto"/>
      </w:divBdr>
    </w:div>
    <w:div w:id="879782582">
      <w:marLeft w:val="640"/>
      <w:marRight w:val="0"/>
      <w:marTop w:val="0"/>
      <w:marBottom w:val="0"/>
      <w:divBdr>
        <w:top w:val="none" w:sz="0" w:space="0" w:color="auto"/>
        <w:left w:val="none" w:sz="0" w:space="0" w:color="auto"/>
        <w:bottom w:val="none" w:sz="0" w:space="0" w:color="auto"/>
        <w:right w:val="none" w:sz="0" w:space="0" w:color="auto"/>
      </w:divBdr>
    </w:div>
    <w:div w:id="879853278">
      <w:marLeft w:val="640"/>
      <w:marRight w:val="0"/>
      <w:marTop w:val="0"/>
      <w:marBottom w:val="0"/>
      <w:divBdr>
        <w:top w:val="none" w:sz="0" w:space="0" w:color="auto"/>
        <w:left w:val="none" w:sz="0" w:space="0" w:color="auto"/>
        <w:bottom w:val="none" w:sz="0" w:space="0" w:color="auto"/>
        <w:right w:val="none" w:sz="0" w:space="0" w:color="auto"/>
      </w:divBdr>
    </w:div>
    <w:div w:id="879897095">
      <w:marLeft w:val="640"/>
      <w:marRight w:val="0"/>
      <w:marTop w:val="0"/>
      <w:marBottom w:val="0"/>
      <w:divBdr>
        <w:top w:val="none" w:sz="0" w:space="0" w:color="auto"/>
        <w:left w:val="none" w:sz="0" w:space="0" w:color="auto"/>
        <w:bottom w:val="none" w:sz="0" w:space="0" w:color="auto"/>
        <w:right w:val="none" w:sz="0" w:space="0" w:color="auto"/>
      </w:divBdr>
    </w:div>
    <w:div w:id="879975625">
      <w:marLeft w:val="640"/>
      <w:marRight w:val="0"/>
      <w:marTop w:val="0"/>
      <w:marBottom w:val="0"/>
      <w:divBdr>
        <w:top w:val="none" w:sz="0" w:space="0" w:color="auto"/>
        <w:left w:val="none" w:sz="0" w:space="0" w:color="auto"/>
        <w:bottom w:val="none" w:sz="0" w:space="0" w:color="auto"/>
        <w:right w:val="none" w:sz="0" w:space="0" w:color="auto"/>
      </w:divBdr>
    </w:div>
    <w:div w:id="880019867">
      <w:marLeft w:val="640"/>
      <w:marRight w:val="0"/>
      <w:marTop w:val="0"/>
      <w:marBottom w:val="0"/>
      <w:divBdr>
        <w:top w:val="none" w:sz="0" w:space="0" w:color="auto"/>
        <w:left w:val="none" w:sz="0" w:space="0" w:color="auto"/>
        <w:bottom w:val="none" w:sz="0" w:space="0" w:color="auto"/>
        <w:right w:val="none" w:sz="0" w:space="0" w:color="auto"/>
      </w:divBdr>
    </w:div>
    <w:div w:id="880098665">
      <w:marLeft w:val="480"/>
      <w:marRight w:val="0"/>
      <w:marTop w:val="0"/>
      <w:marBottom w:val="0"/>
      <w:divBdr>
        <w:top w:val="none" w:sz="0" w:space="0" w:color="auto"/>
        <w:left w:val="none" w:sz="0" w:space="0" w:color="auto"/>
        <w:bottom w:val="none" w:sz="0" w:space="0" w:color="auto"/>
        <w:right w:val="none" w:sz="0" w:space="0" w:color="auto"/>
      </w:divBdr>
    </w:div>
    <w:div w:id="880165013">
      <w:marLeft w:val="640"/>
      <w:marRight w:val="0"/>
      <w:marTop w:val="0"/>
      <w:marBottom w:val="0"/>
      <w:divBdr>
        <w:top w:val="none" w:sz="0" w:space="0" w:color="auto"/>
        <w:left w:val="none" w:sz="0" w:space="0" w:color="auto"/>
        <w:bottom w:val="none" w:sz="0" w:space="0" w:color="auto"/>
        <w:right w:val="none" w:sz="0" w:space="0" w:color="auto"/>
      </w:divBdr>
    </w:div>
    <w:div w:id="880170081">
      <w:marLeft w:val="640"/>
      <w:marRight w:val="0"/>
      <w:marTop w:val="0"/>
      <w:marBottom w:val="0"/>
      <w:divBdr>
        <w:top w:val="none" w:sz="0" w:space="0" w:color="auto"/>
        <w:left w:val="none" w:sz="0" w:space="0" w:color="auto"/>
        <w:bottom w:val="none" w:sz="0" w:space="0" w:color="auto"/>
        <w:right w:val="none" w:sz="0" w:space="0" w:color="auto"/>
      </w:divBdr>
    </w:div>
    <w:div w:id="880242058">
      <w:marLeft w:val="640"/>
      <w:marRight w:val="0"/>
      <w:marTop w:val="0"/>
      <w:marBottom w:val="0"/>
      <w:divBdr>
        <w:top w:val="none" w:sz="0" w:space="0" w:color="auto"/>
        <w:left w:val="none" w:sz="0" w:space="0" w:color="auto"/>
        <w:bottom w:val="none" w:sz="0" w:space="0" w:color="auto"/>
        <w:right w:val="none" w:sz="0" w:space="0" w:color="auto"/>
      </w:divBdr>
    </w:div>
    <w:div w:id="880287298">
      <w:marLeft w:val="640"/>
      <w:marRight w:val="0"/>
      <w:marTop w:val="0"/>
      <w:marBottom w:val="0"/>
      <w:divBdr>
        <w:top w:val="none" w:sz="0" w:space="0" w:color="auto"/>
        <w:left w:val="none" w:sz="0" w:space="0" w:color="auto"/>
        <w:bottom w:val="none" w:sz="0" w:space="0" w:color="auto"/>
        <w:right w:val="none" w:sz="0" w:space="0" w:color="auto"/>
      </w:divBdr>
    </w:div>
    <w:div w:id="880480526">
      <w:marLeft w:val="640"/>
      <w:marRight w:val="0"/>
      <w:marTop w:val="0"/>
      <w:marBottom w:val="0"/>
      <w:divBdr>
        <w:top w:val="none" w:sz="0" w:space="0" w:color="auto"/>
        <w:left w:val="none" w:sz="0" w:space="0" w:color="auto"/>
        <w:bottom w:val="none" w:sz="0" w:space="0" w:color="auto"/>
        <w:right w:val="none" w:sz="0" w:space="0" w:color="auto"/>
      </w:divBdr>
    </w:div>
    <w:div w:id="880677695">
      <w:marLeft w:val="640"/>
      <w:marRight w:val="0"/>
      <w:marTop w:val="0"/>
      <w:marBottom w:val="0"/>
      <w:divBdr>
        <w:top w:val="none" w:sz="0" w:space="0" w:color="auto"/>
        <w:left w:val="none" w:sz="0" w:space="0" w:color="auto"/>
        <w:bottom w:val="none" w:sz="0" w:space="0" w:color="auto"/>
        <w:right w:val="none" w:sz="0" w:space="0" w:color="auto"/>
      </w:divBdr>
    </w:div>
    <w:div w:id="880752037">
      <w:marLeft w:val="640"/>
      <w:marRight w:val="0"/>
      <w:marTop w:val="0"/>
      <w:marBottom w:val="0"/>
      <w:divBdr>
        <w:top w:val="none" w:sz="0" w:space="0" w:color="auto"/>
        <w:left w:val="none" w:sz="0" w:space="0" w:color="auto"/>
        <w:bottom w:val="none" w:sz="0" w:space="0" w:color="auto"/>
        <w:right w:val="none" w:sz="0" w:space="0" w:color="auto"/>
      </w:divBdr>
    </w:div>
    <w:div w:id="880821563">
      <w:marLeft w:val="640"/>
      <w:marRight w:val="0"/>
      <w:marTop w:val="0"/>
      <w:marBottom w:val="0"/>
      <w:divBdr>
        <w:top w:val="none" w:sz="0" w:space="0" w:color="auto"/>
        <w:left w:val="none" w:sz="0" w:space="0" w:color="auto"/>
        <w:bottom w:val="none" w:sz="0" w:space="0" w:color="auto"/>
        <w:right w:val="none" w:sz="0" w:space="0" w:color="auto"/>
      </w:divBdr>
    </w:div>
    <w:div w:id="880896848">
      <w:marLeft w:val="640"/>
      <w:marRight w:val="0"/>
      <w:marTop w:val="0"/>
      <w:marBottom w:val="0"/>
      <w:divBdr>
        <w:top w:val="none" w:sz="0" w:space="0" w:color="auto"/>
        <w:left w:val="none" w:sz="0" w:space="0" w:color="auto"/>
        <w:bottom w:val="none" w:sz="0" w:space="0" w:color="auto"/>
        <w:right w:val="none" w:sz="0" w:space="0" w:color="auto"/>
      </w:divBdr>
    </w:div>
    <w:div w:id="880899572">
      <w:marLeft w:val="640"/>
      <w:marRight w:val="0"/>
      <w:marTop w:val="0"/>
      <w:marBottom w:val="0"/>
      <w:divBdr>
        <w:top w:val="none" w:sz="0" w:space="0" w:color="auto"/>
        <w:left w:val="none" w:sz="0" w:space="0" w:color="auto"/>
        <w:bottom w:val="none" w:sz="0" w:space="0" w:color="auto"/>
        <w:right w:val="none" w:sz="0" w:space="0" w:color="auto"/>
      </w:divBdr>
    </w:div>
    <w:div w:id="880940780">
      <w:marLeft w:val="640"/>
      <w:marRight w:val="0"/>
      <w:marTop w:val="0"/>
      <w:marBottom w:val="0"/>
      <w:divBdr>
        <w:top w:val="none" w:sz="0" w:space="0" w:color="auto"/>
        <w:left w:val="none" w:sz="0" w:space="0" w:color="auto"/>
        <w:bottom w:val="none" w:sz="0" w:space="0" w:color="auto"/>
        <w:right w:val="none" w:sz="0" w:space="0" w:color="auto"/>
      </w:divBdr>
    </w:div>
    <w:div w:id="881012954">
      <w:marLeft w:val="640"/>
      <w:marRight w:val="0"/>
      <w:marTop w:val="0"/>
      <w:marBottom w:val="0"/>
      <w:divBdr>
        <w:top w:val="none" w:sz="0" w:space="0" w:color="auto"/>
        <w:left w:val="none" w:sz="0" w:space="0" w:color="auto"/>
        <w:bottom w:val="none" w:sz="0" w:space="0" w:color="auto"/>
        <w:right w:val="none" w:sz="0" w:space="0" w:color="auto"/>
      </w:divBdr>
    </w:div>
    <w:div w:id="881020615">
      <w:marLeft w:val="640"/>
      <w:marRight w:val="0"/>
      <w:marTop w:val="0"/>
      <w:marBottom w:val="0"/>
      <w:divBdr>
        <w:top w:val="none" w:sz="0" w:space="0" w:color="auto"/>
        <w:left w:val="none" w:sz="0" w:space="0" w:color="auto"/>
        <w:bottom w:val="none" w:sz="0" w:space="0" w:color="auto"/>
        <w:right w:val="none" w:sz="0" w:space="0" w:color="auto"/>
      </w:divBdr>
    </w:div>
    <w:div w:id="881020978">
      <w:marLeft w:val="640"/>
      <w:marRight w:val="0"/>
      <w:marTop w:val="0"/>
      <w:marBottom w:val="0"/>
      <w:divBdr>
        <w:top w:val="none" w:sz="0" w:space="0" w:color="auto"/>
        <w:left w:val="none" w:sz="0" w:space="0" w:color="auto"/>
        <w:bottom w:val="none" w:sz="0" w:space="0" w:color="auto"/>
        <w:right w:val="none" w:sz="0" w:space="0" w:color="auto"/>
      </w:divBdr>
    </w:div>
    <w:div w:id="881089758">
      <w:marLeft w:val="640"/>
      <w:marRight w:val="0"/>
      <w:marTop w:val="0"/>
      <w:marBottom w:val="0"/>
      <w:divBdr>
        <w:top w:val="none" w:sz="0" w:space="0" w:color="auto"/>
        <w:left w:val="none" w:sz="0" w:space="0" w:color="auto"/>
        <w:bottom w:val="none" w:sz="0" w:space="0" w:color="auto"/>
        <w:right w:val="none" w:sz="0" w:space="0" w:color="auto"/>
      </w:divBdr>
    </w:div>
    <w:div w:id="881091361">
      <w:marLeft w:val="640"/>
      <w:marRight w:val="0"/>
      <w:marTop w:val="0"/>
      <w:marBottom w:val="0"/>
      <w:divBdr>
        <w:top w:val="none" w:sz="0" w:space="0" w:color="auto"/>
        <w:left w:val="none" w:sz="0" w:space="0" w:color="auto"/>
        <w:bottom w:val="none" w:sz="0" w:space="0" w:color="auto"/>
        <w:right w:val="none" w:sz="0" w:space="0" w:color="auto"/>
      </w:divBdr>
    </w:div>
    <w:div w:id="881097589">
      <w:marLeft w:val="640"/>
      <w:marRight w:val="0"/>
      <w:marTop w:val="0"/>
      <w:marBottom w:val="0"/>
      <w:divBdr>
        <w:top w:val="none" w:sz="0" w:space="0" w:color="auto"/>
        <w:left w:val="none" w:sz="0" w:space="0" w:color="auto"/>
        <w:bottom w:val="none" w:sz="0" w:space="0" w:color="auto"/>
        <w:right w:val="none" w:sz="0" w:space="0" w:color="auto"/>
      </w:divBdr>
    </w:div>
    <w:div w:id="881132948">
      <w:marLeft w:val="640"/>
      <w:marRight w:val="0"/>
      <w:marTop w:val="0"/>
      <w:marBottom w:val="0"/>
      <w:divBdr>
        <w:top w:val="none" w:sz="0" w:space="0" w:color="auto"/>
        <w:left w:val="none" w:sz="0" w:space="0" w:color="auto"/>
        <w:bottom w:val="none" w:sz="0" w:space="0" w:color="auto"/>
        <w:right w:val="none" w:sz="0" w:space="0" w:color="auto"/>
      </w:divBdr>
    </w:div>
    <w:div w:id="881134977">
      <w:marLeft w:val="640"/>
      <w:marRight w:val="0"/>
      <w:marTop w:val="0"/>
      <w:marBottom w:val="0"/>
      <w:divBdr>
        <w:top w:val="none" w:sz="0" w:space="0" w:color="auto"/>
        <w:left w:val="none" w:sz="0" w:space="0" w:color="auto"/>
        <w:bottom w:val="none" w:sz="0" w:space="0" w:color="auto"/>
        <w:right w:val="none" w:sz="0" w:space="0" w:color="auto"/>
      </w:divBdr>
    </w:div>
    <w:div w:id="881208899">
      <w:marLeft w:val="640"/>
      <w:marRight w:val="0"/>
      <w:marTop w:val="0"/>
      <w:marBottom w:val="0"/>
      <w:divBdr>
        <w:top w:val="none" w:sz="0" w:space="0" w:color="auto"/>
        <w:left w:val="none" w:sz="0" w:space="0" w:color="auto"/>
        <w:bottom w:val="none" w:sz="0" w:space="0" w:color="auto"/>
        <w:right w:val="none" w:sz="0" w:space="0" w:color="auto"/>
      </w:divBdr>
    </w:div>
    <w:div w:id="881210252">
      <w:marLeft w:val="640"/>
      <w:marRight w:val="0"/>
      <w:marTop w:val="0"/>
      <w:marBottom w:val="0"/>
      <w:divBdr>
        <w:top w:val="none" w:sz="0" w:space="0" w:color="auto"/>
        <w:left w:val="none" w:sz="0" w:space="0" w:color="auto"/>
        <w:bottom w:val="none" w:sz="0" w:space="0" w:color="auto"/>
        <w:right w:val="none" w:sz="0" w:space="0" w:color="auto"/>
      </w:divBdr>
    </w:div>
    <w:div w:id="881286493">
      <w:marLeft w:val="640"/>
      <w:marRight w:val="0"/>
      <w:marTop w:val="0"/>
      <w:marBottom w:val="0"/>
      <w:divBdr>
        <w:top w:val="none" w:sz="0" w:space="0" w:color="auto"/>
        <w:left w:val="none" w:sz="0" w:space="0" w:color="auto"/>
        <w:bottom w:val="none" w:sz="0" w:space="0" w:color="auto"/>
        <w:right w:val="none" w:sz="0" w:space="0" w:color="auto"/>
      </w:divBdr>
    </w:div>
    <w:div w:id="881360850">
      <w:marLeft w:val="640"/>
      <w:marRight w:val="0"/>
      <w:marTop w:val="0"/>
      <w:marBottom w:val="0"/>
      <w:divBdr>
        <w:top w:val="none" w:sz="0" w:space="0" w:color="auto"/>
        <w:left w:val="none" w:sz="0" w:space="0" w:color="auto"/>
        <w:bottom w:val="none" w:sz="0" w:space="0" w:color="auto"/>
        <w:right w:val="none" w:sz="0" w:space="0" w:color="auto"/>
      </w:divBdr>
    </w:div>
    <w:div w:id="881408475">
      <w:marLeft w:val="640"/>
      <w:marRight w:val="0"/>
      <w:marTop w:val="0"/>
      <w:marBottom w:val="0"/>
      <w:divBdr>
        <w:top w:val="none" w:sz="0" w:space="0" w:color="auto"/>
        <w:left w:val="none" w:sz="0" w:space="0" w:color="auto"/>
        <w:bottom w:val="none" w:sz="0" w:space="0" w:color="auto"/>
        <w:right w:val="none" w:sz="0" w:space="0" w:color="auto"/>
      </w:divBdr>
    </w:div>
    <w:div w:id="881476770">
      <w:marLeft w:val="640"/>
      <w:marRight w:val="0"/>
      <w:marTop w:val="0"/>
      <w:marBottom w:val="0"/>
      <w:divBdr>
        <w:top w:val="none" w:sz="0" w:space="0" w:color="auto"/>
        <w:left w:val="none" w:sz="0" w:space="0" w:color="auto"/>
        <w:bottom w:val="none" w:sz="0" w:space="0" w:color="auto"/>
        <w:right w:val="none" w:sz="0" w:space="0" w:color="auto"/>
      </w:divBdr>
    </w:div>
    <w:div w:id="881483256">
      <w:marLeft w:val="640"/>
      <w:marRight w:val="0"/>
      <w:marTop w:val="0"/>
      <w:marBottom w:val="0"/>
      <w:divBdr>
        <w:top w:val="none" w:sz="0" w:space="0" w:color="auto"/>
        <w:left w:val="none" w:sz="0" w:space="0" w:color="auto"/>
        <w:bottom w:val="none" w:sz="0" w:space="0" w:color="auto"/>
        <w:right w:val="none" w:sz="0" w:space="0" w:color="auto"/>
      </w:divBdr>
    </w:div>
    <w:div w:id="881556818">
      <w:marLeft w:val="640"/>
      <w:marRight w:val="0"/>
      <w:marTop w:val="0"/>
      <w:marBottom w:val="0"/>
      <w:divBdr>
        <w:top w:val="none" w:sz="0" w:space="0" w:color="auto"/>
        <w:left w:val="none" w:sz="0" w:space="0" w:color="auto"/>
        <w:bottom w:val="none" w:sz="0" w:space="0" w:color="auto"/>
        <w:right w:val="none" w:sz="0" w:space="0" w:color="auto"/>
      </w:divBdr>
    </w:div>
    <w:div w:id="881675240">
      <w:marLeft w:val="640"/>
      <w:marRight w:val="0"/>
      <w:marTop w:val="0"/>
      <w:marBottom w:val="0"/>
      <w:divBdr>
        <w:top w:val="none" w:sz="0" w:space="0" w:color="auto"/>
        <w:left w:val="none" w:sz="0" w:space="0" w:color="auto"/>
        <w:bottom w:val="none" w:sz="0" w:space="0" w:color="auto"/>
        <w:right w:val="none" w:sz="0" w:space="0" w:color="auto"/>
      </w:divBdr>
    </w:div>
    <w:div w:id="881752445">
      <w:marLeft w:val="640"/>
      <w:marRight w:val="0"/>
      <w:marTop w:val="0"/>
      <w:marBottom w:val="0"/>
      <w:divBdr>
        <w:top w:val="none" w:sz="0" w:space="0" w:color="auto"/>
        <w:left w:val="none" w:sz="0" w:space="0" w:color="auto"/>
        <w:bottom w:val="none" w:sz="0" w:space="0" w:color="auto"/>
        <w:right w:val="none" w:sz="0" w:space="0" w:color="auto"/>
      </w:divBdr>
    </w:div>
    <w:div w:id="881792875">
      <w:marLeft w:val="640"/>
      <w:marRight w:val="0"/>
      <w:marTop w:val="0"/>
      <w:marBottom w:val="0"/>
      <w:divBdr>
        <w:top w:val="none" w:sz="0" w:space="0" w:color="auto"/>
        <w:left w:val="none" w:sz="0" w:space="0" w:color="auto"/>
        <w:bottom w:val="none" w:sz="0" w:space="0" w:color="auto"/>
        <w:right w:val="none" w:sz="0" w:space="0" w:color="auto"/>
      </w:divBdr>
    </w:div>
    <w:div w:id="881869947">
      <w:marLeft w:val="640"/>
      <w:marRight w:val="0"/>
      <w:marTop w:val="0"/>
      <w:marBottom w:val="0"/>
      <w:divBdr>
        <w:top w:val="none" w:sz="0" w:space="0" w:color="auto"/>
        <w:left w:val="none" w:sz="0" w:space="0" w:color="auto"/>
        <w:bottom w:val="none" w:sz="0" w:space="0" w:color="auto"/>
        <w:right w:val="none" w:sz="0" w:space="0" w:color="auto"/>
      </w:divBdr>
    </w:div>
    <w:div w:id="881941768">
      <w:marLeft w:val="640"/>
      <w:marRight w:val="0"/>
      <w:marTop w:val="0"/>
      <w:marBottom w:val="0"/>
      <w:divBdr>
        <w:top w:val="none" w:sz="0" w:space="0" w:color="auto"/>
        <w:left w:val="none" w:sz="0" w:space="0" w:color="auto"/>
        <w:bottom w:val="none" w:sz="0" w:space="0" w:color="auto"/>
        <w:right w:val="none" w:sz="0" w:space="0" w:color="auto"/>
      </w:divBdr>
    </w:div>
    <w:div w:id="881943274">
      <w:marLeft w:val="640"/>
      <w:marRight w:val="0"/>
      <w:marTop w:val="0"/>
      <w:marBottom w:val="0"/>
      <w:divBdr>
        <w:top w:val="none" w:sz="0" w:space="0" w:color="auto"/>
        <w:left w:val="none" w:sz="0" w:space="0" w:color="auto"/>
        <w:bottom w:val="none" w:sz="0" w:space="0" w:color="auto"/>
        <w:right w:val="none" w:sz="0" w:space="0" w:color="auto"/>
      </w:divBdr>
    </w:div>
    <w:div w:id="881987824">
      <w:marLeft w:val="640"/>
      <w:marRight w:val="0"/>
      <w:marTop w:val="0"/>
      <w:marBottom w:val="0"/>
      <w:divBdr>
        <w:top w:val="none" w:sz="0" w:space="0" w:color="auto"/>
        <w:left w:val="none" w:sz="0" w:space="0" w:color="auto"/>
        <w:bottom w:val="none" w:sz="0" w:space="0" w:color="auto"/>
        <w:right w:val="none" w:sz="0" w:space="0" w:color="auto"/>
      </w:divBdr>
    </w:div>
    <w:div w:id="882012912">
      <w:marLeft w:val="640"/>
      <w:marRight w:val="0"/>
      <w:marTop w:val="0"/>
      <w:marBottom w:val="0"/>
      <w:divBdr>
        <w:top w:val="none" w:sz="0" w:space="0" w:color="auto"/>
        <w:left w:val="none" w:sz="0" w:space="0" w:color="auto"/>
        <w:bottom w:val="none" w:sz="0" w:space="0" w:color="auto"/>
        <w:right w:val="none" w:sz="0" w:space="0" w:color="auto"/>
      </w:divBdr>
    </w:div>
    <w:div w:id="882015307">
      <w:marLeft w:val="640"/>
      <w:marRight w:val="0"/>
      <w:marTop w:val="0"/>
      <w:marBottom w:val="0"/>
      <w:divBdr>
        <w:top w:val="none" w:sz="0" w:space="0" w:color="auto"/>
        <w:left w:val="none" w:sz="0" w:space="0" w:color="auto"/>
        <w:bottom w:val="none" w:sz="0" w:space="0" w:color="auto"/>
        <w:right w:val="none" w:sz="0" w:space="0" w:color="auto"/>
      </w:divBdr>
    </w:div>
    <w:div w:id="882135548">
      <w:marLeft w:val="640"/>
      <w:marRight w:val="0"/>
      <w:marTop w:val="0"/>
      <w:marBottom w:val="0"/>
      <w:divBdr>
        <w:top w:val="none" w:sz="0" w:space="0" w:color="auto"/>
        <w:left w:val="none" w:sz="0" w:space="0" w:color="auto"/>
        <w:bottom w:val="none" w:sz="0" w:space="0" w:color="auto"/>
        <w:right w:val="none" w:sz="0" w:space="0" w:color="auto"/>
      </w:divBdr>
    </w:div>
    <w:div w:id="882251950">
      <w:marLeft w:val="640"/>
      <w:marRight w:val="0"/>
      <w:marTop w:val="0"/>
      <w:marBottom w:val="0"/>
      <w:divBdr>
        <w:top w:val="none" w:sz="0" w:space="0" w:color="auto"/>
        <w:left w:val="none" w:sz="0" w:space="0" w:color="auto"/>
        <w:bottom w:val="none" w:sz="0" w:space="0" w:color="auto"/>
        <w:right w:val="none" w:sz="0" w:space="0" w:color="auto"/>
      </w:divBdr>
    </w:div>
    <w:div w:id="882256334">
      <w:marLeft w:val="640"/>
      <w:marRight w:val="0"/>
      <w:marTop w:val="0"/>
      <w:marBottom w:val="0"/>
      <w:divBdr>
        <w:top w:val="none" w:sz="0" w:space="0" w:color="auto"/>
        <w:left w:val="none" w:sz="0" w:space="0" w:color="auto"/>
        <w:bottom w:val="none" w:sz="0" w:space="0" w:color="auto"/>
        <w:right w:val="none" w:sz="0" w:space="0" w:color="auto"/>
      </w:divBdr>
    </w:div>
    <w:div w:id="882324144">
      <w:marLeft w:val="640"/>
      <w:marRight w:val="0"/>
      <w:marTop w:val="0"/>
      <w:marBottom w:val="0"/>
      <w:divBdr>
        <w:top w:val="none" w:sz="0" w:space="0" w:color="auto"/>
        <w:left w:val="none" w:sz="0" w:space="0" w:color="auto"/>
        <w:bottom w:val="none" w:sz="0" w:space="0" w:color="auto"/>
        <w:right w:val="none" w:sz="0" w:space="0" w:color="auto"/>
      </w:divBdr>
    </w:div>
    <w:div w:id="882327074">
      <w:marLeft w:val="640"/>
      <w:marRight w:val="0"/>
      <w:marTop w:val="0"/>
      <w:marBottom w:val="0"/>
      <w:divBdr>
        <w:top w:val="none" w:sz="0" w:space="0" w:color="auto"/>
        <w:left w:val="none" w:sz="0" w:space="0" w:color="auto"/>
        <w:bottom w:val="none" w:sz="0" w:space="0" w:color="auto"/>
        <w:right w:val="none" w:sz="0" w:space="0" w:color="auto"/>
      </w:divBdr>
    </w:div>
    <w:div w:id="882404621">
      <w:marLeft w:val="640"/>
      <w:marRight w:val="0"/>
      <w:marTop w:val="0"/>
      <w:marBottom w:val="0"/>
      <w:divBdr>
        <w:top w:val="none" w:sz="0" w:space="0" w:color="auto"/>
        <w:left w:val="none" w:sz="0" w:space="0" w:color="auto"/>
        <w:bottom w:val="none" w:sz="0" w:space="0" w:color="auto"/>
        <w:right w:val="none" w:sz="0" w:space="0" w:color="auto"/>
      </w:divBdr>
    </w:div>
    <w:div w:id="882522069">
      <w:marLeft w:val="640"/>
      <w:marRight w:val="0"/>
      <w:marTop w:val="0"/>
      <w:marBottom w:val="0"/>
      <w:divBdr>
        <w:top w:val="none" w:sz="0" w:space="0" w:color="auto"/>
        <w:left w:val="none" w:sz="0" w:space="0" w:color="auto"/>
        <w:bottom w:val="none" w:sz="0" w:space="0" w:color="auto"/>
        <w:right w:val="none" w:sz="0" w:space="0" w:color="auto"/>
      </w:divBdr>
    </w:div>
    <w:div w:id="882525538">
      <w:marLeft w:val="640"/>
      <w:marRight w:val="0"/>
      <w:marTop w:val="0"/>
      <w:marBottom w:val="0"/>
      <w:divBdr>
        <w:top w:val="none" w:sz="0" w:space="0" w:color="auto"/>
        <w:left w:val="none" w:sz="0" w:space="0" w:color="auto"/>
        <w:bottom w:val="none" w:sz="0" w:space="0" w:color="auto"/>
        <w:right w:val="none" w:sz="0" w:space="0" w:color="auto"/>
      </w:divBdr>
    </w:div>
    <w:div w:id="882598983">
      <w:marLeft w:val="640"/>
      <w:marRight w:val="0"/>
      <w:marTop w:val="0"/>
      <w:marBottom w:val="0"/>
      <w:divBdr>
        <w:top w:val="none" w:sz="0" w:space="0" w:color="auto"/>
        <w:left w:val="none" w:sz="0" w:space="0" w:color="auto"/>
        <w:bottom w:val="none" w:sz="0" w:space="0" w:color="auto"/>
        <w:right w:val="none" w:sz="0" w:space="0" w:color="auto"/>
      </w:divBdr>
    </w:div>
    <w:div w:id="882640095">
      <w:marLeft w:val="640"/>
      <w:marRight w:val="0"/>
      <w:marTop w:val="0"/>
      <w:marBottom w:val="0"/>
      <w:divBdr>
        <w:top w:val="none" w:sz="0" w:space="0" w:color="auto"/>
        <w:left w:val="none" w:sz="0" w:space="0" w:color="auto"/>
        <w:bottom w:val="none" w:sz="0" w:space="0" w:color="auto"/>
        <w:right w:val="none" w:sz="0" w:space="0" w:color="auto"/>
      </w:divBdr>
    </w:div>
    <w:div w:id="882785406">
      <w:marLeft w:val="640"/>
      <w:marRight w:val="0"/>
      <w:marTop w:val="0"/>
      <w:marBottom w:val="0"/>
      <w:divBdr>
        <w:top w:val="none" w:sz="0" w:space="0" w:color="auto"/>
        <w:left w:val="none" w:sz="0" w:space="0" w:color="auto"/>
        <w:bottom w:val="none" w:sz="0" w:space="0" w:color="auto"/>
        <w:right w:val="none" w:sz="0" w:space="0" w:color="auto"/>
      </w:divBdr>
    </w:div>
    <w:div w:id="882785927">
      <w:marLeft w:val="640"/>
      <w:marRight w:val="0"/>
      <w:marTop w:val="0"/>
      <w:marBottom w:val="0"/>
      <w:divBdr>
        <w:top w:val="none" w:sz="0" w:space="0" w:color="auto"/>
        <w:left w:val="none" w:sz="0" w:space="0" w:color="auto"/>
        <w:bottom w:val="none" w:sz="0" w:space="0" w:color="auto"/>
        <w:right w:val="none" w:sz="0" w:space="0" w:color="auto"/>
      </w:divBdr>
    </w:div>
    <w:div w:id="882862413">
      <w:marLeft w:val="640"/>
      <w:marRight w:val="0"/>
      <w:marTop w:val="0"/>
      <w:marBottom w:val="0"/>
      <w:divBdr>
        <w:top w:val="none" w:sz="0" w:space="0" w:color="auto"/>
        <w:left w:val="none" w:sz="0" w:space="0" w:color="auto"/>
        <w:bottom w:val="none" w:sz="0" w:space="0" w:color="auto"/>
        <w:right w:val="none" w:sz="0" w:space="0" w:color="auto"/>
      </w:divBdr>
    </w:div>
    <w:div w:id="882867009">
      <w:marLeft w:val="640"/>
      <w:marRight w:val="0"/>
      <w:marTop w:val="0"/>
      <w:marBottom w:val="0"/>
      <w:divBdr>
        <w:top w:val="none" w:sz="0" w:space="0" w:color="auto"/>
        <w:left w:val="none" w:sz="0" w:space="0" w:color="auto"/>
        <w:bottom w:val="none" w:sz="0" w:space="0" w:color="auto"/>
        <w:right w:val="none" w:sz="0" w:space="0" w:color="auto"/>
      </w:divBdr>
    </w:div>
    <w:div w:id="882905293">
      <w:marLeft w:val="640"/>
      <w:marRight w:val="0"/>
      <w:marTop w:val="0"/>
      <w:marBottom w:val="0"/>
      <w:divBdr>
        <w:top w:val="none" w:sz="0" w:space="0" w:color="auto"/>
        <w:left w:val="none" w:sz="0" w:space="0" w:color="auto"/>
        <w:bottom w:val="none" w:sz="0" w:space="0" w:color="auto"/>
        <w:right w:val="none" w:sz="0" w:space="0" w:color="auto"/>
      </w:divBdr>
    </w:div>
    <w:div w:id="883101709">
      <w:marLeft w:val="640"/>
      <w:marRight w:val="0"/>
      <w:marTop w:val="0"/>
      <w:marBottom w:val="0"/>
      <w:divBdr>
        <w:top w:val="none" w:sz="0" w:space="0" w:color="auto"/>
        <w:left w:val="none" w:sz="0" w:space="0" w:color="auto"/>
        <w:bottom w:val="none" w:sz="0" w:space="0" w:color="auto"/>
        <w:right w:val="none" w:sz="0" w:space="0" w:color="auto"/>
      </w:divBdr>
    </w:div>
    <w:div w:id="883102488">
      <w:marLeft w:val="640"/>
      <w:marRight w:val="0"/>
      <w:marTop w:val="0"/>
      <w:marBottom w:val="0"/>
      <w:divBdr>
        <w:top w:val="none" w:sz="0" w:space="0" w:color="auto"/>
        <w:left w:val="none" w:sz="0" w:space="0" w:color="auto"/>
        <w:bottom w:val="none" w:sz="0" w:space="0" w:color="auto"/>
        <w:right w:val="none" w:sz="0" w:space="0" w:color="auto"/>
      </w:divBdr>
    </w:div>
    <w:div w:id="883295681">
      <w:marLeft w:val="640"/>
      <w:marRight w:val="0"/>
      <w:marTop w:val="0"/>
      <w:marBottom w:val="0"/>
      <w:divBdr>
        <w:top w:val="none" w:sz="0" w:space="0" w:color="auto"/>
        <w:left w:val="none" w:sz="0" w:space="0" w:color="auto"/>
        <w:bottom w:val="none" w:sz="0" w:space="0" w:color="auto"/>
        <w:right w:val="none" w:sz="0" w:space="0" w:color="auto"/>
      </w:divBdr>
    </w:div>
    <w:div w:id="883296697">
      <w:marLeft w:val="640"/>
      <w:marRight w:val="0"/>
      <w:marTop w:val="0"/>
      <w:marBottom w:val="0"/>
      <w:divBdr>
        <w:top w:val="none" w:sz="0" w:space="0" w:color="auto"/>
        <w:left w:val="none" w:sz="0" w:space="0" w:color="auto"/>
        <w:bottom w:val="none" w:sz="0" w:space="0" w:color="auto"/>
        <w:right w:val="none" w:sz="0" w:space="0" w:color="auto"/>
      </w:divBdr>
    </w:div>
    <w:div w:id="883325079">
      <w:marLeft w:val="640"/>
      <w:marRight w:val="0"/>
      <w:marTop w:val="0"/>
      <w:marBottom w:val="0"/>
      <w:divBdr>
        <w:top w:val="none" w:sz="0" w:space="0" w:color="auto"/>
        <w:left w:val="none" w:sz="0" w:space="0" w:color="auto"/>
        <w:bottom w:val="none" w:sz="0" w:space="0" w:color="auto"/>
        <w:right w:val="none" w:sz="0" w:space="0" w:color="auto"/>
      </w:divBdr>
    </w:div>
    <w:div w:id="883325489">
      <w:marLeft w:val="640"/>
      <w:marRight w:val="0"/>
      <w:marTop w:val="0"/>
      <w:marBottom w:val="0"/>
      <w:divBdr>
        <w:top w:val="none" w:sz="0" w:space="0" w:color="auto"/>
        <w:left w:val="none" w:sz="0" w:space="0" w:color="auto"/>
        <w:bottom w:val="none" w:sz="0" w:space="0" w:color="auto"/>
        <w:right w:val="none" w:sz="0" w:space="0" w:color="auto"/>
      </w:divBdr>
    </w:div>
    <w:div w:id="883371010">
      <w:marLeft w:val="640"/>
      <w:marRight w:val="0"/>
      <w:marTop w:val="0"/>
      <w:marBottom w:val="0"/>
      <w:divBdr>
        <w:top w:val="none" w:sz="0" w:space="0" w:color="auto"/>
        <w:left w:val="none" w:sz="0" w:space="0" w:color="auto"/>
        <w:bottom w:val="none" w:sz="0" w:space="0" w:color="auto"/>
        <w:right w:val="none" w:sz="0" w:space="0" w:color="auto"/>
      </w:divBdr>
    </w:div>
    <w:div w:id="883371625">
      <w:marLeft w:val="640"/>
      <w:marRight w:val="0"/>
      <w:marTop w:val="0"/>
      <w:marBottom w:val="0"/>
      <w:divBdr>
        <w:top w:val="none" w:sz="0" w:space="0" w:color="auto"/>
        <w:left w:val="none" w:sz="0" w:space="0" w:color="auto"/>
        <w:bottom w:val="none" w:sz="0" w:space="0" w:color="auto"/>
        <w:right w:val="none" w:sz="0" w:space="0" w:color="auto"/>
      </w:divBdr>
    </w:div>
    <w:div w:id="883559957">
      <w:marLeft w:val="640"/>
      <w:marRight w:val="0"/>
      <w:marTop w:val="0"/>
      <w:marBottom w:val="0"/>
      <w:divBdr>
        <w:top w:val="none" w:sz="0" w:space="0" w:color="auto"/>
        <w:left w:val="none" w:sz="0" w:space="0" w:color="auto"/>
        <w:bottom w:val="none" w:sz="0" w:space="0" w:color="auto"/>
        <w:right w:val="none" w:sz="0" w:space="0" w:color="auto"/>
      </w:divBdr>
    </w:div>
    <w:div w:id="883563927">
      <w:marLeft w:val="640"/>
      <w:marRight w:val="0"/>
      <w:marTop w:val="0"/>
      <w:marBottom w:val="0"/>
      <w:divBdr>
        <w:top w:val="none" w:sz="0" w:space="0" w:color="auto"/>
        <w:left w:val="none" w:sz="0" w:space="0" w:color="auto"/>
        <w:bottom w:val="none" w:sz="0" w:space="0" w:color="auto"/>
        <w:right w:val="none" w:sz="0" w:space="0" w:color="auto"/>
      </w:divBdr>
    </w:div>
    <w:div w:id="883640411">
      <w:marLeft w:val="640"/>
      <w:marRight w:val="0"/>
      <w:marTop w:val="0"/>
      <w:marBottom w:val="0"/>
      <w:divBdr>
        <w:top w:val="none" w:sz="0" w:space="0" w:color="auto"/>
        <w:left w:val="none" w:sz="0" w:space="0" w:color="auto"/>
        <w:bottom w:val="none" w:sz="0" w:space="0" w:color="auto"/>
        <w:right w:val="none" w:sz="0" w:space="0" w:color="auto"/>
      </w:divBdr>
    </w:div>
    <w:div w:id="883643562">
      <w:marLeft w:val="640"/>
      <w:marRight w:val="0"/>
      <w:marTop w:val="0"/>
      <w:marBottom w:val="0"/>
      <w:divBdr>
        <w:top w:val="none" w:sz="0" w:space="0" w:color="auto"/>
        <w:left w:val="none" w:sz="0" w:space="0" w:color="auto"/>
        <w:bottom w:val="none" w:sz="0" w:space="0" w:color="auto"/>
        <w:right w:val="none" w:sz="0" w:space="0" w:color="auto"/>
      </w:divBdr>
    </w:div>
    <w:div w:id="883716647">
      <w:marLeft w:val="640"/>
      <w:marRight w:val="0"/>
      <w:marTop w:val="0"/>
      <w:marBottom w:val="0"/>
      <w:divBdr>
        <w:top w:val="none" w:sz="0" w:space="0" w:color="auto"/>
        <w:left w:val="none" w:sz="0" w:space="0" w:color="auto"/>
        <w:bottom w:val="none" w:sz="0" w:space="0" w:color="auto"/>
        <w:right w:val="none" w:sz="0" w:space="0" w:color="auto"/>
      </w:divBdr>
    </w:div>
    <w:div w:id="883754878">
      <w:marLeft w:val="640"/>
      <w:marRight w:val="0"/>
      <w:marTop w:val="0"/>
      <w:marBottom w:val="0"/>
      <w:divBdr>
        <w:top w:val="none" w:sz="0" w:space="0" w:color="auto"/>
        <w:left w:val="none" w:sz="0" w:space="0" w:color="auto"/>
        <w:bottom w:val="none" w:sz="0" w:space="0" w:color="auto"/>
        <w:right w:val="none" w:sz="0" w:space="0" w:color="auto"/>
      </w:divBdr>
    </w:div>
    <w:div w:id="883755246">
      <w:marLeft w:val="640"/>
      <w:marRight w:val="0"/>
      <w:marTop w:val="0"/>
      <w:marBottom w:val="0"/>
      <w:divBdr>
        <w:top w:val="none" w:sz="0" w:space="0" w:color="auto"/>
        <w:left w:val="none" w:sz="0" w:space="0" w:color="auto"/>
        <w:bottom w:val="none" w:sz="0" w:space="0" w:color="auto"/>
        <w:right w:val="none" w:sz="0" w:space="0" w:color="auto"/>
      </w:divBdr>
    </w:div>
    <w:div w:id="883951431">
      <w:marLeft w:val="640"/>
      <w:marRight w:val="0"/>
      <w:marTop w:val="0"/>
      <w:marBottom w:val="0"/>
      <w:divBdr>
        <w:top w:val="none" w:sz="0" w:space="0" w:color="auto"/>
        <w:left w:val="none" w:sz="0" w:space="0" w:color="auto"/>
        <w:bottom w:val="none" w:sz="0" w:space="0" w:color="auto"/>
        <w:right w:val="none" w:sz="0" w:space="0" w:color="auto"/>
      </w:divBdr>
    </w:div>
    <w:div w:id="884096114">
      <w:marLeft w:val="640"/>
      <w:marRight w:val="0"/>
      <w:marTop w:val="0"/>
      <w:marBottom w:val="0"/>
      <w:divBdr>
        <w:top w:val="none" w:sz="0" w:space="0" w:color="auto"/>
        <w:left w:val="none" w:sz="0" w:space="0" w:color="auto"/>
        <w:bottom w:val="none" w:sz="0" w:space="0" w:color="auto"/>
        <w:right w:val="none" w:sz="0" w:space="0" w:color="auto"/>
      </w:divBdr>
    </w:div>
    <w:div w:id="884100489">
      <w:marLeft w:val="640"/>
      <w:marRight w:val="0"/>
      <w:marTop w:val="0"/>
      <w:marBottom w:val="0"/>
      <w:divBdr>
        <w:top w:val="none" w:sz="0" w:space="0" w:color="auto"/>
        <w:left w:val="none" w:sz="0" w:space="0" w:color="auto"/>
        <w:bottom w:val="none" w:sz="0" w:space="0" w:color="auto"/>
        <w:right w:val="none" w:sz="0" w:space="0" w:color="auto"/>
      </w:divBdr>
    </w:div>
    <w:div w:id="884171408">
      <w:marLeft w:val="640"/>
      <w:marRight w:val="0"/>
      <w:marTop w:val="0"/>
      <w:marBottom w:val="0"/>
      <w:divBdr>
        <w:top w:val="none" w:sz="0" w:space="0" w:color="auto"/>
        <w:left w:val="none" w:sz="0" w:space="0" w:color="auto"/>
        <w:bottom w:val="none" w:sz="0" w:space="0" w:color="auto"/>
        <w:right w:val="none" w:sz="0" w:space="0" w:color="auto"/>
      </w:divBdr>
    </w:div>
    <w:div w:id="884174664">
      <w:marLeft w:val="640"/>
      <w:marRight w:val="0"/>
      <w:marTop w:val="0"/>
      <w:marBottom w:val="0"/>
      <w:divBdr>
        <w:top w:val="none" w:sz="0" w:space="0" w:color="auto"/>
        <w:left w:val="none" w:sz="0" w:space="0" w:color="auto"/>
        <w:bottom w:val="none" w:sz="0" w:space="0" w:color="auto"/>
        <w:right w:val="none" w:sz="0" w:space="0" w:color="auto"/>
      </w:divBdr>
    </w:div>
    <w:div w:id="884291841">
      <w:marLeft w:val="640"/>
      <w:marRight w:val="0"/>
      <w:marTop w:val="0"/>
      <w:marBottom w:val="0"/>
      <w:divBdr>
        <w:top w:val="none" w:sz="0" w:space="0" w:color="auto"/>
        <w:left w:val="none" w:sz="0" w:space="0" w:color="auto"/>
        <w:bottom w:val="none" w:sz="0" w:space="0" w:color="auto"/>
        <w:right w:val="none" w:sz="0" w:space="0" w:color="auto"/>
      </w:divBdr>
    </w:div>
    <w:div w:id="884292995">
      <w:marLeft w:val="640"/>
      <w:marRight w:val="0"/>
      <w:marTop w:val="0"/>
      <w:marBottom w:val="0"/>
      <w:divBdr>
        <w:top w:val="none" w:sz="0" w:space="0" w:color="auto"/>
        <w:left w:val="none" w:sz="0" w:space="0" w:color="auto"/>
        <w:bottom w:val="none" w:sz="0" w:space="0" w:color="auto"/>
        <w:right w:val="none" w:sz="0" w:space="0" w:color="auto"/>
      </w:divBdr>
    </w:div>
    <w:div w:id="884409604">
      <w:marLeft w:val="640"/>
      <w:marRight w:val="0"/>
      <w:marTop w:val="0"/>
      <w:marBottom w:val="0"/>
      <w:divBdr>
        <w:top w:val="none" w:sz="0" w:space="0" w:color="auto"/>
        <w:left w:val="none" w:sz="0" w:space="0" w:color="auto"/>
        <w:bottom w:val="none" w:sz="0" w:space="0" w:color="auto"/>
        <w:right w:val="none" w:sz="0" w:space="0" w:color="auto"/>
      </w:divBdr>
    </w:div>
    <w:div w:id="884413246">
      <w:marLeft w:val="640"/>
      <w:marRight w:val="0"/>
      <w:marTop w:val="0"/>
      <w:marBottom w:val="0"/>
      <w:divBdr>
        <w:top w:val="none" w:sz="0" w:space="0" w:color="auto"/>
        <w:left w:val="none" w:sz="0" w:space="0" w:color="auto"/>
        <w:bottom w:val="none" w:sz="0" w:space="0" w:color="auto"/>
        <w:right w:val="none" w:sz="0" w:space="0" w:color="auto"/>
      </w:divBdr>
    </w:div>
    <w:div w:id="884564522">
      <w:marLeft w:val="640"/>
      <w:marRight w:val="0"/>
      <w:marTop w:val="0"/>
      <w:marBottom w:val="0"/>
      <w:divBdr>
        <w:top w:val="none" w:sz="0" w:space="0" w:color="auto"/>
        <w:left w:val="none" w:sz="0" w:space="0" w:color="auto"/>
        <w:bottom w:val="none" w:sz="0" w:space="0" w:color="auto"/>
        <w:right w:val="none" w:sz="0" w:space="0" w:color="auto"/>
      </w:divBdr>
    </w:div>
    <w:div w:id="884606255">
      <w:marLeft w:val="480"/>
      <w:marRight w:val="0"/>
      <w:marTop w:val="0"/>
      <w:marBottom w:val="0"/>
      <w:divBdr>
        <w:top w:val="none" w:sz="0" w:space="0" w:color="auto"/>
        <w:left w:val="none" w:sz="0" w:space="0" w:color="auto"/>
        <w:bottom w:val="none" w:sz="0" w:space="0" w:color="auto"/>
        <w:right w:val="none" w:sz="0" w:space="0" w:color="auto"/>
      </w:divBdr>
    </w:div>
    <w:div w:id="884681630">
      <w:marLeft w:val="640"/>
      <w:marRight w:val="0"/>
      <w:marTop w:val="0"/>
      <w:marBottom w:val="0"/>
      <w:divBdr>
        <w:top w:val="none" w:sz="0" w:space="0" w:color="auto"/>
        <w:left w:val="none" w:sz="0" w:space="0" w:color="auto"/>
        <w:bottom w:val="none" w:sz="0" w:space="0" w:color="auto"/>
        <w:right w:val="none" w:sz="0" w:space="0" w:color="auto"/>
      </w:divBdr>
    </w:div>
    <w:div w:id="884685118">
      <w:marLeft w:val="640"/>
      <w:marRight w:val="0"/>
      <w:marTop w:val="0"/>
      <w:marBottom w:val="0"/>
      <w:divBdr>
        <w:top w:val="none" w:sz="0" w:space="0" w:color="auto"/>
        <w:left w:val="none" w:sz="0" w:space="0" w:color="auto"/>
        <w:bottom w:val="none" w:sz="0" w:space="0" w:color="auto"/>
        <w:right w:val="none" w:sz="0" w:space="0" w:color="auto"/>
      </w:divBdr>
    </w:div>
    <w:div w:id="884685409">
      <w:marLeft w:val="640"/>
      <w:marRight w:val="0"/>
      <w:marTop w:val="0"/>
      <w:marBottom w:val="0"/>
      <w:divBdr>
        <w:top w:val="none" w:sz="0" w:space="0" w:color="auto"/>
        <w:left w:val="none" w:sz="0" w:space="0" w:color="auto"/>
        <w:bottom w:val="none" w:sz="0" w:space="0" w:color="auto"/>
        <w:right w:val="none" w:sz="0" w:space="0" w:color="auto"/>
      </w:divBdr>
    </w:div>
    <w:div w:id="884831753">
      <w:marLeft w:val="640"/>
      <w:marRight w:val="0"/>
      <w:marTop w:val="0"/>
      <w:marBottom w:val="0"/>
      <w:divBdr>
        <w:top w:val="none" w:sz="0" w:space="0" w:color="auto"/>
        <w:left w:val="none" w:sz="0" w:space="0" w:color="auto"/>
        <w:bottom w:val="none" w:sz="0" w:space="0" w:color="auto"/>
        <w:right w:val="none" w:sz="0" w:space="0" w:color="auto"/>
      </w:divBdr>
    </w:div>
    <w:div w:id="884869826">
      <w:marLeft w:val="640"/>
      <w:marRight w:val="0"/>
      <w:marTop w:val="0"/>
      <w:marBottom w:val="0"/>
      <w:divBdr>
        <w:top w:val="none" w:sz="0" w:space="0" w:color="auto"/>
        <w:left w:val="none" w:sz="0" w:space="0" w:color="auto"/>
        <w:bottom w:val="none" w:sz="0" w:space="0" w:color="auto"/>
        <w:right w:val="none" w:sz="0" w:space="0" w:color="auto"/>
      </w:divBdr>
    </w:div>
    <w:div w:id="884873005">
      <w:marLeft w:val="640"/>
      <w:marRight w:val="0"/>
      <w:marTop w:val="0"/>
      <w:marBottom w:val="0"/>
      <w:divBdr>
        <w:top w:val="none" w:sz="0" w:space="0" w:color="auto"/>
        <w:left w:val="none" w:sz="0" w:space="0" w:color="auto"/>
        <w:bottom w:val="none" w:sz="0" w:space="0" w:color="auto"/>
        <w:right w:val="none" w:sz="0" w:space="0" w:color="auto"/>
      </w:divBdr>
    </w:div>
    <w:div w:id="884951709">
      <w:marLeft w:val="640"/>
      <w:marRight w:val="0"/>
      <w:marTop w:val="0"/>
      <w:marBottom w:val="0"/>
      <w:divBdr>
        <w:top w:val="none" w:sz="0" w:space="0" w:color="auto"/>
        <w:left w:val="none" w:sz="0" w:space="0" w:color="auto"/>
        <w:bottom w:val="none" w:sz="0" w:space="0" w:color="auto"/>
        <w:right w:val="none" w:sz="0" w:space="0" w:color="auto"/>
      </w:divBdr>
    </w:div>
    <w:div w:id="885023193">
      <w:marLeft w:val="640"/>
      <w:marRight w:val="0"/>
      <w:marTop w:val="0"/>
      <w:marBottom w:val="0"/>
      <w:divBdr>
        <w:top w:val="none" w:sz="0" w:space="0" w:color="auto"/>
        <w:left w:val="none" w:sz="0" w:space="0" w:color="auto"/>
        <w:bottom w:val="none" w:sz="0" w:space="0" w:color="auto"/>
        <w:right w:val="none" w:sz="0" w:space="0" w:color="auto"/>
      </w:divBdr>
    </w:div>
    <w:div w:id="885069194">
      <w:marLeft w:val="640"/>
      <w:marRight w:val="0"/>
      <w:marTop w:val="0"/>
      <w:marBottom w:val="0"/>
      <w:divBdr>
        <w:top w:val="none" w:sz="0" w:space="0" w:color="auto"/>
        <w:left w:val="none" w:sz="0" w:space="0" w:color="auto"/>
        <w:bottom w:val="none" w:sz="0" w:space="0" w:color="auto"/>
        <w:right w:val="none" w:sz="0" w:space="0" w:color="auto"/>
      </w:divBdr>
    </w:div>
    <w:div w:id="885292874">
      <w:marLeft w:val="640"/>
      <w:marRight w:val="0"/>
      <w:marTop w:val="0"/>
      <w:marBottom w:val="0"/>
      <w:divBdr>
        <w:top w:val="none" w:sz="0" w:space="0" w:color="auto"/>
        <w:left w:val="none" w:sz="0" w:space="0" w:color="auto"/>
        <w:bottom w:val="none" w:sz="0" w:space="0" w:color="auto"/>
        <w:right w:val="none" w:sz="0" w:space="0" w:color="auto"/>
      </w:divBdr>
    </w:div>
    <w:div w:id="885414654">
      <w:marLeft w:val="640"/>
      <w:marRight w:val="0"/>
      <w:marTop w:val="0"/>
      <w:marBottom w:val="0"/>
      <w:divBdr>
        <w:top w:val="none" w:sz="0" w:space="0" w:color="auto"/>
        <w:left w:val="none" w:sz="0" w:space="0" w:color="auto"/>
        <w:bottom w:val="none" w:sz="0" w:space="0" w:color="auto"/>
        <w:right w:val="none" w:sz="0" w:space="0" w:color="auto"/>
      </w:divBdr>
    </w:div>
    <w:div w:id="885481861">
      <w:marLeft w:val="640"/>
      <w:marRight w:val="0"/>
      <w:marTop w:val="0"/>
      <w:marBottom w:val="0"/>
      <w:divBdr>
        <w:top w:val="none" w:sz="0" w:space="0" w:color="auto"/>
        <w:left w:val="none" w:sz="0" w:space="0" w:color="auto"/>
        <w:bottom w:val="none" w:sz="0" w:space="0" w:color="auto"/>
        <w:right w:val="none" w:sz="0" w:space="0" w:color="auto"/>
      </w:divBdr>
    </w:div>
    <w:div w:id="885484751">
      <w:marLeft w:val="640"/>
      <w:marRight w:val="0"/>
      <w:marTop w:val="0"/>
      <w:marBottom w:val="0"/>
      <w:divBdr>
        <w:top w:val="none" w:sz="0" w:space="0" w:color="auto"/>
        <w:left w:val="none" w:sz="0" w:space="0" w:color="auto"/>
        <w:bottom w:val="none" w:sz="0" w:space="0" w:color="auto"/>
        <w:right w:val="none" w:sz="0" w:space="0" w:color="auto"/>
      </w:divBdr>
    </w:div>
    <w:div w:id="885488083">
      <w:marLeft w:val="640"/>
      <w:marRight w:val="0"/>
      <w:marTop w:val="0"/>
      <w:marBottom w:val="0"/>
      <w:divBdr>
        <w:top w:val="none" w:sz="0" w:space="0" w:color="auto"/>
        <w:left w:val="none" w:sz="0" w:space="0" w:color="auto"/>
        <w:bottom w:val="none" w:sz="0" w:space="0" w:color="auto"/>
        <w:right w:val="none" w:sz="0" w:space="0" w:color="auto"/>
      </w:divBdr>
    </w:div>
    <w:div w:id="885489231">
      <w:marLeft w:val="640"/>
      <w:marRight w:val="0"/>
      <w:marTop w:val="0"/>
      <w:marBottom w:val="0"/>
      <w:divBdr>
        <w:top w:val="none" w:sz="0" w:space="0" w:color="auto"/>
        <w:left w:val="none" w:sz="0" w:space="0" w:color="auto"/>
        <w:bottom w:val="none" w:sz="0" w:space="0" w:color="auto"/>
        <w:right w:val="none" w:sz="0" w:space="0" w:color="auto"/>
      </w:divBdr>
    </w:div>
    <w:div w:id="885530812">
      <w:marLeft w:val="640"/>
      <w:marRight w:val="0"/>
      <w:marTop w:val="0"/>
      <w:marBottom w:val="0"/>
      <w:divBdr>
        <w:top w:val="none" w:sz="0" w:space="0" w:color="auto"/>
        <w:left w:val="none" w:sz="0" w:space="0" w:color="auto"/>
        <w:bottom w:val="none" w:sz="0" w:space="0" w:color="auto"/>
        <w:right w:val="none" w:sz="0" w:space="0" w:color="auto"/>
      </w:divBdr>
    </w:div>
    <w:div w:id="885602095">
      <w:marLeft w:val="640"/>
      <w:marRight w:val="0"/>
      <w:marTop w:val="0"/>
      <w:marBottom w:val="0"/>
      <w:divBdr>
        <w:top w:val="none" w:sz="0" w:space="0" w:color="auto"/>
        <w:left w:val="none" w:sz="0" w:space="0" w:color="auto"/>
        <w:bottom w:val="none" w:sz="0" w:space="0" w:color="auto"/>
        <w:right w:val="none" w:sz="0" w:space="0" w:color="auto"/>
      </w:divBdr>
    </w:div>
    <w:div w:id="885676982">
      <w:marLeft w:val="640"/>
      <w:marRight w:val="0"/>
      <w:marTop w:val="0"/>
      <w:marBottom w:val="0"/>
      <w:divBdr>
        <w:top w:val="none" w:sz="0" w:space="0" w:color="auto"/>
        <w:left w:val="none" w:sz="0" w:space="0" w:color="auto"/>
        <w:bottom w:val="none" w:sz="0" w:space="0" w:color="auto"/>
        <w:right w:val="none" w:sz="0" w:space="0" w:color="auto"/>
      </w:divBdr>
    </w:div>
    <w:div w:id="885677305">
      <w:marLeft w:val="640"/>
      <w:marRight w:val="0"/>
      <w:marTop w:val="0"/>
      <w:marBottom w:val="0"/>
      <w:divBdr>
        <w:top w:val="none" w:sz="0" w:space="0" w:color="auto"/>
        <w:left w:val="none" w:sz="0" w:space="0" w:color="auto"/>
        <w:bottom w:val="none" w:sz="0" w:space="0" w:color="auto"/>
        <w:right w:val="none" w:sz="0" w:space="0" w:color="auto"/>
      </w:divBdr>
    </w:div>
    <w:div w:id="885678157">
      <w:marLeft w:val="640"/>
      <w:marRight w:val="0"/>
      <w:marTop w:val="0"/>
      <w:marBottom w:val="0"/>
      <w:divBdr>
        <w:top w:val="none" w:sz="0" w:space="0" w:color="auto"/>
        <w:left w:val="none" w:sz="0" w:space="0" w:color="auto"/>
        <w:bottom w:val="none" w:sz="0" w:space="0" w:color="auto"/>
        <w:right w:val="none" w:sz="0" w:space="0" w:color="auto"/>
      </w:divBdr>
    </w:div>
    <w:div w:id="885726740">
      <w:marLeft w:val="640"/>
      <w:marRight w:val="0"/>
      <w:marTop w:val="0"/>
      <w:marBottom w:val="0"/>
      <w:divBdr>
        <w:top w:val="none" w:sz="0" w:space="0" w:color="auto"/>
        <w:left w:val="none" w:sz="0" w:space="0" w:color="auto"/>
        <w:bottom w:val="none" w:sz="0" w:space="0" w:color="auto"/>
        <w:right w:val="none" w:sz="0" w:space="0" w:color="auto"/>
      </w:divBdr>
    </w:div>
    <w:div w:id="885800831">
      <w:marLeft w:val="640"/>
      <w:marRight w:val="0"/>
      <w:marTop w:val="0"/>
      <w:marBottom w:val="0"/>
      <w:divBdr>
        <w:top w:val="none" w:sz="0" w:space="0" w:color="auto"/>
        <w:left w:val="none" w:sz="0" w:space="0" w:color="auto"/>
        <w:bottom w:val="none" w:sz="0" w:space="0" w:color="auto"/>
        <w:right w:val="none" w:sz="0" w:space="0" w:color="auto"/>
      </w:divBdr>
    </w:div>
    <w:div w:id="885873977">
      <w:marLeft w:val="640"/>
      <w:marRight w:val="0"/>
      <w:marTop w:val="0"/>
      <w:marBottom w:val="0"/>
      <w:divBdr>
        <w:top w:val="none" w:sz="0" w:space="0" w:color="auto"/>
        <w:left w:val="none" w:sz="0" w:space="0" w:color="auto"/>
        <w:bottom w:val="none" w:sz="0" w:space="0" w:color="auto"/>
        <w:right w:val="none" w:sz="0" w:space="0" w:color="auto"/>
      </w:divBdr>
    </w:div>
    <w:div w:id="885947586">
      <w:marLeft w:val="640"/>
      <w:marRight w:val="0"/>
      <w:marTop w:val="0"/>
      <w:marBottom w:val="0"/>
      <w:divBdr>
        <w:top w:val="none" w:sz="0" w:space="0" w:color="auto"/>
        <w:left w:val="none" w:sz="0" w:space="0" w:color="auto"/>
        <w:bottom w:val="none" w:sz="0" w:space="0" w:color="auto"/>
        <w:right w:val="none" w:sz="0" w:space="0" w:color="auto"/>
      </w:divBdr>
    </w:div>
    <w:div w:id="885986528">
      <w:marLeft w:val="640"/>
      <w:marRight w:val="0"/>
      <w:marTop w:val="0"/>
      <w:marBottom w:val="0"/>
      <w:divBdr>
        <w:top w:val="none" w:sz="0" w:space="0" w:color="auto"/>
        <w:left w:val="none" w:sz="0" w:space="0" w:color="auto"/>
        <w:bottom w:val="none" w:sz="0" w:space="0" w:color="auto"/>
        <w:right w:val="none" w:sz="0" w:space="0" w:color="auto"/>
      </w:divBdr>
    </w:div>
    <w:div w:id="886062929">
      <w:marLeft w:val="640"/>
      <w:marRight w:val="0"/>
      <w:marTop w:val="0"/>
      <w:marBottom w:val="0"/>
      <w:divBdr>
        <w:top w:val="none" w:sz="0" w:space="0" w:color="auto"/>
        <w:left w:val="none" w:sz="0" w:space="0" w:color="auto"/>
        <w:bottom w:val="none" w:sz="0" w:space="0" w:color="auto"/>
        <w:right w:val="none" w:sz="0" w:space="0" w:color="auto"/>
      </w:divBdr>
    </w:div>
    <w:div w:id="886066650">
      <w:marLeft w:val="640"/>
      <w:marRight w:val="0"/>
      <w:marTop w:val="0"/>
      <w:marBottom w:val="0"/>
      <w:divBdr>
        <w:top w:val="none" w:sz="0" w:space="0" w:color="auto"/>
        <w:left w:val="none" w:sz="0" w:space="0" w:color="auto"/>
        <w:bottom w:val="none" w:sz="0" w:space="0" w:color="auto"/>
        <w:right w:val="none" w:sz="0" w:space="0" w:color="auto"/>
      </w:divBdr>
    </w:div>
    <w:div w:id="886138700">
      <w:marLeft w:val="640"/>
      <w:marRight w:val="0"/>
      <w:marTop w:val="0"/>
      <w:marBottom w:val="0"/>
      <w:divBdr>
        <w:top w:val="none" w:sz="0" w:space="0" w:color="auto"/>
        <w:left w:val="none" w:sz="0" w:space="0" w:color="auto"/>
        <w:bottom w:val="none" w:sz="0" w:space="0" w:color="auto"/>
        <w:right w:val="none" w:sz="0" w:space="0" w:color="auto"/>
      </w:divBdr>
    </w:div>
    <w:div w:id="886138980">
      <w:marLeft w:val="640"/>
      <w:marRight w:val="0"/>
      <w:marTop w:val="0"/>
      <w:marBottom w:val="0"/>
      <w:divBdr>
        <w:top w:val="none" w:sz="0" w:space="0" w:color="auto"/>
        <w:left w:val="none" w:sz="0" w:space="0" w:color="auto"/>
        <w:bottom w:val="none" w:sz="0" w:space="0" w:color="auto"/>
        <w:right w:val="none" w:sz="0" w:space="0" w:color="auto"/>
      </w:divBdr>
    </w:div>
    <w:div w:id="886139825">
      <w:marLeft w:val="640"/>
      <w:marRight w:val="0"/>
      <w:marTop w:val="0"/>
      <w:marBottom w:val="0"/>
      <w:divBdr>
        <w:top w:val="none" w:sz="0" w:space="0" w:color="auto"/>
        <w:left w:val="none" w:sz="0" w:space="0" w:color="auto"/>
        <w:bottom w:val="none" w:sz="0" w:space="0" w:color="auto"/>
        <w:right w:val="none" w:sz="0" w:space="0" w:color="auto"/>
      </w:divBdr>
    </w:div>
    <w:div w:id="886333072">
      <w:marLeft w:val="640"/>
      <w:marRight w:val="0"/>
      <w:marTop w:val="0"/>
      <w:marBottom w:val="0"/>
      <w:divBdr>
        <w:top w:val="none" w:sz="0" w:space="0" w:color="auto"/>
        <w:left w:val="none" w:sz="0" w:space="0" w:color="auto"/>
        <w:bottom w:val="none" w:sz="0" w:space="0" w:color="auto"/>
        <w:right w:val="none" w:sz="0" w:space="0" w:color="auto"/>
      </w:divBdr>
    </w:div>
    <w:div w:id="886377110">
      <w:marLeft w:val="640"/>
      <w:marRight w:val="0"/>
      <w:marTop w:val="0"/>
      <w:marBottom w:val="0"/>
      <w:divBdr>
        <w:top w:val="none" w:sz="0" w:space="0" w:color="auto"/>
        <w:left w:val="none" w:sz="0" w:space="0" w:color="auto"/>
        <w:bottom w:val="none" w:sz="0" w:space="0" w:color="auto"/>
        <w:right w:val="none" w:sz="0" w:space="0" w:color="auto"/>
      </w:divBdr>
    </w:div>
    <w:div w:id="886381480">
      <w:marLeft w:val="640"/>
      <w:marRight w:val="0"/>
      <w:marTop w:val="0"/>
      <w:marBottom w:val="0"/>
      <w:divBdr>
        <w:top w:val="none" w:sz="0" w:space="0" w:color="auto"/>
        <w:left w:val="none" w:sz="0" w:space="0" w:color="auto"/>
        <w:bottom w:val="none" w:sz="0" w:space="0" w:color="auto"/>
        <w:right w:val="none" w:sz="0" w:space="0" w:color="auto"/>
      </w:divBdr>
    </w:div>
    <w:div w:id="886406976">
      <w:marLeft w:val="640"/>
      <w:marRight w:val="0"/>
      <w:marTop w:val="0"/>
      <w:marBottom w:val="0"/>
      <w:divBdr>
        <w:top w:val="none" w:sz="0" w:space="0" w:color="auto"/>
        <w:left w:val="none" w:sz="0" w:space="0" w:color="auto"/>
        <w:bottom w:val="none" w:sz="0" w:space="0" w:color="auto"/>
        <w:right w:val="none" w:sz="0" w:space="0" w:color="auto"/>
      </w:divBdr>
    </w:div>
    <w:div w:id="886603312">
      <w:marLeft w:val="640"/>
      <w:marRight w:val="0"/>
      <w:marTop w:val="0"/>
      <w:marBottom w:val="0"/>
      <w:divBdr>
        <w:top w:val="none" w:sz="0" w:space="0" w:color="auto"/>
        <w:left w:val="none" w:sz="0" w:space="0" w:color="auto"/>
        <w:bottom w:val="none" w:sz="0" w:space="0" w:color="auto"/>
        <w:right w:val="none" w:sz="0" w:space="0" w:color="auto"/>
      </w:divBdr>
    </w:div>
    <w:div w:id="886647483">
      <w:marLeft w:val="640"/>
      <w:marRight w:val="0"/>
      <w:marTop w:val="0"/>
      <w:marBottom w:val="0"/>
      <w:divBdr>
        <w:top w:val="none" w:sz="0" w:space="0" w:color="auto"/>
        <w:left w:val="none" w:sz="0" w:space="0" w:color="auto"/>
        <w:bottom w:val="none" w:sz="0" w:space="0" w:color="auto"/>
        <w:right w:val="none" w:sz="0" w:space="0" w:color="auto"/>
      </w:divBdr>
    </w:div>
    <w:div w:id="886723140">
      <w:marLeft w:val="640"/>
      <w:marRight w:val="0"/>
      <w:marTop w:val="0"/>
      <w:marBottom w:val="0"/>
      <w:divBdr>
        <w:top w:val="none" w:sz="0" w:space="0" w:color="auto"/>
        <w:left w:val="none" w:sz="0" w:space="0" w:color="auto"/>
        <w:bottom w:val="none" w:sz="0" w:space="0" w:color="auto"/>
        <w:right w:val="none" w:sz="0" w:space="0" w:color="auto"/>
      </w:divBdr>
    </w:div>
    <w:div w:id="886794541">
      <w:marLeft w:val="640"/>
      <w:marRight w:val="0"/>
      <w:marTop w:val="0"/>
      <w:marBottom w:val="0"/>
      <w:divBdr>
        <w:top w:val="none" w:sz="0" w:space="0" w:color="auto"/>
        <w:left w:val="none" w:sz="0" w:space="0" w:color="auto"/>
        <w:bottom w:val="none" w:sz="0" w:space="0" w:color="auto"/>
        <w:right w:val="none" w:sz="0" w:space="0" w:color="auto"/>
      </w:divBdr>
    </w:div>
    <w:div w:id="886913190">
      <w:marLeft w:val="640"/>
      <w:marRight w:val="0"/>
      <w:marTop w:val="0"/>
      <w:marBottom w:val="0"/>
      <w:divBdr>
        <w:top w:val="none" w:sz="0" w:space="0" w:color="auto"/>
        <w:left w:val="none" w:sz="0" w:space="0" w:color="auto"/>
        <w:bottom w:val="none" w:sz="0" w:space="0" w:color="auto"/>
        <w:right w:val="none" w:sz="0" w:space="0" w:color="auto"/>
      </w:divBdr>
    </w:div>
    <w:div w:id="886915007">
      <w:marLeft w:val="640"/>
      <w:marRight w:val="0"/>
      <w:marTop w:val="0"/>
      <w:marBottom w:val="0"/>
      <w:divBdr>
        <w:top w:val="none" w:sz="0" w:space="0" w:color="auto"/>
        <w:left w:val="none" w:sz="0" w:space="0" w:color="auto"/>
        <w:bottom w:val="none" w:sz="0" w:space="0" w:color="auto"/>
        <w:right w:val="none" w:sz="0" w:space="0" w:color="auto"/>
      </w:divBdr>
    </w:div>
    <w:div w:id="886917250">
      <w:marLeft w:val="640"/>
      <w:marRight w:val="0"/>
      <w:marTop w:val="0"/>
      <w:marBottom w:val="0"/>
      <w:divBdr>
        <w:top w:val="none" w:sz="0" w:space="0" w:color="auto"/>
        <w:left w:val="none" w:sz="0" w:space="0" w:color="auto"/>
        <w:bottom w:val="none" w:sz="0" w:space="0" w:color="auto"/>
        <w:right w:val="none" w:sz="0" w:space="0" w:color="auto"/>
      </w:divBdr>
    </w:div>
    <w:div w:id="887032057">
      <w:marLeft w:val="640"/>
      <w:marRight w:val="0"/>
      <w:marTop w:val="0"/>
      <w:marBottom w:val="0"/>
      <w:divBdr>
        <w:top w:val="none" w:sz="0" w:space="0" w:color="auto"/>
        <w:left w:val="none" w:sz="0" w:space="0" w:color="auto"/>
        <w:bottom w:val="none" w:sz="0" w:space="0" w:color="auto"/>
        <w:right w:val="none" w:sz="0" w:space="0" w:color="auto"/>
      </w:divBdr>
    </w:div>
    <w:div w:id="887032261">
      <w:marLeft w:val="640"/>
      <w:marRight w:val="0"/>
      <w:marTop w:val="0"/>
      <w:marBottom w:val="0"/>
      <w:divBdr>
        <w:top w:val="none" w:sz="0" w:space="0" w:color="auto"/>
        <w:left w:val="none" w:sz="0" w:space="0" w:color="auto"/>
        <w:bottom w:val="none" w:sz="0" w:space="0" w:color="auto"/>
        <w:right w:val="none" w:sz="0" w:space="0" w:color="auto"/>
      </w:divBdr>
    </w:div>
    <w:div w:id="887033420">
      <w:marLeft w:val="640"/>
      <w:marRight w:val="0"/>
      <w:marTop w:val="0"/>
      <w:marBottom w:val="0"/>
      <w:divBdr>
        <w:top w:val="none" w:sz="0" w:space="0" w:color="auto"/>
        <w:left w:val="none" w:sz="0" w:space="0" w:color="auto"/>
        <w:bottom w:val="none" w:sz="0" w:space="0" w:color="auto"/>
        <w:right w:val="none" w:sz="0" w:space="0" w:color="auto"/>
      </w:divBdr>
    </w:div>
    <w:div w:id="887035201">
      <w:marLeft w:val="640"/>
      <w:marRight w:val="0"/>
      <w:marTop w:val="0"/>
      <w:marBottom w:val="0"/>
      <w:divBdr>
        <w:top w:val="none" w:sz="0" w:space="0" w:color="auto"/>
        <w:left w:val="none" w:sz="0" w:space="0" w:color="auto"/>
        <w:bottom w:val="none" w:sz="0" w:space="0" w:color="auto"/>
        <w:right w:val="none" w:sz="0" w:space="0" w:color="auto"/>
      </w:divBdr>
    </w:div>
    <w:div w:id="887376538">
      <w:marLeft w:val="640"/>
      <w:marRight w:val="0"/>
      <w:marTop w:val="0"/>
      <w:marBottom w:val="0"/>
      <w:divBdr>
        <w:top w:val="none" w:sz="0" w:space="0" w:color="auto"/>
        <w:left w:val="none" w:sz="0" w:space="0" w:color="auto"/>
        <w:bottom w:val="none" w:sz="0" w:space="0" w:color="auto"/>
        <w:right w:val="none" w:sz="0" w:space="0" w:color="auto"/>
      </w:divBdr>
    </w:div>
    <w:div w:id="887451942">
      <w:marLeft w:val="640"/>
      <w:marRight w:val="0"/>
      <w:marTop w:val="0"/>
      <w:marBottom w:val="0"/>
      <w:divBdr>
        <w:top w:val="none" w:sz="0" w:space="0" w:color="auto"/>
        <w:left w:val="none" w:sz="0" w:space="0" w:color="auto"/>
        <w:bottom w:val="none" w:sz="0" w:space="0" w:color="auto"/>
        <w:right w:val="none" w:sz="0" w:space="0" w:color="auto"/>
      </w:divBdr>
    </w:div>
    <w:div w:id="887688628">
      <w:marLeft w:val="640"/>
      <w:marRight w:val="0"/>
      <w:marTop w:val="0"/>
      <w:marBottom w:val="0"/>
      <w:divBdr>
        <w:top w:val="none" w:sz="0" w:space="0" w:color="auto"/>
        <w:left w:val="none" w:sz="0" w:space="0" w:color="auto"/>
        <w:bottom w:val="none" w:sz="0" w:space="0" w:color="auto"/>
        <w:right w:val="none" w:sz="0" w:space="0" w:color="auto"/>
      </w:divBdr>
    </w:div>
    <w:div w:id="887691683">
      <w:marLeft w:val="640"/>
      <w:marRight w:val="0"/>
      <w:marTop w:val="0"/>
      <w:marBottom w:val="0"/>
      <w:divBdr>
        <w:top w:val="none" w:sz="0" w:space="0" w:color="auto"/>
        <w:left w:val="none" w:sz="0" w:space="0" w:color="auto"/>
        <w:bottom w:val="none" w:sz="0" w:space="0" w:color="auto"/>
        <w:right w:val="none" w:sz="0" w:space="0" w:color="auto"/>
      </w:divBdr>
    </w:div>
    <w:div w:id="887837530">
      <w:marLeft w:val="640"/>
      <w:marRight w:val="0"/>
      <w:marTop w:val="0"/>
      <w:marBottom w:val="0"/>
      <w:divBdr>
        <w:top w:val="none" w:sz="0" w:space="0" w:color="auto"/>
        <w:left w:val="none" w:sz="0" w:space="0" w:color="auto"/>
        <w:bottom w:val="none" w:sz="0" w:space="0" w:color="auto"/>
        <w:right w:val="none" w:sz="0" w:space="0" w:color="auto"/>
      </w:divBdr>
    </w:div>
    <w:div w:id="887842596">
      <w:marLeft w:val="640"/>
      <w:marRight w:val="0"/>
      <w:marTop w:val="0"/>
      <w:marBottom w:val="0"/>
      <w:divBdr>
        <w:top w:val="none" w:sz="0" w:space="0" w:color="auto"/>
        <w:left w:val="none" w:sz="0" w:space="0" w:color="auto"/>
        <w:bottom w:val="none" w:sz="0" w:space="0" w:color="auto"/>
        <w:right w:val="none" w:sz="0" w:space="0" w:color="auto"/>
      </w:divBdr>
    </w:div>
    <w:div w:id="887910918">
      <w:marLeft w:val="640"/>
      <w:marRight w:val="0"/>
      <w:marTop w:val="0"/>
      <w:marBottom w:val="0"/>
      <w:divBdr>
        <w:top w:val="none" w:sz="0" w:space="0" w:color="auto"/>
        <w:left w:val="none" w:sz="0" w:space="0" w:color="auto"/>
        <w:bottom w:val="none" w:sz="0" w:space="0" w:color="auto"/>
        <w:right w:val="none" w:sz="0" w:space="0" w:color="auto"/>
      </w:divBdr>
    </w:div>
    <w:div w:id="887913537">
      <w:marLeft w:val="640"/>
      <w:marRight w:val="0"/>
      <w:marTop w:val="0"/>
      <w:marBottom w:val="0"/>
      <w:divBdr>
        <w:top w:val="none" w:sz="0" w:space="0" w:color="auto"/>
        <w:left w:val="none" w:sz="0" w:space="0" w:color="auto"/>
        <w:bottom w:val="none" w:sz="0" w:space="0" w:color="auto"/>
        <w:right w:val="none" w:sz="0" w:space="0" w:color="auto"/>
      </w:divBdr>
    </w:div>
    <w:div w:id="887960537">
      <w:marLeft w:val="640"/>
      <w:marRight w:val="0"/>
      <w:marTop w:val="0"/>
      <w:marBottom w:val="0"/>
      <w:divBdr>
        <w:top w:val="none" w:sz="0" w:space="0" w:color="auto"/>
        <w:left w:val="none" w:sz="0" w:space="0" w:color="auto"/>
        <w:bottom w:val="none" w:sz="0" w:space="0" w:color="auto"/>
        <w:right w:val="none" w:sz="0" w:space="0" w:color="auto"/>
      </w:divBdr>
    </w:div>
    <w:div w:id="888103220">
      <w:marLeft w:val="640"/>
      <w:marRight w:val="0"/>
      <w:marTop w:val="0"/>
      <w:marBottom w:val="0"/>
      <w:divBdr>
        <w:top w:val="none" w:sz="0" w:space="0" w:color="auto"/>
        <w:left w:val="none" w:sz="0" w:space="0" w:color="auto"/>
        <w:bottom w:val="none" w:sz="0" w:space="0" w:color="auto"/>
        <w:right w:val="none" w:sz="0" w:space="0" w:color="auto"/>
      </w:divBdr>
    </w:div>
    <w:div w:id="888110011">
      <w:marLeft w:val="640"/>
      <w:marRight w:val="0"/>
      <w:marTop w:val="0"/>
      <w:marBottom w:val="0"/>
      <w:divBdr>
        <w:top w:val="none" w:sz="0" w:space="0" w:color="auto"/>
        <w:left w:val="none" w:sz="0" w:space="0" w:color="auto"/>
        <w:bottom w:val="none" w:sz="0" w:space="0" w:color="auto"/>
        <w:right w:val="none" w:sz="0" w:space="0" w:color="auto"/>
      </w:divBdr>
    </w:div>
    <w:div w:id="888110179">
      <w:marLeft w:val="640"/>
      <w:marRight w:val="0"/>
      <w:marTop w:val="0"/>
      <w:marBottom w:val="0"/>
      <w:divBdr>
        <w:top w:val="none" w:sz="0" w:space="0" w:color="auto"/>
        <w:left w:val="none" w:sz="0" w:space="0" w:color="auto"/>
        <w:bottom w:val="none" w:sz="0" w:space="0" w:color="auto"/>
        <w:right w:val="none" w:sz="0" w:space="0" w:color="auto"/>
      </w:divBdr>
    </w:div>
    <w:div w:id="888147040">
      <w:marLeft w:val="640"/>
      <w:marRight w:val="0"/>
      <w:marTop w:val="0"/>
      <w:marBottom w:val="0"/>
      <w:divBdr>
        <w:top w:val="none" w:sz="0" w:space="0" w:color="auto"/>
        <w:left w:val="none" w:sz="0" w:space="0" w:color="auto"/>
        <w:bottom w:val="none" w:sz="0" w:space="0" w:color="auto"/>
        <w:right w:val="none" w:sz="0" w:space="0" w:color="auto"/>
      </w:divBdr>
    </w:div>
    <w:div w:id="888148449">
      <w:marLeft w:val="640"/>
      <w:marRight w:val="0"/>
      <w:marTop w:val="0"/>
      <w:marBottom w:val="0"/>
      <w:divBdr>
        <w:top w:val="none" w:sz="0" w:space="0" w:color="auto"/>
        <w:left w:val="none" w:sz="0" w:space="0" w:color="auto"/>
        <w:bottom w:val="none" w:sz="0" w:space="0" w:color="auto"/>
        <w:right w:val="none" w:sz="0" w:space="0" w:color="auto"/>
      </w:divBdr>
    </w:div>
    <w:div w:id="888297155">
      <w:marLeft w:val="640"/>
      <w:marRight w:val="0"/>
      <w:marTop w:val="0"/>
      <w:marBottom w:val="0"/>
      <w:divBdr>
        <w:top w:val="none" w:sz="0" w:space="0" w:color="auto"/>
        <w:left w:val="none" w:sz="0" w:space="0" w:color="auto"/>
        <w:bottom w:val="none" w:sz="0" w:space="0" w:color="auto"/>
        <w:right w:val="none" w:sz="0" w:space="0" w:color="auto"/>
      </w:divBdr>
    </w:div>
    <w:div w:id="888303083">
      <w:marLeft w:val="640"/>
      <w:marRight w:val="0"/>
      <w:marTop w:val="0"/>
      <w:marBottom w:val="0"/>
      <w:divBdr>
        <w:top w:val="none" w:sz="0" w:space="0" w:color="auto"/>
        <w:left w:val="none" w:sz="0" w:space="0" w:color="auto"/>
        <w:bottom w:val="none" w:sz="0" w:space="0" w:color="auto"/>
        <w:right w:val="none" w:sz="0" w:space="0" w:color="auto"/>
      </w:divBdr>
    </w:div>
    <w:div w:id="888342861">
      <w:marLeft w:val="640"/>
      <w:marRight w:val="0"/>
      <w:marTop w:val="0"/>
      <w:marBottom w:val="0"/>
      <w:divBdr>
        <w:top w:val="none" w:sz="0" w:space="0" w:color="auto"/>
        <w:left w:val="none" w:sz="0" w:space="0" w:color="auto"/>
        <w:bottom w:val="none" w:sz="0" w:space="0" w:color="auto"/>
        <w:right w:val="none" w:sz="0" w:space="0" w:color="auto"/>
      </w:divBdr>
    </w:div>
    <w:div w:id="888423592">
      <w:marLeft w:val="640"/>
      <w:marRight w:val="0"/>
      <w:marTop w:val="0"/>
      <w:marBottom w:val="0"/>
      <w:divBdr>
        <w:top w:val="none" w:sz="0" w:space="0" w:color="auto"/>
        <w:left w:val="none" w:sz="0" w:space="0" w:color="auto"/>
        <w:bottom w:val="none" w:sz="0" w:space="0" w:color="auto"/>
        <w:right w:val="none" w:sz="0" w:space="0" w:color="auto"/>
      </w:divBdr>
    </w:div>
    <w:div w:id="888495084">
      <w:marLeft w:val="640"/>
      <w:marRight w:val="0"/>
      <w:marTop w:val="0"/>
      <w:marBottom w:val="0"/>
      <w:divBdr>
        <w:top w:val="none" w:sz="0" w:space="0" w:color="auto"/>
        <w:left w:val="none" w:sz="0" w:space="0" w:color="auto"/>
        <w:bottom w:val="none" w:sz="0" w:space="0" w:color="auto"/>
        <w:right w:val="none" w:sz="0" w:space="0" w:color="auto"/>
      </w:divBdr>
    </w:div>
    <w:div w:id="888539618">
      <w:marLeft w:val="640"/>
      <w:marRight w:val="0"/>
      <w:marTop w:val="0"/>
      <w:marBottom w:val="0"/>
      <w:divBdr>
        <w:top w:val="none" w:sz="0" w:space="0" w:color="auto"/>
        <w:left w:val="none" w:sz="0" w:space="0" w:color="auto"/>
        <w:bottom w:val="none" w:sz="0" w:space="0" w:color="auto"/>
        <w:right w:val="none" w:sz="0" w:space="0" w:color="auto"/>
      </w:divBdr>
    </w:div>
    <w:div w:id="888611188">
      <w:marLeft w:val="640"/>
      <w:marRight w:val="0"/>
      <w:marTop w:val="0"/>
      <w:marBottom w:val="0"/>
      <w:divBdr>
        <w:top w:val="none" w:sz="0" w:space="0" w:color="auto"/>
        <w:left w:val="none" w:sz="0" w:space="0" w:color="auto"/>
        <w:bottom w:val="none" w:sz="0" w:space="0" w:color="auto"/>
        <w:right w:val="none" w:sz="0" w:space="0" w:color="auto"/>
      </w:divBdr>
    </w:div>
    <w:div w:id="888616078">
      <w:marLeft w:val="640"/>
      <w:marRight w:val="0"/>
      <w:marTop w:val="0"/>
      <w:marBottom w:val="0"/>
      <w:divBdr>
        <w:top w:val="none" w:sz="0" w:space="0" w:color="auto"/>
        <w:left w:val="none" w:sz="0" w:space="0" w:color="auto"/>
        <w:bottom w:val="none" w:sz="0" w:space="0" w:color="auto"/>
        <w:right w:val="none" w:sz="0" w:space="0" w:color="auto"/>
      </w:divBdr>
    </w:div>
    <w:div w:id="888688652">
      <w:marLeft w:val="640"/>
      <w:marRight w:val="0"/>
      <w:marTop w:val="0"/>
      <w:marBottom w:val="0"/>
      <w:divBdr>
        <w:top w:val="none" w:sz="0" w:space="0" w:color="auto"/>
        <w:left w:val="none" w:sz="0" w:space="0" w:color="auto"/>
        <w:bottom w:val="none" w:sz="0" w:space="0" w:color="auto"/>
        <w:right w:val="none" w:sz="0" w:space="0" w:color="auto"/>
      </w:divBdr>
    </w:div>
    <w:div w:id="888692550">
      <w:marLeft w:val="640"/>
      <w:marRight w:val="0"/>
      <w:marTop w:val="0"/>
      <w:marBottom w:val="0"/>
      <w:divBdr>
        <w:top w:val="none" w:sz="0" w:space="0" w:color="auto"/>
        <w:left w:val="none" w:sz="0" w:space="0" w:color="auto"/>
        <w:bottom w:val="none" w:sz="0" w:space="0" w:color="auto"/>
        <w:right w:val="none" w:sz="0" w:space="0" w:color="auto"/>
      </w:divBdr>
    </w:div>
    <w:div w:id="888764856">
      <w:marLeft w:val="640"/>
      <w:marRight w:val="0"/>
      <w:marTop w:val="0"/>
      <w:marBottom w:val="0"/>
      <w:divBdr>
        <w:top w:val="none" w:sz="0" w:space="0" w:color="auto"/>
        <w:left w:val="none" w:sz="0" w:space="0" w:color="auto"/>
        <w:bottom w:val="none" w:sz="0" w:space="0" w:color="auto"/>
        <w:right w:val="none" w:sz="0" w:space="0" w:color="auto"/>
      </w:divBdr>
    </w:div>
    <w:div w:id="888800784">
      <w:marLeft w:val="640"/>
      <w:marRight w:val="0"/>
      <w:marTop w:val="0"/>
      <w:marBottom w:val="0"/>
      <w:divBdr>
        <w:top w:val="none" w:sz="0" w:space="0" w:color="auto"/>
        <w:left w:val="none" w:sz="0" w:space="0" w:color="auto"/>
        <w:bottom w:val="none" w:sz="0" w:space="0" w:color="auto"/>
        <w:right w:val="none" w:sz="0" w:space="0" w:color="auto"/>
      </w:divBdr>
    </w:div>
    <w:div w:id="888801204">
      <w:marLeft w:val="640"/>
      <w:marRight w:val="0"/>
      <w:marTop w:val="0"/>
      <w:marBottom w:val="0"/>
      <w:divBdr>
        <w:top w:val="none" w:sz="0" w:space="0" w:color="auto"/>
        <w:left w:val="none" w:sz="0" w:space="0" w:color="auto"/>
        <w:bottom w:val="none" w:sz="0" w:space="0" w:color="auto"/>
        <w:right w:val="none" w:sz="0" w:space="0" w:color="auto"/>
      </w:divBdr>
    </w:div>
    <w:div w:id="888804252">
      <w:marLeft w:val="640"/>
      <w:marRight w:val="0"/>
      <w:marTop w:val="0"/>
      <w:marBottom w:val="0"/>
      <w:divBdr>
        <w:top w:val="none" w:sz="0" w:space="0" w:color="auto"/>
        <w:left w:val="none" w:sz="0" w:space="0" w:color="auto"/>
        <w:bottom w:val="none" w:sz="0" w:space="0" w:color="auto"/>
        <w:right w:val="none" w:sz="0" w:space="0" w:color="auto"/>
      </w:divBdr>
    </w:div>
    <w:div w:id="888808296">
      <w:marLeft w:val="640"/>
      <w:marRight w:val="0"/>
      <w:marTop w:val="0"/>
      <w:marBottom w:val="0"/>
      <w:divBdr>
        <w:top w:val="none" w:sz="0" w:space="0" w:color="auto"/>
        <w:left w:val="none" w:sz="0" w:space="0" w:color="auto"/>
        <w:bottom w:val="none" w:sz="0" w:space="0" w:color="auto"/>
        <w:right w:val="none" w:sz="0" w:space="0" w:color="auto"/>
      </w:divBdr>
    </w:div>
    <w:div w:id="888876353">
      <w:marLeft w:val="640"/>
      <w:marRight w:val="0"/>
      <w:marTop w:val="0"/>
      <w:marBottom w:val="0"/>
      <w:divBdr>
        <w:top w:val="none" w:sz="0" w:space="0" w:color="auto"/>
        <w:left w:val="none" w:sz="0" w:space="0" w:color="auto"/>
        <w:bottom w:val="none" w:sz="0" w:space="0" w:color="auto"/>
        <w:right w:val="none" w:sz="0" w:space="0" w:color="auto"/>
      </w:divBdr>
    </w:div>
    <w:div w:id="888879874">
      <w:marLeft w:val="640"/>
      <w:marRight w:val="0"/>
      <w:marTop w:val="0"/>
      <w:marBottom w:val="0"/>
      <w:divBdr>
        <w:top w:val="none" w:sz="0" w:space="0" w:color="auto"/>
        <w:left w:val="none" w:sz="0" w:space="0" w:color="auto"/>
        <w:bottom w:val="none" w:sz="0" w:space="0" w:color="auto"/>
        <w:right w:val="none" w:sz="0" w:space="0" w:color="auto"/>
      </w:divBdr>
    </w:div>
    <w:div w:id="888881611">
      <w:marLeft w:val="640"/>
      <w:marRight w:val="0"/>
      <w:marTop w:val="0"/>
      <w:marBottom w:val="0"/>
      <w:divBdr>
        <w:top w:val="none" w:sz="0" w:space="0" w:color="auto"/>
        <w:left w:val="none" w:sz="0" w:space="0" w:color="auto"/>
        <w:bottom w:val="none" w:sz="0" w:space="0" w:color="auto"/>
        <w:right w:val="none" w:sz="0" w:space="0" w:color="auto"/>
      </w:divBdr>
    </w:div>
    <w:div w:id="888882167">
      <w:marLeft w:val="640"/>
      <w:marRight w:val="0"/>
      <w:marTop w:val="0"/>
      <w:marBottom w:val="0"/>
      <w:divBdr>
        <w:top w:val="none" w:sz="0" w:space="0" w:color="auto"/>
        <w:left w:val="none" w:sz="0" w:space="0" w:color="auto"/>
        <w:bottom w:val="none" w:sz="0" w:space="0" w:color="auto"/>
        <w:right w:val="none" w:sz="0" w:space="0" w:color="auto"/>
      </w:divBdr>
    </w:div>
    <w:div w:id="888960792">
      <w:marLeft w:val="640"/>
      <w:marRight w:val="0"/>
      <w:marTop w:val="0"/>
      <w:marBottom w:val="0"/>
      <w:divBdr>
        <w:top w:val="none" w:sz="0" w:space="0" w:color="auto"/>
        <w:left w:val="none" w:sz="0" w:space="0" w:color="auto"/>
        <w:bottom w:val="none" w:sz="0" w:space="0" w:color="auto"/>
        <w:right w:val="none" w:sz="0" w:space="0" w:color="auto"/>
      </w:divBdr>
    </w:div>
    <w:div w:id="888997263">
      <w:marLeft w:val="640"/>
      <w:marRight w:val="0"/>
      <w:marTop w:val="0"/>
      <w:marBottom w:val="0"/>
      <w:divBdr>
        <w:top w:val="none" w:sz="0" w:space="0" w:color="auto"/>
        <w:left w:val="none" w:sz="0" w:space="0" w:color="auto"/>
        <w:bottom w:val="none" w:sz="0" w:space="0" w:color="auto"/>
        <w:right w:val="none" w:sz="0" w:space="0" w:color="auto"/>
      </w:divBdr>
    </w:div>
    <w:div w:id="889000512">
      <w:marLeft w:val="640"/>
      <w:marRight w:val="0"/>
      <w:marTop w:val="0"/>
      <w:marBottom w:val="0"/>
      <w:divBdr>
        <w:top w:val="none" w:sz="0" w:space="0" w:color="auto"/>
        <w:left w:val="none" w:sz="0" w:space="0" w:color="auto"/>
        <w:bottom w:val="none" w:sz="0" w:space="0" w:color="auto"/>
        <w:right w:val="none" w:sz="0" w:space="0" w:color="auto"/>
      </w:divBdr>
    </w:div>
    <w:div w:id="889073688">
      <w:marLeft w:val="640"/>
      <w:marRight w:val="0"/>
      <w:marTop w:val="0"/>
      <w:marBottom w:val="0"/>
      <w:divBdr>
        <w:top w:val="none" w:sz="0" w:space="0" w:color="auto"/>
        <w:left w:val="none" w:sz="0" w:space="0" w:color="auto"/>
        <w:bottom w:val="none" w:sz="0" w:space="0" w:color="auto"/>
        <w:right w:val="none" w:sz="0" w:space="0" w:color="auto"/>
      </w:divBdr>
    </w:div>
    <w:div w:id="889074132">
      <w:marLeft w:val="640"/>
      <w:marRight w:val="0"/>
      <w:marTop w:val="0"/>
      <w:marBottom w:val="0"/>
      <w:divBdr>
        <w:top w:val="none" w:sz="0" w:space="0" w:color="auto"/>
        <w:left w:val="none" w:sz="0" w:space="0" w:color="auto"/>
        <w:bottom w:val="none" w:sz="0" w:space="0" w:color="auto"/>
        <w:right w:val="none" w:sz="0" w:space="0" w:color="auto"/>
      </w:divBdr>
    </w:div>
    <w:div w:id="889146765">
      <w:marLeft w:val="640"/>
      <w:marRight w:val="0"/>
      <w:marTop w:val="0"/>
      <w:marBottom w:val="0"/>
      <w:divBdr>
        <w:top w:val="none" w:sz="0" w:space="0" w:color="auto"/>
        <w:left w:val="none" w:sz="0" w:space="0" w:color="auto"/>
        <w:bottom w:val="none" w:sz="0" w:space="0" w:color="auto"/>
        <w:right w:val="none" w:sz="0" w:space="0" w:color="auto"/>
      </w:divBdr>
    </w:div>
    <w:div w:id="889150318">
      <w:marLeft w:val="640"/>
      <w:marRight w:val="0"/>
      <w:marTop w:val="0"/>
      <w:marBottom w:val="0"/>
      <w:divBdr>
        <w:top w:val="none" w:sz="0" w:space="0" w:color="auto"/>
        <w:left w:val="none" w:sz="0" w:space="0" w:color="auto"/>
        <w:bottom w:val="none" w:sz="0" w:space="0" w:color="auto"/>
        <w:right w:val="none" w:sz="0" w:space="0" w:color="auto"/>
      </w:divBdr>
    </w:div>
    <w:div w:id="889220878">
      <w:marLeft w:val="640"/>
      <w:marRight w:val="0"/>
      <w:marTop w:val="0"/>
      <w:marBottom w:val="0"/>
      <w:divBdr>
        <w:top w:val="none" w:sz="0" w:space="0" w:color="auto"/>
        <w:left w:val="none" w:sz="0" w:space="0" w:color="auto"/>
        <w:bottom w:val="none" w:sz="0" w:space="0" w:color="auto"/>
        <w:right w:val="none" w:sz="0" w:space="0" w:color="auto"/>
      </w:divBdr>
    </w:div>
    <w:div w:id="889268624">
      <w:marLeft w:val="640"/>
      <w:marRight w:val="0"/>
      <w:marTop w:val="0"/>
      <w:marBottom w:val="0"/>
      <w:divBdr>
        <w:top w:val="none" w:sz="0" w:space="0" w:color="auto"/>
        <w:left w:val="none" w:sz="0" w:space="0" w:color="auto"/>
        <w:bottom w:val="none" w:sz="0" w:space="0" w:color="auto"/>
        <w:right w:val="none" w:sz="0" w:space="0" w:color="auto"/>
      </w:divBdr>
    </w:div>
    <w:div w:id="889271568">
      <w:marLeft w:val="640"/>
      <w:marRight w:val="0"/>
      <w:marTop w:val="0"/>
      <w:marBottom w:val="0"/>
      <w:divBdr>
        <w:top w:val="none" w:sz="0" w:space="0" w:color="auto"/>
        <w:left w:val="none" w:sz="0" w:space="0" w:color="auto"/>
        <w:bottom w:val="none" w:sz="0" w:space="0" w:color="auto"/>
        <w:right w:val="none" w:sz="0" w:space="0" w:color="auto"/>
      </w:divBdr>
    </w:div>
    <w:div w:id="889345085">
      <w:marLeft w:val="640"/>
      <w:marRight w:val="0"/>
      <w:marTop w:val="0"/>
      <w:marBottom w:val="0"/>
      <w:divBdr>
        <w:top w:val="none" w:sz="0" w:space="0" w:color="auto"/>
        <w:left w:val="none" w:sz="0" w:space="0" w:color="auto"/>
        <w:bottom w:val="none" w:sz="0" w:space="0" w:color="auto"/>
        <w:right w:val="none" w:sz="0" w:space="0" w:color="auto"/>
      </w:divBdr>
    </w:div>
    <w:div w:id="889532712">
      <w:marLeft w:val="640"/>
      <w:marRight w:val="0"/>
      <w:marTop w:val="0"/>
      <w:marBottom w:val="0"/>
      <w:divBdr>
        <w:top w:val="none" w:sz="0" w:space="0" w:color="auto"/>
        <w:left w:val="none" w:sz="0" w:space="0" w:color="auto"/>
        <w:bottom w:val="none" w:sz="0" w:space="0" w:color="auto"/>
        <w:right w:val="none" w:sz="0" w:space="0" w:color="auto"/>
      </w:divBdr>
    </w:div>
    <w:div w:id="889607587">
      <w:marLeft w:val="640"/>
      <w:marRight w:val="0"/>
      <w:marTop w:val="0"/>
      <w:marBottom w:val="0"/>
      <w:divBdr>
        <w:top w:val="none" w:sz="0" w:space="0" w:color="auto"/>
        <w:left w:val="none" w:sz="0" w:space="0" w:color="auto"/>
        <w:bottom w:val="none" w:sz="0" w:space="0" w:color="auto"/>
        <w:right w:val="none" w:sz="0" w:space="0" w:color="auto"/>
      </w:divBdr>
    </w:div>
    <w:div w:id="889613176">
      <w:marLeft w:val="640"/>
      <w:marRight w:val="0"/>
      <w:marTop w:val="0"/>
      <w:marBottom w:val="0"/>
      <w:divBdr>
        <w:top w:val="none" w:sz="0" w:space="0" w:color="auto"/>
        <w:left w:val="none" w:sz="0" w:space="0" w:color="auto"/>
        <w:bottom w:val="none" w:sz="0" w:space="0" w:color="auto"/>
        <w:right w:val="none" w:sz="0" w:space="0" w:color="auto"/>
      </w:divBdr>
    </w:div>
    <w:div w:id="889614510">
      <w:marLeft w:val="640"/>
      <w:marRight w:val="0"/>
      <w:marTop w:val="0"/>
      <w:marBottom w:val="0"/>
      <w:divBdr>
        <w:top w:val="none" w:sz="0" w:space="0" w:color="auto"/>
        <w:left w:val="none" w:sz="0" w:space="0" w:color="auto"/>
        <w:bottom w:val="none" w:sz="0" w:space="0" w:color="auto"/>
        <w:right w:val="none" w:sz="0" w:space="0" w:color="auto"/>
      </w:divBdr>
    </w:div>
    <w:div w:id="889731900">
      <w:marLeft w:val="640"/>
      <w:marRight w:val="0"/>
      <w:marTop w:val="0"/>
      <w:marBottom w:val="0"/>
      <w:divBdr>
        <w:top w:val="none" w:sz="0" w:space="0" w:color="auto"/>
        <w:left w:val="none" w:sz="0" w:space="0" w:color="auto"/>
        <w:bottom w:val="none" w:sz="0" w:space="0" w:color="auto"/>
        <w:right w:val="none" w:sz="0" w:space="0" w:color="auto"/>
      </w:divBdr>
    </w:div>
    <w:div w:id="889800841">
      <w:marLeft w:val="640"/>
      <w:marRight w:val="0"/>
      <w:marTop w:val="0"/>
      <w:marBottom w:val="0"/>
      <w:divBdr>
        <w:top w:val="none" w:sz="0" w:space="0" w:color="auto"/>
        <w:left w:val="none" w:sz="0" w:space="0" w:color="auto"/>
        <w:bottom w:val="none" w:sz="0" w:space="0" w:color="auto"/>
        <w:right w:val="none" w:sz="0" w:space="0" w:color="auto"/>
      </w:divBdr>
    </w:div>
    <w:div w:id="889851153">
      <w:marLeft w:val="640"/>
      <w:marRight w:val="0"/>
      <w:marTop w:val="0"/>
      <w:marBottom w:val="0"/>
      <w:divBdr>
        <w:top w:val="none" w:sz="0" w:space="0" w:color="auto"/>
        <w:left w:val="none" w:sz="0" w:space="0" w:color="auto"/>
        <w:bottom w:val="none" w:sz="0" w:space="0" w:color="auto"/>
        <w:right w:val="none" w:sz="0" w:space="0" w:color="auto"/>
      </w:divBdr>
    </w:div>
    <w:div w:id="890075399">
      <w:marLeft w:val="640"/>
      <w:marRight w:val="0"/>
      <w:marTop w:val="0"/>
      <w:marBottom w:val="0"/>
      <w:divBdr>
        <w:top w:val="none" w:sz="0" w:space="0" w:color="auto"/>
        <w:left w:val="none" w:sz="0" w:space="0" w:color="auto"/>
        <w:bottom w:val="none" w:sz="0" w:space="0" w:color="auto"/>
        <w:right w:val="none" w:sz="0" w:space="0" w:color="auto"/>
      </w:divBdr>
    </w:div>
    <w:div w:id="890115723">
      <w:marLeft w:val="640"/>
      <w:marRight w:val="0"/>
      <w:marTop w:val="0"/>
      <w:marBottom w:val="0"/>
      <w:divBdr>
        <w:top w:val="none" w:sz="0" w:space="0" w:color="auto"/>
        <w:left w:val="none" w:sz="0" w:space="0" w:color="auto"/>
        <w:bottom w:val="none" w:sz="0" w:space="0" w:color="auto"/>
        <w:right w:val="none" w:sz="0" w:space="0" w:color="auto"/>
      </w:divBdr>
    </w:div>
    <w:div w:id="890195987">
      <w:marLeft w:val="640"/>
      <w:marRight w:val="0"/>
      <w:marTop w:val="0"/>
      <w:marBottom w:val="0"/>
      <w:divBdr>
        <w:top w:val="none" w:sz="0" w:space="0" w:color="auto"/>
        <w:left w:val="none" w:sz="0" w:space="0" w:color="auto"/>
        <w:bottom w:val="none" w:sz="0" w:space="0" w:color="auto"/>
        <w:right w:val="none" w:sz="0" w:space="0" w:color="auto"/>
      </w:divBdr>
    </w:div>
    <w:div w:id="890387256">
      <w:marLeft w:val="640"/>
      <w:marRight w:val="0"/>
      <w:marTop w:val="0"/>
      <w:marBottom w:val="0"/>
      <w:divBdr>
        <w:top w:val="none" w:sz="0" w:space="0" w:color="auto"/>
        <w:left w:val="none" w:sz="0" w:space="0" w:color="auto"/>
        <w:bottom w:val="none" w:sz="0" w:space="0" w:color="auto"/>
        <w:right w:val="none" w:sz="0" w:space="0" w:color="auto"/>
      </w:divBdr>
    </w:div>
    <w:div w:id="890455402">
      <w:marLeft w:val="640"/>
      <w:marRight w:val="0"/>
      <w:marTop w:val="0"/>
      <w:marBottom w:val="0"/>
      <w:divBdr>
        <w:top w:val="none" w:sz="0" w:space="0" w:color="auto"/>
        <w:left w:val="none" w:sz="0" w:space="0" w:color="auto"/>
        <w:bottom w:val="none" w:sz="0" w:space="0" w:color="auto"/>
        <w:right w:val="none" w:sz="0" w:space="0" w:color="auto"/>
      </w:divBdr>
    </w:div>
    <w:div w:id="890458880">
      <w:marLeft w:val="640"/>
      <w:marRight w:val="0"/>
      <w:marTop w:val="0"/>
      <w:marBottom w:val="0"/>
      <w:divBdr>
        <w:top w:val="none" w:sz="0" w:space="0" w:color="auto"/>
        <w:left w:val="none" w:sz="0" w:space="0" w:color="auto"/>
        <w:bottom w:val="none" w:sz="0" w:space="0" w:color="auto"/>
        <w:right w:val="none" w:sz="0" w:space="0" w:color="auto"/>
      </w:divBdr>
    </w:div>
    <w:div w:id="890459531">
      <w:marLeft w:val="640"/>
      <w:marRight w:val="0"/>
      <w:marTop w:val="0"/>
      <w:marBottom w:val="0"/>
      <w:divBdr>
        <w:top w:val="none" w:sz="0" w:space="0" w:color="auto"/>
        <w:left w:val="none" w:sz="0" w:space="0" w:color="auto"/>
        <w:bottom w:val="none" w:sz="0" w:space="0" w:color="auto"/>
        <w:right w:val="none" w:sz="0" w:space="0" w:color="auto"/>
      </w:divBdr>
    </w:div>
    <w:div w:id="890461275">
      <w:marLeft w:val="640"/>
      <w:marRight w:val="0"/>
      <w:marTop w:val="0"/>
      <w:marBottom w:val="0"/>
      <w:divBdr>
        <w:top w:val="none" w:sz="0" w:space="0" w:color="auto"/>
        <w:left w:val="none" w:sz="0" w:space="0" w:color="auto"/>
        <w:bottom w:val="none" w:sz="0" w:space="0" w:color="auto"/>
        <w:right w:val="none" w:sz="0" w:space="0" w:color="auto"/>
      </w:divBdr>
    </w:div>
    <w:div w:id="890530675">
      <w:marLeft w:val="640"/>
      <w:marRight w:val="0"/>
      <w:marTop w:val="0"/>
      <w:marBottom w:val="0"/>
      <w:divBdr>
        <w:top w:val="none" w:sz="0" w:space="0" w:color="auto"/>
        <w:left w:val="none" w:sz="0" w:space="0" w:color="auto"/>
        <w:bottom w:val="none" w:sz="0" w:space="0" w:color="auto"/>
        <w:right w:val="none" w:sz="0" w:space="0" w:color="auto"/>
      </w:divBdr>
    </w:div>
    <w:div w:id="890531202">
      <w:marLeft w:val="640"/>
      <w:marRight w:val="0"/>
      <w:marTop w:val="0"/>
      <w:marBottom w:val="0"/>
      <w:divBdr>
        <w:top w:val="none" w:sz="0" w:space="0" w:color="auto"/>
        <w:left w:val="none" w:sz="0" w:space="0" w:color="auto"/>
        <w:bottom w:val="none" w:sz="0" w:space="0" w:color="auto"/>
        <w:right w:val="none" w:sz="0" w:space="0" w:color="auto"/>
      </w:divBdr>
    </w:div>
    <w:div w:id="890532641">
      <w:marLeft w:val="640"/>
      <w:marRight w:val="0"/>
      <w:marTop w:val="0"/>
      <w:marBottom w:val="0"/>
      <w:divBdr>
        <w:top w:val="none" w:sz="0" w:space="0" w:color="auto"/>
        <w:left w:val="none" w:sz="0" w:space="0" w:color="auto"/>
        <w:bottom w:val="none" w:sz="0" w:space="0" w:color="auto"/>
        <w:right w:val="none" w:sz="0" w:space="0" w:color="auto"/>
      </w:divBdr>
    </w:div>
    <w:div w:id="890581529">
      <w:marLeft w:val="640"/>
      <w:marRight w:val="0"/>
      <w:marTop w:val="0"/>
      <w:marBottom w:val="0"/>
      <w:divBdr>
        <w:top w:val="none" w:sz="0" w:space="0" w:color="auto"/>
        <w:left w:val="none" w:sz="0" w:space="0" w:color="auto"/>
        <w:bottom w:val="none" w:sz="0" w:space="0" w:color="auto"/>
        <w:right w:val="none" w:sz="0" w:space="0" w:color="auto"/>
      </w:divBdr>
    </w:div>
    <w:div w:id="890582297">
      <w:marLeft w:val="640"/>
      <w:marRight w:val="0"/>
      <w:marTop w:val="0"/>
      <w:marBottom w:val="0"/>
      <w:divBdr>
        <w:top w:val="none" w:sz="0" w:space="0" w:color="auto"/>
        <w:left w:val="none" w:sz="0" w:space="0" w:color="auto"/>
        <w:bottom w:val="none" w:sz="0" w:space="0" w:color="auto"/>
        <w:right w:val="none" w:sz="0" w:space="0" w:color="auto"/>
      </w:divBdr>
    </w:div>
    <w:div w:id="890652730">
      <w:marLeft w:val="640"/>
      <w:marRight w:val="0"/>
      <w:marTop w:val="0"/>
      <w:marBottom w:val="0"/>
      <w:divBdr>
        <w:top w:val="none" w:sz="0" w:space="0" w:color="auto"/>
        <w:left w:val="none" w:sz="0" w:space="0" w:color="auto"/>
        <w:bottom w:val="none" w:sz="0" w:space="0" w:color="auto"/>
        <w:right w:val="none" w:sz="0" w:space="0" w:color="auto"/>
      </w:divBdr>
    </w:div>
    <w:div w:id="890726633">
      <w:marLeft w:val="640"/>
      <w:marRight w:val="0"/>
      <w:marTop w:val="0"/>
      <w:marBottom w:val="0"/>
      <w:divBdr>
        <w:top w:val="none" w:sz="0" w:space="0" w:color="auto"/>
        <w:left w:val="none" w:sz="0" w:space="0" w:color="auto"/>
        <w:bottom w:val="none" w:sz="0" w:space="0" w:color="auto"/>
        <w:right w:val="none" w:sz="0" w:space="0" w:color="auto"/>
      </w:divBdr>
    </w:div>
    <w:div w:id="890771217">
      <w:marLeft w:val="640"/>
      <w:marRight w:val="0"/>
      <w:marTop w:val="0"/>
      <w:marBottom w:val="0"/>
      <w:divBdr>
        <w:top w:val="none" w:sz="0" w:space="0" w:color="auto"/>
        <w:left w:val="none" w:sz="0" w:space="0" w:color="auto"/>
        <w:bottom w:val="none" w:sz="0" w:space="0" w:color="auto"/>
        <w:right w:val="none" w:sz="0" w:space="0" w:color="auto"/>
      </w:divBdr>
    </w:div>
    <w:div w:id="890843802">
      <w:marLeft w:val="640"/>
      <w:marRight w:val="0"/>
      <w:marTop w:val="0"/>
      <w:marBottom w:val="0"/>
      <w:divBdr>
        <w:top w:val="none" w:sz="0" w:space="0" w:color="auto"/>
        <w:left w:val="none" w:sz="0" w:space="0" w:color="auto"/>
        <w:bottom w:val="none" w:sz="0" w:space="0" w:color="auto"/>
        <w:right w:val="none" w:sz="0" w:space="0" w:color="auto"/>
      </w:divBdr>
    </w:div>
    <w:div w:id="890851408">
      <w:marLeft w:val="640"/>
      <w:marRight w:val="0"/>
      <w:marTop w:val="0"/>
      <w:marBottom w:val="0"/>
      <w:divBdr>
        <w:top w:val="none" w:sz="0" w:space="0" w:color="auto"/>
        <w:left w:val="none" w:sz="0" w:space="0" w:color="auto"/>
        <w:bottom w:val="none" w:sz="0" w:space="0" w:color="auto"/>
        <w:right w:val="none" w:sz="0" w:space="0" w:color="auto"/>
      </w:divBdr>
    </w:div>
    <w:div w:id="890921177">
      <w:marLeft w:val="640"/>
      <w:marRight w:val="0"/>
      <w:marTop w:val="0"/>
      <w:marBottom w:val="0"/>
      <w:divBdr>
        <w:top w:val="none" w:sz="0" w:space="0" w:color="auto"/>
        <w:left w:val="none" w:sz="0" w:space="0" w:color="auto"/>
        <w:bottom w:val="none" w:sz="0" w:space="0" w:color="auto"/>
        <w:right w:val="none" w:sz="0" w:space="0" w:color="auto"/>
      </w:divBdr>
    </w:div>
    <w:div w:id="890968988">
      <w:marLeft w:val="640"/>
      <w:marRight w:val="0"/>
      <w:marTop w:val="0"/>
      <w:marBottom w:val="0"/>
      <w:divBdr>
        <w:top w:val="none" w:sz="0" w:space="0" w:color="auto"/>
        <w:left w:val="none" w:sz="0" w:space="0" w:color="auto"/>
        <w:bottom w:val="none" w:sz="0" w:space="0" w:color="auto"/>
        <w:right w:val="none" w:sz="0" w:space="0" w:color="auto"/>
      </w:divBdr>
    </w:div>
    <w:div w:id="891037455">
      <w:marLeft w:val="640"/>
      <w:marRight w:val="0"/>
      <w:marTop w:val="0"/>
      <w:marBottom w:val="0"/>
      <w:divBdr>
        <w:top w:val="none" w:sz="0" w:space="0" w:color="auto"/>
        <w:left w:val="none" w:sz="0" w:space="0" w:color="auto"/>
        <w:bottom w:val="none" w:sz="0" w:space="0" w:color="auto"/>
        <w:right w:val="none" w:sz="0" w:space="0" w:color="auto"/>
      </w:divBdr>
    </w:div>
    <w:div w:id="891120141">
      <w:marLeft w:val="640"/>
      <w:marRight w:val="0"/>
      <w:marTop w:val="0"/>
      <w:marBottom w:val="0"/>
      <w:divBdr>
        <w:top w:val="none" w:sz="0" w:space="0" w:color="auto"/>
        <w:left w:val="none" w:sz="0" w:space="0" w:color="auto"/>
        <w:bottom w:val="none" w:sz="0" w:space="0" w:color="auto"/>
        <w:right w:val="none" w:sz="0" w:space="0" w:color="auto"/>
      </w:divBdr>
    </w:div>
    <w:div w:id="891162669">
      <w:marLeft w:val="640"/>
      <w:marRight w:val="0"/>
      <w:marTop w:val="0"/>
      <w:marBottom w:val="0"/>
      <w:divBdr>
        <w:top w:val="none" w:sz="0" w:space="0" w:color="auto"/>
        <w:left w:val="none" w:sz="0" w:space="0" w:color="auto"/>
        <w:bottom w:val="none" w:sz="0" w:space="0" w:color="auto"/>
        <w:right w:val="none" w:sz="0" w:space="0" w:color="auto"/>
      </w:divBdr>
    </w:div>
    <w:div w:id="891162869">
      <w:marLeft w:val="640"/>
      <w:marRight w:val="0"/>
      <w:marTop w:val="0"/>
      <w:marBottom w:val="0"/>
      <w:divBdr>
        <w:top w:val="none" w:sz="0" w:space="0" w:color="auto"/>
        <w:left w:val="none" w:sz="0" w:space="0" w:color="auto"/>
        <w:bottom w:val="none" w:sz="0" w:space="0" w:color="auto"/>
        <w:right w:val="none" w:sz="0" w:space="0" w:color="auto"/>
      </w:divBdr>
    </w:div>
    <w:div w:id="891235246">
      <w:marLeft w:val="640"/>
      <w:marRight w:val="0"/>
      <w:marTop w:val="0"/>
      <w:marBottom w:val="0"/>
      <w:divBdr>
        <w:top w:val="none" w:sz="0" w:space="0" w:color="auto"/>
        <w:left w:val="none" w:sz="0" w:space="0" w:color="auto"/>
        <w:bottom w:val="none" w:sz="0" w:space="0" w:color="auto"/>
        <w:right w:val="none" w:sz="0" w:space="0" w:color="auto"/>
      </w:divBdr>
    </w:div>
    <w:div w:id="891355491">
      <w:marLeft w:val="640"/>
      <w:marRight w:val="0"/>
      <w:marTop w:val="0"/>
      <w:marBottom w:val="0"/>
      <w:divBdr>
        <w:top w:val="none" w:sz="0" w:space="0" w:color="auto"/>
        <w:left w:val="none" w:sz="0" w:space="0" w:color="auto"/>
        <w:bottom w:val="none" w:sz="0" w:space="0" w:color="auto"/>
        <w:right w:val="none" w:sz="0" w:space="0" w:color="auto"/>
      </w:divBdr>
    </w:div>
    <w:div w:id="891355557">
      <w:marLeft w:val="640"/>
      <w:marRight w:val="0"/>
      <w:marTop w:val="0"/>
      <w:marBottom w:val="0"/>
      <w:divBdr>
        <w:top w:val="none" w:sz="0" w:space="0" w:color="auto"/>
        <w:left w:val="none" w:sz="0" w:space="0" w:color="auto"/>
        <w:bottom w:val="none" w:sz="0" w:space="0" w:color="auto"/>
        <w:right w:val="none" w:sz="0" w:space="0" w:color="auto"/>
      </w:divBdr>
    </w:div>
    <w:div w:id="891426446">
      <w:marLeft w:val="640"/>
      <w:marRight w:val="0"/>
      <w:marTop w:val="0"/>
      <w:marBottom w:val="0"/>
      <w:divBdr>
        <w:top w:val="none" w:sz="0" w:space="0" w:color="auto"/>
        <w:left w:val="none" w:sz="0" w:space="0" w:color="auto"/>
        <w:bottom w:val="none" w:sz="0" w:space="0" w:color="auto"/>
        <w:right w:val="none" w:sz="0" w:space="0" w:color="auto"/>
      </w:divBdr>
    </w:div>
    <w:div w:id="891427608">
      <w:marLeft w:val="640"/>
      <w:marRight w:val="0"/>
      <w:marTop w:val="0"/>
      <w:marBottom w:val="0"/>
      <w:divBdr>
        <w:top w:val="none" w:sz="0" w:space="0" w:color="auto"/>
        <w:left w:val="none" w:sz="0" w:space="0" w:color="auto"/>
        <w:bottom w:val="none" w:sz="0" w:space="0" w:color="auto"/>
        <w:right w:val="none" w:sz="0" w:space="0" w:color="auto"/>
      </w:divBdr>
    </w:div>
    <w:div w:id="891575000">
      <w:marLeft w:val="640"/>
      <w:marRight w:val="0"/>
      <w:marTop w:val="0"/>
      <w:marBottom w:val="0"/>
      <w:divBdr>
        <w:top w:val="none" w:sz="0" w:space="0" w:color="auto"/>
        <w:left w:val="none" w:sz="0" w:space="0" w:color="auto"/>
        <w:bottom w:val="none" w:sz="0" w:space="0" w:color="auto"/>
        <w:right w:val="none" w:sz="0" w:space="0" w:color="auto"/>
      </w:divBdr>
    </w:div>
    <w:div w:id="891578062">
      <w:marLeft w:val="640"/>
      <w:marRight w:val="0"/>
      <w:marTop w:val="0"/>
      <w:marBottom w:val="0"/>
      <w:divBdr>
        <w:top w:val="none" w:sz="0" w:space="0" w:color="auto"/>
        <w:left w:val="none" w:sz="0" w:space="0" w:color="auto"/>
        <w:bottom w:val="none" w:sz="0" w:space="0" w:color="auto"/>
        <w:right w:val="none" w:sz="0" w:space="0" w:color="auto"/>
      </w:divBdr>
    </w:div>
    <w:div w:id="891581433">
      <w:marLeft w:val="640"/>
      <w:marRight w:val="0"/>
      <w:marTop w:val="0"/>
      <w:marBottom w:val="0"/>
      <w:divBdr>
        <w:top w:val="none" w:sz="0" w:space="0" w:color="auto"/>
        <w:left w:val="none" w:sz="0" w:space="0" w:color="auto"/>
        <w:bottom w:val="none" w:sz="0" w:space="0" w:color="auto"/>
        <w:right w:val="none" w:sz="0" w:space="0" w:color="auto"/>
      </w:divBdr>
    </w:div>
    <w:div w:id="891621171">
      <w:marLeft w:val="640"/>
      <w:marRight w:val="0"/>
      <w:marTop w:val="0"/>
      <w:marBottom w:val="0"/>
      <w:divBdr>
        <w:top w:val="none" w:sz="0" w:space="0" w:color="auto"/>
        <w:left w:val="none" w:sz="0" w:space="0" w:color="auto"/>
        <w:bottom w:val="none" w:sz="0" w:space="0" w:color="auto"/>
        <w:right w:val="none" w:sz="0" w:space="0" w:color="auto"/>
      </w:divBdr>
    </w:div>
    <w:div w:id="891773342">
      <w:marLeft w:val="640"/>
      <w:marRight w:val="0"/>
      <w:marTop w:val="0"/>
      <w:marBottom w:val="0"/>
      <w:divBdr>
        <w:top w:val="none" w:sz="0" w:space="0" w:color="auto"/>
        <w:left w:val="none" w:sz="0" w:space="0" w:color="auto"/>
        <w:bottom w:val="none" w:sz="0" w:space="0" w:color="auto"/>
        <w:right w:val="none" w:sz="0" w:space="0" w:color="auto"/>
      </w:divBdr>
    </w:div>
    <w:div w:id="891773524">
      <w:marLeft w:val="640"/>
      <w:marRight w:val="0"/>
      <w:marTop w:val="0"/>
      <w:marBottom w:val="0"/>
      <w:divBdr>
        <w:top w:val="none" w:sz="0" w:space="0" w:color="auto"/>
        <w:left w:val="none" w:sz="0" w:space="0" w:color="auto"/>
        <w:bottom w:val="none" w:sz="0" w:space="0" w:color="auto"/>
        <w:right w:val="none" w:sz="0" w:space="0" w:color="auto"/>
      </w:divBdr>
    </w:div>
    <w:div w:id="891774755">
      <w:marLeft w:val="640"/>
      <w:marRight w:val="0"/>
      <w:marTop w:val="0"/>
      <w:marBottom w:val="0"/>
      <w:divBdr>
        <w:top w:val="none" w:sz="0" w:space="0" w:color="auto"/>
        <w:left w:val="none" w:sz="0" w:space="0" w:color="auto"/>
        <w:bottom w:val="none" w:sz="0" w:space="0" w:color="auto"/>
        <w:right w:val="none" w:sz="0" w:space="0" w:color="auto"/>
      </w:divBdr>
    </w:div>
    <w:div w:id="891960091">
      <w:marLeft w:val="640"/>
      <w:marRight w:val="0"/>
      <w:marTop w:val="0"/>
      <w:marBottom w:val="0"/>
      <w:divBdr>
        <w:top w:val="none" w:sz="0" w:space="0" w:color="auto"/>
        <w:left w:val="none" w:sz="0" w:space="0" w:color="auto"/>
        <w:bottom w:val="none" w:sz="0" w:space="0" w:color="auto"/>
        <w:right w:val="none" w:sz="0" w:space="0" w:color="auto"/>
      </w:divBdr>
    </w:div>
    <w:div w:id="892039264">
      <w:marLeft w:val="640"/>
      <w:marRight w:val="0"/>
      <w:marTop w:val="0"/>
      <w:marBottom w:val="0"/>
      <w:divBdr>
        <w:top w:val="none" w:sz="0" w:space="0" w:color="auto"/>
        <w:left w:val="none" w:sz="0" w:space="0" w:color="auto"/>
        <w:bottom w:val="none" w:sz="0" w:space="0" w:color="auto"/>
        <w:right w:val="none" w:sz="0" w:space="0" w:color="auto"/>
      </w:divBdr>
    </w:div>
    <w:div w:id="892043175">
      <w:marLeft w:val="640"/>
      <w:marRight w:val="0"/>
      <w:marTop w:val="0"/>
      <w:marBottom w:val="0"/>
      <w:divBdr>
        <w:top w:val="none" w:sz="0" w:space="0" w:color="auto"/>
        <w:left w:val="none" w:sz="0" w:space="0" w:color="auto"/>
        <w:bottom w:val="none" w:sz="0" w:space="0" w:color="auto"/>
        <w:right w:val="none" w:sz="0" w:space="0" w:color="auto"/>
      </w:divBdr>
    </w:div>
    <w:div w:id="892085096">
      <w:marLeft w:val="640"/>
      <w:marRight w:val="0"/>
      <w:marTop w:val="0"/>
      <w:marBottom w:val="0"/>
      <w:divBdr>
        <w:top w:val="none" w:sz="0" w:space="0" w:color="auto"/>
        <w:left w:val="none" w:sz="0" w:space="0" w:color="auto"/>
        <w:bottom w:val="none" w:sz="0" w:space="0" w:color="auto"/>
        <w:right w:val="none" w:sz="0" w:space="0" w:color="auto"/>
      </w:divBdr>
    </w:div>
    <w:div w:id="892154795">
      <w:marLeft w:val="640"/>
      <w:marRight w:val="0"/>
      <w:marTop w:val="0"/>
      <w:marBottom w:val="0"/>
      <w:divBdr>
        <w:top w:val="none" w:sz="0" w:space="0" w:color="auto"/>
        <w:left w:val="none" w:sz="0" w:space="0" w:color="auto"/>
        <w:bottom w:val="none" w:sz="0" w:space="0" w:color="auto"/>
        <w:right w:val="none" w:sz="0" w:space="0" w:color="auto"/>
      </w:divBdr>
    </w:div>
    <w:div w:id="892232583">
      <w:marLeft w:val="640"/>
      <w:marRight w:val="0"/>
      <w:marTop w:val="0"/>
      <w:marBottom w:val="0"/>
      <w:divBdr>
        <w:top w:val="none" w:sz="0" w:space="0" w:color="auto"/>
        <w:left w:val="none" w:sz="0" w:space="0" w:color="auto"/>
        <w:bottom w:val="none" w:sz="0" w:space="0" w:color="auto"/>
        <w:right w:val="none" w:sz="0" w:space="0" w:color="auto"/>
      </w:divBdr>
    </w:div>
    <w:div w:id="892346654">
      <w:marLeft w:val="640"/>
      <w:marRight w:val="0"/>
      <w:marTop w:val="0"/>
      <w:marBottom w:val="0"/>
      <w:divBdr>
        <w:top w:val="none" w:sz="0" w:space="0" w:color="auto"/>
        <w:left w:val="none" w:sz="0" w:space="0" w:color="auto"/>
        <w:bottom w:val="none" w:sz="0" w:space="0" w:color="auto"/>
        <w:right w:val="none" w:sz="0" w:space="0" w:color="auto"/>
      </w:divBdr>
    </w:div>
    <w:div w:id="892424266">
      <w:marLeft w:val="640"/>
      <w:marRight w:val="0"/>
      <w:marTop w:val="0"/>
      <w:marBottom w:val="0"/>
      <w:divBdr>
        <w:top w:val="none" w:sz="0" w:space="0" w:color="auto"/>
        <w:left w:val="none" w:sz="0" w:space="0" w:color="auto"/>
        <w:bottom w:val="none" w:sz="0" w:space="0" w:color="auto"/>
        <w:right w:val="none" w:sz="0" w:space="0" w:color="auto"/>
      </w:divBdr>
    </w:div>
    <w:div w:id="892469441">
      <w:marLeft w:val="640"/>
      <w:marRight w:val="0"/>
      <w:marTop w:val="0"/>
      <w:marBottom w:val="0"/>
      <w:divBdr>
        <w:top w:val="none" w:sz="0" w:space="0" w:color="auto"/>
        <w:left w:val="none" w:sz="0" w:space="0" w:color="auto"/>
        <w:bottom w:val="none" w:sz="0" w:space="0" w:color="auto"/>
        <w:right w:val="none" w:sz="0" w:space="0" w:color="auto"/>
      </w:divBdr>
    </w:div>
    <w:div w:id="892810952">
      <w:marLeft w:val="640"/>
      <w:marRight w:val="0"/>
      <w:marTop w:val="0"/>
      <w:marBottom w:val="0"/>
      <w:divBdr>
        <w:top w:val="none" w:sz="0" w:space="0" w:color="auto"/>
        <w:left w:val="none" w:sz="0" w:space="0" w:color="auto"/>
        <w:bottom w:val="none" w:sz="0" w:space="0" w:color="auto"/>
        <w:right w:val="none" w:sz="0" w:space="0" w:color="auto"/>
      </w:divBdr>
    </w:div>
    <w:div w:id="892889021">
      <w:marLeft w:val="640"/>
      <w:marRight w:val="0"/>
      <w:marTop w:val="0"/>
      <w:marBottom w:val="0"/>
      <w:divBdr>
        <w:top w:val="none" w:sz="0" w:space="0" w:color="auto"/>
        <w:left w:val="none" w:sz="0" w:space="0" w:color="auto"/>
        <w:bottom w:val="none" w:sz="0" w:space="0" w:color="auto"/>
        <w:right w:val="none" w:sz="0" w:space="0" w:color="auto"/>
      </w:divBdr>
    </w:div>
    <w:div w:id="893001971">
      <w:marLeft w:val="640"/>
      <w:marRight w:val="0"/>
      <w:marTop w:val="0"/>
      <w:marBottom w:val="0"/>
      <w:divBdr>
        <w:top w:val="none" w:sz="0" w:space="0" w:color="auto"/>
        <w:left w:val="none" w:sz="0" w:space="0" w:color="auto"/>
        <w:bottom w:val="none" w:sz="0" w:space="0" w:color="auto"/>
        <w:right w:val="none" w:sz="0" w:space="0" w:color="auto"/>
      </w:divBdr>
    </w:div>
    <w:div w:id="893004504">
      <w:marLeft w:val="640"/>
      <w:marRight w:val="0"/>
      <w:marTop w:val="0"/>
      <w:marBottom w:val="0"/>
      <w:divBdr>
        <w:top w:val="none" w:sz="0" w:space="0" w:color="auto"/>
        <w:left w:val="none" w:sz="0" w:space="0" w:color="auto"/>
        <w:bottom w:val="none" w:sz="0" w:space="0" w:color="auto"/>
        <w:right w:val="none" w:sz="0" w:space="0" w:color="auto"/>
      </w:divBdr>
    </w:div>
    <w:div w:id="893004523">
      <w:marLeft w:val="640"/>
      <w:marRight w:val="0"/>
      <w:marTop w:val="0"/>
      <w:marBottom w:val="0"/>
      <w:divBdr>
        <w:top w:val="none" w:sz="0" w:space="0" w:color="auto"/>
        <w:left w:val="none" w:sz="0" w:space="0" w:color="auto"/>
        <w:bottom w:val="none" w:sz="0" w:space="0" w:color="auto"/>
        <w:right w:val="none" w:sz="0" w:space="0" w:color="auto"/>
      </w:divBdr>
    </w:div>
    <w:div w:id="893005891">
      <w:marLeft w:val="640"/>
      <w:marRight w:val="0"/>
      <w:marTop w:val="0"/>
      <w:marBottom w:val="0"/>
      <w:divBdr>
        <w:top w:val="none" w:sz="0" w:space="0" w:color="auto"/>
        <w:left w:val="none" w:sz="0" w:space="0" w:color="auto"/>
        <w:bottom w:val="none" w:sz="0" w:space="0" w:color="auto"/>
        <w:right w:val="none" w:sz="0" w:space="0" w:color="auto"/>
      </w:divBdr>
    </w:div>
    <w:div w:id="893009293">
      <w:marLeft w:val="640"/>
      <w:marRight w:val="0"/>
      <w:marTop w:val="0"/>
      <w:marBottom w:val="0"/>
      <w:divBdr>
        <w:top w:val="none" w:sz="0" w:space="0" w:color="auto"/>
        <w:left w:val="none" w:sz="0" w:space="0" w:color="auto"/>
        <w:bottom w:val="none" w:sz="0" w:space="0" w:color="auto"/>
        <w:right w:val="none" w:sz="0" w:space="0" w:color="auto"/>
      </w:divBdr>
    </w:div>
    <w:div w:id="893078043">
      <w:marLeft w:val="640"/>
      <w:marRight w:val="0"/>
      <w:marTop w:val="0"/>
      <w:marBottom w:val="0"/>
      <w:divBdr>
        <w:top w:val="none" w:sz="0" w:space="0" w:color="auto"/>
        <w:left w:val="none" w:sz="0" w:space="0" w:color="auto"/>
        <w:bottom w:val="none" w:sz="0" w:space="0" w:color="auto"/>
        <w:right w:val="none" w:sz="0" w:space="0" w:color="auto"/>
      </w:divBdr>
    </w:div>
    <w:div w:id="893154275">
      <w:marLeft w:val="640"/>
      <w:marRight w:val="0"/>
      <w:marTop w:val="0"/>
      <w:marBottom w:val="0"/>
      <w:divBdr>
        <w:top w:val="none" w:sz="0" w:space="0" w:color="auto"/>
        <w:left w:val="none" w:sz="0" w:space="0" w:color="auto"/>
        <w:bottom w:val="none" w:sz="0" w:space="0" w:color="auto"/>
        <w:right w:val="none" w:sz="0" w:space="0" w:color="auto"/>
      </w:divBdr>
    </w:div>
    <w:div w:id="893155341">
      <w:marLeft w:val="640"/>
      <w:marRight w:val="0"/>
      <w:marTop w:val="0"/>
      <w:marBottom w:val="0"/>
      <w:divBdr>
        <w:top w:val="none" w:sz="0" w:space="0" w:color="auto"/>
        <w:left w:val="none" w:sz="0" w:space="0" w:color="auto"/>
        <w:bottom w:val="none" w:sz="0" w:space="0" w:color="auto"/>
        <w:right w:val="none" w:sz="0" w:space="0" w:color="auto"/>
      </w:divBdr>
    </w:div>
    <w:div w:id="893199767">
      <w:marLeft w:val="640"/>
      <w:marRight w:val="0"/>
      <w:marTop w:val="0"/>
      <w:marBottom w:val="0"/>
      <w:divBdr>
        <w:top w:val="none" w:sz="0" w:space="0" w:color="auto"/>
        <w:left w:val="none" w:sz="0" w:space="0" w:color="auto"/>
        <w:bottom w:val="none" w:sz="0" w:space="0" w:color="auto"/>
        <w:right w:val="none" w:sz="0" w:space="0" w:color="auto"/>
      </w:divBdr>
    </w:div>
    <w:div w:id="893199934">
      <w:marLeft w:val="640"/>
      <w:marRight w:val="0"/>
      <w:marTop w:val="0"/>
      <w:marBottom w:val="0"/>
      <w:divBdr>
        <w:top w:val="none" w:sz="0" w:space="0" w:color="auto"/>
        <w:left w:val="none" w:sz="0" w:space="0" w:color="auto"/>
        <w:bottom w:val="none" w:sz="0" w:space="0" w:color="auto"/>
        <w:right w:val="none" w:sz="0" w:space="0" w:color="auto"/>
      </w:divBdr>
    </w:div>
    <w:div w:id="893273921">
      <w:marLeft w:val="640"/>
      <w:marRight w:val="0"/>
      <w:marTop w:val="0"/>
      <w:marBottom w:val="0"/>
      <w:divBdr>
        <w:top w:val="none" w:sz="0" w:space="0" w:color="auto"/>
        <w:left w:val="none" w:sz="0" w:space="0" w:color="auto"/>
        <w:bottom w:val="none" w:sz="0" w:space="0" w:color="auto"/>
        <w:right w:val="none" w:sz="0" w:space="0" w:color="auto"/>
      </w:divBdr>
    </w:div>
    <w:div w:id="893274481">
      <w:marLeft w:val="640"/>
      <w:marRight w:val="0"/>
      <w:marTop w:val="0"/>
      <w:marBottom w:val="0"/>
      <w:divBdr>
        <w:top w:val="none" w:sz="0" w:space="0" w:color="auto"/>
        <w:left w:val="none" w:sz="0" w:space="0" w:color="auto"/>
        <w:bottom w:val="none" w:sz="0" w:space="0" w:color="auto"/>
        <w:right w:val="none" w:sz="0" w:space="0" w:color="auto"/>
      </w:divBdr>
    </w:div>
    <w:div w:id="893345421">
      <w:marLeft w:val="640"/>
      <w:marRight w:val="0"/>
      <w:marTop w:val="0"/>
      <w:marBottom w:val="0"/>
      <w:divBdr>
        <w:top w:val="none" w:sz="0" w:space="0" w:color="auto"/>
        <w:left w:val="none" w:sz="0" w:space="0" w:color="auto"/>
        <w:bottom w:val="none" w:sz="0" w:space="0" w:color="auto"/>
        <w:right w:val="none" w:sz="0" w:space="0" w:color="auto"/>
      </w:divBdr>
    </w:div>
    <w:div w:id="893388726">
      <w:marLeft w:val="640"/>
      <w:marRight w:val="0"/>
      <w:marTop w:val="0"/>
      <w:marBottom w:val="0"/>
      <w:divBdr>
        <w:top w:val="none" w:sz="0" w:space="0" w:color="auto"/>
        <w:left w:val="none" w:sz="0" w:space="0" w:color="auto"/>
        <w:bottom w:val="none" w:sz="0" w:space="0" w:color="auto"/>
        <w:right w:val="none" w:sz="0" w:space="0" w:color="auto"/>
      </w:divBdr>
    </w:div>
    <w:div w:id="893469669">
      <w:marLeft w:val="640"/>
      <w:marRight w:val="0"/>
      <w:marTop w:val="0"/>
      <w:marBottom w:val="0"/>
      <w:divBdr>
        <w:top w:val="none" w:sz="0" w:space="0" w:color="auto"/>
        <w:left w:val="none" w:sz="0" w:space="0" w:color="auto"/>
        <w:bottom w:val="none" w:sz="0" w:space="0" w:color="auto"/>
        <w:right w:val="none" w:sz="0" w:space="0" w:color="auto"/>
      </w:divBdr>
    </w:div>
    <w:div w:id="893541555">
      <w:marLeft w:val="640"/>
      <w:marRight w:val="0"/>
      <w:marTop w:val="0"/>
      <w:marBottom w:val="0"/>
      <w:divBdr>
        <w:top w:val="none" w:sz="0" w:space="0" w:color="auto"/>
        <w:left w:val="none" w:sz="0" w:space="0" w:color="auto"/>
        <w:bottom w:val="none" w:sz="0" w:space="0" w:color="auto"/>
        <w:right w:val="none" w:sz="0" w:space="0" w:color="auto"/>
      </w:divBdr>
    </w:div>
    <w:div w:id="893541722">
      <w:marLeft w:val="640"/>
      <w:marRight w:val="0"/>
      <w:marTop w:val="0"/>
      <w:marBottom w:val="0"/>
      <w:divBdr>
        <w:top w:val="none" w:sz="0" w:space="0" w:color="auto"/>
        <w:left w:val="none" w:sz="0" w:space="0" w:color="auto"/>
        <w:bottom w:val="none" w:sz="0" w:space="0" w:color="auto"/>
        <w:right w:val="none" w:sz="0" w:space="0" w:color="auto"/>
      </w:divBdr>
    </w:div>
    <w:div w:id="893545744">
      <w:marLeft w:val="640"/>
      <w:marRight w:val="0"/>
      <w:marTop w:val="0"/>
      <w:marBottom w:val="0"/>
      <w:divBdr>
        <w:top w:val="none" w:sz="0" w:space="0" w:color="auto"/>
        <w:left w:val="none" w:sz="0" w:space="0" w:color="auto"/>
        <w:bottom w:val="none" w:sz="0" w:space="0" w:color="auto"/>
        <w:right w:val="none" w:sz="0" w:space="0" w:color="auto"/>
      </w:divBdr>
    </w:div>
    <w:div w:id="893590156">
      <w:marLeft w:val="640"/>
      <w:marRight w:val="0"/>
      <w:marTop w:val="0"/>
      <w:marBottom w:val="0"/>
      <w:divBdr>
        <w:top w:val="none" w:sz="0" w:space="0" w:color="auto"/>
        <w:left w:val="none" w:sz="0" w:space="0" w:color="auto"/>
        <w:bottom w:val="none" w:sz="0" w:space="0" w:color="auto"/>
        <w:right w:val="none" w:sz="0" w:space="0" w:color="auto"/>
      </w:divBdr>
    </w:div>
    <w:div w:id="893614949">
      <w:marLeft w:val="640"/>
      <w:marRight w:val="0"/>
      <w:marTop w:val="0"/>
      <w:marBottom w:val="0"/>
      <w:divBdr>
        <w:top w:val="none" w:sz="0" w:space="0" w:color="auto"/>
        <w:left w:val="none" w:sz="0" w:space="0" w:color="auto"/>
        <w:bottom w:val="none" w:sz="0" w:space="0" w:color="auto"/>
        <w:right w:val="none" w:sz="0" w:space="0" w:color="auto"/>
      </w:divBdr>
    </w:div>
    <w:div w:id="893781567">
      <w:marLeft w:val="640"/>
      <w:marRight w:val="0"/>
      <w:marTop w:val="0"/>
      <w:marBottom w:val="0"/>
      <w:divBdr>
        <w:top w:val="none" w:sz="0" w:space="0" w:color="auto"/>
        <w:left w:val="none" w:sz="0" w:space="0" w:color="auto"/>
        <w:bottom w:val="none" w:sz="0" w:space="0" w:color="auto"/>
        <w:right w:val="none" w:sz="0" w:space="0" w:color="auto"/>
      </w:divBdr>
    </w:div>
    <w:div w:id="893782447">
      <w:marLeft w:val="640"/>
      <w:marRight w:val="0"/>
      <w:marTop w:val="0"/>
      <w:marBottom w:val="0"/>
      <w:divBdr>
        <w:top w:val="none" w:sz="0" w:space="0" w:color="auto"/>
        <w:left w:val="none" w:sz="0" w:space="0" w:color="auto"/>
        <w:bottom w:val="none" w:sz="0" w:space="0" w:color="auto"/>
        <w:right w:val="none" w:sz="0" w:space="0" w:color="auto"/>
      </w:divBdr>
    </w:div>
    <w:div w:id="893856999">
      <w:marLeft w:val="640"/>
      <w:marRight w:val="0"/>
      <w:marTop w:val="0"/>
      <w:marBottom w:val="0"/>
      <w:divBdr>
        <w:top w:val="none" w:sz="0" w:space="0" w:color="auto"/>
        <w:left w:val="none" w:sz="0" w:space="0" w:color="auto"/>
        <w:bottom w:val="none" w:sz="0" w:space="0" w:color="auto"/>
        <w:right w:val="none" w:sz="0" w:space="0" w:color="auto"/>
      </w:divBdr>
    </w:div>
    <w:div w:id="894003255">
      <w:marLeft w:val="640"/>
      <w:marRight w:val="0"/>
      <w:marTop w:val="0"/>
      <w:marBottom w:val="0"/>
      <w:divBdr>
        <w:top w:val="none" w:sz="0" w:space="0" w:color="auto"/>
        <w:left w:val="none" w:sz="0" w:space="0" w:color="auto"/>
        <w:bottom w:val="none" w:sz="0" w:space="0" w:color="auto"/>
        <w:right w:val="none" w:sz="0" w:space="0" w:color="auto"/>
      </w:divBdr>
    </w:div>
    <w:div w:id="894051964">
      <w:marLeft w:val="640"/>
      <w:marRight w:val="0"/>
      <w:marTop w:val="0"/>
      <w:marBottom w:val="0"/>
      <w:divBdr>
        <w:top w:val="none" w:sz="0" w:space="0" w:color="auto"/>
        <w:left w:val="none" w:sz="0" w:space="0" w:color="auto"/>
        <w:bottom w:val="none" w:sz="0" w:space="0" w:color="auto"/>
        <w:right w:val="none" w:sz="0" w:space="0" w:color="auto"/>
      </w:divBdr>
    </w:div>
    <w:div w:id="894122500">
      <w:marLeft w:val="640"/>
      <w:marRight w:val="0"/>
      <w:marTop w:val="0"/>
      <w:marBottom w:val="0"/>
      <w:divBdr>
        <w:top w:val="none" w:sz="0" w:space="0" w:color="auto"/>
        <w:left w:val="none" w:sz="0" w:space="0" w:color="auto"/>
        <w:bottom w:val="none" w:sz="0" w:space="0" w:color="auto"/>
        <w:right w:val="none" w:sz="0" w:space="0" w:color="auto"/>
      </w:divBdr>
    </w:div>
    <w:div w:id="894122707">
      <w:marLeft w:val="640"/>
      <w:marRight w:val="0"/>
      <w:marTop w:val="0"/>
      <w:marBottom w:val="0"/>
      <w:divBdr>
        <w:top w:val="none" w:sz="0" w:space="0" w:color="auto"/>
        <w:left w:val="none" w:sz="0" w:space="0" w:color="auto"/>
        <w:bottom w:val="none" w:sz="0" w:space="0" w:color="auto"/>
        <w:right w:val="none" w:sz="0" w:space="0" w:color="auto"/>
      </w:divBdr>
    </w:div>
    <w:div w:id="894124486">
      <w:marLeft w:val="640"/>
      <w:marRight w:val="0"/>
      <w:marTop w:val="0"/>
      <w:marBottom w:val="0"/>
      <w:divBdr>
        <w:top w:val="none" w:sz="0" w:space="0" w:color="auto"/>
        <w:left w:val="none" w:sz="0" w:space="0" w:color="auto"/>
        <w:bottom w:val="none" w:sz="0" w:space="0" w:color="auto"/>
        <w:right w:val="none" w:sz="0" w:space="0" w:color="auto"/>
      </w:divBdr>
    </w:div>
    <w:div w:id="894125346">
      <w:marLeft w:val="640"/>
      <w:marRight w:val="0"/>
      <w:marTop w:val="0"/>
      <w:marBottom w:val="0"/>
      <w:divBdr>
        <w:top w:val="none" w:sz="0" w:space="0" w:color="auto"/>
        <w:left w:val="none" w:sz="0" w:space="0" w:color="auto"/>
        <w:bottom w:val="none" w:sz="0" w:space="0" w:color="auto"/>
        <w:right w:val="none" w:sz="0" w:space="0" w:color="auto"/>
      </w:divBdr>
    </w:div>
    <w:div w:id="894125696">
      <w:marLeft w:val="640"/>
      <w:marRight w:val="0"/>
      <w:marTop w:val="0"/>
      <w:marBottom w:val="0"/>
      <w:divBdr>
        <w:top w:val="none" w:sz="0" w:space="0" w:color="auto"/>
        <w:left w:val="none" w:sz="0" w:space="0" w:color="auto"/>
        <w:bottom w:val="none" w:sz="0" w:space="0" w:color="auto"/>
        <w:right w:val="none" w:sz="0" w:space="0" w:color="auto"/>
      </w:divBdr>
    </w:div>
    <w:div w:id="894196554">
      <w:marLeft w:val="640"/>
      <w:marRight w:val="0"/>
      <w:marTop w:val="0"/>
      <w:marBottom w:val="0"/>
      <w:divBdr>
        <w:top w:val="none" w:sz="0" w:space="0" w:color="auto"/>
        <w:left w:val="none" w:sz="0" w:space="0" w:color="auto"/>
        <w:bottom w:val="none" w:sz="0" w:space="0" w:color="auto"/>
        <w:right w:val="none" w:sz="0" w:space="0" w:color="auto"/>
      </w:divBdr>
    </w:div>
    <w:div w:id="894240302">
      <w:marLeft w:val="640"/>
      <w:marRight w:val="0"/>
      <w:marTop w:val="0"/>
      <w:marBottom w:val="0"/>
      <w:divBdr>
        <w:top w:val="none" w:sz="0" w:space="0" w:color="auto"/>
        <w:left w:val="none" w:sz="0" w:space="0" w:color="auto"/>
        <w:bottom w:val="none" w:sz="0" w:space="0" w:color="auto"/>
        <w:right w:val="none" w:sz="0" w:space="0" w:color="auto"/>
      </w:divBdr>
    </w:div>
    <w:div w:id="894317925">
      <w:marLeft w:val="640"/>
      <w:marRight w:val="0"/>
      <w:marTop w:val="0"/>
      <w:marBottom w:val="0"/>
      <w:divBdr>
        <w:top w:val="none" w:sz="0" w:space="0" w:color="auto"/>
        <w:left w:val="none" w:sz="0" w:space="0" w:color="auto"/>
        <w:bottom w:val="none" w:sz="0" w:space="0" w:color="auto"/>
        <w:right w:val="none" w:sz="0" w:space="0" w:color="auto"/>
      </w:divBdr>
    </w:div>
    <w:div w:id="894318433">
      <w:marLeft w:val="640"/>
      <w:marRight w:val="0"/>
      <w:marTop w:val="0"/>
      <w:marBottom w:val="0"/>
      <w:divBdr>
        <w:top w:val="none" w:sz="0" w:space="0" w:color="auto"/>
        <w:left w:val="none" w:sz="0" w:space="0" w:color="auto"/>
        <w:bottom w:val="none" w:sz="0" w:space="0" w:color="auto"/>
        <w:right w:val="none" w:sz="0" w:space="0" w:color="auto"/>
      </w:divBdr>
    </w:div>
    <w:div w:id="894321260">
      <w:marLeft w:val="640"/>
      <w:marRight w:val="0"/>
      <w:marTop w:val="0"/>
      <w:marBottom w:val="0"/>
      <w:divBdr>
        <w:top w:val="none" w:sz="0" w:space="0" w:color="auto"/>
        <w:left w:val="none" w:sz="0" w:space="0" w:color="auto"/>
        <w:bottom w:val="none" w:sz="0" w:space="0" w:color="auto"/>
        <w:right w:val="none" w:sz="0" w:space="0" w:color="auto"/>
      </w:divBdr>
    </w:div>
    <w:div w:id="894436427">
      <w:marLeft w:val="640"/>
      <w:marRight w:val="0"/>
      <w:marTop w:val="0"/>
      <w:marBottom w:val="0"/>
      <w:divBdr>
        <w:top w:val="none" w:sz="0" w:space="0" w:color="auto"/>
        <w:left w:val="none" w:sz="0" w:space="0" w:color="auto"/>
        <w:bottom w:val="none" w:sz="0" w:space="0" w:color="auto"/>
        <w:right w:val="none" w:sz="0" w:space="0" w:color="auto"/>
      </w:divBdr>
    </w:div>
    <w:div w:id="894466528">
      <w:marLeft w:val="640"/>
      <w:marRight w:val="0"/>
      <w:marTop w:val="0"/>
      <w:marBottom w:val="0"/>
      <w:divBdr>
        <w:top w:val="none" w:sz="0" w:space="0" w:color="auto"/>
        <w:left w:val="none" w:sz="0" w:space="0" w:color="auto"/>
        <w:bottom w:val="none" w:sz="0" w:space="0" w:color="auto"/>
        <w:right w:val="none" w:sz="0" w:space="0" w:color="auto"/>
      </w:divBdr>
    </w:div>
    <w:div w:id="894514050">
      <w:marLeft w:val="640"/>
      <w:marRight w:val="0"/>
      <w:marTop w:val="0"/>
      <w:marBottom w:val="0"/>
      <w:divBdr>
        <w:top w:val="none" w:sz="0" w:space="0" w:color="auto"/>
        <w:left w:val="none" w:sz="0" w:space="0" w:color="auto"/>
        <w:bottom w:val="none" w:sz="0" w:space="0" w:color="auto"/>
        <w:right w:val="none" w:sz="0" w:space="0" w:color="auto"/>
      </w:divBdr>
    </w:div>
    <w:div w:id="894583792">
      <w:marLeft w:val="640"/>
      <w:marRight w:val="0"/>
      <w:marTop w:val="0"/>
      <w:marBottom w:val="0"/>
      <w:divBdr>
        <w:top w:val="none" w:sz="0" w:space="0" w:color="auto"/>
        <w:left w:val="none" w:sz="0" w:space="0" w:color="auto"/>
        <w:bottom w:val="none" w:sz="0" w:space="0" w:color="auto"/>
        <w:right w:val="none" w:sz="0" w:space="0" w:color="auto"/>
      </w:divBdr>
    </w:div>
    <w:div w:id="894701406">
      <w:marLeft w:val="640"/>
      <w:marRight w:val="0"/>
      <w:marTop w:val="0"/>
      <w:marBottom w:val="0"/>
      <w:divBdr>
        <w:top w:val="none" w:sz="0" w:space="0" w:color="auto"/>
        <w:left w:val="none" w:sz="0" w:space="0" w:color="auto"/>
        <w:bottom w:val="none" w:sz="0" w:space="0" w:color="auto"/>
        <w:right w:val="none" w:sz="0" w:space="0" w:color="auto"/>
      </w:divBdr>
    </w:div>
    <w:div w:id="894779196">
      <w:marLeft w:val="640"/>
      <w:marRight w:val="0"/>
      <w:marTop w:val="0"/>
      <w:marBottom w:val="0"/>
      <w:divBdr>
        <w:top w:val="none" w:sz="0" w:space="0" w:color="auto"/>
        <w:left w:val="none" w:sz="0" w:space="0" w:color="auto"/>
        <w:bottom w:val="none" w:sz="0" w:space="0" w:color="auto"/>
        <w:right w:val="none" w:sz="0" w:space="0" w:color="auto"/>
      </w:divBdr>
    </w:div>
    <w:div w:id="894780558">
      <w:marLeft w:val="640"/>
      <w:marRight w:val="0"/>
      <w:marTop w:val="0"/>
      <w:marBottom w:val="0"/>
      <w:divBdr>
        <w:top w:val="none" w:sz="0" w:space="0" w:color="auto"/>
        <w:left w:val="none" w:sz="0" w:space="0" w:color="auto"/>
        <w:bottom w:val="none" w:sz="0" w:space="0" w:color="auto"/>
        <w:right w:val="none" w:sz="0" w:space="0" w:color="auto"/>
      </w:divBdr>
    </w:div>
    <w:div w:id="894854984">
      <w:marLeft w:val="640"/>
      <w:marRight w:val="0"/>
      <w:marTop w:val="0"/>
      <w:marBottom w:val="0"/>
      <w:divBdr>
        <w:top w:val="none" w:sz="0" w:space="0" w:color="auto"/>
        <w:left w:val="none" w:sz="0" w:space="0" w:color="auto"/>
        <w:bottom w:val="none" w:sz="0" w:space="0" w:color="auto"/>
        <w:right w:val="none" w:sz="0" w:space="0" w:color="auto"/>
      </w:divBdr>
    </w:div>
    <w:div w:id="894895871">
      <w:marLeft w:val="640"/>
      <w:marRight w:val="0"/>
      <w:marTop w:val="0"/>
      <w:marBottom w:val="0"/>
      <w:divBdr>
        <w:top w:val="none" w:sz="0" w:space="0" w:color="auto"/>
        <w:left w:val="none" w:sz="0" w:space="0" w:color="auto"/>
        <w:bottom w:val="none" w:sz="0" w:space="0" w:color="auto"/>
        <w:right w:val="none" w:sz="0" w:space="0" w:color="auto"/>
      </w:divBdr>
    </w:div>
    <w:div w:id="894899506">
      <w:marLeft w:val="640"/>
      <w:marRight w:val="0"/>
      <w:marTop w:val="0"/>
      <w:marBottom w:val="0"/>
      <w:divBdr>
        <w:top w:val="none" w:sz="0" w:space="0" w:color="auto"/>
        <w:left w:val="none" w:sz="0" w:space="0" w:color="auto"/>
        <w:bottom w:val="none" w:sz="0" w:space="0" w:color="auto"/>
        <w:right w:val="none" w:sz="0" w:space="0" w:color="auto"/>
      </w:divBdr>
    </w:div>
    <w:div w:id="894924830">
      <w:marLeft w:val="640"/>
      <w:marRight w:val="0"/>
      <w:marTop w:val="0"/>
      <w:marBottom w:val="0"/>
      <w:divBdr>
        <w:top w:val="none" w:sz="0" w:space="0" w:color="auto"/>
        <w:left w:val="none" w:sz="0" w:space="0" w:color="auto"/>
        <w:bottom w:val="none" w:sz="0" w:space="0" w:color="auto"/>
        <w:right w:val="none" w:sz="0" w:space="0" w:color="auto"/>
      </w:divBdr>
    </w:div>
    <w:div w:id="894968664">
      <w:marLeft w:val="640"/>
      <w:marRight w:val="0"/>
      <w:marTop w:val="0"/>
      <w:marBottom w:val="0"/>
      <w:divBdr>
        <w:top w:val="none" w:sz="0" w:space="0" w:color="auto"/>
        <w:left w:val="none" w:sz="0" w:space="0" w:color="auto"/>
        <w:bottom w:val="none" w:sz="0" w:space="0" w:color="auto"/>
        <w:right w:val="none" w:sz="0" w:space="0" w:color="auto"/>
      </w:divBdr>
    </w:div>
    <w:div w:id="894970181">
      <w:marLeft w:val="640"/>
      <w:marRight w:val="0"/>
      <w:marTop w:val="0"/>
      <w:marBottom w:val="0"/>
      <w:divBdr>
        <w:top w:val="none" w:sz="0" w:space="0" w:color="auto"/>
        <w:left w:val="none" w:sz="0" w:space="0" w:color="auto"/>
        <w:bottom w:val="none" w:sz="0" w:space="0" w:color="auto"/>
        <w:right w:val="none" w:sz="0" w:space="0" w:color="auto"/>
      </w:divBdr>
    </w:div>
    <w:div w:id="895043678">
      <w:marLeft w:val="640"/>
      <w:marRight w:val="0"/>
      <w:marTop w:val="0"/>
      <w:marBottom w:val="0"/>
      <w:divBdr>
        <w:top w:val="none" w:sz="0" w:space="0" w:color="auto"/>
        <w:left w:val="none" w:sz="0" w:space="0" w:color="auto"/>
        <w:bottom w:val="none" w:sz="0" w:space="0" w:color="auto"/>
        <w:right w:val="none" w:sz="0" w:space="0" w:color="auto"/>
      </w:divBdr>
    </w:div>
    <w:div w:id="895045276">
      <w:marLeft w:val="640"/>
      <w:marRight w:val="0"/>
      <w:marTop w:val="0"/>
      <w:marBottom w:val="0"/>
      <w:divBdr>
        <w:top w:val="none" w:sz="0" w:space="0" w:color="auto"/>
        <w:left w:val="none" w:sz="0" w:space="0" w:color="auto"/>
        <w:bottom w:val="none" w:sz="0" w:space="0" w:color="auto"/>
        <w:right w:val="none" w:sz="0" w:space="0" w:color="auto"/>
      </w:divBdr>
    </w:div>
    <w:div w:id="895094076">
      <w:marLeft w:val="640"/>
      <w:marRight w:val="0"/>
      <w:marTop w:val="0"/>
      <w:marBottom w:val="0"/>
      <w:divBdr>
        <w:top w:val="none" w:sz="0" w:space="0" w:color="auto"/>
        <w:left w:val="none" w:sz="0" w:space="0" w:color="auto"/>
        <w:bottom w:val="none" w:sz="0" w:space="0" w:color="auto"/>
        <w:right w:val="none" w:sz="0" w:space="0" w:color="auto"/>
      </w:divBdr>
    </w:div>
    <w:div w:id="895119776">
      <w:marLeft w:val="640"/>
      <w:marRight w:val="0"/>
      <w:marTop w:val="0"/>
      <w:marBottom w:val="0"/>
      <w:divBdr>
        <w:top w:val="none" w:sz="0" w:space="0" w:color="auto"/>
        <w:left w:val="none" w:sz="0" w:space="0" w:color="auto"/>
        <w:bottom w:val="none" w:sz="0" w:space="0" w:color="auto"/>
        <w:right w:val="none" w:sz="0" w:space="0" w:color="auto"/>
      </w:divBdr>
    </w:div>
    <w:div w:id="895504124">
      <w:marLeft w:val="640"/>
      <w:marRight w:val="0"/>
      <w:marTop w:val="0"/>
      <w:marBottom w:val="0"/>
      <w:divBdr>
        <w:top w:val="none" w:sz="0" w:space="0" w:color="auto"/>
        <w:left w:val="none" w:sz="0" w:space="0" w:color="auto"/>
        <w:bottom w:val="none" w:sz="0" w:space="0" w:color="auto"/>
        <w:right w:val="none" w:sz="0" w:space="0" w:color="auto"/>
      </w:divBdr>
    </w:div>
    <w:div w:id="895505526">
      <w:marLeft w:val="640"/>
      <w:marRight w:val="0"/>
      <w:marTop w:val="0"/>
      <w:marBottom w:val="0"/>
      <w:divBdr>
        <w:top w:val="none" w:sz="0" w:space="0" w:color="auto"/>
        <w:left w:val="none" w:sz="0" w:space="0" w:color="auto"/>
        <w:bottom w:val="none" w:sz="0" w:space="0" w:color="auto"/>
        <w:right w:val="none" w:sz="0" w:space="0" w:color="auto"/>
      </w:divBdr>
    </w:div>
    <w:div w:id="895505980">
      <w:marLeft w:val="640"/>
      <w:marRight w:val="0"/>
      <w:marTop w:val="0"/>
      <w:marBottom w:val="0"/>
      <w:divBdr>
        <w:top w:val="none" w:sz="0" w:space="0" w:color="auto"/>
        <w:left w:val="none" w:sz="0" w:space="0" w:color="auto"/>
        <w:bottom w:val="none" w:sz="0" w:space="0" w:color="auto"/>
        <w:right w:val="none" w:sz="0" w:space="0" w:color="auto"/>
      </w:divBdr>
    </w:div>
    <w:div w:id="895513396">
      <w:marLeft w:val="640"/>
      <w:marRight w:val="0"/>
      <w:marTop w:val="0"/>
      <w:marBottom w:val="0"/>
      <w:divBdr>
        <w:top w:val="none" w:sz="0" w:space="0" w:color="auto"/>
        <w:left w:val="none" w:sz="0" w:space="0" w:color="auto"/>
        <w:bottom w:val="none" w:sz="0" w:space="0" w:color="auto"/>
        <w:right w:val="none" w:sz="0" w:space="0" w:color="auto"/>
      </w:divBdr>
    </w:div>
    <w:div w:id="895629695">
      <w:marLeft w:val="640"/>
      <w:marRight w:val="0"/>
      <w:marTop w:val="0"/>
      <w:marBottom w:val="0"/>
      <w:divBdr>
        <w:top w:val="none" w:sz="0" w:space="0" w:color="auto"/>
        <w:left w:val="none" w:sz="0" w:space="0" w:color="auto"/>
        <w:bottom w:val="none" w:sz="0" w:space="0" w:color="auto"/>
        <w:right w:val="none" w:sz="0" w:space="0" w:color="auto"/>
      </w:divBdr>
    </w:div>
    <w:div w:id="895773274">
      <w:marLeft w:val="640"/>
      <w:marRight w:val="0"/>
      <w:marTop w:val="0"/>
      <w:marBottom w:val="0"/>
      <w:divBdr>
        <w:top w:val="none" w:sz="0" w:space="0" w:color="auto"/>
        <w:left w:val="none" w:sz="0" w:space="0" w:color="auto"/>
        <w:bottom w:val="none" w:sz="0" w:space="0" w:color="auto"/>
        <w:right w:val="none" w:sz="0" w:space="0" w:color="auto"/>
      </w:divBdr>
    </w:div>
    <w:div w:id="895773792">
      <w:marLeft w:val="640"/>
      <w:marRight w:val="0"/>
      <w:marTop w:val="0"/>
      <w:marBottom w:val="0"/>
      <w:divBdr>
        <w:top w:val="none" w:sz="0" w:space="0" w:color="auto"/>
        <w:left w:val="none" w:sz="0" w:space="0" w:color="auto"/>
        <w:bottom w:val="none" w:sz="0" w:space="0" w:color="auto"/>
        <w:right w:val="none" w:sz="0" w:space="0" w:color="auto"/>
      </w:divBdr>
    </w:div>
    <w:div w:id="895815628">
      <w:marLeft w:val="640"/>
      <w:marRight w:val="0"/>
      <w:marTop w:val="0"/>
      <w:marBottom w:val="0"/>
      <w:divBdr>
        <w:top w:val="none" w:sz="0" w:space="0" w:color="auto"/>
        <w:left w:val="none" w:sz="0" w:space="0" w:color="auto"/>
        <w:bottom w:val="none" w:sz="0" w:space="0" w:color="auto"/>
        <w:right w:val="none" w:sz="0" w:space="0" w:color="auto"/>
      </w:divBdr>
    </w:div>
    <w:div w:id="895898192">
      <w:marLeft w:val="640"/>
      <w:marRight w:val="0"/>
      <w:marTop w:val="0"/>
      <w:marBottom w:val="0"/>
      <w:divBdr>
        <w:top w:val="none" w:sz="0" w:space="0" w:color="auto"/>
        <w:left w:val="none" w:sz="0" w:space="0" w:color="auto"/>
        <w:bottom w:val="none" w:sz="0" w:space="0" w:color="auto"/>
        <w:right w:val="none" w:sz="0" w:space="0" w:color="auto"/>
      </w:divBdr>
    </w:div>
    <w:div w:id="896084510">
      <w:marLeft w:val="640"/>
      <w:marRight w:val="0"/>
      <w:marTop w:val="0"/>
      <w:marBottom w:val="0"/>
      <w:divBdr>
        <w:top w:val="none" w:sz="0" w:space="0" w:color="auto"/>
        <w:left w:val="none" w:sz="0" w:space="0" w:color="auto"/>
        <w:bottom w:val="none" w:sz="0" w:space="0" w:color="auto"/>
        <w:right w:val="none" w:sz="0" w:space="0" w:color="auto"/>
      </w:divBdr>
    </w:div>
    <w:div w:id="896431778">
      <w:marLeft w:val="640"/>
      <w:marRight w:val="0"/>
      <w:marTop w:val="0"/>
      <w:marBottom w:val="0"/>
      <w:divBdr>
        <w:top w:val="none" w:sz="0" w:space="0" w:color="auto"/>
        <w:left w:val="none" w:sz="0" w:space="0" w:color="auto"/>
        <w:bottom w:val="none" w:sz="0" w:space="0" w:color="auto"/>
        <w:right w:val="none" w:sz="0" w:space="0" w:color="auto"/>
      </w:divBdr>
    </w:div>
    <w:div w:id="896551454">
      <w:marLeft w:val="640"/>
      <w:marRight w:val="0"/>
      <w:marTop w:val="0"/>
      <w:marBottom w:val="0"/>
      <w:divBdr>
        <w:top w:val="none" w:sz="0" w:space="0" w:color="auto"/>
        <w:left w:val="none" w:sz="0" w:space="0" w:color="auto"/>
        <w:bottom w:val="none" w:sz="0" w:space="0" w:color="auto"/>
        <w:right w:val="none" w:sz="0" w:space="0" w:color="auto"/>
      </w:divBdr>
    </w:div>
    <w:div w:id="896551963">
      <w:marLeft w:val="640"/>
      <w:marRight w:val="0"/>
      <w:marTop w:val="0"/>
      <w:marBottom w:val="0"/>
      <w:divBdr>
        <w:top w:val="none" w:sz="0" w:space="0" w:color="auto"/>
        <w:left w:val="none" w:sz="0" w:space="0" w:color="auto"/>
        <w:bottom w:val="none" w:sz="0" w:space="0" w:color="auto"/>
        <w:right w:val="none" w:sz="0" w:space="0" w:color="auto"/>
      </w:divBdr>
    </w:div>
    <w:div w:id="896739498">
      <w:marLeft w:val="640"/>
      <w:marRight w:val="0"/>
      <w:marTop w:val="0"/>
      <w:marBottom w:val="0"/>
      <w:divBdr>
        <w:top w:val="none" w:sz="0" w:space="0" w:color="auto"/>
        <w:left w:val="none" w:sz="0" w:space="0" w:color="auto"/>
        <w:bottom w:val="none" w:sz="0" w:space="0" w:color="auto"/>
        <w:right w:val="none" w:sz="0" w:space="0" w:color="auto"/>
      </w:divBdr>
    </w:div>
    <w:div w:id="896939930">
      <w:marLeft w:val="640"/>
      <w:marRight w:val="0"/>
      <w:marTop w:val="0"/>
      <w:marBottom w:val="0"/>
      <w:divBdr>
        <w:top w:val="none" w:sz="0" w:space="0" w:color="auto"/>
        <w:left w:val="none" w:sz="0" w:space="0" w:color="auto"/>
        <w:bottom w:val="none" w:sz="0" w:space="0" w:color="auto"/>
        <w:right w:val="none" w:sz="0" w:space="0" w:color="auto"/>
      </w:divBdr>
    </w:div>
    <w:div w:id="897009527">
      <w:marLeft w:val="640"/>
      <w:marRight w:val="0"/>
      <w:marTop w:val="0"/>
      <w:marBottom w:val="0"/>
      <w:divBdr>
        <w:top w:val="none" w:sz="0" w:space="0" w:color="auto"/>
        <w:left w:val="none" w:sz="0" w:space="0" w:color="auto"/>
        <w:bottom w:val="none" w:sz="0" w:space="0" w:color="auto"/>
        <w:right w:val="none" w:sz="0" w:space="0" w:color="auto"/>
      </w:divBdr>
    </w:div>
    <w:div w:id="897011617">
      <w:marLeft w:val="640"/>
      <w:marRight w:val="0"/>
      <w:marTop w:val="0"/>
      <w:marBottom w:val="0"/>
      <w:divBdr>
        <w:top w:val="none" w:sz="0" w:space="0" w:color="auto"/>
        <w:left w:val="none" w:sz="0" w:space="0" w:color="auto"/>
        <w:bottom w:val="none" w:sz="0" w:space="0" w:color="auto"/>
        <w:right w:val="none" w:sz="0" w:space="0" w:color="auto"/>
      </w:divBdr>
    </w:div>
    <w:div w:id="897013747">
      <w:marLeft w:val="640"/>
      <w:marRight w:val="0"/>
      <w:marTop w:val="0"/>
      <w:marBottom w:val="0"/>
      <w:divBdr>
        <w:top w:val="none" w:sz="0" w:space="0" w:color="auto"/>
        <w:left w:val="none" w:sz="0" w:space="0" w:color="auto"/>
        <w:bottom w:val="none" w:sz="0" w:space="0" w:color="auto"/>
        <w:right w:val="none" w:sz="0" w:space="0" w:color="auto"/>
      </w:divBdr>
    </w:div>
    <w:div w:id="897085723">
      <w:marLeft w:val="640"/>
      <w:marRight w:val="0"/>
      <w:marTop w:val="0"/>
      <w:marBottom w:val="0"/>
      <w:divBdr>
        <w:top w:val="none" w:sz="0" w:space="0" w:color="auto"/>
        <w:left w:val="none" w:sz="0" w:space="0" w:color="auto"/>
        <w:bottom w:val="none" w:sz="0" w:space="0" w:color="auto"/>
        <w:right w:val="none" w:sz="0" w:space="0" w:color="auto"/>
      </w:divBdr>
    </w:div>
    <w:div w:id="897088994">
      <w:marLeft w:val="640"/>
      <w:marRight w:val="0"/>
      <w:marTop w:val="0"/>
      <w:marBottom w:val="0"/>
      <w:divBdr>
        <w:top w:val="none" w:sz="0" w:space="0" w:color="auto"/>
        <w:left w:val="none" w:sz="0" w:space="0" w:color="auto"/>
        <w:bottom w:val="none" w:sz="0" w:space="0" w:color="auto"/>
        <w:right w:val="none" w:sz="0" w:space="0" w:color="auto"/>
      </w:divBdr>
    </w:div>
    <w:div w:id="897205218">
      <w:marLeft w:val="640"/>
      <w:marRight w:val="0"/>
      <w:marTop w:val="0"/>
      <w:marBottom w:val="0"/>
      <w:divBdr>
        <w:top w:val="none" w:sz="0" w:space="0" w:color="auto"/>
        <w:left w:val="none" w:sz="0" w:space="0" w:color="auto"/>
        <w:bottom w:val="none" w:sz="0" w:space="0" w:color="auto"/>
        <w:right w:val="none" w:sz="0" w:space="0" w:color="auto"/>
      </w:divBdr>
    </w:div>
    <w:div w:id="897205632">
      <w:marLeft w:val="640"/>
      <w:marRight w:val="0"/>
      <w:marTop w:val="0"/>
      <w:marBottom w:val="0"/>
      <w:divBdr>
        <w:top w:val="none" w:sz="0" w:space="0" w:color="auto"/>
        <w:left w:val="none" w:sz="0" w:space="0" w:color="auto"/>
        <w:bottom w:val="none" w:sz="0" w:space="0" w:color="auto"/>
        <w:right w:val="none" w:sz="0" w:space="0" w:color="auto"/>
      </w:divBdr>
    </w:div>
    <w:div w:id="897210432">
      <w:marLeft w:val="640"/>
      <w:marRight w:val="0"/>
      <w:marTop w:val="0"/>
      <w:marBottom w:val="0"/>
      <w:divBdr>
        <w:top w:val="none" w:sz="0" w:space="0" w:color="auto"/>
        <w:left w:val="none" w:sz="0" w:space="0" w:color="auto"/>
        <w:bottom w:val="none" w:sz="0" w:space="0" w:color="auto"/>
        <w:right w:val="none" w:sz="0" w:space="0" w:color="auto"/>
      </w:divBdr>
    </w:div>
    <w:div w:id="897281155">
      <w:marLeft w:val="640"/>
      <w:marRight w:val="0"/>
      <w:marTop w:val="0"/>
      <w:marBottom w:val="0"/>
      <w:divBdr>
        <w:top w:val="none" w:sz="0" w:space="0" w:color="auto"/>
        <w:left w:val="none" w:sz="0" w:space="0" w:color="auto"/>
        <w:bottom w:val="none" w:sz="0" w:space="0" w:color="auto"/>
        <w:right w:val="none" w:sz="0" w:space="0" w:color="auto"/>
      </w:divBdr>
    </w:div>
    <w:div w:id="897282949">
      <w:marLeft w:val="640"/>
      <w:marRight w:val="0"/>
      <w:marTop w:val="0"/>
      <w:marBottom w:val="0"/>
      <w:divBdr>
        <w:top w:val="none" w:sz="0" w:space="0" w:color="auto"/>
        <w:left w:val="none" w:sz="0" w:space="0" w:color="auto"/>
        <w:bottom w:val="none" w:sz="0" w:space="0" w:color="auto"/>
        <w:right w:val="none" w:sz="0" w:space="0" w:color="auto"/>
      </w:divBdr>
    </w:div>
    <w:div w:id="897321800">
      <w:marLeft w:val="640"/>
      <w:marRight w:val="0"/>
      <w:marTop w:val="0"/>
      <w:marBottom w:val="0"/>
      <w:divBdr>
        <w:top w:val="none" w:sz="0" w:space="0" w:color="auto"/>
        <w:left w:val="none" w:sz="0" w:space="0" w:color="auto"/>
        <w:bottom w:val="none" w:sz="0" w:space="0" w:color="auto"/>
        <w:right w:val="none" w:sz="0" w:space="0" w:color="auto"/>
      </w:divBdr>
    </w:div>
    <w:div w:id="897546532">
      <w:marLeft w:val="640"/>
      <w:marRight w:val="0"/>
      <w:marTop w:val="0"/>
      <w:marBottom w:val="0"/>
      <w:divBdr>
        <w:top w:val="none" w:sz="0" w:space="0" w:color="auto"/>
        <w:left w:val="none" w:sz="0" w:space="0" w:color="auto"/>
        <w:bottom w:val="none" w:sz="0" w:space="0" w:color="auto"/>
        <w:right w:val="none" w:sz="0" w:space="0" w:color="auto"/>
      </w:divBdr>
    </w:div>
    <w:div w:id="897592313">
      <w:marLeft w:val="640"/>
      <w:marRight w:val="0"/>
      <w:marTop w:val="0"/>
      <w:marBottom w:val="0"/>
      <w:divBdr>
        <w:top w:val="none" w:sz="0" w:space="0" w:color="auto"/>
        <w:left w:val="none" w:sz="0" w:space="0" w:color="auto"/>
        <w:bottom w:val="none" w:sz="0" w:space="0" w:color="auto"/>
        <w:right w:val="none" w:sz="0" w:space="0" w:color="auto"/>
      </w:divBdr>
    </w:div>
    <w:div w:id="897593356">
      <w:marLeft w:val="640"/>
      <w:marRight w:val="0"/>
      <w:marTop w:val="0"/>
      <w:marBottom w:val="0"/>
      <w:divBdr>
        <w:top w:val="none" w:sz="0" w:space="0" w:color="auto"/>
        <w:left w:val="none" w:sz="0" w:space="0" w:color="auto"/>
        <w:bottom w:val="none" w:sz="0" w:space="0" w:color="auto"/>
        <w:right w:val="none" w:sz="0" w:space="0" w:color="auto"/>
      </w:divBdr>
    </w:div>
    <w:div w:id="897593977">
      <w:marLeft w:val="640"/>
      <w:marRight w:val="0"/>
      <w:marTop w:val="0"/>
      <w:marBottom w:val="0"/>
      <w:divBdr>
        <w:top w:val="none" w:sz="0" w:space="0" w:color="auto"/>
        <w:left w:val="none" w:sz="0" w:space="0" w:color="auto"/>
        <w:bottom w:val="none" w:sz="0" w:space="0" w:color="auto"/>
        <w:right w:val="none" w:sz="0" w:space="0" w:color="auto"/>
      </w:divBdr>
    </w:div>
    <w:div w:id="897671948">
      <w:marLeft w:val="640"/>
      <w:marRight w:val="0"/>
      <w:marTop w:val="0"/>
      <w:marBottom w:val="0"/>
      <w:divBdr>
        <w:top w:val="none" w:sz="0" w:space="0" w:color="auto"/>
        <w:left w:val="none" w:sz="0" w:space="0" w:color="auto"/>
        <w:bottom w:val="none" w:sz="0" w:space="0" w:color="auto"/>
        <w:right w:val="none" w:sz="0" w:space="0" w:color="auto"/>
      </w:divBdr>
    </w:div>
    <w:div w:id="897740257">
      <w:marLeft w:val="640"/>
      <w:marRight w:val="0"/>
      <w:marTop w:val="0"/>
      <w:marBottom w:val="0"/>
      <w:divBdr>
        <w:top w:val="none" w:sz="0" w:space="0" w:color="auto"/>
        <w:left w:val="none" w:sz="0" w:space="0" w:color="auto"/>
        <w:bottom w:val="none" w:sz="0" w:space="0" w:color="auto"/>
        <w:right w:val="none" w:sz="0" w:space="0" w:color="auto"/>
      </w:divBdr>
    </w:div>
    <w:div w:id="897742244">
      <w:marLeft w:val="640"/>
      <w:marRight w:val="0"/>
      <w:marTop w:val="0"/>
      <w:marBottom w:val="0"/>
      <w:divBdr>
        <w:top w:val="none" w:sz="0" w:space="0" w:color="auto"/>
        <w:left w:val="none" w:sz="0" w:space="0" w:color="auto"/>
        <w:bottom w:val="none" w:sz="0" w:space="0" w:color="auto"/>
        <w:right w:val="none" w:sz="0" w:space="0" w:color="auto"/>
      </w:divBdr>
    </w:div>
    <w:div w:id="897860077">
      <w:marLeft w:val="640"/>
      <w:marRight w:val="0"/>
      <w:marTop w:val="0"/>
      <w:marBottom w:val="0"/>
      <w:divBdr>
        <w:top w:val="none" w:sz="0" w:space="0" w:color="auto"/>
        <w:left w:val="none" w:sz="0" w:space="0" w:color="auto"/>
        <w:bottom w:val="none" w:sz="0" w:space="0" w:color="auto"/>
        <w:right w:val="none" w:sz="0" w:space="0" w:color="auto"/>
      </w:divBdr>
    </w:div>
    <w:div w:id="897931926">
      <w:marLeft w:val="640"/>
      <w:marRight w:val="0"/>
      <w:marTop w:val="0"/>
      <w:marBottom w:val="0"/>
      <w:divBdr>
        <w:top w:val="none" w:sz="0" w:space="0" w:color="auto"/>
        <w:left w:val="none" w:sz="0" w:space="0" w:color="auto"/>
        <w:bottom w:val="none" w:sz="0" w:space="0" w:color="auto"/>
        <w:right w:val="none" w:sz="0" w:space="0" w:color="auto"/>
      </w:divBdr>
    </w:div>
    <w:div w:id="897935663">
      <w:marLeft w:val="640"/>
      <w:marRight w:val="0"/>
      <w:marTop w:val="0"/>
      <w:marBottom w:val="0"/>
      <w:divBdr>
        <w:top w:val="none" w:sz="0" w:space="0" w:color="auto"/>
        <w:left w:val="none" w:sz="0" w:space="0" w:color="auto"/>
        <w:bottom w:val="none" w:sz="0" w:space="0" w:color="auto"/>
        <w:right w:val="none" w:sz="0" w:space="0" w:color="auto"/>
      </w:divBdr>
    </w:div>
    <w:div w:id="898131177">
      <w:marLeft w:val="640"/>
      <w:marRight w:val="0"/>
      <w:marTop w:val="0"/>
      <w:marBottom w:val="0"/>
      <w:divBdr>
        <w:top w:val="none" w:sz="0" w:space="0" w:color="auto"/>
        <w:left w:val="none" w:sz="0" w:space="0" w:color="auto"/>
        <w:bottom w:val="none" w:sz="0" w:space="0" w:color="auto"/>
        <w:right w:val="none" w:sz="0" w:space="0" w:color="auto"/>
      </w:divBdr>
    </w:div>
    <w:div w:id="898246225">
      <w:marLeft w:val="640"/>
      <w:marRight w:val="0"/>
      <w:marTop w:val="0"/>
      <w:marBottom w:val="0"/>
      <w:divBdr>
        <w:top w:val="none" w:sz="0" w:space="0" w:color="auto"/>
        <w:left w:val="none" w:sz="0" w:space="0" w:color="auto"/>
        <w:bottom w:val="none" w:sz="0" w:space="0" w:color="auto"/>
        <w:right w:val="none" w:sz="0" w:space="0" w:color="auto"/>
      </w:divBdr>
    </w:div>
    <w:div w:id="898249103">
      <w:marLeft w:val="640"/>
      <w:marRight w:val="0"/>
      <w:marTop w:val="0"/>
      <w:marBottom w:val="0"/>
      <w:divBdr>
        <w:top w:val="none" w:sz="0" w:space="0" w:color="auto"/>
        <w:left w:val="none" w:sz="0" w:space="0" w:color="auto"/>
        <w:bottom w:val="none" w:sz="0" w:space="0" w:color="auto"/>
        <w:right w:val="none" w:sz="0" w:space="0" w:color="auto"/>
      </w:divBdr>
    </w:div>
    <w:div w:id="898328068">
      <w:marLeft w:val="640"/>
      <w:marRight w:val="0"/>
      <w:marTop w:val="0"/>
      <w:marBottom w:val="0"/>
      <w:divBdr>
        <w:top w:val="none" w:sz="0" w:space="0" w:color="auto"/>
        <w:left w:val="none" w:sz="0" w:space="0" w:color="auto"/>
        <w:bottom w:val="none" w:sz="0" w:space="0" w:color="auto"/>
        <w:right w:val="none" w:sz="0" w:space="0" w:color="auto"/>
      </w:divBdr>
    </w:div>
    <w:div w:id="898399849">
      <w:marLeft w:val="640"/>
      <w:marRight w:val="0"/>
      <w:marTop w:val="0"/>
      <w:marBottom w:val="0"/>
      <w:divBdr>
        <w:top w:val="none" w:sz="0" w:space="0" w:color="auto"/>
        <w:left w:val="none" w:sz="0" w:space="0" w:color="auto"/>
        <w:bottom w:val="none" w:sz="0" w:space="0" w:color="auto"/>
        <w:right w:val="none" w:sz="0" w:space="0" w:color="auto"/>
      </w:divBdr>
    </w:div>
    <w:div w:id="898513937">
      <w:marLeft w:val="640"/>
      <w:marRight w:val="0"/>
      <w:marTop w:val="0"/>
      <w:marBottom w:val="0"/>
      <w:divBdr>
        <w:top w:val="none" w:sz="0" w:space="0" w:color="auto"/>
        <w:left w:val="none" w:sz="0" w:space="0" w:color="auto"/>
        <w:bottom w:val="none" w:sz="0" w:space="0" w:color="auto"/>
        <w:right w:val="none" w:sz="0" w:space="0" w:color="auto"/>
      </w:divBdr>
    </w:div>
    <w:div w:id="898515426">
      <w:marLeft w:val="640"/>
      <w:marRight w:val="0"/>
      <w:marTop w:val="0"/>
      <w:marBottom w:val="0"/>
      <w:divBdr>
        <w:top w:val="none" w:sz="0" w:space="0" w:color="auto"/>
        <w:left w:val="none" w:sz="0" w:space="0" w:color="auto"/>
        <w:bottom w:val="none" w:sz="0" w:space="0" w:color="auto"/>
        <w:right w:val="none" w:sz="0" w:space="0" w:color="auto"/>
      </w:divBdr>
    </w:div>
    <w:div w:id="898515554">
      <w:marLeft w:val="640"/>
      <w:marRight w:val="0"/>
      <w:marTop w:val="0"/>
      <w:marBottom w:val="0"/>
      <w:divBdr>
        <w:top w:val="none" w:sz="0" w:space="0" w:color="auto"/>
        <w:left w:val="none" w:sz="0" w:space="0" w:color="auto"/>
        <w:bottom w:val="none" w:sz="0" w:space="0" w:color="auto"/>
        <w:right w:val="none" w:sz="0" w:space="0" w:color="auto"/>
      </w:divBdr>
    </w:div>
    <w:div w:id="898634695">
      <w:marLeft w:val="640"/>
      <w:marRight w:val="0"/>
      <w:marTop w:val="0"/>
      <w:marBottom w:val="0"/>
      <w:divBdr>
        <w:top w:val="none" w:sz="0" w:space="0" w:color="auto"/>
        <w:left w:val="none" w:sz="0" w:space="0" w:color="auto"/>
        <w:bottom w:val="none" w:sz="0" w:space="0" w:color="auto"/>
        <w:right w:val="none" w:sz="0" w:space="0" w:color="auto"/>
      </w:divBdr>
    </w:div>
    <w:div w:id="898637646">
      <w:marLeft w:val="640"/>
      <w:marRight w:val="0"/>
      <w:marTop w:val="0"/>
      <w:marBottom w:val="0"/>
      <w:divBdr>
        <w:top w:val="none" w:sz="0" w:space="0" w:color="auto"/>
        <w:left w:val="none" w:sz="0" w:space="0" w:color="auto"/>
        <w:bottom w:val="none" w:sz="0" w:space="0" w:color="auto"/>
        <w:right w:val="none" w:sz="0" w:space="0" w:color="auto"/>
      </w:divBdr>
    </w:div>
    <w:div w:id="898637890">
      <w:marLeft w:val="640"/>
      <w:marRight w:val="0"/>
      <w:marTop w:val="0"/>
      <w:marBottom w:val="0"/>
      <w:divBdr>
        <w:top w:val="none" w:sz="0" w:space="0" w:color="auto"/>
        <w:left w:val="none" w:sz="0" w:space="0" w:color="auto"/>
        <w:bottom w:val="none" w:sz="0" w:space="0" w:color="auto"/>
        <w:right w:val="none" w:sz="0" w:space="0" w:color="auto"/>
      </w:divBdr>
    </w:div>
    <w:div w:id="898712132">
      <w:marLeft w:val="640"/>
      <w:marRight w:val="0"/>
      <w:marTop w:val="0"/>
      <w:marBottom w:val="0"/>
      <w:divBdr>
        <w:top w:val="none" w:sz="0" w:space="0" w:color="auto"/>
        <w:left w:val="none" w:sz="0" w:space="0" w:color="auto"/>
        <w:bottom w:val="none" w:sz="0" w:space="0" w:color="auto"/>
        <w:right w:val="none" w:sz="0" w:space="0" w:color="auto"/>
      </w:divBdr>
    </w:div>
    <w:div w:id="898831862">
      <w:marLeft w:val="640"/>
      <w:marRight w:val="0"/>
      <w:marTop w:val="0"/>
      <w:marBottom w:val="0"/>
      <w:divBdr>
        <w:top w:val="none" w:sz="0" w:space="0" w:color="auto"/>
        <w:left w:val="none" w:sz="0" w:space="0" w:color="auto"/>
        <w:bottom w:val="none" w:sz="0" w:space="0" w:color="auto"/>
        <w:right w:val="none" w:sz="0" w:space="0" w:color="auto"/>
      </w:divBdr>
    </w:div>
    <w:div w:id="898832449">
      <w:marLeft w:val="640"/>
      <w:marRight w:val="0"/>
      <w:marTop w:val="0"/>
      <w:marBottom w:val="0"/>
      <w:divBdr>
        <w:top w:val="none" w:sz="0" w:space="0" w:color="auto"/>
        <w:left w:val="none" w:sz="0" w:space="0" w:color="auto"/>
        <w:bottom w:val="none" w:sz="0" w:space="0" w:color="auto"/>
        <w:right w:val="none" w:sz="0" w:space="0" w:color="auto"/>
      </w:divBdr>
    </w:div>
    <w:div w:id="898856389">
      <w:marLeft w:val="640"/>
      <w:marRight w:val="0"/>
      <w:marTop w:val="0"/>
      <w:marBottom w:val="0"/>
      <w:divBdr>
        <w:top w:val="none" w:sz="0" w:space="0" w:color="auto"/>
        <w:left w:val="none" w:sz="0" w:space="0" w:color="auto"/>
        <w:bottom w:val="none" w:sz="0" w:space="0" w:color="auto"/>
        <w:right w:val="none" w:sz="0" w:space="0" w:color="auto"/>
      </w:divBdr>
    </w:div>
    <w:div w:id="898904789">
      <w:bodyDiv w:val="1"/>
      <w:marLeft w:val="0"/>
      <w:marRight w:val="0"/>
      <w:marTop w:val="0"/>
      <w:marBottom w:val="0"/>
      <w:divBdr>
        <w:top w:val="none" w:sz="0" w:space="0" w:color="auto"/>
        <w:left w:val="none" w:sz="0" w:space="0" w:color="auto"/>
        <w:bottom w:val="none" w:sz="0" w:space="0" w:color="auto"/>
        <w:right w:val="none" w:sz="0" w:space="0" w:color="auto"/>
      </w:divBdr>
      <w:divsChild>
        <w:div w:id="110051031">
          <w:marLeft w:val="640"/>
          <w:marRight w:val="0"/>
          <w:marTop w:val="0"/>
          <w:marBottom w:val="0"/>
          <w:divBdr>
            <w:top w:val="none" w:sz="0" w:space="0" w:color="auto"/>
            <w:left w:val="none" w:sz="0" w:space="0" w:color="auto"/>
            <w:bottom w:val="none" w:sz="0" w:space="0" w:color="auto"/>
            <w:right w:val="none" w:sz="0" w:space="0" w:color="auto"/>
          </w:divBdr>
        </w:div>
        <w:div w:id="136656326">
          <w:marLeft w:val="640"/>
          <w:marRight w:val="0"/>
          <w:marTop w:val="0"/>
          <w:marBottom w:val="0"/>
          <w:divBdr>
            <w:top w:val="none" w:sz="0" w:space="0" w:color="auto"/>
            <w:left w:val="none" w:sz="0" w:space="0" w:color="auto"/>
            <w:bottom w:val="none" w:sz="0" w:space="0" w:color="auto"/>
            <w:right w:val="none" w:sz="0" w:space="0" w:color="auto"/>
          </w:divBdr>
        </w:div>
        <w:div w:id="168450571">
          <w:marLeft w:val="640"/>
          <w:marRight w:val="0"/>
          <w:marTop w:val="0"/>
          <w:marBottom w:val="0"/>
          <w:divBdr>
            <w:top w:val="none" w:sz="0" w:space="0" w:color="auto"/>
            <w:left w:val="none" w:sz="0" w:space="0" w:color="auto"/>
            <w:bottom w:val="none" w:sz="0" w:space="0" w:color="auto"/>
            <w:right w:val="none" w:sz="0" w:space="0" w:color="auto"/>
          </w:divBdr>
        </w:div>
        <w:div w:id="172306731">
          <w:marLeft w:val="640"/>
          <w:marRight w:val="0"/>
          <w:marTop w:val="0"/>
          <w:marBottom w:val="0"/>
          <w:divBdr>
            <w:top w:val="none" w:sz="0" w:space="0" w:color="auto"/>
            <w:left w:val="none" w:sz="0" w:space="0" w:color="auto"/>
            <w:bottom w:val="none" w:sz="0" w:space="0" w:color="auto"/>
            <w:right w:val="none" w:sz="0" w:space="0" w:color="auto"/>
          </w:divBdr>
        </w:div>
        <w:div w:id="301468887">
          <w:marLeft w:val="640"/>
          <w:marRight w:val="0"/>
          <w:marTop w:val="0"/>
          <w:marBottom w:val="0"/>
          <w:divBdr>
            <w:top w:val="none" w:sz="0" w:space="0" w:color="auto"/>
            <w:left w:val="none" w:sz="0" w:space="0" w:color="auto"/>
            <w:bottom w:val="none" w:sz="0" w:space="0" w:color="auto"/>
            <w:right w:val="none" w:sz="0" w:space="0" w:color="auto"/>
          </w:divBdr>
        </w:div>
        <w:div w:id="334651250">
          <w:marLeft w:val="640"/>
          <w:marRight w:val="0"/>
          <w:marTop w:val="0"/>
          <w:marBottom w:val="0"/>
          <w:divBdr>
            <w:top w:val="none" w:sz="0" w:space="0" w:color="auto"/>
            <w:left w:val="none" w:sz="0" w:space="0" w:color="auto"/>
            <w:bottom w:val="none" w:sz="0" w:space="0" w:color="auto"/>
            <w:right w:val="none" w:sz="0" w:space="0" w:color="auto"/>
          </w:divBdr>
        </w:div>
        <w:div w:id="335308505">
          <w:marLeft w:val="640"/>
          <w:marRight w:val="0"/>
          <w:marTop w:val="0"/>
          <w:marBottom w:val="0"/>
          <w:divBdr>
            <w:top w:val="none" w:sz="0" w:space="0" w:color="auto"/>
            <w:left w:val="none" w:sz="0" w:space="0" w:color="auto"/>
            <w:bottom w:val="none" w:sz="0" w:space="0" w:color="auto"/>
            <w:right w:val="none" w:sz="0" w:space="0" w:color="auto"/>
          </w:divBdr>
        </w:div>
        <w:div w:id="380635677">
          <w:marLeft w:val="640"/>
          <w:marRight w:val="0"/>
          <w:marTop w:val="0"/>
          <w:marBottom w:val="0"/>
          <w:divBdr>
            <w:top w:val="none" w:sz="0" w:space="0" w:color="auto"/>
            <w:left w:val="none" w:sz="0" w:space="0" w:color="auto"/>
            <w:bottom w:val="none" w:sz="0" w:space="0" w:color="auto"/>
            <w:right w:val="none" w:sz="0" w:space="0" w:color="auto"/>
          </w:divBdr>
        </w:div>
        <w:div w:id="387075699">
          <w:marLeft w:val="640"/>
          <w:marRight w:val="0"/>
          <w:marTop w:val="0"/>
          <w:marBottom w:val="0"/>
          <w:divBdr>
            <w:top w:val="none" w:sz="0" w:space="0" w:color="auto"/>
            <w:left w:val="none" w:sz="0" w:space="0" w:color="auto"/>
            <w:bottom w:val="none" w:sz="0" w:space="0" w:color="auto"/>
            <w:right w:val="none" w:sz="0" w:space="0" w:color="auto"/>
          </w:divBdr>
        </w:div>
        <w:div w:id="402411877">
          <w:marLeft w:val="640"/>
          <w:marRight w:val="0"/>
          <w:marTop w:val="0"/>
          <w:marBottom w:val="0"/>
          <w:divBdr>
            <w:top w:val="none" w:sz="0" w:space="0" w:color="auto"/>
            <w:left w:val="none" w:sz="0" w:space="0" w:color="auto"/>
            <w:bottom w:val="none" w:sz="0" w:space="0" w:color="auto"/>
            <w:right w:val="none" w:sz="0" w:space="0" w:color="auto"/>
          </w:divBdr>
        </w:div>
        <w:div w:id="507797227">
          <w:marLeft w:val="640"/>
          <w:marRight w:val="0"/>
          <w:marTop w:val="0"/>
          <w:marBottom w:val="0"/>
          <w:divBdr>
            <w:top w:val="none" w:sz="0" w:space="0" w:color="auto"/>
            <w:left w:val="none" w:sz="0" w:space="0" w:color="auto"/>
            <w:bottom w:val="none" w:sz="0" w:space="0" w:color="auto"/>
            <w:right w:val="none" w:sz="0" w:space="0" w:color="auto"/>
          </w:divBdr>
        </w:div>
        <w:div w:id="573974441">
          <w:marLeft w:val="640"/>
          <w:marRight w:val="0"/>
          <w:marTop w:val="0"/>
          <w:marBottom w:val="0"/>
          <w:divBdr>
            <w:top w:val="none" w:sz="0" w:space="0" w:color="auto"/>
            <w:left w:val="none" w:sz="0" w:space="0" w:color="auto"/>
            <w:bottom w:val="none" w:sz="0" w:space="0" w:color="auto"/>
            <w:right w:val="none" w:sz="0" w:space="0" w:color="auto"/>
          </w:divBdr>
        </w:div>
        <w:div w:id="700980939">
          <w:marLeft w:val="640"/>
          <w:marRight w:val="0"/>
          <w:marTop w:val="0"/>
          <w:marBottom w:val="0"/>
          <w:divBdr>
            <w:top w:val="none" w:sz="0" w:space="0" w:color="auto"/>
            <w:left w:val="none" w:sz="0" w:space="0" w:color="auto"/>
            <w:bottom w:val="none" w:sz="0" w:space="0" w:color="auto"/>
            <w:right w:val="none" w:sz="0" w:space="0" w:color="auto"/>
          </w:divBdr>
        </w:div>
        <w:div w:id="726145454">
          <w:marLeft w:val="640"/>
          <w:marRight w:val="0"/>
          <w:marTop w:val="0"/>
          <w:marBottom w:val="0"/>
          <w:divBdr>
            <w:top w:val="none" w:sz="0" w:space="0" w:color="auto"/>
            <w:left w:val="none" w:sz="0" w:space="0" w:color="auto"/>
            <w:bottom w:val="none" w:sz="0" w:space="0" w:color="auto"/>
            <w:right w:val="none" w:sz="0" w:space="0" w:color="auto"/>
          </w:divBdr>
        </w:div>
        <w:div w:id="851530237">
          <w:marLeft w:val="640"/>
          <w:marRight w:val="0"/>
          <w:marTop w:val="0"/>
          <w:marBottom w:val="0"/>
          <w:divBdr>
            <w:top w:val="none" w:sz="0" w:space="0" w:color="auto"/>
            <w:left w:val="none" w:sz="0" w:space="0" w:color="auto"/>
            <w:bottom w:val="none" w:sz="0" w:space="0" w:color="auto"/>
            <w:right w:val="none" w:sz="0" w:space="0" w:color="auto"/>
          </w:divBdr>
        </w:div>
        <w:div w:id="916478079">
          <w:marLeft w:val="640"/>
          <w:marRight w:val="0"/>
          <w:marTop w:val="0"/>
          <w:marBottom w:val="0"/>
          <w:divBdr>
            <w:top w:val="none" w:sz="0" w:space="0" w:color="auto"/>
            <w:left w:val="none" w:sz="0" w:space="0" w:color="auto"/>
            <w:bottom w:val="none" w:sz="0" w:space="0" w:color="auto"/>
            <w:right w:val="none" w:sz="0" w:space="0" w:color="auto"/>
          </w:divBdr>
        </w:div>
        <w:div w:id="1088424088">
          <w:marLeft w:val="640"/>
          <w:marRight w:val="0"/>
          <w:marTop w:val="0"/>
          <w:marBottom w:val="0"/>
          <w:divBdr>
            <w:top w:val="none" w:sz="0" w:space="0" w:color="auto"/>
            <w:left w:val="none" w:sz="0" w:space="0" w:color="auto"/>
            <w:bottom w:val="none" w:sz="0" w:space="0" w:color="auto"/>
            <w:right w:val="none" w:sz="0" w:space="0" w:color="auto"/>
          </w:divBdr>
        </w:div>
        <w:div w:id="1172641462">
          <w:marLeft w:val="640"/>
          <w:marRight w:val="0"/>
          <w:marTop w:val="0"/>
          <w:marBottom w:val="0"/>
          <w:divBdr>
            <w:top w:val="none" w:sz="0" w:space="0" w:color="auto"/>
            <w:left w:val="none" w:sz="0" w:space="0" w:color="auto"/>
            <w:bottom w:val="none" w:sz="0" w:space="0" w:color="auto"/>
            <w:right w:val="none" w:sz="0" w:space="0" w:color="auto"/>
          </w:divBdr>
        </w:div>
        <w:div w:id="1295869025">
          <w:marLeft w:val="640"/>
          <w:marRight w:val="0"/>
          <w:marTop w:val="0"/>
          <w:marBottom w:val="0"/>
          <w:divBdr>
            <w:top w:val="none" w:sz="0" w:space="0" w:color="auto"/>
            <w:left w:val="none" w:sz="0" w:space="0" w:color="auto"/>
            <w:bottom w:val="none" w:sz="0" w:space="0" w:color="auto"/>
            <w:right w:val="none" w:sz="0" w:space="0" w:color="auto"/>
          </w:divBdr>
        </w:div>
        <w:div w:id="1308125828">
          <w:marLeft w:val="640"/>
          <w:marRight w:val="0"/>
          <w:marTop w:val="0"/>
          <w:marBottom w:val="0"/>
          <w:divBdr>
            <w:top w:val="none" w:sz="0" w:space="0" w:color="auto"/>
            <w:left w:val="none" w:sz="0" w:space="0" w:color="auto"/>
            <w:bottom w:val="none" w:sz="0" w:space="0" w:color="auto"/>
            <w:right w:val="none" w:sz="0" w:space="0" w:color="auto"/>
          </w:divBdr>
        </w:div>
        <w:div w:id="1310936213">
          <w:marLeft w:val="640"/>
          <w:marRight w:val="0"/>
          <w:marTop w:val="0"/>
          <w:marBottom w:val="0"/>
          <w:divBdr>
            <w:top w:val="none" w:sz="0" w:space="0" w:color="auto"/>
            <w:left w:val="none" w:sz="0" w:space="0" w:color="auto"/>
            <w:bottom w:val="none" w:sz="0" w:space="0" w:color="auto"/>
            <w:right w:val="none" w:sz="0" w:space="0" w:color="auto"/>
          </w:divBdr>
        </w:div>
        <w:div w:id="1337687918">
          <w:marLeft w:val="640"/>
          <w:marRight w:val="0"/>
          <w:marTop w:val="0"/>
          <w:marBottom w:val="0"/>
          <w:divBdr>
            <w:top w:val="none" w:sz="0" w:space="0" w:color="auto"/>
            <w:left w:val="none" w:sz="0" w:space="0" w:color="auto"/>
            <w:bottom w:val="none" w:sz="0" w:space="0" w:color="auto"/>
            <w:right w:val="none" w:sz="0" w:space="0" w:color="auto"/>
          </w:divBdr>
        </w:div>
        <w:div w:id="1345789127">
          <w:marLeft w:val="640"/>
          <w:marRight w:val="0"/>
          <w:marTop w:val="0"/>
          <w:marBottom w:val="0"/>
          <w:divBdr>
            <w:top w:val="none" w:sz="0" w:space="0" w:color="auto"/>
            <w:left w:val="none" w:sz="0" w:space="0" w:color="auto"/>
            <w:bottom w:val="none" w:sz="0" w:space="0" w:color="auto"/>
            <w:right w:val="none" w:sz="0" w:space="0" w:color="auto"/>
          </w:divBdr>
        </w:div>
        <w:div w:id="1428034943">
          <w:marLeft w:val="640"/>
          <w:marRight w:val="0"/>
          <w:marTop w:val="0"/>
          <w:marBottom w:val="0"/>
          <w:divBdr>
            <w:top w:val="none" w:sz="0" w:space="0" w:color="auto"/>
            <w:left w:val="none" w:sz="0" w:space="0" w:color="auto"/>
            <w:bottom w:val="none" w:sz="0" w:space="0" w:color="auto"/>
            <w:right w:val="none" w:sz="0" w:space="0" w:color="auto"/>
          </w:divBdr>
        </w:div>
        <w:div w:id="1435707246">
          <w:marLeft w:val="640"/>
          <w:marRight w:val="0"/>
          <w:marTop w:val="0"/>
          <w:marBottom w:val="0"/>
          <w:divBdr>
            <w:top w:val="none" w:sz="0" w:space="0" w:color="auto"/>
            <w:left w:val="none" w:sz="0" w:space="0" w:color="auto"/>
            <w:bottom w:val="none" w:sz="0" w:space="0" w:color="auto"/>
            <w:right w:val="none" w:sz="0" w:space="0" w:color="auto"/>
          </w:divBdr>
        </w:div>
        <w:div w:id="1474714935">
          <w:marLeft w:val="640"/>
          <w:marRight w:val="0"/>
          <w:marTop w:val="0"/>
          <w:marBottom w:val="0"/>
          <w:divBdr>
            <w:top w:val="none" w:sz="0" w:space="0" w:color="auto"/>
            <w:left w:val="none" w:sz="0" w:space="0" w:color="auto"/>
            <w:bottom w:val="none" w:sz="0" w:space="0" w:color="auto"/>
            <w:right w:val="none" w:sz="0" w:space="0" w:color="auto"/>
          </w:divBdr>
        </w:div>
        <w:div w:id="1536311170">
          <w:marLeft w:val="640"/>
          <w:marRight w:val="0"/>
          <w:marTop w:val="0"/>
          <w:marBottom w:val="0"/>
          <w:divBdr>
            <w:top w:val="none" w:sz="0" w:space="0" w:color="auto"/>
            <w:left w:val="none" w:sz="0" w:space="0" w:color="auto"/>
            <w:bottom w:val="none" w:sz="0" w:space="0" w:color="auto"/>
            <w:right w:val="none" w:sz="0" w:space="0" w:color="auto"/>
          </w:divBdr>
        </w:div>
        <w:div w:id="1537616491">
          <w:marLeft w:val="640"/>
          <w:marRight w:val="0"/>
          <w:marTop w:val="0"/>
          <w:marBottom w:val="0"/>
          <w:divBdr>
            <w:top w:val="none" w:sz="0" w:space="0" w:color="auto"/>
            <w:left w:val="none" w:sz="0" w:space="0" w:color="auto"/>
            <w:bottom w:val="none" w:sz="0" w:space="0" w:color="auto"/>
            <w:right w:val="none" w:sz="0" w:space="0" w:color="auto"/>
          </w:divBdr>
        </w:div>
        <w:div w:id="1544512266">
          <w:marLeft w:val="640"/>
          <w:marRight w:val="0"/>
          <w:marTop w:val="0"/>
          <w:marBottom w:val="0"/>
          <w:divBdr>
            <w:top w:val="none" w:sz="0" w:space="0" w:color="auto"/>
            <w:left w:val="none" w:sz="0" w:space="0" w:color="auto"/>
            <w:bottom w:val="none" w:sz="0" w:space="0" w:color="auto"/>
            <w:right w:val="none" w:sz="0" w:space="0" w:color="auto"/>
          </w:divBdr>
        </w:div>
        <w:div w:id="1613710869">
          <w:marLeft w:val="640"/>
          <w:marRight w:val="0"/>
          <w:marTop w:val="0"/>
          <w:marBottom w:val="0"/>
          <w:divBdr>
            <w:top w:val="none" w:sz="0" w:space="0" w:color="auto"/>
            <w:left w:val="none" w:sz="0" w:space="0" w:color="auto"/>
            <w:bottom w:val="none" w:sz="0" w:space="0" w:color="auto"/>
            <w:right w:val="none" w:sz="0" w:space="0" w:color="auto"/>
          </w:divBdr>
        </w:div>
        <w:div w:id="1664510562">
          <w:marLeft w:val="640"/>
          <w:marRight w:val="0"/>
          <w:marTop w:val="0"/>
          <w:marBottom w:val="0"/>
          <w:divBdr>
            <w:top w:val="none" w:sz="0" w:space="0" w:color="auto"/>
            <w:left w:val="none" w:sz="0" w:space="0" w:color="auto"/>
            <w:bottom w:val="none" w:sz="0" w:space="0" w:color="auto"/>
            <w:right w:val="none" w:sz="0" w:space="0" w:color="auto"/>
          </w:divBdr>
        </w:div>
        <w:div w:id="1716810818">
          <w:marLeft w:val="640"/>
          <w:marRight w:val="0"/>
          <w:marTop w:val="0"/>
          <w:marBottom w:val="0"/>
          <w:divBdr>
            <w:top w:val="none" w:sz="0" w:space="0" w:color="auto"/>
            <w:left w:val="none" w:sz="0" w:space="0" w:color="auto"/>
            <w:bottom w:val="none" w:sz="0" w:space="0" w:color="auto"/>
            <w:right w:val="none" w:sz="0" w:space="0" w:color="auto"/>
          </w:divBdr>
        </w:div>
      </w:divsChild>
    </w:div>
    <w:div w:id="898976240">
      <w:marLeft w:val="640"/>
      <w:marRight w:val="0"/>
      <w:marTop w:val="0"/>
      <w:marBottom w:val="0"/>
      <w:divBdr>
        <w:top w:val="none" w:sz="0" w:space="0" w:color="auto"/>
        <w:left w:val="none" w:sz="0" w:space="0" w:color="auto"/>
        <w:bottom w:val="none" w:sz="0" w:space="0" w:color="auto"/>
        <w:right w:val="none" w:sz="0" w:space="0" w:color="auto"/>
      </w:divBdr>
    </w:div>
    <w:div w:id="898976595">
      <w:marLeft w:val="640"/>
      <w:marRight w:val="0"/>
      <w:marTop w:val="0"/>
      <w:marBottom w:val="0"/>
      <w:divBdr>
        <w:top w:val="none" w:sz="0" w:space="0" w:color="auto"/>
        <w:left w:val="none" w:sz="0" w:space="0" w:color="auto"/>
        <w:bottom w:val="none" w:sz="0" w:space="0" w:color="auto"/>
        <w:right w:val="none" w:sz="0" w:space="0" w:color="auto"/>
      </w:divBdr>
    </w:div>
    <w:div w:id="898982005">
      <w:marLeft w:val="640"/>
      <w:marRight w:val="0"/>
      <w:marTop w:val="0"/>
      <w:marBottom w:val="0"/>
      <w:divBdr>
        <w:top w:val="none" w:sz="0" w:space="0" w:color="auto"/>
        <w:left w:val="none" w:sz="0" w:space="0" w:color="auto"/>
        <w:bottom w:val="none" w:sz="0" w:space="0" w:color="auto"/>
        <w:right w:val="none" w:sz="0" w:space="0" w:color="auto"/>
      </w:divBdr>
    </w:div>
    <w:div w:id="899052888">
      <w:marLeft w:val="640"/>
      <w:marRight w:val="0"/>
      <w:marTop w:val="0"/>
      <w:marBottom w:val="0"/>
      <w:divBdr>
        <w:top w:val="none" w:sz="0" w:space="0" w:color="auto"/>
        <w:left w:val="none" w:sz="0" w:space="0" w:color="auto"/>
        <w:bottom w:val="none" w:sz="0" w:space="0" w:color="auto"/>
        <w:right w:val="none" w:sz="0" w:space="0" w:color="auto"/>
      </w:divBdr>
    </w:div>
    <w:div w:id="899092469">
      <w:marLeft w:val="640"/>
      <w:marRight w:val="0"/>
      <w:marTop w:val="0"/>
      <w:marBottom w:val="0"/>
      <w:divBdr>
        <w:top w:val="none" w:sz="0" w:space="0" w:color="auto"/>
        <w:left w:val="none" w:sz="0" w:space="0" w:color="auto"/>
        <w:bottom w:val="none" w:sz="0" w:space="0" w:color="auto"/>
        <w:right w:val="none" w:sz="0" w:space="0" w:color="auto"/>
      </w:divBdr>
    </w:div>
    <w:div w:id="899093028">
      <w:marLeft w:val="640"/>
      <w:marRight w:val="0"/>
      <w:marTop w:val="0"/>
      <w:marBottom w:val="0"/>
      <w:divBdr>
        <w:top w:val="none" w:sz="0" w:space="0" w:color="auto"/>
        <w:left w:val="none" w:sz="0" w:space="0" w:color="auto"/>
        <w:bottom w:val="none" w:sz="0" w:space="0" w:color="auto"/>
        <w:right w:val="none" w:sz="0" w:space="0" w:color="auto"/>
      </w:divBdr>
    </w:div>
    <w:div w:id="899251444">
      <w:marLeft w:val="640"/>
      <w:marRight w:val="0"/>
      <w:marTop w:val="0"/>
      <w:marBottom w:val="0"/>
      <w:divBdr>
        <w:top w:val="none" w:sz="0" w:space="0" w:color="auto"/>
        <w:left w:val="none" w:sz="0" w:space="0" w:color="auto"/>
        <w:bottom w:val="none" w:sz="0" w:space="0" w:color="auto"/>
        <w:right w:val="none" w:sz="0" w:space="0" w:color="auto"/>
      </w:divBdr>
    </w:div>
    <w:div w:id="899361507">
      <w:marLeft w:val="640"/>
      <w:marRight w:val="0"/>
      <w:marTop w:val="0"/>
      <w:marBottom w:val="0"/>
      <w:divBdr>
        <w:top w:val="none" w:sz="0" w:space="0" w:color="auto"/>
        <w:left w:val="none" w:sz="0" w:space="0" w:color="auto"/>
        <w:bottom w:val="none" w:sz="0" w:space="0" w:color="auto"/>
        <w:right w:val="none" w:sz="0" w:space="0" w:color="auto"/>
      </w:divBdr>
    </w:div>
    <w:div w:id="899363369">
      <w:marLeft w:val="640"/>
      <w:marRight w:val="0"/>
      <w:marTop w:val="0"/>
      <w:marBottom w:val="0"/>
      <w:divBdr>
        <w:top w:val="none" w:sz="0" w:space="0" w:color="auto"/>
        <w:left w:val="none" w:sz="0" w:space="0" w:color="auto"/>
        <w:bottom w:val="none" w:sz="0" w:space="0" w:color="auto"/>
        <w:right w:val="none" w:sz="0" w:space="0" w:color="auto"/>
      </w:divBdr>
    </w:div>
    <w:div w:id="899363739">
      <w:marLeft w:val="640"/>
      <w:marRight w:val="0"/>
      <w:marTop w:val="0"/>
      <w:marBottom w:val="0"/>
      <w:divBdr>
        <w:top w:val="none" w:sz="0" w:space="0" w:color="auto"/>
        <w:left w:val="none" w:sz="0" w:space="0" w:color="auto"/>
        <w:bottom w:val="none" w:sz="0" w:space="0" w:color="auto"/>
        <w:right w:val="none" w:sz="0" w:space="0" w:color="auto"/>
      </w:divBdr>
    </w:div>
    <w:div w:id="899365408">
      <w:marLeft w:val="640"/>
      <w:marRight w:val="0"/>
      <w:marTop w:val="0"/>
      <w:marBottom w:val="0"/>
      <w:divBdr>
        <w:top w:val="none" w:sz="0" w:space="0" w:color="auto"/>
        <w:left w:val="none" w:sz="0" w:space="0" w:color="auto"/>
        <w:bottom w:val="none" w:sz="0" w:space="0" w:color="auto"/>
        <w:right w:val="none" w:sz="0" w:space="0" w:color="auto"/>
      </w:divBdr>
    </w:div>
    <w:div w:id="899440380">
      <w:marLeft w:val="640"/>
      <w:marRight w:val="0"/>
      <w:marTop w:val="0"/>
      <w:marBottom w:val="0"/>
      <w:divBdr>
        <w:top w:val="none" w:sz="0" w:space="0" w:color="auto"/>
        <w:left w:val="none" w:sz="0" w:space="0" w:color="auto"/>
        <w:bottom w:val="none" w:sz="0" w:space="0" w:color="auto"/>
        <w:right w:val="none" w:sz="0" w:space="0" w:color="auto"/>
      </w:divBdr>
    </w:div>
    <w:div w:id="899484278">
      <w:marLeft w:val="640"/>
      <w:marRight w:val="0"/>
      <w:marTop w:val="0"/>
      <w:marBottom w:val="0"/>
      <w:divBdr>
        <w:top w:val="none" w:sz="0" w:space="0" w:color="auto"/>
        <w:left w:val="none" w:sz="0" w:space="0" w:color="auto"/>
        <w:bottom w:val="none" w:sz="0" w:space="0" w:color="auto"/>
        <w:right w:val="none" w:sz="0" w:space="0" w:color="auto"/>
      </w:divBdr>
    </w:div>
    <w:div w:id="899556603">
      <w:marLeft w:val="640"/>
      <w:marRight w:val="0"/>
      <w:marTop w:val="0"/>
      <w:marBottom w:val="0"/>
      <w:divBdr>
        <w:top w:val="none" w:sz="0" w:space="0" w:color="auto"/>
        <w:left w:val="none" w:sz="0" w:space="0" w:color="auto"/>
        <w:bottom w:val="none" w:sz="0" w:space="0" w:color="auto"/>
        <w:right w:val="none" w:sz="0" w:space="0" w:color="auto"/>
      </w:divBdr>
    </w:div>
    <w:div w:id="899638114">
      <w:marLeft w:val="640"/>
      <w:marRight w:val="0"/>
      <w:marTop w:val="0"/>
      <w:marBottom w:val="0"/>
      <w:divBdr>
        <w:top w:val="none" w:sz="0" w:space="0" w:color="auto"/>
        <w:left w:val="none" w:sz="0" w:space="0" w:color="auto"/>
        <w:bottom w:val="none" w:sz="0" w:space="0" w:color="auto"/>
        <w:right w:val="none" w:sz="0" w:space="0" w:color="auto"/>
      </w:divBdr>
    </w:div>
    <w:div w:id="899755536">
      <w:marLeft w:val="640"/>
      <w:marRight w:val="0"/>
      <w:marTop w:val="0"/>
      <w:marBottom w:val="0"/>
      <w:divBdr>
        <w:top w:val="none" w:sz="0" w:space="0" w:color="auto"/>
        <w:left w:val="none" w:sz="0" w:space="0" w:color="auto"/>
        <w:bottom w:val="none" w:sz="0" w:space="0" w:color="auto"/>
        <w:right w:val="none" w:sz="0" w:space="0" w:color="auto"/>
      </w:divBdr>
    </w:div>
    <w:div w:id="899826517">
      <w:marLeft w:val="640"/>
      <w:marRight w:val="0"/>
      <w:marTop w:val="0"/>
      <w:marBottom w:val="0"/>
      <w:divBdr>
        <w:top w:val="none" w:sz="0" w:space="0" w:color="auto"/>
        <w:left w:val="none" w:sz="0" w:space="0" w:color="auto"/>
        <w:bottom w:val="none" w:sz="0" w:space="0" w:color="auto"/>
        <w:right w:val="none" w:sz="0" w:space="0" w:color="auto"/>
      </w:divBdr>
    </w:div>
    <w:div w:id="899830586">
      <w:marLeft w:val="640"/>
      <w:marRight w:val="0"/>
      <w:marTop w:val="0"/>
      <w:marBottom w:val="0"/>
      <w:divBdr>
        <w:top w:val="none" w:sz="0" w:space="0" w:color="auto"/>
        <w:left w:val="none" w:sz="0" w:space="0" w:color="auto"/>
        <w:bottom w:val="none" w:sz="0" w:space="0" w:color="auto"/>
        <w:right w:val="none" w:sz="0" w:space="0" w:color="auto"/>
      </w:divBdr>
    </w:div>
    <w:div w:id="899899395">
      <w:marLeft w:val="640"/>
      <w:marRight w:val="0"/>
      <w:marTop w:val="0"/>
      <w:marBottom w:val="0"/>
      <w:divBdr>
        <w:top w:val="none" w:sz="0" w:space="0" w:color="auto"/>
        <w:left w:val="none" w:sz="0" w:space="0" w:color="auto"/>
        <w:bottom w:val="none" w:sz="0" w:space="0" w:color="auto"/>
        <w:right w:val="none" w:sz="0" w:space="0" w:color="auto"/>
      </w:divBdr>
    </w:div>
    <w:div w:id="899973104">
      <w:marLeft w:val="640"/>
      <w:marRight w:val="0"/>
      <w:marTop w:val="0"/>
      <w:marBottom w:val="0"/>
      <w:divBdr>
        <w:top w:val="none" w:sz="0" w:space="0" w:color="auto"/>
        <w:left w:val="none" w:sz="0" w:space="0" w:color="auto"/>
        <w:bottom w:val="none" w:sz="0" w:space="0" w:color="auto"/>
        <w:right w:val="none" w:sz="0" w:space="0" w:color="auto"/>
      </w:divBdr>
    </w:div>
    <w:div w:id="900023115">
      <w:marLeft w:val="640"/>
      <w:marRight w:val="0"/>
      <w:marTop w:val="0"/>
      <w:marBottom w:val="0"/>
      <w:divBdr>
        <w:top w:val="none" w:sz="0" w:space="0" w:color="auto"/>
        <w:left w:val="none" w:sz="0" w:space="0" w:color="auto"/>
        <w:bottom w:val="none" w:sz="0" w:space="0" w:color="auto"/>
        <w:right w:val="none" w:sz="0" w:space="0" w:color="auto"/>
      </w:divBdr>
    </w:div>
    <w:div w:id="900024722">
      <w:marLeft w:val="640"/>
      <w:marRight w:val="0"/>
      <w:marTop w:val="0"/>
      <w:marBottom w:val="0"/>
      <w:divBdr>
        <w:top w:val="none" w:sz="0" w:space="0" w:color="auto"/>
        <w:left w:val="none" w:sz="0" w:space="0" w:color="auto"/>
        <w:bottom w:val="none" w:sz="0" w:space="0" w:color="auto"/>
        <w:right w:val="none" w:sz="0" w:space="0" w:color="auto"/>
      </w:divBdr>
    </w:div>
    <w:div w:id="900100238">
      <w:marLeft w:val="640"/>
      <w:marRight w:val="0"/>
      <w:marTop w:val="0"/>
      <w:marBottom w:val="0"/>
      <w:divBdr>
        <w:top w:val="none" w:sz="0" w:space="0" w:color="auto"/>
        <w:left w:val="none" w:sz="0" w:space="0" w:color="auto"/>
        <w:bottom w:val="none" w:sz="0" w:space="0" w:color="auto"/>
        <w:right w:val="none" w:sz="0" w:space="0" w:color="auto"/>
      </w:divBdr>
    </w:div>
    <w:div w:id="900169660">
      <w:marLeft w:val="640"/>
      <w:marRight w:val="0"/>
      <w:marTop w:val="0"/>
      <w:marBottom w:val="0"/>
      <w:divBdr>
        <w:top w:val="none" w:sz="0" w:space="0" w:color="auto"/>
        <w:left w:val="none" w:sz="0" w:space="0" w:color="auto"/>
        <w:bottom w:val="none" w:sz="0" w:space="0" w:color="auto"/>
        <w:right w:val="none" w:sz="0" w:space="0" w:color="auto"/>
      </w:divBdr>
    </w:div>
    <w:div w:id="900214430">
      <w:marLeft w:val="640"/>
      <w:marRight w:val="0"/>
      <w:marTop w:val="0"/>
      <w:marBottom w:val="0"/>
      <w:divBdr>
        <w:top w:val="none" w:sz="0" w:space="0" w:color="auto"/>
        <w:left w:val="none" w:sz="0" w:space="0" w:color="auto"/>
        <w:bottom w:val="none" w:sz="0" w:space="0" w:color="auto"/>
        <w:right w:val="none" w:sz="0" w:space="0" w:color="auto"/>
      </w:divBdr>
    </w:div>
    <w:div w:id="900215809">
      <w:marLeft w:val="640"/>
      <w:marRight w:val="0"/>
      <w:marTop w:val="0"/>
      <w:marBottom w:val="0"/>
      <w:divBdr>
        <w:top w:val="none" w:sz="0" w:space="0" w:color="auto"/>
        <w:left w:val="none" w:sz="0" w:space="0" w:color="auto"/>
        <w:bottom w:val="none" w:sz="0" w:space="0" w:color="auto"/>
        <w:right w:val="none" w:sz="0" w:space="0" w:color="auto"/>
      </w:divBdr>
    </w:div>
    <w:div w:id="900291214">
      <w:marLeft w:val="640"/>
      <w:marRight w:val="0"/>
      <w:marTop w:val="0"/>
      <w:marBottom w:val="0"/>
      <w:divBdr>
        <w:top w:val="none" w:sz="0" w:space="0" w:color="auto"/>
        <w:left w:val="none" w:sz="0" w:space="0" w:color="auto"/>
        <w:bottom w:val="none" w:sz="0" w:space="0" w:color="auto"/>
        <w:right w:val="none" w:sz="0" w:space="0" w:color="auto"/>
      </w:divBdr>
    </w:div>
    <w:div w:id="900292095">
      <w:marLeft w:val="640"/>
      <w:marRight w:val="0"/>
      <w:marTop w:val="0"/>
      <w:marBottom w:val="0"/>
      <w:divBdr>
        <w:top w:val="none" w:sz="0" w:space="0" w:color="auto"/>
        <w:left w:val="none" w:sz="0" w:space="0" w:color="auto"/>
        <w:bottom w:val="none" w:sz="0" w:space="0" w:color="auto"/>
        <w:right w:val="none" w:sz="0" w:space="0" w:color="auto"/>
      </w:divBdr>
    </w:div>
    <w:div w:id="900293289">
      <w:bodyDiv w:val="1"/>
      <w:marLeft w:val="0"/>
      <w:marRight w:val="0"/>
      <w:marTop w:val="0"/>
      <w:marBottom w:val="0"/>
      <w:divBdr>
        <w:top w:val="none" w:sz="0" w:space="0" w:color="auto"/>
        <w:left w:val="none" w:sz="0" w:space="0" w:color="auto"/>
        <w:bottom w:val="none" w:sz="0" w:space="0" w:color="auto"/>
        <w:right w:val="none" w:sz="0" w:space="0" w:color="auto"/>
      </w:divBdr>
    </w:div>
    <w:div w:id="900361592">
      <w:marLeft w:val="640"/>
      <w:marRight w:val="0"/>
      <w:marTop w:val="0"/>
      <w:marBottom w:val="0"/>
      <w:divBdr>
        <w:top w:val="none" w:sz="0" w:space="0" w:color="auto"/>
        <w:left w:val="none" w:sz="0" w:space="0" w:color="auto"/>
        <w:bottom w:val="none" w:sz="0" w:space="0" w:color="auto"/>
        <w:right w:val="none" w:sz="0" w:space="0" w:color="auto"/>
      </w:divBdr>
    </w:div>
    <w:div w:id="900479788">
      <w:marLeft w:val="640"/>
      <w:marRight w:val="0"/>
      <w:marTop w:val="0"/>
      <w:marBottom w:val="0"/>
      <w:divBdr>
        <w:top w:val="none" w:sz="0" w:space="0" w:color="auto"/>
        <w:left w:val="none" w:sz="0" w:space="0" w:color="auto"/>
        <w:bottom w:val="none" w:sz="0" w:space="0" w:color="auto"/>
        <w:right w:val="none" w:sz="0" w:space="0" w:color="auto"/>
      </w:divBdr>
    </w:div>
    <w:div w:id="900486009">
      <w:marLeft w:val="640"/>
      <w:marRight w:val="0"/>
      <w:marTop w:val="0"/>
      <w:marBottom w:val="0"/>
      <w:divBdr>
        <w:top w:val="none" w:sz="0" w:space="0" w:color="auto"/>
        <w:left w:val="none" w:sz="0" w:space="0" w:color="auto"/>
        <w:bottom w:val="none" w:sz="0" w:space="0" w:color="auto"/>
        <w:right w:val="none" w:sz="0" w:space="0" w:color="auto"/>
      </w:divBdr>
    </w:div>
    <w:div w:id="900597922">
      <w:marLeft w:val="640"/>
      <w:marRight w:val="0"/>
      <w:marTop w:val="0"/>
      <w:marBottom w:val="0"/>
      <w:divBdr>
        <w:top w:val="none" w:sz="0" w:space="0" w:color="auto"/>
        <w:left w:val="none" w:sz="0" w:space="0" w:color="auto"/>
        <w:bottom w:val="none" w:sz="0" w:space="0" w:color="auto"/>
        <w:right w:val="none" w:sz="0" w:space="0" w:color="auto"/>
      </w:divBdr>
    </w:div>
    <w:div w:id="900679540">
      <w:marLeft w:val="640"/>
      <w:marRight w:val="0"/>
      <w:marTop w:val="0"/>
      <w:marBottom w:val="0"/>
      <w:divBdr>
        <w:top w:val="none" w:sz="0" w:space="0" w:color="auto"/>
        <w:left w:val="none" w:sz="0" w:space="0" w:color="auto"/>
        <w:bottom w:val="none" w:sz="0" w:space="0" w:color="auto"/>
        <w:right w:val="none" w:sz="0" w:space="0" w:color="auto"/>
      </w:divBdr>
    </w:div>
    <w:div w:id="900679873">
      <w:marLeft w:val="640"/>
      <w:marRight w:val="0"/>
      <w:marTop w:val="0"/>
      <w:marBottom w:val="0"/>
      <w:divBdr>
        <w:top w:val="none" w:sz="0" w:space="0" w:color="auto"/>
        <w:left w:val="none" w:sz="0" w:space="0" w:color="auto"/>
        <w:bottom w:val="none" w:sz="0" w:space="0" w:color="auto"/>
        <w:right w:val="none" w:sz="0" w:space="0" w:color="auto"/>
      </w:divBdr>
    </w:div>
    <w:div w:id="900797611">
      <w:marLeft w:val="640"/>
      <w:marRight w:val="0"/>
      <w:marTop w:val="0"/>
      <w:marBottom w:val="0"/>
      <w:divBdr>
        <w:top w:val="none" w:sz="0" w:space="0" w:color="auto"/>
        <w:left w:val="none" w:sz="0" w:space="0" w:color="auto"/>
        <w:bottom w:val="none" w:sz="0" w:space="0" w:color="auto"/>
        <w:right w:val="none" w:sz="0" w:space="0" w:color="auto"/>
      </w:divBdr>
    </w:div>
    <w:div w:id="900871195">
      <w:marLeft w:val="640"/>
      <w:marRight w:val="0"/>
      <w:marTop w:val="0"/>
      <w:marBottom w:val="0"/>
      <w:divBdr>
        <w:top w:val="none" w:sz="0" w:space="0" w:color="auto"/>
        <w:left w:val="none" w:sz="0" w:space="0" w:color="auto"/>
        <w:bottom w:val="none" w:sz="0" w:space="0" w:color="auto"/>
        <w:right w:val="none" w:sz="0" w:space="0" w:color="auto"/>
      </w:divBdr>
    </w:div>
    <w:div w:id="901065535">
      <w:marLeft w:val="640"/>
      <w:marRight w:val="0"/>
      <w:marTop w:val="0"/>
      <w:marBottom w:val="0"/>
      <w:divBdr>
        <w:top w:val="none" w:sz="0" w:space="0" w:color="auto"/>
        <w:left w:val="none" w:sz="0" w:space="0" w:color="auto"/>
        <w:bottom w:val="none" w:sz="0" w:space="0" w:color="auto"/>
        <w:right w:val="none" w:sz="0" w:space="0" w:color="auto"/>
      </w:divBdr>
    </w:div>
    <w:div w:id="901254449">
      <w:marLeft w:val="640"/>
      <w:marRight w:val="0"/>
      <w:marTop w:val="0"/>
      <w:marBottom w:val="0"/>
      <w:divBdr>
        <w:top w:val="none" w:sz="0" w:space="0" w:color="auto"/>
        <w:left w:val="none" w:sz="0" w:space="0" w:color="auto"/>
        <w:bottom w:val="none" w:sz="0" w:space="0" w:color="auto"/>
        <w:right w:val="none" w:sz="0" w:space="0" w:color="auto"/>
      </w:divBdr>
    </w:div>
    <w:div w:id="901334908">
      <w:marLeft w:val="640"/>
      <w:marRight w:val="0"/>
      <w:marTop w:val="0"/>
      <w:marBottom w:val="0"/>
      <w:divBdr>
        <w:top w:val="none" w:sz="0" w:space="0" w:color="auto"/>
        <w:left w:val="none" w:sz="0" w:space="0" w:color="auto"/>
        <w:bottom w:val="none" w:sz="0" w:space="0" w:color="auto"/>
        <w:right w:val="none" w:sz="0" w:space="0" w:color="auto"/>
      </w:divBdr>
    </w:div>
    <w:div w:id="901401888">
      <w:marLeft w:val="640"/>
      <w:marRight w:val="0"/>
      <w:marTop w:val="0"/>
      <w:marBottom w:val="0"/>
      <w:divBdr>
        <w:top w:val="none" w:sz="0" w:space="0" w:color="auto"/>
        <w:left w:val="none" w:sz="0" w:space="0" w:color="auto"/>
        <w:bottom w:val="none" w:sz="0" w:space="0" w:color="auto"/>
        <w:right w:val="none" w:sz="0" w:space="0" w:color="auto"/>
      </w:divBdr>
    </w:div>
    <w:div w:id="901408482">
      <w:marLeft w:val="640"/>
      <w:marRight w:val="0"/>
      <w:marTop w:val="0"/>
      <w:marBottom w:val="0"/>
      <w:divBdr>
        <w:top w:val="none" w:sz="0" w:space="0" w:color="auto"/>
        <w:left w:val="none" w:sz="0" w:space="0" w:color="auto"/>
        <w:bottom w:val="none" w:sz="0" w:space="0" w:color="auto"/>
        <w:right w:val="none" w:sz="0" w:space="0" w:color="auto"/>
      </w:divBdr>
    </w:div>
    <w:div w:id="901477421">
      <w:marLeft w:val="640"/>
      <w:marRight w:val="0"/>
      <w:marTop w:val="0"/>
      <w:marBottom w:val="0"/>
      <w:divBdr>
        <w:top w:val="none" w:sz="0" w:space="0" w:color="auto"/>
        <w:left w:val="none" w:sz="0" w:space="0" w:color="auto"/>
        <w:bottom w:val="none" w:sz="0" w:space="0" w:color="auto"/>
        <w:right w:val="none" w:sz="0" w:space="0" w:color="auto"/>
      </w:divBdr>
    </w:div>
    <w:div w:id="901794517">
      <w:marLeft w:val="640"/>
      <w:marRight w:val="0"/>
      <w:marTop w:val="0"/>
      <w:marBottom w:val="0"/>
      <w:divBdr>
        <w:top w:val="none" w:sz="0" w:space="0" w:color="auto"/>
        <w:left w:val="none" w:sz="0" w:space="0" w:color="auto"/>
        <w:bottom w:val="none" w:sz="0" w:space="0" w:color="auto"/>
        <w:right w:val="none" w:sz="0" w:space="0" w:color="auto"/>
      </w:divBdr>
    </w:div>
    <w:div w:id="901795967">
      <w:marLeft w:val="640"/>
      <w:marRight w:val="0"/>
      <w:marTop w:val="0"/>
      <w:marBottom w:val="0"/>
      <w:divBdr>
        <w:top w:val="none" w:sz="0" w:space="0" w:color="auto"/>
        <w:left w:val="none" w:sz="0" w:space="0" w:color="auto"/>
        <w:bottom w:val="none" w:sz="0" w:space="0" w:color="auto"/>
        <w:right w:val="none" w:sz="0" w:space="0" w:color="auto"/>
      </w:divBdr>
    </w:div>
    <w:div w:id="901865600">
      <w:marLeft w:val="640"/>
      <w:marRight w:val="0"/>
      <w:marTop w:val="0"/>
      <w:marBottom w:val="0"/>
      <w:divBdr>
        <w:top w:val="none" w:sz="0" w:space="0" w:color="auto"/>
        <w:left w:val="none" w:sz="0" w:space="0" w:color="auto"/>
        <w:bottom w:val="none" w:sz="0" w:space="0" w:color="auto"/>
        <w:right w:val="none" w:sz="0" w:space="0" w:color="auto"/>
      </w:divBdr>
    </w:div>
    <w:div w:id="901914112">
      <w:marLeft w:val="640"/>
      <w:marRight w:val="0"/>
      <w:marTop w:val="0"/>
      <w:marBottom w:val="0"/>
      <w:divBdr>
        <w:top w:val="none" w:sz="0" w:space="0" w:color="auto"/>
        <w:left w:val="none" w:sz="0" w:space="0" w:color="auto"/>
        <w:bottom w:val="none" w:sz="0" w:space="0" w:color="auto"/>
        <w:right w:val="none" w:sz="0" w:space="0" w:color="auto"/>
      </w:divBdr>
    </w:div>
    <w:div w:id="901915496">
      <w:marLeft w:val="640"/>
      <w:marRight w:val="0"/>
      <w:marTop w:val="0"/>
      <w:marBottom w:val="0"/>
      <w:divBdr>
        <w:top w:val="none" w:sz="0" w:space="0" w:color="auto"/>
        <w:left w:val="none" w:sz="0" w:space="0" w:color="auto"/>
        <w:bottom w:val="none" w:sz="0" w:space="0" w:color="auto"/>
        <w:right w:val="none" w:sz="0" w:space="0" w:color="auto"/>
      </w:divBdr>
    </w:div>
    <w:div w:id="901983564">
      <w:marLeft w:val="640"/>
      <w:marRight w:val="0"/>
      <w:marTop w:val="0"/>
      <w:marBottom w:val="0"/>
      <w:divBdr>
        <w:top w:val="none" w:sz="0" w:space="0" w:color="auto"/>
        <w:left w:val="none" w:sz="0" w:space="0" w:color="auto"/>
        <w:bottom w:val="none" w:sz="0" w:space="0" w:color="auto"/>
        <w:right w:val="none" w:sz="0" w:space="0" w:color="auto"/>
      </w:divBdr>
    </w:div>
    <w:div w:id="901983650">
      <w:marLeft w:val="640"/>
      <w:marRight w:val="0"/>
      <w:marTop w:val="0"/>
      <w:marBottom w:val="0"/>
      <w:divBdr>
        <w:top w:val="none" w:sz="0" w:space="0" w:color="auto"/>
        <w:left w:val="none" w:sz="0" w:space="0" w:color="auto"/>
        <w:bottom w:val="none" w:sz="0" w:space="0" w:color="auto"/>
        <w:right w:val="none" w:sz="0" w:space="0" w:color="auto"/>
      </w:divBdr>
    </w:div>
    <w:div w:id="901985167">
      <w:marLeft w:val="640"/>
      <w:marRight w:val="0"/>
      <w:marTop w:val="0"/>
      <w:marBottom w:val="0"/>
      <w:divBdr>
        <w:top w:val="none" w:sz="0" w:space="0" w:color="auto"/>
        <w:left w:val="none" w:sz="0" w:space="0" w:color="auto"/>
        <w:bottom w:val="none" w:sz="0" w:space="0" w:color="auto"/>
        <w:right w:val="none" w:sz="0" w:space="0" w:color="auto"/>
      </w:divBdr>
    </w:div>
    <w:div w:id="902105769">
      <w:marLeft w:val="640"/>
      <w:marRight w:val="0"/>
      <w:marTop w:val="0"/>
      <w:marBottom w:val="0"/>
      <w:divBdr>
        <w:top w:val="none" w:sz="0" w:space="0" w:color="auto"/>
        <w:left w:val="none" w:sz="0" w:space="0" w:color="auto"/>
        <w:bottom w:val="none" w:sz="0" w:space="0" w:color="auto"/>
        <w:right w:val="none" w:sz="0" w:space="0" w:color="auto"/>
      </w:divBdr>
    </w:div>
    <w:div w:id="902132397">
      <w:marLeft w:val="640"/>
      <w:marRight w:val="0"/>
      <w:marTop w:val="0"/>
      <w:marBottom w:val="0"/>
      <w:divBdr>
        <w:top w:val="none" w:sz="0" w:space="0" w:color="auto"/>
        <w:left w:val="none" w:sz="0" w:space="0" w:color="auto"/>
        <w:bottom w:val="none" w:sz="0" w:space="0" w:color="auto"/>
        <w:right w:val="none" w:sz="0" w:space="0" w:color="auto"/>
      </w:divBdr>
    </w:div>
    <w:div w:id="902183193">
      <w:marLeft w:val="640"/>
      <w:marRight w:val="0"/>
      <w:marTop w:val="0"/>
      <w:marBottom w:val="0"/>
      <w:divBdr>
        <w:top w:val="none" w:sz="0" w:space="0" w:color="auto"/>
        <w:left w:val="none" w:sz="0" w:space="0" w:color="auto"/>
        <w:bottom w:val="none" w:sz="0" w:space="0" w:color="auto"/>
        <w:right w:val="none" w:sz="0" w:space="0" w:color="auto"/>
      </w:divBdr>
    </w:div>
    <w:div w:id="902326411">
      <w:marLeft w:val="640"/>
      <w:marRight w:val="0"/>
      <w:marTop w:val="0"/>
      <w:marBottom w:val="0"/>
      <w:divBdr>
        <w:top w:val="none" w:sz="0" w:space="0" w:color="auto"/>
        <w:left w:val="none" w:sz="0" w:space="0" w:color="auto"/>
        <w:bottom w:val="none" w:sz="0" w:space="0" w:color="auto"/>
        <w:right w:val="none" w:sz="0" w:space="0" w:color="auto"/>
      </w:divBdr>
    </w:div>
    <w:div w:id="902447844">
      <w:marLeft w:val="640"/>
      <w:marRight w:val="0"/>
      <w:marTop w:val="0"/>
      <w:marBottom w:val="0"/>
      <w:divBdr>
        <w:top w:val="none" w:sz="0" w:space="0" w:color="auto"/>
        <w:left w:val="none" w:sz="0" w:space="0" w:color="auto"/>
        <w:bottom w:val="none" w:sz="0" w:space="0" w:color="auto"/>
        <w:right w:val="none" w:sz="0" w:space="0" w:color="auto"/>
      </w:divBdr>
    </w:div>
    <w:div w:id="902523363">
      <w:marLeft w:val="640"/>
      <w:marRight w:val="0"/>
      <w:marTop w:val="0"/>
      <w:marBottom w:val="0"/>
      <w:divBdr>
        <w:top w:val="none" w:sz="0" w:space="0" w:color="auto"/>
        <w:left w:val="none" w:sz="0" w:space="0" w:color="auto"/>
        <w:bottom w:val="none" w:sz="0" w:space="0" w:color="auto"/>
        <w:right w:val="none" w:sz="0" w:space="0" w:color="auto"/>
      </w:divBdr>
    </w:div>
    <w:div w:id="902639948">
      <w:marLeft w:val="640"/>
      <w:marRight w:val="0"/>
      <w:marTop w:val="0"/>
      <w:marBottom w:val="0"/>
      <w:divBdr>
        <w:top w:val="none" w:sz="0" w:space="0" w:color="auto"/>
        <w:left w:val="none" w:sz="0" w:space="0" w:color="auto"/>
        <w:bottom w:val="none" w:sz="0" w:space="0" w:color="auto"/>
        <w:right w:val="none" w:sz="0" w:space="0" w:color="auto"/>
      </w:divBdr>
    </w:div>
    <w:div w:id="902641165">
      <w:marLeft w:val="640"/>
      <w:marRight w:val="0"/>
      <w:marTop w:val="0"/>
      <w:marBottom w:val="0"/>
      <w:divBdr>
        <w:top w:val="none" w:sz="0" w:space="0" w:color="auto"/>
        <w:left w:val="none" w:sz="0" w:space="0" w:color="auto"/>
        <w:bottom w:val="none" w:sz="0" w:space="0" w:color="auto"/>
        <w:right w:val="none" w:sz="0" w:space="0" w:color="auto"/>
      </w:divBdr>
    </w:div>
    <w:div w:id="902641632">
      <w:marLeft w:val="640"/>
      <w:marRight w:val="0"/>
      <w:marTop w:val="0"/>
      <w:marBottom w:val="0"/>
      <w:divBdr>
        <w:top w:val="none" w:sz="0" w:space="0" w:color="auto"/>
        <w:left w:val="none" w:sz="0" w:space="0" w:color="auto"/>
        <w:bottom w:val="none" w:sz="0" w:space="0" w:color="auto"/>
        <w:right w:val="none" w:sz="0" w:space="0" w:color="auto"/>
      </w:divBdr>
    </w:div>
    <w:div w:id="902642359">
      <w:marLeft w:val="480"/>
      <w:marRight w:val="0"/>
      <w:marTop w:val="0"/>
      <w:marBottom w:val="0"/>
      <w:divBdr>
        <w:top w:val="none" w:sz="0" w:space="0" w:color="auto"/>
        <w:left w:val="none" w:sz="0" w:space="0" w:color="auto"/>
        <w:bottom w:val="none" w:sz="0" w:space="0" w:color="auto"/>
        <w:right w:val="none" w:sz="0" w:space="0" w:color="auto"/>
      </w:divBdr>
    </w:div>
    <w:div w:id="902645815">
      <w:marLeft w:val="640"/>
      <w:marRight w:val="0"/>
      <w:marTop w:val="0"/>
      <w:marBottom w:val="0"/>
      <w:divBdr>
        <w:top w:val="none" w:sz="0" w:space="0" w:color="auto"/>
        <w:left w:val="none" w:sz="0" w:space="0" w:color="auto"/>
        <w:bottom w:val="none" w:sz="0" w:space="0" w:color="auto"/>
        <w:right w:val="none" w:sz="0" w:space="0" w:color="auto"/>
      </w:divBdr>
    </w:div>
    <w:div w:id="902763532">
      <w:marLeft w:val="640"/>
      <w:marRight w:val="0"/>
      <w:marTop w:val="0"/>
      <w:marBottom w:val="0"/>
      <w:divBdr>
        <w:top w:val="none" w:sz="0" w:space="0" w:color="auto"/>
        <w:left w:val="none" w:sz="0" w:space="0" w:color="auto"/>
        <w:bottom w:val="none" w:sz="0" w:space="0" w:color="auto"/>
        <w:right w:val="none" w:sz="0" w:space="0" w:color="auto"/>
      </w:divBdr>
    </w:div>
    <w:div w:id="902838045">
      <w:marLeft w:val="640"/>
      <w:marRight w:val="0"/>
      <w:marTop w:val="0"/>
      <w:marBottom w:val="0"/>
      <w:divBdr>
        <w:top w:val="none" w:sz="0" w:space="0" w:color="auto"/>
        <w:left w:val="none" w:sz="0" w:space="0" w:color="auto"/>
        <w:bottom w:val="none" w:sz="0" w:space="0" w:color="auto"/>
        <w:right w:val="none" w:sz="0" w:space="0" w:color="auto"/>
      </w:divBdr>
    </w:div>
    <w:div w:id="902907392">
      <w:marLeft w:val="640"/>
      <w:marRight w:val="0"/>
      <w:marTop w:val="0"/>
      <w:marBottom w:val="0"/>
      <w:divBdr>
        <w:top w:val="none" w:sz="0" w:space="0" w:color="auto"/>
        <w:left w:val="none" w:sz="0" w:space="0" w:color="auto"/>
        <w:bottom w:val="none" w:sz="0" w:space="0" w:color="auto"/>
        <w:right w:val="none" w:sz="0" w:space="0" w:color="auto"/>
      </w:divBdr>
    </w:div>
    <w:div w:id="903105213">
      <w:marLeft w:val="640"/>
      <w:marRight w:val="0"/>
      <w:marTop w:val="0"/>
      <w:marBottom w:val="0"/>
      <w:divBdr>
        <w:top w:val="none" w:sz="0" w:space="0" w:color="auto"/>
        <w:left w:val="none" w:sz="0" w:space="0" w:color="auto"/>
        <w:bottom w:val="none" w:sz="0" w:space="0" w:color="auto"/>
        <w:right w:val="none" w:sz="0" w:space="0" w:color="auto"/>
      </w:divBdr>
    </w:div>
    <w:div w:id="903106985">
      <w:marLeft w:val="640"/>
      <w:marRight w:val="0"/>
      <w:marTop w:val="0"/>
      <w:marBottom w:val="0"/>
      <w:divBdr>
        <w:top w:val="none" w:sz="0" w:space="0" w:color="auto"/>
        <w:left w:val="none" w:sz="0" w:space="0" w:color="auto"/>
        <w:bottom w:val="none" w:sz="0" w:space="0" w:color="auto"/>
        <w:right w:val="none" w:sz="0" w:space="0" w:color="auto"/>
      </w:divBdr>
    </w:div>
    <w:div w:id="903181144">
      <w:marLeft w:val="640"/>
      <w:marRight w:val="0"/>
      <w:marTop w:val="0"/>
      <w:marBottom w:val="0"/>
      <w:divBdr>
        <w:top w:val="none" w:sz="0" w:space="0" w:color="auto"/>
        <w:left w:val="none" w:sz="0" w:space="0" w:color="auto"/>
        <w:bottom w:val="none" w:sz="0" w:space="0" w:color="auto"/>
        <w:right w:val="none" w:sz="0" w:space="0" w:color="auto"/>
      </w:divBdr>
    </w:div>
    <w:div w:id="903296213">
      <w:marLeft w:val="640"/>
      <w:marRight w:val="0"/>
      <w:marTop w:val="0"/>
      <w:marBottom w:val="0"/>
      <w:divBdr>
        <w:top w:val="none" w:sz="0" w:space="0" w:color="auto"/>
        <w:left w:val="none" w:sz="0" w:space="0" w:color="auto"/>
        <w:bottom w:val="none" w:sz="0" w:space="0" w:color="auto"/>
        <w:right w:val="none" w:sz="0" w:space="0" w:color="auto"/>
      </w:divBdr>
    </w:div>
    <w:div w:id="903491234">
      <w:marLeft w:val="640"/>
      <w:marRight w:val="0"/>
      <w:marTop w:val="0"/>
      <w:marBottom w:val="0"/>
      <w:divBdr>
        <w:top w:val="none" w:sz="0" w:space="0" w:color="auto"/>
        <w:left w:val="none" w:sz="0" w:space="0" w:color="auto"/>
        <w:bottom w:val="none" w:sz="0" w:space="0" w:color="auto"/>
        <w:right w:val="none" w:sz="0" w:space="0" w:color="auto"/>
      </w:divBdr>
    </w:div>
    <w:div w:id="903564144">
      <w:marLeft w:val="640"/>
      <w:marRight w:val="0"/>
      <w:marTop w:val="0"/>
      <w:marBottom w:val="0"/>
      <w:divBdr>
        <w:top w:val="none" w:sz="0" w:space="0" w:color="auto"/>
        <w:left w:val="none" w:sz="0" w:space="0" w:color="auto"/>
        <w:bottom w:val="none" w:sz="0" w:space="0" w:color="auto"/>
        <w:right w:val="none" w:sz="0" w:space="0" w:color="auto"/>
      </w:divBdr>
    </w:div>
    <w:div w:id="903568403">
      <w:marLeft w:val="640"/>
      <w:marRight w:val="0"/>
      <w:marTop w:val="0"/>
      <w:marBottom w:val="0"/>
      <w:divBdr>
        <w:top w:val="none" w:sz="0" w:space="0" w:color="auto"/>
        <w:left w:val="none" w:sz="0" w:space="0" w:color="auto"/>
        <w:bottom w:val="none" w:sz="0" w:space="0" w:color="auto"/>
        <w:right w:val="none" w:sz="0" w:space="0" w:color="auto"/>
      </w:divBdr>
    </w:div>
    <w:div w:id="903680613">
      <w:marLeft w:val="640"/>
      <w:marRight w:val="0"/>
      <w:marTop w:val="0"/>
      <w:marBottom w:val="0"/>
      <w:divBdr>
        <w:top w:val="none" w:sz="0" w:space="0" w:color="auto"/>
        <w:left w:val="none" w:sz="0" w:space="0" w:color="auto"/>
        <w:bottom w:val="none" w:sz="0" w:space="0" w:color="auto"/>
        <w:right w:val="none" w:sz="0" w:space="0" w:color="auto"/>
      </w:divBdr>
    </w:div>
    <w:div w:id="904030539">
      <w:marLeft w:val="640"/>
      <w:marRight w:val="0"/>
      <w:marTop w:val="0"/>
      <w:marBottom w:val="0"/>
      <w:divBdr>
        <w:top w:val="none" w:sz="0" w:space="0" w:color="auto"/>
        <w:left w:val="none" w:sz="0" w:space="0" w:color="auto"/>
        <w:bottom w:val="none" w:sz="0" w:space="0" w:color="auto"/>
        <w:right w:val="none" w:sz="0" w:space="0" w:color="auto"/>
      </w:divBdr>
    </w:div>
    <w:div w:id="904071935">
      <w:marLeft w:val="640"/>
      <w:marRight w:val="0"/>
      <w:marTop w:val="0"/>
      <w:marBottom w:val="0"/>
      <w:divBdr>
        <w:top w:val="none" w:sz="0" w:space="0" w:color="auto"/>
        <w:left w:val="none" w:sz="0" w:space="0" w:color="auto"/>
        <w:bottom w:val="none" w:sz="0" w:space="0" w:color="auto"/>
        <w:right w:val="none" w:sz="0" w:space="0" w:color="auto"/>
      </w:divBdr>
    </w:div>
    <w:div w:id="904072369">
      <w:marLeft w:val="640"/>
      <w:marRight w:val="0"/>
      <w:marTop w:val="0"/>
      <w:marBottom w:val="0"/>
      <w:divBdr>
        <w:top w:val="none" w:sz="0" w:space="0" w:color="auto"/>
        <w:left w:val="none" w:sz="0" w:space="0" w:color="auto"/>
        <w:bottom w:val="none" w:sz="0" w:space="0" w:color="auto"/>
        <w:right w:val="none" w:sz="0" w:space="0" w:color="auto"/>
      </w:divBdr>
    </w:div>
    <w:div w:id="904143122">
      <w:marLeft w:val="640"/>
      <w:marRight w:val="0"/>
      <w:marTop w:val="0"/>
      <w:marBottom w:val="0"/>
      <w:divBdr>
        <w:top w:val="none" w:sz="0" w:space="0" w:color="auto"/>
        <w:left w:val="none" w:sz="0" w:space="0" w:color="auto"/>
        <w:bottom w:val="none" w:sz="0" w:space="0" w:color="auto"/>
        <w:right w:val="none" w:sz="0" w:space="0" w:color="auto"/>
      </w:divBdr>
    </w:div>
    <w:div w:id="904217641">
      <w:marLeft w:val="640"/>
      <w:marRight w:val="0"/>
      <w:marTop w:val="0"/>
      <w:marBottom w:val="0"/>
      <w:divBdr>
        <w:top w:val="none" w:sz="0" w:space="0" w:color="auto"/>
        <w:left w:val="none" w:sz="0" w:space="0" w:color="auto"/>
        <w:bottom w:val="none" w:sz="0" w:space="0" w:color="auto"/>
        <w:right w:val="none" w:sz="0" w:space="0" w:color="auto"/>
      </w:divBdr>
    </w:div>
    <w:div w:id="904266430">
      <w:marLeft w:val="640"/>
      <w:marRight w:val="0"/>
      <w:marTop w:val="0"/>
      <w:marBottom w:val="0"/>
      <w:divBdr>
        <w:top w:val="none" w:sz="0" w:space="0" w:color="auto"/>
        <w:left w:val="none" w:sz="0" w:space="0" w:color="auto"/>
        <w:bottom w:val="none" w:sz="0" w:space="0" w:color="auto"/>
        <w:right w:val="none" w:sz="0" w:space="0" w:color="auto"/>
      </w:divBdr>
    </w:div>
    <w:div w:id="904334170">
      <w:marLeft w:val="640"/>
      <w:marRight w:val="0"/>
      <w:marTop w:val="0"/>
      <w:marBottom w:val="0"/>
      <w:divBdr>
        <w:top w:val="none" w:sz="0" w:space="0" w:color="auto"/>
        <w:left w:val="none" w:sz="0" w:space="0" w:color="auto"/>
        <w:bottom w:val="none" w:sz="0" w:space="0" w:color="auto"/>
        <w:right w:val="none" w:sz="0" w:space="0" w:color="auto"/>
      </w:divBdr>
    </w:div>
    <w:div w:id="904415058">
      <w:marLeft w:val="640"/>
      <w:marRight w:val="0"/>
      <w:marTop w:val="0"/>
      <w:marBottom w:val="0"/>
      <w:divBdr>
        <w:top w:val="none" w:sz="0" w:space="0" w:color="auto"/>
        <w:left w:val="none" w:sz="0" w:space="0" w:color="auto"/>
        <w:bottom w:val="none" w:sz="0" w:space="0" w:color="auto"/>
        <w:right w:val="none" w:sz="0" w:space="0" w:color="auto"/>
      </w:divBdr>
    </w:div>
    <w:div w:id="904418215">
      <w:marLeft w:val="640"/>
      <w:marRight w:val="0"/>
      <w:marTop w:val="0"/>
      <w:marBottom w:val="0"/>
      <w:divBdr>
        <w:top w:val="none" w:sz="0" w:space="0" w:color="auto"/>
        <w:left w:val="none" w:sz="0" w:space="0" w:color="auto"/>
        <w:bottom w:val="none" w:sz="0" w:space="0" w:color="auto"/>
        <w:right w:val="none" w:sz="0" w:space="0" w:color="auto"/>
      </w:divBdr>
    </w:div>
    <w:div w:id="904492499">
      <w:marLeft w:val="640"/>
      <w:marRight w:val="0"/>
      <w:marTop w:val="0"/>
      <w:marBottom w:val="0"/>
      <w:divBdr>
        <w:top w:val="none" w:sz="0" w:space="0" w:color="auto"/>
        <w:left w:val="none" w:sz="0" w:space="0" w:color="auto"/>
        <w:bottom w:val="none" w:sz="0" w:space="0" w:color="auto"/>
        <w:right w:val="none" w:sz="0" w:space="0" w:color="auto"/>
      </w:divBdr>
    </w:div>
    <w:div w:id="904753305">
      <w:marLeft w:val="640"/>
      <w:marRight w:val="0"/>
      <w:marTop w:val="0"/>
      <w:marBottom w:val="0"/>
      <w:divBdr>
        <w:top w:val="none" w:sz="0" w:space="0" w:color="auto"/>
        <w:left w:val="none" w:sz="0" w:space="0" w:color="auto"/>
        <w:bottom w:val="none" w:sz="0" w:space="0" w:color="auto"/>
        <w:right w:val="none" w:sz="0" w:space="0" w:color="auto"/>
      </w:divBdr>
    </w:div>
    <w:div w:id="904876747">
      <w:marLeft w:val="640"/>
      <w:marRight w:val="0"/>
      <w:marTop w:val="0"/>
      <w:marBottom w:val="0"/>
      <w:divBdr>
        <w:top w:val="none" w:sz="0" w:space="0" w:color="auto"/>
        <w:left w:val="none" w:sz="0" w:space="0" w:color="auto"/>
        <w:bottom w:val="none" w:sz="0" w:space="0" w:color="auto"/>
        <w:right w:val="none" w:sz="0" w:space="0" w:color="auto"/>
      </w:divBdr>
    </w:div>
    <w:div w:id="904921426">
      <w:marLeft w:val="640"/>
      <w:marRight w:val="0"/>
      <w:marTop w:val="0"/>
      <w:marBottom w:val="0"/>
      <w:divBdr>
        <w:top w:val="none" w:sz="0" w:space="0" w:color="auto"/>
        <w:left w:val="none" w:sz="0" w:space="0" w:color="auto"/>
        <w:bottom w:val="none" w:sz="0" w:space="0" w:color="auto"/>
        <w:right w:val="none" w:sz="0" w:space="0" w:color="auto"/>
      </w:divBdr>
    </w:div>
    <w:div w:id="905067398">
      <w:marLeft w:val="640"/>
      <w:marRight w:val="0"/>
      <w:marTop w:val="0"/>
      <w:marBottom w:val="0"/>
      <w:divBdr>
        <w:top w:val="none" w:sz="0" w:space="0" w:color="auto"/>
        <w:left w:val="none" w:sz="0" w:space="0" w:color="auto"/>
        <w:bottom w:val="none" w:sz="0" w:space="0" w:color="auto"/>
        <w:right w:val="none" w:sz="0" w:space="0" w:color="auto"/>
      </w:divBdr>
    </w:div>
    <w:div w:id="905067426">
      <w:marLeft w:val="640"/>
      <w:marRight w:val="0"/>
      <w:marTop w:val="0"/>
      <w:marBottom w:val="0"/>
      <w:divBdr>
        <w:top w:val="none" w:sz="0" w:space="0" w:color="auto"/>
        <w:left w:val="none" w:sz="0" w:space="0" w:color="auto"/>
        <w:bottom w:val="none" w:sz="0" w:space="0" w:color="auto"/>
        <w:right w:val="none" w:sz="0" w:space="0" w:color="auto"/>
      </w:divBdr>
    </w:div>
    <w:div w:id="905146154">
      <w:marLeft w:val="640"/>
      <w:marRight w:val="0"/>
      <w:marTop w:val="0"/>
      <w:marBottom w:val="0"/>
      <w:divBdr>
        <w:top w:val="none" w:sz="0" w:space="0" w:color="auto"/>
        <w:left w:val="none" w:sz="0" w:space="0" w:color="auto"/>
        <w:bottom w:val="none" w:sz="0" w:space="0" w:color="auto"/>
        <w:right w:val="none" w:sz="0" w:space="0" w:color="auto"/>
      </w:divBdr>
    </w:div>
    <w:div w:id="905190382">
      <w:marLeft w:val="640"/>
      <w:marRight w:val="0"/>
      <w:marTop w:val="0"/>
      <w:marBottom w:val="0"/>
      <w:divBdr>
        <w:top w:val="none" w:sz="0" w:space="0" w:color="auto"/>
        <w:left w:val="none" w:sz="0" w:space="0" w:color="auto"/>
        <w:bottom w:val="none" w:sz="0" w:space="0" w:color="auto"/>
        <w:right w:val="none" w:sz="0" w:space="0" w:color="auto"/>
      </w:divBdr>
    </w:div>
    <w:div w:id="905191258">
      <w:marLeft w:val="640"/>
      <w:marRight w:val="0"/>
      <w:marTop w:val="0"/>
      <w:marBottom w:val="0"/>
      <w:divBdr>
        <w:top w:val="none" w:sz="0" w:space="0" w:color="auto"/>
        <w:left w:val="none" w:sz="0" w:space="0" w:color="auto"/>
        <w:bottom w:val="none" w:sz="0" w:space="0" w:color="auto"/>
        <w:right w:val="none" w:sz="0" w:space="0" w:color="auto"/>
      </w:divBdr>
    </w:div>
    <w:div w:id="905262170">
      <w:marLeft w:val="640"/>
      <w:marRight w:val="0"/>
      <w:marTop w:val="0"/>
      <w:marBottom w:val="0"/>
      <w:divBdr>
        <w:top w:val="none" w:sz="0" w:space="0" w:color="auto"/>
        <w:left w:val="none" w:sz="0" w:space="0" w:color="auto"/>
        <w:bottom w:val="none" w:sz="0" w:space="0" w:color="auto"/>
        <w:right w:val="none" w:sz="0" w:space="0" w:color="auto"/>
      </w:divBdr>
    </w:div>
    <w:div w:id="905262591">
      <w:marLeft w:val="640"/>
      <w:marRight w:val="0"/>
      <w:marTop w:val="0"/>
      <w:marBottom w:val="0"/>
      <w:divBdr>
        <w:top w:val="none" w:sz="0" w:space="0" w:color="auto"/>
        <w:left w:val="none" w:sz="0" w:space="0" w:color="auto"/>
        <w:bottom w:val="none" w:sz="0" w:space="0" w:color="auto"/>
        <w:right w:val="none" w:sz="0" w:space="0" w:color="auto"/>
      </w:divBdr>
    </w:div>
    <w:div w:id="905264632">
      <w:marLeft w:val="640"/>
      <w:marRight w:val="0"/>
      <w:marTop w:val="0"/>
      <w:marBottom w:val="0"/>
      <w:divBdr>
        <w:top w:val="none" w:sz="0" w:space="0" w:color="auto"/>
        <w:left w:val="none" w:sz="0" w:space="0" w:color="auto"/>
        <w:bottom w:val="none" w:sz="0" w:space="0" w:color="auto"/>
        <w:right w:val="none" w:sz="0" w:space="0" w:color="auto"/>
      </w:divBdr>
    </w:div>
    <w:div w:id="905410272">
      <w:marLeft w:val="640"/>
      <w:marRight w:val="0"/>
      <w:marTop w:val="0"/>
      <w:marBottom w:val="0"/>
      <w:divBdr>
        <w:top w:val="none" w:sz="0" w:space="0" w:color="auto"/>
        <w:left w:val="none" w:sz="0" w:space="0" w:color="auto"/>
        <w:bottom w:val="none" w:sz="0" w:space="0" w:color="auto"/>
        <w:right w:val="none" w:sz="0" w:space="0" w:color="auto"/>
      </w:divBdr>
    </w:div>
    <w:div w:id="905459380">
      <w:marLeft w:val="640"/>
      <w:marRight w:val="0"/>
      <w:marTop w:val="0"/>
      <w:marBottom w:val="0"/>
      <w:divBdr>
        <w:top w:val="none" w:sz="0" w:space="0" w:color="auto"/>
        <w:left w:val="none" w:sz="0" w:space="0" w:color="auto"/>
        <w:bottom w:val="none" w:sz="0" w:space="0" w:color="auto"/>
        <w:right w:val="none" w:sz="0" w:space="0" w:color="auto"/>
      </w:divBdr>
    </w:div>
    <w:div w:id="905536033">
      <w:marLeft w:val="640"/>
      <w:marRight w:val="0"/>
      <w:marTop w:val="0"/>
      <w:marBottom w:val="0"/>
      <w:divBdr>
        <w:top w:val="none" w:sz="0" w:space="0" w:color="auto"/>
        <w:left w:val="none" w:sz="0" w:space="0" w:color="auto"/>
        <w:bottom w:val="none" w:sz="0" w:space="0" w:color="auto"/>
        <w:right w:val="none" w:sz="0" w:space="0" w:color="auto"/>
      </w:divBdr>
    </w:div>
    <w:div w:id="905602725">
      <w:marLeft w:val="640"/>
      <w:marRight w:val="0"/>
      <w:marTop w:val="0"/>
      <w:marBottom w:val="0"/>
      <w:divBdr>
        <w:top w:val="none" w:sz="0" w:space="0" w:color="auto"/>
        <w:left w:val="none" w:sz="0" w:space="0" w:color="auto"/>
        <w:bottom w:val="none" w:sz="0" w:space="0" w:color="auto"/>
        <w:right w:val="none" w:sz="0" w:space="0" w:color="auto"/>
      </w:divBdr>
    </w:div>
    <w:div w:id="905607753">
      <w:marLeft w:val="640"/>
      <w:marRight w:val="0"/>
      <w:marTop w:val="0"/>
      <w:marBottom w:val="0"/>
      <w:divBdr>
        <w:top w:val="none" w:sz="0" w:space="0" w:color="auto"/>
        <w:left w:val="none" w:sz="0" w:space="0" w:color="auto"/>
        <w:bottom w:val="none" w:sz="0" w:space="0" w:color="auto"/>
        <w:right w:val="none" w:sz="0" w:space="0" w:color="auto"/>
      </w:divBdr>
    </w:div>
    <w:div w:id="905647357">
      <w:marLeft w:val="640"/>
      <w:marRight w:val="0"/>
      <w:marTop w:val="0"/>
      <w:marBottom w:val="0"/>
      <w:divBdr>
        <w:top w:val="none" w:sz="0" w:space="0" w:color="auto"/>
        <w:left w:val="none" w:sz="0" w:space="0" w:color="auto"/>
        <w:bottom w:val="none" w:sz="0" w:space="0" w:color="auto"/>
        <w:right w:val="none" w:sz="0" w:space="0" w:color="auto"/>
      </w:divBdr>
    </w:div>
    <w:div w:id="905648752">
      <w:marLeft w:val="640"/>
      <w:marRight w:val="0"/>
      <w:marTop w:val="0"/>
      <w:marBottom w:val="0"/>
      <w:divBdr>
        <w:top w:val="none" w:sz="0" w:space="0" w:color="auto"/>
        <w:left w:val="none" w:sz="0" w:space="0" w:color="auto"/>
        <w:bottom w:val="none" w:sz="0" w:space="0" w:color="auto"/>
        <w:right w:val="none" w:sz="0" w:space="0" w:color="auto"/>
      </w:divBdr>
    </w:div>
    <w:div w:id="905649393">
      <w:marLeft w:val="640"/>
      <w:marRight w:val="0"/>
      <w:marTop w:val="0"/>
      <w:marBottom w:val="0"/>
      <w:divBdr>
        <w:top w:val="none" w:sz="0" w:space="0" w:color="auto"/>
        <w:left w:val="none" w:sz="0" w:space="0" w:color="auto"/>
        <w:bottom w:val="none" w:sz="0" w:space="0" w:color="auto"/>
        <w:right w:val="none" w:sz="0" w:space="0" w:color="auto"/>
      </w:divBdr>
    </w:div>
    <w:div w:id="905797252">
      <w:marLeft w:val="640"/>
      <w:marRight w:val="0"/>
      <w:marTop w:val="0"/>
      <w:marBottom w:val="0"/>
      <w:divBdr>
        <w:top w:val="none" w:sz="0" w:space="0" w:color="auto"/>
        <w:left w:val="none" w:sz="0" w:space="0" w:color="auto"/>
        <w:bottom w:val="none" w:sz="0" w:space="0" w:color="auto"/>
        <w:right w:val="none" w:sz="0" w:space="0" w:color="auto"/>
      </w:divBdr>
    </w:div>
    <w:div w:id="905917780">
      <w:marLeft w:val="640"/>
      <w:marRight w:val="0"/>
      <w:marTop w:val="0"/>
      <w:marBottom w:val="0"/>
      <w:divBdr>
        <w:top w:val="none" w:sz="0" w:space="0" w:color="auto"/>
        <w:left w:val="none" w:sz="0" w:space="0" w:color="auto"/>
        <w:bottom w:val="none" w:sz="0" w:space="0" w:color="auto"/>
        <w:right w:val="none" w:sz="0" w:space="0" w:color="auto"/>
      </w:divBdr>
    </w:div>
    <w:div w:id="906035645">
      <w:marLeft w:val="640"/>
      <w:marRight w:val="0"/>
      <w:marTop w:val="0"/>
      <w:marBottom w:val="0"/>
      <w:divBdr>
        <w:top w:val="none" w:sz="0" w:space="0" w:color="auto"/>
        <w:left w:val="none" w:sz="0" w:space="0" w:color="auto"/>
        <w:bottom w:val="none" w:sz="0" w:space="0" w:color="auto"/>
        <w:right w:val="none" w:sz="0" w:space="0" w:color="auto"/>
      </w:divBdr>
    </w:div>
    <w:div w:id="906111096">
      <w:marLeft w:val="640"/>
      <w:marRight w:val="0"/>
      <w:marTop w:val="0"/>
      <w:marBottom w:val="0"/>
      <w:divBdr>
        <w:top w:val="none" w:sz="0" w:space="0" w:color="auto"/>
        <w:left w:val="none" w:sz="0" w:space="0" w:color="auto"/>
        <w:bottom w:val="none" w:sz="0" w:space="0" w:color="auto"/>
        <w:right w:val="none" w:sz="0" w:space="0" w:color="auto"/>
      </w:divBdr>
    </w:div>
    <w:div w:id="906183669">
      <w:marLeft w:val="640"/>
      <w:marRight w:val="0"/>
      <w:marTop w:val="0"/>
      <w:marBottom w:val="0"/>
      <w:divBdr>
        <w:top w:val="none" w:sz="0" w:space="0" w:color="auto"/>
        <w:left w:val="none" w:sz="0" w:space="0" w:color="auto"/>
        <w:bottom w:val="none" w:sz="0" w:space="0" w:color="auto"/>
        <w:right w:val="none" w:sz="0" w:space="0" w:color="auto"/>
      </w:divBdr>
    </w:div>
    <w:div w:id="906257076">
      <w:marLeft w:val="640"/>
      <w:marRight w:val="0"/>
      <w:marTop w:val="0"/>
      <w:marBottom w:val="0"/>
      <w:divBdr>
        <w:top w:val="none" w:sz="0" w:space="0" w:color="auto"/>
        <w:left w:val="none" w:sz="0" w:space="0" w:color="auto"/>
        <w:bottom w:val="none" w:sz="0" w:space="0" w:color="auto"/>
        <w:right w:val="none" w:sz="0" w:space="0" w:color="auto"/>
      </w:divBdr>
    </w:div>
    <w:div w:id="906302845">
      <w:marLeft w:val="640"/>
      <w:marRight w:val="0"/>
      <w:marTop w:val="0"/>
      <w:marBottom w:val="0"/>
      <w:divBdr>
        <w:top w:val="none" w:sz="0" w:space="0" w:color="auto"/>
        <w:left w:val="none" w:sz="0" w:space="0" w:color="auto"/>
        <w:bottom w:val="none" w:sz="0" w:space="0" w:color="auto"/>
        <w:right w:val="none" w:sz="0" w:space="0" w:color="auto"/>
      </w:divBdr>
    </w:div>
    <w:div w:id="906304777">
      <w:marLeft w:val="640"/>
      <w:marRight w:val="0"/>
      <w:marTop w:val="0"/>
      <w:marBottom w:val="0"/>
      <w:divBdr>
        <w:top w:val="none" w:sz="0" w:space="0" w:color="auto"/>
        <w:left w:val="none" w:sz="0" w:space="0" w:color="auto"/>
        <w:bottom w:val="none" w:sz="0" w:space="0" w:color="auto"/>
        <w:right w:val="none" w:sz="0" w:space="0" w:color="auto"/>
      </w:divBdr>
    </w:div>
    <w:div w:id="906382110">
      <w:marLeft w:val="640"/>
      <w:marRight w:val="0"/>
      <w:marTop w:val="0"/>
      <w:marBottom w:val="0"/>
      <w:divBdr>
        <w:top w:val="none" w:sz="0" w:space="0" w:color="auto"/>
        <w:left w:val="none" w:sz="0" w:space="0" w:color="auto"/>
        <w:bottom w:val="none" w:sz="0" w:space="0" w:color="auto"/>
        <w:right w:val="none" w:sz="0" w:space="0" w:color="auto"/>
      </w:divBdr>
    </w:div>
    <w:div w:id="906454469">
      <w:marLeft w:val="640"/>
      <w:marRight w:val="0"/>
      <w:marTop w:val="0"/>
      <w:marBottom w:val="0"/>
      <w:divBdr>
        <w:top w:val="none" w:sz="0" w:space="0" w:color="auto"/>
        <w:left w:val="none" w:sz="0" w:space="0" w:color="auto"/>
        <w:bottom w:val="none" w:sz="0" w:space="0" w:color="auto"/>
        <w:right w:val="none" w:sz="0" w:space="0" w:color="auto"/>
      </w:divBdr>
    </w:div>
    <w:div w:id="906495731">
      <w:marLeft w:val="640"/>
      <w:marRight w:val="0"/>
      <w:marTop w:val="0"/>
      <w:marBottom w:val="0"/>
      <w:divBdr>
        <w:top w:val="none" w:sz="0" w:space="0" w:color="auto"/>
        <w:left w:val="none" w:sz="0" w:space="0" w:color="auto"/>
        <w:bottom w:val="none" w:sz="0" w:space="0" w:color="auto"/>
        <w:right w:val="none" w:sz="0" w:space="0" w:color="auto"/>
      </w:divBdr>
    </w:div>
    <w:div w:id="906766037">
      <w:marLeft w:val="640"/>
      <w:marRight w:val="0"/>
      <w:marTop w:val="0"/>
      <w:marBottom w:val="0"/>
      <w:divBdr>
        <w:top w:val="none" w:sz="0" w:space="0" w:color="auto"/>
        <w:left w:val="none" w:sz="0" w:space="0" w:color="auto"/>
        <w:bottom w:val="none" w:sz="0" w:space="0" w:color="auto"/>
        <w:right w:val="none" w:sz="0" w:space="0" w:color="auto"/>
      </w:divBdr>
    </w:div>
    <w:div w:id="906766306">
      <w:marLeft w:val="640"/>
      <w:marRight w:val="0"/>
      <w:marTop w:val="0"/>
      <w:marBottom w:val="0"/>
      <w:divBdr>
        <w:top w:val="none" w:sz="0" w:space="0" w:color="auto"/>
        <w:left w:val="none" w:sz="0" w:space="0" w:color="auto"/>
        <w:bottom w:val="none" w:sz="0" w:space="0" w:color="auto"/>
        <w:right w:val="none" w:sz="0" w:space="0" w:color="auto"/>
      </w:divBdr>
    </w:div>
    <w:div w:id="907037760">
      <w:marLeft w:val="640"/>
      <w:marRight w:val="0"/>
      <w:marTop w:val="0"/>
      <w:marBottom w:val="0"/>
      <w:divBdr>
        <w:top w:val="none" w:sz="0" w:space="0" w:color="auto"/>
        <w:left w:val="none" w:sz="0" w:space="0" w:color="auto"/>
        <w:bottom w:val="none" w:sz="0" w:space="0" w:color="auto"/>
        <w:right w:val="none" w:sz="0" w:space="0" w:color="auto"/>
      </w:divBdr>
    </w:div>
    <w:div w:id="907037946">
      <w:marLeft w:val="640"/>
      <w:marRight w:val="0"/>
      <w:marTop w:val="0"/>
      <w:marBottom w:val="0"/>
      <w:divBdr>
        <w:top w:val="none" w:sz="0" w:space="0" w:color="auto"/>
        <w:left w:val="none" w:sz="0" w:space="0" w:color="auto"/>
        <w:bottom w:val="none" w:sz="0" w:space="0" w:color="auto"/>
        <w:right w:val="none" w:sz="0" w:space="0" w:color="auto"/>
      </w:divBdr>
    </w:div>
    <w:div w:id="907039709">
      <w:bodyDiv w:val="1"/>
      <w:marLeft w:val="0"/>
      <w:marRight w:val="0"/>
      <w:marTop w:val="0"/>
      <w:marBottom w:val="0"/>
      <w:divBdr>
        <w:top w:val="none" w:sz="0" w:space="0" w:color="auto"/>
        <w:left w:val="none" w:sz="0" w:space="0" w:color="auto"/>
        <w:bottom w:val="none" w:sz="0" w:space="0" w:color="auto"/>
        <w:right w:val="none" w:sz="0" w:space="0" w:color="auto"/>
      </w:divBdr>
    </w:div>
    <w:div w:id="907039724">
      <w:marLeft w:val="640"/>
      <w:marRight w:val="0"/>
      <w:marTop w:val="0"/>
      <w:marBottom w:val="0"/>
      <w:divBdr>
        <w:top w:val="none" w:sz="0" w:space="0" w:color="auto"/>
        <w:left w:val="none" w:sz="0" w:space="0" w:color="auto"/>
        <w:bottom w:val="none" w:sz="0" w:space="0" w:color="auto"/>
        <w:right w:val="none" w:sz="0" w:space="0" w:color="auto"/>
      </w:divBdr>
    </w:div>
    <w:div w:id="907154210">
      <w:marLeft w:val="640"/>
      <w:marRight w:val="0"/>
      <w:marTop w:val="0"/>
      <w:marBottom w:val="0"/>
      <w:divBdr>
        <w:top w:val="none" w:sz="0" w:space="0" w:color="auto"/>
        <w:left w:val="none" w:sz="0" w:space="0" w:color="auto"/>
        <w:bottom w:val="none" w:sz="0" w:space="0" w:color="auto"/>
        <w:right w:val="none" w:sz="0" w:space="0" w:color="auto"/>
      </w:divBdr>
    </w:div>
    <w:div w:id="907349690">
      <w:marLeft w:val="640"/>
      <w:marRight w:val="0"/>
      <w:marTop w:val="0"/>
      <w:marBottom w:val="0"/>
      <w:divBdr>
        <w:top w:val="none" w:sz="0" w:space="0" w:color="auto"/>
        <w:left w:val="none" w:sz="0" w:space="0" w:color="auto"/>
        <w:bottom w:val="none" w:sz="0" w:space="0" w:color="auto"/>
        <w:right w:val="none" w:sz="0" w:space="0" w:color="auto"/>
      </w:divBdr>
    </w:div>
    <w:div w:id="907687341">
      <w:marLeft w:val="640"/>
      <w:marRight w:val="0"/>
      <w:marTop w:val="0"/>
      <w:marBottom w:val="0"/>
      <w:divBdr>
        <w:top w:val="none" w:sz="0" w:space="0" w:color="auto"/>
        <w:left w:val="none" w:sz="0" w:space="0" w:color="auto"/>
        <w:bottom w:val="none" w:sz="0" w:space="0" w:color="auto"/>
        <w:right w:val="none" w:sz="0" w:space="0" w:color="auto"/>
      </w:divBdr>
    </w:div>
    <w:div w:id="907689071">
      <w:marLeft w:val="640"/>
      <w:marRight w:val="0"/>
      <w:marTop w:val="0"/>
      <w:marBottom w:val="0"/>
      <w:divBdr>
        <w:top w:val="none" w:sz="0" w:space="0" w:color="auto"/>
        <w:left w:val="none" w:sz="0" w:space="0" w:color="auto"/>
        <w:bottom w:val="none" w:sz="0" w:space="0" w:color="auto"/>
        <w:right w:val="none" w:sz="0" w:space="0" w:color="auto"/>
      </w:divBdr>
    </w:div>
    <w:div w:id="907692896">
      <w:marLeft w:val="640"/>
      <w:marRight w:val="0"/>
      <w:marTop w:val="0"/>
      <w:marBottom w:val="0"/>
      <w:divBdr>
        <w:top w:val="none" w:sz="0" w:space="0" w:color="auto"/>
        <w:left w:val="none" w:sz="0" w:space="0" w:color="auto"/>
        <w:bottom w:val="none" w:sz="0" w:space="0" w:color="auto"/>
        <w:right w:val="none" w:sz="0" w:space="0" w:color="auto"/>
      </w:divBdr>
    </w:div>
    <w:div w:id="907762790">
      <w:marLeft w:val="640"/>
      <w:marRight w:val="0"/>
      <w:marTop w:val="0"/>
      <w:marBottom w:val="0"/>
      <w:divBdr>
        <w:top w:val="none" w:sz="0" w:space="0" w:color="auto"/>
        <w:left w:val="none" w:sz="0" w:space="0" w:color="auto"/>
        <w:bottom w:val="none" w:sz="0" w:space="0" w:color="auto"/>
        <w:right w:val="none" w:sz="0" w:space="0" w:color="auto"/>
      </w:divBdr>
    </w:div>
    <w:div w:id="907883542">
      <w:marLeft w:val="640"/>
      <w:marRight w:val="0"/>
      <w:marTop w:val="0"/>
      <w:marBottom w:val="0"/>
      <w:divBdr>
        <w:top w:val="none" w:sz="0" w:space="0" w:color="auto"/>
        <w:left w:val="none" w:sz="0" w:space="0" w:color="auto"/>
        <w:bottom w:val="none" w:sz="0" w:space="0" w:color="auto"/>
        <w:right w:val="none" w:sz="0" w:space="0" w:color="auto"/>
      </w:divBdr>
    </w:div>
    <w:div w:id="907955670">
      <w:marLeft w:val="640"/>
      <w:marRight w:val="0"/>
      <w:marTop w:val="0"/>
      <w:marBottom w:val="0"/>
      <w:divBdr>
        <w:top w:val="none" w:sz="0" w:space="0" w:color="auto"/>
        <w:left w:val="none" w:sz="0" w:space="0" w:color="auto"/>
        <w:bottom w:val="none" w:sz="0" w:space="0" w:color="auto"/>
        <w:right w:val="none" w:sz="0" w:space="0" w:color="auto"/>
      </w:divBdr>
    </w:div>
    <w:div w:id="908004324">
      <w:bodyDiv w:val="1"/>
      <w:marLeft w:val="0"/>
      <w:marRight w:val="0"/>
      <w:marTop w:val="0"/>
      <w:marBottom w:val="0"/>
      <w:divBdr>
        <w:top w:val="none" w:sz="0" w:space="0" w:color="auto"/>
        <w:left w:val="none" w:sz="0" w:space="0" w:color="auto"/>
        <w:bottom w:val="none" w:sz="0" w:space="0" w:color="auto"/>
        <w:right w:val="none" w:sz="0" w:space="0" w:color="auto"/>
      </w:divBdr>
    </w:div>
    <w:div w:id="908148114">
      <w:marLeft w:val="640"/>
      <w:marRight w:val="0"/>
      <w:marTop w:val="0"/>
      <w:marBottom w:val="0"/>
      <w:divBdr>
        <w:top w:val="none" w:sz="0" w:space="0" w:color="auto"/>
        <w:left w:val="none" w:sz="0" w:space="0" w:color="auto"/>
        <w:bottom w:val="none" w:sz="0" w:space="0" w:color="auto"/>
        <w:right w:val="none" w:sz="0" w:space="0" w:color="auto"/>
      </w:divBdr>
    </w:div>
    <w:div w:id="908149356">
      <w:marLeft w:val="640"/>
      <w:marRight w:val="0"/>
      <w:marTop w:val="0"/>
      <w:marBottom w:val="0"/>
      <w:divBdr>
        <w:top w:val="none" w:sz="0" w:space="0" w:color="auto"/>
        <w:left w:val="none" w:sz="0" w:space="0" w:color="auto"/>
        <w:bottom w:val="none" w:sz="0" w:space="0" w:color="auto"/>
        <w:right w:val="none" w:sz="0" w:space="0" w:color="auto"/>
      </w:divBdr>
    </w:div>
    <w:div w:id="908152293">
      <w:marLeft w:val="640"/>
      <w:marRight w:val="0"/>
      <w:marTop w:val="0"/>
      <w:marBottom w:val="0"/>
      <w:divBdr>
        <w:top w:val="none" w:sz="0" w:space="0" w:color="auto"/>
        <w:left w:val="none" w:sz="0" w:space="0" w:color="auto"/>
        <w:bottom w:val="none" w:sz="0" w:space="0" w:color="auto"/>
        <w:right w:val="none" w:sz="0" w:space="0" w:color="auto"/>
      </w:divBdr>
    </w:div>
    <w:div w:id="908271813">
      <w:marLeft w:val="640"/>
      <w:marRight w:val="0"/>
      <w:marTop w:val="0"/>
      <w:marBottom w:val="0"/>
      <w:divBdr>
        <w:top w:val="none" w:sz="0" w:space="0" w:color="auto"/>
        <w:left w:val="none" w:sz="0" w:space="0" w:color="auto"/>
        <w:bottom w:val="none" w:sz="0" w:space="0" w:color="auto"/>
        <w:right w:val="none" w:sz="0" w:space="0" w:color="auto"/>
      </w:divBdr>
    </w:div>
    <w:div w:id="908464225">
      <w:marLeft w:val="640"/>
      <w:marRight w:val="0"/>
      <w:marTop w:val="0"/>
      <w:marBottom w:val="0"/>
      <w:divBdr>
        <w:top w:val="none" w:sz="0" w:space="0" w:color="auto"/>
        <w:left w:val="none" w:sz="0" w:space="0" w:color="auto"/>
        <w:bottom w:val="none" w:sz="0" w:space="0" w:color="auto"/>
        <w:right w:val="none" w:sz="0" w:space="0" w:color="auto"/>
      </w:divBdr>
    </w:div>
    <w:div w:id="908538884">
      <w:marLeft w:val="640"/>
      <w:marRight w:val="0"/>
      <w:marTop w:val="0"/>
      <w:marBottom w:val="0"/>
      <w:divBdr>
        <w:top w:val="none" w:sz="0" w:space="0" w:color="auto"/>
        <w:left w:val="none" w:sz="0" w:space="0" w:color="auto"/>
        <w:bottom w:val="none" w:sz="0" w:space="0" w:color="auto"/>
        <w:right w:val="none" w:sz="0" w:space="0" w:color="auto"/>
      </w:divBdr>
    </w:div>
    <w:div w:id="908613392">
      <w:marLeft w:val="640"/>
      <w:marRight w:val="0"/>
      <w:marTop w:val="0"/>
      <w:marBottom w:val="0"/>
      <w:divBdr>
        <w:top w:val="none" w:sz="0" w:space="0" w:color="auto"/>
        <w:left w:val="none" w:sz="0" w:space="0" w:color="auto"/>
        <w:bottom w:val="none" w:sz="0" w:space="0" w:color="auto"/>
        <w:right w:val="none" w:sz="0" w:space="0" w:color="auto"/>
      </w:divBdr>
    </w:div>
    <w:div w:id="908809626">
      <w:marLeft w:val="640"/>
      <w:marRight w:val="0"/>
      <w:marTop w:val="0"/>
      <w:marBottom w:val="0"/>
      <w:divBdr>
        <w:top w:val="none" w:sz="0" w:space="0" w:color="auto"/>
        <w:left w:val="none" w:sz="0" w:space="0" w:color="auto"/>
        <w:bottom w:val="none" w:sz="0" w:space="0" w:color="auto"/>
        <w:right w:val="none" w:sz="0" w:space="0" w:color="auto"/>
      </w:divBdr>
    </w:div>
    <w:div w:id="908882989">
      <w:marLeft w:val="640"/>
      <w:marRight w:val="0"/>
      <w:marTop w:val="0"/>
      <w:marBottom w:val="0"/>
      <w:divBdr>
        <w:top w:val="none" w:sz="0" w:space="0" w:color="auto"/>
        <w:left w:val="none" w:sz="0" w:space="0" w:color="auto"/>
        <w:bottom w:val="none" w:sz="0" w:space="0" w:color="auto"/>
        <w:right w:val="none" w:sz="0" w:space="0" w:color="auto"/>
      </w:divBdr>
    </w:div>
    <w:div w:id="908884995">
      <w:marLeft w:val="640"/>
      <w:marRight w:val="0"/>
      <w:marTop w:val="0"/>
      <w:marBottom w:val="0"/>
      <w:divBdr>
        <w:top w:val="none" w:sz="0" w:space="0" w:color="auto"/>
        <w:left w:val="none" w:sz="0" w:space="0" w:color="auto"/>
        <w:bottom w:val="none" w:sz="0" w:space="0" w:color="auto"/>
        <w:right w:val="none" w:sz="0" w:space="0" w:color="auto"/>
      </w:divBdr>
    </w:div>
    <w:div w:id="908921436">
      <w:marLeft w:val="640"/>
      <w:marRight w:val="0"/>
      <w:marTop w:val="0"/>
      <w:marBottom w:val="0"/>
      <w:divBdr>
        <w:top w:val="none" w:sz="0" w:space="0" w:color="auto"/>
        <w:left w:val="none" w:sz="0" w:space="0" w:color="auto"/>
        <w:bottom w:val="none" w:sz="0" w:space="0" w:color="auto"/>
        <w:right w:val="none" w:sz="0" w:space="0" w:color="auto"/>
      </w:divBdr>
    </w:div>
    <w:div w:id="908923834">
      <w:marLeft w:val="640"/>
      <w:marRight w:val="0"/>
      <w:marTop w:val="0"/>
      <w:marBottom w:val="0"/>
      <w:divBdr>
        <w:top w:val="none" w:sz="0" w:space="0" w:color="auto"/>
        <w:left w:val="none" w:sz="0" w:space="0" w:color="auto"/>
        <w:bottom w:val="none" w:sz="0" w:space="0" w:color="auto"/>
        <w:right w:val="none" w:sz="0" w:space="0" w:color="auto"/>
      </w:divBdr>
    </w:div>
    <w:div w:id="908925005">
      <w:marLeft w:val="640"/>
      <w:marRight w:val="0"/>
      <w:marTop w:val="0"/>
      <w:marBottom w:val="0"/>
      <w:divBdr>
        <w:top w:val="none" w:sz="0" w:space="0" w:color="auto"/>
        <w:left w:val="none" w:sz="0" w:space="0" w:color="auto"/>
        <w:bottom w:val="none" w:sz="0" w:space="0" w:color="auto"/>
        <w:right w:val="none" w:sz="0" w:space="0" w:color="auto"/>
      </w:divBdr>
    </w:div>
    <w:div w:id="908925026">
      <w:marLeft w:val="640"/>
      <w:marRight w:val="0"/>
      <w:marTop w:val="0"/>
      <w:marBottom w:val="0"/>
      <w:divBdr>
        <w:top w:val="none" w:sz="0" w:space="0" w:color="auto"/>
        <w:left w:val="none" w:sz="0" w:space="0" w:color="auto"/>
        <w:bottom w:val="none" w:sz="0" w:space="0" w:color="auto"/>
        <w:right w:val="none" w:sz="0" w:space="0" w:color="auto"/>
      </w:divBdr>
    </w:div>
    <w:div w:id="909073448">
      <w:marLeft w:val="480"/>
      <w:marRight w:val="0"/>
      <w:marTop w:val="0"/>
      <w:marBottom w:val="0"/>
      <w:divBdr>
        <w:top w:val="none" w:sz="0" w:space="0" w:color="auto"/>
        <w:left w:val="none" w:sz="0" w:space="0" w:color="auto"/>
        <w:bottom w:val="none" w:sz="0" w:space="0" w:color="auto"/>
        <w:right w:val="none" w:sz="0" w:space="0" w:color="auto"/>
      </w:divBdr>
    </w:div>
    <w:div w:id="909193942">
      <w:marLeft w:val="640"/>
      <w:marRight w:val="0"/>
      <w:marTop w:val="0"/>
      <w:marBottom w:val="0"/>
      <w:divBdr>
        <w:top w:val="none" w:sz="0" w:space="0" w:color="auto"/>
        <w:left w:val="none" w:sz="0" w:space="0" w:color="auto"/>
        <w:bottom w:val="none" w:sz="0" w:space="0" w:color="auto"/>
        <w:right w:val="none" w:sz="0" w:space="0" w:color="auto"/>
      </w:divBdr>
    </w:div>
    <w:div w:id="909194668">
      <w:marLeft w:val="640"/>
      <w:marRight w:val="0"/>
      <w:marTop w:val="0"/>
      <w:marBottom w:val="0"/>
      <w:divBdr>
        <w:top w:val="none" w:sz="0" w:space="0" w:color="auto"/>
        <w:left w:val="none" w:sz="0" w:space="0" w:color="auto"/>
        <w:bottom w:val="none" w:sz="0" w:space="0" w:color="auto"/>
        <w:right w:val="none" w:sz="0" w:space="0" w:color="auto"/>
      </w:divBdr>
    </w:div>
    <w:div w:id="909312558">
      <w:marLeft w:val="640"/>
      <w:marRight w:val="0"/>
      <w:marTop w:val="0"/>
      <w:marBottom w:val="0"/>
      <w:divBdr>
        <w:top w:val="none" w:sz="0" w:space="0" w:color="auto"/>
        <w:left w:val="none" w:sz="0" w:space="0" w:color="auto"/>
        <w:bottom w:val="none" w:sz="0" w:space="0" w:color="auto"/>
        <w:right w:val="none" w:sz="0" w:space="0" w:color="auto"/>
      </w:divBdr>
    </w:div>
    <w:div w:id="909316967">
      <w:marLeft w:val="640"/>
      <w:marRight w:val="0"/>
      <w:marTop w:val="0"/>
      <w:marBottom w:val="0"/>
      <w:divBdr>
        <w:top w:val="none" w:sz="0" w:space="0" w:color="auto"/>
        <w:left w:val="none" w:sz="0" w:space="0" w:color="auto"/>
        <w:bottom w:val="none" w:sz="0" w:space="0" w:color="auto"/>
        <w:right w:val="none" w:sz="0" w:space="0" w:color="auto"/>
      </w:divBdr>
    </w:div>
    <w:div w:id="909341219">
      <w:marLeft w:val="640"/>
      <w:marRight w:val="0"/>
      <w:marTop w:val="0"/>
      <w:marBottom w:val="0"/>
      <w:divBdr>
        <w:top w:val="none" w:sz="0" w:space="0" w:color="auto"/>
        <w:left w:val="none" w:sz="0" w:space="0" w:color="auto"/>
        <w:bottom w:val="none" w:sz="0" w:space="0" w:color="auto"/>
        <w:right w:val="none" w:sz="0" w:space="0" w:color="auto"/>
      </w:divBdr>
    </w:div>
    <w:div w:id="909342895">
      <w:marLeft w:val="640"/>
      <w:marRight w:val="0"/>
      <w:marTop w:val="0"/>
      <w:marBottom w:val="0"/>
      <w:divBdr>
        <w:top w:val="none" w:sz="0" w:space="0" w:color="auto"/>
        <w:left w:val="none" w:sz="0" w:space="0" w:color="auto"/>
        <w:bottom w:val="none" w:sz="0" w:space="0" w:color="auto"/>
        <w:right w:val="none" w:sz="0" w:space="0" w:color="auto"/>
      </w:divBdr>
    </w:div>
    <w:div w:id="909383929">
      <w:marLeft w:val="640"/>
      <w:marRight w:val="0"/>
      <w:marTop w:val="0"/>
      <w:marBottom w:val="0"/>
      <w:divBdr>
        <w:top w:val="none" w:sz="0" w:space="0" w:color="auto"/>
        <w:left w:val="none" w:sz="0" w:space="0" w:color="auto"/>
        <w:bottom w:val="none" w:sz="0" w:space="0" w:color="auto"/>
        <w:right w:val="none" w:sz="0" w:space="0" w:color="auto"/>
      </w:divBdr>
    </w:div>
    <w:div w:id="909387973">
      <w:marLeft w:val="640"/>
      <w:marRight w:val="0"/>
      <w:marTop w:val="0"/>
      <w:marBottom w:val="0"/>
      <w:divBdr>
        <w:top w:val="none" w:sz="0" w:space="0" w:color="auto"/>
        <w:left w:val="none" w:sz="0" w:space="0" w:color="auto"/>
        <w:bottom w:val="none" w:sz="0" w:space="0" w:color="auto"/>
        <w:right w:val="none" w:sz="0" w:space="0" w:color="auto"/>
      </w:divBdr>
    </w:div>
    <w:div w:id="909389079">
      <w:marLeft w:val="640"/>
      <w:marRight w:val="0"/>
      <w:marTop w:val="0"/>
      <w:marBottom w:val="0"/>
      <w:divBdr>
        <w:top w:val="none" w:sz="0" w:space="0" w:color="auto"/>
        <w:left w:val="none" w:sz="0" w:space="0" w:color="auto"/>
        <w:bottom w:val="none" w:sz="0" w:space="0" w:color="auto"/>
        <w:right w:val="none" w:sz="0" w:space="0" w:color="auto"/>
      </w:divBdr>
    </w:div>
    <w:div w:id="909461042">
      <w:marLeft w:val="640"/>
      <w:marRight w:val="0"/>
      <w:marTop w:val="0"/>
      <w:marBottom w:val="0"/>
      <w:divBdr>
        <w:top w:val="none" w:sz="0" w:space="0" w:color="auto"/>
        <w:left w:val="none" w:sz="0" w:space="0" w:color="auto"/>
        <w:bottom w:val="none" w:sz="0" w:space="0" w:color="auto"/>
        <w:right w:val="none" w:sz="0" w:space="0" w:color="auto"/>
      </w:divBdr>
    </w:div>
    <w:div w:id="909658755">
      <w:marLeft w:val="640"/>
      <w:marRight w:val="0"/>
      <w:marTop w:val="0"/>
      <w:marBottom w:val="0"/>
      <w:divBdr>
        <w:top w:val="none" w:sz="0" w:space="0" w:color="auto"/>
        <w:left w:val="none" w:sz="0" w:space="0" w:color="auto"/>
        <w:bottom w:val="none" w:sz="0" w:space="0" w:color="auto"/>
        <w:right w:val="none" w:sz="0" w:space="0" w:color="auto"/>
      </w:divBdr>
    </w:div>
    <w:div w:id="909777917">
      <w:marLeft w:val="640"/>
      <w:marRight w:val="0"/>
      <w:marTop w:val="0"/>
      <w:marBottom w:val="0"/>
      <w:divBdr>
        <w:top w:val="none" w:sz="0" w:space="0" w:color="auto"/>
        <w:left w:val="none" w:sz="0" w:space="0" w:color="auto"/>
        <w:bottom w:val="none" w:sz="0" w:space="0" w:color="auto"/>
        <w:right w:val="none" w:sz="0" w:space="0" w:color="auto"/>
      </w:divBdr>
    </w:div>
    <w:div w:id="909853357">
      <w:marLeft w:val="640"/>
      <w:marRight w:val="0"/>
      <w:marTop w:val="0"/>
      <w:marBottom w:val="0"/>
      <w:divBdr>
        <w:top w:val="none" w:sz="0" w:space="0" w:color="auto"/>
        <w:left w:val="none" w:sz="0" w:space="0" w:color="auto"/>
        <w:bottom w:val="none" w:sz="0" w:space="0" w:color="auto"/>
        <w:right w:val="none" w:sz="0" w:space="0" w:color="auto"/>
      </w:divBdr>
    </w:div>
    <w:div w:id="909921330">
      <w:marLeft w:val="640"/>
      <w:marRight w:val="0"/>
      <w:marTop w:val="0"/>
      <w:marBottom w:val="0"/>
      <w:divBdr>
        <w:top w:val="none" w:sz="0" w:space="0" w:color="auto"/>
        <w:left w:val="none" w:sz="0" w:space="0" w:color="auto"/>
        <w:bottom w:val="none" w:sz="0" w:space="0" w:color="auto"/>
        <w:right w:val="none" w:sz="0" w:space="0" w:color="auto"/>
      </w:divBdr>
    </w:div>
    <w:div w:id="909926718">
      <w:marLeft w:val="640"/>
      <w:marRight w:val="0"/>
      <w:marTop w:val="0"/>
      <w:marBottom w:val="0"/>
      <w:divBdr>
        <w:top w:val="none" w:sz="0" w:space="0" w:color="auto"/>
        <w:left w:val="none" w:sz="0" w:space="0" w:color="auto"/>
        <w:bottom w:val="none" w:sz="0" w:space="0" w:color="auto"/>
        <w:right w:val="none" w:sz="0" w:space="0" w:color="auto"/>
      </w:divBdr>
    </w:div>
    <w:div w:id="910038306">
      <w:marLeft w:val="640"/>
      <w:marRight w:val="0"/>
      <w:marTop w:val="0"/>
      <w:marBottom w:val="0"/>
      <w:divBdr>
        <w:top w:val="none" w:sz="0" w:space="0" w:color="auto"/>
        <w:left w:val="none" w:sz="0" w:space="0" w:color="auto"/>
        <w:bottom w:val="none" w:sz="0" w:space="0" w:color="auto"/>
        <w:right w:val="none" w:sz="0" w:space="0" w:color="auto"/>
      </w:divBdr>
    </w:div>
    <w:div w:id="910117917">
      <w:marLeft w:val="640"/>
      <w:marRight w:val="0"/>
      <w:marTop w:val="0"/>
      <w:marBottom w:val="0"/>
      <w:divBdr>
        <w:top w:val="none" w:sz="0" w:space="0" w:color="auto"/>
        <w:left w:val="none" w:sz="0" w:space="0" w:color="auto"/>
        <w:bottom w:val="none" w:sz="0" w:space="0" w:color="auto"/>
        <w:right w:val="none" w:sz="0" w:space="0" w:color="auto"/>
      </w:divBdr>
    </w:div>
    <w:div w:id="910119854">
      <w:marLeft w:val="640"/>
      <w:marRight w:val="0"/>
      <w:marTop w:val="0"/>
      <w:marBottom w:val="0"/>
      <w:divBdr>
        <w:top w:val="none" w:sz="0" w:space="0" w:color="auto"/>
        <w:left w:val="none" w:sz="0" w:space="0" w:color="auto"/>
        <w:bottom w:val="none" w:sz="0" w:space="0" w:color="auto"/>
        <w:right w:val="none" w:sz="0" w:space="0" w:color="auto"/>
      </w:divBdr>
    </w:div>
    <w:div w:id="910189328">
      <w:marLeft w:val="640"/>
      <w:marRight w:val="0"/>
      <w:marTop w:val="0"/>
      <w:marBottom w:val="0"/>
      <w:divBdr>
        <w:top w:val="none" w:sz="0" w:space="0" w:color="auto"/>
        <w:left w:val="none" w:sz="0" w:space="0" w:color="auto"/>
        <w:bottom w:val="none" w:sz="0" w:space="0" w:color="auto"/>
        <w:right w:val="none" w:sz="0" w:space="0" w:color="auto"/>
      </w:divBdr>
    </w:div>
    <w:div w:id="910191795">
      <w:marLeft w:val="640"/>
      <w:marRight w:val="0"/>
      <w:marTop w:val="0"/>
      <w:marBottom w:val="0"/>
      <w:divBdr>
        <w:top w:val="none" w:sz="0" w:space="0" w:color="auto"/>
        <w:left w:val="none" w:sz="0" w:space="0" w:color="auto"/>
        <w:bottom w:val="none" w:sz="0" w:space="0" w:color="auto"/>
        <w:right w:val="none" w:sz="0" w:space="0" w:color="auto"/>
      </w:divBdr>
    </w:div>
    <w:div w:id="910192664">
      <w:marLeft w:val="640"/>
      <w:marRight w:val="0"/>
      <w:marTop w:val="0"/>
      <w:marBottom w:val="0"/>
      <w:divBdr>
        <w:top w:val="none" w:sz="0" w:space="0" w:color="auto"/>
        <w:left w:val="none" w:sz="0" w:space="0" w:color="auto"/>
        <w:bottom w:val="none" w:sz="0" w:space="0" w:color="auto"/>
        <w:right w:val="none" w:sz="0" w:space="0" w:color="auto"/>
      </w:divBdr>
    </w:div>
    <w:div w:id="910231336">
      <w:marLeft w:val="640"/>
      <w:marRight w:val="0"/>
      <w:marTop w:val="0"/>
      <w:marBottom w:val="0"/>
      <w:divBdr>
        <w:top w:val="none" w:sz="0" w:space="0" w:color="auto"/>
        <w:left w:val="none" w:sz="0" w:space="0" w:color="auto"/>
        <w:bottom w:val="none" w:sz="0" w:space="0" w:color="auto"/>
        <w:right w:val="none" w:sz="0" w:space="0" w:color="auto"/>
      </w:divBdr>
    </w:div>
    <w:div w:id="910236525">
      <w:marLeft w:val="640"/>
      <w:marRight w:val="0"/>
      <w:marTop w:val="0"/>
      <w:marBottom w:val="0"/>
      <w:divBdr>
        <w:top w:val="none" w:sz="0" w:space="0" w:color="auto"/>
        <w:left w:val="none" w:sz="0" w:space="0" w:color="auto"/>
        <w:bottom w:val="none" w:sz="0" w:space="0" w:color="auto"/>
        <w:right w:val="none" w:sz="0" w:space="0" w:color="auto"/>
      </w:divBdr>
    </w:div>
    <w:div w:id="910313995">
      <w:marLeft w:val="640"/>
      <w:marRight w:val="0"/>
      <w:marTop w:val="0"/>
      <w:marBottom w:val="0"/>
      <w:divBdr>
        <w:top w:val="none" w:sz="0" w:space="0" w:color="auto"/>
        <w:left w:val="none" w:sz="0" w:space="0" w:color="auto"/>
        <w:bottom w:val="none" w:sz="0" w:space="0" w:color="auto"/>
        <w:right w:val="none" w:sz="0" w:space="0" w:color="auto"/>
      </w:divBdr>
    </w:div>
    <w:div w:id="910391062">
      <w:marLeft w:val="640"/>
      <w:marRight w:val="0"/>
      <w:marTop w:val="0"/>
      <w:marBottom w:val="0"/>
      <w:divBdr>
        <w:top w:val="none" w:sz="0" w:space="0" w:color="auto"/>
        <w:left w:val="none" w:sz="0" w:space="0" w:color="auto"/>
        <w:bottom w:val="none" w:sz="0" w:space="0" w:color="auto"/>
        <w:right w:val="none" w:sz="0" w:space="0" w:color="auto"/>
      </w:divBdr>
    </w:div>
    <w:div w:id="910426863">
      <w:marLeft w:val="640"/>
      <w:marRight w:val="0"/>
      <w:marTop w:val="0"/>
      <w:marBottom w:val="0"/>
      <w:divBdr>
        <w:top w:val="none" w:sz="0" w:space="0" w:color="auto"/>
        <w:left w:val="none" w:sz="0" w:space="0" w:color="auto"/>
        <w:bottom w:val="none" w:sz="0" w:space="0" w:color="auto"/>
        <w:right w:val="none" w:sz="0" w:space="0" w:color="auto"/>
      </w:divBdr>
    </w:div>
    <w:div w:id="910434095">
      <w:marLeft w:val="640"/>
      <w:marRight w:val="0"/>
      <w:marTop w:val="0"/>
      <w:marBottom w:val="0"/>
      <w:divBdr>
        <w:top w:val="none" w:sz="0" w:space="0" w:color="auto"/>
        <w:left w:val="none" w:sz="0" w:space="0" w:color="auto"/>
        <w:bottom w:val="none" w:sz="0" w:space="0" w:color="auto"/>
        <w:right w:val="none" w:sz="0" w:space="0" w:color="auto"/>
      </w:divBdr>
    </w:div>
    <w:div w:id="910500804">
      <w:marLeft w:val="640"/>
      <w:marRight w:val="0"/>
      <w:marTop w:val="0"/>
      <w:marBottom w:val="0"/>
      <w:divBdr>
        <w:top w:val="none" w:sz="0" w:space="0" w:color="auto"/>
        <w:left w:val="none" w:sz="0" w:space="0" w:color="auto"/>
        <w:bottom w:val="none" w:sz="0" w:space="0" w:color="auto"/>
        <w:right w:val="none" w:sz="0" w:space="0" w:color="auto"/>
      </w:divBdr>
    </w:div>
    <w:div w:id="910503832">
      <w:marLeft w:val="640"/>
      <w:marRight w:val="0"/>
      <w:marTop w:val="0"/>
      <w:marBottom w:val="0"/>
      <w:divBdr>
        <w:top w:val="none" w:sz="0" w:space="0" w:color="auto"/>
        <w:left w:val="none" w:sz="0" w:space="0" w:color="auto"/>
        <w:bottom w:val="none" w:sz="0" w:space="0" w:color="auto"/>
        <w:right w:val="none" w:sz="0" w:space="0" w:color="auto"/>
      </w:divBdr>
    </w:div>
    <w:div w:id="910576943">
      <w:marLeft w:val="640"/>
      <w:marRight w:val="0"/>
      <w:marTop w:val="0"/>
      <w:marBottom w:val="0"/>
      <w:divBdr>
        <w:top w:val="none" w:sz="0" w:space="0" w:color="auto"/>
        <w:left w:val="none" w:sz="0" w:space="0" w:color="auto"/>
        <w:bottom w:val="none" w:sz="0" w:space="0" w:color="auto"/>
        <w:right w:val="none" w:sz="0" w:space="0" w:color="auto"/>
      </w:divBdr>
    </w:div>
    <w:div w:id="910623420">
      <w:marLeft w:val="640"/>
      <w:marRight w:val="0"/>
      <w:marTop w:val="0"/>
      <w:marBottom w:val="0"/>
      <w:divBdr>
        <w:top w:val="none" w:sz="0" w:space="0" w:color="auto"/>
        <w:left w:val="none" w:sz="0" w:space="0" w:color="auto"/>
        <w:bottom w:val="none" w:sz="0" w:space="0" w:color="auto"/>
        <w:right w:val="none" w:sz="0" w:space="0" w:color="auto"/>
      </w:divBdr>
    </w:div>
    <w:div w:id="910624623">
      <w:marLeft w:val="640"/>
      <w:marRight w:val="0"/>
      <w:marTop w:val="0"/>
      <w:marBottom w:val="0"/>
      <w:divBdr>
        <w:top w:val="none" w:sz="0" w:space="0" w:color="auto"/>
        <w:left w:val="none" w:sz="0" w:space="0" w:color="auto"/>
        <w:bottom w:val="none" w:sz="0" w:space="0" w:color="auto"/>
        <w:right w:val="none" w:sz="0" w:space="0" w:color="auto"/>
      </w:divBdr>
    </w:div>
    <w:div w:id="910626709">
      <w:marLeft w:val="640"/>
      <w:marRight w:val="0"/>
      <w:marTop w:val="0"/>
      <w:marBottom w:val="0"/>
      <w:divBdr>
        <w:top w:val="none" w:sz="0" w:space="0" w:color="auto"/>
        <w:left w:val="none" w:sz="0" w:space="0" w:color="auto"/>
        <w:bottom w:val="none" w:sz="0" w:space="0" w:color="auto"/>
        <w:right w:val="none" w:sz="0" w:space="0" w:color="auto"/>
      </w:divBdr>
    </w:div>
    <w:div w:id="910771159">
      <w:marLeft w:val="640"/>
      <w:marRight w:val="0"/>
      <w:marTop w:val="0"/>
      <w:marBottom w:val="0"/>
      <w:divBdr>
        <w:top w:val="none" w:sz="0" w:space="0" w:color="auto"/>
        <w:left w:val="none" w:sz="0" w:space="0" w:color="auto"/>
        <w:bottom w:val="none" w:sz="0" w:space="0" w:color="auto"/>
        <w:right w:val="none" w:sz="0" w:space="0" w:color="auto"/>
      </w:divBdr>
    </w:div>
    <w:div w:id="910775123">
      <w:marLeft w:val="640"/>
      <w:marRight w:val="0"/>
      <w:marTop w:val="0"/>
      <w:marBottom w:val="0"/>
      <w:divBdr>
        <w:top w:val="none" w:sz="0" w:space="0" w:color="auto"/>
        <w:left w:val="none" w:sz="0" w:space="0" w:color="auto"/>
        <w:bottom w:val="none" w:sz="0" w:space="0" w:color="auto"/>
        <w:right w:val="none" w:sz="0" w:space="0" w:color="auto"/>
      </w:divBdr>
    </w:div>
    <w:div w:id="910778194">
      <w:marLeft w:val="640"/>
      <w:marRight w:val="0"/>
      <w:marTop w:val="0"/>
      <w:marBottom w:val="0"/>
      <w:divBdr>
        <w:top w:val="none" w:sz="0" w:space="0" w:color="auto"/>
        <w:left w:val="none" w:sz="0" w:space="0" w:color="auto"/>
        <w:bottom w:val="none" w:sz="0" w:space="0" w:color="auto"/>
        <w:right w:val="none" w:sz="0" w:space="0" w:color="auto"/>
      </w:divBdr>
    </w:div>
    <w:div w:id="910844269">
      <w:marLeft w:val="640"/>
      <w:marRight w:val="0"/>
      <w:marTop w:val="0"/>
      <w:marBottom w:val="0"/>
      <w:divBdr>
        <w:top w:val="none" w:sz="0" w:space="0" w:color="auto"/>
        <w:left w:val="none" w:sz="0" w:space="0" w:color="auto"/>
        <w:bottom w:val="none" w:sz="0" w:space="0" w:color="auto"/>
        <w:right w:val="none" w:sz="0" w:space="0" w:color="auto"/>
      </w:divBdr>
    </w:div>
    <w:div w:id="910848966">
      <w:marLeft w:val="640"/>
      <w:marRight w:val="0"/>
      <w:marTop w:val="0"/>
      <w:marBottom w:val="0"/>
      <w:divBdr>
        <w:top w:val="none" w:sz="0" w:space="0" w:color="auto"/>
        <w:left w:val="none" w:sz="0" w:space="0" w:color="auto"/>
        <w:bottom w:val="none" w:sz="0" w:space="0" w:color="auto"/>
        <w:right w:val="none" w:sz="0" w:space="0" w:color="auto"/>
      </w:divBdr>
    </w:div>
    <w:div w:id="910962335">
      <w:marLeft w:val="640"/>
      <w:marRight w:val="0"/>
      <w:marTop w:val="0"/>
      <w:marBottom w:val="0"/>
      <w:divBdr>
        <w:top w:val="none" w:sz="0" w:space="0" w:color="auto"/>
        <w:left w:val="none" w:sz="0" w:space="0" w:color="auto"/>
        <w:bottom w:val="none" w:sz="0" w:space="0" w:color="auto"/>
        <w:right w:val="none" w:sz="0" w:space="0" w:color="auto"/>
      </w:divBdr>
    </w:div>
    <w:div w:id="910971048">
      <w:marLeft w:val="640"/>
      <w:marRight w:val="0"/>
      <w:marTop w:val="0"/>
      <w:marBottom w:val="0"/>
      <w:divBdr>
        <w:top w:val="none" w:sz="0" w:space="0" w:color="auto"/>
        <w:left w:val="none" w:sz="0" w:space="0" w:color="auto"/>
        <w:bottom w:val="none" w:sz="0" w:space="0" w:color="auto"/>
        <w:right w:val="none" w:sz="0" w:space="0" w:color="auto"/>
      </w:divBdr>
    </w:div>
    <w:div w:id="911040161">
      <w:marLeft w:val="640"/>
      <w:marRight w:val="0"/>
      <w:marTop w:val="0"/>
      <w:marBottom w:val="0"/>
      <w:divBdr>
        <w:top w:val="none" w:sz="0" w:space="0" w:color="auto"/>
        <w:left w:val="none" w:sz="0" w:space="0" w:color="auto"/>
        <w:bottom w:val="none" w:sz="0" w:space="0" w:color="auto"/>
        <w:right w:val="none" w:sz="0" w:space="0" w:color="auto"/>
      </w:divBdr>
    </w:div>
    <w:div w:id="911044738">
      <w:marLeft w:val="640"/>
      <w:marRight w:val="0"/>
      <w:marTop w:val="0"/>
      <w:marBottom w:val="0"/>
      <w:divBdr>
        <w:top w:val="none" w:sz="0" w:space="0" w:color="auto"/>
        <w:left w:val="none" w:sz="0" w:space="0" w:color="auto"/>
        <w:bottom w:val="none" w:sz="0" w:space="0" w:color="auto"/>
        <w:right w:val="none" w:sz="0" w:space="0" w:color="auto"/>
      </w:divBdr>
    </w:div>
    <w:div w:id="911086718">
      <w:marLeft w:val="640"/>
      <w:marRight w:val="0"/>
      <w:marTop w:val="0"/>
      <w:marBottom w:val="0"/>
      <w:divBdr>
        <w:top w:val="none" w:sz="0" w:space="0" w:color="auto"/>
        <w:left w:val="none" w:sz="0" w:space="0" w:color="auto"/>
        <w:bottom w:val="none" w:sz="0" w:space="0" w:color="auto"/>
        <w:right w:val="none" w:sz="0" w:space="0" w:color="auto"/>
      </w:divBdr>
    </w:div>
    <w:div w:id="911357457">
      <w:marLeft w:val="640"/>
      <w:marRight w:val="0"/>
      <w:marTop w:val="0"/>
      <w:marBottom w:val="0"/>
      <w:divBdr>
        <w:top w:val="none" w:sz="0" w:space="0" w:color="auto"/>
        <w:left w:val="none" w:sz="0" w:space="0" w:color="auto"/>
        <w:bottom w:val="none" w:sz="0" w:space="0" w:color="auto"/>
        <w:right w:val="none" w:sz="0" w:space="0" w:color="auto"/>
      </w:divBdr>
    </w:div>
    <w:div w:id="911428751">
      <w:marLeft w:val="640"/>
      <w:marRight w:val="0"/>
      <w:marTop w:val="0"/>
      <w:marBottom w:val="0"/>
      <w:divBdr>
        <w:top w:val="none" w:sz="0" w:space="0" w:color="auto"/>
        <w:left w:val="none" w:sz="0" w:space="0" w:color="auto"/>
        <w:bottom w:val="none" w:sz="0" w:space="0" w:color="auto"/>
        <w:right w:val="none" w:sz="0" w:space="0" w:color="auto"/>
      </w:divBdr>
    </w:div>
    <w:div w:id="911697350">
      <w:marLeft w:val="640"/>
      <w:marRight w:val="0"/>
      <w:marTop w:val="0"/>
      <w:marBottom w:val="0"/>
      <w:divBdr>
        <w:top w:val="none" w:sz="0" w:space="0" w:color="auto"/>
        <w:left w:val="none" w:sz="0" w:space="0" w:color="auto"/>
        <w:bottom w:val="none" w:sz="0" w:space="0" w:color="auto"/>
        <w:right w:val="none" w:sz="0" w:space="0" w:color="auto"/>
      </w:divBdr>
    </w:div>
    <w:div w:id="911697519">
      <w:marLeft w:val="640"/>
      <w:marRight w:val="0"/>
      <w:marTop w:val="0"/>
      <w:marBottom w:val="0"/>
      <w:divBdr>
        <w:top w:val="none" w:sz="0" w:space="0" w:color="auto"/>
        <w:left w:val="none" w:sz="0" w:space="0" w:color="auto"/>
        <w:bottom w:val="none" w:sz="0" w:space="0" w:color="auto"/>
        <w:right w:val="none" w:sz="0" w:space="0" w:color="auto"/>
      </w:divBdr>
    </w:div>
    <w:div w:id="911743777">
      <w:marLeft w:val="640"/>
      <w:marRight w:val="0"/>
      <w:marTop w:val="0"/>
      <w:marBottom w:val="0"/>
      <w:divBdr>
        <w:top w:val="none" w:sz="0" w:space="0" w:color="auto"/>
        <w:left w:val="none" w:sz="0" w:space="0" w:color="auto"/>
        <w:bottom w:val="none" w:sz="0" w:space="0" w:color="auto"/>
        <w:right w:val="none" w:sz="0" w:space="0" w:color="auto"/>
      </w:divBdr>
    </w:div>
    <w:div w:id="911817266">
      <w:marLeft w:val="640"/>
      <w:marRight w:val="0"/>
      <w:marTop w:val="0"/>
      <w:marBottom w:val="0"/>
      <w:divBdr>
        <w:top w:val="none" w:sz="0" w:space="0" w:color="auto"/>
        <w:left w:val="none" w:sz="0" w:space="0" w:color="auto"/>
        <w:bottom w:val="none" w:sz="0" w:space="0" w:color="auto"/>
        <w:right w:val="none" w:sz="0" w:space="0" w:color="auto"/>
      </w:divBdr>
    </w:div>
    <w:div w:id="911817309">
      <w:marLeft w:val="640"/>
      <w:marRight w:val="0"/>
      <w:marTop w:val="0"/>
      <w:marBottom w:val="0"/>
      <w:divBdr>
        <w:top w:val="none" w:sz="0" w:space="0" w:color="auto"/>
        <w:left w:val="none" w:sz="0" w:space="0" w:color="auto"/>
        <w:bottom w:val="none" w:sz="0" w:space="0" w:color="auto"/>
        <w:right w:val="none" w:sz="0" w:space="0" w:color="auto"/>
      </w:divBdr>
    </w:div>
    <w:div w:id="911893606">
      <w:marLeft w:val="640"/>
      <w:marRight w:val="0"/>
      <w:marTop w:val="0"/>
      <w:marBottom w:val="0"/>
      <w:divBdr>
        <w:top w:val="none" w:sz="0" w:space="0" w:color="auto"/>
        <w:left w:val="none" w:sz="0" w:space="0" w:color="auto"/>
        <w:bottom w:val="none" w:sz="0" w:space="0" w:color="auto"/>
        <w:right w:val="none" w:sz="0" w:space="0" w:color="auto"/>
      </w:divBdr>
    </w:div>
    <w:div w:id="911894654">
      <w:marLeft w:val="640"/>
      <w:marRight w:val="0"/>
      <w:marTop w:val="0"/>
      <w:marBottom w:val="0"/>
      <w:divBdr>
        <w:top w:val="none" w:sz="0" w:space="0" w:color="auto"/>
        <w:left w:val="none" w:sz="0" w:space="0" w:color="auto"/>
        <w:bottom w:val="none" w:sz="0" w:space="0" w:color="auto"/>
        <w:right w:val="none" w:sz="0" w:space="0" w:color="auto"/>
      </w:divBdr>
    </w:div>
    <w:div w:id="911894865">
      <w:marLeft w:val="640"/>
      <w:marRight w:val="0"/>
      <w:marTop w:val="0"/>
      <w:marBottom w:val="0"/>
      <w:divBdr>
        <w:top w:val="none" w:sz="0" w:space="0" w:color="auto"/>
        <w:left w:val="none" w:sz="0" w:space="0" w:color="auto"/>
        <w:bottom w:val="none" w:sz="0" w:space="0" w:color="auto"/>
        <w:right w:val="none" w:sz="0" w:space="0" w:color="auto"/>
      </w:divBdr>
    </w:div>
    <w:div w:id="911961221">
      <w:marLeft w:val="640"/>
      <w:marRight w:val="0"/>
      <w:marTop w:val="0"/>
      <w:marBottom w:val="0"/>
      <w:divBdr>
        <w:top w:val="none" w:sz="0" w:space="0" w:color="auto"/>
        <w:left w:val="none" w:sz="0" w:space="0" w:color="auto"/>
        <w:bottom w:val="none" w:sz="0" w:space="0" w:color="auto"/>
        <w:right w:val="none" w:sz="0" w:space="0" w:color="auto"/>
      </w:divBdr>
    </w:div>
    <w:div w:id="911964130">
      <w:marLeft w:val="640"/>
      <w:marRight w:val="0"/>
      <w:marTop w:val="0"/>
      <w:marBottom w:val="0"/>
      <w:divBdr>
        <w:top w:val="none" w:sz="0" w:space="0" w:color="auto"/>
        <w:left w:val="none" w:sz="0" w:space="0" w:color="auto"/>
        <w:bottom w:val="none" w:sz="0" w:space="0" w:color="auto"/>
        <w:right w:val="none" w:sz="0" w:space="0" w:color="auto"/>
      </w:divBdr>
    </w:div>
    <w:div w:id="912005850">
      <w:marLeft w:val="640"/>
      <w:marRight w:val="0"/>
      <w:marTop w:val="0"/>
      <w:marBottom w:val="0"/>
      <w:divBdr>
        <w:top w:val="none" w:sz="0" w:space="0" w:color="auto"/>
        <w:left w:val="none" w:sz="0" w:space="0" w:color="auto"/>
        <w:bottom w:val="none" w:sz="0" w:space="0" w:color="auto"/>
        <w:right w:val="none" w:sz="0" w:space="0" w:color="auto"/>
      </w:divBdr>
    </w:div>
    <w:div w:id="912080622">
      <w:marLeft w:val="640"/>
      <w:marRight w:val="0"/>
      <w:marTop w:val="0"/>
      <w:marBottom w:val="0"/>
      <w:divBdr>
        <w:top w:val="none" w:sz="0" w:space="0" w:color="auto"/>
        <w:left w:val="none" w:sz="0" w:space="0" w:color="auto"/>
        <w:bottom w:val="none" w:sz="0" w:space="0" w:color="auto"/>
        <w:right w:val="none" w:sz="0" w:space="0" w:color="auto"/>
      </w:divBdr>
    </w:div>
    <w:div w:id="912205973">
      <w:marLeft w:val="640"/>
      <w:marRight w:val="0"/>
      <w:marTop w:val="0"/>
      <w:marBottom w:val="0"/>
      <w:divBdr>
        <w:top w:val="none" w:sz="0" w:space="0" w:color="auto"/>
        <w:left w:val="none" w:sz="0" w:space="0" w:color="auto"/>
        <w:bottom w:val="none" w:sz="0" w:space="0" w:color="auto"/>
        <w:right w:val="none" w:sz="0" w:space="0" w:color="auto"/>
      </w:divBdr>
    </w:div>
    <w:div w:id="912273675">
      <w:marLeft w:val="640"/>
      <w:marRight w:val="0"/>
      <w:marTop w:val="0"/>
      <w:marBottom w:val="0"/>
      <w:divBdr>
        <w:top w:val="none" w:sz="0" w:space="0" w:color="auto"/>
        <w:left w:val="none" w:sz="0" w:space="0" w:color="auto"/>
        <w:bottom w:val="none" w:sz="0" w:space="0" w:color="auto"/>
        <w:right w:val="none" w:sz="0" w:space="0" w:color="auto"/>
      </w:divBdr>
    </w:div>
    <w:div w:id="912280534">
      <w:marLeft w:val="640"/>
      <w:marRight w:val="0"/>
      <w:marTop w:val="0"/>
      <w:marBottom w:val="0"/>
      <w:divBdr>
        <w:top w:val="none" w:sz="0" w:space="0" w:color="auto"/>
        <w:left w:val="none" w:sz="0" w:space="0" w:color="auto"/>
        <w:bottom w:val="none" w:sz="0" w:space="0" w:color="auto"/>
        <w:right w:val="none" w:sz="0" w:space="0" w:color="auto"/>
      </w:divBdr>
    </w:div>
    <w:div w:id="912348722">
      <w:marLeft w:val="640"/>
      <w:marRight w:val="0"/>
      <w:marTop w:val="0"/>
      <w:marBottom w:val="0"/>
      <w:divBdr>
        <w:top w:val="none" w:sz="0" w:space="0" w:color="auto"/>
        <w:left w:val="none" w:sz="0" w:space="0" w:color="auto"/>
        <w:bottom w:val="none" w:sz="0" w:space="0" w:color="auto"/>
        <w:right w:val="none" w:sz="0" w:space="0" w:color="auto"/>
      </w:divBdr>
    </w:div>
    <w:div w:id="912349177">
      <w:marLeft w:val="640"/>
      <w:marRight w:val="0"/>
      <w:marTop w:val="0"/>
      <w:marBottom w:val="0"/>
      <w:divBdr>
        <w:top w:val="none" w:sz="0" w:space="0" w:color="auto"/>
        <w:left w:val="none" w:sz="0" w:space="0" w:color="auto"/>
        <w:bottom w:val="none" w:sz="0" w:space="0" w:color="auto"/>
        <w:right w:val="none" w:sz="0" w:space="0" w:color="auto"/>
      </w:divBdr>
    </w:div>
    <w:div w:id="912619781">
      <w:marLeft w:val="640"/>
      <w:marRight w:val="0"/>
      <w:marTop w:val="0"/>
      <w:marBottom w:val="0"/>
      <w:divBdr>
        <w:top w:val="none" w:sz="0" w:space="0" w:color="auto"/>
        <w:left w:val="none" w:sz="0" w:space="0" w:color="auto"/>
        <w:bottom w:val="none" w:sz="0" w:space="0" w:color="auto"/>
        <w:right w:val="none" w:sz="0" w:space="0" w:color="auto"/>
      </w:divBdr>
    </w:div>
    <w:div w:id="912662220">
      <w:marLeft w:val="640"/>
      <w:marRight w:val="0"/>
      <w:marTop w:val="0"/>
      <w:marBottom w:val="0"/>
      <w:divBdr>
        <w:top w:val="none" w:sz="0" w:space="0" w:color="auto"/>
        <w:left w:val="none" w:sz="0" w:space="0" w:color="auto"/>
        <w:bottom w:val="none" w:sz="0" w:space="0" w:color="auto"/>
        <w:right w:val="none" w:sz="0" w:space="0" w:color="auto"/>
      </w:divBdr>
    </w:div>
    <w:div w:id="912665077">
      <w:marLeft w:val="640"/>
      <w:marRight w:val="0"/>
      <w:marTop w:val="0"/>
      <w:marBottom w:val="0"/>
      <w:divBdr>
        <w:top w:val="none" w:sz="0" w:space="0" w:color="auto"/>
        <w:left w:val="none" w:sz="0" w:space="0" w:color="auto"/>
        <w:bottom w:val="none" w:sz="0" w:space="0" w:color="auto"/>
        <w:right w:val="none" w:sz="0" w:space="0" w:color="auto"/>
      </w:divBdr>
    </w:div>
    <w:div w:id="912667632">
      <w:marLeft w:val="640"/>
      <w:marRight w:val="0"/>
      <w:marTop w:val="0"/>
      <w:marBottom w:val="0"/>
      <w:divBdr>
        <w:top w:val="none" w:sz="0" w:space="0" w:color="auto"/>
        <w:left w:val="none" w:sz="0" w:space="0" w:color="auto"/>
        <w:bottom w:val="none" w:sz="0" w:space="0" w:color="auto"/>
        <w:right w:val="none" w:sz="0" w:space="0" w:color="auto"/>
      </w:divBdr>
    </w:div>
    <w:div w:id="912667958">
      <w:marLeft w:val="640"/>
      <w:marRight w:val="0"/>
      <w:marTop w:val="0"/>
      <w:marBottom w:val="0"/>
      <w:divBdr>
        <w:top w:val="none" w:sz="0" w:space="0" w:color="auto"/>
        <w:left w:val="none" w:sz="0" w:space="0" w:color="auto"/>
        <w:bottom w:val="none" w:sz="0" w:space="0" w:color="auto"/>
        <w:right w:val="none" w:sz="0" w:space="0" w:color="auto"/>
      </w:divBdr>
    </w:div>
    <w:div w:id="912741743">
      <w:marLeft w:val="640"/>
      <w:marRight w:val="0"/>
      <w:marTop w:val="0"/>
      <w:marBottom w:val="0"/>
      <w:divBdr>
        <w:top w:val="none" w:sz="0" w:space="0" w:color="auto"/>
        <w:left w:val="none" w:sz="0" w:space="0" w:color="auto"/>
        <w:bottom w:val="none" w:sz="0" w:space="0" w:color="auto"/>
        <w:right w:val="none" w:sz="0" w:space="0" w:color="auto"/>
      </w:divBdr>
    </w:div>
    <w:div w:id="912814385">
      <w:marLeft w:val="640"/>
      <w:marRight w:val="0"/>
      <w:marTop w:val="0"/>
      <w:marBottom w:val="0"/>
      <w:divBdr>
        <w:top w:val="none" w:sz="0" w:space="0" w:color="auto"/>
        <w:left w:val="none" w:sz="0" w:space="0" w:color="auto"/>
        <w:bottom w:val="none" w:sz="0" w:space="0" w:color="auto"/>
        <w:right w:val="none" w:sz="0" w:space="0" w:color="auto"/>
      </w:divBdr>
    </w:div>
    <w:div w:id="912859641">
      <w:marLeft w:val="640"/>
      <w:marRight w:val="0"/>
      <w:marTop w:val="0"/>
      <w:marBottom w:val="0"/>
      <w:divBdr>
        <w:top w:val="none" w:sz="0" w:space="0" w:color="auto"/>
        <w:left w:val="none" w:sz="0" w:space="0" w:color="auto"/>
        <w:bottom w:val="none" w:sz="0" w:space="0" w:color="auto"/>
        <w:right w:val="none" w:sz="0" w:space="0" w:color="auto"/>
      </w:divBdr>
    </w:div>
    <w:div w:id="913005810">
      <w:marLeft w:val="640"/>
      <w:marRight w:val="0"/>
      <w:marTop w:val="0"/>
      <w:marBottom w:val="0"/>
      <w:divBdr>
        <w:top w:val="none" w:sz="0" w:space="0" w:color="auto"/>
        <w:left w:val="none" w:sz="0" w:space="0" w:color="auto"/>
        <w:bottom w:val="none" w:sz="0" w:space="0" w:color="auto"/>
        <w:right w:val="none" w:sz="0" w:space="0" w:color="auto"/>
      </w:divBdr>
    </w:div>
    <w:div w:id="913007011">
      <w:marLeft w:val="640"/>
      <w:marRight w:val="0"/>
      <w:marTop w:val="0"/>
      <w:marBottom w:val="0"/>
      <w:divBdr>
        <w:top w:val="none" w:sz="0" w:space="0" w:color="auto"/>
        <w:left w:val="none" w:sz="0" w:space="0" w:color="auto"/>
        <w:bottom w:val="none" w:sz="0" w:space="0" w:color="auto"/>
        <w:right w:val="none" w:sz="0" w:space="0" w:color="auto"/>
      </w:divBdr>
    </w:div>
    <w:div w:id="913048955">
      <w:marLeft w:val="640"/>
      <w:marRight w:val="0"/>
      <w:marTop w:val="0"/>
      <w:marBottom w:val="0"/>
      <w:divBdr>
        <w:top w:val="none" w:sz="0" w:space="0" w:color="auto"/>
        <w:left w:val="none" w:sz="0" w:space="0" w:color="auto"/>
        <w:bottom w:val="none" w:sz="0" w:space="0" w:color="auto"/>
        <w:right w:val="none" w:sz="0" w:space="0" w:color="auto"/>
      </w:divBdr>
    </w:div>
    <w:div w:id="913050726">
      <w:marLeft w:val="640"/>
      <w:marRight w:val="0"/>
      <w:marTop w:val="0"/>
      <w:marBottom w:val="0"/>
      <w:divBdr>
        <w:top w:val="none" w:sz="0" w:space="0" w:color="auto"/>
        <w:left w:val="none" w:sz="0" w:space="0" w:color="auto"/>
        <w:bottom w:val="none" w:sz="0" w:space="0" w:color="auto"/>
        <w:right w:val="none" w:sz="0" w:space="0" w:color="auto"/>
      </w:divBdr>
    </w:div>
    <w:div w:id="913274926">
      <w:marLeft w:val="640"/>
      <w:marRight w:val="0"/>
      <w:marTop w:val="0"/>
      <w:marBottom w:val="0"/>
      <w:divBdr>
        <w:top w:val="none" w:sz="0" w:space="0" w:color="auto"/>
        <w:left w:val="none" w:sz="0" w:space="0" w:color="auto"/>
        <w:bottom w:val="none" w:sz="0" w:space="0" w:color="auto"/>
        <w:right w:val="none" w:sz="0" w:space="0" w:color="auto"/>
      </w:divBdr>
    </w:div>
    <w:div w:id="913393693">
      <w:marLeft w:val="640"/>
      <w:marRight w:val="0"/>
      <w:marTop w:val="0"/>
      <w:marBottom w:val="0"/>
      <w:divBdr>
        <w:top w:val="none" w:sz="0" w:space="0" w:color="auto"/>
        <w:left w:val="none" w:sz="0" w:space="0" w:color="auto"/>
        <w:bottom w:val="none" w:sz="0" w:space="0" w:color="auto"/>
        <w:right w:val="none" w:sz="0" w:space="0" w:color="auto"/>
      </w:divBdr>
    </w:div>
    <w:div w:id="913441998">
      <w:marLeft w:val="640"/>
      <w:marRight w:val="0"/>
      <w:marTop w:val="0"/>
      <w:marBottom w:val="0"/>
      <w:divBdr>
        <w:top w:val="none" w:sz="0" w:space="0" w:color="auto"/>
        <w:left w:val="none" w:sz="0" w:space="0" w:color="auto"/>
        <w:bottom w:val="none" w:sz="0" w:space="0" w:color="auto"/>
        <w:right w:val="none" w:sz="0" w:space="0" w:color="auto"/>
      </w:divBdr>
    </w:div>
    <w:div w:id="913466106">
      <w:marLeft w:val="640"/>
      <w:marRight w:val="0"/>
      <w:marTop w:val="0"/>
      <w:marBottom w:val="0"/>
      <w:divBdr>
        <w:top w:val="none" w:sz="0" w:space="0" w:color="auto"/>
        <w:left w:val="none" w:sz="0" w:space="0" w:color="auto"/>
        <w:bottom w:val="none" w:sz="0" w:space="0" w:color="auto"/>
        <w:right w:val="none" w:sz="0" w:space="0" w:color="auto"/>
      </w:divBdr>
    </w:div>
    <w:div w:id="913469026">
      <w:marLeft w:val="640"/>
      <w:marRight w:val="0"/>
      <w:marTop w:val="0"/>
      <w:marBottom w:val="0"/>
      <w:divBdr>
        <w:top w:val="none" w:sz="0" w:space="0" w:color="auto"/>
        <w:left w:val="none" w:sz="0" w:space="0" w:color="auto"/>
        <w:bottom w:val="none" w:sz="0" w:space="0" w:color="auto"/>
        <w:right w:val="none" w:sz="0" w:space="0" w:color="auto"/>
      </w:divBdr>
    </w:div>
    <w:div w:id="913511234">
      <w:marLeft w:val="640"/>
      <w:marRight w:val="0"/>
      <w:marTop w:val="0"/>
      <w:marBottom w:val="0"/>
      <w:divBdr>
        <w:top w:val="none" w:sz="0" w:space="0" w:color="auto"/>
        <w:left w:val="none" w:sz="0" w:space="0" w:color="auto"/>
        <w:bottom w:val="none" w:sz="0" w:space="0" w:color="auto"/>
        <w:right w:val="none" w:sz="0" w:space="0" w:color="auto"/>
      </w:divBdr>
    </w:div>
    <w:div w:id="913588738">
      <w:marLeft w:val="640"/>
      <w:marRight w:val="0"/>
      <w:marTop w:val="0"/>
      <w:marBottom w:val="0"/>
      <w:divBdr>
        <w:top w:val="none" w:sz="0" w:space="0" w:color="auto"/>
        <w:left w:val="none" w:sz="0" w:space="0" w:color="auto"/>
        <w:bottom w:val="none" w:sz="0" w:space="0" w:color="auto"/>
        <w:right w:val="none" w:sz="0" w:space="0" w:color="auto"/>
      </w:divBdr>
    </w:div>
    <w:div w:id="913663388">
      <w:marLeft w:val="640"/>
      <w:marRight w:val="0"/>
      <w:marTop w:val="0"/>
      <w:marBottom w:val="0"/>
      <w:divBdr>
        <w:top w:val="none" w:sz="0" w:space="0" w:color="auto"/>
        <w:left w:val="none" w:sz="0" w:space="0" w:color="auto"/>
        <w:bottom w:val="none" w:sz="0" w:space="0" w:color="auto"/>
        <w:right w:val="none" w:sz="0" w:space="0" w:color="auto"/>
      </w:divBdr>
    </w:div>
    <w:div w:id="913705752">
      <w:marLeft w:val="640"/>
      <w:marRight w:val="0"/>
      <w:marTop w:val="0"/>
      <w:marBottom w:val="0"/>
      <w:divBdr>
        <w:top w:val="none" w:sz="0" w:space="0" w:color="auto"/>
        <w:left w:val="none" w:sz="0" w:space="0" w:color="auto"/>
        <w:bottom w:val="none" w:sz="0" w:space="0" w:color="auto"/>
        <w:right w:val="none" w:sz="0" w:space="0" w:color="auto"/>
      </w:divBdr>
    </w:div>
    <w:div w:id="913785460">
      <w:marLeft w:val="640"/>
      <w:marRight w:val="0"/>
      <w:marTop w:val="0"/>
      <w:marBottom w:val="0"/>
      <w:divBdr>
        <w:top w:val="none" w:sz="0" w:space="0" w:color="auto"/>
        <w:left w:val="none" w:sz="0" w:space="0" w:color="auto"/>
        <w:bottom w:val="none" w:sz="0" w:space="0" w:color="auto"/>
        <w:right w:val="none" w:sz="0" w:space="0" w:color="auto"/>
      </w:divBdr>
    </w:div>
    <w:div w:id="913785831">
      <w:marLeft w:val="640"/>
      <w:marRight w:val="0"/>
      <w:marTop w:val="0"/>
      <w:marBottom w:val="0"/>
      <w:divBdr>
        <w:top w:val="none" w:sz="0" w:space="0" w:color="auto"/>
        <w:left w:val="none" w:sz="0" w:space="0" w:color="auto"/>
        <w:bottom w:val="none" w:sz="0" w:space="0" w:color="auto"/>
        <w:right w:val="none" w:sz="0" w:space="0" w:color="auto"/>
      </w:divBdr>
    </w:div>
    <w:div w:id="913852731">
      <w:marLeft w:val="640"/>
      <w:marRight w:val="0"/>
      <w:marTop w:val="0"/>
      <w:marBottom w:val="0"/>
      <w:divBdr>
        <w:top w:val="none" w:sz="0" w:space="0" w:color="auto"/>
        <w:left w:val="none" w:sz="0" w:space="0" w:color="auto"/>
        <w:bottom w:val="none" w:sz="0" w:space="0" w:color="auto"/>
        <w:right w:val="none" w:sz="0" w:space="0" w:color="auto"/>
      </w:divBdr>
    </w:div>
    <w:div w:id="913859307">
      <w:marLeft w:val="640"/>
      <w:marRight w:val="0"/>
      <w:marTop w:val="0"/>
      <w:marBottom w:val="0"/>
      <w:divBdr>
        <w:top w:val="none" w:sz="0" w:space="0" w:color="auto"/>
        <w:left w:val="none" w:sz="0" w:space="0" w:color="auto"/>
        <w:bottom w:val="none" w:sz="0" w:space="0" w:color="auto"/>
        <w:right w:val="none" w:sz="0" w:space="0" w:color="auto"/>
      </w:divBdr>
    </w:div>
    <w:div w:id="913903248">
      <w:marLeft w:val="640"/>
      <w:marRight w:val="0"/>
      <w:marTop w:val="0"/>
      <w:marBottom w:val="0"/>
      <w:divBdr>
        <w:top w:val="none" w:sz="0" w:space="0" w:color="auto"/>
        <w:left w:val="none" w:sz="0" w:space="0" w:color="auto"/>
        <w:bottom w:val="none" w:sz="0" w:space="0" w:color="auto"/>
        <w:right w:val="none" w:sz="0" w:space="0" w:color="auto"/>
      </w:divBdr>
    </w:div>
    <w:div w:id="913970174">
      <w:marLeft w:val="640"/>
      <w:marRight w:val="0"/>
      <w:marTop w:val="0"/>
      <w:marBottom w:val="0"/>
      <w:divBdr>
        <w:top w:val="none" w:sz="0" w:space="0" w:color="auto"/>
        <w:left w:val="none" w:sz="0" w:space="0" w:color="auto"/>
        <w:bottom w:val="none" w:sz="0" w:space="0" w:color="auto"/>
        <w:right w:val="none" w:sz="0" w:space="0" w:color="auto"/>
      </w:divBdr>
    </w:div>
    <w:div w:id="913974589">
      <w:marLeft w:val="640"/>
      <w:marRight w:val="0"/>
      <w:marTop w:val="0"/>
      <w:marBottom w:val="0"/>
      <w:divBdr>
        <w:top w:val="none" w:sz="0" w:space="0" w:color="auto"/>
        <w:left w:val="none" w:sz="0" w:space="0" w:color="auto"/>
        <w:bottom w:val="none" w:sz="0" w:space="0" w:color="auto"/>
        <w:right w:val="none" w:sz="0" w:space="0" w:color="auto"/>
      </w:divBdr>
    </w:div>
    <w:div w:id="914051316">
      <w:marLeft w:val="640"/>
      <w:marRight w:val="0"/>
      <w:marTop w:val="0"/>
      <w:marBottom w:val="0"/>
      <w:divBdr>
        <w:top w:val="none" w:sz="0" w:space="0" w:color="auto"/>
        <w:left w:val="none" w:sz="0" w:space="0" w:color="auto"/>
        <w:bottom w:val="none" w:sz="0" w:space="0" w:color="auto"/>
        <w:right w:val="none" w:sz="0" w:space="0" w:color="auto"/>
      </w:divBdr>
    </w:div>
    <w:div w:id="914240739">
      <w:marLeft w:val="640"/>
      <w:marRight w:val="0"/>
      <w:marTop w:val="0"/>
      <w:marBottom w:val="0"/>
      <w:divBdr>
        <w:top w:val="none" w:sz="0" w:space="0" w:color="auto"/>
        <w:left w:val="none" w:sz="0" w:space="0" w:color="auto"/>
        <w:bottom w:val="none" w:sz="0" w:space="0" w:color="auto"/>
        <w:right w:val="none" w:sz="0" w:space="0" w:color="auto"/>
      </w:divBdr>
    </w:div>
    <w:div w:id="914244480">
      <w:marLeft w:val="640"/>
      <w:marRight w:val="0"/>
      <w:marTop w:val="0"/>
      <w:marBottom w:val="0"/>
      <w:divBdr>
        <w:top w:val="none" w:sz="0" w:space="0" w:color="auto"/>
        <w:left w:val="none" w:sz="0" w:space="0" w:color="auto"/>
        <w:bottom w:val="none" w:sz="0" w:space="0" w:color="auto"/>
        <w:right w:val="none" w:sz="0" w:space="0" w:color="auto"/>
      </w:divBdr>
    </w:div>
    <w:div w:id="914315827">
      <w:marLeft w:val="640"/>
      <w:marRight w:val="0"/>
      <w:marTop w:val="0"/>
      <w:marBottom w:val="0"/>
      <w:divBdr>
        <w:top w:val="none" w:sz="0" w:space="0" w:color="auto"/>
        <w:left w:val="none" w:sz="0" w:space="0" w:color="auto"/>
        <w:bottom w:val="none" w:sz="0" w:space="0" w:color="auto"/>
        <w:right w:val="none" w:sz="0" w:space="0" w:color="auto"/>
      </w:divBdr>
    </w:div>
    <w:div w:id="914438091">
      <w:marLeft w:val="640"/>
      <w:marRight w:val="0"/>
      <w:marTop w:val="0"/>
      <w:marBottom w:val="0"/>
      <w:divBdr>
        <w:top w:val="none" w:sz="0" w:space="0" w:color="auto"/>
        <w:left w:val="none" w:sz="0" w:space="0" w:color="auto"/>
        <w:bottom w:val="none" w:sz="0" w:space="0" w:color="auto"/>
        <w:right w:val="none" w:sz="0" w:space="0" w:color="auto"/>
      </w:divBdr>
    </w:div>
    <w:div w:id="914439349">
      <w:marLeft w:val="640"/>
      <w:marRight w:val="0"/>
      <w:marTop w:val="0"/>
      <w:marBottom w:val="0"/>
      <w:divBdr>
        <w:top w:val="none" w:sz="0" w:space="0" w:color="auto"/>
        <w:left w:val="none" w:sz="0" w:space="0" w:color="auto"/>
        <w:bottom w:val="none" w:sz="0" w:space="0" w:color="auto"/>
        <w:right w:val="none" w:sz="0" w:space="0" w:color="auto"/>
      </w:divBdr>
    </w:div>
    <w:div w:id="914777452">
      <w:marLeft w:val="640"/>
      <w:marRight w:val="0"/>
      <w:marTop w:val="0"/>
      <w:marBottom w:val="0"/>
      <w:divBdr>
        <w:top w:val="none" w:sz="0" w:space="0" w:color="auto"/>
        <w:left w:val="none" w:sz="0" w:space="0" w:color="auto"/>
        <w:bottom w:val="none" w:sz="0" w:space="0" w:color="auto"/>
        <w:right w:val="none" w:sz="0" w:space="0" w:color="auto"/>
      </w:divBdr>
    </w:div>
    <w:div w:id="914818946">
      <w:marLeft w:val="640"/>
      <w:marRight w:val="0"/>
      <w:marTop w:val="0"/>
      <w:marBottom w:val="0"/>
      <w:divBdr>
        <w:top w:val="none" w:sz="0" w:space="0" w:color="auto"/>
        <w:left w:val="none" w:sz="0" w:space="0" w:color="auto"/>
        <w:bottom w:val="none" w:sz="0" w:space="0" w:color="auto"/>
        <w:right w:val="none" w:sz="0" w:space="0" w:color="auto"/>
      </w:divBdr>
    </w:div>
    <w:div w:id="914968881">
      <w:marLeft w:val="640"/>
      <w:marRight w:val="0"/>
      <w:marTop w:val="0"/>
      <w:marBottom w:val="0"/>
      <w:divBdr>
        <w:top w:val="none" w:sz="0" w:space="0" w:color="auto"/>
        <w:left w:val="none" w:sz="0" w:space="0" w:color="auto"/>
        <w:bottom w:val="none" w:sz="0" w:space="0" w:color="auto"/>
        <w:right w:val="none" w:sz="0" w:space="0" w:color="auto"/>
      </w:divBdr>
    </w:div>
    <w:div w:id="915092583">
      <w:marLeft w:val="640"/>
      <w:marRight w:val="0"/>
      <w:marTop w:val="0"/>
      <w:marBottom w:val="0"/>
      <w:divBdr>
        <w:top w:val="none" w:sz="0" w:space="0" w:color="auto"/>
        <w:left w:val="none" w:sz="0" w:space="0" w:color="auto"/>
        <w:bottom w:val="none" w:sz="0" w:space="0" w:color="auto"/>
        <w:right w:val="none" w:sz="0" w:space="0" w:color="auto"/>
      </w:divBdr>
    </w:div>
    <w:div w:id="915237708">
      <w:marLeft w:val="640"/>
      <w:marRight w:val="0"/>
      <w:marTop w:val="0"/>
      <w:marBottom w:val="0"/>
      <w:divBdr>
        <w:top w:val="none" w:sz="0" w:space="0" w:color="auto"/>
        <w:left w:val="none" w:sz="0" w:space="0" w:color="auto"/>
        <w:bottom w:val="none" w:sz="0" w:space="0" w:color="auto"/>
        <w:right w:val="none" w:sz="0" w:space="0" w:color="auto"/>
      </w:divBdr>
    </w:div>
    <w:div w:id="915284263">
      <w:marLeft w:val="640"/>
      <w:marRight w:val="0"/>
      <w:marTop w:val="0"/>
      <w:marBottom w:val="0"/>
      <w:divBdr>
        <w:top w:val="none" w:sz="0" w:space="0" w:color="auto"/>
        <w:left w:val="none" w:sz="0" w:space="0" w:color="auto"/>
        <w:bottom w:val="none" w:sz="0" w:space="0" w:color="auto"/>
        <w:right w:val="none" w:sz="0" w:space="0" w:color="auto"/>
      </w:divBdr>
    </w:div>
    <w:div w:id="915285140">
      <w:marLeft w:val="640"/>
      <w:marRight w:val="0"/>
      <w:marTop w:val="0"/>
      <w:marBottom w:val="0"/>
      <w:divBdr>
        <w:top w:val="none" w:sz="0" w:space="0" w:color="auto"/>
        <w:left w:val="none" w:sz="0" w:space="0" w:color="auto"/>
        <w:bottom w:val="none" w:sz="0" w:space="0" w:color="auto"/>
        <w:right w:val="none" w:sz="0" w:space="0" w:color="auto"/>
      </w:divBdr>
    </w:div>
    <w:div w:id="915285842">
      <w:marLeft w:val="640"/>
      <w:marRight w:val="0"/>
      <w:marTop w:val="0"/>
      <w:marBottom w:val="0"/>
      <w:divBdr>
        <w:top w:val="none" w:sz="0" w:space="0" w:color="auto"/>
        <w:left w:val="none" w:sz="0" w:space="0" w:color="auto"/>
        <w:bottom w:val="none" w:sz="0" w:space="0" w:color="auto"/>
        <w:right w:val="none" w:sz="0" w:space="0" w:color="auto"/>
      </w:divBdr>
    </w:div>
    <w:div w:id="915360600">
      <w:marLeft w:val="640"/>
      <w:marRight w:val="0"/>
      <w:marTop w:val="0"/>
      <w:marBottom w:val="0"/>
      <w:divBdr>
        <w:top w:val="none" w:sz="0" w:space="0" w:color="auto"/>
        <w:left w:val="none" w:sz="0" w:space="0" w:color="auto"/>
        <w:bottom w:val="none" w:sz="0" w:space="0" w:color="auto"/>
        <w:right w:val="none" w:sz="0" w:space="0" w:color="auto"/>
      </w:divBdr>
    </w:div>
    <w:div w:id="915364715">
      <w:marLeft w:val="640"/>
      <w:marRight w:val="0"/>
      <w:marTop w:val="0"/>
      <w:marBottom w:val="0"/>
      <w:divBdr>
        <w:top w:val="none" w:sz="0" w:space="0" w:color="auto"/>
        <w:left w:val="none" w:sz="0" w:space="0" w:color="auto"/>
        <w:bottom w:val="none" w:sz="0" w:space="0" w:color="auto"/>
        <w:right w:val="none" w:sz="0" w:space="0" w:color="auto"/>
      </w:divBdr>
    </w:div>
    <w:div w:id="915434795">
      <w:marLeft w:val="640"/>
      <w:marRight w:val="0"/>
      <w:marTop w:val="0"/>
      <w:marBottom w:val="0"/>
      <w:divBdr>
        <w:top w:val="none" w:sz="0" w:space="0" w:color="auto"/>
        <w:left w:val="none" w:sz="0" w:space="0" w:color="auto"/>
        <w:bottom w:val="none" w:sz="0" w:space="0" w:color="auto"/>
        <w:right w:val="none" w:sz="0" w:space="0" w:color="auto"/>
      </w:divBdr>
    </w:div>
    <w:div w:id="915435542">
      <w:marLeft w:val="640"/>
      <w:marRight w:val="0"/>
      <w:marTop w:val="0"/>
      <w:marBottom w:val="0"/>
      <w:divBdr>
        <w:top w:val="none" w:sz="0" w:space="0" w:color="auto"/>
        <w:left w:val="none" w:sz="0" w:space="0" w:color="auto"/>
        <w:bottom w:val="none" w:sz="0" w:space="0" w:color="auto"/>
        <w:right w:val="none" w:sz="0" w:space="0" w:color="auto"/>
      </w:divBdr>
    </w:div>
    <w:div w:id="915439466">
      <w:marLeft w:val="640"/>
      <w:marRight w:val="0"/>
      <w:marTop w:val="0"/>
      <w:marBottom w:val="0"/>
      <w:divBdr>
        <w:top w:val="none" w:sz="0" w:space="0" w:color="auto"/>
        <w:left w:val="none" w:sz="0" w:space="0" w:color="auto"/>
        <w:bottom w:val="none" w:sz="0" w:space="0" w:color="auto"/>
        <w:right w:val="none" w:sz="0" w:space="0" w:color="auto"/>
      </w:divBdr>
    </w:div>
    <w:div w:id="915550556">
      <w:marLeft w:val="640"/>
      <w:marRight w:val="0"/>
      <w:marTop w:val="0"/>
      <w:marBottom w:val="0"/>
      <w:divBdr>
        <w:top w:val="none" w:sz="0" w:space="0" w:color="auto"/>
        <w:left w:val="none" w:sz="0" w:space="0" w:color="auto"/>
        <w:bottom w:val="none" w:sz="0" w:space="0" w:color="auto"/>
        <w:right w:val="none" w:sz="0" w:space="0" w:color="auto"/>
      </w:divBdr>
    </w:div>
    <w:div w:id="915554643">
      <w:marLeft w:val="640"/>
      <w:marRight w:val="0"/>
      <w:marTop w:val="0"/>
      <w:marBottom w:val="0"/>
      <w:divBdr>
        <w:top w:val="none" w:sz="0" w:space="0" w:color="auto"/>
        <w:left w:val="none" w:sz="0" w:space="0" w:color="auto"/>
        <w:bottom w:val="none" w:sz="0" w:space="0" w:color="auto"/>
        <w:right w:val="none" w:sz="0" w:space="0" w:color="auto"/>
      </w:divBdr>
    </w:div>
    <w:div w:id="915556885">
      <w:marLeft w:val="640"/>
      <w:marRight w:val="0"/>
      <w:marTop w:val="0"/>
      <w:marBottom w:val="0"/>
      <w:divBdr>
        <w:top w:val="none" w:sz="0" w:space="0" w:color="auto"/>
        <w:left w:val="none" w:sz="0" w:space="0" w:color="auto"/>
        <w:bottom w:val="none" w:sz="0" w:space="0" w:color="auto"/>
        <w:right w:val="none" w:sz="0" w:space="0" w:color="auto"/>
      </w:divBdr>
    </w:div>
    <w:div w:id="915557966">
      <w:marLeft w:val="640"/>
      <w:marRight w:val="0"/>
      <w:marTop w:val="0"/>
      <w:marBottom w:val="0"/>
      <w:divBdr>
        <w:top w:val="none" w:sz="0" w:space="0" w:color="auto"/>
        <w:left w:val="none" w:sz="0" w:space="0" w:color="auto"/>
        <w:bottom w:val="none" w:sz="0" w:space="0" w:color="auto"/>
        <w:right w:val="none" w:sz="0" w:space="0" w:color="auto"/>
      </w:divBdr>
    </w:div>
    <w:div w:id="915626888">
      <w:marLeft w:val="640"/>
      <w:marRight w:val="0"/>
      <w:marTop w:val="0"/>
      <w:marBottom w:val="0"/>
      <w:divBdr>
        <w:top w:val="none" w:sz="0" w:space="0" w:color="auto"/>
        <w:left w:val="none" w:sz="0" w:space="0" w:color="auto"/>
        <w:bottom w:val="none" w:sz="0" w:space="0" w:color="auto"/>
        <w:right w:val="none" w:sz="0" w:space="0" w:color="auto"/>
      </w:divBdr>
    </w:div>
    <w:div w:id="915633510">
      <w:marLeft w:val="640"/>
      <w:marRight w:val="0"/>
      <w:marTop w:val="0"/>
      <w:marBottom w:val="0"/>
      <w:divBdr>
        <w:top w:val="none" w:sz="0" w:space="0" w:color="auto"/>
        <w:left w:val="none" w:sz="0" w:space="0" w:color="auto"/>
        <w:bottom w:val="none" w:sz="0" w:space="0" w:color="auto"/>
        <w:right w:val="none" w:sz="0" w:space="0" w:color="auto"/>
      </w:divBdr>
    </w:div>
    <w:div w:id="915938638">
      <w:marLeft w:val="640"/>
      <w:marRight w:val="0"/>
      <w:marTop w:val="0"/>
      <w:marBottom w:val="0"/>
      <w:divBdr>
        <w:top w:val="none" w:sz="0" w:space="0" w:color="auto"/>
        <w:left w:val="none" w:sz="0" w:space="0" w:color="auto"/>
        <w:bottom w:val="none" w:sz="0" w:space="0" w:color="auto"/>
        <w:right w:val="none" w:sz="0" w:space="0" w:color="auto"/>
      </w:divBdr>
    </w:div>
    <w:div w:id="916017576">
      <w:marLeft w:val="640"/>
      <w:marRight w:val="0"/>
      <w:marTop w:val="0"/>
      <w:marBottom w:val="0"/>
      <w:divBdr>
        <w:top w:val="none" w:sz="0" w:space="0" w:color="auto"/>
        <w:left w:val="none" w:sz="0" w:space="0" w:color="auto"/>
        <w:bottom w:val="none" w:sz="0" w:space="0" w:color="auto"/>
        <w:right w:val="none" w:sz="0" w:space="0" w:color="auto"/>
      </w:divBdr>
    </w:div>
    <w:div w:id="916019392">
      <w:marLeft w:val="640"/>
      <w:marRight w:val="0"/>
      <w:marTop w:val="0"/>
      <w:marBottom w:val="0"/>
      <w:divBdr>
        <w:top w:val="none" w:sz="0" w:space="0" w:color="auto"/>
        <w:left w:val="none" w:sz="0" w:space="0" w:color="auto"/>
        <w:bottom w:val="none" w:sz="0" w:space="0" w:color="auto"/>
        <w:right w:val="none" w:sz="0" w:space="0" w:color="auto"/>
      </w:divBdr>
    </w:div>
    <w:div w:id="916205907">
      <w:marLeft w:val="640"/>
      <w:marRight w:val="0"/>
      <w:marTop w:val="0"/>
      <w:marBottom w:val="0"/>
      <w:divBdr>
        <w:top w:val="none" w:sz="0" w:space="0" w:color="auto"/>
        <w:left w:val="none" w:sz="0" w:space="0" w:color="auto"/>
        <w:bottom w:val="none" w:sz="0" w:space="0" w:color="auto"/>
        <w:right w:val="none" w:sz="0" w:space="0" w:color="auto"/>
      </w:divBdr>
    </w:div>
    <w:div w:id="916208573">
      <w:marLeft w:val="640"/>
      <w:marRight w:val="0"/>
      <w:marTop w:val="0"/>
      <w:marBottom w:val="0"/>
      <w:divBdr>
        <w:top w:val="none" w:sz="0" w:space="0" w:color="auto"/>
        <w:left w:val="none" w:sz="0" w:space="0" w:color="auto"/>
        <w:bottom w:val="none" w:sz="0" w:space="0" w:color="auto"/>
        <w:right w:val="none" w:sz="0" w:space="0" w:color="auto"/>
      </w:divBdr>
    </w:div>
    <w:div w:id="916212817">
      <w:marLeft w:val="640"/>
      <w:marRight w:val="0"/>
      <w:marTop w:val="0"/>
      <w:marBottom w:val="0"/>
      <w:divBdr>
        <w:top w:val="none" w:sz="0" w:space="0" w:color="auto"/>
        <w:left w:val="none" w:sz="0" w:space="0" w:color="auto"/>
        <w:bottom w:val="none" w:sz="0" w:space="0" w:color="auto"/>
        <w:right w:val="none" w:sz="0" w:space="0" w:color="auto"/>
      </w:divBdr>
    </w:div>
    <w:div w:id="916331596">
      <w:marLeft w:val="640"/>
      <w:marRight w:val="0"/>
      <w:marTop w:val="0"/>
      <w:marBottom w:val="0"/>
      <w:divBdr>
        <w:top w:val="none" w:sz="0" w:space="0" w:color="auto"/>
        <w:left w:val="none" w:sz="0" w:space="0" w:color="auto"/>
        <w:bottom w:val="none" w:sz="0" w:space="0" w:color="auto"/>
        <w:right w:val="none" w:sz="0" w:space="0" w:color="auto"/>
      </w:divBdr>
    </w:div>
    <w:div w:id="916357092">
      <w:marLeft w:val="640"/>
      <w:marRight w:val="0"/>
      <w:marTop w:val="0"/>
      <w:marBottom w:val="0"/>
      <w:divBdr>
        <w:top w:val="none" w:sz="0" w:space="0" w:color="auto"/>
        <w:left w:val="none" w:sz="0" w:space="0" w:color="auto"/>
        <w:bottom w:val="none" w:sz="0" w:space="0" w:color="auto"/>
        <w:right w:val="none" w:sz="0" w:space="0" w:color="auto"/>
      </w:divBdr>
    </w:div>
    <w:div w:id="916401489">
      <w:marLeft w:val="640"/>
      <w:marRight w:val="0"/>
      <w:marTop w:val="0"/>
      <w:marBottom w:val="0"/>
      <w:divBdr>
        <w:top w:val="none" w:sz="0" w:space="0" w:color="auto"/>
        <w:left w:val="none" w:sz="0" w:space="0" w:color="auto"/>
        <w:bottom w:val="none" w:sz="0" w:space="0" w:color="auto"/>
        <w:right w:val="none" w:sz="0" w:space="0" w:color="auto"/>
      </w:divBdr>
    </w:div>
    <w:div w:id="916473498">
      <w:marLeft w:val="640"/>
      <w:marRight w:val="0"/>
      <w:marTop w:val="0"/>
      <w:marBottom w:val="0"/>
      <w:divBdr>
        <w:top w:val="none" w:sz="0" w:space="0" w:color="auto"/>
        <w:left w:val="none" w:sz="0" w:space="0" w:color="auto"/>
        <w:bottom w:val="none" w:sz="0" w:space="0" w:color="auto"/>
        <w:right w:val="none" w:sz="0" w:space="0" w:color="auto"/>
      </w:divBdr>
    </w:div>
    <w:div w:id="916475844">
      <w:marLeft w:val="640"/>
      <w:marRight w:val="0"/>
      <w:marTop w:val="0"/>
      <w:marBottom w:val="0"/>
      <w:divBdr>
        <w:top w:val="none" w:sz="0" w:space="0" w:color="auto"/>
        <w:left w:val="none" w:sz="0" w:space="0" w:color="auto"/>
        <w:bottom w:val="none" w:sz="0" w:space="0" w:color="auto"/>
        <w:right w:val="none" w:sz="0" w:space="0" w:color="auto"/>
      </w:divBdr>
    </w:div>
    <w:div w:id="916477744">
      <w:marLeft w:val="640"/>
      <w:marRight w:val="0"/>
      <w:marTop w:val="0"/>
      <w:marBottom w:val="0"/>
      <w:divBdr>
        <w:top w:val="none" w:sz="0" w:space="0" w:color="auto"/>
        <w:left w:val="none" w:sz="0" w:space="0" w:color="auto"/>
        <w:bottom w:val="none" w:sz="0" w:space="0" w:color="auto"/>
        <w:right w:val="none" w:sz="0" w:space="0" w:color="auto"/>
      </w:divBdr>
    </w:div>
    <w:div w:id="916478282">
      <w:marLeft w:val="640"/>
      <w:marRight w:val="0"/>
      <w:marTop w:val="0"/>
      <w:marBottom w:val="0"/>
      <w:divBdr>
        <w:top w:val="none" w:sz="0" w:space="0" w:color="auto"/>
        <w:left w:val="none" w:sz="0" w:space="0" w:color="auto"/>
        <w:bottom w:val="none" w:sz="0" w:space="0" w:color="auto"/>
        <w:right w:val="none" w:sz="0" w:space="0" w:color="auto"/>
      </w:divBdr>
    </w:div>
    <w:div w:id="916522278">
      <w:marLeft w:val="640"/>
      <w:marRight w:val="0"/>
      <w:marTop w:val="0"/>
      <w:marBottom w:val="0"/>
      <w:divBdr>
        <w:top w:val="none" w:sz="0" w:space="0" w:color="auto"/>
        <w:left w:val="none" w:sz="0" w:space="0" w:color="auto"/>
        <w:bottom w:val="none" w:sz="0" w:space="0" w:color="auto"/>
        <w:right w:val="none" w:sz="0" w:space="0" w:color="auto"/>
      </w:divBdr>
    </w:div>
    <w:div w:id="916549040">
      <w:marLeft w:val="640"/>
      <w:marRight w:val="0"/>
      <w:marTop w:val="0"/>
      <w:marBottom w:val="0"/>
      <w:divBdr>
        <w:top w:val="none" w:sz="0" w:space="0" w:color="auto"/>
        <w:left w:val="none" w:sz="0" w:space="0" w:color="auto"/>
        <w:bottom w:val="none" w:sz="0" w:space="0" w:color="auto"/>
        <w:right w:val="none" w:sz="0" w:space="0" w:color="auto"/>
      </w:divBdr>
    </w:div>
    <w:div w:id="916550592">
      <w:marLeft w:val="640"/>
      <w:marRight w:val="0"/>
      <w:marTop w:val="0"/>
      <w:marBottom w:val="0"/>
      <w:divBdr>
        <w:top w:val="none" w:sz="0" w:space="0" w:color="auto"/>
        <w:left w:val="none" w:sz="0" w:space="0" w:color="auto"/>
        <w:bottom w:val="none" w:sz="0" w:space="0" w:color="auto"/>
        <w:right w:val="none" w:sz="0" w:space="0" w:color="auto"/>
      </w:divBdr>
    </w:div>
    <w:div w:id="916593781">
      <w:marLeft w:val="640"/>
      <w:marRight w:val="0"/>
      <w:marTop w:val="0"/>
      <w:marBottom w:val="0"/>
      <w:divBdr>
        <w:top w:val="none" w:sz="0" w:space="0" w:color="auto"/>
        <w:left w:val="none" w:sz="0" w:space="0" w:color="auto"/>
        <w:bottom w:val="none" w:sz="0" w:space="0" w:color="auto"/>
        <w:right w:val="none" w:sz="0" w:space="0" w:color="auto"/>
      </w:divBdr>
    </w:div>
    <w:div w:id="916785119">
      <w:marLeft w:val="640"/>
      <w:marRight w:val="0"/>
      <w:marTop w:val="0"/>
      <w:marBottom w:val="0"/>
      <w:divBdr>
        <w:top w:val="none" w:sz="0" w:space="0" w:color="auto"/>
        <w:left w:val="none" w:sz="0" w:space="0" w:color="auto"/>
        <w:bottom w:val="none" w:sz="0" w:space="0" w:color="auto"/>
        <w:right w:val="none" w:sz="0" w:space="0" w:color="auto"/>
      </w:divBdr>
    </w:div>
    <w:div w:id="916792886">
      <w:marLeft w:val="640"/>
      <w:marRight w:val="0"/>
      <w:marTop w:val="0"/>
      <w:marBottom w:val="0"/>
      <w:divBdr>
        <w:top w:val="none" w:sz="0" w:space="0" w:color="auto"/>
        <w:left w:val="none" w:sz="0" w:space="0" w:color="auto"/>
        <w:bottom w:val="none" w:sz="0" w:space="0" w:color="auto"/>
        <w:right w:val="none" w:sz="0" w:space="0" w:color="auto"/>
      </w:divBdr>
    </w:div>
    <w:div w:id="916937210">
      <w:marLeft w:val="640"/>
      <w:marRight w:val="0"/>
      <w:marTop w:val="0"/>
      <w:marBottom w:val="0"/>
      <w:divBdr>
        <w:top w:val="none" w:sz="0" w:space="0" w:color="auto"/>
        <w:left w:val="none" w:sz="0" w:space="0" w:color="auto"/>
        <w:bottom w:val="none" w:sz="0" w:space="0" w:color="auto"/>
        <w:right w:val="none" w:sz="0" w:space="0" w:color="auto"/>
      </w:divBdr>
    </w:div>
    <w:div w:id="916941053">
      <w:marLeft w:val="640"/>
      <w:marRight w:val="0"/>
      <w:marTop w:val="0"/>
      <w:marBottom w:val="0"/>
      <w:divBdr>
        <w:top w:val="none" w:sz="0" w:space="0" w:color="auto"/>
        <w:left w:val="none" w:sz="0" w:space="0" w:color="auto"/>
        <w:bottom w:val="none" w:sz="0" w:space="0" w:color="auto"/>
        <w:right w:val="none" w:sz="0" w:space="0" w:color="auto"/>
      </w:divBdr>
    </w:div>
    <w:div w:id="917130168">
      <w:marLeft w:val="640"/>
      <w:marRight w:val="0"/>
      <w:marTop w:val="0"/>
      <w:marBottom w:val="0"/>
      <w:divBdr>
        <w:top w:val="none" w:sz="0" w:space="0" w:color="auto"/>
        <w:left w:val="none" w:sz="0" w:space="0" w:color="auto"/>
        <w:bottom w:val="none" w:sz="0" w:space="0" w:color="auto"/>
        <w:right w:val="none" w:sz="0" w:space="0" w:color="auto"/>
      </w:divBdr>
    </w:div>
    <w:div w:id="917134219">
      <w:marLeft w:val="640"/>
      <w:marRight w:val="0"/>
      <w:marTop w:val="0"/>
      <w:marBottom w:val="0"/>
      <w:divBdr>
        <w:top w:val="none" w:sz="0" w:space="0" w:color="auto"/>
        <w:left w:val="none" w:sz="0" w:space="0" w:color="auto"/>
        <w:bottom w:val="none" w:sz="0" w:space="0" w:color="auto"/>
        <w:right w:val="none" w:sz="0" w:space="0" w:color="auto"/>
      </w:divBdr>
    </w:div>
    <w:div w:id="917248582">
      <w:marLeft w:val="640"/>
      <w:marRight w:val="0"/>
      <w:marTop w:val="0"/>
      <w:marBottom w:val="0"/>
      <w:divBdr>
        <w:top w:val="none" w:sz="0" w:space="0" w:color="auto"/>
        <w:left w:val="none" w:sz="0" w:space="0" w:color="auto"/>
        <w:bottom w:val="none" w:sz="0" w:space="0" w:color="auto"/>
        <w:right w:val="none" w:sz="0" w:space="0" w:color="auto"/>
      </w:divBdr>
    </w:div>
    <w:div w:id="917251717">
      <w:marLeft w:val="640"/>
      <w:marRight w:val="0"/>
      <w:marTop w:val="0"/>
      <w:marBottom w:val="0"/>
      <w:divBdr>
        <w:top w:val="none" w:sz="0" w:space="0" w:color="auto"/>
        <w:left w:val="none" w:sz="0" w:space="0" w:color="auto"/>
        <w:bottom w:val="none" w:sz="0" w:space="0" w:color="auto"/>
        <w:right w:val="none" w:sz="0" w:space="0" w:color="auto"/>
      </w:divBdr>
    </w:div>
    <w:div w:id="917252452">
      <w:marLeft w:val="640"/>
      <w:marRight w:val="0"/>
      <w:marTop w:val="0"/>
      <w:marBottom w:val="0"/>
      <w:divBdr>
        <w:top w:val="none" w:sz="0" w:space="0" w:color="auto"/>
        <w:left w:val="none" w:sz="0" w:space="0" w:color="auto"/>
        <w:bottom w:val="none" w:sz="0" w:space="0" w:color="auto"/>
        <w:right w:val="none" w:sz="0" w:space="0" w:color="auto"/>
      </w:divBdr>
    </w:div>
    <w:div w:id="917323026">
      <w:marLeft w:val="640"/>
      <w:marRight w:val="0"/>
      <w:marTop w:val="0"/>
      <w:marBottom w:val="0"/>
      <w:divBdr>
        <w:top w:val="none" w:sz="0" w:space="0" w:color="auto"/>
        <w:left w:val="none" w:sz="0" w:space="0" w:color="auto"/>
        <w:bottom w:val="none" w:sz="0" w:space="0" w:color="auto"/>
        <w:right w:val="none" w:sz="0" w:space="0" w:color="auto"/>
      </w:divBdr>
    </w:div>
    <w:div w:id="917396752">
      <w:marLeft w:val="640"/>
      <w:marRight w:val="0"/>
      <w:marTop w:val="0"/>
      <w:marBottom w:val="0"/>
      <w:divBdr>
        <w:top w:val="none" w:sz="0" w:space="0" w:color="auto"/>
        <w:left w:val="none" w:sz="0" w:space="0" w:color="auto"/>
        <w:bottom w:val="none" w:sz="0" w:space="0" w:color="auto"/>
        <w:right w:val="none" w:sz="0" w:space="0" w:color="auto"/>
      </w:divBdr>
    </w:div>
    <w:div w:id="917443352">
      <w:marLeft w:val="640"/>
      <w:marRight w:val="0"/>
      <w:marTop w:val="0"/>
      <w:marBottom w:val="0"/>
      <w:divBdr>
        <w:top w:val="none" w:sz="0" w:space="0" w:color="auto"/>
        <w:left w:val="none" w:sz="0" w:space="0" w:color="auto"/>
        <w:bottom w:val="none" w:sz="0" w:space="0" w:color="auto"/>
        <w:right w:val="none" w:sz="0" w:space="0" w:color="auto"/>
      </w:divBdr>
    </w:div>
    <w:div w:id="917515828">
      <w:marLeft w:val="640"/>
      <w:marRight w:val="0"/>
      <w:marTop w:val="0"/>
      <w:marBottom w:val="0"/>
      <w:divBdr>
        <w:top w:val="none" w:sz="0" w:space="0" w:color="auto"/>
        <w:left w:val="none" w:sz="0" w:space="0" w:color="auto"/>
        <w:bottom w:val="none" w:sz="0" w:space="0" w:color="auto"/>
        <w:right w:val="none" w:sz="0" w:space="0" w:color="auto"/>
      </w:divBdr>
    </w:div>
    <w:div w:id="917516848">
      <w:marLeft w:val="640"/>
      <w:marRight w:val="0"/>
      <w:marTop w:val="0"/>
      <w:marBottom w:val="0"/>
      <w:divBdr>
        <w:top w:val="none" w:sz="0" w:space="0" w:color="auto"/>
        <w:left w:val="none" w:sz="0" w:space="0" w:color="auto"/>
        <w:bottom w:val="none" w:sz="0" w:space="0" w:color="auto"/>
        <w:right w:val="none" w:sz="0" w:space="0" w:color="auto"/>
      </w:divBdr>
    </w:div>
    <w:div w:id="917522924">
      <w:marLeft w:val="640"/>
      <w:marRight w:val="0"/>
      <w:marTop w:val="0"/>
      <w:marBottom w:val="0"/>
      <w:divBdr>
        <w:top w:val="none" w:sz="0" w:space="0" w:color="auto"/>
        <w:left w:val="none" w:sz="0" w:space="0" w:color="auto"/>
        <w:bottom w:val="none" w:sz="0" w:space="0" w:color="auto"/>
        <w:right w:val="none" w:sz="0" w:space="0" w:color="auto"/>
      </w:divBdr>
    </w:div>
    <w:div w:id="917641873">
      <w:marLeft w:val="640"/>
      <w:marRight w:val="0"/>
      <w:marTop w:val="0"/>
      <w:marBottom w:val="0"/>
      <w:divBdr>
        <w:top w:val="none" w:sz="0" w:space="0" w:color="auto"/>
        <w:left w:val="none" w:sz="0" w:space="0" w:color="auto"/>
        <w:bottom w:val="none" w:sz="0" w:space="0" w:color="auto"/>
        <w:right w:val="none" w:sz="0" w:space="0" w:color="auto"/>
      </w:divBdr>
    </w:div>
    <w:div w:id="917713753">
      <w:marLeft w:val="640"/>
      <w:marRight w:val="0"/>
      <w:marTop w:val="0"/>
      <w:marBottom w:val="0"/>
      <w:divBdr>
        <w:top w:val="none" w:sz="0" w:space="0" w:color="auto"/>
        <w:left w:val="none" w:sz="0" w:space="0" w:color="auto"/>
        <w:bottom w:val="none" w:sz="0" w:space="0" w:color="auto"/>
        <w:right w:val="none" w:sz="0" w:space="0" w:color="auto"/>
      </w:divBdr>
    </w:div>
    <w:div w:id="917714551">
      <w:marLeft w:val="640"/>
      <w:marRight w:val="0"/>
      <w:marTop w:val="0"/>
      <w:marBottom w:val="0"/>
      <w:divBdr>
        <w:top w:val="none" w:sz="0" w:space="0" w:color="auto"/>
        <w:left w:val="none" w:sz="0" w:space="0" w:color="auto"/>
        <w:bottom w:val="none" w:sz="0" w:space="0" w:color="auto"/>
        <w:right w:val="none" w:sz="0" w:space="0" w:color="auto"/>
      </w:divBdr>
    </w:div>
    <w:div w:id="917789175">
      <w:marLeft w:val="640"/>
      <w:marRight w:val="0"/>
      <w:marTop w:val="0"/>
      <w:marBottom w:val="0"/>
      <w:divBdr>
        <w:top w:val="none" w:sz="0" w:space="0" w:color="auto"/>
        <w:left w:val="none" w:sz="0" w:space="0" w:color="auto"/>
        <w:bottom w:val="none" w:sz="0" w:space="0" w:color="auto"/>
        <w:right w:val="none" w:sz="0" w:space="0" w:color="auto"/>
      </w:divBdr>
    </w:div>
    <w:div w:id="918056088">
      <w:marLeft w:val="640"/>
      <w:marRight w:val="0"/>
      <w:marTop w:val="0"/>
      <w:marBottom w:val="0"/>
      <w:divBdr>
        <w:top w:val="none" w:sz="0" w:space="0" w:color="auto"/>
        <w:left w:val="none" w:sz="0" w:space="0" w:color="auto"/>
        <w:bottom w:val="none" w:sz="0" w:space="0" w:color="auto"/>
        <w:right w:val="none" w:sz="0" w:space="0" w:color="auto"/>
      </w:divBdr>
    </w:div>
    <w:div w:id="918058177">
      <w:marLeft w:val="640"/>
      <w:marRight w:val="0"/>
      <w:marTop w:val="0"/>
      <w:marBottom w:val="0"/>
      <w:divBdr>
        <w:top w:val="none" w:sz="0" w:space="0" w:color="auto"/>
        <w:left w:val="none" w:sz="0" w:space="0" w:color="auto"/>
        <w:bottom w:val="none" w:sz="0" w:space="0" w:color="auto"/>
        <w:right w:val="none" w:sz="0" w:space="0" w:color="auto"/>
      </w:divBdr>
    </w:div>
    <w:div w:id="918245810">
      <w:marLeft w:val="640"/>
      <w:marRight w:val="0"/>
      <w:marTop w:val="0"/>
      <w:marBottom w:val="0"/>
      <w:divBdr>
        <w:top w:val="none" w:sz="0" w:space="0" w:color="auto"/>
        <w:left w:val="none" w:sz="0" w:space="0" w:color="auto"/>
        <w:bottom w:val="none" w:sz="0" w:space="0" w:color="auto"/>
        <w:right w:val="none" w:sz="0" w:space="0" w:color="auto"/>
      </w:divBdr>
    </w:div>
    <w:div w:id="918295833">
      <w:marLeft w:val="640"/>
      <w:marRight w:val="0"/>
      <w:marTop w:val="0"/>
      <w:marBottom w:val="0"/>
      <w:divBdr>
        <w:top w:val="none" w:sz="0" w:space="0" w:color="auto"/>
        <w:left w:val="none" w:sz="0" w:space="0" w:color="auto"/>
        <w:bottom w:val="none" w:sz="0" w:space="0" w:color="auto"/>
        <w:right w:val="none" w:sz="0" w:space="0" w:color="auto"/>
      </w:divBdr>
    </w:div>
    <w:div w:id="918296908">
      <w:marLeft w:val="640"/>
      <w:marRight w:val="0"/>
      <w:marTop w:val="0"/>
      <w:marBottom w:val="0"/>
      <w:divBdr>
        <w:top w:val="none" w:sz="0" w:space="0" w:color="auto"/>
        <w:left w:val="none" w:sz="0" w:space="0" w:color="auto"/>
        <w:bottom w:val="none" w:sz="0" w:space="0" w:color="auto"/>
        <w:right w:val="none" w:sz="0" w:space="0" w:color="auto"/>
      </w:divBdr>
    </w:div>
    <w:div w:id="918367128">
      <w:marLeft w:val="640"/>
      <w:marRight w:val="0"/>
      <w:marTop w:val="0"/>
      <w:marBottom w:val="0"/>
      <w:divBdr>
        <w:top w:val="none" w:sz="0" w:space="0" w:color="auto"/>
        <w:left w:val="none" w:sz="0" w:space="0" w:color="auto"/>
        <w:bottom w:val="none" w:sz="0" w:space="0" w:color="auto"/>
        <w:right w:val="none" w:sz="0" w:space="0" w:color="auto"/>
      </w:divBdr>
    </w:div>
    <w:div w:id="918372211">
      <w:marLeft w:val="640"/>
      <w:marRight w:val="0"/>
      <w:marTop w:val="0"/>
      <w:marBottom w:val="0"/>
      <w:divBdr>
        <w:top w:val="none" w:sz="0" w:space="0" w:color="auto"/>
        <w:left w:val="none" w:sz="0" w:space="0" w:color="auto"/>
        <w:bottom w:val="none" w:sz="0" w:space="0" w:color="auto"/>
        <w:right w:val="none" w:sz="0" w:space="0" w:color="auto"/>
      </w:divBdr>
    </w:div>
    <w:div w:id="918438630">
      <w:marLeft w:val="640"/>
      <w:marRight w:val="0"/>
      <w:marTop w:val="0"/>
      <w:marBottom w:val="0"/>
      <w:divBdr>
        <w:top w:val="none" w:sz="0" w:space="0" w:color="auto"/>
        <w:left w:val="none" w:sz="0" w:space="0" w:color="auto"/>
        <w:bottom w:val="none" w:sz="0" w:space="0" w:color="auto"/>
        <w:right w:val="none" w:sz="0" w:space="0" w:color="auto"/>
      </w:divBdr>
    </w:div>
    <w:div w:id="918442982">
      <w:marLeft w:val="640"/>
      <w:marRight w:val="0"/>
      <w:marTop w:val="0"/>
      <w:marBottom w:val="0"/>
      <w:divBdr>
        <w:top w:val="none" w:sz="0" w:space="0" w:color="auto"/>
        <w:left w:val="none" w:sz="0" w:space="0" w:color="auto"/>
        <w:bottom w:val="none" w:sz="0" w:space="0" w:color="auto"/>
        <w:right w:val="none" w:sz="0" w:space="0" w:color="auto"/>
      </w:divBdr>
    </w:div>
    <w:div w:id="918519145">
      <w:marLeft w:val="640"/>
      <w:marRight w:val="0"/>
      <w:marTop w:val="0"/>
      <w:marBottom w:val="0"/>
      <w:divBdr>
        <w:top w:val="none" w:sz="0" w:space="0" w:color="auto"/>
        <w:left w:val="none" w:sz="0" w:space="0" w:color="auto"/>
        <w:bottom w:val="none" w:sz="0" w:space="0" w:color="auto"/>
        <w:right w:val="none" w:sz="0" w:space="0" w:color="auto"/>
      </w:divBdr>
    </w:div>
    <w:div w:id="918558665">
      <w:marLeft w:val="640"/>
      <w:marRight w:val="0"/>
      <w:marTop w:val="0"/>
      <w:marBottom w:val="0"/>
      <w:divBdr>
        <w:top w:val="none" w:sz="0" w:space="0" w:color="auto"/>
        <w:left w:val="none" w:sz="0" w:space="0" w:color="auto"/>
        <w:bottom w:val="none" w:sz="0" w:space="0" w:color="auto"/>
        <w:right w:val="none" w:sz="0" w:space="0" w:color="auto"/>
      </w:divBdr>
    </w:div>
    <w:div w:id="918565809">
      <w:marLeft w:val="640"/>
      <w:marRight w:val="0"/>
      <w:marTop w:val="0"/>
      <w:marBottom w:val="0"/>
      <w:divBdr>
        <w:top w:val="none" w:sz="0" w:space="0" w:color="auto"/>
        <w:left w:val="none" w:sz="0" w:space="0" w:color="auto"/>
        <w:bottom w:val="none" w:sz="0" w:space="0" w:color="auto"/>
        <w:right w:val="none" w:sz="0" w:space="0" w:color="auto"/>
      </w:divBdr>
    </w:div>
    <w:div w:id="918684153">
      <w:marLeft w:val="640"/>
      <w:marRight w:val="0"/>
      <w:marTop w:val="0"/>
      <w:marBottom w:val="0"/>
      <w:divBdr>
        <w:top w:val="none" w:sz="0" w:space="0" w:color="auto"/>
        <w:left w:val="none" w:sz="0" w:space="0" w:color="auto"/>
        <w:bottom w:val="none" w:sz="0" w:space="0" w:color="auto"/>
        <w:right w:val="none" w:sz="0" w:space="0" w:color="auto"/>
      </w:divBdr>
    </w:div>
    <w:div w:id="918833131">
      <w:marLeft w:val="640"/>
      <w:marRight w:val="0"/>
      <w:marTop w:val="0"/>
      <w:marBottom w:val="0"/>
      <w:divBdr>
        <w:top w:val="none" w:sz="0" w:space="0" w:color="auto"/>
        <w:left w:val="none" w:sz="0" w:space="0" w:color="auto"/>
        <w:bottom w:val="none" w:sz="0" w:space="0" w:color="auto"/>
        <w:right w:val="none" w:sz="0" w:space="0" w:color="auto"/>
      </w:divBdr>
    </w:div>
    <w:div w:id="918904886">
      <w:marLeft w:val="640"/>
      <w:marRight w:val="0"/>
      <w:marTop w:val="0"/>
      <w:marBottom w:val="0"/>
      <w:divBdr>
        <w:top w:val="none" w:sz="0" w:space="0" w:color="auto"/>
        <w:left w:val="none" w:sz="0" w:space="0" w:color="auto"/>
        <w:bottom w:val="none" w:sz="0" w:space="0" w:color="auto"/>
        <w:right w:val="none" w:sz="0" w:space="0" w:color="auto"/>
      </w:divBdr>
    </w:div>
    <w:div w:id="918952387">
      <w:marLeft w:val="640"/>
      <w:marRight w:val="0"/>
      <w:marTop w:val="0"/>
      <w:marBottom w:val="0"/>
      <w:divBdr>
        <w:top w:val="none" w:sz="0" w:space="0" w:color="auto"/>
        <w:left w:val="none" w:sz="0" w:space="0" w:color="auto"/>
        <w:bottom w:val="none" w:sz="0" w:space="0" w:color="auto"/>
        <w:right w:val="none" w:sz="0" w:space="0" w:color="auto"/>
      </w:divBdr>
    </w:div>
    <w:div w:id="919023899">
      <w:marLeft w:val="640"/>
      <w:marRight w:val="0"/>
      <w:marTop w:val="0"/>
      <w:marBottom w:val="0"/>
      <w:divBdr>
        <w:top w:val="none" w:sz="0" w:space="0" w:color="auto"/>
        <w:left w:val="none" w:sz="0" w:space="0" w:color="auto"/>
        <w:bottom w:val="none" w:sz="0" w:space="0" w:color="auto"/>
        <w:right w:val="none" w:sz="0" w:space="0" w:color="auto"/>
      </w:divBdr>
    </w:div>
    <w:div w:id="919144138">
      <w:marLeft w:val="640"/>
      <w:marRight w:val="0"/>
      <w:marTop w:val="0"/>
      <w:marBottom w:val="0"/>
      <w:divBdr>
        <w:top w:val="none" w:sz="0" w:space="0" w:color="auto"/>
        <w:left w:val="none" w:sz="0" w:space="0" w:color="auto"/>
        <w:bottom w:val="none" w:sz="0" w:space="0" w:color="auto"/>
        <w:right w:val="none" w:sz="0" w:space="0" w:color="auto"/>
      </w:divBdr>
    </w:div>
    <w:div w:id="919144370">
      <w:marLeft w:val="640"/>
      <w:marRight w:val="0"/>
      <w:marTop w:val="0"/>
      <w:marBottom w:val="0"/>
      <w:divBdr>
        <w:top w:val="none" w:sz="0" w:space="0" w:color="auto"/>
        <w:left w:val="none" w:sz="0" w:space="0" w:color="auto"/>
        <w:bottom w:val="none" w:sz="0" w:space="0" w:color="auto"/>
        <w:right w:val="none" w:sz="0" w:space="0" w:color="auto"/>
      </w:divBdr>
    </w:div>
    <w:div w:id="919213165">
      <w:marLeft w:val="640"/>
      <w:marRight w:val="0"/>
      <w:marTop w:val="0"/>
      <w:marBottom w:val="0"/>
      <w:divBdr>
        <w:top w:val="none" w:sz="0" w:space="0" w:color="auto"/>
        <w:left w:val="none" w:sz="0" w:space="0" w:color="auto"/>
        <w:bottom w:val="none" w:sz="0" w:space="0" w:color="auto"/>
        <w:right w:val="none" w:sz="0" w:space="0" w:color="auto"/>
      </w:divBdr>
    </w:div>
    <w:div w:id="919213874">
      <w:marLeft w:val="640"/>
      <w:marRight w:val="0"/>
      <w:marTop w:val="0"/>
      <w:marBottom w:val="0"/>
      <w:divBdr>
        <w:top w:val="none" w:sz="0" w:space="0" w:color="auto"/>
        <w:left w:val="none" w:sz="0" w:space="0" w:color="auto"/>
        <w:bottom w:val="none" w:sz="0" w:space="0" w:color="auto"/>
        <w:right w:val="none" w:sz="0" w:space="0" w:color="auto"/>
      </w:divBdr>
    </w:div>
    <w:div w:id="919215677">
      <w:marLeft w:val="640"/>
      <w:marRight w:val="0"/>
      <w:marTop w:val="0"/>
      <w:marBottom w:val="0"/>
      <w:divBdr>
        <w:top w:val="none" w:sz="0" w:space="0" w:color="auto"/>
        <w:left w:val="none" w:sz="0" w:space="0" w:color="auto"/>
        <w:bottom w:val="none" w:sz="0" w:space="0" w:color="auto"/>
        <w:right w:val="none" w:sz="0" w:space="0" w:color="auto"/>
      </w:divBdr>
    </w:div>
    <w:div w:id="919294137">
      <w:marLeft w:val="640"/>
      <w:marRight w:val="0"/>
      <w:marTop w:val="0"/>
      <w:marBottom w:val="0"/>
      <w:divBdr>
        <w:top w:val="none" w:sz="0" w:space="0" w:color="auto"/>
        <w:left w:val="none" w:sz="0" w:space="0" w:color="auto"/>
        <w:bottom w:val="none" w:sz="0" w:space="0" w:color="auto"/>
        <w:right w:val="none" w:sz="0" w:space="0" w:color="auto"/>
      </w:divBdr>
    </w:div>
    <w:div w:id="919370561">
      <w:marLeft w:val="640"/>
      <w:marRight w:val="0"/>
      <w:marTop w:val="0"/>
      <w:marBottom w:val="0"/>
      <w:divBdr>
        <w:top w:val="none" w:sz="0" w:space="0" w:color="auto"/>
        <w:left w:val="none" w:sz="0" w:space="0" w:color="auto"/>
        <w:bottom w:val="none" w:sz="0" w:space="0" w:color="auto"/>
        <w:right w:val="none" w:sz="0" w:space="0" w:color="auto"/>
      </w:divBdr>
    </w:div>
    <w:div w:id="919555789">
      <w:marLeft w:val="640"/>
      <w:marRight w:val="0"/>
      <w:marTop w:val="0"/>
      <w:marBottom w:val="0"/>
      <w:divBdr>
        <w:top w:val="none" w:sz="0" w:space="0" w:color="auto"/>
        <w:left w:val="none" w:sz="0" w:space="0" w:color="auto"/>
        <w:bottom w:val="none" w:sz="0" w:space="0" w:color="auto"/>
        <w:right w:val="none" w:sz="0" w:space="0" w:color="auto"/>
      </w:divBdr>
    </w:div>
    <w:div w:id="919562151">
      <w:marLeft w:val="640"/>
      <w:marRight w:val="0"/>
      <w:marTop w:val="0"/>
      <w:marBottom w:val="0"/>
      <w:divBdr>
        <w:top w:val="none" w:sz="0" w:space="0" w:color="auto"/>
        <w:left w:val="none" w:sz="0" w:space="0" w:color="auto"/>
        <w:bottom w:val="none" w:sz="0" w:space="0" w:color="auto"/>
        <w:right w:val="none" w:sz="0" w:space="0" w:color="auto"/>
      </w:divBdr>
    </w:div>
    <w:div w:id="919607884">
      <w:marLeft w:val="640"/>
      <w:marRight w:val="0"/>
      <w:marTop w:val="0"/>
      <w:marBottom w:val="0"/>
      <w:divBdr>
        <w:top w:val="none" w:sz="0" w:space="0" w:color="auto"/>
        <w:left w:val="none" w:sz="0" w:space="0" w:color="auto"/>
        <w:bottom w:val="none" w:sz="0" w:space="0" w:color="auto"/>
        <w:right w:val="none" w:sz="0" w:space="0" w:color="auto"/>
      </w:divBdr>
    </w:div>
    <w:div w:id="919633833">
      <w:marLeft w:val="640"/>
      <w:marRight w:val="0"/>
      <w:marTop w:val="0"/>
      <w:marBottom w:val="0"/>
      <w:divBdr>
        <w:top w:val="none" w:sz="0" w:space="0" w:color="auto"/>
        <w:left w:val="none" w:sz="0" w:space="0" w:color="auto"/>
        <w:bottom w:val="none" w:sz="0" w:space="0" w:color="auto"/>
        <w:right w:val="none" w:sz="0" w:space="0" w:color="auto"/>
      </w:divBdr>
    </w:div>
    <w:div w:id="919681321">
      <w:marLeft w:val="640"/>
      <w:marRight w:val="0"/>
      <w:marTop w:val="0"/>
      <w:marBottom w:val="0"/>
      <w:divBdr>
        <w:top w:val="none" w:sz="0" w:space="0" w:color="auto"/>
        <w:left w:val="none" w:sz="0" w:space="0" w:color="auto"/>
        <w:bottom w:val="none" w:sz="0" w:space="0" w:color="auto"/>
        <w:right w:val="none" w:sz="0" w:space="0" w:color="auto"/>
      </w:divBdr>
    </w:div>
    <w:div w:id="919752873">
      <w:marLeft w:val="640"/>
      <w:marRight w:val="0"/>
      <w:marTop w:val="0"/>
      <w:marBottom w:val="0"/>
      <w:divBdr>
        <w:top w:val="none" w:sz="0" w:space="0" w:color="auto"/>
        <w:left w:val="none" w:sz="0" w:space="0" w:color="auto"/>
        <w:bottom w:val="none" w:sz="0" w:space="0" w:color="auto"/>
        <w:right w:val="none" w:sz="0" w:space="0" w:color="auto"/>
      </w:divBdr>
    </w:div>
    <w:div w:id="919824836">
      <w:marLeft w:val="640"/>
      <w:marRight w:val="0"/>
      <w:marTop w:val="0"/>
      <w:marBottom w:val="0"/>
      <w:divBdr>
        <w:top w:val="none" w:sz="0" w:space="0" w:color="auto"/>
        <w:left w:val="none" w:sz="0" w:space="0" w:color="auto"/>
        <w:bottom w:val="none" w:sz="0" w:space="0" w:color="auto"/>
        <w:right w:val="none" w:sz="0" w:space="0" w:color="auto"/>
      </w:divBdr>
    </w:div>
    <w:div w:id="919869936">
      <w:marLeft w:val="640"/>
      <w:marRight w:val="0"/>
      <w:marTop w:val="0"/>
      <w:marBottom w:val="0"/>
      <w:divBdr>
        <w:top w:val="none" w:sz="0" w:space="0" w:color="auto"/>
        <w:left w:val="none" w:sz="0" w:space="0" w:color="auto"/>
        <w:bottom w:val="none" w:sz="0" w:space="0" w:color="auto"/>
        <w:right w:val="none" w:sz="0" w:space="0" w:color="auto"/>
      </w:divBdr>
    </w:div>
    <w:div w:id="919871167">
      <w:marLeft w:val="640"/>
      <w:marRight w:val="0"/>
      <w:marTop w:val="0"/>
      <w:marBottom w:val="0"/>
      <w:divBdr>
        <w:top w:val="none" w:sz="0" w:space="0" w:color="auto"/>
        <w:left w:val="none" w:sz="0" w:space="0" w:color="auto"/>
        <w:bottom w:val="none" w:sz="0" w:space="0" w:color="auto"/>
        <w:right w:val="none" w:sz="0" w:space="0" w:color="auto"/>
      </w:divBdr>
    </w:div>
    <w:div w:id="919872894">
      <w:marLeft w:val="640"/>
      <w:marRight w:val="0"/>
      <w:marTop w:val="0"/>
      <w:marBottom w:val="0"/>
      <w:divBdr>
        <w:top w:val="none" w:sz="0" w:space="0" w:color="auto"/>
        <w:left w:val="none" w:sz="0" w:space="0" w:color="auto"/>
        <w:bottom w:val="none" w:sz="0" w:space="0" w:color="auto"/>
        <w:right w:val="none" w:sz="0" w:space="0" w:color="auto"/>
      </w:divBdr>
    </w:div>
    <w:div w:id="919872899">
      <w:marLeft w:val="640"/>
      <w:marRight w:val="0"/>
      <w:marTop w:val="0"/>
      <w:marBottom w:val="0"/>
      <w:divBdr>
        <w:top w:val="none" w:sz="0" w:space="0" w:color="auto"/>
        <w:left w:val="none" w:sz="0" w:space="0" w:color="auto"/>
        <w:bottom w:val="none" w:sz="0" w:space="0" w:color="auto"/>
        <w:right w:val="none" w:sz="0" w:space="0" w:color="auto"/>
      </w:divBdr>
    </w:div>
    <w:div w:id="920061122">
      <w:marLeft w:val="640"/>
      <w:marRight w:val="0"/>
      <w:marTop w:val="0"/>
      <w:marBottom w:val="0"/>
      <w:divBdr>
        <w:top w:val="none" w:sz="0" w:space="0" w:color="auto"/>
        <w:left w:val="none" w:sz="0" w:space="0" w:color="auto"/>
        <w:bottom w:val="none" w:sz="0" w:space="0" w:color="auto"/>
        <w:right w:val="none" w:sz="0" w:space="0" w:color="auto"/>
      </w:divBdr>
    </w:div>
    <w:div w:id="920065211">
      <w:marLeft w:val="640"/>
      <w:marRight w:val="0"/>
      <w:marTop w:val="0"/>
      <w:marBottom w:val="0"/>
      <w:divBdr>
        <w:top w:val="none" w:sz="0" w:space="0" w:color="auto"/>
        <w:left w:val="none" w:sz="0" w:space="0" w:color="auto"/>
        <w:bottom w:val="none" w:sz="0" w:space="0" w:color="auto"/>
        <w:right w:val="none" w:sz="0" w:space="0" w:color="auto"/>
      </w:divBdr>
    </w:div>
    <w:div w:id="920212157">
      <w:marLeft w:val="640"/>
      <w:marRight w:val="0"/>
      <w:marTop w:val="0"/>
      <w:marBottom w:val="0"/>
      <w:divBdr>
        <w:top w:val="none" w:sz="0" w:space="0" w:color="auto"/>
        <w:left w:val="none" w:sz="0" w:space="0" w:color="auto"/>
        <w:bottom w:val="none" w:sz="0" w:space="0" w:color="auto"/>
        <w:right w:val="none" w:sz="0" w:space="0" w:color="auto"/>
      </w:divBdr>
    </w:div>
    <w:div w:id="920258657">
      <w:marLeft w:val="640"/>
      <w:marRight w:val="0"/>
      <w:marTop w:val="0"/>
      <w:marBottom w:val="0"/>
      <w:divBdr>
        <w:top w:val="none" w:sz="0" w:space="0" w:color="auto"/>
        <w:left w:val="none" w:sz="0" w:space="0" w:color="auto"/>
        <w:bottom w:val="none" w:sz="0" w:space="0" w:color="auto"/>
        <w:right w:val="none" w:sz="0" w:space="0" w:color="auto"/>
      </w:divBdr>
    </w:div>
    <w:div w:id="920259761">
      <w:marLeft w:val="640"/>
      <w:marRight w:val="0"/>
      <w:marTop w:val="0"/>
      <w:marBottom w:val="0"/>
      <w:divBdr>
        <w:top w:val="none" w:sz="0" w:space="0" w:color="auto"/>
        <w:left w:val="none" w:sz="0" w:space="0" w:color="auto"/>
        <w:bottom w:val="none" w:sz="0" w:space="0" w:color="auto"/>
        <w:right w:val="none" w:sz="0" w:space="0" w:color="auto"/>
      </w:divBdr>
    </w:div>
    <w:div w:id="920286973">
      <w:marLeft w:val="640"/>
      <w:marRight w:val="0"/>
      <w:marTop w:val="0"/>
      <w:marBottom w:val="0"/>
      <w:divBdr>
        <w:top w:val="none" w:sz="0" w:space="0" w:color="auto"/>
        <w:left w:val="none" w:sz="0" w:space="0" w:color="auto"/>
        <w:bottom w:val="none" w:sz="0" w:space="0" w:color="auto"/>
        <w:right w:val="none" w:sz="0" w:space="0" w:color="auto"/>
      </w:divBdr>
    </w:div>
    <w:div w:id="920724748">
      <w:marLeft w:val="640"/>
      <w:marRight w:val="0"/>
      <w:marTop w:val="0"/>
      <w:marBottom w:val="0"/>
      <w:divBdr>
        <w:top w:val="none" w:sz="0" w:space="0" w:color="auto"/>
        <w:left w:val="none" w:sz="0" w:space="0" w:color="auto"/>
        <w:bottom w:val="none" w:sz="0" w:space="0" w:color="auto"/>
        <w:right w:val="none" w:sz="0" w:space="0" w:color="auto"/>
      </w:divBdr>
    </w:div>
    <w:div w:id="920868811">
      <w:marLeft w:val="640"/>
      <w:marRight w:val="0"/>
      <w:marTop w:val="0"/>
      <w:marBottom w:val="0"/>
      <w:divBdr>
        <w:top w:val="none" w:sz="0" w:space="0" w:color="auto"/>
        <w:left w:val="none" w:sz="0" w:space="0" w:color="auto"/>
        <w:bottom w:val="none" w:sz="0" w:space="0" w:color="auto"/>
        <w:right w:val="none" w:sz="0" w:space="0" w:color="auto"/>
      </w:divBdr>
    </w:div>
    <w:div w:id="920875734">
      <w:marLeft w:val="640"/>
      <w:marRight w:val="0"/>
      <w:marTop w:val="0"/>
      <w:marBottom w:val="0"/>
      <w:divBdr>
        <w:top w:val="none" w:sz="0" w:space="0" w:color="auto"/>
        <w:left w:val="none" w:sz="0" w:space="0" w:color="auto"/>
        <w:bottom w:val="none" w:sz="0" w:space="0" w:color="auto"/>
        <w:right w:val="none" w:sz="0" w:space="0" w:color="auto"/>
      </w:divBdr>
    </w:div>
    <w:div w:id="920917454">
      <w:marLeft w:val="640"/>
      <w:marRight w:val="0"/>
      <w:marTop w:val="0"/>
      <w:marBottom w:val="0"/>
      <w:divBdr>
        <w:top w:val="none" w:sz="0" w:space="0" w:color="auto"/>
        <w:left w:val="none" w:sz="0" w:space="0" w:color="auto"/>
        <w:bottom w:val="none" w:sz="0" w:space="0" w:color="auto"/>
        <w:right w:val="none" w:sz="0" w:space="0" w:color="auto"/>
      </w:divBdr>
    </w:div>
    <w:div w:id="920989979">
      <w:marLeft w:val="640"/>
      <w:marRight w:val="0"/>
      <w:marTop w:val="0"/>
      <w:marBottom w:val="0"/>
      <w:divBdr>
        <w:top w:val="none" w:sz="0" w:space="0" w:color="auto"/>
        <w:left w:val="none" w:sz="0" w:space="0" w:color="auto"/>
        <w:bottom w:val="none" w:sz="0" w:space="0" w:color="auto"/>
        <w:right w:val="none" w:sz="0" w:space="0" w:color="auto"/>
      </w:divBdr>
    </w:div>
    <w:div w:id="921066470">
      <w:marLeft w:val="640"/>
      <w:marRight w:val="0"/>
      <w:marTop w:val="0"/>
      <w:marBottom w:val="0"/>
      <w:divBdr>
        <w:top w:val="none" w:sz="0" w:space="0" w:color="auto"/>
        <w:left w:val="none" w:sz="0" w:space="0" w:color="auto"/>
        <w:bottom w:val="none" w:sz="0" w:space="0" w:color="auto"/>
        <w:right w:val="none" w:sz="0" w:space="0" w:color="auto"/>
      </w:divBdr>
    </w:div>
    <w:div w:id="921067397">
      <w:marLeft w:val="640"/>
      <w:marRight w:val="0"/>
      <w:marTop w:val="0"/>
      <w:marBottom w:val="0"/>
      <w:divBdr>
        <w:top w:val="none" w:sz="0" w:space="0" w:color="auto"/>
        <w:left w:val="none" w:sz="0" w:space="0" w:color="auto"/>
        <w:bottom w:val="none" w:sz="0" w:space="0" w:color="auto"/>
        <w:right w:val="none" w:sz="0" w:space="0" w:color="auto"/>
      </w:divBdr>
    </w:div>
    <w:div w:id="921182729">
      <w:marLeft w:val="640"/>
      <w:marRight w:val="0"/>
      <w:marTop w:val="0"/>
      <w:marBottom w:val="0"/>
      <w:divBdr>
        <w:top w:val="none" w:sz="0" w:space="0" w:color="auto"/>
        <w:left w:val="none" w:sz="0" w:space="0" w:color="auto"/>
        <w:bottom w:val="none" w:sz="0" w:space="0" w:color="auto"/>
        <w:right w:val="none" w:sz="0" w:space="0" w:color="auto"/>
      </w:divBdr>
    </w:div>
    <w:div w:id="921378334">
      <w:marLeft w:val="480"/>
      <w:marRight w:val="0"/>
      <w:marTop w:val="0"/>
      <w:marBottom w:val="0"/>
      <w:divBdr>
        <w:top w:val="none" w:sz="0" w:space="0" w:color="auto"/>
        <w:left w:val="none" w:sz="0" w:space="0" w:color="auto"/>
        <w:bottom w:val="none" w:sz="0" w:space="0" w:color="auto"/>
        <w:right w:val="none" w:sz="0" w:space="0" w:color="auto"/>
      </w:divBdr>
    </w:div>
    <w:div w:id="921447220">
      <w:marLeft w:val="640"/>
      <w:marRight w:val="0"/>
      <w:marTop w:val="0"/>
      <w:marBottom w:val="0"/>
      <w:divBdr>
        <w:top w:val="none" w:sz="0" w:space="0" w:color="auto"/>
        <w:left w:val="none" w:sz="0" w:space="0" w:color="auto"/>
        <w:bottom w:val="none" w:sz="0" w:space="0" w:color="auto"/>
        <w:right w:val="none" w:sz="0" w:space="0" w:color="auto"/>
      </w:divBdr>
    </w:div>
    <w:div w:id="921570769">
      <w:marLeft w:val="640"/>
      <w:marRight w:val="0"/>
      <w:marTop w:val="0"/>
      <w:marBottom w:val="0"/>
      <w:divBdr>
        <w:top w:val="none" w:sz="0" w:space="0" w:color="auto"/>
        <w:left w:val="none" w:sz="0" w:space="0" w:color="auto"/>
        <w:bottom w:val="none" w:sz="0" w:space="0" w:color="auto"/>
        <w:right w:val="none" w:sz="0" w:space="0" w:color="auto"/>
      </w:divBdr>
    </w:div>
    <w:div w:id="921598146">
      <w:marLeft w:val="640"/>
      <w:marRight w:val="0"/>
      <w:marTop w:val="0"/>
      <w:marBottom w:val="0"/>
      <w:divBdr>
        <w:top w:val="none" w:sz="0" w:space="0" w:color="auto"/>
        <w:left w:val="none" w:sz="0" w:space="0" w:color="auto"/>
        <w:bottom w:val="none" w:sz="0" w:space="0" w:color="auto"/>
        <w:right w:val="none" w:sz="0" w:space="0" w:color="auto"/>
      </w:divBdr>
    </w:div>
    <w:div w:id="921716284">
      <w:marLeft w:val="640"/>
      <w:marRight w:val="0"/>
      <w:marTop w:val="0"/>
      <w:marBottom w:val="0"/>
      <w:divBdr>
        <w:top w:val="none" w:sz="0" w:space="0" w:color="auto"/>
        <w:left w:val="none" w:sz="0" w:space="0" w:color="auto"/>
        <w:bottom w:val="none" w:sz="0" w:space="0" w:color="auto"/>
        <w:right w:val="none" w:sz="0" w:space="0" w:color="auto"/>
      </w:divBdr>
    </w:div>
    <w:div w:id="921720473">
      <w:marLeft w:val="640"/>
      <w:marRight w:val="0"/>
      <w:marTop w:val="0"/>
      <w:marBottom w:val="0"/>
      <w:divBdr>
        <w:top w:val="none" w:sz="0" w:space="0" w:color="auto"/>
        <w:left w:val="none" w:sz="0" w:space="0" w:color="auto"/>
        <w:bottom w:val="none" w:sz="0" w:space="0" w:color="auto"/>
        <w:right w:val="none" w:sz="0" w:space="0" w:color="auto"/>
      </w:divBdr>
    </w:div>
    <w:div w:id="921724680">
      <w:marLeft w:val="640"/>
      <w:marRight w:val="0"/>
      <w:marTop w:val="0"/>
      <w:marBottom w:val="0"/>
      <w:divBdr>
        <w:top w:val="none" w:sz="0" w:space="0" w:color="auto"/>
        <w:left w:val="none" w:sz="0" w:space="0" w:color="auto"/>
        <w:bottom w:val="none" w:sz="0" w:space="0" w:color="auto"/>
        <w:right w:val="none" w:sz="0" w:space="0" w:color="auto"/>
      </w:divBdr>
    </w:div>
    <w:div w:id="921765130">
      <w:marLeft w:val="640"/>
      <w:marRight w:val="0"/>
      <w:marTop w:val="0"/>
      <w:marBottom w:val="0"/>
      <w:divBdr>
        <w:top w:val="none" w:sz="0" w:space="0" w:color="auto"/>
        <w:left w:val="none" w:sz="0" w:space="0" w:color="auto"/>
        <w:bottom w:val="none" w:sz="0" w:space="0" w:color="auto"/>
        <w:right w:val="none" w:sz="0" w:space="0" w:color="auto"/>
      </w:divBdr>
    </w:div>
    <w:div w:id="921765140">
      <w:marLeft w:val="640"/>
      <w:marRight w:val="0"/>
      <w:marTop w:val="0"/>
      <w:marBottom w:val="0"/>
      <w:divBdr>
        <w:top w:val="none" w:sz="0" w:space="0" w:color="auto"/>
        <w:left w:val="none" w:sz="0" w:space="0" w:color="auto"/>
        <w:bottom w:val="none" w:sz="0" w:space="0" w:color="auto"/>
        <w:right w:val="none" w:sz="0" w:space="0" w:color="auto"/>
      </w:divBdr>
    </w:div>
    <w:div w:id="921793403">
      <w:marLeft w:val="640"/>
      <w:marRight w:val="0"/>
      <w:marTop w:val="0"/>
      <w:marBottom w:val="0"/>
      <w:divBdr>
        <w:top w:val="none" w:sz="0" w:space="0" w:color="auto"/>
        <w:left w:val="none" w:sz="0" w:space="0" w:color="auto"/>
        <w:bottom w:val="none" w:sz="0" w:space="0" w:color="auto"/>
        <w:right w:val="none" w:sz="0" w:space="0" w:color="auto"/>
      </w:divBdr>
    </w:div>
    <w:div w:id="921796574">
      <w:marLeft w:val="640"/>
      <w:marRight w:val="0"/>
      <w:marTop w:val="0"/>
      <w:marBottom w:val="0"/>
      <w:divBdr>
        <w:top w:val="none" w:sz="0" w:space="0" w:color="auto"/>
        <w:left w:val="none" w:sz="0" w:space="0" w:color="auto"/>
        <w:bottom w:val="none" w:sz="0" w:space="0" w:color="auto"/>
        <w:right w:val="none" w:sz="0" w:space="0" w:color="auto"/>
      </w:divBdr>
    </w:div>
    <w:div w:id="921912983">
      <w:marLeft w:val="640"/>
      <w:marRight w:val="0"/>
      <w:marTop w:val="0"/>
      <w:marBottom w:val="0"/>
      <w:divBdr>
        <w:top w:val="none" w:sz="0" w:space="0" w:color="auto"/>
        <w:left w:val="none" w:sz="0" w:space="0" w:color="auto"/>
        <w:bottom w:val="none" w:sz="0" w:space="0" w:color="auto"/>
        <w:right w:val="none" w:sz="0" w:space="0" w:color="auto"/>
      </w:divBdr>
    </w:div>
    <w:div w:id="921914839">
      <w:marLeft w:val="640"/>
      <w:marRight w:val="0"/>
      <w:marTop w:val="0"/>
      <w:marBottom w:val="0"/>
      <w:divBdr>
        <w:top w:val="none" w:sz="0" w:space="0" w:color="auto"/>
        <w:left w:val="none" w:sz="0" w:space="0" w:color="auto"/>
        <w:bottom w:val="none" w:sz="0" w:space="0" w:color="auto"/>
        <w:right w:val="none" w:sz="0" w:space="0" w:color="auto"/>
      </w:divBdr>
    </w:div>
    <w:div w:id="921984976">
      <w:marLeft w:val="640"/>
      <w:marRight w:val="0"/>
      <w:marTop w:val="0"/>
      <w:marBottom w:val="0"/>
      <w:divBdr>
        <w:top w:val="none" w:sz="0" w:space="0" w:color="auto"/>
        <w:left w:val="none" w:sz="0" w:space="0" w:color="auto"/>
        <w:bottom w:val="none" w:sz="0" w:space="0" w:color="auto"/>
        <w:right w:val="none" w:sz="0" w:space="0" w:color="auto"/>
      </w:divBdr>
    </w:div>
    <w:div w:id="922029137">
      <w:marLeft w:val="640"/>
      <w:marRight w:val="0"/>
      <w:marTop w:val="0"/>
      <w:marBottom w:val="0"/>
      <w:divBdr>
        <w:top w:val="none" w:sz="0" w:space="0" w:color="auto"/>
        <w:left w:val="none" w:sz="0" w:space="0" w:color="auto"/>
        <w:bottom w:val="none" w:sz="0" w:space="0" w:color="auto"/>
        <w:right w:val="none" w:sz="0" w:space="0" w:color="auto"/>
      </w:divBdr>
    </w:div>
    <w:div w:id="922033903">
      <w:marLeft w:val="640"/>
      <w:marRight w:val="0"/>
      <w:marTop w:val="0"/>
      <w:marBottom w:val="0"/>
      <w:divBdr>
        <w:top w:val="none" w:sz="0" w:space="0" w:color="auto"/>
        <w:left w:val="none" w:sz="0" w:space="0" w:color="auto"/>
        <w:bottom w:val="none" w:sz="0" w:space="0" w:color="auto"/>
        <w:right w:val="none" w:sz="0" w:space="0" w:color="auto"/>
      </w:divBdr>
    </w:div>
    <w:div w:id="922105200">
      <w:marLeft w:val="640"/>
      <w:marRight w:val="0"/>
      <w:marTop w:val="0"/>
      <w:marBottom w:val="0"/>
      <w:divBdr>
        <w:top w:val="none" w:sz="0" w:space="0" w:color="auto"/>
        <w:left w:val="none" w:sz="0" w:space="0" w:color="auto"/>
        <w:bottom w:val="none" w:sz="0" w:space="0" w:color="auto"/>
        <w:right w:val="none" w:sz="0" w:space="0" w:color="auto"/>
      </w:divBdr>
    </w:div>
    <w:div w:id="922177085">
      <w:marLeft w:val="640"/>
      <w:marRight w:val="0"/>
      <w:marTop w:val="0"/>
      <w:marBottom w:val="0"/>
      <w:divBdr>
        <w:top w:val="none" w:sz="0" w:space="0" w:color="auto"/>
        <w:left w:val="none" w:sz="0" w:space="0" w:color="auto"/>
        <w:bottom w:val="none" w:sz="0" w:space="0" w:color="auto"/>
        <w:right w:val="none" w:sz="0" w:space="0" w:color="auto"/>
      </w:divBdr>
    </w:div>
    <w:div w:id="922226444">
      <w:marLeft w:val="640"/>
      <w:marRight w:val="0"/>
      <w:marTop w:val="0"/>
      <w:marBottom w:val="0"/>
      <w:divBdr>
        <w:top w:val="none" w:sz="0" w:space="0" w:color="auto"/>
        <w:left w:val="none" w:sz="0" w:space="0" w:color="auto"/>
        <w:bottom w:val="none" w:sz="0" w:space="0" w:color="auto"/>
        <w:right w:val="none" w:sz="0" w:space="0" w:color="auto"/>
      </w:divBdr>
    </w:div>
    <w:div w:id="922378561">
      <w:marLeft w:val="640"/>
      <w:marRight w:val="0"/>
      <w:marTop w:val="0"/>
      <w:marBottom w:val="0"/>
      <w:divBdr>
        <w:top w:val="none" w:sz="0" w:space="0" w:color="auto"/>
        <w:left w:val="none" w:sz="0" w:space="0" w:color="auto"/>
        <w:bottom w:val="none" w:sz="0" w:space="0" w:color="auto"/>
        <w:right w:val="none" w:sz="0" w:space="0" w:color="auto"/>
      </w:divBdr>
    </w:div>
    <w:div w:id="922495844">
      <w:marLeft w:val="640"/>
      <w:marRight w:val="0"/>
      <w:marTop w:val="0"/>
      <w:marBottom w:val="0"/>
      <w:divBdr>
        <w:top w:val="none" w:sz="0" w:space="0" w:color="auto"/>
        <w:left w:val="none" w:sz="0" w:space="0" w:color="auto"/>
        <w:bottom w:val="none" w:sz="0" w:space="0" w:color="auto"/>
        <w:right w:val="none" w:sz="0" w:space="0" w:color="auto"/>
      </w:divBdr>
    </w:div>
    <w:div w:id="922563692">
      <w:marLeft w:val="640"/>
      <w:marRight w:val="0"/>
      <w:marTop w:val="0"/>
      <w:marBottom w:val="0"/>
      <w:divBdr>
        <w:top w:val="none" w:sz="0" w:space="0" w:color="auto"/>
        <w:left w:val="none" w:sz="0" w:space="0" w:color="auto"/>
        <w:bottom w:val="none" w:sz="0" w:space="0" w:color="auto"/>
        <w:right w:val="none" w:sz="0" w:space="0" w:color="auto"/>
      </w:divBdr>
    </w:div>
    <w:div w:id="922565598">
      <w:marLeft w:val="640"/>
      <w:marRight w:val="0"/>
      <w:marTop w:val="0"/>
      <w:marBottom w:val="0"/>
      <w:divBdr>
        <w:top w:val="none" w:sz="0" w:space="0" w:color="auto"/>
        <w:left w:val="none" w:sz="0" w:space="0" w:color="auto"/>
        <w:bottom w:val="none" w:sz="0" w:space="0" w:color="auto"/>
        <w:right w:val="none" w:sz="0" w:space="0" w:color="auto"/>
      </w:divBdr>
    </w:div>
    <w:div w:id="922568811">
      <w:marLeft w:val="640"/>
      <w:marRight w:val="0"/>
      <w:marTop w:val="0"/>
      <w:marBottom w:val="0"/>
      <w:divBdr>
        <w:top w:val="none" w:sz="0" w:space="0" w:color="auto"/>
        <w:left w:val="none" w:sz="0" w:space="0" w:color="auto"/>
        <w:bottom w:val="none" w:sz="0" w:space="0" w:color="auto"/>
        <w:right w:val="none" w:sz="0" w:space="0" w:color="auto"/>
      </w:divBdr>
    </w:div>
    <w:div w:id="922570009">
      <w:marLeft w:val="640"/>
      <w:marRight w:val="0"/>
      <w:marTop w:val="0"/>
      <w:marBottom w:val="0"/>
      <w:divBdr>
        <w:top w:val="none" w:sz="0" w:space="0" w:color="auto"/>
        <w:left w:val="none" w:sz="0" w:space="0" w:color="auto"/>
        <w:bottom w:val="none" w:sz="0" w:space="0" w:color="auto"/>
        <w:right w:val="none" w:sz="0" w:space="0" w:color="auto"/>
      </w:divBdr>
    </w:div>
    <w:div w:id="922573201">
      <w:marLeft w:val="640"/>
      <w:marRight w:val="0"/>
      <w:marTop w:val="0"/>
      <w:marBottom w:val="0"/>
      <w:divBdr>
        <w:top w:val="none" w:sz="0" w:space="0" w:color="auto"/>
        <w:left w:val="none" w:sz="0" w:space="0" w:color="auto"/>
        <w:bottom w:val="none" w:sz="0" w:space="0" w:color="auto"/>
        <w:right w:val="none" w:sz="0" w:space="0" w:color="auto"/>
      </w:divBdr>
    </w:div>
    <w:div w:id="922639251">
      <w:marLeft w:val="640"/>
      <w:marRight w:val="0"/>
      <w:marTop w:val="0"/>
      <w:marBottom w:val="0"/>
      <w:divBdr>
        <w:top w:val="none" w:sz="0" w:space="0" w:color="auto"/>
        <w:left w:val="none" w:sz="0" w:space="0" w:color="auto"/>
        <w:bottom w:val="none" w:sz="0" w:space="0" w:color="auto"/>
        <w:right w:val="none" w:sz="0" w:space="0" w:color="auto"/>
      </w:divBdr>
    </w:div>
    <w:div w:id="922647248">
      <w:marLeft w:val="640"/>
      <w:marRight w:val="0"/>
      <w:marTop w:val="0"/>
      <w:marBottom w:val="0"/>
      <w:divBdr>
        <w:top w:val="none" w:sz="0" w:space="0" w:color="auto"/>
        <w:left w:val="none" w:sz="0" w:space="0" w:color="auto"/>
        <w:bottom w:val="none" w:sz="0" w:space="0" w:color="auto"/>
        <w:right w:val="none" w:sz="0" w:space="0" w:color="auto"/>
      </w:divBdr>
    </w:div>
    <w:div w:id="922688875">
      <w:marLeft w:val="640"/>
      <w:marRight w:val="0"/>
      <w:marTop w:val="0"/>
      <w:marBottom w:val="0"/>
      <w:divBdr>
        <w:top w:val="none" w:sz="0" w:space="0" w:color="auto"/>
        <w:left w:val="none" w:sz="0" w:space="0" w:color="auto"/>
        <w:bottom w:val="none" w:sz="0" w:space="0" w:color="auto"/>
        <w:right w:val="none" w:sz="0" w:space="0" w:color="auto"/>
      </w:divBdr>
    </w:div>
    <w:div w:id="922762796">
      <w:marLeft w:val="640"/>
      <w:marRight w:val="0"/>
      <w:marTop w:val="0"/>
      <w:marBottom w:val="0"/>
      <w:divBdr>
        <w:top w:val="none" w:sz="0" w:space="0" w:color="auto"/>
        <w:left w:val="none" w:sz="0" w:space="0" w:color="auto"/>
        <w:bottom w:val="none" w:sz="0" w:space="0" w:color="auto"/>
        <w:right w:val="none" w:sz="0" w:space="0" w:color="auto"/>
      </w:divBdr>
    </w:div>
    <w:div w:id="922840093">
      <w:marLeft w:val="640"/>
      <w:marRight w:val="0"/>
      <w:marTop w:val="0"/>
      <w:marBottom w:val="0"/>
      <w:divBdr>
        <w:top w:val="none" w:sz="0" w:space="0" w:color="auto"/>
        <w:left w:val="none" w:sz="0" w:space="0" w:color="auto"/>
        <w:bottom w:val="none" w:sz="0" w:space="0" w:color="auto"/>
        <w:right w:val="none" w:sz="0" w:space="0" w:color="auto"/>
      </w:divBdr>
    </w:div>
    <w:div w:id="923033724">
      <w:marLeft w:val="640"/>
      <w:marRight w:val="0"/>
      <w:marTop w:val="0"/>
      <w:marBottom w:val="0"/>
      <w:divBdr>
        <w:top w:val="none" w:sz="0" w:space="0" w:color="auto"/>
        <w:left w:val="none" w:sz="0" w:space="0" w:color="auto"/>
        <w:bottom w:val="none" w:sz="0" w:space="0" w:color="auto"/>
        <w:right w:val="none" w:sz="0" w:space="0" w:color="auto"/>
      </w:divBdr>
    </w:div>
    <w:div w:id="923150555">
      <w:marLeft w:val="640"/>
      <w:marRight w:val="0"/>
      <w:marTop w:val="0"/>
      <w:marBottom w:val="0"/>
      <w:divBdr>
        <w:top w:val="none" w:sz="0" w:space="0" w:color="auto"/>
        <w:left w:val="none" w:sz="0" w:space="0" w:color="auto"/>
        <w:bottom w:val="none" w:sz="0" w:space="0" w:color="auto"/>
        <w:right w:val="none" w:sz="0" w:space="0" w:color="auto"/>
      </w:divBdr>
    </w:div>
    <w:div w:id="923220992">
      <w:marLeft w:val="640"/>
      <w:marRight w:val="0"/>
      <w:marTop w:val="0"/>
      <w:marBottom w:val="0"/>
      <w:divBdr>
        <w:top w:val="none" w:sz="0" w:space="0" w:color="auto"/>
        <w:left w:val="none" w:sz="0" w:space="0" w:color="auto"/>
        <w:bottom w:val="none" w:sz="0" w:space="0" w:color="auto"/>
        <w:right w:val="none" w:sz="0" w:space="0" w:color="auto"/>
      </w:divBdr>
    </w:div>
    <w:div w:id="923302039">
      <w:marLeft w:val="640"/>
      <w:marRight w:val="0"/>
      <w:marTop w:val="0"/>
      <w:marBottom w:val="0"/>
      <w:divBdr>
        <w:top w:val="none" w:sz="0" w:space="0" w:color="auto"/>
        <w:left w:val="none" w:sz="0" w:space="0" w:color="auto"/>
        <w:bottom w:val="none" w:sz="0" w:space="0" w:color="auto"/>
        <w:right w:val="none" w:sz="0" w:space="0" w:color="auto"/>
      </w:divBdr>
    </w:div>
    <w:div w:id="923344377">
      <w:marLeft w:val="640"/>
      <w:marRight w:val="0"/>
      <w:marTop w:val="0"/>
      <w:marBottom w:val="0"/>
      <w:divBdr>
        <w:top w:val="none" w:sz="0" w:space="0" w:color="auto"/>
        <w:left w:val="none" w:sz="0" w:space="0" w:color="auto"/>
        <w:bottom w:val="none" w:sz="0" w:space="0" w:color="auto"/>
        <w:right w:val="none" w:sz="0" w:space="0" w:color="auto"/>
      </w:divBdr>
    </w:div>
    <w:div w:id="923418500">
      <w:marLeft w:val="640"/>
      <w:marRight w:val="0"/>
      <w:marTop w:val="0"/>
      <w:marBottom w:val="0"/>
      <w:divBdr>
        <w:top w:val="none" w:sz="0" w:space="0" w:color="auto"/>
        <w:left w:val="none" w:sz="0" w:space="0" w:color="auto"/>
        <w:bottom w:val="none" w:sz="0" w:space="0" w:color="auto"/>
        <w:right w:val="none" w:sz="0" w:space="0" w:color="auto"/>
      </w:divBdr>
    </w:div>
    <w:div w:id="923495558">
      <w:marLeft w:val="640"/>
      <w:marRight w:val="0"/>
      <w:marTop w:val="0"/>
      <w:marBottom w:val="0"/>
      <w:divBdr>
        <w:top w:val="none" w:sz="0" w:space="0" w:color="auto"/>
        <w:left w:val="none" w:sz="0" w:space="0" w:color="auto"/>
        <w:bottom w:val="none" w:sz="0" w:space="0" w:color="auto"/>
        <w:right w:val="none" w:sz="0" w:space="0" w:color="auto"/>
      </w:divBdr>
    </w:div>
    <w:div w:id="923536289">
      <w:marLeft w:val="640"/>
      <w:marRight w:val="0"/>
      <w:marTop w:val="0"/>
      <w:marBottom w:val="0"/>
      <w:divBdr>
        <w:top w:val="none" w:sz="0" w:space="0" w:color="auto"/>
        <w:left w:val="none" w:sz="0" w:space="0" w:color="auto"/>
        <w:bottom w:val="none" w:sz="0" w:space="0" w:color="auto"/>
        <w:right w:val="none" w:sz="0" w:space="0" w:color="auto"/>
      </w:divBdr>
    </w:div>
    <w:div w:id="923539480">
      <w:marLeft w:val="640"/>
      <w:marRight w:val="0"/>
      <w:marTop w:val="0"/>
      <w:marBottom w:val="0"/>
      <w:divBdr>
        <w:top w:val="none" w:sz="0" w:space="0" w:color="auto"/>
        <w:left w:val="none" w:sz="0" w:space="0" w:color="auto"/>
        <w:bottom w:val="none" w:sz="0" w:space="0" w:color="auto"/>
        <w:right w:val="none" w:sz="0" w:space="0" w:color="auto"/>
      </w:divBdr>
    </w:div>
    <w:div w:id="923606996">
      <w:marLeft w:val="640"/>
      <w:marRight w:val="0"/>
      <w:marTop w:val="0"/>
      <w:marBottom w:val="0"/>
      <w:divBdr>
        <w:top w:val="none" w:sz="0" w:space="0" w:color="auto"/>
        <w:left w:val="none" w:sz="0" w:space="0" w:color="auto"/>
        <w:bottom w:val="none" w:sz="0" w:space="0" w:color="auto"/>
        <w:right w:val="none" w:sz="0" w:space="0" w:color="auto"/>
      </w:divBdr>
    </w:div>
    <w:div w:id="923607328">
      <w:marLeft w:val="640"/>
      <w:marRight w:val="0"/>
      <w:marTop w:val="0"/>
      <w:marBottom w:val="0"/>
      <w:divBdr>
        <w:top w:val="none" w:sz="0" w:space="0" w:color="auto"/>
        <w:left w:val="none" w:sz="0" w:space="0" w:color="auto"/>
        <w:bottom w:val="none" w:sz="0" w:space="0" w:color="auto"/>
        <w:right w:val="none" w:sz="0" w:space="0" w:color="auto"/>
      </w:divBdr>
    </w:div>
    <w:div w:id="923688872">
      <w:marLeft w:val="640"/>
      <w:marRight w:val="0"/>
      <w:marTop w:val="0"/>
      <w:marBottom w:val="0"/>
      <w:divBdr>
        <w:top w:val="none" w:sz="0" w:space="0" w:color="auto"/>
        <w:left w:val="none" w:sz="0" w:space="0" w:color="auto"/>
        <w:bottom w:val="none" w:sz="0" w:space="0" w:color="auto"/>
        <w:right w:val="none" w:sz="0" w:space="0" w:color="auto"/>
      </w:divBdr>
    </w:div>
    <w:div w:id="923756266">
      <w:marLeft w:val="640"/>
      <w:marRight w:val="0"/>
      <w:marTop w:val="0"/>
      <w:marBottom w:val="0"/>
      <w:divBdr>
        <w:top w:val="none" w:sz="0" w:space="0" w:color="auto"/>
        <w:left w:val="none" w:sz="0" w:space="0" w:color="auto"/>
        <w:bottom w:val="none" w:sz="0" w:space="0" w:color="auto"/>
        <w:right w:val="none" w:sz="0" w:space="0" w:color="auto"/>
      </w:divBdr>
    </w:div>
    <w:div w:id="923757612">
      <w:marLeft w:val="640"/>
      <w:marRight w:val="0"/>
      <w:marTop w:val="0"/>
      <w:marBottom w:val="0"/>
      <w:divBdr>
        <w:top w:val="none" w:sz="0" w:space="0" w:color="auto"/>
        <w:left w:val="none" w:sz="0" w:space="0" w:color="auto"/>
        <w:bottom w:val="none" w:sz="0" w:space="0" w:color="auto"/>
        <w:right w:val="none" w:sz="0" w:space="0" w:color="auto"/>
      </w:divBdr>
    </w:div>
    <w:div w:id="923758115">
      <w:marLeft w:val="640"/>
      <w:marRight w:val="0"/>
      <w:marTop w:val="0"/>
      <w:marBottom w:val="0"/>
      <w:divBdr>
        <w:top w:val="none" w:sz="0" w:space="0" w:color="auto"/>
        <w:left w:val="none" w:sz="0" w:space="0" w:color="auto"/>
        <w:bottom w:val="none" w:sz="0" w:space="0" w:color="auto"/>
        <w:right w:val="none" w:sz="0" w:space="0" w:color="auto"/>
      </w:divBdr>
    </w:div>
    <w:div w:id="923803789">
      <w:marLeft w:val="640"/>
      <w:marRight w:val="0"/>
      <w:marTop w:val="0"/>
      <w:marBottom w:val="0"/>
      <w:divBdr>
        <w:top w:val="none" w:sz="0" w:space="0" w:color="auto"/>
        <w:left w:val="none" w:sz="0" w:space="0" w:color="auto"/>
        <w:bottom w:val="none" w:sz="0" w:space="0" w:color="auto"/>
        <w:right w:val="none" w:sz="0" w:space="0" w:color="auto"/>
      </w:divBdr>
    </w:div>
    <w:div w:id="923803832">
      <w:marLeft w:val="640"/>
      <w:marRight w:val="0"/>
      <w:marTop w:val="0"/>
      <w:marBottom w:val="0"/>
      <w:divBdr>
        <w:top w:val="none" w:sz="0" w:space="0" w:color="auto"/>
        <w:left w:val="none" w:sz="0" w:space="0" w:color="auto"/>
        <w:bottom w:val="none" w:sz="0" w:space="0" w:color="auto"/>
        <w:right w:val="none" w:sz="0" w:space="0" w:color="auto"/>
      </w:divBdr>
    </w:div>
    <w:div w:id="923807383">
      <w:marLeft w:val="640"/>
      <w:marRight w:val="0"/>
      <w:marTop w:val="0"/>
      <w:marBottom w:val="0"/>
      <w:divBdr>
        <w:top w:val="none" w:sz="0" w:space="0" w:color="auto"/>
        <w:left w:val="none" w:sz="0" w:space="0" w:color="auto"/>
        <w:bottom w:val="none" w:sz="0" w:space="0" w:color="auto"/>
        <w:right w:val="none" w:sz="0" w:space="0" w:color="auto"/>
      </w:divBdr>
    </w:div>
    <w:div w:id="923883058">
      <w:marLeft w:val="640"/>
      <w:marRight w:val="0"/>
      <w:marTop w:val="0"/>
      <w:marBottom w:val="0"/>
      <w:divBdr>
        <w:top w:val="none" w:sz="0" w:space="0" w:color="auto"/>
        <w:left w:val="none" w:sz="0" w:space="0" w:color="auto"/>
        <w:bottom w:val="none" w:sz="0" w:space="0" w:color="auto"/>
        <w:right w:val="none" w:sz="0" w:space="0" w:color="auto"/>
      </w:divBdr>
    </w:div>
    <w:div w:id="923993378">
      <w:marLeft w:val="640"/>
      <w:marRight w:val="0"/>
      <w:marTop w:val="0"/>
      <w:marBottom w:val="0"/>
      <w:divBdr>
        <w:top w:val="none" w:sz="0" w:space="0" w:color="auto"/>
        <w:left w:val="none" w:sz="0" w:space="0" w:color="auto"/>
        <w:bottom w:val="none" w:sz="0" w:space="0" w:color="auto"/>
        <w:right w:val="none" w:sz="0" w:space="0" w:color="auto"/>
      </w:divBdr>
    </w:div>
    <w:div w:id="923998231">
      <w:marLeft w:val="640"/>
      <w:marRight w:val="0"/>
      <w:marTop w:val="0"/>
      <w:marBottom w:val="0"/>
      <w:divBdr>
        <w:top w:val="none" w:sz="0" w:space="0" w:color="auto"/>
        <w:left w:val="none" w:sz="0" w:space="0" w:color="auto"/>
        <w:bottom w:val="none" w:sz="0" w:space="0" w:color="auto"/>
        <w:right w:val="none" w:sz="0" w:space="0" w:color="auto"/>
      </w:divBdr>
    </w:div>
    <w:div w:id="924071202">
      <w:marLeft w:val="640"/>
      <w:marRight w:val="0"/>
      <w:marTop w:val="0"/>
      <w:marBottom w:val="0"/>
      <w:divBdr>
        <w:top w:val="none" w:sz="0" w:space="0" w:color="auto"/>
        <w:left w:val="none" w:sz="0" w:space="0" w:color="auto"/>
        <w:bottom w:val="none" w:sz="0" w:space="0" w:color="auto"/>
        <w:right w:val="none" w:sz="0" w:space="0" w:color="auto"/>
      </w:divBdr>
    </w:div>
    <w:div w:id="924220811">
      <w:marLeft w:val="640"/>
      <w:marRight w:val="0"/>
      <w:marTop w:val="0"/>
      <w:marBottom w:val="0"/>
      <w:divBdr>
        <w:top w:val="none" w:sz="0" w:space="0" w:color="auto"/>
        <w:left w:val="none" w:sz="0" w:space="0" w:color="auto"/>
        <w:bottom w:val="none" w:sz="0" w:space="0" w:color="auto"/>
        <w:right w:val="none" w:sz="0" w:space="0" w:color="auto"/>
      </w:divBdr>
    </w:div>
    <w:div w:id="924413819">
      <w:marLeft w:val="640"/>
      <w:marRight w:val="0"/>
      <w:marTop w:val="0"/>
      <w:marBottom w:val="0"/>
      <w:divBdr>
        <w:top w:val="none" w:sz="0" w:space="0" w:color="auto"/>
        <w:left w:val="none" w:sz="0" w:space="0" w:color="auto"/>
        <w:bottom w:val="none" w:sz="0" w:space="0" w:color="auto"/>
        <w:right w:val="none" w:sz="0" w:space="0" w:color="auto"/>
      </w:divBdr>
    </w:div>
    <w:div w:id="924415477">
      <w:marLeft w:val="640"/>
      <w:marRight w:val="0"/>
      <w:marTop w:val="0"/>
      <w:marBottom w:val="0"/>
      <w:divBdr>
        <w:top w:val="none" w:sz="0" w:space="0" w:color="auto"/>
        <w:left w:val="none" w:sz="0" w:space="0" w:color="auto"/>
        <w:bottom w:val="none" w:sz="0" w:space="0" w:color="auto"/>
        <w:right w:val="none" w:sz="0" w:space="0" w:color="auto"/>
      </w:divBdr>
    </w:div>
    <w:div w:id="924454075">
      <w:marLeft w:val="640"/>
      <w:marRight w:val="0"/>
      <w:marTop w:val="0"/>
      <w:marBottom w:val="0"/>
      <w:divBdr>
        <w:top w:val="none" w:sz="0" w:space="0" w:color="auto"/>
        <w:left w:val="none" w:sz="0" w:space="0" w:color="auto"/>
        <w:bottom w:val="none" w:sz="0" w:space="0" w:color="auto"/>
        <w:right w:val="none" w:sz="0" w:space="0" w:color="auto"/>
      </w:divBdr>
    </w:div>
    <w:div w:id="924458806">
      <w:marLeft w:val="640"/>
      <w:marRight w:val="0"/>
      <w:marTop w:val="0"/>
      <w:marBottom w:val="0"/>
      <w:divBdr>
        <w:top w:val="none" w:sz="0" w:space="0" w:color="auto"/>
        <w:left w:val="none" w:sz="0" w:space="0" w:color="auto"/>
        <w:bottom w:val="none" w:sz="0" w:space="0" w:color="auto"/>
        <w:right w:val="none" w:sz="0" w:space="0" w:color="auto"/>
      </w:divBdr>
    </w:div>
    <w:div w:id="924460970">
      <w:marLeft w:val="640"/>
      <w:marRight w:val="0"/>
      <w:marTop w:val="0"/>
      <w:marBottom w:val="0"/>
      <w:divBdr>
        <w:top w:val="none" w:sz="0" w:space="0" w:color="auto"/>
        <w:left w:val="none" w:sz="0" w:space="0" w:color="auto"/>
        <w:bottom w:val="none" w:sz="0" w:space="0" w:color="auto"/>
        <w:right w:val="none" w:sz="0" w:space="0" w:color="auto"/>
      </w:divBdr>
    </w:div>
    <w:div w:id="924609206">
      <w:marLeft w:val="640"/>
      <w:marRight w:val="0"/>
      <w:marTop w:val="0"/>
      <w:marBottom w:val="0"/>
      <w:divBdr>
        <w:top w:val="none" w:sz="0" w:space="0" w:color="auto"/>
        <w:left w:val="none" w:sz="0" w:space="0" w:color="auto"/>
        <w:bottom w:val="none" w:sz="0" w:space="0" w:color="auto"/>
        <w:right w:val="none" w:sz="0" w:space="0" w:color="auto"/>
      </w:divBdr>
    </w:div>
    <w:div w:id="924611001">
      <w:marLeft w:val="640"/>
      <w:marRight w:val="0"/>
      <w:marTop w:val="0"/>
      <w:marBottom w:val="0"/>
      <w:divBdr>
        <w:top w:val="none" w:sz="0" w:space="0" w:color="auto"/>
        <w:left w:val="none" w:sz="0" w:space="0" w:color="auto"/>
        <w:bottom w:val="none" w:sz="0" w:space="0" w:color="auto"/>
        <w:right w:val="none" w:sz="0" w:space="0" w:color="auto"/>
      </w:divBdr>
    </w:div>
    <w:div w:id="924648108">
      <w:marLeft w:val="640"/>
      <w:marRight w:val="0"/>
      <w:marTop w:val="0"/>
      <w:marBottom w:val="0"/>
      <w:divBdr>
        <w:top w:val="none" w:sz="0" w:space="0" w:color="auto"/>
        <w:left w:val="none" w:sz="0" w:space="0" w:color="auto"/>
        <w:bottom w:val="none" w:sz="0" w:space="0" w:color="auto"/>
        <w:right w:val="none" w:sz="0" w:space="0" w:color="auto"/>
      </w:divBdr>
    </w:div>
    <w:div w:id="924649420">
      <w:marLeft w:val="640"/>
      <w:marRight w:val="0"/>
      <w:marTop w:val="0"/>
      <w:marBottom w:val="0"/>
      <w:divBdr>
        <w:top w:val="none" w:sz="0" w:space="0" w:color="auto"/>
        <w:left w:val="none" w:sz="0" w:space="0" w:color="auto"/>
        <w:bottom w:val="none" w:sz="0" w:space="0" w:color="auto"/>
        <w:right w:val="none" w:sz="0" w:space="0" w:color="auto"/>
      </w:divBdr>
    </w:div>
    <w:div w:id="924649543">
      <w:marLeft w:val="640"/>
      <w:marRight w:val="0"/>
      <w:marTop w:val="0"/>
      <w:marBottom w:val="0"/>
      <w:divBdr>
        <w:top w:val="none" w:sz="0" w:space="0" w:color="auto"/>
        <w:left w:val="none" w:sz="0" w:space="0" w:color="auto"/>
        <w:bottom w:val="none" w:sz="0" w:space="0" w:color="auto"/>
        <w:right w:val="none" w:sz="0" w:space="0" w:color="auto"/>
      </w:divBdr>
    </w:div>
    <w:div w:id="924731284">
      <w:marLeft w:val="640"/>
      <w:marRight w:val="0"/>
      <w:marTop w:val="0"/>
      <w:marBottom w:val="0"/>
      <w:divBdr>
        <w:top w:val="none" w:sz="0" w:space="0" w:color="auto"/>
        <w:left w:val="none" w:sz="0" w:space="0" w:color="auto"/>
        <w:bottom w:val="none" w:sz="0" w:space="0" w:color="auto"/>
        <w:right w:val="none" w:sz="0" w:space="0" w:color="auto"/>
      </w:divBdr>
    </w:div>
    <w:div w:id="924797979">
      <w:marLeft w:val="640"/>
      <w:marRight w:val="0"/>
      <w:marTop w:val="0"/>
      <w:marBottom w:val="0"/>
      <w:divBdr>
        <w:top w:val="none" w:sz="0" w:space="0" w:color="auto"/>
        <w:left w:val="none" w:sz="0" w:space="0" w:color="auto"/>
        <w:bottom w:val="none" w:sz="0" w:space="0" w:color="auto"/>
        <w:right w:val="none" w:sz="0" w:space="0" w:color="auto"/>
      </w:divBdr>
    </w:div>
    <w:div w:id="924801741">
      <w:marLeft w:val="640"/>
      <w:marRight w:val="0"/>
      <w:marTop w:val="0"/>
      <w:marBottom w:val="0"/>
      <w:divBdr>
        <w:top w:val="none" w:sz="0" w:space="0" w:color="auto"/>
        <w:left w:val="none" w:sz="0" w:space="0" w:color="auto"/>
        <w:bottom w:val="none" w:sz="0" w:space="0" w:color="auto"/>
        <w:right w:val="none" w:sz="0" w:space="0" w:color="auto"/>
      </w:divBdr>
    </w:div>
    <w:div w:id="924807411">
      <w:marLeft w:val="640"/>
      <w:marRight w:val="0"/>
      <w:marTop w:val="0"/>
      <w:marBottom w:val="0"/>
      <w:divBdr>
        <w:top w:val="none" w:sz="0" w:space="0" w:color="auto"/>
        <w:left w:val="none" w:sz="0" w:space="0" w:color="auto"/>
        <w:bottom w:val="none" w:sz="0" w:space="0" w:color="auto"/>
        <w:right w:val="none" w:sz="0" w:space="0" w:color="auto"/>
      </w:divBdr>
    </w:div>
    <w:div w:id="925111618">
      <w:marLeft w:val="640"/>
      <w:marRight w:val="0"/>
      <w:marTop w:val="0"/>
      <w:marBottom w:val="0"/>
      <w:divBdr>
        <w:top w:val="none" w:sz="0" w:space="0" w:color="auto"/>
        <w:left w:val="none" w:sz="0" w:space="0" w:color="auto"/>
        <w:bottom w:val="none" w:sz="0" w:space="0" w:color="auto"/>
        <w:right w:val="none" w:sz="0" w:space="0" w:color="auto"/>
      </w:divBdr>
    </w:div>
    <w:div w:id="925117698">
      <w:marLeft w:val="640"/>
      <w:marRight w:val="0"/>
      <w:marTop w:val="0"/>
      <w:marBottom w:val="0"/>
      <w:divBdr>
        <w:top w:val="none" w:sz="0" w:space="0" w:color="auto"/>
        <w:left w:val="none" w:sz="0" w:space="0" w:color="auto"/>
        <w:bottom w:val="none" w:sz="0" w:space="0" w:color="auto"/>
        <w:right w:val="none" w:sz="0" w:space="0" w:color="auto"/>
      </w:divBdr>
    </w:div>
    <w:div w:id="925188904">
      <w:marLeft w:val="640"/>
      <w:marRight w:val="0"/>
      <w:marTop w:val="0"/>
      <w:marBottom w:val="0"/>
      <w:divBdr>
        <w:top w:val="none" w:sz="0" w:space="0" w:color="auto"/>
        <w:left w:val="none" w:sz="0" w:space="0" w:color="auto"/>
        <w:bottom w:val="none" w:sz="0" w:space="0" w:color="auto"/>
        <w:right w:val="none" w:sz="0" w:space="0" w:color="auto"/>
      </w:divBdr>
    </w:div>
    <w:div w:id="925264790">
      <w:marLeft w:val="640"/>
      <w:marRight w:val="0"/>
      <w:marTop w:val="0"/>
      <w:marBottom w:val="0"/>
      <w:divBdr>
        <w:top w:val="none" w:sz="0" w:space="0" w:color="auto"/>
        <w:left w:val="none" w:sz="0" w:space="0" w:color="auto"/>
        <w:bottom w:val="none" w:sz="0" w:space="0" w:color="auto"/>
        <w:right w:val="none" w:sz="0" w:space="0" w:color="auto"/>
      </w:divBdr>
    </w:div>
    <w:div w:id="925303971">
      <w:marLeft w:val="640"/>
      <w:marRight w:val="0"/>
      <w:marTop w:val="0"/>
      <w:marBottom w:val="0"/>
      <w:divBdr>
        <w:top w:val="none" w:sz="0" w:space="0" w:color="auto"/>
        <w:left w:val="none" w:sz="0" w:space="0" w:color="auto"/>
        <w:bottom w:val="none" w:sz="0" w:space="0" w:color="auto"/>
        <w:right w:val="none" w:sz="0" w:space="0" w:color="auto"/>
      </w:divBdr>
    </w:div>
    <w:div w:id="925308518">
      <w:marLeft w:val="640"/>
      <w:marRight w:val="0"/>
      <w:marTop w:val="0"/>
      <w:marBottom w:val="0"/>
      <w:divBdr>
        <w:top w:val="none" w:sz="0" w:space="0" w:color="auto"/>
        <w:left w:val="none" w:sz="0" w:space="0" w:color="auto"/>
        <w:bottom w:val="none" w:sz="0" w:space="0" w:color="auto"/>
        <w:right w:val="none" w:sz="0" w:space="0" w:color="auto"/>
      </w:divBdr>
    </w:div>
    <w:div w:id="925457690">
      <w:marLeft w:val="640"/>
      <w:marRight w:val="0"/>
      <w:marTop w:val="0"/>
      <w:marBottom w:val="0"/>
      <w:divBdr>
        <w:top w:val="none" w:sz="0" w:space="0" w:color="auto"/>
        <w:left w:val="none" w:sz="0" w:space="0" w:color="auto"/>
        <w:bottom w:val="none" w:sz="0" w:space="0" w:color="auto"/>
        <w:right w:val="none" w:sz="0" w:space="0" w:color="auto"/>
      </w:divBdr>
    </w:div>
    <w:div w:id="925530009">
      <w:marLeft w:val="640"/>
      <w:marRight w:val="0"/>
      <w:marTop w:val="0"/>
      <w:marBottom w:val="0"/>
      <w:divBdr>
        <w:top w:val="none" w:sz="0" w:space="0" w:color="auto"/>
        <w:left w:val="none" w:sz="0" w:space="0" w:color="auto"/>
        <w:bottom w:val="none" w:sz="0" w:space="0" w:color="auto"/>
        <w:right w:val="none" w:sz="0" w:space="0" w:color="auto"/>
      </w:divBdr>
    </w:div>
    <w:div w:id="925648963">
      <w:marLeft w:val="640"/>
      <w:marRight w:val="0"/>
      <w:marTop w:val="0"/>
      <w:marBottom w:val="0"/>
      <w:divBdr>
        <w:top w:val="none" w:sz="0" w:space="0" w:color="auto"/>
        <w:left w:val="none" w:sz="0" w:space="0" w:color="auto"/>
        <w:bottom w:val="none" w:sz="0" w:space="0" w:color="auto"/>
        <w:right w:val="none" w:sz="0" w:space="0" w:color="auto"/>
      </w:divBdr>
    </w:div>
    <w:div w:id="925696395">
      <w:marLeft w:val="640"/>
      <w:marRight w:val="0"/>
      <w:marTop w:val="0"/>
      <w:marBottom w:val="0"/>
      <w:divBdr>
        <w:top w:val="none" w:sz="0" w:space="0" w:color="auto"/>
        <w:left w:val="none" w:sz="0" w:space="0" w:color="auto"/>
        <w:bottom w:val="none" w:sz="0" w:space="0" w:color="auto"/>
        <w:right w:val="none" w:sz="0" w:space="0" w:color="auto"/>
      </w:divBdr>
    </w:div>
    <w:div w:id="925697996">
      <w:marLeft w:val="640"/>
      <w:marRight w:val="0"/>
      <w:marTop w:val="0"/>
      <w:marBottom w:val="0"/>
      <w:divBdr>
        <w:top w:val="none" w:sz="0" w:space="0" w:color="auto"/>
        <w:left w:val="none" w:sz="0" w:space="0" w:color="auto"/>
        <w:bottom w:val="none" w:sz="0" w:space="0" w:color="auto"/>
        <w:right w:val="none" w:sz="0" w:space="0" w:color="auto"/>
      </w:divBdr>
    </w:div>
    <w:div w:id="925726290">
      <w:marLeft w:val="640"/>
      <w:marRight w:val="0"/>
      <w:marTop w:val="0"/>
      <w:marBottom w:val="0"/>
      <w:divBdr>
        <w:top w:val="none" w:sz="0" w:space="0" w:color="auto"/>
        <w:left w:val="none" w:sz="0" w:space="0" w:color="auto"/>
        <w:bottom w:val="none" w:sz="0" w:space="0" w:color="auto"/>
        <w:right w:val="none" w:sz="0" w:space="0" w:color="auto"/>
      </w:divBdr>
    </w:div>
    <w:div w:id="925726915">
      <w:marLeft w:val="640"/>
      <w:marRight w:val="0"/>
      <w:marTop w:val="0"/>
      <w:marBottom w:val="0"/>
      <w:divBdr>
        <w:top w:val="none" w:sz="0" w:space="0" w:color="auto"/>
        <w:left w:val="none" w:sz="0" w:space="0" w:color="auto"/>
        <w:bottom w:val="none" w:sz="0" w:space="0" w:color="auto"/>
        <w:right w:val="none" w:sz="0" w:space="0" w:color="auto"/>
      </w:divBdr>
    </w:div>
    <w:div w:id="925773505">
      <w:marLeft w:val="640"/>
      <w:marRight w:val="0"/>
      <w:marTop w:val="0"/>
      <w:marBottom w:val="0"/>
      <w:divBdr>
        <w:top w:val="none" w:sz="0" w:space="0" w:color="auto"/>
        <w:left w:val="none" w:sz="0" w:space="0" w:color="auto"/>
        <w:bottom w:val="none" w:sz="0" w:space="0" w:color="auto"/>
        <w:right w:val="none" w:sz="0" w:space="0" w:color="auto"/>
      </w:divBdr>
    </w:div>
    <w:div w:id="925958364">
      <w:marLeft w:val="640"/>
      <w:marRight w:val="0"/>
      <w:marTop w:val="0"/>
      <w:marBottom w:val="0"/>
      <w:divBdr>
        <w:top w:val="none" w:sz="0" w:space="0" w:color="auto"/>
        <w:left w:val="none" w:sz="0" w:space="0" w:color="auto"/>
        <w:bottom w:val="none" w:sz="0" w:space="0" w:color="auto"/>
        <w:right w:val="none" w:sz="0" w:space="0" w:color="auto"/>
      </w:divBdr>
    </w:div>
    <w:div w:id="925963582">
      <w:marLeft w:val="640"/>
      <w:marRight w:val="0"/>
      <w:marTop w:val="0"/>
      <w:marBottom w:val="0"/>
      <w:divBdr>
        <w:top w:val="none" w:sz="0" w:space="0" w:color="auto"/>
        <w:left w:val="none" w:sz="0" w:space="0" w:color="auto"/>
        <w:bottom w:val="none" w:sz="0" w:space="0" w:color="auto"/>
        <w:right w:val="none" w:sz="0" w:space="0" w:color="auto"/>
      </w:divBdr>
    </w:div>
    <w:div w:id="925967123">
      <w:marLeft w:val="640"/>
      <w:marRight w:val="0"/>
      <w:marTop w:val="0"/>
      <w:marBottom w:val="0"/>
      <w:divBdr>
        <w:top w:val="none" w:sz="0" w:space="0" w:color="auto"/>
        <w:left w:val="none" w:sz="0" w:space="0" w:color="auto"/>
        <w:bottom w:val="none" w:sz="0" w:space="0" w:color="auto"/>
        <w:right w:val="none" w:sz="0" w:space="0" w:color="auto"/>
      </w:divBdr>
    </w:div>
    <w:div w:id="926039815">
      <w:marLeft w:val="640"/>
      <w:marRight w:val="0"/>
      <w:marTop w:val="0"/>
      <w:marBottom w:val="0"/>
      <w:divBdr>
        <w:top w:val="none" w:sz="0" w:space="0" w:color="auto"/>
        <w:left w:val="none" w:sz="0" w:space="0" w:color="auto"/>
        <w:bottom w:val="none" w:sz="0" w:space="0" w:color="auto"/>
        <w:right w:val="none" w:sz="0" w:space="0" w:color="auto"/>
      </w:divBdr>
    </w:div>
    <w:div w:id="926109412">
      <w:marLeft w:val="640"/>
      <w:marRight w:val="0"/>
      <w:marTop w:val="0"/>
      <w:marBottom w:val="0"/>
      <w:divBdr>
        <w:top w:val="none" w:sz="0" w:space="0" w:color="auto"/>
        <w:left w:val="none" w:sz="0" w:space="0" w:color="auto"/>
        <w:bottom w:val="none" w:sz="0" w:space="0" w:color="auto"/>
        <w:right w:val="none" w:sz="0" w:space="0" w:color="auto"/>
      </w:divBdr>
    </w:div>
    <w:div w:id="926109529">
      <w:marLeft w:val="640"/>
      <w:marRight w:val="0"/>
      <w:marTop w:val="0"/>
      <w:marBottom w:val="0"/>
      <w:divBdr>
        <w:top w:val="none" w:sz="0" w:space="0" w:color="auto"/>
        <w:left w:val="none" w:sz="0" w:space="0" w:color="auto"/>
        <w:bottom w:val="none" w:sz="0" w:space="0" w:color="auto"/>
        <w:right w:val="none" w:sz="0" w:space="0" w:color="auto"/>
      </w:divBdr>
    </w:div>
    <w:div w:id="926110623">
      <w:marLeft w:val="640"/>
      <w:marRight w:val="0"/>
      <w:marTop w:val="0"/>
      <w:marBottom w:val="0"/>
      <w:divBdr>
        <w:top w:val="none" w:sz="0" w:space="0" w:color="auto"/>
        <w:left w:val="none" w:sz="0" w:space="0" w:color="auto"/>
        <w:bottom w:val="none" w:sz="0" w:space="0" w:color="auto"/>
        <w:right w:val="none" w:sz="0" w:space="0" w:color="auto"/>
      </w:divBdr>
    </w:div>
    <w:div w:id="926114964">
      <w:marLeft w:val="640"/>
      <w:marRight w:val="0"/>
      <w:marTop w:val="0"/>
      <w:marBottom w:val="0"/>
      <w:divBdr>
        <w:top w:val="none" w:sz="0" w:space="0" w:color="auto"/>
        <w:left w:val="none" w:sz="0" w:space="0" w:color="auto"/>
        <w:bottom w:val="none" w:sz="0" w:space="0" w:color="auto"/>
        <w:right w:val="none" w:sz="0" w:space="0" w:color="auto"/>
      </w:divBdr>
    </w:div>
    <w:div w:id="926185051">
      <w:marLeft w:val="640"/>
      <w:marRight w:val="0"/>
      <w:marTop w:val="0"/>
      <w:marBottom w:val="0"/>
      <w:divBdr>
        <w:top w:val="none" w:sz="0" w:space="0" w:color="auto"/>
        <w:left w:val="none" w:sz="0" w:space="0" w:color="auto"/>
        <w:bottom w:val="none" w:sz="0" w:space="0" w:color="auto"/>
        <w:right w:val="none" w:sz="0" w:space="0" w:color="auto"/>
      </w:divBdr>
    </w:div>
    <w:div w:id="926185719">
      <w:marLeft w:val="640"/>
      <w:marRight w:val="0"/>
      <w:marTop w:val="0"/>
      <w:marBottom w:val="0"/>
      <w:divBdr>
        <w:top w:val="none" w:sz="0" w:space="0" w:color="auto"/>
        <w:left w:val="none" w:sz="0" w:space="0" w:color="auto"/>
        <w:bottom w:val="none" w:sz="0" w:space="0" w:color="auto"/>
        <w:right w:val="none" w:sz="0" w:space="0" w:color="auto"/>
      </w:divBdr>
    </w:div>
    <w:div w:id="926228161">
      <w:marLeft w:val="640"/>
      <w:marRight w:val="0"/>
      <w:marTop w:val="0"/>
      <w:marBottom w:val="0"/>
      <w:divBdr>
        <w:top w:val="none" w:sz="0" w:space="0" w:color="auto"/>
        <w:left w:val="none" w:sz="0" w:space="0" w:color="auto"/>
        <w:bottom w:val="none" w:sz="0" w:space="0" w:color="auto"/>
        <w:right w:val="none" w:sz="0" w:space="0" w:color="auto"/>
      </w:divBdr>
    </w:div>
    <w:div w:id="926235689">
      <w:marLeft w:val="640"/>
      <w:marRight w:val="0"/>
      <w:marTop w:val="0"/>
      <w:marBottom w:val="0"/>
      <w:divBdr>
        <w:top w:val="none" w:sz="0" w:space="0" w:color="auto"/>
        <w:left w:val="none" w:sz="0" w:space="0" w:color="auto"/>
        <w:bottom w:val="none" w:sz="0" w:space="0" w:color="auto"/>
        <w:right w:val="none" w:sz="0" w:space="0" w:color="auto"/>
      </w:divBdr>
    </w:div>
    <w:div w:id="926380120">
      <w:marLeft w:val="640"/>
      <w:marRight w:val="0"/>
      <w:marTop w:val="0"/>
      <w:marBottom w:val="0"/>
      <w:divBdr>
        <w:top w:val="none" w:sz="0" w:space="0" w:color="auto"/>
        <w:left w:val="none" w:sz="0" w:space="0" w:color="auto"/>
        <w:bottom w:val="none" w:sz="0" w:space="0" w:color="auto"/>
        <w:right w:val="none" w:sz="0" w:space="0" w:color="auto"/>
      </w:divBdr>
    </w:div>
    <w:div w:id="926429365">
      <w:marLeft w:val="640"/>
      <w:marRight w:val="0"/>
      <w:marTop w:val="0"/>
      <w:marBottom w:val="0"/>
      <w:divBdr>
        <w:top w:val="none" w:sz="0" w:space="0" w:color="auto"/>
        <w:left w:val="none" w:sz="0" w:space="0" w:color="auto"/>
        <w:bottom w:val="none" w:sz="0" w:space="0" w:color="auto"/>
        <w:right w:val="none" w:sz="0" w:space="0" w:color="auto"/>
      </w:divBdr>
    </w:div>
    <w:div w:id="926503835">
      <w:marLeft w:val="640"/>
      <w:marRight w:val="0"/>
      <w:marTop w:val="0"/>
      <w:marBottom w:val="0"/>
      <w:divBdr>
        <w:top w:val="none" w:sz="0" w:space="0" w:color="auto"/>
        <w:left w:val="none" w:sz="0" w:space="0" w:color="auto"/>
        <w:bottom w:val="none" w:sz="0" w:space="0" w:color="auto"/>
        <w:right w:val="none" w:sz="0" w:space="0" w:color="auto"/>
      </w:divBdr>
    </w:div>
    <w:div w:id="926570588">
      <w:marLeft w:val="640"/>
      <w:marRight w:val="0"/>
      <w:marTop w:val="0"/>
      <w:marBottom w:val="0"/>
      <w:divBdr>
        <w:top w:val="none" w:sz="0" w:space="0" w:color="auto"/>
        <w:left w:val="none" w:sz="0" w:space="0" w:color="auto"/>
        <w:bottom w:val="none" w:sz="0" w:space="0" w:color="auto"/>
        <w:right w:val="none" w:sz="0" w:space="0" w:color="auto"/>
      </w:divBdr>
    </w:div>
    <w:div w:id="926614812">
      <w:marLeft w:val="640"/>
      <w:marRight w:val="0"/>
      <w:marTop w:val="0"/>
      <w:marBottom w:val="0"/>
      <w:divBdr>
        <w:top w:val="none" w:sz="0" w:space="0" w:color="auto"/>
        <w:left w:val="none" w:sz="0" w:space="0" w:color="auto"/>
        <w:bottom w:val="none" w:sz="0" w:space="0" w:color="auto"/>
        <w:right w:val="none" w:sz="0" w:space="0" w:color="auto"/>
      </w:divBdr>
    </w:div>
    <w:div w:id="926694768">
      <w:marLeft w:val="640"/>
      <w:marRight w:val="0"/>
      <w:marTop w:val="0"/>
      <w:marBottom w:val="0"/>
      <w:divBdr>
        <w:top w:val="none" w:sz="0" w:space="0" w:color="auto"/>
        <w:left w:val="none" w:sz="0" w:space="0" w:color="auto"/>
        <w:bottom w:val="none" w:sz="0" w:space="0" w:color="auto"/>
        <w:right w:val="none" w:sz="0" w:space="0" w:color="auto"/>
      </w:divBdr>
    </w:div>
    <w:div w:id="926695299">
      <w:marLeft w:val="640"/>
      <w:marRight w:val="0"/>
      <w:marTop w:val="0"/>
      <w:marBottom w:val="0"/>
      <w:divBdr>
        <w:top w:val="none" w:sz="0" w:space="0" w:color="auto"/>
        <w:left w:val="none" w:sz="0" w:space="0" w:color="auto"/>
        <w:bottom w:val="none" w:sz="0" w:space="0" w:color="auto"/>
        <w:right w:val="none" w:sz="0" w:space="0" w:color="auto"/>
      </w:divBdr>
    </w:div>
    <w:div w:id="926696417">
      <w:marLeft w:val="640"/>
      <w:marRight w:val="0"/>
      <w:marTop w:val="0"/>
      <w:marBottom w:val="0"/>
      <w:divBdr>
        <w:top w:val="none" w:sz="0" w:space="0" w:color="auto"/>
        <w:left w:val="none" w:sz="0" w:space="0" w:color="auto"/>
        <w:bottom w:val="none" w:sz="0" w:space="0" w:color="auto"/>
        <w:right w:val="none" w:sz="0" w:space="0" w:color="auto"/>
      </w:divBdr>
    </w:div>
    <w:div w:id="926769018">
      <w:marLeft w:val="640"/>
      <w:marRight w:val="0"/>
      <w:marTop w:val="0"/>
      <w:marBottom w:val="0"/>
      <w:divBdr>
        <w:top w:val="none" w:sz="0" w:space="0" w:color="auto"/>
        <w:left w:val="none" w:sz="0" w:space="0" w:color="auto"/>
        <w:bottom w:val="none" w:sz="0" w:space="0" w:color="auto"/>
        <w:right w:val="none" w:sz="0" w:space="0" w:color="auto"/>
      </w:divBdr>
    </w:div>
    <w:div w:id="926811789">
      <w:marLeft w:val="640"/>
      <w:marRight w:val="0"/>
      <w:marTop w:val="0"/>
      <w:marBottom w:val="0"/>
      <w:divBdr>
        <w:top w:val="none" w:sz="0" w:space="0" w:color="auto"/>
        <w:left w:val="none" w:sz="0" w:space="0" w:color="auto"/>
        <w:bottom w:val="none" w:sz="0" w:space="0" w:color="auto"/>
        <w:right w:val="none" w:sz="0" w:space="0" w:color="auto"/>
      </w:divBdr>
    </w:div>
    <w:div w:id="926812138">
      <w:marLeft w:val="640"/>
      <w:marRight w:val="0"/>
      <w:marTop w:val="0"/>
      <w:marBottom w:val="0"/>
      <w:divBdr>
        <w:top w:val="none" w:sz="0" w:space="0" w:color="auto"/>
        <w:left w:val="none" w:sz="0" w:space="0" w:color="auto"/>
        <w:bottom w:val="none" w:sz="0" w:space="0" w:color="auto"/>
        <w:right w:val="none" w:sz="0" w:space="0" w:color="auto"/>
      </w:divBdr>
    </w:div>
    <w:div w:id="926813813">
      <w:marLeft w:val="640"/>
      <w:marRight w:val="0"/>
      <w:marTop w:val="0"/>
      <w:marBottom w:val="0"/>
      <w:divBdr>
        <w:top w:val="none" w:sz="0" w:space="0" w:color="auto"/>
        <w:left w:val="none" w:sz="0" w:space="0" w:color="auto"/>
        <w:bottom w:val="none" w:sz="0" w:space="0" w:color="auto"/>
        <w:right w:val="none" w:sz="0" w:space="0" w:color="auto"/>
      </w:divBdr>
    </w:div>
    <w:div w:id="926965654">
      <w:marLeft w:val="640"/>
      <w:marRight w:val="0"/>
      <w:marTop w:val="0"/>
      <w:marBottom w:val="0"/>
      <w:divBdr>
        <w:top w:val="none" w:sz="0" w:space="0" w:color="auto"/>
        <w:left w:val="none" w:sz="0" w:space="0" w:color="auto"/>
        <w:bottom w:val="none" w:sz="0" w:space="0" w:color="auto"/>
        <w:right w:val="none" w:sz="0" w:space="0" w:color="auto"/>
      </w:divBdr>
    </w:div>
    <w:div w:id="927034257">
      <w:marLeft w:val="640"/>
      <w:marRight w:val="0"/>
      <w:marTop w:val="0"/>
      <w:marBottom w:val="0"/>
      <w:divBdr>
        <w:top w:val="none" w:sz="0" w:space="0" w:color="auto"/>
        <w:left w:val="none" w:sz="0" w:space="0" w:color="auto"/>
        <w:bottom w:val="none" w:sz="0" w:space="0" w:color="auto"/>
        <w:right w:val="none" w:sz="0" w:space="0" w:color="auto"/>
      </w:divBdr>
    </w:div>
    <w:div w:id="927036314">
      <w:marLeft w:val="640"/>
      <w:marRight w:val="0"/>
      <w:marTop w:val="0"/>
      <w:marBottom w:val="0"/>
      <w:divBdr>
        <w:top w:val="none" w:sz="0" w:space="0" w:color="auto"/>
        <w:left w:val="none" w:sz="0" w:space="0" w:color="auto"/>
        <w:bottom w:val="none" w:sz="0" w:space="0" w:color="auto"/>
        <w:right w:val="none" w:sz="0" w:space="0" w:color="auto"/>
      </w:divBdr>
    </w:div>
    <w:div w:id="927039026">
      <w:marLeft w:val="640"/>
      <w:marRight w:val="0"/>
      <w:marTop w:val="0"/>
      <w:marBottom w:val="0"/>
      <w:divBdr>
        <w:top w:val="none" w:sz="0" w:space="0" w:color="auto"/>
        <w:left w:val="none" w:sz="0" w:space="0" w:color="auto"/>
        <w:bottom w:val="none" w:sz="0" w:space="0" w:color="auto"/>
        <w:right w:val="none" w:sz="0" w:space="0" w:color="auto"/>
      </w:divBdr>
    </w:div>
    <w:div w:id="927276341">
      <w:marLeft w:val="640"/>
      <w:marRight w:val="0"/>
      <w:marTop w:val="0"/>
      <w:marBottom w:val="0"/>
      <w:divBdr>
        <w:top w:val="none" w:sz="0" w:space="0" w:color="auto"/>
        <w:left w:val="none" w:sz="0" w:space="0" w:color="auto"/>
        <w:bottom w:val="none" w:sz="0" w:space="0" w:color="auto"/>
        <w:right w:val="none" w:sz="0" w:space="0" w:color="auto"/>
      </w:divBdr>
    </w:div>
    <w:div w:id="927277708">
      <w:marLeft w:val="640"/>
      <w:marRight w:val="0"/>
      <w:marTop w:val="0"/>
      <w:marBottom w:val="0"/>
      <w:divBdr>
        <w:top w:val="none" w:sz="0" w:space="0" w:color="auto"/>
        <w:left w:val="none" w:sz="0" w:space="0" w:color="auto"/>
        <w:bottom w:val="none" w:sz="0" w:space="0" w:color="auto"/>
        <w:right w:val="none" w:sz="0" w:space="0" w:color="auto"/>
      </w:divBdr>
    </w:div>
    <w:div w:id="927427681">
      <w:marLeft w:val="640"/>
      <w:marRight w:val="0"/>
      <w:marTop w:val="0"/>
      <w:marBottom w:val="0"/>
      <w:divBdr>
        <w:top w:val="none" w:sz="0" w:space="0" w:color="auto"/>
        <w:left w:val="none" w:sz="0" w:space="0" w:color="auto"/>
        <w:bottom w:val="none" w:sz="0" w:space="0" w:color="auto"/>
        <w:right w:val="none" w:sz="0" w:space="0" w:color="auto"/>
      </w:divBdr>
    </w:div>
    <w:div w:id="927542409">
      <w:marLeft w:val="640"/>
      <w:marRight w:val="0"/>
      <w:marTop w:val="0"/>
      <w:marBottom w:val="0"/>
      <w:divBdr>
        <w:top w:val="none" w:sz="0" w:space="0" w:color="auto"/>
        <w:left w:val="none" w:sz="0" w:space="0" w:color="auto"/>
        <w:bottom w:val="none" w:sz="0" w:space="0" w:color="auto"/>
        <w:right w:val="none" w:sz="0" w:space="0" w:color="auto"/>
      </w:divBdr>
    </w:div>
    <w:div w:id="927543251">
      <w:marLeft w:val="640"/>
      <w:marRight w:val="0"/>
      <w:marTop w:val="0"/>
      <w:marBottom w:val="0"/>
      <w:divBdr>
        <w:top w:val="none" w:sz="0" w:space="0" w:color="auto"/>
        <w:left w:val="none" w:sz="0" w:space="0" w:color="auto"/>
        <w:bottom w:val="none" w:sz="0" w:space="0" w:color="auto"/>
        <w:right w:val="none" w:sz="0" w:space="0" w:color="auto"/>
      </w:divBdr>
    </w:div>
    <w:div w:id="927612507">
      <w:marLeft w:val="640"/>
      <w:marRight w:val="0"/>
      <w:marTop w:val="0"/>
      <w:marBottom w:val="0"/>
      <w:divBdr>
        <w:top w:val="none" w:sz="0" w:space="0" w:color="auto"/>
        <w:left w:val="none" w:sz="0" w:space="0" w:color="auto"/>
        <w:bottom w:val="none" w:sz="0" w:space="0" w:color="auto"/>
        <w:right w:val="none" w:sz="0" w:space="0" w:color="auto"/>
      </w:divBdr>
    </w:div>
    <w:div w:id="927731319">
      <w:marLeft w:val="640"/>
      <w:marRight w:val="0"/>
      <w:marTop w:val="0"/>
      <w:marBottom w:val="0"/>
      <w:divBdr>
        <w:top w:val="none" w:sz="0" w:space="0" w:color="auto"/>
        <w:left w:val="none" w:sz="0" w:space="0" w:color="auto"/>
        <w:bottom w:val="none" w:sz="0" w:space="0" w:color="auto"/>
        <w:right w:val="none" w:sz="0" w:space="0" w:color="auto"/>
      </w:divBdr>
    </w:div>
    <w:div w:id="927737341">
      <w:marLeft w:val="640"/>
      <w:marRight w:val="0"/>
      <w:marTop w:val="0"/>
      <w:marBottom w:val="0"/>
      <w:divBdr>
        <w:top w:val="none" w:sz="0" w:space="0" w:color="auto"/>
        <w:left w:val="none" w:sz="0" w:space="0" w:color="auto"/>
        <w:bottom w:val="none" w:sz="0" w:space="0" w:color="auto"/>
        <w:right w:val="none" w:sz="0" w:space="0" w:color="auto"/>
      </w:divBdr>
    </w:div>
    <w:div w:id="927737821">
      <w:marLeft w:val="640"/>
      <w:marRight w:val="0"/>
      <w:marTop w:val="0"/>
      <w:marBottom w:val="0"/>
      <w:divBdr>
        <w:top w:val="none" w:sz="0" w:space="0" w:color="auto"/>
        <w:left w:val="none" w:sz="0" w:space="0" w:color="auto"/>
        <w:bottom w:val="none" w:sz="0" w:space="0" w:color="auto"/>
        <w:right w:val="none" w:sz="0" w:space="0" w:color="auto"/>
      </w:divBdr>
    </w:div>
    <w:div w:id="927815063">
      <w:marLeft w:val="640"/>
      <w:marRight w:val="0"/>
      <w:marTop w:val="0"/>
      <w:marBottom w:val="0"/>
      <w:divBdr>
        <w:top w:val="none" w:sz="0" w:space="0" w:color="auto"/>
        <w:left w:val="none" w:sz="0" w:space="0" w:color="auto"/>
        <w:bottom w:val="none" w:sz="0" w:space="0" w:color="auto"/>
        <w:right w:val="none" w:sz="0" w:space="0" w:color="auto"/>
      </w:divBdr>
    </w:div>
    <w:div w:id="927881455">
      <w:marLeft w:val="640"/>
      <w:marRight w:val="0"/>
      <w:marTop w:val="0"/>
      <w:marBottom w:val="0"/>
      <w:divBdr>
        <w:top w:val="none" w:sz="0" w:space="0" w:color="auto"/>
        <w:left w:val="none" w:sz="0" w:space="0" w:color="auto"/>
        <w:bottom w:val="none" w:sz="0" w:space="0" w:color="auto"/>
        <w:right w:val="none" w:sz="0" w:space="0" w:color="auto"/>
      </w:divBdr>
    </w:div>
    <w:div w:id="927883914">
      <w:marLeft w:val="640"/>
      <w:marRight w:val="0"/>
      <w:marTop w:val="0"/>
      <w:marBottom w:val="0"/>
      <w:divBdr>
        <w:top w:val="none" w:sz="0" w:space="0" w:color="auto"/>
        <w:left w:val="none" w:sz="0" w:space="0" w:color="auto"/>
        <w:bottom w:val="none" w:sz="0" w:space="0" w:color="auto"/>
        <w:right w:val="none" w:sz="0" w:space="0" w:color="auto"/>
      </w:divBdr>
    </w:div>
    <w:div w:id="927924311">
      <w:marLeft w:val="640"/>
      <w:marRight w:val="0"/>
      <w:marTop w:val="0"/>
      <w:marBottom w:val="0"/>
      <w:divBdr>
        <w:top w:val="none" w:sz="0" w:space="0" w:color="auto"/>
        <w:left w:val="none" w:sz="0" w:space="0" w:color="auto"/>
        <w:bottom w:val="none" w:sz="0" w:space="0" w:color="auto"/>
        <w:right w:val="none" w:sz="0" w:space="0" w:color="auto"/>
      </w:divBdr>
    </w:div>
    <w:div w:id="927933318">
      <w:marLeft w:val="640"/>
      <w:marRight w:val="0"/>
      <w:marTop w:val="0"/>
      <w:marBottom w:val="0"/>
      <w:divBdr>
        <w:top w:val="none" w:sz="0" w:space="0" w:color="auto"/>
        <w:left w:val="none" w:sz="0" w:space="0" w:color="auto"/>
        <w:bottom w:val="none" w:sz="0" w:space="0" w:color="auto"/>
        <w:right w:val="none" w:sz="0" w:space="0" w:color="auto"/>
      </w:divBdr>
    </w:div>
    <w:div w:id="927956400">
      <w:marLeft w:val="640"/>
      <w:marRight w:val="0"/>
      <w:marTop w:val="0"/>
      <w:marBottom w:val="0"/>
      <w:divBdr>
        <w:top w:val="none" w:sz="0" w:space="0" w:color="auto"/>
        <w:left w:val="none" w:sz="0" w:space="0" w:color="auto"/>
        <w:bottom w:val="none" w:sz="0" w:space="0" w:color="auto"/>
        <w:right w:val="none" w:sz="0" w:space="0" w:color="auto"/>
      </w:divBdr>
    </w:div>
    <w:div w:id="928002659">
      <w:marLeft w:val="640"/>
      <w:marRight w:val="0"/>
      <w:marTop w:val="0"/>
      <w:marBottom w:val="0"/>
      <w:divBdr>
        <w:top w:val="none" w:sz="0" w:space="0" w:color="auto"/>
        <w:left w:val="none" w:sz="0" w:space="0" w:color="auto"/>
        <w:bottom w:val="none" w:sz="0" w:space="0" w:color="auto"/>
        <w:right w:val="none" w:sz="0" w:space="0" w:color="auto"/>
      </w:divBdr>
    </w:div>
    <w:div w:id="928006764">
      <w:marLeft w:val="640"/>
      <w:marRight w:val="0"/>
      <w:marTop w:val="0"/>
      <w:marBottom w:val="0"/>
      <w:divBdr>
        <w:top w:val="none" w:sz="0" w:space="0" w:color="auto"/>
        <w:left w:val="none" w:sz="0" w:space="0" w:color="auto"/>
        <w:bottom w:val="none" w:sz="0" w:space="0" w:color="auto"/>
        <w:right w:val="none" w:sz="0" w:space="0" w:color="auto"/>
      </w:divBdr>
    </w:div>
    <w:div w:id="928007323">
      <w:marLeft w:val="640"/>
      <w:marRight w:val="0"/>
      <w:marTop w:val="0"/>
      <w:marBottom w:val="0"/>
      <w:divBdr>
        <w:top w:val="none" w:sz="0" w:space="0" w:color="auto"/>
        <w:left w:val="none" w:sz="0" w:space="0" w:color="auto"/>
        <w:bottom w:val="none" w:sz="0" w:space="0" w:color="auto"/>
        <w:right w:val="none" w:sz="0" w:space="0" w:color="auto"/>
      </w:divBdr>
    </w:div>
    <w:div w:id="928075372">
      <w:marLeft w:val="640"/>
      <w:marRight w:val="0"/>
      <w:marTop w:val="0"/>
      <w:marBottom w:val="0"/>
      <w:divBdr>
        <w:top w:val="none" w:sz="0" w:space="0" w:color="auto"/>
        <w:left w:val="none" w:sz="0" w:space="0" w:color="auto"/>
        <w:bottom w:val="none" w:sz="0" w:space="0" w:color="auto"/>
        <w:right w:val="none" w:sz="0" w:space="0" w:color="auto"/>
      </w:divBdr>
    </w:div>
    <w:div w:id="928081857">
      <w:marLeft w:val="640"/>
      <w:marRight w:val="0"/>
      <w:marTop w:val="0"/>
      <w:marBottom w:val="0"/>
      <w:divBdr>
        <w:top w:val="none" w:sz="0" w:space="0" w:color="auto"/>
        <w:left w:val="none" w:sz="0" w:space="0" w:color="auto"/>
        <w:bottom w:val="none" w:sz="0" w:space="0" w:color="auto"/>
        <w:right w:val="none" w:sz="0" w:space="0" w:color="auto"/>
      </w:divBdr>
    </w:div>
    <w:div w:id="928121095">
      <w:marLeft w:val="640"/>
      <w:marRight w:val="0"/>
      <w:marTop w:val="0"/>
      <w:marBottom w:val="0"/>
      <w:divBdr>
        <w:top w:val="none" w:sz="0" w:space="0" w:color="auto"/>
        <w:left w:val="none" w:sz="0" w:space="0" w:color="auto"/>
        <w:bottom w:val="none" w:sz="0" w:space="0" w:color="auto"/>
        <w:right w:val="none" w:sz="0" w:space="0" w:color="auto"/>
      </w:divBdr>
    </w:div>
    <w:div w:id="928149859">
      <w:marLeft w:val="640"/>
      <w:marRight w:val="0"/>
      <w:marTop w:val="0"/>
      <w:marBottom w:val="0"/>
      <w:divBdr>
        <w:top w:val="none" w:sz="0" w:space="0" w:color="auto"/>
        <w:left w:val="none" w:sz="0" w:space="0" w:color="auto"/>
        <w:bottom w:val="none" w:sz="0" w:space="0" w:color="auto"/>
        <w:right w:val="none" w:sz="0" w:space="0" w:color="auto"/>
      </w:divBdr>
    </w:div>
    <w:div w:id="928197123">
      <w:marLeft w:val="640"/>
      <w:marRight w:val="0"/>
      <w:marTop w:val="0"/>
      <w:marBottom w:val="0"/>
      <w:divBdr>
        <w:top w:val="none" w:sz="0" w:space="0" w:color="auto"/>
        <w:left w:val="none" w:sz="0" w:space="0" w:color="auto"/>
        <w:bottom w:val="none" w:sz="0" w:space="0" w:color="auto"/>
        <w:right w:val="none" w:sz="0" w:space="0" w:color="auto"/>
      </w:divBdr>
    </w:div>
    <w:div w:id="928268853">
      <w:marLeft w:val="640"/>
      <w:marRight w:val="0"/>
      <w:marTop w:val="0"/>
      <w:marBottom w:val="0"/>
      <w:divBdr>
        <w:top w:val="none" w:sz="0" w:space="0" w:color="auto"/>
        <w:left w:val="none" w:sz="0" w:space="0" w:color="auto"/>
        <w:bottom w:val="none" w:sz="0" w:space="0" w:color="auto"/>
        <w:right w:val="none" w:sz="0" w:space="0" w:color="auto"/>
      </w:divBdr>
    </w:div>
    <w:div w:id="928274111">
      <w:marLeft w:val="640"/>
      <w:marRight w:val="0"/>
      <w:marTop w:val="0"/>
      <w:marBottom w:val="0"/>
      <w:divBdr>
        <w:top w:val="none" w:sz="0" w:space="0" w:color="auto"/>
        <w:left w:val="none" w:sz="0" w:space="0" w:color="auto"/>
        <w:bottom w:val="none" w:sz="0" w:space="0" w:color="auto"/>
        <w:right w:val="none" w:sz="0" w:space="0" w:color="auto"/>
      </w:divBdr>
    </w:div>
    <w:div w:id="928386270">
      <w:marLeft w:val="640"/>
      <w:marRight w:val="0"/>
      <w:marTop w:val="0"/>
      <w:marBottom w:val="0"/>
      <w:divBdr>
        <w:top w:val="none" w:sz="0" w:space="0" w:color="auto"/>
        <w:left w:val="none" w:sz="0" w:space="0" w:color="auto"/>
        <w:bottom w:val="none" w:sz="0" w:space="0" w:color="auto"/>
        <w:right w:val="none" w:sz="0" w:space="0" w:color="auto"/>
      </w:divBdr>
    </w:div>
    <w:div w:id="928394978">
      <w:marLeft w:val="640"/>
      <w:marRight w:val="0"/>
      <w:marTop w:val="0"/>
      <w:marBottom w:val="0"/>
      <w:divBdr>
        <w:top w:val="none" w:sz="0" w:space="0" w:color="auto"/>
        <w:left w:val="none" w:sz="0" w:space="0" w:color="auto"/>
        <w:bottom w:val="none" w:sz="0" w:space="0" w:color="auto"/>
        <w:right w:val="none" w:sz="0" w:space="0" w:color="auto"/>
      </w:divBdr>
    </w:div>
    <w:div w:id="928466278">
      <w:marLeft w:val="640"/>
      <w:marRight w:val="0"/>
      <w:marTop w:val="0"/>
      <w:marBottom w:val="0"/>
      <w:divBdr>
        <w:top w:val="none" w:sz="0" w:space="0" w:color="auto"/>
        <w:left w:val="none" w:sz="0" w:space="0" w:color="auto"/>
        <w:bottom w:val="none" w:sz="0" w:space="0" w:color="auto"/>
        <w:right w:val="none" w:sz="0" w:space="0" w:color="auto"/>
      </w:divBdr>
    </w:div>
    <w:div w:id="928467939">
      <w:marLeft w:val="640"/>
      <w:marRight w:val="0"/>
      <w:marTop w:val="0"/>
      <w:marBottom w:val="0"/>
      <w:divBdr>
        <w:top w:val="none" w:sz="0" w:space="0" w:color="auto"/>
        <w:left w:val="none" w:sz="0" w:space="0" w:color="auto"/>
        <w:bottom w:val="none" w:sz="0" w:space="0" w:color="auto"/>
        <w:right w:val="none" w:sz="0" w:space="0" w:color="auto"/>
      </w:divBdr>
    </w:div>
    <w:div w:id="928468955">
      <w:marLeft w:val="640"/>
      <w:marRight w:val="0"/>
      <w:marTop w:val="0"/>
      <w:marBottom w:val="0"/>
      <w:divBdr>
        <w:top w:val="none" w:sz="0" w:space="0" w:color="auto"/>
        <w:left w:val="none" w:sz="0" w:space="0" w:color="auto"/>
        <w:bottom w:val="none" w:sz="0" w:space="0" w:color="auto"/>
        <w:right w:val="none" w:sz="0" w:space="0" w:color="auto"/>
      </w:divBdr>
    </w:div>
    <w:div w:id="928540584">
      <w:marLeft w:val="640"/>
      <w:marRight w:val="0"/>
      <w:marTop w:val="0"/>
      <w:marBottom w:val="0"/>
      <w:divBdr>
        <w:top w:val="none" w:sz="0" w:space="0" w:color="auto"/>
        <w:left w:val="none" w:sz="0" w:space="0" w:color="auto"/>
        <w:bottom w:val="none" w:sz="0" w:space="0" w:color="auto"/>
        <w:right w:val="none" w:sz="0" w:space="0" w:color="auto"/>
      </w:divBdr>
    </w:div>
    <w:div w:id="928656335">
      <w:marLeft w:val="640"/>
      <w:marRight w:val="0"/>
      <w:marTop w:val="0"/>
      <w:marBottom w:val="0"/>
      <w:divBdr>
        <w:top w:val="none" w:sz="0" w:space="0" w:color="auto"/>
        <w:left w:val="none" w:sz="0" w:space="0" w:color="auto"/>
        <w:bottom w:val="none" w:sz="0" w:space="0" w:color="auto"/>
        <w:right w:val="none" w:sz="0" w:space="0" w:color="auto"/>
      </w:divBdr>
    </w:div>
    <w:div w:id="928659993">
      <w:marLeft w:val="640"/>
      <w:marRight w:val="0"/>
      <w:marTop w:val="0"/>
      <w:marBottom w:val="0"/>
      <w:divBdr>
        <w:top w:val="none" w:sz="0" w:space="0" w:color="auto"/>
        <w:left w:val="none" w:sz="0" w:space="0" w:color="auto"/>
        <w:bottom w:val="none" w:sz="0" w:space="0" w:color="auto"/>
        <w:right w:val="none" w:sz="0" w:space="0" w:color="auto"/>
      </w:divBdr>
    </w:div>
    <w:div w:id="928733908">
      <w:marLeft w:val="640"/>
      <w:marRight w:val="0"/>
      <w:marTop w:val="0"/>
      <w:marBottom w:val="0"/>
      <w:divBdr>
        <w:top w:val="none" w:sz="0" w:space="0" w:color="auto"/>
        <w:left w:val="none" w:sz="0" w:space="0" w:color="auto"/>
        <w:bottom w:val="none" w:sz="0" w:space="0" w:color="auto"/>
        <w:right w:val="none" w:sz="0" w:space="0" w:color="auto"/>
      </w:divBdr>
    </w:div>
    <w:div w:id="928736294">
      <w:marLeft w:val="640"/>
      <w:marRight w:val="0"/>
      <w:marTop w:val="0"/>
      <w:marBottom w:val="0"/>
      <w:divBdr>
        <w:top w:val="none" w:sz="0" w:space="0" w:color="auto"/>
        <w:left w:val="none" w:sz="0" w:space="0" w:color="auto"/>
        <w:bottom w:val="none" w:sz="0" w:space="0" w:color="auto"/>
        <w:right w:val="none" w:sz="0" w:space="0" w:color="auto"/>
      </w:divBdr>
    </w:div>
    <w:div w:id="928739065">
      <w:marLeft w:val="640"/>
      <w:marRight w:val="0"/>
      <w:marTop w:val="0"/>
      <w:marBottom w:val="0"/>
      <w:divBdr>
        <w:top w:val="none" w:sz="0" w:space="0" w:color="auto"/>
        <w:left w:val="none" w:sz="0" w:space="0" w:color="auto"/>
        <w:bottom w:val="none" w:sz="0" w:space="0" w:color="auto"/>
        <w:right w:val="none" w:sz="0" w:space="0" w:color="auto"/>
      </w:divBdr>
    </w:div>
    <w:div w:id="928805198">
      <w:marLeft w:val="640"/>
      <w:marRight w:val="0"/>
      <w:marTop w:val="0"/>
      <w:marBottom w:val="0"/>
      <w:divBdr>
        <w:top w:val="none" w:sz="0" w:space="0" w:color="auto"/>
        <w:left w:val="none" w:sz="0" w:space="0" w:color="auto"/>
        <w:bottom w:val="none" w:sz="0" w:space="0" w:color="auto"/>
        <w:right w:val="none" w:sz="0" w:space="0" w:color="auto"/>
      </w:divBdr>
    </w:div>
    <w:div w:id="928927454">
      <w:marLeft w:val="640"/>
      <w:marRight w:val="0"/>
      <w:marTop w:val="0"/>
      <w:marBottom w:val="0"/>
      <w:divBdr>
        <w:top w:val="none" w:sz="0" w:space="0" w:color="auto"/>
        <w:left w:val="none" w:sz="0" w:space="0" w:color="auto"/>
        <w:bottom w:val="none" w:sz="0" w:space="0" w:color="auto"/>
        <w:right w:val="none" w:sz="0" w:space="0" w:color="auto"/>
      </w:divBdr>
    </w:div>
    <w:div w:id="928927614">
      <w:marLeft w:val="640"/>
      <w:marRight w:val="0"/>
      <w:marTop w:val="0"/>
      <w:marBottom w:val="0"/>
      <w:divBdr>
        <w:top w:val="none" w:sz="0" w:space="0" w:color="auto"/>
        <w:left w:val="none" w:sz="0" w:space="0" w:color="auto"/>
        <w:bottom w:val="none" w:sz="0" w:space="0" w:color="auto"/>
        <w:right w:val="none" w:sz="0" w:space="0" w:color="auto"/>
      </w:divBdr>
    </w:div>
    <w:div w:id="929041475">
      <w:marLeft w:val="640"/>
      <w:marRight w:val="0"/>
      <w:marTop w:val="0"/>
      <w:marBottom w:val="0"/>
      <w:divBdr>
        <w:top w:val="none" w:sz="0" w:space="0" w:color="auto"/>
        <w:left w:val="none" w:sz="0" w:space="0" w:color="auto"/>
        <w:bottom w:val="none" w:sz="0" w:space="0" w:color="auto"/>
        <w:right w:val="none" w:sz="0" w:space="0" w:color="auto"/>
      </w:divBdr>
    </w:div>
    <w:div w:id="929042371">
      <w:marLeft w:val="640"/>
      <w:marRight w:val="0"/>
      <w:marTop w:val="0"/>
      <w:marBottom w:val="0"/>
      <w:divBdr>
        <w:top w:val="none" w:sz="0" w:space="0" w:color="auto"/>
        <w:left w:val="none" w:sz="0" w:space="0" w:color="auto"/>
        <w:bottom w:val="none" w:sz="0" w:space="0" w:color="auto"/>
        <w:right w:val="none" w:sz="0" w:space="0" w:color="auto"/>
      </w:divBdr>
    </w:div>
    <w:div w:id="929042992">
      <w:marLeft w:val="640"/>
      <w:marRight w:val="0"/>
      <w:marTop w:val="0"/>
      <w:marBottom w:val="0"/>
      <w:divBdr>
        <w:top w:val="none" w:sz="0" w:space="0" w:color="auto"/>
        <w:left w:val="none" w:sz="0" w:space="0" w:color="auto"/>
        <w:bottom w:val="none" w:sz="0" w:space="0" w:color="auto"/>
        <w:right w:val="none" w:sz="0" w:space="0" w:color="auto"/>
      </w:divBdr>
    </w:div>
    <w:div w:id="929044762">
      <w:marLeft w:val="640"/>
      <w:marRight w:val="0"/>
      <w:marTop w:val="0"/>
      <w:marBottom w:val="0"/>
      <w:divBdr>
        <w:top w:val="none" w:sz="0" w:space="0" w:color="auto"/>
        <w:left w:val="none" w:sz="0" w:space="0" w:color="auto"/>
        <w:bottom w:val="none" w:sz="0" w:space="0" w:color="auto"/>
        <w:right w:val="none" w:sz="0" w:space="0" w:color="auto"/>
      </w:divBdr>
    </w:div>
    <w:div w:id="929510085">
      <w:marLeft w:val="640"/>
      <w:marRight w:val="0"/>
      <w:marTop w:val="0"/>
      <w:marBottom w:val="0"/>
      <w:divBdr>
        <w:top w:val="none" w:sz="0" w:space="0" w:color="auto"/>
        <w:left w:val="none" w:sz="0" w:space="0" w:color="auto"/>
        <w:bottom w:val="none" w:sz="0" w:space="0" w:color="auto"/>
        <w:right w:val="none" w:sz="0" w:space="0" w:color="auto"/>
      </w:divBdr>
    </w:div>
    <w:div w:id="929582707">
      <w:marLeft w:val="640"/>
      <w:marRight w:val="0"/>
      <w:marTop w:val="0"/>
      <w:marBottom w:val="0"/>
      <w:divBdr>
        <w:top w:val="none" w:sz="0" w:space="0" w:color="auto"/>
        <w:left w:val="none" w:sz="0" w:space="0" w:color="auto"/>
        <w:bottom w:val="none" w:sz="0" w:space="0" w:color="auto"/>
        <w:right w:val="none" w:sz="0" w:space="0" w:color="auto"/>
      </w:divBdr>
    </w:div>
    <w:div w:id="929773018">
      <w:marLeft w:val="640"/>
      <w:marRight w:val="0"/>
      <w:marTop w:val="0"/>
      <w:marBottom w:val="0"/>
      <w:divBdr>
        <w:top w:val="none" w:sz="0" w:space="0" w:color="auto"/>
        <w:left w:val="none" w:sz="0" w:space="0" w:color="auto"/>
        <w:bottom w:val="none" w:sz="0" w:space="0" w:color="auto"/>
        <w:right w:val="none" w:sz="0" w:space="0" w:color="auto"/>
      </w:divBdr>
    </w:div>
    <w:div w:id="929773468">
      <w:marLeft w:val="640"/>
      <w:marRight w:val="0"/>
      <w:marTop w:val="0"/>
      <w:marBottom w:val="0"/>
      <w:divBdr>
        <w:top w:val="none" w:sz="0" w:space="0" w:color="auto"/>
        <w:left w:val="none" w:sz="0" w:space="0" w:color="auto"/>
        <w:bottom w:val="none" w:sz="0" w:space="0" w:color="auto"/>
        <w:right w:val="none" w:sz="0" w:space="0" w:color="auto"/>
      </w:divBdr>
    </w:div>
    <w:div w:id="929847381">
      <w:marLeft w:val="640"/>
      <w:marRight w:val="0"/>
      <w:marTop w:val="0"/>
      <w:marBottom w:val="0"/>
      <w:divBdr>
        <w:top w:val="none" w:sz="0" w:space="0" w:color="auto"/>
        <w:left w:val="none" w:sz="0" w:space="0" w:color="auto"/>
        <w:bottom w:val="none" w:sz="0" w:space="0" w:color="auto"/>
        <w:right w:val="none" w:sz="0" w:space="0" w:color="auto"/>
      </w:divBdr>
    </w:div>
    <w:div w:id="929847783">
      <w:marLeft w:val="640"/>
      <w:marRight w:val="0"/>
      <w:marTop w:val="0"/>
      <w:marBottom w:val="0"/>
      <w:divBdr>
        <w:top w:val="none" w:sz="0" w:space="0" w:color="auto"/>
        <w:left w:val="none" w:sz="0" w:space="0" w:color="auto"/>
        <w:bottom w:val="none" w:sz="0" w:space="0" w:color="auto"/>
        <w:right w:val="none" w:sz="0" w:space="0" w:color="auto"/>
      </w:divBdr>
    </w:div>
    <w:div w:id="930042779">
      <w:marLeft w:val="640"/>
      <w:marRight w:val="0"/>
      <w:marTop w:val="0"/>
      <w:marBottom w:val="0"/>
      <w:divBdr>
        <w:top w:val="none" w:sz="0" w:space="0" w:color="auto"/>
        <w:left w:val="none" w:sz="0" w:space="0" w:color="auto"/>
        <w:bottom w:val="none" w:sz="0" w:space="0" w:color="auto"/>
        <w:right w:val="none" w:sz="0" w:space="0" w:color="auto"/>
      </w:divBdr>
    </w:div>
    <w:div w:id="930049763">
      <w:marLeft w:val="640"/>
      <w:marRight w:val="0"/>
      <w:marTop w:val="0"/>
      <w:marBottom w:val="0"/>
      <w:divBdr>
        <w:top w:val="none" w:sz="0" w:space="0" w:color="auto"/>
        <w:left w:val="none" w:sz="0" w:space="0" w:color="auto"/>
        <w:bottom w:val="none" w:sz="0" w:space="0" w:color="auto"/>
        <w:right w:val="none" w:sz="0" w:space="0" w:color="auto"/>
      </w:divBdr>
    </w:div>
    <w:div w:id="930089192">
      <w:marLeft w:val="640"/>
      <w:marRight w:val="0"/>
      <w:marTop w:val="0"/>
      <w:marBottom w:val="0"/>
      <w:divBdr>
        <w:top w:val="none" w:sz="0" w:space="0" w:color="auto"/>
        <w:left w:val="none" w:sz="0" w:space="0" w:color="auto"/>
        <w:bottom w:val="none" w:sz="0" w:space="0" w:color="auto"/>
        <w:right w:val="none" w:sz="0" w:space="0" w:color="auto"/>
      </w:divBdr>
    </w:div>
    <w:div w:id="930163413">
      <w:marLeft w:val="640"/>
      <w:marRight w:val="0"/>
      <w:marTop w:val="0"/>
      <w:marBottom w:val="0"/>
      <w:divBdr>
        <w:top w:val="none" w:sz="0" w:space="0" w:color="auto"/>
        <w:left w:val="none" w:sz="0" w:space="0" w:color="auto"/>
        <w:bottom w:val="none" w:sz="0" w:space="0" w:color="auto"/>
        <w:right w:val="none" w:sz="0" w:space="0" w:color="auto"/>
      </w:divBdr>
    </w:div>
    <w:div w:id="930165055">
      <w:marLeft w:val="640"/>
      <w:marRight w:val="0"/>
      <w:marTop w:val="0"/>
      <w:marBottom w:val="0"/>
      <w:divBdr>
        <w:top w:val="none" w:sz="0" w:space="0" w:color="auto"/>
        <w:left w:val="none" w:sz="0" w:space="0" w:color="auto"/>
        <w:bottom w:val="none" w:sz="0" w:space="0" w:color="auto"/>
        <w:right w:val="none" w:sz="0" w:space="0" w:color="auto"/>
      </w:divBdr>
    </w:div>
    <w:div w:id="930351661">
      <w:marLeft w:val="640"/>
      <w:marRight w:val="0"/>
      <w:marTop w:val="0"/>
      <w:marBottom w:val="0"/>
      <w:divBdr>
        <w:top w:val="none" w:sz="0" w:space="0" w:color="auto"/>
        <w:left w:val="none" w:sz="0" w:space="0" w:color="auto"/>
        <w:bottom w:val="none" w:sz="0" w:space="0" w:color="auto"/>
        <w:right w:val="none" w:sz="0" w:space="0" w:color="auto"/>
      </w:divBdr>
    </w:div>
    <w:div w:id="930353292">
      <w:marLeft w:val="640"/>
      <w:marRight w:val="0"/>
      <w:marTop w:val="0"/>
      <w:marBottom w:val="0"/>
      <w:divBdr>
        <w:top w:val="none" w:sz="0" w:space="0" w:color="auto"/>
        <w:left w:val="none" w:sz="0" w:space="0" w:color="auto"/>
        <w:bottom w:val="none" w:sz="0" w:space="0" w:color="auto"/>
        <w:right w:val="none" w:sz="0" w:space="0" w:color="auto"/>
      </w:divBdr>
    </w:div>
    <w:div w:id="930426928">
      <w:marLeft w:val="640"/>
      <w:marRight w:val="0"/>
      <w:marTop w:val="0"/>
      <w:marBottom w:val="0"/>
      <w:divBdr>
        <w:top w:val="none" w:sz="0" w:space="0" w:color="auto"/>
        <w:left w:val="none" w:sz="0" w:space="0" w:color="auto"/>
        <w:bottom w:val="none" w:sz="0" w:space="0" w:color="auto"/>
        <w:right w:val="none" w:sz="0" w:space="0" w:color="auto"/>
      </w:divBdr>
    </w:div>
    <w:div w:id="930502564">
      <w:marLeft w:val="640"/>
      <w:marRight w:val="0"/>
      <w:marTop w:val="0"/>
      <w:marBottom w:val="0"/>
      <w:divBdr>
        <w:top w:val="none" w:sz="0" w:space="0" w:color="auto"/>
        <w:left w:val="none" w:sz="0" w:space="0" w:color="auto"/>
        <w:bottom w:val="none" w:sz="0" w:space="0" w:color="auto"/>
        <w:right w:val="none" w:sz="0" w:space="0" w:color="auto"/>
      </w:divBdr>
    </w:div>
    <w:div w:id="930506069">
      <w:marLeft w:val="640"/>
      <w:marRight w:val="0"/>
      <w:marTop w:val="0"/>
      <w:marBottom w:val="0"/>
      <w:divBdr>
        <w:top w:val="none" w:sz="0" w:space="0" w:color="auto"/>
        <w:left w:val="none" w:sz="0" w:space="0" w:color="auto"/>
        <w:bottom w:val="none" w:sz="0" w:space="0" w:color="auto"/>
        <w:right w:val="none" w:sz="0" w:space="0" w:color="auto"/>
      </w:divBdr>
    </w:div>
    <w:div w:id="930547654">
      <w:marLeft w:val="640"/>
      <w:marRight w:val="0"/>
      <w:marTop w:val="0"/>
      <w:marBottom w:val="0"/>
      <w:divBdr>
        <w:top w:val="none" w:sz="0" w:space="0" w:color="auto"/>
        <w:left w:val="none" w:sz="0" w:space="0" w:color="auto"/>
        <w:bottom w:val="none" w:sz="0" w:space="0" w:color="auto"/>
        <w:right w:val="none" w:sz="0" w:space="0" w:color="auto"/>
      </w:divBdr>
    </w:div>
    <w:div w:id="930553148">
      <w:marLeft w:val="640"/>
      <w:marRight w:val="0"/>
      <w:marTop w:val="0"/>
      <w:marBottom w:val="0"/>
      <w:divBdr>
        <w:top w:val="none" w:sz="0" w:space="0" w:color="auto"/>
        <w:left w:val="none" w:sz="0" w:space="0" w:color="auto"/>
        <w:bottom w:val="none" w:sz="0" w:space="0" w:color="auto"/>
        <w:right w:val="none" w:sz="0" w:space="0" w:color="auto"/>
      </w:divBdr>
    </w:div>
    <w:div w:id="930695548">
      <w:marLeft w:val="640"/>
      <w:marRight w:val="0"/>
      <w:marTop w:val="0"/>
      <w:marBottom w:val="0"/>
      <w:divBdr>
        <w:top w:val="none" w:sz="0" w:space="0" w:color="auto"/>
        <w:left w:val="none" w:sz="0" w:space="0" w:color="auto"/>
        <w:bottom w:val="none" w:sz="0" w:space="0" w:color="auto"/>
        <w:right w:val="none" w:sz="0" w:space="0" w:color="auto"/>
      </w:divBdr>
    </w:div>
    <w:div w:id="930771350">
      <w:marLeft w:val="640"/>
      <w:marRight w:val="0"/>
      <w:marTop w:val="0"/>
      <w:marBottom w:val="0"/>
      <w:divBdr>
        <w:top w:val="none" w:sz="0" w:space="0" w:color="auto"/>
        <w:left w:val="none" w:sz="0" w:space="0" w:color="auto"/>
        <w:bottom w:val="none" w:sz="0" w:space="0" w:color="auto"/>
        <w:right w:val="none" w:sz="0" w:space="0" w:color="auto"/>
      </w:divBdr>
    </w:div>
    <w:div w:id="930773022">
      <w:bodyDiv w:val="1"/>
      <w:marLeft w:val="0"/>
      <w:marRight w:val="0"/>
      <w:marTop w:val="0"/>
      <w:marBottom w:val="0"/>
      <w:divBdr>
        <w:top w:val="none" w:sz="0" w:space="0" w:color="auto"/>
        <w:left w:val="none" w:sz="0" w:space="0" w:color="auto"/>
        <w:bottom w:val="none" w:sz="0" w:space="0" w:color="auto"/>
        <w:right w:val="none" w:sz="0" w:space="0" w:color="auto"/>
      </w:divBdr>
    </w:div>
    <w:div w:id="930813426">
      <w:marLeft w:val="640"/>
      <w:marRight w:val="0"/>
      <w:marTop w:val="0"/>
      <w:marBottom w:val="0"/>
      <w:divBdr>
        <w:top w:val="none" w:sz="0" w:space="0" w:color="auto"/>
        <w:left w:val="none" w:sz="0" w:space="0" w:color="auto"/>
        <w:bottom w:val="none" w:sz="0" w:space="0" w:color="auto"/>
        <w:right w:val="none" w:sz="0" w:space="0" w:color="auto"/>
      </w:divBdr>
    </w:div>
    <w:div w:id="930898340">
      <w:marLeft w:val="640"/>
      <w:marRight w:val="0"/>
      <w:marTop w:val="0"/>
      <w:marBottom w:val="0"/>
      <w:divBdr>
        <w:top w:val="none" w:sz="0" w:space="0" w:color="auto"/>
        <w:left w:val="none" w:sz="0" w:space="0" w:color="auto"/>
        <w:bottom w:val="none" w:sz="0" w:space="0" w:color="auto"/>
        <w:right w:val="none" w:sz="0" w:space="0" w:color="auto"/>
      </w:divBdr>
    </w:div>
    <w:div w:id="930939860">
      <w:marLeft w:val="640"/>
      <w:marRight w:val="0"/>
      <w:marTop w:val="0"/>
      <w:marBottom w:val="0"/>
      <w:divBdr>
        <w:top w:val="none" w:sz="0" w:space="0" w:color="auto"/>
        <w:left w:val="none" w:sz="0" w:space="0" w:color="auto"/>
        <w:bottom w:val="none" w:sz="0" w:space="0" w:color="auto"/>
        <w:right w:val="none" w:sz="0" w:space="0" w:color="auto"/>
      </w:divBdr>
    </w:div>
    <w:div w:id="931082670">
      <w:marLeft w:val="640"/>
      <w:marRight w:val="0"/>
      <w:marTop w:val="0"/>
      <w:marBottom w:val="0"/>
      <w:divBdr>
        <w:top w:val="none" w:sz="0" w:space="0" w:color="auto"/>
        <w:left w:val="none" w:sz="0" w:space="0" w:color="auto"/>
        <w:bottom w:val="none" w:sz="0" w:space="0" w:color="auto"/>
        <w:right w:val="none" w:sz="0" w:space="0" w:color="auto"/>
      </w:divBdr>
    </w:div>
    <w:div w:id="931157375">
      <w:marLeft w:val="640"/>
      <w:marRight w:val="0"/>
      <w:marTop w:val="0"/>
      <w:marBottom w:val="0"/>
      <w:divBdr>
        <w:top w:val="none" w:sz="0" w:space="0" w:color="auto"/>
        <w:left w:val="none" w:sz="0" w:space="0" w:color="auto"/>
        <w:bottom w:val="none" w:sz="0" w:space="0" w:color="auto"/>
        <w:right w:val="none" w:sz="0" w:space="0" w:color="auto"/>
      </w:divBdr>
    </w:div>
    <w:div w:id="931201362">
      <w:marLeft w:val="640"/>
      <w:marRight w:val="0"/>
      <w:marTop w:val="0"/>
      <w:marBottom w:val="0"/>
      <w:divBdr>
        <w:top w:val="none" w:sz="0" w:space="0" w:color="auto"/>
        <w:left w:val="none" w:sz="0" w:space="0" w:color="auto"/>
        <w:bottom w:val="none" w:sz="0" w:space="0" w:color="auto"/>
        <w:right w:val="none" w:sz="0" w:space="0" w:color="auto"/>
      </w:divBdr>
    </w:div>
    <w:div w:id="931281354">
      <w:marLeft w:val="640"/>
      <w:marRight w:val="0"/>
      <w:marTop w:val="0"/>
      <w:marBottom w:val="0"/>
      <w:divBdr>
        <w:top w:val="none" w:sz="0" w:space="0" w:color="auto"/>
        <w:left w:val="none" w:sz="0" w:space="0" w:color="auto"/>
        <w:bottom w:val="none" w:sz="0" w:space="0" w:color="auto"/>
        <w:right w:val="none" w:sz="0" w:space="0" w:color="auto"/>
      </w:divBdr>
    </w:div>
    <w:div w:id="931284182">
      <w:marLeft w:val="640"/>
      <w:marRight w:val="0"/>
      <w:marTop w:val="0"/>
      <w:marBottom w:val="0"/>
      <w:divBdr>
        <w:top w:val="none" w:sz="0" w:space="0" w:color="auto"/>
        <w:left w:val="none" w:sz="0" w:space="0" w:color="auto"/>
        <w:bottom w:val="none" w:sz="0" w:space="0" w:color="auto"/>
        <w:right w:val="none" w:sz="0" w:space="0" w:color="auto"/>
      </w:divBdr>
    </w:div>
    <w:div w:id="931352403">
      <w:marLeft w:val="640"/>
      <w:marRight w:val="0"/>
      <w:marTop w:val="0"/>
      <w:marBottom w:val="0"/>
      <w:divBdr>
        <w:top w:val="none" w:sz="0" w:space="0" w:color="auto"/>
        <w:left w:val="none" w:sz="0" w:space="0" w:color="auto"/>
        <w:bottom w:val="none" w:sz="0" w:space="0" w:color="auto"/>
        <w:right w:val="none" w:sz="0" w:space="0" w:color="auto"/>
      </w:divBdr>
    </w:div>
    <w:div w:id="931470701">
      <w:marLeft w:val="640"/>
      <w:marRight w:val="0"/>
      <w:marTop w:val="0"/>
      <w:marBottom w:val="0"/>
      <w:divBdr>
        <w:top w:val="none" w:sz="0" w:space="0" w:color="auto"/>
        <w:left w:val="none" w:sz="0" w:space="0" w:color="auto"/>
        <w:bottom w:val="none" w:sz="0" w:space="0" w:color="auto"/>
        <w:right w:val="none" w:sz="0" w:space="0" w:color="auto"/>
      </w:divBdr>
    </w:div>
    <w:div w:id="931475120">
      <w:marLeft w:val="640"/>
      <w:marRight w:val="0"/>
      <w:marTop w:val="0"/>
      <w:marBottom w:val="0"/>
      <w:divBdr>
        <w:top w:val="none" w:sz="0" w:space="0" w:color="auto"/>
        <w:left w:val="none" w:sz="0" w:space="0" w:color="auto"/>
        <w:bottom w:val="none" w:sz="0" w:space="0" w:color="auto"/>
        <w:right w:val="none" w:sz="0" w:space="0" w:color="auto"/>
      </w:divBdr>
    </w:div>
    <w:div w:id="931478178">
      <w:marLeft w:val="640"/>
      <w:marRight w:val="0"/>
      <w:marTop w:val="0"/>
      <w:marBottom w:val="0"/>
      <w:divBdr>
        <w:top w:val="none" w:sz="0" w:space="0" w:color="auto"/>
        <w:left w:val="none" w:sz="0" w:space="0" w:color="auto"/>
        <w:bottom w:val="none" w:sz="0" w:space="0" w:color="auto"/>
        <w:right w:val="none" w:sz="0" w:space="0" w:color="auto"/>
      </w:divBdr>
    </w:div>
    <w:div w:id="931553588">
      <w:marLeft w:val="640"/>
      <w:marRight w:val="0"/>
      <w:marTop w:val="0"/>
      <w:marBottom w:val="0"/>
      <w:divBdr>
        <w:top w:val="none" w:sz="0" w:space="0" w:color="auto"/>
        <w:left w:val="none" w:sz="0" w:space="0" w:color="auto"/>
        <w:bottom w:val="none" w:sz="0" w:space="0" w:color="auto"/>
        <w:right w:val="none" w:sz="0" w:space="0" w:color="auto"/>
      </w:divBdr>
    </w:div>
    <w:div w:id="931620798">
      <w:marLeft w:val="640"/>
      <w:marRight w:val="0"/>
      <w:marTop w:val="0"/>
      <w:marBottom w:val="0"/>
      <w:divBdr>
        <w:top w:val="none" w:sz="0" w:space="0" w:color="auto"/>
        <w:left w:val="none" w:sz="0" w:space="0" w:color="auto"/>
        <w:bottom w:val="none" w:sz="0" w:space="0" w:color="auto"/>
        <w:right w:val="none" w:sz="0" w:space="0" w:color="auto"/>
      </w:divBdr>
    </w:div>
    <w:div w:id="931624230">
      <w:marLeft w:val="640"/>
      <w:marRight w:val="0"/>
      <w:marTop w:val="0"/>
      <w:marBottom w:val="0"/>
      <w:divBdr>
        <w:top w:val="none" w:sz="0" w:space="0" w:color="auto"/>
        <w:left w:val="none" w:sz="0" w:space="0" w:color="auto"/>
        <w:bottom w:val="none" w:sz="0" w:space="0" w:color="auto"/>
        <w:right w:val="none" w:sz="0" w:space="0" w:color="auto"/>
      </w:divBdr>
    </w:div>
    <w:div w:id="931626502">
      <w:marLeft w:val="640"/>
      <w:marRight w:val="0"/>
      <w:marTop w:val="0"/>
      <w:marBottom w:val="0"/>
      <w:divBdr>
        <w:top w:val="none" w:sz="0" w:space="0" w:color="auto"/>
        <w:left w:val="none" w:sz="0" w:space="0" w:color="auto"/>
        <w:bottom w:val="none" w:sz="0" w:space="0" w:color="auto"/>
        <w:right w:val="none" w:sz="0" w:space="0" w:color="auto"/>
      </w:divBdr>
    </w:div>
    <w:div w:id="931738295">
      <w:marLeft w:val="640"/>
      <w:marRight w:val="0"/>
      <w:marTop w:val="0"/>
      <w:marBottom w:val="0"/>
      <w:divBdr>
        <w:top w:val="none" w:sz="0" w:space="0" w:color="auto"/>
        <w:left w:val="none" w:sz="0" w:space="0" w:color="auto"/>
        <w:bottom w:val="none" w:sz="0" w:space="0" w:color="auto"/>
        <w:right w:val="none" w:sz="0" w:space="0" w:color="auto"/>
      </w:divBdr>
    </w:div>
    <w:div w:id="931741114">
      <w:marLeft w:val="640"/>
      <w:marRight w:val="0"/>
      <w:marTop w:val="0"/>
      <w:marBottom w:val="0"/>
      <w:divBdr>
        <w:top w:val="none" w:sz="0" w:space="0" w:color="auto"/>
        <w:left w:val="none" w:sz="0" w:space="0" w:color="auto"/>
        <w:bottom w:val="none" w:sz="0" w:space="0" w:color="auto"/>
        <w:right w:val="none" w:sz="0" w:space="0" w:color="auto"/>
      </w:divBdr>
    </w:div>
    <w:div w:id="931742289">
      <w:marLeft w:val="640"/>
      <w:marRight w:val="0"/>
      <w:marTop w:val="0"/>
      <w:marBottom w:val="0"/>
      <w:divBdr>
        <w:top w:val="none" w:sz="0" w:space="0" w:color="auto"/>
        <w:left w:val="none" w:sz="0" w:space="0" w:color="auto"/>
        <w:bottom w:val="none" w:sz="0" w:space="0" w:color="auto"/>
        <w:right w:val="none" w:sz="0" w:space="0" w:color="auto"/>
      </w:divBdr>
    </w:div>
    <w:div w:id="931819186">
      <w:marLeft w:val="640"/>
      <w:marRight w:val="0"/>
      <w:marTop w:val="0"/>
      <w:marBottom w:val="0"/>
      <w:divBdr>
        <w:top w:val="none" w:sz="0" w:space="0" w:color="auto"/>
        <w:left w:val="none" w:sz="0" w:space="0" w:color="auto"/>
        <w:bottom w:val="none" w:sz="0" w:space="0" w:color="auto"/>
        <w:right w:val="none" w:sz="0" w:space="0" w:color="auto"/>
      </w:divBdr>
    </w:div>
    <w:div w:id="931888176">
      <w:marLeft w:val="640"/>
      <w:marRight w:val="0"/>
      <w:marTop w:val="0"/>
      <w:marBottom w:val="0"/>
      <w:divBdr>
        <w:top w:val="none" w:sz="0" w:space="0" w:color="auto"/>
        <w:left w:val="none" w:sz="0" w:space="0" w:color="auto"/>
        <w:bottom w:val="none" w:sz="0" w:space="0" w:color="auto"/>
        <w:right w:val="none" w:sz="0" w:space="0" w:color="auto"/>
      </w:divBdr>
    </w:div>
    <w:div w:id="931930523">
      <w:marLeft w:val="640"/>
      <w:marRight w:val="0"/>
      <w:marTop w:val="0"/>
      <w:marBottom w:val="0"/>
      <w:divBdr>
        <w:top w:val="none" w:sz="0" w:space="0" w:color="auto"/>
        <w:left w:val="none" w:sz="0" w:space="0" w:color="auto"/>
        <w:bottom w:val="none" w:sz="0" w:space="0" w:color="auto"/>
        <w:right w:val="none" w:sz="0" w:space="0" w:color="auto"/>
      </w:divBdr>
    </w:div>
    <w:div w:id="932007414">
      <w:marLeft w:val="640"/>
      <w:marRight w:val="0"/>
      <w:marTop w:val="0"/>
      <w:marBottom w:val="0"/>
      <w:divBdr>
        <w:top w:val="none" w:sz="0" w:space="0" w:color="auto"/>
        <w:left w:val="none" w:sz="0" w:space="0" w:color="auto"/>
        <w:bottom w:val="none" w:sz="0" w:space="0" w:color="auto"/>
        <w:right w:val="none" w:sz="0" w:space="0" w:color="auto"/>
      </w:divBdr>
    </w:div>
    <w:div w:id="932057838">
      <w:marLeft w:val="640"/>
      <w:marRight w:val="0"/>
      <w:marTop w:val="0"/>
      <w:marBottom w:val="0"/>
      <w:divBdr>
        <w:top w:val="none" w:sz="0" w:space="0" w:color="auto"/>
        <w:left w:val="none" w:sz="0" w:space="0" w:color="auto"/>
        <w:bottom w:val="none" w:sz="0" w:space="0" w:color="auto"/>
        <w:right w:val="none" w:sz="0" w:space="0" w:color="auto"/>
      </w:divBdr>
    </w:div>
    <w:div w:id="932082080">
      <w:marLeft w:val="640"/>
      <w:marRight w:val="0"/>
      <w:marTop w:val="0"/>
      <w:marBottom w:val="0"/>
      <w:divBdr>
        <w:top w:val="none" w:sz="0" w:space="0" w:color="auto"/>
        <w:left w:val="none" w:sz="0" w:space="0" w:color="auto"/>
        <w:bottom w:val="none" w:sz="0" w:space="0" w:color="auto"/>
        <w:right w:val="none" w:sz="0" w:space="0" w:color="auto"/>
      </w:divBdr>
    </w:div>
    <w:div w:id="932085511">
      <w:marLeft w:val="640"/>
      <w:marRight w:val="0"/>
      <w:marTop w:val="0"/>
      <w:marBottom w:val="0"/>
      <w:divBdr>
        <w:top w:val="none" w:sz="0" w:space="0" w:color="auto"/>
        <w:left w:val="none" w:sz="0" w:space="0" w:color="auto"/>
        <w:bottom w:val="none" w:sz="0" w:space="0" w:color="auto"/>
        <w:right w:val="none" w:sz="0" w:space="0" w:color="auto"/>
      </w:divBdr>
    </w:div>
    <w:div w:id="932132533">
      <w:marLeft w:val="640"/>
      <w:marRight w:val="0"/>
      <w:marTop w:val="0"/>
      <w:marBottom w:val="0"/>
      <w:divBdr>
        <w:top w:val="none" w:sz="0" w:space="0" w:color="auto"/>
        <w:left w:val="none" w:sz="0" w:space="0" w:color="auto"/>
        <w:bottom w:val="none" w:sz="0" w:space="0" w:color="auto"/>
        <w:right w:val="none" w:sz="0" w:space="0" w:color="auto"/>
      </w:divBdr>
    </w:div>
    <w:div w:id="932203417">
      <w:marLeft w:val="640"/>
      <w:marRight w:val="0"/>
      <w:marTop w:val="0"/>
      <w:marBottom w:val="0"/>
      <w:divBdr>
        <w:top w:val="none" w:sz="0" w:space="0" w:color="auto"/>
        <w:left w:val="none" w:sz="0" w:space="0" w:color="auto"/>
        <w:bottom w:val="none" w:sz="0" w:space="0" w:color="auto"/>
        <w:right w:val="none" w:sz="0" w:space="0" w:color="auto"/>
      </w:divBdr>
    </w:div>
    <w:div w:id="932208022">
      <w:marLeft w:val="640"/>
      <w:marRight w:val="0"/>
      <w:marTop w:val="0"/>
      <w:marBottom w:val="0"/>
      <w:divBdr>
        <w:top w:val="none" w:sz="0" w:space="0" w:color="auto"/>
        <w:left w:val="none" w:sz="0" w:space="0" w:color="auto"/>
        <w:bottom w:val="none" w:sz="0" w:space="0" w:color="auto"/>
        <w:right w:val="none" w:sz="0" w:space="0" w:color="auto"/>
      </w:divBdr>
    </w:div>
    <w:div w:id="932250335">
      <w:marLeft w:val="480"/>
      <w:marRight w:val="0"/>
      <w:marTop w:val="0"/>
      <w:marBottom w:val="0"/>
      <w:divBdr>
        <w:top w:val="none" w:sz="0" w:space="0" w:color="auto"/>
        <w:left w:val="none" w:sz="0" w:space="0" w:color="auto"/>
        <w:bottom w:val="none" w:sz="0" w:space="0" w:color="auto"/>
        <w:right w:val="none" w:sz="0" w:space="0" w:color="auto"/>
      </w:divBdr>
    </w:div>
    <w:div w:id="932276372">
      <w:marLeft w:val="640"/>
      <w:marRight w:val="0"/>
      <w:marTop w:val="0"/>
      <w:marBottom w:val="0"/>
      <w:divBdr>
        <w:top w:val="none" w:sz="0" w:space="0" w:color="auto"/>
        <w:left w:val="none" w:sz="0" w:space="0" w:color="auto"/>
        <w:bottom w:val="none" w:sz="0" w:space="0" w:color="auto"/>
        <w:right w:val="none" w:sz="0" w:space="0" w:color="auto"/>
      </w:divBdr>
    </w:div>
    <w:div w:id="932279848">
      <w:marLeft w:val="640"/>
      <w:marRight w:val="0"/>
      <w:marTop w:val="0"/>
      <w:marBottom w:val="0"/>
      <w:divBdr>
        <w:top w:val="none" w:sz="0" w:space="0" w:color="auto"/>
        <w:left w:val="none" w:sz="0" w:space="0" w:color="auto"/>
        <w:bottom w:val="none" w:sz="0" w:space="0" w:color="auto"/>
        <w:right w:val="none" w:sz="0" w:space="0" w:color="auto"/>
      </w:divBdr>
    </w:div>
    <w:div w:id="932322199">
      <w:marLeft w:val="640"/>
      <w:marRight w:val="0"/>
      <w:marTop w:val="0"/>
      <w:marBottom w:val="0"/>
      <w:divBdr>
        <w:top w:val="none" w:sz="0" w:space="0" w:color="auto"/>
        <w:left w:val="none" w:sz="0" w:space="0" w:color="auto"/>
        <w:bottom w:val="none" w:sz="0" w:space="0" w:color="auto"/>
        <w:right w:val="none" w:sz="0" w:space="0" w:color="auto"/>
      </w:divBdr>
    </w:div>
    <w:div w:id="932395478">
      <w:marLeft w:val="640"/>
      <w:marRight w:val="0"/>
      <w:marTop w:val="0"/>
      <w:marBottom w:val="0"/>
      <w:divBdr>
        <w:top w:val="none" w:sz="0" w:space="0" w:color="auto"/>
        <w:left w:val="none" w:sz="0" w:space="0" w:color="auto"/>
        <w:bottom w:val="none" w:sz="0" w:space="0" w:color="auto"/>
        <w:right w:val="none" w:sz="0" w:space="0" w:color="auto"/>
      </w:divBdr>
    </w:div>
    <w:div w:id="932472649">
      <w:marLeft w:val="640"/>
      <w:marRight w:val="0"/>
      <w:marTop w:val="0"/>
      <w:marBottom w:val="0"/>
      <w:divBdr>
        <w:top w:val="none" w:sz="0" w:space="0" w:color="auto"/>
        <w:left w:val="none" w:sz="0" w:space="0" w:color="auto"/>
        <w:bottom w:val="none" w:sz="0" w:space="0" w:color="auto"/>
        <w:right w:val="none" w:sz="0" w:space="0" w:color="auto"/>
      </w:divBdr>
    </w:div>
    <w:div w:id="932517350">
      <w:marLeft w:val="640"/>
      <w:marRight w:val="0"/>
      <w:marTop w:val="0"/>
      <w:marBottom w:val="0"/>
      <w:divBdr>
        <w:top w:val="none" w:sz="0" w:space="0" w:color="auto"/>
        <w:left w:val="none" w:sz="0" w:space="0" w:color="auto"/>
        <w:bottom w:val="none" w:sz="0" w:space="0" w:color="auto"/>
        <w:right w:val="none" w:sz="0" w:space="0" w:color="auto"/>
      </w:divBdr>
    </w:div>
    <w:div w:id="932587786">
      <w:marLeft w:val="640"/>
      <w:marRight w:val="0"/>
      <w:marTop w:val="0"/>
      <w:marBottom w:val="0"/>
      <w:divBdr>
        <w:top w:val="none" w:sz="0" w:space="0" w:color="auto"/>
        <w:left w:val="none" w:sz="0" w:space="0" w:color="auto"/>
        <w:bottom w:val="none" w:sz="0" w:space="0" w:color="auto"/>
        <w:right w:val="none" w:sz="0" w:space="0" w:color="auto"/>
      </w:divBdr>
    </w:div>
    <w:div w:id="932669430">
      <w:marLeft w:val="640"/>
      <w:marRight w:val="0"/>
      <w:marTop w:val="0"/>
      <w:marBottom w:val="0"/>
      <w:divBdr>
        <w:top w:val="none" w:sz="0" w:space="0" w:color="auto"/>
        <w:left w:val="none" w:sz="0" w:space="0" w:color="auto"/>
        <w:bottom w:val="none" w:sz="0" w:space="0" w:color="auto"/>
        <w:right w:val="none" w:sz="0" w:space="0" w:color="auto"/>
      </w:divBdr>
    </w:div>
    <w:div w:id="932739116">
      <w:marLeft w:val="640"/>
      <w:marRight w:val="0"/>
      <w:marTop w:val="0"/>
      <w:marBottom w:val="0"/>
      <w:divBdr>
        <w:top w:val="none" w:sz="0" w:space="0" w:color="auto"/>
        <w:left w:val="none" w:sz="0" w:space="0" w:color="auto"/>
        <w:bottom w:val="none" w:sz="0" w:space="0" w:color="auto"/>
        <w:right w:val="none" w:sz="0" w:space="0" w:color="auto"/>
      </w:divBdr>
    </w:div>
    <w:div w:id="932786351">
      <w:marLeft w:val="640"/>
      <w:marRight w:val="0"/>
      <w:marTop w:val="0"/>
      <w:marBottom w:val="0"/>
      <w:divBdr>
        <w:top w:val="none" w:sz="0" w:space="0" w:color="auto"/>
        <w:left w:val="none" w:sz="0" w:space="0" w:color="auto"/>
        <w:bottom w:val="none" w:sz="0" w:space="0" w:color="auto"/>
        <w:right w:val="none" w:sz="0" w:space="0" w:color="auto"/>
      </w:divBdr>
    </w:div>
    <w:div w:id="932933258">
      <w:marLeft w:val="640"/>
      <w:marRight w:val="0"/>
      <w:marTop w:val="0"/>
      <w:marBottom w:val="0"/>
      <w:divBdr>
        <w:top w:val="none" w:sz="0" w:space="0" w:color="auto"/>
        <w:left w:val="none" w:sz="0" w:space="0" w:color="auto"/>
        <w:bottom w:val="none" w:sz="0" w:space="0" w:color="auto"/>
        <w:right w:val="none" w:sz="0" w:space="0" w:color="auto"/>
      </w:divBdr>
    </w:div>
    <w:div w:id="933048210">
      <w:marLeft w:val="640"/>
      <w:marRight w:val="0"/>
      <w:marTop w:val="0"/>
      <w:marBottom w:val="0"/>
      <w:divBdr>
        <w:top w:val="none" w:sz="0" w:space="0" w:color="auto"/>
        <w:left w:val="none" w:sz="0" w:space="0" w:color="auto"/>
        <w:bottom w:val="none" w:sz="0" w:space="0" w:color="auto"/>
        <w:right w:val="none" w:sz="0" w:space="0" w:color="auto"/>
      </w:divBdr>
    </w:div>
    <w:div w:id="933057547">
      <w:marLeft w:val="640"/>
      <w:marRight w:val="0"/>
      <w:marTop w:val="0"/>
      <w:marBottom w:val="0"/>
      <w:divBdr>
        <w:top w:val="none" w:sz="0" w:space="0" w:color="auto"/>
        <w:left w:val="none" w:sz="0" w:space="0" w:color="auto"/>
        <w:bottom w:val="none" w:sz="0" w:space="0" w:color="auto"/>
        <w:right w:val="none" w:sz="0" w:space="0" w:color="auto"/>
      </w:divBdr>
    </w:div>
    <w:div w:id="933129164">
      <w:marLeft w:val="640"/>
      <w:marRight w:val="0"/>
      <w:marTop w:val="0"/>
      <w:marBottom w:val="0"/>
      <w:divBdr>
        <w:top w:val="none" w:sz="0" w:space="0" w:color="auto"/>
        <w:left w:val="none" w:sz="0" w:space="0" w:color="auto"/>
        <w:bottom w:val="none" w:sz="0" w:space="0" w:color="auto"/>
        <w:right w:val="none" w:sz="0" w:space="0" w:color="auto"/>
      </w:divBdr>
    </w:div>
    <w:div w:id="933131016">
      <w:marLeft w:val="640"/>
      <w:marRight w:val="0"/>
      <w:marTop w:val="0"/>
      <w:marBottom w:val="0"/>
      <w:divBdr>
        <w:top w:val="none" w:sz="0" w:space="0" w:color="auto"/>
        <w:left w:val="none" w:sz="0" w:space="0" w:color="auto"/>
        <w:bottom w:val="none" w:sz="0" w:space="0" w:color="auto"/>
        <w:right w:val="none" w:sz="0" w:space="0" w:color="auto"/>
      </w:divBdr>
    </w:div>
    <w:div w:id="933171805">
      <w:marLeft w:val="640"/>
      <w:marRight w:val="0"/>
      <w:marTop w:val="0"/>
      <w:marBottom w:val="0"/>
      <w:divBdr>
        <w:top w:val="none" w:sz="0" w:space="0" w:color="auto"/>
        <w:left w:val="none" w:sz="0" w:space="0" w:color="auto"/>
        <w:bottom w:val="none" w:sz="0" w:space="0" w:color="auto"/>
        <w:right w:val="none" w:sz="0" w:space="0" w:color="auto"/>
      </w:divBdr>
    </w:div>
    <w:div w:id="933172438">
      <w:marLeft w:val="640"/>
      <w:marRight w:val="0"/>
      <w:marTop w:val="0"/>
      <w:marBottom w:val="0"/>
      <w:divBdr>
        <w:top w:val="none" w:sz="0" w:space="0" w:color="auto"/>
        <w:left w:val="none" w:sz="0" w:space="0" w:color="auto"/>
        <w:bottom w:val="none" w:sz="0" w:space="0" w:color="auto"/>
        <w:right w:val="none" w:sz="0" w:space="0" w:color="auto"/>
      </w:divBdr>
    </w:div>
    <w:div w:id="933247216">
      <w:marLeft w:val="640"/>
      <w:marRight w:val="0"/>
      <w:marTop w:val="0"/>
      <w:marBottom w:val="0"/>
      <w:divBdr>
        <w:top w:val="none" w:sz="0" w:space="0" w:color="auto"/>
        <w:left w:val="none" w:sz="0" w:space="0" w:color="auto"/>
        <w:bottom w:val="none" w:sz="0" w:space="0" w:color="auto"/>
        <w:right w:val="none" w:sz="0" w:space="0" w:color="auto"/>
      </w:divBdr>
    </w:div>
    <w:div w:id="933324307">
      <w:marLeft w:val="640"/>
      <w:marRight w:val="0"/>
      <w:marTop w:val="0"/>
      <w:marBottom w:val="0"/>
      <w:divBdr>
        <w:top w:val="none" w:sz="0" w:space="0" w:color="auto"/>
        <w:left w:val="none" w:sz="0" w:space="0" w:color="auto"/>
        <w:bottom w:val="none" w:sz="0" w:space="0" w:color="auto"/>
        <w:right w:val="none" w:sz="0" w:space="0" w:color="auto"/>
      </w:divBdr>
    </w:div>
    <w:div w:id="933364046">
      <w:marLeft w:val="640"/>
      <w:marRight w:val="0"/>
      <w:marTop w:val="0"/>
      <w:marBottom w:val="0"/>
      <w:divBdr>
        <w:top w:val="none" w:sz="0" w:space="0" w:color="auto"/>
        <w:left w:val="none" w:sz="0" w:space="0" w:color="auto"/>
        <w:bottom w:val="none" w:sz="0" w:space="0" w:color="auto"/>
        <w:right w:val="none" w:sz="0" w:space="0" w:color="auto"/>
      </w:divBdr>
    </w:div>
    <w:div w:id="933396286">
      <w:marLeft w:val="640"/>
      <w:marRight w:val="0"/>
      <w:marTop w:val="0"/>
      <w:marBottom w:val="0"/>
      <w:divBdr>
        <w:top w:val="none" w:sz="0" w:space="0" w:color="auto"/>
        <w:left w:val="none" w:sz="0" w:space="0" w:color="auto"/>
        <w:bottom w:val="none" w:sz="0" w:space="0" w:color="auto"/>
        <w:right w:val="none" w:sz="0" w:space="0" w:color="auto"/>
      </w:divBdr>
    </w:div>
    <w:div w:id="933436670">
      <w:marLeft w:val="640"/>
      <w:marRight w:val="0"/>
      <w:marTop w:val="0"/>
      <w:marBottom w:val="0"/>
      <w:divBdr>
        <w:top w:val="none" w:sz="0" w:space="0" w:color="auto"/>
        <w:left w:val="none" w:sz="0" w:space="0" w:color="auto"/>
        <w:bottom w:val="none" w:sz="0" w:space="0" w:color="auto"/>
        <w:right w:val="none" w:sz="0" w:space="0" w:color="auto"/>
      </w:divBdr>
    </w:div>
    <w:div w:id="933437050">
      <w:marLeft w:val="640"/>
      <w:marRight w:val="0"/>
      <w:marTop w:val="0"/>
      <w:marBottom w:val="0"/>
      <w:divBdr>
        <w:top w:val="none" w:sz="0" w:space="0" w:color="auto"/>
        <w:left w:val="none" w:sz="0" w:space="0" w:color="auto"/>
        <w:bottom w:val="none" w:sz="0" w:space="0" w:color="auto"/>
        <w:right w:val="none" w:sz="0" w:space="0" w:color="auto"/>
      </w:divBdr>
    </w:div>
    <w:div w:id="933437777">
      <w:marLeft w:val="640"/>
      <w:marRight w:val="0"/>
      <w:marTop w:val="0"/>
      <w:marBottom w:val="0"/>
      <w:divBdr>
        <w:top w:val="none" w:sz="0" w:space="0" w:color="auto"/>
        <w:left w:val="none" w:sz="0" w:space="0" w:color="auto"/>
        <w:bottom w:val="none" w:sz="0" w:space="0" w:color="auto"/>
        <w:right w:val="none" w:sz="0" w:space="0" w:color="auto"/>
      </w:divBdr>
    </w:div>
    <w:div w:id="933439165">
      <w:marLeft w:val="640"/>
      <w:marRight w:val="0"/>
      <w:marTop w:val="0"/>
      <w:marBottom w:val="0"/>
      <w:divBdr>
        <w:top w:val="none" w:sz="0" w:space="0" w:color="auto"/>
        <w:left w:val="none" w:sz="0" w:space="0" w:color="auto"/>
        <w:bottom w:val="none" w:sz="0" w:space="0" w:color="auto"/>
        <w:right w:val="none" w:sz="0" w:space="0" w:color="auto"/>
      </w:divBdr>
    </w:div>
    <w:div w:id="933586650">
      <w:marLeft w:val="640"/>
      <w:marRight w:val="0"/>
      <w:marTop w:val="0"/>
      <w:marBottom w:val="0"/>
      <w:divBdr>
        <w:top w:val="none" w:sz="0" w:space="0" w:color="auto"/>
        <w:left w:val="none" w:sz="0" w:space="0" w:color="auto"/>
        <w:bottom w:val="none" w:sz="0" w:space="0" w:color="auto"/>
        <w:right w:val="none" w:sz="0" w:space="0" w:color="auto"/>
      </w:divBdr>
    </w:div>
    <w:div w:id="933633184">
      <w:marLeft w:val="640"/>
      <w:marRight w:val="0"/>
      <w:marTop w:val="0"/>
      <w:marBottom w:val="0"/>
      <w:divBdr>
        <w:top w:val="none" w:sz="0" w:space="0" w:color="auto"/>
        <w:left w:val="none" w:sz="0" w:space="0" w:color="auto"/>
        <w:bottom w:val="none" w:sz="0" w:space="0" w:color="auto"/>
        <w:right w:val="none" w:sz="0" w:space="0" w:color="auto"/>
      </w:divBdr>
    </w:div>
    <w:div w:id="933636358">
      <w:marLeft w:val="640"/>
      <w:marRight w:val="0"/>
      <w:marTop w:val="0"/>
      <w:marBottom w:val="0"/>
      <w:divBdr>
        <w:top w:val="none" w:sz="0" w:space="0" w:color="auto"/>
        <w:left w:val="none" w:sz="0" w:space="0" w:color="auto"/>
        <w:bottom w:val="none" w:sz="0" w:space="0" w:color="auto"/>
        <w:right w:val="none" w:sz="0" w:space="0" w:color="auto"/>
      </w:divBdr>
    </w:div>
    <w:div w:id="933784673">
      <w:marLeft w:val="640"/>
      <w:marRight w:val="0"/>
      <w:marTop w:val="0"/>
      <w:marBottom w:val="0"/>
      <w:divBdr>
        <w:top w:val="none" w:sz="0" w:space="0" w:color="auto"/>
        <w:left w:val="none" w:sz="0" w:space="0" w:color="auto"/>
        <w:bottom w:val="none" w:sz="0" w:space="0" w:color="auto"/>
        <w:right w:val="none" w:sz="0" w:space="0" w:color="auto"/>
      </w:divBdr>
    </w:div>
    <w:div w:id="933823028">
      <w:marLeft w:val="640"/>
      <w:marRight w:val="0"/>
      <w:marTop w:val="0"/>
      <w:marBottom w:val="0"/>
      <w:divBdr>
        <w:top w:val="none" w:sz="0" w:space="0" w:color="auto"/>
        <w:left w:val="none" w:sz="0" w:space="0" w:color="auto"/>
        <w:bottom w:val="none" w:sz="0" w:space="0" w:color="auto"/>
        <w:right w:val="none" w:sz="0" w:space="0" w:color="auto"/>
      </w:divBdr>
    </w:div>
    <w:div w:id="934020456">
      <w:marLeft w:val="640"/>
      <w:marRight w:val="0"/>
      <w:marTop w:val="0"/>
      <w:marBottom w:val="0"/>
      <w:divBdr>
        <w:top w:val="none" w:sz="0" w:space="0" w:color="auto"/>
        <w:left w:val="none" w:sz="0" w:space="0" w:color="auto"/>
        <w:bottom w:val="none" w:sz="0" w:space="0" w:color="auto"/>
        <w:right w:val="none" w:sz="0" w:space="0" w:color="auto"/>
      </w:divBdr>
    </w:div>
    <w:div w:id="934021730">
      <w:marLeft w:val="640"/>
      <w:marRight w:val="0"/>
      <w:marTop w:val="0"/>
      <w:marBottom w:val="0"/>
      <w:divBdr>
        <w:top w:val="none" w:sz="0" w:space="0" w:color="auto"/>
        <w:left w:val="none" w:sz="0" w:space="0" w:color="auto"/>
        <w:bottom w:val="none" w:sz="0" w:space="0" w:color="auto"/>
        <w:right w:val="none" w:sz="0" w:space="0" w:color="auto"/>
      </w:divBdr>
    </w:div>
    <w:div w:id="934094560">
      <w:marLeft w:val="640"/>
      <w:marRight w:val="0"/>
      <w:marTop w:val="0"/>
      <w:marBottom w:val="0"/>
      <w:divBdr>
        <w:top w:val="none" w:sz="0" w:space="0" w:color="auto"/>
        <w:left w:val="none" w:sz="0" w:space="0" w:color="auto"/>
        <w:bottom w:val="none" w:sz="0" w:space="0" w:color="auto"/>
        <w:right w:val="none" w:sz="0" w:space="0" w:color="auto"/>
      </w:divBdr>
    </w:div>
    <w:div w:id="934246344">
      <w:marLeft w:val="640"/>
      <w:marRight w:val="0"/>
      <w:marTop w:val="0"/>
      <w:marBottom w:val="0"/>
      <w:divBdr>
        <w:top w:val="none" w:sz="0" w:space="0" w:color="auto"/>
        <w:left w:val="none" w:sz="0" w:space="0" w:color="auto"/>
        <w:bottom w:val="none" w:sz="0" w:space="0" w:color="auto"/>
        <w:right w:val="none" w:sz="0" w:space="0" w:color="auto"/>
      </w:divBdr>
    </w:div>
    <w:div w:id="934289414">
      <w:marLeft w:val="640"/>
      <w:marRight w:val="0"/>
      <w:marTop w:val="0"/>
      <w:marBottom w:val="0"/>
      <w:divBdr>
        <w:top w:val="none" w:sz="0" w:space="0" w:color="auto"/>
        <w:left w:val="none" w:sz="0" w:space="0" w:color="auto"/>
        <w:bottom w:val="none" w:sz="0" w:space="0" w:color="auto"/>
        <w:right w:val="none" w:sz="0" w:space="0" w:color="auto"/>
      </w:divBdr>
    </w:div>
    <w:div w:id="934290988">
      <w:marLeft w:val="640"/>
      <w:marRight w:val="0"/>
      <w:marTop w:val="0"/>
      <w:marBottom w:val="0"/>
      <w:divBdr>
        <w:top w:val="none" w:sz="0" w:space="0" w:color="auto"/>
        <w:left w:val="none" w:sz="0" w:space="0" w:color="auto"/>
        <w:bottom w:val="none" w:sz="0" w:space="0" w:color="auto"/>
        <w:right w:val="none" w:sz="0" w:space="0" w:color="auto"/>
      </w:divBdr>
    </w:div>
    <w:div w:id="934365125">
      <w:marLeft w:val="640"/>
      <w:marRight w:val="0"/>
      <w:marTop w:val="0"/>
      <w:marBottom w:val="0"/>
      <w:divBdr>
        <w:top w:val="none" w:sz="0" w:space="0" w:color="auto"/>
        <w:left w:val="none" w:sz="0" w:space="0" w:color="auto"/>
        <w:bottom w:val="none" w:sz="0" w:space="0" w:color="auto"/>
        <w:right w:val="none" w:sz="0" w:space="0" w:color="auto"/>
      </w:divBdr>
    </w:div>
    <w:div w:id="934365950">
      <w:marLeft w:val="640"/>
      <w:marRight w:val="0"/>
      <w:marTop w:val="0"/>
      <w:marBottom w:val="0"/>
      <w:divBdr>
        <w:top w:val="none" w:sz="0" w:space="0" w:color="auto"/>
        <w:left w:val="none" w:sz="0" w:space="0" w:color="auto"/>
        <w:bottom w:val="none" w:sz="0" w:space="0" w:color="auto"/>
        <w:right w:val="none" w:sz="0" w:space="0" w:color="auto"/>
      </w:divBdr>
    </w:div>
    <w:div w:id="934367822">
      <w:marLeft w:val="640"/>
      <w:marRight w:val="0"/>
      <w:marTop w:val="0"/>
      <w:marBottom w:val="0"/>
      <w:divBdr>
        <w:top w:val="none" w:sz="0" w:space="0" w:color="auto"/>
        <w:left w:val="none" w:sz="0" w:space="0" w:color="auto"/>
        <w:bottom w:val="none" w:sz="0" w:space="0" w:color="auto"/>
        <w:right w:val="none" w:sz="0" w:space="0" w:color="auto"/>
      </w:divBdr>
    </w:div>
    <w:div w:id="934441538">
      <w:marLeft w:val="640"/>
      <w:marRight w:val="0"/>
      <w:marTop w:val="0"/>
      <w:marBottom w:val="0"/>
      <w:divBdr>
        <w:top w:val="none" w:sz="0" w:space="0" w:color="auto"/>
        <w:left w:val="none" w:sz="0" w:space="0" w:color="auto"/>
        <w:bottom w:val="none" w:sz="0" w:space="0" w:color="auto"/>
        <w:right w:val="none" w:sz="0" w:space="0" w:color="auto"/>
      </w:divBdr>
    </w:div>
    <w:div w:id="934747716">
      <w:marLeft w:val="640"/>
      <w:marRight w:val="0"/>
      <w:marTop w:val="0"/>
      <w:marBottom w:val="0"/>
      <w:divBdr>
        <w:top w:val="none" w:sz="0" w:space="0" w:color="auto"/>
        <w:left w:val="none" w:sz="0" w:space="0" w:color="auto"/>
        <w:bottom w:val="none" w:sz="0" w:space="0" w:color="auto"/>
        <w:right w:val="none" w:sz="0" w:space="0" w:color="auto"/>
      </w:divBdr>
    </w:div>
    <w:div w:id="934751520">
      <w:marLeft w:val="640"/>
      <w:marRight w:val="0"/>
      <w:marTop w:val="0"/>
      <w:marBottom w:val="0"/>
      <w:divBdr>
        <w:top w:val="none" w:sz="0" w:space="0" w:color="auto"/>
        <w:left w:val="none" w:sz="0" w:space="0" w:color="auto"/>
        <w:bottom w:val="none" w:sz="0" w:space="0" w:color="auto"/>
        <w:right w:val="none" w:sz="0" w:space="0" w:color="auto"/>
      </w:divBdr>
    </w:div>
    <w:div w:id="934827416">
      <w:marLeft w:val="640"/>
      <w:marRight w:val="0"/>
      <w:marTop w:val="0"/>
      <w:marBottom w:val="0"/>
      <w:divBdr>
        <w:top w:val="none" w:sz="0" w:space="0" w:color="auto"/>
        <w:left w:val="none" w:sz="0" w:space="0" w:color="auto"/>
        <w:bottom w:val="none" w:sz="0" w:space="0" w:color="auto"/>
        <w:right w:val="none" w:sz="0" w:space="0" w:color="auto"/>
      </w:divBdr>
    </w:div>
    <w:div w:id="934895893">
      <w:marLeft w:val="640"/>
      <w:marRight w:val="0"/>
      <w:marTop w:val="0"/>
      <w:marBottom w:val="0"/>
      <w:divBdr>
        <w:top w:val="none" w:sz="0" w:space="0" w:color="auto"/>
        <w:left w:val="none" w:sz="0" w:space="0" w:color="auto"/>
        <w:bottom w:val="none" w:sz="0" w:space="0" w:color="auto"/>
        <w:right w:val="none" w:sz="0" w:space="0" w:color="auto"/>
      </w:divBdr>
    </w:div>
    <w:div w:id="934899178">
      <w:marLeft w:val="640"/>
      <w:marRight w:val="0"/>
      <w:marTop w:val="0"/>
      <w:marBottom w:val="0"/>
      <w:divBdr>
        <w:top w:val="none" w:sz="0" w:space="0" w:color="auto"/>
        <w:left w:val="none" w:sz="0" w:space="0" w:color="auto"/>
        <w:bottom w:val="none" w:sz="0" w:space="0" w:color="auto"/>
        <w:right w:val="none" w:sz="0" w:space="0" w:color="auto"/>
      </w:divBdr>
    </w:div>
    <w:div w:id="934938258">
      <w:marLeft w:val="640"/>
      <w:marRight w:val="0"/>
      <w:marTop w:val="0"/>
      <w:marBottom w:val="0"/>
      <w:divBdr>
        <w:top w:val="none" w:sz="0" w:space="0" w:color="auto"/>
        <w:left w:val="none" w:sz="0" w:space="0" w:color="auto"/>
        <w:bottom w:val="none" w:sz="0" w:space="0" w:color="auto"/>
        <w:right w:val="none" w:sz="0" w:space="0" w:color="auto"/>
      </w:divBdr>
    </w:div>
    <w:div w:id="934945215">
      <w:marLeft w:val="640"/>
      <w:marRight w:val="0"/>
      <w:marTop w:val="0"/>
      <w:marBottom w:val="0"/>
      <w:divBdr>
        <w:top w:val="none" w:sz="0" w:space="0" w:color="auto"/>
        <w:left w:val="none" w:sz="0" w:space="0" w:color="auto"/>
        <w:bottom w:val="none" w:sz="0" w:space="0" w:color="auto"/>
        <w:right w:val="none" w:sz="0" w:space="0" w:color="auto"/>
      </w:divBdr>
    </w:div>
    <w:div w:id="935096768">
      <w:marLeft w:val="640"/>
      <w:marRight w:val="0"/>
      <w:marTop w:val="0"/>
      <w:marBottom w:val="0"/>
      <w:divBdr>
        <w:top w:val="none" w:sz="0" w:space="0" w:color="auto"/>
        <w:left w:val="none" w:sz="0" w:space="0" w:color="auto"/>
        <w:bottom w:val="none" w:sz="0" w:space="0" w:color="auto"/>
        <w:right w:val="none" w:sz="0" w:space="0" w:color="auto"/>
      </w:divBdr>
    </w:div>
    <w:div w:id="935289174">
      <w:marLeft w:val="640"/>
      <w:marRight w:val="0"/>
      <w:marTop w:val="0"/>
      <w:marBottom w:val="0"/>
      <w:divBdr>
        <w:top w:val="none" w:sz="0" w:space="0" w:color="auto"/>
        <w:left w:val="none" w:sz="0" w:space="0" w:color="auto"/>
        <w:bottom w:val="none" w:sz="0" w:space="0" w:color="auto"/>
        <w:right w:val="none" w:sz="0" w:space="0" w:color="auto"/>
      </w:divBdr>
    </w:div>
    <w:div w:id="935475891">
      <w:marLeft w:val="640"/>
      <w:marRight w:val="0"/>
      <w:marTop w:val="0"/>
      <w:marBottom w:val="0"/>
      <w:divBdr>
        <w:top w:val="none" w:sz="0" w:space="0" w:color="auto"/>
        <w:left w:val="none" w:sz="0" w:space="0" w:color="auto"/>
        <w:bottom w:val="none" w:sz="0" w:space="0" w:color="auto"/>
        <w:right w:val="none" w:sz="0" w:space="0" w:color="auto"/>
      </w:divBdr>
    </w:div>
    <w:div w:id="935476397">
      <w:marLeft w:val="640"/>
      <w:marRight w:val="0"/>
      <w:marTop w:val="0"/>
      <w:marBottom w:val="0"/>
      <w:divBdr>
        <w:top w:val="none" w:sz="0" w:space="0" w:color="auto"/>
        <w:left w:val="none" w:sz="0" w:space="0" w:color="auto"/>
        <w:bottom w:val="none" w:sz="0" w:space="0" w:color="auto"/>
        <w:right w:val="none" w:sz="0" w:space="0" w:color="auto"/>
      </w:divBdr>
    </w:div>
    <w:div w:id="935556384">
      <w:marLeft w:val="640"/>
      <w:marRight w:val="0"/>
      <w:marTop w:val="0"/>
      <w:marBottom w:val="0"/>
      <w:divBdr>
        <w:top w:val="none" w:sz="0" w:space="0" w:color="auto"/>
        <w:left w:val="none" w:sz="0" w:space="0" w:color="auto"/>
        <w:bottom w:val="none" w:sz="0" w:space="0" w:color="auto"/>
        <w:right w:val="none" w:sz="0" w:space="0" w:color="auto"/>
      </w:divBdr>
    </w:div>
    <w:div w:id="935593819">
      <w:marLeft w:val="640"/>
      <w:marRight w:val="0"/>
      <w:marTop w:val="0"/>
      <w:marBottom w:val="0"/>
      <w:divBdr>
        <w:top w:val="none" w:sz="0" w:space="0" w:color="auto"/>
        <w:left w:val="none" w:sz="0" w:space="0" w:color="auto"/>
        <w:bottom w:val="none" w:sz="0" w:space="0" w:color="auto"/>
        <w:right w:val="none" w:sz="0" w:space="0" w:color="auto"/>
      </w:divBdr>
    </w:div>
    <w:div w:id="935676128">
      <w:marLeft w:val="640"/>
      <w:marRight w:val="0"/>
      <w:marTop w:val="0"/>
      <w:marBottom w:val="0"/>
      <w:divBdr>
        <w:top w:val="none" w:sz="0" w:space="0" w:color="auto"/>
        <w:left w:val="none" w:sz="0" w:space="0" w:color="auto"/>
        <w:bottom w:val="none" w:sz="0" w:space="0" w:color="auto"/>
        <w:right w:val="none" w:sz="0" w:space="0" w:color="auto"/>
      </w:divBdr>
    </w:div>
    <w:div w:id="935870699">
      <w:marLeft w:val="640"/>
      <w:marRight w:val="0"/>
      <w:marTop w:val="0"/>
      <w:marBottom w:val="0"/>
      <w:divBdr>
        <w:top w:val="none" w:sz="0" w:space="0" w:color="auto"/>
        <w:left w:val="none" w:sz="0" w:space="0" w:color="auto"/>
        <w:bottom w:val="none" w:sz="0" w:space="0" w:color="auto"/>
        <w:right w:val="none" w:sz="0" w:space="0" w:color="auto"/>
      </w:divBdr>
    </w:div>
    <w:div w:id="935870747">
      <w:marLeft w:val="640"/>
      <w:marRight w:val="0"/>
      <w:marTop w:val="0"/>
      <w:marBottom w:val="0"/>
      <w:divBdr>
        <w:top w:val="none" w:sz="0" w:space="0" w:color="auto"/>
        <w:left w:val="none" w:sz="0" w:space="0" w:color="auto"/>
        <w:bottom w:val="none" w:sz="0" w:space="0" w:color="auto"/>
        <w:right w:val="none" w:sz="0" w:space="0" w:color="auto"/>
      </w:divBdr>
    </w:div>
    <w:div w:id="935871683">
      <w:marLeft w:val="640"/>
      <w:marRight w:val="0"/>
      <w:marTop w:val="0"/>
      <w:marBottom w:val="0"/>
      <w:divBdr>
        <w:top w:val="none" w:sz="0" w:space="0" w:color="auto"/>
        <w:left w:val="none" w:sz="0" w:space="0" w:color="auto"/>
        <w:bottom w:val="none" w:sz="0" w:space="0" w:color="auto"/>
        <w:right w:val="none" w:sz="0" w:space="0" w:color="auto"/>
      </w:divBdr>
    </w:div>
    <w:div w:id="935943996">
      <w:marLeft w:val="640"/>
      <w:marRight w:val="0"/>
      <w:marTop w:val="0"/>
      <w:marBottom w:val="0"/>
      <w:divBdr>
        <w:top w:val="none" w:sz="0" w:space="0" w:color="auto"/>
        <w:left w:val="none" w:sz="0" w:space="0" w:color="auto"/>
        <w:bottom w:val="none" w:sz="0" w:space="0" w:color="auto"/>
        <w:right w:val="none" w:sz="0" w:space="0" w:color="auto"/>
      </w:divBdr>
    </w:div>
    <w:div w:id="936017080">
      <w:marLeft w:val="640"/>
      <w:marRight w:val="0"/>
      <w:marTop w:val="0"/>
      <w:marBottom w:val="0"/>
      <w:divBdr>
        <w:top w:val="none" w:sz="0" w:space="0" w:color="auto"/>
        <w:left w:val="none" w:sz="0" w:space="0" w:color="auto"/>
        <w:bottom w:val="none" w:sz="0" w:space="0" w:color="auto"/>
        <w:right w:val="none" w:sz="0" w:space="0" w:color="auto"/>
      </w:divBdr>
    </w:div>
    <w:div w:id="936058990">
      <w:marLeft w:val="640"/>
      <w:marRight w:val="0"/>
      <w:marTop w:val="0"/>
      <w:marBottom w:val="0"/>
      <w:divBdr>
        <w:top w:val="none" w:sz="0" w:space="0" w:color="auto"/>
        <w:left w:val="none" w:sz="0" w:space="0" w:color="auto"/>
        <w:bottom w:val="none" w:sz="0" w:space="0" w:color="auto"/>
        <w:right w:val="none" w:sz="0" w:space="0" w:color="auto"/>
      </w:divBdr>
    </w:div>
    <w:div w:id="936258208">
      <w:marLeft w:val="640"/>
      <w:marRight w:val="0"/>
      <w:marTop w:val="0"/>
      <w:marBottom w:val="0"/>
      <w:divBdr>
        <w:top w:val="none" w:sz="0" w:space="0" w:color="auto"/>
        <w:left w:val="none" w:sz="0" w:space="0" w:color="auto"/>
        <w:bottom w:val="none" w:sz="0" w:space="0" w:color="auto"/>
        <w:right w:val="none" w:sz="0" w:space="0" w:color="auto"/>
      </w:divBdr>
    </w:div>
    <w:div w:id="936399968">
      <w:marLeft w:val="640"/>
      <w:marRight w:val="0"/>
      <w:marTop w:val="0"/>
      <w:marBottom w:val="0"/>
      <w:divBdr>
        <w:top w:val="none" w:sz="0" w:space="0" w:color="auto"/>
        <w:left w:val="none" w:sz="0" w:space="0" w:color="auto"/>
        <w:bottom w:val="none" w:sz="0" w:space="0" w:color="auto"/>
        <w:right w:val="none" w:sz="0" w:space="0" w:color="auto"/>
      </w:divBdr>
    </w:div>
    <w:div w:id="936406392">
      <w:marLeft w:val="640"/>
      <w:marRight w:val="0"/>
      <w:marTop w:val="0"/>
      <w:marBottom w:val="0"/>
      <w:divBdr>
        <w:top w:val="none" w:sz="0" w:space="0" w:color="auto"/>
        <w:left w:val="none" w:sz="0" w:space="0" w:color="auto"/>
        <w:bottom w:val="none" w:sz="0" w:space="0" w:color="auto"/>
        <w:right w:val="none" w:sz="0" w:space="0" w:color="auto"/>
      </w:divBdr>
    </w:div>
    <w:div w:id="936444959">
      <w:marLeft w:val="640"/>
      <w:marRight w:val="0"/>
      <w:marTop w:val="0"/>
      <w:marBottom w:val="0"/>
      <w:divBdr>
        <w:top w:val="none" w:sz="0" w:space="0" w:color="auto"/>
        <w:left w:val="none" w:sz="0" w:space="0" w:color="auto"/>
        <w:bottom w:val="none" w:sz="0" w:space="0" w:color="auto"/>
        <w:right w:val="none" w:sz="0" w:space="0" w:color="auto"/>
      </w:divBdr>
    </w:div>
    <w:div w:id="936449054">
      <w:marLeft w:val="640"/>
      <w:marRight w:val="0"/>
      <w:marTop w:val="0"/>
      <w:marBottom w:val="0"/>
      <w:divBdr>
        <w:top w:val="none" w:sz="0" w:space="0" w:color="auto"/>
        <w:left w:val="none" w:sz="0" w:space="0" w:color="auto"/>
        <w:bottom w:val="none" w:sz="0" w:space="0" w:color="auto"/>
        <w:right w:val="none" w:sz="0" w:space="0" w:color="auto"/>
      </w:divBdr>
    </w:div>
    <w:div w:id="936520299">
      <w:marLeft w:val="640"/>
      <w:marRight w:val="0"/>
      <w:marTop w:val="0"/>
      <w:marBottom w:val="0"/>
      <w:divBdr>
        <w:top w:val="none" w:sz="0" w:space="0" w:color="auto"/>
        <w:left w:val="none" w:sz="0" w:space="0" w:color="auto"/>
        <w:bottom w:val="none" w:sz="0" w:space="0" w:color="auto"/>
        <w:right w:val="none" w:sz="0" w:space="0" w:color="auto"/>
      </w:divBdr>
    </w:div>
    <w:div w:id="936524627">
      <w:marLeft w:val="640"/>
      <w:marRight w:val="0"/>
      <w:marTop w:val="0"/>
      <w:marBottom w:val="0"/>
      <w:divBdr>
        <w:top w:val="none" w:sz="0" w:space="0" w:color="auto"/>
        <w:left w:val="none" w:sz="0" w:space="0" w:color="auto"/>
        <w:bottom w:val="none" w:sz="0" w:space="0" w:color="auto"/>
        <w:right w:val="none" w:sz="0" w:space="0" w:color="auto"/>
      </w:divBdr>
    </w:div>
    <w:div w:id="936668423">
      <w:marLeft w:val="640"/>
      <w:marRight w:val="0"/>
      <w:marTop w:val="0"/>
      <w:marBottom w:val="0"/>
      <w:divBdr>
        <w:top w:val="none" w:sz="0" w:space="0" w:color="auto"/>
        <w:left w:val="none" w:sz="0" w:space="0" w:color="auto"/>
        <w:bottom w:val="none" w:sz="0" w:space="0" w:color="auto"/>
        <w:right w:val="none" w:sz="0" w:space="0" w:color="auto"/>
      </w:divBdr>
    </w:div>
    <w:div w:id="936712734">
      <w:bodyDiv w:val="1"/>
      <w:marLeft w:val="0"/>
      <w:marRight w:val="0"/>
      <w:marTop w:val="0"/>
      <w:marBottom w:val="0"/>
      <w:divBdr>
        <w:top w:val="none" w:sz="0" w:space="0" w:color="auto"/>
        <w:left w:val="none" w:sz="0" w:space="0" w:color="auto"/>
        <w:bottom w:val="none" w:sz="0" w:space="0" w:color="auto"/>
        <w:right w:val="none" w:sz="0" w:space="0" w:color="auto"/>
      </w:divBdr>
      <w:divsChild>
        <w:div w:id="2316762">
          <w:marLeft w:val="640"/>
          <w:marRight w:val="0"/>
          <w:marTop w:val="0"/>
          <w:marBottom w:val="0"/>
          <w:divBdr>
            <w:top w:val="none" w:sz="0" w:space="0" w:color="auto"/>
            <w:left w:val="none" w:sz="0" w:space="0" w:color="auto"/>
            <w:bottom w:val="none" w:sz="0" w:space="0" w:color="auto"/>
            <w:right w:val="none" w:sz="0" w:space="0" w:color="auto"/>
          </w:divBdr>
        </w:div>
        <w:div w:id="25374807">
          <w:marLeft w:val="640"/>
          <w:marRight w:val="0"/>
          <w:marTop w:val="0"/>
          <w:marBottom w:val="0"/>
          <w:divBdr>
            <w:top w:val="none" w:sz="0" w:space="0" w:color="auto"/>
            <w:left w:val="none" w:sz="0" w:space="0" w:color="auto"/>
            <w:bottom w:val="none" w:sz="0" w:space="0" w:color="auto"/>
            <w:right w:val="none" w:sz="0" w:space="0" w:color="auto"/>
          </w:divBdr>
        </w:div>
        <w:div w:id="34085605">
          <w:marLeft w:val="640"/>
          <w:marRight w:val="0"/>
          <w:marTop w:val="0"/>
          <w:marBottom w:val="0"/>
          <w:divBdr>
            <w:top w:val="none" w:sz="0" w:space="0" w:color="auto"/>
            <w:left w:val="none" w:sz="0" w:space="0" w:color="auto"/>
            <w:bottom w:val="none" w:sz="0" w:space="0" w:color="auto"/>
            <w:right w:val="none" w:sz="0" w:space="0" w:color="auto"/>
          </w:divBdr>
        </w:div>
        <w:div w:id="146436921">
          <w:marLeft w:val="640"/>
          <w:marRight w:val="0"/>
          <w:marTop w:val="0"/>
          <w:marBottom w:val="0"/>
          <w:divBdr>
            <w:top w:val="none" w:sz="0" w:space="0" w:color="auto"/>
            <w:left w:val="none" w:sz="0" w:space="0" w:color="auto"/>
            <w:bottom w:val="none" w:sz="0" w:space="0" w:color="auto"/>
            <w:right w:val="none" w:sz="0" w:space="0" w:color="auto"/>
          </w:divBdr>
        </w:div>
        <w:div w:id="162624584">
          <w:marLeft w:val="640"/>
          <w:marRight w:val="0"/>
          <w:marTop w:val="0"/>
          <w:marBottom w:val="0"/>
          <w:divBdr>
            <w:top w:val="none" w:sz="0" w:space="0" w:color="auto"/>
            <w:left w:val="none" w:sz="0" w:space="0" w:color="auto"/>
            <w:bottom w:val="none" w:sz="0" w:space="0" w:color="auto"/>
            <w:right w:val="none" w:sz="0" w:space="0" w:color="auto"/>
          </w:divBdr>
        </w:div>
        <w:div w:id="165169232">
          <w:marLeft w:val="640"/>
          <w:marRight w:val="0"/>
          <w:marTop w:val="0"/>
          <w:marBottom w:val="0"/>
          <w:divBdr>
            <w:top w:val="none" w:sz="0" w:space="0" w:color="auto"/>
            <w:left w:val="none" w:sz="0" w:space="0" w:color="auto"/>
            <w:bottom w:val="none" w:sz="0" w:space="0" w:color="auto"/>
            <w:right w:val="none" w:sz="0" w:space="0" w:color="auto"/>
          </w:divBdr>
        </w:div>
        <w:div w:id="170224181">
          <w:marLeft w:val="640"/>
          <w:marRight w:val="0"/>
          <w:marTop w:val="0"/>
          <w:marBottom w:val="0"/>
          <w:divBdr>
            <w:top w:val="none" w:sz="0" w:space="0" w:color="auto"/>
            <w:left w:val="none" w:sz="0" w:space="0" w:color="auto"/>
            <w:bottom w:val="none" w:sz="0" w:space="0" w:color="auto"/>
            <w:right w:val="none" w:sz="0" w:space="0" w:color="auto"/>
          </w:divBdr>
        </w:div>
        <w:div w:id="248126133">
          <w:marLeft w:val="640"/>
          <w:marRight w:val="0"/>
          <w:marTop w:val="0"/>
          <w:marBottom w:val="0"/>
          <w:divBdr>
            <w:top w:val="none" w:sz="0" w:space="0" w:color="auto"/>
            <w:left w:val="none" w:sz="0" w:space="0" w:color="auto"/>
            <w:bottom w:val="none" w:sz="0" w:space="0" w:color="auto"/>
            <w:right w:val="none" w:sz="0" w:space="0" w:color="auto"/>
          </w:divBdr>
        </w:div>
        <w:div w:id="269707440">
          <w:marLeft w:val="640"/>
          <w:marRight w:val="0"/>
          <w:marTop w:val="0"/>
          <w:marBottom w:val="0"/>
          <w:divBdr>
            <w:top w:val="none" w:sz="0" w:space="0" w:color="auto"/>
            <w:left w:val="none" w:sz="0" w:space="0" w:color="auto"/>
            <w:bottom w:val="none" w:sz="0" w:space="0" w:color="auto"/>
            <w:right w:val="none" w:sz="0" w:space="0" w:color="auto"/>
          </w:divBdr>
        </w:div>
        <w:div w:id="305205508">
          <w:marLeft w:val="640"/>
          <w:marRight w:val="0"/>
          <w:marTop w:val="0"/>
          <w:marBottom w:val="0"/>
          <w:divBdr>
            <w:top w:val="none" w:sz="0" w:space="0" w:color="auto"/>
            <w:left w:val="none" w:sz="0" w:space="0" w:color="auto"/>
            <w:bottom w:val="none" w:sz="0" w:space="0" w:color="auto"/>
            <w:right w:val="none" w:sz="0" w:space="0" w:color="auto"/>
          </w:divBdr>
        </w:div>
        <w:div w:id="305280386">
          <w:marLeft w:val="640"/>
          <w:marRight w:val="0"/>
          <w:marTop w:val="0"/>
          <w:marBottom w:val="0"/>
          <w:divBdr>
            <w:top w:val="none" w:sz="0" w:space="0" w:color="auto"/>
            <w:left w:val="none" w:sz="0" w:space="0" w:color="auto"/>
            <w:bottom w:val="none" w:sz="0" w:space="0" w:color="auto"/>
            <w:right w:val="none" w:sz="0" w:space="0" w:color="auto"/>
          </w:divBdr>
        </w:div>
        <w:div w:id="314921244">
          <w:marLeft w:val="640"/>
          <w:marRight w:val="0"/>
          <w:marTop w:val="0"/>
          <w:marBottom w:val="0"/>
          <w:divBdr>
            <w:top w:val="none" w:sz="0" w:space="0" w:color="auto"/>
            <w:left w:val="none" w:sz="0" w:space="0" w:color="auto"/>
            <w:bottom w:val="none" w:sz="0" w:space="0" w:color="auto"/>
            <w:right w:val="none" w:sz="0" w:space="0" w:color="auto"/>
          </w:divBdr>
        </w:div>
        <w:div w:id="364670864">
          <w:marLeft w:val="640"/>
          <w:marRight w:val="0"/>
          <w:marTop w:val="0"/>
          <w:marBottom w:val="0"/>
          <w:divBdr>
            <w:top w:val="none" w:sz="0" w:space="0" w:color="auto"/>
            <w:left w:val="none" w:sz="0" w:space="0" w:color="auto"/>
            <w:bottom w:val="none" w:sz="0" w:space="0" w:color="auto"/>
            <w:right w:val="none" w:sz="0" w:space="0" w:color="auto"/>
          </w:divBdr>
        </w:div>
        <w:div w:id="493111619">
          <w:marLeft w:val="640"/>
          <w:marRight w:val="0"/>
          <w:marTop w:val="0"/>
          <w:marBottom w:val="0"/>
          <w:divBdr>
            <w:top w:val="none" w:sz="0" w:space="0" w:color="auto"/>
            <w:left w:val="none" w:sz="0" w:space="0" w:color="auto"/>
            <w:bottom w:val="none" w:sz="0" w:space="0" w:color="auto"/>
            <w:right w:val="none" w:sz="0" w:space="0" w:color="auto"/>
          </w:divBdr>
        </w:div>
        <w:div w:id="526605365">
          <w:marLeft w:val="640"/>
          <w:marRight w:val="0"/>
          <w:marTop w:val="0"/>
          <w:marBottom w:val="0"/>
          <w:divBdr>
            <w:top w:val="none" w:sz="0" w:space="0" w:color="auto"/>
            <w:left w:val="none" w:sz="0" w:space="0" w:color="auto"/>
            <w:bottom w:val="none" w:sz="0" w:space="0" w:color="auto"/>
            <w:right w:val="none" w:sz="0" w:space="0" w:color="auto"/>
          </w:divBdr>
        </w:div>
        <w:div w:id="536814537">
          <w:marLeft w:val="640"/>
          <w:marRight w:val="0"/>
          <w:marTop w:val="0"/>
          <w:marBottom w:val="0"/>
          <w:divBdr>
            <w:top w:val="none" w:sz="0" w:space="0" w:color="auto"/>
            <w:left w:val="none" w:sz="0" w:space="0" w:color="auto"/>
            <w:bottom w:val="none" w:sz="0" w:space="0" w:color="auto"/>
            <w:right w:val="none" w:sz="0" w:space="0" w:color="auto"/>
          </w:divBdr>
        </w:div>
        <w:div w:id="568268742">
          <w:marLeft w:val="640"/>
          <w:marRight w:val="0"/>
          <w:marTop w:val="0"/>
          <w:marBottom w:val="0"/>
          <w:divBdr>
            <w:top w:val="none" w:sz="0" w:space="0" w:color="auto"/>
            <w:left w:val="none" w:sz="0" w:space="0" w:color="auto"/>
            <w:bottom w:val="none" w:sz="0" w:space="0" w:color="auto"/>
            <w:right w:val="none" w:sz="0" w:space="0" w:color="auto"/>
          </w:divBdr>
        </w:div>
        <w:div w:id="617762928">
          <w:marLeft w:val="640"/>
          <w:marRight w:val="0"/>
          <w:marTop w:val="0"/>
          <w:marBottom w:val="0"/>
          <w:divBdr>
            <w:top w:val="none" w:sz="0" w:space="0" w:color="auto"/>
            <w:left w:val="none" w:sz="0" w:space="0" w:color="auto"/>
            <w:bottom w:val="none" w:sz="0" w:space="0" w:color="auto"/>
            <w:right w:val="none" w:sz="0" w:space="0" w:color="auto"/>
          </w:divBdr>
        </w:div>
        <w:div w:id="623582555">
          <w:marLeft w:val="640"/>
          <w:marRight w:val="0"/>
          <w:marTop w:val="0"/>
          <w:marBottom w:val="0"/>
          <w:divBdr>
            <w:top w:val="none" w:sz="0" w:space="0" w:color="auto"/>
            <w:left w:val="none" w:sz="0" w:space="0" w:color="auto"/>
            <w:bottom w:val="none" w:sz="0" w:space="0" w:color="auto"/>
            <w:right w:val="none" w:sz="0" w:space="0" w:color="auto"/>
          </w:divBdr>
        </w:div>
        <w:div w:id="632252413">
          <w:marLeft w:val="640"/>
          <w:marRight w:val="0"/>
          <w:marTop w:val="0"/>
          <w:marBottom w:val="0"/>
          <w:divBdr>
            <w:top w:val="none" w:sz="0" w:space="0" w:color="auto"/>
            <w:left w:val="none" w:sz="0" w:space="0" w:color="auto"/>
            <w:bottom w:val="none" w:sz="0" w:space="0" w:color="auto"/>
            <w:right w:val="none" w:sz="0" w:space="0" w:color="auto"/>
          </w:divBdr>
        </w:div>
        <w:div w:id="703599708">
          <w:marLeft w:val="640"/>
          <w:marRight w:val="0"/>
          <w:marTop w:val="0"/>
          <w:marBottom w:val="0"/>
          <w:divBdr>
            <w:top w:val="none" w:sz="0" w:space="0" w:color="auto"/>
            <w:left w:val="none" w:sz="0" w:space="0" w:color="auto"/>
            <w:bottom w:val="none" w:sz="0" w:space="0" w:color="auto"/>
            <w:right w:val="none" w:sz="0" w:space="0" w:color="auto"/>
          </w:divBdr>
        </w:div>
        <w:div w:id="711271035">
          <w:marLeft w:val="640"/>
          <w:marRight w:val="0"/>
          <w:marTop w:val="0"/>
          <w:marBottom w:val="0"/>
          <w:divBdr>
            <w:top w:val="none" w:sz="0" w:space="0" w:color="auto"/>
            <w:left w:val="none" w:sz="0" w:space="0" w:color="auto"/>
            <w:bottom w:val="none" w:sz="0" w:space="0" w:color="auto"/>
            <w:right w:val="none" w:sz="0" w:space="0" w:color="auto"/>
          </w:divBdr>
        </w:div>
        <w:div w:id="846209594">
          <w:marLeft w:val="640"/>
          <w:marRight w:val="0"/>
          <w:marTop w:val="0"/>
          <w:marBottom w:val="0"/>
          <w:divBdr>
            <w:top w:val="none" w:sz="0" w:space="0" w:color="auto"/>
            <w:left w:val="none" w:sz="0" w:space="0" w:color="auto"/>
            <w:bottom w:val="none" w:sz="0" w:space="0" w:color="auto"/>
            <w:right w:val="none" w:sz="0" w:space="0" w:color="auto"/>
          </w:divBdr>
        </w:div>
        <w:div w:id="920994001">
          <w:marLeft w:val="640"/>
          <w:marRight w:val="0"/>
          <w:marTop w:val="0"/>
          <w:marBottom w:val="0"/>
          <w:divBdr>
            <w:top w:val="none" w:sz="0" w:space="0" w:color="auto"/>
            <w:left w:val="none" w:sz="0" w:space="0" w:color="auto"/>
            <w:bottom w:val="none" w:sz="0" w:space="0" w:color="auto"/>
            <w:right w:val="none" w:sz="0" w:space="0" w:color="auto"/>
          </w:divBdr>
        </w:div>
        <w:div w:id="974263728">
          <w:marLeft w:val="640"/>
          <w:marRight w:val="0"/>
          <w:marTop w:val="0"/>
          <w:marBottom w:val="0"/>
          <w:divBdr>
            <w:top w:val="none" w:sz="0" w:space="0" w:color="auto"/>
            <w:left w:val="none" w:sz="0" w:space="0" w:color="auto"/>
            <w:bottom w:val="none" w:sz="0" w:space="0" w:color="auto"/>
            <w:right w:val="none" w:sz="0" w:space="0" w:color="auto"/>
          </w:divBdr>
        </w:div>
        <w:div w:id="985469387">
          <w:marLeft w:val="640"/>
          <w:marRight w:val="0"/>
          <w:marTop w:val="0"/>
          <w:marBottom w:val="0"/>
          <w:divBdr>
            <w:top w:val="none" w:sz="0" w:space="0" w:color="auto"/>
            <w:left w:val="none" w:sz="0" w:space="0" w:color="auto"/>
            <w:bottom w:val="none" w:sz="0" w:space="0" w:color="auto"/>
            <w:right w:val="none" w:sz="0" w:space="0" w:color="auto"/>
          </w:divBdr>
        </w:div>
        <w:div w:id="1013067424">
          <w:marLeft w:val="640"/>
          <w:marRight w:val="0"/>
          <w:marTop w:val="0"/>
          <w:marBottom w:val="0"/>
          <w:divBdr>
            <w:top w:val="none" w:sz="0" w:space="0" w:color="auto"/>
            <w:left w:val="none" w:sz="0" w:space="0" w:color="auto"/>
            <w:bottom w:val="none" w:sz="0" w:space="0" w:color="auto"/>
            <w:right w:val="none" w:sz="0" w:space="0" w:color="auto"/>
          </w:divBdr>
        </w:div>
        <w:div w:id="1058167387">
          <w:marLeft w:val="640"/>
          <w:marRight w:val="0"/>
          <w:marTop w:val="0"/>
          <w:marBottom w:val="0"/>
          <w:divBdr>
            <w:top w:val="none" w:sz="0" w:space="0" w:color="auto"/>
            <w:left w:val="none" w:sz="0" w:space="0" w:color="auto"/>
            <w:bottom w:val="none" w:sz="0" w:space="0" w:color="auto"/>
            <w:right w:val="none" w:sz="0" w:space="0" w:color="auto"/>
          </w:divBdr>
        </w:div>
        <w:div w:id="1173564708">
          <w:marLeft w:val="640"/>
          <w:marRight w:val="0"/>
          <w:marTop w:val="0"/>
          <w:marBottom w:val="0"/>
          <w:divBdr>
            <w:top w:val="none" w:sz="0" w:space="0" w:color="auto"/>
            <w:left w:val="none" w:sz="0" w:space="0" w:color="auto"/>
            <w:bottom w:val="none" w:sz="0" w:space="0" w:color="auto"/>
            <w:right w:val="none" w:sz="0" w:space="0" w:color="auto"/>
          </w:divBdr>
        </w:div>
        <w:div w:id="1197693108">
          <w:marLeft w:val="640"/>
          <w:marRight w:val="0"/>
          <w:marTop w:val="0"/>
          <w:marBottom w:val="0"/>
          <w:divBdr>
            <w:top w:val="none" w:sz="0" w:space="0" w:color="auto"/>
            <w:left w:val="none" w:sz="0" w:space="0" w:color="auto"/>
            <w:bottom w:val="none" w:sz="0" w:space="0" w:color="auto"/>
            <w:right w:val="none" w:sz="0" w:space="0" w:color="auto"/>
          </w:divBdr>
        </w:div>
        <w:div w:id="1405832951">
          <w:marLeft w:val="640"/>
          <w:marRight w:val="0"/>
          <w:marTop w:val="0"/>
          <w:marBottom w:val="0"/>
          <w:divBdr>
            <w:top w:val="none" w:sz="0" w:space="0" w:color="auto"/>
            <w:left w:val="none" w:sz="0" w:space="0" w:color="auto"/>
            <w:bottom w:val="none" w:sz="0" w:space="0" w:color="auto"/>
            <w:right w:val="none" w:sz="0" w:space="0" w:color="auto"/>
          </w:divBdr>
        </w:div>
        <w:div w:id="1442719872">
          <w:marLeft w:val="640"/>
          <w:marRight w:val="0"/>
          <w:marTop w:val="0"/>
          <w:marBottom w:val="0"/>
          <w:divBdr>
            <w:top w:val="none" w:sz="0" w:space="0" w:color="auto"/>
            <w:left w:val="none" w:sz="0" w:space="0" w:color="auto"/>
            <w:bottom w:val="none" w:sz="0" w:space="0" w:color="auto"/>
            <w:right w:val="none" w:sz="0" w:space="0" w:color="auto"/>
          </w:divBdr>
        </w:div>
        <w:div w:id="1500922165">
          <w:marLeft w:val="640"/>
          <w:marRight w:val="0"/>
          <w:marTop w:val="0"/>
          <w:marBottom w:val="0"/>
          <w:divBdr>
            <w:top w:val="none" w:sz="0" w:space="0" w:color="auto"/>
            <w:left w:val="none" w:sz="0" w:space="0" w:color="auto"/>
            <w:bottom w:val="none" w:sz="0" w:space="0" w:color="auto"/>
            <w:right w:val="none" w:sz="0" w:space="0" w:color="auto"/>
          </w:divBdr>
        </w:div>
        <w:div w:id="1549563805">
          <w:marLeft w:val="640"/>
          <w:marRight w:val="0"/>
          <w:marTop w:val="0"/>
          <w:marBottom w:val="0"/>
          <w:divBdr>
            <w:top w:val="none" w:sz="0" w:space="0" w:color="auto"/>
            <w:left w:val="none" w:sz="0" w:space="0" w:color="auto"/>
            <w:bottom w:val="none" w:sz="0" w:space="0" w:color="auto"/>
            <w:right w:val="none" w:sz="0" w:space="0" w:color="auto"/>
          </w:divBdr>
        </w:div>
        <w:div w:id="1621495483">
          <w:marLeft w:val="640"/>
          <w:marRight w:val="0"/>
          <w:marTop w:val="0"/>
          <w:marBottom w:val="0"/>
          <w:divBdr>
            <w:top w:val="none" w:sz="0" w:space="0" w:color="auto"/>
            <w:left w:val="none" w:sz="0" w:space="0" w:color="auto"/>
            <w:bottom w:val="none" w:sz="0" w:space="0" w:color="auto"/>
            <w:right w:val="none" w:sz="0" w:space="0" w:color="auto"/>
          </w:divBdr>
        </w:div>
        <w:div w:id="1635255248">
          <w:marLeft w:val="640"/>
          <w:marRight w:val="0"/>
          <w:marTop w:val="0"/>
          <w:marBottom w:val="0"/>
          <w:divBdr>
            <w:top w:val="none" w:sz="0" w:space="0" w:color="auto"/>
            <w:left w:val="none" w:sz="0" w:space="0" w:color="auto"/>
            <w:bottom w:val="none" w:sz="0" w:space="0" w:color="auto"/>
            <w:right w:val="none" w:sz="0" w:space="0" w:color="auto"/>
          </w:divBdr>
        </w:div>
        <w:div w:id="1746492552">
          <w:marLeft w:val="640"/>
          <w:marRight w:val="0"/>
          <w:marTop w:val="0"/>
          <w:marBottom w:val="0"/>
          <w:divBdr>
            <w:top w:val="none" w:sz="0" w:space="0" w:color="auto"/>
            <w:left w:val="none" w:sz="0" w:space="0" w:color="auto"/>
            <w:bottom w:val="none" w:sz="0" w:space="0" w:color="auto"/>
            <w:right w:val="none" w:sz="0" w:space="0" w:color="auto"/>
          </w:divBdr>
        </w:div>
      </w:divsChild>
    </w:div>
    <w:div w:id="936719308">
      <w:marLeft w:val="640"/>
      <w:marRight w:val="0"/>
      <w:marTop w:val="0"/>
      <w:marBottom w:val="0"/>
      <w:divBdr>
        <w:top w:val="none" w:sz="0" w:space="0" w:color="auto"/>
        <w:left w:val="none" w:sz="0" w:space="0" w:color="auto"/>
        <w:bottom w:val="none" w:sz="0" w:space="0" w:color="auto"/>
        <w:right w:val="none" w:sz="0" w:space="0" w:color="auto"/>
      </w:divBdr>
    </w:div>
    <w:div w:id="936787263">
      <w:marLeft w:val="640"/>
      <w:marRight w:val="0"/>
      <w:marTop w:val="0"/>
      <w:marBottom w:val="0"/>
      <w:divBdr>
        <w:top w:val="none" w:sz="0" w:space="0" w:color="auto"/>
        <w:left w:val="none" w:sz="0" w:space="0" w:color="auto"/>
        <w:bottom w:val="none" w:sz="0" w:space="0" w:color="auto"/>
        <w:right w:val="none" w:sz="0" w:space="0" w:color="auto"/>
      </w:divBdr>
    </w:div>
    <w:div w:id="936787652">
      <w:marLeft w:val="640"/>
      <w:marRight w:val="0"/>
      <w:marTop w:val="0"/>
      <w:marBottom w:val="0"/>
      <w:divBdr>
        <w:top w:val="none" w:sz="0" w:space="0" w:color="auto"/>
        <w:left w:val="none" w:sz="0" w:space="0" w:color="auto"/>
        <w:bottom w:val="none" w:sz="0" w:space="0" w:color="auto"/>
        <w:right w:val="none" w:sz="0" w:space="0" w:color="auto"/>
      </w:divBdr>
    </w:div>
    <w:div w:id="936866288">
      <w:marLeft w:val="640"/>
      <w:marRight w:val="0"/>
      <w:marTop w:val="0"/>
      <w:marBottom w:val="0"/>
      <w:divBdr>
        <w:top w:val="none" w:sz="0" w:space="0" w:color="auto"/>
        <w:left w:val="none" w:sz="0" w:space="0" w:color="auto"/>
        <w:bottom w:val="none" w:sz="0" w:space="0" w:color="auto"/>
        <w:right w:val="none" w:sz="0" w:space="0" w:color="auto"/>
      </w:divBdr>
    </w:div>
    <w:div w:id="936867160">
      <w:marLeft w:val="640"/>
      <w:marRight w:val="0"/>
      <w:marTop w:val="0"/>
      <w:marBottom w:val="0"/>
      <w:divBdr>
        <w:top w:val="none" w:sz="0" w:space="0" w:color="auto"/>
        <w:left w:val="none" w:sz="0" w:space="0" w:color="auto"/>
        <w:bottom w:val="none" w:sz="0" w:space="0" w:color="auto"/>
        <w:right w:val="none" w:sz="0" w:space="0" w:color="auto"/>
      </w:divBdr>
    </w:div>
    <w:div w:id="936868237">
      <w:marLeft w:val="640"/>
      <w:marRight w:val="0"/>
      <w:marTop w:val="0"/>
      <w:marBottom w:val="0"/>
      <w:divBdr>
        <w:top w:val="none" w:sz="0" w:space="0" w:color="auto"/>
        <w:left w:val="none" w:sz="0" w:space="0" w:color="auto"/>
        <w:bottom w:val="none" w:sz="0" w:space="0" w:color="auto"/>
        <w:right w:val="none" w:sz="0" w:space="0" w:color="auto"/>
      </w:divBdr>
    </w:div>
    <w:div w:id="937061480">
      <w:marLeft w:val="640"/>
      <w:marRight w:val="0"/>
      <w:marTop w:val="0"/>
      <w:marBottom w:val="0"/>
      <w:divBdr>
        <w:top w:val="none" w:sz="0" w:space="0" w:color="auto"/>
        <w:left w:val="none" w:sz="0" w:space="0" w:color="auto"/>
        <w:bottom w:val="none" w:sz="0" w:space="0" w:color="auto"/>
        <w:right w:val="none" w:sz="0" w:space="0" w:color="auto"/>
      </w:divBdr>
    </w:div>
    <w:div w:id="937100291">
      <w:marLeft w:val="640"/>
      <w:marRight w:val="0"/>
      <w:marTop w:val="0"/>
      <w:marBottom w:val="0"/>
      <w:divBdr>
        <w:top w:val="none" w:sz="0" w:space="0" w:color="auto"/>
        <w:left w:val="none" w:sz="0" w:space="0" w:color="auto"/>
        <w:bottom w:val="none" w:sz="0" w:space="0" w:color="auto"/>
        <w:right w:val="none" w:sz="0" w:space="0" w:color="auto"/>
      </w:divBdr>
    </w:div>
    <w:div w:id="937177474">
      <w:marLeft w:val="640"/>
      <w:marRight w:val="0"/>
      <w:marTop w:val="0"/>
      <w:marBottom w:val="0"/>
      <w:divBdr>
        <w:top w:val="none" w:sz="0" w:space="0" w:color="auto"/>
        <w:left w:val="none" w:sz="0" w:space="0" w:color="auto"/>
        <w:bottom w:val="none" w:sz="0" w:space="0" w:color="auto"/>
        <w:right w:val="none" w:sz="0" w:space="0" w:color="auto"/>
      </w:divBdr>
    </w:div>
    <w:div w:id="937181879">
      <w:marLeft w:val="640"/>
      <w:marRight w:val="0"/>
      <w:marTop w:val="0"/>
      <w:marBottom w:val="0"/>
      <w:divBdr>
        <w:top w:val="none" w:sz="0" w:space="0" w:color="auto"/>
        <w:left w:val="none" w:sz="0" w:space="0" w:color="auto"/>
        <w:bottom w:val="none" w:sz="0" w:space="0" w:color="auto"/>
        <w:right w:val="none" w:sz="0" w:space="0" w:color="auto"/>
      </w:divBdr>
    </w:div>
    <w:div w:id="937518913">
      <w:marLeft w:val="640"/>
      <w:marRight w:val="0"/>
      <w:marTop w:val="0"/>
      <w:marBottom w:val="0"/>
      <w:divBdr>
        <w:top w:val="none" w:sz="0" w:space="0" w:color="auto"/>
        <w:left w:val="none" w:sz="0" w:space="0" w:color="auto"/>
        <w:bottom w:val="none" w:sz="0" w:space="0" w:color="auto"/>
        <w:right w:val="none" w:sz="0" w:space="0" w:color="auto"/>
      </w:divBdr>
    </w:div>
    <w:div w:id="937712257">
      <w:marLeft w:val="640"/>
      <w:marRight w:val="0"/>
      <w:marTop w:val="0"/>
      <w:marBottom w:val="0"/>
      <w:divBdr>
        <w:top w:val="none" w:sz="0" w:space="0" w:color="auto"/>
        <w:left w:val="none" w:sz="0" w:space="0" w:color="auto"/>
        <w:bottom w:val="none" w:sz="0" w:space="0" w:color="auto"/>
        <w:right w:val="none" w:sz="0" w:space="0" w:color="auto"/>
      </w:divBdr>
    </w:div>
    <w:div w:id="937714680">
      <w:marLeft w:val="640"/>
      <w:marRight w:val="0"/>
      <w:marTop w:val="0"/>
      <w:marBottom w:val="0"/>
      <w:divBdr>
        <w:top w:val="none" w:sz="0" w:space="0" w:color="auto"/>
        <w:left w:val="none" w:sz="0" w:space="0" w:color="auto"/>
        <w:bottom w:val="none" w:sz="0" w:space="0" w:color="auto"/>
        <w:right w:val="none" w:sz="0" w:space="0" w:color="auto"/>
      </w:divBdr>
    </w:div>
    <w:div w:id="937759426">
      <w:marLeft w:val="640"/>
      <w:marRight w:val="0"/>
      <w:marTop w:val="0"/>
      <w:marBottom w:val="0"/>
      <w:divBdr>
        <w:top w:val="none" w:sz="0" w:space="0" w:color="auto"/>
        <w:left w:val="none" w:sz="0" w:space="0" w:color="auto"/>
        <w:bottom w:val="none" w:sz="0" w:space="0" w:color="auto"/>
        <w:right w:val="none" w:sz="0" w:space="0" w:color="auto"/>
      </w:divBdr>
    </w:div>
    <w:div w:id="937786051">
      <w:marLeft w:val="640"/>
      <w:marRight w:val="0"/>
      <w:marTop w:val="0"/>
      <w:marBottom w:val="0"/>
      <w:divBdr>
        <w:top w:val="none" w:sz="0" w:space="0" w:color="auto"/>
        <w:left w:val="none" w:sz="0" w:space="0" w:color="auto"/>
        <w:bottom w:val="none" w:sz="0" w:space="0" w:color="auto"/>
        <w:right w:val="none" w:sz="0" w:space="0" w:color="auto"/>
      </w:divBdr>
    </w:div>
    <w:div w:id="937982991">
      <w:marLeft w:val="640"/>
      <w:marRight w:val="0"/>
      <w:marTop w:val="0"/>
      <w:marBottom w:val="0"/>
      <w:divBdr>
        <w:top w:val="none" w:sz="0" w:space="0" w:color="auto"/>
        <w:left w:val="none" w:sz="0" w:space="0" w:color="auto"/>
        <w:bottom w:val="none" w:sz="0" w:space="0" w:color="auto"/>
        <w:right w:val="none" w:sz="0" w:space="0" w:color="auto"/>
      </w:divBdr>
    </w:div>
    <w:div w:id="937983494">
      <w:marLeft w:val="640"/>
      <w:marRight w:val="0"/>
      <w:marTop w:val="0"/>
      <w:marBottom w:val="0"/>
      <w:divBdr>
        <w:top w:val="none" w:sz="0" w:space="0" w:color="auto"/>
        <w:left w:val="none" w:sz="0" w:space="0" w:color="auto"/>
        <w:bottom w:val="none" w:sz="0" w:space="0" w:color="auto"/>
        <w:right w:val="none" w:sz="0" w:space="0" w:color="auto"/>
      </w:divBdr>
    </w:div>
    <w:div w:id="938103254">
      <w:marLeft w:val="640"/>
      <w:marRight w:val="0"/>
      <w:marTop w:val="0"/>
      <w:marBottom w:val="0"/>
      <w:divBdr>
        <w:top w:val="none" w:sz="0" w:space="0" w:color="auto"/>
        <w:left w:val="none" w:sz="0" w:space="0" w:color="auto"/>
        <w:bottom w:val="none" w:sz="0" w:space="0" w:color="auto"/>
        <w:right w:val="none" w:sz="0" w:space="0" w:color="auto"/>
      </w:divBdr>
    </w:div>
    <w:div w:id="938294411">
      <w:marLeft w:val="640"/>
      <w:marRight w:val="0"/>
      <w:marTop w:val="0"/>
      <w:marBottom w:val="0"/>
      <w:divBdr>
        <w:top w:val="none" w:sz="0" w:space="0" w:color="auto"/>
        <w:left w:val="none" w:sz="0" w:space="0" w:color="auto"/>
        <w:bottom w:val="none" w:sz="0" w:space="0" w:color="auto"/>
        <w:right w:val="none" w:sz="0" w:space="0" w:color="auto"/>
      </w:divBdr>
    </w:div>
    <w:div w:id="938298885">
      <w:marLeft w:val="640"/>
      <w:marRight w:val="0"/>
      <w:marTop w:val="0"/>
      <w:marBottom w:val="0"/>
      <w:divBdr>
        <w:top w:val="none" w:sz="0" w:space="0" w:color="auto"/>
        <w:left w:val="none" w:sz="0" w:space="0" w:color="auto"/>
        <w:bottom w:val="none" w:sz="0" w:space="0" w:color="auto"/>
        <w:right w:val="none" w:sz="0" w:space="0" w:color="auto"/>
      </w:divBdr>
    </w:div>
    <w:div w:id="938299106">
      <w:marLeft w:val="640"/>
      <w:marRight w:val="0"/>
      <w:marTop w:val="0"/>
      <w:marBottom w:val="0"/>
      <w:divBdr>
        <w:top w:val="none" w:sz="0" w:space="0" w:color="auto"/>
        <w:left w:val="none" w:sz="0" w:space="0" w:color="auto"/>
        <w:bottom w:val="none" w:sz="0" w:space="0" w:color="auto"/>
        <w:right w:val="none" w:sz="0" w:space="0" w:color="auto"/>
      </w:divBdr>
    </w:div>
    <w:div w:id="938415705">
      <w:marLeft w:val="640"/>
      <w:marRight w:val="0"/>
      <w:marTop w:val="0"/>
      <w:marBottom w:val="0"/>
      <w:divBdr>
        <w:top w:val="none" w:sz="0" w:space="0" w:color="auto"/>
        <w:left w:val="none" w:sz="0" w:space="0" w:color="auto"/>
        <w:bottom w:val="none" w:sz="0" w:space="0" w:color="auto"/>
        <w:right w:val="none" w:sz="0" w:space="0" w:color="auto"/>
      </w:divBdr>
    </w:div>
    <w:div w:id="938564708">
      <w:marLeft w:val="640"/>
      <w:marRight w:val="0"/>
      <w:marTop w:val="0"/>
      <w:marBottom w:val="0"/>
      <w:divBdr>
        <w:top w:val="none" w:sz="0" w:space="0" w:color="auto"/>
        <w:left w:val="none" w:sz="0" w:space="0" w:color="auto"/>
        <w:bottom w:val="none" w:sz="0" w:space="0" w:color="auto"/>
        <w:right w:val="none" w:sz="0" w:space="0" w:color="auto"/>
      </w:divBdr>
    </w:div>
    <w:div w:id="938566217">
      <w:marLeft w:val="640"/>
      <w:marRight w:val="0"/>
      <w:marTop w:val="0"/>
      <w:marBottom w:val="0"/>
      <w:divBdr>
        <w:top w:val="none" w:sz="0" w:space="0" w:color="auto"/>
        <w:left w:val="none" w:sz="0" w:space="0" w:color="auto"/>
        <w:bottom w:val="none" w:sz="0" w:space="0" w:color="auto"/>
        <w:right w:val="none" w:sz="0" w:space="0" w:color="auto"/>
      </w:divBdr>
    </w:div>
    <w:div w:id="938637672">
      <w:marLeft w:val="640"/>
      <w:marRight w:val="0"/>
      <w:marTop w:val="0"/>
      <w:marBottom w:val="0"/>
      <w:divBdr>
        <w:top w:val="none" w:sz="0" w:space="0" w:color="auto"/>
        <w:left w:val="none" w:sz="0" w:space="0" w:color="auto"/>
        <w:bottom w:val="none" w:sz="0" w:space="0" w:color="auto"/>
        <w:right w:val="none" w:sz="0" w:space="0" w:color="auto"/>
      </w:divBdr>
    </w:div>
    <w:div w:id="938639009">
      <w:marLeft w:val="640"/>
      <w:marRight w:val="0"/>
      <w:marTop w:val="0"/>
      <w:marBottom w:val="0"/>
      <w:divBdr>
        <w:top w:val="none" w:sz="0" w:space="0" w:color="auto"/>
        <w:left w:val="none" w:sz="0" w:space="0" w:color="auto"/>
        <w:bottom w:val="none" w:sz="0" w:space="0" w:color="auto"/>
        <w:right w:val="none" w:sz="0" w:space="0" w:color="auto"/>
      </w:divBdr>
    </w:div>
    <w:div w:id="938945372">
      <w:marLeft w:val="640"/>
      <w:marRight w:val="0"/>
      <w:marTop w:val="0"/>
      <w:marBottom w:val="0"/>
      <w:divBdr>
        <w:top w:val="none" w:sz="0" w:space="0" w:color="auto"/>
        <w:left w:val="none" w:sz="0" w:space="0" w:color="auto"/>
        <w:bottom w:val="none" w:sz="0" w:space="0" w:color="auto"/>
        <w:right w:val="none" w:sz="0" w:space="0" w:color="auto"/>
      </w:divBdr>
    </w:div>
    <w:div w:id="938945499">
      <w:marLeft w:val="640"/>
      <w:marRight w:val="0"/>
      <w:marTop w:val="0"/>
      <w:marBottom w:val="0"/>
      <w:divBdr>
        <w:top w:val="none" w:sz="0" w:space="0" w:color="auto"/>
        <w:left w:val="none" w:sz="0" w:space="0" w:color="auto"/>
        <w:bottom w:val="none" w:sz="0" w:space="0" w:color="auto"/>
        <w:right w:val="none" w:sz="0" w:space="0" w:color="auto"/>
      </w:divBdr>
    </w:div>
    <w:div w:id="938948388">
      <w:marLeft w:val="640"/>
      <w:marRight w:val="0"/>
      <w:marTop w:val="0"/>
      <w:marBottom w:val="0"/>
      <w:divBdr>
        <w:top w:val="none" w:sz="0" w:space="0" w:color="auto"/>
        <w:left w:val="none" w:sz="0" w:space="0" w:color="auto"/>
        <w:bottom w:val="none" w:sz="0" w:space="0" w:color="auto"/>
        <w:right w:val="none" w:sz="0" w:space="0" w:color="auto"/>
      </w:divBdr>
    </w:div>
    <w:div w:id="938953502">
      <w:marLeft w:val="640"/>
      <w:marRight w:val="0"/>
      <w:marTop w:val="0"/>
      <w:marBottom w:val="0"/>
      <w:divBdr>
        <w:top w:val="none" w:sz="0" w:space="0" w:color="auto"/>
        <w:left w:val="none" w:sz="0" w:space="0" w:color="auto"/>
        <w:bottom w:val="none" w:sz="0" w:space="0" w:color="auto"/>
        <w:right w:val="none" w:sz="0" w:space="0" w:color="auto"/>
      </w:divBdr>
    </w:div>
    <w:div w:id="939030157">
      <w:marLeft w:val="640"/>
      <w:marRight w:val="0"/>
      <w:marTop w:val="0"/>
      <w:marBottom w:val="0"/>
      <w:divBdr>
        <w:top w:val="none" w:sz="0" w:space="0" w:color="auto"/>
        <w:left w:val="none" w:sz="0" w:space="0" w:color="auto"/>
        <w:bottom w:val="none" w:sz="0" w:space="0" w:color="auto"/>
        <w:right w:val="none" w:sz="0" w:space="0" w:color="auto"/>
      </w:divBdr>
    </w:div>
    <w:div w:id="939095973">
      <w:marLeft w:val="640"/>
      <w:marRight w:val="0"/>
      <w:marTop w:val="0"/>
      <w:marBottom w:val="0"/>
      <w:divBdr>
        <w:top w:val="none" w:sz="0" w:space="0" w:color="auto"/>
        <w:left w:val="none" w:sz="0" w:space="0" w:color="auto"/>
        <w:bottom w:val="none" w:sz="0" w:space="0" w:color="auto"/>
        <w:right w:val="none" w:sz="0" w:space="0" w:color="auto"/>
      </w:divBdr>
    </w:div>
    <w:div w:id="939144680">
      <w:marLeft w:val="640"/>
      <w:marRight w:val="0"/>
      <w:marTop w:val="0"/>
      <w:marBottom w:val="0"/>
      <w:divBdr>
        <w:top w:val="none" w:sz="0" w:space="0" w:color="auto"/>
        <w:left w:val="none" w:sz="0" w:space="0" w:color="auto"/>
        <w:bottom w:val="none" w:sz="0" w:space="0" w:color="auto"/>
        <w:right w:val="none" w:sz="0" w:space="0" w:color="auto"/>
      </w:divBdr>
    </w:div>
    <w:div w:id="939528433">
      <w:marLeft w:val="640"/>
      <w:marRight w:val="0"/>
      <w:marTop w:val="0"/>
      <w:marBottom w:val="0"/>
      <w:divBdr>
        <w:top w:val="none" w:sz="0" w:space="0" w:color="auto"/>
        <w:left w:val="none" w:sz="0" w:space="0" w:color="auto"/>
        <w:bottom w:val="none" w:sz="0" w:space="0" w:color="auto"/>
        <w:right w:val="none" w:sz="0" w:space="0" w:color="auto"/>
      </w:divBdr>
    </w:div>
    <w:div w:id="939603115">
      <w:marLeft w:val="640"/>
      <w:marRight w:val="0"/>
      <w:marTop w:val="0"/>
      <w:marBottom w:val="0"/>
      <w:divBdr>
        <w:top w:val="none" w:sz="0" w:space="0" w:color="auto"/>
        <w:left w:val="none" w:sz="0" w:space="0" w:color="auto"/>
        <w:bottom w:val="none" w:sz="0" w:space="0" w:color="auto"/>
        <w:right w:val="none" w:sz="0" w:space="0" w:color="auto"/>
      </w:divBdr>
    </w:div>
    <w:div w:id="939801184">
      <w:marLeft w:val="640"/>
      <w:marRight w:val="0"/>
      <w:marTop w:val="0"/>
      <w:marBottom w:val="0"/>
      <w:divBdr>
        <w:top w:val="none" w:sz="0" w:space="0" w:color="auto"/>
        <w:left w:val="none" w:sz="0" w:space="0" w:color="auto"/>
        <w:bottom w:val="none" w:sz="0" w:space="0" w:color="auto"/>
        <w:right w:val="none" w:sz="0" w:space="0" w:color="auto"/>
      </w:divBdr>
    </w:div>
    <w:div w:id="939803316">
      <w:marLeft w:val="640"/>
      <w:marRight w:val="0"/>
      <w:marTop w:val="0"/>
      <w:marBottom w:val="0"/>
      <w:divBdr>
        <w:top w:val="none" w:sz="0" w:space="0" w:color="auto"/>
        <w:left w:val="none" w:sz="0" w:space="0" w:color="auto"/>
        <w:bottom w:val="none" w:sz="0" w:space="0" w:color="auto"/>
        <w:right w:val="none" w:sz="0" w:space="0" w:color="auto"/>
      </w:divBdr>
    </w:div>
    <w:div w:id="939875451">
      <w:marLeft w:val="640"/>
      <w:marRight w:val="0"/>
      <w:marTop w:val="0"/>
      <w:marBottom w:val="0"/>
      <w:divBdr>
        <w:top w:val="none" w:sz="0" w:space="0" w:color="auto"/>
        <w:left w:val="none" w:sz="0" w:space="0" w:color="auto"/>
        <w:bottom w:val="none" w:sz="0" w:space="0" w:color="auto"/>
        <w:right w:val="none" w:sz="0" w:space="0" w:color="auto"/>
      </w:divBdr>
    </w:div>
    <w:div w:id="939919519">
      <w:marLeft w:val="640"/>
      <w:marRight w:val="0"/>
      <w:marTop w:val="0"/>
      <w:marBottom w:val="0"/>
      <w:divBdr>
        <w:top w:val="none" w:sz="0" w:space="0" w:color="auto"/>
        <w:left w:val="none" w:sz="0" w:space="0" w:color="auto"/>
        <w:bottom w:val="none" w:sz="0" w:space="0" w:color="auto"/>
        <w:right w:val="none" w:sz="0" w:space="0" w:color="auto"/>
      </w:divBdr>
    </w:div>
    <w:div w:id="939921113">
      <w:marLeft w:val="640"/>
      <w:marRight w:val="0"/>
      <w:marTop w:val="0"/>
      <w:marBottom w:val="0"/>
      <w:divBdr>
        <w:top w:val="none" w:sz="0" w:space="0" w:color="auto"/>
        <w:left w:val="none" w:sz="0" w:space="0" w:color="auto"/>
        <w:bottom w:val="none" w:sz="0" w:space="0" w:color="auto"/>
        <w:right w:val="none" w:sz="0" w:space="0" w:color="auto"/>
      </w:divBdr>
    </w:div>
    <w:div w:id="940069227">
      <w:marLeft w:val="640"/>
      <w:marRight w:val="0"/>
      <w:marTop w:val="0"/>
      <w:marBottom w:val="0"/>
      <w:divBdr>
        <w:top w:val="none" w:sz="0" w:space="0" w:color="auto"/>
        <w:left w:val="none" w:sz="0" w:space="0" w:color="auto"/>
        <w:bottom w:val="none" w:sz="0" w:space="0" w:color="auto"/>
        <w:right w:val="none" w:sz="0" w:space="0" w:color="auto"/>
      </w:divBdr>
    </w:div>
    <w:div w:id="940181398">
      <w:marLeft w:val="640"/>
      <w:marRight w:val="0"/>
      <w:marTop w:val="0"/>
      <w:marBottom w:val="0"/>
      <w:divBdr>
        <w:top w:val="none" w:sz="0" w:space="0" w:color="auto"/>
        <w:left w:val="none" w:sz="0" w:space="0" w:color="auto"/>
        <w:bottom w:val="none" w:sz="0" w:space="0" w:color="auto"/>
        <w:right w:val="none" w:sz="0" w:space="0" w:color="auto"/>
      </w:divBdr>
    </w:div>
    <w:div w:id="940184655">
      <w:marLeft w:val="640"/>
      <w:marRight w:val="0"/>
      <w:marTop w:val="0"/>
      <w:marBottom w:val="0"/>
      <w:divBdr>
        <w:top w:val="none" w:sz="0" w:space="0" w:color="auto"/>
        <w:left w:val="none" w:sz="0" w:space="0" w:color="auto"/>
        <w:bottom w:val="none" w:sz="0" w:space="0" w:color="auto"/>
        <w:right w:val="none" w:sz="0" w:space="0" w:color="auto"/>
      </w:divBdr>
    </w:div>
    <w:div w:id="940335134">
      <w:marLeft w:val="640"/>
      <w:marRight w:val="0"/>
      <w:marTop w:val="0"/>
      <w:marBottom w:val="0"/>
      <w:divBdr>
        <w:top w:val="none" w:sz="0" w:space="0" w:color="auto"/>
        <w:left w:val="none" w:sz="0" w:space="0" w:color="auto"/>
        <w:bottom w:val="none" w:sz="0" w:space="0" w:color="auto"/>
        <w:right w:val="none" w:sz="0" w:space="0" w:color="auto"/>
      </w:divBdr>
    </w:div>
    <w:div w:id="940338685">
      <w:marLeft w:val="640"/>
      <w:marRight w:val="0"/>
      <w:marTop w:val="0"/>
      <w:marBottom w:val="0"/>
      <w:divBdr>
        <w:top w:val="none" w:sz="0" w:space="0" w:color="auto"/>
        <w:left w:val="none" w:sz="0" w:space="0" w:color="auto"/>
        <w:bottom w:val="none" w:sz="0" w:space="0" w:color="auto"/>
        <w:right w:val="none" w:sz="0" w:space="0" w:color="auto"/>
      </w:divBdr>
    </w:div>
    <w:div w:id="940451632">
      <w:marLeft w:val="640"/>
      <w:marRight w:val="0"/>
      <w:marTop w:val="0"/>
      <w:marBottom w:val="0"/>
      <w:divBdr>
        <w:top w:val="none" w:sz="0" w:space="0" w:color="auto"/>
        <w:left w:val="none" w:sz="0" w:space="0" w:color="auto"/>
        <w:bottom w:val="none" w:sz="0" w:space="0" w:color="auto"/>
        <w:right w:val="none" w:sz="0" w:space="0" w:color="auto"/>
      </w:divBdr>
    </w:div>
    <w:div w:id="940451851">
      <w:marLeft w:val="640"/>
      <w:marRight w:val="0"/>
      <w:marTop w:val="0"/>
      <w:marBottom w:val="0"/>
      <w:divBdr>
        <w:top w:val="none" w:sz="0" w:space="0" w:color="auto"/>
        <w:left w:val="none" w:sz="0" w:space="0" w:color="auto"/>
        <w:bottom w:val="none" w:sz="0" w:space="0" w:color="auto"/>
        <w:right w:val="none" w:sz="0" w:space="0" w:color="auto"/>
      </w:divBdr>
    </w:div>
    <w:div w:id="940533951">
      <w:bodyDiv w:val="1"/>
      <w:marLeft w:val="0"/>
      <w:marRight w:val="0"/>
      <w:marTop w:val="0"/>
      <w:marBottom w:val="0"/>
      <w:divBdr>
        <w:top w:val="none" w:sz="0" w:space="0" w:color="auto"/>
        <w:left w:val="none" w:sz="0" w:space="0" w:color="auto"/>
        <w:bottom w:val="none" w:sz="0" w:space="0" w:color="auto"/>
        <w:right w:val="none" w:sz="0" w:space="0" w:color="auto"/>
      </w:divBdr>
      <w:divsChild>
        <w:div w:id="19286675">
          <w:marLeft w:val="640"/>
          <w:marRight w:val="0"/>
          <w:marTop w:val="0"/>
          <w:marBottom w:val="0"/>
          <w:divBdr>
            <w:top w:val="none" w:sz="0" w:space="0" w:color="auto"/>
            <w:left w:val="none" w:sz="0" w:space="0" w:color="auto"/>
            <w:bottom w:val="none" w:sz="0" w:space="0" w:color="auto"/>
            <w:right w:val="none" w:sz="0" w:space="0" w:color="auto"/>
          </w:divBdr>
        </w:div>
        <w:div w:id="51393282">
          <w:marLeft w:val="640"/>
          <w:marRight w:val="0"/>
          <w:marTop w:val="0"/>
          <w:marBottom w:val="0"/>
          <w:divBdr>
            <w:top w:val="none" w:sz="0" w:space="0" w:color="auto"/>
            <w:left w:val="none" w:sz="0" w:space="0" w:color="auto"/>
            <w:bottom w:val="none" w:sz="0" w:space="0" w:color="auto"/>
            <w:right w:val="none" w:sz="0" w:space="0" w:color="auto"/>
          </w:divBdr>
        </w:div>
        <w:div w:id="63071565">
          <w:marLeft w:val="640"/>
          <w:marRight w:val="0"/>
          <w:marTop w:val="0"/>
          <w:marBottom w:val="0"/>
          <w:divBdr>
            <w:top w:val="none" w:sz="0" w:space="0" w:color="auto"/>
            <w:left w:val="none" w:sz="0" w:space="0" w:color="auto"/>
            <w:bottom w:val="none" w:sz="0" w:space="0" w:color="auto"/>
            <w:right w:val="none" w:sz="0" w:space="0" w:color="auto"/>
          </w:divBdr>
        </w:div>
        <w:div w:id="70078437">
          <w:marLeft w:val="640"/>
          <w:marRight w:val="0"/>
          <w:marTop w:val="0"/>
          <w:marBottom w:val="0"/>
          <w:divBdr>
            <w:top w:val="none" w:sz="0" w:space="0" w:color="auto"/>
            <w:left w:val="none" w:sz="0" w:space="0" w:color="auto"/>
            <w:bottom w:val="none" w:sz="0" w:space="0" w:color="auto"/>
            <w:right w:val="none" w:sz="0" w:space="0" w:color="auto"/>
          </w:divBdr>
        </w:div>
        <w:div w:id="115103088">
          <w:marLeft w:val="640"/>
          <w:marRight w:val="0"/>
          <w:marTop w:val="0"/>
          <w:marBottom w:val="0"/>
          <w:divBdr>
            <w:top w:val="none" w:sz="0" w:space="0" w:color="auto"/>
            <w:left w:val="none" w:sz="0" w:space="0" w:color="auto"/>
            <w:bottom w:val="none" w:sz="0" w:space="0" w:color="auto"/>
            <w:right w:val="none" w:sz="0" w:space="0" w:color="auto"/>
          </w:divBdr>
        </w:div>
        <w:div w:id="118181763">
          <w:marLeft w:val="640"/>
          <w:marRight w:val="0"/>
          <w:marTop w:val="0"/>
          <w:marBottom w:val="0"/>
          <w:divBdr>
            <w:top w:val="none" w:sz="0" w:space="0" w:color="auto"/>
            <w:left w:val="none" w:sz="0" w:space="0" w:color="auto"/>
            <w:bottom w:val="none" w:sz="0" w:space="0" w:color="auto"/>
            <w:right w:val="none" w:sz="0" w:space="0" w:color="auto"/>
          </w:divBdr>
        </w:div>
        <w:div w:id="129400571">
          <w:marLeft w:val="640"/>
          <w:marRight w:val="0"/>
          <w:marTop w:val="0"/>
          <w:marBottom w:val="0"/>
          <w:divBdr>
            <w:top w:val="none" w:sz="0" w:space="0" w:color="auto"/>
            <w:left w:val="none" w:sz="0" w:space="0" w:color="auto"/>
            <w:bottom w:val="none" w:sz="0" w:space="0" w:color="auto"/>
            <w:right w:val="none" w:sz="0" w:space="0" w:color="auto"/>
          </w:divBdr>
        </w:div>
        <w:div w:id="212814010">
          <w:marLeft w:val="640"/>
          <w:marRight w:val="0"/>
          <w:marTop w:val="0"/>
          <w:marBottom w:val="0"/>
          <w:divBdr>
            <w:top w:val="none" w:sz="0" w:space="0" w:color="auto"/>
            <w:left w:val="none" w:sz="0" w:space="0" w:color="auto"/>
            <w:bottom w:val="none" w:sz="0" w:space="0" w:color="auto"/>
            <w:right w:val="none" w:sz="0" w:space="0" w:color="auto"/>
          </w:divBdr>
        </w:div>
        <w:div w:id="280843160">
          <w:marLeft w:val="640"/>
          <w:marRight w:val="0"/>
          <w:marTop w:val="0"/>
          <w:marBottom w:val="0"/>
          <w:divBdr>
            <w:top w:val="none" w:sz="0" w:space="0" w:color="auto"/>
            <w:left w:val="none" w:sz="0" w:space="0" w:color="auto"/>
            <w:bottom w:val="none" w:sz="0" w:space="0" w:color="auto"/>
            <w:right w:val="none" w:sz="0" w:space="0" w:color="auto"/>
          </w:divBdr>
        </w:div>
        <w:div w:id="298071552">
          <w:marLeft w:val="640"/>
          <w:marRight w:val="0"/>
          <w:marTop w:val="0"/>
          <w:marBottom w:val="0"/>
          <w:divBdr>
            <w:top w:val="none" w:sz="0" w:space="0" w:color="auto"/>
            <w:left w:val="none" w:sz="0" w:space="0" w:color="auto"/>
            <w:bottom w:val="none" w:sz="0" w:space="0" w:color="auto"/>
            <w:right w:val="none" w:sz="0" w:space="0" w:color="auto"/>
          </w:divBdr>
        </w:div>
        <w:div w:id="306130503">
          <w:marLeft w:val="640"/>
          <w:marRight w:val="0"/>
          <w:marTop w:val="0"/>
          <w:marBottom w:val="0"/>
          <w:divBdr>
            <w:top w:val="none" w:sz="0" w:space="0" w:color="auto"/>
            <w:left w:val="none" w:sz="0" w:space="0" w:color="auto"/>
            <w:bottom w:val="none" w:sz="0" w:space="0" w:color="auto"/>
            <w:right w:val="none" w:sz="0" w:space="0" w:color="auto"/>
          </w:divBdr>
        </w:div>
        <w:div w:id="326129387">
          <w:marLeft w:val="640"/>
          <w:marRight w:val="0"/>
          <w:marTop w:val="0"/>
          <w:marBottom w:val="0"/>
          <w:divBdr>
            <w:top w:val="none" w:sz="0" w:space="0" w:color="auto"/>
            <w:left w:val="none" w:sz="0" w:space="0" w:color="auto"/>
            <w:bottom w:val="none" w:sz="0" w:space="0" w:color="auto"/>
            <w:right w:val="none" w:sz="0" w:space="0" w:color="auto"/>
          </w:divBdr>
        </w:div>
        <w:div w:id="375088843">
          <w:marLeft w:val="640"/>
          <w:marRight w:val="0"/>
          <w:marTop w:val="0"/>
          <w:marBottom w:val="0"/>
          <w:divBdr>
            <w:top w:val="none" w:sz="0" w:space="0" w:color="auto"/>
            <w:left w:val="none" w:sz="0" w:space="0" w:color="auto"/>
            <w:bottom w:val="none" w:sz="0" w:space="0" w:color="auto"/>
            <w:right w:val="none" w:sz="0" w:space="0" w:color="auto"/>
          </w:divBdr>
        </w:div>
        <w:div w:id="403144602">
          <w:marLeft w:val="640"/>
          <w:marRight w:val="0"/>
          <w:marTop w:val="0"/>
          <w:marBottom w:val="0"/>
          <w:divBdr>
            <w:top w:val="none" w:sz="0" w:space="0" w:color="auto"/>
            <w:left w:val="none" w:sz="0" w:space="0" w:color="auto"/>
            <w:bottom w:val="none" w:sz="0" w:space="0" w:color="auto"/>
            <w:right w:val="none" w:sz="0" w:space="0" w:color="auto"/>
          </w:divBdr>
        </w:div>
        <w:div w:id="417098552">
          <w:marLeft w:val="640"/>
          <w:marRight w:val="0"/>
          <w:marTop w:val="0"/>
          <w:marBottom w:val="0"/>
          <w:divBdr>
            <w:top w:val="none" w:sz="0" w:space="0" w:color="auto"/>
            <w:left w:val="none" w:sz="0" w:space="0" w:color="auto"/>
            <w:bottom w:val="none" w:sz="0" w:space="0" w:color="auto"/>
            <w:right w:val="none" w:sz="0" w:space="0" w:color="auto"/>
          </w:divBdr>
        </w:div>
        <w:div w:id="425343961">
          <w:marLeft w:val="640"/>
          <w:marRight w:val="0"/>
          <w:marTop w:val="0"/>
          <w:marBottom w:val="0"/>
          <w:divBdr>
            <w:top w:val="none" w:sz="0" w:space="0" w:color="auto"/>
            <w:left w:val="none" w:sz="0" w:space="0" w:color="auto"/>
            <w:bottom w:val="none" w:sz="0" w:space="0" w:color="auto"/>
            <w:right w:val="none" w:sz="0" w:space="0" w:color="auto"/>
          </w:divBdr>
        </w:div>
        <w:div w:id="486672074">
          <w:marLeft w:val="640"/>
          <w:marRight w:val="0"/>
          <w:marTop w:val="0"/>
          <w:marBottom w:val="0"/>
          <w:divBdr>
            <w:top w:val="none" w:sz="0" w:space="0" w:color="auto"/>
            <w:left w:val="none" w:sz="0" w:space="0" w:color="auto"/>
            <w:bottom w:val="none" w:sz="0" w:space="0" w:color="auto"/>
            <w:right w:val="none" w:sz="0" w:space="0" w:color="auto"/>
          </w:divBdr>
        </w:div>
        <w:div w:id="489639782">
          <w:marLeft w:val="640"/>
          <w:marRight w:val="0"/>
          <w:marTop w:val="0"/>
          <w:marBottom w:val="0"/>
          <w:divBdr>
            <w:top w:val="none" w:sz="0" w:space="0" w:color="auto"/>
            <w:left w:val="none" w:sz="0" w:space="0" w:color="auto"/>
            <w:bottom w:val="none" w:sz="0" w:space="0" w:color="auto"/>
            <w:right w:val="none" w:sz="0" w:space="0" w:color="auto"/>
          </w:divBdr>
        </w:div>
        <w:div w:id="583105876">
          <w:marLeft w:val="640"/>
          <w:marRight w:val="0"/>
          <w:marTop w:val="0"/>
          <w:marBottom w:val="0"/>
          <w:divBdr>
            <w:top w:val="none" w:sz="0" w:space="0" w:color="auto"/>
            <w:left w:val="none" w:sz="0" w:space="0" w:color="auto"/>
            <w:bottom w:val="none" w:sz="0" w:space="0" w:color="auto"/>
            <w:right w:val="none" w:sz="0" w:space="0" w:color="auto"/>
          </w:divBdr>
        </w:div>
        <w:div w:id="645938050">
          <w:marLeft w:val="640"/>
          <w:marRight w:val="0"/>
          <w:marTop w:val="0"/>
          <w:marBottom w:val="0"/>
          <w:divBdr>
            <w:top w:val="none" w:sz="0" w:space="0" w:color="auto"/>
            <w:left w:val="none" w:sz="0" w:space="0" w:color="auto"/>
            <w:bottom w:val="none" w:sz="0" w:space="0" w:color="auto"/>
            <w:right w:val="none" w:sz="0" w:space="0" w:color="auto"/>
          </w:divBdr>
        </w:div>
        <w:div w:id="745226159">
          <w:marLeft w:val="640"/>
          <w:marRight w:val="0"/>
          <w:marTop w:val="0"/>
          <w:marBottom w:val="0"/>
          <w:divBdr>
            <w:top w:val="none" w:sz="0" w:space="0" w:color="auto"/>
            <w:left w:val="none" w:sz="0" w:space="0" w:color="auto"/>
            <w:bottom w:val="none" w:sz="0" w:space="0" w:color="auto"/>
            <w:right w:val="none" w:sz="0" w:space="0" w:color="auto"/>
          </w:divBdr>
        </w:div>
        <w:div w:id="769592087">
          <w:marLeft w:val="640"/>
          <w:marRight w:val="0"/>
          <w:marTop w:val="0"/>
          <w:marBottom w:val="0"/>
          <w:divBdr>
            <w:top w:val="none" w:sz="0" w:space="0" w:color="auto"/>
            <w:left w:val="none" w:sz="0" w:space="0" w:color="auto"/>
            <w:bottom w:val="none" w:sz="0" w:space="0" w:color="auto"/>
            <w:right w:val="none" w:sz="0" w:space="0" w:color="auto"/>
          </w:divBdr>
        </w:div>
        <w:div w:id="789469242">
          <w:marLeft w:val="640"/>
          <w:marRight w:val="0"/>
          <w:marTop w:val="0"/>
          <w:marBottom w:val="0"/>
          <w:divBdr>
            <w:top w:val="none" w:sz="0" w:space="0" w:color="auto"/>
            <w:left w:val="none" w:sz="0" w:space="0" w:color="auto"/>
            <w:bottom w:val="none" w:sz="0" w:space="0" w:color="auto"/>
            <w:right w:val="none" w:sz="0" w:space="0" w:color="auto"/>
          </w:divBdr>
        </w:div>
        <w:div w:id="811286737">
          <w:marLeft w:val="640"/>
          <w:marRight w:val="0"/>
          <w:marTop w:val="0"/>
          <w:marBottom w:val="0"/>
          <w:divBdr>
            <w:top w:val="none" w:sz="0" w:space="0" w:color="auto"/>
            <w:left w:val="none" w:sz="0" w:space="0" w:color="auto"/>
            <w:bottom w:val="none" w:sz="0" w:space="0" w:color="auto"/>
            <w:right w:val="none" w:sz="0" w:space="0" w:color="auto"/>
          </w:divBdr>
        </w:div>
        <w:div w:id="862283042">
          <w:marLeft w:val="640"/>
          <w:marRight w:val="0"/>
          <w:marTop w:val="0"/>
          <w:marBottom w:val="0"/>
          <w:divBdr>
            <w:top w:val="none" w:sz="0" w:space="0" w:color="auto"/>
            <w:left w:val="none" w:sz="0" w:space="0" w:color="auto"/>
            <w:bottom w:val="none" w:sz="0" w:space="0" w:color="auto"/>
            <w:right w:val="none" w:sz="0" w:space="0" w:color="auto"/>
          </w:divBdr>
        </w:div>
        <w:div w:id="902985568">
          <w:marLeft w:val="640"/>
          <w:marRight w:val="0"/>
          <w:marTop w:val="0"/>
          <w:marBottom w:val="0"/>
          <w:divBdr>
            <w:top w:val="none" w:sz="0" w:space="0" w:color="auto"/>
            <w:left w:val="none" w:sz="0" w:space="0" w:color="auto"/>
            <w:bottom w:val="none" w:sz="0" w:space="0" w:color="auto"/>
            <w:right w:val="none" w:sz="0" w:space="0" w:color="auto"/>
          </w:divBdr>
        </w:div>
        <w:div w:id="906454193">
          <w:marLeft w:val="640"/>
          <w:marRight w:val="0"/>
          <w:marTop w:val="0"/>
          <w:marBottom w:val="0"/>
          <w:divBdr>
            <w:top w:val="none" w:sz="0" w:space="0" w:color="auto"/>
            <w:left w:val="none" w:sz="0" w:space="0" w:color="auto"/>
            <w:bottom w:val="none" w:sz="0" w:space="0" w:color="auto"/>
            <w:right w:val="none" w:sz="0" w:space="0" w:color="auto"/>
          </w:divBdr>
        </w:div>
        <w:div w:id="910702092">
          <w:marLeft w:val="640"/>
          <w:marRight w:val="0"/>
          <w:marTop w:val="0"/>
          <w:marBottom w:val="0"/>
          <w:divBdr>
            <w:top w:val="none" w:sz="0" w:space="0" w:color="auto"/>
            <w:left w:val="none" w:sz="0" w:space="0" w:color="auto"/>
            <w:bottom w:val="none" w:sz="0" w:space="0" w:color="auto"/>
            <w:right w:val="none" w:sz="0" w:space="0" w:color="auto"/>
          </w:divBdr>
        </w:div>
        <w:div w:id="956105960">
          <w:marLeft w:val="640"/>
          <w:marRight w:val="0"/>
          <w:marTop w:val="0"/>
          <w:marBottom w:val="0"/>
          <w:divBdr>
            <w:top w:val="none" w:sz="0" w:space="0" w:color="auto"/>
            <w:left w:val="none" w:sz="0" w:space="0" w:color="auto"/>
            <w:bottom w:val="none" w:sz="0" w:space="0" w:color="auto"/>
            <w:right w:val="none" w:sz="0" w:space="0" w:color="auto"/>
          </w:divBdr>
        </w:div>
        <w:div w:id="1054353018">
          <w:marLeft w:val="640"/>
          <w:marRight w:val="0"/>
          <w:marTop w:val="0"/>
          <w:marBottom w:val="0"/>
          <w:divBdr>
            <w:top w:val="none" w:sz="0" w:space="0" w:color="auto"/>
            <w:left w:val="none" w:sz="0" w:space="0" w:color="auto"/>
            <w:bottom w:val="none" w:sz="0" w:space="0" w:color="auto"/>
            <w:right w:val="none" w:sz="0" w:space="0" w:color="auto"/>
          </w:divBdr>
        </w:div>
        <w:div w:id="1059480421">
          <w:marLeft w:val="640"/>
          <w:marRight w:val="0"/>
          <w:marTop w:val="0"/>
          <w:marBottom w:val="0"/>
          <w:divBdr>
            <w:top w:val="none" w:sz="0" w:space="0" w:color="auto"/>
            <w:left w:val="none" w:sz="0" w:space="0" w:color="auto"/>
            <w:bottom w:val="none" w:sz="0" w:space="0" w:color="auto"/>
            <w:right w:val="none" w:sz="0" w:space="0" w:color="auto"/>
          </w:divBdr>
        </w:div>
        <w:div w:id="1119224105">
          <w:marLeft w:val="640"/>
          <w:marRight w:val="0"/>
          <w:marTop w:val="0"/>
          <w:marBottom w:val="0"/>
          <w:divBdr>
            <w:top w:val="none" w:sz="0" w:space="0" w:color="auto"/>
            <w:left w:val="none" w:sz="0" w:space="0" w:color="auto"/>
            <w:bottom w:val="none" w:sz="0" w:space="0" w:color="auto"/>
            <w:right w:val="none" w:sz="0" w:space="0" w:color="auto"/>
          </w:divBdr>
        </w:div>
        <w:div w:id="1149513952">
          <w:marLeft w:val="640"/>
          <w:marRight w:val="0"/>
          <w:marTop w:val="0"/>
          <w:marBottom w:val="0"/>
          <w:divBdr>
            <w:top w:val="none" w:sz="0" w:space="0" w:color="auto"/>
            <w:left w:val="none" w:sz="0" w:space="0" w:color="auto"/>
            <w:bottom w:val="none" w:sz="0" w:space="0" w:color="auto"/>
            <w:right w:val="none" w:sz="0" w:space="0" w:color="auto"/>
          </w:divBdr>
        </w:div>
        <w:div w:id="1198347970">
          <w:marLeft w:val="640"/>
          <w:marRight w:val="0"/>
          <w:marTop w:val="0"/>
          <w:marBottom w:val="0"/>
          <w:divBdr>
            <w:top w:val="none" w:sz="0" w:space="0" w:color="auto"/>
            <w:left w:val="none" w:sz="0" w:space="0" w:color="auto"/>
            <w:bottom w:val="none" w:sz="0" w:space="0" w:color="auto"/>
            <w:right w:val="none" w:sz="0" w:space="0" w:color="auto"/>
          </w:divBdr>
        </w:div>
        <w:div w:id="1305617748">
          <w:marLeft w:val="640"/>
          <w:marRight w:val="0"/>
          <w:marTop w:val="0"/>
          <w:marBottom w:val="0"/>
          <w:divBdr>
            <w:top w:val="none" w:sz="0" w:space="0" w:color="auto"/>
            <w:left w:val="none" w:sz="0" w:space="0" w:color="auto"/>
            <w:bottom w:val="none" w:sz="0" w:space="0" w:color="auto"/>
            <w:right w:val="none" w:sz="0" w:space="0" w:color="auto"/>
          </w:divBdr>
        </w:div>
        <w:div w:id="1410080605">
          <w:marLeft w:val="640"/>
          <w:marRight w:val="0"/>
          <w:marTop w:val="0"/>
          <w:marBottom w:val="0"/>
          <w:divBdr>
            <w:top w:val="none" w:sz="0" w:space="0" w:color="auto"/>
            <w:left w:val="none" w:sz="0" w:space="0" w:color="auto"/>
            <w:bottom w:val="none" w:sz="0" w:space="0" w:color="auto"/>
            <w:right w:val="none" w:sz="0" w:space="0" w:color="auto"/>
          </w:divBdr>
        </w:div>
        <w:div w:id="1420373812">
          <w:marLeft w:val="640"/>
          <w:marRight w:val="0"/>
          <w:marTop w:val="0"/>
          <w:marBottom w:val="0"/>
          <w:divBdr>
            <w:top w:val="none" w:sz="0" w:space="0" w:color="auto"/>
            <w:left w:val="none" w:sz="0" w:space="0" w:color="auto"/>
            <w:bottom w:val="none" w:sz="0" w:space="0" w:color="auto"/>
            <w:right w:val="none" w:sz="0" w:space="0" w:color="auto"/>
          </w:divBdr>
        </w:div>
        <w:div w:id="1552115552">
          <w:marLeft w:val="640"/>
          <w:marRight w:val="0"/>
          <w:marTop w:val="0"/>
          <w:marBottom w:val="0"/>
          <w:divBdr>
            <w:top w:val="none" w:sz="0" w:space="0" w:color="auto"/>
            <w:left w:val="none" w:sz="0" w:space="0" w:color="auto"/>
            <w:bottom w:val="none" w:sz="0" w:space="0" w:color="auto"/>
            <w:right w:val="none" w:sz="0" w:space="0" w:color="auto"/>
          </w:divBdr>
        </w:div>
        <w:div w:id="1555192920">
          <w:marLeft w:val="640"/>
          <w:marRight w:val="0"/>
          <w:marTop w:val="0"/>
          <w:marBottom w:val="0"/>
          <w:divBdr>
            <w:top w:val="none" w:sz="0" w:space="0" w:color="auto"/>
            <w:left w:val="none" w:sz="0" w:space="0" w:color="auto"/>
            <w:bottom w:val="none" w:sz="0" w:space="0" w:color="auto"/>
            <w:right w:val="none" w:sz="0" w:space="0" w:color="auto"/>
          </w:divBdr>
        </w:div>
        <w:div w:id="1559631025">
          <w:marLeft w:val="640"/>
          <w:marRight w:val="0"/>
          <w:marTop w:val="0"/>
          <w:marBottom w:val="0"/>
          <w:divBdr>
            <w:top w:val="none" w:sz="0" w:space="0" w:color="auto"/>
            <w:left w:val="none" w:sz="0" w:space="0" w:color="auto"/>
            <w:bottom w:val="none" w:sz="0" w:space="0" w:color="auto"/>
            <w:right w:val="none" w:sz="0" w:space="0" w:color="auto"/>
          </w:divBdr>
        </w:div>
        <w:div w:id="1581527573">
          <w:marLeft w:val="640"/>
          <w:marRight w:val="0"/>
          <w:marTop w:val="0"/>
          <w:marBottom w:val="0"/>
          <w:divBdr>
            <w:top w:val="none" w:sz="0" w:space="0" w:color="auto"/>
            <w:left w:val="none" w:sz="0" w:space="0" w:color="auto"/>
            <w:bottom w:val="none" w:sz="0" w:space="0" w:color="auto"/>
            <w:right w:val="none" w:sz="0" w:space="0" w:color="auto"/>
          </w:divBdr>
        </w:div>
        <w:div w:id="1582370976">
          <w:marLeft w:val="640"/>
          <w:marRight w:val="0"/>
          <w:marTop w:val="0"/>
          <w:marBottom w:val="0"/>
          <w:divBdr>
            <w:top w:val="none" w:sz="0" w:space="0" w:color="auto"/>
            <w:left w:val="none" w:sz="0" w:space="0" w:color="auto"/>
            <w:bottom w:val="none" w:sz="0" w:space="0" w:color="auto"/>
            <w:right w:val="none" w:sz="0" w:space="0" w:color="auto"/>
          </w:divBdr>
        </w:div>
        <w:div w:id="1634629322">
          <w:marLeft w:val="640"/>
          <w:marRight w:val="0"/>
          <w:marTop w:val="0"/>
          <w:marBottom w:val="0"/>
          <w:divBdr>
            <w:top w:val="none" w:sz="0" w:space="0" w:color="auto"/>
            <w:left w:val="none" w:sz="0" w:space="0" w:color="auto"/>
            <w:bottom w:val="none" w:sz="0" w:space="0" w:color="auto"/>
            <w:right w:val="none" w:sz="0" w:space="0" w:color="auto"/>
          </w:divBdr>
        </w:div>
      </w:divsChild>
    </w:div>
    <w:div w:id="940576386">
      <w:marLeft w:val="640"/>
      <w:marRight w:val="0"/>
      <w:marTop w:val="0"/>
      <w:marBottom w:val="0"/>
      <w:divBdr>
        <w:top w:val="none" w:sz="0" w:space="0" w:color="auto"/>
        <w:left w:val="none" w:sz="0" w:space="0" w:color="auto"/>
        <w:bottom w:val="none" w:sz="0" w:space="0" w:color="auto"/>
        <w:right w:val="none" w:sz="0" w:space="0" w:color="auto"/>
      </w:divBdr>
    </w:div>
    <w:div w:id="940602342">
      <w:marLeft w:val="640"/>
      <w:marRight w:val="0"/>
      <w:marTop w:val="0"/>
      <w:marBottom w:val="0"/>
      <w:divBdr>
        <w:top w:val="none" w:sz="0" w:space="0" w:color="auto"/>
        <w:left w:val="none" w:sz="0" w:space="0" w:color="auto"/>
        <w:bottom w:val="none" w:sz="0" w:space="0" w:color="auto"/>
        <w:right w:val="none" w:sz="0" w:space="0" w:color="auto"/>
      </w:divBdr>
    </w:div>
    <w:div w:id="940604591">
      <w:marLeft w:val="640"/>
      <w:marRight w:val="0"/>
      <w:marTop w:val="0"/>
      <w:marBottom w:val="0"/>
      <w:divBdr>
        <w:top w:val="none" w:sz="0" w:space="0" w:color="auto"/>
        <w:left w:val="none" w:sz="0" w:space="0" w:color="auto"/>
        <w:bottom w:val="none" w:sz="0" w:space="0" w:color="auto"/>
        <w:right w:val="none" w:sz="0" w:space="0" w:color="auto"/>
      </w:divBdr>
    </w:div>
    <w:div w:id="940648539">
      <w:marLeft w:val="640"/>
      <w:marRight w:val="0"/>
      <w:marTop w:val="0"/>
      <w:marBottom w:val="0"/>
      <w:divBdr>
        <w:top w:val="none" w:sz="0" w:space="0" w:color="auto"/>
        <w:left w:val="none" w:sz="0" w:space="0" w:color="auto"/>
        <w:bottom w:val="none" w:sz="0" w:space="0" w:color="auto"/>
        <w:right w:val="none" w:sz="0" w:space="0" w:color="auto"/>
      </w:divBdr>
    </w:div>
    <w:div w:id="940720804">
      <w:marLeft w:val="640"/>
      <w:marRight w:val="0"/>
      <w:marTop w:val="0"/>
      <w:marBottom w:val="0"/>
      <w:divBdr>
        <w:top w:val="none" w:sz="0" w:space="0" w:color="auto"/>
        <w:left w:val="none" w:sz="0" w:space="0" w:color="auto"/>
        <w:bottom w:val="none" w:sz="0" w:space="0" w:color="auto"/>
        <w:right w:val="none" w:sz="0" w:space="0" w:color="auto"/>
      </w:divBdr>
    </w:div>
    <w:div w:id="940723995">
      <w:marLeft w:val="640"/>
      <w:marRight w:val="0"/>
      <w:marTop w:val="0"/>
      <w:marBottom w:val="0"/>
      <w:divBdr>
        <w:top w:val="none" w:sz="0" w:space="0" w:color="auto"/>
        <w:left w:val="none" w:sz="0" w:space="0" w:color="auto"/>
        <w:bottom w:val="none" w:sz="0" w:space="0" w:color="auto"/>
        <w:right w:val="none" w:sz="0" w:space="0" w:color="auto"/>
      </w:divBdr>
    </w:div>
    <w:div w:id="940796667">
      <w:marLeft w:val="640"/>
      <w:marRight w:val="0"/>
      <w:marTop w:val="0"/>
      <w:marBottom w:val="0"/>
      <w:divBdr>
        <w:top w:val="none" w:sz="0" w:space="0" w:color="auto"/>
        <w:left w:val="none" w:sz="0" w:space="0" w:color="auto"/>
        <w:bottom w:val="none" w:sz="0" w:space="0" w:color="auto"/>
        <w:right w:val="none" w:sz="0" w:space="0" w:color="auto"/>
      </w:divBdr>
    </w:div>
    <w:div w:id="940842336">
      <w:marLeft w:val="640"/>
      <w:marRight w:val="0"/>
      <w:marTop w:val="0"/>
      <w:marBottom w:val="0"/>
      <w:divBdr>
        <w:top w:val="none" w:sz="0" w:space="0" w:color="auto"/>
        <w:left w:val="none" w:sz="0" w:space="0" w:color="auto"/>
        <w:bottom w:val="none" w:sz="0" w:space="0" w:color="auto"/>
        <w:right w:val="none" w:sz="0" w:space="0" w:color="auto"/>
      </w:divBdr>
    </w:div>
    <w:div w:id="940994752">
      <w:marLeft w:val="640"/>
      <w:marRight w:val="0"/>
      <w:marTop w:val="0"/>
      <w:marBottom w:val="0"/>
      <w:divBdr>
        <w:top w:val="none" w:sz="0" w:space="0" w:color="auto"/>
        <w:left w:val="none" w:sz="0" w:space="0" w:color="auto"/>
        <w:bottom w:val="none" w:sz="0" w:space="0" w:color="auto"/>
        <w:right w:val="none" w:sz="0" w:space="0" w:color="auto"/>
      </w:divBdr>
    </w:div>
    <w:div w:id="941038472">
      <w:marLeft w:val="640"/>
      <w:marRight w:val="0"/>
      <w:marTop w:val="0"/>
      <w:marBottom w:val="0"/>
      <w:divBdr>
        <w:top w:val="none" w:sz="0" w:space="0" w:color="auto"/>
        <w:left w:val="none" w:sz="0" w:space="0" w:color="auto"/>
        <w:bottom w:val="none" w:sz="0" w:space="0" w:color="auto"/>
        <w:right w:val="none" w:sz="0" w:space="0" w:color="auto"/>
      </w:divBdr>
    </w:div>
    <w:div w:id="941108124">
      <w:marLeft w:val="640"/>
      <w:marRight w:val="0"/>
      <w:marTop w:val="0"/>
      <w:marBottom w:val="0"/>
      <w:divBdr>
        <w:top w:val="none" w:sz="0" w:space="0" w:color="auto"/>
        <w:left w:val="none" w:sz="0" w:space="0" w:color="auto"/>
        <w:bottom w:val="none" w:sz="0" w:space="0" w:color="auto"/>
        <w:right w:val="none" w:sz="0" w:space="0" w:color="auto"/>
      </w:divBdr>
    </w:div>
    <w:div w:id="941108591">
      <w:marLeft w:val="640"/>
      <w:marRight w:val="0"/>
      <w:marTop w:val="0"/>
      <w:marBottom w:val="0"/>
      <w:divBdr>
        <w:top w:val="none" w:sz="0" w:space="0" w:color="auto"/>
        <w:left w:val="none" w:sz="0" w:space="0" w:color="auto"/>
        <w:bottom w:val="none" w:sz="0" w:space="0" w:color="auto"/>
        <w:right w:val="none" w:sz="0" w:space="0" w:color="auto"/>
      </w:divBdr>
    </w:div>
    <w:div w:id="941109470">
      <w:marLeft w:val="640"/>
      <w:marRight w:val="0"/>
      <w:marTop w:val="0"/>
      <w:marBottom w:val="0"/>
      <w:divBdr>
        <w:top w:val="none" w:sz="0" w:space="0" w:color="auto"/>
        <w:left w:val="none" w:sz="0" w:space="0" w:color="auto"/>
        <w:bottom w:val="none" w:sz="0" w:space="0" w:color="auto"/>
        <w:right w:val="none" w:sz="0" w:space="0" w:color="auto"/>
      </w:divBdr>
    </w:div>
    <w:div w:id="941110617">
      <w:marLeft w:val="640"/>
      <w:marRight w:val="0"/>
      <w:marTop w:val="0"/>
      <w:marBottom w:val="0"/>
      <w:divBdr>
        <w:top w:val="none" w:sz="0" w:space="0" w:color="auto"/>
        <w:left w:val="none" w:sz="0" w:space="0" w:color="auto"/>
        <w:bottom w:val="none" w:sz="0" w:space="0" w:color="auto"/>
        <w:right w:val="none" w:sz="0" w:space="0" w:color="auto"/>
      </w:divBdr>
    </w:div>
    <w:div w:id="941180473">
      <w:marLeft w:val="640"/>
      <w:marRight w:val="0"/>
      <w:marTop w:val="0"/>
      <w:marBottom w:val="0"/>
      <w:divBdr>
        <w:top w:val="none" w:sz="0" w:space="0" w:color="auto"/>
        <w:left w:val="none" w:sz="0" w:space="0" w:color="auto"/>
        <w:bottom w:val="none" w:sz="0" w:space="0" w:color="auto"/>
        <w:right w:val="none" w:sz="0" w:space="0" w:color="auto"/>
      </w:divBdr>
    </w:div>
    <w:div w:id="941185016">
      <w:marLeft w:val="640"/>
      <w:marRight w:val="0"/>
      <w:marTop w:val="0"/>
      <w:marBottom w:val="0"/>
      <w:divBdr>
        <w:top w:val="none" w:sz="0" w:space="0" w:color="auto"/>
        <w:left w:val="none" w:sz="0" w:space="0" w:color="auto"/>
        <w:bottom w:val="none" w:sz="0" w:space="0" w:color="auto"/>
        <w:right w:val="none" w:sz="0" w:space="0" w:color="auto"/>
      </w:divBdr>
    </w:div>
    <w:div w:id="941188268">
      <w:marLeft w:val="640"/>
      <w:marRight w:val="0"/>
      <w:marTop w:val="0"/>
      <w:marBottom w:val="0"/>
      <w:divBdr>
        <w:top w:val="none" w:sz="0" w:space="0" w:color="auto"/>
        <w:left w:val="none" w:sz="0" w:space="0" w:color="auto"/>
        <w:bottom w:val="none" w:sz="0" w:space="0" w:color="auto"/>
        <w:right w:val="none" w:sz="0" w:space="0" w:color="auto"/>
      </w:divBdr>
    </w:div>
    <w:div w:id="941256106">
      <w:marLeft w:val="640"/>
      <w:marRight w:val="0"/>
      <w:marTop w:val="0"/>
      <w:marBottom w:val="0"/>
      <w:divBdr>
        <w:top w:val="none" w:sz="0" w:space="0" w:color="auto"/>
        <w:left w:val="none" w:sz="0" w:space="0" w:color="auto"/>
        <w:bottom w:val="none" w:sz="0" w:space="0" w:color="auto"/>
        <w:right w:val="none" w:sz="0" w:space="0" w:color="auto"/>
      </w:divBdr>
    </w:div>
    <w:div w:id="941258507">
      <w:marLeft w:val="640"/>
      <w:marRight w:val="0"/>
      <w:marTop w:val="0"/>
      <w:marBottom w:val="0"/>
      <w:divBdr>
        <w:top w:val="none" w:sz="0" w:space="0" w:color="auto"/>
        <w:left w:val="none" w:sz="0" w:space="0" w:color="auto"/>
        <w:bottom w:val="none" w:sz="0" w:space="0" w:color="auto"/>
        <w:right w:val="none" w:sz="0" w:space="0" w:color="auto"/>
      </w:divBdr>
    </w:div>
    <w:div w:id="941300130">
      <w:marLeft w:val="640"/>
      <w:marRight w:val="0"/>
      <w:marTop w:val="0"/>
      <w:marBottom w:val="0"/>
      <w:divBdr>
        <w:top w:val="none" w:sz="0" w:space="0" w:color="auto"/>
        <w:left w:val="none" w:sz="0" w:space="0" w:color="auto"/>
        <w:bottom w:val="none" w:sz="0" w:space="0" w:color="auto"/>
        <w:right w:val="none" w:sz="0" w:space="0" w:color="auto"/>
      </w:divBdr>
    </w:div>
    <w:div w:id="941305509">
      <w:marLeft w:val="640"/>
      <w:marRight w:val="0"/>
      <w:marTop w:val="0"/>
      <w:marBottom w:val="0"/>
      <w:divBdr>
        <w:top w:val="none" w:sz="0" w:space="0" w:color="auto"/>
        <w:left w:val="none" w:sz="0" w:space="0" w:color="auto"/>
        <w:bottom w:val="none" w:sz="0" w:space="0" w:color="auto"/>
        <w:right w:val="none" w:sz="0" w:space="0" w:color="auto"/>
      </w:divBdr>
    </w:div>
    <w:div w:id="941379092">
      <w:marLeft w:val="640"/>
      <w:marRight w:val="0"/>
      <w:marTop w:val="0"/>
      <w:marBottom w:val="0"/>
      <w:divBdr>
        <w:top w:val="none" w:sz="0" w:space="0" w:color="auto"/>
        <w:left w:val="none" w:sz="0" w:space="0" w:color="auto"/>
        <w:bottom w:val="none" w:sz="0" w:space="0" w:color="auto"/>
        <w:right w:val="none" w:sz="0" w:space="0" w:color="auto"/>
      </w:divBdr>
    </w:div>
    <w:div w:id="941455170">
      <w:marLeft w:val="640"/>
      <w:marRight w:val="0"/>
      <w:marTop w:val="0"/>
      <w:marBottom w:val="0"/>
      <w:divBdr>
        <w:top w:val="none" w:sz="0" w:space="0" w:color="auto"/>
        <w:left w:val="none" w:sz="0" w:space="0" w:color="auto"/>
        <w:bottom w:val="none" w:sz="0" w:space="0" w:color="auto"/>
        <w:right w:val="none" w:sz="0" w:space="0" w:color="auto"/>
      </w:divBdr>
    </w:div>
    <w:div w:id="941497815">
      <w:marLeft w:val="640"/>
      <w:marRight w:val="0"/>
      <w:marTop w:val="0"/>
      <w:marBottom w:val="0"/>
      <w:divBdr>
        <w:top w:val="none" w:sz="0" w:space="0" w:color="auto"/>
        <w:left w:val="none" w:sz="0" w:space="0" w:color="auto"/>
        <w:bottom w:val="none" w:sz="0" w:space="0" w:color="auto"/>
        <w:right w:val="none" w:sz="0" w:space="0" w:color="auto"/>
      </w:divBdr>
    </w:div>
    <w:div w:id="941574462">
      <w:marLeft w:val="640"/>
      <w:marRight w:val="0"/>
      <w:marTop w:val="0"/>
      <w:marBottom w:val="0"/>
      <w:divBdr>
        <w:top w:val="none" w:sz="0" w:space="0" w:color="auto"/>
        <w:left w:val="none" w:sz="0" w:space="0" w:color="auto"/>
        <w:bottom w:val="none" w:sz="0" w:space="0" w:color="auto"/>
        <w:right w:val="none" w:sz="0" w:space="0" w:color="auto"/>
      </w:divBdr>
    </w:div>
    <w:div w:id="941766071">
      <w:marLeft w:val="640"/>
      <w:marRight w:val="0"/>
      <w:marTop w:val="0"/>
      <w:marBottom w:val="0"/>
      <w:divBdr>
        <w:top w:val="none" w:sz="0" w:space="0" w:color="auto"/>
        <w:left w:val="none" w:sz="0" w:space="0" w:color="auto"/>
        <w:bottom w:val="none" w:sz="0" w:space="0" w:color="auto"/>
        <w:right w:val="none" w:sz="0" w:space="0" w:color="auto"/>
      </w:divBdr>
    </w:div>
    <w:div w:id="941912877">
      <w:marLeft w:val="640"/>
      <w:marRight w:val="0"/>
      <w:marTop w:val="0"/>
      <w:marBottom w:val="0"/>
      <w:divBdr>
        <w:top w:val="none" w:sz="0" w:space="0" w:color="auto"/>
        <w:left w:val="none" w:sz="0" w:space="0" w:color="auto"/>
        <w:bottom w:val="none" w:sz="0" w:space="0" w:color="auto"/>
        <w:right w:val="none" w:sz="0" w:space="0" w:color="auto"/>
      </w:divBdr>
    </w:div>
    <w:div w:id="941913968">
      <w:marLeft w:val="640"/>
      <w:marRight w:val="0"/>
      <w:marTop w:val="0"/>
      <w:marBottom w:val="0"/>
      <w:divBdr>
        <w:top w:val="none" w:sz="0" w:space="0" w:color="auto"/>
        <w:left w:val="none" w:sz="0" w:space="0" w:color="auto"/>
        <w:bottom w:val="none" w:sz="0" w:space="0" w:color="auto"/>
        <w:right w:val="none" w:sz="0" w:space="0" w:color="auto"/>
      </w:divBdr>
    </w:div>
    <w:div w:id="942035675">
      <w:marLeft w:val="640"/>
      <w:marRight w:val="0"/>
      <w:marTop w:val="0"/>
      <w:marBottom w:val="0"/>
      <w:divBdr>
        <w:top w:val="none" w:sz="0" w:space="0" w:color="auto"/>
        <w:left w:val="none" w:sz="0" w:space="0" w:color="auto"/>
        <w:bottom w:val="none" w:sz="0" w:space="0" w:color="auto"/>
        <w:right w:val="none" w:sz="0" w:space="0" w:color="auto"/>
      </w:divBdr>
    </w:div>
    <w:div w:id="942080047">
      <w:marLeft w:val="640"/>
      <w:marRight w:val="0"/>
      <w:marTop w:val="0"/>
      <w:marBottom w:val="0"/>
      <w:divBdr>
        <w:top w:val="none" w:sz="0" w:space="0" w:color="auto"/>
        <w:left w:val="none" w:sz="0" w:space="0" w:color="auto"/>
        <w:bottom w:val="none" w:sz="0" w:space="0" w:color="auto"/>
        <w:right w:val="none" w:sz="0" w:space="0" w:color="auto"/>
      </w:divBdr>
    </w:div>
    <w:div w:id="942223166">
      <w:marLeft w:val="640"/>
      <w:marRight w:val="0"/>
      <w:marTop w:val="0"/>
      <w:marBottom w:val="0"/>
      <w:divBdr>
        <w:top w:val="none" w:sz="0" w:space="0" w:color="auto"/>
        <w:left w:val="none" w:sz="0" w:space="0" w:color="auto"/>
        <w:bottom w:val="none" w:sz="0" w:space="0" w:color="auto"/>
        <w:right w:val="none" w:sz="0" w:space="0" w:color="auto"/>
      </w:divBdr>
    </w:div>
    <w:div w:id="942226807">
      <w:marLeft w:val="640"/>
      <w:marRight w:val="0"/>
      <w:marTop w:val="0"/>
      <w:marBottom w:val="0"/>
      <w:divBdr>
        <w:top w:val="none" w:sz="0" w:space="0" w:color="auto"/>
        <w:left w:val="none" w:sz="0" w:space="0" w:color="auto"/>
        <w:bottom w:val="none" w:sz="0" w:space="0" w:color="auto"/>
        <w:right w:val="none" w:sz="0" w:space="0" w:color="auto"/>
      </w:divBdr>
    </w:div>
    <w:div w:id="942343501">
      <w:marLeft w:val="480"/>
      <w:marRight w:val="0"/>
      <w:marTop w:val="0"/>
      <w:marBottom w:val="0"/>
      <w:divBdr>
        <w:top w:val="none" w:sz="0" w:space="0" w:color="auto"/>
        <w:left w:val="none" w:sz="0" w:space="0" w:color="auto"/>
        <w:bottom w:val="none" w:sz="0" w:space="0" w:color="auto"/>
        <w:right w:val="none" w:sz="0" w:space="0" w:color="auto"/>
      </w:divBdr>
    </w:div>
    <w:div w:id="942373449">
      <w:marLeft w:val="640"/>
      <w:marRight w:val="0"/>
      <w:marTop w:val="0"/>
      <w:marBottom w:val="0"/>
      <w:divBdr>
        <w:top w:val="none" w:sz="0" w:space="0" w:color="auto"/>
        <w:left w:val="none" w:sz="0" w:space="0" w:color="auto"/>
        <w:bottom w:val="none" w:sz="0" w:space="0" w:color="auto"/>
        <w:right w:val="none" w:sz="0" w:space="0" w:color="auto"/>
      </w:divBdr>
    </w:div>
    <w:div w:id="942374502">
      <w:marLeft w:val="640"/>
      <w:marRight w:val="0"/>
      <w:marTop w:val="0"/>
      <w:marBottom w:val="0"/>
      <w:divBdr>
        <w:top w:val="none" w:sz="0" w:space="0" w:color="auto"/>
        <w:left w:val="none" w:sz="0" w:space="0" w:color="auto"/>
        <w:bottom w:val="none" w:sz="0" w:space="0" w:color="auto"/>
        <w:right w:val="none" w:sz="0" w:space="0" w:color="auto"/>
      </w:divBdr>
    </w:div>
    <w:div w:id="942497973">
      <w:marLeft w:val="640"/>
      <w:marRight w:val="0"/>
      <w:marTop w:val="0"/>
      <w:marBottom w:val="0"/>
      <w:divBdr>
        <w:top w:val="none" w:sz="0" w:space="0" w:color="auto"/>
        <w:left w:val="none" w:sz="0" w:space="0" w:color="auto"/>
        <w:bottom w:val="none" w:sz="0" w:space="0" w:color="auto"/>
        <w:right w:val="none" w:sz="0" w:space="0" w:color="auto"/>
      </w:divBdr>
    </w:div>
    <w:div w:id="942499683">
      <w:marLeft w:val="640"/>
      <w:marRight w:val="0"/>
      <w:marTop w:val="0"/>
      <w:marBottom w:val="0"/>
      <w:divBdr>
        <w:top w:val="none" w:sz="0" w:space="0" w:color="auto"/>
        <w:left w:val="none" w:sz="0" w:space="0" w:color="auto"/>
        <w:bottom w:val="none" w:sz="0" w:space="0" w:color="auto"/>
        <w:right w:val="none" w:sz="0" w:space="0" w:color="auto"/>
      </w:divBdr>
    </w:div>
    <w:div w:id="942566236">
      <w:marLeft w:val="640"/>
      <w:marRight w:val="0"/>
      <w:marTop w:val="0"/>
      <w:marBottom w:val="0"/>
      <w:divBdr>
        <w:top w:val="none" w:sz="0" w:space="0" w:color="auto"/>
        <w:left w:val="none" w:sz="0" w:space="0" w:color="auto"/>
        <w:bottom w:val="none" w:sz="0" w:space="0" w:color="auto"/>
        <w:right w:val="none" w:sz="0" w:space="0" w:color="auto"/>
      </w:divBdr>
    </w:div>
    <w:div w:id="942568536">
      <w:marLeft w:val="640"/>
      <w:marRight w:val="0"/>
      <w:marTop w:val="0"/>
      <w:marBottom w:val="0"/>
      <w:divBdr>
        <w:top w:val="none" w:sz="0" w:space="0" w:color="auto"/>
        <w:left w:val="none" w:sz="0" w:space="0" w:color="auto"/>
        <w:bottom w:val="none" w:sz="0" w:space="0" w:color="auto"/>
        <w:right w:val="none" w:sz="0" w:space="0" w:color="auto"/>
      </w:divBdr>
    </w:div>
    <w:div w:id="942571087">
      <w:marLeft w:val="640"/>
      <w:marRight w:val="0"/>
      <w:marTop w:val="0"/>
      <w:marBottom w:val="0"/>
      <w:divBdr>
        <w:top w:val="none" w:sz="0" w:space="0" w:color="auto"/>
        <w:left w:val="none" w:sz="0" w:space="0" w:color="auto"/>
        <w:bottom w:val="none" w:sz="0" w:space="0" w:color="auto"/>
        <w:right w:val="none" w:sz="0" w:space="0" w:color="auto"/>
      </w:divBdr>
    </w:div>
    <w:div w:id="942684091">
      <w:marLeft w:val="640"/>
      <w:marRight w:val="0"/>
      <w:marTop w:val="0"/>
      <w:marBottom w:val="0"/>
      <w:divBdr>
        <w:top w:val="none" w:sz="0" w:space="0" w:color="auto"/>
        <w:left w:val="none" w:sz="0" w:space="0" w:color="auto"/>
        <w:bottom w:val="none" w:sz="0" w:space="0" w:color="auto"/>
        <w:right w:val="none" w:sz="0" w:space="0" w:color="auto"/>
      </w:divBdr>
    </w:div>
    <w:div w:id="942685141">
      <w:marLeft w:val="640"/>
      <w:marRight w:val="0"/>
      <w:marTop w:val="0"/>
      <w:marBottom w:val="0"/>
      <w:divBdr>
        <w:top w:val="none" w:sz="0" w:space="0" w:color="auto"/>
        <w:left w:val="none" w:sz="0" w:space="0" w:color="auto"/>
        <w:bottom w:val="none" w:sz="0" w:space="0" w:color="auto"/>
        <w:right w:val="none" w:sz="0" w:space="0" w:color="auto"/>
      </w:divBdr>
    </w:div>
    <w:div w:id="942760683">
      <w:marLeft w:val="640"/>
      <w:marRight w:val="0"/>
      <w:marTop w:val="0"/>
      <w:marBottom w:val="0"/>
      <w:divBdr>
        <w:top w:val="none" w:sz="0" w:space="0" w:color="auto"/>
        <w:left w:val="none" w:sz="0" w:space="0" w:color="auto"/>
        <w:bottom w:val="none" w:sz="0" w:space="0" w:color="auto"/>
        <w:right w:val="none" w:sz="0" w:space="0" w:color="auto"/>
      </w:divBdr>
    </w:div>
    <w:div w:id="942763928">
      <w:marLeft w:val="640"/>
      <w:marRight w:val="0"/>
      <w:marTop w:val="0"/>
      <w:marBottom w:val="0"/>
      <w:divBdr>
        <w:top w:val="none" w:sz="0" w:space="0" w:color="auto"/>
        <w:left w:val="none" w:sz="0" w:space="0" w:color="auto"/>
        <w:bottom w:val="none" w:sz="0" w:space="0" w:color="auto"/>
        <w:right w:val="none" w:sz="0" w:space="0" w:color="auto"/>
      </w:divBdr>
    </w:div>
    <w:div w:id="942883426">
      <w:marLeft w:val="640"/>
      <w:marRight w:val="0"/>
      <w:marTop w:val="0"/>
      <w:marBottom w:val="0"/>
      <w:divBdr>
        <w:top w:val="none" w:sz="0" w:space="0" w:color="auto"/>
        <w:left w:val="none" w:sz="0" w:space="0" w:color="auto"/>
        <w:bottom w:val="none" w:sz="0" w:space="0" w:color="auto"/>
        <w:right w:val="none" w:sz="0" w:space="0" w:color="auto"/>
      </w:divBdr>
    </w:div>
    <w:div w:id="942952465">
      <w:marLeft w:val="640"/>
      <w:marRight w:val="0"/>
      <w:marTop w:val="0"/>
      <w:marBottom w:val="0"/>
      <w:divBdr>
        <w:top w:val="none" w:sz="0" w:space="0" w:color="auto"/>
        <w:left w:val="none" w:sz="0" w:space="0" w:color="auto"/>
        <w:bottom w:val="none" w:sz="0" w:space="0" w:color="auto"/>
        <w:right w:val="none" w:sz="0" w:space="0" w:color="auto"/>
      </w:divBdr>
    </w:div>
    <w:div w:id="942953231">
      <w:marLeft w:val="640"/>
      <w:marRight w:val="0"/>
      <w:marTop w:val="0"/>
      <w:marBottom w:val="0"/>
      <w:divBdr>
        <w:top w:val="none" w:sz="0" w:space="0" w:color="auto"/>
        <w:left w:val="none" w:sz="0" w:space="0" w:color="auto"/>
        <w:bottom w:val="none" w:sz="0" w:space="0" w:color="auto"/>
        <w:right w:val="none" w:sz="0" w:space="0" w:color="auto"/>
      </w:divBdr>
    </w:div>
    <w:div w:id="943003859">
      <w:marLeft w:val="640"/>
      <w:marRight w:val="0"/>
      <w:marTop w:val="0"/>
      <w:marBottom w:val="0"/>
      <w:divBdr>
        <w:top w:val="none" w:sz="0" w:space="0" w:color="auto"/>
        <w:left w:val="none" w:sz="0" w:space="0" w:color="auto"/>
        <w:bottom w:val="none" w:sz="0" w:space="0" w:color="auto"/>
        <w:right w:val="none" w:sz="0" w:space="0" w:color="auto"/>
      </w:divBdr>
    </w:div>
    <w:div w:id="943266601">
      <w:marLeft w:val="640"/>
      <w:marRight w:val="0"/>
      <w:marTop w:val="0"/>
      <w:marBottom w:val="0"/>
      <w:divBdr>
        <w:top w:val="none" w:sz="0" w:space="0" w:color="auto"/>
        <w:left w:val="none" w:sz="0" w:space="0" w:color="auto"/>
        <w:bottom w:val="none" w:sz="0" w:space="0" w:color="auto"/>
        <w:right w:val="none" w:sz="0" w:space="0" w:color="auto"/>
      </w:divBdr>
    </w:div>
    <w:div w:id="943422248">
      <w:marLeft w:val="640"/>
      <w:marRight w:val="0"/>
      <w:marTop w:val="0"/>
      <w:marBottom w:val="0"/>
      <w:divBdr>
        <w:top w:val="none" w:sz="0" w:space="0" w:color="auto"/>
        <w:left w:val="none" w:sz="0" w:space="0" w:color="auto"/>
        <w:bottom w:val="none" w:sz="0" w:space="0" w:color="auto"/>
        <w:right w:val="none" w:sz="0" w:space="0" w:color="auto"/>
      </w:divBdr>
    </w:div>
    <w:div w:id="943460321">
      <w:marLeft w:val="640"/>
      <w:marRight w:val="0"/>
      <w:marTop w:val="0"/>
      <w:marBottom w:val="0"/>
      <w:divBdr>
        <w:top w:val="none" w:sz="0" w:space="0" w:color="auto"/>
        <w:left w:val="none" w:sz="0" w:space="0" w:color="auto"/>
        <w:bottom w:val="none" w:sz="0" w:space="0" w:color="auto"/>
        <w:right w:val="none" w:sz="0" w:space="0" w:color="auto"/>
      </w:divBdr>
    </w:div>
    <w:div w:id="943461096">
      <w:marLeft w:val="640"/>
      <w:marRight w:val="0"/>
      <w:marTop w:val="0"/>
      <w:marBottom w:val="0"/>
      <w:divBdr>
        <w:top w:val="none" w:sz="0" w:space="0" w:color="auto"/>
        <w:left w:val="none" w:sz="0" w:space="0" w:color="auto"/>
        <w:bottom w:val="none" w:sz="0" w:space="0" w:color="auto"/>
        <w:right w:val="none" w:sz="0" w:space="0" w:color="auto"/>
      </w:divBdr>
    </w:div>
    <w:div w:id="943539124">
      <w:marLeft w:val="640"/>
      <w:marRight w:val="0"/>
      <w:marTop w:val="0"/>
      <w:marBottom w:val="0"/>
      <w:divBdr>
        <w:top w:val="none" w:sz="0" w:space="0" w:color="auto"/>
        <w:left w:val="none" w:sz="0" w:space="0" w:color="auto"/>
        <w:bottom w:val="none" w:sz="0" w:space="0" w:color="auto"/>
        <w:right w:val="none" w:sz="0" w:space="0" w:color="auto"/>
      </w:divBdr>
    </w:div>
    <w:div w:id="943609690">
      <w:marLeft w:val="640"/>
      <w:marRight w:val="0"/>
      <w:marTop w:val="0"/>
      <w:marBottom w:val="0"/>
      <w:divBdr>
        <w:top w:val="none" w:sz="0" w:space="0" w:color="auto"/>
        <w:left w:val="none" w:sz="0" w:space="0" w:color="auto"/>
        <w:bottom w:val="none" w:sz="0" w:space="0" w:color="auto"/>
        <w:right w:val="none" w:sz="0" w:space="0" w:color="auto"/>
      </w:divBdr>
    </w:div>
    <w:div w:id="943610619">
      <w:marLeft w:val="640"/>
      <w:marRight w:val="0"/>
      <w:marTop w:val="0"/>
      <w:marBottom w:val="0"/>
      <w:divBdr>
        <w:top w:val="none" w:sz="0" w:space="0" w:color="auto"/>
        <w:left w:val="none" w:sz="0" w:space="0" w:color="auto"/>
        <w:bottom w:val="none" w:sz="0" w:space="0" w:color="auto"/>
        <w:right w:val="none" w:sz="0" w:space="0" w:color="auto"/>
      </w:divBdr>
    </w:div>
    <w:div w:id="943734786">
      <w:marLeft w:val="640"/>
      <w:marRight w:val="0"/>
      <w:marTop w:val="0"/>
      <w:marBottom w:val="0"/>
      <w:divBdr>
        <w:top w:val="none" w:sz="0" w:space="0" w:color="auto"/>
        <w:left w:val="none" w:sz="0" w:space="0" w:color="auto"/>
        <w:bottom w:val="none" w:sz="0" w:space="0" w:color="auto"/>
        <w:right w:val="none" w:sz="0" w:space="0" w:color="auto"/>
      </w:divBdr>
    </w:div>
    <w:div w:id="943879847">
      <w:marLeft w:val="640"/>
      <w:marRight w:val="0"/>
      <w:marTop w:val="0"/>
      <w:marBottom w:val="0"/>
      <w:divBdr>
        <w:top w:val="none" w:sz="0" w:space="0" w:color="auto"/>
        <w:left w:val="none" w:sz="0" w:space="0" w:color="auto"/>
        <w:bottom w:val="none" w:sz="0" w:space="0" w:color="auto"/>
        <w:right w:val="none" w:sz="0" w:space="0" w:color="auto"/>
      </w:divBdr>
    </w:div>
    <w:div w:id="943921283">
      <w:marLeft w:val="640"/>
      <w:marRight w:val="0"/>
      <w:marTop w:val="0"/>
      <w:marBottom w:val="0"/>
      <w:divBdr>
        <w:top w:val="none" w:sz="0" w:space="0" w:color="auto"/>
        <w:left w:val="none" w:sz="0" w:space="0" w:color="auto"/>
        <w:bottom w:val="none" w:sz="0" w:space="0" w:color="auto"/>
        <w:right w:val="none" w:sz="0" w:space="0" w:color="auto"/>
      </w:divBdr>
    </w:div>
    <w:div w:id="943926450">
      <w:marLeft w:val="640"/>
      <w:marRight w:val="0"/>
      <w:marTop w:val="0"/>
      <w:marBottom w:val="0"/>
      <w:divBdr>
        <w:top w:val="none" w:sz="0" w:space="0" w:color="auto"/>
        <w:left w:val="none" w:sz="0" w:space="0" w:color="auto"/>
        <w:bottom w:val="none" w:sz="0" w:space="0" w:color="auto"/>
        <w:right w:val="none" w:sz="0" w:space="0" w:color="auto"/>
      </w:divBdr>
    </w:div>
    <w:div w:id="944000646">
      <w:marLeft w:val="640"/>
      <w:marRight w:val="0"/>
      <w:marTop w:val="0"/>
      <w:marBottom w:val="0"/>
      <w:divBdr>
        <w:top w:val="none" w:sz="0" w:space="0" w:color="auto"/>
        <w:left w:val="none" w:sz="0" w:space="0" w:color="auto"/>
        <w:bottom w:val="none" w:sz="0" w:space="0" w:color="auto"/>
        <w:right w:val="none" w:sz="0" w:space="0" w:color="auto"/>
      </w:divBdr>
    </w:div>
    <w:div w:id="944003551">
      <w:marLeft w:val="640"/>
      <w:marRight w:val="0"/>
      <w:marTop w:val="0"/>
      <w:marBottom w:val="0"/>
      <w:divBdr>
        <w:top w:val="none" w:sz="0" w:space="0" w:color="auto"/>
        <w:left w:val="none" w:sz="0" w:space="0" w:color="auto"/>
        <w:bottom w:val="none" w:sz="0" w:space="0" w:color="auto"/>
        <w:right w:val="none" w:sz="0" w:space="0" w:color="auto"/>
      </w:divBdr>
    </w:div>
    <w:div w:id="944077243">
      <w:marLeft w:val="640"/>
      <w:marRight w:val="0"/>
      <w:marTop w:val="0"/>
      <w:marBottom w:val="0"/>
      <w:divBdr>
        <w:top w:val="none" w:sz="0" w:space="0" w:color="auto"/>
        <w:left w:val="none" w:sz="0" w:space="0" w:color="auto"/>
        <w:bottom w:val="none" w:sz="0" w:space="0" w:color="auto"/>
        <w:right w:val="none" w:sz="0" w:space="0" w:color="auto"/>
      </w:divBdr>
    </w:div>
    <w:div w:id="944114742">
      <w:marLeft w:val="640"/>
      <w:marRight w:val="0"/>
      <w:marTop w:val="0"/>
      <w:marBottom w:val="0"/>
      <w:divBdr>
        <w:top w:val="none" w:sz="0" w:space="0" w:color="auto"/>
        <w:left w:val="none" w:sz="0" w:space="0" w:color="auto"/>
        <w:bottom w:val="none" w:sz="0" w:space="0" w:color="auto"/>
        <w:right w:val="none" w:sz="0" w:space="0" w:color="auto"/>
      </w:divBdr>
    </w:div>
    <w:div w:id="944191893">
      <w:marLeft w:val="640"/>
      <w:marRight w:val="0"/>
      <w:marTop w:val="0"/>
      <w:marBottom w:val="0"/>
      <w:divBdr>
        <w:top w:val="none" w:sz="0" w:space="0" w:color="auto"/>
        <w:left w:val="none" w:sz="0" w:space="0" w:color="auto"/>
        <w:bottom w:val="none" w:sz="0" w:space="0" w:color="auto"/>
        <w:right w:val="none" w:sz="0" w:space="0" w:color="auto"/>
      </w:divBdr>
    </w:div>
    <w:div w:id="944193755">
      <w:marLeft w:val="640"/>
      <w:marRight w:val="0"/>
      <w:marTop w:val="0"/>
      <w:marBottom w:val="0"/>
      <w:divBdr>
        <w:top w:val="none" w:sz="0" w:space="0" w:color="auto"/>
        <w:left w:val="none" w:sz="0" w:space="0" w:color="auto"/>
        <w:bottom w:val="none" w:sz="0" w:space="0" w:color="auto"/>
        <w:right w:val="none" w:sz="0" w:space="0" w:color="auto"/>
      </w:divBdr>
    </w:div>
    <w:div w:id="944195743">
      <w:marLeft w:val="640"/>
      <w:marRight w:val="0"/>
      <w:marTop w:val="0"/>
      <w:marBottom w:val="0"/>
      <w:divBdr>
        <w:top w:val="none" w:sz="0" w:space="0" w:color="auto"/>
        <w:left w:val="none" w:sz="0" w:space="0" w:color="auto"/>
        <w:bottom w:val="none" w:sz="0" w:space="0" w:color="auto"/>
        <w:right w:val="none" w:sz="0" w:space="0" w:color="auto"/>
      </w:divBdr>
    </w:div>
    <w:div w:id="944266809">
      <w:marLeft w:val="640"/>
      <w:marRight w:val="0"/>
      <w:marTop w:val="0"/>
      <w:marBottom w:val="0"/>
      <w:divBdr>
        <w:top w:val="none" w:sz="0" w:space="0" w:color="auto"/>
        <w:left w:val="none" w:sz="0" w:space="0" w:color="auto"/>
        <w:bottom w:val="none" w:sz="0" w:space="0" w:color="auto"/>
        <w:right w:val="none" w:sz="0" w:space="0" w:color="auto"/>
      </w:divBdr>
    </w:div>
    <w:div w:id="944268553">
      <w:marLeft w:val="640"/>
      <w:marRight w:val="0"/>
      <w:marTop w:val="0"/>
      <w:marBottom w:val="0"/>
      <w:divBdr>
        <w:top w:val="none" w:sz="0" w:space="0" w:color="auto"/>
        <w:left w:val="none" w:sz="0" w:space="0" w:color="auto"/>
        <w:bottom w:val="none" w:sz="0" w:space="0" w:color="auto"/>
        <w:right w:val="none" w:sz="0" w:space="0" w:color="auto"/>
      </w:divBdr>
    </w:div>
    <w:div w:id="944389158">
      <w:marLeft w:val="640"/>
      <w:marRight w:val="0"/>
      <w:marTop w:val="0"/>
      <w:marBottom w:val="0"/>
      <w:divBdr>
        <w:top w:val="none" w:sz="0" w:space="0" w:color="auto"/>
        <w:left w:val="none" w:sz="0" w:space="0" w:color="auto"/>
        <w:bottom w:val="none" w:sz="0" w:space="0" w:color="auto"/>
        <w:right w:val="none" w:sz="0" w:space="0" w:color="auto"/>
      </w:divBdr>
    </w:div>
    <w:div w:id="944460425">
      <w:marLeft w:val="640"/>
      <w:marRight w:val="0"/>
      <w:marTop w:val="0"/>
      <w:marBottom w:val="0"/>
      <w:divBdr>
        <w:top w:val="none" w:sz="0" w:space="0" w:color="auto"/>
        <w:left w:val="none" w:sz="0" w:space="0" w:color="auto"/>
        <w:bottom w:val="none" w:sz="0" w:space="0" w:color="auto"/>
        <w:right w:val="none" w:sz="0" w:space="0" w:color="auto"/>
      </w:divBdr>
    </w:div>
    <w:div w:id="944464662">
      <w:marLeft w:val="640"/>
      <w:marRight w:val="0"/>
      <w:marTop w:val="0"/>
      <w:marBottom w:val="0"/>
      <w:divBdr>
        <w:top w:val="none" w:sz="0" w:space="0" w:color="auto"/>
        <w:left w:val="none" w:sz="0" w:space="0" w:color="auto"/>
        <w:bottom w:val="none" w:sz="0" w:space="0" w:color="auto"/>
        <w:right w:val="none" w:sz="0" w:space="0" w:color="auto"/>
      </w:divBdr>
    </w:div>
    <w:div w:id="944464959">
      <w:marLeft w:val="640"/>
      <w:marRight w:val="0"/>
      <w:marTop w:val="0"/>
      <w:marBottom w:val="0"/>
      <w:divBdr>
        <w:top w:val="none" w:sz="0" w:space="0" w:color="auto"/>
        <w:left w:val="none" w:sz="0" w:space="0" w:color="auto"/>
        <w:bottom w:val="none" w:sz="0" w:space="0" w:color="auto"/>
        <w:right w:val="none" w:sz="0" w:space="0" w:color="auto"/>
      </w:divBdr>
    </w:div>
    <w:div w:id="944532511">
      <w:marLeft w:val="640"/>
      <w:marRight w:val="0"/>
      <w:marTop w:val="0"/>
      <w:marBottom w:val="0"/>
      <w:divBdr>
        <w:top w:val="none" w:sz="0" w:space="0" w:color="auto"/>
        <w:left w:val="none" w:sz="0" w:space="0" w:color="auto"/>
        <w:bottom w:val="none" w:sz="0" w:space="0" w:color="auto"/>
        <w:right w:val="none" w:sz="0" w:space="0" w:color="auto"/>
      </w:divBdr>
    </w:div>
    <w:div w:id="944652290">
      <w:marLeft w:val="640"/>
      <w:marRight w:val="0"/>
      <w:marTop w:val="0"/>
      <w:marBottom w:val="0"/>
      <w:divBdr>
        <w:top w:val="none" w:sz="0" w:space="0" w:color="auto"/>
        <w:left w:val="none" w:sz="0" w:space="0" w:color="auto"/>
        <w:bottom w:val="none" w:sz="0" w:space="0" w:color="auto"/>
        <w:right w:val="none" w:sz="0" w:space="0" w:color="auto"/>
      </w:divBdr>
    </w:div>
    <w:div w:id="944658680">
      <w:marLeft w:val="640"/>
      <w:marRight w:val="0"/>
      <w:marTop w:val="0"/>
      <w:marBottom w:val="0"/>
      <w:divBdr>
        <w:top w:val="none" w:sz="0" w:space="0" w:color="auto"/>
        <w:left w:val="none" w:sz="0" w:space="0" w:color="auto"/>
        <w:bottom w:val="none" w:sz="0" w:space="0" w:color="auto"/>
        <w:right w:val="none" w:sz="0" w:space="0" w:color="auto"/>
      </w:divBdr>
    </w:div>
    <w:div w:id="944771755">
      <w:marLeft w:val="640"/>
      <w:marRight w:val="0"/>
      <w:marTop w:val="0"/>
      <w:marBottom w:val="0"/>
      <w:divBdr>
        <w:top w:val="none" w:sz="0" w:space="0" w:color="auto"/>
        <w:left w:val="none" w:sz="0" w:space="0" w:color="auto"/>
        <w:bottom w:val="none" w:sz="0" w:space="0" w:color="auto"/>
        <w:right w:val="none" w:sz="0" w:space="0" w:color="auto"/>
      </w:divBdr>
    </w:div>
    <w:div w:id="944776187">
      <w:marLeft w:val="640"/>
      <w:marRight w:val="0"/>
      <w:marTop w:val="0"/>
      <w:marBottom w:val="0"/>
      <w:divBdr>
        <w:top w:val="none" w:sz="0" w:space="0" w:color="auto"/>
        <w:left w:val="none" w:sz="0" w:space="0" w:color="auto"/>
        <w:bottom w:val="none" w:sz="0" w:space="0" w:color="auto"/>
        <w:right w:val="none" w:sz="0" w:space="0" w:color="auto"/>
      </w:divBdr>
    </w:div>
    <w:div w:id="944919572">
      <w:marLeft w:val="640"/>
      <w:marRight w:val="0"/>
      <w:marTop w:val="0"/>
      <w:marBottom w:val="0"/>
      <w:divBdr>
        <w:top w:val="none" w:sz="0" w:space="0" w:color="auto"/>
        <w:left w:val="none" w:sz="0" w:space="0" w:color="auto"/>
        <w:bottom w:val="none" w:sz="0" w:space="0" w:color="auto"/>
        <w:right w:val="none" w:sz="0" w:space="0" w:color="auto"/>
      </w:divBdr>
    </w:div>
    <w:div w:id="944919992">
      <w:marLeft w:val="640"/>
      <w:marRight w:val="0"/>
      <w:marTop w:val="0"/>
      <w:marBottom w:val="0"/>
      <w:divBdr>
        <w:top w:val="none" w:sz="0" w:space="0" w:color="auto"/>
        <w:left w:val="none" w:sz="0" w:space="0" w:color="auto"/>
        <w:bottom w:val="none" w:sz="0" w:space="0" w:color="auto"/>
        <w:right w:val="none" w:sz="0" w:space="0" w:color="auto"/>
      </w:divBdr>
    </w:div>
    <w:div w:id="944921456">
      <w:marLeft w:val="640"/>
      <w:marRight w:val="0"/>
      <w:marTop w:val="0"/>
      <w:marBottom w:val="0"/>
      <w:divBdr>
        <w:top w:val="none" w:sz="0" w:space="0" w:color="auto"/>
        <w:left w:val="none" w:sz="0" w:space="0" w:color="auto"/>
        <w:bottom w:val="none" w:sz="0" w:space="0" w:color="auto"/>
        <w:right w:val="none" w:sz="0" w:space="0" w:color="auto"/>
      </w:divBdr>
    </w:div>
    <w:div w:id="944924821">
      <w:marLeft w:val="640"/>
      <w:marRight w:val="0"/>
      <w:marTop w:val="0"/>
      <w:marBottom w:val="0"/>
      <w:divBdr>
        <w:top w:val="none" w:sz="0" w:space="0" w:color="auto"/>
        <w:left w:val="none" w:sz="0" w:space="0" w:color="auto"/>
        <w:bottom w:val="none" w:sz="0" w:space="0" w:color="auto"/>
        <w:right w:val="none" w:sz="0" w:space="0" w:color="auto"/>
      </w:divBdr>
    </w:div>
    <w:div w:id="944968061">
      <w:marLeft w:val="640"/>
      <w:marRight w:val="0"/>
      <w:marTop w:val="0"/>
      <w:marBottom w:val="0"/>
      <w:divBdr>
        <w:top w:val="none" w:sz="0" w:space="0" w:color="auto"/>
        <w:left w:val="none" w:sz="0" w:space="0" w:color="auto"/>
        <w:bottom w:val="none" w:sz="0" w:space="0" w:color="auto"/>
        <w:right w:val="none" w:sz="0" w:space="0" w:color="auto"/>
      </w:divBdr>
    </w:div>
    <w:div w:id="944995361">
      <w:marLeft w:val="640"/>
      <w:marRight w:val="0"/>
      <w:marTop w:val="0"/>
      <w:marBottom w:val="0"/>
      <w:divBdr>
        <w:top w:val="none" w:sz="0" w:space="0" w:color="auto"/>
        <w:left w:val="none" w:sz="0" w:space="0" w:color="auto"/>
        <w:bottom w:val="none" w:sz="0" w:space="0" w:color="auto"/>
        <w:right w:val="none" w:sz="0" w:space="0" w:color="auto"/>
      </w:divBdr>
    </w:div>
    <w:div w:id="945037982">
      <w:marLeft w:val="640"/>
      <w:marRight w:val="0"/>
      <w:marTop w:val="0"/>
      <w:marBottom w:val="0"/>
      <w:divBdr>
        <w:top w:val="none" w:sz="0" w:space="0" w:color="auto"/>
        <w:left w:val="none" w:sz="0" w:space="0" w:color="auto"/>
        <w:bottom w:val="none" w:sz="0" w:space="0" w:color="auto"/>
        <w:right w:val="none" w:sz="0" w:space="0" w:color="auto"/>
      </w:divBdr>
    </w:div>
    <w:div w:id="945041187">
      <w:marLeft w:val="640"/>
      <w:marRight w:val="0"/>
      <w:marTop w:val="0"/>
      <w:marBottom w:val="0"/>
      <w:divBdr>
        <w:top w:val="none" w:sz="0" w:space="0" w:color="auto"/>
        <w:left w:val="none" w:sz="0" w:space="0" w:color="auto"/>
        <w:bottom w:val="none" w:sz="0" w:space="0" w:color="auto"/>
        <w:right w:val="none" w:sz="0" w:space="0" w:color="auto"/>
      </w:divBdr>
    </w:div>
    <w:div w:id="945160659">
      <w:marLeft w:val="640"/>
      <w:marRight w:val="0"/>
      <w:marTop w:val="0"/>
      <w:marBottom w:val="0"/>
      <w:divBdr>
        <w:top w:val="none" w:sz="0" w:space="0" w:color="auto"/>
        <w:left w:val="none" w:sz="0" w:space="0" w:color="auto"/>
        <w:bottom w:val="none" w:sz="0" w:space="0" w:color="auto"/>
        <w:right w:val="none" w:sz="0" w:space="0" w:color="auto"/>
      </w:divBdr>
    </w:div>
    <w:div w:id="945162790">
      <w:marLeft w:val="640"/>
      <w:marRight w:val="0"/>
      <w:marTop w:val="0"/>
      <w:marBottom w:val="0"/>
      <w:divBdr>
        <w:top w:val="none" w:sz="0" w:space="0" w:color="auto"/>
        <w:left w:val="none" w:sz="0" w:space="0" w:color="auto"/>
        <w:bottom w:val="none" w:sz="0" w:space="0" w:color="auto"/>
        <w:right w:val="none" w:sz="0" w:space="0" w:color="auto"/>
      </w:divBdr>
    </w:div>
    <w:div w:id="945232882">
      <w:marLeft w:val="640"/>
      <w:marRight w:val="0"/>
      <w:marTop w:val="0"/>
      <w:marBottom w:val="0"/>
      <w:divBdr>
        <w:top w:val="none" w:sz="0" w:space="0" w:color="auto"/>
        <w:left w:val="none" w:sz="0" w:space="0" w:color="auto"/>
        <w:bottom w:val="none" w:sz="0" w:space="0" w:color="auto"/>
        <w:right w:val="none" w:sz="0" w:space="0" w:color="auto"/>
      </w:divBdr>
    </w:div>
    <w:div w:id="945306099">
      <w:marLeft w:val="640"/>
      <w:marRight w:val="0"/>
      <w:marTop w:val="0"/>
      <w:marBottom w:val="0"/>
      <w:divBdr>
        <w:top w:val="none" w:sz="0" w:space="0" w:color="auto"/>
        <w:left w:val="none" w:sz="0" w:space="0" w:color="auto"/>
        <w:bottom w:val="none" w:sz="0" w:space="0" w:color="auto"/>
        <w:right w:val="none" w:sz="0" w:space="0" w:color="auto"/>
      </w:divBdr>
    </w:div>
    <w:div w:id="945308671">
      <w:marLeft w:val="640"/>
      <w:marRight w:val="0"/>
      <w:marTop w:val="0"/>
      <w:marBottom w:val="0"/>
      <w:divBdr>
        <w:top w:val="none" w:sz="0" w:space="0" w:color="auto"/>
        <w:left w:val="none" w:sz="0" w:space="0" w:color="auto"/>
        <w:bottom w:val="none" w:sz="0" w:space="0" w:color="auto"/>
        <w:right w:val="none" w:sz="0" w:space="0" w:color="auto"/>
      </w:divBdr>
    </w:div>
    <w:div w:id="945389410">
      <w:marLeft w:val="640"/>
      <w:marRight w:val="0"/>
      <w:marTop w:val="0"/>
      <w:marBottom w:val="0"/>
      <w:divBdr>
        <w:top w:val="none" w:sz="0" w:space="0" w:color="auto"/>
        <w:left w:val="none" w:sz="0" w:space="0" w:color="auto"/>
        <w:bottom w:val="none" w:sz="0" w:space="0" w:color="auto"/>
        <w:right w:val="none" w:sz="0" w:space="0" w:color="auto"/>
      </w:divBdr>
    </w:div>
    <w:div w:id="945389444">
      <w:marLeft w:val="640"/>
      <w:marRight w:val="0"/>
      <w:marTop w:val="0"/>
      <w:marBottom w:val="0"/>
      <w:divBdr>
        <w:top w:val="none" w:sz="0" w:space="0" w:color="auto"/>
        <w:left w:val="none" w:sz="0" w:space="0" w:color="auto"/>
        <w:bottom w:val="none" w:sz="0" w:space="0" w:color="auto"/>
        <w:right w:val="none" w:sz="0" w:space="0" w:color="auto"/>
      </w:divBdr>
    </w:div>
    <w:div w:id="945424702">
      <w:marLeft w:val="640"/>
      <w:marRight w:val="0"/>
      <w:marTop w:val="0"/>
      <w:marBottom w:val="0"/>
      <w:divBdr>
        <w:top w:val="none" w:sz="0" w:space="0" w:color="auto"/>
        <w:left w:val="none" w:sz="0" w:space="0" w:color="auto"/>
        <w:bottom w:val="none" w:sz="0" w:space="0" w:color="auto"/>
        <w:right w:val="none" w:sz="0" w:space="0" w:color="auto"/>
      </w:divBdr>
    </w:div>
    <w:div w:id="945499773">
      <w:marLeft w:val="640"/>
      <w:marRight w:val="0"/>
      <w:marTop w:val="0"/>
      <w:marBottom w:val="0"/>
      <w:divBdr>
        <w:top w:val="none" w:sz="0" w:space="0" w:color="auto"/>
        <w:left w:val="none" w:sz="0" w:space="0" w:color="auto"/>
        <w:bottom w:val="none" w:sz="0" w:space="0" w:color="auto"/>
        <w:right w:val="none" w:sz="0" w:space="0" w:color="auto"/>
      </w:divBdr>
    </w:div>
    <w:div w:id="945504233">
      <w:marLeft w:val="640"/>
      <w:marRight w:val="0"/>
      <w:marTop w:val="0"/>
      <w:marBottom w:val="0"/>
      <w:divBdr>
        <w:top w:val="none" w:sz="0" w:space="0" w:color="auto"/>
        <w:left w:val="none" w:sz="0" w:space="0" w:color="auto"/>
        <w:bottom w:val="none" w:sz="0" w:space="0" w:color="auto"/>
        <w:right w:val="none" w:sz="0" w:space="0" w:color="auto"/>
      </w:divBdr>
    </w:div>
    <w:div w:id="945506136">
      <w:marLeft w:val="640"/>
      <w:marRight w:val="0"/>
      <w:marTop w:val="0"/>
      <w:marBottom w:val="0"/>
      <w:divBdr>
        <w:top w:val="none" w:sz="0" w:space="0" w:color="auto"/>
        <w:left w:val="none" w:sz="0" w:space="0" w:color="auto"/>
        <w:bottom w:val="none" w:sz="0" w:space="0" w:color="auto"/>
        <w:right w:val="none" w:sz="0" w:space="0" w:color="auto"/>
      </w:divBdr>
    </w:div>
    <w:div w:id="945507293">
      <w:marLeft w:val="640"/>
      <w:marRight w:val="0"/>
      <w:marTop w:val="0"/>
      <w:marBottom w:val="0"/>
      <w:divBdr>
        <w:top w:val="none" w:sz="0" w:space="0" w:color="auto"/>
        <w:left w:val="none" w:sz="0" w:space="0" w:color="auto"/>
        <w:bottom w:val="none" w:sz="0" w:space="0" w:color="auto"/>
        <w:right w:val="none" w:sz="0" w:space="0" w:color="auto"/>
      </w:divBdr>
    </w:div>
    <w:div w:id="945579872">
      <w:marLeft w:val="640"/>
      <w:marRight w:val="0"/>
      <w:marTop w:val="0"/>
      <w:marBottom w:val="0"/>
      <w:divBdr>
        <w:top w:val="none" w:sz="0" w:space="0" w:color="auto"/>
        <w:left w:val="none" w:sz="0" w:space="0" w:color="auto"/>
        <w:bottom w:val="none" w:sz="0" w:space="0" w:color="auto"/>
        <w:right w:val="none" w:sz="0" w:space="0" w:color="auto"/>
      </w:divBdr>
    </w:div>
    <w:div w:id="945842413">
      <w:marLeft w:val="640"/>
      <w:marRight w:val="0"/>
      <w:marTop w:val="0"/>
      <w:marBottom w:val="0"/>
      <w:divBdr>
        <w:top w:val="none" w:sz="0" w:space="0" w:color="auto"/>
        <w:left w:val="none" w:sz="0" w:space="0" w:color="auto"/>
        <w:bottom w:val="none" w:sz="0" w:space="0" w:color="auto"/>
        <w:right w:val="none" w:sz="0" w:space="0" w:color="auto"/>
      </w:divBdr>
    </w:div>
    <w:div w:id="945844839">
      <w:marLeft w:val="640"/>
      <w:marRight w:val="0"/>
      <w:marTop w:val="0"/>
      <w:marBottom w:val="0"/>
      <w:divBdr>
        <w:top w:val="none" w:sz="0" w:space="0" w:color="auto"/>
        <w:left w:val="none" w:sz="0" w:space="0" w:color="auto"/>
        <w:bottom w:val="none" w:sz="0" w:space="0" w:color="auto"/>
        <w:right w:val="none" w:sz="0" w:space="0" w:color="auto"/>
      </w:divBdr>
    </w:div>
    <w:div w:id="945891041">
      <w:marLeft w:val="640"/>
      <w:marRight w:val="0"/>
      <w:marTop w:val="0"/>
      <w:marBottom w:val="0"/>
      <w:divBdr>
        <w:top w:val="none" w:sz="0" w:space="0" w:color="auto"/>
        <w:left w:val="none" w:sz="0" w:space="0" w:color="auto"/>
        <w:bottom w:val="none" w:sz="0" w:space="0" w:color="auto"/>
        <w:right w:val="none" w:sz="0" w:space="0" w:color="auto"/>
      </w:divBdr>
    </w:div>
    <w:div w:id="945967626">
      <w:marLeft w:val="640"/>
      <w:marRight w:val="0"/>
      <w:marTop w:val="0"/>
      <w:marBottom w:val="0"/>
      <w:divBdr>
        <w:top w:val="none" w:sz="0" w:space="0" w:color="auto"/>
        <w:left w:val="none" w:sz="0" w:space="0" w:color="auto"/>
        <w:bottom w:val="none" w:sz="0" w:space="0" w:color="auto"/>
        <w:right w:val="none" w:sz="0" w:space="0" w:color="auto"/>
      </w:divBdr>
    </w:div>
    <w:div w:id="946042815">
      <w:marLeft w:val="640"/>
      <w:marRight w:val="0"/>
      <w:marTop w:val="0"/>
      <w:marBottom w:val="0"/>
      <w:divBdr>
        <w:top w:val="none" w:sz="0" w:space="0" w:color="auto"/>
        <w:left w:val="none" w:sz="0" w:space="0" w:color="auto"/>
        <w:bottom w:val="none" w:sz="0" w:space="0" w:color="auto"/>
        <w:right w:val="none" w:sz="0" w:space="0" w:color="auto"/>
      </w:divBdr>
    </w:div>
    <w:div w:id="946079752">
      <w:marLeft w:val="640"/>
      <w:marRight w:val="0"/>
      <w:marTop w:val="0"/>
      <w:marBottom w:val="0"/>
      <w:divBdr>
        <w:top w:val="none" w:sz="0" w:space="0" w:color="auto"/>
        <w:left w:val="none" w:sz="0" w:space="0" w:color="auto"/>
        <w:bottom w:val="none" w:sz="0" w:space="0" w:color="auto"/>
        <w:right w:val="none" w:sz="0" w:space="0" w:color="auto"/>
      </w:divBdr>
    </w:div>
    <w:div w:id="946085729">
      <w:marLeft w:val="640"/>
      <w:marRight w:val="0"/>
      <w:marTop w:val="0"/>
      <w:marBottom w:val="0"/>
      <w:divBdr>
        <w:top w:val="none" w:sz="0" w:space="0" w:color="auto"/>
        <w:left w:val="none" w:sz="0" w:space="0" w:color="auto"/>
        <w:bottom w:val="none" w:sz="0" w:space="0" w:color="auto"/>
        <w:right w:val="none" w:sz="0" w:space="0" w:color="auto"/>
      </w:divBdr>
    </w:div>
    <w:div w:id="946160150">
      <w:marLeft w:val="640"/>
      <w:marRight w:val="0"/>
      <w:marTop w:val="0"/>
      <w:marBottom w:val="0"/>
      <w:divBdr>
        <w:top w:val="none" w:sz="0" w:space="0" w:color="auto"/>
        <w:left w:val="none" w:sz="0" w:space="0" w:color="auto"/>
        <w:bottom w:val="none" w:sz="0" w:space="0" w:color="auto"/>
        <w:right w:val="none" w:sz="0" w:space="0" w:color="auto"/>
      </w:divBdr>
    </w:div>
    <w:div w:id="946305047">
      <w:marLeft w:val="640"/>
      <w:marRight w:val="0"/>
      <w:marTop w:val="0"/>
      <w:marBottom w:val="0"/>
      <w:divBdr>
        <w:top w:val="none" w:sz="0" w:space="0" w:color="auto"/>
        <w:left w:val="none" w:sz="0" w:space="0" w:color="auto"/>
        <w:bottom w:val="none" w:sz="0" w:space="0" w:color="auto"/>
        <w:right w:val="none" w:sz="0" w:space="0" w:color="auto"/>
      </w:divBdr>
    </w:div>
    <w:div w:id="946350146">
      <w:marLeft w:val="640"/>
      <w:marRight w:val="0"/>
      <w:marTop w:val="0"/>
      <w:marBottom w:val="0"/>
      <w:divBdr>
        <w:top w:val="none" w:sz="0" w:space="0" w:color="auto"/>
        <w:left w:val="none" w:sz="0" w:space="0" w:color="auto"/>
        <w:bottom w:val="none" w:sz="0" w:space="0" w:color="auto"/>
        <w:right w:val="none" w:sz="0" w:space="0" w:color="auto"/>
      </w:divBdr>
    </w:div>
    <w:div w:id="946498304">
      <w:marLeft w:val="640"/>
      <w:marRight w:val="0"/>
      <w:marTop w:val="0"/>
      <w:marBottom w:val="0"/>
      <w:divBdr>
        <w:top w:val="none" w:sz="0" w:space="0" w:color="auto"/>
        <w:left w:val="none" w:sz="0" w:space="0" w:color="auto"/>
        <w:bottom w:val="none" w:sz="0" w:space="0" w:color="auto"/>
        <w:right w:val="none" w:sz="0" w:space="0" w:color="auto"/>
      </w:divBdr>
    </w:div>
    <w:div w:id="946502630">
      <w:marLeft w:val="640"/>
      <w:marRight w:val="0"/>
      <w:marTop w:val="0"/>
      <w:marBottom w:val="0"/>
      <w:divBdr>
        <w:top w:val="none" w:sz="0" w:space="0" w:color="auto"/>
        <w:left w:val="none" w:sz="0" w:space="0" w:color="auto"/>
        <w:bottom w:val="none" w:sz="0" w:space="0" w:color="auto"/>
        <w:right w:val="none" w:sz="0" w:space="0" w:color="auto"/>
      </w:divBdr>
    </w:div>
    <w:div w:id="946615542">
      <w:marLeft w:val="640"/>
      <w:marRight w:val="0"/>
      <w:marTop w:val="0"/>
      <w:marBottom w:val="0"/>
      <w:divBdr>
        <w:top w:val="none" w:sz="0" w:space="0" w:color="auto"/>
        <w:left w:val="none" w:sz="0" w:space="0" w:color="auto"/>
        <w:bottom w:val="none" w:sz="0" w:space="0" w:color="auto"/>
        <w:right w:val="none" w:sz="0" w:space="0" w:color="auto"/>
      </w:divBdr>
    </w:div>
    <w:div w:id="946698129">
      <w:marLeft w:val="640"/>
      <w:marRight w:val="0"/>
      <w:marTop w:val="0"/>
      <w:marBottom w:val="0"/>
      <w:divBdr>
        <w:top w:val="none" w:sz="0" w:space="0" w:color="auto"/>
        <w:left w:val="none" w:sz="0" w:space="0" w:color="auto"/>
        <w:bottom w:val="none" w:sz="0" w:space="0" w:color="auto"/>
        <w:right w:val="none" w:sz="0" w:space="0" w:color="auto"/>
      </w:divBdr>
    </w:div>
    <w:div w:id="946734342">
      <w:marLeft w:val="640"/>
      <w:marRight w:val="0"/>
      <w:marTop w:val="0"/>
      <w:marBottom w:val="0"/>
      <w:divBdr>
        <w:top w:val="none" w:sz="0" w:space="0" w:color="auto"/>
        <w:left w:val="none" w:sz="0" w:space="0" w:color="auto"/>
        <w:bottom w:val="none" w:sz="0" w:space="0" w:color="auto"/>
        <w:right w:val="none" w:sz="0" w:space="0" w:color="auto"/>
      </w:divBdr>
    </w:div>
    <w:div w:id="946740904">
      <w:marLeft w:val="640"/>
      <w:marRight w:val="0"/>
      <w:marTop w:val="0"/>
      <w:marBottom w:val="0"/>
      <w:divBdr>
        <w:top w:val="none" w:sz="0" w:space="0" w:color="auto"/>
        <w:left w:val="none" w:sz="0" w:space="0" w:color="auto"/>
        <w:bottom w:val="none" w:sz="0" w:space="0" w:color="auto"/>
        <w:right w:val="none" w:sz="0" w:space="0" w:color="auto"/>
      </w:divBdr>
    </w:div>
    <w:div w:id="946812396">
      <w:marLeft w:val="640"/>
      <w:marRight w:val="0"/>
      <w:marTop w:val="0"/>
      <w:marBottom w:val="0"/>
      <w:divBdr>
        <w:top w:val="none" w:sz="0" w:space="0" w:color="auto"/>
        <w:left w:val="none" w:sz="0" w:space="0" w:color="auto"/>
        <w:bottom w:val="none" w:sz="0" w:space="0" w:color="auto"/>
        <w:right w:val="none" w:sz="0" w:space="0" w:color="auto"/>
      </w:divBdr>
    </w:div>
    <w:div w:id="947002554">
      <w:marLeft w:val="640"/>
      <w:marRight w:val="0"/>
      <w:marTop w:val="0"/>
      <w:marBottom w:val="0"/>
      <w:divBdr>
        <w:top w:val="none" w:sz="0" w:space="0" w:color="auto"/>
        <w:left w:val="none" w:sz="0" w:space="0" w:color="auto"/>
        <w:bottom w:val="none" w:sz="0" w:space="0" w:color="auto"/>
        <w:right w:val="none" w:sz="0" w:space="0" w:color="auto"/>
      </w:divBdr>
    </w:div>
    <w:div w:id="947005629">
      <w:marLeft w:val="640"/>
      <w:marRight w:val="0"/>
      <w:marTop w:val="0"/>
      <w:marBottom w:val="0"/>
      <w:divBdr>
        <w:top w:val="none" w:sz="0" w:space="0" w:color="auto"/>
        <w:left w:val="none" w:sz="0" w:space="0" w:color="auto"/>
        <w:bottom w:val="none" w:sz="0" w:space="0" w:color="auto"/>
        <w:right w:val="none" w:sz="0" w:space="0" w:color="auto"/>
      </w:divBdr>
    </w:div>
    <w:div w:id="947078993">
      <w:marLeft w:val="640"/>
      <w:marRight w:val="0"/>
      <w:marTop w:val="0"/>
      <w:marBottom w:val="0"/>
      <w:divBdr>
        <w:top w:val="none" w:sz="0" w:space="0" w:color="auto"/>
        <w:left w:val="none" w:sz="0" w:space="0" w:color="auto"/>
        <w:bottom w:val="none" w:sz="0" w:space="0" w:color="auto"/>
        <w:right w:val="none" w:sz="0" w:space="0" w:color="auto"/>
      </w:divBdr>
    </w:div>
    <w:div w:id="947158695">
      <w:marLeft w:val="640"/>
      <w:marRight w:val="0"/>
      <w:marTop w:val="0"/>
      <w:marBottom w:val="0"/>
      <w:divBdr>
        <w:top w:val="none" w:sz="0" w:space="0" w:color="auto"/>
        <w:left w:val="none" w:sz="0" w:space="0" w:color="auto"/>
        <w:bottom w:val="none" w:sz="0" w:space="0" w:color="auto"/>
        <w:right w:val="none" w:sz="0" w:space="0" w:color="auto"/>
      </w:divBdr>
    </w:div>
    <w:div w:id="947159021">
      <w:marLeft w:val="640"/>
      <w:marRight w:val="0"/>
      <w:marTop w:val="0"/>
      <w:marBottom w:val="0"/>
      <w:divBdr>
        <w:top w:val="none" w:sz="0" w:space="0" w:color="auto"/>
        <w:left w:val="none" w:sz="0" w:space="0" w:color="auto"/>
        <w:bottom w:val="none" w:sz="0" w:space="0" w:color="auto"/>
        <w:right w:val="none" w:sz="0" w:space="0" w:color="auto"/>
      </w:divBdr>
    </w:div>
    <w:div w:id="947272027">
      <w:marLeft w:val="640"/>
      <w:marRight w:val="0"/>
      <w:marTop w:val="0"/>
      <w:marBottom w:val="0"/>
      <w:divBdr>
        <w:top w:val="none" w:sz="0" w:space="0" w:color="auto"/>
        <w:left w:val="none" w:sz="0" w:space="0" w:color="auto"/>
        <w:bottom w:val="none" w:sz="0" w:space="0" w:color="auto"/>
        <w:right w:val="none" w:sz="0" w:space="0" w:color="auto"/>
      </w:divBdr>
    </w:div>
    <w:div w:id="947272489">
      <w:marLeft w:val="640"/>
      <w:marRight w:val="0"/>
      <w:marTop w:val="0"/>
      <w:marBottom w:val="0"/>
      <w:divBdr>
        <w:top w:val="none" w:sz="0" w:space="0" w:color="auto"/>
        <w:left w:val="none" w:sz="0" w:space="0" w:color="auto"/>
        <w:bottom w:val="none" w:sz="0" w:space="0" w:color="auto"/>
        <w:right w:val="none" w:sz="0" w:space="0" w:color="auto"/>
      </w:divBdr>
    </w:div>
    <w:div w:id="947350875">
      <w:marLeft w:val="640"/>
      <w:marRight w:val="0"/>
      <w:marTop w:val="0"/>
      <w:marBottom w:val="0"/>
      <w:divBdr>
        <w:top w:val="none" w:sz="0" w:space="0" w:color="auto"/>
        <w:left w:val="none" w:sz="0" w:space="0" w:color="auto"/>
        <w:bottom w:val="none" w:sz="0" w:space="0" w:color="auto"/>
        <w:right w:val="none" w:sz="0" w:space="0" w:color="auto"/>
      </w:divBdr>
    </w:div>
    <w:div w:id="947352633">
      <w:marLeft w:val="640"/>
      <w:marRight w:val="0"/>
      <w:marTop w:val="0"/>
      <w:marBottom w:val="0"/>
      <w:divBdr>
        <w:top w:val="none" w:sz="0" w:space="0" w:color="auto"/>
        <w:left w:val="none" w:sz="0" w:space="0" w:color="auto"/>
        <w:bottom w:val="none" w:sz="0" w:space="0" w:color="auto"/>
        <w:right w:val="none" w:sz="0" w:space="0" w:color="auto"/>
      </w:divBdr>
    </w:div>
    <w:div w:id="947355342">
      <w:marLeft w:val="640"/>
      <w:marRight w:val="0"/>
      <w:marTop w:val="0"/>
      <w:marBottom w:val="0"/>
      <w:divBdr>
        <w:top w:val="none" w:sz="0" w:space="0" w:color="auto"/>
        <w:left w:val="none" w:sz="0" w:space="0" w:color="auto"/>
        <w:bottom w:val="none" w:sz="0" w:space="0" w:color="auto"/>
        <w:right w:val="none" w:sz="0" w:space="0" w:color="auto"/>
      </w:divBdr>
    </w:div>
    <w:div w:id="947392757">
      <w:marLeft w:val="640"/>
      <w:marRight w:val="0"/>
      <w:marTop w:val="0"/>
      <w:marBottom w:val="0"/>
      <w:divBdr>
        <w:top w:val="none" w:sz="0" w:space="0" w:color="auto"/>
        <w:left w:val="none" w:sz="0" w:space="0" w:color="auto"/>
        <w:bottom w:val="none" w:sz="0" w:space="0" w:color="auto"/>
        <w:right w:val="none" w:sz="0" w:space="0" w:color="auto"/>
      </w:divBdr>
    </w:div>
    <w:div w:id="947395878">
      <w:bodyDiv w:val="1"/>
      <w:marLeft w:val="0"/>
      <w:marRight w:val="0"/>
      <w:marTop w:val="0"/>
      <w:marBottom w:val="0"/>
      <w:divBdr>
        <w:top w:val="none" w:sz="0" w:space="0" w:color="auto"/>
        <w:left w:val="none" w:sz="0" w:space="0" w:color="auto"/>
        <w:bottom w:val="none" w:sz="0" w:space="0" w:color="auto"/>
        <w:right w:val="none" w:sz="0" w:space="0" w:color="auto"/>
      </w:divBdr>
    </w:div>
    <w:div w:id="947471111">
      <w:marLeft w:val="640"/>
      <w:marRight w:val="0"/>
      <w:marTop w:val="0"/>
      <w:marBottom w:val="0"/>
      <w:divBdr>
        <w:top w:val="none" w:sz="0" w:space="0" w:color="auto"/>
        <w:left w:val="none" w:sz="0" w:space="0" w:color="auto"/>
        <w:bottom w:val="none" w:sz="0" w:space="0" w:color="auto"/>
        <w:right w:val="none" w:sz="0" w:space="0" w:color="auto"/>
      </w:divBdr>
    </w:div>
    <w:div w:id="947472185">
      <w:marLeft w:val="640"/>
      <w:marRight w:val="0"/>
      <w:marTop w:val="0"/>
      <w:marBottom w:val="0"/>
      <w:divBdr>
        <w:top w:val="none" w:sz="0" w:space="0" w:color="auto"/>
        <w:left w:val="none" w:sz="0" w:space="0" w:color="auto"/>
        <w:bottom w:val="none" w:sz="0" w:space="0" w:color="auto"/>
        <w:right w:val="none" w:sz="0" w:space="0" w:color="auto"/>
      </w:divBdr>
    </w:div>
    <w:div w:id="947590731">
      <w:marLeft w:val="640"/>
      <w:marRight w:val="0"/>
      <w:marTop w:val="0"/>
      <w:marBottom w:val="0"/>
      <w:divBdr>
        <w:top w:val="none" w:sz="0" w:space="0" w:color="auto"/>
        <w:left w:val="none" w:sz="0" w:space="0" w:color="auto"/>
        <w:bottom w:val="none" w:sz="0" w:space="0" w:color="auto"/>
        <w:right w:val="none" w:sz="0" w:space="0" w:color="auto"/>
      </w:divBdr>
    </w:div>
    <w:div w:id="947615632">
      <w:marLeft w:val="640"/>
      <w:marRight w:val="0"/>
      <w:marTop w:val="0"/>
      <w:marBottom w:val="0"/>
      <w:divBdr>
        <w:top w:val="none" w:sz="0" w:space="0" w:color="auto"/>
        <w:left w:val="none" w:sz="0" w:space="0" w:color="auto"/>
        <w:bottom w:val="none" w:sz="0" w:space="0" w:color="auto"/>
        <w:right w:val="none" w:sz="0" w:space="0" w:color="auto"/>
      </w:divBdr>
    </w:div>
    <w:div w:id="947736675">
      <w:marLeft w:val="640"/>
      <w:marRight w:val="0"/>
      <w:marTop w:val="0"/>
      <w:marBottom w:val="0"/>
      <w:divBdr>
        <w:top w:val="none" w:sz="0" w:space="0" w:color="auto"/>
        <w:left w:val="none" w:sz="0" w:space="0" w:color="auto"/>
        <w:bottom w:val="none" w:sz="0" w:space="0" w:color="auto"/>
        <w:right w:val="none" w:sz="0" w:space="0" w:color="auto"/>
      </w:divBdr>
    </w:div>
    <w:div w:id="947740541">
      <w:marLeft w:val="640"/>
      <w:marRight w:val="0"/>
      <w:marTop w:val="0"/>
      <w:marBottom w:val="0"/>
      <w:divBdr>
        <w:top w:val="none" w:sz="0" w:space="0" w:color="auto"/>
        <w:left w:val="none" w:sz="0" w:space="0" w:color="auto"/>
        <w:bottom w:val="none" w:sz="0" w:space="0" w:color="auto"/>
        <w:right w:val="none" w:sz="0" w:space="0" w:color="auto"/>
      </w:divBdr>
    </w:div>
    <w:div w:id="947809240">
      <w:marLeft w:val="640"/>
      <w:marRight w:val="0"/>
      <w:marTop w:val="0"/>
      <w:marBottom w:val="0"/>
      <w:divBdr>
        <w:top w:val="none" w:sz="0" w:space="0" w:color="auto"/>
        <w:left w:val="none" w:sz="0" w:space="0" w:color="auto"/>
        <w:bottom w:val="none" w:sz="0" w:space="0" w:color="auto"/>
        <w:right w:val="none" w:sz="0" w:space="0" w:color="auto"/>
      </w:divBdr>
    </w:div>
    <w:div w:id="947852311">
      <w:marLeft w:val="640"/>
      <w:marRight w:val="0"/>
      <w:marTop w:val="0"/>
      <w:marBottom w:val="0"/>
      <w:divBdr>
        <w:top w:val="none" w:sz="0" w:space="0" w:color="auto"/>
        <w:left w:val="none" w:sz="0" w:space="0" w:color="auto"/>
        <w:bottom w:val="none" w:sz="0" w:space="0" w:color="auto"/>
        <w:right w:val="none" w:sz="0" w:space="0" w:color="auto"/>
      </w:divBdr>
    </w:div>
    <w:div w:id="947926664">
      <w:marLeft w:val="480"/>
      <w:marRight w:val="0"/>
      <w:marTop w:val="0"/>
      <w:marBottom w:val="0"/>
      <w:divBdr>
        <w:top w:val="none" w:sz="0" w:space="0" w:color="auto"/>
        <w:left w:val="none" w:sz="0" w:space="0" w:color="auto"/>
        <w:bottom w:val="none" w:sz="0" w:space="0" w:color="auto"/>
        <w:right w:val="none" w:sz="0" w:space="0" w:color="auto"/>
      </w:divBdr>
    </w:div>
    <w:div w:id="947933254">
      <w:marLeft w:val="640"/>
      <w:marRight w:val="0"/>
      <w:marTop w:val="0"/>
      <w:marBottom w:val="0"/>
      <w:divBdr>
        <w:top w:val="none" w:sz="0" w:space="0" w:color="auto"/>
        <w:left w:val="none" w:sz="0" w:space="0" w:color="auto"/>
        <w:bottom w:val="none" w:sz="0" w:space="0" w:color="auto"/>
        <w:right w:val="none" w:sz="0" w:space="0" w:color="auto"/>
      </w:divBdr>
    </w:div>
    <w:div w:id="948006225">
      <w:marLeft w:val="640"/>
      <w:marRight w:val="0"/>
      <w:marTop w:val="0"/>
      <w:marBottom w:val="0"/>
      <w:divBdr>
        <w:top w:val="none" w:sz="0" w:space="0" w:color="auto"/>
        <w:left w:val="none" w:sz="0" w:space="0" w:color="auto"/>
        <w:bottom w:val="none" w:sz="0" w:space="0" w:color="auto"/>
        <w:right w:val="none" w:sz="0" w:space="0" w:color="auto"/>
      </w:divBdr>
    </w:div>
    <w:div w:id="948047316">
      <w:marLeft w:val="640"/>
      <w:marRight w:val="0"/>
      <w:marTop w:val="0"/>
      <w:marBottom w:val="0"/>
      <w:divBdr>
        <w:top w:val="none" w:sz="0" w:space="0" w:color="auto"/>
        <w:left w:val="none" w:sz="0" w:space="0" w:color="auto"/>
        <w:bottom w:val="none" w:sz="0" w:space="0" w:color="auto"/>
        <w:right w:val="none" w:sz="0" w:space="0" w:color="auto"/>
      </w:divBdr>
    </w:div>
    <w:div w:id="948048255">
      <w:marLeft w:val="640"/>
      <w:marRight w:val="0"/>
      <w:marTop w:val="0"/>
      <w:marBottom w:val="0"/>
      <w:divBdr>
        <w:top w:val="none" w:sz="0" w:space="0" w:color="auto"/>
        <w:left w:val="none" w:sz="0" w:space="0" w:color="auto"/>
        <w:bottom w:val="none" w:sz="0" w:space="0" w:color="auto"/>
        <w:right w:val="none" w:sz="0" w:space="0" w:color="auto"/>
      </w:divBdr>
    </w:div>
    <w:div w:id="948241125">
      <w:marLeft w:val="640"/>
      <w:marRight w:val="0"/>
      <w:marTop w:val="0"/>
      <w:marBottom w:val="0"/>
      <w:divBdr>
        <w:top w:val="none" w:sz="0" w:space="0" w:color="auto"/>
        <w:left w:val="none" w:sz="0" w:space="0" w:color="auto"/>
        <w:bottom w:val="none" w:sz="0" w:space="0" w:color="auto"/>
        <w:right w:val="none" w:sz="0" w:space="0" w:color="auto"/>
      </w:divBdr>
    </w:div>
    <w:div w:id="948246005">
      <w:marLeft w:val="640"/>
      <w:marRight w:val="0"/>
      <w:marTop w:val="0"/>
      <w:marBottom w:val="0"/>
      <w:divBdr>
        <w:top w:val="none" w:sz="0" w:space="0" w:color="auto"/>
        <w:left w:val="none" w:sz="0" w:space="0" w:color="auto"/>
        <w:bottom w:val="none" w:sz="0" w:space="0" w:color="auto"/>
        <w:right w:val="none" w:sz="0" w:space="0" w:color="auto"/>
      </w:divBdr>
    </w:div>
    <w:div w:id="948246235">
      <w:marLeft w:val="640"/>
      <w:marRight w:val="0"/>
      <w:marTop w:val="0"/>
      <w:marBottom w:val="0"/>
      <w:divBdr>
        <w:top w:val="none" w:sz="0" w:space="0" w:color="auto"/>
        <w:left w:val="none" w:sz="0" w:space="0" w:color="auto"/>
        <w:bottom w:val="none" w:sz="0" w:space="0" w:color="auto"/>
        <w:right w:val="none" w:sz="0" w:space="0" w:color="auto"/>
      </w:divBdr>
    </w:div>
    <w:div w:id="948271735">
      <w:marLeft w:val="640"/>
      <w:marRight w:val="0"/>
      <w:marTop w:val="0"/>
      <w:marBottom w:val="0"/>
      <w:divBdr>
        <w:top w:val="none" w:sz="0" w:space="0" w:color="auto"/>
        <w:left w:val="none" w:sz="0" w:space="0" w:color="auto"/>
        <w:bottom w:val="none" w:sz="0" w:space="0" w:color="auto"/>
        <w:right w:val="none" w:sz="0" w:space="0" w:color="auto"/>
      </w:divBdr>
    </w:div>
    <w:div w:id="948316668">
      <w:marLeft w:val="640"/>
      <w:marRight w:val="0"/>
      <w:marTop w:val="0"/>
      <w:marBottom w:val="0"/>
      <w:divBdr>
        <w:top w:val="none" w:sz="0" w:space="0" w:color="auto"/>
        <w:left w:val="none" w:sz="0" w:space="0" w:color="auto"/>
        <w:bottom w:val="none" w:sz="0" w:space="0" w:color="auto"/>
        <w:right w:val="none" w:sz="0" w:space="0" w:color="auto"/>
      </w:divBdr>
    </w:div>
    <w:div w:id="948320683">
      <w:marLeft w:val="640"/>
      <w:marRight w:val="0"/>
      <w:marTop w:val="0"/>
      <w:marBottom w:val="0"/>
      <w:divBdr>
        <w:top w:val="none" w:sz="0" w:space="0" w:color="auto"/>
        <w:left w:val="none" w:sz="0" w:space="0" w:color="auto"/>
        <w:bottom w:val="none" w:sz="0" w:space="0" w:color="auto"/>
        <w:right w:val="none" w:sz="0" w:space="0" w:color="auto"/>
      </w:divBdr>
    </w:div>
    <w:div w:id="948508367">
      <w:marLeft w:val="640"/>
      <w:marRight w:val="0"/>
      <w:marTop w:val="0"/>
      <w:marBottom w:val="0"/>
      <w:divBdr>
        <w:top w:val="none" w:sz="0" w:space="0" w:color="auto"/>
        <w:left w:val="none" w:sz="0" w:space="0" w:color="auto"/>
        <w:bottom w:val="none" w:sz="0" w:space="0" w:color="auto"/>
        <w:right w:val="none" w:sz="0" w:space="0" w:color="auto"/>
      </w:divBdr>
    </w:div>
    <w:div w:id="948587718">
      <w:marLeft w:val="640"/>
      <w:marRight w:val="0"/>
      <w:marTop w:val="0"/>
      <w:marBottom w:val="0"/>
      <w:divBdr>
        <w:top w:val="none" w:sz="0" w:space="0" w:color="auto"/>
        <w:left w:val="none" w:sz="0" w:space="0" w:color="auto"/>
        <w:bottom w:val="none" w:sz="0" w:space="0" w:color="auto"/>
        <w:right w:val="none" w:sz="0" w:space="0" w:color="auto"/>
      </w:divBdr>
    </w:div>
    <w:div w:id="948657613">
      <w:marLeft w:val="640"/>
      <w:marRight w:val="0"/>
      <w:marTop w:val="0"/>
      <w:marBottom w:val="0"/>
      <w:divBdr>
        <w:top w:val="none" w:sz="0" w:space="0" w:color="auto"/>
        <w:left w:val="none" w:sz="0" w:space="0" w:color="auto"/>
        <w:bottom w:val="none" w:sz="0" w:space="0" w:color="auto"/>
        <w:right w:val="none" w:sz="0" w:space="0" w:color="auto"/>
      </w:divBdr>
    </w:div>
    <w:div w:id="948777158">
      <w:marLeft w:val="640"/>
      <w:marRight w:val="0"/>
      <w:marTop w:val="0"/>
      <w:marBottom w:val="0"/>
      <w:divBdr>
        <w:top w:val="none" w:sz="0" w:space="0" w:color="auto"/>
        <w:left w:val="none" w:sz="0" w:space="0" w:color="auto"/>
        <w:bottom w:val="none" w:sz="0" w:space="0" w:color="auto"/>
        <w:right w:val="none" w:sz="0" w:space="0" w:color="auto"/>
      </w:divBdr>
    </w:div>
    <w:div w:id="948853528">
      <w:marLeft w:val="640"/>
      <w:marRight w:val="0"/>
      <w:marTop w:val="0"/>
      <w:marBottom w:val="0"/>
      <w:divBdr>
        <w:top w:val="none" w:sz="0" w:space="0" w:color="auto"/>
        <w:left w:val="none" w:sz="0" w:space="0" w:color="auto"/>
        <w:bottom w:val="none" w:sz="0" w:space="0" w:color="auto"/>
        <w:right w:val="none" w:sz="0" w:space="0" w:color="auto"/>
      </w:divBdr>
    </w:div>
    <w:div w:id="948856980">
      <w:marLeft w:val="640"/>
      <w:marRight w:val="0"/>
      <w:marTop w:val="0"/>
      <w:marBottom w:val="0"/>
      <w:divBdr>
        <w:top w:val="none" w:sz="0" w:space="0" w:color="auto"/>
        <w:left w:val="none" w:sz="0" w:space="0" w:color="auto"/>
        <w:bottom w:val="none" w:sz="0" w:space="0" w:color="auto"/>
        <w:right w:val="none" w:sz="0" w:space="0" w:color="auto"/>
      </w:divBdr>
    </w:div>
    <w:div w:id="948969843">
      <w:marLeft w:val="640"/>
      <w:marRight w:val="0"/>
      <w:marTop w:val="0"/>
      <w:marBottom w:val="0"/>
      <w:divBdr>
        <w:top w:val="none" w:sz="0" w:space="0" w:color="auto"/>
        <w:left w:val="none" w:sz="0" w:space="0" w:color="auto"/>
        <w:bottom w:val="none" w:sz="0" w:space="0" w:color="auto"/>
        <w:right w:val="none" w:sz="0" w:space="0" w:color="auto"/>
      </w:divBdr>
    </w:div>
    <w:div w:id="948971671">
      <w:marLeft w:val="640"/>
      <w:marRight w:val="0"/>
      <w:marTop w:val="0"/>
      <w:marBottom w:val="0"/>
      <w:divBdr>
        <w:top w:val="none" w:sz="0" w:space="0" w:color="auto"/>
        <w:left w:val="none" w:sz="0" w:space="0" w:color="auto"/>
        <w:bottom w:val="none" w:sz="0" w:space="0" w:color="auto"/>
        <w:right w:val="none" w:sz="0" w:space="0" w:color="auto"/>
      </w:divBdr>
    </w:div>
    <w:div w:id="948976996">
      <w:marLeft w:val="640"/>
      <w:marRight w:val="0"/>
      <w:marTop w:val="0"/>
      <w:marBottom w:val="0"/>
      <w:divBdr>
        <w:top w:val="none" w:sz="0" w:space="0" w:color="auto"/>
        <w:left w:val="none" w:sz="0" w:space="0" w:color="auto"/>
        <w:bottom w:val="none" w:sz="0" w:space="0" w:color="auto"/>
        <w:right w:val="none" w:sz="0" w:space="0" w:color="auto"/>
      </w:divBdr>
    </w:div>
    <w:div w:id="949120629">
      <w:marLeft w:val="640"/>
      <w:marRight w:val="0"/>
      <w:marTop w:val="0"/>
      <w:marBottom w:val="0"/>
      <w:divBdr>
        <w:top w:val="none" w:sz="0" w:space="0" w:color="auto"/>
        <w:left w:val="none" w:sz="0" w:space="0" w:color="auto"/>
        <w:bottom w:val="none" w:sz="0" w:space="0" w:color="auto"/>
        <w:right w:val="none" w:sz="0" w:space="0" w:color="auto"/>
      </w:divBdr>
    </w:div>
    <w:div w:id="949165302">
      <w:marLeft w:val="640"/>
      <w:marRight w:val="0"/>
      <w:marTop w:val="0"/>
      <w:marBottom w:val="0"/>
      <w:divBdr>
        <w:top w:val="none" w:sz="0" w:space="0" w:color="auto"/>
        <w:left w:val="none" w:sz="0" w:space="0" w:color="auto"/>
        <w:bottom w:val="none" w:sz="0" w:space="0" w:color="auto"/>
        <w:right w:val="none" w:sz="0" w:space="0" w:color="auto"/>
      </w:divBdr>
    </w:div>
    <w:div w:id="949242460">
      <w:marLeft w:val="640"/>
      <w:marRight w:val="0"/>
      <w:marTop w:val="0"/>
      <w:marBottom w:val="0"/>
      <w:divBdr>
        <w:top w:val="none" w:sz="0" w:space="0" w:color="auto"/>
        <w:left w:val="none" w:sz="0" w:space="0" w:color="auto"/>
        <w:bottom w:val="none" w:sz="0" w:space="0" w:color="auto"/>
        <w:right w:val="none" w:sz="0" w:space="0" w:color="auto"/>
      </w:divBdr>
    </w:div>
    <w:div w:id="949243921">
      <w:marLeft w:val="640"/>
      <w:marRight w:val="0"/>
      <w:marTop w:val="0"/>
      <w:marBottom w:val="0"/>
      <w:divBdr>
        <w:top w:val="none" w:sz="0" w:space="0" w:color="auto"/>
        <w:left w:val="none" w:sz="0" w:space="0" w:color="auto"/>
        <w:bottom w:val="none" w:sz="0" w:space="0" w:color="auto"/>
        <w:right w:val="none" w:sz="0" w:space="0" w:color="auto"/>
      </w:divBdr>
    </w:div>
    <w:div w:id="949321282">
      <w:marLeft w:val="640"/>
      <w:marRight w:val="0"/>
      <w:marTop w:val="0"/>
      <w:marBottom w:val="0"/>
      <w:divBdr>
        <w:top w:val="none" w:sz="0" w:space="0" w:color="auto"/>
        <w:left w:val="none" w:sz="0" w:space="0" w:color="auto"/>
        <w:bottom w:val="none" w:sz="0" w:space="0" w:color="auto"/>
        <w:right w:val="none" w:sz="0" w:space="0" w:color="auto"/>
      </w:divBdr>
    </w:div>
    <w:div w:id="949354759">
      <w:marLeft w:val="640"/>
      <w:marRight w:val="0"/>
      <w:marTop w:val="0"/>
      <w:marBottom w:val="0"/>
      <w:divBdr>
        <w:top w:val="none" w:sz="0" w:space="0" w:color="auto"/>
        <w:left w:val="none" w:sz="0" w:space="0" w:color="auto"/>
        <w:bottom w:val="none" w:sz="0" w:space="0" w:color="auto"/>
        <w:right w:val="none" w:sz="0" w:space="0" w:color="auto"/>
      </w:divBdr>
    </w:div>
    <w:div w:id="949433051">
      <w:marLeft w:val="640"/>
      <w:marRight w:val="0"/>
      <w:marTop w:val="0"/>
      <w:marBottom w:val="0"/>
      <w:divBdr>
        <w:top w:val="none" w:sz="0" w:space="0" w:color="auto"/>
        <w:left w:val="none" w:sz="0" w:space="0" w:color="auto"/>
        <w:bottom w:val="none" w:sz="0" w:space="0" w:color="auto"/>
        <w:right w:val="none" w:sz="0" w:space="0" w:color="auto"/>
      </w:divBdr>
    </w:div>
    <w:div w:id="949508570">
      <w:marLeft w:val="640"/>
      <w:marRight w:val="0"/>
      <w:marTop w:val="0"/>
      <w:marBottom w:val="0"/>
      <w:divBdr>
        <w:top w:val="none" w:sz="0" w:space="0" w:color="auto"/>
        <w:left w:val="none" w:sz="0" w:space="0" w:color="auto"/>
        <w:bottom w:val="none" w:sz="0" w:space="0" w:color="auto"/>
        <w:right w:val="none" w:sz="0" w:space="0" w:color="auto"/>
      </w:divBdr>
    </w:div>
    <w:div w:id="949508900">
      <w:marLeft w:val="640"/>
      <w:marRight w:val="0"/>
      <w:marTop w:val="0"/>
      <w:marBottom w:val="0"/>
      <w:divBdr>
        <w:top w:val="none" w:sz="0" w:space="0" w:color="auto"/>
        <w:left w:val="none" w:sz="0" w:space="0" w:color="auto"/>
        <w:bottom w:val="none" w:sz="0" w:space="0" w:color="auto"/>
        <w:right w:val="none" w:sz="0" w:space="0" w:color="auto"/>
      </w:divBdr>
    </w:div>
    <w:div w:id="949580685">
      <w:marLeft w:val="640"/>
      <w:marRight w:val="0"/>
      <w:marTop w:val="0"/>
      <w:marBottom w:val="0"/>
      <w:divBdr>
        <w:top w:val="none" w:sz="0" w:space="0" w:color="auto"/>
        <w:left w:val="none" w:sz="0" w:space="0" w:color="auto"/>
        <w:bottom w:val="none" w:sz="0" w:space="0" w:color="auto"/>
        <w:right w:val="none" w:sz="0" w:space="0" w:color="auto"/>
      </w:divBdr>
    </w:div>
    <w:div w:id="949747724">
      <w:marLeft w:val="640"/>
      <w:marRight w:val="0"/>
      <w:marTop w:val="0"/>
      <w:marBottom w:val="0"/>
      <w:divBdr>
        <w:top w:val="none" w:sz="0" w:space="0" w:color="auto"/>
        <w:left w:val="none" w:sz="0" w:space="0" w:color="auto"/>
        <w:bottom w:val="none" w:sz="0" w:space="0" w:color="auto"/>
        <w:right w:val="none" w:sz="0" w:space="0" w:color="auto"/>
      </w:divBdr>
    </w:div>
    <w:div w:id="949749092">
      <w:marLeft w:val="640"/>
      <w:marRight w:val="0"/>
      <w:marTop w:val="0"/>
      <w:marBottom w:val="0"/>
      <w:divBdr>
        <w:top w:val="none" w:sz="0" w:space="0" w:color="auto"/>
        <w:left w:val="none" w:sz="0" w:space="0" w:color="auto"/>
        <w:bottom w:val="none" w:sz="0" w:space="0" w:color="auto"/>
        <w:right w:val="none" w:sz="0" w:space="0" w:color="auto"/>
      </w:divBdr>
    </w:div>
    <w:div w:id="949775215">
      <w:marLeft w:val="640"/>
      <w:marRight w:val="0"/>
      <w:marTop w:val="0"/>
      <w:marBottom w:val="0"/>
      <w:divBdr>
        <w:top w:val="none" w:sz="0" w:space="0" w:color="auto"/>
        <w:left w:val="none" w:sz="0" w:space="0" w:color="auto"/>
        <w:bottom w:val="none" w:sz="0" w:space="0" w:color="auto"/>
        <w:right w:val="none" w:sz="0" w:space="0" w:color="auto"/>
      </w:divBdr>
    </w:div>
    <w:div w:id="949776783">
      <w:marLeft w:val="640"/>
      <w:marRight w:val="0"/>
      <w:marTop w:val="0"/>
      <w:marBottom w:val="0"/>
      <w:divBdr>
        <w:top w:val="none" w:sz="0" w:space="0" w:color="auto"/>
        <w:left w:val="none" w:sz="0" w:space="0" w:color="auto"/>
        <w:bottom w:val="none" w:sz="0" w:space="0" w:color="auto"/>
        <w:right w:val="none" w:sz="0" w:space="0" w:color="auto"/>
      </w:divBdr>
    </w:div>
    <w:div w:id="949778522">
      <w:marLeft w:val="640"/>
      <w:marRight w:val="0"/>
      <w:marTop w:val="0"/>
      <w:marBottom w:val="0"/>
      <w:divBdr>
        <w:top w:val="none" w:sz="0" w:space="0" w:color="auto"/>
        <w:left w:val="none" w:sz="0" w:space="0" w:color="auto"/>
        <w:bottom w:val="none" w:sz="0" w:space="0" w:color="auto"/>
        <w:right w:val="none" w:sz="0" w:space="0" w:color="auto"/>
      </w:divBdr>
    </w:div>
    <w:div w:id="949822138">
      <w:marLeft w:val="640"/>
      <w:marRight w:val="0"/>
      <w:marTop w:val="0"/>
      <w:marBottom w:val="0"/>
      <w:divBdr>
        <w:top w:val="none" w:sz="0" w:space="0" w:color="auto"/>
        <w:left w:val="none" w:sz="0" w:space="0" w:color="auto"/>
        <w:bottom w:val="none" w:sz="0" w:space="0" w:color="auto"/>
        <w:right w:val="none" w:sz="0" w:space="0" w:color="auto"/>
      </w:divBdr>
    </w:div>
    <w:div w:id="949824324">
      <w:marLeft w:val="640"/>
      <w:marRight w:val="0"/>
      <w:marTop w:val="0"/>
      <w:marBottom w:val="0"/>
      <w:divBdr>
        <w:top w:val="none" w:sz="0" w:space="0" w:color="auto"/>
        <w:left w:val="none" w:sz="0" w:space="0" w:color="auto"/>
        <w:bottom w:val="none" w:sz="0" w:space="0" w:color="auto"/>
        <w:right w:val="none" w:sz="0" w:space="0" w:color="auto"/>
      </w:divBdr>
    </w:div>
    <w:div w:id="949897250">
      <w:marLeft w:val="640"/>
      <w:marRight w:val="0"/>
      <w:marTop w:val="0"/>
      <w:marBottom w:val="0"/>
      <w:divBdr>
        <w:top w:val="none" w:sz="0" w:space="0" w:color="auto"/>
        <w:left w:val="none" w:sz="0" w:space="0" w:color="auto"/>
        <w:bottom w:val="none" w:sz="0" w:space="0" w:color="auto"/>
        <w:right w:val="none" w:sz="0" w:space="0" w:color="auto"/>
      </w:divBdr>
    </w:div>
    <w:div w:id="949968616">
      <w:marLeft w:val="640"/>
      <w:marRight w:val="0"/>
      <w:marTop w:val="0"/>
      <w:marBottom w:val="0"/>
      <w:divBdr>
        <w:top w:val="none" w:sz="0" w:space="0" w:color="auto"/>
        <w:left w:val="none" w:sz="0" w:space="0" w:color="auto"/>
        <w:bottom w:val="none" w:sz="0" w:space="0" w:color="auto"/>
        <w:right w:val="none" w:sz="0" w:space="0" w:color="auto"/>
      </w:divBdr>
    </w:div>
    <w:div w:id="949973181">
      <w:marLeft w:val="640"/>
      <w:marRight w:val="0"/>
      <w:marTop w:val="0"/>
      <w:marBottom w:val="0"/>
      <w:divBdr>
        <w:top w:val="none" w:sz="0" w:space="0" w:color="auto"/>
        <w:left w:val="none" w:sz="0" w:space="0" w:color="auto"/>
        <w:bottom w:val="none" w:sz="0" w:space="0" w:color="auto"/>
        <w:right w:val="none" w:sz="0" w:space="0" w:color="auto"/>
      </w:divBdr>
    </w:div>
    <w:div w:id="949975959">
      <w:marLeft w:val="640"/>
      <w:marRight w:val="0"/>
      <w:marTop w:val="0"/>
      <w:marBottom w:val="0"/>
      <w:divBdr>
        <w:top w:val="none" w:sz="0" w:space="0" w:color="auto"/>
        <w:left w:val="none" w:sz="0" w:space="0" w:color="auto"/>
        <w:bottom w:val="none" w:sz="0" w:space="0" w:color="auto"/>
        <w:right w:val="none" w:sz="0" w:space="0" w:color="auto"/>
      </w:divBdr>
    </w:div>
    <w:div w:id="950091828">
      <w:marLeft w:val="640"/>
      <w:marRight w:val="0"/>
      <w:marTop w:val="0"/>
      <w:marBottom w:val="0"/>
      <w:divBdr>
        <w:top w:val="none" w:sz="0" w:space="0" w:color="auto"/>
        <w:left w:val="none" w:sz="0" w:space="0" w:color="auto"/>
        <w:bottom w:val="none" w:sz="0" w:space="0" w:color="auto"/>
        <w:right w:val="none" w:sz="0" w:space="0" w:color="auto"/>
      </w:divBdr>
    </w:div>
    <w:div w:id="950161011">
      <w:marLeft w:val="640"/>
      <w:marRight w:val="0"/>
      <w:marTop w:val="0"/>
      <w:marBottom w:val="0"/>
      <w:divBdr>
        <w:top w:val="none" w:sz="0" w:space="0" w:color="auto"/>
        <w:left w:val="none" w:sz="0" w:space="0" w:color="auto"/>
        <w:bottom w:val="none" w:sz="0" w:space="0" w:color="auto"/>
        <w:right w:val="none" w:sz="0" w:space="0" w:color="auto"/>
      </w:divBdr>
    </w:div>
    <w:div w:id="950279164">
      <w:marLeft w:val="640"/>
      <w:marRight w:val="0"/>
      <w:marTop w:val="0"/>
      <w:marBottom w:val="0"/>
      <w:divBdr>
        <w:top w:val="none" w:sz="0" w:space="0" w:color="auto"/>
        <w:left w:val="none" w:sz="0" w:space="0" w:color="auto"/>
        <w:bottom w:val="none" w:sz="0" w:space="0" w:color="auto"/>
        <w:right w:val="none" w:sz="0" w:space="0" w:color="auto"/>
      </w:divBdr>
    </w:div>
    <w:div w:id="950286983">
      <w:marLeft w:val="640"/>
      <w:marRight w:val="0"/>
      <w:marTop w:val="0"/>
      <w:marBottom w:val="0"/>
      <w:divBdr>
        <w:top w:val="none" w:sz="0" w:space="0" w:color="auto"/>
        <w:left w:val="none" w:sz="0" w:space="0" w:color="auto"/>
        <w:bottom w:val="none" w:sz="0" w:space="0" w:color="auto"/>
        <w:right w:val="none" w:sz="0" w:space="0" w:color="auto"/>
      </w:divBdr>
    </w:div>
    <w:div w:id="950358803">
      <w:marLeft w:val="640"/>
      <w:marRight w:val="0"/>
      <w:marTop w:val="0"/>
      <w:marBottom w:val="0"/>
      <w:divBdr>
        <w:top w:val="none" w:sz="0" w:space="0" w:color="auto"/>
        <w:left w:val="none" w:sz="0" w:space="0" w:color="auto"/>
        <w:bottom w:val="none" w:sz="0" w:space="0" w:color="auto"/>
        <w:right w:val="none" w:sz="0" w:space="0" w:color="auto"/>
      </w:divBdr>
    </w:div>
    <w:div w:id="950475618">
      <w:marLeft w:val="640"/>
      <w:marRight w:val="0"/>
      <w:marTop w:val="0"/>
      <w:marBottom w:val="0"/>
      <w:divBdr>
        <w:top w:val="none" w:sz="0" w:space="0" w:color="auto"/>
        <w:left w:val="none" w:sz="0" w:space="0" w:color="auto"/>
        <w:bottom w:val="none" w:sz="0" w:space="0" w:color="auto"/>
        <w:right w:val="none" w:sz="0" w:space="0" w:color="auto"/>
      </w:divBdr>
    </w:div>
    <w:div w:id="950480006">
      <w:marLeft w:val="640"/>
      <w:marRight w:val="0"/>
      <w:marTop w:val="0"/>
      <w:marBottom w:val="0"/>
      <w:divBdr>
        <w:top w:val="none" w:sz="0" w:space="0" w:color="auto"/>
        <w:left w:val="none" w:sz="0" w:space="0" w:color="auto"/>
        <w:bottom w:val="none" w:sz="0" w:space="0" w:color="auto"/>
        <w:right w:val="none" w:sz="0" w:space="0" w:color="auto"/>
      </w:divBdr>
    </w:div>
    <w:div w:id="950666704">
      <w:marLeft w:val="640"/>
      <w:marRight w:val="0"/>
      <w:marTop w:val="0"/>
      <w:marBottom w:val="0"/>
      <w:divBdr>
        <w:top w:val="none" w:sz="0" w:space="0" w:color="auto"/>
        <w:left w:val="none" w:sz="0" w:space="0" w:color="auto"/>
        <w:bottom w:val="none" w:sz="0" w:space="0" w:color="auto"/>
        <w:right w:val="none" w:sz="0" w:space="0" w:color="auto"/>
      </w:divBdr>
    </w:div>
    <w:div w:id="950670485">
      <w:marLeft w:val="640"/>
      <w:marRight w:val="0"/>
      <w:marTop w:val="0"/>
      <w:marBottom w:val="0"/>
      <w:divBdr>
        <w:top w:val="none" w:sz="0" w:space="0" w:color="auto"/>
        <w:left w:val="none" w:sz="0" w:space="0" w:color="auto"/>
        <w:bottom w:val="none" w:sz="0" w:space="0" w:color="auto"/>
        <w:right w:val="none" w:sz="0" w:space="0" w:color="auto"/>
      </w:divBdr>
    </w:div>
    <w:div w:id="951015207">
      <w:marLeft w:val="640"/>
      <w:marRight w:val="0"/>
      <w:marTop w:val="0"/>
      <w:marBottom w:val="0"/>
      <w:divBdr>
        <w:top w:val="none" w:sz="0" w:space="0" w:color="auto"/>
        <w:left w:val="none" w:sz="0" w:space="0" w:color="auto"/>
        <w:bottom w:val="none" w:sz="0" w:space="0" w:color="auto"/>
        <w:right w:val="none" w:sz="0" w:space="0" w:color="auto"/>
      </w:divBdr>
    </w:div>
    <w:div w:id="951060518">
      <w:marLeft w:val="640"/>
      <w:marRight w:val="0"/>
      <w:marTop w:val="0"/>
      <w:marBottom w:val="0"/>
      <w:divBdr>
        <w:top w:val="none" w:sz="0" w:space="0" w:color="auto"/>
        <w:left w:val="none" w:sz="0" w:space="0" w:color="auto"/>
        <w:bottom w:val="none" w:sz="0" w:space="0" w:color="auto"/>
        <w:right w:val="none" w:sz="0" w:space="0" w:color="auto"/>
      </w:divBdr>
    </w:div>
    <w:div w:id="951090758">
      <w:marLeft w:val="640"/>
      <w:marRight w:val="0"/>
      <w:marTop w:val="0"/>
      <w:marBottom w:val="0"/>
      <w:divBdr>
        <w:top w:val="none" w:sz="0" w:space="0" w:color="auto"/>
        <w:left w:val="none" w:sz="0" w:space="0" w:color="auto"/>
        <w:bottom w:val="none" w:sz="0" w:space="0" w:color="auto"/>
        <w:right w:val="none" w:sz="0" w:space="0" w:color="auto"/>
      </w:divBdr>
    </w:div>
    <w:div w:id="951126896">
      <w:marLeft w:val="640"/>
      <w:marRight w:val="0"/>
      <w:marTop w:val="0"/>
      <w:marBottom w:val="0"/>
      <w:divBdr>
        <w:top w:val="none" w:sz="0" w:space="0" w:color="auto"/>
        <w:left w:val="none" w:sz="0" w:space="0" w:color="auto"/>
        <w:bottom w:val="none" w:sz="0" w:space="0" w:color="auto"/>
        <w:right w:val="none" w:sz="0" w:space="0" w:color="auto"/>
      </w:divBdr>
    </w:div>
    <w:div w:id="951134758">
      <w:marLeft w:val="640"/>
      <w:marRight w:val="0"/>
      <w:marTop w:val="0"/>
      <w:marBottom w:val="0"/>
      <w:divBdr>
        <w:top w:val="none" w:sz="0" w:space="0" w:color="auto"/>
        <w:left w:val="none" w:sz="0" w:space="0" w:color="auto"/>
        <w:bottom w:val="none" w:sz="0" w:space="0" w:color="auto"/>
        <w:right w:val="none" w:sz="0" w:space="0" w:color="auto"/>
      </w:divBdr>
    </w:div>
    <w:div w:id="951135631">
      <w:marLeft w:val="640"/>
      <w:marRight w:val="0"/>
      <w:marTop w:val="0"/>
      <w:marBottom w:val="0"/>
      <w:divBdr>
        <w:top w:val="none" w:sz="0" w:space="0" w:color="auto"/>
        <w:left w:val="none" w:sz="0" w:space="0" w:color="auto"/>
        <w:bottom w:val="none" w:sz="0" w:space="0" w:color="auto"/>
        <w:right w:val="none" w:sz="0" w:space="0" w:color="auto"/>
      </w:divBdr>
    </w:div>
    <w:div w:id="951208584">
      <w:marLeft w:val="640"/>
      <w:marRight w:val="0"/>
      <w:marTop w:val="0"/>
      <w:marBottom w:val="0"/>
      <w:divBdr>
        <w:top w:val="none" w:sz="0" w:space="0" w:color="auto"/>
        <w:left w:val="none" w:sz="0" w:space="0" w:color="auto"/>
        <w:bottom w:val="none" w:sz="0" w:space="0" w:color="auto"/>
        <w:right w:val="none" w:sz="0" w:space="0" w:color="auto"/>
      </w:divBdr>
    </w:div>
    <w:div w:id="951280179">
      <w:marLeft w:val="640"/>
      <w:marRight w:val="0"/>
      <w:marTop w:val="0"/>
      <w:marBottom w:val="0"/>
      <w:divBdr>
        <w:top w:val="none" w:sz="0" w:space="0" w:color="auto"/>
        <w:left w:val="none" w:sz="0" w:space="0" w:color="auto"/>
        <w:bottom w:val="none" w:sz="0" w:space="0" w:color="auto"/>
        <w:right w:val="none" w:sz="0" w:space="0" w:color="auto"/>
      </w:divBdr>
    </w:div>
    <w:div w:id="951283329">
      <w:marLeft w:val="640"/>
      <w:marRight w:val="0"/>
      <w:marTop w:val="0"/>
      <w:marBottom w:val="0"/>
      <w:divBdr>
        <w:top w:val="none" w:sz="0" w:space="0" w:color="auto"/>
        <w:left w:val="none" w:sz="0" w:space="0" w:color="auto"/>
        <w:bottom w:val="none" w:sz="0" w:space="0" w:color="auto"/>
        <w:right w:val="none" w:sz="0" w:space="0" w:color="auto"/>
      </w:divBdr>
    </w:div>
    <w:div w:id="951327631">
      <w:marLeft w:val="640"/>
      <w:marRight w:val="0"/>
      <w:marTop w:val="0"/>
      <w:marBottom w:val="0"/>
      <w:divBdr>
        <w:top w:val="none" w:sz="0" w:space="0" w:color="auto"/>
        <w:left w:val="none" w:sz="0" w:space="0" w:color="auto"/>
        <w:bottom w:val="none" w:sz="0" w:space="0" w:color="auto"/>
        <w:right w:val="none" w:sz="0" w:space="0" w:color="auto"/>
      </w:divBdr>
    </w:div>
    <w:div w:id="951399082">
      <w:marLeft w:val="640"/>
      <w:marRight w:val="0"/>
      <w:marTop w:val="0"/>
      <w:marBottom w:val="0"/>
      <w:divBdr>
        <w:top w:val="none" w:sz="0" w:space="0" w:color="auto"/>
        <w:left w:val="none" w:sz="0" w:space="0" w:color="auto"/>
        <w:bottom w:val="none" w:sz="0" w:space="0" w:color="auto"/>
        <w:right w:val="none" w:sz="0" w:space="0" w:color="auto"/>
      </w:divBdr>
    </w:div>
    <w:div w:id="951402271">
      <w:marLeft w:val="640"/>
      <w:marRight w:val="0"/>
      <w:marTop w:val="0"/>
      <w:marBottom w:val="0"/>
      <w:divBdr>
        <w:top w:val="none" w:sz="0" w:space="0" w:color="auto"/>
        <w:left w:val="none" w:sz="0" w:space="0" w:color="auto"/>
        <w:bottom w:val="none" w:sz="0" w:space="0" w:color="auto"/>
        <w:right w:val="none" w:sz="0" w:space="0" w:color="auto"/>
      </w:divBdr>
    </w:div>
    <w:div w:id="951517999">
      <w:marLeft w:val="640"/>
      <w:marRight w:val="0"/>
      <w:marTop w:val="0"/>
      <w:marBottom w:val="0"/>
      <w:divBdr>
        <w:top w:val="none" w:sz="0" w:space="0" w:color="auto"/>
        <w:left w:val="none" w:sz="0" w:space="0" w:color="auto"/>
        <w:bottom w:val="none" w:sz="0" w:space="0" w:color="auto"/>
        <w:right w:val="none" w:sz="0" w:space="0" w:color="auto"/>
      </w:divBdr>
    </w:div>
    <w:div w:id="951518792">
      <w:marLeft w:val="640"/>
      <w:marRight w:val="0"/>
      <w:marTop w:val="0"/>
      <w:marBottom w:val="0"/>
      <w:divBdr>
        <w:top w:val="none" w:sz="0" w:space="0" w:color="auto"/>
        <w:left w:val="none" w:sz="0" w:space="0" w:color="auto"/>
        <w:bottom w:val="none" w:sz="0" w:space="0" w:color="auto"/>
        <w:right w:val="none" w:sz="0" w:space="0" w:color="auto"/>
      </w:divBdr>
    </w:div>
    <w:div w:id="951594693">
      <w:marLeft w:val="640"/>
      <w:marRight w:val="0"/>
      <w:marTop w:val="0"/>
      <w:marBottom w:val="0"/>
      <w:divBdr>
        <w:top w:val="none" w:sz="0" w:space="0" w:color="auto"/>
        <w:left w:val="none" w:sz="0" w:space="0" w:color="auto"/>
        <w:bottom w:val="none" w:sz="0" w:space="0" w:color="auto"/>
        <w:right w:val="none" w:sz="0" w:space="0" w:color="auto"/>
      </w:divBdr>
    </w:div>
    <w:div w:id="951665811">
      <w:marLeft w:val="640"/>
      <w:marRight w:val="0"/>
      <w:marTop w:val="0"/>
      <w:marBottom w:val="0"/>
      <w:divBdr>
        <w:top w:val="none" w:sz="0" w:space="0" w:color="auto"/>
        <w:left w:val="none" w:sz="0" w:space="0" w:color="auto"/>
        <w:bottom w:val="none" w:sz="0" w:space="0" w:color="auto"/>
        <w:right w:val="none" w:sz="0" w:space="0" w:color="auto"/>
      </w:divBdr>
    </w:div>
    <w:div w:id="951741351">
      <w:marLeft w:val="640"/>
      <w:marRight w:val="0"/>
      <w:marTop w:val="0"/>
      <w:marBottom w:val="0"/>
      <w:divBdr>
        <w:top w:val="none" w:sz="0" w:space="0" w:color="auto"/>
        <w:left w:val="none" w:sz="0" w:space="0" w:color="auto"/>
        <w:bottom w:val="none" w:sz="0" w:space="0" w:color="auto"/>
        <w:right w:val="none" w:sz="0" w:space="0" w:color="auto"/>
      </w:divBdr>
    </w:div>
    <w:div w:id="951743642">
      <w:marLeft w:val="640"/>
      <w:marRight w:val="0"/>
      <w:marTop w:val="0"/>
      <w:marBottom w:val="0"/>
      <w:divBdr>
        <w:top w:val="none" w:sz="0" w:space="0" w:color="auto"/>
        <w:left w:val="none" w:sz="0" w:space="0" w:color="auto"/>
        <w:bottom w:val="none" w:sz="0" w:space="0" w:color="auto"/>
        <w:right w:val="none" w:sz="0" w:space="0" w:color="auto"/>
      </w:divBdr>
    </w:div>
    <w:div w:id="951791030">
      <w:marLeft w:val="640"/>
      <w:marRight w:val="0"/>
      <w:marTop w:val="0"/>
      <w:marBottom w:val="0"/>
      <w:divBdr>
        <w:top w:val="none" w:sz="0" w:space="0" w:color="auto"/>
        <w:left w:val="none" w:sz="0" w:space="0" w:color="auto"/>
        <w:bottom w:val="none" w:sz="0" w:space="0" w:color="auto"/>
        <w:right w:val="none" w:sz="0" w:space="0" w:color="auto"/>
      </w:divBdr>
    </w:div>
    <w:div w:id="952054745">
      <w:marLeft w:val="640"/>
      <w:marRight w:val="0"/>
      <w:marTop w:val="0"/>
      <w:marBottom w:val="0"/>
      <w:divBdr>
        <w:top w:val="none" w:sz="0" w:space="0" w:color="auto"/>
        <w:left w:val="none" w:sz="0" w:space="0" w:color="auto"/>
        <w:bottom w:val="none" w:sz="0" w:space="0" w:color="auto"/>
        <w:right w:val="none" w:sz="0" w:space="0" w:color="auto"/>
      </w:divBdr>
    </w:div>
    <w:div w:id="952057512">
      <w:marLeft w:val="640"/>
      <w:marRight w:val="0"/>
      <w:marTop w:val="0"/>
      <w:marBottom w:val="0"/>
      <w:divBdr>
        <w:top w:val="none" w:sz="0" w:space="0" w:color="auto"/>
        <w:left w:val="none" w:sz="0" w:space="0" w:color="auto"/>
        <w:bottom w:val="none" w:sz="0" w:space="0" w:color="auto"/>
        <w:right w:val="none" w:sz="0" w:space="0" w:color="auto"/>
      </w:divBdr>
    </w:div>
    <w:div w:id="952128107">
      <w:marLeft w:val="640"/>
      <w:marRight w:val="0"/>
      <w:marTop w:val="0"/>
      <w:marBottom w:val="0"/>
      <w:divBdr>
        <w:top w:val="none" w:sz="0" w:space="0" w:color="auto"/>
        <w:left w:val="none" w:sz="0" w:space="0" w:color="auto"/>
        <w:bottom w:val="none" w:sz="0" w:space="0" w:color="auto"/>
        <w:right w:val="none" w:sz="0" w:space="0" w:color="auto"/>
      </w:divBdr>
    </w:div>
    <w:div w:id="952251900">
      <w:marLeft w:val="640"/>
      <w:marRight w:val="0"/>
      <w:marTop w:val="0"/>
      <w:marBottom w:val="0"/>
      <w:divBdr>
        <w:top w:val="none" w:sz="0" w:space="0" w:color="auto"/>
        <w:left w:val="none" w:sz="0" w:space="0" w:color="auto"/>
        <w:bottom w:val="none" w:sz="0" w:space="0" w:color="auto"/>
        <w:right w:val="none" w:sz="0" w:space="0" w:color="auto"/>
      </w:divBdr>
    </w:div>
    <w:div w:id="952320143">
      <w:marLeft w:val="640"/>
      <w:marRight w:val="0"/>
      <w:marTop w:val="0"/>
      <w:marBottom w:val="0"/>
      <w:divBdr>
        <w:top w:val="none" w:sz="0" w:space="0" w:color="auto"/>
        <w:left w:val="none" w:sz="0" w:space="0" w:color="auto"/>
        <w:bottom w:val="none" w:sz="0" w:space="0" w:color="auto"/>
        <w:right w:val="none" w:sz="0" w:space="0" w:color="auto"/>
      </w:divBdr>
    </w:div>
    <w:div w:id="952396650">
      <w:marLeft w:val="640"/>
      <w:marRight w:val="0"/>
      <w:marTop w:val="0"/>
      <w:marBottom w:val="0"/>
      <w:divBdr>
        <w:top w:val="none" w:sz="0" w:space="0" w:color="auto"/>
        <w:left w:val="none" w:sz="0" w:space="0" w:color="auto"/>
        <w:bottom w:val="none" w:sz="0" w:space="0" w:color="auto"/>
        <w:right w:val="none" w:sz="0" w:space="0" w:color="auto"/>
      </w:divBdr>
    </w:div>
    <w:div w:id="952397529">
      <w:marLeft w:val="640"/>
      <w:marRight w:val="0"/>
      <w:marTop w:val="0"/>
      <w:marBottom w:val="0"/>
      <w:divBdr>
        <w:top w:val="none" w:sz="0" w:space="0" w:color="auto"/>
        <w:left w:val="none" w:sz="0" w:space="0" w:color="auto"/>
        <w:bottom w:val="none" w:sz="0" w:space="0" w:color="auto"/>
        <w:right w:val="none" w:sz="0" w:space="0" w:color="auto"/>
      </w:divBdr>
    </w:div>
    <w:div w:id="952399942">
      <w:marLeft w:val="640"/>
      <w:marRight w:val="0"/>
      <w:marTop w:val="0"/>
      <w:marBottom w:val="0"/>
      <w:divBdr>
        <w:top w:val="none" w:sz="0" w:space="0" w:color="auto"/>
        <w:left w:val="none" w:sz="0" w:space="0" w:color="auto"/>
        <w:bottom w:val="none" w:sz="0" w:space="0" w:color="auto"/>
        <w:right w:val="none" w:sz="0" w:space="0" w:color="auto"/>
      </w:divBdr>
    </w:div>
    <w:div w:id="952443174">
      <w:marLeft w:val="640"/>
      <w:marRight w:val="0"/>
      <w:marTop w:val="0"/>
      <w:marBottom w:val="0"/>
      <w:divBdr>
        <w:top w:val="none" w:sz="0" w:space="0" w:color="auto"/>
        <w:left w:val="none" w:sz="0" w:space="0" w:color="auto"/>
        <w:bottom w:val="none" w:sz="0" w:space="0" w:color="auto"/>
        <w:right w:val="none" w:sz="0" w:space="0" w:color="auto"/>
      </w:divBdr>
    </w:div>
    <w:div w:id="952589267">
      <w:marLeft w:val="640"/>
      <w:marRight w:val="0"/>
      <w:marTop w:val="0"/>
      <w:marBottom w:val="0"/>
      <w:divBdr>
        <w:top w:val="none" w:sz="0" w:space="0" w:color="auto"/>
        <w:left w:val="none" w:sz="0" w:space="0" w:color="auto"/>
        <w:bottom w:val="none" w:sz="0" w:space="0" w:color="auto"/>
        <w:right w:val="none" w:sz="0" w:space="0" w:color="auto"/>
      </w:divBdr>
    </w:div>
    <w:div w:id="952713815">
      <w:marLeft w:val="640"/>
      <w:marRight w:val="0"/>
      <w:marTop w:val="0"/>
      <w:marBottom w:val="0"/>
      <w:divBdr>
        <w:top w:val="none" w:sz="0" w:space="0" w:color="auto"/>
        <w:left w:val="none" w:sz="0" w:space="0" w:color="auto"/>
        <w:bottom w:val="none" w:sz="0" w:space="0" w:color="auto"/>
        <w:right w:val="none" w:sz="0" w:space="0" w:color="auto"/>
      </w:divBdr>
    </w:div>
    <w:div w:id="952788825">
      <w:marLeft w:val="640"/>
      <w:marRight w:val="0"/>
      <w:marTop w:val="0"/>
      <w:marBottom w:val="0"/>
      <w:divBdr>
        <w:top w:val="none" w:sz="0" w:space="0" w:color="auto"/>
        <w:left w:val="none" w:sz="0" w:space="0" w:color="auto"/>
        <w:bottom w:val="none" w:sz="0" w:space="0" w:color="auto"/>
        <w:right w:val="none" w:sz="0" w:space="0" w:color="auto"/>
      </w:divBdr>
    </w:div>
    <w:div w:id="952828459">
      <w:marLeft w:val="640"/>
      <w:marRight w:val="0"/>
      <w:marTop w:val="0"/>
      <w:marBottom w:val="0"/>
      <w:divBdr>
        <w:top w:val="none" w:sz="0" w:space="0" w:color="auto"/>
        <w:left w:val="none" w:sz="0" w:space="0" w:color="auto"/>
        <w:bottom w:val="none" w:sz="0" w:space="0" w:color="auto"/>
        <w:right w:val="none" w:sz="0" w:space="0" w:color="auto"/>
      </w:divBdr>
    </w:div>
    <w:div w:id="952905588">
      <w:marLeft w:val="640"/>
      <w:marRight w:val="0"/>
      <w:marTop w:val="0"/>
      <w:marBottom w:val="0"/>
      <w:divBdr>
        <w:top w:val="none" w:sz="0" w:space="0" w:color="auto"/>
        <w:left w:val="none" w:sz="0" w:space="0" w:color="auto"/>
        <w:bottom w:val="none" w:sz="0" w:space="0" w:color="auto"/>
        <w:right w:val="none" w:sz="0" w:space="0" w:color="auto"/>
      </w:divBdr>
    </w:div>
    <w:div w:id="952977431">
      <w:marLeft w:val="640"/>
      <w:marRight w:val="0"/>
      <w:marTop w:val="0"/>
      <w:marBottom w:val="0"/>
      <w:divBdr>
        <w:top w:val="none" w:sz="0" w:space="0" w:color="auto"/>
        <w:left w:val="none" w:sz="0" w:space="0" w:color="auto"/>
        <w:bottom w:val="none" w:sz="0" w:space="0" w:color="auto"/>
        <w:right w:val="none" w:sz="0" w:space="0" w:color="auto"/>
      </w:divBdr>
    </w:div>
    <w:div w:id="953100346">
      <w:marLeft w:val="640"/>
      <w:marRight w:val="0"/>
      <w:marTop w:val="0"/>
      <w:marBottom w:val="0"/>
      <w:divBdr>
        <w:top w:val="none" w:sz="0" w:space="0" w:color="auto"/>
        <w:left w:val="none" w:sz="0" w:space="0" w:color="auto"/>
        <w:bottom w:val="none" w:sz="0" w:space="0" w:color="auto"/>
        <w:right w:val="none" w:sz="0" w:space="0" w:color="auto"/>
      </w:divBdr>
    </w:div>
    <w:div w:id="953167977">
      <w:marLeft w:val="640"/>
      <w:marRight w:val="0"/>
      <w:marTop w:val="0"/>
      <w:marBottom w:val="0"/>
      <w:divBdr>
        <w:top w:val="none" w:sz="0" w:space="0" w:color="auto"/>
        <w:left w:val="none" w:sz="0" w:space="0" w:color="auto"/>
        <w:bottom w:val="none" w:sz="0" w:space="0" w:color="auto"/>
        <w:right w:val="none" w:sz="0" w:space="0" w:color="auto"/>
      </w:divBdr>
    </w:div>
    <w:div w:id="953173940">
      <w:marLeft w:val="640"/>
      <w:marRight w:val="0"/>
      <w:marTop w:val="0"/>
      <w:marBottom w:val="0"/>
      <w:divBdr>
        <w:top w:val="none" w:sz="0" w:space="0" w:color="auto"/>
        <w:left w:val="none" w:sz="0" w:space="0" w:color="auto"/>
        <w:bottom w:val="none" w:sz="0" w:space="0" w:color="auto"/>
        <w:right w:val="none" w:sz="0" w:space="0" w:color="auto"/>
      </w:divBdr>
    </w:div>
    <w:div w:id="953175411">
      <w:marLeft w:val="640"/>
      <w:marRight w:val="0"/>
      <w:marTop w:val="0"/>
      <w:marBottom w:val="0"/>
      <w:divBdr>
        <w:top w:val="none" w:sz="0" w:space="0" w:color="auto"/>
        <w:left w:val="none" w:sz="0" w:space="0" w:color="auto"/>
        <w:bottom w:val="none" w:sz="0" w:space="0" w:color="auto"/>
        <w:right w:val="none" w:sz="0" w:space="0" w:color="auto"/>
      </w:divBdr>
    </w:div>
    <w:div w:id="953246862">
      <w:marLeft w:val="640"/>
      <w:marRight w:val="0"/>
      <w:marTop w:val="0"/>
      <w:marBottom w:val="0"/>
      <w:divBdr>
        <w:top w:val="none" w:sz="0" w:space="0" w:color="auto"/>
        <w:left w:val="none" w:sz="0" w:space="0" w:color="auto"/>
        <w:bottom w:val="none" w:sz="0" w:space="0" w:color="auto"/>
        <w:right w:val="none" w:sz="0" w:space="0" w:color="auto"/>
      </w:divBdr>
    </w:div>
    <w:div w:id="953487058">
      <w:marLeft w:val="640"/>
      <w:marRight w:val="0"/>
      <w:marTop w:val="0"/>
      <w:marBottom w:val="0"/>
      <w:divBdr>
        <w:top w:val="none" w:sz="0" w:space="0" w:color="auto"/>
        <w:left w:val="none" w:sz="0" w:space="0" w:color="auto"/>
        <w:bottom w:val="none" w:sz="0" w:space="0" w:color="auto"/>
        <w:right w:val="none" w:sz="0" w:space="0" w:color="auto"/>
      </w:divBdr>
    </w:div>
    <w:div w:id="953512131">
      <w:marLeft w:val="640"/>
      <w:marRight w:val="0"/>
      <w:marTop w:val="0"/>
      <w:marBottom w:val="0"/>
      <w:divBdr>
        <w:top w:val="none" w:sz="0" w:space="0" w:color="auto"/>
        <w:left w:val="none" w:sz="0" w:space="0" w:color="auto"/>
        <w:bottom w:val="none" w:sz="0" w:space="0" w:color="auto"/>
        <w:right w:val="none" w:sz="0" w:space="0" w:color="auto"/>
      </w:divBdr>
    </w:div>
    <w:div w:id="953512542">
      <w:marLeft w:val="640"/>
      <w:marRight w:val="0"/>
      <w:marTop w:val="0"/>
      <w:marBottom w:val="0"/>
      <w:divBdr>
        <w:top w:val="none" w:sz="0" w:space="0" w:color="auto"/>
        <w:left w:val="none" w:sz="0" w:space="0" w:color="auto"/>
        <w:bottom w:val="none" w:sz="0" w:space="0" w:color="auto"/>
        <w:right w:val="none" w:sz="0" w:space="0" w:color="auto"/>
      </w:divBdr>
    </w:div>
    <w:div w:id="953513369">
      <w:marLeft w:val="640"/>
      <w:marRight w:val="0"/>
      <w:marTop w:val="0"/>
      <w:marBottom w:val="0"/>
      <w:divBdr>
        <w:top w:val="none" w:sz="0" w:space="0" w:color="auto"/>
        <w:left w:val="none" w:sz="0" w:space="0" w:color="auto"/>
        <w:bottom w:val="none" w:sz="0" w:space="0" w:color="auto"/>
        <w:right w:val="none" w:sz="0" w:space="0" w:color="auto"/>
      </w:divBdr>
    </w:div>
    <w:div w:id="953634908">
      <w:marLeft w:val="640"/>
      <w:marRight w:val="0"/>
      <w:marTop w:val="0"/>
      <w:marBottom w:val="0"/>
      <w:divBdr>
        <w:top w:val="none" w:sz="0" w:space="0" w:color="auto"/>
        <w:left w:val="none" w:sz="0" w:space="0" w:color="auto"/>
        <w:bottom w:val="none" w:sz="0" w:space="0" w:color="auto"/>
        <w:right w:val="none" w:sz="0" w:space="0" w:color="auto"/>
      </w:divBdr>
    </w:div>
    <w:div w:id="953634922">
      <w:marLeft w:val="640"/>
      <w:marRight w:val="0"/>
      <w:marTop w:val="0"/>
      <w:marBottom w:val="0"/>
      <w:divBdr>
        <w:top w:val="none" w:sz="0" w:space="0" w:color="auto"/>
        <w:left w:val="none" w:sz="0" w:space="0" w:color="auto"/>
        <w:bottom w:val="none" w:sz="0" w:space="0" w:color="auto"/>
        <w:right w:val="none" w:sz="0" w:space="0" w:color="auto"/>
      </w:divBdr>
    </w:div>
    <w:div w:id="953635500">
      <w:marLeft w:val="640"/>
      <w:marRight w:val="0"/>
      <w:marTop w:val="0"/>
      <w:marBottom w:val="0"/>
      <w:divBdr>
        <w:top w:val="none" w:sz="0" w:space="0" w:color="auto"/>
        <w:left w:val="none" w:sz="0" w:space="0" w:color="auto"/>
        <w:bottom w:val="none" w:sz="0" w:space="0" w:color="auto"/>
        <w:right w:val="none" w:sz="0" w:space="0" w:color="auto"/>
      </w:divBdr>
    </w:div>
    <w:div w:id="953709287">
      <w:marLeft w:val="640"/>
      <w:marRight w:val="0"/>
      <w:marTop w:val="0"/>
      <w:marBottom w:val="0"/>
      <w:divBdr>
        <w:top w:val="none" w:sz="0" w:space="0" w:color="auto"/>
        <w:left w:val="none" w:sz="0" w:space="0" w:color="auto"/>
        <w:bottom w:val="none" w:sz="0" w:space="0" w:color="auto"/>
        <w:right w:val="none" w:sz="0" w:space="0" w:color="auto"/>
      </w:divBdr>
    </w:div>
    <w:div w:id="953753005">
      <w:marLeft w:val="640"/>
      <w:marRight w:val="0"/>
      <w:marTop w:val="0"/>
      <w:marBottom w:val="0"/>
      <w:divBdr>
        <w:top w:val="none" w:sz="0" w:space="0" w:color="auto"/>
        <w:left w:val="none" w:sz="0" w:space="0" w:color="auto"/>
        <w:bottom w:val="none" w:sz="0" w:space="0" w:color="auto"/>
        <w:right w:val="none" w:sz="0" w:space="0" w:color="auto"/>
      </w:divBdr>
    </w:div>
    <w:div w:id="953901861">
      <w:marLeft w:val="640"/>
      <w:marRight w:val="0"/>
      <w:marTop w:val="0"/>
      <w:marBottom w:val="0"/>
      <w:divBdr>
        <w:top w:val="none" w:sz="0" w:space="0" w:color="auto"/>
        <w:left w:val="none" w:sz="0" w:space="0" w:color="auto"/>
        <w:bottom w:val="none" w:sz="0" w:space="0" w:color="auto"/>
        <w:right w:val="none" w:sz="0" w:space="0" w:color="auto"/>
      </w:divBdr>
    </w:div>
    <w:div w:id="953905396">
      <w:marLeft w:val="640"/>
      <w:marRight w:val="0"/>
      <w:marTop w:val="0"/>
      <w:marBottom w:val="0"/>
      <w:divBdr>
        <w:top w:val="none" w:sz="0" w:space="0" w:color="auto"/>
        <w:left w:val="none" w:sz="0" w:space="0" w:color="auto"/>
        <w:bottom w:val="none" w:sz="0" w:space="0" w:color="auto"/>
        <w:right w:val="none" w:sz="0" w:space="0" w:color="auto"/>
      </w:divBdr>
    </w:div>
    <w:div w:id="953907131">
      <w:marLeft w:val="640"/>
      <w:marRight w:val="0"/>
      <w:marTop w:val="0"/>
      <w:marBottom w:val="0"/>
      <w:divBdr>
        <w:top w:val="none" w:sz="0" w:space="0" w:color="auto"/>
        <w:left w:val="none" w:sz="0" w:space="0" w:color="auto"/>
        <w:bottom w:val="none" w:sz="0" w:space="0" w:color="auto"/>
        <w:right w:val="none" w:sz="0" w:space="0" w:color="auto"/>
      </w:divBdr>
    </w:div>
    <w:div w:id="954016621">
      <w:marLeft w:val="640"/>
      <w:marRight w:val="0"/>
      <w:marTop w:val="0"/>
      <w:marBottom w:val="0"/>
      <w:divBdr>
        <w:top w:val="none" w:sz="0" w:space="0" w:color="auto"/>
        <w:left w:val="none" w:sz="0" w:space="0" w:color="auto"/>
        <w:bottom w:val="none" w:sz="0" w:space="0" w:color="auto"/>
        <w:right w:val="none" w:sz="0" w:space="0" w:color="auto"/>
      </w:divBdr>
    </w:div>
    <w:div w:id="954024954">
      <w:marLeft w:val="640"/>
      <w:marRight w:val="0"/>
      <w:marTop w:val="0"/>
      <w:marBottom w:val="0"/>
      <w:divBdr>
        <w:top w:val="none" w:sz="0" w:space="0" w:color="auto"/>
        <w:left w:val="none" w:sz="0" w:space="0" w:color="auto"/>
        <w:bottom w:val="none" w:sz="0" w:space="0" w:color="auto"/>
        <w:right w:val="none" w:sz="0" w:space="0" w:color="auto"/>
      </w:divBdr>
    </w:div>
    <w:div w:id="954092172">
      <w:marLeft w:val="640"/>
      <w:marRight w:val="0"/>
      <w:marTop w:val="0"/>
      <w:marBottom w:val="0"/>
      <w:divBdr>
        <w:top w:val="none" w:sz="0" w:space="0" w:color="auto"/>
        <w:left w:val="none" w:sz="0" w:space="0" w:color="auto"/>
        <w:bottom w:val="none" w:sz="0" w:space="0" w:color="auto"/>
        <w:right w:val="none" w:sz="0" w:space="0" w:color="auto"/>
      </w:divBdr>
    </w:div>
    <w:div w:id="954094410">
      <w:marLeft w:val="640"/>
      <w:marRight w:val="0"/>
      <w:marTop w:val="0"/>
      <w:marBottom w:val="0"/>
      <w:divBdr>
        <w:top w:val="none" w:sz="0" w:space="0" w:color="auto"/>
        <w:left w:val="none" w:sz="0" w:space="0" w:color="auto"/>
        <w:bottom w:val="none" w:sz="0" w:space="0" w:color="auto"/>
        <w:right w:val="none" w:sz="0" w:space="0" w:color="auto"/>
      </w:divBdr>
    </w:div>
    <w:div w:id="954100921">
      <w:marLeft w:val="640"/>
      <w:marRight w:val="0"/>
      <w:marTop w:val="0"/>
      <w:marBottom w:val="0"/>
      <w:divBdr>
        <w:top w:val="none" w:sz="0" w:space="0" w:color="auto"/>
        <w:left w:val="none" w:sz="0" w:space="0" w:color="auto"/>
        <w:bottom w:val="none" w:sz="0" w:space="0" w:color="auto"/>
        <w:right w:val="none" w:sz="0" w:space="0" w:color="auto"/>
      </w:divBdr>
    </w:div>
    <w:div w:id="954143882">
      <w:marLeft w:val="640"/>
      <w:marRight w:val="0"/>
      <w:marTop w:val="0"/>
      <w:marBottom w:val="0"/>
      <w:divBdr>
        <w:top w:val="none" w:sz="0" w:space="0" w:color="auto"/>
        <w:left w:val="none" w:sz="0" w:space="0" w:color="auto"/>
        <w:bottom w:val="none" w:sz="0" w:space="0" w:color="auto"/>
        <w:right w:val="none" w:sz="0" w:space="0" w:color="auto"/>
      </w:divBdr>
    </w:div>
    <w:div w:id="954216273">
      <w:marLeft w:val="640"/>
      <w:marRight w:val="0"/>
      <w:marTop w:val="0"/>
      <w:marBottom w:val="0"/>
      <w:divBdr>
        <w:top w:val="none" w:sz="0" w:space="0" w:color="auto"/>
        <w:left w:val="none" w:sz="0" w:space="0" w:color="auto"/>
        <w:bottom w:val="none" w:sz="0" w:space="0" w:color="auto"/>
        <w:right w:val="none" w:sz="0" w:space="0" w:color="auto"/>
      </w:divBdr>
    </w:div>
    <w:div w:id="954289011">
      <w:marLeft w:val="640"/>
      <w:marRight w:val="0"/>
      <w:marTop w:val="0"/>
      <w:marBottom w:val="0"/>
      <w:divBdr>
        <w:top w:val="none" w:sz="0" w:space="0" w:color="auto"/>
        <w:left w:val="none" w:sz="0" w:space="0" w:color="auto"/>
        <w:bottom w:val="none" w:sz="0" w:space="0" w:color="auto"/>
        <w:right w:val="none" w:sz="0" w:space="0" w:color="auto"/>
      </w:divBdr>
    </w:div>
    <w:div w:id="954367526">
      <w:marLeft w:val="640"/>
      <w:marRight w:val="0"/>
      <w:marTop w:val="0"/>
      <w:marBottom w:val="0"/>
      <w:divBdr>
        <w:top w:val="none" w:sz="0" w:space="0" w:color="auto"/>
        <w:left w:val="none" w:sz="0" w:space="0" w:color="auto"/>
        <w:bottom w:val="none" w:sz="0" w:space="0" w:color="auto"/>
        <w:right w:val="none" w:sz="0" w:space="0" w:color="auto"/>
      </w:divBdr>
    </w:div>
    <w:div w:id="954602778">
      <w:marLeft w:val="640"/>
      <w:marRight w:val="0"/>
      <w:marTop w:val="0"/>
      <w:marBottom w:val="0"/>
      <w:divBdr>
        <w:top w:val="none" w:sz="0" w:space="0" w:color="auto"/>
        <w:left w:val="none" w:sz="0" w:space="0" w:color="auto"/>
        <w:bottom w:val="none" w:sz="0" w:space="0" w:color="auto"/>
        <w:right w:val="none" w:sz="0" w:space="0" w:color="auto"/>
      </w:divBdr>
    </w:div>
    <w:div w:id="954603560">
      <w:marLeft w:val="640"/>
      <w:marRight w:val="0"/>
      <w:marTop w:val="0"/>
      <w:marBottom w:val="0"/>
      <w:divBdr>
        <w:top w:val="none" w:sz="0" w:space="0" w:color="auto"/>
        <w:left w:val="none" w:sz="0" w:space="0" w:color="auto"/>
        <w:bottom w:val="none" w:sz="0" w:space="0" w:color="auto"/>
        <w:right w:val="none" w:sz="0" w:space="0" w:color="auto"/>
      </w:divBdr>
    </w:div>
    <w:div w:id="954755539">
      <w:marLeft w:val="640"/>
      <w:marRight w:val="0"/>
      <w:marTop w:val="0"/>
      <w:marBottom w:val="0"/>
      <w:divBdr>
        <w:top w:val="none" w:sz="0" w:space="0" w:color="auto"/>
        <w:left w:val="none" w:sz="0" w:space="0" w:color="auto"/>
        <w:bottom w:val="none" w:sz="0" w:space="0" w:color="auto"/>
        <w:right w:val="none" w:sz="0" w:space="0" w:color="auto"/>
      </w:divBdr>
    </w:div>
    <w:div w:id="954869731">
      <w:marLeft w:val="640"/>
      <w:marRight w:val="0"/>
      <w:marTop w:val="0"/>
      <w:marBottom w:val="0"/>
      <w:divBdr>
        <w:top w:val="none" w:sz="0" w:space="0" w:color="auto"/>
        <w:left w:val="none" w:sz="0" w:space="0" w:color="auto"/>
        <w:bottom w:val="none" w:sz="0" w:space="0" w:color="auto"/>
        <w:right w:val="none" w:sz="0" w:space="0" w:color="auto"/>
      </w:divBdr>
    </w:div>
    <w:div w:id="954942954">
      <w:marLeft w:val="640"/>
      <w:marRight w:val="0"/>
      <w:marTop w:val="0"/>
      <w:marBottom w:val="0"/>
      <w:divBdr>
        <w:top w:val="none" w:sz="0" w:space="0" w:color="auto"/>
        <w:left w:val="none" w:sz="0" w:space="0" w:color="auto"/>
        <w:bottom w:val="none" w:sz="0" w:space="0" w:color="auto"/>
        <w:right w:val="none" w:sz="0" w:space="0" w:color="auto"/>
      </w:divBdr>
    </w:div>
    <w:div w:id="954945703">
      <w:marLeft w:val="640"/>
      <w:marRight w:val="0"/>
      <w:marTop w:val="0"/>
      <w:marBottom w:val="0"/>
      <w:divBdr>
        <w:top w:val="none" w:sz="0" w:space="0" w:color="auto"/>
        <w:left w:val="none" w:sz="0" w:space="0" w:color="auto"/>
        <w:bottom w:val="none" w:sz="0" w:space="0" w:color="auto"/>
        <w:right w:val="none" w:sz="0" w:space="0" w:color="auto"/>
      </w:divBdr>
    </w:div>
    <w:div w:id="955254221">
      <w:marLeft w:val="640"/>
      <w:marRight w:val="0"/>
      <w:marTop w:val="0"/>
      <w:marBottom w:val="0"/>
      <w:divBdr>
        <w:top w:val="none" w:sz="0" w:space="0" w:color="auto"/>
        <w:left w:val="none" w:sz="0" w:space="0" w:color="auto"/>
        <w:bottom w:val="none" w:sz="0" w:space="0" w:color="auto"/>
        <w:right w:val="none" w:sz="0" w:space="0" w:color="auto"/>
      </w:divBdr>
    </w:div>
    <w:div w:id="955407585">
      <w:marLeft w:val="640"/>
      <w:marRight w:val="0"/>
      <w:marTop w:val="0"/>
      <w:marBottom w:val="0"/>
      <w:divBdr>
        <w:top w:val="none" w:sz="0" w:space="0" w:color="auto"/>
        <w:left w:val="none" w:sz="0" w:space="0" w:color="auto"/>
        <w:bottom w:val="none" w:sz="0" w:space="0" w:color="auto"/>
        <w:right w:val="none" w:sz="0" w:space="0" w:color="auto"/>
      </w:divBdr>
    </w:div>
    <w:div w:id="955411774">
      <w:marLeft w:val="640"/>
      <w:marRight w:val="0"/>
      <w:marTop w:val="0"/>
      <w:marBottom w:val="0"/>
      <w:divBdr>
        <w:top w:val="none" w:sz="0" w:space="0" w:color="auto"/>
        <w:left w:val="none" w:sz="0" w:space="0" w:color="auto"/>
        <w:bottom w:val="none" w:sz="0" w:space="0" w:color="auto"/>
        <w:right w:val="none" w:sz="0" w:space="0" w:color="auto"/>
      </w:divBdr>
    </w:div>
    <w:div w:id="955527442">
      <w:marLeft w:val="640"/>
      <w:marRight w:val="0"/>
      <w:marTop w:val="0"/>
      <w:marBottom w:val="0"/>
      <w:divBdr>
        <w:top w:val="none" w:sz="0" w:space="0" w:color="auto"/>
        <w:left w:val="none" w:sz="0" w:space="0" w:color="auto"/>
        <w:bottom w:val="none" w:sz="0" w:space="0" w:color="auto"/>
        <w:right w:val="none" w:sz="0" w:space="0" w:color="auto"/>
      </w:divBdr>
    </w:div>
    <w:div w:id="955715013">
      <w:marLeft w:val="640"/>
      <w:marRight w:val="0"/>
      <w:marTop w:val="0"/>
      <w:marBottom w:val="0"/>
      <w:divBdr>
        <w:top w:val="none" w:sz="0" w:space="0" w:color="auto"/>
        <w:left w:val="none" w:sz="0" w:space="0" w:color="auto"/>
        <w:bottom w:val="none" w:sz="0" w:space="0" w:color="auto"/>
        <w:right w:val="none" w:sz="0" w:space="0" w:color="auto"/>
      </w:divBdr>
    </w:div>
    <w:div w:id="955721145">
      <w:marLeft w:val="640"/>
      <w:marRight w:val="0"/>
      <w:marTop w:val="0"/>
      <w:marBottom w:val="0"/>
      <w:divBdr>
        <w:top w:val="none" w:sz="0" w:space="0" w:color="auto"/>
        <w:left w:val="none" w:sz="0" w:space="0" w:color="auto"/>
        <w:bottom w:val="none" w:sz="0" w:space="0" w:color="auto"/>
        <w:right w:val="none" w:sz="0" w:space="0" w:color="auto"/>
      </w:divBdr>
    </w:div>
    <w:div w:id="955790193">
      <w:marLeft w:val="640"/>
      <w:marRight w:val="0"/>
      <w:marTop w:val="0"/>
      <w:marBottom w:val="0"/>
      <w:divBdr>
        <w:top w:val="none" w:sz="0" w:space="0" w:color="auto"/>
        <w:left w:val="none" w:sz="0" w:space="0" w:color="auto"/>
        <w:bottom w:val="none" w:sz="0" w:space="0" w:color="auto"/>
        <w:right w:val="none" w:sz="0" w:space="0" w:color="auto"/>
      </w:divBdr>
    </w:div>
    <w:div w:id="955869495">
      <w:marLeft w:val="640"/>
      <w:marRight w:val="0"/>
      <w:marTop w:val="0"/>
      <w:marBottom w:val="0"/>
      <w:divBdr>
        <w:top w:val="none" w:sz="0" w:space="0" w:color="auto"/>
        <w:left w:val="none" w:sz="0" w:space="0" w:color="auto"/>
        <w:bottom w:val="none" w:sz="0" w:space="0" w:color="auto"/>
        <w:right w:val="none" w:sz="0" w:space="0" w:color="auto"/>
      </w:divBdr>
    </w:div>
    <w:div w:id="955871947">
      <w:marLeft w:val="640"/>
      <w:marRight w:val="0"/>
      <w:marTop w:val="0"/>
      <w:marBottom w:val="0"/>
      <w:divBdr>
        <w:top w:val="none" w:sz="0" w:space="0" w:color="auto"/>
        <w:left w:val="none" w:sz="0" w:space="0" w:color="auto"/>
        <w:bottom w:val="none" w:sz="0" w:space="0" w:color="auto"/>
        <w:right w:val="none" w:sz="0" w:space="0" w:color="auto"/>
      </w:divBdr>
    </w:div>
    <w:div w:id="955873316">
      <w:marLeft w:val="640"/>
      <w:marRight w:val="0"/>
      <w:marTop w:val="0"/>
      <w:marBottom w:val="0"/>
      <w:divBdr>
        <w:top w:val="none" w:sz="0" w:space="0" w:color="auto"/>
        <w:left w:val="none" w:sz="0" w:space="0" w:color="auto"/>
        <w:bottom w:val="none" w:sz="0" w:space="0" w:color="auto"/>
        <w:right w:val="none" w:sz="0" w:space="0" w:color="auto"/>
      </w:divBdr>
    </w:div>
    <w:div w:id="955909372">
      <w:marLeft w:val="640"/>
      <w:marRight w:val="0"/>
      <w:marTop w:val="0"/>
      <w:marBottom w:val="0"/>
      <w:divBdr>
        <w:top w:val="none" w:sz="0" w:space="0" w:color="auto"/>
        <w:left w:val="none" w:sz="0" w:space="0" w:color="auto"/>
        <w:bottom w:val="none" w:sz="0" w:space="0" w:color="auto"/>
        <w:right w:val="none" w:sz="0" w:space="0" w:color="auto"/>
      </w:divBdr>
    </w:div>
    <w:div w:id="955982813">
      <w:marLeft w:val="640"/>
      <w:marRight w:val="0"/>
      <w:marTop w:val="0"/>
      <w:marBottom w:val="0"/>
      <w:divBdr>
        <w:top w:val="none" w:sz="0" w:space="0" w:color="auto"/>
        <w:left w:val="none" w:sz="0" w:space="0" w:color="auto"/>
        <w:bottom w:val="none" w:sz="0" w:space="0" w:color="auto"/>
        <w:right w:val="none" w:sz="0" w:space="0" w:color="auto"/>
      </w:divBdr>
    </w:div>
    <w:div w:id="955985610">
      <w:marLeft w:val="640"/>
      <w:marRight w:val="0"/>
      <w:marTop w:val="0"/>
      <w:marBottom w:val="0"/>
      <w:divBdr>
        <w:top w:val="none" w:sz="0" w:space="0" w:color="auto"/>
        <w:left w:val="none" w:sz="0" w:space="0" w:color="auto"/>
        <w:bottom w:val="none" w:sz="0" w:space="0" w:color="auto"/>
        <w:right w:val="none" w:sz="0" w:space="0" w:color="auto"/>
      </w:divBdr>
    </w:div>
    <w:div w:id="955990461">
      <w:marLeft w:val="640"/>
      <w:marRight w:val="0"/>
      <w:marTop w:val="0"/>
      <w:marBottom w:val="0"/>
      <w:divBdr>
        <w:top w:val="none" w:sz="0" w:space="0" w:color="auto"/>
        <w:left w:val="none" w:sz="0" w:space="0" w:color="auto"/>
        <w:bottom w:val="none" w:sz="0" w:space="0" w:color="auto"/>
        <w:right w:val="none" w:sz="0" w:space="0" w:color="auto"/>
      </w:divBdr>
    </w:div>
    <w:div w:id="956107849">
      <w:marLeft w:val="640"/>
      <w:marRight w:val="0"/>
      <w:marTop w:val="0"/>
      <w:marBottom w:val="0"/>
      <w:divBdr>
        <w:top w:val="none" w:sz="0" w:space="0" w:color="auto"/>
        <w:left w:val="none" w:sz="0" w:space="0" w:color="auto"/>
        <w:bottom w:val="none" w:sz="0" w:space="0" w:color="auto"/>
        <w:right w:val="none" w:sz="0" w:space="0" w:color="auto"/>
      </w:divBdr>
    </w:div>
    <w:div w:id="956175884">
      <w:marLeft w:val="640"/>
      <w:marRight w:val="0"/>
      <w:marTop w:val="0"/>
      <w:marBottom w:val="0"/>
      <w:divBdr>
        <w:top w:val="none" w:sz="0" w:space="0" w:color="auto"/>
        <w:left w:val="none" w:sz="0" w:space="0" w:color="auto"/>
        <w:bottom w:val="none" w:sz="0" w:space="0" w:color="auto"/>
        <w:right w:val="none" w:sz="0" w:space="0" w:color="auto"/>
      </w:divBdr>
    </w:div>
    <w:div w:id="956330565">
      <w:marLeft w:val="640"/>
      <w:marRight w:val="0"/>
      <w:marTop w:val="0"/>
      <w:marBottom w:val="0"/>
      <w:divBdr>
        <w:top w:val="none" w:sz="0" w:space="0" w:color="auto"/>
        <w:left w:val="none" w:sz="0" w:space="0" w:color="auto"/>
        <w:bottom w:val="none" w:sz="0" w:space="0" w:color="auto"/>
        <w:right w:val="none" w:sz="0" w:space="0" w:color="auto"/>
      </w:divBdr>
    </w:div>
    <w:div w:id="956332913">
      <w:marLeft w:val="640"/>
      <w:marRight w:val="0"/>
      <w:marTop w:val="0"/>
      <w:marBottom w:val="0"/>
      <w:divBdr>
        <w:top w:val="none" w:sz="0" w:space="0" w:color="auto"/>
        <w:left w:val="none" w:sz="0" w:space="0" w:color="auto"/>
        <w:bottom w:val="none" w:sz="0" w:space="0" w:color="auto"/>
        <w:right w:val="none" w:sz="0" w:space="0" w:color="auto"/>
      </w:divBdr>
    </w:div>
    <w:div w:id="956377704">
      <w:marLeft w:val="640"/>
      <w:marRight w:val="0"/>
      <w:marTop w:val="0"/>
      <w:marBottom w:val="0"/>
      <w:divBdr>
        <w:top w:val="none" w:sz="0" w:space="0" w:color="auto"/>
        <w:left w:val="none" w:sz="0" w:space="0" w:color="auto"/>
        <w:bottom w:val="none" w:sz="0" w:space="0" w:color="auto"/>
        <w:right w:val="none" w:sz="0" w:space="0" w:color="auto"/>
      </w:divBdr>
    </w:div>
    <w:div w:id="956445391">
      <w:marLeft w:val="640"/>
      <w:marRight w:val="0"/>
      <w:marTop w:val="0"/>
      <w:marBottom w:val="0"/>
      <w:divBdr>
        <w:top w:val="none" w:sz="0" w:space="0" w:color="auto"/>
        <w:left w:val="none" w:sz="0" w:space="0" w:color="auto"/>
        <w:bottom w:val="none" w:sz="0" w:space="0" w:color="auto"/>
        <w:right w:val="none" w:sz="0" w:space="0" w:color="auto"/>
      </w:divBdr>
    </w:div>
    <w:div w:id="956445935">
      <w:marLeft w:val="640"/>
      <w:marRight w:val="0"/>
      <w:marTop w:val="0"/>
      <w:marBottom w:val="0"/>
      <w:divBdr>
        <w:top w:val="none" w:sz="0" w:space="0" w:color="auto"/>
        <w:left w:val="none" w:sz="0" w:space="0" w:color="auto"/>
        <w:bottom w:val="none" w:sz="0" w:space="0" w:color="auto"/>
        <w:right w:val="none" w:sz="0" w:space="0" w:color="auto"/>
      </w:divBdr>
    </w:div>
    <w:div w:id="956446348">
      <w:marLeft w:val="640"/>
      <w:marRight w:val="0"/>
      <w:marTop w:val="0"/>
      <w:marBottom w:val="0"/>
      <w:divBdr>
        <w:top w:val="none" w:sz="0" w:space="0" w:color="auto"/>
        <w:left w:val="none" w:sz="0" w:space="0" w:color="auto"/>
        <w:bottom w:val="none" w:sz="0" w:space="0" w:color="auto"/>
        <w:right w:val="none" w:sz="0" w:space="0" w:color="auto"/>
      </w:divBdr>
    </w:div>
    <w:div w:id="956446913">
      <w:marLeft w:val="640"/>
      <w:marRight w:val="0"/>
      <w:marTop w:val="0"/>
      <w:marBottom w:val="0"/>
      <w:divBdr>
        <w:top w:val="none" w:sz="0" w:space="0" w:color="auto"/>
        <w:left w:val="none" w:sz="0" w:space="0" w:color="auto"/>
        <w:bottom w:val="none" w:sz="0" w:space="0" w:color="auto"/>
        <w:right w:val="none" w:sz="0" w:space="0" w:color="auto"/>
      </w:divBdr>
    </w:div>
    <w:div w:id="956565496">
      <w:marLeft w:val="640"/>
      <w:marRight w:val="0"/>
      <w:marTop w:val="0"/>
      <w:marBottom w:val="0"/>
      <w:divBdr>
        <w:top w:val="none" w:sz="0" w:space="0" w:color="auto"/>
        <w:left w:val="none" w:sz="0" w:space="0" w:color="auto"/>
        <w:bottom w:val="none" w:sz="0" w:space="0" w:color="auto"/>
        <w:right w:val="none" w:sz="0" w:space="0" w:color="auto"/>
      </w:divBdr>
    </w:div>
    <w:div w:id="956571127">
      <w:marLeft w:val="640"/>
      <w:marRight w:val="0"/>
      <w:marTop w:val="0"/>
      <w:marBottom w:val="0"/>
      <w:divBdr>
        <w:top w:val="none" w:sz="0" w:space="0" w:color="auto"/>
        <w:left w:val="none" w:sz="0" w:space="0" w:color="auto"/>
        <w:bottom w:val="none" w:sz="0" w:space="0" w:color="auto"/>
        <w:right w:val="none" w:sz="0" w:space="0" w:color="auto"/>
      </w:divBdr>
    </w:div>
    <w:div w:id="956595884">
      <w:marLeft w:val="640"/>
      <w:marRight w:val="0"/>
      <w:marTop w:val="0"/>
      <w:marBottom w:val="0"/>
      <w:divBdr>
        <w:top w:val="none" w:sz="0" w:space="0" w:color="auto"/>
        <w:left w:val="none" w:sz="0" w:space="0" w:color="auto"/>
        <w:bottom w:val="none" w:sz="0" w:space="0" w:color="auto"/>
        <w:right w:val="none" w:sz="0" w:space="0" w:color="auto"/>
      </w:divBdr>
    </w:div>
    <w:div w:id="956637541">
      <w:marLeft w:val="640"/>
      <w:marRight w:val="0"/>
      <w:marTop w:val="0"/>
      <w:marBottom w:val="0"/>
      <w:divBdr>
        <w:top w:val="none" w:sz="0" w:space="0" w:color="auto"/>
        <w:left w:val="none" w:sz="0" w:space="0" w:color="auto"/>
        <w:bottom w:val="none" w:sz="0" w:space="0" w:color="auto"/>
        <w:right w:val="none" w:sz="0" w:space="0" w:color="auto"/>
      </w:divBdr>
    </w:div>
    <w:div w:id="956642046">
      <w:marLeft w:val="640"/>
      <w:marRight w:val="0"/>
      <w:marTop w:val="0"/>
      <w:marBottom w:val="0"/>
      <w:divBdr>
        <w:top w:val="none" w:sz="0" w:space="0" w:color="auto"/>
        <w:left w:val="none" w:sz="0" w:space="0" w:color="auto"/>
        <w:bottom w:val="none" w:sz="0" w:space="0" w:color="auto"/>
        <w:right w:val="none" w:sz="0" w:space="0" w:color="auto"/>
      </w:divBdr>
    </w:div>
    <w:div w:id="956716457">
      <w:marLeft w:val="640"/>
      <w:marRight w:val="0"/>
      <w:marTop w:val="0"/>
      <w:marBottom w:val="0"/>
      <w:divBdr>
        <w:top w:val="none" w:sz="0" w:space="0" w:color="auto"/>
        <w:left w:val="none" w:sz="0" w:space="0" w:color="auto"/>
        <w:bottom w:val="none" w:sz="0" w:space="0" w:color="auto"/>
        <w:right w:val="none" w:sz="0" w:space="0" w:color="auto"/>
      </w:divBdr>
    </w:div>
    <w:div w:id="956915037">
      <w:marLeft w:val="640"/>
      <w:marRight w:val="0"/>
      <w:marTop w:val="0"/>
      <w:marBottom w:val="0"/>
      <w:divBdr>
        <w:top w:val="none" w:sz="0" w:space="0" w:color="auto"/>
        <w:left w:val="none" w:sz="0" w:space="0" w:color="auto"/>
        <w:bottom w:val="none" w:sz="0" w:space="0" w:color="auto"/>
        <w:right w:val="none" w:sz="0" w:space="0" w:color="auto"/>
      </w:divBdr>
    </w:div>
    <w:div w:id="956988864">
      <w:marLeft w:val="640"/>
      <w:marRight w:val="0"/>
      <w:marTop w:val="0"/>
      <w:marBottom w:val="0"/>
      <w:divBdr>
        <w:top w:val="none" w:sz="0" w:space="0" w:color="auto"/>
        <w:left w:val="none" w:sz="0" w:space="0" w:color="auto"/>
        <w:bottom w:val="none" w:sz="0" w:space="0" w:color="auto"/>
        <w:right w:val="none" w:sz="0" w:space="0" w:color="auto"/>
      </w:divBdr>
    </w:div>
    <w:div w:id="957024466">
      <w:marLeft w:val="640"/>
      <w:marRight w:val="0"/>
      <w:marTop w:val="0"/>
      <w:marBottom w:val="0"/>
      <w:divBdr>
        <w:top w:val="none" w:sz="0" w:space="0" w:color="auto"/>
        <w:left w:val="none" w:sz="0" w:space="0" w:color="auto"/>
        <w:bottom w:val="none" w:sz="0" w:space="0" w:color="auto"/>
        <w:right w:val="none" w:sz="0" w:space="0" w:color="auto"/>
      </w:divBdr>
    </w:div>
    <w:div w:id="957176964">
      <w:marLeft w:val="640"/>
      <w:marRight w:val="0"/>
      <w:marTop w:val="0"/>
      <w:marBottom w:val="0"/>
      <w:divBdr>
        <w:top w:val="none" w:sz="0" w:space="0" w:color="auto"/>
        <w:left w:val="none" w:sz="0" w:space="0" w:color="auto"/>
        <w:bottom w:val="none" w:sz="0" w:space="0" w:color="auto"/>
        <w:right w:val="none" w:sz="0" w:space="0" w:color="auto"/>
      </w:divBdr>
    </w:div>
    <w:div w:id="957178415">
      <w:marLeft w:val="640"/>
      <w:marRight w:val="0"/>
      <w:marTop w:val="0"/>
      <w:marBottom w:val="0"/>
      <w:divBdr>
        <w:top w:val="none" w:sz="0" w:space="0" w:color="auto"/>
        <w:left w:val="none" w:sz="0" w:space="0" w:color="auto"/>
        <w:bottom w:val="none" w:sz="0" w:space="0" w:color="auto"/>
        <w:right w:val="none" w:sz="0" w:space="0" w:color="auto"/>
      </w:divBdr>
    </w:div>
    <w:div w:id="957445636">
      <w:marLeft w:val="640"/>
      <w:marRight w:val="0"/>
      <w:marTop w:val="0"/>
      <w:marBottom w:val="0"/>
      <w:divBdr>
        <w:top w:val="none" w:sz="0" w:space="0" w:color="auto"/>
        <w:left w:val="none" w:sz="0" w:space="0" w:color="auto"/>
        <w:bottom w:val="none" w:sz="0" w:space="0" w:color="auto"/>
        <w:right w:val="none" w:sz="0" w:space="0" w:color="auto"/>
      </w:divBdr>
    </w:div>
    <w:div w:id="957491722">
      <w:marLeft w:val="640"/>
      <w:marRight w:val="0"/>
      <w:marTop w:val="0"/>
      <w:marBottom w:val="0"/>
      <w:divBdr>
        <w:top w:val="none" w:sz="0" w:space="0" w:color="auto"/>
        <w:left w:val="none" w:sz="0" w:space="0" w:color="auto"/>
        <w:bottom w:val="none" w:sz="0" w:space="0" w:color="auto"/>
        <w:right w:val="none" w:sz="0" w:space="0" w:color="auto"/>
      </w:divBdr>
    </w:div>
    <w:div w:id="957565402">
      <w:marLeft w:val="640"/>
      <w:marRight w:val="0"/>
      <w:marTop w:val="0"/>
      <w:marBottom w:val="0"/>
      <w:divBdr>
        <w:top w:val="none" w:sz="0" w:space="0" w:color="auto"/>
        <w:left w:val="none" w:sz="0" w:space="0" w:color="auto"/>
        <w:bottom w:val="none" w:sz="0" w:space="0" w:color="auto"/>
        <w:right w:val="none" w:sz="0" w:space="0" w:color="auto"/>
      </w:divBdr>
    </w:div>
    <w:div w:id="957643309">
      <w:marLeft w:val="640"/>
      <w:marRight w:val="0"/>
      <w:marTop w:val="0"/>
      <w:marBottom w:val="0"/>
      <w:divBdr>
        <w:top w:val="none" w:sz="0" w:space="0" w:color="auto"/>
        <w:left w:val="none" w:sz="0" w:space="0" w:color="auto"/>
        <w:bottom w:val="none" w:sz="0" w:space="0" w:color="auto"/>
        <w:right w:val="none" w:sz="0" w:space="0" w:color="auto"/>
      </w:divBdr>
    </w:div>
    <w:div w:id="957838035">
      <w:marLeft w:val="640"/>
      <w:marRight w:val="0"/>
      <w:marTop w:val="0"/>
      <w:marBottom w:val="0"/>
      <w:divBdr>
        <w:top w:val="none" w:sz="0" w:space="0" w:color="auto"/>
        <w:left w:val="none" w:sz="0" w:space="0" w:color="auto"/>
        <w:bottom w:val="none" w:sz="0" w:space="0" w:color="auto"/>
        <w:right w:val="none" w:sz="0" w:space="0" w:color="auto"/>
      </w:divBdr>
    </w:div>
    <w:div w:id="957877267">
      <w:marLeft w:val="640"/>
      <w:marRight w:val="0"/>
      <w:marTop w:val="0"/>
      <w:marBottom w:val="0"/>
      <w:divBdr>
        <w:top w:val="none" w:sz="0" w:space="0" w:color="auto"/>
        <w:left w:val="none" w:sz="0" w:space="0" w:color="auto"/>
        <w:bottom w:val="none" w:sz="0" w:space="0" w:color="auto"/>
        <w:right w:val="none" w:sz="0" w:space="0" w:color="auto"/>
      </w:divBdr>
    </w:div>
    <w:div w:id="957953823">
      <w:marLeft w:val="640"/>
      <w:marRight w:val="0"/>
      <w:marTop w:val="0"/>
      <w:marBottom w:val="0"/>
      <w:divBdr>
        <w:top w:val="none" w:sz="0" w:space="0" w:color="auto"/>
        <w:left w:val="none" w:sz="0" w:space="0" w:color="auto"/>
        <w:bottom w:val="none" w:sz="0" w:space="0" w:color="auto"/>
        <w:right w:val="none" w:sz="0" w:space="0" w:color="auto"/>
      </w:divBdr>
    </w:div>
    <w:div w:id="957954417">
      <w:marLeft w:val="640"/>
      <w:marRight w:val="0"/>
      <w:marTop w:val="0"/>
      <w:marBottom w:val="0"/>
      <w:divBdr>
        <w:top w:val="none" w:sz="0" w:space="0" w:color="auto"/>
        <w:left w:val="none" w:sz="0" w:space="0" w:color="auto"/>
        <w:bottom w:val="none" w:sz="0" w:space="0" w:color="auto"/>
        <w:right w:val="none" w:sz="0" w:space="0" w:color="auto"/>
      </w:divBdr>
    </w:div>
    <w:div w:id="957957418">
      <w:marLeft w:val="640"/>
      <w:marRight w:val="0"/>
      <w:marTop w:val="0"/>
      <w:marBottom w:val="0"/>
      <w:divBdr>
        <w:top w:val="none" w:sz="0" w:space="0" w:color="auto"/>
        <w:left w:val="none" w:sz="0" w:space="0" w:color="auto"/>
        <w:bottom w:val="none" w:sz="0" w:space="0" w:color="auto"/>
        <w:right w:val="none" w:sz="0" w:space="0" w:color="auto"/>
      </w:divBdr>
    </w:div>
    <w:div w:id="958026124">
      <w:marLeft w:val="640"/>
      <w:marRight w:val="0"/>
      <w:marTop w:val="0"/>
      <w:marBottom w:val="0"/>
      <w:divBdr>
        <w:top w:val="none" w:sz="0" w:space="0" w:color="auto"/>
        <w:left w:val="none" w:sz="0" w:space="0" w:color="auto"/>
        <w:bottom w:val="none" w:sz="0" w:space="0" w:color="auto"/>
        <w:right w:val="none" w:sz="0" w:space="0" w:color="auto"/>
      </w:divBdr>
    </w:div>
    <w:div w:id="958075475">
      <w:marLeft w:val="640"/>
      <w:marRight w:val="0"/>
      <w:marTop w:val="0"/>
      <w:marBottom w:val="0"/>
      <w:divBdr>
        <w:top w:val="none" w:sz="0" w:space="0" w:color="auto"/>
        <w:left w:val="none" w:sz="0" w:space="0" w:color="auto"/>
        <w:bottom w:val="none" w:sz="0" w:space="0" w:color="auto"/>
        <w:right w:val="none" w:sz="0" w:space="0" w:color="auto"/>
      </w:divBdr>
    </w:div>
    <w:div w:id="958217907">
      <w:marLeft w:val="640"/>
      <w:marRight w:val="0"/>
      <w:marTop w:val="0"/>
      <w:marBottom w:val="0"/>
      <w:divBdr>
        <w:top w:val="none" w:sz="0" w:space="0" w:color="auto"/>
        <w:left w:val="none" w:sz="0" w:space="0" w:color="auto"/>
        <w:bottom w:val="none" w:sz="0" w:space="0" w:color="auto"/>
        <w:right w:val="none" w:sz="0" w:space="0" w:color="auto"/>
      </w:divBdr>
    </w:div>
    <w:div w:id="958225144">
      <w:marLeft w:val="640"/>
      <w:marRight w:val="0"/>
      <w:marTop w:val="0"/>
      <w:marBottom w:val="0"/>
      <w:divBdr>
        <w:top w:val="none" w:sz="0" w:space="0" w:color="auto"/>
        <w:left w:val="none" w:sz="0" w:space="0" w:color="auto"/>
        <w:bottom w:val="none" w:sz="0" w:space="0" w:color="auto"/>
        <w:right w:val="none" w:sz="0" w:space="0" w:color="auto"/>
      </w:divBdr>
    </w:div>
    <w:div w:id="958292287">
      <w:marLeft w:val="640"/>
      <w:marRight w:val="0"/>
      <w:marTop w:val="0"/>
      <w:marBottom w:val="0"/>
      <w:divBdr>
        <w:top w:val="none" w:sz="0" w:space="0" w:color="auto"/>
        <w:left w:val="none" w:sz="0" w:space="0" w:color="auto"/>
        <w:bottom w:val="none" w:sz="0" w:space="0" w:color="auto"/>
        <w:right w:val="none" w:sz="0" w:space="0" w:color="auto"/>
      </w:divBdr>
    </w:div>
    <w:div w:id="958299501">
      <w:marLeft w:val="640"/>
      <w:marRight w:val="0"/>
      <w:marTop w:val="0"/>
      <w:marBottom w:val="0"/>
      <w:divBdr>
        <w:top w:val="none" w:sz="0" w:space="0" w:color="auto"/>
        <w:left w:val="none" w:sz="0" w:space="0" w:color="auto"/>
        <w:bottom w:val="none" w:sz="0" w:space="0" w:color="auto"/>
        <w:right w:val="none" w:sz="0" w:space="0" w:color="auto"/>
      </w:divBdr>
    </w:div>
    <w:div w:id="958413366">
      <w:marLeft w:val="640"/>
      <w:marRight w:val="0"/>
      <w:marTop w:val="0"/>
      <w:marBottom w:val="0"/>
      <w:divBdr>
        <w:top w:val="none" w:sz="0" w:space="0" w:color="auto"/>
        <w:left w:val="none" w:sz="0" w:space="0" w:color="auto"/>
        <w:bottom w:val="none" w:sz="0" w:space="0" w:color="auto"/>
        <w:right w:val="none" w:sz="0" w:space="0" w:color="auto"/>
      </w:divBdr>
    </w:div>
    <w:div w:id="958561680">
      <w:marLeft w:val="640"/>
      <w:marRight w:val="0"/>
      <w:marTop w:val="0"/>
      <w:marBottom w:val="0"/>
      <w:divBdr>
        <w:top w:val="none" w:sz="0" w:space="0" w:color="auto"/>
        <w:left w:val="none" w:sz="0" w:space="0" w:color="auto"/>
        <w:bottom w:val="none" w:sz="0" w:space="0" w:color="auto"/>
        <w:right w:val="none" w:sz="0" w:space="0" w:color="auto"/>
      </w:divBdr>
    </w:div>
    <w:div w:id="958686302">
      <w:marLeft w:val="640"/>
      <w:marRight w:val="0"/>
      <w:marTop w:val="0"/>
      <w:marBottom w:val="0"/>
      <w:divBdr>
        <w:top w:val="none" w:sz="0" w:space="0" w:color="auto"/>
        <w:left w:val="none" w:sz="0" w:space="0" w:color="auto"/>
        <w:bottom w:val="none" w:sz="0" w:space="0" w:color="auto"/>
        <w:right w:val="none" w:sz="0" w:space="0" w:color="auto"/>
      </w:divBdr>
    </w:div>
    <w:div w:id="958799747">
      <w:marLeft w:val="640"/>
      <w:marRight w:val="0"/>
      <w:marTop w:val="0"/>
      <w:marBottom w:val="0"/>
      <w:divBdr>
        <w:top w:val="none" w:sz="0" w:space="0" w:color="auto"/>
        <w:left w:val="none" w:sz="0" w:space="0" w:color="auto"/>
        <w:bottom w:val="none" w:sz="0" w:space="0" w:color="auto"/>
        <w:right w:val="none" w:sz="0" w:space="0" w:color="auto"/>
      </w:divBdr>
    </w:div>
    <w:div w:id="958801567">
      <w:marLeft w:val="640"/>
      <w:marRight w:val="0"/>
      <w:marTop w:val="0"/>
      <w:marBottom w:val="0"/>
      <w:divBdr>
        <w:top w:val="none" w:sz="0" w:space="0" w:color="auto"/>
        <w:left w:val="none" w:sz="0" w:space="0" w:color="auto"/>
        <w:bottom w:val="none" w:sz="0" w:space="0" w:color="auto"/>
        <w:right w:val="none" w:sz="0" w:space="0" w:color="auto"/>
      </w:divBdr>
    </w:div>
    <w:div w:id="958806126">
      <w:marLeft w:val="640"/>
      <w:marRight w:val="0"/>
      <w:marTop w:val="0"/>
      <w:marBottom w:val="0"/>
      <w:divBdr>
        <w:top w:val="none" w:sz="0" w:space="0" w:color="auto"/>
        <w:left w:val="none" w:sz="0" w:space="0" w:color="auto"/>
        <w:bottom w:val="none" w:sz="0" w:space="0" w:color="auto"/>
        <w:right w:val="none" w:sz="0" w:space="0" w:color="auto"/>
      </w:divBdr>
    </w:div>
    <w:div w:id="958873916">
      <w:marLeft w:val="640"/>
      <w:marRight w:val="0"/>
      <w:marTop w:val="0"/>
      <w:marBottom w:val="0"/>
      <w:divBdr>
        <w:top w:val="none" w:sz="0" w:space="0" w:color="auto"/>
        <w:left w:val="none" w:sz="0" w:space="0" w:color="auto"/>
        <w:bottom w:val="none" w:sz="0" w:space="0" w:color="auto"/>
        <w:right w:val="none" w:sz="0" w:space="0" w:color="auto"/>
      </w:divBdr>
    </w:div>
    <w:div w:id="958881187">
      <w:marLeft w:val="640"/>
      <w:marRight w:val="0"/>
      <w:marTop w:val="0"/>
      <w:marBottom w:val="0"/>
      <w:divBdr>
        <w:top w:val="none" w:sz="0" w:space="0" w:color="auto"/>
        <w:left w:val="none" w:sz="0" w:space="0" w:color="auto"/>
        <w:bottom w:val="none" w:sz="0" w:space="0" w:color="auto"/>
        <w:right w:val="none" w:sz="0" w:space="0" w:color="auto"/>
      </w:divBdr>
    </w:div>
    <w:div w:id="959074338">
      <w:marLeft w:val="640"/>
      <w:marRight w:val="0"/>
      <w:marTop w:val="0"/>
      <w:marBottom w:val="0"/>
      <w:divBdr>
        <w:top w:val="none" w:sz="0" w:space="0" w:color="auto"/>
        <w:left w:val="none" w:sz="0" w:space="0" w:color="auto"/>
        <w:bottom w:val="none" w:sz="0" w:space="0" w:color="auto"/>
        <w:right w:val="none" w:sz="0" w:space="0" w:color="auto"/>
      </w:divBdr>
    </w:div>
    <w:div w:id="959216497">
      <w:marLeft w:val="640"/>
      <w:marRight w:val="0"/>
      <w:marTop w:val="0"/>
      <w:marBottom w:val="0"/>
      <w:divBdr>
        <w:top w:val="none" w:sz="0" w:space="0" w:color="auto"/>
        <w:left w:val="none" w:sz="0" w:space="0" w:color="auto"/>
        <w:bottom w:val="none" w:sz="0" w:space="0" w:color="auto"/>
        <w:right w:val="none" w:sz="0" w:space="0" w:color="auto"/>
      </w:divBdr>
    </w:div>
    <w:div w:id="959267060">
      <w:marLeft w:val="640"/>
      <w:marRight w:val="0"/>
      <w:marTop w:val="0"/>
      <w:marBottom w:val="0"/>
      <w:divBdr>
        <w:top w:val="none" w:sz="0" w:space="0" w:color="auto"/>
        <w:left w:val="none" w:sz="0" w:space="0" w:color="auto"/>
        <w:bottom w:val="none" w:sz="0" w:space="0" w:color="auto"/>
        <w:right w:val="none" w:sz="0" w:space="0" w:color="auto"/>
      </w:divBdr>
    </w:div>
    <w:div w:id="959339683">
      <w:marLeft w:val="640"/>
      <w:marRight w:val="0"/>
      <w:marTop w:val="0"/>
      <w:marBottom w:val="0"/>
      <w:divBdr>
        <w:top w:val="none" w:sz="0" w:space="0" w:color="auto"/>
        <w:left w:val="none" w:sz="0" w:space="0" w:color="auto"/>
        <w:bottom w:val="none" w:sz="0" w:space="0" w:color="auto"/>
        <w:right w:val="none" w:sz="0" w:space="0" w:color="auto"/>
      </w:divBdr>
    </w:div>
    <w:div w:id="959410926">
      <w:marLeft w:val="640"/>
      <w:marRight w:val="0"/>
      <w:marTop w:val="0"/>
      <w:marBottom w:val="0"/>
      <w:divBdr>
        <w:top w:val="none" w:sz="0" w:space="0" w:color="auto"/>
        <w:left w:val="none" w:sz="0" w:space="0" w:color="auto"/>
        <w:bottom w:val="none" w:sz="0" w:space="0" w:color="auto"/>
        <w:right w:val="none" w:sz="0" w:space="0" w:color="auto"/>
      </w:divBdr>
    </w:div>
    <w:div w:id="959454710">
      <w:marLeft w:val="640"/>
      <w:marRight w:val="0"/>
      <w:marTop w:val="0"/>
      <w:marBottom w:val="0"/>
      <w:divBdr>
        <w:top w:val="none" w:sz="0" w:space="0" w:color="auto"/>
        <w:left w:val="none" w:sz="0" w:space="0" w:color="auto"/>
        <w:bottom w:val="none" w:sz="0" w:space="0" w:color="auto"/>
        <w:right w:val="none" w:sz="0" w:space="0" w:color="auto"/>
      </w:divBdr>
    </w:div>
    <w:div w:id="959527817">
      <w:marLeft w:val="640"/>
      <w:marRight w:val="0"/>
      <w:marTop w:val="0"/>
      <w:marBottom w:val="0"/>
      <w:divBdr>
        <w:top w:val="none" w:sz="0" w:space="0" w:color="auto"/>
        <w:left w:val="none" w:sz="0" w:space="0" w:color="auto"/>
        <w:bottom w:val="none" w:sz="0" w:space="0" w:color="auto"/>
        <w:right w:val="none" w:sz="0" w:space="0" w:color="auto"/>
      </w:divBdr>
    </w:div>
    <w:div w:id="959650756">
      <w:marLeft w:val="640"/>
      <w:marRight w:val="0"/>
      <w:marTop w:val="0"/>
      <w:marBottom w:val="0"/>
      <w:divBdr>
        <w:top w:val="none" w:sz="0" w:space="0" w:color="auto"/>
        <w:left w:val="none" w:sz="0" w:space="0" w:color="auto"/>
        <w:bottom w:val="none" w:sz="0" w:space="0" w:color="auto"/>
        <w:right w:val="none" w:sz="0" w:space="0" w:color="auto"/>
      </w:divBdr>
    </w:div>
    <w:div w:id="959722772">
      <w:marLeft w:val="640"/>
      <w:marRight w:val="0"/>
      <w:marTop w:val="0"/>
      <w:marBottom w:val="0"/>
      <w:divBdr>
        <w:top w:val="none" w:sz="0" w:space="0" w:color="auto"/>
        <w:left w:val="none" w:sz="0" w:space="0" w:color="auto"/>
        <w:bottom w:val="none" w:sz="0" w:space="0" w:color="auto"/>
        <w:right w:val="none" w:sz="0" w:space="0" w:color="auto"/>
      </w:divBdr>
    </w:div>
    <w:div w:id="959722881">
      <w:marLeft w:val="640"/>
      <w:marRight w:val="0"/>
      <w:marTop w:val="0"/>
      <w:marBottom w:val="0"/>
      <w:divBdr>
        <w:top w:val="none" w:sz="0" w:space="0" w:color="auto"/>
        <w:left w:val="none" w:sz="0" w:space="0" w:color="auto"/>
        <w:bottom w:val="none" w:sz="0" w:space="0" w:color="auto"/>
        <w:right w:val="none" w:sz="0" w:space="0" w:color="auto"/>
      </w:divBdr>
    </w:div>
    <w:div w:id="959798751">
      <w:marLeft w:val="640"/>
      <w:marRight w:val="0"/>
      <w:marTop w:val="0"/>
      <w:marBottom w:val="0"/>
      <w:divBdr>
        <w:top w:val="none" w:sz="0" w:space="0" w:color="auto"/>
        <w:left w:val="none" w:sz="0" w:space="0" w:color="auto"/>
        <w:bottom w:val="none" w:sz="0" w:space="0" w:color="auto"/>
        <w:right w:val="none" w:sz="0" w:space="0" w:color="auto"/>
      </w:divBdr>
    </w:div>
    <w:div w:id="959871458">
      <w:marLeft w:val="640"/>
      <w:marRight w:val="0"/>
      <w:marTop w:val="0"/>
      <w:marBottom w:val="0"/>
      <w:divBdr>
        <w:top w:val="none" w:sz="0" w:space="0" w:color="auto"/>
        <w:left w:val="none" w:sz="0" w:space="0" w:color="auto"/>
        <w:bottom w:val="none" w:sz="0" w:space="0" w:color="auto"/>
        <w:right w:val="none" w:sz="0" w:space="0" w:color="auto"/>
      </w:divBdr>
    </w:div>
    <w:div w:id="960065414">
      <w:marLeft w:val="640"/>
      <w:marRight w:val="0"/>
      <w:marTop w:val="0"/>
      <w:marBottom w:val="0"/>
      <w:divBdr>
        <w:top w:val="none" w:sz="0" w:space="0" w:color="auto"/>
        <w:left w:val="none" w:sz="0" w:space="0" w:color="auto"/>
        <w:bottom w:val="none" w:sz="0" w:space="0" w:color="auto"/>
        <w:right w:val="none" w:sz="0" w:space="0" w:color="auto"/>
      </w:divBdr>
    </w:div>
    <w:div w:id="960309638">
      <w:marLeft w:val="640"/>
      <w:marRight w:val="0"/>
      <w:marTop w:val="0"/>
      <w:marBottom w:val="0"/>
      <w:divBdr>
        <w:top w:val="none" w:sz="0" w:space="0" w:color="auto"/>
        <w:left w:val="none" w:sz="0" w:space="0" w:color="auto"/>
        <w:bottom w:val="none" w:sz="0" w:space="0" w:color="auto"/>
        <w:right w:val="none" w:sz="0" w:space="0" w:color="auto"/>
      </w:divBdr>
    </w:div>
    <w:div w:id="960378449">
      <w:marLeft w:val="640"/>
      <w:marRight w:val="0"/>
      <w:marTop w:val="0"/>
      <w:marBottom w:val="0"/>
      <w:divBdr>
        <w:top w:val="none" w:sz="0" w:space="0" w:color="auto"/>
        <w:left w:val="none" w:sz="0" w:space="0" w:color="auto"/>
        <w:bottom w:val="none" w:sz="0" w:space="0" w:color="auto"/>
        <w:right w:val="none" w:sz="0" w:space="0" w:color="auto"/>
      </w:divBdr>
    </w:div>
    <w:div w:id="960451852">
      <w:marLeft w:val="640"/>
      <w:marRight w:val="0"/>
      <w:marTop w:val="0"/>
      <w:marBottom w:val="0"/>
      <w:divBdr>
        <w:top w:val="none" w:sz="0" w:space="0" w:color="auto"/>
        <w:left w:val="none" w:sz="0" w:space="0" w:color="auto"/>
        <w:bottom w:val="none" w:sz="0" w:space="0" w:color="auto"/>
        <w:right w:val="none" w:sz="0" w:space="0" w:color="auto"/>
      </w:divBdr>
    </w:div>
    <w:div w:id="960501414">
      <w:marLeft w:val="640"/>
      <w:marRight w:val="0"/>
      <w:marTop w:val="0"/>
      <w:marBottom w:val="0"/>
      <w:divBdr>
        <w:top w:val="none" w:sz="0" w:space="0" w:color="auto"/>
        <w:left w:val="none" w:sz="0" w:space="0" w:color="auto"/>
        <w:bottom w:val="none" w:sz="0" w:space="0" w:color="auto"/>
        <w:right w:val="none" w:sz="0" w:space="0" w:color="auto"/>
      </w:divBdr>
    </w:div>
    <w:div w:id="960572285">
      <w:marLeft w:val="640"/>
      <w:marRight w:val="0"/>
      <w:marTop w:val="0"/>
      <w:marBottom w:val="0"/>
      <w:divBdr>
        <w:top w:val="none" w:sz="0" w:space="0" w:color="auto"/>
        <w:left w:val="none" w:sz="0" w:space="0" w:color="auto"/>
        <w:bottom w:val="none" w:sz="0" w:space="0" w:color="auto"/>
        <w:right w:val="none" w:sz="0" w:space="0" w:color="auto"/>
      </w:divBdr>
    </w:div>
    <w:div w:id="960575538">
      <w:marLeft w:val="640"/>
      <w:marRight w:val="0"/>
      <w:marTop w:val="0"/>
      <w:marBottom w:val="0"/>
      <w:divBdr>
        <w:top w:val="none" w:sz="0" w:space="0" w:color="auto"/>
        <w:left w:val="none" w:sz="0" w:space="0" w:color="auto"/>
        <w:bottom w:val="none" w:sz="0" w:space="0" w:color="auto"/>
        <w:right w:val="none" w:sz="0" w:space="0" w:color="auto"/>
      </w:divBdr>
    </w:div>
    <w:div w:id="960652424">
      <w:marLeft w:val="640"/>
      <w:marRight w:val="0"/>
      <w:marTop w:val="0"/>
      <w:marBottom w:val="0"/>
      <w:divBdr>
        <w:top w:val="none" w:sz="0" w:space="0" w:color="auto"/>
        <w:left w:val="none" w:sz="0" w:space="0" w:color="auto"/>
        <w:bottom w:val="none" w:sz="0" w:space="0" w:color="auto"/>
        <w:right w:val="none" w:sz="0" w:space="0" w:color="auto"/>
      </w:divBdr>
    </w:div>
    <w:div w:id="960722347">
      <w:marLeft w:val="640"/>
      <w:marRight w:val="0"/>
      <w:marTop w:val="0"/>
      <w:marBottom w:val="0"/>
      <w:divBdr>
        <w:top w:val="none" w:sz="0" w:space="0" w:color="auto"/>
        <w:left w:val="none" w:sz="0" w:space="0" w:color="auto"/>
        <w:bottom w:val="none" w:sz="0" w:space="0" w:color="auto"/>
        <w:right w:val="none" w:sz="0" w:space="0" w:color="auto"/>
      </w:divBdr>
    </w:div>
    <w:div w:id="960724022">
      <w:marLeft w:val="640"/>
      <w:marRight w:val="0"/>
      <w:marTop w:val="0"/>
      <w:marBottom w:val="0"/>
      <w:divBdr>
        <w:top w:val="none" w:sz="0" w:space="0" w:color="auto"/>
        <w:left w:val="none" w:sz="0" w:space="0" w:color="auto"/>
        <w:bottom w:val="none" w:sz="0" w:space="0" w:color="auto"/>
        <w:right w:val="none" w:sz="0" w:space="0" w:color="auto"/>
      </w:divBdr>
    </w:div>
    <w:div w:id="960768763">
      <w:marLeft w:val="640"/>
      <w:marRight w:val="0"/>
      <w:marTop w:val="0"/>
      <w:marBottom w:val="0"/>
      <w:divBdr>
        <w:top w:val="none" w:sz="0" w:space="0" w:color="auto"/>
        <w:left w:val="none" w:sz="0" w:space="0" w:color="auto"/>
        <w:bottom w:val="none" w:sz="0" w:space="0" w:color="auto"/>
        <w:right w:val="none" w:sz="0" w:space="0" w:color="auto"/>
      </w:divBdr>
    </w:div>
    <w:div w:id="960916554">
      <w:marLeft w:val="640"/>
      <w:marRight w:val="0"/>
      <w:marTop w:val="0"/>
      <w:marBottom w:val="0"/>
      <w:divBdr>
        <w:top w:val="none" w:sz="0" w:space="0" w:color="auto"/>
        <w:left w:val="none" w:sz="0" w:space="0" w:color="auto"/>
        <w:bottom w:val="none" w:sz="0" w:space="0" w:color="auto"/>
        <w:right w:val="none" w:sz="0" w:space="0" w:color="auto"/>
      </w:divBdr>
    </w:div>
    <w:div w:id="960962780">
      <w:marLeft w:val="640"/>
      <w:marRight w:val="0"/>
      <w:marTop w:val="0"/>
      <w:marBottom w:val="0"/>
      <w:divBdr>
        <w:top w:val="none" w:sz="0" w:space="0" w:color="auto"/>
        <w:left w:val="none" w:sz="0" w:space="0" w:color="auto"/>
        <w:bottom w:val="none" w:sz="0" w:space="0" w:color="auto"/>
        <w:right w:val="none" w:sz="0" w:space="0" w:color="auto"/>
      </w:divBdr>
    </w:div>
    <w:div w:id="961036836">
      <w:marLeft w:val="640"/>
      <w:marRight w:val="0"/>
      <w:marTop w:val="0"/>
      <w:marBottom w:val="0"/>
      <w:divBdr>
        <w:top w:val="none" w:sz="0" w:space="0" w:color="auto"/>
        <w:left w:val="none" w:sz="0" w:space="0" w:color="auto"/>
        <w:bottom w:val="none" w:sz="0" w:space="0" w:color="auto"/>
        <w:right w:val="none" w:sz="0" w:space="0" w:color="auto"/>
      </w:divBdr>
    </w:div>
    <w:div w:id="961037385">
      <w:marLeft w:val="640"/>
      <w:marRight w:val="0"/>
      <w:marTop w:val="0"/>
      <w:marBottom w:val="0"/>
      <w:divBdr>
        <w:top w:val="none" w:sz="0" w:space="0" w:color="auto"/>
        <w:left w:val="none" w:sz="0" w:space="0" w:color="auto"/>
        <w:bottom w:val="none" w:sz="0" w:space="0" w:color="auto"/>
        <w:right w:val="none" w:sz="0" w:space="0" w:color="auto"/>
      </w:divBdr>
    </w:div>
    <w:div w:id="961423802">
      <w:marLeft w:val="640"/>
      <w:marRight w:val="0"/>
      <w:marTop w:val="0"/>
      <w:marBottom w:val="0"/>
      <w:divBdr>
        <w:top w:val="none" w:sz="0" w:space="0" w:color="auto"/>
        <w:left w:val="none" w:sz="0" w:space="0" w:color="auto"/>
        <w:bottom w:val="none" w:sz="0" w:space="0" w:color="auto"/>
        <w:right w:val="none" w:sz="0" w:space="0" w:color="auto"/>
      </w:divBdr>
    </w:div>
    <w:div w:id="961500246">
      <w:marLeft w:val="640"/>
      <w:marRight w:val="0"/>
      <w:marTop w:val="0"/>
      <w:marBottom w:val="0"/>
      <w:divBdr>
        <w:top w:val="none" w:sz="0" w:space="0" w:color="auto"/>
        <w:left w:val="none" w:sz="0" w:space="0" w:color="auto"/>
        <w:bottom w:val="none" w:sz="0" w:space="0" w:color="auto"/>
        <w:right w:val="none" w:sz="0" w:space="0" w:color="auto"/>
      </w:divBdr>
    </w:div>
    <w:div w:id="961569987">
      <w:marLeft w:val="640"/>
      <w:marRight w:val="0"/>
      <w:marTop w:val="0"/>
      <w:marBottom w:val="0"/>
      <w:divBdr>
        <w:top w:val="none" w:sz="0" w:space="0" w:color="auto"/>
        <w:left w:val="none" w:sz="0" w:space="0" w:color="auto"/>
        <w:bottom w:val="none" w:sz="0" w:space="0" w:color="auto"/>
        <w:right w:val="none" w:sz="0" w:space="0" w:color="auto"/>
      </w:divBdr>
    </w:div>
    <w:div w:id="961576904">
      <w:marLeft w:val="640"/>
      <w:marRight w:val="0"/>
      <w:marTop w:val="0"/>
      <w:marBottom w:val="0"/>
      <w:divBdr>
        <w:top w:val="none" w:sz="0" w:space="0" w:color="auto"/>
        <w:left w:val="none" w:sz="0" w:space="0" w:color="auto"/>
        <w:bottom w:val="none" w:sz="0" w:space="0" w:color="auto"/>
        <w:right w:val="none" w:sz="0" w:space="0" w:color="auto"/>
      </w:divBdr>
    </w:div>
    <w:div w:id="961688874">
      <w:marLeft w:val="640"/>
      <w:marRight w:val="0"/>
      <w:marTop w:val="0"/>
      <w:marBottom w:val="0"/>
      <w:divBdr>
        <w:top w:val="none" w:sz="0" w:space="0" w:color="auto"/>
        <w:left w:val="none" w:sz="0" w:space="0" w:color="auto"/>
        <w:bottom w:val="none" w:sz="0" w:space="0" w:color="auto"/>
        <w:right w:val="none" w:sz="0" w:space="0" w:color="auto"/>
      </w:divBdr>
    </w:div>
    <w:div w:id="961693314">
      <w:marLeft w:val="640"/>
      <w:marRight w:val="0"/>
      <w:marTop w:val="0"/>
      <w:marBottom w:val="0"/>
      <w:divBdr>
        <w:top w:val="none" w:sz="0" w:space="0" w:color="auto"/>
        <w:left w:val="none" w:sz="0" w:space="0" w:color="auto"/>
        <w:bottom w:val="none" w:sz="0" w:space="0" w:color="auto"/>
        <w:right w:val="none" w:sz="0" w:space="0" w:color="auto"/>
      </w:divBdr>
    </w:div>
    <w:div w:id="961694537">
      <w:marLeft w:val="640"/>
      <w:marRight w:val="0"/>
      <w:marTop w:val="0"/>
      <w:marBottom w:val="0"/>
      <w:divBdr>
        <w:top w:val="none" w:sz="0" w:space="0" w:color="auto"/>
        <w:left w:val="none" w:sz="0" w:space="0" w:color="auto"/>
        <w:bottom w:val="none" w:sz="0" w:space="0" w:color="auto"/>
        <w:right w:val="none" w:sz="0" w:space="0" w:color="auto"/>
      </w:divBdr>
    </w:div>
    <w:div w:id="961762796">
      <w:marLeft w:val="640"/>
      <w:marRight w:val="0"/>
      <w:marTop w:val="0"/>
      <w:marBottom w:val="0"/>
      <w:divBdr>
        <w:top w:val="none" w:sz="0" w:space="0" w:color="auto"/>
        <w:left w:val="none" w:sz="0" w:space="0" w:color="auto"/>
        <w:bottom w:val="none" w:sz="0" w:space="0" w:color="auto"/>
        <w:right w:val="none" w:sz="0" w:space="0" w:color="auto"/>
      </w:divBdr>
    </w:div>
    <w:div w:id="961770905">
      <w:marLeft w:val="640"/>
      <w:marRight w:val="0"/>
      <w:marTop w:val="0"/>
      <w:marBottom w:val="0"/>
      <w:divBdr>
        <w:top w:val="none" w:sz="0" w:space="0" w:color="auto"/>
        <w:left w:val="none" w:sz="0" w:space="0" w:color="auto"/>
        <w:bottom w:val="none" w:sz="0" w:space="0" w:color="auto"/>
        <w:right w:val="none" w:sz="0" w:space="0" w:color="auto"/>
      </w:divBdr>
    </w:div>
    <w:div w:id="961807929">
      <w:marLeft w:val="640"/>
      <w:marRight w:val="0"/>
      <w:marTop w:val="0"/>
      <w:marBottom w:val="0"/>
      <w:divBdr>
        <w:top w:val="none" w:sz="0" w:space="0" w:color="auto"/>
        <w:left w:val="none" w:sz="0" w:space="0" w:color="auto"/>
        <w:bottom w:val="none" w:sz="0" w:space="0" w:color="auto"/>
        <w:right w:val="none" w:sz="0" w:space="0" w:color="auto"/>
      </w:divBdr>
    </w:div>
    <w:div w:id="961882018">
      <w:marLeft w:val="480"/>
      <w:marRight w:val="0"/>
      <w:marTop w:val="0"/>
      <w:marBottom w:val="0"/>
      <w:divBdr>
        <w:top w:val="none" w:sz="0" w:space="0" w:color="auto"/>
        <w:left w:val="none" w:sz="0" w:space="0" w:color="auto"/>
        <w:bottom w:val="none" w:sz="0" w:space="0" w:color="auto"/>
        <w:right w:val="none" w:sz="0" w:space="0" w:color="auto"/>
      </w:divBdr>
    </w:div>
    <w:div w:id="962007084">
      <w:marLeft w:val="480"/>
      <w:marRight w:val="0"/>
      <w:marTop w:val="0"/>
      <w:marBottom w:val="0"/>
      <w:divBdr>
        <w:top w:val="none" w:sz="0" w:space="0" w:color="auto"/>
        <w:left w:val="none" w:sz="0" w:space="0" w:color="auto"/>
        <w:bottom w:val="none" w:sz="0" w:space="0" w:color="auto"/>
        <w:right w:val="none" w:sz="0" w:space="0" w:color="auto"/>
      </w:divBdr>
    </w:div>
    <w:div w:id="962075646">
      <w:marLeft w:val="640"/>
      <w:marRight w:val="0"/>
      <w:marTop w:val="0"/>
      <w:marBottom w:val="0"/>
      <w:divBdr>
        <w:top w:val="none" w:sz="0" w:space="0" w:color="auto"/>
        <w:left w:val="none" w:sz="0" w:space="0" w:color="auto"/>
        <w:bottom w:val="none" w:sz="0" w:space="0" w:color="auto"/>
        <w:right w:val="none" w:sz="0" w:space="0" w:color="auto"/>
      </w:divBdr>
    </w:div>
    <w:div w:id="962150186">
      <w:marLeft w:val="640"/>
      <w:marRight w:val="0"/>
      <w:marTop w:val="0"/>
      <w:marBottom w:val="0"/>
      <w:divBdr>
        <w:top w:val="none" w:sz="0" w:space="0" w:color="auto"/>
        <w:left w:val="none" w:sz="0" w:space="0" w:color="auto"/>
        <w:bottom w:val="none" w:sz="0" w:space="0" w:color="auto"/>
        <w:right w:val="none" w:sz="0" w:space="0" w:color="auto"/>
      </w:divBdr>
    </w:div>
    <w:div w:id="962150425">
      <w:marLeft w:val="640"/>
      <w:marRight w:val="0"/>
      <w:marTop w:val="0"/>
      <w:marBottom w:val="0"/>
      <w:divBdr>
        <w:top w:val="none" w:sz="0" w:space="0" w:color="auto"/>
        <w:left w:val="none" w:sz="0" w:space="0" w:color="auto"/>
        <w:bottom w:val="none" w:sz="0" w:space="0" w:color="auto"/>
        <w:right w:val="none" w:sz="0" w:space="0" w:color="auto"/>
      </w:divBdr>
    </w:div>
    <w:div w:id="962225915">
      <w:marLeft w:val="640"/>
      <w:marRight w:val="0"/>
      <w:marTop w:val="0"/>
      <w:marBottom w:val="0"/>
      <w:divBdr>
        <w:top w:val="none" w:sz="0" w:space="0" w:color="auto"/>
        <w:left w:val="none" w:sz="0" w:space="0" w:color="auto"/>
        <w:bottom w:val="none" w:sz="0" w:space="0" w:color="auto"/>
        <w:right w:val="none" w:sz="0" w:space="0" w:color="auto"/>
      </w:divBdr>
    </w:div>
    <w:div w:id="962275894">
      <w:marLeft w:val="640"/>
      <w:marRight w:val="0"/>
      <w:marTop w:val="0"/>
      <w:marBottom w:val="0"/>
      <w:divBdr>
        <w:top w:val="none" w:sz="0" w:space="0" w:color="auto"/>
        <w:left w:val="none" w:sz="0" w:space="0" w:color="auto"/>
        <w:bottom w:val="none" w:sz="0" w:space="0" w:color="auto"/>
        <w:right w:val="none" w:sz="0" w:space="0" w:color="auto"/>
      </w:divBdr>
    </w:div>
    <w:div w:id="962610313">
      <w:marLeft w:val="640"/>
      <w:marRight w:val="0"/>
      <w:marTop w:val="0"/>
      <w:marBottom w:val="0"/>
      <w:divBdr>
        <w:top w:val="none" w:sz="0" w:space="0" w:color="auto"/>
        <w:left w:val="none" w:sz="0" w:space="0" w:color="auto"/>
        <w:bottom w:val="none" w:sz="0" w:space="0" w:color="auto"/>
        <w:right w:val="none" w:sz="0" w:space="0" w:color="auto"/>
      </w:divBdr>
    </w:div>
    <w:div w:id="962611404">
      <w:marLeft w:val="640"/>
      <w:marRight w:val="0"/>
      <w:marTop w:val="0"/>
      <w:marBottom w:val="0"/>
      <w:divBdr>
        <w:top w:val="none" w:sz="0" w:space="0" w:color="auto"/>
        <w:left w:val="none" w:sz="0" w:space="0" w:color="auto"/>
        <w:bottom w:val="none" w:sz="0" w:space="0" w:color="auto"/>
        <w:right w:val="none" w:sz="0" w:space="0" w:color="auto"/>
      </w:divBdr>
    </w:div>
    <w:div w:id="962615164">
      <w:marLeft w:val="640"/>
      <w:marRight w:val="0"/>
      <w:marTop w:val="0"/>
      <w:marBottom w:val="0"/>
      <w:divBdr>
        <w:top w:val="none" w:sz="0" w:space="0" w:color="auto"/>
        <w:left w:val="none" w:sz="0" w:space="0" w:color="auto"/>
        <w:bottom w:val="none" w:sz="0" w:space="0" w:color="auto"/>
        <w:right w:val="none" w:sz="0" w:space="0" w:color="auto"/>
      </w:divBdr>
    </w:div>
    <w:div w:id="962661292">
      <w:marLeft w:val="640"/>
      <w:marRight w:val="0"/>
      <w:marTop w:val="0"/>
      <w:marBottom w:val="0"/>
      <w:divBdr>
        <w:top w:val="none" w:sz="0" w:space="0" w:color="auto"/>
        <w:left w:val="none" w:sz="0" w:space="0" w:color="auto"/>
        <w:bottom w:val="none" w:sz="0" w:space="0" w:color="auto"/>
        <w:right w:val="none" w:sz="0" w:space="0" w:color="auto"/>
      </w:divBdr>
    </w:div>
    <w:div w:id="962686930">
      <w:marLeft w:val="640"/>
      <w:marRight w:val="0"/>
      <w:marTop w:val="0"/>
      <w:marBottom w:val="0"/>
      <w:divBdr>
        <w:top w:val="none" w:sz="0" w:space="0" w:color="auto"/>
        <w:left w:val="none" w:sz="0" w:space="0" w:color="auto"/>
        <w:bottom w:val="none" w:sz="0" w:space="0" w:color="auto"/>
        <w:right w:val="none" w:sz="0" w:space="0" w:color="auto"/>
      </w:divBdr>
    </w:div>
    <w:div w:id="962686999">
      <w:bodyDiv w:val="1"/>
      <w:marLeft w:val="0"/>
      <w:marRight w:val="0"/>
      <w:marTop w:val="0"/>
      <w:marBottom w:val="0"/>
      <w:divBdr>
        <w:top w:val="none" w:sz="0" w:space="0" w:color="auto"/>
        <w:left w:val="none" w:sz="0" w:space="0" w:color="auto"/>
        <w:bottom w:val="none" w:sz="0" w:space="0" w:color="auto"/>
        <w:right w:val="none" w:sz="0" w:space="0" w:color="auto"/>
      </w:divBdr>
    </w:div>
    <w:div w:id="962728605">
      <w:marLeft w:val="640"/>
      <w:marRight w:val="0"/>
      <w:marTop w:val="0"/>
      <w:marBottom w:val="0"/>
      <w:divBdr>
        <w:top w:val="none" w:sz="0" w:space="0" w:color="auto"/>
        <w:left w:val="none" w:sz="0" w:space="0" w:color="auto"/>
        <w:bottom w:val="none" w:sz="0" w:space="0" w:color="auto"/>
        <w:right w:val="none" w:sz="0" w:space="0" w:color="auto"/>
      </w:divBdr>
    </w:div>
    <w:div w:id="962733375">
      <w:marLeft w:val="640"/>
      <w:marRight w:val="0"/>
      <w:marTop w:val="0"/>
      <w:marBottom w:val="0"/>
      <w:divBdr>
        <w:top w:val="none" w:sz="0" w:space="0" w:color="auto"/>
        <w:left w:val="none" w:sz="0" w:space="0" w:color="auto"/>
        <w:bottom w:val="none" w:sz="0" w:space="0" w:color="auto"/>
        <w:right w:val="none" w:sz="0" w:space="0" w:color="auto"/>
      </w:divBdr>
    </w:div>
    <w:div w:id="962737366">
      <w:marLeft w:val="640"/>
      <w:marRight w:val="0"/>
      <w:marTop w:val="0"/>
      <w:marBottom w:val="0"/>
      <w:divBdr>
        <w:top w:val="none" w:sz="0" w:space="0" w:color="auto"/>
        <w:left w:val="none" w:sz="0" w:space="0" w:color="auto"/>
        <w:bottom w:val="none" w:sz="0" w:space="0" w:color="auto"/>
        <w:right w:val="none" w:sz="0" w:space="0" w:color="auto"/>
      </w:divBdr>
    </w:div>
    <w:div w:id="962808895">
      <w:marLeft w:val="640"/>
      <w:marRight w:val="0"/>
      <w:marTop w:val="0"/>
      <w:marBottom w:val="0"/>
      <w:divBdr>
        <w:top w:val="none" w:sz="0" w:space="0" w:color="auto"/>
        <w:left w:val="none" w:sz="0" w:space="0" w:color="auto"/>
        <w:bottom w:val="none" w:sz="0" w:space="0" w:color="auto"/>
        <w:right w:val="none" w:sz="0" w:space="0" w:color="auto"/>
      </w:divBdr>
    </w:div>
    <w:div w:id="962810757">
      <w:marLeft w:val="640"/>
      <w:marRight w:val="0"/>
      <w:marTop w:val="0"/>
      <w:marBottom w:val="0"/>
      <w:divBdr>
        <w:top w:val="none" w:sz="0" w:space="0" w:color="auto"/>
        <w:left w:val="none" w:sz="0" w:space="0" w:color="auto"/>
        <w:bottom w:val="none" w:sz="0" w:space="0" w:color="auto"/>
        <w:right w:val="none" w:sz="0" w:space="0" w:color="auto"/>
      </w:divBdr>
    </w:div>
    <w:div w:id="962881842">
      <w:marLeft w:val="640"/>
      <w:marRight w:val="0"/>
      <w:marTop w:val="0"/>
      <w:marBottom w:val="0"/>
      <w:divBdr>
        <w:top w:val="none" w:sz="0" w:space="0" w:color="auto"/>
        <w:left w:val="none" w:sz="0" w:space="0" w:color="auto"/>
        <w:bottom w:val="none" w:sz="0" w:space="0" w:color="auto"/>
        <w:right w:val="none" w:sz="0" w:space="0" w:color="auto"/>
      </w:divBdr>
    </w:div>
    <w:div w:id="962882891">
      <w:marLeft w:val="640"/>
      <w:marRight w:val="0"/>
      <w:marTop w:val="0"/>
      <w:marBottom w:val="0"/>
      <w:divBdr>
        <w:top w:val="none" w:sz="0" w:space="0" w:color="auto"/>
        <w:left w:val="none" w:sz="0" w:space="0" w:color="auto"/>
        <w:bottom w:val="none" w:sz="0" w:space="0" w:color="auto"/>
        <w:right w:val="none" w:sz="0" w:space="0" w:color="auto"/>
      </w:divBdr>
    </w:div>
    <w:div w:id="962924891">
      <w:marLeft w:val="640"/>
      <w:marRight w:val="0"/>
      <w:marTop w:val="0"/>
      <w:marBottom w:val="0"/>
      <w:divBdr>
        <w:top w:val="none" w:sz="0" w:space="0" w:color="auto"/>
        <w:left w:val="none" w:sz="0" w:space="0" w:color="auto"/>
        <w:bottom w:val="none" w:sz="0" w:space="0" w:color="auto"/>
        <w:right w:val="none" w:sz="0" w:space="0" w:color="auto"/>
      </w:divBdr>
    </w:div>
    <w:div w:id="962925127">
      <w:marLeft w:val="640"/>
      <w:marRight w:val="0"/>
      <w:marTop w:val="0"/>
      <w:marBottom w:val="0"/>
      <w:divBdr>
        <w:top w:val="none" w:sz="0" w:space="0" w:color="auto"/>
        <w:left w:val="none" w:sz="0" w:space="0" w:color="auto"/>
        <w:bottom w:val="none" w:sz="0" w:space="0" w:color="auto"/>
        <w:right w:val="none" w:sz="0" w:space="0" w:color="auto"/>
      </w:divBdr>
    </w:div>
    <w:div w:id="962925736">
      <w:marLeft w:val="640"/>
      <w:marRight w:val="0"/>
      <w:marTop w:val="0"/>
      <w:marBottom w:val="0"/>
      <w:divBdr>
        <w:top w:val="none" w:sz="0" w:space="0" w:color="auto"/>
        <w:left w:val="none" w:sz="0" w:space="0" w:color="auto"/>
        <w:bottom w:val="none" w:sz="0" w:space="0" w:color="auto"/>
        <w:right w:val="none" w:sz="0" w:space="0" w:color="auto"/>
      </w:divBdr>
    </w:div>
    <w:div w:id="963191887">
      <w:marLeft w:val="640"/>
      <w:marRight w:val="0"/>
      <w:marTop w:val="0"/>
      <w:marBottom w:val="0"/>
      <w:divBdr>
        <w:top w:val="none" w:sz="0" w:space="0" w:color="auto"/>
        <w:left w:val="none" w:sz="0" w:space="0" w:color="auto"/>
        <w:bottom w:val="none" w:sz="0" w:space="0" w:color="auto"/>
        <w:right w:val="none" w:sz="0" w:space="0" w:color="auto"/>
      </w:divBdr>
    </w:div>
    <w:div w:id="963194996">
      <w:marLeft w:val="640"/>
      <w:marRight w:val="0"/>
      <w:marTop w:val="0"/>
      <w:marBottom w:val="0"/>
      <w:divBdr>
        <w:top w:val="none" w:sz="0" w:space="0" w:color="auto"/>
        <w:left w:val="none" w:sz="0" w:space="0" w:color="auto"/>
        <w:bottom w:val="none" w:sz="0" w:space="0" w:color="auto"/>
        <w:right w:val="none" w:sz="0" w:space="0" w:color="auto"/>
      </w:divBdr>
    </w:div>
    <w:div w:id="963195829">
      <w:marLeft w:val="640"/>
      <w:marRight w:val="0"/>
      <w:marTop w:val="0"/>
      <w:marBottom w:val="0"/>
      <w:divBdr>
        <w:top w:val="none" w:sz="0" w:space="0" w:color="auto"/>
        <w:left w:val="none" w:sz="0" w:space="0" w:color="auto"/>
        <w:bottom w:val="none" w:sz="0" w:space="0" w:color="auto"/>
        <w:right w:val="none" w:sz="0" w:space="0" w:color="auto"/>
      </w:divBdr>
    </w:div>
    <w:div w:id="963274024">
      <w:marLeft w:val="640"/>
      <w:marRight w:val="0"/>
      <w:marTop w:val="0"/>
      <w:marBottom w:val="0"/>
      <w:divBdr>
        <w:top w:val="none" w:sz="0" w:space="0" w:color="auto"/>
        <w:left w:val="none" w:sz="0" w:space="0" w:color="auto"/>
        <w:bottom w:val="none" w:sz="0" w:space="0" w:color="auto"/>
        <w:right w:val="none" w:sz="0" w:space="0" w:color="auto"/>
      </w:divBdr>
    </w:div>
    <w:div w:id="963384183">
      <w:marLeft w:val="640"/>
      <w:marRight w:val="0"/>
      <w:marTop w:val="0"/>
      <w:marBottom w:val="0"/>
      <w:divBdr>
        <w:top w:val="none" w:sz="0" w:space="0" w:color="auto"/>
        <w:left w:val="none" w:sz="0" w:space="0" w:color="auto"/>
        <w:bottom w:val="none" w:sz="0" w:space="0" w:color="auto"/>
        <w:right w:val="none" w:sz="0" w:space="0" w:color="auto"/>
      </w:divBdr>
    </w:div>
    <w:div w:id="963385254">
      <w:marLeft w:val="640"/>
      <w:marRight w:val="0"/>
      <w:marTop w:val="0"/>
      <w:marBottom w:val="0"/>
      <w:divBdr>
        <w:top w:val="none" w:sz="0" w:space="0" w:color="auto"/>
        <w:left w:val="none" w:sz="0" w:space="0" w:color="auto"/>
        <w:bottom w:val="none" w:sz="0" w:space="0" w:color="auto"/>
        <w:right w:val="none" w:sz="0" w:space="0" w:color="auto"/>
      </w:divBdr>
    </w:div>
    <w:div w:id="963387422">
      <w:marLeft w:val="640"/>
      <w:marRight w:val="0"/>
      <w:marTop w:val="0"/>
      <w:marBottom w:val="0"/>
      <w:divBdr>
        <w:top w:val="none" w:sz="0" w:space="0" w:color="auto"/>
        <w:left w:val="none" w:sz="0" w:space="0" w:color="auto"/>
        <w:bottom w:val="none" w:sz="0" w:space="0" w:color="auto"/>
        <w:right w:val="none" w:sz="0" w:space="0" w:color="auto"/>
      </w:divBdr>
    </w:div>
    <w:div w:id="963393053">
      <w:marLeft w:val="640"/>
      <w:marRight w:val="0"/>
      <w:marTop w:val="0"/>
      <w:marBottom w:val="0"/>
      <w:divBdr>
        <w:top w:val="none" w:sz="0" w:space="0" w:color="auto"/>
        <w:left w:val="none" w:sz="0" w:space="0" w:color="auto"/>
        <w:bottom w:val="none" w:sz="0" w:space="0" w:color="auto"/>
        <w:right w:val="none" w:sz="0" w:space="0" w:color="auto"/>
      </w:divBdr>
    </w:div>
    <w:div w:id="963465762">
      <w:marLeft w:val="640"/>
      <w:marRight w:val="0"/>
      <w:marTop w:val="0"/>
      <w:marBottom w:val="0"/>
      <w:divBdr>
        <w:top w:val="none" w:sz="0" w:space="0" w:color="auto"/>
        <w:left w:val="none" w:sz="0" w:space="0" w:color="auto"/>
        <w:bottom w:val="none" w:sz="0" w:space="0" w:color="auto"/>
        <w:right w:val="none" w:sz="0" w:space="0" w:color="auto"/>
      </w:divBdr>
    </w:div>
    <w:div w:id="963579764">
      <w:marLeft w:val="640"/>
      <w:marRight w:val="0"/>
      <w:marTop w:val="0"/>
      <w:marBottom w:val="0"/>
      <w:divBdr>
        <w:top w:val="none" w:sz="0" w:space="0" w:color="auto"/>
        <w:left w:val="none" w:sz="0" w:space="0" w:color="auto"/>
        <w:bottom w:val="none" w:sz="0" w:space="0" w:color="auto"/>
        <w:right w:val="none" w:sz="0" w:space="0" w:color="auto"/>
      </w:divBdr>
    </w:div>
    <w:div w:id="963658843">
      <w:marLeft w:val="640"/>
      <w:marRight w:val="0"/>
      <w:marTop w:val="0"/>
      <w:marBottom w:val="0"/>
      <w:divBdr>
        <w:top w:val="none" w:sz="0" w:space="0" w:color="auto"/>
        <w:left w:val="none" w:sz="0" w:space="0" w:color="auto"/>
        <w:bottom w:val="none" w:sz="0" w:space="0" w:color="auto"/>
        <w:right w:val="none" w:sz="0" w:space="0" w:color="auto"/>
      </w:divBdr>
    </w:div>
    <w:div w:id="963730846">
      <w:marLeft w:val="640"/>
      <w:marRight w:val="0"/>
      <w:marTop w:val="0"/>
      <w:marBottom w:val="0"/>
      <w:divBdr>
        <w:top w:val="none" w:sz="0" w:space="0" w:color="auto"/>
        <w:left w:val="none" w:sz="0" w:space="0" w:color="auto"/>
        <w:bottom w:val="none" w:sz="0" w:space="0" w:color="auto"/>
        <w:right w:val="none" w:sz="0" w:space="0" w:color="auto"/>
      </w:divBdr>
    </w:div>
    <w:div w:id="963998302">
      <w:marLeft w:val="640"/>
      <w:marRight w:val="0"/>
      <w:marTop w:val="0"/>
      <w:marBottom w:val="0"/>
      <w:divBdr>
        <w:top w:val="none" w:sz="0" w:space="0" w:color="auto"/>
        <w:left w:val="none" w:sz="0" w:space="0" w:color="auto"/>
        <w:bottom w:val="none" w:sz="0" w:space="0" w:color="auto"/>
        <w:right w:val="none" w:sz="0" w:space="0" w:color="auto"/>
      </w:divBdr>
    </w:div>
    <w:div w:id="964045333">
      <w:marLeft w:val="640"/>
      <w:marRight w:val="0"/>
      <w:marTop w:val="0"/>
      <w:marBottom w:val="0"/>
      <w:divBdr>
        <w:top w:val="none" w:sz="0" w:space="0" w:color="auto"/>
        <w:left w:val="none" w:sz="0" w:space="0" w:color="auto"/>
        <w:bottom w:val="none" w:sz="0" w:space="0" w:color="auto"/>
        <w:right w:val="none" w:sz="0" w:space="0" w:color="auto"/>
      </w:divBdr>
    </w:div>
    <w:div w:id="964166225">
      <w:marLeft w:val="640"/>
      <w:marRight w:val="0"/>
      <w:marTop w:val="0"/>
      <w:marBottom w:val="0"/>
      <w:divBdr>
        <w:top w:val="none" w:sz="0" w:space="0" w:color="auto"/>
        <w:left w:val="none" w:sz="0" w:space="0" w:color="auto"/>
        <w:bottom w:val="none" w:sz="0" w:space="0" w:color="auto"/>
        <w:right w:val="none" w:sz="0" w:space="0" w:color="auto"/>
      </w:divBdr>
    </w:div>
    <w:div w:id="964232163">
      <w:marLeft w:val="640"/>
      <w:marRight w:val="0"/>
      <w:marTop w:val="0"/>
      <w:marBottom w:val="0"/>
      <w:divBdr>
        <w:top w:val="none" w:sz="0" w:space="0" w:color="auto"/>
        <w:left w:val="none" w:sz="0" w:space="0" w:color="auto"/>
        <w:bottom w:val="none" w:sz="0" w:space="0" w:color="auto"/>
        <w:right w:val="none" w:sz="0" w:space="0" w:color="auto"/>
      </w:divBdr>
    </w:div>
    <w:div w:id="964309933">
      <w:marLeft w:val="640"/>
      <w:marRight w:val="0"/>
      <w:marTop w:val="0"/>
      <w:marBottom w:val="0"/>
      <w:divBdr>
        <w:top w:val="none" w:sz="0" w:space="0" w:color="auto"/>
        <w:left w:val="none" w:sz="0" w:space="0" w:color="auto"/>
        <w:bottom w:val="none" w:sz="0" w:space="0" w:color="auto"/>
        <w:right w:val="none" w:sz="0" w:space="0" w:color="auto"/>
      </w:divBdr>
    </w:div>
    <w:div w:id="964314427">
      <w:marLeft w:val="640"/>
      <w:marRight w:val="0"/>
      <w:marTop w:val="0"/>
      <w:marBottom w:val="0"/>
      <w:divBdr>
        <w:top w:val="none" w:sz="0" w:space="0" w:color="auto"/>
        <w:left w:val="none" w:sz="0" w:space="0" w:color="auto"/>
        <w:bottom w:val="none" w:sz="0" w:space="0" w:color="auto"/>
        <w:right w:val="none" w:sz="0" w:space="0" w:color="auto"/>
      </w:divBdr>
    </w:div>
    <w:div w:id="964316738">
      <w:marLeft w:val="640"/>
      <w:marRight w:val="0"/>
      <w:marTop w:val="0"/>
      <w:marBottom w:val="0"/>
      <w:divBdr>
        <w:top w:val="none" w:sz="0" w:space="0" w:color="auto"/>
        <w:left w:val="none" w:sz="0" w:space="0" w:color="auto"/>
        <w:bottom w:val="none" w:sz="0" w:space="0" w:color="auto"/>
        <w:right w:val="none" w:sz="0" w:space="0" w:color="auto"/>
      </w:divBdr>
    </w:div>
    <w:div w:id="964316768">
      <w:marLeft w:val="640"/>
      <w:marRight w:val="0"/>
      <w:marTop w:val="0"/>
      <w:marBottom w:val="0"/>
      <w:divBdr>
        <w:top w:val="none" w:sz="0" w:space="0" w:color="auto"/>
        <w:left w:val="none" w:sz="0" w:space="0" w:color="auto"/>
        <w:bottom w:val="none" w:sz="0" w:space="0" w:color="auto"/>
        <w:right w:val="none" w:sz="0" w:space="0" w:color="auto"/>
      </w:divBdr>
    </w:div>
    <w:div w:id="964386648">
      <w:marLeft w:val="640"/>
      <w:marRight w:val="0"/>
      <w:marTop w:val="0"/>
      <w:marBottom w:val="0"/>
      <w:divBdr>
        <w:top w:val="none" w:sz="0" w:space="0" w:color="auto"/>
        <w:left w:val="none" w:sz="0" w:space="0" w:color="auto"/>
        <w:bottom w:val="none" w:sz="0" w:space="0" w:color="auto"/>
        <w:right w:val="none" w:sz="0" w:space="0" w:color="auto"/>
      </w:divBdr>
    </w:div>
    <w:div w:id="964431797">
      <w:marLeft w:val="640"/>
      <w:marRight w:val="0"/>
      <w:marTop w:val="0"/>
      <w:marBottom w:val="0"/>
      <w:divBdr>
        <w:top w:val="none" w:sz="0" w:space="0" w:color="auto"/>
        <w:left w:val="none" w:sz="0" w:space="0" w:color="auto"/>
        <w:bottom w:val="none" w:sz="0" w:space="0" w:color="auto"/>
        <w:right w:val="none" w:sz="0" w:space="0" w:color="auto"/>
      </w:divBdr>
    </w:div>
    <w:div w:id="964583166">
      <w:marLeft w:val="640"/>
      <w:marRight w:val="0"/>
      <w:marTop w:val="0"/>
      <w:marBottom w:val="0"/>
      <w:divBdr>
        <w:top w:val="none" w:sz="0" w:space="0" w:color="auto"/>
        <w:left w:val="none" w:sz="0" w:space="0" w:color="auto"/>
        <w:bottom w:val="none" w:sz="0" w:space="0" w:color="auto"/>
        <w:right w:val="none" w:sz="0" w:space="0" w:color="auto"/>
      </w:divBdr>
    </w:div>
    <w:div w:id="964625710">
      <w:marLeft w:val="640"/>
      <w:marRight w:val="0"/>
      <w:marTop w:val="0"/>
      <w:marBottom w:val="0"/>
      <w:divBdr>
        <w:top w:val="none" w:sz="0" w:space="0" w:color="auto"/>
        <w:left w:val="none" w:sz="0" w:space="0" w:color="auto"/>
        <w:bottom w:val="none" w:sz="0" w:space="0" w:color="auto"/>
        <w:right w:val="none" w:sz="0" w:space="0" w:color="auto"/>
      </w:divBdr>
    </w:div>
    <w:div w:id="964626611">
      <w:marLeft w:val="640"/>
      <w:marRight w:val="0"/>
      <w:marTop w:val="0"/>
      <w:marBottom w:val="0"/>
      <w:divBdr>
        <w:top w:val="none" w:sz="0" w:space="0" w:color="auto"/>
        <w:left w:val="none" w:sz="0" w:space="0" w:color="auto"/>
        <w:bottom w:val="none" w:sz="0" w:space="0" w:color="auto"/>
        <w:right w:val="none" w:sz="0" w:space="0" w:color="auto"/>
      </w:divBdr>
    </w:div>
    <w:div w:id="964696406">
      <w:marLeft w:val="640"/>
      <w:marRight w:val="0"/>
      <w:marTop w:val="0"/>
      <w:marBottom w:val="0"/>
      <w:divBdr>
        <w:top w:val="none" w:sz="0" w:space="0" w:color="auto"/>
        <w:left w:val="none" w:sz="0" w:space="0" w:color="auto"/>
        <w:bottom w:val="none" w:sz="0" w:space="0" w:color="auto"/>
        <w:right w:val="none" w:sz="0" w:space="0" w:color="auto"/>
      </w:divBdr>
    </w:div>
    <w:div w:id="964776453">
      <w:marLeft w:val="640"/>
      <w:marRight w:val="0"/>
      <w:marTop w:val="0"/>
      <w:marBottom w:val="0"/>
      <w:divBdr>
        <w:top w:val="none" w:sz="0" w:space="0" w:color="auto"/>
        <w:left w:val="none" w:sz="0" w:space="0" w:color="auto"/>
        <w:bottom w:val="none" w:sz="0" w:space="0" w:color="auto"/>
        <w:right w:val="none" w:sz="0" w:space="0" w:color="auto"/>
      </w:divBdr>
    </w:div>
    <w:div w:id="964848875">
      <w:marLeft w:val="640"/>
      <w:marRight w:val="0"/>
      <w:marTop w:val="0"/>
      <w:marBottom w:val="0"/>
      <w:divBdr>
        <w:top w:val="none" w:sz="0" w:space="0" w:color="auto"/>
        <w:left w:val="none" w:sz="0" w:space="0" w:color="auto"/>
        <w:bottom w:val="none" w:sz="0" w:space="0" w:color="auto"/>
        <w:right w:val="none" w:sz="0" w:space="0" w:color="auto"/>
      </w:divBdr>
    </w:div>
    <w:div w:id="964890426">
      <w:marLeft w:val="640"/>
      <w:marRight w:val="0"/>
      <w:marTop w:val="0"/>
      <w:marBottom w:val="0"/>
      <w:divBdr>
        <w:top w:val="none" w:sz="0" w:space="0" w:color="auto"/>
        <w:left w:val="none" w:sz="0" w:space="0" w:color="auto"/>
        <w:bottom w:val="none" w:sz="0" w:space="0" w:color="auto"/>
        <w:right w:val="none" w:sz="0" w:space="0" w:color="auto"/>
      </w:divBdr>
    </w:div>
    <w:div w:id="964964920">
      <w:marLeft w:val="640"/>
      <w:marRight w:val="0"/>
      <w:marTop w:val="0"/>
      <w:marBottom w:val="0"/>
      <w:divBdr>
        <w:top w:val="none" w:sz="0" w:space="0" w:color="auto"/>
        <w:left w:val="none" w:sz="0" w:space="0" w:color="auto"/>
        <w:bottom w:val="none" w:sz="0" w:space="0" w:color="auto"/>
        <w:right w:val="none" w:sz="0" w:space="0" w:color="auto"/>
      </w:divBdr>
    </w:div>
    <w:div w:id="964971271">
      <w:marLeft w:val="640"/>
      <w:marRight w:val="0"/>
      <w:marTop w:val="0"/>
      <w:marBottom w:val="0"/>
      <w:divBdr>
        <w:top w:val="none" w:sz="0" w:space="0" w:color="auto"/>
        <w:left w:val="none" w:sz="0" w:space="0" w:color="auto"/>
        <w:bottom w:val="none" w:sz="0" w:space="0" w:color="auto"/>
        <w:right w:val="none" w:sz="0" w:space="0" w:color="auto"/>
      </w:divBdr>
    </w:div>
    <w:div w:id="965045105">
      <w:marLeft w:val="640"/>
      <w:marRight w:val="0"/>
      <w:marTop w:val="0"/>
      <w:marBottom w:val="0"/>
      <w:divBdr>
        <w:top w:val="none" w:sz="0" w:space="0" w:color="auto"/>
        <w:left w:val="none" w:sz="0" w:space="0" w:color="auto"/>
        <w:bottom w:val="none" w:sz="0" w:space="0" w:color="auto"/>
        <w:right w:val="none" w:sz="0" w:space="0" w:color="auto"/>
      </w:divBdr>
    </w:div>
    <w:div w:id="965086618">
      <w:marLeft w:val="640"/>
      <w:marRight w:val="0"/>
      <w:marTop w:val="0"/>
      <w:marBottom w:val="0"/>
      <w:divBdr>
        <w:top w:val="none" w:sz="0" w:space="0" w:color="auto"/>
        <w:left w:val="none" w:sz="0" w:space="0" w:color="auto"/>
        <w:bottom w:val="none" w:sz="0" w:space="0" w:color="auto"/>
        <w:right w:val="none" w:sz="0" w:space="0" w:color="auto"/>
      </w:divBdr>
    </w:div>
    <w:div w:id="965087807">
      <w:marLeft w:val="640"/>
      <w:marRight w:val="0"/>
      <w:marTop w:val="0"/>
      <w:marBottom w:val="0"/>
      <w:divBdr>
        <w:top w:val="none" w:sz="0" w:space="0" w:color="auto"/>
        <w:left w:val="none" w:sz="0" w:space="0" w:color="auto"/>
        <w:bottom w:val="none" w:sz="0" w:space="0" w:color="auto"/>
        <w:right w:val="none" w:sz="0" w:space="0" w:color="auto"/>
      </w:divBdr>
    </w:div>
    <w:div w:id="965232846">
      <w:marLeft w:val="640"/>
      <w:marRight w:val="0"/>
      <w:marTop w:val="0"/>
      <w:marBottom w:val="0"/>
      <w:divBdr>
        <w:top w:val="none" w:sz="0" w:space="0" w:color="auto"/>
        <w:left w:val="none" w:sz="0" w:space="0" w:color="auto"/>
        <w:bottom w:val="none" w:sz="0" w:space="0" w:color="auto"/>
        <w:right w:val="none" w:sz="0" w:space="0" w:color="auto"/>
      </w:divBdr>
    </w:div>
    <w:div w:id="965280686">
      <w:marLeft w:val="640"/>
      <w:marRight w:val="0"/>
      <w:marTop w:val="0"/>
      <w:marBottom w:val="0"/>
      <w:divBdr>
        <w:top w:val="none" w:sz="0" w:space="0" w:color="auto"/>
        <w:left w:val="none" w:sz="0" w:space="0" w:color="auto"/>
        <w:bottom w:val="none" w:sz="0" w:space="0" w:color="auto"/>
        <w:right w:val="none" w:sz="0" w:space="0" w:color="auto"/>
      </w:divBdr>
    </w:div>
    <w:div w:id="965280893">
      <w:marLeft w:val="640"/>
      <w:marRight w:val="0"/>
      <w:marTop w:val="0"/>
      <w:marBottom w:val="0"/>
      <w:divBdr>
        <w:top w:val="none" w:sz="0" w:space="0" w:color="auto"/>
        <w:left w:val="none" w:sz="0" w:space="0" w:color="auto"/>
        <w:bottom w:val="none" w:sz="0" w:space="0" w:color="auto"/>
        <w:right w:val="none" w:sz="0" w:space="0" w:color="auto"/>
      </w:divBdr>
    </w:div>
    <w:div w:id="965310044">
      <w:marLeft w:val="640"/>
      <w:marRight w:val="0"/>
      <w:marTop w:val="0"/>
      <w:marBottom w:val="0"/>
      <w:divBdr>
        <w:top w:val="none" w:sz="0" w:space="0" w:color="auto"/>
        <w:left w:val="none" w:sz="0" w:space="0" w:color="auto"/>
        <w:bottom w:val="none" w:sz="0" w:space="0" w:color="auto"/>
        <w:right w:val="none" w:sz="0" w:space="0" w:color="auto"/>
      </w:divBdr>
    </w:div>
    <w:div w:id="965350389">
      <w:marLeft w:val="640"/>
      <w:marRight w:val="0"/>
      <w:marTop w:val="0"/>
      <w:marBottom w:val="0"/>
      <w:divBdr>
        <w:top w:val="none" w:sz="0" w:space="0" w:color="auto"/>
        <w:left w:val="none" w:sz="0" w:space="0" w:color="auto"/>
        <w:bottom w:val="none" w:sz="0" w:space="0" w:color="auto"/>
        <w:right w:val="none" w:sz="0" w:space="0" w:color="auto"/>
      </w:divBdr>
    </w:div>
    <w:div w:id="965505471">
      <w:marLeft w:val="640"/>
      <w:marRight w:val="0"/>
      <w:marTop w:val="0"/>
      <w:marBottom w:val="0"/>
      <w:divBdr>
        <w:top w:val="none" w:sz="0" w:space="0" w:color="auto"/>
        <w:left w:val="none" w:sz="0" w:space="0" w:color="auto"/>
        <w:bottom w:val="none" w:sz="0" w:space="0" w:color="auto"/>
        <w:right w:val="none" w:sz="0" w:space="0" w:color="auto"/>
      </w:divBdr>
    </w:div>
    <w:div w:id="965624512">
      <w:marLeft w:val="640"/>
      <w:marRight w:val="0"/>
      <w:marTop w:val="0"/>
      <w:marBottom w:val="0"/>
      <w:divBdr>
        <w:top w:val="none" w:sz="0" w:space="0" w:color="auto"/>
        <w:left w:val="none" w:sz="0" w:space="0" w:color="auto"/>
        <w:bottom w:val="none" w:sz="0" w:space="0" w:color="auto"/>
        <w:right w:val="none" w:sz="0" w:space="0" w:color="auto"/>
      </w:divBdr>
    </w:div>
    <w:div w:id="965695093">
      <w:marLeft w:val="640"/>
      <w:marRight w:val="0"/>
      <w:marTop w:val="0"/>
      <w:marBottom w:val="0"/>
      <w:divBdr>
        <w:top w:val="none" w:sz="0" w:space="0" w:color="auto"/>
        <w:left w:val="none" w:sz="0" w:space="0" w:color="auto"/>
        <w:bottom w:val="none" w:sz="0" w:space="0" w:color="auto"/>
        <w:right w:val="none" w:sz="0" w:space="0" w:color="auto"/>
      </w:divBdr>
    </w:div>
    <w:div w:id="965740075">
      <w:marLeft w:val="640"/>
      <w:marRight w:val="0"/>
      <w:marTop w:val="0"/>
      <w:marBottom w:val="0"/>
      <w:divBdr>
        <w:top w:val="none" w:sz="0" w:space="0" w:color="auto"/>
        <w:left w:val="none" w:sz="0" w:space="0" w:color="auto"/>
        <w:bottom w:val="none" w:sz="0" w:space="0" w:color="auto"/>
        <w:right w:val="none" w:sz="0" w:space="0" w:color="auto"/>
      </w:divBdr>
    </w:div>
    <w:div w:id="965740577">
      <w:marLeft w:val="640"/>
      <w:marRight w:val="0"/>
      <w:marTop w:val="0"/>
      <w:marBottom w:val="0"/>
      <w:divBdr>
        <w:top w:val="none" w:sz="0" w:space="0" w:color="auto"/>
        <w:left w:val="none" w:sz="0" w:space="0" w:color="auto"/>
        <w:bottom w:val="none" w:sz="0" w:space="0" w:color="auto"/>
        <w:right w:val="none" w:sz="0" w:space="0" w:color="auto"/>
      </w:divBdr>
    </w:div>
    <w:div w:id="965817010">
      <w:marLeft w:val="640"/>
      <w:marRight w:val="0"/>
      <w:marTop w:val="0"/>
      <w:marBottom w:val="0"/>
      <w:divBdr>
        <w:top w:val="none" w:sz="0" w:space="0" w:color="auto"/>
        <w:left w:val="none" w:sz="0" w:space="0" w:color="auto"/>
        <w:bottom w:val="none" w:sz="0" w:space="0" w:color="auto"/>
        <w:right w:val="none" w:sz="0" w:space="0" w:color="auto"/>
      </w:divBdr>
    </w:div>
    <w:div w:id="965818333">
      <w:marLeft w:val="640"/>
      <w:marRight w:val="0"/>
      <w:marTop w:val="0"/>
      <w:marBottom w:val="0"/>
      <w:divBdr>
        <w:top w:val="none" w:sz="0" w:space="0" w:color="auto"/>
        <w:left w:val="none" w:sz="0" w:space="0" w:color="auto"/>
        <w:bottom w:val="none" w:sz="0" w:space="0" w:color="auto"/>
        <w:right w:val="none" w:sz="0" w:space="0" w:color="auto"/>
      </w:divBdr>
    </w:div>
    <w:div w:id="965891785">
      <w:marLeft w:val="640"/>
      <w:marRight w:val="0"/>
      <w:marTop w:val="0"/>
      <w:marBottom w:val="0"/>
      <w:divBdr>
        <w:top w:val="none" w:sz="0" w:space="0" w:color="auto"/>
        <w:left w:val="none" w:sz="0" w:space="0" w:color="auto"/>
        <w:bottom w:val="none" w:sz="0" w:space="0" w:color="auto"/>
        <w:right w:val="none" w:sz="0" w:space="0" w:color="auto"/>
      </w:divBdr>
    </w:div>
    <w:div w:id="965964155">
      <w:marLeft w:val="640"/>
      <w:marRight w:val="0"/>
      <w:marTop w:val="0"/>
      <w:marBottom w:val="0"/>
      <w:divBdr>
        <w:top w:val="none" w:sz="0" w:space="0" w:color="auto"/>
        <w:left w:val="none" w:sz="0" w:space="0" w:color="auto"/>
        <w:bottom w:val="none" w:sz="0" w:space="0" w:color="auto"/>
        <w:right w:val="none" w:sz="0" w:space="0" w:color="auto"/>
      </w:divBdr>
    </w:div>
    <w:div w:id="966081092">
      <w:marLeft w:val="640"/>
      <w:marRight w:val="0"/>
      <w:marTop w:val="0"/>
      <w:marBottom w:val="0"/>
      <w:divBdr>
        <w:top w:val="none" w:sz="0" w:space="0" w:color="auto"/>
        <w:left w:val="none" w:sz="0" w:space="0" w:color="auto"/>
        <w:bottom w:val="none" w:sz="0" w:space="0" w:color="auto"/>
        <w:right w:val="none" w:sz="0" w:space="0" w:color="auto"/>
      </w:divBdr>
    </w:div>
    <w:div w:id="966087088">
      <w:marLeft w:val="640"/>
      <w:marRight w:val="0"/>
      <w:marTop w:val="0"/>
      <w:marBottom w:val="0"/>
      <w:divBdr>
        <w:top w:val="none" w:sz="0" w:space="0" w:color="auto"/>
        <w:left w:val="none" w:sz="0" w:space="0" w:color="auto"/>
        <w:bottom w:val="none" w:sz="0" w:space="0" w:color="auto"/>
        <w:right w:val="none" w:sz="0" w:space="0" w:color="auto"/>
      </w:divBdr>
    </w:div>
    <w:div w:id="966088839">
      <w:marLeft w:val="640"/>
      <w:marRight w:val="0"/>
      <w:marTop w:val="0"/>
      <w:marBottom w:val="0"/>
      <w:divBdr>
        <w:top w:val="none" w:sz="0" w:space="0" w:color="auto"/>
        <w:left w:val="none" w:sz="0" w:space="0" w:color="auto"/>
        <w:bottom w:val="none" w:sz="0" w:space="0" w:color="auto"/>
        <w:right w:val="none" w:sz="0" w:space="0" w:color="auto"/>
      </w:divBdr>
    </w:div>
    <w:div w:id="966200717">
      <w:marLeft w:val="640"/>
      <w:marRight w:val="0"/>
      <w:marTop w:val="0"/>
      <w:marBottom w:val="0"/>
      <w:divBdr>
        <w:top w:val="none" w:sz="0" w:space="0" w:color="auto"/>
        <w:left w:val="none" w:sz="0" w:space="0" w:color="auto"/>
        <w:bottom w:val="none" w:sz="0" w:space="0" w:color="auto"/>
        <w:right w:val="none" w:sz="0" w:space="0" w:color="auto"/>
      </w:divBdr>
    </w:div>
    <w:div w:id="966352882">
      <w:marLeft w:val="640"/>
      <w:marRight w:val="0"/>
      <w:marTop w:val="0"/>
      <w:marBottom w:val="0"/>
      <w:divBdr>
        <w:top w:val="none" w:sz="0" w:space="0" w:color="auto"/>
        <w:left w:val="none" w:sz="0" w:space="0" w:color="auto"/>
        <w:bottom w:val="none" w:sz="0" w:space="0" w:color="auto"/>
        <w:right w:val="none" w:sz="0" w:space="0" w:color="auto"/>
      </w:divBdr>
    </w:div>
    <w:div w:id="966354918">
      <w:marLeft w:val="640"/>
      <w:marRight w:val="0"/>
      <w:marTop w:val="0"/>
      <w:marBottom w:val="0"/>
      <w:divBdr>
        <w:top w:val="none" w:sz="0" w:space="0" w:color="auto"/>
        <w:left w:val="none" w:sz="0" w:space="0" w:color="auto"/>
        <w:bottom w:val="none" w:sz="0" w:space="0" w:color="auto"/>
        <w:right w:val="none" w:sz="0" w:space="0" w:color="auto"/>
      </w:divBdr>
    </w:div>
    <w:div w:id="966357075">
      <w:marLeft w:val="480"/>
      <w:marRight w:val="0"/>
      <w:marTop w:val="0"/>
      <w:marBottom w:val="0"/>
      <w:divBdr>
        <w:top w:val="none" w:sz="0" w:space="0" w:color="auto"/>
        <w:left w:val="none" w:sz="0" w:space="0" w:color="auto"/>
        <w:bottom w:val="none" w:sz="0" w:space="0" w:color="auto"/>
        <w:right w:val="none" w:sz="0" w:space="0" w:color="auto"/>
      </w:divBdr>
    </w:div>
    <w:div w:id="966357661">
      <w:marLeft w:val="640"/>
      <w:marRight w:val="0"/>
      <w:marTop w:val="0"/>
      <w:marBottom w:val="0"/>
      <w:divBdr>
        <w:top w:val="none" w:sz="0" w:space="0" w:color="auto"/>
        <w:left w:val="none" w:sz="0" w:space="0" w:color="auto"/>
        <w:bottom w:val="none" w:sz="0" w:space="0" w:color="auto"/>
        <w:right w:val="none" w:sz="0" w:space="0" w:color="auto"/>
      </w:divBdr>
    </w:div>
    <w:div w:id="966398207">
      <w:marLeft w:val="640"/>
      <w:marRight w:val="0"/>
      <w:marTop w:val="0"/>
      <w:marBottom w:val="0"/>
      <w:divBdr>
        <w:top w:val="none" w:sz="0" w:space="0" w:color="auto"/>
        <w:left w:val="none" w:sz="0" w:space="0" w:color="auto"/>
        <w:bottom w:val="none" w:sz="0" w:space="0" w:color="auto"/>
        <w:right w:val="none" w:sz="0" w:space="0" w:color="auto"/>
      </w:divBdr>
    </w:div>
    <w:div w:id="966469600">
      <w:marLeft w:val="640"/>
      <w:marRight w:val="0"/>
      <w:marTop w:val="0"/>
      <w:marBottom w:val="0"/>
      <w:divBdr>
        <w:top w:val="none" w:sz="0" w:space="0" w:color="auto"/>
        <w:left w:val="none" w:sz="0" w:space="0" w:color="auto"/>
        <w:bottom w:val="none" w:sz="0" w:space="0" w:color="auto"/>
        <w:right w:val="none" w:sz="0" w:space="0" w:color="auto"/>
      </w:divBdr>
    </w:div>
    <w:div w:id="966471836">
      <w:marLeft w:val="640"/>
      <w:marRight w:val="0"/>
      <w:marTop w:val="0"/>
      <w:marBottom w:val="0"/>
      <w:divBdr>
        <w:top w:val="none" w:sz="0" w:space="0" w:color="auto"/>
        <w:left w:val="none" w:sz="0" w:space="0" w:color="auto"/>
        <w:bottom w:val="none" w:sz="0" w:space="0" w:color="auto"/>
        <w:right w:val="none" w:sz="0" w:space="0" w:color="auto"/>
      </w:divBdr>
    </w:div>
    <w:div w:id="966543900">
      <w:marLeft w:val="640"/>
      <w:marRight w:val="0"/>
      <w:marTop w:val="0"/>
      <w:marBottom w:val="0"/>
      <w:divBdr>
        <w:top w:val="none" w:sz="0" w:space="0" w:color="auto"/>
        <w:left w:val="none" w:sz="0" w:space="0" w:color="auto"/>
        <w:bottom w:val="none" w:sz="0" w:space="0" w:color="auto"/>
        <w:right w:val="none" w:sz="0" w:space="0" w:color="auto"/>
      </w:divBdr>
    </w:div>
    <w:div w:id="966664370">
      <w:marLeft w:val="640"/>
      <w:marRight w:val="0"/>
      <w:marTop w:val="0"/>
      <w:marBottom w:val="0"/>
      <w:divBdr>
        <w:top w:val="none" w:sz="0" w:space="0" w:color="auto"/>
        <w:left w:val="none" w:sz="0" w:space="0" w:color="auto"/>
        <w:bottom w:val="none" w:sz="0" w:space="0" w:color="auto"/>
        <w:right w:val="none" w:sz="0" w:space="0" w:color="auto"/>
      </w:divBdr>
    </w:div>
    <w:div w:id="966737929">
      <w:marLeft w:val="640"/>
      <w:marRight w:val="0"/>
      <w:marTop w:val="0"/>
      <w:marBottom w:val="0"/>
      <w:divBdr>
        <w:top w:val="none" w:sz="0" w:space="0" w:color="auto"/>
        <w:left w:val="none" w:sz="0" w:space="0" w:color="auto"/>
        <w:bottom w:val="none" w:sz="0" w:space="0" w:color="auto"/>
        <w:right w:val="none" w:sz="0" w:space="0" w:color="auto"/>
      </w:divBdr>
    </w:div>
    <w:div w:id="966741947">
      <w:marLeft w:val="640"/>
      <w:marRight w:val="0"/>
      <w:marTop w:val="0"/>
      <w:marBottom w:val="0"/>
      <w:divBdr>
        <w:top w:val="none" w:sz="0" w:space="0" w:color="auto"/>
        <w:left w:val="none" w:sz="0" w:space="0" w:color="auto"/>
        <w:bottom w:val="none" w:sz="0" w:space="0" w:color="auto"/>
        <w:right w:val="none" w:sz="0" w:space="0" w:color="auto"/>
      </w:divBdr>
    </w:div>
    <w:div w:id="966811097">
      <w:marLeft w:val="640"/>
      <w:marRight w:val="0"/>
      <w:marTop w:val="0"/>
      <w:marBottom w:val="0"/>
      <w:divBdr>
        <w:top w:val="none" w:sz="0" w:space="0" w:color="auto"/>
        <w:left w:val="none" w:sz="0" w:space="0" w:color="auto"/>
        <w:bottom w:val="none" w:sz="0" w:space="0" w:color="auto"/>
        <w:right w:val="none" w:sz="0" w:space="0" w:color="auto"/>
      </w:divBdr>
    </w:div>
    <w:div w:id="966817795">
      <w:marLeft w:val="640"/>
      <w:marRight w:val="0"/>
      <w:marTop w:val="0"/>
      <w:marBottom w:val="0"/>
      <w:divBdr>
        <w:top w:val="none" w:sz="0" w:space="0" w:color="auto"/>
        <w:left w:val="none" w:sz="0" w:space="0" w:color="auto"/>
        <w:bottom w:val="none" w:sz="0" w:space="0" w:color="auto"/>
        <w:right w:val="none" w:sz="0" w:space="0" w:color="auto"/>
      </w:divBdr>
    </w:div>
    <w:div w:id="966935363">
      <w:marLeft w:val="640"/>
      <w:marRight w:val="0"/>
      <w:marTop w:val="0"/>
      <w:marBottom w:val="0"/>
      <w:divBdr>
        <w:top w:val="none" w:sz="0" w:space="0" w:color="auto"/>
        <w:left w:val="none" w:sz="0" w:space="0" w:color="auto"/>
        <w:bottom w:val="none" w:sz="0" w:space="0" w:color="auto"/>
        <w:right w:val="none" w:sz="0" w:space="0" w:color="auto"/>
      </w:divBdr>
    </w:div>
    <w:div w:id="967006283">
      <w:marLeft w:val="640"/>
      <w:marRight w:val="0"/>
      <w:marTop w:val="0"/>
      <w:marBottom w:val="0"/>
      <w:divBdr>
        <w:top w:val="none" w:sz="0" w:space="0" w:color="auto"/>
        <w:left w:val="none" w:sz="0" w:space="0" w:color="auto"/>
        <w:bottom w:val="none" w:sz="0" w:space="0" w:color="auto"/>
        <w:right w:val="none" w:sz="0" w:space="0" w:color="auto"/>
      </w:divBdr>
    </w:div>
    <w:div w:id="967008111">
      <w:marLeft w:val="640"/>
      <w:marRight w:val="0"/>
      <w:marTop w:val="0"/>
      <w:marBottom w:val="0"/>
      <w:divBdr>
        <w:top w:val="none" w:sz="0" w:space="0" w:color="auto"/>
        <w:left w:val="none" w:sz="0" w:space="0" w:color="auto"/>
        <w:bottom w:val="none" w:sz="0" w:space="0" w:color="auto"/>
        <w:right w:val="none" w:sz="0" w:space="0" w:color="auto"/>
      </w:divBdr>
    </w:div>
    <w:div w:id="967012829">
      <w:marLeft w:val="640"/>
      <w:marRight w:val="0"/>
      <w:marTop w:val="0"/>
      <w:marBottom w:val="0"/>
      <w:divBdr>
        <w:top w:val="none" w:sz="0" w:space="0" w:color="auto"/>
        <w:left w:val="none" w:sz="0" w:space="0" w:color="auto"/>
        <w:bottom w:val="none" w:sz="0" w:space="0" w:color="auto"/>
        <w:right w:val="none" w:sz="0" w:space="0" w:color="auto"/>
      </w:divBdr>
    </w:div>
    <w:div w:id="967049930">
      <w:marLeft w:val="640"/>
      <w:marRight w:val="0"/>
      <w:marTop w:val="0"/>
      <w:marBottom w:val="0"/>
      <w:divBdr>
        <w:top w:val="none" w:sz="0" w:space="0" w:color="auto"/>
        <w:left w:val="none" w:sz="0" w:space="0" w:color="auto"/>
        <w:bottom w:val="none" w:sz="0" w:space="0" w:color="auto"/>
        <w:right w:val="none" w:sz="0" w:space="0" w:color="auto"/>
      </w:divBdr>
    </w:div>
    <w:div w:id="967123626">
      <w:marLeft w:val="640"/>
      <w:marRight w:val="0"/>
      <w:marTop w:val="0"/>
      <w:marBottom w:val="0"/>
      <w:divBdr>
        <w:top w:val="none" w:sz="0" w:space="0" w:color="auto"/>
        <w:left w:val="none" w:sz="0" w:space="0" w:color="auto"/>
        <w:bottom w:val="none" w:sz="0" w:space="0" w:color="auto"/>
        <w:right w:val="none" w:sz="0" w:space="0" w:color="auto"/>
      </w:divBdr>
    </w:div>
    <w:div w:id="967201193">
      <w:marLeft w:val="640"/>
      <w:marRight w:val="0"/>
      <w:marTop w:val="0"/>
      <w:marBottom w:val="0"/>
      <w:divBdr>
        <w:top w:val="none" w:sz="0" w:space="0" w:color="auto"/>
        <w:left w:val="none" w:sz="0" w:space="0" w:color="auto"/>
        <w:bottom w:val="none" w:sz="0" w:space="0" w:color="auto"/>
        <w:right w:val="none" w:sz="0" w:space="0" w:color="auto"/>
      </w:divBdr>
    </w:div>
    <w:div w:id="967202635">
      <w:marLeft w:val="640"/>
      <w:marRight w:val="0"/>
      <w:marTop w:val="0"/>
      <w:marBottom w:val="0"/>
      <w:divBdr>
        <w:top w:val="none" w:sz="0" w:space="0" w:color="auto"/>
        <w:left w:val="none" w:sz="0" w:space="0" w:color="auto"/>
        <w:bottom w:val="none" w:sz="0" w:space="0" w:color="auto"/>
        <w:right w:val="none" w:sz="0" w:space="0" w:color="auto"/>
      </w:divBdr>
    </w:div>
    <w:div w:id="967246482">
      <w:marLeft w:val="640"/>
      <w:marRight w:val="0"/>
      <w:marTop w:val="0"/>
      <w:marBottom w:val="0"/>
      <w:divBdr>
        <w:top w:val="none" w:sz="0" w:space="0" w:color="auto"/>
        <w:left w:val="none" w:sz="0" w:space="0" w:color="auto"/>
        <w:bottom w:val="none" w:sz="0" w:space="0" w:color="auto"/>
        <w:right w:val="none" w:sz="0" w:space="0" w:color="auto"/>
      </w:divBdr>
    </w:div>
    <w:div w:id="967316471">
      <w:marLeft w:val="640"/>
      <w:marRight w:val="0"/>
      <w:marTop w:val="0"/>
      <w:marBottom w:val="0"/>
      <w:divBdr>
        <w:top w:val="none" w:sz="0" w:space="0" w:color="auto"/>
        <w:left w:val="none" w:sz="0" w:space="0" w:color="auto"/>
        <w:bottom w:val="none" w:sz="0" w:space="0" w:color="auto"/>
        <w:right w:val="none" w:sz="0" w:space="0" w:color="auto"/>
      </w:divBdr>
    </w:div>
    <w:div w:id="967391603">
      <w:marLeft w:val="640"/>
      <w:marRight w:val="0"/>
      <w:marTop w:val="0"/>
      <w:marBottom w:val="0"/>
      <w:divBdr>
        <w:top w:val="none" w:sz="0" w:space="0" w:color="auto"/>
        <w:left w:val="none" w:sz="0" w:space="0" w:color="auto"/>
        <w:bottom w:val="none" w:sz="0" w:space="0" w:color="auto"/>
        <w:right w:val="none" w:sz="0" w:space="0" w:color="auto"/>
      </w:divBdr>
    </w:div>
    <w:div w:id="967512954">
      <w:marLeft w:val="640"/>
      <w:marRight w:val="0"/>
      <w:marTop w:val="0"/>
      <w:marBottom w:val="0"/>
      <w:divBdr>
        <w:top w:val="none" w:sz="0" w:space="0" w:color="auto"/>
        <w:left w:val="none" w:sz="0" w:space="0" w:color="auto"/>
        <w:bottom w:val="none" w:sz="0" w:space="0" w:color="auto"/>
        <w:right w:val="none" w:sz="0" w:space="0" w:color="auto"/>
      </w:divBdr>
    </w:div>
    <w:div w:id="967587119">
      <w:marLeft w:val="640"/>
      <w:marRight w:val="0"/>
      <w:marTop w:val="0"/>
      <w:marBottom w:val="0"/>
      <w:divBdr>
        <w:top w:val="none" w:sz="0" w:space="0" w:color="auto"/>
        <w:left w:val="none" w:sz="0" w:space="0" w:color="auto"/>
        <w:bottom w:val="none" w:sz="0" w:space="0" w:color="auto"/>
        <w:right w:val="none" w:sz="0" w:space="0" w:color="auto"/>
      </w:divBdr>
    </w:div>
    <w:div w:id="967663616">
      <w:marLeft w:val="640"/>
      <w:marRight w:val="0"/>
      <w:marTop w:val="0"/>
      <w:marBottom w:val="0"/>
      <w:divBdr>
        <w:top w:val="none" w:sz="0" w:space="0" w:color="auto"/>
        <w:left w:val="none" w:sz="0" w:space="0" w:color="auto"/>
        <w:bottom w:val="none" w:sz="0" w:space="0" w:color="auto"/>
        <w:right w:val="none" w:sz="0" w:space="0" w:color="auto"/>
      </w:divBdr>
    </w:div>
    <w:div w:id="967902346">
      <w:marLeft w:val="640"/>
      <w:marRight w:val="0"/>
      <w:marTop w:val="0"/>
      <w:marBottom w:val="0"/>
      <w:divBdr>
        <w:top w:val="none" w:sz="0" w:space="0" w:color="auto"/>
        <w:left w:val="none" w:sz="0" w:space="0" w:color="auto"/>
        <w:bottom w:val="none" w:sz="0" w:space="0" w:color="auto"/>
        <w:right w:val="none" w:sz="0" w:space="0" w:color="auto"/>
      </w:divBdr>
    </w:div>
    <w:div w:id="967902737">
      <w:marLeft w:val="640"/>
      <w:marRight w:val="0"/>
      <w:marTop w:val="0"/>
      <w:marBottom w:val="0"/>
      <w:divBdr>
        <w:top w:val="none" w:sz="0" w:space="0" w:color="auto"/>
        <w:left w:val="none" w:sz="0" w:space="0" w:color="auto"/>
        <w:bottom w:val="none" w:sz="0" w:space="0" w:color="auto"/>
        <w:right w:val="none" w:sz="0" w:space="0" w:color="auto"/>
      </w:divBdr>
    </w:div>
    <w:div w:id="967928624">
      <w:marLeft w:val="640"/>
      <w:marRight w:val="0"/>
      <w:marTop w:val="0"/>
      <w:marBottom w:val="0"/>
      <w:divBdr>
        <w:top w:val="none" w:sz="0" w:space="0" w:color="auto"/>
        <w:left w:val="none" w:sz="0" w:space="0" w:color="auto"/>
        <w:bottom w:val="none" w:sz="0" w:space="0" w:color="auto"/>
        <w:right w:val="none" w:sz="0" w:space="0" w:color="auto"/>
      </w:divBdr>
    </w:div>
    <w:div w:id="967970712">
      <w:marLeft w:val="640"/>
      <w:marRight w:val="0"/>
      <w:marTop w:val="0"/>
      <w:marBottom w:val="0"/>
      <w:divBdr>
        <w:top w:val="none" w:sz="0" w:space="0" w:color="auto"/>
        <w:left w:val="none" w:sz="0" w:space="0" w:color="auto"/>
        <w:bottom w:val="none" w:sz="0" w:space="0" w:color="auto"/>
        <w:right w:val="none" w:sz="0" w:space="0" w:color="auto"/>
      </w:divBdr>
    </w:div>
    <w:div w:id="967979422">
      <w:marLeft w:val="640"/>
      <w:marRight w:val="0"/>
      <w:marTop w:val="0"/>
      <w:marBottom w:val="0"/>
      <w:divBdr>
        <w:top w:val="none" w:sz="0" w:space="0" w:color="auto"/>
        <w:left w:val="none" w:sz="0" w:space="0" w:color="auto"/>
        <w:bottom w:val="none" w:sz="0" w:space="0" w:color="auto"/>
        <w:right w:val="none" w:sz="0" w:space="0" w:color="auto"/>
      </w:divBdr>
    </w:div>
    <w:div w:id="968121562">
      <w:marLeft w:val="640"/>
      <w:marRight w:val="0"/>
      <w:marTop w:val="0"/>
      <w:marBottom w:val="0"/>
      <w:divBdr>
        <w:top w:val="none" w:sz="0" w:space="0" w:color="auto"/>
        <w:left w:val="none" w:sz="0" w:space="0" w:color="auto"/>
        <w:bottom w:val="none" w:sz="0" w:space="0" w:color="auto"/>
        <w:right w:val="none" w:sz="0" w:space="0" w:color="auto"/>
      </w:divBdr>
    </w:div>
    <w:div w:id="968121694">
      <w:marLeft w:val="640"/>
      <w:marRight w:val="0"/>
      <w:marTop w:val="0"/>
      <w:marBottom w:val="0"/>
      <w:divBdr>
        <w:top w:val="none" w:sz="0" w:space="0" w:color="auto"/>
        <w:left w:val="none" w:sz="0" w:space="0" w:color="auto"/>
        <w:bottom w:val="none" w:sz="0" w:space="0" w:color="auto"/>
        <w:right w:val="none" w:sz="0" w:space="0" w:color="auto"/>
      </w:divBdr>
    </w:div>
    <w:div w:id="968127790">
      <w:marLeft w:val="640"/>
      <w:marRight w:val="0"/>
      <w:marTop w:val="0"/>
      <w:marBottom w:val="0"/>
      <w:divBdr>
        <w:top w:val="none" w:sz="0" w:space="0" w:color="auto"/>
        <w:left w:val="none" w:sz="0" w:space="0" w:color="auto"/>
        <w:bottom w:val="none" w:sz="0" w:space="0" w:color="auto"/>
        <w:right w:val="none" w:sz="0" w:space="0" w:color="auto"/>
      </w:divBdr>
    </w:div>
    <w:div w:id="968128213">
      <w:marLeft w:val="640"/>
      <w:marRight w:val="0"/>
      <w:marTop w:val="0"/>
      <w:marBottom w:val="0"/>
      <w:divBdr>
        <w:top w:val="none" w:sz="0" w:space="0" w:color="auto"/>
        <w:left w:val="none" w:sz="0" w:space="0" w:color="auto"/>
        <w:bottom w:val="none" w:sz="0" w:space="0" w:color="auto"/>
        <w:right w:val="none" w:sz="0" w:space="0" w:color="auto"/>
      </w:divBdr>
    </w:div>
    <w:div w:id="968315626">
      <w:marLeft w:val="640"/>
      <w:marRight w:val="0"/>
      <w:marTop w:val="0"/>
      <w:marBottom w:val="0"/>
      <w:divBdr>
        <w:top w:val="none" w:sz="0" w:space="0" w:color="auto"/>
        <w:left w:val="none" w:sz="0" w:space="0" w:color="auto"/>
        <w:bottom w:val="none" w:sz="0" w:space="0" w:color="auto"/>
        <w:right w:val="none" w:sz="0" w:space="0" w:color="auto"/>
      </w:divBdr>
    </w:div>
    <w:div w:id="968392623">
      <w:marLeft w:val="640"/>
      <w:marRight w:val="0"/>
      <w:marTop w:val="0"/>
      <w:marBottom w:val="0"/>
      <w:divBdr>
        <w:top w:val="none" w:sz="0" w:space="0" w:color="auto"/>
        <w:left w:val="none" w:sz="0" w:space="0" w:color="auto"/>
        <w:bottom w:val="none" w:sz="0" w:space="0" w:color="auto"/>
        <w:right w:val="none" w:sz="0" w:space="0" w:color="auto"/>
      </w:divBdr>
    </w:div>
    <w:div w:id="968557006">
      <w:marLeft w:val="640"/>
      <w:marRight w:val="0"/>
      <w:marTop w:val="0"/>
      <w:marBottom w:val="0"/>
      <w:divBdr>
        <w:top w:val="none" w:sz="0" w:space="0" w:color="auto"/>
        <w:left w:val="none" w:sz="0" w:space="0" w:color="auto"/>
        <w:bottom w:val="none" w:sz="0" w:space="0" w:color="auto"/>
        <w:right w:val="none" w:sz="0" w:space="0" w:color="auto"/>
      </w:divBdr>
    </w:div>
    <w:div w:id="968626173">
      <w:marLeft w:val="640"/>
      <w:marRight w:val="0"/>
      <w:marTop w:val="0"/>
      <w:marBottom w:val="0"/>
      <w:divBdr>
        <w:top w:val="none" w:sz="0" w:space="0" w:color="auto"/>
        <w:left w:val="none" w:sz="0" w:space="0" w:color="auto"/>
        <w:bottom w:val="none" w:sz="0" w:space="0" w:color="auto"/>
        <w:right w:val="none" w:sz="0" w:space="0" w:color="auto"/>
      </w:divBdr>
    </w:div>
    <w:div w:id="968635087">
      <w:marLeft w:val="640"/>
      <w:marRight w:val="0"/>
      <w:marTop w:val="0"/>
      <w:marBottom w:val="0"/>
      <w:divBdr>
        <w:top w:val="none" w:sz="0" w:space="0" w:color="auto"/>
        <w:left w:val="none" w:sz="0" w:space="0" w:color="auto"/>
        <w:bottom w:val="none" w:sz="0" w:space="0" w:color="auto"/>
        <w:right w:val="none" w:sz="0" w:space="0" w:color="auto"/>
      </w:divBdr>
    </w:div>
    <w:div w:id="968702401">
      <w:marLeft w:val="640"/>
      <w:marRight w:val="0"/>
      <w:marTop w:val="0"/>
      <w:marBottom w:val="0"/>
      <w:divBdr>
        <w:top w:val="none" w:sz="0" w:space="0" w:color="auto"/>
        <w:left w:val="none" w:sz="0" w:space="0" w:color="auto"/>
        <w:bottom w:val="none" w:sz="0" w:space="0" w:color="auto"/>
        <w:right w:val="none" w:sz="0" w:space="0" w:color="auto"/>
      </w:divBdr>
    </w:div>
    <w:div w:id="968825285">
      <w:marLeft w:val="640"/>
      <w:marRight w:val="0"/>
      <w:marTop w:val="0"/>
      <w:marBottom w:val="0"/>
      <w:divBdr>
        <w:top w:val="none" w:sz="0" w:space="0" w:color="auto"/>
        <w:left w:val="none" w:sz="0" w:space="0" w:color="auto"/>
        <w:bottom w:val="none" w:sz="0" w:space="0" w:color="auto"/>
        <w:right w:val="none" w:sz="0" w:space="0" w:color="auto"/>
      </w:divBdr>
    </w:div>
    <w:div w:id="968898933">
      <w:marLeft w:val="640"/>
      <w:marRight w:val="0"/>
      <w:marTop w:val="0"/>
      <w:marBottom w:val="0"/>
      <w:divBdr>
        <w:top w:val="none" w:sz="0" w:space="0" w:color="auto"/>
        <w:left w:val="none" w:sz="0" w:space="0" w:color="auto"/>
        <w:bottom w:val="none" w:sz="0" w:space="0" w:color="auto"/>
        <w:right w:val="none" w:sz="0" w:space="0" w:color="auto"/>
      </w:divBdr>
    </w:div>
    <w:div w:id="968902993">
      <w:marLeft w:val="640"/>
      <w:marRight w:val="0"/>
      <w:marTop w:val="0"/>
      <w:marBottom w:val="0"/>
      <w:divBdr>
        <w:top w:val="none" w:sz="0" w:space="0" w:color="auto"/>
        <w:left w:val="none" w:sz="0" w:space="0" w:color="auto"/>
        <w:bottom w:val="none" w:sz="0" w:space="0" w:color="auto"/>
        <w:right w:val="none" w:sz="0" w:space="0" w:color="auto"/>
      </w:divBdr>
    </w:div>
    <w:div w:id="968973845">
      <w:marLeft w:val="640"/>
      <w:marRight w:val="0"/>
      <w:marTop w:val="0"/>
      <w:marBottom w:val="0"/>
      <w:divBdr>
        <w:top w:val="none" w:sz="0" w:space="0" w:color="auto"/>
        <w:left w:val="none" w:sz="0" w:space="0" w:color="auto"/>
        <w:bottom w:val="none" w:sz="0" w:space="0" w:color="auto"/>
        <w:right w:val="none" w:sz="0" w:space="0" w:color="auto"/>
      </w:divBdr>
    </w:div>
    <w:div w:id="969047925">
      <w:marLeft w:val="640"/>
      <w:marRight w:val="0"/>
      <w:marTop w:val="0"/>
      <w:marBottom w:val="0"/>
      <w:divBdr>
        <w:top w:val="none" w:sz="0" w:space="0" w:color="auto"/>
        <w:left w:val="none" w:sz="0" w:space="0" w:color="auto"/>
        <w:bottom w:val="none" w:sz="0" w:space="0" w:color="auto"/>
        <w:right w:val="none" w:sz="0" w:space="0" w:color="auto"/>
      </w:divBdr>
    </w:div>
    <w:div w:id="969091390">
      <w:marLeft w:val="640"/>
      <w:marRight w:val="0"/>
      <w:marTop w:val="0"/>
      <w:marBottom w:val="0"/>
      <w:divBdr>
        <w:top w:val="none" w:sz="0" w:space="0" w:color="auto"/>
        <w:left w:val="none" w:sz="0" w:space="0" w:color="auto"/>
        <w:bottom w:val="none" w:sz="0" w:space="0" w:color="auto"/>
        <w:right w:val="none" w:sz="0" w:space="0" w:color="auto"/>
      </w:divBdr>
    </w:div>
    <w:div w:id="969167391">
      <w:marLeft w:val="640"/>
      <w:marRight w:val="0"/>
      <w:marTop w:val="0"/>
      <w:marBottom w:val="0"/>
      <w:divBdr>
        <w:top w:val="none" w:sz="0" w:space="0" w:color="auto"/>
        <w:left w:val="none" w:sz="0" w:space="0" w:color="auto"/>
        <w:bottom w:val="none" w:sz="0" w:space="0" w:color="auto"/>
        <w:right w:val="none" w:sz="0" w:space="0" w:color="auto"/>
      </w:divBdr>
    </w:div>
    <w:div w:id="969359724">
      <w:marLeft w:val="640"/>
      <w:marRight w:val="0"/>
      <w:marTop w:val="0"/>
      <w:marBottom w:val="0"/>
      <w:divBdr>
        <w:top w:val="none" w:sz="0" w:space="0" w:color="auto"/>
        <w:left w:val="none" w:sz="0" w:space="0" w:color="auto"/>
        <w:bottom w:val="none" w:sz="0" w:space="0" w:color="auto"/>
        <w:right w:val="none" w:sz="0" w:space="0" w:color="auto"/>
      </w:divBdr>
    </w:div>
    <w:div w:id="969361918">
      <w:marLeft w:val="640"/>
      <w:marRight w:val="0"/>
      <w:marTop w:val="0"/>
      <w:marBottom w:val="0"/>
      <w:divBdr>
        <w:top w:val="none" w:sz="0" w:space="0" w:color="auto"/>
        <w:left w:val="none" w:sz="0" w:space="0" w:color="auto"/>
        <w:bottom w:val="none" w:sz="0" w:space="0" w:color="auto"/>
        <w:right w:val="none" w:sz="0" w:space="0" w:color="auto"/>
      </w:divBdr>
    </w:div>
    <w:div w:id="969480027">
      <w:marLeft w:val="640"/>
      <w:marRight w:val="0"/>
      <w:marTop w:val="0"/>
      <w:marBottom w:val="0"/>
      <w:divBdr>
        <w:top w:val="none" w:sz="0" w:space="0" w:color="auto"/>
        <w:left w:val="none" w:sz="0" w:space="0" w:color="auto"/>
        <w:bottom w:val="none" w:sz="0" w:space="0" w:color="auto"/>
        <w:right w:val="none" w:sz="0" w:space="0" w:color="auto"/>
      </w:divBdr>
    </w:div>
    <w:div w:id="969558834">
      <w:marLeft w:val="640"/>
      <w:marRight w:val="0"/>
      <w:marTop w:val="0"/>
      <w:marBottom w:val="0"/>
      <w:divBdr>
        <w:top w:val="none" w:sz="0" w:space="0" w:color="auto"/>
        <w:left w:val="none" w:sz="0" w:space="0" w:color="auto"/>
        <w:bottom w:val="none" w:sz="0" w:space="0" w:color="auto"/>
        <w:right w:val="none" w:sz="0" w:space="0" w:color="auto"/>
      </w:divBdr>
    </w:div>
    <w:div w:id="969627501">
      <w:marLeft w:val="640"/>
      <w:marRight w:val="0"/>
      <w:marTop w:val="0"/>
      <w:marBottom w:val="0"/>
      <w:divBdr>
        <w:top w:val="none" w:sz="0" w:space="0" w:color="auto"/>
        <w:left w:val="none" w:sz="0" w:space="0" w:color="auto"/>
        <w:bottom w:val="none" w:sz="0" w:space="0" w:color="auto"/>
        <w:right w:val="none" w:sz="0" w:space="0" w:color="auto"/>
      </w:divBdr>
    </w:div>
    <w:div w:id="969628000">
      <w:marLeft w:val="640"/>
      <w:marRight w:val="0"/>
      <w:marTop w:val="0"/>
      <w:marBottom w:val="0"/>
      <w:divBdr>
        <w:top w:val="none" w:sz="0" w:space="0" w:color="auto"/>
        <w:left w:val="none" w:sz="0" w:space="0" w:color="auto"/>
        <w:bottom w:val="none" w:sz="0" w:space="0" w:color="auto"/>
        <w:right w:val="none" w:sz="0" w:space="0" w:color="auto"/>
      </w:divBdr>
    </w:div>
    <w:div w:id="969631144">
      <w:marLeft w:val="640"/>
      <w:marRight w:val="0"/>
      <w:marTop w:val="0"/>
      <w:marBottom w:val="0"/>
      <w:divBdr>
        <w:top w:val="none" w:sz="0" w:space="0" w:color="auto"/>
        <w:left w:val="none" w:sz="0" w:space="0" w:color="auto"/>
        <w:bottom w:val="none" w:sz="0" w:space="0" w:color="auto"/>
        <w:right w:val="none" w:sz="0" w:space="0" w:color="auto"/>
      </w:divBdr>
    </w:div>
    <w:div w:id="969746552">
      <w:marLeft w:val="640"/>
      <w:marRight w:val="0"/>
      <w:marTop w:val="0"/>
      <w:marBottom w:val="0"/>
      <w:divBdr>
        <w:top w:val="none" w:sz="0" w:space="0" w:color="auto"/>
        <w:left w:val="none" w:sz="0" w:space="0" w:color="auto"/>
        <w:bottom w:val="none" w:sz="0" w:space="0" w:color="auto"/>
        <w:right w:val="none" w:sz="0" w:space="0" w:color="auto"/>
      </w:divBdr>
    </w:div>
    <w:div w:id="969748502">
      <w:marLeft w:val="640"/>
      <w:marRight w:val="0"/>
      <w:marTop w:val="0"/>
      <w:marBottom w:val="0"/>
      <w:divBdr>
        <w:top w:val="none" w:sz="0" w:space="0" w:color="auto"/>
        <w:left w:val="none" w:sz="0" w:space="0" w:color="auto"/>
        <w:bottom w:val="none" w:sz="0" w:space="0" w:color="auto"/>
        <w:right w:val="none" w:sz="0" w:space="0" w:color="auto"/>
      </w:divBdr>
    </w:div>
    <w:div w:id="969750097">
      <w:marLeft w:val="640"/>
      <w:marRight w:val="0"/>
      <w:marTop w:val="0"/>
      <w:marBottom w:val="0"/>
      <w:divBdr>
        <w:top w:val="none" w:sz="0" w:space="0" w:color="auto"/>
        <w:left w:val="none" w:sz="0" w:space="0" w:color="auto"/>
        <w:bottom w:val="none" w:sz="0" w:space="0" w:color="auto"/>
        <w:right w:val="none" w:sz="0" w:space="0" w:color="auto"/>
      </w:divBdr>
    </w:div>
    <w:div w:id="969825885">
      <w:marLeft w:val="640"/>
      <w:marRight w:val="0"/>
      <w:marTop w:val="0"/>
      <w:marBottom w:val="0"/>
      <w:divBdr>
        <w:top w:val="none" w:sz="0" w:space="0" w:color="auto"/>
        <w:left w:val="none" w:sz="0" w:space="0" w:color="auto"/>
        <w:bottom w:val="none" w:sz="0" w:space="0" w:color="auto"/>
        <w:right w:val="none" w:sz="0" w:space="0" w:color="auto"/>
      </w:divBdr>
    </w:div>
    <w:div w:id="969869955">
      <w:marLeft w:val="640"/>
      <w:marRight w:val="0"/>
      <w:marTop w:val="0"/>
      <w:marBottom w:val="0"/>
      <w:divBdr>
        <w:top w:val="none" w:sz="0" w:space="0" w:color="auto"/>
        <w:left w:val="none" w:sz="0" w:space="0" w:color="auto"/>
        <w:bottom w:val="none" w:sz="0" w:space="0" w:color="auto"/>
        <w:right w:val="none" w:sz="0" w:space="0" w:color="auto"/>
      </w:divBdr>
    </w:div>
    <w:div w:id="970013093">
      <w:marLeft w:val="640"/>
      <w:marRight w:val="0"/>
      <w:marTop w:val="0"/>
      <w:marBottom w:val="0"/>
      <w:divBdr>
        <w:top w:val="none" w:sz="0" w:space="0" w:color="auto"/>
        <w:left w:val="none" w:sz="0" w:space="0" w:color="auto"/>
        <w:bottom w:val="none" w:sz="0" w:space="0" w:color="auto"/>
        <w:right w:val="none" w:sz="0" w:space="0" w:color="auto"/>
      </w:divBdr>
    </w:div>
    <w:div w:id="970014069">
      <w:marLeft w:val="640"/>
      <w:marRight w:val="0"/>
      <w:marTop w:val="0"/>
      <w:marBottom w:val="0"/>
      <w:divBdr>
        <w:top w:val="none" w:sz="0" w:space="0" w:color="auto"/>
        <w:left w:val="none" w:sz="0" w:space="0" w:color="auto"/>
        <w:bottom w:val="none" w:sz="0" w:space="0" w:color="auto"/>
        <w:right w:val="none" w:sz="0" w:space="0" w:color="auto"/>
      </w:divBdr>
    </w:div>
    <w:div w:id="970091660">
      <w:marLeft w:val="640"/>
      <w:marRight w:val="0"/>
      <w:marTop w:val="0"/>
      <w:marBottom w:val="0"/>
      <w:divBdr>
        <w:top w:val="none" w:sz="0" w:space="0" w:color="auto"/>
        <w:left w:val="none" w:sz="0" w:space="0" w:color="auto"/>
        <w:bottom w:val="none" w:sz="0" w:space="0" w:color="auto"/>
        <w:right w:val="none" w:sz="0" w:space="0" w:color="auto"/>
      </w:divBdr>
    </w:div>
    <w:div w:id="970095357">
      <w:marLeft w:val="640"/>
      <w:marRight w:val="0"/>
      <w:marTop w:val="0"/>
      <w:marBottom w:val="0"/>
      <w:divBdr>
        <w:top w:val="none" w:sz="0" w:space="0" w:color="auto"/>
        <w:left w:val="none" w:sz="0" w:space="0" w:color="auto"/>
        <w:bottom w:val="none" w:sz="0" w:space="0" w:color="auto"/>
        <w:right w:val="none" w:sz="0" w:space="0" w:color="auto"/>
      </w:divBdr>
    </w:div>
    <w:div w:id="970207883">
      <w:marLeft w:val="640"/>
      <w:marRight w:val="0"/>
      <w:marTop w:val="0"/>
      <w:marBottom w:val="0"/>
      <w:divBdr>
        <w:top w:val="none" w:sz="0" w:space="0" w:color="auto"/>
        <w:left w:val="none" w:sz="0" w:space="0" w:color="auto"/>
        <w:bottom w:val="none" w:sz="0" w:space="0" w:color="auto"/>
        <w:right w:val="none" w:sz="0" w:space="0" w:color="auto"/>
      </w:divBdr>
    </w:div>
    <w:div w:id="970407117">
      <w:marLeft w:val="640"/>
      <w:marRight w:val="0"/>
      <w:marTop w:val="0"/>
      <w:marBottom w:val="0"/>
      <w:divBdr>
        <w:top w:val="none" w:sz="0" w:space="0" w:color="auto"/>
        <w:left w:val="none" w:sz="0" w:space="0" w:color="auto"/>
        <w:bottom w:val="none" w:sz="0" w:space="0" w:color="auto"/>
        <w:right w:val="none" w:sz="0" w:space="0" w:color="auto"/>
      </w:divBdr>
    </w:div>
    <w:div w:id="970475015">
      <w:marLeft w:val="640"/>
      <w:marRight w:val="0"/>
      <w:marTop w:val="0"/>
      <w:marBottom w:val="0"/>
      <w:divBdr>
        <w:top w:val="none" w:sz="0" w:space="0" w:color="auto"/>
        <w:left w:val="none" w:sz="0" w:space="0" w:color="auto"/>
        <w:bottom w:val="none" w:sz="0" w:space="0" w:color="auto"/>
        <w:right w:val="none" w:sz="0" w:space="0" w:color="auto"/>
      </w:divBdr>
    </w:div>
    <w:div w:id="970476375">
      <w:marLeft w:val="640"/>
      <w:marRight w:val="0"/>
      <w:marTop w:val="0"/>
      <w:marBottom w:val="0"/>
      <w:divBdr>
        <w:top w:val="none" w:sz="0" w:space="0" w:color="auto"/>
        <w:left w:val="none" w:sz="0" w:space="0" w:color="auto"/>
        <w:bottom w:val="none" w:sz="0" w:space="0" w:color="auto"/>
        <w:right w:val="none" w:sz="0" w:space="0" w:color="auto"/>
      </w:divBdr>
    </w:div>
    <w:div w:id="970552788">
      <w:marLeft w:val="640"/>
      <w:marRight w:val="0"/>
      <w:marTop w:val="0"/>
      <w:marBottom w:val="0"/>
      <w:divBdr>
        <w:top w:val="none" w:sz="0" w:space="0" w:color="auto"/>
        <w:left w:val="none" w:sz="0" w:space="0" w:color="auto"/>
        <w:bottom w:val="none" w:sz="0" w:space="0" w:color="auto"/>
        <w:right w:val="none" w:sz="0" w:space="0" w:color="auto"/>
      </w:divBdr>
    </w:div>
    <w:div w:id="970595137">
      <w:marLeft w:val="640"/>
      <w:marRight w:val="0"/>
      <w:marTop w:val="0"/>
      <w:marBottom w:val="0"/>
      <w:divBdr>
        <w:top w:val="none" w:sz="0" w:space="0" w:color="auto"/>
        <w:left w:val="none" w:sz="0" w:space="0" w:color="auto"/>
        <w:bottom w:val="none" w:sz="0" w:space="0" w:color="auto"/>
        <w:right w:val="none" w:sz="0" w:space="0" w:color="auto"/>
      </w:divBdr>
    </w:div>
    <w:div w:id="970670543">
      <w:marLeft w:val="640"/>
      <w:marRight w:val="0"/>
      <w:marTop w:val="0"/>
      <w:marBottom w:val="0"/>
      <w:divBdr>
        <w:top w:val="none" w:sz="0" w:space="0" w:color="auto"/>
        <w:left w:val="none" w:sz="0" w:space="0" w:color="auto"/>
        <w:bottom w:val="none" w:sz="0" w:space="0" w:color="auto"/>
        <w:right w:val="none" w:sz="0" w:space="0" w:color="auto"/>
      </w:divBdr>
    </w:div>
    <w:div w:id="970671288">
      <w:marLeft w:val="640"/>
      <w:marRight w:val="0"/>
      <w:marTop w:val="0"/>
      <w:marBottom w:val="0"/>
      <w:divBdr>
        <w:top w:val="none" w:sz="0" w:space="0" w:color="auto"/>
        <w:left w:val="none" w:sz="0" w:space="0" w:color="auto"/>
        <w:bottom w:val="none" w:sz="0" w:space="0" w:color="auto"/>
        <w:right w:val="none" w:sz="0" w:space="0" w:color="auto"/>
      </w:divBdr>
    </w:div>
    <w:div w:id="970860646">
      <w:marLeft w:val="640"/>
      <w:marRight w:val="0"/>
      <w:marTop w:val="0"/>
      <w:marBottom w:val="0"/>
      <w:divBdr>
        <w:top w:val="none" w:sz="0" w:space="0" w:color="auto"/>
        <w:left w:val="none" w:sz="0" w:space="0" w:color="auto"/>
        <w:bottom w:val="none" w:sz="0" w:space="0" w:color="auto"/>
        <w:right w:val="none" w:sz="0" w:space="0" w:color="auto"/>
      </w:divBdr>
    </w:div>
    <w:div w:id="970936389">
      <w:marLeft w:val="640"/>
      <w:marRight w:val="0"/>
      <w:marTop w:val="0"/>
      <w:marBottom w:val="0"/>
      <w:divBdr>
        <w:top w:val="none" w:sz="0" w:space="0" w:color="auto"/>
        <w:left w:val="none" w:sz="0" w:space="0" w:color="auto"/>
        <w:bottom w:val="none" w:sz="0" w:space="0" w:color="auto"/>
        <w:right w:val="none" w:sz="0" w:space="0" w:color="auto"/>
      </w:divBdr>
    </w:div>
    <w:div w:id="970942093">
      <w:marLeft w:val="640"/>
      <w:marRight w:val="0"/>
      <w:marTop w:val="0"/>
      <w:marBottom w:val="0"/>
      <w:divBdr>
        <w:top w:val="none" w:sz="0" w:space="0" w:color="auto"/>
        <w:left w:val="none" w:sz="0" w:space="0" w:color="auto"/>
        <w:bottom w:val="none" w:sz="0" w:space="0" w:color="auto"/>
        <w:right w:val="none" w:sz="0" w:space="0" w:color="auto"/>
      </w:divBdr>
    </w:div>
    <w:div w:id="970984183">
      <w:marLeft w:val="640"/>
      <w:marRight w:val="0"/>
      <w:marTop w:val="0"/>
      <w:marBottom w:val="0"/>
      <w:divBdr>
        <w:top w:val="none" w:sz="0" w:space="0" w:color="auto"/>
        <w:left w:val="none" w:sz="0" w:space="0" w:color="auto"/>
        <w:bottom w:val="none" w:sz="0" w:space="0" w:color="auto"/>
        <w:right w:val="none" w:sz="0" w:space="0" w:color="auto"/>
      </w:divBdr>
    </w:div>
    <w:div w:id="971013453">
      <w:marLeft w:val="640"/>
      <w:marRight w:val="0"/>
      <w:marTop w:val="0"/>
      <w:marBottom w:val="0"/>
      <w:divBdr>
        <w:top w:val="none" w:sz="0" w:space="0" w:color="auto"/>
        <w:left w:val="none" w:sz="0" w:space="0" w:color="auto"/>
        <w:bottom w:val="none" w:sz="0" w:space="0" w:color="auto"/>
        <w:right w:val="none" w:sz="0" w:space="0" w:color="auto"/>
      </w:divBdr>
    </w:div>
    <w:div w:id="971056138">
      <w:marLeft w:val="640"/>
      <w:marRight w:val="0"/>
      <w:marTop w:val="0"/>
      <w:marBottom w:val="0"/>
      <w:divBdr>
        <w:top w:val="none" w:sz="0" w:space="0" w:color="auto"/>
        <w:left w:val="none" w:sz="0" w:space="0" w:color="auto"/>
        <w:bottom w:val="none" w:sz="0" w:space="0" w:color="auto"/>
        <w:right w:val="none" w:sz="0" w:space="0" w:color="auto"/>
      </w:divBdr>
    </w:div>
    <w:div w:id="971056145">
      <w:marLeft w:val="640"/>
      <w:marRight w:val="0"/>
      <w:marTop w:val="0"/>
      <w:marBottom w:val="0"/>
      <w:divBdr>
        <w:top w:val="none" w:sz="0" w:space="0" w:color="auto"/>
        <w:left w:val="none" w:sz="0" w:space="0" w:color="auto"/>
        <w:bottom w:val="none" w:sz="0" w:space="0" w:color="auto"/>
        <w:right w:val="none" w:sz="0" w:space="0" w:color="auto"/>
      </w:divBdr>
    </w:div>
    <w:div w:id="971129516">
      <w:marLeft w:val="640"/>
      <w:marRight w:val="0"/>
      <w:marTop w:val="0"/>
      <w:marBottom w:val="0"/>
      <w:divBdr>
        <w:top w:val="none" w:sz="0" w:space="0" w:color="auto"/>
        <w:left w:val="none" w:sz="0" w:space="0" w:color="auto"/>
        <w:bottom w:val="none" w:sz="0" w:space="0" w:color="auto"/>
        <w:right w:val="none" w:sz="0" w:space="0" w:color="auto"/>
      </w:divBdr>
    </w:div>
    <w:div w:id="971133318">
      <w:marLeft w:val="480"/>
      <w:marRight w:val="0"/>
      <w:marTop w:val="0"/>
      <w:marBottom w:val="0"/>
      <w:divBdr>
        <w:top w:val="none" w:sz="0" w:space="0" w:color="auto"/>
        <w:left w:val="none" w:sz="0" w:space="0" w:color="auto"/>
        <w:bottom w:val="none" w:sz="0" w:space="0" w:color="auto"/>
        <w:right w:val="none" w:sz="0" w:space="0" w:color="auto"/>
      </w:divBdr>
    </w:div>
    <w:div w:id="971210630">
      <w:marLeft w:val="640"/>
      <w:marRight w:val="0"/>
      <w:marTop w:val="0"/>
      <w:marBottom w:val="0"/>
      <w:divBdr>
        <w:top w:val="none" w:sz="0" w:space="0" w:color="auto"/>
        <w:left w:val="none" w:sz="0" w:space="0" w:color="auto"/>
        <w:bottom w:val="none" w:sz="0" w:space="0" w:color="auto"/>
        <w:right w:val="none" w:sz="0" w:space="0" w:color="auto"/>
      </w:divBdr>
    </w:div>
    <w:div w:id="971250242">
      <w:marLeft w:val="640"/>
      <w:marRight w:val="0"/>
      <w:marTop w:val="0"/>
      <w:marBottom w:val="0"/>
      <w:divBdr>
        <w:top w:val="none" w:sz="0" w:space="0" w:color="auto"/>
        <w:left w:val="none" w:sz="0" w:space="0" w:color="auto"/>
        <w:bottom w:val="none" w:sz="0" w:space="0" w:color="auto"/>
        <w:right w:val="none" w:sz="0" w:space="0" w:color="auto"/>
      </w:divBdr>
    </w:div>
    <w:div w:id="971329585">
      <w:marLeft w:val="640"/>
      <w:marRight w:val="0"/>
      <w:marTop w:val="0"/>
      <w:marBottom w:val="0"/>
      <w:divBdr>
        <w:top w:val="none" w:sz="0" w:space="0" w:color="auto"/>
        <w:left w:val="none" w:sz="0" w:space="0" w:color="auto"/>
        <w:bottom w:val="none" w:sz="0" w:space="0" w:color="auto"/>
        <w:right w:val="none" w:sz="0" w:space="0" w:color="auto"/>
      </w:divBdr>
    </w:div>
    <w:div w:id="971331653">
      <w:marLeft w:val="640"/>
      <w:marRight w:val="0"/>
      <w:marTop w:val="0"/>
      <w:marBottom w:val="0"/>
      <w:divBdr>
        <w:top w:val="none" w:sz="0" w:space="0" w:color="auto"/>
        <w:left w:val="none" w:sz="0" w:space="0" w:color="auto"/>
        <w:bottom w:val="none" w:sz="0" w:space="0" w:color="auto"/>
        <w:right w:val="none" w:sz="0" w:space="0" w:color="auto"/>
      </w:divBdr>
    </w:div>
    <w:div w:id="971446248">
      <w:marLeft w:val="640"/>
      <w:marRight w:val="0"/>
      <w:marTop w:val="0"/>
      <w:marBottom w:val="0"/>
      <w:divBdr>
        <w:top w:val="none" w:sz="0" w:space="0" w:color="auto"/>
        <w:left w:val="none" w:sz="0" w:space="0" w:color="auto"/>
        <w:bottom w:val="none" w:sz="0" w:space="0" w:color="auto"/>
        <w:right w:val="none" w:sz="0" w:space="0" w:color="auto"/>
      </w:divBdr>
    </w:div>
    <w:div w:id="971599918">
      <w:marLeft w:val="640"/>
      <w:marRight w:val="0"/>
      <w:marTop w:val="0"/>
      <w:marBottom w:val="0"/>
      <w:divBdr>
        <w:top w:val="none" w:sz="0" w:space="0" w:color="auto"/>
        <w:left w:val="none" w:sz="0" w:space="0" w:color="auto"/>
        <w:bottom w:val="none" w:sz="0" w:space="0" w:color="auto"/>
        <w:right w:val="none" w:sz="0" w:space="0" w:color="auto"/>
      </w:divBdr>
    </w:div>
    <w:div w:id="971641797">
      <w:marLeft w:val="640"/>
      <w:marRight w:val="0"/>
      <w:marTop w:val="0"/>
      <w:marBottom w:val="0"/>
      <w:divBdr>
        <w:top w:val="none" w:sz="0" w:space="0" w:color="auto"/>
        <w:left w:val="none" w:sz="0" w:space="0" w:color="auto"/>
        <w:bottom w:val="none" w:sz="0" w:space="0" w:color="auto"/>
        <w:right w:val="none" w:sz="0" w:space="0" w:color="auto"/>
      </w:divBdr>
    </w:div>
    <w:div w:id="971669124">
      <w:marLeft w:val="640"/>
      <w:marRight w:val="0"/>
      <w:marTop w:val="0"/>
      <w:marBottom w:val="0"/>
      <w:divBdr>
        <w:top w:val="none" w:sz="0" w:space="0" w:color="auto"/>
        <w:left w:val="none" w:sz="0" w:space="0" w:color="auto"/>
        <w:bottom w:val="none" w:sz="0" w:space="0" w:color="auto"/>
        <w:right w:val="none" w:sz="0" w:space="0" w:color="auto"/>
      </w:divBdr>
    </w:div>
    <w:div w:id="971711424">
      <w:marLeft w:val="640"/>
      <w:marRight w:val="0"/>
      <w:marTop w:val="0"/>
      <w:marBottom w:val="0"/>
      <w:divBdr>
        <w:top w:val="none" w:sz="0" w:space="0" w:color="auto"/>
        <w:left w:val="none" w:sz="0" w:space="0" w:color="auto"/>
        <w:bottom w:val="none" w:sz="0" w:space="0" w:color="auto"/>
        <w:right w:val="none" w:sz="0" w:space="0" w:color="auto"/>
      </w:divBdr>
    </w:div>
    <w:div w:id="971790160">
      <w:marLeft w:val="640"/>
      <w:marRight w:val="0"/>
      <w:marTop w:val="0"/>
      <w:marBottom w:val="0"/>
      <w:divBdr>
        <w:top w:val="none" w:sz="0" w:space="0" w:color="auto"/>
        <w:left w:val="none" w:sz="0" w:space="0" w:color="auto"/>
        <w:bottom w:val="none" w:sz="0" w:space="0" w:color="auto"/>
        <w:right w:val="none" w:sz="0" w:space="0" w:color="auto"/>
      </w:divBdr>
    </w:div>
    <w:div w:id="972098191">
      <w:marLeft w:val="640"/>
      <w:marRight w:val="0"/>
      <w:marTop w:val="0"/>
      <w:marBottom w:val="0"/>
      <w:divBdr>
        <w:top w:val="none" w:sz="0" w:space="0" w:color="auto"/>
        <w:left w:val="none" w:sz="0" w:space="0" w:color="auto"/>
        <w:bottom w:val="none" w:sz="0" w:space="0" w:color="auto"/>
        <w:right w:val="none" w:sz="0" w:space="0" w:color="auto"/>
      </w:divBdr>
    </w:div>
    <w:div w:id="972365545">
      <w:marLeft w:val="640"/>
      <w:marRight w:val="0"/>
      <w:marTop w:val="0"/>
      <w:marBottom w:val="0"/>
      <w:divBdr>
        <w:top w:val="none" w:sz="0" w:space="0" w:color="auto"/>
        <w:left w:val="none" w:sz="0" w:space="0" w:color="auto"/>
        <w:bottom w:val="none" w:sz="0" w:space="0" w:color="auto"/>
        <w:right w:val="none" w:sz="0" w:space="0" w:color="auto"/>
      </w:divBdr>
    </w:div>
    <w:div w:id="972489195">
      <w:marLeft w:val="640"/>
      <w:marRight w:val="0"/>
      <w:marTop w:val="0"/>
      <w:marBottom w:val="0"/>
      <w:divBdr>
        <w:top w:val="none" w:sz="0" w:space="0" w:color="auto"/>
        <w:left w:val="none" w:sz="0" w:space="0" w:color="auto"/>
        <w:bottom w:val="none" w:sz="0" w:space="0" w:color="auto"/>
        <w:right w:val="none" w:sz="0" w:space="0" w:color="auto"/>
      </w:divBdr>
    </w:div>
    <w:div w:id="972518499">
      <w:marLeft w:val="640"/>
      <w:marRight w:val="0"/>
      <w:marTop w:val="0"/>
      <w:marBottom w:val="0"/>
      <w:divBdr>
        <w:top w:val="none" w:sz="0" w:space="0" w:color="auto"/>
        <w:left w:val="none" w:sz="0" w:space="0" w:color="auto"/>
        <w:bottom w:val="none" w:sz="0" w:space="0" w:color="auto"/>
        <w:right w:val="none" w:sz="0" w:space="0" w:color="auto"/>
      </w:divBdr>
    </w:div>
    <w:div w:id="972559229">
      <w:marLeft w:val="640"/>
      <w:marRight w:val="0"/>
      <w:marTop w:val="0"/>
      <w:marBottom w:val="0"/>
      <w:divBdr>
        <w:top w:val="none" w:sz="0" w:space="0" w:color="auto"/>
        <w:left w:val="none" w:sz="0" w:space="0" w:color="auto"/>
        <w:bottom w:val="none" w:sz="0" w:space="0" w:color="auto"/>
        <w:right w:val="none" w:sz="0" w:space="0" w:color="auto"/>
      </w:divBdr>
    </w:div>
    <w:div w:id="972560811">
      <w:marLeft w:val="640"/>
      <w:marRight w:val="0"/>
      <w:marTop w:val="0"/>
      <w:marBottom w:val="0"/>
      <w:divBdr>
        <w:top w:val="none" w:sz="0" w:space="0" w:color="auto"/>
        <w:left w:val="none" w:sz="0" w:space="0" w:color="auto"/>
        <w:bottom w:val="none" w:sz="0" w:space="0" w:color="auto"/>
        <w:right w:val="none" w:sz="0" w:space="0" w:color="auto"/>
      </w:divBdr>
    </w:div>
    <w:div w:id="972562471">
      <w:marLeft w:val="640"/>
      <w:marRight w:val="0"/>
      <w:marTop w:val="0"/>
      <w:marBottom w:val="0"/>
      <w:divBdr>
        <w:top w:val="none" w:sz="0" w:space="0" w:color="auto"/>
        <w:left w:val="none" w:sz="0" w:space="0" w:color="auto"/>
        <w:bottom w:val="none" w:sz="0" w:space="0" w:color="auto"/>
        <w:right w:val="none" w:sz="0" w:space="0" w:color="auto"/>
      </w:divBdr>
    </w:div>
    <w:div w:id="972563361">
      <w:marLeft w:val="640"/>
      <w:marRight w:val="0"/>
      <w:marTop w:val="0"/>
      <w:marBottom w:val="0"/>
      <w:divBdr>
        <w:top w:val="none" w:sz="0" w:space="0" w:color="auto"/>
        <w:left w:val="none" w:sz="0" w:space="0" w:color="auto"/>
        <w:bottom w:val="none" w:sz="0" w:space="0" w:color="auto"/>
        <w:right w:val="none" w:sz="0" w:space="0" w:color="auto"/>
      </w:divBdr>
    </w:div>
    <w:div w:id="972635988">
      <w:marLeft w:val="640"/>
      <w:marRight w:val="0"/>
      <w:marTop w:val="0"/>
      <w:marBottom w:val="0"/>
      <w:divBdr>
        <w:top w:val="none" w:sz="0" w:space="0" w:color="auto"/>
        <w:left w:val="none" w:sz="0" w:space="0" w:color="auto"/>
        <w:bottom w:val="none" w:sz="0" w:space="0" w:color="auto"/>
        <w:right w:val="none" w:sz="0" w:space="0" w:color="auto"/>
      </w:divBdr>
    </w:div>
    <w:div w:id="972641572">
      <w:marLeft w:val="640"/>
      <w:marRight w:val="0"/>
      <w:marTop w:val="0"/>
      <w:marBottom w:val="0"/>
      <w:divBdr>
        <w:top w:val="none" w:sz="0" w:space="0" w:color="auto"/>
        <w:left w:val="none" w:sz="0" w:space="0" w:color="auto"/>
        <w:bottom w:val="none" w:sz="0" w:space="0" w:color="auto"/>
        <w:right w:val="none" w:sz="0" w:space="0" w:color="auto"/>
      </w:divBdr>
    </w:div>
    <w:div w:id="972642269">
      <w:marLeft w:val="640"/>
      <w:marRight w:val="0"/>
      <w:marTop w:val="0"/>
      <w:marBottom w:val="0"/>
      <w:divBdr>
        <w:top w:val="none" w:sz="0" w:space="0" w:color="auto"/>
        <w:left w:val="none" w:sz="0" w:space="0" w:color="auto"/>
        <w:bottom w:val="none" w:sz="0" w:space="0" w:color="auto"/>
        <w:right w:val="none" w:sz="0" w:space="0" w:color="auto"/>
      </w:divBdr>
    </w:div>
    <w:div w:id="972708218">
      <w:marLeft w:val="640"/>
      <w:marRight w:val="0"/>
      <w:marTop w:val="0"/>
      <w:marBottom w:val="0"/>
      <w:divBdr>
        <w:top w:val="none" w:sz="0" w:space="0" w:color="auto"/>
        <w:left w:val="none" w:sz="0" w:space="0" w:color="auto"/>
        <w:bottom w:val="none" w:sz="0" w:space="0" w:color="auto"/>
        <w:right w:val="none" w:sz="0" w:space="0" w:color="auto"/>
      </w:divBdr>
    </w:div>
    <w:div w:id="972716064">
      <w:marLeft w:val="640"/>
      <w:marRight w:val="0"/>
      <w:marTop w:val="0"/>
      <w:marBottom w:val="0"/>
      <w:divBdr>
        <w:top w:val="none" w:sz="0" w:space="0" w:color="auto"/>
        <w:left w:val="none" w:sz="0" w:space="0" w:color="auto"/>
        <w:bottom w:val="none" w:sz="0" w:space="0" w:color="auto"/>
        <w:right w:val="none" w:sz="0" w:space="0" w:color="auto"/>
      </w:divBdr>
    </w:div>
    <w:div w:id="972830275">
      <w:marLeft w:val="640"/>
      <w:marRight w:val="0"/>
      <w:marTop w:val="0"/>
      <w:marBottom w:val="0"/>
      <w:divBdr>
        <w:top w:val="none" w:sz="0" w:space="0" w:color="auto"/>
        <w:left w:val="none" w:sz="0" w:space="0" w:color="auto"/>
        <w:bottom w:val="none" w:sz="0" w:space="0" w:color="auto"/>
        <w:right w:val="none" w:sz="0" w:space="0" w:color="auto"/>
      </w:divBdr>
    </w:div>
    <w:div w:id="972831914">
      <w:marLeft w:val="640"/>
      <w:marRight w:val="0"/>
      <w:marTop w:val="0"/>
      <w:marBottom w:val="0"/>
      <w:divBdr>
        <w:top w:val="none" w:sz="0" w:space="0" w:color="auto"/>
        <w:left w:val="none" w:sz="0" w:space="0" w:color="auto"/>
        <w:bottom w:val="none" w:sz="0" w:space="0" w:color="auto"/>
        <w:right w:val="none" w:sz="0" w:space="0" w:color="auto"/>
      </w:divBdr>
    </w:div>
    <w:div w:id="972952884">
      <w:marLeft w:val="640"/>
      <w:marRight w:val="0"/>
      <w:marTop w:val="0"/>
      <w:marBottom w:val="0"/>
      <w:divBdr>
        <w:top w:val="none" w:sz="0" w:space="0" w:color="auto"/>
        <w:left w:val="none" w:sz="0" w:space="0" w:color="auto"/>
        <w:bottom w:val="none" w:sz="0" w:space="0" w:color="auto"/>
        <w:right w:val="none" w:sz="0" w:space="0" w:color="auto"/>
      </w:divBdr>
    </w:div>
    <w:div w:id="973094846">
      <w:marLeft w:val="640"/>
      <w:marRight w:val="0"/>
      <w:marTop w:val="0"/>
      <w:marBottom w:val="0"/>
      <w:divBdr>
        <w:top w:val="none" w:sz="0" w:space="0" w:color="auto"/>
        <w:left w:val="none" w:sz="0" w:space="0" w:color="auto"/>
        <w:bottom w:val="none" w:sz="0" w:space="0" w:color="auto"/>
        <w:right w:val="none" w:sz="0" w:space="0" w:color="auto"/>
      </w:divBdr>
    </w:div>
    <w:div w:id="973100807">
      <w:marLeft w:val="640"/>
      <w:marRight w:val="0"/>
      <w:marTop w:val="0"/>
      <w:marBottom w:val="0"/>
      <w:divBdr>
        <w:top w:val="none" w:sz="0" w:space="0" w:color="auto"/>
        <w:left w:val="none" w:sz="0" w:space="0" w:color="auto"/>
        <w:bottom w:val="none" w:sz="0" w:space="0" w:color="auto"/>
        <w:right w:val="none" w:sz="0" w:space="0" w:color="auto"/>
      </w:divBdr>
    </w:div>
    <w:div w:id="973213366">
      <w:marLeft w:val="640"/>
      <w:marRight w:val="0"/>
      <w:marTop w:val="0"/>
      <w:marBottom w:val="0"/>
      <w:divBdr>
        <w:top w:val="none" w:sz="0" w:space="0" w:color="auto"/>
        <w:left w:val="none" w:sz="0" w:space="0" w:color="auto"/>
        <w:bottom w:val="none" w:sz="0" w:space="0" w:color="auto"/>
        <w:right w:val="none" w:sz="0" w:space="0" w:color="auto"/>
      </w:divBdr>
    </w:div>
    <w:div w:id="973372609">
      <w:marLeft w:val="640"/>
      <w:marRight w:val="0"/>
      <w:marTop w:val="0"/>
      <w:marBottom w:val="0"/>
      <w:divBdr>
        <w:top w:val="none" w:sz="0" w:space="0" w:color="auto"/>
        <w:left w:val="none" w:sz="0" w:space="0" w:color="auto"/>
        <w:bottom w:val="none" w:sz="0" w:space="0" w:color="auto"/>
        <w:right w:val="none" w:sz="0" w:space="0" w:color="auto"/>
      </w:divBdr>
    </w:div>
    <w:div w:id="973406268">
      <w:marLeft w:val="640"/>
      <w:marRight w:val="0"/>
      <w:marTop w:val="0"/>
      <w:marBottom w:val="0"/>
      <w:divBdr>
        <w:top w:val="none" w:sz="0" w:space="0" w:color="auto"/>
        <w:left w:val="none" w:sz="0" w:space="0" w:color="auto"/>
        <w:bottom w:val="none" w:sz="0" w:space="0" w:color="auto"/>
        <w:right w:val="none" w:sz="0" w:space="0" w:color="auto"/>
      </w:divBdr>
    </w:div>
    <w:div w:id="973410589">
      <w:marLeft w:val="640"/>
      <w:marRight w:val="0"/>
      <w:marTop w:val="0"/>
      <w:marBottom w:val="0"/>
      <w:divBdr>
        <w:top w:val="none" w:sz="0" w:space="0" w:color="auto"/>
        <w:left w:val="none" w:sz="0" w:space="0" w:color="auto"/>
        <w:bottom w:val="none" w:sz="0" w:space="0" w:color="auto"/>
        <w:right w:val="none" w:sz="0" w:space="0" w:color="auto"/>
      </w:divBdr>
    </w:div>
    <w:div w:id="973414344">
      <w:marLeft w:val="640"/>
      <w:marRight w:val="0"/>
      <w:marTop w:val="0"/>
      <w:marBottom w:val="0"/>
      <w:divBdr>
        <w:top w:val="none" w:sz="0" w:space="0" w:color="auto"/>
        <w:left w:val="none" w:sz="0" w:space="0" w:color="auto"/>
        <w:bottom w:val="none" w:sz="0" w:space="0" w:color="auto"/>
        <w:right w:val="none" w:sz="0" w:space="0" w:color="auto"/>
      </w:divBdr>
    </w:div>
    <w:div w:id="973683330">
      <w:marLeft w:val="640"/>
      <w:marRight w:val="0"/>
      <w:marTop w:val="0"/>
      <w:marBottom w:val="0"/>
      <w:divBdr>
        <w:top w:val="none" w:sz="0" w:space="0" w:color="auto"/>
        <w:left w:val="none" w:sz="0" w:space="0" w:color="auto"/>
        <w:bottom w:val="none" w:sz="0" w:space="0" w:color="auto"/>
        <w:right w:val="none" w:sz="0" w:space="0" w:color="auto"/>
      </w:divBdr>
    </w:div>
    <w:div w:id="973754101">
      <w:marLeft w:val="640"/>
      <w:marRight w:val="0"/>
      <w:marTop w:val="0"/>
      <w:marBottom w:val="0"/>
      <w:divBdr>
        <w:top w:val="none" w:sz="0" w:space="0" w:color="auto"/>
        <w:left w:val="none" w:sz="0" w:space="0" w:color="auto"/>
        <w:bottom w:val="none" w:sz="0" w:space="0" w:color="auto"/>
        <w:right w:val="none" w:sz="0" w:space="0" w:color="auto"/>
      </w:divBdr>
    </w:div>
    <w:div w:id="973825650">
      <w:marLeft w:val="640"/>
      <w:marRight w:val="0"/>
      <w:marTop w:val="0"/>
      <w:marBottom w:val="0"/>
      <w:divBdr>
        <w:top w:val="none" w:sz="0" w:space="0" w:color="auto"/>
        <w:left w:val="none" w:sz="0" w:space="0" w:color="auto"/>
        <w:bottom w:val="none" w:sz="0" w:space="0" w:color="auto"/>
        <w:right w:val="none" w:sz="0" w:space="0" w:color="auto"/>
      </w:divBdr>
    </w:div>
    <w:div w:id="973828151">
      <w:marLeft w:val="640"/>
      <w:marRight w:val="0"/>
      <w:marTop w:val="0"/>
      <w:marBottom w:val="0"/>
      <w:divBdr>
        <w:top w:val="none" w:sz="0" w:space="0" w:color="auto"/>
        <w:left w:val="none" w:sz="0" w:space="0" w:color="auto"/>
        <w:bottom w:val="none" w:sz="0" w:space="0" w:color="auto"/>
        <w:right w:val="none" w:sz="0" w:space="0" w:color="auto"/>
      </w:divBdr>
    </w:div>
    <w:div w:id="973831185">
      <w:marLeft w:val="640"/>
      <w:marRight w:val="0"/>
      <w:marTop w:val="0"/>
      <w:marBottom w:val="0"/>
      <w:divBdr>
        <w:top w:val="none" w:sz="0" w:space="0" w:color="auto"/>
        <w:left w:val="none" w:sz="0" w:space="0" w:color="auto"/>
        <w:bottom w:val="none" w:sz="0" w:space="0" w:color="auto"/>
        <w:right w:val="none" w:sz="0" w:space="0" w:color="auto"/>
      </w:divBdr>
    </w:div>
    <w:div w:id="973869828">
      <w:marLeft w:val="640"/>
      <w:marRight w:val="0"/>
      <w:marTop w:val="0"/>
      <w:marBottom w:val="0"/>
      <w:divBdr>
        <w:top w:val="none" w:sz="0" w:space="0" w:color="auto"/>
        <w:left w:val="none" w:sz="0" w:space="0" w:color="auto"/>
        <w:bottom w:val="none" w:sz="0" w:space="0" w:color="auto"/>
        <w:right w:val="none" w:sz="0" w:space="0" w:color="auto"/>
      </w:divBdr>
    </w:div>
    <w:div w:id="973870388">
      <w:marLeft w:val="640"/>
      <w:marRight w:val="0"/>
      <w:marTop w:val="0"/>
      <w:marBottom w:val="0"/>
      <w:divBdr>
        <w:top w:val="none" w:sz="0" w:space="0" w:color="auto"/>
        <w:left w:val="none" w:sz="0" w:space="0" w:color="auto"/>
        <w:bottom w:val="none" w:sz="0" w:space="0" w:color="auto"/>
        <w:right w:val="none" w:sz="0" w:space="0" w:color="auto"/>
      </w:divBdr>
    </w:div>
    <w:div w:id="973875936">
      <w:marLeft w:val="640"/>
      <w:marRight w:val="0"/>
      <w:marTop w:val="0"/>
      <w:marBottom w:val="0"/>
      <w:divBdr>
        <w:top w:val="none" w:sz="0" w:space="0" w:color="auto"/>
        <w:left w:val="none" w:sz="0" w:space="0" w:color="auto"/>
        <w:bottom w:val="none" w:sz="0" w:space="0" w:color="auto"/>
        <w:right w:val="none" w:sz="0" w:space="0" w:color="auto"/>
      </w:divBdr>
    </w:div>
    <w:div w:id="973877285">
      <w:marLeft w:val="640"/>
      <w:marRight w:val="0"/>
      <w:marTop w:val="0"/>
      <w:marBottom w:val="0"/>
      <w:divBdr>
        <w:top w:val="none" w:sz="0" w:space="0" w:color="auto"/>
        <w:left w:val="none" w:sz="0" w:space="0" w:color="auto"/>
        <w:bottom w:val="none" w:sz="0" w:space="0" w:color="auto"/>
        <w:right w:val="none" w:sz="0" w:space="0" w:color="auto"/>
      </w:divBdr>
    </w:div>
    <w:div w:id="973945648">
      <w:marLeft w:val="640"/>
      <w:marRight w:val="0"/>
      <w:marTop w:val="0"/>
      <w:marBottom w:val="0"/>
      <w:divBdr>
        <w:top w:val="none" w:sz="0" w:space="0" w:color="auto"/>
        <w:left w:val="none" w:sz="0" w:space="0" w:color="auto"/>
        <w:bottom w:val="none" w:sz="0" w:space="0" w:color="auto"/>
        <w:right w:val="none" w:sz="0" w:space="0" w:color="auto"/>
      </w:divBdr>
    </w:div>
    <w:div w:id="974018750">
      <w:marLeft w:val="640"/>
      <w:marRight w:val="0"/>
      <w:marTop w:val="0"/>
      <w:marBottom w:val="0"/>
      <w:divBdr>
        <w:top w:val="none" w:sz="0" w:space="0" w:color="auto"/>
        <w:left w:val="none" w:sz="0" w:space="0" w:color="auto"/>
        <w:bottom w:val="none" w:sz="0" w:space="0" w:color="auto"/>
        <w:right w:val="none" w:sz="0" w:space="0" w:color="auto"/>
      </w:divBdr>
    </w:div>
    <w:div w:id="974024023">
      <w:marLeft w:val="640"/>
      <w:marRight w:val="0"/>
      <w:marTop w:val="0"/>
      <w:marBottom w:val="0"/>
      <w:divBdr>
        <w:top w:val="none" w:sz="0" w:space="0" w:color="auto"/>
        <w:left w:val="none" w:sz="0" w:space="0" w:color="auto"/>
        <w:bottom w:val="none" w:sz="0" w:space="0" w:color="auto"/>
        <w:right w:val="none" w:sz="0" w:space="0" w:color="auto"/>
      </w:divBdr>
    </w:div>
    <w:div w:id="974063609">
      <w:marLeft w:val="640"/>
      <w:marRight w:val="0"/>
      <w:marTop w:val="0"/>
      <w:marBottom w:val="0"/>
      <w:divBdr>
        <w:top w:val="none" w:sz="0" w:space="0" w:color="auto"/>
        <w:left w:val="none" w:sz="0" w:space="0" w:color="auto"/>
        <w:bottom w:val="none" w:sz="0" w:space="0" w:color="auto"/>
        <w:right w:val="none" w:sz="0" w:space="0" w:color="auto"/>
      </w:divBdr>
    </w:div>
    <w:div w:id="974065535">
      <w:marLeft w:val="640"/>
      <w:marRight w:val="0"/>
      <w:marTop w:val="0"/>
      <w:marBottom w:val="0"/>
      <w:divBdr>
        <w:top w:val="none" w:sz="0" w:space="0" w:color="auto"/>
        <w:left w:val="none" w:sz="0" w:space="0" w:color="auto"/>
        <w:bottom w:val="none" w:sz="0" w:space="0" w:color="auto"/>
        <w:right w:val="none" w:sz="0" w:space="0" w:color="auto"/>
      </w:divBdr>
    </w:div>
    <w:div w:id="974069541">
      <w:marLeft w:val="640"/>
      <w:marRight w:val="0"/>
      <w:marTop w:val="0"/>
      <w:marBottom w:val="0"/>
      <w:divBdr>
        <w:top w:val="none" w:sz="0" w:space="0" w:color="auto"/>
        <w:left w:val="none" w:sz="0" w:space="0" w:color="auto"/>
        <w:bottom w:val="none" w:sz="0" w:space="0" w:color="auto"/>
        <w:right w:val="none" w:sz="0" w:space="0" w:color="auto"/>
      </w:divBdr>
    </w:div>
    <w:div w:id="974290747">
      <w:marLeft w:val="640"/>
      <w:marRight w:val="0"/>
      <w:marTop w:val="0"/>
      <w:marBottom w:val="0"/>
      <w:divBdr>
        <w:top w:val="none" w:sz="0" w:space="0" w:color="auto"/>
        <w:left w:val="none" w:sz="0" w:space="0" w:color="auto"/>
        <w:bottom w:val="none" w:sz="0" w:space="0" w:color="auto"/>
        <w:right w:val="none" w:sz="0" w:space="0" w:color="auto"/>
      </w:divBdr>
    </w:div>
    <w:div w:id="974405635">
      <w:marLeft w:val="640"/>
      <w:marRight w:val="0"/>
      <w:marTop w:val="0"/>
      <w:marBottom w:val="0"/>
      <w:divBdr>
        <w:top w:val="none" w:sz="0" w:space="0" w:color="auto"/>
        <w:left w:val="none" w:sz="0" w:space="0" w:color="auto"/>
        <w:bottom w:val="none" w:sz="0" w:space="0" w:color="auto"/>
        <w:right w:val="none" w:sz="0" w:space="0" w:color="auto"/>
      </w:divBdr>
    </w:div>
    <w:div w:id="974405711">
      <w:marLeft w:val="640"/>
      <w:marRight w:val="0"/>
      <w:marTop w:val="0"/>
      <w:marBottom w:val="0"/>
      <w:divBdr>
        <w:top w:val="none" w:sz="0" w:space="0" w:color="auto"/>
        <w:left w:val="none" w:sz="0" w:space="0" w:color="auto"/>
        <w:bottom w:val="none" w:sz="0" w:space="0" w:color="auto"/>
        <w:right w:val="none" w:sz="0" w:space="0" w:color="auto"/>
      </w:divBdr>
    </w:div>
    <w:div w:id="974482850">
      <w:marLeft w:val="640"/>
      <w:marRight w:val="0"/>
      <w:marTop w:val="0"/>
      <w:marBottom w:val="0"/>
      <w:divBdr>
        <w:top w:val="none" w:sz="0" w:space="0" w:color="auto"/>
        <w:left w:val="none" w:sz="0" w:space="0" w:color="auto"/>
        <w:bottom w:val="none" w:sz="0" w:space="0" w:color="auto"/>
        <w:right w:val="none" w:sz="0" w:space="0" w:color="auto"/>
      </w:divBdr>
    </w:div>
    <w:div w:id="974600374">
      <w:marLeft w:val="640"/>
      <w:marRight w:val="0"/>
      <w:marTop w:val="0"/>
      <w:marBottom w:val="0"/>
      <w:divBdr>
        <w:top w:val="none" w:sz="0" w:space="0" w:color="auto"/>
        <w:left w:val="none" w:sz="0" w:space="0" w:color="auto"/>
        <w:bottom w:val="none" w:sz="0" w:space="0" w:color="auto"/>
        <w:right w:val="none" w:sz="0" w:space="0" w:color="auto"/>
      </w:divBdr>
    </w:div>
    <w:div w:id="974872236">
      <w:marLeft w:val="640"/>
      <w:marRight w:val="0"/>
      <w:marTop w:val="0"/>
      <w:marBottom w:val="0"/>
      <w:divBdr>
        <w:top w:val="none" w:sz="0" w:space="0" w:color="auto"/>
        <w:left w:val="none" w:sz="0" w:space="0" w:color="auto"/>
        <w:bottom w:val="none" w:sz="0" w:space="0" w:color="auto"/>
        <w:right w:val="none" w:sz="0" w:space="0" w:color="auto"/>
      </w:divBdr>
    </w:div>
    <w:div w:id="974915241">
      <w:bodyDiv w:val="1"/>
      <w:marLeft w:val="0"/>
      <w:marRight w:val="0"/>
      <w:marTop w:val="0"/>
      <w:marBottom w:val="0"/>
      <w:divBdr>
        <w:top w:val="none" w:sz="0" w:space="0" w:color="auto"/>
        <w:left w:val="none" w:sz="0" w:space="0" w:color="auto"/>
        <w:bottom w:val="none" w:sz="0" w:space="0" w:color="auto"/>
        <w:right w:val="none" w:sz="0" w:space="0" w:color="auto"/>
      </w:divBdr>
    </w:div>
    <w:div w:id="974943605">
      <w:marLeft w:val="640"/>
      <w:marRight w:val="0"/>
      <w:marTop w:val="0"/>
      <w:marBottom w:val="0"/>
      <w:divBdr>
        <w:top w:val="none" w:sz="0" w:space="0" w:color="auto"/>
        <w:left w:val="none" w:sz="0" w:space="0" w:color="auto"/>
        <w:bottom w:val="none" w:sz="0" w:space="0" w:color="auto"/>
        <w:right w:val="none" w:sz="0" w:space="0" w:color="auto"/>
      </w:divBdr>
    </w:div>
    <w:div w:id="974985331">
      <w:marLeft w:val="640"/>
      <w:marRight w:val="0"/>
      <w:marTop w:val="0"/>
      <w:marBottom w:val="0"/>
      <w:divBdr>
        <w:top w:val="none" w:sz="0" w:space="0" w:color="auto"/>
        <w:left w:val="none" w:sz="0" w:space="0" w:color="auto"/>
        <w:bottom w:val="none" w:sz="0" w:space="0" w:color="auto"/>
        <w:right w:val="none" w:sz="0" w:space="0" w:color="auto"/>
      </w:divBdr>
    </w:div>
    <w:div w:id="974988121">
      <w:marLeft w:val="640"/>
      <w:marRight w:val="0"/>
      <w:marTop w:val="0"/>
      <w:marBottom w:val="0"/>
      <w:divBdr>
        <w:top w:val="none" w:sz="0" w:space="0" w:color="auto"/>
        <w:left w:val="none" w:sz="0" w:space="0" w:color="auto"/>
        <w:bottom w:val="none" w:sz="0" w:space="0" w:color="auto"/>
        <w:right w:val="none" w:sz="0" w:space="0" w:color="auto"/>
      </w:divBdr>
    </w:div>
    <w:div w:id="974992607">
      <w:marLeft w:val="640"/>
      <w:marRight w:val="0"/>
      <w:marTop w:val="0"/>
      <w:marBottom w:val="0"/>
      <w:divBdr>
        <w:top w:val="none" w:sz="0" w:space="0" w:color="auto"/>
        <w:left w:val="none" w:sz="0" w:space="0" w:color="auto"/>
        <w:bottom w:val="none" w:sz="0" w:space="0" w:color="auto"/>
        <w:right w:val="none" w:sz="0" w:space="0" w:color="auto"/>
      </w:divBdr>
    </w:div>
    <w:div w:id="975335933">
      <w:marLeft w:val="640"/>
      <w:marRight w:val="0"/>
      <w:marTop w:val="0"/>
      <w:marBottom w:val="0"/>
      <w:divBdr>
        <w:top w:val="none" w:sz="0" w:space="0" w:color="auto"/>
        <w:left w:val="none" w:sz="0" w:space="0" w:color="auto"/>
        <w:bottom w:val="none" w:sz="0" w:space="0" w:color="auto"/>
        <w:right w:val="none" w:sz="0" w:space="0" w:color="auto"/>
      </w:divBdr>
    </w:div>
    <w:div w:id="975375045">
      <w:marLeft w:val="640"/>
      <w:marRight w:val="0"/>
      <w:marTop w:val="0"/>
      <w:marBottom w:val="0"/>
      <w:divBdr>
        <w:top w:val="none" w:sz="0" w:space="0" w:color="auto"/>
        <w:left w:val="none" w:sz="0" w:space="0" w:color="auto"/>
        <w:bottom w:val="none" w:sz="0" w:space="0" w:color="auto"/>
        <w:right w:val="none" w:sz="0" w:space="0" w:color="auto"/>
      </w:divBdr>
    </w:div>
    <w:div w:id="975447954">
      <w:marLeft w:val="640"/>
      <w:marRight w:val="0"/>
      <w:marTop w:val="0"/>
      <w:marBottom w:val="0"/>
      <w:divBdr>
        <w:top w:val="none" w:sz="0" w:space="0" w:color="auto"/>
        <w:left w:val="none" w:sz="0" w:space="0" w:color="auto"/>
        <w:bottom w:val="none" w:sz="0" w:space="0" w:color="auto"/>
        <w:right w:val="none" w:sz="0" w:space="0" w:color="auto"/>
      </w:divBdr>
    </w:div>
    <w:div w:id="975451809">
      <w:marLeft w:val="640"/>
      <w:marRight w:val="0"/>
      <w:marTop w:val="0"/>
      <w:marBottom w:val="0"/>
      <w:divBdr>
        <w:top w:val="none" w:sz="0" w:space="0" w:color="auto"/>
        <w:left w:val="none" w:sz="0" w:space="0" w:color="auto"/>
        <w:bottom w:val="none" w:sz="0" w:space="0" w:color="auto"/>
        <w:right w:val="none" w:sz="0" w:space="0" w:color="auto"/>
      </w:divBdr>
    </w:div>
    <w:div w:id="975451961">
      <w:marLeft w:val="640"/>
      <w:marRight w:val="0"/>
      <w:marTop w:val="0"/>
      <w:marBottom w:val="0"/>
      <w:divBdr>
        <w:top w:val="none" w:sz="0" w:space="0" w:color="auto"/>
        <w:left w:val="none" w:sz="0" w:space="0" w:color="auto"/>
        <w:bottom w:val="none" w:sz="0" w:space="0" w:color="auto"/>
        <w:right w:val="none" w:sz="0" w:space="0" w:color="auto"/>
      </w:divBdr>
    </w:div>
    <w:div w:id="975453172">
      <w:marLeft w:val="640"/>
      <w:marRight w:val="0"/>
      <w:marTop w:val="0"/>
      <w:marBottom w:val="0"/>
      <w:divBdr>
        <w:top w:val="none" w:sz="0" w:space="0" w:color="auto"/>
        <w:left w:val="none" w:sz="0" w:space="0" w:color="auto"/>
        <w:bottom w:val="none" w:sz="0" w:space="0" w:color="auto"/>
        <w:right w:val="none" w:sz="0" w:space="0" w:color="auto"/>
      </w:divBdr>
    </w:div>
    <w:div w:id="975719802">
      <w:marLeft w:val="640"/>
      <w:marRight w:val="0"/>
      <w:marTop w:val="0"/>
      <w:marBottom w:val="0"/>
      <w:divBdr>
        <w:top w:val="none" w:sz="0" w:space="0" w:color="auto"/>
        <w:left w:val="none" w:sz="0" w:space="0" w:color="auto"/>
        <w:bottom w:val="none" w:sz="0" w:space="0" w:color="auto"/>
        <w:right w:val="none" w:sz="0" w:space="0" w:color="auto"/>
      </w:divBdr>
    </w:div>
    <w:div w:id="975724613">
      <w:marLeft w:val="640"/>
      <w:marRight w:val="0"/>
      <w:marTop w:val="0"/>
      <w:marBottom w:val="0"/>
      <w:divBdr>
        <w:top w:val="none" w:sz="0" w:space="0" w:color="auto"/>
        <w:left w:val="none" w:sz="0" w:space="0" w:color="auto"/>
        <w:bottom w:val="none" w:sz="0" w:space="0" w:color="auto"/>
        <w:right w:val="none" w:sz="0" w:space="0" w:color="auto"/>
      </w:divBdr>
    </w:div>
    <w:div w:id="975791891">
      <w:marLeft w:val="640"/>
      <w:marRight w:val="0"/>
      <w:marTop w:val="0"/>
      <w:marBottom w:val="0"/>
      <w:divBdr>
        <w:top w:val="none" w:sz="0" w:space="0" w:color="auto"/>
        <w:left w:val="none" w:sz="0" w:space="0" w:color="auto"/>
        <w:bottom w:val="none" w:sz="0" w:space="0" w:color="auto"/>
        <w:right w:val="none" w:sz="0" w:space="0" w:color="auto"/>
      </w:divBdr>
    </w:div>
    <w:div w:id="975836871">
      <w:marLeft w:val="640"/>
      <w:marRight w:val="0"/>
      <w:marTop w:val="0"/>
      <w:marBottom w:val="0"/>
      <w:divBdr>
        <w:top w:val="none" w:sz="0" w:space="0" w:color="auto"/>
        <w:left w:val="none" w:sz="0" w:space="0" w:color="auto"/>
        <w:bottom w:val="none" w:sz="0" w:space="0" w:color="auto"/>
        <w:right w:val="none" w:sz="0" w:space="0" w:color="auto"/>
      </w:divBdr>
    </w:div>
    <w:div w:id="975911366">
      <w:marLeft w:val="640"/>
      <w:marRight w:val="0"/>
      <w:marTop w:val="0"/>
      <w:marBottom w:val="0"/>
      <w:divBdr>
        <w:top w:val="none" w:sz="0" w:space="0" w:color="auto"/>
        <w:left w:val="none" w:sz="0" w:space="0" w:color="auto"/>
        <w:bottom w:val="none" w:sz="0" w:space="0" w:color="auto"/>
        <w:right w:val="none" w:sz="0" w:space="0" w:color="auto"/>
      </w:divBdr>
    </w:div>
    <w:div w:id="975911753">
      <w:marLeft w:val="640"/>
      <w:marRight w:val="0"/>
      <w:marTop w:val="0"/>
      <w:marBottom w:val="0"/>
      <w:divBdr>
        <w:top w:val="none" w:sz="0" w:space="0" w:color="auto"/>
        <w:left w:val="none" w:sz="0" w:space="0" w:color="auto"/>
        <w:bottom w:val="none" w:sz="0" w:space="0" w:color="auto"/>
        <w:right w:val="none" w:sz="0" w:space="0" w:color="auto"/>
      </w:divBdr>
    </w:div>
    <w:div w:id="975916963">
      <w:marLeft w:val="640"/>
      <w:marRight w:val="0"/>
      <w:marTop w:val="0"/>
      <w:marBottom w:val="0"/>
      <w:divBdr>
        <w:top w:val="none" w:sz="0" w:space="0" w:color="auto"/>
        <w:left w:val="none" w:sz="0" w:space="0" w:color="auto"/>
        <w:bottom w:val="none" w:sz="0" w:space="0" w:color="auto"/>
        <w:right w:val="none" w:sz="0" w:space="0" w:color="auto"/>
      </w:divBdr>
    </w:div>
    <w:div w:id="975917121">
      <w:marLeft w:val="640"/>
      <w:marRight w:val="0"/>
      <w:marTop w:val="0"/>
      <w:marBottom w:val="0"/>
      <w:divBdr>
        <w:top w:val="none" w:sz="0" w:space="0" w:color="auto"/>
        <w:left w:val="none" w:sz="0" w:space="0" w:color="auto"/>
        <w:bottom w:val="none" w:sz="0" w:space="0" w:color="auto"/>
        <w:right w:val="none" w:sz="0" w:space="0" w:color="auto"/>
      </w:divBdr>
    </w:div>
    <w:div w:id="975989945">
      <w:marLeft w:val="640"/>
      <w:marRight w:val="0"/>
      <w:marTop w:val="0"/>
      <w:marBottom w:val="0"/>
      <w:divBdr>
        <w:top w:val="none" w:sz="0" w:space="0" w:color="auto"/>
        <w:left w:val="none" w:sz="0" w:space="0" w:color="auto"/>
        <w:bottom w:val="none" w:sz="0" w:space="0" w:color="auto"/>
        <w:right w:val="none" w:sz="0" w:space="0" w:color="auto"/>
      </w:divBdr>
    </w:div>
    <w:div w:id="976035197">
      <w:marLeft w:val="640"/>
      <w:marRight w:val="0"/>
      <w:marTop w:val="0"/>
      <w:marBottom w:val="0"/>
      <w:divBdr>
        <w:top w:val="none" w:sz="0" w:space="0" w:color="auto"/>
        <w:left w:val="none" w:sz="0" w:space="0" w:color="auto"/>
        <w:bottom w:val="none" w:sz="0" w:space="0" w:color="auto"/>
        <w:right w:val="none" w:sz="0" w:space="0" w:color="auto"/>
      </w:divBdr>
    </w:div>
    <w:div w:id="976104854">
      <w:marLeft w:val="640"/>
      <w:marRight w:val="0"/>
      <w:marTop w:val="0"/>
      <w:marBottom w:val="0"/>
      <w:divBdr>
        <w:top w:val="none" w:sz="0" w:space="0" w:color="auto"/>
        <w:left w:val="none" w:sz="0" w:space="0" w:color="auto"/>
        <w:bottom w:val="none" w:sz="0" w:space="0" w:color="auto"/>
        <w:right w:val="none" w:sz="0" w:space="0" w:color="auto"/>
      </w:divBdr>
    </w:div>
    <w:div w:id="976107830">
      <w:marLeft w:val="640"/>
      <w:marRight w:val="0"/>
      <w:marTop w:val="0"/>
      <w:marBottom w:val="0"/>
      <w:divBdr>
        <w:top w:val="none" w:sz="0" w:space="0" w:color="auto"/>
        <w:left w:val="none" w:sz="0" w:space="0" w:color="auto"/>
        <w:bottom w:val="none" w:sz="0" w:space="0" w:color="auto"/>
        <w:right w:val="none" w:sz="0" w:space="0" w:color="auto"/>
      </w:divBdr>
    </w:div>
    <w:div w:id="976181548">
      <w:marLeft w:val="640"/>
      <w:marRight w:val="0"/>
      <w:marTop w:val="0"/>
      <w:marBottom w:val="0"/>
      <w:divBdr>
        <w:top w:val="none" w:sz="0" w:space="0" w:color="auto"/>
        <w:left w:val="none" w:sz="0" w:space="0" w:color="auto"/>
        <w:bottom w:val="none" w:sz="0" w:space="0" w:color="auto"/>
        <w:right w:val="none" w:sz="0" w:space="0" w:color="auto"/>
      </w:divBdr>
    </w:div>
    <w:div w:id="976184260">
      <w:marLeft w:val="640"/>
      <w:marRight w:val="0"/>
      <w:marTop w:val="0"/>
      <w:marBottom w:val="0"/>
      <w:divBdr>
        <w:top w:val="none" w:sz="0" w:space="0" w:color="auto"/>
        <w:left w:val="none" w:sz="0" w:space="0" w:color="auto"/>
        <w:bottom w:val="none" w:sz="0" w:space="0" w:color="auto"/>
        <w:right w:val="none" w:sz="0" w:space="0" w:color="auto"/>
      </w:divBdr>
    </w:div>
    <w:div w:id="976254444">
      <w:marLeft w:val="640"/>
      <w:marRight w:val="0"/>
      <w:marTop w:val="0"/>
      <w:marBottom w:val="0"/>
      <w:divBdr>
        <w:top w:val="none" w:sz="0" w:space="0" w:color="auto"/>
        <w:left w:val="none" w:sz="0" w:space="0" w:color="auto"/>
        <w:bottom w:val="none" w:sz="0" w:space="0" w:color="auto"/>
        <w:right w:val="none" w:sz="0" w:space="0" w:color="auto"/>
      </w:divBdr>
    </w:div>
    <w:div w:id="976255642">
      <w:marLeft w:val="640"/>
      <w:marRight w:val="0"/>
      <w:marTop w:val="0"/>
      <w:marBottom w:val="0"/>
      <w:divBdr>
        <w:top w:val="none" w:sz="0" w:space="0" w:color="auto"/>
        <w:left w:val="none" w:sz="0" w:space="0" w:color="auto"/>
        <w:bottom w:val="none" w:sz="0" w:space="0" w:color="auto"/>
        <w:right w:val="none" w:sz="0" w:space="0" w:color="auto"/>
      </w:divBdr>
    </w:div>
    <w:div w:id="976373579">
      <w:marLeft w:val="640"/>
      <w:marRight w:val="0"/>
      <w:marTop w:val="0"/>
      <w:marBottom w:val="0"/>
      <w:divBdr>
        <w:top w:val="none" w:sz="0" w:space="0" w:color="auto"/>
        <w:left w:val="none" w:sz="0" w:space="0" w:color="auto"/>
        <w:bottom w:val="none" w:sz="0" w:space="0" w:color="auto"/>
        <w:right w:val="none" w:sz="0" w:space="0" w:color="auto"/>
      </w:divBdr>
    </w:div>
    <w:div w:id="976447027">
      <w:marLeft w:val="640"/>
      <w:marRight w:val="0"/>
      <w:marTop w:val="0"/>
      <w:marBottom w:val="0"/>
      <w:divBdr>
        <w:top w:val="none" w:sz="0" w:space="0" w:color="auto"/>
        <w:left w:val="none" w:sz="0" w:space="0" w:color="auto"/>
        <w:bottom w:val="none" w:sz="0" w:space="0" w:color="auto"/>
        <w:right w:val="none" w:sz="0" w:space="0" w:color="auto"/>
      </w:divBdr>
    </w:div>
    <w:div w:id="976453630">
      <w:marLeft w:val="640"/>
      <w:marRight w:val="0"/>
      <w:marTop w:val="0"/>
      <w:marBottom w:val="0"/>
      <w:divBdr>
        <w:top w:val="none" w:sz="0" w:space="0" w:color="auto"/>
        <w:left w:val="none" w:sz="0" w:space="0" w:color="auto"/>
        <w:bottom w:val="none" w:sz="0" w:space="0" w:color="auto"/>
        <w:right w:val="none" w:sz="0" w:space="0" w:color="auto"/>
      </w:divBdr>
    </w:div>
    <w:div w:id="976492445">
      <w:marLeft w:val="640"/>
      <w:marRight w:val="0"/>
      <w:marTop w:val="0"/>
      <w:marBottom w:val="0"/>
      <w:divBdr>
        <w:top w:val="none" w:sz="0" w:space="0" w:color="auto"/>
        <w:left w:val="none" w:sz="0" w:space="0" w:color="auto"/>
        <w:bottom w:val="none" w:sz="0" w:space="0" w:color="auto"/>
        <w:right w:val="none" w:sz="0" w:space="0" w:color="auto"/>
      </w:divBdr>
    </w:div>
    <w:div w:id="976568047">
      <w:marLeft w:val="640"/>
      <w:marRight w:val="0"/>
      <w:marTop w:val="0"/>
      <w:marBottom w:val="0"/>
      <w:divBdr>
        <w:top w:val="none" w:sz="0" w:space="0" w:color="auto"/>
        <w:left w:val="none" w:sz="0" w:space="0" w:color="auto"/>
        <w:bottom w:val="none" w:sz="0" w:space="0" w:color="auto"/>
        <w:right w:val="none" w:sz="0" w:space="0" w:color="auto"/>
      </w:divBdr>
    </w:div>
    <w:div w:id="976570773">
      <w:marLeft w:val="640"/>
      <w:marRight w:val="0"/>
      <w:marTop w:val="0"/>
      <w:marBottom w:val="0"/>
      <w:divBdr>
        <w:top w:val="none" w:sz="0" w:space="0" w:color="auto"/>
        <w:left w:val="none" w:sz="0" w:space="0" w:color="auto"/>
        <w:bottom w:val="none" w:sz="0" w:space="0" w:color="auto"/>
        <w:right w:val="none" w:sz="0" w:space="0" w:color="auto"/>
      </w:divBdr>
    </w:div>
    <w:div w:id="976573321">
      <w:marLeft w:val="640"/>
      <w:marRight w:val="0"/>
      <w:marTop w:val="0"/>
      <w:marBottom w:val="0"/>
      <w:divBdr>
        <w:top w:val="none" w:sz="0" w:space="0" w:color="auto"/>
        <w:left w:val="none" w:sz="0" w:space="0" w:color="auto"/>
        <w:bottom w:val="none" w:sz="0" w:space="0" w:color="auto"/>
        <w:right w:val="none" w:sz="0" w:space="0" w:color="auto"/>
      </w:divBdr>
    </w:div>
    <w:div w:id="976644299">
      <w:marLeft w:val="640"/>
      <w:marRight w:val="0"/>
      <w:marTop w:val="0"/>
      <w:marBottom w:val="0"/>
      <w:divBdr>
        <w:top w:val="none" w:sz="0" w:space="0" w:color="auto"/>
        <w:left w:val="none" w:sz="0" w:space="0" w:color="auto"/>
        <w:bottom w:val="none" w:sz="0" w:space="0" w:color="auto"/>
        <w:right w:val="none" w:sz="0" w:space="0" w:color="auto"/>
      </w:divBdr>
    </w:div>
    <w:div w:id="976649188">
      <w:marLeft w:val="640"/>
      <w:marRight w:val="0"/>
      <w:marTop w:val="0"/>
      <w:marBottom w:val="0"/>
      <w:divBdr>
        <w:top w:val="none" w:sz="0" w:space="0" w:color="auto"/>
        <w:left w:val="none" w:sz="0" w:space="0" w:color="auto"/>
        <w:bottom w:val="none" w:sz="0" w:space="0" w:color="auto"/>
        <w:right w:val="none" w:sz="0" w:space="0" w:color="auto"/>
      </w:divBdr>
    </w:div>
    <w:div w:id="976683992">
      <w:marLeft w:val="640"/>
      <w:marRight w:val="0"/>
      <w:marTop w:val="0"/>
      <w:marBottom w:val="0"/>
      <w:divBdr>
        <w:top w:val="none" w:sz="0" w:space="0" w:color="auto"/>
        <w:left w:val="none" w:sz="0" w:space="0" w:color="auto"/>
        <w:bottom w:val="none" w:sz="0" w:space="0" w:color="auto"/>
        <w:right w:val="none" w:sz="0" w:space="0" w:color="auto"/>
      </w:divBdr>
    </w:div>
    <w:div w:id="976691681">
      <w:marLeft w:val="640"/>
      <w:marRight w:val="0"/>
      <w:marTop w:val="0"/>
      <w:marBottom w:val="0"/>
      <w:divBdr>
        <w:top w:val="none" w:sz="0" w:space="0" w:color="auto"/>
        <w:left w:val="none" w:sz="0" w:space="0" w:color="auto"/>
        <w:bottom w:val="none" w:sz="0" w:space="0" w:color="auto"/>
        <w:right w:val="none" w:sz="0" w:space="0" w:color="auto"/>
      </w:divBdr>
    </w:div>
    <w:div w:id="976911477">
      <w:marLeft w:val="640"/>
      <w:marRight w:val="0"/>
      <w:marTop w:val="0"/>
      <w:marBottom w:val="0"/>
      <w:divBdr>
        <w:top w:val="none" w:sz="0" w:space="0" w:color="auto"/>
        <w:left w:val="none" w:sz="0" w:space="0" w:color="auto"/>
        <w:bottom w:val="none" w:sz="0" w:space="0" w:color="auto"/>
        <w:right w:val="none" w:sz="0" w:space="0" w:color="auto"/>
      </w:divBdr>
    </w:div>
    <w:div w:id="976953402">
      <w:marLeft w:val="640"/>
      <w:marRight w:val="0"/>
      <w:marTop w:val="0"/>
      <w:marBottom w:val="0"/>
      <w:divBdr>
        <w:top w:val="none" w:sz="0" w:space="0" w:color="auto"/>
        <w:left w:val="none" w:sz="0" w:space="0" w:color="auto"/>
        <w:bottom w:val="none" w:sz="0" w:space="0" w:color="auto"/>
        <w:right w:val="none" w:sz="0" w:space="0" w:color="auto"/>
      </w:divBdr>
    </w:div>
    <w:div w:id="976959334">
      <w:marLeft w:val="640"/>
      <w:marRight w:val="0"/>
      <w:marTop w:val="0"/>
      <w:marBottom w:val="0"/>
      <w:divBdr>
        <w:top w:val="none" w:sz="0" w:space="0" w:color="auto"/>
        <w:left w:val="none" w:sz="0" w:space="0" w:color="auto"/>
        <w:bottom w:val="none" w:sz="0" w:space="0" w:color="auto"/>
        <w:right w:val="none" w:sz="0" w:space="0" w:color="auto"/>
      </w:divBdr>
    </w:div>
    <w:div w:id="977034031">
      <w:marLeft w:val="640"/>
      <w:marRight w:val="0"/>
      <w:marTop w:val="0"/>
      <w:marBottom w:val="0"/>
      <w:divBdr>
        <w:top w:val="none" w:sz="0" w:space="0" w:color="auto"/>
        <w:left w:val="none" w:sz="0" w:space="0" w:color="auto"/>
        <w:bottom w:val="none" w:sz="0" w:space="0" w:color="auto"/>
        <w:right w:val="none" w:sz="0" w:space="0" w:color="auto"/>
      </w:divBdr>
    </w:div>
    <w:div w:id="977105549">
      <w:marLeft w:val="640"/>
      <w:marRight w:val="0"/>
      <w:marTop w:val="0"/>
      <w:marBottom w:val="0"/>
      <w:divBdr>
        <w:top w:val="none" w:sz="0" w:space="0" w:color="auto"/>
        <w:left w:val="none" w:sz="0" w:space="0" w:color="auto"/>
        <w:bottom w:val="none" w:sz="0" w:space="0" w:color="auto"/>
        <w:right w:val="none" w:sz="0" w:space="0" w:color="auto"/>
      </w:divBdr>
    </w:div>
    <w:div w:id="977151106">
      <w:marLeft w:val="640"/>
      <w:marRight w:val="0"/>
      <w:marTop w:val="0"/>
      <w:marBottom w:val="0"/>
      <w:divBdr>
        <w:top w:val="none" w:sz="0" w:space="0" w:color="auto"/>
        <w:left w:val="none" w:sz="0" w:space="0" w:color="auto"/>
        <w:bottom w:val="none" w:sz="0" w:space="0" w:color="auto"/>
        <w:right w:val="none" w:sz="0" w:space="0" w:color="auto"/>
      </w:divBdr>
    </w:div>
    <w:div w:id="977219759">
      <w:marLeft w:val="640"/>
      <w:marRight w:val="0"/>
      <w:marTop w:val="0"/>
      <w:marBottom w:val="0"/>
      <w:divBdr>
        <w:top w:val="none" w:sz="0" w:space="0" w:color="auto"/>
        <w:left w:val="none" w:sz="0" w:space="0" w:color="auto"/>
        <w:bottom w:val="none" w:sz="0" w:space="0" w:color="auto"/>
        <w:right w:val="none" w:sz="0" w:space="0" w:color="auto"/>
      </w:divBdr>
    </w:div>
    <w:div w:id="977221201">
      <w:marLeft w:val="640"/>
      <w:marRight w:val="0"/>
      <w:marTop w:val="0"/>
      <w:marBottom w:val="0"/>
      <w:divBdr>
        <w:top w:val="none" w:sz="0" w:space="0" w:color="auto"/>
        <w:left w:val="none" w:sz="0" w:space="0" w:color="auto"/>
        <w:bottom w:val="none" w:sz="0" w:space="0" w:color="auto"/>
        <w:right w:val="none" w:sz="0" w:space="0" w:color="auto"/>
      </w:divBdr>
    </w:div>
    <w:div w:id="977228032">
      <w:marLeft w:val="640"/>
      <w:marRight w:val="0"/>
      <w:marTop w:val="0"/>
      <w:marBottom w:val="0"/>
      <w:divBdr>
        <w:top w:val="none" w:sz="0" w:space="0" w:color="auto"/>
        <w:left w:val="none" w:sz="0" w:space="0" w:color="auto"/>
        <w:bottom w:val="none" w:sz="0" w:space="0" w:color="auto"/>
        <w:right w:val="none" w:sz="0" w:space="0" w:color="auto"/>
      </w:divBdr>
    </w:div>
    <w:div w:id="977343235">
      <w:marLeft w:val="640"/>
      <w:marRight w:val="0"/>
      <w:marTop w:val="0"/>
      <w:marBottom w:val="0"/>
      <w:divBdr>
        <w:top w:val="none" w:sz="0" w:space="0" w:color="auto"/>
        <w:left w:val="none" w:sz="0" w:space="0" w:color="auto"/>
        <w:bottom w:val="none" w:sz="0" w:space="0" w:color="auto"/>
        <w:right w:val="none" w:sz="0" w:space="0" w:color="auto"/>
      </w:divBdr>
    </w:div>
    <w:div w:id="977370184">
      <w:marLeft w:val="640"/>
      <w:marRight w:val="0"/>
      <w:marTop w:val="0"/>
      <w:marBottom w:val="0"/>
      <w:divBdr>
        <w:top w:val="none" w:sz="0" w:space="0" w:color="auto"/>
        <w:left w:val="none" w:sz="0" w:space="0" w:color="auto"/>
        <w:bottom w:val="none" w:sz="0" w:space="0" w:color="auto"/>
        <w:right w:val="none" w:sz="0" w:space="0" w:color="auto"/>
      </w:divBdr>
    </w:div>
    <w:div w:id="977497309">
      <w:marLeft w:val="640"/>
      <w:marRight w:val="0"/>
      <w:marTop w:val="0"/>
      <w:marBottom w:val="0"/>
      <w:divBdr>
        <w:top w:val="none" w:sz="0" w:space="0" w:color="auto"/>
        <w:left w:val="none" w:sz="0" w:space="0" w:color="auto"/>
        <w:bottom w:val="none" w:sz="0" w:space="0" w:color="auto"/>
        <w:right w:val="none" w:sz="0" w:space="0" w:color="auto"/>
      </w:divBdr>
    </w:div>
    <w:div w:id="977497561">
      <w:marLeft w:val="640"/>
      <w:marRight w:val="0"/>
      <w:marTop w:val="0"/>
      <w:marBottom w:val="0"/>
      <w:divBdr>
        <w:top w:val="none" w:sz="0" w:space="0" w:color="auto"/>
        <w:left w:val="none" w:sz="0" w:space="0" w:color="auto"/>
        <w:bottom w:val="none" w:sz="0" w:space="0" w:color="auto"/>
        <w:right w:val="none" w:sz="0" w:space="0" w:color="auto"/>
      </w:divBdr>
    </w:div>
    <w:div w:id="977536585">
      <w:marLeft w:val="640"/>
      <w:marRight w:val="0"/>
      <w:marTop w:val="0"/>
      <w:marBottom w:val="0"/>
      <w:divBdr>
        <w:top w:val="none" w:sz="0" w:space="0" w:color="auto"/>
        <w:left w:val="none" w:sz="0" w:space="0" w:color="auto"/>
        <w:bottom w:val="none" w:sz="0" w:space="0" w:color="auto"/>
        <w:right w:val="none" w:sz="0" w:space="0" w:color="auto"/>
      </w:divBdr>
    </w:div>
    <w:div w:id="977540215">
      <w:marLeft w:val="640"/>
      <w:marRight w:val="0"/>
      <w:marTop w:val="0"/>
      <w:marBottom w:val="0"/>
      <w:divBdr>
        <w:top w:val="none" w:sz="0" w:space="0" w:color="auto"/>
        <w:left w:val="none" w:sz="0" w:space="0" w:color="auto"/>
        <w:bottom w:val="none" w:sz="0" w:space="0" w:color="auto"/>
        <w:right w:val="none" w:sz="0" w:space="0" w:color="auto"/>
      </w:divBdr>
    </w:div>
    <w:div w:id="977760203">
      <w:marLeft w:val="640"/>
      <w:marRight w:val="0"/>
      <w:marTop w:val="0"/>
      <w:marBottom w:val="0"/>
      <w:divBdr>
        <w:top w:val="none" w:sz="0" w:space="0" w:color="auto"/>
        <w:left w:val="none" w:sz="0" w:space="0" w:color="auto"/>
        <w:bottom w:val="none" w:sz="0" w:space="0" w:color="auto"/>
        <w:right w:val="none" w:sz="0" w:space="0" w:color="auto"/>
      </w:divBdr>
    </w:div>
    <w:div w:id="977879344">
      <w:marLeft w:val="640"/>
      <w:marRight w:val="0"/>
      <w:marTop w:val="0"/>
      <w:marBottom w:val="0"/>
      <w:divBdr>
        <w:top w:val="none" w:sz="0" w:space="0" w:color="auto"/>
        <w:left w:val="none" w:sz="0" w:space="0" w:color="auto"/>
        <w:bottom w:val="none" w:sz="0" w:space="0" w:color="auto"/>
        <w:right w:val="none" w:sz="0" w:space="0" w:color="auto"/>
      </w:divBdr>
    </w:div>
    <w:div w:id="977881637">
      <w:marLeft w:val="640"/>
      <w:marRight w:val="0"/>
      <w:marTop w:val="0"/>
      <w:marBottom w:val="0"/>
      <w:divBdr>
        <w:top w:val="none" w:sz="0" w:space="0" w:color="auto"/>
        <w:left w:val="none" w:sz="0" w:space="0" w:color="auto"/>
        <w:bottom w:val="none" w:sz="0" w:space="0" w:color="auto"/>
        <w:right w:val="none" w:sz="0" w:space="0" w:color="auto"/>
      </w:divBdr>
    </w:div>
    <w:div w:id="977954369">
      <w:marLeft w:val="640"/>
      <w:marRight w:val="0"/>
      <w:marTop w:val="0"/>
      <w:marBottom w:val="0"/>
      <w:divBdr>
        <w:top w:val="none" w:sz="0" w:space="0" w:color="auto"/>
        <w:left w:val="none" w:sz="0" w:space="0" w:color="auto"/>
        <w:bottom w:val="none" w:sz="0" w:space="0" w:color="auto"/>
        <w:right w:val="none" w:sz="0" w:space="0" w:color="auto"/>
      </w:divBdr>
    </w:div>
    <w:div w:id="978001776">
      <w:marLeft w:val="640"/>
      <w:marRight w:val="0"/>
      <w:marTop w:val="0"/>
      <w:marBottom w:val="0"/>
      <w:divBdr>
        <w:top w:val="none" w:sz="0" w:space="0" w:color="auto"/>
        <w:left w:val="none" w:sz="0" w:space="0" w:color="auto"/>
        <w:bottom w:val="none" w:sz="0" w:space="0" w:color="auto"/>
        <w:right w:val="none" w:sz="0" w:space="0" w:color="auto"/>
      </w:divBdr>
    </w:div>
    <w:div w:id="978070078">
      <w:marLeft w:val="640"/>
      <w:marRight w:val="0"/>
      <w:marTop w:val="0"/>
      <w:marBottom w:val="0"/>
      <w:divBdr>
        <w:top w:val="none" w:sz="0" w:space="0" w:color="auto"/>
        <w:left w:val="none" w:sz="0" w:space="0" w:color="auto"/>
        <w:bottom w:val="none" w:sz="0" w:space="0" w:color="auto"/>
        <w:right w:val="none" w:sz="0" w:space="0" w:color="auto"/>
      </w:divBdr>
    </w:div>
    <w:div w:id="978072023">
      <w:marLeft w:val="640"/>
      <w:marRight w:val="0"/>
      <w:marTop w:val="0"/>
      <w:marBottom w:val="0"/>
      <w:divBdr>
        <w:top w:val="none" w:sz="0" w:space="0" w:color="auto"/>
        <w:left w:val="none" w:sz="0" w:space="0" w:color="auto"/>
        <w:bottom w:val="none" w:sz="0" w:space="0" w:color="auto"/>
        <w:right w:val="none" w:sz="0" w:space="0" w:color="auto"/>
      </w:divBdr>
    </w:div>
    <w:div w:id="978076870">
      <w:marLeft w:val="640"/>
      <w:marRight w:val="0"/>
      <w:marTop w:val="0"/>
      <w:marBottom w:val="0"/>
      <w:divBdr>
        <w:top w:val="none" w:sz="0" w:space="0" w:color="auto"/>
        <w:left w:val="none" w:sz="0" w:space="0" w:color="auto"/>
        <w:bottom w:val="none" w:sz="0" w:space="0" w:color="auto"/>
        <w:right w:val="none" w:sz="0" w:space="0" w:color="auto"/>
      </w:divBdr>
    </w:div>
    <w:div w:id="978344852">
      <w:marLeft w:val="640"/>
      <w:marRight w:val="0"/>
      <w:marTop w:val="0"/>
      <w:marBottom w:val="0"/>
      <w:divBdr>
        <w:top w:val="none" w:sz="0" w:space="0" w:color="auto"/>
        <w:left w:val="none" w:sz="0" w:space="0" w:color="auto"/>
        <w:bottom w:val="none" w:sz="0" w:space="0" w:color="auto"/>
        <w:right w:val="none" w:sz="0" w:space="0" w:color="auto"/>
      </w:divBdr>
    </w:div>
    <w:div w:id="978387385">
      <w:marLeft w:val="640"/>
      <w:marRight w:val="0"/>
      <w:marTop w:val="0"/>
      <w:marBottom w:val="0"/>
      <w:divBdr>
        <w:top w:val="none" w:sz="0" w:space="0" w:color="auto"/>
        <w:left w:val="none" w:sz="0" w:space="0" w:color="auto"/>
        <w:bottom w:val="none" w:sz="0" w:space="0" w:color="auto"/>
        <w:right w:val="none" w:sz="0" w:space="0" w:color="auto"/>
      </w:divBdr>
    </w:div>
    <w:div w:id="978413346">
      <w:marLeft w:val="640"/>
      <w:marRight w:val="0"/>
      <w:marTop w:val="0"/>
      <w:marBottom w:val="0"/>
      <w:divBdr>
        <w:top w:val="none" w:sz="0" w:space="0" w:color="auto"/>
        <w:left w:val="none" w:sz="0" w:space="0" w:color="auto"/>
        <w:bottom w:val="none" w:sz="0" w:space="0" w:color="auto"/>
        <w:right w:val="none" w:sz="0" w:space="0" w:color="auto"/>
      </w:divBdr>
    </w:div>
    <w:div w:id="978461656">
      <w:marLeft w:val="640"/>
      <w:marRight w:val="0"/>
      <w:marTop w:val="0"/>
      <w:marBottom w:val="0"/>
      <w:divBdr>
        <w:top w:val="none" w:sz="0" w:space="0" w:color="auto"/>
        <w:left w:val="none" w:sz="0" w:space="0" w:color="auto"/>
        <w:bottom w:val="none" w:sz="0" w:space="0" w:color="auto"/>
        <w:right w:val="none" w:sz="0" w:space="0" w:color="auto"/>
      </w:divBdr>
    </w:div>
    <w:div w:id="978531608">
      <w:marLeft w:val="640"/>
      <w:marRight w:val="0"/>
      <w:marTop w:val="0"/>
      <w:marBottom w:val="0"/>
      <w:divBdr>
        <w:top w:val="none" w:sz="0" w:space="0" w:color="auto"/>
        <w:left w:val="none" w:sz="0" w:space="0" w:color="auto"/>
        <w:bottom w:val="none" w:sz="0" w:space="0" w:color="auto"/>
        <w:right w:val="none" w:sz="0" w:space="0" w:color="auto"/>
      </w:divBdr>
    </w:div>
    <w:div w:id="978535645">
      <w:marLeft w:val="640"/>
      <w:marRight w:val="0"/>
      <w:marTop w:val="0"/>
      <w:marBottom w:val="0"/>
      <w:divBdr>
        <w:top w:val="none" w:sz="0" w:space="0" w:color="auto"/>
        <w:left w:val="none" w:sz="0" w:space="0" w:color="auto"/>
        <w:bottom w:val="none" w:sz="0" w:space="0" w:color="auto"/>
        <w:right w:val="none" w:sz="0" w:space="0" w:color="auto"/>
      </w:divBdr>
    </w:div>
    <w:div w:id="978724109">
      <w:marLeft w:val="640"/>
      <w:marRight w:val="0"/>
      <w:marTop w:val="0"/>
      <w:marBottom w:val="0"/>
      <w:divBdr>
        <w:top w:val="none" w:sz="0" w:space="0" w:color="auto"/>
        <w:left w:val="none" w:sz="0" w:space="0" w:color="auto"/>
        <w:bottom w:val="none" w:sz="0" w:space="0" w:color="auto"/>
        <w:right w:val="none" w:sz="0" w:space="0" w:color="auto"/>
      </w:divBdr>
    </w:div>
    <w:div w:id="978803968">
      <w:marLeft w:val="640"/>
      <w:marRight w:val="0"/>
      <w:marTop w:val="0"/>
      <w:marBottom w:val="0"/>
      <w:divBdr>
        <w:top w:val="none" w:sz="0" w:space="0" w:color="auto"/>
        <w:left w:val="none" w:sz="0" w:space="0" w:color="auto"/>
        <w:bottom w:val="none" w:sz="0" w:space="0" w:color="auto"/>
        <w:right w:val="none" w:sz="0" w:space="0" w:color="auto"/>
      </w:divBdr>
    </w:div>
    <w:div w:id="978920873">
      <w:marLeft w:val="640"/>
      <w:marRight w:val="0"/>
      <w:marTop w:val="0"/>
      <w:marBottom w:val="0"/>
      <w:divBdr>
        <w:top w:val="none" w:sz="0" w:space="0" w:color="auto"/>
        <w:left w:val="none" w:sz="0" w:space="0" w:color="auto"/>
        <w:bottom w:val="none" w:sz="0" w:space="0" w:color="auto"/>
        <w:right w:val="none" w:sz="0" w:space="0" w:color="auto"/>
      </w:divBdr>
    </w:div>
    <w:div w:id="978921153">
      <w:marLeft w:val="640"/>
      <w:marRight w:val="0"/>
      <w:marTop w:val="0"/>
      <w:marBottom w:val="0"/>
      <w:divBdr>
        <w:top w:val="none" w:sz="0" w:space="0" w:color="auto"/>
        <w:left w:val="none" w:sz="0" w:space="0" w:color="auto"/>
        <w:bottom w:val="none" w:sz="0" w:space="0" w:color="auto"/>
        <w:right w:val="none" w:sz="0" w:space="0" w:color="auto"/>
      </w:divBdr>
    </w:div>
    <w:div w:id="978993552">
      <w:marLeft w:val="640"/>
      <w:marRight w:val="0"/>
      <w:marTop w:val="0"/>
      <w:marBottom w:val="0"/>
      <w:divBdr>
        <w:top w:val="none" w:sz="0" w:space="0" w:color="auto"/>
        <w:left w:val="none" w:sz="0" w:space="0" w:color="auto"/>
        <w:bottom w:val="none" w:sz="0" w:space="0" w:color="auto"/>
        <w:right w:val="none" w:sz="0" w:space="0" w:color="auto"/>
      </w:divBdr>
    </w:div>
    <w:div w:id="978996422">
      <w:marLeft w:val="640"/>
      <w:marRight w:val="0"/>
      <w:marTop w:val="0"/>
      <w:marBottom w:val="0"/>
      <w:divBdr>
        <w:top w:val="none" w:sz="0" w:space="0" w:color="auto"/>
        <w:left w:val="none" w:sz="0" w:space="0" w:color="auto"/>
        <w:bottom w:val="none" w:sz="0" w:space="0" w:color="auto"/>
        <w:right w:val="none" w:sz="0" w:space="0" w:color="auto"/>
      </w:divBdr>
    </w:div>
    <w:div w:id="979071405">
      <w:marLeft w:val="640"/>
      <w:marRight w:val="0"/>
      <w:marTop w:val="0"/>
      <w:marBottom w:val="0"/>
      <w:divBdr>
        <w:top w:val="none" w:sz="0" w:space="0" w:color="auto"/>
        <w:left w:val="none" w:sz="0" w:space="0" w:color="auto"/>
        <w:bottom w:val="none" w:sz="0" w:space="0" w:color="auto"/>
        <w:right w:val="none" w:sz="0" w:space="0" w:color="auto"/>
      </w:divBdr>
    </w:div>
    <w:div w:id="979260809">
      <w:marLeft w:val="640"/>
      <w:marRight w:val="0"/>
      <w:marTop w:val="0"/>
      <w:marBottom w:val="0"/>
      <w:divBdr>
        <w:top w:val="none" w:sz="0" w:space="0" w:color="auto"/>
        <w:left w:val="none" w:sz="0" w:space="0" w:color="auto"/>
        <w:bottom w:val="none" w:sz="0" w:space="0" w:color="auto"/>
        <w:right w:val="none" w:sz="0" w:space="0" w:color="auto"/>
      </w:divBdr>
    </w:div>
    <w:div w:id="979388296">
      <w:marLeft w:val="640"/>
      <w:marRight w:val="0"/>
      <w:marTop w:val="0"/>
      <w:marBottom w:val="0"/>
      <w:divBdr>
        <w:top w:val="none" w:sz="0" w:space="0" w:color="auto"/>
        <w:left w:val="none" w:sz="0" w:space="0" w:color="auto"/>
        <w:bottom w:val="none" w:sz="0" w:space="0" w:color="auto"/>
        <w:right w:val="none" w:sz="0" w:space="0" w:color="auto"/>
      </w:divBdr>
    </w:div>
    <w:div w:id="979455811">
      <w:marLeft w:val="640"/>
      <w:marRight w:val="0"/>
      <w:marTop w:val="0"/>
      <w:marBottom w:val="0"/>
      <w:divBdr>
        <w:top w:val="none" w:sz="0" w:space="0" w:color="auto"/>
        <w:left w:val="none" w:sz="0" w:space="0" w:color="auto"/>
        <w:bottom w:val="none" w:sz="0" w:space="0" w:color="auto"/>
        <w:right w:val="none" w:sz="0" w:space="0" w:color="auto"/>
      </w:divBdr>
    </w:div>
    <w:div w:id="979504607">
      <w:marLeft w:val="640"/>
      <w:marRight w:val="0"/>
      <w:marTop w:val="0"/>
      <w:marBottom w:val="0"/>
      <w:divBdr>
        <w:top w:val="none" w:sz="0" w:space="0" w:color="auto"/>
        <w:left w:val="none" w:sz="0" w:space="0" w:color="auto"/>
        <w:bottom w:val="none" w:sz="0" w:space="0" w:color="auto"/>
        <w:right w:val="none" w:sz="0" w:space="0" w:color="auto"/>
      </w:divBdr>
    </w:div>
    <w:div w:id="979579482">
      <w:marLeft w:val="640"/>
      <w:marRight w:val="0"/>
      <w:marTop w:val="0"/>
      <w:marBottom w:val="0"/>
      <w:divBdr>
        <w:top w:val="none" w:sz="0" w:space="0" w:color="auto"/>
        <w:left w:val="none" w:sz="0" w:space="0" w:color="auto"/>
        <w:bottom w:val="none" w:sz="0" w:space="0" w:color="auto"/>
        <w:right w:val="none" w:sz="0" w:space="0" w:color="auto"/>
      </w:divBdr>
    </w:div>
    <w:div w:id="979653774">
      <w:marLeft w:val="640"/>
      <w:marRight w:val="0"/>
      <w:marTop w:val="0"/>
      <w:marBottom w:val="0"/>
      <w:divBdr>
        <w:top w:val="none" w:sz="0" w:space="0" w:color="auto"/>
        <w:left w:val="none" w:sz="0" w:space="0" w:color="auto"/>
        <w:bottom w:val="none" w:sz="0" w:space="0" w:color="auto"/>
        <w:right w:val="none" w:sz="0" w:space="0" w:color="auto"/>
      </w:divBdr>
    </w:div>
    <w:div w:id="979725219">
      <w:marLeft w:val="640"/>
      <w:marRight w:val="0"/>
      <w:marTop w:val="0"/>
      <w:marBottom w:val="0"/>
      <w:divBdr>
        <w:top w:val="none" w:sz="0" w:space="0" w:color="auto"/>
        <w:left w:val="none" w:sz="0" w:space="0" w:color="auto"/>
        <w:bottom w:val="none" w:sz="0" w:space="0" w:color="auto"/>
        <w:right w:val="none" w:sz="0" w:space="0" w:color="auto"/>
      </w:divBdr>
    </w:div>
    <w:div w:id="979768064">
      <w:marLeft w:val="640"/>
      <w:marRight w:val="0"/>
      <w:marTop w:val="0"/>
      <w:marBottom w:val="0"/>
      <w:divBdr>
        <w:top w:val="none" w:sz="0" w:space="0" w:color="auto"/>
        <w:left w:val="none" w:sz="0" w:space="0" w:color="auto"/>
        <w:bottom w:val="none" w:sz="0" w:space="0" w:color="auto"/>
        <w:right w:val="none" w:sz="0" w:space="0" w:color="auto"/>
      </w:divBdr>
    </w:div>
    <w:div w:id="979769150">
      <w:marLeft w:val="640"/>
      <w:marRight w:val="0"/>
      <w:marTop w:val="0"/>
      <w:marBottom w:val="0"/>
      <w:divBdr>
        <w:top w:val="none" w:sz="0" w:space="0" w:color="auto"/>
        <w:left w:val="none" w:sz="0" w:space="0" w:color="auto"/>
        <w:bottom w:val="none" w:sz="0" w:space="0" w:color="auto"/>
        <w:right w:val="none" w:sz="0" w:space="0" w:color="auto"/>
      </w:divBdr>
    </w:div>
    <w:div w:id="980039401">
      <w:marLeft w:val="640"/>
      <w:marRight w:val="0"/>
      <w:marTop w:val="0"/>
      <w:marBottom w:val="0"/>
      <w:divBdr>
        <w:top w:val="none" w:sz="0" w:space="0" w:color="auto"/>
        <w:left w:val="none" w:sz="0" w:space="0" w:color="auto"/>
        <w:bottom w:val="none" w:sz="0" w:space="0" w:color="auto"/>
        <w:right w:val="none" w:sz="0" w:space="0" w:color="auto"/>
      </w:divBdr>
    </w:div>
    <w:div w:id="980112189">
      <w:marLeft w:val="640"/>
      <w:marRight w:val="0"/>
      <w:marTop w:val="0"/>
      <w:marBottom w:val="0"/>
      <w:divBdr>
        <w:top w:val="none" w:sz="0" w:space="0" w:color="auto"/>
        <w:left w:val="none" w:sz="0" w:space="0" w:color="auto"/>
        <w:bottom w:val="none" w:sz="0" w:space="0" w:color="auto"/>
        <w:right w:val="none" w:sz="0" w:space="0" w:color="auto"/>
      </w:divBdr>
    </w:div>
    <w:div w:id="980157938">
      <w:marLeft w:val="640"/>
      <w:marRight w:val="0"/>
      <w:marTop w:val="0"/>
      <w:marBottom w:val="0"/>
      <w:divBdr>
        <w:top w:val="none" w:sz="0" w:space="0" w:color="auto"/>
        <w:left w:val="none" w:sz="0" w:space="0" w:color="auto"/>
        <w:bottom w:val="none" w:sz="0" w:space="0" w:color="auto"/>
        <w:right w:val="none" w:sz="0" w:space="0" w:color="auto"/>
      </w:divBdr>
    </w:div>
    <w:div w:id="980227291">
      <w:marLeft w:val="640"/>
      <w:marRight w:val="0"/>
      <w:marTop w:val="0"/>
      <w:marBottom w:val="0"/>
      <w:divBdr>
        <w:top w:val="none" w:sz="0" w:space="0" w:color="auto"/>
        <w:left w:val="none" w:sz="0" w:space="0" w:color="auto"/>
        <w:bottom w:val="none" w:sz="0" w:space="0" w:color="auto"/>
        <w:right w:val="none" w:sz="0" w:space="0" w:color="auto"/>
      </w:divBdr>
    </w:div>
    <w:div w:id="980303006">
      <w:marLeft w:val="640"/>
      <w:marRight w:val="0"/>
      <w:marTop w:val="0"/>
      <w:marBottom w:val="0"/>
      <w:divBdr>
        <w:top w:val="none" w:sz="0" w:space="0" w:color="auto"/>
        <w:left w:val="none" w:sz="0" w:space="0" w:color="auto"/>
        <w:bottom w:val="none" w:sz="0" w:space="0" w:color="auto"/>
        <w:right w:val="none" w:sz="0" w:space="0" w:color="auto"/>
      </w:divBdr>
    </w:div>
    <w:div w:id="980304424">
      <w:marLeft w:val="640"/>
      <w:marRight w:val="0"/>
      <w:marTop w:val="0"/>
      <w:marBottom w:val="0"/>
      <w:divBdr>
        <w:top w:val="none" w:sz="0" w:space="0" w:color="auto"/>
        <w:left w:val="none" w:sz="0" w:space="0" w:color="auto"/>
        <w:bottom w:val="none" w:sz="0" w:space="0" w:color="auto"/>
        <w:right w:val="none" w:sz="0" w:space="0" w:color="auto"/>
      </w:divBdr>
    </w:div>
    <w:div w:id="980578259">
      <w:marLeft w:val="640"/>
      <w:marRight w:val="0"/>
      <w:marTop w:val="0"/>
      <w:marBottom w:val="0"/>
      <w:divBdr>
        <w:top w:val="none" w:sz="0" w:space="0" w:color="auto"/>
        <w:left w:val="none" w:sz="0" w:space="0" w:color="auto"/>
        <w:bottom w:val="none" w:sz="0" w:space="0" w:color="auto"/>
        <w:right w:val="none" w:sz="0" w:space="0" w:color="auto"/>
      </w:divBdr>
    </w:div>
    <w:div w:id="980690184">
      <w:marLeft w:val="640"/>
      <w:marRight w:val="0"/>
      <w:marTop w:val="0"/>
      <w:marBottom w:val="0"/>
      <w:divBdr>
        <w:top w:val="none" w:sz="0" w:space="0" w:color="auto"/>
        <w:left w:val="none" w:sz="0" w:space="0" w:color="auto"/>
        <w:bottom w:val="none" w:sz="0" w:space="0" w:color="auto"/>
        <w:right w:val="none" w:sz="0" w:space="0" w:color="auto"/>
      </w:divBdr>
    </w:div>
    <w:div w:id="980692805">
      <w:marLeft w:val="640"/>
      <w:marRight w:val="0"/>
      <w:marTop w:val="0"/>
      <w:marBottom w:val="0"/>
      <w:divBdr>
        <w:top w:val="none" w:sz="0" w:space="0" w:color="auto"/>
        <w:left w:val="none" w:sz="0" w:space="0" w:color="auto"/>
        <w:bottom w:val="none" w:sz="0" w:space="0" w:color="auto"/>
        <w:right w:val="none" w:sz="0" w:space="0" w:color="auto"/>
      </w:divBdr>
    </w:div>
    <w:div w:id="980770765">
      <w:marLeft w:val="640"/>
      <w:marRight w:val="0"/>
      <w:marTop w:val="0"/>
      <w:marBottom w:val="0"/>
      <w:divBdr>
        <w:top w:val="none" w:sz="0" w:space="0" w:color="auto"/>
        <w:left w:val="none" w:sz="0" w:space="0" w:color="auto"/>
        <w:bottom w:val="none" w:sz="0" w:space="0" w:color="auto"/>
        <w:right w:val="none" w:sz="0" w:space="0" w:color="auto"/>
      </w:divBdr>
    </w:div>
    <w:div w:id="980840202">
      <w:marLeft w:val="640"/>
      <w:marRight w:val="0"/>
      <w:marTop w:val="0"/>
      <w:marBottom w:val="0"/>
      <w:divBdr>
        <w:top w:val="none" w:sz="0" w:space="0" w:color="auto"/>
        <w:left w:val="none" w:sz="0" w:space="0" w:color="auto"/>
        <w:bottom w:val="none" w:sz="0" w:space="0" w:color="auto"/>
        <w:right w:val="none" w:sz="0" w:space="0" w:color="auto"/>
      </w:divBdr>
    </w:div>
    <w:div w:id="980843358">
      <w:marLeft w:val="640"/>
      <w:marRight w:val="0"/>
      <w:marTop w:val="0"/>
      <w:marBottom w:val="0"/>
      <w:divBdr>
        <w:top w:val="none" w:sz="0" w:space="0" w:color="auto"/>
        <w:left w:val="none" w:sz="0" w:space="0" w:color="auto"/>
        <w:bottom w:val="none" w:sz="0" w:space="0" w:color="auto"/>
        <w:right w:val="none" w:sz="0" w:space="0" w:color="auto"/>
      </w:divBdr>
    </w:div>
    <w:div w:id="980959604">
      <w:marLeft w:val="640"/>
      <w:marRight w:val="0"/>
      <w:marTop w:val="0"/>
      <w:marBottom w:val="0"/>
      <w:divBdr>
        <w:top w:val="none" w:sz="0" w:space="0" w:color="auto"/>
        <w:left w:val="none" w:sz="0" w:space="0" w:color="auto"/>
        <w:bottom w:val="none" w:sz="0" w:space="0" w:color="auto"/>
        <w:right w:val="none" w:sz="0" w:space="0" w:color="auto"/>
      </w:divBdr>
    </w:div>
    <w:div w:id="980965442">
      <w:marLeft w:val="640"/>
      <w:marRight w:val="0"/>
      <w:marTop w:val="0"/>
      <w:marBottom w:val="0"/>
      <w:divBdr>
        <w:top w:val="none" w:sz="0" w:space="0" w:color="auto"/>
        <w:left w:val="none" w:sz="0" w:space="0" w:color="auto"/>
        <w:bottom w:val="none" w:sz="0" w:space="0" w:color="auto"/>
        <w:right w:val="none" w:sz="0" w:space="0" w:color="auto"/>
      </w:divBdr>
    </w:div>
    <w:div w:id="981038350">
      <w:marLeft w:val="640"/>
      <w:marRight w:val="0"/>
      <w:marTop w:val="0"/>
      <w:marBottom w:val="0"/>
      <w:divBdr>
        <w:top w:val="none" w:sz="0" w:space="0" w:color="auto"/>
        <w:left w:val="none" w:sz="0" w:space="0" w:color="auto"/>
        <w:bottom w:val="none" w:sz="0" w:space="0" w:color="auto"/>
        <w:right w:val="none" w:sz="0" w:space="0" w:color="auto"/>
      </w:divBdr>
    </w:div>
    <w:div w:id="981040743">
      <w:marLeft w:val="640"/>
      <w:marRight w:val="0"/>
      <w:marTop w:val="0"/>
      <w:marBottom w:val="0"/>
      <w:divBdr>
        <w:top w:val="none" w:sz="0" w:space="0" w:color="auto"/>
        <w:left w:val="none" w:sz="0" w:space="0" w:color="auto"/>
        <w:bottom w:val="none" w:sz="0" w:space="0" w:color="auto"/>
        <w:right w:val="none" w:sz="0" w:space="0" w:color="auto"/>
      </w:divBdr>
    </w:div>
    <w:div w:id="981080483">
      <w:marLeft w:val="640"/>
      <w:marRight w:val="0"/>
      <w:marTop w:val="0"/>
      <w:marBottom w:val="0"/>
      <w:divBdr>
        <w:top w:val="none" w:sz="0" w:space="0" w:color="auto"/>
        <w:left w:val="none" w:sz="0" w:space="0" w:color="auto"/>
        <w:bottom w:val="none" w:sz="0" w:space="0" w:color="auto"/>
        <w:right w:val="none" w:sz="0" w:space="0" w:color="auto"/>
      </w:divBdr>
    </w:div>
    <w:div w:id="981154133">
      <w:marLeft w:val="640"/>
      <w:marRight w:val="0"/>
      <w:marTop w:val="0"/>
      <w:marBottom w:val="0"/>
      <w:divBdr>
        <w:top w:val="none" w:sz="0" w:space="0" w:color="auto"/>
        <w:left w:val="none" w:sz="0" w:space="0" w:color="auto"/>
        <w:bottom w:val="none" w:sz="0" w:space="0" w:color="auto"/>
        <w:right w:val="none" w:sz="0" w:space="0" w:color="auto"/>
      </w:divBdr>
    </w:div>
    <w:div w:id="981158009">
      <w:marLeft w:val="640"/>
      <w:marRight w:val="0"/>
      <w:marTop w:val="0"/>
      <w:marBottom w:val="0"/>
      <w:divBdr>
        <w:top w:val="none" w:sz="0" w:space="0" w:color="auto"/>
        <w:left w:val="none" w:sz="0" w:space="0" w:color="auto"/>
        <w:bottom w:val="none" w:sz="0" w:space="0" w:color="auto"/>
        <w:right w:val="none" w:sz="0" w:space="0" w:color="auto"/>
      </w:divBdr>
    </w:div>
    <w:div w:id="981273819">
      <w:marLeft w:val="640"/>
      <w:marRight w:val="0"/>
      <w:marTop w:val="0"/>
      <w:marBottom w:val="0"/>
      <w:divBdr>
        <w:top w:val="none" w:sz="0" w:space="0" w:color="auto"/>
        <w:left w:val="none" w:sz="0" w:space="0" w:color="auto"/>
        <w:bottom w:val="none" w:sz="0" w:space="0" w:color="auto"/>
        <w:right w:val="none" w:sz="0" w:space="0" w:color="auto"/>
      </w:divBdr>
    </w:div>
    <w:div w:id="981424248">
      <w:marLeft w:val="640"/>
      <w:marRight w:val="0"/>
      <w:marTop w:val="0"/>
      <w:marBottom w:val="0"/>
      <w:divBdr>
        <w:top w:val="none" w:sz="0" w:space="0" w:color="auto"/>
        <w:left w:val="none" w:sz="0" w:space="0" w:color="auto"/>
        <w:bottom w:val="none" w:sz="0" w:space="0" w:color="auto"/>
        <w:right w:val="none" w:sz="0" w:space="0" w:color="auto"/>
      </w:divBdr>
    </w:div>
    <w:div w:id="981469001">
      <w:marLeft w:val="640"/>
      <w:marRight w:val="0"/>
      <w:marTop w:val="0"/>
      <w:marBottom w:val="0"/>
      <w:divBdr>
        <w:top w:val="none" w:sz="0" w:space="0" w:color="auto"/>
        <w:left w:val="none" w:sz="0" w:space="0" w:color="auto"/>
        <w:bottom w:val="none" w:sz="0" w:space="0" w:color="auto"/>
        <w:right w:val="none" w:sz="0" w:space="0" w:color="auto"/>
      </w:divBdr>
    </w:div>
    <w:div w:id="981471326">
      <w:marLeft w:val="640"/>
      <w:marRight w:val="0"/>
      <w:marTop w:val="0"/>
      <w:marBottom w:val="0"/>
      <w:divBdr>
        <w:top w:val="none" w:sz="0" w:space="0" w:color="auto"/>
        <w:left w:val="none" w:sz="0" w:space="0" w:color="auto"/>
        <w:bottom w:val="none" w:sz="0" w:space="0" w:color="auto"/>
        <w:right w:val="none" w:sz="0" w:space="0" w:color="auto"/>
      </w:divBdr>
    </w:div>
    <w:div w:id="981497435">
      <w:marLeft w:val="640"/>
      <w:marRight w:val="0"/>
      <w:marTop w:val="0"/>
      <w:marBottom w:val="0"/>
      <w:divBdr>
        <w:top w:val="none" w:sz="0" w:space="0" w:color="auto"/>
        <w:left w:val="none" w:sz="0" w:space="0" w:color="auto"/>
        <w:bottom w:val="none" w:sz="0" w:space="0" w:color="auto"/>
        <w:right w:val="none" w:sz="0" w:space="0" w:color="auto"/>
      </w:divBdr>
    </w:div>
    <w:div w:id="981499040">
      <w:marLeft w:val="640"/>
      <w:marRight w:val="0"/>
      <w:marTop w:val="0"/>
      <w:marBottom w:val="0"/>
      <w:divBdr>
        <w:top w:val="none" w:sz="0" w:space="0" w:color="auto"/>
        <w:left w:val="none" w:sz="0" w:space="0" w:color="auto"/>
        <w:bottom w:val="none" w:sz="0" w:space="0" w:color="auto"/>
        <w:right w:val="none" w:sz="0" w:space="0" w:color="auto"/>
      </w:divBdr>
    </w:div>
    <w:div w:id="981538088">
      <w:marLeft w:val="640"/>
      <w:marRight w:val="0"/>
      <w:marTop w:val="0"/>
      <w:marBottom w:val="0"/>
      <w:divBdr>
        <w:top w:val="none" w:sz="0" w:space="0" w:color="auto"/>
        <w:left w:val="none" w:sz="0" w:space="0" w:color="auto"/>
        <w:bottom w:val="none" w:sz="0" w:space="0" w:color="auto"/>
        <w:right w:val="none" w:sz="0" w:space="0" w:color="auto"/>
      </w:divBdr>
    </w:div>
    <w:div w:id="981540862">
      <w:marLeft w:val="640"/>
      <w:marRight w:val="0"/>
      <w:marTop w:val="0"/>
      <w:marBottom w:val="0"/>
      <w:divBdr>
        <w:top w:val="none" w:sz="0" w:space="0" w:color="auto"/>
        <w:left w:val="none" w:sz="0" w:space="0" w:color="auto"/>
        <w:bottom w:val="none" w:sz="0" w:space="0" w:color="auto"/>
        <w:right w:val="none" w:sz="0" w:space="0" w:color="auto"/>
      </w:divBdr>
    </w:div>
    <w:div w:id="981614750">
      <w:marLeft w:val="640"/>
      <w:marRight w:val="0"/>
      <w:marTop w:val="0"/>
      <w:marBottom w:val="0"/>
      <w:divBdr>
        <w:top w:val="none" w:sz="0" w:space="0" w:color="auto"/>
        <w:left w:val="none" w:sz="0" w:space="0" w:color="auto"/>
        <w:bottom w:val="none" w:sz="0" w:space="0" w:color="auto"/>
        <w:right w:val="none" w:sz="0" w:space="0" w:color="auto"/>
      </w:divBdr>
    </w:div>
    <w:div w:id="981731416">
      <w:marLeft w:val="640"/>
      <w:marRight w:val="0"/>
      <w:marTop w:val="0"/>
      <w:marBottom w:val="0"/>
      <w:divBdr>
        <w:top w:val="none" w:sz="0" w:space="0" w:color="auto"/>
        <w:left w:val="none" w:sz="0" w:space="0" w:color="auto"/>
        <w:bottom w:val="none" w:sz="0" w:space="0" w:color="auto"/>
        <w:right w:val="none" w:sz="0" w:space="0" w:color="auto"/>
      </w:divBdr>
    </w:div>
    <w:div w:id="981735527">
      <w:marLeft w:val="640"/>
      <w:marRight w:val="0"/>
      <w:marTop w:val="0"/>
      <w:marBottom w:val="0"/>
      <w:divBdr>
        <w:top w:val="none" w:sz="0" w:space="0" w:color="auto"/>
        <w:left w:val="none" w:sz="0" w:space="0" w:color="auto"/>
        <w:bottom w:val="none" w:sz="0" w:space="0" w:color="auto"/>
        <w:right w:val="none" w:sz="0" w:space="0" w:color="auto"/>
      </w:divBdr>
    </w:div>
    <w:div w:id="981806579">
      <w:marLeft w:val="640"/>
      <w:marRight w:val="0"/>
      <w:marTop w:val="0"/>
      <w:marBottom w:val="0"/>
      <w:divBdr>
        <w:top w:val="none" w:sz="0" w:space="0" w:color="auto"/>
        <w:left w:val="none" w:sz="0" w:space="0" w:color="auto"/>
        <w:bottom w:val="none" w:sz="0" w:space="0" w:color="auto"/>
        <w:right w:val="none" w:sz="0" w:space="0" w:color="auto"/>
      </w:divBdr>
    </w:div>
    <w:div w:id="981814964">
      <w:marLeft w:val="640"/>
      <w:marRight w:val="0"/>
      <w:marTop w:val="0"/>
      <w:marBottom w:val="0"/>
      <w:divBdr>
        <w:top w:val="none" w:sz="0" w:space="0" w:color="auto"/>
        <w:left w:val="none" w:sz="0" w:space="0" w:color="auto"/>
        <w:bottom w:val="none" w:sz="0" w:space="0" w:color="auto"/>
        <w:right w:val="none" w:sz="0" w:space="0" w:color="auto"/>
      </w:divBdr>
    </w:div>
    <w:div w:id="982001786">
      <w:marLeft w:val="640"/>
      <w:marRight w:val="0"/>
      <w:marTop w:val="0"/>
      <w:marBottom w:val="0"/>
      <w:divBdr>
        <w:top w:val="none" w:sz="0" w:space="0" w:color="auto"/>
        <w:left w:val="none" w:sz="0" w:space="0" w:color="auto"/>
        <w:bottom w:val="none" w:sz="0" w:space="0" w:color="auto"/>
        <w:right w:val="none" w:sz="0" w:space="0" w:color="auto"/>
      </w:divBdr>
    </w:div>
    <w:div w:id="982005430">
      <w:marLeft w:val="640"/>
      <w:marRight w:val="0"/>
      <w:marTop w:val="0"/>
      <w:marBottom w:val="0"/>
      <w:divBdr>
        <w:top w:val="none" w:sz="0" w:space="0" w:color="auto"/>
        <w:left w:val="none" w:sz="0" w:space="0" w:color="auto"/>
        <w:bottom w:val="none" w:sz="0" w:space="0" w:color="auto"/>
        <w:right w:val="none" w:sz="0" w:space="0" w:color="auto"/>
      </w:divBdr>
    </w:div>
    <w:div w:id="982075190">
      <w:marLeft w:val="640"/>
      <w:marRight w:val="0"/>
      <w:marTop w:val="0"/>
      <w:marBottom w:val="0"/>
      <w:divBdr>
        <w:top w:val="none" w:sz="0" w:space="0" w:color="auto"/>
        <w:left w:val="none" w:sz="0" w:space="0" w:color="auto"/>
        <w:bottom w:val="none" w:sz="0" w:space="0" w:color="auto"/>
        <w:right w:val="none" w:sz="0" w:space="0" w:color="auto"/>
      </w:divBdr>
    </w:div>
    <w:div w:id="982083189">
      <w:marLeft w:val="640"/>
      <w:marRight w:val="0"/>
      <w:marTop w:val="0"/>
      <w:marBottom w:val="0"/>
      <w:divBdr>
        <w:top w:val="none" w:sz="0" w:space="0" w:color="auto"/>
        <w:left w:val="none" w:sz="0" w:space="0" w:color="auto"/>
        <w:bottom w:val="none" w:sz="0" w:space="0" w:color="auto"/>
        <w:right w:val="none" w:sz="0" w:space="0" w:color="auto"/>
      </w:divBdr>
    </w:div>
    <w:div w:id="982272452">
      <w:marLeft w:val="640"/>
      <w:marRight w:val="0"/>
      <w:marTop w:val="0"/>
      <w:marBottom w:val="0"/>
      <w:divBdr>
        <w:top w:val="none" w:sz="0" w:space="0" w:color="auto"/>
        <w:left w:val="none" w:sz="0" w:space="0" w:color="auto"/>
        <w:bottom w:val="none" w:sz="0" w:space="0" w:color="auto"/>
        <w:right w:val="none" w:sz="0" w:space="0" w:color="auto"/>
      </w:divBdr>
    </w:div>
    <w:div w:id="982273903">
      <w:marLeft w:val="640"/>
      <w:marRight w:val="0"/>
      <w:marTop w:val="0"/>
      <w:marBottom w:val="0"/>
      <w:divBdr>
        <w:top w:val="none" w:sz="0" w:space="0" w:color="auto"/>
        <w:left w:val="none" w:sz="0" w:space="0" w:color="auto"/>
        <w:bottom w:val="none" w:sz="0" w:space="0" w:color="auto"/>
        <w:right w:val="none" w:sz="0" w:space="0" w:color="auto"/>
      </w:divBdr>
    </w:div>
    <w:div w:id="982319384">
      <w:marLeft w:val="640"/>
      <w:marRight w:val="0"/>
      <w:marTop w:val="0"/>
      <w:marBottom w:val="0"/>
      <w:divBdr>
        <w:top w:val="none" w:sz="0" w:space="0" w:color="auto"/>
        <w:left w:val="none" w:sz="0" w:space="0" w:color="auto"/>
        <w:bottom w:val="none" w:sz="0" w:space="0" w:color="auto"/>
        <w:right w:val="none" w:sz="0" w:space="0" w:color="auto"/>
      </w:divBdr>
    </w:div>
    <w:div w:id="982465835">
      <w:marLeft w:val="640"/>
      <w:marRight w:val="0"/>
      <w:marTop w:val="0"/>
      <w:marBottom w:val="0"/>
      <w:divBdr>
        <w:top w:val="none" w:sz="0" w:space="0" w:color="auto"/>
        <w:left w:val="none" w:sz="0" w:space="0" w:color="auto"/>
        <w:bottom w:val="none" w:sz="0" w:space="0" w:color="auto"/>
        <w:right w:val="none" w:sz="0" w:space="0" w:color="auto"/>
      </w:divBdr>
    </w:div>
    <w:div w:id="982585643">
      <w:marLeft w:val="640"/>
      <w:marRight w:val="0"/>
      <w:marTop w:val="0"/>
      <w:marBottom w:val="0"/>
      <w:divBdr>
        <w:top w:val="none" w:sz="0" w:space="0" w:color="auto"/>
        <w:left w:val="none" w:sz="0" w:space="0" w:color="auto"/>
        <w:bottom w:val="none" w:sz="0" w:space="0" w:color="auto"/>
        <w:right w:val="none" w:sz="0" w:space="0" w:color="auto"/>
      </w:divBdr>
    </w:div>
    <w:div w:id="982659137">
      <w:marLeft w:val="640"/>
      <w:marRight w:val="0"/>
      <w:marTop w:val="0"/>
      <w:marBottom w:val="0"/>
      <w:divBdr>
        <w:top w:val="none" w:sz="0" w:space="0" w:color="auto"/>
        <w:left w:val="none" w:sz="0" w:space="0" w:color="auto"/>
        <w:bottom w:val="none" w:sz="0" w:space="0" w:color="auto"/>
        <w:right w:val="none" w:sz="0" w:space="0" w:color="auto"/>
      </w:divBdr>
    </w:div>
    <w:div w:id="982660409">
      <w:marLeft w:val="640"/>
      <w:marRight w:val="0"/>
      <w:marTop w:val="0"/>
      <w:marBottom w:val="0"/>
      <w:divBdr>
        <w:top w:val="none" w:sz="0" w:space="0" w:color="auto"/>
        <w:left w:val="none" w:sz="0" w:space="0" w:color="auto"/>
        <w:bottom w:val="none" w:sz="0" w:space="0" w:color="auto"/>
        <w:right w:val="none" w:sz="0" w:space="0" w:color="auto"/>
      </w:divBdr>
    </w:div>
    <w:div w:id="982664246">
      <w:marLeft w:val="640"/>
      <w:marRight w:val="0"/>
      <w:marTop w:val="0"/>
      <w:marBottom w:val="0"/>
      <w:divBdr>
        <w:top w:val="none" w:sz="0" w:space="0" w:color="auto"/>
        <w:left w:val="none" w:sz="0" w:space="0" w:color="auto"/>
        <w:bottom w:val="none" w:sz="0" w:space="0" w:color="auto"/>
        <w:right w:val="none" w:sz="0" w:space="0" w:color="auto"/>
      </w:divBdr>
    </w:div>
    <w:div w:id="982737508">
      <w:marLeft w:val="640"/>
      <w:marRight w:val="0"/>
      <w:marTop w:val="0"/>
      <w:marBottom w:val="0"/>
      <w:divBdr>
        <w:top w:val="none" w:sz="0" w:space="0" w:color="auto"/>
        <w:left w:val="none" w:sz="0" w:space="0" w:color="auto"/>
        <w:bottom w:val="none" w:sz="0" w:space="0" w:color="auto"/>
        <w:right w:val="none" w:sz="0" w:space="0" w:color="auto"/>
      </w:divBdr>
    </w:div>
    <w:div w:id="982805730">
      <w:marLeft w:val="640"/>
      <w:marRight w:val="0"/>
      <w:marTop w:val="0"/>
      <w:marBottom w:val="0"/>
      <w:divBdr>
        <w:top w:val="none" w:sz="0" w:space="0" w:color="auto"/>
        <w:left w:val="none" w:sz="0" w:space="0" w:color="auto"/>
        <w:bottom w:val="none" w:sz="0" w:space="0" w:color="auto"/>
        <w:right w:val="none" w:sz="0" w:space="0" w:color="auto"/>
      </w:divBdr>
    </w:div>
    <w:div w:id="982807275">
      <w:bodyDiv w:val="1"/>
      <w:marLeft w:val="0"/>
      <w:marRight w:val="0"/>
      <w:marTop w:val="0"/>
      <w:marBottom w:val="0"/>
      <w:divBdr>
        <w:top w:val="none" w:sz="0" w:space="0" w:color="auto"/>
        <w:left w:val="none" w:sz="0" w:space="0" w:color="auto"/>
        <w:bottom w:val="none" w:sz="0" w:space="0" w:color="auto"/>
        <w:right w:val="none" w:sz="0" w:space="0" w:color="auto"/>
      </w:divBdr>
    </w:div>
    <w:div w:id="982851428">
      <w:marLeft w:val="640"/>
      <w:marRight w:val="0"/>
      <w:marTop w:val="0"/>
      <w:marBottom w:val="0"/>
      <w:divBdr>
        <w:top w:val="none" w:sz="0" w:space="0" w:color="auto"/>
        <w:left w:val="none" w:sz="0" w:space="0" w:color="auto"/>
        <w:bottom w:val="none" w:sz="0" w:space="0" w:color="auto"/>
        <w:right w:val="none" w:sz="0" w:space="0" w:color="auto"/>
      </w:divBdr>
    </w:div>
    <w:div w:id="982856750">
      <w:marLeft w:val="640"/>
      <w:marRight w:val="0"/>
      <w:marTop w:val="0"/>
      <w:marBottom w:val="0"/>
      <w:divBdr>
        <w:top w:val="none" w:sz="0" w:space="0" w:color="auto"/>
        <w:left w:val="none" w:sz="0" w:space="0" w:color="auto"/>
        <w:bottom w:val="none" w:sz="0" w:space="0" w:color="auto"/>
        <w:right w:val="none" w:sz="0" w:space="0" w:color="auto"/>
      </w:divBdr>
    </w:div>
    <w:div w:id="982930858">
      <w:marLeft w:val="480"/>
      <w:marRight w:val="0"/>
      <w:marTop w:val="0"/>
      <w:marBottom w:val="0"/>
      <w:divBdr>
        <w:top w:val="none" w:sz="0" w:space="0" w:color="auto"/>
        <w:left w:val="none" w:sz="0" w:space="0" w:color="auto"/>
        <w:bottom w:val="none" w:sz="0" w:space="0" w:color="auto"/>
        <w:right w:val="none" w:sz="0" w:space="0" w:color="auto"/>
      </w:divBdr>
    </w:div>
    <w:div w:id="982975340">
      <w:marLeft w:val="640"/>
      <w:marRight w:val="0"/>
      <w:marTop w:val="0"/>
      <w:marBottom w:val="0"/>
      <w:divBdr>
        <w:top w:val="none" w:sz="0" w:space="0" w:color="auto"/>
        <w:left w:val="none" w:sz="0" w:space="0" w:color="auto"/>
        <w:bottom w:val="none" w:sz="0" w:space="0" w:color="auto"/>
        <w:right w:val="none" w:sz="0" w:space="0" w:color="auto"/>
      </w:divBdr>
    </w:div>
    <w:div w:id="982975679">
      <w:marLeft w:val="640"/>
      <w:marRight w:val="0"/>
      <w:marTop w:val="0"/>
      <w:marBottom w:val="0"/>
      <w:divBdr>
        <w:top w:val="none" w:sz="0" w:space="0" w:color="auto"/>
        <w:left w:val="none" w:sz="0" w:space="0" w:color="auto"/>
        <w:bottom w:val="none" w:sz="0" w:space="0" w:color="auto"/>
        <w:right w:val="none" w:sz="0" w:space="0" w:color="auto"/>
      </w:divBdr>
    </w:div>
    <w:div w:id="983120760">
      <w:marLeft w:val="640"/>
      <w:marRight w:val="0"/>
      <w:marTop w:val="0"/>
      <w:marBottom w:val="0"/>
      <w:divBdr>
        <w:top w:val="none" w:sz="0" w:space="0" w:color="auto"/>
        <w:left w:val="none" w:sz="0" w:space="0" w:color="auto"/>
        <w:bottom w:val="none" w:sz="0" w:space="0" w:color="auto"/>
        <w:right w:val="none" w:sz="0" w:space="0" w:color="auto"/>
      </w:divBdr>
    </w:div>
    <w:div w:id="983194558">
      <w:marLeft w:val="640"/>
      <w:marRight w:val="0"/>
      <w:marTop w:val="0"/>
      <w:marBottom w:val="0"/>
      <w:divBdr>
        <w:top w:val="none" w:sz="0" w:space="0" w:color="auto"/>
        <w:left w:val="none" w:sz="0" w:space="0" w:color="auto"/>
        <w:bottom w:val="none" w:sz="0" w:space="0" w:color="auto"/>
        <w:right w:val="none" w:sz="0" w:space="0" w:color="auto"/>
      </w:divBdr>
    </w:div>
    <w:div w:id="983197794">
      <w:marLeft w:val="640"/>
      <w:marRight w:val="0"/>
      <w:marTop w:val="0"/>
      <w:marBottom w:val="0"/>
      <w:divBdr>
        <w:top w:val="none" w:sz="0" w:space="0" w:color="auto"/>
        <w:left w:val="none" w:sz="0" w:space="0" w:color="auto"/>
        <w:bottom w:val="none" w:sz="0" w:space="0" w:color="auto"/>
        <w:right w:val="none" w:sz="0" w:space="0" w:color="auto"/>
      </w:divBdr>
    </w:div>
    <w:div w:id="983386591">
      <w:marLeft w:val="640"/>
      <w:marRight w:val="0"/>
      <w:marTop w:val="0"/>
      <w:marBottom w:val="0"/>
      <w:divBdr>
        <w:top w:val="none" w:sz="0" w:space="0" w:color="auto"/>
        <w:left w:val="none" w:sz="0" w:space="0" w:color="auto"/>
        <w:bottom w:val="none" w:sz="0" w:space="0" w:color="auto"/>
        <w:right w:val="none" w:sz="0" w:space="0" w:color="auto"/>
      </w:divBdr>
    </w:div>
    <w:div w:id="983389345">
      <w:marLeft w:val="640"/>
      <w:marRight w:val="0"/>
      <w:marTop w:val="0"/>
      <w:marBottom w:val="0"/>
      <w:divBdr>
        <w:top w:val="none" w:sz="0" w:space="0" w:color="auto"/>
        <w:left w:val="none" w:sz="0" w:space="0" w:color="auto"/>
        <w:bottom w:val="none" w:sz="0" w:space="0" w:color="auto"/>
        <w:right w:val="none" w:sz="0" w:space="0" w:color="auto"/>
      </w:divBdr>
    </w:div>
    <w:div w:id="983394176">
      <w:marLeft w:val="640"/>
      <w:marRight w:val="0"/>
      <w:marTop w:val="0"/>
      <w:marBottom w:val="0"/>
      <w:divBdr>
        <w:top w:val="none" w:sz="0" w:space="0" w:color="auto"/>
        <w:left w:val="none" w:sz="0" w:space="0" w:color="auto"/>
        <w:bottom w:val="none" w:sz="0" w:space="0" w:color="auto"/>
        <w:right w:val="none" w:sz="0" w:space="0" w:color="auto"/>
      </w:divBdr>
    </w:div>
    <w:div w:id="983460936">
      <w:marLeft w:val="640"/>
      <w:marRight w:val="0"/>
      <w:marTop w:val="0"/>
      <w:marBottom w:val="0"/>
      <w:divBdr>
        <w:top w:val="none" w:sz="0" w:space="0" w:color="auto"/>
        <w:left w:val="none" w:sz="0" w:space="0" w:color="auto"/>
        <w:bottom w:val="none" w:sz="0" w:space="0" w:color="auto"/>
        <w:right w:val="none" w:sz="0" w:space="0" w:color="auto"/>
      </w:divBdr>
    </w:div>
    <w:div w:id="983461546">
      <w:marLeft w:val="640"/>
      <w:marRight w:val="0"/>
      <w:marTop w:val="0"/>
      <w:marBottom w:val="0"/>
      <w:divBdr>
        <w:top w:val="none" w:sz="0" w:space="0" w:color="auto"/>
        <w:left w:val="none" w:sz="0" w:space="0" w:color="auto"/>
        <w:bottom w:val="none" w:sz="0" w:space="0" w:color="auto"/>
        <w:right w:val="none" w:sz="0" w:space="0" w:color="auto"/>
      </w:divBdr>
    </w:div>
    <w:div w:id="983463505">
      <w:marLeft w:val="640"/>
      <w:marRight w:val="0"/>
      <w:marTop w:val="0"/>
      <w:marBottom w:val="0"/>
      <w:divBdr>
        <w:top w:val="none" w:sz="0" w:space="0" w:color="auto"/>
        <w:left w:val="none" w:sz="0" w:space="0" w:color="auto"/>
        <w:bottom w:val="none" w:sz="0" w:space="0" w:color="auto"/>
        <w:right w:val="none" w:sz="0" w:space="0" w:color="auto"/>
      </w:divBdr>
    </w:div>
    <w:div w:id="983513051">
      <w:marLeft w:val="640"/>
      <w:marRight w:val="0"/>
      <w:marTop w:val="0"/>
      <w:marBottom w:val="0"/>
      <w:divBdr>
        <w:top w:val="none" w:sz="0" w:space="0" w:color="auto"/>
        <w:left w:val="none" w:sz="0" w:space="0" w:color="auto"/>
        <w:bottom w:val="none" w:sz="0" w:space="0" w:color="auto"/>
        <w:right w:val="none" w:sz="0" w:space="0" w:color="auto"/>
      </w:divBdr>
    </w:div>
    <w:div w:id="983582438">
      <w:marLeft w:val="640"/>
      <w:marRight w:val="0"/>
      <w:marTop w:val="0"/>
      <w:marBottom w:val="0"/>
      <w:divBdr>
        <w:top w:val="none" w:sz="0" w:space="0" w:color="auto"/>
        <w:left w:val="none" w:sz="0" w:space="0" w:color="auto"/>
        <w:bottom w:val="none" w:sz="0" w:space="0" w:color="auto"/>
        <w:right w:val="none" w:sz="0" w:space="0" w:color="auto"/>
      </w:divBdr>
    </w:div>
    <w:div w:id="983582859">
      <w:marLeft w:val="640"/>
      <w:marRight w:val="0"/>
      <w:marTop w:val="0"/>
      <w:marBottom w:val="0"/>
      <w:divBdr>
        <w:top w:val="none" w:sz="0" w:space="0" w:color="auto"/>
        <w:left w:val="none" w:sz="0" w:space="0" w:color="auto"/>
        <w:bottom w:val="none" w:sz="0" w:space="0" w:color="auto"/>
        <w:right w:val="none" w:sz="0" w:space="0" w:color="auto"/>
      </w:divBdr>
    </w:div>
    <w:div w:id="983697230">
      <w:marLeft w:val="640"/>
      <w:marRight w:val="0"/>
      <w:marTop w:val="0"/>
      <w:marBottom w:val="0"/>
      <w:divBdr>
        <w:top w:val="none" w:sz="0" w:space="0" w:color="auto"/>
        <w:left w:val="none" w:sz="0" w:space="0" w:color="auto"/>
        <w:bottom w:val="none" w:sz="0" w:space="0" w:color="auto"/>
        <w:right w:val="none" w:sz="0" w:space="0" w:color="auto"/>
      </w:divBdr>
    </w:div>
    <w:div w:id="983701135">
      <w:marLeft w:val="640"/>
      <w:marRight w:val="0"/>
      <w:marTop w:val="0"/>
      <w:marBottom w:val="0"/>
      <w:divBdr>
        <w:top w:val="none" w:sz="0" w:space="0" w:color="auto"/>
        <w:left w:val="none" w:sz="0" w:space="0" w:color="auto"/>
        <w:bottom w:val="none" w:sz="0" w:space="0" w:color="auto"/>
        <w:right w:val="none" w:sz="0" w:space="0" w:color="auto"/>
      </w:divBdr>
    </w:div>
    <w:div w:id="983774042">
      <w:marLeft w:val="640"/>
      <w:marRight w:val="0"/>
      <w:marTop w:val="0"/>
      <w:marBottom w:val="0"/>
      <w:divBdr>
        <w:top w:val="none" w:sz="0" w:space="0" w:color="auto"/>
        <w:left w:val="none" w:sz="0" w:space="0" w:color="auto"/>
        <w:bottom w:val="none" w:sz="0" w:space="0" w:color="auto"/>
        <w:right w:val="none" w:sz="0" w:space="0" w:color="auto"/>
      </w:divBdr>
    </w:div>
    <w:div w:id="983780191">
      <w:marLeft w:val="640"/>
      <w:marRight w:val="0"/>
      <w:marTop w:val="0"/>
      <w:marBottom w:val="0"/>
      <w:divBdr>
        <w:top w:val="none" w:sz="0" w:space="0" w:color="auto"/>
        <w:left w:val="none" w:sz="0" w:space="0" w:color="auto"/>
        <w:bottom w:val="none" w:sz="0" w:space="0" w:color="auto"/>
        <w:right w:val="none" w:sz="0" w:space="0" w:color="auto"/>
      </w:divBdr>
    </w:div>
    <w:div w:id="983852845">
      <w:marLeft w:val="640"/>
      <w:marRight w:val="0"/>
      <w:marTop w:val="0"/>
      <w:marBottom w:val="0"/>
      <w:divBdr>
        <w:top w:val="none" w:sz="0" w:space="0" w:color="auto"/>
        <w:left w:val="none" w:sz="0" w:space="0" w:color="auto"/>
        <w:bottom w:val="none" w:sz="0" w:space="0" w:color="auto"/>
        <w:right w:val="none" w:sz="0" w:space="0" w:color="auto"/>
      </w:divBdr>
    </w:div>
    <w:div w:id="983854307">
      <w:marLeft w:val="640"/>
      <w:marRight w:val="0"/>
      <w:marTop w:val="0"/>
      <w:marBottom w:val="0"/>
      <w:divBdr>
        <w:top w:val="none" w:sz="0" w:space="0" w:color="auto"/>
        <w:left w:val="none" w:sz="0" w:space="0" w:color="auto"/>
        <w:bottom w:val="none" w:sz="0" w:space="0" w:color="auto"/>
        <w:right w:val="none" w:sz="0" w:space="0" w:color="auto"/>
      </w:divBdr>
    </w:div>
    <w:div w:id="983855792">
      <w:marLeft w:val="640"/>
      <w:marRight w:val="0"/>
      <w:marTop w:val="0"/>
      <w:marBottom w:val="0"/>
      <w:divBdr>
        <w:top w:val="none" w:sz="0" w:space="0" w:color="auto"/>
        <w:left w:val="none" w:sz="0" w:space="0" w:color="auto"/>
        <w:bottom w:val="none" w:sz="0" w:space="0" w:color="auto"/>
        <w:right w:val="none" w:sz="0" w:space="0" w:color="auto"/>
      </w:divBdr>
    </w:div>
    <w:div w:id="983924365">
      <w:marLeft w:val="640"/>
      <w:marRight w:val="0"/>
      <w:marTop w:val="0"/>
      <w:marBottom w:val="0"/>
      <w:divBdr>
        <w:top w:val="none" w:sz="0" w:space="0" w:color="auto"/>
        <w:left w:val="none" w:sz="0" w:space="0" w:color="auto"/>
        <w:bottom w:val="none" w:sz="0" w:space="0" w:color="auto"/>
        <w:right w:val="none" w:sz="0" w:space="0" w:color="auto"/>
      </w:divBdr>
    </w:div>
    <w:div w:id="983972175">
      <w:marLeft w:val="640"/>
      <w:marRight w:val="0"/>
      <w:marTop w:val="0"/>
      <w:marBottom w:val="0"/>
      <w:divBdr>
        <w:top w:val="none" w:sz="0" w:space="0" w:color="auto"/>
        <w:left w:val="none" w:sz="0" w:space="0" w:color="auto"/>
        <w:bottom w:val="none" w:sz="0" w:space="0" w:color="auto"/>
        <w:right w:val="none" w:sz="0" w:space="0" w:color="auto"/>
      </w:divBdr>
    </w:div>
    <w:div w:id="984117417">
      <w:marLeft w:val="640"/>
      <w:marRight w:val="0"/>
      <w:marTop w:val="0"/>
      <w:marBottom w:val="0"/>
      <w:divBdr>
        <w:top w:val="none" w:sz="0" w:space="0" w:color="auto"/>
        <w:left w:val="none" w:sz="0" w:space="0" w:color="auto"/>
        <w:bottom w:val="none" w:sz="0" w:space="0" w:color="auto"/>
        <w:right w:val="none" w:sz="0" w:space="0" w:color="auto"/>
      </w:divBdr>
    </w:div>
    <w:div w:id="984159786">
      <w:marLeft w:val="640"/>
      <w:marRight w:val="0"/>
      <w:marTop w:val="0"/>
      <w:marBottom w:val="0"/>
      <w:divBdr>
        <w:top w:val="none" w:sz="0" w:space="0" w:color="auto"/>
        <w:left w:val="none" w:sz="0" w:space="0" w:color="auto"/>
        <w:bottom w:val="none" w:sz="0" w:space="0" w:color="auto"/>
        <w:right w:val="none" w:sz="0" w:space="0" w:color="auto"/>
      </w:divBdr>
    </w:div>
    <w:div w:id="984162563">
      <w:marLeft w:val="640"/>
      <w:marRight w:val="0"/>
      <w:marTop w:val="0"/>
      <w:marBottom w:val="0"/>
      <w:divBdr>
        <w:top w:val="none" w:sz="0" w:space="0" w:color="auto"/>
        <w:left w:val="none" w:sz="0" w:space="0" w:color="auto"/>
        <w:bottom w:val="none" w:sz="0" w:space="0" w:color="auto"/>
        <w:right w:val="none" w:sz="0" w:space="0" w:color="auto"/>
      </w:divBdr>
    </w:div>
    <w:div w:id="984167922">
      <w:marLeft w:val="640"/>
      <w:marRight w:val="0"/>
      <w:marTop w:val="0"/>
      <w:marBottom w:val="0"/>
      <w:divBdr>
        <w:top w:val="none" w:sz="0" w:space="0" w:color="auto"/>
        <w:left w:val="none" w:sz="0" w:space="0" w:color="auto"/>
        <w:bottom w:val="none" w:sz="0" w:space="0" w:color="auto"/>
        <w:right w:val="none" w:sz="0" w:space="0" w:color="auto"/>
      </w:divBdr>
    </w:div>
    <w:div w:id="984235771">
      <w:marLeft w:val="640"/>
      <w:marRight w:val="0"/>
      <w:marTop w:val="0"/>
      <w:marBottom w:val="0"/>
      <w:divBdr>
        <w:top w:val="none" w:sz="0" w:space="0" w:color="auto"/>
        <w:left w:val="none" w:sz="0" w:space="0" w:color="auto"/>
        <w:bottom w:val="none" w:sz="0" w:space="0" w:color="auto"/>
        <w:right w:val="none" w:sz="0" w:space="0" w:color="auto"/>
      </w:divBdr>
    </w:div>
    <w:div w:id="984286155">
      <w:marLeft w:val="640"/>
      <w:marRight w:val="0"/>
      <w:marTop w:val="0"/>
      <w:marBottom w:val="0"/>
      <w:divBdr>
        <w:top w:val="none" w:sz="0" w:space="0" w:color="auto"/>
        <w:left w:val="none" w:sz="0" w:space="0" w:color="auto"/>
        <w:bottom w:val="none" w:sz="0" w:space="0" w:color="auto"/>
        <w:right w:val="none" w:sz="0" w:space="0" w:color="auto"/>
      </w:divBdr>
    </w:div>
    <w:div w:id="984356665">
      <w:marLeft w:val="640"/>
      <w:marRight w:val="0"/>
      <w:marTop w:val="0"/>
      <w:marBottom w:val="0"/>
      <w:divBdr>
        <w:top w:val="none" w:sz="0" w:space="0" w:color="auto"/>
        <w:left w:val="none" w:sz="0" w:space="0" w:color="auto"/>
        <w:bottom w:val="none" w:sz="0" w:space="0" w:color="auto"/>
        <w:right w:val="none" w:sz="0" w:space="0" w:color="auto"/>
      </w:divBdr>
    </w:div>
    <w:div w:id="984429594">
      <w:marLeft w:val="640"/>
      <w:marRight w:val="0"/>
      <w:marTop w:val="0"/>
      <w:marBottom w:val="0"/>
      <w:divBdr>
        <w:top w:val="none" w:sz="0" w:space="0" w:color="auto"/>
        <w:left w:val="none" w:sz="0" w:space="0" w:color="auto"/>
        <w:bottom w:val="none" w:sz="0" w:space="0" w:color="auto"/>
        <w:right w:val="none" w:sz="0" w:space="0" w:color="auto"/>
      </w:divBdr>
    </w:div>
    <w:div w:id="984504231">
      <w:marLeft w:val="640"/>
      <w:marRight w:val="0"/>
      <w:marTop w:val="0"/>
      <w:marBottom w:val="0"/>
      <w:divBdr>
        <w:top w:val="none" w:sz="0" w:space="0" w:color="auto"/>
        <w:left w:val="none" w:sz="0" w:space="0" w:color="auto"/>
        <w:bottom w:val="none" w:sz="0" w:space="0" w:color="auto"/>
        <w:right w:val="none" w:sz="0" w:space="0" w:color="auto"/>
      </w:divBdr>
    </w:div>
    <w:div w:id="984579372">
      <w:marLeft w:val="640"/>
      <w:marRight w:val="0"/>
      <w:marTop w:val="0"/>
      <w:marBottom w:val="0"/>
      <w:divBdr>
        <w:top w:val="none" w:sz="0" w:space="0" w:color="auto"/>
        <w:left w:val="none" w:sz="0" w:space="0" w:color="auto"/>
        <w:bottom w:val="none" w:sz="0" w:space="0" w:color="auto"/>
        <w:right w:val="none" w:sz="0" w:space="0" w:color="auto"/>
      </w:divBdr>
    </w:div>
    <w:div w:id="984625296">
      <w:marLeft w:val="640"/>
      <w:marRight w:val="0"/>
      <w:marTop w:val="0"/>
      <w:marBottom w:val="0"/>
      <w:divBdr>
        <w:top w:val="none" w:sz="0" w:space="0" w:color="auto"/>
        <w:left w:val="none" w:sz="0" w:space="0" w:color="auto"/>
        <w:bottom w:val="none" w:sz="0" w:space="0" w:color="auto"/>
        <w:right w:val="none" w:sz="0" w:space="0" w:color="auto"/>
      </w:divBdr>
    </w:div>
    <w:div w:id="984817940">
      <w:marLeft w:val="640"/>
      <w:marRight w:val="0"/>
      <w:marTop w:val="0"/>
      <w:marBottom w:val="0"/>
      <w:divBdr>
        <w:top w:val="none" w:sz="0" w:space="0" w:color="auto"/>
        <w:left w:val="none" w:sz="0" w:space="0" w:color="auto"/>
        <w:bottom w:val="none" w:sz="0" w:space="0" w:color="auto"/>
        <w:right w:val="none" w:sz="0" w:space="0" w:color="auto"/>
      </w:divBdr>
    </w:div>
    <w:div w:id="984896950">
      <w:marLeft w:val="640"/>
      <w:marRight w:val="0"/>
      <w:marTop w:val="0"/>
      <w:marBottom w:val="0"/>
      <w:divBdr>
        <w:top w:val="none" w:sz="0" w:space="0" w:color="auto"/>
        <w:left w:val="none" w:sz="0" w:space="0" w:color="auto"/>
        <w:bottom w:val="none" w:sz="0" w:space="0" w:color="auto"/>
        <w:right w:val="none" w:sz="0" w:space="0" w:color="auto"/>
      </w:divBdr>
    </w:div>
    <w:div w:id="985082969">
      <w:marLeft w:val="640"/>
      <w:marRight w:val="0"/>
      <w:marTop w:val="0"/>
      <w:marBottom w:val="0"/>
      <w:divBdr>
        <w:top w:val="none" w:sz="0" w:space="0" w:color="auto"/>
        <w:left w:val="none" w:sz="0" w:space="0" w:color="auto"/>
        <w:bottom w:val="none" w:sz="0" w:space="0" w:color="auto"/>
        <w:right w:val="none" w:sz="0" w:space="0" w:color="auto"/>
      </w:divBdr>
    </w:div>
    <w:div w:id="985235167">
      <w:marLeft w:val="640"/>
      <w:marRight w:val="0"/>
      <w:marTop w:val="0"/>
      <w:marBottom w:val="0"/>
      <w:divBdr>
        <w:top w:val="none" w:sz="0" w:space="0" w:color="auto"/>
        <w:left w:val="none" w:sz="0" w:space="0" w:color="auto"/>
        <w:bottom w:val="none" w:sz="0" w:space="0" w:color="auto"/>
        <w:right w:val="none" w:sz="0" w:space="0" w:color="auto"/>
      </w:divBdr>
    </w:div>
    <w:div w:id="985277996">
      <w:marLeft w:val="640"/>
      <w:marRight w:val="0"/>
      <w:marTop w:val="0"/>
      <w:marBottom w:val="0"/>
      <w:divBdr>
        <w:top w:val="none" w:sz="0" w:space="0" w:color="auto"/>
        <w:left w:val="none" w:sz="0" w:space="0" w:color="auto"/>
        <w:bottom w:val="none" w:sz="0" w:space="0" w:color="auto"/>
        <w:right w:val="none" w:sz="0" w:space="0" w:color="auto"/>
      </w:divBdr>
    </w:div>
    <w:div w:id="985278961">
      <w:marLeft w:val="480"/>
      <w:marRight w:val="0"/>
      <w:marTop w:val="0"/>
      <w:marBottom w:val="0"/>
      <w:divBdr>
        <w:top w:val="none" w:sz="0" w:space="0" w:color="auto"/>
        <w:left w:val="none" w:sz="0" w:space="0" w:color="auto"/>
        <w:bottom w:val="none" w:sz="0" w:space="0" w:color="auto"/>
        <w:right w:val="none" w:sz="0" w:space="0" w:color="auto"/>
      </w:divBdr>
    </w:div>
    <w:div w:id="985280252">
      <w:marLeft w:val="640"/>
      <w:marRight w:val="0"/>
      <w:marTop w:val="0"/>
      <w:marBottom w:val="0"/>
      <w:divBdr>
        <w:top w:val="none" w:sz="0" w:space="0" w:color="auto"/>
        <w:left w:val="none" w:sz="0" w:space="0" w:color="auto"/>
        <w:bottom w:val="none" w:sz="0" w:space="0" w:color="auto"/>
        <w:right w:val="none" w:sz="0" w:space="0" w:color="auto"/>
      </w:divBdr>
    </w:div>
    <w:div w:id="985354935">
      <w:marLeft w:val="640"/>
      <w:marRight w:val="0"/>
      <w:marTop w:val="0"/>
      <w:marBottom w:val="0"/>
      <w:divBdr>
        <w:top w:val="none" w:sz="0" w:space="0" w:color="auto"/>
        <w:left w:val="none" w:sz="0" w:space="0" w:color="auto"/>
        <w:bottom w:val="none" w:sz="0" w:space="0" w:color="auto"/>
        <w:right w:val="none" w:sz="0" w:space="0" w:color="auto"/>
      </w:divBdr>
    </w:div>
    <w:div w:id="985359039">
      <w:marLeft w:val="640"/>
      <w:marRight w:val="0"/>
      <w:marTop w:val="0"/>
      <w:marBottom w:val="0"/>
      <w:divBdr>
        <w:top w:val="none" w:sz="0" w:space="0" w:color="auto"/>
        <w:left w:val="none" w:sz="0" w:space="0" w:color="auto"/>
        <w:bottom w:val="none" w:sz="0" w:space="0" w:color="auto"/>
        <w:right w:val="none" w:sz="0" w:space="0" w:color="auto"/>
      </w:divBdr>
    </w:div>
    <w:div w:id="985403393">
      <w:marLeft w:val="640"/>
      <w:marRight w:val="0"/>
      <w:marTop w:val="0"/>
      <w:marBottom w:val="0"/>
      <w:divBdr>
        <w:top w:val="none" w:sz="0" w:space="0" w:color="auto"/>
        <w:left w:val="none" w:sz="0" w:space="0" w:color="auto"/>
        <w:bottom w:val="none" w:sz="0" w:space="0" w:color="auto"/>
        <w:right w:val="none" w:sz="0" w:space="0" w:color="auto"/>
      </w:divBdr>
    </w:div>
    <w:div w:id="985428414">
      <w:marLeft w:val="640"/>
      <w:marRight w:val="0"/>
      <w:marTop w:val="0"/>
      <w:marBottom w:val="0"/>
      <w:divBdr>
        <w:top w:val="none" w:sz="0" w:space="0" w:color="auto"/>
        <w:left w:val="none" w:sz="0" w:space="0" w:color="auto"/>
        <w:bottom w:val="none" w:sz="0" w:space="0" w:color="auto"/>
        <w:right w:val="none" w:sz="0" w:space="0" w:color="auto"/>
      </w:divBdr>
    </w:div>
    <w:div w:id="985429560">
      <w:marLeft w:val="640"/>
      <w:marRight w:val="0"/>
      <w:marTop w:val="0"/>
      <w:marBottom w:val="0"/>
      <w:divBdr>
        <w:top w:val="none" w:sz="0" w:space="0" w:color="auto"/>
        <w:left w:val="none" w:sz="0" w:space="0" w:color="auto"/>
        <w:bottom w:val="none" w:sz="0" w:space="0" w:color="auto"/>
        <w:right w:val="none" w:sz="0" w:space="0" w:color="auto"/>
      </w:divBdr>
    </w:div>
    <w:div w:id="985471016">
      <w:marLeft w:val="640"/>
      <w:marRight w:val="0"/>
      <w:marTop w:val="0"/>
      <w:marBottom w:val="0"/>
      <w:divBdr>
        <w:top w:val="none" w:sz="0" w:space="0" w:color="auto"/>
        <w:left w:val="none" w:sz="0" w:space="0" w:color="auto"/>
        <w:bottom w:val="none" w:sz="0" w:space="0" w:color="auto"/>
        <w:right w:val="none" w:sz="0" w:space="0" w:color="auto"/>
      </w:divBdr>
    </w:div>
    <w:div w:id="985551500">
      <w:marLeft w:val="640"/>
      <w:marRight w:val="0"/>
      <w:marTop w:val="0"/>
      <w:marBottom w:val="0"/>
      <w:divBdr>
        <w:top w:val="none" w:sz="0" w:space="0" w:color="auto"/>
        <w:left w:val="none" w:sz="0" w:space="0" w:color="auto"/>
        <w:bottom w:val="none" w:sz="0" w:space="0" w:color="auto"/>
        <w:right w:val="none" w:sz="0" w:space="0" w:color="auto"/>
      </w:divBdr>
    </w:div>
    <w:div w:id="985666601">
      <w:marLeft w:val="640"/>
      <w:marRight w:val="0"/>
      <w:marTop w:val="0"/>
      <w:marBottom w:val="0"/>
      <w:divBdr>
        <w:top w:val="none" w:sz="0" w:space="0" w:color="auto"/>
        <w:left w:val="none" w:sz="0" w:space="0" w:color="auto"/>
        <w:bottom w:val="none" w:sz="0" w:space="0" w:color="auto"/>
        <w:right w:val="none" w:sz="0" w:space="0" w:color="auto"/>
      </w:divBdr>
    </w:div>
    <w:div w:id="985816681">
      <w:marLeft w:val="640"/>
      <w:marRight w:val="0"/>
      <w:marTop w:val="0"/>
      <w:marBottom w:val="0"/>
      <w:divBdr>
        <w:top w:val="none" w:sz="0" w:space="0" w:color="auto"/>
        <w:left w:val="none" w:sz="0" w:space="0" w:color="auto"/>
        <w:bottom w:val="none" w:sz="0" w:space="0" w:color="auto"/>
        <w:right w:val="none" w:sz="0" w:space="0" w:color="auto"/>
      </w:divBdr>
    </w:div>
    <w:div w:id="985818632">
      <w:marLeft w:val="640"/>
      <w:marRight w:val="0"/>
      <w:marTop w:val="0"/>
      <w:marBottom w:val="0"/>
      <w:divBdr>
        <w:top w:val="none" w:sz="0" w:space="0" w:color="auto"/>
        <w:left w:val="none" w:sz="0" w:space="0" w:color="auto"/>
        <w:bottom w:val="none" w:sz="0" w:space="0" w:color="auto"/>
        <w:right w:val="none" w:sz="0" w:space="0" w:color="auto"/>
      </w:divBdr>
    </w:div>
    <w:div w:id="985861152">
      <w:marLeft w:val="640"/>
      <w:marRight w:val="0"/>
      <w:marTop w:val="0"/>
      <w:marBottom w:val="0"/>
      <w:divBdr>
        <w:top w:val="none" w:sz="0" w:space="0" w:color="auto"/>
        <w:left w:val="none" w:sz="0" w:space="0" w:color="auto"/>
        <w:bottom w:val="none" w:sz="0" w:space="0" w:color="auto"/>
        <w:right w:val="none" w:sz="0" w:space="0" w:color="auto"/>
      </w:divBdr>
    </w:div>
    <w:div w:id="985933671">
      <w:marLeft w:val="640"/>
      <w:marRight w:val="0"/>
      <w:marTop w:val="0"/>
      <w:marBottom w:val="0"/>
      <w:divBdr>
        <w:top w:val="none" w:sz="0" w:space="0" w:color="auto"/>
        <w:left w:val="none" w:sz="0" w:space="0" w:color="auto"/>
        <w:bottom w:val="none" w:sz="0" w:space="0" w:color="auto"/>
        <w:right w:val="none" w:sz="0" w:space="0" w:color="auto"/>
      </w:divBdr>
    </w:div>
    <w:div w:id="985937278">
      <w:marLeft w:val="640"/>
      <w:marRight w:val="0"/>
      <w:marTop w:val="0"/>
      <w:marBottom w:val="0"/>
      <w:divBdr>
        <w:top w:val="none" w:sz="0" w:space="0" w:color="auto"/>
        <w:left w:val="none" w:sz="0" w:space="0" w:color="auto"/>
        <w:bottom w:val="none" w:sz="0" w:space="0" w:color="auto"/>
        <w:right w:val="none" w:sz="0" w:space="0" w:color="auto"/>
      </w:divBdr>
    </w:div>
    <w:div w:id="985937430">
      <w:marLeft w:val="640"/>
      <w:marRight w:val="0"/>
      <w:marTop w:val="0"/>
      <w:marBottom w:val="0"/>
      <w:divBdr>
        <w:top w:val="none" w:sz="0" w:space="0" w:color="auto"/>
        <w:left w:val="none" w:sz="0" w:space="0" w:color="auto"/>
        <w:bottom w:val="none" w:sz="0" w:space="0" w:color="auto"/>
        <w:right w:val="none" w:sz="0" w:space="0" w:color="auto"/>
      </w:divBdr>
    </w:div>
    <w:div w:id="985939386">
      <w:marLeft w:val="640"/>
      <w:marRight w:val="0"/>
      <w:marTop w:val="0"/>
      <w:marBottom w:val="0"/>
      <w:divBdr>
        <w:top w:val="none" w:sz="0" w:space="0" w:color="auto"/>
        <w:left w:val="none" w:sz="0" w:space="0" w:color="auto"/>
        <w:bottom w:val="none" w:sz="0" w:space="0" w:color="auto"/>
        <w:right w:val="none" w:sz="0" w:space="0" w:color="auto"/>
      </w:divBdr>
    </w:div>
    <w:div w:id="986006613">
      <w:marLeft w:val="640"/>
      <w:marRight w:val="0"/>
      <w:marTop w:val="0"/>
      <w:marBottom w:val="0"/>
      <w:divBdr>
        <w:top w:val="none" w:sz="0" w:space="0" w:color="auto"/>
        <w:left w:val="none" w:sz="0" w:space="0" w:color="auto"/>
        <w:bottom w:val="none" w:sz="0" w:space="0" w:color="auto"/>
        <w:right w:val="none" w:sz="0" w:space="0" w:color="auto"/>
      </w:divBdr>
    </w:div>
    <w:div w:id="986008602">
      <w:marLeft w:val="640"/>
      <w:marRight w:val="0"/>
      <w:marTop w:val="0"/>
      <w:marBottom w:val="0"/>
      <w:divBdr>
        <w:top w:val="none" w:sz="0" w:space="0" w:color="auto"/>
        <w:left w:val="none" w:sz="0" w:space="0" w:color="auto"/>
        <w:bottom w:val="none" w:sz="0" w:space="0" w:color="auto"/>
        <w:right w:val="none" w:sz="0" w:space="0" w:color="auto"/>
      </w:divBdr>
    </w:div>
    <w:div w:id="986010830">
      <w:marLeft w:val="640"/>
      <w:marRight w:val="0"/>
      <w:marTop w:val="0"/>
      <w:marBottom w:val="0"/>
      <w:divBdr>
        <w:top w:val="none" w:sz="0" w:space="0" w:color="auto"/>
        <w:left w:val="none" w:sz="0" w:space="0" w:color="auto"/>
        <w:bottom w:val="none" w:sz="0" w:space="0" w:color="auto"/>
        <w:right w:val="none" w:sz="0" w:space="0" w:color="auto"/>
      </w:divBdr>
    </w:div>
    <w:div w:id="986012514">
      <w:marLeft w:val="640"/>
      <w:marRight w:val="0"/>
      <w:marTop w:val="0"/>
      <w:marBottom w:val="0"/>
      <w:divBdr>
        <w:top w:val="none" w:sz="0" w:space="0" w:color="auto"/>
        <w:left w:val="none" w:sz="0" w:space="0" w:color="auto"/>
        <w:bottom w:val="none" w:sz="0" w:space="0" w:color="auto"/>
        <w:right w:val="none" w:sz="0" w:space="0" w:color="auto"/>
      </w:divBdr>
    </w:div>
    <w:div w:id="986055003">
      <w:marLeft w:val="640"/>
      <w:marRight w:val="0"/>
      <w:marTop w:val="0"/>
      <w:marBottom w:val="0"/>
      <w:divBdr>
        <w:top w:val="none" w:sz="0" w:space="0" w:color="auto"/>
        <w:left w:val="none" w:sz="0" w:space="0" w:color="auto"/>
        <w:bottom w:val="none" w:sz="0" w:space="0" w:color="auto"/>
        <w:right w:val="none" w:sz="0" w:space="0" w:color="auto"/>
      </w:divBdr>
    </w:div>
    <w:div w:id="986087392">
      <w:marLeft w:val="640"/>
      <w:marRight w:val="0"/>
      <w:marTop w:val="0"/>
      <w:marBottom w:val="0"/>
      <w:divBdr>
        <w:top w:val="none" w:sz="0" w:space="0" w:color="auto"/>
        <w:left w:val="none" w:sz="0" w:space="0" w:color="auto"/>
        <w:bottom w:val="none" w:sz="0" w:space="0" w:color="auto"/>
        <w:right w:val="none" w:sz="0" w:space="0" w:color="auto"/>
      </w:divBdr>
    </w:div>
    <w:div w:id="986126738">
      <w:marLeft w:val="640"/>
      <w:marRight w:val="0"/>
      <w:marTop w:val="0"/>
      <w:marBottom w:val="0"/>
      <w:divBdr>
        <w:top w:val="none" w:sz="0" w:space="0" w:color="auto"/>
        <w:left w:val="none" w:sz="0" w:space="0" w:color="auto"/>
        <w:bottom w:val="none" w:sz="0" w:space="0" w:color="auto"/>
        <w:right w:val="none" w:sz="0" w:space="0" w:color="auto"/>
      </w:divBdr>
    </w:div>
    <w:div w:id="986209436">
      <w:marLeft w:val="640"/>
      <w:marRight w:val="0"/>
      <w:marTop w:val="0"/>
      <w:marBottom w:val="0"/>
      <w:divBdr>
        <w:top w:val="none" w:sz="0" w:space="0" w:color="auto"/>
        <w:left w:val="none" w:sz="0" w:space="0" w:color="auto"/>
        <w:bottom w:val="none" w:sz="0" w:space="0" w:color="auto"/>
        <w:right w:val="none" w:sz="0" w:space="0" w:color="auto"/>
      </w:divBdr>
    </w:div>
    <w:div w:id="986469700">
      <w:marLeft w:val="640"/>
      <w:marRight w:val="0"/>
      <w:marTop w:val="0"/>
      <w:marBottom w:val="0"/>
      <w:divBdr>
        <w:top w:val="none" w:sz="0" w:space="0" w:color="auto"/>
        <w:left w:val="none" w:sz="0" w:space="0" w:color="auto"/>
        <w:bottom w:val="none" w:sz="0" w:space="0" w:color="auto"/>
        <w:right w:val="none" w:sz="0" w:space="0" w:color="auto"/>
      </w:divBdr>
    </w:div>
    <w:div w:id="986475338">
      <w:marLeft w:val="640"/>
      <w:marRight w:val="0"/>
      <w:marTop w:val="0"/>
      <w:marBottom w:val="0"/>
      <w:divBdr>
        <w:top w:val="none" w:sz="0" w:space="0" w:color="auto"/>
        <w:left w:val="none" w:sz="0" w:space="0" w:color="auto"/>
        <w:bottom w:val="none" w:sz="0" w:space="0" w:color="auto"/>
        <w:right w:val="none" w:sz="0" w:space="0" w:color="auto"/>
      </w:divBdr>
    </w:div>
    <w:div w:id="986662200">
      <w:marLeft w:val="640"/>
      <w:marRight w:val="0"/>
      <w:marTop w:val="0"/>
      <w:marBottom w:val="0"/>
      <w:divBdr>
        <w:top w:val="none" w:sz="0" w:space="0" w:color="auto"/>
        <w:left w:val="none" w:sz="0" w:space="0" w:color="auto"/>
        <w:bottom w:val="none" w:sz="0" w:space="0" w:color="auto"/>
        <w:right w:val="none" w:sz="0" w:space="0" w:color="auto"/>
      </w:divBdr>
    </w:div>
    <w:div w:id="986742233">
      <w:marLeft w:val="640"/>
      <w:marRight w:val="0"/>
      <w:marTop w:val="0"/>
      <w:marBottom w:val="0"/>
      <w:divBdr>
        <w:top w:val="none" w:sz="0" w:space="0" w:color="auto"/>
        <w:left w:val="none" w:sz="0" w:space="0" w:color="auto"/>
        <w:bottom w:val="none" w:sz="0" w:space="0" w:color="auto"/>
        <w:right w:val="none" w:sz="0" w:space="0" w:color="auto"/>
      </w:divBdr>
    </w:div>
    <w:div w:id="986781679">
      <w:marLeft w:val="640"/>
      <w:marRight w:val="0"/>
      <w:marTop w:val="0"/>
      <w:marBottom w:val="0"/>
      <w:divBdr>
        <w:top w:val="none" w:sz="0" w:space="0" w:color="auto"/>
        <w:left w:val="none" w:sz="0" w:space="0" w:color="auto"/>
        <w:bottom w:val="none" w:sz="0" w:space="0" w:color="auto"/>
        <w:right w:val="none" w:sz="0" w:space="0" w:color="auto"/>
      </w:divBdr>
    </w:div>
    <w:div w:id="986907189">
      <w:marLeft w:val="640"/>
      <w:marRight w:val="0"/>
      <w:marTop w:val="0"/>
      <w:marBottom w:val="0"/>
      <w:divBdr>
        <w:top w:val="none" w:sz="0" w:space="0" w:color="auto"/>
        <w:left w:val="none" w:sz="0" w:space="0" w:color="auto"/>
        <w:bottom w:val="none" w:sz="0" w:space="0" w:color="auto"/>
        <w:right w:val="none" w:sz="0" w:space="0" w:color="auto"/>
      </w:divBdr>
    </w:div>
    <w:div w:id="986931782">
      <w:marLeft w:val="640"/>
      <w:marRight w:val="0"/>
      <w:marTop w:val="0"/>
      <w:marBottom w:val="0"/>
      <w:divBdr>
        <w:top w:val="none" w:sz="0" w:space="0" w:color="auto"/>
        <w:left w:val="none" w:sz="0" w:space="0" w:color="auto"/>
        <w:bottom w:val="none" w:sz="0" w:space="0" w:color="auto"/>
        <w:right w:val="none" w:sz="0" w:space="0" w:color="auto"/>
      </w:divBdr>
    </w:div>
    <w:div w:id="987049461">
      <w:marLeft w:val="640"/>
      <w:marRight w:val="0"/>
      <w:marTop w:val="0"/>
      <w:marBottom w:val="0"/>
      <w:divBdr>
        <w:top w:val="none" w:sz="0" w:space="0" w:color="auto"/>
        <w:left w:val="none" w:sz="0" w:space="0" w:color="auto"/>
        <w:bottom w:val="none" w:sz="0" w:space="0" w:color="auto"/>
        <w:right w:val="none" w:sz="0" w:space="0" w:color="auto"/>
      </w:divBdr>
    </w:div>
    <w:div w:id="987125976">
      <w:marLeft w:val="640"/>
      <w:marRight w:val="0"/>
      <w:marTop w:val="0"/>
      <w:marBottom w:val="0"/>
      <w:divBdr>
        <w:top w:val="none" w:sz="0" w:space="0" w:color="auto"/>
        <w:left w:val="none" w:sz="0" w:space="0" w:color="auto"/>
        <w:bottom w:val="none" w:sz="0" w:space="0" w:color="auto"/>
        <w:right w:val="none" w:sz="0" w:space="0" w:color="auto"/>
      </w:divBdr>
    </w:div>
    <w:div w:id="987128241">
      <w:marLeft w:val="640"/>
      <w:marRight w:val="0"/>
      <w:marTop w:val="0"/>
      <w:marBottom w:val="0"/>
      <w:divBdr>
        <w:top w:val="none" w:sz="0" w:space="0" w:color="auto"/>
        <w:left w:val="none" w:sz="0" w:space="0" w:color="auto"/>
        <w:bottom w:val="none" w:sz="0" w:space="0" w:color="auto"/>
        <w:right w:val="none" w:sz="0" w:space="0" w:color="auto"/>
      </w:divBdr>
    </w:div>
    <w:div w:id="987324837">
      <w:marLeft w:val="640"/>
      <w:marRight w:val="0"/>
      <w:marTop w:val="0"/>
      <w:marBottom w:val="0"/>
      <w:divBdr>
        <w:top w:val="none" w:sz="0" w:space="0" w:color="auto"/>
        <w:left w:val="none" w:sz="0" w:space="0" w:color="auto"/>
        <w:bottom w:val="none" w:sz="0" w:space="0" w:color="auto"/>
        <w:right w:val="none" w:sz="0" w:space="0" w:color="auto"/>
      </w:divBdr>
    </w:div>
    <w:div w:id="987326019">
      <w:marLeft w:val="640"/>
      <w:marRight w:val="0"/>
      <w:marTop w:val="0"/>
      <w:marBottom w:val="0"/>
      <w:divBdr>
        <w:top w:val="none" w:sz="0" w:space="0" w:color="auto"/>
        <w:left w:val="none" w:sz="0" w:space="0" w:color="auto"/>
        <w:bottom w:val="none" w:sz="0" w:space="0" w:color="auto"/>
        <w:right w:val="none" w:sz="0" w:space="0" w:color="auto"/>
      </w:divBdr>
    </w:div>
    <w:div w:id="987397094">
      <w:marLeft w:val="640"/>
      <w:marRight w:val="0"/>
      <w:marTop w:val="0"/>
      <w:marBottom w:val="0"/>
      <w:divBdr>
        <w:top w:val="none" w:sz="0" w:space="0" w:color="auto"/>
        <w:left w:val="none" w:sz="0" w:space="0" w:color="auto"/>
        <w:bottom w:val="none" w:sz="0" w:space="0" w:color="auto"/>
        <w:right w:val="none" w:sz="0" w:space="0" w:color="auto"/>
      </w:divBdr>
    </w:div>
    <w:div w:id="987439466">
      <w:marLeft w:val="640"/>
      <w:marRight w:val="0"/>
      <w:marTop w:val="0"/>
      <w:marBottom w:val="0"/>
      <w:divBdr>
        <w:top w:val="none" w:sz="0" w:space="0" w:color="auto"/>
        <w:left w:val="none" w:sz="0" w:space="0" w:color="auto"/>
        <w:bottom w:val="none" w:sz="0" w:space="0" w:color="auto"/>
        <w:right w:val="none" w:sz="0" w:space="0" w:color="auto"/>
      </w:divBdr>
    </w:div>
    <w:div w:id="987511591">
      <w:marLeft w:val="640"/>
      <w:marRight w:val="0"/>
      <w:marTop w:val="0"/>
      <w:marBottom w:val="0"/>
      <w:divBdr>
        <w:top w:val="none" w:sz="0" w:space="0" w:color="auto"/>
        <w:left w:val="none" w:sz="0" w:space="0" w:color="auto"/>
        <w:bottom w:val="none" w:sz="0" w:space="0" w:color="auto"/>
        <w:right w:val="none" w:sz="0" w:space="0" w:color="auto"/>
      </w:divBdr>
    </w:div>
    <w:div w:id="987513982">
      <w:marLeft w:val="640"/>
      <w:marRight w:val="0"/>
      <w:marTop w:val="0"/>
      <w:marBottom w:val="0"/>
      <w:divBdr>
        <w:top w:val="none" w:sz="0" w:space="0" w:color="auto"/>
        <w:left w:val="none" w:sz="0" w:space="0" w:color="auto"/>
        <w:bottom w:val="none" w:sz="0" w:space="0" w:color="auto"/>
        <w:right w:val="none" w:sz="0" w:space="0" w:color="auto"/>
      </w:divBdr>
    </w:div>
    <w:div w:id="987514583">
      <w:marLeft w:val="640"/>
      <w:marRight w:val="0"/>
      <w:marTop w:val="0"/>
      <w:marBottom w:val="0"/>
      <w:divBdr>
        <w:top w:val="none" w:sz="0" w:space="0" w:color="auto"/>
        <w:left w:val="none" w:sz="0" w:space="0" w:color="auto"/>
        <w:bottom w:val="none" w:sz="0" w:space="0" w:color="auto"/>
        <w:right w:val="none" w:sz="0" w:space="0" w:color="auto"/>
      </w:divBdr>
    </w:div>
    <w:div w:id="987515988">
      <w:marLeft w:val="640"/>
      <w:marRight w:val="0"/>
      <w:marTop w:val="0"/>
      <w:marBottom w:val="0"/>
      <w:divBdr>
        <w:top w:val="none" w:sz="0" w:space="0" w:color="auto"/>
        <w:left w:val="none" w:sz="0" w:space="0" w:color="auto"/>
        <w:bottom w:val="none" w:sz="0" w:space="0" w:color="auto"/>
        <w:right w:val="none" w:sz="0" w:space="0" w:color="auto"/>
      </w:divBdr>
    </w:div>
    <w:div w:id="987517625">
      <w:marLeft w:val="640"/>
      <w:marRight w:val="0"/>
      <w:marTop w:val="0"/>
      <w:marBottom w:val="0"/>
      <w:divBdr>
        <w:top w:val="none" w:sz="0" w:space="0" w:color="auto"/>
        <w:left w:val="none" w:sz="0" w:space="0" w:color="auto"/>
        <w:bottom w:val="none" w:sz="0" w:space="0" w:color="auto"/>
        <w:right w:val="none" w:sz="0" w:space="0" w:color="auto"/>
      </w:divBdr>
    </w:div>
    <w:div w:id="987587105">
      <w:marLeft w:val="640"/>
      <w:marRight w:val="0"/>
      <w:marTop w:val="0"/>
      <w:marBottom w:val="0"/>
      <w:divBdr>
        <w:top w:val="none" w:sz="0" w:space="0" w:color="auto"/>
        <w:left w:val="none" w:sz="0" w:space="0" w:color="auto"/>
        <w:bottom w:val="none" w:sz="0" w:space="0" w:color="auto"/>
        <w:right w:val="none" w:sz="0" w:space="0" w:color="auto"/>
      </w:divBdr>
    </w:div>
    <w:div w:id="987589551">
      <w:marLeft w:val="640"/>
      <w:marRight w:val="0"/>
      <w:marTop w:val="0"/>
      <w:marBottom w:val="0"/>
      <w:divBdr>
        <w:top w:val="none" w:sz="0" w:space="0" w:color="auto"/>
        <w:left w:val="none" w:sz="0" w:space="0" w:color="auto"/>
        <w:bottom w:val="none" w:sz="0" w:space="0" w:color="auto"/>
        <w:right w:val="none" w:sz="0" w:space="0" w:color="auto"/>
      </w:divBdr>
    </w:div>
    <w:div w:id="987707453">
      <w:marLeft w:val="640"/>
      <w:marRight w:val="0"/>
      <w:marTop w:val="0"/>
      <w:marBottom w:val="0"/>
      <w:divBdr>
        <w:top w:val="none" w:sz="0" w:space="0" w:color="auto"/>
        <w:left w:val="none" w:sz="0" w:space="0" w:color="auto"/>
        <w:bottom w:val="none" w:sz="0" w:space="0" w:color="auto"/>
        <w:right w:val="none" w:sz="0" w:space="0" w:color="auto"/>
      </w:divBdr>
    </w:div>
    <w:div w:id="987788900">
      <w:marLeft w:val="640"/>
      <w:marRight w:val="0"/>
      <w:marTop w:val="0"/>
      <w:marBottom w:val="0"/>
      <w:divBdr>
        <w:top w:val="none" w:sz="0" w:space="0" w:color="auto"/>
        <w:left w:val="none" w:sz="0" w:space="0" w:color="auto"/>
        <w:bottom w:val="none" w:sz="0" w:space="0" w:color="auto"/>
        <w:right w:val="none" w:sz="0" w:space="0" w:color="auto"/>
      </w:divBdr>
    </w:div>
    <w:div w:id="987828131">
      <w:marLeft w:val="640"/>
      <w:marRight w:val="0"/>
      <w:marTop w:val="0"/>
      <w:marBottom w:val="0"/>
      <w:divBdr>
        <w:top w:val="none" w:sz="0" w:space="0" w:color="auto"/>
        <w:left w:val="none" w:sz="0" w:space="0" w:color="auto"/>
        <w:bottom w:val="none" w:sz="0" w:space="0" w:color="auto"/>
        <w:right w:val="none" w:sz="0" w:space="0" w:color="auto"/>
      </w:divBdr>
    </w:div>
    <w:div w:id="987829512">
      <w:marLeft w:val="640"/>
      <w:marRight w:val="0"/>
      <w:marTop w:val="0"/>
      <w:marBottom w:val="0"/>
      <w:divBdr>
        <w:top w:val="none" w:sz="0" w:space="0" w:color="auto"/>
        <w:left w:val="none" w:sz="0" w:space="0" w:color="auto"/>
        <w:bottom w:val="none" w:sz="0" w:space="0" w:color="auto"/>
        <w:right w:val="none" w:sz="0" w:space="0" w:color="auto"/>
      </w:divBdr>
    </w:div>
    <w:div w:id="987973997">
      <w:marLeft w:val="640"/>
      <w:marRight w:val="0"/>
      <w:marTop w:val="0"/>
      <w:marBottom w:val="0"/>
      <w:divBdr>
        <w:top w:val="none" w:sz="0" w:space="0" w:color="auto"/>
        <w:left w:val="none" w:sz="0" w:space="0" w:color="auto"/>
        <w:bottom w:val="none" w:sz="0" w:space="0" w:color="auto"/>
        <w:right w:val="none" w:sz="0" w:space="0" w:color="auto"/>
      </w:divBdr>
    </w:div>
    <w:div w:id="987975538">
      <w:marLeft w:val="640"/>
      <w:marRight w:val="0"/>
      <w:marTop w:val="0"/>
      <w:marBottom w:val="0"/>
      <w:divBdr>
        <w:top w:val="none" w:sz="0" w:space="0" w:color="auto"/>
        <w:left w:val="none" w:sz="0" w:space="0" w:color="auto"/>
        <w:bottom w:val="none" w:sz="0" w:space="0" w:color="auto"/>
        <w:right w:val="none" w:sz="0" w:space="0" w:color="auto"/>
      </w:divBdr>
    </w:div>
    <w:div w:id="988023112">
      <w:marLeft w:val="640"/>
      <w:marRight w:val="0"/>
      <w:marTop w:val="0"/>
      <w:marBottom w:val="0"/>
      <w:divBdr>
        <w:top w:val="none" w:sz="0" w:space="0" w:color="auto"/>
        <w:left w:val="none" w:sz="0" w:space="0" w:color="auto"/>
        <w:bottom w:val="none" w:sz="0" w:space="0" w:color="auto"/>
        <w:right w:val="none" w:sz="0" w:space="0" w:color="auto"/>
      </w:divBdr>
    </w:div>
    <w:div w:id="988048968">
      <w:marLeft w:val="640"/>
      <w:marRight w:val="0"/>
      <w:marTop w:val="0"/>
      <w:marBottom w:val="0"/>
      <w:divBdr>
        <w:top w:val="none" w:sz="0" w:space="0" w:color="auto"/>
        <w:left w:val="none" w:sz="0" w:space="0" w:color="auto"/>
        <w:bottom w:val="none" w:sz="0" w:space="0" w:color="auto"/>
        <w:right w:val="none" w:sz="0" w:space="0" w:color="auto"/>
      </w:divBdr>
    </w:div>
    <w:div w:id="988093641">
      <w:marLeft w:val="640"/>
      <w:marRight w:val="0"/>
      <w:marTop w:val="0"/>
      <w:marBottom w:val="0"/>
      <w:divBdr>
        <w:top w:val="none" w:sz="0" w:space="0" w:color="auto"/>
        <w:left w:val="none" w:sz="0" w:space="0" w:color="auto"/>
        <w:bottom w:val="none" w:sz="0" w:space="0" w:color="auto"/>
        <w:right w:val="none" w:sz="0" w:space="0" w:color="auto"/>
      </w:divBdr>
    </w:div>
    <w:div w:id="988097806">
      <w:marLeft w:val="640"/>
      <w:marRight w:val="0"/>
      <w:marTop w:val="0"/>
      <w:marBottom w:val="0"/>
      <w:divBdr>
        <w:top w:val="none" w:sz="0" w:space="0" w:color="auto"/>
        <w:left w:val="none" w:sz="0" w:space="0" w:color="auto"/>
        <w:bottom w:val="none" w:sz="0" w:space="0" w:color="auto"/>
        <w:right w:val="none" w:sz="0" w:space="0" w:color="auto"/>
      </w:divBdr>
    </w:div>
    <w:div w:id="988098588">
      <w:marLeft w:val="640"/>
      <w:marRight w:val="0"/>
      <w:marTop w:val="0"/>
      <w:marBottom w:val="0"/>
      <w:divBdr>
        <w:top w:val="none" w:sz="0" w:space="0" w:color="auto"/>
        <w:left w:val="none" w:sz="0" w:space="0" w:color="auto"/>
        <w:bottom w:val="none" w:sz="0" w:space="0" w:color="auto"/>
        <w:right w:val="none" w:sz="0" w:space="0" w:color="auto"/>
      </w:divBdr>
    </w:div>
    <w:div w:id="988099223">
      <w:marLeft w:val="640"/>
      <w:marRight w:val="0"/>
      <w:marTop w:val="0"/>
      <w:marBottom w:val="0"/>
      <w:divBdr>
        <w:top w:val="none" w:sz="0" w:space="0" w:color="auto"/>
        <w:left w:val="none" w:sz="0" w:space="0" w:color="auto"/>
        <w:bottom w:val="none" w:sz="0" w:space="0" w:color="auto"/>
        <w:right w:val="none" w:sz="0" w:space="0" w:color="auto"/>
      </w:divBdr>
    </w:div>
    <w:div w:id="988175301">
      <w:marLeft w:val="640"/>
      <w:marRight w:val="0"/>
      <w:marTop w:val="0"/>
      <w:marBottom w:val="0"/>
      <w:divBdr>
        <w:top w:val="none" w:sz="0" w:space="0" w:color="auto"/>
        <w:left w:val="none" w:sz="0" w:space="0" w:color="auto"/>
        <w:bottom w:val="none" w:sz="0" w:space="0" w:color="auto"/>
        <w:right w:val="none" w:sz="0" w:space="0" w:color="auto"/>
      </w:divBdr>
    </w:div>
    <w:div w:id="988368273">
      <w:marLeft w:val="640"/>
      <w:marRight w:val="0"/>
      <w:marTop w:val="0"/>
      <w:marBottom w:val="0"/>
      <w:divBdr>
        <w:top w:val="none" w:sz="0" w:space="0" w:color="auto"/>
        <w:left w:val="none" w:sz="0" w:space="0" w:color="auto"/>
        <w:bottom w:val="none" w:sz="0" w:space="0" w:color="auto"/>
        <w:right w:val="none" w:sz="0" w:space="0" w:color="auto"/>
      </w:divBdr>
    </w:div>
    <w:div w:id="988482423">
      <w:marLeft w:val="640"/>
      <w:marRight w:val="0"/>
      <w:marTop w:val="0"/>
      <w:marBottom w:val="0"/>
      <w:divBdr>
        <w:top w:val="none" w:sz="0" w:space="0" w:color="auto"/>
        <w:left w:val="none" w:sz="0" w:space="0" w:color="auto"/>
        <w:bottom w:val="none" w:sz="0" w:space="0" w:color="auto"/>
        <w:right w:val="none" w:sz="0" w:space="0" w:color="auto"/>
      </w:divBdr>
    </w:div>
    <w:div w:id="988555349">
      <w:marLeft w:val="640"/>
      <w:marRight w:val="0"/>
      <w:marTop w:val="0"/>
      <w:marBottom w:val="0"/>
      <w:divBdr>
        <w:top w:val="none" w:sz="0" w:space="0" w:color="auto"/>
        <w:left w:val="none" w:sz="0" w:space="0" w:color="auto"/>
        <w:bottom w:val="none" w:sz="0" w:space="0" w:color="auto"/>
        <w:right w:val="none" w:sz="0" w:space="0" w:color="auto"/>
      </w:divBdr>
    </w:div>
    <w:div w:id="988637280">
      <w:marLeft w:val="640"/>
      <w:marRight w:val="0"/>
      <w:marTop w:val="0"/>
      <w:marBottom w:val="0"/>
      <w:divBdr>
        <w:top w:val="none" w:sz="0" w:space="0" w:color="auto"/>
        <w:left w:val="none" w:sz="0" w:space="0" w:color="auto"/>
        <w:bottom w:val="none" w:sz="0" w:space="0" w:color="auto"/>
        <w:right w:val="none" w:sz="0" w:space="0" w:color="auto"/>
      </w:divBdr>
    </w:div>
    <w:div w:id="988749587">
      <w:marLeft w:val="640"/>
      <w:marRight w:val="0"/>
      <w:marTop w:val="0"/>
      <w:marBottom w:val="0"/>
      <w:divBdr>
        <w:top w:val="none" w:sz="0" w:space="0" w:color="auto"/>
        <w:left w:val="none" w:sz="0" w:space="0" w:color="auto"/>
        <w:bottom w:val="none" w:sz="0" w:space="0" w:color="auto"/>
        <w:right w:val="none" w:sz="0" w:space="0" w:color="auto"/>
      </w:divBdr>
    </w:div>
    <w:div w:id="988827961">
      <w:marLeft w:val="640"/>
      <w:marRight w:val="0"/>
      <w:marTop w:val="0"/>
      <w:marBottom w:val="0"/>
      <w:divBdr>
        <w:top w:val="none" w:sz="0" w:space="0" w:color="auto"/>
        <w:left w:val="none" w:sz="0" w:space="0" w:color="auto"/>
        <w:bottom w:val="none" w:sz="0" w:space="0" w:color="auto"/>
        <w:right w:val="none" w:sz="0" w:space="0" w:color="auto"/>
      </w:divBdr>
    </w:div>
    <w:div w:id="988828851">
      <w:marLeft w:val="640"/>
      <w:marRight w:val="0"/>
      <w:marTop w:val="0"/>
      <w:marBottom w:val="0"/>
      <w:divBdr>
        <w:top w:val="none" w:sz="0" w:space="0" w:color="auto"/>
        <w:left w:val="none" w:sz="0" w:space="0" w:color="auto"/>
        <w:bottom w:val="none" w:sz="0" w:space="0" w:color="auto"/>
        <w:right w:val="none" w:sz="0" w:space="0" w:color="auto"/>
      </w:divBdr>
    </w:div>
    <w:div w:id="988897048">
      <w:marLeft w:val="640"/>
      <w:marRight w:val="0"/>
      <w:marTop w:val="0"/>
      <w:marBottom w:val="0"/>
      <w:divBdr>
        <w:top w:val="none" w:sz="0" w:space="0" w:color="auto"/>
        <w:left w:val="none" w:sz="0" w:space="0" w:color="auto"/>
        <w:bottom w:val="none" w:sz="0" w:space="0" w:color="auto"/>
        <w:right w:val="none" w:sz="0" w:space="0" w:color="auto"/>
      </w:divBdr>
    </w:div>
    <w:div w:id="988903991">
      <w:marLeft w:val="640"/>
      <w:marRight w:val="0"/>
      <w:marTop w:val="0"/>
      <w:marBottom w:val="0"/>
      <w:divBdr>
        <w:top w:val="none" w:sz="0" w:space="0" w:color="auto"/>
        <w:left w:val="none" w:sz="0" w:space="0" w:color="auto"/>
        <w:bottom w:val="none" w:sz="0" w:space="0" w:color="auto"/>
        <w:right w:val="none" w:sz="0" w:space="0" w:color="auto"/>
      </w:divBdr>
    </w:div>
    <w:div w:id="988944072">
      <w:marLeft w:val="640"/>
      <w:marRight w:val="0"/>
      <w:marTop w:val="0"/>
      <w:marBottom w:val="0"/>
      <w:divBdr>
        <w:top w:val="none" w:sz="0" w:space="0" w:color="auto"/>
        <w:left w:val="none" w:sz="0" w:space="0" w:color="auto"/>
        <w:bottom w:val="none" w:sz="0" w:space="0" w:color="auto"/>
        <w:right w:val="none" w:sz="0" w:space="0" w:color="auto"/>
      </w:divBdr>
    </w:div>
    <w:div w:id="988946569">
      <w:marLeft w:val="640"/>
      <w:marRight w:val="0"/>
      <w:marTop w:val="0"/>
      <w:marBottom w:val="0"/>
      <w:divBdr>
        <w:top w:val="none" w:sz="0" w:space="0" w:color="auto"/>
        <w:left w:val="none" w:sz="0" w:space="0" w:color="auto"/>
        <w:bottom w:val="none" w:sz="0" w:space="0" w:color="auto"/>
        <w:right w:val="none" w:sz="0" w:space="0" w:color="auto"/>
      </w:divBdr>
    </w:div>
    <w:div w:id="989019143">
      <w:marLeft w:val="640"/>
      <w:marRight w:val="0"/>
      <w:marTop w:val="0"/>
      <w:marBottom w:val="0"/>
      <w:divBdr>
        <w:top w:val="none" w:sz="0" w:space="0" w:color="auto"/>
        <w:left w:val="none" w:sz="0" w:space="0" w:color="auto"/>
        <w:bottom w:val="none" w:sz="0" w:space="0" w:color="auto"/>
        <w:right w:val="none" w:sz="0" w:space="0" w:color="auto"/>
      </w:divBdr>
    </w:div>
    <w:div w:id="989020861">
      <w:marLeft w:val="640"/>
      <w:marRight w:val="0"/>
      <w:marTop w:val="0"/>
      <w:marBottom w:val="0"/>
      <w:divBdr>
        <w:top w:val="none" w:sz="0" w:space="0" w:color="auto"/>
        <w:left w:val="none" w:sz="0" w:space="0" w:color="auto"/>
        <w:bottom w:val="none" w:sz="0" w:space="0" w:color="auto"/>
        <w:right w:val="none" w:sz="0" w:space="0" w:color="auto"/>
      </w:divBdr>
    </w:div>
    <w:div w:id="989095211">
      <w:marLeft w:val="640"/>
      <w:marRight w:val="0"/>
      <w:marTop w:val="0"/>
      <w:marBottom w:val="0"/>
      <w:divBdr>
        <w:top w:val="none" w:sz="0" w:space="0" w:color="auto"/>
        <w:left w:val="none" w:sz="0" w:space="0" w:color="auto"/>
        <w:bottom w:val="none" w:sz="0" w:space="0" w:color="auto"/>
        <w:right w:val="none" w:sz="0" w:space="0" w:color="auto"/>
      </w:divBdr>
    </w:div>
    <w:div w:id="989096954">
      <w:marLeft w:val="640"/>
      <w:marRight w:val="0"/>
      <w:marTop w:val="0"/>
      <w:marBottom w:val="0"/>
      <w:divBdr>
        <w:top w:val="none" w:sz="0" w:space="0" w:color="auto"/>
        <w:left w:val="none" w:sz="0" w:space="0" w:color="auto"/>
        <w:bottom w:val="none" w:sz="0" w:space="0" w:color="auto"/>
        <w:right w:val="none" w:sz="0" w:space="0" w:color="auto"/>
      </w:divBdr>
    </w:div>
    <w:div w:id="989135849">
      <w:marLeft w:val="640"/>
      <w:marRight w:val="0"/>
      <w:marTop w:val="0"/>
      <w:marBottom w:val="0"/>
      <w:divBdr>
        <w:top w:val="none" w:sz="0" w:space="0" w:color="auto"/>
        <w:left w:val="none" w:sz="0" w:space="0" w:color="auto"/>
        <w:bottom w:val="none" w:sz="0" w:space="0" w:color="auto"/>
        <w:right w:val="none" w:sz="0" w:space="0" w:color="auto"/>
      </w:divBdr>
    </w:div>
    <w:div w:id="989137193">
      <w:marLeft w:val="640"/>
      <w:marRight w:val="0"/>
      <w:marTop w:val="0"/>
      <w:marBottom w:val="0"/>
      <w:divBdr>
        <w:top w:val="none" w:sz="0" w:space="0" w:color="auto"/>
        <w:left w:val="none" w:sz="0" w:space="0" w:color="auto"/>
        <w:bottom w:val="none" w:sz="0" w:space="0" w:color="auto"/>
        <w:right w:val="none" w:sz="0" w:space="0" w:color="auto"/>
      </w:divBdr>
    </w:div>
    <w:div w:id="989287787">
      <w:marLeft w:val="640"/>
      <w:marRight w:val="0"/>
      <w:marTop w:val="0"/>
      <w:marBottom w:val="0"/>
      <w:divBdr>
        <w:top w:val="none" w:sz="0" w:space="0" w:color="auto"/>
        <w:left w:val="none" w:sz="0" w:space="0" w:color="auto"/>
        <w:bottom w:val="none" w:sz="0" w:space="0" w:color="auto"/>
        <w:right w:val="none" w:sz="0" w:space="0" w:color="auto"/>
      </w:divBdr>
    </w:div>
    <w:div w:id="989404693">
      <w:marLeft w:val="640"/>
      <w:marRight w:val="0"/>
      <w:marTop w:val="0"/>
      <w:marBottom w:val="0"/>
      <w:divBdr>
        <w:top w:val="none" w:sz="0" w:space="0" w:color="auto"/>
        <w:left w:val="none" w:sz="0" w:space="0" w:color="auto"/>
        <w:bottom w:val="none" w:sz="0" w:space="0" w:color="auto"/>
        <w:right w:val="none" w:sz="0" w:space="0" w:color="auto"/>
      </w:divBdr>
    </w:div>
    <w:div w:id="989479996">
      <w:marLeft w:val="640"/>
      <w:marRight w:val="0"/>
      <w:marTop w:val="0"/>
      <w:marBottom w:val="0"/>
      <w:divBdr>
        <w:top w:val="none" w:sz="0" w:space="0" w:color="auto"/>
        <w:left w:val="none" w:sz="0" w:space="0" w:color="auto"/>
        <w:bottom w:val="none" w:sz="0" w:space="0" w:color="auto"/>
        <w:right w:val="none" w:sz="0" w:space="0" w:color="auto"/>
      </w:divBdr>
    </w:div>
    <w:div w:id="989528066">
      <w:marLeft w:val="640"/>
      <w:marRight w:val="0"/>
      <w:marTop w:val="0"/>
      <w:marBottom w:val="0"/>
      <w:divBdr>
        <w:top w:val="none" w:sz="0" w:space="0" w:color="auto"/>
        <w:left w:val="none" w:sz="0" w:space="0" w:color="auto"/>
        <w:bottom w:val="none" w:sz="0" w:space="0" w:color="auto"/>
        <w:right w:val="none" w:sz="0" w:space="0" w:color="auto"/>
      </w:divBdr>
    </w:div>
    <w:div w:id="989552065">
      <w:marLeft w:val="640"/>
      <w:marRight w:val="0"/>
      <w:marTop w:val="0"/>
      <w:marBottom w:val="0"/>
      <w:divBdr>
        <w:top w:val="none" w:sz="0" w:space="0" w:color="auto"/>
        <w:left w:val="none" w:sz="0" w:space="0" w:color="auto"/>
        <w:bottom w:val="none" w:sz="0" w:space="0" w:color="auto"/>
        <w:right w:val="none" w:sz="0" w:space="0" w:color="auto"/>
      </w:divBdr>
    </w:div>
    <w:div w:id="989553580">
      <w:marLeft w:val="640"/>
      <w:marRight w:val="0"/>
      <w:marTop w:val="0"/>
      <w:marBottom w:val="0"/>
      <w:divBdr>
        <w:top w:val="none" w:sz="0" w:space="0" w:color="auto"/>
        <w:left w:val="none" w:sz="0" w:space="0" w:color="auto"/>
        <w:bottom w:val="none" w:sz="0" w:space="0" w:color="auto"/>
        <w:right w:val="none" w:sz="0" w:space="0" w:color="auto"/>
      </w:divBdr>
    </w:div>
    <w:div w:id="989674531">
      <w:marLeft w:val="640"/>
      <w:marRight w:val="0"/>
      <w:marTop w:val="0"/>
      <w:marBottom w:val="0"/>
      <w:divBdr>
        <w:top w:val="none" w:sz="0" w:space="0" w:color="auto"/>
        <w:left w:val="none" w:sz="0" w:space="0" w:color="auto"/>
        <w:bottom w:val="none" w:sz="0" w:space="0" w:color="auto"/>
        <w:right w:val="none" w:sz="0" w:space="0" w:color="auto"/>
      </w:divBdr>
    </w:div>
    <w:div w:id="989676551">
      <w:marLeft w:val="640"/>
      <w:marRight w:val="0"/>
      <w:marTop w:val="0"/>
      <w:marBottom w:val="0"/>
      <w:divBdr>
        <w:top w:val="none" w:sz="0" w:space="0" w:color="auto"/>
        <w:left w:val="none" w:sz="0" w:space="0" w:color="auto"/>
        <w:bottom w:val="none" w:sz="0" w:space="0" w:color="auto"/>
        <w:right w:val="none" w:sz="0" w:space="0" w:color="auto"/>
      </w:divBdr>
    </w:div>
    <w:div w:id="989751782">
      <w:marLeft w:val="640"/>
      <w:marRight w:val="0"/>
      <w:marTop w:val="0"/>
      <w:marBottom w:val="0"/>
      <w:divBdr>
        <w:top w:val="none" w:sz="0" w:space="0" w:color="auto"/>
        <w:left w:val="none" w:sz="0" w:space="0" w:color="auto"/>
        <w:bottom w:val="none" w:sz="0" w:space="0" w:color="auto"/>
        <w:right w:val="none" w:sz="0" w:space="0" w:color="auto"/>
      </w:divBdr>
    </w:div>
    <w:div w:id="989754493">
      <w:marLeft w:val="640"/>
      <w:marRight w:val="0"/>
      <w:marTop w:val="0"/>
      <w:marBottom w:val="0"/>
      <w:divBdr>
        <w:top w:val="none" w:sz="0" w:space="0" w:color="auto"/>
        <w:left w:val="none" w:sz="0" w:space="0" w:color="auto"/>
        <w:bottom w:val="none" w:sz="0" w:space="0" w:color="auto"/>
        <w:right w:val="none" w:sz="0" w:space="0" w:color="auto"/>
      </w:divBdr>
    </w:div>
    <w:div w:id="989863634">
      <w:marLeft w:val="640"/>
      <w:marRight w:val="0"/>
      <w:marTop w:val="0"/>
      <w:marBottom w:val="0"/>
      <w:divBdr>
        <w:top w:val="none" w:sz="0" w:space="0" w:color="auto"/>
        <w:left w:val="none" w:sz="0" w:space="0" w:color="auto"/>
        <w:bottom w:val="none" w:sz="0" w:space="0" w:color="auto"/>
        <w:right w:val="none" w:sz="0" w:space="0" w:color="auto"/>
      </w:divBdr>
    </w:div>
    <w:div w:id="989939370">
      <w:marLeft w:val="640"/>
      <w:marRight w:val="0"/>
      <w:marTop w:val="0"/>
      <w:marBottom w:val="0"/>
      <w:divBdr>
        <w:top w:val="none" w:sz="0" w:space="0" w:color="auto"/>
        <w:left w:val="none" w:sz="0" w:space="0" w:color="auto"/>
        <w:bottom w:val="none" w:sz="0" w:space="0" w:color="auto"/>
        <w:right w:val="none" w:sz="0" w:space="0" w:color="auto"/>
      </w:divBdr>
    </w:div>
    <w:div w:id="989987647">
      <w:marLeft w:val="640"/>
      <w:marRight w:val="0"/>
      <w:marTop w:val="0"/>
      <w:marBottom w:val="0"/>
      <w:divBdr>
        <w:top w:val="none" w:sz="0" w:space="0" w:color="auto"/>
        <w:left w:val="none" w:sz="0" w:space="0" w:color="auto"/>
        <w:bottom w:val="none" w:sz="0" w:space="0" w:color="auto"/>
        <w:right w:val="none" w:sz="0" w:space="0" w:color="auto"/>
      </w:divBdr>
    </w:div>
    <w:div w:id="990014488">
      <w:marLeft w:val="640"/>
      <w:marRight w:val="0"/>
      <w:marTop w:val="0"/>
      <w:marBottom w:val="0"/>
      <w:divBdr>
        <w:top w:val="none" w:sz="0" w:space="0" w:color="auto"/>
        <w:left w:val="none" w:sz="0" w:space="0" w:color="auto"/>
        <w:bottom w:val="none" w:sz="0" w:space="0" w:color="auto"/>
        <w:right w:val="none" w:sz="0" w:space="0" w:color="auto"/>
      </w:divBdr>
    </w:div>
    <w:div w:id="990059530">
      <w:marLeft w:val="640"/>
      <w:marRight w:val="0"/>
      <w:marTop w:val="0"/>
      <w:marBottom w:val="0"/>
      <w:divBdr>
        <w:top w:val="none" w:sz="0" w:space="0" w:color="auto"/>
        <w:left w:val="none" w:sz="0" w:space="0" w:color="auto"/>
        <w:bottom w:val="none" w:sz="0" w:space="0" w:color="auto"/>
        <w:right w:val="none" w:sz="0" w:space="0" w:color="auto"/>
      </w:divBdr>
    </w:div>
    <w:div w:id="990134585">
      <w:marLeft w:val="640"/>
      <w:marRight w:val="0"/>
      <w:marTop w:val="0"/>
      <w:marBottom w:val="0"/>
      <w:divBdr>
        <w:top w:val="none" w:sz="0" w:space="0" w:color="auto"/>
        <w:left w:val="none" w:sz="0" w:space="0" w:color="auto"/>
        <w:bottom w:val="none" w:sz="0" w:space="0" w:color="auto"/>
        <w:right w:val="none" w:sz="0" w:space="0" w:color="auto"/>
      </w:divBdr>
    </w:div>
    <w:div w:id="990139689">
      <w:marLeft w:val="640"/>
      <w:marRight w:val="0"/>
      <w:marTop w:val="0"/>
      <w:marBottom w:val="0"/>
      <w:divBdr>
        <w:top w:val="none" w:sz="0" w:space="0" w:color="auto"/>
        <w:left w:val="none" w:sz="0" w:space="0" w:color="auto"/>
        <w:bottom w:val="none" w:sz="0" w:space="0" w:color="auto"/>
        <w:right w:val="none" w:sz="0" w:space="0" w:color="auto"/>
      </w:divBdr>
    </w:div>
    <w:div w:id="990256207">
      <w:marLeft w:val="640"/>
      <w:marRight w:val="0"/>
      <w:marTop w:val="0"/>
      <w:marBottom w:val="0"/>
      <w:divBdr>
        <w:top w:val="none" w:sz="0" w:space="0" w:color="auto"/>
        <w:left w:val="none" w:sz="0" w:space="0" w:color="auto"/>
        <w:bottom w:val="none" w:sz="0" w:space="0" w:color="auto"/>
        <w:right w:val="none" w:sz="0" w:space="0" w:color="auto"/>
      </w:divBdr>
    </w:div>
    <w:div w:id="990328376">
      <w:marLeft w:val="640"/>
      <w:marRight w:val="0"/>
      <w:marTop w:val="0"/>
      <w:marBottom w:val="0"/>
      <w:divBdr>
        <w:top w:val="none" w:sz="0" w:space="0" w:color="auto"/>
        <w:left w:val="none" w:sz="0" w:space="0" w:color="auto"/>
        <w:bottom w:val="none" w:sz="0" w:space="0" w:color="auto"/>
        <w:right w:val="none" w:sz="0" w:space="0" w:color="auto"/>
      </w:divBdr>
    </w:div>
    <w:div w:id="990328905">
      <w:marLeft w:val="640"/>
      <w:marRight w:val="0"/>
      <w:marTop w:val="0"/>
      <w:marBottom w:val="0"/>
      <w:divBdr>
        <w:top w:val="none" w:sz="0" w:space="0" w:color="auto"/>
        <w:left w:val="none" w:sz="0" w:space="0" w:color="auto"/>
        <w:bottom w:val="none" w:sz="0" w:space="0" w:color="auto"/>
        <w:right w:val="none" w:sz="0" w:space="0" w:color="auto"/>
      </w:divBdr>
    </w:div>
    <w:div w:id="990404147">
      <w:marLeft w:val="640"/>
      <w:marRight w:val="0"/>
      <w:marTop w:val="0"/>
      <w:marBottom w:val="0"/>
      <w:divBdr>
        <w:top w:val="none" w:sz="0" w:space="0" w:color="auto"/>
        <w:left w:val="none" w:sz="0" w:space="0" w:color="auto"/>
        <w:bottom w:val="none" w:sz="0" w:space="0" w:color="auto"/>
        <w:right w:val="none" w:sz="0" w:space="0" w:color="auto"/>
      </w:divBdr>
    </w:div>
    <w:div w:id="990404404">
      <w:marLeft w:val="640"/>
      <w:marRight w:val="0"/>
      <w:marTop w:val="0"/>
      <w:marBottom w:val="0"/>
      <w:divBdr>
        <w:top w:val="none" w:sz="0" w:space="0" w:color="auto"/>
        <w:left w:val="none" w:sz="0" w:space="0" w:color="auto"/>
        <w:bottom w:val="none" w:sz="0" w:space="0" w:color="auto"/>
        <w:right w:val="none" w:sz="0" w:space="0" w:color="auto"/>
      </w:divBdr>
    </w:div>
    <w:div w:id="990445852">
      <w:marLeft w:val="640"/>
      <w:marRight w:val="0"/>
      <w:marTop w:val="0"/>
      <w:marBottom w:val="0"/>
      <w:divBdr>
        <w:top w:val="none" w:sz="0" w:space="0" w:color="auto"/>
        <w:left w:val="none" w:sz="0" w:space="0" w:color="auto"/>
        <w:bottom w:val="none" w:sz="0" w:space="0" w:color="auto"/>
        <w:right w:val="none" w:sz="0" w:space="0" w:color="auto"/>
      </w:divBdr>
    </w:div>
    <w:div w:id="990451101">
      <w:marLeft w:val="640"/>
      <w:marRight w:val="0"/>
      <w:marTop w:val="0"/>
      <w:marBottom w:val="0"/>
      <w:divBdr>
        <w:top w:val="none" w:sz="0" w:space="0" w:color="auto"/>
        <w:left w:val="none" w:sz="0" w:space="0" w:color="auto"/>
        <w:bottom w:val="none" w:sz="0" w:space="0" w:color="auto"/>
        <w:right w:val="none" w:sz="0" w:space="0" w:color="auto"/>
      </w:divBdr>
    </w:div>
    <w:div w:id="990521276">
      <w:marLeft w:val="640"/>
      <w:marRight w:val="0"/>
      <w:marTop w:val="0"/>
      <w:marBottom w:val="0"/>
      <w:divBdr>
        <w:top w:val="none" w:sz="0" w:space="0" w:color="auto"/>
        <w:left w:val="none" w:sz="0" w:space="0" w:color="auto"/>
        <w:bottom w:val="none" w:sz="0" w:space="0" w:color="auto"/>
        <w:right w:val="none" w:sz="0" w:space="0" w:color="auto"/>
      </w:divBdr>
    </w:div>
    <w:div w:id="990522971">
      <w:marLeft w:val="640"/>
      <w:marRight w:val="0"/>
      <w:marTop w:val="0"/>
      <w:marBottom w:val="0"/>
      <w:divBdr>
        <w:top w:val="none" w:sz="0" w:space="0" w:color="auto"/>
        <w:left w:val="none" w:sz="0" w:space="0" w:color="auto"/>
        <w:bottom w:val="none" w:sz="0" w:space="0" w:color="auto"/>
        <w:right w:val="none" w:sz="0" w:space="0" w:color="auto"/>
      </w:divBdr>
    </w:div>
    <w:div w:id="990526659">
      <w:marLeft w:val="480"/>
      <w:marRight w:val="0"/>
      <w:marTop w:val="0"/>
      <w:marBottom w:val="0"/>
      <w:divBdr>
        <w:top w:val="none" w:sz="0" w:space="0" w:color="auto"/>
        <w:left w:val="none" w:sz="0" w:space="0" w:color="auto"/>
        <w:bottom w:val="none" w:sz="0" w:space="0" w:color="auto"/>
        <w:right w:val="none" w:sz="0" w:space="0" w:color="auto"/>
      </w:divBdr>
    </w:div>
    <w:div w:id="990594052">
      <w:marLeft w:val="640"/>
      <w:marRight w:val="0"/>
      <w:marTop w:val="0"/>
      <w:marBottom w:val="0"/>
      <w:divBdr>
        <w:top w:val="none" w:sz="0" w:space="0" w:color="auto"/>
        <w:left w:val="none" w:sz="0" w:space="0" w:color="auto"/>
        <w:bottom w:val="none" w:sz="0" w:space="0" w:color="auto"/>
        <w:right w:val="none" w:sz="0" w:space="0" w:color="auto"/>
      </w:divBdr>
    </w:div>
    <w:div w:id="990644707">
      <w:marLeft w:val="640"/>
      <w:marRight w:val="0"/>
      <w:marTop w:val="0"/>
      <w:marBottom w:val="0"/>
      <w:divBdr>
        <w:top w:val="none" w:sz="0" w:space="0" w:color="auto"/>
        <w:left w:val="none" w:sz="0" w:space="0" w:color="auto"/>
        <w:bottom w:val="none" w:sz="0" w:space="0" w:color="auto"/>
        <w:right w:val="none" w:sz="0" w:space="0" w:color="auto"/>
      </w:divBdr>
    </w:div>
    <w:div w:id="990712014">
      <w:marLeft w:val="640"/>
      <w:marRight w:val="0"/>
      <w:marTop w:val="0"/>
      <w:marBottom w:val="0"/>
      <w:divBdr>
        <w:top w:val="none" w:sz="0" w:space="0" w:color="auto"/>
        <w:left w:val="none" w:sz="0" w:space="0" w:color="auto"/>
        <w:bottom w:val="none" w:sz="0" w:space="0" w:color="auto"/>
        <w:right w:val="none" w:sz="0" w:space="0" w:color="auto"/>
      </w:divBdr>
    </w:div>
    <w:div w:id="990714958">
      <w:marLeft w:val="640"/>
      <w:marRight w:val="0"/>
      <w:marTop w:val="0"/>
      <w:marBottom w:val="0"/>
      <w:divBdr>
        <w:top w:val="none" w:sz="0" w:space="0" w:color="auto"/>
        <w:left w:val="none" w:sz="0" w:space="0" w:color="auto"/>
        <w:bottom w:val="none" w:sz="0" w:space="0" w:color="auto"/>
        <w:right w:val="none" w:sz="0" w:space="0" w:color="auto"/>
      </w:divBdr>
    </w:div>
    <w:div w:id="990790374">
      <w:marLeft w:val="640"/>
      <w:marRight w:val="0"/>
      <w:marTop w:val="0"/>
      <w:marBottom w:val="0"/>
      <w:divBdr>
        <w:top w:val="none" w:sz="0" w:space="0" w:color="auto"/>
        <w:left w:val="none" w:sz="0" w:space="0" w:color="auto"/>
        <w:bottom w:val="none" w:sz="0" w:space="0" w:color="auto"/>
        <w:right w:val="none" w:sz="0" w:space="0" w:color="auto"/>
      </w:divBdr>
    </w:div>
    <w:div w:id="990793636">
      <w:marLeft w:val="640"/>
      <w:marRight w:val="0"/>
      <w:marTop w:val="0"/>
      <w:marBottom w:val="0"/>
      <w:divBdr>
        <w:top w:val="none" w:sz="0" w:space="0" w:color="auto"/>
        <w:left w:val="none" w:sz="0" w:space="0" w:color="auto"/>
        <w:bottom w:val="none" w:sz="0" w:space="0" w:color="auto"/>
        <w:right w:val="none" w:sz="0" w:space="0" w:color="auto"/>
      </w:divBdr>
    </w:div>
    <w:div w:id="990869445">
      <w:marLeft w:val="640"/>
      <w:marRight w:val="0"/>
      <w:marTop w:val="0"/>
      <w:marBottom w:val="0"/>
      <w:divBdr>
        <w:top w:val="none" w:sz="0" w:space="0" w:color="auto"/>
        <w:left w:val="none" w:sz="0" w:space="0" w:color="auto"/>
        <w:bottom w:val="none" w:sz="0" w:space="0" w:color="auto"/>
        <w:right w:val="none" w:sz="0" w:space="0" w:color="auto"/>
      </w:divBdr>
    </w:div>
    <w:div w:id="990987543">
      <w:marLeft w:val="640"/>
      <w:marRight w:val="0"/>
      <w:marTop w:val="0"/>
      <w:marBottom w:val="0"/>
      <w:divBdr>
        <w:top w:val="none" w:sz="0" w:space="0" w:color="auto"/>
        <w:left w:val="none" w:sz="0" w:space="0" w:color="auto"/>
        <w:bottom w:val="none" w:sz="0" w:space="0" w:color="auto"/>
        <w:right w:val="none" w:sz="0" w:space="0" w:color="auto"/>
      </w:divBdr>
    </w:div>
    <w:div w:id="991101246">
      <w:marLeft w:val="640"/>
      <w:marRight w:val="0"/>
      <w:marTop w:val="0"/>
      <w:marBottom w:val="0"/>
      <w:divBdr>
        <w:top w:val="none" w:sz="0" w:space="0" w:color="auto"/>
        <w:left w:val="none" w:sz="0" w:space="0" w:color="auto"/>
        <w:bottom w:val="none" w:sz="0" w:space="0" w:color="auto"/>
        <w:right w:val="none" w:sz="0" w:space="0" w:color="auto"/>
      </w:divBdr>
    </w:div>
    <w:div w:id="991102557">
      <w:marLeft w:val="640"/>
      <w:marRight w:val="0"/>
      <w:marTop w:val="0"/>
      <w:marBottom w:val="0"/>
      <w:divBdr>
        <w:top w:val="none" w:sz="0" w:space="0" w:color="auto"/>
        <w:left w:val="none" w:sz="0" w:space="0" w:color="auto"/>
        <w:bottom w:val="none" w:sz="0" w:space="0" w:color="auto"/>
        <w:right w:val="none" w:sz="0" w:space="0" w:color="auto"/>
      </w:divBdr>
    </w:div>
    <w:div w:id="991106686">
      <w:marLeft w:val="640"/>
      <w:marRight w:val="0"/>
      <w:marTop w:val="0"/>
      <w:marBottom w:val="0"/>
      <w:divBdr>
        <w:top w:val="none" w:sz="0" w:space="0" w:color="auto"/>
        <w:left w:val="none" w:sz="0" w:space="0" w:color="auto"/>
        <w:bottom w:val="none" w:sz="0" w:space="0" w:color="auto"/>
        <w:right w:val="none" w:sz="0" w:space="0" w:color="auto"/>
      </w:divBdr>
    </w:div>
    <w:div w:id="991182765">
      <w:marLeft w:val="640"/>
      <w:marRight w:val="0"/>
      <w:marTop w:val="0"/>
      <w:marBottom w:val="0"/>
      <w:divBdr>
        <w:top w:val="none" w:sz="0" w:space="0" w:color="auto"/>
        <w:left w:val="none" w:sz="0" w:space="0" w:color="auto"/>
        <w:bottom w:val="none" w:sz="0" w:space="0" w:color="auto"/>
        <w:right w:val="none" w:sz="0" w:space="0" w:color="auto"/>
      </w:divBdr>
    </w:div>
    <w:div w:id="991370284">
      <w:marLeft w:val="640"/>
      <w:marRight w:val="0"/>
      <w:marTop w:val="0"/>
      <w:marBottom w:val="0"/>
      <w:divBdr>
        <w:top w:val="none" w:sz="0" w:space="0" w:color="auto"/>
        <w:left w:val="none" w:sz="0" w:space="0" w:color="auto"/>
        <w:bottom w:val="none" w:sz="0" w:space="0" w:color="auto"/>
        <w:right w:val="none" w:sz="0" w:space="0" w:color="auto"/>
      </w:divBdr>
    </w:div>
    <w:div w:id="991443313">
      <w:marLeft w:val="640"/>
      <w:marRight w:val="0"/>
      <w:marTop w:val="0"/>
      <w:marBottom w:val="0"/>
      <w:divBdr>
        <w:top w:val="none" w:sz="0" w:space="0" w:color="auto"/>
        <w:left w:val="none" w:sz="0" w:space="0" w:color="auto"/>
        <w:bottom w:val="none" w:sz="0" w:space="0" w:color="auto"/>
        <w:right w:val="none" w:sz="0" w:space="0" w:color="auto"/>
      </w:divBdr>
    </w:div>
    <w:div w:id="991520614">
      <w:marLeft w:val="640"/>
      <w:marRight w:val="0"/>
      <w:marTop w:val="0"/>
      <w:marBottom w:val="0"/>
      <w:divBdr>
        <w:top w:val="none" w:sz="0" w:space="0" w:color="auto"/>
        <w:left w:val="none" w:sz="0" w:space="0" w:color="auto"/>
        <w:bottom w:val="none" w:sz="0" w:space="0" w:color="auto"/>
        <w:right w:val="none" w:sz="0" w:space="0" w:color="auto"/>
      </w:divBdr>
    </w:div>
    <w:div w:id="991638441">
      <w:marLeft w:val="640"/>
      <w:marRight w:val="0"/>
      <w:marTop w:val="0"/>
      <w:marBottom w:val="0"/>
      <w:divBdr>
        <w:top w:val="none" w:sz="0" w:space="0" w:color="auto"/>
        <w:left w:val="none" w:sz="0" w:space="0" w:color="auto"/>
        <w:bottom w:val="none" w:sz="0" w:space="0" w:color="auto"/>
        <w:right w:val="none" w:sz="0" w:space="0" w:color="auto"/>
      </w:divBdr>
    </w:div>
    <w:div w:id="991716119">
      <w:marLeft w:val="640"/>
      <w:marRight w:val="0"/>
      <w:marTop w:val="0"/>
      <w:marBottom w:val="0"/>
      <w:divBdr>
        <w:top w:val="none" w:sz="0" w:space="0" w:color="auto"/>
        <w:left w:val="none" w:sz="0" w:space="0" w:color="auto"/>
        <w:bottom w:val="none" w:sz="0" w:space="0" w:color="auto"/>
        <w:right w:val="none" w:sz="0" w:space="0" w:color="auto"/>
      </w:divBdr>
    </w:div>
    <w:div w:id="991760690">
      <w:marLeft w:val="640"/>
      <w:marRight w:val="0"/>
      <w:marTop w:val="0"/>
      <w:marBottom w:val="0"/>
      <w:divBdr>
        <w:top w:val="none" w:sz="0" w:space="0" w:color="auto"/>
        <w:left w:val="none" w:sz="0" w:space="0" w:color="auto"/>
        <w:bottom w:val="none" w:sz="0" w:space="0" w:color="auto"/>
        <w:right w:val="none" w:sz="0" w:space="0" w:color="auto"/>
      </w:divBdr>
    </w:div>
    <w:div w:id="991788788">
      <w:marLeft w:val="640"/>
      <w:marRight w:val="0"/>
      <w:marTop w:val="0"/>
      <w:marBottom w:val="0"/>
      <w:divBdr>
        <w:top w:val="none" w:sz="0" w:space="0" w:color="auto"/>
        <w:left w:val="none" w:sz="0" w:space="0" w:color="auto"/>
        <w:bottom w:val="none" w:sz="0" w:space="0" w:color="auto"/>
        <w:right w:val="none" w:sz="0" w:space="0" w:color="auto"/>
      </w:divBdr>
    </w:div>
    <w:div w:id="991908074">
      <w:marLeft w:val="640"/>
      <w:marRight w:val="0"/>
      <w:marTop w:val="0"/>
      <w:marBottom w:val="0"/>
      <w:divBdr>
        <w:top w:val="none" w:sz="0" w:space="0" w:color="auto"/>
        <w:left w:val="none" w:sz="0" w:space="0" w:color="auto"/>
        <w:bottom w:val="none" w:sz="0" w:space="0" w:color="auto"/>
        <w:right w:val="none" w:sz="0" w:space="0" w:color="auto"/>
      </w:divBdr>
    </w:div>
    <w:div w:id="991909653">
      <w:marLeft w:val="640"/>
      <w:marRight w:val="0"/>
      <w:marTop w:val="0"/>
      <w:marBottom w:val="0"/>
      <w:divBdr>
        <w:top w:val="none" w:sz="0" w:space="0" w:color="auto"/>
        <w:left w:val="none" w:sz="0" w:space="0" w:color="auto"/>
        <w:bottom w:val="none" w:sz="0" w:space="0" w:color="auto"/>
        <w:right w:val="none" w:sz="0" w:space="0" w:color="auto"/>
      </w:divBdr>
    </w:div>
    <w:div w:id="991954862">
      <w:marLeft w:val="640"/>
      <w:marRight w:val="0"/>
      <w:marTop w:val="0"/>
      <w:marBottom w:val="0"/>
      <w:divBdr>
        <w:top w:val="none" w:sz="0" w:space="0" w:color="auto"/>
        <w:left w:val="none" w:sz="0" w:space="0" w:color="auto"/>
        <w:bottom w:val="none" w:sz="0" w:space="0" w:color="auto"/>
        <w:right w:val="none" w:sz="0" w:space="0" w:color="auto"/>
      </w:divBdr>
    </w:div>
    <w:div w:id="992099825">
      <w:marLeft w:val="640"/>
      <w:marRight w:val="0"/>
      <w:marTop w:val="0"/>
      <w:marBottom w:val="0"/>
      <w:divBdr>
        <w:top w:val="none" w:sz="0" w:space="0" w:color="auto"/>
        <w:left w:val="none" w:sz="0" w:space="0" w:color="auto"/>
        <w:bottom w:val="none" w:sz="0" w:space="0" w:color="auto"/>
        <w:right w:val="none" w:sz="0" w:space="0" w:color="auto"/>
      </w:divBdr>
    </w:div>
    <w:div w:id="992299762">
      <w:marLeft w:val="640"/>
      <w:marRight w:val="0"/>
      <w:marTop w:val="0"/>
      <w:marBottom w:val="0"/>
      <w:divBdr>
        <w:top w:val="none" w:sz="0" w:space="0" w:color="auto"/>
        <w:left w:val="none" w:sz="0" w:space="0" w:color="auto"/>
        <w:bottom w:val="none" w:sz="0" w:space="0" w:color="auto"/>
        <w:right w:val="none" w:sz="0" w:space="0" w:color="auto"/>
      </w:divBdr>
    </w:div>
    <w:div w:id="992369585">
      <w:marLeft w:val="640"/>
      <w:marRight w:val="0"/>
      <w:marTop w:val="0"/>
      <w:marBottom w:val="0"/>
      <w:divBdr>
        <w:top w:val="none" w:sz="0" w:space="0" w:color="auto"/>
        <w:left w:val="none" w:sz="0" w:space="0" w:color="auto"/>
        <w:bottom w:val="none" w:sz="0" w:space="0" w:color="auto"/>
        <w:right w:val="none" w:sz="0" w:space="0" w:color="auto"/>
      </w:divBdr>
    </w:div>
    <w:div w:id="992486295">
      <w:marLeft w:val="640"/>
      <w:marRight w:val="0"/>
      <w:marTop w:val="0"/>
      <w:marBottom w:val="0"/>
      <w:divBdr>
        <w:top w:val="none" w:sz="0" w:space="0" w:color="auto"/>
        <w:left w:val="none" w:sz="0" w:space="0" w:color="auto"/>
        <w:bottom w:val="none" w:sz="0" w:space="0" w:color="auto"/>
        <w:right w:val="none" w:sz="0" w:space="0" w:color="auto"/>
      </w:divBdr>
    </w:div>
    <w:div w:id="992568704">
      <w:marLeft w:val="640"/>
      <w:marRight w:val="0"/>
      <w:marTop w:val="0"/>
      <w:marBottom w:val="0"/>
      <w:divBdr>
        <w:top w:val="none" w:sz="0" w:space="0" w:color="auto"/>
        <w:left w:val="none" w:sz="0" w:space="0" w:color="auto"/>
        <w:bottom w:val="none" w:sz="0" w:space="0" w:color="auto"/>
        <w:right w:val="none" w:sz="0" w:space="0" w:color="auto"/>
      </w:divBdr>
    </w:div>
    <w:div w:id="992608388">
      <w:marLeft w:val="640"/>
      <w:marRight w:val="0"/>
      <w:marTop w:val="0"/>
      <w:marBottom w:val="0"/>
      <w:divBdr>
        <w:top w:val="none" w:sz="0" w:space="0" w:color="auto"/>
        <w:left w:val="none" w:sz="0" w:space="0" w:color="auto"/>
        <w:bottom w:val="none" w:sz="0" w:space="0" w:color="auto"/>
        <w:right w:val="none" w:sz="0" w:space="0" w:color="auto"/>
      </w:divBdr>
    </w:div>
    <w:div w:id="992610009">
      <w:marLeft w:val="640"/>
      <w:marRight w:val="0"/>
      <w:marTop w:val="0"/>
      <w:marBottom w:val="0"/>
      <w:divBdr>
        <w:top w:val="none" w:sz="0" w:space="0" w:color="auto"/>
        <w:left w:val="none" w:sz="0" w:space="0" w:color="auto"/>
        <w:bottom w:val="none" w:sz="0" w:space="0" w:color="auto"/>
        <w:right w:val="none" w:sz="0" w:space="0" w:color="auto"/>
      </w:divBdr>
    </w:div>
    <w:div w:id="992678814">
      <w:marLeft w:val="640"/>
      <w:marRight w:val="0"/>
      <w:marTop w:val="0"/>
      <w:marBottom w:val="0"/>
      <w:divBdr>
        <w:top w:val="none" w:sz="0" w:space="0" w:color="auto"/>
        <w:left w:val="none" w:sz="0" w:space="0" w:color="auto"/>
        <w:bottom w:val="none" w:sz="0" w:space="0" w:color="auto"/>
        <w:right w:val="none" w:sz="0" w:space="0" w:color="auto"/>
      </w:divBdr>
    </w:div>
    <w:div w:id="992680096">
      <w:marLeft w:val="640"/>
      <w:marRight w:val="0"/>
      <w:marTop w:val="0"/>
      <w:marBottom w:val="0"/>
      <w:divBdr>
        <w:top w:val="none" w:sz="0" w:space="0" w:color="auto"/>
        <w:left w:val="none" w:sz="0" w:space="0" w:color="auto"/>
        <w:bottom w:val="none" w:sz="0" w:space="0" w:color="auto"/>
        <w:right w:val="none" w:sz="0" w:space="0" w:color="auto"/>
      </w:divBdr>
    </w:div>
    <w:div w:id="992682388">
      <w:marLeft w:val="640"/>
      <w:marRight w:val="0"/>
      <w:marTop w:val="0"/>
      <w:marBottom w:val="0"/>
      <w:divBdr>
        <w:top w:val="none" w:sz="0" w:space="0" w:color="auto"/>
        <w:left w:val="none" w:sz="0" w:space="0" w:color="auto"/>
        <w:bottom w:val="none" w:sz="0" w:space="0" w:color="auto"/>
        <w:right w:val="none" w:sz="0" w:space="0" w:color="auto"/>
      </w:divBdr>
    </w:div>
    <w:div w:id="992953646">
      <w:marLeft w:val="640"/>
      <w:marRight w:val="0"/>
      <w:marTop w:val="0"/>
      <w:marBottom w:val="0"/>
      <w:divBdr>
        <w:top w:val="none" w:sz="0" w:space="0" w:color="auto"/>
        <w:left w:val="none" w:sz="0" w:space="0" w:color="auto"/>
        <w:bottom w:val="none" w:sz="0" w:space="0" w:color="auto"/>
        <w:right w:val="none" w:sz="0" w:space="0" w:color="auto"/>
      </w:divBdr>
    </w:div>
    <w:div w:id="993023404">
      <w:marLeft w:val="640"/>
      <w:marRight w:val="0"/>
      <w:marTop w:val="0"/>
      <w:marBottom w:val="0"/>
      <w:divBdr>
        <w:top w:val="none" w:sz="0" w:space="0" w:color="auto"/>
        <w:left w:val="none" w:sz="0" w:space="0" w:color="auto"/>
        <w:bottom w:val="none" w:sz="0" w:space="0" w:color="auto"/>
        <w:right w:val="none" w:sz="0" w:space="0" w:color="auto"/>
      </w:divBdr>
    </w:div>
    <w:div w:id="993029892">
      <w:marLeft w:val="640"/>
      <w:marRight w:val="0"/>
      <w:marTop w:val="0"/>
      <w:marBottom w:val="0"/>
      <w:divBdr>
        <w:top w:val="none" w:sz="0" w:space="0" w:color="auto"/>
        <w:left w:val="none" w:sz="0" w:space="0" w:color="auto"/>
        <w:bottom w:val="none" w:sz="0" w:space="0" w:color="auto"/>
        <w:right w:val="none" w:sz="0" w:space="0" w:color="auto"/>
      </w:divBdr>
    </w:div>
    <w:div w:id="993068285">
      <w:marLeft w:val="640"/>
      <w:marRight w:val="0"/>
      <w:marTop w:val="0"/>
      <w:marBottom w:val="0"/>
      <w:divBdr>
        <w:top w:val="none" w:sz="0" w:space="0" w:color="auto"/>
        <w:left w:val="none" w:sz="0" w:space="0" w:color="auto"/>
        <w:bottom w:val="none" w:sz="0" w:space="0" w:color="auto"/>
        <w:right w:val="none" w:sz="0" w:space="0" w:color="auto"/>
      </w:divBdr>
    </w:div>
    <w:div w:id="993216485">
      <w:marLeft w:val="640"/>
      <w:marRight w:val="0"/>
      <w:marTop w:val="0"/>
      <w:marBottom w:val="0"/>
      <w:divBdr>
        <w:top w:val="none" w:sz="0" w:space="0" w:color="auto"/>
        <w:left w:val="none" w:sz="0" w:space="0" w:color="auto"/>
        <w:bottom w:val="none" w:sz="0" w:space="0" w:color="auto"/>
        <w:right w:val="none" w:sz="0" w:space="0" w:color="auto"/>
      </w:divBdr>
    </w:div>
    <w:div w:id="993217601">
      <w:marLeft w:val="640"/>
      <w:marRight w:val="0"/>
      <w:marTop w:val="0"/>
      <w:marBottom w:val="0"/>
      <w:divBdr>
        <w:top w:val="none" w:sz="0" w:space="0" w:color="auto"/>
        <w:left w:val="none" w:sz="0" w:space="0" w:color="auto"/>
        <w:bottom w:val="none" w:sz="0" w:space="0" w:color="auto"/>
        <w:right w:val="none" w:sz="0" w:space="0" w:color="auto"/>
      </w:divBdr>
    </w:div>
    <w:div w:id="993218865">
      <w:marLeft w:val="640"/>
      <w:marRight w:val="0"/>
      <w:marTop w:val="0"/>
      <w:marBottom w:val="0"/>
      <w:divBdr>
        <w:top w:val="none" w:sz="0" w:space="0" w:color="auto"/>
        <w:left w:val="none" w:sz="0" w:space="0" w:color="auto"/>
        <w:bottom w:val="none" w:sz="0" w:space="0" w:color="auto"/>
        <w:right w:val="none" w:sz="0" w:space="0" w:color="auto"/>
      </w:divBdr>
    </w:div>
    <w:div w:id="993332971">
      <w:marLeft w:val="640"/>
      <w:marRight w:val="0"/>
      <w:marTop w:val="0"/>
      <w:marBottom w:val="0"/>
      <w:divBdr>
        <w:top w:val="none" w:sz="0" w:space="0" w:color="auto"/>
        <w:left w:val="none" w:sz="0" w:space="0" w:color="auto"/>
        <w:bottom w:val="none" w:sz="0" w:space="0" w:color="auto"/>
        <w:right w:val="none" w:sz="0" w:space="0" w:color="auto"/>
      </w:divBdr>
    </w:div>
    <w:div w:id="993337054">
      <w:marLeft w:val="640"/>
      <w:marRight w:val="0"/>
      <w:marTop w:val="0"/>
      <w:marBottom w:val="0"/>
      <w:divBdr>
        <w:top w:val="none" w:sz="0" w:space="0" w:color="auto"/>
        <w:left w:val="none" w:sz="0" w:space="0" w:color="auto"/>
        <w:bottom w:val="none" w:sz="0" w:space="0" w:color="auto"/>
        <w:right w:val="none" w:sz="0" w:space="0" w:color="auto"/>
      </w:divBdr>
    </w:div>
    <w:div w:id="993411041">
      <w:marLeft w:val="640"/>
      <w:marRight w:val="0"/>
      <w:marTop w:val="0"/>
      <w:marBottom w:val="0"/>
      <w:divBdr>
        <w:top w:val="none" w:sz="0" w:space="0" w:color="auto"/>
        <w:left w:val="none" w:sz="0" w:space="0" w:color="auto"/>
        <w:bottom w:val="none" w:sz="0" w:space="0" w:color="auto"/>
        <w:right w:val="none" w:sz="0" w:space="0" w:color="auto"/>
      </w:divBdr>
    </w:div>
    <w:div w:id="993413399">
      <w:marLeft w:val="640"/>
      <w:marRight w:val="0"/>
      <w:marTop w:val="0"/>
      <w:marBottom w:val="0"/>
      <w:divBdr>
        <w:top w:val="none" w:sz="0" w:space="0" w:color="auto"/>
        <w:left w:val="none" w:sz="0" w:space="0" w:color="auto"/>
        <w:bottom w:val="none" w:sz="0" w:space="0" w:color="auto"/>
        <w:right w:val="none" w:sz="0" w:space="0" w:color="auto"/>
      </w:divBdr>
    </w:div>
    <w:div w:id="993416205">
      <w:marLeft w:val="640"/>
      <w:marRight w:val="0"/>
      <w:marTop w:val="0"/>
      <w:marBottom w:val="0"/>
      <w:divBdr>
        <w:top w:val="none" w:sz="0" w:space="0" w:color="auto"/>
        <w:left w:val="none" w:sz="0" w:space="0" w:color="auto"/>
        <w:bottom w:val="none" w:sz="0" w:space="0" w:color="auto"/>
        <w:right w:val="none" w:sz="0" w:space="0" w:color="auto"/>
      </w:divBdr>
    </w:div>
    <w:div w:id="993492418">
      <w:marLeft w:val="640"/>
      <w:marRight w:val="0"/>
      <w:marTop w:val="0"/>
      <w:marBottom w:val="0"/>
      <w:divBdr>
        <w:top w:val="none" w:sz="0" w:space="0" w:color="auto"/>
        <w:left w:val="none" w:sz="0" w:space="0" w:color="auto"/>
        <w:bottom w:val="none" w:sz="0" w:space="0" w:color="auto"/>
        <w:right w:val="none" w:sz="0" w:space="0" w:color="auto"/>
      </w:divBdr>
    </w:div>
    <w:div w:id="993530995">
      <w:marLeft w:val="640"/>
      <w:marRight w:val="0"/>
      <w:marTop w:val="0"/>
      <w:marBottom w:val="0"/>
      <w:divBdr>
        <w:top w:val="none" w:sz="0" w:space="0" w:color="auto"/>
        <w:left w:val="none" w:sz="0" w:space="0" w:color="auto"/>
        <w:bottom w:val="none" w:sz="0" w:space="0" w:color="auto"/>
        <w:right w:val="none" w:sz="0" w:space="0" w:color="auto"/>
      </w:divBdr>
    </w:div>
    <w:div w:id="993534918">
      <w:marLeft w:val="640"/>
      <w:marRight w:val="0"/>
      <w:marTop w:val="0"/>
      <w:marBottom w:val="0"/>
      <w:divBdr>
        <w:top w:val="none" w:sz="0" w:space="0" w:color="auto"/>
        <w:left w:val="none" w:sz="0" w:space="0" w:color="auto"/>
        <w:bottom w:val="none" w:sz="0" w:space="0" w:color="auto"/>
        <w:right w:val="none" w:sz="0" w:space="0" w:color="auto"/>
      </w:divBdr>
    </w:div>
    <w:div w:id="993603055">
      <w:marLeft w:val="640"/>
      <w:marRight w:val="0"/>
      <w:marTop w:val="0"/>
      <w:marBottom w:val="0"/>
      <w:divBdr>
        <w:top w:val="none" w:sz="0" w:space="0" w:color="auto"/>
        <w:left w:val="none" w:sz="0" w:space="0" w:color="auto"/>
        <w:bottom w:val="none" w:sz="0" w:space="0" w:color="auto"/>
        <w:right w:val="none" w:sz="0" w:space="0" w:color="auto"/>
      </w:divBdr>
    </w:div>
    <w:div w:id="993682630">
      <w:marLeft w:val="640"/>
      <w:marRight w:val="0"/>
      <w:marTop w:val="0"/>
      <w:marBottom w:val="0"/>
      <w:divBdr>
        <w:top w:val="none" w:sz="0" w:space="0" w:color="auto"/>
        <w:left w:val="none" w:sz="0" w:space="0" w:color="auto"/>
        <w:bottom w:val="none" w:sz="0" w:space="0" w:color="auto"/>
        <w:right w:val="none" w:sz="0" w:space="0" w:color="auto"/>
      </w:divBdr>
    </w:div>
    <w:div w:id="993682743">
      <w:marLeft w:val="640"/>
      <w:marRight w:val="0"/>
      <w:marTop w:val="0"/>
      <w:marBottom w:val="0"/>
      <w:divBdr>
        <w:top w:val="none" w:sz="0" w:space="0" w:color="auto"/>
        <w:left w:val="none" w:sz="0" w:space="0" w:color="auto"/>
        <w:bottom w:val="none" w:sz="0" w:space="0" w:color="auto"/>
        <w:right w:val="none" w:sz="0" w:space="0" w:color="auto"/>
      </w:divBdr>
    </w:div>
    <w:div w:id="993722594">
      <w:marLeft w:val="640"/>
      <w:marRight w:val="0"/>
      <w:marTop w:val="0"/>
      <w:marBottom w:val="0"/>
      <w:divBdr>
        <w:top w:val="none" w:sz="0" w:space="0" w:color="auto"/>
        <w:left w:val="none" w:sz="0" w:space="0" w:color="auto"/>
        <w:bottom w:val="none" w:sz="0" w:space="0" w:color="auto"/>
        <w:right w:val="none" w:sz="0" w:space="0" w:color="auto"/>
      </w:divBdr>
    </w:div>
    <w:div w:id="993754569">
      <w:marLeft w:val="640"/>
      <w:marRight w:val="0"/>
      <w:marTop w:val="0"/>
      <w:marBottom w:val="0"/>
      <w:divBdr>
        <w:top w:val="none" w:sz="0" w:space="0" w:color="auto"/>
        <w:left w:val="none" w:sz="0" w:space="0" w:color="auto"/>
        <w:bottom w:val="none" w:sz="0" w:space="0" w:color="auto"/>
        <w:right w:val="none" w:sz="0" w:space="0" w:color="auto"/>
      </w:divBdr>
    </w:div>
    <w:div w:id="993873297">
      <w:marLeft w:val="640"/>
      <w:marRight w:val="0"/>
      <w:marTop w:val="0"/>
      <w:marBottom w:val="0"/>
      <w:divBdr>
        <w:top w:val="none" w:sz="0" w:space="0" w:color="auto"/>
        <w:left w:val="none" w:sz="0" w:space="0" w:color="auto"/>
        <w:bottom w:val="none" w:sz="0" w:space="0" w:color="auto"/>
        <w:right w:val="none" w:sz="0" w:space="0" w:color="auto"/>
      </w:divBdr>
    </w:div>
    <w:div w:id="993921013">
      <w:marLeft w:val="640"/>
      <w:marRight w:val="0"/>
      <w:marTop w:val="0"/>
      <w:marBottom w:val="0"/>
      <w:divBdr>
        <w:top w:val="none" w:sz="0" w:space="0" w:color="auto"/>
        <w:left w:val="none" w:sz="0" w:space="0" w:color="auto"/>
        <w:bottom w:val="none" w:sz="0" w:space="0" w:color="auto"/>
        <w:right w:val="none" w:sz="0" w:space="0" w:color="auto"/>
      </w:divBdr>
    </w:div>
    <w:div w:id="993947958">
      <w:marLeft w:val="640"/>
      <w:marRight w:val="0"/>
      <w:marTop w:val="0"/>
      <w:marBottom w:val="0"/>
      <w:divBdr>
        <w:top w:val="none" w:sz="0" w:space="0" w:color="auto"/>
        <w:left w:val="none" w:sz="0" w:space="0" w:color="auto"/>
        <w:bottom w:val="none" w:sz="0" w:space="0" w:color="auto"/>
        <w:right w:val="none" w:sz="0" w:space="0" w:color="auto"/>
      </w:divBdr>
    </w:div>
    <w:div w:id="993992161">
      <w:marLeft w:val="640"/>
      <w:marRight w:val="0"/>
      <w:marTop w:val="0"/>
      <w:marBottom w:val="0"/>
      <w:divBdr>
        <w:top w:val="none" w:sz="0" w:space="0" w:color="auto"/>
        <w:left w:val="none" w:sz="0" w:space="0" w:color="auto"/>
        <w:bottom w:val="none" w:sz="0" w:space="0" w:color="auto"/>
        <w:right w:val="none" w:sz="0" w:space="0" w:color="auto"/>
      </w:divBdr>
    </w:div>
    <w:div w:id="993993210">
      <w:marLeft w:val="640"/>
      <w:marRight w:val="0"/>
      <w:marTop w:val="0"/>
      <w:marBottom w:val="0"/>
      <w:divBdr>
        <w:top w:val="none" w:sz="0" w:space="0" w:color="auto"/>
        <w:left w:val="none" w:sz="0" w:space="0" w:color="auto"/>
        <w:bottom w:val="none" w:sz="0" w:space="0" w:color="auto"/>
        <w:right w:val="none" w:sz="0" w:space="0" w:color="auto"/>
      </w:divBdr>
    </w:div>
    <w:div w:id="993994497">
      <w:marLeft w:val="640"/>
      <w:marRight w:val="0"/>
      <w:marTop w:val="0"/>
      <w:marBottom w:val="0"/>
      <w:divBdr>
        <w:top w:val="none" w:sz="0" w:space="0" w:color="auto"/>
        <w:left w:val="none" w:sz="0" w:space="0" w:color="auto"/>
        <w:bottom w:val="none" w:sz="0" w:space="0" w:color="auto"/>
        <w:right w:val="none" w:sz="0" w:space="0" w:color="auto"/>
      </w:divBdr>
    </w:div>
    <w:div w:id="994143999">
      <w:marLeft w:val="640"/>
      <w:marRight w:val="0"/>
      <w:marTop w:val="0"/>
      <w:marBottom w:val="0"/>
      <w:divBdr>
        <w:top w:val="none" w:sz="0" w:space="0" w:color="auto"/>
        <w:left w:val="none" w:sz="0" w:space="0" w:color="auto"/>
        <w:bottom w:val="none" w:sz="0" w:space="0" w:color="auto"/>
        <w:right w:val="none" w:sz="0" w:space="0" w:color="auto"/>
      </w:divBdr>
    </w:div>
    <w:div w:id="994146476">
      <w:marLeft w:val="640"/>
      <w:marRight w:val="0"/>
      <w:marTop w:val="0"/>
      <w:marBottom w:val="0"/>
      <w:divBdr>
        <w:top w:val="none" w:sz="0" w:space="0" w:color="auto"/>
        <w:left w:val="none" w:sz="0" w:space="0" w:color="auto"/>
        <w:bottom w:val="none" w:sz="0" w:space="0" w:color="auto"/>
        <w:right w:val="none" w:sz="0" w:space="0" w:color="auto"/>
      </w:divBdr>
    </w:div>
    <w:div w:id="994147134">
      <w:marLeft w:val="640"/>
      <w:marRight w:val="0"/>
      <w:marTop w:val="0"/>
      <w:marBottom w:val="0"/>
      <w:divBdr>
        <w:top w:val="none" w:sz="0" w:space="0" w:color="auto"/>
        <w:left w:val="none" w:sz="0" w:space="0" w:color="auto"/>
        <w:bottom w:val="none" w:sz="0" w:space="0" w:color="auto"/>
        <w:right w:val="none" w:sz="0" w:space="0" w:color="auto"/>
      </w:divBdr>
    </w:div>
    <w:div w:id="994182661">
      <w:marLeft w:val="640"/>
      <w:marRight w:val="0"/>
      <w:marTop w:val="0"/>
      <w:marBottom w:val="0"/>
      <w:divBdr>
        <w:top w:val="none" w:sz="0" w:space="0" w:color="auto"/>
        <w:left w:val="none" w:sz="0" w:space="0" w:color="auto"/>
        <w:bottom w:val="none" w:sz="0" w:space="0" w:color="auto"/>
        <w:right w:val="none" w:sz="0" w:space="0" w:color="auto"/>
      </w:divBdr>
    </w:div>
    <w:div w:id="994188353">
      <w:marLeft w:val="640"/>
      <w:marRight w:val="0"/>
      <w:marTop w:val="0"/>
      <w:marBottom w:val="0"/>
      <w:divBdr>
        <w:top w:val="none" w:sz="0" w:space="0" w:color="auto"/>
        <w:left w:val="none" w:sz="0" w:space="0" w:color="auto"/>
        <w:bottom w:val="none" w:sz="0" w:space="0" w:color="auto"/>
        <w:right w:val="none" w:sz="0" w:space="0" w:color="auto"/>
      </w:divBdr>
    </w:div>
    <w:div w:id="994188750">
      <w:marLeft w:val="640"/>
      <w:marRight w:val="0"/>
      <w:marTop w:val="0"/>
      <w:marBottom w:val="0"/>
      <w:divBdr>
        <w:top w:val="none" w:sz="0" w:space="0" w:color="auto"/>
        <w:left w:val="none" w:sz="0" w:space="0" w:color="auto"/>
        <w:bottom w:val="none" w:sz="0" w:space="0" w:color="auto"/>
        <w:right w:val="none" w:sz="0" w:space="0" w:color="auto"/>
      </w:divBdr>
    </w:div>
    <w:div w:id="994256827">
      <w:marLeft w:val="640"/>
      <w:marRight w:val="0"/>
      <w:marTop w:val="0"/>
      <w:marBottom w:val="0"/>
      <w:divBdr>
        <w:top w:val="none" w:sz="0" w:space="0" w:color="auto"/>
        <w:left w:val="none" w:sz="0" w:space="0" w:color="auto"/>
        <w:bottom w:val="none" w:sz="0" w:space="0" w:color="auto"/>
        <w:right w:val="none" w:sz="0" w:space="0" w:color="auto"/>
      </w:divBdr>
    </w:div>
    <w:div w:id="994260370">
      <w:marLeft w:val="640"/>
      <w:marRight w:val="0"/>
      <w:marTop w:val="0"/>
      <w:marBottom w:val="0"/>
      <w:divBdr>
        <w:top w:val="none" w:sz="0" w:space="0" w:color="auto"/>
        <w:left w:val="none" w:sz="0" w:space="0" w:color="auto"/>
        <w:bottom w:val="none" w:sz="0" w:space="0" w:color="auto"/>
        <w:right w:val="none" w:sz="0" w:space="0" w:color="auto"/>
      </w:divBdr>
    </w:div>
    <w:div w:id="994263995">
      <w:marLeft w:val="640"/>
      <w:marRight w:val="0"/>
      <w:marTop w:val="0"/>
      <w:marBottom w:val="0"/>
      <w:divBdr>
        <w:top w:val="none" w:sz="0" w:space="0" w:color="auto"/>
        <w:left w:val="none" w:sz="0" w:space="0" w:color="auto"/>
        <w:bottom w:val="none" w:sz="0" w:space="0" w:color="auto"/>
        <w:right w:val="none" w:sz="0" w:space="0" w:color="auto"/>
      </w:divBdr>
    </w:div>
    <w:div w:id="994408958">
      <w:marLeft w:val="640"/>
      <w:marRight w:val="0"/>
      <w:marTop w:val="0"/>
      <w:marBottom w:val="0"/>
      <w:divBdr>
        <w:top w:val="none" w:sz="0" w:space="0" w:color="auto"/>
        <w:left w:val="none" w:sz="0" w:space="0" w:color="auto"/>
        <w:bottom w:val="none" w:sz="0" w:space="0" w:color="auto"/>
        <w:right w:val="none" w:sz="0" w:space="0" w:color="auto"/>
      </w:divBdr>
    </w:div>
    <w:div w:id="994528759">
      <w:marLeft w:val="640"/>
      <w:marRight w:val="0"/>
      <w:marTop w:val="0"/>
      <w:marBottom w:val="0"/>
      <w:divBdr>
        <w:top w:val="none" w:sz="0" w:space="0" w:color="auto"/>
        <w:left w:val="none" w:sz="0" w:space="0" w:color="auto"/>
        <w:bottom w:val="none" w:sz="0" w:space="0" w:color="auto"/>
        <w:right w:val="none" w:sz="0" w:space="0" w:color="auto"/>
      </w:divBdr>
    </w:div>
    <w:div w:id="994575736">
      <w:marLeft w:val="640"/>
      <w:marRight w:val="0"/>
      <w:marTop w:val="0"/>
      <w:marBottom w:val="0"/>
      <w:divBdr>
        <w:top w:val="none" w:sz="0" w:space="0" w:color="auto"/>
        <w:left w:val="none" w:sz="0" w:space="0" w:color="auto"/>
        <w:bottom w:val="none" w:sz="0" w:space="0" w:color="auto"/>
        <w:right w:val="none" w:sz="0" w:space="0" w:color="auto"/>
      </w:divBdr>
    </w:div>
    <w:div w:id="994600943">
      <w:marLeft w:val="640"/>
      <w:marRight w:val="0"/>
      <w:marTop w:val="0"/>
      <w:marBottom w:val="0"/>
      <w:divBdr>
        <w:top w:val="none" w:sz="0" w:space="0" w:color="auto"/>
        <w:left w:val="none" w:sz="0" w:space="0" w:color="auto"/>
        <w:bottom w:val="none" w:sz="0" w:space="0" w:color="auto"/>
        <w:right w:val="none" w:sz="0" w:space="0" w:color="auto"/>
      </w:divBdr>
    </w:div>
    <w:div w:id="994604224">
      <w:marLeft w:val="640"/>
      <w:marRight w:val="0"/>
      <w:marTop w:val="0"/>
      <w:marBottom w:val="0"/>
      <w:divBdr>
        <w:top w:val="none" w:sz="0" w:space="0" w:color="auto"/>
        <w:left w:val="none" w:sz="0" w:space="0" w:color="auto"/>
        <w:bottom w:val="none" w:sz="0" w:space="0" w:color="auto"/>
        <w:right w:val="none" w:sz="0" w:space="0" w:color="auto"/>
      </w:divBdr>
    </w:div>
    <w:div w:id="994645771">
      <w:marLeft w:val="640"/>
      <w:marRight w:val="0"/>
      <w:marTop w:val="0"/>
      <w:marBottom w:val="0"/>
      <w:divBdr>
        <w:top w:val="none" w:sz="0" w:space="0" w:color="auto"/>
        <w:left w:val="none" w:sz="0" w:space="0" w:color="auto"/>
        <w:bottom w:val="none" w:sz="0" w:space="0" w:color="auto"/>
        <w:right w:val="none" w:sz="0" w:space="0" w:color="auto"/>
      </w:divBdr>
    </w:div>
    <w:div w:id="994648842">
      <w:marLeft w:val="640"/>
      <w:marRight w:val="0"/>
      <w:marTop w:val="0"/>
      <w:marBottom w:val="0"/>
      <w:divBdr>
        <w:top w:val="none" w:sz="0" w:space="0" w:color="auto"/>
        <w:left w:val="none" w:sz="0" w:space="0" w:color="auto"/>
        <w:bottom w:val="none" w:sz="0" w:space="0" w:color="auto"/>
        <w:right w:val="none" w:sz="0" w:space="0" w:color="auto"/>
      </w:divBdr>
    </w:div>
    <w:div w:id="994649164">
      <w:marLeft w:val="480"/>
      <w:marRight w:val="0"/>
      <w:marTop w:val="0"/>
      <w:marBottom w:val="0"/>
      <w:divBdr>
        <w:top w:val="none" w:sz="0" w:space="0" w:color="auto"/>
        <w:left w:val="none" w:sz="0" w:space="0" w:color="auto"/>
        <w:bottom w:val="none" w:sz="0" w:space="0" w:color="auto"/>
        <w:right w:val="none" w:sz="0" w:space="0" w:color="auto"/>
      </w:divBdr>
    </w:div>
    <w:div w:id="994651771">
      <w:marLeft w:val="640"/>
      <w:marRight w:val="0"/>
      <w:marTop w:val="0"/>
      <w:marBottom w:val="0"/>
      <w:divBdr>
        <w:top w:val="none" w:sz="0" w:space="0" w:color="auto"/>
        <w:left w:val="none" w:sz="0" w:space="0" w:color="auto"/>
        <w:bottom w:val="none" w:sz="0" w:space="0" w:color="auto"/>
        <w:right w:val="none" w:sz="0" w:space="0" w:color="auto"/>
      </w:divBdr>
    </w:div>
    <w:div w:id="994718825">
      <w:marLeft w:val="640"/>
      <w:marRight w:val="0"/>
      <w:marTop w:val="0"/>
      <w:marBottom w:val="0"/>
      <w:divBdr>
        <w:top w:val="none" w:sz="0" w:space="0" w:color="auto"/>
        <w:left w:val="none" w:sz="0" w:space="0" w:color="auto"/>
        <w:bottom w:val="none" w:sz="0" w:space="0" w:color="auto"/>
        <w:right w:val="none" w:sz="0" w:space="0" w:color="auto"/>
      </w:divBdr>
    </w:div>
    <w:div w:id="994726805">
      <w:marLeft w:val="640"/>
      <w:marRight w:val="0"/>
      <w:marTop w:val="0"/>
      <w:marBottom w:val="0"/>
      <w:divBdr>
        <w:top w:val="none" w:sz="0" w:space="0" w:color="auto"/>
        <w:left w:val="none" w:sz="0" w:space="0" w:color="auto"/>
        <w:bottom w:val="none" w:sz="0" w:space="0" w:color="auto"/>
        <w:right w:val="none" w:sz="0" w:space="0" w:color="auto"/>
      </w:divBdr>
    </w:div>
    <w:div w:id="994916350">
      <w:marLeft w:val="640"/>
      <w:marRight w:val="0"/>
      <w:marTop w:val="0"/>
      <w:marBottom w:val="0"/>
      <w:divBdr>
        <w:top w:val="none" w:sz="0" w:space="0" w:color="auto"/>
        <w:left w:val="none" w:sz="0" w:space="0" w:color="auto"/>
        <w:bottom w:val="none" w:sz="0" w:space="0" w:color="auto"/>
        <w:right w:val="none" w:sz="0" w:space="0" w:color="auto"/>
      </w:divBdr>
    </w:div>
    <w:div w:id="995114288">
      <w:marLeft w:val="640"/>
      <w:marRight w:val="0"/>
      <w:marTop w:val="0"/>
      <w:marBottom w:val="0"/>
      <w:divBdr>
        <w:top w:val="none" w:sz="0" w:space="0" w:color="auto"/>
        <w:left w:val="none" w:sz="0" w:space="0" w:color="auto"/>
        <w:bottom w:val="none" w:sz="0" w:space="0" w:color="auto"/>
        <w:right w:val="none" w:sz="0" w:space="0" w:color="auto"/>
      </w:divBdr>
    </w:div>
    <w:div w:id="995188485">
      <w:marLeft w:val="640"/>
      <w:marRight w:val="0"/>
      <w:marTop w:val="0"/>
      <w:marBottom w:val="0"/>
      <w:divBdr>
        <w:top w:val="none" w:sz="0" w:space="0" w:color="auto"/>
        <w:left w:val="none" w:sz="0" w:space="0" w:color="auto"/>
        <w:bottom w:val="none" w:sz="0" w:space="0" w:color="auto"/>
        <w:right w:val="none" w:sz="0" w:space="0" w:color="auto"/>
      </w:divBdr>
    </w:div>
    <w:div w:id="995375047">
      <w:marLeft w:val="640"/>
      <w:marRight w:val="0"/>
      <w:marTop w:val="0"/>
      <w:marBottom w:val="0"/>
      <w:divBdr>
        <w:top w:val="none" w:sz="0" w:space="0" w:color="auto"/>
        <w:left w:val="none" w:sz="0" w:space="0" w:color="auto"/>
        <w:bottom w:val="none" w:sz="0" w:space="0" w:color="auto"/>
        <w:right w:val="none" w:sz="0" w:space="0" w:color="auto"/>
      </w:divBdr>
    </w:div>
    <w:div w:id="995382962">
      <w:marLeft w:val="640"/>
      <w:marRight w:val="0"/>
      <w:marTop w:val="0"/>
      <w:marBottom w:val="0"/>
      <w:divBdr>
        <w:top w:val="none" w:sz="0" w:space="0" w:color="auto"/>
        <w:left w:val="none" w:sz="0" w:space="0" w:color="auto"/>
        <w:bottom w:val="none" w:sz="0" w:space="0" w:color="auto"/>
        <w:right w:val="none" w:sz="0" w:space="0" w:color="auto"/>
      </w:divBdr>
    </w:div>
    <w:div w:id="995456658">
      <w:marLeft w:val="640"/>
      <w:marRight w:val="0"/>
      <w:marTop w:val="0"/>
      <w:marBottom w:val="0"/>
      <w:divBdr>
        <w:top w:val="none" w:sz="0" w:space="0" w:color="auto"/>
        <w:left w:val="none" w:sz="0" w:space="0" w:color="auto"/>
        <w:bottom w:val="none" w:sz="0" w:space="0" w:color="auto"/>
        <w:right w:val="none" w:sz="0" w:space="0" w:color="auto"/>
      </w:divBdr>
    </w:div>
    <w:div w:id="995458557">
      <w:marLeft w:val="640"/>
      <w:marRight w:val="0"/>
      <w:marTop w:val="0"/>
      <w:marBottom w:val="0"/>
      <w:divBdr>
        <w:top w:val="none" w:sz="0" w:space="0" w:color="auto"/>
        <w:left w:val="none" w:sz="0" w:space="0" w:color="auto"/>
        <w:bottom w:val="none" w:sz="0" w:space="0" w:color="auto"/>
        <w:right w:val="none" w:sz="0" w:space="0" w:color="auto"/>
      </w:divBdr>
    </w:div>
    <w:div w:id="995497639">
      <w:marLeft w:val="640"/>
      <w:marRight w:val="0"/>
      <w:marTop w:val="0"/>
      <w:marBottom w:val="0"/>
      <w:divBdr>
        <w:top w:val="none" w:sz="0" w:space="0" w:color="auto"/>
        <w:left w:val="none" w:sz="0" w:space="0" w:color="auto"/>
        <w:bottom w:val="none" w:sz="0" w:space="0" w:color="auto"/>
        <w:right w:val="none" w:sz="0" w:space="0" w:color="auto"/>
      </w:divBdr>
    </w:div>
    <w:div w:id="995498328">
      <w:marLeft w:val="640"/>
      <w:marRight w:val="0"/>
      <w:marTop w:val="0"/>
      <w:marBottom w:val="0"/>
      <w:divBdr>
        <w:top w:val="none" w:sz="0" w:space="0" w:color="auto"/>
        <w:left w:val="none" w:sz="0" w:space="0" w:color="auto"/>
        <w:bottom w:val="none" w:sz="0" w:space="0" w:color="auto"/>
        <w:right w:val="none" w:sz="0" w:space="0" w:color="auto"/>
      </w:divBdr>
    </w:div>
    <w:div w:id="995651469">
      <w:marLeft w:val="640"/>
      <w:marRight w:val="0"/>
      <w:marTop w:val="0"/>
      <w:marBottom w:val="0"/>
      <w:divBdr>
        <w:top w:val="none" w:sz="0" w:space="0" w:color="auto"/>
        <w:left w:val="none" w:sz="0" w:space="0" w:color="auto"/>
        <w:bottom w:val="none" w:sz="0" w:space="0" w:color="auto"/>
        <w:right w:val="none" w:sz="0" w:space="0" w:color="auto"/>
      </w:divBdr>
    </w:div>
    <w:div w:id="995767218">
      <w:marLeft w:val="640"/>
      <w:marRight w:val="0"/>
      <w:marTop w:val="0"/>
      <w:marBottom w:val="0"/>
      <w:divBdr>
        <w:top w:val="none" w:sz="0" w:space="0" w:color="auto"/>
        <w:left w:val="none" w:sz="0" w:space="0" w:color="auto"/>
        <w:bottom w:val="none" w:sz="0" w:space="0" w:color="auto"/>
        <w:right w:val="none" w:sz="0" w:space="0" w:color="auto"/>
      </w:divBdr>
    </w:div>
    <w:div w:id="995914038">
      <w:marLeft w:val="640"/>
      <w:marRight w:val="0"/>
      <w:marTop w:val="0"/>
      <w:marBottom w:val="0"/>
      <w:divBdr>
        <w:top w:val="none" w:sz="0" w:space="0" w:color="auto"/>
        <w:left w:val="none" w:sz="0" w:space="0" w:color="auto"/>
        <w:bottom w:val="none" w:sz="0" w:space="0" w:color="auto"/>
        <w:right w:val="none" w:sz="0" w:space="0" w:color="auto"/>
      </w:divBdr>
    </w:div>
    <w:div w:id="996031585">
      <w:marLeft w:val="640"/>
      <w:marRight w:val="0"/>
      <w:marTop w:val="0"/>
      <w:marBottom w:val="0"/>
      <w:divBdr>
        <w:top w:val="none" w:sz="0" w:space="0" w:color="auto"/>
        <w:left w:val="none" w:sz="0" w:space="0" w:color="auto"/>
        <w:bottom w:val="none" w:sz="0" w:space="0" w:color="auto"/>
        <w:right w:val="none" w:sz="0" w:space="0" w:color="auto"/>
      </w:divBdr>
    </w:div>
    <w:div w:id="996032135">
      <w:marLeft w:val="640"/>
      <w:marRight w:val="0"/>
      <w:marTop w:val="0"/>
      <w:marBottom w:val="0"/>
      <w:divBdr>
        <w:top w:val="none" w:sz="0" w:space="0" w:color="auto"/>
        <w:left w:val="none" w:sz="0" w:space="0" w:color="auto"/>
        <w:bottom w:val="none" w:sz="0" w:space="0" w:color="auto"/>
        <w:right w:val="none" w:sz="0" w:space="0" w:color="auto"/>
      </w:divBdr>
    </w:div>
    <w:div w:id="996032521">
      <w:marLeft w:val="640"/>
      <w:marRight w:val="0"/>
      <w:marTop w:val="0"/>
      <w:marBottom w:val="0"/>
      <w:divBdr>
        <w:top w:val="none" w:sz="0" w:space="0" w:color="auto"/>
        <w:left w:val="none" w:sz="0" w:space="0" w:color="auto"/>
        <w:bottom w:val="none" w:sz="0" w:space="0" w:color="auto"/>
        <w:right w:val="none" w:sz="0" w:space="0" w:color="auto"/>
      </w:divBdr>
    </w:div>
    <w:div w:id="996222408">
      <w:marLeft w:val="640"/>
      <w:marRight w:val="0"/>
      <w:marTop w:val="0"/>
      <w:marBottom w:val="0"/>
      <w:divBdr>
        <w:top w:val="none" w:sz="0" w:space="0" w:color="auto"/>
        <w:left w:val="none" w:sz="0" w:space="0" w:color="auto"/>
        <w:bottom w:val="none" w:sz="0" w:space="0" w:color="auto"/>
        <w:right w:val="none" w:sz="0" w:space="0" w:color="auto"/>
      </w:divBdr>
    </w:div>
    <w:div w:id="996227390">
      <w:marLeft w:val="640"/>
      <w:marRight w:val="0"/>
      <w:marTop w:val="0"/>
      <w:marBottom w:val="0"/>
      <w:divBdr>
        <w:top w:val="none" w:sz="0" w:space="0" w:color="auto"/>
        <w:left w:val="none" w:sz="0" w:space="0" w:color="auto"/>
        <w:bottom w:val="none" w:sz="0" w:space="0" w:color="auto"/>
        <w:right w:val="none" w:sz="0" w:space="0" w:color="auto"/>
      </w:divBdr>
    </w:div>
    <w:div w:id="996344056">
      <w:marLeft w:val="640"/>
      <w:marRight w:val="0"/>
      <w:marTop w:val="0"/>
      <w:marBottom w:val="0"/>
      <w:divBdr>
        <w:top w:val="none" w:sz="0" w:space="0" w:color="auto"/>
        <w:left w:val="none" w:sz="0" w:space="0" w:color="auto"/>
        <w:bottom w:val="none" w:sz="0" w:space="0" w:color="auto"/>
        <w:right w:val="none" w:sz="0" w:space="0" w:color="auto"/>
      </w:divBdr>
    </w:div>
    <w:div w:id="996347104">
      <w:marLeft w:val="640"/>
      <w:marRight w:val="0"/>
      <w:marTop w:val="0"/>
      <w:marBottom w:val="0"/>
      <w:divBdr>
        <w:top w:val="none" w:sz="0" w:space="0" w:color="auto"/>
        <w:left w:val="none" w:sz="0" w:space="0" w:color="auto"/>
        <w:bottom w:val="none" w:sz="0" w:space="0" w:color="auto"/>
        <w:right w:val="none" w:sz="0" w:space="0" w:color="auto"/>
      </w:divBdr>
    </w:div>
    <w:div w:id="996376353">
      <w:marLeft w:val="640"/>
      <w:marRight w:val="0"/>
      <w:marTop w:val="0"/>
      <w:marBottom w:val="0"/>
      <w:divBdr>
        <w:top w:val="none" w:sz="0" w:space="0" w:color="auto"/>
        <w:left w:val="none" w:sz="0" w:space="0" w:color="auto"/>
        <w:bottom w:val="none" w:sz="0" w:space="0" w:color="auto"/>
        <w:right w:val="none" w:sz="0" w:space="0" w:color="auto"/>
      </w:divBdr>
    </w:div>
    <w:div w:id="996418606">
      <w:marLeft w:val="640"/>
      <w:marRight w:val="0"/>
      <w:marTop w:val="0"/>
      <w:marBottom w:val="0"/>
      <w:divBdr>
        <w:top w:val="none" w:sz="0" w:space="0" w:color="auto"/>
        <w:left w:val="none" w:sz="0" w:space="0" w:color="auto"/>
        <w:bottom w:val="none" w:sz="0" w:space="0" w:color="auto"/>
        <w:right w:val="none" w:sz="0" w:space="0" w:color="auto"/>
      </w:divBdr>
    </w:div>
    <w:div w:id="996499824">
      <w:marLeft w:val="640"/>
      <w:marRight w:val="0"/>
      <w:marTop w:val="0"/>
      <w:marBottom w:val="0"/>
      <w:divBdr>
        <w:top w:val="none" w:sz="0" w:space="0" w:color="auto"/>
        <w:left w:val="none" w:sz="0" w:space="0" w:color="auto"/>
        <w:bottom w:val="none" w:sz="0" w:space="0" w:color="auto"/>
        <w:right w:val="none" w:sz="0" w:space="0" w:color="auto"/>
      </w:divBdr>
    </w:div>
    <w:div w:id="996540468">
      <w:marLeft w:val="640"/>
      <w:marRight w:val="0"/>
      <w:marTop w:val="0"/>
      <w:marBottom w:val="0"/>
      <w:divBdr>
        <w:top w:val="none" w:sz="0" w:space="0" w:color="auto"/>
        <w:left w:val="none" w:sz="0" w:space="0" w:color="auto"/>
        <w:bottom w:val="none" w:sz="0" w:space="0" w:color="auto"/>
        <w:right w:val="none" w:sz="0" w:space="0" w:color="auto"/>
      </w:divBdr>
    </w:div>
    <w:div w:id="996569361">
      <w:marLeft w:val="640"/>
      <w:marRight w:val="0"/>
      <w:marTop w:val="0"/>
      <w:marBottom w:val="0"/>
      <w:divBdr>
        <w:top w:val="none" w:sz="0" w:space="0" w:color="auto"/>
        <w:left w:val="none" w:sz="0" w:space="0" w:color="auto"/>
        <w:bottom w:val="none" w:sz="0" w:space="0" w:color="auto"/>
        <w:right w:val="none" w:sz="0" w:space="0" w:color="auto"/>
      </w:divBdr>
    </w:div>
    <w:div w:id="996684785">
      <w:marLeft w:val="640"/>
      <w:marRight w:val="0"/>
      <w:marTop w:val="0"/>
      <w:marBottom w:val="0"/>
      <w:divBdr>
        <w:top w:val="none" w:sz="0" w:space="0" w:color="auto"/>
        <w:left w:val="none" w:sz="0" w:space="0" w:color="auto"/>
        <w:bottom w:val="none" w:sz="0" w:space="0" w:color="auto"/>
        <w:right w:val="none" w:sz="0" w:space="0" w:color="auto"/>
      </w:divBdr>
    </w:div>
    <w:div w:id="996690229">
      <w:marLeft w:val="640"/>
      <w:marRight w:val="0"/>
      <w:marTop w:val="0"/>
      <w:marBottom w:val="0"/>
      <w:divBdr>
        <w:top w:val="none" w:sz="0" w:space="0" w:color="auto"/>
        <w:left w:val="none" w:sz="0" w:space="0" w:color="auto"/>
        <w:bottom w:val="none" w:sz="0" w:space="0" w:color="auto"/>
        <w:right w:val="none" w:sz="0" w:space="0" w:color="auto"/>
      </w:divBdr>
    </w:div>
    <w:div w:id="996806044">
      <w:marLeft w:val="640"/>
      <w:marRight w:val="0"/>
      <w:marTop w:val="0"/>
      <w:marBottom w:val="0"/>
      <w:divBdr>
        <w:top w:val="none" w:sz="0" w:space="0" w:color="auto"/>
        <w:left w:val="none" w:sz="0" w:space="0" w:color="auto"/>
        <w:bottom w:val="none" w:sz="0" w:space="0" w:color="auto"/>
        <w:right w:val="none" w:sz="0" w:space="0" w:color="auto"/>
      </w:divBdr>
    </w:div>
    <w:div w:id="996810383">
      <w:marLeft w:val="640"/>
      <w:marRight w:val="0"/>
      <w:marTop w:val="0"/>
      <w:marBottom w:val="0"/>
      <w:divBdr>
        <w:top w:val="none" w:sz="0" w:space="0" w:color="auto"/>
        <w:left w:val="none" w:sz="0" w:space="0" w:color="auto"/>
        <w:bottom w:val="none" w:sz="0" w:space="0" w:color="auto"/>
        <w:right w:val="none" w:sz="0" w:space="0" w:color="auto"/>
      </w:divBdr>
    </w:div>
    <w:div w:id="996878190">
      <w:marLeft w:val="640"/>
      <w:marRight w:val="0"/>
      <w:marTop w:val="0"/>
      <w:marBottom w:val="0"/>
      <w:divBdr>
        <w:top w:val="none" w:sz="0" w:space="0" w:color="auto"/>
        <w:left w:val="none" w:sz="0" w:space="0" w:color="auto"/>
        <w:bottom w:val="none" w:sz="0" w:space="0" w:color="auto"/>
        <w:right w:val="none" w:sz="0" w:space="0" w:color="auto"/>
      </w:divBdr>
    </w:div>
    <w:div w:id="996883679">
      <w:marLeft w:val="640"/>
      <w:marRight w:val="0"/>
      <w:marTop w:val="0"/>
      <w:marBottom w:val="0"/>
      <w:divBdr>
        <w:top w:val="none" w:sz="0" w:space="0" w:color="auto"/>
        <w:left w:val="none" w:sz="0" w:space="0" w:color="auto"/>
        <w:bottom w:val="none" w:sz="0" w:space="0" w:color="auto"/>
        <w:right w:val="none" w:sz="0" w:space="0" w:color="auto"/>
      </w:divBdr>
    </w:div>
    <w:div w:id="996957348">
      <w:marLeft w:val="640"/>
      <w:marRight w:val="0"/>
      <w:marTop w:val="0"/>
      <w:marBottom w:val="0"/>
      <w:divBdr>
        <w:top w:val="none" w:sz="0" w:space="0" w:color="auto"/>
        <w:left w:val="none" w:sz="0" w:space="0" w:color="auto"/>
        <w:bottom w:val="none" w:sz="0" w:space="0" w:color="auto"/>
        <w:right w:val="none" w:sz="0" w:space="0" w:color="auto"/>
      </w:divBdr>
    </w:div>
    <w:div w:id="997030244">
      <w:marLeft w:val="640"/>
      <w:marRight w:val="0"/>
      <w:marTop w:val="0"/>
      <w:marBottom w:val="0"/>
      <w:divBdr>
        <w:top w:val="none" w:sz="0" w:space="0" w:color="auto"/>
        <w:left w:val="none" w:sz="0" w:space="0" w:color="auto"/>
        <w:bottom w:val="none" w:sz="0" w:space="0" w:color="auto"/>
        <w:right w:val="none" w:sz="0" w:space="0" w:color="auto"/>
      </w:divBdr>
    </w:div>
    <w:div w:id="997074760">
      <w:marLeft w:val="640"/>
      <w:marRight w:val="0"/>
      <w:marTop w:val="0"/>
      <w:marBottom w:val="0"/>
      <w:divBdr>
        <w:top w:val="none" w:sz="0" w:space="0" w:color="auto"/>
        <w:left w:val="none" w:sz="0" w:space="0" w:color="auto"/>
        <w:bottom w:val="none" w:sz="0" w:space="0" w:color="auto"/>
        <w:right w:val="none" w:sz="0" w:space="0" w:color="auto"/>
      </w:divBdr>
    </w:div>
    <w:div w:id="997077977">
      <w:marLeft w:val="640"/>
      <w:marRight w:val="0"/>
      <w:marTop w:val="0"/>
      <w:marBottom w:val="0"/>
      <w:divBdr>
        <w:top w:val="none" w:sz="0" w:space="0" w:color="auto"/>
        <w:left w:val="none" w:sz="0" w:space="0" w:color="auto"/>
        <w:bottom w:val="none" w:sz="0" w:space="0" w:color="auto"/>
        <w:right w:val="none" w:sz="0" w:space="0" w:color="auto"/>
      </w:divBdr>
    </w:div>
    <w:div w:id="997148829">
      <w:marLeft w:val="640"/>
      <w:marRight w:val="0"/>
      <w:marTop w:val="0"/>
      <w:marBottom w:val="0"/>
      <w:divBdr>
        <w:top w:val="none" w:sz="0" w:space="0" w:color="auto"/>
        <w:left w:val="none" w:sz="0" w:space="0" w:color="auto"/>
        <w:bottom w:val="none" w:sz="0" w:space="0" w:color="auto"/>
        <w:right w:val="none" w:sz="0" w:space="0" w:color="auto"/>
      </w:divBdr>
    </w:div>
    <w:div w:id="997196367">
      <w:marLeft w:val="640"/>
      <w:marRight w:val="0"/>
      <w:marTop w:val="0"/>
      <w:marBottom w:val="0"/>
      <w:divBdr>
        <w:top w:val="none" w:sz="0" w:space="0" w:color="auto"/>
        <w:left w:val="none" w:sz="0" w:space="0" w:color="auto"/>
        <w:bottom w:val="none" w:sz="0" w:space="0" w:color="auto"/>
        <w:right w:val="none" w:sz="0" w:space="0" w:color="auto"/>
      </w:divBdr>
    </w:div>
    <w:div w:id="997225497">
      <w:marLeft w:val="640"/>
      <w:marRight w:val="0"/>
      <w:marTop w:val="0"/>
      <w:marBottom w:val="0"/>
      <w:divBdr>
        <w:top w:val="none" w:sz="0" w:space="0" w:color="auto"/>
        <w:left w:val="none" w:sz="0" w:space="0" w:color="auto"/>
        <w:bottom w:val="none" w:sz="0" w:space="0" w:color="auto"/>
        <w:right w:val="none" w:sz="0" w:space="0" w:color="auto"/>
      </w:divBdr>
    </w:div>
    <w:div w:id="997271034">
      <w:marLeft w:val="640"/>
      <w:marRight w:val="0"/>
      <w:marTop w:val="0"/>
      <w:marBottom w:val="0"/>
      <w:divBdr>
        <w:top w:val="none" w:sz="0" w:space="0" w:color="auto"/>
        <w:left w:val="none" w:sz="0" w:space="0" w:color="auto"/>
        <w:bottom w:val="none" w:sz="0" w:space="0" w:color="auto"/>
        <w:right w:val="none" w:sz="0" w:space="0" w:color="auto"/>
      </w:divBdr>
    </w:div>
    <w:div w:id="997419960">
      <w:marLeft w:val="640"/>
      <w:marRight w:val="0"/>
      <w:marTop w:val="0"/>
      <w:marBottom w:val="0"/>
      <w:divBdr>
        <w:top w:val="none" w:sz="0" w:space="0" w:color="auto"/>
        <w:left w:val="none" w:sz="0" w:space="0" w:color="auto"/>
        <w:bottom w:val="none" w:sz="0" w:space="0" w:color="auto"/>
        <w:right w:val="none" w:sz="0" w:space="0" w:color="auto"/>
      </w:divBdr>
    </w:div>
    <w:div w:id="997461180">
      <w:marLeft w:val="640"/>
      <w:marRight w:val="0"/>
      <w:marTop w:val="0"/>
      <w:marBottom w:val="0"/>
      <w:divBdr>
        <w:top w:val="none" w:sz="0" w:space="0" w:color="auto"/>
        <w:left w:val="none" w:sz="0" w:space="0" w:color="auto"/>
        <w:bottom w:val="none" w:sz="0" w:space="0" w:color="auto"/>
        <w:right w:val="none" w:sz="0" w:space="0" w:color="auto"/>
      </w:divBdr>
    </w:div>
    <w:div w:id="997465209">
      <w:marLeft w:val="640"/>
      <w:marRight w:val="0"/>
      <w:marTop w:val="0"/>
      <w:marBottom w:val="0"/>
      <w:divBdr>
        <w:top w:val="none" w:sz="0" w:space="0" w:color="auto"/>
        <w:left w:val="none" w:sz="0" w:space="0" w:color="auto"/>
        <w:bottom w:val="none" w:sz="0" w:space="0" w:color="auto"/>
        <w:right w:val="none" w:sz="0" w:space="0" w:color="auto"/>
      </w:divBdr>
    </w:div>
    <w:div w:id="997536097">
      <w:marLeft w:val="640"/>
      <w:marRight w:val="0"/>
      <w:marTop w:val="0"/>
      <w:marBottom w:val="0"/>
      <w:divBdr>
        <w:top w:val="none" w:sz="0" w:space="0" w:color="auto"/>
        <w:left w:val="none" w:sz="0" w:space="0" w:color="auto"/>
        <w:bottom w:val="none" w:sz="0" w:space="0" w:color="auto"/>
        <w:right w:val="none" w:sz="0" w:space="0" w:color="auto"/>
      </w:divBdr>
    </w:div>
    <w:div w:id="997807156">
      <w:marLeft w:val="640"/>
      <w:marRight w:val="0"/>
      <w:marTop w:val="0"/>
      <w:marBottom w:val="0"/>
      <w:divBdr>
        <w:top w:val="none" w:sz="0" w:space="0" w:color="auto"/>
        <w:left w:val="none" w:sz="0" w:space="0" w:color="auto"/>
        <w:bottom w:val="none" w:sz="0" w:space="0" w:color="auto"/>
        <w:right w:val="none" w:sz="0" w:space="0" w:color="auto"/>
      </w:divBdr>
    </w:div>
    <w:div w:id="997808507">
      <w:marLeft w:val="640"/>
      <w:marRight w:val="0"/>
      <w:marTop w:val="0"/>
      <w:marBottom w:val="0"/>
      <w:divBdr>
        <w:top w:val="none" w:sz="0" w:space="0" w:color="auto"/>
        <w:left w:val="none" w:sz="0" w:space="0" w:color="auto"/>
        <w:bottom w:val="none" w:sz="0" w:space="0" w:color="auto"/>
        <w:right w:val="none" w:sz="0" w:space="0" w:color="auto"/>
      </w:divBdr>
    </w:div>
    <w:div w:id="997809899">
      <w:marLeft w:val="640"/>
      <w:marRight w:val="0"/>
      <w:marTop w:val="0"/>
      <w:marBottom w:val="0"/>
      <w:divBdr>
        <w:top w:val="none" w:sz="0" w:space="0" w:color="auto"/>
        <w:left w:val="none" w:sz="0" w:space="0" w:color="auto"/>
        <w:bottom w:val="none" w:sz="0" w:space="0" w:color="auto"/>
        <w:right w:val="none" w:sz="0" w:space="0" w:color="auto"/>
      </w:divBdr>
    </w:div>
    <w:div w:id="997810116">
      <w:marLeft w:val="640"/>
      <w:marRight w:val="0"/>
      <w:marTop w:val="0"/>
      <w:marBottom w:val="0"/>
      <w:divBdr>
        <w:top w:val="none" w:sz="0" w:space="0" w:color="auto"/>
        <w:left w:val="none" w:sz="0" w:space="0" w:color="auto"/>
        <w:bottom w:val="none" w:sz="0" w:space="0" w:color="auto"/>
        <w:right w:val="none" w:sz="0" w:space="0" w:color="auto"/>
      </w:divBdr>
    </w:div>
    <w:div w:id="997878675">
      <w:marLeft w:val="640"/>
      <w:marRight w:val="0"/>
      <w:marTop w:val="0"/>
      <w:marBottom w:val="0"/>
      <w:divBdr>
        <w:top w:val="none" w:sz="0" w:space="0" w:color="auto"/>
        <w:left w:val="none" w:sz="0" w:space="0" w:color="auto"/>
        <w:bottom w:val="none" w:sz="0" w:space="0" w:color="auto"/>
        <w:right w:val="none" w:sz="0" w:space="0" w:color="auto"/>
      </w:divBdr>
    </w:div>
    <w:div w:id="997921259">
      <w:marLeft w:val="640"/>
      <w:marRight w:val="0"/>
      <w:marTop w:val="0"/>
      <w:marBottom w:val="0"/>
      <w:divBdr>
        <w:top w:val="none" w:sz="0" w:space="0" w:color="auto"/>
        <w:left w:val="none" w:sz="0" w:space="0" w:color="auto"/>
        <w:bottom w:val="none" w:sz="0" w:space="0" w:color="auto"/>
        <w:right w:val="none" w:sz="0" w:space="0" w:color="auto"/>
      </w:divBdr>
    </w:div>
    <w:div w:id="997921337">
      <w:marLeft w:val="640"/>
      <w:marRight w:val="0"/>
      <w:marTop w:val="0"/>
      <w:marBottom w:val="0"/>
      <w:divBdr>
        <w:top w:val="none" w:sz="0" w:space="0" w:color="auto"/>
        <w:left w:val="none" w:sz="0" w:space="0" w:color="auto"/>
        <w:bottom w:val="none" w:sz="0" w:space="0" w:color="auto"/>
        <w:right w:val="none" w:sz="0" w:space="0" w:color="auto"/>
      </w:divBdr>
    </w:div>
    <w:div w:id="997998234">
      <w:marLeft w:val="640"/>
      <w:marRight w:val="0"/>
      <w:marTop w:val="0"/>
      <w:marBottom w:val="0"/>
      <w:divBdr>
        <w:top w:val="none" w:sz="0" w:space="0" w:color="auto"/>
        <w:left w:val="none" w:sz="0" w:space="0" w:color="auto"/>
        <w:bottom w:val="none" w:sz="0" w:space="0" w:color="auto"/>
        <w:right w:val="none" w:sz="0" w:space="0" w:color="auto"/>
      </w:divBdr>
    </w:div>
    <w:div w:id="998114854">
      <w:marLeft w:val="640"/>
      <w:marRight w:val="0"/>
      <w:marTop w:val="0"/>
      <w:marBottom w:val="0"/>
      <w:divBdr>
        <w:top w:val="none" w:sz="0" w:space="0" w:color="auto"/>
        <w:left w:val="none" w:sz="0" w:space="0" w:color="auto"/>
        <w:bottom w:val="none" w:sz="0" w:space="0" w:color="auto"/>
        <w:right w:val="none" w:sz="0" w:space="0" w:color="auto"/>
      </w:divBdr>
    </w:div>
    <w:div w:id="998267919">
      <w:marLeft w:val="640"/>
      <w:marRight w:val="0"/>
      <w:marTop w:val="0"/>
      <w:marBottom w:val="0"/>
      <w:divBdr>
        <w:top w:val="none" w:sz="0" w:space="0" w:color="auto"/>
        <w:left w:val="none" w:sz="0" w:space="0" w:color="auto"/>
        <w:bottom w:val="none" w:sz="0" w:space="0" w:color="auto"/>
        <w:right w:val="none" w:sz="0" w:space="0" w:color="auto"/>
      </w:divBdr>
    </w:div>
    <w:div w:id="998272287">
      <w:marLeft w:val="640"/>
      <w:marRight w:val="0"/>
      <w:marTop w:val="0"/>
      <w:marBottom w:val="0"/>
      <w:divBdr>
        <w:top w:val="none" w:sz="0" w:space="0" w:color="auto"/>
        <w:left w:val="none" w:sz="0" w:space="0" w:color="auto"/>
        <w:bottom w:val="none" w:sz="0" w:space="0" w:color="auto"/>
        <w:right w:val="none" w:sz="0" w:space="0" w:color="auto"/>
      </w:divBdr>
    </w:div>
    <w:div w:id="998272529">
      <w:marLeft w:val="640"/>
      <w:marRight w:val="0"/>
      <w:marTop w:val="0"/>
      <w:marBottom w:val="0"/>
      <w:divBdr>
        <w:top w:val="none" w:sz="0" w:space="0" w:color="auto"/>
        <w:left w:val="none" w:sz="0" w:space="0" w:color="auto"/>
        <w:bottom w:val="none" w:sz="0" w:space="0" w:color="auto"/>
        <w:right w:val="none" w:sz="0" w:space="0" w:color="auto"/>
      </w:divBdr>
    </w:div>
    <w:div w:id="998312549">
      <w:marLeft w:val="640"/>
      <w:marRight w:val="0"/>
      <w:marTop w:val="0"/>
      <w:marBottom w:val="0"/>
      <w:divBdr>
        <w:top w:val="none" w:sz="0" w:space="0" w:color="auto"/>
        <w:left w:val="none" w:sz="0" w:space="0" w:color="auto"/>
        <w:bottom w:val="none" w:sz="0" w:space="0" w:color="auto"/>
        <w:right w:val="none" w:sz="0" w:space="0" w:color="auto"/>
      </w:divBdr>
    </w:div>
    <w:div w:id="998339993">
      <w:marLeft w:val="640"/>
      <w:marRight w:val="0"/>
      <w:marTop w:val="0"/>
      <w:marBottom w:val="0"/>
      <w:divBdr>
        <w:top w:val="none" w:sz="0" w:space="0" w:color="auto"/>
        <w:left w:val="none" w:sz="0" w:space="0" w:color="auto"/>
        <w:bottom w:val="none" w:sz="0" w:space="0" w:color="auto"/>
        <w:right w:val="none" w:sz="0" w:space="0" w:color="auto"/>
      </w:divBdr>
    </w:div>
    <w:div w:id="998463583">
      <w:marLeft w:val="640"/>
      <w:marRight w:val="0"/>
      <w:marTop w:val="0"/>
      <w:marBottom w:val="0"/>
      <w:divBdr>
        <w:top w:val="none" w:sz="0" w:space="0" w:color="auto"/>
        <w:left w:val="none" w:sz="0" w:space="0" w:color="auto"/>
        <w:bottom w:val="none" w:sz="0" w:space="0" w:color="auto"/>
        <w:right w:val="none" w:sz="0" w:space="0" w:color="auto"/>
      </w:divBdr>
    </w:div>
    <w:div w:id="998582126">
      <w:marLeft w:val="640"/>
      <w:marRight w:val="0"/>
      <w:marTop w:val="0"/>
      <w:marBottom w:val="0"/>
      <w:divBdr>
        <w:top w:val="none" w:sz="0" w:space="0" w:color="auto"/>
        <w:left w:val="none" w:sz="0" w:space="0" w:color="auto"/>
        <w:bottom w:val="none" w:sz="0" w:space="0" w:color="auto"/>
        <w:right w:val="none" w:sz="0" w:space="0" w:color="auto"/>
      </w:divBdr>
    </w:div>
    <w:div w:id="998655779">
      <w:marLeft w:val="640"/>
      <w:marRight w:val="0"/>
      <w:marTop w:val="0"/>
      <w:marBottom w:val="0"/>
      <w:divBdr>
        <w:top w:val="none" w:sz="0" w:space="0" w:color="auto"/>
        <w:left w:val="none" w:sz="0" w:space="0" w:color="auto"/>
        <w:bottom w:val="none" w:sz="0" w:space="0" w:color="auto"/>
        <w:right w:val="none" w:sz="0" w:space="0" w:color="auto"/>
      </w:divBdr>
    </w:div>
    <w:div w:id="998729559">
      <w:marLeft w:val="640"/>
      <w:marRight w:val="0"/>
      <w:marTop w:val="0"/>
      <w:marBottom w:val="0"/>
      <w:divBdr>
        <w:top w:val="none" w:sz="0" w:space="0" w:color="auto"/>
        <w:left w:val="none" w:sz="0" w:space="0" w:color="auto"/>
        <w:bottom w:val="none" w:sz="0" w:space="0" w:color="auto"/>
        <w:right w:val="none" w:sz="0" w:space="0" w:color="auto"/>
      </w:divBdr>
    </w:div>
    <w:div w:id="998850866">
      <w:marLeft w:val="640"/>
      <w:marRight w:val="0"/>
      <w:marTop w:val="0"/>
      <w:marBottom w:val="0"/>
      <w:divBdr>
        <w:top w:val="none" w:sz="0" w:space="0" w:color="auto"/>
        <w:left w:val="none" w:sz="0" w:space="0" w:color="auto"/>
        <w:bottom w:val="none" w:sz="0" w:space="0" w:color="auto"/>
        <w:right w:val="none" w:sz="0" w:space="0" w:color="auto"/>
      </w:divBdr>
    </w:div>
    <w:div w:id="998923982">
      <w:marLeft w:val="640"/>
      <w:marRight w:val="0"/>
      <w:marTop w:val="0"/>
      <w:marBottom w:val="0"/>
      <w:divBdr>
        <w:top w:val="none" w:sz="0" w:space="0" w:color="auto"/>
        <w:left w:val="none" w:sz="0" w:space="0" w:color="auto"/>
        <w:bottom w:val="none" w:sz="0" w:space="0" w:color="auto"/>
        <w:right w:val="none" w:sz="0" w:space="0" w:color="auto"/>
      </w:divBdr>
    </w:div>
    <w:div w:id="998925408">
      <w:marLeft w:val="640"/>
      <w:marRight w:val="0"/>
      <w:marTop w:val="0"/>
      <w:marBottom w:val="0"/>
      <w:divBdr>
        <w:top w:val="none" w:sz="0" w:space="0" w:color="auto"/>
        <w:left w:val="none" w:sz="0" w:space="0" w:color="auto"/>
        <w:bottom w:val="none" w:sz="0" w:space="0" w:color="auto"/>
        <w:right w:val="none" w:sz="0" w:space="0" w:color="auto"/>
      </w:divBdr>
    </w:div>
    <w:div w:id="998966283">
      <w:marLeft w:val="640"/>
      <w:marRight w:val="0"/>
      <w:marTop w:val="0"/>
      <w:marBottom w:val="0"/>
      <w:divBdr>
        <w:top w:val="none" w:sz="0" w:space="0" w:color="auto"/>
        <w:left w:val="none" w:sz="0" w:space="0" w:color="auto"/>
        <w:bottom w:val="none" w:sz="0" w:space="0" w:color="auto"/>
        <w:right w:val="none" w:sz="0" w:space="0" w:color="auto"/>
      </w:divBdr>
    </w:div>
    <w:div w:id="998966409">
      <w:marLeft w:val="640"/>
      <w:marRight w:val="0"/>
      <w:marTop w:val="0"/>
      <w:marBottom w:val="0"/>
      <w:divBdr>
        <w:top w:val="none" w:sz="0" w:space="0" w:color="auto"/>
        <w:left w:val="none" w:sz="0" w:space="0" w:color="auto"/>
        <w:bottom w:val="none" w:sz="0" w:space="0" w:color="auto"/>
        <w:right w:val="none" w:sz="0" w:space="0" w:color="auto"/>
      </w:divBdr>
    </w:div>
    <w:div w:id="999162527">
      <w:marLeft w:val="640"/>
      <w:marRight w:val="0"/>
      <w:marTop w:val="0"/>
      <w:marBottom w:val="0"/>
      <w:divBdr>
        <w:top w:val="none" w:sz="0" w:space="0" w:color="auto"/>
        <w:left w:val="none" w:sz="0" w:space="0" w:color="auto"/>
        <w:bottom w:val="none" w:sz="0" w:space="0" w:color="auto"/>
        <w:right w:val="none" w:sz="0" w:space="0" w:color="auto"/>
      </w:divBdr>
    </w:div>
    <w:div w:id="999163644">
      <w:marLeft w:val="640"/>
      <w:marRight w:val="0"/>
      <w:marTop w:val="0"/>
      <w:marBottom w:val="0"/>
      <w:divBdr>
        <w:top w:val="none" w:sz="0" w:space="0" w:color="auto"/>
        <w:left w:val="none" w:sz="0" w:space="0" w:color="auto"/>
        <w:bottom w:val="none" w:sz="0" w:space="0" w:color="auto"/>
        <w:right w:val="none" w:sz="0" w:space="0" w:color="auto"/>
      </w:divBdr>
    </w:div>
    <w:div w:id="999188521">
      <w:marLeft w:val="640"/>
      <w:marRight w:val="0"/>
      <w:marTop w:val="0"/>
      <w:marBottom w:val="0"/>
      <w:divBdr>
        <w:top w:val="none" w:sz="0" w:space="0" w:color="auto"/>
        <w:left w:val="none" w:sz="0" w:space="0" w:color="auto"/>
        <w:bottom w:val="none" w:sz="0" w:space="0" w:color="auto"/>
        <w:right w:val="none" w:sz="0" w:space="0" w:color="auto"/>
      </w:divBdr>
    </w:div>
    <w:div w:id="999314602">
      <w:marLeft w:val="640"/>
      <w:marRight w:val="0"/>
      <w:marTop w:val="0"/>
      <w:marBottom w:val="0"/>
      <w:divBdr>
        <w:top w:val="none" w:sz="0" w:space="0" w:color="auto"/>
        <w:left w:val="none" w:sz="0" w:space="0" w:color="auto"/>
        <w:bottom w:val="none" w:sz="0" w:space="0" w:color="auto"/>
        <w:right w:val="none" w:sz="0" w:space="0" w:color="auto"/>
      </w:divBdr>
    </w:div>
    <w:div w:id="999388325">
      <w:marLeft w:val="640"/>
      <w:marRight w:val="0"/>
      <w:marTop w:val="0"/>
      <w:marBottom w:val="0"/>
      <w:divBdr>
        <w:top w:val="none" w:sz="0" w:space="0" w:color="auto"/>
        <w:left w:val="none" w:sz="0" w:space="0" w:color="auto"/>
        <w:bottom w:val="none" w:sz="0" w:space="0" w:color="auto"/>
        <w:right w:val="none" w:sz="0" w:space="0" w:color="auto"/>
      </w:divBdr>
    </w:div>
    <w:div w:id="999424132">
      <w:marLeft w:val="640"/>
      <w:marRight w:val="0"/>
      <w:marTop w:val="0"/>
      <w:marBottom w:val="0"/>
      <w:divBdr>
        <w:top w:val="none" w:sz="0" w:space="0" w:color="auto"/>
        <w:left w:val="none" w:sz="0" w:space="0" w:color="auto"/>
        <w:bottom w:val="none" w:sz="0" w:space="0" w:color="auto"/>
        <w:right w:val="none" w:sz="0" w:space="0" w:color="auto"/>
      </w:divBdr>
    </w:div>
    <w:div w:id="999426095">
      <w:marLeft w:val="640"/>
      <w:marRight w:val="0"/>
      <w:marTop w:val="0"/>
      <w:marBottom w:val="0"/>
      <w:divBdr>
        <w:top w:val="none" w:sz="0" w:space="0" w:color="auto"/>
        <w:left w:val="none" w:sz="0" w:space="0" w:color="auto"/>
        <w:bottom w:val="none" w:sz="0" w:space="0" w:color="auto"/>
        <w:right w:val="none" w:sz="0" w:space="0" w:color="auto"/>
      </w:divBdr>
    </w:div>
    <w:div w:id="999428509">
      <w:marLeft w:val="640"/>
      <w:marRight w:val="0"/>
      <w:marTop w:val="0"/>
      <w:marBottom w:val="0"/>
      <w:divBdr>
        <w:top w:val="none" w:sz="0" w:space="0" w:color="auto"/>
        <w:left w:val="none" w:sz="0" w:space="0" w:color="auto"/>
        <w:bottom w:val="none" w:sz="0" w:space="0" w:color="auto"/>
        <w:right w:val="none" w:sz="0" w:space="0" w:color="auto"/>
      </w:divBdr>
    </w:div>
    <w:div w:id="999429151">
      <w:marLeft w:val="640"/>
      <w:marRight w:val="0"/>
      <w:marTop w:val="0"/>
      <w:marBottom w:val="0"/>
      <w:divBdr>
        <w:top w:val="none" w:sz="0" w:space="0" w:color="auto"/>
        <w:left w:val="none" w:sz="0" w:space="0" w:color="auto"/>
        <w:bottom w:val="none" w:sz="0" w:space="0" w:color="auto"/>
        <w:right w:val="none" w:sz="0" w:space="0" w:color="auto"/>
      </w:divBdr>
    </w:div>
    <w:div w:id="999430063">
      <w:marLeft w:val="640"/>
      <w:marRight w:val="0"/>
      <w:marTop w:val="0"/>
      <w:marBottom w:val="0"/>
      <w:divBdr>
        <w:top w:val="none" w:sz="0" w:space="0" w:color="auto"/>
        <w:left w:val="none" w:sz="0" w:space="0" w:color="auto"/>
        <w:bottom w:val="none" w:sz="0" w:space="0" w:color="auto"/>
        <w:right w:val="none" w:sz="0" w:space="0" w:color="auto"/>
      </w:divBdr>
    </w:div>
    <w:div w:id="999499416">
      <w:marLeft w:val="640"/>
      <w:marRight w:val="0"/>
      <w:marTop w:val="0"/>
      <w:marBottom w:val="0"/>
      <w:divBdr>
        <w:top w:val="none" w:sz="0" w:space="0" w:color="auto"/>
        <w:left w:val="none" w:sz="0" w:space="0" w:color="auto"/>
        <w:bottom w:val="none" w:sz="0" w:space="0" w:color="auto"/>
        <w:right w:val="none" w:sz="0" w:space="0" w:color="auto"/>
      </w:divBdr>
    </w:div>
    <w:div w:id="999501945">
      <w:marLeft w:val="640"/>
      <w:marRight w:val="0"/>
      <w:marTop w:val="0"/>
      <w:marBottom w:val="0"/>
      <w:divBdr>
        <w:top w:val="none" w:sz="0" w:space="0" w:color="auto"/>
        <w:left w:val="none" w:sz="0" w:space="0" w:color="auto"/>
        <w:bottom w:val="none" w:sz="0" w:space="0" w:color="auto"/>
        <w:right w:val="none" w:sz="0" w:space="0" w:color="auto"/>
      </w:divBdr>
    </w:div>
    <w:div w:id="999507623">
      <w:marLeft w:val="640"/>
      <w:marRight w:val="0"/>
      <w:marTop w:val="0"/>
      <w:marBottom w:val="0"/>
      <w:divBdr>
        <w:top w:val="none" w:sz="0" w:space="0" w:color="auto"/>
        <w:left w:val="none" w:sz="0" w:space="0" w:color="auto"/>
        <w:bottom w:val="none" w:sz="0" w:space="0" w:color="auto"/>
        <w:right w:val="none" w:sz="0" w:space="0" w:color="auto"/>
      </w:divBdr>
    </w:div>
    <w:div w:id="999577530">
      <w:marLeft w:val="640"/>
      <w:marRight w:val="0"/>
      <w:marTop w:val="0"/>
      <w:marBottom w:val="0"/>
      <w:divBdr>
        <w:top w:val="none" w:sz="0" w:space="0" w:color="auto"/>
        <w:left w:val="none" w:sz="0" w:space="0" w:color="auto"/>
        <w:bottom w:val="none" w:sz="0" w:space="0" w:color="auto"/>
        <w:right w:val="none" w:sz="0" w:space="0" w:color="auto"/>
      </w:divBdr>
    </w:div>
    <w:div w:id="999582703">
      <w:marLeft w:val="640"/>
      <w:marRight w:val="0"/>
      <w:marTop w:val="0"/>
      <w:marBottom w:val="0"/>
      <w:divBdr>
        <w:top w:val="none" w:sz="0" w:space="0" w:color="auto"/>
        <w:left w:val="none" w:sz="0" w:space="0" w:color="auto"/>
        <w:bottom w:val="none" w:sz="0" w:space="0" w:color="auto"/>
        <w:right w:val="none" w:sz="0" w:space="0" w:color="auto"/>
      </w:divBdr>
    </w:div>
    <w:div w:id="999769722">
      <w:marLeft w:val="640"/>
      <w:marRight w:val="0"/>
      <w:marTop w:val="0"/>
      <w:marBottom w:val="0"/>
      <w:divBdr>
        <w:top w:val="none" w:sz="0" w:space="0" w:color="auto"/>
        <w:left w:val="none" w:sz="0" w:space="0" w:color="auto"/>
        <w:bottom w:val="none" w:sz="0" w:space="0" w:color="auto"/>
        <w:right w:val="none" w:sz="0" w:space="0" w:color="auto"/>
      </w:divBdr>
    </w:div>
    <w:div w:id="999771544">
      <w:marLeft w:val="640"/>
      <w:marRight w:val="0"/>
      <w:marTop w:val="0"/>
      <w:marBottom w:val="0"/>
      <w:divBdr>
        <w:top w:val="none" w:sz="0" w:space="0" w:color="auto"/>
        <w:left w:val="none" w:sz="0" w:space="0" w:color="auto"/>
        <w:bottom w:val="none" w:sz="0" w:space="0" w:color="auto"/>
        <w:right w:val="none" w:sz="0" w:space="0" w:color="auto"/>
      </w:divBdr>
    </w:div>
    <w:div w:id="999773704">
      <w:marLeft w:val="640"/>
      <w:marRight w:val="0"/>
      <w:marTop w:val="0"/>
      <w:marBottom w:val="0"/>
      <w:divBdr>
        <w:top w:val="none" w:sz="0" w:space="0" w:color="auto"/>
        <w:left w:val="none" w:sz="0" w:space="0" w:color="auto"/>
        <w:bottom w:val="none" w:sz="0" w:space="0" w:color="auto"/>
        <w:right w:val="none" w:sz="0" w:space="0" w:color="auto"/>
      </w:divBdr>
    </w:div>
    <w:div w:id="999774111">
      <w:marLeft w:val="640"/>
      <w:marRight w:val="0"/>
      <w:marTop w:val="0"/>
      <w:marBottom w:val="0"/>
      <w:divBdr>
        <w:top w:val="none" w:sz="0" w:space="0" w:color="auto"/>
        <w:left w:val="none" w:sz="0" w:space="0" w:color="auto"/>
        <w:bottom w:val="none" w:sz="0" w:space="0" w:color="auto"/>
        <w:right w:val="none" w:sz="0" w:space="0" w:color="auto"/>
      </w:divBdr>
    </w:div>
    <w:div w:id="999817636">
      <w:marLeft w:val="640"/>
      <w:marRight w:val="0"/>
      <w:marTop w:val="0"/>
      <w:marBottom w:val="0"/>
      <w:divBdr>
        <w:top w:val="none" w:sz="0" w:space="0" w:color="auto"/>
        <w:left w:val="none" w:sz="0" w:space="0" w:color="auto"/>
        <w:bottom w:val="none" w:sz="0" w:space="0" w:color="auto"/>
        <w:right w:val="none" w:sz="0" w:space="0" w:color="auto"/>
      </w:divBdr>
    </w:div>
    <w:div w:id="999817860">
      <w:marLeft w:val="640"/>
      <w:marRight w:val="0"/>
      <w:marTop w:val="0"/>
      <w:marBottom w:val="0"/>
      <w:divBdr>
        <w:top w:val="none" w:sz="0" w:space="0" w:color="auto"/>
        <w:left w:val="none" w:sz="0" w:space="0" w:color="auto"/>
        <w:bottom w:val="none" w:sz="0" w:space="0" w:color="auto"/>
        <w:right w:val="none" w:sz="0" w:space="0" w:color="auto"/>
      </w:divBdr>
    </w:div>
    <w:div w:id="999843958">
      <w:marLeft w:val="640"/>
      <w:marRight w:val="0"/>
      <w:marTop w:val="0"/>
      <w:marBottom w:val="0"/>
      <w:divBdr>
        <w:top w:val="none" w:sz="0" w:space="0" w:color="auto"/>
        <w:left w:val="none" w:sz="0" w:space="0" w:color="auto"/>
        <w:bottom w:val="none" w:sz="0" w:space="0" w:color="auto"/>
        <w:right w:val="none" w:sz="0" w:space="0" w:color="auto"/>
      </w:divBdr>
    </w:div>
    <w:div w:id="999849137">
      <w:marLeft w:val="640"/>
      <w:marRight w:val="0"/>
      <w:marTop w:val="0"/>
      <w:marBottom w:val="0"/>
      <w:divBdr>
        <w:top w:val="none" w:sz="0" w:space="0" w:color="auto"/>
        <w:left w:val="none" w:sz="0" w:space="0" w:color="auto"/>
        <w:bottom w:val="none" w:sz="0" w:space="0" w:color="auto"/>
        <w:right w:val="none" w:sz="0" w:space="0" w:color="auto"/>
      </w:divBdr>
    </w:div>
    <w:div w:id="999885752">
      <w:marLeft w:val="640"/>
      <w:marRight w:val="0"/>
      <w:marTop w:val="0"/>
      <w:marBottom w:val="0"/>
      <w:divBdr>
        <w:top w:val="none" w:sz="0" w:space="0" w:color="auto"/>
        <w:left w:val="none" w:sz="0" w:space="0" w:color="auto"/>
        <w:bottom w:val="none" w:sz="0" w:space="0" w:color="auto"/>
        <w:right w:val="none" w:sz="0" w:space="0" w:color="auto"/>
      </w:divBdr>
    </w:div>
    <w:div w:id="999968305">
      <w:marLeft w:val="640"/>
      <w:marRight w:val="0"/>
      <w:marTop w:val="0"/>
      <w:marBottom w:val="0"/>
      <w:divBdr>
        <w:top w:val="none" w:sz="0" w:space="0" w:color="auto"/>
        <w:left w:val="none" w:sz="0" w:space="0" w:color="auto"/>
        <w:bottom w:val="none" w:sz="0" w:space="0" w:color="auto"/>
        <w:right w:val="none" w:sz="0" w:space="0" w:color="auto"/>
      </w:divBdr>
    </w:div>
    <w:div w:id="1000036491">
      <w:marLeft w:val="640"/>
      <w:marRight w:val="0"/>
      <w:marTop w:val="0"/>
      <w:marBottom w:val="0"/>
      <w:divBdr>
        <w:top w:val="none" w:sz="0" w:space="0" w:color="auto"/>
        <w:left w:val="none" w:sz="0" w:space="0" w:color="auto"/>
        <w:bottom w:val="none" w:sz="0" w:space="0" w:color="auto"/>
        <w:right w:val="none" w:sz="0" w:space="0" w:color="auto"/>
      </w:divBdr>
    </w:div>
    <w:div w:id="1000037209">
      <w:marLeft w:val="640"/>
      <w:marRight w:val="0"/>
      <w:marTop w:val="0"/>
      <w:marBottom w:val="0"/>
      <w:divBdr>
        <w:top w:val="none" w:sz="0" w:space="0" w:color="auto"/>
        <w:left w:val="none" w:sz="0" w:space="0" w:color="auto"/>
        <w:bottom w:val="none" w:sz="0" w:space="0" w:color="auto"/>
        <w:right w:val="none" w:sz="0" w:space="0" w:color="auto"/>
      </w:divBdr>
    </w:div>
    <w:div w:id="1000044415">
      <w:marLeft w:val="640"/>
      <w:marRight w:val="0"/>
      <w:marTop w:val="0"/>
      <w:marBottom w:val="0"/>
      <w:divBdr>
        <w:top w:val="none" w:sz="0" w:space="0" w:color="auto"/>
        <w:left w:val="none" w:sz="0" w:space="0" w:color="auto"/>
        <w:bottom w:val="none" w:sz="0" w:space="0" w:color="auto"/>
        <w:right w:val="none" w:sz="0" w:space="0" w:color="auto"/>
      </w:divBdr>
    </w:div>
    <w:div w:id="1000160186">
      <w:marLeft w:val="640"/>
      <w:marRight w:val="0"/>
      <w:marTop w:val="0"/>
      <w:marBottom w:val="0"/>
      <w:divBdr>
        <w:top w:val="none" w:sz="0" w:space="0" w:color="auto"/>
        <w:left w:val="none" w:sz="0" w:space="0" w:color="auto"/>
        <w:bottom w:val="none" w:sz="0" w:space="0" w:color="auto"/>
        <w:right w:val="none" w:sz="0" w:space="0" w:color="auto"/>
      </w:divBdr>
    </w:div>
    <w:div w:id="1000353875">
      <w:marLeft w:val="640"/>
      <w:marRight w:val="0"/>
      <w:marTop w:val="0"/>
      <w:marBottom w:val="0"/>
      <w:divBdr>
        <w:top w:val="none" w:sz="0" w:space="0" w:color="auto"/>
        <w:left w:val="none" w:sz="0" w:space="0" w:color="auto"/>
        <w:bottom w:val="none" w:sz="0" w:space="0" w:color="auto"/>
        <w:right w:val="none" w:sz="0" w:space="0" w:color="auto"/>
      </w:divBdr>
    </w:div>
    <w:div w:id="1000473012">
      <w:marLeft w:val="640"/>
      <w:marRight w:val="0"/>
      <w:marTop w:val="0"/>
      <w:marBottom w:val="0"/>
      <w:divBdr>
        <w:top w:val="none" w:sz="0" w:space="0" w:color="auto"/>
        <w:left w:val="none" w:sz="0" w:space="0" w:color="auto"/>
        <w:bottom w:val="none" w:sz="0" w:space="0" w:color="auto"/>
        <w:right w:val="none" w:sz="0" w:space="0" w:color="auto"/>
      </w:divBdr>
    </w:div>
    <w:div w:id="1000474607">
      <w:marLeft w:val="640"/>
      <w:marRight w:val="0"/>
      <w:marTop w:val="0"/>
      <w:marBottom w:val="0"/>
      <w:divBdr>
        <w:top w:val="none" w:sz="0" w:space="0" w:color="auto"/>
        <w:left w:val="none" w:sz="0" w:space="0" w:color="auto"/>
        <w:bottom w:val="none" w:sz="0" w:space="0" w:color="auto"/>
        <w:right w:val="none" w:sz="0" w:space="0" w:color="auto"/>
      </w:divBdr>
    </w:div>
    <w:div w:id="1000497943">
      <w:marLeft w:val="640"/>
      <w:marRight w:val="0"/>
      <w:marTop w:val="0"/>
      <w:marBottom w:val="0"/>
      <w:divBdr>
        <w:top w:val="none" w:sz="0" w:space="0" w:color="auto"/>
        <w:left w:val="none" w:sz="0" w:space="0" w:color="auto"/>
        <w:bottom w:val="none" w:sz="0" w:space="0" w:color="auto"/>
        <w:right w:val="none" w:sz="0" w:space="0" w:color="auto"/>
      </w:divBdr>
    </w:div>
    <w:div w:id="1000545615">
      <w:marLeft w:val="640"/>
      <w:marRight w:val="0"/>
      <w:marTop w:val="0"/>
      <w:marBottom w:val="0"/>
      <w:divBdr>
        <w:top w:val="none" w:sz="0" w:space="0" w:color="auto"/>
        <w:left w:val="none" w:sz="0" w:space="0" w:color="auto"/>
        <w:bottom w:val="none" w:sz="0" w:space="0" w:color="auto"/>
        <w:right w:val="none" w:sz="0" w:space="0" w:color="auto"/>
      </w:divBdr>
    </w:div>
    <w:div w:id="1000548420">
      <w:marLeft w:val="640"/>
      <w:marRight w:val="0"/>
      <w:marTop w:val="0"/>
      <w:marBottom w:val="0"/>
      <w:divBdr>
        <w:top w:val="none" w:sz="0" w:space="0" w:color="auto"/>
        <w:left w:val="none" w:sz="0" w:space="0" w:color="auto"/>
        <w:bottom w:val="none" w:sz="0" w:space="0" w:color="auto"/>
        <w:right w:val="none" w:sz="0" w:space="0" w:color="auto"/>
      </w:divBdr>
    </w:div>
    <w:div w:id="1000693685">
      <w:marLeft w:val="640"/>
      <w:marRight w:val="0"/>
      <w:marTop w:val="0"/>
      <w:marBottom w:val="0"/>
      <w:divBdr>
        <w:top w:val="none" w:sz="0" w:space="0" w:color="auto"/>
        <w:left w:val="none" w:sz="0" w:space="0" w:color="auto"/>
        <w:bottom w:val="none" w:sz="0" w:space="0" w:color="auto"/>
        <w:right w:val="none" w:sz="0" w:space="0" w:color="auto"/>
      </w:divBdr>
    </w:div>
    <w:div w:id="1000697899">
      <w:marLeft w:val="640"/>
      <w:marRight w:val="0"/>
      <w:marTop w:val="0"/>
      <w:marBottom w:val="0"/>
      <w:divBdr>
        <w:top w:val="none" w:sz="0" w:space="0" w:color="auto"/>
        <w:left w:val="none" w:sz="0" w:space="0" w:color="auto"/>
        <w:bottom w:val="none" w:sz="0" w:space="0" w:color="auto"/>
        <w:right w:val="none" w:sz="0" w:space="0" w:color="auto"/>
      </w:divBdr>
    </w:div>
    <w:div w:id="1000814130">
      <w:marLeft w:val="640"/>
      <w:marRight w:val="0"/>
      <w:marTop w:val="0"/>
      <w:marBottom w:val="0"/>
      <w:divBdr>
        <w:top w:val="none" w:sz="0" w:space="0" w:color="auto"/>
        <w:left w:val="none" w:sz="0" w:space="0" w:color="auto"/>
        <w:bottom w:val="none" w:sz="0" w:space="0" w:color="auto"/>
        <w:right w:val="none" w:sz="0" w:space="0" w:color="auto"/>
      </w:divBdr>
    </w:div>
    <w:div w:id="1000814809">
      <w:marLeft w:val="640"/>
      <w:marRight w:val="0"/>
      <w:marTop w:val="0"/>
      <w:marBottom w:val="0"/>
      <w:divBdr>
        <w:top w:val="none" w:sz="0" w:space="0" w:color="auto"/>
        <w:left w:val="none" w:sz="0" w:space="0" w:color="auto"/>
        <w:bottom w:val="none" w:sz="0" w:space="0" w:color="auto"/>
        <w:right w:val="none" w:sz="0" w:space="0" w:color="auto"/>
      </w:divBdr>
    </w:div>
    <w:div w:id="1000885992">
      <w:marLeft w:val="640"/>
      <w:marRight w:val="0"/>
      <w:marTop w:val="0"/>
      <w:marBottom w:val="0"/>
      <w:divBdr>
        <w:top w:val="none" w:sz="0" w:space="0" w:color="auto"/>
        <w:left w:val="none" w:sz="0" w:space="0" w:color="auto"/>
        <w:bottom w:val="none" w:sz="0" w:space="0" w:color="auto"/>
        <w:right w:val="none" w:sz="0" w:space="0" w:color="auto"/>
      </w:divBdr>
    </w:div>
    <w:div w:id="1000889229">
      <w:marLeft w:val="640"/>
      <w:marRight w:val="0"/>
      <w:marTop w:val="0"/>
      <w:marBottom w:val="0"/>
      <w:divBdr>
        <w:top w:val="none" w:sz="0" w:space="0" w:color="auto"/>
        <w:left w:val="none" w:sz="0" w:space="0" w:color="auto"/>
        <w:bottom w:val="none" w:sz="0" w:space="0" w:color="auto"/>
        <w:right w:val="none" w:sz="0" w:space="0" w:color="auto"/>
      </w:divBdr>
    </w:div>
    <w:div w:id="1000890920">
      <w:marLeft w:val="640"/>
      <w:marRight w:val="0"/>
      <w:marTop w:val="0"/>
      <w:marBottom w:val="0"/>
      <w:divBdr>
        <w:top w:val="none" w:sz="0" w:space="0" w:color="auto"/>
        <w:left w:val="none" w:sz="0" w:space="0" w:color="auto"/>
        <w:bottom w:val="none" w:sz="0" w:space="0" w:color="auto"/>
        <w:right w:val="none" w:sz="0" w:space="0" w:color="auto"/>
      </w:divBdr>
    </w:div>
    <w:div w:id="1000892547">
      <w:marLeft w:val="640"/>
      <w:marRight w:val="0"/>
      <w:marTop w:val="0"/>
      <w:marBottom w:val="0"/>
      <w:divBdr>
        <w:top w:val="none" w:sz="0" w:space="0" w:color="auto"/>
        <w:left w:val="none" w:sz="0" w:space="0" w:color="auto"/>
        <w:bottom w:val="none" w:sz="0" w:space="0" w:color="auto"/>
        <w:right w:val="none" w:sz="0" w:space="0" w:color="auto"/>
      </w:divBdr>
    </w:div>
    <w:div w:id="1000935243">
      <w:marLeft w:val="640"/>
      <w:marRight w:val="0"/>
      <w:marTop w:val="0"/>
      <w:marBottom w:val="0"/>
      <w:divBdr>
        <w:top w:val="none" w:sz="0" w:space="0" w:color="auto"/>
        <w:left w:val="none" w:sz="0" w:space="0" w:color="auto"/>
        <w:bottom w:val="none" w:sz="0" w:space="0" w:color="auto"/>
        <w:right w:val="none" w:sz="0" w:space="0" w:color="auto"/>
      </w:divBdr>
    </w:div>
    <w:div w:id="1000961567">
      <w:marLeft w:val="640"/>
      <w:marRight w:val="0"/>
      <w:marTop w:val="0"/>
      <w:marBottom w:val="0"/>
      <w:divBdr>
        <w:top w:val="none" w:sz="0" w:space="0" w:color="auto"/>
        <w:left w:val="none" w:sz="0" w:space="0" w:color="auto"/>
        <w:bottom w:val="none" w:sz="0" w:space="0" w:color="auto"/>
        <w:right w:val="none" w:sz="0" w:space="0" w:color="auto"/>
      </w:divBdr>
    </w:div>
    <w:div w:id="1001084787">
      <w:marLeft w:val="640"/>
      <w:marRight w:val="0"/>
      <w:marTop w:val="0"/>
      <w:marBottom w:val="0"/>
      <w:divBdr>
        <w:top w:val="none" w:sz="0" w:space="0" w:color="auto"/>
        <w:left w:val="none" w:sz="0" w:space="0" w:color="auto"/>
        <w:bottom w:val="none" w:sz="0" w:space="0" w:color="auto"/>
        <w:right w:val="none" w:sz="0" w:space="0" w:color="auto"/>
      </w:divBdr>
    </w:div>
    <w:div w:id="1001086002">
      <w:marLeft w:val="640"/>
      <w:marRight w:val="0"/>
      <w:marTop w:val="0"/>
      <w:marBottom w:val="0"/>
      <w:divBdr>
        <w:top w:val="none" w:sz="0" w:space="0" w:color="auto"/>
        <w:left w:val="none" w:sz="0" w:space="0" w:color="auto"/>
        <w:bottom w:val="none" w:sz="0" w:space="0" w:color="auto"/>
        <w:right w:val="none" w:sz="0" w:space="0" w:color="auto"/>
      </w:divBdr>
    </w:div>
    <w:div w:id="1001196169">
      <w:marLeft w:val="640"/>
      <w:marRight w:val="0"/>
      <w:marTop w:val="0"/>
      <w:marBottom w:val="0"/>
      <w:divBdr>
        <w:top w:val="none" w:sz="0" w:space="0" w:color="auto"/>
        <w:left w:val="none" w:sz="0" w:space="0" w:color="auto"/>
        <w:bottom w:val="none" w:sz="0" w:space="0" w:color="auto"/>
        <w:right w:val="none" w:sz="0" w:space="0" w:color="auto"/>
      </w:divBdr>
    </w:div>
    <w:div w:id="1001353576">
      <w:marLeft w:val="640"/>
      <w:marRight w:val="0"/>
      <w:marTop w:val="0"/>
      <w:marBottom w:val="0"/>
      <w:divBdr>
        <w:top w:val="none" w:sz="0" w:space="0" w:color="auto"/>
        <w:left w:val="none" w:sz="0" w:space="0" w:color="auto"/>
        <w:bottom w:val="none" w:sz="0" w:space="0" w:color="auto"/>
        <w:right w:val="none" w:sz="0" w:space="0" w:color="auto"/>
      </w:divBdr>
    </w:div>
    <w:div w:id="1001617310">
      <w:marLeft w:val="640"/>
      <w:marRight w:val="0"/>
      <w:marTop w:val="0"/>
      <w:marBottom w:val="0"/>
      <w:divBdr>
        <w:top w:val="none" w:sz="0" w:space="0" w:color="auto"/>
        <w:left w:val="none" w:sz="0" w:space="0" w:color="auto"/>
        <w:bottom w:val="none" w:sz="0" w:space="0" w:color="auto"/>
        <w:right w:val="none" w:sz="0" w:space="0" w:color="auto"/>
      </w:divBdr>
    </w:div>
    <w:div w:id="1001659719">
      <w:marLeft w:val="640"/>
      <w:marRight w:val="0"/>
      <w:marTop w:val="0"/>
      <w:marBottom w:val="0"/>
      <w:divBdr>
        <w:top w:val="none" w:sz="0" w:space="0" w:color="auto"/>
        <w:left w:val="none" w:sz="0" w:space="0" w:color="auto"/>
        <w:bottom w:val="none" w:sz="0" w:space="0" w:color="auto"/>
        <w:right w:val="none" w:sz="0" w:space="0" w:color="auto"/>
      </w:divBdr>
    </w:div>
    <w:div w:id="1001663395">
      <w:marLeft w:val="640"/>
      <w:marRight w:val="0"/>
      <w:marTop w:val="0"/>
      <w:marBottom w:val="0"/>
      <w:divBdr>
        <w:top w:val="none" w:sz="0" w:space="0" w:color="auto"/>
        <w:left w:val="none" w:sz="0" w:space="0" w:color="auto"/>
        <w:bottom w:val="none" w:sz="0" w:space="0" w:color="auto"/>
        <w:right w:val="none" w:sz="0" w:space="0" w:color="auto"/>
      </w:divBdr>
    </w:div>
    <w:div w:id="1001733409">
      <w:marLeft w:val="640"/>
      <w:marRight w:val="0"/>
      <w:marTop w:val="0"/>
      <w:marBottom w:val="0"/>
      <w:divBdr>
        <w:top w:val="none" w:sz="0" w:space="0" w:color="auto"/>
        <w:left w:val="none" w:sz="0" w:space="0" w:color="auto"/>
        <w:bottom w:val="none" w:sz="0" w:space="0" w:color="auto"/>
        <w:right w:val="none" w:sz="0" w:space="0" w:color="auto"/>
      </w:divBdr>
    </w:div>
    <w:div w:id="1001814161">
      <w:marLeft w:val="640"/>
      <w:marRight w:val="0"/>
      <w:marTop w:val="0"/>
      <w:marBottom w:val="0"/>
      <w:divBdr>
        <w:top w:val="none" w:sz="0" w:space="0" w:color="auto"/>
        <w:left w:val="none" w:sz="0" w:space="0" w:color="auto"/>
        <w:bottom w:val="none" w:sz="0" w:space="0" w:color="auto"/>
        <w:right w:val="none" w:sz="0" w:space="0" w:color="auto"/>
      </w:divBdr>
    </w:div>
    <w:div w:id="1001852905">
      <w:marLeft w:val="640"/>
      <w:marRight w:val="0"/>
      <w:marTop w:val="0"/>
      <w:marBottom w:val="0"/>
      <w:divBdr>
        <w:top w:val="none" w:sz="0" w:space="0" w:color="auto"/>
        <w:left w:val="none" w:sz="0" w:space="0" w:color="auto"/>
        <w:bottom w:val="none" w:sz="0" w:space="0" w:color="auto"/>
        <w:right w:val="none" w:sz="0" w:space="0" w:color="auto"/>
      </w:divBdr>
    </w:div>
    <w:div w:id="1001860040">
      <w:marLeft w:val="640"/>
      <w:marRight w:val="0"/>
      <w:marTop w:val="0"/>
      <w:marBottom w:val="0"/>
      <w:divBdr>
        <w:top w:val="none" w:sz="0" w:space="0" w:color="auto"/>
        <w:left w:val="none" w:sz="0" w:space="0" w:color="auto"/>
        <w:bottom w:val="none" w:sz="0" w:space="0" w:color="auto"/>
        <w:right w:val="none" w:sz="0" w:space="0" w:color="auto"/>
      </w:divBdr>
    </w:div>
    <w:div w:id="1001926893">
      <w:marLeft w:val="640"/>
      <w:marRight w:val="0"/>
      <w:marTop w:val="0"/>
      <w:marBottom w:val="0"/>
      <w:divBdr>
        <w:top w:val="none" w:sz="0" w:space="0" w:color="auto"/>
        <w:left w:val="none" w:sz="0" w:space="0" w:color="auto"/>
        <w:bottom w:val="none" w:sz="0" w:space="0" w:color="auto"/>
        <w:right w:val="none" w:sz="0" w:space="0" w:color="auto"/>
      </w:divBdr>
    </w:div>
    <w:div w:id="1001932704">
      <w:marLeft w:val="640"/>
      <w:marRight w:val="0"/>
      <w:marTop w:val="0"/>
      <w:marBottom w:val="0"/>
      <w:divBdr>
        <w:top w:val="none" w:sz="0" w:space="0" w:color="auto"/>
        <w:left w:val="none" w:sz="0" w:space="0" w:color="auto"/>
        <w:bottom w:val="none" w:sz="0" w:space="0" w:color="auto"/>
        <w:right w:val="none" w:sz="0" w:space="0" w:color="auto"/>
      </w:divBdr>
    </w:div>
    <w:div w:id="1002005943">
      <w:marLeft w:val="640"/>
      <w:marRight w:val="0"/>
      <w:marTop w:val="0"/>
      <w:marBottom w:val="0"/>
      <w:divBdr>
        <w:top w:val="none" w:sz="0" w:space="0" w:color="auto"/>
        <w:left w:val="none" w:sz="0" w:space="0" w:color="auto"/>
        <w:bottom w:val="none" w:sz="0" w:space="0" w:color="auto"/>
        <w:right w:val="none" w:sz="0" w:space="0" w:color="auto"/>
      </w:divBdr>
    </w:div>
    <w:div w:id="1002006096">
      <w:marLeft w:val="640"/>
      <w:marRight w:val="0"/>
      <w:marTop w:val="0"/>
      <w:marBottom w:val="0"/>
      <w:divBdr>
        <w:top w:val="none" w:sz="0" w:space="0" w:color="auto"/>
        <w:left w:val="none" w:sz="0" w:space="0" w:color="auto"/>
        <w:bottom w:val="none" w:sz="0" w:space="0" w:color="auto"/>
        <w:right w:val="none" w:sz="0" w:space="0" w:color="auto"/>
      </w:divBdr>
    </w:div>
    <w:div w:id="1002244705">
      <w:marLeft w:val="640"/>
      <w:marRight w:val="0"/>
      <w:marTop w:val="0"/>
      <w:marBottom w:val="0"/>
      <w:divBdr>
        <w:top w:val="none" w:sz="0" w:space="0" w:color="auto"/>
        <w:left w:val="none" w:sz="0" w:space="0" w:color="auto"/>
        <w:bottom w:val="none" w:sz="0" w:space="0" w:color="auto"/>
        <w:right w:val="none" w:sz="0" w:space="0" w:color="auto"/>
      </w:divBdr>
    </w:div>
    <w:div w:id="1002246938">
      <w:marLeft w:val="640"/>
      <w:marRight w:val="0"/>
      <w:marTop w:val="0"/>
      <w:marBottom w:val="0"/>
      <w:divBdr>
        <w:top w:val="none" w:sz="0" w:space="0" w:color="auto"/>
        <w:left w:val="none" w:sz="0" w:space="0" w:color="auto"/>
        <w:bottom w:val="none" w:sz="0" w:space="0" w:color="auto"/>
        <w:right w:val="none" w:sz="0" w:space="0" w:color="auto"/>
      </w:divBdr>
    </w:div>
    <w:div w:id="1002388501">
      <w:marLeft w:val="640"/>
      <w:marRight w:val="0"/>
      <w:marTop w:val="0"/>
      <w:marBottom w:val="0"/>
      <w:divBdr>
        <w:top w:val="none" w:sz="0" w:space="0" w:color="auto"/>
        <w:left w:val="none" w:sz="0" w:space="0" w:color="auto"/>
        <w:bottom w:val="none" w:sz="0" w:space="0" w:color="auto"/>
        <w:right w:val="none" w:sz="0" w:space="0" w:color="auto"/>
      </w:divBdr>
    </w:div>
    <w:div w:id="1002388534">
      <w:marLeft w:val="640"/>
      <w:marRight w:val="0"/>
      <w:marTop w:val="0"/>
      <w:marBottom w:val="0"/>
      <w:divBdr>
        <w:top w:val="none" w:sz="0" w:space="0" w:color="auto"/>
        <w:left w:val="none" w:sz="0" w:space="0" w:color="auto"/>
        <w:bottom w:val="none" w:sz="0" w:space="0" w:color="auto"/>
        <w:right w:val="none" w:sz="0" w:space="0" w:color="auto"/>
      </w:divBdr>
    </w:div>
    <w:div w:id="1002388891">
      <w:marLeft w:val="640"/>
      <w:marRight w:val="0"/>
      <w:marTop w:val="0"/>
      <w:marBottom w:val="0"/>
      <w:divBdr>
        <w:top w:val="none" w:sz="0" w:space="0" w:color="auto"/>
        <w:left w:val="none" w:sz="0" w:space="0" w:color="auto"/>
        <w:bottom w:val="none" w:sz="0" w:space="0" w:color="auto"/>
        <w:right w:val="none" w:sz="0" w:space="0" w:color="auto"/>
      </w:divBdr>
    </w:div>
    <w:div w:id="1002396280">
      <w:marLeft w:val="640"/>
      <w:marRight w:val="0"/>
      <w:marTop w:val="0"/>
      <w:marBottom w:val="0"/>
      <w:divBdr>
        <w:top w:val="none" w:sz="0" w:space="0" w:color="auto"/>
        <w:left w:val="none" w:sz="0" w:space="0" w:color="auto"/>
        <w:bottom w:val="none" w:sz="0" w:space="0" w:color="auto"/>
        <w:right w:val="none" w:sz="0" w:space="0" w:color="auto"/>
      </w:divBdr>
    </w:div>
    <w:div w:id="1002467166">
      <w:marLeft w:val="640"/>
      <w:marRight w:val="0"/>
      <w:marTop w:val="0"/>
      <w:marBottom w:val="0"/>
      <w:divBdr>
        <w:top w:val="none" w:sz="0" w:space="0" w:color="auto"/>
        <w:left w:val="none" w:sz="0" w:space="0" w:color="auto"/>
        <w:bottom w:val="none" w:sz="0" w:space="0" w:color="auto"/>
        <w:right w:val="none" w:sz="0" w:space="0" w:color="auto"/>
      </w:divBdr>
    </w:div>
    <w:div w:id="1002470803">
      <w:marLeft w:val="640"/>
      <w:marRight w:val="0"/>
      <w:marTop w:val="0"/>
      <w:marBottom w:val="0"/>
      <w:divBdr>
        <w:top w:val="none" w:sz="0" w:space="0" w:color="auto"/>
        <w:left w:val="none" w:sz="0" w:space="0" w:color="auto"/>
        <w:bottom w:val="none" w:sz="0" w:space="0" w:color="auto"/>
        <w:right w:val="none" w:sz="0" w:space="0" w:color="auto"/>
      </w:divBdr>
    </w:div>
    <w:div w:id="1002585137">
      <w:marLeft w:val="640"/>
      <w:marRight w:val="0"/>
      <w:marTop w:val="0"/>
      <w:marBottom w:val="0"/>
      <w:divBdr>
        <w:top w:val="none" w:sz="0" w:space="0" w:color="auto"/>
        <w:left w:val="none" w:sz="0" w:space="0" w:color="auto"/>
        <w:bottom w:val="none" w:sz="0" w:space="0" w:color="auto"/>
        <w:right w:val="none" w:sz="0" w:space="0" w:color="auto"/>
      </w:divBdr>
    </w:div>
    <w:div w:id="1002663743">
      <w:marLeft w:val="640"/>
      <w:marRight w:val="0"/>
      <w:marTop w:val="0"/>
      <w:marBottom w:val="0"/>
      <w:divBdr>
        <w:top w:val="none" w:sz="0" w:space="0" w:color="auto"/>
        <w:left w:val="none" w:sz="0" w:space="0" w:color="auto"/>
        <w:bottom w:val="none" w:sz="0" w:space="0" w:color="auto"/>
        <w:right w:val="none" w:sz="0" w:space="0" w:color="auto"/>
      </w:divBdr>
    </w:div>
    <w:div w:id="1002664155">
      <w:marLeft w:val="640"/>
      <w:marRight w:val="0"/>
      <w:marTop w:val="0"/>
      <w:marBottom w:val="0"/>
      <w:divBdr>
        <w:top w:val="none" w:sz="0" w:space="0" w:color="auto"/>
        <w:left w:val="none" w:sz="0" w:space="0" w:color="auto"/>
        <w:bottom w:val="none" w:sz="0" w:space="0" w:color="auto"/>
        <w:right w:val="none" w:sz="0" w:space="0" w:color="auto"/>
      </w:divBdr>
    </w:div>
    <w:div w:id="1002733457">
      <w:marLeft w:val="640"/>
      <w:marRight w:val="0"/>
      <w:marTop w:val="0"/>
      <w:marBottom w:val="0"/>
      <w:divBdr>
        <w:top w:val="none" w:sz="0" w:space="0" w:color="auto"/>
        <w:left w:val="none" w:sz="0" w:space="0" w:color="auto"/>
        <w:bottom w:val="none" w:sz="0" w:space="0" w:color="auto"/>
        <w:right w:val="none" w:sz="0" w:space="0" w:color="auto"/>
      </w:divBdr>
    </w:div>
    <w:div w:id="1002851742">
      <w:marLeft w:val="640"/>
      <w:marRight w:val="0"/>
      <w:marTop w:val="0"/>
      <w:marBottom w:val="0"/>
      <w:divBdr>
        <w:top w:val="none" w:sz="0" w:space="0" w:color="auto"/>
        <w:left w:val="none" w:sz="0" w:space="0" w:color="auto"/>
        <w:bottom w:val="none" w:sz="0" w:space="0" w:color="auto"/>
        <w:right w:val="none" w:sz="0" w:space="0" w:color="auto"/>
      </w:divBdr>
    </w:div>
    <w:div w:id="1002854615">
      <w:marLeft w:val="640"/>
      <w:marRight w:val="0"/>
      <w:marTop w:val="0"/>
      <w:marBottom w:val="0"/>
      <w:divBdr>
        <w:top w:val="none" w:sz="0" w:space="0" w:color="auto"/>
        <w:left w:val="none" w:sz="0" w:space="0" w:color="auto"/>
        <w:bottom w:val="none" w:sz="0" w:space="0" w:color="auto"/>
        <w:right w:val="none" w:sz="0" w:space="0" w:color="auto"/>
      </w:divBdr>
    </w:div>
    <w:div w:id="1002855260">
      <w:marLeft w:val="640"/>
      <w:marRight w:val="0"/>
      <w:marTop w:val="0"/>
      <w:marBottom w:val="0"/>
      <w:divBdr>
        <w:top w:val="none" w:sz="0" w:space="0" w:color="auto"/>
        <w:left w:val="none" w:sz="0" w:space="0" w:color="auto"/>
        <w:bottom w:val="none" w:sz="0" w:space="0" w:color="auto"/>
        <w:right w:val="none" w:sz="0" w:space="0" w:color="auto"/>
      </w:divBdr>
    </w:div>
    <w:div w:id="1002858668">
      <w:marLeft w:val="640"/>
      <w:marRight w:val="0"/>
      <w:marTop w:val="0"/>
      <w:marBottom w:val="0"/>
      <w:divBdr>
        <w:top w:val="none" w:sz="0" w:space="0" w:color="auto"/>
        <w:left w:val="none" w:sz="0" w:space="0" w:color="auto"/>
        <w:bottom w:val="none" w:sz="0" w:space="0" w:color="auto"/>
        <w:right w:val="none" w:sz="0" w:space="0" w:color="auto"/>
      </w:divBdr>
    </w:div>
    <w:div w:id="1003044742">
      <w:marLeft w:val="640"/>
      <w:marRight w:val="0"/>
      <w:marTop w:val="0"/>
      <w:marBottom w:val="0"/>
      <w:divBdr>
        <w:top w:val="none" w:sz="0" w:space="0" w:color="auto"/>
        <w:left w:val="none" w:sz="0" w:space="0" w:color="auto"/>
        <w:bottom w:val="none" w:sz="0" w:space="0" w:color="auto"/>
        <w:right w:val="none" w:sz="0" w:space="0" w:color="auto"/>
      </w:divBdr>
    </w:div>
    <w:div w:id="1003124639">
      <w:marLeft w:val="640"/>
      <w:marRight w:val="0"/>
      <w:marTop w:val="0"/>
      <w:marBottom w:val="0"/>
      <w:divBdr>
        <w:top w:val="none" w:sz="0" w:space="0" w:color="auto"/>
        <w:left w:val="none" w:sz="0" w:space="0" w:color="auto"/>
        <w:bottom w:val="none" w:sz="0" w:space="0" w:color="auto"/>
        <w:right w:val="none" w:sz="0" w:space="0" w:color="auto"/>
      </w:divBdr>
    </w:div>
    <w:div w:id="1003238176">
      <w:marLeft w:val="640"/>
      <w:marRight w:val="0"/>
      <w:marTop w:val="0"/>
      <w:marBottom w:val="0"/>
      <w:divBdr>
        <w:top w:val="none" w:sz="0" w:space="0" w:color="auto"/>
        <w:left w:val="none" w:sz="0" w:space="0" w:color="auto"/>
        <w:bottom w:val="none" w:sz="0" w:space="0" w:color="auto"/>
        <w:right w:val="none" w:sz="0" w:space="0" w:color="auto"/>
      </w:divBdr>
    </w:div>
    <w:div w:id="1003312403">
      <w:marLeft w:val="640"/>
      <w:marRight w:val="0"/>
      <w:marTop w:val="0"/>
      <w:marBottom w:val="0"/>
      <w:divBdr>
        <w:top w:val="none" w:sz="0" w:space="0" w:color="auto"/>
        <w:left w:val="none" w:sz="0" w:space="0" w:color="auto"/>
        <w:bottom w:val="none" w:sz="0" w:space="0" w:color="auto"/>
        <w:right w:val="none" w:sz="0" w:space="0" w:color="auto"/>
      </w:divBdr>
    </w:div>
    <w:div w:id="1003316357">
      <w:marLeft w:val="640"/>
      <w:marRight w:val="0"/>
      <w:marTop w:val="0"/>
      <w:marBottom w:val="0"/>
      <w:divBdr>
        <w:top w:val="none" w:sz="0" w:space="0" w:color="auto"/>
        <w:left w:val="none" w:sz="0" w:space="0" w:color="auto"/>
        <w:bottom w:val="none" w:sz="0" w:space="0" w:color="auto"/>
        <w:right w:val="none" w:sz="0" w:space="0" w:color="auto"/>
      </w:divBdr>
    </w:div>
    <w:div w:id="1003319101">
      <w:marLeft w:val="640"/>
      <w:marRight w:val="0"/>
      <w:marTop w:val="0"/>
      <w:marBottom w:val="0"/>
      <w:divBdr>
        <w:top w:val="none" w:sz="0" w:space="0" w:color="auto"/>
        <w:left w:val="none" w:sz="0" w:space="0" w:color="auto"/>
        <w:bottom w:val="none" w:sz="0" w:space="0" w:color="auto"/>
        <w:right w:val="none" w:sz="0" w:space="0" w:color="auto"/>
      </w:divBdr>
    </w:div>
    <w:div w:id="1003358216">
      <w:marLeft w:val="640"/>
      <w:marRight w:val="0"/>
      <w:marTop w:val="0"/>
      <w:marBottom w:val="0"/>
      <w:divBdr>
        <w:top w:val="none" w:sz="0" w:space="0" w:color="auto"/>
        <w:left w:val="none" w:sz="0" w:space="0" w:color="auto"/>
        <w:bottom w:val="none" w:sz="0" w:space="0" w:color="auto"/>
        <w:right w:val="none" w:sz="0" w:space="0" w:color="auto"/>
      </w:divBdr>
    </w:div>
    <w:div w:id="1003360685">
      <w:marLeft w:val="640"/>
      <w:marRight w:val="0"/>
      <w:marTop w:val="0"/>
      <w:marBottom w:val="0"/>
      <w:divBdr>
        <w:top w:val="none" w:sz="0" w:space="0" w:color="auto"/>
        <w:left w:val="none" w:sz="0" w:space="0" w:color="auto"/>
        <w:bottom w:val="none" w:sz="0" w:space="0" w:color="auto"/>
        <w:right w:val="none" w:sz="0" w:space="0" w:color="auto"/>
      </w:divBdr>
    </w:div>
    <w:div w:id="1003387645">
      <w:marLeft w:val="640"/>
      <w:marRight w:val="0"/>
      <w:marTop w:val="0"/>
      <w:marBottom w:val="0"/>
      <w:divBdr>
        <w:top w:val="none" w:sz="0" w:space="0" w:color="auto"/>
        <w:left w:val="none" w:sz="0" w:space="0" w:color="auto"/>
        <w:bottom w:val="none" w:sz="0" w:space="0" w:color="auto"/>
        <w:right w:val="none" w:sz="0" w:space="0" w:color="auto"/>
      </w:divBdr>
    </w:div>
    <w:div w:id="1003430701">
      <w:marLeft w:val="640"/>
      <w:marRight w:val="0"/>
      <w:marTop w:val="0"/>
      <w:marBottom w:val="0"/>
      <w:divBdr>
        <w:top w:val="none" w:sz="0" w:space="0" w:color="auto"/>
        <w:left w:val="none" w:sz="0" w:space="0" w:color="auto"/>
        <w:bottom w:val="none" w:sz="0" w:space="0" w:color="auto"/>
        <w:right w:val="none" w:sz="0" w:space="0" w:color="auto"/>
      </w:divBdr>
    </w:div>
    <w:div w:id="1003514864">
      <w:marLeft w:val="640"/>
      <w:marRight w:val="0"/>
      <w:marTop w:val="0"/>
      <w:marBottom w:val="0"/>
      <w:divBdr>
        <w:top w:val="none" w:sz="0" w:space="0" w:color="auto"/>
        <w:left w:val="none" w:sz="0" w:space="0" w:color="auto"/>
        <w:bottom w:val="none" w:sz="0" w:space="0" w:color="auto"/>
        <w:right w:val="none" w:sz="0" w:space="0" w:color="auto"/>
      </w:divBdr>
    </w:div>
    <w:div w:id="1003555222">
      <w:marLeft w:val="640"/>
      <w:marRight w:val="0"/>
      <w:marTop w:val="0"/>
      <w:marBottom w:val="0"/>
      <w:divBdr>
        <w:top w:val="none" w:sz="0" w:space="0" w:color="auto"/>
        <w:left w:val="none" w:sz="0" w:space="0" w:color="auto"/>
        <w:bottom w:val="none" w:sz="0" w:space="0" w:color="auto"/>
        <w:right w:val="none" w:sz="0" w:space="0" w:color="auto"/>
      </w:divBdr>
    </w:div>
    <w:div w:id="1003630437">
      <w:marLeft w:val="640"/>
      <w:marRight w:val="0"/>
      <w:marTop w:val="0"/>
      <w:marBottom w:val="0"/>
      <w:divBdr>
        <w:top w:val="none" w:sz="0" w:space="0" w:color="auto"/>
        <w:left w:val="none" w:sz="0" w:space="0" w:color="auto"/>
        <w:bottom w:val="none" w:sz="0" w:space="0" w:color="auto"/>
        <w:right w:val="none" w:sz="0" w:space="0" w:color="auto"/>
      </w:divBdr>
    </w:div>
    <w:div w:id="1003633277">
      <w:marLeft w:val="640"/>
      <w:marRight w:val="0"/>
      <w:marTop w:val="0"/>
      <w:marBottom w:val="0"/>
      <w:divBdr>
        <w:top w:val="none" w:sz="0" w:space="0" w:color="auto"/>
        <w:left w:val="none" w:sz="0" w:space="0" w:color="auto"/>
        <w:bottom w:val="none" w:sz="0" w:space="0" w:color="auto"/>
        <w:right w:val="none" w:sz="0" w:space="0" w:color="auto"/>
      </w:divBdr>
    </w:div>
    <w:div w:id="1003776346">
      <w:marLeft w:val="640"/>
      <w:marRight w:val="0"/>
      <w:marTop w:val="0"/>
      <w:marBottom w:val="0"/>
      <w:divBdr>
        <w:top w:val="none" w:sz="0" w:space="0" w:color="auto"/>
        <w:left w:val="none" w:sz="0" w:space="0" w:color="auto"/>
        <w:bottom w:val="none" w:sz="0" w:space="0" w:color="auto"/>
        <w:right w:val="none" w:sz="0" w:space="0" w:color="auto"/>
      </w:divBdr>
    </w:div>
    <w:div w:id="1003779105">
      <w:marLeft w:val="640"/>
      <w:marRight w:val="0"/>
      <w:marTop w:val="0"/>
      <w:marBottom w:val="0"/>
      <w:divBdr>
        <w:top w:val="none" w:sz="0" w:space="0" w:color="auto"/>
        <w:left w:val="none" w:sz="0" w:space="0" w:color="auto"/>
        <w:bottom w:val="none" w:sz="0" w:space="0" w:color="auto"/>
        <w:right w:val="none" w:sz="0" w:space="0" w:color="auto"/>
      </w:divBdr>
    </w:div>
    <w:div w:id="1003824925">
      <w:marLeft w:val="640"/>
      <w:marRight w:val="0"/>
      <w:marTop w:val="0"/>
      <w:marBottom w:val="0"/>
      <w:divBdr>
        <w:top w:val="none" w:sz="0" w:space="0" w:color="auto"/>
        <w:left w:val="none" w:sz="0" w:space="0" w:color="auto"/>
        <w:bottom w:val="none" w:sz="0" w:space="0" w:color="auto"/>
        <w:right w:val="none" w:sz="0" w:space="0" w:color="auto"/>
      </w:divBdr>
    </w:div>
    <w:div w:id="1003899342">
      <w:marLeft w:val="640"/>
      <w:marRight w:val="0"/>
      <w:marTop w:val="0"/>
      <w:marBottom w:val="0"/>
      <w:divBdr>
        <w:top w:val="none" w:sz="0" w:space="0" w:color="auto"/>
        <w:left w:val="none" w:sz="0" w:space="0" w:color="auto"/>
        <w:bottom w:val="none" w:sz="0" w:space="0" w:color="auto"/>
        <w:right w:val="none" w:sz="0" w:space="0" w:color="auto"/>
      </w:divBdr>
    </w:div>
    <w:div w:id="1004086938">
      <w:marLeft w:val="640"/>
      <w:marRight w:val="0"/>
      <w:marTop w:val="0"/>
      <w:marBottom w:val="0"/>
      <w:divBdr>
        <w:top w:val="none" w:sz="0" w:space="0" w:color="auto"/>
        <w:left w:val="none" w:sz="0" w:space="0" w:color="auto"/>
        <w:bottom w:val="none" w:sz="0" w:space="0" w:color="auto"/>
        <w:right w:val="none" w:sz="0" w:space="0" w:color="auto"/>
      </w:divBdr>
    </w:div>
    <w:div w:id="1004088113">
      <w:marLeft w:val="640"/>
      <w:marRight w:val="0"/>
      <w:marTop w:val="0"/>
      <w:marBottom w:val="0"/>
      <w:divBdr>
        <w:top w:val="none" w:sz="0" w:space="0" w:color="auto"/>
        <w:left w:val="none" w:sz="0" w:space="0" w:color="auto"/>
        <w:bottom w:val="none" w:sz="0" w:space="0" w:color="auto"/>
        <w:right w:val="none" w:sz="0" w:space="0" w:color="auto"/>
      </w:divBdr>
    </w:div>
    <w:div w:id="1004211602">
      <w:marLeft w:val="640"/>
      <w:marRight w:val="0"/>
      <w:marTop w:val="0"/>
      <w:marBottom w:val="0"/>
      <w:divBdr>
        <w:top w:val="none" w:sz="0" w:space="0" w:color="auto"/>
        <w:left w:val="none" w:sz="0" w:space="0" w:color="auto"/>
        <w:bottom w:val="none" w:sz="0" w:space="0" w:color="auto"/>
        <w:right w:val="none" w:sz="0" w:space="0" w:color="auto"/>
      </w:divBdr>
    </w:div>
    <w:div w:id="1004236599">
      <w:marLeft w:val="640"/>
      <w:marRight w:val="0"/>
      <w:marTop w:val="0"/>
      <w:marBottom w:val="0"/>
      <w:divBdr>
        <w:top w:val="none" w:sz="0" w:space="0" w:color="auto"/>
        <w:left w:val="none" w:sz="0" w:space="0" w:color="auto"/>
        <w:bottom w:val="none" w:sz="0" w:space="0" w:color="auto"/>
        <w:right w:val="none" w:sz="0" w:space="0" w:color="auto"/>
      </w:divBdr>
    </w:div>
    <w:div w:id="1004240335">
      <w:marLeft w:val="640"/>
      <w:marRight w:val="0"/>
      <w:marTop w:val="0"/>
      <w:marBottom w:val="0"/>
      <w:divBdr>
        <w:top w:val="none" w:sz="0" w:space="0" w:color="auto"/>
        <w:left w:val="none" w:sz="0" w:space="0" w:color="auto"/>
        <w:bottom w:val="none" w:sz="0" w:space="0" w:color="auto"/>
        <w:right w:val="none" w:sz="0" w:space="0" w:color="auto"/>
      </w:divBdr>
    </w:div>
    <w:div w:id="1004286639">
      <w:marLeft w:val="640"/>
      <w:marRight w:val="0"/>
      <w:marTop w:val="0"/>
      <w:marBottom w:val="0"/>
      <w:divBdr>
        <w:top w:val="none" w:sz="0" w:space="0" w:color="auto"/>
        <w:left w:val="none" w:sz="0" w:space="0" w:color="auto"/>
        <w:bottom w:val="none" w:sz="0" w:space="0" w:color="auto"/>
        <w:right w:val="none" w:sz="0" w:space="0" w:color="auto"/>
      </w:divBdr>
    </w:div>
    <w:div w:id="1004474658">
      <w:marLeft w:val="640"/>
      <w:marRight w:val="0"/>
      <w:marTop w:val="0"/>
      <w:marBottom w:val="0"/>
      <w:divBdr>
        <w:top w:val="none" w:sz="0" w:space="0" w:color="auto"/>
        <w:left w:val="none" w:sz="0" w:space="0" w:color="auto"/>
        <w:bottom w:val="none" w:sz="0" w:space="0" w:color="auto"/>
        <w:right w:val="none" w:sz="0" w:space="0" w:color="auto"/>
      </w:divBdr>
    </w:div>
    <w:div w:id="1004478268">
      <w:marLeft w:val="640"/>
      <w:marRight w:val="0"/>
      <w:marTop w:val="0"/>
      <w:marBottom w:val="0"/>
      <w:divBdr>
        <w:top w:val="none" w:sz="0" w:space="0" w:color="auto"/>
        <w:left w:val="none" w:sz="0" w:space="0" w:color="auto"/>
        <w:bottom w:val="none" w:sz="0" w:space="0" w:color="auto"/>
        <w:right w:val="none" w:sz="0" w:space="0" w:color="auto"/>
      </w:divBdr>
    </w:div>
    <w:div w:id="1004481294">
      <w:marLeft w:val="640"/>
      <w:marRight w:val="0"/>
      <w:marTop w:val="0"/>
      <w:marBottom w:val="0"/>
      <w:divBdr>
        <w:top w:val="none" w:sz="0" w:space="0" w:color="auto"/>
        <w:left w:val="none" w:sz="0" w:space="0" w:color="auto"/>
        <w:bottom w:val="none" w:sz="0" w:space="0" w:color="auto"/>
        <w:right w:val="none" w:sz="0" w:space="0" w:color="auto"/>
      </w:divBdr>
    </w:div>
    <w:div w:id="1004632163">
      <w:marLeft w:val="640"/>
      <w:marRight w:val="0"/>
      <w:marTop w:val="0"/>
      <w:marBottom w:val="0"/>
      <w:divBdr>
        <w:top w:val="none" w:sz="0" w:space="0" w:color="auto"/>
        <w:left w:val="none" w:sz="0" w:space="0" w:color="auto"/>
        <w:bottom w:val="none" w:sz="0" w:space="0" w:color="auto"/>
        <w:right w:val="none" w:sz="0" w:space="0" w:color="auto"/>
      </w:divBdr>
    </w:div>
    <w:div w:id="1004668766">
      <w:marLeft w:val="640"/>
      <w:marRight w:val="0"/>
      <w:marTop w:val="0"/>
      <w:marBottom w:val="0"/>
      <w:divBdr>
        <w:top w:val="none" w:sz="0" w:space="0" w:color="auto"/>
        <w:left w:val="none" w:sz="0" w:space="0" w:color="auto"/>
        <w:bottom w:val="none" w:sz="0" w:space="0" w:color="auto"/>
        <w:right w:val="none" w:sz="0" w:space="0" w:color="auto"/>
      </w:divBdr>
    </w:div>
    <w:div w:id="1004864547">
      <w:marLeft w:val="640"/>
      <w:marRight w:val="0"/>
      <w:marTop w:val="0"/>
      <w:marBottom w:val="0"/>
      <w:divBdr>
        <w:top w:val="none" w:sz="0" w:space="0" w:color="auto"/>
        <w:left w:val="none" w:sz="0" w:space="0" w:color="auto"/>
        <w:bottom w:val="none" w:sz="0" w:space="0" w:color="auto"/>
        <w:right w:val="none" w:sz="0" w:space="0" w:color="auto"/>
      </w:divBdr>
    </w:div>
    <w:div w:id="1004891948">
      <w:marLeft w:val="640"/>
      <w:marRight w:val="0"/>
      <w:marTop w:val="0"/>
      <w:marBottom w:val="0"/>
      <w:divBdr>
        <w:top w:val="none" w:sz="0" w:space="0" w:color="auto"/>
        <w:left w:val="none" w:sz="0" w:space="0" w:color="auto"/>
        <w:bottom w:val="none" w:sz="0" w:space="0" w:color="auto"/>
        <w:right w:val="none" w:sz="0" w:space="0" w:color="auto"/>
      </w:divBdr>
    </w:div>
    <w:div w:id="1004892084">
      <w:marLeft w:val="640"/>
      <w:marRight w:val="0"/>
      <w:marTop w:val="0"/>
      <w:marBottom w:val="0"/>
      <w:divBdr>
        <w:top w:val="none" w:sz="0" w:space="0" w:color="auto"/>
        <w:left w:val="none" w:sz="0" w:space="0" w:color="auto"/>
        <w:bottom w:val="none" w:sz="0" w:space="0" w:color="auto"/>
        <w:right w:val="none" w:sz="0" w:space="0" w:color="auto"/>
      </w:divBdr>
    </w:div>
    <w:div w:id="1004893242">
      <w:marLeft w:val="640"/>
      <w:marRight w:val="0"/>
      <w:marTop w:val="0"/>
      <w:marBottom w:val="0"/>
      <w:divBdr>
        <w:top w:val="none" w:sz="0" w:space="0" w:color="auto"/>
        <w:left w:val="none" w:sz="0" w:space="0" w:color="auto"/>
        <w:bottom w:val="none" w:sz="0" w:space="0" w:color="auto"/>
        <w:right w:val="none" w:sz="0" w:space="0" w:color="auto"/>
      </w:divBdr>
    </w:div>
    <w:div w:id="1004935164">
      <w:marLeft w:val="640"/>
      <w:marRight w:val="0"/>
      <w:marTop w:val="0"/>
      <w:marBottom w:val="0"/>
      <w:divBdr>
        <w:top w:val="none" w:sz="0" w:space="0" w:color="auto"/>
        <w:left w:val="none" w:sz="0" w:space="0" w:color="auto"/>
        <w:bottom w:val="none" w:sz="0" w:space="0" w:color="auto"/>
        <w:right w:val="none" w:sz="0" w:space="0" w:color="auto"/>
      </w:divBdr>
    </w:div>
    <w:div w:id="1005086032">
      <w:marLeft w:val="640"/>
      <w:marRight w:val="0"/>
      <w:marTop w:val="0"/>
      <w:marBottom w:val="0"/>
      <w:divBdr>
        <w:top w:val="none" w:sz="0" w:space="0" w:color="auto"/>
        <w:left w:val="none" w:sz="0" w:space="0" w:color="auto"/>
        <w:bottom w:val="none" w:sz="0" w:space="0" w:color="auto"/>
        <w:right w:val="none" w:sz="0" w:space="0" w:color="auto"/>
      </w:divBdr>
    </w:div>
    <w:div w:id="1005133997">
      <w:marLeft w:val="640"/>
      <w:marRight w:val="0"/>
      <w:marTop w:val="0"/>
      <w:marBottom w:val="0"/>
      <w:divBdr>
        <w:top w:val="none" w:sz="0" w:space="0" w:color="auto"/>
        <w:left w:val="none" w:sz="0" w:space="0" w:color="auto"/>
        <w:bottom w:val="none" w:sz="0" w:space="0" w:color="auto"/>
        <w:right w:val="none" w:sz="0" w:space="0" w:color="auto"/>
      </w:divBdr>
    </w:div>
    <w:div w:id="1005134949">
      <w:marLeft w:val="640"/>
      <w:marRight w:val="0"/>
      <w:marTop w:val="0"/>
      <w:marBottom w:val="0"/>
      <w:divBdr>
        <w:top w:val="none" w:sz="0" w:space="0" w:color="auto"/>
        <w:left w:val="none" w:sz="0" w:space="0" w:color="auto"/>
        <w:bottom w:val="none" w:sz="0" w:space="0" w:color="auto"/>
        <w:right w:val="none" w:sz="0" w:space="0" w:color="auto"/>
      </w:divBdr>
    </w:div>
    <w:div w:id="1005136891">
      <w:marLeft w:val="640"/>
      <w:marRight w:val="0"/>
      <w:marTop w:val="0"/>
      <w:marBottom w:val="0"/>
      <w:divBdr>
        <w:top w:val="none" w:sz="0" w:space="0" w:color="auto"/>
        <w:left w:val="none" w:sz="0" w:space="0" w:color="auto"/>
        <w:bottom w:val="none" w:sz="0" w:space="0" w:color="auto"/>
        <w:right w:val="none" w:sz="0" w:space="0" w:color="auto"/>
      </w:divBdr>
    </w:div>
    <w:div w:id="1005207046">
      <w:marLeft w:val="640"/>
      <w:marRight w:val="0"/>
      <w:marTop w:val="0"/>
      <w:marBottom w:val="0"/>
      <w:divBdr>
        <w:top w:val="none" w:sz="0" w:space="0" w:color="auto"/>
        <w:left w:val="none" w:sz="0" w:space="0" w:color="auto"/>
        <w:bottom w:val="none" w:sz="0" w:space="0" w:color="auto"/>
        <w:right w:val="none" w:sz="0" w:space="0" w:color="auto"/>
      </w:divBdr>
    </w:div>
    <w:div w:id="1005211261">
      <w:marLeft w:val="640"/>
      <w:marRight w:val="0"/>
      <w:marTop w:val="0"/>
      <w:marBottom w:val="0"/>
      <w:divBdr>
        <w:top w:val="none" w:sz="0" w:space="0" w:color="auto"/>
        <w:left w:val="none" w:sz="0" w:space="0" w:color="auto"/>
        <w:bottom w:val="none" w:sz="0" w:space="0" w:color="auto"/>
        <w:right w:val="none" w:sz="0" w:space="0" w:color="auto"/>
      </w:divBdr>
    </w:div>
    <w:div w:id="1005279557">
      <w:marLeft w:val="640"/>
      <w:marRight w:val="0"/>
      <w:marTop w:val="0"/>
      <w:marBottom w:val="0"/>
      <w:divBdr>
        <w:top w:val="none" w:sz="0" w:space="0" w:color="auto"/>
        <w:left w:val="none" w:sz="0" w:space="0" w:color="auto"/>
        <w:bottom w:val="none" w:sz="0" w:space="0" w:color="auto"/>
        <w:right w:val="none" w:sz="0" w:space="0" w:color="auto"/>
      </w:divBdr>
    </w:div>
    <w:div w:id="1005283552">
      <w:marLeft w:val="640"/>
      <w:marRight w:val="0"/>
      <w:marTop w:val="0"/>
      <w:marBottom w:val="0"/>
      <w:divBdr>
        <w:top w:val="none" w:sz="0" w:space="0" w:color="auto"/>
        <w:left w:val="none" w:sz="0" w:space="0" w:color="auto"/>
        <w:bottom w:val="none" w:sz="0" w:space="0" w:color="auto"/>
        <w:right w:val="none" w:sz="0" w:space="0" w:color="auto"/>
      </w:divBdr>
    </w:div>
    <w:div w:id="1005284730">
      <w:marLeft w:val="640"/>
      <w:marRight w:val="0"/>
      <w:marTop w:val="0"/>
      <w:marBottom w:val="0"/>
      <w:divBdr>
        <w:top w:val="none" w:sz="0" w:space="0" w:color="auto"/>
        <w:left w:val="none" w:sz="0" w:space="0" w:color="auto"/>
        <w:bottom w:val="none" w:sz="0" w:space="0" w:color="auto"/>
        <w:right w:val="none" w:sz="0" w:space="0" w:color="auto"/>
      </w:divBdr>
    </w:div>
    <w:div w:id="1005400151">
      <w:marLeft w:val="640"/>
      <w:marRight w:val="0"/>
      <w:marTop w:val="0"/>
      <w:marBottom w:val="0"/>
      <w:divBdr>
        <w:top w:val="none" w:sz="0" w:space="0" w:color="auto"/>
        <w:left w:val="none" w:sz="0" w:space="0" w:color="auto"/>
        <w:bottom w:val="none" w:sz="0" w:space="0" w:color="auto"/>
        <w:right w:val="none" w:sz="0" w:space="0" w:color="auto"/>
      </w:divBdr>
    </w:div>
    <w:div w:id="1005521334">
      <w:marLeft w:val="640"/>
      <w:marRight w:val="0"/>
      <w:marTop w:val="0"/>
      <w:marBottom w:val="0"/>
      <w:divBdr>
        <w:top w:val="none" w:sz="0" w:space="0" w:color="auto"/>
        <w:left w:val="none" w:sz="0" w:space="0" w:color="auto"/>
        <w:bottom w:val="none" w:sz="0" w:space="0" w:color="auto"/>
        <w:right w:val="none" w:sz="0" w:space="0" w:color="auto"/>
      </w:divBdr>
    </w:div>
    <w:div w:id="1005596737">
      <w:marLeft w:val="640"/>
      <w:marRight w:val="0"/>
      <w:marTop w:val="0"/>
      <w:marBottom w:val="0"/>
      <w:divBdr>
        <w:top w:val="none" w:sz="0" w:space="0" w:color="auto"/>
        <w:left w:val="none" w:sz="0" w:space="0" w:color="auto"/>
        <w:bottom w:val="none" w:sz="0" w:space="0" w:color="auto"/>
        <w:right w:val="none" w:sz="0" w:space="0" w:color="auto"/>
      </w:divBdr>
    </w:div>
    <w:div w:id="1005666632">
      <w:marLeft w:val="640"/>
      <w:marRight w:val="0"/>
      <w:marTop w:val="0"/>
      <w:marBottom w:val="0"/>
      <w:divBdr>
        <w:top w:val="none" w:sz="0" w:space="0" w:color="auto"/>
        <w:left w:val="none" w:sz="0" w:space="0" w:color="auto"/>
        <w:bottom w:val="none" w:sz="0" w:space="0" w:color="auto"/>
        <w:right w:val="none" w:sz="0" w:space="0" w:color="auto"/>
      </w:divBdr>
    </w:div>
    <w:div w:id="1005746751">
      <w:marLeft w:val="640"/>
      <w:marRight w:val="0"/>
      <w:marTop w:val="0"/>
      <w:marBottom w:val="0"/>
      <w:divBdr>
        <w:top w:val="none" w:sz="0" w:space="0" w:color="auto"/>
        <w:left w:val="none" w:sz="0" w:space="0" w:color="auto"/>
        <w:bottom w:val="none" w:sz="0" w:space="0" w:color="auto"/>
        <w:right w:val="none" w:sz="0" w:space="0" w:color="auto"/>
      </w:divBdr>
    </w:div>
    <w:div w:id="1005790136">
      <w:marLeft w:val="640"/>
      <w:marRight w:val="0"/>
      <w:marTop w:val="0"/>
      <w:marBottom w:val="0"/>
      <w:divBdr>
        <w:top w:val="none" w:sz="0" w:space="0" w:color="auto"/>
        <w:left w:val="none" w:sz="0" w:space="0" w:color="auto"/>
        <w:bottom w:val="none" w:sz="0" w:space="0" w:color="auto"/>
        <w:right w:val="none" w:sz="0" w:space="0" w:color="auto"/>
      </w:divBdr>
    </w:div>
    <w:div w:id="1005791978">
      <w:marLeft w:val="640"/>
      <w:marRight w:val="0"/>
      <w:marTop w:val="0"/>
      <w:marBottom w:val="0"/>
      <w:divBdr>
        <w:top w:val="none" w:sz="0" w:space="0" w:color="auto"/>
        <w:left w:val="none" w:sz="0" w:space="0" w:color="auto"/>
        <w:bottom w:val="none" w:sz="0" w:space="0" w:color="auto"/>
        <w:right w:val="none" w:sz="0" w:space="0" w:color="auto"/>
      </w:divBdr>
    </w:div>
    <w:div w:id="1005863786">
      <w:marLeft w:val="640"/>
      <w:marRight w:val="0"/>
      <w:marTop w:val="0"/>
      <w:marBottom w:val="0"/>
      <w:divBdr>
        <w:top w:val="none" w:sz="0" w:space="0" w:color="auto"/>
        <w:left w:val="none" w:sz="0" w:space="0" w:color="auto"/>
        <w:bottom w:val="none" w:sz="0" w:space="0" w:color="auto"/>
        <w:right w:val="none" w:sz="0" w:space="0" w:color="auto"/>
      </w:divBdr>
    </w:div>
    <w:div w:id="1006202294">
      <w:marLeft w:val="640"/>
      <w:marRight w:val="0"/>
      <w:marTop w:val="0"/>
      <w:marBottom w:val="0"/>
      <w:divBdr>
        <w:top w:val="none" w:sz="0" w:space="0" w:color="auto"/>
        <w:left w:val="none" w:sz="0" w:space="0" w:color="auto"/>
        <w:bottom w:val="none" w:sz="0" w:space="0" w:color="auto"/>
        <w:right w:val="none" w:sz="0" w:space="0" w:color="auto"/>
      </w:divBdr>
    </w:div>
    <w:div w:id="1006248500">
      <w:marLeft w:val="640"/>
      <w:marRight w:val="0"/>
      <w:marTop w:val="0"/>
      <w:marBottom w:val="0"/>
      <w:divBdr>
        <w:top w:val="none" w:sz="0" w:space="0" w:color="auto"/>
        <w:left w:val="none" w:sz="0" w:space="0" w:color="auto"/>
        <w:bottom w:val="none" w:sz="0" w:space="0" w:color="auto"/>
        <w:right w:val="none" w:sz="0" w:space="0" w:color="auto"/>
      </w:divBdr>
    </w:div>
    <w:div w:id="1006325687">
      <w:marLeft w:val="640"/>
      <w:marRight w:val="0"/>
      <w:marTop w:val="0"/>
      <w:marBottom w:val="0"/>
      <w:divBdr>
        <w:top w:val="none" w:sz="0" w:space="0" w:color="auto"/>
        <w:left w:val="none" w:sz="0" w:space="0" w:color="auto"/>
        <w:bottom w:val="none" w:sz="0" w:space="0" w:color="auto"/>
        <w:right w:val="none" w:sz="0" w:space="0" w:color="auto"/>
      </w:divBdr>
    </w:div>
    <w:div w:id="1006371889">
      <w:marLeft w:val="640"/>
      <w:marRight w:val="0"/>
      <w:marTop w:val="0"/>
      <w:marBottom w:val="0"/>
      <w:divBdr>
        <w:top w:val="none" w:sz="0" w:space="0" w:color="auto"/>
        <w:left w:val="none" w:sz="0" w:space="0" w:color="auto"/>
        <w:bottom w:val="none" w:sz="0" w:space="0" w:color="auto"/>
        <w:right w:val="none" w:sz="0" w:space="0" w:color="auto"/>
      </w:divBdr>
    </w:div>
    <w:div w:id="1006440584">
      <w:marLeft w:val="640"/>
      <w:marRight w:val="0"/>
      <w:marTop w:val="0"/>
      <w:marBottom w:val="0"/>
      <w:divBdr>
        <w:top w:val="none" w:sz="0" w:space="0" w:color="auto"/>
        <w:left w:val="none" w:sz="0" w:space="0" w:color="auto"/>
        <w:bottom w:val="none" w:sz="0" w:space="0" w:color="auto"/>
        <w:right w:val="none" w:sz="0" w:space="0" w:color="auto"/>
      </w:divBdr>
    </w:div>
    <w:div w:id="1006519118">
      <w:marLeft w:val="640"/>
      <w:marRight w:val="0"/>
      <w:marTop w:val="0"/>
      <w:marBottom w:val="0"/>
      <w:divBdr>
        <w:top w:val="none" w:sz="0" w:space="0" w:color="auto"/>
        <w:left w:val="none" w:sz="0" w:space="0" w:color="auto"/>
        <w:bottom w:val="none" w:sz="0" w:space="0" w:color="auto"/>
        <w:right w:val="none" w:sz="0" w:space="0" w:color="auto"/>
      </w:divBdr>
    </w:div>
    <w:div w:id="1006592900">
      <w:marLeft w:val="640"/>
      <w:marRight w:val="0"/>
      <w:marTop w:val="0"/>
      <w:marBottom w:val="0"/>
      <w:divBdr>
        <w:top w:val="none" w:sz="0" w:space="0" w:color="auto"/>
        <w:left w:val="none" w:sz="0" w:space="0" w:color="auto"/>
        <w:bottom w:val="none" w:sz="0" w:space="0" w:color="auto"/>
        <w:right w:val="none" w:sz="0" w:space="0" w:color="auto"/>
      </w:divBdr>
    </w:div>
    <w:div w:id="1006639856">
      <w:marLeft w:val="640"/>
      <w:marRight w:val="0"/>
      <w:marTop w:val="0"/>
      <w:marBottom w:val="0"/>
      <w:divBdr>
        <w:top w:val="none" w:sz="0" w:space="0" w:color="auto"/>
        <w:left w:val="none" w:sz="0" w:space="0" w:color="auto"/>
        <w:bottom w:val="none" w:sz="0" w:space="0" w:color="auto"/>
        <w:right w:val="none" w:sz="0" w:space="0" w:color="auto"/>
      </w:divBdr>
    </w:div>
    <w:div w:id="1006785876">
      <w:marLeft w:val="640"/>
      <w:marRight w:val="0"/>
      <w:marTop w:val="0"/>
      <w:marBottom w:val="0"/>
      <w:divBdr>
        <w:top w:val="none" w:sz="0" w:space="0" w:color="auto"/>
        <w:left w:val="none" w:sz="0" w:space="0" w:color="auto"/>
        <w:bottom w:val="none" w:sz="0" w:space="0" w:color="auto"/>
        <w:right w:val="none" w:sz="0" w:space="0" w:color="auto"/>
      </w:divBdr>
    </w:div>
    <w:div w:id="1006788914">
      <w:marLeft w:val="640"/>
      <w:marRight w:val="0"/>
      <w:marTop w:val="0"/>
      <w:marBottom w:val="0"/>
      <w:divBdr>
        <w:top w:val="none" w:sz="0" w:space="0" w:color="auto"/>
        <w:left w:val="none" w:sz="0" w:space="0" w:color="auto"/>
        <w:bottom w:val="none" w:sz="0" w:space="0" w:color="auto"/>
        <w:right w:val="none" w:sz="0" w:space="0" w:color="auto"/>
      </w:divBdr>
    </w:div>
    <w:div w:id="1006858119">
      <w:marLeft w:val="640"/>
      <w:marRight w:val="0"/>
      <w:marTop w:val="0"/>
      <w:marBottom w:val="0"/>
      <w:divBdr>
        <w:top w:val="none" w:sz="0" w:space="0" w:color="auto"/>
        <w:left w:val="none" w:sz="0" w:space="0" w:color="auto"/>
        <w:bottom w:val="none" w:sz="0" w:space="0" w:color="auto"/>
        <w:right w:val="none" w:sz="0" w:space="0" w:color="auto"/>
      </w:divBdr>
    </w:div>
    <w:div w:id="1006975622">
      <w:marLeft w:val="640"/>
      <w:marRight w:val="0"/>
      <w:marTop w:val="0"/>
      <w:marBottom w:val="0"/>
      <w:divBdr>
        <w:top w:val="none" w:sz="0" w:space="0" w:color="auto"/>
        <w:left w:val="none" w:sz="0" w:space="0" w:color="auto"/>
        <w:bottom w:val="none" w:sz="0" w:space="0" w:color="auto"/>
        <w:right w:val="none" w:sz="0" w:space="0" w:color="auto"/>
      </w:divBdr>
    </w:div>
    <w:div w:id="1006975634">
      <w:marLeft w:val="640"/>
      <w:marRight w:val="0"/>
      <w:marTop w:val="0"/>
      <w:marBottom w:val="0"/>
      <w:divBdr>
        <w:top w:val="none" w:sz="0" w:space="0" w:color="auto"/>
        <w:left w:val="none" w:sz="0" w:space="0" w:color="auto"/>
        <w:bottom w:val="none" w:sz="0" w:space="0" w:color="auto"/>
        <w:right w:val="none" w:sz="0" w:space="0" w:color="auto"/>
      </w:divBdr>
    </w:div>
    <w:div w:id="1007057427">
      <w:marLeft w:val="640"/>
      <w:marRight w:val="0"/>
      <w:marTop w:val="0"/>
      <w:marBottom w:val="0"/>
      <w:divBdr>
        <w:top w:val="none" w:sz="0" w:space="0" w:color="auto"/>
        <w:left w:val="none" w:sz="0" w:space="0" w:color="auto"/>
        <w:bottom w:val="none" w:sz="0" w:space="0" w:color="auto"/>
        <w:right w:val="none" w:sz="0" w:space="0" w:color="auto"/>
      </w:divBdr>
    </w:div>
    <w:div w:id="1007250301">
      <w:marLeft w:val="640"/>
      <w:marRight w:val="0"/>
      <w:marTop w:val="0"/>
      <w:marBottom w:val="0"/>
      <w:divBdr>
        <w:top w:val="none" w:sz="0" w:space="0" w:color="auto"/>
        <w:left w:val="none" w:sz="0" w:space="0" w:color="auto"/>
        <w:bottom w:val="none" w:sz="0" w:space="0" w:color="auto"/>
        <w:right w:val="none" w:sz="0" w:space="0" w:color="auto"/>
      </w:divBdr>
    </w:div>
    <w:div w:id="1007289818">
      <w:marLeft w:val="640"/>
      <w:marRight w:val="0"/>
      <w:marTop w:val="0"/>
      <w:marBottom w:val="0"/>
      <w:divBdr>
        <w:top w:val="none" w:sz="0" w:space="0" w:color="auto"/>
        <w:left w:val="none" w:sz="0" w:space="0" w:color="auto"/>
        <w:bottom w:val="none" w:sz="0" w:space="0" w:color="auto"/>
        <w:right w:val="none" w:sz="0" w:space="0" w:color="auto"/>
      </w:divBdr>
    </w:div>
    <w:div w:id="1007292278">
      <w:marLeft w:val="640"/>
      <w:marRight w:val="0"/>
      <w:marTop w:val="0"/>
      <w:marBottom w:val="0"/>
      <w:divBdr>
        <w:top w:val="none" w:sz="0" w:space="0" w:color="auto"/>
        <w:left w:val="none" w:sz="0" w:space="0" w:color="auto"/>
        <w:bottom w:val="none" w:sz="0" w:space="0" w:color="auto"/>
        <w:right w:val="none" w:sz="0" w:space="0" w:color="auto"/>
      </w:divBdr>
    </w:div>
    <w:div w:id="1007292685">
      <w:marLeft w:val="480"/>
      <w:marRight w:val="0"/>
      <w:marTop w:val="0"/>
      <w:marBottom w:val="0"/>
      <w:divBdr>
        <w:top w:val="none" w:sz="0" w:space="0" w:color="auto"/>
        <w:left w:val="none" w:sz="0" w:space="0" w:color="auto"/>
        <w:bottom w:val="none" w:sz="0" w:space="0" w:color="auto"/>
        <w:right w:val="none" w:sz="0" w:space="0" w:color="auto"/>
      </w:divBdr>
    </w:div>
    <w:div w:id="1007438092">
      <w:marLeft w:val="640"/>
      <w:marRight w:val="0"/>
      <w:marTop w:val="0"/>
      <w:marBottom w:val="0"/>
      <w:divBdr>
        <w:top w:val="none" w:sz="0" w:space="0" w:color="auto"/>
        <w:left w:val="none" w:sz="0" w:space="0" w:color="auto"/>
        <w:bottom w:val="none" w:sz="0" w:space="0" w:color="auto"/>
        <w:right w:val="none" w:sz="0" w:space="0" w:color="auto"/>
      </w:divBdr>
    </w:div>
    <w:div w:id="1007438474">
      <w:marLeft w:val="640"/>
      <w:marRight w:val="0"/>
      <w:marTop w:val="0"/>
      <w:marBottom w:val="0"/>
      <w:divBdr>
        <w:top w:val="none" w:sz="0" w:space="0" w:color="auto"/>
        <w:left w:val="none" w:sz="0" w:space="0" w:color="auto"/>
        <w:bottom w:val="none" w:sz="0" w:space="0" w:color="auto"/>
        <w:right w:val="none" w:sz="0" w:space="0" w:color="auto"/>
      </w:divBdr>
    </w:div>
    <w:div w:id="1007441523">
      <w:marLeft w:val="640"/>
      <w:marRight w:val="0"/>
      <w:marTop w:val="0"/>
      <w:marBottom w:val="0"/>
      <w:divBdr>
        <w:top w:val="none" w:sz="0" w:space="0" w:color="auto"/>
        <w:left w:val="none" w:sz="0" w:space="0" w:color="auto"/>
        <w:bottom w:val="none" w:sz="0" w:space="0" w:color="auto"/>
        <w:right w:val="none" w:sz="0" w:space="0" w:color="auto"/>
      </w:divBdr>
    </w:div>
    <w:div w:id="1007443413">
      <w:marLeft w:val="640"/>
      <w:marRight w:val="0"/>
      <w:marTop w:val="0"/>
      <w:marBottom w:val="0"/>
      <w:divBdr>
        <w:top w:val="none" w:sz="0" w:space="0" w:color="auto"/>
        <w:left w:val="none" w:sz="0" w:space="0" w:color="auto"/>
        <w:bottom w:val="none" w:sz="0" w:space="0" w:color="auto"/>
        <w:right w:val="none" w:sz="0" w:space="0" w:color="auto"/>
      </w:divBdr>
    </w:div>
    <w:div w:id="1007564429">
      <w:marLeft w:val="640"/>
      <w:marRight w:val="0"/>
      <w:marTop w:val="0"/>
      <w:marBottom w:val="0"/>
      <w:divBdr>
        <w:top w:val="none" w:sz="0" w:space="0" w:color="auto"/>
        <w:left w:val="none" w:sz="0" w:space="0" w:color="auto"/>
        <w:bottom w:val="none" w:sz="0" w:space="0" w:color="auto"/>
        <w:right w:val="none" w:sz="0" w:space="0" w:color="auto"/>
      </w:divBdr>
    </w:div>
    <w:div w:id="1007637904">
      <w:bodyDiv w:val="1"/>
      <w:marLeft w:val="0"/>
      <w:marRight w:val="0"/>
      <w:marTop w:val="0"/>
      <w:marBottom w:val="0"/>
      <w:divBdr>
        <w:top w:val="none" w:sz="0" w:space="0" w:color="auto"/>
        <w:left w:val="none" w:sz="0" w:space="0" w:color="auto"/>
        <w:bottom w:val="none" w:sz="0" w:space="0" w:color="auto"/>
        <w:right w:val="none" w:sz="0" w:space="0" w:color="auto"/>
      </w:divBdr>
    </w:div>
    <w:div w:id="1007681586">
      <w:marLeft w:val="640"/>
      <w:marRight w:val="0"/>
      <w:marTop w:val="0"/>
      <w:marBottom w:val="0"/>
      <w:divBdr>
        <w:top w:val="none" w:sz="0" w:space="0" w:color="auto"/>
        <w:left w:val="none" w:sz="0" w:space="0" w:color="auto"/>
        <w:bottom w:val="none" w:sz="0" w:space="0" w:color="auto"/>
        <w:right w:val="none" w:sz="0" w:space="0" w:color="auto"/>
      </w:divBdr>
    </w:div>
    <w:div w:id="1007709992">
      <w:marLeft w:val="640"/>
      <w:marRight w:val="0"/>
      <w:marTop w:val="0"/>
      <w:marBottom w:val="0"/>
      <w:divBdr>
        <w:top w:val="none" w:sz="0" w:space="0" w:color="auto"/>
        <w:left w:val="none" w:sz="0" w:space="0" w:color="auto"/>
        <w:bottom w:val="none" w:sz="0" w:space="0" w:color="auto"/>
        <w:right w:val="none" w:sz="0" w:space="0" w:color="auto"/>
      </w:divBdr>
    </w:div>
    <w:div w:id="1007832422">
      <w:marLeft w:val="640"/>
      <w:marRight w:val="0"/>
      <w:marTop w:val="0"/>
      <w:marBottom w:val="0"/>
      <w:divBdr>
        <w:top w:val="none" w:sz="0" w:space="0" w:color="auto"/>
        <w:left w:val="none" w:sz="0" w:space="0" w:color="auto"/>
        <w:bottom w:val="none" w:sz="0" w:space="0" w:color="auto"/>
        <w:right w:val="none" w:sz="0" w:space="0" w:color="auto"/>
      </w:divBdr>
    </w:div>
    <w:div w:id="1007905047">
      <w:marLeft w:val="640"/>
      <w:marRight w:val="0"/>
      <w:marTop w:val="0"/>
      <w:marBottom w:val="0"/>
      <w:divBdr>
        <w:top w:val="none" w:sz="0" w:space="0" w:color="auto"/>
        <w:left w:val="none" w:sz="0" w:space="0" w:color="auto"/>
        <w:bottom w:val="none" w:sz="0" w:space="0" w:color="auto"/>
        <w:right w:val="none" w:sz="0" w:space="0" w:color="auto"/>
      </w:divBdr>
    </w:div>
    <w:div w:id="1007906651">
      <w:marLeft w:val="640"/>
      <w:marRight w:val="0"/>
      <w:marTop w:val="0"/>
      <w:marBottom w:val="0"/>
      <w:divBdr>
        <w:top w:val="none" w:sz="0" w:space="0" w:color="auto"/>
        <w:left w:val="none" w:sz="0" w:space="0" w:color="auto"/>
        <w:bottom w:val="none" w:sz="0" w:space="0" w:color="auto"/>
        <w:right w:val="none" w:sz="0" w:space="0" w:color="auto"/>
      </w:divBdr>
    </w:div>
    <w:div w:id="1007946129">
      <w:marLeft w:val="640"/>
      <w:marRight w:val="0"/>
      <w:marTop w:val="0"/>
      <w:marBottom w:val="0"/>
      <w:divBdr>
        <w:top w:val="none" w:sz="0" w:space="0" w:color="auto"/>
        <w:left w:val="none" w:sz="0" w:space="0" w:color="auto"/>
        <w:bottom w:val="none" w:sz="0" w:space="0" w:color="auto"/>
        <w:right w:val="none" w:sz="0" w:space="0" w:color="auto"/>
      </w:divBdr>
    </w:div>
    <w:div w:id="1008026244">
      <w:marLeft w:val="640"/>
      <w:marRight w:val="0"/>
      <w:marTop w:val="0"/>
      <w:marBottom w:val="0"/>
      <w:divBdr>
        <w:top w:val="none" w:sz="0" w:space="0" w:color="auto"/>
        <w:left w:val="none" w:sz="0" w:space="0" w:color="auto"/>
        <w:bottom w:val="none" w:sz="0" w:space="0" w:color="auto"/>
        <w:right w:val="none" w:sz="0" w:space="0" w:color="auto"/>
      </w:divBdr>
    </w:div>
    <w:div w:id="1008097630">
      <w:marLeft w:val="640"/>
      <w:marRight w:val="0"/>
      <w:marTop w:val="0"/>
      <w:marBottom w:val="0"/>
      <w:divBdr>
        <w:top w:val="none" w:sz="0" w:space="0" w:color="auto"/>
        <w:left w:val="none" w:sz="0" w:space="0" w:color="auto"/>
        <w:bottom w:val="none" w:sz="0" w:space="0" w:color="auto"/>
        <w:right w:val="none" w:sz="0" w:space="0" w:color="auto"/>
      </w:divBdr>
    </w:div>
    <w:div w:id="1008098972">
      <w:marLeft w:val="640"/>
      <w:marRight w:val="0"/>
      <w:marTop w:val="0"/>
      <w:marBottom w:val="0"/>
      <w:divBdr>
        <w:top w:val="none" w:sz="0" w:space="0" w:color="auto"/>
        <w:left w:val="none" w:sz="0" w:space="0" w:color="auto"/>
        <w:bottom w:val="none" w:sz="0" w:space="0" w:color="auto"/>
        <w:right w:val="none" w:sz="0" w:space="0" w:color="auto"/>
      </w:divBdr>
    </w:div>
    <w:div w:id="1008213817">
      <w:marLeft w:val="640"/>
      <w:marRight w:val="0"/>
      <w:marTop w:val="0"/>
      <w:marBottom w:val="0"/>
      <w:divBdr>
        <w:top w:val="none" w:sz="0" w:space="0" w:color="auto"/>
        <w:left w:val="none" w:sz="0" w:space="0" w:color="auto"/>
        <w:bottom w:val="none" w:sz="0" w:space="0" w:color="auto"/>
        <w:right w:val="none" w:sz="0" w:space="0" w:color="auto"/>
      </w:divBdr>
    </w:div>
    <w:div w:id="1008290582">
      <w:marLeft w:val="640"/>
      <w:marRight w:val="0"/>
      <w:marTop w:val="0"/>
      <w:marBottom w:val="0"/>
      <w:divBdr>
        <w:top w:val="none" w:sz="0" w:space="0" w:color="auto"/>
        <w:left w:val="none" w:sz="0" w:space="0" w:color="auto"/>
        <w:bottom w:val="none" w:sz="0" w:space="0" w:color="auto"/>
        <w:right w:val="none" w:sz="0" w:space="0" w:color="auto"/>
      </w:divBdr>
    </w:div>
    <w:div w:id="1008361092">
      <w:marLeft w:val="640"/>
      <w:marRight w:val="0"/>
      <w:marTop w:val="0"/>
      <w:marBottom w:val="0"/>
      <w:divBdr>
        <w:top w:val="none" w:sz="0" w:space="0" w:color="auto"/>
        <w:left w:val="none" w:sz="0" w:space="0" w:color="auto"/>
        <w:bottom w:val="none" w:sz="0" w:space="0" w:color="auto"/>
        <w:right w:val="none" w:sz="0" w:space="0" w:color="auto"/>
      </w:divBdr>
    </w:div>
    <w:div w:id="1008410333">
      <w:marLeft w:val="640"/>
      <w:marRight w:val="0"/>
      <w:marTop w:val="0"/>
      <w:marBottom w:val="0"/>
      <w:divBdr>
        <w:top w:val="none" w:sz="0" w:space="0" w:color="auto"/>
        <w:left w:val="none" w:sz="0" w:space="0" w:color="auto"/>
        <w:bottom w:val="none" w:sz="0" w:space="0" w:color="auto"/>
        <w:right w:val="none" w:sz="0" w:space="0" w:color="auto"/>
      </w:divBdr>
    </w:div>
    <w:div w:id="1008482261">
      <w:marLeft w:val="640"/>
      <w:marRight w:val="0"/>
      <w:marTop w:val="0"/>
      <w:marBottom w:val="0"/>
      <w:divBdr>
        <w:top w:val="none" w:sz="0" w:space="0" w:color="auto"/>
        <w:left w:val="none" w:sz="0" w:space="0" w:color="auto"/>
        <w:bottom w:val="none" w:sz="0" w:space="0" w:color="auto"/>
        <w:right w:val="none" w:sz="0" w:space="0" w:color="auto"/>
      </w:divBdr>
    </w:div>
    <w:div w:id="1008556643">
      <w:marLeft w:val="640"/>
      <w:marRight w:val="0"/>
      <w:marTop w:val="0"/>
      <w:marBottom w:val="0"/>
      <w:divBdr>
        <w:top w:val="none" w:sz="0" w:space="0" w:color="auto"/>
        <w:left w:val="none" w:sz="0" w:space="0" w:color="auto"/>
        <w:bottom w:val="none" w:sz="0" w:space="0" w:color="auto"/>
        <w:right w:val="none" w:sz="0" w:space="0" w:color="auto"/>
      </w:divBdr>
    </w:div>
    <w:div w:id="1008558296">
      <w:marLeft w:val="640"/>
      <w:marRight w:val="0"/>
      <w:marTop w:val="0"/>
      <w:marBottom w:val="0"/>
      <w:divBdr>
        <w:top w:val="none" w:sz="0" w:space="0" w:color="auto"/>
        <w:left w:val="none" w:sz="0" w:space="0" w:color="auto"/>
        <w:bottom w:val="none" w:sz="0" w:space="0" w:color="auto"/>
        <w:right w:val="none" w:sz="0" w:space="0" w:color="auto"/>
      </w:divBdr>
    </w:div>
    <w:div w:id="1008605363">
      <w:marLeft w:val="640"/>
      <w:marRight w:val="0"/>
      <w:marTop w:val="0"/>
      <w:marBottom w:val="0"/>
      <w:divBdr>
        <w:top w:val="none" w:sz="0" w:space="0" w:color="auto"/>
        <w:left w:val="none" w:sz="0" w:space="0" w:color="auto"/>
        <w:bottom w:val="none" w:sz="0" w:space="0" w:color="auto"/>
        <w:right w:val="none" w:sz="0" w:space="0" w:color="auto"/>
      </w:divBdr>
    </w:div>
    <w:div w:id="1008678227">
      <w:marLeft w:val="640"/>
      <w:marRight w:val="0"/>
      <w:marTop w:val="0"/>
      <w:marBottom w:val="0"/>
      <w:divBdr>
        <w:top w:val="none" w:sz="0" w:space="0" w:color="auto"/>
        <w:left w:val="none" w:sz="0" w:space="0" w:color="auto"/>
        <w:bottom w:val="none" w:sz="0" w:space="0" w:color="auto"/>
        <w:right w:val="none" w:sz="0" w:space="0" w:color="auto"/>
      </w:divBdr>
    </w:div>
    <w:div w:id="1008679915">
      <w:marLeft w:val="640"/>
      <w:marRight w:val="0"/>
      <w:marTop w:val="0"/>
      <w:marBottom w:val="0"/>
      <w:divBdr>
        <w:top w:val="none" w:sz="0" w:space="0" w:color="auto"/>
        <w:left w:val="none" w:sz="0" w:space="0" w:color="auto"/>
        <w:bottom w:val="none" w:sz="0" w:space="0" w:color="auto"/>
        <w:right w:val="none" w:sz="0" w:space="0" w:color="auto"/>
      </w:divBdr>
    </w:div>
    <w:div w:id="1008748346">
      <w:marLeft w:val="640"/>
      <w:marRight w:val="0"/>
      <w:marTop w:val="0"/>
      <w:marBottom w:val="0"/>
      <w:divBdr>
        <w:top w:val="none" w:sz="0" w:space="0" w:color="auto"/>
        <w:left w:val="none" w:sz="0" w:space="0" w:color="auto"/>
        <w:bottom w:val="none" w:sz="0" w:space="0" w:color="auto"/>
        <w:right w:val="none" w:sz="0" w:space="0" w:color="auto"/>
      </w:divBdr>
    </w:div>
    <w:div w:id="1008755757">
      <w:marLeft w:val="640"/>
      <w:marRight w:val="0"/>
      <w:marTop w:val="0"/>
      <w:marBottom w:val="0"/>
      <w:divBdr>
        <w:top w:val="none" w:sz="0" w:space="0" w:color="auto"/>
        <w:left w:val="none" w:sz="0" w:space="0" w:color="auto"/>
        <w:bottom w:val="none" w:sz="0" w:space="0" w:color="auto"/>
        <w:right w:val="none" w:sz="0" w:space="0" w:color="auto"/>
      </w:divBdr>
    </w:div>
    <w:div w:id="1008826222">
      <w:marLeft w:val="640"/>
      <w:marRight w:val="0"/>
      <w:marTop w:val="0"/>
      <w:marBottom w:val="0"/>
      <w:divBdr>
        <w:top w:val="none" w:sz="0" w:space="0" w:color="auto"/>
        <w:left w:val="none" w:sz="0" w:space="0" w:color="auto"/>
        <w:bottom w:val="none" w:sz="0" w:space="0" w:color="auto"/>
        <w:right w:val="none" w:sz="0" w:space="0" w:color="auto"/>
      </w:divBdr>
    </w:div>
    <w:div w:id="1008868034">
      <w:marLeft w:val="640"/>
      <w:marRight w:val="0"/>
      <w:marTop w:val="0"/>
      <w:marBottom w:val="0"/>
      <w:divBdr>
        <w:top w:val="none" w:sz="0" w:space="0" w:color="auto"/>
        <w:left w:val="none" w:sz="0" w:space="0" w:color="auto"/>
        <w:bottom w:val="none" w:sz="0" w:space="0" w:color="auto"/>
        <w:right w:val="none" w:sz="0" w:space="0" w:color="auto"/>
      </w:divBdr>
    </w:div>
    <w:div w:id="1008868888">
      <w:marLeft w:val="640"/>
      <w:marRight w:val="0"/>
      <w:marTop w:val="0"/>
      <w:marBottom w:val="0"/>
      <w:divBdr>
        <w:top w:val="none" w:sz="0" w:space="0" w:color="auto"/>
        <w:left w:val="none" w:sz="0" w:space="0" w:color="auto"/>
        <w:bottom w:val="none" w:sz="0" w:space="0" w:color="auto"/>
        <w:right w:val="none" w:sz="0" w:space="0" w:color="auto"/>
      </w:divBdr>
    </w:div>
    <w:div w:id="1008950264">
      <w:marLeft w:val="640"/>
      <w:marRight w:val="0"/>
      <w:marTop w:val="0"/>
      <w:marBottom w:val="0"/>
      <w:divBdr>
        <w:top w:val="none" w:sz="0" w:space="0" w:color="auto"/>
        <w:left w:val="none" w:sz="0" w:space="0" w:color="auto"/>
        <w:bottom w:val="none" w:sz="0" w:space="0" w:color="auto"/>
        <w:right w:val="none" w:sz="0" w:space="0" w:color="auto"/>
      </w:divBdr>
    </w:div>
    <w:div w:id="1008992445">
      <w:marLeft w:val="640"/>
      <w:marRight w:val="0"/>
      <w:marTop w:val="0"/>
      <w:marBottom w:val="0"/>
      <w:divBdr>
        <w:top w:val="none" w:sz="0" w:space="0" w:color="auto"/>
        <w:left w:val="none" w:sz="0" w:space="0" w:color="auto"/>
        <w:bottom w:val="none" w:sz="0" w:space="0" w:color="auto"/>
        <w:right w:val="none" w:sz="0" w:space="0" w:color="auto"/>
      </w:divBdr>
    </w:div>
    <w:div w:id="1009065168">
      <w:marLeft w:val="640"/>
      <w:marRight w:val="0"/>
      <w:marTop w:val="0"/>
      <w:marBottom w:val="0"/>
      <w:divBdr>
        <w:top w:val="none" w:sz="0" w:space="0" w:color="auto"/>
        <w:left w:val="none" w:sz="0" w:space="0" w:color="auto"/>
        <w:bottom w:val="none" w:sz="0" w:space="0" w:color="auto"/>
        <w:right w:val="none" w:sz="0" w:space="0" w:color="auto"/>
      </w:divBdr>
    </w:div>
    <w:div w:id="1009067131">
      <w:marLeft w:val="640"/>
      <w:marRight w:val="0"/>
      <w:marTop w:val="0"/>
      <w:marBottom w:val="0"/>
      <w:divBdr>
        <w:top w:val="none" w:sz="0" w:space="0" w:color="auto"/>
        <w:left w:val="none" w:sz="0" w:space="0" w:color="auto"/>
        <w:bottom w:val="none" w:sz="0" w:space="0" w:color="auto"/>
        <w:right w:val="none" w:sz="0" w:space="0" w:color="auto"/>
      </w:divBdr>
    </w:div>
    <w:div w:id="1009219451">
      <w:marLeft w:val="640"/>
      <w:marRight w:val="0"/>
      <w:marTop w:val="0"/>
      <w:marBottom w:val="0"/>
      <w:divBdr>
        <w:top w:val="none" w:sz="0" w:space="0" w:color="auto"/>
        <w:left w:val="none" w:sz="0" w:space="0" w:color="auto"/>
        <w:bottom w:val="none" w:sz="0" w:space="0" w:color="auto"/>
        <w:right w:val="none" w:sz="0" w:space="0" w:color="auto"/>
      </w:divBdr>
    </w:div>
    <w:div w:id="1009256932">
      <w:marLeft w:val="640"/>
      <w:marRight w:val="0"/>
      <w:marTop w:val="0"/>
      <w:marBottom w:val="0"/>
      <w:divBdr>
        <w:top w:val="none" w:sz="0" w:space="0" w:color="auto"/>
        <w:left w:val="none" w:sz="0" w:space="0" w:color="auto"/>
        <w:bottom w:val="none" w:sz="0" w:space="0" w:color="auto"/>
        <w:right w:val="none" w:sz="0" w:space="0" w:color="auto"/>
      </w:divBdr>
    </w:div>
    <w:div w:id="1009286039">
      <w:marLeft w:val="640"/>
      <w:marRight w:val="0"/>
      <w:marTop w:val="0"/>
      <w:marBottom w:val="0"/>
      <w:divBdr>
        <w:top w:val="none" w:sz="0" w:space="0" w:color="auto"/>
        <w:left w:val="none" w:sz="0" w:space="0" w:color="auto"/>
        <w:bottom w:val="none" w:sz="0" w:space="0" w:color="auto"/>
        <w:right w:val="none" w:sz="0" w:space="0" w:color="auto"/>
      </w:divBdr>
    </w:div>
    <w:div w:id="1009597788">
      <w:marLeft w:val="640"/>
      <w:marRight w:val="0"/>
      <w:marTop w:val="0"/>
      <w:marBottom w:val="0"/>
      <w:divBdr>
        <w:top w:val="none" w:sz="0" w:space="0" w:color="auto"/>
        <w:left w:val="none" w:sz="0" w:space="0" w:color="auto"/>
        <w:bottom w:val="none" w:sz="0" w:space="0" w:color="auto"/>
        <w:right w:val="none" w:sz="0" w:space="0" w:color="auto"/>
      </w:divBdr>
    </w:div>
    <w:div w:id="1009599245">
      <w:marLeft w:val="640"/>
      <w:marRight w:val="0"/>
      <w:marTop w:val="0"/>
      <w:marBottom w:val="0"/>
      <w:divBdr>
        <w:top w:val="none" w:sz="0" w:space="0" w:color="auto"/>
        <w:left w:val="none" w:sz="0" w:space="0" w:color="auto"/>
        <w:bottom w:val="none" w:sz="0" w:space="0" w:color="auto"/>
        <w:right w:val="none" w:sz="0" w:space="0" w:color="auto"/>
      </w:divBdr>
    </w:div>
    <w:div w:id="1009603678">
      <w:marLeft w:val="640"/>
      <w:marRight w:val="0"/>
      <w:marTop w:val="0"/>
      <w:marBottom w:val="0"/>
      <w:divBdr>
        <w:top w:val="none" w:sz="0" w:space="0" w:color="auto"/>
        <w:left w:val="none" w:sz="0" w:space="0" w:color="auto"/>
        <w:bottom w:val="none" w:sz="0" w:space="0" w:color="auto"/>
        <w:right w:val="none" w:sz="0" w:space="0" w:color="auto"/>
      </w:divBdr>
    </w:div>
    <w:div w:id="1009721363">
      <w:marLeft w:val="640"/>
      <w:marRight w:val="0"/>
      <w:marTop w:val="0"/>
      <w:marBottom w:val="0"/>
      <w:divBdr>
        <w:top w:val="none" w:sz="0" w:space="0" w:color="auto"/>
        <w:left w:val="none" w:sz="0" w:space="0" w:color="auto"/>
        <w:bottom w:val="none" w:sz="0" w:space="0" w:color="auto"/>
        <w:right w:val="none" w:sz="0" w:space="0" w:color="auto"/>
      </w:divBdr>
    </w:div>
    <w:div w:id="1009722199">
      <w:marLeft w:val="640"/>
      <w:marRight w:val="0"/>
      <w:marTop w:val="0"/>
      <w:marBottom w:val="0"/>
      <w:divBdr>
        <w:top w:val="none" w:sz="0" w:space="0" w:color="auto"/>
        <w:left w:val="none" w:sz="0" w:space="0" w:color="auto"/>
        <w:bottom w:val="none" w:sz="0" w:space="0" w:color="auto"/>
        <w:right w:val="none" w:sz="0" w:space="0" w:color="auto"/>
      </w:divBdr>
    </w:div>
    <w:div w:id="1009910235">
      <w:marLeft w:val="640"/>
      <w:marRight w:val="0"/>
      <w:marTop w:val="0"/>
      <w:marBottom w:val="0"/>
      <w:divBdr>
        <w:top w:val="none" w:sz="0" w:space="0" w:color="auto"/>
        <w:left w:val="none" w:sz="0" w:space="0" w:color="auto"/>
        <w:bottom w:val="none" w:sz="0" w:space="0" w:color="auto"/>
        <w:right w:val="none" w:sz="0" w:space="0" w:color="auto"/>
      </w:divBdr>
    </w:div>
    <w:div w:id="1009985708">
      <w:marLeft w:val="640"/>
      <w:marRight w:val="0"/>
      <w:marTop w:val="0"/>
      <w:marBottom w:val="0"/>
      <w:divBdr>
        <w:top w:val="none" w:sz="0" w:space="0" w:color="auto"/>
        <w:left w:val="none" w:sz="0" w:space="0" w:color="auto"/>
        <w:bottom w:val="none" w:sz="0" w:space="0" w:color="auto"/>
        <w:right w:val="none" w:sz="0" w:space="0" w:color="auto"/>
      </w:divBdr>
    </w:div>
    <w:div w:id="1009991917">
      <w:marLeft w:val="640"/>
      <w:marRight w:val="0"/>
      <w:marTop w:val="0"/>
      <w:marBottom w:val="0"/>
      <w:divBdr>
        <w:top w:val="none" w:sz="0" w:space="0" w:color="auto"/>
        <w:left w:val="none" w:sz="0" w:space="0" w:color="auto"/>
        <w:bottom w:val="none" w:sz="0" w:space="0" w:color="auto"/>
        <w:right w:val="none" w:sz="0" w:space="0" w:color="auto"/>
      </w:divBdr>
    </w:div>
    <w:div w:id="1010058397">
      <w:marLeft w:val="640"/>
      <w:marRight w:val="0"/>
      <w:marTop w:val="0"/>
      <w:marBottom w:val="0"/>
      <w:divBdr>
        <w:top w:val="none" w:sz="0" w:space="0" w:color="auto"/>
        <w:left w:val="none" w:sz="0" w:space="0" w:color="auto"/>
        <w:bottom w:val="none" w:sz="0" w:space="0" w:color="auto"/>
        <w:right w:val="none" w:sz="0" w:space="0" w:color="auto"/>
      </w:divBdr>
    </w:div>
    <w:div w:id="1010061103">
      <w:marLeft w:val="640"/>
      <w:marRight w:val="0"/>
      <w:marTop w:val="0"/>
      <w:marBottom w:val="0"/>
      <w:divBdr>
        <w:top w:val="none" w:sz="0" w:space="0" w:color="auto"/>
        <w:left w:val="none" w:sz="0" w:space="0" w:color="auto"/>
        <w:bottom w:val="none" w:sz="0" w:space="0" w:color="auto"/>
        <w:right w:val="none" w:sz="0" w:space="0" w:color="auto"/>
      </w:divBdr>
    </w:div>
    <w:div w:id="1010061508">
      <w:marLeft w:val="640"/>
      <w:marRight w:val="0"/>
      <w:marTop w:val="0"/>
      <w:marBottom w:val="0"/>
      <w:divBdr>
        <w:top w:val="none" w:sz="0" w:space="0" w:color="auto"/>
        <w:left w:val="none" w:sz="0" w:space="0" w:color="auto"/>
        <w:bottom w:val="none" w:sz="0" w:space="0" w:color="auto"/>
        <w:right w:val="none" w:sz="0" w:space="0" w:color="auto"/>
      </w:divBdr>
    </w:div>
    <w:div w:id="1010061979">
      <w:marLeft w:val="640"/>
      <w:marRight w:val="0"/>
      <w:marTop w:val="0"/>
      <w:marBottom w:val="0"/>
      <w:divBdr>
        <w:top w:val="none" w:sz="0" w:space="0" w:color="auto"/>
        <w:left w:val="none" w:sz="0" w:space="0" w:color="auto"/>
        <w:bottom w:val="none" w:sz="0" w:space="0" w:color="auto"/>
        <w:right w:val="none" w:sz="0" w:space="0" w:color="auto"/>
      </w:divBdr>
    </w:div>
    <w:div w:id="1010066151">
      <w:marLeft w:val="640"/>
      <w:marRight w:val="0"/>
      <w:marTop w:val="0"/>
      <w:marBottom w:val="0"/>
      <w:divBdr>
        <w:top w:val="none" w:sz="0" w:space="0" w:color="auto"/>
        <w:left w:val="none" w:sz="0" w:space="0" w:color="auto"/>
        <w:bottom w:val="none" w:sz="0" w:space="0" w:color="auto"/>
        <w:right w:val="none" w:sz="0" w:space="0" w:color="auto"/>
      </w:divBdr>
    </w:div>
    <w:div w:id="1010067419">
      <w:marLeft w:val="640"/>
      <w:marRight w:val="0"/>
      <w:marTop w:val="0"/>
      <w:marBottom w:val="0"/>
      <w:divBdr>
        <w:top w:val="none" w:sz="0" w:space="0" w:color="auto"/>
        <w:left w:val="none" w:sz="0" w:space="0" w:color="auto"/>
        <w:bottom w:val="none" w:sz="0" w:space="0" w:color="auto"/>
        <w:right w:val="none" w:sz="0" w:space="0" w:color="auto"/>
      </w:divBdr>
    </w:div>
    <w:div w:id="1010108067">
      <w:marLeft w:val="640"/>
      <w:marRight w:val="0"/>
      <w:marTop w:val="0"/>
      <w:marBottom w:val="0"/>
      <w:divBdr>
        <w:top w:val="none" w:sz="0" w:space="0" w:color="auto"/>
        <w:left w:val="none" w:sz="0" w:space="0" w:color="auto"/>
        <w:bottom w:val="none" w:sz="0" w:space="0" w:color="auto"/>
        <w:right w:val="none" w:sz="0" w:space="0" w:color="auto"/>
      </w:divBdr>
    </w:div>
    <w:div w:id="1010176316">
      <w:marLeft w:val="640"/>
      <w:marRight w:val="0"/>
      <w:marTop w:val="0"/>
      <w:marBottom w:val="0"/>
      <w:divBdr>
        <w:top w:val="none" w:sz="0" w:space="0" w:color="auto"/>
        <w:left w:val="none" w:sz="0" w:space="0" w:color="auto"/>
        <w:bottom w:val="none" w:sz="0" w:space="0" w:color="auto"/>
        <w:right w:val="none" w:sz="0" w:space="0" w:color="auto"/>
      </w:divBdr>
    </w:div>
    <w:div w:id="1010328797">
      <w:marLeft w:val="640"/>
      <w:marRight w:val="0"/>
      <w:marTop w:val="0"/>
      <w:marBottom w:val="0"/>
      <w:divBdr>
        <w:top w:val="none" w:sz="0" w:space="0" w:color="auto"/>
        <w:left w:val="none" w:sz="0" w:space="0" w:color="auto"/>
        <w:bottom w:val="none" w:sz="0" w:space="0" w:color="auto"/>
        <w:right w:val="none" w:sz="0" w:space="0" w:color="auto"/>
      </w:divBdr>
    </w:div>
    <w:div w:id="1010378205">
      <w:marLeft w:val="640"/>
      <w:marRight w:val="0"/>
      <w:marTop w:val="0"/>
      <w:marBottom w:val="0"/>
      <w:divBdr>
        <w:top w:val="none" w:sz="0" w:space="0" w:color="auto"/>
        <w:left w:val="none" w:sz="0" w:space="0" w:color="auto"/>
        <w:bottom w:val="none" w:sz="0" w:space="0" w:color="auto"/>
        <w:right w:val="none" w:sz="0" w:space="0" w:color="auto"/>
      </w:divBdr>
    </w:div>
    <w:div w:id="1010450543">
      <w:marLeft w:val="640"/>
      <w:marRight w:val="0"/>
      <w:marTop w:val="0"/>
      <w:marBottom w:val="0"/>
      <w:divBdr>
        <w:top w:val="none" w:sz="0" w:space="0" w:color="auto"/>
        <w:left w:val="none" w:sz="0" w:space="0" w:color="auto"/>
        <w:bottom w:val="none" w:sz="0" w:space="0" w:color="auto"/>
        <w:right w:val="none" w:sz="0" w:space="0" w:color="auto"/>
      </w:divBdr>
    </w:div>
    <w:div w:id="1010566049">
      <w:marLeft w:val="640"/>
      <w:marRight w:val="0"/>
      <w:marTop w:val="0"/>
      <w:marBottom w:val="0"/>
      <w:divBdr>
        <w:top w:val="none" w:sz="0" w:space="0" w:color="auto"/>
        <w:left w:val="none" w:sz="0" w:space="0" w:color="auto"/>
        <w:bottom w:val="none" w:sz="0" w:space="0" w:color="auto"/>
        <w:right w:val="none" w:sz="0" w:space="0" w:color="auto"/>
      </w:divBdr>
    </w:div>
    <w:div w:id="1010567513">
      <w:marLeft w:val="640"/>
      <w:marRight w:val="0"/>
      <w:marTop w:val="0"/>
      <w:marBottom w:val="0"/>
      <w:divBdr>
        <w:top w:val="none" w:sz="0" w:space="0" w:color="auto"/>
        <w:left w:val="none" w:sz="0" w:space="0" w:color="auto"/>
        <w:bottom w:val="none" w:sz="0" w:space="0" w:color="auto"/>
        <w:right w:val="none" w:sz="0" w:space="0" w:color="auto"/>
      </w:divBdr>
    </w:div>
    <w:div w:id="1010638607">
      <w:marLeft w:val="640"/>
      <w:marRight w:val="0"/>
      <w:marTop w:val="0"/>
      <w:marBottom w:val="0"/>
      <w:divBdr>
        <w:top w:val="none" w:sz="0" w:space="0" w:color="auto"/>
        <w:left w:val="none" w:sz="0" w:space="0" w:color="auto"/>
        <w:bottom w:val="none" w:sz="0" w:space="0" w:color="auto"/>
        <w:right w:val="none" w:sz="0" w:space="0" w:color="auto"/>
      </w:divBdr>
    </w:div>
    <w:div w:id="1010644660">
      <w:marLeft w:val="640"/>
      <w:marRight w:val="0"/>
      <w:marTop w:val="0"/>
      <w:marBottom w:val="0"/>
      <w:divBdr>
        <w:top w:val="none" w:sz="0" w:space="0" w:color="auto"/>
        <w:left w:val="none" w:sz="0" w:space="0" w:color="auto"/>
        <w:bottom w:val="none" w:sz="0" w:space="0" w:color="auto"/>
        <w:right w:val="none" w:sz="0" w:space="0" w:color="auto"/>
      </w:divBdr>
    </w:div>
    <w:div w:id="1010717457">
      <w:marLeft w:val="640"/>
      <w:marRight w:val="0"/>
      <w:marTop w:val="0"/>
      <w:marBottom w:val="0"/>
      <w:divBdr>
        <w:top w:val="none" w:sz="0" w:space="0" w:color="auto"/>
        <w:left w:val="none" w:sz="0" w:space="0" w:color="auto"/>
        <w:bottom w:val="none" w:sz="0" w:space="0" w:color="auto"/>
        <w:right w:val="none" w:sz="0" w:space="0" w:color="auto"/>
      </w:divBdr>
    </w:div>
    <w:div w:id="1010720565">
      <w:marLeft w:val="640"/>
      <w:marRight w:val="0"/>
      <w:marTop w:val="0"/>
      <w:marBottom w:val="0"/>
      <w:divBdr>
        <w:top w:val="none" w:sz="0" w:space="0" w:color="auto"/>
        <w:left w:val="none" w:sz="0" w:space="0" w:color="auto"/>
        <w:bottom w:val="none" w:sz="0" w:space="0" w:color="auto"/>
        <w:right w:val="none" w:sz="0" w:space="0" w:color="auto"/>
      </w:divBdr>
    </w:div>
    <w:div w:id="1010722283">
      <w:marLeft w:val="640"/>
      <w:marRight w:val="0"/>
      <w:marTop w:val="0"/>
      <w:marBottom w:val="0"/>
      <w:divBdr>
        <w:top w:val="none" w:sz="0" w:space="0" w:color="auto"/>
        <w:left w:val="none" w:sz="0" w:space="0" w:color="auto"/>
        <w:bottom w:val="none" w:sz="0" w:space="0" w:color="auto"/>
        <w:right w:val="none" w:sz="0" w:space="0" w:color="auto"/>
      </w:divBdr>
    </w:div>
    <w:div w:id="1010831747">
      <w:marLeft w:val="640"/>
      <w:marRight w:val="0"/>
      <w:marTop w:val="0"/>
      <w:marBottom w:val="0"/>
      <w:divBdr>
        <w:top w:val="none" w:sz="0" w:space="0" w:color="auto"/>
        <w:left w:val="none" w:sz="0" w:space="0" w:color="auto"/>
        <w:bottom w:val="none" w:sz="0" w:space="0" w:color="auto"/>
        <w:right w:val="none" w:sz="0" w:space="0" w:color="auto"/>
      </w:divBdr>
    </w:div>
    <w:div w:id="1010841187">
      <w:marLeft w:val="640"/>
      <w:marRight w:val="0"/>
      <w:marTop w:val="0"/>
      <w:marBottom w:val="0"/>
      <w:divBdr>
        <w:top w:val="none" w:sz="0" w:space="0" w:color="auto"/>
        <w:left w:val="none" w:sz="0" w:space="0" w:color="auto"/>
        <w:bottom w:val="none" w:sz="0" w:space="0" w:color="auto"/>
        <w:right w:val="none" w:sz="0" w:space="0" w:color="auto"/>
      </w:divBdr>
    </w:div>
    <w:div w:id="1010983619">
      <w:marLeft w:val="640"/>
      <w:marRight w:val="0"/>
      <w:marTop w:val="0"/>
      <w:marBottom w:val="0"/>
      <w:divBdr>
        <w:top w:val="none" w:sz="0" w:space="0" w:color="auto"/>
        <w:left w:val="none" w:sz="0" w:space="0" w:color="auto"/>
        <w:bottom w:val="none" w:sz="0" w:space="0" w:color="auto"/>
        <w:right w:val="none" w:sz="0" w:space="0" w:color="auto"/>
      </w:divBdr>
    </w:div>
    <w:div w:id="1010985574">
      <w:marLeft w:val="640"/>
      <w:marRight w:val="0"/>
      <w:marTop w:val="0"/>
      <w:marBottom w:val="0"/>
      <w:divBdr>
        <w:top w:val="none" w:sz="0" w:space="0" w:color="auto"/>
        <w:left w:val="none" w:sz="0" w:space="0" w:color="auto"/>
        <w:bottom w:val="none" w:sz="0" w:space="0" w:color="auto"/>
        <w:right w:val="none" w:sz="0" w:space="0" w:color="auto"/>
      </w:divBdr>
    </w:div>
    <w:div w:id="1010989249">
      <w:marLeft w:val="640"/>
      <w:marRight w:val="0"/>
      <w:marTop w:val="0"/>
      <w:marBottom w:val="0"/>
      <w:divBdr>
        <w:top w:val="none" w:sz="0" w:space="0" w:color="auto"/>
        <w:left w:val="none" w:sz="0" w:space="0" w:color="auto"/>
        <w:bottom w:val="none" w:sz="0" w:space="0" w:color="auto"/>
        <w:right w:val="none" w:sz="0" w:space="0" w:color="auto"/>
      </w:divBdr>
    </w:div>
    <w:div w:id="1011028001">
      <w:marLeft w:val="640"/>
      <w:marRight w:val="0"/>
      <w:marTop w:val="0"/>
      <w:marBottom w:val="0"/>
      <w:divBdr>
        <w:top w:val="none" w:sz="0" w:space="0" w:color="auto"/>
        <w:left w:val="none" w:sz="0" w:space="0" w:color="auto"/>
        <w:bottom w:val="none" w:sz="0" w:space="0" w:color="auto"/>
        <w:right w:val="none" w:sz="0" w:space="0" w:color="auto"/>
      </w:divBdr>
    </w:div>
    <w:div w:id="1011030209">
      <w:marLeft w:val="640"/>
      <w:marRight w:val="0"/>
      <w:marTop w:val="0"/>
      <w:marBottom w:val="0"/>
      <w:divBdr>
        <w:top w:val="none" w:sz="0" w:space="0" w:color="auto"/>
        <w:left w:val="none" w:sz="0" w:space="0" w:color="auto"/>
        <w:bottom w:val="none" w:sz="0" w:space="0" w:color="auto"/>
        <w:right w:val="none" w:sz="0" w:space="0" w:color="auto"/>
      </w:divBdr>
    </w:div>
    <w:div w:id="1011102731">
      <w:marLeft w:val="640"/>
      <w:marRight w:val="0"/>
      <w:marTop w:val="0"/>
      <w:marBottom w:val="0"/>
      <w:divBdr>
        <w:top w:val="none" w:sz="0" w:space="0" w:color="auto"/>
        <w:left w:val="none" w:sz="0" w:space="0" w:color="auto"/>
        <w:bottom w:val="none" w:sz="0" w:space="0" w:color="auto"/>
        <w:right w:val="none" w:sz="0" w:space="0" w:color="auto"/>
      </w:divBdr>
    </w:div>
    <w:div w:id="1011184111">
      <w:marLeft w:val="640"/>
      <w:marRight w:val="0"/>
      <w:marTop w:val="0"/>
      <w:marBottom w:val="0"/>
      <w:divBdr>
        <w:top w:val="none" w:sz="0" w:space="0" w:color="auto"/>
        <w:left w:val="none" w:sz="0" w:space="0" w:color="auto"/>
        <w:bottom w:val="none" w:sz="0" w:space="0" w:color="auto"/>
        <w:right w:val="none" w:sz="0" w:space="0" w:color="auto"/>
      </w:divBdr>
    </w:div>
    <w:div w:id="1011302684">
      <w:marLeft w:val="640"/>
      <w:marRight w:val="0"/>
      <w:marTop w:val="0"/>
      <w:marBottom w:val="0"/>
      <w:divBdr>
        <w:top w:val="none" w:sz="0" w:space="0" w:color="auto"/>
        <w:left w:val="none" w:sz="0" w:space="0" w:color="auto"/>
        <w:bottom w:val="none" w:sz="0" w:space="0" w:color="auto"/>
        <w:right w:val="none" w:sz="0" w:space="0" w:color="auto"/>
      </w:divBdr>
    </w:div>
    <w:div w:id="1011370877">
      <w:marLeft w:val="640"/>
      <w:marRight w:val="0"/>
      <w:marTop w:val="0"/>
      <w:marBottom w:val="0"/>
      <w:divBdr>
        <w:top w:val="none" w:sz="0" w:space="0" w:color="auto"/>
        <w:left w:val="none" w:sz="0" w:space="0" w:color="auto"/>
        <w:bottom w:val="none" w:sz="0" w:space="0" w:color="auto"/>
        <w:right w:val="none" w:sz="0" w:space="0" w:color="auto"/>
      </w:divBdr>
    </w:div>
    <w:div w:id="1011419433">
      <w:marLeft w:val="640"/>
      <w:marRight w:val="0"/>
      <w:marTop w:val="0"/>
      <w:marBottom w:val="0"/>
      <w:divBdr>
        <w:top w:val="none" w:sz="0" w:space="0" w:color="auto"/>
        <w:left w:val="none" w:sz="0" w:space="0" w:color="auto"/>
        <w:bottom w:val="none" w:sz="0" w:space="0" w:color="auto"/>
        <w:right w:val="none" w:sz="0" w:space="0" w:color="auto"/>
      </w:divBdr>
    </w:div>
    <w:div w:id="1011419675">
      <w:marLeft w:val="640"/>
      <w:marRight w:val="0"/>
      <w:marTop w:val="0"/>
      <w:marBottom w:val="0"/>
      <w:divBdr>
        <w:top w:val="none" w:sz="0" w:space="0" w:color="auto"/>
        <w:left w:val="none" w:sz="0" w:space="0" w:color="auto"/>
        <w:bottom w:val="none" w:sz="0" w:space="0" w:color="auto"/>
        <w:right w:val="none" w:sz="0" w:space="0" w:color="auto"/>
      </w:divBdr>
    </w:div>
    <w:div w:id="1011420489">
      <w:marLeft w:val="640"/>
      <w:marRight w:val="0"/>
      <w:marTop w:val="0"/>
      <w:marBottom w:val="0"/>
      <w:divBdr>
        <w:top w:val="none" w:sz="0" w:space="0" w:color="auto"/>
        <w:left w:val="none" w:sz="0" w:space="0" w:color="auto"/>
        <w:bottom w:val="none" w:sz="0" w:space="0" w:color="auto"/>
        <w:right w:val="none" w:sz="0" w:space="0" w:color="auto"/>
      </w:divBdr>
    </w:div>
    <w:div w:id="1011448326">
      <w:marLeft w:val="640"/>
      <w:marRight w:val="0"/>
      <w:marTop w:val="0"/>
      <w:marBottom w:val="0"/>
      <w:divBdr>
        <w:top w:val="none" w:sz="0" w:space="0" w:color="auto"/>
        <w:left w:val="none" w:sz="0" w:space="0" w:color="auto"/>
        <w:bottom w:val="none" w:sz="0" w:space="0" w:color="auto"/>
        <w:right w:val="none" w:sz="0" w:space="0" w:color="auto"/>
      </w:divBdr>
    </w:div>
    <w:div w:id="1011491904">
      <w:marLeft w:val="640"/>
      <w:marRight w:val="0"/>
      <w:marTop w:val="0"/>
      <w:marBottom w:val="0"/>
      <w:divBdr>
        <w:top w:val="none" w:sz="0" w:space="0" w:color="auto"/>
        <w:left w:val="none" w:sz="0" w:space="0" w:color="auto"/>
        <w:bottom w:val="none" w:sz="0" w:space="0" w:color="auto"/>
        <w:right w:val="none" w:sz="0" w:space="0" w:color="auto"/>
      </w:divBdr>
    </w:div>
    <w:div w:id="1011494381">
      <w:marLeft w:val="640"/>
      <w:marRight w:val="0"/>
      <w:marTop w:val="0"/>
      <w:marBottom w:val="0"/>
      <w:divBdr>
        <w:top w:val="none" w:sz="0" w:space="0" w:color="auto"/>
        <w:left w:val="none" w:sz="0" w:space="0" w:color="auto"/>
        <w:bottom w:val="none" w:sz="0" w:space="0" w:color="auto"/>
        <w:right w:val="none" w:sz="0" w:space="0" w:color="auto"/>
      </w:divBdr>
    </w:div>
    <w:div w:id="1011681727">
      <w:marLeft w:val="640"/>
      <w:marRight w:val="0"/>
      <w:marTop w:val="0"/>
      <w:marBottom w:val="0"/>
      <w:divBdr>
        <w:top w:val="none" w:sz="0" w:space="0" w:color="auto"/>
        <w:left w:val="none" w:sz="0" w:space="0" w:color="auto"/>
        <w:bottom w:val="none" w:sz="0" w:space="0" w:color="auto"/>
        <w:right w:val="none" w:sz="0" w:space="0" w:color="auto"/>
      </w:divBdr>
    </w:div>
    <w:div w:id="1012100758">
      <w:marLeft w:val="640"/>
      <w:marRight w:val="0"/>
      <w:marTop w:val="0"/>
      <w:marBottom w:val="0"/>
      <w:divBdr>
        <w:top w:val="none" w:sz="0" w:space="0" w:color="auto"/>
        <w:left w:val="none" w:sz="0" w:space="0" w:color="auto"/>
        <w:bottom w:val="none" w:sz="0" w:space="0" w:color="auto"/>
        <w:right w:val="none" w:sz="0" w:space="0" w:color="auto"/>
      </w:divBdr>
    </w:div>
    <w:div w:id="1012101627">
      <w:marLeft w:val="640"/>
      <w:marRight w:val="0"/>
      <w:marTop w:val="0"/>
      <w:marBottom w:val="0"/>
      <w:divBdr>
        <w:top w:val="none" w:sz="0" w:space="0" w:color="auto"/>
        <w:left w:val="none" w:sz="0" w:space="0" w:color="auto"/>
        <w:bottom w:val="none" w:sz="0" w:space="0" w:color="auto"/>
        <w:right w:val="none" w:sz="0" w:space="0" w:color="auto"/>
      </w:divBdr>
    </w:div>
    <w:div w:id="1012101827">
      <w:marLeft w:val="640"/>
      <w:marRight w:val="0"/>
      <w:marTop w:val="0"/>
      <w:marBottom w:val="0"/>
      <w:divBdr>
        <w:top w:val="none" w:sz="0" w:space="0" w:color="auto"/>
        <w:left w:val="none" w:sz="0" w:space="0" w:color="auto"/>
        <w:bottom w:val="none" w:sz="0" w:space="0" w:color="auto"/>
        <w:right w:val="none" w:sz="0" w:space="0" w:color="auto"/>
      </w:divBdr>
    </w:div>
    <w:div w:id="1012151085">
      <w:marLeft w:val="640"/>
      <w:marRight w:val="0"/>
      <w:marTop w:val="0"/>
      <w:marBottom w:val="0"/>
      <w:divBdr>
        <w:top w:val="none" w:sz="0" w:space="0" w:color="auto"/>
        <w:left w:val="none" w:sz="0" w:space="0" w:color="auto"/>
        <w:bottom w:val="none" w:sz="0" w:space="0" w:color="auto"/>
        <w:right w:val="none" w:sz="0" w:space="0" w:color="auto"/>
      </w:divBdr>
    </w:div>
    <w:div w:id="1012295755">
      <w:marLeft w:val="640"/>
      <w:marRight w:val="0"/>
      <w:marTop w:val="0"/>
      <w:marBottom w:val="0"/>
      <w:divBdr>
        <w:top w:val="none" w:sz="0" w:space="0" w:color="auto"/>
        <w:left w:val="none" w:sz="0" w:space="0" w:color="auto"/>
        <w:bottom w:val="none" w:sz="0" w:space="0" w:color="auto"/>
        <w:right w:val="none" w:sz="0" w:space="0" w:color="auto"/>
      </w:divBdr>
    </w:div>
    <w:div w:id="1012298471">
      <w:marLeft w:val="640"/>
      <w:marRight w:val="0"/>
      <w:marTop w:val="0"/>
      <w:marBottom w:val="0"/>
      <w:divBdr>
        <w:top w:val="none" w:sz="0" w:space="0" w:color="auto"/>
        <w:left w:val="none" w:sz="0" w:space="0" w:color="auto"/>
        <w:bottom w:val="none" w:sz="0" w:space="0" w:color="auto"/>
        <w:right w:val="none" w:sz="0" w:space="0" w:color="auto"/>
      </w:divBdr>
    </w:div>
    <w:div w:id="1012342147">
      <w:marLeft w:val="640"/>
      <w:marRight w:val="0"/>
      <w:marTop w:val="0"/>
      <w:marBottom w:val="0"/>
      <w:divBdr>
        <w:top w:val="none" w:sz="0" w:space="0" w:color="auto"/>
        <w:left w:val="none" w:sz="0" w:space="0" w:color="auto"/>
        <w:bottom w:val="none" w:sz="0" w:space="0" w:color="auto"/>
        <w:right w:val="none" w:sz="0" w:space="0" w:color="auto"/>
      </w:divBdr>
    </w:div>
    <w:div w:id="1012489089">
      <w:marLeft w:val="640"/>
      <w:marRight w:val="0"/>
      <w:marTop w:val="0"/>
      <w:marBottom w:val="0"/>
      <w:divBdr>
        <w:top w:val="none" w:sz="0" w:space="0" w:color="auto"/>
        <w:left w:val="none" w:sz="0" w:space="0" w:color="auto"/>
        <w:bottom w:val="none" w:sz="0" w:space="0" w:color="auto"/>
        <w:right w:val="none" w:sz="0" w:space="0" w:color="auto"/>
      </w:divBdr>
    </w:div>
    <w:div w:id="1012492367">
      <w:marLeft w:val="640"/>
      <w:marRight w:val="0"/>
      <w:marTop w:val="0"/>
      <w:marBottom w:val="0"/>
      <w:divBdr>
        <w:top w:val="none" w:sz="0" w:space="0" w:color="auto"/>
        <w:left w:val="none" w:sz="0" w:space="0" w:color="auto"/>
        <w:bottom w:val="none" w:sz="0" w:space="0" w:color="auto"/>
        <w:right w:val="none" w:sz="0" w:space="0" w:color="auto"/>
      </w:divBdr>
    </w:div>
    <w:div w:id="1012612203">
      <w:marLeft w:val="640"/>
      <w:marRight w:val="0"/>
      <w:marTop w:val="0"/>
      <w:marBottom w:val="0"/>
      <w:divBdr>
        <w:top w:val="none" w:sz="0" w:space="0" w:color="auto"/>
        <w:left w:val="none" w:sz="0" w:space="0" w:color="auto"/>
        <w:bottom w:val="none" w:sz="0" w:space="0" w:color="auto"/>
        <w:right w:val="none" w:sz="0" w:space="0" w:color="auto"/>
      </w:divBdr>
    </w:div>
    <w:div w:id="1012684081">
      <w:marLeft w:val="640"/>
      <w:marRight w:val="0"/>
      <w:marTop w:val="0"/>
      <w:marBottom w:val="0"/>
      <w:divBdr>
        <w:top w:val="none" w:sz="0" w:space="0" w:color="auto"/>
        <w:left w:val="none" w:sz="0" w:space="0" w:color="auto"/>
        <w:bottom w:val="none" w:sz="0" w:space="0" w:color="auto"/>
        <w:right w:val="none" w:sz="0" w:space="0" w:color="auto"/>
      </w:divBdr>
    </w:div>
    <w:div w:id="1012728575">
      <w:marLeft w:val="640"/>
      <w:marRight w:val="0"/>
      <w:marTop w:val="0"/>
      <w:marBottom w:val="0"/>
      <w:divBdr>
        <w:top w:val="none" w:sz="0" w:space="0" w:color="auto"/>
        <w:left w:val="none" w:sz="0" w:space="0" w:color="auto"/>
        <w:bottom w:val="none" w:sz="0" w:space="0" w:color="auto"/>
        <w:right w:val="none" w:sz="0" w:space="0" w:color="auto"/>
      </w:divBdr>
    </w:div>
    <w:div w:id="1012759442">
      <w:marLeft w:val="640"/>
      <w:marRight w:val="0"/>
      <w:marTop w:val="0"/>
      <w:marBottom w:val="0"/>
      <w:divBdr>
        <w:top w:val="none" w:sz="0" w:space="0" w:color="auto"/>
        <w:left w:val="none" w:sz="0" w:space="0" w:color="auto"/>
        <w:bottom w:val="none" w:sz="0" w:space="0" w:color="auto"/>
        <w:right w:val="none" w:sz="0" w:space="0" w:color="auto"/>
      </w:divBdr>
    </w:div>
    <w:div w:id="1012879624">
      <w:marLeft w:val="640"/>
      <w:marRight w:val="0"/>
      <w:marTop w:val="0"/>
      <w:marBottom w:val="0"/>
      <w:divBdr>
        <w:top w:val="none" w:sz="0" w:space="0" w:color="auto"/>
        <w:left w:val="none" w:sz="0" w:space="0" w:color="auto"/>
        <w:bottom w:val="none" w:sz="0" w:space="0" w:color="auto"/>
        <w:right w:val="none" w:sz="0" w:space="0" w:color="auto"/>
      </w:divBdr>
    </w:div>
    <w:div w:id="1012880250">
      <w:marLeft w:val="640"/>
      <w:marRight w:val="0"/>
      <w:marTop w:val="0"/>
      <w:marBottom w:val="0"/>
      <w:divBdr>
        <w:top w:val="none" w:sz="0" w:space="0" w:color="auto"/>
        <w:left w:val="none" w:sz="0" w:space="0" w:color="auto"/>
        <w:bottom w:val="none" w:sz="0" w:space="0" w:color="auto"/>
        <w:right w:val="none" w:sz="0" w:space="0" w:color="auto"/>
      </w:divBdr>
    </w:div>
    <w:div w:id="1012950211">
      <w:marLeft w:val="640"/>
      <w:marRight w:val="0"/>
      <w:marTop w:val="0"/>
      <w:marBottom w:val="0"/>
      <w:divBdr>
        <w:top w:val="none" w:sz="0" w:space="0" w:color="auto"/>
        <w:left w:val="none" w:sz="0" w:space="0" w:color="auto"/>
        <w:bottom w:val="none" w:sz="0" w:space="0" w:color="auto"/>
        <w:right w:val="none" w:sz="0" w:space="0" w:color="auto"/>
      </w:divBdr>
    </w:div>
    <w:div w:id="1012951863">
      <w:marLeft w:val="640"/>
      <w:marRight w:val="0"/>
      <w:marTop w:val="0"/>
      <w:marBottom w:val="0"/>
      <w:divBdr>
        <w:top w:val="none" w:sz="0" w:space="0" w:color="auto"/>
        <w:left w:val="none" w:sz="0" w:space="0" w:color="auto"/>
        <w:bottom w:val="none" w:sz="0" w:space="0" w:color="auto"/>
        <w:right w:val="none" w:sz="0" w:space="0" w:color="auto"/>
      </w:divBdr>
    </w:div>
    <w:div w:id="1012991447">
      <w:marLeft w:val="640"/>
      <w:marRight w:val="0"/>
      <w:marTop w:val="0"/>
      <w:marBottom w:val="0"/>
      <w:divBdr>
        <w:top w:val="none" w:sz="0" w:space="0" w:color="auto"/>
        <w:left w:val="none" w:sz="0" w:space="0" w:color="auto"/>
        <w:bottom w:val="none" w:sz="0" w:space="0" w:color="auto"/>
        <w:right w:val="none" w:sz="0" w:space="0" w:color="auto"/>
      </w:divBdr>
    </w:div>
    <w:div w:id="1012994956">
      <w:marLeft w:val="640"/>
      <w:marRight w:val="0"/>
      <w:marTop w:val="0"/>
      <w:marBottom w:val="0"/>
      <w:divBdr>
        <w:top w:val="none" w:sz="0" w:space="0" w:color="auto"/>
        <w:left w:val="none" w:sz="0" w:space="0" w:color="auto"/>
        <w:bottom w:val="none" w:sz="0" w:space="0" w:color="auto"/>
        <w:right w:val="none" w:sz="0" w:space="0" w:color="auto"/>
      </w:divBdr>
    </w:div>
    <w:div w:id="1012999584">
      <w:marLeft w:val="640"/>
      <w:marRight w:val="0"/>
      <w:marTop w:val="0"/>
      <w:marBottom w:val="0"/>
      <w:divBdr>
        <w:top w:val="none" w:sz="0" w:space="0" w:color="auto"/>
        <w:left w:val="none" w:sz="0" w:space="0" w:color="auto"/>
        <w:bottom w:val="none" w:sz="0" w:space="0" w:color="auto"/>
        <w:right w:val="none" w:sz="0" w:space="0" w:color="auto"/>
      </w:divBdr>
    </w:div>
    <w:div w:id="1013144774">
      <w:marLeft w:val="640"/>
      <w:marRight w:val="0"/>
      <w:marTop w:val="0"/>
      <w:marBottom w:val="0"/>
      <w:divBdr>
        <w:top w:val="none" w:sz="0" w:space="0" w:color="auto"/>
        <w:left w:val="none" w:sz="0" w:space="0" w:color="auto"/>
        <w:bottom w:val="none" w:sz="0" w:space="0" w:color="auto"/>
        <w:right w:val="none" w:sz="0" w:space="0" w:color="auto"/>
      </w:divBdr>
    </w:div>
    <w:div w:id="1013338468">
      <w:marLeft w:val="640"/>
      <w:marRight w:val="0"/>
      <w:marTop w:val="0"/>
      <w:marBottom w:val="0"/>
      <w:divBdr>
        <w:top w:val="none" w:sz="0" w:space="0" w:color="auto"/>
        <w:left w:val="none" w:sz="0" w:space="0" w:color="auto"/>
        <w:bottom w:val="none" w:sz="0" w:space="0" w:color="auto"/>
        <w:right w:val="none" w:sz="0" w:space="0" w:color="auto"/>
      </w:divBdr>
    </w:div>
    <w:div w:id="1013339910">
      <w:marLeft w:val="640"/>
      <w:marRight w:val="0"/>
      <w:marTop w:val="0"/>
      <w:marBottom w:val="0"/>
      <w:divBdr>
        <w:top w:val="none" w:sz="0" w:space="0" w:color="auto"/>
        <w:left w:val="none" w:sz="0" w:space="0" w:color="auto"/>
        <w:bottom w:val="none" w:sz="0" w:space="0" w:color="auto"/>
        <w:right w:val="none" w:sz="0" w:space="0" w:color="auto"/>
      </w:divBdr>
    </w:div>
    <w:div w:id="1013455029">
      <w:marLeft w:val="640"/>
      <w:marRight w:val="0"/>
      <w:marTop w:val="0"/>
      <w:marBottom w:val="0"/>
      <w:divBdr>
        <w:top w:val="none" w:sz="0" w:space="0" w:color="auto"/>
        <w:left w:val="none" w:sz="0" w:space="0" w:color="auto"/>
        <w:bottom w:val="none" w:sz="0" w:space="0" w:color="auto"/>
        <w:right w:val="none" w:sz="0" w:space="0" w:color="auto"/>
      </w:divBdr>
    </w:div>
    <w:div w:id="1013462203">
      <w:marLeft w:val="640"/>
      <w:marRight w:val="0"/>
      <w:marTop w:val="0"/>
      <w:marBottom w:val="0"/>
      <w:divBdr>
        <w:top w:val="none" w:sz="0" w:space="0" w:color="auto"/>
        <w:left w:val="none" w:sz="0" w:space="0" w:color="auto"/>
        <w:bottom w:val="none" w:sz="0" w:space="0" w:color="auto"/>
        <w:right w:val="none" w:sz="0" w:space="0" w:color="auto"/>
      </w:divBdr>
    </w:div>
    <w:div w:id="1013530939">
      <w:marLeft w:val="640"/>
      <w:marRight w:val="0"/>
      <w:marTop w:val="0"/>
      <w:marBottom w:val="0"/>
      <w:divBdr>
        <w:top w:val="none" w:sz="0" w:space="0" w:color="auto"/>
        <w:left w:val="none" w:sz="0" w:space="0" w:color="auto"/>
        <w:bottom w:val="none" w:sz="0" w:space="0" w:color="auto"/>
        <w:right w:val="none" w:sz="0" w:space="0" w:color="auto"/>
      </w:divBdr>
    </w:div>
    <w:div w:id="1013533860">
      <w:marLeft w:val="640"/>
      <w:marRight w:val="0"/>
      <w:marTop w:val="0"/>
      <w:marBottom w:val="0"/>
      <w:divBdr>
        <w:top w:val="none" w:sz="0" w:space="0" w:color="auto"/>
        <w:left w:val="none" w:sz="0" w:space="0" w:color="auto"/>
        <w:bottom w:val="none" w:sz="0" w:space="0" w:color="auto"/>
        <w:right w:val="none" w:sz="0" w:space="0" w:color="auto"/>
      </w:divBdr>
    </w:div>
    <w:div w:id="1013611022">
      <w:marLeft w:val="640"/>
      <w:marRight w:val="0"/>
      <w:marTop w:val="0"/>
      <w:marBottom w:val="0"/>
      <w:divBdr>
        <w:top w:val="none" w:sz="0" w:space="0" w:color="auto"/>
        <w:left w:val="none" w:sz="0" w:space="0" w:color="auto"/>
        <w:bottom w:val="none" w:sz="0" w:space="0" w:color="auto"/>
        <w:right w:val="none" w:sz="0" w:space="0" w:color="auto"/>
      </w:divBdr>
    </w:div>
    <w:div w:id="1013655093">
      <w:marLeft w:val="640"/>
      <w:marRight w:val="0"/>
      <w:marTop w:val="0"/>
      <w:marBottom w:val="0"/>
      <w:divBdr>
        <w:top w:val="none" w:sz="0" w:space="0" w:color="auto"/>
        <w:left w:val="none" w:sz="0" w:space="0" w:color="auto"/>
        <w:bottom w:val="none" w:sz="0" w:space="0" w:color="auto"/>
        <w:right w:val="none" w:sz="0" w:space="0" w:color="auto"/>
      </w:divBdr>
    </w:div>
    <w:div w:id="1013722121">
      <w:marLeft w:val="640"/>
      <w:marRight w:val="0"/>
      <w:marTop w:val="0"/>
      <w:marBottom w:val="0"/>
      <w:divBdr>
        <w:top w:val="none" w:sz="0" w:space="0" w:color="auto"/>
        <w:left w:val="none" w:sz="0" w:space="0" w:color="auto"/>
        <w:bottom w:val="none" w:sz="0" w:space="0" w:color="auto"/>
        <w:right w:val="none" w:sz="0" w:space="0" w:color="auto"/>
      </w:divBdr>
    </w:div>
    <w:div w:id="1013727472">
      <w:marLeft w:val="640"/>
      <w:marRight w:val="0"/>
      <w:marTop w:val="0"/>
      <w:marBottom w:val="0"/>
      <w:divBdr>
        <w:top w:val="none" w:sz="0" w:space="0" w:color="auto"/>
        <w:left w:val="none" w:sz="0" w:space="0" w:color="auto"/>
        <w:bottom w:val="none" w:sz="0" w:space="0" w:color="auto"/>
        <w:right w:val="none" w:sz="0" w:space="0" w:color="auto"/>
      </w:divBdr>
    </w:div>
    <w:div w:id="1013727473">
      <w:marLeft w:val="640"/>
      <w:marRight w:val="0"/>
      <w:marTop w:val="0"/>
      <w:marBottom w:val="0"/>
      <w:divBdr>
        <w:top w:val="none" w:sz="0" w:space="0" w:color="auto"/>
        <w:left w:val="none" w:sz="0" w:space="0" w:color="auto"/>
        <w:bottom w:val="none" w:sz="0" w:space="0" w:color="auto"/>
        <w:right w:val="none" w:sz="0" w:space="0" w:color="auto"/>
      </w:divBdr>
    </w:div>
    <w:div w:id="1013843744">
      <w:marLeft w:val="640"/>
      <w:marRight w:val="0"/>
      <w:marTop w:val="0"/>
      <w:marBottom w:val="0"/>
      <w:divBdr>
        <w:top w:val="none" w:sz="0" w:space="0" w:color="auto"/>
        <w:left w:val="none" w:sz="0" w:space="0" w:color="auto"/>
        <w:bottom w:val="none" w:sz="0" w:space="0" w:color="auto"/>
        <w:right w:val="none" w:sz="0" w:space="0" w:color="auto"/>
      </w:divBdr>
    </w:div>
    <w:div w:id="1013872473">
      <w:marLeft w:val="640"/>
      <w:marRight w:val="0"/>
      <w:marTop w:val="0"/>
      <w:marBottom w:val="0"/>
      <w:divBdr>
        <w:top w:val="none" w:sz="0" w:space="0" w:color="auto"/>
        <w:left w:val="none" w:sz="0" w:space="0" w:color="auto"/>
        <w:bottom w:val="none" w:sz="0" w:space="0" w:color="auto"/>
        <w:right w:val="none" w:sz="0" w:space="0" w:color="auto"/>
      </w:divBdr>
    </w:div>
    <w:div w:id="1013920145">
      <w:marLeft w:val="640"/>
      <w:marRight w:val="0"/>
      <w:marTop w:val="0"/>
      <w:marBottom w:val="0"/>
      <w:divBdr>
        <w:top w:val="none" w:sz="0" w:space="0" w:color="auto"/>
        <w:left w:val="none" w:sz="0" w:space="0" w:color="auto"/>
        <w:bottom w:val="none" w:sz="0" w:space="0" w:color="auto"/>
        <w:right w:val="none" w:sz="0" w:space="0" w:color="auto"/>
      </w:divBdr>
    </w:div>
    <w:div w:id="1013923165">
      <w:marLeft w:val="640"/>
      <w:marRight w:val="0"/>
      <w:marTop w:val="0"/>
      <w:marBottom w:val="0"/>
      <w:divBdr>
        <w:top w:val="none" w:sz="0" w:space="0" w:color="auto"/>
        <w:left w:val="none" w:sz="0" w:space="0" w:color="auto"/>
        <w:bottom w:val="none" w:sz="0" w:space="0" w:color="auto"/>
        <w:right w:val="none" w:sz="0" w:space="0" w:color="auto"/>
      </w:divBdr>
    </w:div>
    <w:div w:id="1014109238">
      <w:marLeft w:val="640"/>
      <w:marRight w:val="0"/>
      <w:marTop w:val="0"/>
      <w:marBottom w:val="0"/>
      <w:divBdr>
        <w:top w:val="none" w:sz="0" w:space="0" w:color="auto"/>
        <w:left w:val="none" w:sz="0" w:space="0" w:color="auto"/>
        <w:bottom w:val="none" w:sz="0" w:space="0" w:color="auto"/>
        <w:right w:val="none" w:sz="0" w:space="0" w:color="auto"/>
      </w:divBdr>
    </w:div>
    <w:div w:id="1014110313">
      <w:marLeft w:val="640"/>
      <w:marRight w:val="0"/>
      <w:marTop w:val="0"/>
      <w:marBottom w:val="0"/>
      <w:divBdr>
        <w:top w:val="none" w:sz="0" w:space="0" w:color="auto"/>
        <w:left w:val="none" w:sz="0" w:space="0" w:color="auto"/>
        <w:bottom w:val="none" w:sz="0" w:space="0" w:color="auto"/>
        <w:right w:val="none" w:sz="0" w:space="0" w:color="auto"/>
      </w:divBdr>
    </w:div>
    <w:div w:id="1014111551">
      <w:marLeft w:val="640"/>
      <w:marRight w:val="0"/>
      <w:marTop w:val="0"/>
      <w:marBottom w:val="0"/>
      <w:divBdr>
        <w:top w:val="none" w:sz="0" w:space="0" w:color="auto"/>
        <w:left w:val="none" w:sz="0" w:space="0" w:color="auto"/>
        <w:bottom w:val="none" w:sz="0" w:space="0" w:color="auto"/>
        <w:right w:val="none" w:sz="0" w:space="0" w:color="auto"/>
      </w:divBdr>
    </w:div>
    <w:div w:id="1014305346">
      <w:marLeft w:val="640"/>
      <w:marRight w:val="0"/>
      <w:marTop w:val="0"/>
      <w:marBottom w:val="0"/>
      <w:divBdr>
        <w:top w:val="none" w:sz="0" w:space="0" w:color="auto"/>
        <w:left w:val="none" w:sz="0" w:space="0" w:color="auto"/>
        <w:bottom w:val="none" w:sz="0" w:space="0" w:color="auto"/>
        <w:right w:val="none" w:sz="0" w:space="0" w:color="auto"/>
      </w:divBdr>
    </w:div>
    <w:div w:id="1014306155">
      <w:marLeft w:val="640"/>
      <w:marRight w:val="0"/>
      <w:marTop w:val="0"/>
      <w:marBottom w:val="0"/>
      <w:divBdr>
        <w:top w:val="none" w:sz="0" w:space="0" w:color="auto"/>
        <w:left w:val="none" w:sz="0" w:space="0" w:color="auto"/>
        <w:bottom w:val="none" w:sz="0" w:space="0" w:color="auto"/>
        <w:right w:val="none" w:sz="0" w:space="0" w:color="auto"/>
      </w:divBdr>
    </w:div>
    <w:div w:id="1014309156">
      <w:marLeft w:val="640"/>
      <w:marRight w:val="0"/>
      <w:marTop w:val="0"/>
      <w:marBottom w:val="0"/>
      <w:divBdr>
        <w:top w:val="none" w:sz="0" w:space="0" w:color="auto"/>
        <w:left w:val="none" w:sz="0" w:space="0" w:color="auto"/>
        <w:bottom w:val="none" w:sz="0" w:space="0" w:color="auto"/>
        <w:right w:val="none" w:sz="0" w:space="0" w:color="auto"/>
      </w:divBdr>
    </w:div>
    <w:div w:id="1014460371">
      <w:marLeft w:val="640"/>
      <w:marRight w:val="0"/>
      <w:marTop w:val="0"/>
      <w:marBottom w:val="0"/>
      <w:divBdr>
        <w:top w:val="none" w:sz="0" w:space="0" w:color="auto"/>
        <w:left w:val="none" w:sz="0" w:space="0" w:color="auto"/>
        <w:bottom w:val="none" w:sz="0" w:space="0" w:color="auto"/>
        <w:right w:val="none" w:sz="0" w:space="0" w:color="auto"/>
      </w:divBdr>
    </w:div>
    <w:div w:id="1014501156">
      <w:marLeft w:val="640"/>
      <w:marRight w:val="0"/>
      <w:marTop w:val="0"/>
      <w:marBottom w:val="0"/>
      <w:divBdr>
        <w:top w:val="none" w:sz="0" w:space="0" w:color="auto"/>
        <w:left w:val="none" w:sz="0" w:space="0" w:color="auto"/>
        <w:bottom w:val="none" w:sz="0" w:space="0" w:color="auto"/>
        <w:right w:val="none" w:sz="0" w:space="0" w:color="auto"/>
      </w:divBdr>
    </w:div>
    <w:div w:id="1014572939">
      <w:marLeft w:val="640"/>
      <w:marRight w:val="0"/>
      <w:marTop w:val="0"/>
      <w:marBottom w:val="0"/>
      <w:divBdr>
        <w:top w:val="none" w:sz="0" w:space="0" w:color="auto"/>
        <w:left w:val="none" w:sz="0" w:space="0" w:color="auto"/>
        <w:bottom w:val="none" w:sz="0" w:space="0" w:color="auto"/>
        <w:right w:val="none" w:sz="0" w:space="0" w:color="auto"/>
      </w:divBdr>
    </w:div>
    <w:div w:id="1014573340">
      <w:marLeft w:val="640"/>
      <w:marRight w:val="0"/>
      <w:marTop w:val="0"/>
      <w:marBottom w:val="0"/>
      <w:divBdr>
        <w:top w:val="none" w:sz="0" w:space="0" w:color="auto"/>
        <w:left w:val="none" w:sz="0" w:space="0" w:color="auto"/>
        <w:bottom w:val="none" w:sz="0" w:space="0" w:color="auto"/>
        <w:right w:val="none" w:sz="0" w:space="0" w:color="auto"/>
      </w:divBdr>
    </w:div>
    <w:div w:id="1014573928">
      <w:marLeft w:val="640"/>
      <w:marRight w:val="0"/>
      <w:marTop w:val="0"/>
      <w:marBottom w:val="0"/>
      <w:divBdr>
        <w:top w:val="none" w:sz="0" w:space="0" w:color="auto"/>
        <w:left w:val="none" w:sz="0" w:space="0" w:color="auto"/>
        <w:bottom w:val="none" w:sz="0" w:space="0" w:color="auto"/>
        <w:right w:val="none" w:sz="0" w:space="0" w:color="auto"/>
      </w:divBdr>
    </w:div>
    <w:div w:id="1014578353">
      <w:marLeft w:val="640"/>
      <w:marRight w:val="0"/>
      <w:marTop w:val="0"/>
      <w:marBottom w:val="0"/>
      <w:divBdr>
        <w:top w:val="none" w:sz="0" w:space="0" w:color="auto"/>
        <w:left w:val="none" w:sz="0" w:space="0" w:color="auto"/>
        <w:bottom w:val="none" w:sz="0" w:space="0" w:color="auto"/>
        <w:right w:val="none" w:sz="0" w:space="0" w:color="auto"/>
      </w:divBdr>
    </w:div>
    <w:div w:id="1014649267">
      <w:marLeft w:val="640"/>
      <w:marRight w:val="0"/>
      <w:marTop w:val="0"/>
      <w:marBottom w:val="0"/>
      <w:divBdr>
        <w:top w:val="none" w:sz="0" w:space="0" w:color="auto"/>
        <w:left w:val="none" w:sz="0" w:space="0" w:color="auto"/>
        <w:bottom w:val="none" w:sz="0" w:space="0" w:color="auto"/>
        <w:right w:val="none" w:sz="0" w:space="0" w:color="auto"/>
      </w:divBdr>
    </w:div>
    <w:div w:id="1014722502">
      <w:marLeft w:val="640"/>
      <w:marRight w:val="0"/>
      <w:marTop w:val="0"/>
      <w:marBottom w:val="0"/>
      <w:divBdr>
        <w:top w:val="none" w:sz="0" w:space="0" w:color="auto"/>
        <w:left w:val="none" w:sz="0" w:space="0" w:color="auto"/>
        <w:bottom w:val="none" w:sz="0" w:space="0" w:color="auto"/>
        <w:right w:val="none" w:sz="0" w:space="0" w:color="auto"/>
      </w:divBdr>
    </w:div>
    <w:div w:id="1014725346">
      <w:marLeft w:val="640"/>
      <w:marRight w:val="0"/>
      <w:marTop w:val="0"/>
      <w:marBottom w:val="0"/>
      <w:divBdr>
        <w:top w:val="none" w:sz="0" w:space="0" w:color="auto"/>
        <w:left w:val="none" w:sz="0" w:space="0" w:color="auto"/>
        <w:bottom w:val="none" w:sz="0" w:space="0" w:color="auto"/>
        <w:right w:val="none" w:sz="0" w:space="0" w:color="auto"/>
      </w:divBdr>
    </w:div>
    <w:div w:id="1014771882">
      <w:marLeft w:val="640"/>
      <w:marRight w:val="0"/>
      <w:marTop w:val="0"/>
      <w:marBottom w:val="0"/>
      <w:divBdr>
        <w:top w:val="none" w:sz="0" w:space="0" w:color="auto"/>
        <w:left w:val="none" w:sz="0" w:space="0" w:color="auto"/>
        <w:bottom w:val="none" w:sz="0" w:space="0" w:color="auto"/>
        <w:right w:val="none" w:sz="0" w:space="0" w:color="auto"/>
      </w:divBdr>
    </w:div>
    <w:div w:id="1014846487">
      <w:marLeft w:val="640"/>
      <w:marRight w:val="0"/>
      <w:marTop w:val="0"/>
      <w:marBottom w:val="0"/>
      <w:divBdr>
        <w:top w:val="none" w:sz="0" w:space="0" w:color="auto"/>
        <w:left w:val="none" w:sz="0" w:space="0" w:color="auto"/>
        <w:bottom w:val="none" w:sz="0" w:space="0" w:color="auto"/>
        <w:right w:val="none" w:sz="0" w:space="0" w:color="auto"/>
      </w:divBdr>
    </w:div>
    <w:div w:id="1014915261">
      <w:marLeft w:val="640"/>
      <w:marRight w:val="0"/>
      <w:marTop w:val="0"/>
      <w:marBottom w:val="0"/>
      <w:divBdr>
        <w:top w:val="none" w:sz="0" w:space="0" w:color="auto"/>
        <w:left w:val="none" w:sz="0" w:space="0" w:color="auto"/>
        <w:bottom w:val="none" w:sz="0" w:space="0" w:color="auto"/>
        <w:right w:val="none" w:sz="0" w:space="0" w:color="auto"/>
      </w:divBdr>
    </w:div>
    <w:div w:id="1014921952">
      <w:marLeft w:val="640"/>
      <w:marRight w:val="0"/>
      <w:marTop w:val="0"/>
      <w:marBottom w:val="0"/>
      <w:divBdr>
        <w:top w:val="none" w:sz="0" w:space="0" w:color="auto"/>
        <w:left w:val="none" w:sz="0" w:space="0" w:color="auto"/>
        <w:bottom w:val="none" w:sz="0" w:space="0" w:color="auto"/>
        <w:right w:val="none" w:sz="0" w:space="0" w:color="auto"/>
      </w:divBdr>
    </w:div>
    <w:div w:id="1015034359">
      <w:marLeft w:val="640"/>
      <w:marRight w:val="0"/>
      <w:marTop w:val="0"/>
      <w:marBottom w:val="0"/>
      <w:divBdr>
        <w:top w:val="none" w:sz="0" w:space="0" w:color="auto"/>
        <w:left w:val="none" w:sz="0" w:space="0" w:color="auto"/>
        <w:bottom w:val="none" w:sz="0" w:space="0" w:color="auto"/>
        <w:right w:val="none" w:sz="0" w:space="0" w:color="auto"/>
      </w:divBdr>
    </w:div>
    <w:div w:id="1015109015">
      <w:marLeft w:val="640"/>
      <w:marRight w:val="0"/>
      <w:marTop w:val="0"/>
      <w:marBottom w:val="0"/>
      <w:divBdr>
        <w:top w:val="none" w:sz="0" w:space="0" w:color="auto"/>
        <w:left w:val="none" w:sz="0" w:space="0" w:color="auto"/>
        <w:bottom w:val="none" w:sz="0" w:space="0" w:color="auto"/>
        <w:right w:val="none" w:sz="0" w:space="0" w:color="auto"/>
      </w:divBdr>
    </w:div>
    <w:div w:id="1015158031">
      <w:marLeft w:val="640"/>
      <w:marRight w:val="0"/>
      <w:marTop w:val="0"/>
      <w:marBottom w:val="0"/>
      <w:divBdr>
        <w:top w:val="none" w:sz="0" w:space="0" w:color="auto"/>
        <w:left w:val="none" w:sz="0" w:space="0" w:color="auto"/>
        <w:bottom w:val="none" w:sz="0" w:space="0" w:color="auto"/>
        <w:right w:val="none" w:sz="0" w:space="0" w:color="auto"/>
      </w:divBdr>
    </w:div>
    <w:div w:id="1015158365">
      <w:marLeft w:val="640"/>
      <w:marRight w:val="0"/>
      <w:marTop w:val="0"/>
      <w:marBottom w:val="0"/>
      <w:divBdr>
        <w:top w:val="none" w:sz="0" w:space="0" w:color="auto"/>
        <w:left w:val="none" w:sz="0" w:space="0" w:color="auto"/>
        <w:bottom w:val="none" w:sz="0" w:space="0" w:color="auto"/>
        <w:right w:val="none" w:sz="0" w:space="0" w:color="auto"/>
      </w:divBdr>
    </w:div>
    <w:div w:id="1015375775">
      <w:marLeft w:val="640"/>
      <w:marRight w:val="0"/>
      <w:marTop w:val="0"/>
      <w:marBottom w:val="0"/>
      <w:divBdr>
        <w:top w:val="none" w:sz="0" w:space="0" w:color="auto"/>
        <w:left w:val="none" w:sz="0" w:space="0" w:color="auto"/>
        <w:bottom w:val="none" w:sz="0" w:space="0" w:color="auto"/>
        <w:right w:val="none" w:sz="0" w:space="0" w:color="auto"/>
      </w:divBdr>
    </w:div>
    <w:div w:id="1015379921">
      <w:marLeft w:val="640"/>
      <w:marRight w:val="0"/>
      <w:marTop w:val="0"/>
      <w:marBottom w:val="0"/>
      <w:divBdr>
        <w:top w:val="none" w:sz="0" w:space="0" w:color="auto"/>
        <w:left w:val="none" w:sz="0" w:space="0" w:color="auto"/>
        <w:bottom w:val="none" w:sz="0" w:space="0" w:color="auto"/>
        <w:right w:val="none" w:sz="0" w:space="0" w:color="auto"/>
      </w:divBdr>
    </w:div>
    <w:div w:id="1015427655">
      <w:marLeft w:val="640"/>
      <w:marRight w:val="0"/>
      <w:marTop w:val="0"/>
      <w:marBottom w:val="0"/>
      <w:divBdr>
        <w:top w:val="none" w:sz="0" w:space="0" w:color="auto"/>
        <w:left w:val="none" w:sz="0" w:space="0" w:color="auto"/>
        <w:bottom w:val="none" w:sz="0" w:space="0" w:color="auto"/>
        <w:right w:val="none" w:sz="0" w:space="0" w:color="auto"/>
      </w:divBdr>
    </w:div>
    <w:div w:id="1015493904">
      <w:marLeft w:val="640"/>
      <w:marRight w:val="0"/>
      <w:marTop w:val="0"/>
      <w:marBottom w:val="0"/>
      <w:divBdr>
        <w:top w:val="none" w:sz="0" w:space="0" w:color="auto"/>
        <w:left w:val="none" w:sz="0" w:space="0" w:color="auto"/>
        <w:bottom w:val="none" w:sz="0" w:space="0" w:color="auto"/>
        <w:right w:val="none" w:sz="0" w:space="0" w:color="auto"/>
      </w:divBdr>
    </w:div>
    <w:div w:id="1015695359">
      <w:marLeft w:val="640"/>
      <w:marRight w:val="0"/>
      <w:marTop w:val="0"/>
      <w:marBottom w:val="0"/>
      <w:divBdr>
        <w:top w:val="none" w:sz="0" w:space="0" w:color="auto"/>
        <w:left w:val="none" w:sz="0" w:space="0" w:color="auto"/>
        <w:bottom w:val="none" w:sz="0" w:space="0" w:color="auto"/>
        <w:right w:val="none" w:sz="0" w:space="0" w:color="auto"/>
      </w:divBdr>
    </w:div>
    <w:div w:id="1015766334">
      <w:marLeft w:val="640"/>
      <w:marRight w:val="0"/>
      <w:marTop w:val="0"/>
      <w:marBottom w:val="0"/>
      <w:divBdr>
        <w:top w:val="none" w:sz="0" w:space="0" w:color="auto"/>
        <w:left w:val="none" w:sz="0" w:space="0" w:color="auto"/>
        <w:bottom w:val="none" w:sz="0" w:space="0" w:color="auto"/>
        <w:right w:val="none" w:sz="0" w:space="0" w:color="auto"/>
      </w:divBdr>
    </w:div>
    <w:div w:id="1015766489">
      <w:marLeft w:val="640"/>
      <w:marRight w:val="0"/>
      <w:marTop w:val="0"/>
      <w:marBottom w:val="0"/>
      <w:divBdr>
        <w:top w:val="none" w:sz="0" w:space="0" w:color="auto"/>
        <w:left w:val="none" w:sz="0" w:space="0" w:color="auto"/>
        <w:bottom w:val="none" w:sz="0" w:space="0" w:color="auto"/>
        <w:right w:val="none" w:sz="0" w:space="0" w:color="auto"/>
      </w:divBdr>
    </w:div>
    <w:div w:id="1015812025">
      <w:marLeft w:val="640"/>
      <w:marRight w:val="0"/>
      <w:marTop w:val="0"/>
      <w:marBottom w:val="0"/>
      <w:divBdr>
        <w:top w:val="none" w:sz="0" w:space="0" w:color="auto"/>
        <w:left w:val="none" w:sz="0" w:space="0" w:color="auto"/>
        <w:bottom w:val="none" w:sz="0" w:space="0" w:color="auto"/>
        <w:right w:val="none" w:sz="0" w:space="0" w:color="auto"/>
      </w:divBdr>
    </w:div>
    <w:div w:id="1015840177">
      <w:marLeft w:val="640"/>
      <w:marRight w:val="0"/>
      <w:marTop w:val="0"/>
      <w:marBottom w:val="0"/>
      <w:divBdr>
        <w:top w:val="none" w:sz="0" w:space="0" w:color="auto"/>
        <w:left w:val="none" w:sz="0" w:space="0" w:color="auto"/>
        <w:bottom w:val="none" w:sz="0" w:space="0" w:color="auto"/>
        <w:right w:val="none" w:sz="0" w:space="0" w:color="auto"/>
      </w:divBdr>
    </w:div>
    <w:div w:id="1016006959">
      <w:marLeft w:val="640"/>
      <w:marRight w:val="0"/>
      <w:marTop w:val="0"/>
      <w:marBottom w:val="0"/>
      <w:divBdr>
        <w:top w:val="none" w:sz="0" w:space="0" w:color="auto"/>
        <w:left w:val="none" w:sz="0" w:space="0" w:color="auto"/>
        <w:bottom w:val="none" w:sz="0" w:space="0" w:color="auto"/>
        <w:right w:val="none" w:sz="0" w:space="0" w:color="auto"/>
      </w:divBdr>
    </w:div>
    <w:div w:id="1016033987">
      <w:marLeft w:val="640"/>
      <w:marRight w:val="0"/>
      <w:marTop w:val="0"/>
      <w:marBottom w:val="0"/>
      <w:divBdr>
        <w:top w:val="none" w:sz="0" w:space="0" w:color="auto"/>
        <w:left w:val="none" w:sz="0" w:space="0" w:color="auto"/>
        <w:bottom w:val="none" w:sz="0" w:space="0" w:color="auto"/>
        <w:right w:val="none" w:sz="0" w:space="0" w:color="auto"/>
      </w:divBdr>
    </w:div>
    <w:div w:id="1016149361">
      <w:marLeft w:val="640"/>
      <w:marRight w:val="0"/>
      <w:marTop w:val="0"/>
      <w:marBottom w:val="0"/>
      <w:divBdr>
        <w:top w:val="none" w:sz="0" w:space="0" w:color="auto"/>
        <w:left w:val="none" w:sz="0" w:space="0" w:color="auto"/>
        <w:bottom w:val="none" w:sz="0" w:space="0" w:color="auto"/>
        <w:right w:val="none" w:sz="0" w:space="0" w:color="auto"/>
      </w:divBdr>
    </w:div>
    <w:div w:id="1016231692">
      <w:marLeft w:val="640"/>
      <w:marRight w:val="0"/>
      <w:marTop w:val="0"/>
      <w:marBottom w:val="0"/>
      <w:divBdr>
        <w:top w:val="none" w:sz="0" w:space="0" w:color="auto"/>
        <w:left w:val="none" w:sz="0" w:space="0" w:color="auto"/>
        <w:bottom w:val="none" w:sz="0" w:space="0" w:color="auto"/>
        <w:right w:val="none" w:sz="0" w:space="0" w:color="auto"/>
      </w:divBdr>
    </w:div>
    <w:div w:id="1016274738">
      <w:marLeft w:val="640"/>
      <w:marRight w:val="0"/>
      <w:marTop w:val="0"/>
      <w:marBottom w:val="0"/>
      <w:divBdr>
        <w:top w:val="none" w:sz="0" w:space="0" w:color="auto"/>
        <w:left w:val="none" w:sz="0" w:space="0" w:color="auto"/>
        <w:bottom w:val="none" w:sz="0" w:space="0" w:color="auto"/>
        <w:right w:val="none" w:sz="0" w:space="0" w:color="auto"/>
      </w:divBdr>
    </w:div>
    <w:div w:id="1016275027">
      <w:marLeft w:val="640"/>
      <w:marRight w:val="0"/>
      <w:marTop w:val="0"/>
      <w:marBottom w:val="0"/>
      <w:divBdr>
        <w:top w:val="none" w:sz="0" w:space="0" w:color="auto"/>
        <w:left w:val="none" w:sz="0" w:space="0" w:color="auto"/>
        <w:bottom w:val="none" w:sz="0" w:space="0" w:color="auto"/>
        <w:right w:val="none" w:sz="0" w:space="0" w:color="auto"/>
      </w:divBdr>
    </w:div>
    <w:div w:id="1016344897">
      <w:marLeft w:val="640"/>
      <w:marRight w:val="0"/>
      <w:marTop w:val="0"/>
      <w:marBottom w:val="0"/>
      <w:divBdr>
        <w:top w:val="none" w:sz="0" w:space="0" w:color="auto"/>
        <w:left w:val="none" w:sz="0" w:space="0" w:color="auto"/>
        <w:bottom w:val="none" w:sz="0" w:space="0" w:color="auto"/>
        <w:right w:val="none" w:sz="0" w:space="0" w:color="auto"/>
      </w:divBdr>
    </w:div>
    <w:div w:id="1016347285">
      <w:marLeft w:val="640"/>
      <w:marRight w:val="0"/>
      <w:marTop w:val="0"/>
      <w:marBottom w:val="0"/>
      <w:divBdr>
        <w:top w:val="none" w:sz="0" w:space="0" w:color="auto"/>
        <w:left w:val="none" w:sz="0" w:space="0" w:color="auto"/>
        <w:bottom w:val="none" w:sz="0" w:space="0" w:color="auto"/>
        <w:right w:val="none" w:sz="0" w:space="0" w:color="auto"/>
      </w:divBdr>
    </w:div>
    <w:div w:id="1016348712">
      <w:marLeft w:val="640"/>
      <w:marRight w:val="0"/>
      <w:marTop w:val="0"/>
      <w:marBottom w:val="0"/>
      <w:divBdr>
        <w:top w:val="none" w:sz="0" w:space="0" w:color="auto"/>
        <w:left w:val="none" w:sz="0" w:space="0" w:color="auto"/>
        <w:bottom w:val="none" w:sz="0" w:space="0" w:color="auto"/>
        <w:right w:val="none" w:sz="0" w:space="0" w:color="auto"/>
      </w:divBdr>
    </w:div>
    <w:div w:id="1016463954">
      <w:marLeft w:val="640"/>
      <w:marRight w:val="0"/>
      <w:marTop w:val="0"/>
      <w:marBottom w:val="0"/>
      <w:divBdr>
        <w:top w:val="none" w:sz="0" w:space="0" w:color="auto"/>
        <w:left w:val="none" w:sz="0" w:space="0" w:color="auto"/>
        <w:bottom w:val="none" w:sz="0" w:space="0" w:color="auto"/>
        <w:right w:val="none" w:sz="0" w:space="0" w:color="auto"/>
      </w:divBdr>
    </w:div>
    <w:div w:id="1016495865">
      <w:marLeft w:val="640"/>
      <w:marRight w:val="0"/>
      <w:marTop w:val="0"/>
      <w:marBottom w:val="0"/>
      <w:divBdr>
        <w:top w:val="none" w:sz="0" w:space="0" w:color="auto"/>
        <w:left w:val="none" w:sz="0" w:space="0" w:color="auto"/>
        <w:bottom w:val="none" w:sz="0" w:space="0" w:color="auto"/>
        <w:right w:val="none" w:sz="0" w:space="0" w:color="auto"/>
      </w:divBdr>
    </w:div>
    <w:div w:id="1016545380">
      <w:marLeft w:val="640"/>
      <w:marRight w:val="0"/>
      <w:marTop w:val="0"/>
      <w:marBottom w:val="0"/>
      <w:divBdr>
        <w:top w:val="none" w:sz="0" w:space="0" w:color="auto"/>
        <w:left w:val="none" w:sz="0" w:space="0" w:color="auto"/>
        <w:bottom w:val="none" w:sz="0" w:space="0" w:color="auto"/>
        <w:right w:val="none" w:sz="0" w:space="0" w:color="auto"/>
      </w:divBdr>
    </w:div>
    <w:div w:id="1016613823">
      <w:marLeft w:val="640"/>
      <w:marRight w:val="0"/>
      <w:marTop w:val="0"/>
      <w:marBottom w:val="0"/>
      <w:divBdr>
        <w:top w:val="none" w:sz="0" w:space="0" w:color="auto"/>
        <w:left w:val="none" w:sz="0" w:space="0" w:color="auto"/>
        <w:bottom w:val="none" w:sz="0" w:space="0" w:color="auto"/>
        <w:right w:val="none" w:sz="0" w:space="0" w:color="auto"/>
      </w:divBdr>
    </w:div>
    <w:div w:id="1016614944">
      <w:marLeft w:val="640"/>
      <w:marRight w:val="0"/>
      <w:marTop w:val="0"/>
      <w:marBottom w:val="0"/>
      <w:divBdr>
        <w:top w:val="none" w:sz="0" w:space="0" w:color="auto"/>
        <w:left w:val="none" w:sz="0" w:space="0" w:color="auto"/>
        <w:bottom w:val="none" w:sz="0" w:space="0" w:color="auto"/>
        <w:right w:val="none" w:sz="0" w:space="0" w:color="auto"/>
      </w:divBdr>
    </w:div>
    <w:div w:id="1016689879">
      <w:marLeft w:val="640"/>
      <w:marRight w:val="0"/>
      <w:marTop w:val="0"/>
      <w:marBottom w:val="0"/>
      <w:divBdr>
        <w:top w:val="none" w:sz="0" w:space="0" w:color="auto"/>
        <w:left w:val="none" w:sz="0" w:space="0" w:color="auto"/>
        <w:bottom w:val="none" w:sz="0" w:space="0" w:color="auto"/>
        <w:right w:val="none" w:sz="0" w:space="0" w:color="auto"/>
      </w:divBdr>
    </w:div>
    <w:div w:id="1016732094">
      <w:marLeft w:val="640"/>
      <w:marRight w:val="0"/>
      <w:marTop w:val="0"/>
      <w:marBottom w:val="0"/>
      <w:divBdr>
        <w:top w:val="none" w:sz="0" w:space="0" w:color="auto"/>
        <w:left w:val="none" w:sz="0" w:space="0" w:color="auto"/>
        <w:bottom w:val="none" w:sz="0" w:space="0" w:color="auto"/>
        <w:right w:val="none" w:sz="0" w:space="0" w:color="auto"/>
      </w:divBdr>
    </w:div>
    <w:div w:id="1016735215">
      <w:marLeft w:val="640"/>
      <w:marRight w:val="0"/>
      <w:marTop w:val="0"/>
      <w:marBottom w:val="0"/>
      <w:divBdr>
        <w:top w:val="none" w:sz="0" w:space="0" w:color="auto"/>
        <w:left w:val="none" w:sz="0" w:space="0" w:color="auto"/>
        <w:bottom w:val="none" w:sz="0" w:space="0" w:color="auto"/>
        <w:right w:val="none" w:sz="0" w:space="0" w:color="auto"/>
      </w:divBdr>
    </w:div>
    <w:div w:id="1016809048">
      <w:marLeft w:val="640"/>
      <w:marRight w:val="0"/>
      <w:marTop w:val="0"/>
      <w:marBottom w:val="0"/>
      <w:divBdr>
        <w:top w:val="none" w:sz="0" w:space="0" w:color="auto"/>
        <w:left w:val="none" w:sz="0" w:space="0" w:color="auto"/>
        <w:bottom w:val="none" w:sz="0" w:space="0" w:color="auto"/>
        <w:right w:val="none" w:sz="0" w:space="0" w:color="auto"/>
      </w:divBdr>
    </w:div>
    <w:div w:id="1016886112">
      <w:bodyDiv w:val="1"/>
      <w:marLeft w:val="0"/>
      <w:marRight w:val="0"/>
      <w:marTop w:val="0"/>
      <w:marBottom w:val="0"/>
      <w:divBdr>
        <w:top w:val="none" w:sz="0" w:space="0" w:color="auto"/>
        <w:left w:val="none" w:sz="0" w:space="0" w:color="auto"/>
        <w:bottom w:val="none" w:sz="0" w:space="0" w:color="auto"/>
        <w:right w:val="none" w:sz="0" w:space="0" w:color="auto"/>
      </w:divBdr>
    </w:div>
    <w:div w:id="1016927084">
      <w:marLeft w:val="640"/>
      <w:marRight w:val="0"/>
      <w:marTop w:val="0"/>
      <w:marBottom w:val="0"/>
      <w:divBdr>
        <w:top w:val="none" w:sz="0" w:space="0" w:color="auto"/>
        <w:left w:val="none" w:sz="0" w:space="0" w:color="auto"/>
        <w:bottom w:val="none" w:sz="0" w:space="0" w:color="auto"/>
        <w:right w:val="none" w:sz="0" w:space="0" w:color="auto"/>
      </w:divBdr>
    </w:div>
    <w:div w:id="1016929850">
      <w:marLeft w:val="640"/>
      <w:marRight w:val="0"/>
      <w:marTop w:val="0"/>
      <w:marBottom w:val="0"/>
      <w:divBdr>
        <w:top w:val="none" w:sz="0" w:space="0" w:color="auto"/>
        <w:left w:val="none" w:sz="0" w:space="0" w:color="auto"/>
        <w:bottom w:val="none" w:sz="0" w:space="0" w:color="auto"/>
        <w:right w:val="none" w:sz="0" w:space="0" w:color="auto"/>
      </w:divBdr>
    </w:div>
    <w:div w:id="1017072963">
      <w:marLeft w:val="640"/>
      <w:marRight w:val="0"/>
      <w:marTop w:val="0"/>
      <w:marBottom w:val="0"/>
      <w:divBdr>
        <w:top w:val="none" w:sz="0" w:space="0" w:color="auto"/>
        <w:left w:val="none" w:sz="0" w:space="0" w:color="auto"/>
        <w:bottom w:val="none" w:sz="0" w:space="0" w:color="auto"/>
        <w:right w:val="none" w:sz="0" w:space="0" w:color="auto"/>
      </w:divBdr>
    </w:div>
    <w:div w:id="1017074830">
      <w:marLeft w:val="640"/>
      <w:marRight w:val="0"/>
      <w:marTop w:val="0"/>
      <w:marBottom w:val="0"/>
      <w:divBdr>
        <w:top w:val="none" w:sz="0" w:space="0" w:color="auto"/>
        <w:left w:val="none" w:sz="0" w:space="0" w:color="auto"/>
        <w:bottom w:val="none" w:sz="0" w:space="0" w:color="auto"/>
        <w:right w:val="none" w:sz="0" w:space="0" w:color="auto"/>
      </w:divBdr>
    </w:div>
    <w:div w:id="1017075867">
      <w:marLeft w:val="640"/>
      <w:marRight w:val="0"/>
      <w:marTop w:val="0"/>
      <w:marBottom w:val="0"/>
      <w:divBdr>
        <w:top w:val="none" w:sz="0" w:space="0" w:color="auto"/>
        <w:left w:val="none" w:sz="0" w:space="0" w:color="auto"/>
        <w:bottom w:val="none" w:sz="0" w:space="0" w:color="auto"/>
        <w:right w:val="none" w:sz="0" w:space="0" w:color="auto"/>
      </w:divBdr>
    </w:div>
    <w:div w:id="1017078740">
      <w:marLeft w:val="640"/>
      <w:marRight w:val="0"/>
      <w:marTop w:val="0"/>
      <w:marBottom w:val="0"/>
      <w:divBdr>
        <w:top w:val="none" w:sz="0" w:space="0" w:color="auto"/>
        <w:left w:val="none" w:sz="0" w:space="0" w:color="auto"/>
        <w:bottom w:val="none" w:sz="0" w:space="0" w:color="auto"/>
        <w:right w:val="none" w:sz="0" w:space="0" w:color="auto"/>
      </w:divBdr>
    </w:div>
    <w:div w:id="1017080215">
      <w:marLeft w:val="640"/>
      <w:marRight w:val="0"/>
      <w:marTop w:val="0"/>
      <w:marBottom w:val="0"/>
      <w:divBdr>
        <w:top w:val="none" w:sz="0" w:space="0" w:color="auto"/>
        <w:left w:val="none" w:sz="0" w:space="0" w:color="auto"/>
        <w:bottom w:val="none" w:sz="0" w:space="0" w:color="auto"/>
        <w:right w:val="none" w:sz="0" w:space="0" w:color="auto"/>
      </w:divBdr>
    </w:div>
    <w:div w:id="1017268115">
      <w:marLeft w:val="640"/>
      <w:marRight w:val="0"/>
      <w:marTop w:val="0"/>
      <w:marBottom w:val="0"/>
      <w:divBdr>
        <w:top w:val="none" w:sz="0" w:space="0" w:color="auto"/>
        <w:left w:val="none" w:sz="0" w:space="0" w:color="auto"/>
        <w:bottom w:val="none" w:sz="0" w:space="0" w:color="auto"/>
        <w:right w:val="none" w:sz="0" w:space="0" w:color="auto"/>
      </w:divBdr>
    </w:div>
    <w:div w:id="1017316253">
      <w:marLeft w:val="640"/>
      <w:marRight w:val="0"/>
      <w:marTop w:val="0"/>
      <w:marBottom w:val="0"/>
      <w:divBdr>
        <w:top w:val="none" w:sz="0" w:space="0" w:color="auto"/>
        <w:left w:val="none" w:sz="0" w:space="0" w:color="auto"/>
        <w:bottom w:val="none" w:sz="0" w:space="0" w:color="auto"/>
        <w:right w:val="none" w:sz="0" w:space="0" w:color="auto"/>
      </w:divBdr>
    </w:div>
    <w:div w:id="1017386561">
      <w:marLeft w:val="640"/>
      <w:marRight w:val="0"/>
      <w:marTop w:val="0"/>
      <w:marBottom w:val="0"/>
      <w:divBdr>
        <w:top w:val="none" w:sz="0" w:space="0" w:color="auto"/>
        <w:left w:val="none" w:sz="0" w:space="0" w:color="auto"/>
        <w:bottom w:val="none" w:sz="0" w:space="0" w:color="auto"/>
        <w:right w:val="none" w:sz="0" w:space="0" w:color="auto"/>
      </w:divBdr>
    </w:div>
    <w:div w:id="1017390161">
      <w:marLeft w:val="640"/>
      <w:marRight w:val="0"/>
      <w:marTop w:val="0"/>
      <w:marBottom w:val="0"/>
      <w:divBdr>
        <w:top w:val="none" w:sz="0" w:space="0" w:color="auto"/>
        <w:left w:val="none" w:sz="0" w:space="0" w:color="auto"/>
        <w:bottom w:val="none" w:sz="0" w:space="0" w:color="auto"/>
        <w:right w:val="none" w:sz="0" w:space="0" w:color="auto"/>
      </w:divBdr>
    </w:div>
    <w:div w:id="1017467185">
      <w:marLeft w:val="640"/>
      <w:marRight w:val="0"/>
      <w:marTop w:val="0"/>
      <w:marBottom w:val="0"/>
      <w:divBdr>
        <w:top w:val="none" w:sz="0" w:space="0" w:color="auto"/>
        <w:left w:val="none" w:sz="0" w:space="0" w:color="auto"/>
        <w:bottom w:val="none" w:sz="0" w:space="0" w:color="auto"/>
        <w:right w:val="none" w:sz="0" w:space="0" w:color="auto"/>
      </w:divBdr>
    </w:div>
    <w:div w:id="1017538627">
      <w:marLeft w:val="640"/>
      <w:marRight w:val="0"/>
      <w:marTop w:val="0"/>
      <w:marBottom w:val="0"/>
      <w:divBdr>
        <w:top w:val="none" w:sz="0" w:space="0" w:color="auto"/>
        <w:left w:val="none" w:sz="0" w:space="0" w:color="auto"/>
        <w:bottom w:val="none" w:sz="0" w:space="0" w:color="auto"/>
        <w:right w:val="none" w:sz="0" w:space="0" w:color="auto"/>
      </w:divBdr>
    </w:div>
    <w:div w:id="1017656422">
      <w:marLeft w:val="640"/>
      <w:marRight w:val="0"/>
      <w:marTop w:val="0"/>
      <w:marBottom w:val="0"/>
      <w:divBdr>
        <w:top w:val="none" w:sz="0" w:space="0" w:color="auto"/>
        <w:left w:val="none" w:sz="0" w:space="0" w:color="auto"/>
        <w:bottom w:val="none" w:sz="0" w:space="0" w:color="auto"/>
        <w:right w:val="none" w:sz="0" w:space="0" w:color="auto"/>
      </w:divBdr>
    </w:div>
    <w:div w:id="1017662230">
      <w:marLeft w:val="640"/>
      <w:marRight w:val="0"/>
      <w:marTop w:val="0"/>
      <w:marBottom w:val="0"/>
      <w:divBdr>
        <w:top w:val="none" w:sz="0" w:space="0" w:color="auto"/>
        <w:left w:val="none" w:sz="0" w:space="0" w:color="auto"/>
        <w:bottom w:val="none" w:sz="0" w:space="0" w:color="auto"/>
        <w:right w:val="none" w:sz="0" w:space="0" w:color="auto"/>
      </w:divBdr>
    </w:div>
    <w:div w:id="1017805040">
      <w:marLeft w:val="640"/>
      <w:marRight w:val="0"/>
      <w:marTop w:val="0"/>
      <w:marBottom w:val="0"/>
      <w:divBdr>
        <w:top w:val="none" w:sz="0" w:space="0" w:color="auto"/>
        <w:left w:val="none" w:sz="0" w:space="0" w:color="auto"/>
        <w:bottom w:val="none" w:sz="0" w:space="0" w:color="auto"/>
        <w:right w:val="none" w:sz="0" w:space="0" w:color="auto"/>
      </w:divBdr>
    </w:div>
    <w:div w:id="1017851452">
      <w:marLeft w:val="640"/>
      <w:marRight w:val="0"/>
      <w:marTop w:val="0"/>
      <w:marBottom w:val="0"/>
      <w:divBdr>
        <w:top w:val="none" w:sz="0" w:space="0" w:color="auto"/>
        <w:left w:val="none" w:sz="0" w:space="0" w:color="auto"/>
        <w:bottom w:val="none" w:sz="0" w:space="0" w:color="auto"/>
        <w:right w:val="none" w:sz="0" w:space="0" w:color="auto"/>
      </w:divBdr>
    </w:div>
    <w:div w:id="1017927359">
      <w:marLeft w:val="640"/>
      <w:marRight w:val="0"/>
      <w:marTop w:val="0"/>
      <w:marBottom w:val="0"/>
      <w:divBdr>
        <w:top w:val="none" w:sz="0" w:space="0" w:color="auto"/>
        <w:left w:val="none" w:sz="0" w:space="0" w:color="auto"/>
        <w:bottom w:val="none" w:sz="0" w:space="0" w:color="auto"/>
        <w:right w:val="none" w:sz="0" w:space="0" w:color="auto"/>
      </w:divBdr>
    </w:div>
    <w:div w:id="1017929472">
      <w:marLeft w:val="640"/>
      <w:marRight w:val="0"/>
      <w:marTop w:val="0"/>
      <w:marBottom w:val="0"/>
      <w:divBdr>
        <w:top w:val="none" w:sz="0" w:space="0" w:color="auto"/>
        <w:left w:val="none" w:sz="0" w:space="0" w:color="auto"/>
        <w:bottom w:val="none" w:sz="0" w:space="0" w:color="auto"/>
        <w:right w:val="none" w:sz="0" w:space="0" w:color="auto"/>
      </w:divBdr>
    </w:div>
    <w:div w:id="1017930608">
      <w:marLeft w:val="640"/>
      <w:marRight w:val="0"/>
      <w:marTop w:val="0"/>
      <w:marBottom w:val="0"/>
      <w:divBdr>
        <w:top w:val="none" w:sz="0" w:space="0" w:color="auto"/>
        <w:left w:val="none" w:sz="0" w:space="0" w:color="auto"/>
        <w:bottom w:val="none" w:sz="0" w:space="0" w:color="auto"/>
        <w:right w:val="none" w:sz="0" w:space="0" w:color="auto"/>
      </w:divBdr>
    </w:div>
    <w:div w:id="1018119233">
      <w:marLeft w:val="640"/>
      <w:marRight w:val="0"/>
      <w:marTop w:val="0"/>
      <w:marBottom w:val="0"/>
      <w:divBdr>
        <w:top w:val="none" w:sz="0" w:space="0" w:color="auto"/>
        <w:left w:val="none" w:sz="0" w:space="0" w:color="auto"/>
        <w:bottom w:val="none" w:sz="0" w:space="0" w:color="auto"/>
        <w:right w:val="none" w:sz="0" w:space="0" w:color="auto"/>
      </w:divBdr>
    </w:div>
    <w:div w:id="1018121168">
      <w:marLeft w:val="640"/>
      <w:marRight w:val="0"/>
      <w:marTop w:val="0"/>
      <w:marBottom w:val="0"/>
      <w:divBdr>
        <w:top w:val="none" w:sz="0" w:space="0" w:color="auto"/>
        <w:left w:val="none" w:sz="0" w:space="0" w:color="auto"/>
        <w:bottom w:val="none" w:sz="0" w:space="0" w:color="auto"/>
        <w:right w:val="none" w:sz="0" w:space="0" w:color="auto"/>
      </w:divBdr>
    </w:div>
    <w:div w:id="1018233808">
      <w:marLeft w:val="640"/>
      <w:marRight w:val="0"/>
      <w:marTop w:val="0"/>
      <w:marBottom w:val="0"/>
      <w:divBdr>
        <w:top w:val="none" w:sz="0" w:space="0" w:color="auto"/>
        <w:left w:val="none" w:sz="0" w:space="0" w:color="auto"/>
        <w:bottom w:val="none" w:sz="0" w:space="0" w:color="auto"/>
        <w:right w:val="none" w:sz="0" w:space="0" w:color="auto"/>
      </w:divBdr>
    </w:div>
    <w:div w:id="1018316958">
      <w:marLeft w:val="640"/>
      <w:marRight w:val="0"/>
      <w:marTop w:val="0"/>
      <w:marBottom w:val="0"/>
      <w:divBdr>
        <w:top w:val="none" w:sz="0" w:space="0" w:color="auto"/>
        <w:left w:val="none" w:sz="0" w:space="0" w:color="auto"/>
        <w:bottom w:val="none" w:sz="0" w:space="0" w:color="auto"/>
        <w:right w:val="none" w:sz="0" w:space="0" w:color="auto"/>
      </w:divBdr>
    </w:div>
    <w:div w:id="1018388009">
      <w:marLeft w:val="640"/>
      <w:marRight w:val="0"/>
      <w:marTop w:val="0"/>
      <w:marBottom w:val="0"/>
      <w:divBdr>
        <w:top w:val="none" w:sz="0" w:space="0" w:color="auto"/>
        <w:left w:val="none" w:sz="0" w:space="0" w:color="auto"/>
        <w:bottom w:val="none" w:sz="0" w:space="0" w:color="auto"/>
        <w:right w:val="none" w:sz="0" w:space="0" w:color="auto"/>
      </w:divBdr>
    </w:div>
    <w:div w:id="1018388999">
      <w:marLeft w:val="640"/>
      <w:marRight w:val="0"/>
      <w:marTop w:val="0"/>
      <w:marBottom w:val="0"/>
      <w:divBdr>
        <w:top w:val="none" w:sz="0" w:space="0" w:color="auto"/>
        <w:left w:val="none" w:sz="0" w:space="0" w:color="auto"/>
        <w:bottom w:val="none" w:sz="0" w:space="0" w:color="auto"/>
        <w:right w:val="none" w:sz="0" w:space="0" w:color="auto"/>
      </w:divBdr>
    </w:div>
    <w:div w:id="1018502000">
      <w:marLeft w:val="640"/>
      <w:marRight w:val="0"/>
      <w:marTop w:val="0"/>
      <w:marBottom w:val="0"/>
      <w:divBdr>
        <w:top w:val="none" w:sz="0" w:space="0" w:color="auto"/>
        <w:left w:val="none" w:sz="0" w:space="0" w:color="auto"/>
        <w:bottom w:val="none" w:sz="0" w:space="0" w:color="auto"/>
        <w:right w:val="none" w:sz="0" w:space="0" w:color="auto"/>
      </w:divBdr>
    </w:div>
    <w:div w:id="1018510136">
      <w:marLeft w:val="640"/>
      <w:marRight w:val="0"/>
      <w:marTop w:val="0"/>
      <w:marBottom w:val="0"/>
      <w:divBdr>
        <w:top w:val="none" w:sz="0" w:space="0" w:color="auto"/>
        <w:left w:val="none" w:sz="0" w:space="0" w:color="auto"/>
        <w:bottom w:val="none" w:sz="0" w:space="0" w:color="auto"/>
        <w:right w:val="none" w:sz="0" w:space="0" w:color="auto"/>
      </w:divBdr>
    </w:div>
    <w:div w:id="1018655714">
      <w:marLeft w:val="640"/>
      <w:marRight w:val="0"/>
      <w:marTop w:val="0"/>
      <w:marBottom w:val="0"/>
      <w:divBdr>
        <w:top w:val="none" w:sz="0" w:space="0" w:color="auto"/>
        <w:left w:val="none" w:sz="0" w:space="0" w:color="auto"/>
        <w:bottom w:val="none" w:sz="0" w:space="0" w:color="auto"/>
        <w:right w:val="none" w:sz="0" w:space="0" w:color="auto"/>
      </w:divBdr>
    </w:div>
    <w:div w:id="1018698100">
      <w:marLeft w:val="640"/>
      <w:marRight w:val="0"/>
      <w:marTop w:val="0"/>
      <w:marBottom w:val="0"/>
      <w:divBdr>
        <w:top w:val="none" w:sz="0" w:space="0" w:color="auto"/>
        <w:left w:val="none" w:sz="0" w:space="0" w:color="auto"/>
        <w:bottom w:val="none" w:sz="0" w:space="0" w:color="auto"/>
        <w:right w:val="none" w:sz="0" w:space="0" w:color="auto"/>
      </w:divBdr>
    </w:div>
    <w:div w:id="1018701969">
      <w:marLeft w:val="640"/>
      <w:marRight w:val="0"/>
      <w:marTop w:val="0"/>
      <w:marBottom w:val="0"/>
      <w:divBdr>
        <w:top w:val="none" w:sz="0" w:space="0" w:color="auto"/>
        <w:left w:val="none" w:sz="0" w:space="0" w:color="auto"/>
        <w:bottom w:val="none" w:sz="0" w:space="0" w:color="auto"/>
        <w:right w:val="none" w:sz="0" w:space="0" w:color="auto"/>
      </w:divBdr>
    </w:div>
    <w:div w:id="1018703188">
      <w:marLeft w:val="640"/>
      <w:marRight w:val="0"/>
      <w:marTop w:val="0"/>
      <w:marBottom w:val="0"/>
      <w:divBdr>
        <w:top w:val="none" w:sz="0" w:space="0" w:color="auto"/>
        <w:left w:val="none" w:sz="0" w:space="0" w:color="auto"/>
        <w:bottom w:val="none" w:sz="0" w:space="0" w:color="auto"/>
        <w:right w:val="none" w:sz="0" w:space="0" w:color="auto"/>
      </w:divBdr>
    </w:div>
    <w:div w:id="1018771260">
      <w:marLeft w:val="640"/>
      <w:marRight w:val="0"/>
      <w:marTop w:val="0"/>
      <w:marBottom w:val="0"/>
      <w:divBdr>
        <w:top w:val="none" w:sz="0" w:space="0" w:color="auto"/>
        <w:left w:val="none" w:sz="0" w:space="0" w:color="auto"/>
        <w:bottom w:val="none" w:sz="0" w:space="0" w:color="auto"/>
        <w:right w:val="none" w:sz="0" w:space="0" w:color="auto"/>
      </w:divBdr>
    </w:div>
    <w:div w:id="1018778082">
      <w:marLeft w:val="640"/>
      <w:marRight w:val="0"/>
      <w:marTop w:val="0"/>
      <w:marBottom w:val="0"/>
      <w:divBdr>
        <w:top w:val="none" w:sz="0" w:space="0" w:color="auto"/>
        <w:left w:val="none" w:sz="0" w:space="0" w:color="auto"/>
        <w:bottom w:val="none" w:sz="0" w:space="0" w:color="auto"/>
        <w:right w:val="none" w:sz="0" w:space="0" w:color="auto"/>
      </w:divBdr>
    </w:div>
    <w:div w:id="1018846690">
      <w:marLeft w:val="640"/>
      <w:marRight w:val="0"/>
      <w:marTop w:val="0"/>
      <w:marBottom w:val="0"/>
      <w:divBdr>
        <w:top w:val="none" w:sz="0" w:space="0" w:color="auto"/>
        <w:left w:val="none" w:sz="0" w:space="0" w:color="auto"/>
        <w:bottom w:val="none" w:sz="0" w:space="0" w:color="auto"/>
        <w:right w:val="none" w:sz="0" w:space="0" w:color="auto"/>
      </w:divBdr>
    </w:div>
    <w:div w:id="1018852370">
      <w:marLeft w:val="640"/>
      <w:marRight w:val="0"/>
      <w:marTop w:val="0"/>
      <w:marBottom w:val="0"/>
      <w:divBdr>
        <w:top w:val="none" w:sz="0" w:space="0" w:color="auto"/>
        <w:left w:val="none" w:sz="0" w:space="0" w:color="auto"/>
        <w:bottom w:val="none" w:sz="0" w:space="0" w:color="auto"/>
        <w:right w:val="none" w:sz="0" w:space="0" w:color="auto"/>
      </w:divBdr>
    </w:div>
    <w:div w:id="1019041360">
      <w:marLeft w:val="640"/>
      <w:marRight w:val="0"/>
      <w:marTop w:val="0"/>
      <w:marBottom w:val="0"/>
      <w:divBdr>
        <w:top w:val="none" w:sz="0" w:space="0" w:color="auto"/>
        <w:left w:val="none" w:sz="0" w:space="0" w:color="auto"/>
        <w:bottom w:val="none" w:sz="0" w:space="0" w:color="auto"/>
        <w:right w:val="none" w:sz="0" w:space="0" w:color="auto"/>
      </w:divBdr>
    </w:div>
    <w:div w:id="1019086660">
      <w:marLeft w:val="640"/>
      <w:marRight w:val="0"/>
      <w:marTop w:val="0"/>
      <w:marBottom w:val="0"/>
      <w:divBdr>
        <w:top w:val="none" w:sz="0" w:space="0" w:color="auto"/>
        <w:left w:val="none" w:sz="0" w:space="0" w:color="auto"/>
        <w:bottom w:val="none" w:sz="0" w:space="0" w:color="auto"/>
        <w:right w:val="none" w:sz="0" w:space="0" w:color="auto"/>
      </w:divBdr>
    </w:div>
    <w:div w:id="1019087666">
      <w:marLeft w:val="640"/>
      <w:marRight w:val="0"/>
      <w:marTop w:val="0"/>
      <w:marBottom w:val="0"/>
      <w:divBdr>
        <w:top w:val="none" w:sz="0" w:space="0" w:color="auto"/>
        <w:left w:val="none" w:sz="0" w:space="0" w:color="auto"/>
        <w:bottom w:val="none" w:sz="0" w:space="0" w:color="auto"/>
        <w:right w:val="none" w:sz="0" w:space="0" w:color="auto"/>
      </w:divBdr>
    </w:div>
    <w:div w:id="1019165240">
      <w:marLeft w:val="640"/>
      <w:marRight w:val="0"/>
      <w:marTop w:val="0"/>
      <w:marBottom w:val="0"/>
      <w:divBdr>
        <w:top w:val="none" w:sz="0" w:space="0" w:color="auto"/>
        <w:left w:val="none" w:sz="0" w:space="0" w:color="auto"/>
        <w:bottom w:val="none" w:sz="0" w:space="0" w:color="auto"/>
        <w:right w:val="none" w:sz="0" w:space="0" w:color="auto"/>
      </w:divBdr>
    </w:div>
    <w:div w:id="1019505635">
      <w:marLeft w:val="640"/>
      <w:marRight w:val="0"/>
      <w:marTop w:val="0"/>
      <w:marBottom w:val="0"/>
      <w:divBdr>
        <w:top w:val="none" w:sz="0" w:space="0" w:color="auto"/>
        <w:left w:val="none" w:sz="0" w:space="0" w:color="auto"/>
        <w:bottom w:val="none" w:sz="0" w:space="0" w:color="auto"/>
        <w:right w:val="none" w:sz="0" w:space="0" w:color="auto"/>
      </w:divBdr>
    </w:div>
    <w:div w:id="1019548744">
      <w:marLeft w:val="640"/>
      <w:marRight w:val="0"/>
      <w:marTop w:val="0"/>
      <w:marBottom w:val="0"/>
      <w:divBdr>
        <w:top w:val="none" w:sz="0" w:space="0" w:color="auto"/>
        <w:left w:val="none" w:sz="0" w:space="0" w:color="auto"/>
        <w:bottom w:val="none" w:sz="0" w:space="0" w:color="auto"/>
        <w:right w:val="none" w:sz="0" w:space="0" w:color="auto"/>
      </w:divBdr>
    </w:div>
    <w:div w:id="1019551234">
      <w:marLeft w:val="640"/>
      <w:marRight w:val="0"/>
      <w:marTop w:val="0"/>
      <w:marBottom w:val="0"/>
      <w:divBdr>
        <w:top w:val="none" w:sz="0" w:space="0" w:color="auto"/>
        <w:left w:val="none" w:sz="0" w:space="0" w:color="auto"/>
        <w:bottom w:val="none" w:sz="0" w:space="0" w:color="auto"/>
        <w:right w:val="none" w:sz="0" w:space="0" w:color="auto"/>
      </w:divBdr>
    </w:div>
    <w:div w:id="1019618974">
      <w:marLeft w:val="640"/>
      <w:marRight w:val="0"/>
      <w:marTop w:val="0"/>
      <w:marBottom w:val="0"/>
      <w:divBdr>
        <w:top w:val="none" w:sz="0" w:space="0" w:color="auto"/>
        <w:left w:val="none" w:sz="0" w:space="0" w:color="auto"/>
        <w:bottom w:val="none" w:sz="0" w:space="0" w:color="auto"/>
        <w:right w:val="none" w:sz="0" w:space="0" w:color="auto"/>
      </w:divBdr>
    </w:div>
    <w:div w:id="1019619185">
      <w:marLeft w:val="640"/>
      <w:marRight w:val="0"/>
      <w:marTop w:val="0"/>
      <w:marBottom w:val="0"/>
      <w:divBdr>
        <w:top w:val="none" w:sz="0" w:space="0" w:color="auto"/>
        <w:left w:val="none" w:sz="0" w:space="0" w:color="auto"/>
        <w:bottom w:val="none" w:sz="0" w:space="0" w:color="auto"/>
        <w:right w:val="none" w:sz="0" w:space="0" w:color="auto"/>
      </w:divBdr>
    </w:div>
    <w:div w:id="1019621487">
      <w:marLeft w:val="640"/>
      <w:marRight w:val="0"/>
      <w:marTop w:val="0"/>
      <w:marBottom w:val="0"/>
      <w:divBdr>
        <w:top w:val="none" w:sz="0" w:space="0" w:color="auto"/>
        <w:left w:val="none" w:sz="0" w:space="0" w:color="auto"/>
        <w:bottom w:val="none" w:sz="0" w:space="0" w:color="auto"/>
        <w:right w:val="none" w:sz="0" w:space="0" w:color="auto"/>
      </w:divBdr>
    </w:div>
    <w:div w:id="1019695240">
      <w:marLeft w:val="640"/>
      <w:marRight w:val="0"/>
      <w:marTop w:val="0"/>
      <w:marBottom w:val="0"/>
      <w:divBdr>
        <w:top w:val="none" w:sz="0" w:space="0" w:color="auto"/>
        <w:left w:val="none" w:sz="0" w:space="0" w:color="auto"/>
        <w:bottom w:val="none" w:sz="0" w:space="0" w:color="auto"/>
        <w:right w:val="none" w:sz="0" w:space="0" w:color="auto"/>
      </w:divBdr>
    </w:div>
    <w:div w:id="1019698284">
      <w:marLeft w:val="640"/>
      <w:marRight w:val="0"/>
      <w:marTop w:val="0"/>
      <w:marBottom w:val="0"/>
      <w:divBdr>
        <w:top w:val="none" w:sz="0" w:space="0" w:color="auto"/>
        <w:left w:val="none" w:sz="0" w:space="0" w:color="auto"/>
        <w:bottom w:val="none" w:sz="0" w:space="0" w:color="auto"/>
        <w:right w:val="none" w:sz="0" w:space="0" w:color="auto"/>
      </w:divBdr>
    </w:div>
    <w:div w:id="1019744523">
      <w:marLeft w:val="640"/>
      <w:marRight w:val="0"/>
      <w:marTop w:val="0"/>
      <w:marBottom w:val="0"/>
      <w:divBdr>
        <w:top w:val="none" w:sz="0" w:space="0" w:color="auto"/>
        <w:left w:val="none" w:sz="0" w:space="0" w:color="auto"/>
        <w:bottom w:val="none" w:sz="0" w:space="0" w:color="auto"/>
        <w:right w:val="none" w:sz="0" w:space="0" w:color="auto"/>
      </w:divBdr>
    </w:div>
    <w:div w:id="1019820453">
      <w:marLeft w:val="640"/>
      <w:marRight w:val="0"/>
      <w:marTop w:val="0"/>
      <w:marBottom w:val="0"/>
      <w:divBdr>
        <w:top w:val="none" w:sz="0" w:space="0" w:color="auto"/>
        <w:left w:val="none" w:sz="0" w:space="0" w:color="auto"/>
        <w:bottom w:val="none" w:sz="0" w:space="0" w:color="auto"/>
        <w:right w:val="none" w:sz="0" w:space="0" w:color="auto"/>
      </w:divBdr>
    </w:div>
    <w:div w:id="1019821606">
      <w:marLeft w:val="640"/>
      <w:marRight w:val="0"/>
      <w:marTop w:val="0"/>
      <w:marBottom w:val="0"/>
      <w:divBdr>
        <w:top w:val="none" w:sz="0" w:space="0" w:color="auto"/>
        <w:left w:val="none" w:sz="0" w:space="0" w:color="auto"/>
        <w:bottom w:val="none" w:sz="0" w:space="0" w:color="auto"/>
        <w:right w:val="none" w:sz="0" w:space="0" w:color="auto"/>
      </w:divBdr>
    </w:div>
    <w:div w:id="1019937678">
      <w:marLeft w:val="640"/>
      <w:marRight w:val="0"/>
      <w:marTop w:val="0"/>
      <w:marBottom w:val="0"/>
      <w:divBdr>
        <w:top w:val="none" w:sz="0" w:space="0" w:color="auto"/>
        <w:left w:val="none" w:sz="0" w:space="0" w:color="auto"/>
        <w:bottom w:val="none" w:sz="0" w:space="0" w:color="auto"/>
        <w:right w:val="none" w:sz="0" w:space="0" w:color="auto"/>
      </w:divBdr>
    </w:div>
    <w:div w:id="1020007312">
      <w:marLeft w:val="640"/>
      <w:marRight w:val="0"/>
      <w:marTop w:val="0"/>
      <w:marBottom w:val="0"/>
      <w:divBdr>
        <w:top w:val="none" w:sz="0" w:space="0" w:color="auto"/>
        <w:left w:val="none" w:sz="0" w:space="0" w:color="auto"/>
        <w:bottom w:val="none" w:sz="0" w:space="0" w:color="auto"/>
        <w:right w:val="none" w:sz="0" w:space="0" w:color="auto"/>
      </w:divBdr>
    </w:div>
    <w:div w:id="1020007685">
      <w:marLeft w:val="640"/>
      <w:marRight w:val="0"/>
      <w:marTop w:val="0"/>
      <w:marBottom w:val="0"/>
      <w:divBdr>
        <w:top w:val="none" w:sz="0" w:space="0" w:color="auto"/>
        <w:left w:val="none" w:sz="0" w:space="0" w:color="auto"/>
        <w:bottom w:val="none" w:sz="0" w:space="0" w:color="auto"/>
        <w:right w:val="none" w:sz="0" w:space="0" w:color="auto"/>
      </w:divBdr>
    </w:div>
    <w:div w:id="1020009860">
      <w:marLeft w:val="640"/>
      <w:marRight w:val="0"/>
      <w:marTop w:val="0"/>
      <w:marBottom w:val="0"/>
      <w:divBdr>
        <w:top w:val="none" w:sz="0" w:space="0" w:color="auto"/>
        <w:left w:val="none" w:sz="0" w:space="0" w:color="auto"/>
        <w:bottom w:val="none" w:sz="0" w:space="0" w:color="auto"/>
        <w:right w:val="none" w:sz="0" w:space="0" w:color="auto"/>
      </w:divBdr>
    </w:div>
    <w:div w:id="1020082540">
      <w:marLeft w:val="640"/>
      <w:marRight w:val="0"/>
      <w:marTop w:val="0"/>
      <w:marBottom w:val="0"/>
      <w:divBdr>
        <w:top w:val="none" w:sz="0" w:space="0" w:color="auto"/>
        <w:left w:val="none" w:sz="0" w:space="0" w:color="auto"/>
        <w:bottom w:val="none" w:sz="0" w:space="0" w:color="auto"/>
        <w:right w:val="none" w:sz="0" w:space="0" w:color="auto"/>
      </w:divBdr>
    </w:div>
    <w:div w:id="1020084184">
      <w:marLeft w:val="640"/>
      <w:marRight w:val="0"/>
      <w:marTop w:val="0"/>
      <w:marBottom w:val="0"/>
      <w:divBdr>
        <w:top w:val="none" w:sz="0" w:space="0" w:color="auto"/>
        <w:left w:val="none" w:sz="0" w:space="0" w:color="auto"/>
        <w:bottom w:val="none" w:sz="0" w:space="0" w:color="auto"/>
        <w:right w:val="none" w:sz="0" w:space="0" w:color="auto"/>
      </w:divBdr>
    </w:div>
    <w:div w:id="1020351153">
      <w:marLeft w:val="640"/>
      <w:marRight w:val="0"/>
      <w:marTop w:val="0"/>
      <w:marBottom w:val="0"/>
      <w:divBdr>
        <w:top w:val="none" w:sz="0" w:space="0" w:color="auto"/>
        <w:left w:val="none" w:sz="0" w:space="0" w:color="auto"/>
        <w:bottom w:val="none" w:sz="0" w:space="0" w:color="auto"/>
        <w:right w:val="none" w:sz="0" w:space="0" w:color="auto"/>
      </w:divBdr>
    </w:div>
    <w:div w:id="1020472570">
      <w:marLeft w:val="640"/>
      <w:marRight w:val="0"/>
      <w:marTop w:val="0"/>
      <w:marBottom w:val="0"/>
      <w:divBdr>
        <w:top w:val="none" w:sz="0" w:space="0" w:color="auto"/>
        <w:left w:val="none" w:sz="0" w:space="0" w:color="auto"/>
        <w:bottom w:val="none" w:sz="0" w:space="0" w:color="auto"/>
        <w:right w:val="none" w:sz="0" w:space="0" w:color="auto"/>
      </w:divBdr>
    </w:div>
    <w:div w:id="1020546837">
      <w:marLeft w:val="640"/>
      <w:marRight w:val="0"/>
      <w:marTop w:val="0"/>
      <w:marBottom w:val="0"/>
      <w:divBdr>
        <w:top w:val="none" w:sz="0" w:space="0" w:color="auto"/>
        <w:left w:val="none" w:sz="0" w:space="0" w:color="auto"/>
        <w:bottom w:val="none" w:sz="0" w:space="0" w:color="auto"/>
        <w:right w:val="none" w:sz="0" w:space="0" w:color="auto"/>
      </w:divBdr>
    </w:div>
    <w:div w:id="1020549662">
      <w:marLeft w:val="640"/>
      <w:marRight w:val="0"/>
      <w:marTop w:val="0"/>
      <w:marBottom w:val="0"/>
      <w:divBdr>
        <w:top w:val="none" w:sz="0" w:space="0" w:color="auto"/>
        <w:left w:val="none" w:sz="0" w:space="0" w:color="auto"/>
        <w:bottom w:val="none" w:sz="0" w:space="0" w:color="auto"/>
        <w:right w:val="none" w:sz="0" w:space="0" w:color="auto"/>
      </w:divBdr>
    </w:div>
    <w:div w:id="1020621035">
      <w:marLeft w:val="640"/>
      <w:marRight w:val="0"/>
      <w:marTop w:val="0"/>
      <w:marBottom w:val="0"/>
      <w:divBdr>
        <w:top w:val="none" w:sz="0" w:space="0" w:color="auto"/>
        <w:left w:val="none" w:sz="0" w:space="0" w:color="auto"/>
        <w:bottom w:val="none" w:sz="0" w:space="0" w:color="auto"/>
        <w:right w:val="none" w:sz="0" w:space="0" w:color="auto"/>
      </w:divBdr>
    </w:div>
    <w:div w:id="1020862382">
      <w:marLeft w:val="640"/>
      <w:marRight w:val="0"/>
      <w:marTop w:val="0"/>
      <w:marBottom w:val="0"/>
      <w:divBdr>
        <w:top w:val="none" w:sz="0" w:space="0" w:color="auto"/>
        <w:left w:val="none" w:sz="0" w:space="0" w:color="auto"/>
        <w:bottom w:val="none" w:sz="0" w:space="0" w:color="auto"/>
        <w:right w:val="none" w:sz="0" w:space="0" w:color="auto"/>
      </w:divBdr>
    </w:div>
    <w:div w:id="1020933817">
      <w:marLeft w:val="640"/>
      <w:marRight w:val="0"/>
      <w:marTop w:val="0"/>
      <w:marBottom w:val="0"/>
      <w:divBdr>
        <w:top w:val="none" w:sz="0" w:space="0" w:color="auto"/>
        <w:left w:val="none" w:sz="0" w:space="0" w:color="auto"/>
        <w:bottom w:val="none" w:sz="0" w:space="0" w:color="auto"/>
        <w:right w:val="none" w:sz="0" w:space="0" w:color="auto"/>
      </w:divBdr>
    </w:div>
    <w:div w:id="1020934132">
      <w:marLeft w:val="640"/>
      <w:marRight w:val="0"/>
      <w:marTop w:val="0"/>
      <w:marBottom w:val="0"/>
      <w:divBdr>
        <w:top w:val="none" w:sz="0" w:space="0" w:color="auto"/>
        <w:left w:val="none" w:sz="0" w:space="0" w:color="auto"/>
        <w:bottom w:val="none" w:sz="0" w:space="0" w:color="auto"/>
        <w:right w:val="none" w:sz="0" w:space="0" w:color="auto"/>
      </w:divBdr>
    </w:div>
    <w:div w:id="1020938264">
      <w:marLeft w:val="640"/>
      <w:marRight w:val="0"/>
      <w:marTop w:val="0"/>
      <w:marBottom w:val="0"/>
      <w:divBdr>
        <w:top w:val="none" w:sz="0" w:space="0" w:color="auto"/>
        <w:left w:val="none" w:sz="0" w:space="0" w:color="auto"/>
        <w:bottom w:val="none" w:sz="0" w:space="0" w:color="auto"/>
        <w:right w:val="none" w:sz="0" w:space="0" w:color="auto"/>
      </w:divBdr>
    </w:div>
    <w:div w:id="1021005672">
      <w:marLeft w:val="640"/>
      <w:marRight w:val="0"/>
      <w:marTop w:val="0"/>
      <w:marBottom w:val="0"/>
      <w:divBdr>
        <w:top w:val="none" w:sz="0" w:space="0" w:color="auto"/>
        <w:left w:val="none" w:sz="0" w:space="0" w:color="auto"/>
        <w:bottom w:val="none" w:sz="0" w:space="0" w:color="auto"/>
        <w:right w:val="none" w:sz="0" w:space="0" w:color="auto"/>
      </w:divBdr>
    </w:div>
    <w:div w:id="1021056628">
      <w:marLeft w:val="640"/>
      <w:marRight w:val="0"/>
      <w:marTop w:val="0"/>
      <w:marBottom w:val="0"/>
      <w:divBdr>
        <w:top w:val="none" w:sz="0" w:space="0" w:color="auto"/>
        <w:left w:val="none" w:sz="0" w:space="0" w:color="auto"/>
        <w:bottom w:val="none" w:sz="0" w:space="0" w:color="auto"/>
        <w:right w:val="none" w:sz="0" w:space="0" w:color="auto"/>
      </w:divBdr>
    </w:div>
    <w:div w:id="1021083114">
      <w:marLeft w:val="640"/>
      <w:marRight w:val="0"/>
      <w:marTop w:val="0"/>
      <w:marBottom w:val="0"/>
      <w:divBdr>
        <w:top w:val="none" w:sz="0" w:space="0" w:color="auto"/>
        <w:left w:val="none" w:sz="0" w:space="0" w:color="auto"/>
        <w:bottom w:val="none" w:sz="0" w:space="0" w:color="auto"/>
        <w:right w:val="none" w:sz="0" w:space="0" w:color="auto"/>
      </w:divBdr>
    </w:div>
    <w:div w:id="1021129042">
      <w:marLeft w:val="640"/>
      <w:marRight w:val="0"/>
      <w:marTop w:val="0"/>
      <w:marBottom w:val="0"/>
      <w:divBdr>
        <w:top w:val="none" w:sz="0" w:space="0" w:color="auto"/>
        <w:left w:val="none" w:sz="0" w:space="0" w:color="auto"/>
        <w:bottom w:val="none" w:sz="0" w:space="0" w:color="auto"/>
        <w:right w:val="none" w:sz="0" w:space="0" w:color="auto"/>
      </w:divBdr>
    </w:div>
    <w:div w:id="1021205384">
      <w:marLeft w:val="640"/>
      <w:marRight w:val="0"/>
      <w:marTop w:val="0"/>
      <w:marBottom w:val="0"/>
      <w:divBdr>
        <w:top w:val="none" w:sz="0" w:space="0" w:color="auto"/>
        <w:left w:val="none" w:sz="0" w:space="0" w:color="auto"/>
        <w:bottom w:val="none" w:sz="0" w:space="0" w:color="auto"/>
        <w:right w:val="none" w:sz="0" w:space="0" w:color="auto"/>
      </w:divBdr>
    </w:div>
    <w:div w:id="1021248975">
      <w:marLeft w:val="640"/>
      <w:marRight w:val="0"/>
      <w:marTop w:val="0"/>
      <w:marBottom w:val="0"/>
      <w:divBdr>
        <w:top w:val="none" w:sz="0" w:space="0" w:color="auto"/>
        <w:left w:val="none" w:sz="0" w:space="0" w:color="auto"/>
        <w:bottom w:val="none" w:sz="0" w:space="0" w:color="auto"/>
        <w:right w:val="none" w:sz="0" w:space="0" w:color="auto"/>
      </w:divBdr>
    </w:div>
    <w:div w:id="1021319646">
      <w:marLeft w:val="640"/>
      <w:marRight w:val="0"/>
      <w:marTop w:val="0"/>
      <w:marBottom w:val="0"/>
      <w:divBdr>
        <w:top w:val="none" w:sz="0" w:space="0" w:color="auto"/>
        <w:left w:val="none" w:sz="0" w:space="0" w:color="auto"/>
        <w:bottom w:val="none" w:sz="0" w:space="0" w:color="auto"/>
        <w:right w:val="none" w:sz="0" w:space="0" w:color="auto"/>
      </w:divBdr>
    </w:div>
    <w:div w:id="1021395245">
      <w:marLeft w:val="640"/>
      <w:marRight w:val="0"/>
      <w:marTop w:val="0"/>
      <w:marBottom w:val="0"/>
      <w:divBdr>
        <w:top w:val="none" w:sz="0" w:space="0" w:color="auto"/>
        <w:left w:val="none" w:sz="0" w:space="0" w:color="auto"/>
        <w:bottom w:val="none" w:sz="0" w:space="0" w:color="auto"/>
        <w:right w:val="none" w:sz="0" w:space="0" w:color="auto"/>
      </w:divBdr>
    </w:div>
    <w:div w:id="1021470733">
      <w:marLeft w:val="640"/>
      <w:marRight w:val="0"/>
      <w:marTop w:val="0"/>
      <w:marBottom w:val="0"/>
      <w:divBdr>
        <w:top w:val="none" w:sz="0" w:space="0" w:color="auto"/>
        <w:left w:val="none" w:sz="0" w:space="0" w:color="auto"/>
        <w:bottom w:val="none" w:sz="0" w:space="0" w:color="auto"/>
        <w:right w:val="none" w:sz="0" w:space="0" w:color="auto"/>
      </w:divBdr>
    </w:div>
    <w:div w:id="1021515513">
      <w:marLeft w:val="640"/>
      <w:marRight w:val="0"/>
      <w:marTop w:val="0"/>
      <w:marBottom w:val="0"/>
      <w:divBdr>
        <w:top w:val="none" w:sz="0" w:space="0" w:color="auto"/>
        <w:left w:val="none" w:sz="0" w:space="0" w:color="auto"/>
        <w:bottom w:val="none" w:sz="0" w:space="0" w:color="auto"/>
        <w:right w:val="none" w:sz="0" w:space="0" w:color="auto"/>
      </w:divBdr>
    </w:div>
    <w:div w:id="1021517814">
      <w:marLeft w:val="640"/>
      <w:marRight w:val="0"/>
      <w:marTop w:val="0"/>
      <w:marBottom w:val="0"/>
      <w:divBdr>
        <w:top w:val="none" w:sz="0" w:space="0" w:color="auto"/>
        <w:left w:val="none" w:sz="0" w:space="0" w:color="auto"/>
        <w:bottom w:val="none" w:sz="0" w:space="0" w:color="auto"/>
        <w:right w:val="none" w:sz="0" w:space="0" w:color="auto"/>
      </w:divBdr>
    </w:div>
    <w:div w:id="1021590331">
      <w:marLeft w:val="640"/>
      <w:marRight w:val="0"/>
      <w:marTop w:val="0"/>
      <w:marBottom w:val="0"/>
      <w:divBdr>
        <w:top w:val="none" w:sz="0" w:space="0" w:color="auto"/>
        <w:left w:val="none" w:sz="0" w:space="0" w:color="auto"/>
        <w:bottom w:val="none" w:sz="0" w:space="0" w:color="auto"/>
        <w:right w:val="none" w:sz="0" w:space="0" w:color="auto"/>
      </w:divBdr>
    </w:div>
    <w:div w:id="1021591113">
      <w:marLeft w:val="640"/>
      <w:marRight w:val="0"/>
      <w:marTop w:val="0"/>
      <w:marBottom w:val="0"/>
      <w:divBdr>
        <w:top w:val="none" w:sz="0" w:space="0" w:color="auto"/>
        <w:left w:val="none" w:sz="0" w:space="0" w:color="auto"/>
        <w:bottom w:val="none" w:sz="0" w:space="0" w:color="auto"/>
        <w:right w:val="none" w:sz="0" w:space="0" w:color="auto"/>
      </w:divBdr>
    </w:div>
    <w:div w:id="1021592272">
      <w:marLeft w:val="640"/>
      <w:marRight w:val="0"/>
      <w:marTop w:val="0"/>
      <w:marBottom w:val="0"/>
      <w:divBdr>
        <w:top w:val="none" w:sz="0" w:space="0" w:color="auto"/>
        <w:left w:val="none" w:sz="0" w:space="0" w:color="auto"/>
        <w:bottom w:val="none" w:sz="0" w:space="0" w:color="auto"/>
        <w:right w:val="none" w:sz="0" w:space="0" w:color="auto"/>
      </w:divBdr>
    </w:div>
    <w:div w:id="1021660796">
      <w:marLeft w:val="640"/>
      <w:marRight w:val="0"/>
      <w:marTop w:val="0"/>
      <w:marBottom w:val="0"/>
      <w:divBdr>
        <w:top w:val="none" w:sz="0" w:space="0" w:color="auto"/>
        <w:left w:val="none" w:sz="0" w:space="0" w:color="auto"/>
        <w:bottom w:val="none" w:sz="0" w:space="0" w:color="auto"/>
        <w:right w:val="none" w:sz="0" w:space="0" w:color="auto"/>
      </w:divBdr>
    </w:div>
    <w:div w:id="1021664004">
      <w:marLeft w:val="640"/>
      <w:marRight w:val="0"/>
      <w:marTop w:val="0"/>
      <w:marBottom w:val="0"/>
      <w:divBdr>
        <w:top w:val="none" w:sz="0" w:space="0" w:color="auto"/>
        <w:left w:val="none" w:sz="0" w:space="0" w:color="auto"/>
        <w:bottom w:val="none" w:sz="0" w:space="0" w:color="auto"/>
        <w:right w:val="none" w:sz="0" w:space="0" w:color="auto"/>
      </w:divBdr>
    </w:div>
    <w:div w:id="1021784848">
      <w:marLeft w:val="640"/>
      <w:marRight w:val="0"/>
      <w:marTop w:val="0"/>
      <w:marBottom w:val="0"/>
      <w:divBdr>
        <w:top w:val="none" w:sz="0" w:space="0" w:color="auto"/>
        <w:left w:val="none" w:sz="0" w:space="0" w:color="auto"/>
        <w:bottom w:val="none" w:sz="0" w:space="0" w:color="auto"/>
        <w:right w:val="none" w:sz="0" w:space="0" w:color="auto"/>
      </w:divBdr>
    </w:div>
    <w:div w:id="1021855448">
      <w:marLeft w:val="640"/>
      <w:marRight w:val="0"/>
      <w:marTop w:val="0"/>
      <w:marBottom w:val="0"/>
      <w:divBdr>
        <w:top w:val="none" w:sz="0" w:space="0" w:color="auto"/>
        <w:left w:val="none" w:sz="0" w:space="0" w:color="auto"/>
        <w:bottom w:val="none" w:sz="0" w:space="0" w:color="auto"/>
        <w:right w:val="none" w:sz="0" w:space="0" w:color="auto"/>
      </w:divBdr>
    </w:div>
    <w:div w:id="1022049802">
      <w:marLeft w:val="640"/>
      <w:marRight w:val="0"/>
      <w:marTop w:val="0"/>
      <w:marBottom w:val="0"/>
      <w:divBdr>
        <w:top w:val="none" w:sz="0" w:space="0" w:color="auto"/>
        <w:left w:val="none" w:sz="0" w:space="0" w:color="auto"/>
        <w:bottom w:val="none" w:sz="0" w:space="0" w:color="auto"/>
        <w:right w:val="none" w:sz="0" w:space="0" w:color="auto"/>
      </w:divBdr>
    </w:div>
    <w:div w:id="1022055401">
      <w:marLeft w:val="640"/>
      <w:marRight w:val="0"/>
      <w:marTop w:val="0"/>
      <w:marBottom w:val="0"/>
      <w:divBdr>
        <w:top w:val="none" w:sz="0" w:space="0" w:color="auto"/>
        <w:left w:val="none" w:sz="0" w:space="0" w:color="auto"/>
        <w:bottom w:val="none" w:sz="0" w:space="0" w:color="auto"/>
        <w:right w:val="none" w:sz="0" w:space="0" w:color="auto"/>
      </w:divBdr>
    </w:div>
    <w:div w:id="1022055940">
      <w:marLeft w:val="640"/>
      <w:marRight w:val="0"/>
      <w:marTop w:val="0"/>
      <w:marBottom w:val="0"/>
      <w:divBdr>
        <w:top w:val="none" w:sz="0" w:space="0" w:color="auto"/>
        <w:left w:val="none" w:sz="0" w:space="0" w:color="auto"/>
        <w:bottom w:val="none" w:sz="0" w:space="0" w:color="auto"/>
        <w:right w:val="none" w:sz="0" w:space="0" w:color="auto"/>
      </w:divBdr>
    </w:div>
    <w:div w:id="1022130080">
      <w:marLeft w:val="640"/>
      <w:marRight w:val="0"/>
      <w:marTop w:val="0"/>
      <w:marBottom w:val="0"/>
      <w:divBdr>
        <w:top w:val="none" w:sz="0" w:space="0" w:color="auto"/>
        <w:left w:val="none" w:sz="0" w:space="0" w:color="auto"/>
        <w:bottom w:val="none" w:sz="0" w:space="0" w:color="auto"/>
        <w:right w:val="none" w:sz="0" w:space="0" w:color="auto"/>
      </w:divBdr>
    </w:div>
    <w:div w:id="1022171094">
      <w:marLeft w:val="640"/>
      <w:marRight w:val="0"/>
      <w:marTop w:val="0"/>
      <w:marBottom w:val="0"/>
      <w:divBdr>
        <w:top w:val="none" w:sz="0" w:space="0" w:color="auto"/>
        <w:left w:val="none" w:sz="0" w:space="0" w:color="auto"/>
        <w:bottom w:val="none" w:sz="0" w:space="0" w:color="auto"/>
        <w:right w:val="none" w:sz="0" w:space="0" w:color="auto"/>
      </w:divBdr>
    </w:div>
    <w:div w:id="1022242229">
      <w:marLeft w:val="640"/>
      <w:marRight w:val="0"/>
      <w:marTop w:val="0"/>
      <w:marBottom w:val="0"/>
      <w:divBdr>
        <w:top w:val="none" w:sz="0" w:space="0" w:color="auto"/>
        <w:left w:val="none" w:sz="0" w:space="0" w:color="auto"/>
        <w:bottom w:val="none" w:sz="0" w:space="0" w:color="auto"/>
        <w:right w:val="none" w:sz="0" w:space="0" w:color="auto"/>
      </w:divBdr>
    </w:div>
    <w:div w:id="1022248000">
      <w:marLeft w:val="640"/>
      <w:marRight w:val="0"/>
      <w:marTop w:val="0"/>
      <w:marBottom w:val="0"/>
      <w:divBdr>
        <w:top w:val="none" w:sz="0" w:space="0" w:color="auto"/>
        <w:left w:val="none" w:sz="0" w:space="0" w:color="auto"/>
        <w:bottom w:val="none" w:sz="0" w:space="0" w:color="auto"/>
        <w:right w:val="none" w:sz="0" w:space="0" w:color="auto"/>
      </w:divBdr>
    </w:div>
    <w:div w:id="1022318105">
      <w:marLeft w:val="640"/>
      <w:marRight w:val="0"/>
      <w:marTop w:val="0"/>
      <w:marBottom w:val="0"/>
      <w:divBdr>
        <w:top w:val="none" w:sz="0" w:space="0" w:color="auto"/>
        <w:left w:val="none" w:sz="0" w:space="0" w:color="auto"/>
        <w:bottom w:val="none" w:sz="0" w:space="0" w:color="auto"/>
        <w:right w:val="none" w:sz="0" w:space="0" w:color="auto"/>
      </w:divBdr>
    </w:div>
    <w:div w:id="1022366451">
      <w:marLeft w:val="640"/>
      <w:marRight w:val="0"/>
      <w:marTop w:val="0"/>
      <w:marBottom w:val="0"/>
      <w:divBdr>
        <w:top w:val="none" w:sz="0" w:space="0" w:color="auto"/>
        <w:left w:val="none" w:sz="0" w:space="0" w:color="auto"/>
        <w:bottom w:val="none" w:sz="0" w:space="0" w:color="auto"/>
        <w:right w:val="none" w:sz="0" w:space="0" w:color="auto"/>
      </w:divBdr>
    </w:div>
    <w:div w:id="1022438549">
      <w:marLeft w:val="640"/>
      <w:marRight w:val="0"/>
      <w:marTop w:val="0"/>
      <w:marBottom w:val="0"/>
      <w:divBdr>
        <w:top w:val="none" w:sz="0" w:space="0" w:color="auto"/>
        <w:left w:val="none" w:sz="0" w:space="0" w:color="auto"/>
        <w:bottom w:val="none" w:sz="0" w:space="0" w:color="auto"/>
        <w:right w:val="none" w:sz="0" w:space="0" w:color="auto"/>
      </w:divBdr>
    </w:div>
    <w:div w:id="1022440258">
      <w:marLeft w:val="480"/>
      <w:marRight w:val="0"/>
      <w:marTop w:val="0"/>
      <w:marBottom w:val="0"/>
      <w:divBdr>
        <w:top w:val="none" w:sz="0" w:space="0" w:color="auto"/>
        <w:left w:val="none" w:sz="0" w:space="0" w:color="auto"/>
        <w:bottom w:val="none" w:sz="0" w:space="0" w:color="auto"/>
        <w:right w:val="none" w:sz="0" w:space="0" w:color="auto"/>
      </w:divBdr>
    </w:div>
    <w:div w:id="1022441823">
      <w:marLeft w:val="640"/>
      <w:marRight w:val="0"/>
      <w:marTop w:val="0"/>
      <w:marBottom w:val="0"/>
      <w:divBdr>
        <w:top w:val="none" w:sz="0" w:space="0" w:color="auto"/>
        <w:left w:val="none" w:sz="0" w:space="0" w:color="auto"/>
        <w:bottom w:val="none" w:sz="0" w:space="0" w:color="auto"/>
        <w:right w:val="none" w:sz="0" w:space="0" w:color="auto"/>
      </w:divBdr>
    </w:div>
    <w:div w:id="1022584247">
      <w:marLeft w:val="640"/>
      <w:marRight w:val="0"/>
      <w:marTop w:val="0"/>
      <w:marBottom w:val="0"/>
      <w:divBdr>
        <w:top w:val="none" w:sz="0" w:space="0" w:color="auto"/>
        <w:left w:val="none" w:sz="0" w:space="0" w:color="auto"/>
        <w:bottom w:val="none" w:sz="0" w:space="0" w:color="auto"/>
        <w:right w:val="none" w:sz="0" w:space="0" w:color="auto"/>
      </w:divBdr>
    </w:div>
    <w:div w:id="1022634486">
      <w:marLeft w:val="640"/>
      <w:marRight w:val="0"/>
      <w:marTop w:val="0"/>
      <w:marBottom w:val="0"/>
      <w:divBdr>
        <w:top w:val="none" w:sz="0" w:space="0" w:color="auto"/>
        <w:left w:val="none" w:sz="0" w:space="0" w:color="auto"/>
        <w:bottom w:val="none" w:sz="0" w:space="0" w:color="auto"/>
        <w:right w:val="none" w:sz="0" w:space="0" w:color="auto"/>
      </w:divBdr>
    </w:div>
    <w:div w:id="1022709711">
      <w:marLeft w:val="640"/>
      <w:marRight w:val="0"/>
      <w:marTop w:val="0"/>
      <w:marBottom w:val="0"/>
      <w:divBdr>
        <w:top w:val="none" w:sz="0" w:space="0" w:color="auto"/>
        <w:left w:val="none" w:sz="0" w:space="0" w:color="auto"/>
        <w:bottom w:val="none" w:sz="0" w:space="0" w:color="auto"/>
        <w:right w:val="none" w:sz="0" w:space="0" w:color="auto"/>
      </w:divBdr>
    </w:div>
    <w:div w:id="1022777581">
      <w:marLeft w:val="640"/>
      <w:marRight w:val="0"/>
      <w:marTop w:val="0"/>
      <w:marBottom w:val="0"/>
      <w:divBdr>
        <w:top w:val="none" w:sz="0" w:space="0" w:color="auto"/>
        <w:left w:val="none" w:sz="0" w:space="0" w:color="auto"/>
        <w:bottom w:val="none" w:sz="0" w:space="0" w:color="auto"/>
        <w:right w:val="none" w:sz="0" w:space="0" w:color="auto"/>
      </w:divBdr>
    </w:div>
    <w:div w:id="1022781277">
      <w:marLeft w:val="640"/>
      <w:marRight w:val="0"/>
      <w:marTop w:val="0"/>
      <w:marBottom w:val="0"/>
      <w:divBdr>
        <w:top w:val="none" w:sz="0" w:space="0" w:color="auto"/>
        <w:left w:val="none" w:sz="0" w:space="0" w:color="auto"/>
        <w:bottom w:val="none" w:sz="0" w:space="0" w:color="auto"/>
        <w:right w:val="none" w:sz="0" w:space="0" w:color="auto"/>
      </w:divBdr>
    </w:div>
    <w:div w:id="1022782422">
      <w:marLeft w:val="640"/>
      <w:marRight w:val="0"/>
      <w:marTop w:val="0"/>
      <w:marBottom w:val="0"/>
      <w:divBdr>
        <w:top w:val="none" w:sz="0" w:space="0" w:color="auto"/>
        <w:left w:val="none" w:sz="0" w:space="0" w:color="auto"/>
        <w:bottom w:val="none" w:sz="0" w:space="0" w:color="auto"/>
        <w:right w:val="none" w:sz="0" w:space="0" w:color="auto"/>
      </w:divBdr>
    </w:div>
    <w:div w:id="1022825078">
      <w:marLeft w:val="640"/>
      <w:marRight w:val="0"/>
      <w:marTop w:val="0"/>
      <w:marBottom w:val="0"/>
      <w:divBdr>
        <w:top w:val="none" w:sz="0" w:space="0" w:color="auto"/>
        <w:left w:val="none" w:sz="0" w:space="0" w:color="auto"/>
        <w:bottom w:val="none" w:sz="0" w:space="0" w:color="auto"/>
        <w:right w:val="none" w:sz="0" w:space="0" w:color="auto"/>
      </w:divBdr>
    </w:div>
    <w:div w:id="1022904756">
      <w:marLeft w:val="640"/>
      <w:marRight w:val="0"/>
      <w:marTop w:val="0"/>
      <w:marBottom w:val="0"/>
      <w:divBdr>
        <w:top w:val="none" w:sz="0" w:space="0" w:color="auto"/>
        <w:left w:val="none" w:sz="0" w:space="0" w:color="auto"/>
        <w:bottom w:val="none" w:sz="0" w:space="0" w:color="auto"/>
        <w:right w:val="none" w:sz="0" w:space="0" w:color="auto"/>
      </w:divBdr>
    </w:div>
    <w:div w:id="1022970800">
      <w:marLeft w:val="640"/>
      <w:marRight w:val="0"/>
      <w:marTop w:val="0"/>
      <w:marBottom w:val="0"/>
      <w:divBdr>
        <w:top w:val="none" w:sz="0" w:space="0" w:color="auto"/>
        <w:left w:val="none" w:sz="0" w:space="0" w:color="auto"/>
        <w:bottom w:val="none" w:sz="0" w:space="0" w:color="auto"/>
        <w:right w:val="none" w:sz="0" w:space="0" w:color="auto"/>
      </w:divBdr>
    </w:div>
    <w:div w:id="1022975756">
      <w:marLeft w:val="640"/>
      <w:marRight w:val="0"/>
      <w:marTop w:val="0"/>
      <w:marBottom w:val="0"/>
      <w:divBdr>
        <w:top w:val="none" w:sz="0" w:space="0" w:color="auto"/>
        <w:left w:val="none" w:sz="0" w:space="0" w:color="auto"/>
        <w:bottom w:val="none" w:sz="0" w:space="0" w:color="auto"/>
        <w:right w:val="none" w:sz="0" w:space="0" w:color="auto"/>
      </w:divBdr>
    </w:div>
    <w:div w:id="1022979427">
      <w:marLeft w:val="640"/>
      <w:marRight w:val="0"/>
      <w:marTop w:val="0"/>
      <w:marBottom w:val="0"/>
      <w:divBdr>
        <w:top w:val="none" w:sz="0" w:space="0" w:color="auto"/>
        <w:left w:val="none" w:sz="0" w:space="0" w:color="auto"/>
        <w:bottom w:val="none" w:sz="0" w:space="0" w:color="auto"/>
        <w:right w:val="none" w:sz="0" w:space="0" w:color="auto"/>
      </w:divBdr>
    </w:div>
    <w:div w:id="1023021628">
      <w:marLeft w:val="640"/>
      <w:marRight w:val="0"/>
      <w:marTop w:val="0"/>
      <w:marBottom w:val="0"/>
      <w:divBdr>
        <w:top w:val="none" w:sz="0" w:space="0" w:color="auto"/>
        <w:left w:val="none" w:sz="0" w:space="0" w:color="auto"/>
        <w:bottom w:val="none" w:sz="0" w:space="0" w:color="auto"/>
        <w:right w:val="none" w:sz="0" w:space="0" w:color="auto"/>
      </w:divBdr>
    </w:div>
    <w:div w:id="1023096572">
      <w:marLeft w:val="640"/>
      <w:marRight w:val="0"/>
      <w:marTop w:val="0"/>
      <w:marBottom w:val="0"/>
      <w:divBdr>
        <w:top w:val="none" w:sz="0" w:space="0" w:color="auto"/>
        <w:left w:val="none" w:sz="0" w:space="0" w:color="auto"/>
        <w:bottom w:val="none" w:sz="0" w:space="0" w:color="auto"/>
        <w:right w:val="none" w:sz="0" w:space="0" w:color="auto"/>
      </w:divBdr>
    </w:div>
    <w:div w:id="1023166297">
      <w:marLeft w:val="640"/>
      <w:marRight w:val="0"/>
      <w:marTop w:val="0"/>
      <w:marBottom w:val="0"/>
      <w:divBdr>
        <w:top w:val="none" w:sz="0" w:space="0" w:color="auto"/>
        <w:left w:val="none" w:sz="0" w:space="0" w:color="auto"/>
        <w:bottom w:val="none" w:sz="0" w:space="0" w:color="auto"/>
        <w:right w:val="none" w:sz="0" w:space="0" w:color="auto"/>
      </w:divBdr>
    </w:div>
    <w:div w:id="1023284365">
      <w:marLeft w:val="640"/>
      <w:marRight w:val="0"/>
      <w:marTop w:val="0"/>
      <w:marBottom w:val="0"/>
      <w:divBdr>
        <w:top w:val="none" w:sz="0" w:space="0" w:color="auto"/>
        <w:left w:val="none" w:sz="0" w:space="0" w:color="auto"/>
        <w:bottom w:val="none" w:sz="0" w:space="0" w:color="auto"/>
        <w:right w:val="none" w:sz="0" w:space="0" w:color="auto"/>
      </w:divBdr>
    </w:div>
    <w:div w:id="1023362887">
      <w:marLeft w:val="640"/>
      <w:marRight w:val="0"/>
      <w:marTop w:val="0"/>
      <w:marBottom w:val="0"/>
      <w:divBdr>
        <w:top w:val="none" w:sz="0" w:space="0" w:color="auto"/>
        <w:left w:val="none" w:sz="0" w:space="0" w:color="auto"/>
        <w:bottom w:val="none" w:sz="0" w:space="0" w:color="auto"/>
        <w:right w:val="none" w:sz="0" w:space="0" w:color="auto"/>
      </w:divBdr>
    </w:div>
    <w:div w:id="1023363875">
      <w:marLeft w:val="640"/>
      <w:marRight w:val="0"/>
      <w:marTop w:val="0"/>
      <w:marBottom w:val="0"/>
      <w:divBdr>
        <w:top w:val="none" w:sz="0" w:space="0" w:color="auto"/>
        <w:left w:val="none" w:sz="0" w:space="0" w:color="auto"/>
        <w:bottom w:val="none" w:sz="0" w:space="0" w:color="auto"/>
        <w:right w:val="none" w:sz="0" w:space="0" w:color="auto"/>
      </w:divBdr>
    </w:div>
    <w:div w:id="1023440255">
      <w:marLeft w:val="640"/>
      <w:marRight w:val="0"/>
      <w:marTop w:val="0"/>
      <w:marBottom w:val="0"/>
      <w:divBdr>
        <w:top w:val="none" w:sz="0" w:space="0" w:color="auto"/>
        <w:left w:val="none" w:sz="0" w:space="0" w:color="auto"/>
        <w:bottom w:val="none" w:sz="0" w:space="0" w:color="auto"/>
        <w:right w:val="none" w:sz="0" w:space="0" w:color="auto"/>
      </w:divBdr>
    </w:div>
    <w:div w:id="1023550352">
      <w:marLeft w:val="640"/>
      <w:marRight w:val="0"/>
      <w:marTop w:val="0"/>
      <w:marBottom w:val="0"/>
      <w:divBdr>
        <w:top w:val="none" w:sz="0" w:space="0" w:color="auto"/>
        <w:left w:val="none" w:sz="0" w:space="0" w:color="auto"/>
        <w:bottom w:val="none" w:sz="0" w:space="0" w:color="auto"/>
        <w:right w:val="none" w:sz="0" w:space="0" w:color="auto"/>
      </w:divBdr>
    </w:div>
    <w:div w:id="1023554391">
      <w:marLeft w:val="640"/>
      <w:marRight w:val="0"/>
      <w:marTop w:val="0"/>
      <w:marBottom w:val="0"/>
      <w:divBdr>
        <w:top w:val="none" w:sz="0" w:space="0" w:color="auto"/>
        <w:left w:val="none" w:sz="0" w:space="0" w:color="auto"/>
        <w:bottom w:val="none" w:sz="0" w:space="0" w:color="auto"/>
        <w:right w:val="none" w:sz="0" w:space="0" w:color="auto"/>
      </w:divBdr>
    </w:div>
    <w:div w:id="1023556206">
      <w:marLeft w:val="640"/>
      <w:marRight w:val="0"/>
      <w:marTop w:val="0"/>
      <w:marBottom w:val="0"/>
      <w:divBdr>
        <w:top w:val="none" w:sz="0" w:space="0" w:color="auto"/>
        <w:left w:val="none" w:sz="0" w:space="0" w:color="auto"/>
        <w:bottom w:val="none" w:sz="0" w:space="0" w:color="auto"/>
        <w:right w:val="none" w:sz="0" w:space="0" w:color="auto"/>
      </w:divBdr>
    </w:div>
    <w:div w:id="1023632513">
      <w:marLeft w:val="640"/>
      <w:marRight w:val="0"/>
      <w:marTop w:val="0"/>
      <w:marBottom w:val="0"/>
      <w:divBdr>
        <w:top w:val="none" w:sz="0" w:space="0" w:color="auto"/>
        <w:left w:val="none" w:sz="0" w:space="0" w:color="auto"/>
        <w:bottom w:val="none" w:sz="0" w:space="0" w:color="auto"/>
        <w:right w:val="none" w:sz="0" w:space="0" w:color="auto"/>
      </w:divBdr>
    </w:div>
    <w:div w:id="1024018127">
      <w:marLeft w:val="640"/>
      <w:marRight w:val="0"/>
      <w:marTop w:val="0"/>
      <w:marBottom w:val="0"/>
      <w:divBdr>
        <w:top w:val="none" w:sz="0" w:space="0" w:color="auto"/>
        <w:left w:val="none" w:sz="0" w:space="0" w:color="auto"/>
        <w:bottom w:val="none" w:sz="0" w:space="0" w:color="auto"/>
        <w:right w:val="none" w:sz="0" w:space="0" w:color="auto"/>
      </w:divBdr>
    </w:div>
    <w:div w:id="1024021639">
      <w:marLeft w:val="640"/>
      <w:marRight w:val="0"/>
      <w:marTop w:val="0"/>
      <w:marBottom w:val="0"/>
      <w:divBdr>
        <w:top w:val="none" w:sz="0" w:space="0" w:color="auto"/>
        <w:left w:val="none" w:sz="0" w:space="0" w:color="auto"/>
        <w:bottom w:val="none" w:sz="0" w:space="0" w:color="auto"/>
        <w:right w:val="none" w:sz="0" w:space="0" w:color="auto"/>
      </w:divBdr>
    </w:div>
    <w:div w:id="1024132564">
      <w:marLeft w:val="640"/>
      <w:marRight w:val="0"/>
      <w:marTop w:val="0"/>
      <w:marBottom w:val="0"/>
      <w:divBdr>
        <w:top w:val="none" w:sz="0" w:space="0" w:color="auto"/>
        <w:left w:val="none" w:sz="0" w:space="0" w:color="auto"/>
        <w:bottom w:val="none" w:sz="0" w:space="0" w:color="auto"/>
        <w:right w:val="none" w:sz="0" w:space="0" w:color="auto"/>
      </w:divBdr>
    </w:div>
    <w:div w:id="1024134543">
      <w:marLeft w:val="640"/>
      <w:marRight w:val="0"/>
      <w:marTop w:val="0"/>
      <w:marBottom w:val="0"/>
      <w:divBdr>
        <w:top w:val="none" w:sz="0" w:space="0" w:color="auto"/>
        <w:left w:val="none" w:sz="0" w:space="0" w:color="auto"/>
        <w:bottom w:val="none" w:sz="0" w:space="0" w:color="auto"/>
        <w:right w:val="none" w:sz="0" w:space="0" w:color="auto"/>
      </w:divBdr>
    </w:div>
    <w:div w:id="1024331404">
      <w:marLeft w:val="640"/>
      <w:marRight w:val="0"/>
      <w:marTop w:val="0"/>
      <w:marBottom w:val="0"/>
      <w:divBdr>
        <w:top w:val="none" w:sz="0" w:space="0" w:color="auto"/>
        <w:left w:val="none" w:sz="0" w:space="0" w:color="auto"/>
        <w:bottom w:val="none" w:sz="0" w:space="0" w:color="auto"/>
        <w:right w:val="none" w:sz="0" w:space="0" w:color="auto"/>
      </w:divBdr>
    </w:div>
    <w:div w:id="1024357945">
      <w:marLeft w:val="640"/>
      <w:marRight w:val="0"/>
      <w:marTop w:val="0"/>
      <w:marBottom w:val="0"/>
      <w:divBdr>
        <w:top w:val="none" w:sz="0" w:space="0" w:color="auto"/>
        <w:left w:val="none" w:sz="0" w:space="0" w:color="auto"/>
        <w:bottom w:val="none" w:sz="0" w:space="0" w:color="auto"/>
        <w:right w:val="none" w:sz="0" w:space="0" w:color="auto"/>
      </w:divBdr>
    </w:div>
    <w:div w:id="1024359060">
      <w:marLeft w:val="640"/>
      <w:marRight w:val="0"/>
      <w:marTop w:val="0"/>
      <w:marBottom w:val="0"/>
      <w:divBdr>
        <w:top w:val="none" w:sz="0" w:space="0" w:color="auto"/>
        <w:left w:val="none" w:sz="0" w:space="0" w:color="auto"/>
        <w:bottom w:val="none" w:sz="0" w:space="0" w:color="auto"/>
        <w:right w:val="none" w:sz="0" w:space="0" w:color="auto"/>
      </w:divBdr>
    </w:div>
    <w:div w:id="1024595938">
      <w:marLeft w:val="640"/>
      <w:marRight w:val="0"/>
      <w:marTop w:val="0"/>
      <w:marBottom w:val="0"/>
      <w:divBdr>
        <w:top w:val="none" w:sz="0" w:space="0" w:color="auto"/>
        <w:left w:val="none" w:sz="0" w:space="0" w:color="auto"/>
        <w:bottom w:val="none" w:sz="0" w:space="0" w:color="auto"/>
        <w:right w:val="none" w:sz="0" w:space="0" w:color="auto"/>
      </w:divBdr>
    </w:div>
    <w:div w:id="1024668888">
      <w:marLeft w:val="640"/>
      <w:marRight w:val="0"/>
      <w:marTop w:val="0"/>
      <w:marBottom w:val="0"/>
      <w:divBdr>
        <w:top w:val="none" w:sz="0" w:space="0" w:color="auto"/>
        <w:left w:val="none" w:sz="0" w:space="0" w:color="auto"/>
        <w:bottom w:val="none" w:sz="0" w:space="0" w:color="auto"/>
        <w:right w:val="none" w:sz="0" w:space="0" w:color="auto"/>
      </w:divBdr>
    </w:div>
    <w:div w:id="1024744953">
      <w:marLeft w:val="640"/>
      <w:marRight w:val="0"/>
      <w:marTop w:val="0"/>
      <w:marBottom w:val="0"/>
      <w:divBdr>
        <w:top w:val="none" w:sz="0" w:space="0" w:color="auto"/>
        <w:left w:val="none" w:sz="0" w:space="0" w:color="auto"/>
        <w:bottom w:val="none" w:sz="0" w:space="0" w:color="auto"/>
        <w:right w:val="none" w:sz="0" w:space="0" w:color="auto"/>
      </w:divBdr>
    </w:div>
    <w:div w:id="1024790547">
      <w:marLeft w:val="640"/>
      <w:marRight w:val="0"/>
      <w:marTop w:val="0"/>
      <w:marBottom w:val="0"/>
      <w:divBdr>
        <w:top w:val="none" w:sz="0" w:space="0" w:color="auto"/>
        <w:left w:val="none" w:sz="0" w:space="0" w:color="auto"/>
        <w:bottom w:val="none" w:sz="0" w:space="0" w:color="auto"/>
        <w:right w:val="none" w:sz="0" w:space="0" w:color="auto"/>
      </w:divBdr>
    </w:div>
    <w:div w:id="1024867336">
      <w:marLeft w:val="640"/>
      <w:marRight w:val="0"/>
      <w:marTop w:val="0"/>
      <w:marBottom w:val="0"/>
      <w:divBdr>
        <w:top w:val="none" w:sz="0" w:space="0" w:color="auto"/>
        <w:left w:val="none" w:sz="0" w:space="0" w:color="auto"/>
        <w:bottom w:val="none" w:sz="0" w:space="0" w:color="auto"/>
        <w:right w:val="none" w:sz="0" w:space="0" w:color="auto"/>
      </w:divBdr>
    </w:div>
    <w:div w:id="1024939676">
      <w:marLeft w:val="640"/>
      <w:marRight w:val="0"/>
      <w:marTop w:val="0"/>
      <w:marBottom w:val="0"/>
      <w:divBdr>
        <w:top w:val="none" w:sz="0" w:space="0" w:color="auto"/>
        <w:left w:val="none" w:sz="0" w:space="0" w:color="auto"/>
        <w:bottom w:val="none" w:sz="0" w:space="0" w:color="auto"/>
        <w:right w:val="none" w:sz="0" w:space="0" w:color="auto"/>
      </w:divBdr>
    </w:div>
    <w:div w:id="1025054194">
      <w:marLeft w:val="640"/>
      <w:marRight w:val="0"/>
      <w:marTop w:val="0"/>
      <w:marBottom w:val="0"/>
      <w:divBdr>
        <w:top w:val="none" w:sz="0" w:space="0" w:color="auto"/>
        <w:left w:val="none" w:sz="0" w:space="0" w:color="auto"/>
        <w:bottom w:val="none" w:sz="0" w:space="0" w:color="auto"/>
        <w:right w:val="none" w:sz="0" w:space="0" w:color="auto"/>
      </w:divBdr>
    </w:div>
    <w:div w:id="1025062817">
      <w:marLeft w:val="640"/>
      <w:marRight w:val="0"/>
      <w:marTop w:val="0"/>
      <w:marBottom w:val="0"/>
      <w:divBdr>
        <w:top w:val="none" w:sz="0" w:space="0" w:color="auto"/>
        <w:left w:val="none" w:sz="0" w:space="0" w:color="auto"/>
        <w:bottom w:val="none" w:sz="0" w:space="0" w:color="auto"/>
        <w:right w:val="none" w:sz="0" w:space="0" w:color="auto"/>
      </w:divBdr>
    </w:div>
    <w:div w:id="1025063009">
      <w:marLeft w:val="640"/>
      <w:marRight w:val="0"/>
      <w:marTop w:val="0"/>
      <w:marBottom w:val="0"/>
      <w:divBdr>
        <w:top w:val="none" w:sz="0" w:space="0" w:color="auto"/>
        <w:left w:val="none" w:sz="0" w:space="0" w:color="auto"/>
        <w:bottom w:val="none" w:sz="0" w:space="0" w:color="auto"/>
        <w:right w:val="none" w:sz="0" w:space="0" w:color="auto"/>
      </w:divBdr>
    </w:div>
    <w:div w:id="1025180243">
      <w:marLeft w:val="640"/>
      <w:marRight w:val="0"/>
      <w:marTop w:val="0"/>
      <w:marBottom w:val="0"/>
      <w:divBdr>
        <w:top w:val="none" w:sz="0" w:space="0" w:color="auto"/>
        <w:left w:val="none" w:sz="0" w:space="0" w:color="auto"/>
        <w:bottom w:val="none" w:sz="0" w:space="0" w:color="auto"/>
        <w:right w:val="none" w:sz="0" w:space="0" w:color="auto"/>
      </w:divBdr>
    </w:div>
    <w:div w:id="1025206701">
      <w:marLeft w:val="640"/>
      <w:marRight w:val="0"/>
      <w:marTop w:val="0"/>
      <w:marBottom w:val="0"/>
      <w:divBdr>
        <w:top w:val="none" w:sz="0" w:space="0" w:color="auto"/>
        <w:left w:val="none" w:sz="0" w:space="0" w:color="auto"/>
        <w:bottom w:val="none" w:sz="0" w:space="0" w:color="auto"/>
        <w:right w:val="none" w:sz="0" w:space="0" w:color="auto"/>
      </w:divBdr>
    </w:div>
    <w:div w:id="1025209441">
      <w:marLeft w:val="640"/>
      <w:marRight w:val="0"/>
      <w:marTop w:val="0"/>
      <w:marBottom w:val="0"/>
      <w:divBdr>
        <w:top w:val="none" w:sz="0" w:space="0" w:color="auto"/>
        <w:left w:val="none" w:sz="0" w:space="0" w:color="auto"/>
        <w:bottom w:val="none" w:sz="0" w:space="0" w:color="auto"/>
        <w:right w:val="none" w:sz="0" w:space="0" w:color="auto"/>
      </w:divBdr>
    </w:div>
    <w:div w:id="1025327086">
      <w:marLeft w:val="640"/>
      <w:marRight w:val="0"/>
      <w:marTop w:val="0"/>
      <w:marBottom w:val="0"/>
      <w:divBdr>
        <w:top w:val="none" w:sz="0" w:space="0" w:color="auto"/>
        <w:left w:val="none" w:sz="0" w:space="0" w:color="auto"/>
        <w:bottom w:val="none" w:sz="0" w:space="0" w:color="auto"/>
        <w:right w:val="none" w:sz="0" w:space="0" w:color="auto"/>
      </w:divBdr>
    </w:div>
    <w:div w:id="1025403565">
      <w:marLeft w:val="640"/>
      <w:marRight w:val="0"/>
      <w:marTop w:val="0"/>
      <w:marBottom w:val="0"/>
      <w:divBdr>
        <w:top w:val="none" w:sz="0" w:space="0" w:color="auto"/>
        <w:left w:val="none" w:sz="0" w:space="0" w:color="auto"/>
        <w:bottom w:val="none" w:sz="0" w:space="0" w:color="auto"/>
        <w:right w:val="none" w:sz="0" w:space="0" w:color="auto"/>
      </w:divBdr>
    </w:div>
    <w:div w:id="1025444339">
      <w:marLeft w:val="640"/>
      <w:marRight w:val="0"/>
      <w:marTop w:val="0"/>
      <w:marBottom w:val="0"/>
      <w:divBdr>
        <w:top w:val="none" w:sz="0" w:space="0" w:color="auto"/>
        <w:left w:val="none" w:sz="0" w:space="0" w:color="auto"/>
        <w:bottom w:val="none" w:sz="0" w:space="0" w:color="auto"/>
        <w:right w:val="none" w:sz="0" w:space="0" w:color="auto"/>
      </w:divBdr>
    </w:div>
    <w:div w:id="1025445070">
      <w:marLeft w:val="640"/>
      <w:marRight w:val="0"/>
      <w:marTop w:val="0"/>
      <w:marBottom w:val="0"/>
      <w:divBdr>
        <w:top w:val="none" w:sz="0" w:space="0" w:color="auto"/>
        <w:left w:val="none" w:sz="0" w:space="0" w:color="auto"/>
        <w:bottom w:val="none" w:sz="0" w:space="0" w:color="auto"/>
        <w:right w:val="none" w:sz="0" w:space="0" w:color="auto"/>
      </w:divBdr>
    </w:div>
    <w:div w:id="1025597986">
      <w:marLeft w:val="640"/>
      <w:marRight w:val="0"/>
      <w:marTop w:val="0"/>
      <w:marBottom w:val="0"/>
      <w:divBdr>
        <w:top w:val="none" w:sz="0" w:space="0" w:color="auto"/>
        <w:left w:val="none" w:sz="0" w:space="0" w:color="auto"/>
        <w:bottom w:val="none" w:sz="0" w:space="0" w:color="auto"/>
        <w:right w:val="none" w:sz="0" w:space="0" w:color="auto"/>
      </w:divBdr>
    </w:div>
    <w:div w:id="1025642613">
      <w:marLeft w:val="640"/>
      <w:marRight w:val="0"/>
      <w:marTop w:val="0"/>
      <w:marBottom w:val="0"/>
      <w:divBdr>
        <w:top w:val="none" w:sz="0" w:space="0" w:color="auto"/>
        <w:left w:val="none" w:sz="0" w:space="0" w:color="auto"/>
        <w:bottom w:val="none" w:sz="0" w:space="0" w:color="auto"/>
        <w:right w:val="none" w:sz="0" w:space="0" w:color="auto"/>
      </w:divBdr>
    </w:div>
    <w:div w:id="1025718436">
      <w:marLeft w:val="640"/>
      <w:marRight w:val="0"/>
      <w:marTop w:val="0"/>
      <w:marBottom w:val="0"/>
      <w:divBdr>
        <w:top w:val="none" w:sz="0" w:space="0" w:color="auto"/>
        <w:left w:val="none" w:sz="0" w:space="0" w:color="auto"/>
        <w:bottom w:val="none" w:sz="0" w:space="0" w:color="auto"/>
        <w:right w:val="none" w:sz="0" w:space="0" w:color="auto"/>
      </w:divBdr>
    </w:div>
    <w:div w:id="1025866225">
      <w:marLeft w:val="640"/>
      <w:marRight w:val="0"/>
      <w:marTop w:val="0"/>
      <w:marBottom w:val="0"/>
      <w:divBdr>
        <w:top w:val="none" w:sz="0" w:space="0" w:color="auto"/>
        <w:left w:val="none" w:sz="0" w:space="0" w:color="auto"/>
        <w:bottom w:val="none" w:sz="0" w:space="0" w:color="auto"/>
        <w:right w:val="none" w:sz="0" w:space="0" w:color="auto"/>
      </w:divBdr>
    </w:div>
    <w:div w:id="1025909563">
      <w:marLeft w:val="640"/>
      <w:marRight w:val="0"/>
      <w:marTop w:val="0"/>
      <w:marBottom w:val="0"/>
      <w:divBdr>
        <w:top w:val="none" w:sz="0" w:space="0" w:color="auto"/>
        <w:left w:val="none" w:sz="0" w:space="0" w:color="auto"/>
        <w:bottom w:val="none" w:sz="0" w:space="0" w:color="auto"/>
        <w:right w:val="none" w:sz="0" w:space="0" w:color="auto"/>
      </w:divBdr>
    </w:div>
    <w:div w:id="1025910626">
      <w:marLeft w:val="640"/>
      <w:marRight w:val="0"/>
      <w:marTop w:val="0"/>
      <w:marBottom w:val="0"/>
      <w:divBdr>
        <w:top w:val="none" w:sz="0" w:space="0" w:color="auto"/>
        <w:left w:val="none" w:sz="0" w:space="0" w:color="auto"/>
        <w:bottom w:val="none" w:sz="0" w:space="0" w:color="auto"/>
        <w:right w:val="none" w:sz="0" w:space="0" w:color="auto"/>
      </w:divBdr>
    </w:div>
    <w:div w:id="1025980600">
      <w:marLeft w:val="640"/>
      <w:marRight w:val="0"/>
      <w:marTop w:val="0"/>
      <w:marBottom w:val="0"/>
      <w:divBdr>
        <w:top w:val="none" w:sz="0" w:space="0" w:color="auto"/>
        <w:left w:val="none" w:sz="0" w:space="0" w:color="auto"/>
        <w:bottom w:val="none" w:sz="0" w:space="0" w:color="auto"/>
        <w:right w:val="none" w:sz="0" w:space="0" w:color="auto"/>
      </w:divBdr>
    </w:div>
    <w:div w:id="1025982210">
      <w:marLeft w:val="640"/>
      <w:marRight w:val="0"/>
      <w:marTop w:val="0"/>
      <w:marBottom w:val="0"/>
      <w:divBdr>
        <w:top w:val="none" w:sz="0" w:space="0" w:color="auto"/>
        <w:left w:val="none" w:sz="0" w:space="0" w:color="auto"/>
        <w:bottom w:val="none" w:sz="0" w:space="0" w:color="auto"/>
        <w:right w:val="none" w:sz="0" w:space="0" w:color="auto"/>
      </w:divBdr>
    </w:div>
    <w:div w:id="1025985235">
      <w:marLeft w:val="640"/>
      <w:marRight w:val="0"/>
      <w:marTop w:val="0"/>
      <w:marBottom w:val="0"/>
      <w:divBdr>
        <w:top w:val="none" w:sz="0" w:space="0" w:color="auto"/>
        <w:left w:val="none" w:sz="0" w:space="0" w:color="auto"/>
        <w:bottom w:val="none" w:sz="0" w:space="0" w:color="auto"/>
        <w:right w:val="none" w:sz="0" w:space="0" w:color="auto"/>
      </w:divBdr>
    </w:div>
    <w:div w:id="1025987174">
      <w:marLeft w:val="640"/>
      <w:marRight w:val="0"/>
      <w:marTop w:val="0"/>
      <w:marBottom w:val="0"/>
      <w:divBdr>
        <w:top w:val="none" w:sz="0" w:space="0" w:color="auto"/>
        <w:left w:val="none" w:sz="0" w:space="0" w:color="auto"/>
        <w:bottom w:val="none" w:sz="0" w:space="0" w:color="auto"/>
        <w:right w:val="none" w:sz="0" w:space="0" w:color="auto"/>
      </w:divBdr>
    </w:div>
    <w:div w:id="1026055376">
      <w:marLeft w:val="640"/>
      <w:marRight w:val="0"/>
      <w:marTop w:val="0"/>
      <w:marBottom w:val="0"/>
      <w:divBdr>
        <w:top w:val="none" w:sz="0" w:space="0" w:color="auto"/>
        <w:left w:val="none" w:sz="0" w:space="0" w:color="auto"/>
        <w:bottom w:val="none" w:sz="0" w:space="0" w:color="auto"/>
        <w:right w:val="none" w:sz="0" w:space="0" w:color="auto"/>
      </w:divBdr>
    </w:div>
    <w:div w:id="1026055985">
      <w:marLeft w:val="640"/>
      <w:marRight w:val="0"/>
      <w:marTop w:val="0"/>
      <w:marBottom w:val="0"/>
      <w:divBdr>
        <w:top w:val="none" w:sz="0" w:space="0" w:color="auto"/>
        <w:left w:val="none" w:sz="0" w:space="0" w:color="auto"/>
        <w:bottom w:val="none" w:sz="0" w:space="0" w:color="auto"/>
        <w:right w:val="none" w:sz="0" w:space="0" w:color="auto"/>
      </w:divBdr>
    </w:div>
    <w:div w:id="1026097309">
      <w:marLeft w:val="640"/>
      <w:marRight w:val="0"/>
      <w:marTop w:val="0"/>
      <w:marBottom w:val="0"/>
      <w:divBdr>
        <w:top w:val="none" w:sz="0" w:space="0" w:color="auto"/>
        <w:left w:val="none" w:sz="0" w:space="0" w:color="auto"/>
        <w:bottom w:val="none" w:sz="0" w:space="0" w:color="auto"/>
        <w:right w:val="none" w:sz="0" w:space="0" w:color="auto"/>
      </w:divBdr>
    </w:div>
    <w:div w:id="1026105234">
      <w:marLeft w:val="640"/>
      <w:marRight w:val="0"/>
      <w:marTop w:val="0"/>
      <w:marBottom w:val="0"/>
      <w:divBdr>
        <w:top w:val="none" w:sz="0" w:space="0" w:color="auto"/>
        <w:left w:val="none" w:sz="0" w:space="0" w:color="auto"/>
        <w:bottom w:val="none" w:sz="0" w:space="0" w:color="auto"/>
        <w:right w:val="none" w:sz="0" w:space="0" w:color="auto"/>
      </w:divBdr>
    </w:div>
    <w:div w:id="1026175520">
      <w:marLeft w:val="640"/>
      <w:marRight w:val="0"/>
      <w:marTop w:val="0"/>
      <w:marBottom w:val="0"/>
      <w:divBdr>
        <w:top w:val="none" w:sz="0" w:space="0" w:color="auto"/>
        <w:left w:val="none" w:sz="0" w:space="0" w:color="auto"/>
        <w:bottom w:val="none" w:sz="0" w:space="0" w:color="auto"/>
        <w:right w:val="none" w:sz="0" w:space="0" w:color="auto"/>
      </w:divBdr>
    </w:div>
    <w:div w:id="1026175639">
      <w:marLeft w:val="640"/>
      <w:marRight w:val="0"/>
      <w:marTop w:val="0"/>
      <w:marBottom w:val="0"/>
      <w:divBdr>
        <w:top w:val="none" w:sz="0" w:space="0" w:color="auto"/>
        <w:left w:val="none" w:sz="0" w:space="0" w:color="auto"/>
        <w:bottom w:val="none" w:sz="0" w:space="0" w:color="auto"/>
        <w:right w:val="none" w:sz="0" w:space="0" w:color="auto"/>
      </w:divBdr>
    </w:div>
    <w:div w:id="1026248069">
      <w:marLeft w:val="640"/>
      <w:marRight w:val="0"/>
      <w:marTop w:val="0"/>
      <w:marBottom w:val="0"/>
      <w:divBdr>
        <w:top w:val="none" w:sz="0" w:space="0" w:color="auto"/>
        <w:left w:val="none" w:sz="0" w:space="0" w:color="auto"/>
        <w:bottom w:val="none" w:sz="0" w:space="0" w:color="auto"/>
        <w:right w:val="none" w:sz="0" w:space="0" w:color="auto"/>
      </w:divBdr>
    </w:div>
    <w:div w:id="1026296422">
      <w:marLeft w:val="640"/>
      <w:marRight w:val="0"/>
      <w:marTop w:val="0"/>
      <w:marBottom w:val="0"/>
      <w:divBdr>
        <w:top w:val="none" w:sz="0" w:space="0" w:color="auto"/>
        <w:left w:val="none" w:sz="0" w:space="0" w:color="auto"/>
        <w:bottom w:val="none" w:sz="0" w:space="0" w:color="auto"/>
        <w:right w:val="none" w:sz="0" w:space="0" w:color="auto"/>
      </w:divBdr>
    </w:div>
    <w:div w:id="1026560294">
      <w:marLeft w:val="640"/>
      <w:marRight w:val="0"/>
      <w:marTop w:val="0"/>
      <w:marBottom w:val="0"/>
      <w:divBdr>
        <w:top w:val="none" w:sz="0" w:space="0" w:color="auto"/>
        <w:left w:val="none" w:sz="0" w:space="0" w:color="auto"/>
        <w:bottom w:val="none" w:sz="0" w:space="0" w:color="auto"/>
        <w:right w:val="none" w:sz="0" w:space="0" w:color="auto"/>
      </w:divBdr>
    </w:div>
    <w:div w:id="1026562073">
      <w:marLeft w:val="640"/>
      <w:marRight w:val="0"/>
      <w:marTop w:val="0"/>
      <w:marBottom w:val="0"/>
      <w:divBdr>
        <w:top w:val="none" w:sz="0" w:space="0" w:color="auto"/>
        <w:left w:val="none" w:sz="0" w:space="0" w:color="auto"/>
        <w:bottom w:val="none" w:sz="0" w:space="0" w:color="auto"/>
        <w:right w:val="none" w:sz="0" w:space="0" w:color="auto"/>
      </w:divBdr>
    </w:div>
    <w:div w:id="1026715011">
      <w:marLeft w:val="640"/>
      <w:marRight w:val="0"/>
      <w:marTop w:val="0"/>
      <w:marBottom w:val="0"/>
      <w:divBdr>
        <w:top w:val="none" w:sz="0" w:space="0" w:color="auto"/>
        <w:left w:val="none" w:sz="0" w:space="0" w:color="auto"/>
        <w:bottom w:val="none" w:sz="0" w:space="0" w:color="auto"/>
        <w:right w:val="none" w:sz="0" w:space="0" w:color="auto"/>
      </w:divBdr>
    </w:div>
    <w:div w:id="1026718011">
      <w:marLeft w:val="640"/>
      <w:marRight w:val="0"/>
      <w:marTop w:val="0"/>
      <w:marBottom w:val="0"/>
      <w:divBdr>
        <w:top w:val="none" w:sz="0" w:space="0" w:color="auto"/>
        <w:left w:val="none" w:sz="0" w:space="0" w:color="auto"/>
        <w:bottom w:val="none" w:sz="0" w:space="0" w:color="auto"/>
        <w:right w:val="none" w:sz="0" w:space="0" w:color="auto"/>
      </w:divBdr>
    </w:div>
    <w:div w:id="1026827292">
      <w:marLeft w:val="640"/>
      <w:marRight w:val="0"/>
      <w:marTop w:val="0"/>
      <w:marBottom w:val="0"/>
      <w:divBdr>
        <w:top w:val="none" w:sz="0" w:space="0" w:color="auto"/>
        <w:left w:val="none" w:sz="0" w:space="0" w:color="auto"/>
        <w:bottom w:val="none" w:sz="0" w:space="0" w:color="auto"/>
        <w:right w:val="none" w:sz="0" w:space="0" w:color="auto"/>
      </w:divBdr>
    </w:div>
    <w:div w:id="1026827969">
      <w:marLeft w:val="480"/>
      <w:marRight w:val="0"/>
      <w:marTop w:val="0"/>
      <w:marBottom w:val="0"/>
      <w:divBdr>
        <w:top w:val="none" w:sz="0" w:space="0" w:color="auto"/>
        <w:left w:val="none" w:sz="0" w:space="0" w:color="auto"/>
        <w:bottom w:val="none" w:sz="0" w:space="0" w:color="auto"/>
        <w:right w:val="none" w:sz="0" w:space="0" w:color="auto"/>
      </w:divBdr>
    </w:div>
    <w:div w:id="1026833206">
      <w:marLeft w:val="640"/>
      <w:marRight w:val="0"/>
      <w:marTop w:val="0"/>
      <w:marBottom w:val="0"/>
      <w:divBdr>
        <w:top w:val="none" w:sz="0" w:space="0" w:color="auto"/>
        <w:left w:val="none" w:sz="0" w:space="0" w:color="auto"/>
        <w:bottom w:val="none" w:sz="0" w:space="0" w:color="auto"/>
        <w:right w:val="none" w:sz="0" w:space="0" w:color="auto"/>
      </w:divBdr>
    </w:div>
    <w:div w:id="1026835760">
      <w:marLeft w:val="640"/>
      <w:marRight w:val="0"/>
      <w:marTop w:val="0"/>
      <w:marBottom w:val="0"/>
      <w:divBdr>
        <w:top w:val="none" w:sz="0" w:space="0" w:color="auto"/>
        <w:left w:val="none" w:sz="0" w:space="0" w:color="auto"/>
        <w:bottom w:val="none" w:sz="0" w:space="0" w:color="auto"/>
        <w:right w:val="none" w:sz="0" w:space="0" w:color="auto"/>
      </w:divBdr>
    </w:div>
    <w:div w:id="1026835775">
      <w:marLeft w:val="640"/>
      <w:marRight w:val="0"/>
      <w:marTop w:val="0"/>
      <w:marBottom w:val="0"/>
      <w:divBdr>
        <w:top w:val="none" w:sz="0" w:space="0" w:color="auto"/>
        <w:left w:val="none" w:sz="0" w:space="0" w:color="auto"/>
        <w:bottom w:val="none" w:sz="0" w:space="0" w:color="auto"/>
        <w:right w:val="none" w:sz="0" w:space="0" w:color="auto"/>
      </w:divBdr>
    </w:div>
    <w:div w:id="1026902185">
      <w:marLeft w:val="640"/>
      <w:marRight w:val="0"/>
      <w:marTop w:val="0"/>
      <w:marBottom w:val="0"/>
      <w:divBdr>
        <w:top w:val="none" w:sz="0" w:space="0" w:color="auto"/>
        <w:left w:val="none" w:sz="0" w:space="0" w:color="auto"/>
        <w:bottom w:val="none" w:sz="0" w:space="0" w:color="auto"/>
        <w:right w:val="none" w:sz="0" w:space="0" w:color="auto"/>
      </w:divBdr>
    </w:div>
    <w:div w:id="1026903641">
      <w:marLeft w:val="640"/>
      <w:marRight w:val="0"/>
      <w:marTop w:val="0"/>
      <w:marBottom w:val="0"/>
      <w:divBdr>
        <w:top w:val="none" w:sz="0" w:space="0" w:color="auto"/>
        <w:left w:val="none" w:sz="0" w:space="0" w:color="auto"/>
        <w:bottom w:val="none" w:sz="0" w:space="0" w:color="auto"/>
        <w:right w:val="none" w:sz="0" w:space="0" w:color="auto"/>
      </w:divBdr>
    </w:div>
    <w:div w:id="1026949297">
      <w:marLeft w:val="640"/>
      <w:marRight w:val="0"/>
      <w:marTop w:val="0"/>
      <w:marBottom w:val="0"/>
      <w:divBdr>
        <w:top w:val="none" w:sz="0" w:space="0" w:color="auto"/>
        <w:left w:val="none" w:sz="0" w:space="0" w:color="auto"/>
        <w:bottom w:val="none" w:sz="0" w:space="0" w:color="auto"/>
        <w:right w:val="none" w:sz="0" w:space="0" w:color="auto"/>
      </w:divBdr>
    </w:div>
    <w:div w:id="1026977728">
      <w:marLeft w:val="640"/>
      <w:marRight w:val="0"/>
      <w:marTop w:val="0"/>
      <w:marBottom w:val="0"/>
      <w:divBdr>
        <w:top w:val="none" w:sz="0" w:space="0" w:color="auto"/>
        <w:left w:val="none" w:sz="0" w:space="0" w:color="auto"/>
        <w:bottom w:val="none" w:sz="0" w:space="0" w:color="auto"/>
        <w:right w:val="none" w:sz="0" w:space="0" w:color="auto"/>
      </w:divBdr>
    </w:div>
    <w:div w:id="1027172128">
      <w:marLeft w:val="640"/>
      <w:marRight w:val="0"/>
      <w:marTop w:val="0"/>
      <w:marBottom w:val="0"/>
      <w:divBdr>
        <w:top w:val="none" w:sz="0" w:space="0" w:color="auto"/>
        <w:left w:val="none" w:sz="0" w:space="0" w:color="auto"/>
        <w:bottom w:val="none" w:sz="0" w:space="0" w:color="auto"/>
        <w:right w:val="none" w:sz="0" w:space="0" w:color="auto"/>
      </w:divBdr>
    </w:div>
    <w:div w:id="1027222071">
      <w:marLeft w:val="640"/>
      <w:marRight w:val="0"/>
      <w:marTop w:val="0"/>
      <w:marBottom w:val="0"/>
      <w:divBdr>
        <w:top w:val="none" w:sz="0" w:space="0" w:color="auto"/>
        <w:left w:val="none" w:sz="0" w:space="0" w:color="auto"/>
        <w:bottom w:val="none" w:sz="0" w:space="0" w:color="auto"/>
        <w:right w:val="none" w:sz="0" w:space="0" w:color="auto"/>
      </w:divBdr>
    </w:div>
    <w:div w:id="1027296407">
      <w:marLeft w:val="640"/>
      <w:marRight w:val="0"/>
      <w:marTop w:val="0"/>
      <w:marBottom w:val="0"/>
      <w:divBdr>
        <w:top w:val="none" w:sz="0" w:space="0" w:color="auto"/>
        <w:left w:val="none" w:sz="0" w:space="0" w:color="auto"/>
        <w:bottom w:val="none" w:sz="0" w:space="0" w:color="auto"/>
        <w:right w:val="none" w:sz="0" w:space="0" w:color="auto"/>
      </w:divBdr>
    </w:div>
    <w:div w:id="1027558429">
      <w:marLeft w:val="640"/>
      <w:marRight w:val="0"/>
      <w:marTop w:val="0"/>
      <w:marBottom w:val="0"/>
      <w:divBdr>
        <w:top w:val="none" w:sz="0" w:space="0" w:color="auto"/>
        <w:left w:val="none" w:sz="0" w:space="0" w:color="auto"/>
        <w:bottom w:val="none" w:sz="0" w:space="0" w:color="auto"/>
        <w:right w:val="none" w:sz="0" w:space="0" w:color="auto"/>
      </w:divBdr>
    </w:div>
    <w:div w:id="1027564884">
      <w:marLeft w:val="640"/>
      <w:marRight w:val="0"/>
      <w:marTop w:val="0"/>
      <w:marBottom w:val="0"/>
      <w:divBdr>
        <w:top w:val="none" w:sz="0" w:space="0" w:color="auto"/>
        <w:left w:val="none" w:sz="0" w:space="0" w:color="auto"/>
        <w:bottom w:val="none" w:sz="0" w:space="0" w:color="auto"/>
        <w:right w:val="none" w:sz="0" w:space="0" w:color="auto"/>
      </w:divBdr>
    </w:div>
    <w:div w:id="1027634504">
      <w:marLeft w:val="640"/>
      <w:marRight w:val="0"/>
      <w:marTop w:val="0"/>
      <w:marBottom w:val="0"/>
      <w:divBdr>
        <w:top w:val="none" w:sz="0" w:space="0" w:color="auto"/>
        <w:left w:val="none" w:sz="0" w:space="0" w:color="auto"/>
        <w:bottom w:val="none" w:sz="0" w:space="0" w:color="auto"/>
        <w:right w:val="none" w:sz="0" w:space="0" w:color="auto"/>
      </w:divBdr>
    </w:div>
    <w:div w:id="1027634654">
      <w:marLeft w:val="640"/>
      <w:marRight w:val="0"/>
      <w:marTop w:val="0"/>
      <w:marBottom w:val="0"/>
      <w:divBdr>
        <w:top w:val="none" w:sz="0" w:space="0" w:color="auto"/>
        <w:left w:val="none" w:sz="0" w:space="0" w:color="auto"/>
        <w:bottom w:val="none" w:sz="0" w:space="0" w:color="auto"/>
        <w:right w:val="none" w:sz="0" w:space="0" w:color="auto"/>
      </w:divBdr>
    </w:div>
    <w:div w:id="1027679001">
      <w:marLeft w:val="640"/>
      <w:marRight w:val="0"/>
      <w:marTop w:val="0"/>
      <w:marBottom w:val="0"/>
      <w:divBdr>
        <w:top w:val="none" w:sz="0" w:space="0" w:color="auto"/>
        <w:left w:val="none" w:sz="0" w:space="0" w:color="auto"/>
        <w:bottom w:val="none" w:sz="0" w:space="0" w:color="auto"/>
        <w:right w:val="none" w:sz="0" w:space="0" w:color="auto"/>
      </w:divBdr>
    </w:div>
    <w:div w:id="1027752789">
      <w:marLeft w:val="640"/>
      <w:marRight w:val="0"/>
      <w:marTop w:val="0"/>
      <w:marBottom w:val="0"/>
      <w:divBdr>
        <w:top w:val="none" w:sz="0" w:space="0" w:color="auto"/>
        <w:left w:val="none" w:sz="0" w:space="0" w:color="auto"/>
        <w:bottom w:val="none" w:sz="0" w:space="0" w:color="auto"/>
        <w:right w:val="none" w:sz="0" w:space="0" w:color="auto"/>
      </w:divBdr>
    </w:div>
    <w:div w:id="1027872057">
      <w:marLeft w:val="640"/>
      <w:marRight w:val="0"/>
      <w:marTop w:val="0"/>
      <w:marBottom w:val="0"/>
      <w:divBdr>
        <w:top w:val="none" w:sz="0" w:space="0" w:color="auto"/>
        <w:left w:val="none" w:sz="0" w:space="0" w:color="auto"/>
        <w:bottom w:val="none" w:sz="0" w:space="0" w:color="auto"/>
        <w:right w:val="none" w:sz="0" w:space="0" w:color="auto"/>
      </w:divBdr>
    </w:div>
    <w:div w:id="1028025096">
      <w:marLeft w:val="640"/>
      <w:marRight w:val="0"/>
      <w:marTop w:val="0"/>
      <w:marBottom w:val="0"/>
      <w:divBdr>
        <w:top w:val="none" w:sz="0" w:space="0" w:color="auto"/>
        <w:left w:val="none" w:sz="0" w:space="0" w:color="auto"/>
        <w:bottom w:val="none" w:sz="0" w:space="0" w:color="auto"/>
        <w:right w:val="none" w:sz="0" w:space="0" w:color="auto"/>
      </w:divBdr>
    </w:div>
    <w:div w:id="1028063777">
      <w:marLeft w:val="640"/>
      <w:marRight w:val="0"/>
      <w:marTop w:val="0"/>
      <w:marBottom w:val="0"/>
      <w:divBdr>
        <w:top w:val="none" w:sz="0" w:space="0" w:color="auto"/>
        <w:left w:val="none" w:sz="0" w:space="0" w:color="auto"/>
        <w:bottom w:val="none" w:sz="0" w:space="0" w:color="auto"/>
        <w:right w:val="none" w:sz="0" w:space="0" w:color="auto"/>
      </w:divBdr>
    </w:div>
    <w:div w:id="1028070285">
      <w:marLeft w:val="640"/>
      <w:marRight w:val="0"/>
      <w:marTop w:val="0"/>
      <w:marBottom w:val="0"/>
      <w:divBdr>
        <w:top w:val="none" w:sz="0" w:space="0" w:color="auto"/>
        <w:left w:val="none" w:sz="0" w:space="0" w:color="auto"/>
        <w:bottom w:val="none" w:sz="0" w:space="0" w:color="auto"/>
        <w:right w:val="none" w:sz="0" w:space="0" w:color="auto"/>
      </w:divBdr>
    </w:div>
    <w:div w:id="1028095385">
      <w:marLeft w:val="640"/>
      <w:marRight w:val="0"/>
      <w:marTop w:val="0"/>
      <w:marBottom w:val="0"/>
      <w:divBdr>
        <w:top w:val="none" w:sz="0" w:space="0" w:color="auto"/>
        <w:left w:val="none" w:sz="0" w:space="0" w:color="auto"/>
        <w:bottom w:val="none" w:sz="0" w:space="0" w:color="auto"/>
        <w:right w:val="none" w:sz="0" w:space="0" w:color="auto"/>
      </w:divBdr>
    </w:div>
    <w:div w:id="1028261373">
      <w:marLeft w:val="640"/>
      <w:marRight w:val="0"/>
      <w:marTop w:val="0"/>
      <w:marBottom w:val="0"/>
      <w:divBdr>
        <w:top w:val="none" w:sz="0" w:space="0" w:color="auto"/>
        <w:left w:val="none" w:sz="0" w:space="0" w:color="auto"/>
        <w:bottom w:val="none" w:sz="0" w:space="0" w:color="auto"/>
        <w:right w:val="none" w:sz="0" w:space="0" w:color="auto"/>
      </w:divBdr>
    </w:div>
    <w:div w:id="1028262822">
      <w:bodyDiv w:val="1"/>
      <w:marLeft w:val="0"/>
      <w:marRight w:val="0"/>
      <w:marTop w:val="0"/>
      <w:marBottom w:val="0"/>
      <w:divBdr>
        <w:top w:val="none" w:sz="0" w:space="0" w:color="auto"/>
        <w:left w:val="none" w:sz="0" w:space="0" w:color="auto"/>
        <w:bottom w:val="none" w:sz="0" w:space="0" w:color="auto"/>
        <w:right w:val="none" w:sz="0" w:space="0" w:color="auto"/>
      </w:divBdr>
      <w:divsChild>
        <w:div w:id="38238906">
          <w:marLeft w:val="640"/>
          <w:marRight w:val="0"/>
          <w:marTop w:val="0"/>
          <w:marBottom w:val="0"/>
          <w:divBdr>
            <w:top w:val="none" w:sz="0" w:space="0" w:color="auto"/>
            <w:left w:val="none" w:sz="0" w:space="0" w:color="auto"/>
            <w:bottom w:val="none" w:sz="0" w:space="0" w:color="auto"/>
            <w:right w:val="none" w:sz="0" w:space="0" w:color="auto"/>
          </w:divBdr>
        </w:div>
        <w:div w:id="63066124">
          <w:marLeft w:val="640"/>
          <w:marRight w:val="0"/>
          <w:marTop w:val="0"/>
          <w:marBottom w:val="0"/>
          <w:divBdr>
            <w:top w:val="none" w:sz="0" w:space="0" w:color="auto"/>
            <w:left w:val="none" w:sz="0" w:space="0" w:color="auto"/>
            <w:bottom w:val="none" w:sz="0" w:space="0" w:color="auto"/>
            <w:right w:val="none" w:sz="0" w:space="0" w:color="auto"/>
          </w:divBdr>
        </w:div>
        <w:div w:id="113720754">
          <w:marLeft w:val="640"/>
          <w:marRight w:val="0"/>
          <w:marTop w:val="0"/>
          <w:marBottom w:val="0"/>
          <w:divBdr>
            <w:top w:val="none" w:sz="0" w:space="0" w:color="auto"/>
            <w:left w:val="none" w:sz="0" w:space="0" w:color="auto"/>
            <w:bottom w:val="none" w:sz="0" w:space="0" w:color="auto"/>
            <w:right w:val="none" w:sz="0" w:space="0" w:color="auto"/>
          </w:divBdr>
        </w:div>
        <w:div w:id="133917048">
          <w:marLeft w:val="640"/>
          <w:marRight w:val="0"/>
          <w:marTop w:val="0"/>
          <w:marBottom w:val="0"/>
          <w:divBdr>
            <w:top w:val="none" w:sz="0" w:space="0" w:color="auto"/>
            <w:left w:val="none" w:sz="0" w:space="0" w:color="auto"/>
            <w:bottom w:val="none" w:sz="0" w:space="0" w:color="auto"/>
            <w:right w:val="none" w:sz="0" w:space="0" w:color="auto"/>
          </w:divBdr>
        </w:div>
        <w:div w:id="178738155">
          <w:marLeft w:val="640"/>
          <w:marRight w:val="0"/>
          <w:marTop w:val="0"/>
          <w:marBottom w:val="0"/>
          <w:divBdr>
            <w:top w:val="none" w:sz="0" w:space="0" w:color="auto"/>
            <w:left w:val="none" w:sz="0" w:space="0" w:color="auto"/>
            <w:bottom w:val="none" w:sz="0" w:space="0" w:color="auto"/>
            <w:right w:val="none" w:sz="0" w:space="0" w:color="auto"/>
          </w:divBdr>
        </w:div>
        <w:div w:id="209533354">
          <w:marLeft w:val="640"/>
          <w:marRight w:val="0"/>
          <w:marTop w:val="0"/>
          <w:marBottom w:val="0"/>
          <w:divBdr>
            <w:top w:val="none" w:sz="0" w:space="0" w:color="auto"/>
            <w:left w:val="none" w:sz="0" w:space="0" w:color="auto"/>
            <w:bottom w:val="none" w:sz="0" w:space="0" w:color="auto"/>
            <w:right w:val="none" w:sz="0" w:space="0" w:color="auto"/>
          </w:divBdr>
        </w:div>
        <w:div w:id="308899201">
          <w:marLeft w:val="640"/>
          <w:marRight w:val="0"/>
          <w:marTop w:val="0"/>
          <w:marBottom w:val="0"/>
          <w:divBdr>
            <w:top w:val="none" w:sz="0" w:space="0" w:color="auto"/>
            <w:left w:val="none" w:sz="0" w:space="0" w:color="auto"/>
            <w:bottom w:val="none" w:sz="0" w:space="0" w:color="auto"/>
            <w:right w:val="none" w:sz="0" w:space="0" w:color="auto"/>
          </w:divBdr>
        </w:div>
        <w:div w:id="311954030">
          <w:marLeft w:val="640"/>
          <w:marRight w:val="0"/>
          <w:marTop w:val="0"/>
          <w:marBottom w:val="0"/>
          <w:divBdr>
            <w:top w:val="none" w:sz="0" w:space="0" w:color="auto"/>
            <w:left w:val="none" w:sz="0" w:space="0" w:color="auto"/>
            <w:bottom w:val="none" w:sz="0" w:space="0" w:color="auto"/>
            <w:right w:val="none" w:sz="0" w:space="0" w:color="auto"/>
          </w:divBdr>
        </w:div>
        <w:div w:id="369649699">
          <w:marLeft w:val="640"/>
          <w:marRight w:val="0"/>
          <w:marTop w:val="0"/>
          <w:marBottom w:val="0"/>
          <w:divBdr>
            <w:top w:val="none" w:sz="0" w:space="0" w:color="auto"/>
            <w:left w:val="none" w:sz="0" w:space="0" w:color="auto"/>
            <w:bottom w:val="none" w:sz="0" w:space="0" w:color="auto"/>
            <w:right w:val="none" w:sz="0" w:space="0" w:color="auto"/>
          </w:divBdr>
        </w:div>
        <w:div w:id="471681553">
          <w:marLeft w:val="640"/>
          <w:marRight w:val="0"/>
          <w:marTop w:val="0"/>
          <w:marBottom w:val="0"/>
          <w:divBdr>
            <w:top w:val="none" w:sz="0" w:space="0" w:color="auto"/>
            <w:left w:val="none" w:sz="0" w:space="0" w:color="auto"/>
            <w:bottom w:val="none" w:sz="0" w:space="0" w:color="auto"/>
            <w:right w:val="none" w:sz="0" w:space="0" w:color="auto"/>
          </w:divBdr>
        </w:div>
        <w:div w:id="500659328">
          <w:marLeft w:val="640"/>
          <w:marRight w:val="0"/>
          <w:marTop w:val="0"/>
          <w:marBottom w:val="0"/>
          <w:divBdr>
            <w:top w:val="none" w:sz="0" w:space="0" w:color="auto"/>
            <w:left w:val="none" w:sz="0" w:space="0" w:color="auto"/>
            <w:bottom w:val="none" w:sz="0" w:space="0" w:color="auto"/>
            <w:right w:val="none" w:sz="0" w:space="0" w:color="auto"/>
          </w:divBdr>
        </w:div>
        <w:div w:id="502860509">
          <w:marLeft w:val="640"/>
          <w:marRight w:val="0"/>
          <w:marTop w:val="0"/>
          <w:marBottom w:val="0"/>
          <w:divBdr>
            <w:top w:val="none" w:sz="0" w:space="0" w:color="auto"/>
            <w:left w:val="none" w:sz="0" w:space="0" w:color="auto"/>
            <w:bottom w:val="none" w:sz="0" w:space="0" w:color="auto"/>
            <w:right w:val="none" w:sz="0" w:space="0" w:color="auto"/>
          </w:divBdr>
        </w:div>
        <w:div w:id="567885688">
          <w:marLeft w:val="640"/>
          <w:marRight w:val="0"/>
          <w:marTop w:val="0"/>
          <w:marBottom w:val="0"/>
          <w:divBdr>
            <w:top w:val="none" w:sz="0" w:space="0" w:color="auto"/>
            <w:left w:val="none" w:sz="0" w:space="0" w:color="auto"/>
            <w:bottom w:val="none" w:sz="0" w:space="0" w:color="auto"/>
            <w:right w:val="none" w:sz="0" w:space="0" w:color="auto"/>
          </w:divBdr>
        </w:div>
        <w:div w:id="604581161">
          <w:marLeft w:val="640"/>
          <w:marRight w:val="0"/>
          <w:marTop w:val="0"/>
          <w:marBottom w:val="0"/>
          <w:divBdr>
            <w:top w:val="none" w:sz="0" w:space="0" w:color="auto"/>
            <w:left w:val="none" w:sz="0" w:space="0" w:color="auto"/>
            <w:bottom w:val="none" w:sz="0" w:space="0" w:color="auto"/>
            <w:right w:val="none" w:sz="0" w:space="0" w:color="auto"/>
          </w:divBdr>
        </w:div>
        <w:div w:id="632711806">
          <w:marLeft w:val="640"/>
          <w:marRight w:val="0"/>
          <w:marTop w:val="0"/>
          <w:marBottom w:val="0"/>
          <w:divBdr>
            <w:top w:val="none" w:sz="0" w:space="0" w:color="auto"/>
            <w:left w:val="none" w:sz="0" w:space="0" w:color="auto"/>
            <w:bottom w:val="none" w:sz="0" w:space="0" w:color="auto"/>
            <w:right w:val="none" w:sz="0" w:space="0" w:color="auto"/>
          </w:divBdr>
        </w:div>
        <w:div w:id="637616066">
          <w:marLeft w:val="640"/>
          <w:marRight w:val="0"/>
          <w:marTop w:val="0"/>
          <w:marBottom w:val="0"/>
          <w:divBdr>
            <w:top w:val="none" w:sz="0" w:space="0" w:color="auto"/>
            <w:left w:val="none" w:sz="0" w:space="0" w:color="auto"/>
            <w:bottom w:val="none" w:sz="0" w:space="0" w:color="auto"/>
            <w:right w:val="none" w:sz="0" w:space="0" w:color="auto"/>
          </w:divBdr>
        </w:div>
        <w:div w:id="683476273">
          <w:marLeft w:val="640"/>
          <w:marRight w:val="0"/>
          <w:marTop w:val="0"/>
          <w:marBottom w:val="0"/>
          <w:divBdr>
            <w:top w:val="none" w:sz="0" w:space="0" w:color="auto"/>
            <w:left w:val="none" w:sz="0" w:space="0" w:color="auto"/>
            <w:bottom w:val="none" w:sz="0" w:space="0" w:color="auto"/>
            <w:right w:val="none" w:sz="0" w:space="0" w:color="auto"/>
          </w:divBdr>
        </w:div>
        <w:div w:id="719402008">
          <w:marLeft w:val="640"/>
          <w:marRight w:val="0"/>
          <w:marTop w:val="0"/>
          <w:marBottom w:val="0"/>
          <w:divBdr>
            <w:top w:val="none" w:sz="0" w:space="0" w:color="auto"/>
            <w:left w:val="none" w:sz="0" w:space="0" w:color="auto"/>
            <w:bottom w:val="none" w:sz="0" w:space="0" w:color="auto"/>
            <w:right w:val="none" w:sz="0" w:space="0" w:color="auto"/>
          </w:divBdr>
        </w:div>
        <w:div w:id="772701725">
          <w:marLeft w:val="640"/>
          <w:marRight w:val="0"/>
          <w:marTop w:val="0"/>
          <w:marBottom w:val="0"/>
          <w:divBdr>
            <w:top w:val="none" w:sz="0" w:space="0" w:color="auto"/>
            <w:left w:val="none" w:sz="0" w:space="0" w:color="auto"/>
            <w:bottom w:val="none" w:sz="0" w:space="0" w:color="auto"/>
            <w:right w:val="none" w:sz="0" w:space="0" w:color="auto"/>
          </w:divBdr>
        </w:div>
        <w:div w:id="781143421">
          <w:marLeft w:val="640"/>
          <w:marRight w:val="0"/>
          <w:marTop w:val="0"/>
          <w:marBottom w:val="0"/>
          <w:divBdr>
            <w:top w:val="none" w:sz="0" w:space="0" w:color="auto"/>
            <w:left w:val="none" w:sz="0" w:space="0" w:color="auto"/>
            <w:bottom w:val="none" w:sz="0" w:space="0" w:color="auto"/>
            <w:right w:val="none" w:sz="0" w:space="0" w:color="auto"/>
          </w:divBdr>
        </w:div>
        <w:div w:id="850949182">
          <w:marLeft w:val="640"/>
          <w:marRight w:val="0"/>
          <w:marTop w:val="0"/>
          <w:marBottom w:val="0"/>
          <w:divBdr>
            <w:top w:val="none" w:sz="0" w:space="0" w:color="auto"/>
            <w:left w:val="none" w:sz="0" w:space="0" w:color="auto"/>
            <w:bottom w:val="none" w:sz="0" w:space="0" w:color="auto"/>
            <w:right w:val="none" w:sz="0" w:space="0" w:color="auto"/>
          </w:divBdr>
        </w:div>
        <w:div w:id="936987606">
          <w:marLeft w:val="640"/>
          <w:marRight w:val="0"/>
          <w:marTop w:val="0"/>
          <w:marBottom w:val="0"/>
          <w:divBdr>
            <w:top w:val="none" w:sz="0" w:space="0" w:color="auto"/>
            <w:left w:val="none" w:sz="0" w:space="0" w:color="auto"/>
            <w:bottom w:val="none" w:sz="0" w:space="0" w:color="auto"/>
            <w:right w:val="none" w:sz="0" w:space="0" w:color="auto"/>
          </w:divBdr>
        </w:div>
        <w:div w:id="1003123210">
          <w:marLeft w:val="640"/>
          <w:marRight w:val="0"/>
          <w:marTop w:val="0"/>
          <w:marBottom w:val="0"/>
          <w:divBdr>
            <w:top w:val="none" w:sz="0" w:space="0" w:color="auto"/>
            <w:left w:val="none" w:sz="0" w:space="0" w:color="auto"/>
            <w:bottom w:val="none" w:sz="0" w:space="0" w:color="auto"/>
            <w:right w:val="none" w:sz="0" w:space="0" w:color="auto"/>
          </w:divBdr>
        </w:div>
        <w:div w:id="1121150532">
          <w:marLeft w:val="640"/>
          <w:marRight w:val="0"/>
          <w:marTop w:val="0"/>
          <w:marBottom w:val="0"/>
          <w:divBdr>
            <w:top w:val="none" w:sz="0" w:space="0" w:color="auto"/>
            <w:left w:val="none" w:sz="0" w:space="0" w:color="auto"/>
            <w:bottom w:val="none" w:sz="0" w:space="0" w:color="auto"/>
            <w:right w:val="none" w:sz="0" w:space="0" w:color="auto"/>
          </w:divBdr>
        </w:div>
        <w:div w:id="1124884252">
          <w:marLeft w:val="640"/>
          <w:marRight w:val="0"/>
          <w:marTop w:val="0"/>
          <w:marBottom w:val="0"/>
          <w:divBdr>
            <w:top w:val="none" w:sz="0" w:space="0" w:color="auto"/>
            <w:left w:val="none" w:sz="0" w:space="0" w:color="auto"/>
            <w:bottom w:val="none" w:sz="0" w:space="0" w:color="auto"/>
            <w:right w:val="none" w:sz="0" w:space="0" w:color="auto"/>
          </w:divBdr>
        </w:div>
        <w:div w:id="1139953931">
          <w:marLeft w:val="640"/>
          <w:marRight w:val="0"/>
          <w:marTop w:val="0"/>
          <w:marBottom w:val="0"/>
          <w:divBdr>
            <w:top w:val="none" w:sz="0" w:space="0" w:color="auto"/>
            <w:left w:val="none" w:sz="0" w:space="0" w:color="auto"/>
            <w:bottom w:val="none" w:sz="0" w:space="0" w:color="auto"/>
            <w:right w:val="none" w:sz="0" w:space="0" w:color="auto"/>
          </w:divBdr>
        </w:div>
        <w:div w:id="1164051011">
          <w:marLeft w:val="640"/>
          <w:marRight w:val="0"/>
          <w:marTop w:val="0"/>
          <w:marBottom w:val="0"/>
          <w:divBdr>
            <w:top w:val="none" w:sz="0" w:space="0" w:color="auto"/>
            <w:left w:val="none" w:sz="0" w:space="0" w:color="auto"/>
            <w:bottom w:val="none" w:sz="0" w:space="0" w:color="auto"/>
            <w:right w:val="none" w:sz="0" w:space="0" w:color="auto"/>
          </w:divBdr>
        </w:div>
        <w:div w:id="1258370906">
          <w:marLeft w:val="640"/>
          <w:marRight w:val="0"/>
          <w:marTop w:val="0"/>
          <w:marBottom w:val="0"/>
          <w:divBdr>
            <w:top w:val="none" w:sz="0" w:space="0" w:color="auto"/>
            <w:left w:val="none" w:sz="0" w:space="0" w:color="auto"/>
            <w:bottom w:val="none" w:sz="0" w:space="0" w:color="auto"/>
            <w:right w:val="none" w:sz="0" w:space="0" w:color="auto"/>
          </w:divBdr>
        </w:div>
        <w:div w:id="1347098965">
          <w:marLeft w:val="640"/>
          <w:marRight w:val="0"/>
          <w:marTop w:val="0"/>
          <w:marBottom w:val="0"/>
          <w:divBdr>
            <w:top w:val="none" w:sz="0" w:space="0" w:color="auto"/>
            <w:left w:val="none" w:sz="0" w:space="0" w:color="auto"/>
            <w:bottom w:val="none" w:sz="0" w:space="0" w:color="auto"/>
            <w:right w:val="none" w:sz="0" w:space="0" w:color="auto"/>
          </w:divBdr>
        </w:div>
        <w:div w:id="1392583843">
          <w:marLeft w:val="640"/>
          <w:marRight w:val="0"/>
          <w:marTop w:val="0"/>
          <w:marBottom w:val="0"/>
          <w:divBdr>
            <w:top w:val="none" w:sz="0" w:space="0" w:color="auto"/>
            <w:left w:val="none" w:sz="0" w:space="0" w:color="auto"/>
            <w:bottom w:val="none" w:sz="0" w:space="0" w:color="auto"/>
            <w:right w:val="none" w:sz="0" w:space="0" w:color="auto"/>
          </w:divBdr>
        </w:div>
        <w:div w:id="1418478408">
          <w:marLeft w:val="640"/>
          <w:marRight w:val="0"/>
          <w:marTop w:val="0"/>
          <w:marBottom w:val="0"/>
          <w:divBdr>
            <w:top w:val="none" w:sz="0" w:space="0" w:color="auto"/>
            <w:left w:val="none" w:sz="0" w:space="0" w:color="auto"/>
            <w:bottom w:val="none" w:sz="0" w:space="0" w:color="auto"/>
            <w:right w:val="none" w:sz="0" w:space="0" w:color="auto"/>
          </w:divBdr>
        </w:div>
        <w:div w:id="1507742977">
          <w:marLeft w:val="640"/>
          <w:marRight w:val="0"/>
          <w:marTop w:val="0"/>
          <w:marBottom w:val="0"/>
          <w:divBdr>
            <w:top w:val="none" w:sz="0" w:space="0" w:color="auto"/>
            <w:left w:val="none" w:sz="0" w:space="0" w:color="auto"/>
            <w:bottom w:val="none" w:sz="0" w:space="0" w:color="auto"/>
            <w:right w:val="none" w:sz="0" w:space="0" w:color="auto"/>
          </w:divBdr>
        </w:div>
        <w:div w:id="1533106348">
          <w:marLeft w:val="640"/>
          <w:marRight w:val="0"/>
          <w:marTop w:val="0"/>
          <w:marBottom w:val="0"/>
          <w:divBdr>
            <w:top w:val="none" w:sz="0" w:space="0" w:color="auto"/>
            <w:left w:val="none" w:sz="0" w:space="0" w:color="auto"/>
            <w:bottom w:val="none" w:sz="0" w:space="0" w:color="auto"/>
            <w:right w:val="none" w:sz="0" w:space="0" w:color="auto"/>
          </w:divBdr>
        </w:div>
        <w:div w:id="1586918287">
          <w:marLeft w:val="640"/>
          <w:marRight w:val="0"/>
          <w:marTop w:val="0"/>
          <w:marBottom w:val="0"/>
          <w:divBdr>
            <w:top w:val="none" w:sz="0" w:space="0" w:color="auto"/>
            <w:left w:val="none" w:sz="0" w:space="0" w:color="auto"/>
            <w:bottom w:val="none" w:sz="0" w:space="0" w:color="auto"/>
            <w:right w:val="none" w:sz="0" w:space="0" w:color="auto"/>
          </w:divBdr>
        </w:div>
        <w:div w:id="1629239215">
          <w:marLeft w:val="640"/>
          <w:marRight w:val="0"/>
          <w:marTop w:val="0"/>
          <w:marBottom w:val="0"/>
          <w:divBdr>
            <w:top w:val="none" w:sz="0" w:space="0" w:color="auto"/>
            <w:left w:val="none" w:sz="0" w:space="0" w:color="auto"/>
            <w:bottom w:val="none" w:sz="0" w:space="0" w:color="auto"/>
            <w:right w:val="none" w:sz="0" w:space="0" w:color="auto"/>
          </w:divBdr>
        </w:div>
        <w:div w:id="1716276436">
          <w:marLeft w:val="640"/>
          <w:marRight w:val="0"/>
          <w:marTop w:val="0"/>
          <w:marBottom w:val="0"/>
          <w:divBdr>
            <w:top w:val="none" w:sz="0" w:space="0" w:color="auto"/>
            <w:left w:val="none" w:sz="0" w:space="0" w:color="auto"/>
            <w:bottom w:val="none" w:sz="0" w:space="0" w:color="auto"/>
            <w:right w:val="none" w:sz="0" w:space="0" w:color="auto"/>
          </w:divBdr>
        </w:div>
      </w:divsChild>
    </w:div>
    <w:div w:id="1028264004">
      <w:marLeft w:val="640"/>
      <w:marRight w:val="0"/>
      <w:marTop w:val="0"/>
      <w:marBottom w:val="0"/>
      <w:divBdr>
        <w:top w:val="none" w:sz="0" w:space="0" w:color="auto"/>
        <w:left w:val="none" w:sz="0" w:space="0" w:color="auto"/>
        <w:bottom w:val="none" w:sz="0" w:space="0" w:color="auto"/>
        <w:right w:val="none" w:sz="0" w:space="0" w:color="auto"/>
      </w:divBdr>
    </w:div>
    <w:div w:id="1028290341">
      <w:marLeft w:val="640"/>
      <w:marRight w:val="0"/>
      <w:marTop w:val="0"/>
      <w:marBottom w:val="0"/>
      <w:divBdr>
        <w:top w:val="none" w:sz="0" w:space="0" w:color="auto"/>
        <w:left w:val="none" w:sz="0" w:space="0" w:color="auto"/>
        <w:bottom w:val="none" w:sz="0" w:space="0" w:color="auto"/>
        <w:right w:val="none" w:sz="0" w:space="0" w:color="auto"/>
      </w:divBdr>
    </w:div>
    <w:div w:id="1028333052">
      <w:marLeft w:val="640"/>
      <w:marRight w:val="0"/>
      <w:marTop w:val="0"/>
      <w:marBottom w:val="0"/>
      <w:divBdr>
        <w:top w:val="none" w:sz="0" w:space="0" w:color="auto"/>
        <w:left w:val="none" w:sz="0" w:space="0" w:color="auto"/>
        <w:bottom w:val="none" w:sz="0" w:space="0" w:color="auto"/>
        <w:right w:val="none" w:sz="0" w:space="0" w:color="auto"/>
      </w:divBdr>
    </w:div>
    <w:div w:id="1028333611">
      <w:marLeft w:val="640"/>
      <w:marRight w:val="0"/>
      <w:marTop w:val="0"/>
      <w:marBottom w:val="0"/>
      <w:divBdr>
        <w:top w:val="none" w:sz="0" w:space="0" w:color="auto"/>
        <w:left w:val="none" w:sz="0" w:space="0" w:color="auto"/>
        <w:bottom w:val="none" w:sz="0" w:space="0" w:color="auto"/>
        <w:right w:val="none" w:sz="0" w:space="0" w:color="auto"/>
      </w:divBdr>
    </w:div>
    <w:div w:id="1028336451">
      <w:marLeft w:val="640"/>
      <w:marRight w:val="0"/>
      <w:marTop w:val="0"/>
      <w:marBottom w:val="0"/>
      <w:divBdr>
        <w:top w:val="none" w:sz="0" w:space="0" w:color="auto"/>
        <w:left w:val="none" w:sz="0" w:space="0" w:color="auto"/>
        <w:bottom w:val="none" w:sz="0" w:space="0" w:color="auto"/>
        <w:right w:val="none" w:sz="0" w:space="0" w:color="auto"/>
      </w:divBdr>
    </w:div>
    <w:div w:id="1028409205">
      <w:marLeft w:val="640"/>
      <w:marRight w:val="0"/>
      <w:marTop w:val="0"/>
      <w:marBottom w:val="0"/>
      <w:divBdr>
        <w:top w:val="none" w:sz="0" w:space="0" w:color="auto"/>
        <w:left w:val="none" w:sz="0" w:space="0" w:color="auto"/>
        <w:bottom w:val="none" w:sz="0" w:space="0" w:color="auto"/>
        <w:right w:val="none" w:sz="0" w:space="0" w:color="auto"/>
      </w:divBdr>
    </w:div>
    <w:div w:id="1028528027">
      <w:marLeft w:val="640"/>
      <w:marRight w:val="0"/>
      <w:marTop w:val="0"/>
      <w:marBottom w:val="0"/>
      <w:divBdr>
        <w:top w:val="none" w:sz="0" w:space="0" w:color="auto"/>
        <w:left w:val="none" w:sz="0" w:space="0" w:color="auto"/>
        <w:bottom w:val="none" w:sz="0" w:space="0" w:color="auto"/>
        <w:right w:val="none" w:sz="0" w:space="0" w:color="auto"/>
      </w:divBdr>
    </w:div>
    <w:div w:id="1028532670">
      <w:marLeft w:val="640"/>
      <w:marRight w:val="0"/>
      <w:marTop w:val="0"/>
      <w:marBottom w:val="0"/>
      <w:divBdr>
        <w:top w:val="none" w:sz="0" w:space="0" w:color="auto"/>
        <w:left w:val="none" w:sz="0" w:space="0" w:color="auto"/>
        <w:bottom w:val="none" w:sz="0" w:space="0" w:color="auto"/>
        <w:right w:val="none" w:sz="0" w:space="0" w:color="auto"/>
      </w:divBdr>
    </w:div>
    <w:div w:id="1028602494">
      <w:marLeft w:val="640"/>
      <w:marRight w:val="0"/>
      <w:marTop w:val="0"/>
      <w:marBottom w:val="0"/>
      <w:divBdr>
        <w:top w:val="none" w:sz="0" w:space="0" w:color="auto"/>
        <w:left w:val="none" w:sz="0" w:space="0" w:color="auto"/>
        <w:bottom w:val="none" w:sz="0" w:space="0" w:color="auto"/>
        <w:right w:val="none" w:sz="0" w:space="0" w:color="auto"/>
      </w:divBdr>
    </w:div>
    <w:div w:id="1028603942">
      <w:marLeft w:val="640"/>
      <w:marRight w:val="0"/>
      <w:marTop w:val="0"/>
      <w:marBottom w:val="0"/>
      <w:divBdr>
        <w:top w:val="none" w:sz="0" w:space="0" w:color="auto"/>
        <w:left w:val="none" w:sz="0" w:space="0" w:color="auto"/>
        <w:bottom w:val="none" w:sz="0" w:space="0" w:color="auto"/>
        <w:right w:val="none" w:sz="0" w:space="0" w:color="auto"/>
      </w:divBdr>
    </w:div>
    <w:div w:id="1028720320">
      <w:marLeft w:val="640"/>
      <w:marRight w:val="0"/>
      <w:marTop w:val="0"/>
      <w:marBottom w:val="0"/>
      <w:divBdr>
        <w:top w:val="none" w:sz="0" w:space="0" w:color="auto"/>
        <w:left w:val="none" w:sz="0" w:space="0" w:color="auto"/>
        <w:bottom w:val="none" w:sz="0" w:space="0" w:color="auto"/>
        <w:right w:val="none" w:sz="0" w:space="0" w:color="auto"/>
      </w:divBdr>
    </w:div>
    <w:div w:id="1028723933">
      <w:marLeft w:val="640"/>
      <w:marRight w:val="0"/>
      <w:marTop w:val="0"/>
      <w:marBottom w:val="0"/>
      <w:divBdr>
        <w:top w:val="none" w:sz="0" w:space="0" w:color="auto"/>
        <w:left w:val="none" w:sz="0" w:space="0" w:color="auto"/>
        <w:bottom w:val="none" w:sz="0" w:space="0" w:color="auto"/>
        <w:right w:val="none" w:sz="0" w:space="0" w:color="auto"/>
      </w:divBdr>
    </w:div>
    <w:div w:id="1028724835">
      <w:marLeft w:val="640"/>
      <w:marRight w:val="0"/>
      <w:marTop w:val="0"/>
      <w:marBottom w:val="0"/>
      <w:divBdr>
        <w:top w:val="none" w:sz="0" w:space="0" w:color="auto"/>
        <w:left w:val="none" w:sz="0" w:space="0" w:color="auto"/>
        <w:bottom w:val="none" w:sz="0" w:space="0" w:color="auto"/>
        <w:right w:val="none" w:sz="0" w:space="0" w:color="auto"/>
      </w:divBdr>
    </w:div>
    <w:div w:id="1028795038">
      <w:marLeft w:val="640"/>
      <w:marRight w:val="0"/>
      <w:marTop w:val="0"/>
      <w:marBottom w:val="0"/>
      <w:divBdr>
        <w:top w:val="none" w:sz="0" w:space="0" w:color="auto"/>
        <w:left w:val="none" w:sz="0" w:space="0" w:color="auto"/>
        <w:bottom w:val="none" w:sz="0" w:space="0" w:color="auto"/>
        <w:right w:val="none" w:sz="0" w:space="0" w:color="auto"/>
      </w:divBdr>
    </w:div>
    <w:div w:id="1028877257">
      <w:marLeft w:val="640"/>
      <w:marRight w:val="0"/>
      <w:marTop w:val="0"/>
      <w:marBottom w:val="0"/>
      <w:divBdr>
        <w:top w:val="none" w:sz="0" w:space="0" w:color="auto"/>
        <w:left w:val="none" w:sz="0" w:space="0" w:color="auto"/>
        <w:bottom w:val="none" w:sz="0" w:space="0" w:color="auto"/>
        <w:right w:val="none" w:sz="0" w:space="0" w:color="auto"/>
      </w:divBdr>
    </w:div>
    <w:div w:id="1028917140">
      <w:marLeft w:val="640"/>
      <w:marRight w:val="0"/>
      <w:marTop w:val="0"/>
      <w:marBottom w:val="0"/>
      <w:divBdr>
        <w:top w:val="none" w:sz="0" w:space="0" w:color="auto"/>
        <w:left w:val="none" w:sz="0" w:space="0" w:color="auto"/>
        <w:bottom w:val="none" w:sz="0" w:space="0" w:color="auto"/>
        <w:right w:val="none" w:sz="0" w:space="0" w:color="auto"/>
      </w:divBdr>
    </w:div>
    <w:div w:id="1028989720">
      <w:marLeft w:val="640"/>
      <w:marRight w:val="0"/>
      <w:marTop w:val="0"/>
      <w:marBottom w:val="0"/>
      <w:divBdr>
        <w:top w:val="none" w:sz="0" w:space="0" w:color="auto"/>
        <w:left w:val="none" w:sz="0" w:space="0" w:color="auto"/>
        <w:bottom w:val="none" w:sz="0" w:space="0" w:color="auto"/>
        <w:right w:val="none" w:sz="0" w:space="0" w:color="auto"/>
      </w:divBdr>
    </w:div>
    <w:div w:id="1028994781">
      <w:marLeft w:val="640"/>
      <w:marRight w:val="0"/>
      <w:marTop w:val="0"/>
      <w:marBottom w:val="0"/>
      <w:divBdr>
        <w:top w:val="none" w:sz="0" w:space="0" w:color="auto"/>
        <w:left w:val="none" w:sz="0" w:space="0" w:color="auto"/>
        <w:bottom w:val="none" w:sz="0" w:space="0" w:color="auto"/>
        <w:right w:val="none" w:sz="0" w:space="0" w:color="auto"/>
      </w:divBdr>
    </w:div>
    <w:div w:id="1029067854">
      <w:marLeft w:val="640"/>
      <w:marRight w:val="0"/>
      <w:marTop w:val="0"/>
      <w:marBottom w:val="0"/>
      <w:divBdr>
        <w:top w:val="none" w:sz="0" w:space="0" w:color="auto"/>
        <w:left w:val="none" w:sz="0" w:space="0" w:color="auto"/>
        <w:bottom w:val="none" w:sz="0" w:space="0" w:color="auto"/>
        <w:right w:val="none" w:sz="0" w:space="0" w:color="auto"/>
      </w:divBdr>
    </w:div>
    <w:div w:id="1029070038">
      <w:marLeft w:val="640"/>
      <w:marRight w:val="0"/>
      <w:marTop w:val="0"/>
      <w:marBottom w:val="0"/>
      <w:divBdr>
        <w:top w:val="none" w:sz="0" w:space="0" w:color="auto"/>
        <w:left w:val="none" w:sz="0" w:space="0" w:color="auto"/>
        <w:bottom w:val="none" w:sz="0" w:space="0" w:color="auto"/>
        <w:right w:val="none" w:sz="0" w:space="0" w:color="auto"/>
      </w:divBdr>
    </w:div>
    <w:div w:id="1029141901">
      <w:marLeft w:val="640"/>
      <w:marRight w:val="0"/>
      <w:marTop w:val="0"/>
      <w:marBottom w:val="0"/>
      <w:divBdr>
        <w:top w:val="none" w:sz="0" w:space="0" w:color="auto"/>
        <w:left w:val="none" w:sz="0" w:space="0" w:color="auto"/>
        <w:bottom w:val="none" w:sz="0" w:space="0" w:color="auto"/>
        <w:right w:val="none" w:sz="0" w:space="0" w:color="auto"/>
      </w:divBdr>
    </w:div>
    <w:div w:id="1029143649">
      <w:marLeft w:val="640"/>
      <w:marRight w:val="0"/>
      <w:marTop w:val="0"/>
      <w:marBottom w:val="0"/>
      <w:divBdr>
        <w:top w:val="none" w:sz="0" w:space="0" w:color="auto"/>
        <w:left w:val="none" w:sz="0" w:space="0" w:color="auto"/>
        <w:bottom w:val="none" w:sz="0" w:space="0" w:color="auto"/>
        <w:right w:val="none" w:sz="0" w:space="0" w:color="auto"/>
      </w:divBdr>
    </w:div>
    <w:div w:id="1029143921">
      <w:marLeft w:val="640"/>
      <w:marRight w:val="0"/>
      <w:marTop w:val="0"/>
      <w:marBottom w:val="0"/>
      <w:divBdr>
        <w:top w:val="none" w:sz="0" w:space="0" w:color="auto"/>
        <w:left w:val="none" w:sz="0" w:space="0" w:color="auto"/>
        <w:bottom w:val="none" w:sz="0" w:space="0" w:color="auto"/>
        <w:right w:val="none" w:sz="0" w:space="0" w:color="auto"/>
      </w:divBdr>
    </w:div>
    <w:div w:id="1029184323">
      <w:marLeft w:val="640"/>
      <w:marRight w:val="0"/>
      <w:marTop w:val="0"/>
      <w:marBottom w:val="0"/>
      <w:divBdr>
        <w:top w:val="none" w:sz="0" w:space="0" w:color="auto"/>
        <w:left w:val="none" w:sz="0" w:space="0" w:color="auto"/>
        <w:bottom w:val="none" w:sz="0" w:space="0" w:color="auto"/>
        <w:right w:val="none" w:sz="0" w:space="0" w:color="auto"/>
      </w:divBdr>
    </w:div>
    <w:div w:id="1029188009">
      <w:marLeft w:val="640"/>
      <w:marRight w:val="0"/>
      <w:marTop w:val="0"/>
      <w:marBottom w:val="0"/>
      <w:divBdr>
        <w:top w:val="none" w:sz="0" w:space="0" w:color="auto"/>
        <w:left w:val="none" w:sz="0" w:space="0" w:color="auto"/>
        <w:bottom w:val="none" w:sz="0" w:space="0" w:color="auto"/>
        <w:right w:val="none" w:sz="0" w:space="0" w:color="auto"/>
      </w:divBdr>
    </w:div>
    <w:div w:id="1029258807">
      <w:marLeft w:val="640"/>
      <w:marRight w:val="0"/>
      <w:marTop w:val="0"/>
      <w:marBottom w:val="0"/>
      <w:divBdr>
        <w:top w:val="none" w:sz="0" w:space="0" w:color="auto"/>
        <w:left w:val="none" w:sz="0" w:space="0" w:color="auto"/>
        <w:bottom w:val="none" w:sz="0" w:space="0" w:color="auto"/>
        <w:right w:val="none" w:sz="0" w:space="0" w:color="auto"/>
      </w:divBdr>
    </w:div>
    <w:div w:id="1029334835">
      <w:marLeft w:val="640"/>
      <w:marRight w:val="0"/>
      <w:marTop w:val="0"/>
      <w:marBottom w:val="0"/>
      <w:divBdr>
        <w:top w:val="none" w:sz="0" w:space="0" w:color="auto"/>
        <w:left w:val="none" w:sz="0" w:space="0" w:color="auto"/>
        <w:bottom w:val="none" w:sz="0" w:space="0" w:color="auto"/>
        <w:right w:val="none" w:sz="0" w:space="0" w:color="auto"/>
      </w:divBdr>
    </w:div>
    <w:div w:id="1029381848">
      <w:marLeft w:val="640"/>
      <w:marRight w:val="0"/>
      <w:marTop w:val="0"/>
      <w:marBottom w:val="0"/>
      <w:divBdr>
        <w:top w:val="none" w:sz="0" w:space="0" w:color="auto"/>
        <w:left w:val="none" w:sz="0" w:space="0" w:color="auto"/>
        <w:bottom w:val="none" w:sz="0" w:space="0" w:color="auto"/>
        <w:right w:val="none" w:sz="0" w:space="0" w:color="auto"/>
      </w:divBdr>
    </w:div>
    <w:div w:id="1029529215">
      <w:marLeft w:val="640"/>
      <w:marRight w:val="0"/>
      <w:marTop w:val="0"/>
      <w:marBottom w:val="0"/>
      <w:divBdr>
        <w:top w:val="none" w:sz="0" w:space="0" w:color="auto"/>
        <w:left w:val="none" w:sz="0" w:space="0" w:color="auto"/>
        <w:bottom w:val="none" w:sz="0" w:space="0" w:color="auto"/>
        <w:right w:val="none" w:sz="0" w:space="0" w:color="auto"/>
      </w:divBdr>
    </w:div>
    <w:div w:id="1029530726">
      <w:marLeft w:val="640"/>
      <w:marRight w:val="0"/>
      <w:marTop w:val="0"/>
      <w:marBottom w:val="0"/>
      <w:divBdr>
        <w:top w:val="none" w:sz="0" w:space="0" w:color="auto"/>
        <w:left w:val="none" w:sz="0" w:space="0" w:color="auto"/>
        <w:bottom w:val="none" w:sz="0" w:space="0" w:color="auto"/>
        <w:right w:val="none" w:sz="0" w:space="0" w:color="auto"/>
      </w:divBdr>
    </w:div>
    <w:div w:id="1029571509">
      <w:marLeft w:val="640"/>
      <w:marRight w:val="0"/>
      <w:marTop w:val="0"/>
      <w:marBottom w:val="0"/>
      <w:divBdr>
        <w:top w:val="none" w:sz="0" w:space="0" w:color="auto"/>
        <w:left w:val="none" w:sz="0" w:space="0" w:color="auto"/>
        <w:bottom w:val="none" w:sz="0" w:space="0" w:color="auto"/>
        <w:right w:val="none" w:sz="0" w:space="0" w:color="auto"/>
      </w:divBdr>
    </w:div>
    <w:div w:id="1029641434">
      <w:marLeft w:val="640"/>
      <w:marRight w:val="0"/>
      <w:marTop w:val="0"/>
      <w:marBottom w:val="0"/>
      <w:divBdr>
        <w:top w:val="none" w:sz="0" w:space="0" w:color="auto"/>
        <w:left w:val="none" w:sz="0" w:space="0" w:color="auto"/>
        <w:bottom w:val="none" w:sz="0" w:space="0" w:color="auto"/>
        <w:right w:val="none" w:sz="0" w:space="0" w:color="auto"/>
      </w:divBdr>
    </w:div>
    <w:div w:id="1029643606">
      <w:marLeft w:val="640"/>
      <w:marRight w:val="0"/>
      <w:marTop w:val="0"/>
      <w:marBottom w:val="0"/>
      <w:divBdr>
        <w:top w:val="none" w:sz="0" w:space="0" w:color="auto"/>
        <w:left w:val="none" w:sz="0" w:space="0" w:color="auto"/>
        <w:bottom w:val="none" w:sz="0" w:space="0" w:color="auto"/>
        <w:right w:val="none" w:sz="0" w:space="0" w:color="auto"/>
      </w:divBdr>
    </w:div>
    <w:div w:id="1029644148">
      <w:marLeft w:val="640"/>
      <w:marRight w:val="0"/>
      <w:marTop w:val="0"/>
      <w:marBottom w:val="0"/>
      <w:divBdr>
        <w:top w:val="none" w:sz="0" w:space="0" w:color="auto"/>
        <w:left w:val="none" w:sz="0" w:space="0" w:color="auto"/>
        <w:bottom w:val="none" w:sz="0" w:space="0" w:color="auto"/>
        <w:right w:val="none" w:sz="0" w:space="0" w:color="auto"/>
      </w:divBdr>
    </w:div>
    <w:div w:id="1029644709">
      <w:marLeft w:val="640"/>
      <w:marRight w:val="0"/>
      <w:marTop w:val="0"/>
      <w:marBottom w:val="0"/>
      <w:divBdr>
        <w:top w:val="none" w:sz="0" w:space="0" w:color="auto"/>
        <w:left w:val="none" w:sz="0" w:space="0" w:color="auto"/>
        <w:bottom w:val="none" w:sz="0" w:space="0" w:color="auto"/>
        <w:right w:val="none" w:sz="0" w:space="0" w:color="auto"/>
      </w:divBdr>
    </w:div>
    <w:div w:id="1029722034">
      <w:marLeft w:val="640"/>
      <w:marRight w:val="0"/>
      <w:marTop w:val="0"/>
      <w:marBottom w:val="0"/>
      <w:divBdr>
        <w:top w:val="none" w:sz="0" w:space="0" w:color="auto"/>
        <w:left w:val="none" w:sz="0" w:space="0" w:color="auto"/>
        <w:bottom w:val="none" w:sz="0" w:space="0" w:color="auto"/>
        <w:right w:val="none" w:sz="0" w:space="0" w:color="auto"/>
      </w:divBdr>
    </w:div>
    <w:div w:id="1029724444">
      <w:marLeft w:val="640"/>
      <w:marRight w:val="0"/>
      <w:marTop w:val="0"/>
      <w:marBottom w:val="0"/>
      <w:divBdr>
        <w:top w:val="none" w:sz="0" w:space="0" w:color="auto"/>
        <w:left w:val="none" w:sz="0" w:space="0" w:color="auto"/>
        <w:bottom w:val="none" w:sz="0" w:space="0" w:color="auto"/>
        <w:right w:val="none" w:sz="0" w:space="0" w:color="auto"/>
      </w:divBdr>
    </w:div>
    <w:div w:id="1029913096">
      <w:marLeft w:val="640"/>
      <w:marRight w:val="0"/>
      <w:marTop w:val="0"/>
      <w:marBottom w:val="0"/>
      <w:divBdr>
        <w:top w:val="none" w:sz="0" w:space="0" w:color="auto"/>
        <w:left w:val="none" w:sz="0" w:space="0" w:color="auto"/>
        <w:bottom w:val="none" w:sz="0" w:space="0" w:color="auto"/>
        <w:right w:val="none" w:sz="0" w:space="0" w:color="auto"/>
      </w:divBdr>
    </w:div>
    <w:div w:id="1029993391">
      <w:marLeft w:val="640"/>
      <w:marRight w:val="0"/>
      <w:marTop w:val="0"/>
      <w:marBottom w:val="0"/>
      <w:divBdr>
        <w:top w:val="none" w:sz="0" w:space="0" w:color="auto"/>
        <w:left w:val="none" w:sz="0" w:space="0" w:color="auto"/>
        <w:bottom w:val="none" w:sz="0" w:space="0" w:color="auto"/>
        <w:right w:val="none" w:sz="0" w:space="0" w:color="auto"/>
      </w:divBdr>
    </w:div>
    <w:div w:id="1030035200">
      <w:marLeft w:val="640"/>
      <w:marRight w:val="0"/>
      <w:marTop w:val="0"/>
      <w:marBottom w:val="0"/>
      <w:divBdr>
        <w:top w:val="none" w:sz="0" w:space="0" w:color="auto"/>
        <w:left w:val="none" w:sz="0" w:space="0" w:color="auto"/>
        <w:bottom w:val="none" w:sz="0" w:space="0" w:color="auto"/>
        <w:right w:val="none" w:sz="0" w:space="0" w:color="auto"/>
      </w:divBdr>
    </w:div>
    <w:div w:id="1030183390">
      <w:marLeft w:val="480"/>
      <w:marRight w:val="0"/>
      <w:marTop w:val="0"/>
      <w:marBottom w:val="0"/>
      <w:divBdr>
        <w:top w:val="none" w:sz="0" w:space="0" w:color="auto"/>
        <w:left w:val="none" w:sz="0" w:space="0" w:color="auto"/>
        <w:bottom w:val="none" w:sz="0" w:space="0" w:color="auto"/>
        <w:right w:val="none" w:sz="0" w:space="0" w:color="auto"/>
      </w:divBdr>
    </w:div>
    <w:div w:id="1030183398">
      <w:marLeft w:val="640"/>
      <w:marRight w:val="0"/>
      <w:marTop w:val="0"/>
      <w:marBottom w:val="0"/>
      <w:divBdr>
        <w:top w:val="none" w:sz="0" w:space="0" w:color="auto"/>
        <w:left w:val="none" w:sz="0" w:space="0" w:color="auto"/>
        <w:bottom w:val="none" w:sz="0" w:space="0" w:color="auto"/>
        <w:right w:val="none" w:sz="0" w:space="0" w:color="auto"/>
      </w:divBdr>
    </w:div>
    <w:div w:id="1030185230">
      <w:marLeft w:val="640"/>
      <w:marRight w:val="0"/>
      <w:marTop w:val="0"/>
      <w:marBottom w:val="0"/>
      <w:divBdr>
        <w:top w:val="none" w:sz="0" w:space="0" w:color="auto"/>
        <w:left w:val="none" w:sz="0" w:space="0" w:color="auto"/>
        <w:bottom w:val="none" w:sz="0" w:space="0" w:color="auto"/>
        <w:right w:val="none" w:sz="0" w:space="0" w:color="auto"/>
      </w:divBdr>
    </w:div>
    <w:div w:id="1030226507">
      <w:marLeft w:val="640"/>
      <w:marRight w:val="0"/>
      <w:marTop w:val="0"/>
      <w:marBottom w:val="0"/>
      <w:divBdr>
        <w:top w:val="none" w:sz="0" w:space="0" w:color="auto"/>
        <w:left w:val="none" w:sz="0" w:space="0" w:color="auto"/>
        <w:bottom w:val="none" w:sz="0" w:space="0" w:color="auto"/>
        <w:right w:val="none" w:sz="0" w:space="0" w:color="auto"/>
      </w:divBdr>
    </w:div>
    <w:div w:id="1030227904">
      <w:marLeft w:val="640"/>
      <w:marRight w:val="0"/>
      <w:marTop w:val="0"/>
      <w:marBottom w:val="0"/>
      <w:divBdr>
        <w:top w:val="none" w:sz="0" w:space="0" w:color="auto"/>
        <w:left w:val="none" w:sz="0" w:space="0" w:color="auto"/>
        <w:bottom w:val="none" w:sz="0" w:space="0" w:color="auto"/>
        <w:right w:val="none" w:sz="0" w:space="0" w:color="auto"/>
      </w:divBdr>
    </w:div>
    <w:div w:id="1030254064">
      <w:marLeft w:val="640"/>
      <w:marRight w:val="0"/>
      <w:marTop w:val="0"/>
      <w:marBottom w:val="0"/>
      <w:divBdr>
        <w:top w:val="none" w:sz="0" w:space="0" w:color="auto"/>
        <w:left w:val="none" w:sz="0" w:space="0" w:color="auto"/>
        <w:bottom w:val="none" w:sz="0" w:space="0" w:color="auto"/>
        <w:right w:val="none" w:sz="0" w:space="0" w:color="auto"/>
      </w:divBdr>
    </w:div>
    <w:div w:id="1030258090">
      <w:marLeft w:val="640"/>
      <w:marRight w:val="0"/>
      <w:marTop w:val="0"/>
      <w:marBottom w:val="0"/>
      <w:divBdr>
        <w:top w:val="none" w:sz="0" w:space="0" w:color="auto"/>
        <w:left w:val="none" w:sz="0" w:space="0" w:color="auto"/>
        <w:bottom w:val="none" w:sz="0" w:space="0" w:color="auto"/>
        <w:right w:val="none" w:sz="0" w:space="0" w:color="auto"/>
      </w:divBdr>
    </w:div>
    <w:div w:id="1030296357">
      <w:marLeft w:val="640"/>
      <w:marRight w:val="0"/>
      <w:marTop w:val="0"/>
      <w:marBottom w:val="0"/>
      <w:divBdr>
        <w:top w:val="none" w:sz="0" w:space="0" w:color="auto"/>
        <w:left w:val="none" w:sz="0" w:space="0" w:color="auto"/>
        <w:bottom w:val="none" w:sz="0" w:space="0" w:color="auto"/>
        <w:right w:val="none" w:sz="0" w:space="0" w:color="auto"/>
      </w:divBdr>
    </w:div>
    <w:div w:id="1030305434">
      <w:marLeft w:val="640"/>
      <w:marRight w:val="0"/>
      <w:marTop w:val="0"/>
      <w:marBottom w:val="0"/>
      <w:divBdr>
        <w:top w:val="none" w:sz="0" w:space="0" w:color="auto"/>
        <w:left w:val="none" w:sz="0" w:space="0" w:color="auto"/>
        <w:bottom w:val="none" w:sz="0" w:space="0" w:color="auto"/>
        <w:right w:val="none" w:sz="0" w:space="0" w:color="auto"/>
      </w:divBdr>
    </w:div>
    <w:div w:id="1030454663">
      <w:marLeft w:val="640"/>
      <w:marRight w:val="0"/>
      <w:marTop w:val="0"/>
      <w:marBottom w:val="0"/>
      <w:divBdr>
        <w:top w:val="none" w:sz="0" w:space="0" w:color="auto"/>
        <w:left w:val="none" w:sz="0" w:space="0" w:color="auto"/>
        <w:bottom w:val="none" w:sz="0" w:space="0" w:color="auto"/>
        <w:right w:val="none" w:sz="0" w:space="0" w:color="auto"/>
      </w:divBdr>
    </w:div>
    <w:div w:id="1030498181">
      <w:marLeft w:val="640"/>
      <w:marRight w:val="0"/>
      <w:marTop w:val="0"/>
      <w:marBottom w:val="0"/>
      <w:divBdr>
        <w:top w:val="none" w:sz="0" w:space="0" w:color="auto"/>
        <w:left w:val="none" w:sz="0" w:space="0" w:color="auto"/>
        <w:bottom w:val="none" w:sz="0" w:space="0" w:color="auto"/>
        <w:right w:val="none" w:sz="0" w:space="0" w:color="auto"/>
      </w:divBdr>
    </w:div>
    <w:div w:id="1030565474">
      <w:marLeft w:val="640"/>
      <w:marRight w:val="0"/>
      <w:marTop w:val="0"/>
      <w:marBottom w:val="0"/>
      <w:divBdr>
        <w:top w:val="none" w:sz="0" w:space="0" w:color="auto"/>
        <w:left w:val="none" w:sz="0" w:space="0" w:color="auto"/>
        <w:bottom w:val="none" w:sz="0" w:space="0" w:color="auto"/>
        <w:right w:val="none" w:sz="0" w:space="0" w:color="auto"/>
      </w:divBdr>
    </w:div>
    <w:div w:id="1030568014">
      <w:marLeft w:val="640"/>
      <w:marRight w:val="0"/>
      <w:marTop w:val="0"/>
      <w:marBottom w:val="0"/>
      <w:divBdr>
        <w:top w:val="none" w:sz="0" w:space="0" w:color="auto"/>
        <w:left w:val="none" w:sz="0" w:space="0" w:color="auto"/>
        <w:bottom w:val="none" w:sz="0" w:space="0" w:color="auto"/>
        <w:right w:val="none" w:sz="0" w:space="0" w:color="auto"/>
      </w:divBdr>
    </w:div>
    <w:div w:id="1030570605">
      <w:marLeft w:val="640"/>
      <w:marRight w:val="0"/>
      <w:marTop w:val="0"/>
      <w:marBottom w:val="0"/>
      <w:divBdr>
        <w:top w:val="none" w:sz="0" w:space="0" w:color="auto"/>
        <w:left w:val="none" w:sz="0" w:space="0" w:color="auto"/>
        <w:bottom w:val="none" w:sz="0" w:space="0" w:color="auto"/>
        <w:right w:val="none" w:sz="0" w:space="0" w:color="auto"/>
      </w:divBdr>
    </w:div>
    <w:div w:id="1030571225">
      <w:marLeft w:val="640"/>
      <w:marRight w:val="0"/>
      <w:marTop w:val="0"/>
      <w:marBottom w:val="0"/>
      <w:divBdr>
        <w:top w:val="none" w:sz="0" w:space="0" w:color="auto"/>
        <w:left w:val="none" w:sz="0" w:space="0" w:color="auto"/>
        <w:bottom w:val="none" w:sz="0" w:space="0" w:color="auto"/>
        <w:right w:val="none" w:sz="0" w:space="0" w:color="auto"/>
      </w:divBdr>
    </w:div>
    <w:div w:id="1030642007">
      <w:marLeft w:val="640"/>
      <w:marRight w:val="0"/>
      <w:marTop w:val="0"/>
      <w:marBottom w:val="0"/>
      <w:divBdr>
        <w:top w:val="none" w:sz="0" w:space="0" w:color="auto"/>
        <w:left w:val="none" w:sz="0" w:space="0" w:color="auto"/>
        <w:bottom w:val="none" w:sz="0" w:space="0" w:color="auto"/>
        <w:right w:val="none" w:sz="0" w:space="0" w:color="auto"/>
      </w:divBdr>
    </w:div>
    <w:div w:id="1030644969">
      <w:marLeft w:val="640"/>
      <w:marRight w:val="0"/>
      <w:marTop w:val="0"/>
      <w:marBottom w:val="0"/>
      <w:divBdr>
        <w:top w:val="none" w:sz="0" w:space="0" w:color="auto"/>
        <w:left w:val="none" w:sz="0" w:space="0" w:color="auto"/>
        <w:bottom w:val="none" w:sz="0" w:space="0" w:color="auto"/>
        <w:right w:val="none" w:sz="0" w:space="0" w:color="auto"/>
      </w:divBdr>
    </w:div>
    <w:div w:id="1030758927">
      <w:marLeft w:val="640"/>
      <w:marRight w:val="0"/>
      <w:marTop w:val="0"/>
      <w:marBottom w:val="0"/>
      <w:divBdr>
        <w:top w:val="none" w:sz="0" w:space="0" w:color="auto"/>
        <w:left w:val="none" w:sz="0" w:space="0" w:color="auto"/>
        <w:bottom w:val="none" w:sz="0" w:space="0" w:color="auto"/>
        <w:right w:val="none" w:sz="0" w:space="0" w:color="auto"/>
      </w:divBdr>
    </w:div>
    <w:div w:id="1030759514">
      <w:marLeft w:val="640"/>
      <w:marRight w:val="0"/>
      <w:marTop w:val="0"/>
      <w:marBottom w:val="0"/>
      <w:divBdr>
        <w:top w:val="none" w:sz="0" w:space="0" w:color="auto"/>
        <w:left w:val="none" w:sz="0" w:space="0" w:color="auto"/>
        <w:bottom w:val="none" w:sz="0" w:space="0" w:color="auto"/>
        <w:right w:val="none" w:sz="0" w:space="0" w:color="auto"/>
      </w:divBdr>
    </w:div>
    <w:div w:id="1030761013">
      <w:marLeft w:val="640"/>
      <w:marRight w:val="0"/>
      <w:marTop w:val="0"/>
      <w:marBottom w:val="0"/>
      <w:divBdr>
        <w:top w:val="none" w:sz="0" w:space="0" w:color="auto"/>
        <w:left w:val="none" w:sz="0" w:space="0" w:color="auto"/>
        <w:bottom w:val="none" w:sz="0" w:space="0" w:color="auto"/>
        <w:right w:val="none" w:sz="0" w:space="0" w:color="auto"/>
      </w:divBdr>
    </w:div>
    <w:div w:id="1030761478">
      <w:marLeft w:val="640"/>
      <w:marRight w:val="0"/>
      <w:marTop w:val="0"/>
      <w:marBottom w:val="0"/>
      <w:divBdr>
        <w:top w:val="none" w:sz="0" w:space="0" w:color="auto"/>
        <w:left w:val="none" w:sz="0" w:space="0" w:color="auto"/>
        <w:bottom w:val="none" w:sz="0" w:space="0" w:color="auto"/>
        <w:right w:val="none" w:sz="0" w:space="0" w:color="auto"/>
      </w:divBdr>
    </w:div>
    <w:div w:id="1030762082">
      <w:marLeft w:val="640"/>
      <w:marRight w:val="0"/>
      <w:marTop w:val="0"/>
      <w:marBottom w:val="0"/>
      <w:divBdr>
        <w:top w:val="none" w:sz="0" w:space="0" w:color="auto"/>
        <w:left w:val="none" w:sz="0" w:space="0" w:color="auto"/>
        <w:bottom w:val="none" w:sz="0" w:space="0" w:color="auto"/>
        <w:right w:val="none" w:sz="0" w:space="0" w:color="auto"/>
      </w:divBdr>
    </w:div>
    <w:div w:id="1030767110">
      <w:marLeft w:val="640"/>
      <w:marRight w:val="0"/>
      <w:marTop w:val="0"/>
      <w:marBottom w:val="0"/>
      <w:divBdr>
        <w:top w:val="none" w:sz="0" w:space="0" w:color="auto"/>
        <w:left w:val="none" w:sz="0" w:space="0" w:color="auto"/>
        <w:bottom w:val="none" w:sz="0" w:space="0" w:color="auto"/>
        <w:right w:val="none" w:sz="0" w:space="0" w:color="auto"/>
      </w:divBdr>
    </w:div>
    <w:div w:id="1030767393">
      <w:marLeft w:val="640"/>
      <w:marRight w:val="0"/>
      <w:marTop w:val="0"/>
      <w:marBottom w:val="0"/>
      <w:divBdr>
        <w:top w:val="none" w:sz="0" w:space="0" w:color="auto"/>
        <w:left w:val="none" w:sz="0" w:space="0" w:color="auto"/>
        <w:bottom w:val="none" w:sz="0" w:space="0" w:color="auto"/>
        <w:right w:val="none" w:sz="0" w:space="0" w:color="auto"/>
      </w:divBdr>
    </w:div>
    <w:div w:id="1030837916">
      <w:marLeft w:val="640"/>
      <w:marRight w:val="0"/>
      <w:marTop w:val="0"/>
      <w:marBottom w:val="0"/>
      <w:divBdr>
        <w:top w:val="none" w:sz="0" w:space="0" w:color="auto"/>
        <w:left w:val="none" w:sz="0" w:space="0" w:color="auto"/>
        <w:bottom w:val="none" w:sz="0" w:space="0" w:color="auto"/>
        <w:right w:val="none" w:sz="0" w:space="0" w:color="auto"/>
      </w:divBdr>
    </w:div>
    <w:div w:id="1030842003">
      <w:marLeft w:val="640"/>
      <w:marRight w:val="0"/>
      <w:marTop w:val="0"/>
      <w:marBottom w:val="0"/>
      <w:divBdr>
        <w:top w:val="none" w:sz="0" w:space="0" w:color="auto"/>
        <w:left w:val="none" w:sz="0" w:space="0" w:color="auto"/>
        <w:bottom w:val="none" w:sz="0" w:space="0" w:color="auto"/>
        <w:right w:val="none" w:sz="0" w:space="0" w:color="auto"/>
      </w:divBdr>
    </w:div>
    <w:div w:id="1030956477">
      <w:marLeft w:val="640"/>
      <w:marRight w:val="0"/>
      <w:marTop w:val="0"/>
      <w:marBottom w:val="0"/>
      <w:divBdr>
        <w:top w:val="none" w:sz="0" w:space="0" w:color="auto"/>
        <w:left w:val="none" w:sz="0" w:space="0" w:color="auto"/>
        <w:bottom w:val="none" w:sz="0" w:space="0" w:color="auto"/>
        <w:right w:val="none" w:sz="0" w:space="0" w:color="auto"/>
      </w:divBdr>
    </w:div>
    <w:div w:id="1031227050">
      <w:marLeft w:val="640"/>
      <w:marRight w:val="0"/>
      <w:marTop w:val="0"/>
      <w:marBottom w:val="0"/>
      <w:divBdr>
        <w:top w:val="none" w:sz="0" w:space="0" w:color="auto"/>
        <w:left w:val="none" w:sz="0" w:space="0" w:color="auto"/>
        <w:bottom w:val="none" w:sz="0" w:space="0" w:color="auto"/>
        <w:right w:val="none" w:sz="0" w:space="0" w:color="auto"/>
      </w:divBdr>
    </w:div>
    <w:div w:id="1031346717">
      <w:marLeft w:val="640"/>
      <w:marRight w:val="0"/>
      <w:marTop w:val="0"/>
      <w:marBottom w:val="0"/>
      <w:divBdr>
        <w:top w:val="none" w:sz="0" w:space="0" w:color="auto"/>
        <w:left w:val="none" w:sz="0" w:space="0" w:color="auto"/>
        <w:bottom w:val="none" w:sz="0" w:space="0" w:color="auto"/>
        <w:right w:val="none" w:sz="0" w:space="0" w:color="auto"/>
      </w:divBdr>
    </w:div>
    <w:div w:id="1031414356">
      <w:marLeft w:val="640"/>
      <w:marRight w:val="0"/>
      <w:marTop w:val="0"/>
      <w:marBottom w:val="0"/>
      <w:divBdr>
        <w:top w:val="none" w:sz="0" w:space="0" w:color="auto"/>
        <w:left w:val="none" w:sz="0" w:space="0" w:color="auto"/>
        <w:bottom w:val="none" w:sz="0" w:space="0" w:color="auto"/>
        <w:right w:val="none" w:sz="0" w:space="0" w:color="auto"/>
      </w:divBdr>
    </w:div>
    <w:div w:id="1031613709">
      <w:marLeft w:val="640"/>
      <w:marRight w:val="0"/>
      <w:marTop w:val="0"/>
      <w:marBottom w:val="0"/>
      <w:divBdr>
        <w:top w:val="none" w:sz="0" w:space="0" w:color="auto"/>
        <w:left w:val="none" w:sz="0" w:space="0" w:color="auto"/>
        <w:bottom w:val="none" w:sz="0" w:space="0" w:color="auto"/>
        <w:right w:val="none" w:sz="0" w:space="0" w:color="auto"/>
      </w:divBdr>
    </w:div>
    <w:div w:id="1031684930">
      <w:marLeft w:val="640"/>
      <w:marRight w:val="0"/>
      <w:marTop w:val="0"/>
      <w:marBottom w:val="0"/>
      <w:divBdr>
        <w:top w:val="none" w:sz="0" w:space="0" w:color="auto"/>
        <w:left w:val="none" w:sz="0" w:space="0" w:color="auto"/>
        <w:bottom w:val="none" w:sz="0" w:space="0" w:color="auto"/>
        <w:right w:val="none" w:sz="0" w:space="0" w:color="auto"/>
      </w:divBdr>
    </w:div>
    <w:div w:id="1031685552">
      <w:marLeft w:val="640"/>
      <w:marRight w:val="0"/>
      <w:marTop w:val="0"/>
      <w:marBottom w:val="0"/>
      <w:divBdr>
        <w:top w:val="none" w:sz="0" w:space="0" w:color="auto"/>
        <w:left w:val="none" w:sz="0" w:space="0" w:color="auto"/>
        <w:bottom w:val="none" w:sz="0" w:space="0" w:color="auto"/>
        <w:right w:val="none" w:sz="0" w:space="0" w:color="auto"/>
      </w:divBdr>
    </w:div>
    <w:div w:id="1031760307">
      <w:marLeft w:val="640"/>
      <w:marRight w:val="0"/>
      <w:marTop w:val="0"/>
      <w:marBottom w:val="0"/>
      <w:divBdr>
        <w:top w:val="none" w:sz="0" w:space="0" w:color="auto"/>
        <w:left w:val="none" w:sz="0" w:space="0" w:color="auto"/>
        <w:bottom w:val="none" w:sz="0" w:space="0" w:color="auto"/>
        <w:right w:val="none" w:sz="0" w:space="0" w:color="auto"/>
      </w:divBdr>
    </w:div>
    <w:div w:id="1031803568">
      <w:marLeft w:val="640"/>
      <w:marRight w:val="0"/>
      <w:marTop w:val="0"/>
      <w:marBottom w:val="0"/>
      <w:divBdr>
        <w:top w:val="none" w:sz="0" w:space="0" w:color="auto"/>
        <w:left w:val="none" w:sz="0" w:space="0" w:color="auto"/>
        <w:bottom w:val="none" w:sz="0" w:space="0" w:color="auto"/>
        <w:right w:val="none" w:sz="0" w:space="0" w:color="auto"/>
      </w:divBdr>
    </w:div>
    <w:div w:id="1031957251">
      <w:marLeft w:val="640"/>
      <w:marRight w:val="0"/>
      <w:marTop w:val="0"/>
      <w:marBottom w:val="0"/>
      <w:divBdr>
        <w:top w:val="none" w:sz="0" w:space="0" w:color="auto"/>
        <w:left w:val="none" w:sz="0" w:space="0" w:color="auto"/>
        <w:bottom w:val="none" w:sz="0" w:space="0" w:color="auto"/>
        <w:right w:val="none" w:sz="0" w:space="0" w:color="auto"/>
      </w:divBdr>
    </w:div>
    <w:div w:id="1031957305">
      <w:marLeft w:val="640"/>
      <w:marRight w:val="0"/>
      <w:marTop w:val="0"/>
      <w:marBottom w:val="0"/>
      <w:divBdr>
        <w:top w:val="none" w:sz="0" w:space="0" w:color="auto"/>
        <w:left w:val="none" w:sz="0" w:space="0" w:color="auto"/>
        <w:bottom w:val="none" w:sz="0" w:space="0" w:color="auto"/>
        <w:right w:val="none" w:sz="0" w:space="0" w:color="auto"/>
      </w:divBdr>
    </w:div>
    <w:div w:id="1031957357">
      <w:marLeft w:val="640"/>
      <w:marRight w:val="0"/>
      <w:marTop w:val="0"/>
      <w:marBottom w:val="0"/>
      <w:divBdr>
        <w:top w:val="none" w:sz="0" w:space="0" w:color="auto"/>
        <w:left w:val="none" w:sz="0" w:space="0" w:color="auto"/>
        <w:bottom w:val="none" w:sz="0" w:space="0" w:color="auto"/>
        <w:right w:val="none" w:sz="0" w:space="0" w:color="auto"/>
      </w:divBdr>
    </w:div>
    <w:div w:id="1032147642">
      <w:marLeft w:val="640"/>
      <w:marRight w:val="0"/>
      <w:marTop w:val="0"/>
      <w:marBottom w:val="0"/>
      <w:divBdr>
        <w:top w:val="none" w:sz="0" w:space="0" w:color="auto"/>
        <w:left w:val="none" w:sz="0" w:space="0" w:color="auto"/>
        <w:bottom w:val="none" w:sz="0" w:space="0" w:color="auto"/>
        <w:right w:val="none" w:sz="0" w:space="0" w:color="auto"/>
      </w:divBdr>
    </w:div>
    <w:div w:id="1032271300">
      <w:marLeft w:val="640"/>
      <w:marRight w:val="0"/>
      <w:marTop w:val="0"/>
      <w:marBottom w:val="0"/>
      <w:divBdr>
        <w:top w:val="none" w:sz="0" w:space="0" w:color="auto"/>
        <w:left w:val="none" w:sz="0" w:space="0" w:color="auto"/>
        <w:bottom w:val="none" w:sz="0" w:space="0" w:color="auto"/>
        <w:right w:val="none" w:sz="0" w:space="0" w:color="auto"/>
      </w:divBdr>
    </w:div>
    <w:div w:id="1032415595">
      <w:marLeft w:val="640"/>
      <w:marRight w:val="0"/>
      <w:marTop w:val="0"/>
      <w:marBottom w:val="0"/>
      <w:divBdr>
        <w:top w:val="none" w:sz="0" w:space="0" w:color="auto"/>
        <w:left w:val="none" w:sz="0" w:space="0" w:color="auto"/>
        <w:bottom w:val="none" w:sz="0" w:space="0" w:color="auto"/>
        <w:right w:val="none" w:sz="0" w:space="0" w:color="auto"/>
      </w:divBdr>
    </w:div>
    <w:div w:id="1032607367">
      <w:marLeft w:val="640"/>
      <w:marRight w:val="0"/>
      <w:marTop w:val="0"/>
      <w:marBottom w:val="0"/>
      <w:divBdr>
        <w:top w:val="none" w:sz="0" w:space="0" w:color="auto"/>
        <w:left w:val="none" w:sz="0" w:space="0" w:color="auto"/>
        <w:bottom w:val="none" w:sz="0" w:space="0" w:color="auto"/>
        <w:right w:val="none" w:sz="0" w:space="0" w:color="auto"/>
      </w:divBdr>
    </w:div>
    <w:div w:id="1032607918">
      <w:marLeft w:val="640"/>
      <w:marRight w:val="0"/>
      <w:marTop w:val="0"/>
      <w:marBottom w:val="0"/>
      <w:divBdr>
        <w:top w:val="none" w:sz="0" w:space="0" w:color="auto"/>
        <w:left w:val="none" w:sz="0" w:space="0" w:color="auto"/>
        <w:bottom w:val="none" w:sz="0" w:space="0" w:color="auto"/>
        <w:right w:val="none" w:sz="0" w:space="0" w:color="auto"/>
      </w:divBdr>
    </w:div>
    <w:div w:id="1032609666">
      <w:marLeft w:val="640"/>
      <w:marRight w:val="0"/>
      <w:marTop w:val="0"/>
      <w:marBottom w:val="0"/>
      <w:divBdr>
        <w:top w:val="none" w:sz="0" w:space="0" w:color="auto"/>
        <w:left w:val="none" w:sz="0" w:space="0" w:color="auto"/>
        <w:bottom w:val="none" w:sz="0" w:space="0" w:color="auto"/>
        <w:right w:val="none" w:sz="0" w:space="0" w:color="auto"/>
      </w:divBdr>
    </w:div>
    <w:div w:id="1032655691">
      <w:marLeft w:val="640"/>
      <w:marRight w:val="0"/>
      <w:marTop w:val="0"/>
      <w:marBottom w:val="0"/>
      <w:divBdr>
        <w:top w:val="none" w:sz="0" w:space="0" w:color="auto"/>
        <w:left w:val="none" w:sz="0" w:space="0" w:color="auto"/>
        <w:bottom w:val="none" w:sz="0" w:space="0" w:color="auto"/>
        <w:right w:val="none" w:sz="0" w:space="0" w:color="auto"/>
      </w:divBdr>
    </w:div>
    <w:div w:id="1032683183">
      <w:marLeft w:val="640"/>
      <w:marRight w:val="0"/>
      <w:marTop w:val="0"/>
      <w:marBottom w:val="0"/>
      <w:divBdr>
        <w:top w:val="none" w:sz="0" w:space="0" w:color="auto"/>
        <w:left w:val="none" w:sz="0" w:space="0" w:color="auto"/>
        <w:bottom w:val="none" w:sz="0" w:space="0" w:color="auto"/>
        <w:right w:val="none" w:sz="0" w:space="0" w:color="auto"/>
      </w:divBdr>
    </w:div>
    <w:div w:id="1032799411">
      <w:marLeft w:val="640"/>
      <w:marRight w:val="0"/>
      <w:marTop w:val="0"/>
      <w:marBottom w:val="0"/>
      <w:divBdr>
        <w:top w:val="none" w:sz="0" w:space="0" w:color="auto"/>
        <w:left w:val="none" w:sz="0" w:space="0" w:color="auto"/>
        <w:bottom w:val="none" w:sz="0" w:space="0" w:color="auto"/>
        <w:right w:val="none" w:sz="0" w:space="0" w:color="auto"/>
      </w:divBdr>
    </w:div>
    <w:div w:id="1032807129">
      <w:marLeft w:val="640"/>
      <w:marRight w:val="0"/>
      <w:marTop w:val="0"/>
      <w:marBottom w:val="0"/>
      <w:divBdr>
        <w:top w:val="none" w:sz="0" w:space="0" w:color="auto"/>
        <w:left w:val="none" w:sz="0" w:space="0" w:color="auto"/>
        <w:bottom w:val="none" w:sz="0" w:space="0" w:color="auto"/>
        <w:right w:val="none" w:sz="0" w:space="0" w:color="auto"/>
      </w:divBdr>
    </w:div>
    <w:div w:id="1032850193">
      <w:marLeft w:val="640"/>
      <w:marRight w:val="0"/>
      <w:marTop w:val="0"/>
      <w:marBottom w:val="0"/>
      <w:divBdr>
        <w:top w:val="none" w:sz="0" w:space="0" w:color="auto"/>
        <w:left w:val="none" w:sz="0" w:space="0" w:color="auto"/>
        <w:bottom w:val="none" w:sz="0" w:space="0" w:color="auto"/>
        <w:right w:val="none" w:sz="0" w:space="0" w:color="auto"/>
      </w:divBdr>
    </w:div>
    <w:div w:id="1032994981">
      <w:marLeft w:val="640"/>
      <w:marRight w:val="0"/>
      <w:marTop w:val="0"/>
      <w:marBottom w:val="0"/>
      <w:divBdr>
        <w:top w:val="none" w:sz="0" w:space="0" w:color="auto"/>
        <w:left w:val="none" w:sz="0" w:space="0" w:color="auto"/>
        <w:bottom w:val="none" w:sz="0" w:space="0" w:color="auto"/>
        <w:right w:val="none" w:sz="0" w:space="0" w:color="auto"/>
      </w:divBdr>
    </w:div>
    <w:div w:id="1033194364">
      <w:marLeft w:val="640"/>
      <w:marRight w:val="0"/>
      <w:marTop w:val="0"/>
      <w:marBottom w:val="0"/>
      <w:divBdr>
        <w:top w:val="none" w:sz="0" w:space="0" w:color="auto"/>
        <w:left w:val="none" w:sz="0" w:space="0" w:color="auto"/>
        <w:bottom w:val="none" w:sz="0" w:space="0" w:color="auto"/>
        <w:right w:val="none" w:sz="0" w:space="0" w:color="auto"/>
      </w:divBdr>
    </w:div>
    <w:div w:id="1033270831">
      <w:marLeft w:val="640"/>
      <w:marRight w:val="0"/>
      <w:marTop w:val="0"/>
      <w:marBottom w:val="0"/>
      <w:divBdr>
        <w:top w:val="none" w:sz="0" w:space="0" w:color="auto"/>
        <w:left w:val="none" w:sz="0" w:space="0" w:color="auto"/>
        <w:bottom w:val="none" w:sz="0" w:space="0" w:color="auto"/>
        <w:right w:val="none" w:sz="0" w:space="0" w:color="auto"/>
      </w:divBdr>
    </w:div>
    <w:div w:id="1033309627">
      <w:marLeft w:val="640"/>
      <w:marRight w:val="0"/>
      <w:marTop w:val="0"/>
      <w:marBottom w:val="0"/>
      <w:divBdr>
        <w:top w:val="none" w:sz="0" w:space="0" w:color="auto"/>
        <w:left w:val="none" w:sz="0" w:space="0" w:color="auto"/>
        <w:bottom w:val="none" w:sz="0" w:space="0" w:color="auto"/>
        <w:right w:val="none" w:sz="0" w:space="0" w:color="auto"/>
      </w:divBdr>
    </w:div>
    <w:div w:id="1033381792">
      <w:marLeft w:val="640"/>
      <w:marRight w:val="0"/>
      <w:marTop w:val="0"/>
      <w:marBottom w:val="0"/>
      <w:divBdr>
        <w:top w:val="none" w:sz="0" w:space="0" w:color="auto"/>
        <w:left w:val="none" w:sz="0" w:space="0" w:color="auto"/>
        <w:bottom w:val="none" w:sz="0" w:space="0" w:color="auto"/>
        <w:right w:val="none" w:sz="0" w:space="0" w:color="auto"/>
      </w:divBdr>
    </w:div>
    <w:div w:id="1033456312">
      <w:marLeft w:val="640"/>
      <w:marRight w:val="0"/>
      <w:marTop w:val="0"/>
      <w:marBottom w:val="0"/>
      <w:divBdr>
        <w:top w:val="none" w:sz="0" w:space="0" w:color="auto"/>
        <w:left w:val="none" w:sz="0" w:space="0" w:color="auto"/>
        <w:bottom w:val="none" w:sz="0" w:space="0" w:color="auto"/>
        <w:right w:val="none" w:sz="0" w:space="0" w:color="auto"/>
      </w:divBdr>
    </w:div>
    <w:div w:id="1033456394">
      <w:marLeft w:val="640"/>
      <w:marRight w:val="0"/>
      <w:marTop w:val="0"/>
      <w:marBottom w:val="0"/>
      <w:divBdr>
        <w:top w:val="none" w:sz="0" w:space="0" w:color="auto"/>
        <w:left w:val="none" w:sz="0" w:space="0" w:color="auto"/>
        <w:bottom w:val="none" w:sz="0" w:space="0" w:color="auto"/>
        <w:right w:val="none" w:sz="0" w:space="0" w:color="auto"/>
      </w:divBdr>
    </w:div>
    <w:div w:id="1033534258">
      <w:marLeft w:val="640"/>
      <w:marRight w:val="0"/>
      <w:marTop w:val="0"/>
      <w:marBottom w:val="0"/>
      <w:divBdr>
        <w:top w:val="none" w:sz="0" w:space="0" w:color="auto"/>
        <w:left w:val="none" w:sz="0" w:space="0" w:color="auto"/>
        <w:bottom w:val="none" w:sz="0" w:space="0" w:color="auto"/>
        <w:right w:val="none" w:sz="0" w:space="0" w:color="auto"/>
      </w:divBdr>
    </w:div>
    <w:div w:id="1033649332">
      <w:marLeft w:val="640"/>
      <w:marRight w:val="0"/>
      <w:marTop w:val="0"/>
      <w:marBottom w:val="0"/>
      <w:divBdr>
        <w:top w:val="none" w:sz="0" w:space="0" w:color="auto"/>
        <w:left w:val="none" w:sz="0" w:space="0" w:color="auto"/>
        <w:bottom w:val="none" w:sz="0" w:space="0" w:color="auto"/>
        <w:right w:val="none" w:sz="0" w:space="0" w:color="auto"/>
      </w:divBdr>
    </w:div>
    <w:div w:id="1033657360">
      <w:marLeft w:val="640"/>
      <w:marRight w:val="0"/>
      <w:marTop w:val="0"/>
      <w:marBottom w:val="0"/>
      <w:divBdr>
        <w:top w:val="none" w:sz="0" w:space="0" w:color="auto"/>
        <w:left w:val="none" w:sz="0" w:space="0" w:color="auto"/>
        <w:bottom w:val="none" w:sz="0" w:space="0" w:color="auto"/>
        <w:right w:val="none" w:sz="0" w:space="0" w:color="auto"/>
      </w:divBdr>
    </w:div>
    <w:div w:id="1033731743">
      <w:marLeft w:val="640"/>
      <w:marRight w:val="0"/>
      <w:marTop w:val="0"/>
      <w:marBottom w:val="0"/>
      <w:divBdr>
        <w:top w:val="none" w:sz="0" w:space="0" w:color="auto"/>
        <w:left w:val="none" w:sz="0" w:space="0" w:color="auto"/>
        <w:bottom w:val="none" w:sz="0" w:space="0" w:color="auto"/>
        <w:right w:val="none" w:sz="0" w:space="0" w:color="auto"/>
      </w:divBdr>
    </w:div>
    <w:div w:id="1033847892">
      <w:marLeft w:val="640"/>
      <w:marRight w:val="0"/>
      <w:marTop w:val="0"/>
      <w:marBottom w:val="0"/>
      <w:divBdr>
        <w:top w:val="none" w:sz="0" w:space="0" w:color="auto"/>
        <w:left w:val="none" w:sz="0" w:space="0" w:color="auto"/>
        <w:bottom w:val="none" w:sz="0" w:space="0" w:color="auto"/>
        <w:right w:val="none" w:sz="0" w:space="0" w:color="auto"/>
      </w:divBdr>
    </w:div>
    <w:div w:id="1033849637">
      <w:marLeft w:val="640"/>
      <w:marRight w:val="0"/>
      <w:marTop w:val="0"/>
      <w:marBottom w:val="0"/>
      <w:divBdr>
        <w:top w:val="none" w:sz="0" w:space="0" w:color="auto"/>
        <w:left w:val="none" w:sz="0" w:space="0" w:color="auto"/>
        <w:bottom w:val="none" w:sz="0" w:space="0" w:color="auto"/>
        <w:right w:val="none" w:sz="0" w:space="0" w:color="auto"/>
      </w:divBdr>
    </w:div>
    <w:div w:id="1033992096">
      <w:marLeft w:val="640"/>
      <w:marRight w:val="0"/>
      <w:marTop w:val="0"/>
      <w:marBottom w:val="0"/>
      <w:divBdr>
        <w:top w:val="none" w:sz="0" w:space="0" w:color="auto"/>
        <w:left w:val="none" w:sz="0" w:space="0" w:color="auto"/>
        <w:bottom w:val="none" w:sz="0" w:space="0" w:color="auto"/>
        <w:right w:val="none" w:sz="0" w:space="0" w:color="auto"/>
      </w:divBdr>
    </w:div>
    <w:div w:id="1034117799">
      <w:marLeft w:val="640"/>
      <w:marRight w:val="0"/>
      <w:marTop w:val="0"/>
      <w:marBottom w:val="0"/>
      <w:divBdr>
        <w:top w:val="none" w:sz="0" w:space="0" w:color="auto"/>
        <w:left w:val="none" w:sz="0" w:space="0" w:color="auto"/>
        <w:bottom w:val="none" w:sz="0" w:space="0" w:color="auto"/>
        <w:right w:val="none" w:sz="0" w:space="0" w:color="auto"/>
      </w:divBdr>
    </w:div>
    <w:div w:id="1034188462">
      <w:marLeft w:val="640"/>
      <w:marRight w:val="0"/>
      <w:marTop w:val="0"/>
      <w:marBottom w:val="0"/>
      <w:divBdr>
        <w:top w:val="none" w:sz="0" w:space="0" w:color="auto"/>
        <w:left w:val="none" w:sz="0" w:space="0" w:color="auto"/>
        <w:bottom w:val="none" w:sz="0" w:space="0" w:color="auto"/>
        <w:right w:val="none" w:sz="0" w:space="0" w:color="auto"/>
      </w:divBdr>
    </w:div>
    <w:div w:id="1034229451">
      <w:marLeft w:val="640"/>
      <w:marRight w:val="0"/>
      <w:marTop w:val="0"/>
      <w:marBottom w:val="0"/>
      <w:divBdr>
        <w:top w:val="none" w:sz="0" w:space="0" w:color="auto"/>
        <w:left w:val="none" w:sz="0" w:space="0" w:color="auto"/>
        <w:bottom w:val="none" w:sz="0" w:space="0" w:color="auto"/>
        <w:right w:val="none" w:sz="0" w:space="0" w:color="auto"/>
      </w:divBdr>
    </w:div>
    <w:div w:id="1034231440">
      <w:marLeft w:val="640"/>
      <w:marRight w:val="0"/>
      <w:marTop w:val="0"/>
      <w:marBottom w:val="0"/>
      <w:divBdr>
        <w:top w:val="none" w:sz="0" w:space="0" w:color="auto"/>
        <w:left w:val="none" w:sz="0" w:space="0" w:color="auto"/>
        <w:bottom w:val="none" w:sz="0" w:space="0" w:color="auto"/>
        <w:right w:val="none" w:sz="0" w:space="0" w:color="auto"/>
      </w:divBdr>
    </w:div>
    <w:div w:id="1034233596">
      <w:marLeft w:val="640"/>
      <w:marRight w:val="0"/>
      <w:marTop w:val="0"/>
      <w:marBottom w:val="0"/>
      <w:divBdr>
        <w:top w:val="none" w:sz="0" w:space="0" w:color="auto"/>
        <w:left w:val="none" w:sz="0" w:space="0" w:color="auto"/>
        <w:bottom w:val="none" w:sz="0" w:space="0" w:color="auto"/>
        <w:right w:val="none" w:sz="0" w:space="0" w:color="auto"/>
      </w:divBdr>
    </w:div>
    <w:div w:id="1034234130">
      <w:marLeft w:val="640"/>
      <w:marRight w:val="0"/>
      <w:marTop w:val="0"/>
      <w:marBottom w:val="0"/>
      <w:divBdr>
        <w:top w:val="none" w:sz="0" w:space="0" w:color="auto"/>
        <w:left w:val="none" w:sz="0" w:space="0" w:color="auto"/>
        <w:bottom w:val="none" w:sz="0" w:space="0" w:color="auto"/>
        <w:right w:val="none" w:sz="0" w:space="0" w:color="auto"/>
      </w:divBdr>
    </w:div>
    <w:div w:id="1034305768">
      <w:marLeft w:val="640"/>
      <w:marRight w:val="0"/>
      <w:marTop w:val="0"/>
      <w:marBottom w:val="0"/>
      <w:divBdr>
        <w:top w:val="none" w:sz="0" w:space="0" w:color="auto"/>
        <w:left w:val="none" w:sz="0" w:space="0" w:color="auto"/>
        <w:bottom w:val="none" w:sz="0" w:space="0" w:color="auto"/>
        <w:right w:val="none" w:sz="0" w:space="0" w:color="auto"/>
      </w:divBdr>
    </w:div>
    <w:div w:id="1034311326">
      <w:marLeft w:val="640"/>
      <w:marRight w:val="0"/>
      <w:marTop w:val="0"/>
      <w:marBottom w:val="0"/>
      <w:divBdr>
        <w:top w:val="none" w:sz="0" w:space="0" w:color="auto"/>
        <w:left w:val="none" w:sz="0" w:space="0" w:color="auto"/>
        <w:bottom w:val="none" w:sz="0" w:space="0" w:color="auto"/>
        <w:right w:val="none" w:sz="0" w:space="0" w:color="auto"/>
      </w:divBdr>
    </w:div>
    <w:div w:id="1034311481">
      <w:marLeft w:val="640"/>
      <w:marRight w:val="0"/>
      <w:marTop w:val="0"/>
      <w:marBottom w:val="0"/>
      <w:divBdr>
        <w:top w:val="none" w:sz="0" w:space="0" w:color="auto"/>
        <w:left w:val="none" w:sz="0" w:space="0" w:color="auto"/>
        <w:bottom w:val="none" w:sz="0" w:space="0" w:color="auto"/>
        <w:right w:val="none" w:sz="0" w:space="0" w:color="auto"/>
      </w:divBdr>
    </w:div>
    <w:div w:id="1034384521">
      <w:marLeft w:val="640"/>
      <w:marRight w:val="0"/>
      <w:marTop w:val="0"/>
      <w:marBottom w:val="0"/>
      <w:divBdr>
        <w:top w:val="none" w:sz="0" w:space="0" w:color="auto"/>
        <w:left w:val="none" w:sz="0" w:space="0" w:color="auto"/>
        <w:bottom w:val="none" w:sz="0" w:space="0" w:color="auto"/>
        <w:right w:val="none" w:sz="0" w:space="0" w:color="auto"/>
      </w:divBdr>
    </w:div>
    <w:div w:id="1034384732">
      <w:marLeft w:val="640"/>
      <w:marRight w:val="0"/>
      <w:marTop w:val="0"/>
      <w:marBottom w:val="0"/>
      <w:divBdr>
        <w:top w:val="none" w:sz="0" w:space="0" w:color="auto"/>
        <w:left w:val="none" w:sz="0" w:space="0" w:color="auto"/>
        <w:bottom w:val="none" w:sz="0" w:space="0" w:color="auto"/>
        <w:right w:val="none" w:sz="0" w:space="0" w:color="auto"/>
      </w:divBdr>
    </w:div>
    <w:div w:id="1034384863">
      <w:marLeft w:val="640"/>
      <w:marRight w:val="0"/>
      <w:marTop w:val="0"/>
      <w:marBottom w:val="0"/>
      <w:divBdr>
        <w:top w:val="none" w:sz="0" w:space="0" w:color="auto"/>
        <w:left w:val="none" w:sz="0" w:space="0" w:color="auto"/>
        <w:bottom w:val="none" w:sz="0" w:space="0" w:color="auto"/>
        <w:right w:val="none" w:sz="0" w:space="0" w:color="auto"/>
      </w:divBdr>
    </w:div>
    <w:div w:id="1034497289">
      <w:marLeft w:val="640"/>
      <w:marRight w:val="0"/>
      <w:marTop w:val="0"/>
      <w:marBottom w:val="0"/>
      <w:divBdr>
        <w:top w:val="none" w:sz="0" w:space="0" w:color="auto"/>
        <w:left w:val="none" w:sz="0" w:space="0" w:color="auto"/>
        <w:bottom w:val="none" w:sz="0" w:space="0" w:color="auto"/>
        <w:right w:val="none" w:sz="0" w:space="0" w:color="auto"/>
      </w:divBdr>
    </w:div>
    <w:div w:id="1034580373">
      <w:marLeft w:val="640"/>
      <w:marRight w:val="0"/>
      <w:marTop w:val="0"/>
      <w:marBottom w:val="0"/>
      <w:divBdr>
        <w:top w:val="none" w:sz="0" w:space="0" w:color="auto"/>
        <w:left w:val="none" w:sz="0" w:space="0" w:color="auto"/>
        <w:bottom w:val="none" w:sz="0" w:space="0" w:color="auto"/>
        <w:right w:val="none" w:sz="0" w:space="0" w:color="auto"/>
      </w:divBdr>
    </w:div>
    <w:div w:id="1034624192">
      <w:marLeft w:val="640"/>
      <w:marRight w:val="0"/>
      <w:marTop w:val="0"/>
      <w:marBottom w:val="0"/>
      <w:divBdr>
        <w:top w:val="none" w:sz="0" w:space="0" w:color="auto"/>
        <w:left w:val="none" w:sz="0" w:space="0" w:color="auto"/>
        <w:bottom w:val="none" w:sz="0" w:space="0" w:color="auto"/>
        <w:right w:val="none" w:sz="0" w:space="0" w:color="auto"/>
      </w:divBdr>
    </w:div>
    <w:div w:id="1034648382">
      <w:marLeft w:val="640"/>
      <w:marRight w:val="0"/>
      <w:marTop w:val="0"/>
      <w:marBottom w:val="0"/>
      <w:divBdr>
        <w:top w:val="none" w:sz="0" w:space="0" w:color="auto"/>
        <w:left w:val="none" w:sz="0" w:space="0" w:color="auto"/>
        <w:bottom w:val="none" w:sz="0" w:space="0" w:color="auto"/>
        <w:right w:val="none" w:sz="0" w:space="0" w:color="auto"/>
      </w:divBdr>
    </w:div>
    <w:div w:id="1034813869">
      <w:marLeft w:val="640"/>
      <w:marRight w:val="0"/>
      <w:marTop w:val="0"/>
      <w:marBottom w:val="0"/>
      <w:divBdr>
        <w:top w:val="none" w:sz="0" w:space="0" w:color="auto"/>
        <w:left w:val="none" w:sz="0" w:space="0" w:color="auto"/>
        <w:bottom w:val="none" w:sz="0" w:space="0" w:color="auto"/>
        <w:right w:val="none" w:sz="0" w:space="0" w:color="auto"/>
      </w:divBdr>
    </w:div>
    <w:div w:id="1034844162">
      <w:marLeft w:val="640"/>
      <w:marRight w:val="0"/>
      <w:marTop w:val="0"/>
      <w:marBottom w:val="0"/>
      <w:divBdr>
        <w:top w:val="none" w:sz="0" w:space="0" w:color="auto"/>
        <w:left w:val="none" w:sz="0" w:space="0" w:color="auto"/>
        <w:bottom w:val="none" w:sz="0" w:space="0" w:color="auto"/>
        <w:right w:val="none" w:sz="0" w:space="0" w:color="auto"/>
      </w:divBdr>
    </w:div>
    <w:div w:id="1034883442">
      <w:marLeft w:val="640"/>
      <w:marRight w:val="0"/>
      <w:marTop w:val="0"/>
      <w:marBottom w:val="0"/>
      <w:divBdr>
        <w:top w:val="none" w:sz="0" w:space="0" w:color="auto"/>
        <w:left w:val="none" w:sz="0" w:space="0" w:color="auto"/>
        <w:bottom w:val="none" w:sz="0" w:space="0" w:color="auto"/>
        <w:right w:val="none" w:sz="0" w:space="0" w:color="auto"/>
      </w:divBdr>
    </w:div>
    <w:div w:id="1034885602">
      <w:marLeft w:val="640"/>
      <w:marRight w:val="0"/>
      <w:marTop w:val="0"/>
      <w:marBottom w:val="0"/>
      <w:divBdr>
        <w:top w:val="none" w:sz="0" w:space="0" w:color="auto"/>
        <w:left w:val="none" w:sz="0" w:space="0" w:color="auto"/>
        <w:bottom w:val="none" w:sz="0" w:space="0" w:color="auto"/>
        <w:right w:val="none" w:sz="0" w:space="0" w:color="auto"/>
      </w:divBdr>
    </w:div>
    <w:div w:id="1034958863">
      <w:marLeft w:val="640"/>
      <w:marRight w:val="0"/>
      <w:marTop w:val="0"/>
      <w:marBottom w:val="0"/>
      <w:divBdr>
        <w:top w:val="none" w:sz="0" w:space="0" w:color="auto"/>
        <w:left w:val="none" w:sz="0" w:space="0" w:color="auto"/>
        <w:bottom w:val="none" w:sz="0" w:space="0" w:color="auto"/>
        <w:right w:val="none" w:sz="0" w:space="0" w:color="auto"/>
      </w:divBdr>
    </w:div>
    <w:div w:id="1035036903">
      <w:marLeft w:val="640"/>
      <w:marRight w:val="0"/>
      <w:marTop w:val="0"/>
      <w:marBottom w:val="0"/>
      <w:divBdr>
        <w:top w:val="none" w:sz="0" w:space="0" w:color="auto"/>
        <w:left w:val="none" w:sz="0" w:space="0" w:color="auto"/>
        <w:bottom w:val="none" w:sz="0" w:space="0" w:color="auto"/>
        <w:right w:val="none" w:sz="0" w:space="0" w:color="auto"/>
      </w:divBdr>
    </w:div>
    <w:div w:id="1035037038">
      <w:marLeft w:val="640"/>
      <w:marRight w:val="0"/>
      <w:marTop w:val="0"/>
      <w:marBottom w:val="0"/>
      <w:divBdr>
        <w:top w:val="none" w:sz="0" w:space="0" w:color="auto"/>
        <w:left w:val="none" w:sz="0" w:space="0" w:color="auto"/>
        <w:bottom w:val="none" w:sz="0" w:space="0" w:color="auto"/>
        <w:right w:val="none" w:sz="0" w:space="0" w:color="auto"/>
      </w:divBdr>
    </w:div>
    <w:div w:id="1035038191">
      <w:marLeft w:val="640"/>
      <w:marRight w:val="0"/>
      <w:marTop w:val="0"/>
      <w:marBottom w:val="0"/>
      <w:divBdr>
        <w:top w:val="none" w:sz="0" w:space="0" w:color="auto"/>
        <w:left w:val="none" w:sz="0" w:space="0" w:color="auto"/>
        <w:bottom w:val="none" w:sz="0" w:space="0" w:color="auto"/>
        <w:right w:val="none" w:sz="0" w:space="0" w:color="auto"/>
      </w:divBdr>
    </w:div>
    <w:div w:id="1035082474">
      <w:marLeft w:val="640"/>
      <w:marRight w:val="0"/>
      <w:marTop w:val="0"/>
      <w:marBottom w:val="0"/>
      <w:divBdr>
        <w:top w:val="none" w:sz="0" w:space="0" w:color="auto"/>
        <w:left w:val="none" w:sz="0" w:space="0" w:color="auto"/>
        <w:bottom w:val="none" w:sz="0" w:space="0" w:color="auto"/>
        <w:right w:val="none" w:sz="0" w:space="0" w:color="auto"/>
      </w:divBdr>
    </w:div>
    <w:div w:id="1035152662">
      <w:marLeft w:val="640"/>
      <w:marRight w:val="0"/>
      <w:marTop w:val="0"/>
      <w:marBottom w:val="0"/>
      <w:divBdr>
        <w:top w:val="none" w:sz="0" w:space="0" w:color="auto"/>
        <w:left w:val="none" w:sz="0" w:space="0" w:color="auto"/>
        <w:bottom w:val="none" w:sz="0" w:space="0" w:color="auto"/>
        <w:right w:val="none" w:sz="0" w:space="0" w:color="auto"/>
      </w:divBdr>
    </w:div>
    <w:div w:id="1035156359">
      <w:marLeft w:val="640"/>
      <w:marRight w:val="0"/>
      <w:marTop w:val="0"/>
      <w:marBottom w:val="0"/>
      <w:divBdr>
        <w:top w:val="none" w:sz="0" w:space="0" w:color="auto"/>
        <w:left w:val="none" w:sz="0" w:space="0" w:color="auto"/>
        <w:bottom w:val="none" w:sz="0" w:space="0" w:color="auto"/>
        <w:right w:val="none" w:sz="0" w:space="0" w:color="auto"/>
      </w:divBdr>
    </w:div>
    <w:div w:id="1035157166">
      <w:marLeft w:val="640"/>
      <w:marRight w:val="0"/>
      <w:marTop w:val="0"/>
      <w:marBottom w:val="0"/>
      <w:divBdr>
        <w:top w:val="none" w:sz="0" w:space="0" w:color="auto"/>
        <w:left w:val="none" w:sz="0" w:space="0" w:color="auto"/>
        <w:bottom w:val="none" w:sz="0" w:space="0" w:color="auto"/>
        <w:right w:val="none" w:sz="0" w:space="0" w:color="auto"/>
      </w:divBdr>
    </w:div>
    <w:div w:id="1035227767">
      <w:marLeft w:val="640"/>
      <w:marRight w:val="0"/>
      <w:marTop w:val="0"/>
      <w:marBottom w:val="0"/>
      <w:divBdr>
        <w:top w:val="none" w:sz="0" w:space="0" w:color="auto"/>
        <w:left w:val="none" w:sz="0" w:space="0" w:color="auto"/>
        <w:bottom w:val="none" w:sz="0" w:space="0" w:color="auto"/>
        <w:right w:val="none" w:sz="0" w:space="0" w:color="auto"/>
      </w:divBdr>
    </w:div>
    <w:div w:id="1035230651">
      <w:marLeft w:val="640"/>
      <w:marRight w:val="0"/>
      <w:marTop w:val="0"/>
      <w:marBottom w:val="0"/>
      <w:divBdr>
        <w:top w:val="none" w:sz="0" w:space="0" w:color="auto"/>
        <w:left w:val="none" w:sz="0" w:space="0" w:color="auto"/>
        <w:bottom w:val="none" w:sz="0" w:space="0" w:color="auto"/>
        <w:right w:val="none" w:sz="0" w:space="0" w:color="auto"/>
      </w:divBdr>
    </w:div>
    <w:div w:id="1035279370">
      <w:marLeft w:val="640"/>
      <w:marRight w:val="0"/>
      <w:marTop w:val="0"/>
      <w:marBottom w:val="0"/>
      <w:divBdr>
        <w:top w:val="none" w:sz="0" w:space="0" w:color="auto"/>
        <w:left w:val="none" w:sz="0" w:space="0" w:color="auto"/>
        <w:bottom w:val="none" w:sz="0" w:space="0" w:color="auto"/>
        <w:right w:val="none" w:sz="0" w:space="0" w:color="auto"/>
      </w:divBdr>
    </w:div>
    <w:div w:id="1035347639">
      <w:marLeft w:val="640"/>
      <w:marRight w:val="0"/>
      <w:marTop w:val="0"/>
      <w:marBottom w:val="0"/>
      <w:divBdr>
        <w:top w:val="none" w:sz="0" w:space="0" w:color="auto"/>
        <w:left w:val="none" w:sz="0" w:space="0" w:color="auto"/>
        <w:bottom w:val="none" w:sz="0" w:space="0" w:color="auto"/>
        <w:right w:val="none" w:sz="0" w:space="0" w:color="auto"/>
      </w:divBdr>
    </w:div>
    <w:div w:id="1035351207">
      <w:marLeft w:val="640"/>
      <w:marRight w:val="0"/>
      <w:marTop w:val="0"/>
      <w:marBottom w:val="0"/>
      <w:divBdr>
        <w:top w:val="none" w:sz="0" w:space="0" w:color="auto"/>
        <w:left w:val="none" w:sz="0" w:space="0" w:color="auto"/>
        <w:bottom w:val="none" w:sz="0" w:space="0" w:color="auto"/>
        <w:right w:val="none" w:sz="0" w:space="0" w:color="auto"/>
      </w:divBdr>
    </w:div>
    <w:div w:id="1035540018">
      <w:marLeft w:val="640"/>
      <w:marRight w:val="0"/>
      <w:marTop w:val="0"/>
      <w:marBottom w:val="0"/>
      <w:divBdr>
        <w:top w:val="none" w:sz="0" w:space="0" w:color="auto"/>
        <w:left w:val="none" w:sz="0" w:space="0" w:color="auto"/>
        <w:bottom w:val="none" w:sz="0" w:space="0" w:color="auto"/>
        <w:right w:val="none" w:sz="0" w:space="0" w:color="auto"/>
      </w:divBdr>
    </w:div>
    <w:div w:id="1035543094">
      <w:marLeft w:val="640"/>
      <w:marRight w:val="0"/>
      <w:marTop w:val="0"/>
      <w:marBottom w:val="0"/>
      <w:divBdr>
        <w:top w:val="none" w:sz="0" w:space="0" w:color="auto"/>
        <w:left w:val="none" w:sz="0" w:space="0" w:color="auto"/>
        <w:bottom w:val="none" w:sz="0" w:space="0" w:color="auto"/>
        <w:right w:val="none" w:sz="0" w:space="0" w:color="auto"/>
      </w:divBdr>
    </w:div>
    <w:div w:id="1035543930">
      <w:marLeft w:val="640"/>
      <w:marRight w:val="0"/>
      <w:marTop w:val="0"/>
      <w:marBottom w:val="0"/>
      <w:divBdr>
        <w:top w:val="none" w:sz="0" w:space="0" w:color="auto"/>
        <w:left w:val="none" w:sz="0" w:space="0" w:color="auto"/>
        <w:bottom w:val="none" w:sz="0" w:space="0" w:color="auto"/>
        <w:right w:val="none" w:sz="0" w:space="0" w:color="auto"/>
      </w:divBdr>
    </w:div>
    <w:div w:id="1035886128">
      <w:marLeft w:val="640"/>
      <w:marRight w:val="0"/>
      <w:marTop w:val="0"/>
      <w:marBottom w:val="0"/>
      <w:divBdr>
        <w:top w:val="none" w:sz="0" w:space="0" w:color="auto"/>
        <w:left w:val="none" w:sz="0" w:space="0" w:color="auto"/>
        <w:bottom w:val="none" w:sz="0" w:space="0" w:color="auto"/>
        <w:right w:val="none" w:sz="0" w:space="0" w:color="auto"/>
      </w:divBdr>
    </w:div>
    <w:div w:id="1036007493">
      <w:marLeft w:val="640"/>
      <w:marRight w:val="0"/>
      <w:marTop w:val="0"/>
      <w:marBottom w:val="0"/>
      <w:divBdr>
        <w:top w:val="none" w:sz="0" w:space="0" w:color="auto"/>
        <w:left w:val="none" w:sz="0" w:space="0" w:color="auto"/>
        <w:bottom w:val="none" w:sz="0" w:space="0" w:color="auto"/>
        <w:right w:val="none" w:sz="0" w:space="0" w:color="auto"/>
      </w:divBdr>
    </w:div>
    <w:div w:id="1036199175">
      <w:marLeft w:val="640"/>
      <w:marRight w:val="0"/>
      <w:marTop w:val="0"/>
      <w:marBottom w:val="0"/>
      <w:divBdr>
        <w:top w:val="none" w:sz="0" w:space="0" w:color="auto"/>
        <w:left w:val="none" w:sz="0" w:space="0" w:color="auto"/>
        <w:bottom w:val="none" w:sz="0" w:space="0" w:color="auto"/>
        <w:right w:val="none" w:sz="0" w:space="0" w:color="auto"/>
      </w:divBdr>
    </w:div>
    <w:div w:id="1036463474">
      <w:marLeft w:val="640"/>
      <w:marRight w:val="0"/>
      <w:marTop w:val="0"/>
      <w:marBottom w:val="0"/>
      <w:divBdr>
        <w:top w:val="none" w:sz="0" w:space="0" w:color="auto"/>
        <w:left w:val="none" w:sz="0" w:space="0" w:color="auto"/>
        <w:bottom w:val="none" w:sz="0" w:space="0" w:color="auto"/>
        <w:right w:val="none" w:sz="0" w:space="0" w:color="auto"/>
      </w:divBdr>
    </w:div>
    <w:div w:id="1036546663">
      <w:marLeft w:val="640"/>
      <w:marRight w:val="0"/>
      <w:marTop w:val="0"/>
      <w:marBottom w:val="0"/>
      <w:divBdr>
        <w:top w:val="none" w:sz="0" w:space="0" w:color="auto"/>
        <w:left w:val="none" w:sz="0" w:space="0" w:color="auto"/>
        <w:bottom w:val="none" w:sz="0" w:space="0" w:color="auto"/>
        <w:right w:val="none" w:sz="0" w:space="0" w:color="auto"/>
      </w:divBdr>
    </w:div>
    <w:div w:id="1036547173">
      <w:marLeft w:val="640"/>
      <w:marRight w:val="0"/>
      <w:marTop w:val="0"/>
      <w:marBottom w:val="0"/>
      <w:divBdr>
        <w:top w:val="none" w:sz="0" w:space="0" w:color="auto"/>
        <w:left w:val="none" w:sz="0" w:space="0" w:color="auto"/>
        <w:bottom w:val="none" w:sz="0" w:space="0" w:color="auto"/>
        <w:right w:val="none" w:sz="0" w:space="0" w:color="auto"/>
      </w:divBdr>
    </w:div>
    <w:div w:id="1036660680">
      <w:marLeft w:val="640"/>
      <w:marRight w:val="0"/>
      <w:marTop w:val="0"/>
      <w:marBottom w:val="0"/>
      <w:divBdr>
        <w:top w:val="none" w:sz="0" w:space="0" w:color="auto"/>
        <w:left w:val="none" w:sz="0" w:space="0" w:color="auto"/>
        <w:bottom w:val="none" w:sz="0" w:space="0" w:color="auto"/>
        <w:right w:val="none" w:sz="0" w:space="0" w:color="auto"/>
      </w:divBdr>
    </w:div>
    <w:div w:id="1036661556">
      <w:marLeft w:val="640"/>
      <w:marRight w:val="0"/>
      <w:marTop w:val="0"/>
      <w:marBottom w:val="0"/>
      <w:divBdr>
        <w:top w:val="none" w:sz="0" w:space="0" w:color="auto"/>
        <w:left w:val="none" w:sz="0" w:space="0" w:color="auto"/>
        <w:bottom w:val="none" w:sz="0" w:space="0" w:color="auto"/>
        <w:right w:val="none" w:sz="0" w:space="0" w:color="auto"/>
      </w:divBdr>
    </w:div>
    <w:div w:id="1036663387">
      <w:marLeft w:val="640"/>
      <w:marRight w:val="0"/>
      <w:marTop w:val="0"/>
      <w:marBottom w:val="0"/>
      <w:divBdr>
        <w:top w:val="none" w:sz="0" w:space="0" w:color="auto"/>
        <w:left w:val="none" w:sz="0" w:space="0" w:color="auto"/>
        <w:bottom w:val="none" w:sz="0" w:space="0" w:color="auto"/>
        <w:right w:val="none" w:sz="0" w:space="0" w:color="auto"/>
      </w:divBdr>
    </w:div>
    <w:div w:id="1036853370">
      <w:marLeft w:val="640"/>
      <w:marRight w:val="0"/>
      <w:marTop w:val="0"/>
      <w:marBottom w:val="0"/>
      <w:divBdr>
        <w:top w:val="none" w:sz="0" w:space="0" w:color="auto"/>
        <w:left w:val="none" w:sz="0" w:space="0" w:color="auto"/>
        <w:bottom w:val="none" w:sz="0" w:space="0" w:color="auto"/>
        <w:right w:val="none" w:sz="0" w:space="0" w:color="auto"/>
      </w:divBdr>
    </w:div>
    <w:div w:id="1036930137">
      <w:marLeft w:val="640"/>
      <w:marRight w:val="0"/>
      <w:marTop w:val="0"/>
      <w:marBottom w:val="0"/>
      <w:divBdr>
        <w:top w:val="none" w:sz="0" w:space="0" w:color="auto"/>
        <w:left w:val="none" w:sz="0" w:space="0" w:color="auto"/>
        <w:bottom w:val="none" w:sz="0" w:space="0" w:color="auto"/>
        <w:right w:val="none" w:sz="0" w:space="0" w:color="auto"/>
      </w:divBdr>
    </w:div>
    <w:div w:id="1036930752">
      <w:marLeft w:val="640"/>
      <w:marRight w:val="0"/>
      <w:marTop w:val="0"/>
      <w:marBottom w:val="0"/>
      <w:divBdr>
        <w:top w:val="none" w:sz="0" w:space="0" w:color="auto"/>
        <w:left w:val="none" w:sz="0" w:space="0" w:color="auto"/>
        <w:bottom w:val="none" w:sz="0" w:space="0" w:color="auto"/>
        <w:right w:val="none" w:sz="0" w:space="0" w:color="auto"/>
      </w:divBdr>
    </w:div>
    <w:div w:id="1037195140">
      <w:marLeft w:val="640"/>
      <w:marRight w:val="0"/>
      <w:marTop w:val="0"/>
      <w:marBottom w:val="0"/>
      <w:divBdr>
        <w:top w:val="none" w:sz="0" w:space="0" w:color="auto"/>
        <w:left w:val="none" w:sz="0" w:space="0" w:color="auto"/>
        <w:bottom w:val="none" w:sz="0" w:space="0" w:color="auto"/>
        <w:right w:val="none" w:sz="0" w:space="0" w:color="auto"/>
      </w:divBdr>
    </w:div>
    <w:div w:id="1037239276">
      <w:marLeft w:val="640"/>
      <w:marRight w:val="0"/>
      <w:marTop w:val="0"/>
      <w:marBottom w:val="0"/>
      <w:divBdr>
        <w:top w:val="none" w:sz="0" w:space="0" w:color="auto"/>
        <w:left w:val="none" w:sz="0" w:space="0" w:color="auto"/>
        <w:bottom w:val="none" w:sz="0" w:space="0" w:color="auto"/>
        <w:right w:val="none" w:sz="0" w:space="0" w:color="auto"/>
      </w:divBdr>
    </w:div>
    <w:div w:id="1037314598">
      <w:marLeft w:val="640"/>
      <w:marRight w:val="0"/>
      <w:marTop w:val="0"/>
      <w:marBottom w:val="0"/>
      <w:divBdr>
        <w:top w:val="none" w:sz="0" w:space="0" w:color="auto"/>
        <w:left w:val="none" w:sz="0" w:space="0" w:color="auto"/>
        <w:bottom w:val="none" w:sz="0" w:space="0" w:color="auto"/>
        <w:right w:val="none" w:sz="0" w:space="0" w:color="auto"/>
      </w:divBdr>
    </w:div>
    <w:div w:id="1037320393">
      <w:marLeft w:val="640"/>
      <w:marRight w:val="0"/>
      <w:marTop w:val="0"/>
      <w:marBottom w:val="0"/>
      <w:divBdr>
        <w:top w:val="none" w:sz="0" w:space="0" w:color="auto"/>
        <w:left w:val="none" w:sz="0" w:space="0" w:color="auto"/>
        <w:bottom w:val="none" w:sz="0" w:space="0" w:color="auto"/>
        <w:right w:val="none" w:sz="0" w:space="0" w:color="auto"/>
      </w:divBdr>
    </w:div>
    <w:div w:id="1037393537">
      <w:marLeft w:val="640"/>
      <w:marRight w:val="0"/>
      <w:marTop w:val="0"/>
      <w:marBottom w:val="0"/>
      <w:divBdr>
        <w:top w:val="none" w:sz="0" w:space="0" w:color="auto"/>
        <w:left w:val="none" w:sz="0" w:space="0" w:color="auto"/>
        <w:bottom w:val="none" w:sz="0" w:space="0" w:color="auto"/>
        <w:right w:val="none" w:sz="0" w:space="0" w:color="auto"/>
      </w:divBdr>
    </w:div>
    <w:div w:id="1037394149">
      <w:marLeft w:val="640"/>
      <w:marRight w:val="0"/>
      <w:marTop w:val="0"/>
      <w:marBottom w:val="0"/>
      <w:divBdr>
        <w:top w:val="none" w:sz="0" w:space="0" w:color="auto"/>
        <w:left w:val="none" w:sz="0" w:space="0" w:color="auto"/>
        <w:bottom w:val="none" w:sz="0" w:space="0" w:color="auto"/>
        <w:right w:val="none" w:sz="0" w:space="0" w:color="auto"/>
      </w:divBdr>
    </w:div>
    <w:div w:id="1037465851">
      <w:marLeft w:val="640"/>
      <w:marRight w:val="0"/>
      <w:marTop w:val="0"/>
      <w:marBottom w:val="0"/>
      <w:divBdr>
        <w:top w:val="none" w:sz="0" w:space="0" w:color="auto"/>
        <w:left w:val="none" w:sz="0" w:space="0" w:color="auto"/>
        <w:bottom w:val="none" w:sz="0" w:space="0" w:color="auto"/>
        <w:right w:val="none" w:sz="0" w:space="0" w:color="auto"/>
      </w:divBdr>
    </w:div>
    <w:div w:id="1037505188">
      <w:marLeft w:val="640"/>
      <w:marRight w:val="0"/>
      <w:marTop w:val="0"/>
      <w:marBottom w:val="0"/>
      <w:divBdr>
        <w:top w:val="none" w:sz="0" w:space="0" w:color="auto"/>
        <w:left w:val="none" w:sz="0" w:space="0" w:color="auto"/>
        <w:bottom w:val="none" w:sz="0" w:space="0" w:color="auto"/>
        <w:right w:val="none" w:sz="0" w:space="0" w:color="auto"/>
      </w:divBdr>
    </w:div>
    <w:div w:id="1037663643">
      <w:marLeft w:val="640"/>
      <w:marRight w:val="0"/>
      <w:marTop w:val="0"/>
      <w:marBottom w:val="0"/>
      <w:divBdr>
        <w:top w:val="none" w:sz="0" w:space="0" w:color="auto"/>
        <w:left w:val="none" w:sz="0" w:space="0" w:color="auto"/>
        <w:bottom w:val="none" w:sz="0" w:space="0" w:color="auto"/>
        <w:right w:val="none" w:sz="0" w:space="0" w:color="auto"/>
      </w:divBdr>
    </w:div>
    <w:div w:id="1037776485">
      <w:marLeft w:val="640"/>
      <w:marRight w:val="0"/>
      <w:marTop w:val="0"/>
      <w:marBottom w:val="0"/>
      <w:divBdr>
        <w:top w:val="none" w:sz="0" w:space="0" w:color="auto"/>
        <w:left w:val="none" w:sz="0" w:space="0" w:color="auto"/>
        <w:bottom w:val="none" w:sz="0" w:space="0" w:color="auto"/>
        <w:right w:val="none" w:sz="0" w:space="0" w:color="auto"/>
      </w:divBdr>
    </w:div>
    <w:div w:id="1037856376">
      <w:marLeft w:val="640"/>
      <w:marRight w:val="0"/>
      <w:marTop w:val="0"/>
      <w:marBottom w:val="0"/>
      <w:divBdr>
        <w:top w:val="none" w:sz="0" w:space="0" w:color="auto"/>
        <w:left w:val="none" w:sz="0" w:space="0" w:color="auto"/>
        <w:bottom w:val="none" w:sz="0" w:space="0" w:color="auto"/>
        <w:right w:val="none" w:sz="0" w:space="0" w:color="auto"/>
      </w:divBdr>
    </w:div>
    <w:div w:id="1037856911">
      <w:marLeft w:val="640"/>
      <w:marRight w:val="0"/>
      <w:marTop w:val="0"/>
      <w:marBottom w:val="0"/>
      <w:divBdr>
        <w:top w:val="none" w:sz="0" w:space="0" w:color="auto"/>
        <w:left w:val="none" w:sz="0" w:space="0" w:color="auto"/>
        <w:bottom w:val="none" w:sz="0" w:space="0" w:color="auto"/>
        <w:right w:val="none" w:sz="0" w:space="0" w:color="auto"/>
      </w:divBdr>
    </w:div>
    <w:div w:id="1037894897">
      <w:marLeft w:val="640"/>
      <w:marRight w:val="0"/>
      <w:marTop w:val="0"/>
      <w:marBottom w:val="0"/>
      <w:divBdr>
        <w:top w:val="none" w:sz="0" w:space="0" w:color="auto"/>
        <w:left w:val="none" w:sz="0" w:space="0" w:color="auto"/>
        <w:bottom w:val="none" w:sz="0" w:space="0" w:color="auto"/>
        <w:right w:val="none" w:sz="0" w:space="0" w:color="auto"/>
      </w:divBdr>
    </w:div>
    <w:div w:id="1038041970">
      <w:marLeft w:val="640"/>
      <w:marRight w:val="0"/>
      <w:marTop w:val="0"/>
      <w:marBottom w:val="0"/>
      <w:divBdr>
        <w:top w:val="none" w:sz="0" w:space="0" w:color="auto"/>
        <w:left w:val="none" w:sz="0" w:space="0" w:color="auto"/>
        <w:bottom w:val="none" w:sz="0" w:space="0" w:color="auto"/>
        <w:right w:val="none" w:sz="0" w:space="0" w:color="auto"/>
      </w:divBdr>
    </w:div>
    <w:div w:id="1038159657">
      <w:marLeft w:val="640"/>
      <w:marRight w:val="0"/>
      <w:marTop w:val="0"/>
      <w:marBottom w:val="0"/>
      <w:divBdr>
        <w:top w:val="none" w:sz="0" w:space="0" w:color="auto"/>
        <w:left w:val="none" w:sz="0" w:space="0" w:color="auto"/>
        <w:bottom w:val="none" w:sz="0" w:space="0" w:color="auto"/>
        <w:right w:val="none" w:sz="0" w:space="0" w:color="auto"/>
      </w:divBdr>
    </w:div>
    <w:div w:id="1038160093">
      <w:marLeft w:val="640"/>
      <w:marRight w:val="0"/>
      <w:marTop w:val="0"/>
      <w:marBottom w:val="0"/>
      <w:divBdr>
        <w:top w:val="none" w:sz="0" w:space="0" w:color="auto"/>
        <w:left w:val="none" w:sz="0" w:space="0" w:color="auto"/>
        <w:bottom w:val="none" w:sz="0" w:space="0" w:color="auto"/>
        <w:right w:val="none" w:sz="0" w:space="0" w:color="auto"/>
      </w:divBdr>
    </w:div>
    <w:div w:id="1038286981">
      <w:marLeft w:val="640"/>
      <w:marRight w:val="0"/>
      <w:marTop w:val="0"/>
      <w:marBottom w:val="0"/>
      <w:divBdr>
        <w:top w:val="none" w:sz="0" w:space="0" w:color="auto"/>
        <w:left w:val="none" w:sz="0" w:space="0" w:color="auto"/>
        <w:bottom w:val="none" w:sz="0" w:space="0" w:color="auto"/>
        <w:right w:val="none" w:sz="0" w:space="0" w:color="auto"/>
      </w:divBdr>
    </w:div>
    <w:div w:id="1038356087">
      <w:marLeft w:val="640"/>
      <w:marRight w:val="0"/>
      <w:marTop w:val="0"/>
      <w:marBottom w:val="0"/>
      <w:divBdr>
        <w:top w:val="none" w:sz="0" w:space="0" w:color="auto"/>
        <w:left w:val="none" w:sz="0" w:space="0" w:color="auto"/>
        <w:bottom w:val="none" w:sz="0" w:space="0" w:color="auto"/>
        <w:right w:val="none" w:sz="0" w:space="0" w:color="auto"/>
      </w:divBdr>
    </w:div>
    <w:div w:id="1038549161">
      <w:marLeft w:val="640"/>
      <w:marRight w:val="0"/>
      <w:marTop w:val="0"/>
      <w:marBottom w:val="0"/>
      <w:divBdr>
        <w:top w:val="none" w:sz="0" w:space="0" w:color="auto"/>
        <w:left w:val="none" w:sz="0" w:space="0" w:color="auto"/>
        <w:bottom w:val="none" w:sz="0" w:space="0" w:color="auto"/>
        <w:right w:val="none" w:sz="0" w:space="0" w:color="auto"/>
      </w:divBdr>
    </w:div>
    <w:div w:id="1038549777">
      <w:marLeft w:val="640"/>
      <w:marRight w:val="0"/>
      <w:marTop w:val="0"/>
      <w:marBottom w:val="0"/>
      <w:divBdr>
        <w:top w:val="none" w:sz="0" w:space="0" w:color="auto"/>
        <w:left w:val="none" w:sz="0" w:space="0" w:color="auto"/>
        <w:bottom w:val="none" w:sz="0" w:space="0" w:color="auto"/>
        <w:right w:val="none" w:sz="0" w:space="0" w:color="auto"/>
      </w:divBdr>
    </w:div>
    <w:div w:id="1038703320">
      <w:marLeft w:val="640"/>
      <w:marRight w:val="0"/>
      <w:marTop w:val="0"/>
      <w:marBottom w:val="0"/>
      <w:divBdr>
        <w:top w:val="none" w:sz="0" w:space="0" w:color="auto"/>
        <w:left w:val="none" w:sz="0" w:space="0" w:color="auto"/>
        <w:bottom w:val="none" w:sz="0" w:space="0" w:color="auto"/>
        <w:right w:val="none" w:sz="0" w:space="0" w:color="auto"/>
      </w:divBdr>
    </w:div>
    <w:div w:id="1038703337">
      <w:marLeft w:val="640"/>
      <w:marRight w:val="0"/>
      <w:marTop w:val="0"/>
      <w:marBottom w:val="0"/>
      <w:divBdr>
        <w:top w:val="none" w:sz="0" w:space="0" w:color="auto"/>
        <w:left w:val="none" w:sz="0" w:space="0" w:color="auto"/>
        <w:bottom w:val="none" w:sz="0" w:space="0" w:color="auto"/>
        <w:right w:val="none" w:sz="0" w:space="0" w:color="auto"/>
      </w:divBdr>
    </w:div>
    <w:div w:id="1038704261">
      <w:marLeft w:val="640"/>
      <w:marRight w:val="0"/>
      <w:marTop w:val="0"/>
      <w:marBottom w:val="0"/>
      <w:divBdr>
        <w:top w:val="none" w:sz="0" w:space="0" w:color="auto"/>
        <w:left w:val="none" w:sz="0" w:space="0" w:color="auto"/>
        <w:bottom w:val="none" w:sz="0" w:space="0" w:color="auto"/>
        <w:right w:val="none" w:sz="0" w:space="0" w:color="auto"/>
      </w:divBdr>
    </w:div>
    <w:div w:id="1038822024">
      <w:marLeft w:val="640"/>
      <w:marRight w:val="0"/>
      <w:marTop w:val="0"/>
      <w:marBottom w:val="0"/>
      <w:divBdr>
        <w:top w:val="none" w:sz="0" w:space="0" w:color="auto"/>
        <w:left w:val="none" w:sz="0" w:space="0" w:color="auto"/>
        <w:bottom w:val="none" w:sz="0" w:space="0" w:color="auto"/>
        <w:right w:val="none" w:sz="0" w:space="0" w:color="auto"/>
      </w:divBdr>
    </w:div>
    <w:div w:id="1038823962">
      <w:marLeft w:val="640"/>
      <w:marRight w:val="0"/>
      <w:marTop w:val="0"/>
      <w:marBottom w:val="0"/>
      <w:divBdr>
        <w:top w:val="none" w:sz="0" w:space="0" w:color="auto"/>
        <w:left w:val="none" w:sz="0" w:space="0" w:color="auto"/>
        <w:bottom w:val="none" w:sz="0" w:space="0" w:color="auto"/>
        <w:right w:val="none" w:sz="0" w:space="0" w:color="auto"/>
      </w:divBdr>
    </w:div>
    <w:div w:id="1038894240">
      <w:marLeft w:val="640"/>
      <w:marRight w:val="0"/>
      <w:marTop w:val="0"/>
      <w:marBottom w:val="0"/>
      <w:divBdr>
        <w:top w:val="none" w:sz="0" w:space="0" w:color="auto"/>
        <w:left w:val="none" w:sz="0" w:space="0" w:color="auto"/>
        <w:bottom w:val="none" w:sz="0" w:space="0" w:color="auto"/>
        <w:right w:val="none" w:sz="0" w:space="0" w:color="auto"/>
      </w:divBdr>
    </w:div>
    <w:div w:id="1038973130">
      <w:marLeft w:val="640"/>
      <w:marRight w:val="0"/>
      <w:marTop w:val="0"/>
      <w:marBottom w:val="0"/>
      <w:divBdr>
        <w:top w:val="none" w:sz="0" w:space="0" w:color="auto"/>
        <w:left w:val="none" w:sz="0" w:space="0" w:color="auto"/>
        <w:bottom w:val="none" w:sz="0" w:space="0" w:color="auto"/>
        <w:right w:val="none" w:sz="0" w:space="0" w:color="auto"/>
      </w:divBdr>
    </w:div>
    <w:div w:id="1039012435">
      <w:marLeft w:val="640"/>
      <w:marRight w:val="0"/>
      <w:marTop w:val="0"/>
      <w:marBottom w:val="0"/>
      <w:divBdr>
        <w:top w:val="none" w:sz="0" w:space="0" w:color="auto"/>
        <w:left w:val="none" w:sz="0" w:space="0" w:color="auto"/>
        <w:bottom w:val="none" w:sz="0" w:space="0" w:color="auto"/>
        <w:right w:val="none" w:sz="0" w:space="0" w:color="auto"/>
      </w:divBdr>
    </w:div>
    <w:div w:id="1039357584">
      <w:marLeft w:val="640"/>
      <w:marRight w:val="0"/>
      <w:marTop w:val="0"/>
      <w:marBottom w:val="0"/>
      <w:divBdr>
        <w:top w:val="none" w:sz="0" w:space="0" w:color="auto"/>
        <w:left w:val="none" w:sz="0" w:space="0" w:color="auto"/>
        <w:bottom w:val="none" w:sz="0" w:space="0" w:color="auto"/>
        <w:right w:val="none" w:sz="0" w:space="0" w:color="auto"/>
      </w:divBdr>
    </w:div>
    <w:div w:id="1039471559">
      <w:marLeft w:val="640"/>
      <w:marRight w:val="0"/>
      <w:marTop w:val="0"/>
      <w:marBottom w:val="0"/>
      <w:divBdr>
        <w:top w:val="none" w:sz="0" w:space="0" w:color="auto"/>
        <w:left w:val="none" w:sz="0" w:space="0" w:color="auto"/>
        <w:bottom w:val="none" w:sz="0" w:space="0" w:color="auto"/>
        <w:right w:val="none" w:sz="0" w:space="0" w:color="auto"/>
      </w:divBdr>
    </w:div>
    <w:div w:id="1039474964">
      <w:marLeft w:val="640"/>
      <w:marRight w:val="0"/>
      <w:marTop w:val="0"/>
      <w:marBottom w:val="0"/>
      <w:divBdr>
        <w:top w:val="none" w:sz="0" w:space="0" w:color="auto"/>
        <w:left w:val="none" w:sz="0" w:space="0" w:color="auto"/>
        <w:bottom w:val="none" w:sz="0" w:space="0" w:color="auto"/>
        <w:right w:val="none" w:sz="0" w:space="0" w:color="auto"/>
      </w:divBdr>
    </w:div>
    <w:div w:id="1039478525">
      <w:marLeft w:val="640"/>
      <w:marRight w:val="0"/>
      <w:marTop w:val="0"/>
      <w:marBottom w:val="0"/>
      <w:divBdr>
        <w:top w:val="none" w:sz="0" w:space="0" w:color="auto"/>
        <w:left w:val="none" w:sz="0" w:space="0" w:color="auto"/>
        <w:bottom w:val="none" w:sz="0" w:space="0" w:color="auto"/>
        <w:right w:val="none" w:sz="0" w:space="0" w:color="auto"/>
      </w:divBdr>
    </w:div>
    <w:div w:id="1039552184">
      <w:marLeft w:val="640"/>
      <w:marRight w:val="0"/>
      <w:marTop w:val="0"/>
      <w:marBottom w:val="0"/>
      <w:divBdr>
        <w:top w:val="none" w:sz="0" w:space="0" w:color="auto"/>
        <w:left w:val="none" w:sz="0" w:space="0" w:color="auto"/>
        <w:bottom w:val="none" w:sz="0" w:space="0" w:color="auto"/>
        <w:right w:val="none" w:sz="0" w:space="0" w:color="auto"/>
      </w:divBdr>
    </w:div>
    <w:div w:id="1039627596">
      <w:marLeft w:val="640"/>
      <w:marRight w:val="0"/>
      <w:marTop w:val="0"/>
      <w:marBottom w:val="0"/>
      <w:divBdr>
        <w:top w:val="none" w:sz="0" w:space="0" w:color="auto"/>
        <w:left w:val="none" w:sz="0" w:space="0" w:color="auto"/>
        <w:bottom w:val="none" w:sz="0" w:space="0" w:color="auto"/>
        <w:right w:val="none" w:sz="0" w:space="0" w:color="auto"/>
      </w:divBdr>
    </w:div>
    <w:div w:id="1039628197">
      <w:marLeft w:val="640"/>
      <w:marRight w:val="0"/>
      <w:marTop w:val="0"/>
      <w:marBottom w:val="0"/>
      <w:divBdr>
        <w:top w:val="none" w:sz="0" w:space="0" w:color="auto"/>
        <w:left w:val="none" w:sz="0" w:space="0" w:color="auto"/>
        <w:bottom w:val="none" w:sz="0" w:space="0" w:color="auto"/>
        <w:right w:val="none" w:sz="0" w:space="0" w:color="auto"/>
      </w:divBdr>
    </w:div>
    <w:div w:id="1039665816">
      <w:marLeft w:val="640"/>
      <w:marRight w:val="0"/>
      <w:marTop w:val="0"/>
      <w:marBottom w:val="0"/>
      <w:divBdr>
        <w:top w:val="none" w:sz="0" w:space="0" w:color="auto"/>
        <w:left w:val="none" w:sz="0" w:space="0" w:color="auto"/>
        <w:bottom w:val="none" w:sz="0" w:space="0" w:color="auto"/>
        <w:right w:val="none" w:sz="0" w:space="0" w:color="auto"/>
      </w:divBdr>
    </w:div>
    <w:div w:id="1039666911">
      <w:marLeft w:val="640"/>
      <w:marRight w:val="0"/>
      <w:marTop w:val="0"/>
      <w:marBottom w:val="0"/>
      <w:divBdr>
        <w:top w:val="none" w:sz="0" w:space="0" w:color="auto"/>
        <w:left w:val="none" w:sz="0" w:space="0" w:color="auto"/>
        <w:bottom w:val="none" w:sz="0" w:space="0" w:color="auto"/>
        <w:right w:val="none" w:sz="0" w:space="0" w:color="auto"/>
      </w:divBdr>
    </w:div>
    <w:div w:id="1039670630">
      <w:marLeft w:val="640"/>
      <w:marRight w:val="0"/>
      <w:marTop w:val="0"/>
      <w:marBottom w:val="0"/>
      <w:divBdr>
        <w:top w:val="none" w:sz="0" w:space="0" w:color="auto"/>
        <w:left w:val="none" w:sz="0" w:space="0" w:color="auto"/>
        <w:bottom w:val="none" w:sz="0" w:space="0" w:color="auto"/>
        <w:right w:val="none" w:sz="0" w:space="0" w:color="auto"/>
      </w:divBdr>
    </w:div>
    <w:div w:id="1039744735">
      <w:marLeft w:val="640"/>
      <w:marRight w:val="0"/>
      <w:marTop w:val="0"/>
      <w:marBottom w:val="0"/>
      <w:divBdr>
        <w:top w:val="none" w:sz="0" w:space="0" w:color="auto"/>
        <w:left w:val="none" w:sz="0" w:space="0" w:color="auto"/>
        <w:bottom w:val="none" w:sz="0" w:space="0" w:color="auto"/>
        <w:right w:val="none" w:sz="0" w:space="0" w:color="auto"/>
      </w:divBdr>
    </w:div>
    <w:div w:id="1039815038">
      <w:marLeft w:val="640"/>
      <w:marRight w:val="0"/>
      <w:marTop w:val="0"/>
      <w:marBottom w:val="0"/>
      <w:divBdr>
        <w:top w:val="none" w:sz="0" w:space="0" w:color="auto"/>
        <w:left w:val="none" w:sz="0" w:space="0" w:color="auto"/>
        <w:bottom w:val="none" w:sz="0" w:space="0" w:color="auto"/>
        <w:right w:val="none" w:sz="0" w:space="0" w:color="auto"/>
      </w:divBdr>
    </w:div>
    <w:div w:id="1039860035">
      <w:marLeft w:val="640"/>
      <w:marRight w:val="0"/>
      <w:marTop w:val="0"/>
      <w:marBottom w:val="0"/>
      <w:divBdr>
        <w:top w:val="none" w:sz="0" w:space="0" w:color="auto"/>
        <w:left w:val="none" w:sz="0" w:space="0" w:color="auto"/>
        <w:bottom w:val="none" w:sz="0" w:space="0" w:color="auto"/>
        <w:right w:val="none" w:sz="0" w:space="0" w:color="auto"/>
      </w:divBdr>
    </w:div>
    <w:div w:id="1039862317">
      <w:marLeft w:val="640"/>
      <w:marRight w:val="0"/>
      <w:marTop w:val="0"/>
      <w:marBottom w:val="0"/>
      <w:divBdr>
        <w:top w:val="none" w:sz="0" w:space="0" w:color="auto"/>
        <w:left w:val="none" w:sz="0" w:space="0" w:color="auto"/>
        <w:bottom w:val="none" w:sz="0" w:space="0" w:color="auto"/>
        <w:right w:val="none" w:sz="0" w:space="0" w:color="auto"/>
      </w:divBdr>
    </w:div>
    <w:div w:id="1039934530">
      <w:marLeft w:val="640"/>
      <w:marRight w:val="0"/>
      <w:marTop w:val="0"/>
      <w:marBottom w:val="0"/>
      <w:divBdr>
        <w:top w:val="none" w:sz="0" w:space="0" w:color="auto"/>
        <w:left w:val="none" w:sz="0" w:space="0" w:color="auto"/>
        <w:bottom w:val="none" w:sz="0" w:space="0" w:color="auto"/>
        <w:right w:val="none" w:sz="0" w:space="0" w:color="auto"/>
      </w:divBdr>
    </w:div>
    <w:div w:id="1039937409">
      <w:marLeft w:val="640"/>
      <w:marRight w:val="0"/>
      <w:marTop w:val="0"/>
      <w:marBottom w:val="0"/>
      <w:divBdr>
        <w:top w:val="none" w:sz="0" w:space="0" w:color="auto"/>
        <w:left w:val="none" w:sz="0" w:space="0" w:color="auto"/>
        <w:bottom w:val="none" w:sz="0" w:space="0" w:color="auto"/>
        <w:right w:val="none" w:sz="0" w:space="0" w:color="auto"/>
      </w:divBdr>
    </w:div>
    <w:div w:id="1040014495">
      <w:marLeft w:val="640"/>
      <w:marRight w:val="0"/>
      <w:marTop w:val="0"/>
      <w:marBottom w:val="0"/>
      <w:divBdr>
        <w:top w:val="none" w:sz="0" w:space="0" w:color="auto"/>
        <w:left w:val="none" w:sz="0" w:space="0" w:color="auto"/>
        <w:bottom w:val="none" w:sz="0" w:space="0" w:color="auto"/>
        <w:right w:val="none" w:sz="0" w:space="0" w:color="auto"/>
      </w:divBdr>
    </w:div>
    <w:div w:id="1040084813">
      <w:marLeft w:val="640"/>
      <w:marRight w:val="0"/>
      <w:marTop w:val="0"/>
      <w:marBottom w:val="0"/>
      <w:divBdr>
        <w:top w:val="none" w:sz="0" w:space="0" w:color="auto"/>
        <w:left w:val="none" w:sz="0" w:space="0" w:color="auto"/>
        <w:bottom w:val="none" w:sz="0" w:space="0" w:color="auto"/>
        <w:right w:val="none" w:sz="0" w:space="0" w:color="auto"/>
      </w:divBdr>
    </w:div>
    <w:div w:id="1040129068">
      <w:marLeft w:val="640"/>
      <w:marRight w:val="0"/>
      <w:marTop w:val="0"/>
      <w:marBottom w:val="0"/>
      <w:divBdr>
        <w:top w:val="none" w:sz="0" w:space="0" w:color="auto"/>
        <w:left w:val="none" w:sz="0" w:space="0" w:color="auto"/>
        <w:bottom w:val="none" w:sz="0" w:space="0" w:color="auto"/>
        <w:right w:val="none" w:sz="0" w:space="0" w:color="auto"/>
      </w:divBdr>
    </w:div>
    <w:div w:id="1040130809">
      <w:marLeft w:val="640"/>
      <w:marRight w:val="0"/>
      <w:marTop w:val="0"/>
      <w:marBottom w:val="0"/>
      <w:divBdr>
        <w:top w:val="none" w:sz="0" w:space="0" w:color="auto"/>
        <w:left w:val="none" w:sz="0" w:space="0" w:color="auto"/>
        <w:bottom w:val="none" w:sz="0" w:space="0" w:color="auto"/>
        <w:right w:val="none" w:sz="0" w:space="0" w:color="auto"/>
      </w:divBdr>
    </w:div>
    <w:div w:id="1040131112">
      <w:marLeft w:val="640"/>
      <w:marRight w:val="0"/>
      <w:marTop w:val="0"/>
      <w:marBottom w:val="0"/>
      <w:divBdr>
        <w:top w:val="none" w:sz="0" w:space="0" w:color="auto"/>
        <w:left w:val="none" w:sz="0" w:space="0" w:color="auto"/>
        <w:bottom w:val="none" w:sz="0" w:space="0" w:color="auto"/>
        <w:right w:val="none" w:sz="0" w:space="0" w:color="auto"/>
      </w:divBdr>
    </w:div>
    <w:div w:id="1040131874">
      <w:marLeft w:val="640"/>
      <w:marRight w:val="0"/>
      <w:marTop w:val="0"/>
      <w:marBottom w:val="0"/>
      <w:divBdr>
        <w:top w:val="none" w:sz="0" w:space="0" w:color="auto"/>
        <w:left w:val="none" w:sz="0" w:space="0" w:color="auto"/>
        <w:bottom w:val="none" w:sz="0" w:space="0" w:color="auto"/>
        <w:right w:val="none" w:sz="0" w:space="0" w:color="auto"/>
      </w:divBdr>
    </w:div>
    <w:div w:id="1040203300">
      <w:marLeft w:val="640"/>
      <w:marRight w:val="0"/>
      <w:marTop w:val="0"/>
      <w:marBottom w:val="0"/>
      <w:divBdr>
        <w:top w:val="none" w:sz="0" w:space="0" w:color="auto"/>
        <w:left w:val="none" w:sz="0" w:space="0" w:color="auto"/>
        <w:bottom w:val="none" w:sz="0" w:space="0" w:color="auto"/>
        <w:right w:val="none" w:sz="0" w:space="0" w:color="auto"/>
      </w:divBdr>
    </w:div>
    <w:div w:id="1040203814">
      <w:marLeft w:val="640"/>
      <w:marRight w:val="0"/>
      <w:marTop w:val="0"/>
      <w:marBottom w:val="0"/>
      <w:divBdr>
        <w:top w:val="none" w:sz="0" w:space="0" w:color="auto"/>
        <w:left w:val="none" w:sz="0" w:space="0" w:color="auto"/>
        <w:bottom w:val="none" w:sz="0" w:space="0" w:color="auto"/>
        <w:right w:val="none" w:sz="0" w:space="0" w:color="auto"/>
      </w:divBdr>
    </w:div>
    <w:div w:id="1040280419">
      <w:marLeft w:val="640"/>
      <w:marRight w:val="0"/>
      <w:marTop w:val="0"/>
      <w:marBottom w:val="0"/>
      <w:divBdr>
        <w:top w:val="none" w:sz="0" w:space="0" w:color="auto"/>
        <w:left w:val="none" w:sz="0" w:space="0" w:color="auto"/>
        <w:bottom w:val="none" w:sz="0" w:space="0" w:color="auto"/>
        <w:right w:val="none" w:sz="0" w:space="0" w:color="auto"/>
      </w:divBdr>
    </w:div>
    <w:div w:id="1040282010">
      <w:marLeft w:val="640"/>
      <w:marRight w:val="0"/>
      <w:marTop w:val="0"/>
      <w:marBottom w:val="0"/>
      <w:divBdr>
        <w:top w:val="none" w:sz="0" w:space="0" w:color="auto"/>
        <w:left w:val="none" w:sz="0" w:space="0" w:color="auto"/>
        <w:bottom w:val="none" w:sz="0" w:space="0" w:color="auto"/>
        <w:right w:val="none" w:sz="0" w:space="0" w:color="auto"/>
      </w:divBdr>
    </w:div>
    <w:div w:id="1040284755">
      <w:marLeft w:val="640"/>
      <w:marRight w:val="0"/>
      <w:marTop w:val="0"/>
      <w:marBottom w:val="0"/>
      <w:divBdr>
        <w:top w:val="none" w:sz="0" w:space="0" w:color="auto"/>
        <w:left w:val="none" w:sz="0" w:space="0" w:color="auto"/>
        <w:bottom w:val="none" w:sz="0" w:space="0" w:color="auto"/>
        <w:right w:val="none" w:sz="0" w:space="0" w:color="auto"/>
      </w:divBdr>
    </w:div>
    <w:div w:id="1040323021">
      <w:marLeft w:val="640"/>
      <w:marRight w:val="0"/>
      <w:marTop w:val="0"/>
      <w:marBottom w:val="0"/>
      <w:divBdr>
        <w:top w:val="none" w:sz="0" w:space="0" w:color="auto"/>
        <w:left w:val="none" w:sz="0" w:space="0" w:color="auto"/>
        <w:bottom w:val="none" w:sz="0" w:space="0" w:color="auto"/>
        <w:right w:val="none" w:sz="0" w:space="0" w:color="auto"/>
      </w:divBdr>
    </w:div>
    <w:div w:id="1040323033">
      <w:marLeft w:val="640"/>
      <w:marRight w:val="0"/>
      <w:marTop w:val="0"/>
      <w:marBottom w:val="0"/>
      <w:divBdr>
        <w:top w:val="none" w:sz="0" w:space="0" w:color="auto"/>
        <w:left w:val="none" w:sz="0" w:space="0" w:color="auto"/>
        <w:bottom w:val="none" w:sz="0" w:space="0" w:color="auto"/>
        <w:right w:val="none" w:sz="0" w:space="0" w:color="auto"/>
      </w:divBdr>
    </w:div>
    <w:div w:id="1040399432">
      <w:marLeft w:val="640"/>
      <w:marRight w:val="0"/>
      <w:marTop w:val="0"/>
      <w:marBottom w:val="0"/>
      <w:divBdr>
        <w:top w:val="none" w:sz="0" w:space="0" w:color="auto"/>
        <w:left w:val="none" w:sz="0" w:space="0" w:color="auto"/>
        <w:bottom w:val="none" w:sz="0" w:space="0" w:color="auto"/>
        <w:right w:val="none" w:sz="0" w:space="0" w:color="auto"/>
      </w:divBdr>
    </w:div>
    <w:div w:id="1040520360">
      <w:marLeft w:val="640"/>
      <w:marRight w:val="0"/>
      <w:marTop w:val="0"/>
      <w:marBottom w:val="0"/>
      <w:divBdr>
        <w:top w:val="none" w:sz="0" w:space="0" w:color="auto"/>
        <w:left w:val="none" w:sz="0" w:space="0" w:color="auto"/>
        <w:bottom w:val="none" w:sz="0" w:space="0" w:color="auto"/>
        <w:right w:val="none" w:sz="0" w:space="0" w:color="auto"/>
      </w:divBdr>
    </w:div>
    <w:div w:id="1040595734">
      <w:marLeft w:val="640"/>
      <w:marRight w:val="0"/>
      <w:marTop w:val="0"/>
      <w:marBottom w:val="0"/>
      <w:divBdr>
        <w:top w:val="none" w:sz="0" w:space="0" w:color="auto"/>
        <w:left w:val="none" w:sz="0" w:space="0" w:color="auto"/>
        <w:bottom w:val="none" w:sz="0" w:space="0" w:color="auto"/>
        <w:right w:val="none" w:sz="0" w:space="0" w:color="auto"/>
      </w:divBdr>
    </w:div>
    <w:div w:id="1040664429">
      <w:marLeft w:val="640"/>
      <w:marRight w:val="0"/>
      <w:marTop w:val="0"/>
      <w:marBottom w:val="0"/>
      <w:divBdr>
        <w:top w:val="none" w:sz="0" w:space="0" w:color="auto"/>
        <w:left w:val="none" w:sz="0" w:space="0" w:color="auto"/>
        <w:bottom w:val="none" w:sz="0" w:space="0" w:color="auto"/>
        <w:right w:val="none" w:sz="0" w:space="0" w:color="auto"/>
      </w:divBdr>
    </w:div>
    <w:div w:id="1040783317">
      <w:marLeft w:val="640"/>
      <w:marRight w:val="0"/>
      <w:marTop w:val="0"/>
      <w:marBottom w:val="0"/>
      <w:divBdr>
        <w:top w:val="none" w:sz="0" w:space="0" w:color="auto"/>
        <w:left w:val="none" w:sz="0" w:space="0" w:color="auto"/>
        <w:bottom w:val="none" w:sz="0" w:space="0" w:color="auto"/>
        <w:right w:val="none" w:sz="0" w:space="0" w:color="auto"/>
      </w:divBdr>
    </w:div>
    <w:div w:id="1040787935">
      <w:marLeft w:val="640"/>
      <w:marRight w:val="0"/>
      <w:marTop w:val="0"/>
      <w:marBottom w:val="0"/>
      <w:divBdr>
        <w:top w:val="none" w:sz="0" w:space="0" w:color="auto"/>
        <w:left w:val="none" w:sz="0" w:space="0" w:color="auto"/>
        <w:bottom w:val="none" w:sz="0" w:space="0" w:color="auto"/>
        <w:right w:val="none" w:sz="0" w:space="0" w:color="auto"/>
      </w:divBdr>
    </w:div>
    <w:div w:id="1040857740">
      <w:marLeft w:val="640"/>
      <w:marRight w:val="0"/>
      <w:marTop w:val="0"/>
      <w:marBottom w:val="0"/>
      <w:divBdr>
        <w:top w:val="none" w:sz="0" w:space="0" w:color="auto"/>
        <w:left w:val="none" w:sz="0" w:space="0" w:color="auto"/>
        <w:bottom w:val="none" w:sz="0" w:space="0" w:color="auto"/>
        <w:right w:val="none" w:sz="0" w:space="0" w:color="auto"/>
      </w:divBdr>
    </w:div>
    <w:div w:id="1040859770">
      <w:marLeft w:val="640"/>
      <w:marRight w:val="0"/>
      <w:marTop w:val="0"/>
      <w:marBottom w:val="0"/>
      <w:divBdr>
        <w:top w:val="none" w:sz="0" w:space="0" w:color="auto"/>
        <w:left w:val="none" w:sz="0" w:space="0" w:color="auto"/>
        <w:bottom w:val="none" w:sz="0" w:space="0" w:color="auto"/>
        <w:right w:val="none" w:sz="0" w:space="0" w:color="auto"/>
      </w:divBdr>
    </w:div>
    <w:div w:id="1040936794">
      <w:marLeft w:val="640"/>
      <w:marRight w:val="0"/>
      <w:marTop w:val="0"/>
      <w:marBottom w:val="0"/>
      <w:divBdr>
        <w:top w:val="none" w:sz="0" w:space="0" w:color="auto"/>
        <w:left w:val="none" w:sz="0" w:space="0" w:color="auto"/>
        <w:bottom w:val="none" w:sz="0" w:space="0" w:color="auto"/>
        <w:right w:val="none" w:sz="0" w:space="0" w:color="auto"/>
      </w:divBdr>
    </w:div>
    <w:div w:id="1040982345">
      <w:marLeft w:val="640"/>
      <w:marRight w:val="0"/>
      <w:marTop w:val="0"/>
      <w:marBottom w:val="0"/>
      <w:divBdr>
        <w:top w:val="none" w:sz="0" w:space="0" w:color="auto"/>
        <w:left w:val="none" w:sz="0" w:space="0" w:color="auto"/>
        <w:bottom w:val="none" w:sz="0" w:space="0" w:color="auto"/>
        <w:right w:val="none" w:sz="0" w:space="0" w:color="auto"/>
      </w:divBdr>
    </w:div>
    <w:div w:id="1041126530">
      <w:marLeft w:val="640"/>
      <w:marRight w:val="0"/>
      <w:marTop w:val="0"/>
      <w:marBottom w:val="0"/>
      <w:divBdr>
        <w:top w:val="none" w:sz="0" w:space="0" w:color="auto"/>
        <w:left w:val="none" w:sz="0" w:space="0" w:color="auto"/>
        <w:bottom w:val="none" w:sz="0" w:space="0" w:color="auto"/>
        <w:right w:val="none" w:sz="0" w:space="0" w:color="auto"/>
      </w:divBdr>
    </w:div>
    <w:div w:id="1041176659">
      <w:marLeft w:val="640"/>
      <w:marRight w:val="0"/>
      <w:marTop w:val="0"/>
      <w:marBottom w:val="0"/>
      <w:divBdr>
        <w:top w:val="none" w:sz="0" w:space="0" w:color="auto"/>
        <w:left w:val="none" w:sz="0" w:space="0" w:color="auto"/>
        <w:bottom w:val="none" w:sz="0" w:space="0" w:color="auto"/>
        <w:right w:val="none" w:sz="0" w:space="0" w:color="auto"/>
      </w:divBdr>
    </w:div>
    <w:div w:id="1041203051">
      <w:marLeft w:val="640"/>
      <w:marRight w:val="0"/>
      <w:marTop w:val="0"/>
      <w:marBottom w:val="0"/>
      <w:divBdr>
        <w:top w:val="none" w:sz="0" w:space="0" w:color="auto"/>
        <w:left w:val="none" w:sz="0" w:space="0" w:color="auto"/>
        <w:bottom w:val="none" w:sz="0" w:space="0" w:color="auto"/>
        <w:right w:val="none" w:sz="0" w:space="0" w:color="auto"/>
      </w:divBdr>
    </w:div>
    <w:div w:id="1041440456">
      <w:marLeft w:val="640"/>
      <w:marRight w:val="0"/>
      <w:marTop w:val="0"/>
      <w:marBottom w:val="0"/>
      <w:divBdr>
        <w:top w:val="none" w:sz="0" w:space="0" w:color="auto"/>
        <w:left w:val="none" w:sz="0" w:space="0" w:color="auto"/>
        <w:bottom w:val="none" w:sz="0" w:space="0" w:color="auto"/>
        <w:right w:val="none" w:sz="0" w:space="0" w:color="auto"/>
      </w:divBdr>
    </w:div>
    <w:div w:id="1041441757">
      <w:marLeft w:val="640"/>
      <w:marRight w:val="0"/>
      <w:marTop w:val="0"/>
      <w:marBottom w:val="0"/>
      <w:divBdr>
        <w:top w:val="none" w:sz="0" w:space="0" w:color="auto"/>
        <w:left w:val="none" w:sz="0" w:space="0" w:color="auto"/>
        <w:bottom w:val="none" w:sz="0" w:space="0" w:color="auto"/>
        <w:right w:val="none" w:sz="0" w:space="0" w:color="auto"/>
      </w:divBdr>
    </w:div>
    <w:div w:id="1041513911">
      <w:marLeft w:val="640"/>
      <w:marRight w:val="0"/>
      <w:marTop w:val="0"/>
      <w:marBottom w:val="0"/>
      <w:divBdr>
        <w:top w:val="none" w:sz="0" w:space="0" w:color="auto"/>
        <w:left w:val="none" w:sz="0" w:space="0" w:color="auto"/>
        <w:bottom w:val="none" w:sz="0" w:space="0" w:color="auto"/>
        <w:right w:val="none" w:sz="0" w:space="0" w:color="auto"/>
      </w:divBdr>
    </w:div>
    <w:div w:id="1041514243">
      <w:marLeft w:val="640"/>
      <w:marRight w:val="0"/>
      <w:marTop w:val="0"/>
      <w:marBottom w:val="0"/>
      <w:divBdr>
        <w:top w:val="none" w:sz="0" w:space="0" w:color="auto"/>
        <w:left w:val="none" w:sz="0" w:space="0" w:color="auto"/>
        <w:bottom w:val="none" w:sz="0" w:space="0" w:color="auto"/>
        <w:right w:val="none" w:sz="0" w:space="0" w:color="auto"/>
      </w:divBdr>
    </w:div>
    <w:div w:id="1041517667">
      <w:marLeft w:val="640"/>
      <w:marRight w:val="0"/>
      <w:marTop w:val="0"/>
      <w:marBottom w:val="0"/>
      <w:divBdr>
        <w:top w:val="none" w:sz="0" w:space="0" w:color="auto"/>
        <w:left w:val="none" w:sz="0" w:space="0" w:color="auto"/>
        <w:bottom w:val="none" w:sz="0" w:space="0" w:color="auto"/>
        <w:right w:val="none" w:sz="0" w:space="0" w:color="auto"/>
      </w:divBdr>
    </w:div>
    <w:div w:id="1041593250">
      <w:marLeft w:val="640"/>
      <w:marRight w:val="0"/>
      <w:marTop w:val="0"/>
      <w:marBottom w:val="0"/>
      <w:divBdr>
        <w:top w:val="none" w:sz="0" w:space="0" w:color="auto"/>
        <w:left w:val="none" w:sz="0" w:space="0" w:color="auto"/>
        <w:bottom w:val="none" w:sz="0" w:space="0" w:color="auto"/>
        <w:right w:val="none" w:sz="0" w:space="0" w:color="auto"/>
      </w:divBdr>
    </w:div>
    <w:div w:id="1041632170">
      <w:marLeft w:val="640"/>
      <w:marRight w:val="0"/>
      <w:marTop w:val="0"/>
      <w:marBottom w:val="0"/>
      <w:divBdr>
        <w:top w:val="none" w:sz="0" w:space="0" w:color="auto"/>
        <w:left w:val="none" w:sz="0" w:space="0" w:color="auto"/>
        <w:bottom w:val="none" w:sz="0" w:space="0" w:color="auto"/>
        <w:right w:val="none" w:sz="0" w:space="0" w:color="auto"/>
      </w:divBdr>
    </w:div>
    <w:div w:id="1041635110">
      <w:marLeft w:val="640"/>
      <w:marRight w:val="0"/>
      <w:marTop w:val="0"/>
      <w:marBottom w:val="0"/>
      <w:divBdr>
        <w:top w:val="none" w:sz="0" w:space="0" w:color="auto"/>
        <w:left w:val="none" w:sz="0" w:space="0" w:color="auto"/>
        <w:bottom w:val="none" w:sz="0" w:space="0" w:color="auto"/>
        <w:right w:val="none" w:sz="0" w:space="0" w:color="auto"/>
      </w:divBdr>
    </w:div>
    <w:div w:id="1041784594">
      <w:marLeft w:val="640"/>
      <w:marRight w:val="0"/>
      <w:marTop w:val="0"/>
      <w:marBottom w:val="0"/>
      <w:divBdr>
        <w:top w:val="none" w:sz="0" w:space="0" w:color="auto"/>
        <w:left w:val="none" w:sz="0" w:space="0" w:color="auto"/>
        <w:bottom w:val="none" w:sz="0" w:space="0" w:color="auto"/>
        <w:right w:val="none" w:sz="0" w:space="0" w:color="auto"/>
      </w:divBdr>
    </w:div>
    <w:div w:id="1041788531">
      <w:marLeft w:val="640"/>
      <w:marRight w:val="0"/>
      <w:marTop w:val="0"/>
      <w:marBottom w:val="0"/>
      <w:divBdr>
        <w:top w:val="none" w:sz="0" w:space="0" w:color="auto"/>
        <w:left w:val="none" w:sz="0" w:space="0" w:color="auto"/>
        <w:bottom w:val="none" w:sz="0" w:space="0" w:color="auto"/>
        <w:right w:val="none" w:sz="0" w:space="0" w:color="auto"/>
      </w:divBdr>
    </w:div>
    <w:div w:id="1041789113">
      <w:marLeft w:val="640"/>
      <w:marRight w:val="0"/>
      <w:marTop w:val="0"/>
      <w:marBottom w:val="0"/>
      <w:divBdr>
        <w:top w:val="none" w:sz="0" w:space="0" w:color="auto"/>
        <w:left w:val="none" w:sz="0" w:space="0" w:color="auto"/>
        <w:bottom w:val="none" w:sz="0" w:space="0" w:color="auto"/>
        <w:right w:val="none" w:sz="0" w:space="0" w:color="auto"/>
      </w:divBdr>
    </w:div>
    <w:div w:id="1041855661">
      <w:marLeft w:val="640"/>
      <w:marRight w:val="0"/>
      <w:marTop w:val="0"/>
      <w:marBottom w:val="0"/>
      <w:divBdr>
        <w:top w:val="none" w:sz="0" w:space="0" w:color="auto"/>
        <w:left w:val="none" w:sz="0" w:space="0" w:color="auto"/>
        <w:bottom w:val="none" w:sz="0" w:space="0" w:color="auto"/>
        <w:right w:val="none" w:sz="0" w:space="0" w:color="auto"/>
      </w:divBdr>
    </w:div>
    <w:div w:id="1041977974">
      <w:marLeft w:val="640"/>
      <w:marRight w:val="0"/>
      <w:marTop w:val="0"/>
      <w:marBottom w:val="0"/>
      <w:divBdr>
        <w:top w:val="none" w:sz="0" w:space="0" w:color="auto"/>
        <w:left w:val="none" w:sz="0" w:space="0" w:color="auto"/>
        <w:bottom w:val="none" w:sz="0" w:space="0" w:color="auto"/>
        <w:right w:val="none" w:sz="0" w:space="0" w:color="auto"/>
      </w:divBdr>
    </w:div>
    <w:div w:id="1042022622">
      <w:marLeft w:val="640"/>
      <w:marRight w:val="0"/>
      <w:marTop w:val="0"/>
      <w:marBottom w:val="0"/>
      <w:divBdr>
        <w:top w:val="none" w:sz="0" w:space="0" w:color="auto"/>
        <w:left w:val="none" w:sz="0" w:space="0" w:color="auto"/>
        <w:bottom w:val="none" w:sz="0" w:space="0" w:color="auto"/>
        <w:right w:val="none" w:sz="0" w:space="0" w:color="auto"/>
      </w:divBdr>
    </w:div>
    <w:div w:id="1042052434">
      <w:marLeft w:val="640"/>
      <w:marRight w:val="0"/>
      <w:marTop w:val="0"/>
      <w:marBottom w:val="0"/>
      <w:divBdr>
        <w:top w:val="none" w:sz="0" w:space="0" w:color="auto"/>
        <w:left w:val="none" w:sz="0" w:space="0" w:color="auto"/>
        <w:bottom w:val="none" w:sz="0" w:space="0" w:color="auto"/>
        <w:right w:val="none" w:sz="0" w:space="0" w:color="auto"/>
      </w:divBdr>
    </w:div>
    <w:div w:id="1042053538">
      <w:marLeft w:val="640"/>
      <w:marRight w:val="0"/>
      <w:marTop w:val="0"/>
      <w:marBottom w:val="0"/>
      <w:divBdr>
        <w:top w:val="none" w:sz="0" w:space="0" w:color="auto"/>
        <w:left w:val="none" w:sz="0" w:space="0" w:color="auto"/>
        <w:bottom w:val="none" w:sz="0" w:space="0" w:color="auto"/>
        <w:right w:val="none" w:sz="0" w:space="0" w:color="auto"/>
      </w:divBdr>
    </w:div>
    <w:div w:id="1042053737">
      <w:marLeft w:val="640"/>
      <w:marRight w:val="0"/>
      <w:marTop w:val="0"/>
      <w:marBottom w:val="0"/>
      <w:divBdr>
        <w:top w:val="none" w:sz="0" w:space="0" w:color="auto"/>
        <w:left w:val="none" w:sz="0" w:space="0" w:color="auto"/>
        <w:bottom w:val="none" w:sz="0" w:space="0" w:color="auto"/>
        <w:right w:val="none" w:sz="0" w:space="0" w:color="auto"/>
      </w:divBdr>
    </w:div>
    <w:div w:id="1042091367">
      <w:marLeft w:val="640"/>
      <w:marRight w:val="0"/>
      <w:marTop w:val="0"/>
      <w:marBottom w:val="0"/>
      <w:divBdr>
        <w:top w:val="none" w:sz="0" w:space="0" w:color="auto"/>
        <w:left w:val="none" w:sz="0" w:space="0" w:color="auto"/>
        <w:bottom w:val="none" w:sz="0" w:space="0" w:color="auto"/>
        <w:right w:val="none" w:sz="0" w:space="0" w:color="auto"/>
      </w:divBdr>
    </w:div>
    <w:div w:id="1042098329">
      <w:marLeft w:val="640"/>
      <w:marRight w:val="0"/>
      <w:marTop w:val="0"/>
      <w:marBottom w:val="0"/>
      <w:divBdr>
        <w:top w:val="none" w:sz="0" w:space="0" w:color="auto"/>
        <w:left w:val="none" w:sz="0" w:space="0" w:color="auto"/>
        <w:bottom w:val="none" w:sz="0" w:space="0" w:color="auto"/>
        <w:right w:val="none" w:sz="0" w:space="0" w:color="auto"/>
      </w:divBdr>
    </w:div>
    <w:div w:id="1042168380">
      <w:marLeft w:val="640"/>
      <w:marRight w:val="0"/>
      <w:marTop w:val="0"/>
      <w:marBottom w:val="0"/>
      <w:divBdr>
        <w:top w:val="none" w:sz="0" w:space="0" w:color="auto"/>
        <w:left w:val="none" w:sz="0" w:space="0" w:color="auto"/>
        <w:bottom w:val="none" w:sz="0" w:space="0" w:color="auto"/>
        <w:right w:val="none" w:sz="0" w:space="0" w:color="auto"/>
      </w:divBdr>
    </w:div>
    <w:div w:id="1042244774">
      <w:marLeft w:val="640"/>
      <w:marRight w:val="0"/>
      <w:marTop w:val="0"/>
      <w:marBottom w:val="0"/>
      <w:divBdr>
        <w:top w:val="none" w:sz="0" w:space="0" w:color="auto"/>
        <w:left w:val="none" w:sz="0" w:space="0" w:color="auto"/>
        <w:bottom w:val="none" w:sz="0" w:space="0" w:color="auto"/>
        <w:right w:val="none" w:sz="0" w:space="0" w:color="auto"/>
      </w:divBdr>
    </w:div>
    <w:div w:id="1042436504">
      <w:marLeft w:val="640"/>
      <w:marRight w:val="0"/>
      <w:marTop w:val="0"/>
      <w:marBottom w:val="0"/>
      <w:divBdr>
        <w:top w:val="none" w:sz="0" w:space="0" w:color="auto"/>
        <w:left w:val="none" w:sz="0" w:space="0" w:color="auto"/>
        <w:bottom w:val="none" w:sz="0" w:space="0" w:color="auto"/>
        <w:right w:val="none" w:sz="0" w:space="0" w:color="auto"/>
      </w:divBdr>
    </w:div>
    <w:div w:id="1042437627">
      <w:marLeft w:val="640"/>
      <w:marRight w:val="0"/>
      <w:marTop w:val="0"/>
      <w:marBottom w:val="0"/>
      <w:divBdr>
        <w:top w:val="none" w:sz="0" w:space="0" w:color="auto"/>
        <w:left w:val="none" w:sz="0" w:space="0" w:color="auto"/>
        <w:bottom w:val="none" w:sz="0" w:space="0" w:color="auto"/>
        <w:right w:val="none" w:sz="0" w:space="0" w:color="auto"/>
      </w:divBdr>
    </w:div>
    <w:div w:id="1042554709">
      <w:marLeft w:val="640"/>
      <w:marRight w:val="0"/>
      <w:marTop w:val="0"/>
      <w:marBottom w:val="0"/>
      <w:divBdr>
        <w:top w:val="none" w:sz="0" w:space="0" w:color="auto"/>
        <w:left w:val="none" w:sz="0" w:space="0" w:color="auto"/>
        <w:bottom w:val="none" w:sz="0" w:space="0" w:color="auto"/>
        <w:right w:val="none" w:sz="0" w:space="0" w:color="auto"/>
      </w:divBdr>
    </w:div>
    <w:div w:id="1042557858">
      <w:marLeft w:val="640"/>
      <w:marRight w:val="0"/>
      <w:marTop w:val="0"/>
      <w:marBottom w:val="0"/>
      <w:divBdr>
        <w:top w:val="none" w:sz="0" w:space="0" w:color="auto"/>
        <w:left w:val="none" w:sz="0" w:space="0" w:color="auto"/>
        <w:bottom w:val="none" w:sz="0" w:space="0" w:color="auto"/>
        <w:right w:val="none" w:sz="0" w:space="0" w:color="auto"/>
      </w:divBdr>
    </w:div>
    <w:div w:id="1042630442">
      <w:marLeft w:val="480"/>
      <w:marRight w:val="0"/>
      <w:marTop w:val="0"/>
      <w:marBottom w:val="0"/>
      <w:divBdr>
        <w:top w:val="none" w:sz="0" w:space="0" w:color="auto"/>
        <w:left w:val="none" w:sz="0" w:space="0" w:color="auto"/>
        <w:bottom w:val="none" w:sz="0" w:space="0" w:color="auto"/>
        <w:right w:val="none" w:sz="0" w:space="0" w:color="auto"/>
      </w:divBdr>
    </w:div>
    <w:div w:id="1042635445">
      <w:bodyDiv w:val="1"/>
      <w:marLeft w:val="0"/>
      <w:marRight w:val="0"/>
      <w:marTop w:val="0"/>
      <w:marBottom w:val="0"/>
      <w:divBdr>
        <w:top w:val="none" w:sz="0" w:space="0" w:color="auto"/>
        <w:left w:val="none" w:sz="0" w:space="0" w:color="auto"/>
        <w:bottom w:val="none" w:sz="0" w:space="0" w:color="auto"/>
        <w:right w:val="none" w:sz="0" w:space="0" w:color="auto"/>
      </w:divBdr>
    </w:div>
    <w:div w:id="1042826920">
      <w:marLeft w:val="640"/>
      <w:marRight w:val="0"/>
      <w:marTop w:val="0"/>
      <w:marBottom w:val="0"/>
      <w:divBdr>
        <w:top w:val="none" w:sz="0" w:space="0" w:color="auto"/>
        <w:left w:val="none" w:sz="0" w:space="0" w:color="auto"/>
        <w:bottom w:val="none" w:sz="0" w:space="0" w:color="auto"/>
        <w:right w:val="none" w:sz="0" w:space="0" w:color="auto"/>
      </w:divBdr>
    </w:div>
    <w:div w:id="1042830984">
      <w:marLeft w:val="640"/>
      <w:marRight w:val="0"/>
      <w:marTop w:val="0"/>
      <w:marBottom w:val="0"/>
      <w:divBdr>
        <w:top w:val="none" w:sz="0" w:space="0" w:color="auto"/>
        <w:left w:val="none" w:sz="0" w:space="0" w:color="auto"/>
        <w:bottom w:val="none" w:sz="0" w:space="0" w:color="auto"/>
        <w:right w:val="none" w:sz="0" w:space="0" w:color="auto"/>
      </w:divBdr>
    </w:div>
    <w:div w:id="1042898301">
      <w:marLeft w:val="640"/>
      <w:marRight w:val="0"/>
      <w:marTop w:val="0"/>
      <w:marBottom w:val="0"/>
      <w:divBdr>
        <w:top w:val="none" w:sz="0" w:space="0" w:color="auto"/>
        <w:left w:val="none" w:sz="0" w:space="0" w:color="auto"/>
        <w:bottom w:val="none" w:sz="0" w:space="0" w:color="auto"/>
        <w:right w:val="none" w:sz="0" w:space="0" w:color="auto"/>
      </w:divBdr>
    </w:div>
    <w:div w:id="1042903664">
      <w:marLeft w:val="640"/>
      <w:marRight w:val="0"/>
      <w:marTop w:val="0"/>
      <w:marBottom w:val="0"/>
      <w:divBdr>
        <w:top w:val="none" w:sz="0" w:space="0" w:color="auto"/>
        <w:left w:val="none" w:sz="0" w:space="0" w:color="auto"/>
        <w:bottom w:val="none" w:sz="0" w:space="0" w:color="auto"/>
        <w:right w:val="none" w:sz="0" w:space="0" w:color="auto"/>
      </w:divBdr>
    </w:div>
    <w:div w:id="1042941493">
      <w:marLeft w:val="640"/>
      <w:marRight w:val="0"/>
      <w:marTop w:val="0"/>
      <w:marBottom w:val="0"/>
      <w:divBdr>
        <w:top w:val="none" w:sz="0" w:space="0" w:color="auto"/>
        <w:left w:val="none" w:sz="0" w:space="0" w:color="auto"/>
        <w:bottom w:val="none" w:sz="0" w:space="0" w:color="auto"/>
        <w:right w:val="none" w:sz="0" w:space="0" w:color="auto"/>
      </w:divBdr>
    </w:div>
    <w:div w:id="1043024509">
      <w:marLeft w:val="640"/>
      <w:marRight w:val="0"/>
      <w:marTop w:val="0"/>
      <w:marBottom w:val="0"/>
      <w:divBdr>
        <w:top w:val="none" w:sz="0" w:space="0" w:color="auto"/>
        <w:left w:val="none" w:sz="0" w:space="0" w:color="auto"/>
        <w:bottom w:val="none" w:sz="0" w:space="0" w:color="auto"/>
        <w:right w:val="none" w:sz="0" w:space="0" w:color="auto"/>
      </w:divBdr>
    </w:div>
    <w:div w:id="1043095494">
      <w:marLeft w:val="640"/>
      <w:marRight w:val="0"/>
      <w:marTop w:val="0"/>
      <w:marBottom w:val="0"/>
      <w:divBdr>
        <w:top w:val="none" w:sz="0" w:space="0" w:color="auto"/>
        <w:left w:val="none" w:sz="0" w:space="0" w:color="auto"/>
        <w:bottom w:val="none" w:sz="0" w:space="0" w:color="auto"/>
        <w:right w:val="none" w:sz="0" w:space="0" w:color="auto"/>
      </w:divBdr>
    </w:div>
    <w:div w:id="1043095658">
      <w:marLeft w:val="640"/>
      <w:marRight w:val="0"/>
      <w:marTop w:val="0"/>
      <w:marBottom w:val="0"/>
      <w:divBdr>
        <w:top w:val="none" w:sz="0" w:space="0" w:color="auto"/>
        <w:left w:val="none" w:sz="0" w:space="0" w:color="auto"/>
        <w:bottom w:val="none" w:sz="0" w:space="0" w:color="auto"/>
        <w:right w:val="none" w:sz="0" w:space="0" w:color="auto"/>
      </w:divBdr>
    </w:div>
    <w:div w:id="1043095939">
      <w:marLeft w:val="640"/>
      <w:marRight w:val="0"/>
      <w:marTop w:val="0"/>
      <w:marBottom w:val="0"/>
      <w:divBdr>
        <w:top w:val="none" w:sz="0" w:space="0" w:color="auto"/>
        <w:left w:val="none" w:sz="0" w:space="0" w:color="auto"/>
        <w:bottom w:val="none" w:sz="0" w:space="0" w:color="auto"/>
        <w:right w:val="none" w:sz="0" w:space="0" w:color="auto"/>
      </w:divBdr>
    </w:div>
    <w:div w:id="1043142605">
      <w:marLeft w:val="640"/>
      <w:marRight w:val="0"/>
      <w:marTop w:val="0"/>
      <w:marBottom w:val="0"/>
      <w:divBdr>
        <w:top w:val="none" w:sz="0" w:space="0" w:color="auto"/>
        <w:left w:val="none" w:sz="0" w:space="0" w:color="auto"/>
        <w:bottom w:val="none" w:sz="0" w:space="0" w:color="auto"/>
        <w:right w:val="none" w:sz="0" w:space="0" w:color="auto"/>
      </w:divBdr>
    </w:div>
    <w:div w:id="1043212052">
      <w:marLeft w:val="640"/>
      <w:marRight w:val="0"/>
      <w:marTop w:val="0"/>
      <w:marBottom w:val="0"/>
      <w:divBdr>
        <w:top w:val="none" w:sz="0" w:space="0" w:color="auto"/>
        <w:left w:val="none" w:sz="0" w:space="0" w:color="auto"/>
        <w:bottom w:val="none" w:sz="0" w:space="0" w:color="auto"/>
        <w:right w:val="none" w:sz="0" w:space="0" w:color="auto"/>
      </w:divBdr>
    </w:div>
    <w:div w:id="1043289644">
      <w:marLeft w:val="640"/>
      <w:marRight w:val="0"/>
      <w:marTop w:val="0"/>
      <w:marBottom w:val="0"/>
      <w:divBdr>
        <w:top w:val="none" w:sz="0" w:space="0" w:color="auto"/>
        <w:left w:val="none" w:sz="0" w:space="0" w:color="auto"/>
        <w:bottom w:val="none" w:sz="0" w:space="0" w:color="auto"/>
        <w:right w:val="none" w:sz="0" w:space="0" w:color="auto"/>
      </w:divBdr>
    </w:div>
    <w:div w:id="1043410016">
      <w:marLeft w:val="640"/>
      <w:marRight w:val="0"/>
      <w:marTop w:val="0"/>
      <w:marBottom w:val="0"/>
      <w:divBdr>
        <w:top w:val="none" w:sz="0" w:space="0" w:color="auto"/>
        <w:left w:val="none" w:sz="0" w:space="0" w:color="auto"/>
        <w:bottom w:val="none" w:sz="0" w:space="0" w:color="auto"/>
        <w:right w:val="none" w:sz="0" w:space="0" w:color="auto"/>
      </w:divBdr>
    </w:div>
    <w:div w:id="1043478981">
      <w:marLeft w:val="640"/>
      <w:marRight w:val="0"/>
      <w:marTop w:val="0"/>
      <w:marBottom w:val="0"/>
      <w:divBdr>
        <w:top w:val="none" w:sz="0" w:space="0" w:color="auto"/>
        <w:left w:val="none" w:sz="0" w:space="0" w:color="auto"/>
        <w:bottom w:val="none" w:sz="0" w:space="0" w:color="auto"/>
        <w:right w:val="none" w:sz="0" w:space="0" w:color="auto"/>
      </w:divBdr>
    </w:div>
    <w:div w:id="1043484784">
      <w:marLeft w:val="640"/>
      <w:marRight w:val="0"/>
      <w:marTop w:val="0"/>
      <w:marBottom w:val="0"/>
      <w:divBdr>
        <w:top w:val="none" w:sz="0" w:space="0" w:color="auto"/>
        <w:left w:val="none" w:sz="0" w:space="0" w:color="auto"/>
        <w:bottom w:val="none" w:sz="0" w:space="0" w:color="auto"/>
        <w:right w:val="none" w:sz="0" w:space="0" w:color="auto"/>
      </w:divBdr>
    </w:div>
    <w:div w:id="1043748473">
      <w:marLeft w:val="640"/>
      <w:marRight w:val="0"/>
      <w:marTop w:val="0"/>
      <w:marBottom w:val="0"/>
      <w:divBdr>
        <w:top w:val="none" w:sz="0" w:space="0" w:color="auto"/>
        <w:left w:val="none" w:sz="0" w:space="0" w:color="auto"/>
        <w:bottom w:val="none" w:sz="0" w:space="0" w:color="auto"/>
        <w:right w:val="none" w:sz="0" w:space="0" w:color="auto"/>
      </w:divBdr>
    </w:div>
    <w:div w:id="1043821067">
      <w:marLeft w:val="640"/>
      <w:marRight w:val="0"/>
      <w:marTop w:val="0"/>
      <w:marBottom w:val="0"/>
      <w:divBdr>
        <w:top w:val="none" w:sz="0" w:space="0" w:color="auto"/>
        <w:left w:val="none" w:sz="0" w:space="0" w:color="auto"/>
        <w:bottom w:val="none" w:sz="0" w:space="0" w:color="auto"/>
        <w:right w:val="none" w:sz="0" w:space="0" w:color="auto"/>
      </w:divBdr>
    </w:div>
    <w:div w:id="1043822307">
      <w:marLeft w:val="640"/>
      <w:marRight w:val="0"/>
      <w:marTop w:val="0"/>
      <w:marBottom w:val="0"/>
      <w:divBdr>
        <w:top w:val="none" w:sz="0" w:space="0" w:color="auto"/>
        <w:left w:val="none" w:sz="0" w:space="0" w:color="auto"/>
        <w:bottom w:val="none" w:sz="0" w:space="0" w:color="auto"/>
        <w:right w:val="none" w:sz="0" w:space="0" w:color="auto"/>
      </w:divBdr>
    </w:div>
    <w:div w:id="1043988846">
      <w:marLeft w:val="640"/>
      <w:marRight w:val="0"/>
      <w:marTop w:val="0"/>
      <w:marBottom w:val="0"/>
      <w:divBdr>
        <w:top w:val="none" w:sz="0" w:space="0" w:color="auto"/>
        <w:left w:val="none" w:sz="0" w:space="0" w:color="auto"/>
        <w:bottom w:val="none" w:sz="0" w:space="0" w:color="auto"/>
        <w:right w:val="none" w:sz="0" w:space="0" w:color="auto"/>
      </w:divBdr>
    </w:div>
    <w:div w:id="1043990447">
      <w:marLeft w:val="640"/>
      <w:marRight w:val="0"/>
      <w:marTop w:val="0"/>
      <w:marBottom w:val="0"/>
      <w:divBdr>
        <w:top w:val="none" w:sz="0" w:space="0" w:color="auto"/>
        <w:left w:val="none" w:sz="0" w:space="0" w:color="auto"/>
        <w:bottom w:val="none" w:sz="0" w:space="0" w:color="auto"/>
        <w:right w:val="none" w:sz="0" w:space="0" w:color="auto"/>
      </w:divBdr>
    </w:div>
    <w:div w:id="1044139155">
      <w:marLeft w:val="640"/>
      <w:marRight w:val="0"/>
      <w:marTop w:val="0"/>
      <w:marBottom w:val="0"/>
      <w:divBdr>
        <w:top w:val="none" w:sz="0" w:space="0" w:color="auto"/>
        <w:left w:val="none" w:sz="0" w:space="0" w:color="auto"/>
        <w:bottom w:val="none" w:sz="0" w:space="0" w:color="auto"/>
        <w:right w:val="none" w:sz="0" w:space="0" w:color="auto"/>
      </w:divBdr>
    </w:div>
    <w:div w:id="1044214254">
      <w:marLeft w:val="640"/>
      <w:marRight w:val="0"/>
      <w:marTop w:val="0"/>
      <w:marBottom w:val="0"/>
      <w:divBdr>
        <w:top w:val="none" w:sz="0" w:space="0" w:color="auto"/>
        <w:left w:val="none" w:sz="0" w:space="0" w:color="auto"/>
        <w:bottom w:val="none" w:sz="0" w:space="0" w:color="auto"/>
        <w:right w:val="none" w:sz="0" w:space="0" w:color="auto"/>
      </w:divBdr>
    </w:div>
    <w:div w:id="1044214771">
      <w:marLeft w:val="640"/>
      <w:marRight w:val="0"/>
      <w:marTop w:val="0"/>
      <w:marBottom w:val="0"/>
      <w:divBdr>
        <w:top w:val="none" w:sz="0" w:space="0" w:color="auto"/>
        <w:left w:val="none" w:sz="0" w:space="0" w:color="auto"/>
        <w:bottom w:val="none" w:sz="0" w:space="0" w:color="auto"/>
        <w:right w:val="none" w:sz="0" w:space="0" w:color="auto"/>
      </w:divBdr>
    </w:div>
    <w:div w:id="1044409034">
      <w:marLeft w:val="640"/>
      <w:marRight w:val="0"/>
      <w:marTop w:val="0"/>
      <w:marBottom w:val="0"/>
      <w:divBdr>
        <w:top w:val="none" w:sz="0" w:space="0" w:color="auto"/>
        <w:left w:val="none" w:sz="0" w:space="0" w:color="auto"/>
        <w:bottom w:val="none" w:sz="0" w:space="0" w:color="auto"/>
        <w:right w:val="none" w:sz="0" w:space="0" w:color="auto"/>
      </w:divBdr>
    </w:div>
    <w:div w:id="1044449152">
      <w:marLeft w:val="640"/>
      <w:marRight w:val="0"/>
      <w:marTop w:val="0"/>
      <w:marBottom w:val="0"/>
      <w:divBdr>
        <w:top w:val="none" w:sz="0" w:space="0" w:color="auto"/>
        <w:left w:val="none" w:sz="0" w:space="0" w:color="auto"/>
        <w:bottom w:val="none" w:sz="0" w:space="0" w:color="auto"/>
        <w:right w:val="none" w:sz="0" w:space="0" w:color="auto"/>
      </w:divBdr>
    </w:div>
    <w:div w:id="1044602195">
      <w:marLeft w:val="640"/>
      <w:marRight w:val="0"/>
      <w:marTop w:val="0"/>
      <w:marBottom w:val="0"/>
      <w:divBdr>
        <w:top w:val="none" w:sz="0" w:space="0" w:color="auto"/>
        <w:left w:val="none" w:sz="0" w:space="0" w:color="auto"/>
        <w:bottom w:val="none" w:sz="0" w:space="0" w:color="auto"/>
        <w:right w:val="none" w:sz="0" w:space="0" w:color="auto"/>
      </w:divBdr>
    </w:div>
    <w:div w:id="1044795155">
      <w:marLeft w:val="640"/>
      <w:marRight w:val="0"/>
      <w:marTop w:val="0"/>
      <w:marBottom w:val="0"/>
      <w:divBdr>
        <w:top w:val="none" w:sz="0" w:space="0" w:color="auto"/>
        <w:left w:val="none" w:sz="0" w:space="0" w:color="auto"/>
        <w:bottom w:val="none" w:sz="0" w:space="0" w:color="auto"/>
        <w:right w:val="none" w:sz="0" w:space="0" w:color="auto"/>
      </w:divBdr>
    </w:div>
    <w:div w:id="1044906565">
      <w:marLeft w:val="640"/>
      <w:marRight w:val="0"/>
      <w:marTop w:val="0"/>
      <w:marBottom w:val="0"/>
      <w:divBdr>
        <w:top w:val="none" w:sz="0" w:space="0" w:color="auto"/>
        <w:left w:val="none" w:sz="0" w:space="0" w:color="auto"/>
        <w:bottom w:val="none" w:sz="0" w:space="0" w:color="auto"/>
        <w:right w:val="none" w:sz="0" w:space="0" w:color="auto"/>
      </w:divBdr>
    </w:div>
    <w:div w:id="1044987811">
      <w:marLeft w:val="640"/>
      <w:marRight w:val="0"/>
      <w:marTop w:val="0"/>
      <w:marBottom w:val="0"/>
      <w:divBdr>
        <w:top w:val="none" w:sz="0" w:space="0" w:color="auto"/>
        <w:left w:val="none" w:sz="0" w:space="0" w:color="auto"/>
        <w:bottom w:val="none" w:sz="0" w:space="0" w:color="auto"/>
        <w:right w:val="none" w:sz="0" w:space="0" w:color="auto"/>
      </w:divBdr>
    </w:div>
    <w:div w:id="1045301141">
      <w:marLeft w:val="640"/>
      <w:marRight w:val="0"/>
      <w:marTop w:val="0"/>
      <w:marBottom w:val="0"/>
      <w:divBdr>
        <w:top w:val="none" w:sz="0" w:space="0" w:color="auto"/>
        <w:left w:val="none" w:sz="0" w:space="0" w:color="auto"/>
        <w:bottom w:val="none" w:sz="0" w:space="0" w:color="auto"/>
        <w:right w:val="none" w:sz="0" w:space="0" w:color="auto"/>
      </w:divBdr>
    </w:div>
    <w:div w:id="1045301514">
      <w:marLeft w:val="640"/>
      <w:marRight w:val="0"/>
      <w:marTop w:val="0"/>
      <w:marBottom w:val="0"/>
      <w:divBdr>
        <w:top w:val="none" w:sz="0" w:space="0" w:color="auto"/>
        <w:left w:val="none" w:sz="0" w:space="0" w:color="auto"/>
        <w:bottom w:val="none" w:sz="0" w:space="0" w:color="auto"/>
        <w:right w:val="none" w:sz="0" w:space="0" w:color="auto"/>
      </w:divBdr>
    </w:div>
    <w:div w:id="1045565877">
      <w:marLeft w:val="640"/>
      <w:marRight w:val="0"/>
      <w:marTop w:val="0"/>
      <w:marBottom w:val="0"/>
      <w:divBdr>
        <w:top w:val="none" w:sz="0" w:space="0" w:color="auto"/>
        <w:left w:val="none" w:sz="0" w:space="0" w:color="auto"/>
        <w:bottom w:val="none" w:sz="0" w:space="0" w:color="auto"/>
        <w:right w:val="none" w:sz="0" w:space="0" w:color="auto"/>
      </w:divBdr>
    </w:div>
    <w:div w:id="1045716723">
      <w:marLeft w:val="640"/>
      <w:marRight w:val="0"/>
      <w:marTop w:val="0"/>
      <w:marBottom w:val="0"/>
      <w:divBdr>
        <w:top w:val="none" w:sz="0" w:space="0" w:color="auto"/>
        <w:left w:val="none" w:sz="0" w:space="0" w:color="auto"/>
        <w:bottom w:val="none" w:sz="0" w:space="0" w:color="auto"/>
        <w:right w:val="none" w:sz="0" w:space="0" w:color="auto"/>
      </w:divBdr>
    </w:div>
    <w:div w:id="1045760461">
      <w:marLeft w:val="640"/>
      <w:marRight w:val="0"/>
      <w:marTop w:val="0"/>
      <w:marBottom w:val="0"/>
      <w:divBdr>
        <w:top w:val="none" w:sz="0" w:space="0" w:color="auto"/>
        <w:left w:val="none" w:sz="0" w:space="0" w:color="auto"/>
        <w:bottom w:val="none" w:sz="0" w:space="0" w:color="auto"/>
        <w:right w:val="none" w:sz="0" w:space="0" w:color="auto"/>
      </w:divBdr>
    </w:div>
    <w:div w:id="1045787726">
      <w:marLeft w:val="640"/>
      <w:marRight w:val="0"/>
      <w:marTop w:val="0"/>
      <w:marBottom w:val="0"/>
      <w:divBdr>
        <w:top w:val="none" w:sz="0" w:space="0" w:color="auto"/>
        <w:left w:val="none" w:sz="0" w:space="0" w:color="auto"/>
        <w:bottom w:val="none" w:sz="0" w:space="0" w:color="auto"/>
        <w:right w:val="none" w:sz="0" w:space="0" w:color="auto"/>
      </w:divBdr>
    </w:div>
    <w:div w:id="1045833270">
      <w:marLeft w:val="640"/>
      <w:marRight w:val="0"/>
      <w:marTop w:val="0"/>
      <w:marBottom w:val="0"/>
      <w:divBdr>
        <w:top w:val="none" w:sz="0" w:space="0" w:color="auto"/>
        <w:left w:val="none" w:sz="0" w:space="0" w:color="auto"/>
        <w:bottom w:val="none" w:sz="0" w:space="0" w:color="auto"/>
        <w:right w:val="none" w:sz="0" w:space="0" w:color="auto"/>
      </w:divBdr>
    </w:div>
    <w:div w:id="1045834170">
      <w:marLeft w:val="640"/>
      <w:marRight w:val="0"/>
      <w:marTop w:val="0"/>
      <w:marBottom w:val="0"/>
      <w:divBdr>
        <w:top w:val="none" w:sz="0" w:space="0" w:color="auto"/>
        <w:left w:val="none" w:sz="0" w:space="0" w:color="auto"/>
        <w:bottom w:val="none" w:sz="0" w:space="0" w:color="auto"/>
        <w:right w:val="none" w:sz="0" w:space="0" w:color="auto"/>
      </w:divBdr>
    </w:div>
    <w:div w:id="1045836067">
      <w:marLeft w:val="640"/>
      <w:marRight w:val="0"/>
      <w:marTop w:val="0"/>
      <w:marBottom w:val="0"/>
      <w:divBdr>
        <w:top w:val="none" w:sz="0" w:space="0" w:color="auto"/>
        <w:left w:val="none" w:sz="0" w:space="0" w:color="auto"/>
        <w:bottom w:val="none" w:sz="0" w:space="0" w:color="auto"/>
        <w:right w:val="none" w:sz="0" w:space="0" w:color="auto"/>
      </w:divBdr>
    </w:div>
    <w:div w:id="1045910118">
      <w:marLeft w:val="640"/>
      <w:marRight w:val="0"/>
      <w:marTop w:val="0"/>
      <w:marBottom w:val="0"/>
      <w:divBdr>
        <w:top w:val="none" w:sz="0" w:space="0" w:color="auto"/>
        <w:left w:val="none" w:sz="0" w:space="0" w:color="auto"/>
        <w:bottom w:val="none" w:sz="0" w:space="0" w:color="auto"/>
        <w:right w:val="none" w:sz="0" w:space="0" w:color="auto"/>
      </w:divBdr>
    </w:div>
    <w:div w:id="1045955031">
      <w:marLeft w:val="640"/>
      <w:marRight w:val="0"/>
      <w:marTop w:val="0"/>
      <w:marBottom w:val="0"/>
      <w:divBdr>
        <w:top w:val="none" w:sz="0" w:space="0" w:color="auto"/>
        <w:left w:val="none" w:sz="0" w:space="0" w:color="auto"/>
        <w:bottom w:val="none" w:sz="0" w:space="0" w:color="auto"/>
        <w:right w:val="none" w:sz="0" w:space="0" w:color="auto"/>
      </w:divBdr>
    </w:div>
    <w:div w:id="1045985373">
      <w:marLeft w:val="640"/>
      <w:marRight w:val="0"/>
      <w:marTop w:val="0"/>
      <w:marBottom w:val="0"/>
      <w:divBdr>
        <w:top w:val="none" w:sz="0" w:space="0" w:color="auto"/>
        <w:left w:val="none" w:sz="0" w:space="0" w:color="auto"/>
        <w:bottom w:val="none" w:sz="0" w:space="0" w:color="auto"/>
        <w:right w:val="none" w:sz="0" w:space="0" w:color="auto"/>
      </w:divBdr>
    </w:div>
    <w:div w:id="1046101381">
      <w:marLeft w:val="480"/>
      <w:marRight w:val="0"/>
      <w:marTop w:val="0"/>
      <w:marBottom w:val="0"/>
      <w:divBdr>
        <w:top w:val="none" w:sz="0" w:space="0" w:color="auto"/>
        <w:left w:val="none" w:sz="0" w:space="0" w:color="auto"/>
        <w:bottom w:val="none" w:sz="0" w:space="0" w:color="auto"/>
        <w:right w:val="none" w:sz="0" w:space="0" w:color="auto"/>
      </w:divBdr>
    </w:div>
    <w:div w:id="1046105878">
      <w:marLeft w:val="640"/>
      <w:marRight w:val="0"/>
      <w:marTop w:val="0"/>
      <w:marBottom w:val="0"/>
      <w:divBdr>
        <w:top w:val="none" w:sz="0" w:space="0" w:color="auto"/>
        <w:left w:val="none" w:sz="0" w:space="0" w:color="auto"/>
        <w:bottom w:val="none" w:sz="0" w:space="0" w:color="auto"/>
        <w:right w:val="none" w:sz="0" w:space="0" w:color="auto"/>
      </w:divBdr>
    </w:div>
    <w:div w:id="1046219405">
      <w:marLeft w:val="640"/>
      <w:marRight w:val="0"/>
      <w:marTop w:val="0"/>
      <w:marBottom w:val="0"/>
      <w:divBdr>
        <w:top w:val="none" w:sz="0" w:space="0" w:color="auto"/>
        <w:left w:val="none" w:sz="0" w:space="0" w:color="auto"/>
        <w:bottom w:val="none" w:sz="0" w:space="0" w:color="auto"/>
        <w:right w:val="none" w:sz="0" w:space="0" w:color="auto"/>
      </w:divBdr>
    </w:div>
    <w:div w:id="1046221297">
      <w:marLeft w:val="640"/>
      <w:marRight w:val="0"/>
      <w:marTop w:val="0"/>
      <w:marBottom w:val="0"/>
      <w:divBdr>
        <w:top w:val="none" w:sz="0" w:space="0" w:color="auto"/>
        <w:left w:val="none" w:sz="0" w:space="0" w:color="auto"/>
        <w:bottom w:val="none" w:sz="0" w:space="0" w:color="auto"/>
        <w:right w:val="none" w:sz="0" w:space="0" w:color="auto"/>
      </w:divBdr>
    </w:div>
    <w:div w:id="1046291839">
      <w:marLeft w:val="640"/>
      <w:marRight w:val="0"/>
      <w:marTop w:val="0"/>
      <w:marBottom w:val="0"/>
      <w:divBdr>
        <w:top w:val="none" w:sz="0" w:space="0" w:color="auto"/>
        <w:left w:val="none" w:sz="0" w:space="0" w:color="auto"/>
        <w:bottom w:val="none" w:sz="0" w:space="0" w:color="auto"/>
        <w:right w:val="none" w:sz="0" w:space="0" w:color="auto"/>
      </w:divBdr>
    </w:div>
    <w:div w:id="1046445744">
      <w:marLeft w:val="640"/>
      <w:marRight w:val="0"/>
      <w:marTop w:val="0"/>
      <w:marBottom w:val="0"/>
      <w:divBdr>
        <w:top w:val="none" w:sz="0" w:space="0" w:color="auto"/>
        <w:left w:val="none" w:sz="0" w:space="0" w:color="auto"/>
        <w:bottom w:val="none" w:sz="0" w:space="0" w:color="auto"/>
        <w:right w:val="none" w:sz="0" w:space="0" w:color="auto"/>
      </w:divBdr>
    </w:div>
    <w:div w:id="1046488334">
      <w:marLeft w:val="640"/>
      <w:marRight w:val="0"/>
      <w:marTop w:val="0"/>
      <w:marBottom w:val="0"/>
      <w:divBdr>
        <w:top w:val="none" w:sz="0" w:space="0" w:color="auto"/>
        <w:left w:val="none" w:sz="0" w:space="0" w:color="auto"/>
        <w:bottom w:val="none" w:sz="0" w:space="0" w:color="auto"/>
        <w:right w:val="none" w:sz="0" w:space="0" w:color="auto"/>
      </w:divBdr>
    </w:div>
    <w:div w:id="1046681293">
      <w:marLeft w:val="640"/>
      <w:marRight w:val="0"/>
      <w:marTop w:val="0"/>
      <w:marBottom w:val="0"/>
      <w:divBdr>
        <w:top w:val="none" w:sz="0" w:space="0" w:color="auto"/>
        <w:left w:val="none" w:sz="0" w:space="0" w:color="auto"/>
        <w:bottom w:val="none" w:sz="0" w:space="0" w:color="auto"/>
        <w:right w:val="none" w:sz="0" w:space="0" w:color="auto"/>
      </w:divBdr>
    </w:div>
    <w:div w:id="1046758913">
      <w:marLeft w:val="640"/>
      <w:marRight w:val="0"/>
      <w:marTop w:val="0"/>
      <w:marBottom w:val="0"/>
      <w:divBdr>
        <w:top w:val="none" w:sz="0" w:space="0" w:color="auto"/>
        <w:left w:val="none" w:sz="0" w:space="0" w:color="auto"/>
        <w:bottom w:val="none" w:sz="0" w:space="0" w:color="auto"/>
        <w:right w:val="none" w:sz="0" w:space="0" w:color="auto"/>
      </w:divBdr>
    </w:div>
    <w:div w:id="1046833161">
      <w:marLeft w:val="640"/>
      <w:marRight w:val="0"/>
      <w:marTop w:val="0"/>
      <w:marBottom w:val="0"/>
      <w:divBdr>
        <w:top w:val="none" w:sz="0" w:space="0" w:color="auto"/>
        <w:left w:val="none" w:sz="0" w:space="0" w:color="auto"/>
        <w:bottom w:val="none" w:sz="0" w:space="0" w:color="auto"/>
        <w:right w:val="none" w:sz="0" w:space="0" w:color="auto"/>
      </w:divBdr>
    </w:div>
    <w:div w:id="1046947598">
      <w:marLeft w:val="640"/>
      <w:marRight w:val="0"/>
      <w:marTop w:val="0"/>
      <w:marBottom w:val="0"/>
      <w:divBdr>
        <w:top w:val="none" w:sz="0" w:space="0" w:color="auto"/>
        <w:left w:val="none" w:sz="0" w:space="0" w:color="auto"/>
        <w:bottom w:val="none" w:sz="0" w:space="0" w:color="auto"/>
        <w:right w:val="none" w:sz="0" w:space="0" w:color="auto"/>
      </w:divBdr>
    </w:div>
    <w:div w:id="1046948688">
      <w:marLeft w:val="640"/>
      <w:marRight w:val="0"/>
      <w:marTop w:val="0"/>
      <w:marBottom w:val="0"/>
      <w:divBdr>
        <w:top w:val="none" w:sz="0" w:space="0" w:color="auto"/>
        <w:left w:val="none" w:sz="0" w:space="0" w:color="auto"/>
        <w:bottom w:val="none" w:sz="0" w:space="0" w:color="auto"/>
        <w:right w:val="none" w:sz="0" w:space="0" w:color="auto"/>
      </w:divBdr>
    </w:div>
    <w:div w:id="1047023875">
      <w:marLeft w:val="640"/>
      <w:marRight w:val="0"/>
      <w:marTop w:val="0"/>
      <w:marBottom w:val="0"/>
      <w:divBdr>
        <w:top w:val="none" w:sz="0" w:space="0" w:color="auto"/>
        <w:left w:val="none" w:sz="0" w:space="0" w:color="auto"/>
        <w:bottom w:val="none" w:sz="0" w:space="0" w:color="auto"/>
        <w:right w:val="none" w:sz="0" w:space="0" w:color="auto"/>
      </w:divBdr>
    </w:div>
    <w:div w:id="1047028306">
      <w:marLeft w:val="640"/>
      <w:marRight w:val="0"/>
      <w:marTop w:val="0"/>
      <w:marBottom w:val="0"/>
      <w:divBdr>
        <w:top w:val="none" w:sz="0" w:space="0" w:color="auto"/>
        <w:left w:val="none" w:sz="0" w:space="0" w:color="auto"/>
        <w:bottom w:val="none" w:sz="0" w:space="0" w:color="auto"/>
        <w:right w:val="none" w:sz="0" w:space="0" w:color="auto"/>
      </w:divBdr>
    </w:div>
    <w:div w:id="1047030090">
      <w:marLeft w:val="640"/>
      <w:marRight w:val="0"/>
      <w:marTop w:val="0"/>
      <w:marBottom w:val="0"/>
      <w:divBdr>
        <w:top w:val="none" w:sz="0" w:space="0" w:color="auto"/>
        <w:left w:val="none" w:sz="0" w:space="0" w:color="auto"/>
        <w:bottom w:val="none" w:sz="0" w:space="0" w:color="auto"/>
        <w:right w:val="none" w:sz="0" w:space="0" w:color="auto"/>
      </w:divBdr>
    </w:div>
    <w:div w:id="1047070581">
      <w:marLeft w:val="640"/>
      <w:marRight w:val="0"/>
      <w:marTop w:val="0"/>
      <w:marBottom w:val="0"/>
      <w:divBdr>
        <w:top w:val="none" w:sz="0" w:space="0" w:color="auto"/>
        <w:left w:val="none" w:sz="0" w:space="0" w:color="auto"/>
        <w:bottom w:val="none" w:sz="0" w:space="0" w:color="auto"/>
        <w:right w:val="none" w:sz="0" w:space="0" w:color="auto"/>
      </w:divBdr>
    </w:div>
    <w:div w:id="1047074112">
      <w:marLeft w:val="640"/>
      <w:marRight w:val="0"/>
      <w:marTop w:val="0"/>
      <w:marBottom w:val="0"/>
      <w:divBdr>
        <w:top w:val="none" w:sz="0" w:space="0" w:color="auto"/>
        <w:left w:val="none" w:sz="0" w:space="0" w:color="auto"/>
        <w:bottom w:val="none" w:sz="0" w:space="0" w:color="auto"/>
        <w:right w:val="none" w:sz="0" w:space="0" w:color="auto"/>
      </w:divBdr>
    </w:div>
    <w:div w:id="1047148202">
      <w:marLeft w:val="640"/>
      <w:marRight w:val="0"/>
      <w:marTop w:val="0"/>
      <w:marBottom w:val="0"/>
      <w:divBdr>
        <w:top w:val="none" w:sz="0" w:space="0" w:color="auto"/>
        <w:left w:val="none" w:sz="0" w:space="0" w:color="auto"/>
        <w:bottom w:val="none" w:sz="0" w:space="0" w:color="auto"/>
        <w:right w:val="none" w:sz="0" w:space="0" w:color="auto"/>
      </w:divBdr>
    </w:div>
    <w:div w:id="1047341909">
      <w:marLeft w:val="640"/>
      <w:marRight w:val="0"/>
      <w:marTop w:val="0"/>
      <w:marBottom w:val="0"/>
      <w:divBdr>
        <w:top w:val="none" w:sz="0" w:space="0" w:color="auto"/>
        <w:left w:val="none" w:sz="0" w:space="0" w:color="auto"/>
        <w:bottom w:val="none" w:sz="0" w:space="0" w:color="auto"/>
        <w:right w:val="none" w:sz="0" w:space="0" w:color="auto"/>
      </w:divBdr>
    </w:div>
    <w:div w:id="1047416142">
      <w:marLeft w:val="640"/>
      <w:marRight w:val="0"/>
      <w:marTop w:val="0"/>
      <w:marBottom w:val="0"/>
      <w:divBdr>
        <w:top w:val="none" w:sz="0" w:space="0" w:color="auto"/>
        <w:left w:val="none" w:sz="0" w:space="0" w:color="auto"/>
        <w:bottom w:val="none" w:sz="0" w:space="0" w:color="auto"/>
        <w:right w:val="none" w:sz="0" w:space="0" w:color="auto"/>
      </w:divBdr>
    </w:div>
    <w:div w:id="1047490592">
      <w:marLeft w:val="640"/>
      <w:marRight w:val="0"/>
      <w:marTop w:val="0"/>
      <w:marBottom w:val="0"/>
      <w:divBdr>
        <w:top w:val="none" w:sz="0" w:space="0" w:color="auto"/>
        <w:left w:val="none" w:sz="0" w:space="0" w:color="auto"/>
        <w:bottom w:val="none" w:sz="0" w:space="0" w:color="auto"/>
        <w:right w:val="none" w:sz="0" w:space="0" w:color="auto"/>
      </w:divBdr>
    </w:div>
    <w:div w:id="1047493052">
      <w:marLeft w:val="640"/>
      <w:marRight w:val="0"/>
      <w:marTop w:val="0"/>
      <w:marBottom w:val="0"/>
      <w:divBdr>
        <w:top w:val="none" w:sz="0" w:space="0" w:color="auto"/>
        <w:left w:val="none" w:sz="0" w:space="0" w:color="auto"/>
        <w:bottom w:val="none" w:sz="0" w:space="0" w:color="auto"/>
        <w:right w:val="none" w:sz="0" w:space="0" w:color="auto"/>
      </w:divBdr>
    </w:div>
    <w:div w:id="1047528346">
      <w:marLeft w:val="640"/>
      <w:marRight w:val="0"/>
      <w:marTop w:val="0"/>
      <w:marBottom w:val="0"/>
      <w:divBdr>
        <w:top w:val="none" w:sz="0" w:space="0" w:color="auto"/>
        <w:left w:val="none" w:sz="0" w:space="0" w:color="auto"/>
        <w:bottom w:val="none" w:sz="0" w:space="0" w:color="auto"/>
        <w:right w:val="none" w:sz="0" w:space="0" w:color="auto"/>
      </w:divBdr>
    </w:div>
    <w:div w:id="1047610293">
      <w:marLeft w:val="640"/>
      <w:marRight w:val="0"/>
      <w:marTop w:val="0"/>
      <w:marBottom w:val="0"/>
      <w:divBdr>
        <w:top w:val="none" w:sz="0" w:space="0" w:color="auto"/>
        <w:left w:val="none" w:sz="0" w:space="0" w:color="auto"/>
        <w:bottom w:val="none" w:sz="0" w:space="0" w:color="auto"/>
        <w:right w:val="none" w:sz="0" w:space="0" w:color="auto"/>
      </w:divBdr>
    </w:div>
    <w:div w:id="1047728707">
      <w:marLeft w:val="640"/>
      <w:marRight w:val="0"/>
      <w:marTop w:val="0"/>
      <w:marBottom w:val="0"/>
      <w:divBdr>
        <w:top w:val="none" w:sz="0" w:space="0" w:color="auto"/>
        <w:left w:val="none" w:sz="0" w:space="0" w:color="auto"/>
        <w:bottom w:val="none" w:sz="0" w:space="0" w:color="auto"/>
        <w:right w:val="none" w:sz="0" w:space="0" w:color="auto"/>
      </w:divBdr>
    </w:div>
    <w:div w:id="1047799229">
      <w:marLeft w:val="640"/>
      <w:marRight w:val="0"/>
      <w:marTop w:val="0"/>
      <w:marBottom w:val="0"/>
      <w:divBdr>
        <w:top w:val="none" w:sz="0" w:space="0" w:color="auto"/>
        <w:left w:val="none" w:sz="0" w:space="0" w:color="auto"/>
        <w:bottom w:val="none" w:sz="0" w:space="0" w:color="auto"/>
        <w:right w:val="none" w:sz="0" w:space="0" w:color="auto"/>
      </w:divBdr>
    </w:div>
    <w:div w:id="1047799799">
      <w:marLeft w:val="640"/>
      <w:marRight w:val="0"/>
      <w:marTop w:val="0"/>
      <w:marBottom w:val="0"/>
      <w:divBdr>
        <w:top w:val="none" w:sz="0" w:space="0" w:color="auto"/>
        <w:left w:val="none" w:sz="0" w:space="0" w:color="auto"/>
        <w:bottom w:val="none" w:sz="0" w:space="0" w:color="auto"/>
        <w:right w:val="none" w:sz="0" w:space="0" w:color="auto"/>
      </w:divBdr>
    </w:div>
    <w:div w:id="1047800951">
      <w:marLeft w:val="640"/>
      <w:marRight w:val="0"/>
      <w:marTop w:val="0"/>
      <w:marBottom w:val="0"/>
      <w:divBdr>
        <w:top w:val="none" w:sz="0" w:space="0" w:color="auto"/>
        <w:left w:val="none" w:sz="0" w:space="0" w:color="auto"/>
        <w:bottom w:val="none" w:sz="0" w:space="0" w:color="auto"/>
        <w:right w:val="none" w:sz="0" w:space="0" w:color="auto"/>
      </w:divBdr>
    </w:div>
    <w:div w:id="1047952567">
      <w:marLeft w:val="640"/>
      <w:marRight w:val="0"/>
      <w:marTop w:val="0"/>
      <w:marBottom w:val="0"/>
      <w:divBdr>
        <w:top w:val="none" w:sz="0" w:space="0" w:color="auto"/>
        <w:left w:val="none" w:sz="0" w:space="0" w:color="auto"/>
        <w:bottom w:val="none" w:sz="0" w:space="0" w:color="auto"/>
        <w:right w:val="none" w:sz="0" w:space="0" w:color="auto"/>
      </w:divBdr>
    </w:div>
    <w:div w:id="1047952588">
      <w:marLeft w:val="640"/>
      <w:marRight w:val="0"/>
      <w:marTop w:val="0"/>
      <w:marBottom w:val="0"/>
      <w:divBdr>
        <w:top w:val="none" w:sz="0" w:space="0" w:color="auto"/>
        <w:left w:val="none" w:sz="0" w:space="0" w:color="auto"/>
        <w:bottom w:val="none" w:sz="0" w:space="0" w:color="auto"/>
        <w:right w:val="none" w:sz="0" w:space="0" w:color="auto"/>
      </w:divBdr>
    </w:div>
    <w:div w:id="1047992832">
      <w:marLeft w:val="640"/>
      <w:marRight w:val="0"/>
      <w:marTop w:val="0"/>
      <w:marBottom w:val="0"/>
      <w:divBdr>
        <w:top w:val="none" w:sz="0" w:space="0" w:color="auto"/>
        <w:left w:val="none" w:sz="0" w:space="0" w:color="auto"/>
        <w:bottom w:val="none" w:sz="0" w:space="0" w:color="auto"/>
        <w:right w:val="none" w:sz="0" w:space="0" w:color="auto"/>
      </w:divBdr>
    </w:div>
    <w:div w:id="1048145631">
      <w:marLeft w:val="640"/>
      <w:marRight w:val="0"/>
      <w:marTop w:val="0"/>
      <w:marBottom w:val="0"/>
      <w:divBdr>
        <w:top w:val="none" w:sz="0" w:space="0" w:color="auto"/>
        <w:left w:val="none" w:sz="0" w:space="0" w:color="auto"/>
        <w:bottom w:val="none" w:sz="0" w:space="0" w:color="auto"/>
        <w:right w:val="none" w:sz="0" w:space="0" w:color="auto"/>
      </w:divBdr>
    </w:div>
    <w:div w:id="1048148152">
      <w:marLeft w:val="640"/>
      <w:marRight w:val="0"/>
      <w:marTop w:val="0"/>
      <w:marBottom w:val="0"/>
      <w:divBdr>
        <w:top w:val="none" w:sz="0" w:space="0" w:color="auto"/>
        <w:left w:val="none" w:sz="0" w:space="0" w:color="auto"/>
        <w:bottom w:val="none" w:sz="0" w:space="0" w:color="auto"/>
        <w:right w:val="none" w:sz="0" w:space="0" w:color="auto"/>
      </w:divBdr>
    </w:div>
    <w:div w:id="1048187667">
      <w:marLeft w:val="640"/>
      <w:marRight w:val="0"/>
      <w:marTop w:val="0"/>
      <w:marBottom w:val="0"/>
      <w:divBdr>
        <w:top w:val="none" w:sz="0" w:space="0" w:color="auto"/>
        <w:left w:val="none" w:sz="0" w:space="0" w:color="auto"/>
        <w:bottom w:val="none" w:sz="0" w:space="0" w:color="auto"/>
        <w:right w:val="none" w:sz="0" w:space="0" w:color="auto"/>
      </w:divBdr>
    </w:div>
    <w:div w:id="1048190420">
      <w:marLeft w:val="640"/>
      <w:marRight w:val="0"/>
      <w:marTop w:val="0"/>
      <w:marBottom w:val="0"/>
      <w:divBdr>
        <w:top w:val="none" w:sz="0" w:space="0" w:color="auto"/>
        <w:left w:val="none" w:sz="0" w:space="0" w:color="auto"/>
        <w:bottom w:val="none" w:sz="0" w:space="0" w:color="auto"/>
        <w:right w:val="none" w:sz="0" w:space="0" w:color="auto"/>
      </w:divBdr>
    </w:div>
    <w:div w:id="1048190445">
      <w:marLeft w:val="640"/>
      <w:marRight w:val="0"/>
      <w:marTop w:val="0"/>
      <w:marBottom w:val="0"/>
      <w:divBdr>
        <w:top w:val="none" w:sz="0" w:space="0" w:color="auto"/>
        <w:left w:val="none" w:sz="0" w:space="0" w:color="auto"/>
        <w:bottom w:val="none" w:sz="0" w:space="0" w:color="auto"/>
        <w:right w:val="none" w:sz="0" w:space="0" w:color="auto"/>
      </w:divBdr>
    </w:div>
    <w:div w:id="1048191021">
      <w:marLeft w:val="640"/>
      <w:marRight w:val="0"/>
      <w:marTop w:val="0"/>
      <w:marBottom w:val="0"/>
      <w:divBdr>
        <w:top w:val="none" w:sz="0" w:space="0" w:color="auto"/>
        <w:left w:val="none" w:sz="0" w:space="0" w:color="auto"/>
        <w:bottom w:val="none" w:sz="0" w:space="0" w:color="auto"/>
        <w:right w:val="none" w:sz="0" w:space="0" w:color="auto"/>
      </w:divBdr>
    </w:div>
    <w:div w:id="1048380825">
      <w:marLeft w:val="640"/>
      <w:marRight w:val="0"/>
      <w:marTop w:val="0"/>
      <w:marBottom w:val="0"/>
      <w:divBdr>
        <w:top w:val="none" w:sz="0" w:space="0" w:color="auto"/>
        <w:left w:val="none" w:sz="0" w:space="0" w:color="auto"/>
        <w:bottom w:val="none" w:sz="0" w:space="0" w:color="auto"/>
        <w:right w:val="none" w:sz="0" w:space="0" w:color="auto"/>
      </w:divBdr>
    </w:div>
    <w:div w:id="1048382341">
      <w:marLeft w:val="640"/>
      <w:marRight w:val="0"/>
      <w:marTop w:val="0"/>
      <w:marBottom w:val="0"/>
      <w:divBdr>
        <w:top w:val="none" w:sz="0" w:space="0" w:color="auto"/>
        <w:left w:val="none" w:sz="0" w:space="0" w:color="auto"/>
        <w:bottom w:val="none" w:sz="0" w:space="0" w:color="auto"/>
        <w:right w:val="none" w:sz="0" w:space="0" w:color="auto"/>
      </w:divBdr>
    </w:div>
    <w:div w:id="1048456439">
      <w:marLeft w:val="640"/>
      <w:marRight w:val="0"/>
      <w:marTop w:val="0"/>
      <w:marBottom w:val="0"/>
      <w:divBdr>
        <w:top w:val="none" w:sz="0" w:space="0" w:color="auto"/>
        <w:left w:val="none" w:sz="0" w:space="0" w:color="auto"/>
        <w:bottom w:val="none" w:sz="0" w:space="0" w:color="auto"/>
        <w:right w:val="none" w:sz="0" w:space="0" w:color="auto"/>
      </w:divBdr>
    </w:div>
    <w:div w:id="1048458183">
      <w:marLeft w:val="640"/>
      <w:marRight w:val="0"/>
      <w:marTop w:val="0"/>
      <w:marBottom w:val="0"/>
      <w:divBdr>
        <w:top w:val="none" w:sz="0" w:space="0" w:color="auto"/>
        <w:left w:val="none" w:sz="0" w:space="0" w:color="auto"/>
        <w:bottom w:val="none" w:sz="0" w:space="0" w:color="auto"/>
        <w:right w:val="none" w:sz="0" w:space="0" w:color="auto"/>
      </w:divBdr>
    </w:div>
    <w:div w:id="1048532890">
      <w:marLeft w:val="640"/>
      <w:marRight w:val="0"/>
      <w:marTop w:val="0"/>
      <w:marBottom w:val="0"/>
      <w:divBdr>
        <w:top w:val="none" w:sz="0" w:space="0" w:color="auto"/>
        <w:left w:val="none" w:sz="0" w:space="0" w:color="auto"/>
        <w:bottom w:val="none" w:sz="0" w:space="0" w:color="auto"/>
        <w:right w:val="none" w:sz="0" w:space="0" w:color="auto"/>
      </w:divBdr>
    </w:div>
    <w:div w:id="1048602712">
      <w:marLeft w:val="640"/>
      <w:marRight w:val="0"/>
      <w:marTop w:val="0"/>
      <w:marBottom w:val="0"/>
      <w:divBdr>
        <w:top w:val="none" w:sz="0" w:space="0" w:color="auto"/>
        <w:left w:val="none" w:sz="0" w:space="0" w:color="auto"/>
        <w:bottom w:val="none" w:sz="0" w:space="0" w:color="auto"/>
        <w:right w:val="none" w:sz="0" w:space="0" w:color="auto"/>
      </w:divBdr>
    </w:div>
    <w:div w:id="1048604562">
      <w:marLeft w:val="640"/>
      <w:marRight w:val="0"/>
      <w:marTop w:val="0"/>
      <w:marBottom w:val="0"/>
      <w:divBdr>
        <w:top w:val="none" w:sz="0" w:space="0" w:color="auto"/>
        <w:left w:val="none" w:sz="0" w:space="0" w:color="auto"/>
        <w:bottom w:val="none" w:sz="0" w:space="0" w:color="auto"/>
        <w:right w:val="none" w:sz="0" w:space="0" w:color="auto"/>
      </w:divBdr>
    </w:div>
    <w:div w:id="1048647505">
      <w:marLeft w:val="640"/>
      <w:marRight w:val="0"/>
      <w:marTop w:val="0"/>
      <w:marBottom w:val="0"/>
      <w:divBdr>
        <w:top w:val="none" w:sz="0" w:space="0" w:color="auto"/>
        <w:left w:val="none" w:sz="0" w:space="0" w:color="auto"/>
        <w:bottom w:val="none" w:sz="0" w:space="0" w:color="auto"/>
        <w:right w:val="none" w:sz="0" w:space="0" w:color="auto"/>
      </w:divBdr>
    </w:div>
    <w:div w:id="1048651239">
      <w:marLeft w:val="640"/>
      <w:marRight w:val="0"/>
      <w:marTop w:val="0"/>
      <w:marBottom w:val="0"/>
      <w:divBdr>
        <w:top w:val="none" w:sz="0" w:space="0" w:color="auto"/>
        <w:left w:val="none" w:sz="0" w:space="0" w:color="auto"/>
        <w:bottom w:val="none" w:sz="0" w:space="0" w:color="auto"/>
        <w:right w:val="none" w:sz="0" w:space="0" w:color="auto"/>
      </w:divBdr>
    </w:div>
    <w:div w:id="1048724503">
      <w:marLeft w:val="640"/>
      <w:marRight w:val="0"/>
      <w:marTop w:val="0"/>
      <w:marBottom w:val="0"/>
      <w:divBdr>
        <w:top w:val="none" w:sz="0" w:space="0" w:color="auto"/>
        <w:left w:val="none" w:sz="0" w:space="0" w:color="auto"/>
        <w:bottom w:val="none" w:sz="0" w:space="0" w:color="auto"/>
        <w:right w:val="none" w:sz="0" w:space="0" w:color="auto"/>
      </w:divBdr>
    </w:div>
    <w:div w:id="1048728407">
      <w:marLeft w:val="640"/>
      <w:marRight w:val="0"/>
      <w:marTop w:val="0"/>
      <w:marBottom w:val="0"/>
      <w:divBdr>
        <w:top w:val="none" w:sz="0" w:space="0" w:color="auto"/>
        <w:left w:val="none" w:sz="0" w:space="0" w:color="auto"/>
        <w:bottom w:val="none" w:sz="0" w:space="0" w:color="auto"/>
        <w:right w:val="none" w:sz="0" w:space="0" w:color="auto"/>
      </w:divBdr>
    </w:div>
    <w:div w:id="1048840181">
      <w:marLeft w:val="640"/>
      <w:marRight w:val="0"/>
      <w:marTop w:val="0"/>
      <w:marBottom w:val="0"/>
      <w:divBdr>
        <w:top w:val="none" w:sz="0" w:space="0" w:color="auto"/>
        <w:left w:val="none" w:sz="0" w:space="0" w:color="auto"/>
        <w:bottom w:val="none" w:sz="0" w:space="0" w:color="auto"/>
        <w:right w:val="none" w:sz="0" w:space="0" w:color="auto"/>
      </w:divBdr>
    </w:div>
    <w:div w:id="1048841036">
      <w:marLeft w:val="640"/>
      <w:marRight w:val="0"/>
      <w:marTop w:val="0"/>
      <w:marBottom w:val="0"/>
      <w:divBdr>
        <w:top w:val="none" w:sz="0" w:space="0" w:color="auto"/>
        <w:left w:val="none" w:sz="0" w:space="0" w:color="auto"/>
        <w:bottom w:val="none" w:sz="0" w:space="0" w:color="auto"/>
        <w:right w:val="none" w:sz="0" w:space="0" w:color="auto"/>
      </w:divBdr>
    </w:div>
    <w:div w:id="1048843380">
      <w:marLeft w:val="640"/>
      <w:marRight w:val="0"/>
      <w:marTop w:val="0"/>
      <w:marBottom w:val="0"/>
      <w:divBdr>
        <w:top w:val="none" w:sz="0" w:space="0" w:color="auto"/>
        <w:left w:val="none" w:sz="0" w:space="0" w:color="auto"/>
        <w:bottom w:val="none" w:sz="0" w:space="0" w:color="auto"/>
        <w:right w:val="none" w:sz="0" w:space="0" w:color="auto"/>
      </w:divBdr>
    </w:div>
    <w:div w:id="1048915767">
      <w:marLeft w:val="640"/>
      <w:marRight w:val="0"/>
      <w:marTop w:val="0"/>
      <w:marBottom w:val="0"/>
      <w:divBdr>
        <w:top w:val="none" w:sz="0" w:space="0" w:color="auto"/>
        <w:left w:val="none" w:sz="0" w:space="0" w:color="auto"/>
        <w:bottom w:val="none" w:sz="0" w:space="0" w:color="auto"/>
        <w:right w:val="none" w:sz="0" w:space="0" w:color="auto"/>
      </w:divBdr>
    </w:div>
    <w:div w:id="1048988566">
      <w:marLeft w:val="640"/>
      <w:marRight w:val="0"/>
      <w:marTop w:val="0"/>
      <w:marBottom w:val="0"/>
      <w:divBdr>
        <w:top w:val="none" w:sz="0" w:space="0" w:color="auto"/>
        <w:left w:val="none" w:sz="0" w:space="0" w:color="auto"/>
        <w:bottom w:val="none" w:sz="0" w:space="0" w:color="auto"/>
        <w:right w:val="none" w:sz="0" w:space="0" w:color="auto"/>
      </w:divBdr>
    </w:div>
    <w:div w:id="1048989854">
      <w:marLeft w:val="640"/>
      <w:marRight w:val="0"/>
      <w:marTop w:val="0"/>
      <w:marBottom w:val="0"/>
      <w:divBdr>
        <w:top w:val="none" w:sz="0" w:space="0" w:color="auto"/>
        <w:left w:val="none" w:sz="0" w:space="0" w:color="auto"/>
        <w:bottom w:val="none" w:sz="0" w:space="0" w:color="auto"/>
        <w:right w:val="none" w:sz="0" w:space="0" w:color="auto"/>
      </w:divBdr>
    </w:div>
    <w:div w:id="1049036171">
      <w:marLeft w:val="640"/>
      <w:marRight w:val="0"/>
      <w:marTop w:val="0"/>
      <w:marBottom w:val="0"/>
      <w:divBdr>
        <w:top w:val="none" w:sz="0" w:space="0" w:color="auto"/>
        <w:left w:val="none" w:sz="0" w:space="0" w:color="auto"/>
        <w:bottom w:val="none" w:sz="0" w:space="0" w:color="auto"/>
        <w:right w:val="none" w:sz="0" w:space="0" w:color="auto"/>
      </w:divBdr>
    </w:div>
    <w:div w:id="1049110666">
      <w:marLeft w:val="640"/>
      <w:marRight w:val="0"/>
      <w:marTop w:val="0"/>
      <w:marBottom w:val="0"/>
      <w:divBdr>
        <w:top w:val="none" w:sz="0" w:space="0" w:color="auto"/>
        <w:left w:val="none" w:sz="0" w:space="0" w:color="auto"/>
        <w:bottom w:val="none" w:sz="0" w:space="0" w:color="auto"/>
        <w:right w:val="none" w:sz="0" w:space="0" w:color="auto"/>
      </w:divBdr>
    </w:div>
    <w:div w:id="1049189560">
      <w:marLeft w:val="640"/>
      <w:marRight w:val="0"/>
      <w:marTop w:val="0"/>
      <w:marBottom w:val="0"/>
      <w:divBdr>
        <w:top w:val="none" w:sz="0" w:space="0" w:color="auto"/>
        <w:left w:val="none" w:sz="0" w:space="0" w:color="auto"/>
        <w:bottom w:val="none" w:sz="0" w:space="0" w:color="auto"/>
        <w:right w:val="none" w:sz="0" w:space="0" w:color="auto"/>
      </w:divBdr>
    </w:div>
    <w:div w:id="1049303808">
      <w:marLeft w:val="640"/>
      <w:marRight w:val="0"/>
      <w:marTop w:val="0"/>
      <w:marBottom w:val="0"/>
      <w:divBdr>
        <w:top w:val="none" w:sz="0" w:space="0" w:color="auto"/>
        <w:left w:val="none" w:sz="0" w:space="0" w:color="auto"/>
        <w:bottom w:val="none" w:sz="0" w:space="0" w:color="auto"/>
        <w:right w:val="none" w:sz="0" w:space="0" w:color="auto"/>
      </w:divBdr>
    </w:div>
    <w:div w:id="1049378764">
      <w:marLeft w:val="640"/>
      <w:marRight w:val="0"/>
      <w:marTop w:val="0"/>
      <w:marBottom w:val="0"/>
      <w:divBdr>
        <w:top w:val="none" w:sz="0" w:space="0" w:color="auto"/>
        <w:left w:val="none" w:sz="0" w:space="0" w:color="auto"/>
        <w:bottom w:val="none" w:sz="0" w:space="0" w:color="auto"/>
        <w:right w:val="none" w:sz="0" w:space="0" w:color="auto"/>
      </w:divBdr>
    </w:div>
    <w:div w:id="1049454990">
      <w:marLeft w:val="640"/>
      <w:marRight w:val="0"/>
      <w:marTop w:val="0"/>
      <w:marBottom w:val="0"/>
      <w:divBdr>
        <w:top w:val="none" w:sz="0" w:space="0" w:color="auto"/>
        <w:left w:val="none" w:sz="0" w:space="0" w:color="auto"/>
        <w:bottom w:val="none" w:sz="0" w:space="0" w:color="auto"/>
        <w:right w:val="none" w:sz="0" w:space="0" w:color="auto"/>
      </w:divBdr>
    </w:div>
    <w:div w:id="1049496384">
      <w:marLeft w:val="640"/>
      <w:marRight w:val="0"/>
      <w:marTop w:val="0"/>
      <w:marBottom w:val="0"/>
      <w:divBdr>
        <w:top w:val="none" w:sz="0" w:space="0" w:color="auto"/>
        <w:left w:val="none" w:sz="0" w:space="0" w:color="auto"/>
        <w:bottom w:val="none" w:sz="0" w:space="0" w:color="auto"/>
        <w:right w:val="none" w:sz="0" w:space="0" w:color="auto"/>
      </w:divBdr>
    </w:div>
    <w:div w:id="1049499044">
      <w:marLeft w:val="640"/>
      <w:marRight w:val="0"/>
      <w:marTop w:val="0"/>
      <w:marBottom w:val="0"/>
      <w:divBdr>
        <w:top w:val="none" w:sz="0" w:space="0" w:color="auto"/>
        <w:left w:val="none" w:sz="0" w:space="0" w:color="auto"/>
        <w:bottom w:val="none" w:sz="0" w:space="0" w:color="auto"/>
        <w:right w:val="none" w:sz="0" w:space="0" w:color="auto"/>
      </w:divBdr>
    </w:div>
    <w:div w:id="1049694847">
      <w:marLeft w:val="640"/>
      <w:marRight w:val="0"/>
      <w:marTop w:val="0"/>
      <w:marBottom w:val="0"/>
      <w:divBdr>
        <w:top w:val="none" w:sz="0" w:space="0" w:color="auto"/>
        <w:left w:val="none" w:sz="0" w:space="0" w:color="auto"/>
        <w:bottom w:val="none" w:sz="0" w:space="0" w:color="auto"/>
        <w:right w:val="none" w:sz="0" w:space="0" w:color="auto"/>
      </w:divBdr>
    </w:div>
    <w:div w:id="1049841250">
      <w:marLeft w:val="640"/>
      <w:marRight w:val="0"/>
      <w:marTop w:val="0"/>
      <w:marBottom w:val="0"/>
      <w:divBdr>
        <w:top w:val="none" w:sz="0" w:space="0" w:color="auto"/>
        <w:left w:val="none" w:sz="0" w:space="0" w:color="auto"/>
        <w:bottom w:val="none" w:sz="0" w:space="0" w:color="auto"/>
        <w:right w:val="none" w:sz="0" w:space="0" w:color="auto"/>
      </w:divBdr>
    </w:div>
    <w:div w:id="1049915520">
      <w:marLeft w:val="640"/>
      <w:marRight w:val="0"/>
      <w:marTop w:val="0"/>
      <w:marBottom w:val="0"/>
      <w:divBdr>
        <w:top w:val="none" w:sz="0" w:space="0" w:color="auto"/>
        <w:left w:val="none" w:sz="0" w:space="0" w:color="auto"/>
        <w:bottom w:val="none" w:sz="0" w:space="0" w:color="auto"/>
        <w:right w:val="none" w:sz="0" w:space="0" w:color="auto"/>
      </w:divBdr>
    </w:div>
    <w:div w:id="1049957876">
      <w:marLeft w:val="640"/>
      <w:marRight w:val="0"/>
      <w:marTop w:val="0"/>
      <w:marBottom w:val="0"/>
      <w:divBdr>
        <w:top w:val="none" w:sz="0" w:space="0" w:color="auto"/>
        <w:left w:val="none" w:sz="0" w:space="0" w:color="auto"/>
        <w:bottom w:val="none" w:sz="0" w:space="0" w:color="auto"/>
        <w:right w:val="none" w:sz="0" w:space="0" w:color="auto"/>
      </w:divBdr>
    </w:div>
    <w:div w:id="1050113706">
      <w:marLeft w:val="640"/>
      <w:marRight w:val="0"/>
      <w:marTop w:val="0"/>
      <w:marBottom w:val="0"/>
      <w:divBdr>
        <w:top w:val="none" w:sz="0" w:space="0" w:color="auto"/>
        <w:left w:val="none" w:sz="0" w:space="0" w:color="auto"/>
        <w:bottom w:val="none" w:sz="0" w:space="0" w:color="auto"/>
        <w:right w:val="none" w:sz="0" w:space="0" w:color="auto"/>
      </w:divBdr>
    </w:div>
    <w:div w:id="1050180728">
      <w:marLeft w:val="640"/>
      <w:marRight w:val="0"/>
      <w:marTop w:val="0"/>
      <w:marBottom w:val="0"/>
      <w:divBdr>
        <w:top w:val="none" w:sz="0" w:space="0" w:color="auto"/>
        <w:left w:val="none" w:sz="0" w:space="0" w:color="auto"/>
        <w:bottom w:val="none" w:sz="0" w:space="0" w:color="auto"/>
        <w:right w:val="none" w:sz="0" w:space="0" w:color="auto"/>
      </w:divBdr>
    </w:div>
    <w:div w:id="1050180879">
      <w:marLeft w:val="640"/>
      <w:marRight w:val="0"/>
      <w:marTop w:val="0"/>
      <w:marBottom w:val="0"/>
      <w:divBdr>
        <w:top w:val="none" w:sz="0" w:space="0" w:color="auto"/>
        <w:left w:val="none" w:sz="0" w:space="0" w:color="auto"/>
        <w:bottom w:val="none" w:sz="0" w:space="0" w:color="auto"/>
        <w:right w:val="none" w:sz="0" w:space="0" w:color="auto"/>
      </w:divBdr>
    </w:div>
    <w:div w:id="1050497699">
      <w:marLeft w:val="640"/>
      <w:marRight w:val="0"/>
      <w:marTop w:val="0"/>
      <w:marBottom w:val="0"/>
      <w:divBdr>
        <w:top w:val="none" w:sz="0" w:space="0" w:color="auto"/>
        <w:left w:val="none" w:sz="0" w:space="0" w:color="auto"/>
        <w:bottom w:val="none" w:sz="0" w:space="0" w:color="auto"/>
        <w:right w:val="none" w:sz="0" w:space="0" w:color="auto"/>
      </w:divBdr>
    </w:div>
    <w:div w:id="1050570992">
      <w:marLeft w:val="640"/>
      <w:marRight w:val="0"/>
      <w:marTop w:val="0"/>
      <w:marBottom w:val="0"/>
      <w:divBdr>
        <w:top w:val="none" w:sz="0" w:space="0" w:color="auto"/>
        <w:left w:val="none" w:sz="0" w:space="0" w:color="auto"/>
        <w:bottom w:val="none" w:sz="0" w:space="0" w:color="auto"/>
        <w:right w:val="none" w:sz="0" w:space="0" w:color="auto"/>
      </w:divBdr>
    </w:div>
    <w:div w:id="1050611184">
      <w:marLeft w:val="480"/>
      <w:marRight w:val="0"/>
      <w:marTop w:val="0"/>
      <w:marBottom w:val="0"/>
      <w:divBdr>
        <w:top w:val="none" w:sz="0" w:space="0" w:color="auto"/>
        <w:left w:val="none" w:sz="0" w:space="0" w:color="auto"/>
        <w:bottom w:val="none" w:sz="0" w:space="0" w:color="auto"/>
        <w:right w:val="none" w:sz="0" w:space="0" w:color="auto"/>
      </w:divBdr>
    </w:div>
    <w:div w:id="1050685445">
      <w:marLeft w:val="640"/>
      <w:marRight w:val="0"/>
      <w:marTop w:val="0"/>
      <w:marBottom w:val="0"/>
      <w:divBdr>
        <w:top w:val="none" w:sz="0" w:space="0" w:color="auto"/>
        <w:left w:val="none" w:sz="0" w:space="0" w:color="auto"/>
        <w:bottom w:val="none" w:sz="0" w:space="0" w:color="auto"/>
        <w:right w:val="none" w:sz="0" w:space="0" w:color="auto"/>
      </w:divBdr>
    </w:div>
    <w:div w:id="1050686162">
      <w:marLeft w:val="640"/>
      <w:marRight w:val="0"/>
      <w:marTop w:val="0"/>
      <w:marBottom w:val="0"/>
      <w:divBdr>
        <w:top w:val="none" w:sz="0" w:space="0" w:color="auto"/>
        <w:left w:val="none" w:sz="0" w:space="0" w:color="auto"/>
        <w:bottom w:val="none" w:sz="0" w:space="0" w:color="auto"/>
        <w:right w:val="none" w:sz="0" w:space="0" w:color="auto"/>
      </w:divBdr>
    </w:div>
    <w:div w:id="1050689112">
      <w:marLeft w:val="640"/>
      <w:marRight w:val="0"/>
      <w:marTop w:val="0"/>
      <w:marBottom w:val="0"/>
      <w:divBdr>
        <w:top w:val="none" w:sz="0" w:space="0" w:color="auto"/>
        <w:left w:val="none" w:sz="0" w:space="0" w:color="auto"/>
        <w:bottom w:val="none" w:sz="0" w:space="0" w:color="auto"/>
        <w:right w:val="none" w:sz="0" w:space="0" w:color="auto"/>
      </w:divBdr>
    </w:div>
    <w:div w:id="1050690292">
      <w:marLeft w:val="640"/>
      <w:marRight w:val="0"/>
      <w:marTop w:val="0"/>
      <w:marBottom w:val="0"/>
      <w:divBdr>
        <w:top w:val="none" w:sz="0" w:space="0" w:color="auto"/>
        <w:left w:val="none" w:sz="0" w:space="0" w:color="auto"/>
        <w:bottom w:val="none" w:sz="0" w:space="0" w:color="auto"/>
        <w:right w:val="none" w:sz="0" w:space="0" w:color="auto"/>
      </w:divBdr>
    </w:div>
    <w:div w:id="1050835961">
      <w:marLeft w:val="640"/>
      <w:marRight w:val="0"/>
      <w:marTop w:val="0"/>
      <w:marBottom w:val="0"/>
      <w:divBdr>
        <w:top w:val="none" w:sz="0" w:space="0" w:color="auto"/>
        <w:left w:val="none" w:sz="0" w:space="0" w:color="auto"/>
        <w:bottom w:val="none" w:sz="0" w:space="0" w:color="auto"/>
        <w:right w:val="none" w:sz="0" w:space="0" w:color="auto"/>
      </w:divBdr>
    </w:div>
    <w:div w:id="1050958785">
      <w:marLeft w:val="640"/>
      <w:marRight w:val="0"/>
      <w:marTop w:val="0"/>
      <w:marBottom w:val="0"/>
      <w:divBdr>
        <w:top w:val="none" w:sz="0" w:space="0" w:color="auto"/>
        <w:left w:val="none" w:sz="0" w:space="0" w:color="auto"/>
        <w:bottom w:val="none" w:sz="0" w:space="0" w:color="auto"/>
        <w:right w:val="none" w:sz="0" w:space="0" w:color="auto"/>
      </w:divBdr>
    </w:div>
    <w:div w:id="1051078645">
      <w:marLeft w:val="640"/>
      <w:marRight w:val="0"/>
      <w:marTop w:val="0"/>
      <w:marBottom w:val="0"/>
      <w:divBdr>
        <w:top w:val="none" w:sz="0" w:space="0" w:color="auto"/>
        <w:left w:val="none" w:sz="0" w:space="0" w:color="auto"/>
        <w:bottom w:val="none" w:sz="0" w:space="0" w:color="auto"/>
        <w:right w:val="none" w:sz="0" w:space="0" w:color="auto"/>
      </w:divBdr>
    </w:div>
    <w:div w:id="1051150758">
      <w:marLeft w:val="640"/>
      <w:marRight w:val="0"/>
      <w:marTop w:val="0"/>
      <w:marBottom w:val="0"/>
      <w:divBdr>
        <w:top w:val="none" w:sz="0" w:space="0" w:color="auto"/>
        <w:left w:val="none" w:sz="0" w:space="0" w:color="auto"/>
        <w:bottom w:val="none" w:sz="0" w:space="0" w:color="auto"/>
        <w:right w:val="none" w:sz="0" w:space="0" w:color="auto"/>
      </w:divBdr>
    </w:div>
    <w:div w:id="1051265156">
      <w:marLeft w:val="640"/>
      <w:marRight w:val="0"/>
      <w:marTop w:val="0"/>
      <w:marBottom w:val="0"/>
      <w:divBdr>
        <w:top w:val="none" w:sz="0" w:space="0" w:color="auto"/>
        <w:left w:val="none" w:sz="0" w:space="0" w:color="auto"/>
        <w:bottom w:val="none" w:sz="0" w:space="0" w:color="auto"/>
        <w:right w:val="none" w:sz="0" w:space="0" w:color="auto"/>
      </w:divBdr>
    </w:div>
    <w:div w:id="1051419469">
      <w:marLeft w:val="640"/>
      <w:marRight w:val="0"/>
      <w:marTop w:val="0"/>
      <w:marBottom w:val="0"/>
      <w:divBdr>
        <w:top w:val="none" w:sz="0" w:space="0" w:color="auto"/>
        <w:left w:val="none" w:sz="0" w:space="0" w:color="auto"/>
        <w:bottom w:val="none" w:sz="0" w:space="0" w:color="auto"/>
        <w:right w:val="none" w:sz="0" w:space="0" w:color="auto"/>
      </w:divBdr>
    </w:div>
    <w:div w:id="1051460089">
      <w:marLeft w:val="640"/>
      <w:marRight w:val="0"/>
      <w:marTop w:val="0"/>
      <w:marBottom w:val="0"/>
      <w:divBdr>
        <w:top w:val="none" w:sz="0" w:space="0" w:color="auto"/>
        <w:left w:val="none" w:sz="0" w:space="0" w:color="auto"/>
        <w:bottom w:val="none" w:sz="0" w:space="0" w:color="auto"/>
        <w:right w:val="none" w:sz="0" w:space="0" w:color="auto"/>
      </w:divBdr>
    </w:div>
    <w:div w:id="1051533872">
      <w:marLeft w:val="640"/>
      <w:marRight w:val="0"/>
      <w:marTop w:val="0"/>
      <w:marBottom w:val="0"/>
      <w:divBdr>
        <w:top w:val="none" w:sz="0" w:space="0" w:color="auto"/>
        <w:left w:val="none" w:sz="0" w:space="0" w:color="auto"/>
        <w:bottom w:val="none" w:sz="0" w:space="0" w:color="auto"/>
        <w:right w:val="none" w:sz="0" w:space="0" w:color="auto"/>
      </w:divBdr>
    </w:div>
    <w:div w:id="1051536239">
      <w:marLeft w:val="640"/>
      <w:marRight w:val="0"/>
      <w:marTop w:val="0"/>
      <w:marBottom w:val="0"/>
      <w:divBdr>
        <w:top w:val="none" w:sz="0" w:space="0" w:color="auto"/>
        <w:left w:val="none" w:sz="0" w:space="0" w:color="auto"/>
        <w:bottom w:val="none" w:sz="0" w:space="0" w:color="auto"/>
        <w:right w:val="none" w:sz="0" w:space="0" w:color="auto"/>
      </w:divBdr>
    </w:div>
    <w:div w:id="1051659278">
      <w:marLeft w:val="640"/>
      <w:marRight w:val="0"/>
      <w:marTop w:val="0"/>
      <w:marBottom w:val="0"/>
      <w:divBdr>
        <w:top w:val="none" w:sz="0" w:space="0" w:color="auto"/>
        <w:left w:val="none" w:sz="0" w:space="0" w:color="auto"/>
        <w:bottom w:val="none" w:sz="0" w:space="0" w:color="auto"/>
        <w:right w:val="none" w:sz="0" w:space="0" w:color="auto"/>
      </w:divBdr>
    </w:div>
    <w:div w:id="1051736424">
      <w:marLeft w:val="640"/>
      <w:marRight w:val="0"/>
      <w:marTop w:val="0"/>
      <w:marBottom w:val="0"/>
      <w:divBdr>
        <w:top w:val="none" w:sz="0" w:space="0" w:color="auto"/>
        <w:left w:val="none" w:sz="0" w:space="0" w:color="auto"/>
        <w:bottom w:val="none" w:sz="0" w:space="0" w:color="auto"/>
        <w:right w:val="none" w:sz="0" w:space="0" w:color="auto"/>
      </w:divBdr>
    </w:div>
    <w:div w:id="1051807116">
      <w:marLeft w:val="640"/>
      <w:marRight w:val="0"/>
      <w:marTop w:val="0"/>
      <w:marBottom w:val="0"/>
      <w:divBdr>
        <w:top w:val="none" w:sz="0" w:space="0" w:color="auto"/>
        <w:left w:val="none" w:sz="0" w:space="0" w:color="auto"/>
        <w:bottom w:val="none" w:sz="0" w:space="0" w:color="auto"/>
        <w:right w:val="none" w:sz="0" w:space="0" w:color="auto"/>
      </w:divBdr>
    </w:div>
    <w:div w:id="1051854002">
      <w:marLeft w:val="640"/>
      <w:marRight w:val="0"/>
      <w:marTop w:val="0"/>
      <w:marBottom w:val="0"/>
      <w:divBdr>
        <w:top w:val="none" w:sz="0" w:space="0" w:color="auto"/>
        <w:left w:val="none" w:sz="0" w:space="0" w:color="auto"/>
        <w:bottom w:val="none" w:sz="0" w:space="0" w:color="auto"/>
        <w:right w:val="none" w:sz="0" w:space="0" w:color="auto"/>
      </w:divBdr>
    </w:div>
    <w:div w:id="1051882887">
      <w:marLeft w:val="640"/>
      <w:marRight w:val="0"/>
      <w:marTop w:val="0"/>
      <w:marBottom w:val="0"/>
      <w:divBdr>
        <w:top w:val="none" w:sz="0" w:space="0" w:color="auto"/>
        <w:left w:val="none" w:sz="0" w:space="0" w:color="auto"/>
        <w:bottom w:val="none" w:sz="0" w:space="0" w:color="auto"/>
        <w:right w:val="none" w:sz="0" w:space="0" w:color="auto"/>
      </w:divBdr>
    </w:div>
    <w:div w:id="1051928060">
      <w:marLeft w:val="640"/>
      <w:marRight w:val="0"/>
      <w:marTop w:val="0"/>
      <w:marBottom w:val="0"/>
      <w:divBdr>
        <w:top w:val="none" w:sz="0" w:space="0" w:color="auto"/>
        <w:left w:val="none" w:sz="0" w:space="0" w:color="auto"/>
        <w:bottom w:val="none" w:sz="0" w:space="0" w:color="auto"/>
        <w:right w:val="none" w:sz="0" w:space="0" w:color="auto"/>
      </w:divBdr>
    </w:div>
    <w:div w:id="1052002591">
      <w:marLeft w:val="640"/>
      <w:marRight w:val="0"/>
      <w:marTop w:val="0"/>
      <w:marBottom w:val="0"/>
      <w:divBdr>
        <w:top w:val="none" w:sz="0" w:space="0" w:color="auto"/>
        <w:left w:val="none" w:sz="0" w:space="0" w:color="auto"/>
        <w:bottom w:val="none" w:sz="0" w:space="0" w:color="auto"/>
        <w:right w:val="none" w:sz="0" w:space="0" w:color="auto"/>
      </w:divBdr>
    </w:div>
    <w:div w:id="1052071496">
      <w:marLeft w:val="640"/>
      <w:marRight w:val="0"/>
      <w:marTop w:val="0"/>
      <w:marBottom w:val="0"/>
      <w:divBdr>
        <w:top w:val="none" w:sz="0" w:space="0" w:color="auto"/>
        <w:left w:val="none" w:sz="0" w:space="0" w:color="auto"/>
        <w:bottom w:val="none" w:sz="0" w:space="0" w:color="auto"/>
        <w:right w:val="none" w:sz="0" w:space="0" w:color="auto"/>
      </w:divBdr>
    </w:div>
    <w:div w:id="1052115836">
      <w:marLeft w:val="640"/>
      <w:marRight w:val="0"/>
      <w:marTop w:val="0"/>
      <w:marBottom w:val="0"/>
      <w:divBdr>
        <w:top w:val="none" w:sz="0" w:space="0" w:color="auto"/>
        <w:left w:val="none" w:sz="0" w:space="0" w:color="auto"/>
        <w:bottom w:val="none" w:sz="0" w:space="0" w:color="auto"/>
        <w:right w:val="none" w:sz="0" w:space="0" w:color="auto"/>
      </w:divBdr>
    </w:div>
    <w:div w:id="1052122574">
      <w:marLeft w:val="640"/>
      <w:marRight w:val="0"/>
      <w:marTop w:val="0"/>
      <w:marBottom w:val="0"/>
      <w:divBdr>
        <w:top w:val="none" w:sz="0" w:space="0" w:color="auto"/>
        <w:left w:val="none" w:sz="0" w:space="0" w:color="auto"/>
        <w:bottom w:val="none" w:sz="0" w:space="0" w:color="auto"/>
        <w:right w:val="none" w:sz="0" w:space="0" w:color="auto"/>
      </w:divBdr>
    </w:div>
    <w:div w:id="1052189853">
      <w:marLeft w:val="640"/>
      <w:marRight w:val="0"/>
      <w:marTop w:val="0"/>
      <w:marBottom w:val="0"/>
      <w:divBdr>
        <w:top w:val="none" w:sz="0" w:space="0" w:color="auto"/>
        <w:left w:val="none" w:sz="0" w:space="0" w:color="auto"/>
        <w:bottom w:val="none" w:sz="0" w:space="0" w:color="auto"/>
        <w:right w:val="none" w:sz="0" w:space="0" w:color="auto"/>
      </w:divBdr>
    </w:div>
    <w:div w:id="1052192882">
      <w:marLeft w:val="640"/>
      <w:marRight w:val="0"/>
      <w:marTop w:val="0"/>
      <w:marBottom w:val="0"/>
      <w:divBdr>
        <w:top w:val="none" w:sz="0" w:space="0" w:color="auto"/>
        <w:left w:val="none" w:sz="0" w:space="0" w:color="auto"/>
        <w:bottom w:val="none" w:sz="0" w:space="0" w:color="auto"/>
        <w:right w:val="none" w:sz="0" w:space="0" w:color="auto"/>
      </w:divBdr>
    </w:div>
    <w:div w:id="1052195569">
      <w:marLeft w:val="640"/>
      <w:marRight w:val="0"/>
      <w:marTop w:val="0"/>
      <w:marBottom w:val="0"/>
      <w:divBdr>
        <w:top w:val="none" w:sz="0" w:space="0" w:color="auto"/>
        <w:left w:val="none" w:sz="0" w:space="0" w:color="auto"/>
        <w:bottom w:val="none" w:sz="0" w:space="0" w:color="auto"/>
        <w:right w:val="none" w:sz="0" w:space="0" w:color="auto"/>
      </w:divBdr>
    </w:div>
    <w:div w:id="1052196905">
      <w:marLeft w:val="640"/>
      <w:marRight w:val="0"/>
      <w:marTop w:val="0"/>
      <w:marBottom w:val="0"/>
      <w:divBdr>
        <w:top w:val="none" w:sz="0" w:space="0" w:color="auto"/>
        <w:left w:val="none" w:sz="0" w:space="0" w:color="auto"/>
        <w:bottom w:val="none" w:sz="0" w:space="0" w:color="auto"/>
        <w:right w:val="none" w:sz="0" w:space="0" w:color="auto"/>
      </w:divBdr>
    </w:div>
    <w:div w:id="1052382396">
      <w:marLeft w:val="640"/>
      <w:marRight w:val="0"/>
      <w:marTop w:val="0"/>
      <w:marBottom w:val="0"/>
      <w:divBdr>
        <w:top w:val="none" w:sz="0" w:space="0" w:color="auto"/>
        <w:left w:val="none" w:sz="0" w:space="0" w:color="auto"/>
        <w:bottom w:val="none" w:sz="0" w:space="0" w:color="auto"/>
        <w:right w:val="none" w:sz="0" w:space="0" w:color="auto"/>
      </w:divBdr>
    </w:div>
    <w:div w:id="1052578146">
      <w:marLeft w:val="640"/>
      <w:marRight w:val="0"/>
      <w:marTop w:val="0"/>
      <w:marBottom w:val="0"/>
      <w:divBdr>
        <w:top w:val="none" w:sz="0" w:space="0" w:color="auto"/>
        <w:left w:val="none" w:sz="0" w:space="0" w:color="auto"/>
        <w:bottom w:val="none" w:sz="0" w:space="0" w:color="auto"/>
        <w:right w:val="none" w:sz="0" w:space="0" w:color="auto"/>
      </w:divBdr>
    </w:div>
    <w:div w:id="1052581414">
      <w:marLeft w:val="640"/>
      <w:marRight w:val="0"/>
      <w:marTop w:val="0"/>
      <w:marBottom w:val="0"/>
      <w:divBdr>
        <w:top w:val="none" w:sz="0" w:space="0" w:color="auto"/>
        <w:left w:val="none" w:sz="0" w:space="0" w:color="auto"/>
        <w:bottom w:val="none" w:sz="0" w:space="0" w:color="auto"/>
        <w:right w:val="none" w:sz="0" w:space="0" w:color="auto"/>
      </w:divBdr>
    </w:div>
    <w:div w:id="1052653561">
      <w:marLeft w:val="640"/>
      <w:marRight w:val="0"/>
      <w:marTop w:val="0"/>
      <w:marBottom w:val="0"/>
      <w:divBdr>
        <w:top w:val="none" w:sz="0" w:space="0" w:color="auto"/>
        <w:left w:val="none" w:sz="0" w:space="0" w:color="auto"/>
        <w:bottom w:val="none" w:sz="0" w:space="0" w:color="auto"/>
        <w:right w:val="none" w:sz="0" w:space="0" w:color="auto"/>
      </w:divBdr>
    </w:div>
    <w:div w:id="1052728536">
      <w:marLeft w:val="640"/>
      <w:marRight w:val="0"/>
      <w:marTop w:val="0"/>
      <w:marBottom w:val="0"/>
      <w:divBdr>
        <w:top w:val="none" w:sz="0" w:space="0" w:color="auto"/>
        <w:left w:val="none" w:sz="0" w:space="0" w:color="auto"/>
        <w:bottom w:val="none" w:sz="0" w:space="0" w:color="auto"/>
        <w:right w:val="none" w:sz="0" w:space="0" w:color="auto"/>
      </w:divBdr>
    </w:div>
    <w:div w:id="1052734975">
      <w:marLeft w:val="640"/>
      <w:marRight w:val="0"/>
      <w:marTop w:val="0"/>
      <w:marBottom w:val="0"/>
      <w:divBdr>
        <w:top w:val="none" w:sz="0" w:space="0" w:color="auto"/>
        <w:left w:val="none" w:sz="0" w:space="0" w:color="auto"/>
        <w:bottom w:val="none" w:sz="0" w:space="0" w:color="auto"/>
        <w:right w:val="none" w:sz="0" w:space="0" w:color="auto"/>
      </w:divBdr>
    </w:div>
    <w:div w:id="1052735155">
      <w:marLeft w:val="640"/>
      <w:marRight w:val="0"/>
      <w:marTop w:val="0"/>
      <w:marBottom w:val="0"/>
      <w:divBdr>
        <w:top w:val="none" w:sz="0" w:space="0" w:color="auto"/>
        <w:left w:val="none" w:sz="0" w:space="0" w:color="auto"/>
        <w:bottom w:val="none" w:sz="0" w:space="0" w:color="auto"/>
        <w:right w:val="none" w:sz="0" w:space="0" w:color="auto"/>
      </w:divBdr>
    </w:div>
    <w:div w:id="1052920530">
      <w:marLeft w:val="640"/>
      <w:marRight w:val="0"/>
      <w:marTop w:val="0"/>
      <w:marBottom w:val="0"/>
      <w:divBdr>
        <w:top w:val="none" w:sz="0" w:space="0" w:color="auto"/>
        <w:left w:val="none" w:sz="0" w:space="0" w:color="auto"/>
        <w:bottom w:val="none" w:sz="0" w:space="0" w:color="auto"/>
        <w:right w:val="none" w:sz="0" w:space="0" w:color="auto"/>
      </w:divBdr>
    </w:div>
    <w:div w:id="1052967884">
      <w:marLeft w:val="640"/>
      <w:marRight w:val="0"/>
      <w:marTop w:val="0"/>
      <w:marBottom w:val="0"/>
      <w:divBdr>
        <w:top w:val="none" w:sz="0" w:space="0" w:color="auto"/>
        <w:left w:val="none" w:sz="0" w:space="0" w:color="auto"/>
        <w:bottom w:val="none" w:sz="0" w:space="0" w:color="auto"/>
        <w:right w:val="none" w:sz="0" w:space="0" w:color="auto"/>
      </w:divBdr>
    </w:div>
    <w:div w:id="1053044165">
      <w:marLeft w:val="640"/>
      <w:marRight w:val="0"/>
      <w:marTop w:val="0"/>
      <w:marBottom w:val="0"/>
      <w:divBdr>
        <w:top w:val="none" w:sz="0" w:space="0" w:color="auto"/>
        <w:left w:val="none" w:sz="0" w:space="0" w:color="auto"/>
        <w:bottom w:val="none" w:sz="0" w:space="0" w:color="auto"/>
        <w:right w:val="none" w:sz="0" w:space="0" w:color="auto"/>
      </w:divBdr>
    </w:div>
    <w:div w:id="1053112923">
      <w:marLeft w:val="640"/>
      <w:marRight w:val="0"/>
      <w:marTop w:val="0"/>
      <w:marBottom w:val="0"/>
      <w:divBdr>
        <w:top w:val="none" w:sz="0" w:space="0" w:color="auto"/>
        <w:left w:val="none" w:sz="0" w:space="0" w:color="auto"/>
        <w:bottom w:val="none" w:sz="0" w:space="0" w:color="auto"/>
        <w:right w:val="none" w:sz="0" w:space="0" w:color="auto"/>
      </w:divBdr>
    </w:div>
    <w:div w:id="1053163628">
      <w:marLeft w:val="640"/>
      <w:marRight w:val="0"/>
      <w:marTop w:val="0"/>
      <w:marBottom w:val="0"/>
      <w:divBdr>
        <w:top w:val="none" w:sz="0" w:space="0" w:color="auto"/>
        <w:left w:val="none" w:sz="0" w:space="0" w:color="auto"/>
        <w:bottom w:val="none" w:sz="0" w:space="0" w:color="auto"/>
        <w:right w:val="none" w:sz="0" w:space="0" w:color="auto"/>
      </w:divBdr>
    </w:div>
    <w:div w:id="1053309004">
      <w:marLeft w:val="640"/>
      <w:marRight w:val="0"/>
      <w:marTop w:val="0"/>
      <w:marBottom w:val="0"/>
      <w:divBdr>
        <w:top w:val="none" w:sz="0" w:space="0" w:color="auto"/>
        <w:left w:val="none" w:sz="0" w:space="0" w:color="auto"/>
        <w:bottom w:val="none" w:sz="0" w:space="0" w:color="auto"/>
        <w:right w:val="none" w:sz="0" w:space="0" w:color="auto"/>
      </w:divBdr>
    </w:div>
    <w:div w:id="1053428967">
      <w:marLeft w:val="640"/>
      <w:marRight w:val="0"/>
      <w:marTop w:val="0"/>
      <w:marBottom w:val="0"/>
      <w:divBdr>
        <w:top w:val="none" w:sz="0" w:space="0" w:color="auto"/>
        <w:left w:val="none" w:sz="0" w:space="0" w:color="auto"/>
        <w:bottom w:val="none" w:sz="0" w:space="0" w:color="auto"/>
        <w:right w:val="none" w:sz="0" w:space="0" w:color="auto"/>
      </w:divBdr>
    </w:div>
    <w:div w:id="1053501597">
      <w:marLeft w:val="640"/>
      <w:marRight w:val="0"/>
      <w:marTop w:val="0"/>
      <w:marBottom w:val="0"/>
      <w:divBdr>
        <w:top w:val="none" w:sz="0" w:space="0" w:color="auto"/>
        <w:left w:val="none" w:sz="0" w:space="0" w:color="auto"/>
        <w:bottom w:val="none" w:sz="0" w:space="0" w:color="auto"/>
        <w:right w:val="none" w:sz="0" w:space="0" w:color="auto"/>
      </w:divBdr>
    </w:div>
    <w:div w:id="1053504832">
      <w:marLeft w:val="640"/>
      <w:marRight w:val="0"/>
      <w:marTop w:val="0"/>
      <w:marBottom w:val="0"/>
      <w:divBdr>
        <w:top w:val="none" w:sz="0" w:space="0" w:color="auto"/>
        <w:left w:val="none" w:sz="0" w:space="0" w:color="auto"/>
        <w:bottom w:val="none" w:sz="0" w:space="0" w:color="auto"/>
        <w:right w:val="none" w:sz="0" w:space="0" w:color="auto"/>
      </w:divBdr>
    </w:div>
    <w:div w:id="1053575793">
      <w:marLeft w:val="640"/>
      <w:marRight w:val="0"/>
      <w:marTop w:val="0"/>
      <w:marBottom w:val="0"/>
      <w:divBdr>
        <w:top w:val="none" w:sz="0" w:space="0" w:color="auto"/>
        <w:left w:val="none" w:sz="0" w:space="0" w:color="auto"/>
        <w:bottom w:val="none" w:sz="0" w:space="0" w:color="auto"/>
        <w:right w:val="none" w:sz="0" w:space="0" w:color="auto"/>
      </w:divBdr>
    </w:div>
    <w:div w:id="1053650416">
      <w:marLeft w:val="640"/>
      <w:marRight w:val="0"/>
      <w:marTop w:val="0"/>
      <w:marBottom w:val="0"/>
      <w:divBdr>
        <w:top w:val="none" w:sz="0" w:space="0" w:color="auto"/>
        <w:left w:val="none" w:sz="0" w:space="0" w:color="auto"/>
        <w:bottom w:val="none" w:sz="0" w:space="0" w:color="auto"/>
        <w:right w:val="none" w:sz="0" w:space="0" w:color="auto"/>
      </w:divBdr>
    </w:div>
    <w:div w:id="1053652162">
      <w:marLeft w:val="640"/>
      <w:marRight w:val="0"/>
      <w:marTop w:val="0"/>
      <w:marBottom w:val="0"/>
      <w:divBdr>
        <w:top w:val="none" w:sz="0" w:space="0" w:color="auto"/>
        <w:left w:val="none" w:sz="0" w:space="0" w:color="auto"/>
        <w:bottom w:val="none" w:sz="0" w:space="0" w:color="auto"/>
        <w:right w:val="none" w:sz="0" w:space="0" w:color="auto"/>
      </w:divBdr>
    </w:div>
    <w:div w:id="1053653048">
      <w:marLeft w:val="640"/>
      <w:marRight w:val="0"/>
      <w:marTop w:val="0"/>
      <w:marBottom w:val="0"/>
      <w:divBdr>
        <w:top w:val="none" w:sz="0" w:space="0" w:color="auto"/>
        <w:left w:val="none" w:sz="0" w:space="0" w:color="auto"/>
        <w:bottom w:val="none" w:sz="0" w:space="0" w:color="auto"/>
        <w:right w:val="none" w:sz="0" w:space="0" w:color="auto"/>
      </w:divBdr>
    </w:div>
    <w:div w:id="1053692970">
      <w:marLeft w:val="640"/>
      <w:marRight w:val="0"/>
      <w:marTop w:val="0"/>
      <w:marBottom w:val="0"/>
      <w:divBdr>
        <w:top w:val="none" w:sz="0" w:space="0" w:color="auto"/>
        <w:left w:val="none" w:sz="0" w:space="0" w:color="auto"/>
        <w:bottom w:val="none" w:sz="0" w:space="0" w:color="auto"/>
        <w:right w:val="none" w:sz="0" w:space="0" w:color="auto"/>
      </w:divBdr>
    </w:div>
    <w:div w:id="1053696865">
      <w:marLeft w:val="640"/>
      <w:marRight w:val="0"/>
      <w:marTop w:val="0"/>
      <w:marBottom w:val="0"/>
      <w:divBdr>
        <w:top w:val="none" w:sz="0" w:space="0" w:color="auto"/>
        <w:left w:val="none" w:sz="0" w:space="0" w:color="auto"/>
        <w:bottom w:val="none" w:sz="0" w:space="0" w:color="auto"/>
        <w:right w:val="none" w:sz="0" w:space="0" w:color="auto"/>
      </w:divBdr>
    </w:div>
    <w:div w:id="1053770512">
      <w:marLeft w:val="640"/>
      <w:marRight w:val="0"/>
      <w:marTop w:val="0"/>
      <w:marBottom w:val="0"/>
      <w:divBdr>
        <w:top w:val="none" w:sz="0" w:space="0" w:color="auto"/>
        <w:left w:val="none" w:sz="0" w:space="0" w:color="auto"/>
        <w:bottom w:val="none" w:sz="0" w:space="0" w:color="auto"/>
        <w:right w:val="none" w:sz="0" w:space="0" w:color="auto"/>
      </w:divBdr>
    </w:div>
    <w:div w:id="1053895258">
      <w:marLeft w:val="640"/>
      <w:marRight w:val="0"/>
      <w:marTop w:val="0"/>
      <w:marBottom w:val="0"/>
      <w:divBdr>
        <w:top w:val="none" w:sz="0" w:space="0" w:color="auto"/>
        <w:left w:val="none" w:sz="0" w:space="0" w:color="auto"/>
        <w:bottom w:val="none" w:sz="0" w:space="0" w:color="auto"/>
        <w:right w:val="none" w:sz="0" w:space="0" w:color="auto"/>
      </w:divBdr>
    </w:div>
    <w:div w:id="1054045756">
      <w:marLeft w:val="640"/>
      <w:marRight w:val="0"/>
      <w:marTop w:val="0"/>
      <w:marBottom w:val="0"/>
      <w:divBdr>
        <w:top w:val="none" w:sz="0" w:space="0" w:color="auto"/>
        <w:left w:val="none" w:sz="0" w:space="0" w:color="auto"/>
        <w:bottom w:val="none" w:sz="0" w:space="0" w:color="auto"/>
        <w:right w:val="none" w:sz="0" w:space="0" w:color="auto"/>
      </w:divBdr>
    </w:div>
    <w:div w:id="1054084430">
      <w:marLeft w:val="640"/>
      <w:marRight w:val="0"/>
      <w:marTop w:val="0"/>
      <w:marBottom w:val="0"/>
      <w:divBdr>
        <w:top w:val="none" w:sz="0" w:space="0" w:color="auto"/>
        <w:left w:val="none" w:sz="0" w:space="0" w:color="auto"/>
        <w:bottom w:val="none" w:sz="0" w:space="0" w:color="auto"/>
        <w:right w:val="none" w:sz="0" w:space="0" w:color="auto"/>
      </w:divBdr>
    </w:div>
    <w:div w:id="1054086186">
      <w:marLeft w:val="640"/>
      <w:marRight w:val="0"/>
      <w:marTop w:val="0"/>
      <w:marBottom w:val="0"/>
      <w:divBdr>
        <w:top w:val="none" w:sz="0" w:space="0" w:color="auto"/>
        <w:left w:val="none" w:sz="0" w:space="0" w:color="auto"/>
        <w:bottom w:val="none" w:sz="0" w:space="0" w:color="auto"/>
        <w:right w:val="none" w:sz="0" w:space="0" w:color="auto"/>
      </w:divBdr>
    </w:div>
    <w:div w:id="1054113004">
      <w:marLeft w:val="640"/>
      <w:marRight w:val="0"/>
      <w:marTop w:val="0"/>
      <w:marBottom w:val="0"/>
      <w:divBdr>
        <w:top w:val="none" w:sz="0" w:space="0" w:color="auto"/>
        <w:left w:val="none" w:sz="0" w:space="0" w:color="auto"/>
        <w:bottom w:val="none" w:sz="0" w:space="0" w:color="auto"/>
        <w:right w:val="none" w:sz="0" w:space="0" w:color="auto"/>
      </w:divBdr>
    </w:div>
    <w:div w:id="1054155710">
      <w:marLeft w:val="640"/>
      <w:marRight w:val="0"/>
      <w:marTop w:val="0"/>
      <w:marBottom w:val="0"/>
      <w:divBdr>
        <w:top w:val="none" w:sz="0" w:space="0" w:color="auto"/>
        <w:left w:val="none" w:sz="0" w:space="0" w:color="auto"/>
        <w:bottom w:val="none" w:sz="0" w:space="0" w:color="auto"/>
        <w:right w:val="none" w:sz="0" w:space="0" w:color="auto"/>
      </w:divBdr>
    </w:div>
    <w:div w:id="1054156847">
      <w:marLeft w:val="640"/>
      <w:marRight w:val="0"/>
      <w:marTop w:val="0"/>
      <w:marBottom w:val="0"/>
      <w:divBdr>
        <w:top w:val="none" w:sz="0" w:space="0" w:color="auto"/>
        <w:left w:val="none" w:sz="0" w:space="0" w:color="auto"/>
        <w:bottom w:val="none" w:sz="0" w:space="0" w:color="auto"/>
        <w:right w:val="none" w:sz="0" w:space="0" w:color="auto"/>
      </w:divBdr>
    </w:div>
    <w:div w:id="1054156948">
      <w:marLeft w:val="640"/>
      <w:marRight w:val="0"/>
      <w:marTop w:val="0"/>
      <w:marBottom w:val="0"/>
      <w:divBdr>
        <w:top w:val="none" w:sz="0" w:space="0" w:color="auto"/>
        <w:left w:val="none" w:sz="0" w:space="0" w:color="auto"/>
        <w:bottom w:val="none" w:sz="0" w:space="0" w:color="auto"/>
        <w:right w:val="none" w:sz="0" w:space="0" w:color="auto"/>
      </w:divBdr>
    </w:div>
    <w:div w:id="1054306467">
      <w:marLeft w:val="640"/>
      <w:marRight w:val="0"/>
      <w:marTop w:val="0"/>
      <w:marBottom w:val="0"/>
      <w:divBdr>
        <w:top w:val="none" w:sz="0" w:space="0" w:color="auto"/>
        <w:left w:val="none" w:sz="0" w:space="0" w:color="auto"/>
        <w:bottom w:val="none" w:sz="0" w:space="0" w:color="auto"/>
        <w:right w:val="none" w:sz="0" w:space="0" w:color="auto"/>
      </w:divBdr>
    </w:div>
    <w:div w:id="1054306471">
      <w:marLeft w:val="640"/>
      <w:marRight w:val="0"/>
      <w:marTop w:val="0"/>
      <w:marBottom w:val="0"/>
      <w:divBdr>
        <w:top w:val="none" w:sz="0" w:space="0" w:color="auto"/>
        <w:left w:val="none" w:sz="0" w:space="0" w:color="auto"/>
        <w:bottom w:val="none" w:sz="0" w:space="0" w:color="auto"/>
        <w:right w:val="none" w:sz="0" w:space="0" w:color="auto"/>
      </w:divBdr>
    </w:div>
    <w:div w:id="1054351562">
      <w:marLeft w:val="640"/>
      <w:marRight w:val="0"/>
      <w:marTop w:val="0"/>
      <w:marBottom w:val="0"/>
      <w:divBdr>
        <w:top w:val="none" w:sz="0" w:space="0" w:color="auto"/>
        <w:left w:val="none" w:sz="0" w:space="0" w:color="auto"/>
        <w:bottom w:val="none" w:sz="0" w:space="0" w:color="auto"/>
        <w:right w:val="none" w:sz="0" w:space="0" w:color="auto"/>
      </w:divBdr>
    </w:div>
    <w:div w:id="1054353994">
      <w:marLeft w:val="640"/>
      <w:marRight w:val="0"/>
      <w:marTop w:val="0"/>
      <w:marBottom w:val="0"/>
      <w:divBdr>
        <w:top w:val="none" w:sz="0" w:space="0" w:color="auto"/>
        <w:left w:val="none" w:sz="0" w:space="0" w:color="auto"/>
        <w:bottom w:val="none" w:sz="0" w:space="0" w:color="auto"/>
        <w:right w:val="none" w:sz="0" w:space="0" w:color="auto"/>
      </w:divBdr>
    </w:div>
    <w:div w:id="1054423236">
      <w:marLeft w:val="640"/>
      <w:marRight w:val="0"/>
      <w:marTop w:val="0"/>
      <w:marBottom w:val="0"/>
      <w:divBdr>
        <w:top w:val="none" w:sz="0" w:space="0" w:color="auto"/>
        <w:left w:val="none" w:sz="0" w:space="0" w:color="auto"/>
        <w:bottom w:val="none" w:sz="0" w:space="0" w:color="auto"/>
        <w:right w:val="none" w:sz="0" w:space="0" w:color="auto"/>
      </w:divBdr>
    </w:div>
    <w:div w:id="1054425199">
      <w:marLeft w:val="640"/>
      <w:marRight w:val="0"/>
      <w:marTop w:val="0"/>
      <w:marBottom w:val="0"/>
      <w:divBdr>
        <w:top w:val="none" w:sz="0" w:space="0" w:color="auto"/>
        <w:left w:val="none" w:sz="0" w:space="0" w:color="auto"/>
        <w:bottom w:val="none" w:sz="0" w:space="0" w:color="auto"/>
        <w:right w:val="none" w:sz="0" w:space="0" w:color="auto"/>
      </w:divBdr>
    </w:div>
    <w:div w:id="1054429280">
      <w:marLeft w:val="640"/>
      <w:marRight w:val="0"/>
      <w:marTop w:val="0"/>
      <w:marBottom w:val="0"/>
      <w:divBdr>
        <w:top w:val="none" w:sz="0" w:space="0" w:color="auto"/>
        <w:left w:val="none" w:sz="0" w:space="0" w:color="auto"/>
        <w:bottom w:val="none" w:sz="0" w:space="0" w:color="auto"/>
        <w:right w:val="none" w:sz="0" w:space="0" w:color="auto"/>
      </w:divBdr>
    </w:div>
    <w:div w:id="1054542598">
      <w:marLeft w:val="640"/>
      <w:marRight w:val="0"/>
      <w:marTop w:val="0"/>
      <w:marBottom w:val="0"/>
      <w:divBdr>
        <w:top w:val="none" w:sz="0" w:space="0" w:color="auto"/>
        <w:left w:val="none" w:sz="0" w:space="0" w:color="auto"/>
        <w:bottom w:val="none" w:sz="0" w:space="0" w:color="auto"/>
        <w:right w:val="none" w:sz="0" w:space="0" w:color="auto"/>
      </w:divBdr>
    </w:div>
    <w:div w:id="1054618506">
      <w:marLeft w:val="640"/>
      <w:marRight w:val="0"/>
      <w:marTop w:val="0"/>
      <w:marBottom w:val="0"/>
      <w:divBdr>
        <w:top w:val="none" w:sz="0" w:space="0" w:color="auto"/>
        <w:left w:val="none" w:sz="0" w:space="0" w:color="auto"/>
        <w:bottom w:val="none" w:sz="0" w:space="0" w:color="auto"/>
        <w:right w:val="none" w:sz="0" w:space="0" w:color="auto"/>
      </w:divBdr>
    </w:div>
    <w:div w:id="1054619926">
      <w:marLeft w:val="640"/>
      <w:marRight w:val="0"/>
      <w:marTop w:val="0"/>
      <w:marBottom w:val="0"/>
      <w:divBdr>
        <w:top w:val="none" w:sz="0" w:space="0" w:color="auto"/>
        <w:left w:val="none" w:sz="0" w:space="0" w:color="auto"/>
        <w:bottom w:val="none" w:sz="0" w:space="0" w:color="auto"/>
        <w:right w:val="none" w:sz="0" w:space="0" w:color="auto"/>
      </w:divBdr>
    </w:div>
    <w:div w:id="1054698987">
      <w:marLeft w:val="640"/>
      <w:marRight w:val="0"/>
      <w:marTop w:val="0"/>
      <w:marBottom w:val="0"/>
      <w:divBdr>
        <w:top w:val="none" w:sz="0" w:space="0" w:color="auto"/>
        <w:left w:val="none" w:sz="0" w:space="0" w:color="auto"/>
        <w:bottom w:val="none" w:sz="0" w:space="0" w:color="auto"/>
        <w:right w:val="none" w:sz="0" w:space="0" w:color="auto"/>
      </w:divBdr>
    </w:div>
    <w:div w:id="1054819270">
      <w:marLeft w:val="640"/>
      <w:marRight w:val="0"/>
      <w:marTop w:val="0"/>
      <w:marBottom w:val="0"/>
      <w:divBdr>
        <w:top w:val="none" w:sz="0" w:space="0" w:color="auto"/>
        <w:left w:val="none" w:sz="0" w:space="0" w:color="auto"/>
        <w:bottom w:val="none" w:sz="0" w:space="0" w:color="auto"/>
        <w:right w:val="none" w:sz="0" w:space="0" w:color="auto"/>
      </w:divBdr>
    </w:div>
    <w:div w:id="1054890195">
      <w:marLeft w:val="640"/>
      <w:marRight w:val="0"/>
      <w:marTop w:val="0"/>
      <w:marBottom w:val="0"/>
      <w:divBdr>
        <w:top w:val="none" w:sz="0" w:space="0" w:color="auto"/>
        <w:left w:val="none" w:sz="0" w:space="0" w:color="auto"/>
        <w:bottom w:val="none" w:sz="0" w:space="0" w:color="auto"/>
        <w:right w:val="none" w:sz="0" w:space="0" w:color="auto"/>
      </w:divBdr>
    </w:div>
    <w:div w:id="1054935856">
      <w:marLeft w:val="640"/>
      <w:marRight w:val="0"/>
      <w:marTop w:val="0"/>
      <w:marBottom w:val="0"/>
      <w:divBdr>
        <w:top w:val="none" w:sz="0" w:space="0" w:color="auto"/>
        <w:left w:val="none" w:sz="0" w:space="0" w:color="auto"/>
        <w:bottom w:val="none" w:sz="0" w:space="0" w:color="auto"/>
        <w:right w:val="none" w:sz="0" w:space="0" w:color="auto"/>
      </w:divBdr>
    </w:div>
    <w:div w:id="1055004232">
      <w:marLeft w:val="640"/>
      <w:marRight w:val="0"/>
      <w:marTop w:val="0"/>
      <w:marBottom w:val="0"/>
      <w:divBdr>
        <w:top w:val="none" w:sz="0" w:space="0" w:color="auto"/>
        <w:left w:val="none" w:sz="0" w:space="0" w:color="auto"/>
        <w:bottom w:val="none" w:sz="0" w:space="0" w:color="auto"/>
        <w:right w:val="none" w:sz="0" w:space="0" w:color="auto"/>
      </w:divBdr>
    </w:div>
    <w:div w:id="1055006749">
      <w:marLeft w:val="640"/>
      <w:marRight w:val="0"/>
      <w:marTop w:val="0"/>
      <w:marBottom w:val="0"/>
      <w:divBdr>
        <w:top w:val="none" w:sz="0" w:space="0" w:color="auto"/>
        <w:left w:val="none" w:sz="0" w:space="0" w:color="auto"/>
        <w:bottom w:val="none" w:sz="0" w:space="0" w:color="auto"/>
        <w:right w:val="none" w:sz="0" w:space="0" w:color="auto"/>
      </w:divBdr>
    </w:div>
    <w:div w:id="1055008544">
      <w:marLeft w:val="640"/>
      <w:marRight w:val="0"/>
      <w:marTop w:val="0"/>
      <w:marBottom w:val="0"/>
      <w:divBdr>
        <w:top w:val="none" w:sz="0" w:space="0" w:color="auto"/>
        <w:left w:val="none" w:sz="0" w:space="0" w:color="auto"/>
        <w:bottom w:val="none" w:sz="0" w:space="0" w:color="auto"/>
        <w:right w:val="none" w:sz="0" w:space="0" w:color="auto"/>
      </w:divBdr>
    </w:div>
    <w:div w:id="1055079811">
      <w:marLeft w:val="640"/>
      <w:marRight w:val="0"/>
      <w:marTop w:val="0"/>
      <w:marBottom w:val="0"/>
      <w:divBdr>
        <w:top w:val="none" w:sz="0" w:space="0" w:color="auto"/>
        <w:left w:val="none" w:sz="0" w:space="0" w:color="auto"/>
        <w:bottom w:val="none" w:sz="0" w:space="0" w:color="auto"/>
        <w:right w:val="none" w:sz="0" w:space="0" w:color="auto"/>
      </w:divBdr>
    </w:div>
    <w:div w:id="1055348631">
      <w:marLeft w:val="640"/>
      <w:marRight w:val="0"/>
      <w:marTop w:val="0"/>
      <w:marBottom w:val="0"/>
      <w:divBdr>
        <w:top w:val="none" w:sz="0" w:space="0" w:color="auto"/>
        <w:left w:val="none" w:sz="0" w:space="0" w:color="auto"/>
        <w:bottom w:val="none" w:sz="0" w:space="0" w:color="auto"/>
        <w:right w:val="none" w:sz="0" w:space="0" w:color="auto"/>
      </w:divBdr>
    </w:div>
    <w:div w:id="1055349317">
      <w:marLeft w:val="640"/>
      <w:marRight w:val="0"/>
      <w:marTop w:val="0"/>
      <w:marBottom w:val="0"/>
      <w:divBdr>
        <w:top w:val="none" w:sz="0" w:space="0" w:color="auto"/>
        <w:left w:val="none" w:sz="0" w:space="0" w:color="auto"/>
        <w:bottom w:val="none" w:sz="0" w:space="0" w:color="auto"/>
        <w:right w:val="none" w:sz="0" w:space="0" w:color="auto"/>
      </w:divBdr>
    </w:div>
    <w:div w:id="1055397793">
      <w:marLeft w:val="640"/>
      <w:marRight w:val="0"/>
      <w:marTop w:val="0"/>
      <w:marBottom w:val="0"/>
      <w:divBdr>
        <w:top w:val="none" w:sz="0" w:space="0" w:color="auto"/>
        <w:left w:val="none" w:sz="0" w:space="0" w:color="auto"/>
        <w:bottom w:val="none" w:sz="0" w:space="0" w:color="auto"/>
        <w:right w:val="none" w:sz="0" w:space="0" w:color="auto"/>
      </w:divBdr>
    </w:div>
    <w:div w:id="1055618025">
      <w:marLeft w:val="640"/>
      <w:marRight w:val="0"/>
      <w:marTop w:val="0"/>
      <w:marBottom w:val="0"/>
      <w:divBdr>
        <w:top w:val="none" w:sz="0" w:space="0" w:color="auto"/>
        <w:left w:val="none" w:sz="0" w:space="0" w:color="auto"/>
        <w:bottom w:val="none" w:sz="0" w:space="0" w:color="auto"/>
        <w:right w:val="none" w:sz="0" w:space="0" w:color="auto"/>
      </w:divBdr>
    </w:div>
    <w:div w:id="1055618274">
      <w:marLeft w:val="640"/>
      <w:marRight w:val="0"/>
      <w:marTop w:val="0"/>
      <w:marBottom w:val="0"/>
      <w:divBdr>
        <w:top w:val="none" w:sz="0" w:space="0" w:color="auto"/>
        <w:left w:val="none" w:sz="0" w:space="0" w:color="auto"/>
        <w:bottom w:val="none" w:sz="0" w:space="0" w:color="auto"/>
        <w:right w:val="none" w:sz="0" w:space="0" w:color="auto"/>
      </w:divBdr>
    </w:div>
    <w:div w:id="1055620382">
      <w:marLeft w:val="640"/>
      <w:marRight w:val="0"/>
      <w:marTop w:val="0"/>
      <w:marBottom w:val="0"/>
      <w:divBdr>
        <w:top w:val="none" w:sz="0" w:space="0" w:color="auto"/>
        <w:left w:val="none" w:sz="0" w:space="0" w:color="auto"/>
        <w:bottom w:val="none" w:sz="0" w:space="0" w:color="auto"/>
        <w:right w:val="none" w:sz="0" w:space="0" w:color="auto"/>
      </w:divBdr>
    </w:div>
    <w:div w:id="1055660912">
      <w:marLeft w:val="640"/>
      <w:marRight w:val="0"/>
      <w:marTop w:val="0"/>
      <w:marBottom w:val="0"/>
      <w:divBdr>
        <w:top w:val="none" w:sz="0" w:space="0" w:color="auto"/>
        <w:left w:val="none" w:sz="0" w:space="0" w:color="auto"/>
        <w:bottom w:val="none" w:sz="0" w:space="0" w:color="auto"/>
        <w:right w:val="none" w:sz="0" w:space="0" w:color="auto"/>
      </w:divBdr>
    </w:div>
    <w:div w:id="1055663195">
      <w:marLeft w:val="640"/>
      <w:marRight w:val="0"/>
      <w:marTop w:val="0"/>
      <w:marBottom w:val="0"/>
      <w:divBdr>
        <w:top w:val="none" w:sz="0" w:space="0" w:color="auto"/>
        <w:left w:val="none" w:sz="0" w:space="0" w:color="auto"/>
        <w:bottom w:val="none" w:sz="0" w:space="0" w:color="auto"/>
        <w:right w:val="none" w:sz="0" w:space="0" w:color="auto"/>
      </w:divBdr>
    </w:div>
    <w:div w:id="1055811002">
      <w:marLeft w:val="640"/>
      <w:marRight w:val="0"/>
      <w:marTop w:val="0"/>
      <w:marBottom w:val="0"/>
      <w:divBdr>
        <w:top w:val="none" w:sz="0" w:space="0" w:color="auto"/>
        <w:left w:val="none" w:sz="0" w:space="0" w:color="auto"/>
        <w:bottom w:val="none" w:sz="0" w:space="0" w:color="auto"/>
        <w:right w:val="none" w:sz="0" w:space="0" w:color="auto"/>
      </w:divBdr>
    </w:div>
    <w:div w:id="1055854659">
      <w:marLeft w:val="640"/>
      <w:marRight w:val="0"/>
      <w:marTop w:val="0"/>
      <w:marBottom w:val="0"/>
      <w:divBdr>
        <w:top w:val="none" w:sz="0" w:space="0" w:color="auto"/>
        <w:left w:val="none" w:sz="0" w:space="0" w:color="auto"/>
        <w:bottom w:val="none" w:sz="0" w:space="0" w:color="auto"/>
        <w:right w:val="none" w:sz="0" w:space="0" w:color="auto"/>
      </w:divBdr>
    </w:div>
    <w:div w:id="1055857944">
      <w:marLeft w:val="640"/>
      <w:marRight w:val="0"/>
      <w:marTop w:val="0"/>
      <w:marBottom w:val="0"/>
      <w:divBdr>
        <w:top w:val="none" w:sz="0" w:space="0" w:color="auto"/>
        <w:left w:val="none" w:sz="0" w:space="0" w:color="auto"/>
        <w:bottom w:val="none" w:sz="0" w:space="0" w:color="auto"/>
        <w:right w:val="none" w:sz="0" w:space="0" w:color="auto"/>
      </w:divBdr>
    </w:div>
    <w:div w:id="1055859382">
      <w:marLeft w:val="640"/>
      <w:marRight w:val="0"/>
      <w:marTop w:val="0"/>
      <w:marBottom w:val="0"/>
      <w:divBdr>
        <w:top w:val="none" w:sz="0" w:space="0" w:color="auto"/>
        <w:left w:val="none" w:sz="0" w:space="0" w:color="auto"/>
        <w:bottom w:val="none" w:sz="0" w:space="0" w:color="auto"/>
        <w:right w:val="none" w:sz="0" w:space="0" w:color="auto"/>
      </w:divBdr>
    </w:div>
    <w:div w:id="1055930436">
      <w:marLeft w:val="640"/>
      <w:marRight w:val="0"/>
      <w:marTop w:val="0"/>
      <w:marBottom w:val="0"/>
      <w:divBdr>
        <w:top w:val="none" w:sz="0" w:space="0" w:color="auto"/>
        <w:left w:val="none" w:sz="0" w:space="0" w:color="auto"/>
        <w:bottom w:val="none" w:sz="0" w:space="0" w:color="auto"/>
        <w:right w:val="none" w:sz="0" w:space="0" w:color="auto"/>
      </w:divBdr>
    </w:div>
    <w:div w:id="1055930971">
      <w:marLeft w:val="640"/>
      <w:marRight w:val="0"/>
      <w:marTop w:val="0"/>
      <w:marBottom w:val="0"/>
      <w:divBdr>
        <w:top w:val="none" w:sz="0" w:space="0" w:color="auto"/>
        <w:left w:val="none" w:sz="0" w:space="0" w:color="auto"/>
        <w:bottom w:val="none" w:sz="0" w:space="0" w:color="auto"/>
        <w:right w:val="none" w:sz="0" w:space="0" w:color="auto"/>
      </w:divBdr>
    </w:div>
    <w:div w:id="1056047909">
      <w:marLeft w:val="640"/>
      <w:marRight w:val="0"/>
      <w:marTop w:val="0"/>
      <w:marBottom w:val="0"/>
      <w:divBdr>
        <w:top w:val="none" w:sz="0" w:space="0" w:color="auto"/>
        <w:left w:val="none" w:sz="0" w:space="0" w:color="auto"/>
        <w:bottom w:val="none" w:sz="0" w:space="0" w:color="auto"/>
        <w:right w:val="none" w:sz="0" w:space="0" w:color="auto"/>
      </w:divBdr>
    </w:div>
    <w:div w:id="1056199132">
      <w:marLeft w:val="640"/>
      <w:marRight w:val="0"/>
      <w:marTop w:val="0"/>
      <w:marBottom w:val="0"/>
      <w:divBdr>
        <w:top w:val="none" w:sz="0" w:space="0" w:color="auto"/>
        <w:left w:val="none" w:sz="0" w:space="0" w:color="auto"/>
        <w:bottom w:val="none" w:sz="0" w:space="0" w:color="auto"/>
        <w:right w:val="none" w:sz="0" w:space="0" w:color="auto"/>
      </w:divBdr>
    </w:div>
    <w:div w:id="1056392720">
      <w:marLeft w:val="640"/>
      <w:marRight w:val="0"/>
      <w:marTop w:val="0"/>
      <w:marBottom w:val="0"/>
      <w:divBdr>
        <w:top w:val="none" w:sz="0" w:space="0" w:color="auto"/>
        <w:left w:val="none" w:sz="0" w:space="0" w:color="auto"/>
        <w:bottom w:val="none" w:sz="0" w:space="0" w:color="auto"/>
        <w:right w:val="none" w:sz="0" w:space="0" w:color="auto"/>
      </w:divBdr>
    </w:div>
    <w:div w:id="1056392878">
      <w:marLeft w:val="640"/>
      <w:marRight w:val="0"/>
      <w:marTop w:val="0"/>
      <w:marBottom w:val="0"/>
      <w:divBdr>
        <w:top w:val="none" w:sz="0" w:space="0" w:color="auto"/>
        <w:left w:val="none" w:sz="0" w:space="0" w:color="auto"/>
        <w:bottom w:val="none" w:sz="0" w:space="0" w:color="auto"/>
        <w:right w:val="none" w:sz="0" w:space="0" w:color="auto"/>
      </w:divBdr>
    </w:div>
    <w:div w:id="1056393313">
      <w:marLeft w:val="640"/>
      <w:marRight w:val="0"/>
      <w:marTop w:val="0"/>
      <w:marBottom w:val="0"/>
      <w:divBdr>
        <w:top w:val="none" w:sz="0" w:space="0" w:color="auto"/>
        <w:left w:val="none" w:sz="0" w:space="0" w:color="auto"/>
        <w:bottom w:val="none" w:sz="0" w:space="0" w:color="auto"/>
        <w:right w:val="none" w:sz="0" w:space="0" w:color="auto"/>
      </w:divBdr>
    </w:div>
    <w:div w:id="1056582497">
      <w:marLeft w:val="640"/>
      <w:marRight w:val="0"/>
      <w:marTop w:val="0"/>
      <w:marBottom w:val="0"/>
      <w:divBdr>
        <w:top w:val="none" w:sz="0" w:space="0" w:color="auto"/>
        <w:left w:val="none" w:sz="0" w:space="0" w:color="auto"/>
        <w:bottom w:val="none" w:sz="0" w:space="0" w:color="auto"/>
        <w:right w:val="none" w:sz="0" w:space="0" w:color="auto"/>
      </w:divBdr>
    </w:div>
    <w:div w:id="1056584935">
      <w:marLeft w:val="640"/>
      <w:marRight w:val="0"/>
      <w:marTop w:val="0"/>
      <w:marBottom w:val="0"/>
      <w:divBdr>
        <w:top w:val="none" w:sz="0" w:space="0" w:color="auto"/>
        <w:left w:val="none" w:sz="0" w:space="0" w:color="auto"/>
        <w:bottom w:val="none" w:sz="0" w:space="0" w:color="auto"/>
        <w:right w:val="none" w:sz="0" w:space="0" w:color="auto"/>
      </w:divBdr>
    </w:div>
    <w:div w:id="1056665112">
      <w:marLeft w:val="640"/>
      <w:marRight w:val="0"/>
      <w:marTop w:val="0"/>
      <w:marBottom w:val="0"/>
      <w:divBdr>
        <w:top w:val="none" w:sz="0" w:space="0" w:color="auto"/>
        <w:left w:val="none" w:sz="0" w:space="0" w:color="auto"/>
        <w:bottom w:val="none" w:sz="0" w:space="0" w:color="auto"/>
        <w:right w:val="none" w:sz="0" w:space="0" w:color="auto"/>
      </w:divBdr>
    </w:div>
    <w:div w:id="1056665692">
      <w:marLeft w:val="640"/>
      <w:marRight w:val="0"/>
      <w:marTop w:val="0"/>
      <w:marBottom w:val="0"/>
      <w:divBdr>
        <w:top w:val="none" w:sz="0" w:space="0" w:color="auto"/>
        <w:left w:val="none" w:sz="0" w:space="0" w:color="auto"/>
        <w:bottom w:val="none" w:sz="0" w:space="0" w:color="auto"/>
        <w:right w:val="none" w:sz="0" w:space="0" w:color="auto"/>
      </w:divBdr>
    </w:div>
    <w:div w:id="1056976093">
      <w:marLeft w:val="640"/>
      <w:marRight w:val="0"/>
      <w:marTop w:val="0"/>
      <w:marBottom w:val="0"/>
      <w:divBdr>
        <w:top w:val="none" w:sz="0" w:space="0" w:color="auto"/>
        <w:left w:val="none" w:sz="0" w:space="0" w:color="auto"/>
        <w:bottom w:val="none" w:sz="0" w:space="0" w:color="auto"/>
        <w:right w:val="none" w:sz="0" w:space="0" w:color="auto"/>
      </w:divBdr>
    </w:div>
    <w:div w:id="1057123575">
      <w:marLeft w:val="640"/>
      <w:marRight w:val="0"/>
      <w:marTop w:val="0"/>
      <w:marBottom w:val="0"/>
      <w:divBdr>
        <w:top w:val="none" w:sz="0" w:space="0" w:color="auto"/>
        <w:left w:val="none" w:sz="0" w:space="0" w:color="auto"/>
        <w:bottom w:val="none" w:sz="0" w:space="0" w:color="auto"/>
        <w:right w:val="none" w:sz="0" w:space="0" w:color="auto"/>
      </w:divBdr>
    </w:div>
    <w:div w:id="1057168155">
      <w:marLeft w:val="640"/>
      <w:marRight w:val="0"/>
      <w:marTop w:val="0"/>
      <w:marBottom w:val="0"/>
      <w:divBdr>
        <w:top w:val="none" w:sz="0" w:space="0" w:color="auto"/>
        <w:left w:val="none" w:sz="0" w:space="0" w:color="auto"/>
        <w:bottom w:val="none" w:sz="0" w:space="0" w:color="auto"/>
        <w:right w:val="none" w:sz="0" w:space="0" w:color="auto"/>
      </w:divBdr>
    </w:div>
    <w:div w:id="1057170012">
      <w:marLeft w:val="640"/>
      <w:marRight w:val="0"/>
      <w:marTop w:val="0"/>
      <w:marBottom w:val="0"/>
      <w:divBdr>
        <w:top w:val="none" w:sz="0" w:space="0" w:color="auto"/>
        <w:left w:val="none" w:sz="0" w:space="0" w:color="auto"/>
        <w:bottom w:val="none" w:sz="0" w:space="0" w:color="auto"/>
        <w:right w:val="none" w:sz="0" w:space="0" w:color="auto"/>
      </w:divBdr>
    </w:div>
    <w:div w:id="1057246876">
      <w:marLeft w:val="640"/>
      <w:marRight w:val="0"/>
      <w:marTop w:val="0"/>
      <w:marBottom w:val="0"/>
      <w:divBdr>
        <w:top w:val="none" w:sz="0" w:space="0" w:color="auto"/>
        <w:left w:val="none" w:sz="0" w:space="0" w:color="auto"/>
        <w:bottom w:val="none" w:sz="0" w:space="0" w:color="auto"/>
        <w:right w:val="none" w:sz="0" w:space="0" w:color="auto"/>
      </w:divBdr>
    </w:div>
    <w:div w:id="1057362587">
      <w:marLeft w:val="640"/>
      <w:marRight w:val="0"/>
      <w:marTop w:val="0"/>
      <w:marBottom w:val="0"/>
      <w:divBdr>
        <w:top w:val="none" w:sz="0" w:space="0" w:color="auto"/>
        <w:left w:val="none" w:sz="0" w:space="0" w:color="auto"/>
        <w:bottom w:val="none" w:sz="0" w:space="0" w:color="auto"/>
        <w:right w:val="none" w:sz="0" w:space="0" w:color="auto"/>
      </w:divBdr>
    </w:div>
    <w:div w:id="1057431670">
      <w:marLeft w:val="640"/>
      <w:marRight w:val="0"/>
      <w:marTop w:val="0"/>
      <w:marBottom w:val="0"/>
      <w:divBdr>
        <w:top w:val="none" w:sz="0" w:space="0" w:color="auto"/>
        <w:left w:val="none" w:sz="0" w:space="0" w:color="auto"/>
        <w:bottom w:val="none" w:sz="0" w:space="0" w:color="auto"/>
        <w:right w:val="none" w:sz="0" w:space="0" w:color="auto"/>
      </w:divBdr>
    </w:div>
    <w:div w:id="1057506476">
      <w:marLeft w:val="640"/>
      <w:marRight w:val="0"/>
      <w:marTop w:val="0"/>
      <w:marBottom w:val="0"/>
      <w:divBdr>
        <w:top w:val="none" w:sz="0" w:space="0" w:color="auto"/>
        <w:left w:val="none" w:sz="0" w:space="0" w:color="auto"/>
        <w:bottom w:val="none" w:sz="0" w:space="0" w:color="auto"/>
        <w:right w:val="none" w:sz="0" w:space="0" w:color="auto"/>
      </w:divBdr>
    </w:div>
    <w:div w:id="1057558548">
      <w:marLeft w:val="640"/>
      <w:marRight w:val="0"/>
      <w:marTop w:val="0"/>
      <w:marBottom w:val="0"/>
      <w:divBdr>
        <w:top w:val="none" w:sz="0" w:space="0" w:color="auto"/>
        <w:left w:val="none" w:sz="0" w:space="0" w:color="auto"/>
        <w:bottom w:val="none" w:sz="0" w:space="0" w:color="auto"/>
        <w:right w:val="none" w:sz="0" w:space="0" w:color="auto"/>
      </w:divBdr>
    </w:div>
    <w:div w:id="1057632145">
      <w:marLeft w:val="640"/>
      <w:marRight w:val="0"/>
      <w:marTop w:val="0"/>
      <w:marBottom w:val="0"/>
      <w:divBdr>
        <w:top w:val="none" w:sz="0" w:space="0" w:color="auto"/>
        <w:left w:val="none" w:sz="0" w:space="0" w:color="auto"/>
        <w:bottom w:val="none" w:sz="0" w:space="0" w:color="auto"/>
        <w:right w:val="none" w:sz="0" w:space="0" w:color="auto"/>
      </w:divBdr>
    </w:div>
    <w:div w:id="1057778617">
      <w:bodyDiv w:val="1"/>
      <w:marLeft w:val="0"/>
      <w:marRight w:val="0"/>
      <w:marTop w:val="0"/>
      <w:marBottom w:val="0"/>
      <w:divBdr>
        <w:top w:val="none" w:sz="0" w:space="0" w:color="auto"/>
        <w:left w:val="none" w:sz="0" w:space="0" w:color="auto"/>
        <w:bottom w:val="none" w:sz="0" w:space="0" w:color="auto"/>
        <w:right w:val="none" w:sz="0" w:space="0" w:color="auto"/>
      </w:divBdr>
    </w:div>
    <w:div w:id="1057779342">
      <w:marLeft w:val="640"/>
      <w:marRight w:val="0"/>
      <w:marTop w:val="0"/>
      <w:marBottom w:val="0"/>
      <w:divBdr>
        <w:top w:val="none" w:sz="0" w:space="0" w:color="auto"/>
        <w:left w:val="none" w:sz="0" w:space="0" w:color="auto"/>
        <w:bottom w:val="none" w:sz="0" w:space="0" w:color="auto"/>
        <w:right w:val="none" w:sz="0" w:space="0" w:color="auto"/>
      </w:divBdr>
    </w:div>
    <w:div w:id="1057824621">
      <w:marLeft w:val="640"/>
      <w:marRight w:val="0"/>
      <w:marTop w:val="0"/>
      <w:marBottom w:val="0"/>
      <w:divBdr>
        <w:top w:val="none" w:sz="0" w:space="0" w:color="auto"/>
        <w:left w:val="none" w:sz="0" w:space="0" w:color="auto"/>
        <w:bottom w:val="none" w:sz="0" w:space="0" w:color="auto"/>
        <w:right w:val="none" w:sz="0" w:space="0" w:color="auto"/>
      </w:divBdr>
    </w:div>
    <w:div w:id="1057826716">
      <w:marLeft w:val="640"/>
      <w:marRight w:val="0"/>
      <w:marTop w:val="0"/>
      <w:marBottom w:val="0"/>
      <w:divBdr>
        <w:top w:val="none" w:sz="0" w:space="0" w:color="auto"/>
        <w:left w:val="none" w:sz="0" w:space="0" w:color="auto"/>
        <w:bottom w:val="none" w:sz="0" w:space="0" w:color="auto"/>
        <w:right w:val="none" w:sz="0" w:space="0" w:color="auto"/>
      </w:divBdr>
    </w:div>
    <w:div w:id="1057970210">
      <w:marLeft w:val="640"/>
      <w:marRight w:val="0"/>
      <w:marTop w:val="0"/>
      <w:marBottom w:val="0"/>
      <w:divBdr>
        <w:top w:val="none" w:sz="0" w:space="0" w:color="auto"/>
        <w:left w:val="none" w:sz="0" w:space="0" w:color="auto"/>
        <w:bottom w:val="none" w:sz="0" w:space="0" w:color="auto"/>
        <w:right w:val="none" w:sz="0" w:space="0" w:color="auto"/>
      </w:divBdr>
    </w:div>
    <w:div w:id="1057971817">
      <w:marLeft w:val="640"/>
      <w:marRight w:val="0"/>
      <w:marTop w:val="0"/>
      <w:marBottom w:val="0"/>
      <w:divBdr>
        <w:top w:val="none" w:sz="0" w:space="0" w:color="auto"/>
        <w:left w:val="none" w:sz="0" w:space="0" w:color="auto"/>
        <w:bottom w:val="none" w:sz="0" w:space="0" w:color="auto"/>
        <w:right w:val="none" w:sz="0" w:space="0" w:color="auto"/>
      </w:divBdr>
    </w:div>
    <w:div w:id="1058014767">
      <w:marLeft w:val="640"/>
      <w:marRight w:val="0"/>
      <w:marTop w:val="0"/>
      <w:marBottom w:val="0"/>
      <w:divBdr>
        <w:top w:val="none" w:sz="0" w:space="0" w:color="auto"/>
        <w:left w:val="none" w:sz="0" w:space="0" w:color="auto"/>
        <w:bottom w:val="none" w:sz="0" w:space="0" w:color="auto"/>
        <w:right w:val="none" w:sz="0" w:space="0" w:color="auto"/>
      </w:divBdr>
    </w:div>
    <w:div w:id="1058018300">
      <w:marLeft w:val="640"/>
      <w:marRight w:val="0"/>
      <w:marTop w:val="0"/>
      <w:marBottom w:val="0"/>
      <w:divBdr>
        <w:top w:val="none" w:sz="0" w:space="0" w:color="auto"/>
        <w:left w:val="none" w:sz="0" w:space="0" w:color="auto"/>
        <w:bottom w:val="none" w:sz="0" w:space="0" w:color="auto"/>
        <w:right w:val="none" w:sz="0" w:space="0" w:color="auto"/>
      </w:divBdr>
    </w:div>
    <w:div w:id="1058094575">
      <w:marLeft w:val="640"/>
      <w:marRight w:val="0"/>
      <w:marTop w:val="0"/>
      <w:marBottom w:val="0"/>
      <w:divBdr>
        <w:top w:val="none" w:sz="0" w:space="0" w:color="auto"/>
        <w:left w:val="none" w:sz="0" w:space="0" w:color="auto"/>
        <w:bottom w:val="none" w:sz="0" w:space="0" w:color="auto"/>
        <w:right w:val="none" w:sz="0" w:space="0" w:color="auto"/>
      </w:divBdr>
    </w:div>
    <w:div w:id="1058167121">
      <w:marLeft w:val="640"/>
      <w:marRight w:val="0"/>
      <w:marTop w:val="0"/>
      <w:marBottom w:val="0"/>
      <w:divBdr>
        <w:top w:val="none" w:sz="0" w:space="0" w:color="auto"/>
        <w:left w:val="none" w:sz="0" w:space="0" w:color="auto"/>
        <w:bottom w:val="none" w:sz="0" w:space="0" w:color="auto"/>
        <w:right w:val="none" w:sz="0" w:space="0" w:color="auto"/>
      </w:divBdr>
    </w:div>
    <w:div w:id="1058438848">
      <w:marLeft w:val="640"/>
      <w:marRight w:val="0"/>
      <w:marTop w:val="0"/>
      <w:marBottom w:val="0"/>
      <w:divBdr>
        <w:top w:val="none" w:sz="0" w:space="0" w:color="auto"/>
        <w:left w:val="none" w:sz="0" w:space="0" w:color="auto"/>
        <w:bottom w:val="none" w:sz="0" w:space="0" w:color="auto"/>
        <w:right w:val="none" w:sz="0" w:space="0" w:color="auto"/>
      </w:divBdr>
    </w:div>
    <w:div w:id="1058624757">
      <w:marLeft w:val="640"/>
      <w:marRight w:val="0"/>
      <w:marTop w:val="0"/>
      <w:marBottom w:val="0"/>
      <w:divBdr>
        <w:top w:val="none" w:sz="0" w:space="0" w:color="auto"/>
        <w:left w:val="none" w:sz="0" w:space="0" w:color="auto"/>
        <w:bottom w:val="none" w:sz="0" w:space="0" w:color="auto"/>
        <w:right w:val="none" w:sz="0" w:space="0" w:color="auto"/>
      </w:divBdr>
    </w:div>
    <w:div w:id="1058748486">
      <w:marLeft w:val="640"/>
      <w:marRight w:val="0"/>
      <w:marTop w:val="0"/>
      <w:marBottom w:val="0"/>
      <w:divBdr>
        <w:top w:val="none" w:sz="0" w:space="0" w:color="auto"/>
        <w:left w:val="none" w:sz="0" w:space="0" w:color="auto"/>
        <w:bottom w:val="none" w:sz="0" w:space="0" w:color="auto"/>
        <w:right w:val="none" w:sz="0" w:space="0" w:color="auto"/>
      </w:divBdr>
    </w:div>
    <w:div w:id="1058820443">
      <w:marLeft w:val="640"/>
      <w:marRight w:val="0"/>
      <w:marTop w:val="0"/>
      <w:marBottom w:val="0"/>
      <w:divBdr>
        <w:top w:val="none" w:sz="0" w:space="0" w:color="auto"/>
        <w:left w:val="none" w:sz="0" w:space="0" w:color="auto"/>
        <w:bottom w:val="none" w:sz="0" w:space="0" w:color="auto"/>
        <w:right w:val="none" w:sz="0" w:space="0" w:color="auto"/>
      </w:divBdr>
    </w:div>
    <w:div w:id="1058825207">
      <w:marLeft w:val="640"/>
      <w:marRight w:val="0"/>
      <w:marTop w:val="0"/>
      <w:marBottom w:val="0"/>
      <w:divBdr>
        <w:top w:val="none" w:sz="0" w:space="0" w:color="auto"/>
        <w:left w:val="none" w:sz="0" w:space="0" w:color="auto"/>
        <w:bottom w:val="none" w:sz="0" w:space="0" w:color="auto"/>
        <w:right w:val="none" w:sz="0" w:space="0" w:color="auto"/>
      </w:divBdr>
    </w:div>
    <w:div w:id="1058893555">
      <w:marLeft w:val="640"/>
      <w:marRight w:val="0"/>
      <w:marTop w:val="0"/>
      <w:marBottom w:val="0"/>
      <w:divBdr>
        <w:top w:val="none" w:sz="0" w:space="0" w:color="auto"/>
        <w:left w:val="none" w:sz="0" w:space="0" w:color="auto"/>
        <w:bottom w:val="none" w:sz="0" w:space="0" w:color="auto"/>
        <w:right w:val="none" w:sz="0" w:space="0" w:color="auto"/>
      </w:divBdr>
    </w:div>
    <w:div w:id="1058896678">
      <w:marLeft w:val="640"/>
      <w:marRight w:val="0"/>
      <w:marTop w:val="0"/>
      <w:marBottom w:val="0"/>
      <w:divBdr>
        <w:top w:val="none" w:sz="0" w:space="0" w:color="auto"/>
        <w:left w:val="none" w:sz="0" w:space="0" w:color="auto"/>
        <w:bottom w:val="none" w:sz="0" w:space="0" w:color="auto"/>
        <w:right w:val="none" w:sz="0" w:space="0" w:color="auto"/>
      </w:divBdr>
    </w:div>
    <w:div w:id="1058942397">
      <w:marLeft w:val="640"/>
      <w:marRight w:val="0"/>
      <w:marTop w:val="0"/>
      <w:marBottom w:val="0"/>
      <w:divBdr>
        <w:top w:val="none" w:sz="0" w:space="0" w:color="auto"/>
        <w:left w:val="none" w:sz="0" w:space="0" w:color="auto"/>
        <w:bottom w:val="none" w:sz="0" w:space="0" w:color="auto"/>
        <w:right w:val="none" w:sz="0" w:space="0" w:color="auto"/>
      </w:divBdr>
    </w:div>
    <w:div w:id="1059129292">
      <w:marLeft w:val="640"/>
      <w:marRight w:val="0"/>
      <w:marTop w:val="0"/>
      <w:marBottom w:val="0"/>
      <w:divBdr>
        <w:top w:val="none" w:sz="0" w:space="0" w:color="auto"/>
        <w:left w:val="none" w:sz="0" w:space="0" w:color="auto"/>
        <w:bottom w:val="none" w:sz="0" w:space="0" w:color="auto"/>
        <w:right w:val="none" w:sz="0" w:space="0" w:color="auto"/>
      </w:divBdr>
    </w:div>
    <w:div w:id="1059132232">
      <w:marLeft w:val="640"/>
      <w:marRight w:val="0"/>
      <w:marTop w:val="0"/>
      <w:marBottom w:val="0"/>
      <w:divBdr>
        <w:top w:val="none" w:sz="0" w:space="0" w:color="auto"/>
        <w:left w:val="none" w:sz="0" w:space="0" w:color="auto"/>
        <w:bottom w:val="none" w:sz="0" w:space="0" w:color="auto"/>
        <w:right w:val="none" w:sz="0" w:space="0" w:color="auto"/>
      </w:divBdr>
    </w:div>
    <w:div w:id="1059135631">
      <w:marLeft w:val="640"/>
      <w:marRight w:val="0"/>
      <w:marTop w:val="0"/>
      <w:marBottom w:val="0"/>
      <w:divBdr>
        <w:top w:val="none" w:sz="0" w:space="0" w:color="auto"/>
        <w:left w:val="none" w:sz="0" w:space="0" w:color="auto"/>
        <w:bottom w:val="none" w:sz="0" w:space="0" w:color="auto"/>
        <w:right w:val="none" w:sz="0" w:space="0" w:color="auto"/>
      </w:divBdr>
    </w:div>
    <w:div w:id="1059209181">
      <w:marLeft w:val="640"/>
      <w:marRight w:val="0"/>
      <w:marTop w:val="0"/>
      <w:marBottom w:val="0"/>
      <w:divBdr>
        <w:top w:val="none" w:sz="0" w:space="0" w:color="auto"/>
        <w:left w:val="none" w:sz="0" w:space="0" w:color="auto"/>
        <w:bottom w:val="none" w:sz="0" w:space="0" w:color="auto"/>
        <w:right w:val="none" w:sz="0" w:space="0" w:color="auto"/>
      </w:divBdr>
    </w:div>
    <w:div w:id="1059327045">
      <w:marLeft w:val="640"/>
      <w:marRight w:val="0"/>
      <w:marTop w:val="0"/>
      <w:marBottom w:val="0"/>
      <w:divBdr>
        <w:top w:val="none" w:sz="0" w:space="0" w:color="auto"/>
        <w:left w:val="none" w:sz="0" w:space="0" w:color="auto"/>
        <w:bottom w:val="none" w:sz="0" w:space="0" w:color="auto"/>
        <w:right w:val="none" w:sz="0" w:space="0" w:color="auto"/>
      </w:divBdr>
    </w:div>
    <w:div w:id="1059327770">
      <w:marLeft w:val="640"/>
      <w:marRight w:val="0"/>
      <w:marTop w:val="0"/>
      <w:marBottom w:val="0"/>
      <w:divBdr>
        <w:top w:val="none" w:sz="0" w:space="0" w:color="auto"/>
        <w:left w:val="none" w:sz="0" w:space="0" w:color="auto"/>
        <w:bottom w:val="none" w:sz="0" w:space="0" w:color="auto"/>
        <w:right w:val="none" w:sz="0" w:space="0" w:color="auto"/>
      </w:divBdr>
    </w:div>
    <w:div w:id="1059330308">
      <w:marLeft w:val="640"/>
      <w:marRight w:val="0"/>
      <w:marTop w:val="0"/>
      <w:marBottom w:val="0"/>
      <w:divBdr>
        <w:top w:val="none" w:sz="0" w:space="0" w:color="auto"/>
        <w:left w:val="none" w:sz="0" w:space="0" w:color="auto"/>
        <w:bottom w:val="none" w:sz="0" w:space="0" w:color="auto"/>
        <w:right w:val="none" w:sz="0" w:space="0" w:color="auto"/>
      </w:divBdr>
    </w:div>
    <w:div w:id="1059401523">
      <w:marLeft w:val="640"/>
      <w:marRight w:val="0"/>
      <w:marTop w:val="0"/>
      <w:marBottom w:val="0"/>
      <w:divBdr>
        <w:top w:val="none" w:sz="0" w:space="0" w:color="auto"/>
        <w:left w:val="none" w:sz="0" w:space="0" w:color="auto"/>
        <w:bottom w:val="none" w:sz="0" w:space="0" w:color="auto"/>
        <w:right w:val="none" w:sz="0" w:space="0" w:color="auto"/>
      </w:divBdr>
    </w:div>
    <w:div w:id="1059406022">
      <w:marLeft w:val="640"/>
      <w:marRight w:val="0"/>
      <w:marTop w:val="0"/>
      <w:marBottom w:val="0"/>
      <w:divBdr>
        <w:top w:val="none" w:sz="0" w:space="0" w:color="auto"/>
        <w:left w:val="none" w:sz="0" w:space="0" w:color="auto"/>
        <w:bottom w:val="none" w:sz="0" w:space="0" w:color="auto"/>
        <w:right w:val="none" w:sz="0" w:space="0" w:color="auto"/>
      </w:divBdr>
    </w:div>
    <w:div w:id="1059547458">
      <w:marLeft w:val="640"/>
      <w:marRight w:val="0"/>
      <w:marTop w:val="0"/>
      <w:marBottom w:val="0"/>
      <w:divBdr>
        <w:top w:val="none" w:sz="0" w:space="0" w:color="auto"/>
        <w:left w:val="none" w:sz="0" w:space="0" w:color="auto"/>
        <w:bottom w:val="none" w:sz="0" w:space="0" w:color="auto"/>
        <w:right w:val="none" w:sz="0" w:space="0" w:color="auto"/>
      </w:divBdr>
    </w:div>
    <w:div w:id="1059668895">
      <w:marLeft w:val="640"/>
      <w:marRight w:val="0"/>
      <w:marTop w:val="0"/>
      <w:marBottom w:val="0"/>
      <w:divBdr>
        <w:top w:val="none" w:sz="0" w:space="0" w:color="auto"/>
        <w:left w:val="none" w:sz="0" w:space="0" w:color="auto"/>
        <w:bottom w:val="none" w:sz="0" w:space="0" w:color="auto"/>
        <w:right w:val="none" w:sz="0" w:space="0" w:color="auto"/>
      </w:divBdr>
    </w:div>
    <w:div w:id="1059744655">
      <w:marLeft w:val="640"/>
      <w:marRight w:val="0"/>
      <w:marTop w:val="0"/>
      <w:marBottom w:val="0"/>
      <w:divBdr>
        <w:top w:val="none" w:sz="0" w:space="0" w:color="auto"/>
        <w:left w:val="none" w:sz="0" w:space="0" w:color="auto"/>
        <w:bottom w:val="none" w:sz="0" w:space="0" w:color="auto"/>
        <w:right w:val="none" w:sz="0" w:space="0" w:color="auto"/>
      </w:divBdr>
    </w:div>
    <w:div w:id="1059745873">
      <w:marLeft w:val="640"/>
      <w:marRight w:val="0"/>
      <w:marTop w:val="0"/>
      <w:marBottom w:val="0"/>
      <w:divBdr>
        <w:top w:val="none" w:sz="0" w:space="0" w:color="auto"/>
        <w:left w:val="none" w:sz="0" w:space="0" w:color="auto"/>
        <w:bottom w:val="none" w:sz="0" w:space="0" w:color="auto"/>
        <w:right w:val="none" w:sz="0" w:space="0" w:color="auto"/>
      </w:divBdr>
    </w:div>
    <w:div w:id="1059785426">
      <w:marLeft w:val="640"/>
      <w:marRight w:val="0"/>
      <w:marTop w:val="0"/>
      <w:marBottom w:val="0"/>
      <w:divBdr>
        <w:top w:val="none" w:sz="0" w:space="0" w:color="auto"/>
        <w:left w:val="none" w:sz="0" w:space="0" w:color="auto"/>
        <w:bottom w:val="none" w:sz="0" w:space="0" w:color="auto"/>
        <w:right w:val="none" w:sz="0" w:space="0" w:color="auto"/>
      </w:divBdr>
    </w:div>
    <w:div w:id="1059859646">
      <w:marLeft w:val="640"/>
      <w:marRight w:val="0"/>
      <w:marTop w:val="0"/>
      <w:marBottom w:val="0"/>
      <w:divBdr>
        <w:top w:val="none" w:sz="0" w:space="0" w:color="auto"/>
        <w:left w:val="none" w:sz="0" w:space="0" w:color="auto"/>
        <w:bottom w:val="none" w:sz="0" w:space="0" w:color="auto"/>
        <w:right w:val="none" w:sz="0" w:space="0" w:color="auto"/>
      </w:divBdr>
    </w:div>
    <w:div w:id="1059937818">
      <w:marLeft w:val="640"/>
      <w:marRight w:val="0"/>
      <w:marTop w:val="0"/>
      <w:marBottom w:val="0"/>
      <w:divBdr>
        <w:top w:val="none" w:sz="0" w:space="0" w:color="auto"/>
        <w:left w:val="none" w:sz="0" w:space="0" w:color="auto"/>
        <w:bottom w:val="none" w:sz="0" w:space="0" w:color="auto"/>
        <w:right w:val="none" w:sz="0" w:space="0" w:color="auto"/>
      </w:divBdr>
    </w:div>
    <w:div w:id="1060398623">
      <w:marLeft w:val="640"/>
      <w:marRight w:val="0"/>
      <w:marTop w:val="0"/>
      <w:marBottom w:val="0"/>
      <w:divBdr>
        <w:top w:val="none" w:sz="0" w:space="0" w:color="auto"/>
        <w:left w:val="none" w:sz="0" w:space="0" w:color="auto"/>
        <w:bottom w:val="none" w:sz="0" w:space="0" w:color="auto"/>
        <w:right w:val="none" w:sz="0" w:space="0" w:color="auto"/>
      </w:divBdr>
    </w:div>
    <w:div w:id="1060403941">
      <w:marLeft w:val="640"/>
      <w:marRight w:val="0"/>
      <w:marTop w:val="0"/>
      <w:marBottom w:val="0"/>
      <w:divBdr>
        <w:top w:val="none" w:sz="0" w:space="0" w:color="auto"/>
        <w:left w:val="none" w:sz="0" w:space="0" w:color="auto"/>
        <w:bottom w:val="none" w:sz="0" w:space="0" w:color="auto"/>
        <w:right w:val="none" w:sz="0" w:space="0" w:color="auto"/>
      </w:divBdr>
    </w:div>
    <w:div w:id="1060595144">
      <w:marLeft w:val="640"/>
      <w:marRight w:val="0"/>
      <w:marTop w:val="0"/>
      <w:marBottom w:val="0"/>
      <w:divBdr>
        <w:top w:val="none" w:sz="0" w:space="0" w:color="auto"/>
        <w:left w:val="none" w:sz="0" w:space="0" w:color="auto"/>
        <w:bottom w:val="none" w:sz="0" w:space="0" w:color="auto"/>
        <w:right w:val="none" w:sz="0" w:space="0" w:color="auto"/>
      </w:divBdr>
    </w:div>
    <w:div w:id="1060595479">
      <w:marLeft w:val="640"/>
      <w:marRight w:val="0"/>
      <w:marTop w:val="0"/>
      <w:marBottom w:val="0"/>
      <w:divBdr>
        <w:top w:val="none" w:sz="0" w:space="0" w:color="auto"/>
        <w:left w:val="none" w:sz="0" w:space="0" w:color="auto"/>
        <w:bottom w:val="none" w:sz="0" w:space="0" w:color="auto"/>
        <w:right w:val="none" w:sz="0" w:space="0" w:color="auto"/>
      </w:divBdr>
    </w:div>
    <w:div w:id="1060636642">
      <w:marLeft w:val="640"/>
      <w:marRight w:val="0"/>
      <w:marTop w:val="0"/>
      <w:marBottom w:val="0"/>
      <w:divBdr>
        <w:top w:val="none" w:sz="0" w:space="0" w:color="auto"/>
        <w:left w:val="none" w:sz="0" w:space="0" w:color="auto"/>
        <w:bottom w:val="none" w:sz="0" w:space="0" w:color="auto"/>
        <w:right w:val="none" w:sz="0" w:space="0" w:color="auto"/>
      </w:divBdr>
    </w:div>
    <w:div w:id="1060711834">
      <w:marLeft w:val="640"/>
      <w:marRight w:val="0"/>
      <w:marTop w:val="0"/>
      <w:marBottom w:val="0"/>
      <w:divBdr>
        <w:top w:val="none" w:sz="0" w:space="0" w:color="auto"/>
        <w:left w:val="none" w:sz="0" w:space="0" w:color="auto"/>
        <w:bottom w:val="none" w:sz="0" w:space="0" w:color="auto"/>
        <w:right w:val="none" w:sz="0" w:space="0" w:color="auto"/>
      </w:divBdr>
    </w:div>
    <w:div w:id="1060713889">
      <w:marLeft w:val="640"/>
      <w:marRight w:val="0"/>
      <w:marTop w:val="0"/>
      <w:marBottom w:val="0"/>
      <w:divBdr>
        <w:top w:val="none" w:sz="0" w:space="0" w:color="auto"/>
        <w:left w:val="none" w:sz="0" w:space="0" w:color="auto"/>
        <w:bottom w:val="none" w:sz="0" w:space="0" w:color="auto"/>
        <w:right w:val="none" w:sz="0" w:space="0" w:color="auto"/>
      </w:divBdr>
    </w:div>
    <w:div w:id="1060715190">
      <w:marLeft w:val="640"/>
      <w:marRight w:val="0"/>
      <w:marTop w:val="0"/>
      <w:marBottom w:val="0"/>
      <w:divBdr>
        <w:top w:val="none" w:sz="0" w:space="0" w:color="auto"/>
        <w:left w:val="none" w:sz="0" w:space="0" w:color="auto"/>
        <w:bottom w:val="none" w:sz="0" w:space="0" w:color="auto"/>
        <w:right w:val="none" w:sz="0" w:space="0" w:color="auto"/>
      </w:divBdr>
    </w:div>
    <w:div w:id="1060715473">
      <w:marLeft w:val="640"/>
      <w:marRight w:val="0"/>
      <w:marTop w:val="0"/>
      <w:marBottom w:val="0"/>
      <w:divBdr>
        <w:top w:val="none" w:sz="0" w:space="0" w:color="auto"/>
        <w:left w:val="none" w:sz="0" w:space="0" w:color="auto"/>
        <w:bottom w:val="none" w:sz="0" w:space="0" w:color="auto"/>
        <w:right w:val="none" w:sz="0" w:space="0" w:color="auto"/>
      </w:divBdr>
    </w:div>
    <w:div w:id="1060786790">
      <w:marLeft w:val="640"/>
      <w:marRight w:val="0"/>
      <w:marTop w:val="0"/>
      <w:marBottom w:val="0"/>
      <w:divBdr>
        <w:top w:val="none" w:sz="0" w:space="0" w:color="auto"/>
        <w:left w:val="none" w:sz="0" w:space="0" w:color="auto"/>
        <w:bottom w:val="none" w:sz="0" w:space="0" w:color="auto"/>
        <w:right w:val="none" w:sz="0" w:space="0" w:color="auto"/>
      </w:divBdr>
    </w:div>
    <w:div w:id="1060860828">
      <w:marLeft w:val="640"/>
      <w:marRight w:val="0"/>
      <w:marTop w:val="0"/>
      <w:marBottom w:val="0"/>
      <w:divBdr>
        <w:top w:val="none" w:sz="0" w:space="0" w:color="auto"/>
        <w:left w:val="none" w:sz="0" w:space="0" w:color="auto"/>
        <w:bottom w:val="none" w:sz="0" w:space="0" w:color="auto"/>
        <w:right w:val="none" w:sz="0" w:space="0" w:color="auto"/>
      </w:divBdr>
    </w:div>
    <w:div w:id="1060906667">
      <w:marLeft w:val="640"/>
      <w:marRight w:val="0"/>
      <w:marTop w:val="0"/>
      <w:marBottom w:val="0"/>
      <w:divBdr>
        <w:top w:val="none" w:sz="0" w:space="0" w:color="auto"/>
        <w:left w:val="none" w:sz="0" w:space="0" w:color="auto"/>
        <w:bottom w:val="none" w:sz="0" w:space="0" w:color="auto"/>
        <w:right w:val="none" w:sz="0" w:space="0" w:color="auto"/>
      </w:divBdr>
    </w:div>
    <w:div w:id="1061052776">
      <w:marLeft w:val="640"/>
      <w:marRight w:val="0"/>
      <w:marTop w:val="0"/>
      <w:marBottom w:val="0"/>
      <w:divBdr>
        <w:top w:val="none" w:sz="0" w:space="0" w:color="auto"/>
        <w:left w:val="none" w:sz="0" w:space="0" w:color="auto"/>
        <w:bottom w:val="none" w:sz="0" w:space="0" w:color="auto"/>
        <w:right w:val="none" w:sz="0" w:space="0" w:color="auto"/>
      </w:divBdr>
    </w:div>
    <w:div w:id="1061055768">
      <w:marLeft w:val="640"/>
      <w:marRight w:val="0"/>
      <w:marTop w:val="0"/>
      <w:marBottom w:val="0"/>
      <w:divBdr>
        <w:top w:val="none" w:sz="0" w:space="0" w:color="auto"/>
        <w:left w:val="none" w:sz="0" w:space="0" w:color="auto"/>
        <w:bottom w:val="none" w:sz="0" w:space="0" w:color="auto"/>
        <w:right w:val="none" w:sz="0" w:space="0" w:color="auto"/>
      </w:divBdr>
    </w:div>
    <w:div w:id="1061094650">
      <w:marLeft w:val="480"/>
      <w:marRight w:val="0"/>
      <w:marTop w:val="0"/>
      <w:marBottom w:val="0"/>
      <w:divBdr>
        <w:top w:val="none" w:sz="0" w:space="0" w:color="auto"/>
        <w:left w:val="none" w:sz="0" w:space="0" w:color="auto"/>
        <w:bottom w:val="none" w:sz="0" w:space="0" w:color="auto"/>
        <w:right w:val="none" w:sz="0" w:space="0" w:color="auto"/>
      </w:divBdr>
    </w:div>
    <w:div w:id="1061169561">
      <w:marLeft w:val="640"/>
      <w:marRight w:val="0"/>
      <w:marTop w:val="0"/>
      <w:marBottom w:val="0"/>
      <w:divBdr>
        <w:top w:val="none" w:sz="0" w:space="0" w:color="auto"/>
        <w:left w:val="none" w:sz="0" w:space="0" w:color="auto"/>
        <w:bottom w:val="none" w:sz="0" w:space="0" w:color="auto"/>
        <w:right w:val="none" w:sz="0" w:space="0" w:color="auto"/>
      </w:divBdr>
    </w:div>
    <w:div w:id="1061244783">
      <w:marLeft w:val="640"/>
      <w:marRight w:val="0"/>
      <w:marTop w:val="0"/>
      <w:marBottom w:val="0"/>
      <w:divBdr>
        <w:top w:val="none" w:sz="0" w:space="0" w:color="auto"/>
        <w:left w:val="none" w:sz="0" w:space="0" w:color="auto"/>
        <w:bottom w:val="none" w:sz="0" w:space="0" w:color="auto"/>
        <w:right w:val="none" w:sz="0" w:space="0" w:color="auto"/>
      </w:divBdr>
    </w:div>
    <w:div w:id="1061246738">
      <w:marLeft w:val="640"/>
      <w:marRight w:val="0"/>
      <w:marTop w:val="0"/>
      <w:marBottom w:val="0"/>
      <w:divBdr>
        <w:top w:val="none" w:sz="0" w:space="0" w:color="auto"/>
        <w:left w:val="none" w:sz="0" w:space="0" w:color="auto"/>
        <w:bottom w:val="none" w:sz="0" w:space="0" w:color="auto"/>
        <w:right w:val="none" w:sz="0" w:space="0" w:color="auto"/>
      </w:divBdr>
    </w:div>
    <w:div w:id="1061443061">
      <w:marLeft w:val="640"/>
      <w:marRight w:val="0"/>
      <w:marTop w:val="0"/>
      <w:marBottom w:val="0"/>
      <w:divBdr>
        <w:top w:val="none" w:sz="0" w:space="0" w:color="auto"/>
        <w:left w:val="none" w:sz="0" w:space="0" w:color="auto"/>
        <w:bottom w:val="none" w:sz="0" w:space="0" w:color="auto"/>
        <w:right w:val="none" w:sz="0" w:space="0" w:color="auto"/>
      </w:divBdr>
    </w:div>
    <w:div w:id="1061446677">
      <w:marLeft w:val="640"/>
      <w:marRight w:val="0"/>
      <w:marTop w:val="0"/>
      <w:marBottom w:val="0"/>
      <w:divBdr>
        <w:top w:val="none" w:sz="0" w:space="0" w:color="auto"/>
        <w:left w:val="none" w:sz="0" w:space="0" w:color="auto"/>
        <w:bottom w:val="none" w:sz="0" w:space="0" w:color="auto"/>
        <w:right w:val="none" w:sz="0" w:space="0" w:color="auto"/>
      </w:divBdr>
    </w:div>
    <w:div w:id="1061516148">
      <w:marLeft w:val="640"/>
      <w:marRight w:val="0"/>
      <w:marTop w:val="0"/>
      <w:marBottom w:val="0"/>
      <w:divBdr>
        <w:top w:val="none" w:sz="0" w:space="0" w:color="auto"/>
        <w:left w:val="none" w:sz="0" w:space="0" w:color="auto"/>
        <w:bottom w:val="none" w:sz="0" w:space="0" w:color="auto"/>
        <w:right w:val="none" w:sz="0" w:space="0" w:color="auto"/>
      </w:divBdr>
    </w:div>
    <w:div w:id="1061560619">
      <w:marLeft w:val="640"/>
      <w:marRight w:val="0"/>
      <w:marTop w:val="0"/>
      <w:marBottom w:val="0"/>
      <w:divBdr>
        <w:top w:val="none" w:sz="0" w:space="0" w:color="auto"/>
        <w:left w:val="none" w:sz="0" w:space="0" w:color="auto"/>
        <w:bottom w:val="none" w:sz="0" w:space="0" w:color="auto"/>
        <w:right w:val="none" w:sz="0" w:space="0" w:color="auto"/>
      </w:divBdr>
    </w:div>
    <w:div w:id="1061633975">
      <w:marLeft w:val="640"/>
      <w:marRight w:val="0"/>
      <w:marTop w:val="0"/>
      <w:marBottom w:val="0"/>
      <w:divBdr>
        <w:top w:val="none" w:sz="0" w:space="0" w:color="auto"/>
        <w:left w:val="none" w:sz="0" w:space="0" w:color="auto"/>
        <w:bottom w:val="none" w:sz="0" w:space="0" w:color="auto"/>
        <w:right w:val="none" w:sz="0" w:space="0" w:color="auto"/>
      </w:divBdr>
    </w:div>
    <w:div w:id="1061754056">
      <w:marLeft w:val="640"/>
      <w:marRight w:val="0"/>
      <w:marTop w:val="0"/>
      <w:marBottom w:val="0"/>
      <w:divBdr>
        <w:top w:val="none" w:sz="0" w:space="0" w:color="auto"/>
        <w:left w:val="none" w:sz="0" w:space="0" w:color="auto"/>
        <w:bottom w:val="none" w:sz="0" w:space="0" w:color="auto"/>
        <w:right w:val="none" w:sz="0" w:space="0" w:color="auto"/>
      </w:divBdr>
    </w:div>
    <w:div w:id="1061755784">
      <w:marLeft w:val="640"/>
      <w:marRight w:val="0"/>
      <w:marTop w:val="0"/>
      <w:marBottom w:val="0"/>
      <w:divBdr>
        <w:top w:val="none" w:sz="0" w:space="0" w:color="auto"/>
        <w:left w:val="none" w:sz="0" w:space="0" w:color="auto"/>
        <w:bottom w:val="none" w:sz="0" w:space="0" w:color="auto"/>
        <w:right w:val="none" w:sz="0" w:space="0" w:color="auto"/>
      </w:divBdr>
    </w:div>
    <w:div w:id="1061827327">
      <w:marLeft w:val="640"/>
      <w:marRight w:val="0"/>
      <w:marTop w:val="0"/>
      <w:marBottom w:val="0"/>
      <w:divBdr>
        <w:top w:val="none" w:sz="0" w:space="0" w:color="auto"/>
        <w:left w:val="none" w:sz="0" w:space="0" w:color="auto"/>
        <w:bottom w:val="none" w:sz="0" w:space="0" w:color="auto"/>
        <w:right w:val="none" w:sz="0" w:space="0" w:color="auto"/>
      </w:divBdr>
    </w:div>
    <w:div w:id="1061831905">
      <w:marLeft w:val="640"/>
      <w:marRight w:val="0"/>
      <w:marTop w:val="0"/>
      <w:marBottom w:val="0"/>
      <w:divBdr>
        <w:top w:val="none" w:sz="0" w:space="0" w:color="auto"/>
        <w:left w:val="none" w:sz="0" w:space="0" w:color="auto"/>
        <w:bottom w:val="none" w:sz="0" w:space="0" w:color="auto"/>
        <w:right w:val="none" w:sz="0" w:space="0" w:color="auto"/>
      </w:divBdr>
    </w:div>
    <w:div w:id="1062169388">
      <w:marLeft w:val="640"/>
      <w:marRight w:val="0"/>
      <w:marTop w:val="0"/>
      <w:marBottom w:val="0"/>
      <w:divBdr>
        <w:top w:val="none" w:sz="0" w:space="0" w:color="auto"/>
        <w:left w:val="none" w:sz="0" w:space="0" w:color="auto"/>
        <w:bottom w:val="none" w:sz="0" w:space="0" w:color="auto"/>
        <w:right w:val="none" w:sz="0" w:space="0" w:color="auto"/>
      </w:divBdr>
    </w:div>
    <w:div w:id="1062172577">
      <w:marLeft w:val="640"/>
      <w:marRight w:val="0"/>
      <w:marTop w:val="0"/>
      <w:marBottom w:val="0"/>
      <w:divBdr>
        <w:top w:val="none" w:sz="0" w:space="0" w:color="auto"/>
        <w:left w:val="none" w:sz="0" w:space="0" w:color="auto"/>
        <w:bottom w:val="none" w:sz="0" w:space="0" w:color="auto"/>
        <w:right w:val="none" w:sz="0" w:space="0" w:color="auto"/>
      </w:divBdr>
    </w:div>
    <w:div w:id="1062286621">
      <w:marLeft w:val="640"/>
      <w:marRight w:val="0"/>
      <w:marTop w:val="0"/>
      <w:marBottom w:val="0"/>
      <w:divBdr>
        <w:top w:val="none" w:sz="0" w:space="0" w:color="auto"/>
        <w:left w:val="none" w:sz="0" w:space="0" w:color="auto"/>
        <w:bottom w:val="none" w:sz="0" w:space="0" w:color="auto"/>
        <w:right w:val="none" w:sz="0" w:space="0" w:color="auto"/>
      </w:divBdr>
    </w:div>
    <w:div w:id="1062289687">
      <w:marLeft w:val="640"/>
      <w:marRight w:val="0"/>
      <w:marTop w:val="0"/>
      <w:marBottom w:val="0"/>
      <w:divBdr>
        <w:top w:val="none" w:sz="0" w:space="0" w:color="auto"/>
        <w:left w:val="none" w:sz="0" w:space="0" w:color="auto"/>
        <w:bottom w:val="none" w:sz="0" w:space="0" w:color="auto"/>
        <w:right w:val="none" w:sz="0" w:space="0" w:color="auto"/>
      </w:divBdr>
    </w:div>
    <w:div w:id="1062290078">
      <w:marLeft w:val="640"/>
      <w:marRight w:val="0"/>
      <w:marTop w:val="0"/>
      <w:marBottom w:val="0"/>
      <w:divBdr>
        <w:top w:val="none" w:sz="0" w:space="0" w:color="auto"/>
        <w:left w:val="none" w:sz="0" w:space="0" w:color="auto"/>
        <w:bottom w:val="none" w:sz="0" w:space="0" w:color="auto"/>
        <w:right w:val="none" w:sz="0" w:space="0" w:color="auto"/>
      </w:divBdr>
    </w:div>
    <w:div w:id="1062294442">
      <w:marLeft w:val="640"/>
      <w:marRight w:val="0"/>
      <w:marTop w:val="0"/>
      <w:marBottom w:val="0"/>
      <w:divBdr>
        <w:top w:val="none" w:sz="0" w:space="0" w:color="auto"/>
        <w:left w:val="none" w:sz="0" w:space="0" w:color="auto"/>
        <w:bottom w:val="none" w:sz="0" w:space="0" w:color="auto"/>
        <w:right w:val="none" w:sz="0" w:space="0" w:color="auto"/>
      </w:divBdr>
    </w:div>
    <w:div w:id="1062484979">
      <w:marLeft w:val="640"/>
      <w:marRight w:val="0"/>
      <w:marTop w:val="0"/>
      <w:marBottom w:val="0"/>
      <w:divBdr>
        <w:top w:val="none" w:sz="0" w:space="0" w:color="auto"/>
        <w:left w:val="none" w:sz="0" w:space="0" w:color="auto"/>
        <w:bottom w:val="none" w:sz="0" w:space="0" w:color="auto"/>
        <w:right w:val="none" w:sz="0" w:space="0" w:color="auto"/>
      </w:divBdr>
    </w:div>
    <w:div w:id="1062558767">
      <w:marLeft w:val="640"/>
      <w:marRight w:val="0"/>
      <w:marTop w:val="0"/>
      <w:marBottom w:val="0"/>
      <w:divBdr>
        <w:top w:val="none" w:sz="0" w:space="0" w:color="auto"/>
        <w:left w:val="none" w:sz="0" w:space="0" w:color="auto"/>
        <w:bottom w:val="none" w:sz="0" w:space="0" w:color="auto"/>
        <w:right w:val="none" w:sz="0" w:space="0" w:color="auto"/>
      </w:divBdr>
    </w:div>
    <w:div w:id="1062561180">
      <w:marLeft w:val="640"/>
      <w:marRight w:val="0"/>
      <w:marTop w:val="0"/>
      <w:marBottom w:val="0"/>
      <w:divBdr>
        <w:top w:val="none" w:sz="0" w:space="0" w:color="auto"/>
        <w:left w:val="none" w:sz="0" w:space="0" w:color="auto"/>
        <w:bottom w:val="none" w:sz="0" w:space="0" w:color="auto"/>
        <w:right w:val="none" w:sz="0" w:space="0" w:color="auto"/>
      </w:divBdr>
    </w:div>
    <w:div w:id="1062630866">
      <w:marLeft w:val="640"/>
      <w:marRight w:val="0"/>
      <w:marTop w:val="0"/>
      <w:marBottom w:val="0"/>
      <w:divBdr>
        <w:top w:val="none" w:sz="0" w:space="0" w:color="auto"/>
        <w:left w:val="none" w:sz="0" w:space="0" w:color="auto"/>
        <w:bottom w:val="none" w:sz="0" w:space="0" w:color="auto"/>
        <w:right w:val="none" w:sz="0" w:space="0" w:color="auto"/>
      </w:divBdr>
    </w:div>
    <w:div w:id="1062632103">
      <w:marLeft w:val="640"/>
      <w:marRight w:val="0"/>
      <w:marTop w:val="0"/>
      <w:marBottom w:val="0"/>
      <w:divBdr>
        <w:top w:val="none" w:sz="0" w:space="0" w:color="auto"/>
        <w:left w:val="none" w:sz="0" w:space="0" w:color="auto"/>
        <w:bottom w:val="none" w:sz="0" w:space="0" w:color="auto"/>
        <w:right w:val="none" w:sz="0" w:space="0" w:color="auto"/>
      </w:divBdr>
    </w:div>
    <w:div w:id="1062756122">
      <w:marLeft w:val="640"/>
      <w:marRight w:val="0"/>
      <w:marTop w:val="0"/>
      <w:marBottom w:val="0"/>
      <w:divBdr>
        <w:top w:val="none" w:sz="0" w:space="0" w:color="auto"/>
        <w:left w:val="none" w:sz="0" w:space="0" w:color="auto"/>
        <w:bottom w:val="none" w:sz="0" w:space="0" w:color="auto"/>
        <w:right w:val="none" w:sz="0" w:space="0" w:color="auto"/>
      </w:divBdr>
    </w:div>
    <w:div w:id="1062824024">
      <w:marLeft w:val="640"/>
      <w:marRight w:val="0"/>
      <w:marTop w:val="0"/>
      <w:marBottom w:val="0"/>
      <w:divBdr>
        <w:top w:val="none" w:sz="0" w:space="0" w:color="auto"/>
        <w:left w:val="none" w:sz="0" w:space="0" w:color="auto"/>
        <w:bottom w:val="none" w:sz="0" w:space="0" w:color="auto"/>
        <w:right w:val="none" w:sz="0" w:space="0" w:color="auto"/>
      </w:divBdr>
    </w:div>
    <w:div w:id="1062947134">
      <w:marLeft w:val="640"/>
      <w:marRight w:val="0"/>
      <w:marTop w:val="0"/>
      <w:marBottom w:val="0"/>
      <w:divBdr>
        <w:top w:val="none" w:sz="0" w:space="0" w:color="auto"/>
        <w:left w:val="none" w:sz="0" w:space="0" w:color="auto"/>
        <w:bottom w:val="none" w:sz="0" w:space="0" w:color="auto"/>
        <w:right w:val="none" w:sz="0" w:space="0" w:color="auto"/>
      </w:divBdr>
    </w:div>
    <w:div w:id="1063017464">
      <w:marLeft w:val="640"/>
      <w:marRight w:val="0"/>
      <w:marTop w:val="0"/>
      <w:marBottom w:val="0"/>
      <w:divBdr>
        <w:top w:val="none" w:sz="0" w:space="0" w:color="auto"/>
        <w:left w:val="none" w:sz="0" w:space="0" w:color="auto"/>
        <w:bottom w:val="none" w:sz="0" w:space="0" w:color="auto"/>
        <w:right w:val="none" w:sz="0" w:space="0" w:color="auto"/>
      </w:divBdr>
    </w:div>
    <w:div w:id="1063022178">
      <w:marLeft w:val="640"/>
      <w:marRight w:val="0"/>
      <w:marTop w:val="0"/>
      <w:marBottom w:val="0"/>
      <w:divBdr>
        <w:top w:val="none" w:sz="0" w:space="0" w:color="auto"/>
        <w:left w:val="none" w:sz="0" w:space="0" w:color="auto"/>
        <w:bottom w:val="none" w:sz="0" w:space="0" w:color="auto"/>
        <w:right w:val="none" w:sz="0" w:space="0" w:color="auto"/>
      </w:divBdr>
    </w:div>
    <w:div w:id="1063061212">
      <w:marLeft w:val="640"/>
      <w:marRight w:val="0"/>
      <w:marTop w:val="0"/>
      <w:marBottom w:val="0"/>
      <w:divBdr>
        <w:top w:val="none" w:sz="0" w:space="0" w:color="auto"/>
        <w:left w:val="none" w:sz="0" w:space="0" w:color="auto"/>
        <w:bottom w:val="none" w:sz="0" w:space="0" w:color="auto"/>
        <w:right w:val="none" w:sz="0" w:space="0" w:color="auto"/>
      </w:divBdr>
    </w:div>
    <w:div w:id="1063061341">
      <w:marLeft w:val="640"/>
      <w:marRight w:val="0"/>
      <w:marTop w:val="0"/>
      <w:marBottom w:val="0"/>
      <w:divBdr>
        <w:top w:val="none" w:sz="0" w:space="0" w:color="auto"/>
        <w:left w:val="none" w:sz="0" w:space="0" w:color="auto"/>
        <w:bottom w:val="none" w:sz="0" w:space="0" w:color="auto"/>
        <w:right w:val="none" w:sz="0" w:space="0" w:color="auto"/>
      </w:divBdr>
    </w:div>
    <w:div w:id="1063066411">
      <w:marLeft w:val="640"/>
      <w:marRight w:val="0"/>
      <w:marTop w:val="0"/>
      <w:marBottom w:val="0"/>
      <w:divBdr>
        <w:top w:val="none" w:sz="0" w:space="0" w:color="auto"/>
        <w:left w:val="none" w:sz="0" w:space="0" w:color="auto"/>
        <w:bottom w:val="none" w:sz="0" w:space="0" w:color="auto"/>
        <w:right w:val="none" w:sz="0" w:space="0" w:color="auto"/>
      </w:divBdr>
    </w:div>
    <w:div w:id="1063137894">
      <w:marLeft w:val="640"/>
      <w:marRight w:val="0"/>
      <w:marTop w:val="0"/>
      <w:marBottom w:val="0"/>
      <w:divBdr>
        <w:top w:val="none" w:sz="0" w:space="0" w:color="auto"/>
        <w:left w:val="none" w:sz="0" w:space="0" w:color="auto"/>
        <w:bottom w:val="none" w:sz="0" w:space="0" w:color="auto"/>
        <w:right w:val="none" w:sz="0" w:space="0" w:color="auto"/>
      </w:divBdr>
    </w:div>
    <w:div w:id="1063142935">
      <w:marLeft w:val="640"/>
      <w:marRight w:val="0"/>
      <w:marTop w:val="0"/>
      <w:marBottom w:val="0"/>
      <w:divBdr>
        <w:top w:val="none" w:sz="0" w:space="0" w:color="auto"/>
        <w:left w:val="none" w:sz="0" w:space="0" w:color="auto"/>
        <w:bottom w:val="none" w:sz="0" w:space="0" w:color="auto"/>
        <w:right w:val="none" w:sz="0" w:space="0" w:color="auto"/>
      </w:divBdr>
    </w:div>
    <w:div w:id="1063143269">
      <w:marLeft w:val="640"/>
      <w:marRight w:val="0"/>
      <w:marTop w:val="0"/>
      <w:marBottom w:val="0"/>
      <w:divBdr>
        <w:top w:val="none" w:sz="0" w:space="0" w:color="auto"/>
        <w:left w:val="none" w:sz="0" w:space="0" w:color="auto"/>
        <w:bottom w:val="none" w:sz="0" w:space="0" w:color="auto"/>
        <w:right w:val="none" w:sz="0" w:space="0" w:color="auto"/>
      </w:divBdr>
    </w:div>
    <w:div w:id="1063287712">
      <w:marLeft w:val="640"/>
      <w:marRight w:val="0"/>
      <w:marTop w:val="0"/>
      <w:marBottom w:val="0"/>
      <w:divBdr>
        <w:top w:val="none" w:sz="0" w:space="0" w:color="auto"/>
        <w:left w:val="none" w:sz="0" w:space="0" w:color="auto"/>
        <w:bottom w:val="none" w:sz="0" w:space="0" w:color="auto"/>
        <w:right w:val="none" w:sz="0" w:space="0" w:color="auto"/>
      </w:divBdr>
    </w:div>
    <w:div w:id="1063332611">
      <w:marLeft w:val="640"/>
      <w:marRight w:val="0"/>
      <w:marTop w:val="0"/>
      <w:marBottom w:val="0"/>
      <w:divBdr>
        <w:top w:val="none" w:sz="0" w:space="0" w:color="auto"/>
        <w:left w:val="none" w:sz="0" w:space="0" w:color="auto"/>
        <w:bottom w:val="none" w:sz="0" w:space="0" w:color="auto"/>
        <w:right w:val="none" w:sz="0" w:space="0" w:color="auto"/>
      </w:divBdr>
    </w:div>
    <w:div w:id="1063335642">
      <w:marLeft w:val="640"/>
      <w:marRight w:val="0"/>
      <w:marTop w:val="0"/>
      <w:marBottom w:val="0"/>
      <w:divBdr>
        <w:top w:val="none" w:sz="0" w:space="0" w:color="auto"/>
        <w:left w:val="none" w:sz="0" w:space="0" w:color="auto"/>
        <w:bottom w:val="none" w:sz="0" w:space="0" w:color="auto"/>
        <w:right w:val="none" w:sz="0" w:space="0" w:color="auto"/>
      </w:divBdr>
    </w:div>
    <w:div w:id="1063485373">
      <w:marLeft w:val="640"/>
      <w:marRight w:val="0"/>
      <w:marTop w:val="0"/>
      <w:marBottom w:val="0"/>
      <w:divBdr>
        <w:top w:val="none" w:sz="0" w:space="0" w:color="auto"/>
        <w:left w:val="none" w:sz="0" w:space="0" w:color="auto"/>
        <w:bottom w:val="none" w:sz="0" w:space="0" w:color="auto"/>
        <w:right w:val="none" w:sz="0" w:space="0" w:color="auto"/>
      </w:divBdr>
    </w:div>
    <w:div w:id="1063678400">
      <w:marLeft w:val="640"/>
      <w:marRight w:val="0"/>
      <w:marTop w:val="0"/>
      <w:marBottom w:val="0"/>
      <w:divBdr>
        <w:top w:val="none" w:sz="0" w:space="0" w:color="auto"/>
        <w:left w:val="none" w:sz="0" w:space="0" w:color="auto"/>
        <w:bottom w:val="none" w:sz="0" w:space="0" w:color="auto"/>
        <w:right w:val="none" w:sz="0" w:space="0" w:color="auto"/>
      </w:divBdr>
    </w:div>
    <w:div w:id="1063716764">
      <w:marLeft w:val="640"/>
      <w:marRight w:val="0"/>
      <w:marTop w:val="0"/>
      <w:marBottom w:val="0"/>
      <w:divBdr>
        <w:top w:val="none" w:sz="0" w:space="0" w:color="auto"/>
        <w:left w:val="none" w:sz="0" w:space="0" w:color="auto"/>
        <w:bottom w:val="none" w:sz="0" w:space="0" w:color="auto"/>
        <w:right w:val="none" w:sz="0" w:space="0" w:color="auto"/>
      </w:divBdr>
    </w:div>
    <w:div w:id="1063870848">
      <w:marLeft w:val="640"/>
      <w:marRight w:val="0"/>
      <w:marTop w:val="0"/>
      <w:marBottom w:val="0"/>
      <w:divBdr>
        <w:top w:val="none" w:sz="0" w:space="0" w:color="auto"/>
        <w:left w:val="none" w:sz="0" w:space="0" w:color="auto"/>
        <w:bottom w:val="none" w:sz="0" w:space="0" w:color="auto"/>
        <w:right w:val="none" w:sz="0" w:space="0" w:color="auto"/>
      </w:divBdr>
    </w:div>
    <w:div w:id="1063870873">
      <w:marLeft w:val="640"/>
      <w:marRight w:val="0"/>
      <w:marTop w:val="0"/>
      <w:marBottom w:val="0"/>
      <w:divBdr>
        <w:top w:val="none" w:sz="0" w:space="0" w:color="auto"/>
        <w:left w:val="none" w:sz="0" w:space="0" w:color="auto"/>
        <w:bottom w:val="none" w:sz="0" w:space="0" w:color="auto"/>
        <w:right w:val="none" w:sz="0" w:space="0" w:color="auto"/>
      </w:divBdr>
    </w:div>
    <w:div w:id="1063917890">
      <w:marLeft w:val="640"/>
      <w:marRight w:val="0"/>
      <w:marTop w:val="0"/>
      <w:marBottom w:val="0"/>
      <w:divBdr>
        <w:top w:val="none" w:sz="0" w:space="0" w:color="auto"/>
        <w:left w:val="none" w:sz="0" w:space="0" w:color="auto"/>
        <w:bottom w:val="none" w:sz="0" w:space="0" w:color="auto"/>
        <w:right w:val="none" w:sz="0" w:space="0" w:color="auto"/>
      </w:divBdr>
    </w:div>
    <w:div w:id="1063989170">
      <w:marLeft w:val="640"/>
      <w:marRight w:val="0"/>
      <w:marTop w:val="0"/>
      <w:marBottom w:val="0"/>
      <w:divBdr>
        <w:top w:val="none" w:sz="0" w:space="0" w:color="auto"/>
        <w:left w:val="none" w:sz="0" w:space="0" w:color="auto"/>
        <w:bottom w:val="none" w:sz="0" w:space="0" w:color="auto"/>
        <w:right w:val="none" w:sz="0" w:space="0" w:color="auto"/>
      </w:divBdr>
    </w:div>
    <w:div w:id="1063992848">
      <w:marLeft w:val="640"/>
      <w:marRight w:val="0"/>
      <w:marTop w:val="0"/>
      <w:marBottom w:val="0"/>
      <w:divBdr>
        <w:top w:val="none" w:sz="0" w:space="0" w:color="auto"/>
        <w:left w:val="none" w:sz="0" w:space="0" w:color="auto"/>
        <w:bottom w:val="none" w:sz="0" w:space="0" w:color="auto"/>
        <w:right w:val="none" w:sz="0" w:space="0" w:color="auto"/>
      </w:divBdr>
    </w:div>
    <w:div w:id="1064180301">
      <w:marLeft w:val="640"/>
      <w:marRight w:val="0"/>
      <w:marTop w:val="0"/>
      <w:marBottom w:val="0"/>
      <w:divBdr>
        <w:top w:val="none" w:sz="0" w:space="0" w:color="auto"/>
        <w:left w:val="none" w:sz="0" w:space="0" w:color="auto"/>
        <w:bottom w:val="none" w:sz="0" w:space="0" w:color="auto"/>
        <w:right w:val="none" w:sz="0" w:space="0" w:color="auto"/>
      </w:divBdr>
    </w:div>
    <w:div w:id="1064184159">
      <w:marLeft w:val="640"/>
      <w:marRight w:val="0"/>
      <w:marTop w:val="0"/>
      <w:marBottom w:val="0"/>
      <w:divBdr>
        <w:top w:val="none" w:sz="0" w:space="0" w:color="auto"/>
        <w:left w:val="none" w:sz="0" w:space="0" w:color="auto"/>
        <w:bottom w:val="none" w:sz="0" w:space="0" w:color="auto"/>
        <w:right w:val="none" w:sz="0" w:space="0" w:color="auto"/>
      </w:divBdr>
    </w:div>
    <w:div w:id="1064185596">
      <w:marLeft w:val="640"/>
      <w:marRight w:val="0"/>
      <w:marTop w:val="0"/>
      <w:marBottom w:val="0"/>
      <w:divBdr>
        <w:top w:val="none" w:sz="0" w:space="0" w:color="auto"/>
        <w:left w:val="none" w:sz="0" w:space="0" w:color="auto"/>
        <w:bottom w:val="none" w:sz="0" w:space="0" w:color="auto"/>
        <w:right w:val="none" w:sz="0" w:space="0" w:color="auto"/>
      </w:divBdr>
    </w:div>
    <w:div w:id="1064257180">
      <w:marLeft w:val="640"/>
      <w:marRight w:val="0"/>
      <w:marTop w:val="0"/>
      <w:marBottom w:val="0"/>
      <w:divBdr>
        <w:top w:val="none" w:sz="0" w:space="0" w:color="auto"/>
        <w:left w:val="none" w:sz="0" w:space="0" w:color="auto"/>
        <w:bottom w:val="none" w:sz="0" w:space="0" w:color="auto"/>
        <w:right w:val="none" w:sz="0" w:space="0" w:color="auto"/>
      </w:divBdr>
    </w:div>
    <w:div w:id="1064258171">
      <w:marLeft w:val="640"/>
      <w:marRight w:val="0"/>
      <w:marTop w:val="0"/>
      <w:marBottom w:val="0"/>
      <w:divBdr>
        <w:top w:val="none" w:sz="0" w:space="0" w:color="auto"/>
        <w:left w:val="none" w:sz="0" w:space="0" w:color="auto"/>
        <w:bottom w:val="none" w:sz="0" w:space="0" w:color="auto"/>
        <w:right w:val="none" w:sz="0" w:space="0" w:color="auto"/>
      </w:divBdr>
    </w:div>
    <w:div w:id="1064327807">
      <w:marLeft w:val="640"/>
      <w:marRight w:val="0"/>
      <w:marTop w:val="0"/>
      <w:marBottom w:val="0"/>
      <w:divBdr>
        <w:top w:val="none" w:sz="0" w:space="0" w:color="auto"/>
        <w:left w:val="none" w:sz="0" w:space="0" w:color="auto"/>
        <w:bottom w:val="none" w:sz="0" w:space="0" w:color="auto"/>
        <w:right w:val="none" w:sz="0" w:space="0" w:color="auto"/>
      </w:divBdr>
    </w:div>
    <w:div w:id="1064336977">
      <w:marLeft w:val="640"/>
      <w:marRight w:val="0"/>
      <w:marTop w:val="0"/>
      <w:marBottom w:val="0"/>
      <w:divBdr>
        <w:top w:val="none" w:sz="0" w:space="0" w:color="auto"/>
        <w:left w:val="none" w:sz="0" w:space="0" w:color="auto"/>
        <w:bottom w:val="none" w:sz="0" w:space="0" w:color="auto"/>
        <w:right w:val="none" w:sz="0" w:space="0" w:color="auto"/>
      </w:divBdr>
    </w:div>
    <w:div w:id="1064377693">
      <w:marLeft w:val="640"/>
      <w:marRight w:val="0"/>
      <w:marTop w:val="0"/>
      <w:marBottom w:val="0"/>
      <w:divBdr>
        <w:top w:val="none" w:sz="0" w:space="0" w:color="auto"/>
        <w:left w:val="none" w:sz="0" w:space="0" w:color="auto"/>
        <w:bottom w:val="none" w:sz="0" w:space="0" w:color="auto"/>
        <w:right w:val="none" w:sz="0" w:space="0" w:color="auto"/>
      </w:divBdr>
    </w:div>
    <w:div w:id="1064447583">
      <w:marLeft w:val="640"/>
      <w:marRight w:val="0"/>
      <w:marTop w:val="0"/>
      <w:marBottom w:val="0"/>
      <w:divBdr>
        <w:top w:val="none" w:sz="0" w:space="0" w:color="auto"/>
        <w:left w:val="none" w:sz="0" w:space="0" w:color="auto"/>
        <w:bottom w:val="none" w:sz="0" w:space="0" w:color="auto"/>
        <w:right w:val="none" w:sz="0" w:space="0" w:color="auto"/>
      </w:divBdr>
    </w:div>
    <w:div w:id="1064453425">
      <w:marLeft w:val="640"/>
      <w:marRight w:val="0"/>
      <w:marTop w:val="0"/>
      <w:marBottom w:val="0"/>
      <w:divBdr>
        <w:top w:val="none" w:sz="0" w:space="0" w:color="auto"/>
        <w:left w:val="none" w:sz="0" w:space="0" w:color="auto"/>
        <w:bottom w:val="none" w:sz="0" w:space="0" w:color="auto"/>
        <w:right w:val="none" w:sz="0" w:space="0" w:color="auto"/>
      </w:divBdr>
    </w:div>
    <w:div w:id="1064453926">
      <w:marLeft w:val="640"/>
      <w:marRight w:val="0"/>
      <w:marTop w:val="0"/>
      <w:marBottom w:val="0"/>
      <w:divBdr>
        <w:top w:val="none" w:sz="0" w:space="0" w:color="auto"/>
        <w:left w:val="none" w:sz="0" w:space="0" w:color="auto"/>
        <w:bottom w:val="none" w:sz="0" w:space="0" w:color="auto"/>
        <w:right w:val="none" w:sz="0" w:space="0" w:color="auto"/>
      </w:divBdr>
    </w:div>
    <w:div w:id="1064597278">
      <w:marLeft w:val="640"/>
      <w:marRight w:val="0"/>
      <w:marTop w:val="0"/>
      <w:marBottom w:val="0"/>
      <w:divBdr>
        <w:top w:val="none" w:sz="0" w:space="0" w:color="auto"/>
        <w:left w:val="none" w:sz="0" w:space="0" w:color="auto"/>
        <w:bottom w:val="none" w:sz="0" w:space="0" w:color="auto"/>
        <w:right w:val="none" w:sz="0" w:space="0" w:color="auto"/>
      </w:divBdr>
    </w:div>
    <w:div w:id="1064646013">
      <w:bodyDiv w:val="1"/>
      <w:marLeft w:val="0"/>
      <w:marRight w:val="0"/>
      <w:marTop w:val="0"/>
      <w:marBottom w:val="0"/>
      <w:divBdr>
        <w:top w:val="none" w:sz="0" w:space="0" w:color="auto"/>
        <w:left w:val="none" w:sz="0" w:space="0" w:color="auto"/>
        <w:bottom w:val="none" w:sz="0" w:space="0" w:color="auto"/>
        <w:right w:val="none" w:sz="0" w:space="0" w:color="auto"/>
      </w:divBdr>
    </w:div>
    <w:div w:id="1064791984">
      <w:marLeft w:val="640"/>
      <w:marRight w:val="0"/>
      <w:marTop w:val="0"/>
      <w:marBottom w:val="0"/>
      <w:divBdr>
        <w:top w:val="none" w:sz="0" w:space="0" w:color="auto"/>
        <w:left w:val="none" w:sz="0" w:space="0" w:color="auto"/>
        <w:bottom w:val="none" w:sz="0" w:space="0" w:color="auto"/>
        <w:right w:val="none" w:sz="0" w:space="0" w:color="auto"/>
      </w:divBdr>
    </w:div>
    <w:div w:id="1064793968">
      <w:marLeft w:val="640"/>
      <w:marRight w:val="0"/>
      <w:marTop w:val="0"/>
      <w:marBottom w:val="0"/>
      <w:divBdr>
        <w:top w:val="none" w:sz="0" w:space="0" w:color="auto"/>
        <w:left w:val="none" w:sz="0" w:space="0" w:color="auto"/>
        <w:bottom w:val="none" w:sz="0" w:space="0" w:color="auto"/>
        <w:right w:val="none" w:sz="0" w:space="0" w:color="auto"/>
      </w:divBdr>
    </w:div>
    <w:div w:id="1064832425">
      <w:marLeft w:val="640"/>
      <w:marRight w:val="0"/>
      <w:marTop w:val="0"/>
      <w:marBottom w:val="0"/>
      <w:divBdr>
        <w:top w:val="none" w:sz="0" w:space="0" w:color="auto"/>
        <w:left w:val="none" w:sz="0" w:space="0" w:color="auto"/>
        <w:bottom w:val="none" w:sz="0" w:space="0" w:color="auto"/>
        <w:right w:val="none" w:sz="0" w:space="0" w:color="auto"/>
      </w:divBdr>
    </w:div>
    <w:div w:id="1064908890">
      <w:marLeft w:val="640"/>
      <w:marRight w:val="0"/>
      <w:marTop w:val="0"/>
      <w:marBottom w:val="0"/>
      <w:divBdr>
        <w:top w:val="none" w:sz="0" w:space="0" w:color="auto"/>
        <w:left w:val="none" w:sz="0" w:space="0" w:color="auto"/>
        <w:bottom w:val="none" w:sz="0" w:space="0" w:color="auto"/>
        <w:right w:val="none" w:sz="0" w:space="0" w:color="auto"/>
      </w:divBdr>
    </w:div>
    <w:div w:id="1065058243">
      <w:marLeft w:val="640"/>
      <w:marRight w:val="0"/>
      <w:marTop w:val="0"/>
      <w:marBottom w:val="0"/>
      <w:divBdr>
        <w:top w:val="none" w:sz="0" w:space="0" w:color="auto"/>
        <w:left w:val="none" w:sz="0" w:space="0" w:color="auto"/>
        <w:bottom w:val="none" w:sz="0" w:space="0" w:color="auto"/>
        <w:right w:val="none" w:sz="0" w:space="0" w:color="auto"/>
      </w:divBdr>
    </w:div>
    <w:div w:id="1065103074">
      <w:marLeft w:val="640"/>
      <w:marRight w:val="0"/>
      <w:marTop w:val="0"/>
      <w:marBottom w:val="0"/>
      <w:divBdr>
        <w:top w:val="none" w:sz="0" w:space="0" w:color="auto"/>
        <w:left w:val="none" w:sz="0" w:space="0" w:color="auto"/>
        <w:bottom w:val="none" w:sz="0" w:space="0" w:color="auto"/>
        <w:right w:val="none" w:sz="0" w:space="0" w:color="auto"/>
      </w:divBdr>
    </w:div>
    <w:div w:id="1065103714">
      <w:marLeft w:val="640"/>
      <w:marRight w:val="0"/>
      <w:marTop w:val="0"/>
      <w:marBottom w:val="0"/>
      <w:divBdr>
        <w:top w:val="none" w:sz="0" w:space="0" w:color="auto"/>
        <w:left w:val="none" w:sz="0" w:space="0" w:color="auto"/>
        <w:bottom w:val="none" w:sz="0" w:space="0" w:color="auto"/>
        <w:right w:val="none" w:sz="0" w:space="0" w:color="auto"/>
      </w:divBdr>
    </w:div>
    <w:div w:id="1065181093">
      <w:marLeft w:val="640"/>
      <w:marRight w:val="0"/>
      <w:marTop w:val="0"/>
      <w:marBottom w:val="0"/>
      <w:divBdr>
        <w:top w:val="none" w:sz="0" w:space="0" w:color="auto"/>
        <w:left w:val="none" w:sz="0" w:space="0" w:color="auto"/>
        <w:bottom w:val="none" w:sz="0" w:space="0" w:color="auto"/>
        <w:right w:val="none" w:sz="0" w:space="0" w:color="auto"/>
      </w:divBdr>
    </w:div>
    <w:div w:id="1065184870">
      <w:marLeft w:val="640"/>
      <w:marRight w:val="0"/>
      <w:marTop w:val="0"/>
      <w:marBottom w:val="0"/>
      <w:divBdr>
        <w:top w:val="none" w:sz="0" w:space="0" w:color="auto"/>
        <w:left w:val="none" w:sz="0" w:space="0" w:color="auto"/>
        <w:bottom w:val="none" w:sz="0" w:space="0" w:color="auto"/>
        <w:right w:val="none" w:sz="0" w:space="0" w:color="auto"/>
      </w:divBdr>
    </w:div>
    <w:div w:id="1065300203">
      <w:marLeft w:val="640"/>
      <w:marRight w:val="0"/>
      <w:marTop w:val="0"/>
      <w:marBottom w:val="0"/>
      <w:divBdr>
        <w:top w:val="none" w:sz="0" w:space="0" w:color="auto"/>
        <w:left w:val="none" w:sz="0" w:space="0" w:color="auto"/>
        <w:bottom w:val="none" w:sz="0" w:space="0" w:color="auto"/>
        <w:right w:val="none" w:sz="0" w:space="0" w:color="auto"/>
      </w:divBdr>
    </w:div>
    <w:div w:id="1065371152">
      <w:marLeft w:val="640"/>
      <w:marRight w:val="0"/>
      <w:marTop w:val="0"/>
      <w:marBottom w:val="0"/>
      <w:divBdr>
        <w:top w:val="none" w:sz="0" w:space="0" w:color="auto"/>
        <w:left w:val="none" w:sz="0" w:space="0" w:color="auto"/>
        <w:bottom w:val="none" w:sz="0" w:space="0" w:color="auto"/>
        <w:right w:val="none" w:sz="0" w:space="0" w:color="auto"/>
      </w:divBdr>
    </w:div>
    <w:div w:id="1065373014">
      <w:marLeft w:val="640"/>
      <w:marRight w:val="0"/>
      <w:marTop w:val="0"/>
      <w:marBottom w:val="0"/>
      <w:divBdr>
        <w:top w:val="none" w:sz="0" w:space="0" w:color="auto"/>
        <w:left w:val="none" w:sz="0" w:space="0" w:color="auto"/>
        <w:bottom w:val="none" w:sz="0" w:space="0" w:color="auto"/>
        <w:right w:val="none" w:sz="0" w:space="0" w:color="auto"/>
      </w:divBdr>
    </w:div>
    <w:div w:id="1065447349">
      <w:marLeft w:val="640"/>
      <w:marRight w:val="0"/>
      <w:marTop w:val="0"/>
      <w:marBottom w:val="0"/>
      <w:divBdr>
        <w:top w:val="none" w:sz="0" w:space="0" w:color="auto"/>
        <w:left w:val="none" w:sz="0" w:space="0" w:color="auto"/>
        <w:bottom w:val="none" w:sz="0" w:space="0" w:color="auto"/>
        <w:right w:val="none" w:sz="0" w:space="0" w:color="auto"/>
      </w:divBdr>
    </w:div>
    <w:div w:id="1065448102">
      <w:marLeft w:val="640"/>
      <w:marRight w:val="0"/>
      <w:marTop w:val="0"/>
      <w:marBottom w:val="0"/>
      <w:divBdr>
        <w:top w:val="none" w:sz="0" w:space="0" w:color="auto"/>
        <w:left w:val="none" w:sz="0" w:space="0" w:color="auto"/>
        <w:bottom w:val="none" w:sz="0" w:space="0" w:color="auto"/>
        <w:right w:val="none" w:sz="0" w:space="0" w:color="auto"/>
      </w:divBdr>
    </w:div>
    <w:div w:id="1065496090">
      <w:marLeft w:val="640"/>
      <w:marRight w:val="0"/>
      <w:marTop w:val="0"/>
      <w:marBottom w:val="0"/>
      <w:divBdr>
        <w:top w:val="none" w:sz="0" w:space="0" w:color="auto"/>
        <w:left w:val="none" w:sz="0" w:space="0" w:color="auto"/>
        <w:bottom w:val="none" w:sz="0" w:space="0" w:color="auto"/>
        <w:right w:val="none" w:sz="0" w:space="0" w:color="auto"/>
      </w:divBdr>
    </w:div>
    <w:div w:id="1065496422">
      <w:marLeft w:val="640"/>
      <w:marRight w:val="0"/>
      <w:marTop w:val="0"/>
      <w:marBottom w:val="0"/>
      <w:divBdr>
        <w:top w:val="none" w:sz="0" w:space="0" w:color="auto"/>
        <w:left w:val="none" w:sz="0" w:space="0" w:color="auto"/>
        <w:bottom w:val="none" w:sz="0" w:space="0" w:color="auto"/>
        <w:right w:val="none" w:sz="0" w:space="0" w:color="auto"/>
      </w:divBdr>
    </w:div>
    <w:div w:id="1065641669">
      <w:marLeft w:val="640"/>
      <w:marRight w:val="0"/>
      <w:marTop w:val="0"/>
      <w:marBottom w:val="0"/>
      <w:divBdr>
        <w:top w:val="none" w:sz="0" w:space="0" w:color="auto"/>
        <w:left w:val="none" w:sz="0" w:space="0" w:color="auto"/>
        <w:bottom w:val="none" w:sz="0" w:space="0" w:color="auto"/>
        <w:right w:val="none" w:sz="0" w:space="0" w:color="auto"/>
      </w:divBdr>
    </w:div>
    <w:div w:id="1065683036">
      <w:marLeft w:val="640"/>
      <w:marRight w:val="0"/>
      <w:marTop w:val="0"/>
      <w:marBottom w:val="0"/>
      <w:divBdr>
        <w:top w:val="none" w:sz="0" w:space="0" w:color="auto"/>
        <w:left w:val="none" w:sz="0" w:space="0" w:color="auto"/>
        <w:bottom w:val="none" w:sz="0" w:space="0" w:color="auto"/>
        <w:right w:val="none" w:sz="0" w:space="0" w:color="auto"/>
      </w:divBdr>
    </w:div>
    <w:div w:id="1065683368">
      <w:marLeft w:val="640"/>
      <w:marRight w:val="0"/>
      <w:marTop w:val="0"/>
      <w:marBottom w:val="0"/>
      <w:divBdr>
        <w:top w:val="none" w:sz="0" w:space="0" w:color="auto"/>
        <w:left w:val="none" w:sz="0" w:space="0" w:color="auto"/>
        <w:bottom w:val="none" w:sz="0" w:space="0" w:color="auto"/>
        <w:right w:val="none" w:sz="0" w:space="0" w:color="auto"/>
      </w:divBdr>
    </w:div>
    <w:div w:id="1065684413">
      <w:marLeft w:val="640"/>
      <w:marRight w:val="0"/>
      <w:marTop w:val="0"/>
      <w:marBottom w:val="0"/>
      <w:divBdr>
        <w:top w:val="none" w:sz="0" w:space="0" w:color="auto"/>
        <w:left w:val="none" w:sz="0" w:space="0" w:color="auto"/>
        <w:bottom w:val="none" w:sz="0" w:space="0" w:color="auto"/>
        <w:right w:val="none" w:sz="0" w:space="0" w:color="auto"/>
      </w:divBdr>
    </w:div>
    <w:div w:id="1065685294">
      <w:marLeft w:val="640"/>
      <w:marRight w:val="0"/>
      <w:marTop w:val="0"/>
      <w:marBottom w:val="0"/>
      <w:divBdr>
        <w:top w:val="none" w:sz="0" w:space="0" w:color="auto"/>
        <w:left w:val="none" w:sz="0" w:space="0" w:color="auto"/>
        <w:bottom w:val="none" w:sz="0" w:space="0" w:color="auto"/>
        <w:right w:val="none" w:sz="0" w:space="0" w:color="auto"/>
      </w:divBdr>
    </w:div>
    <w:div w:id="1065757649">
      <w:marLeft w:val="640"/>
      <w:marRight w:val="0"/>
      <w:marTop w:val="0"/>
      <w:marBottom w:val="0"/>
      <w:divBdr>
        <w:top w:val="none" w:sz="0" w:space="0" w:color="auto"/>
        <w:left w:val="none" w:sz="0" w:space="0" w:color="auto"/>
        <w:bottom w:val="none" w:sz="0" w:space="0" w:color="auto"/>
        <w:right w:val="none" w:sz="0" w:space="0" w:color="auto"/>
      </w:divBdr>
    </w:div>
    <w:div w:id="1065758838">
      <w:marLeft w:val="640"/>
      <w:marRight w:val="0"/>
      <w:marTop w:val="0"/>
      <w:marBottom w:val="0"/>
      <w:divBdr>
        <w:top w:val="none" w:sz="0" w:space="0" w:color="auto"/>
        <w:left w:val="none" w:sz="0" w:space="0" w:color="auto"/>
        <w:bottom w:val="none" w:sz="0" w:space="0" w:color="auto"/>
        <w:right w:val="none" w:sz="0" w:space="0" w:color="auto"/>
      </w:divBdr>
    </w:div>
    <w:div w:id="1065760703">
      <w:marLeft w:val="640"/>
      <w:marRight w:val="0"/>
      <w:marTop w:val="0"/>
      <w:marBottom w:val="0"/>
      <w:divBdr>
        <w:top w:val="none" w:sz="0" w:space="0" w:color="auto"/>
        <w:left w:val="none" w:sz="0" w:space="0" w:color="auto"/>
        <w:bottom w:val="none" w:sz="0" w:space="0" w:color="auto"/>
        <w:right w:val="none" w:sz="0" w:space="0" w:color="auto"/>
      </w:divBdr>
    </w:div>
    <w:div w:id="1065951012">
      <w:marLeft w:val="640"/>
      <w:marRight w:val="0"/>
      <w:marTop w:val="0"/>
      <w:marBottom w:val="0"/>
      <w:divBdr>
        <w:top w:val="none" w:sz="0" w:space="0" w:color="auto"/>
        <w:left w:val="none" w:sz="0" w:space="0" w:color="auto"/>
        <w:bottom w:val="none" w:sz="0" w:space="0" w:color="auto"/>
        <w:right w:val="none" w:sz="0" w:space="0" w:color="auto"/>
      </w:divBdr>
    </w:div>
    <w:div w:id="1065955160">
      <w:marLeft w:val="640"/>
      <w:marRight w:val="0"/>
      <w:marTop w:val="0"/>
      <w:marBottom w:val="0"/>
      <w:divBdr>
        <w:top w:val="none" w:sz="0" w:space="0" w:color="auto"/>
        <w:left w:val="none" w:sz="0" w:space="0" w:color="auto"/>
        <w:bottom w:val="none" w:sz="0" w:space="0" w:color="auto"/>
        <w:right w:val="none" w:sz="0" w:space="0" w:color="auto"/>
      </w:divBdr>
    </w:div>
    <w:div w:id="1065958494">
      <w:marLeft w:val="640"/>
      <w:marRight w:val="0"/>
      <w:marTop w:val="0"/>
      <w:marBottom w:val="0"/>
      <w:divBdr>
        <w:top w:val="none" w:sz="0" w:space="0" w:color="auto"/>
        <w:left w:val="none" w:sz="0" w:space="0" w:color="auto"/>
        <w:bottom w:val="none" w:sz="0" w:space="0" w:color="auto"/>
        <w:right w:val="none" w:sz="0" w:space="0" w:color="auto"/>
      </w:divBdr>
    </w:div>
    <w:div w:id="1066024898">
      <w:marLeft w:val="640"/>
      <w:marRight w:val="0"/>
      <w:marTop w:val="0"/>
      <w:marBottom w:val="0"/>
      <w:divBdr>
        <w:top w:val="none" w:sz="0" w:space="0" w:color="auto"/>
        <w:left w:val="none" w:sz="0" w:space="0" w:color="auto"/>
        <w:bottom w:val="none" w:sz="0" w:space="0" w:color="auto"/>
        <w:right w:val="none" w:sz="0" w:space="0" w:color="auto"/>
      </w:divBdr>
    </w:div>
    <w:div w:id="1066032246">
      <w:marLeft w:val="640"/>
      <w:marRight w:val="0"/>
      <w:marTop w:val="0"/>
      <w:marBottom w:val="0"/>
      <w:divBdr>
        <w:top w:val="none" w:sz="0" w:space="0" w:color="auto"/>
        <w:left w:val="none" w:sz="0" w:space="0" w:color="auto"/>
        <w:bottom w:val="none" w:sz="0" w:space="0" w:color="auto"/>
        <w:right w:val="none" w:sz="0" w:space="0" w:color="auto"/>
      </w:divBdr>
    </w:div>
    <w:div w:id="1066147603">
      <w:marLeft w:val="640"/>
      <w:marRight w:val="0"/>
      <w:marTop w:val="0"/>
      <w:marBottom w:val="0"/>
      <w:divBdr>
        <w:top w:val="none" w:sz="0" w:space="0" w:color="auto"/>
        <w:left w:val="none" w:sz="0" w:space="0" w:color="auto"/>
        <w:bottom w:val="none" w:sz="0" w:space="0" w:color="auto"/>
        <w:right w:val="none" w:sz="0" w:space="0" w:color="auto"/>
      </w:divBdr>
    </w:div>
    <w:div w:id="1066218905">
      <w:marLeft w:val="640"/>
      <w:marRight w:val="0"/>
      <w:marTop w:val="0"/>
      <w:marBottom w:val="0"/>
      <w:divBdr>
        <w:top w:val="none" w:sz="0" w:space="0" w:color="auto"/>
        <w:left w:val="none" w:sz="0" w:space="0" w:color="auto"/>
        <w:bottom w:val="none" w:sz="0" w:space="0" w:color="auto"/>
        <w:right w:val="none" w:sz="0" w:space="0" w:color="auto"/>
      </w:divBdr>
    </w:div>
    <w:div w:id="1066225434">
      <w:marLeft w:val="640"/>
      <w:marRight w:val="0"/>
      <w:marTop w:val="0"/>
      <w:marBottom w:val="0"/>
      <w:divBdr>
        <w:top w:val="none" w:sz="0" w:space="0" w:color="auto"/>
        <w:left w:val="none" w:sz="0" w:space="0" w:color="auto"/>
        <w:bottom w:val="none" w:sz="0" w:space="0" w:color="auto"/>
        <w:right w:val="none" w:sz="0" w:space="0" w:color="auto"/>
      </w:divBdr>
    </w:div>
    <w:div w:id="1066225899">
      <w:marLeft w:val="640"/>
      <w:marRight w:val="0"/>
      <w:marTop w:val="0"/>
      <w:marBottom w:val="0"/>
      <w:divBdr>
        <w:top w:val="none" w:sz="0" w:space="0" w:color="auto"/>
        <w:left w:val="none" w:sz="0" w:space="0" w:color="auto"/>
        <w:bottom w:val="none" w:sz="0" w:space="0" w:color="auto"/>
        <w:right w:val="none" w:sz="0" w:space="0" w:color="auto"/>
      </w:divBdr>
    </w:div>
    <w:div w:id="1066295186">
      <w:marLeft w:val="640"/>
      <w:marRight w:val="0"/>
      <w:marTop w:val="0"/>
      <w:marBottom w:val="0"/>
      <w:divBdr>
        <w:top w:val="none" w:sz="0" w:space="0" w:color="auto"/>
        <w:left w:val="none" w:sz="0" w:space="0" w:color="auto"/>
        <w:bottom w:val="none" w:sz="0" w:space="0" w:color="auto"/>
        <w:right w:val="none" w:sz="0" w:space="0" w:color="auto"/>
      </w:divBdr>
    </w:div>
    <w:div w:id="1066302860">
      <w:marLeft w:val="640"/>
      <w:marRight w:val="0"/>
      <w:marTop w:val="0"/>
      <w:marBottom w:val="0"/>
      <w:divBdr>
        <w:top w:val="none" w:sz="0" w:space="0" w:color="auto"/>
        <w:left w:val="none" w:sz="0" w:space="0" w:color="auto"/>
        <w:bottom w:val="none" w:sz="0" w:space="0" w:color="auto"/>
        <w:right w:val="none" w:sz="0" w:space="0" w:color="auto"/>
      </w:divBdr>
    </w:div>
    <w:div w:id="1066343601">
      <w:marLeft w:val="640"/>
      <w:marRight w:val="0"/>
      <w:marTop w:val="0"/>
      <w:marBottom w:val="0"/>
      <w:divBdr>
        <w:top w:val="none" w:sz="0" w:space="0" w:color="auto"/>
        <w:left w:val="none" w:sz="0" w:space="0" w:color="auto"/>
        <w:bottom w:val="none" w:sz="0" w:space="0" w:color="auto"/>
        <w:right w:val="none" w:sz="0" w:space="0" w:color="auto"/>
      </w:divBdr>
    </w:div>
    <w:div w:id="1066487243">
      <w:marLeft w:val="640"/>
      <w:marRight w:val="0"/>
      <w:marTop w:val="0"/>
      <w:marBottom w:val="0"/>
      <w:divBdr>
        <w:top w:val="none" w:sz="0" w:space="0" w:color="auto"/>
        <w:left w:val="none" w:sz="0" w:space="0" w:color="auto"/>
        <w:bottom w:val="none" w:sz="0" w:space="0" w:color="auto"/>
        <w:right w:val="none" w:sz="0" w:space="0" w:color="auto"/>
      </w:divBdr>
    </w:div>
    <w:div w:id="1066492375">
      <w:marLeft w:val="640"/>
      <w:marRight w:val="0"/>
      <w:marTop w:val="0"/>
      <w:marBottom w:val="0"/>
      <w:divBdr>
        <w:top w:val="none" w:sz="0" w:space="0" w:color="auto"/>
        <w:left w:val="none" w:sz="0" w:space="0" w:color="auto"/>
        <w:bottom w:val="none" w:sz="0" w:space="0" w:color="auto"/>
        <w:right w:val="none" w:sz="0" w:space="0" w:color="auto"/>
      </w:divBdr>
    </w:div>
    <w:div w:id="1066536744">
      <w:marLeft w:val="640"/>
      <w:marRight w:val="0"/>
      <w:marTop w:val="0"/>
      <w:marBottom w:val="0"/>
      <w:divBdr>
        <w:top w:val="none" w:sz="0" w:space="0" w:color="auto"/>
        <w:left w:val="none" w:sz="0" w:space="0" w:color="auto"/>
        <w:bottom w:val="none" w:sz="0" w:space="0" w:color="auto"/>
        <w:right w:val="none" w:sz="0" w:space="0" w:color="auto"/>
      </w:divBdr>
    </w:div>
    <w:div w:id="1066564247">
      <w:marLeft w:val="640"/>
      <w:marRight w:val="0"/>
      <w:marTop w:val="0"/>
      <w:marBottom w:val="0"/>
      <w:divBdr>
        <w:top w:val="none" w:sz="0" w:space="0" w:color="auto"/>
        <w:left w:val="none" w:sz="0" w:space="0" w:color="auto"/>
        <w:bottom w:val="none" w:sz="0" w:space="0" w:color="auto"/>
        <w:right w:val="none" w:sz="0" w:space="0" w:color="auto"/>
      </w:divBdr>
    </w:div>
    <w:div w:id="1066605246">
      <w:marLeft w:val="640"/>
      <w:marRight w:val="0"/>
      <w:marTop w:val="0"/>
      <w:marBottom w:val="0"/>
      <w:divBdr>
        <w:top w:val="none" w:sz="0" w:space="0" w:color="auto"/>
        <w:left w:val="none" w:sz="0" w:space="0" w:color="auto"/>
        <w:bottom w:val="none" w:sz="0" w:space="0" w:color="auto"/>
        <w:right w:val="none" w:sz="0" w:space="0" w:color="auto"/>
      </w:divBdr>
    </w:div>
    <w:div w:id="1066609602">
      <w:marLeft w:val="640"/>
      <w:marRight w:val="0"/>
      <w:marTop w:val="0"/>
      <w:marBottom w:val="0"/>
      <w:divBdr>
        <w:top w:val="none" w:sz="0" w:space="0" w:color="auto"/>
        <w:left w:val="none" w:sz="0" w:space="0" w:color="auto"/>
        <w:bottom w:val="none" w:sz="0" w:space="0" w:color="auto"/>
        <w:right w:val="none" w:sz="0" w:space="0" w:color="auto"/>
      </w:divBdr>
    </w:div>
    <w:div w:id="1066609806">
      <w:marLeft w:val="640"/>
      <w:marRight w:val="0"/>
      <w:marTop w:val="0"/>
      <w:marBottom w:val="0"/>
      <w:divBdr>
        <w:top w:val="none" w:sz="0" w:space="0" w:color="auto"/>
        <w:left w:val="none" w:sz="0" w:space="0" w:color="auto"/>
        <w:bottom w:val="none" w:sz="0" w:space="0" w:color="auto"/>
        <w:right w:val="none" w:sz="0" w:space="0" w:color="auto"/>
      </w:divBdr>
    </w:div>
    <w:div w:id="1066686914">
      <w:marLeft w:val="640"/>
      <w:marRight w:val="0"/>
      <w:marTop w:val="0"/>
      <w:marBottom w:val="0"/>
      <w:divBdr>
        <w:top w:val="none" w:sz="0" w:space="0" w:color="auto"/>
        <w:left w:val="none" w:sz="0" w:space="0" w:color="auto"/>
        <w:bottom w:val="none" w:sz="0" w:space="0" w:color="auto"/>
        <w:right w:val="none" w:sz="0" w:space="0" w:color="auto"/>
      </w:divBdr>
    </w:div>
    <w:div w:id="1066757700">
      <w:marLeft w:val="640"/>
      <w:marRight w:val="0"/>
      <w:marTop w:val="0"/>
      <w:marBottom w:val="0"/>
      <w:divBdr>
        <w:top w:val="none" w:sz="0" w:space="0" w:color="auto"/>
        <w:left w:val="none" w:sz="0" w:space="0" w:color="auto"/>
        <w:bottom w:val="none" w:sz="0" w:space="0" w:color="auto"/>
        <w:right w:val="none" w:sz="0" w:space="0" w:color="auto"/>
      </w:divBdr>
    </w:div>
    <w:div w:id="1066803941">
      <w:marLeft w:val="640"/>
      <w:marRight w:val="0"/>
      <w:marTop w:val="0"/>
      <w:marBottom w:val="0"/>
      <w:divBdr>
        <w:top w:val="none" w:sz="0" w:space="0" w:color="auto"/>
        <w:left w:val="none" w:sz="0" w:space="0" w:color="auto"/>
        <w:bottom w:val="none" w:sz="0" w:space="0" w:color="auto"/>
        <w:right w:val="none" w:sz="0" w:space="0" w:color="auto"/>
      </w:divBdr>
    </w:div>
    <w:div w:id="1067146190">
      <w:marLeft w:val="640"/>
      <w:marRight w:val="0"/>
      <w:marTop w:val="0"/>
      <w:marBottom w:val="0"/>
      <w:divBdr>
        <w:top w:val="none" w:sz="0" w:space="0" w:color="auto"/>
        <w:left w:val="none" w:sz="0" w:space="0" w:color="auto"/>
        <w:bottom w:val="none" w:sz="0" w:space="0" w:color="auto"/>
        <w:right w:val="none" w:sz="0" w:space="0" w:color="auto"/>
      </w:divBdr>
    </w:div>
    <w:div w:id="1067191598">
      <w:marLeft w:val="640"/>
      <w:marRight w:val="0"/>
      <w:marTop w:val="0"/>
      <w:marBottom w:val="0"/>
      <w:divBdr>
        <w:top w:val="none" w:sz="0" w:space="0" w:color="auto"/>
        <w:left w:val="none" w:sz="0" w:space="0" w:color="auto"/>
        <w:bottom w:val="none" w:sz="0" w:space="0" w:color="auto"/>
        <w:right w:val="none" w:sz="0" w:space="0" w:color="auto"/>
      </w:divBdr>
    </w:div>
    <w:div w:id="1067193716">
      <w:marLeft w:val="640"/>
      <w:marRight w:val="0"/>
      <w:marTop w:val="0"/>
      <w:marBottom w:val="0"/>
      <w:divBdr>
        <w:top w:val="none" w:sz="0" w:space="0" w:color="auto"/>
        <w:left w:val="none" w:sz="0" w:space="0" w:color="auto"/>
        <w:bottom w:val="none" w:sz="0" w:space="0" w:color="auto"/>
        <w:right w:val="none" w:sz="0" w:space="0" w:color="auto"/>
      </w:divBdr>
    </w:div>
    <w:div w:id="1067261209">
      <w:marLeft w:val="640"/>
      <w:marRight w:val="0"/>
      <w:marTop w:val="0"/>
      <w:marBottom w:val="0"/>
      <w:divBdr>
        <w:top w:val="none" w:sz="0" w:space="0" w:color="auto"/>
        <w:left w:val="none" w:sz="0" w:space="0" w:color="auto"/>
        <w:bottom w:val="none" w:sz="0" w:space="0" w:color="auto"/>
        <w:right w:val="none" w:sz="0" w:space="0" w:color="auto"/>
      </w:divBdr>
    </w:div>
    <w:div w:id="1067264370">
      <w:marLeft w:val="640"/>
      <w:marRight w:val="0"/>
      <w:marTop w:val="0"/>
      <w:marBottom w:val="0"/>
      <w:divBdr>
        <w:top w:val="none" w:sz="0" w:space="0" w:color="auto"/>
        <w:left w:val="none" w:sz="0" w:space="0" w:color="auto"/>
        <w:bottom w:val="none" w:sz="0" w:space="0" w:color="auto"/>
        <w:right w:val="none" w:sz="0" w:space="0" w:color="auto"/>
      </w:divBdr>
    </w:div>
    <w:div w:id="1067339797">
      <w:marLeft w:val="640"/>
      <w:marRight w:val="0"/>
      <w:marTop w:val="0"/>
      <w:marBottom w:val="0"/>
      <w:divBdr>
        <w:top w:val="none" w:sz="0" w:space="0" w:color="auto"/>
        <w:left w:val="none" w:sz="0" w:space="0" w:color="auto"/>
        <w:bottom w:val="none" w:sz="0" w:space="0" w:color="auto"/>
        <w:right w:val="none" w:sz="0" w:space="0" w:color="auto"/>
      </w:divBdr>
    </w:div>
    <w:div w:id="1067412720">
      <w:marLeft w:val="640"/>
      <w:marRight w:val="0"/>
      <w:marTop w:val="0"/>
      <w:marBottom w:val="0"/>
      <w:divBdr>
        <w:top w:val="none" w:sz="0" w:space="0" w:color="auto"/>
        <w:left w:val="none" w:sz="0" w:space="0" w:color="auto"/>
        <w:bottom w:val="none" w:sz="0" w:space="0" w:color="auto"/>
        <w:right w:val="none" w:sz="0" w:space="0" w:color="auto"/>
      </w:divBdr>
    </w:div>
    <w:div w:id="1067417545">
      <w:marLeft w:val="640"/>
      <w:marRight w:val="0"/>
      <w:marTop w:val="0"/>
      <w:marBottom w:val="0"/>
      <w:divBdr>
        <w:top w:val="none" w:sz="0" w:space="0" w:color="auto"/>
        <w:left w:val="none" w:sz="0" w:space="0" w:color="auto"/>
        <w:bottom w:val="none" w:sz="0" w:space="0" w:color="auto"/>
        <w:right w:val="none" w:sz="0" w:space="0" w:color="auto"/>
      </w:divBdr>
    </w:div>
    <w:div w:id="1067454660">
      <w:marLeft w:val="640"/>
      <w:marRight w:val="0"/>
      <w:marTop w:val="0"/>
      <w:marBottom w:val="0"/>
      <w:divBdr>
        <w:top w:val="none" w:sz="0" w:space="0" w:color="auto"/>
        <w:left w:val="none" w:sz="0" w:space="0" w:color="auto"/>
        <w:bottom w:val="none" w:sz="0" w:space="0" w:color="auto"/>
        <w:right w:val="none" w:sz="0" w:space="0" w:color="auto"/>
      </w:divBdr>
    </w:div>
    <w:div w:id="1067537095">
      <w:marLeft w:val="640"/>
      <w:marRight w:val="0"/>
      <w:marTop w:val="0"/>
      <w:marBottom w:val="0"/>
      <w:divBdr>
        <w:top w:val="none" w:sz="0" w:space="0" w:color="auto"/>
        <w:left w:val="none" w:sz="0" w:space="0" w:color="auto"/>
        <w:bottom w:val="none" w:sz="0" w:space="0" w:color="auto"/>
        <w:right w:val="none" w:sz="0" w:space="0" w:color="auto"/>
      </w:divBdr>
    </w:div>
    <w:div w:id="1067604556">
      <w:marLeft w:val="640"/>
      <w:marRight w:val="0"/>
      <w:marTop w:val="0"/>
      <w:marBottom w:val="0"/>
      <w:divBdr>
        <w:top w:val="none" w:sz="0" w:space="0" w:color="auto"/>
        <w:left w:val="none" w:sz="0" w:space="0" w:color="auto"/>
        <w:bottom w:val="none" w:sz="0" w:space="0" w:color="auto"/>
        <w:right w:val="none" w:sz="0" w:space="0" w:color="auto"/>
      </w:divBdr>
    </w:div>
    <w:div w:id="1067726202">
      <w:marLeft w:val="640"/>
      <w:marRight w:val="0"/>
      <w:marTop w:val="0"/>
      <w:marBottom w:val="0"/>
      <w:divBdr>
        <w:top w:val="none" w:sz="0" w:space="0" w:color="auto"/>
        <w:left w:val="none" w:sz="0" w:space="0" w:color="auto"/>
        <w:bottom w:val="none" w:sz="0" w:space="0" w:color="auto"/>
        <w:right w:val="none" w:sz="0" w:space="0" w:color="auto"/>
      </w:divBdr>
    </w:div>
    <w:div w:id="1067730446">
      <w:marLeft w:val="640"/>
      <w:marRight w:val="0"/>
      <w:marTop w:val="0"/>
      <w:marBottom w:val="0"/>
      <w:divBdr>
        <w:top w:val="none" w:sz="0" w:space="0" w:color="auto"/>
        <w:left w:val="none" w:sz="0" w:space="0" w:color="auto"/>
        <w:bottom w:val="none" w:sz="0" w:space="0" w:color="auto"/>
        <w:right w:val="none" w:sz="0" w:space="0" w:color="auto"/>
      </w:divBdr>
    </w:div>
    <w:div w:id="1067801963">
      <w:marLeft w:val="640"/>
      <w:marRight w:val="0"/>
      <w:marTop w:val="0"/>
      <w:marBottom w:val="0"/>
      <w:divBdr>
        <w:top w:val="none" w:sz="0" w:space="0" w:color="auto"/>
        <w:left w:val="none" w:sz="0" w:space="0" w:color="auto"/>
        <w:bottom w:val="none" w:sz="0" w:space="0" w:color="auto"/>
        <w:right w:val="none" w:sz="0" w:space="0" w:color="auto"/>
      </w:divBdr>
    </w:div>
    <w:div w:id="1067805934">
      <w:marLeft w:val="640"/>
      <w:marRight w:val="0"/>
      <w:marTop w:val="0"/>
      <w:marBottom w:val="0"/>
      <w:divBdr>
        <w:top w:val="none" w:sz="0" w:space="0" w:color="auto"/>
        <w:left w:val="none" w:sz="0" w:space="0" w:color="auto"/>
        <w:bottom w:val="none" w:sz="0" w:space="0" w:color="auto"/>
        <w:right w:val="none" w:sz="0" w:space="0" w:color="auto"/>
      </w:divBdr>
    </w:div>
    <w:div w:id="1067922225">
      <w:marLeft w:val="640"/>
      <w:marRight w:val="0"/>
      <w:marTop w:val="0"/>
      <w:marBottom w:val="0"/>
      <w:divBdr>
        <w:top w:val="none" w:sz="0" w:space="0" w:color="auto"/>
        <w:left w:val="none" w:sz="0" w:space="0" w:color="auto"/>
        <w:bottom w:val="none" w:sz="0" w:space="0" w:color="auto"/>
        <w:right w:val="none" w:sz="0" w:space="0" w:color="auto"/>
      </w:divBdr>
    </w:div>
    <w:div w:id="1067997615">
      <w:marLeft w:val="640"/>
      <w:marRight w:val="0"/>
      <w:marTop w:val="0"/>
      <w:marBottom w:val="0"/>
      <w:divBdr>
        <w:top w:val="none" w:sz="0" w:space="0" w:color="auto"/>
        <w:left w:val="none" w:sz="0" w:space="0" w:color="auto"/>
        <w:bottom w:val="none" w:sz="0" w:space="0" w:color="auto"/>
        <w:right w:val="none" w:sz="0" w:space="0" w:color="auto"/>
      </w:divBdr>
    </w:div>
    <w:div w:id="1068112307">
      <w:marLeft w:val="640"/>
      <w:marRight w:val="0"/>
      <w:marTop w:val="0"/>
      <w:marBottom w:val="0"/>
      <w:divBdr>
        <w:top w:val="none" w:sz="0" w:space="0" w:color="auto"/>
        <w:left w:val="none" w:sz="0" w:space="0" w:color="auto"/>
        <w:bottom w:val="none" w:sz="0" w:space="0" w:color="auto"/>
        <w:right w:val="none" w:sz="0" w:space="0" w:color="auto"/>
      </w:divBdr>
    </w:div>
    <w:div w:id="1068261415">
      <w:marLeft w:val="640"/>
      <w:marRight w:val="0"/>
      <w:marTop w:val="0"/>
      <w:marBottom w:val="0"/>
      <w:divBdr>
        <w:top w:val="none" w:sz="0" w:space="0" w:color="auto"/>
        <w:left w:val="none" w:sz="0" w:space="0" w:color="auto"/>
        <w:bottom w:val="none" w:sz="0" w:space="0" w:color="auto"/>
        <w:right w:val="none" w:sz="0" w:space="0" w:color="auto"/>
      </w:divBdr>
    </w:div>
    <w:div w:id="1068304737">
      <w:marLeft w:val="640"/>
      <w:marRight w:val="0"/>
      <w:marTop w:val="0"/>
      <w:marBottom w:val="0"/>
      <w:divBdr>
        <w:top w:val="none" w:sz="0" w:space="0" w:color="auto"/>
        <w:left w:val="none" w:sz="0" w:space="0" w:color="auto"/>
        <w:bottom w:val="none" w:sz="0" w:space="0" w:color="auto"/>
        <w:right w:val="none" w:sz="0" w:space="0" w:color="auto"/>
      </w:divBdr>
    </w:div>
    <w:div w:id="1068305740">
      <w:marLeft w:val="640"/>
      <w:marRight w:val="0"/>
      <w:marTop w:val="0"/>
      <w:marBottom w:val="0"/>
      <w:divBdr>
        <w:top w:val="none" w:sz="0" w:space="0" w:color="auto"/>
        <w:left w:val="none" w:sz="0" w:space="0" w:color="auto"/>
        <w:bottom w:val="none" w:sz="0" w:space="0" w:color="auto"/>
        <w:right w:val="none" w:sz="0" w:space="0" w:color="auto"/>
      </w:divBdr>
    </w:div>
    <w:div w:id="1068384497">
      <w:marLeft w:val="640"/>
      <w:marRight w:val="0"/>
      <w:marTop w:val="0"/>
      <w:marBottom w:val="0"/>
      <w:divBdr>
        <w:top w:val="none" w:sz="0" w:space="0" w:color="auto"/>
        <w:left w:val="none" w:sz="0" w:space="0" w:color="auto"/>
        <w:bottom w:val="none" w:sz="0" w:space="0" w:color="auto"/>
        <w:right w:val="none" w:sz="0" w:space="0" w:color="auto"/>
      </w:divBdr>
    </w:div>
    <w:div w:id="1068454952">
      <w:marLeft w:val="640"/>
      <w:marRight w:val="0"/>
      <w:marTop w:val="0"/>
      <w:marBottom w:val="0"/>
      <w:divBdr>
        <w:top w:val="none" w:sz="0" w:space="0" w:color="auto"/>
        <w:left w:val="none" w:sz="0" w:space="0" w:color="auto"/>
        <w:bottom w:val="none" w:sz="0" w:space="0" w:color="auto"/>
        <w:right w:val="none" w:sz="0" w:space="0" w:color="auto"/>
      </w:divBdr>
    </w:div>
    <w:div w:id="1068455661">
      <w:marLeft w:val="640"/>
      <w:marRight w:val="0"/>
      <w:marTop w:val="0"/>
      <w:marBottom w:val="0"/>
      <w:divBdr>
        <w:top w:val="none" w:sz="0" w:space="0" w:color="auto"/>
        <w:left w:val="none" w:sz="0" w:space="0" w:color="auto"/>
        <w:bottom w:val="none" w:sz="0" w:space="0" w:color="auto"/>
        <w:right w:val="none" w:sz="0" w:space="0" w:color="auto"/>
      </w:divBdr>
    </w:div>
    <w:div w:id="1068459559">
      <w:marLeft w:val="640"/>
      <w:marRight w:val="0"/>
      <w:marTop w:val="0"/>
      <w:marBottom w:val="0"/>
      <w:divBdr>
        <w:top w:val="none" w:sz="0" w:space="0" w:color="auto"/>
        <w:left w:val="none" w:sz="0" w:space="0" w:color="auto"/>
        <w:bottom w:val="none" w:sz="0" w:space="0" w:color="auto"/>
        <w:right w:val="none" w:sz="0" w:space="0" w:color="auto"/>
      </w:divBdr>
    </w:div>
    <w:div w:id="1068499427">
      <w:marLeft w:val="640"/>
      <w:marRight w:val="0"/>
      <w:marTop w:val="0"/>
      <w:marBottom w:val="0"/>
      <w:divBdr>
        <w:top w:val="none" w:sz="0" w:space="0" w:color="auto"/>
        <w:left w:val="none" w:sz="0" w:space="0" w:color="auto"/>
        <w:bottom w:val="none" w:sz="0" w:space="0" w:color="auto"/>
        <w:right w:val="none" w:sz="0" w:space="0" w:color="auto"/>
      </w:divBdr>
    </w:div>
    <w:div w:id="1068502247">
      <w:marLeft w:val="640"/>
      <w:marRight w:val="0"/>
      <w:marTop w:val="0"/>
      <w:marBottom w:val="0"/>
      <w:divBdr>
        <w:top w:val="none" w:sz="0" w:space="0" w:color="auto"/>
        <w:left w:val="none" w:sz="0" w:space="0" w:color="auto"/>
        <w:bottom w:val="none" w:sz="0" w:space="0" w:color="auto"/>
        <w:right w:val="none" w:sz="0" w:space="0" w:color="auto"/>
      </w:divBdr>
    </w:div>
    <w:div w:id="1068697960">
      <w:marLeft w:val="480"/>
      <w:marRight w:val="0"/>
      <w:marTop w:val="0"/>
      <w:marBottom w:val="0"/>
      <w:divBdr>
        <w:top w:val="none" w:sz="0" w:space="0" w:color="auto"/>
        <w:left w:val="none" w:sz="0" w:space="0" w:color="auto"/>
        <w:bottom w:val="none" w:sz="0" w:space="0" w:color="auto"/>
        <w:right w:val="none" w:sz="0" w:space="0" w:color="auto"/>
      </w:divBdr>
    </w:div>
    <w:div w:id="1068919056">
      <w:marLeft w:val="640"/>
      <w:marRight w:val="0"/>
      <w:marTop w:val="0"/>
      <w:marBottom w:val="0"/>
      <w:divBdr>
        <w:top w:val="none" w:sz="0" w:space="0" w:color="auto"/>
        <w:left w:val="none" w:sz="0" w:space="0" w:color="auto"/>
        <w:bottom w:val="none" w:sz="0" w:space="0" w:color="auto"/>
        <w:right w:val="none" w:sz="0" w:space="0" w:color="auto"/>
      </w:divBdr>
    </w:div>
    <w:div w:id="1068964932">
      <w:marLeft w:val="640"/>
      <w:marRight w:val="0"/>
      <w:marTop w:val="0"/>
      <w:marBottom w:val="0"/>
      <w:divBdr>
        <w:top w:val="none" w:sz="0" w:space="0" w:color="auto"/>
        <w:left w:val="none" w:sz="0" w:space="0" w:color="auto"/>
        <w:bottom w:val="none" w:sz="0" w:space="0" w:color="auto"/>
        <w:right w:val="none" w:sz="0" w:space="0" w:color="auto"/>
      </w:divBdr>
    </w:div>
    <w:div w:id="1069228897">
      <w:marLeft w:val="640"/>
      <w:marRight w:val="0"/>
      <w:marTop w:val="0"/>
      <w:marBottom w:val="0"/>
      <w:divBdr>
        <w:top w:val="none" w:sz="0" w:space="0" w:color="auto"/>
        <w:left w:val="none" w:sz="0" w:space="0" w:color="auto"/>
        <w:bottom w:val="none" w:sz="0" w:space="0" w:color="auto"/>
        <w:right w:val="none" w:sz="0" w:space="0" w:color="auto"/>
      </w:divBdr>
    </w:div>
    <w:div w:id="1069309716">
      <w:marLeft w:val="640"/>
      <w:marRight w:val="0"/>
      <w:marTop w:val="0"/>
      <w:marBottom w:val="0"/>
      <w:divBdr>
        <w:top w:val="none" w:sz="0" w:space="0" w:color="auto"/>
        <w:left w:val="none" w:sz="0" w:space="0" w:color="auto"/>
        <w:bottom w:val="none" w:sz="0" w:space="0" w:color="auto"/>
        <w:right w:val="none" w:sz="0" w:space="0" w:color="auto"/>
      </w:divBdr>
    </w:div>
    <w:div w:id="1069352824">
      <w:marLeft w:val="640"/>
      <w:marRight w:val="0"/>
      <w:marTop w:val="0"/>
      <w:marBottom w:val="0"/>
      <w:divBdr>
        <w:top w:val="none" w:sz="0" w:space="0" w:color="auto"/>
        <w:left w:val="none" w:sz="0" w:space="0" w:color="auto"/>
        <w:bottom w:val="none" w:sz="0" w:space="0" w:color="auto"/>
        <w:right w:val="none" w:sz="0" w:space="0" w:color="auto"/>
      </w:divBdr>
    </w:div>
    <w:div w:id="1069376833">
      <w:marLeft w:val="640"/>
      <w:marRight w:val="0"/>
      <w:marTop w:val="0"/>
      <w:marBottom w:val="0"/>
      <w:divBdr>
        <w:top w:val="none" w:sz="0" w:space="0" w:color="auto"/>
        <w:left w:val="none" w:sz="0" w:space="0" w:color="auto"/>
        <w:bottom w:val="none" w:sz="0" w:space="0" w:color="auto"/>
        <w:right w:val="none" w:sz="0" w:space="0" w:color="auto"/>
      </w:divBdr>
    </w:div>
    <w:div w:id="1069424955">
      <w:marLeft w:val="640"/>
      <w:marRight w:val="0"/>
      <w:marTop w:val="0"/>
      <w:marBottom w:val="0"/>
      <w:divBdr>
        <w:top w:val="none" w:sz="0" w:space="0" w:color="auto"/>
        <w:left w:val="none" w:sz="0" w:space="0" w:color="auto"/>
        <w:bottom w:val="none" w:sz="0" w:space="0" w:color="auto"/>
        <w:right w:val="none" w:sz="0" w:space="0" w:color="auto"/>
      </w:divBdr>
    </w:div>
    <w:div w:id="1069576838">
      <w:marLeft w:val="640"/>
      <w:marRight w:val="0"/>
      <w:marTop w:val="0"/>
      <w:marBottom w:val="0"/>
      <w:divBdr>
        <w:top w:val="none" w:sz="0" w:space="0" w:color="auto"/>
        <w:left w:val="none" w:sz="0" w:space="0" w:color="auto"/>
        <w:bottom w:val="none" w:sz="0" w:space="0" w:color="auto"/>
        <w:right w:val="none" w:sz="0" w:space="0" w:color="auto"/>
      </w:divBdr>
    </w:div>
    <w:div w:id="1069620817">
      <w:marLeft w:val="640"/>
      <w:marRight w:val="0"/>
      <w:marTop w:val="0"/>
      <w:marBottom w:val="0"/>
      <w:divBdr>
        <w:top w:val="none" w:sz="0" w:space="0" w:color="auto"/>
        <w:left w:val="none" w:sz="0" w:space="0" w:color="auto"/>
        <w:bottom w:val="none" w:sz="0" w:space="0" w:color="auto"/>
        <w:right w:val="none" w:sz="0" w:space="0" w:color="auto"/>
      </w:divBdr>
    </w:div>
    <w:div w:id="1069690077">
      <w:marLeft w:val="640"/>
      <w:marRight w:val="0"/>
      <w:marTop w:val="0"/>
      <w:marBottom w:val="0"/>
      <w:divBdr>
        <w:top w:val="none" w:sz="0" w:space="0" w:color="auto"/>
        <w:left w:val="none" w:sz="0" w:space="0" w:color="auto"/>
        <w:bottom w:val="none" w:sz="0" w:space="0" w:color="auto"/>
        <w:right w:val="none" w:sz="0" w:space="0" w:color="auto"/>
      </w:divBdr>
    </w:div>
    <w:div w:id="1069694543">
      <w:marLeft w:val="640"/>
      <w:marRight w:val="0"/>
      <w:marTop w:val="0"/>
      <w:marBottom w:val="0"/>
      <w:divBdr>
        <w:top w:val="none" w:sz="0" w:space="0" w:color="auto"/>
        <w:left w:val="none" w:sz="0" w:space="0" w:color="auto"/>
        <w:bottom w:val="none" w:sz="0" w:space="0" w:color="auto"/>
        <w:right w:val="none" w:sz="0" w:space="0" w:color="auto"/>
      </w:divBdr>
    </w:div>
    <w:div w:id="1069765936">
      <w:marLeft w:val="640"/>
      <w:marRight w:val="0"/>
      <w:marTop w:val="0"/>
      <w:marBottom w:val="0"/>
      <w:divBdr>
        <w:top w:val="none" w:sz="0" w:space="0" w:color="auto"/>
        <w:left w:val="none" w:sz="0" w:space="0" w:color="auto"/>
        <w:bottom w:val="none" w:sz="0" w:space="0" w:color="auto"/>
        <w:right w:val="none" w:sz="0" w:space="0" w:color="auto"/>
      </w:divBdr>
    </w:div>
    <w:div w:id="1069882568">
      <w:marLeft w:val="640"/>
      <w:marRight w:val="0"/>
      <w:marTop w:val="0"/>
      <w:marBottom w:val="0"/>
      <w:divBdr>
        <w:top w:val="none" w:sz="0" w:space="0" w:color="auto"/>
        <w:left w:val="none" w:sz="0" w:space="0" w:color="auto"/>
        <w:bottom w:val="none" w:sz="0" w:space="0" w:color="auto"/>
        <w:right w:val="none" w:sz="0" w:space="0" w:color="auto"/>
      </w:divBdr>
    </w:div>
    <w:div w:id="1069958751">
      <w:marLeft w:val="640"/>
      <w:marRight w:val="0"/>
      <w:marTop w:val="0"/>
      <w:marBottom w:val="0"/>
      <w:divBdr>
        <w:top w:val="none" w:sz="0" w:space="0" w:color="auto"/>
        <w:left w:val="none" w:sz="0" w:space="0" w:color="auto"/>
        <w:bottom w:val="none" w:sz="0" w:space="0" w:color="auto"/>
        <w:right w:val="none" w:sz="0" w:space="0" w:color="auto"/>
      </w:divBdr>
    </w:div>
    <w:div w:id="1070226423">
      <w:marLeft w:val="640"/>
      <w:marRight w:val="0"/>
      <w:marTop w:val="0"/>
      <w:marBottom w:val="0"/>
      <w:divBdr>
        <w:top w:val="none" w:sz="0" w:space="0" w:color="auto"/>
        <w:left w:val="none" w:sz="0" w:space="0" w:color="auto"/>
        <w:bottom w:val="none" w:sz="0" w:space="0" w:color="auto"/>
        <w:right w:val="none" w:sz="0" w:space="0" w:color="auto"/>
      </w:divBdr>
    </w:div>
    <w:div w:id="1070232668">
      <w:marLeft w:val="640"/>
      <w:marRight w:val="0"/>
      <w:marTop w:val="0"/>
      <w:marBottom w:val="0"/>
      <w:divBdr>
        <w:top w:val="none" w:sz="0" w:space="0" w:color="auto"/>
        <w:left w:val="none" w:sz="0" w:space="0" w:color="auto"/>
        <w:bottom w:val="none" w:sz="0" w:space="0" w:color="auto"/>
        <w:right w:val="none" w:sz="0" w:space="0" w:color="auto"/>
      </w:divBdr>
    </w:div>
    <w:div w:id="1070233709">
      <w:marLeft w:val="640"/>
      <w:marRight w:val="0"/>
      <w:marTop w:val="0"/>
      <w:marBottom w:val="0"/>
      <w:divBdr>
        <w:top w:val="none" w:sz="0" w:space="0" w:color="auto"/>
        <w:left w:val="none" w:sz="0" w:space="0" w:color="auto"/>
        <w:bottom w:val="none" w:sz="0" w:space="0" w:color="auto"/>
        <w:right w:val="none" w:sz="0" w:space="0" w:color="auto"/>
      </w:divBdr>
    </w:div>
    <w:div w:id="1070234681">
      <w:marLeft w:val="640"/>
      <w:marRight w:val="0"/>
      <w:marTop w:val="0"/>
      <w:marBottom w:val="0"/>
      <w:divBdr>
        <w:top w:val="none" w:sz="0" w:space="0" w:color="auto"/>
        <w:left w:val="none" w:sz="0" w:space="0" w:color="auto"/>
        <w:bottom w:val="none" w:sz="0" w:space="0" w:color="auto"/>
        <w:right w:val="none" w:sz="0" w:space="0" w:color="auto"/>
      </w:divBdr>
    </w:div>
    <w:div w:id="1070277404">
      <w:marLeft w:val="640"/>
      <w:marRight w:val="0"/>
      <w:marTop w:val="0"/>
      <w:marBottom w:val="0"/>
      <w:divBdr>
        <w:top w:val="none" w:sz="0" w:space="0" w:color="auto"/>
        <w:left w:val="none" w:sz="0" w:space="0" w:color="auto"/>
        <w:bottom w:val="none" w:sz="0" w:space="0" w:color="auto"/>
        <w:right w:val="none" w:sz="0" w:space="0" w:color="auto"/>
      </w:divBdr>
    </w:div>
    <w:div w:id="1070300783">
      <w:marLeft w:val="640"/>
      <w:marRight w:val="0"/>
      <w:marTop w:val="0"/>
      <w:marBottom w:val="0"/>
      <w:divBdr>
        <w:top w:val="none" w:sz="0" w:space="0" w:color="auto"/>
        <w:left w:val="none" w:sz="0" w:space="0" w:color="auto"/>
        <w:bottom w:val="none" w:sz="0" w:space="0" w:color="auto"/>
        <w:right w:val="none" w:sz="0" w:space="0" w:color="auto"/>
      </w:divBdr>
    </w:div>
    <w:div w:id="1070422458">
      <w:marLeft w:val="640"/>
      <w:marRight w:val="0"/>
      <w:marTop w:val="0"/>
      <w:marBottom w:val="0"/>
      <w:divBdr>
        <w:top w:val="none" w:sz="0" w:space="0" w:color="auto"/>
        <w:left w:val="none" w:sz="0" w:space="0" w:color="auto"/>
        <w:bottom w:val="none" w:sz="0" w:space="0" w:color="auto"/>
        <w:right w:val="none" w:sz="0" w:space="0" w:color="auto"/>
      </w:divBdr>
    </w:div>
    <w:div w:id="1070424075">
      <w:marLeft w:val="640"/>
      <w:marRight w:val="0"/>
      <w:marTop w:val="0"/>
      <w:marBottom w:val="0"/>
      <w:divBdr>
        <w:top w:val="none" w:sz="0" w:space="0" w:color="auto"/>
        <w:left w:val="none" w:sz="0" w:space="0" w:color="auto"/>
        <w:bottom w:val="none" w:sz="0" w:space="0" w:color="auto"/>
        <w:right w:val="none" w:sz="0" w:space="0" w:color="auto"/>
      </w:divBdr>
    </w:div>
    <w:div w:id="1070424926">
      <w:marLeft w:val="640"/>
      <w:marRight w:val="0"/>
      <w:marTop w:val="0"/>
      <w:marBottom w:val="0"/>
      <w:divBdr>
        <w:top w:val="none" w:sz="0" w:space="0" w:color="auto"/>
        <w:left w:val="none" w:sz="0" w:space="0" w:color="auto"/>
        <w:bottom w:val="none" w:sz="0" w:space="0" w:color="auto"/>
        <w:right w:val="none" w:sz="0" w:space="0" w:color="auto"/>
      </w:divBdr>
    </w:div>
    <w:div w:id="1070469460">
      <w:marLeft w:val="640"/>
      <w:marRight w:val="0"/>
      <w:marTop w:val="0"/>
      <w:marBottom w:val="0"/>
      <w:divBdr>
        <w:top w:val="none" w:sz="0" w:space="0" w:color="auto"/>
        <w:left w:val="none" w:sz="0" w:space="0" w:color="auto"/>
        <w:bottom w:val="none" w:sz="0" w:space="0" w:color="auto"/>
        <w:right w:val="none" w:sz="0" w:space="0" w:color="auto"/>
      </w:divBdr>
    </w:div>
    <w:div w:id="1070495415">
      <w:marLeft w:val="640"/>
      <w:marRight w:val="0"/>
      <w:marTop w:val="0"/>
      <w:marBottom w:val="0"/>
      <w:divBdr>
        <w:top w:val="none" w:sz="0" w:space="0" w:color="auto"/>
        <w:left w:val="none" w:sz="0" w:space="0" w:color="auto"/>
        <w:bottom w:val="none" w:sz="0" w:space="0" w:color="auto"/>
        <w:right w:val="none" w:sz="0" w:space="0" w:color="auto"/>
      </w:divBdr>
    </w:div>
    <w:div w:id="1070545624">
      <w:marLeft w:val="640"/>
      <w:marRight w:val="0"/>
      <w:marTop w:val="0"/>
      <w:marBottom w:val="0"/>
      <w:divBdr>
        <w:top w:val="none" w:sz="0" w:space="0" w:color="auto"/>
        <w:left w:val="none" w:sz="0" w:space="0" w:color="auto"/>
        <w:bottom w:val="none" w:sz="0" w:space="0" w:color="auto"/>
        <w:right w:val="none" w:sz="0" w:space="0" w:color="auto"/>
      </w:divBdr>
    </w:div>
    <w:div w:id="1070616295">
      <w:marLeft w:val="640"/>
      <w:marRight w:val="0"/>
      <w:marTop w:val="0"/>
      <w:marBottom w:val="0"/>
      <w:divBdr>
        <w:top w:val="none" w:sz="0" w:space="0" w:color="auto"/>
        <w:left w:val="none" w:sz="0" w:space="0" w:color="auto"/>
        <w:bottom w:val="none" w:sz="0" w:space="0" w:color="auto"/>
        <w:right w:val="none" w:sz="0" w:space="0" w:color="auto"/>
      </w:divBdr>
    </w:div>
    <w:div w:id="1070617959">
      <w:marLeft w:val="640"/>
      <w:marRight w:val="0"/>
      <w:marTop w:val="0"/>
      <w:marBottom w:val="0"/>
      <w:divBdr>
        <w:top w:val="none" w:sz="0" w:space="0" w:color="auto"/>
        <w:left w:val="none" w:sz="0" w:space="0" w:color="auto"/>
        <w:bottom w:val="none" w:sz="0" w:space="0" w:color="auto"/>
        <w:right w:val="none" w:sz="0" w:space="0" w:color="auto"/>
      </w:divBdr>
    </w:div>
    <w:div w:id="1070692451">
      <w:marLeft w:val="640"/>
      <w:marRight w:val="0"/>
      <w:marTop w:val="0"/>
      <w:marBottom w:val="0"/>
      <w:divBdr>
        <w:top w:val="none" w:sz="0" w:space="0" w:color="auto"/>
        <w:left w:val="none" w:sz="0" w:space="0" w:color="auto"/>
        <w:bottom w:val="none" w:sz="0" w:space="0" w:color="auto"/>
        <w:right w:val="none" w:sz="0" w:space="0" w:color="auto"/>
      </w:divBdr>
    </w:div>
    <w:div w:id="1070731019">
      <w:marLeft w:val="640"/>
      <w:marRight w:val="0"/>
      <w:marTop w:val="0"/>
      <w:marBottom w:val="0"/>
      <w:divBdr>
        <w:top w:val="none" w:sz="0" w:space="0" w:color="auto"/>
        <w:left w:val="none" w:sz="0" w:space="0" w:color="auto"/>
        <w:bottom w:val="none" w:sz="0" w:space="0" w:color="auto"/>
        <w:right w:val="none" w:sz="0" w:space="0" w:color="auto"/>
      </w:divBdr>
    </w:div>
    <w:div w:id="1070731574">
      <w:marLeft w:val="640"/>
      <w:marRight w:val="0"/>
      <w:marTop w:val="0"/>
      <w:marBottom w:val="0"/>
      <w:divBdr>
        <w:top w:val="none" w:sz="0" w:space="0" w:color="auto"/>
        <w:left w:val="none" w:sz="0" w:space="0" w:color="auto"/>
        <w:bottom w:val="none" w:sz="0" w:space="0" w:color="auto"/>
        <w:right w:val="none" w:sz="0" w:space="0" w:color="auto"/>
      </w:divBdr>
    </w:div>
    <w:div w:id="1070732641">
      <w:marLeft w:val="640"/>
      <w:marRight w:val="0"/>
      <w:marTop w:val="0"/>
      <w:marBottom w:val="0"/>
      <w:divBdr>
        <w:top w:val="none" w:sz="0" w:space="0" w:color="auto"/>
        <w:left w:val="none" w:sz="0" w:space="0" w:color="auto"/>
        <w:bottom w:val="none" w:sz="0" w:space="0" w:color="auto"/>
        <w:right w:val="none" w:sz="0" w:space="0" w:color="auto"/>
      </w:divBdr>
    </w:div>
    <w:div w:id="1070808499">
      <w:marLeft w:val="640"/>
      <w:marRight w:val="0"/>
      <w:marTop w:val="0"/>
      <w:marBottom w:val="0"/>
      <w:divBdr>
        <w:top w:val="none" w:sz="0" w:space="0" w:color="auto"/>
        <w:left w:val="none" w:sz="0" w:space="0" w:color="auto"/>
        <w:bottom w:val="none" w:sz="0" w:space="0" w:color="auto"/>
        <w:right w:val="none" w:sz="0" w:space="0" w:color="auto"/>
      </w:divBdr>
    </w:div>
    <w:div w:id="1070810755">
      <w:marLeft w:val="640"/>
      <w:marRight w:val="0"/>
      <w:marTop w:val="0"/>
      <w:marBottom w:val="0"/>
      <w:divBdr>
        <w:top w:val="none" w:sz="0" w:space="0" w:color="auto"/>
        <w:left w:val="none" w:sz="0" w:space="0" w:color="auto"/>
        <w:bottom w:val="none" w:sz="0" w:space="0" w:color="auto"/>
        <w:right w:val="none" w:sz="0" w:space="0" w:color="auto"/>
      </w:divBdr>
    </w:div>
    <w:div w:id="1070886853">
      <w:marLeft w:val="640"/>
      <w:marRight w:val="0"/>
      <w:marTop w:val="0"/>
      <w:marBottom w:val="0"/>
      <w:divBdr>
        <w:top w:val="none" w:sz="0" w:space="0" w:color="auto"/>
        <w:left w:val="none" w:sz="0" w:space="0" w:color="auto"/>
        <w:bottom w:val="none" w:sz="0" w:space="0" w:color="auto"/>
        <w:right w:val="none" w:sz="0" w:space="0" w:color="auto"/>
      </w:divBdr>
    </w:div>
    <w:div w:id="1070888722">
      <w:marLeft w:val="640"/>
      <w:marRight w:val="0"/>
      <w:marTop w:val="0"/>
      <w:marBottom w:val="0"/>
      <w:divBdr>
        <w:top w:val="none" w:sz="0" w:space="0" w:color="auto"/>
        <w:left w:val="none" w:sz="0" w:space="0" w:color="auto"/>
        <w:bottom w:val="none" w:sz="0" w:space="0" w:color="auto"/>
        <w:right w:val="none" w:sz="0" w:space="0" w:color="auto"/>
      </w:divBdr>
    </w:div>
    <w:div w:id="1071006405">
      <w:marLeft w:val="640"/>
      <w:marRight w:val="0"/>
      <w:marTop w:val="0"/>
      <w:marBottom w:val="0"/>
      <w:divBdr>
        <w:top w:val="none" w:sz="0" w:space="0" w:color="auto"/>
        <w:left w:val="none" w:sz="0" w:space="0" w:color="auto"/>
        <w:bottom w:val="none" w:sz="0" w:space="0" w:color="auto"/>
        <w:right w:val="none" w:sz="0" w:space="0" w:color="auto"/>
      </w:divBdr>
    </w:div>
    <w:div w:id="1071076947">
      <w:marLeft w:val="640"/>
      <w:marRight w:val="0"/>
      <w:marTop w:val="0"/>
      <w:marBottom w:val="0"/>
      <w:divBdr>
        <w:top w:val="none" w:sz="0" w:space="0" w:color="auto"/>
        <w:left w:val="none" w:sz="0" w:space="0" w:color="auto"/>
        <w:bottom w:val="none" w:sz="0" w:space="0" w:color="auto"/>
        <w:right w:val="none" w:sz="0" w:space="0" w:color="auto"/>
      </w:divBdr>
    </w:div>
    <w:div w:id="1071079557">
      <w:marLeft w:val="640"/>
      <w:marRight w:val="0"/>
      <w:marTop w:val="0"/>
      <w:marBottom w:val="0"/>
      <w:divBdr>
        <w:top w:val="none" w:sz="0" w:space="0" w:color="auto"/>
        <w:left w:val="none" w:sz="0" w:space="0" w:color="auto"/>
        <w:bottom w:val="none" w:sz="0" w:space="0" w:color="auto"/>
        <w:right w:val="none" w:sz="0" w:space="0" w:color="auto"/>
      </w:divBdr>
    </w:div>
    <w:div w:id="1071080932">
      <w:marLeft w:val="640"/>
      <w:marRight w:val="0"/>
      <w:marTop w:val="0"/>
      <w:marBottom w:val="0"/>
      <w:divBdr>
        <w:top w:val="none" w:sz="0" w:space="0" w:color="auto"/>
        <w:left w:val="none" w:sz="0" w:space="0" w:color="auto"/>
        <w:bottom w:val="none" w:sz="0" w:space="0" w:color="auto"/>
        <w:right w:val="none" w:sz="0" w:space="0" w:color="auto"/>
      </w:divBdr>
    </w:div>
    <w:div w:id="1071274749">
      <w:marLeft w:val="640"/>
      <w:marRight w:val="0"/>
      <w:marTop w:val="0"/>
      <w:marBottom w:val="0"/>
      <w:divBdr>
        <w:top w:val="none" w:sz="0" w:space="0" w:color="auto"/>
        <w:left w:val="none" w:sz="0" w:space="0" w:color="auto"/>
        <w:bottom w:val="none" w:sz="0" w:space="0" w:color="auto"/>
        <w:right w:val="none" w:sz="0" w:space="0" w:color="auto"/>
      </w:divBdr>
    </w:div>
    <w:div w:id="1071342950">
      <w:marLeft w:val="640"/>
      <w:marRight w:val="0"/>
      <w:marTop w:val="0"/>
      <w:marBottom w:val="0"/>
      <w:divBdr>
        <w:top w:val="none" w:sz="0" w:space="0" w:color="auto"/>
        <w:left w:val="none" w:sz="0" w:space="0" w:color="auto"/>
        <w:bottom w:val="none" w:sz="0" w:space="0" w:color="auto"/>
        <w:right w:val="none" w:sz="0" w:space="0" w:color="auto"/>
      </w:divBdr>
    </w:div>
    <w:div w:id="1071348915">
      <w:marLeft w:val="640"/>
      <w:marRight w:val="0"/>
      <w:marTop w:val="0"/>
      <w:marBottom w:val="0"/>
      <w:divBdr>
        <w:top w:val="none" w:sz="0" w:space="0" w:color="auto"/>
        <w:left w:val="none" w:sz="0" w:space="0" w:color="auto"/>
        <w:bottom w:val="none" w:sz="0" w:space="0" w:color="auto"/>
        <w:right w:val="none" w:sz="0" w:space="0" w:color="auto"/>
      </w:divBdr>
    </w:div>
    <w:div w:id="1071385475">
      <w:marLeft w:val="640"/>
      <w:marRight w:val="0"/>
      <w:marTop w:val="0"/>
      <w:marBottom w:val="0"/>
      <w:divBdr>
        <w:top w:val="none" w:sz="0" w:space="0" w:color="auto"/>
        <w:left w:val="none" w:sz="0" w:space="0" w:color="auto"/>
        <w:bottom w:val="none" w:sz="0" w:space="0" w:color="auto"/>
        <w:right w:val="none" w:sz="0" w:space="0" w:color="auto"/>
      </w:divBdr>
    </w:div>
    <w:div w:id="1071387271">
      <w:marLeft w:val="640"/>
      <w:marRight w:val="0"/>
      <w:marTop w:val="0"/>
      <w:marBottom w:val="0"/>
      <w:divBdr>
        <w:top w:val="none" w:sz="0" w:space="0" w:color="auto"/>
        <w:left w:val="none" w:sz="0" w:space="0" w:color="auto"/>
        <w:bottom w:val="none" w:sz="0" w:space="0" w:color="auto"/>
        <w:right w:val="none" w:sz="0" w:space="0" w:color="auto"/>
      </w:divBdr>
    </w:div>
    <w:div w:id="1071654378">
      <w:marLeft w:val="640"/>
      <w:marRight w:val="0"/>
      <w:marTop w:val="0"/>
      <w:marBottom w:val="0"/>
      <w:divBdr>
        <w:top w:val="none" w:sz="0" w:space="0" w:color="auto"/>
        <w:left w:val="none" w:sz="0" w:space="0" w:color="auto"/>
        <w:bottom w:val="none" w:sz="0" w:space="0" w:color="auto"/>
        <w:right w:val="none" w:sz="0" w:space="0" w:color="auto"/>
      </w:divBdr>
    </w:div>
    <w:div w:id="1071658029">
      <w:marLeft w:val="640"/>
      <w:marRight w:val="0"/>
      <w:marTop w:val="0"/>
      <w:marBottom w:val="0"/>
      <w:divBdr>
        <w:top w:val="none" w:sz="0" w:space="0" w:color="auto"/>
        <w:left w:val="none" w:sz="0" w:space="0" w:color="auto"/>
        <w:bottom w:val="none" w:sz="0" w:space="0" w:color="auto"/>
        <w:right w:val="none" w:sz="0" w:space="0" w:color="auto"/>
      </w:divBdr>
    </w:div>
    <w:div w:id="1071659658">
      <w:marLeft w:val="640"/>
      <w:marRight w:val="0"/>
      <w:marTop w:val="0"/>
      <w:marBottom w:val="0"/>
      <w:divBdr>
        <w:top w:val="none" w:sz="0" w:space="0" w:color="auto"/>
        <w:left w:val="none" w:sz="0" w:space="0" w:color="auto"/>
        <w:bottom w:val="none" w:sz="0" w:space="0" w:color="auto"/>
        <w:right w:val="none" w:sz="0" w:space="0" w:color="auto"/>
      </w:divBdr>
    </w:div>
    <w:div w:id="1071730356">
      <w:marLeft w:val="640"/>
      <w:marRight w:val="0"/>
      <w:marTop w:val="0"/>
      <w:marBottom w:val="0"/>
      <w:divBdr>
        <w:top w:val="none" w:sz="0" w:space="0" w:color="auto"/>
        <w:left w:val="none" w:sz="0" w:space="0" w:color="auto"/>
        <w:bottom w:val="none" w:sz="0" w:space="0" w:color="auto"/>
        <w:right w:val="none" w:sz="0" w:space="0" w:color="auto"/>
      </w:divBdr>
    </w:div>
    <w:div w:id="1071731668">
      <w:marLeft w:val="640"/>
      <w:marRight w:val="0"/>
      <w:marTop w:val="0"/>
      <w:marBottom w:val="0"/>
      <w:divBdr>
        <w:top w:val="none" w:sz="0" w:space="0" w:color="auto"/>
        <w:left w:val="none" w:sz="0" w:space="0" w:color="auto"/>
        <w:bottom w:val="none" w:sz="0" w:space="0" w:color="auto"/>
        <w:right w:val="none" w:sz="0" w:space="0" w:color="auto"/>
      </w:divBdr>
    </w:div>
    <w:div w:id="1071855781">
      <w:marLeft w:val="640"/>
      <w:marRight w:val="0"/>
      <w:marTop w:val="0"/>
      <w:marBottom w:val="0"/>
      <w:divBdr>
        <w:top w:val="none" w:sz="0" w:space="0" w:color="auto"/>
        <w:left w:val="none" w:sz="0" w:space="0" w:color="auto"/>
        <w:bottom w:val="none" w:sz="0" w:space="0" w:color="auto"/>
        <w:right w:val="none" w:sz="0" w:space="0" w:color="auto"/>
      </w:divBdr>
    </w:div>
    <w:div w:id="1071922963">
      <w:marLeft w:val="640"/>
      <w:marRight w:val="0"/>
      <w:marTop w:val="0"/>
      <w:marBottom w:val="0"/>
      <w:divBdr>
        <w:top w:val="none" w:sz="0" w:space="0" w:color="auto"/>
        <w:left w:val="none" w:sz="0" w:space="0" w:color="auto"/>
        <w:bottom w:val="none" w:sz="0" w:space="0" w:color="auto"/>
        <w:right w:val="none" w:sz="0" w:space="0" w:color="auto"/>
      </w:divBdr>
    </w:div>
    <w:div w:id="1072000762">
      <w:marLeft w:val="640"/>
      <w:marRight w:val="0"/>
      <w:marTop w:val="0"/>
      <w:marBottom w:val="0"/>
      <w:divBdr>
        <w:top w:val="none" w:sz="0" w:space="0" w:color="auto"/>
        <w:left w:val="none" w:sz="0" w:space="0" w:color="auto"/>
        <w:bottom w:val="none" w:sz="0" w:space="0" w:color="auto"/>
        <w:right w:val="none" w:sz="0" w:space="0" w:color="auto"/>
      </w:divBdr>
    </w:div>
    <w:div w:id="1072046970">
      <w:marLeft w:val="640"/>
      <w:marRight w:val="0"/>
      <w:marTop w:val="0"/>
      <w:marBottom w:val="0"/>
      <w:divBdr>
        <w:top w:val="none" w:sz="0" w:space="0" w:color="auto"/>
        <w:left w:val="none" w:sz="0" w:space="0" w:color="auto"/>
        <w:bottom w:val="none" w:sz="0" w:space="0" w:color="auto"/>
        <w:right w:val="none" w:sz="0" w:space="0" w:color="auto"/>
      </w:divBdr>
    </w:div>
    <w:div w:id="1072194271">
      <w:marLeft w:val="640"/>
      <w:marRight w:val="0"/>
      <w:marTop w:val="0"/>
      <w:marBottom w:val="0"/>
      <w:divBdr>
        <w:top w:val="none" w:sz="0" w:space="0" w:color="auto"/>
        <w:left w:val="none" w:sz="0" w:space="0" w:color="auto"/>
        <w:bottom w:val="none" w:sz="0" w:space="0" w:color="auto"/>
        <w:right w:val="none" w:sz="0" w:space="0" w:color="auto"/>
      </w:divBdr>
    </w:div>
    <w:div w:id="1072197728">
      <w:marLeft w:val="640"/>
      <w:marRight w:val="0"/>
      <w:marTop w:val="0"/>
      <w:marBottom w:val="0"/>
      <w:divBdr>
        <w:top w:val="none" w:sz="0" w:space="0" w:color="auto"/>
        <w:left w:val="none" w:sz="0" w:space="0" w:color="auto"/>
        <w:bottom w:val="none" w:sz="0" w:space="0" w:color="auto"/>
        <w:right w:val="none" w:sz="0" w:space="0" w:color="auto"/>
      </w:divBdr>
    </w:div>
    <w:div w:id="1072198915">
      <w:marLeft w:val="640"/>
      <w:marRight w:val="0"/>
      <w:marTop w:val="0"/>
      <w:marBottom w:val="0"/>
      <w:divBdr>
        <w:top w:val="none" w:sz="0" w:space="0" w:color="auto"/>
        <w:left w:val="none" w:sz="0" w:space="0" w:color="auto"/>
        <w:bottom w:val="none" w:sz="0" w:space="0" w:color="auto"/>
        <w:right w:val="none" w:sz="0" w:space="0" w:color="auto"/>
      </w:divBdr>
    </w:div>
    <w:div w:id="1072200643">
      <w:marLeft w:val="640"/>
      <w:marRight w:val="0"/>
      <w:marTop w:val="0"/>
      <w:marBottom w:val="0"/>
      <w:divBdr>
        <w:top w:val="none" w:sz="0" w:space="0" w:color="auto"/>
        <w:left w:val="none" w:sz="0" w:space="0" w:color="auto"/>
        <w:bottom w:val="none" w:sz="0" w:space="0" w:color="auto"/>
        <w:right w:val="none" w:sz="0" w:space="0" w:color="auto"/>
      </w:divBdr>
    </w:div>
    <w:div w:id="1072241151">
      <w:marLeft w:val="640"/>
      <w:marRight w:val="0"/>
      <w:marTop w:val="0"/>
      <w:marBottom w:val="0"/>
      <w:divBdr>
        <w:top w:val="none" w:sz="0" w:space="0" w:color="auto"/>
        <w:left w:val="none" w:sz="0" w:space="0" w:color="auto"/>
        <w:bottom w:val="none" w:sz="0" w:space="0" w:color="auto"/>
        <w:right w:val="none" w:sz="0" w:space="0" w:color="auto"/>
      </w:divBdr>
    </w:div>
    <w:div w:id="1072312746">
      <w:marLeft w:val="640"/>
      <w:marRight w:val="0"/>
      <w:marTop w:val="0"/>
      <w:marBottom w:val="0"/>
      <w:divBdr>
        <w:top w:val="none" w:sz="0" w:space="0" w:color="auto"/>
        <w:left w:val="none" w:sz="0" w:space="0" w:color="auto"/>
        <w:bottom w:val="none" w:sz="0" w:space="0" w:color="auto"/>
        <w:right w:val="none" w:sz="0" w:space="0" w:color="auto"/>
      </w:divBdr>
    </w:div>
    <w:div w:id="1072389442">
      <w:marLeft w:val="640"/>
      <w:marRight w:val="0"/>
      <w:marTop w:val="0"/>
      <w:marBottom w:val="0"/>
      <w:divBdr>
        <w:top w:val="none" w:sz="0" w:space="0" w:color="auto"/>
        <w:left w:val="none" w:sz="0" w:space="0" w:color="auto"/>
        <w:bottom w:val="none" w:sz="0" w:space="0" w:color="auto"/>
        <w:right w:val="none" w:sz="0" w:space="0" w:color="auto"/>
      </w:divBdr>
    </w:div>
    <w:div w:id="1072435820">
      <w:marLeft w:val="640"/>
      <w:marRight w:val="0"/>
      <w:marTop w:val="0"/>
      <w:marBottom w:val="0"/>
      <w:divBdr>
        <w:top w:val="none" w:sz="0" w:space="0" w:color="auto"/>
        <w:left w:val="none" w:sz="0" w:space="0" w:color="auto"/>
        <w:bottom w:val="none" w:sz="0" w:space="0" w:color="auto"/>
        <w:right w:val="none" w:sz="0" w:space="0" w:color="auto"/>
      </w:divBdr>
    </w:div>
    <w:div w:id="1072462632">
      <w:marLeft w:val="640"/>
      <w:marRight w:val="0"/>
      <w:marTop w:val="0"/>
      <w:marBottom w:val="0"/>
      <w:divBdr>
        <w:top w:val="none" w:sz="0" w:space="0" w:color="auto"/>
        <w:left w:val="none" w:sz="0" w:space="0" w:color="auto"/>
        <w:bottom w:val="none" w:sz="0" w:space="0" w:color="auto"/>
        <w:right w:val="none" w:sz="0" w:space="0" w:color="auto"/>
      </w:divBdr>
    </w:div>
    <w:div w:id="1072503668">
      <w:marLeft w:val="640"/>
      <w:marRight w:val="0"/>
      <w:marTop w:val="0"/>
      <w:marBottom w:val="0"/>
      <w:divBdr>
        <w:top w:val="none" w:sz="0" w:space="0" w:color="auto"/>
        <w:left w:val="none" w:sz="0" w:space="0" w:color="auto"/>
        <w:bottom w:val="none" w:sz="0" w:space="0" w:color="auto"/>
        <w:right w:val="none" w:sz="0" w:space="0" w:color="auto"/>
      </w:divBdr>
    </w:div>
    <w:div w:id="1072583667">
      <w:marLeft w:val="640"/>
      <w:marRight w:val="0"/>
      <w:marTop w:val="0"/>
      <w:marBottom w:val="0"/>
      <w:divBdr>
        <w:top w:val="none" w:sz="0" w:space="0" w:color="auto"/>
        <w:left w:val="none" w:sz="0" w:space="0" w:color="auto"/>
        <w:bottom w:val="none" w:sz="0" w:space="0" w:color="auto"/>
        <w:right w:val="none" w:sz="0" w:space="0" w:color="auto"/>
      </w:divBdr>
    </w:div>
    <w:div w:id="1072696817">
      <w:marLeft w:val="640"/>
      <w:marRight w:val="0"/>
      <w:marTop w:val="0"/>
      <w:marBottom w:val="0"/>
      <w:divBdr>
        <w:top w:val="none" w:sz="0" w:space="0" w:color="auto"/>
        <w:left w:val="none" w:sz="0" w:space="0" w:color="auto"/>
        <w:bottom w:val="none" w:sz="0" w:space="0" w:color="auto"/>
        <w:right w:val="none" w:sz="0" w:space="0" w:color="auto"/>
      </w:divBdr>
    </w:div>
    <w:div w:id="1072704455">
      <w:marLeft w:val="640"/>
      <w:marRight w:val="0"/>
      <w:marTop w:val="0"/>
      <w:marBottom w:val="0"/>
      <w:divBdr>
        <w:top w:val="none" w:sz="0" w:space="0" w:color="auto"/>
        <w:left w:val="none" w:sz="0" w:space="0" w:color="auto"/>
        <w:bottom w:val="none" w:sz="0" w:space="0" w:color="auto"/>
        <w:right w:val="none" w:sz="0" w:space="0" w:color="auto"/>
      </w:divBdr>
    </w:div>
    <w:div w:id="1072770771">
      <w:marLeft w:val="640"/>
      <w:marRight w:val="0"/>
      <w:marTop w:val="0"/>
      <w:marBottom w:val="0"/>
      <w:divBdr>
        <w:top w:val="none" w:sz="0" w:space="0" w:color="auto"/>
        <w:left w:val="none" w:sz="0" w:space="0" w:color="auto"/>
        <w:bottom w:val="none" w:sz="0" w:space="0" w:color="auto"/>
        <w:right w:val="none" w:sz="0" w:space="0" w:color="auto"/>
      </w:divBdr>
    </w:div>
    <w:div w:id="1072771445">
      <w:marLeft w:val="640"/>
      <w:marRight w:val="0"/>
      <w:marTop w:val="0"/>
      <w:marBottom w:val="0"/>
      <w:divBdr>
        <w:top w:val="none" w:sz="0" w:space="0" w:color="auto"/>
        <w:left w:val="none" w:sz="0" w:space="0" w:color="auto"/>
        <w:bottom w:val="none" w:sz="0" w:space="0" w:color="auto"/>
        <w:right w:val="none" w:sz="0" w:space="0" w:color="auto"/>
      </w:divBdr>
    </w:div>
    <w:div w:id="1072852781">
      <w:marLeft w:val="640"/>
      <w:marRight w:val="0"/>
      <w:marTop w:val="0"/>
      <w:marBottom w:val="0"/>
      <w:divBdr>
        <w:top w:val="none" w:sz="0" w:space="0" w:color="auto"/>
        <w:left w:val="none" w:sz="0" w:space="0" w:color="auto"/>
        <w:bottom w:val="none" w:sz="0" w:space="0" w:color="auto"/>
        <w:right w:val="none" w:sz="0" w:space="0" w:color="auto"/>
      </w:divBdr>
    </w:div>
    <w:div w:id="1072897761">
      <w:marLeft w:val="640"/>
      <w:marRight w:val="0"/>
      <w:marTop w:val="0"/>
      <w:marBottom w:val="0"/>
      <w:divBdr>
        <w:top w:val="none" w:sz="0" w:space="0" w:color="auto"/>
        <w:left w:val="none" w:sz="0" w:space="0" w:color="auto"/>
        <w:bottom w:val="none" w:sz="0" w:space="0" w:color="auto"/>
        <w:right w:val="none" w:sz="0" w:space="0" w:color="auto"/>
      </w:divBdr>
    </w:div>
    <w:div w:id="1072966694">
      <w:marLeft w:val="640"/>
      <w:marRight w:val="0"/>
      <w:marTop w:val="0"/>
      <w:marBottom w:val="0"/>
      <w:divBdr>
        <w:top w:val="none" w:sz="0" w:space="0" w:color="auto"/>
        <w:left w:val="none" w:sz="0" w:space="0" w:color="auto"/>
        <w:bottom w:val="none" w:sz="0" w:space="0" w:color="auto"/>
        <w:right w:val="none" w:sz="0" w:space="0" w:color="auto"/>
      </w:divBdr>
    </w:div>
    <w:div w:id="1073046213">
      <w:marLeft w:val="640"/>
      <w:marRight w:val="0"/>
      <w:marTop w:val="0"/>
      <w:marBottom w:val="0"/>
      <w:divBdr>
        <w:top w:val="none" w:sz="0" w:space="0" w:color="auto"/>
        <w:left w:val="none" w:sz="0" w:space="0" w:color="auto"/>
        <w:bottom w:val="none" w:sz="0" w:space="0" w:color="auto"/>
        <w:right w:val="none" w:sz="0" w:space="0" w:color="auto"/>
      </w:divBdr>
    </w:div>
    <w:div w:id="1073047752">
      <w:marLeft w:val="640"/>
      <w:marRight w:val="0"/>
      <w:marTop w:val="0"/>
      <w:marBottom w:val="0"/>
      <w:divBdr>
        <w:top w:val="none" w:sz="0" w:space="0" w:color="auto"/>
        <w:left w:val="none" w:sz="0" w:space="0" w:color="auto"/>
        <w:bottom w:val="none" w:sz="0" w:space="0" w:color="auto"/>
        <w:right w:val="none" w:sz="0" w:space="0" w:color="auto"/>
      </w:divBdr>
    </w:div>
    <w:div w:id="1073088429">
      <w:marLeft w:val="640"/>
      <w:marRight w:val="0"/>
      <w:marTop w:val="0"/>
      <w:marBottom w:val="0"/>
      <w:divBdr>
        <w:top w:val="none" w:sz="0" w:space="0" w:color="auto"/>
        <w:left w:val="none" w:sz="0" w:space="0" w:color="auto"/>
        <w:bottom w:val="none" w:sz="0" w:space="0" w:color="auto"/>
        <w:right w:val="none" w:sz="0" w:space="0" w:color="auto"/>
      </w:divBdr>
    </w:div>
    <w:div w:id="1073089152">
      <w:marLeft w:val="640"/>
      <w:marRight w:val="0"/>
      <w:marTop w:val="0"/>
      <w:marBottom w:val="0"/>
      <w:divBdr>
        <w:top w:val="none" w:sz="0" w:space="0" w:color="auto"/>
        <w:left w:val="none" w:sz="0" w:space="0" w:color="auto"/>
        <w:bottom w:val="none" w:sz="0" w:space="0" w:color="auto"/>
        <w:right w:val="none" w:sz="0" w:space="0" w:color="auto"/>
      </w:divBdr>
    </w:div>
    <w:div w:id="1073118899">
      <w:marLeft w:val="640"/>
      <w:marRight w:val="0"/>
      <w:marTop w:val="0"/>
      <w:marBottom w:val="0"/>
      <w:divBdr>
        <w:top w:val="none" w:sz="0" w:space="0" w:color="auto"/>
        <w:left w:val="none" w:sz="0" w:space="0" w:color="auto"/>
        <w:bottom w:val="none" w:sz="0" w:space="0" w:color="auto"/>
        <w:right w:val="none" w:sz="0" w:space="0" w:color="auto"/>
      </w:divBdr>
    </w:div>
    <w:div w:id="1073165983">
      <w:marLeft w:val="640"/>
      <w:marRight w:val="0"/>
      <w:marTop w:val="0"/>
      <w:marBottom w:val="0"/>
      <w:divBdr>
        <w:top w:val="none" w:sz="0" w:space="0" w:color="auto"/>
        <w:left w:val="none" w:sz="0" w:space="0" w:color="auto"/>
        <w:bottom w:val="none" w:sz="0" w:space="0" w:color="auto"/>
        <w:right w:val="none" w:sz="0" w:space="0" w:color="auto"/>
      </w:divBdr>
    </w:div>
    <w:div w:id="1073505548">
      <w:marLeft w:val="640"/>
      <w:marRight w:val="0"/>
      <w:marTop w:val="0"/>
      <w:marBottom w:val="0"/>
      <w:divBdr>
        <w:top w:val="none" w:sz="0" w:space="0" w:color="auto"/>
        <w:left w:val="none" w:sz="0" w:space="0" w:color="auto"/>
        <w:bottom w:val="none" w:sz="0" w:space="0" w:color="auto"/>
        <w:right w:val="none" w:sz="0" w:space="0" w:color="auto"/>
      </w:divBdr>
    </w:div>
    <w:div w:id="1073628334">
      <w:marLeft w:val="640"/>
      <w:marRight w:val="0"/>
      <w:marTop w:val="0"/>
      <w:marBottom w:val="0"/>
      <w:divBdr>
        <w:top w:val="none" w:sz="0" w:space="0" w:color="auto"/>
        <w:left w:val="none" w:sz="0" w:space="0" w:color="auto"/>
        <w:bottom w:val="none" w:sz="0" w:space="0" w:color="auto"/>
        <w:right w:val="none" w:sz="0" w:space="0" w:color="auto"/>
      </w:divBdr>
    </w:div>
    <w:div w:id="1073628344">
      <w:marLeft w:val="640"/>
      <w:marRight w:val="0"/>
      <w:marTop w:val="0"/>
      <w:marBottom w:val="0"/>
      <w:divBdr>
        <w:top w:val="none" w:sz="0" w:space="0" w:color="auto"/>
        <w:left w:val="none" w:sz="0" w:space="0" w:color="auto"/>
        <w:bottom w:val="none" w:sz="0" w:space="0" w:color="auto"/>
        <w:right w:val="none" w:sz="0" w:space="0" w:color="auto"/>
      </w:divBdr>
    </w:div>
    <w:div w:id="1073699093">
      <w:marLeft w:val="640"/>
      <w:marRight w:val="0"/>
      <w:marTop w:val="0"/>
      <w:marBottom w:val="0"/>
      <w:divBdr>
        <w:top w:val="none" w:sz="0" w:space="0" w:color="auto"/>
        <w:left w:val="none" w:sz="0" w:space="0" w:color="auto"/>
        <w:bottom w:val="none" w:sz="0" w:space="0" w:color="auto"/>
        <w:right w:val="none" w:sz="0" w:space="0" w:color="auto"/>
      </w:divBdr>
    </w:div>
    <w:div w:id="1073703472">
      <w:marLeft w:val="640"/>
      <w:marRight w:val="0"/>
      <w:marTop w:val="0"/>
      <w:marBottom w:val="0"/>
      <w:divBdr>
        <w:top w:val="none" w:sz="0" w:space="0" w:color="auto"/>
        <w:left w:val="none" w:sz="0" w:space="0" w:color="auto"/>
        <w:bottom w:val="none" w:sz="0" w:space="0" w:color="auto"/>
        <w:right w:val="none" w:sz="0" w:space="0" w:color="auto"/>
      </w:divBdr>
    </w:div>
    <w:div w:id="1073770665">
      <w:marLeft w:val="640"/>
      <w:marRight w:val="0"/>
      <w:marTop w:val="0"/>
      <w:marBottom w:val="0"/>
      <w:divBdr>
        <w:top w:val="none" w:sz="0" w:space="0" w:color="auto"/>
        <w:left w:val="none" w:sz="0" w:space="0" w:color="auto"/>
        <w:bottom w:val="none" w:sz="0" w:space="0" w:color="auto"/>
        <w:right w:val="none" w:sz="0" w:space="0" w:color="auto"/>
      </w:divBdr>
    </w:div>
    <w:div w:id="1073771350">
      <w:marLeft w:val="640"/>
      <w:marRight w:val="0"/>
      <w:marTop w:val="0"/>
      <w:marBottom w:val="0"/>
      <w:divBdr>
        <w:top w:val="none" w:sz="0" w:space="0" w:color="auto"/>
        <w:left w:val="none" w:sz="0" w:space="0" w:color="auto"/>
        <w:bottom w:val="none" w:sz="0" w:space="0" w:color="auto"/>
        <w:right w:val="none" w:sz="0" w:space="0" w:color="auto"/>
      </w:divBdr>
    </w:div>
    <w:div w:id="1073890099">
      <w:marLeft w:val="640"/>
      <w:marRight w:val="0"/>
      <w:marTop w:val="0"/>
      <w:marBottom w:val="0"/>
      <w:divBdr>
        <w:top w:val="none" w:sz="0" w:space="0" w:color="auto"/>
        <w:left w:val="none" w:sz="0" w:space="0" w:color="auto"/>
        <w:bottom w:val="none" w:sz="0" w:space="0" w:color="auto"/>
        <w:right w:val="none" w:sz="0" w:space="0" w:color="auto"/>
      </w:divBdr>
    </w:div>
    <w:div w:id="1073893166">
      <w:marLeft w:val="640"/>
      <w:marRight w:val="0"/>
      <w:marTop w:val="0"/>
      <w:marBottom w:val="0"/>
      <w:divBdr>
        <w:top w:val="none" w:sz="0" w:space="0" w:color="auto"/>
        <w:left w:val="none" w:sz="0" w:space="0" w:color="auto"/>
        <w:bottom w:val="none" w:sz="0" w:space="0" w:color="auto"/>
        <w:right w:val="none" w:sz="0" w:space="0" w:color="auto"/>
      </w:divBdr>
    </w:div>
    <w:div w:id="1073897571">
      <w:marLeft w:val="640"/>
      <w:marRight w:val="0"/>
      <w:marTop w:val="0"/>
      <w:marBottom w:val="0"/>
      <w:divBdr>
        <w:top w:val="none" w:sz="0" w:space="0" w:color="auto"/>
        <w:left w:val="none" w:sz="0" w:space="0" w:color="auto"/>
        <w:bottom w:val="none" w:sz="0" w:space="0" w:color="auto"/>
        <w:right w:val="none" w:sz="0" w:space="0" w:color="auto"/>
      </w:divBdr>
    </w:div>
    <w:div w:id="1073964826">
      <w:marLeft w:val="640"/>
      <w:marRight w:val="0"/>
      <w:marTop w:val="0"/>
      <w:marBottom w:val="0"/>
      <w:divBdr>
        <w:top w:val="none" w:sz="0" w:space="0" w:color="auto"/>
        <w:left w:val="none" w:sz="0" w:space="0" w:color="auto"/>
        <w:bottom w:val="none" w:sz="0" w:space="0" w:color="auto"/>
        <w:right w:val="none" w:sz="0" w:space="0" w:color="auto"/>
      </w:divBdr>
    </w:div>
    <w:div w:id="1073969119">
      <w:marLeft w:val="640"/>
      <w:marRight w:val="0"/>
      <w:marTop w:val="0"/>
      <w:marBottom w:val="0"/>
      <w:divBdr>
        <w:top w:val="none" w:sz="0" w:space="0" w:color="auto"/>
        <w:left w:val="none" w:sz="0" w:space="0" w:color="auto"/>
        <w:bottom w:val="none" w:sz="0" w:space="0" w:color="auto"/>
        <w:right w:val="none" w:sz="0" w:space="0" w:color="auto"/>
      </w:divBdr>
    </w:div>
    <w:div w:id="1074007577">
      <w:marLeft w:val="640"/>
      <w:marRight w:val="0"/>
      <w:marTop w:val="0"/>
      <w:marBottom w:val="0"/>
      <w:divBdr>
        <w:top w:val="none" w:sz="0" w:space="0" w:color="auto"/>
        <w:left w:val="none" w:sz="0" w:space="0" w:color="auto"/>
        <w:bottom w:val="none" w:sz="0" w:space="0" w:color="auto"/>
        <w:right w:val="none" w:sz="0" w:space="0" w:color="auto"/>
      </w:divBdr>
    </w:div>
    <w:div w:id="1074012281">
      <w:marLeft w:val="640"/>
      <w:marRight w:val="0"/>
      <w:marTop w:val="0"/>
      <w:marBottom w:val="0"/>
      <w:divBdr>
        <w:top w:val="none" w:sz="0" w:space="0" w:color="auto"/>
        <w:left w:val="none" w:sz="0" w:space="0" w:color="auto"/>
        <w:bottom w:val="none" w:sz="0" w:space="0" w:color="auto"/>
        <w:right w:val="none" w:sz="0" w:space="0" w:color="auto"/>
      </w:divBdr>
    </w:div>
    <w:div w:id="1074012896">
      <w:marLeft w:val="640"/>
      <w:marRight w:val="0"/>
      <w:marTop w:val="0"/>
      <w:marBottom w:val="0"/>
      <w:divBdr>
        <w:top w:val="none" w:sz="0" w:space="0" w:color="auto"/>
        <w:left w:val="none" w:sz="0" w:space="0" w:color="auto"/>
        <w:bottom w:val="none" w:sz="0" w:space="0" w:color="auto"/>
        <w:right w:val="none" w:sz="0" w:space="0" w:color="auto"/>
      </w:divBdr>
    </w:div>
    <w:div w:id="1074086128">
      <w:marLeft w:val="640"/>
      <w:marRight w:val="0"/>
      <w:marTop w:val="0"/>
      <w:marBottom w:val="0"/>
      <w:divBdr>
        <w:top w:val="none" w:sz="0" w:space="0" w:color="auto"/>
        <w:left w:val="none" w:sz="0" w:space="0" w:color="auto"/>
        <w:bottom w:val="none" w:sz="0" w:space="0" w:color="auto"/>
        <w:right w:val="none" w:sz="0" w:space="0" w:color="auto"/>
      </w:divBdr>
    </w:div>
    <w:div w:id="1074165881">
      <w:marLeft w:val="640"/>
      <w:marRight w:val="0"/>
      <w:marTop w:val="0"/>
      <w:marBottom w:val="0"/>
      <w:divBdr>
        <w:top w:val="none" w:sz="0" w:space="0" w:color="auto"/>
        <w:left w:val="none" w:sz="0" w:space="0" w:color="auto"/>
        <w:bottom w:val="none" w:sz="0" w:space="0" w:color="auto"/>
        <w:right w:val="none" w:sz="0" w:space="0" w:color="auto"/>
      </w:divBdr>
    </w:div>
    <w:div w:id="1074166076">
      <w:marLeft w:val="640"/>
      <w:marRight w:val="0"/>
      <w:marTop w:val="0"/>
      <w:marBottom w:val="0"/>
      <w:divBdr>
        <w:top w:val="none" w:sz="0" w:space="0" w:color="auto"/>
        <w:left w:val="none" w:sz="0" w:space="0" w:color="auto"/>
        <w:bottom w:val="none" w:sz="0" w:space="0" w:color="auto"/>
        <w:right w:val="none" w:sz="0" w:space="0" w:color="auto"/>
      </w:divBdr>
    </w:div>
    <w:div w:id="1074208062">
      <w:marLeft w:val="640"/>
      <w:marRight w:val="0"/>
      <w:marTop w:val="0"/>
      <w:marBottom w:val="0"/>
      <w:divBdr>
        <w:top w:val="none" w:sz="0" w:space="0" w:color="auto"/>
        <w:left w:val="none" w:sz="0" w:space="0" w:color="auto"/>
        <w:bottom w:val="none" w:sz="0" w:space="0" w:color="auto"/>
        <w:right w:val="none" w:sz="0" w:space="0" w:color="auto"/>
      </w:divBdr>
    </w:div>
    <w:div w:id="1074357695">
      <w:marLeft w:val="640"/>
      <w:marRight w:val="0"/>
      <w:marTop w:val="0"/>
      <w:marBottom w:val="0"/>
      <w:divBdr>
        <w:top w:val="none" w:sz="0" w:space="0" w:color="auto"/>
        <w:left w:val="none" w:sz="0" w:space="0" w:color="auto"/>
        <w:bottom w:val="none" w:sz="0" w:space="0" w:color="auto"/>
        <w:right w:val="none" w:sz="0" w:space="0" w:color="auto"/>
      </w:divBdr>
    </w:div>
    <w:div w:id="1074402073">
      <w:marLeft w:val="640"/>
      <w:marRight w:val="0"/>
      <w:marTop w:val="0"/>
      <w:marBottom w:val="0"/>
      <w:divBdr>
        <w:top w:val="none" w:sz="0" w:space="0" w:color="auto"/>
        <w:left w:val="none" w:sz="0" w:space="0" w:color="auto"/>
        <w:bottom w:val="none" w:sz="0" w:space="0" w:color="auto"/>
        <w:right w:val="none" w:sz="0" w:space="0" w:color="auto"/>
      </w:divBdr>
    </w:div>
    <w:div w:id="1074549206">
      <w:marLeft w:val="640"/>
      <w:marRight w:val="0"/>
      <w:marTop w:val="0"/>
      <w:marBottom w:val="0"/>
      <w:divBdr>
        <w:top w:val="none" w:sz="0" w:space="0" w:color="auto"/>
        <w:left w:val="none" w:sz="0" w:space="0" w:color="auto"/>
        <w:bottom w:val="none" w:sz="0" w:space="0" w:color="auto"/>
        <w:right w:val="none" w:sz="0" w:space="0" w:color="auto"/>
      </w:divBdr>
    </w:div>
    <w:div w:id="1074552267">
      <w:marLeft w:val="640"/>
      <w:marRight w:val="0"/>
      <w:marTop w:val="0"/>
      <w:marBottom w:val="0"/>
      <w:divBdr>
        <w:top w:val="none" w:sz="0" w:space="0" w:color="auto"/>
        <w:left w:val="none" w:sz="0" w:space="0" w:color="auto"/>
        <w:bottom w:val="none" w:sz="0" w:space="0" w:color="auto"/>
        <w:right w:val="none" w:sz="0" w:space="0" w:color="auto"/>
      </w:divBdr>
    </w:div>
    <w:div w:id="1074623970">
      <w:marLeft w:val="640"/>
      <w:marRight w:val="0"/>
      <w:marTop w:val="0"/>
      <w:marBottom w:val="0"/>
      <w:divBdr>
        <w:top w:val="none" w:sz="0" w:space="0" w:color="auto"/>
        <w:left w:val="none" w:sz="0" w:space="0" w:color="auto"/>
        <w:bottom w:val="none" w:sz="0" w:space="0" w:color="auto"/>
        <w:right w:val="none" w:sz="0" w:space="0" w:color="auto"/>
      </w:divBdr>
    </w:div>
    <w:div w:id="1074664282">
      <w:bodyDiv w:val="1"/>
      <w:marLeft w:val="0"/>
      <w:marRight w:val="0"/>
      <w:marTop w:val="0"/>
      <w:marBottom w:val="0"/>
      <w:divBdr>
        <w:top w:val="none" w:sz="0" w:space="0" w:color="auto"/>
        <w:left w:val="none" w:sz="0" w:space="0" w:color="auto"/>
        <w:bottom w:val="none" w:sz="0" w:space="0" w:color="auto"/>
        <w:right w:val="none" w:sz="0" w:space="0" w:color="auto"/>
      </w:divBdr>
      <w:divsChild>
        <w:div w:id="47459226">
          <w:marLeft w:val="640"/>
          <w:marRight w:val="0"/>
          <w:marTop w:val="0"/>
          <w:marBottom w:val="0"/>
          <w:divBdr>
            <w:top w:val="none" w:sz="0" w:space="0" w:color="auto"/>
            <w:left w:val="none" w:sz="0" w:space="0" w:color="auto"/>
            <w:bottom w:val="none" w:sz="0" w:space="0" w:color="auto"/>
            <w:right w:val="none" w:sz="0" w:space="0" w:color="auto"/>
          </w:divBdr>
        </w:div>
        <w:div w:id="103813232">
          <w:marLeft w:val="640"/>
          <w:marRight w:val="0"/>
          <w:marTop w:val="0"/>
          <w:marBottom w:val="0"/>
          <w:divBdr>
            <w:top w:val="none" w:sz="0" w:space="0" w:color="auto"/>
            <w:left w:val="none" w:sz="0" w:space="0" w:color="auto"/>
            <w:bottom w:val="none" w:sz="0" w:space="0" w:color="auto"/>
            <w:right w:val="none" w:sz="0" w:space="0" w:color="auto"/>
          </w:divBdr>
        </w:div>
        <w:div w:id="204683695">
          <w:marLeft w:val="640"/>
          <w:marRight w:val="0"/>
          <w:marTop w:val="0"/>
          <w:marBottom w:val="0"/>
          <w:divBdr>
            <w:top w:val="none" w:sz="0" w:space="0" w:color="auto"/>
            <w:left w:val="none" w:sz="0" w:space="0" w:color="auto"/>
            <w:bottom w:val="none" w:sz="0" w:space="0" w:color="auto"/>
            <w:right w:val="none" w:sz="0" w:space="0" w:color="auto"/>
          </w:divBdr>
        </w:div>
        <w:div w:id="243034818">
          <w:marLeft w:val="640"/>
          <w:marRight w:val="0"/>
          <w:marTop w:val="0"/>
          <w:marBottom w:val="0"/>
          <w:divBdr>
            <w:top w:val="none" w:sz="0" w:space="0" w:color="auto"/>
            <w:left w:val="none" w:sz="0" w:space="0" w:color="auto"/>
            <w:bottom w:val="none" w:sz="0" w:space="0" w:color="auto"/>
            <w:right w:val="none" w:sz="0" w:space="0" w:color="auto"/>
          </w:divBdr>
        </w:div>
        <w:div w:id="298733733">
          <w:marLeft w:val="640"/>
          <w:marRight w:val="0"/>
          <w:marTop w:val="0"/>
          <w:marBottom w:val="0"/>
          <w:divBdr>
            <w:top w:val="none" w:sz="0" w:space="0" w:color="auto"/>
            <w:left w:val="none" w:sz="0" w:space="0" w:color="auto"/>
            <w:bottom w:val="none" w:sz="0" w:space="0" w:color="auto"/>
            <w:right w:val="none" w:sz="0" w:space="0" w:color="auto"/>
          </w:divBdr>
        </w:div>
        <w:div w:id="319234552">
          <w:marLeft w:val="640"/>
          <w:marRight w:val="0"/>
          <w:marTop w:val="0"/>
          <w:marBottom w:val="0"/>
          <w:divBdr>
            <w:top w:val="none" w:sz="0" w:space="0" w:color="auto"/>
            <w:left w:val="none" w:sz="0" w:space="0" w:color="auto"/>
            <w:bottom w:val="none" w:sz="0" w:space="0" w:color="auto"/>
            <w:right w:val="none" w:sz="0" w:space="0" w:color="auto"/>
          </w:divBdr>
        </w:div>
        <w:div w:id="328098793">
          <w:marLeft w:val="640"/>
          <w:marRight w:val="0"/>
          <w:marTop w:val="0"/>
          <w:marBottom w:val="0"/>
          <w:divBdr>
            <w:top w:val="none" w:sz="0" w:space="0" w:color="auto"/>
            <w:left w:val="none" w:sz="0" w:space="0" w:color="auto"/>
            <w:bottom w:val="none" w:sz="0" w:space="0" w:color="auto"/>
            <w:right w:val="none" w:sz="0" w:space="0" w:color="auto"/>
          </w:divBdr>
        </w:div>
        <w:div w:id="357236893">
          <w:marLeft w:val="640"/>
          <w:marRight w:val="0"/>
          <w:marTop w:val="0"/>
          <w:marBottom w:val="0"/>
          <w:divBdr>
            <w:top w:val="none" w:sz="0" w:space="0" w:color="auto"/>
            <w:left w:val="none" w:sz="0" w:space="0" w:color="auto"/>
            <w:bottom w:val="none" w:sz="0" w:space="0" w:color="auto"/>
            <w:right w:val="none" w:sz="0" w:space="0" w:color="auto"/>
          </w:divBdr>
        </w:div>
        <w:div w:id="376273417">
          <w:marLeft w:val="640"/>
          <w:marRight w:val="0"/>
          <w:marTop w:val="0"/>
          <w:marBottom w:val="0"/>
          <w:divBdr>
            <w:top w:val="none" w:sz="0" w:space="0" w:color="auto"/>
            <w:left w:val="none" w:sz="0" w:space="0" w:color="auto"/>
            <w:bottom w:val="none" w:sz="0" w:space="0" w:color="auto"/>
            <w:right w:val="none" w:sz="0" w:space="0" w:color="auto"/>
          </w:divBdr>
        </w:div>
        <w:div w:id="393772311">
          <w:marLeft w:val="640"/>
          <w:marRight w:val="0"/>
          <w:marTop w:val="0"/>
          <w:marBottom w:val="0"/>
          <w:divBdr>
            <w:top w:val="none" w:sz="0" w:space="0" w:color="auto"/>
            <w:left w:val="none" w:sz="0" w:space="0" w:color="auto"/>
            <w:bottom w:val="none" w:sz="0" w:space="0" w:color="auto"/>
            <w:right w:val="none" w:sz="0" w:space="0" w:color="auto"/>
          </w:divBdr>
        </w:div>
        <w:div w:id="575045616">
          <w:marLeft w:val="640"/>
          <w:marRight w:val="0"/>
          <w:marTop w:val="0"/>
          <w:marBottom w:val="0"/>
          <w:divBdr>
            <w:top w:val="none" w:sz="0" w:space="0" w:color="auto"/>
            <w:left w:val="none" w:sz="0" w:space="0" w:color="auto"/>
            <w:bottom w:val="none" w:sz="0" w:space="0" w:color="auto"/>
            <w:right w:val="none" w:sz="0" w:space="0" w:color="auto"/>
          </w:divBdr>
        </w:div>
        <w:div w:id="612133982">
          <w:marLeft w:val="640"/>
          <w:marRight w:val="0"/>
          <w:marTop w:val="0"/>
          <w:marBottom w:val="0"/>
          <w:divBdr>
            <w:top w:val="none" w:sz="0" w:space="0" w:color="auto"/>
            <w:left w:val="none" w:sz="0" w:space="0" w:color="auto"/>
            <w:bottom w:val="none" w:sz="0" w:space="0" w:color="auto"/>
            <w:right w:val="none" w:sz="0" w:space="0" w:color="auto"/>
          </w:divBdr>
        </w:div>
        <w:div w:id="656421579">
          <w:marLeft w:val="640"/>
          <w:marRight w:val="0"/>
          <w:marTop w:val="0"/>
          <w:marBottom w:val="0"/>
          <w:divBdr>
            <w:top w:val="none" w:sz="0" w:space="0" w:color="auto"/>
            <w:left w:val="none" w:sz="0" w:space="0" w:color="auto"/>
            <w:bottom w:val="none" w:sz="0" w:space="0" w:color="auto"/>
            <w:right w:val="none" w:sz="0" w:space="0" w:color="auto"/>
          </w:divBdr>
        </w:div>
        <w:div w:id="664093869">
          <w:marLeft w:val="640"/>
          <w:marRight w:val="0"/>
          <w:marTop w:val="0"/>
          <w:marBottom w:val="0"/>
          <w:divBdr>
            <w:top w:val="none" w:sz="0" w:space="0" w:color="auto"/>
            <w:left w:val="none" w:sz="0" w:space="0" w:color="auto"/>
            <w:bottom w:val="none" w:sz="0" w:space="0" w:color="auto"/>
            <w:right w:val="none" w:sz="0" w:space="0" w:color="auto"/>
          </w:divBdr>
        </w:div>
        <w:div w:id="763501564">
          <w:marLeft w:val="640"/>
          <w:marRight w:val="0"/>
          <w:marTop w:val="0"/>
          <w:marBottom w:val="0"/>
          <w:divBdr>
            <w:top w:val="none" w:sz="0" w:space="0" w:color="auto"/>
            <w:left w:val="none" w:sz="0" w:space="0" w:color="auto"/>
            <w:bottom w:val="none" w:sz="0" w:space="0" w:color="auto"/>
            <w:right w:val="none" w:sz="0" w:space="0" w:color="auto"/>
          </w:divBdr>
        </w:div>
        <w:div w:id="765346003">
          <w:marLeft w:val="640"/>
          <w:marRight w:val="0"/>
          <w:marTop w:val="0"/>
          <w:marBottom w:val="0"/>
          <w:divBdr>
            <w:top w:val="none" w:sz="0" w:space="0" w:color="auto"/>
            <w:left w:val="none" w:sz="0" w:space="0" w:color="auto"/>
            <w:bottom w:val="none" w:sz="0" w:space="0" w:color="auto"/>
            <w:right w:val="none" w:sz="0" w:space="0" w:color="auto"/>
          </w:divBdr>
        </w:div>
        <w:div w:id="917179331">
          <w:marLeft w:val="640"/>
          <w:marRight w:val="0"/>
          <w:marTop w:val="0"/>
          <w:marBottom w:val="0"/>
          <w:divBdr>
            <w:top w:val="none" w:sz="0" w:space="0" w:color="auto"/>
            <w:left w:val="none" w:sz="0" w:space="0" w:color="auto"/>
            <w:bottom w:val="none" w:sz="0" w:space="0" w:color="auto"/>
            <w:right w:val="none" w:sz="0" w:space="0" w:color="auto"/>
          </w:divBdr>
        </w:div>
        <w:div w:id="949357225">
          <w:marLeft w:val="640"/>
          <w:marRight w:val="0"/>
          <w:marTop w:val="0"/>
          <w:marBottom w:val="0"/>
          <w:divBdr>
            <w:top w:val="none" w:sz="0" w:space="0" w:color="auto"/>
            <w:left w:val="none" w:sz="0" w:space="0" w:color="auto"/>
            <w:bottom w:val="none" w:sz="0" w:space="0" w:color="auto"/>
            <w:right w:val="none" w:sz="0" w:space="0" w:color="auto"/>
          </w:divBdr>
        </w:div>
        <w:div w:id="989022269">
          <w:marLeft w:val="640"/>
          <w:marRight w:val="0"/>
          <w:marTop w:val="0"/>
          <w:marBottom w:val="0"/>
          <w:divBdr>
            <w:top w:val="none" w:sz="0" w:space="0" w:color="auto"/>
            <w:left w:val="none" w:sz="0" w:space="0" w:color="auto"/>
            <w:bottom w:val="none" w:sz="0" w:space="0" w:color="auto"/>
            <w:right w:val="none" w:sz="0" w:space="0" w:color="auto"/>
          </w:divBdr>
        </w:div>
        <w:div w:id="995843670">
          <w:marLeft w:val="640"/>
          <w:marRight w:val="0"/>
          <w:marTop w:val="0"/>
          <w:marBottom w:val="0"/>
          <w:divBdr>
            <w:top w:val="none" w:sz="0" w:space="0" w:color="auto"/>
            <w:left w:val="none" w:sz="0" w:space="0" w:color="auto"/>
            <w:bottom w:val="none" w:sz="0" w:space="0" w:color="auto"/>
            <w:right w:val="none" w:sz="0" w:space="0" w:color="auto"/>
          </w:divBdr>
        </w:div>
        <w:div w:id="1010568909">
          <w:marLeft w:val="640"/>
          <w:marRight w:val="0"/>
          <w:marTop w:val="0"/>
          <w:marBottom w:val="0"/>
          <w:divBdr>
            <w:top w:val="none" w:sz="0" w:space="0" w:color="auto"/>
            <w:left w:val="none" w:sz="0" w:space="0" w:color="auto"/>
            <w:bottom w:val="none" w:sz="0" w:space="0" w:color="auto"/>
            <w:right w:val="none" w:sz="0" w:space="0" w:color="auto"/>
          </w:divBdr>
        </w:div>
        <w:div w:id="1065184405">
          <w:marLeft w:val="640"/>
          <w:marRight w:val="0"/>
          <w:marTop w:val="0"/>
          <w:marBottom w:val="0"/>
          <w:divBdr>
            <w:top w:val="none" w:sz="0" w:space="0" w:color="auto"/>
            <w:left w:val="none" w:sz="0" w:space="0" w:color="auto"/>
            <w:bottom w:val="none" w:sz="0" w:space="0" w:color="auto"/>
            <w:right w:val="none" w:sz="0" w:space="0" w:color="auto"/>
          </w:divBdr>
        </w:div>
        <w:div w:id="1291281818">
          <w:marLeft w:val="640"/>
          <w:marRight w:val="0"/>
          <w:marTop w:val="0"/>
          <w:marBottom w:val="0"/>
          <w:divBdr>
            <w:top w:val="none" w:sz="0" w:space="0" w:color="auto"/>
            <w:left w:val="none" w:sz="0" w:space="0" w:color="auto"/>
            <w:bottom w:val="none" w:sz="0" w:space="0" w:color="auto"/>
            <w:right w:val="none" w:sz="0" w:space="0" w:color="auto"/>
          </w:divBdr>
        </w:div>
        <w:div w:id="1323581515">
          <w:marLeft w:val="640"/>
          <w:marRight w:val="0"/>
          <w:marTop w:val="0"/>
          <w:marBottom w:val="0"/>
          <w:divBdr>
            <w:top w:val="none" w:sz="0" w:space="0" w:color="auto"/>
            <w:left w:val="none" w:sz="0" w:space="0" w:color="auto"/>
            <w:bottom w:val="none" w:sz="0" w:space="0" w:color="auto"/>
            <w:right w:val="none" w:sz="0" w:space="0" w:color="auto"/>
          </w:divBdr>
        </w:div>
        <w:div w:id="1442144886">
          <w:marLeft w:val="640"/>
          <w:marRight w:val="0"/>
          <w:marTop w:val="0"/>
          <w:marBottom w:val="0"/>
          <w:divBdr>
            <w:top w:val="none" w:sz="0" w:space="0" w:color="auto"/>
            <w:left w:val="none" w:sz="0" w:space="0" w:color="auto"/>
            <w:bottom w:val="none" w:sz="0" w:space="0" w:color="auto"/>
            <w:right w:val="none" w:sz="0" w:space="0" w:color="auto"/>
          </w:divBdr>
        </w:div>
        <w:div w:id="1456946420">
          <w:marLeft w:val="640"/>
          <w:marRight w:val="0"/>
          <w:marTop w:val="0"/>
          <w:marBottom w:val="0"/>
          <w:divBdr>
            <w:top w:val="none" w:sz="0" w:space="0" w:color="auto"/>
            <w:left w:val="none" w:sz="0" w:space="0" w:color="auto"/>
            <w:bottom w:val="none" w:sz="0" w:space="0" w:color="auto"/>
            <w:right w:val="none" w:sz="0" w:space="0" w:color="auto"/>
          </w:divBdr>
        </w:div>
        <w:div w:id="1469740791">
          <w:marLeft w:val="640"/>
          <w:marRight w:val="0"/>
          <w:marTop w:val="0"/>
          <w:marBottom w:val="0"/>
          <w:divBdr>
            <w:top w:val="none" w:sz="0" w:space="0" w:color="auto"/>
            <w:left w:val="none" w:sz="0" w:space="0" w:color="auto"/>
            <w:bottom w:val="none" w:sz="0" w:space="0" w:color="auto"/>
            <w:right w:val="none" w:sz="0" w:space="0" w:color="auto"/>
          </w:divBdr>
        </w:div>
        <w:div w:id="1480610161">
          <w:marLeft w:val="640"/>
          <w:marRight w:val="0"/>
          <w:marTop w:val="0"/>
          <w:marBottom w:val="0"/>
          <w:divBdr>
            <w:top w:val="none" w:sz="0" w:space="0" w:color="auto"/>
            <w:left w:val="none" w:sz="0" w:space="0" w:color="auto"/>
            <w:bottom w:val="none" w:sz="0" w:space="0" w:color="auto"/>
            <w:right w:val="none" w:sz="0" w:space="0" w:color="auto"/>
          </w:divBdr>
        </w:div>
        <w:div w:id="1531720952">
          <w:marLeft w:val="640"/>
          <w:marRight w:val="0"/>
          <w:marTop w:val="0"/>
          <w:marBottom w:val="0"/>
          <w:divBdr>
            <w:top w:val="none" w:sz="0" w:space="0" w:color="auto"/>
            <w:left w:val="none" w:sz="0" w:space="0" w:color="auto"/>
            <w:bottom w:val="none" w:sz="0" w:space="0" w:color="auto"/>
            <w:right w:val="none" w:sz="0" w:space="0" w:color="auto"/>
          </w:divBdr>
        </w:div>
        <w:div w:id="1539463838">
          <w:marLeft w:val="640"/>
          <w:marRight w:val="0"/>
          <w:marTop w:val="0"/>
          <w:marBottom w:val="0"/>
          <w:divBdr>
            <w:top w:val="none" w:sz="0" w:space="0" w:color="auto"/>
            <w:left w:val="none" w:sz="0" w:space="0" w:color="auto"/>
            <w:bottom w:val="none" w:sz="0" w:space="0" w:color="auto"/>
            <w:right w:val="none" w:sz="0" w:space="0" w:color="auto"/>
          </w:divBdr>
        </w:div>
        <w:div w:id="1589849995">
          <w:marLeft w:val="640"/>
          <w:marRight w:val="0"/>
          <w:marTop w:val="0"/>
          <w:marBottom w:val="0"/>
          <w:divBdr>
            <w:top w:val="none" w:sz="0" w:space="0" w:color="auto"/>
            <w:left w:val="none" w:sz="0" w:space="0" w:color="auto"/>
            <w:bottom w:val="none" w:sz="0" w:space="0" w:color="auto"/>
            <w:right w:val="none" w:sz="0" w:space="0" w:color="auto"/>
          </w:divBdr>
        </w:div>
        <w:div w:id="1599026982">
          <w:marLeft w:val="640"/>
          <w:marRight w:val="0"/>
          <w:marTop w:val="0"/>
          <w:marBottom w:val="0"/>
          <w:divBdr>
            <w:top w:val="none" w:sz="0" w:space="0" w:color="auto"/>
            <w:left w:val="none" w:sz="0" w:space="0" w:color="auto"/>
            <w:bottom w:val="none" w:sz="0" w:space="0" w:color="auto"/>
            <w:right w:val="none" w:sz="0" w:space="0" w:color="auto"/>
          </w:divBdr>
        </w:div>
        <w:div w:id="1600212152">
          <w:marLeft w:val="640"/>
          <w:marRight w:val="0"/>
          <w:marTop w:val="0"/>
          <w:marBottom w:val="0"/>
          <w:divBdr>
            <w:top w:val="none" w:sz="0" w:space="0" w:color="auto"/>
            <w:left w:val="none" w:sz="0" w:space="0" w:color="auto"/>
            <w:bottom w:val="none" w:sz="0" w:space="0" w:color="auto"/>
            <w:right w:val="none" w:sz="0" w:space="0" w:color="auto"/>
          </w:divBdr>
        </w:div>
        <w:div w:id="1607929982">
          <w:marLeft w:val="640"/>
          <w:marRight w:val="0"/>
          <w:marTop w:val="0"/>
          <w:marBottom w:val="0"/>
          <w:divBdr>
            <w:top w:val="none" w:sz="0" w:space="0" w:color="auto"/>
            <w:left w:val="none" w:sz="0" w:space="0" w:color="auto"/>
            <w:bottom w:val="none" w:sz="0" w:space="0" w:color="auto"/>
            <w:right w:val="none" w:sz="0" w:space="0" w:color="auto"/>
          </w:divBdr>
        </w:div>
        <w:div w:id="1658530922">
          <w:marLeft w:val="640"/>
          <w:marRight w:val="0"/>
          <w:marTop w:val="0"/>
          <w:marBottom w:val="0"/>
          <w:divBdr>
            <w:top w:val="none" w:sz="0" w:space="0" w:color="auto"/>
            <w:left w:val="none" w:sz="0" w:space="0" w:color="auto"/>
            <w:bottom w:val="none" w:sz="0" w:space="0" w:color="auto"/>
            <w:right w:val="none" w:sz="0" w:space="0" w:color="auto"/>
          </w:divBdr>
        </w:div>
        <w:div w:id="1686514782">
          <w:marLeft w:val="640"/>
          <w:marRight w:val="0"/>
          <w:marTop w:val="0"/>
          <w:marBottom w:val="0"/>
          <w:divBdr>
            <w:top w:val="none" w:sz="0" w:space="0" w:color="auto"/>
            <w:left w:val="none" w:sz="0" w:space="0" w:color="auto"/>
            <w:bottom w:val="none" w:sz="0" w:space="0" w:color="auto"/>
            <w:right w:val="none" w:sz="0" w:space="0" w:color="auto"/>
          </w:divBdr>
        </w:div>
        <w:div w:id="1714573761">
          <w:marLeft w:val="640"/>
          <w:marRight w:val="0"/>
          <w:marTop w:val="0"/>
          <w:marBottom w:val="0"/>
          <w:divBdr>
            <w:top w:val="none" w:sz="0" w:space="0" w:color="auto"/>
            <w:left w:val="none" w:sz="0" w:space="0" w:color="auto"/>
            <w:bottom w:val="none" w:sz="0" w:space="0" w:color="auto"/>
            <w:right w:val="none" w:sz="0" w:space="0" w:color="auto"/>
          </w:divBdr>
        </w:div>
      </w:divsChild>
    </w:div>
    <w:div w:id="1074665625">
      <w:marLeft w:val="640"/>
      <w:marRight w:val="0"/>
      <w:marTop w:val="0"/>
      <w:marBottom w:val="0"/>
      <w:divBdr>
        <w:top w:val="none" w:sz="0" w:space="0" w:color="auto"/>
        <w:left w:val="none" w:sz="0" w:space="0" w:color="auto"/>
        <w:bottom w:val="none" w:sz="0" w:space="0" w:color="auto"/>
        <w:right w:val="none" w:sz="0" w:space="0" w:color="auto"/>
      </w:divBdr>
    </w:div>
    <w:div w:id="1074857039">
      <w:marLeft w:val="640"/>
      <w:marRight w:val="0"/>
      <w:marTop w:val="0"/>
      <w:marBottom w:val="0"/>
      <w:divBdr>
        <w:top w:val="none" w:sz="0" w:space="0" w:color="auto"/>
        <w:left w:val="none" w:sz="0" w:space="0" w:color="auto"/>
        <w:bottom w:val="none" w:sz="0" w:space="0" w:color="auto"/>
        <w:right w:val="none" w:sz="0" w:space="0" w:color="auto"/>
      </w:divBdr>
    </w:div>
    <w:div w:id="1074937706">
      <w:marLeft w:val="640"/>
      <w:marRight w:val="0"/>
      <w:marTop w:val="0"/>
      <w:marBottom w:val="0"/>
      <w:divBdr>
        <w:top w:val="none" w:sz="0" w:space="0" w:color="auto"/>
        <w:left w:val="none" w:sz="0" w:space="0" w:color="auto"/>
        <w:bottom w:val="none" w:sz="0" w:space="0" w:color="auto"/>
        <w:right w:val="none" w:sz="0" w:space="0" w:color="auto"/>
      </w:divBdr>
    </w:div>
    <w:div w:id="1075007010">
      <w:marLeft w:val="640"/>
      <w:marRight w:val="0"/>
      <w:marTop w:val="0"/>
      <w:marBottom w:val="0"/>
      <w:divBdr>
        <w:top w:val="none" w:sz="0" w:space="0" w:color="auto"/>
        <w:left w:val="none" w:sz="0" w:space="0" w:color="auto"/>
        <w:bottom w:val="none" w:sz="0" w:space="0" w:color="auto"/>
        <w:right w:val="none" w:sz="0" w:space="0" w:color="auto"/>
      </w:divBdr>
    </w:div>
    <w:div w:id="1075009378">
      <w:marLeft w:val="640"/>
      <w:marRight w:val="0"/>
      <w:marTop w:val="0"/>
      <w:marBottom w:val="0"/>
      <w:divBdr>
        <w:top w:val="none" w:sz="0" w:space="0" w:color="auto"/>
        <w:left w:val="none" w:sz="0" w:space="0" w:color="auto"/>
        <w:bottom w:val="none" w:sz="0" w:space="0" w:color="auto"/>
        <w:right w:val="none" w:sz="0" w:space="0" w:color="auto"/>
      </w:divBdr>
    </w:div>
    <w:div w:id="1075205615">
      <w:marLeft w:val="640"/>
      <w:marRight w:val="0"/>
      <w:marTop w:val="0"/>
      <w:marBottom w:val="0"/>
      <w:divBdr>
        <w:top w:val="none" w:sz="0" w:space="0" w:color="auto"/>
        <w:left w:val="none" w:sz="0" w:space="0" w:color="auto"/>
        <w:bottom w:val="none" w:sz="0" w:space="0" w:color="auto"/>
        <w:right w:val="none" w:sz="0" w:space="0" w:color="auto"/>
      </w:divBdr>
    </w:div>
    <w:div w:id="1075321661">
      <w:marLeft w:val="640"/>
      <w:marRight w:val="0"/>
      <w:marTop w:val="0"/>
      <w:marBottom w:val="0"/>
      <w:divBdr>
        <w:top w:val="none" w:sz="0" w:space="0" w:color="auto"/>
        <w:left w:val="none" w:sz="0" w:space="0" w:color="auto"/>
        <w:bottom w:val="none" w:sz="0" w:space="0" w:color="auto"/>
        <w:right w:val="none" w:sz="0" w:space="0" w:color="auto"/>
      </w:divBdr>
    </w:div>
    <w:div w:id="1075398127">
      <w:marLeft w:val="640"/>
      <w:marRight w:val="0"/>
      <w:marTop w:val="0"/>
      <w:marBottom w:val="0"/>
      <w:divBdr>
        <w:top w:val="none" w:sz="0" w:space="0" w:color="auto"/>
        <w:left w:val="none" w:sz="0" w:space="0" w:color="auto"/>
        <w:bottom w:val="none" w:sz="0" w:space="0" w:color="auto"/>
        <w:right w:val="none" w:sz="0" w:space="0" w:color="auto"/>
      </w:divBdr>
    </w:div>
    <w:div w:id="1075468308">
      <w:marLeft w:val="640"/>
      <w:marRight w:val="0"/>
      <w:marTop w:val="0"/>
      <w:marBottom w:val="0"/>
      <w:divBdr>
        <w:top w:val="none" w:sz="0" w:space="0" w:color="auto"/>
        <w:left w:val="none" w:sz="0" w:space="0" w:color="auto"/>
        <w:bottom w:val="none" w:sz="0" w:space="0" w:color="auto"/>
        <w:right w:val="none" w:sz="0" w:space="0" w:color="auto"/>
      </w:divBdr>
    </w:div>
    <w:div w:id="1075468340">
      <w:marLeft w:val="640"/>
      <w:marRight w:val="0"/>
      <w:marTop w:val="0"/>
      <w:marBottom w:val="0"/>
      <w:divBdr>
        <w:top w:val="none" w:sz="0" w:space="0" w:color="auto"/>
        <w:left w:val="none" w:sz="0" w:space="0" w:color="auto"/>
        <w:bottom w:val="none" w:sz="0" w:space="0" w:color="auto"/>
        <w:right w:val="none" w:sz="0" w:space="0" w:color="auto"/>
      </w:divBdr>
    </w:div>
    <w:div w:id="1075470144">
      <w:marLeft w:val="640"/>
      <w:marRight w:val="0"/>
      <w:marTop w:val="0"/>
      <w:marBottom w:val="0"/>
      <w:divBdr>
        <w:top w:val="none" w:sz="0" w:space="0" w:color="auto"/>
        <w:left w:val="none" w:sz="0" w:space="0" w:color="auto"/>
        <w:bottom w:val="none" w:sz="0" w:space="0" w:color="auto"/>
        <w:right w:val="none" w:sz="0" w:space="0" w:color="auto"/>
      </w:divBdr>
    </w:div>
    <w:div w:id="1075475393">
      <w:marLeft w:val="640"/>
      <w:marRight w:val="0"/>
      <w:marTop w:val="0"/>
      <w:marBottom w:val="0"/>
      <w:divBdr>
        <w:top w:val="none" w:sz="0" w:space="0" w:color="auto"/>
        <w:left w:val="none" w:sz="0" w:space="0" w:color="auto"/>
        <w:bottom w:val="none" w:sz="0" w:space="0" w:color="auto"/>
        <w:right w:val="none" w:sz="0" w:space="0" w:color="auto"/>
      </w:divBdr>
    </w:div>
    <w:div w:id="1075475987">
      <w:marLeft w:val="640"/>
      <w:marRight w:val="0"/>
      <w:marTop w:val="0"/>
      <w:marBottom w:val="0"/>
      <w:divBdr>
        <w:top w:val="none" w:sz="0" w:space="0" w:color="auto"/>
        <w:left w:val="none" w:sz="0" w:space="0" w:color="auto"/>
        <w:bottom w:val="none" w:sz="0" w:space="0" w:color="auto"/>
        <w:right w:val="none" w:sz="0" w:space="0" w:color="auto"/>
      </w:divBdr>
    </w:div>
    <w:div w:id="1075736904">
      <w:marLeft w:val="640"/>
      <w:marRight w:val="0"/>
      <w:marTop w:val="0"/>
      <w:marBottom w:val="0"/>
      <w:divBdr>
        <w:top w:val="none" w:sz="0" w:space="0" w:color="auto"/>
        <w:left w:val="none" w:sz="0" w:space="0" w:color="auto"/>
        <w:bottom w:val="none" w:sz="0" w:space="0" w:color="auto"/>
        <w:right w:val="none" w:sz="0" w:space="0" w:color="auto"/>
      </w:divBdr>
    </w:div>
    <w:div w:id="1075737796">
      <w:marLeft w:val="640"/>
      <w:marRight w:val="0"/>
      <w:marTop w:val="0"/>
      <w:marBottom w:val="0"/>
      <w:divBdr>
        <w:top w:val="none" w:sz="0" w:space="0" w:color="auto"/>
        <w:left w:val="none" w:sz="0" w:space="0" w:color="auto"/>
        <w:bottom w:val="none" w:sz="0" w:space="0" w:color="auto"/>
        <w:right w:val="none" w:sz="0" w:space="0" w:color="auto"/>
      </w:divBdr>
    </w:div>
    <w:div w:id="1075781354">
      <w:marLeft w:val="640"/>
      <w:marRight w:val="0"/>
      <w:marTop w:val="0"/>
      <w:marBottom w:val="0"/>
      <w:divBdr>
        <w:top w:val="none" w:sz="0" w:space="0" w:color="auto"/>
        <w:left w:val="none" w:sz="0" w:space="0" w:color="auto"/>
        <w:bottom w:val="none" w:sz="0" w:space="0" w:color="auto"/>
        <w:right w:val="none" w:sz="0" w:space="0" w:color="auto"/>
      </w:divBdr>
    </w:div>
    <w:div w:id="1075855769">
      <w:marLeft w:val="640"/>
      <w:marRight w:val="0"/>
      <w:marTop w:val="0"/>
      <w:marBottom w:val="0"/>
      <w:divBdr>
        <w:top w:val="none" w:sz="0" w:space="0" w:color="auto"/>
        <w:left w:val="none" w:sz="0" w:space="0" w:color="auto"/>
        <w:bottom w:val="none" w:sz="0" w:space="0" w:color="auto"/>
        <w:right w:val="none" w:sz="0" w:space="0" w:color="auto"/>
      </w:divBdr>
    </w:div>
    <w:div w:id="1075858932">
      <w:marLeft w:val="640"/>
      <w:marRight w:val="0"/>
      <w:marTop w:val="0"/>
      <w:marBottom w:val="0"/>
      <w:divBdr>
        <w:top w:val="none" w:sz="0" w:space="0" w:color="auto"/>
        <w:left w:val="none" w:sz="0" w:space="0" w:color="auto"/>
        <w:bottom w:val="none" w:sz="0" w:space="0" w:color="auto"/>
        <w:right w:val="none" w:sz="0" w:space="0" w:color="auto"/>
      </w:divBdr>
    </w:div>
    <w:div w:id="1075860849">
      <w:marLeft w:val="640"/>
      <w:marRight w:val="0"/>
      <w:marTop w:val="0"/>
      <w:marBottom w:val="0"/>
      <w:divBdr>
        <w:top w:val="none" w:sz="0" w:space="0" w:color="auto"/>
        <w:left w:val="none" w:sz="0" w:space="0" w:color="auto"/>
        <w:bottom w:val="none" w:sz="0" w:space="0" w:color="auto"/>
        <w:right w:val="none" w:sz="0" w:space="0" w:color="auto"/>
      </w:divBdr>
    </w:div>
    <w:div w:id="1075860885">
      <w:marLeft w:val="480"/>
      <w:marRight w:val="0"/>
      <w:marTop w:val="0"/>
      <w:marBottom w:val="0"/>
      <w:divBdr>
        <w:top w:val="none" w:sz="0" w:space="0" w:color="auto"/>
        <w:left w:val="none" w:sz="0" w:space="0" w:color="auto"/>
        <w:bottom w:val="none" w:sz="0" w:space="0" w:color="auto"/>
        <w:right w:val="none" w:sz="0" w:space="0" w:color="auto"/>
      </w:divBdr>
    </w:div>
    <w:div w:id="1075930704">
      <w:marLeft w:val="640"/>
      <w:marRight w:val="0"/>
      <w:marTop w:val="0"/>
      <w:marBottom w:val="0"/>
      <w:divBdr>
        <w:top w:val="none" w:sz="0" w:space="0" w:color="auto"/>
        <w:left w:val="none" w:sz="0" w:space="0" w:color="auto"/>
        <w:bottom w:val="none" w:sz="0" w:space="0" w:color="auto"/>
        <w:right w:val="none" w:sz="0" w:space="0" w:color="auto"/>
      </w:divBdr>
    </w:div>
    <w:div w:id="1075973551">
      <w:marLeft w:val="640"/>
      <w:marRight w:val="0"/>
      <w:marTop w:val="0"/>
      <w:marBottom w:val="0"/>
      <w:divBdr>
        <w:top w:val="none" w:sz="0" w:space="0" w:color="auto"/>
        <w:left w:val="none" w:sz="0" w:space="0" w:color="auto"/>
        <w:bottom w:val="none" w:sz="0" w:space="0" w:color="auto"/>
        <w:right w:val="none" w:sz="0" w:space="0" w:color="auto"/>
      </w:divBdr>
    </w:div>
    <w:div w:id="1075978968">
      <w:marLeft w:val="640"/>
      <w:marRight w:val="0"/>
      <w:marTop w:val="0"/>
      <w:marBottom w:val="0"/>
      <w:divBdr>
        <w:top w:val="none" w:sz="0" w:space="0" w:color="auto"/>
        <w:left w:val="none" w:sz="0" w:space="0" w:color="auto"/>
        <w:bottom w:val="none" w:sz="0" w:space="0" w:color="auto"/>
        <w:right w:val="none" w:sz="0" w:space="0" w:color="auto"/>
      </w:divBdr>
    </w:div>
    <w:div w:id="1075980307">
      <w:marLeft w:val="640"/>
      <w:marRight w:val="0"/>
      <w:marTop w:val="0"/>
      <w:marBottom w:val="0"/>
      <w:divBdr>
        <w:top w:val="none" w:sz="0" w:space="0" w:color="auto"/>
        <w:left w:val="none" w:sz="0" w:space="0" w:color="auto"/>
        <w:bottom w:val="none" w:sz="0" w:space="0" w:color="auto"/>
        <w:right w:val="none" w:sz="0" w:space="0" w:color="auto"/>
      </w:divBdr>
    </w:div>
    <w:div w:id="1076048329">
      <w:marLeft w:val="480"/>
      <w:marRight w:val="0"/>
      <w:marTop w:val="0"/>
      <w:marBottom w:val="0"/>
      <w:divBdr>
        <w:top w:val="none" w:sz="0" w:space="0" w:color="auto"/>
        <w:left w:val="none" w:sz="0" w:space="0" w:color="auto"/>
        <w:bottom w:val="none" w:sz="0" w:space="0" w:color="auto"/>
        <w:right w:val="none" w:sz="0" w:space="0" w:color="auto"/>
      </w:divBdr>
    </w:div>
    <w:div w:id="1076316255">
      <w:marLeft w:val="640"/>
      <w:marRight w:val="0"/>
      <w:marTop w:val="0"/>
      <w:marBottom w:val="0"/>
      <w:divBdr>
        <w:top w:val="none" w:sz="0" w:space="0" w:color="auto"/>
        <w:left w:val="none" w:sz="0" w:space="0" w:color="auto"/>
        <w:bottom w:val="none" w:sz="0" w:space="0" w:color="auto"/>
        <w:right w:val="none" w:sz="0" w:space="0" w:color="auto"/>
      </w:divBdr>
    </w:div>
    <w:div w:id="1076322834">
      <w:marLeft w:val="640"/>
      <w:marRight w:val="0"/>
      <w:marTop w:val="0"/>
      <w:marBottom w:val="0"/>
      <w:divBdr>
        <w:top w:val="none" w:sz="0" w:space="0" w:color="auto"/>
        <w:left w:val="none" w:sz="0" w:space="0" w:color="auto"/>
        <w:bottom w:val="none" w:sz="0" w:space="0" w:color="auto"/>
        <w:right w:val="none" w:sz="0" w:space="0" w:color="auto"/>
      </w:divBdr>
    </w:div>
    <w:div w:id="1076512755">
      <w:marLeft w:val="640"/>
      <w:marRight w:val="0"/>
      <w:marTop w:val="0"/>
      <w:marBottom w:val="0"/>
      <w:divBdr>
        <w:top w:val="none" w:sz="0" w:space="0" w:color="auto"/>
        <w:left w:val="none" w:sz="0" w:space="0" w:color="auto"/>
        <w:bottom w:val="none" w:sz="0" w:space="0" w:color="auto"/>
        <w:right w:val="none" w:sz="0" w:space="0" w:color="auto"/>
      </w:divBdr>
    </w:div>
    <w:div w:id="1076560614">
      <w:marLeft w:val="640"/>
      <w:marRight w:val="0"/>
      <w:marTop w:val="0"/>
      <w:marBottom w:val="0"/>
      <w:divBdr>
        <w:top w:val="none" w:sz="0" w:space="0" w:color="auto"/>
        <w:left w:val="none" w:sz="0" w:space="0" w:color="auto"/>
        <w:bottom w:val="none" w:sz="0" w:space="0" w:color="auto"/>
        <w:right w:val="none" w:sz="0" w:space="0" w:color="auto"/>
      </w:divBdr>
    </w:div>
    <w:div w:id="1076710293">
      <w:marLeft w:val="640"/>
      <w:marRight w:val="0"/>
      <w:marTop w:val="0"/>
      <w:marBottom w:val="0"/>
      <w:divBdr>
        <w:top w:val="none" w:sz="0" w:space="0" w:color="auto"/>
        <w:left w:val="none" w:sz="0" w:space="0" w:color="auto"/>
        <w:bottom w:val="none" w:sz="0" w:space="0" w:color="auto"/>
        <w:right w:val="none" w:sz="0" w:space="0" w:color="auto"/>
      </w:divBdr>
    </w:div>
    <w:div w:id="1076712056">
      <w:marLeft w:val="640"/>
      <w:marRight w:val="0"/>
      <w:marTop w:val="0"/>
      <w:marBottom w:val="0"/>
      <w:divBdr>
        <w:top w:val="none" w:sz="0" w:space="0" w:color="auto"/>
        <w:left w:val="none" w:sz="0" w:space="0" w:color="auto"/>
        <w:bottom w:val="none" w:sz="0" w:space="0" w:color="auto"/>
        <w:right w:val="none" w:sz="0" w:space="0" w:color="auto"/>
      </w:divBdr>
    </w:div>
    <w:div w:id="1076822397">
      <w:marLeft w:val="640"/>
      <w:marRight w:val="0"/>
      <w:marTop w:val="0"/>
      <w:marBottom w:val="0"/>
      <w:divBdr>
        <w:top w:val="none" w:sz="0" w:space="0" w:color="auto"/>
        <w:left w:val="none" w:sz="0" w:space="0" w:color="auto"/>
        <w:bottom w:val="none" w:sz="0" w:space="0" w:color="auto"/>
        <w:right w:val="none" w:sz="0" w:space="0" w:color="auto"/>
      </w:divBdr>
    </w:div>
    <w:div w:id="1076897927">
      <w:marLeft w:val="640"/>
      <w:marRight w:val="0"/>
      <w:marTop w:val="0"/>
      <w:marBottom w:val="0"/>
      <w:divBdr>
        <w:top w:val="none" w:sz="0" w:space="0" w:color="auto"/>
        <w:left w:val="none" w:sz="0" w:space="0" w:color="auto"/>
        <w:bottom w:val="none" w:sz="0" w:space="0" w:color="auto"/>
        <w:right w:val="none" w:sz="0" w:space="0" w:color="auto"/>
      </w:divBdr>
    </w:div>
    <w:div w:id="1076972417">
      <w:marLeft w:val="640"/>
      <w:marRight w:val="0"/>
      <w:marTop w:val="0"/>
      <w:marBottom w:val="0"/>
      <w:divBdr>
        <w:top w:val="none" w:sz="0" w:space="0" w:color="auto"/>
        <w:left w:val="none" w:sz="0" w:space="0" w:color="auto"/>
        <w:bottom w:val="none" w:sz="0" w:space="0" w:color="auto"/>
        <w:right w:val="none" w:sz="0" w:space="0" w:color="auto"/>
      </w:divBdr>
    </w:div>
    <w:div w:id="1077046968">
      <w:marLeft w:val="640"/>
      <w:marRight w:val="0"/>
      <w:marTop w:val="0"/>
      <w:marBottom w:val="0"/>
      <w:divBdr>
        <w:top w:val="none" w:sz="0" w:space="0" w:color="auto"/>
        <w:left w:val="none" w:sz="0" w:space="0" w:color="auto"/>
        <w:bottom w:val="none" w:sz="0" w:space="0" w:color="auto"/>
        <w:right w:val="none" w:sz="0" w:space="0" w:color="auto"/>
      </w:divBdr>
    </w:div>
    <w:div w:id="1077047774">
      <w:marLeft w:val="640"/>
      <w:marRight w:val="0"/>
      <w:marTop w:val="0"/>
      <w:marBottom w:val="0"/>
      <w:divBdr>
        <w:top w:val="none" w:sz="0" w:space="0" w:color="auto"/>
        <w:left w:val="none" w:sz="0" w:space="0" w:color="auto"/>
        <w:bottom w:val="none" w:sz="0" w:space="0" w:color="auto"/>
        <w:right w:val="none" w:sz="0" w:space="0" w:color="auto"/>
      </w:divBdr>
    </w:div>
    <w:div w:id="1077098470">
      <w:marLeft w:val="640"/>
      <w:marRight w:val="0"/>
      <w:marTop w:val="0"/>
      <w:marBottom w:val="0"/>
      <w:divBdr>
        <w:top w:val="none" w:sz="0" w:space="0" w:color="auto"/>
        <w:left w:val="none" w:sz="0" w:space="0" w:color="auto"/>
        <w:bottom w:val="none" w:sz="0" w:space="0" w:color="auto"/>
        <w:right w:val="none" w:sz="0" w:space="0" w:color="auto"/>
      </w:divBdr>
    </w:div>
    <w:div w:id="1077168723">
      <w:marLeft w:val="640"/>
      <w:marRight w:val="0"/>
      <w:marTop w:val="0"/>
      <w:marBottom w:val="0"/>
      <w:divBdr>
        <w:top w:val="none" w:sz="0" w:space="0" w:color="auto"/>
        <w:left w:val="none" w:sz="0" w:space="0" w:color="auto"/>
        <w:bottom w:val="none" w:sz="0" w:space="0" w:color="auto"/>
        <w:right w:val="none" w:sz="0" w:space="0" w:color="auto"/>
      </w:divBdr>
    </w:div>
    <w:div w:id="1077171287">
      <w:marLeft w:val="640"/>
      <w:marRight w:val="0"/>
      <w:marTop w:val="0"/>
      <w:marBottom w:val="0"/>
      <w:divBdr>
        <w:top w:val="none" w:sz="0" w:space="0" w:color="auto"/>
        <w:left w:val="none" w:sz="0" w:space="0" w:color="auto"/>
        <w:bottom w:val="none" w:sz="0" w:space="0" w:color="auto"/>
        <w:right w:val="none" w:sz="0" w:space="0" w:color="auto"/>
      </w:divBdr>
    </w:div>
    <w:div w:id="1077242254">
      <w:marLeft w:val="640"/>
      <w:marRight w:val="0"/>
      <w:marTop w:val="0"/>
      <w:marBottom w:val="0"/>
      <w:divBdr>
        <w:top w:val="none" w:sz="0" w:space="0" w:color="auto"/>
        <w:left w:val="none" w:sz="0" w:space="0" w:color="auto"/>
        <w:bottom w:val="none" w:sz="0" w:space="0" w:color="auto"/>
        <w:right w:val="none" w:sz="0" w:space="0" w:color="auto"/>
      </w:divBdr>
    </w:div>
    <w:div w:id="1077287229">
      <w:marLeft w:val="640"/>
      <w:marRight w:val="0"/>
      <w:marTop w:val="0"/>
      <w:marBottom w:val="0"/>
      <w:divBdr>
        <w:top w:val="none" w:sz="0" w:space="0" w:color="auto"/>
        <w:left w:val="none" w:sz="0" w:space="0" w:color="auto"/>
        <w:bottom w:val="none" w:sz="0" w:space="0" w:color="auto"/>
        <w:right w:val="none" w:sz="0" w:space="0" w:color="auto"/>
      </w:divBdr>
    </w:div>
    <w:div w:id="1077436463">
      <w:marLeft w:val="640"/>
      <w:marRight w:val="0"/>
      <w:marTop w:val="0"/>
      <w:marBottom w:val="0"/>
      <w:divBdr>
        <w:top w:val="none" w:sz="0" w:space="0" w:color="auto"/>
        <w:left w:val="none" w:sz="0" w:space="0" w:color="auto"/>
        <w:bottom w:val="none" w:sz="0" w:space="0" w:color="auto"/>
        <w:right w:val="none" w:sz="0" w:space="0" w:color="auto"/>
      </w:divBdr>
    </w:div>
    <w:div w:id="1077437837">
      <w:marLeft w:val="640"/>
      <w:marRight w:val="0"/>
      <w:marTop w:val="0"/>
      <w:marBottom w:val="0"/>
      <w:divBdr>
        <w:top w:val="none" w:sz="0" w:space="0" w:color="auto"/>
        <w:left w:val="none" w:sz="0" w:space="0" w:color="auto"/>
        <w:bottom w:val="none" w:sz="0" w:space="0" w:color="auto"/>
        <w:right w:val="none" w:sz="0" w:space="0" w:color="auto"/>
      </w:divBdr>
    </w:div>
    <w:div w:id="1077480272">
      <w:marLeft w:val="640"/>
      <w:marRight w:val="0"/>
      <w:marTop w:val="0"/>
      <w:marBottom w:val="0"/>
      <w:divBdr>
        <w:top w:val="none" w:sz="0" w:space="0" w:color="auto"/>
        <w:left w:val="none" w:sz="0" w:space="0" w:color="auto"/>
        <w:bottom w:val="none" w:sz="0" w:space="0" w:color="auto"/>
        <w:right w:val="none" w:sz="0" w:space="0" w:color="auto"/>
      </w:divBdr>
    </w:div>
    <w:div w:id="1077553914">
      <w:marLeft w:val="640"/>
      <w:marRight w:val="0"/>
      <w:marTop w:val="0"/>
      <w:marBottom w:val="0"/>
      <w:divBdr>
        <w:top w:val="none" w:sz="0" w:space="0" w:color="auto"/>
        <w:left w:val="none" w:sz="0" w:space="0" w:color="auto"/>
        <w:bottom w:val="none" w:sz="0" w:space="0" w:color="auto"/>
        <w:right w:val="none" w:sz="0" w:space="0" w:color="auto"/>
      </w:divBdr>
    </w:div>
    <w:div w:id="1077634851">
      <w:marLeft w:val="640"/>
      <w:marRight w:val="0"/>
      <w:marTop w:val="0"/>
      <w:marBottom w:val="0"/>
      <w:divBdr>
        <w:top w:val="none" w:sz="0" w:space="0" w:color="auto"/>
        <w:left w:val="none" w:sz="0" w:space="0" w:color="auto"/>
        <w:bottom w:val="none" w:sz="0" w:space="0" w:color="auto"/>
        <w:right w:val="none" w:sz="0" w:space="0" w:color="auto"/>
      </w:divBdr>
    </w:div>
    <w:div w:id="1077635673">
      <w:marLeft w:val="640"/>
      <w:marRight w:val="0"/>
      <w:marTop w:val="0"/>
      <w:marBottom w:val="0"/>
      <w:divBdr>
        <w:top w:val="none" w:sz="0" w:space="0" w:color="auto"/>
        <w:left w:val="none" w:sz="0" w:space="0" w:color="auto"/>
        <w:bottom w:val="none" w:sz="0" w:space="0" w:color="auto"/>
        <w:right w:val="none" w:sz="0" w:space="0" w:color="auto"/>
      </w:divBdr>
    </w:div>
    <w:div w:id="1077674053">
      <w:marLeft w:val="640"/>
      <w:marRight w:val="0"/>
      <w:marTop w:val="0"/>
      <w:marBottom w:val="0"/>
      <w:divBdr>
        <w:top w:val="none" w:sz="0" w:space="0" w:color="auto"/>
        <w:left w:val="none" w:sz="0" w:space="0" w:color="auto"/>
        <w:bottom w:val="none" w:sz="0" w:space="0" w:color="auto"/>
        <w:right w:val="none" w:sz="0" w:space="0" w:color="auto"/>
      </w:divBdr>
    </w:div>
    <w:div w:id="1077745440">
      <w:marLeft w:val="640"/>
      <w:marRight w:val="0"/>
      <w:marTop w:val="0"/>
      <w:marBottom w:val="0"/>
      <w:divBdr>
        <w:top w:val="none" w:sz="0" w:space="0" w:color="auto"/>
        <w:left w:val="none" w:sz="0" w:space="0" w:color="auto"/>
        <w:bottom w:val="none" w:sz="0" w:space="0" w:color="auto"/>
        <w:right w:val="none" w:sz="0" w:space="0" w:color="auto"/>
      </w:divBdr>
    </w:div>
    <w:div w:id="1077749912">
      <w:marLeft w:val="640"/>
      <w:marRight w:val="0"/>
      <w:marTop w:val="0"/>
      <w:marBottom w:val="0"/>
      <w:divBdr>
        <w:top w:val="none" w:sz="0" w:space="0" w:color="auto"/>
        <w:left w:val="none" w:sz="0" w:space="0" w:color="auto"/>
        <w:bottom w:val="none" w:sz="0" w:space="0" w:color="auto"/>
        <w:right w:val="none" w:sz="0" w:space="0" w:color="auto"/>
      </w:divBdr>
    </w:div>
    <w:div w:id="1077822213">
      <w:marLeft w:val="640"/>
      <w:marRight w:val="0"/>
      <w:marTop w:val="0"/>
      <w:marBottom w:val="0"/>
      <w:divBdr>
        <w:top w:val="none" w:sz="0" w:space="0" w:color="auto"/>
        <w:left w:val="none" w:sz="0" w:space="0" w:color="auto"/>
        <w:bottom w:val="none" w:sz="0" w:space="0" w:color="auto"/>
        <w:right w:val="none" w:sz="0" w:space="0" w:color="auto"/>
      </w:divBdr>
    </w:div>
    <w:div w:id="1077942585">
      <w:marLeft w:val="640"/>
      <w:marRight w:val="0"/>
      <w:marTop w:val="0"/>
      <w:marBottom w:val="0"/>
      <w:divBdr>
        <w:top w:val="none" w:sz="0" w:space="0" w:color="auto"/>
        <w:left w:val="none" w:sz="0" w:space="0" w:color="auto"/>
        <w:bottom w:val="none" w:sz="0" w:space="0" w:color="auto"/>
        <w:right w:val="none" w:sz="0" w:space="0" w:color="auto"/>
      </w:divBdr>
    </w:div>
    <w:div w:id="1078014412">
      <w:marLeft w:val="640"/>
      <w:marRight w:val="0"/>
      <w:marTop w:val="0"/>
      <w:marBottom w:val="0"/>
      <w:divBdr>
        <w:top w:val="none" w:sz="0" w:space="0" w:color="auto"/>
        <w:left w:val="none" w:sz="0" w:space="0" w:color="auto"/>
        <w:bottom w:val="none" w:sz="0" w:space="0" w:color="auto"/>
        <w:right w:val="none" w:sz="0" w:space="0" w:color="auto"/>
      </w:divBdr>
    </w:div>
    <w:div w:id="1078095018">
      <w:marLeft w:val="640"/>
      <w:marRight w:val="0"/>
      <w:marTop w:val="0"/>
      <w:marBottom w:val="0"/>
      <w:divBdr>
        <w:top w:val="none" w:sz="0" w:space="0" w:color="auto"/>
        <w:left w:val="none" w:sz="0" w:space="0" w:color="auto"/>
        <w:bottom w:val="none" w:sz="0" w:space="0" w:color="auto"/>
        <w:right w:val="none" w:sz="0" w:space="0" w:color="auto"/>
      </w:divBdr>
    </w:div>
    <w:div w:id="1078096785">
      <w:marLeft w:val="640"/>
      <w:marRight w:val="0"/>
      <w:marTop w:val="0"/>
      <w:marBottom w:val="0"/>
      <w:divBdr>
        <w:top w:val="none" w:sz="0" w:space="0" w:color="auto"/>
        <w:left w:val="none" w:sz="0" w:space="0" w:color="auto"/>
        <w:bottom w:val="none" w:sz="0" w:space="0" w:color="auto"/>
        <w:right w:val="none" w:sz="0" w:space="0" w:color="auto"/>
      </w:divBdr>
    </w:div>
    <w:div w:id="1078137798">
      <w:marLeft w:val="640"/>
      <w:marRight w:val="0"/>
      <w:marTop w:val="0"/>
      <w:marBottom w:val="0"/>
      <w:divBdr>
        <w:top w:val="none" w:sz="0" w:space="0" w:color="auto"/>
        <w:left w:val="none" w:sz="0" w:space="0" w:color="auto"/>
        <w:bottom w:val="none" w:sz="0" w:space="0" w:color="auto"/>
        <w:right w:val="none" w:sz="0" w:space="0" w:color="auto"/>
      </w:divBdr>
    </w:div>
    <w:div w:id="1078209573">
      <w:marLeft w:val="640"/>
      <w:marRight w:val="0"/>
      <w:marTop w:val="0"/>
      <w:marBottom w:val="0"/>
      <w:divBdr>
        <w:top w:val="none" w:sz="0" w:space="0" w:color="auto"/>
        <w:left w:val="none" w:sz="0" w:space="0" w:color="auto"/>
        <w:bottom w:val="none" w:sz="0" w:space="0" w:color="auto"/>
        <w:right w:val="none" w:sz="0" w:space="0" w:color="auto"/>
      </w:divBdr>
    </w:div>
    <w:div w:id="1078289619">
      <w:marLeft w:val="640"/>
      <w:marRight w:val="0"/>
      <w:marTop w:val="0"/>
      <w:marBottom w:val="0"/>
      <w:divBdr>
        <w:top w:val="none" w:sz="0" w:space="0" w:color="auto"/>
        <w:left w:val="none" w:sz="0" w:space="0" w:color="auto"/>
        <w:bottom w:val="none" w:sz="0" w:space="0" w:color="auto"/>
        <w:right w:val="none" w:sz="0" w:space="0" w:color="auto"/>
      </w:divBdr>
    </w:div>
    <w:div w:id="1078405909">
      <w:marLeft w:val="640"/>
      <w:marRight w:val="0"/>
      <w:marTop w:val="0"/>
      <w:marBottom w:val="0"/>
      <w:divBdr>
        <w:top w:val="none" w:sz="0" w:space="0" w:color="auto"/>
        <w:left w:val="none" w:sz="0" w:space="0" w:color="auto"/>
        <w:bottom w:val="none" w:sz="0" w:space="0" w:color="auto"/>
        <w:right w:val="none" w:sz="0" w:space="0" w:color="auto"/>
      </w:divBdr>
    </w:div>
    <w:div w:id="1078408244">
      <w:marLeft w:val="640"/>
      <w:marRight w:val="0"/>
      <w:marTop w:val="0"/>
      <w:marBottom w:val="0"/>
      <w:divBdr>
        <w:top w:val="none" w:sz="0" w:space="0" w:color="auto"/>
        <w:left w:val="none" w:sz="0" w:space="0" w:color="auto"/>
        <w:bottom w:val="none" w:sz="0" w:space="0" w:color="auto"/>
        <w:right w:val="none" w:sz="0" w:space="0" w:color="auto"/>
      </w:divBdr>
    </w:div>
    <w:div w:id="1078483683">
      <w:marLeft w:val="640"/>
      <w:marRight w:val="0"/>
      <w:marTop w:val="0"/>
      <w:marBottom w:val="0"/>
      <w:divBdr>
        <w:top w:val="none" w:sz="0" w:space="0" w:color="auto"/>
        <w:left w:val="none" w:sz="0" w:space="0" w:color="auto"/>
        <w:bottom w:val="none" w:sz="0" w:space="0" w:color="auto"/>
        <w:right w:val="none" w:sz="0" w:space="0" w:color="auto"/>
      </w:divBdr>
    </w:div>
    <w:div w:id="1078555075">
      <w:marLeft w:val="640"/>
      <w:marRight w:val="0"/>
      <w:marTop w:val="0"/>
      <w:marBottom w:val="0"/>
      <w:divBdr>
        <w:top w:val="none" w:sz="0" w:space="0" w:color="auto"/>
        <w:left w:val="none" w:sz="0" w:space="0" w:color="auto"/>
        <w:bottom w:val="none" w:sz="0" w:space="0" w:color="auto"/>
        <w:right w:val="none" w:sz="0" w:space="0" w:color="auto"/>
      </w:divBdr>
    </w:div>
    <w:div w:id="1078672566">
      <w:marLeft w:val="640"/>
      <w:marRight w:val="0"/>
      <w:marTop w:val="0"/>
      <w:marBottom w:val="0"/>
      <w:divBdr>
        <w:top w:val="none" w:sz="0" w:space="0" w:color="auto"/>
        <w:left w:val="none" w:sz="0" w:space="0" w:color="auto"/>
        <w:bottom w:val="none" w:sz="0" w:space="0" w:color="auto"/>
        <w:right w:val="none" w:sz="0" w:space="0" w:color="auto"/>
      </w:divBdr>
    </w:div>
    <w:div w:id="1078673782">
      <w:marLeft w:val="640"/>
      <w:marRight w:val="0"/>
      <w:marTop w:val="0"/>
      <w:marBottom w:val="0"/>
      <w:divBdr>
        <w:top w:val="none" w:sz="0" w:space="0" w:color="auto"/>
        <w:left w:val="none" w:sz="0" w:space="0" w:color="auto"/>
        <w:bottom w:val="none" w:sz="0" w:space="0" w:color="auto"/>
        <w:right w:val="none" w:sz="0" w:space="0" w:color="auto"/>
      </w:divBdr>
    </w:div>
    <w:div w:id="1078675246">
      <w:bodyDiv w:val="1"/>
      <w:marLeft w:val="0"/>
      <w:marRight w:val="0"/>
      <w:marTop w:val="0"/>
      <w:marBottom w:val="0"/>
      <w:divBdr>
        <w:top w:val="none" w:sz="0" w:space="0" w:color="auto"/>
        <w:left w:val="none" w:sz="0" w:space="0" w:color="auto"/>
        <w:bottom w:val="none" w:sz="0" w:space="0" w:color="auto"/>
        <w:right w:val="none" w:sz="0" w:space="0" w:color="auto"/>
      </w:divBdr>
    </w:div>
    <w:div w:id="1078749867">
      <w:marLeft w:val="640"/>
      <w:marRight w:val="0"/>
      <w:marTop w:val="0"/>
      <w:marBottom w:val="0"/>
      <w:divBdr>
        <w:top w:val="none" w:sz="0" w:space="0" w:color="auto"/>
        <w:left w:val="none" w:sz="0" w:space="0" w:color="auto"/>
        <w:bottom w:val="none" w:sz="0" w:space="0" w:color="auto"/>
        <w:right w:val="none" w:sz="0" w:space="0" w:color="auto"/>
      </w:divBdr>
    </w:div>
    <w:div w:id="1078751202">
      <w:marLeft w:val="640"/>
      <w:marRight w:val="0"/>
      <w:marTop w:val="0"/>
      <w:marBottom w:val="0"/>
      <w:divBdr>
        <w:top w:val="none" w:sz="0" w:space="0" w:color="auto"/>
        <w:left w:val="none" w:sz="0" w:space="0" w:color="auto"/>
        <w:bottom w:val="none" w:sz="0" w:space="0" w:color="auto"/>
        <w:right w:val="none" w:sz="0" w:space="0" w:color="auto"/>
      </w:divBdr>
    </w:div>
    <w:div w:id="1078867183">
      <w:marLeft w:val="640"/>
      <w:marRight w:val="0"/>
      <w:marTop w:val="0"/>
      <w:marBottom w:val="0"/>
      <w:divBdr>
        <w:top w:val="none" w:sz="0" w:space="0" w:color="auto"/>
        <w:left w:val="none" w:sz="0" w:space="0" w:color="auto"/>
        <w:bottom w:val="none" w:sz="0" w:space="0" w:color="auto"/>
        <w:right w:val="none" w:sz="0" w:space="0" w:color="auto"/>
      </w:divBdr>
    </w:div>
    <w:div w:id="1078868116">
      <w:marLeft w:val="640"/>
      <w:marRight w:val="0"/>
      <w:marTop w:val="0"/>
      <w:marBottom w:val="0"/>
      <w:divBdr>
        <w:top w:val="none" w:sz="0" w:space="0" w:color="auto"/>
        <w:left w:val="none" w:sz="0" w:space="0" w:color="auto"/>
        <w:bottom w:val="none" w:sz="0" w:space="0" w:color="auto"/>
        <w:right w:val="none" w:sz="0" w:space="0" w:color="auto"/>
      </w:divBdr>
    </w:div>
    <w:div w:id="1078868196">
      <w:marLeft w:val="640"/>
      <w:marRight w:val="0"/>
      <w:marTop w:val="0"/>
      <w:marBottom w:val="0"/>
      <w:divBdr>
        <w:top w:val="none" w:sz="0" w:space="0" w:color="auto"/>
        <w:left w:val="none" w:sz="0" w:space="0" w:color="auto"/>
        <w:bottom w:val="none" w:sz="0" w:space="0" w:color="auto"/>
        <w:right w:val="none" w:sz="0" w:space="0" w:color="auto"/>
      </w:divBdr>
    </w:div>
    <w:div w:id="1078988152">
      <w:marLeft w:val="640"/>
      <w:marRight w:val="0"/>
      <w:marTop w:val="0"/>
      <w:marBottom w:val="0"/>
      <w:divBdr>
        <w:top w:val="none" w:sz="0" w:space="0" w:color="auto"/>
        <w:left w:val="none" w:sz="0" w:space="0" w:color="auto"/>
        <w:bottom w:val="none" w:sz="0" w:space="0" w:color="auto"/>
        <w:right w:val="none" w:sz="0" w:space="0" w:color="auto"/>
      </w:divBdr>
    </w:div>
    <w:div w:id="1079016074">
      <w:marLeft w:val="640"/>
      <w:marRight w:val="0"/>
      <w:marTop w:val="0"/>
      <w:marBottom w:val="0"/>
      <w:divBdr>
        <w:top w:val="none" w:sz="0" w:space="0" w:color="auto"/>
        <w:left w:val="none" w:sz="0" w:space="0" w:color="auto"/>
        <w:bottom w:val="none" w:sz="0" w:space="0" w:color="auto"/>
        <w:right w:val="none" w:sz="0" w:space="0" w:color="auto"/>
      </w:divBdr>
    </w:div>
    <w:div w:id="1079060652">
      <w:marLeft w:val="640"/>
      <w:marRight w:val="0"/>
      <w:marTop w:val="0"/>
      <w:marBottom w:val="0"/>
      <w:divBdr>
        <w:top w:val="none" w:sz="0" w:space="0" w:color="auto"/>
        <w:left w:val="none" w:sz="0" w:space="0" w:color="auto"/>
        <w:bottom w:val="none" w:sz="0" w:space="0" w:color="auto"/>
        <w:right w:val="none" w:sz="0" w:space="0" w:color="auto"/>
      </w:divBdr>
    </w:div>
    <w:div w:id="1079133103">
      <w:marLeft w:val="640"/>
      <w:marRight w:val="0"/>
      <w:marTop w:val="0"/>
      <w:marBottom w:val="0"/>
      <w:divBdr>
        <w:top w:val="none" w:sz="0" w:space="0" w:color="auto"/>
        <w:left w:val="none" w:sz="0" w:space="0" w:color="auto"/>
        <w:bottom w:val="none" w:sz="0" w:space="0" w:color="auto"/>
        <w:right w:val="none" w:sz="0" w:space="0" w:color="auto"/>
      </w:divBdr>
    </w:div>
    <w:div w:id="1079206210">
      <w:marLeft w:val="640"/>
      <w:marRight w:val="0"/>
      <w:marTop w:val="0"/>
      <w:marBottom w:val="0"/>
      <w:divBdr>
        <w:top w:val="none" w:sz="0" w:space="0" w:color="auto"/>
        <w:left w:val="none" w:sz="0" w:space="0" w:color="auto"/>
        <w:bottom w:val="none" w:sz="0" w:space="0" w:color="auto"/>
        <w:right w:val="none" w:sz="0" w:space="0" w:color="auto"/>
      </w:divBdr>
    </w:div>
    <w:div w:id="1079208219">
      <w:marLeft w:val="640"/>
      <w:marRight w:val="0"/>
      <w:marTop w:val="0"/>
      <w:marBottom w:val="0"/>
      <w:divBdr>
        <w:top w:val="none" w:sz="0" w:space="0" w:color="auto"/>
        <w:left w:val="none" w:sz="0" w:space="0" w:color="auto"/>
        <w:bottom w:val="none" w:sz="0" w:space="0" w:color="auto"/>
        <w:right w:val="none" w:sz="0" w:space="0" w:color="auto"/>
      </w:divBdr>
    </w:div>
    <w:div w:id="1079212297">
      <w:marLeft w:val="640"/>
      <w:marRight w:val="0"/>
      <w:marTop w:val="0"/>
      <w:marBottom w:val="0"/>
      <w:divBdr>
        <w:top w:val="none" w:sz="0" w:space="0" w:color="auto"/>
        <w:left w:val="none" w:sz="0" w:space="0" w:color="auto"/>
        <w:bottom w:val="none" w:sz="0" w:space="0" w:color="auto"/>
        <w:right w:val="none" w:sz="0" w:space="0" w:color="auto"/>
      </w:divBdr>
    </w:div>
    <w:div w:id="1079250325">
      <w:marLeft w:val="640"/>
      <w:marRight w:val="0"/>
      <w:marTop w:val="0"/>
      <w:marBottom w:val="0"/>
      <w:divBdr>
        <w:top w:val="none" w:sz="0" w:space="0" w:color="auto"/>
        <w:left w:val="none" w:sz="0" w:space="0" w:color="auto"/>
        <w:bottom w:val="none" w:sz="0" w:space="0" w:color="auto"/>
        <w:right w:val="none" w:sz="0" w:space="0" w:color="auto"/>
      </w:divBdr>
    </w:div>
    <w:div w:id="1079325889">
      <w:marLeft w:val="640"/>
      <w:marRight w:val="0"/>
      <w:marTop w:val="0"/>
      <w:marBottom w:val="0"/>
      <w:divBdr>
        <w:top w:val="none" w:sz="0" w:space="0" w:color="auto"/>
        <w:left w:val="none" w:sz="0" w:space="0" w:color="auto"/>
        <w:bottom w:val="none" w:sz="0" w:space="0" w:color="auto"/>
        <w:right w:val="none" w:sz="0" w:space="0" w:color="auto"/>
      </w:divBdr>
    </w:div>
    <w:div w:id="1079330299">
      <w:marLeft w:val="640"/>
      <w:marRight w:val="0"/>
      <w:marTop w:val="0"/>
      <w:marBottom w:val="0"/>
      <w:divBdr>
        <w:top w:val="none" w:sz="0" w:space="0" w:color="auto"/>
        <w:left w:val="none" w:sz="0" w:space="0" w:color="auto"/>
        <w:bottom w:val="none" w:sz="0" w:space="0" w:color="auto"/>
        <w:right w:val="none" w:sz="0" w:space="0" w:color="auto"/>
      </w:divBdr>
    </w:div>
    <w:div w:id="1079445315">
      <w:marLeft w:val="640"/>
      <w:marRight w:val="0"/>
      <w:marTop w:val="0"/>
      <w:marBottom w:val="0"/>
      <w:divBdr>
        <w:top w:val="none" w:sz="0" w:space="0" w:color="auto"/>
        <w:left w:val="none" w:sz="0" w:space="0" w:color="auto"/>
        <w:bottom w:val="none" w:sz="0" w:space="0" w:color="auto"/>
        <w:right w:val="none" w:sz="0" w:space="0" w:color="auto"/>
      </w:divBdr>
    </w:div>
    <w:div w:id="1079447681">
      <w:marLeft w:val="640"/>
      <w:marRight w:val="0"/>
      <w:marTop w:val="0"/>
      <w:marBottom w:val="0"/>
      <w:divBdr>
        <w:top w:val="none" w:sz="0" w:space="0" w:color="auto"/>
        <w:left w:val="none" w:sz="0" w:space="0" w:color="auto"/>
        <w:bottom w:val="none" w:sz="0" w:space="0" w:color="auto"/>
        <w:right w:val="none" w:sz="0" w:space="0" w:color="auto"/>
      </w:divBdr>
    </w:div>
    <w:div w:id="1079594550">
      <w:marLeft w:val="640"/>
      <w:marRight w:val="0"/>
      <w:marTop w:val="0"/>
      <w:marBottom w:val="0"/>
      <w:divBdr>
        <w:top w:val="none" w:sz="0" w:space="0" w:color="auto"/>
        <w:left w:val="none" w:sz="0" w:space="0" w:color="auto"/>
        <w:bottom w:val="none" w:sz="0" w:space="0" w:color="auto"/>
        <w:right w:val="none" w:sz="0" w:space="0" w:color="auto"/>
      </w:divBdr>
    </w:div>
    <w:div w:id="1079861290">
      <w:marLeft w:val="640"/>
      <w:marRight w:val="0"/>
      <w:marTop w:val="0"/>
      <w:marBottom w:val="0"/>
      <w:divBdr>
        <w:top w:val="none" w:sz="0" w:space="0" w:color="auto"/>
        <w:left w:val="none" w:sz="0" w:space="0" w:color="auto"/>
        <w:bottom w:val="none" w:sz="0" w:space="0" w:color="auto"/>
        <w:right w:val="none" w:sz="0" w:space="0" w:color="auto"/>
      </w:divBdr>
    </w:div>
    <w:div w:id="1079862738">
      <w:marLeft w:val="640"/>
      <w:marRight w:val="0"/>
      <w:marTop w:val="0"/>
      <w:marBottom w:val="0"/>
      <w:divBdr>
        <w:top w:val="none" w:sz="0" w:space="0" w:color="auto"/>
        <w:left w:val="none" w:sz="0" w:space="0" w:color="auto"/>
        <w:bottom w:val="none" w:sz="0" w:space="0" w:color="auto"/>
        <w:right w:val="none" w:sz="0" w:space="0" w:color="auto"/>
      </w:divBdr>
    </w:div>
    <w:div w:id="1080056826">
      <w:marLeft w:val="640"/>
      <w:marRight w:val="0"/>
      <w:marTop w:val="0"/>
      <w:marBottom w:val="0"/>
      <w:divBdr>
        <w:top w:val="none" w:sz="0" w:space="0" w:color="auto"/>
        <w:left w:val="none" w:sz="0" w:space="0" w:color="auto"/>
        <w:bottom w:val="none" w:sz="0" w:space="0" w:color="auto"/>
        <w:right w:val="none" w:sz="0" w:space="0" w:color="auto"/>
      </w:divBdr>
    </w:div>
    <w:div w:id="1080105206">
      <w:marLeft w:val="640"/>
      <w:marRight w:val="0"/>
      <w:marTop w:val="0"/>
      <w:marBottom w:val="0"/>
      <w:divBdr>
        <w:top w:val="none" w:sz="0" w:space="0" w:color="auto"/>
        <w:left w:val="none" w:sz="0" w:space="0" w:color="auto"/>
        <w:bottom w:val="none" w:sz="0" w:space="0" w:color="auto"/>
        <w:right w:val="none" w:sz="0" w:space="0" w:color="auto"/>
      </w:divBdr>
    </w:div>
    <w:div w:id="1080129909">
      <w:marLeft w:val="640"/>
      <w:marRight w:val="0"/>
      <w:marTop w:val="0"/>
      <w:marBottom w:val="0"/>
      <w:divBdr>
        <w:top w:val="none" w:sz="0" w:space="0" w:color="auto"/>
        <w:left w:val="none" w:sz="0" w:space="0" w:color="auto"/>
        <w:bottom w:val="none" w:sz="0" w:space="0" w:color="auto"/>
        <w:right w:val="none" w:sz="0" w:space="0" w:color="auto"/>
      </w:divBdr>
    </w:div>
    <w:div w:id="1080131333">
      <w:marLeft w:val="640"/>
      <w:marRight w:val="0"/>
      <w:marTop w:val="0"/>
      <w:marBottom w:val="0"/>
      <w:divBdr>
        <w:top w:val="none" w:sz="0" w:space="0" w:color="auto"/>
        <w:left w:val="none" w:sz="0" w:space="0" w:color="auto"/>
        <w:bottom w:val="none" w:sz="0" w:space="0" w:color="auto"/>
        <w:right w:val="none" w:sz="0" w:space="0" w:color="auto"/>
      </w:divBdr>
    </w:div>
    <w:div w:id="1080181065">
      <w:marLeft w:val="640"/>
      <w:marRight w:val="0"/>
      <w:marTop w:val="0"/>
      <w:marBottom w:val="0"/>
      <w:divBdr>
        <w:top w:val="none" w:sz="0" w:space="0" w:color="auto"/>
        <w:left w:val="none" w:sz="0" w:space="0" w:color="auto"/>
        <w:bottom w:val="none" w:sz="0" w:space="0" w:color="auto"/>
        <w:right w:val="none" w:sz="0" w:space="0" w:color="auto"/>
      </w:divBdr>
    </w:div>
    <w:div w:id="1080326668">
      <w:marLeft w:val="640"/>
      <w:marRight w:val="0"/>
      <w:marTop w:val="0"/>
      <w:marBottom w:val="0"/>
      <w:divBdr>
        <w:top w:val="none" w:sz="0" w:space="0" w:color="auto"/>
        <w:left w:val="none" w:sz="0" w:space="0" w:color="auto"/>
        <w:bottom w:val="none" w:sz="0" w:space="0" w:color="auto"/>
        <w:right w:val="none" w:sz="0" w:space="0" w:color="auto"/>
      </w:divBdr>
    </w:div>
    <w:div w:id="1080445871">
      <w:marLeft w:val="640"/>
      <w:marRight w:val="0"/>
      <w:marTop w:val="0"/>
      <w:marBottom w:val="0"/>
      <w:divBdr>
        <w:top w:val="none" w:sz="0" w:space="0" w:color="auto"/>
        <w:left w:val="none" w:sz="0" w:space="0" w:color="auto"/>
        <w:bottom w:val="none" w:sz="0" w:space="0" w:color="auto"/>
        <w:right w:val="none" w:sz="0" w:space="0" w:color="auto"/>
      </w:divBdr>
    </w:div>
    <w:div w:id="1080516520">
      <w:marLeft w:val="640"/>
      <w:marRight w:val="0"/>
      <w:marTop w:val="0"/>
      <w:marBottom w:val="0"/>
      <w:divBdr>
        <w:top w:val="none" w:sz="0" w:space="0" w:color="auto"/>
        <w:left w:val="none" w:sz="0" w:space="0" w:color="auto"/>
        <w:bottom w:val="none" w:sz="0" w:space="0" w:color="auto"/>
        <w:right w:val="none" w:sz="0" w:space="0" w:color="auto"/>
      </w:divBdr>
    </w:div>
    <w:div w:id="1080516795">
      <w:marLeft w:val="640"/>
      <w:marRight w:val="0"/>
      <w:marTop w:val="0"/>
      <w:marBottom w:val="0"/>
      <w:divBdr>
        <w:top w:val="none" w:sz="0" w:space="0" w:color="auto"/>
        <w:left w:val="none" w:sz="0" w:space="0" w:color="auto"/>
        <w:bottom w:val="none" w:sz="0" w:space="0" w:color="auto"/>
        <w:right w:val="none" w:sz="0" w:space="0" w:color="auto"/>
      </w:divBdr>
    </w:div>
    <w:div w:id="1080519139">
      <w:marLeft w:val="640"/>
      <w:marRight w:val="0"/>
      <w:marTop w:val="0"/>
      <w:marBottom w:val="0"/>
      <w:divBdr>
        <w:top w:val="none" w:sz="0" w:space="0" w:color="auto"/>
        <w:left w:val="none" w:sz="0" w:space="0" w:color="auto"/>
        <w:bottom w:val="none" w:sz="0" w:space="0" w:color="auto"/>
        <w:right w:val="none" w:sz="0" w:space="0" w:color="auto"/>
      </w:divBdr>
    </w:div>
    <w:div w:id="1080521478">
      <w:marLeft w:val="640"/>
      <w:marRight w:val="0"/>
      <w:marTop w:val="0"/>
      <w:marBottom w:val="0"/>
      <w:divBdr>
        <w:top w:val="none" w:sz="0" w:space="0" w:color="auto"/>
        <w:left w:val="none" w:sz="0" w:space="0" w:color="auto"/>
        <w:bottom w:val="none" w:sz="0" w:space="0" w:color="auto"/>
        <w:right w:val="none" w:sz="0" w:space="0" w:color="auto"/>
      </w:divBdr>
    </w:div>
    <w:div w:id="1080558669">
      <w:marLeft w:val="640"/>
      <w:marRight w:val="0"/>
      <w:marTop w:val="0"/>
      <w:marBottom w:val="0"/>
      <w:divBdr>
        <w:top w:val="none" w:sz="0" w:space="0" w:color="auto"/>
        <w:left w:val="none" w:sz="0" w:space="0" w:color="auto"/>
        <w:bottom w:val="none" w:sz="0" w:space="0" w:color="auto"/>
        <w:right w:val="none" w:sz="0" w:space="0" w:color="auto"/>
      </w:divBdr>
    </w:div>
    <w:div w:id="1080709568">
      <w:marLeft w:val="640"/>
      <w:marRight w:val="0"/>
      <w:marTop w:val="0"/>
      <w:marBottom w:val="0"/>
      <w:divBdr>
        <w:top w:val="none" w:sz="0" w:space="0" w:color="auto"/>
        <w:left w:val="none" w:sz="0" w:space="0" w:color="auto"/>
        <w:bottom w:val="none" w:sz="0" w:space="0" w:color="auto"/>
        <w:right w:val="none" w:sz="0" w:space="0" w:color="auto"/>
      </w:divBdr>
    </w:div>
    <w:div w:id="1080951535">
      <w:marLeft w:val="640"/>
      <w:marRight w:val="0"/>
      <w:marTop w:val="0"/>
      <w:marBottom w:val="0"/>
      <w:divBdr>
        <w:top w:val="none" w:sz="0" w:space="0" w:color="auto"/>
        <w:left w:val="none" w:sz="0" w:space="0" w:color="auto"/>
        <w:bottom w:val="none" w:sz="0" w:space="0" w:color="auto"/>
        <w:right w:val="none" w:sz="0" w:space="0" w:color="auto"/>
      </w:divBdr>
    </w:div>
    <w:div w:id="1080980078">
      <w:marLeft w:val="640"/>
      <w:marRight w:val="0"/>
      <w:marTop w:val="0"/>
      <w:marBottom w:val="0"/>
      <w:divBdr>
        <w:top w:val="none" w:sz="0" w:space="0" w:color="auto"/>
        <w:left w:val="none" w:sz="0" w:space="0" w:color="auto"/>
        <w:bottom w:val="none" w:sz="0" w:space="0" w:color="auto"/>
        <w:right w:val="none" w:sz="0" w:space="0" w:color="auto"/>
      </w:divBdr>
    </w:div>
    <w:div w:id="1080981817">
      <w:marLeft w:val="640"/>
      <w:marRight w:val="0"/>
      <w:marTop w:val="0"/>
      <w:marBottom w:val="0"/>
      <w:divBdr>
        <w:top w:val="none" w:sz="0" w:space="0" w:color="auto"/>
        <w:left w:val="none" w:sz="0" w:space="0" w:color="auto"/>
        <w:bottom w:val="none" w:sz="0" w:space="0" w:color="auto"/>
        <w:right w:val="none" w:sz="0" w:space="0" w:color="auto"/>
      </w:divBdr>
    </w:div>
    <w:div w:id="1080982178">
      <w:marLeft w:val="640"/>
      <w:marRight w:val="0"/>
      <w:marTop w:val="0"/>
      <w:marBottom w:val="0"/>
      <w:divBdr>
        <w:top w:val="none" w:sz="0" w:space="0" w:color="auto"/>
        <w:left w:val="none" w:sz="0" w:space="0" w:color="auto"/>
        <w:bottom w:val="none" w:sz="0" w:space="0" w:color="auto"/>
        <w:right w:val="none" w:sz="0" w:space="0" w:color="auto"/>
      </w:divBdr>
    </w:div>
    <w:div w:id="1081025941">
      <w:marLeft w:val="640"/>
      <w:marRight w:val="0"/>
      <w:marTop w:val="0"/>
      <w:marBottom w:val="0"/>
      <w:divBdr>
        <w:top w:val="none" w:sz="0" w:space="0" w:color="auto"/>
        <w:left w:val="none" w:sz="0" w:space="0" w:color="auto"/>
        <w:bottom w:val="none" w:sz="0" w:space="0" w:color="auto"/>
        <w:right w:val="none" w:sz="0" w:space="0" w:color="auto"/>
      </w:divBdr>
    </w:div>
    <w:div w:id="1081027141">
      <w:marLeft w:val="640"/>
      <w:marRight w:val="0"/>
      <w:marTop w:val="0"/>
      <w:marBottom w:val="0"/>
      <w:divBdr>
        <w:top w:val="none" w:sz="0" w:space="0" w:color="auto"/>
        <w:left w:val="none" w:sz="0" w:space="0" w:color="auto"/>
        <w:bottom w:val="none" w:sz="0" w:space="0" w:color="auto"/>
        <w:right w:val="none" w:sz="0" w:space="0" w:color="auto"/>
      </w:divBdr>
    </w:div>
    <w:div w:id="1081030239">
      <w:marLeft w:val="640"/>
      <w:marRight w:val="0"/>
      <w:marTop w:val="0"/>
      <w:marBottom w:val="0"/>
      <w:divBdr>
        <w:top w:val="none" w:sz="0" w:space="0" w:color="auto"/>
        <w:left w:val="none" w:sz="0" w:space="0" w:color="auto"/>
        <w:bottom w:val="none" w:sz="0" w:space="0" w:color="auto"/>
        <w:right w:val="none" w:sz="0" w:space="0" w:color="auto"/>
      </w:divBdr>
    </w:div>
    <w:div w:id="1081099456">
      <w:marLeft w:val="640"/>
      <w:marRight w:val="0"/>
      <w:marTop w:val="0"/>
      <w:marBottom w:val="0"/>
      <w:divBdr>
        <w:top w:val="none" w:sz="0" w:space="0" w:color="auto"/>
        <w:left w:val="none" w:sz="0" w:space="0" w:color="auto"/>
        <w:bottom w:val="none" w:sz="0" w:space="0" w:color="auto"/>
        <w:right w:val="none" w:sz="0" w:space="0" w:color="auto"/>
      </w:divBdr>
    </w:div>
    <w:div w:id="1081105375">
      <w:marLeft w:val="640"/>
      <w:marRight w:val="0"/>
      <w:marTop w:val="0"/>
      <w:marBottom w:val="0"/>
      <w:divBdr>
        <w:top w:val="none" w:sz="0" w:space="0" w:color="auto"/>
        <w:left w:val="none" w:sz="0" w:space="0" w:color="auto"/>
        <w:bottom w:val="none" w:sz="0" w:space="0" w:color="auto"/>
        <w:right w:val="none" w:sz="0" w:space="0" w:color="auto"/>
      </w:divBdr>
    </w:div>
    <w:div w:id="1081171660">
      <w:marLeft w:val="640"/>
      <w:marRight w:val="0"/>
      <w:marTop w:val="0"/>
      <w:marBottom w:val="0"/>
      <w:divBdr>
        <w:top w:val="none" w:sz="0" w:space="0" w:color="auto"/>
        <w:left w:val="none" w:sz="0" w:space="0" w:color="auto"/>
        <w:bottom w:val="none" w:sz="0" w:space="0" w:color="auto"/>
        <w:right w:val="none" w:sz="0" w:space="0" w:color="auto"/>
      </w:divBdr>
    </w:div>
    <w:div w:id="1081172748">
      <w:marLeft w:val="640"/>
      <w:marRight w:val="0"/>
      <w:marTop w:val="0"/>
      <w:marBottom w:val="0"/>
      <w:divBdr>
        <w:top w:val="none" w:sz="0" w:space="0" w:color="auto"/>
        <w:left w:val="none" w:sz="0" w:space="0" w:color="auto"/>
        <w:bottom w:val="none" w:sz="0" w:space="0" w:color="auto"/>
        <w:right w:val="none" w:sz="0" w:space="0" w:color="auto"/>
      </w:divBdr>
    </w:div>
    <w:div w:id="1081175038">
      <w:marLeft w:val="640"/>
      <w:marRight w:val="0"/>
      <w:marTop w:val="0"/>
      <w:marBottom w:val="0"/>
      <w:divBdr>
        <w:top w:val="none" w:sz="0" w:space="0" w:color="auto"/>
        <w:left w:val="none" w:sz="0" w:space="0" w:color="auto"/>
        <w:bottom w:val="none" w:sz="0" w:space="0" w:color="auto"/>
        <w:right w:val="none" w:sz="0" w:space="0" w:color="auto"/>
      </w:divBdr>
    </w:div>
    <w:div w:id="1081218165">
      <w:marLeft w:val="640"/>
      <w:marRight w:val="0"/>
      <w:marTop w:val="0"/>
      <w:marBottom w:val="0"/>
      <w:divBdr>
        <w:top w:val="none" w:sz="0" w:space="0" w:color="auto"/>
        <w:left w:val="none" w:sz="0" w:space="0" w:color="auto"/>
        <w:bottom w:val="none" w:sz="0" w:space="0" w:color="auto"/>
        <w:right w:val="none" w:sz="0" w:space="0" w:color="auto"/>
      </w:divBdr>
    </w:div>
    <w:div w:id="1081293014">
      <w:marLeft w:val="640"/>
      <w:marRight w:val="0"/>
      <w:marTop w:val="0"/>
      <w:marBottom w:val="0"/>
      <w:divBdr>
        <w:top w:val="none" w:sz="0" w:space="0" w:color="auto"/>
        <w:left w:val="none" w:sz="0" w:space="0" w:color="auto"/>
        <w:bottom w:val="none" w:sz="0" w:space="0" w:color="auto"/>
        <w:right w:val="none" w:sz="0" w:space="0" w:color="auto"/>
      </w:divBdr>
    </w:div>
    <w:div w:id="1081298186">
      <w:marLeft w:val="640"/>
      <w:marRight w:val="0"/>
      <w:marTop w:val="0"/>
      <w:marBottom w:val="0"/>
      <w:divBdr>
        <w:top w:val="none" w:sz="0" w:space="0" w:color="auto"/>
        <w:left w:val="none" w:sz="0" w:space="0" w:color="auto"/>
        <w:bottom w:val="none" w:sz="0" w:space="0" w:color="auto"/>
        <w:right w:val="none" w:sz="0" w:space="0" w:color="auto"/>
      </w:divBdr>
    </w:div>
    <w:div w:id="1081367489">
      <w:marLeft w:val="640"/>
      <w:marRight w:val="0"/>
      <w:marTop w:val="0"/>
      <w:marBottom w:val="0"/>
      <w:divBdr>
        <w:top w:val="none" w:sz="0" w:space="0" w:color="auto"/>
        <w:left w:val="none" w:sz="0" w:space="0" w:color="auto"/>
        <w:bottom w:val="none" w:sz="0" w:space="0" w:color="auto"/>
        <w:right w:val="none" w:sz="0" w:space="0" w:color="auto"/>
      </w:divBdr>
    </w:div>
    <w:div w:id="1081370161">
      <w:marLeft w:val="640"/>
      <w:marRight w:val="0"/>
      <w:marTop w:val="0"/>
      <w:marBottom w:val="0"/>
      <w:divBdr>
        <w:top w:val="none" w:sz="0" w:space="0" w:color="auto"/>
        <w:left w:val="none" w:sz="0" w:space="0" w:color="auto"/>
        <w:bottom w:val="none" w:sz="0" w:space="0" w:color="auto"/>
        <w:right w:val="none" w:sz="0" w:space="0" w:color="auto"/>
      </w:divBdr>
    </w:div>
    <w:div w:id="1081372239">
      <w:marLeft w:val="640"/>
      <w:marRight w:val="0"/>
      <w:marTop w:val="0"/>
      <w:marBottom w:val="0"/>
      <w:divBdr>
        <w:top w:val="none" w:sz="0" w:space="0" w:color="auto"/>
        <w:left w:val="none" w:sz="0" w:space="0" w:color="auto"/>
        <w:bottom w:val="none" w:sz="0" w:space="0" w:color="auto"/>
        <w:right w:val="none" w:sz="0" w:space="0" w:color="auto"/>
      </w:divBdr>
    </w:div>
    <w:div w:id="1081410447">
      <w:marLeft w:val="640"/>
      <w:marRight w:val="0"/>
      <w:marTop w:val="0"/>
      <w:marBottom w:val="0"/>
      <w:divBdr>
        <w:top w:val="none" w:sz="0" w:space="0" w:color="auto"/>
        <w:left w:val="none" w:sz="0" w:space="0" w:color="auto"/>
        <w:bottom w:val="none" w:sz="0" w:space="0" w:color="auto"/>
        <w:right w:val="none" w:sz="0" w:space="0" w:color="auto"/>
      </w:divBdr>
    </w:div>
    <w:div w:id="1081488307">
      <w:marLeft w:val="640"/>
      <w:marRight w:val="0"/>
      <w:marTop w:val="0"/>
      <w:marBottom w:val="0"/>
      <w:divBdr>
        <w:top w:val="none" w:sz="0" w:space="0" w:color="auto"/>
        <w:left w:val="none" w:sz="0" w:space="0" w:color="auto"/>
        <w:bottom w:val="none" w:sz="0" w:space="0" w:color="auto"/>
        <w:right w:val="none" w:sz="0" w:space="0" w:color="auto"/>
      </w:divBdr>
    </w:div>
    <w:div w:id="1081489668">
      <w:marLeft w:val="640"/>
      <w:marRight w:val="0"/>
      <w:marTop w:val="0"/>
      <w:marBottom w:val="0"/>
      <w:divBdr>
        <w:top w:val="none" w:sz="0" w:space="0" w:color="auto"/>
        <w:left w:val="none" w:sz="0" w:space="0" w:color="auto"/>
        <w:bottom w:val="none" w:sz="0" w:space="0" w:color="auto"/>
        <w:right w:val="none" w:sz="0" w:space="0" w:color="auto"/>
      </w:divBdr>
    </w:div>
    <w:div w:id="1081558230">
      <w:marLeft w:val="640"/>
      <w:marRight w:val="0"/>
      <w:marTop w:val="0"/>
      <w:marBottom w:val="0"/>
      <w:divBdr>
        <w:top w:val="none" w:sz="0" w:space="0" w:color="auto"/>
        <w:left w:val="none" w:sz="0" w:space="0" w:color="auto"/>
        <w:bottom w:val="none" w:sz="0" w:space="0" w:color="auto"/>
        <w:right w:val="none" w:sz="0" w:space="0" w:color="auto"/>
      </w:divBdr>
    </w:div>
    <w:div w:id="1081634836">
      <w:marLeft w:val="640"/>
      <w:marRight w:val="0"/>
      <w:marTop w:val="0"/>
      <w:marBottom w:val="0"/>
      <w:divBdr>
        <w:top w:val="none" w:sz="0" w:space="0" w:color="auto"/>
        <w:left w:val="none" w:sz="0" w:space="0" w:color="auto"/>
        <w:bottom w:val="none" w:sz="0" w:space="0" w:color="auto"/>
        <w:right w:val="none" w:sz="0" w:space="0" w:color="auto"/>
      </w:divBdr>
    </w:div>
    <w:div w:id="1081681165">
      <w:marLeft w:val="640"/>
      <w:marRight w:val="0"/>
      <w:marTop w:val="0"/>
      <w:marBottom w:val="0"/>
      <w:divBdr>
        <w:top w:val="none" w:sz="0" w:space="0" w:color="auto"/>
        <w:left w:val="none" w:sz="0" w:space="0" w:color="auto"/>
        <w:bottom w:val="none" w:sz="0" w:space="0" w:color="auto"/>
        <w:right w:val="none" w:sz="0" w:space="0" w:color="auto"/>
      </w:divBdr>
    </w:div>
    <w:div w:id="1081683502">
      <w:marLeft w:val="640"/>
      <w:marRight w:val="0"/>
      <w:marTop w:val="0"/>
      <w:marBottom w:val="0"/>
      <w:divBdr>
        <w:top w:val="none" w:sz="0" w:space="0" w:color="auto"/>
        <w:left w:val="none" w:sz="0" w:space="0" w:color="auto"/>
        <w:bottom w:val="none" w:sz="0" w:space="0" w:color="auto"/>
        <w:right w:val="none" w:sz="0" w:space="0" w:color="auto"/>
      </w:divBdr>
    </w:div>
    <w:div w:id="1081834648">
      <w:marLeft w:val="640"/>
      <w:marRight w:val="0"/>
      <w:marTop w:val="0"/>
      <w:marBottom w:val="0"/>
      <w:divBdr>
        <w:top w:val="none" w:sz="0" w:space="0" w:color="auto"/>
        <w:left w:val="none" w:sz="0" w:space="0" w:color="auto"/>
        <w:bottom w:val="none" w:sz="0" w:space="0" w:color="auto"/>
        <w:right w:val="none" w:sz="0" w:space="0" w:color="auto"/>
      </w:divBdr>
    </w:div>
    <w:div w:id="1081872245">
      <w:marLeft w:val="640"/>
      <w:marRight w:val="0"/>
      <w:marTop w:val="0"/>
      <w:marBottom w:val="0"/>
      <w:divBdr>
        <w:top w:val="none" w:sz="0" w:space="0" w:color="auto"/>
        <w:left w:val="none" w:sz="0" w:space="0" w:color="auto"/>
        <w:bottom w:val="none" w:sz="0" w:space="0" w:color="auto"/>
        <w:right w:val="none" w:sz="0" w:space="0" w:color="auto"/>
      </w:divBdr>
    </w:div>
    <w:div w:id="1081947351">
      <w:marLeft w:val="640"/>
      <w:marRight w:val="0"/>
      <w:marTop w:val="0"/>
      <w:marBottom w:val="0"/>
      <w:divBdr>
        <w:top w:val="none" w:sz="0" w:space="0" w:color="auto"/>
        <w:left w:val="none" w:sz="0" w:space="0" w:color="auto"/>
        <w:bottom w:val="none" w:sz="0" w:space="0" w:color="auto"/>
        <w:right w:val="none" w:sz="0" w:space="0" w:color="auto"/>
      </w:divBdr>
    </w:div>
    <w:div w:id="1082142599">
      <w:marLeft w:val="640"/>
      <w:marRight w:val="0"/>
      <w:marTop w:val="0"/>
      <w:marBottom w:val="0"/>
      <w:divBdr>
        <w:top w:val="none" w:sz="0" w:space="0" w:color="auto"/>
        <w:left w:val="none" w:sz="0" w:space="0" w:color="auto"/>
        <w:bottom w:val="none" w:sz="0" w:space="0" w:color="auto"/>
        <w:right w:val="none" w:sz="0" w:space="0" w:color="auto"/>
      </w:divBdr>
    </w:div>
    <w:div w:id="1082218542">
      <w:marLeft w:val="640"/>
      <w:marRight w:val="0"/>
      <w:marTop w:val="0"/>
      <w:marBottom w:val="0"/>
      <w:divBdr>
        <w:top w:val="none" w:sz="0" w:space="0" w:color="auto"/>
        <w:left w:val="none" w:sz="0" w:space="0" w:color="auto"/>
        <w:bottom w:val="none" w:sz="0" w:space="0" w:color="auto"/>
        <w:right w:val="none" w:sz="0" w:space="0" w:color="auto"/>
      </w:divBdr>
    </w:div>
    <w:div w:id="1082411688">
      <w:marLeft w:val="640"/>
      <w:marRight w:val="0"/>
      <w:marTop w:val="0"/>
      <w:marBottom w:val="0"/>
      <w:divBdr>
        <w:top w:val="none" w:sz="0" w:space="0" w:color="auto"/>
        <w:left w:val="none" w:sz="0" w:space="0" w:color="auto"/>
        <w:bottom w:val="none" w:sz="0" w:space="0" w:color="auto"/>
        <w:right w:val="none" w:sz="0" w:space="0" w:color="auto"/>
      </w:divBdr>
    </w:div>
    <w:div w:id="1082413335">
      <w:marLeft w:val="640"/>
      <w:marRight w:val="0"/>
      <w:marTop w:val="0"/>
      <w:marBottom w:val="0"/>
      <w:divBdr>
        <w:top w:val="none" w:sz="0" w:space="0" w:color="auto"/>
        <w:left w:val="none" w:sz="0" w:space="0" w:color="auto"/>
        <w:bottom w:val="none" w:sz="0" w:space="0" w:color="auto"/>
        <w:right w:val="none" w:sz="0" w:space="0" w:color="auto"/>
      </w:divBdr>
    </w:div>
    <w:div w:id="1082415510">
      <w:marLeft w:val="640"/>
      <w:marRight w:val="0"/>
      <w:marTop w:val="0"/>
      <w:marBottom w:val="0"/>
      <w:divBdr>
        <w:top w:val="none" w:sz="0" w:space="0" w:color="auto"/>
        <w:left w:val="none" w:sz="0" w:space="0" w:color="auto"/>
        <w:bottom w:val="none" w:sz="0" w:space="0" w:color="auto"/>
        <w:right w:val="none" w:sz="0" w:space="0" w:color="auto"/>
      </w:divBdr>
    </w:div>
    <w:div w:id="1082481959">
      <w:marLeft w:val="640"/>
      <w:marRight w:val="0"/>
      <w:marTop w:val="0"/>
      <w:marBottom w:val="0"/>
      <w:divBdr>
        <w:top w:val="none" w:sz="0" w:space="0" w:color="auto"/>
        <w:left w:val="none" w:sz="0" w:space="0" w:color="auto"/>
        <w:bottom w:val="none" w:sz="0" w:space="0" w:color="auto"/>
        <w:right w:val="none" w:sz="0" w:space="0" w:color="auto"/>
      </w:divBdr>
    </w:div>
    <w:div w:id="1082602271">
      <w:marLeft w:val="640"/>
      <w:marRight w:val="0"/>
      <w:marTop w:val="0"/>
      <w:marBottom w:val="0"/>
      <w:divBdr>
        <w:top w:val="none" w:sz="0" w:space="0" w:color="auto"/>
        <w:left w:val="none" w:sz="0" w:space="0" w:color="auto"/>
        <w:bottom w:val="none" w:sz="0" w:space="0" w:color="auto"/>
        <w:right w:val="none" w:sz="0" w:space="0" w:color="auto"/>
      </w:divBdr>
    </w:div>
    <w:div w:id="1082606180">
      <w:marLeft w:val="640"/>
      <w:marRight w:val="0"/>
      <w:marTop w:val="0"/>
      <w:marBottom w:val="0"/>
      <w:divBdr>
        <w:top w:val="none" w:sz="0" w:space="0" w:color="auto"/>
        <w:left w:val="none" w:sz="0" w:space="0" w:color="auto"/>
        <w:bottom w:val="none" w:sz="0" w:space="0" w:color="auto"/>
        <w:right w:val="none" w:sz="0" w:space="0" w:color="auto"/>
      </w:divBdr>
    </w:div>
    <w:div w:id="1082676201">
      <w:marLeft w:val="640"/>
      <w:marRight w:val="0"/>
      <w:marTop w:val="0"/>
      <w:marBottom w:val="0"/>
      <w:divBdr>
        <w:top w:val="none" w:sz="0" w:space="0" w:color="auto"/>
        <w:left w:val="none" w:sz="0" w:space="0" w:color="auto"/>
        <w:bottom w:val="none" w:sz="0" w:space="0" w:color="auto"/>
        <w:right w:val="none" w:sz="0" w:space="0" w:color="auto"/>
      </w:divBdr>
    </w:div>
    <w:div w:id="1082726443">
      <w:marLeft w:val="640"/>
      <w:marRight w:val="0"/>
      <w:marTop w:val="0"/>
      <w:marBottom w:val="0"/>
      <w:divBdr>
        <w:top w:val="none" w:sz="0" w:space="0" w:color="auto"/>
        <w:left w:val="none" w:sz="0" w:space="0" w:color="auto"/>
        <w:bottom w:val="none" w:sz="0" w:space="0" w:color="auto"/>
        <w:right w:val="none" w:sz="0" w:space="0" w:color="auto"/>
      </w:divBdr>
    </w:div>
    <w:div w:id="1082799181">
      <w:marLeft w:val="640"/>
      <w:marRight w:val="0"/>
      <w:marTop w:val="0"/>
      <w:marBottom w:val="0"/>
      <w:divBdr>
        <w:top w:val="none" w:sz="0" w:space="0" w:color="auto"/>
        <w:left w:val="none" w:sz="0" w:space="0" w:color="auto"/>
        <w:bottom w:val="none" w:sz="0" w:space="0" w:color="auto"/>
        <w:right w:val="none" w:sz="0" w:space="0" w:color="auto"/>
      </w:divBdr>
    </w:div>
    <w:div w:id="1082988524">
      <w:marLeft w:val="640"/>
      <w:marRight w:val="0"/>
      <w:marTop w:val="0"/>
      <w:marBottom w:val="0"/>
      <w:divBdr>
        <w:top w:val="none" w:sz="0" w:space="0" w:color="auto"/>
        <w:left w:val="none" w:sz="0" w:space="0" w:color="auto"/>
        <w:bottom w:val="none" w:sz="0" w:space="0" w:color="auto"/>
        <w:right w:val="none" w:sz="0" w:space="0" w:color="auto"/>
      </w:divBdr>
    </w:div>
    <w:div w:id="1083068950">
      <w:marLeft w:val="640"/>
      <w:marRight w:val="0"/>
      <w:marTop w:val="0"/>
      <w:marBottom w:val="0"/>
      <w:divBdr>
        <w:top w:val="none" w:sz="0" w:space="0" w:color="auto"/>
        <w:left w:val="none" w:sz="0" w:space="0" w:color="auto"/>
        <w:bottom w:val="none" w:sz="0" w:space="0" w:color="auto"/>
        <w:right w:val="none" w:sz="0" w:space="0" w:color="auto"/>
      </w:divBdr>
    </w:div>
    <w:div w:id="1083144098">
      <w:marLeft w:val="640"/>
      <w:marRight w:val="0"/>
      <w:marTop w:val="0"/>
      <w:marBottom w:val="0"/>
      <w:divBdr>
        <w:top w:val="none" w:sz="0" w:space="0" w:color="auto"/>
        <w:left w:val="none" w:sz="0" w:space="0" w:color="auto"/>
        <w:bottom w:val="none" w:sz="0" w:space="0" w:color="auto"/>
        <w:right w:val="none" w:sz="0" w:space="0" w:color="auto"/>
      </w:divBdr>
    </w:div>
    <w:div w:id="1083181792">
      <w:marLeft w:val="640"/>
      <w:marRight w:val="0"/>
      <w:marTop w:val="0"/>
      <w:marBottom w:val="0"/>
      <w:divBdr>
        <w:top w:val="none" w:sz="0" w:space="0" w:color="auto"/>
        <w:left w:val="none" w:sz="0" w:space="0" w:color="auto"/>
        <w:bottom w:val="none" w:sz="0" w:space="0" w:color="auto"/>
        <w:right w:val="none" w:sz="0" w:space="0" w:color="auto"/>
      </w:divBdr>
    </w:div>
    <w:div w:id="1083183632">
      <w:marLeft w:val="640"/>
      <w:marRight w:val="0"/>
      <w:marTop w:val="0"/>
      <w:marBottom w:val="0"/>
      <w:divBdr>
        <w:top w:val="none" w:sz="0" w:space="0" w:color="auto"/>
        <w:left w:val="none" w:sz="0" w:space="0" w:color="auto"/>
        <w:bottom w:val="none" w:sz="0" w:space="0" w:color="auto"/>
        <w:right w:val="none" w:sz="0" w:space="0" w:color="auto"/>
      </w:divBdr>
    </w:div>
    <w:div w:id="1083184812">
      <w:marLeft w:val="640"/>
      <w:marRight w:val="0"/>
      <w:marTop w:val="0"/>
      <w:marBottom w:val="0"/>
      <w:divBdr>
        <w:top w:val="none" w:sz="0" w:space="0" w:color="auto"/>
        <w:left w:val="none" w:sz="0" w:space="0" w:color="auto"/>
        <w:bottom w:val="none" w:sz="0" w:space="0" w:color="auto"/>
        <w:right w:val="none" w:sz="0" w:space="0" w:color="auto"/>
      </w:divBdr>
    </w:div>
    <w:div w:id="1083258496">
      <w:marLeft w:val="640"/>
      <w:marRight w:val="0"/>
      <w:marTop w:val="0"/>
      <w:marBottom w:val="0"/>
      <w:divBdr>
        <w:top w:val="none" w:sz="0" w:space="0" w:color="auto"/>
        <w:left w:val="none" w:sz="0" w:space="0" w:color="auto"/>
        <w:bottom w:val="none" w:sz="0" w:space="0" w:color="auto"/>
        <w:right w:val="none" w:sz="0" w:space="0" w:color="auto"/>
      </w:divBdr>
    </w:div>
    <w:div w:id="1083260396">
      <w:marLeft w:val="640"/>
      <w:marRight w:val="0"/>
      <w:marTop w:val="0"/>
      <w:marBottom w:val="0"/>
      <w:divBdr>
        <w:top w:val="none" w:sz="0" w:space="0" w:color="auto"/>
        <w:left w:val="none" w:sz="0" w:space="0" w:color="auto"/>
        <w:bottom w:val="none" w:sz="0" w:space="0" w:color="auto"/>
        <w:right w:val="none" w:sz="0" w:space="0" w:color="auto"/>
      </w:divBdr>
    </w:div>
    <w:div w:id="1083334298">
      <w:marLeft w:val="640"/>
      <w:marRight w:val="0"/>
      <w:marTop w:val="0"/>
      <w:marBottom w:val="0"/>
      <w:divBdr>
        <w:top w:val="none" w:sz="0" w:space="0" w:color="auto"/>
        <w:left w:val="none" w:sz="0" w:space="0" w:color="auto"/>
        <w:bottom w:val="none" w:sz="0" w:space="0" w:color="auto"/>
        <w:right w:val="none" w:sz="0" w:space="0" w:color="auto"/>
      </w:divBdr>
    </w:div>
    <w:div w:id="1083337925">
      <w:marLeft w:val="640"/>
      <w:marRight w:val="0"/>
      <w:marTop w:val="0"/>
      <w:marBottom w:val="0"/>
      <w:divBdr>
        <w:top w:val="none" w:sz="0" w:space="0" w:color="auto"/>
        <w:left w:val="none" w:sz="0" w:space="0" w:color="auto"/>
        <w:bottom w:val="none" w:sz="0" w:space="0" w:color="auto"/>
        <w:right w:val="none" w:sz="0" w:space="0" w:color="auto"/>
      </w:divBdr>
    </w:div>
    <w:div w:id="1083453912">
      <w:marLeft w:val="640"/>
      <w:marRight w:val="0"/>
      <w:marTop w:val="0"/>
      <w:marBottom w:val="0"/>
      <w:divBdr>
        <w:top w:val="none" w:sz="0" w:space="0" w:color="auto"/>
        <w:left w:val="none" w:sz="0" w:space="0" w:color="auto"/>
        <w:bottom w:val="none" w:sz="0" w:space="0" w:color="auto"/>
        <w:right w:val="none" w:sz="0" w:space="0" w:color="auto"/>
      </w:divBdr>
    </w:div>
    <w:div w:id="1083573989">
      <w:marLeft w:val="640"/>
      <w:marRight w:val="0"/>
      <w:marTop w:val="0"/>
      <w:marBottom w:val="0"/>
      <w:divBdr>
        <w:top w:val="none" w:sz="0" w:space="0" w:color="auto"/>
        <w:left w:val="none" w:sz="0" w:space="0" w:color="auto"/>
        <w:bottom w:val="none" w:sz="0" w:space="0" w:color="auto"/>
        <w:right w:val="none" w:sz="0" w:space="0" w:color="auto"/>
      </w:divBdr>
    </w:div>
    <w:div w:id="1083603179">
      <w:marLeft w:val="640"/>
      <w:marRight w:val="0"/>
      <w:marTop w:val="0"/>
      <w:marBottom w:val="0"/>
      <w:divBdr>
        <w:top w:val="none" w:sz="0" w:space="0" w:color="auto"/>
        <w:left w:val="none" w:sz="0" w:space="0" w:color="auto"/>
        <w:bottom w:val="none" w:sz="0" w:space="0" w:color="auto"/>
        <w:right w:val="none" w:sz="0" w:space="0" w:color="auto"/>
      </w:divBdr>
    </w:div>
    <w:div w:id="1083642044">
      <w:marLeft w:val="640"/>
      <w:marRight w:val="0"/>
      <w:marTop w:val="0"/>
      <w:marBottom w:val="0"/>
      <w:divBdr>
        <w:top w:val="none" w:sz="0" w:space="0" w:color="auto"/>
        <w:left w:val="none" w:sz="0" w:space="0" w:color="auto"/>
        <w:bottom w:val="none" w:sz="0" w:space="0" w:color="auto"/>
        <w:right w:val="none" w:sz="0" w:space="0" w:color="auto"/>
      </w:divBdr>
    </w:div>
    <w:div w:id="1083718318">
      <w:marLeft w:val="640"/>
      <w:marRight w:val="0"/>
      <w:marTop w:val="0"/>
      <w:marBottom w:val="0"/>
      <w:divBdr>
        <w:top w:val="none" w:sz="0" w:space="0" w:color="auto"/>
        <w:left w:val="none" w:sz="0" w:space="0" w:color="auto"/>
        <w:bottom w:val="none" w:sz="0" w:space="0" w:color="auto"/>
        <w:right w:val="none" w:sz="0" w:space="0" w:color="auto"/>
      </w:divBdr>
    </w:div>
    <w:div w:id="1083719852">
      <w:marLeft w:val="640"/>
      <w:marRight w:val="0"/>
      <w:marTop w:val="0"/>
      <w:marBottom w:val="0"/>
      <w:divBdr>
        <w:top w:val="none" w:sz="0" w:space="0" w:color="auto"/>
        <w:left w:val="none" w:sz="0" w:space="0" w:color="auto"/>
        <w:bottom w:val="none" w:sz="0" w:space="0" w:color="auto"/>
        <w:right w:val="none" w:sz="0" w:space="0" w:color="auto"/>
      </w:divBdr>
    </w:div>
    <w:div w:id="1083795289">
      <w:marLeft w:val="640"/>
      <w:marRight w:val="0"/>
      <w:marTop w:val="0"/>
      <w:marBottom w:val="0"/>
      <w:divBdr>
        <w:top w:val="none" w:sz="0" w:space="0" w:color="auto"/>
        <w:left w:val="none" w:sz="0" w:space="0" w:color="auto"/>
        <w:bottom w:val="none" w:sz="0" w:space="0" w:color="auto"/>
        <w:right w:val="none" w:sz="0" w:space="0" w:color="auto"/>
      </w:divBdr>
    </w:div>
    <w:div w:id="1083842704">
      <w:marLeft w:val="640"/>
      <w:marRight w:val="0"/>
      <w:marTop w:val="0"/>
      <w:marBottom w:val="0"/>
      <w:divBdr>
        <w:top w:val="none" w:sz="0" w:space="0" w:color="auto"/>
        <w:left w:val="none" w:sz="0" w:space="0" w:color="auto"/>
        <w:bottom w:val="none" w:sz="0" w:space="0" w:color="auto"/>
        <w:right w:val="none" w:sz="0" w:space="0" w:color="auto"/>
      </w:divBdr>
    </w:div>
    <w:div w:id="1083912579">
      <w:marLeft w:val="640"/>
      <w:marRight w:val="0"/>
      <w:marTop w:val="0"/>
      <w:marBottom w:val="0"/>
      <w:divBdr>
        <w:top w:val="none" w:sz="0" w:space="0" w:color="auto"/>
        <w:left w:val="none" w:sz="0" w:space="0" w:color="auto"/>
        <w:bottom w:val="none" w:sz="0" w:space="0" w:color="auto"/>
        <w:right w:val="none" w:sz="0" w:space="0" w:color="auto"/>
      </w:divBdr>
    </w:div>
    <w:div w:id="1083919165">
      <w:marLeft w:val="640"/>
      <w:marRight w:val="0"/>
      <w:marTop w:val="0"/>
      <w:marBottom w:val="0"/>
      <w:divBdr>
        <w:top w:val="none" w:sz="0" w:space="0" w:color="auto"/>
        <w:left w:val="none" w:sz="0" w:space="0" w:color="auto"/>
        <w:bottom w:val="none" w:sz="0" w:space="0" w:color="auto"/>
        <w:right w:val="none" w:sz="0" w:space="0" w:color="auto"/>
      </w:divBdr>
    </w:div>
    <w:div w:id="1084035207">
      <w:marLeft w:val="640"/>
      <w:marRight w:val="0"/>
      <w:marTop w:val="0"/>
      <w:marBottom w:val="0"/>
      <w:divBdr>
        <w:top w:val="none" w:sz="0" w:space="0" w:color="auto"/>
        <w:left w:val="none" w:sz="0" w:space="0" w:color="auto"/>
        <w:bottom w:val="none" w:sz="0" w:space="0" w:color="auto"/>
        <w:right w:val="none" w:sz="0" w:space="0" w:color="auto"/>
      </w:divBdr>
    </w:div>
    <w:div w:id="1084103727">
      <w:marLeft w:val="640"/>
      <w:marRight w:val="0"/>
      <w:marTop w:val="0"/>
      <w:marBottom w:val="0"/>
      <w:divBdr>
        <w:top w:val="none" w:sz="0" w:space="0" w:color="auto"/>
        <w:left w:val="none" w:sz="0" w:space="0" w:color="auto"/>
        <w:bottom w:val="none" w:sz="0" w:space="0" w:color="auto"/>
        <w:right w:val="none" w:sz="0" w:space="0" w:color="auto"/>
      </w:divBdr>
    </w:div>
    <w:div w:id="1084182008">
      <w:marLeft w:val="640"/>
      <w:marRight w:val="0"/>
      <w:marTop w:val="0"/>
      <w:marBottom w:val="0"/>
      <w:divBdr>
        <w:top w:val="none" w:sz="0" w:space="0" w:color="auto"/>
        <w:left w:val="none" w:sz="0" w:space="0" w:color="auto"/>
        <w:bottom w:val="none" w:sz="0" w:space="0" w:color="auto"/>
        <w:right w:val="none" w:sz="0" w:space="0" w:color="auto"/>
      </w:divBdr>
    </w:div>
    <w:div w:id="1084255759">
      <w:marLeft w:val="640"/>
      <w:marRight w:val="0"/>
      <w:marTop w:val="0"/>
      <w:marBottom w:val="0"/>
      <w:divBdr>
        <w:top w:val="none" w:sz="0" w:space="0" w:color="auto"/>
        <w:left w:val="none" w:sz="0" w:space="0" w:color="auto"/>
        <w:bottom w:val="none" w:sz="0" w:space="0" w:color="auto"/>
        <w:right w:val="none" w:sz="0" w:space="0" w:color="auto"/>
      </w:divBdr>
    </w:div>
    <w:div w:id="1084304001">
      <w:marLeft w:val="640"/>
      <w:marRight w:val="0"/>
      <w:marTop w:val="0"/>
      <w:marBottom w:val="0"/>
      <w:divBdr>
        <w:top w:val="none" w:sz="0" w:space="0" w:color="auto"/>
        <w:left w:val="none" w:sz="0" w:space="0" w:color="auto"/>
        <w:bottom w:val="none" w:sz="0" w:space="0" w:color="auto"/>
        <w:right w:val="none" w:sz="0" w:space="0" w:color="auto"/>
      </w:divBdr>
    </w:div>
    <w:div w:id="1084376455">
      <w:marLeft w:val="640"/>
      <w:marRight w:val="0"/>
      <w:marTop w:val="0"/>
      <w:marBottom w:val="0"/>
      <w:divBdr>
        <w:top w:val="none" w:sz="0" w:space="0" w:color="auto"/>
        <w:left w:val="none" w:sz="0" w:space="0" w:color="auto"/>
        <w:bottom w:val="none" w:sz="0" w:space="0" w:color="auto"/>
        <w:right w:val="none" w:sz="0" w:space="0" w:color="auto"/>
      </w:divBdr>
    </w:div>
    <w:div w:id="1084377958">
      <w:marLeft w:val="640"/>
      <w:marRight w:val="0"/>
      <w:marTop w:val="0"/>
      <w:marBottom w:val="0"/>
      <w:divBdr>
        <w:top w:val="none" w:sz="0" w:space="0" w:color="auto"/>
        <w:left w:val="none" w:sz="0" w:space="0" w:color="auto"/>
        <w:bottom w:val="none" w:sz="0" w:space="0" w:color="auto"/>
        <w:right w:val="none" w:sz="0" w:space="0" w:color="auto"/>
      </w:divBdr>
    </w:div>
    <w:div w:id="1084424598">
      <w:marLeft w:val="640"/>
      <w:marRight w:val="0"/>
      <w:marTop w:val="0"/>
      <w:marBottom w:val="0"/>
      <w:divBdr>
        <w:top w:val="none" w:sz="0" w:space="0" w:color="auto"/>
        <w:left w:val="none" w:sz="0" w:space="0" w:color="auto"/>
        <w:bottom w:val="none" w:sz="0" w:space="0" w:color="auto"/>
        <w:right w:val="none" w:sz="0" w:space="0" w:color="auto"/>
      </w:divBdr>
    </w:div>
    <w:div w:id="1084453415">
      <w:marLeft w:val="640"/>
      <w:marRight w:val="0"/>
      <w:marTop w:val="0"/>
      <w:marBottom w:val="0"/>
      <w:divBdr>
        <w:top w:val="none" w:sz="0" w:space="0" w:color="auto"/>
        <w:left w:val="none" w:sz="0" w:space="0" w:color="auto"/>
        <w:bottom w:val="none" w:sz="0" w:space="0" w:color="auto"/>
        <w:right w:val="none" w:sz="0" w:space="0" w:color="auto"/>
      </w:divBdr>
    </w:div>
    <w:div w:id="1084716957">
      <w:marLeft w:val="640"/>
      <w:marRight w:val="0"/>
      <w:marTop w:val="0"/>
      <w:marBottom w:val="0"/>
      <w:divBdr>
        <w:top w:val="none" w:sz="0" w:space="0" w:color="auto"/>
        <w:left w:val="none" w:sz="0" w:space="0" w:color="auto"/>
        <w:bottom w:val="none" w:sz="0" w:space="0" w:color="auto"/>
        <w:right w:val="none" w:sz="0" w:space="0" w:color="auto"/>
      </w:divBdr>
    </w:div>
    <w:div w:id="1084767437">
      <w:marLeft w:val="640"/>
      <w:marRight w:val="0"/>
      <w:marTop w:val="0"/>
      <w:marBottom w:val="0"/>
      <w:divBdr>
        <w:top w:val="none" w:sz="0" w:space="0" w:color="auto"/>
        <w:left w:val="none" w:sz="0" w:space="0" w:color="auto"/>
        <w:bottom w:val="none" w:sz="0" w:space="0" w:color="auto"/>
        <w:right w:val="none" w:sz="0" w:space="0" w:color="auto"/>
      </w:divBdr>
    </w:div>
    <w:div w:id="1085034226">
      <w:marLeft w:val="640"/>
      <w:marRight w:val="0"/>
      <w:marTop w:val="0"/>
      <w:marBottom w:val="0"/>
      <w:divBdr>
        <w:top w:val="none" w:sz="0" w:space="0" w:color="auto"/>
        <w:left w:val="none" w:sz="0" w:space="0" w:color="auto"/>
        <w:bottom w:val="none" w:sz="0" w:space="0" w:color="auto"/>
        <w:right w:val="none" w:sz="0" w:space="0" w:color="auto"/>
      </w:divBdr>
    </w:div>
    <w:div w:id="1085034883">
      <w:marLeft w:val="640"/>
      <w:marRight w:val="0"/>
      <w:marTop w:val="0"/>
      <w:marBottom w:val="0"/>
      <w:divBdr>
        <w:top w:val="none" w:sz="0" w:space="0" w:color="auto"/>
        <w:left w:val="none" w:sz="0" w:space="0" w:color="auto"/>
        <w:bottom w:val="none" w:sz="0" w:space="0" w:color="auto"/>
        <w:right w:val="none" w:sz="0" w:space="0" w:color="auto"/>
      </w:divBdr>
    </w:div>
    <w:div w:id="1085226230">
      <w:marLeft w:val="640"/>
      <w:marRight w:val="0"/>
      <w:marTop w:val="0"/>
      <w:marBottom w:val="0"/>
      <w:divBdr>
        <w:top w:val="none" w:sz="0" w:space="0" w:color="auto"/>
        <w:left w:val="none" w:sz="0" w:space="0" w:color="auto"/>
        <w:bottom w:val="none" w:sz="0" w:space="0" w:color="auto"/>
        <w:right w:val="none" w:sz="0" w:space="0" w:color="auto"/>
      </w:divBdr>
    </w:div>
    <w:div w:id="1085423732">
      <w:marLeft w:val="640"/>
      <w:marRight w:val="0"/>
      <w:marTop w:val="0"/>
      <w:marBottom w:val="0"/>
      <w:divBdr>
        <w:top w:val="none" w:sz="0" w:space="0" w:color="auto"/>
        <w:left w:val="none" w:sz="0" w:space="0" w:color="auto"/>
        <w:bottom w:val="none" w:sz="0" w:space="0" w:color="auto"/>
        <w:right w:val="none" w:sz="0" w:space="0" w:color="auto"/>
      </w:divBdr>
    </w:div>
    <w:div w:id="1085493677">
      <w:marLeft w:val="640"/>
      <w:marRight w:val="0"/>
      <w:marTop w:val="0"/>
      <w:marBottom w:val="0"/>
      <w:divBdr>
        <w:top w:val="none" w:sz="0" w:space="0" w:color="auto"/>
        <w:left w:val="none" w:sz="0" w:space="0" w:color="auto"/>
        <w:bottom w:val="none" w:sz="0" w:space="0" w:color="auto"/>
        <w:right w:val="none" w:sz="0" w:space="0" w:color="auto"/>
      </w:divBdr>
    </w:div>
    <w:div w:id="1085610487">
      <w:marLeft w:val="640"/>
      <w:marRight w:val="0"/>
      <w:marTop w:val="0"/>
      <w:marBottom w:val="0"/>
      <w:divBdr>
        <w:top w:val="none" w:sz="0" w:space="0" w:color="auto"/>
        <w:left w:val="none" w:sz="0" w:space="0" w:color="auto"/>
        <w:bottom w:val="none" w:sz="0" w:space="0" w:color="auto"/>
        <w:right w:val="none" w:sz="0" w:space="0" w:color="auto"/>
      </w:divBdr>
    </w:div>
    <w:div w:id="1085611357">
      <w:marLeft w:val="640"/>
      <w:marRight w:val="0"/>
      <w:marTop w:val="0"/>
      <w:marBottom w:val="0"/>
      <w:divBdr>
        <w:top w:val="none" w:sz="0" w:space="0" w:color="auto"/>
        <w:left w:val="none" w:sz="0" w:space="0" w:color="auto"/>
        <w:bottom w:val="none" w:sz="0" w:space="0" w:color="auto"/>
        <w:right w:val="none" w:sz="0" w:space="0" w:color="auto"/>
      </w:divBdr>
    </w:div>
    <w:div w:id="1085614504">
      <w:marLeft w:val="640"/>
      <w:marRight w:val="0"/>
      <w:marTop w:val="0"/>
      <w:marBottom w:val="0"/>
      <w:divBdr>
        <w:top w:val="none" w:sz="0" w:space="0" w:color="auto"/>
        <w:left w:val="none" w:sz="0" w:space="0" w:color="auto"/>
        <w:bottom w:val="none" w:sz="0" w:space="0" w:color="auto"/>
        <w:right w:val="none" w:sz="0" w:space="0" w:color="auto"/>
      </w:divBdr>
    </w:div>
    <w:div w:id="1085614564">
      <w:marLeft w:val="640"/>
      <w:marRight w:val="0"/>
      <w:marTop w:val="0"/>
      <w:marBottom w:val="0"/>
      <w:divBdr>
        <w:top w:val="none" w:sz="0" w:space="0" w:color="auto"/>
        <w:left w:val="none" w:sz="0" w:space="0" w:color="auto"/>
        <w:bottom w:val="none" w:sz="0" w:space="0" w:color="auto"/>
        <w:right w:val="none" w:sz="0" w:space="0" w:color="auto"/>
      </w:divBdr>
    </w:div>
    <w:div w:id="1085688639">
      <w:marLeft w:val="640"/>
      <w:marRight w:val="0"/>
      <w:marTop w:val="0"/>
      <w:marBottom w:val="0"/>
      <w:divBdr>
        <w:top w:val="none" w:sz="0" w:space="0" w:color="auto"/>
        <w:left w:val="none" w:sz="0" w:space="0" w:color="auto"/>
        <w:bottom w:val="none" w:sz="0" w:space="0" w:color="auto"/>
        <w:right w:val="none" w:sz="0" w:space="0" w:color="auto"/>
      </w:divBdr>
    </w:div>
    <w:div w:id="1085766937">
      <w:marLeft w:val="640"/>
      <w:marRight w:val="0"/>
      <w:marTop w:val="0"/>
      <w:marBottom w:val="0"/>
      <w:divBdr>
        <w:top w:val="none" w:sz="0" w:space="0" w:color="auto"/>
        <w:left w:val="none" w:sz="0" w:space="0" w:color="auto"/>
        <w:bottom w:val="none" w:sz="0" w:space="0" w:color="auto"/>
        <w:right w:val="none" w:sz="0" w:space="0" w:color="auto"/>
      </w:divBdr>
    </w:div>
    <w:div w:id="1085879984">
      <w:marLeft w:val="640"/>
      <w:marRight w:val="0"/>
      <w:marTop w:val="0"/>
      <w:marBottom w:val="0"/>
      <w:divBdr>
        <w:top w:val="none" w:sz="0" w:space="0" w:color="auto"/>
        <w:left w:val="none" w:sz="0" w:space="0" w:color="auto"/>
        <w:bottom w:val="none" w:sz="0" w:space="0" w:color="auto"/>
        <w:right w:val="none" w:sz="0" w:space="0" w:color="auto"/>
      </w:divBdr>
    </w:div>
    <w:div w:id="1085883757">
      <w:marLeft w:val="640"/>
      <w:marRight w:val="0"/>
      <w:marTop w:val="0"/>
      <w:marBottom w:val="0"/>
      <w:divBdr>
        <w:top w:val="none" w:sz="0" w:space="0" w:color="auto"/>
        <w:left w:val="none" w:sz="0" w:space="0" w:color="auto"/>
        <w:bottom w:val="none" w:sz="0" w:space="0" w:color="auto"/>
        <w:right w:val="none" w:sz="0" w:space="0" w:color="auto"/>
      </w:divBdr>
    </w:div>
    <w:div w:id="1086146119">
      <w:marLeft w:val="640"/>
      <w:marRight w:val="0"/>
      <w:marTop w:val="0"/>
      <w:marBottom w:val="0"/>
      <w:divBdr>
        <w:top w:val="none" w:sz="0" w:space="0" w:color="auto"/>
        <w:left w:val="none" w:sz="0" w:space="0" w:color="auto"/>
        <w:bottom w:val="none" w:sz="0" w:space="0" w:color="auto"/>
        <w:right w:val="none" w:sz="0" w:space="0" w:color="auto"/>
      </w:divBdr>
    </w:div>
    <w:div w:id="1086264223">
      <w:marLeft w:val="640"/>
      <w:marRight w:val="0"/>
      <w:marTop w:val="0"/>
      <w:marBottom w:val="0"/>
      <w:divBdr>
        <w:top w:val="none" w:sz="0" w:space="0" w:color="auto"/>
        <w:left w:val="none" w:sz="0" w:space="0" w:color="auto"/>
        <w:bottom w:val="none" w:sz="0" w:space="0" w:color="auto"/>
        <w:right w:val="none" w:sz="0" w:space="0" w:color="auto"/>
      </w:divBdr>
    </w:div>
    <w:div w:id="1086340036">
      <w:marLeft w:val="640"/>
      <w:marRight w:val="0"/>
      <w:marTop w:val="0"/>
      <w:marBottom w:val="0"/>
      <w:divBdr>
        <w:top w:val="none" w:sz="0" w:space="0" w:color="auto"/>
        <w:left w:val="none" w:sz="0" w:space="0" w:color="auto"/>
        <w:bottom w:val="none" w:sz="0" w:space="0" w:color="auto"/>
        <w:right w:val="none" w:sz="0" w:space="0" w:color="auto"/>
      </w:divBdr>
    </w:div>
    <w:div w:id="1086415038">
      <w:marLeft w:val="640"/>
      <w:marRight w:val="0"/>
      <w:marTop w:val="0"/>
      <w:marBottom w:val="0"/>
      <w:divBdr>
        <w:top w:val="none" w:sz="0" w:space="0" w:color="auto"/>
        <w:left w:val="none" w:sz="0" w:space="0" w:color="auto"/>
        <w:bottom w:val="none" w:sz="0" w:space="0" w:color="auto"/>
        <w:right w:val="none" w:sz="0" w:space="0" w:color="auto"/>
      </w:divBdr>
    </w:div>
    <w:div w:id="1086419136">
      <w:marLeft w:val="640"/>
      <w:marRight w:val="0"/>
      <w:marTop w:val="0"/>
      <w:marBottom w:val="0"/>
      <w:divBdr>
        <w:top w:val="none" w:sz="0" w:space="0" w:color="auto"/>
        <w:left w:val="none" w:sz="0" w:space="0" w:color="auto"/>
        <w:bottom w:val="none" w:sz="0" w:space="0" w:color="auto"/>
        <w:right w:val="none" w:sz="0" w:space="0" w:color="auto"/>
      </w:divBdr>
    </w:div>
    <w:div w:id="1086420237">
      <w:marLeft w:val="640"/>
      <w:marRight w:val="0"/>
      <w:marTop w:val="0"/>
      <w:marBottom w:val="0"/>
      <w:divBdr>
        <w:top w:val="none" w:sz="0" w:space="0" w:color="auto"/>
        <w:left w:val="none" w:sz="0" w:space="0" w:color="auto"/>
        <w:bottom w:val="none" w:sz="0" w:space="0" w:color="auto"/>
        <w:right w:val="none" w:sz="0" w:space="0" w:color="auto"/>
      </w:divBdr>
    </w:div>
    <w:div w:id="1086421438">
      <w:marLeft w:val="640"/>
      <w:marRight w:val="0"/>
      <w:marTop w:val="0"/>
      <w:marBottom w:val="0"/>
      <w:divBdr>
        <w:top w:val="none" w:sz="0" w:space="0" w:color="auto"/>
        <w:left w:val="none" w:sz="0" w:space="0" w:color="auto"/>
        <w:bottom w:val="none" w:sz="0" w:space="0" w:color="auto"/>
        <w:right w:val="none" w:sz="0" w:space="0" w:color="auto"/>
      </w:divBdr>
    </w:div>
    <w:div w:id="1086457167">
      <w:marLeft w:val="640"/>
      <w:marRight w:val="0"/>
      <w:marTop w:val="0"/>
      <w:marBottom w:val="0"/>
      <w:divBdr>
        <w:top w:val="none" w:sz="0" w:space="0" w:color="auto"/>
        <w:left w:val="none" w:sz="0" w:space="0" w:color="auto"/>
        <w:bottom w:val="none" w:sz="0" w:space="0" w:color="auto"/>
        <w:right w:val="none" w:sz="0" w:space="0" w:color="auto"/>
      </w:divBdr>
    </w:div>
    <w:div w:id="1086462268">
      <w:marLeft w:val="640"/>
      <w:marRight w:val="0"/>
      <w:marTop w:val="0"/>
      <w:marBottom w:val="0"/>
      <w:divBdr>
        <w:top w:val="none" w:sz="0" w:space="0" w:color="auto"/>
        <w:left w:val="none" w:sz="0" w:space="0" w:color="auto"/>
        <w:bottom w:val="none" w:sz="0" w:space="0" w:color="auto"/>
        <w:right w:val="none" w:sz="0" w:space="0" w:color="auto"/>
      </w:divBdr>
    </w:div>
    <w:div w:id="1086615721">
      <w:marLeft w:val="640"/>
      <w:marRight w:val="0"/>
      <w:marTop w:val="0"/>
      <w:marBottom w:val="0"/>
      <w:divBdr>
        <w:top w:val="none" w:sz="0" w:space="0" w:color="auto"/>
        <w:left w:val="none" w:sz="0" w:space="0" w:color="auto"/>
        <w:bottom w:val="none" w:sz="0" w:space="0" w:color="auto"/>
        <w:right w:val="none" w:sz="0" w:space="0" w:color="auto"/>
      </w:divBdr>
    </w:div>
    <w:div w:id="1086658236">
      <w:marLeft w:val="640"/>
      <w:marRight w:val="0"/>
      <w:marTop w:val="0"/>
      <w:marBottom w:val="0"/>
      <w:divBdr>
        <w:top w:val="none" w:sz="0" w:space="0" w:color="auto"/>
        <w:left w:val="none" w:sz="0" w:space="0" w:color="auto"/>
        <w:bottom w:val="none" w:sz="0" w:space="0" w:color="auto"/>
        <w:right w:val="none" w:sz="0" w:space="0" w:color="auto"/>
      </w:divBdr>
    </w:div>
    <w:div w:id="1086659101">
      <w:marLeft w:val="640"/>
      <w:marRight w:val="0"/>
      <w:marTop w:val="0"/>
      <w:marBottom w:val="0"/>
      <w:divBdr>
        <w:top w:val="none" w:sz="0" w:space="0" w:color="auto"/>
        <w:left w:val="none" w:sz="0" w:space="0" w:color="auto"/>
        <w:bottom w:val="none" w:sz="0" w:space="0" w:color="auto"/>
        <w:right w:val="none" w:sz="0" w:space="0" w:color="auto"/>
      </w:divBdr>
    </w:div>
    <w:div w:id="1086682597">
      <w:marLeft w:val="640"/>
      <w:marRight w:val="0"/>
      <w:marTop w:val="0"/>
      <w:marBottom w:val="0"/>
      <w:divBdr>
        <w:top w:val="none" w:sz="0" w:space="0" w:color="auto"/>
        <w:left w:val="none" w:sz="0" w:space="0" w:color="auto"/>
        <w:bottom w:val="none" w:sz="0" w:space="0" w:color="auto"/>
        <w:right w:val="none" w:sz="0" w:space="0" w:color="auto"/>
      </w:divBdr>
    </w:div>
    <w:div w:id="1086684904">
      <w:marLeft w:val="640"/>
      <w:marRight w:val="0"/>
      <w:marTop w:val="0"/>
      <w:marBottom w:val="0"/>
      <w:divBdr>
        <w:top w:val="none" w:sz="0" w:space="0" w:color="auto"/>
        <w:left w:val="none" w:sz="0" w:space="0" w:color="auto"/>
        <w:bottom w:val="none" w:sz="0" w:space="0" w:color="auto"/>
        <w:right w:val="none" w:sz="0" w:space="0" w:color="auto"/>
      </w:divBdr>
    </w:div>
    <w:div w:id="1086725011">
      <w:marLeft w:val="640"/>
      <w:marRight w:val="0"/>
      <w:marTop w:val="0"/>
      <w:marBottom w:val="0"/>
      <w:divBdr>
        <w:top w:val="none" w:sz="0" w:space="0" w:color="auto"/>
        <w:left w:val="none" w:sz="0" w:space="0" w:color="auto"/>
        <w:bottom w:val="none" w:sz="0" w:space="0" w:color="auto"/>
        <w:right w:val="none" w:sz="0" w:space="0" w:color="auto"/>
      </w:divBdr>
    </w:div>
    <w:div w:id="1086725249">
      <w:marLeft w:val="640"/>
      <w:marRight w:val="0"/>
      <w:marTop w:val="0"/>
      <w:marBottom w:val="0"/>
      <w:divBdr>
        <w:top w:val="none" w:sz="0" w:space="0" w:color="auto"/>
        <w:left w:val="none" w:sz="0" w:space="0" w:color="auto"/>
        <w:bottom w:val="none" w:sz="0" w:space="0" w:color="auto"/>
        <w:right w:val="none" w:sz="0" w:space="0" w:color="auto"/>
      </w:divBdr>
    </w:div>
    <w:div w:id="1086726061">
      <w:marLeft w:val="640"/>
      <w:marRight w:val="0"/>
      <w:marTop w:val="0"/>
      <w:marBottom w:val="0"/>
      <w:divBdr>
        <w:top w:val="none" w:sz="0" w:space="0" w:color="auto"/>
        <w:left w:val="none" w:sz="0" w:space="0" w:color="auto"/>
        <w:bottom w:val="none" w:sz="0" w:space="0" w:color="auto"/>
        <w:right w:val="none" w:sz="0" w:space="0" w:color="auto"/>
      </w:divBdr>
    </w:div>
    <w:div w:id="1086727688">
      <w:marLeft w:val="640"/>
      <w:marRight w:val="0"/>
      <w:marTop w:val="0"/>
      <w:marBottom w:val="0"/>
      <w:divBdr>
        <w:top w:val="none" w:sz="0" w:space="0" w:color="auto"/>
        <w:left w:val="none" w:sz="0" w:space="0" w:color="auto"/>
        <w:bottom w:val="none" w:sz="0" w:space="0" w:color="auto"/>
        <w:right w:val="none" w:sz="0" w:space="0" w:color="auto"/>
      </w:divBdr>
    </w:div>
    <w:div w:id="1086732819">
      <w:marLeft w:val="640"/>
      <w:marRight w:val="0"/>
      <w:marTop w:val="0"/>
      <w:marBottom w:val="0"/>
      <w:divBdr>
        <w:top w:val="none" w:sz="0" w:space="0" w:color="auto"/>
        <w:left w:val="none" w:sz="0" w:space="0" w:color="auto"/>
        <w:bottom w:val="none" w:sz="0" w:space="0" w:color="auto"/>
        <w:right w:val="none" w:sz="0" w:space="0" w:color="auto"/>
      </w:divBdr>
    </w:div>
    <w:div w:id="1086805166">
      <w:marLeft w:val="640"/>
      <w:marRight w:val="0"/>
      <w:marTop w:val="0"/>
      <w:marBottom w:val="0"/>
      <w:divBdr>
        <w:top w:val="none" w:sz="0" w:space="0" w:color="auto"/>
        <w:left w:val="none" w:sz="0" w:space="0" w:color="auto"/>
        <w:bottom w:val="none" w:sz="0" w:space="0" w:color="auto"/>
        <w:right w:val="none" w:sz="0" w:space="0" w:color="auto"/>
      </w:divBdr>
    </w:div>
    <w:div w:id="1086919475">
      <w:marLeft w:val="640"/>
      <w:marRight w:val="0"/>
      <w:marTop w:val="0"/>
      <w:marBottom w:val="0"/>
      <w:divBdr>
        <w:top w:val="none" w:sz="0" w:space="0" w:color="auto"/>
        <w:left w:val="none" w:sz="0" w:space="0" w:color="auto"/>
        <w:bottom w:val="none" w:sz="0" w:space="0" w:color="auto"/>
        <w:right w:val="none" w:sz="0" w:space="0" w:color="auto"/>
      </w:divBdr>
    </w:div>
    <w:div w:id="1087115500">
      <w:marLeft w:val="640"/>
      <w:marRight w:val="0"/>
      <w:marTop w:val="0"/>
      <w:marBottom w:val="0"/>
      <w:divBdr>
        <w:top w:val="none" w:sz="0" w:space="0" w:color="auto"/>
        <w:left w:val="none" w:sz="0" w:space="0" w:color="auto"/>
        <w:bottom w:val="none" w:sz="0" w:space="0" w:color="auto"/>
        <w:right w:val="none" w:sz="0" w:space="0" w:color="auto"/>
      </w:divBdr>
    </w:div>
    <w:div w:id="1087118932">
      <w:marLeft w:val="640"/>
      <w:marRight w:val="0"/>
      <w:marTop w:val="0"/>
      <w:marBottom w:val="0"/>
      <w:divBdr>
        <w:top w:val="none" w:sz="0" w:space="0" w:color="auto"/>
        <w:left w:val="none" w:sz="0" w:space="0" w:color="auto"/>
        <w:bottom w:val="none" w:sz="0" w:space="0" w:color="auto"/>
        <w:right w:val="none" w:sz="0" w:space="0" w:color="auto"/>
      </w:divBdr>
    </w:div>
    <w:div w:id="1087268806">
      <w:marLeft w:val="640"/>
      <w:marRight w:val="0"/>
      <w:marTop w:val="0"/>
      <w:marBottom w:val="0"/>
      <w:divBdr>
        <w:top w:val="none" w:sz="0" w:space="0" w:color="auto"/>
        <w:left w:val="none" w:sz="0" w:space="0" w:color="auto"/>
        <w:bottom w:val="none" w:sz="0" w:space="0" w:color="auto"/>
        <w:right w:val="none" w:sz="0" w:space="0" w:color="auto"/>
      </w:divBdr>
    </w:div>
    <w:div w:id="1087269427">
      <w:marLeft w:val="640"/>
      <w:marRight w:val="0"/>
      <w:marTop w:val="0"/>
      <w:marBottom w:val="0"/>
      <w:divBdr>
        <w:top w:val="none" w:sz="0" w:space="0" w:color="auto"/>
        <w:left w:val="none" w:sz="0" w:space="0" w:color="auto"/>
        <w:bottom w:val="none" w:sz="0" w:space="0" w:color="auto"/>
        <w:right w:val="none" w:sz="0" w:space="0" w:color="auto"/>
      </w:divBdr>
    </w:div>
    <w:div w:id="1087387315">
      <w:marLeft w:val="640"/>
      <w:marRight w:val="0"/>
      <w:marTop w:val="0"/>
      <w:marBottom w:val="0"/>
      <w:divBdr>
        <w:top w:val="none" w:sz="0" w:space="0" w:color="auto"/>
        <w:left w:val="none" w:sz="0" w:space="0" w:color="auto"/>
        <w:bottom w:val="none" w:sz="0" w:space="0" w:color="auto"/>
        <w:right w:val="none" w:sz="0" w:space="0" w:color="auto"/>
      </w:divBdr>
    </w:div>
    <w:div w:id="1087504555">
      <w:marLeft w:val="640"/>
      <w:marRight w:val="0"/>
      <w:marTop w:val="0"/>
      <w:marBottom w:val="0"/>
      <w:divBdr>
        <w:top w:val="none" w:sz="0" w:space="0" w:color="auto"/>
        <w:left w:val="none" w:sz="0" w:space="0" w:color="auto"/>
        <w:bottom w:val="none" w:sz="0" w:space="0" w:color="auto"/>
        <w:right w:val="none" w:sz="0" w:space="0" w:color="auto"/>
      </w:divBdr>
    </w:div>
    <w:div w:id="1087507271">
      <w:marLeft w:val="640"/>
      <w:marRight w:val="0"/>
      <w:marTop w:val="0"/>
      <w:marBottom w:val="0"/>
      <w:divBdr>
        <w:top w:val="none" w:sz="0" w:space="0" w:color="auto"/>
        <w:left w:val="none" w:sz="0" w:space="0" w:color="auto"/>
        <w:bottom w:val="none" w:sz="0" w:space="0" w:color="auto"/>
        <w:right w:val="none" w:sz="0" w:space="0" w:color="auto"/>
      </w:divBdr>
    </w:div>
    <w:div w:id="1087577721">
      <w:marLeft w:val="640"/>
      <w:marRight w:val="0"/>
      <w:marTop w:val="0"/>
      <w:marBottom w:val="0"/>
      <w:divBdr>
        <w:top w:val="none" w:sz="0" w:space="0" w:color="auto"/>
        <w:left w:val="none" w:sz="0" w:space="0" w:color="auto"/>
        <w:bottom w:val="none" w:sz="0" w:space="0" w:color="auto"/>
        <w:right w:val="none" w:sz="0" w:space="0" w:color="auto"/>
      </w:divBdr>
    </w:div>
    <w:div w:id="1087649352">
      <w:marLeft w:val="640"/>
      <w:marRight w:val="0"/>
      <w:marTop w:val="0"/>
      <w:marBottom w:val="0"/>
      <w:divBdr>
        <w:top w:val="none" w:sz="0" w:space="0" w:color="auto"/>
        <w:left w:val="none" w:sz="0" w:space="0" w:color="auto"/>
        <w:bottom w:val="none" w:sz="0" w:space="0" w:color="auto"/>
        <w:right w:val="none" w:sz="0" w:space="0" w:color="auto"/>
      </w:divBdr>
    </w:div>
    <w:div w:id="1087727243">
      <w:marLeft w:val="640"/>
      <w:marRight w:val="0"/>
      <w:marTop w:val="0"/>
      <w:marBottom w:val="0"/>
      <w:divBdr>
        <w:top w:val="none" w:sz="0" w:space="0" w:color="auto"/>
        <w:left w:val="none" w:sz="0" w:space="0" w:color="auto"/>
        <w:bottom w:val="none" w:sz="0" w:space="0" w:color="auto"/>
        <w:right w:val="none" w:sz="0" w:space="0" w:color="auto"/>
      </w:divBdr>
    </w:div>
    <w:div w:id="1087773921">
      <w:marLeft w:val="640"/>
      <w:marRight w:val="0"/>
      <w:marTop w:val="0"/>
      <w:marBottom w:val="0"/>
      <w:divBdr>
        <w:top w:val="none" w:sz="0" w:space="0" w:color="auto"/>
        <w:left w:val="none" w:sz="0" w:space="0" w:color="auto"/>
        <w:bottom w:val="none" w:sz="0" w:space="0" w:color="auto"/>
        <w:right w:val="none" w:sz="0" w:space="0" w:color="auto"/>
      </w:divBdr>
    </w:div>
    <w:div w:id="1087843700">
      <w:marLeft w:val="640"/>
      <w:marRight w:val="0"/>
      <w:marTop w:val="0"/>
      <w:marBottom w:val="0"/>
      <w:divBdr>
        <w:top w:val="none" w:sz="0" w:space="0" w:color="auto"/>
        <w:left w:val="none" w:sz="0" w:space="0" w:color="auto"/>
        <w:bottom w:val="none" w:sz="0" w:space="0" w:color="auto"/>
        <w:right w:val="none" w:sz="0" w:space="0" w:color="auto"/>
      </w:divBdr>
    </w:div>
    <w:div w:id="1087923222">
      <w:marLeft w:val="640"/>
      <w:marRight w:val="0"/>
      <w:marTop w:val="0"/>
      <w:marBottom w:val="0"/>
      <w:divBdr>
        <w:top w:val="none" w:sz="0" w:space="0" w:color="auto"/>
        <w:left w:val="none" w:sz="0" w:space="0" w:color="auto"/>
        <w:bottom w:val="none" w:sz="0" w:space="0" w:color="auto"/>
        <w:right w:val="none" w:sz="0" w:space="0" w:color="auto"/>
      </w:divBdr>
    </w:div>
    <w:div w:id="1087925468">
      <w:marLeft w:val="640"/>
      <w:marRight w:val="0"/>
      <w:marTop w:val="0"/>
      <w:marBottom w:val="0"/>
      <w:divBdr>
        <w:top w:val="none" w:sz="0" w:space="0" w:color="auto"/>
        <w:left w:val="none" w:sz="0" w:space="0" w:color="auto"/>
        <w:bottom w:val="none" w:sz="0" w:space="0" w:color="auto"/>
        <w:right w:val="none" w:sz="0" w:space="0" w:color="auto"/>
      </w:divBdr>
    </w:div>
    <w:div w:id="1088044221">
      <w:marLeft w:val="640"/>
      <w:marRight w:val="0"/>
      <w:marTop w:val="0"/>
      <w:marBottom w:val="0"/>
      <w:divBdr>
        <w:top w:val="none" w:sz="0" w:space="0" w:color="auto"/>
        <w:left w:val="none" w:sz="0" w:space="0" w:color="auto"/>
        <w:bottom w:val="none" w:sz="0" w:space="0" w:color="auto"/>
        <w:right w:val="none" w:sz="0" w:space="0" w:color="auto"/>
      </w:divBdr>
    </w:div>
    <w:div w:id="1088187789">
      <w:marLeft w:val="640"/>
      <w:marRight w:val="0"/>
      <w:marTop w:val="0"/>
      <w:marBottom w:val="0"/>
      <w:divBdr>
        <w:top w:val="none" w:sz="0" w:space="0" w:color="auto"/>
        <w:left w:val="none" w:sz="0" w:space="0" w:color="auto"/>
        <w:bottom w:val="none" w:sz="0" w:space="0" w:color="auto"/>
        <w:right w:val="none" w:sz="0" w:space="0" w:color="auto"/>
      </w:divBdr>
    </w:div>
    <w:div w:id="1088189781">
      <w:marLeft w:val="640"/>
      <w:marRight w:val="0"/>
      <w:marTop w:val="0"/>
      <w:marBottom w:val="0"/>
      <w:divBdr>
        <w:top w:val="none" w:sz="0" w:space="0" w:color="auto"/>
        <w:left w:val="none" w:sz="0" w:space="0" w:color="auto"/>
        <w:bottom w:val="none" w:sz="0" w:space="0" w:color="auto"/>
        <w:right w:val="none" w:sz="0" w:space="0" w:color="auto"/>
      </w:divBdr>
    </w:div>
    <w:div w:id="1088230999">
      <w:marLeft w:val="640"/>
      <w:marRight w:val="0"/>
      <w:marTop w:val="0"/>
      <w:marBottom w:val="0"/>
      <w:divBdr>
        <w:top w:val="none" w:sz="0" w:space="0" w:color="auto"/>
        <w:left w:val="none" w:sz="0" w:space="0" w:color="auto"/>
        <w:bottom w:val="none" w:sz="0" w:space="0" w:color="auto"/>
        <w:right w:val="none" w:sz="0" w:space="0" w:color="auto"/>
      </w:divBdr>
    </w:div>
    <w:div w:id="1088233650">
      <w:marLeft w:val="640"/>
      <w:marRight w:val="0"/>
      <w:marTop w:val="0"/>
      <w:marBottom w:val="0"/>
      <w:divBdr>
        <w:top w:val="none" w:sz="0" w:space="0" w:color="auto"/>
        <w:left w:val="none" w:sz="0" w:space="0" w:color="auto"/>
        <w:bottom w:val="none" w:sz="0" w:space="0" w:color="auto"/>
        <w:right w:val="none" w:sz="0" w:space="0" w:color="auto"/>
      </w:divBdr>
    </w:div>
    <w:div w:id="1088380989">
      <w:marLeft w:val="640"/>
      <w:marRight w:val="0"/>
      <w:marTop w:val="0"/>
      <w:marBottom w:val="0"/>
      <w:divBdr>
        <w:top w:val="none" w:sz="0" w:space="0" w:color="auto"/>
        <w:left w:val="none" w:sz="0" w:space="0" w:color="auto"/>
        <w:bottom w:val="none" w:sz="0" w:space="0" w:color="auto"/>
        <w:right w:val="none" w:sz="0" w:space="0" w:color="auto"/>
      </w:divBdr>
    </w:div>
    <w:div w:id="1088423738">
      <w:marLeft w:val="640"/>
      <w:marRight w:val="0"/>
      <w:marTop w:val="0"/>
      <w:marBottom w:val="0"/>
      <w:divBdr>
        <w:top w:val="none" w:sz="0" w:space="0" w:color="auto"/>
        <w:left w:val="none" w:sz="0" w:space="0" w:color="auto"/>
        <w:bottom w:val="none" w:sz="0" w:space="0" w:color="auto"/>
        <w:right w:val="none" w:sz="0" w:space="0" w:color="auto"/>
      </w:divBdr>
    </w:div>
    <w:div w:id="1088504638">
      <w:marLeft w:val="640"/>
      <w:marRight w:val="0"/>
      <w:marTop w:val="0"/>
      <w:marBottom w:val="0"/>
      <w:divBdr>
        <w:top w:val="none" w:sz="0" w:space="0" w:color="auto"/>
        <w:left w:val="none" w:sz="0" w:space="0" w:color="auto"/>
        <w:bottom w:val="none" w:sz="0" w:space="0" w:color="auto"/>
        <w:right w:val="none" w:sz="0" w:space="0" w:color="auto"/>
      </w:divBdr>
    </w:div>
    <w:div w:id="1088772881">
      <w:marLeft w:val="640"/>
      <w:marRight w:val="0"/>
      <w:marTop w:val="0"/>
      <w:marBottom w:val="0"/>
      <w:divBdr>
        <w:top w:val="none" w:sz="0" w:space="0" w:color="auto"/>
        <w:left w:val="none" w:sz="0" w:space="0" w:color="auto"/>
        <w:bottom w:val="none" w:sz="0" w:space="0" w:color="auto"/>
        <w:right w:val="none" w:sz="0" w:space="0" w:color="auto"/>
      </w:divBdr>
    </w:div>
    <w:div w:id="1088893587">
      <w:marLeft w:val="640"/>
      <w:marRight w:val="0"/>
      <w:marTop w:val="0"/>
      <w:marBottom w:val="0"/>
      <w:divBdr>
        <w:top w:val="none" w:sz="0" w:space="0" w:color="auto"/>
        <w:left w:val="none" w:sz="0" w:space="0" w:color="auto"/>
        <w:bottom w:val="none" w:sz="0" w:space="0" w:color="auto"/>
        <w:right w:val="none" w:sz="0" w:space="0" w:color="auto"/>
      </w:divBdr>
    </w:div>
    <w:div w:id="1088960818">
      <w:marLeft w:val="640"/>
      <w:marRight w:val="0"/>
      <w:marTop w:val="0"/>
      <w:marBottom w:val="0"/>
      <w:divBdr>
        <w:top w:val="none" w:sz="0" w:space="0" w:color="auto"/>
        <w:left w:val="none" w:sz="0" w:space="0" w:color="auto"/>
        <w:bottom w:val="none" w:sz="0" w:space="0" w:color="auto"/>
        <w:right w:val="none" w:sz="0" w:space="0" w:color="auto"/>
      </w:divBdr>
    </w:div>
    <w:div w:id="1089042978">
      <w:marLeft w:val="640"/>
      <w:marRight w:val="0"/>
      <w:marTop w:val="0"/>
      <w:marBottom w:val="0"/>
      <w:divBdr>
        <w:top w:val="none" w:sz="0" w:space="0" w:color="auto"/>
        <w:left w:val="none" w:sz="0" w:space="0" w:color="auto"/>
        <w:bottom w:val="none" w:sz="0" w:space="0" w:color="auto"/>
        <w:right w:val="none" w:sz="0" w:space="0" w:color="auto"/>
      </w:divBdr>
    </w:div>
    <w:div w:id="1089077902">
      <w:marLeft w:val="640"/>
      <w:marRight w:val="0"/>
      <w:marTop w:val="0"/>
      <w:marBottom w:val="0"/>
      <w:divBdr>
        <w:top w:val="none" w:sz="0" w:space="0" w:color="auto"/>
        <w:left w:val="none" w:sz="0" w:space="0" w:color="auto"/>
        <w:bottom w:val="none" w:sz="0" w:space="0" w:color="auto"/>
        <w:right w:val="none" w:sz="0" w:space="0" w:color="auto"/>
      </w:divBdr>
    </w:div>
    <w:div w:id="1089080309">
      <w:marLeft w:val="640"/>
      <w:marRight w:val="0"/>
      <w:marTop w:val="0"/>
      <w:marBottom w:val="0"/>
      <w:divBdr>
        <w:top w:val="none" w:sz="0" w:space="0" w:color="auto"/>
        <w:left w:val="none" w:sz="0" w:space="0" w:color="auto"/>
        <w:bottom w:val="none" w:sz="0" w:space="0" w:color="auto"/>
        <w:right w:val="none" w:sz="0" w:space="0" w:color="auto"/>
      </w:divBdr>
    </w:div>
    <w:div w:id="1089228434">
      <w:marLeft w:val="640"/>
      <w:marRight w:val="0"/>
      <w:marTop w:val="0"/>
      <w:marBottom w:val="0"/>
      <w:divBdr>
        <w:top w:val="none" w:sz="0" w:space="0" w:color="auto"/>
        <w:left w:val="none" w:sz="0" w:space="0" w:color="auto"/>
        <w:bottom w:val="none" w:sz="0" w:space="0" w:color="auto"/>
        <w:right w:val="none" w:sz="0" w:space="0" w:color="auto"/>
      </w:divBdr>
    </w:div>
    <w:div w:id="1089231554">
      <w:marLeft w:val="640"/>
      <w:marRight w:val="0"/>
      <w:marTop w:val="0"/>
      <w:marBottom w:val="0"/>
      <w:divBdr>
        <w:top w:val="none" w:sz="0" w:space="0" w:color="auto"/>
        <w:left w:val="none" w:sz="0" w:space="0" w:color="auto"/>
        <w:bottom w:val="none" w:sz="0" w:space="0" w:color="auto"/>
        <w:right w:val="none" w:sz="0" w:space="0" w:color="auto"/>
      </w:divBdr>
    </w:div>
    <w:div w:id="1089232995">
      <w:marLeft w:val="640"/>
      <w:marRight w:val="0"/>
      <w:marTop w:val="0"/>
      <w:marBottom w:val="0"/>
      <w:divBdr>
        <w:top w:val="none" w:sz="0" w:space="0" w:color="auto"/>
        <w:left w:val="none" w:sz="0" w:space="0" w:color="auto"/>
        <w:bottom w:val="none" w:sz="0" w:space="0" w:color="auto"/>
        <w:right w:val="none" w:sz="0" w:space="0" w:color="auto"/>
      </w:divBdr>
    </w:div>
    <w:div w:id="1089280231">
      <w:marLeft w:val="640"/>
      <w:marRight w:val="0"/>
      <w:marTop w:val="0"/>
      <w:marBottom w:val="0"/>
      <w:divBdr>
        <w:top w:val="none" w:sz="0" w:space="0" w:color="auto"/>
        <w:left w:val="none" w:sz="0" w:space="0" w:color="auto"/>
        <w:bottom w:val="none" w:sz="0" w:space="0" w:color="auto"/>
        <w:right w:val="none" w:sz="0" w:space="0" w:color="auto"/>
      </w:divBdr>
    </w:div>
    <w:div w:id="1089304066">
      <w:marLeft w:val="640"/>
      <w:marRight w:val="0"/>
      <w:marTop w:val="0"/>
      <w:marBottom w:val="0"/>
      <w:divBdr>
        <w:top w:val="none" w:sz="0" w:space="0" w:color="auto"/>
        <w:left w:val="none" w:sz="0" w:space="0" w:color="auto"/>
        <w:bottom w:val="none" w:sz="0" w:space="0" w:color="auto"/>
        <w:right w:val="none" w:sz="0" w:space="0" w:color="auto"/>
      </w:divBdr>
    </w:div>
    <w:div w:id="1089304502">
      <w:marLeft w:val="640"/>
      <w:marRight w:val="0"/>
      <w:marTop w:val="0"/>
      <w:marBottom w:val="0"/>
      <w:divBdr>
        <w:top w:val="none" w:sz="0" w:space="0" w:color="auto"/>
        <w:left w:val="none" w:sz="0" w:space="0" w:color="auto"/>
        <w:bottom w:val="none" w:sz="0" w:space="0" w:color="auto"/>
        <w:right w:val="none" w:sz="0" w:space="0" w:color="auto"/>
      </w:divBdr>
    </w:div>
    <w:div w:id="1089354044">
      <w:marLeft w:val="640"/>
      <w:marRight w:val="0"/>
      <w:marTop w:val="0"/>
      <w:marBottom w:val="0"/>
      <w:divBdr>
        <w:top w:val="none" w:sz="0" w:space="0" w:color="auto"/>
        <w:left w:val="none" w:sz="0" w:space="0" w:color="auto"/>
        <w:bottom w:val="none" w:sz="0" w:space="0" w:color="auto"/>
        <w:right w:val="none" w:sz="0" w:space="0" w:color="auto"/>
      </w:divBdr>
    </w:div>
    <w:div w:id="1089354902">
      <w:marLeft w:val="640"/>
      <w:marRight w:val="0"/>
      <w:marTop w:val="0"/>
      <w:marBottom w:val="0"/>
      <w:divBdr>
        <w:top w:val="none" w:sz="0" w:space="0" w:color="auto"/>
        <w:left w:val="none" w:sz="0" w:space="0" w:color="auto"/>
        <w:bottom w:val="none" w:sz="0" w:space="0" w:color="auto"/>
        <w:right w:val="none" w:sz="0" w:space="0" w:color="auto"/>
      </w:divBdr>
    </w:div>
    <w:div w:id="1089472606">
      <w:marLeft w:val="640"/>
      <w:marRight w:val="0"/>
      <w:marTop w:val="0"/>
      <w:marBottom w:val="0"/>
      <w:divBdr>
        <w:top w:val="none" w:sz="0" w:space="0" w:color="auto"/>
        <w:left w:val="none" w:sz="0" w:space="0" w:color="auto"/>
        <w:bottom w:val="none" w:sz="0" w:space="0" w:color="auto"/>
        <w:right w:val="none" w:sz="0" w:space="0" w:color="auto"/>
      </w:divBdr>
    </w:div>
    <w:div w:id="1089472676">
      <w:marLeft w:val="640"/>
      <w:marRight w:val="0"/>
      <w:marTop w:val="0"/>
      <w:marBottom w:val="0"/>
      <w:divBdr>
        <w:top w:val="none" w:sz="0" w:space="0" w:color="auto"/>
        <w:left w:val="none" w:sz="0" w:space="0" w:color="auto"/>
        <w:bottom w:val="none" w:sz="0" w:space="0" w:color="auto"/>
        <w:right w:val="none" w:sz="0" w:space="0" w:color="auto"/>
      </w:divBdr>
    </w:div>
    <w:div w:id="1089617003">
      <w:marLeft w:val="640"/>
      <w:marRight w:val="0"/>
      <w:marTop w:val="0"/>
      <w:marBottom w:val="0"/>
      <w:divBdr>
        <w:top w:val="none" w:sz="0" w:space="0" w:color="auto"/>
        <w:left w:val="none" w:sz="0" w:space="0" w:color="auto"/>
        <w:bottom w:val="none" w:sz="0" w:space="0" w:color="auto"/>
        <w:right w:val="none" w:sz="0" w:space="0" w:color="auto"/>
      </w:divBdr>
    </w:div>
    <w:div w:id="1089618496">
      <w:marLeft w:val="640"/>
      <w:marRight w:val="0"/>
      <w:marTop w:val="0"/>
      <w:marBottom w:val="0"/>
      <w:divBdr>
        <w:top w:val="none" w:sz="0" w:space="0" w:color="auto"/>
        <w:left w:val="none" w:sz="0" w:space="0" w:color="auto"/>
        <w:bottom w:val="none" w:sz="0" w:space="0" w:color="auto"/>
        <w:right w:val="none" w:sz="0" w:space="0" w:color="auto"/>
      </w:divBdr>
    </w:div>
    <w:div w:id="1089958575">
      <w:marLeft w:val="640"/>
      <w:marRight w:val="0"/>
      <w:marTop w:val="0"/>
      <w:marBottom w:val="0"/>
      <w:divBdr>
        <w:top w:val="none" w:sz="0" w:space="0" w:color="auto"/>
        <w:left w:val="none" w:sz="0" w:space="0" w:color="auto"/>
        <w:bottom w:val="none" w:sz="0" w:space="0" w:color="auto"/>
        <w:right w:val="none" w:sz="0" w:space="0" w:color="auto"/>
      </w:divBdr>
    </w:div>
    <w:div w:id="1090082255">
      <w:marLeft w:val="640"/>
      <w:marRight w:val="0"/>
      <w:marTop w:val="0"/>
      <w:marBottom w:val="0"/>
      <w:divBdr>
        <w:top w:val="none" w:sz="0" w:space="0" w:color="auto"/>
        <w:left w:val="none" w:sz="0" w:space="0" w:color="auto"/>
        <w:bottom w:val="none" w:sz="0" w:space="0" w:color="auto"/>
        <w:right w:val="none" w:sz="0" w:space="0" w:color="auto"/>
      </w:divBdr>
    </w:div>
    <w:div w:id="1090127508">
      <w:marLeft w:val="640"/>
      <w:marRight w:val="0"/>
      <w:marTop w:val="0"/>
      <w:marBottom w:val="0"/>
      <w:divBdr>
        <w:top w:val="none" w:sz="0" w:space="0" w:color="auto"/>
        <w:left w:val="none" w:sz="0" w:space="0" w:color="auto"/>
        <w:bottom w:val="none" w:sz="0" w:space="0" w:color="auto"/>
        <w:right w:val="none" w:sz="0" w:space="0" w:color="auto"/>
      </w:divBdr>
    </w:div>
    <w:div w:id="1090203494">
      <w:marLeft w:val="640"/>
      <w:marRight w:val="0"/>
      <w:marTop w:val="0"/>
      <w:marBottom w:val="0"/>
      <w:divBdr>
        <w:top w:val="none" w:sz="0" w:space="0" w:color="auto"/>
        <w:left w:val="none" w:sz="0" w:space="0" w:color="auto"/>
        <w:bottom w:val="none" w:sz="0" w:space="0" w:color="auto"/>
        <w:right w:val="none" w:sz="0" w:space="0" w:color="auto"/>
      </w:divBdr>
    </w:div>
    <w:div w:id="1090388288">
      <w:marLeft w:val="640"/>
      <w:marRight w:val="0"/>
      <w:marTop w:val="0"/>
      <w:marBottom w:val="0"/>
      <w:divBdr>
        <w:top w:val="none" w:sz="0" w:space="0" w:color="auto"/>
        <w:left w:val="none" w:sz="0" w:space="0" w:color="auto"/>
        <w:bottom w:val="none" w:sz="0" w:space="0" w:color="auto"/>
        <w:right w:val="none" w:sz="0" w:space="0" w:color="auto"/>
      </w:divBdr>
    </w:div>
    <w:div w:id="1090541915">
      <w:marLeft w:val="640"/>
      <w:marRight w:val="0"/>
      <w:marTop w:val="0"/>
      <w:marBottom w:val="0"/>
      <w:divBdr>
        <w:top w:val="none" w:sz="0" w:space="0" w:color="auto"/>
        <w:left w:val="none" w:sz="0" w:space="0" w:color="auto"/>
        <w:bottom w:val="none" w:sz="0" w:space="0" w:color="auto"/>
        <w:right w:val="none" w:sz="0" w:space="0" w:color="auto"/>
      </w:divBdr>
    </w:div>
    <w:div w:id="1090734518">
      <w:marLeft w:val="640"/>
      <w:marRight w:val="0"/>
      <w:marTop w:val="0"/>
      <w:marBottom w:val="0"/>
      <w:divBdr>
        <w:top w:val="none" w:sz="0" w:space="0" w:color="auto"/>
        <w:left w:val="none" w:sz="0" w:space="0" w:color="auto"/>
        <w:bottom w:val="none" w:sz="0" w:space="0" w:color="auto"/>
        <w:right w:val="none" w:sz="0" w:space="0" w:color="auto"/>
      </w:divBdr>
    </w:div>
    <w:div w:id="1090807600">
      <w:marLeft w:val="640"/>
      <w:marRight w:val="0"/>
      <w:marTop w:val="0"/>
      <w:marBottom w:val="0"/>
      <w:divBdr>
        <w:top w:val="none" w:sz="0" w:space="0" w:color="auto"/>
        <w:left w:val="none" w:sz="0" w:space="0" w:color="auto"/>
        <w:bottom w:val="none" w:sz="0" w:space="0" w:color="auto"/>
        <w:right w:val="none" w:sz="0" w:space="0" w:color="auto"/>
      </w:divBdr>
    </w:div>
    <w:div w:id="1090852875">
      <w:marLeft w:val="640"/>
      <w:marRight w:val="0"/>
      <w:marTop w:val="0"/>
      <w:marBottom w:val="0"/>
      <w:divBdr>
        <w:top w:val="none" w:sz="0" w:space="0" w:color="auto"/>
        <w:left w:val="none" w:sz="0" w:space="0" w:color="auto"/>
        <w:bottom w:val="none" w:sz="0" w:space="0" w:color="auto"/>
        <w:right w:val="none" w:sz="0" w:space="0" w:color="auto"/>
      </w:divBdr>
    </w:div>
    <w:div w:id="1090858373">
      <w:marLeft w:val="480"/>
      <w:marRight w:val="0"/>
      <w:marTop w:val="0"/>
      <w:marBottom w:val="0"/>
      <w:divBdr>
        <w:top w:val="none" w:sz="0" w:space="0" w:color="auto"/>
        <w:left w:val="none" w:sz="0" w:space="0" w:color="auto"/>
        <w:bottom w:val="none" w:sz="0" w:space="0" w:color="auto"/>
        <w:right w:val="none" w:sz="0" w:space="0" w:color="auto"/>
      </w:divBdr>
    </w:div>
    <w:div w:id="1091003055">
      <w:marLeft w:val="640"/>
      <w:marRight w:val="0"/>
      <w:marTop w:val="0"/>
      <w:marBottom w:val="0"/>
      <w:divBdr>
        <w:top w:val="none" w:sz="0" w:space="0" w:color="auto"/>
        <w:left w:val="none" w:sz="0" w:space="0" w:color="auto"/>
        <w:bottom w:val="none" w:sz="0" w:space="0" w:color="auto"/>
        <w:right w:val="none" w:sz="0" w:space="0" w:color="auto"/>
      </w:divBdr>
    </w:div>
    <w:div w:id="1091004476">
      <w:marLeft w:val="640"/>
      <w:marRight w:val="0"/>
      <w:marTop w:val="0"/>
      <w:marBottom w:val="0"/>
      <w:divBdr>
        <w:top w:val="none" w:sz="0" w:space="0" w:color="auto"/>
        <w:left w:val="none" w:sz="0" w:space="0" w:color="auto"/>
        <w:bottom w:val="none" w:sz="0" w:space="0" w:color="auto"/>
        <w:right w:val="none" w:sz="0" w:space="0" w:color="auto"/>
      </w:divBdr>
    </w:div>
    <w:div w:id="1091008239">
      <w:marLeft w:val="640"/>
      <w:marRight w:val="0"/>
      <w:marTop w:val="0"/>
      <w:marBottom w:val="0"/>
      <w:divBdr>
        <w:top w:val="none" w:sz="0" w:space="0" w:color="auto"/>
        <w:left w:val="none" w:sz="0" w:space="0" w:color="auto"/>
        <w:bottom w:val="none" w:sz="0" w:space="0" w:color="auto"/>
        <w:right w:val="none" w:sz="0" w:space="0" w:color="auto"/>
      </w:divBdr>
    </w:div>
    <w:div w:id="1091052136">
      <w:marLeft w:val="640"/>
      <w:marRight w:val="0"/>
      <w:marTop w:val="0"/>
      <w:marBottom w:val="0"/>
      <w:divBdr>
        <w:top w:val="none" w:sz="0" w:space="0" w:color="auto"/>
        <w:left w:val="none" w:sz="0" w:space="0" w:color="auto"/>
        <w:bottom w:val="none" w:sz="0" w:space="0" w:color="auto"/>
        <w:right w:val="none" w:sz="0" w:space="0" w:color="auto"/>
      </w:divBdr>
    </w:div>
    <w:div w:id="1091126512">
      <w:marLeft w:val="640"/>
      <w:marRight w:val="0"/>
      <w:marTop w:val="0"/>
      <w:marBottom w:val="0"/>
      <w:divBdr>
        <w:top w:val="none" w:sz="0" w:space="0" w:color="auto"/>
        <w:left w:val="none" w:sz="0" w:space="0" w:color="auto"/>
        <w:bottom w:val="none" w:sz="0" w:space="0" w:color="auto"/>
        <w:right w:val="none" w:sz="0" w:space="0" w:color="auto"/>
      </w:divBdr>
    </w:div>
    <w:div w:id="1091242379">
      <w:marLeft w:val="640"/>
      <w:marRight w:val="0"/>
      <w:marTop w:val="0"/>
      <w:marBottom w:val="0"/>
      <w:divBdr>
        <w:top w:val="none" w:sz="0" w:space="0" w:color="auto"/>
        <w:left w:val="none" w:sz="0" w:space="0" w:color="auto"/>
        <w:bottom w:val="none" w:sz="0" w:space="0" w:color="auto"/>
        <w:right w:val="none" w:sz="0" w:space="0" w:color="auto"/>
      </w:divBdr>
    </w:div>
    <w:div w:id="1091271265">
      <w:marLeft w:val="640"/>
      <w:marRight w:val="0"/>
      <w:marTop w:val="0"/>
      <w:marBottom w:val="0"/>
      <w:divBdr>
        <w:top w:val="none" w:sz="0" w:space="0" w:color="auto"/>
        <w:left w:val="none" w:sz="0" w:space="0" w:color="auto"/>
        <w:bottom w:val="none" w:sz="0" w:space="0" w:color="auto"/>
        <w:right w:val="none" w:sz="0" w:space="0" w:color="auto"/>
      </w:divBdr>
    </w:div>
    <w:div w:id="1091271564">
      <w:marLeft w:val="640"/>
      <w:marRight w:val="0"/>
      <w:marTop w:val="0"/>
      <w:marBottom w:val="0"/>
      <w:divBdr>
        <w:top w:val="none" w:sz="0" w:space="0" w:color="auto"/>
        <w:left w:val="none" w:sz="0" w:space="0" w:color="auto"/>
        <w:bottom w:val="none" w:sz="0" w:space="0" w:color="auto"/>
        <w:right w:val="none" w:sz="0" w:space="0" w:color="auto"/>
      </w:divBdr>
    </w:div>
    <w:div w:id="1091462828">
      <w:marLeft w:val="640"/>
      <w:marRight w:val="0"/>
      <w:marTop w:val="0"/>
      <w:marBottom w:val="0"/>
      <w:divBdr>
        <w:top w:val="none" w:sz="0" w:space="0" w:color="auto"/>
        <w:left w:val="none" w:sz="0" w:space="0" w:color="auto"/>
        <w:bottom w:val="none" w:sz="0" w:space="0" w:color="auto"/>
        <w:right w:val="none" w:sz="0" w:space="0" w:color="auto"/>
      </w:divBdr>
    </w:div>
    <w:div w:id="1091664458">
      <w:marLeft w:val="640"/>
      <w:marRight w:val="0"/>
      <w:marTop w:val="0"/>
      <w:marBottom w:val="0"/>
      <w:divBdr>
        <w:top w:val="none" w:sz="0" w:space="0" w:color="auto"/>
        <w:left w:val="none" w:sz="0" w:space="0" w:color="auto"/>
        <w:bottom w:val="none" w:sz="0" w:space="0" w:color="auto"/>
        <w:right w:val="none" w:sz="0" w:space="0" w:color="auto"/>
      </w:divBdr>
    </w:div>
    <w:div w:id="1091706144">
      <w:marLeft w:val="640"/>
      <w:marRight w:val="0"/>
      <w:marTop w:val="0"/>
      <w:marBottom w:val="0"/>
      <w:divBdr>
        <w:top w:val="none" w:sz="0" w:space="0" w:color="auto"/>
        <w:left w:val="none" w:sz="0" w:space="0" w:color="auto"/>
        <w:bottom w:val="none" w:sz="0" w:space="0" w:color="auto"/>
        <w:right w:val="none" w:sz="0" w:space="0" w:color="auto"/>
      </w:divBdr>
    </w:div>
    <w:div w:id="1091707946">
      <w:marLeft w:val="640"/>
      <w:marRight w:val="0"/>
      <w:marTop w:val="0"/>
      <w:marBottom w:val="0"/>
      <w:divBdr>
        <w:top w:val="none" w:sz="0" w:space="0" w:color="auto"/>
        <w:left w:val="none" w:sz="0" w:space="0" w:color="auto"/>
        <w:bottom w:val="none" w:sz="0" w:space="0" w:color="auto"/>
        <w:right w:val="none" w:sz="0" w:space="0" w:color="auto"/>
      </w:divBdr>
    </w:div>
    <w:div w:id="1091776338">
      <w:marLeft w:val="640"/>
      <w:marRight w:val="0"/>
      <w:marTop w:val="0"/>
      <w:marBottom w:val="0"/>
      <w:divBdr>
        <w:top w:val="none" w:sz="0" w:space="0" w:color="auto"/>
        <w:left w:val="none" w:sz="0" w:space="0" w:color="auto"/>
        <w:bottom w:val="none" w:sz="0" w:space="0" w:color="auto"/>
        <w:right w:val="none" w:sz="0" w:space="0" w:color="auto"/>
      </w:divBdr>
    </w:div>
    <w:div w:id="1091778546">
      <w:marLeft w:val="640"/>
      <w:marRight w:val="0"/>
      <w:marTop w:val="0"/>
      <w:marBottom w:val="0"/>
      <w:divBdr>
        <w:top w:val="none" w:sz="0" w:space="0" w:color="auto"/>
        <w:left w:val="none" w:sz="0" w:space="0" w:color="auto"/>
        <w:bottom w:val="none" w:sz="0" w:space="0" w:color="auto"/>
        <w:right w:val="none" w:sz="0" w:space="0" w:color="auto"/>
      </w:divBdr>
    </w:div>
    <w:div w:id="1091853901">
      <w:marLeft w:val="640"/>
      <w:marRight w:val="0"/>
      <w:marTop w:val="0"/>
      <w:marBottom w:val="0"/>
      <w:divBdr>
        <w:top w:val="none" w:sz="0" w:space="0" w:color="auto"/>
        <w:left w:val="none" w:sz="0" w:space="0" w:color="auto"/>
        <w:bottom w:val="none" w:sz="0" w:space="0" w:color="auto"/>
        <w:right w:val="none" w:sz="0" w:space="0" w:color="auto"/>
      </w:divBdr>
    </w:div>
    <w:div w:id="1091858633">
      <w:marLeft w:val="640"/>
      <w:marRight w:val="0"/>
      <w:marTop w:val="0"/>
      <w:marBottom w:val="0"/>
      <w:divBdr>
        <w:top w:val="none" w:sz="0" w:space="0" w:color="auto"/>
        <w:left w:val="none" w:sz="0" w:space="0" w:color="auto"/>
        <w:bottom w:val="none" w:sz="0" w:space="0" w:color="auto"/>
        <w:right w:val="none" w:sz="0" w:space="0" w:color="auto"/>
      </w:divBdr>
    </w:div>
    <w:div w:id="1091896811">
      <w:marLeft w:val="640"/>
      <w:marRight w:val="0"/>
      <w:marTop w:val="0"/>
      <w:marBottom w:val="0"/>
      <w:divBdr>
        <w:top w:val="none" w:sz="0" w:space="0" w:color="auto"/>
        <w:left w:val="none" w:sz="0" w:space="0" w:color="auto"/>
        <w:bottom w:val="none" w:sz="0" w:space="0" w:color="auto"/>
        <w:right w:val="none" w:sz="0" w:space="0" w:color="auto"/>
      </w:divBdr>
    </w:div>
    <w:div w:id="1091966912">
      <w:marLeft w:val="640"/>
      <w:marRight w:val="0"/>
      <w:marTop w:val="0"/>
      <w:marBottom w:val="0"/>
      <w:divBdr>
        <w:top w:val="none" w:sz="0" w:space="0" w:color="auto"/>
        <w:left w:val="none" w:sz="0" w:space="0" w:color="auto"/>
        <w:bottom w:val="none" w:sz="0" w:space="0" w:color="auto"/>
        <w:right w:val="none" w:sz="0" w:space="0" w:color="auto"/>
      </w:divBdr>
    </w:div>
    <w:div w:id="1092049666">
      <w:marLeft w:val="640"/>
      <w:marRight w:val="0"/>
      <w:marTop w:val="0"/>
      <w:marBottom w:val="0"/>
      <w:divBdr>
        <w:top w:val="none" w:sz="0" w:space="0" w:color="auto"/>
        <w:left w:val="none" w:sz="0" w:space="0" w:color="auto"/>
        <w:bottom w:val="none" w:sz="0" w:space="0" w:color="auto"/>
        <w:right w:val="none" w:sz="0" w:space="0" w:color="auto"/>
      </w:divBdr>
    </w:div>
    <w:div w:id="1092118311">
      <w:marLeft w:val="640"/>
      <w:marRight w:val="0"/>
      <w:marTop w:val="0"/>
      <w:marBottom w:val="0"/>
      <w:divBdr>
        <w:top w:val="none" w:sz="0" w:space="0" w:color="auto"/>
        <w:left w:val="none" w:sz="0" w:space="0" w:color="auto"/>
        <w:bottom w:val="none" w:sz="0" w:space="0" w:color="auto"/>
        <w:right w:val="none" w:sz="0" w:space="0" w:color="auto"/>
      </w:divBdr>
    </w:div>
    <w:div w:id="1092118908">
      <w:marLeft w:val="640"/>
      <w:marRight w:val="0"/>
      <w:marTop w:val="0"/>
      <w:marBottom w:val="0"/>
      <w:divBdr>
        <w:top w:val="none" w:sz="0" w:space="0" w:color="auto"/>
        <w:left w:val="none" w:sz="0" w:space="0" w:color="auto"/>
        <w:bottom w:val="none" w:sz="0" w:space="0" w:color="auto"/>
        <w:right w:val="none" w:sz="0" w:space="0" w:color="auto"/>
      </w:divBdr>
    </w:div>
    <w:div w:id="1092122388">
      <w:marLeft w:val="640"/>
      <w:marRight w:val="0"/>
      <w:marTop w:val="0"/>
      <w:marBottom w:val="0"/>
      <w:divBdr>
        <w:top w:val="none" w:sz="0" w:space="0" w:color="auto"/>
        <w:left w:val="none" w:sz="0" w:space="0" w:color="auto"/>
        <w:bottom w:val="none" w:sz="0" w:space="0" w:color="auto"/>
        <w:right w:val="none" w:sz="0" w:space="0" w:color="auto"/>
      </w:divBdr>
    </w:div>
    <w:div w:id="1092360206">
      <w:marLeft w:val="640"/>
      <w:marRight w:val="0"/>
      <w:marTop w:val="0"/>
      <w:marBottom w:val="0"/>
      <w:divBdr>
        <w:top w:val="none" w:sz="0" w:space="0" w:color="auto"/>
        <w:left w:val="none" w:sz="0" w:space="0" w:color="auto"/>
        <w:bottom w:val="none" w:sz="0" w:space="0" w:color="auto"/>
        <w:right w:val="none" w:sz="0" w:space="0" w:color="auto"/>
      </w:divBdr>
    </w:div>
    <w:div w:id="1092433350">
      <w:marLeft w:val="640"/>
      <w:marRight w:val="0"/>
      <w:marTop w:val="0"/>
      <w:marBottom w:val="0"/>
      <w:divBdr>
        <w:top w:val="none" w:sz="0" w:space="0" w:color="auto"/>
        <w:left w:val="none" w:sz="0" w:space="0" w:color="auto"/>
        <w:bottom w:val="none" w:sz="0" w:space="0" w:color="auto"/>
        <w:right w:val="none" w:sz="0" w:space="0" w:color="auto"/>
      </w:divBdr>
    </w:div>
    <w:div w:id="1092552979">
      <w:marLeft w:val="640"/>
      <w:marRight w:val="0"/>
      <w:marTop w:val="0"/>
      <w:marBottom w:val="0"/>
      <w:divBdr>
        <w:top w:val="none" w:sz="0" w:space="0" w:color="auto"/>
        <w:left w:val="none" w:sz="0" w:space="0" w:color="auto"/>
        <w:bottom w:val="none" w:sz="0" w:space="0" w:color="auto"/>
        <w:right w:val="none" w:sz="0" w:space="0" w:color="auto"/>
      </w:divBdr>
    </w:div>
    <w:div w:id="1092580028">
      <w:marLeft w:val="640"/>
      <w:marRight w:val="0"/>
      <w:marTop w:val="0"/>
      <w:marBottom w:val="0"/>
      <w:divBdr>
        <w:top w:val="none" w:sz="0" w:space="0" w:color="auto"/>
        <w:left w:val="none" w:sz="0" w:space="0" w:color="auto"/>
        <w:bottom w:val="none" w:sz="0" w:space="0" w:color="auto"/>
        <w:right w:val="none" w:sz="0" w:space="0" w:color="auto"/>
      </w:divBdr>
    </w:div>
    <w:div w:id="1092625625">
      <w:marLeft w:val="640"/>
      <w:marRight w:val="0"/>
      <w:marTop w:val="0"/>
      <w:marBottom w:val="0"/>
      <w:divBdr>
        <w:top w:val="none" w:sz="0" w:space="0" w:color="auto"/>
        <w:left w:val="none" w:sz="0" w:space="0" w:color="auto"/>
        <w:bottom w:val="none" w:sz="0" w:space="0" w:color="auto"/>
        <w:right w:val="none" w:sz="0" w:space="0" w:color="auto"/>
      </w:divBdr>
    </w:div>
    <w:div w:id="1092819932">
      <w:marLeft w:val="640"/>
      <w:marRight w:val="0"/>
      <w:marTop w:val="0"/>
      <w:marBottom w:val="0"/>
      <w:divBdr>
        <w:top w:val="none" w:sz="0" w:space="0" w:color="auto"/>
        <w:left w:val="none" w:sz="0" w:space="0" w:color="auto"/>
        <w:bottom w:val="none" w:sz="0" w:space="0" w:color="auto"/>
        <w:right w:val="none" w:sz="0" w:space="0" w:color="auto"/>
      </w:divBdr>
    </w:div>
    <w:div w:id="1092822953">
      <w:marLeft w:val="640"/>
      <w:marRight w:val="0"/>
      <w:marTop w:val="0"/>
      <w:marBottom w:val="0"/>
      <w:divBdr>
        <w:top w:val="none" w:sz="0" w:space="0" w:color="auto"/>
        <w:left w:val="none" w:sz="0" w:space="0" w:color="auto"/>
        <w:bottom w:val="none" w:sz="0" w:space="0" w:color="auto"/>
        <w:right w:val="none" w:sz="0" w:space="0" w:color="auto"/>
      </w:divBdr>
    </w:div>
    <w:div w:id="1092896107">
      <w:marLeft w:val="640"/>
      <w:marRight w:val="0"/>
      <w:marTop w:val="0"/>
      <w:marBottom w:val="0"/>
      <w:divBdr>
        <w:top w:val="none" w:sz="0" w:space="0" w:color="auto"/>
        <w:left w:val="none" w:sz="0" w:space="0" w:color="auto"/>
        <w:bottom w:val="none" w:sz="0" w:space="0" w:color="auto"/>
        <w:right w:val="none" w:sz="0" w:space="0" w:color="auto"/>
      </w:divBdr>
    </w:div>
    <w:div w:id="1092900599">
      <w:marLeft w:val="640"/>
      <w:marRight w:val="0"/>
      <w:marTop w:val="0"/>
      <w:marBottom w:val="0"/>
      <w:divBdr>
        <w:top w:val="none" w:sz="0" w:space="0" w:color="auto"/>
        <w:left w:val="none" w:sz="0" w:space="0" w:color="auto"/>
        <w:bottom w:val="none" w:sz="0" w:space="0" w:color="auto"/>
        <w:right w:val="none" w:sz="0" w:space="0" w:color="auto"/>
      </w:divBdr>
    </w:div>
    <w:div w:id="1093090853">
      <w:marLeft w:val="640"/>
      <w:marRight w:val="0"/>
      <w:marTop w:val="0"/>
      <w:marBottom w:val="0"/>
      <w:divBdr>
        <w:top w:val="none" w:sz="0" w:space="0" w:color="auto"/>
        <w:left w:val="none" w:sz="0" w:space="0" w:color="auto"/>
        <w:bottom w:val="none" w:sz="0" w:space="0" w:color="auto"/>
        <w:right w:val="none" w:sz="0" w:space="0" w:color="auto"/>
      </w:divBdr>
    </w:div>
    <w:div w:id="1093160565">
      <w:marLeft w:val="640"/>
      <w:marRight w:val="0"/>
      <w:marTop w:val="0"/>
      <w:marBottom w:val="0"/>
      <w:divBdr>
        <w:top w:val="none" w:sz="0" w:space="0" w:color="auto"/>
        <w:left w:val="none" w:sz="0" w:space="0" w:color="auto"/>
        <w:bottom w:val="none" w:sz="0" w:space="0" w:color="auto"/>
        <w:right w:val="none" w:sz="0" w:space="0" w:color="auto"/>
      </w:divBdr>
    </w:div>
    <w:div w:id="1093166296">
      <w:marLeft w:val="640"/>
      <w:marRight w:val="0"/>
      <w:marTop w:val="0"/>
      <w:marBottom w:val="0"/>
      <w:divBdr>
        <w:top w:val="none" w:sz="0" w:space="0" w:color="auto"/>
        <w:left w:val="none" w:sz="0" w:space="0" w:color="auto"/>
        <w:bottom w:val="none" w:sz="0" w:space="0" w:color="auto"/>
        <w:right w:val="none" w:sz="0" w:space="0" w:color="auto"/>
      </w:divBdr>
    </w:div>
    <w:div w:id="1093206218">
      <w:marLeft w:val="640"/>
      <w:marRight w:val="0"/>
      <w:marTop w:val="0"/>
      <w:marBottom w:val="0"/>
      <w:divBdr>
        <w:top w:val="none" w:sz="0" w:space="0" w:color="auto"/>
        <w:left w:val="none" w:sz="0" w:space="0" w:color="auto"/>
        <w:bottom w:val="none" w:sz="0" w:space="0" w:color="auto"/>
        <w:right w:val="none" w:sz="0" w:space="0" w:color="auto"/>
      </w:divBdr>
    </w:div>
    <w:div w:id="1093206951">
      <w:marLeft w:val="640"/>
      <w:marRight w:val="0"/>
      <w:marTop w:val="0"/>
      <w:marBottom w:val="0"/>
      <w:divBdr>
        <w:top w:val="none" w:sz="0" w:space="0" w:color="auto"/>
        <w:left w:val="none" w:sz="0" w:space="0" w:color="auto"/>
        <w:bottom w:val="none" w:sz="0" w:space="0" w:color="auto"/>
        <w:right w:val="none" w:sz="0" w:space="0" w:color="auto"/>
      </w:divBdr>
    </w:div>
    <w:div w:id="1093281948">
      <w:marLeft w:val="640"/>
      <w:marRight w:val="0"/>
      <w:marTop w:val="0"/>
      <w:marBottom w:val="0"/>
      <w:divBdr>
        <w:top w:val="none" w:sz="0" w:space="0" w:color="auto"/>
        <w:left w:val="none" w:sz="0" w:space="0" w:color="auto"/>
        <w:bottom w:val="none" w:sz="0" w:space="0" w:color="auto"/>
        <w:right w:val="none" w:sz="0" w:space="0" w:color="auto"/>
      </w:divBdr>
    </w:div>
    <w:div w:id="1093358652">
      <w:marLeft w:val="640"/>
      <w:marRight w:val="0"/>
      <w:marTop w:val="0"/>
      <w:marBottom w:val="0"/>
      <w:divBdr>
        <w:top w:val="none" w:sz="0" w:space="0" w:color="auto"/>
        <w:left w:val="none" w:sz="0" w:space="0" w:color="auto"/>
        <w:bottom w:val="none" w:sz="0" w:space="0" w:color="auto"/>
        <w:right w:val="none" w:sz="0" w:space="0" w:color="auto"/>
      </w:divBdr>
    </w:div>
    <w:div w:id="1093359758">
      <w:marLeft w:val="640"/>
      <w:marRight w:val="0"/>
      <w:marTop w:val="0"/>
      <w:marBottom w:val="0"/>
      <w:divBdr>
        <w:top w:val="none" w:sz="0" w:space="0" w:color="auto"/>
        <w:left w:val="none" w:sz="0" w:space="0" w:color="auto"/>
        <w:bottom w:val="none" w:sz="0" w:space="0" w:color="auto"/>
        <w:right w:val="none" w:sz="0" w:space="0" w:color="auto"/>
      </w:divBdr>
    </w:div>
    <w:div w:id="1093434721">
      <w:marLeft w:val="640"/>
      <w:marRight w:val="0"/>
      <w:marTop w:val="0"/>
      <w:marBottom w:val="0"/>
      <w:divBdr>
        <w:top w:val="none" w:sz="0" w:space="0" w:color="auto"/>
        <w:left w:val="none" w:sz="0" w:space="0" w:color="auto"/>
        <w:bottom w:val="none" w:sz="0" w:space="0" w:color="auto"/>
        <w:right w:val="none" w:sz="0" w:space="0" w:color="auto"/>
      </w:divBdr>
    </w:div>
    <w:div w:id="1093475912">
      <w:marLeft w:val="640"/>
      <w:marRight w:val="0"/>
      <w:marTop w:val="0"/>
      <w:marBottom w:val="0"/>
      <w:divBdr>
        <w:top w:val="none" w:sz="0" w:space="0" w:color="auto"/>
        <w:left w:val="none" w:sz="0" w:space="0" w:color="auto"/>
        <w:bottom w:val="none" w:sz="0" w:space="0" w:color="auto"/>
        <w:right w:val="none" w:sz="0" w:space="0" w:color="auto"/>
      </w:divBdr>
    </w:div>
    <w:div w:id="1093476997">
      <w:marLeft w:val="640"/>
      <w:marRight w:val="0"/>
      <w:marTop w:val="0"/>
      <w:marBottom w:val="0"/>
      <w:divBdr>
        <w:top w:val="none" w:sz="0" w:space="0" w:color="auto"/>
        <w:left w:val="none" w:sz="0" w:space="0" w:color="auto"/>
        <w:bottom w:val="none" w:sz="0" w:space="0" w:color="auto"/>
        <w:right w:val="none" w:sz="0" w:space="0" w:color="auto"/>
      </w:divBdr>
    </w:div>
    <w:div w:id="1093549337">
      <w:marLeft w:val="640"/>
      <w:marRight w:val="0"/>
      <w:marTop w:val="0"/>
      <w:marBottom w:val="0"/>
      <w:divBdr>
        <w:top w:val="none" w:sz="0" w:space="0" w:color="auto"/>
        <w:left w:val="none" w:sz="0" w:space="0" w:color="auto"/>
        <w:bottom w:val="none" w:sz="0" w:space="0" w:color="auto"/>
        <w:right w:val="none" w:sz="0" w:space="0" w:color="auto"/>
      </w:divBdr>
    </w:div>
    <w:div w:id="1093551602">
      <w:marLeft w:val="640"/>
      <w:marRight w:val="0"/>
      <w:marTop w:val="0"/>
      <w:marBottom w:val="0"/>
      <w:divBdr>
        <w:top w:val="none" w:sz="0" w:space="0" w:color="auto"/>
        <w:left w:val="none" w:sz="0" w:space="0" w:color="auto"/>
        <w:bottom w:val="none" w:sz="0" w:space="0" w:color="auto"/>
        <w:right w:val="none" w:sz="0" w:space="0" w:color="auto"/>
      </w:divBdr>
    </w:div>
    <w:div w:id="1093553550">
      <w:marLeft w:val="640"/>
      <w:marRight w:val="0"/>
      <w:marTop w:val="0"/>
      <w:marBottom w:val="0"/>
      <w:divBdr>
        <w:top w:val="none" w:sz="0" w:space="0" w:color="auto"/>
        <w:left w:val="none" w:sz="0" w:space="0" w:color="auto"/>
        <w:bottom w:val="none" w:sz="0" w:space="0" w:color="auto"/>
        <w:right w:val="none" w:sz="0" w:space="0" w:color="auto"/>
      </w:divBdr>
    </w:div>
    <w:div w:id="1093622796">
      <w:marLeft w:val="640"/>
      <w:marRight w:val="0"/>
      <w:marTop w:val="0"/>
      <w:marBottom w:val="0"/>
      <w:divBdr>
        <w:top w:val="none" w:sz="0" w:space="0" w:color="auto"/>
        <w:left w:val="none" w:sz="0" w:space="0" w:color="auto"/>
        <w:bottom w:val="none" w:sz="0" w:space="0" w:color="auto"/>
        <w:right w:val="none" w:sz="0" w:space="0" w:color="auto"/>
      </w:divBdr>
    </w:div>
    <w:div w:id="1093624310">
      <w:marLeft w:val="640"/>
      <w:marRight w:val="0"/>
      <w:marTop w:val="0"/>
      <w:marBottom w:val="0"/>
      <w:divBdr>
        <w:top w:val="none" w:sz="0" w:space="0" w:color="auto"/>
        <w:left w:val="none" w:sz="0" w:space="0" w:color="auto"/>
        <w:bottom w:val="none" w:sz="0" w:space="0" w:color="auto"/>
        <w:right w:val="none" w:sz="0" w:space="0" w:color="auto"/>
      </w:divBdr>
    </w:div>
    <w:div w:id="1093625843">
      <w:marLeft w:val="640"/>
      <w:marRight w:val="0"/>
      <w:marTop w:val="0"/>
      <w:marBottom w:val="0"/>
      <w:divBdr>
        <w:top w:val="none" w:sz="0" w:space="0" w:color="auto"/>
        <w:left w:val="none" w:sz="0" w:space="0" w:color="auto"/>
        <w:bottom w:val="none" w:sz="0" w:space="0" w:color="auto"/>
        <w:right w:val="none" w:sz="0" w:space="0" w:color="auto"/>
      </w:divBdr>
    </w:div>
    <w:div w:id="1093627540">
      <w:marLeft w:val="640"/>
      <w:marRight w:val="0"/>
      <w:marTop w:val="0"/>
      <w:marBottom w:val="0"/>
      <w:divBdr>
        <w:top w:val="none" w:sz="0" w:space="0" w:color="auto"/>
        <w:left w:val="none" w:sz="0" w:space="0" w:color="auto"/>
        <w:bottom w:val="none" w:sz="0" w:space="0" w:color="auto"/>
        <w:right w:val="none" w:sz="0" w:space="0" w:color="auto"/>
      </w:divBdr>
    </w:div>
    <w:div w:id="1093666076">
      <w:marLeft w:val="640"/>
      <w:marRight w:val="0"/>
      <w:marTop w:val="0"/>
      <w:marBottom w:val="0"/>
      <w:divBdr>
        <w:top w:val="none" w:sz="0" w:space="0" w:color="auto"/>
        <w:left w:val="none" w:sz="0" w:space="0" w:color="auto"/>
        <w:bottom w:val="none" w:sz="0" w:space="0" w:color="auto"/>
        <w:right w:val="none" w:sz="0" w:space="0" w:color="auto"/>
      </w:divBdr>
    </w:div>
    <w:div w:id="1093743905">
      <w:marLeft w:val="640"/>
      <w:marRight w:val="0"/>
      <w:marTop w:val="0"/>
      <w:marBottom w:val="0"/>
      <w:divBdr>
        <w:top w:val="none" w:sz="0" w:space="0" w:color="auto"/>
        <w:left w:val="none" w:sz="0" w:space="0" w:color="auto"/>
        <w:bottom w:val="none" w:sz="0" w:space="0" w:color="auto"/>
        <w:right w:val="none" w:sz="0" w:space="0" w:color="auto"/>
      </w:divBdr>
    </w:div>
    <w:div w:id="1093822196">
      <w:marLeft w:val="640"/>
      <w:marRight w:val="0"/>
      <w:marTop w:val="0"/>
      <w:marBottom w:val="0"/>
      <w:divBdr>
        <w:top w:val="none" w:sz="0" w:space="0" w:color="auto"/>
        <w:left w:val="none" w:sz="0" w:space="0" w:color="auto"/>
        <w:bottom w:val="none" w:sz="0" w:space="0" w:color="auto"/>
        <w:right w:val="none" w:sz="0" w:space="0" w:color="auto"/>
      </w:divBdr>
    </w:div>
    <w:div w:id="1093822197">
      <w:marLeft w:val="640"/>
      <w:marRight w:val="0"/>
      <w:marTop w:val="0"/>
      <w:marBottom w:val="0"/>
      <w:divBdr>
        <w:top w:val="none" w:sz="0" w:space="0" w:color="auto"/>
        <w:left w:val="none" w:sz="0" w:space="0" w:color="auto"/>
        <w:bottom w:val="none" w:sz="0" w:space="0" w:color="auto"/>
        <w:right w:val="none" w:sz="0" w:space="0" w:color="auto"/>
      </w:divBdr>
    </w:div>
    <w:div w:id="1093862333">
      <w:marLeft w:val="640"/>
      <w:marRight w:val="0"/>
      <w:marTop w:val="0"/>
      <w:marBottom w:val="0"/>
      <w:divBdr>
        <w:top w:val="none" w:sz="0" w:space="0" w:color="auto"/>
        <w:left w:val="none" w:sz="0" w:space="0" w:color="auto"/>
        <w:bottom w:val="none" w:sz="0" w:space="0" w:color="auto"/>
        <w:right w:val="none" w:sz="0" w:space="0" w:color="auto"/>
      </w:divBdr>
    </w:div>
    <w:div w:id="1093892190">
      <w:marLeft w:val="640"/>
      <w:marRight w:val="0"/>
      <w:marTop w:val="0"/>
      <w:marBottom w:val="0"/>
      <w:divBdr>
        <w:top w:val="none" w:sz="0" w:space="0" w:color="auto"/>
        <w:left w:val="none" w:sz="0" w:space="0" w:color="auto"/>
        <w:bottom w:val="none" w:sz="0" w:space="0" w:color="auto"/>
        <w:right w:val="none" w:sz="0" w:space="0" w:color="auto"/>
      </w:divBdr>
    </w:div>
    <w:div w:id="1093938752">
      <w:marLeft w:val="640"/>
      <w:marRight w:val="0"/>
      <w:marTop w:val="0"/>
      <w:marBottom w:val="0"/>
      <w:divBdr>
        <w:top w:val="none" w:sz="0" w:space="0" w:color="auto"/>
        <w:left w:val="none" w:sz="0" w:space="0" w:color="auto"/>
        <w:bottom w:val="none" w:sz="0" w:space="0" w:color="auto"/>
        <w:right w:val="none" w:sz="0" w:space="0" w:color="auto"/>
      </w:divBdr>
    </w:div>
    <w:div w:id="1094204690">
      <w:marLeft w:val="640"/>
      <w:marRight w:val="0"/>
      <w:marTop w:val="0"/>
      <w:marBottom w:val="0"/>
      <w:divBdr>
        <w:top w:val="none" w:sz="0" w:space="0" w:color="auto"/>
        <w:left w:val="none" w:sz="0" w:space="0" w:color="auto"/>
        <w:bottom w:val="none" w:sz="0" w:space="0" w:color="auto"/>
        <w:right w:val="none" w:sz="0" w:space="0" w:color="auto"/>
      </w:divBdr>
    </w:div>
    <w:div w:id="1094210664">
      <w:marLeft w:val="640"/>
      <w:marRight w:val="0"/>
      <w:marTop w:val="0"/>
      <w:marBottom w:val="0"/>
      <w:divBdr>
        <w:top w:val="none" w:sz="0" w:space="0" w:color="auto"/>
        <w:left w:val="none" w:sz="0" w:space="0" w:color="auto"/>
        <w:bottom w:val="none" w:sz="0" w:space="0" w:color="auto"/>
        <w:right w:val="none" w:sz="0" w:space="0" w:color="auto"/>
      </w:divBdr>
    </w:div>
    <w:div w:id="1094321932">
      <w:marLeft w:val="640"/>
      <w:marRight w:val="0"/>
      <w:marTop w:val="0"/>
      <w:marBottom w:val="0"/>
      <w:divBdr>
        <w:top w:val="none" w:sz="0" w:space="0" w:color="auto"/>
        <w:left w:val="none" w:sz="0" w:space="0" w:color="auto"/>
        <w:bottom w:val="none" w:sz="0" w:space="0" w:color="auto"/>
        <w:right w:val="none" w:sz="0" w:space="0" w:color="auto"/>
      </w:divBdr>
    </w:div>
    <w:div w:id="1094325007">
      <w:marLeft w:val="640"/>
      <w:marRight w:val="0"/>
      <w:marTop w:val="0"/>
      <w:marBottom w:val="0"/>
      <w:divBdr>
        <w:top w:val="none" w:sz="0" w:space="0" w:color="auto"/>
        <w:left w:val="none" w:sz="0" w:space="0" w:color="auto"/>
        <w:bottom w:val="none" w:sz="0" w:space="0" w:color="auto"/>
        <w:right w:val="none" w:sz="0" w:space="0" w:color="auto"/>
      </w:divBdr>
    </w:div>
    <w:div w:id="1094474463">
      <w:marLeft w:val="640"/>
      <w:marRight w:val="0"/>
      <w:marTop w:val="0"/>
      <w:marBottom w:val="0"/>
      <w:divBdr>
        <w:top w:val="none" w:sz="0" w:space="0" w:color="auto"/>
        <w:left w:val="none" w:sz="0" w:space="0" w:color="auto"/>
        <w:bottom w:val="none" w:sz="0" w:space="0" w:color="auto"/>
        <w:right w:val="none" w:sz="0" w:space="0" w:color="auto"/>
      </w:divBdr>
    </w:div>
    <w:div w:id="1094593994">
      <w:marLeft w:val="640"/>
      <w:marRight w:val="0"/>
      <w:marTop w:val="0"/>
      <w:marBottom w:val="0"/>
      <w:divBdr>
        <w:top w:val="none" w:sz="0" w:space="0" w:color="auto"/>
        <w:left w:val="none" w:sz="0" w:space="0" w:color="auto"/>
        <w:bottom w:val="none" w:sz="0" w:space="0" w:color="auto"/>
        <w:right w:val="none" w:sz="0" w:space="0" w:color="auto"/>
      </w:divBdr>
    </w:div>
    <w:div w:id="1094594312">
      <w:marLeft w:val="640"/>
      <w:marRight w:val="0"/>
      <w:marTop w:val="0"/>
      <w:marBottom w:val="0"/>
      <w:divBdr>
        <w:top w:val="none" w:sz="0" w:space="0" w:color="auto"/>
        <w:left w:val="none" w:sz="0" w:space="0" w:color="auto"/>
        <w:bottom w:val="none" w:sz="0" w:space="0" w:color="auto"/>
        <w:right w:val="none" w:sz="0" w:space="0" w:color="auto"/>
      </w:divBdr>
    </w:div>
    <w:div w:id="1094663452">
      <w:marLeft w:val="640"/>
      <w:marRight w:val="0"/>
      <w:marTop w:val="0"/>
      <w:marBottom w:val="0"/>
      <w:divBdr>
        <w:top w:val="none" w:sz="0" w:space="0" w:color="auto"/>
        <w:left w:val="none" w:sz="0" w:space="0" w:color="auto"/>
        <w:bottom w:val="none" w:sz="0" w:space="0" w:color="auto"/>
        <w:right w:val="none" w:sz="0" w:space="0" w:color="auto"/>
      </w:divBdr>
    </w:div>
    <w:div w:id="1094665240">
      <w:marLeft w:val="640"/>
      <w:marRight w:val="0"/>
      <w:marTop w:val="0"/>
      <w:marBottom w:val="0"/>
      <w:divBdr>
        <w:top w:val="none" w:sz="0" w:space="0" w:color="auto"/>
        <w:left w:val="none" w:sz="0" w:space="0" w:color="auto"/>
        <w:bottom w:val="none" w:sz="0" w:space="0" w:color="auto"/>
        <w:right w:val="none" w:sz="0" w:space="0" w:color="auto"/>
      </w:divBdr>
    </w:div>
    <w:div w:id="1094713482">
      <w:marLeft w:val="640"/>
      <w:marRight w:val="0"/>
      <w:marTop w:val="0"/>
      <w:marBottom w:val="0"/>
      <w:divBdr>
        <w:top w:val="none" w:sz="0" w:space="0" w:color="auto"/>
        <w:left w:val="none" w:sz="0" w:space="0" w:color="auto"/>
        <w:bottom w:val="none" w:sz="0" w:space="0" w:color="auto"/>
        <w:right w:val="none" w:sz="0" w:space="0" w:color="auto"/>
      </w:divBdr>
    </w:div>
    <w:div w:id="1094741582">
      <w:marLeft w:val="640"/>
      <w:marRight w:val="0"/>
      <w:marTop w:val="0"/>
      <w:marBottom w:val="0"/>
      <w:divBdr>
        <w:top w:val="none" w:sz="0" w:space="0" w:color="auto"/>
        <w:left w:val="none" w:sz="0" w:space="0" w:color="auto"/>
        <w:bottom w:val="none" w:sz="0" w:space="0" w:color="auto"/>
        <w:right w:val="none" w:sz="0" w:space="0" w:color="auto"/>
      </w:divBdr>
    </w:div>
    <w:div w:id="1094742861">
      <w:marLeft w:val="640"/>
      <w:marRight w:val="0"/>
      <w:marTop w:val="0"/>
      <w:marBottom w:val="0"/>
      <w:divBdr>
        <w:top w:val="none" w:sz="0" w:space="0" w:color="auto"/>
        <w:left w:val="none" w:sz="0" w:space="0" w:color="auto"/>
        <w:bottom w:val="none" w:sz="0" w:space="0" w:color="auto"/>
        <w:right w:val="none" w:sz="0" w:space="0" w:color="auto"/>
      </w:divBdr>
    </w:div>
    <w:div w:id="1094743749">
      <w:marLeft w:val="640"/>
      <w:marRight w:val="0"/>
      <w:marTop w:val="0"/>
      <w:marBottom w:val="0"/>
      <w:divBdr>
        <w:top w:val="none" w:sz="0" w:space="0" w:color="auto"/>
        <w:left w:val="none" w:sz="0" w:space="0" w:color="auto"/>
        <w:bottom w:val="none" w:sz="0" w:space="0" w:color="auto"/>
        <w:right w:val="none" w:sz="0" w:space="0" w:color="auto"/>
      </w:divBdr>
    </w:div>
    <w:div w:id="1094745104">
      <w:marLeft w:val="640"/>
      <w:marRight w:val="0"/>
      <w:marTop w:val="0"/>
      <w:marBottom w:val="0"/>
      <w:divBdr>
        <w:top w:val="none" w:sz="0" w:space="0" w:color="auto"/>
        <w:left w:val="none" w:sz="0" w:space="0" w:color="auto"/>
        <w:bottom w:val="none" w:sz="0" w:space="0" w:color="auto"/>
        <w:right w:val="none" w:sz="0" w:space="0" w:color="auto"/>
      </w:divBdr>
    </w:div>
    <w:div w:id="1094745287">
      <w:marLeft w:val="640"/>
      <w:marRight w:val="0"/>
      <w:marTop w:val="0"/>
      <w:marBottom w:val="0"/>
      <w:divBdr>
        <w:top w:val="none" w:sz="0" w:space="0" w:color="auto"/>
        <w:left w:val="none" w:sz="0" w:space="0" w:color="auto"/>
        <w:bottom w:val="none" w:sz="0" w:space="0" w:color="auto"/>
        <w:right w:val="none" w:sz="0" w:space="0" w:color="auto"/>
      </w:divBdr>
    </w:div>
    <w:div w:id="1094746025">
      <w:marLeft w:val="640"/>
      <w:marRight w:val="0"/>
      <w:marTop w:val="0"/>
      <w:marBottom w:val="0"/>
      <w:divBdr>
        <w:top w:val="none" w:sz="0" w:space="0" w:color="auto"/>
        <w:left w:val="none" w:sz="0" w:space="0" w:color="auto"/>
        <w:bottom w:val="none" w:sz="0" w:space="0" w:color="auto"/>
        <w:right w:val="none" w:sz="0" w:space="0" w:color="auto"/>
      </w:divBdr>
    </w:div>
    <w:div w:id="1094939545">
      <w:marLeft w:val="640"/>
      <w:marRight w:val="0"/>
      <w:marTop w:val="0"/>
      <w:marBottom w:val="0"/>
      <w:divBdr>
        <w:top w:val="none" w:sz="0" w:space="0" w:color="auto"/>
        <w:left w:val="none" w:sz="0" w:space="0" w:color="auto"/>
        <w:bottom w:val="none" w:sz="0" w:space="0" w:color="auto"/>
        <w:right w:val="none" w:sz="0" w:space="0" w:color="auto"/>
      </w:divBdr>
    </w:div>
    <w:div w:id="1094980114">
      <w:marLeft w:val="640"/>
      <w:marRight w:val="0"/>
      <w:marTop w:val="0"/>
      <w:marBottom w:val="0"/>
      <w:divBdr>
        <w:top w:val="none" w:sz="0" w:space="0" w:color="auto"/>
        <w:left w:val="none" w:sz="0" w:space="0" w:color="auto"/>
        <w:bottom w:val="none" w:sz="0" w:space="0" w:color="auto"/>
        <w:right w:val="none" w:sz="0" w:space="0" w:color="auto"/>
      </w:divBdr>
    </w:div>
    <w:div w:id="1095056634">
      <w:marLeft w:val="640"/>
      <w:marRight w:val="0"/>
      <w:marTop w:val="0"/>
      <w:marBottom w:val="0"/>
      <w:divBdr>
        <w:top w:val="none" w:sz="0" w:space="0" w:color="auto"/>
        <w:left w:val="none" w:sz="0" w:space="0" w:color="auto"/>
        <w:bottom w:val="none" w:sz="0" w:space="0" w:color="auto"/>
        <w:right w:val="none" w:sz="0" w:space="0" w:color="auto"/>
      </w:divBdr>
    </w:div>
    <w:div w:id="1095059053">
      <w:marLeft w:val="640"/>
      <w:marRight w:val="0"/>
      <w:marTop w:val="0"/>
      <w:marBottom w:val="0"/>
      <w:divBdr>
        <w:top w:val="none" w:sz="0" w:space="0" w:color="auto"/>
        <w:left w:val="none" w:sz="0" w:space="0" w:color="auto"/>
        <w:bottom w:val="none" w:sz="0" w:space="0" w:color="auto"/>
        <w:right w:val="none" w:sz="0" w:space="0" w:color="auto"/>
      </w:divBdr>
    </w:div>
    <w:div w:id="1095059702">
      <w:marLeft w:val="640"/>
      <w:marRight w:val="0"/>
      <w:marTop w:val="0"/>
      <w:marBottom w:val="0"/>
      <w:divBdr>
        <w:top w:val="none" w:sz="0" w:space="0" w:color="auto"/>
        <w:left w:val="none" w:sz="0" w:space="0" w:color="auto"/>
        <w:bottom w:val="none" w:sz="0" w:space="0" w:color="auto"/>
        <w:right w:val="none" w:sz="0" w:space="0" w:color="auto"/>
      </w:divBdr>
    </w:div>
    <w:div w:id="1095125310">
      <w:marLeft w:val="640"/>
      <w:marRight w:val="0"/>
      <w:marTop w:val="0"/>
      <w:marBottom w:val="0"/>
      <w:divBdr>
        <w:top w:val="none" w:sz="0" w:space="0" w:color="auto"/>
        <w:left w:val="none" w:sz="0" w:space="0" w:color="auto"/>
        <w:bottom w:val="none" w:sz="0" w:space="0" w:color="auto"/>
        <w:right w:val="none" w:sz="0" w:space="0" w:color="auto"/>
      </w:divBdr>
    </w:div>
    <w:div w:id="1095173391">
      <w:marLeft w:val="640"/>
      <w:marRight w:val="0"/>
      <w:marTop w:val="0"/>
      <w:marBottom w:val="0"/>
      <w:divBdr>
        <w:top w:val="none" w:sz="0" w:space="0" w:color="auto"/>
        <w:left w:val="none" w:sz="0" w:space="0" w:color="auto"/>
        <w:bottom w:val="none" w:sz="0" w:space="0" w:color="auto"/>
        <w:right w:val="none" w:sz="0" w:space="0" w:color="auto"/>
      </w:divBdr>
    </w:div>
    <w:div w:id="1095399960">
      <w:marLeft w:val="640"/>
      <w:marRight w:val="0"/>
      <w:marTop w:val="0"/>
      <w:marBottom w:val="0"/>
      <w:divBdr>
        <w:top w:val="none" w:sz="0" w:space="0" w:color="auto"/>
        <w:left w:val="none" w:sz="0" w:space="0" w:color="auto"/>
        <w:bottom w:val="none" w:sz="0" w:space="0" w:color="auto"/>
        <w:right w:val="none" w:sz="0" w:space="0" w:color="auto"/>
      </w:divBdr>
    </w:div>
    <w:div w:id="1095596048">
      <w:marLeft w:val="640"/>
      <w:marRight w:val="0"/>
      <w:marTop w:val="0"/>
      <w:marBottom w:val="0"/>
      <w:divBdr>
        <w:top w:val="none" w:sz="0" w:space="0" w:color="auto"/>
        <w:left w:val="none" w:sz="0" w:space="0" w:color="auto"/>
        <w:bottom w:val="none" w:sz="0" w:space="0" w:color="auto"/>
        <w:right w:val="none" w:sz="0" w:space="0" w:color="auto"/>
      </w:divBdr>
    </w:div>
    <w:div w:id="1095638424">
      <w:marLeft w:val="640"/>
      <w:marRight w:val="0"/>
      <w:marTop w:val="0"/>
      <w:marBottom w:val="0"/>
      <w:divBdr>
        <w:top w:val="none" w:sz="0" w:space="0" w:color="auto"/>
        <w:left w:val="none" w:sz="0" w:space="0" w:color="auto"/>
        <w:bottom w:val="none" w:sz="0" w:space="0" w:color="auto"/>
        <w:right w:val="none" w:sz="0" w:space="0" w:color="auto"/>
      </w:divBdr>
    </w:div>
    <w:div w:id="1095786793">
      <w:marLeft w:val="640"/>
      <w:marRight w:val="0"/>
      <w:marTop w:val="0"/>
      <w:marBottom w:val="0"/>
      <w:divBdr>
        <w:top w:val="none" w:sz="0" w:space="0" w:color="auto"/>
        <w:left w:val="none" w:sz="0" w:space="0" w:color="auto"/>
        <w:bottom w:val="none" w:sz="0" w:space="0" w:color="auto"/>
        <w:right w:val="none" w:sz="0" w:space="0" w:color="auto"/>
      </w:divBdr>
    </w:div>
    <w:div w:id="1095787283">
      <w:marLeft w:val="640"/>
      <w:marRight w:val="0"/>
      <w:marTop w:val="0"/>
      <w:marBottom w:val="0"/>
      <w:divBdr>
        <w:top w:val="none" w:sz="0" w:space="0" w:color="auto"/>
        <w:left w:val="none" w:sz="0" w:space="0" w:color="auto"/>
        <w:bottom w:val="none" w:sz="0" w:space="0" w:color="auto"/>
        <w:right w:val="none" w:sz="0" w:space="0" w:color="auto"/>
      </w:divBdr>
    </w:div>
    <w:div w:id="1095829156">
      <w:marLeft w:val="640"/>
      <w:marRight w:val="0"/>
      <w:marTop w:val="0"/>
      <w:marBottom w:val="0"/>
      <w:divBdr>
        <w:top w:val="none" w:sz="0" w:space="0" w:color="auto"/>
        <w:left w:val="none" w:sz="0" w:space="0" w:color="auto"/>
        <w:bottom w:val="none" w:sz="0" w:space="0" w:color="auto"/>
        <w:right w:val="none" w:sz="0" w:space="0" w:color="auto"/>
      </w:divBdr>
    </w:div>
    <w:div w:id="1095902339">
      <w:marLeft w:val="640"/>
      <w:marRight w:val="0"/>
      <w:marTop w:val="0"/>
      <w:marBottom w:val="0"/>
      <w:divBdr>
        <w:top w:val="none" w:sz="0" w:space="0" w:color="auto"/>
        <w:left w:val="none" w:sz="0" w:space="0" w:color="auto"/>
        <w:bottom w:val="none" w:sz="0" w:space="0" w:color="auto"/>
        <w:right w:val="none" w:sz="0" w:space="0" w:color="auto"/>
      </w:divBdr>
    </w:div>
    <w:div w:id="1095905252">
      <w:marLeft w:val="640"/>
      <w:marRight w:val="0"/>
      <w:marTop w:val="0"/>
      <w:marBottom w:val="0"/>
      <w:divBdr>
        <w:top w:val="none" w:sz="0" w:space="0" w:color="auto"/>
        <w:left w:val="none" w:sz="0" w:space="0" w:color="auto"/>
        <w:bottom w:val="none" w:sz="0" w:space="0" w:color="auto"/>
        <w:right w:val="none" w:sz="0" w:space="0" w:color="auto"/>
      </w:divBdr>
    </w:div>
    <w:div w:id="1096171336">
      <w:marLeft w:val="640"/>
      <w:marRight w:val="0"/>
      <w:marTop w:val="0"/>
      <w:marBottom w:val="0"/>
      <w:divBdr>
        <w:top w:val="none" w:sz="0" w:space="0" w:color="auto"/>
        <w:left w:val="none" w:sz="0" w:space="0" w:color="auto"/>
        <w:bottom w:val="none" w:sz="0" w:space="0" w:color="auto"/>
        <w:right w:val="none" w:sz="0" w:space="0" w:color="auto"/>
      </w:divBdr>
    </w:div>
    <w:div w:id="1096293662">
      <w:marLeft w:val="640"/>
      <w:marRight w:val="0"/>
      <w:marTop w:val="0"/>
      <w:marBottom w:val="0"/>
      <w:divBdr>
        <w:top w:val="none" w:sz="0" w:space="0" w:color="auto"/>
        <w:left w:val="none" w:sz="0" w:space="0" w:color="auto"/>
        <w:bottom w:val="none" w:sz="0" w:space="0" w:color="auto"/>
        <w:right w:val="none" w:sz="0" w:space="0" w:color="auto"/>
      </w:divBdr>
    </w:div>
    <w:div w:id="1096361612">
      <w:marLeft w:val="640"/>
      <w:marRight w:val="0"/>
      <w:marTop w:val="0"/>
      <w:marBottom w:val="0"/>
      <w:divBdr>
        <w:top w:val="none" w:sz="0" w:space="0" w:color="auto"/>
        <w:left w:val="none" w:sz="0" w:space="0" w:color="auto"/>
        <w:bottom w:val="none" w:sz="0" w:space="0" w:color="auto"/>
        <w:right w:val="none" w:sz="0" w:space="0" w:color="auto"/>
      </w:divBdr>
    </w:div>
    <w:div w:id="1096367565">
      <w:marLeft w:val="640"/>
      <w:marRight w:val="0"/>
      <w:marTop w:val="0"/>
      <w:marBottom w:val="0"/>
      <w:divBdr>
        <w:top w:val="none" w:sz="0" w:space="0" w:color="auto"/>
        <w:left w:val="none" w:sz="0" w:space="0" w:color="auto"/>
        <w:bottom w:val="none" w:sz="0" w:space="0" w:color="auto"/>
        <w:right w:val="none" w:sz="0" w:space="0" w:color="auto"/>
      </w:divBdr>
    </w:div>
    <w:div w:id="1096441038">
      <w:marLeft w:val="640"/>
      <w:marRight w:val="0"/>
      <w:marTop w:val="0"/>
      <w:marBottom w:val="0"/>
      <w:divBdr>
        <w:top w:val="none" w:sz="0" w:space="0" w:color="auto"/>
        <w:left w:val="none" w:sz="0" w:space="0" w:color="auto"/>
        <w:bottom w:val="none" w:sz="0" w:space="0" w:color="auto"/>
        <w:right w:val="none" w:sz="0" w:space="0" w:color="auto"/>
      </w:divBdr>
    </w:div>
    <w:div w:id="1096444809">
      <w:marLeft w:val="640"/>
      <w:marRight w:val="0"/>
      <w:marTop w:val="0"/>
      <w:marBottom w:val="0"/>
      <w:divBdr>
        <w:top w:val="none" w:sz="0" w:space="0" w:color="auto"/>
        <w:left w:val="none" w:sz="0" w:space="0" w:color="auto"/>
        <w:bottom w:val="none" w:sz="0" w:space="0" w:color="auto"/>
        <w:right w:val="none" w:sz="0" w:space="0" w:color="auto"/>
      </w:divBdr>
    </w:div>
    <w:div w:id="1096485078">
      <w:marLeft w:val="640"/>
      <w:marRight w:val="0"/>
      <w:marTop w:val="0"/>
      <w:marBottom w:val="0"/>
      <w:divBdr>
        <w:top w:val="none" w:sz="0" w:space="0" w:color="auto"/>
        <w:left w:val="none" w:sz="0" w:space="0" w:color="auto"/>
        <w:bottom w:val="none" w:sz="0" w:space="0" w:color="auto"/>
        <w:right w:val="none" w:sz="0" w:space="0" w:color="auto"/>
      </w:divBdr>
    </w:div>
    <w:div w:id="1096512600">
      <w:marLeft w:val="640"/>
      <w:marRight w:val="0"/>
      <w:marTop w:val="0"/>
      <w:marBottom w:val="0"/>
      <w:divBdr>
        <w:top w:val="none" w:sz="0" w:space="0" w:color="auto"/>
        <w:left w:val="none" w:sz="0" w:space="0" w:color="auto"/>
        <w:bottom w:val="none" w:sz="0" w:space="0" w:color="auto"/>
        <w:right w:val="none" w:sz="0" w:space="0" w:color="auto"/>
      </w:divBdr>
    </w:div>
    <w:div w:id="1096556785">
      <w:marLeft w:val="640"/>
      <w:marRight w:val="0"/>
      <w:marTop w:val="0"/>
      <w:marBottom w:val="0"/>
      <w:divBdr>
        <w:top w:val="none" w:sz="0" w:space="0" w:color="auto"/>
        <w:left w:val="none" w:sz="0" w:space="0" w:color="auto"/>
        <w:bottom w:val="none" w:sz="0" w:space="0" w:color="auto"/>
        <w:right w:val="none" w:sz="0" w:space="0" w:color="auto"/>
      </w:divBdr>
    </w:div>
    <w:div w:id="1096707743">
      <w:marLeft w:val="640"/>
      <w:marRight w:val="0"/>
      <w:marTop w:val="0"/>
      <w:marBottom w:val="0"/>
      <w:divBdr>
        <w:top w:val="none" w:sz="0" w:space="0" w:color="auto"/>
        <w:left w:val="none" w:sz="0" w:space="0" w:color="auto"/>
        <w:bottom w:val="none" w:sz="0" w:space="0" w:color="auto"/>
        <w:right w:val="none" w:sz="0" w:space="0" w:color="auto"/>
      </w:divBdr>
    </w:div>
    <w:div w:id="1096711009">
      <w:marLeft w:val="640"/>
      <w:marRight w:val="0"/>
      <w:marTop w:val="0"/>
      <w:marBottom w:val="0"/>
      <w:divBdr>
        <w:top w:val="none" w:sz="0" w:space="0" w:color="auto"/>
        <w:left w:val="none" w:sz="0" w:space="0" w:color="auto"/>
        <w:bottom w:val="none" w:sz="0" w:space="0" w:color="auto"/>
        <w:right w:val="none" w:sz="0" w:space="0" w:color="auto"/>
      </w:divBdr>
    </w:div>
    <w:div w:id="1096899911">
      <w:marLeft w:val="640"/>
      <w:marRight w:val="0"/>
      <w:marTop w:val="0"/>
      <w:marBottom w:val="0"/>
      <w:divBdr>
        <w:top w:val="none" w:sz="0" w:space="0" w:color="auto"/>
        <w:left w:val="none" w:sz="0" w:space="0" w:color="auto"/>
        <w:bottom w:val="none" w:sz="0" w:space="0" w:color="auto"/>
        <w:right w:val="none" w:sz="0" w:space="0" w:color="auto"/>
      </w:divBdr>
    </w:div>
    <w:div w:id="1096900465">
      <w:marLeft w:val="640"/>
      <w:marRight w:val="0"/>
      <w:marTop w:val="0"/>
      <w:marBottom w:val="0"/>
      <w:divBdr>
        <w:top w:val="none" w:sz="0" w:space="0" w:color="auto"/>
        <w:left w:val="none" w:sz="0" w:space="0" w:color="auto"/>
        <w:bottom w:val="none" w:sz="0" w:space="0" w:color="auto"/>
        <w:right w:val="none" w:sz="0" w:space="0" w:color="auto"/>
      </w:divBdr>
    </w:div>
    <w:div w:id="1097139461">
      <w:marLeft w:val="640"/>
      <w:marRight w:val="0"/>
      <w:marTop w:val="0"/>
      <w:marBottom w:val="0"/>
      <w:divBdr>
        <w:top w:val="none" w:sz="0" w:space="0" w:color="auto"/>
        <w:left w:val="none" w:sz="0" w:space="0" w:color="auto"/>
        <w:bottom w:val="none" w:sz="0" w:space="0" w:color="auto"/>
        <w:right w:val="none" w:sz="0" w:space="0" w:color="auto"/>
      </w:divBdr>
    </w:div>
    <w:div w:id="1097209566">
      <w:marLeft w:val="640"/>
      <w:marRight w:val="0"/>
      <w:marTop w:val="0"/>
      <w:marBottom w:val="0"/>
      <w:divBdr>
        <w:top w:val="none" w:sz="0" w:space="0" w:color="auto"/>
        <w:left w:val="none" w:sz="0" w:space="0" w:color="auto"/>
        <w:bottom w:val="none" w:sz="0" w:space="0" w:color="auto"/>
        <w:right w:val="none" w:sz="0" w:space="0" w:color="auto"/>
      </w:divBdr>
    </w:div>
    <w:div w:id="1097213483">
      <w:marLeft w:val="640"/>
      <w:marRight w:val="0"/>
      <w:marTop w:val="0"/>
      <w:marBottom w:val="0"/>
      <w:divBdr>
        <w:top w:val="none" w:sz="0" w:space="0" w:color="auto"/>
        <w:left w:val="none" w:sz="0" w:space="0" w:color="auto"/>
        <w:bottom w:val="none" w:sz="0" w:space="0" w:color="auto"/>
        <w:right w:val="none" w:sz="0" w:space="0" w:color="auto"/>
      </w:divBdr>
    </w:div>
    <w:div w:id="1097286762">
      <w:marLeft w:val="640"/>
      <w:marRight w:val="0"/>
      <w:marTop w:val="0"/>
      <w:marBottom w:val="0"/>
      <w:divBdr>
        <w:top w:val="none" w:sz="0" w:space="0" w:color="auto"/>
        <w:left w:val="none" w:sz="0" w:space="0" w:color="auto"/>
        <w:bottom w:val="none" w:sz="0" w:space="0" w:color="auto"/>
        <w:right w:val="none" w:sz="0" w:space="0" w:color="auto"/>
      </w:divBdr>
    </w:div>
    <w:div w:id="1097360314">
      <w:marLeft w:val="640"/>
      <w:marRight w:val="0"/>
      <w:marTop w:val="0"/>
      <w:marBottom w:val="0"/>
      <w:divBdr>
        <w:top w:val="none" w:sz="0" w:space="0" w:color="auto"/>
        <w:left w:val="none" w:sz="0" w:space="0" w:color="auto"/>
        <w:bottom w:val="none" w:sz="0" w:space="0" w:color="auto"/>
        <w:right w:val="none" w:sz="0" w:space="0" w:color="auto"/>
      </w:divBdr>
    </w:div>
    <w:div w:id="1097364111">
      <w:marLeft w:val="640"/>
      <w:marRight w:val="0"/>
      <w:marTop w:val="0"/>
      <w:marBottom w:val="0"/>
      <w:divBdr>
        <w:top w:val="none" w:sz="0" w:space="0" w:color="auto"/>
        <w:left w:val="none" w:sz="0" w:space="0" w:color="auto"/>
        <w:bottom w:val="none" w:sz="0" w:space="0" w:color="auto"/>
        <w:right w:val="none" w:sz="0" w:space="0" w:color="auto"/>
      </w:divBdr>
    </w:div>
    <w:div w:id="1097364674">
      <w:marLeft w:val="640"/>
      <w:marRight w:val="0"/>
      <w:marTop w:val="0"/>
      <w:marBottom w:val="0"/>
      <w:divBdr>
        <w:top w:val="none" w:sz="0" w:space="0" w:color="auto"/>
        <w:left w:val="none" w:sz="0" w:space="0" w:color="auto"/>
        <w:bottom w:val="none" w:sz="0" w:space="0" w:color="auto"/>
        <w:right w:val="none" w:sz="0" w:space="0" w:color="auto"/>
      </w:divBdr>
    </w:div>
    <w:div w:id="1097403861">
      <w:marLeft w:val="640"/>
      <w:marRight w:val="0"/>
      <w:marTop w:val="0"/>
      <w:marBottom w:val="0"/>
      <w:divBdr>
        <w:top w:val="none" w:sz="0" w:space="0" w:color="auto"/>
        <w:left w:val="none" w:sz="0" w:space="0" w:color="auto"/>
        <w:bottom w:val="none" w:sz="0" w:space="0" w:color="auto"/>
        <w:right w:val="none" w:sz="0" w:space="0" w:color="auto"/>
      </w:divBdr>
    </w:div>
    <w:div w:id="1097479619">
      <w:marLeft w:val="640"/>
      <w:marRight w:val="0"/>
      <w:marTop w:val="0"/>
      <w:marBottom w:val="0"/>
      <w:divBdr>
        <w:top w:val="none" w:sz="0" w:space="0" w:color="auto"/>
        <w:left w:val="none" w:sz="0" w:space="0" w:color="auto"/>
        <w:bottom w:val="none" w:sz="0" w:space="0" w:color="auto"/>
        <w:right w:val="none" w:sz="0" w:space="0" w:color="auto"/>
      </w:divBdr>
    </w:div>
    <w:div w:id="1097483013">
      <w:marLeft w:val="640"/>
      <w:marRight w:val="0"/>
      <w:marTop w:val="0"/>
      <w:marBottom w:val="0"/>
      <w:divBdr>
        <w:top w:val="none" w:sz="0" w:space="0" w:color="auto"/>
        <w:left w:val="none" w:sz="0" w:space="0" w:color="auto"/>
        <w:bottom w:val="none" w:sz="0" w:space="0" w:color="auto"/>
        <w:right w:val="none" w:sz="0" w:space="0" w:color="auto"/>
      </w:divBdr>
    </w:div>
    <w:div w:id="1097558465">
      <w:marLeft w:val="640"/>
      <w:marRight w:val="0"/>
      <w:marTop w:val="0"/>
      <w:marBottom w:val="0"/>
      <w:divBdr>
        <w:top w:val="none" w:sz="0" w:space="0" w:color="auto"/>
        <w:left w:val="none" w:sz="0" w:space="0" w:color="auto"/>
        <w:bottom w:val="none" w:sz="0" w:space="0" w:color="auto"/>
        <w:right w:val="none" w:sz="0" w:space="0" w:color="auto"/>
      </w:divBdr>
    </w:div>
    <w:div w:id="1097602005">
      <w:marLeft w:val="640"/>
      <w:marRight w:val="0"/>
      <w:marTop w:val="0"/>
      <w:marBottom w:val="0"/>
      <w:divBdr>
        <w:top w:val="none" w:sz="0" w:space="0" w:color="auto"/>
        <w:left w:val="none" w:sz="0" w:space="0" w:color="auto"/>
        <w:bottom w:val="none" w:sz="0" w:space="0" w:color="auto"/>
        <w:right w:val="none" w:sz="0" w:space="0" w:color="auto"/>
      </w:divBdr>
    </w:div>
    <w:div w:id="1097671423">
      <w:marLeft w:val="640"/>
      <w:marRight w:val="0"/>
      <w:marTop w:val="0"/>
      <w:marBottom w:val="0"/>
      <w:divBdr>
        <w:top w:val="none" w:sz="0" w:space="0" w:color="auto"/>
        <w:left w:val="none" w:sz="0" w:space="0" w:color="auto"/>
        <w:bottom w:val="none" w:sz="0" w:space="0" w:color="auto"/>
        <w:right w:val="none" w:sz="0" w:space="0" w:color="auto"/>
      </w:divBdr>
    </w:div>
    <w:div w:id="1097673224">
      <w:marLeft w:val="640"/>
      <w:marRight w:val="0"/>
      <w:marTop w:val="0"/>
      <w:marBottom w:val="0"/>
      <w:divBdr>
        <w:top w:val="none" w:sz="0" w:space="0" w:color="auto"/>
        <w:left w:val="none" w:sz="0" w:space="0" w:color="auto"/>
        <w:bottom w:val="none" w:sz="0" w:space="0" w:color="auto"/>
        <w:right w:val="none" w:sz="0" w:space="0" w:color="auto"/>
      </w:divBdr>
    </w:div>
    <w:div w:id="1097749464">
      <w:marLeft w:val="640"/>
      <w:marRight w:val="0"/>
      <w:marTop w:val="0"/>
      <w:marBottom w:val="0"/>
      <w:divBdr>
        <w:top w:val="none" w:sz="0" w:space="0" w:color="auto"/>
        <w:left w:val="none" w:sz="0" w:space="0" w:color="auto"/>
        <w:bottom w:val="none" w:sz="0" w:space="0" w:color="auto"/>
        <w:right w:val="none" w:sz="0" w:space="0" w:color="auto"/>
      </w:divBdr>
    </w:div>
    <w:div w:id="1097754181">
      <w:marLeft w:val="640"/>
      <w:marRight w:val="0"/>
      <w:marTop w:val="0"/>
      <w:marBottom w:val="0"/>
      <w:divBdr>
        <w:top w:val="none" w:sz="0" w:space="0" w:color="auto"/>
        <w:left w:val="none" w:sz="0" w:space="0" w:color="auto"/>
        <w:bottom w:val="none" w:sz="0" w:space="0" w:color="auto"/>
        <w:right w:val="none" w:sz="0" w:space="0" w:color="auto"/>
      </w:divBdr>
    </w:div>
    <w:div w:id="1097864965">
      <w:marLeft w:val="640"/>
      <w:marRight w:val="0"/>
      <w:marTop w:val="0"/>
      <w:marBottom w:val="0"/>
      <w:divBdr>
        <w:top w:val="none" w:sz="0" w:space="0" w:color="auto"/>
        <w:left w:val="none" w:sz="0" w:space="0" w:color="auto"/>
        <w:bottom w:val="none" w:sz="0" w:space="0" w:color="auto"/>
        <w:right w:val="none" w:sz="0" w:space="0" w:color="auto"/>
      </w:divBdr>
    </w:div>
    <w:div w:id="1098022246">
      <w:marLeft w:val="640"/>
      <w:marRight w:val="0"/>
      <w:marTop w:val="0"/>
      <w:marBottom w:val="0"/>
      <w:divBdr>
        <w:top w:val="none" w:sz="0" w:space="0" w:color="auto"/>
        <w:left w:val="none" w:sz="0" w:space="0" w:color="auto"/>
        <w:bottom w:val="none" w:sz="0" w:space="0" w:color="auto"/>
        <w:right w:val="none" w:sz="0" w:space="0" w:color="auto"/>
      </w:divBdr>
    </w:div>
    <w:div w:id="1098058711">
      <w:marLeft w:val="640"/>
      <w:marRight w:val="0"/>
      <w:marTop w:val="0"/>
      <w:marBottom w:val="0"/>
      <w:divBdr>
        <w:top w:val="none" w:sz="0" w:space="0" w:color="auto"/>
        <w:left w:val="none" w:sz="0" w:space="0" w:color="auto"/>
        <w:bottom w:val="none" w:sz="0" w:space="0" w:color="auto"/>
        <w:right w:val="none" w:sz="0" w:space="0" w:color="auto"/>
      </w:divBdr>
    </w:div>
    <w:div w:id="1098063692">
      <w:marLeft w:val="640"/>
      <w:marRight w:val="0"/>
      <w:marTop w:val="0"/>
      <w:marBottom w:val="0"/>
      <w:divBdr>
        <w:top w:val="none" w:sz="0" w:space="0" w:color="auto"/>
        <w:left w:val="none" w:sz="0" w:space="0" w:color="auto"/>
        <w:bottom w:val="none" w:sz="0" w:space="0" w:color="auto"/>
        <w:right w:val="none" w:sz="0" w:space="0" w:color="auto"/>
      </w:divBdr>
    </w:div>
    <w:div w:id="1098135238">
      <w:marLeft w:val="640"/>
      <w:marRight w:val="0"/>
      <w:marTop w:val="0"/>
      <w:marBottom w:val="0"/>
      <w:divBdr>
        <w:top w:val="none" w:sz="0" w:space="0" w:color="auto"/>
        <w:left w:val="none" w:sz="0" w:space="0" w:color="auto"/>
        <w:bottom w:val="none" w:sz="0" w:space="0" w:color="auto"/>
        <w:right w:val="none" w:sz="0" w:space="0" w:color="auto"/>
      </w:divBdr>
    </w:div>
    <w:div w:id="1098138852">
      <w:marLeft w:val="640"/>
      <w:marRight w:val="0"/>
      <w:marTop w:val="0"/>
      <w:marBottom w:val="0"/>
      <w:divBdr>
        <w:top w:val="none" w:sz="0" w:space="0" w:color="auto"/>
        <w:left w:val="none" w:sz="0" w:space="0" w:color="auto"/>
        <w:bottom w:val="none" w:sz="0" w:space="0" w:color="auto"/>
        <w:right w:val="none" w:sz="0" w:space="0" w:color="auto"/>
      </w:divBdr>
    </w:div>
    <w:div w:id="1098257716">
      <w:marLeft w:val="640"/>
      <w:marRight w:val="0"/>
      <w:marTop w:val="0"/>
      <w:marBottom w:val="0"/>
      <w:divBdr>
        <w:top w:val="none" w:sz="0" w:space="0" w:color="auto"/>
        <w:left w:val="none" w:sz="0" w:space="0" w:color="auto"/>
        <w:bottom w:val="none" w:sz="0" w:space="0" w:color="auto"/>
        <w:right w:val="none" w:sz="0" w:space="0" w:color="auto"/>
      </w:divBdr>
    </w:div>
    <w:div w:id="1098477912">
      <w:marLeft w:val="640"/>
      <w:marRight w:val="0"/>
      <w:marTop w:val="0"/>
      <w:marBottom w:val="0"/>
      <w:divBdr>
        <w:top w:val="none" w:sz="0" w:space="0" w:color="auto"/>
        <w:left w:val="none" w:sz="0" w:space="0" w:color="auto"/>
        <w:bottom w:val="none" w:sz="0" w:space="0" w:color="auto"/>
        <w:right w:val="none" w:sz="0" w:space="0" w:color="auto"/>
      </w:divBdr>
    </w:div>
    <w:div w:id="1098525422">
      <w:marLeft w:val="640"/>
      <w:marRight w:val="0"/>
      <w:marTop w:val="0"/>
      <w:marBottom w:val="0"/>
      <w:divBdr>
        <w:top w:val="none" w:sz="0" w:space="0" w:color="auto"/>
        <w:left w:val="none" w:sz="0" w:space="0" w:color="auto"/>
        <w:bottom w:val="none" w:sz="0" w:space="0" w:color="auto"/>
        <w:right w:val="none" w:sz="0" w:space="0" w:color="auto"/>
      </w:divBdr>
    </w:div>
    <w:div w:id="1098645949">
      <w:marLeft w:val="640"/>
      <w:marRight w:val="0"/>
      <w:marTop w:val="0"/>
      <w:marBottom w:val="0"/>
      <w:divBdr>
        <w:top w:val="none" w:sz="0" w:space="0" w:color="auto"/>
        <w:left w:val="none" w:sz="0" w:space="0" w:color="auto"/>
        <w:bottom w:val="none" w:sz="0" w:space="0" w:color="auto"/>
        <w:right w:val="none" w:sz="0" w:space="0" w:color="auto"/>
      </w:divBdr>
    </w:div>
    <w:div w:id="1098713663">
      <w:marLeft w:val="640"/>
      <w:marRight w:val="0"/>
      <w:marTop w:val="0"/>
      <w:marBottom w:val="0"/>
      <w:divBdr>
        <w:top w:val="none" w:sz="0" w:space="0" w:color="auto"/>
        <w:left w:val="none" w:sz="0" w:space="0" w:color="auto"/>
        <w:bottom w:val="none" w:sz="0" w:space="0" w:color="auto"/>
        <w:right w:val="none" w:sz="0" w:space="0" w:color="auto"/>
      </w:divBdr>
    </w:div>
    <w:div w:id="1098721398">
      <w:marLeft w:val="640"/>
      <w:marRight w:val="0"/>
      <w:marTop w:val="0"/>
      <w:marBottom w:val="0"/>
      <w:divBdr>
        <w:top w:val="none" w:sz="0" w:space="0" w:color="auto"/>
        <w:left w:val="none" w:sz="0" w:space="0" w:color="auto"/>
        <w:bottom w:val="none" w:sz="0" w:space="0" w:color="auto"/>
        <w:right w:val="none" w:sz="0" w:space="0" w:color="auto"/>
      </w:divBdr>
    </w:div>
    <w:div w:id="1098791504">
      <w:marLeft w:val="640"/>
      <w:marRight w:val="0"/>
      <w:marTop w:val="0"/>
      <w:marBottom w:val="0"/>
      <w:divBdr>
        <w:top w:val="none" w:sz="0" w:space="0" w:color="auto"/>
        <w:left w:val="none" w:sz="0" w:space="0" w:color="auto"/>
        <w:bottom w:val="none" w:sz="0" w:space="0" w:color="auto"/>
        <w:right w:val="none" w:sz="0" w:space="0" w:color="auto"/>
      </w:divBdr>
    </w:div>
    <w:div w:id="1098795347">
      <w:marLeft w:val="640"/>
      <w:marRight w:val="0"/>
      <w:marTop w:val="0"/>
      <w:marBottom w:val="0"/>
      <w:divBdr>
        <w:top w:val="none" w:sz="0" w:space="0" w:color="auto"/>
        <w:left w:val="none" w:sz="0" w:space="0" w:color="auto"/>
        <w:bottom w:val="none" w:sz="0" w:space="0" w:color="auto"/>
        <w:right w:val="none" w:sz="0" w:space="0" w:color="auto"/>
      </w:divBdr>
    </w:div>
    <w:div w:id="1098985633">
      <w:marLeft w:val="640"/>
      <w:marRight w:val="0"/>
      <w:marTop w:val="0"/>
      <w:marBottom w:val="0"/>
      <w:divBdr>
        <w:top w:val="none" w:sz="0" w:space="0" w:color="auto"/>
        <w:left w:val="none" w:sz="0" w:space="0" w:color="auto"/>
        <w:bottom w:val="none" w:sz="0" w:space="0" w:color="auto"/>
        <w:right w:val="none" w:sz="0" w:space="0" w:color="auto"/>
      </w:divBdr>
    </w:div>
    <w:div w:id="1099057054">
      <w:marLeft w:val="640"/>
      <w:marRight w:val="0"/>
      <w:marTop w:val="0"/>
      <w:marBottom w:val="0"/>
      <w:divBdr>
        <w:top w:val="none" w:sz="0" w:space="0" w:color="auto"/>
        <w:left w:val="none" w:sz="0" w:space="0" w:color="auto"/>
        <w:bottom w:val="none" w:sz="0" w:space="0" w:color="auto"/>
        <w:right w:val="none" w:sz="0" w:space="0" w:color="auto"/>
      </w:divBdr>
    </w:div>
    <w:div w:id="1099057152">
      <w:marLeft w:val="640"/>
      <w:marRight w:val="0"/>
      <w:marTop w:val="0"/>
      <w:marBottom w:val="0"/>
      <w:divBdr>
        <w:top w:val="none" w:sz="0" w:space="0" w:color="auto"/>
        <w:left w:val="none" w:sz="0" w:space="0" w:color="auto"/>
        <w:bottom w:val="none" w:sz="0" w:space="0" w:color="auto"/>
        <w:right w:val="none" w:sz="0" w:space="0" w:color="auto"/>
      </w:divBdr>
    </w:div>
    <w:div w:id="1099062031">
      <w:marLeft w:val="640"/>
      <w:marRight w:val="0"/>
      <w:marTop w:val="0"/>
      <w:marBottom w:val="0"/>
      <w:divBdr>
        <w:top w:val="none" w:sz="0" w:space="0" w:color="auto"/>
        <w:left w:val="none" w:sz="0" w:space="0" w:color="auto"/>
        <w:bottom w:val="none" w:sz="0" w:space="0" w:color="auto"/>
        <w:right w:val="none" w:sz="0" w:space="0" w:color="auto"/>
      </w:divBdr>
    </w:div>
    <w:div w:id="1099107529">
      <w:marLeft w:val="640"/>
      <w:marRight w:val="0"/>
      <w:marTop w:val="0"/>
      <w:marBottom w:val="0"/>
      <w:divBdr>
        <w:top w:val="none" w:sz="0" w:space="0" w:color="auto"/>
        <w:left w:val="none" w:sz="0" w:space="0" w:color="auto"/>
        <w:bottom w:val="none" w:sz="0" w:space="0" w:color="auto"/>
        <w:right w:val="none" w:sz="0" w:space="0" w:color="auto"/>
      </w:divBdr>
    </w:div>
    <w:div w:id="1099107887">
      <w:marLeft w:val="640"/>
      <w:marRight w:val="0"/>
      <w:marTop w:val="0"/>
      <w:marBottom w:val="0"/>
      <w:divBdr>
        <w:top w:val="none" w:sz="0" w:space="0" w:color="auto"/>
        <w:left w:val="none" w:sz="0" w:space="0" w:color="auto"/>
        <w:bottom w:val="none" w:sz="0" w:space="0" w:color="auto"/>
        <w:right w:val="none" w:sz="0" w:space="0" w:color="auto"/>
      </w:divBdr>
    </w:div>
    <w:div w:id="1099177635">
      <w:marLeft w:val="640"/>
      <w:marRight w:val="0"/>
      <w:marTop w:val="0"/>
      <w:marBottom w:val="0"/>
      <w:divBdr>
        <w:top w:val="none" w:sz="0" w:space="0" w:color="auto"/>
        <w:left w:val="none" w:sz="0" w:space="0" w:color="auto"/>
        <w:bottom w:val="none" w:sz="0" w:space="0" w:color="auto"/>
        <w:right w:val="none" w:sz="0" w:space="0" w:color="auto"/>
      </w:divBdr>
    </w:div>
    <w:div w:id="1099180696">
      <w:marLeft w:val="640"/>
      <w:marRight w:val="0"/>
      <w:marTop w:val="0"/>
      <w:marBottom w:val="0"/>
      <w:divBdr>
        <w:top w:val="none" w:sz="0" w:space="0" w:color="auto"/>
        <w:left w:val="none" w:sz="0" w:space="0" w:color="auto"/>
        <w:bottom w:val="none" w:sz="0" w:space="0" w:color="auto"/>
        <w:right w:val="none" w:sz="0" w:space="0" w:color="auto"/>
      </w:divBdr>
    </w:div>
    <w:div w:id="1099255356">
      <w:marLeft w:val="640"/>
      <w:marRight w:val="0"/>
      <w:marTop w:val="0"/>
      <w:marBottom w:val="0"/>
      <w:divBdr>
        <w:top w:val="none" w:sz="0" w:space="0" w:color="auto"/>
        <w:left w:val="none" w:sz="0" w:space="0" w:color="auto"/>
        <w:bottom w:val="none" w:sz="0" w:space="0" w:color="auto"/>
        <w:right w:val="none" w:sz="0" w:space="0" w:color="auto"/>
      </w:divBdr>
    </w:div>
    <w:div w:id="1099325656">
      <w:marLeft w:val="640"/>
      <w:marRight w:val="0"/>
      <w:marTop w:val="0"/>
      <w:marBottom w:val="0"/>
      <w:divBdr>
        <w:top w:val="none" w:sz="0" w:space="0" w:color="auto"/>
        <w:left w:val="none" w:sz="0" w:space="0" w:color="auto"/>
        <w:bottom w:val="none" w:sz="0" w:space="0" w:color="auto"/>
        <w:right w:val="none" w:sz="0" w:space="0" w:color="auto"/>
      </w:divBdr>
    </w:div>
    <w:div w:id="1099327423">
      <w:marLeft w:val="640"/>
      <w:marRight w:val="0"/>
      <w:marTop w:val="0"/>
      <w:marBottom w:val="0"/>
      <w:divBdr>
        <w:top w:val="none" w:sz="0" w:space="0" w:color="auto"/>
        <w:left w:val="none" w:sz="0" w:space="0" w:color="auto"/>
        <w:bottom w:val="none" w:sz="0" w:space="0" w:color="auto"/>
        <w:right w:val="none" w:sz="0" w:space="0" w:color="auto"/>
      </w:divBdr>
    </w:div>
    <w:div w:id="1099331959">
      <w:marLeft w:val="640"/>
      <w:marRight w:val="0"/>
      <w:marTop w:val="0"/>
      <w:marBottom w:val="0"/>
      <w:divBdr>
        <w:top w:val="none" w:sz="0" w:space="0" w:color="auto"/>
        <w:left w:val="none" w:sz="0" w:space="0" w:color="auto"/>
        <w:bottom w:val="none" w:sz="0" w:space="0" w:color="auto"/>
        <w:right w:val="none" w:sz="0" w:space="0" w:color="auto"/>
      </w:divBdr>
    </w:div>
    <w:div w:id="1099368812">
      <w:marLeft w:val="640"/>
      <w:marRight w:val="0"/>
      <w:marTop w:val="0"/>
      <w:marBottom w:val="0"/>
      <w:divBdr>
        <w:top w:val="none" w:sz="0" w:space="0" w:color="auto"/>
        <w:left w:val="none" w:sz="0" w:space="0" w:color="auto"/>
        <w:bottom w:val="none" w:sz="0" w:space="0" w:color="auto"/>
        <w:right w:val="none" w:sz="0" w:space="0" w:color="auto"/>
      </w:divBdr>
    </w:div>
    <w:div w:id="1099369220">
      <w:marLeft w:val="640"/>
      <w:marRight w:val="0"/>
      <w:marTop w:val="0"/>
      <w:marBottom w:val="0"/>
      <w:divBdr>
        <w:top w:val="none" w:sz="0" w:space="0" w:color="auto"/>
        <w:left w:val="none" w:sz="0" w:space="0" w:color="auto"/>
        <w:bottom w:val="none" w:sz="0" w:space="0" w:color="auto"/>
        <w:right w:val="none" w:sz="0" w:space="0" w:color="auto"/>
      </w:divBdr>
    </w:div>
    <w:div w:id="1099447252">
      <w:marLeft w:val="640"/>
      <w:marRight w:val="0"/>
      <w:marTop w:val="0"/>
      <w:marBottom w:val="0"/>
      <w:divBdr>
        <w:top w:val="none" w:sz="0" w:space="0" w:color="auto"/>
        <w:left w:val="none" w:sz="0" w:space="0" w:color="auto"/>
        <w:bottom w:val="none" w:sz="0" w:space="0" w:color="auto"/>
        <w:right w:val="none" w:sz="0" w:space="0" w:color="auto"/>
      </w:divBdr>
    </w:div>
    <w:div w:id="1099447772">
      <w:marLeft w:val="640"/>
      <w:marRight w:val="0"/>
      <w:marTop w:val="0"/>
      <w:marBottom w:val="0"/>
      <w:divBdr>
        <w:top w:val="none" w:sz="0" w:space="0" w:color="auto"/>
        <w:left w:val="none" w:sz="0" w:space="0" w:color="auto"/>
        <w:bottom w:val="none" w:sz="0" w:space="0" w:color="auto"/>
        <w:right w:val="none" w:sz="0" w:space="0" w:color="auto"/>
      </w:divBdr>
    </w:div>
    <w:div w:id="1099451087">
      <w:marLeft w:val="480"/>
      <w:marRight w:val="0"/>
      <w:marTop w:val="0"/>
      <w:marBottom w:val="0"/>
      <w:divBdr>
        <w:top w:val="none" w:sz="0" w:space="0" w:color="auto"/>
        <w:left w:val="none" w:sz="0" w:space="0" w:color="auto"/>
        <w:bottom w:val="none" w:sz="0" w:space="0" w:color="auto"/>
        <w:right w:val="none" w:sz="0" w:space="0" w:color="auto"/>
      </w:divBdr>
    </w:div>
    <w:div w:id="1099452719">
      <w:marLeft w:val="640"/>
      <w:marRight w:val="0"/>
      <w:marTop w:val="0"/>
      <w:marBottom w:val="0"/>
      <w:divBdr>
        <w:top w:val="none" w:sz="0" w:space="0" w:color="auto"/>
        <w:left w:val="none" w:sz="0" w:space="0" w:color="auto"/>
        <w:bottom w:val="none" w:sz="0" w:space="0" w:color="auto"/>
        <w:right w:val="none" w:sz="0" w:space="0" w:color="auto"/>
      </w:divBdr>
    </w:div>
    <w:div w:id="1099520535">
      <w:marLeft w:val="640"/>
      <w:marRight w:val="0"/>
      <w:marTop w:val="0"/>
      <w:marBottom w:val="0"/>
      <w:divBdr>
        <w:top w:val="none" w:sz="0" w:space="0" w:color="auto"/>
        <w:left w:val="none" w:sz="0" w:space="0" w:color="auto"/>
        <w:bottom w:val="none" w:sz="0" w:space="0" w:color="auto"/>
        <w:right w:val="none" w:sz="0" w:space="0" w:color="auto"/>
      </w:divBdr>
    </w:div>
    <w:div w:id="1099525722">
      <w:marLeft w:val="640"/>
      <w:marRight w:val="0"/>
      <w:marTop w:val="0"/>
      <w:marBottom w:val="0"/>
      <w:divBdr>
        <w:top w:val="none" w:sz="0" w:space="0" w:color="auto"/>
        <w:left w:val="none" w:sz="0" w:space="0" w:color="auto"/>
        <w:bottom w:val="none" w:sz="0" w:space="0" w:color="auto"/>
        <w:right w:val="none" w:sz="0" w:space="0" w:color="auto"/>
      </w:divBdr>
    </w:div>
    <w:div w:id="1099564482">
      <w:marLeft w:val="640"/>
      <w:marRight w:val="0"/>
      <w:marTop w:val="0"/>
      <w:marBottom w:val="0"/>
      <w:divBdr>
        <w:top w:val="none" w:sz="0" w:space="0" w:color="auto"/>
        <w:left w:val="none" w:sz="0" w:space="0" w:color="auto"/>
        <w:bottom w:val="none" w:sz="0" w:space="0" w:color="auto"/>
        <w:right w:val="none" w:sz="0" w:space="0" w:color="auto"/>
      </w:divBdr>
    </w:div>
    <w:div w:id="1099567293">
      <w:marLeft w:val="640"/>
      <w:marRight w:val="0"/>
      <w:marTop w:val="0"/>
      <w:marBottom w:val="0"/>
      <w:divBdr>
        <w:top w:val="none" w:sz="0" w:space="0" w:color="auto"/>
        <w:left w:val="none" w:sz="0" w:space="0" w:color="auto"/>
        <w:bottom w:val="none" w:sz="0" w:space="0" w:color="auto"/>
        <w:right w:val="none" w:sz="0" w:space="0" w:color="auto"/>
      </w:divBdr>
    </w:div>
    <w:div w:id="1099595765">
      <w:marLeft w:val="640"/>
      <w:marRight w:val="0"/>
      <w:marTop w:val="0"/>
      <w:marBottom w:val="0"/>
      <w:divBdr>
        <w:top w:val="none" w:sz="0" w:space="0" w:color="auto"/>
        <w:left w:val="none" w:sz="0" w:space="0" w:color="auto"/>
        <w:bottom w:val="none" w:sz="0" w:space="0" w:color="auto"/>
        <w:right w:val="none" w:sz="0" w:space="0" w:color="auto"/>
      </w:divBdr>
    </w:div>
    <w:div w:id="1099713854">
      <w:marLeft w:val="640"/>
      <w:marRight w:val="0"/>
      <w:marTop w:val="0"/>
      <w:marBottom w:val="0"/>
      <w:divBdr>
        <w:top w:val="none" w:sz="0" w:space="0" w:color="auto"/>
        <w:left w:val="none" w:sz="0" w:space="0" w:color="auto"/>
        <w:bottom w:val="none" w:sz="0" w:space="0" w:color="auto"/>
        <w:right w:val="none" w:sz="0" w:space="0" w:color="auto"/>
      </w:divBdr>
    </w:div>
    <w:div w:id="1099717169">
      <w:marLeft w:val="640"/>
      <w:marRight w:val="0"/>
      <w:marTop w:val="0"/>
      <w:marBottom w:val="0"/>
      <w:divBdr>
        <w:top w:val="none" w:sz="0" w:space="0" w:color="auto"/>
        <w:left w:val="none" w:sz="0" w:space="0" w:color="auto"/>
        <w:bottom w:val="none" w:sz="0" w:space="0" w:color="auto"/>
        <w:right w:val="none" w:sz="0" w:space="0" w:color="auto"/>
      </w:divBdr>
    </w:div>
    <w:div w:id="1099721846">
      <w:marLeft w:val="640"/>
      <w:marRight w:val="0"/>
      <w:marTop w:val="0"/>
      <w:marBottom w:val="0"/>
      <w:divBdr>
        <w:top w:val="none" w:sz="0" w:space="0" w:color="auto"/>
        <w:left w:val="none" w:sz="0" w:space="0" w:color="auto"/>
        <w:bottom w:val="none" w:sz="0" w:space="0" w:color="auto"/>
        <w:right w:val="none" w:sz="0" w:space="0" w:color="auto"/>
      </w:divBdr>
    </w:div>
    <w:div w:id="1099762663">
      <w:marLeft w:val="640"/>
      <w:marRight w:val="0"/>
      <w:marTop w:val="0"/>
      <w:marBottom w:val="0"/>
      <w:divBdr>
        <w:top w:val="none" w:sz="0" w:space="0" w:color="auto"/>
        <w:left w:val="none" w:sz="0" w:space="0" w:color="auto"/>
        <w:bottom w:val="none" w:sz="0" w:space="0" w:color="auto"/>
        <w:right w:val="none" w:sz="0" w:space="0" w:color="auto"/>
      </w:divBdr>
    </w:div>
    <w:div w:id="1099764191">
      <w:marLeft w:val="640"/>
      <w:marRight w:val="0"/>
      <w:marTop w:val="0"/>
      <w:marBottom w:val="0"/>
      <w:divBdr>
        <w:top w:val="none" w:sz="0" w:space="0" w:color="auto"/>
        <w:left w:val="none" w:sz="0" w:space="0" w:color="auto"/>
        <w:bottom w:val="none" w:sz="0" w:space="0" w:color="auto"/>
        <w:right w:val="none" w:sz="0" w:space="0" w:color="auto"/>
      </w:divBdr>
    </w:div>
    <w:div w:id="1099913691">
      <w:marLeft w:val="640"/>
      <w:marRight w:val="0"/>
      <w:marTop w:val="0"/>
      <w:marBottom w:val="0"/>
      <w:divBdr>
        <w:top w:val="none" w:sz="0" w:space="0" w:color="auto"/>
        <w:left w:val="none" w:sz="0" w:space="0" w:color="auto"/>
        <w:bottom w:val="none" w:sz="0" w:space="0" w:color="auto"/>
        <w:right w:val="none" w:sz="0" w:space="0" w:color="auto"/>
      </w:divBdr>
    </w:div>
    <w:div w:id="1100029032">
      <w:marLeft w:val="640"/>
      <w:marRight w:val="0"/>
      <w:marTop w:val="0"/>
      <w:marBottom w:val="0"/>
      <w:divBdr>
        <w:top w:val="none" w:sz="0" w:space="0" w:color="auto"/>
        <w:left w:val="none" w:sz="0" w:space="0" w:color="auto"/>
        <w:bottom w:val="none" w:sz="0" w:space="0" w:color="auto"/>
        <w:right w:val="none" w:sz="0" w:space="0" w:color="auto"/>
      </w:divBdr>
    </w:div>
    <w:div w:id="1100105607">
      <w:marLeft w:val="640"/>
      <w:marRight w:val="0"/>
      <w:marTop w:val="0"/>
      <w:marBottom w:val="0"/>
      <w:divBdr>
        <w:top w:val="none" w:sz="0" w:space="0" w:color="auto"/>
        <w:left w:val="none" w:sz="0" w:space="0" w:color="auto"/>
        <w:bottom w:val="none" w:sz="0" w:space="0" w:color="auto"/>
        <w:right w:val="none" w:sz="0" w:space="0" w:color="auto"/>
      </w:divBdr>
    </w:div>
    <w:div w:id="1100174727">
      <w:marLeft w:val="640"/>
      <w:marRight w:val="0"/>
      <w:marTop w:val="0"/>
      <w:marBottom w:val="0"/>
      <w:divBdr>
        <w:top w:val="none" w:sz="0" w:space="0" w:color="auto"/>
        <w:left w:val="none" w:sz="0" w:space="0" w:color="auto"/>
        <w:bottom w:val="none" w:sz="0" w:space="0" w:color="auto"/>
        <w:right w:val="none" w:sz="0" w:space="0" w:color="auto"/>
      </w:divBdr>
    </w:div>
    <w:div w:id="1100292551">
      <w:marLeft w:val="640"/>
      <w:marRight w:val="0"/>
      <w:marTop w:val="0"/>
      <w:marBottom w:val="0"/>
      <w:divBdr>
        <w:top w:val="none" w:sz="0" w:space="0" w:color="auto"/>
        <w:left w:val="none" w:sz="0" w:space="0" w:color="auto"/>
        <w:bottom w:val="none" w:sz="0" w:space="0" w:color="auto"/>
        <w:right w:val="none" w:sz="0" w:space="0" w:color="auto"/>
      </w:divBdr>
    </w:div>
    <w:div w:id="1100297741">
      <w:marLeft w:val="640"/>
      <w:marRight w:val="0"/>
      <w:marTop w:val="0"/>
      <w:marBottom w:val="0"/>
      <w:divBdr>
        <w:top w:val="none" w:sz="0" w:space="0" w:color="auto"/>
        <w:left w:val="none" w:sz="0" w:space="0" w:color="auto"/>
        <w:bottom w:val="none" w:sz="0" w:space="0" w:color="auto"/>
        <w:right w:val="none" w:sz="0" w:space="0" w:color="auto"/>
      </w:divBdr>
    </w:div>
    <w:div w:id="1100373118">
      <w:marLeft w:val="640"/>
      <w:marRight w:val="0"/>
      <w:marTop w:val="0"/>
      <w:marBottom w:val="0"/>
      <w:divBdr>
        <w:top w:val="none" w:sz="0" w:space="0" w:color="auto"/>
        <w:left w:val="none" w:sz="0" w:space="0" w:color="auto"/>
        <w:bottom w:val="none" w:sz="0" w:space="0" w:color="auto"/>
        <w:right w:val="none" w:sz="0" w:space="0" w:color="auto"/>
      </w:divBdr>
    </w:div>
    <w:div w:id="1100374386">
      <w:marLeft w:val="640"/>
      <w:marRight w:val="0"/>
      <w:marTop w:val="0"/>
      <w:marBottom w:val="0"/>
      <w:divBdr>
        <w:top w:val="none" w:sz="0" w:space="0" w:color="auto"/>
        <w:left w:val="none" w:sz="0" w:space="0" w:color="auto"/>
        <w:bottom w:val="none" w:sz="0" w:space="0" w:color="auto"/>
        <w:right w:val="none" w:sz="0" w:space="0" w:color="auto"/>
      </w:divBdr>
    </w:div>
    <w:div w:id="1100376049">
      <w:marLeft w:val="640"/>
      <w:marRight w:val="0"/>
      <w:marTop w:val="0"/>
      <w:marBottom w:val="0"/>
      <w:divBdr>
        <w:top w:val="none" w:sz="0" w:space="0" w:color="auto"/>
        <w:left w:val="none" w:sz="0" w:space="0" w:color="auto"/>
        <w:bottom w:val="none" w:sz="0" w:space="0" w:color="auto"/>
        <w:right w:val="none" w:sz="0" w:space="0" w:color="auto"/>
      </w:divBdr>
    </w:div>
    <w:div w:id="1100417780">
      <w:marLeft w:val="640"/>
      <w:marRight w:val="0"/>
      <w:marTop w:val="0"/>
      <w:marBottom w:val="0"/>
      <w:divBdr>
        <w:top w:val="none" w:sz="0" w:space="0" w:color="auto"/>
        <w:left w:val="none" w:sz="0" w:space="0" w:color="auto"/>
        <w:bottom w:val="none" w:sz="0" w:space="0" w:color="auto"/>
        <w:right w:val="none" w:sz="0" w:space="0" w:color="auto"/>
      </w:divBdr>
    </w:div>
    <w:div w:id="1100492561">
      <w:marLeft w:val="640"/>
      <w:marRight w:val="0"/>
      <w:marTop w:val="0"/>
      <w:marBottom w:val="0"/>
      <w:divBdr>
        <w:top w:val="none" w:sz="0" w:space="0" w:color="auto"/>
        <w:left w:val="none" w:sz="0" w:space="0" w:color="auto"/>
        <w:bottom w:val="none" w:sz="0" w:space="0" w:color="auto"/>
        <w:right w:val="none" w:sz="0" w:space="0" w:color="auto"/>
      </w:divBdr>
    </w:div>
    <w:div w:id="1100561833">
      <w:marLeft w:val="640"/>
      <w:marRight w:val="0"/>
      <w:marTop w:val="0"/>
      <w:marBottom w:val="0"/>
      <w:divBdr>
        <w:top w:val="none" w:sz="0" w:space="0" w:color="auto"/>
        <w:left w:val="none" w:sz="0" w:space="0" w:color="auto"/>
        <w:bottom w:val="none" w:sz="0" w:space="0" w:color="auto"/>
        <w:right w:val="none" w:sz="0" w:space="0" w:color="auto"/>
      </w:divBdr>
    </w:div>
    <w:div w:id="1100564057">
      <w:marLeft w:val="640"/>
      <w:marRight w:val="0"/>
      <w:marTop w:val="0"/>
      <w:marBottom w:val="0"/>
      <w:divBdr>
        <w:top w:val="none" w:sz="0" w:space="0" w:color="auto"/>
        <w:left w:val="none" w:sz="0" w:space="0" w:color="auto"/>
        <w:bottom w:val="none" w:sz="0" w:space="0" w:color="auto"/>
        <w:right w:val="none" w:sz="0" w:space="0" w:color="auto"/>
      </w:divBdr>
    </w:div>
    <w:div w:id="1100637359">
      <w:marLeft w:val="640"/>
      <w:marRight w:val="0"/>
      <w:marTop w:val="0"/>
      <w:marBottom w:val="0"/>
      <w:divBdr>
        <w:top w:val="none" w:sz="0" w:space="0" w:color="auto"/>
        <w:left w:val="none" w:sz="0" w:space="0" w:color="auto"/>
        <w:bottom w:val="none" w:sz="0" w:space="0" w:color="auto"/>
        <w:right w:val="none" w:sz="0" w:space="0" w:color="auto"/>
      </w:divBdr>
    </w:div>
    <w:div w:id="1100684236">
      <w:marLeft w:val="640"/>
      <w:marRight w:val="0"/>
      <w:marTop w:val="0"/>
      <w:marBottom w:val="0"/>
      <w:divBdr>
        <w:top w:val="none" w:sz="0" w:space="0" w:color="auto"/>
        <w:left w:val="none" w:sz="0" w:space="0" w:color="auto"/>
        <w:bottom w:val="none" w:sz="0" w:space="0" w:color="auto"/>
        <w:right w:val="none" w:sz="0" w:space="0" w:color="auto"/>
      </w:divBdr>
    </w:div>
    <w:div w:id="1100685497">
      <w:marLeft w:val="640"/>
      <w:marRight w:val="0"/>
      <w:marTop w:val="0"/>
      <w:marBottom w:val="0"/>
      <w:divBdr>
        <w:top w:val="none" w:sz="0" w:space="0" w:color="auto"/>
        <w:left w:val="none" w:sz="0" w:space="0" w:color="auto"/>
        <w:bottom w:val="none" w:sz="0" w:space="0" w:color="auto"/>
        <w:right w:val="none" w:sz="0" w:space="0" w:color="auto"/>
      </w:divBdr>
    </w:div>
    <w:div w:id="1100685764">
      <w:marLeft w:val="640"/>
      <w:marRight w:val="0"/>
      <w:marTop w:val="0"/>
      <w:marBottom w:val="0"/>
      <w:divBdr>
        <w:top w:val="none" w:sz="0" w:space="0" w:color="auto"/>
        <w:left w:val="none" w:sz="0" w:space="0" w:color="auto"/>
        <w:bottom w:val="none" w:sz="0" w:space="0" w:color="auto"/>
        <w:right w:val="none" w:sz="0" w:space="0" w:color="auto"/>
      </w:divBdr>
    </w:div>
    <w:div w:id="1100686074">
      <w:marLeft w:val="640"/>
      <w:marRight w:val="0"/>
      <w:marTop w:val="0"/>
      <w:marBottom w:val="0"/>
      <w:divBdr>
        <w:top w:val="none" w:sz="0" w:space="0" w:color="auto"/>
        <w:left w:val="none" w:sz="0" w:space="0" w:color="auto"/>
        <w:bottom w:val="none" w:sz="0" w:space="0" w:color="auto"/>
        <w:right w:val="none" w:sz="0" w:space="0" w:color="auto"/>
      </w:divBdr>
    </w:div>
    <w:div w:id="1100757507">
      <w:marLeft w:val="640"/>
      <w:marRight w:val="0"/>
      <w:marTop w:val="0"/>
      <w:marBottom w:val="0"/>
      <w:divBdr>
        <w:top w:val="none" w:sz="0" w:space="0" w:color="auto"/>
        <w:left w:val="none" w:sz="0" w:space="0" w:color="auto"/>
        <w:bottom w:val="none" w:sz="0" w:space="0" w:color="auto"/>
        <w:right w:val="none" w:sz="0" w:space="0" w:color="auto"/>
      </w:divBdr>
    </w:div>
    <w:div w:id="1100830737">
      <w:marLeft w:val="640"/>
      <w:marRight w:val="0"/>
      <w:marTop w:val="0"/>
      <w:marBottom w:val="0"/>
      <w:divBdr>
        <w:top w:val="none" w:sz="0" w:space="0" w:color="auto"/>
        <w:left w:val="none" w:sz="0" w:space="0" w:color="auto"/>
        <w:bottom w:val="none" w:sz="0" w:space="0" w:color="auto"/>
        <w:right w:val="none" w:sz="0" w:space="0" w:color="auto"/>
      </w:divBdr>
    </w:div>
    <w:div w:id="1100906394">
      <w:marLeft w:val="640"/>
      <w:marRight w:val="0"/>
      <w:marTop w:val="0"/>
      <w:marBottom w:val="0"/>
      <w:divBdr>
        <w:top w:val="none" w:sz="0" w:space="0" w:color="auto"/>
        <w:left w:val="none" w:sz="0" w:space="0" w:color="auto"/>
        <w:bottom w:val="none" w:sz="0" w:space="0" w:color="auto"/>
        <w:right w:val="none" w:sz="0" w:space="0" w:color="auto"/>
      </w:divBdr>
    </w:div>
    <w:div w:id="1100955259">
      <w:marLeft w:val="640"/>
      <w:marRight w:val="0"/>
      <w:marTop w:val="0"/>
      <w:marBottom w:val="0"/>
      <w:divBdr>
        <w:top w:val="none" w:sz="0" w:space="0" w:color="auto"/>
        <w:left w:val="none" w:sz="0" w:space="0" w:color="auto"/>
        <w:bottom w:val="none" w:sz="0" w:space="0" w:color="auto"/>
        <w:right w:val="none" w:sz="0" w:space="0" w:color="auto"/>
      </w:divBdr>
    </w:div>
    <w:div w:id="1101027666">
      <w:marLeft w:val="640"/>
      <w:marRight w:val="0"/>
      <w:marTop w:val="0"/>
      <w:marBottom w:val="0"/>
      <w:divBdr>
        <w:top w:val="none" w:sz="0" w:space="0" w:color="auto"/>
        <w:left w:val="none" w:sz="0" w:space="0" w:color="auto"/>
        <w:bottom w:val="none" w:sz="0" w:space="0" w:color="auto"/>
        <w:right w:val="none" w:sz="0" w:space="0" w:color="auto"/>
      </w:divBdr>
    </w:div>
    <w:div w:id="1101029921">
      <w:marLeft w:val="640"/>
      <w:marRight w:val="0"/>
      <w:marTop w:val="0"/>
      <w:marBottom w:val="0"/>
      <w:divBdr>
        <w:top w:val="none" w:sz="0" w:space="0" w:color="auto"/>
        <w:left w:val="none" w:sz="0" w:space="0" w:color="auto"/>
        <w:bottom w:val="none" w:sz="0" w:space="0" w:color="auto"/>
        <w:right w:val="none" w:sz="0" w:space="0" w:color="auto"/>
      </w:divBdr>
    </w:div>
    <w:div w:id="1101100354">
      <w:marLeft w:val="640"/>
      <w:marRight w:val="0"/>
      <w:marTop w:val="0"/>
      <w:marBottom w:val="0"/>
      <w:divBdr>
        <w:top w:val="none" w:sz="0" w:space="0" w:color="auto"/>
        <w:left w:val="none" w:sz="0" w:space="0" w:color="auto"/>
        <w:bottom w:val="none" w:sz="0" w:space="0" w:color="auto"/>
        <w:right w:val="none" w:sz="0" w:space="0" w:color="auto"/>
      </w:divBdr>
    </w:div>
    <w:div w:id="1101142565">
      <w:marLeft w:val="640"/>
      <w:marRight w:val="0"/>
      <w:marTop w:val="0"/>
      <w:marBottom w:val="0"/>
      <w:divBdr>
        <w:top w:val="none" w:sz="0" w:space="0" w:color="auto"/>
        <w:left w:val="none" w:sz="0" w:space="0" w:color="auto"/>
        <w:bottom w:val="none" w:sz="0" w:space="0" w:color="auto"/>
        <w:right w:val="none" w:sz="0" w:space="0" w:color="auto"/>
      </w:divBdr>
    </w:div>
    <w:div w:id="1101221611">
      <w:marLeft w:val="640"/>
      <w:marRight w:val="0"/>
      <w:marTop w:val="0"/>
      <w:marBottom w:val="0"/>
      <w:divBdr>
        <w:top w:val="none" w:sz="0" w:space="0" w:color="auto"/>
        <w:left w:val="none" w:sz="0" w:space="0" w:color="auto"/>
        <w:bottom w:val="none" w:sz="0" w:space="0" w:color="auto"/>
        <w:right w:val="none" w:sz="0" w:space="0" w:color="auto"/>
      </w:divBdr>
    </w:div>
    <w:div w:id="1101491492">
      <w:marLeft w:val="640"/>
      <w:marRight w:val="0"/>
      <w:marTop w:val="0"/>
      <w:marBottom w:val="0"/>
      <w:divBdr>
        <w:top w:val="none" w:sz="0" w:space="0" w:color="auto"/>
        <w:left w:val="none" w:sz="0" w:space="0" w:color="auto"/>
        <w:bottom w:val="none" w:sz="0" w:space="0" w:color="auto"/>
        <w:right w:val="none" w:sz="0" w:space="0" w:color="auto"/>
      </w:divBdr>
    </w:div>
    <w:div w:id="1101534606">
      <w:marLeft w:val="640"/>
      <w:marRight w:val="0"/>
      <w:marTop w:val="0"/>
      <w:marBottom w:val="0"/>
      <w:divBdr>
        <w:top w:val="none" w:sz="0" w:space="0" w:color="auto"/>
        <w:left w:val="none" w:sz="0" w:space="0" w:color="auto"/>
        <w:bottom w:val="none" w:sz="0" w:space="0" w:color="auto"/>
        <w:right w:val="none" w:sz="0" w:space="0" w:color="auto"/>
      </w:divBdr>
    </w:div>
    <w:div w:id="1101560239">
      <w:marLeft w:val="640"/>
      <w:marRight w:val="0"/>
      <w:marTop w:val="0"/>
      <w:marBottom w:val="0"/>
      <w:divBdr>
        <w:top w:val="none" w:sz="0" w:space="0" w:color="auto"/>
        <w:left w:val="none" w:sz="0" w:space="0" w:color="auto"/>
        <w:bottom w:val="none" w:sz="0" w:space="0" w:color="auto"/>
        <w:right w:val="none" w:sz="0" w:space="0" w:color="auto"/>
      </w:divBdr>
    </w:div>
    <w:div w:id="1101610746">
      <w:marLeft w:val="640"/>
      <w:marRight w:val="0"/>
      <w:marTop w:val="0"/>
      <w:marBottom w:val="0"/>
      <w:divBdr>
        <w:top w:val="none" w:sz="0" w:space="0" w:color="auto"/>
        <w:left w:val="none" w:sz="0" w:space="0" w:color="auto"/>
        <w:bottom w:val="none" w:sz="0" w:space="0" w:color="auto"/>
        <w:right w:val="none" w:sz="0" w:space="0" w:color="auto"/>
      </w:divBdr>
    </w:div>
    <w:div w:id="1101678262">
      <w:marLeft w:val="640"/>
      <w:marRight w:val="0"/>
      <w:marTop w:val="0"/>
      <w:marBottom w:val="0"/>
      <w:divBdr>
        <w:top w:val="none" w:sz="0" w:space="0" w:color="auto"/>
        <w:left w:val="none" w:sz="0" w:space="0" w:color="auto"/>
        <w:bottom w:val="none" w:sz="0" w:space="0" w:color="auto"/>
        <w:right w:val="none" w:sz="0" w:space="0" w:color="auto"/>
      </w:divBdr>
    </w:div>
    <w:div w:id="1101680286">
      <w:marLeft w:val="640"/>
      <w:marRight w:val="0"/>
      <w:marTop w:val="0"/>
      <w:marBottom w:val="0"/>
      <w:divBdr>
        <w:top w:val="none" w:sz="0" w:space="0" w:color="auto"/>
        <w:left w:val="none" w:sz="0" w:space="0" w:color="auto"/>
        <w:bottom w:val="none" w:sz="0" w:space="0" w:color="auto"/>
        <w:right w:val="none" w:sz="0" w:space="0" w:color="auto"/>
      </w:divBdr>
    </w:div>
    <w:div w:id="1101730215">
      <w:marLeft w:val="640"/>
      <w:marRight w:val="0"/>
      <w:marTop w:val="0"/>
      <w:marBottom w:val="0"/>
      <w:divBdr>
        <w:top w:val="none" w:sz="0" w:space="0" w:color="auto"/>
        <w:left w:val="none" w:sz="0" w:space="0" w:color="auto"/>
        <w:bottom w:val="none" w:sz="0" w:space="0" w:color="auto"/>
        <w:right w:val="none" w:sz="0" w:space="0" w:color="auto"/>
      </w:divBdr>
    </w:div>
    <w:div w:id="1101754729">
      <w:marLeft w:val="640"/>
      <w:marRight w:val="0"/>
      <w:marTop w:val="0"/>
      <w:marBottom w:val="0"/>
      <w:divBdr>
        <w:top w:val="none" w:sz="0" w:space="0" w:color="auto"/>
        <w:left w:val="none" w:sz="0" w:space="0" w:color="auto"/>
        <w:bottom w:val="none" w:sz="0" w:space="0" w:color="auto"/>
        <w:right w:val="none" w:sz="0" w:space="0" w:color="auto"/>
      </w:divBdr>
    </w:div>
    <w:div w:id="1101755290">
      <w:marLeft w:val="640"/>
      <w:marRight w:val="0"/>
      <w:marTop w:val="0"/>
      <w:marBottom w:val="0"/>
      <w:divBdr>
        <w:top w:val="none" w:sz="0" w:space="0" w:color="auto"/>
        <w:left w:val="none" w:sz="0" w:space="0" w:color="auto"/>
        <w:bottom w:val="none" w:sz="0" w:space="0" w:color="auto"/>
        <w:right w:val="none" w:sz="0" w:space="0" w:color="auto"/>
      </w:divBdr>
    </w:div>
    <w:div w:id="1101800788">
      <w:marLeft w:val="640"/>
      <w:marRight w:val="0"/>
      <w:marTop w:val="0"/>
      <w:marBottom w:val="0"/>
      <w:divBdr>
        <w:top w:val="none" w:sz="0" w:space="0" w:color="auto"/>
        <w:left w:val="none" w:sz="0" w:space="0" w:color="auto"/>
        <w:bottom w:val="none" w:sz="0" w:space="0" w:color="auto"/>
        <w:right w:val="none" w:sz="0" w:space="0" w:color="auto"/>
      </w:divBdr>
    </w:div>
    <w:div w:id="1101803781">
      <w:marLeft w:val="640"/>
      <w:marRight w:val="0"/>
      <w:marTop w:val="0"/>
      <w:marBottom w:val="0"/>
      <w:divBdr>
        <w:top w:val="none" w:sz="0" w:space="0" w:color="auto"/>
        <w:left w:val="none" w:sz="0" w:space="0" w:color="auto"/>
        <w:bottom w:val="none" w:sz="0" w:space="0" w:color="auto"/>
        <w:right w:val="none" w:sz="0" w:space="0" w:color="auto"/>
      </w:divBdr>
    </w:div>
    <w:div w:id="1101877593">
      <w:marLeft w:val="640"/>
      <w:marRight w:val="0"/>
      <w:marTop w:val="0"/>
      <w:marBottom w:val="0"/>
      <w:divBdr>
        <w:top w:val="none" w:sz="0" w:space="0" w:color="auto"/>
        <w:left w:val="none" w:sz="0" w:space="0" w:color="auto"/>
        <w:bottom w:val="none" w:sz="0" w:space="0" w:color="auto"/>
        <w:right w:val="none" w:sz="0" w:space="0" w:color="auto"/>
      </w:divBdr>
    </w:div>
    <w:div w:id="1101995733">
      <w:marLeft w:val="640"/>
      <w:marRight w:val="0"/>
      <w:marTop w:val="0"/>
      <w:marBottom w:val="0"/>
      <w:divBdr>
        <w:top w:val="none" w:sz="0" w:space="0" w:color="auto"/>
        <w:left w:val="none" w:sz="0" w:space="0" w:color="auto"/>
        <w:bottom w:val="none" w:sz="0" w:space="0" w:color="auto"/>
        <w:right w:val="none" w:sz="0" w:space="0" w:color="auto"/>
      </w:divBdr>
    </w:div>
    <w:div w:id="1102141563">
      <w:marLeft w:val="640"/>
      <w:marRight w:val="0"/>
      <w:marTop w:val="0"/>
      <w:marBottom w:val="0"/>
      <w:divBdr>
        <w:top w:val="none" w:sz="0" w:space="0" w:color="auto"/>
        <w:left w:val="none" w:sz="0" w:space="0" w:color="auto"/>
        <w:bottom w:val="none" w:sz="0" w:space="0" w:color="auto"/>
        <w:right w:val="none" w:sz="0" w:space="0" w:color="auto"/>
      </w:divBdr>
    </w:div>
    <w:div w:id="1102145160">
      <w:marLeft w:val="640"/>
      <w:marRight w:val="0"/>
      <w:marTop w:val="0"/>
      <w:marBottom w:val="0"/>
      <w:divBdr>
        <w:top w:val="none" w:sz="0" w:space="0" w:color="auto"/>
        <w:left w:val="none" w:sz="0" w:space="0" w:color="auto"/>
        <w:bottom w:val="none" w:sz="0" w:space="0" w:color="auto"/>
        <w:right w:val="none" w:sz="0" w:space="0" w:color="auto"/>
      </w:divBdr>
    </w:div>
    <w:div w:id="1102190519">
      <w:bodyDiv w:val="1"/>
      <w:marLeft w:val="0"/>
      <w:marRight w:val="0"/>
      <w:marTop w:val="0"/>
      <w:marBottom w:val="0"/>
      <w:divBdr>
        <w:top w:val="none" w:sz="0" w:space="0" w:color="auto"/>
        <w:left w:val="none" w:sz="0" w:space="0" w:color="auto"/>
        <w:bottom w:val="none" w:sz="0" w:space="0" w:color="auto"/>
        <w:right w:val="none" w:sz="0" w:space="0" w:color="auto"/>
      </w:divBdr>
    </w:div>
    <w:div w:id="1102260416">
      <w:marLeft w:val="640"/>
      <w:marRight w:val="0"/>
      <w:marTop w:val="0"/>
      <w:marBottom w:val="0"/>
      <w:divBdr>
        <w:top w:val="none" w:sz="0" w:space="0" w:color="auto"/>
        <w:left w:val="none" w:sz="0" w:space="0" w:color="auto"/>
        <w:bottom w:val="none" w:sz="0" w:space="0" w:color="auto"/>
        <w:right w:val="none" w:sz="0" w:space="0" w:color="auto"/>
      </w:divBdr>
    </w:div>
    <w:div w:id="1102339547">
      <w:marLeft w:val="640"/>
      <w:marRight w:val="0"/>
      <w:marTop w:val="0"/>
      <w:marBottom w:val="0"/>
      <w:divBdr>
        <w:top w:val="none" w:sz="0" w:space="0" w:color="auto"/>
        <w:left w:val="none" w:sz="0" w:space="0" w:color="auto"/>
        <w:bottom w:val="none" w:sz="0" w:space="0" w:color="auto"/>
        <w:right w:val="none" w:sz="0" w:space="0" w:color="auto"/>
      </w:divBdr>
    </w:div>
    <w:div w:id="1102341607">
      <w:marLeft w:val="640"/>
      <w:marRight w:val="0"/>
      <w:marTop w:val="0"/>
      <w:marBottom w:val="0"/>
      <w:divBdr>
        <w:top w:val="none" w:sz="0" w:space="0" w:color="auto"/>
        <w:left w:val="none" w:sz="0" w:space="0" w:color="auto"/>
        <w:bottom w:val="none" w:sz="0" w:space="0" w:color="auto"/>
        <w:right w:val="none" w:sz="0" w:space="0" w:color="auto"/>
      </w:divBdr>
    </w:div>
    <w:div w:id="1102382064">
      <w:marLeft w:val="640"/>
      <w:marRight w:val="0"/>
      <w:marTop w:val="0"/>
      <w:marBottom w:val="0"/>
      <w:divBdr>
        <w:top w:val="none" w:sz="0" w:space="0" w:color="auto"/>
        <w:left w:val="none" w:sz="0" w:space="0" w:color="auto"/>
        <w:bottom w:val="none" w:sz="0" w:space="0" w:color="auto"/>
        <w:right w:val="none" w:sz="0" w:space="0" w:color="auto"/>
      </w:divBdr>
    </w:div>
    <w:div w:id="1102384609">
      <w:marLeft w:val="640"/>
      <w:marRight w:val="0"/>
      <w:marTop w:val="0"/>
      <w:marBottom w:val="0"/>
      <w:divBdr>
        <w:top w:val="none" w:sz="0" w:space="0" w:color="auto"/>
        <w:left w:val="none" w:sz="0" w:space="0" w:color="auto"/>
        <w:bottom w:val="none" w:sz="0" w:space="0" w:color="auto"/>
        <w:right w:val="none" w:sz="0" w:space="0" w:color="auto"/>
      </w:divBdr>
    </w:div>
    <w:div w:id="1102411962">
      <w:marLeft w:val="640"/>
      <w:marRight w:val="0"/>
      <w:marTop w:val="0"/>
      <w:marBottom w:val="0"/>
      <w:divBdr>
        <w:top w:val="none" w:sz="0" w:space="0" w:color="auto"/>
        <w:left w:val="none" w:sz="0" w:space="0" w:color="auto"/>
        <w:bottom w:val="none" w:sz="0" w:space="0" w:color="auto"/>
        <w:right w:val="none" w:sz="0" w:space="0" w:color="auto"/>
      </w:divBdr>
    </w:div>
    <w:div w:id="1102413095">
      <w:marLeft w:val="640"/>
      <w:marRight w:val="0"/>
      <w:marTop w:val="0"/>
      <w:marBottom w:val="0"/>
      <w:divBdr>
        <w:top w:val="none" w:sz="0" w:space="0" w:color="auto"/>
        <w:left w:val="none" w:sz="0" w:space="0" w:color="auto"/>
        <w:bottom w:val="none" w:sz="0" w:space="0" w:color="auto"/>
        <w:right w:val="none" w:sz="0" w:space="0" w:color="auto"/>
      </w:divBdr>
    </w:div>
    <w:div w:id="1102452034">
      <w:marLeft w:val="640"/>
      <w:marRight w:val="0"/>
      <w:marTop w:val="0"/>
      <w:marBottom w:val="0"/>
      <w:divBdr>
        <w:top w:val="none" w:sz="0" w:space="0" w:color="auto"/>
        <w:left w:val="none" w:sz="0" w:space="0" w:color="auto"/>
        <w:bottom w:val="none" w:sz="0" w:space="0" w:color="auto"/>
        <w:right w:val="none" w:sz="0" w:space="0" w:color="auto"/>
      </w:divBdr>
    </w:div>
    <w:div w:id="1102458537">
      <w:marLeft w:val="640"/>
      <w:marRight w:val="0"/>
      <w:marTop w:val="0"/>
      <w:marBottom w:val="0"/>
      <w:divBdr>
        <w:top w:val="none" w:sz="0" w:space="0" w:color="auto"/>
        <w:left w:val="none" w:sz="0" w:space="0" w:color="auto"/>
        <w:bottom w:val="none" w:sz="0" w:space="0" w:color="auto"/>
        <w:right w:val="none" w:sz="0" w:space="0" w:color="auto"/>
      </w:divBdr>
    </w:div>
    <w:div w:id="1102530483">
      <w:marLeft w:val="640"/>
      <w:marRight w:val="0"/>
      <w:marTop w:val="0"/>
      <w:marBottom w:val="0"/>
      <w:divBdr>
        <w:top w:val="none" w:sz="0" w:space="0" w:color="auto"/>
        <w:left w:val="none" w:sz="0" w:space="0" w:color="auto"/>
        <w:bottom w:val="none" w:sz="0" w:space="0" w:color="auto"/>
        <w:right w:val="none" w:sz="0" w:space="0" w:color="auto"/>
      </w:divBdr>
    </w:div>
    <w:div w:id="1102533295">
      <w:marLeft w:val="640"/>
      <w:marRight w:val="0"/>
      <w:marTop w:val="0"/>
      <w:marBottom w:val="0"/>
      <w:divBdr>
        <w:top w:val="none" w:sz="0" w:space="0" w:color="auto"/>
        <w:left w:val="none" w:sz="0" w:space="0" w:color="auto"/>
        <w:bottom w:val="none" w:sz="0" w:space="0" w:color="auto"/>
        <w:right w:val="none" w:sz="0" w:space="0" w:color="auto"/>
      </w:divBdr>
    </w:div>
    <w:div w:id="1102648724">
      <w:marLeft w:val="640"/>
      <w:marRight w:val="0"/>
      <w:marTop w:val="0"/>
      <w:marBottom w:val="0"/>
      <w:divBdr>
        <w:top w:val="none" w:sz="0" w:space="0" w:color="auto"/>
        <w:left w:val="none" w:sz="0" w:space="0" w:color="auto"/>
        <w:bottom w:val="none" w:sz="0" w:space="0" w:color="auto"/>
        <w:right w:val="none" w:sz="0" w:space="0" w:color="auto"/>
      </w:divBdr>
    </w:div>
    <w:div w:id="1102796753">
      <w:marLeft w:val="640"/>
      <w:marRight w:val="0"/>
      <w:marTop w:val="0"/>
      <w:marBottom w:val="0"/>
      <w:divBdr>
        <w:top w:val="none" w:sz="0" w:space="0" w:color="auto"/>
        <w:left w:val="none" w:sz="0" w:space="0" w:color="auto"/>
        <w:bottom w:val="none" w:sz="0" w:space="0" w:color="auto"/>
        <w:right w:val="none" w:sz="0" w:space="0" w:color="auto"/>
      </w:divBdr>
    </w:div>
    <w:div w:id="1102799426">
      <w:marLeft w:val="640"/>
      <w:marRight w:val="0"/>
      <w:marTop w:val="0"/>
      <w:marBottom w:val="0"/>
      <w:divBdr>
        <w:top w:val="none" w:sz="0" w:space="0" w:color="auto"/>
        <w:left w:val="none" w:sz="0" w:space="0" w:color="auto"/>
        <w:bottom w:val="none" w:sz="0" w:space="0" w:color="auto"/>
        <w:right w:val="none" w:sz="0" w:space="0" w:color="auto"/>
      </w:divBdr>
    </w:div>
    <w:div w:id="1102919046">
      <w:marLeft w:val="640"/>
      <w:marRight w:val="0"/>
      <w:marTop w:val="0"/>
      <w:marBottom w:val="0"/>
      <w:divBdr>
        <w:top w:val="none" w:sz="0" w:space="0" w:color="auto"/>
        <w:left w:val="none" w:sz="0" w:space="0" w:color="auto"/>
        <w:bottom w:val="none" w:sz="0" w:space="0" w:color="auto"/>
        <w:right w:val="none" w:sz="0" w:space="0" w:color="auto"/>
      </w:divBdr>
    </w:div>
    <w:div w:id="1102919292">
      <w:marLeft w:val="640"/>
      <w:marRight w:val="0"/>
      <w:marTop w:val="0"/>
      <w:marBottom w:val="0"/>
      <w:divBdr>
        <w:top w:val="none" w:sz="0" w:space="0" w:color="auto"/>
        <w:left w:val="none" w:sz="0" w:space="0" w:color="auto"/>
        <w:bottom w:val="none" w:sz="0" w:space="0" w:color="auto"/>
        <w:right w:val="none" w:sz="0" w:space="0" w:color="auto"/>
      </w:divBdr>
    </w:div>
    <w:div w:id="1102994787">
      <w:marLeft w:val="640"/>
      <w:marRight w:val="0"/>
      <w:marTop w:val="0"/>
      <w:marBottom w:val="0"/>
      <w:divBdr>
        <w:top w:val="none" w:sz="0" w:space="0" w:color="auto"/>
        <w:left w:val="none" w:sz="0" w:space="0" w:color="auto"/>
        <w:bottom w:val="none" w:sz="0" w:space="0" w:color="auto"/>
        <w:right w:val="none" w:sz="0" w:space="0" w:color="auto"/>
      </w:divBdr>
    </w:div>
    <w:div w:id="1102995708">
      <w:marLeft w:val="640"/>
      <w:marRight w:val="0"/>
      <w:marTop w:val="0"/>
      <w:marBottom w:val="0"/>
      <w:divBdr>
        <w:top w:val="none" w:sz="0" w:space="0" w:color="auto"/>
        <w:left w:val="none" w:sz="0" w:space="0" w:color="auto"/>
        <w:bottom w:val="none" w:sz="0" w:space="0" w:color="auto"/>
        <w:right w:val="none" w:sz="0" w:space="0" w:color="auto"/>
      </w:divBdr>
    </w:div>
    <w:div w:id="1103065059">
      <w:marLeft w:val="640"/>
      <w:marRight w:val="0"/>
      <w:marTop w:val="0"/>
      <w:marBottom w:val="0"/>
      <w:divBdr>
        <w:top w:val="none" w:sz="0" w:space="0" w:color="auto"/>
        <w:left w:val="none" w:sz="0" w:space="0" w:color="auto"/>
        <w:bottom w:val="none" w:sz="0" w:space="0" w:color="auto"/>
        <w:right w:val="none" w:sz="0" w:space="0" w:color="auto"/>
      </w:divBdr>
    </w:div>
    <w:div w:id="1103066322">
      <w:marLeft w:val="640"/>
      <w:marRight w:val="0"/>
      <w:marTop w:val="0"/>
      <w:marBottom w:val="0"/>
      <w:divBdr>
        <w:top w:val="none" w:sz="0" w:space="0" w:color="auto"/>
        <w:left w:val="none" w:sz="0" w:space="0" w:color="auto"/>
        <w:bottom w:val="none" w:sz="0" w:space="0" w:color="auto"/>
        <w:right w:val="none" w:sz="0" w:space="0" w:color="auto"/>
      </w:divBdr>
    </w:div>
    <w:div w:id="1103066510">
      <w:marLeft w:val="640"/>
      <w:marRight w:val="0"/>
      <w:marTop w:val="0"/>
      <w:marBottom w:val="0"/>
      <w:divBdr>
        <w:top w:val="none" w:sz="0" w:space="0" w:color="auto"/>
        <w:left w:val="none" w:sz="0" w:space="0" w:color="auto"/>
        <w:bottom w:val="none" w:sz="0" w:space="0" w:color="auto"/>
        <w:right w:val="none" w:sz="0" w:space="0" w:color="auto"/>
      </w:divBdr>
    </w:div>
    <w:div w:id="1103234038">
      <w:marLeft w:val="640"/>
      <w:marRight w:val="0"/>
      <w:marTop w:val="0"/>
      <w:marBottom w:val="0"/>
      <w:divBdr>
        <w:top w:val="none" w:sz="0" w:space="0" w:color="auto"/>
        <w:left w:val="none" w:sz="0" w:space="0" w:color="auto"/>
        <w:bottom w:val="none" w:sz="0" w:space="0" w:color="auto"/>
        <w:right w:val="none" w:sz="0" w:space="0" w:color="auto"/>
      </w:divBdr>
    </w:div>
    <w:div w:id="1103303262">
      <w:marLeft w:val="640"/>
      <w:marRight w:val="0"/>
      <w:marTop w:val="0"/>
      <w:marBottom w:val="0"/>
      <w:divBdr>
        <w:top w:val="none" w:sz="0" w:space="0" w:color="auto"/>
        <w:left w:val="none" w:sz="0" w:space="0" w:color="auto"/>
        <w:bottom w:val="none" w:sz="0" w:space="0" w:color="auto"/>
        <w:right w:val="none" w:sz="0" w:space="0" w:color="auto"/>
      </w:divBdr>
    </w:div>
    <w:div w:id="1103376639">
      <w:marLeft w:val="640"/>
      <w:marRight w:val="0"/>
      <w:marTop w:val="0"/>
      <w:marBottom w:val="0"/>
      <w:divBdr>
        <w:top w:val="none" w:sz="0" w:space="0" w:color="auto"/>
        <w:left w:val="none" w:sz="0" w:space="0" w:color="auto"/>
        <w:bottom w:val="none" w:sz="0" w:space="0" w:color="auto"/>
        <w:right w:val="none" w:sz="0" w:space="0" w:color="auto"/>
      </w:divBdr>
    </w:div>
    <w:div w:id="1103378852">
      <w:marLeft w:val="640"/>
      <w:marRight w:val="0"/>
      <w:marTop w:val="0"/>
      <w:marBottom w:val="0"/>
      <w:divBdr>
        <w:top w:val="none" w:sz="0" w:space="0" w:color="auto"/>
        <w:left w:val="none" w:sz="0" w:space="0" w:color="auto"/>
        <w:bottom w:val="none" w:sz="0" w:space="0" w:color="auto"/>
        <w:right w:val="none" w:sz="0" w:space="0" w:color="auto"/>
      </w:divBdr>
    </w:div>
    <w:div w:id="1103382748">
      <w:marLeft w:val="640"/>
      <w:marRight w:val="0"/>
      <w:marTop w:val="0"/>
      <w:marBottom w:val="0"/>
      <w:divBdr>
        <w:top w:val="none" w:sz="0" w:space="0" w:color="auto"/>
        <w:left w:val="none" w:sz="0" w:space="0" w:color="auto"/>
        <w:bottom w:val="none" w:sz="0" w:space="0" w:color="auto"/>
        <w:right w:val="none" w:sz="0" w:space="0" w:color="auto"/>
      </w:divBdr>
    </w:div>
    <w:div w:id="1103383882">
      <w:marLeft w:val="640"/>
      <w:marRight w:val="0"/>
      <w:marTop w:val="0"/>
      <w:marBottom w:val="0"/>
      <w:divBdr>
        <w:top w:val="none" w:sz="0" w:space="0" w:color="auto"/>
        <w:left w:val="none" w:sz="0" w:space="0" w:color="auto"/>
        <w:bottom w:val="none" w:sz="0" w:space="0" w:color="auto"/>
        <w:right w:val="none" w:sz="0" w:space="0" w:color="auto"/>
      </w:divBdr>
    </w:div>
    <w:div w:id="1103452494">
      <w:marLeft w:val="640"/>
      <w:marRight w:val="0"/>
      <w:marTop w:val="0"/>
      <w:marBottom w:val="0"/>
      <w:divBdr>
        <w:top w:val="none" w:sz="0" w:space="0" w:color="auto"/>
        <w:left w:val="none" w:sz="0" w:space="0" w:color="auto"/>
        <w:bottom w:val="none" w:sz="0" w:space="0" w:color="auto"/>
        <w:right w:val="none" w:sz="0" w:space="0" w:color="auto"/>
      </w:divBdr>
    </w:div>
    <w:div w:id="1103568707">
      <w:marLeft w:val="640"/>
      <w:marRight w:val="0"/>
      <w:marTop w:val="0"/>
      <w:marBottom w:val="0"/>
      <w:divBdr>
        <w:top w:val="none" w:sz="0" w:space="0" w:color="auto"/>
        <w:left w:val="none" w:sz="0" w:space="0" w:color="auto"/>
        <w:bottom w:val="none" w:sz="0" w:space="0" w:color="auto"/>
        <w:right w:val="none" w:sz="0" w:space="0" w:color="auto"/>
      </w:divBdr>
    </w:div>
    <w:div w:id="1103571488">
      <w:bodyDiv w:val="1"/>
      <w:marLeft w:val="0"/>
      <w:marRight w:val="0"/>
      <w:marTop w:val="0"/>
      <w:marBottom w:val="0"/>
      <w:divBdr>
        <w:top w:val="none" w:sz="0" w:space="0" w:color="auto"/>
        <w:left w:val="none" w:sz="0" w:space="0" w:color="auto"/>
        <w:bottom w:val="none" w:sz="0" w:space="0" w:color="auto"/>
        <w:right w:val="none" w:sz="0" w:space="0" w:color="auto"/>
      </w:divBdr>
    </w:div>
    <w:div w:id="1103644776">
      <w:marLeft w:val="640"/>
      <w:marRight w:val="0"/>
      <w:marTop w:val="0"/>
      <w:marBottom w:val="0"/>
      <w:divBdr>
        <w:top w:val="none" w:sz="0" w:space="0" w:color="auto"/>
        <w:left w:val="none" w:sz="0" w:space="0" w:color="auto"/>
        <w:bottom w:val="none" w:sz="0" w:space="0" w:color="auto"/>
        <w:right w:val="none" w:sz="0" w:space="0" w:color="auto"/>
      </w:divBdr>
    </w:div>
    <w:div w:id="1103648059">
      <w:marLeft w:val="640"/>
      <w:marRight w:val="0"/>
      <w:marTop w:val="0"/>
      <w:marBottom w:val="0"/>
      <w:divBdr>
        <w:top w:val="none" w:sz="0" w:space="0" w:color="auto"/>
        <w:left w:val="none" w:sz="0" w:space="0" w:color="auto"/>
        <w:bottom w:val="none" w:sz="0" w:space="0" w:color="auto"/>
        <w:right w:val="none" w:sz="0" w:space="0" w:color="auto"/>
      </w:divBdr>
    </w:div>
    <w:div w:id="1103721283">
      <w:marLeft w:val="640"/>
      <w:marRight w:val="0"/>
      <w:marTop w:val="0"/>
      <w:marBottom w:val="0"/>
      <w:divBdr>
        <w:top w:val="none" w:sz="0" w:space="0" w:color="auto"/>
        <w:left w:val="none" w:sz="0" w:space="0" w:color="auto"/>
        <w:bottom w:val="none" w:sz="0" w:space="0" w:color="auto"/>
        <w:right w:val="none" w:sz="0" w:space="0" w:color="auto"/>
      </w:divBdr>
    </w:div>
    <w:div w:id="1103837752">
      <w:marLeft w:val="640"/>
      <w:marRight w:val="0"/>
      <w:marTop w:val="0"/>
      <w:marBottom w:val="0"/>
      <w:divBdr>
        <w:top w:val="none" w:sz="0" w:space="0" w:color="auto"/>
        <w:left w:val="none" w:sz="0" w:space="0" w:color="auto"/>
        <w:bottom w:val="none" w:sz="0" w:space="0" w:color="auto"/>
        <w:right w:val="none" w:sz="0" w:space="0" w:color="auto"/>
      </w:divBdr>
    </w:div>
    <w:div w:id="1103840110">
      <w:marLeft w:val="640"/>
      <w:marRight w:val="0"/>
      <w:marTop w:val="0"/>
      <w:marBottom w:val="0"/>
      <w:divBdr>
        <w:top w:val="none" w:sz="0" w:space="0" w:color="auto"/>
        <w:left w:val="none" w:sz="0" w:space="0" w:color="auto"/>
        <w:bottom w:val="none" w:sz="0" w:space="0" w:color="auto"/>
        <w:right w:val="none" w:sz="0" w:space="0" w:color="auto"/>
      </w:divBdr>
    </w:div>
    <w:div w:id="1104038026">
      <w:marLeft w:val="640"/>
      <w:marRight w:val="0"/>
      <w:marTop w:val="0"/>
      <w:marBottom w:val="0"/>
      <w:divBdr>
        <w:top w:val="none" w:sz="0" w:space="0" w:color="auto"/>
        <w:left w:val="none" w:sz="0" w:space="0" w:color="auto"/>
        <w:bottom w:val="none" w:sz="0" w:space="0" w:color="auto"/>
        <w:right w:val="none" w:sz="0" w:space="0" w:color="auto"/>
      </w:divBdr>
    </w:div>
    <w:div w:id="1104231197">
      <w:marLeft w:val="640"/>
      <w:marRight w:val="0"/>
      <w:marTop w:val="0"/>
      <w:marBottom w:val="0"/>
      <w:divBdr>
        <w:top w:val="none" w:sz="0" w:space="0" w:color="auto"/>
        <w:left w:val="none" w:sz="0" w:space="0" w:color="auto"/>
        <w:bottom w:val="none" w:sz="0" w:space="0" w:color="auto"/>
        <w:right w:val="none" w:sz="0" w:space="0" w:color="auto"/>
      </w:divBdr>
    </w:div>
    <w:div w:id="1104347994">
      <w:marLeft w:val="640"/>
      <w:marRight w:val="0"/>
      <w:marTop w:val="0"/>
      <w:marBottom w:val="0"/>
      <w:divBdr>
        <w:top w:val="none" w:sz="0" w:space="0" w:color="auto"/>
        <w:left w:val="none" w:sz="0" w:space="0" w:color="auto"/>
        <w:bottom w:val="none" w:sz="0" w:space="0" w:color="auto"/>
        <w:right w:val="none" w:sz="0" w:space="0" w:color="auto"/>
      </w:divBdr>
    </w:div>
    <w:div w:id="1104377581">
      <w:marLeft w:val="640"/>
      <w:marRight w:val="0"/>
      <w:marTop w:val="0"/>
      <w:marBottom w:val="0"/>
      <w:divBdr>
        <w:top w:val="none" w:sz="0" w:space="0" w:color="auto"/>
        <w:left w:val="none" w:sz="0" w:space="0" w:color="auto"/>
        <w:bottom w:val="none" w:sz="0" w:space="0" w:color="auto"/>
        <w:right w:val="none" w:sz="0" w:space="0" w:color="auto"/>
      </w:divBdr>
    </w:div>
    <w:div w:id="1104378596">
      <w:marLeft w:val="640"/>
      <w:marRight w:val="0"/>
      <w:marTop w:val="0"/>
      <w:marBottom w:val="0"/>
      <w:divBdr>
        <w:top w:val="none" w:sz="0" w:space="0" w:color="auto"/>
        <w:left w:val="none" w:sz="0" w:space="0" w:color="auto"/>
        <w:bottom w:val="none" w:sz="0" w:space="0" w:color="auto"/>
        <w:right w:val="none" w:sz="0" w:space="0" w:color="auto"/>
      </w:divBdr>
    </w:div>
    <w:div w:id="1104421004">
      <w:marLeft w:val="640"/>
      <w:marRight w:val="0"/>
      <w:marTop w:val="0"/>
      <w:marBottom w:val="0"/>
      <w:divBdr>
        <w:top w:val="none" w:sz="0" w:space="0" w:color="auto"/>
        <w:left w:val="none" w:sz="0" w:space="0" w:color="auto"/>
        <w:bottom w:val="none" w:sz="0" w:space="0" w:color="auto"/>
        <w:right w:val="none" w:sz="0" w:space="0" w:color="auto"/>
      </w:divBdr>
    </w:div>
    <w:div w:id="1104425715">
      <w:marLeft w:val="640"/>
      <w:marRight w:val="0"/>
      <w:marTop w:val="0"/>
      <w:marBottom w:val="0"/>
      <w:divBdr>
        <w:top w:val="none" w:sz="0" w:space="0" w:color="auto"/>
        <w:left w:val="none" w:sz="0" w:space="0" w:color="auto"/>
        <w:bottom w:val="none" w:sz="0" w:space="0" w:color="auto"/>
        <w:right w:val="none" w:sz="0" w:space="0" w:color="auto"/>
      </w:divBdr>
    </w:div>
    <w:div w:id="1104497455">
      <w:marLeft w:val="640"/>
      <w:marRight w:val="0"/>
      <w:marTop w:val="0"/>
      <w:marBottom w:val="0"/>
      <w:divBdr>
        <w:top w:val="none" w:sz="0" w:space="0" w:color="auto"/>
        <w:left w:val="none" w:sz="0" w:space="0" w:color="auto"/>
        <w:bottom w:val="none" w:sz="0" w:space="0" w:color="auto"/>
        <w:right w:val="none" w:sz="0" w:space="0" w:color="auto"/>
      </w:divBdr>
    </w:div>
    <w:div w:id="1104544640">
      <w:marLeft w:val="640"/>
      <w:marRight w:val="0"/>
      <w:marTop w:val="0"/>
      <w:marBottom w:val="0"/>
      <w:divBdr>
        <w:top w:val="none" w:sz="0" w:space="0" w:color="auto"/>
        <w:left w:val="none" w:sz="0" w:space="0" w:color="auto"/>
        <w:bottom w:val="none" w:sz="0" w:space="0" w:color="auto"/>
        <w:right w:val="none" w:sz="0" w:space="0" w:color="auto"/>
      </w:divBdr>
    </w:div>
    <w:div w:id="1104617034">
      <w:marLeft w:val="640"/>
      <w:marRight w:val="0"/>
      <w:marTop w:val="0"/>
      <w:marBottom w:val="0"/>
      <w:divBdr>
        <w:top w:val="none" w:sz="0" w:space="0" w:color="auto"/>
        <w:left w:val="none" w:sz="0" w:space="0" w:color="auto"/>
        <w:bottom w:val="none" w:sz="0" w:space="0" w:color="auto"/>
        <w:right w:val="none" w:sz="0" w:space="0" w:color="auto"/>
      </w:divBdr>
    </w:div>
    <w:div w:id="1104689963">
      <w:marLeft w:val="640"/>
      <w:marRight w:val="0"/>
      <w:marTop w:val="0"/>
      <w:marBottom w:val="0"/>
      <w:divBdr>
        <w:top w:val="none" w:sz="0" w:space="0" w:color="auto"/>
        <w:left w:val="none" w:sz="0" w:space="0" w:color="auto"/>
        <w:bottom w:val="none" w:sz="0" w:space="0" w:color="auto"/>
        <w:right w:val="none" w:sz="0" w:space="0" w:color="auto"/>
      </w:divBdr>
    </w:div>
    <w:div w:id="1104761311">
      <w:marLeft w:val="640"/>
      <w:marRight w:val="0"/>
      <w:marTop w:val="0"/>
      <w:marBottom w:val="0"/>
      <w:divBdr>
        <w:top w:val="none" w:sz="0" w:space="0" w:color="auto"/>
        <w:left w:val="none" w:sz="0" w:space="0" w:color="auto"/>
        <w:bottom w:val="none" w:sz="0" w:space="0" w:color="auto"/>
        <w:right w:val="none" w:sz="0" w:space="0" w:color="auto"/>
      </w:divBdr>
    </w:div>
    <w:div w:id="1104764760">
      <w:marLeft w:val="640"/>
      <w:marRight w:val="0"/>
      <w:marTop w:val="0"/>
      <w:marBottom w:val="0"/>
      <w:divBdr>
        <w:top w:val="none" w:sz="0" w:space="0" w:color="auto"/>
        <w:left w:val="none" w:sz="0" w:space="0" w:color="auto"/>
        <w:bottom w:val="none" w:sz="0" w:space="0" w:color="auto"/>
        <w:right w:val="none" w:sz="0" w:space="0" w:color="auto"/>
      </w:divBdr>
    </w:div>
    <w:div w:id="1104885157">
      <w:marLeft w:val="640"/>
      <w:marRight w:val="0"/>
      <w:marTop w:val="0"/>
      <w:marBottom w:val="0"/>
      <w:divBdr>
        <w:top w:val="none" w:sz="0" w:space="0" w:color="auto"/>
        <w:left w:val="none" w:sz="0" w:space="0" w:color="auto"/>
        <w:bottom w:val="none" w:sz="0" w:space="0" w:color="auto"/>
        <w:right w:val="none" w:sz="0" w:space="0" w:color="auto"/>
      </w:divBdr>
    </w:div>
    <w:div w:id="1104955028">
      <w:marLeft w:val="640"/>
      <w:marRight w:val="0"/>
      <w:marTop w:val="0"/>
      <w:marBottom w:val="0"/>
      <w:divBdr>
        <w:top w:val="none" w:sz="0" w:space="0" w:color="auto"/>
        <w:left w:val="none" w:sz="0" w:space="0" w:color="auto"/>
        <w:bottom w:val="none" w:sz="0" w:space="0" w:color="auto"/>
        <w:right w:val="none" w:sz="0" w:space="0" w:color="auto"/>
      </w:divBdr>
    </w:div>
    <w:div w:id="1105148124">
      <w:marLeft w:val="640"/>
      <w:marRight w:val="0"/>
      <w:marTop w:val="0"/>
      <w:marBottom w:val="0"/>
      <w:divBdr>
        <w:top w:val="none" w:sz="0" w:space="0" w:color="auto"/>
        <w:left w:val="none" w:sz="0" w:space="0" w:color="auto"/>
        <w:bottom w:val="none" w:sz="0" w:space="0" w:color="auto"/>
        <w:right w:val="none" w:sz="0" w:space="0" w:color="auto"/>
      </w:divBdr>
    </w:div>
    <w:div w:id="1105224728">
      <w:marLeft w:val="640"/>
      <w:marRight w:val="0"/>
      <w:marTop w:val="0"/>
      <w:marBottom w:val="0"/>
      <w:divBdr>
        <w:top w:val="none" w:sz="0" w:space="0" w:color="auto"/>
        <w:left w:val="none" w:sz="0" w:space="0" w:color="auto"/>
        <w:bottom w:val="none" w:sz="0" w:space="0" w:color="auto"/>
        <w:right w:val="none" w:sz="0" w:space="0" w:color="auto"/>
      </w:divBdr>
    </w:div>
    <w:div w:id="1105228806">
      <w:marLeft w:val="640"/>
      <w:marRight w:val="0"/>
      <w:marTop w:val="0"/>
      <w:marBottom w:val="0"/>
      <w:divBdr>
        <w:top w:val="none" w:sz="0" w:space="0" w:color="auto"/>
        <w:left w:val="none" w:sz="0" w:space="0" w:color="auto"/>
        <w:bottom w:val="none" w:sz="0" w:space="0" w:color="auto"/>
        <w:right w:val="none" w:sz="0" w:space="0" w:color="auto"/>
      </w:divBdr>
    </w:div>
    <w:div w:id="1105230994">
      <w:marLeft w:val="640"/>
      <w:marRight w:val="0"/>
      <w:marTop w:val="0"/>
      <w:marBottom w:val="0"/>
      <w:divBdr>
        <w:top w:val="none" w:sz="0" w:space="0" w:color="auto"/>
        <w:left w:val="none" w:sz="0" w:space="0" w:color="auto"/>
        <w:bottom w:val="none" w:sz="0" w:space="0" w:color="auto"/>
        <w:right w:val="none" w:sz="0" w:space="0" w:color="auto"/>
      </w:divBdr>
    </w:div>
    <w:div w:id="1105270075">
      <w:marLeft w:val="640"/>
      <w:marRight w:val="0"/>
      <w:marTop w:val="0"/>
      <w:marBottom w:val="0"/>
      <w:divBdr>
        <w:top w:val="none" w:sz="0" w:space="0" w:color="auto"/>
        <w:left w:val="none" w:sz="0" w:space="0" w:color="auto"/>
        <w:bottom w:val="none" w:sz="0" w:space="0" w:color="auto"/>
        <w:right w:val="none" w:sz="0" w:space="0" w:color="auto"/>
      </w:divBdr>
    </w:div>
    <w:div w:id="1105272555">
      <w:marLeft w:val="640"/>
      <w:marRight w:val="0"/>
      <w:marTop w:val="0"/>
      <w:marBottom w:val="0"/>
      <w:divBdr>
        <w:top w:val="none" w:sz="0" w:space="0" w:color="auto"/>
        <w:left w:val="none" w:sz="0" w:space="0" w:color="auto"/>
        <w:bottom w:val="none" w:sz="0" w:space="0" w:color="auto"/>
        <w:right w:val="none" w:sz="0" w:space="0" w:color="auto"/>
      </w:divBdr>
    </w:div>
    <w:div w:id="1105274933">
      <w:marLeft w:val="640"/>
      <w:marRight w:val="0"/>
      <w:marTop w:val="0"/>
      <w:marBottom w:val="0"/>
      <w:divBdr>
        <w:top w:val="none" w:sz="0" w:space="0" w:color="auto"/>
        <w:left w:val="none" w:sz="0" w:space="0" w:color="auto"/>
        <w:bottom w:val="none" w:sz="0" w:space="0" w:color="auto"/>
        <w:right w:val="none" w:sz="0" w:space="0" w:color="auto"/>
      </w:divBdr>
    </w:div>
    <w:div w:id="1105342727">
      <w:marLeft w:val="640"/>
      <w:marRight w:val="0"/>
      <w:marTop w:val="0"/>
      <w:marBottom w:val="0"/>
      <w:divBdr>
        <w:top w:val="none" w:sz="0" w:space="0" w:color="auto"/>
        <w:left w:val="none" w:sz="0" w:space="0" w:color="auto"/>
        <w:bottom w:val="none" w:sz="0" w:space="0" w:color="auto"/>
        <w:right w:val="none" w:sz="0" w:space="0" w:color="auto"/>
      </w:divBdr>
    </w:div>
    <w:div w:id="1105419000">
      <w:marLeft w:val="640"/>
      <w:marRight w:val="0"/>
      <w:marTop w:val="0"/>
      <w:marBottom w:val="0"/>
      <w:divBdr>
        <w:top w:val="none" w:sz="0" w:space="0" w:color="auto"/>
        <w:left w:val="none" w:sz="0" w:space="0" w:color="auto"/>
        <w:bottom w:val="none" w:sz="0" w:space="0" w:color="auto"/>
        <w:right w:val="none" w:sz="0" w:space="0" w:color="auto"/>
      </w:divBdr>
    </w:div>
    <w:div w:id="1105424662">
      <w:marLeft w:val="640"/>
      <w:marRight w:val="0"/>
      <w:marTop w:val="0"/>
      <w:marBottom w:val="0"/>
      <w:divBdr>
        <w:top w:val="none" w:sz="0" w:space="0" w:color="auto"/>
        <w:left w:val="none" w:sz="0" w:space="0" w:color="auto"/>
        <w:bottom w:val="none" w:sz="0" w:space="0" w:color="auto"/>
        <w:right w:val="none" w:sz="0" w:space="0" w:color="auto"/>
      </w:divBdr>
    </w:div>
    <w:div w:id="1105466589">
      <w:marLeft w:val="640"/>
      <w:marRight w:val="0"/>
      <w:marTop w:val="0"/>
      <w:marBottom w:val="0"/>
      <w:divBdr>
        <w:top w:val="none" w:sz="0" w:space="0" w:color="auto"/>
        <w:left w:val="none" w:sz="0" w:space="0" w:color="auto"/>
        <w:bottom w:val="none" w:sz="0" w:space="0" w:color="auto"/>
        <w:right w:val="none" w:sz="0" w:space="0" w:color="auto"/>
      </w:divBdr>
    </w:div>
    <w:div w:id="1105493300">
      <w:marLeft w:val="640"/>
      <w:marRight w:val="0"/>
      <w:marTop w:val="0"/>
      <w:marBottom w:val="0"/>
      <w:divBdr>
        <w:top w:val="none" w:sz="0" w:space="0" w:color="auto"/>
        <w:left w:val="none" w:sz="0" w:space="0" w:color="auto"/>
        <w:bottom w:val="none" w:sz="0" w:space="0" w:color="auto"/>
        <w:right w:val="none" w:sz="0" w:space="0" w:color="auto"/>
      </w:divBdr>
    </w:div>
    <w:div w:id="1105542958">
      <w:marLeft w:val="640"/>
      <w:marRight w:val="0"/>
      <w:marTop w:val="0"/>
      <w:marBottom w:val="0"/>
      <w:divBdr>
        <w:top w:val="none" w:sz="0" w:space="0" w:color="auto"/>
        <w:left w:val="none" w:sz="0" w:space="0" w:color="auto"/>
        <w:bottom w:val="none" w:sz="0" w:space="0" w:color="auto"/>
        <w:right w:val="none" w:sz="0" w:space="0" w:color="auto"/>
      </w:divBdr>
    </w:div>
    <w:div w:id="1105616422">
      <w:marLeft w:val="640"/>
      <w:marRight w:val="0"/>
      <w:marTop w:val="0"/>
      <w:marBottom w:val="0"/>
      <w:divBdr>
        <w:top w:val="none" w:sz="0" w:space="0" w:color="auto"/>
        <w:left w:val="none" w:sz="0" w:space="0" w:color="auto"/>
        <w:bottom w:val="none" w:sz="0" w:space="0" w:color="auto"/>
        <w:right w:val="none" w:sz="0" w:space="0" w:color="auto"/>
      </w:divBdr>
    </w:div>
    <w:div w:id="1105731841">
      <w:marLeft w:val="640"/>
      <w:marRight w:val="0"/>
      <w:marTop w:val="0"/>
      <w:marBottom w:val="0"/>
      <w:divBdr>
        <w:top w:val="none" w:sz="0" w:space="0" w:color="auto"/>
        <w:left w:val="none" w:sz="0" w:space="0" w:color="auto"/>
        <w:bottom w:val="none" w:sz="0" w:space="0" w:color="auto"/>
        <w:right w:val="none" w:sz="0" w:space="0" w:color="auto"/>
      </w:divBdr>
    </w:div>
    <w:div w:id="1105735004">
      <w:marLeft w:val="640"/>
      <w:marRight w:val="0"/>
      <w:marTop w:val="0"/>
      <w:marBottom w:val="0"/>
      <w:divBdr>
        <w:top w:val="none" w:sz="0" w:space="0" w:color="auto"/>
        <w:left w:val="none" w:sz="0" w:space="0" w:color="auto"/>
        <w:bottom w:val="none" w:sz="0" w:space="0" w:color="auto"/>
        <w:right w:val="none" w:sz="0" w:space="0" w:color="auto"/>
      </w:divBdr>
    </w:div>
    <w:div w:id="1105735689">
      <w:marLeft w:val="640"/>
      <w:marRight w:val="0"/>
      <w:marTop w:val="0"/>
      <w:marBottom w:val="0"/>
      <w:divBdr>
        <w:top w:val="none" w:sz="0" w:space="0" w:color="auto"/>
        <w:left w:val="none" w:sz="0" w:space="0" w:color="auto"/>
        <w:bottom w:val="none" w:sz="0" w:space="0" w:color="auto"/>
        <w:right w:val="none" w:sz="0" w:space="0" w:color="auto"/>
      </w:divBdr>
    </w:div>
    <w:div w:id="1105885711">
      <w:marLeft w:val="640"/>
      <w:marRight w:val="0"/>
      <w:marTop w:val="0"/>
      <w:marBottom w:val="0"/>
      <w:divBdr>
        <w:top w:val="none" w:sz="0" w:space="0" w:color="auto"/>
        <w:left w:val="none" w:sz="0" w:space="0" w:color="auto"/>
        <w:bottom w:val="none" w:sz="0" w:space="0" w:color="auto"/>
        <w:right w:val="none" w:sz="0" w:space="0" w:color="auto"/>
      </w:divBdr>
    </w:div>
    <w:div w:id="1105926331">
      <w:marLeft w:val="640"/>
      <w:marRight w:val="0"/>
      <w:marTop w:val="0"/>
      <w:marBottom w:val="0"/>
      <w:divBdr>
        <w:top w:val="none" w:sz="0" w:space="0" w:color="auto"/>
        <w:left w:val="none" w:sz="0" w:space="0" w:color="auto"/>
        <w:bottom w:val="none" w:sz="0" w:space="0" w:color="auto"/>
        <w:right w:val="none" w:sz="0" w:space="0" w:color="auto"/>
      </w:divBdr>
    </w:div>
    <w:div w:id="1105997062">
      <w:marLeft w:val="640"/>
      <w:marRight w:val="0"/>
      <w:marTop w:val="0"/>
      <w:marBottom w:val="0"/>
      <w:divBdr>
        <w:top w:val="none" w:sz="0" w:space="0" w:color="auto"/>
        <w:left w:val="none" w:sz="0" w:space="0" w:color="auto"/>
        <w:bottom w:val="none" w:sz="0" w:space="0" w:color="auto"/>
        <w:right w:val="none" w:sz="0" w:space="0" w:color="auto"/>
      </w:divBdr>
    </w:div>
    <w:div w:id="1105997968">
      <w:marLeft w:val="640"/>
      <w:marRight w:val="0"/>
      <w:marTop w:val="0"/>
      <w:marBottom w:val="0"/>
      <w:divBdr>
        <w:top w:val="none" w:sz="0" w:space="0" w:color="auto"/>
        <w:left w:val="none" w:sz="0" w:space="0" w:color="auto"/>
        <w:bottom w:val="none" w:sz="0" w:space="0" w:color="auto"/>
        <w:right w:val="none" w:sz="0" w:space="0" w:color="auto"/>
      </w:divBdr>
    </w:div>
    <w:div w:id="1106072298">
      <w:marLeft w:val="640"/>
      <w:marRight w:val="0"/>
      <w:marTop w:val="0"/>
      <w:marBottom w:val="0"/>
      <w:divBdr>
        <w:top w:val="none" w:sz="0" w:space="0" w:color="auto"/>
        <w:left w:val="none" w:sz="0" w:space="0" w:color="auto"/>
        <w:bottom w:val="none" w:sz="0" w:space="0" w:color="auto"/>
        <w:right w:val="none" w:sz="0" w:space="0" w:color="auto"/>
      </w:divBdr>
    </w:div>
    <w:div w:id="1106148101">
      <w:marLeft w:val="640"/>
      <w:marRight w:val="0"/>
      <w:marTop w:val="0"/>
      <w:marBottom w:val="0"/>
      <w:divBdr>
        <w:top w:val="none" w:sz="0" w:space="0" w:color="auto"/>
        <w:left w:val="none" w:sz="0" w:space="0" w:color="auto"/>
        <w:bottom w:val="none" w:sz="0" w:space="0" w:color="auto"/>
        <w:right w:val="none" w:sz="0" w:space="0" w:color="auto"/>
      </w:divBdr>
    </w:div>
    <w:div w:id="1106190269">
      <w:marLeft w:val="640"/>
      <w:marRight w:val="0"/>
      <w:marTop w:val="0"/>
      <w:marBottom w:val="0"/>
      <w:divBdr>
        <w:top w:val="none" w:sz="0" w:space="0" w:color="auto"/>
        <w:left w:val="none" w:sz="0" w:space="0" w:color="auto"/>
        <w:bottom w:val="none" w:sz="0" w:space="0" w:color="auto"/>
        <w:right w:val="none" w:sz="0" w:space="0" w:color="auto"/>
      </w:divBdr>
    </w:div>
    <w:div w:id="1106272509">
      <w:marLeft w:val="640"/>
      <w:marRight w:val="0"/>
      <w:marTop w:val="0"/>
      <w:marBottom w:val="0"/>
      <w:divBdr>
        <w:top w:val="none" w:sz="0" w:space="0" w:color="auto"/>
        <w:left w:val="none" w:sz="0" w:space="0" w:color="auto"/>
        <w:bottom w:val="none" w:sz="0" w:space="0" w:color="auto"/>
        <w:right w:val="none" w:sz="0" w:space="0" w:color="auto"/>
      </w:divBdr>
    </w:div>
    <w:div w:id="1106340785">
      <w:marLeft w:val="640"/>
      <w:marRight w:val="0"/>
      <w:marTop w:val="0"/>
      <w:marBottom w:val="0"/>
      <w:divBdr>
        <w:top w:val="none" w:sz="0" w:space="0" w:color="auto"/>
        <w:left w:val="none" w:sz="0" w:space="0" w:color="auto"/>
        <w:bottom w:val="none" w:sz="0" w:space="0" w:color="auto"/>
        <w:right w:val="none" w:sz="0" w:space="0" w:color="auto"/>
      </w:divBdr>
    </w:div>
    <w:div w:id="1106342743">
      <w:marLeft w:val="640"/>
      <w:marRight w:val="0"/>
      <w:marTop w:val="0"/>
      <w:marBottom w:val="0"/>
      <w:divBdr>
        <w:top w:val="none" w:sz="0" w:space="0" w:color="auto"/>
        <w:left w:val="none" w:sz="0" w:space="0" w:color="auto"/>
        <w:bottom w:val="none" w:sz="0" w:space="0" w:color="auto"/>
        <w:right w:val="none" w:sz="0" w:space="0" w:color="auto"/>
      </w:divBdr>
    </w:div>
    <w:div w:id="1106383103">
      <w:marLeft w:val="640"/>
      <w:marRight w:val="0"/>
      <w:marTop w:val="0"/>
      <w:marBottom w:val="0"/>
      <w:divBdr>
        <w:top w:val="none" w:sz="0" w:space="0" w:color="auto"/>
        <w:left w:val="none" w:sz="0" w:space="0" w:color="auto"/>
        <w:bottom w:val="none" w:sz="0" w:space="0" w:color="auto"/>
        <w:right w:val="none" w:sz="0" w:space="0" w:color="auto"/>
      </w:divBdr>
    </w:div>
    <w:div w:id="1106383698">
      <w:marLeft w:val="640"/>
      <w:marRight w:val="0"/>
      <w:marTop w:val="0"/>
      <w:marBottom w:val="0"/>
      <w:divBdr>
        <w:top w:val="none" w:sz="0" w:space="0" w:color="auto"/>
        <w:left w:val="none" w:sz="0" w:space="0" w:color="auto"/>
        <w:bottom w:val="none" w:sz="0" w:space="0" w:color="auto"/>
        <w:right w:val="none" w:sz="0" w:space="0" w:color="auto"/>
      </w:divBdr>
    </w:div>
    <w:div w:id="1106388080">
      <w:marLeft w:val="640"/>
      <w:marRight w:val="0"/>
      <w:marTop w:val="0"/>
      <w:marBottom w:val="0"/>
      <w:divBdr>
        <w:top w:val="none" w:sz="0" w:space="0" w:color="auto"/>
        <w:left w:val="none" w:sz="0" w:space="0" w:color="auto"/>
        <w:bottom w:val="none" w:sz="0" w:space="0" w:color="auto"/>
        <w:right w:val="none" w:sz="0" w:space="0" w:color="auto"/>
      </w:divBdr>
    </w:div>
    <w:div w:id="1106388644">
      <w:marLeft w:val="640"/>
      <w:marRight w:val="0"/>
      <w:marTop w:val="0"/>
      <w:marBottom w:val="0"/>
      <w:divBdr>
        <w:top w:val="none" w:sz="0" w:space="0" w:color="auto"/>
        <w:left w:val="none" w:sz="0" w:space="0" w:color="auto"/>
        <w:bottom w:val="none" w:sz="0" w:space="0" w:color="auto"/>
        <w:right w:val="none" w:sz="0" w:space="0" w:color="auto"/>
      </w:divBdr>
    </w:div>
    <w:div w:id="1106462450">
      <w:marLeft w:val="640"/>
      <w:marRight w:val="0"/>
      <w:marTop w:val="0"/>
      <w:marBottom w:val="0"/>
      <w:divBdr>
        <w:top w:val="none" w:sz="0" w:space="0" w:color="auto"/>
        <w:left w:val="none" w:sz="0" w:space="0" w:color="auto"/>
        <w:bottom w:val="none" w:sz="0" w:space="0" w:color="auto"/>
        <w:right w:val="none" w:sz="0" w:space="0" w:color="auto"/>
      </w:divBdr>
    </w:div>
    <w:div w:id="1106510385">
      <w:marLeft w:val="640"/>
      <w:marRight w:val="0"/>
      <w:marTop w:val="0"/>
      <w:marBottom w:val="0"/>
      <w:divBdr>
        <w:top w:val="none" w:sz="0" w:space="0" w:color="auto"/>
        <w:left w:val="none" w:sz="0" w:space="0" w:color="auto"/>
        <w:bottom w:val="none" w:sz="0" w:space="0" w:color="auto"/>
        <w:right w:val="none" w:sz="0" w:space="0" w:color="auto"/>
      </w:divBdr>
    </w:div>
    <w:div w:id="1106578853">
      <w:marLeft w:val="640"/>
      <w:marRight w:val="0"/>
      <w:marTop w:val="0"/>
      <w:marBottom w:val="0"/>
      <w:divBdr>
        <w:top w:val="none" w:sz="0" w:space="0" w:color="auto"/>
        <w:left w:val="none" w:sz="0" w:space="0" w:color="auto"/>
        <w:bottom w:val="none" w:sz="0" w:space="0" w:color="auto"/>
        <w:right w:val="none" w:sz="0" w:space="0" w:color="auto"/>
      </w:divBdr>
    </w:div>
    <w:div w:id="1106585641">
      <w:marLeft w:val="640"/>
      <w:marRight w:val="0"/>
      <w:marTop w:val="0"/>
      <w:marBottom w:val="0"/>
      <w:divBdr>
        <w:top w:val="none" w:sz="0" w:space="0" w:color="auto"/>
        <w:left w:val="none" w:sz="0" w:space="0" w:color="auto"/>
        <w:bottom w:val="none" w:sz="0" w:space="0" w:color="auto"/>
        <w:right w:val="none" w:sz="0" w:space="0" w:color="auto"/>
      </w:divBdr>
    </w:div>
    <w:div w:id="1106730509">
      <w:marLeft w:val="640"/>
      <w:marRight w:val="0"/>
      <w:marTop w:val="0"/>
      <w:marBottom w:val="0"/>
      <w:divBdr>
        <w:top w:val="none" w:sz="0" w:space="0" w:color="auto"/>
        <w:left w:val="none" w:sz="0" w:space="0" w:color="auto"/>
        <w:bottom w:val="none" w:sz="0" w:space="0" w:color="auto"/>
        <w:right w:val="none" w:sz="0" w:space="0" w:color="auto"/>
      </w:divBdr>
    </w:div>
    <w:div w:id="1106846647">
      <w:marLeft w:val="640"/>
      <w:marRight w:val="0"/>
      <w:marTop w:val="0"/>
      <w:marBottom w:val="0"/>
      <w:divBdr>
        <w:top w:val="none" w:sz="0" w:space="0" w:color="auto"/>
        <w:left w:val="none" w:sz="0" w:space="0" w:color="auto"/>
        <w:bottom w:val="none" w:sz="0" w:space="0" w:color="auto"/>
        <w:right w:val="none" w:sz="0" w:space="0" w:color="auto"/>
      </w:divBdr>
    </w:div>
    <w:div w:id="1106847721">
      <w:marLeft w:val="640"/>
      <w:marRight w:val="0"/>
      <w:marTop w:val="0"/>
      <w:marBottom w:val="0"/>
      <w:divBdr>
        <w:top w:val="none" w:sz="0" w:space="0" w:color="auto"/>
        <w:left w:val="none" w:sz="0" w:space="0" w:color="auto"/>
        <w:bottom w:val="none" w:sz="0" w:space="0" w:color="auto"/>
        <w:right w:val="none" w:sz="0" w:space="0" w:color="auto"/>
      </w:divBdr>
    </w:div>
    <w:div w:id="1106852351">
      <w:marLeft w:val="640"/>
      <w:marRight w:val="0"/>
      <w:marTop w:val="0"/>
      <w:marBottom w:val="0"/>
      <w:divBdr>
        <w:top w:val="none" w:sz="0" w:space="0" w:color="auto"/>
        <w:left w:val="none" w:sz="0" w:space="0" w:color="auto"/>
        <w:bottom w:val="none" w:sz="0" w:space="0" w:color="auto"/>
        <w:right w:val="none" w:sz="0" w:space="0" w:color="auto"/>
      </w:divBdr>
    </w:div>
    <w:div w:id="1106927490">
      <w:marLeft w:val="640"/>
      <w:marRight w:val="0"/>
      <w:marTop w:val="0"/>
      <w:marBottom w:val="0"/>
      <w:divBdr>
        <w:top w:val="none" w:sz="0" w:space="0" w:color="auto"/>
        <w:left w:val="none" w:sz="0" w:space="0" w:color="auto"/>
        <w:bottom w:val="none" w:sz="0" w:space="0" w:color="auto"/>
        <w:right w:val="none" w:sz="0" w:space="0" w:color="auto"/>
      </w:divBdr>
    </w:div>
    <w:div w:id="1106969520">
      <w:marLeft w:val="640"/>
      <w:marRight w:val="0"/>
      <w:marTop w:val="0"/>
      <w:marBottom w:val="0"/>
      <w:divBdr>
        <w:top w:val="none" w:sz="0" w:space="0" w:color="auto"/>
        <w:left w:val="none" w:sz="0" w:space="0" w:color="auto"/>
        <w:bottom w:val="none" w:sz="0" w:space="0" w:color="auto"/>
        <w:right w:val="none" w:sz="0" w:space="0" w:color="auto"/>
      </w:divBdr>
    </w:div>
    <w:div w:id="1107192655">
      <w:marLeft w:val="640"/>
      <w:marRight w:val="0"/>
      <w:marTop w:val="0"/>
      <w:marBottom w:val="0"/>
      <w:divBdr>
        <w:top w:val="none" w:sz="0" w:space="0" w:color="auto"/>
        <w:left w:val="none" w:sz="0" w:space="0" w:color="auto"/>
        <w:bottom w:val="none" w:sz="0" w:space="0" w:color="auto"/>
        <w:right w:val="none" w:sz="0" w:space="0" w:color="auto"/>
      </w:divBdr>
    </w:div>
    <w:div w:id="1107196081">
      <w:marLeft w:val="640"/>
      <w:marRight w:val="0"/>
      <w:marTop w:val="0"/>
      <w:marBottom w:val="0"/>
      <w:divBdr>
        <w:top w:val="none" w:sz="0" w:space="0" w:color="auto"/>
        <w:left w:val="none" w:sz="0" w:space="0" w:color="auto"/>
        <w:bottom w:val="none" w:sz="0" w:space="0" w:color="auto"/>
        <w:right w:val="none" w:sz="0" w:space="0" w:color="auto"/>
      </w:divBdr>
    </w:div>
    <w:div w:id="1107315356">
      <w:marLeft w:val="640"/>
      <w:marRight w:val="0"/>
      <w:marTop w:val="0"/>
      <w:marBottom w:val="0"/>
      <w:divBdr>
        <w:top w:val="none" w:sz="0" w:space="0" w:color="auto"/>
        <w:left w:val="none" w:sz="0" w:space="0" w:color="auto"/>
        <w:bottom w:val="none" w:sz="0" w:space="0" w:color="auto"/>
        <w:right w:val="none" w:sz="0" w:space="0" w:color="auto"/>
      </w:divBdr>
    </w:div>
    <w:div w:id="1107386100">
      <w:marLeft w:val="640"/>
      <w:marRight w:val="0"/>
      <w:marTop w:val="0"/>
      <w:marBottom w:val="0"/>
      <w:divBdr>
        <w:top w:val="none" w:sz="0" w:space="0" w:color="auto"/>
        <w:left w:val="none" w:sz="0" w:space="0" w:color="auto"/>
        <w:bottom w:val="none" w:sz="0" w:space="0" w:color="auto"/>
        <w:right w:val="none" w:sz="0" w:space="0" w:color="auto"/>
      </w:divBdr>
    </w:div>
    <w:div w:id="1107391443">
      <w:marLeft w:val="640"/>
      <w:marRight w:val="0"/>
      <w:marTop w:val="0"/>
      <w:marBottom w:val="0"/>
      <w:divBdr>
        <w:top w:val="none" w:sz="0" w:space="0" w:color="auto"/>
        <w:left w:val="none" w:sz="0" w:space="0" w:color="auto"/>
        <w:bottom w:val="none" w:sz="0" w:space="0" w:color="auto"/>
        <w:right w:val="none" w:sz="0" w:space="0" w:color="auto"/>
      </w:divBdr>
    </w:div>
    <w:div w:id="1107625248">
      <w:marLeft w:val="640"/>
      <w:marRight w:val="0"/>
      <w:marTop w:val="0"/>
      <w:marBottom w:val="0"/>
      <w:divBdr>
        <w:top w:val="none" w:sz="0" w:space="0" w:color="auto"/>
        <w:left w:val="none" w:sz="0" w:space="0" w:color="auto"/>
        <w:bottom w:val="none" w:sz="0" w:space="0" w:color="auto"/>
        <w:right w:val="none" w:sz="0" w:space="0" w:color="auto"/>
      </w:divBdr>
    </w:div>
    <w:div w:id="1107627240">
      <w:marLeft w:val="640"/>
      <w:marRight w:val="0"/>
      <w:marTop w:val="0"/>
      <w:marBottom w:val="0"/>
      <w:divBdr>
        <w:top w:val="none" w:sz="0" w:space="0" w:color="auto"/>
        <w:left w:val="none" w:sz="0" w:space="0" w:color="auto"/>
        <w:bottom w:val="none" w:sz="0" w:space="0" w:color="auto"/>
        <w:right w:val="none" w:sz="0" w:space="0" w:color="auto"/>
      </w:divBdr>
    </w:div>
    <w:div w:id="1107627507">
      <w:marLeft w:val="640"/>
      <w:marRight w:val="0"/>
      <w:marTop w:val="0"/>
      <w:marBottom w:val="0"/>
      <w:divBdr>
        <w:top w:val="none" w:sz="0" w:space="0" w:color="auto"/>
        <w:left w:val="none" w:sz="0" w:space="0" w:color="auto"/>
        <w:bottom w:val="none" w:sz="0" w:space="0" w:color="auto"/>
        <w:right w:val="none" w:sz="0" w:space="0" w:color="auto"/>
      </w:divBdr>
    </w:div>
    <w:div w:id="1107853200">
      <w:marLeft w:val="640"/>
      <w:marRight w:val="0"/>
      <w:marTop w:val="0"/>
      <w:marBottom w:val="0"/>
      <w:divBdr>
        <w:top w:val="none" w:sz="0" w:space="0" w:color="auto"/>
        <w:left w:val="none" w:sz="0" w:space="0" w:color="auto"/>
        <w:bottom w:val="none" w:sz="0" w:space="0" w:color="auto"/>
        <w:right w:val="none" w:sz="0" w:space="0" w:color="auto"/>
      </w:divBdr>
    </w:div>
    <w:div w:id="1107887108">
      <w:marLeft w:val="640"/>
      <w:marRight w:val="0"/>
      <w:marTop w:val="0"/>
      <w:marBottom w:val="0"/>
      <w:divBdr>
        <w:top w:val="none" w:sz="0" w:space="0" w:color="auto"/>
        <w:left w:val="none" w:sz="0" w:space="0" w:color="auto"/>
        <w:bottom w:val="none" w:sz="0" w:space="0" w:color="auto"/>
        <w:right w:val="none" w:sz="0" w:space="0" w:color="auto"/>
      </w:divBdr>
    </w:div>
    <w:div w:id="1107888116">
      <w:marLeft w:val="640"/>
      <w:marRight w:val="0"/>
      <w:marTop w:val="0"/>
      <w:marBottom w:val="0"/>
      <w:divBdr>
        <w:top w:val="none" w:sz="0" w:space="0" w:color="auto"/>
        <w:left w:val="none" w:sz="0" w:space="0" w:color="auto"/>
        <w:bottom w:val="none" w:sz="0" w:space="0" w:color="auto"/>
        <w:right w:val="none" w:sz="0" w:space="0" w:color="auto"/>
      </w:divBdr>
    </w:div>
    <w:div w:id="1107889457">
      <w:marLeft w:val="640"/>
      <w:marRight w:val="0"/>
      <w:marTop w:val="0"/>
      <w:marBottom w:val="0"/>
      <w:divBdr>
        <w:top w:val="none" w:sz="0" w:space="0" w:color="auto"/>
        <w:left w:val="none" w:sz="0" w:space="0" w:color="auto"/>
        <w:bottom w:val="none" w:sz="0" w:space="0" w:color="auto"/>
        <w:right w:val="none" w:sz="0" w:space="0" w:color="auto"/>
      </w:divBdr>
    </w:div>
    <w:div w:id="1107890595">
      <w:marLeft w:val="640"/>
      <w:marRight w:val="0"/>
      <w:marTop w:val="0"/>
      <w:marBottom w:val="0"/>
      <w:divBdr>
        <w:top w:val="none" w:sz="0" w:space="0" w:color="auto"/>
        <w:left w:val="none" w:sz="0" w:space="0" w:color="auto"/>
        <w:bottom w:val="none" w:sz="0" w:space="0" w:color="auto"/>
        <w:right w:val="none" w:sz="0" w:space="0" w:color="auto"/>
      </w:divBdr>
    </w:div>
    <w:div w:id="1107896198">
      <w:marLeft w:val="640"/>
      <w:marRight w:val="0"/>
      <w:marTop w:val="0"/>
      <w:marBottom w:val="0"/>
      <w:divBdr>
        <w:top w:val="none" w:sz="0" w:space="0" w:color="auto"/>
        <w:left w:val="none" w:sz="0" w:space="0" w:color="auto"/>
        <w:bottom w:val="none" w:sz="0" w:space="0" w:color="auto"/>
        <w:right w:val="none" w:sz="0" w:space="0" w:color="auto"/>
      </w:divBdr>
    </w:div>
    <w:div w:id="1107964608">
      <w:marLeft w:val="640"/>
      <w:marRight w:val="0"/>
      <w:marTop w:val="0"/>
      <w:marBottom w:val="0"/>
      <w:divBdr>
        <w:top w:val="none" w:sz="0" w:space="0" w:color="auto"/>
        <w:left w:val="none" w:sz="0" w:space="0" w:color="auto"/>
        <w:bottom w:val="none" w:sz="0" w:space="0" w:color="auto"/>
        <w:right w:val="none" w:sz="0" w:space="0" w:color="auto"/>
      </w:divBdr>
    </w:div>
    <w:div w:id="1107968297">
      <w:marLeft w:val="640"/>
      <w:marRight w:val="0"/>
      <w:marTop w:val="0"/>
      <w:marBottom w:val="0"/>
      <w:divBdr>
        <w:top w:val="none" w:sz="0" w:space="0" w:color="auto"/>
        <w:left w:val="none" w:sz="0" w:space="0" w:color="auto"/>
        <w:bottom w:val="none" w:sz="0" w:space="0" w:color="auto"/>
        <w:right w:val="none" w:sz="0" w:space="0" w:color="auto"/>
      </w:divBdr>
    </w:div>
    <w:div w:id="1108083314">
      <w:marLeft w:val="640"/>
      <w:marRight w:val="0"/>
      <w:marTop w:val="0"/>
      <w:marBottom w:val="0"/>
      <w:divBdr>
        <w:top w:val="none" w:sz="0" w:space="0" w:color="auto"/>
        <w:left w:val="none" w:sz="0" w:space="0" w:color="auto"/>
        <w:bottom w:val="none" w:sz="0" w:space="0" w:color="auto"/>
        <w:right w:val="none" w:sz="0" w:space="0" w:color="auto"/>
      </w:divBdr>
    </w:div>
    <w:div w:id="1108163604">
      <w:marLeft w:val="640"/>
      <w:marRight w:val="0"/>
      <w:marTop w:val="0"/>
      <w:marBottom w:val="0"/>
      <w:divBdr>
        <w:top w:val="none" w:sz="0" w:space="0" w:color="auto"/>
        <w:left w:val="none" w:sz="0" w:space="0" w:color="auto"/>
        <w:bottom w:val="none" w:sz="0" w:space="0" w:color="auto"/>
        <w:right w:val="none" w:sz="0" w:space="0" w:color="auto"/>
      </w:divBdr>
    </w:div>
    <w:div w:id="1108231315">
      <w:marLeft w:val="640"/>
      <w:marRight w:val="0"/>
      <w:marTop w:val="0"/>
      <w:marBottom w:val="0"/>
      <w:divBdr>
        <w:top w:val="none" w:sz="0" w:space="0" w:color="auto"/>
        <w:left w:val="none" w:sz="0" w:space="0" w:color="auto"/>
        <w:bottom w:val="none" w:sz="0" w:space="0" w:color="auto"/>
        <w:right w:val="none" w:sz="0" w:space="0" w:color="auto"/>
      </w:divBdr>
    </w:div>
    <w:div w:id="1108232659">
      <w:marLeft w:val="640"/>
      <w:marRight w:val="0"/>
      <w:marTop w:val="0"/>
      <w:marBottom w:val="0"/>
      <w:divBdr>
        <w:top w:val="none" w:sz="0" w:space="0" w:color="auto"/>
        <w:left w:val="none" w:sz="0" w:space="0" w:color="auto"/>
        <w:bottom w:val="none" w:sz="0" w:space="0" w:color="auto"/>
        <w:right w:val="none" w:sz="0" w:space="0" w:color="auto"/>
      </w:divBdr>
    </w:div>
    <w:div w:id="1108309382">
      <w:marLeft w:val="640"/>
      <w:marRight w:val="0"/>
      <w:marTop w:val="0"/>
      <w:marBottom w:val="0"/>
      <w:divBdr>
        <w:top w:val="none" w:sz="0" w:space="0" w:color="auto"/>
        <w:left w:val="none" w:sz="0" w:space="0" w:color="auto"/>
        <w:bottom w:val="none" w:sz="0" w:space="0" w:color="auto"/>
        <w:right w:val="none" w:sz="0" w:space="0" w:color="auto"/>
      </w:divBdr>
    </w:div>
    <w:div w:id="1108356406">
      <w:marLeft w:val="640"/>
      <w:marRight w:val="0"/>
      <w:marTop w:val="0"/>
      <w:marBottom w:val="0"/>
      <w:divBdr>
        <w:top w:val="none" w:sz="0" w:space="0" w:color="auto"/>
        <w:left w:val="none" w:sz="0" w:space="0" w:color="auto"/>
        <w:bottom w:val="none" w:sz="0" w:space="0" w:color="auto"/>
        <w:right w:val="none" w:sz="0" w:space="0" w:color="auto"/>
      </w:divBdr>
    </w:div>
    <w:div w:id="1108424811">
      <w:marLeft w:val="640"/>
      <w:marRight w:val="0"/>
      <w:marTop w:val="0"/>
      <w:marBottom w:val="0"/>
      <w:divBdr>
        <w:top w:val="none" w:sz="0" w:space="0" w:color="auto"/>
        <w:left w:val="none" w:sz="0" w:space="0" w:color="auto"/>
        <w:bottom w:val="none" w:sz="0" w:space="0" w:color="auto"/>
        <w:right w:val="none" w:sz="0" w:space="0" w:color="auto"/>
      </w:divBdr>
    </w:div>
    <w:div w:id="1108428209">
      <w:marLeft w:val="640"/>
      <w:marRight w:val="0"/>
      <w:marTop w:val="0"/>
      <w:marBottom w:val="0"/>
      <w:divBdr>
        <w:top w:val="none" w:sz="0" w:space="0" w:color="auto"/>
        <w:left w:val="none" w:sz="0" w:space="0" w:color="auto"/>
        <w:bottom w:val="none" w:sz="0" w:space="0" w:color="auto"/>
        <w:right w:val="none" w:sz="0" w:space="0" w:color="auto"/>
      </w:divBdr>
    </w:div>
    <w:div w:id="1108505000">
      <w:marLeft w:val="640"/>
      <w:marRight w:val="0"/>
      <w:marTop w:val="0"/>
      <w:marBottom w:val="0"/>
      <w:divBdr>
        <w:top w:val="none" w:sz="0" w:space="0" w:color="auto"/>
        <w:left w:val="none" w:sz="0" w:space="0" w:color="auto"/>
        <w:bottom w:val="none" w:sz="0" w:space="0" w:color="auto"/>
        <w:right w:val="none" w:sz="0" w:space="0" w:color="auto"/>
      </w:divBdr>
    </w:div>
    <w:div w:id="1108544137">
      <w:marLeft w:val="640"/>
      <w:marRight w:val="0"/>
      <w:marTop w:val="0"/>
      <w:marBottom w:val="0"/>
      <w:divBdr>
        <w:top w:val="none" w:sz="0" w:space="0" w:color="auto"/>
        <w:left w:val="none" w:sz="0" w:space="0" w:color="auto"/>
        <w:bottom w:val="none" w:sz="0" w:space="0" w:color="auto"/>
        <w:right w:val="none" w:sz="0" w:space="0" w:color="auto"/>
      </w:divBdr>
    </w:div>
    <w:div w:id="1108701306">
      <w:marLeft w:val="640"/>
      <w:marRight w:val="0"/>
      <w:marTop w:val="0"/>
      <w:marBottom w:val="0"/>
      <w:divBdr>
        <w:top w:val="none" w:sz="0" w:space="0" w:color="auto"/>
        <w:left w:val="none" w:sz="0" w:space="0" w:color="auto"/>
        <w:bottom w:val="none" w:sz="0" w:space="0" w:color="auto"/>
        <w:right w:val="none" w:sz="0" w:space="0" w:color="auto"/>
      </w:divBdr>
    </w:div>
    <w:div w:id="1108701432">
      <w:marLeft w:val="640"/>
      <w:marRight w:val="0"/>
      <w:marTop w:val="0"/>
      <w:marBottom w:val="0"/>
      <w:divBdr>
        <w:top w:val="none" w:sz="0" w:space="0" w:color="auto"/>
        <w:left w:val="none" w:sz="0" w:space="0" w:color="auto"/>
        <w:bottom w:val="none" w:sz="0" w:space="0" w:color="auto"/>
        <w:right w:val="none" w:sz="0" w:space="0" w:color="auto"/>
      </w:divBdr>
    </w:div>
    <w:div w:id="1108744984">
      <w:marLeft w:val="640"/>
      <w:marRight w:val="0"/>
      <w:marTop w:val="0"/>
      <w:marBottom w:val="0"/>
      <w:divBdr>
        <w:top w:val="none" w:sz="0" w:space="0" w:color="auto"/>
        <w:left w:val="none" w:sz="0" w:space="0" w:color="auto"/>
        <w:bottom w:val="none" w:sz="0" w:space="0" w:color="auto"/>
        <w:right w:val="none" w:sz="0" w:space="0" w:color="auto"/>
      </w:divBdr>
    </w:div>
    <w:div w:id="1108817813">
      <w:marLeft w:val="640"/>
      <w:marRight w:val="0"/>
      <w:marTop w:val="0"/>
      <w:marBottom w:val="0"/>
      <w:divBdr>
        <w:top w:val="none" w:sz="0" w:space="0" w:color="auto"/>
        <w:left w:val="none" w:sz="0" w:space="0" w:color="auto"/>
        <w:bottom w:val="none" w:sz="0" w:space="0" w:color="auto"/>
        <w:right w:val="none" w:sz="0" w:space="0" w:color="auto"/>
      </w:divBdr>
    </w:div>
    <w:div w:id="1108891718">
      <w:marLeft w:val="640"/>
      <w:marRight w:val="0"/>
      <w:marTop w:val="0"/>
      <w:marBottom w:val="0"/>
      <w:divBdr>
        <w:top w:val="none" w:sz="0" w:space="0" w:color="auto"/>
        <w:left w:val="none" w:sz="0" w:space="0" w:color="auto"/>
        <w:bottom w:val="none" w:sz="0" w:space="0" w:color="auto"/>
        <w:right w:val="none" w:sz="0" w:space="0" w:color="auto"/>
      </w:divBdr>
    </w:div>
    <w:div w:id="1108962041">
      <w:marLeft w:val="640"/>
      <w:marRight w:val="0"/>
      <w:marTop w:val="0"/>
      <w:marBottom w:val="0"/>
      <w:divBdr>
        <w:top w:val="none" w:sz="0" w:space="0" w:color="auto"/>
        <w:left w:val="none" w:sz="0" w:space="0" w:color="auto"/>
        <w:bottom w:val="none" w:sz="0" w:space="0" w:color="auto"/>
        <w:right w:val="none" w:sz="0" w:space="0" w:color="auto"/>
      </w:divBdr>
    </w:div>
    <w:div w:id="1108963487">
      <w:marLeft w:val="640"/>
      <w:marRight w:val="0"/>
      <w:marTop w:val="0"/>
      <w:marBottom w:val="0"/>
      <w:divBdr>
        <w:top w:val="none" w:sz="0" w:space="0" w:color="auto"/>
        <w:left w:val="none" w:sz="0" w:space="0" w:color="auto"/>
        <w:bottom w:val="none" w:sz="0" w:space="0" w:color="auto"/>
        <w:right w:val="none" w:sz="0" w:space="0" w:color="auto"/>
      </w:divBdr>
    </w:div>
    <w:div w:id="1108967225">
      <w:marLeft w:val="640"/>
      <w:marRight w:val="0"/>
      <w:marTop w:val="0"/>
      <w:marBottom w:val="0"/>
      <w:divBdr>
        <w:top w:val="none" w:sz="0" w:space="0" w:color="auto"/>
        <w:left w:val="none" w:sz="0" w:space="0" w:color="auto"/>
        <w:bottom w:val="none" w:sz="0" w:space="0" w:color="auto"/>
        <w:right w:val="none" w:sz="0" w:space="0" w:color="auto"/>
      </w:divBdr>
    </w:div>
    <w:div w:id="1109080341">
      <w:marLeft w:val="640"/>
      <w:marRight w:val="0"/>
      <w:marTop w:val="0"/>
      <w:marBottom w:val="0"/>
      <w:divBdr>
        <w:top w:val="none" w:sz="0" w:space="0" w:color="auto"/>
        <w:left w:val="none" w:sz="0" w:space="0" w:color="auto"/>
        <w:bottom w:val="none" w:sz="0" w:space="0" w:color="auto"/>
        <w:right w:val="none" w:sz="0" w:space="0" w:color="auto"/>
      </w:divBdr>
    </w:div>
    <w:div w:id="1109084944">
      <w:marLeft w:val="640"/>
      <w:marRight w:val="0"/>
      <w:marTop w:val="0"/>
      <w:marBottom w:val="0"/>
      <w:divBdr>
        <w:top w:val="none" w:sz="0" w:space="0" w:color="auto"/>
        <w:left w:val="none" w:sz="0" w:space="0" w:color="auto"/>
        <w:bottom w:val="none" w:sz="0" w:space="0" w:color="auto"/>
        <w:right w:val="none" w:sz="0" w:space="0" w:color="auto"/>
      </w:divBdr>
    </w:div>
    <w:div w:id="1109200105">
      <w:marLeft w:val="640"/>
      <w:marRight w:val="0"/>
      <w:marTop w:val="0"/>
      <w:marBottom w:val="0"/>
      <w:divBdr>
        <w:top w:val="none" w:sz="0" w:space="0" w:color="auto"/>
        <w:left w:val="none" w:sz="0" w:space="0" w:color="auto"/>
        <w:bottom w:val="none" w:sz="0" w:space="0" w:color="auto"/>
        <w:right w:val="none" w:sz="0" w:space="0" w:color="auto"/>
      </w:divBdr>
    </w:div>
    <w:div w:id="1109202241">
      <w:marLeft w:val="640"/>
      <w:marRight w:val="0"/>
      <w:marTop w:val="0"/>
      <w:marBottom w:val="0"/>
      <w:divBdr>
        <w:top w:val="none" w:sz="0" w:space="0" w:color="auto"/>
        <w:left w:val="none" w:sz="0" w:space="0" w:color="auto"/>
        <w:bottom w:val="none" w:sz="0" w:space="0" w:color="auto"/>
        <w:right w:val="none" w:sz="0" w:space="0" w:color="auto"/>
      </w:divBdr>
    </w:div>
    <w:div w:id="1109396348">
      <w:marLeft w:val="640"/>
      <w:marRight w:val="0"/>
      <w:marTop w:val="0"/>
      <w:marBottom w:val="0"/>
      <w:divBdr>
        <w:top w:val="none" w:sz="0" w:space="0" w:color="auto"/>
        <w:left w:val="none" w:sz="0" w:space="0" w:color="auto"/>
        <w:bottom w:val="none" w:sz="0" w:space="0" w:color="auto"/>
        <w:right w:val="none" w:sz="0" w:space="0" w:color="auto"/>
      </w:divBdr>
    </w:div>
    <w:div w:id="1109396598">
      <w:marLeft w:val="640"/>
      <w:marRight w:val="0"/>
      <w:marTop w:val="0"/>
      <w:marBottom w:val="0"/>
      <w:divBdr>
        <w:top w:val="none" w:sz="0" w:space="0" w:color="auto"/>
        <w:left w:val="none" w:sz="0" w:space="0" w:color="auto"/>
        <w:bottom w:val="none" w:sz="0" w:space="0" w:color="auto"/>
        <w:right w:val="none" w:sz="0" w:space="0" w:color="auto"/>
      </w:divBdr>
    </w:div>
    <w:div w:id="1109542476">
      <w:marLeft w:val="640"/>
      <w:marRight w:val="0"/>
      <w:marTop w:val="0"/>
      <w:marBottom w:val="0"/>
      <w:divBdr>
        <w:top w:val="none" w:sz="0" w:space="0" w:color="auto"/>
        <w:left w:val="none" w:sz="0" w:space="0" w:color="auto"/>
        <w:bottom w:val="none" w:sz="0" w:space="0" w:color="auto"/>
        <w:right w:val="none" w:sz="0" w:space="0" w:color="auto"/>
      </w:divBdr>
    </w:div>
    <w:div w:id="1109546978">
      <w:marLeft w:val="640"/>
      <w:marRight w:val="0"/>
      <w:marTop w:val="0"/>
      <w:marBottom w:val="0"/>
      <w:divBdr>
        <w:top w:val="none" w:sz="0" w:space="0" w:color="auto"/>
        <w:left w:val="none" w:sz="0" w:space="0" w:color="auto"/>
        <w:bottom w:val="none" w:sz="0" w:space="0" w:color="auto"/>
        <w:right w:val="none" w:sz="0" w:space="0" w:color="auto"/>
      </w:divBdr>
    </w:div>
    <w:div w:id="1109550919">
      <w:marLeft w:val="640"/>
      <w:marRight w:val="0"/>
      <w:marTop w:val="0"/>
      <w:marBottom w:val="0"/>
      <w:divBdr>
        <w:top w:val="none" w:sz="0" w:space="0" w:color="auto"/>
        <w:left w:val="none" w:sz="0" w:space="0" w:color="auto"/>
        <w:bottom w:val="none" w:sz="0" w:space="0" w:color="auto"/>
        <w:right w:val="none" w:sz="0" w:space="0" w:color="auto"/>
      </w:divBdr>
    </w:div>
    <w:div w:id="1109743748">
      <w:marLeft w:val="640"/>
      <w:marRight w:val="0"/>
      <w:marTop w:val="0"/>
      <w:marBottom w:val="0"/>
      <w:divBdr>
        <w:top w:val="none" w:sz="0" w:space="0" w:color="auto"/>
        <w:left w:val="none" w:sz="0" w:space="0" w:color="auto"/>
        <w:bottom w:val="none" w:sz="0" w:space="0" w:color="auto"/>
        <w:right w:val="none" w:sz="0" w:space="0" w:color="auto"/>
      </w:divBdr>
    </w:div>
    <w:div w:id="1109743886">
      <w:marLeft w:val="640"/>
      <w:marRight w:val="0"/>
      <w:marTop w:val="0"/>
      <w:marBottom w:val="0"/>
      <w:divBdr>
        <w:top w:val="none" w:sz="0" w:space="0" w:color="auto"/>
        <w:left w:val="none" w:sz="0" w:space="0" w:color="auto"/>
        <w:bottom w:val="none" w:sz="0" w:space="0" w:color="auto"/>
        <w:right w:val="none" w:sz="0" w:space="0" w:color="auto"/>
      </w:divBdr>
    </w:div>
    <w:div w:id="1109811767">
      <w:marLeft w:val="640"/>
      <w:marRight w:val="0"/>
      <w:marTop w:val="0"/>
      <w:marBottom w:val="0"/>
      <w:divBdr>
        <w:top w:val="none" w:sz="0" w:space="0" w:color="auto"/>
        <w:left w:val="none" w:sz="0" w:space="0" w:color="auto"/>
        <w:bottom w:val="none" w:sz="0" w:space="0" w:color="auto"/>
        <w:right w:val="none" w:sz="0" w:space="0" w:color="auto"/>
      </w:divBdr>
    </w:div>
    <w:div w:id="1109857835">
      <w:marLeft w:val="640"/>
      <w:marRight w:val="0"/>
      <w:marTop w:val="0"/>
      <w:marBottom w:val="0"/>
      <w:divBdr>
        <w:top w:val="none" w:sz="0" w:space="0" w:color="auto"/>
        <w:left w:val="none" w:sz="0" w:space="0" w:color="auto"/>
        <w:bottom w:val="none" w:sz="0" w:space="0" w:color="auto"/>
        <w:right w:val="none" w:sz="0" w:space="0" w:color="auto"/>
      </w:divBdr>
    </w:div>
    <w:div w:id="1109931846">
      <w:marLeft w:val="640"/>
      <w:marRight w:val="0"/>
      <w:marTop w:val="0"/>
      <w:marBottom w:val="0"/>
      <w:divBdr>
        <w:top w:val="none" w:sz="0" w:space="0" w:color="auto"/>
        <w:left w:val="none" w:sz="0" w:space="0" w:color="auto"/>
        <w:bottom w:val="none" w:sz="0" w:space="0" w:color="auto"/>
        <w:right w:val="none" w:sz="0" w:space="0" w:color="auto"/>
      </w:divBdr>
    </w:div>
    <w:div w:id="1109932024">
      <w:marLeft w:val="640"/>
      <w:marRight w:val="0"/>
      <w:marTop w:val="0"/>
      <w:marBottom w:val="0"/>
      <w:divBdr>
        <w:top w:val="none" w:sz="0" w:space="0" w:color="auto"/>
        <w:left w:val="none" w:sz="0" w:space="0" w:color="auto"/>
        <w:bottom w:val="none" w:sz="0" w:space="0" w:color="auto"/>
        <w:right w:val="none" w:sz="0" w:space="0" w:color="auto"/>
      </w:divBdr>
    </w:div>
    <w:div w:id="1109937444">
      <w:marLeft w:val="640"/>
      <w:marRight w:val="0"/>
      <w:marTop w:val="0"/>
      <w:marBottom w:val="0"/>
      <w:divBdr>
        <w:top w:val="none" w:sz="0" w:space="0" w:color="auto"/>
        <w:left w:val="none" w:sz="0" w:space="0" w:color="auto"/>
        <w:bottom w:val="none" w:sz="0" w:space="0" w:color="auto"/>
        <w:right w:val="none" w:sz="0" w:space="0" w:color="auto"/>
      </w:divBdr>
    </w:div>
    <w:div w:id="1110010202">
      <w:marLeft w:val="640"/>
      <w:marRight w:val="0"/>
      <w:marTop w:val="0"/>
      <w:marBottom w:val="0"/>
      <w:divBdr>
        <w:top w:val="none" w:sz="0" w:space="0" w:color="auto"/>
        <w:left w:val="none" w:sz="0" w:space="0" w:color="auto"/>
        <w:bottom w:val="none" w:sz="0" w:space="0" w:color="auto"/>
        <w:right w:val="none" w:sz="0" w:space="0" w:color="auto"/>
      </w:divBdr>
    </w:div>
    <w:div w:id="1110200388">
      <w:marLeft w:val="640"/>
      <w:marRight w:val="0"/>
      <w:marTop w:val="0"/>
      <w:marBottom w:val="0"/>
      <w:divBdr>
        <w:top w:val="none" w:sz="0" w:space="0" w:color="auto"/>
        <w:left w:val="none" w:sz="0" w:space="0" w:color="auto"/>
        <w:bottom w:val="none" w:sz="0" w:space="0" w:color="auto"/>
        <w:right w:val="none" w:sz="0" w:space="0" w:color="auto"/>
      </w:divBdr>
    </w:div>
    <w:div w:id="1110203965">
      <w:marLeft w:val="640"/>
      <w:marRight w:val="0"/>
      <w:marTop w:val="0"/>
      <w:marBottom w:val="0"/>
      <w:divBdr>
        <w:top w:val="none" w:sz="0" w:space="0" w:color="auto"/>
        <w:left w:val="none" w:sz="0" w:space="0" w:color="auto"/>
        <w:bottom w:val="none" w:sz="0" w:space="0" w:color="auto"/>
        <w:right w:val="none" w:sz="0" w:space="0" w:color="auto"/>
      </w:divBdr>
    </w:div>
    <w:div w:id="1110246456">
      <w:marLeft w:val="640"/>
      <w:marRight w:val="0"/>
      <w:marTop w:val="0"/>
      <w:marBottom w:val="0"/>
      <w:divBdr>
        <w:top w:val="none" w:sz="0" w:space="0" w:color="auto"/>
        <w:left w:val="none" w:sz="0" w:space="0" w:color="auto"/>
        <w:bottom w:val="none" w:sz="0" w:space="0" w:color="auto"/>
        <w:right w:val="none" w:sz="0" w:space="0" w:color="auto"/>
      </w:divBdr>
    </w:div>
    <w:div w:id="1110247480">
      <w:marLeft w:val="640"/>
      <w:marRight w:val="0"/>
      <w:marTop w:val="0"/>
      <w:marBottom w:val="0"/>
      <w:divBdr>
        <w:top w:val="none" w:sz="0" w:space="0" w:color="auto"/>
        <w:left w:val="none" w:sz="0" w:space="0" w:color="auto"/>
        <w:bottom w:val="none" w:sz="0" w:space="0" w:color="auto"/>
        <w:right w:val="none" w:sz="0" w:space="0" w:color="auto"/>
      </w:divBdr>
    </w:div>
    <w:div w:id="1110271820">
      <w:marLeft w:val="640"/>
      <w:marRight w:val="0"/>
      <w:marTop w:val="0"/>
      <w:marBottom w:val="0"/>
      <w:divBdr>
        <w:top w:val="none" w:sz="0" w:space="0" w:color="auto"/>
        <w:left w:val="none" w:sz="0" w:space="0" w:color="auto"/>
        <w:bottom w:val="none" w:sz="0" w:space="0" w:color="auto"/>
        <w:right w:val="none" w:sz="0" w:space="0" w:color="auto"/>
      </w:divBdr>
    </w:div>
    <w:div w:id="1110319544">
      <w:marLeft w:val="640"/>
      <w:marRight w:val="0"/>
      <w:marTop w:val="0"/>
      <w:marBottom w:val="0"/>
      <w:divBdr>
        <w:top w:val="none" w:sz="0" w:space="0" w:color="auto"/>
        <w:left w:val="none" w:sz="0" w:space="0" w:color="auto"/>
        <w:bottom w:val="none" w:sz="0" w:space="0" w:color="auto"/>
        <w:right w:val="none" w:sz="0" w:space="0" w:color="auto"/>
      </w:divBdr>
    </w:div>
    <w:div w:id="1110322430">
      <w:marLeft w:val="640"/>
      <w:marRight w:val="0"/>
      <w:marTop w:val="0"/>
      <w:marBottom w:val="0"/>
      <w:divBdr>
        <w:top w:val="none" w:sz="0" w:space="0" w:color="auto"/>
        <w:left w:val="none" w:sz="0" w:space="0" w:color="auto"/>
        <w:bottom w:val="none" w:sz="0" w:space="0" w:color="auto"/>
        <w:right w:val="none" w:sz="0" w:space="0" w:color="auto"/>
      </w:divBdr>
    </w:div>
    <w:div w:id="1110390113">
      <w:marLeft w:val="640"/>
      <w:marRight w:val="0"/>
      <w:marTop w:val="0"/>
      <w:marBottom w:val="0"/>
      <w:divBdr>
        <w:top w:val="none" w:sz="0" w:space="0" w:color="auto"/>
        <w:left w:val="none" w:sz="0" w:space="0" w:color="auto"/>
        <w:bottom w:val="none" w:sz="0" w:space="0" w:color="auto"/>
        <w:right w:val="none" w:sz="0" w:space="0" w:color="auto"/>
      </w:divBdr>
    </w:div>
    <w:div w:id="1110465633">
      <w:marLeft w:val="640"/>
      <w:marRight w:val="0"/>
      <w:marTop w:val="0"/>
      <w:marBottom w:val="0"/>
      <w:divBdr>
        <w:top w:val="none" w:sz="0" w:space="0" w:color="auto"/>
        <w:left w:val="none" w:sz="0" w:space="0" w:color="auto"/>
        <w:bottom w:val="none" w:sz="0" w:space="0" w:color="auto"/>
        <w:right w:val="none" w:sz="0" w:space="0" w:color="auto"/>
      </w:divBdr>
    </w:div>
    <w:div w:id="1110587615">
      <w:marLeft w:val="640"/>
      <w:marRight w:val="0"/>
      <w:marTop w:val="0"/>
      <w:marBottom w:val="0"/>
      <w:divBdr>
        <w:top w:val="none" w:sz="0" w:space="0" w:color="auto"/>
        <w:left w:val="none" w:sz="0" w:space="0" w:color="auto"/>
        <w:bottom w:val="none" w:sz="0" w:space="0" w:color="auto"/>
        <w:right w:val="none" w:sz="0" w:space="0" w:color="auto"/>
      </w:divBdr>
    </w:div>
    <w:div w:id="1110664408">
      <w:marLeft w:val="640"/>
      <w:marRight w:val="0"/>
      <w:marTop w:val="0"/>
      <w:marBottom w:val="0"/>
      <w:divBdr>
        <w:top w:val="none" w:sz="0" w:space="0" w:color="auto"/>
        <w:left w:val="none" w:sz="0" w:space="0" w:color="auto"/>
        <w:bottom w:val="none" w:sz="0" w:space="0" w:color="auto"/>
        <w:right w:val="none" w:sz="0" w:space="0" w:color="auto"/>
      </w:divBdr>
    </w:div>
    <w:div w:id="1110710078">
      <w:marLeft w:val="640"/>
      <w:marRight w:val="0"/>
      <w:marTop w:val="0"/>
      <w:marBottom w:val="0"/>
      <w:divBdr>
        <w:top w:val="none" w:sz="0" w:space="0" w:color="auto"/>
        <w:left w:val="none" w:sz="0" w:space="0" w:color="auto"/>
        <w:bottom w:val="none" w:sz="0" w:space="0" w:color="auto"/>
        <w:right w:val="none" w:sz="0" w:space="0" w:color="auto"/>
      </w:divBdr>
    </w:div>
    <w:div w:id="1110784285">
      <w:marLeft w:val="640"/>
      <w:marRight w:val="0"/>
      <w:marTop w:val="0"/>
      <w:marBottom w:val="0"/>
      <w:divBdr>
        <w:top w:val="none" w:sz="0" w:space="0" w:color="auto"/>
        <w:left w:val="none" w:sz="0" w:space="0" w:color="auto"/>
        <w:bottom w:val="none" w:sz="0" w:space="0" w:color="auto"/>
        <w:right w:val="none" w:sz="0" w:space="0" w:color="auto"/>
      </w:divBdr>
    </w:div>
    <w:div w:id="1110860659">
      <w:marLeft w:val="640"/>
      <w:marRight w:val="0"/>
      <w:marTop w:val="0"/>
      <w:marBottom w:val="0"/>
      <w:divBdr>
        <w:top w:val="none" w:sz="0" w:space="0" w:color="auto"/>
        <w:left w:val="none" w:sz="0" w:space="0" w:color="auto"/>
        <w:bottom w:val="none" w:sz="0" w:space="0" w:color="auto"/>
        <w:right w:val="none" w:sz="0" w:space="0" w:color="auto"/>
      </w:divBdr>
    </w:div>
    <w:div w:id="1110901228">
      <w:marLeft w:val="640"/>
      <w:marRight w:val="0"/>
      <w:marTop w:val="0"/>
      <w:marBottom w:val="0"/>
      <w:divBdr>
        <w:top w:val="none" w:sz="0" w:space="0" w:color="auto"/>
        <w:left w:val="none" w:sz="0" w:space="0" w:color="auto"/>
        <w:bottom w:val="none" w:sz="0" w:space="0" w:color="auto"/>
        <w:right w:val="none" w:sz="0" w:space="0" w:color="auto"/>
      </w:divBdr>
    </w:div>
    <w:div w:id="1111046168">
      <w:marLeft w:val="640"/>
      <w:marRight w:val="0"/>
      <w:marTop w:val="0"/>
      <w:marBottom w:val="0"/>
      <w:divBdr>
        <w:top w:val="none" w:sz="0" w:space="0" w:color="auto"/>
        <w:left w:val="none" w:sz="0" w:space="0" w:color="auto"/>
        <w:bottom w:val="none" w:sz="0" w:space="0" w:color="auto"/>
        <w:right w:val="none" w:sz="0" w:space="0" w:color="auto"/>
      </w:divBdr>
    </w:div>
    <w:div w:id="1111050793">
      <w:marLeft w:val="640"/>
      <w:marRight w:val="0"/>
      <w:marTop w:val="0"/>
      <w:marBottom w:val="0"/>
      <w:divBdr>
        <w:top w:val="none" w:sz="0" w:space="0" w:color="auto"/>
        <w:left w:val="none" w:sz="0" w:space="0" w:color="auto"/>
        <w:bottom w:val="none" w:sz="0" w:space="0" w:color="auto"/>
        <w:right w:val="none" w:sz="0" w:space="0" w:color="auto"/>
      </w:divBdr>
    </w:div>
    <w:div w:id="1111166736">
      <w:marLeft w:val="640"/>
      <w:marRight w:val="0"/>
      <w:marTop w:val="0"/>
      <w:marBottom w:val="0"/>
      <w:divBdr>
        <w:top w:val="none" w:sz="0" w:space="0" w:color="auto"/>
        <w:left w:val="none" w:sz="0" w:space="0" w:color="auto"/>
        <w:bottom w:val="none" w:sz="0" w:space="0" w:color="auto"/>
        <w:right w:val="none" w:sz="0" w:space="0" w:color="auto"/>
      </w:divBdr>
    </w:div>
    <w:div w:id="1111170244">
      <w:marLeft w:val="640"/>
      <w:marRight w:val="0"/>
      <w:marTop w:val="0"/>
      <w:marBottom w:val="0"/>
      <w:divBdr>
        <w:top w:val="none" w:sz="0" w:space="0" w:color="auto"/>
        <w:left w:val="none" w:sz="0" w:space="0" w:color="auto"/>
        <w:bottom w:val="none" w:sz="0" w:space="0" w:color="auto"/>
        <w:right w:val="none" w:sz="0" w:space="0" w:color="auto"/>
      </w:divBdr>
    </w:div>
    <w:div w:id="1111244832">
      <w:marLeft w:val="640"/>
      <w:marRight w:val="0"/>
      <w:marTop w:val="0"/>
      <w:marBottom w:val="0"/>
      <w:divBdr>
        <w:top w:val="none" w:sz="0" w:space="0" w:color="auto"/>
        <w:left w:val="none" w:sz="0" w:space="0" w:color="auto"/>
        <w:bottom w:val="none" w:sz="0" w:space="0" w:color="auto"/>
        <w:right w:val="none" w:sz="0" w:space="0" w:color="auto"/>
      </w:divBdr>
    </w:div>
    <w:div w:id="1111245833">
      <w:marLeft w:val="640"/>
      <w:marRight w:val="0"/>
      <w:marTop w:val="0"/>
      <w:marBottom w:val="0"/>
      <w:divBdr>
        <w:top w:val="none" w:sz="0" w:space="0" w:color="auto"/>
        <w:left w:val="none" w:sz="0" w:space="0" w:color="auto"/>
        <w:bottom w:val="none" w:sz="0" w:space="0" w:color="auto"/>
        <w:right w:val="none" w:sz="0" w:space="0" w:color="auto"/>
      </w:divBdr>
    </w:div>
    <w:div w:id="1111247541">
      <w:marLeft w:val="640"/>
      <w:marRight w:val="0"/>
      <w:marTop w:val="0"/>
      <w:marBottom w:val="0"/>
      <w:divBdr>
        <w:top w:val="none" w:sz="0" w:space="0" w:color="auto"/>
        <w:left w:val="none" w:sz="0" w:space="0" w:color="auto"/>
        <w:bottom w:val="none" w:sz="0" w:space="0" w:color="auto"/>
        <w:right w:val="none" w:sz="0" w:space="0" w:color="auto"/>
      </w:divBdr>
    </w:div>
    <w:div w:id="1111315798">
      <w:marLeft w:val="640"/>
      <w:marRight w:val="0"/>
      <w:marTop w:val="0"/>
      <w:marBottom w:val="0"/>
      <w:divBdr>
        <w:top w:val="none" w:sz="0" w:space="0" w:color="auto"/>
        <w:left w:val="none" w:sz="0" w:space="0" w:color="auto"/>
        <w:bottom w:val="none" w:sz="0" w:space="0" w:color="auto"/>
        <w:right w:val="none" w:sz="0" w:space="0" w:color="auto"/>
      </w:divBdr>
    </w:div>
    <w:div w:id="1111320574">
      <w:marLeft w:val="640"/>
      <w:marRight w:val="0"/>
      <w:marTop w:val="0"/>
      <w:marBottom w:val="0"/>
      <w:divBdr>
        <w:top w:val="none" w:sz="0" w:space="0" w:color="auto"/>
        <w:left w:val="none" w:sz="0" w:space="0" w:color="auto"/>
        <w:bottom w:val="none" w:sz="0" w:space="0" w:color="auto"/>
        <w:right w:val="none" w:sz="0" w:space="0" w:color="auto"/>
      </w:divBdr>
    </w:div>
    <w:div w:id="1111431764">
      <w:marLeft w:val="640"/>
      <w:marRight w:val="0"/>
      <w:marTop w:val="0"/>
      <w:marBottom w:val="0"/>
      <w:divBdr>
        <w:top w:val="none" w:sz="0" w:space="0" w:color="auto"/>
        <w:left w:val="none" w:sz="0" w:space="0" w:color="auto"/>
        <w:bottom w:val="none" w:sz="0" w:space="0" w:color="auto"/>
        <w:right w:val="none" w:sz="0" w:space="0" w:color="auto"/>
      </w:divBdr>
    </w:div>
    <w:div w:id="1111435172">
      <w:marLeft w:val="640"/>
      <w:marRight w:val="0"/>
      <w:marTop w:val="0"/>
      <w:marBottom w:val="0"/>
      <w:divBdr>
        <w:top w:val="none" w:sz="0" w:space="0" w:color="auto"/>
        <w:left w:val="none" w:sz="0" w:space="0" w:color="auto"/>
        <w:bottom w:val="none" w:sz="0" w:space="0" w:color="auto"/>
        <w:right w:val="none" w:sz="0" w:space="0" w:color="auto"/>
      </w:divBdr>
    </w:div>
    <w:div w:id="1111435359">
      <w:marLeft w:val="640"/>
      <w:marRight w:val="0"/>
      <w:marTop w:val="0"/>
      <w:marBottom w:val="0"/>
      <w:divBdr>
        <w:top w:val="none" w:sz="0" w:space="0" w:color="auto"/>
        <w:left w:val="none" w:sz="0" w:space="0" w:color="auto"/>
        <w:bottom w:val="none" w:sz="0" w:space="0" w:color="auto"/>
        <w:right w:val="none" w:sz="0" w:space="0" w:color="auto"/>
      </w:divBdr>
    </w:div>
    <w:div w:id="1111508381">
      <w:marLeft w:val="640"/>
      <w:marRight w:val="0"/>
      <w:marTop w:val="0"/>
      <w:marBottom w:val="0"/>
      <w:divBdr>
        <w:top w:val="none" w:sz="0" w:space="0" w:color="auto"/>
        <w:left w:val="none" w:sz="0" w:space="0" w:color="auto"/>
        <w:bottom w:val="none" w:sz="0" w:space="0" w:color="auto"/>
        <w:right w:val="none" w:sz="0" w:space="0" w:color="auto"/>
      </w:divBdr>
    </w:div>
    <w:div w:id="1111625841">
      <w:marLeft w:val="640"/>
      <w:marRight w:val="0"/>
      <w:marTop w:val="0"/>
      <w:marBottom w:val="0"/>
      <w:divBdr>
        <w:top w:val="none" w:sz="0" w:space="0" w:color="auto"/>
        <w:left w:val="none" w:sz="0" w:space="0" w:color="auto"/>
        <w:bottom w:val="none" w:sz="0" w:space="0" w:color="auto"/>
        <w:right w:val="none" w:sz="0" w:space="0" w:color="auto"/>
      </w:divBdr>
    </w:div>
    <w:div w:id="1111628973">
      <w:marLeft w:val="640"/>
      <w:marRight w:val="0"/>
      <w:marTop w:val="0"/>
      <w:marBottom w:val="0"/>
      <w:divBdr>
        <w:top w:val="none" w:sz="0" w:space="0" w:color="auto"/>
        <w:left w:val="none" w:sz="0" w:space="0" w:color="auto"/>
        <w:bottom w:val="none" w:sz="0" w:space="0" w:color="auto"/>
        <w:right w:val="none" w:sz="0" w:space="0" w:color="auto"/>
      </w:divBdr>
    </w:div>
    <w:div w:id="1111701466">
      <w:marLeft w:val="640"/>
      <w:marRight w:val="0"/>
      <w:marTop w:val="0"/>
      <w:marBottom w:val="0"/>
      <w:divBdr>
        <w:top w:val="none" w:sz="0" w:space="0" w:color="auto"/>
        <w:left w:val="none" w:sz="0" w:space="0" w:color="auto"/>
        <w:bottom w:val="none" w:sz="0" w:space="0" w:color="auto"/>
        <w:right w:val="none" w:sz="0" w:space="0" w:color="auto"/>
      </w:divBdr>
    </w:div>
    <w:div w:id="1111785237">
      <w:marLeft w:val="640"/>
      <w:marRight w:val="0"/>
      <w:marTop w:val="0"/>
      <w:marBottom w:val="0"/>
      <w:divBdr>
        <w:top w:val="none" w:sz="0" w:space="0" w:color="auto"/>
        <w:left w:val="none" w:sz="0" w:space="0" w:color="auto"/>
        <w:bottom w:val="none" w:sz="0" w:space="0" w:color="auto"/>
        <w:right w:val="none" w:sz="0" w:space="0" w:color="auto"/>
      </w:divBdr>
    </w:div>
    <w:div w:id="1111819631">
      <w:marLeft w:val="640"/>
      <w:marRight w:val="0"/>
      <w:marTop w:val="0"/>
      <w:marBottom w:val="0"/>
      <w:divBdr>
        <w:top w:val="none" w:sz="0" w:space="0" w:color="auto"/>
        <w:left w:val="none" w:sz="0" w:space="0" w:color="auto"/>
        <w:bottom w:val="none" w:sz="0" w:space="0" w:color="auto"/>
        <w:right w:val="none" w:sz="0" w:space="0" w:color="auto"/>
      </w:divBdr>
    </w:div>
    <w:div w:id="1111823255">
      <w:marLeft w:val="640"/>
      <w:marRight w:val="0"/>
      <w:marTop w:val="0"/>
      <w:marBottom w:val="0"/>
      <w:divBdr>
        <w:top w:val="none" w:sz="0" w:space="0" w:color="auto"/>
        <w:left w:val="none" w:sz="0" w:space="0" w:color="auto"/>
        <w:bottom w:val="none" w:sz="0" w:space="0" w:color="auto"/>
        <w:right w:val="none" w:sz="0" w:space="0" w:color="auto"/>
      </w:divBdr>
    </w:div>
    <w:div w:id="1111824000">
      <w:marLeft w:val="640"/>
      <w:marRight w:val="0"/>
      <w:marTop w:val="0"/>
      <w:marBottom w:val="0"/>
      <w:divBdr>
        <w:top w:val="none" w:sz="0" w:space="0" w:color="auto"/>
        <w:left w:val="none" w:sz="0" w:space="0" w:color="auto"/>
        <w:bottom w:val="none" w:sz="0" w:space="0" w:color="auto"/>
        <w:right w:val="none" w:sz="0" w:space="0" w:color="auto"/>
      </w:divBdr>
    </w:div>
    <w:div w:id="1111897793">
      <w:marLeft w:val="640"/>
      <w:marRight w:val="0"/>
      <w:marTop w:val="0"/>
      <w:marBottom w:val="0"/>
      <w:divBdr>
        <w:top w:val="none" w:sz="0" w:space="0" w:color="auto"/>
        <w:left w:val="none" w:sz="0" w:space="0" w:color="auto"/>
        <w:bottom w:val="none" w:sz="0" w:space="0" w:color="auto"/>
        <w:right w:val="none" w:sz="0" w:space="0" w:color="auto"/>
      </w:divBdr>
    </w:div>
    <w:div w:id="1111899802">
      <w:marLeft w:val="640"/>
      <w:marRight w:val="0"/>
      <w:marTop w:val="0"/>
      <w:marBottom w:val="0"/>
      <w:divBdr>
        <w:top w:val="none" w:sz="0" w:space="0" w:color="auto"/>
        <w:left w:val="none" w:sz="0" w:space="0" w:color="auto"/>
        <w:bottom w:val="none" w:sz="0" w:space="0" w:color="auto"/>
        <w:right w:val="none" w:sz="0" w:space="0" w:color="auto"/>
      </w:divBdr>
    </w:div>
    <w:div w:id="1111901403">
      <w:marLeft w:val="640"/>
      <w:marRight w:val="0"/>
      <w:marTop w:val="0"/>
      <w:marBottom w:val="0"/>
      <w:divBdr>
        <w:top w:val="none" w:sz="0" w:space="0" w:color="auto"/>
        <w:left w:val="none" w:sz="0" w:space="0" w:color="auto"/>
        <w:bottom w:val="none" w:sz="0" w:space="0" w:color="auto"/>
        <w:right w:val="none" w:sz="0" w:space="0" w:color="auto"/>
      </w:divBdr>
    </w:div>
    <w:div w:id="1112045436">
      <w:marLeft w:val="640"/>
      <w:marRight w:val="0"/>
      <w:marTop w:val="0"/>
      <w:marBottom w:val="0"/>
      <w:divBdr>
        <w:top w:val="none" w:sz="0" w:space="0" w:color="auto"/>
        <w:left w:val="none" w:sz="0" w:space="0" w:color="auto"/>
        <w:bottom w:val="none" w:sz="0" w:space="0" w:color="auto"/>
        <w:right w:val="none" w:sz="0" w:space="0" w:color="auto"/>
      </w:divBdr>
    </w:div>
    <w:div w:id="1112091717">
      <w:marLeft w:val="640"/>
      <w:marRight w:val="0"/>
      <w:marTop w:val="0"/>
      <w:marBottom w:val="0"/>
      <w:divBdr>
        <w:top w:val="none" w:sz="0" w:space="0" w:color="auto"/>
        <w:left w:val="none" w:sz="0" w:space="0" w:color="auto"/>
        <w:bottom w:val="none" w:sz="0" w:space="0" w:color="auto"/>
        <w:right w:val="none" w:sz="0" w:space="0" w:color="auto"/>
      </w:divBdr>
    </w:div>
    <w:div w:id="1112163752">
      <w:marLeft w:val="640"/>
      <w:marRight w:val="0"/>
      <w:marTop w:val="0"/>
      <w:marBottom w:val="0"/>
      <w:divBdr>
        <w:top w:val="none" w:sz="0" w:space="0" w:color="auto"/>
        <w:left w:val="none" w:sz="0" w:space="0" w:color="auto"/>
        <w:bottom w:val="none" w:sz="0" w:space="0" w:color="auto"/>
        <w:right w:val="none" w:sz="0" w:space="0" w:color="auto"/>
      </w:divBdr>
    </w:div>
    <w:div w:id="1112170133">
      <w:marLeft w:val="640"/>
      <w:marRight w:val="0"/>
      <w:marTop w:val="0"/>
      <w:marBottom w:val="0"/>
      <w:divBdr>
        <w:top w:val="none" w:sz="0" w:space="0" w:color="auto"/>
        <w:left w:val="none" w:sz="0" w:space="0" w:color="auto"/>
        <w:bottom w:val="none" w:sz="0" w:space="0" w:color="auto"/>
        <w:right w:val="none" w:sz="0" w:space="0" w:color="auto"/>
      </w:divBdr>
    </w:div>
    <w:div w:id="1112212138">
      <w:marLeft w:val="640"/>
      <w:marRight w:val="0"/>
      <w:marTop w:val="0"/>
      <w:marBottom w:val="0"/>
      <w:divBdr>
        <w:top w:val="none" w:sz="0" w:space="0" w:color="auto"/>
        <w:left w:val="none" w:sz="0" w:space="0" w:color="auto"/>
        <w:bottom w:val="none" w:sz="0" w:space="0" w:color="auto"/>
        <w:right w:val="none" w:sz="0" w:space="0" w:color="auto"/>
      </w:divBdr>
    </w:div>
    <w:div w:id="1112434177">
      <w:marLeft w:val="640"/>
      <w:marRight w:val="0"/>
      <w:marTop w:val="0"/>
      <w:marBottom w:val="0"/>
      <w:divBdr>
        <w:top w:val="none" w:sz="0" w:space="0" w:color="auto"/>
        <w:left w:val="none" w:sz="0" w:space="0" w:color="auto"/>
        <w:bottom w:val="none" w:sz="0" w:space="0" w:color="auto"/>
        <w:right w:val="none" w:sz="0" w:space="0" w:color="auto"/>
      </w:divBdr>
    </w:div>
    <w:div w:id="1112482839">
      <w:marLeft w:val="640"/>
      <w:marRight w:val="0"/>
      <w:marTop w:val="0"/>
      <w:marBottom w:val="0"/>
      <w:divBdr>
        <w:top w:val="none" w:sz="0" w:space="0" w:color="auto"/>
        <w:left w:val="none" w:sz="0" w:space="0" w:color="auto"/>
        <w:bottom w:val="none" w:sz="0" w:space="0" w:color="auto"/>
        <w:right w:val="none" w:sz="0" w:space="0" w:color="auto"/>
      </w:divBdr>
    </w:div>
    <w:div w:id="1112675925">
      <w:marLeft w:val="640"/>
      <w:marRight w:val="0"/>
      <w:marTop w:val="0"/>
      <w:marBottom w:val="0"/>
      <w:divBdr>
        <w:top w:val="none" w:sz="0" w:space="0" w:color="auto"/>
        <w:left w:val="none" w:sz="0" w:space="0" w:color="auto"/>
        <w:bottom w:val="none" w:sz="0" w:space="0" w:color="auto"/>
        <w:right w:val="none" w:sz="0" w:space="0" w:color="auto"/>
      </w:divBdr>
    </w:div>
    <w:div w:id="1112745103">
      <w:marLeft w:val="640"/>
      <w:marRight w:val="0"/>
      <w:marTop w:val="0"/>
      <w:marBottom w:val="0"/>
      <w:divBdr>
        <w:top w:val="none" w:sz="0" w:space="0" w:color="auto"/>
        <w:left w:val="none" w:sz="0" w:space="0" w:color="auto"/>
        <w:bottom w:val="none" w:sz="0" w:space="0" w:color="auto"/>
        <w:right w:val="none" w:sz="0" w:space="0" w:color="auto"/>
      </w:divBdr>
    </w:div>
    <w:div w:id="1112897077">
      <w:marLeft w:val="640"/>
      <w:marRight w:val="0"/>
      <w:marTop w:val="0"/>
      <w:marBottom w:val="0"/>
      <w:divBdr>
        <w:top w:val="none" w:sz="0" w:space="0" w:color="auto"/>
        <w:left w:val="none" w:sz="0" w:space="0" w:color="auto"/>
        <w:bottom w:val="none" w:sz="0" w:space="0" w:color="auto"/>
        <w:right w:val="none" w:sz="0" w:space="0" w:color="auto"/>
      </w:divBdr>
    </w:div>
    <w:div w:id="1112940125">
      <w:marLeft w:val="640"/>
      <w:marRight w:val="0"/>
      <w:marTop w:val="0"/>
      <w:marBottom w:val="0"/>
      <w:divBdr>
        <w:top w:val="none" w:sz="0" w:space="0" w:color="auto"/>
        <w:left w:val="none" w:sz="0" w:space="0" w:color="auto"/>
        <w:bottom w:val="none" w:sz="0" w:space="0" w:color="auto"/>
        <w:right w:val="none" w:sz="0" w:space="0" w:color="auto"/>
      </w:divBdr>
    </w:div>
    <w:div w:id="1112942063">
      <w:marLeft w:val="640"/>
      <w:marRight w:val="0"/>
      <w:marTop w:val="0"/>
      <w:marBottom w:val="0"/>
      <w:divBdr>
        <w:top w:val="none" w:sz="0" w:space="0" w:color="auto"/>
        <w:left w:val="none" w:sz="0" w:space="0" w:color="auto"/>
        <w:bottom w:val="none" w:sz="0" w:space="0" w:color="auto"/>
        <w:right w:val="none" w:sz="0" w:space="0" w:color="auto"/>
      </w:divBdr>
    </w:div>
    <w:div w:id="1112944630">
      <w:marLeft w:val="640"/>
      <w:marRight w:val="0"/>
      <w:marTop w:val="0"/>
      <w:marBottom w:val="0"/>
      <w:divBdr>
        <w:top w:val="none" w:sz="0" w:space="0" w:color="auto"/>
        <w:left w:val="none" w:sz="0" w:space="0" w:color="auto"/>
        <w:bottom w:val="none" w:sz="0" w:space="0" w:color="auto"/>
        <w:right w:val="none" w:sz="0" w:space="0" w:color="auto"/>
      </w:divBdr>
    </w:div>
    <w:div w:id="1113092054">
      <w:bodyDiv w:val="1"/>
      <w:marLeft w:val="0"/>
      <w:marRight w:val="0"/>
      <w:marTop w:val="0"/>
      <w:marBottom w:val="0"/>
      <w:divBdr>
        <w:top w:val="none" w:sz="0" w:space="0" w:color="auto"/>
        <w:left w:val="none" w:sz="0" w:space="0" w:color="auto"/>
        <w:bottom w:val="none" w:sz="0" w:space="0" w:color="auto"/>
        <w:right w:val="none" w:sz="0" w:space="0" w:color="auto"/>
      </w:divBdr>
    </w:div>
    <w:div w:id="1113133932">
      <w:marLeft w:val="640"/>
      <w:marRight w:val="0"/>
      <w:marTop w:val="0"/>
      <w:marBottom w:val="0"/>
      <w:divBdr>
        <w:top w:val="none" w:sz="0" w:space="0" w:color="auto"/>
        <w:left w:val="none" w:sz="0" w:space="0" w:color="auto"/>
        <w:bottom w:val="none" w:sz="0" w:space="0" w:color="auto"/>
        <w:right w:val="none" w:sz="0" w:space="0" w:color="auto"/>
      </w:divBdr>
    </w:div>
    <w:div w:id="1113279908">
      <w:marLeft w:val="640"/>
      <w:marRight w:val="0"/>
      <w:marTop w:val="0"/>
      <w:marBottom w:val="0"/>
      <w:divBdr>
        <w:top w:val="none" w:sz="0" w:space="0" w:color="auto"/>
        <w:left w:val="none" w:sz="0" w:space="0" w:color="auto"/>
        <w:bottom w:val="none" w:sz="0" w:space="0" w:color="auto"/>
        <w:right w:val="none" w:sz="0" w:space="0" w:color="auto"/>
      </w:divBdr>
    </w:div>
    <w:div w:id="1113284023">
      <w:marLeft w:val="640"/>
      <w:marRight w:val="0"/>
      <w:marTop w:val="0"/>
      <w:marBottom w:val="0"/>
      <w:divBdr>
        <w:top w:val="none" w:sz="0" w:space="0" w:color="auto"/>
        <w:left w:val="none" w:sz="0" w:space="0" w:color="auto"/>
        <w:bottom w:val="none" w:sz="0" w:space="0" w:color="auto"/>
        <w:right w:val="none" w:sz="0" w:space="0" w:color="auto"/>
      </w:divBdr>
    </w:div>
    <w:div w:id="1113331124">
      <w:marLeft w:val="640"/>
      <w:marRight w:val="0"/>
      <w:marTop w:val="0"/>
      <w:marBottom w:val="0"/>
      <w:divBdr>
        <w:top w:val="none" w:sz="0" w:space="0" w:color="auto"/>
        <w:left w:val="none" w:sz="0" w:space="0" w:color="auto"/>
        <w:bottom w:val="none" w:sz="0" w:space="0" w:color="auto"/>
        <w:right w:val="none" w:sz="0" w:space="0" w:color="auto"/>
      </w:divBdr>
    </w:div>
    <w:div w:id="1113356022">
      <w:marLeft w:val="640"/>
      <w:marRight w:val="0"/>
      <w:marTop w:val="0"/>
      <w:marBottom w:val="0"/>
      <w:divBdr>
        <w:top w:val="none" w:sz="0" w:space="0" w:color="auto"/>
        <w:left w:val="none" w:sz="0" w:space="0" w:color="auto"/>
        <w:bottom w:val="none" w:sz="0" w:space="0" w:color="auto"/>
        <w:right w:val="none" w:sz="0" w:space="0" w:color="auto"/>
      </w:divBdr>
    </w:div>
    <w:div w:id="1113398421">
      <w:marLeft w:val="640"/>
      <w:marRight w:val="0"/>
      <w:marTop w:val="0"/>
      <w:marBottom w:val="0"/>
      <w:divBdr>
        <w:top w:val="none" w:sz="0" w:space="0" w:color="auto"/>
        <w:left w:val="none" w:sz="0" w:space="0" w:color="auto"/>
        <w:bottom w:val="none" w:sz="0" w:space="0" w:color="auto"/>
        <w:right w:val="none" w:sz="0" w:space="0" w:color="auto"/>
      </w:divBdr>
    </w:div>
    <w:div w:id="1113398893">
      <w:marLeft w:val="640"/>
      <w:marRight w:val="0"/>
      <w:marTop w:val="0"/>
      <w:marBottom w:val="0"/>
      <w:divBdr>
        <w:top w:val="none" w:sz="0" w:space="0" w:color="auto"/>
        <w:left w:val="none" w:sz="0" w:space="0" w:color="auto"/>
        <w:bottom w:val="none" w:sz="0" w:space="0" w:color="auto"/>
        <w:right w:val="none" w:sz="0" w:space="0" w:color="auto"/>
      </w:divBdr>
    </w:div>
    <w:div w:id="1113400417">
      <w:marLeft w:val="640"/>
      <w:marRight w:val="0"/>
      <w:marTop w:val="0"/>
      <w:marBottom w:val="0"/>
      <w:divBdr>
        <w:top w:val="none" w:sz="0" w:space="0" w:color="auto"/>
        <w:left w:val="none" w:sz="0" w:space="0" w:color="auto"/>
        <w:bottom w:val="none" w:sz="0" w:space="0" w:color="auto"/>
        <w:right w:val="none" w:sz="0" w:space="0" w:color="auto"/>
      </w:divBdr>
    </w:div>
    <w:div w:id="1113406001">
      <w:marLeft w:val="640"/>
      <w:marRight w:val="0"/>
      <w:marTop w:val="0"/>
      <w:marBottom w:val="0"/>
      <w:divBdr>
        <w:top w:val="none" w:sz="0" w:space="0" w:color="auto"/>
        <w:left w:val="none" w:sz="0" w:space="0" w:color="auto"/>
        <w:bottom w:val="none" w:sz="0" w:space="0" w:color="auto"/>
        <w:right w:val="none" w:sz="0" w:space="0" w:color="auto"/>
      </w:divBdr>
    </w:div>
    <w:div w:id="1113482014">
      <w:marLeft w:val="640"/>
      <w:marRight w:val="0"/>
      <w:marTop w:val="0"/>
      <w:marBottom w:val="0"/>
      <w:divBdr>
        <w:top w:val="none" w:sz="0" w:space="0" w:color="auto"/>
        <w:left w:val="none" w:sz="0" w:space="0" w:color="auto"/>
        <w:bottom w:val="none" w:sz="0" w:space="0" w:color="auto"/>
        <w:right w:val="none" w:sz="0" w:space="0" w:color="auto"/>
      </w:divBdr>
    </w:div>
    <w:div w:id="1113594404">
      <w:marLeft w:val="640"/>
      <w:marRight w:val="0"/>
      <w:marTop w:val="0"/>
      <w:marBottom w:val="0"/>
      <w:divBdr>
        <w:top w:val="none" w:sz="0" w:space="0" w:color="auto"/>
        <w:left w:val="none" w:sz="0" w:space="0" w:color="auto"/>
        <w:bottom w:val="none" w:sz="0" w:space="0" w:color="auto"/>
        <w:right w:val="none" w:sz="0" w:space="0" w:color="auto"/>
      </w:divBdr>
    </w:div>
    <w:div w:id="1113669000">
      <w:marLeft w:val="640"/>
      <w:marRight w:val="0"/>
      <w:marTop w:val="0"/>
      <w:marBottom w:val="0"/>
      <w:divBdr>
        <w:top w:val="none" w:sz="0" w:space="0" w:color="auto"/>
        <w:left w:val="none" w:sz="0" w:space="0" w:color="auto"/>
        <w:bottom w:val="none" w:sz="0" w:space="0" w:color="auto"/>
        <w:right w:val="none" w:sz="0" w:space="0" w:color="auto"/>
      </w:divBdr>
    </w:div>
    <w:div w:id="1113789448">
      <w:marLeft w:val="640"/>
      <w:marRight w:val="0"/>
      <w:marTop w:val="0"/>
      <w:marBottom w:val="0"/>
      <w:divBdr>
        <w:top w:val="none" w:sz="0" w:space="0" w:color="auto"/>
        <w:left w:val="none" w:sz="0" w:space="0" w:color="auto"/>
        <w:bottom w:val="none" w:sz="0" w:space="0" w:color="auto"/>
        <w:right w:val="none" w:sz="0" w:space="0" w:color="auto"/>
      </w:divBdr>
    </w:div>
    <w:div w:id="1113863271">
      <w:marLeft w:val="640"/>
      <w:marRight w:val="0"/>
      <w:marTop w:val="0"/>
      <w:marBottom w:val="0"/>
      <w:divBdr>
        <w:top w:val="none" w:sz="0" w:space="0" w:color="auto"/>
        <w:left w:val="none" w:sz="0" w:space="0" w:color="auto"/>
        <w:bottom w:val="none" w:sz="0" w:space="0" w:color="auto"/>
        <w:right w:val="none" w:sz="0" w:space="0" w:color="auto"/>
      </w:divBdr>
    </w:div>
    <w:div w:id="1113936359">
      <w:marLeft w:val="640"/>
      <w:marRight w:val="0"/>
      <w:marTop w:val="0"/>
      <w:marBottom w:val="0"/>
      <w:divBdr>
        <w:top w:val="none" w:sz="0" w:space="0" w:color="auto"/>
        <w:left w:val="none" w:sz="0" w:space="0" w:color="auto"/>
        <w:bottom w:val="none" w:sz="0" w:space="0" w:color="auto"/>
        <w:right w:val="none" w:sz="0" w:space="0" w:color="auto"/>
      </w:divBdr>
    </w:div>
    <w:div w:id="1113941868">
      <w:marLeft w:val="640"/>
      <w:marRight w:val="0"/>
      <w:marTop w:val="0"/>
      <w:marBottom w:val="0"/>
      <w:divBdr>
        <w:top w:val="none" w:sz="0" w:space="0" w:color="auto"/>
        <w:left w:val="none" w:sz="0" w:space="0" w:color="auto"/>
        <w:bottom w:val="none" w:sz="0" w:space="0" w:color="auto"/>
        <w:right w:val="none" w:sz="0" w:space="0" w:color="auto"/>
      </w:divBdr>
    </w:div>
    <w:div w:id="1114012150">
      <w:marLeft w:val="640"/>
      <w:marRight w:val="0"/>
      <w:marTop w:val="0"/>
      <w:marBottom w:val="0"/>
      <w:divBdr>
        <w:top w:val="none" w:sz="0" w:space="0" w:color="auto"/>
        <w:left w:val="none" w:sz="0" w:space="0" w:color="auto"/>
        <w:bottom w:val="none" w:sz="0" w:space="0" w:color="auto"/>
        <w:right w:val="none" w:sz="0" w:space="0" w:color="auto"/>
      </w:divBdr>
    </w:div>
    <w:div w:id="1114130159">
      <w:marLeft w:val="640"/>
      <w:marRight w:val="0"/>
      <w:marTop w:val="0"/>
      <w:marBottom w:val="0"/>
      <w:divBdr>
        <w:top w:val="none" w:sz="0" w:space="0" w:color="auto"/>
        <w:left w:val="none" w:sz="0" w:space="0" w:color="auto"/>
        <w:bottom w:val="none" w:sz="0" w:space="0" w:color="auto"/>
        <w:right w:val="none" w:sz="0" w:space="0" w:color="auto"/>
      </w:divBdr>
    </w:div>
    <w:div w:id="1114250901">
      <w:marLeft w:val="640"/>
      <w:marRight w:val="0"/>
      <w:marTop w:val="0"/>
      <w:marBottom w:val="0"/>
      <w:divBdr>
        <w:top w:val="none" w:sz="0" w:space="0" w:color="auto"/>
        <w:left w:val="none" w:sz="0" w:space="0" w:color="auto"/>
        <w:bottom w:val="none" w:sz="0" w:space="0" w:color="auto"/>
        <w:right w:val="none" w:sz="0" w:space="0" w:color="auto"/>
      </w:divBdr>
    </w:div>
    <w:div w:id="1114253379">
      <w:marLeft w:val="640"/>
      <w:marRight w:val="0"/>
      <w:marTop w:val="0"/>
      <w:marBottom w:val="0"/>
      <w:divBdr>
        <w:top w:val="none" w:sz="0" w:space="0" w:color="auto"/>
        <w:left w:val="none" w:sz="0" w:space="0" w:color="auto"/>
        <w:bottom w:val="none" w:sz="0" w:space="0" w:color="auto"/>
        <w:right w:val="none" w:sz="0" w:space="0" w:color="auto"/>
      </w:divBdr>
    </w:div>
    <w:div w:id="1114323449">
      <w:marLeft w:val="640"/>
      <w:marRight w:val="0"/>
      <w:marTop w:val="0"/>
      <w:marBottom w:val="0"/>
      <w:divBdr>
        <w:top w:val="none" w:sz="0" w:space="0" w:color="auto"/>
        <w:left w:val="none" w:sz="0" w:space="0" w:color="auto"/>
        <w:bottom w:val="none" w:sz="0" w:space="0" w:color="auto"/>
        <w:right w:val="none" w:sz="0" w:space="0" w:color="auto"/>
      </w:divBdr>
    </w:div>
    <w:div w:id="1114404900">
      <w:marLeft w:val="640"/>
      <w:marRight w:val="0"/>
      <w:marTop w:val="0"/>
      <w:marBottom w:val="0"/>
      <w:divBdr>
        <w:top w:val="none" w:sz="0" w:space="0" w:color="auto"/>
        <w:left w:val="none" w:sz="0" w:space="0" w:color="auto"/>
        <w:bottom w:val="none" w:sz="0" w:space="0" w:color="auto"/>
        <w:right w:val="none" w:sz="0" w:space="0" w:color="auto"/>
      </w:divBdr>
    </w:div>
    <w:div w:id="1114521258">
      <w:marLeft w:val="640"/>
      <w:marRight w:val="0"/>
      <w:marTop w:val="0"/>
      <w:marBottom w:val="0"/>
      <w:divBdr>
        <w:top w:val="none" w:sz="0" w:space="0" w:color="auto"/>
        <w:left w:val="none" w:sz="0" w:space="0" w:color="auto"/>
        <w:bottom w:val="none" w:sz="0" w:space="0" w:color="auto"/>
        <w:right w:val="none" w:sz="0" w:space="0" w:color="auto"/>
      </w:divBdr>
    </w:div>
    <w:div w:id="1114523379">
      <w:marLeft w:val="640"/>
      <w:marRight w:val="0"/>
      <w:marTop w:val="0"/>
      <w:marBottom w:val="0"/>
      <w:divBdr>
        <w:top w:val="none" w:sz="0" w:space="0" w:color="auto"/>
        <w:left w:val="none" w:sz="0" w:space="0" w:color="auto"/>
        <w:bottom w:val="none" w:sz="0" w:space="0" w:color="auto"/>
        <w:right w:val="none" w:sz="0" w:space="0" w:color="auto"/>
      </w:divBdr>
    </w:div>
    <w:div w:id="1114594931">
      <w:marLeft w:val="640"/>
      <w:marRight w:val="0"/>
      <w:marTop w:val="0"/>
      <w:marBottom w:val="0"/>
      <w:divBdr>
        <w:top w:val="none" w:sz="0" w:space="0" w:color="auto"/>
        <w:left w:val="none" w:sz="0" w:space="0" w:color="auto"/>
        <w:bottom w:val="none" w:sz="0" w:space="0" w:color="auto"/>
        <w:right w:val="none" w:sz="0" w:space="0" w:color="auto"/>
      </w:divBdr>
    </w:div>
    <w:div w:id="1114637121">
      <w:marLeft w:val="640"/>
      <w:marRight w:val="0"/>
      <w:marTop w:val="0"/>
      <w:marBottom w:val="0"/>
      <w:divBdr>
        <w:top w:val="none" w:sz="0" w:space="0" w:color="auto"/>
        <w:left w:val="none" w:sz="0" w:space="0" w:color="auto"/>
        <w:bottom w:val="none" w:sz="0" w:space="0" w:color="auto"/>
        <w:right w:val="none" w:sz="0" w:space="0" w:color="auto"/>
      </w:divBdr>
    </w:div>
    <w:div w:id="1114640650">
      <w:marLeft w:val="640"/>
      <w:marRight w:val="0"/>
      <w:marTop w:val="0"/>
      <w:marBottom w:val="0"/>
      <w:divBdr>
        <w:top w:val="none" w:sz="0" w:space="0" w:color="auto"/>
        <w:left w:val="none" w:sz="0" w:space="0" w:color="auto"/>
        <w:bottom w:val="none" w:sz="0" w:space="0" w:color="auto"/>
        <w:right w:val="none" w:sz="0" w:space="0" w:color="auto"/>
      </w:divBdr>
    </w:div>
    <w:div w:id="1114709971">
      <w:marLeft w:val="640"/>
      <w:marRight w:val="0"/>
      <w:marTop w:val="0"/>
      <w:marBottom w:val="0"/>
      <w:divBdr>
        <w:top w:val="none" w:sz="0" w:space="0" w:color="auto"/>
        <w:left w:val="none" w:sz="0" w:space="0" w:color="auto"/>
        <w:bottom w:val="none" w:sz="0" w:space="0" w:color="auto"/>
        <w:right w:val="none" w:sz="0" w:space="0" w:color="auto"/>
      </w:divBdr>
    </w:div>
    <w:div w:id="1114859919">
      <w:marLeft w:val="640"/>
      <w:marRight w:val="0"/>
      <w:marTop w:val="0"/>
      <w:marBottom w:val="0"/>
      <w:divBdr>
        <w:top w:val="none" w:sz="0" w:space="0" w:color="auto"/>
        <w:left w:val="none" w:sz="0" w:space="0" w:color="auto"/>
        <w:bottom w:val="none" w:sz="0" w:space="0" w:color="auto"/>
        <w:right w:val="none" w:sz="0" w:space="0" w:color="auto"/>
      </w:divBdr>
    </w:div>
    <w:div w:id="1114986450">
      <w:marLeft w:val="640"/>
      <w:marRight w:val="0"/>
      <w:marTop w:val="0"/>
      <w:marBottom w:val="0"/>
      <w:divBdr>
        <w:top w:val="none" w:sz="0" w:space="0" w:color="auto"/>
        <w:left w:val="none" w:sz="0" w:space="0" w:color="auto"/>
        <w:bottom w:val="none" w:sz="0" w:space="0" w:color="auto"/>
        <w:right w:val="none" w:sz="0" w:space="0" w:color="auto"/>
      </w:divBdr>
    </w:div>
    <w:div w:id="1115097983">
      <w:marLeft w:val="640"/>
      <w:marRight w:val="0"/>
      <w:marTop w:val="0"/>
      <w:marBottom w:val="0"/>
      <w:divBdr>
        <w:top w:val="none" w:sz="0" w:space="0" w:color="auto"/>
        <w:left w:val="none" w:sz="0" w:space="0" w:color="auto"/>
        <w:bottom w:val="none" w:sz="0" w:space="0" w:color="auto"/>
        <w:right w:val="none" w:sz="0" w:space="0" w:color="auto"/>
      </w:divBdr>
    </w:div>
    <w:div w:id="1115097998">
      <w:marLeft w:val="640"/>
      <w:marRight w:val="0"/>
      <w:marTop w:val="0"/>
      <w:marBottom w:val="0"/>
      <w:divBdr>
        <w:top w:val="none" w:sz="0" w:space="0" w:color="auto"/>
        <w:left w:val="none" w:sz="0" w:space="0" w:color="auto"/>
        <w:bottom w:val="none" w:sz="0" w:space="0" w:color="auto"/>
        <w:right w:val="none" w:sz="0" w:space="0" w:color="auto"/>
      </w:divBdr>
    </w:div>
    <w:div w:id="1115250243">
      <w:marLeft w:val="640"/>
      <w:marRight w:val="0"/>
      <w:marTop w:val="0"/>
      <w:marBottom w:val="0"/>
      <w:divBdr>
        <w:top w:val="none" w:sz="0" w:space="0" w:color="auto"/>
        <w:left w:val="none" w:sz="0" w:space="0" w:color="auto"/>
        <w:bottom w:val="none" w:sz="0" w:space="0" w:color="auto"/>
        <w:right w:val="none" w:sz="0" w:space="0" w:color="auto"/>
      </w:divBdr>
    </w:div>
    <w:div w:id="1115251454">
      <w:marLeft w:val="640"/>
      <w:marRight w:val="0"/>
      <w:marTop w:val="0"/>
      <w:marBottom w:val="0"/>
      <w:divBdr>
        <w:top w:val="none" w:sz="0" w:space="0" w:color="auto"/>
        <w:left w:val="none" w:sz="0" w:space="0" w:color="auto"/>
        <w:bottom w:val="none" w:sz="0" w:space="0" w:color="auto"/>
        <w:right w:val="none" w:sz="0" w:space="0" w:color="auto"/>
      </w:divBdr>
    </w:div>
    <w:div w:id="1115368043">
      <w:marLeft w:val="640"/>
      <w:marRight w:val="0"/>
      <w:marTop w:val="0"/>
      <w:marBottom w:val="0"/>
      <w:divBdr>
        <w:top w:val="none" w:sz="0" w:space="0" w:color="auto"/>
        <w:left w:val="none" w:sz="0" w:space="0" w:color="auto"/>
        <w:bottom w:val="none" w:sz="0" w:space="0" w:color="auto"/>
        <w:right w:val="none" w:sz="0" w:space="0" w:color="auto"/>
      </w:divBdr>
    </w:div>
    <w:div w:id="1115368918">
      <w:marLeft w:val="640"/>
      <w:marRight w:val="0"/>
      <w:marTop w:val="0"/>
      <w:marBottom w:val="0"/>
      <w:divBdr>
        <w:top w:val="none" w:sz="0" w:space="0" w:color="auto"/>
        <w:left w:val="none" w:sz="0" w:space="0" w:color="auto"/>
        <w:bottom w:val="none" w:sz="0" w:space="0" w:color="auto"/>
        <w:right w:val="none" w:sz="0" w:space="0" w:color="auto"/>
      </w:divBdr>
    </w:div>
    <w:div w:id="1115440700">
      <w:marLeft w:val="640"/>
      <w:marRight w:val="0"/>
      <w:marTop w:val="0"/>
      <w:marBottom w:val="0"/>
      <w:divBdr>
        <w:top w:val="none" w:sz="0" w:space="0" w:color="auto"/>
        <w:left w:val="none" w:sz="0" w:space="0" w:color="auto"/>
        <w:bottom w:val="none" w:sz="0" w:space="0" w:color="auto"/>
        <w:right w:val="none" w:sz="0" w:space="0" w:color="auto"/>
      </w:divBdr>
    </w:div>
    <w:div w:id="1115488528">
      <w:marLeft w:val="640"/>
      <w:marRight w:val="0"/>
      <w:marTop w:val="0"/>
      <w:marBottom w:val="0"/>
      <w:divBdr>
        <w:top w:val="none" w:sz="0" w:space="0" w:color="auto"/>
        <w:left w:val="none" w:sz="0" w:space="0" w:color="auto"/>
        <w:bottom w:val="none" w:sz="0" w:space="0" w:color="auto"/>
        <w:right w:val="none" w:sz="0" w:space="0" w:color="auto"/>
      </w:divBdr>
    </w:div>
    <w:div w:id="1115519007">
      <w:marLeft w:val="640"/>
      <w:marRight w:val="0"/>
      <w:marTop w:val="0"/>
      <w:marBottom w:val="0"/>
      <w:divBdr>
        <w:top w:val="none" w:sz="0" w:space="0" w:color="auto"/>
        <w:left w:val="none" w:sz="0" w:space="0" w:color="auto"/>
        <w:bottom w:val="none" w:sz="0" w:space="0" w:color="auto"/>
        <w:right w:val="none" w:sz="0" w:space="0" w:color="auto"/>
      </w:divBdr>
    </w:div>
    <w:div w:id="1115561223">
      <w:marLeft w:val="640"/>
      <w:marRight w:val="0"/>
      <w:marTop w:val="0"/>
      <w:marBottom w:val="0"/>
      <w:divBdr>
        <w:top w:val="none" w:sz="0" w:space="0" w:color="auto"/>
        <w:left w:val="none" w:sz="0" w:space="0" w:color="auto"/>
        <w:bottom w:val="none" w:sz="0" w:space="0" w:color="auto"/>
        <w:right w:val="none" w:sz="0" w:space="0" w:color="auto"/>
      </w:divBdr>
    </w:div>
    <w:div w:id="1115632084">
      <w:marLeft w:val="640"/>
      <w:marRight w:val="0"/>
      <w:marTop w:val="0"/>
      <w:marBottom w:val="0"/>
      <w:divBdr>
        <w:top w:val="none" w:sz="0" w:space="0" w:color="auto"/>
        <w:left w:val="none" w:sz="0" w:space="0" w:color="auto"/>
        <w:bottom w:val="none" w:sz="0" w:space="0" w:color="auto"/>
        <w:right w:val="none" w:sz="0" w:space="0" w:color="auto"/>
      </w:divBdr>
    </w:div>
    <w:div w:id="1115710241">
      <w:marLeft w:val="640"/>
      <w:marRight w:val="0"/>
      <w:marTop w:val="0"/>
      <w:marBottom w:val="0"/>
      <w:divBdr>
        <w:top w:val="none" w:sz="0" w:space="0" w:color="auto"/>
        <w:left w:val="none" w:sz="0" w:space="0" w:color="auto"/>
        <w:bottom w:val="none" w:sz="0" w:space="0" w:color="auto"/>
        <w:right w:val="none" w:sz="0" w:space="0" w:color="auto"/>
      </w:divBdr>
    </w:div>
    <w:div w:id="1115754385">
      <w:marLeft w:val="640"/>
      <w:marRight w:val="0"/>
      <w:marTop w:val="0"/>
      <w:marBottom w:val="0"/>
      <w:divBdr>
        <w:top w:val="none" w:sz="0" w:space="0" w:color="auto"/>
        <w:left w:val="none" w:sz="0" w:space="0" w:color="auto"/>
        <w:bottom w:val="none" w:sz="0" w:space="0" w:color="auto"/>
        <w:right w:val="none" w:sz="0" w:space="0" w:color="auto"/>
      </w:divBdr>
    </w:div>
    <w:div w:id="1115828365">
      <w:marLeft w:val="640"/>
      <w:marRight w:val="0"/>
      <w:marTop w:val="0"/>
      <w:marBottom w:val="0"/>
      <w:divBdr>
        <w:top w:val="none" w:sz="0" w:space="0" w:color="auto"/>
        <w:left w:val="none" w:sz="0" w:space="0" w:color="auto"/>
        <w:bottom w:val="none" w:sz="0" w:space="0" w:color="auto"/>
        <w:right w:val="none" w:sz="0" w:space="0" w:color="auto"/>
      </w:divBdr>
    </w:div>
    <w:div w:id="1115830998">
      <w:marLeft w:val="640"/>
      <w:marRight w:val="0"/>
      <w:marTop w:val="0"/>
      <w:marBottom w:val="0"/>
      <w:divBdr>
        <w:top w:val="none" w:sz="0" w:space="0" w:color="auto"/>
        <w:left w:val="none" w:sz="0" w:space="0" w:color="auto"/>
        <w:bottom w:val="none" w:sz="0" w:space="0" w:color="auto"/>
        <w:right w:val="none" w:sz="0" w:space="0" w:color="auto"/>
      </w:divBdr>
    </w:div>
    <w:div w:id="1115950227">
      <w:marLeft w:val="640"/>
      <w:marRight w:val="0"/>
      <w:marTop w:val="0"/>
      <w:marBottom w:val="0"/>
      <w:divBdr>
        <w:top w:val="none" w:sz="0" w:space="0" w:color="auto"/>
        <w:left w:val="none" w:sz="0" w:space="0" w:color="auto"/>
        <w:bottom w:val="none" w:sz="0" w:space="0" w:color="auto"/>
        <w:right w:val="none" w:sz="0" w:space="0" w:color="auto"/>
      </w:divBdr>
    </w:div>
    <w:div w:id="1116095556">
      <w:marLeft w:val="640"/>
      <w:marRight w:val="0"/>
      <w:marTop w:val="0"/>
      <w:marBottom w:val="0"/>
      <w:divBdr>
        <w:top w:val="none" w:sz="0" w:space="0" w:color="auto"/>
        <w:left w:val="none" w:sz="0" w:space="0" w:color="auto"/>
        <w:bottom w:val="none" w:sz="0" w:space="0" w:color="auto"/>
        <w:right w:val="none" w:sz="0" w:space="0" w:color="auto"/>
      </w:divBdr>
    </w:div>
    <w:div w:id="1116170297">
      <w:marLeft w:val="640"/>
      <w:marRight w:val="0"/>
      <w:marTop w:val="0"/>
      <w:marBottom w:val="0"/>
      <w:divBdr>
        <w:top w:val="none" w:sz="0" w:space="0" w:color="auto"/>
        <w:left w:val="none" w:sz="0" w:space="0" w:color="auto"/>
        <w:bottom w:val="none" w:sz="0" w:space="0" w:color="auto"/>
        <w:right w:val="none" w:sz="0" w:space="0" w:color="auto"/>
      </w:divBdr>
    </w:div>
    <w:div w:id="1116173653">
      <w:bodyDiv w:val="1"/>
      <w:marLeft w:val="0"/>
      <w:marRight w:val="0"/>
      <w:marTop w:val="0"/>
      <w:marBottom w:val="0"/>
      <w:divBdr>
        <w:top w:val="none" w:sz="0" w:space="0" w:color="auto"/>
        <w:left w:val="none" w:sz="0" w:space="0" w:color="auto"/>
        <w:bottom w:val="none" w:sz="0" w:space="0" w:color="auto"/>
        <w:right w:val="none" w:sz="0" w:space="0" w:color="auto"/>
      </w:divBdr>
    </w:div>
    <w:div w:id="1116213293">
      <w:marLeft w:val="640"/>
      <w:marRight w:val="0"/>
      <w:marTop w:val="0"/>
      <w:marBottom w:val="0"/>
      <w:divBdr>
        <w:top w:val="none" w:sz="0" w:space="0" w:color="auto"/>
        <w:left w:val="none" w:sz="0" w:space="0" w:color="auto"/>
        <w:bottom w:val="none" w:sz="0" w:space="0" w:color="auto"/>
        <w:right w:val="none" w:sz="0" w:space="0" w:color="auto"/>
      </w:divBdr>
    </w:div>
    <w:div w:id="1116221043">
      <w:marLeft w:val="640"/>
      <w:marRight w:val="0"/>
      <w:marTop w:val="0"/>
      <w:marBottom w:val="0"/>
      <w:divBdr>
        <w:top w:val="none" w:sz="0" w:space="0" w:color="auto"/>
        <w:left w:val="none" w:sz="0" w:space="0" w:color="auto"/>
        <w:bottom w:val="none" w:sz="0" w:space="0" w:color="auto"/>
        <w:right w:val="none" w:sz="0" w:space="0" w:color="auto"/>
      </w:divBdr>
    </w:div>
    <w:div w:id="1116293057">
      <w:marLeft w:val="640"/>
      <w:marRight w:val="0"/>
      <w:marTop w:val="0"/>
      <w:marBottom w:val="0"/>
      <w:divBdr>
        <w:top w:val="none" w:sz="0" w:space="0" w:color="auto"/>
        <w:left w:val="none" w:sz="0" w:space="0" w:color="auto"/>
        <w:bottom w:val="none" w:sz="0" w:space="0" w:color="auto"/>
        <w:right w:val="none" w:sz="0" w:space="0" w:color="auto"/>
      </w:divBdr>
    </w:div>
    <w:div w:id="1116367317">
      <w:marLeft w:val="640"/>
      <w:marRight w:val="0"/>
      <w:marTop w:val="0"/>
      <w:marBottom w:val="0"/>
      <w:divBdr>
        <w:top w:val="none" w:sz="0" w:space="0" w:color="auto"/>
        <w:left w:val="none" w:sz="0" w:space="0" w:color="auto"/>
        <w:bottom w:val="none" w:sz="0" w:space="0" w:color="auto"/>
        <w:right w:val="none" w:sz="0" w:space="0" w:color="auto"/>
      </w:divBdr>
    </w:div>
    <w:div w:id="1116370972">
      <w:marLeft w:val="640"/>
      <w:marRight w:val="0"/>
      <w:marTop w:val="0"/>
      <w:marBottom w:val="0"/>
      <w:divBdr>
        <w:top w:val="none" w:sz="0" w:space="0" w:color="auto"/>
        <w:left w:val="none" w:sz="0" w:space="0" w:color="auto"/>
        <w:bottom w:val="none" w:sz="0" w:space="0" w:color="auto"/>
        <w:right w:val="none" w:sz="0" w:space="0" w:color="auto"/>
      </w:divBdr>
    </w:div>
    <w:div w:id="1116489393">
      <w:marLeft w:val="640"/>
      <w:marRight w:val="0"/>
      <w:marTop w:val="0"/>
      <w:marBottom w:val="0"/>
      <w:divBdr>
        <w:top w:val="none" w:sz="0" w:space="0" w:color="auto"/>
        <w:left w:val="none" w:sz="0" w:space="0" w:color="auto"/>
        <w:bottom w:val="none" w:sz="0" w:space="0" w:color="auto"/>
        <w:right w:val="none" w:sz="0" w:space="0" w:color="auto"/>
      </w:divBdr>
    </w:div>
    <w:div w:id="1116558974">
      <w:marLeft w:val="640"/>
      <w:marRight w:val="0"/>
      <w:marTop w:val="0"/>
      <w:marBottom w:val="0"/>
      <w:divBdr>
        <w:top w:val="none" w:sz="0" w:space="0" w:color="auto"/>
        <w:left w:val="none" w:sz="0" w:space="0" w:color="auto"/>
        <w:bottom w:val="none" w:sz="0" w:space="0" w:color="auto"/>
        <w:right w:val="none" w:sz="0" w:space="0" w:color="auto"/>
      </w:divBdr>
    </w:div>
    <w:div w:id="1116607212">
      <w:marLeft w:val="640"/>
      <w:marRight w:val="0"/>
      <w:marTop w:val="0"/>
      <w:marBottom w:val="0"/>
      <w:divBdr>
        <w:top w:val="none" w:sz="0" w:space="0" w:color="auto"/>
        <w:left w:val="none" w:sz="0" w:space="0" w:color="auto"/>
        <w:bottom w:val="none" w:sz="0" w:space="0" w:color="auto"/>
        <w:right w:val="none" w:sz="0" w:space="0" w:color="auto"/>
      </w:divBdr>
    </w:div>
    <w:div w:id="1116679812">
      <w:marLeft w:val="640"/>
      <w:marRight w:val="0"/>
      <w:marTop w:val="0"/>
      <w:marBottom w:val="0"/>
      <w:divBdr>
        <w:top w:val="none" w:sz="0" w:space="0" w:color="auto"/>
        <w:left w:val="none" w:sz="0" w:space="0" w:color="auto"/>
        <w:bottom w:val="none" w:sz="0" w:space="0" w:color="auto"/>
        <w:right w:val="none" w:sz="0" w:space="0" w:color="auto"/>
      </w:divBdr>
    </w:div>
    <w:div w:id="1116827704">
      <w:marLeft w:val="640"/>
      <w:marRight w:val="0"/>
      <w:marTop w:val="0"/>
      <w:marBottom w:val="0"/>
      <w:divBdr>
        <w:top w:val="none" w:sz="0" w:space="0" w:color="auto"/>
        <w:left w:val="none" w:sz="0" w:space="0" w:color="auto"/>
        <w:bottom w:val="none" w:sz="0" w:space="0" w:color="auto"/>
        <w:right w:val="none" w:sz="0" w:space="0" w:color="auto"/>
      </w:divBdr>
    </w:div>
    <w:div w:id="1116831058">
      <w:marLeft w:val="640"/>
      <w:marRight w:val="0"/>
      <w:marTop w:val="0"/>
      <w:marBottom w:val="0"/>
      <w:divBdr>
        <w:top w:val="none" w:sz="0" w:space="0" w:color="auto"/>
        <w:left w:val="none" w:sz="0" w:space="0" w:color="auto"/>
        <w:bottom w:val="none" w:sz="0" w:space="0" w:color="auto"/>
        <w:right w:val="none" w:sz="0" w:space="0" w:color="auto"/>
      </w:divBdr>
    </w:div>
    <w:div w:id="1116948137">
      <w:marLeft w:val="640"/>
      <w:marRight w:val="0"/>
      <w:marTop w:val="0"/>
      <w:marBottom w:val="0"/>
      <w:divBdr>
        <w:top w:val="none" w:sz="0" w:space="0" w:color="auto"/>
        <w:left w:val="none" w:sz="0" w:space="0" w:color="auto"/>
        <w:bottom w:val="none" w:sz="0" w:space="0" w:color="auto"/>
        <w:right w:val="none" w:sz="0" w:space="0" w:color="auto"/>
      </w:divBdr>
    </w:div>
    <w:div w:id="1117064708">
      <w:marLeft w:val="640"/>
      <w:marRight w:val="0"/>
      <w:marTop w:val="0"/>
      <w:marBottom w:val="0"/>
      <w:divBdr>
        <w:top w:val="none" w:sz="0" w:space="0" w:color="auto"/>
        <w:left w:val="none" w:sz="0" w:space="0" w:color="auto"/>
        <w:bottom w:val="none" w:sz="0" w:space="0" w:color="auto"/>
        <w:right w:val="none" w:sz="0" w:space="0" w:color="auto"/>
      </w:divBdr>
    </w:div>
    <w:div w:id="1117069955">
      <w:marLeft w:val="640"/>
      <w:marRight w:val="0"/>
      <w:marTop w:val="0"/>
      <w:marBottom w:val="0"/>
      <w:divBdr>
        <w:top w:val="none" w:sz="0" w:space="0" w:color="auto"/>
        <w:left w:val="none" w:sz="0" w:space="0" w:color="auto"/>
        <w:bottom w:val="none" w:sz="0" w:space="0" w:color="auto"/>
        <w:right w:val="none" w:sz="0" w:space="0" w:color="auto"/>
      </w:divBdr>
    </w:div>
    <w:div w:id="1117211706">
      <w:marLeft w:val="640"/>
      <w:marRight w:val="0"/>
      <w:marTop w:val="0"/>
      <w:marBottom w:val="0"/>
      <w:divBdr>
        <w:top w:val="none" w:sz="0" w:space="0" w:color="auto"/>
        <w:left w:val="none" w:sz="0" w:space="0" w:color="auto"/>
        <w:bottom w:val="none" w:sz="0" w:space="0" w:color="auto"/>
        <w:right w:val="none" w:sz="0" w:space="0" w:color="auto"/>
      </w:divBdr>
    </w:div>
    <w:div w:id="1117213293">
      <w:marLeft w:val="640"/>
      <w:marRight w:val="0"/>
      <w:marTop w:val="0"/>
      <w:marBottom w:val="0"/>
      <w:divBdr>
        <w:top w:val="none" w:sz="0" w:space="0" w:color="auto"/>
        <w:left w:val="none" w:sz="0" w:space="0" w:color="auto"/>
        <w:bottom w:val="none" w:sz="0" w:space="0" w:color="auto"/>
        <w:right w:val="none" w:sz="0" w:space="0" w:color="auto"/>
      </w:divBdr>
    </w:div>
    <w:div w:id="1117405675">
      <w:marLeft w:val="640"/>
      <w:marRight w:val="0"/>
      <w:marTop w:val="0"/>
      <w:marBottom w:val="0"/>
      <w:divBdr>
        <w:top w:val="none" w:sz="0" w:space="0" w:color="auto"/>
        <w:left w:val="none" w:sz="0" w:space="0" w:color="auto"/>
        <w:bottom w:val="none" w:sz="0" w:space="0" w:color="auto"/>
        <w:right w:val="none" w:sz="0" w:space="0" w:color="auto"/>
      </w:divBdr>
    </w:div>
    <w:div w:id="1117603525">
      <w:marLeft w:val="640"/>
      <w:marRight w:val="0"/>
      <w:marTop w:val="0"/>
      <w:marBottom w:val="0"/>
      <w:divBdr>
        <w:top w:val="none" w:sz="0" w:space="0" w:color="auto"/>
        <w:left w:val="none" w:sz="0" w:space="0" w:color="auto"/>
        <w:bottom w:val="none" w:sz="0" w:space="0" w:color="auto"/>
        <w:right w:val="none" w:sz="0" w:space="0" w:color="auto"/>
      </w:divBdr>
    </w:div>
    <w:div w:id="1117605535">
      <w:marLeft w:val="640"/>
      <w:marRight w:val="0"/>
      <w:marTop w:val="0"/>
      <w:marBottom w:val="0"/>
      <w:divBdr>
        <w:top w:val="none" w:sz="0" w:space="0" w:color="auto"/>
        <w:left w:val="none" w:sz="0" w:space="0" w:color="auto"/>
        <w:bottom w:val="none" w:sz="0" w:space="0" w:color="auto"/>
        <w:right w:val="none" w:sz="0" w:space="0" w:color="auto"/>
      </w:divBdr>
    </w:div>
    <w:div w:id="1117681222">
      <w:marLeft w:val="640"/>
      <w:marRight w:val="0"/>
      <w:marTop w:val="0"/>
      <w:marBottom w:val="0"/>
      <w:divBdr>
        <w:top w:val="none" w:sz="0" w:space="0" w:color="auto"/>
        <w:left w:val="none" w:sz="0" w:space="0" w:color="auto"/>
        <w:bottom w:val="none" w:sz="0" w:space="0" w:color="auto"/>
        <w:right w:val="none" w:sz="0" w:space="0" w:color="auto"/>
      </w:divBdr>
    </w:div>
    <w:div w:id="1117868029">
      <w:marLeft w:val="480"/>
      <w:marRight w:val="0"/>
      <w:marTop w:val="0"/>
      <w:marBottom w:val="0"/>
      <w:divBdr>
        <w:top w:val="none" w:sz="0" w:space="0" w:color="auto"/>
        <w:left w:val="none" w:sz="0" w:space="0" w:color="auto"/>
        <w:bottom w:val="none" w:sz="0" w:space="0" w:color="auto"/>
        <w:right w:val="none" w:sz="0" w:space="0" w:color="auto"/>
      </w:divBdr>
    </w:div>
    <w:div w:id="1117875113">
      <w:marLeft w:val="640"/>
      <w:marRight w:val="0"/>
      <w:marTop w:val="0"/>
      <w:marBottom w:val="0"/>
      <w:divBdr>
        <w:top w:val="none" w:sz="0" w:space="0" w:color="auto"/>
        <w:left w:val="none" w:sz="0" w:space="0" w:color="auto"/>
        <w:bottom w:val="none" w:sz="0" w:space="0" w:color="auto"/>
        <w:right w:val="none" w:sz="0" w:space="0" w:color="auto"/>
      </w:divBdr>
    </w:div>
    <w:div w:id="1117944481">
      <w:marLeft w:val="640"/>
      <w:marRight w:val="0"/>
      <w:marTop w:val="0"/>
      <w:marBottom w:val="0"/>
      <w:divBdr>
        <w:top w:val="none" w:sz="0" w:space="0" w:color="auto"/>
        <w:left w:val="none" w:sz="0" w:space="0" w:color="auto"/>
        <w:bottom w:val="none" w:sz="0" w:space="0" w:color="auto"/>
        <w:right w:val="none" w:sz="0" w:space="0" w:color="auto"/>
      </w:divBdr>
    </w:div>
    <w:div w:id="1118138927">
      <w:marLeft w:val="640"/>
      <w:marRight w:val="0"/>
      <w:marTop w:val="0"/>
      <w:marBottom w:val="0"/>
      <w:divBdr>
        <w:top w:val="none" w:sz="0" w:space="0" w:color="auto"/>
        <w:left w:val="none" w:sz="0" w:space="0" w:color="auto"/>
        <w:bottom w:val="none" w:sz="0" w:space="0" w:color="auto"/>
        <w:right w:val="none" w:sz="0" w:space="0" w:color="auto"/>
      </w:divBdr>
    </w:div>
    <w:div w:id="1118179958">
      <w:marLeft w:val="640"/>
      <w:marRight w:val="0"/>
      <w:marTop w:val="0"/>
      <w:marBottom w:val="0"/>
      <w:divBdr>
        <w:top w:val="none" w:sz="0" w:space="0" w:color="auto"/>
        <w:left w:val="none" w:sz="0" w:space="0" w:color="auto"/>
        <w:bottom w:val="none" w:sz="0" w:space="0" w:color="auto"/>
        <w:right w:val="none" w:sz="0" w:space="0" w:color="auto"/>
      </w:divBdr>
    </w:div>
    <w:div w:id="1118372242">
      <w:marLeft w:val="640"/>
      <w:marRight w:val="0"/>
      <w:marTop w:val="0"/>
      <w:marBottom w:val="0"/>
      <w:divBdr>
        <w:top w:val="none" w:sz="0" w:space="0" w:color="auto"/>
        <w:left w:val="none" w:sz="0" w:space="0" w:color="auto"/>
        <w:bottom w:val="none" w:sz="0" w:space="0" w:color="auto"/>
        <w:right w:val="none" w:sz="0" w:space="0" w:color="auto"/>
      </w:divBdr>
    </w:div>
    <w:div w:id="1118373688">
      <w:marLeft w:val="640"/>
      <w:marRight w:val="0"/>
      <w:marTop w:val="0"/>
      <w:marBottom w:val="0"/>
      <w:divBdr>
        <w:top w:val="none" w:sz="0" w:space="0" w:color="auto"/>
        <w:left w:val="none" w:sz="0" w:space="0" w:color="auto"/>
        <w:bottom w:val="none" w:sz="0" w:space="0" w:color="auto"/>
        <w:right w:val="none" w:sz="0" w:space="0" w:color="auto"/>
      </w:divBdr>
    </w:div>
    <w:div w:id="1118377600">
      <w:marLeft w:val="640"/>
      <w:marRight w:val="0"/>
      <w:marTop w:val="0"/>
      <w:marBottom w:val="0"/>
      <w:divBdr>
        <w:top w:val="none" w:sz="0" w:space="0" w:color="auto"/>
        <w:left w:val="none" w:sz="0" w:space="0" w:color="auto"/>
        <w:bottom w:val="none" w:sz="0" w:space="0" w:color="auto"/>
        <w:right w:val="none" w:sz="0" w:space="0" w:color="auto"/>
      </w:divBdr>
    </w:div>
    <w:div w:id="1118455094">
      <w:marLeft w:val="640"/>
      <w:marRight w:val="0"/>
      <w:marTop w:val="0"/>
      <w:marBottom w:val="0"/>
      <w:divBdr>
        <w:top w:val="none" w:sz="0" w:space="0" w:color="auto"/>
        <w:left w:val="none" w:sz="0" w:space="0" w:color="auto"/>
        <w:bottom w:val="none" w:sz="0" w:space="0" w:color="auto"/>
        <w:right w:val="none" w:sz="0" w:space="0" w:color="auto"/>
      </w:divBdr>
    </w:div>
    <w:div w:id="1118455501">
      <w:marLeft w:val="640"/>
      <w:marRight w:val="0"/>
      <w:marTop w:val="0"/>
      <w:marBottom w:val="0"/>
      <w:divBdr>
        <w:top w:val="none" w:sz="0" w:space="0" w:color="auto"/>
        <w:left w:val="none" w:sz="0" w:space="0" w:color="auto"/>
        <w:bottom w:val="none" w:sz="0" w:space="0" w:color="auto"/>
        <w:right w:val="none" w:sz="0" w:space="0" w:color="auto"/>
      </w:divBdr>
    </w:div>
    <w:div w:id="1118523477">
      <w:marLeft w:val="640"/>
      <w:marRight w:val="0"/>
      <w:marTop w:val="0"/>
      <w:marBottom w:val="0"/>
      <w:divBdr>
        <w:top w:val="none" w:sz="0" w:space="0" w:color="auto"/>
        <w:left w:val="none" w:sz="0" w:space="0" w:color="auto"/>
        <w:bottom w:val="none" w:sz="0" w:space="0" w:color="auto"/>
        <w:right w:val="none" w:sz="0" w:space="0" w:color="auto"/>
      </w:divBdr>
    </w:div>
    <w:div w:id="1118523785">
      <w:marLeft w:val="640"/>
      <w:marRight w:val="0"/>
      <w:marTop w:val="0"/>
      <w:marBottom w:val="0"/>
      <w:divBdr>
        <w:top w:val="none" w:sz="0" w:space="0" w:color="auto"/>
        <w:left w:val="none" w:sz="0" w:space="0" w:color="auto"/>
        <w:bottom w:val="none" w:sz="0" w:space="0" w:color="auto"/>
        <w:right w:val="none" w:sz="0" w:space="0" w:color="auto"/>
      </w:divBdr>
    </w:div>
    <w:div w:id="1118600124">
      <w:marLeft w:val="640"/>
      <w:marRight w:val="0"/>
      <w:marTop w:val="0"/>
      <w:marBottom w:val="0"/>
      <w:divBdr>
        <w:top w:val="none" w:sz="0" w:space="0" w:color="auto"/>
        <w:left w:val="none" w:sz="0" w:space="0" w:color="auto"/>
        <w:bottom w:val="none" w:sz="0" w:space="0" w:color="auto"/>
        <w:right w:val="none" w:sz="0" w:space="0" w:color="auto"/>
      </w:divBdr>
    </w:div>
    <w:div w:id="1118640016">
      <w:bodyDiv w:val="1"/>
      <w:marLeft w:val="0"/>
      <w:marRight w:val="0"/>
      <w:marTop w:val="0"/>
      <w:marBottom w:val="0"/>
      <w:divBdr>
        <w:top w:val="none" w:sz="0" w:space="0" w:color="auto"/>
        <w:left w:val="none" w:sz="0" w:space="0" w:color="auto"/>
        <w:bottom w:val="none" w:sz="0" w:space="0" w:color="auto"/>
        <w:right w:val="none" w:sz="0" w:space="0" w:color="auto"/>
      </w:divBdr>
    </w:div>
    <w:div w:id="1118641529">
      <w:marLeft w:val="640"/>
      <w:marRight w:val="0"/>
      <w:marTop w:val="0"/>
      <w:marBottom w:val="0"/>
      <w:divBdr>
        <w:top w:val="none" w:sz="0" w:space="0" w:color="auto"/>
        <w:left w:val="none" w:sz="0" w:space="0" w:color="auto"/>
        <w:bottom w:val="none" w:sz="0" w:space="0" w:color="auto"/>
        <w:right w:val="none" w:sz="0" w:space="0" w:color="auto"/>
      </w:divBdr>
    </w:div>
    <w:div w:id="1118645524">
      <w:marLeft w:val="640"/>
      <w:marRight w:val="0"/>
      <w:marTop w:val="0"/>
      <w:marBottom w:val="0"/>
      <w:divBdr>
        <w:top w:val="none" w:sz="0" w:space="0" w:color="auto"/>
        <w:left w:val="none" w:sz="0" w:space="0" w:color="auto"/>
        <w:bottom w:val="none" w:sz="0" w:space="0" w:color="auto"/>
        <w:right w:val="none" w:sz="0" w:space="0" w:color="auto"/>
      </w:divBdr>
    </w:div>
    <w:div w:id="1118722295">
      <w:marLeft w:val="640"/>
      <w:marRight w:val="0"/>
      <w:marTop w:val="0"/>
      <w:marBottom w:val="0"/>
      <w:divBdr>
        <w:top w:val="none" w:sz="0" w:space="0" w:color="auto"/>
        <w:left w:val="none" w:sz="0" w:space="0" w:color="auto"/>
        <w:bottom w:val="none" w:sz="0" w:space="0" w:color="auto"/>
        <w:right w:val="none" w:sz="0" w:space="0" w:color="auto"/>
      </w:divBdr>
    </w:div>
    <w:div w:id="1118833193">
      <w:marLeft w:val="640"/>
      <w:marRight w:val="0"/>
      <w:marTop w:val="0"/>
      <w:marBottom w:val="0"/>
      <w:divBdr>
        <w:top w:val="none" w:sz="0" w:space="0" w:color="auto"/>
        <w:left w:val="none" w:sz="0" w:space="0" w:color="auto"/>
        <w:bottom w:val="none" w:sz="0" w:space="0" w:color="auto"/>
        <w:right w:val="none" w:sz="0" w:space="0" w:color="auto"/>
      </w:divBdr>
    </w:div>
    <w:div w:id="1118837022">
      <w:marLeft w:val="640"/>
      <w:marRight w:val="0"/>
      <w:marTop w:val="0"/>
      <w:marBottom w:val="0"/>
      <w:divBdr>
        <w:top w:val="none" w:sz="0" w:space="0" w:color="auto"/>
        <w:left w:val="none" w:sz="0" w:space="0" w:color="auto"/>
        <w:bottom w:val="none" w:sz="0" w:space="0" w:color="auto"/>
        <w:right w:val="none" w:sz="0" w:space="0" w:color="auto"/>
      </w:divBdr>
    </w:div>
    <w:div w:id="1118841142">
      <w:marLeft w:val="640"/>
      <w:marRight w:val="0"/>
      <w:marTop w:val="0"/>
      <w:marBottom w:val="0"/>
      <w:divBdr>
        <w:top w:val="none" w:sz="0" w:space="0" w:color="auto"/>
        <w:left w:val="none" w:sz="0" w:space="0" w:color="auto"/>
        <w:bottom w:val="none" w:sz="0" w:space="0" w:color="auto"/>
        <w:right w:val="none" w:sz="0" w:space="0" w:color="auto"/>
      </w:divBdr>
    </w:div>
    <w:div w:id="1118985758">
      <w:marLeft w:val="640"/>
      <w:marRight w:val="0"/>
      <w:marTop w:val="0"/>
      <w:marBottom w:val="0"/>
      <w:divBdr>
        <w:top w:val="none" w:sz="0" w:space="0" w:color="auto"/>
        <w:left w:val="none" w:sz="0" w:space="0" w:color="auto"/>
        <w:bottom w:val="none" w:sz="0" w:space="0" w:color="auto"/>
        <w:right w:val="none" w:sz="0" w:space="0" w:color="auto"/>
      </w:divBdr>
    </w:div>
    <w:div w:id="1119104214">
      <w:marLeft w:val="640"/>
      <w:marRight w:val="0"/>
      <w:marTop w:val="0"/>
      <w:marBottom w:val="0"/>
      <w:divBdr>
        <w:top w:val="none" w:sz="0" w:space="0" w:color="auto"/>
        <w:left w:val="none" w:sz="0" w:space="0" w:color="auto"/>
        <w:bottom w:val="none" w:sz="0" w:space="0" w:color="auto"/>
        <w:right w:val="none" w:sz="0" w:space="0" w:color="auto"/>
      </w:divBdr>
    </w:div>
    <w:div w:id="1119105010">
      <w:marLeft w:val="640"/>
      <w:marRight w:val="0"/>
      <w:marTop w:val="0"/>
      <w:marBottom w:val="0"/>
      <w:divBdr>
        <w:top w:val="none" w:sz="0" w:space="0" w:color="auto"/>
        <w:left w:val="none" w:sz="0" w:space="0" w:color="auto"/>
        <w:bottom w:val="none" w:sz="0" w:space="0" w:color="auto"/>
        <w:right w:val="none" w:sz="0" w:space="0" w:color="auto"/>
      </w:divBdr>
    </w:div>
    <w:div w:id="1119107628">
      <w:marLeft w:val="640"/>
      <w:marRight w:val="0"/>
      <w:marTop w:val="0"/>
      <w:marBottom w:val="0"/>
      <w:divBdr>
        <w:top w:val="none" w:sz="0" w:space="0" w:color="auto"/>
        <w:left w:val="none" w:sz="0" w:space="0" w:color="auto"/>
        <w:bottom w:val="none" w:sz="0" w:space="0" w:color="auto"/>
        <w:right w:val="none" w:sz="0" w:space="0" w:color="auto"/>
      </w:divBdr>
    </w:div>
    <w:div w:id="1119185085">
      <w:marLeft w:val="640"/>
      <w:marRight w:val="0"/>
      <w:marTop w:val="0"/>
      <w:marBottom w:val="0"/>
      <w:divBdr>
        <w:top w:val="none" w:sz="0" w:space="0" w:color="auto"/>
        <w:left w:val="none" w:sz="0" w:space="0" w:color="auto"/>
        <w:bottom w:val="none" w:sz="0" w:space="0" w:color="auto"/>
        <w:right w:val="none" w:sz="0" w:space="0" w:color="auto"/>
      </w:divBdr>
    </w:div>
    <w:div w:id="1119252949">
      <w:marLeft w:val="640"/>
      <w:marRight w:val="0"/>
      <w:marTop w:val="0"/>
      <w:marBottom w:val="0"/>
      <w:divBdr>
        <w:top w:val="none" w:sz="0" w:space="0" w:color="auto"/>
        <w:left w:val="none" w:sz="0" w:space="0" w:color="auto"/>
        <w:bottom w:val="none" w:sz="0" w:space="0" w:color="auto"/>
        <w:right w:val="none" w:sz="0" w:space="0" w:color="auto"/>
      </w:divBdr>
    </w:div>
    <w:div w:id="1119253739">
      <w:marLeft w:val="640"/>
      <w:marRight w:val="0"/>
      <w:marTop w:val="0"/>
      <w:marBottom w:val="0"/>
      <w:divBdr>
        <w:top w:val="none" w:sz="0" w:space="0" w:color="auto"/>
        <w:left w:val="none" w:sz="0" w:space="0" w:color="auto"/>
        <w:bottom w:val="none" w:sz="0" w:space="0" w:color="auto"/>
        <w:right w:val="none" w:sz="0" w:space="0" w:color="auto"/>
      </w:divBdr>
    </w:div>
    <w:div w:id="1119295732">
      <w:marLeft w:val="640"/>
      <w:marRight w:val="0"/>
      <w:marTop w:val="0"/>
      <w:marBottom w:val="0"/>
      <w:divBdr>
        <w:top w:val="none" w:sz="0" w:space="0" w:color="auto"/>
        <w:left w:val="none" w:sz="0" w:space="0" w:color="auto"/>
        <w:bottom w:val="none" w:sz="0" w:space="0" w:color="auto"/>
        <w:right w:val="none" w:sz="0" w:space="0" w:color="auto"/>
      </w:divBdr>
    </w:div>
    <w:div w:id="1119297118">
      <w:marLeft w:val="640"/>
      <w:marRight w:val="0"/>
      <w:marTop w:val="0"/>
      <w:marBottom w:val="0"/>
      <w:divBdr>
        <w:top w:val="none" w:sz="0" w:space="0" w:color="auto"/>
        <w:left w:val="none" w:sz="0" w:space="0" w:color="auto"/>
        <w:bottom w:val="none" w:sz="0" w:space="0" w:color="auto"/>
        <w:right w:val="none" w:sz="0" w:space="0" w:color="auto"/>
      </w:divBdr>
    </w:div>
    <w:div w:id="1119567371">
      <w:marLeft w:val="640"/>
      <w:marRight w:val="0"/>
      <w:marTop w:val="0"/>
      <w:marBottom w:val="0"/>
      <w:divBdr>
        <w:top w:val="none" w:sz="0" w:space="0" w:color="auto"/>
        <w:left w:val="none" w:sz="0" w:space="0" w:color="auto"/>
        <w:bottom w:val="none" w:sz="0" w:space="0" w:color="auto"/>
        <w:right w:val="none" w:sz="0" w:space="0" w:color="auto"/>
      </w:divBdr>
    </w:div>
    <w:div w:id="1119570219">
      <w:marLeft w:val="640"/>
      <w:marRight w:val="0"/>
      <w:marTop w:val="0"/>
      <w:marBottom w:val="0"/>
      <w:divBdr>
        <w:top w:val="none" w:sz="0" w:space="0" w:color="auto"/>
        <w:left w:val="none" w:sz="0" w:space="0" w:color="auto"/>
        <w:bottom w:val="none" w:sz="0" w:space="0" w:color="auto"/>
        <w:right w:val="none" w:sz="0" w:space="0" w:color="auto"/>
      </w:divBdr>
    </w:div>
    <w:div w:id="1119571038">
      <w:marLeft w:val="640"/>
      <w:marRight w:val="0"/>
      <w:marTop w:val="0"/>
      <w:marBottom w:val="0"/>
      <w:divBdr>
        <w:top w:val="none" w:sz="0" w:space="0" w:color="auto"/>
        <w:left w:val="none" w:sz="0" w:space="0" w:color="auto"/>
        <w:bottom w:val="none" w:sz="0" w:space="0" w:color="auto"/>
        <w:right w:val="none" w:sz="0" w:space="0" w:color="auto"/>
      </w:divBdr>
    </w:div>
    <w:div w:id="1119645576">
      <w:marLeft w:val="640"/>
      <w:marRight w:val="0"/>
      <w:marTop w:val="0"/>
      <w:marBottom w:val="0"/>
      <w:divBdr>
        <w:top w:val="none" w:sz="0" w:space="0" w:color="auto"/>
        <w:left w:val="none" w:sz="0" w:space="0" w:color="auto"/>
        <w:bottom w:val="none" w:sz="0" w:space="0" w:color="auto"/>
        <w:right w:val="none" w:sz="0" w:space="0" w:color="auto"/>
      </w:divBdr>
    </w:div>
    <w:div w:id="1119646925">
      <w:marLeft w:val="640"/>
      <w:marRight w:val="0"/>
      <w:marTop w:val="0"/>
      <w:marBottom w:val="0"/>
      <w:divBdr>
        <w:top w:val="none" w:sz="0" w:space="0" w:color="auto"/>
        <w:left w:val="none" w:sz="0" w:space="0" w:color="auto"/>
        <w:bottom w:val="none" w:sz="0" w:space="0" w:color="auto"/>
        <w:right w:val="none" w:sz="0" w:space="0" w:color="auto"/>
      </w:divBdr>
    </w:div>
    <w:div w:id="1119647662">
      <w:marLeft w:val="640"/>
      <w:marRight w:val="0"/>
      <w:marTop w:val="0"/>
      <w:marBottom w:val="0"/>
      <w:divBdr>
        <w:top w:val="none" w:sz="0" w:space="0" w:color="auto"/>
        <w:left w:val="none" w:sz="0" w:space="0" w:color="auto"/>
        <w:bottom w:val="none" w:sz="0" w:space="0" w:color="auto"/>
        <w:right w:val="none" w:sz="0" w:space="0" w:color="auto"/>
      </w:divBdr>
    </w:div>
    <w:div w:id="1119683669">
      <w:marLeft w:val="640"/>
      <w:marRight w:val="0"/>
      <w:marTop w:val="0"/>
      <w:marBottom w:val="0"/>
      <w:divBdr>
        <w:top w:val="none" w:sz="0" w:space="0" w:color="auto"/>
        <w:left w:val="none" w:sz="0" w:space="0" w:color="auto"/>
        <w:bottom w:val="none" w:sz="0" w:space="0" w:color="auto"/>
        <w:right w:val="none" w:sz="0" w:space="0" w:color="auto"/>
      </w:divBdr>
    </w:div>
    <w:div w:id="1119685630">
      <w:marLeft w:val="640"/>
      <w:marRight w:val="0"/>
      <w:marTop w:val="0"/>
      <w:marBottom w:val="0"/>
      <w:divBdr>
        <w:top w:val="none" w:sz="0" w:space="0" w:color="auto"/>
        <w:left w:val="none" w:sz="0" w:space="0" w:color="auto"/>
        <w:bottom w:val="none" w:sz="0" w:space="0" w:color="auto"/>
        <w:right w:val="none" w:sz="0" w:space="0" w:color="auto"/>
      </w:divBdr>
    </w:div>
    <w:div w:id="1119686895">
      <w:marLeft w:val="640"/>
      <w:marRight w:val="0"/>
      <w:marTop w:val="0"/>
      <w:marBottom w:val="0"/>
      <w:divBdr>
        <w:top w:val="none" w:sz="0" w:space="0" w:color="auto"/>
        <w:left w:val="none" w:sz="0" w:space="0" w:color="auto"/>
        <w:bottom w:val="none" w:sz="0" w:space="0" w:color="auto"/>
        <w:right w:val="none" w:sz="0" w:space="0" w:color="auto"/>
      </w:divBdr>
    </w:div>
    <w:div w:id="1119760328">
      <w:marLeft w:val="480"/>
      <w:marRight w:val="0"/>
      <w:marTop w:val="0"/>
      <w:marBottom w:val="0"/>
      <w:divBdr>
        <w:top w:val="none" w:sz="0" w:space="0" w:color="auto"/>
        <w:left w:val="none" w:sz="0" w:space="0" w:color="auto"/>
        <w:bottom w:val="none" w:sz="0" w:space="0" w:color="auto"/>
        <w:right w:val="none" w:sz="0" w:space="0" w:color="auto"/>
      </w:divBdr>
    </w:div>
    <w:div w:id="1119764390">
      <w:marLeft w:val="640"/>
      <w:marRight w:val="0"/>
      <w:marTop w:val="0"/>
      <w:marBottom w:val="0"/>
      <w:divBdr>
        <w:top w:val="none" w:sz="0" w:space="0" w:color="auto"/>
        <w:left w:val="none" w:sz="0" w:space="0" w:color="auto"/>
        <w:bottom w:val="none" w:sz="0" w:space="0" w:color="auto"/>
        <w:right w:val="none" w:sz="0" w:space="0" w:color="auto"/>
      </w:divBdr>
    </w:div>
    <w:div w:id="1119837408">
      <w:marLeft w:val="640"/>
      <w:marRight w:val="0"/>
      <w:marTop w:val="0"/>
      <w:marBottom w:val="0"/>
      <w:divBdr>
        <w:top w:val="none" w:sz="0" w:space="0" w:color="auto"/>
        <w:left w:val="none" w:sz="0" w:space="0" w:color="auto"/>
        <w:bottom w:val="none" w:sz="0" w:space="0" w:color="auto"/>
        <w:right w:val="none" w:sz="0" w:space="0" w:color="auto"/>
      </w:divBdr>
    </w:div>
    <w:div w:id="1120026067">
      <w:marLeft w:val="640"/>
      <w:marRight w:val="0"/>
      <w:marTop w:val="0"/>
      <w:marBottom w:val="0"/>
      <w:divBdr>
        <w:top w:val="none" w:sz="0" w:space="0" w:color="auto"/>
        <w:left w:val="none" w:sz="0" w:space="0" w:color="auto"/>
        <w:bottom w:val="none" w:sz="0" w:space="0" w:color="auto"/>
        <w:right w:val="none" w:sz="0" w:space="0" w:color="auto"/>
      </w:divBdr>
    </w:div>
    <w:div w:id="1120151167">
      <w:marLeft w:val="640"/>
      <w:marRight w:val="0"/>
      <w:marTop w:val="0"/>
      <w:marBottom w:val="0"/>
      <w:divBdr>
        <w:top w:val="none" w:sz="0" w:space="0" w:color="auto"/>
        <w:left w:val="none" w:sz="0" w:space="0" w:color="auto"/>
        <w:bottom w:val="none" w:sz="0" w:space="0" w:color="auto"/>
        <w:right w:val="none" w:sz="0" w:space="0" w:color="auto"/>
      </w:divBdr>
    </w:div>
    <w:div w:id="1120295194">
      <w:marLeft w:val="640"/>
      <w:marRight w:val="0"/>
      <w:marTop w:val="0"/>
      <w:marBottom w:val="0"/>
      <w:divBdr>
        <w:top w:val="none" w:sz="0" w:space="0" w:color="auto"/>
        <w:left w:val="none" w:sz="0" w:space="0" w:color="auto"/>
        <w:bottom w:val="none" w:sz="0" w:space="0" w:color="auto"/>
        <w:right w:val="none" w:sz="0" w:space="0" w:color="auto"/>
      </w:divBdr>
    </w:div>
    <w:div w:id="1120301342">
      <w:marLeft w:val="640"/>
      <w:marRight w:val="0"/>
      <w:marTop w:val="0"/>
      <w:marBottom w:val="0"/>
      <w:divBdr>
        <w:top w:val="none" w:sz="0" w:space="0" w:color="auto"/>
        <w:left w:val="none" w:sz="0" w:space="0" w:color="auto"/>
        <w:bottom w:val="none" w:sz="0" w:space="0" w:color="auto"/>
        <w:right w:val="none" w:sz="0" w:space="0" w:color="auto"/>
      </w:divBdr>
    </w:div>
    <w:div w:id="1120341560">
      <w:marLeft w:val="640"/>
      <w:marRight w:val="0"/>
      <w:marTop w:val="0"/>
      <w:marBottom w:val="0"/>
      <w:divBdr>
        <w:top w:val="none" w:sz="0" w:space="0" w:color="auto"/>
        <w:left w:val="none" w:sz="0" w:space="0" w:color="auto"/>
        <w:bottom w:val="none" w:sz="0" w:space="0" w:color="auto"/>
        <w:right w:val="none" w:sz="0" w:space="0" w:color="auto"/>
      </w:divBdr>
    </w:div>
    <w:div w:id="1120343075">
      <w:marLeft w:val="640"/>
      <w:marRight w:val="0"/>
      <w:marTop w:val="0"/>
      <w:marBottom w:val="0"/>
      <w:divBdr>
        <w:top w:val="none" w:sz="0" w:space="0" w:color="auto"/>
        <w:left w:val="none" w:sz="0" w:space="0" w:color="auto"/>
        <w:bottom w:val="none" w:sz="0" w:space="0" w:color="auto"/>
        <w:right w:val="none" w:sz="0" w:space="0" w:color="auto"/>
      </w:divBdr>
    </w:div>
    <w:div w:id="1120490510">
      <w:marLeft w:val="640"/>
      <w:marRight w:val="0"/>
      <w:marTop w:val="0"/>
      <w:marBottom w:val="0"/>
      <w:divBdr>
        <w:top w:val="none" w:sz="0" w:space="0" w:color="auto"/>
        <w:left w:val="none" w:sz="0" w:space="0" w:color="auto"/>
        <w:bottom w:val="none" w:sz="0" w:space="0" w:color="auto"/>
        <w:right w:val="none" w:sz="0" w:space="0" w:color="auto"/>
      </w:divBdr>
    </w:div>
    <w:div w:id="1120494024">
      <w:marLeft w:val="640"/>
      <w:marRight w:val="0"/>
      <w:marTop w:val="0"/>
      <w:marBottom w:val="0"/>
      <w:divBdr>
        <w:top w:val="none" w:sz="0" w:space="0" w:color="auto"/>
        <w:left w:val="none" w:sz="0" w:space="0" w:color="auto"/>
        <w:bottom w:val="none" w:sz="0" w:space="0" w:color="auto"/>
        <w:right w:val="none" w:sz="0" w:space="0" w:color="auto"/>
      </w:divBdr>
    </w:div>
    <w:div w:id="1120537344">
      <w:marLeft w:val="640"/>
      <w:marRight w:val="0"/>
      <w:marTop w:val="0"/>
      <w:marBottom w:val="0"/>
      <w:divBdr>
        <w:top w:val="none" w:sz="0" w:space="0" w:color="auto"/>
        <w:left w:val="none" w:sz="0" w:space="0" w:color="auto"/>
        <w:bottom w:val="none" w:sz="0" w:space="0" w:color="auto"/>
        <w:right w:val="none" w:sz="0" w:space="0" w:color="auto"/>
      </w:divBdr>
    </w:div>
    <w:div w:id="1120614835">
      <w:marLeft w:val="640"/>
      <w:marRight w:val="0"/>
      <w:marTop w:val="0"/>
      <w:marBottom w:val="0"/>
      <w:divBdr>
        <w:top w:val="none" w:sz="0" w:space="0" w:color="auto"/>
        <w:left w:val="none" w:sz="0" w:space="0" w:color="auto"/>
        <w:bottom w:val="none" w:sz="0" w:space="0" w:color="auto"/>
        <w:right w:val="none" w:sz="0" w:space="0" w:color="auto"/>
      </w:divBdr>
    </w:div>
    <w:div w:id="1120682223">
      <w:bodyDiv w:val="1"/>
      <w:marLeft w:val="0"/>
      <w:marRight w:val="0"/>
      <w:marTop w:val="0"/>
      <w:marBottom w:val="0"/>
      <w:divBdr>
        <w:top w:val="none" w:sz="0" w:space="0" w:color="auto"/>
        <w:left w:val="none" w:sz="0" w:space="0" w:color="auto"/>
        <w:bottom w:val="none" w:sz="0" w:space="0" w:color="auto"/>
        <w:right w:val="none" w:sz="0" w:space="0" w:color="auto"/>
      </w:divBdr>
      <w:divsChild>
        <w:div w:id="66192216">
          <w:marLeft w:val="480"/>
          <w:marRight w:val="0"/>
          <w:marTop w:val="0"/>
          <w:marBottom w:val="0"/>
          <w:divBdr>
            <w:top w:val="none" w:sz="0" w:space="0" w:color="auto"/>
            <w:left w:val="none" w:sz="0" w:space="0" w:color="auto"/>
            <w:bottom w:val="none" w:sz="0" w:space="0" w:color="auto"/>
            <w:right w:val="none" w:sz="0" w:space="0" w:color="auto"/>
          </w:divBdr>
        </w:div>
        <w:div w:id="142084963">
          <w:marLeft w:val="480"/>
          <w:marRight w:val="0"/>
          <w:marTop w:val="0"/>
          <w:marBottom w:val="0"/>
          <w:divBdr>
            <w:top w:val="none" w:sz="0" w:space="0" w:color="auto"/>
            <w:left w:val="none" w:sz="0" w:space="0" w:color="auto"/>
            <w:bottom w:val="none" w:sz="0" w:space="0" w:color="auto"/>
            <w:right w:val="none" w:sz="0" w:space="0" w:color="auto"/>
          </w:divBdr>
        </w:div>
        <w:div w:id="161968470">
          <w:marLeft w:val="480"/>
          <w:marRight w:val="0"/>
          <w:marTop w:val="0"/>
          <w:marBottom w:val="0"/>
          <w:divBdr>
            <w:top w:val="none" w:sz="0" w:space="0" w:color="auto"/>
            <w:left w:val="none" w:sz="0" w:space="0" w:color="auto"/>
            <w:bottom w:val="none" w:sz="0" w:space="0" w:color="auto"/>
            <w:right w:val="none" w:sz="0" w:space="0" w:color="auto"/>
          </w:divBdr>
        </w:div>
        <w:div w:id="183790711">
          <w:marLeft w:val="480"/>
          <w:marRight w:val="0"/>
          <w:marTop w:val="0"/>
          <w:marBottom w:val="0"/>
          <w:divBdr>
            <w:top w:val="none" w:sz="0" w:space="0" w:color="auto"/>
            <w:left w:val="none" w:sz="0" w:space="0" w:color="auto"/>
            <w:bottom w:val="none" w:sz="0" w:space="0" w:color="auto"/>
            <w:right w:val="none" w:sz="0" w:space="0" w:color="auto"/>
          </w:divBdr>
        </w:div>
        <w:div w:id="217018774">
          <w:marLeft w:val="480"/>
          <w:marRight w:val="0"/>
          <w:marTop w:val="0"/>
          <w:marBottom w:val="0"/>
          <w:divBdr>
            <w:top w:val="none" w:sz="0" w:space="0" w:color="auto"/>
            <w:left w:val="none" w:sz="0" w:space="0" w:color="auto"/>
            <w:bottom w:val="none" w:sz="0" w:space="0" w:color="auto"/>
            <w:right w:val="none" w:sz="0" w:space="0" w:color="auto"/>
          </w:divBdr>
        </w:div>
        <w:div w:id="274756120">
          <w:marLeft w:val="480"/>
          <w:marRight w:val="0"/>
          <w:marTop w:val="0"/>
          <w:marBottom w:val="0"/>
          <w:divBdr>
            <w:top w:val="none" w:sz="0" w:space="0" w:color="auto"/>
            <w:left w:val="none" w:sz="0" w:space="0" w:color="auto"/>
            <w:bottom w:val="none" w:sz="0" w:space="0" w:color="auto"/>
            <w:right w:val="none" w:sz="0" w:space="0" w:color="auto"/>
          </w:divBdr>
        </w:div>
        <w:div w:id="278538148">
          <w:marLeft w:val="480"/>
          <w:marRight w:val="0"/>
          <w:marTop w:val="0"/>
          <w:marBottom w:val="0"/>
          <w:divBdr>
            <w:top w:val="none" w:sz="0" w:space="0" w:color="auto"/>
            <w:left w:val="none" w:sz="0" w:space="0" w:color="auto"/>
            <w:bottom w:val="none" w:sz="0" w:space="0" w:color="auto"/>
            <w:right w:val="none" w:sz="0" w:space="0" w:color="auto"/>
          </w:divBdr>
        </w:div>
        <w:div w:id="301078583">
          <w:marLeft w:val="480"/>
          <w:marRight w:val="0"/>
          <w:marTop w:val="0"/>
          <w:marBottom w:val="0"/>
          <w:divBdr>
            <w:top w:val="none" w:sz="0" w:space="0" w:color="auto"/>
            <w:left w:val="none" w:sz="0" w:space="0" w:color="auto"/>
            <w:bottom w:val="none" w:sz="0" w:space="0" w:color="auto"/>
            <w:right w:val="none" w:sz="0" w:space="0" w:color="auto"/>
          </w:divBdr>
        </w:div>
        <w:div w:id="301890021">
          <w:marLeft w:val="480"/>
          <w:marRight w:val="0"/>
          <w:marTop w:val="0"/>
          <w:marBottom w:val="0"/>
          <w:divBdr>
            <w:top w:val="none" w:sz="0" w:space="0" w:color="auto"/>
            <w:left w:val="none" w:sz="0" w:space="0" w:color="auto"/>
            <w:bottom w:val="none" w:sz="0" w:space="0" w:color="auto"/>
            <w:right w:val="none" w:sz="0" w:space="0" w:color="auto"/>
          </w:divBdr>
        </w:div>
        <w:div w:id="306711321">
          <w:marLeft w:val="480"/>
          <w:marRight w:val="0"/>
          <w:marTop w:val="0"/>
          <w:marBottom w:val="0"/>
          <w:divBdr>
            <w:top w:val="none" w:sz="0" w:space="0" w:color="auto"/>
            <w:left w:val="none" w:sz="0" w:space="0" w:color="auto"/>
            <w:bottom w:val="none" w:sz="0" w:space="0" w:color="auto"/>
            <w:right w:val="none" w:sz="0" w:space="0" w:color="auto"/>
          </w:divBdr>
        </w:div>
        <w:div w:id="324550721">
          <w:marLeft w:val="480"/>
          <w:marRight w:val="0"/>
          <w:marTop w:val="0"/>
          <w:marBottom w:val="0"/>
          <w:divBdr>
            <w:top w:val="none" w:sz="0" w:space="0" w:color="auto"/>
            <w:left w:val="none" w:sz="0" w:space="0" w:color="auto"/>
            <w:bottom w:val="none" w:sz="0" w:space="0" w:color="auto"/>
            <w:right w:val="none" w:sz="0" w:space="0" w:color="auto"/>
          </w:divBdr>
        </w:div>
        <w:div w:id="335810964">
          <w:marLeft w:val="480"/>
          <w:marRight w:val="0"/>
          <w:marTop w:val="0"/>
          <w:marBottom w:val="0"/>
          <w:divBdr>
            <w:top w:val="none" w:sz="0" w:space="0" w:color="auto"/>
            <w:left w:val="none" w:sz="0" w:space="0" w:color="auto"/>
            <w:bottom w:val="none" w:sz="0" w:space="0" w:color="auto"/>
            <w:right w:val="none" w:sz="0" w:space="0" w:color="auto"/>
          </w:divBdr>
        </w:div>
        <w:div w:id="344094327">
          <w:marLeft w:val="480"/>
          <w:marRight w:val="0"/>
          <w:marTop w:val="0"/>
          <w:marBottom w:val="0"/>
          <w:divBdr>
            <w:top w:val="none" w:sz="0" w:space="0" w:color="auto"/>
            <w:left w:val="none" w:sz="0" w:space="0" w:color="auto"/>
            <w:bottom w:val="none" w:sz="0" w:space="0" w:color="auto"/>
            <w:right w:val="none" w:sz="0" w:space="0" w:color="auto"/>
          </w:divBdr>
        </w:div>
        <w:div w:id="356856605">
          <w:marLeft w:val="480"/>
          <w:marRight w:val="0"/>
          <w:marTop w:val="0"/>
          <w:marBottom w:val="0"/>
          <w:divBdr>
            <w:top w:val="none" w:sz="0" w:space="0" w:color="auto"/>
            <w:left w:val="none" w:sz="0" w:space="0" w:color="auto"/>
            <w:bottom w:val="none" w:sz="0" w:space="0" w:color="auto"/>
            <w:right w:val="none" w:sz="0" w:space="0" w:color="auto"/>
          </w:divBdr>
        </w:div>
        <w:div w:id="413431358">
          <w:marLeft w:val="480"/>
          <w:marRight w:val="0"/>
          <w:marTop w:val="0"/>
          <w:marBottom w:val="0"/>
          <w:divBdr>
            <w:top w:val="none" w:sz="0" w:space="0" w:color="auto"/>
            <w:left w:val="none" w:sz="0" w:space="0" w:color="auto"/>
            <w:bottom w:val="none" w:sz="0" w:space="0" w:color="auto"/>
            <w:right w:val="none" w:sz="0" w:space="0" w:color="auto"/>
          </w:divBdr>
        </w:div>
        <w:div w:id="529227719">
          <w:marLeft w:val="480"/>
          <w:marRight w:val="0"/>
          <w:marTop w:val="0"/>
          <w:marBottom w:val="0"/>
          <w:divBdr>
            <w:top w:val="none" w:sz="0" w:space="0" w:color="auto"/>
            <w:left w:val="none" w:sz="0" w:space="0" w:color="auto"/>
            <w:bottom w:val="none" w:sz="0" w:space="0" w:color="auto"/>
            <w:right w:val="none" w:sz="0" w:space="0" w:color="auto"/>
          </w:divBdr>
        </w:div>
        <w:div w:id="588389580">
          <w:marLeft w:val="480"/>
          <w:marRight w:val="0"/>
          <w:marTop w:val="0"/>
          <w:marBottom w:val="0"/>
          <w:divBdr>
            <w:top w:val="none" w:sz="0" w:space="0" w:color="auto"/>
            <w:left w:val="none" w:sz="0" w:space="0" w:color="auto"/>
            <w:bottom w:val="none" w:sz="0" w:space="0" w:color="auto"/>
            <w:right w:val="none" w:sz="0" w:space="0" w:color="auto"/>
          </w:divBdr>
        </w:div>
        <w:div w:id="596640184">
          <w:marLeft w:val="480"/>
          <w:marRight w:val="0"/>
          <w:marTop w:val="0"/>
          <w:marBottom w:val="0"/>
          <w:divBdr>
            <w:top w:val="none" w:sz="0" w:space="0" w:color="auto"/>
            <w:left w:val="none" w:sz="0" w:space="0" w:color="auto"/>
            <w:bottom w:val="none" w:sz="0" w:space="0" w:color="auto"/>
            <w:right w:val="none" w:sz="0" w:space="0" w:color="auto"/>
          </w:divBdr>
        </w:div>
        <w:div w:id="655913069">
          <w:marLeft w:val="480"/>
          <w:marRight w:val="0"/>
          <w:marTop w:val="0"/>
          <w:marBottom w:val="0"/>
          <w:divBdr>
            <w:top w:val="none" w:sz="0" w:space="0" w:color="auto"/>
            <w:left w:val="none" w:sz="0" w:space="0" w:color="auto"/>
            <w:bottom w:val="none" w:sz="0" w:space="0" w:color="auto"/>
            <w:right w:val="none" w:sz="0" w:space="0" w:color="auto"/>
          </w:divBdr>
        </w:div>
        <w:div w:id="665329820">
          <w:marLeft w:val="480"/>
          <w:marRight w:val="0"/>
          <w:marTop w:val="0"/>
          <w:marBottom w:val="0"/>
          <w:divBdr>
            <w:top w:val="none" w:sz="0" w:space="0" w:color="auto"/>
            <w:left w:val="none" w:sz="0" w:space="0" w:color="auto"/>
            <w:bottom w:val="none" w:sz="0" w:space="0" w:color="auto"/>
            <w:right w:val="none" w:sz="0" w:space="0" w:color="auto"/>
          </w:divBdr>
        </w:div>
        <w:div w:id="698235816">
          <w:marLeft w:val="480"/>
          <w:marRight w:val="0"/>
          <w:marTop w:val="0"/>
          <w:marBottom w:val="0"/>
          <w:divBdr>
            <w:top w:val="none" w:sz="0" w:space="0" w:color="auto"/>
            <w:left w:val="none" w:sz="0" w:space="0" w:color="auto"/>
            <w:bottom w:val="none" w:sz="0" w:space="0" w:color="auto"/>
            <w:right w:val="none" w:sz="0" w:space="0" w:color="auto"/>
          </w:divBdr>
        </w:div>
        <w:div w:id="744650880">
          <w:marLeft w:val="480"/>
          <w:marRight w:val="0"/>
          <w:marTop w:val="0"/>
          <w:marBottom w:val="0"/>
          <w:divBdr>
            <w:top w:val="none" w:sz="0" w:space="0" w:color="auto"/>
            <w:left w:val="none" w:sz="0" w:space="0" w:color="auto"/>
            <w:bottom w:val="none" w:sz="0" w:space="0" w:color="auto"/>
            <w:right w:val="none" w:sz="0" w:space="0" w:color="auto"/>
          </w:divBdr>
        </w:div>
        <w:div w:id="776144844">
          <w:marLeft w:val="480"/>
          <w:marRight w:val="0"/>
          <w:marTop w:val="0"/>
          <w:marBottom w:val="0"/>
          <w:divBdr>
            <w:top w:val="none" w:sz="0" w:space="0" w:color="auto"/>
            <w:left w:val="none" w:sz="0" w:space="0" w:color="auto"/>
            <w:bottom w:val="none" w:sz="0" w:space="0" w:color="auto"/>
            <w:right w:val="none" w:sz="0" w:space="0" w:color="auto"/>
          </w:divBdr>
        </w:div>
        <w:div w:id="796601759">
          <w:marLeft w:val="480"/>
          <w:marRight w:val="0"/>
          <w:marTop w:val="0"/>
          <w:marBottom w:val="0"/>
          <w:divBdr>
            <w:top w:val="none" w:sz="0" w:space="0" w:color="auto"/>
            <w:left w:val="none" w:sz="0" w:space="0" w:color="auto"/>
            <w:bottom w:val="none" w:sz="0" w:space="0" w:color="auto"/>
            <w:right w:val="none" w:sz="0" w:space="0" w:color="auto"/>
          </w:divBdr>
        </w:div>
        <w:div w:id="858545267">
          <w:marLeft w:val="480"/>
          <w:marRight w:val="0"/>
          <w:marTop w:val="0"/>
          <w:marBottom w:val="0"/>
          <w:divBdr>
            <w:top w:val="none" w:sz="0" w:space="0" w:color="auto"/>
            <w:left w:val="none" w:sz="0" w:space="0" w:color="auto"/>
            <w:bottom w:val="none" w:sz="0" w:space="0" w:color="auto"/>
            <w:right w:val="none" w:sz="0" w:space="0" w:color="auto"/>
          </w:divBdr>
        </w:div>
        <w:div w:id="911966154">
          <w:marLeft w:val="480"/>
          <w:marRight w:val="0"/>
          <w:marTop w:val="0"/>
          <w:marBottom w:val="0"/>
          <w:divBdr>
            <w:top w:val="none" w:sz="0" w:space="0" w:color="auto"/>
            <w:left w:val="none" w:sz="0" w:space="0" w:color="auto"/>
            <w:bottom w:val="none" w:sz="0" w:space="0" w:color="auto"/>
            <w:right w:val="none" w:sz="0" w:space="0" w:color="auto"/>
          </w:divBdr>
        </w:div>
        <w:div w:id="957031507">
          <w:marLeft w:val="480"/>
          <w:marRight w:val="0"/>
          <w:marTop w:val="0"/>
          <w:marBottom w:val="0"/>
          <w:divBdr>
            <w:top w:val="none" w:sz="0" w:space="0" w:color="auto"/>
            <w:left w:val="none" w:sz="0" w:space="0" w:color="auto"/>
            <w:bottom w:val="none" w:sz="0" w:space="0" w:color="auto"/>
            <w:right w:val="none" w:sz="0" w:space="0" w:color="auto"/>
          </w:divBdr>
        </w:div>
        <w:div w:id="988897070">
          <w:marLeft w:val="480"/>
          <w:marRight w:val="0"/>
          <w:marTop w:val="0"/>
          <w:marBottom w:val="0"/>
          <w:divBdr>
            <w:top w:val="none" w:sz="0" w:space="0" w:color="auto"/>
            <w:left w:val="none" w:sz="0" w:space="0" w:color="auto"/>
            <w:bottom w:val="none" w:sz="0" w:space="0" w:color="auto"/>
            <w:right w:val="none" w:sz="0" w:space="0" w:color="auto"/>
          </w:divBdr>
        </w:div>
        <w:div w:id="1054888706">
          <w:marLeft w:val="480"/>
          <w:marRight w:val="0"/>
          <w:marTop w:val="0"/>
          <w:marBottom w:val="0"/>
          <w:divBdr>
            <w:top w:val="none" w:sz="0" w:space="0" w:color="auto"/>
            <w:left w:val="none" w:sz="0" w:space="0" w:color="auto"/>
            <w:bottom w:val="none" w:sz="0" w:space="0" w:color="auto"/>
            <w:right w:val="none" w:sz="0" w:space="0" w:color="auto"/>
          </w:divBdr>
        </w:div>
        <w:div w:id="1105344397">
          <w:marLeft w:val="480"/>
          <w:marRight w:val="0"/>
          <w:marTop w:val="0"/>
          <w:marBottom w:val="0"/>
          <w:divBdr>
            <w:top w:val="none" w:sz="0" w:space="0" w:color="auto"/>
            <w:left w:val="none" w:sz="0" w:space="0" w:color="auto"/>
            <w:bottom w:val="none" w:sz="0" w:space="0" w:color="auto"/>
            <w:right w:val="none" w:sz="0" w:space="0" w:color="auto"/>
          </w:divBdr>
        </w:div>
        <w:div w:id="1151680103">
          <w:marLeft w:val="480"/>
          <w:marRight w:val="0"/>
          <w:marTop w:val="0"/>
          <w:marBottom w:val="0"/>
          <w:divBdr>
            <w:top w:val="none" w:sz="0" w:space="0" w:color="auto"/>
            <w:left w:val="none" w:sz="0" w:space="0" w:color="auto"/>
            <w:bottom w:val="none" w:sz="0" w:space="0" w:color="auto"/>
            <w:right w:val="none" w:sz="0" w:space="0" w:color="auto"/>
          </w:divBdr>
        </w:div>
        <w:div w:id="1219897882">
          <w:marLeft w:val="480"/>
          <w:marRight w:val="0"/>
          <w:marTop w:val="0"/>
          <w:marBottom w:val="0"/>
          <w:divBdr>
            <w:top w:val="none" w:sz="0" w:space="0" w:color="auto"/>
            <w:left w:val="none" w:sz="0" w:space="0" w:color="auto"/>
            <w:bottom w:val="none" w:sz="0" w:space="0" w:color="auto"/>
            <w:right w:val="none" w:sz="0" w:space="0" w:color="auto"/>
          </w:divBdr>
        </w:div>
        <w:div w:id="1455251677">
          <w:marLeft w:val="480"/>
          <w:marRight w:val="0"/>
          <w:marTop w:val="0"/>
          <w:marBottom w:val="0"/>
          <w:divBdr>
            <w:top w:val="none" w:sz="0" w:space="0" w:color="auto"/>
            <w:left w:val="none" w:sz="0" w:space="0" w:color="auto"/>
            <w:bottom w:val="none" w:sz="0" w:space="0" w:color="auto"/>
            <w:right w:val="none" w:sz="0" w:space="0" w:color="auto"/>
          </w:divBdr>
        </w:div>
        <w:div w:id="1456872060">
          <w:marLeft w:val="480"/>
          <w:marRight w:val="0"/>
          <w:marTop w:val="0"/>
          <w:marBottom w:val="0"/>
          <w:divBdr>
            <w:top w:val="none" w:sz="0" w:space="0" w:color="auto"/>
            <w:left w:val="none" w:sz="0" w:space="0" w:color="auto"/>
            <w:bottom w:val="none" w:sz="0" w:space="0" w:color="auto"/>
            <w:right w:val="none" w:sz="0" w:space="0" w:color="auto"/>
          </w:divBdr>
        </w:div>
        <w:div w:id="1498840725">
          <w:marLeft w:val="480"/>
          <w:marRight w:val="0"/>
          <w:marTop w:val="0"/>
          <w:marBottom w:val="0"/>
          <w:divBdr>
            <w:top w:val="none" w:sz="0" w:space="0" w:color="auto"/>
            <w:left w:val="none" w:sz="0" w:space="0" w:color="auto"/>
            <w:bottom w:val="none" w:sz="0" w:space="0" w:color="auto"/>
            <w:right w:val="none" w:sz="0" w:space="0" w:color="auto"/>
          </w:divBdr>
        </w:div>
        <w:div w:id="1512453611">
          <w:marLeft w:val="480"/>
          <w:marRight w:val="0"/>
          <w:marTop w:val="0"/>
          <w:marBottom w:val="0"/>
          <w:divBdr>
            <w:top w:val="none" w:sz="0" w:space="0" w:color="auto"/>
            <w:left w:val="none" w:sz="0" w:space="0" w:color="auto"/>
            <w:bottom w:val="none" w:sz="0" w:space="0" w:color="auto"/>
            <w:right w:val="none" w:sz="0" w:space="0" w:color="auto"/>
          </w:divBdr>
        </w:div>
        <w:div w:id="1521314723">
          <w:marLeft w:val="480"/>
          <w:marRight w:val="0"/>
          <w:marTop w:val="0"/>
          <w:marBottom w:val="0"/>
          <w:divBdr>
            <w:top w:val="none" w:sz="0" w:space="0" w:color="auto"/>
            <w:left w:val="none" w:sz="0" w:space="0" w:color="auto"/>
            <w:bottom w:val="none" w:sz="0" w:space="0" w:color="auto"/>
            <w:right w:val="none" w:sz="0" w:space="0" w:color="auto"/>
          </w:divBdr>
        </w:div>
        <w:div w:id="1554582474">
          <w:marLeft w:val="480"/>
          <w:marRight w:val="0"/>
          <w:marTop w:val="0"/>
          <w:marBottom w:val="0"/>
          <w:divBdr>
            <w:top w:val="none" w:sz="0" w:space="0" w:color="auto"/>
            <w:left w:val="none" w:sz="0" w:space="0" w:color="auto"/>
            <w:bottom w:val="none" w:sz="0" w:space="0" w:color="auto"/>
            <w:right w:val="none" w:sz="0" w:space="0" w:color="auto"/>
          </w:divBdr>
        </w:div>
        <w:div w:id="1559776633">
          <w:marLeft w:val="480"/>
          <w:marRight w:val="0"/>
          <w:marTop w:val="0"/>
          <w:marBottom w:val="0"/>
          <w:divBdr>
            <w:top w:val="none" w:sz="0" w:space="0" w:color="auto"/>
            <w:left w:val="none" w:sz="0" w:space="0" w:color="auto"/>
            <w:bottom w:val="none" w:sz="0" w:space="0" w:color="auto"/>
            <w:right w:val="none" w:sz="0" w:space="0" w:color="auto"/>
          </w:divBdr>
        </w:div>
        <w:div w:id="1614240515">
          <w:marLeft w:val="480"/>
          <w:marRight w:val="0"/>
          <w:marTop w:val="0"/>
          <w:marBottom w:val="0"/>
          <w:divBdr>
            <w:top w:val="none" w:sz="0" w:space="0" w:color="auto"/>
            <w:left w:val="none" w:sz="0" w:space="0" w:color="auto"/>
            <w:bottom w:val="none" w:sz="0" w:space="0" w:color="auto"/>
            <w:right w:val="none" w:sz="0" w:space="0" w:color="auto"/>
          </w:divBdr>
        </w:div>
        <w:div w:id="1646155032">
          <w:marLeft w:val="480"/>
          <w:marRight w:val="0"/>
          <w:marTop w:val="0"/>
          <w:marBottom w:val="0"/>
          <w:divBdr>
            <w:top w:val="none" w:sz="0" w:space="0" w:color="auto"/>
            <w:left w:val="none" w:sz="0" w:space="0" w:color="auto"/>
            <w:bottom w:val="none" w:sz="0" w:space="0" w:color="auto"/>
            <w:right w:val="none" w:sz="0" w:space="0" w:color="auto"/>
          </w:divBdr>
        </w:div>
        <w:div w:id="1653216442">
          <w:marLeft w:val="480"/>
          <w:marRight w:val="0"/>
          <w:marTop w:val="0"/>
          <w:marBottom w:val="0"/>
          <w:divBdr>
            <w:top w:val="none" w:sz="0" w:space="0" w:color="auto"/>
            <w:left w:val="none" w:sz="0" w:space="0" w:color="auto"/>
            <w:bottom w:val="none" w:sz="0" w:space="0" w:color="auto"/>
            <w:right w:val="none" w:sz="0" w:space="0" w:color="auto"/>
          </w:divBdr>
        </w:div>
      </w:divsChild>
    </w:div>
    <w:div w:id="1120688112">
      <w:marLeft w:val="640"/>
      <w:marRight w:val="0"/>
      <w:marTop w:val="0"/>
      <w:marBottom w:val="0"/>
      <w:divBdr>
        <w:top w:val="none" w:sz="0" w:space="0" w:color="auto"/>
        <w:left w:val="none" w:sz="0" w:space="0" w:color="auto"/>
        <w:bottom w:val="none" w:sz="0" w:space="0" w:color="auto"/>
        <w:right w:val="none" w:sz="0" w:space="0" w:color="auto"/>
      </w:divBdr>
    </w:div>
    <w:div w:id="1120802272">
      <w:marLeft w:val="640"/>
      <w:marRight w:val="0"/>
      <w:marTop w:val="0"/>
      <w:marBottom w:val="0"/>
      <w:divBdr>
        <w:top w:val="none" w:sz="0" w:space="0" w:color="auto"/>
        <w:left w:val="none" w:sz="0" w:space="0" w:color="auto"/>
        <w:bottom w:val="none" w:sz="0" w:space="0" w:color="auto"/>
        <w:right w:val="none" w:sz="0" w:space="0" w:color="auto"/>
      </w:divBdr>
    </w:div>
    <w:div w:id="1121069371">
      <w:marLeft w:val="640"/>
      <w:marRight w:val="0"/>
      <w:marTop w:val="0"/>
      <w:marBottom w:val="0"/>
      <w:divBdr>
        <w:top w:val="none" w:sz="0" w:space="0" w:color="auto"/>
        <w:left w:val="none" w:sz="0" w:space="0" w:color="auto"/>
        <w:bottom w:val="none" w:sz="0" w:space="0" w:color="auto"/>
        <w:right w:val="none" w:sz="0" w:space="0" w:color="auto"/>
      </w:divBdr>
    </w:div>
    <w:div w:id="1121145128">
      <w:marLeft w:val="640"/>
      <w:marRight w:val="0"/>
      <w:marTop w:val="0"/>
      <w:marBottom w:val="0"/>
      <w:divBdr>
        <w:top w:val="none" w:sz="0" w:space="0" w:color="auto"/>
        <w:left w:val="none" w:sz="0" w:space="0" w:color="auto"/>
        <w:bottom w:val="none" w:sz="0" w:space="0" w:color="auto"/>
        <w:right w:val="none" w:sz="0" w:space="0" w:color="auto"/>
      </w:divBdr>
    </w:div>
    <w:div w:id="1121150137">
      <w:marLeft w:val="640"/>
      <w:marRight w:val="0"/>
      <w:marTop w:val="0"/>
      <w:marBottom w:val="0"/>
      <w:divBdr>
        <w:top w:val="none" w:sz="0" w:space="0" w:color="auto"/>
        <w:left w:val="none" w:sz="0" w:space="0" w:color="auto"/>
        <w:bottom w:val="none" w:sz="0" w:space="0" w:color="auto"/>
        <w:right w:val="none" w:sz="0" w:space="0" w:color="auto"/>
      </w:divBdr>
    </w:div>
    <w:div w:id="1121151053">
      <w:marLeft w:val="640"/>
      <w:marRight w:val="0"/>
      <w:marTop w:val="0"/>
      <w:marBottom w:val="0"/>
      <w:divBdr>
        <w:top w:val="none" w:sz="0" w:space="0" w:color="auto"/>
        <w:left w:val="none" w:sz="0" w:space="0" w:color="auto"/>
        <w:bottom w:val="none" w:sz="0" w:space="0" w:color="auto"/>
        <w:right w:val="none" w:sz="0" w:space="0" w:color="auto"/>
      </w:divBdr>
    </w:div>
    <w:div w:id="1121264402">
      <w:marLeft w:val="640"/>
      <w:marRight w:val="0"/>
      <w:marTop w:val="0"/>
      <w:marBottom w:val="0"/>
      <w:divBdr>
        <w:top w:val="none" w:sz="0" w:space="0" w:color="auto"/>
        <w:left w:val="none" w:sz="0" w:space="0" w:color="auto"/>
        <w:bottom w:val="none" w:sz="0" w:space="0" w:color="auto"/>
        <w:right w:val="none" w:sz="0" w:space="0" w:color="auto"/>
      </w:divBdr>
    </w:div>
    <w:div w:id="1121532703">
      <w:marLeft w:val="640"/>
      <w:marRight w:val="0"/>
      <w:marTop w:val="0"/>
      <w:marBottom w:val="0"/>
      <w:divBdr>
        <w:top w:val="none" w:sz="0" w:space="0" w:color="auto"/>
        <w:left w:val="none" w:sz="0" w:space="0" w:color="auto"/>
        <w:bottom w:val="none" w:sz="0" w:space="0" w:color="auto"/>
        <w:right w:val="none" w:sz="0" w:space="0" w:color="auto"/>
      </w:divBdr>
    </w:div>
    <w:div w:id="1121533453">
      <w:marLeft w:val="640"/>
      <w:marRight w:val="0"/>
      <w:marTop w:val="0"/>
      <w:marBottom w:val="0"/>
      <w:divBdr>
        <w:top w:val="none" w:sz="0" w:space="0" w:color="auto"/>
        <w:left w:val="none" w:sz="0" w:space="0" w:color="auto"/>
        <w:bottom w:val="none" w:sz="0" w:space="0" w:color="auto"/>
        <w:right w:val="none" w:sz="0" w:space="0" w:color="auto"/>
      </w:divBdr>
    </w:div>
    <w:div w:id="1121605059">
      <w:marLeft w:val="640"/>
      <w:marRight w:val="0"/>
      <w:marTop w:val="0"/>
      <w:marBottom w:val="0"/>
      <w:divBdr>
        <w:top w:val="none" w:sz="0" w:space="0" w:color="auto"/>
        <w:left w:val="none" w:sz="0" w:space="0" w:color="auto"/>
        <w:bottom w:val="none" w:sz="0" w:space="0" w:color="auto"/>
        <w:right w:val="none" w:sz="0" w:space="0" w:color="auto"/>
      </w:divBdr>
    </w:div>
    <w:div w:id="1121611145">
      <w:marLeft w:val="640"/>
      <w:marRight w:val="0"/>
      <w:marTop w:val="0"/>
      <w:marBottom w:val="0"/>
      <w:divBdr>
        <w:top w:val="none" w:sz="0" w:space="0" w:color="auto"/>
        <w:left w:val="none" w:sz="0" w:space="0" w:color="auto"/>
        <w:bottom w:val="none" w:sz="0" w:space="0" w:color="auto"/>
        <w:right w:val="none" w:sz="0" w:space="0" w:color="auto"/>
      </w:divBdr>
    </w:div>
    <w:div w:id="1121651755">
      <w:marLeft w:val="640"/>
      <w:marRight w:val="0"/>
      <w:marTop w:val="0"/>
      <w:marBottom w:val="0"/>
      <w:divBdr>
        <w:top w:val="none" w:sz="0" w:space="0" w:color="auto"/>
        <w:left w:val="none" w:sz="0" w:space="0" w:color="auto"/>
        <w:bottom w:val="none" w:sz="0" w:space="0" w:color="auto"/>
        <w:right w:val="none" w:sz="0" w:space="0" w:color="auto"/>
      </w:divBdr>
    </w:div>
    <w:div w:id="1121803899">
      <w:marLeft w:val="640"/>
      <w:marRight w:val="0"/>
      <w:marTop w:val="0"/>
      <w:marBottom w:val="0"/>
      <w:divBdr>
        <w:top w:val="none" w:sz="0" w:space="0" w:color="auto"/>
        <w:left w:val="none" w:sz="0" w:space="0" w:color="auto"/>
        <w:bottom w:val="none" w:sz="0" w:space="0" w:color="auto"/>
        <w:right w:val="none" w:sz="0" w:space="0" w:color="auto"/>
      </w:divBdr>
    </w:div>
    <w:div w:id="1121806074">
      <w:marLeft w:val="640"/>
      <w:marRight w:val="0"/>
      <w:marTop w:val="0"/>
      <w:marBottom w:val="0"/>
      <w:divBdr>
        <w:top w:val="none" w:sz="0" w:space="0" w:color="auto"/>
        <w:left w:val="none" w:sz="0" w:space="0" w:color="auto"/>
        <w:bottom w:val="none" w:sz="0" w:space="0" w:color="auto"/>
        <w:right w:val="none" w:sz="0" w:space="0" w:color="auto"/>
      </w:divBdr>
    </w:div>
    <w:div w:id="1121846024">
      <w:marLeft w:val="640"/>
      <w:marRight w:val="0"/>
      <w:marTop w:val="0"/>
      <w:marBottom w:val="0"/>
      <w:divBdr>
        <w:top w:val="none" w:sz="0" w:space="0" w:color="auto"/>
        <w:left w:val="none" w:sz="0" w:space="0" w:color="auto"/>
        <w:bottom w:val="none" w:sz="0" w:space="0" w:color="auto"/>
        <w:right w:val="none" w:sz="0" w:space="0" w:color="auto"/>
      </w:divBdr>
    </w:div>
    <w:div w:id="1121848447">
      <w:marLeft w:val="640"/>
      <w:marRight w:val="0"/>
      <w:marTop w:val="0"/>
      <w:marBottom w:val="0"/>
      <w:divBdr>
        <w:top w:val="none" w:sz="0" w:space="0" w:color="auto"/>
        <w:left w:val="none" w:sz="0" w:space="0" w:color="auto"/>
        <w:bottom w:val="none" w:sz="0" w:space="0" w:color="auto"/>
        <w:right w:val="none" w:sz="0" w:space="0" w:color="auto"/>
      </w:divBdr>
    </w:div>
    <w:div w:id="1121993582">
      <w:marLeft w:val="640"/>
      <w:marRight w:val="0"/>
      <w:marTop w:val="0"/>
      <w:marBottom w:val="0"/>
      <w:divBdr>
        <w:top w:val="none" w:sz="0" w:space="0" w:color="auto"/>
        <w:left w:val="none" w:sz="0" w:space="0" w:color="auto"/>
        <w:bottom w:val="none" w:sz="0" w:space="0" w:color="auto"/>
        <w:right w:val="none" w:sz="0" w:space="0" w:color="auto"/>
      </w:divBdr>
    </w:div>
    <w:div w:id="1121993615">
      <w:marLeft w:val="640"/>
      <w:marRight w:val="0"/>
      <w:marTop w:val="0"/>
      <w:marBottom w:val="0"/>
      <w:divBdr>
        <w:top w:val="none" w:sz="0" w:space="0" w:color="auto"/>
        <w:left w:val="none" w:sz="0" w:space="0" w:color="auto"/>
        <w:bottom w:val="none" w:sz="0" w:space="0" w:color="auto"/>
        <w:right w:val="none" w:sz="0" w:space="0" w:color="auto"/>
      </w:divBdr>
    </w:div>
    <w:div w:id="1121996049">
      <w:marLeft w:val="640"/>
      <w:marRight w:val="0"/>
      <w:marTop w:val="0"/>
      <w:marBottom w:val="0"/>
      <w:divBdr>
        <w:top w:val="none" w:sz="0" w:space="0" w:color="auto"/>
        <w:left w:val="none" w:sz="0" w:space="0" w:color="auto"/>
        <w:bottom w:val="none" w:sz="0" w:space="0" w:color="auto"/>
        <w:right w:val="none" w:sz="0" w:space="0" w:color="auto"/>
      </w:divBdr>
    </w:div>
    <w:div w:id="1122113772">
      <w:marLeft w:val="640"/>
      <w:marRight w:val="0"/>
      <w:marTop w:val="0"/>
      <w:marBottom w:val="0"/>
      <w:divBdr>
        <w:top w:val="none" w:sz="0" w:space="0" w:color="auto"/>
        <w:left w:val="none" w:sz="0" w:space="0" w:color="auto"/>
        <w:bottom w:val="none" w:sz="0" w:space="0" w:color="auto"/>
        <w:right w:val="none" w:sz="0" w:space="0" w:color="auto"/>
      </w:divBdr>
    </w:div>
    <w:div w:id="1122116755">
      <w:marLeft w:val="640"/>
      <w:marRight w:val="0"/>
      <w:marTop w:val="0"/>
      <w:marBottom w:val="0"/>
      <w:divBdr>
        <w:top w:val="none" w:sz="0" w:space="0" w:color="auto"/>
        <w:left w:val="none" w:sz="0" w:space="0" w:color="auto"/>
        <w:bottom w:val="none" w:sz="0" w:space="0" w:color="auto"/>
        <w:right w:val="none" w:sz="0" w:space="0" w:color="auto"/>
      </w:divBdr>
    </w:div>
    <w:div w:id="1122192897">
      <w:marLeft w:val="640"/>
      <w:marRight w:val="0"/>
      <w:marTop w:val="0"/>
      <w:marBottom w:val="0"/>
      <w:divBdr>
        <w:top w:val="none" w:sz="0" w:space="0" w:color="auto"/>
        <w:left w:val="none" w:sz="0" w:space="0" w:color="auto"/>
        <w:bottom w:val="none" w:sz="0" w:space="0" w:color="auto"/>
        <w:right w:val="none" w:sz="0" w:space="0" w:color="auto"/>
      </w:divBdr>
    </w:div>
    <w:div w:id="1122307130">
      <w:marLeft w:val="640"/>
      <w:marRight w:val="0"/>
      <w:marTop w:val="0"/>
      <w:marBottom w:val="0"/>
      <w:divBdr>
        <w:top w:val="none" w:sz="0" w:space="0" w:color="auto"/>
        <w:left w:val="none" w:sz="0" w:space="0" w:color="auto"/>
        <w:bottom w:val="none" w:sz="0" w:space="0" w:color="auto"/>
        <w:right w:val="none" w:sz="0" w:space="0" w:color="auto"/>
      </w:divBdr>
    </w:div>
    <w:div w:id="1122335632">
      <w:marLeft w:val="640"/>
      <w:marRight w:val="0"/>
      <w:marTop w:val="0"/>
      <w:marBottom w:val="0"/>
      <w:divBdr>
        <w:top w:val="none" w:sz="0" w:space="0" w:color="auto"/>
        <w:left w:val="none" w:sz="0" w:space="0" w:color="auto"/>
        <w:bottom w:val="none" w:sz="0" w:space="0" w:color="auto"/>
        <w:right w:val="none" w:sz="0" w:space="0" w:color="auto"/>
      </w:divBdr>
    </w:div>
    <w:div w:id="1122335752">
      <w:marLeft w:val="640"/>
      <w:marRight w:val="0"/>
      <w:marTop w:val="0"/>
      <w:marBottom w:val="0"/>
      <w:divBdr>
        <w:top w:val="none" w:sz="0" w:space="0" w:color="auto"/>
        <w:left w:val="none" w:sz="0" w:space="0" w:color="auto"/>
        <w:bottom w:val="none" w:sz="0" w:space="0" w:color="auto"/>
        <w:right w:val="none" w:sz="0" w:space="0" w:color="auto"/>
      </w:divBdr>
    </w:div>
    <w:div w:id="1122336544">
      <w:marLeft w:val="640"/>
      <w:marRight w:val="0"/>
      <w:marTop w:val="0"/>
      <w:marBottom w:val="0"/>
      <w:divBdr>
        <w:top w:val="none" w:sz="0" w:space="0" w:color="auto"/>
        <w:left w:val="none" w:sz="0" w:space="0" w:color="auto"/>
        <w:bottom w:val="none" w:sz="0" w:space="0" w:color="auto"/>
        <w:right w:val="none" w:sz="0" w:space="0" w:color="auto"/>
      </w:divBdr>
    </w:div>
    <w:div w:id="1122387463">
      <w:marLeft w:val="480"/>
      <w:marRight w:val="0"/>
      <w:marTop w:val="0"/>
      <w:marBottom w:val="0"/>
      <w:divBdr>
        <w:top w:val="none" w:sz="0" w:space="0" w:color="auto"/>
        <w:left w:val="none" w:sz="0" w:space="0" w:color="auto"/>
        <w:bottom w:val="none" w:sz="0" w:space="0" w:color="auto"/>
        <w:right w:val="none" w:sz="0" w:space="0" w:color="auto"/>
      </w:divBdr>
    </w:div>
    <w:div w:id="1122460471">
      <w:marLeft w:val="640"/>
      <w:marRight w:val="0"/>
      <w:marTop w:val="0"/>
      <w:marBottom w:val="0"/>
      <w:divBdr>
        <w:top w:val="none" w:sz="0" w:space="0" w:color="auto"/>
        <w:left w:val="none" w:sz="0" w:space="0" w:color="auto"/>
        <w:bottom w:val="none" w:sz="0" w:space="0" w:color="auto"/>
        <w:right w:val="none" w:sz="0" w:space="0" w:color="auto"/>
      </w:divBdr>
    </w:div>
    <w:div w:id="1122651266">
      <w:marLeft w:val="640"/>
      <w:marRight w:val="0"/>
      <w:marTop w:val="0"/>
      <w:marBottom w:val="0"/>
      <w:divBdr>
        <w:top w:val="none" w:sz="0" w:space="0" w:color="auto"/>
        <w:left w:val="none" w:sz="0" w:space="0" w:color="auto"/>
        <w:bottom w:val="none" w:sz="0" w:space="0" w:color="auto"/>
        <w:right w:val="none" w:sz="0" w:space="0" w:color="auto"/>
      </w:divBdr>
    </w:div>
    <w:div w:id="1122770123">
      <w:marLeft w:val="640"/>
      <w:marRight w:val="0"/>
      <w:marTop w:val="0"/>
      <w:marBottom w:val="0"/>
      <w:divBdr>
        <w:top w:val="none" w:sz="0" w:space="0" w:color="auto"/>
        <w:left w:val="none" w:sz="0" w:space="0" w:color="auto"/>
        <w:bottom w:val="none" w:sz="0" w:space="0" w:color="auto"/>
        <w:right w:val="none" w:sz="0" w:space="0" w:color="auto"/>
      </w:divBdr>
    </w:div>
    <w:div w:id="1122773378">
      <w:marLeft w:val="640"/>
      <w:marRight w:val="0"/>
      <w:marTop w:val="0"/>
      <w:marBottom w:val="0"/>
      <w:divBdr>
        <w:top w:val="none" w:sz="0" w:space="0" w:color="auto"/>
        <w:left w:val="none" w:sz="0" w:space="0" w:color="auto"/>
        <w:bottom w:val="none" w:sz="0" w:space="0" w:color="auto"/>
        <w:right w:val="none" w:sz="0" w:space="0" w:color="auto"/>
      </w:divBdr>
    </w:div>
    <w:div w:id="1122840511">
      <w:marLeft w:val="640"/>
      <w:marRight w:val="0"/>
      <w:marTop w:val="0"/>
      <w:marBottom w:val="0"/>
      <w:divBdr>
        <w:top w:val="none" w:sz="0" w:space="0" w:color="auto"/>
        <w:left w:val="none" w:sz="0" w:space="0" w:color="auto"/>
        <w:bottom w:val="none" w:sz="0" w:space="0" w:color="auto"/>
        <w:right w:val="none" w:sz="0" w:space="0" w:color="auto"/>
      </w:divBdr>
    </w:div>
    <w:div w:id="1122841442">
      <w:marLeft w:val="640"/>
      <w:marRight w:val="0"/>
      <w:marTop w:val="0"/>
      <w:marBottom w:val="0"/>
      <w:divBdr>
        <w:top w:val="none" w:sz="0" w:space="0" w:color="auto"/>
        <w:left w:val="none" w:sz="0" w:space="0" w:color="auto"/>
        <w:bottom w:val="none" w:sz="0" w:space="0" w:color="auto"/>
        <w:right w:val="none" w:sz="0" w:space="0" w:color="auto"/>
      </w:divBdr>
    </w:div>
    <w:div w:id="1122916580">
      <w:marLeft w:val="640"/>
      <w:marRight w:val="0"/>
      <w:marTop w:val="0"/>
      <w:marBottom w:val="0"/>
      <w:divBdr>
        <w:top w:val="none" w:sz="0" w:space="0" w:color="auto"/>
        <w:left w:val="none" w:sz="0" w:space="0" w:color="auto"/>
        <w:bottom w:val="none" w:sz="0" w:space="0" w:color="auto"/>
        <w:right w:val="none" w:sz="0" w:space="0" w:color="auto"/>
      </w:divBdr>
    </w:div>
    <w:div w:id="1123037559">
      <w:marLeft w:val="640"/>
      <w:marRight w:val="0"/>
      <w:marTop w:val="0"/>
      <w:marBottom w:val="0"/>
      <w:divBdr>
        <w:top w:val="none" w:sz="0" w:space="0" w:color="auto"/>
        <w:left w:val="none" w:sz="0" w:space="0" w:color="auto"/>
        <w:bottom w:val="none" w:sz="0" w:space="0" w:color="auto"/>
        <w:right w:val="none" w:sz="0" w:space="0" w:color="auto"/>
      </w:divBdr>
    </w:div>
    <w:div w:id="1123038728">
      <w:marLeft w:val="640"/>
      <w:marRight w:val="0"/>
      <w:marTop w:val="0"/>
      <w:marBottom w:val="0"/>
      <w:divBdr>
        <w:top w:val="none" w:sz="0" w:space="0" w:color="auto"/>
        <w:left w:val="none" w:sz="0" w:space="0" w:color="auto"/>
        <w:bottom w:val="none" w:sz="0" w:space="0" w:color="auto"/>
        <w:right w:val="none" w:sz="0" w:space="0" w:color="auto"/>
      </w:divBdr>
    </w:div>
    <w:div w:id="1123111094">
      <w:marLeft w:val="640"/>
      <w:marRight w:val="0"/>
      <w:marTop w:val="0"/>
      <w:marBottom w:val="0"/>
      <w:divBdr>
        <w:top w:val="none" w:sz="0" w:space="0" w:color="auto"/>
        <w:left w:val="none" w:sz="0" w:space="0" w:color="auto"/>
        <w:bottom w:val="none" w:sz="0" w:space="0" w:color="auto"/>
        <w:right w:val="none" w:sz="0" w:space="0" w:color="auto"/>
      </w:divBdr>
    </w:div>
    <w:div w:id="1123114276">
      <w:marLeft w:val="640"/>
      <w:marRight w:val="0"/>
      <w:marTop w:val="0"/>
      <w:marBottom w:val="0"/>
      <w:divBdr>
        <w:top w:val="none" w:sz="0" w:space="0" w:color="auto"/>
        <w:left w:val="none" w:sz="0" w:space="0" w:color="auto"/>
        <w:bottom w:val="none" w:sz="0" w:space="0" w:color="auto"/>
        <w:right w:val="none" w:sz="0" w:space="0" w:color="auto"/>
      </w:divBdr>
    </w:div>
    <w:div w:id="1123184064">
      <w:marLeft w:val="640"/>
      <w:marRight w:val="0"/>
      <w:marTop w:val="0"/>
      <w:marBottom w:val="0"/>
      <w:divBdr>
        <w:top w:val="none" w:sz="0" w:space="0" w:color="auto"/>
        <w:left w:val="none" w:sz="0" w:space="0" w:color="auto"/>
        <w:bottom w:val="none" w:sz="0" w:space="0" w:color="auto"/>
        <w:right w:val="none" w:sz="0" w:space="0" w:color="auto"/>
      </w:divBdr>
    </w:div>
    <w:div w:id="1123185889">
      <w:marLeft w:val="640"/>
      <w:marRight w:val="0"/>
      <w:marTop w:val="0"/>
      <w:marBottom w:val="0"/>
      <w:divBdr>
        <w:top w:val="none" w:sz="0" w:space="0" w:color="auto"/>
        <w:left w:val="none" w:sz="0" w:space="0" w:color="auto"/>
        <w:bottom w:val="none" w:sz="0" w:space="0" w:color="auto"/>
        <w:right w:val="none" w:sz="0" w:space="0" w:color="auto"/>
      </w:divBdr>
    </w:div>
    <w:div w:id="1123233645">
      <w:marLeft w:val="640"/>
      <w:marRight w:val="0"/>
      <w:marTop w:val="0"/>
      <w:marBottom w:val="0"/>
      <w:divBdr>
        <w:top w:val="none" w:sz="0" w:space="0" w:color="auto"/>
        <w:left w:val="none" w:sz="0" w:space="0" w:color="auto"/>
        <w:bottom w:val="none" w:sz="0" w:space="0" w:color="auto"/>
        <w:right w:val="none" w:sz="0" w:space="0" w:color="auto"/>
      </w:divBdr>
    </w:div>
    <w:div w:id="1123310888">
      <w:marLeft w:val="640"/>
      <w:marRight w:val="0"/>
      <w:marTop w:val="0"/>
      <w:marBottom w:val="0"/>
      <w:divBdr>
        <w:top w:val="none" w:sz="0" w:space="0" w:color="auto"/>
        <w:left w:val="none" w:sz="0" w:space="0" w:color="auto"/>
        <w:bottom w:val="none" w:sz="0" w:space="0" w:color="auto"/>
        <w:right w:val="none" w:sz="0" w:space="0" w:color="auto"/>
      </w:divBdr>
    </w:div>
    <w:div w:id="1123421681">
      <w:marLeft w:val="640"/>
      <w:marRight w:val="0"/>
      <w:marTop w:val="0"/>
      <w:marBottom w:val="0"/>
      <w:divBdr>
        <w:top w:val="none" w:sz="0" w:space="0" w:color="auto"/>
        <w:left w:val="none" w:sz="0" w:space="0" w:color="auto"/>
        <w:bottom w:val="none" w:sz="0" w:space="0" w:color="auto"/>
        <w:right w:val="none" w:sz="0" w:space="0" w:color="auto"/>
      </w:divBdr>
    </w:div>
    <w:div w:id="1123501605">
      <w:marLeft w:val="640"/>
      <w:marRight w:val="0"/>
      <w:marTop w:val="0"/>
      <w:marBottom w:val="0"/>
      <w:divBdr>
        <w:top w:val="none" w:sz="0" w:space="0" w:color="auto"/>
        <w:left w:val="none" w:sz="0" w:space="0" w:color="auto"/>
        <w:bottom w:val="none" w:sz="0" w:space="0" w:color="auto"/>
        <w:right w:val="none" w:sz="0" w:space="0" w:color="auto"/>
      </w:divBdr>
    </w:div>
    <w:div w:id="1123501630">
      <w:marLeft w:val="640"/>
      <w:marRight w:val="0"/>
      <w:marTop w:val="0"/>
      <w:marBottom w:val="0"/>
      <w:divBdr>
        <w:top w:val="none" w:sz="0" w:space="0" w:color="auto"/>
        <w:left w:val="none" w:sz="0" w:space="0" w:color="auto"/>
        <w:bottom w:val="none" w:sz="0" w:space="0" w:color="auto"/>
        <w:right w:val="none" w:sz="0" w:space="0" w:color="auto"/>
      </w:divBdr>
    </w:div>
    <w:div w:id="1123503176">
      <w:marLeft w:val="640"/>
      <w:marRight w:val="0"/>
      <w:marTop w:val="0"/>
      <w:marBottom w:val="0"/>
      <w:divBdr>
        <w:top w:val="none" w:sz="0" w:space="0" w:color="auto"/>
        <w:left w:val="none" w:sz="0" w:space="0" w:color="auto"/>
        <w:bottom w:val="none" w:sz="0" w:space="0" w:color="auto"/>
        <w:right w:val="none" w:sz="0" w:space="0" w:color="auto"/>
      </w:divBdr>
    </w:div>
    <w:div w:id="1123503398">
      <w:marLeft w:val="640"/>
      <w:marRight w:val="0"/>
      <w:marTop w:val="0"/>
      <w:marBottom w:val="0"/>
      <w:divBdr>
        <w:top w:val="none" w:sz="0" w:space="0" w:color="auto"/>
        <w:left w:val="none" w:sz="0" w:space="0" w:color="auto"/>
        <w:bottom w:val="none" w:sz="0" w:space="0" w:color="auto"/>
        <w:right w:val="none" w:sz="0" w:space="0" w:color="auto"/>
      </w:divBdr>
    </w:div>
    <w:div w:id="1123690999">
      <w:marLeft w:val="640"/>
      <w:marRight w:val="0"/>
      <w:marTop w:val="0"/>
      <w:marBottom w:val="0"/>
      <w:divBdr>
        <w:top w:val="none" w:sz="0" w:space="0" w:color="auto"/>
        <w:left w:val="none" w:sz="0" w:space="0" w:color="auto"/>
        <w:bottom w:val="none" w:sz="0" w:space="0" w:color="auto"/>
        <w:right w:val="none" w:sz="0" w:space="0" w:color="auto"/>
      </w:divBdr>
    </w:div>
    <w:div w:id="1123813594">
      <w:marLeft w:val="640"/>
      <w:marRight w:val="0"/>
      <w:marTop w:val="0"/>
      <w:marBottom w:val="0"/>
      <w:divBdr>
        <w:top w:val="none" w:sz="0" w:space="0" w:color="auto"/>
        <w:left w:val="none" w:sz="0" w:space="0" w:color="auto"/>
        <w:bottom w:val="none" w:sz="0" w:space="0" w:color="auto"/>
        <w:right w:val="none" w:sz="0" w:space="0" w:color="auto"/>
      </w:divBdr>
    </w:div>
    <w:div w:id="1123841173">
      <w:marLeft w:val="640"/>
      <w:marRight w:val="0"/>
      <w:marTop w:val="0"/>
      <w:marBottom w:val="0"/>
      <w:divBdr>
        <w:top w:val="none" w:sz="0" w:space="0" w:color="auto"/>
        <w:left w:val="none" w:sz="0" w:space="0" w:color="auto"/>
        <w:bottom w:val="none" w:sz="0" w:space="0" w:color="auto"/>
        <w:right w:val="none" w:sz="0" w:space="0" w:color="auto"/>
      </w:divBdr>
    </w:div>
    <w:div w:id="1124039014">
      <w:marLeft w:val="640"/>
      <w:marRight w:val="0"/>
      <w:marTop w:val="0"/>
      <w:marBottom w:val="0"/>
      <w:divBdr>
        <w:top w:val="none" w:sz="0" w:space="0" w:color="auto"/>
        <w:left w:val="none" w:sz="0" w:space="0" w:color="auto"/>
        <w:bottom w:val="none" w:sz="0" w:space="0" w:color="auto"/>
        <w:right w:val="none" w:sz="0" w:space="0" w:color="auto"/>
      </w:divBdr>
    </w:div>
    <w:div w:id="1124078077">
      <w:marLeft w:val="640"/>
      <w:marRight w:val="0"/>
      <w:marTop w:val="0"/>
      <w:marBottom w:val="0"/>
      <w:divBdr>
        <w:top w:val="none" w:sz="0" w:space="0" w:color="auto"/>
        <w:left w:val="none" w:sz="0" w:space="0" w:color="auto"/>
        <w:bottom w:val="none" w:sz="0" w:space="0" w:color="auto"/>
        <w:right w:val="none" w:sz="0" w:space="0" w:color="auto"/>
      </w:divBdr>
    </w:div>
    <w:div w:id="1124152078">
      <w:marLeft w:val="640"/>
      <w:marRight w:val="0"/>
      <w:marTop w:val="0"/>
      <w:marBottom w:val="0"/>
      <w:divBdr>
        <w:top w:val="none" w:sz="0" w:space="0" w:color="auto"/>
        <w:left w:val="none" w:sz="0" w:space="0" w:color="auto"/>
        <w:bottom w:val="none" w:sz="0" w:space="0" w:color="auto"/>
        <w:right w:val="none" w:sz="0" w:space="0" w:color="auto"/>
      </w:divBdr>
    </w:div>
    <w:div w:id="1124234409">
      <w:marLeft w:val="640"/>
      <w:marRight w:val="0"/>
      <w:marTop w:val="0"/>
      <w:marBottom w:val="0"/>
      <w:divBdr>
        <w:top w:val="none" w:sz="0" w:space="0" w:color="auto"/>
        <w:left w:val="none" w:sz="0" w:space="0" w:color="auto"/>
        <w:bottom w:val="none" w:sz="0" w:space="0" w:color="auto"/>
        <w:right w:val="none" w:sz="0" w:space="0" w:color="auto"/>
      </w:divBdr>
    </w:div>
    <w:div w:id="1124272187">
      <w:marLeft w:val="640"/>
      <w:marRight w:val="0"/>
      <w:marTop w:val="0"/>
      <w:marBottom w:val="0"/>
      <w:divBdr>
        <w:top w:val="none" w:sz="0" w:space="0" w:color="auto"/>
        <w:left w:val="none" w:sz="0" w:space="0" w:color="auto"/>
        <w:bottom w:val="none" w:sz="0" w:space="0" w:color="auto"/>
        <w:right w:val="none" w:sz="0" w:space="0" w:color="auto"/>
      </w:divBdr>
    </w:div>
    <w:div w:id="1124276965">
      <w:marLeft w:val="640"/>
      <w:marRight w:val="0"/>
      <w:marTop w:val="0"/>
      <w:marBottom w:val="0"/>
      <w:divBdr>
        <w:top w:val="none" w:sz="0" w:space="0" w:color="auto"/>
        <w:left w:val="none" w:sz="0" w:space="0" w:color="auto"/>
        <w:bottom w:val="none" w:sz="0" w:space="0" w:color="auto"/>
        <w:right w:val="none" w:sz="0" w:space="0" w:color="auto"/>
      </w:divBdr>
    </w:div>
    <w:div w:id="1124613937">
      <w:marLeft w:val="640"/>
      <w:marRight w:val="0"/>
      <w:marTop w:val="0"/>
      <w:marBottom w:val="0"/>
      <w:divBdr>
        <w:top w:val="none" w:sz="0" w:space="0" w:color="auto"/>
        <w:left w:val="none" w:sz="0" w:space="0" w:color="auto"/>
        <w:bottom w:val="none" w:sz="0" w:space="0" w:color="auto"/>
        <w:right w:val="none" w:sz="0" w:space="0" w:color="auto"/>
      </w:divBdr>
    </w:div>
    <w:div w:id="1124620741">
      <w:marLeft w:val="640"/>
      <w:marRight w:val="0"/>
      <w:marTop w:val="0"/>
      <w:marBottom w:val="0"/>
      <w:divBdr>
        <w:top w:val="none" w:sz="0" w:space="0" w:color="auto"/>
        <w:left w:val="none" w:sz="0" w:space="0" w:color="auto"/>
        <w:bottom w:val="none" w:sz="0" w:space="0" w:color="auto"/>
        <w:right w:val="none" w:sz="0" w:space="0" w:color="auto"/>
      </w:divBdr>
    </w:div>
    <w:div w:id="1124693243">
      <w:marLeft w:val="640"/>
      <w:marRight w:val="0"/>
      <w:marTop w:val="0"/>
      <w:marBottom w:val="0"/>
      <w:divBdr>
        <w:top w:val="none" w:sz="0" w:space="0" w:color="auto"/>
        <w:left w:val="none" w:sz="0" w:space="0" w:color="auto"/>
        <w:bottom w:val="none" w:sz="0" w:space="0" w:color="auto"/>
        <w:right w:val="none" w:sz="0" w:space="0" w:color="auto"/>
      </w:divBdr>
    </w:div>
    <w:div w:id="1124737442">
      <w:marLeft w:val="640"/>
      <w:marRight w:val="0"/>
      <w:marTop w:val="0"/>
      <w:marBottom w:val="0"/>
      <w:divBdr>
        <w:top w:val="none" w:sz="0" w:space="0" w:color="auto"/>
        <w:left w:val="none" w:sz="0" w:space="0" w:color="auto"/>
        <w:bottom w:val="none" w:sz="0" w:space="0" w:color="auto"/>
        <w:right w:val="none" w:sz="0" w:space="0" w:color="auto"/>
      </w:divBdr>
    </w:div>
    <w:div w:id="1124888222">
      <w:marLeft w:val="640"/>
      <w:marRight w:val="0"/>
      <w:marTop w:val="0"/>
      <w:marBottom w:val="0"/>
      <w:divBdr>
        <w:top w:val="none" w:sz="0" w:space="0" w:color="auto"/>
        <w:left w:val="none" w:sz="0" w:space="0" w:color="auto"/>
        <w:bottom w:val="none" w:sz="0" w:space="0" w:color="auto"/>
        <w:right w:val="none" w:sz="0" w:space="0" w:color="auto"/>
      </w:divBdr>
    </w:div>
    <w:div w:id="1124933147">
      <w:marLeft w:val="640"/>
      <w:marRight w:val="0"/>
      <w:marTop w:val="0"/>
      <w:marBottom w:val="0"/>
      <w:divBdr>
        <w:top w:val="none" w:sz="0" w:space="0" w:color="auto"/>
        <w:left w:val="none" w:sz="0" w:space="0" w:color="auto"/>
        <w:bottom w:val="none" w:sz="0" w:space="0" w:color="auto"/>
        <w:right w:val="none" w:sz="0" w:space="0" w:color="auto"/>
      </w:divBdr>
    </w:div>
    <w:div w:id="1125079594">
      <w:marLeft w:val="640"/>
      <w:marRight w:val="0"/>
      <w:marTop w:val="0"/>
      <w:marBottom w:val="0"/>
      <w:divBdr>
        <w:top w:val="none" w:sz="0" w:space="0" w:color="auto"/>
        <w:left w:val="none" w:sz="0" w:space="0" w:color="auto"/>
        <w:bottom w:val="none" w:sz="0" w:space="0" w:color="auto"/>
        <w:right w:val="none" w:sz="0" w:space="0" w:color="auto"/>
      </w:divBdr>
    </w:div>
    <w:div w:id="1125123567">
      <w:marLeft w:val="640"/>
      <w:marRight w:val="0"/>
      <w:marTop w:val="0"/>
      <w:marBottom w:val="0"/>
      <w:divBdr>
        <w:top w:val="none" w:sz="0" w:space="0" w:color="auto"/>
        <w:left w:val="none" w:sz="0" w:space="0" w:color="auto"/>
        <w:bottom w:val="none" w:sz="0" w:space="0" w:color="auto"/>
        <w:right w:val="none" w:sz="0" w:space="0" w:color="auto"/>
      </w:divBdr>
    </w:div>
    <w:div w:id="1125390249">
      <w:marLeft w:val="640"/>
      <w:marRight w:val="0"/>
      <w:marTop w:val="0"/>
      <w:marBottom w:val="0"/>
      <w:divBdr>
        <w:top w:val="none" w:sz="0" w:space="0" w:color="auto"/>
        <w:left w:val="none" w:sz="0" w:space="0" w:color="auto"/>
        <w:bottom w:val="none" w:sz="0" w:space="0" w:color="auto"/>
        <w:right w:val="none" w:sz="0" w:space="0" w:color="auto"/>
      </w:divBdr>
    </w:div>
    <w:div w:id="1125538445">
      <w:marLeft w:val="640"/>
      <w:marRight w:val="0"/>
      <w:marTop w:val="0"/>
      <w:marBottom w:val="0"/>
      <w:divBdr>
        <w:top w:val="none" w:sz="0" w:space="0" w:color="auto"/>
        <w:left w:val="none" w:sz="0" w:space="0" w:color="auto"/>
        <w:bottom w:val="none" w:sz="0" w:space="0" w:color="auto"/>
        <w:right w:val="none" w:sz="0" w:space="0" w:color="auto"/>
      </w:divBdr>
    </w:div>
    <w:div w:id="1125663007">
      <w:marLeft w:val="640"/>
      <w:marRight w:val="0"/>
      <w:marTop w:val="0"/>
      <w:marBottom w:val="0"/>
      <w:divBdr>
        <w:top w:val="none" w:sz="0" w:space="0" w:color="auto"/>
        <w:left w:val="none" w:sz="0" w:space="0" w:color="auto"/>
        <w:bottom w:val="none" w:sz="0" w:space="0" w:color="auto"/>
        <w:right w:val="none" w:sz="0" w:space="0" w:color="auto"/>
      </w:divBdr>
    </w:div>
    <w:div w:id="1125663309">
      <w:marLeft w:val="640"/>
      <w:marRight w:val="0"/>
      <w:marTop w:val="0"/>
      <w:marBottom w:val="0"/>
      <w:divBdr>
        <w:top w:val="none" w:sz="0" w:space="0" w:color="auto"/>
        <w:left w:val="none" w:sz="0" w:space="0" w:color="auto"/>
        <w:bottom w:val="none" w:sz="0" w:space="0" w:color="auto"/>
        <w:right w:val="none" w:sz="0" w:space="0" w:color="auto"/>
      </w:divBdr>
    </w:div>
    <w:div w:id="1125732937">
      <w:marLeft w:val="640"/>
      <w:marRight w:val="0"/>
      <w:marTop w:val="0"/>
      <w:marBottom w:val="0"/>
      <w:divBdr>
        <w:top w:val="none" w:sz="0" w:space="0" w:color="auto"/>
        <w:left w:val="none" w:sz="0" w:space="0" w:color="auto"/>
        <w:bottom w:val="none" w:sz="0" w:space="0" w:color="auto"/>
        <w:right w:val="none" w:sz="0" w:space="0" w:color="auto"/>
      </w:divBdr>
    </w:div>
    <w:div w:id="1125850712">
      <w:marLeft w:val="640"/>
      <w:marRight w:val="0"/>
      <w:marTop w:val="0"/>
      <w:marBottom w:val="0"/>
      <w:divBdr>
        <w:top w:val="none" w:sz="0" w:space="0" w:color="auto"/>
        <w:left w:val="none" w:sz="0" w:space="0" w:color="auto"/>
        <w:bottom w:val="none" w:sz="0" w:space="0" w:color="auto"/>
        <w:right w:val="none" w:sz="0" w:space="0" w:color="auto"/>
      </w:divBdr>
    </w:div>
    <w:div w:id="1125851622">
      <w:marLeft w:val="640"/>
      <w:marRight w:val="0"/>
      <w:marTop w:val="0"/>
      <w:marBottom w:val="0"/>
      <w:divBdr>
        <w:top w:val="none" w:sz="0" w:space="0" w:color="auto"/>
        <w:left w:val="none" w:sz="0" w:space="0" w:color="auto"/>
        <w:bottom w:val="none" w:sz="0" w:space="0" w:color="auto"/>
        <w:right w:val="none" w:sz="0" w:space="0" w:color="auto"/>
      </w:divBdr>
    </w:div>
    <w:div w:id="1125856699">
      <w:marLeft w:val="640"/>
      <w:marRight w:val="0"/>
      <w:marTop w:val="0"/>
      <w:marBottom w:val="0"/>
      <w:divBdr>
        <w:top w:val="none" w:sz="0" w:space="0" w:color="auto"/>
        <w:left w:val="none" w:sz="0" w:space="0" w:color="auto"/>
        <w:bottom w:val="none" w:sz="0" w:space="0" w:color="auto"/>
        <w:right w:val="none" w:sz="0" w:space="0" w:color="auto"/>
      </w:divBdr>
    </w:div>
    <w:div w:id="1125925824">
      <w:marLeft w:val="640"/>
      <w:marRight w:val="0"/>
      <w:marTop w:val="0"/>
      <w:marBottom w:val="0"/>
      <w:divBdr>
        <w:top w:val="none" w:sz="0" w:space="0" w:color="auto"/>
        <w:left w:val="none" w:sz="0" w:space="0" w:color="auto"/>
        <w:bottom w:val="none" w:sz="0" w:space="0" w:color="auto"/>
        <w:right w:val="none" w:sz="0" w:space="0" w:color="auto"/>
      </w:divBdr>
    </w:div>
    <w:div w:id="1125930425">
      <w:marLeft w:val="640"/>
      <w:marRight w:val="0"/>
      <w:marTop w:val="0"/>
      <w:marBottom w:val="0"/>
      <w:divBdr>
        <w:top w:val="none" w:sz="0" w:space="0" w:color="auto"/>
        <w:left w:val="none" w:sz="0" w:space="0" w:color="auto"/>
        <w:bottom w:val="none" w:sz="0" w:space="0" w:color="auto"/>
        <w:right w:val="none" w:sz="0" w:space="0" w:color="auto"/>
      </w:divBdr>
    </w:div>
    <w:div w:id="1126123222">
      <w:marLeft w:val="640"/>
      <w:marRight w:val="0"/>
      <w:marTop w:val="0"/>
      <w:marBottom w:val="0"/>
      <w:divBdr>
        <w:top w:val="none" w:sz="0" w:space="0" w:color="auto"/>
        <w:left w:val="none" w:sz="0" w:space="0" w:color="auto"/>
        <w:bottom w:val="none" w:sz="0" w:space="0" w:color="auto"/>
        <w:right w:val="none" w:sz="0" w:space="0" w:color="auto"/>
      </w:divBdr>
    </w:div>
    <w:div w:id="1126124503">
      <w:marLeft w:val="640"/>
      <w:marRight w:val="0"/>
      <w:marTop w:val="0"/>
      <w:marBottom w:val="0"/>
      <w:divBdr>
        <w:top w:val="none" w:sz="0" w:space="0" w:color="auto"/>
        <w:left w:val="none" w:sz="0" w:space="0" w:color="auto"/>
        <w:bottom w:val="none" w:sz="0" w:space="0" w:color="auto"/>
        <w:right w:val="none" w:sz="0" w:space="0" w:color="auto"/>
      </w:divBdr>
    </w:div>
    <w:div w:id="1126237298">
      <w:marLeft w:val="640"/>
      <w:marRight w:val="0"/>
      <w:marTop w:val="0"/>
      <w:marBottom w:val="0"/>
      <w:divBdr>
        <w:top w:val="none" w:sz="0" w:space="0" w:color="auto"/>
        <w:left w:val="none" w:sz="0" w:space="0" w:color="auto"/>
        <w:bottom w:val="none" w:sz="0" w:space="0" w:color="auto"/>
        <w:right w:val="none" w:sz="0" w:space="0" w:color="auto"/>
      </w:divBdr>
    </w:div>
    <w:div w:id="1126315964">
      <w:marLeft w:val="640"/>
      <w:marRight w:val="0"/>
      <w:marTop w:val="0"/>
      <w:marBottom w:val="0"/>
      <w:divBdr>
        <w:top w:val="none" w:sz="0" w:space="0" w:color="auto"/>
        <w:left w:val="none" w:sz="0" w:space="0" w:color="auto"/>
        <w:bottom w:val="none" w:sz="0" w:space="0" w:color="auto"/>
        <w:right w:val="none" w:sz="0" w:space="0" w:color="auto"/>
      </w:divBdr>
    </w:div>
    <w:div w:id="1126436222">
      <w:marLeft w:val="640"/>
      <w:marRight w:val="0"/>
      <w:marTop w:val="0"/>
      <w:marBottom w:val="0"/>
      <w:divBdr>
        <w:top w:val="none" w:sz="0" w:space="0" w:color="auto"/>
        <w:left w:val="none" w:sz="0" w:space="0" w:color="auto"/>
        <w:bottom w:val="none" w:sz="0" w:space="0" w:color="auto"/>
        <w:right w:val="none" w:sz="0" w:space="0" w:color="auto"/>
      </w:divBdr>
    </w:div>
    <w:div w:id="1126436338">
      <w:marLeft w:val="640"/>
      <w:marRight w:val="0"/>
      <w:marTop w:val="0"/>
      <w:marBottom w:val="0"/>
      <w:divBdr>
        <w:top w:val="none" w:sz="0" w:space="0" w:color="auto"/>
        <w:left w:val="none" w:sz="0" w:space="0" w:color="auto"/>
        <w:bottom w:val="none" w:sz="0" w:space="0" w:color="auto"/>
        <w:right w:val="none" w:sz="0" w:space="0" w:color="auto"/>
      </w:divBdr>
    </w:div>
    <w:div w:id="1126460259">
      <w:marLeft w:val="640"/>
      <w:marRight w:val="0"/>
      <w:marTop w:val="0"/>
      <w:marBottom w:val="0"/>
      <w:divBdr>
        <w:top w:val="none" w:sz="0" w:space="0" w:color="auto"/>
        <w:left w:val="none" w:sz="0" w:space="0" w:color="auto"/>
        <w:bottom w:val="none" w:sz="0" w:space="0" w:color="auto"/>
        <w:right w:val="none" w:sz="0" w:space="0" w:color="auto"/>
      </w:divBdr>
    </w:div>
    <w:div w:id="1126505519">
      <w:marLeft w:val="640"/>
      <w:marRight w:val="0"/>
      <w:marTop w:val="0"/>
      <w:marBottom w:val="0"/>
      <w:divBdr>
        <w:top w:val="none" w:sz="0" w:space="0" w:color="auto"/>
        <w:left w:val="none" w:sz="0" w:space="0" w:color="auto"/>
        <w:bottom w:val="none" w:sz="0" w:space="0" w:color="auto"/>
        <w:right w:val="none" w:sz="0" w:space="0" w:color="auto"/>
      </w:divBdr>
    </w:div>
    <w:div w:id="1126506034">
      <w:marLeft w:val="640"/>
      <w:marRight w:val="0"/>
      <w:marTop w:val="0"/>
      <w:marBottom w:val="0"/>
      <w:divBdr>
        <w:top w:val="none" w:sz="0" w:space="0" w:color="auto"/>
        <w:left w:val="none" w:sz="0" w:space="0" w:color="auto"/>
        <w:bottom w:val="none" w:sz="0" w:space="0" w:color="auto"/>
        <w:right w:val="none" w:sz="0" w:space="0" w:color="auto"/>
      </w:divBdr>
    </w:div>
    <w:div w:id="1126578895">
      <w:marLeft w:val="640"/>
      <w:marRight w:val="0"/>
      <w:marTop w:val="0"/>
      <w:marBottom w:val="0"/>
      <w:divBdr>
        <w:top w:val="none" w:sz="0" w:space="0" w:color="auto"/>
        <w:left w:val="none" w:sz="0" w:space="0" w:color="auto"/>
        <w:bottom w:val="none" w:sz="0" w:space="0" w:color="auto"/>
        <w:right w:val="none" w:sz="0" w:space="0" w:color="auto"/>
      </w:divBdr>
    </w:div>
    <w:div w:id="1126654677">
      <w:marLeft w:val="640"/>
      <w:marRight w:val="0"/>
      <w:marTop w:val="0"/>
      <w:marBottom w:val="0"/>
      <w:divBdr>
        <w:top w:val="none" w:sz="0" w:space="0" w:color="auto"/>
        <w:left w:val="none" w:sz="0" w:space="0" w:color="auto"/>
        <w:bottom w:val="none" w:sz="0" w:space="0" w:color="auto"/>
        <w:right w:val="none" w:sz="0" w:space="0" w:color="auto"/>
      </w:divBdr>
    </w:div>
    <w:div w:id="1126698965">
      <w:marLeft w:val="640"/>
      <w:marRight w:val="0"/>
      <w:marTop w:val="0"/>
      <w:marBottom w:val="0"/>
      <w:divBdr>
        <w:top w:val="none" w:sz="0" w:space="0" w:color="auto"/>
        <w:left w:val="none" w:sz="0" w:space="0" w:color="auto"/>
        <w:bottom w:val="none" w:sz="0" w:space="0" w:color="auto"/>
        <w:right w:val="none" w:sz="0" w:space="0" w:color="auto"/>
      </w:divBdr>
    </w:div>
    <w:div w:id="1126702776">
      <w:marLeft w:val="640"/>
      <w:marRight w:val="0"/>
      <w:marTop w:val="0"/>
      <w:marBottom w:val="0"/>
      <w:divBdr>
        <w:top w:val="none" w:sz="0" w:space="0" w:color="auto"/>
        <w:left w:val="none" w:sz="0" w:space="0" w:color="auto"/>
        <w:bottom w:val="none" w:sz="0" w:space="0" w:color="auto"/>
        <w:right w:val="none" w:sz="0" w:space="0" w:color="auto"/>
      </w:divBdr>
    </w:div>
    <w:div w:id="1126704251">
      <w:marLeft w:val="640"/>
      <w:marRight w:val="0"/>
      <w:marTop w:val="0"/>
      <w:marBottom w:val="0"/>
      <w:divBdr>
        <w:top w:val="none" w:sz="0" w:space="0" w:color="auto"/>
        <w:left w:val="none" w:sz="0" w:space="0" w:color="auto"/>
        <w:bottom w:val="none" w:sz="0" w:space="0" w:color="auto"/>
        <w:right w:val="none" w:sz="0" w:space="0" w:color="auto"/>
      </w:divBdr>
    </w:div>
    <w:div w:id="1126772909">
      <w:marLeft w:val="640"/>
      <w:marRight w:val="0"/>
      <w:marTop w:val="0"/>
      <w:marBottom w:val="0"/>
      <w:divBdr>
        <w:top w:val="none" w:sz="0" w:space="0" w:color="auto"/>
        <w:left w:val="none" w:sz="0" w:space="0" w:color="auto"/>
        <w:bottom w:val="none" w:sz="0" w:space="0" w:color="auto"/>
        <w:right w:val="none" w:sz="0" w:space="0" w:color="auto"/>
      </w:divBdr>
    </w:div>
    <w:div w:id="1126775432">
      <w:marLeft w:val="640"/>
      <w:marRight w:val="0"/>
      <w:marTop w:val="0"/>
      <w:marBottom w:val="0"/>
      <w:divBdr>
        <w:top w:val="none" w:sz="0" w:space="0" w:color="auto"/>
        <w:left w:val="none" w:sz="0" w:space="0" w:color="auto"/>
        <w:bottom w:val="none" w:sz="0" w:space="0" w:color="auto"/>
        <w:right w:val="none" w:sz="0" w:space="0" w:color="auto"/>
      </w:divBdr>
    </w:div>
    <w:div w:id="1126971213">
      <w:bodyDiv w:val="1"/>
      <w:marLeft w:val="0"/>
      <w:marRight w:val="0"/>
      <w:marTop w:val="0"/>
      <w:marBottom w:val="0"/>
      <w:divBdr>
        <w:top w:val="none" w:sz="0" w:space="0" w:color="auto"/>
        <w:left w:val="none" w:sz="0" w:space="0" w:color="auto"/>
        <w:bottom w:val="none" w:sz="0" w:space="0" w:color="auto"/>
        <w:right w:val="none" w:sz="0" w:space="0" w:color="auto"/>
      </w:divBdr>
    </w:div>
    <w:div w:id="1127049635">
      <w:marLeft w:val="640"/>
      <w:marRight w:val="0"/>
      <w:marTop w:val="0"/>
      <w:marBottom w:val="0"/>
      <w:divBdr>
        <w:top w:val="none" w:sz="0" w:space="0" w:color="auto"/>
        <w:left w:val="none" w:sz="0" w:space="0" w:color="auto"/>
        <w:bottom w:val="none" w:sz="0" w:space="0" w:color="auto"/>
        <w:right w:val="none" w:sz="0" w:space="0" w:color="auto"/>
      </w:divBdr>
    </w:div>
    <w:div w:id="1127116267">
      <w:marLeft w:val="640"/>
      <w:marRight w:val="0"/>
      <w:marTop w:val="0"/>
      <w:marBottom w:val="0"/>
      <w:divBdr>
        <w:top w:val="none" w:sz="0" w:space="0" w:color="auto"/>
        <w:left w:val="none" w:sz="0" w:space="0" w:color="auto"/>
        <w:bottom w:val="none" w:sz="0" w:space="0" w:color="auto"/>
        <w:right w:val="none" w:sz="0" w:space="0" w:color="auto"/>
      </w:divBdr>
    </w:div>
    <w:div w:id="1127309582">
      <w:marLeft w:val="640"/>
      <w:marRight w:val="0"/>
      <w:marTop w:val="0"/>
      <w:marBottom w:val="0"/>
      <w:divBdr>
        <w:top w:val="none" w:sz="0" w:space="0" w:color="auto"/>
        <w:left w:val="none" w:sz="0" w:space="0" w:color="auto"/>
        <w:bottom w:val="none" w:sz="0" w:space="0" w:color="auto"/>
        <w:right w:val="none" w:sz="0" w:space="0" w:color="auto"/>
      </w:divBdr>
    </w:div>
    <w:div w:id="1127316107">
      <w:marLeft w:val="640"/>
      <w:marRight w:val="0"/>
      <w:marTop w:val="0"/>
      <w:marBottom w:val="0"/>
      <w:divBdr>
        <w:top w:val="none" w:sz="0" w:space="0" w:color="auto"/>
        <w:left w:val="none" w:sz="0" w:space="0" w:color="auto"/>
        <w:bottom w:val="none" w:sz="0" w:space="0" w:color="auto"/>
        <w:right w:val="none" w:sz="0" w:space="0" w:color="auto"/>
      </w:divBdr>
    </w:div>
    <w:div w:id="1127434853">
      <w:marLeft w:val="640"/>
      <w:marRight w:val="0"/>
      <w:marTop w:val="0"/>
      <w:marBottom w:val="0"/>
      <w:divBdr>
        <w:top w:val="none" w:sz="0" w:space="0" w:color="auto"/>
        <w:left w:val="none" w:sz="0" w:space="0" w:color="auto"/>
        <w:bottom w:val="none" w:sz="0" w:space="0" w:color="auto"/>
        <w:right w:val="none" w:sz="0" w:space="0" w:color="auto"/>
      </w:divBdr>
    </w:div>
    <w:div w:id="1127547064">
      <w:marLeft w:val="640"/>
      <w:marRight w:val="0"/>
      <w:marTop w:val="0"/>
      <w:marBottom w:val="0"/>
      <w:divBdr>
        <w:top w:val="none" w:sz="0" w:space="0" w:color="auto"/>
        <w:left w:val="none" w:sz="0" w:space="0" w:color="auto"/>
        <w:bottom w:val="none" w:sz="0" w:space="0" w:color="auto"/>
        <w:right w:val="none" w:sz="0" w:space="0" w:color="auto"/>
      </w:divBdr>
    </w:div>
    <w:div w:id="1127548204">
      <w:marLeft w:val="640"/>
      <w:marRight w:val="0"/>
      <w:marTop w:val="0"/>
      <w:marBottom w:val="0"/>
      <w:divBdr>
        <w:top w:val="none" w:sz="0" w:space="0" w:color="auto"/>
        <w:left w:val="none" w:sz="0" w:space="0" w:color="auto"/>
        <w:bottom w:val="none" w:sz="0" w:space="0" w:color="auto"/>
        <w:right w:val="none" w:sz="0" w:space="0" w:color="auto"/>
      </w:divBdr>
    </w:div>
    <w:div w:id="1127621172">
      <w:marLeft w:val="640"/>
      <w:marRight w:val="0"/>
      <w:marTop w:val="0"/>
      <w:marBottom w:val="0"/>
      <w:divBdr>
        <w:top w:val="none" w:sz="0" w:space="0" w:color="auto"/>
        <w:left w:val="none" w:sz="0" w:space="0" w:color="auto"/>
        <w:bottom w:val="none" w:sz="0" w:space="0" w:color="auto"/>
        <w:right w:val="none" w:sz="0" w:space="0" w:color="auto"/>
      </w:divBdr>
    </w:div>
    <w:div w:id="1127622913">
      <w:marLeft w:val="640"/>
      <w:marRight w:val="0"/>
      <w:marTop w:val="0"/>
      <w:marBottom w:val="0"/>
      <w:divBdr>
        <w:top w:val="none" w:sz="0" w:space="0" w:color="auto"/>
        <w:left w:val="none" w:sz="0" w:space="0" w:color="auto"/>
        <w:bottom w:val="none" w:sz="0" w:space="0" w:color="auto"/>
        <w:right w:val="none" w:sz="0" w:space="0" w:color="auto"/>
      </w:divBdr>
    </w:div>
    <w:div w:id="1127627473">
      <w:marLeft w:val="640"/>
      <w:marRight w:val="0"/>
      <w:marTop w:val="0"/>
      <w:marBottom w:val="0"/>
      <w:divBdr>
        <w:top w:val="none" w:sz="0" w:space="0" w:color="auto"/>
        <w:left w:val="none" w:sz="0" w:space="0" w:color="auto"/>
        <w:bottom w:val="none" w:sz="0" w:space="0" w:color="auto"/>
        <w:right w:val="none" w:sz="0" w:space="0" w:color="auto"/>
      </w:divBdr>
    </w:div>
    <w:div w:id="1127704692">
      <w:marLeft w:val="640"/>
      <w:marRight w:val="0"/>
      <w:marTop w:val="0"/>
      <w:marBottom w:val="0"/>
      <w:divBdr>
        <w:top w:val="none" w:sz="0" w:space="0" w:color="auto"/>
        <w:left w:val="none" w:sz="0" w:space="0" w:color="auto"/>
        <w:bottom w:val="none" w:sz="0" w:space="0" w:color="auto"/>
        <w:right w:val="none" w:sz="0" w:space="0" w:color="auto"/>
      </w:divBdr>
    </w:div>
    <w:div w:id="1127776161">
      <w:marLeft w:val="640"/>
      <w:marRight w:val="0"/>
      <w:marTop w:val="0"/>
      <w:marBottom w:val="0"/>
      <w:divBdr>
        <w:top w:val="none" w:sz="0" w:space="0" w:color="auto"/>
        <w:left w:val="none" w:sz="0" w:space="0" w:color="auto"/>
        <w:bottom w:val="none" w:sz="0" w:space="0" w:color="auto"/>
        <w:right w:val="none" w:sz="0" w:space="0" w:color="auto"/>
      </w:divBdr>
    </w:div>
    <w:div w:id="1127892985">
      <w:marLeft w:val="640"/>
      <w:marRight w:val="0"/>
      <w:marTop w:val="0"/>
      <w:marBottom w:val="0"/>
      <w:divBdr>
        <w:top w:val="none" w:sz="0" w:space="0" w:color="auto"/>
        <w:left w:val="none" w:sz="0" w:space="0" w:color="auto"/>
        <w:bottom w:val="none" w:sz="0" w:space="0" w:color="auto"/>
        <w:right w:val="none" w:sz="0" w:space="0" w:color="auto"/>
      </w:divBdr>
    </w:div>
    <w:div w:id="1127969038">
      <w:marLeft w:val="640"/>
      <w:marRight w:val="0"/>
      <w:marTop w:val="0"/>
      <w:marBottom w:val="0"/>
      <w:divBdr>
        <w:top w:val="none" w:sz="0" w:space="0" w:color="auto"/>
        <w:left w:val="none" w:sz="0" w:space="0" w:color="auto"/>
        <w:bottom w:val="none" w:sz="0" w:space="0" w:color="auto"/>
        <w:right w:val="none" w:sz="0" w:space="0" w:color="auto"/>
      </w:divBdr>
    </w:div>
    <w:div w:id="1128006936">
      <w:marLeft w:val="640"/>
      <w:marRight w:val="0"/>
      <w:marTop w:val="0"/>
      <w:marBottom w:val="0"/>
      <w:divBdr>
        <w:top w:val="none" w:sz="0" w:space="0" w:color="auto"/>
        <w:left w:val="none" w:sz="0" w:space="0" w:color="auto"/>
        <w:bottom w:val="none" w:sz="0" w:space="0" w:color="auto"/>
        <w:right w:val="none" w:sz="0" w:space="0" w:color="auto"/>
      </w:divBdr>
    </w:div>
    <w:div w:id="1128010532">
      <w:marLeft w:val="640"/>
      <w:marRight w:val="0"/>
      <w:marTop w:val="0"/>
      <w:marBottom w:val="0"/>
      <w:divBdr>
        <w:top w:val="none" w:sz="0" w:space="0" w:color="auto"/>
        <w:left w:val="none" w:sz="0" w:space="0" w:color="auto"/>
        <w:bottom w:val="none" w:sz="0" w:space="0" w:color="auto"/>
        <w:right w:val="none" w:sz="0" w:space="0" w:color="auto"/>
      </w:divBdr>
    </w:div>
    <w:div w:id="1128011604">
      <w:marLeft w:val="640"/>
      <w:marRight w:val="0"/>
      <w:marTop w:val="0"/>
      <w:marBottom w:val="0"/>
      <w:divBdr>
        <w:top w:val="none" w:sz="0" w:space="0" w:color="auto"/>
        <w:left w:val="none" w:sz="0" w:space="0" w:color="auto"/>
        <w:bottom w:val="none" w:sz="0" w:space="0" w:color="auto"/>
        <w:right w:val="none" w:sz="0" w:space="0" w:color="auto"/>
      </w:divBdr>
    </w:div>
    <w:div w:id="1128013397">
      <w:marLeft w:val="640"/>
      <w:marRight w:val="0"/>
      <w:marTop w:val="0"/>
      <w:marBottom w:val="0"/>
      <w:divBdr>
        <w:top w:val="none" w:sz="0" w:space="0" w:color="auto"/>
        <w:left w:val="none" w:sz="0" w:space="0" w:color="auto"/>
        <w:bottom w:val="none" w:sz="0" w:space="0" w:color="auto"/>
        <w:right w:val="none" w:sz="0" w:space="0" w:color="auto"/>
      </w:divBdr>
    </w:div>
    <w:div w:id="1128090421">
      <w:marLeft w:val="640"/>
      <w:marRight w:val="0"/>
      <w:marTop w:val="0"/>
      <w:marBottom w:val="0"/>
      <w:divBdr>
        <w:top w:val="none" w:sz="0" w:space="0" w:color="auto"/>
        <w:left w:val="none" w:sz="0" w:space="0" w:color="auto"/>
        <w:bottom w:val="none" w:sz="0" w:space="0" w:color="auto"/>
        <w:right w:val="none" w:sz="0" w:space="0" w:color="auto"/>
      </w:divBdr>
    </w:div>
    <w:div w:id="1128157778">
      <w:marLeft w:val="640"/>
      <w:marRight w:val="0"/>
      <w:marTop w:val="0"/>
      <w:marBottom w:val="0"/>
      <w:divBdr>
        <w:top w:val="none" w:sz="0" w:space="0" w:color="auto"/>
        <w:left w:val="none" w:sz="0" w:space="0" w:color="auto"/>
        <w:bottom w:val="none" w:sz="0" w:space="0" w:color="auto"/>
        <w:right w:val="none" w:sz="0" w:space="0" w:color="auto"/>
      </w:divBdr>
    </w:div>
    <w:div w:id="1128162377">
      <w:marLeft w:val="640"/>
      <w:marRight w:val="0"/>
      <w:marTop w:val="0"/>
      <w:marBottom w:val="0"/>
      <w:divBdr>
        <w:top w:val="none" w:sz="0" w:space="0" w:color="auto"/>
        <w:left w:val="none" w:sz="0" w:space="0" w:color="auto"/>
        <w:bottom w:val="none" w:sz="0" w:space="0" w:color="auto"/>
        <w:right w:val="none" w:sz="0" w:space="0" w:color="auto"/>
      </w:divBdr>
    </w:div>
    <w:div w:id="1128165978">
      <w:marLeft w:val="640"/>
      <w:marRight w:val="0"/>
      <w:marTop w:val="0"/>
      <w:marBottom w:val="0"/>
      <w:divBdr>
        <w:top w:val="none" w:sz="0" w:space="0" w:color="auto"/>
        <w:left w:val="none" w:sz="0" w:space="0" w:color="auto"/>
        <w:bottom w:val="none" w:sz="0" w:space="0" w:color="auto"/>
        <w:right w:val="none" w:sz="0" w:space="0" w:color="auto"/>
      </w:divBdr>
    </w:div>
    <w:div w:id="1128207121">
      <w:marLeft w:val="640"/>
      <w:marRight w:val="0"/>
      <w:marTop w:val="0"/>
      <w:marBottom w:val="0"/>
      <w:divBdr>
        <w:top w:val="none" w:sz="0" w:space="0" w:color="auto"/>
        <w:left w:val="none" w:sz="0" w:space="0" w:color="auto"/>
        <w:bottom w:val="none" w:sz="0" w:space="0" w:color="auto"/>
        <w:right w:val="none" w:sz="0" w:space="0" w:color="auto"/>
      </w:divBdr>
    </w:div>
    <w:div w:id="1128234389">
      <w:marLeft w:val="640"/>
      <w:marRight w:val="0"/>
      <w:marTop w:val="0"/>
      <w:marBottom w:val="0"/>
      <w:divBdr>
        <w:top w:val="none" w:sz="0" w:space="0" w:color="auto"/>
        <w:left w:val="none" w:sz="0" w:space="0" w:color="auto"/>
        <w:bottom w:val="none" w:sz="0" w:space="0" w:color="auto"/>
        <w:right w:val="none" w:sz="0" w:space="0" w:color="auto"/>
      </w:divBdr>
    </w:div>
    <w:div w:id="1128278464">
      <w:marLeft w:val="640"/>
      <w:marRight w:val="0"/>
      <w:marTop w:val="0"/>
      <w:marBottom w:val="0"/>
      <w:divBdr>
        <w:top w:val="none" w:sz="0" w:space="0" w:color="auto"/>
        <w:left w:val="none" w:sz="0" w:space="0" w:color="auto"/>
        <w:bottom w:val="none" w:sz="0" w:space="0" w:color="auto"/>
        <w:right w:val="none" w:sz="0" w:space="0" w:color="auto"/>
      </w:divBdr>
    </w:div>
    <w:div w:id="1128280930">
      <w:marLeft w:val="640"/>
      <w:marRight w:val="0"/>
      <w:marTop w:val="0"/>
      <w:marBottom w:val="0"/>
      <w:divBdr>
        <w:top w:val="none" w:sz="0" w:space="0" w:color="auto"/>
        <w:left w:val="none" w:sz="0" w:space="0" w:color="auto"/>
        <w:bottom w:val="none" w:sz="0" w:space="0" w:color="auto"/>
        <w:right w:val="none" w:sz="0" w:space="0" w:color="auto"/>
      </w:divBdr>
    </w:div>
    <w:div w:id="1128353416">
      <w:marLeft w:val="640"/>
      <w:marRight w:val="0"/>
      <w:marTop w:val="0"/>
      <w:marBottom w:val="0"/>
      <w:divBdr>
        <w:top w:val="none" w:sz="0" w:space="0" w:color="auto"/>
        <w:left w:val="none" w:sz="0" w:space="0" w:color="auto"/>
        <w:bottom w:val="none" w:sz="0" w:space="0" w:color="auto"/>
        <w:right w:val="none" w:sz="0" w:space="0" w:color="auto"/>
      </w:divBdr>
    </w:div>
    <w:div w:id="1128354883">
      <w:marLeft w:val="640"/>
      <w:marRight w:val="0"/>
      <w:marTop w:val="0"/>
      <w:marBottom w:val="0"/>
      <w:divBdr>
        <w:top w:val="none" w:sz="0" w:space="0" w:color="auto"/>
        <w:left w:val="none" w:sz="0" w:space="0" w:color="auto"/>
        <w:bottom w:val="none" w:sz="0" w:space="0" w:color="auto"/>
        <w:right w:val="none" w:sz="0" w:space="0" w:color="auto"/>
      </w:divBdr>
    </w:div>
    <w:div w:id="1128469008">
      <w:marLeft w:val="640"/>
      <w:marRight w:val="0"/>
      <w:marTop w:val="0"/>
      <w:marBottom w:val="0"/>
      <w:divBdr>
        <w:top w:val="none" w:sz="0" w:space="0" w:color="auto"/>
        <w:left w:val="none" w:sz="0" w:space="0" w:color="auto"/>
        <w:bottom w:val="none" w:sz="0" w:space="0" w:color="auto"/>
        <w:right w:val="none" w:sz="0" w:space="0" w:color="auto"/>
      </w:divBdr>
    </w:div>
    <w:div w:id="1128469560">
      <w:marLeft w:val="640"/>
      <w:marRight w:val="0"/>
      <w:marTop w:val="0"/>
      <w:marBottom w:val="0"/>
      <w:divBdr>
        <w:top w:val="none" w:sz="0" w:space="0" w:color="auto"/>
        <w:left w:val="none" w:sz="0" w:space="0" w:color="auto"/>
        <w:bottom w:val="none" w:sz="0" w:space="0" w:color="auto"/>
        <w:right w:val="none" w:sz="0" w:space="0" w:color="auto"/>
      </w:divBdr>
    </w:div>
    <w:div w:id="1128545683">
      <w:marLeft w:val="640"/>
      <w:marRight w:val="0"/>
      <w:marTop w:val="0"/>
      <w:marBottom w:val="0"/>
      <w:divBdr>
        <w:top w:val="none" w:sz="0" w:space="0" w:color="auto"/>
        <w:left w:val="none" w:sz="0" w:space="0" w:color="auto"/>
        <w:bottom w:val="none" w:sz="0" w:space="0" w:color="auto"/>
        <w:right w:val="none" w:sz="0" w:space="0" w:color="auto"/>
      </w:divBdr>
    </w:div>
    <w:div w:id="1128623229">
      <w:marLeft w:val="640"/>
      <w:marRight w:val="0"/>
      <w:marTop w:val="0"/>
      <w:marBottom w:val="0"/>
      <w:divBdr>
        <w:top w:val="none" w:sz="0" w:space="0" w:color="auto"/>
        <w:left w:val="none" w:sz="0" w:space="0" w:color="auto"/>
        <w:bottom w:val="none" w:sz="0" w:space="0" w:color="auto"/>
        <w:right w:val="none" w:sz="0" w:space="0" w:color="auto"/>
      </w:divBdr>
    </w:div>
    <w:div w:id="1128821825">
      <w:marLeft w:val="640"/>
      <w:marRight w:val="0"/>
      <w:marTop w:val="0"/>
      <w:marBottom w:val="0"/>
      <w:divBdr>
        <w:top w:val="none" w:sz="0" w:space="0" w:color="auto"/>
        <w:left w:val="none" w:sz="0" w:space="0" w:color="auto"/>
        <w:bottom w:val="none" w:sz="0" w:space="0" w:color="auto"/>
        <w:right w:val="none" w:sz="0" w:space="0" w:color="auto"/>
      </w:divBdr>
    </w:div>
    <w:div w:id="1128862686">
      <w:marLeft w:val="640"/>
      <w:marRight w:val="0"/>
      <w:marTop w:val="0"/>
      <w:marBottom w:val="0"/>
      <w:divBdr>
        <w:top w:val="none" w:sz="0" w:space="0" w:color="auto"/>
        <w:left w:val="none" w:sz="0" w:space="0" w:color="auto"/>
        <w:bottom w:val="none" w:sz="0" w:space="0" w:color="auto"/>
        <w:right w:val="none" w:sz="0" w:space="0" w:color="auto"/>
      </w:divBdr>
    </w:div>
    <w:div w:id="1128937644">
      <w:marLeft w:val="640"/>
      <w:marRight w:val="0"/>
      <w:marTop w:val="0"/>
      <w:marBottom w:val="0"/>
      <w:divBdr>
        <w:top w:val="none" w:sz="0" w:space="0" w:color="auto"/>
        <w:left w:val="none" w:sz="0" w:space="0" w:color="auto"/>
        <w:bottom w:val="none" w:sz="0" w:space="0" w:color="auto"/>
        <w:right w:val="none" w:sz="0" w:space="0" w:color="auto"/>
      </w:divBdr>
    </w:div>
    <w:div w:id="1129008839">
      <w:marLeft w:val="640"/>
      <w:marRight w:val="0"/>
      <w:marTop w:val="0"/>
      <w:marBottom w:val="0"/>
      <w:divBdr>
        <w:top w:val="none" w:sz="0" w:space="0" w:color="auto"/>
        <w:left w:val="none" w:sz="0" w:space="0" w:color="auto"/>
        <w:bottom w:val="none" w:sz="0" w:space="0" w:color="auto"/>
        <w:right w:val="none" w:sz="0" w:space="0" w:color="auto"/>
      </w:divBdr>
    </w:div>
    <w:div w:id="1129015757">
      <w:marLeft w:val="640"/>
      <w:marRight w:val="0"/>
      <w:marTop w:val="0"/>
      <w:marBottom w:val="0"/>
      <w:divBdr>
        <w:top w:val="none" w:sz="0" w:space="0" w:color="auto"/>
        <w:left w:val="none" w:sz="0" w:space="0" w:color="auto"/>
        <w:bottom w:val="none" w:sz="0" w:space="0" w:color="auto"/>
        <w:right w:val="none" w:sz="0" w:space="0" w:color="auto"/>
      </w:divBdr>
    </w:div>
    <w:div w:id="1129086447">
      <w:marLeft w:val="640"/>
      <w:marRight w:val="0"/>
      <w:marTop w:val="0"/>
      <w:marBottom w:val="0"/>
      <w:divBdr>
        <w:top w:val="none" w:sz="0" w:space="0" w:color="auto"/>
        <w:left w:val="none" w:sz="0" w:space="0" w:color="auto"/>
        <w:bottom w:val="none" w:sz="0" w:space="0" w:color="auto"/>
        <w:right w:val="none" w:sz="0" w:space="0" w:color="auto"/>
      </w:divBdr>
    </w:div>
    <w:div w:id="1129201005">
      <w:marLeft w:val="640"/>
      <w:marRight w:val="0"/>
      <w:marTop w:val="0"/>
      <w:marBottom w:val="0"/>
      <w:divBdr>
        <w:top w:val="none" w:sz="0" w:space="0" w:color="auto"/>
        <w:left w:val="none" w:sz="0" w:space="0" w:color="auto"/>
        <w:bottom w:val="none" w:sz="0" w:space="0" w:color="auto"/>
        <w:right w:val="none" w:sz="0" w:space="0" w:color="auto"/>
      </w:divBdr>
    </w:div>
    <w:div w:id="1129207425">
      <w:marLeft w:val="640"/>
      <w:marRight w:val="0"/>
      <w:marTop w:val="0"/>
      <w:marBottom w:val="0"/>
      <w:divBdr>
        <w:top w:val="none" w:sz="0" w:space="0" w:color="auto"/>
        <w:left w:val="none" w:sz="0" w:space="0" w:color="auto"/>
        <w:bottom w:val="none" w:sz="0" w:space="0" w:color="auto"/>
        <w:right w:val="none" w:sz="0" w:space="0" w:color="auto"/>
      </w:divBdr>
    </w:div>
    <w:div w:id="1129280694">
      <w:marLeft w:val="640"/>
      <w:marRight w:val="0"/>
      <w:marTop w:val="0"/>
      <w:marBottom w:val="0"/>
      <w:divBdr>
        <w:top w:val="none" w:sz="0" w:space="0" w:color="auto"/>
        <w:left w:val="none" w:sz="0" w:space="0" w:color="auto"/>
        <w:bottom w:val="none" w:sz="0" w:space="0" w:color="auto"/>
        <w:right w:val="none" w:sz="0" w:space="0" w:color="auto"/>
      </w:divBdr>
    </w:div>
    <w:div w:id="1129280989">
      <w:marLeft w:val="640"/>
      <w:marRight w:val="0"/>
      <w:marTop w:val="0"/>
      <w:marBottom w:val="0"/>
      <w:divBdr>
        <w:top w:val="none" w:sz="0" w:space="0" w:color="auto"/>
        <w:left w:val="none" w:sz="0" w:space="0" w:color="auto"/>
        <w:bottom w:val="none" w:sz="0" w:space="0" w:color="auto"/>
        <w:right w:val="none" w:sz="0" w:space="0" w:color="auto"/>
      </w:divBdr>
    </w:div>
    <w:div w:id="1129319377">
      <w:marLeft w:val="640"/>
      <w:marRight w:val="0"/>
      <w:marTop w:val="0"/>
      <w:marBottom w:val="0"/>
      <w:divBdr>
        <w:top w:val="none" w:sz="0" w:space="0" w:color="auto"/>
        <w:left w:val="none" w:sz="0" w:space="0" w:color="auto"/>
        <w:bottom w:val="none" w:sz="0" w:space="0" w:color="auto"/>
        <w:right w:val="none" w:sz="0" w:space="0" w:color="auto"/>
      </w:divBdr>
    </w:div>
    <w:div w:id="1129323850">
      <w:marLeft w:val="640"/>
      <w:marRight w:val="0"/>
      <w:marTop w:val="0"/>
      <w:marBottom w:val="0"/>
      <w:divBdr>
        <w:top w:val="none" w:sz="0" w:space="0" w:color="auto"/>
        <w:left w:val="none" w:sz="0" w:space="0" w:color="auto"/>
        <w:bottom w:val="none" w:sz="0" w:space="0" w:color="auto"/>
        <w:right w:val="none" w:sz="0" w:space="0" w:color="auto"/>
      </w:divBdr>
    </w:div>
    <w:div w:id="1129395964">
      <w:marLeft w:val="640"/>
      <w:marRight w:val="0"/>
      <w:marTop w:val="0"/>
      <w:marBottom w:val="0"/>
      <w:divBdr>
        <w:top w:val="none" w:sz="0" w:space="0" w:color="auto"/>
        <w:left w:val="none" w:sz="0" w:space="0" w:color="auto"/>
        <w:bottom w:val="none" w:sz="0" w:space="0" w:color="auto"/>
        <w:right w:val="none" w:sz="0" w:space="0" w:color="auto"/>
      </w:divBdr>
    </w:div>
    <w:div w:id="1129468794">
      <w:marLeft w:val="640"/>
      <w:marRight w:val="0"/>
      <w:marTop w:val="0"/>
      <w:marBottom w:val="0"/>
      <w:divBdr>
        <w:top w:val="none" w:sz="0" w:space="0" w:color="auto"/>
        <w:left w:val="none" w:sz="0" w:space="0" w:color="auto"/>
        <w:bottom w:val="none" w:sz="0" w:space="0" w:color="auto"/>
        <w:right w:val="none" w:sz="0" w:space="0" w:color="auto"/>
      </w:divBdr>
    </w:div>
    <w:div w:id="1129469672">
      <w:marLeft w:val="640"/>
      <w:marRight w:val="0"/>
      <w:marTop w:val="0"/>
      <w:marBottom w:val="0"/>
      <w:divBdr>
        <w:top w:val="none" w:sz="0" w:space="0" w:color="auto"/>
        <w:left w:val="none" w:sz="0" w:space="0" w:color="auto"/>
        <w:bottom w:val="none" w:sz="0" w:space="0" w:color="auto"/>
        <w:right w:val="none" w:sz="0" w:space="0" w:color="auto"/>
      </w:divBdr>
    </w:div>
    <w:div w:id="1129474377">
      <w:marLeft w:val="640"/>
      <w:marRight w:val="0"/>
      <w:marTop w:val="0"/>
      <w:marBottom w:val="0"/>
      <w:divBdr>
        <w:top w:val="none" w:sz="0" w:space="0" w:color="auto"/>
        <w:left w:val="none" w:sz="0" w:space="0" w:color="auto"/>
        <w:bottom w:val="none" w:sz="0" w:space="0" w:color="auto"/>
        <w:right w:val="none" w:sz="0" w:space="0" w:color="auto"/>
      </w:divBdr>
    </w:div>
    <w:div w:id="1129475673">
      <w:marLeft w:val="640"/>
      <w:marRight w:val="0"/>
      <w:marTop w:val="0"/>
      <w:marBottom w:val="0"/>
      <w:divBdr>
        <w:top w:val="none" w:sz="0" w:space="0" w:color="auto"/>
        <w:left w:val="none" w:sz="0" w:space="0" w:color="auto"/>
        <w:bottom w:val="none" w:sz="0" w:space="0" w:color="auto"/>
        <w:right w:val="none" w:sz="0" w:space="0" w:color="auto"/>
      </w:divBdr>
    </w:div>
    <w:div w:id="1129476519">
      <w:marLeft w:val="640"/>
      <w:marRight w:val="0"/>
      <w:marTop w:val="0"/>
      <w:marBottom w:val="0"/>
      <w:divBdr>
        <w:top w:val="none" w:sz="0" w:space="0" w:color="auto"/>
        <w:left w:val="none" w:sz="0" w:space="0" w:color="auto"/>
        <w:bottom w:val="none" w:sz="0" w:space="0" w:color="auto"/>
        <w:right w:val="none" w:sz="0" w:space="0" w:color="auto"/>
      </w:divBdr>
    </w:div>
    <w:div w:id="1129476900">
      <w:marLeft w:val="640"/>
      <w:marRight w:val="0"/>
      <w:marTop w:val="0"/>
      <w:marBottom w:val="0"/>
      <w:divBdr>
        <w:top w:val="none" w:sz="0" w:space="0" w:color="auto"/>
        <w:left w:val="none" w:sz="0" w:space="0" w:color="auto"/>
        <w:bottom w:val="none" w:sz="0" w:space="0" w:color="auto"/>
        <w:right w:val="none" w:sz="0" w:space="0" w:color="auto"/>
      </w:divBdr>
    </w:div>
    <w:div w:id="1129515493">
      <w:marLeft w:val="640"/>
      <w:marRight w:val="0"/>
      <w:marTop w:val="0"/>
      <w:marBottom w:val="0"/>
      <w:divBdr>
        <w:top w:val="none" w:sz="0" w:space="0" w:color="auto"/>
        <w:left w:val="none" w:sz="0" w:space="0" w:color="auto"/>
        <w:bottom w:val="none" w:sz="0" w:space="0" w:color="auto"/>
        <w:right w:val="none" w:sz="0" w:space="0" w:color="auto"/>
      </w:divBdr>
    </w:div>
    <w:div w:id="1129519780">
      <w:marLeft w:val="640"/>
      <w:marRight w:val="0"/>
      <w:marTop w:val="0"/>
      <w:marBottom w:val="0"/>
      <w:divBdr>
        <w:top w:val="none" w:sz="0" w:space="0" w:color="auto"/>
        <w:left w:val="none" w:sz="0" w:space="0" w:color="auto"/>
        <w:bottom w:val="none" w:sz="0" w:space="0" w:color="auto"/>
        <w:right w:val="none" w:sz="0" w:space="0" w:color="auto"/>
      </w:divBdr>
    </w:div>
    <w:div w:id="1129663620">
      <w:marLeft w:val="640"/>
      <w:marRight w:val="0"/>
      <w:marTop w:val="0"/>
      <w:marBottom w:val="0"/>
      <w:divBdr>
        <w:top w:val="none" w:sz="0" w:space="0" w:color="auto"/>
        <w:left w:val="none" w:sz="0" w:space="0" w:color="auto"/>
        <w:bottom w:val="none" w:sz="0" w:space="0" w:color="auto"/>
        <w:right w:val="none" w:sz="0" w:space="0" w:color="auto"/>
      </w:divBdr>
    </w:div>
    <w:div w:id="1129664534">
      <w:marLeft w:val="640"/>
      <w:marRight w:val="0"/>
      <w:marTop w:val="0"/>
      <w:marBottom w:val="0"/>
      <w:divBdr>
        <w:top w:val="none" w:sz="0" w:space="0" w:color="auto"/>
        <w:left w:val="none" w:sz="0" w:space="0" w:color="auto"/>
        <w:bottom w:val="none" w:sz="0" w:space="0" w:color="auto"/>
        <w:right w:val="none" w:sz="0" w:space="0" w:color="auto"/>
      </w:divBdr>
    </w:div>
    <w:div w:id="1129665451">
      <w:marLeft w:val="640"/>
      <w:marRight w:val="0"/>
      <w:marTop w:val="0"/>
      <w:marBottom w:val="0"/>
      <w:divBdr>
        <w:top w:val="none" w:sz="0" w:space="0" w:color="auto"/>
        <w:left w:val="none" w:sz="0" w:space="0" w:color="auto"/>
        <w:bottom w:val="none" w:sz="0" w:space="0" w:color="auto"/>
        <w:right w:val="none" w:sz="0" w:space="0" w:color="auto"/>
      </w:divBdr>
    </w:div>
    <w:div w:id="1129667862">
      <w:marLeft w:val="640"/>
      <w:marRight w:val="0"/>
      <w:marTop w:val="0"/>
      <w:marBottom w:val="0"/>
      <w:divBdr>
        <w:top w:val="none" w:sz="0" w:space="0" w:color="auto"/>
        <w:left w:val="none" w:sz="0" w:space="0" w:color="auto"/>
        <w:bottom w:val="none" w:sz="0" w:space="0" w:color="auto"/>
        <w:right w:val="none" w:sz="0" w:space="0" w:color="auto"/>
      </w:divBdr>
    </w:div>
    <w:div w:id="1129668268">
      <w:marLeft w:val="640"/>
      <w:marRight w:val="0"/>
      <w:marTop w:val="0"/>
      <w:marBottom w:val="0"/>
      <w:divBdr>
        <w:top w:val="none" w:sz="0" w:space="0" w:color="auto"/>
        <w:left w:val="none" w:sz="0" w:space="0" w:color="auto"/>
        <w:bottom w:val="none" w:sz="0" w:space="0" w:color="auto"/>
        <w:right w:val="none" w:sz="0" w:space="0" w:color="auto"/>
      </w:divBdr>
    </w:div>
    <w:div w:id="1129668699">
      <w:marLeft w:val="640"/>
      <w:marRight w:val="0"/>
      <w:marTop w:val="0"/>
      <w:marBottom w:val="0"/>
      <w:divBdr>
        <w:top w:val="none" w:sz="0" w:space="0" w:color="auto"/>
        <w:left w:val="none" w:sz="0" w:space="0" w:color="auto"/>
        <w:bottom w:val="none" w:sz="0" w:space="0" w:color="auto"/>
        <w:right w:val="none" w:sz="0" w:space="0" w:color="auto"/>
      </w:divBdr>
    </w:div>
    <w:div w:id="1129788687">
      <w:marLeft w:val="640"/>
      <w:marRight w:val="0"/>
      <w:marTop w:val="0"/>
      <w:marBottom w:val="0"/>
      <w:divBdr>
        <w:top w:val="none" w:sz="0" w:space="0" w:color="auto"/>
        <w:left w:val="none" w:sz="0" w:space="0" w:color="auto"/>
        <w:bottom w:val="none" w:sz="0" w:space="0" w:color="auto"/>
        <w:right w:val="none" w:sz="0" w:space="0" w:color="auto"/>
      </w:divBdr>
    </w:div>
    <w:div w:id="1129931784">
      <w:marLeft w:val="640"/>
      <w:marRight w:val="0"/>
      <w:marTop w:val="0"/>
      <w:marBottom w:val="0"/>
      <w:divBdr>
        <w:top w:val="none" w:sz="0" w:space="0" w:color="auto"/>
        <w:left w:val="none" w:sz="0" w:space="0" w:color="auto"/>
        <w:bottom w:val="none" w:sz="0" w:space="0" w:color="auto"/>
        <w:right w:val="none" w:sz="0" w:space="0" w:color="auto"/>
      </w:divBdr>
    </w:div>
    <w:div w:id="1129976092">
      <w:marLeft w:val="640"/>
      <w:marRight w:val="0"/>
      <w:marTop w:val="0"/>
      <w:marBottom w:val="0"/>
      <w:divBdr>
        <w:top w:val="none" w:sz="0" w:space="0" w:color="auto"/>
        <w:left w:val="none" w:sz="0" w:space="0" w:color="auto"/>
        <w:bottom w:val="none" w:sz="0" w:space="0" w:color="auto"/>
        <w:right w:val="none" w:sz="0" w:space="0" w:color="auto"/>
      </w:divBdr>
    </w:div>
    <w:div w:id="1130053650">
      <w:marLeft w:val="640"/>
      <w:marRight w:val="0"/>
      <w:marTop w:val="0"/>
      <w:marBottom w:val="0"/>
      <w:divBdr>
        <w:top w:val="none" w:sz="0" w:space="0" w:color="auto"/>
        <w:left w:val="none" w:sz="0" w:space="0" w:color="auto"/>
        <w:bottom w:val="none" w:sz="0" w:space="0" w:color="auto"/>
        <w:right w:val="none" w:sz="0" w:space="0" w:color="auto"/>
      </w:divBdr>
    </w:div>
    <w:div w:id="1130244812">
      <w:marLeft w:val="640"/>
      <w:marRight w:val="0"/>
      <w:marTop w:val="0"/>
      <w:marBottom w:val="0"/>
      <w:divBdr>
        <w:top w:val="none" w:sz="0" w:space="0" w:color="auto"/>
        <w:left w:val="none" w:sz="0" w:space="0" w:color="auto"/>
        <w:bottom w:val="none" w:sz="0" w:space="0" w:color="auto"/>
        <w:right w:val="none" w:sz="0" w:space="0" w:color="auto"/>
      </w:divBdr>
    </w:div>
    <w:div w:id="1130245635">
      <w:marLeft w:val="640"/>
      <w:marRight w:val="0"/>
      <w:marTop w:val="0"/>
      <w:marBottom w:val="0"/>
      <w:divBdr>
        <w:top w:val="none" w:sz="0" w:space="0" w:color="auto"/>
        <w:left w:val="none" w:sz="0" w:space="0" w:color="auto"/>
        <w:bottom w:val="none" w:sz="0" w:space="0" w:color="auto"/>
        <w:right w:val="none" w:sz="0" w:space="0" w:color="auto"/>
      </w:divBdr>
    </w:div>
    <w:div w:id="1130248503">
      <w:marLeft w:val="640"/>
      <w:marRight w:val="0"/>
      <w:marTop w:val="0"/>
      <w:marBottom w:val="0"/>
      <w:divBdr>
        <w:top w:val="none" w:sz="0" w:space="0" w:color="auto"/>
        <w:left w:val="none" w:sz="0" w:space="0" w:color="auto"/>
        <w:bottom w:val="none" w:sz="0" w:space="0" w:color="auto"/>
        <w:right w:val="none" w:sz="0" w:space="0" w:color="auto"/>
      </w:divBdr>
    </w:div>
    <w:div w:id="1130317018">
      <w:marLeft w:val="640"/>
      <w:marRight w:val="0"/>
      <w:marTop w:val="0"/>
      <w:marBottom w:val="0"/>
      <w:divBdr>
        <w:top w:val="none" w:sz="0" w:space="0" w:color="auto"/>
        <w:left w:val="none" w:sz="0" w:space="0" w:color="auto"/>
        <w:bottom w:val="none" w:sz="0" w:space="0" w:color="auto"/>
        <w:right w:val="none" w:sz="0" w:space="0" w:color="auto"/>
      </w:divBdr>
    </w:div>
    <w:div w:id="1130442576">
      <w:marLeft w:val="640"/>
      <w:marRight w:val="0"/>
      <w:marTop w:val="0"/>
      <w:marBottom w:val="0"/>
      <w:divBdr>
        <w:top w:val="none" w:sz="0" w:space="0" w:color="auto"/>
        <w:left w:val="none" w:sz="0" w:space="0" w:color="auto"/>
        <w:bottom w:val="none" w:sz="0" w:space="0" w:color="auto"/>
        <w:right w:val="none" w:sz="0" w:space="0" w:color="auto"/>
      </w:divBdr>
    </w:div>
    <w:div w:id="1130513418">
      <w:marLeft w:val="640"/>
      <w:marRight w:val="0"/>
      <w:marTop w:val="0"/>
      <w:marBottom w:val="0"/>
      <w:divBdr>
        <w:top w:val="none" w:sz="0" w:space="0" w:color="auto"/>
        <w:left w:val="none" w:sz="0" w:space="0" w:color="auto"/>
        <w:bottom w:val="none" w:sz="0" w:space="0" w:color="auto"/>
        <w:right w:val="none" w:sz="0" w:space="0" w:color="auto"/>
      </w:divBdr>
    </w:div>
    <w:div w:id="1130515077">
      <w:marLeft w:val="640"/>
      <w:marRight w:val="0"/>
      <w:marTop w:val="0"/>
      <w:marBottom w:val="0"/>
      <w:divBdr>
        <w:top w:val="none" w:sz="0" w:space="0" w:color="auto"/>
        <w:left w:val="none" w:sz="0" w:space="0" w:color="auto"/>
        <w:bottom w:val="none" w:sz="0" w:space="0" w:color="auto"/>
        <w:right w:val="none" w:sz="0" w:space="0" w:color="auto"/>
      </w:divBdr>
    </w:div>
    <w:div w:id="1130515299">
      <w:marLeft w:val="640"/>
      <w:marRight w:val="0"/>
      <w:marTop w:val="0"/>
      <w:marBottom w:val="0"/>
      <w:divBdr>
        <w:top w:val="none" w:sz="0" w:space="0" w:color="auto"/>
        <w:left w:val="none" w:sz="0" w:space="0" w:color="auto"/>
        <w:bottom w:val="none" w:sz="0" w:space="0" w:color="auto"/>
        <w:right w:val="none" w:sz="0" w:space="0" w:color="auto"/>
      </w:divBdr>
    </w:div>
    <w:div w:id="1130588432">
      <w:marLeft w:val="640"/>
      <w:marRight w:val="0"/>
      <w:marTop w:val="0"/>
      <w:marBottom w:val="0"/>
      <w:divBdr>
        <w:top w:val="none" w:sz="0" w:space="0" w:color="auto"/>
        <w:left w:val="none" w:sz="0" w:space="0" w:color="auto"/>
        <w:bottom w:val="none" w:sz="0" w:space="0" w:color="auto"/>
        <w:right w:val="none" w:sz="0" w:space="0" w:color="auto"/>
      </w:divBdr>
    </w:div>
    <w:div w:id="1130633628">
      <w:marLeft w:val="640"/>
      <w:marRight w:val="0"/>
      <w:marTop w:val="0"/>
      <w:marBottom w:val="0"/>
      <w:divBdr>
        <w:top w:val="none" w:sz="0" w:space="0" w:color="auto"/>
        <w:left w:val="none" w:sz="0" w:space="0" w:color="auto"/>
        <w:bottom w:val="none" w:sz="0" w:space="0" w:color="auto"/>
        <w:right w:val="none" w:sz="0" w:space="0" w:color="auto"/>
      </w:divBdr>
    </w:div>
    <w:div w:id="1130704470">
      <w:marLeft w:val="640"/>
      <w:marRight w:val="0"/>
      <w:marTop w:val="0"/>
      <w:marBottom w:val="0"/>
      <w:divBdr>
        <w:top w:val="none" w:sz="0" w:space="0" w:color="auto"/>
        <w:left w:val="none" w:sz="0" w:space="0" w:color="auto"/>
        <w:bottom w:val="none" w:sz="0" w:space="0" w:color="auto"/>
        <w:right w:val="none" w:sz="0" w:space="0" w:color="auto"/>
      </w:divBdr>
    </w:div>
    <w:div w:id="1130705145">
      <w:marLeft w:val="640"/>
      <w:marRight w:val="0"/>
      <w:marTop w:val="0"/>
      <w:marBottom w:val="0"/>
      <w:divBdr>
        <w:top w:val="none" w:sz="0" w:space="0" w:color="auto"/>
        <w:left w:val="none" w:sz="0" w:space="0" w:color="auto"/>
        <w:bottom w:val="none" w:sz="0" w:space="0" w:color="auto"/>
        <w:right w:val="none" w:sz="0" w:space="0" w:color="auto"/>
      </w:divBdr>
    </w:div>
    <w:div w:id="1130826258">
      <w:marLeft w:val="640"/>
      <w:marRight w:val="0"/>
      <w:marTop w:val="0"/>
      <w:marBottom w:val="0"/>
      <w:divBdr>
        <w:top w:val="none" w:sz="0" w:space="0" w:color="auto"/>
        <w:left w:val="none" w:sz="0" w:space="0" w:color="auto"/>
        <w:bottom w:val="none" w:sz="0" w:space="0" w:color="auto"/>
        <w:right w:val="none" w:sz="0" w:space="0" w:color="auto"/>
      </w:divBdr>
    </w:div>
    <w:div w:id="1130904439">
      <w:marLeft w:val="640"/>
      <w:marRight w:val="0"/>
      <w:marTop w:val="0"/>
      <w:marBottom w:val="0"/>
      <w:divBdr>
        <w:top w:val="none" w:sz="0" w:space="0" w:color="auto"/>
        <w:left w:val="none" w:sz="0" w:space="0" w:color="auto"/>
        <w:bottom w:val="none" w:sz="0" w:space="0" w:color="auto"/>
        <w:right w:val="none" w:sz="0" w:space="0" w:color="auto"/>
      </w:divBdr>
    </w:div>
    <w:div w:id="1130980339">
      <w:marLeft w:val="640"/>
      <w:marRight w:val="0"/>
      <w:marTop w:val="0"/>
      <w:marBottom w:val="0"/>
      <w:divBdr>
        <w:top w:val="none" w:sz="0" w:space="0" w:color="auto"/>
        <w:left w:val="none" w:sz="0" w:space="0" w:color="auto"/>
        <w:bottom w:val="none" w:sz="0" w:space="0" w:color="auto"/>
        <w:right w:val="none" w:sz="0" w:space="0" w:color="auto"/>
      </w:divBdr>
    </w:div>
    <w:div w:id="1131021611">
      <w:marLeft w:val="640"/>
      <w:marRight w:val="0"/>
      <w:marTop w:val="0"/>
      <w:marBottom w:val="0"/>
      <w:divBdr>
        <w:top w:val="none" w:sz="0" w:space="0" w:color="auto"/>
        <w:left w:val="none" w:sz="0" w:space="0" w:color="auto"/>
        <w:bottom w:val="none" w:sz="0" w:space="0" w:color="auto"/>
        <w:right w:val="none" w:sz="0" w:space="0" w:color="auto"/>
      </w:divBdr>
    </w:div>
    <w:div w:id="1131167653">
      <w:marLeft w:val="640"/>
      <w:marRight w:val="0"/>
      <w:marTop w:val="0"/>
      <w:marBottom w:val="0"/>
      <w:divBdr>
        <w:top w:val="none" w:sz="0" w:space="0" w:color="auto"/>
        <w:left w:val="none" w:sz="0" w:space="0" w:color="auto"/>
        <w:bottom w:val="none" w:sz="0" w:space="0" w:color="auto"/>
        <w:right w:val="none" w:sz="0" w:space="0" w:color="auto"/>
      </w:divBdr>
    </w:div>
    <w:div w:id="1131168384">
      <w:marLeft w:val="640"/>
      <w:marRight w:val="0"/>
      <w:marTop w:val="0"/>
      <w:marBottom w:val="0"/>
      <w:divBdr>
        <w:top w:val="none" w:sz="0" w:space="0" w:color="auto"/>
        <w:left w:val="none" w:sz="0" w:space="0" w:color="auto"/>
        <w:bottom w:val="none" w:sz="0" w:space="0" w:color="auto"/>
        <w:right w:val="none" w:sz="0" w:space="0" w:color="auto"/>
      </w:divBdr>
    </w:div>
    <w:div w:id="1131441250">
      <w:marLeft w:val="640"/>
      <w:marRight w:val="0"/>
      <w:marTop w:val="0"/>
      <w:marBottom w:val="0"/>
      <w:divBdr>
        <w:top w:val="none" w:sz="0" w:space="0" w:color="auto"/>
        <w:left w:val="none" w:sz="0" w:space="0" w:color="auto"/>
        <w:bottom w:val="none" w:sz="0" w:space="0" w:color="auto"/>
        <w:right w:val="none" w:sz="0" w:space="0" w:color="auto"/>
      </w:divBdr>
    </w:div>
    <w:div w:id="1131509652">
      <w:marLeft w:val="640"/>
      <w:marRight w:val="0"/>
      <w:marTop w:val="0"/>
      <w:marBottom w:val="0"/>
      <w:divBdr>
        <w:top w:val="none" w:sz="0" w:space="0" w:color="auto"/>
        <w:left w:val="none" w:sz="0" w:space="0" w:color="auto"/>
        <w:bottom w:val="none" w:sz="0" w:space="0" w:color="auto"/>
        <w:right w:val="none" w:sz="0" w:space="0" w:color="auto"/>
      </w:divBdr>
    </w:div>
    <w:div w:id="1131676376">
      <w:marLeft w:val="640"/>
      <w:marRight w:val="0"/>
      <w:marTop w:val="0"/>
      <w:marBottom w:val="0"/>
      <w:divBdr>
        <w:top w:val="none" w:sz="0" w:space="0" w:color="auto"/>
        <w:left w:val="none" w:sz="0" w:space="0" w:color="auto"/>
        <w:bottom w:val="none" w:sz="0" w:space="0" w:color="auto"/>
        <w:right w:val="none" w:sz="0" w:space="0" w:color="auto"/>
      </w:divBdr>
    </w:div>
    <w:div w:id="1131702399">
      <w:marLeft w:val="640"/>
      <w:marRight w:val="0"/>
      <w:marTop w:val="0"/>
      <w:marBottom w:val="0"/>
      <w:divBdr>
        <w:top w:val="none" w:sz="0" w:space="0" w:color="auto"/>
        <w:left w:val="none" w:sz="0" w:space="0" w:color="auto"/>
        <w:bottom w:val="none" w:sz="0" w:space="0" w:color="auto"/>
        <w:right w:val="none" w:sz="0" w:space="0" w:color="auto"/>
      </w:divBdr>
    </w:div>
    <w:div w:id="1131704941">
      <w:marLeft w:val="640"/>
      <w:marRight w:val="0"/>
      <w:marTop w:val="0"/>
      <w:marBottom w:val="0"/>
      <w:divBdr>
        <w:top w:val="none" w:sz="0" w:space="0" w:color="auto"/>
        <w:left w:val="none" w:sz="0" w:space="0" w:color="auto"/>
        <w:bottom w:val="none" w:sz="0" w:space="0" w:color="auto"/>
        <w:right w:val="none" w:sz="0" w:space="0" w:color="auto"/>
      </w:divBdr>
    </w:div>
    <w:div w:id="1131705974">
      <w:marLeft w:val="640"/>
      <w:marRight w:val="0"/>
      <w:marTop w:val="0"/>
      <w:marBottom w:val="0"/>
      <w:divBdr>
        <w:top w:val="none" w:sz="0" w:space="0" w:color="auto"/>
        <w:left w:val="none" w:sz="0" w:space="0" w:color="auto"/>
        <w:bottom w:val="none" w:sz="0" w:space="0" w:color="auto"/>
        <w:right w:val="none" w:sz="0" w:space="0" w:color="auto"/>
      </w:divBdr>
    </w:div>
    <w:div w:id="1131748859">
      <w:marLeft w:val="640"/>
      <w:marRight w:val="0"/>
      <w:marTop w:val="0"/>
      <w:marBottom w:val="0"/>
      <w:divBdr>
        <w:top w:val="none" w:sz="0" w:space="0" w:color="auto"/>
        <w:left w:val="none" w:sz="0" w:space="0" w:color="auto"/>
        <w:bottom w:val="none" w:sz="0" w:space="0" w:color="auto"/>
        <w:right w:val="none" w:sz="0" w:space="0" w:color="auto"/>
      </w:divBdr>
    </w:div>
    <w:div w:id="1131750132">
      <w:marLeft w:val="640"/>
      <w:marRight w:val="0"/>
      <w:marTop w:val="0"/>
      <w:marBottom w:val="0"/>
      <w:divBdr>
        <w:top w:val="none" w:sz="0" w:space="0" w:color="auto"/>
        <w:left w:val="none" w:sz="0" w:space="0" w:color="auto"/>
        <w:bottom w:val="none" w:sz="0" w:space="0" w:color="auto"/>
        <w:right w:val="none" w:sz="0" w:space="0" w:color="auto"/>
      </w:divBdr>
    </w:div>
    <w:div w:id="1131823802">
      <w:marLeft w:val="640"/>
      <w:marRight w:val="0"/>
      <w:marTop w:val="0"/>
      <w:marBottom w:val="0"/>
      <w:divBdr>
        <w:top w:val="none" w:sz="0" w:space="0" w:color="auto"/>
        <w:left w:val="none" w:sz="0" w:space="0" w:color="auto"/>
        <w:bottom w:val="none" w:sz="0" w:space="0" w:color="auto"/>
        <w:right w:val="none" w:sz="0" w:space="0" w:color="auto"/>
      </w:divBdr>
    </w:div>
    <w:div w:id="1131898012">
      <w:marLeft w:val="640"/>
      <w:marRight w:val="0"/>
      <w:marTop w:val="0"/>
      <w:marBottom w:val="0"/>
      <w:divBdr>
        <w:top w:val="none" w:sz="0" w:space="0" w:color="auto"/>
        <w:left w:val="none" w:sz="0" w:space="0" w:color="auto"/>
        <w:bottom w:val="none" w:sz="0" w:space="0" w:color="auto"/>
        <w:right w:val="none" w:sz="0" w:space="0" w:color="auto"/>
      </w:divBdr>
    </w:div>
    <w:div w:id="1131900184">
      <w:marLeft w:val="640"/>
      <w:marRight w:val="0"/>
      <w:marTop w:val="0"/>
      <w:marBottom w:val="0"/>
      <w:divBdr>
        <w:top w:val="none" w:sz="0" w:space="0" w:color="auto"/>
        <w:left w:val="none" w:sz="0" w:space="0" w:color="auto"/>
        <w:bottom w:val="none" w:sz="0" w:space="0" w:color="auto"/>
        <w:right w:val="none" w:sz="0" w:space="0" w:color="auto"/>
      </w:divBdr>
    </w:div>
    <w:div w:id="1131900651">
      <w:marLeft w:val="640"/>
      <w:marRight w:val="0"/>
      <w:marTop w:val="0"/>
      <w:marBottom w:val="0"/>
      <w:divBdr>
        <w:top w:val="none" w:sz="0" w:space="0" w:color="auto"/>
        <w:left w:val="none" w:sz="0" w:space="0" w:color="auto"/>
        <w:bottom w:val="none" w:sz="0" w:space="0" w:color="auto"/>
        <w:right w:val="none" w:sz="0" w:space="0" w:color="auto"/>
      </w:divBdr>
    </w:div>
    <w:div w:id="1131947479">
      <w:marLeft w:val="640"/>
      <w:marRight w:val="0"/>
      <w:marTop w:val="0"/>
      <w:marBottom w:val="0"/>
      <w:divBdr>
        <w:top w:val="none" w:sz="0" w:space="0" w:color="auto"/>
        <w:left w:val="none" w:sz="0" w:space="0" w:color="auto"/>
        <w:bottom w:val="none" w:sz="0" w:space="0" w:color="auto"/>
        <w:right w:val="none" w:sz="0" w:space="0" w:color="auto"/>
      </w:divBdr>
    </w:div>
    <w:div w:id="1132020957">
      <w:marLeft w:val="640"/>
      <w:marRight w:val="0"/>
      <w:marTop w:val="0"/>
      <w:marBottom w:val="0"/>
      <w:divBdr>
        <w:top w:val="none" w:sz="0" w:space="0" w:color="auto"/>
        <w:left w:val="none" w:sz="0" w:space="0" w:color="auto"/>
        <w:bottom w:val="none" w:sz="0" w:space="0" w:color="auto"/>
        <w:right w:val="none" w:sz="0" w:space="0" w:color="auto"/>
      </w:divBdr>
    </w:div>
    <w:div w:id="1132023138">
      <w:marLeft w:val="640"/>
      <w:marRight w:val="0"/>
      <w:marTop w:val="0"/>
      <w:marBottom w:val="0"/>
      <w:divBdr>
        <w:top w:val="none" w:sz="0" w:space="0" w:color="auto"/>
        <w:left w:val="none" w:sz="0" w:space="0" w:color="auto"/>
        <w:bottom w:val="none" w:sz="0" w:space="0" w:color="auto"/>
        <w:right w:val="none" w:sz="0" w:space="0" w:color="auto"/>
      </w:divBdr>
    </w:div>
    <w:div w:id="1132093723">
      <w:marLeft w:val="640"/>
      <w:marRight w:val="0"/>
      <w:marTop w:val="0"/>
      <w:marBottom w:val="0"/>
      <w:divBdr>
        <w:top w:val="none" w:sz="0" w:space="0" w:color="auto"/>
        <w:left w:val="none" w:sz="0" w:space="0" w:color="auto"/>
        <w:bottom w:val="none" w:sz="0" w:space="0" w:color="auto"/>
        <w:right w:val="none" w:sz="0" w:space="0" w:color="auto"/>
      </w:divBdr>
    </w:div>
    <w:div w:id="1132097804">
      <w:marLeft w:val="640"/>
      <w:marRight w:val="0"/>
      <w:marTop w:val="0"/>
      <w:marBottom w:val="0"/>
      <w:divBdr>
        <w:top w:val="none" w:sz="0" w:space="0" w:color="auto"/>
        <w:left w:val="none" w:sz="0" w:space="0" w:color="auto"/>
        <w:bottom w:val="none" w:sz="0" w:space="0" w:color="auto"/>
        <w:right w:val="none" w:sz="0" w:space="0" w:color="auto"/>
      </w:divBdr>
    </w:div>
    <w:div w:id="1132136500">
      <w:marLeft w:val="640"/>
      <w:marRight w:val="0"/>
      <w:marTop w:val="0"/>
      <w:marBottom w:val="0"/>
      <w:divBdr>
        <w:top w:val="none" w:sz="0" w:space="0" w:color="auto"/>
        <w:left w:val="none" w:sz="0" w:space="0" w:color="auto"/>
        <w:bottom w:val="none" w:sz="0" w:space="0" w:color="auto"/>
        <w:right w:val="none" w:sz="0" w:space="0" w:color="auto"/>
      </w:divBdr>
    </w:div>
    <w:div w:id="1132165418">
      <w:marLeft w:val="640"/>
      <w:marRight w:val="0"/>
      <w:marTop w:val="0"/>
      <w:marBottom w:val="0"/>
      <w:divBdr>
        <w:top w:val="none" w:sz="0" w:space="0" w:color="auto"/>
        <w:left w:val="none" w:sz="0" w:space="0" w:color="auto"/>
        <w:bottom w:val="none" w:sz="0" w:space="0" w:color="auto"/>
        <w:right w:val="none" w:sz="0" w:space="0" w:color="auto"/>
      </w:divBdr>
    </w:div>
    <w:div w:id="1132292100">
      <w:marLeft w:val="640"/>
      <w:marRight w:val="0"/>
      <w:marTop w:val="0"/>
      <w:marBottom w:val="0"/>
      <w:divBdr>
        <w:top w:val="none" w:sz="0" w:space="0" w:color="auto"/>
        <w:left w:val="none" w:sz="0" w:space="0" w:color="auto"/>
        <w:bottom w:val="none" w:sz="0" w:space="0" w:color="auto"/>
        <w:right w:val="none" w:sz="0" w:space="0" w:color="auto"/>
      </w:divBdr>
    </w:div>
    <w:div w:id="1132334494">
      <w:marLeft w:val="640"/>
      <w:marRight w:val="0"/>
      <w:marTop w:val="0"/>
      <w:marBottom w:val="0"/>
      <w:divBdr>
        <w:top w:val="none" w:sz="0" w:space="0" w:color="auto"/>
        <w:left w:val="none" w:sz="0" w:space="0" w:color="auto"/>
        <w:bottom w:val="none" w:sz="0" w:space="0" w:color="auto"/>
        <w:right w:val="none" w:sz="0" w:space="0" w:color="auto"/>
      </w:divBdr>
    </w:div>
    <w:div w:id="1132553665">
      <w:marLeft w:val="640"/>
      <w:marRight w:val="0"/>
      <w:marTop w:val="0"/>
      <w:marBottom w:val="0"/>
      <w:divBdr>
        <w:top w:val="none" w:sz="0" w:space="0" w:color="auto"/>
        <w:left w:val="none" w:sz="0" w:space="0" w:color="auto"/>
        <w:bottom w:val="none" w:sz="0" w:space="0" w:color="auto"/>
        <w:right w:val="none" w:sz="0" w:space="0" w:color="auto"/>
      </w:divBdr>
    </w:div>
    <w:div w:id="1132558484">
      <w:marLeft w:val="640"/>
      <w:marRight w:val="0"/>
      <w:marTop w:val="0"/>
      <w:marBottom w:val="0"/>
      <w:divBdr>
        <w:top w:val="none" w:sz="0" w:space="0" w:color="auto"/>
        <w:left w:val="none" w:sz="0" w:space="0" w:color="auto"/>
        <w:bottom w:val="none" w:sz="0" w:space="0" w:color="auto"/>
        <w:right w:val="none" w:sz="0" w:space="0" w:color="auto"/>
      </w:divBdr>
    </w:div>
    <w:div w:id="1132745182">
      <w:marLeft w:val="640"/>
      <w:marRight w:val="0"/>
      <w:marTop w:val="0"/>
      <w:marBottom w:val="0"/>
      <w:divBdr>
        <w:top w:val="none" w:sz="0" w:space="0" w:color="auto"/>
        <w:left w:val="none" w:sz="0" w:space="0" w:color="auto"/>
        <w:bottom w:val="none" w:sz="0" w:space="0" w:color="auto"/>
        <w:right w:val="none" w:sz="0" w:space="0" w:color="auto"/>
      </w:divBdr>
    </w:div>
    <w:div w:id="1132748650">
      <w:marLeft w:val="640"/>
      <w:marRight w:val="0"/>
      <w:marTop w:val="0"/>
      <w:marBottom w:val="0"/>
      <w:divBdr>
        <w:top w:val="none" w:sz="0" w:space="0" w:color="auto"/>
        <w:left w:val="none" w:sz="0" w:space="0" w:color="auto"/>
        <w:bottom w:val="none" w:sz="0" w:space="0" w:color="auto"/>
        <w:right w:val="none" w:sz="0" w:space="0" w:color="auto"/>
      </w:divBdr>
    </w:div>
    <w:div w:id="1132750239">
      <w:marLeft w:val="640"/>
      <w:marRight w:val="0"/>
      <w:marTop w:val="0"/>
      <w:marBottom w:val="0"/>
      <w:divBdr>
        <w:top w:val="none" w:sz="0" w:space="0" w:color="auto"/>
        <w:left w:val="none" w:sz="0" w:space="0" w:color="auto"/>
        <w:bottom w:val="none" w:sz="0" w:space="0" w:color="auto"/>
        <w:right w:val="none" w:sz="0" w:space="0" w:color="auto"/>
      </w:divBdr>
    </w:div>
    <w:div w:id="1132819806">
      <w:marLeft w:val="640"/>
      <w:marRight w:val="0"/>
      <w:marTop w:val="0"/>
      <w:marBottom w:val="0"/>
      <w:divBdr>
        <w:top w:val="none" w:sz="0" w:space="0" w:color="auto"/>
        <w:left w:val="none" w:sz="0" w:space="0" w:color="auto"/>
        <w:bottom w:val="none" w:sz="0" w:space="0" w:color="auto"/>
        <w:right w:val="none" w:sz="0" w:space="0" w:color="auto"/>
      </w:divBdr>
    </w:div>
    <w:div w:id="1132822105">
      <w:marLeft w:val="640"/>
      <w:marRight w:val="0"/>
      <w:marTop w:val="0"/>
      <w:marBottom w:val="0"/>
      <w:divBdr>
        <w:top w:val="none" w:sz="0" w:space="0" w:color="auto"/>
        <w:left w:val="none" w:sz="0" w:space="0" w:color="auto"/>
        <w:bottom w:val="none" w:sz="0" w:space="0" w:color="auto"/>
        <w:right w:val="none" w:sz="0" w:space="0" w:color="auto"/>
      </w:divBdr>
    </w:div>
    <w:div w:id="1132942234">
      <w:marLeft w:val="640"/>
      <w:marRight w:val="0"/>
      <w:marTop w:val="0"/>
      <w:marBottom w:val="0"/>
      <w:divBdr>
        <w:top w:val="none" w:sz="0" w:space="0" w:color="auto"/>
        <w:left w:val="none" w:sz="0" w:space="0" w:color="auto"/>
        <w:bottom w:val="none" w:sz="0" w:space="0" w:color="auto"/>
        <w:right w:val="none" w:sz="0" w:space="0" w:color="auto"/>
      </w:divBdr>
    </w:div>
    <w:div w:id="1133055785">
      <w:marLeft w:val="640"/>
      <w:marRight w:val="0"/>
      <w:marTop w:val="0"/>
      <w:marBottom w:val="0"/>
      <w:divBdr>
        <w:top w:val="none" w:sz="0" w:space="0" w:color="auto"/>
        <w:left w:val="none" w:sz="0" w:space="0" w:color="auto"/>
        <w:bottom w:val="none" w:sz="0" w:space="0" w:color="auto"/>
        <w:right w:val="none" w:sz="0" w:space="0" w:color="auto"/>
      </w:divBdr>
    </w:div>
    <w:div w:id="1133064175">
      <w:marLeft w:val="640"/>
      <w:marRight w:val="0"/>
      <w:marTop w:val="0"/>
      <w:marBottom w:val="0"/>
      <w:divBdr>
        <w:top w:val="none" w:sz="0" w:space="0" w:color="auto"/>
        <w:left w:val="none" w:sz="0" w:space="0" w:color="auto"/>
        <w:bottom w:val="none" w:sz="0" w:space="0" w:color="auto"/>
        <w:right w:val="none" w:sz="0" w:space="0" w:color="auto"/>
      </w:divBdr>
    </w:div>
    <w:div w:id="1133211614">
      <w:marLeft w:val="640"/>
      <w:marRight w:val="0"/>
      <w:marTop w:val="0"/>
      <w:marBottom w:val="0"/>
      <w:divBdr>
        <w:top w:val="none" w:sz="0" w:space="0" w:color="auto"/>
        <w:left w:val="none" w:sz="0" w:space="0" w:color="auto"/>
        <w:bottom w:val="none" w:sz="0" w:space="0" w:color="auto"/>
        <w:right w:val="none" w:sz="0" w:space="0" w:color="auto"/>
      </w:divBdr>
    </w:div>
    <w:div w:id="1133253120">
      <w:marLeft w:val="640"/>
      <w:marRight w:val="0"/>
      <w:marTop w:val="0"/>
      <w:marBottom w:val="0"/>
      <w:divBdr>
        <w:top w:val="none" w:sz="0" w:space="0" w:color="auto"/>
        <w:left w:val="none" w:sz="0" w:space="0" w:color="auto"/>
        <w:bottom w:val="none" w:sz="0" w:space="0" w:color="auto"/>
        <w:right w:val="none" w:sz="0" w:space="0" w:color="auto"/>
      </w:divBdr>
    </w:div>
    <w:div w:id="1133408831">
      <w:marLeft w:val="640"/>
      <w:marRight w:val="0"/>
      <w:marTop w:val="0"/>
      <w:marBottom w:val="0"/>
      <w:divBdr>
        <w:top w:val="none" w:sz="0" w:space="0" w:color="auto"/>
        <w:left w:val="none" w:sz="0" w:space="0" w:color="auto"/>
        <w:bottom w:val="none" w:sz="0" w:space="0" w:color="auto"/>
        <w:right w:val="none" w:sz="0" w:space="0" w:color="auto"/>
      </w:divBdr>
    </w:div>
    <w:div w:id="1133446882">
      <w:marLeft w:val="640"/>
      <w:marRight w:val="0"/>
      <w:marTop w:val="0"/>
      <w:marBottom w:val="0"/>
      <w:divBdr>
        <w:top w:val="none" w:sz="0" w:space="0" w:color="auto"/>
        <w:left w:val="none" w:sz="0" w:space="0" w:color="auto"/>
        <w:bottom w:val="none" w:sz="0" w:space="0" w:color="auto"/>
        <w:right w:val="none" w:sz="0" w:space="0" w:color="auto"/>
      </w:divBdr>
    </w:div>
    <w:div w:id="1133597117">
      <w:marLeft w:val="640"/>
      <w:marRight w:val="0"/>
      <w:marTop w:val="0"/>
      <w:marBottom w:val="0"/>
      <w:divBdr>
        <w:top w:val="none" w:sz="0" w:space="0" w:color="auto"/>
        <w:left w:val="none" w:sz="0" w:space="0" w:color="auto"/>
        <w:bottom w:val="none" w:sz="0" w:space="0" w:color="auto"/>
        <w:right w:val="none" w:sz="0" w:space="0" w:color="auto"/>
      </w:divBdr>
    </w:div>
    <w:div w:id="1133642614">
      <w:marLeft w:val="640"/>
      <w:marRight w:val="0"/>
      <w:marTop w:val="0"/>
      <w:marBottom w:val="0"/>
      <w:divBdr>
        <w:top w:val="none" w:sz="0" w:space="0" w:color="auto"/>
        <w:left w:val="none" w:sz="0" w:space="0" w:color="auto"/>
        <w:bottom w:val="none" w:sz="0" w:space="0" w:color="auto"/>
        <w:right w:val="none" w:sz="0" w:space="0" w:color="auto"/>
      </w:divBdr>
    </w:div>
    <w:div w:id="1133642806">
      <w:marLeft w:val="640"/>
      <w:marRight w:val="0"/>
      <w:marTop w:val="0"/>
      <w:marBottom w:val="0"/>
      <w:divBdr>
        <w:top w:val="none" w:sz="0" w:space="0" w:color="auto"/>
        <w:left w:val="none" w:sz="0" w:space="0" w:color="auto"/>
        <w:bottom w:val="none" w:sz="0" w:space="0" w:color="auto"/>
        <w:right w:val="none" w:sz="0" w:space="0" w:color="auto"/>
      </w:divBdr>
    </w:div>
    <w:div w:id="1133643694">
      <w:marLeft w:val="640"/>
      <w:marRight w:val="0"/>
      <w:marTop w:val="0"/>
      <w:marBottom w:val="0"/>
      <w:divBdr>
        <w:top w:val="none" w:sz="0" w:space="0" w:color="auto"/>
        <w:left w:val="none" w:sz="0" w:space="0" w:color="auto"/>
        <w:bottom w:val="none" w:sz="0" w:space="0" w:color="auto"/>
        <w:right w:val="none" w:sz="0" w:space="0" w:color="auto"/>
      </w:divBdr>
    </w:div>
    <w:div w:id="1133673826">
      <w:marLeft w:val="640"/>
      <w:marRight w:val="0"/>
      <w:marTop w:val="0"/>
      <w:marBottom w:val="0"/>
      <w:divBdr>
        <w:top w:val="none" w:sz="0" w:space="0" w:color="auto"/>
        <w:left w:val="none" w:sz="0" w:space="0" w:color="auto"/>
        <w:bottom w:val="none" w:sz="0" w:space="0" w:color="auto"/>
        <w:right w:val="none" w:sz="0" w:space="0" w:color="auto"/>
      </w:divBdr>
    </w:div>
    <w:div w:id="1133719616">
      <w:marLeft w:val="640"/>
      <w:marRight w:val="0"/>
      <w:marTop w:val="0"/>
      <w:marBottom w:val="0"/>
      <w:divBdr>
        <w:top w:val="none" w:sz="0" w:space="0" w:color="auto"/>
        <w:left w:val="none" w:sz="0" w:space="0" w:color="auto"/>
        <w:bottom w:val="none" w:sz="0" w:space="0" w:color="auto"/>
        <w:right w:val="none" w:sz="0" w:space="0" w:color="auto"/>
      </w:divBdr>
    </w:div>
    <w:div w:id="1133789000">
      <w:marLeft w:val="640"/>
      <w:marRight w:val="0"/>
      <w:marTop w:val="0"/>
      <w:marBottom w:val="0"/>
      <w:divBdr>
        <w:top w:val="none" w:sz="0" w:space="0" w:color="auto"/>
        <w:left w:val="none" w:sz="0" w:space="0" w:color="auto"/>
        <w:bottom w:val="none" w:sz="0" w:space="0" w:color="auto"/>
        <w:right w:val="none" w:sz="0" w:space="0" w:color="auto"/>
      </w:divBdr>
    </w:div>
    <w:div w:id="1133861535">
      <w:marLeft w:val="640"/>
      <w:marRight w:val="0"/>
      <w:marTop w:val="0"/>
      <w:marBottom w:val="0"/>
      <w:divBdr>
        <w:top w:val="none" w:sz="0" w:space="0" w:color="auto"/>
        <w:left w:val="none" w:sz="0" w:space="0" w:color="auto"/>
        <w:bottom w:val="none" w:sz="0" w:space="0" w:color="auto"/>
        <w:right w:val="none" w:sz="0" w:space="0" w:color="auto"/>
      </w:divBdr>
    </w:div>
    <w:div w:id="1134064435">
      <w:marLeft w:val="640"/>
      <w:marRight w:val="0"/>
      <w:marTop w:val="0"/>
      <w:marBottom w:val="0"/>
      <w:divBdr>
        <w:top w:val="none" w:sz="0" w:space="0" w:color="auto"/>
        <w:left w:val="none" w:sz="0" w:space="0" w:color="auto"/>
        <w:bottom w:val="none" w:sz="0" w:space="0" w:color="auto"/>
        <w:right w:val="none" w:sz="0" w:space="0" w:color="auto"/>
      </w:divBdr>
    </w:div>
    <w:div w:id="1134103719">
      <w:marLeft w:val="640"/>
      <w:marRight w:val="0"/>
      <w:marTop w:val="0"/>
      <w:marBottom w:val="0"/>
      <w:divBdr>
        <w:top w:val="none" w:sz="0" w:space="0" w:color="auto"/>
        <w:left w:val="none" w:sz="0" w:space="0" w:color="auto"/>
        <w:bottom w:val="none" w:sz="0" w:space="0" w:color="auto"/>
        <w:right w:val="none" w:sz="0" w:space="0" w:color="auto"/>
      </w:divBdr>
    </w:div>
    <w:div w:id="1134175530">
      <w:marLeft w:val="640"/>
      <w:marRight w:val="0"/>
      <w:marTop w:val="0"/>
      <w:marBottom w:val="0"/>
      <w:divBdr>
        <w:top w:val="none" w:sz="0" w:space="0" w:color="auto"/>
        <w:left w:val="none" w:sz="0" w:space="0" w:color="auto"/>
        <w:bottom w:val="none" w:sz="0" w:space="0" w:color="auto"/>
        <w:right w:val="none" w:sz="0" w:space="0" w:color="auto"/>
      </w:divBdr>
    </w:div>
    <w:div w:id="1134176761">
      <w:marLeft w:val="640"/>
      <w:marRight w:val="0"/>
      <w:marTop w:val="0"/>
      <w:marBottom w:val="0"/>
      <w:divBdr>
        <w:top w:val="none" w:sz="0" w:space="0" w:color="auto"/>
        <w:left w:val="none" w:sz="0" w:space="0" w:color="auto"/>
        <w:bottom w:val="none" w:sz="0" w:space="0" w:color="auto"/>
        <w:right w:val="none" w:sz="0" w:space="0" w:color="auto"/>
      </w:divBdr>
    </w:div>
    <w:div w:id="1134253227">
      <w:marLeft w:val="640"/>
      <w:marRight w:val="0"/>
      <w:marTop w:val="0"/>
      <w:marBottom w:val="0"/>
      <w:divBdr>
        <w:top w:val="none" w:sz="0" w:space="0" w:color="auto"/>
        <w:left w:val="none" w:sz="0" w:space="0" w:color="auto"/>
        <w:bottom w:val="none" w:sz="0" w:space="0" w:color="auto"/>
        <w:right w:val="none" w:sz="0" w:space="0" w:color="auto"/>
      </w:divBdr>
    </w:div>
    <w:div w:id="1134371920">
      <w:marLeft w:val="640"/>
      <w:marRight w:val="0"/>
      <w:marTop w:val="0"/>
      <w:marBottom w:val="0"/>
      <w:divBdr>
        <w:top w:val="none" w:sz="0" w:space="0" w:color="auto"/>
        <w:left w:val="none" w:sz="0" w:space="0" w:color="auto"/>
        <w:bottom w:val="none" w:sz="0" w:space="0" w:color="auto"/>
        <w:right w:val="none" w:sz="0" w:space="0" w:color="auto"/>
      </w:divBdr>
    </w:div>
    <w:div w:id="1134716913">
      <w:marLeft w:val="640"/>
      <w:marRight w:val="0"/>
      <w:marTop w:val="0"/>
      <w:marBottom w:val="0"/>
      <w:divBdr>
        <w:top w:val="none" w:sz="0" w:space="0" w:color="auto"/>
        <w:left w:val="none" w:sz="0" w:space="0" w:color="auto"/>
        <w:bottom w:val="none" w:sz="0" w:space="0" w:color="auto"/>
        <w:right w:val="none" w:sz="0" w:space="0" w:color="auto"/>
      </w:divBdr>
    </w:div>
    <w:div w:id="1134761914">
      <w:marLeft w:val="640"/>
      <w:marRight w:val="0"/>
      <w:marTop w:val="0"/>
      <w:marBottom w:val="0"/>
      <w:divBdr>
        <w:top w:val="none" w:sz="0" w:space="0" w:color="auto"/>
        <w:left w:val="none" w:sz="0" w:space="0" w:color="auto"/>
        <w:bottom w:val="none" w:sz="0" w:space="0" w:color="auto"/>
        <w:right w:val="none" w:sz="0" w:space="0" w:color="auto"/>
      </w:divBdr>
    </w:div>
    <w:div w:id="1134911076">
      <w:marLeft w:val="640"/>
      <w:marRight w:val="0"/>
      <w:marTop w:val="0"/>
      <w:marBottom w:val="0"/>
      <w:divBdr>
        <w:top w:val="none" w:sz="0" w:space="0" w:color="auto"/>
        <w:left w:val="none" w:sz="0" w:space="0" w:color="auto"/>
        <w:bottom w:val="none" w:sz="0" w:space="0" w:color="auto"/>
        <w:right w:val="none" w:sz="0" w:space="0" w:color="auto"/>
      </w:divBdr>
    </w:div>
    <w:div w:id="1134911186">
      <w:marLeft w:val="640"/>
      <w:marRight w:val="0"/>
      <w:marTop w:val="0"/>
      <w:marBottom w:val="0"/>
      <w:divBdr>
        <w:top w:val="none" w:sz="0" w:space="0" w:color="auto"/>
        <w:left w:val="none" w:sz="0" w:space="0" w:color="auto"/>
        <w:bottom w:val="none" w:sz="0" w:space="0" w:color="auto"/>
        <w:right w:val="none" w:sz="0" w:space="0" w:color="auto"/>
      </w:divBdr>
    </w:div>
    <w:div w:id="1134912848">
      <w:marLeft w:val="640"/>
      <w:marRight w:val="0"/>
      <w:marTop w:val="0"/>
      <w:marBottom w:val="0"/>
      <w:divBdr>
        <w:top w:val="none" w:sz="0" w:space="0" w:color="auto"/>
        <w:left w:val="none" w:sz="0" w:space="0" w:color="auto"/>
        <w:bottom w:val="none" w:sz="0" w:space="0" w:color="auto"/>
        <w:right w:val="none" w:sz="0" w:space="0" w:color="auto"/>
      </w:divBdr>
    </w:div>
    <w:div w:id="1134982822">
      <w:marLeft w:val="640"/>
      <w:marRight w:val="0"/>
      <w:marTop w:val="0"/>
      <w:marBottom w:val="0"/>
      <w:divBdr>
        <w:top w:val="none" w:sz="0" w:space="0" w:color="auto"/>
        <w:left w:val="none" w:sz="0" w:space="0" w:color="auto"/>
        <w:bottom w:val="none" w:sz="0" w:space="0" w:color="auto"/>
        <w:right w:val="none" w:sz="0" w:space="0" w:color="auto"/>
      </w:divBdr>
    </w:div>
    <w:div w:id="1135022103">
      <w:marLeft w:val="640"/>
      <w:marRight w:val="0"/>
      <w:marTop w:val="0"/>
      <w:marBottom w:val="0"/>
      <w:divBdr>
        <w:top w:val="none" w:sz="0" w:space="0" w:color="auto"/>
        <w:left w:val="none" w:sz="0" w:space="0" w:color="auto"/>
        <w:bottom w:val="none" w:sz="0" w:space="0" w:color="auto"/>
        <w:right w:val="none" w:sz="0" w:space="0" w:color="auto"/>
      </w:divBdr>
    </w:div>
    <w:div w:id="1135026275">
      <w:marLeft w:val="640"/>
      <w:marRight w:val="0"/>
      <w:marTop w:val="0"/>
      <w:marBottom w:val="0"/>
      <w:divBdr>
        <w:top w:val="none" w:sz="0" w:space="0" w:color="auto"/>
        <w:left w:val="none" w:sz="0" w:space="0" w:color="auto"/>
        <w:bottom w:val="none" w:sz="0" w:space="0" w:color="auto"/>
        <w:right w:val="none" w:sz="0" w:space="0" w:color="auto"/>
      </w:divBdr>
    </w:div>
    <w:div w:id="1135097103">
      <w:marLeft w:val="640"/>
      <w:marRight w:val="0"/>
      <w:marTop w:val="0"/>
      <w:marBottom w:val="0"/>
      <w:divBdr>
        <w:top w:val="none" w:sz="0" w:space="0" w:color="auto"/>
        <w:left w:val="none" w:sz="0" w:space="0" w:color="auto"/>
        <w:bottom w:val="none" w:sz="0" w:space="0" w:color="auto"/>
        <w:right w:val="none" w:sz="0" w:space="0" w:color="auto"/>
      </w:divBdr>
    </w:div>
    <w:div w:id="1135175596">
      <w:marLeft w:val="640"/>
      <w:marRight w:val="0"/>
      <w:marTop w:val="0"/>
      <w:marBottom w:val="0"/>
      <w:divBdr>
        <w:top w:val="none" w:sz="0" w:space="0" w:color="auto"/>
        <w:left w:val="none" w:sz="0" w:space="0" w:color="auto"/>
        <w:bottom w:val="none" w:sz="0" w:space="0" w:color="auto"/>
        <w:right w:val="none" w:sz="0" w:space="0" w:color="auto"/>
      </w:divBdr>
    </w:div>
    <w:div w:id="1135180837">
      <w:marLeft w:val="640"/>
      <w:marRight w:val="0"/>
      <w:marTop w:val="0"/>
      <w:marBottom w:val="0"/>
      <w:divBdr>
        <w:top w:val="none" w:sz="0" w:space="0" w:color="auto"/>
        <w:left w:val="none" w:sz="0" w:space="0" w:color="auto"/>
        <w:bottom w:val="none" w:sz="0" w:space="0" w:color="auto"/>
        <w:right w:val="none" w:sz="0" w:space="0" w:color="auto"/>
      </w:divBdr>
    </w:div>
    <w:div w:id="1135222848">
      <w:marLeft w:val="640"/>
      <w:marRight w:val="0"/>
      <w:marTop w:val="0"/>
      <w:marBottom w:val="0"/>
      <w:divBdr>
        <w:top w:val="none" w:sz="0" w:space="0" w:color="auto"/>
        <w:left w:val="none" w:sz="0" w:space="0" w:color="auto"/>
        <w:bottom w:val="none" w:sz="0" w:space="0" w:color="auto"/>
        <w:right w:val="none" w:sz="0" w:space="0" w:color="auto"/>
      </w:divBdr>
    </w:div>
    <w:div w:id="1135223316">
      <w:marLeft w:val="640"/>
      <w:marRight w:val="0"/>
      <w:marTop w:val="0"/>
      <w:marBottom w:val="0"/>
      <w:divBdr>
        <w:top w:val="none" w:sz="0" w:space="0" w:color="auto"/>
        <w:left w:val="none" w:sz="0" w:space="0" w:color="auto"/>
        <w:bottom w:val="none" w:sz="0" w:space="0" w:color="auto"/>
        <w:right w:val="none" w:sz="0" w:space="0" w:color="auto"/>
      </w:divBdr>
    </w:div>
    <w:div w:id="1135294454">
      <w:marLeft w:val="640"/>
      <w:marRight w:val="0"/>
      <w:marTop w:val="0"/>
      <w:marBottom w:val="0"/>
      <w:divBdr>
        <w:top w:val="none" w:sz="0" w:space="0" w:color="auto"/>
        <w:left w:val="none" w:sz="0" w:space="0" w:color="auto"/>
        <w:bottom w:val="none" w:sz="0" w:space="0" w:color="auto"/>
        <w:right w:val="none" w:sz="0" w:space="0" w:color="auto"/>
      </w:divBdr>
    </w:div>
    <w:div w:id="1135298588">
      <w:marLeft w:val="640"/>
      <w:marRight w:val="0"/>
      <w:marTop w:val="0"/>
      <w:marBottom w:val="0"/>
      <w:divBdr>
        <w:top w:val="none" w:sz="0" w:space="0" w:color="auto"/>
        <w:left w:val="none" w:sz="0" w:space="0" w:color="auto"/>
        <w:bottom w:val="none" w:sz="0" w:space="0" w:color="auto"/>
        <w:right w:val="none" w:sz="0" w:space="0" w:color="auto"/>
      </w:divBdr>
    </w:div>
    <w:div w:id="1135417266">
      <w:marLeft w:val="640"/>
      <w:marRight w:val="0"/>
      <w:marTop w:val="0"/>
      <w:marBottom w:val="0"/>
      <w:divBdr>
        <w:top w:val="none" w:sz="0" w:space="0" w:color="auto"/>
        <w:left w:val="none" w:sz="0" w:space="0" w:color="auto"/>
        <w:bottom w:val="none" w:sz="0" w:space="0" w:color="auto"/>
        <w:right w:val="none" w:sz="0" w:space="0" w:color="auto"/>
      </w:divBdr>
    </w:div>
    <w:div w:id="1135490196">
      <w:marLeft w:val="640"/>
      <w:marRight w:val="0"/>
      <w:marTop w:val="0"/>
      <w:marBottom w:val="0"/>
      <w:divBdr>
        <w:top w:val="none" w:sz="0" w:space="0" w:color="auto"/>
        <w:left w:val="none" w:sz="0" w:space="0" w:color="auto"/>
        <w:bottom w:val="none" w:sz="0" w:space="0" w:color="auto"/>
        <w:right w:val="none" w:sz="0" w:space="0" w:color="auto"/>
      </w:divBdr>
    </w:div>
    <w:div w:id="1135565321">
      <w:marLeft w:val="640"/>
      <w:marRight w:val="0"/>
      <w:marTop w:val="0"/>
      <w:marBottom w:val="0"/>
      <w:divBdr>
        <w:top w:val="none" w:sz="0" w:space="0" w:color="auto"/>
        <w:left w:val="none" w:sz="0" w:space="0" w:color="auto"/>
        <w:bottom w:val="none" w:sz="0" w:space="0" w:color="auto"/>
        <w:right w:val="none" w:sz="0" w:space="0" w:color="auto"/>
      </w:divBdr>
    </w:div>
    <w:div w:id="1135565565">
      <w:marLeft w:val="640"/>
      <w:marRight w:val="0"/>
      <w:marTop w:val="0"/>
      <w:marBottom w:val="0"/>
      <w:divBdr>
        <w:top w:val="none" w:sz="0" w:space="0" w:color="auto"/>
        <w:left w:val="none" w:sz="0" w:space="0" w:color="auto"/>
        <w:bottom w:val="none" w:sz="0" w:space="0" w:color="auto"/>
        <w:right w:val="none" w:sz="0" w:space="0" w:color="auto"/>
      </w:divBdr>
    </w:div>
    <w:div w:id="1135566976">
      <w:marLeft w:val="640"/>
      <w:marRight w:val="0"/>
      <w:marTop w:val="0"/>
      <w:marBottom w:val="0"/>
      <w:divBdr>
        <w:top w:val="none" w:sz="0" w:space="0" w:color="auto"/>
        <w:left w:val="none" w:sz="0" w:space="0" w:color="auto"/>
        <w:bottom w:val="none" w:sz="0" w:space="0" w:color="auto"/>
        <w:right w:val="none" w:sz="0" w:space="0" w:color="auto"/>
      </w:divBdr>
    </w:div>
    <w:div w:id="1135610925">
      <w:marLeft w:val="640"/>
      <w:marRight w:val="0"/>
      <w:marTop w:val="0"/>
      <w:marBottom w:val="0"/>
      <w:divBdr>
        <w:top w:val="none" w:sz="0" w:space="0" w:color="auto"/>
        <w:left w:val="none" w:sz="0" w:space="0" w:color="auto"/>
        <w:bottom w:val="none" w:sz="0" w:space="0" w:color="auto"/>
        <w:right w:val="none" w:sz="0" w:space="0" w:color="auto"/>
      </w:divBdr>
    </w:div>
    <w:div w:id="1135636504">
      <w:marLeft w:val="640"/>
      <w:marRight w:val="0"/>
      <w:marTop w:val="0"/>
      <w:marBottom w:val="0"/>
      <w:divBdr>
        <w:top w:val="none" w:sz="0" w:space="0" w:color="auto"/>
        <w:left w:val="none" w:sz="0" w:space="0" w:color="auto"/>
        <w:bottom w:val="none" w:sz="0" w:space="0" w:color="auto"/>
        <w:right w:val="none" w:sz="0" w:space="0" w:color="auto"/>
      </w:divBdr>
    </w:div>
    <w:div w:id="1135678083">
      <w:marLeft w:val="640"/>
      <w:marRight w:val="0"/>
      <w:marTop w:val="0"/>
      <w:marBottom w:val="0"/>
      <w:divBdr>
        <w:top w:val="none" w:sz="0" w:space="0" w:color="auto"/>
        <w:left w:val="none" w:sz="0" w:space="0" w:color="auto"/>
        <w:bottom w:val="none" w:sz="0" w:space="0" w:color="auto"/>
        <w:right w:val="none" w:sz="0" w:space="0" w:color="auto"/>
      </w:divBdr>
    </w:div>
    <w:div w:id="1135832405">
      <w:marLeft w:val="640"/>
      <w:marRight w:val="0"/>
      <w:marTop w:val="0"/>
      <w:marBottom w:val="0"/>
      <w:divBdr>
        <w:top w:val="none" w:sz="0" w:space="0" w:color="auto"/>
        <w:left w:val="none" w:sz="0" w:space="0" w:color="auto"/>
        <w:bottom w:val="none" w:sz="0" w:space="0" w:color="auto"/>
        <w:right w:val="none" w:sz="0" w:space="0" w:color="auto"/>
      </w:divBdr>
    </w:div>
    <w:div w:id="1135875121">
      <w:marLeft w:val="640"/>
      <w:marRight w:val="0"/>
      <w:marTop w:val="0"/>
      <w:marBottom w:val="0"/>
      <w:divBdr>
        <w:top w:val="none" w:sz="0" w:space="0" w:color="auto"/>
        <w:left w:val="none" w:sz="0" w:space="0" w:color="auto"/>
        <w:bottom w:val="none" w:sz="0" w:space="0" w:color="auto"/>
        <w:right w:val="none" w:sz="0" w:space="0" w:color="auto"/>
      </w:divBdr>
    </w:div>
    <w:div w:id="1135876557">
      <w:bodyDiv w:val="1"/>
      <w:marLeft w:val="0"/>
      <w:marRight w:val="0"/>
      <w:marTop w:val="0"/>
      <w:marBottom w:val="0"/>
      <w:divBdr>
        <w:top w:val="none" w:sz="0" w:space="0" w:color="auto"/>
        <w:left w:val="none" w:sz="0" w:space="0" w:color="auto"/>
        <w:bottom w:val="none" w:sz="0" w:space="0" w:color="auto"/>
        <w:right w:val="none" w:sz="0" w:space="0" w:color="auto"/>
      </w:divBdr>
      <w:divsChild>
        <w:div w:id="237717407">
          <w:marLeft w:val="480"/>
          <w:marRight w:val="0"/>
          <w:marTop w:val="0"/>
          <w:marBottom w:val="0"/>
          <w:divBdr>
            <w:top w:val="none" w:sz="0" w:space="0" w:color="auto"/>
            <w:left w:val="none" w:sz="0" w:space="0" w:color="auto"/>
            <w:bottom w:val="none" w:sz="0" w:space="0" w:color="auto"/>
            <w:right w:val="none" w:sz="0" w:space="0" w:color="auto"/>
          </w:divBdr>
        </w:div>
        <w:div w:id="267468786">
          <w:marLeft w:val="480"/>
          <w:marRight w:val="0"/>
          <w:marTop w:val="0"/>
          <w:marBottom w:val="0"/>
          <w:divBdr>
            <w:top w:val="none" w:sz="0" w:space="0" w:color="auto"/>
            <w:left w:val="none" w:sz="0" w:space="0" w:color="auto"/>
            <w:bottom w:val="none" w:sz="0" w:space="0" w:color="auto"/>
            <w:right w:val="none" w:sz="0" w:space="0" w:color="auto"/>
          </w:divBdr>
        </w:div>
        <w:div w:id="274755712">
          <w:marLeft w:val="480"/>
          <w:marRight w:val="0"/>
          <w:marTop w:val="0"/>
          <w:marBottom w:val="0"/>
          <w:divBdr>
            <w:top w:val="none" w:sz="0" w:space="0" w:color="auto"/>
            <w:left w:val="none" w:sz="0" w:space="0" w:color="auto"/>
            <w:bottom w:val="none" w:sz="0" w:space="0" w:color="auto"/>
            <w:right w:val="none" w:sz="0" w:space="0" w:color="auto"/>
          </w:divBdr>
        </w:div>
        <w:div w:id="281884857">
          <w:marLeft w:val="480"/>
          <w:marRight w:val="0"/>
          <w:marTop w:val="0"/>
          <w:marBottom w:val="0"/>
          <w:divBdr>
            <w:top w:val="none" w:sz="0" w:space="0" w:color="auto"/>
            <w:left w:val="none" w:sz="0" w:space="0" w:color="auto"/>
            <w:bottom w:val="none" w:sz="0" w:space="0" w:color="auto"/>
            <w:right w:val="none" w:sz="0" w:space="0" w:color="auto"/>
          </w:divBdr>
        </w:div>
        <w:div w:id="291908095">
          <w:marLeft w:val="480"/>
          <w:marRight w:val="0"/>
          <w:marTop w:val="0"/>
          <w:marBottom w:val="0"/>
          <w:divBdr>
            <w:top w:val="none" w:sz="0" w:space="0" w:color="auto"/>
            <w:left w:val="none" w:sz="0" w:space="0" w:color="auto"/>
            <w:bottom w:val="none" w:sz="0" w:space="0" w:color="auto"/>
            <w:right w:val="none" w:sz="0" w:space="0" w:color="auto"/>
          </w:divBdr>
        </w:div>
        <w:div w:id="298192320">
          <w:marLeft w:val="480"/>
          <w:marRight w:val="0"/>
          <w:marTop w:val="0"/>
          <w:marBottom w:val="0"/>
          <w:divBdr>
            <w:top w:val="none" w:sz="0" w:space="0" w:color="auto"/>
            <w:left w:val="none" w:sz="0" w:space="0" w:color="auto"/>
            <w:bottom w:val="none" w:sz="0" w:space="0" w:color="auto"/>
            <w:right w:val="none" w:sz="0" w:space="0" w:color="auto"/>
          </w:divBdr>
        </w:div>
        <w:div w:id="339041767">
          <w:marLeft w:val="480"/>
          <w:marRight w:val="0"/>
          <w:marTop w:val="0"/>
          <w:marBottom w:val="0"/>
          <w:divBdr>
            <w:top w:val="none" w:sz="0" w:space="0" w:color="auto"/>
            <w:left w:val="none" w:sz="0" w:space="0" w:color="auto"/>
            <w:bottom w:val="none" w:sz="0" w:space="0" w:color="auto"/>
            <w:right w:val="none" w:sz="0" w:space="0" w:color="auto"/>
          </w:divBdr>
        </w:div>
        <w:div w:id="348217558">
          <w:marLeft w:val="480"/>
          <w:marRight w:val="0"/>
          <w:marTop w:val="0"/>
          <w:marBottom w:val="0"/>
          <w:divBdr>
            <w:top w:val="none" w:sz="0" w:space="0" w:color="auto"/>
            <w:left w:val="none" w:sz="0" w:space="0" w:color="auto"/>
            <w:bottom w:val="none" w:sz="0" w:space="0" w:color="auto"/>
            <w:right w:val="none" w:sz="0" w:space="0" w:color="auto"/>
          </w:divBdr>
        </w:div>
        <w:div w:id="397702856">
          <w:marLeft w:val="480"/>
          <w:marRight w:val="0"/>
          <w:marTop w:val="0"/>
          <w:marBottom w:val="0"/>
          <w:divBdr>
            <w:top w:val="none" w:sz="0" w:space="0" w:color="auto"/>
            <w:left w:val="none" w:sz="0" w:space="0" w:color="auto"/>
            <w:bottom w:val="none" w:sz="0" w:space="0" w:color="auto"/>
            <w:right w:val="none" w:sz="0" w:space="0" w:color="auto"/>
          </w:divBdr>
        </w:div>
        <w:div w:id="460615203">
          <w:marLeft w:val="480"/>
          <w:marRight w:val="0"/>
          <w:marTop w:val="0"/>
          <w:marBottom w:val="0"/>
          <w:divBdr>
            <w:top w:val="none" w:sz="0" w:space="0" w:color="auto"/>
            <w:left w:val="none" w:sz="0" w:space="0" w:color="auto"/>
            <w:bottom w:val="none" w:sz="0" w:space="0" w:color="auto"/>
            <w:right w:val="none" w:sz="0" w:space="0" w:color="auto"/>
          </w:divBdr>
        </w:div>
        <w:div w:id="489751709">
          <w:marLeft w:val="480"/>
          <w:marRight w:val="0"/>
          <w:marTop w:val="0"/>
          <w:marBottom w:val="0"/>
          <w:divBdr>
            <w:top w:val="none" w:sz="0" w:space="0" w:color="auto"/>
            <w:left w:val="none" w:sz="0" w:space="0" w:color="auto"/>
            <w:bottom w:val="none" w:sz="0" w:space="0" w:color="auto"/>
            <w:right w:val="none" w:sz="0" w:space="0" w:color="auto"/>
          </w:divBdr>
        </w:div>
        <w:div w:id="546720393">
          <w:marLeft w:val="480"/>
          <w:marRight w:val="0"/>
          <w:marTop w:val="0"/>
          <w:marBottom w:val="0"/>
          <w:divBdr>
            <w:top w:val="none" w:sz="0" w:space="0" w:color="auto"/>
            <w:left w:val="none" w:sz="0" w:space="0" w:color="auto"/>
            <w:bottom w:val="none" w:sz="0" w:space="0" w:color="auto"/>
            <w:right w:val="none" w:sz="0" w:space="0" w:color="auto"/>
          </w:divBdr>
        </w:div>
        <w:div w:id="552892988">
          <w:marLeft w:val="480"/>
          <w:marRight w:val="0"/>
          <w:marTop w:val="0"/>
          <w:marBottom w:val="0"/>
          <w:divBdr>
            <w:top w:val="none" w:sz="0" w:space="0" w:color="auto"/>
            <w:left w:val="none" w:sz="0" w:space="0" w:color="auto"/>
            <w:bottom w:val="none" w:sz="0" w:space="0" w:color="auto"/>
            <w:right w:val="none" w:sz="0" w:space="0" w:color="auto"/>
          </w:divBdr>
        </w:div>
        <w:div w:id="567348902">
          <w:marLeft w:val="480"/>
          <w:marRight w:val="0"/>
          <w:marTop w:val="0"/>
          <w:marBottom w:val="0"/>
          <w:divBdr>
            <w:top w:val="none" w:sz="0" w:space="0" w:color="auto"/>
            <w:left w:val="none" w:sz="0" w:space="0" w:color="auto"/>
            <w:bottom w:val="none" w:sz="0" w:space="0" w:color="auto"/>
            <w:right w:val="none" w:sz="0" w:space="0" w:color="auto"/>
          </w:divBdr>
        </w:div>
        <w:div w:id="599529955">
          <w:marLeft w:val="480"/>
          <w:marRight w:val="0"/>
          <w:marTop w:val="0"/>
          <w:marBottom w:val="0"/>
          <w:divBdr>
            <w:top w:val="none" w:sz="0" w:space="0" w:color="auto"/>
            <w:left w:val="none" w:sz="0" w:space="0" w:color="auto"/>
            <w:bottom w:val="none" w:sz="0" w:space="0" w:color="auto"/>
            <w:right w:val="none" w:sz="0" w:space="0" w:color="auto"/>
          </w:divBdr>
        </w:div>
        <w:div w:id="716586684">
          <w:marLeft w:val="480"/>
          <w:marRight w:val="0"/>
          <w:marTop w:val="0"/>
          <w:marBottom w:val="0"/>
          <w:divBdr>
            <w:top w:val="none" w:sz="0" w:space="0" w:color="auto"/>
            <w:left w:val="none" w:sz="0" w:space="0" w:color="auto"/>
            <w:bottom w:val="none" w:sz="0" w:space="0" w:color="auto"/>
            <w:right w:val="none" w:sz="0" w:space="0" w:color="auto"/>
          </w:divBdr>
        </w:div>
        <w:div w:id="723791059">
          <w:marLeft w:val="480"/>
          <w:marRight w:val="0"/>
          <w:marTop w:val="0"/>
          <w:marBottom w:val="0"/>
          <w:divBdr>
            <w:top w:val="none" w:sz="0" w:space="0" w:color="auto"/>
            <w:left w:val="none" w:sz="0" w:space="0" w:color="auto"/>
            <w:bottom w:val="none" w:sz="0" w:space="0" w:color="auto"/>
            <w:right w:val="none" w:sz="0" w:space="0" w:color="auto"/>
          </w:divBdr>
        </w:div>
        <w:div w:id="738477099">
          <w:marLeft w:val="480"/>
          <w:marRight w:val="0"/>
          <w:marTop w:val="0"/>
          <w:marBottom w:val="0"/>
          <w:divBdr>
            <w:top w:val="none" w:sz="0" w:space="0" w:color="auto"/>
            <w:left w:val="none" w:sz="0" w:space="0" w:color="auto"/>
            <w:bottom w:val="none" w:sz="0" w:space="0" w:color="auto"/>
            <w:right w:val="none" w:sz="0" w:space="0" w:color="auto"/>
          </w:divBdr>
        </w:div>
        <w:div w:id="761727231">
          <w:marLeft w:val="480"/>
          <w:marRight w:val="0"/>
          <w:marTop w:val="0"/>
          <w:marBottom w:val="0"/>
          <w:divBdr>
            <w:top w:val="none" w:sz="0" w:space="0" w:color="auto"/>
            <w:left w:val="none" w:sz="0" w:space="0" w:color="auto"/>
            <w:bottom w:val="none" w:sz="0" w:space="0" w:color="auto"/>
            <w:right w:val="none" w:sz="0" w:space="0" w:color="auto"/>
          </w:divBdr>
        </w:div>
        <w:div w:id="782312103">
          <w:marLeft w:val="480"/>
          <w:marRight w:val="0"/>
          <w:marTop w:val="0"/>
          <w:marBottom w:val="0"/>
          <w:divBdr>
            <w:top w:val="none" w:sz="0" w:space="0" w:color="auto"/>
            <w:left w:val="none" w:sz="0" w:space="0" w:color="auto"/>
            <w:bottom w:val="none" w:sz="0" w:space="0" w:color="auto"/>
            <w:right w:val="none" w:sz="0" w:space="0" w:color="auto"/>
          </w:divBdr>
        </w:div>
        <w:div w:id="833912799">
          <w:marLeft w:val="480"/>
          <w:marRight w:val="0"/>
          <w:marTop w:val="0"/>
          <w:marBottom w:val="0"/>
          <w:divBdr>
            <w:top w:val="none" w:sz="0" w:space="0" w:color="auto"/>
            <w:left w:val="none" w:sz="0" w:space="0" w:color="auto"/>
            <w:bottom w:val="none" w:sz="0" w:space="0" w:color="auto"/>
            <w:right w:val="none" w:sz="0" w:space="0" w:color="auto"/>
          </w:divBdr>
        </w:div>
        <w:div w:id="908004375">
          <w:marLeft w:val="480"/>
          <w:marRight w:val="0"/>
          <w:marTop w:val="0"/>
          <w:marBottom w:val="0"/>
          <w:divBdr>
            <w:top w:val="none" w:sz="0" w:space="0" w:color="auto"/>
            <w:left w:val="none" w:sz="0" w:space="0" w:color="auto"/>
            <w:bottom w:val="none" w:sz="0" w:space="0" w:color="auto"/>
            <w:right w:val="none" w:sz="0" w:space="0" w:color="auto"/>
          </w:divBdr>
        </w:div>
        <w:div w:id="933709334">
          <w:marLeft w:val="480"/>
          <w:marRight w:val="0"/>
          <w:marTop w:val="0"/>
          <w:marBottom w:val="0"/>
          <w:divBdr>
            <w:top w:val="none" w:sz="0" w:space="0" w:color="auto"/>
            <w:left w:val="none" w:sz="0" w:space="0" w:color="auto"/>
            <w:bottom w:val="none" w:sz="0" w:space="0" w:color="auto"/>
            <w:right w:val="none" w:sz="0" w:space="0" w:color="auto"/>
          </w:divBdr>
        </w:div>
        <w:div w:id="936718475">
          <w:marLeft w:val="480"/>
          <w:marRight w:val="0"/>
          <w:marTop w:val="0"/>
          <w:marBottom w:val="0"/>
          <w:divBdr>
            <w:top w:val="none" w:sz="0" w:space="0" w:color="auto"/>
            <w:left w:val="none" w:sz="0" w:space="0" w:color="auto"/>
            <w:bottom w:val="none" w:sz="0" w:space="0" w:color="auto"/>
            <w:right w:val="none" w:sz="0" w:space="0" w:color="auto"/>
          </w:divBdr>
        </w:div>
        <w:div w:id="956444895">
          <w:marLeft w:val="480"/>
          <w:marRight w:val="0"/>
          <w:marTop w:val="0"/>
          <w:marBottom w:val="0"/>
          <w:divBdr>
            <w:top w:val="none" w:sz="0" w:space="0" w:color="auto"/>
            <w:left w:val="none" w:sz="0" w:space="0" w:color="auto"/>
            <w:bottom w:val="none" w:sz="0" w:space="0" w:color="auto"/>
            <w:right w:val="none" w:sz="0" w:space="0" w:color="auto"/>
          </w:divBdr>
        </w:div>
        <w:div w:id="1029647962">
          <w:marLeft w:val="480"/>
          <w:marRight w:val="0"/>
          <w:marTop w:val="0"/>
          <w:marBottom w:val="0"/>
          <w:divBdr>
            <w:top w:val="none" w:sz="0" w:space="0" w:color="auto"/>
            <w:left w:val="none" w:sz="0" w:space="0" w:color="auto"/>
            <w:bottom w:val="none" w:sz="0" w:space="0" w:color="auto"/>
            <w:right w:val="none" w:sz="0" w:space="0" w:color="auto"/>
          </w:divBdr>
        </w:div>
        <w:div w:id="1048997447">
          <w:marLeft w:val="480"/>
          <w:marRight w:val="0"/>
          <w:marTop w:val="0"/>
          <w:marBottom w:val="0"/>
          <w:divBdr>
            <w:top w:val="none" w:sz="0" w:space="0" w:color="auto"/>
            <w:left w:val="none" w:sz="0" w:space="0" w:color="auto"/>
            <w:bottom w:val="none" w:sz="0" w:space="0" w:color="auto"/>
            <w:right w:val="none" w:sz="0" w:space="0" w:color="auto"/>
          </w:divBdr>
        </w:div>
        <w:div w:id="1063065503">
          <w:marLeft w:val="480"/>
          <w:marRight w:val="0"/>
          <w:marTop w:val="0"/>
          <w:marBottom w:val="0"/>
          <w:divBdr>
            <w:top w:val="none" w:sz="0" w:space="0" w:color="auto"/>
            <w:left w:val="none" w:sz="0" w:space="0" w:color="auto"/>
            <w:bottom w:val="none" w:sz="0" w:space="0" w:color="auto"/>
            <w:right w:val="none" w:sz="0" w:space="0" w:color="auto"/>
          </w:divBdr>
        </w:div>
        <w:div w:id="1066761264">
          <w:marLeft w:val="480"/>
          <w:marRight w:val="0"/>
          <w:marTop w:val="0"/>
          <w:marBottom w:val="0"/>
          <w:divBdr>
            <w:top w:val="none" w:sz="0" w:space="0" w:color="auto"/>
            <w:left w:val="none" w:sz="0" w:space="0" w:color="auto"/>
            <w:bottom w:val="none" w:sz="0" w:space="0" w:color="auto"/>
            <w:right w:val="none" w:sz="0" w:space="0" w:color="auto"/>
          </w:divBdr>
        </w:div>
        <w:div w:id="1084300571">
          <w:marLeft w:val="480"/>
          <w:marRight w:val="0"/>
          <w:marTop w:val="0"/>
          <w:marBottom w:val="0"/>
          <w:divBdr>
            <w:top w:val="none" w:sz="0" w:space="0" w:color="auto"/>
            <w:left w:val="none" w:sz="0" w:space="0" w:color="auto"/>
            <w:bottom w:val="none" w:sz="0" w:space="0" w:color="auto"/>
            <w:right w:val="none" w:sz="0" w:space="0" w:color="auto"/>
          </w:divBdr>
        </w:div>
        <w:div w:id="1090199129">
          <w:marLeft w:val="480"/>
          <w:marRight w:val="0"/>
          <w:marTop w:val="0"/>
          <w:marBottom w:val="0"/>
          <w:divBdr>
            <w:top w:val="none" w:sz="0" w:space="0" w:color="auto"/>
            <w:left w:val="none" w:sz="0" w:space="0" w:color="auto"/>
            <w:bottom w:val="none" w:sz="0" w:space="0" w:color="auto"/>
            <w:right w:val="none" w:sz="0" w:space="0" w:color="auto"/>
          </w:divBdr>
        </w:div>
        <w:div w:id="1111975690">
          <w:marLeft w:val="480"/>
          <w:marRight w:val="0"/>
          <w:marTop w:val="0"/>
          <w:marBottom w:val="0"/>
          <w:divBdr>
            <w:top w:val="none" w:sz="0" w:space="0" w:color="auto"/>
            <w:left w:val="none" w:sz="0" w:space="0" w:color="auto"/>
            <w:bottom w:val="none" w:sz="0" w:space="0" w:color="auto"/>
            <w:right w:val="none" w:sz="0" w:space="0" w:color="auto"/>
          </w:divBdr>
        </w:div>
        <w:div w:id="1139228730">
          <w:marLeft w:val="480"/>
          <w:marRight w:val="0"/>
          <w:marTop w:val="0"/>
          <w:marBottom w:val="0"/>
          <w:divBdr>
            <w:top w:val="none" w:sz="0" w:space="0" w:color="auto"/>
            <w:left w:val="none" w:sz="0" w:space="0" w:color="auto"/>
            <w:bottom w:val="none" w:sz="0" w:space="0" w:color="auto"/>
            <w:right w:val="none" w:sz="0" w:space="0" w:color="auto"/>
          </w:divBdr>
        </w:div>
        <w:div w:id="1203594910">
          <w:marLeft w:val="480"/>
          <w:marRight w:val="0"/>
          <w:marTop w:val="0"/>
          <w:marBottom w:val="0"/>
          <w:divBdr>
            <w:top w:val="none" w:sz="0" w:space="0" w:color="auto"/>
            <w:left w:val="none" w:sz="0" w:space="0" w:color="auto"/>
            <w:bottom w:val="none" w:sz="0" w:space="0" w:color="auto"/>
            <w:right w:val="none" w:sz="0" w:space="0" w:color="auto"/>
          </w:divBdr>
        </w:div>
        <w:div w:id="1207060285">
          <w:marLeft w:val="480"/>
          <w:marRight w:val="0"/>
          <w:marTop w:val="0"/>
          <w:marBottom w:val="0"/>
          <w:divBdr>
            <w:top w:val="none" w:sz="0" w:space="0" w:color="auto"/>
            <w:left w:val="none" w:sz="0" w:space="0" w:color="auto"/>
            <w:bottom w:val="none" w:sz="0" w:space="0" w:color="auto"/>
            <w:right w:val="none" w:sz="0" w:space="0" w:color="auto"/>
          </w:divBdr>
        </w:div>
        <w:div w:id="1211304779">
          <w:marLeft w:val="480"/>
          <w:marRight w:val="0"/>
          <w:marTop w:val="0"/>
          <w:marBottom w:val="0"/>
          <w:divBdr>
            <w:top w:val="none" w:sz="0" w:space="0" w:color="auto"/>
            <w:left w:val="none" w:sz="0" w:space="0" w:color="auto"/>
            <w:bottom w:val="none" w:sz="0" w:space="0" w:color="auto"/>
            <w:right w:val="none" w:sz="0" w:space="0" w:color="auto"/>
          </w:divBdr>
        </w:div>
        <w:div w:id="1297836046">
          <w:marLeft w:val="480"/>
          <w:marRight w:val="0"/>
          <w:marTop w:val="0"/>
          <w:marBottom w:val="0"/>
          <w:divBdr>
            <w:top w:val="none" w:sz="0" w:space="0" w:color="auto"/>
            <w:left w:val="none" w:sz="0" w:space="0" w:color="auto"/>
            <w:bottom w:val="none" w:sz="0" w:space="0" w:color="auto"/>
            <w:right w:val="none" w:sz="0" w:space="0" w:color="auto"/>
          </w:divBdr>
        </w:div>
        <w:div w:id="1355305542">
          <w:marLeft w:val="480"/>
          <w:marRight w:val="0"/>
          <w:marTop w:val="0"/>
          <w:marBottom w:val="0"/>
          <w:divBdr>
            <w:top w:val="none" w:sz="0" w:space="0" w:color="auto"/>
            <w:left w:val="none" w:sz="0" w:space="0" w:color="auto"/>
            <w:bottom w:val="none" w:sz="0" w:space="0" w:color="auto"/>
            <w:right w:val="none" w:sz="0" w:space="0" w:color="auto"/>
          </w:divBdr>
        </w:div>
        <w:div w:id="1384908643">
          <w:marLeft w:val="480"/>
          <w:marRight w:val="0"/>
          <w:marTop w:val="0"/>
          <w:marBottom w:val="0"/>
          <w:divBdr>
            <w:top w:val="none" w:sz="0" w:space="0" w:color="auto"/>
            <w:left w:val="none" w:sz="0" w:space="0" w:color="auto"/>
            <w:bottom w:val="none" w:sz="0" w:space="0" w:color="auto"/>
            <w:right w:val="none" w:sz="0" w:space="0" w:color="auto"/>
          </w:divBdr>
        </w:div>
        <w:div w:id="1672171950">
          <w:marLeft w:val="480"/>
          <w:marRight w:val="0"/>
          <w:marTop w:val="0"/>
          <w:marBottom w:val="0"/>
          <w:divBdr>
            <w:top w:val="none" w:sz="0" w:space="0" w:color="auto"/>
            <w:left w:val="none" w:sz="0" w:space="0" w:color="auto"/>
            <w:bottom w:val="none" w:sz="0" w:space="0" w:color="auto"/>
            <w:right w:val="none" w:sz="0" w:space="0" w:color="auto"/>
          </w:divBdr>
        </w:div>
        <w:div w:id="1732583961">
          <w:marLeft w:val="480"/>
          <w:marRight w:val="0"/>
          <w:marTop w:val="0"/>
          <w:marBottom w:val="0"/>
          <w:divBdr>
            <w:top w:val="none" w:sz="0" w:space="0" w:color="auto"/>
            <w:left w:val="none" w:sz="0" w:space="0" w:color="auto"/>
            <w:bottom w:val="none" w:sz="0" w:space="0" w:color="auto"/>
            <w:right w:val="none" w:sz="0" w:space="0" w:color="auto"/>
          </w:divBdr>
        </w:div>
        <w:div w:id="1753119651">
          <w:marLeft w:val="480"/>
          <w:marRight w:val="0"/>
          <w:marTop w:val="0"/>
          <w:marBottom w:val="0"/>
          <w:divBdr>
            <w:top w:val="none" w:sz="0" w:space="0" w:color="auto"/>
            <w:left w:val="none" w:sz="0" w:space="0" w:color="auto"/>
            <w:bottom w:val="none" w:sz="0" w:space="0" w:color="auto"/>
            <w:right w:val="none" w:sz="0" w:space="0" w:color="auto"/>
          </w:divBdr>
        </w:div>
      </w:divsChild>
    </w:div>
    <w:div w:id="1135877772">
      <w:marLeft w:val="640"/>
      <w:marRight w:val="0"/>
      <w:marTop w:val="0"/>
      <w:marBottom w:val="0"/>
      <w:divBdr>
        <w:top w:val="none" w:sz="0" w:space="0" w:color="auto"/>
        <w:left w:val="none" w:sz="0" w:space="0" w:color="auto"/>
        <w:bottom w:val="none" w:sz="0" w:space="0" w:color="auto"/>
        <w:right w:val="none" w:sz="0" w:space="0" w:color="auto"/>
      </w:divBdr>
    </w:div>
    <w:div w:id="1135953739">
      <w:marLeft w:val="640"/>
      <w:marRight w:val="0"/>
      <w:marTop w:val="0"/>
      <w:marBottom w:val="0"/>
      <w:divBdr>
        <w:top w:val="none" w:sz="0" w:space="0" w:color="auto"/>
        <w:left w:val="none" w:sz="0" w:space="0" w:color="auto"/>
        <w:bottom w:val="none" w:sz="0" w:space="0" w:color="auto"/>
        <w:right w:val="none" w:sz="0" w:space="0" w:color="auto"/>
      </w:divBdr>
    </w:div>
    <w:div w:id="1136071249">
      <w:marLeft w:val="640"/>
      <w:marRight w:val="0"/>
      <w:marTop w:val="0"/>
      <w:marBottom w:val="0"/>
      <w:divBdr>
        <w:top w:val="none" w:sz="0" w:space="0" w:color="auto"/>
        <w:left w:val="none" w:sz="0" w:space="0" w:color="auto"/>
        <w:bottom w:val="none" w:sz="0" w:space="0" w:color="auto"/>
        <w:right w:val="none" w:sz="0" w:space="0" w:color="auto"/>
      </w:divBdr>
    </w:div>
    <w:div w:id="1136336376">
      <w:marLeft w:val="640"/>
      <w:marRight w:val="0"/>
      <w:marTop w:val="0"/>
      <w:marBottom w:val="0"/>
      <w:divBdr>
        <w:top w:val="none" w:sz="0" w:space="0" w:color="auto"/>
        <w:left w:val="none" w:sz="0" w:space="0" w:color="auto"/>
        <w:bottom w:val="none" w:sz="0" w:space="0" w:color="auto"/>
        <w:right w:val="none" w:sz="0" w:space="0" w:color="auto"/>
      </w:divBdr>
    </w:div>
    <w:div w:id="1136408847">
      <w:marLeft w:val="640"/>
      <w:marRight w:val="0"/>
      <w:marTop w:val="0"/>
      <w:marBottom w:val="0"/>
      <w:divBdr>
        <w:top w:val="none" w:sz="0" w:space="0" w:color="auto"/>
        <w:left w:val="none" w:sz="0" w:space="0" w:color="auto"/>
        <w:bottom w:val="none" w:sz="0" w:space="0" w:color="auto"/>
        <w:right w:val="none" w:sz="0" w:space="0" w:color="auto"/>
      </w:divBdr>
    </w:div>
    <w:div w:id="1136488883">
      <w:marLeft w:val="640"/>
      <w:marRight w:val="0"/>
      <w:marTop w:val="0"/>
      <w:marBottom w:val="0"/>
      <w:divBdr>
        <w:top w:val="none" w:sz="0" w:space="0" w:color="auto"/>
        <w:left w:val="none" w:sz="0" w:space="0" w:color="auto"/>
        <w:bottom w:val="none" w:sz="0" w:space="0" w:color="auto"/>
        <w:right w:val="none" w:sz="0" w:space="0" w:color="auto"/>
      </w:divBdr>
    </w:div>
    <w:div w:id="1136532050">
      <w:marLeft w:val="640"/>
      <w:marRight w:val="0"/>
      <w:marTop w:val="0"/>
      <w:marBottom w:val="0"/>
      <w:divBdr>
        <w:top w:val="none" w:sz="0" w:space="0" w:color="auto"/>
        <w:left w:val="none" w:sz="0" w:space="0" w:color="auto"/>
        <w:bottom w:val="none" w:sz="0" w:space="0" w:color="auto"/>
        <w:right w:val="none" w:sz="0" w:space="0" w:color="auto"/>
      </w:divBdr>
    </w:div>
    <w:div w:id="1136606331">
      <w:marLeft w:val="640"/>
      <w:marRight w:val="0"/>
      <w:marTop w:val="0"/>
      <w:marBottom w:val="0"/>
      <w:divBdr>
        <w:top w:val="none" w:sz="0" w:space="0" w:color="auto"/>
        <w:left w:val="none" w:sz="0" w:space="0" w:color="auto"/>
        <w:bottom w:val="none" w:sz="0" w:space="0" w:color="auto"/>
        <w:right w:val="none" w:sz="0" w:space="0" w:color="auto"/>
      </w:divBdr>
    </w:div>
    <w:div w:id="1136609594">
      <w:marLeft w:val="640"/>
      <w:marRight w:val="0"/>
      <w:marTop w:val="0"/>
      <w:marBottom w:val="0"/>
      <w:divBdr>
        <w:top w:val="none" w:sz="0" w:space="0" w:color="auto"/>
        <w:left w:val="none" w:sz="0" w:space="0" w:color="auto"/>
        <w:bottom w:val="none" w:sz="0" w:space="0" w:color="auto"/>
        <w:right w:val="none" w:sz="0" w:space="0" w:color="auto"/>
      </w:divBdr>
    </w:div>
    <w:div w:id="1136676266">
      <w:marLeft w:val="640"/>
      <w:marRight w:val="0"/>
      <w:marTop w:val="0"/>
      <w:marBottom w:val="0"/>
      <w:divBdr>
        <w:top w:val="none" w:sz="0" w:space="0" w:color="auto"/>
        <w:left w:val="none" w:sz="0" w:space="0" w:color="auto"/>
        <w:bottom w:val="none" w:sz="0" w:space="0" w:color="auto"/>
        <w:right w:val="none" w:sz="0" w:space="0" w:color="auto"/>
      </w:divBdr>
    </w:div>
    <w:div w:id="1136803598">
      <w:marLeft w:val="640"/>
      <w:marRight w:val="0"/>
      <w:marTop w:val="0"/>
      <w:marBottom w:val="0"/>
      <w:divBdr>
        <w:top w:val="none" w:sz="0" w:space="0" w:color="auto"/>
        <w:left w:val="none" w:sz="0" w:space="0" w:color="auto"/>
        <w:bottom w:val="none" w:sz="0" w:space="0" w:color="auto"/>
        <w:right w:val="none" w:sz="0" w:space="0" w:color="auto"/>
      </w:divBdr>
    </w:div>
    <w:div w:id="1136869379">
      <w:marLeft w:val="640"/>
      <w:marRight w:val="0"/>
      <w:marTop w:val="0"/>
      <w:marBottom w:val="0"/>
      <w:divBdr>
        <w:top w:val="none" w:sz="0" w:space="0" w:color="auto"/>
        <w:left w:val="none" w:sz="0" w:space="0" w:color="auto"/>
        <w:bottom w:val="none" w:sz="0" w:space="0" w:color="auto"/>
        <w:right w:val="none" w:sz="0" w:space="0" w:color="auto"/>
      </w:divBdr>
    </w:div>
    <w:div w:id="1136870913">
      <w:marLeft w:val="640"/>
      <w:marRight w:val="0"/>
      <w:marTop w:val="0"/>
      <w:marBottom w:val="0"/>
      <w:divBdr>
        <w:top w:val="none" w:sz="0" w:space="0" w:color="auto"/>
        <w:left w:val="none" w:sz="0" w:space="0" w:color="auto"/>
        <w:bottom w:val="none" w:sz="0" w:space="0" w:color="auto"/>
        <w:right w:val="none" w:sz="0" w:space="0" w:color="auto"/>
      </w:divBdr>
    </w:div>
    <w:div w:id="1136949328">
      <w:marLeft w:val="640"/>
      <w:marRight w:val="0"/>
      <w:marTop w:val="0"/>
      <w:marBottom w:val="0"/>
      <w:divBdr>
        <w:top w:val="none" w:sz="0" w:space="0" w:color="auto"/>
        <w:left w:val="none" w:sz="0" w:space="0" w:color="auto"/>
        <w:bottom w:val="none" w:sz="0" w:space="0" w:color="auto"/>
        <w:right w:val="none" w:sz="0" w:space="0" w:color="auto"/>
      </w:divBdr>
    </w:div>
    <w:div w:id="1137182293">
      <w:marLeft w:val="640"/>
      <w:marRight w:val="0"/>
      <w:marTop w:val="0"/>
      <w:marBottom w:val="0"/>
      <w:divBdr>
        <w:top w:val="none" w:sz="0" w:space="0" w:color="auto"/>
        <w:left w:val="none" w:sz="0" w:space="0" w:color="auto"/>
        <w:bottom w:val="none" w:sz="0" w:space="0" w:color="auto"/>
        <w:right w:val="none" w:sz="0" w:space="0" w:color="auto"/>
      </w:divBdr>
    </w:div>
    <w:div w:id="1137186207">
      <w:marLeft w:val="640"/>
      <w:marRight w:val="0"/>
      <w:marTop w:val="0"/>
      <w:marBottom w:val="0"/>
      <w:divBdr>
        <w:top w:val="none" w:sz="0" w:space="0" w:color="auto"/>
        <w:left w:val="none" w:sz="0" w:space="0" w:color="auto"/>
        <w:bottom w:val="none" w:sz="0" w:space="0" w:color="auto"/>
        <w:right w:val="none" w:sz="0" w:space="0" w:color="auto"/>
      </w:divBdr>
    </w:div>
    <w:div w:id="1137187758">
      <w:marLeft w:val="640"/>
      <w:marRight w:val="0"/>
      <w:marTop w:val="0"/>
      <w:marBottom w:val="0"/>
      <w:divBdr>
        <w:top w:val="none" w:sz="0" w:space="0" w:color="auto"/>
        <w:left w:val="none" w:sz="0" w:space="0" w:color="auto"/>
        <w:bottom w:val="none" w:sz="0" w:space="0" w:color="auto"/>
        <w:right w:val="none" w:sz="0" w:space="0" w:color="auto"/>
      </w:divBdr>
    </w:div>
    <w:div w:id="1137189582">
      <w:marLeft w:val="640"/>
      <w:marRight w:val="0"/>
      <w:marTop w:val="0"/>
      <w:marBottom w:val="0"/>
      <w:divBdr>
        <w:top w:val="none" w:sz="0" w:space="0" w:color="auto"/>
        <w:left w:val="none" w:sz="0" w:space="0" w:color="auto"/>
        <w:bottom w:val="none" w:sz="0" w:space="0" w:color="auto"/>
        <w:right w:val="none" w:sz="0" w:space="0" w:color="auto"/>
      </w:divBdr>
    </w:div>
    <w:div w:id="1137255973">
      <w:marLeft w:val="640"/>
      <w:marRight w:val="0"/>
      <w:marTop w:val="0"/>
      <w:marBottom w:val="0"/>
      <w:divBdr>
        <w:top w:val="none" w:sz="0" w:space="0" w:color="auto"/>
        <w:left w:val="none" w:sz="0" w:space="0" w:color="auto"/>
        <w:bottom w:val="none" w:sz="0" w:space="0" w:color="auto"/>
        <w:right w:val="none" w:sz="0" w:space="0" w:color="auto"/>
      </w:divBdr>
    </w:div>
    <w:div w:id="1137256667">
      <w:marLeft w:val="640"/>
      <w:marRight w:val="0"/>
      <w:marTop w:val="0"/>
      <w:marBottom w:val="0"/>
      <w:divBdr>
        <w:top w:val="none" w:sz="0" w:space="0" w:color="auto"/>
        <w:left w:val="none" w:sz="0" w:space="0" w:color="auto"/>
        <w:bottom w:val="none" w:sz="0" w:space="0" w:color="auto"/>
        <w:right w:val="none" w:sz="0" w:space="0" w:color="auto"/>
      </w:divBdr>
    </w:div>
    <w:div w:id="1137262297">
      <w:marLeft w:val="640"/>
      <w:marRight w:val="0"/>
      <w:marTop w:val="0"/>
      <w:marBottom w:val="0"/>
      <w:divBdr>
        <w:top w:val="none" w:sz="0" w:space="0" w:color="auto"/>
        <w:left w:val="none" w:sz="0" w:space="0" w:color="auto"/>
        <w:bottom w:val="none" w:sz="0" w:space="0" w:color="auto"/>
        <w:right w:val="none" w:sz="0" w:space="0" w:color="auto"/>
      </w:divBdr>
    </w:div>
    <w:div w:id="1137262904">
      <w:marLeft w:val="640"/>
      <w:marRight w:val="0"/>
      <w:marTop w:val="0"/>
      <w:marBottom w:val="0"/>
      <w:divBdr>
        <w:top w:val="none" w:sz="0" w:space="0" w:color="auto"/>
        <w:left w:val="none" w:sz="0" w:space="0" w:color="auto"/>
        <w:bottom w:val="none" w:sz="0" w:space="0" w:color="auto"/>
        <w:right w:val="none" w:sz="0" w:space="0" w:color="auto"/>
      </w:divBdr>
    </w:div>
    <w:div w:id="1137408356">
      <w:marLeft w:val="640"/>
      <w:marRight w:val="0"/>
      <w:marTop w:val="0"/>
      <w:marBottom w:val="0"/>
      <w:divBdr>
        <w:top w:val="none" w:sz="0" w:space="0" w:color="auto"/>
        <w:left w:val="none" w:sz="0" w:space="0" w:color="auto"/>
        <w:bottom w:val="none" w:sz="0" w:space="0" w:color="auto"/>
        <w:right w:val="none" w:sz="0" w:space="0" w:color="auto"/>
      </w:divBdr>
    </w:div>
    <w:div w:id="1137453736">
      <w:marLeft w:val="640"/>
      <w:marRight w:val="0"/>
      <w:marTop w:val="0"/>
      <w:marBottom w:val="0"/>
      <w:divBdr>
        <w:top w:val="none" w:sz="0" w:space="0" w:color="auto"/>
        <w:left w:val="none" w:sz="0" w:space="0" w:color="auto"/>
        <w:bottom w:val="none" w:sz="0" w:space="0" w:color="auto"/>
        <w:right w:val="none" w:sz="0" w:space="0" w:color="auto"/>
      </w:divBdr>
    </w:div>
    <w:div w:id="1137525322">
      <w:marLeft w:val="640"/>
      <w:marRight w:val="0"/>
      <w:marTop w:val="0"/>
      <w:marBottom w:val="0"/>
      <w:divBdr>
        <w:top w:val="none" w:sz="0" w:space="0" w:color="auto"/>
        <w:left w:val="none" w:sz="0" w:space="0" w:color="auto"/>
        <w:bottom w:val="none" w:sz="0" w:space="0" w:color="auto"/>
        <w:right w:val="none" w:sz="0" w:space="0" w:color="auto"/>
      </w:divBdr>
    </w:div>
    <w:div w:id="1137576679">
      <w:marLeft w:val="640"/>
      <w:marRight w:val="0"/>
      <w:marTop w:val="0"/>
      <w:marBottom w:val="0"/>
      <w:divBdr>
        <w:top w:val="none" w:sz="0" w:space="0" w:color="auto"/>
        <w:left w:val="none" w:sz="0" w:space="0" w:color="auto"/>
        <w:bottom w:val="none" w:sz="0" w:space="0" w:color="auto"/>
        <w:right w:val="none" w:sz="0" w:space="0" w:color="auto"/>
      </w:divBdr>
    </w:div>
    <w:div w:id="1137721912">
      <w:marLeft w:val="640"/>
      <w:marRight w:val="0"/>
      <w:marTop w:val="0"/>
      <w:marBottom w:val="0"/>
      <w:divBdr>
        <w:top w:val="none" w:sz="0" w:space="0" w:color="auto"/>
        <w:left w:val="none" w:sz="0" w:space="0" w:color="auto"/>
        <w:bottom w:val="none" w:sz="0" w:space="0" w:color="auto"/>
        <w:right w:val="none" w:sz="0" w:space="0" w:color="auto"/>
      </w:divBdr>
    </w:div>
    <w:div w:id="1137725093">
      <w:marLeft w:val="640"/>
      <w:marRight w:val="0"/>
      <w:marTop w:val="0"/>
      <w:marBottom w:val="0"/>
      <w:divBdr>
        <w:top w:val="none" w:sz="0" w:space="0" w:color="auto"/>
        <w:left w:val="none" w:sz="0" w:space="0" w:color="auto"/>
        <w:bottom w:val="none" w:sz="0" w:space="0" w:color="auto"/>
        <w:right w:val="none" w:sz="0" w:space="0" w:color="auto"/>
      </w:divBdr>
    </w:div>
    <w:div w:id="1137795406">
      <w:marLeft w:val="640"/>
      <w:marRight w:val="0"/>
      <w:marTop w:val="0"/>
      <w:marBottom w:val="0"/>
      <w:divBdr>
        <w:top w:val="none" w:sz="0" w:space="0" w:color="auto"/>
        <w:left w:val="none" w:sz="0" w:space="0" w:color="auto"/>
        <w:bottom w:val="none" w:sz="0" w:space="0" w:color="auto"/>
        <w:right w:val="none" w:sz="0" w:space="0" w:color="auto"/>
      </w:divBdr>
    </w:div>
    <w:div w:id="1137839965">
      <w:marLeft w:val="640"/>
      <w:marRight w:val="0"/>
      <w:marTop w:val="0"/>
      <w:marBottom w:val="0"/>
      <w:divBdr>
        <w:top w:val="none" w:sz="0" w:space="0" w:color="auto"/>
        <w:left w:val="none" w:sz="0" w:space="0" w:color="auto"/>
        <w:bottom w:val="none" w:sz="0" w:space="0" w:color="auto"/>
        <w:right w:val="none" w:sz="0" w:space="0" w:color="auto"/>
      </w:divBdr>
    </w:div>
    <w:div w:id="1137840558">
      <w:marLeft w:val="640"/>
      <w:marRight w:val="0"/>
      <w:marTop w:val="0"/>
      <w:marBottom w:val="0"/>
      <w:divBdr>
        <w:top w:val="none" w:sz="0" w:space="0" w:color="auto"/>
        <w:left w:val="none" w:sz="0" w:space="0" w:color="auto"/>
        <w:bottom w:val="none" w:sz="0" w:space="0" w:color="auto"/>
        <w:right w:val="none" w:sz="0" w:space="0" w:color="auto"/>
      </w:divBdr>
    </w:div>
    <w:div w:id="1137844113">
      <w:marLeft w:val="640"/>
      <w:marRight w:val="0"/>
      <w:marTop w:val="0"/>
      <w:marBottom w:val="0"/>
      <w:divBdr>
        <w:top w:val="none" w:sz="0" w:space="0" w:color="auto"/>
        <w:left w:val="none" w:sz="0" w:space="0" w:color="auto"/>
        <w:bottom w:val="none" w:sz="0" w:space="0" w:color="auto"/>
        <w:right w:val="none" w:sz="0" w:space="0" w:color="auto"/>
      </w:divBdr>
    </w:div>
    <w:div w:id="1137916631">
      <w:marLeft w:val="640"/>
      <w:marRight w:val="0"/>
      <w:marTop w:val="0"/>
      <w:marBottom w:val="0"/>
      <w:divBdr>
        <w:top w:val="none" w:sz="0" w:space="0" w:color="auto"/>
        <w:left w:val="none" w:sz="0" w:space="0" w:color="auto"/>
        <w:bottom w:val="none" w:sz="0" w:space="0" w:color="auto"/>
        <w:right w:val="none" w:sz="0" w:space="0" w:color="auto"/>
      </w:divBdr>
    </w:div>
    <w:div w:id="1137919047">
      <w:marLeft w:val="640"/>
      <w:marRight w:val="0"/>
      <w:marTop w:val="0"/>
      <w:marBottom w:val="0"/>
      <w:divBdr>
        <w:top w:val="none" w:sz="0" w:space="0" w:color="auto"/>
        <w:left w:val="none" w:sz="0" w:space="0" w:color="auto"/>
        <w:bottom w:val="none" w:sz="0" w:space="0" w:color="auto"/>
        <w:right w:val="none" w:sz="0" w:space="0" w:color="auto"/>
      </w:divBdr>
    </w:div>
    <w:div w:id="1137986872">
      <w:marLeft w:val="640"/>
      <w:marRight w:val="0"/>
      <w:marTop w:val="0"/>
      <w:marBottom w:val="0"/>
      <w:divBdr>
        <w:top w:val="none" w:sz="0" w:space="0" w:color="auto"/>
        <w:left w:val="none" w:sz="0" w:space="0" w:color="auto"/>
        <w:bottom w:val="none" w:sz="0" w:space="0" w:color="auto"/>
        <w:right w:val="none" w:sz="0" w:space="0" w:color="auto"/>
      </w:divBdr>
    </w:div>
    <w:div w:id="1137988846">
      <w:marLeft w:val="640"/>
      <w:marRight w:val="0"/>
      <w:marTop w:val="0"/>
      <w:marBottom w:val="0"/>
      <w:divBdr>
        <w:top w:val="none" w:sz="0" w:space="0" w:color="auto"/>
        <w:left w:val="none" w:sz="0" w:space="0" w:color="auto"/>
        <w:bottom w:val="none" w:sz="0" w:space="0" w:color="auto"/>
        <w:right w:val="none" w:sz="0" w:space="0" w:color="auto"/>
      </w:divBdr>
    </w:div>
    <w:div w:id="1137995277">
      <w:marLeft w:val="640"/>
      <w:marRight w:val="0"/>
      <w:marTop w:val="0"/>
      <w:marBottom w:val="0"/>
      <w:divBdr>
        <w:top w:val="none" w:sz="0" w:space="0" w:color="auto"/>
        <w:left w:val="none" w:sz="0" w:space="0" w:color="auto"/>
        <w:bottom w:val="none" w:sz="0" w:space="0" w:color="auto"/>
        <w:right w:val="none" w:sz="0" w:space="0" w:color="auto"/>
      </w:divBdr>
    </w:div>
    <w:div w:id="1138112562">
      <w:marLeft w:val="640"/>
      <w:marRight w:val="0"/>
      <w:marTop w:val="0"/>
      <w:marBottom w:val="0"/>
      <w:divBdr>
        <w:top w:val="none" w:sz="0" w:space="0" w:color="auto"/>
        <w:left w:val="none" w:sz="0" w:space="0" w:color="auto"/>
        <w:bottom w:val="none" w:sz="0" w:space="0" w:color="auto"/>
        <w:right w:val="none" w:sz="0" w:space="0" w:color="auto"/>
      </w:divBdr>
    </w:div>
    <w:div w:id="1138376370">
      <w:marLeft w:val="640"/>
      <w:marRight w:val="0"/>
      <w:marTop w:val="0"/>
      <w:marBottom w:val="0"/>
      <w:divBdr>
        <w:top w:val="none" w:sz="0" w:space="0" w:color="auto"/>
        <w:left w:val="none" w:sz="0" w:space="0" w:color="auto"/>
        <w:bottom w:val="none" w:sz="0" w:space="0" w:color="auto"/>
        <w:right w:val="none" w:sz="0" w:space="0" w:color="auto"/>
      </w:divBdr>
    </w:div>
    <w:div w:id="1138380305">
      <w:marLeft w:val="640"/>
      <w:marRight w:val="0"/>
      <w:marTop w:val="0"/>
      <w:marBottom w:val="0"/>
      <w:divBdr>
        <w:top w:val="none" w:sz="0" w:space="0" w:color="auto"/>
        <w:left w:val="none" w:sz="0" w:space="0" w:color="auto"/>
        <w:bottom w:val="none" w:sz="0" w:space="0" w:color="auto"/>
        <w:right w:val="none" w:sz="0" w:space="0" w:color="auto"/>
      </w:divBdr>
    </w:div>
    <w:div w:id="1138450531">
      <w:marLeft w:val="640"/>
      <w:marRight w:val="0"/>
      <w:marTop w:val="0"/>
      <w:marBottom w:val="0"/>
      <w:divBdr>
        <w:top w:val="none" w:sz="0" w:space="0" w:color="auto"/>
        <w:left w:val="none" w:sz="0" w:space="0" w:color="auto"/>
        <w:bottom w:val="none" w:sz="0" w:space="0" w:color="auto"/>
        <w:right w:val="none" w:sz="0" w:space="0" w:color="auto"/>
      </w:divBdr>
    </w:div>
    <w:div w:id="1138453597">
      <w:marLeft w:val="640"/>
      <w:marRight w:val="0"/>
      <w:marTop w:val="0"/>
      <w:marBottom w:val="0"/>
      <w:divBdr>
        <w:top w:val="none" w:sz="0" w:space="0" w:color="auto"/>
        <w:left w:val="none" w:sz="0" w:space="0" w:color="auto"/>
        <w:bottom w:val="none" w:sz="0" w:space="0" w:color="auto"/>
        <w:right w:val="none" w:sz="0" w:space="0" w:color="auto"/>
      </w:divBdr>
    </w:div>
    <w:div w:id="1138455056">
      <w:marLeft w:val="640"/>
      <w:marRight w:val="0"/>
      <w:marTop w:val="0"/>
      <w:marBottom w:val="0"/>
      <w:divBdr>
        <w:top w:val="none" w:sz="0" w:space="0" w:color="auto"/>
        <w:left w:val="none" w:sz="0" w:space="0" w:color="auto"/>
        <w:bottom w:val="none" w:sz="0" w:space="0" w:color="auto"/>
        <w:right w:val="none" w:sz="0" w:space="0" w:color="auto"/>
      </w:divBdr>
    </w:div>
    <w:div w:id="1138457408">
      <w:marLeft w:val="640"/>
      <w:marRight w:val="0"/>
      <w:marTop w:val="0"/>
      <w:marBottom w:val="0"/>
      <w:divBdr>
        <w:top w:val="none" w:sz="0" w:space="0" w:color="auto"/>
        <w:left w:val="none" w:sz="0" w:space="0" w:color="auto"/>
        <w:bottom w:val="none" w:sz="0" w:space="0" w:color="auto"/>
        <w:right w:val="none" w:sz="0" w:space="0" w:color="auto"/>
      </w:divBdr>
    </w:div>
    <w:div w:id="1138458029">
      <w:marLeft w:val="640"/>
      <w:marRight w:val="0"/>
      <w:marTop w:val="0"/>
      <w:marBottom w:val="0"/>
      <w:divBdr>
        <w:top w:val="none" w:sz="0" w:space="0" w:color="auto"/>
        <w:left w:val="none" w:sz="0" w:space="0" w:color="auto"/>
        <w:bottom w:val="none" w:sz="0" w:space="0" w:color="auto"/>
        <w:right w:val="none" w:sz="0" w:space="0" w:color="auto"/>
      </w:divBdr>
    </w:div>
    <w:div w:id="1138570270">
      <w:marLeft w:val="640"/>
      <w:marRight w:val="0"/>
      <w:marTop w:val="0"/>
      <w:marBottom w:val="0"/>
      <w:divBdr>
        <w:top w:val="none" w:sz="0" w:space="0" w:color="auto"/>
        <w:left w:val="none" w:sz="0" w:space="0" w:color="auto"/>
        <w:bottom w:val="none" w:sz="0" w:space="0" w:color="auto"/>
        <w:right w:val="none" w:sz="0" w:space="0" w:color="auto"/>
      </w:divBdr>
    </w:div>
    <w:div w:id="1138650755">
      <w:marLeft w:val="640"/>
      <w:marRight w:val="0"/>
      <w:marTop w:val="0"/>
      <w:marBottom w:val="0"/>
      <w:divBdr>
        <w:top w:val="none" w:sz="0" w:space="0" w:color="auto"/>
        <w:left w:val="none" w:sz="0" w:space="0" w:color="auto"/>
        <w:bottom w:val="none" w:sz="0" w:space="0" w:color="auto"/>
        <w:right w:val="none" w:sz="0" w:space="0" w:color="auto"/>
      </w:divBdr>
    </w:div>
    <w:div w:id="1138765790">
      <w:marLeft w:val="640"/>
      <w:marRight w:val="0"/>
      <w:marTop w:val="0"/>
      <w:marBottom w:val="0"/>
      <w:divBdr>
        <w:top w:val="none" w:sz="0" w:space="0" w:color="auto"/>
        <w:left w:val="none" w:sz="0" w:space="0" w:color="auto"/>
        <w:bottom w:val="none" w:sz="0" w:space="0" w:color="auto"/>
        <w:right w:val="none" w:sz="0" w:space="0" w:color="auto"/>
      </w:divBdr>
    </w:div>
    <w:div w:id="1138835384">
      <w:marLeft w:val="640"/>
      <w:marRight w:val="0"/>
      <w:marTop w:val="0"/>
      <w:marBottom w:val="0"/>
      <w:divBdr>
        <w:top w:val="none" w:sz="0" w:space="0" w:color="auto"/>
        <w:left w:val="none" w:sz="0" w:space="0" w:color="auto"/>
        <w:bottom w:val="none" w:sz="0" w:space="0" w:color="auto"/>
        <w:right w:val="none" w:sz="0" w:space="0" w:color="auto"/>
      </w:divBdr>
    </w:div>
    <w:div w:id="1138839905">
      <w:marLeft w:val="640"/>
      <w:marRight w:val="0"/>
      <w:marTop w:val="0"/>
      <w:marBottom w:val="0"/>
      <w:divBdr>
        <w:top w:val="none" w:sz="0" w:space="0" w:color="auto"/>
        <w:left w:val="none" w:sz="0" w:space="0" w:color="auto"/>
        <w:bottom w:val="none" w:sz="0" w:space="0" w:color="auto"/>
        <w:right w:val="none" w:sz="0" w:space="0" w:color="auto"/>
      </w:divBdr>
    </w:div>
    <w:div w:id="1138841024">
      <w:marLeft w:val="640"/>
      <w:marRight w:val="0"/>
      <w:marTop w:val="0"/>
      <w:marBottom w:val="0"/>
      <w:divBdr>
        <w:top w:val="none" w:sz="0" w:space="0" w:color="auto"/>
        <w:left w:val="none" w:sz="0" w:space="0" w:color="auto"/>
        <w:bottom w:val="none" w:sz="0" w:space="0" w:color="auto"/>
        <w:right w:val="none" w:sz="0" w:space="0" w:color="auto"/>
      </w:divBdr>
    </w:div>
    <w:div w:id="1138884821">
      <w:marLeft w:val="640"/>
      <w:marRight w:val="0"/>
      <w:marTop w:val="0"/>
      <w:marBottom w:val="0"/>
      <w:divBdr>
        <w:top w:val="none" w:sz="0" w:space="0" w:color="auto"/>
        <w:left w:val="none" w:sz="0" w:space="0" w:color="auto"/>
        <w:bottom w:val="none" w:sz="0" w:space="0" w:color="auto"/>
        <w:right w:val="none" w:sz="0" w:space="0" w:color="auto"/>
      </w:divBdr>
    </w:div>
    <w:div w:id="1138961726">
      <w:marLeft w:val="640"/>
      <w:marRight w:val="0"/>
      <w:marTop w:val="0"/>
      <w:marBottom w:val="0"/>
      <w:divBdr>
        <w:top w:val="none" w:sz="0" w:space="0" w:color="auto"/>
        <w:left w:val="none" w:sz="0" w:space="0" w:color="auto"/>
        <w:bottom w:val="none" w:sz="0" w:space="0" w:color="auto"/>
        <w:right w:val="none" w:sz="0" w:space="0" w:color="auto"/>
      </w:divBdr>
    </w:div>
    <w:div w:id="1139035237">
      <w:marLeft w:val="640"/>
      <w:marRight w:val="0"/>
      <w:marTop w:val="0"/>
      <w:marBottom w:val="0"/>
      <w:divBdr>
        <w:top w:val="none" w:sz="0" w:space="0" w:color="auto"/>
        <w:left w:val="none" w:sz="0" w:space="0" w:color="auto"/>
        <w:bottom w:val="none" w:sz="0" w:space="0" w:color="auto"/>
        <w:right w:val="none" w:sz="0" w:space="0" w:color="auto"/>
      </w:divBdr>
    </w:div>
    <w:div w:id="1139110979">
      <w:marLeft w:val="640"/>
      <w:marRight w:val="0"/>
      <w:marTop w:val="0"/>
      <w:marBottom w:val="0"/>
      <w:divBdr>
        <w:top w:val="none" w:sz="0" w:space="0" w:color="auto"/>
        <w:left w:val="none" w:sz="0" w:space="0" w:color="auto"/>
        <w:bottom w:val="none" w:sz="0" w:space="0" w:color="auto"/>
        <w:right w:val="none" w:sz="0" w:space="0" w:color="auto"/>
      </w:divBdr>
    </w:div>
    <w:div w:id="1139297417">
      <w:marLeft w:val="640"/>
      <w:marRight w:val="0"/>
      <w:marTop w:val="0"/>
      <w:marBottom w:val="0"/>
      <w:divBdr>
        <w:top w:val="none" w:sz="0" w:space="0" w:color="auto"/>
        <w:left w:val="none" w:sz="0" w:space="0" w:color="auto"/>
        <w:bottom w:val="none" w:sz="0" w:space="0" w:color="auto"/>
        <w:right w:val="none" w:sz="0" w:space="0" w:color="auto"/>
      </w:divBdr>
    </w:div>
    <w:div w:id="1139415026">
      <w:marLeft w:val="640"/>
      <w:marRight w:val="0"/>
      <w:marTop w:val="0"/>
      <w:marBottom w:val="0"/>
      <w:divBdr>
        <w:top w:val="none" w:sz="0" w:space="0" w:color="auto"/>
        <w:left w:val="none" w:sz="0" w:space="0" w:color="auto"/>
        <w:bottom w:val="none" w:sz="0" w:space="0" w:color="auto"/>
        <w:right w:val="none" w:sz="0" w:space="0" w:color="auto"/>
      </w:divBdr>
    </w:div>
    <w:div w:id="1139416698">
      <w:marLeft w:val="640"/>
      <w:marRight w:val="0"/>
      <w:marTop w:val="0"/>
      <w:marBottom w:val="0"/>
      <w:divBdr>
        <w:top w:val="none" w:sz="0" w:space="0" w:color="auto"/>
        <w:left w:val="none" w:sz="0" w:space="0" w:color="auto"/>
        <w:bottom w:val="none" w:sz="0" w:space="0" w:color="auto"/>
        <w:right w:val="none" w:sz="0" w:space="0" w:color="auto"/>
      </w:divBdr>
    </w:div>
    <w:div w:id="1139542456">
      <w:marLeft w:val="640"/>
      <w:marRight w:val="0"/>
      <w:marTop w:val="0"/>
      <w:marBottom w:val="0"/>
      <w:divBdr>
        <w:top w:val="none" w:sz="0" w:space="0" w:color="auto"/>
        <w:left w:val="none" w:sz="0" w:space="0" w:color="auto"/>
        <w:bottom w:val="none" w:sz="0" w:space="0" w:color="auto"/>
        <w:right w:val="none" w:sz="0" w:space="0" w:color="auto"/>
      </w:divBdr>
    </w:div>
    <w:div w:id="1139569384">
      <w:marLeft w:val="640"/>
      <w:marRight w:val="0"/>
      <w:marTop w:val="0"/>
      <w:marBottom w:val="0"/>
      <w:divBdr>
        <w:top w:val="none" w:sz="0" w:space="0" w:color="auto"/>
        <w:left w:val="none" w:sz="0" w:space="0" w:color="auto"/>
        <w:bottom w:val="none" w:sz="0" w:space="0" w:color="auto"/>
        <w:right w:val="none" w:sz="0" w:space="0" w:color="auto"/>
      </w:divBdr>
    </w:div>
    <w:div w:id="1139609982">
      <w:marLeft w:val="640"/>
      <w:marRight w:val="0"/>
      <w:marTop w:val="0"/>
      <w:marBottom w:val="0"/>
      <w:divBdr>
        <w:top w:val="none" w:sz="0" w:space="0" w:color="auto"/>
        <w:left w:val="none" w:sz="0" w:space="0" w:color="auto"/>
        <w:bottom w:val="none" w:sz="0" w:space="0" w:color="auto"/>
        <w:right w:val="none" w:sz="0" w:space="0" w:color="auto"/>
      </w:divBdr>
    </w:div>
    <w:div w:id="1139610121">
      <w:marLeft w:val="640"/>
      <w:marRight w:val="0"/>
      <w:marTop w:val="0"/>
      <w:marBottom w:val="0"/>
      <w:divBdr>
        <w:top w:val="none" w:sz="0" w:space="0" w:color="auto"/>
        <w:left w:val="none" w:sz="0" w:space="0" w:color="auto"/>
        <w:bottom w:val="none" w:sz="0" w:space="0" w:color="auto"/>
        <w:right w:val="none" w:sz="0" w:space="0" w:color="auto"/>
      </w:divBdr>
    </w:div>
    <w:div w:id="1139610978">
      <w:marLeft w:val="640"/>
      <w:marRight w:val="0"/>
      <w:marTop w:val="0"/>
      <w:marBottom w:val="0"/>
      <w:divBdr>
        <w:top w:val="none" w:sz="0" w:space="0" w:color="auto"/>
        <w:left w:val="none" w:sz="0" w:space="0" w:color="auto"/>
        <w:bottom w:val="none" w:sz="0" w:space="0" w:color="auto"/>
        <w:right w:val="none" w:sz="0" w:space="0" w:color="auto"/>
      </w:divBdr>
    </w:div>
    <w:div w:id="1139690057">
      <w:marLeft w:val="640"/>
      <w:marRight w:val="0"/>
      <w:marTop w:val="0"/>
      <w:marBottom w:val="0"/>
      <w:divBdr>
        <w:top w:val="none" w:sz="0" w:space="0" w:color="auto"/>
        <w:left w:val="none" w:sz="0" w:space="0" w:color="auto"/>
        <w:bottom w:val="none" w:sz="0" w:space="0" w:color="auto"/>
        <w:right w:val="none" w:sz="0" w:space="0" w:color="auto"/>
      </w:divBdr>
    </w:div>
    <w:div w:id="1139765597">
      <w:marLeft w:val="640"/>
      <w:marRight w:val="0"/>
      <w:marTop w:val="0"/>
      <w:marBottom w:val="0"/>
      <w:divBdr>
        <w:top w:val="none" w:sz="0" w:space="0" w:color="auto"/>
        <w:left w:val="none" w:sz="0" w:space="0" w:color="auto"/>
        <w:bottom w:val="none" w:sz="0" w:space="0" w:color="auto"/>
        <w:right w:val="none" w:sz="0" w:space="0" w:color="auto"/>
      </w:divBdr>
    </w:div>
    <w:div w:id="1139806385">
      <w:marLeft w:val="640"/>
      <w:marRight w:val="0"/>
      <w:marTop w:val="0"/>
      <w:marBottom w:val="0"/>
      <w:divBdr>
        <w:top w:val="none" w:sz="0" w:space="0" w:color="auto"/>
        <w:left w:val="none" w:sz="0" w:space="0" w:color="auto"/>
        <w:bottom w:val="none" w:sz="0" w:space="0" w:color="auto"/>
        <w:right w:val="none" w:sz="0" w:space="0" w:color="auto"/>
      </w:divBdr>
    </w:div>
    <w:div w:id="1139878799">
      <w:marLeft w:val="640"/>
      <w:marRight w:val="0"/>
      <w:marTop w:val="0"/>
      <w:marBottom w:val="0"/>
      <w:divBdr>
        <w:top w:val="none" w:sz="0" w:space="0" w:color="auto"/>
        <w:left w:val="none" w:sz="0" w:space="0" w:color="auto"/>
        <w:bottom w:val="none" w:sz="0" w:space="0" w:color="auto"/>
        <w:right w:val="none" w:sz="0" w:space="0" w:color="auto"/>
      </w:divBdr>
    </w:div>
    <w:div w:id="1140004013">
      <w:marLeft w:val="640"/>
      <w:marRight w:val="0"/>
      <w:marTop w:val="0"/>
      <w:marBottom w:val="0"/>
      <w:divBdr>
        <w:top w:val="none" w:sz="0" w:space="0" w:color="auto"/>
        <w:left w:val="none" w:sz="0" w:space="0" w:color="auto"/>
        <w:bottom w:val="none" w:sz="0" w:space="0" w:color="auto"/>
        <w:right w:val="none" w:sz="0" w:space="0" w:color="auto"/>
      </w:divBdr>
    </w:div>
    <w:div w:id="1140031094">
      <w:marLeft w:val="640"/>
      <w:marRight w:val="0"/>
      <w:marTop w:val="0"/>
      <w:marBottom w:val="0"/>
      <w:divBdr>
        <w:top w:val="none" w:sz="0" w:space="0" w:color="auto"/>
        <w:left w:val="none" w:sz="0" w:space="0" w:color="auto"/>
        <w:bottom w:val="none" w:sz="0" w:space="0" w:color="auto"/>
        <w:right w:val="none" w:sz="0" w:space="0" w:color="auto"/>
      </w:divBdr>
    </w:div>
    <w:div w:id="1140151612">
      <w:marLeft w:val="640"/>
      <w:marRight w:val="0"/>
      <w:marTop w:val="0"/>
      <w:marBottom w:val="0"/>
      <w:divBdr>
        <w:top w:val="none" w:sz="0" w:space="0" w:color="auto"/>
        <w:left w:val="none" w:sz="0" w:space="0" w:color="auto"/>
        <w:bottom w:val="none" w:sz="0" w:space="0" w:color="auto"/>
        <w:right w:val="none" w:sz="0" w:space="0" w:color="auto"/>
      </w:divBdr>
    </w:div>
    <w:div w:id="1140151623">
      <w:marLeft w:val="640"/>
      <w:marRight w:val="0"/>
      <w:marTop w:val="0"/>
      <w:marBottom w:val="0"/>
      <w:divBdr>
        <w:top w:val="none" w:sz="0" w:space="0" w:color="auto"/>
        <w:left w:val="none" w:sz="0" w:space="0" w:color="auto"/>
        <w:bottom w:val="none" w:sz="0" w:space="0" w:color="auto"/>
        <w:right w:val="none" w:sz="0" w:space="0" w:color="auto"/>
      </w:divBdr>
    </w:div>
    <w:div w:id="1140154394">
      <w:marLeft w:val="640"/>
      <w:marRight w:val="0"/>
      <w:marTop w:val="0"/>
      <w:marBottom w:val="0"/>
      <w:divBdr>
        <w:top w:val="none" w:sz="0" w:space="0" w:color="auto"/>
        <w:left w:val="none" w:sz="0" w:space="0" w:color="auto"/>
        <w:bottom w:val="none" w:sz="0" w:space="0" w:color="auto"/>
        <w:right w:val="none" w:sz="0" w:space="0" w:color="auto"/>
      </w:divBdr>
    </w:div>
    <w:div w:id="1140343935">
      <w:marLeft w:val="640"/>
      <w:marRight w:val="0"/>
      <w:marTop w:val="0"/>
      <w:marBottom w:val="0"/>
      <w:divBdr>
        <w:top w:val="none" w:sz="0" w:space="0" w:color="auto"/>
        <w:left w:val="none" w:sz="0" w:space="0" w:color="auto"/>
        <w:bottom w:val="none" w:sz="0" w:space="0" w:color="auto"/>
        <w:right w:val="none" w:sz="0" w:space="0" w:color="auto"/>
      </w:divBdr>
    </w:div>
    <w:div w:id="1140347024">
      <w:marLeft w:val="640"/>
      <w:marRight w:val="0"/>
      <w:marTop w:val="0"/>
      <w:marBottom w:val="0"/>
      <w:divBdr>
        <w:top w:val="none" w:sz="0" w:space="0" w:color="auto"/>
        <w:left w:val="none" w:sz="0" w:space="0" w:color="auto"/>
        <w:bottom w:val="none" w:sz="0" w:space="0" w:color="auto"/>
        <w:right w:val="none" w:sz="0" w:space="0" w:color="auto"/>
      </w:divBdr>
    </w:div>
    <w:div w:id="1140610982">
      <w:marLeft w:val="640"/>
      <w:marRight w:val="0"/>
      <w:marTop w:val="0"/>
      <w:marBottom w:val="0"/>
      <w:divBdr>
        <w:top w:val="none" w:sz="0" w:space="0" w:color="auto"/>
        <w:left w:val="none" w:sz="0" w:space="0" w:color="auto"/>
        <w:bottom w:val="none" w:sz="0" w:space="0" w:color="auto"/>
        <w:right w:val="none" w:sz="0" w:space="0" w:color="auto"/>
      </w:divBdr>
    </w:div>
    <w:div w:id="1140613489">
      <w:marLeft w:val="640"/>
      <w:marRight w:val="0"/>
      <w:marTop w:val="0"/>
      <w:marBottom w:val="0"/>
      <w:divBdr>
        <w:top w:val="none" w:sz="0" w:space="0" w:color="auto"/>
        <w:left w:val="none" w:sz="0" w:space="0" w:color="auto"/>
        <w:bottom w:val="none" w:sz="0" w:space="0" w:color="auto"/>
        <w:right w:val="none" w:sz="0" w:space="0" w:color="auto"/>
      </w:divBdr>
    </w:div>
    <w:div w:id="1140615430">
      <w:marLeft w:val="640"/>
      <w:marRight w:val="0"/>
      <w:marTop w:val="0"/>
      <w:marBottom w:val="0"/>
      <w:divBdr>
        <w:top w:val="none" w:sz="0" w:space="0" w:color="auto"/>
        <w:left w:val="none" w:sz="0" w:space="0" w:color="auto"/>
        <w:bottom w:val="none" w:sz="0" w:space="0" w:color="auto"/>
        <w:right w:val="none" w:sz="0" w:space="0" w:color="auto"/>
      </w:divBdr>
    </w:div>
    <w:div w:id="1140615887">
      <w:marLeft w:val="640"/>
      <w:marRight w:val="0"/>
      <w:marTop w:val="0"/>
      <w:marBottom w:val="0"/>
      <w:divBdr>
        <w:top w:val="none" w:sz="0" w:space="0" w:color="auto"/>
        <w:left w:val="none" w:sz="0" w:space="0" w:color="auto"/>
        <w:bottom w:val="none" w:sz="0" w:space="0" w:color="auto"/>
        <w:right w:val="none" w:sz="0" w:space="0" w:color="auto"/>
      </w:divBdr>
    </w:div>
    <w:div w:id="1140733184">
      <w:marLeft w:val="640"/>
      <w:marRight w:val="0"/>
      <w:marTop w:val="0"/>
      <w:marBottom w:val="0"/>
      <w:divBdr>
        <w:top w:val="none" w:sz="0" w:space="0" w:color="auto"/>
        <w:left w:val="none" w:sz="0" w:space="0" w:color="auto"/>
        <w:bottom w:val="none" w:sz="0" w:space="0" w:color="auto"/>
        <w:right w:val="none" w:sz="0" w:space="0" w:color="auto"/>
      </w:divBdr>
    </w:div>
    <w:div w:id="1140804588">
      <w:marLeft w:val="640"/>
      <w:marRight w:val="0"/>
      <w:marTop w:val="0"/>
      <w:marBottom w:val="0"/>
      <w:divBdr>
        <w:top w:val="none" w:sz="0" w:space="0" w:color="auto"/>
        <w:left w:val="none" w:sz="0" w:space="0" w:color="auto"/>
        <w:bottom w:val="none" w:sz="0" w:space="0" w:color="auto"/>
        <w:right w:val="none" w:sz="0" w:space="0" w:color="auto"/>
      </w:divBdr>
    </w:div>
    <w:div w:id="1140850740">
      <w:marLeft w:val="640"/>
      <w:marRight w:val="0"/>
      <w:marTop w:val="0"/>
      <w:marBottom w:val="0"/>
      <w:divBdr>
        <w:top w:val="none" w:sz="0" w:space="0" w:color="auto"/>
        <w:left w:val="none" w:sz="0" w:space="0" w:color="auto"/>
        <w:bottom w:val="none" w:sz="0" w:space="0" w:color="auto"/>
        <w:right w:val="none" w:sz="0" w:space="0" w:color="auto"/>
      </w:divBdr>
    </w:div>
    <w:div w:id="1141193314">
      <w:marLeft w:val="640"/>
      <w:marRight w:val="0"/>
      <w:marTop w:val="0"/>
      <w:marBottom w:val="0"/>
      <w:divBdr>
        <w:top w:val="none" w:sz="0" w:space="0" w:color="auto"/>
        <w:left w:val="none" w:sz="0" w:space="0" w:color="auto"/>
        <w:bottom w:val="none" w:sz="0" w:space="0" w:color="auto"/>
        <w:right w:val="none" w:sz="0" w:space="0" w:color="auto"/>
      </w:divBdr>
    </w:div>
    <w:div w:id="1141265342">
      <w:marLeft w:val="640"/>
      <w:marRight w:val="0"/>
      <w:marTop w:val="0"/>
      <w:marBottom w:val="0"/>
      <w:divBdr>
        <w:top w:val="none" w:sz="0" w:space="0" w:color="auto"/>
        <w:left w:val="none" w:sz="0" w:space="0" w:color="auto"/>
        <w:bottom w:val="none" w:sz="0" w:space="0" w:color="auto"/>
        <w:right w:val="none" w:sz="0" w:space="0" w:color="auto"/>
      </w:divBdr>
    </w:div>
    <w:div w:id="1141266196">
      <w:marLeft w:val="640"/>
      <w:marRight w:val="0"/>
      <w:marTop w:val="0"/>
      <w:marBottom w:val="0"/>
      <w:divBdr>
        <w:top w:val="none" w:sz="0" w:space="0" w:color="auto"/>
        <w:left w:val="none" w:sz="0" w:space="0" w:color="auto"/>
        <w:bottom w:val="none" w:sz="0" w:space="0" w:color="auto"/>
        <w:right w:val="none" w:sz="0" w:space="0" w:color="auto"/>
      </w:divBdr>
    </w:div>
    <w:div w:id="1141312932">
      <w:marLeft w:val="640"/>
      <w:marRight w:val="0"/>
      <w:marTop w:val="0"/>
      <w:marBottom w:val="0"/>
      <w:divBdr>
        <w:top w:val="none" w:sz="0" w:space="0" w:color="auto"/>
        <w:left w:val="none" w:sz="0" w:space="0" w:color="auto"/>
        <w:bottom w:val="none" w:sz="0" w:space="0" w:color="auto"/>
        <w:right w:val="none" w:sz="0" w:space="0" w:color="auto"/>
      </w:divBdr>
    </w:div>
    <w:div w:id="1141313602">
      <w:marLeft w:val="640"/>
      <w:marRight w:val="0"/>
      <w:marTop w:val="0"/>
      <w:marBottom w:val="0"/>
      <w:divBdr>
        <w:top w:val="none" w:sz="0" w:space="0" w:color="auto"/>
        <w:left w:val="none" w:sz="0" w:space="0" w:color="auto"/>
        <w:bottom w:val="none" w:sz="0" w:space="0" w:color="auto"/>
        <w:right w:val="none" w:sz="0" w:space="0" w:color="auto"/>
      </w:divBdr>
    </w:div>
    <w:div w:id="1141313714">
      <w:marLeft w:val="640"/>
      <w:marRight w:val="0"/>
      <w:marTop w:val="0"/>
      <w:marBottom w:val="0"/>
      <w:divBdr>
        <w:top w:val="none" w:sz="0" w:space="0" w:color="auto"/>
        <w:left w:val="none" w:sz="0" w:space="0" w:color="auto"/>
        <w:bottom w:val="none" w:sz="0" w:space="0" w:color="auto"/>
        <w:right w:val="none" w:sz="0" w:space="0" w:color="auto"/>
      </w:divBdr>
    </w:div>
    <w:div w:id="1141339161">
      <w:marLeft w:val="640"/>
      <w:marRight w:val="0"/>
      <w:marTop w:val="0"/>
      <w:marBottom w:val="0"/>
      <w:divBdr>
        <w:top w:val="none" w:sz="0" w:space="0" w:color="auto"/>
        <w:left w:val="none" w:sz="0" w:space="0" w:color="auto"/>
        <w:bottom w:val="none" w:sz="0" w:space="0" w:color="auto"/>
        <w:right w:val="none" w:sz="0" w:space="0" w:color="auto"/>
      </w:divBdr>
    </w:div>
    <w:div w:id="1141775090">
      <w:marLeft w:val="640"/>
      <w:marRight w:val="0"/>
      <w:marTop w:val="0"/>
      <w:marBottom w:val="0"/>
      <w:divBdr>
        <w:top w:val="none" w:sz="0" w:space="0" w:color="auto"/>
        <w:left w:val="none" w:sz="0" w:space="0" w:color="auto"/>
        <w:bottom w:val="none" w:sz="0" w:space="0" w:color="auto"/>
        <w:right w:val="none" w:sz="0" w:space="0" w:color="auto"/>
      </w:divBdr>
    </w:div>
    <w:div w:id="1141848049">
      <w:marLeft w:val="640"/>
      <w:marRight w:val="0"/>
      <w:marTop w:val="0"/>
      <w:marBottom w:val="0"/>
      <w:divBdr>
        <w:top w:val="none" w:sz="0" w:space="0" w:color="auto"/>
        <w:left w:val="none" w:sz="0" w:space="0" w:color="auto"/>
        <w:bottom w:val="none" w:sz="0" w:space="0" w:color="auto"/>
        <w:right w:val="none" w:sz="0" w:space="0" w:color="auto"/>
      </w:divBdr>
    </w:div>
    <w:div w:id="1142043250">
      <w:marLeft w:val="640"/>
      <w:marRight w:val="0"/>
      <w:marTop w:val="0"/>
      <w:marBottom w:val="0"/>
      <w:divBdr>
        <w:top w:val="none" w:sz="0" w:space="0" w:color="auto"/>
        <w:left w:val="none" w:sz="0" w:space="0" w:color="auto"/>
        <w:bottom w:val="none" w:sz="0" w:space="0" w:color="auto"/>
        <w:right w:val="none" w:sz="0" w:space="0" w:color="auto"/>
      </w:divBdr>
    </w:div>
    <w:div w:id="1142188960">
      <w:marLeft w:val="640"/>
      <w:marRight w:val="0"/>
      <w:marTop w:val="0"/>
      <w:marBottom w:val="0"/>
      <w:divBdr>
        <w:top w:val="none" w:sz="0" w:space="0" w:color="auto"/>
        <w:left w:val="none" w:sz="0" w:space="0" w:color="auto"/>
        <w:bottom w:val="none" w:sz="0" w:space="0" w:color="auto"/>
        <w:right w:val="none" w:sz="0" w:space="0" w:color="auto"/>
      </w:divBdr>
    </w:div>
    <w:div w:id="1142191845">
      <w:marLeft w:val="640"/>
      <w:marRight w:val="0"/>
      <w:marTop w:val="0"/>
      <w:marBottom w:val="0"/>
      <w:divBdr>
        <w:top w:val="none" w:sz="0" w:space="0" w:color="auto"/>
        <w:left w:val="none" w:sz="0" w:space="0" w:color="auto"/>
        <w:bottom w:val="none" w:sz="0" w:space="0" w:color="auto"/>
        <w:right w:val="none" w:sz="0" w:space="0" w:color="auto"/>
      </w:divBdr>
    </w:div>
    <w:div w:id="1142230507">
      <w:marLeft w:val="640"/>
      <w:marRight w:val="0"/>
      <w:marTop w:val="0"/>
      <w:marBottom w:val="0"/>
      <w:divBdr>
        <w:top w:val="none" w:sz="0" w:space="0" w:color="auto"/>
        <w:left w:val="none" w:sz="0" w:space="0" w:color="auto"/>
        <w:bottom w:val="none" w:sz="0" w:space="0" w:color="auto"/>
        <w:right w:val="none" w:sz="0" w:space="0" w:color="auto"/>
      </w:divBdr>
    </w:div>
    <w:div w:id="1142235408">
      <w:marLeft w:val="640"/>
      <w:marRight w:val="0"/>
      <w:marTop w:val="0"/>
      <w:marBottom w:val="0"/>
      <w:divBdr>
        <w:top w:val="none" w:sz="0" w:space="0" w:color="auto"/>
        <w:left w:val="none" w:sz="0" w:space="0" w:color="auto"/>
        <w:bottom w:val="none" w:sz="0" w:space="0" w:color="auto"/>
        <w:right w:val="none" w:sz="0" w:space="0" w:color="auto"/>
      </w:divBdr>
    </w:div>
    <w:div w:id="1142238278">
      <w:marLeft w:val="640"/>
      <w:marRight w:val="0"/>
      <w:marTop w:val="0"/>
      <w:marBottom w:val="0"/>
      <w:divBdr>
        <w:top w:val="none" w:sz="0" w:space="0" w:color="auto"/>
        <w:left w:val="none" w:sz="0" w:space="0" w:color="auto"/>
        <w:bottom w:val="none" w:sz="0" w:space="0" w:color="auto"/>
        <w:right w:val="none" w:sz="0" w:space="0" w:color="auto"/>
      </w:divBdr>
    </w:div>
    <w:div w:id="1142424612">
      <w:marLeft w:val="640"/>
      <w:marRight w:val="0"/>
      <w:marTop w:val="0"/>
      <w:marBottom w:val="0"/>
      <w:divBdr>
        <w:top w:val="none" w:sz="0" w:space="0" w:color="auto"/>
        <w:left w:val="none" w:sz="0" w:space="0" w:color="auto"/>
        <w:bottom w:val="none" w:sz="0" w:space="0" w:color="auto"/>
        <w:right w:val="none" w:sz="0" w:space="0" w:color="auto"/>
      </w:divBdr>
    </w:div>
    <w:div w:id="1142430902">
      <w:marLeft w:val="640"/>
      <w:marRight w:val="0"/>
      <w:marTop w:val="0"/>
      <w:marBottom w:val="0"/>
      <w:divBdr>
        <w:top w:val="none" w:sz="0" w:space="0" w:color="auto"/>
        <w:left w:val="none" w:sz="0" w:space="0" w:color="auto"/>
        <w:bottom w:val="none" w:sz="0" w:space="0" w:color="auto"/>
        <w:right w:val="none" w:sz="0" w:space="0" w:color="auto"/>
      </w:divBdr>
    </w:div>
    <w:div w:id="1142498797">
      <w:marLeft w:val="640"/>
      <w:marRight w:val="0"/>
      <w:marTop w:val="0"/>
      <w:marBottom w:val="0"/>
      <w:divBdr>
        <w:top w:val="none" w:sz="0" w:space="0" w:color="auto"/>
        <w:left w:val="none" w:sz="0" w:space="0" w:color="auto"/>
        <w:bottom w:val="none" w:sz="0" w:space="0" w:color="auto"/>
        <w:right w:val="none" w:sz="0" w:space="0" w:color="auto"/>
      </w:divBdr>
    </w:div>
    <w:div w:id="1142505477">
      <w:marLeft w:val="640"/>
      <w:marRight w:val="0"/>
      <w:marTop w:val="0"/>
      <w:marBottom w:val="0"/>
      <w:divBdr>
        <w:top w:val="none" w:sz="0" w:space="0" w:color="auto"/>
        <w:left w:val="none" w:sz="0" w:space="0" w:color="auto"/>
        <w:bottom w:val="none" w:sz="0" w:space="0" w:color="auto"/>
        <w:right w:val="none" w:sz="0" w:space="0" w:color="auto"/>
      </w:divBdr>
    </w:div>
    <w:div w:id="1142506920">
      <w:marLeft w:val="640"/>
      <w:marRight w:val="0"/>
      <w:marTop w:val="0"/>
      <w:marBottom w:val="0"/>
      <w:divBdr>
        <w:top w:val="none" w:sz="0" w:space="0" w:color="auto"/>
        <w:left w:val="none" w:sz="0" w:space="0" w:color="auto"/>
        <w:bottom w:val="none" w:sz="0" w:space="0" w:color="auto"/>
        <w:right w:val="none" w:sz="0" w:space="0" w:color="auto"/>
      </w:divBdr>
    </w:div>
    <w:div w:id="1142576132">
      <w:marLeft w:val="640"/>
      <w:marRight w:val="0"/>
      <w:marTop w:val="0"/>
      <w:marBottom w:val="0"/>
      <w:divBdr>
        <w:top w:val="none" w:sz="0" w:space="0" w:color="auto"/>
        <w:left w:val="none" w:sz="0" w:space="0" w:color="auto"/>
        <w:bottom w:val="none" w:sz="0" w:space="0" w:color="auto"/>
        <w:right w:val="none" w:sz="0" w:space="0" w:color="auto"/>
      </w:divBdr>
    </w:div>
    <w:div w:id="1142576520">
      <w:marLeft w:val="640"/>
      <w:marRight w:val="0"/>
      <w:marTop w:val="0"/>
      <w:marBottom w:val="0"/>
      <w:divBdr>
        <w:top w:val="none" w:sz="0" w:space="0" w:color="auto"/>
        <w:left w:val="none" w:sz="0" w:space="0" w:color="auto"/>
        <w:bottom w:val="none" w:sz="0" w:space="0" w:color="auto"/>
        <w:right w:val="none" w:sz="0" w:space="0" w:color="auto"/>
      </w:divBdr>
    </w:div>
    <w:div w:id="1142620928">
      <w:marLeft w:val="640"/>
      <w:marRight w:val="0"/>
      <w:marTop w:val="0"/>
      <w:marBottom w:val="0"/>
      <w:divBdr>
        <w:top w:val="none" w:sz="0" w:space="0" w:color="auto"/>
        <w:left w:val="none" w:sz="0" w:space="0" w:color="auto"/>
        <w:bottom w:val="none" w:sz="0" w:space="0" w:color="auto"/>
        <w:right w:val="none" w:sz="0" w:space="0" w:color="auto"/>
      </w:divBdr>
    </w:div>
    <w:div w:id="1142693911">
      <w:marLeft w:val="640"/>
      <w:marRight w:val="0"/>
      <w:marTop w:val="0"/>
      <w:marBottom w:val="0"/>
      <w:divBdr>
        <w:top w:val="none" w:sz="0" w:space="0" w:color="auto"/>
        <w:left w:val="none" w:sz="0" w:space="0" w:color="auto"/>
        <w:bottom w:val="none" w:sz="0" w:space="0" w:color="auto"/>
        <w:right w:val="none" w:sz="0" w:space="0" w:color="auto"/>
      </w:divBdr>
    </w:div>
    <w:div w:id="1142695262">
      <w:marLeft w:val="640"/>
      <w:marRight w:val="0"/>
      <w:marTop w:val="0"/>
      <w:marBottom w:val="0"/>
      <w:divBdr>
        <w:top w:val="none" w:sz="0" w:space="0" w:color="auto"/>
        <w:left w:val="none" w:sz="0" w:space="0" w:color="auto"/>
        <w:bottom w:val="none" w:sz="0" w:space="0" w:color="auto"/>
        <w:right w:val="none" w:sz="0" w:space="0" w:color="auto"/>
      </w:divBdr>
    </w:div>
    <w:div w:id="1142774467">
      <w:marLeft w:val="640"/>
      <w:marRight w:val="0"/>
      <w:marTop w:val="0"/>
      <w:marBottom w:val="0"/>
      <w:divBdr>
        <w:top w:val="none" w:sz="0" w:space="0" w:color="auto"/>
        <w:left w:val="none" w:sz="0" w:space="0" w:color="auto"/>
        <w:bottom w:val="none" w:sz="0" w:space="0" w:color="auto"/>
        <w:right w:val="none" w:sz="0" w:space="0" w:color="auto"/>
      </w:divBdr>
    </w:div>
    <w:div w:id="1142817311">
      <w:marLeft w:val="640"/>
      <w:marRight w:val="0"/>
      <w:marTop w:val="0"/>
      <w:marBottom w:val="0"/>
      <w:divBdr>
        <w:top w:val="none" w:sz="0" w:space="0" w:color="auto"/>
        <w:left w:val="none" w:sz="0" w:space="0" w:color="auto"/>
        <w:bottom w:val="none" w:sz="0" w:space="0" w:color="auto"/>
        <w:right w:val="none" w:sz="0" w:space="0" w:color="auto"/>
      </w:divBdr>
    </w:div>
    <w:div w:id="1142848521">
      <w:marLeft w:val="640"/>
      <w:marRight w:val="0"/>
      <w:marTop w:val="0"/>
      <w:marBottom w:val="0"/>
      <w:divBdr>
        <w:top w:val="none" w:sz="0" w:space="0" w:color="auto"/>
        <w:left w:val="none" w:sz="0" w:space="0" w:color="auto"/>
        <w:bottom w:val="none" w:sz="0" w:space="0" w:color="auto"/>
        <w:right w:val="none" w:sz="0" w:space="0" w:color="auto"/>
      </w:divBdr>
    </w:div>
    <w:div w:id="1142849510">
      <w:marLeft w:val="640"/>
      <w:marRight w:val="0"/>
      <w:marTop w:val="0"/>
      <w:marBottom w:val="0"/>
      <w:divBdr>
        <w:top w:val="none" w:sz="0" w:space="0" w:color="auto"/>
        <w:left w:val="none" w:sz="0" w:space="0" w:color="auto"/>
        <w:bottom w:val="none" w:sz="0" w:space="0" w:color="auto"/>
        <w:right w:val="none" w:sz="0" w:space="0" w:color="auto"/>
      </w:divBdr>
    </w:div>
    <w:div w:id="1142887963">
      <w:marLeft w:val="640"/>
      <w:marRight w:val="0"/>
      <w:marTop w:val="0"/>
      <w:marBottom w:val="0"/>
      <w:divBdr>
        <w:top w:val="none" w:sz="0" w:space="0" w:color="auto"/>
        <w:left w:val="none" w:sz="0" w:space="0" w:color="auto"/>
        <w:bottom w:val="none" w:sz="0" w:space="0" w:color="auto"/>
        <w:right w:val="none" w:sz="0" w:space="0" w:color="auto"/>
      </w:divBdr>
    </w:div>
    <w:div w:id="1143236493">
      <w:marLeft w:val="640"/>
      <w:marRight w:val="0"/>
      <w:marTop w:val="0"/>
      <w:marBottom w:val="0"/>
      <w:divBdr>
        <w:top w:val="none" w:sz="0" w:space="0" w:color="auto"/>
        <w:left w:val="none" w:sz="0" w:space="0" w:color="auto"/>
        <w:bottom w:val="none" w:sz="0" w:space="0" w:color="auto"/>
        <w:right w:val="none" w:sz="0" w:space="0" w:color="auto"/>
      </w:divBdr>
    </w:div>
    <w:div w:id="1143279679">
      <w:marLeft w:val="640"/>
      <w:marRight w:val="0"/>
      <w:marTop w:val="0"/>
      <w:marBottom w:val="0"/>
      <w:divBdr>
        <w:top w:val="none" w:sz="0" w:space="0" w:color="auto"/>
        <w:left w:val="none" w:sz="0" w:space="0" w:color="auto"/>
        <w:bottom w:val="none" w:sz="0" w:space="0" w:color="auto"/>
        <w:right w:val="none" w:sz="0" w:space="0" w:color="auto"/>
      </w:divBdr>
    </w:div>
    <w:div w:id="1143425590">
      <w:marLeft w:val="640"/>
      <w:marRight w:val="0"/>
      <w:marTop w:val="0"/>
      <w:marBottom w:val="0"/>
      <w:divBdr>
        <w:top w:val="none" w:sz="0" w:space="0" w:color="auto"/>
        <w:left w:val="none" w:sz="0" w:space="0" w:color="auto"/>
        <w:bottom w:val="none" w:sz="0" w:space="0" w:color="auto"/>
        <w:right w:val="none" w:sz="0" w:space="0" w:color="auto"/>
      </w:divBdr>
    </w:div>
    <w:div w:id="1143541376">
      <w:marLeft w:val="640"/>
      <w:marRight w:val="0"/>
      <w:marTop w:val="0"/>
      <w:marBottom w:val="0"/>
      <w:divBdr>
        <w:top w:val="none" w:sz="0" w:space="0" w:color="auto"/>
        <w:left w:val="none" w:sz="0" w:space="0" w:color="auto"/>
        <w:bottom w:val="none" w:sz="0" w:space="0" w:color="auto"/>
        <w:right w:val="none" w:sz="0" w:space="0" w:color="auto"/>
      </w:divBdr>
    </w:div>
    <w:div w:id="1143541800">
      <w:marLeft w:val="640"/>
      <w:marRight w:val="0"/>
      <w:marTop w:val="0"/>
      <w:marBottom w:val="0"/>
      <w:divBdr>
        <w:top w:val="none" w:sz="0" w:space="0" w:color="auto"/>
        <w:left w:val="none" w:sz="0" w:space="0" w:color="auto"/>
        <w:bottom w:val="none" w:sz="0" w:space="0" w:color="auto"/>
        <w:right w:val="none" w:sz="0" w:space="0" w:color="auto"/>
      </w:divBdr>
    </w:div>
    <w:div w:id="1143690999">
      <w:marLeft w:val="640"/>
      <w:marRight w:val="0"/>
      <w:marTop w:val="0"/>
      <w:marBottom w:val="0"/>
      <w:divBdr>
        <w:top w:val="none" w:sz="0" w:space="0" w:color="auto"/>
        <w:left w:val="none" w:sz="0" w:space="0" w:color="auto"/>
        <w:bottom w:val="none" w:sz="0" w:space="0" w:color="auto"/>
        <w:right w:val="none" w:sz="0" w:space="0" w:color="auto"/>
      </w:divBdr>
    </w:div>
    <w:div w:id="1143693525">
      <w:marLeft w:val="640"/>
      <w:marRight w:val="0"/>
      <w:marTop w:val="0"/>
      <w:marBottom w:val="0"/>
      <w:divBdr>
        <w:top w:val="none" w:sz="0" w:space="0" w:color="auto"/>
        <w:left w:val="none" w:sz="0" w:space="0" w:color="auto"/>
        <w:bottom w:val="none" w:sz="0" w:space="0" w:color="auto"/>
        <w:right w:val="none" w:sz="0" w:space="0" w:color="auto"/>
      </w:divBdr>
    </w:div>
    <w:div w:id="1143700133">
      <w:marLeft w:val="640"/>
      <w:marRight w:val="0"/>
      <w:marTop w:val="0"/>
      <w:marBottom w:val="0"/>
      <w:divBdr>
        <w:top w:val="none" w:sz="0" w:space="0" w:color="auto"/>
        <w:left w:val="none" w:sz="0" w:space="0" w:color="auto"/>
        <w:bottom w:val="none" w:sz="0" w:space="0" w:color="auto"/>
        <w:right w:val="none" w:sz="0" w:space="0" w:color="auto"/>
      </w:divBdr>
    </w:div>
    <w:div w:id="1143740573">
      <w:marLeft w:val="640"/>
      <w:marRight w:val="0"/>
      <w:marTop w:val="0"/>
      <w:marBottom w:val="0"/>
      <w:divBdr>
        <w:top w:val="none" w:sz="0" w:space="0" w:color="auto"/>
        <w:left w:val="none" w:sz="0" w:space="0" w:color="auto"/>
        <w:bottom w:val="none" w:sz="0" w:space="0" w:color="auto"/>
        <w:right w:val="none" w:sz="0" w:space="0" w:color="auto"/>
      </w:divBdr>
    </w:div>
    <w:div w:id="1143884163">
      <w:marLeft w:val="640"/>
      <w:marRight w:val="0"/>
      <w:marTop w:val="0"/>
      <w:marBottom w:val="0"/>
      <w:divBdr>
        <w:top w:val="none" w:sz="0" w:space="0" w:color="auto"/>
        <w:left w:val="none" w:sz="0" w:space="0" w:color="auto"/>
        <w:bottom w:val="none" w:sz="0" w:space="0" w:color="auto"/>
        <w:right w:val="none" w:sz="0" w:space="0" w:color="auto"/>
      </w:divBdr>
    </w:div>
    <w:div w:id="1143887590">
      <w:marLeft w:val="640"/>
      <w:marRight w:val="0"/>
      <w:marTop w:val="0"/>
      <w:marBottom w:val="0"/>
      <w:divBdr>
        <w:top w:val="none" w:sz="0" w:space="0" w:color="auto"/>
        <w:left w:val="none" w:sz="0" w:space="0" w:color="auto"/>
        <w:bottom w:val="none" w:sz="0" w:space="0" w:color="auto"/>
        <w:right w:val="none" w:sz="0" w:space="0" w:color="auto"/>
      </w:divBdr>
    </w:div>
    <w:div w:id="1144003142">
      <w:marLeft w:val="640"/>
      <w:marRight w:val="0"/>
      <w:marTop w:val="0"/>
      <w:marBottom w:val="0"/>
      <w:divBdr>
        <w:top w:val="none" w:sz="0" w:space="0" w:color="auto"/>
        <w:left w:val="none" w:sz="0" w:space="0" w:color="auto"/>
        <w:bottom w:val="none" w:sz="0" w:space="0" w:color="auto"/>
        <w:right w:val="none" w:sz="0" w:space="0" w:color="auto"/>
      </w:divBdr>
    </w:div>
    <w:div w:id="1144005340">
      <w:marLeft w:val="640"/>
      <w:marRight w:val="0"/>
      <w:marTop w:val="0"/>
      <w:marBottom w:val="0"/>
      <w:divBdr>
        <w:top w:val="none" w:sz="0" w:space="0" w:color="auto"/>
        <w:left w:val="none" w:sz="0" w:space="0" w:color="auto"/>
        <w:bottom w:val="none" w:sz="0" w:space="0" w:color="auto"/>
        <w:right w:val="none" w:sz="0" w:space="0" w:color="auto"/>
      </w:divBdr>
    </w:div>
    <w:div w:id="1144077572">
      <w:marLeft w:val="640"/>
      <w:marRight w:val="0"/>
      <w:marTop w:val="0"/>
      <w:marBottom w:val="0"/>
      <w:divBdr>
        <w:top w:val="none" w:sz="0" w:space="0" w:color="auto"/>
        <w:left w:val="none" w:sz="0" w:space="0" w:color="auto"/>
        <w:bottom w:val="none" w:sz="0" w:space="0" w:color="auto"/>
        <w:right w:val="none" w:sz="0" w:space="0" w:color="auto"/>
      </w:divBdr>
    </w:div>
    <w:div w:id="1144086360">
      <w:marLeft w:val="640"/>
      <w:marRight w:val="0"/>
      <w:marTop w:val="0"/>
      <w:marBottom w:val="0"/>
      <w:divBdr>
        <w:top w:val="none" w:sz="0" w:space="0" w:color="auto"/>
        <w:left w:val="none" w:sz="0" w:space="0" w:color="auto"/>
        <w:bottom w:val="none" w:sz="0" w:space="0" w:color="auto"/>
        <w:right w:val="none" w:sz="0" w:space="0" w:color="auto"/>
      </w:divBdr>
    </w:div>
    <w:div w:id="1144154609">
      <w:marLeft w:val="640"/>
      <w:marRight w:val="0"/>
      <w:marTop w:val="0"/>
      <w:marBottom w:val="0"/>
      <w:divBdr>
        <w:top w:val="none" w:sz="0" w:space="0" w:color="auto"/>
        <w:left w:val="none" w:sz="0" w:space="0" w:color="auto"/>
        <w:bottom w:val="none" w:sz="0" w:space="0" w:color="auto"/>
        <w:right w:val="none" w:sz="0" w:space="0" w:color="auto"/>
      </w:divBdr>
    </w:div>
    <w:div w:id="1144200336">
      <w:marLeft w:val="640"/>
      <w:marRight w:val="0"/>
      <w:marTop w:val="0"/>
      <w:marBottom w:val="0"/>
      <w:divBdr>
        <w:top w:val="none" w:sz="0" w:space="0" w:color="auto"/>
        <w:left w:val="none" w:sz="0" w:space="0" w:color="auto"/>
        <w:bottom w:val="none" w:sz="0" w:space="0" w:color="auto"/>
        <w:right w:val="none" w:sz="0" w:space="0" w:color="auto"/>
      </w:divBdr>
    </w:div>
    <w:div w:id="1144352350">
      <w:marLeft w:val="640"/>
      <w:marRight w:val="0"/>
      <w:marTop w:val="0"/>
      <w:marBottom w:val="0"/>
      <w:divBdr>
        <w:top w:val="none" w:sz="0" w:space="0" w:color="auto"/>
        <w:left w:val="none" w:sz="0" w:space="0" w:color="auto"/>
        <w:bottom w:val="none" w:sz="0" w:space="0" w:color="auto"/>
        <w:right w:val="none" w:sz="0" w:space="0" w:color="auto"/>
      </w:divBdr>
    </w:div>
    <w:div w:id="1144353418">
      <w:marLeft w:val="640"/>
      <w:marRight w:val="0"/>
      <w:marTop w:val="0"/>
      <w:marBottom w:val="0"/>
      <w:divBdr>
        <w:top w:val="none" w:sz="0" w:space="0" w:color="auto"/>
        <w:left w:val="none" w:sz="0" w:space="0" w:color="auto"/>
        <w:bottom w:val="none" w:sz="0" w:space="0" w:color="auto"/>
        <w:right w:val="none" w:sz="0" w:space="0" w:color="auto"/>
      </w:divBdr>
    </w:div>
    <w:div w:id="1144546605">
      <w:marLeft w:val="640"/>
      <w:marRight w:val="0"/>
      <w:marTop w:val="0"/>
      <w:marBottom w:val="0"/>
      <w:divBdr>
        <w:top w:val="none" w:sz="0" w:space="0" w:color="auto"/>
        <w:left w:val="none" w:sz="0" w:space="0" w:color="auto"/>
        <w:bottom w:val="none" w:sz="0" w:space="0" w:color="auto"/>
        <w:right w:val="none" w:sz="0" w:space="0" w:color="auto"/>
      </w:divBdr>
    </w:div>
    <w:div w:id="1144666739">
      <w:marLeft w:val="640"/>
      <w:marRight w:val="0"/>
      <w:marTop w:val="0"/>
      <w:marBottom w:val="0"/>
      <w:divBdr>
        <w:top w:val="none" w:sz="0" w:space="0" w:color="auto"/>
        <w:left w:val="none" w:sz="0" w:space="0" w:color="auto"/>
        <w:bottom w:val="none" w:sz="0" w:space="0" w:color="auto"/>
        <w:right w:val="none" w:sz="0" w:space="0" w:color="auto"/>
      </w:divBdr>
    </w:div>
    <w:div w:id="1144735868">
      <w:marLeft w:val="640"/>
      <w:marRight w:val="0"/>
      <w:marTop w:val="0"/>
      <w:marBottom w:val="0"/>
      <w:divBdr>
        <w:top w:val="none" w:sz="0" w:space="0" w:color="auto"/>
        <w:left w:val="none" w:sz="0" w:space="0" w:color="auto"/>
        <w:bottom w:val="none" w:sz="0" w:space="0" w:color="auto"/>
        <w:right w:val="none" w:sz="0" w:space="0" w:color="auto"/>
      </w:divBdr>
    </w:div>
    <w:div w:id="1144739724">
      <w:marLeft w:val="640"/>
      <w:marRight w:val="0"/>
      <w:marTop w:val="0"/>
      <w:marBottom w:val="0"/>
      <w:divBdr>
        <w:top w:val="none" w:sz="0" w:space="0" w:color="auto"/>
        <w:left w:val="none" w:sz="0" w:space="0" w:color="auto"/>
        <w:bottom w:val="none" w:sz="0" w:space="0" w:color="auto"/>
        <w:right w:val="none" w:sz="0" w:space="0" w:color="auto"/>
      </w:divBdr>
    </w:div>
    <w:div w:id="1144852966">
      <w:marLeft w:val="640"/>
      <w:marRight w:val="0"/>
      <w:marTop w:val="0"/>
      <w:marBottom w:val="0"/>
      <w:divBdr>
        <w:top w:val="none" w:sz="0" w:space="0" w:color="auto"/>
        <w:left w:val="none" w:sz="0" w:space="0" w:color="auto"/>
        <w:bottom w:val="none" w:sz="0" w:space="0" w:color="auto"/>
        <w:right w:val="none" w:sz="0" w:space="0" w:color="auto"/>
      </w:divBdr>
    </w:div>
    <w:div w:id="1144858227">
      <w:bodyDiv w:val="1"/>
      <w:marLeft w:val="0"/>
      <w:marRight w:val="0"/>
      <w:marTop w:val="0"/>
      <w:marBottom w:val="0"/>
      <w:divBdr>
        <w:top w:val="none" w:sz="0" w:space="0" w:color="auto"/>
        <w:left w:val="none" w:sz="0" w:space="0" w:color="auto"/>
        <w:bottom w:val="none" w:sz="0" w:space="0" w:color="auto"/>
        <w:right w:val="none" w:sz="0" w:space="0" w:color="auto"/>
      </w:divBdr>
    </w:div>
    <w:div w:id="1144859740">
      <w:marLeft w:val="640"/>
      <w:marRight w:val="0"/>
      <w:marTop w:val="0"/>
      <w:marBottom w:val="0"/>
      <w:divBdr>
        <w:top w:val="none" w:sz="0" w:space="0" w:color="auto"/>
        <w:left w:val="none" w:sz="0" w:space="0" w:color="auto"/>
        <w:bottom w:val="none" w:sz="0" w:space="0" w:color="auto"/>
        <w:right w:val="none" w:sz="0" w:space="0" w:color="auto"/>
      </w:divBdr>
    </w:div>
    <w:div w:id="1145007201">
      <w:marLeft w:val="640"/>
      <w:marRight w:val="0"/>
      <w:marTop w:val="0"/>
      <w:marBottom w:val="0"/>
      <w:divBdr>
        <w:top w:val="none" w:sz="0" w:space="0" w:color="auto"/>
        <w:left w:val="none" w:sz="0" w:space="0" w:color="auto"/>
        <w:bottom w:val="none" w:sz="0" w:space="0" w:color="auto"/>
        <w:right w:val="none" w:sz="0" w:space="0" w:color="auto"/>
      </w:divBdr>
    </w:div>
    <w:div w:id="1145010065">
      <w:marLeft w:val="640"/>
      <w:marRight w:val="0"/>
      <w:marTop w:val="0"/>
      <w:marBottom w:val="0"/>
      <w:divBdr>
        <w:top w:val="none" w:sz="0" w:space="0" w:color="auto"/>
        <w:left w:val="none" w:sz="0" w:space="0" w:color="auto"/>
        <w:bottom w:val="none" w:sz="0" w:space="0" w:color="auto"/>
        <w:right w:val="none" w:sz="0" w:space="0" w:color="auto"/>
      </w:divBdr>
    </w:div>
    <w:div w:id="1145119062">
      <w:marLeft w:val="640"/>
      <w:marRight w:val="0"/>
      <w:marTop w:val="0"/>
      <w:marBottom w:val="0"/>
      <w:divBdr>
        <w:top w:val="none" w:sz="0" w:space="0" w:color="auto"/>
        <w:left w:val="none" w:sz="0" w:space="0" w:color="auto"/>
        <w:bottom w:val="none" w:sz="0" w:space="0" w:color="auto"/>
        <w:right w:val="none" w:sz="0" w:space="0" w:color="auto"/>
      </w:divBdr>
    </w:div>
    <w:div w:id="1145199584">
      <w:marLeft w:val="640"/>
      <w:marRight w:val="0"/>
      <w:marTop w:val="0"/>
      <w:marBottom w:val="0"/>
      <w:divBdr>
        <w:top w:val="none" w:sz="0" w:space="0" w:color="auto"/>
        <w:left w:val="none" w:sz="0" w:space="0" w:color="auto"/>
        <w:bottom w:val="none" w:sz="0" w:space="0" w:color="auto"/>
        <w:right w:val="none" w:sz="0" w:space="0" w:color="auto"/>
      </w:divBdr>
    </w:div>
    <w:div w:id="1145243006">
      <w:marLeft w:val="640"/>
      <w:marRight w:val="0"/>
      <w:marTop w:val="0"/>
      <w:marBottom w:val="0"/>
      <w:divBdr>
        <w:top w:val="none" w:sz="0" w:space="0" w:color="auto"/>
        <w:left w:val="none" w:sz="0" w:space="0" w:color="auto"/>
        <w:bottom w:val="none" w:sz="0" w:space="0" w:color="auto"/>
        <w:right w:val="none" w:sz="0" w:space="0" w:color="auto"/>
      </w:divBdr>
    </w:div>
    <w:div w:id="1145318635">
      <w:marLeft w:val="640"/>
      <w:marRight w:val="0"/>
      <w:marTop w:val="0"/>
      <w:marBottom w:val="0"/>
      <w:divBdr>
        <w:top w:val="none" w:sz="0" w:space="0" w:color="auto"/>
        <w:left w:val="none" w:sz="0" w:space="0" w:color="auto"/>
        <w:bottom w:val="none" w:sz="0" w:space="0" w:color="auto"/>
        <w:right w:val="none" w:sz="0" w:space="0" w:color="auto"/>
      </w:divBdr>
    </w:div>
    <w:div w:id="1145388070">
      <w:marLeft w:val="640"/>
      <w:marRight w:val="0"/>
      <w:marTop w:val="0"/>
      <w:marBottom w:val="0"/>
      <w:divBdr>
        <w:top w:val="none" w:sz="0" w:space="0" w:color="auto"/>
        <w:left w:val="none" w:sz="0" w:space="0" w:color="auto"/>
        <w:bottom w:val="none" w:sz="0" w:space="0" w:color="auto"/>
        <w:right w:val="none" w:sz="0" w:space="0" w:color="auto"/>
      </w:divBdr>
    </w:div>
    <w:div w:id="1145395088">
      <w:marLeft w:val="640"/>
      <w:marRight w:val="0"/>
      <w:marTop w:val="0"/>
      <w:marBottom w:val="0"/>
      <w:divBdr>
        <w:top w:val="none" w:sz="0" w:space="0" w:color="auto"/>
        <w:left w:val="none" w:sz="0" w:space="0" w:color="auto"/>
        <w:bottom w:val="none" w:sz="0" w:space="0" w:color="auto"/>
        <w:right w:val="none" w:sz="0" w:space="0" w:color="auto"/>
      </w:divBdr>
    </w:div>
    <w:div w:id="1145438447">
      <w:marLeft w:val="640"/>
      <w:marRight w:val="0"/>
      <w:marTop w:val="0"/>
      <w:marBottom w:val="0"/>
      <w:divBdr>
        <w:top w:val="none" w:sz="0" w:space="0" w:color="auto"/>
        <w:left w:val="none" w:sz="0" w:space="0" w:color="auto"/>
        <w:bottom w:val="none" w:sz="0" w:space="0" w:color="auto"/>
        <w:right w:val="none" w:sz="0" w:space="0" w:color="auto"/>
      </w:divBdr>
    </w:div>
    <w:div w:id="1145439885">
      <w:marLeft w:val="640"/>
      <w:marRight w:val="0"/>
      <w:marTop w:val="0"/>
      <w:marBottom w:val="0"/>
      <w:divBdr>
        <w:top w:val="none" w:sz="0" w:space="0" w:color="auto"/>
        <w:left w:val="none" w:sz="0" w:space="0" w:color="auto"/>
        <w:bottom w:val="none" w:sz="0" w:space="0" w:color="auto"/>
        <w:right w:val="none" w:sz="0" w:space="0" w:color="auto"/>
      </w:divBdr>
    </w:div>
    <w:div w:id="1145469798">
      <w:marLeft w:val="640"/>
      <w:marRight w:val="0"/>
      <w:marTop w:val="0"/>
      <w:marBottom w:val="0"/>
      <w:divBdr>
        <w:top w:val="none" w:sz="0" w:space="0" w:color="auto"/>
        <w:left w:val="none" w:sz="0" w:space="0" w:color="auto"/>
        <w:bottom w:val="none" w:sz="0" w:space="0" w:color="auto"/>
        <w:right w:val="none" w:sz="0" w:space="0" w:color="auto"/>
      </w:divBdr>
    </w:div>
    <w:div w:id="1145582820">
      <w:marLeft w:val="640"/>
      <w:marRight w:val="0"/>
      <w:marTop w:val="0"/>
      <w:marBottom w:val="0"/>
      <w:divBdr>
        <w:top w:val="none" w:sz="0" w:space="0" w:color="auto"/>
        <w:left w:val="none" w:sz="0" w:space="0" w:color="auto"/>
        <w:bottom w:val="none" w:sz="0" w:space="0" w:color="auto"/>
        <w:right w:val="none" w:sz="0" w:space="0" w:color="auto"/>
      </w:divBdr>
    </w:div>
    <w:div w:id="1145584656">
      <w:marLeft w:val="640"/>
      <w:marRight w:val="0"/>
      <w:marTop w:val="0"/>
      <w:marBottom w:val="0"/>
      <w:divBdr>
        <w:top w:val="none" w:sz="0" w:space="0" w:color="auto"/>
        <w:left w:val="none" w:sz="0" w:space="0" w:color="auto"/>
        <w:bottom w:val="none" w:sz="0" w:space="0" w:color="auto"/>
        <w:right w:val="none" w:sz="0" w:space="0" w:color="auto"/>
      </w:divBdr>
    </w:div>
    <w:div w:id="1145586203">
      <w:marLeft w:val="640"/>
      <w:marRight w:val="0"/>
      <w:marTop w:val="0"/>
      <w:marBottom w:val="0"/>
      <w:divBdr>
        <w:top w:val="none" w:sz="0" w:space="0" w:color="auto"/>
        <w:left w:val="none" w:sz="0" w:space="0" w:color="auto"/>
        <w:bottom w:val="none" w:sz="0" w:space="0" w:color="auto"/>
        <w:right w:val="none" w:sz="0" w:space="0" w:color="auto"/>
      </w:divBdr>
    </w:div>
    <w:div w:id="1145588308">
      <w:marLeft w:val="640"/>
      <w:marRight w:val="0"/>
      <w:marTop w:val="0"/>
      <w:marBottom w:val="0"/>
      <w:divBdr>
        <w:top w:val="none" w:sz="0" w:space="0" w:color="auto"/>
        <w:left w:val="none" w:sz="0" w:space="0" w:color="auto"/>
        <w:bottom w:val="none" w:sz="0" w:space="0" w:color="auto"/>
        <w:right w:val="none" w:sz="0" w:space="0" w:color="auto"/>
      </w:divBdr>
    </w:div>
    <w:div w:id="1145656967">
      <w:marLeft w:val="640"/>
      <w:marRight w:val="0"/>
      <w:marTop w:val="0"/>
      <w:marBottom w:val="0"/>
      <w:divBdr>
        <w:top w:val="none" w:sz="0" w:space="0" w:color="auto"/>
        <w:left w:val="none" w:sz="0" w:space="0" w:color="auto"/>
        <w:bottom w:val="none" w:sz="0" w:space="0" w:color="auto"/>
        <w:right w:val="none" w:sz="0" w:space="0" w:color="auto"/>
      </w:divBdr>
    </w:div>
    <w:div w:id="1145704070">
      <w:marLeft w:val="640"/>
      <w:marRight w:val="0"/>
      <w:marTop w:val="0"/>
      <w:marBottom w:val="0"/>
      <w:divBdr>
        <w:top w:val="none" w:sz="0" w:space="0" w:color="auto"/>
        <w:left w:val="none" w:sz="0" w:space="0" w:color="auto"/>
        <w:bottom w:val="none" w:sz="0" w:space="0" w:color="auto"/>
        <w:right w:val="none" w:sz="0" w:space="0" w:color="auto"/>
      </w:divBdr>
    </w:div>
    <w:div w:id="1145705711">
      <w:marLeft w:val="640"/>
      <w:marRight w:val="0"/>
      <w:marTop w:val="0"/>
      <w:marBottom w:val="0"/>
      <w:divBdr>
        <w:top w:val="none" w:sz="0" w:space="0" w:color="auto"/>
        <w:left w:val="none" w:sz="0" w:space="0" w:color="auto"/>
        <w:bottom w:val="none" w:sz="0" w:space="0" w:color="auto"/>
        <w:right w:val="none" w:sz="0" w:space="0" w:color="auto"/>
      </w:divBdr>
    </w:div>
    <w:div w:id="1145774713">
      <w:marLeft w:val="640"/>
      <w:marRight w:val="0"/>
      <w:marTop w:val="0"/>
      <w:marBottom w:val="0"/>
      <w:divBdr>
        <w:top w:val="none" w:sz="0" w:space="0" w:color="auto"/>
        <w:left w:val="none" w:sz="0" w:space="0" w:color="auto"/>
        <w:bottom w:val="none" w:sz="0" w:space="0" w:color="auto"/>
        <w:right w:val="none" w:sz="0" w:space="0" w:color="auto"/>
      </w:divBdr>
    </w:div>
    <w:div w:id="1145853750">
      <w:marLeft w:val="640"/>
      <w:marRight w:val="0"/>
      <w:marTop w:val="0"/>
      <w:marBottom w:val="0"/>
      <w:divBdr>
        <w:top w:val="none" w:sz="0" w:space="0" w:color="auto"/>
        <w:left w:val="none" w:sz="0" w:space="0" w:color="auto"/>
        <w:bottom w:val="none" w:sz="0" w:space="0" w:color="auto"/>
        <w:right w:val="none" w:sz="0" w:space="0" w:color="auto"/>
      </w:divBdr>
    </w:div>
    <w:div w:id="1145926375">
      <w:marLeft w:val="640"/>
      <w:marRight w:val="0"/>
      <w:marTop w:val="0"/>
      <w:marBottom w:val="0"/>
      <w:divBdr>
        <w:top w:val="none" w:sz="0" w:space="0" w:color="auto"/>
        <w:left w:val="none" w:sz="0" w:space="0" w:color="auto"/>
        <w:bottom w:val="none" w:sz="0" w:space="0" w:color="auto"/>
        <w:right w:val="none" w:sz="0" w:space="0" w:color="auto"/>
      </w:divBdr>
    </w:div>
    <w:div w:id="1145927927">
      <w:marLeft w:val="640"/>
      <w:marRight w:val="0"/>
      <w:marTop w:val="0"/>
      <w:marBottom w:val="0"/>
      <w:divBdr>
        <w:top w:val="none" w:sz="0" w:space="0" w:color="auto"/>
        <w:left w:val="none" w:sz="0" w:space="0" w:color="auto"/>
        <w:bottom w:val="none" w:sz="0" w:space="0" w:color="auto"/>
        <w:right w:val="none" w:sz="0" w:space="0" w:color="auto"/>
      </w:divBdr>
    </w:div>
    <w:div w:id="1146120037">
      <w:marLeft w:val="640"/>
      <w:marRight w:val="0"/>
      <w:marTop w:val="0"/>
      <w:marBottom w:val="0"/>
      <w:divBdr>
        <w:top w:val="none" w:sz="0" w:space="0" w:color="auto"/>
        <w:left w:val="none" w:sz="0" w:space="0" w:color="auto"/>
        <w:bottom w:val="none" w:sz="0" w:space="0" w:color="auto"/>
        <w:right w:val="none" w:sz="0" w:space="0" w:color="auto"/>
      </w:divBdr>
    </w:div>
    <w:div w:id="1146162465">
      <w:marLeft w:val="640"/>
      <w:marRight w:val="0"/>
      <w:marTop w:val="0"/>
      <w:marBottom w:val="0"/>
      <w:divBdr>
        <w:top w:val="none" w:sz="0" w:space="0" w:color="auto"/>
        <w:left w:val="none" w:sz="0" w:space="0" w:color="auto"/>
        <w:bottom w:val="none" w:sz="0" w:space="0" w:color="auto"/>
        <w:right w:val="none" w:sz="0" w:space="0" w:color="auto"/>
      </w:divBdr>
    </w:div>
    <w:div w:id="1146362762">
      <w:marLeft w:val="640"/>
      <w:marRight w:val="0"/>
      <w:marTop w:val="0"/>
      <w:marBottom w:val="0"/>
      <w:divBdr>
        <w:top w:val="none" w:sz="0" w:space="0" w:color="auto"/>
        <w:left w:val="none" w:sz="0" w:space="0" w:color="auto"/>
        <w:bottom w:val="none" w:sz="0" w:space="0" w:color="auto"/>
        <w:right w:val="none" w:sz="0" w:space="0" w:color="auto"/>
      </w:divBdr>
    </w:div>
    <w:div w:id="1146388365">
      <w:marLeft w:val="640"/>
      <w:marRight w:val="0"/>
      <w:marTop w:val="0"/>
      <w:marBottom w:val="0"/>
      <w:divBdr>
        <w:top w:val="none" w:sz="0" w:space="0" w:color="auto"/>
        <w:left w:val="none" w:sz="0" w:space="0" w:color="auto"/>
        <w:bottom w:val="none" w:sz="0" w:space="0" w:color="auto"/>
        <w:right w:val="none" w:sz="0" w:space="0" w:color="auto"/>
      </w:divBdr>
    </w:div>
    <w:div w:id="1146431597">
      <w:marLeft w:val="640"/>
      <w:marRight w:val="0"/>
      <w:marTop w:val="0"/>
      <w:marBottom w:val="0"/>
      <w:divBdr>
        <w:top w:val="none" w:sz="0" w:space="0" w:color="auto"/>
        <w:left w:val="none" w:sz="0" w:space="0" w:color="auto"/>
        <w:bottom w:val="none" w:sz="0" w:space="0" w:color="auto"/>
        <w:right w:val="none" w:sz="0" w:space="0" w:color="auto"/>
      </w:divBdr>
    </w:div>
    <w:div w:id="1146707048">
      <w:marLeft w:val="640"/>
      <w:marRight w:val="0"/>
      <w:marTop w:val="0"/>
      <w:marBottom w:val="0"/>
      <w:divBdr>
        <w:top w:val="none" w:sz="0" w:space="0" w:color="auto"/>
        <w:left w:val="none" w:sz="0" w:space="0" w:color="auto"/>
        <w:bottom w:val="none" w:sz="0" w:space="0" w:color="auto"/>
        <w:right w:val="none" w:sz="0" w:space="0" w:color="auto"/>
      </w:divBdr>
    </w:div>
    <w:div w:id="1146816693">
      <w:marLeft w:val="640"/>
      <w:marRight w:val="0"/>
      <w:marTop w:val="0"/>
      <w:marBottom w:val="0"/>
      <w:divBdr>
        <w:top w:val="none" w:sz="0" w:space="0" w:color="auto"/>
        <w:left w:val="none" w:sz="0" w:space="0" w:color="auto"/>
        <w:bottom w:val="none" w:sz="0" w:space="0" w:color="auto"/>
        <w:right w:val="none" w:sz="0" w:space="0" w:color="auto"/>
      </w:divBdr>
    </w:div>
    <w:div w:id="1146899548">
      <w:marLeft w:val="640"/>
      <w:marRight w:val="0"/>
      <w:marTop w:val="0"/>
      <w:marBottom w:val="0"/>
      <w:divBdr>
        <w:top w:val="none" w:sz="0" w:space="0" w:color="auto"/>
        <w:left w:val="none" w:sz="0" w:space="0" w:color="auto"/>
        <w:bottom w:val="none" w:sz="0" w:space="0" w:color="auto"/>
        <w:right w:val="none" w:sz="0" w:space="0" w:color="auto"/>
      </w:divBdr>
    </w:div>
    <w:div w:id="1147013299">
      <w:marLeft w:val="640"/>
      <w:marRight w:val="0"/>
      <w:marTop w:val="0"/>
      <w:marBottom w:val="0"/>
      <w:divBdr>
        <w:top w:val="none" w:sz="0" w:space="0" w:color="auto"/>
        <w:left w:val="none" w:sz="0" w:space="0" w:color="auto"/>
        <w:bottom w:val="none" w:sz="0" w:space="0" w:color="auto"/>
        <w:right w:val="none" w:sz="0" w:space="0" w:color="auto"/>
      </w:divBdr>
    </w:div>
    <w:div w:id="1147014940">
      <w:marLeft w:val="640"/>
      <w:marRight w:val="0"/>
      <w:marTop w:val="0"/>
      <w:marBottom w:val="0"/>
      <w:divBdr>
        <w:top w:val="none" w:sz="0" w:space="0" w:color="auto"/>
        <w:left w:val="none" w:sz="0" w:space="0" w:color="auto"/>
        <w:bottom w:val="none" w:sz="0" w:space="0" w:color="auto"/>
        <w:right w:val="none" w:sz="0" w:space="0" w:color="auto"/>
      </w:divBdr>
    </w:div>
    <w:div w:id="1147087195">
      <w:marLeft w:val="640"/>
      <w:marRight w:val="0"/>
      <w:marTop w:val="0"/>
      <w:marBottom w:val="0"/>
      <w:divBdr>
        <w:top w:val="none" w:sz="0" w:space="0" w:color="auto"/>
        <w:left w:val="none" w:sz="0" w:space="0" w:color="auto"/>
        <w:bottom w:val="none" w:sz="0" w:space="0" w:color="auto"/>
        <w:right w:val="none" w:sz="0" w:space="0" w:color="auto"/>
      </w:divBdr>
    </w:div>
    <w:div w:id="1147090497">
      <w:marLeft w:val="640"/>
      <w:marRight w:val="0"/>
      <w:marTop w:val="0"/>
      <w:marBottom w:val="0"/>
      <w:divBdr>
        <w:top w:val="none" w:sz="0" w:space="0" w:color="auto"/>
        <w:left w:val="none" w:sz="0" w:space="0" w:color="auto"/>
        <w:bottom w:val="none" w:sz="0" w:space="0" w:color="auto"/>
        <w:right w:val="none" w:sz="0" w:space="0" w:color="auto"/>
      </w:divBdr>
    </w:div>
    <w:div w:id="1147166721">
      <w:marLeft w:val="640"/>
      <w:marRight w:val="0"/>
      <w:marTop w:val="0"/>
      <w:marBottom w:val="0"/>
      <w:divBdr>
        <w:top w:val="none" w:sz="0" w:space="0" w:color="auto"/>
        <w:left w:val="none" w:sz="0" w:space="0" w:color="auto"/>
        <w:bottom w:val="none" w:sz="0" w:space="0" w:color="auto"/>
        <w:right w:val="none" w:sz="0" w:space="0" w:color="auto"/>
      </w:divBdr>
    </w:div>
    <w:div w:id="1147238213">
      <w:marLeft w:val="640"/>
      <w:marRight w:val="0"/>
      <w:marTop w:val="0"/>
      <w:marBottom w:val="0"/>
      <w:divBdr>
        <w:top w:val="none" w:sz="0" w:space="0" w:color="auto"/>
        <w:left w:val="none" w:sz="0" w:space="0" w:color="auto"/>
        <w:bottom w:val="none" w:sz="0" w:space="0" w:color="auto"/>
        <w:right w:val="none" w:sz="0" w:space="0" w:color="auto"/>
      </w:divBdr>
    </w:div>
    <w:div w:id="1147240386">
      <w:marLeft w:val="640"/>
      <w:marRight w:val="0"/>
      <w:marTop w:val="0"/>
      <w:marBottom w:val="0"/>
      <w:divBdr>
        <w:top w:val="none" w:sz="0" w:space="0" w:color="auto"/>
        <w:left w:val="none" w:sz="0" w:space="0" w:color="auto"/>
        <w:bottom w:val="none" w:sz="0" w:space="0" w:color="auto"/>
        <w:right w:val="none" w:sz="0" w:space="0" w:color="auto"/>
      </w:divBdr>
    </w:div>
    <w:div w:id="1147432924">
      <w:marLeft w:val="480"/>
      <w:marRight w:val="0"/>
      <w:marTop w:val="0"/>
      <w:marBottom w:val="0"/>
      <w:divBdr>
        <w:top w:val="none" w:sz="0" w:space="0" w:color="auto"/>
        <w:left w:val="none" w:sz="0" w:space="0" w:color="auto"/>
        <w:bottom w:val="none" w:sz="0" w:space="0" w:color="auto"/>
        <w:right w:val="none" w:sz="0" w:space="0" w:color="auto"/>
      </w:divBdr>
    </w:div>
    <w:div w:id="1147546924">
      <w:marLeft w:val="640"/>
      <w:marRight w:val="0"/>
      <w:marTop w:val="0"/>
      <w:marBottom w:val="0"/>
      <w:divBdr>
        <w:top w:val="none" w:sz="0" w:space="0" w:color="auto"/>
        <w:left w:val="none" w:sz="0" w:space="0" w:color="auto"/>
        <w:bottom w:val="none" w:sz="0" w:space="0" w:color="auto"/>
        <w:right w:val="none" w:sz="0" w:space="0" w:color="auto"/>
      </w:divBdr>
    </w:div>
    <w:div w:id="1147622409">
      <w:marLeft w:val="640"/>
      <w:marRight w:val="0"/>
      <w:marTop w:val="0"/>
      <w:marBottom w:val="0"/>
      <w:divBdr>
        <w:top w:val="none" w:sz="0" w:space="0" w:color="auto"/>
        <w:left w:val="none" w:sz="0" w:space="0" w:color="auto"/>
        <w:bottom w:val="none" w:sz="0" w:space="0" w:color="auto"/>
        <w:right w:val="none" w:sz="0" w:space="0" w:color="auto"/>
      </w:divBdr>
    </w:div>
    <w:div w:id="1147666700">
      <w:marLeft w:val="640"/>
      <w:marRight w:val="0"/>
      <w:marTop w:val="0"/>
      <w:marBottom w:val="0"/>
      <w:divBdr>
        <w:top w:val="none" w:sz="0" w:space="0" w:color="auto"/>
        <w:left w:val="none" w:sz="0" w:space="0" w:color="auto"/>
        <w:bottom w:val="none" w:sz="0" w:space="0" w:color="auto"/>
        <w:right w:val="none" w:sz="0" w:space="0" w:color="auto"/>
      </w:divBdr>
    </w:div>
    <w:div w:id="1147672592">
      <w:marLeft w:val="640"/>
      <w:marRight w:val="0"/>
      <w:marTop w:val="0"/>
      <w:marBottom w:val="0"/>
      <w:divBdr>
        <w:top w:val="none" w:sz="0" w:space="0" w:color="auto"/>
        <w:left w:val="none" w:sz="0" w:space="0" w:color="auto"/>
        <w:bottom w:val="none" w:sz="0" w:space="0" w:color="auto"/>
        <w:right w:val="none" w:sz="0" w:space="0" w:color="auto"/>
      </w:divBdr>
    </w:div>
    <w:div w:id="1147744028">
      <w:marLeft w:val="640"/>
      <w:marRight w:val="0"/>
      <w:marTop w:val="0"/>
      <w:marBottom w:val="0"/>
      <w:divBdr>
        <w:top w:val="none" w:sz="0" w:space="0" w:color="auto"/>
        <w:left w:val="none" w:sz="0" w:space="0" w:color="auto"/>
        <w:bottom w:val="none" w:sz="0" w:space="0" w:color="auto"/>
        <w:right w:val="none" w:sz="0" w:space="0" w:color="auto"/>
      </w:divBdr>
    </w:div>
    <w:div w:id="1148129954">
      <w:marLeft w:val="640"/>
      <w:marRight w:val="0"/>
      <w:marTop w:val="0"/>
      <w:marBottom w:val="0"/>
      <w:divBdr>
        <w:top w:val="none" w:sz="0" w:space="0" w:color="auto"/>
        <w:left w:val="none" w:sz="0" w:space="0" w:color="auto"/>
        <w:bottom w:val="none" w:sz="0" w:space="0" w:color="auto"/>
        <w:right w:val="none" w:sz="0" w:space="0" w:color="auto"/>
      </w:divBdr>
    </w:div>
    <w:div w:id="1148207753">
      <w:marLeft w:val="640"/>
      <w:marRight w:val="0"/>
      <w:marTop w:val="0"/>
      <w:marBottom w:val="0"/>
      <w:divBdr>
        <w:top w:val="none" w:sz="0" w:space="0" w:color="auto"/>
        <w:left w:val="none" w:sz="0" w:space="0" w:color="auto"/>
        <w:bottom w:val="none" w:sz="0" w:space="0" w:color="auto"/>
        <w:right w:val="none" w:sz="0" w:space="0" w:color="auto"/>
      </w:divBdr>
    </w:div>
    <w:div w:id="1148211319">
      <w:marLeft w:val="640"/>
      <w:marRight w:val="0"/>
      <w:marTop w:val="0"/>
      <w:marBottom w:val="0"/>
      <w:divBdr>
        <w:top w:val="none" w:sz="0" w:space="0" w:color="auto"/>
        <w:left w:val="none" w:sz="0" w:space="0" w:color="auto"/>
        <w:bottom w:val="none" w:sz="0" w:space="0" w:color="auto"/>
        <w:right w:val="none" w:sz="0" w:space="0" w:color="auto"/>
      </w:divBdr>
    </w:div>
    <w:div w:id="1148279198">
      <w:marLeft w:val="640"/>
      <w:marRight w:val="0"/>
      <w:marTop w:val="0"/>
      <w:marBottom w:val="0"/>
      <w:divBdr>
        <w:top w:val="none" w:sz="0" w:space="0" w:color="auto"/>
        <w:left w:val="none" w:sz="0" w:space="0" w:color="auto"/>
        <w:bottom w:val="none" w:sz="0" w:space="0" w:color="auto"/>
        <w:right w:val="none" w:sz="0" w:space="0" w:color="auto"/>
      </w:divBdr>
    </w:div>
    <w:div w:id="1148279984">
      <w:marLeft w:val="640"/>
      <w:marRight w:val="0"/>
      <w:marTop w:val="0"/>
      <w:marBottom w:val="0"/>
      <w:divBdr>
        <w:top w:val="none" w:sz="0" w:space="0" w:color="auto"/>
        <w:left w:val="none" w:sz="0" w:space="0" w:color="auto"/>
        <w:bottom w:val="none" w:sz="0" w:space="0" w:color="auto"/>
        <w:right w:val="none" w:sz="0" w:space="0" w:color="auto"/>
      </w:divBdr>
    </w:div>
    <w:div w:id="1148352806">
      <w:marLeft w:val="640"/>
      <w:marRight w:val="0"/>
      <w:marTop w:val="0"/>
      <w:marBottom w:val="0"/>
      <w:divBdr>
        <w:top w:val="none" w:sz="0" w:space="0" w:color="auto"/>
        <w:left w:val="none" w:sz="0" w:space="0" w:color="auto"/>
        <w:bottom w:val="none" w:sz="0" w:space="0" w:color="auto"/>
        <w:right w:val="none" w:sz="0" w:space="0" w:color="auto"/>
      </w:divBdr>
    </w:div>
    <w:div w:id="1148400626">
      <w:marLeft w:val="640"/>
      <w:marRight w:val="0"/>
      <w:marTop w:val="0"/>
      <w:marBottom w:val="0"/>
      <w:divBdr>
        <w:top w:val="none" w:sz="0" w:space="0" w:color="auto"/>
        <w:left w:val="none" w:sz="0" w:space="0" w:color="auto"/>
        <w:bottom w:val="none" w:sz="0" w:space="0" w:color="auto"/>
        <w:right w:val="none" w:sz="0" w:space="0" w:color="auto"/>
      </w:divBdr>
    </w:div>
    <w:div w:id="1148401419">
      <w:marLeft w:val="640"/>
      <w:marRight w:val="0"/>
      <w:marTop w:val="0"/>
      <w:marBottom w:val="0"/>
      <w:divBdr>
        <w:top w:val="none" w:sz="0" w:space="0" w:color="auto"/>
        <w:left w:val="none" w:sz="0" w:space="0" w:color="auto"/>
        <w:bottom w:val="none" w:sz="0" w:space="0" w:color="auto"/>
        <w:right w:val="none" w:sz="0" w:space="0" w:color="auto"/>
      </w:divBdr>
    </w:div>
    <w:div w:id="1148551035">
      <w:marLeft w:val="640"/>
      <w:marRight w:val="0"/>
      <w:marTop w:val="0"/>
      <w:marBottom w:val="0"/>
      <w:divBdr>
        <w:top w:val="none" w:sz="0" w:space="0" w:color="auto"/>
        <w:left w:val="none" w:sz="0" w:space="0" w:color="auto"/>
        <w:bottom w:val="none" w:sz="0" w:space="0" w:color="auto"/>
        <w:right w:val="none" w:sz="0" w:space="0" w:color="auto"/>
      </w:divBdr>
    </w:div>
    <w:div w:id="1148669355">
      <w:marLeft w:val="640"/>
      <w:marRight w:val="0"/>
      <w:marTop w:val="0"/>
      <w:marBottom w:val="0"/>
      <w:divBdr>
        <w:top w:val="none" w:sz="0" w:space="0" w:color="auto"/>
        <w:left w:val="none" w:sz="0" w:space="0" w:color="auto"/>
        <w:bottom w:val="none" w:sz="0" w:space="0" w:color="auto"/>
        <w:right w:val="none" w:sz="0" w:space="0" w:color="auto"/>
      </w:divBdr>
    </w:div>
    <w:div w:id="1148741540">
      <w:marLeft w:val="640"/>
      <w:marRight w:val="0"/>
      <w:marTop w:val="0"/>
      <w:marBottom w:val="0"/>
      <w:divBdr>
        <w:top w:val="none" w:sz="0" w:space="0" w:color="auto"/>
        <w:left w:val="none" w:sz="0" w:space="0" w:color="auto"/>
        <w:bottom w:val="none" w:sz="0" w:space="0" w:color="auto"/>
        <w:right w:val="none" w:sz="0" w:space="0" w:color="auto"/>
      </w:divBdr>
    </w:div>
    <w:div w:id="1148744090">
      <w:marLeft w:val="640"/>
      <w:marRight w:val="0"/>
      <w:marTop w:val="0"/>
      <w:marBottom w:val="0"/>
      <w:divBdr>
        <w:top w:val="none" w:sz="0" w:space="0" w:color="auto"/>
        <w:left w:val="none" w:sz="0" w:space="0" w:color="auto"/>
        <w:bottom w:val="none" w:sz="0" w:space="0" w:color="auto"/>
        <w:right w:val="none" w:sz="0" w:space="0" w:color="auto"/>
      </w:divBdr>
    </w:div>
    <w:div w:id="1148744606">
      <w:marLeft w:val="640"/>
      <w:marRight w:val="0"/>
      <w:marTop w:val="0"/>
      <w:marBottom w:val="0"/>
      <w:divBdr>
        <w:top w:val="none" w:sz="0" w:space="0" w:color="auto"/>
        <w:left w:val="none" w:sz="0" w:space="0" w:color="auto"/>
        <w:bottom w:val="none" w:sz="0" w:space="0" w:color="auto"/>
        <w:right w:val="none" w:sz="0" w:space="0" w:color="auto"/>
      </w:divBdr>
    </w:div>
    <w:div w:id="1148744972">
      <w:marLeft w:val="640"/>
      <w:marRight w:val="0"/>
      <w:marTop w:val="0"/>
      <w:marBottom w:val="0"/>
      <w:divBdr>
        <w:top w:val="none" w:sz="0" w:space="0" w:color="auto"/>
        <w:left w:val="none" w:sz="0" w:space="0" w:color="auto"/>
        <w:bottom w:val="none" w:sz="0" w:space="0" w:color="auto"/>
        <w:right w:val="none" w:sz="0" w:space="0" w:color="auto"/>
      </w:divBdr>
    </w:div>
    <w:div w:id="1148784468">
      <w:marLeft w:val="640"/>
      <w:marRight w:val="0"/>
      <w:marTop w:val="0"/>
      <w:marBottom w:val="0"/>
      <w:divBdr>
        <w:top w:val="none" w:sz="0" w:space="0" w:color="auto"/>
        <w:left w:val="none" w:sz="0" w:space="0" w:color="auto"/>
        <w:bottom w:val="none" w:sz="0" w:space="0" w:color="auto"/>
        <w:right w:val="none" w:sz="0" w:space="0" w:color="auto"/>
      </w:divBdr>
    </w:div>
    <w:div w:id="1148784768">
      <w:marLeft w:val="640"/>
      <w:marRight w:val="0"/>
      <w:marTop w:val="0"/>
      <w:marBottom w:val="0"/>
      <w:divBdr>
        <w:top w:val="none" w:sz="0" w:space="0" w:color="auto"/>
        <w:left w:val="none" w:sz="0" w:space="0" w:color="auto"/>
        <w:bottom w:val="none" w:sz="0" w:space="0" w:color="auto"/>
        <w:right w:val="none" w:sz="0" w:space="0" w:color="auto"/>
      </w:divBdr>
    </w:div>
    <w:div w:id="1148790159">
      <w:marLeft w:val="640"/>
      <w:marRight w:val="0"/>
      <w:marTop w:val="0"/>
      <w:marBottom w:val="0"/>
      <w:divBdr>
        <w:top w:val="none" w:sz="0" w:space="0" w:color="auto"/>
        <w:left w:val="none" w:sz="0" w:space="0" w:color="auto"/>
        <w:bottom w:val="none" w:sz="0" w:space="0" w:color="auto"/>
        <w:right w:val="none" w:sz="0" w:space="0" w:color="auto"/>
      </w:divBdr>
    </w:div>
    <w:div w:id="1148984993">
      <w:marLeft w:val="640"/>
      <w:marRight w:val="0"/>
      <w:marTop w:val="0"/>
      <w:marBottom w:val="0"/>
      <w:divBdr>
        <w:top w:val="none" w:sz="0" w:space="0" w:color="auto"/>
        <w:left w:val="none" w:sz="0" w:space="0" w:color="auto"/>
        <w:bottom w:val="none" w:sz="0" w:space="0" w:color="auto"/>
        <w:right w:val="none" w:sz="0" w:space="0" w:color="auto"/>
      </w:divBdr>
    </w:div>
    <w:div w:id="1149133381">
      <w:marLeft w:val="640"/>
      <w:marRight w:val="0"/>
      <w:marTop w:val="0"/>
      <w:marBottom w:val="0"/>
      <w:divBdr>
        <w:top w:val="none" w:sz="0" w:space="0" w:color="auto"/>
        <w:left w:val="none" w:sz="0" w:space="0" w:color="auto"/>
        <w:bottom w:val="none" w:sz="0" w:space="0" w:color="auto"/>
        <w:right w:val="none" w:sz="0" w:space="0" w:color="auto"/>
      </w:divBdr>
    </w:div>
    <w:div w:id="1149175596">
      <w:marLeft w:val="640"/>
      <w:marRight w:val="0"/>
      <w:marTop w:val="0"/>
      <w:marBottom w:val="0"/>
      <w:divBdr>
        <w:top w:val="none" w:sz="0" w:space="0" w:color="auto"/>
        <w:left w:val="none" w:sz="0" w:space="0" w:color="auto"/>
        <w:bottom w:val="none" w:sz="0" w:space="0" w:color="auto"/>
        <w:right w:val="none" w:sz="0" w:space="0" w:color="auto"/>
      </w:divBdr>
    </w:div>
    <w:div w:id="1149178107">
      <w:marLeft w:val="640"/>
      <w:marRight w:val="0"/>
      <w:marTop w:val="0"/>
      <w:marBottom w:val="0"/>
      <w:divBdr>
        <w:top w:val="none" w:sz="0" w:space="0" w:color="auto"/>
        <w:left w:val="none" w:sz="0" w:space="0" w:color="auto"/>
        <w:bottom w:val="none" w:sz="0" w:space="0" w:color="auto"/>
        <w:right w:val="none" w:sz="0" w:space="0" w:color="auto"/>
      </w:divBdr>
    </w:div>
    <w:div w:id="1149202445">
      <w:marLeft w:val="640"/>
      <w:marRight w:val="0"/>
      <w:marTop w:val="0"/>
      <w:marBottom w:val="0"/>
      <w:divBdr>
        <w:top w:val="none" w:sz="0" w:space="0" w:color="auto"/>
        <w:left w:val="none" w:sz="0" w:space="0" w:color="auto"/>
        <w:bottom w:val="none" w:sz="0" w:space="0" w:color="auto"/>
        <w:right w:val="none" w:sz="0" w:space="0" w:color="auto"/>
      </w:divBdr>
    </w:div>
    <w:div w:id="1149246422">
      <w:marLeft w:val="640"/>
      <w:marRight w:val="0"/>
      <w:marTop w:val="0"/>
      <w:marBottom w:val="0"/>
      <w:divBdr>
        <w:top w:val="none" w:sz="0" w:space="0" w:color="auto"/>
        <w:left w:val="none" w:sz="0" w:space="0" w:color="auto"/>
        <w:bottom w:val="none" w:sz="0" w:space="0" w:color="auto"/>
        <w:right w:val="none" w:sz="0" w:space="0" w:color="auto"/>
      </w:divBdr>
    </w:div>
    <w:div w:id="1149328792">
      <w:marLeft w:val="640"/>
      <w:marRight w:val="0"/>
      <w:marTop w:val="0"/>
      <w:marBottom w:val="0"/>
      <w:divBdr>
        <w:top w:val="none" w:sz="0" w:space="0" w:color="auto"/>
        <w:left w:val="none" w:sz="0" w:space="0" w:color="auto"/>
        <w:bottom w:val="none" w:sz="0" w:space="0" w:color="auto"/>
        <w:right w:val="none" w:sz="0" w:space="0" w:color="auto"/>
      </w:divBdr>
    </w:div>
    <w:div w:id="1149397520">
      <w:marLeft w:val="640"/>
      <w:marRight w:val="0"/>
      <w:marTop w:val="0"/>
      <w:marBottom w:val="0"/>
      <w:divBdr>
        <w:top w:val="none" w:sz="0" w:space="0" w:color="auto"/>
        <w:left w:val="none" w:sz="0" w:space="0" w:color="auto"/>
        <w:bottom w:val="none" w:sz="0" w:space="0" w:color="auto"/>
        <w:right w:val="none" w:sz="0" w:space="0" w:color="auto"/>
      </w:divBdr>
    </w:div>
    <w:div w:id="1149440550">
      <w:marLeft w:val="640"/>
      <w:marRight w:val="0"/>
      <w:marTop w:val="0"/>
      <w:marBottom w:val="0"/>
      <w:divBdr>
        <w:top w:val="none" w:sz="0" w:space="0" w:color="auto"/>
        <w:left w:val="none" w:sz="0" w:space="0" w:color="auto"/>
        <w:bottom w:val="none" w:sz="0" w:space="0" w:color="auto"/>
        <w:right w:val="none" w:sz="0" w:space="0" w:color="auto"/>
      </w:divBdr>
    </w:div>
    <w:div w:id="1149588948">
      <w:marLeft w:val="640"/>
      <w:marRight w:val="0"/>
      <w:marTop w:val="0"/>
      <w:marBottom w:val="0"/>
      <w:divBdr>
        <w:top w:val="none" w:sz="0" w:space="0" w:color="auto"/>
        <w:left w:val="none" w:sz="0" w:space="0" w:color="auto"/>
        <w:bottom w:val="none" w:sz="0" w:space="0" w:color="auto"/>
        <w:right w:val="none" w:sz="0" w:space="0" w:color="auto"/>
      </w:divBdr>
    </w:div>
    <w:div w:id="1149595998">
      <w:marLeft w:val="640"/>
      <w:marRight w:val="0"/>
      <w:marTop w:val="0"/>
      <w:marBottom w:val="0"/>
      <w:divBdr>
        <w:top w:val="none" w:sz="0" w:space="0" w:color="auto"/>
        <w:left w:val="none" w:sz="0" w:space="0" w:color="auto"/>
        <w:bottom w:val="none" w:sz="0" w:space="0" w:color="auto"/>
        <w:right w:val="none" w:sz="0" w:space="0" w:color="auto"/>
      </w:divBdr>
    </w:div>
    <w:div w:id="1149640021">
      <w:marLeft w:val="640"/>
      <w:marRight w:val="0"/>
      <w:marTop w:val="0"/>
      <w:marBottom w:val="0"/>
      <w:divBdr>
        <w:top w:val="none" w:sz="0" w:space="0" w:color="auto"/>
        <w:left w:val="none" w:sz="0" w:space="0" w:color="auto"/>
        <w:bottom w:val="none" w:sz="0" w:space="0" w:color="auto"/>
        <w:right w:val="none" w:sz="0" w:space="0" w:color="auto"/>
      </w:divBdr>
    </w:div>
    <w:div w:id="1149829987">
      <w:marLeft w:val="640"/>
      <w:marRight w:val="0"/>
      <w:marTop w:val="0"/>
      <w:marBottom w:val="0"/>
      <w:divBdr>
        <w:top w:val="none" w:sz="0" w:space="0" w:color="auto"/>
        <w:left w:val="none" w:sz="0" w:space="0" w:color="auto"/>
        <w:bottom w:val="none" w:sz="0" w:space="0" w:color="auto"/>
        <w:right w:val="none" w:sz="0" w:space="0" w:color="auto"/>
      </w:divBdr>
    </w:div>
    <w:div w:id="1149833590">
      <w:marLeft w:val="640"/>
      <w:marRight w:val="0"/>
      <w:marTop w:val="0"/>
      <w:marBottom w:val="0"/>
      <w:divBdr>
        <w:top w:val="none" w:sz="0" w:space="0" w:color="auto"/>
        <w:left w:val="none" w:sz="0" w:space="0" w:color="auto"/>
        <w:bottom w:val="none" w:sz="0" w:space="0" w:color="auto"/>
        <w:right w:val="none" w:sz="0" w:space="0" w:color="auto"/>
      </w:divBdr>
    </w:div>
    <w:div w:id="1149861768">
      <w:marLeft w:val="640"/>
      <w:marRight w:val="0"/>
      <w:marTop w:val="0"/>
      <w:marBottom w:val="0"/>
      <w:divBdr>
        <w:top w:val="none" w:sz="0" w:space="0" w:color="auto"/>
        <w:left w:val="none" w:sz="0" w:space="0" w:color="auto"/>
        <w:bottom w:val="none" w:sz="0" w:space="0" w:color="auto"/>
        <w:right w:val="none" w:sz="0" w:space="0" w:color="auto"/>
      </w:divBdr>
    </w:div>
    <w:div w:id="1149904689">
      <w:marLeft w:val="640"/>
      <w:marRight w:val="0"/>
      <w:marTop w:val="0"/>
      <w:marBottom w:val="0"/>
      <w:divBdr>
        <w:top w:val="none" w:sz="0" w:space="0" w:color="auto"/>
        <w:left w:val="none" w:sz="0" w:space="0" w:color="auto"/>
        <w:bottom w:val="none" w:sz="0" w:space="0" w:color="auto"/>
        <w:right w:val="none" w:sz="0" w:space="0" w:color="auto"/>
      </w:divBdr>
    </w:div>
    <w:div w:id="1149907101">
      <w:marLeft w:val="640"/>
      <w:marRight w:val="0"/>
      <w:marTop w:val="0"/>
      <w:marBottom w:val="0"/>
      <w:divBdr>
        <w:top w:val="none" w:sz="0" w:space="0" w:color="auto"/>
        <w:left w:val="none" w:sz="0" w:space="0" w:color="auto"/>
        <w:bottom w:val="none" w:sz="0" w:space="0" w:color="auto"/>
        <w:right w:val="none" w:sz="0" w:space="0" w:color="auto"/>
      </w:divBdr>
    </w:div>
    <w:div w:id="1149977704">
      <w:marLeft w:val="640"/>
      <w:marRight w:val="0"/>
      <w:marTop w:val="0"/>
      <w:marBottom w:val="0"/>
      <w:divBdr>
        <w:top w:val="none" w:sz="0" w:space="0" w:color="auto"/>
        <w:left w:val="none" w:sz="0" w:space="0" w:color="auto"/>
        <w:bottom w:val="none" w:sz="0" w:space="0" w:color="auto"/>
        <w:right w:val="none" w:sz="0" w:space="0" w:color="auto"/>
      </w:divBdr>
    </w:div>
    <w:div w:id="1150052101">
      <w:marLeft w:val="640"/>
      <w:marRight w:val="0"/>
      <w:marTop w:val="0"/>
      <w:marBottom w:val="0"/>
      <w:divBdr>
        <w:top w:val="none" w:sz="0" w:space="0" w:color="auto"/>
        <w:left w:val="none" w:sz="0" w:space="0" w:color="auto"/>
        <w:bottom w:val="none" w:sz="0" w:space="0" w:color="auto"/>
        <w:right w:val="none" w:sz="0" w:space="0" w:color="auto"/>
      </w:divBdr>
    </w:div>
    <w:div w:id="1150055854">
      <w:marLeft w:val="640"/>
      <w:marRight w:val="0"/>
      <w:marTop w:val="0"/>
      <w:marBottom w:val="0"/>
      <w:divBdr>
        <w:top w:val="none" w:sz="0" w:space="0" w:color="auto"/>
        <w:left w:val="none" w:sz="0" w:space="0" w:color="auto"/>
        <w:bottom w:val="none" w:sz="0" w:space="0" w:color="auto"/>
        <w:right w:val="none" w:sz="0" w:space="0" w:color="auto"/>
      </w:divBdr>
    </w:div>
    <w:div w:id="1150100841">
      <w:bodyDiv w:val="1"/>
      <w:marLeft w:val="0"/>
      <w:marRight w:val="0"/>
      <w:marTop w:val="0"/>
      <w:marBottom w:val="0"/>
      <w:divBdr>
        <w:top w:val="none" w:sz="0" w:space="0" w:color="auto"/>
        <w:left w:val="none" w:sz="0" w:space="0" w:color="auto"/>
        <w:bottom w:val="none" w:sz="0" w:space="0" w:color="auto"/>
        <w:right w:val="none" w:sz="0" w:space="0" w:color="auto"/>
      </w:divBdr>
      <w:divsChild>
        <w:div w:id="35398279">
          <w:marLeft w:val="640"/>
          <w:marRight w:val="0"/>
          <w:marTop w:val="0"/>
          <w:marBottom w:val="0"/>
          <w:divBdr>
            <w:top w:val="none" w:sz="0" w:space="0" w:color="auto"/>
            <w:left w:val="none" w:sz="0" w:space="0" w:color="auto"/>
            <w:bottom w:val="none" w:sz="0" w:space="0" w:color="auto"/>
            <w:right w:val="none" w:sz="0" w:space="0" w:color="auto"/>
          </w:divBdr>
        </w:div>
        <w:div w:id="41708992">
          <w:marLeft w:val="640"/>
          <w:marRight w:val="0"/>
          <w:marTop w:val="0"/>
          <w:marBottom w:val="0"/>
          <w:divBdr>
            <w:top w:val="none" w:sz="0" w:space="0" w:color="auto"/>
            <w:left w:val="none" w:sz="0" w:space="0" w:color="auto"/>
            <w:bottom w:val="none" w:sz="0" w:space="0" w:color="auto"/>
            <w:right w:val="none" w:sz="0" w:space="0" w:color="auto"/>
          </w:divBdr>
        </w:div>
        <w:div w:id="117145252">
          <w:marLeft w:val="640"/>
          <w:marRight w:val="0"/>
          <w:marTop w:val="0"/>
          <w:marBottom w:val="0"/>
          <w:divBdr>
            <w:top w:val="none" w:sz="0" w:space="0" w:color="auto"/>
            <w:left w:val="none" w:sz="0" w:space="0" w:color="auto"/>
            <w:bottom w:val="none" w:sz="0" w:space="0" w:color="auto"/>
            <w:right w:val="none" w:sz="0" w:space="0" w:color="auto"/>
          </w:divBdr>
        </w:div>
        <w:div w:id="123620273">
          <w:marLeft w:val="640"/>
          <w:marRight w:val="0"/>
          <w:marTop w:val="0"/>
          <w:marBottom w:val="0"/>
          <w:divBdr>
            <w:top w:val="none" w:sz="0" w:space="0" w:color="auto"/>
            <w:left w:val="none" w:sz="0" w:space="0" w:color="auto"/>
            <w:bottom w:val="none" w:sz="0" w:space="0" w:color="auto"/>
            <w:right w:val="none" w:sz="0" w:space="0" w:color="auto"/>
          </w:divBdr>
        </w:div>
        <w:div w:id="136147244">
          <w:marLeft w:val="640"/>
          <w:marRight w:val="0"/>
          <w:marTop w:val="0"/>
          <w:marBottom w:val="0"/>
          <w:divBdr>
            <w:top w:val="none" w:sz="0" w:space="0" w:color="auto"/>
            <w:left w:val="none" w:sz="0" w:space="0" w:color="auto"/>
            <w:bottom w:val="none" w:sz="0" w:space="0" w:color="auto"/>
            <w:right w:val="none" w:sz="0" w:space="0" w:color="auto"/>
          </w:divBdr>
        </w:div>
        <w:div w:id="202712997">
          <w:marLeft w:val="640"/>
          <w:marRight w:val="0"/>
          <w:marTop w:val="0"/>
          <w:marBottom w:val="0"/>
          <w:divBdr>
            <w:top w:val="none" w:sz="0" w:space="0" w:color="auto"/>
            <w:left w:val="none" w:sz="0" w:space="0" w:color="auto"/>
            <w:bottom w:val="none" w:sz="0" w:space="0" w:color="auto"/>
            <w:right w:val="none" w:sz="0" w:space="0" w:color="auto"/>
          </w:divBdr>
        </w:div>
        <w:div w:id="349993838">
          <w:marLeft w:val="640"/>
          <w:marRight w:val="0"/>
          <w:marTop w:val="0"/>
          <w:marBottom w:val="0"/>
          <w:divBdr>
            <w:top w:val="none" w:sz="0" w:space="0" w:color="auto"/>
            <w:left w:val="none" w:sz="0" w:space="0" w:color="auto"/>
            <w:bottom w:val="none" w:sz="0" w:space="0" w:color="auto"/>
            <w:right w:val="none" w:sz="0" w:space="0" w:color="auto"/>
          </w:divBdr>
        </w:div>
        <w:div w:id="407505262">
          <w:marLeft w:val="640"/>
          <w:marRight w:val="0"/>
          <w:marTop w:val="0"/>
          <w:marBottom w:val="0"/>
          <w:divBdr>
            <w:top w:val="none" w:sz="0" w:space="0" w:color="auto"/>
            <w:left w:val="none" w:sz="0" w:space="0" w:color="auto"/>
            <w:bottom w:val="none" w:sz="0" w:space="0" w:color="auto"/>
            <w:right w:val="none" w:sz="0" w:space="0" w:color="auto"/>
          </w:divBdr>
        </w:div>
        <w:div w:id="420179001">
          <w:marLeft w:val="640"/>
          <w:marRight w:val="0"/>
          <w:marTop w:val="0"/>
          <w:marBottom w:val="0"/>
          <w:divBdr>
            <w:top w:val="none" w:sz="0" w:space="0" w:color="auto"/>
            <w:left w:val="none" w:sz="0" w:space="0" w:color="auto"/>
            <w:bottom w:val="none" w:sz="0" w:space="0" w:color="auto"/>
            <w:right w:val="none" w:sz="0" w:space="0" w:color="auto"/>
          </w:divBdr>
        </w:div>
        <w:div w:id="426073359">
          <w:marLeft w:val="640"/>
          <w:marRight w:val="0"/>
          <w:marTop w:val="0"/>
          <w:marBottom w:val="0"/>
          <w:divBdr>
            <w:top w:val="none" w:sz="0" w:space="0" w:color="auto"/>
            <w:left w:val="none" w:sz="0" w:space="0" w:color="auto"/>
            <w:bottom w:val="none" w:sz="0" w:space="0" w:color="auto"/>
            <w:right w:val="none" w:sz="0" w:space="0" w:color="auto"/>
          </w:divBdr>
        </w:div>
        <w:div w:id="589698573">
          <w:marLeft w:val="640"/>
          <w:marRight w:val="0"/>
          <w:marTop w:val="0"/>
          <w:marBottom w:val="0"/>
          <w:divBdr>
            <w:top w:val="none" w:sz="0" w:space="0" w:color="auto"/>
            <w:left w:val="none" w:sz="0" w:space="0" w:color="auto"/>
            <w:bottom w:val="none" w:sz="0" w:space="0" w:color="auto"/>
            <w:right w:val="none" w:sz="0" w:space="0" w:color="auto"/>
          </w:divBdr>
        </w:div>
        <w:div w:id="625281598">
          <w:marLeft w:val="640"/>
          <w:marRight w:val="0"/>
          <w:marTop w:val="0"/>
          <w:marBottom w:val="0"/>
          <w:divBdr>
            <w:top w:val="none" w:sz="0" w:space="0" w:color="auto"/>
            <w:left w:val="none" w:sz="0" w:space="0" w:color="auto"/>
            <w:bottom w:val="none" w:sz="0" w:space="0" w:color="auto"/>
            <w:right w:val="none" w:sz="0" w:space="0" w:color="auto"/>
          </w:divBdr>
        </w:div>
        <w:div w:id="789397244">
          <w:marLeft w:val="640"/>
          <w:marRight w:val="0"/>
          <w:marTop w:val="0"/>
          <w:marBottom w:val="0"/>
          <w:divBdr>
            <w:top w:val="none" w:sz="0" w:space="0" w:color="auto"/>
            <w:left w:val="none" w:sz="0" w:space="0" w:color="auto"/>
            <w:bottom w:val="none" w:sz="0" w:space="0" w:color="auto"/>
            <w:right w:val="none" w:sz="0" w:space="0" w:color="auto"/>
          </w:divBdr>
        </w:div>
        <w:div w:id="840388509">
          <w:marLeft w:val="640"/>
          <w:marRight w:val="0"/>
          <w:marTop w:val="0"/>
          <w:marBottom w:val="0"/>
          <w:divBdr>
            <w:top w:val="none" w:sz="0" w:space="0" w:color="auto"/>
            <w:left w:val="none" w:sz="0" w:space="0" w:color="auto"/>
            <w:bottom w:val="none" w:sz="0" w:space="0" w:color="auto"/>
            <w:right w:val="none" w:sz="0" w:space="0" w:color="auto"/>
          </w:divBdr>
        </w:div>
        <w:div w:id="891422832">
          <w:marLeft w:val="640"/>
          <w:marRight w:val="0"/>
          <w:marTop w:val="0"/>
          <w:marBottom w:val="0"/>
          <w:divBdr>
            <w:top w:val="none" w:sz="0" w:space="0" w:color="auto"/>
            <w:left w:val="none" w:sz="0" w:space="0" w:color="auto"/>
            <w:bottom w:val="none" w:sz="0" w:space="0" w:color="auto"/>
            <w:right w:val="none" w:sz="0" w:space="0" w:color="auto"/>
          </w:divBdr>
        </w:div>
        <w:div w:id="894319242">
          <w:marLeft w:val="640"/>
          <w:marRight w:val="0"/>
          <w:marTop w:val="0"/>
          <w:marBottom w:val="0"/>
          <w:divBdr>
            <w:top w:val="none" w:sz="0" w:space="0" w:color="auto"/>
            <w:left w:val="none" w:sz="0" w:space="0" w:color="auto"/>
            <w:bottom w:val="none" w:sz="0" w:space="0" w:color="auto"/>
            <w:right w:val="none" w:sz="0" w:space="0" w:color="auto"/>
          </w:divBdr>
        </w:div>
        <w:div w:id="939722130">
          <w:marLeft w:val="640"/>
          <w:marRight w:val="0"/>
          <w:marTop w:val="0"/>
          <w:marBottom w:val="0"/>
          <w:divBdr>
            <w:top w:val="none" w:sz="0" w:space="0" w:color="auto"/>
            <w:left w:val="none" w:sz="0" w:space="0" w:color="auto"/>
            <w:bottom w:val="none" w:sz="0" w:space="0" w:color="auto"/>
            <w:right w:val="none" w:sz="0" w:space="0" w:color="auto"/>
          </w:divBdr>
        </w:div>
        <w:div w:id="1015040828">
          <w:marLeft w:val="640"/>
          <w:marRight w:val="0"/>
          <w:marTop w:val="0"/>
          <w:marBottom w:val="0"/>
          <w:divBdr>
            <w:top w:val="none" w:sz="0" w:space="0" w:color="auto"/>
            <w:left w:val="none" w:sz="0" w:space="0" w:color="auto"/>
            <w:bottom w:val="none" w:sz="0" w:space="0" w:color="auto"/>
            <w:right w:val="none" w:sz="0" w:space="0" w:color="auto"/>
          </w:divBdr>
        </w:div>
        <w:div w:id="1028264530">
          <w:marLeft w:val="640"/>
          <w:marRight w:val="0"/>
          <w:marTop w:val="0"/>
          <w:marBottom w:val="0"/>
          <w:divBdr>
            <w:top w:val="none" w:sz="0" w:space="0" w:color="auto"/>
            <w:left w:val="none" w:sz="0" w:space="0" w:color="auto"/>
            <w:bottom w:val="none" w:sz="0" w:space="0" w:color="auto"/>
            <w:right w:val="none" w:sz="0" w:space="0" w:color="auto"/>
          </w:divBdr>
        </w:div>
        <w:div w:id="1052385067">
          <w:marLeft w:val="640"/>
          <w:marRight w:val="0"/>
          <w:marTop w:val="0"/>
          <w:marBottom w:val="0"/>
          <w:divBdr>
            <w:top w:val="none" w:sz="0" w:space="0" w:color="auto"/>
            <w:left w:val="none" w:sz="0" w:space="0" w:color="auto"/>
            <w:bottom w:val="none" w:sz="0" w:space="0" w:color="auto"/>
            <w:right w:val="none" w:sz="0" w:space="0" w:color="auto"/>
          </w:divBdr>
        </w:div>
        <w:div w:id="1158691449">
          <w:marLeft w:val="640"/>
          <w:marRight w:val="0"/>
          <w:marTop w:val="0"/>
          <w:marBottom w:val="0"/>
          <w:divBdr>
            <w:top w:val="none" w:sz="0" w:space="0" w:color="auto"/>
            <w:left w:val="none" w:sz="0" w:space="0" w:color="auto"/>
            <w:bottom w:val="none" w:sz="0" w:space="0" w:color="auto"/>
            <w:right w:val="none" w:sz="0" w:space="0" w:color="auto"/>
          </w:divBdr>
        </w:div>
        <w:div w:id="1192955900">
          <w:marLeft w:val="640"/>
          <w:marRight w:val="0"/>
          <w:marTop w:val="0"/>
          <w:marBottom w:val="0"/>
          <w:divBdr>
            <w:top w:val="none" w:sz="0" w:space="0" w:color="auto"/>
            <w:left w:val="none" w:sz="0" w:space="0" w:color="auto"/>
            <w:bottom w:val="none" w:sz="0" w:space="0" w:color="auto"/>
            <w:right w:val="none" w:sz="0" w:space="0" w:color="auto"/>
          </w:divBdr>
        </w:div>
        <w:div w:id="1267231925">
          <w:marLeft w:val="640"/>
          <w:marRight w:val="0"/>
          <w:marTop w:val="0"/>
          <w:marBottom w:val="0"/>
          <w:divBdr>
            <w:top w:val="none" w:sz="0" w:space="0" w:color="auto"/>
            <w:left w:val="none" w:sz="0" w:space="0" w:color="auto"/>
            <w:bottom w:val="none" w:sz="0" w:space="0" w:color="auto"/>
            <w:right w:val="none" w:sz="0" w:space="0" w:color="auto"/>
          </w:divBdr>
        </w:div>
        <w:div w:id="1288048191">
          <w:marLeft w:val="640"/>
          <w:marRight w:val="0"/>
          <w:marTop w:val="0"/>
          <w:marBottom w:val="0"/>
          <w:divBdr>
            <w:top w:val="none" w:sz="0" w:space="0" w:color="auto"/>
            <w:left w:val="none" w:sz="0" w:space="0" w:color="auto"/>
            <w:bottom w:val="none" w:sz="0" w:space="0" w:color="auto"/>
            <w:right w:val="none" w:sz="0" w:space="0" w:color="auto"/>
          </w:divBdr>
        </w:div>
        <w:div w:id="1340351525">
          <w:marLeft w:val="640"/>
          <w:marRight w:val="0"/>
          <w:marTop w:val="0"/>
          <w:marBottom w:val="0"/>
          <w:divBdr>
            <w:top w:val="none" w:sz="0" w:space="0" w:color="auto"/>
            <w:left w:val="none" w:sz="0" w:space="0" w:color="auto"/>
            <w:bottom w:val="none" w:sz="0" w:space="0" w:color="auto"/>
            <w:right w:val="none" w:sz="0" w:space="0" w:color="auto"/>
          </w:divBdr>
        </w:div>
        <w:div w:id="1368409917">
          <w:marLeft w:val="640"/>
          <w:marRight w:val="0"/>
          <w:marTop w:val="0"/>
          <w:marBottom w:val="0"/>
          <w:divBdr>
            <w:top w:val="none" w:sz="0" w:space="0" w:color="auto"/>
            <w:left w:val="none" w:sz="0" w:space="0" w:color="auto"/>
            <w:bottom w:val="none" w:sz="0" w:space="0" w:color="auto"/>
            <w:right w:val="none" w:sz="0" w:space="0" w:color="auto"/>
          </w:divBdr>
        </w:div>
        <w:div w:id="1375076814">
          <w:marLeft w:val="640"/>
          <w:marRight w:val="0"/>
          <w:marTop w:val="0"/>
          <w:marBottom w:val="0"/>
          <w:divBdr>
            <w:top w:val="none" w:sz="0" w:space="0" w:color="auto"/>
            <w:left w:val="none" w:sz="0" w:space="0" w:color="auto"/>
            <w:bottom w:val="none" w:sz="0" w:space="0" w:color="auto"/>
            <w:right w:val="none" w:sz="0" w:space="0" w:color="auto"/>
          </w:divBdr>
        </w:div>
        <w:div w:id="1392923743">
          <w:marLeft w:val="640"/>
          <w:marRight w:val="0"/>
          <w:marTop w:val="0"/>
          <w:marBottom w:val="0"/>
          <w:divBdr>
            <w:top w:val="none" w:sz="0" w:space="0" w:color="auto"/>
            <w:left w:val="none" w:sz="0" w:space="0" w:color="auto"/>
            <w:bottom w:val="none" w:sz="0" w:space="0" w:color="auto"/>
            <w:right w:val="none" w:sz="0" w:space="0" w:color="auto"/>
          </w:divBdr>
        </w:div>
        <w:div w:id="1395932685">
          <w:marLeft w:val="640"/>
          <w:marRight w:val="0"/>
          <w:marTop w:val="0"/>
          <w:marBottom w:val="0"/>
          <w:divBdr>
            <w:top w:val="none" w:sz="0" w:space="0" w:color="auto"/>
            <w:left w:val="none" w:sz="0" w:space="0" w:color="auto"/>
            <w:bottom w:val="none" w:sz="0" w:space="0" w:color="auto"/>
            <w:right w:val="none" w:sz="0" w:space="0" w:color="auto"/>
          </w:divBdr>
        </w:div>
        <w:div w:id="1400639822">
          <w:marLeft w:val="640"/>
          <w:marRight w:val="0"/>
          <w:marTop w:val="0"/>
          <w:marBottom w:val="0"/>
          <w:divBdr>
            <w:top w:val="none" w:sz="0" w:space="0" w:color="auto"/>
            <w:left w:val="none" w:sz="0" w:space="0" w:color="auto"/>
            <w:bottom w:val="none" w:sz="0" w:space="0" w:color="auto"/>
            <w:right w:val="none" w:sz="0" w:space="0" w:color="auto"/>
          </w:divBdr>
        </w:div>
        <w:div w:id="1534029865">
          <w:marLeft w:val="640"/>
          <w:marRight w:val="0"/>
          <w:marTop w:val="0"/>
          <w:marBottom w:val="0"/>
          <w:divBdr>
            <w:top w:val="none" w:sz="0" w:space="0" w:color="auto"/>
            <w:left w:val="none" w:sz="0" w:space="0" w:color="auto"/>
            <w:bottom w:val="none" w:sz="0" w:space="0" w:color="auto"/>
            <w:right w:val="none" w:sz="0" w:space="0" w:color="auto"/>
          </w:divBdr>
        </w:div>
        <w:div w:id="1546286336">
          <w:marLeft w:val="640"/>
          <w:marRight w:val="0"/>
          <w:marTop w:val="0"/>
          <w:marBottom w:val="0"/>
          <w:divBdr>
            <w:top w:val="none" w:sz="0" w:space="0" w:color="auto"/>
            <w:left w:val="none" w:sz="0" w:space="0" w:color="auto"/>
            <w:bottom w:val="none" w:sz="0" w:space="0" w:color="auto"/>
            <w:right w:val="none" w:sz="0" w:space="0" w:color="auto"/>
          </w:divBdr>
        </w:div>
        <w:div w:id="1591544146">
          <w:marLeft w:val="640"/>
          <w:marRight w:val="0"/>
          <w:marTop w:val="0"/>
          <w:marBottom w:val="0"/>
          <w:divBdr>
            <w:top w:val="none" w:sz="0" w:space="0" w:color="auto"/>
            <w:left w:val="none" w:sz="0" w:space="0" w:color="auto"/>
            <w:bottom w:val="none" w:sz="0" w:space="0" w:color="auto"/>
            <w:right w:val="none" w:sz="0" w:space="0" w:color="auto"/>
          </w:divBdr>
        </w:div>
        <w:div w:id="1663847311">
          <w:marLeft w:val="640"/>
          <w:marRight w:val="0"/>
          <w:marTop w:val="0"/>
          <w:marBottom w:val="0"/>
          <w:divBdr>
            <w:top w:val="none" w:sz="0" w:space="0" w:color="auto"/>
            <w:left w:val="none" w:sz="0" w:space="0" w:color="auto"/>
            <w:bottom w:val="none" w:sz="0" w:space="0" w:color="auto"/>
            <w:right w:val="none" w:sz="0" w:space="0" w:color="auto"/>
          </w:divBdr>
        </w:div>
        <w:div w:id="1692949956">
          <w:marLeft w:val="640"/>
          <w:marRight w:val="0"/>
          <w:marTop w:val="0"/>
          <w:marBottom w:val="0"/>
          <w:divBdr>
            <w:top w:val="none" w:sz="0" w:space="0" w:color="auto"/>
            <w:left w:val="none" w:sz="0" w:space="0" w:color="auto"/>
            <w:bottom w:val="none" w:sz="0" w:space="0" w:color="auto"/>
            <w:right w:val="none" w:sz="0" w:space="0" w:color="auto"/>
          </w:divBdr>
        </w:div>
      </w:divsChild>
    </w:div>
    <w:div w:id="1150174039">
      <w:marLeft w:val="640"/>
      <w:marRight w:val="0"/>
      <w:marTop w:val="0"/>
      <w:marBottom w:val="0"/>
      <w:divBdr>
        <w:top w:val="none" w:sz="0" w:space="0" w:color="auto"/>
        <w:left w:val="none" w:sz="0" w:space="0" w:color="auto"/>
        <w:bottom w:val="none" w:sz="0" w:space="0" w:color="auto"/>
        <w:right w:val="none" w:sz="0" w:space="0" w:color="auto"/>
      </w:divBdr>
    </w:div>
    <w:div w:id="1150249318">
      <w:marLeft w:val="640"/>
      <w:marRight w:val="0"/>
      <w:marTop w:val="0"/>
      <w:marBottom w:val="0"/>
      <w:divBdr>
        <w:top w:val="none" w:sz="0" w:space="0" w:color="auto"/>
        <w:left w:val="none" w:sz="0" w:space="0" w:color="auto"/>
        <w:bottom w:val="none" w:sz="0" w:space="0" w:color="auto"/>
        <w:right w:val="none" w:sz="0" w:space="0" w:color="auto"/>
      </w:divBdr>
    </w:div>
    <w:div w:id="1150289541">
      <w:marLeft w:val="640"/>
      <w:marRight w:val="0"/>
      <w:marTop w:val="0"/>
      <w:marBottom w:val="0"/>
      <w:divBdr>
        <w:top w:val="none" w:sz="0" w:space="0" w:color="auto"/>
        <w:left w:val="none" w:sz="0" w:space="0" w:color="auto"/>
        <w:bottom w:val="none" w:sz="0" w:space="0" w:color="auto"/>
        <w:right w:val="none" w:sz="0" w:space="0" w:color="auto"/>
      </w:divBdr>
    </w:div>
    <w:div w:id="1150367533">
      <w:marLeft w:val="640"/>
      <w:marRight w:val="0"/>
      <w:marTop w:val="0"/>
      <w:marBottom w:val="0"/>
      <w:divBdr>
        <w:top w:val="none" w:sz="0" w:space="0" w:color="auto"/>
        <w:left w:val="none" w:sz="0" w:space="0" w:color="auto"/>
        <w:bottom w:val="none" w:sz="0" w:space="0" w:color="auto"/>
        <w:right w:val="none" w:sz="0" w:space="0" w:color="auto"/>
      </w:divBdr>
    </w:div>
    <w:div w:id="1150440373">
      <w:marLeft w:val="640"/>
      <w:marRight w:val="0"/>
      <w:marTop w:val="0"/>
      <w:marBottom w:val="0"/>
      <w:divBdr>
        <w:top w:val="none" w:sz="0" w:space="0" w:color="auto"/>
        <w:left w:val="none" w:sz="0" w:space="0" w:color="auto"/>
        <w:bottom w:val="none" w:sz="0" w:space="0" w:color="auto"/>
        <w:right w:val="none" w:sz="0" w:space="0" w:color="auto"/>
      </w:divBdr>
    </w:div>
    <w:div w:id="1150440500">
      <w:marLeft w:val="640"/>
      <w:marRight w:val="0"/>
      <w:marTop w:val="0"/>
      <w:marBottom w:val="0"/>
      <w:divBdr>
        <w:top w:val="none" w:sz="0" w:space="0" w:color="auto"/>
        <w:left w:val="none" w:sz="0" w:space="0" w:color="auto"/>
        <w:bottom w:val="none" w:sz="0" w:space="0" w:color="auto"/>
        <w:right w:val="none" w:sz="0" w:space="0" w:color="auto"/>
      </w:divBdr>
    </w:div>
    <w:div w:id="1150637037">
      <w:marLeft w:val="640"/>
      <w:marRight w:val="0"/>
      <w:marTop w:val="0"/>
      <w:marBottom w:val="0"/>
      <w:divBdr>
        <w:top w:val="none" w:sz="0" w:space="0" w:color="auto"/>
        <w:left w:val="none" w:sz="0" w:space="0" w:color="auto"/>
        <w:bottom w:val="none" w:sz="0" w:space="0" w:color="auto"/>
        <w:right w:val="none" w:sz="0" w:space="0" w:color="auto"/>
      </w:divBdr>
    </w:div>
    <w:div w:id="1150748159">
      <w:marLeft w:val="640"/>
      <w:marRight w:val="0"/>
      <w:marTop w:val="0"/>
      <w:marBottom w:val="0"/>
      <w:divBdr>
        <w:top w:val="none" w:sz="0" w:space="0" w:color="auto"/>
        <w:left w:val="none" w:sz="0" w:space="0" w:color="auto"/>
        <w:bottom w:val="none" w:sz="0" w:space="0" w:color="auto"/>
        <w:right w:val="none" w:sz="0" w:space="0" w:color="auto"/>
      </w:divBdr>
    </w:div>
    <w:div w:id="1150754187">
      <w:marLeft w:val="640"/>
      <w:marRight w:val="0"/>
      <w:marTop w:val="0"/>
      <w:marBottom w:val="0"/>
      <w:divBdr>
        <w:top w:val="none" w:sz="0" w:space="0" w:color="auto"/>
        <w:left w:val="none" w:sz="0" w:space="0" w:color="auto"/>
        <w:bottom w:val="none" w:sz="0" w:space="0" w:color="auto"/>
        <w:right w:val="none" w:sz="0" w:space="0" w:color="auto"/>
      </w:divBdr>
    </w:div>
    <w:div w:id="1150756030">
      <w:marLeft w:val="640"/>
      <w:marRight w:val="0"/>
      <w:marTop w:val="0"/>
      <w:marBottom w:val="0"/>
      <w:divBdr>
        <w:top w:val="none" w:sz="0" w:space="0" w:color="auto"/>
        <w:left w:val="none" w:sz="0" w:space="0" w:color="auto"/>
        <w:bottom w:val="none" w:sz="0" w:space="0" w:color="auto"/>
        <w:right w:val="none" w:sz="0" w:space="0" w:color="auto"/>
      </w:divBdr>
    </w:div>
    <w:div w:id="1150900346">
      <w:marLeft w:val="640"/>
      <w:marRight w:val="0"/>
      <w:marTop w:val="0"/>
      <w:marBottom w:val="0"/>
      <w:divBdr>
        <w:top w:val="none" w:sz="0" w:space="0" w:color="auto"/>
        <w:left w:val="none" w:sz="0" w:space="0" w:color="auto"/>
        <w:bottom w:val="none" w:sz="0" w:space="0" w:color="auto"/>
        <w:right w:val="none" w:sz="0" w:space="0" w:color="auto"/>
      </w:divBdr>
    </w:div>
    <w:div w:id="1150948630">
      <w:marLeft w:val="640"/>
      <w:marRight w:val="0"/>
      <w:marTop w:val="0"/>
      <w:marBottom w:val="0"/>
      <w:divBdr>
        <w:top w:val="none" w:sz="0" w:space="0" w:color="auto"/>
        <w:left w:val="none" w:sz="0" w:space="0" w:color="auto"/>
        <w:bottom w:val="none" w:sz="0" w:space="0" w:color="auto"/>
        <w:right w:val="none" w:sz="0" w:space="0" w:color="auto"/>
      </w:divBdr>
    </w:div>
    <w:div w:id="1150949088">
      <w:marLeft w:val="640"/>
      <w:marRight w:val="0"/>
      <w:marTop w:val="0"/>
      <w:marBottom w:val="0"/>
      <w:divBdr>
        <w:top w:val="none" w:sz="0" w:space="0" w:color="auto"/>
        <w:left w:val="none" w:sz="0" w:space="0" w:color="auto"/>
        <w:bottom w:val="none" w:sz="0" w:space="0" w:color="auto"/>
        <w:right w:val="none" w:sz="0" w:space="0" w:color="auto"/>
      </w:divBdr>
    </w:div>
    <w:div w:id="1150949103">
      <w:marLeft w:val="640"/>
      <w:marRight w:val="0"/>
      <w:marTop w:val="0"/>
      <w:marBottom w:val="0"/>
      <w:divBdr>
        <w:top w:val="none" w:sz="0" w:space="0" w:color="auto"/>
        <w:left w:val="none" w:sz="0" w:space="0" w:color="auto"/>
        <w:bottom w:val="none" w:sz="0" w:space="0" w:color="auto"/>
        <w:right w:val="none" w:sz="0" w:space="0" w:color="auto"/>
      </w:divBdr>
    </w:div>
    <w:div w:id="1151020247">
      <w:marLeft w:val="640"/>
      <w:marRight w:val="0"/>
      <w:marTop w:val="0"/>
      <w:marBottom w:val="0"/>
      <w:divBdr>
        <w:top w:val="none" w:sz="0" w:space="0" w:color="auto"/>
        <w:left w:val="none" w:sz="0" w:space="0" w:color="auto"/>
        <w:bottom w:val="none" w:sz="0" w:space="0" w:color="auto"/>
        <w:right w:val="none" w:sz="0" w:space="0" w:color="auto"/>
      </w:divBdr>
    </w:div>
    <w:div w:id="1151213628">
      <w:marLeft w:val="640"/>
      <w:marRight w:val="0"/>
      <w:marTop w:val="0"/>
      <w:marBottom w:val="0"/>
      <w:divBdr>
        <w:top w:val="none" w:sz="0" w:space="0" w:color="auto"/>
        <w:left w:val="none" w:sz="0" w:space="0" w:color="auto"/>
        <w:bottom w:val="none" w:sz="0" w:space="0" w:color="auto"/>
        <w:right w:val="none" w:sz="0" w:space="0" w:color="auto"/>
      </w:divBdr>
    </w:div>
    <w:div w:id="1151748347">
      <w:marLeft w:val="640"/>
      <w:marRight w:val="0"/>
      <w:marTop w:val="0"/>
      <w:marBottom w:val="0"/>
      <w:divBdr>
        <w:top w:val="none" w:sz="0" w:space="0" w:color="auto"/>
        <w:left w:val="none" w:sz="0" w:space="0" w:color="auto"/>
        <w:bottom w:val="none" w:sz="0" w:space="0" w:color="auto"/>
        <w:right w:val="none" w:sz="0" w:space="0" w:color="auto"/>
      </w:divBdr>
    </w:div>
    <w:div w:id="1151749554">
      <w:marLeft w:val="640"/>
      <w:marRight w:val="0"/>
      <w:marTop w:val="0"/>
      <w:marBottom w:val="0"/>
      <w:divBdr>
        <w:top w:val="none" w:sz="0" w:space="0" w:color="auto"/>
        <w:left w:val="none" w:sz="0" w:space="0" w:color="auto"/>
        <w:bottom w:val="none" w:sz="0" w:space="0" w:color="auto"/>
        <w:right w:val="none" w:sz="0" w:space="0" w:color="auto"/>
      </w:divBdr>
    </w:div>
    <w:div w:id="1151798578">
      <w:marLeft w:val="640"/>
      <w:marRight w:val="0"/>
      <w:marTop w:val="0"/>
      <w:marBottom w:val="0"/>
      <w:divBdr>
        <w:top w:val="none" w:sz="0" w:space="0" w:color="auto"/>
        <w:left w:val="none" w:sz="0" w:space="0" w:color="auto"/>
        <w:bottom w:val="none" w:sz="0" w:space="0" w:color="auto"/>
        <w:right w:val="none" w:sz="0" w:space="0" w:color="auto"/>
      </w:divBdr>
    </w:div>
    <w:div w:id="1151826836">
      <w:marLeft w:val="640"/>
      <w:marRight w:val="0"/>
      <w:marTop w:val="0"/>
      <w:marBottom w:val="0"/>
      <w:divBdr>
        <w:top w:val="none" w:sz="0" w:space="0" w:color="auto"/>
        <w:left w:val="none" w:sz="0" w:space="0" w:color="auto"/>
        <w:bottom w:val="none" w:sz="0" w:space="0" w:color="auto"/>
        <w:right w:val="none" w:sz="0" w:space="0" w:color="auto"/>
      </w:divBdr>
    </w:div>
    <w:div w:id="1151868307">
      <w:marLeft w:val="640"/>
      <w:marRight w:val="0"/>
      <w:marTop w:val="0"/>
      <w:marBottom w:val="0"/>
      <w:divBdr>
        <w:top w:val="none" w:sz="0" w:space="0" w:color="auto"/>
        <w:left w:val="none" w:sz="0" w:space="0" w:color="auto"/>
        <w:bottom w:val="none" w:sz="0" w:space="0" w:color="auto"/>
        <w:right w:val="none" w:sz="0" w:space="0" w:color="auto"/>
      </w:divBdr>
    </w:div>
    <w:div w:id="1151950085">
      <w:marLeft w:val="640"/>
      <w:marRight w:val="0"/>
      <w:marTop w:val="0"/>
      <w:marBottom w:val="0"/>
      <w:divBdr>
        <w:top w:val="none" w:sz="0" w:space="0" w:color="auto"/>
        <w:left w:val="none" w:sz="0" w:space="0" w:color="auto"/>
        <w:bottom w:val="none" w:sz="0" w:space="0" w:color="auto"/>
        <w:right w:val="none" w:sz="0" w:space="0" w:color="auto"/>
      </w:divBdr>
    </w:div>
    <w:div w:id="1152024029">
      <w:marLeft w:val="640"/>
      <w:marRight w:val="0"/>
      <w:marTop w:val="0"/>
      <w:marBottom w:val="0"/>
      <w:divBdr>
        <w:top w:val="none" w:sz="0" w:space="0" w:color="auto"/>
        <w:left w:val="none" w:sz="0" w:space="0" w:color="auto"/>
        <w:bottom w:val="none" w:sz="0" w:space="0" w:color="auto"/>
        <w:right w:val="none" w:sz="0" w:space="0" w:color="auto"/>
      </w:divBdr>
    </w:div>
    <w:div w:id="1152061132">
      <w:marLeft w:val="640"/>
      <w:marRight w:val="0"/>
      <w:marTop w:val="0"/>
      <w:marBottom w:val="0"/>
      <w:divBdr>
        <w:top w:val="none" w:sz="0" w:space="0" w:color="auto"/>
        <w:left w:val="none" w:sz="0" w:space="0" w:color="auto"/>
        <w:bottom w:val="none" w:sz="0" w:space="0" w:color="auto"/>
        <w:right w:val="none" w:sz="0" w:space="0" w:color="auto"/>
      </w:divBdr>
    </w:div>
    <w:div w:id="1152066976">
      <w:marLeft w:val="640"/>
      <w:marRight w:val="0"/>
      <w:marTop w:val="0"/>
      <w:marBottom w:val="0"/>
      <w:divBdr>
        <w:top w:val="none" w:sz="0" w:space="0" w:color="auto"/>
        <w:left w:val="none" w:sz="0" w:space="0" w:color="auto"/>
        <w:bottom w:val="none" w:sz="0" w:space="0" w:color="auto"/>
        <w:right w:val="none" w:sz="0" w:space="0" w:color="auto"/>
      </w:divBdr>
    </w:div>
    <w:div w:id="1152141133">
      <w:marLeft w:val="640"/>
      <w:marRight w:val="0"/>
      <w:marTop w:val="0"/>
      <w:marBottom w:val="0"/>
      <w:divBdr>
        <w:top w:val="none" w:sz="0" w:space="0" w:color="auto"/>
        <w:left w:val="none" w:sz="0" w:space="0" w:color="auto"/>
        <w:bottom w:val="none" w:sz="0" w:space="0" w:color="auto"/>
        <w:right w:val="none" w:sz="0" w:space="0" w:color="auto"/>
      </w:divBdr>
    </w:div>
    <w:div w:id="1152284447">
      <w:marLeft w:val="640"/>
      <w:marRight w:val="0"/>
      <w:marTop w:val="0"/>
      <w:marBottom w:val="0"/>
      <w:divBdr>
        <w:top w:val="none" w:sz="0" w:space="0" w:color="auto"/>
        <w:left w:val="none" w:sz="0" w:space="0" w:color="auto"/>
        <w:bottom w:val="none" w:sz="0" w:space="0" w:color="auto"/>
        <w:right w:val="none" w:sz="0" w:space="0" w:color="auto"/>
      </w:divBdr>
    </w:div>
    <w:div w:id="1152328935">
      <w:marLeft w:val="640"/>
      <w:marRight w:val="0"/>
      <w:marTop w:val="0"/>
      <w:marBottom w:val="0"/>
      <w:divBdr>
        <w:top w:val="none" w:sz="0" w:space="0" w:color="auto"/>
        <w:left w:val="none" w:sz="0" w:space="0" w:color="auto"/>
        <w:bottom w:val="none" w:sz="0" w:space="0" w:color="auto"/>
        <w:right w:val="none" w:sz="0" w:space="0" w:color="auto"/>
      </w:divBdr>
    </w:div>
    <w:div w:id="1152334287">
      <w:marLeft w:val="640"/>
      <w:marRight w:val="0"/>
      <w:marTop w:val="0"/>
      <w:marBottom w:val="0"/>
      <w:divBdr>
        <w:top w:val="none" w:sz="0" w:space="0" w:color="auto"/>
        <w:left w:val="none" w:sz="0" w:space="0" w:color="auto"/>
        <w:bottom w:val="none" w:sz="0" w:space="0" w:color="auto"/>
        <w:right w:val="none" w:sz="0" w:space="0" w:color="auto"/>
      </w:divBdr>
    </w:div>
    <w:div w:id="1152411061">
      <w:marLeft w:val="640"/>
      <w:marRight w:val="0"/>
      <w:marTop w:val="0"/>
      <w:marBottom w:val="0"/>
      <w:divBdr>
        <w:top w:val="none" w:sz="0" w:space="0" w:color="auto"/>
        <w:left w:val="none" w:sz="0" w:space="0" w:color="auto"/>
        <w:bottom w:val="none" w:sz="0" w:space="0" w:color="auto"/>
        <w:right w:val="none" w:sz="0" w:space="0" w:color="auto"/>
      </w:divBdr>
    </w:div>
    <w:div w:id="1152412024">
      <w:marLeft w:val="640"/>
      <w:marRight w:val="0"/>
      <w:marTop w:val="0"/>
      <w:marBottom w:val="0"/>
      <w:divBdr>
        <w:top w:val="none" w:sz="0" w:space="0" w:color="auto"/>
        <w:left w:val="none" w:sz="0" w:space="0" w:color="auto"/>
        <w:bottom w:val="none" w:sz="0" w:space="0" w:color="auto"/>
        <w:right w:val="none" w:sz="0" w:space="0" w:color="auto"/>
      </w:divBdr>
    </w:div>
    <w:div w:id="1152480177">
      <w:marLeft w:val="640"/>
      <w:marRight w:val="0"/>
      <w:marTop w:val="0"/>
      <w:marBottom w:val="0"/>
      <w:divBdr>
        <w:top w:val="none" w:sz="0" w:space="0" w:color="auto"/>
        <w:left w:val="none" w:sz="0" w:space="0" w:color="auto"/>
        <w:bottom w:val="none" w:sz="0" w:space="0" w:color="auto"/>
        <w:right w:val="none" w:sz="0" w:space="0" w:color="auto"/>
      </w:divBdr>
    </w:div>
    <w:div w:id="1152480678">
      <w:marLeft w:val="640"/>
      <w:marRight w:val="0"/>
      <w:marTop w:val="0"/>
      <w:marBottom w:val="0"/>
      <w:divBdr>
        <w:top w:val="none" w:sz="0" w:space="0" w:color="auto"/>
        <w:left w:val="none" w:sz="0" w:space="0" w:color="auto"/>
        <w:bottom w:val="none" w:sz="0" w:space="0" w:color="auto"/>
        <w:right w:val="none" w:sz="0" w:space="0" w:color="auto"/>
      </w:divBdr>
    </w:div>
    <w:div w:id="1152480928">
      <w:marLeft w:val="640"/>
      <w:marRight w:val="0"/>
      <w:marTop w:val="0"/>
      <w:marBottom w:val="0"/>
      <w:divBdr>
        <w:top w:val="none" w:sz="0" w:space="0" w:color="auto"/>
        <w:left w:val="none" w:sz="0" w:space="0" w:color="auto"/>
        <w:bottom w:val="none" w:sz="0" w:space="0" w:color="auto"/>
        <w:right w:val="none" w:sz="0" w:space="0" w:color="auto"/>
      </w:divBdr>
    </w:div>
    <w:div w:id="1152527002">
      <w:marLeft w:val="640"/>
      <w:marRight w:val="0"/>
      <w:marTop w:val="0"/>
      <w:marBottom w:val="0"/>
      <w:divBdr>
        <w:top w:val="none" w:sz="0" w:space="0" w:color="auto"/>
        <w:left w:val="none" w:sz="0" w:space="0" w:color="auto"/>
        <w:bottom w:val="none" w:sz="0" w:space="0" w:color="auto"/>
        <w:right w:val="none" w:sz="0" w:space="0" w:color="auto"/>
      </w:divBdr>
    </w:div>
    <w:div w:id="1152529752">
      <w:marLeft w:val="640"/>
      <w:marRight w:val="0"/>
      <w:marTop w:val="0"/>
      <w:marBottom w:val="0"/>
      <w:divBdr>
        <w:top w:val="none" w:sz="0" w:space="0" w:color="auto"/>
        <w:left w:val="none" w:sz="0" w:space="0" w:color="auto"/>
        <w:bottom w:val="none" w:sz="0" w:space="0" w:color="auto"/>
        <w:right w:val="none" w:sz="0" w:space="0" w:color="auto"/>
      </w:divBdr>
    </w:div>
    <w:div w:id="1152595661">
      <w:marLeft w:val="640"/>
      <w:marRight w:val="0"/>
      <w:marTop w:val="0"/>
      <w:marBottom w:val="0"/>
      <w:divBdr>
        <w:top w:val="none" w:sz="0" w:space="0" w:color="auto"/>
        <w:left w:val="none" w:sz="0" w:space="0" w:color="auto"/>
        <w:bottom w:val="none" w:sz="0" w:space="0" w:color="auto"/>
        <w:right w:val="none" w:sz="0" w:space="0" w:color="auto"/>
      </w:divBdr>
    </w:div>
    <w:div w:id="1152602148">
      <w:marLeft w:val="640"/>
      <w:marRight w:val="0"/>
      <w:marTop w:val="0"/>
      <w:marBottom w:val="0"/>
      <w:divBdr>
        <w:top w:val="none" w:sz="0" w:space="0" w:color="auto"/>
        <w:left w:val="none" w:sz="0" w:space="0" w:color="auto"/>
        <w:bottom w:val="none" w:sz="0" w:space="0" w:color="auto"/>
        <w:right w:val="none" w:sz="0" w:space="0" w:color="auto"/>
      </w:divBdr>
    </w:div>
    <w:div w:id="1152718262">
      <w:marLeft w:val="640"/>
      <w:marRight w:val="0"/>
      <w:marTop w:val="0"/>
      <w:marBottom w:val="0"/>
      <w:divBdr>
        <w:top w:val="none" w:sz="0" w:space="0" w:color="auto"/>
        <w:left w:val="none" w:sz="0" w:space="0" w:color="auto"/>
        <w:bottom w:val="none" w:sz="0" w:space="0" w:color="auto"/>
        <w:right w:val="none" w:sz="0" w:space="0" w:color="auto"/>
      </w:divBdr>
    </w:div>
    <w:div w:id="1152720059">
      <w:marLeft w:val="640"/>
      <w:marRight w:val="0"/>
      <w:marTop w:val="0"/>
      <w:marBottom w:val="0"/>
      <w:divBdr>
        <w:top w:val="none" w:sz="0" w:space="0" w:color="auto"/>
        <w:left w:val="none" w:sz="0" w:space="0" w:color="auto"/>
        <w:bottom w:val="none" w:sz="0" w:space="0" w:color="auto"/>
        <w:right w:val="none" w:sz="0" w:space="0" w:color="auto"/>
      </w:divBdr>
    </w:div>
    <w:div w:id="1152723055">
      <w:marLeft w:val="640"/>
      <w:marRight w:val="0"/>
      <w:marTop w:val="0"/>
      <w:marBottom w:val="0"/>
      <w:divBdr>
        <w:top w:val="none" w:sz="0" w:space="0" w:color="auto"/>
        <w:left w:val="none" w:sz="0" w:space="0" w:color="auto"/>
        <w:bottom w:val="none" w:sz="0" w:space="0" w:color="auto"/>
        <w:right w:val="none" w:sz="0" w:space="0" w:color="auto"/>
      </w:divBdr>
    </w:div>
    <w:div w:id="1152723344">
      <w:marLeft w:val="640"/>
      <w:marRight w:val="0"/>
      <w:marTop w:val="0"/>
      <w:marBottom w:val="0"/>
      <w:divBdr>
        <w:top w:val="none" w:sz="0" w:space="0" w:color="auto"/>
        <w:left w:val="none" w:sz="0" w:space="0" w:color="auto"/>
        <w:bottom w:val="none" w:sz="0" w:space="0" w:color="auto"/>
        <w:right w:val="none" w:sz="0" w:space="0" w:color="auto"/>
      </w:divBdr>
    </w:div>
    <w:div w:id="1152866609">
      <w:marLeft w:val="640"/>
      <w:marRight w:val="0"/>
      <w:marTop w:val="0"/>
      <w:marBottom w:val="0"/>
      <w:divBdr>
        <w:top w:val="none" w:sz="0" w:space="0" w:color="auto"/>
        <w:left w:val="none" w:sz="0" w:space="0" w:color="auto"/>
        <w:bottom w:val="none" w:sz="0" w:space="0" w:color="auto"/>
        <w:right w:val="none" w:sz="0" w:space="0" w:color="auto"/>
      </w:divBdr>
    </w:div>
    <w:div w:id="1152990989">
      <w:marLeft w:val="640"/>
      <w:marRight w:val="0"/>
      <w:marTop w:val="0"/>
      <w:marBottom w:val="0"/>
      <w:divBdr>
        <w:top w:val="none" w:sz="0" w:space="0" w:color="auto"/>
        <w:left w:val="none" w:sz="0" w:space="0" w:color="auto"/>
        <w:bottom w:val="none" w:sz="0" w:space="0" w:color="auto"/>
        <w:right w:val="none" w:sz="0" w:space="0" w:color="auto"/>
      </w:divBdr>
    </w:div>
    <w:div w:id="1153060700">
      <w:marLeft w:val="640"/>
      <w:marRight w:val="0"/>
      <w:marTop w:val="0"/>
      <w:marBottom w:val="0"/>
      <w:divBdr>
        <w:top w:val="none" w:sz="0" w:space="0" w:color="auto"/>
        <w:left w:val="none" w:sz="0" w:space="0" w:color="auto"/>
        <w:bottom w:val="none" w:sz="0" w:space="0" w:color="auto"/>
        <w:right w:val="none" w:sz="0" w:space="0" w:color="auto"/>
      </w:divBdr>
    </w:div>
    <w:div w:id="1153063680">
      <w:marLeft w:val="640"/>
      <w:marRight w:val="0"/>
      <w:marTop w:val="0"/>
      <w:marBottom w:val="0"/>
      <w:divBdr>
        <w:top w:val="none" w:sz="0" w:space="0" w:color="auto"/>
        <w:left w:val="none" w:sz="0" w:space="0" w:color="auto"/>
        <w:bottom w:val="none" w:sz="0" w:space="0" w:color="auto"/>
        <w:right w:val="none" w:sz="0" w:space="0" w:color="auto"/>
      </w:divBdr>
    </w:div>
    <w:div w:id="1153106839">
      <w:marLeft w:val="640"/>
      <w:marRight w:val="0"/>
      <w:marTop w:val="0"/>
      <w:marBottom w:val="0"/>
      <w:divBdr>
        <w:top w:val="none" w:sz="0" w:space="0" w:color="auto"/>
        <w:left w:val="none" w:sz="0" w:space="0" w:color="auto"/>
        <w:bottom w:val="none" w:sz="0" w:space="0" w:color="auto"/>
        <w:right w:val="none" w:sz="0" w:space="0" w:color="auto"/>
      </w:divBdr>
    </w:div>
    <w:div w:id="1153108703">
      <w:marLeft w:val="640"/>
      <w:marRight w:val="0"/>
      <w:marTop w:val="0"/>
      <w:marBottom w:val="0"/>
      <w:divBdr>
        <w:top w:val="none" w:sz="0" w:space="0" w:color="auto"/>
        <w:left w:val="none" w:sz="0" w:space="0" w:color="auto"/>
        <w:bottom w:val="none" w:sz="0" w:space="0" w:color="auto"/>
        <w:right w:val="none" w:sz="0" w:space="0" w:color="auto"/>
      </w:divBdr>
    </w:div>
    <w:div w:id="1153176982">
      <w:marLeft w:val="640"/>
      <w:marRight w:val="0"/>
      <w:marTop w:val="0"/>
      <w:marBottom w:val="0"/>
      <w:divBdr>
        <w:top w:val="none" w:sz="0" w:space="0" w:color="auto"/>
        <w:left w:val="none" w:sz="0" w:space="0" w:color="auto"/>
        <w:bottom w:val="none" w:sz="0" w:space="0" w:color="auto"/>
        <w:right w:val="none" w:sz="0" w:space="0" w:color="auto"/>
      </w:divBdr>
    </w:div>
    <w:div w:id="1153182184">
      <w:marLeft w:val="640"/>
      <w:marRight w:val="0"/>
      <w:marTop w:val="0"/>
      <w:marBottom w:val="0"/>
      <w:divBdr>
        <w:top w:val="none" w:sz="0" w:space="0" w:color="auto"/>
        <w:left w:val="none" w:sz="0" w:space="0" w:color="auto"/>
        <w:bottom w:val="none" w:sz="0" w:space="0" w:color="auto"/>
        <w:right w:val="none" w:sz="0" w:space="0" w:color="auto"/>
      </w:divBdr>
    </w:div>
    <w:div w:id="1153371524">
      <w:marLeft w:val="640"/>
      <w:marRight w:val="0"/>
      <w:marTop w:val="0"/>
      <w:marBottom w:val="0"/>
      <w:divBdr>
        <w:top w:val="none" w:sz="0" w:space="0" w:color="auto"/>
        <w:left w:val="none" w:sz="0" w:space="0" w:color="auto"/>
        <w:bottom w:val="none" w:sz="0" w:space="0" w:color="auto"/>
        <w:right w:val="none" w:sz="0" w:space="0" w:color="auto"/>
      </w:divBdr>
    </w:div>
    <w:div w:id="1153372154">
      <w:marLeft w:val="640"/>
      <w:marRight w:val="0"/>
      <w:marTop w:val="0"/>
      <w:marBottom w:val="0"/>
      <w:divBdr>
        <w:top w:val="none" w:sz="0" w:space="0" w:color="auto"/>
        <w:left w:val="none" w:sz="0" w:space="0" w:color="auto"/>
        <w:bottom w:val="none" w:sz="0" w:space="0" w:color="auto"/>
        <w:right w:val="none" w:sz="0" w:space="0" w:color="auto"/>
      </w:divBdr>
    </w:div>
    <w:div w:id="1153446003">
      <w:marLeft w:val="640"/>
      <w:marRight w:val="0"/>
      <w:marTop w:val="0"/>
      <w:marBottom w:val="0"/>
      <w:divBdr>
        <w:top w:val="none" w:sz="0" w:space="0" w:color="auto"/>
        <w:left w:val="none" w:sz="0" w:space="0" w:color="auto"/>
        <w:bottom w:val="none" w:sz="0" w:space="0" w:color="auto"/>
        <w:right w:val="none" w:sz="0" w:space="0" w:color="auto"/>
      </w:divBdr>
    </w:div>
    <w:div w:id="1153452698">
      <w:marLeft w:val="640"/>
      <w:marRight w:val="0"/>
      <w:marTop w:val="0"/>
      <w:marBottom w:val="0"/>
      <w:divBdr>
        <w:top w:val="none" w:sz="0" w:space="0" w:color="auto"/>
        <w:left w:val="none" w:sz="0" w:space="0" w:color="auto"/>
        <w:bottom w:val="none" w:sz="0" w:space="0" w:color="auto"/>
        <w:right w:val="none" w:sz="0" w:space="0" w:color="auto"/>
      </w:divBdr>
    </w:div>
    <w:div w:id="1153519797">
      <w:marLeft w:val="640"/>
      <w:marRight w:val="0"/>
      <w:marTop w:val="0"/>
      <w:marBottom w:val="0"/>
      <w:divBdr>
        <w:top w:val="none" w:sz="0" w:space="0" w:color="auto"/>
        <w:left w:val="none" w:sz="0" w:space="0" w:color="auto"/>
        <w:bottom w:val="none" w:sz="0" w:space="0" w:color="auto"/>
        <w:right w:val="none" w:sz="0" w:space="0" w:color="auto"/>
      </w:divBdr>
    </w:div>
    <w:div w:id="1153520199">
      <w:marLeft w:val="640"/>
      <w:marRight w:val="0"/>
      <w:marTop w:val="0"/>
      <w:marBottom w:val="0"/>
      <w:divBdr>
        <w:top w:val="none" w:sz="0" w:space="0" w:color="auto"/>
        <w:left w:val="none" w:sz="0" w:space="0" w:color="auto"/>
        <w:bottom w:val="none" w:sz="0" w:space="0" w:color="auto"/>
        <w:right w:val="none" w:sz="0" w:space="0" w:color="auto"/>
      </w:divBdr>
    </w:div>
    <w:div w:id="1153567483">
      <w:marLeft w:val="640"/>
      <w:marRight w:val="0"/>
      <w:marTop w:val="0"/>
      <w:marBottom w:val="0"/>
      <w:divBdr>
        <w:top w:val="none" w:sz="0" w:space="0" w:color="auto"/>
        <w:left w:val="none" w:sz="0" w:space="0" w:color="auto"/>
        <w:bottom w:val="none" w:sz="0" w:space="0" w:color="auto"/>
        <w:right w:val="none" w:sz="0" w:space="0" w:color="auto"/>
      </w:divBdr>
    </w:div>
    <w:div w:id="1153639872">
      <w:marLeft w:val="640"/>
      <w:marRight w:val="0"/>
      <w:marTop w:val="0"/>
      <w:marBottom w:val="0"/>
      <w:divBdr>
        <w:top w:val="none" w:sz="0" w:space="0" w:color="auto"/>
        <w:left w:val="none" w:sz="0" w:space="0" w:color="auto"/>
        <w:bottom w:val="none" w:sz="0" w:space="0" w:color="auto"/>
        <w:right w:val="none" w:sz="0" w:space="0" w:color="auto"/>
      </w:divBdr>
    </w:div>
    <w:div w:id="1153647245">
      <w:marLeft w:val="640"/>
      <w:marRight w:val="0"/>
      <w:marTop w:val="0"/>
      <w:marBottom w:val="0"/>
      <w:divBdr>
        <w:top w:val="none" w:sz="0" w:space="0" w:color="auto"/>
        <w:left w:val="none" w:sz="0" w:space="0" w:color="auto"/>
        <w:bottom w:val="none" w:sz="0" w:space="0" w:color="auto"/>
        <w:right w:val="none" w:sz="0" w:space="0" w:color="auto"/>
      </w:divBdr>
    </w:div>
    <w:div w:id="1153838231">
      <w:marLeft w:val="640"/>
      <w:marRight w:val="0"/>
      <w:marTop w:val="0"/>
      <w:marBottom w:val="0"/>
      <w:divBdr>
        <w:top w:val="none" w:sz="0" w:space="0" w:color="auto"/>
        <w:left w:val="none" w:sz="0" w:space="0" w:color="auto"/>
        <w:bottom w:val="none" w:sz="0" w:space="0" w:color="auto"/>
        <w:right w:val="none" w:sz="0" w:space="0" w:color="auto"/>
      </w:divBdr>
    </w:div>
    <w:div w:id="1153908077">
      <w:marLeft w:val="640"/>
      <w:marRight w:val="0"/>
      <w:marTop w:val="0"/>
      <w:marBottom w:val="0"/>
      <w:divBdr>
        <w:top w:val="none" w:sz="0" w:space="0" w:color="auto"/>
        <w:left w:val="none" w:sz="0" w:space="0" w:color="auto"/>
        <w:bottom w:val="none" w:sz="0" w:space="0" w:color="auto"/>
        <w:right w:val="none" w:sz="0" w:space="0" w:color="auto"/>
      </w:divBdr>
    </w:div>
    <w:div w:id="1153981964">
      <w:marLeft w:val="640"/>
      <w:marRight w:val="0"/>
      <w:marTop w:val="0"/>
      <w:marBottom w:val="0"/>
      <w:divBdr>
        <w:top w:val="none" w:sz="0" w:space="0" w:color="auto"/>
        <w:left w:val="none" w:sz="0" w:space="0" w:color="auto"/>
        <w:bottom w:val="none" w:sz="0" w:space="0" w:color="auto"/>
        <w:right w:val="none" w:sz="0" w:space="0" w:color="auto"/>
      </w:divBdr>
    </w:div>
    <w:div w:id="1154025759">
      <w:marLeft w:val="640"/>
      <w:marRight w:val="0"/>
      <w:marTop w:val="0"/>
      <w:marBottom w:val="0"/>
      <w:divBdr>
        <w:top w:val="none" w:sz="0" w:space="0" w:color="auto"/>
        <w:left w:val="none" w:sz="0" w:space="0" w:color="auto"/>
        <w:bottom w:val="none" w:sz="0" w:space="0" w:color="auto"/>
        <w:right w:val="none" w:sz="0" w:space="0" w:color="auto"/>
      </w:divBdr>
    </w:div>
    <w:div w:id="1154181050">
      <w:marLeft w:val="640"/>
      <w:marRight w:val="0"/>
      <w:marTop w:val="0"/>
      <w:marBottom w:val="0"/>
      <w:divBdr>
        <w:top w:val="none" w:sz="0" w:space="0" w:color="auto"/>
        <w:left w:val="none" w:sz="0" w:space="0" w:color="auto"/>
        <w:bottom w:val="none" w:sz="0" w:space="0" w:color="auto"/>
        <w:right w:val="none" w:sz="0" w:space="0" w:color="auto"/>
      </w:divBdr>
    </w:div>
    <w:div w:id="1154183638">
      <w:marLeft w:val="640"/>
      <w:marRight w:val="0"/>
      <w:marTop w:val="0"/>
      <w:marBottom w:val="0"/>
      <w:divBdr>
        <w:top w:val="none" w:sz="0" w:space="0" w:color="auto"/>
        <w:left w:val="none" w:sz="0" w:space="0" w:color="auto"/>
        <w:bottom w:val="none" w:sz="0" w:space="0" w:color="auto"/>
        <w:right w:val="none" w:sz="0" w:space="0" w:color="auto"/>
      </w:divBdr>
    </w:div>
    <w:div w:id="1154296571">
      <w:marLeft w:val="640"/>
      <w:marRight w:val="0"/>
      <w:marTop w:val="0"/>
      <w:marBottom w:val="0"/>
      <w:divBdr>
        <w:top w:val="none" w:sz="0" w:space="0" w:color="auto"/>
        <w:left w:val="none" w:sz="0" w:space="0" w:color="auto"/>
        <w:bottom w:val="none" w:sz="0" w:space="0" w:color="auto"/>
        <w:right w:val="none" w:sz="0" w:space="0" w:color="auto"/>
      </w:divBdr>
    </w:div>
    <w:div w:id="1154298211">
      <w:marLeft w:val="640"/>
      <w:marRight w:val="0"/>
      <w:marTop w:val="0"/>
      <w:marBottom w:val="0"/>
      <w:divBdr>
        <w:top w:val="none" w:sz="0" w:space="0" w:color="auto"/>
        <w:left w:val="none" w:sz="0" w:space="0" w:color="auto"/>
        <w:bottom w:val="none" w:sz="0" w:space="0" w:color="auto"/>
        <w:right w:val="none" w:sz="0" w:space="0" w:color="auto"/>
      </w:divBdr>
    </w:div>
    <w:div w:id="1154372944">
      <w:marLeft w:val="640"/>
      <w:marRight w:val="0"/>
      <w:marTop w:val="0"/>
      <w:marBottom w:val="0"/>
      <w:divBdr>
        <w:top w:val="none" w:sz="0" w:space="0" w:color="auto"/>
        <w:left w:val="none" w:sz="0" w:space="0" w:color="auto"/>
        <w:bottom w:val="none" w:sz="0" w:space="0" w:color="auto"/>
        <w:right w:val="none" w:sz="0" w:space="0" w:color="auto"/>
      </w:divBdr>
    </w:div>
    <w:div w:id="1154373723">
      <w:marLeft w:val="640"/>
      <w:marRight w:val="0"/>
      <w:marTop w:val="0"/>
      <w:marBottom w:val="0"/>
      <w:divBdr>
        <w:top w:val="none" w:sz="0" w:space="0" w:color="auto"/>
        <w:left w:val="none" w:sz="0" w:space="0" w:color="auto"/>
        <w:bottom w:val="none" w:sz="0" w:space="0" w:color="auto"/>
        <w:right w:val="none" w:sz="0" w:space="0" w:color="auto"/>
      </w:divBdr>
    </w:div>
    <w:div w:id="1154373944">
      <w:marLeft w:val="640"/>
      <w:marRight w:val="0"/>
      <w:marTop w:val="0"/>
      <w:marBottom w:val="0"/>
      <w:divBdr>
        <w:top w:val="none" w:sz="0" w:space="0" w:color="auto"/>
        <w:left w:val="none" w:sz="0" w:space="0" w:color="auto"/>
        <w:bottom w:val="none" w:sz="0" w:space="0" w:color="auto"/>
        <w:right w:val="none" w:sz="0" w:space="0" w:color="auto"/>
      </w:divBdr>
    </w:div>
    <w:div w:id="1154417041">
      <w:marLeft w:val="640"/>
      <w:marRight w:val="0"/>
      <w:marTop w:val="0"/>
      <w:marBottom w:val="0"/>
      <w:divBdr>
        <w:top w:val="none" w:sz="0" w:space="0" w:color="auto"/>
        <w:left w:val="none" w:sz="0" w:space="0" w:color="auto"/>
        <w:bottom w:val="none" w:sz="0" w:space="0" w:color="auto"/>
        <w:right w:val="none" w:sz="0" w:space="0" w:color="auto"/>
      </w:divBdr>
    </w:div>
    <w:div w:id="1154446424">
      <w:marLeft w:val="640"/>
      <w:marRight w:val="0"/>
      <w:marTop w:val="0"/>
      <w:marBottom w:val="0"/>
      <w:divBdr>
        <w:top w:val="none" w:sz="0" w:space="0" w:color="auto"/>
        <w:left w:val="none" w:sz="0" w:space="0" w:color="auto"/>
        <w:bottom w:val="none" w:sz="0" w:space="0" w:color="auto"/>
        <w:right w:val="none" w:sz="0" w:space="0" w:color="auto"/>
      </w:divBdr>
    </w:div>
    <w:div w:id="1154488992">
      <w:marLeft w:val="640"/>
      <w:marRight w:val="0"/>
      <w:marTop w:val="0"/>
      <w:marBottom w:val="0"/>
      <w:divBdr>
        <w:top w:val="none" w:sz="0" w:space="0" w:color="auto"/>
        <w:left w:val="none" w:sz="0" w:space="0" w:color="auto"/>
        <w:bottom w:val="none" w:sz="0" w:space="0" w:color="auto"/>
        <w:right w:val="none" w:sz="0" w:space="0" w:color="auto"/>
      </w:divBdr>
    </w:div>
    <w:div w:id="1154758186">
      <w:marLeft w:val="640"/>
      <w:marRight w:val="0"/>
      <w:marTop w:val="0"/>
      <w:marBottom w:val="0"/>
      <w:divBdr>
        <w:top w:val="none" w:sz="0" w:space="0" w:color="auto"/>
        <w:left w:val="none" w:sz="0" w:space="0" w:color="auto"/>
        <w:bottom w:val="none" w:sz="0" w:space="0" w:color="auto"/>
        <w:right w:val="none" w:sz="0" w:space="0" w:color="auto"/>
      </w:divBdr>
    </w:div>
    <w:div w:id="1154762707">
      <w:marLeft w:val="640"/>
      <w:marRight w:val="0"/>
      <w:marTop w:val="0"/>
      <w:marBottom w:val="0"/>
      <w:divBdr>
        <w:top w:val="none" w:sz="0" w:space="0" w:color="auto"/>
        <w:left w:val="none" w:sz="0" w:space="0" w:color="auto"/>
        <w:bottom w:val="none" w:sz="0" w:space="0" w:color="auto"/>
        <w:right w:val="none" w:sz="0" w:space="0" w:color="auto"/>
      </w:divBdr>
    </w:div>
    <w:div w:id="1154763775">
      <w:marLeft w:val="640"/>
      <w:marRight w:val="0"/>
      <w:marTop w:val="0"/>
      <w:marBottom w:val="0"/>
      <w:divBdr>
        <w:top w:val="none" w:sz="0" w:space="0" w:color="auto"/>
        <w:left w:val="none" w:sz="0" w:space="0" w:color="auto"/>
        <w:bottom w:val="none" w:sz="0" w:space="0" w:color="auto"/>
        <w:right w:val="none" w:sz="0" w:space="0" w:color="auto"/>
      </w:divBdr>
    </w:div>
    <w:div w:id="1154764102">
      <w:marLeft w:val="640"/>
      <w:marRight w:val="0"/>
      <w:marTop w:val="0"/>
      <w:marBottom w:val="0"/>
      <w:divBdr>
        <w:top w:val="none" w:sz="0" w:space="0" w:color="auto"/>
        <w:left w:val="none" w:sz="0" w:space="0" w:color="auto"/>
        <w:bottom w:val="none" w:sz="0" w:space="0" w:color="auto"/>
        <w:right w:val="none" w:sz="0" w:space="0" w:color="auto"/>
      </w:divBdr>
    </w:div>
    <w:div w:id="1154833905">
      <w:marLeft w:val="640"/>
      <w:marRight w:val="0"/>
      <w:marTop w:val="0"/>
      <w:marBottom w:val="0"/>
      <w:divBdr>
        <w:top w:val="none" w:sz="0" w:space="0" w:color="auto"/>
        <w:left w:val="none" w:sz="0" w:space="0" w:color="auto"/>
        <w:bottom w:val="none" w:sz="0" w:space="0" w:color="auto"/>
        <w:right w:val="none" w:sz="0" w:space="0" w:color="auto"/>
      </w:divBdr>
    </w:div>
    <w:div w:id="1154834630">
      <w:marLeft w:val="640"/>
      <w:marRight w:val="0"/>
      <w:marTop w:val="0"/>
      <w:marBottom w:val="0"/>
      <w:divBdr>
        <w:top w:val="none" w:sz="0" w:space="0" w:color="auto"/>
        <w:left w:val="none" w:sz="0" w:space="0" w:color="auto"/>
        <w:bottom w:val="none" w:sz="0" w:space="0" w:color="auto"/>
        <w:right w:val="none" w:sz="0" w:space="0" w:color="auto"/>
      </w:divBdr>
    </w:div>
    <w:div w:id="1154834734">
      <w:marLeft w:val="640"/>
      <w:marRight w:val="0"/>
      <w:marTop w:val="0"/>
      <w:marBottom w:val="0"/>
      <w:divBdr>
        <w:top w:val="none" w:sz="0" w:space="0" w:color="auto"/>
        <w:left w:val="none" w:sz="0" w:space="0" w:color="auto"/>
        <w:bottom w:val="none" w:sz="0" w:space="0" w:color="auto"/>
        <w:right w:val="none" w:sz="0" w:space="0" w:color="auto"/>
      </w:divBdr>
    </w:div>
    <w:div w:id="1154877491">
      <w:marLeft w:val="640"/>
      <w:marRight w:val="0"/>
      <w:marTop w:val="0"/>
      <w:marBottom w:val="0"/>
      <w:divBdr>
        <w:top w:val="none" w:sz="0" w:space="0" w:color="auto"/>
        <w:left w:val="none" w:sz="0" w:space="0" w:color="auto"/>
        <w:bottom w:val="none" w:sz="0" w:space="0" w:color="auto"/>
        <w:right w:val="none" w:sz="0" w:space="0" w:color="auto"/>
      </w:divBdr>
    </w:div>
    <w:div w:id="1155028241">
      <w:marLeft w:val="640"/>
      <w:marRight w:val="0"/>
      <w:marTop w:val="0"/>
      <w:marBottom w:val="0"/>
      <w:divBdr>
        <w:top w:val="none" w:sz="0" w:space="0" w:color="auto"/>
        <w:left w:val="none" w:sz="0" w:space="0" w:color="auto"/>
        <w:bottom w:val="none" w:sz="0" w:space="0" w:color="auto"/>
        <w:right w:val="none" w:sz="0" w:space="0" w:color="auto"/>
      </w:divBdr>
    </w:div>
    <w:div w:id="1155098977">
      <w:marLeft w:val="640"/>
      <w:marRight w:val="0"/>
      <w:marTop w:val="0"/>
      <w:marBottom w:val="0"/>
      <w:divBdr>
        <w:top w:val="none" w:sz="0" w:space="0" w:color="auto"/>
        <w:left w:val="none" w:sz="0" w:space="0" w:color="auto"/>
        <w:bottom w:val="none" w:sz="0" w:space="0" w:color="auto"/>
        <w:right w:val="none" w:sz="0" w:space="0" w:color="auto"/>
      </w:divBdr>
    </w:div>
    <w:div w:id="1155293880">
      <w:marLeft w:val="640"/>
      <w:marRight w:val="0"/>
      <w:marTop w:val="0"/>
      <w:marBottom w:val="0"/>
      <w:divBdr>
        <w:top w:val="none" w:sz="0" w:space="0" w:color="auto"/>
        <w:left w:val="none" w:sz="0" w:space="0" w:color="auto"/>
        <w:bottom w:val="none" w:sz="0" w:space="0" w:color="auto"/>
        <w:right w:val="none" w:sz="0" w:space="0" w:color="auto"/>
      </w:divBdr>
    </w:div>
    <w:div w:id="1155295379">
      <w:marLeft w:val="640"/>
      <w:marRight w:val="0"/>
      <w:marTop w:val="0"/>
      <w:marBottom w:val="0"/>
      <w:divBdr>
        <w:top w:val="none" w:sz="0" w:space="0" w:color="auto"/>
        <w:left w:val="none" w:sz="0" w:space="0" w:color="auto"/>
        <w:bottom w:val="none" w:sz="0" w:space="0" w:color="auto"/>
        <w:right w:val="none" w:sz="0" w:space="0" w:color="auto"/>
      </w:divBdr>
    </w:div>
    <w:div w:id="1155337658">
      <w:marLeft w:val="640"/>
      <w:marRight w:val="0"/>
      <w:marTop w:val="0"/>
      <w:marBottom w:val="0"/>
      <w:divBdr>
        <w:top w:val="none" w:sz="0" w:space="0" w:color="auto"/>
        <w:left w:val="none" w:sz="0" w:space="0" w:color="auto"/>
        <w:bottom w:val="none" w:sz="0" w:space="0" w:color="auto"/>
        <w:right w:val="none" w:sz="0" w:space="0" w:color="auto"/>
      </w:divBdr>
    </w:div>
    <w:div w:id="1155341650">
      <w:marLeft w:val="640"/>
      <w:marRight w:val="0"/>
      <w:marTop w:val="0"/>
      <w:marBottom w:val="0"/>
      <w:divBdr>
        <w:top w:val="none" w:sz="0" w:space="0" w:color="auto"/>
        <w:left w:val="none" w:sz="0" w:space="0" w:color="auto"/>
        <w:bottom w:val="none" w:sz="0" w:space="0" w:color="auto"/>
        <w:right w:val="none" w:sz="0" w:space="0" w:color="auto"/>
      </w:divBdr>
    </w:div>
    <w:div w:id="1155491006">
      <w:marLeft w:val="640"/>
      <w:marRight w:val="0"/>
      <w:marTop w:val="0"/>
      <w:marBottom w:val="0"/>
      <w:divBdr>
        <w:top w:val="none" w:sz="0" w:space="0" w:color="auto"/>
        <w:left w:val="none" w:sz="0" w:space="0" w:color="auto"/>
        <w:bottom w:val="none" w:sz="0" w:space="0" w:color="auto"/>
        <w:right w:val="none" w:sz="0" w:space="0" w:color="auto"/>
      </w:divBdr>
    </w:div>
    <w:div w:id="1155531328">
      <w:marLeft w:val="640"/>
      <w:marRight w:val="0"/>
      <w:marTop w:val="0"/>
      <w:marBottom w:val="0"/>
      <w:divBdr>
        <w:top w:val="none" w:sz="0" w:space="0" w:color="auto"/>
        <w:left w:val="none" w:sz="0" w:space="0" w:color="auto"/>
        <w:bottom w:val="none" w:sz="0" w:space="0" w:color="auto"/>
        <w:right w:val="none" w:sz="0" w:space="0" w:color="auto"/>
      </w:divBdr>
    </w:div>
    <w:div w:id="1155604498">
      <w:marLeft w:val="480"/>
      <w:marRight w:val="0"/>
      <w:marTop w:val="0"/>
      <w:marBottom w:val="0"/>
      <w:divBdr>
        <w:top w:val="none" w:sz="0" w:space="0" w:color="auto"/>
        <w:left w:val="none" w:sz="0" w:space="0" w:color="auto"/>
        <w:bottom w:val="none" w:sz="0" w:space="0" w:color="auto"/>
        <w:right w:val="none" w:sz="0" w:space="0" w:color="auto"/>
      </w:divBdr>
    </w:div>
    <w:div w:id="1155605486">
      <w:marLeft w:val="640"/>
      <w:marRight w:val="0"/>
      <w:marTop w:val="0"/>
      <w:marBottom w:val="0"/>
      <w:divBdr>
        <w:top w:val="none" w:sz="0" w:space="0" w:color="auto"/>
        <w:left w:val="none" w:sz="0" w:space="0" w:color="auto"/>
        <w:bottom w:val="none" w:sz="0" w:space="0" w:color="auto"/>
        <w:right w:val="none" w:sz="0" w:space="0" w:color="auto"/>
      </w:divBdr>
    </w:div>
    <w:div w:id="1155607430">
      <w:marLeft w:val="640"/>
      <w:marRight w:val="0"/>
      <w:marTop w:val="0"/>
      <w:marBottom w:val="0"/>
      <w:divBdr>
        <w:top w:val="none" w:sz="0" w:space="0" w:color="auto"/>
        <w:left w:val="none" w:sz="0" w:space="0" w:color="auto"/>
        <w:bottom w:val="none" w:sz="0" w:space="0" w:color="auto"/>
        <w:right w:val="none" w:sz="0" w:space="0" w:color="auto"/>
      </w:divBdr>
    </w:div>
    <w:div w:id="1155678863">
      <w:marLeft w:val="640"/>
      <w:marRight w:val="0"/>
      <w:marTop w:val="0"/>
      <w:marBottom w:val="0"/>
      <w:divBdr>
        <w:top w:val="none" w:sz="0" w:space="0" w:color="auto"/>
        <w:left w:val="none" w:sz="0" w:space="0" w:color="auto"/>
        <w:bottom w:val="none" w:sz="0" w:space="0" w:color="auto"/>
        <w:right w:val="none" w:sz="0" w:space="0" w:color="auto"/>
      </w:divBdr>
    </w:div>
    <w:div w:id="1155681305">
      <w:marLeft w:val="640"/>
      <w:marRight w:val="0"/>
      <w:marTop w:val="0"/>
      <w:marBottom w:val="0"/>
      <w:divBdr>
        <w:top w:val="none" w:sz="0" w:space="0" w:color="auto"/>
        <w:left w:val="none" w:sz="0" w:space="0" w:color="auto"/>
        <w:bottom w:val="none" w:sz="0" w:space="0" w:color="auto"/>
        <w:right w:val="none" w:sz="0" w:space="0" w:color="auto"/>
      </w:divBdr>
    </w:div>
    <w:div w:id="1155684236">
      <w:marLeft w:val="640"/>
      <w:marRight w:val="0"/>
      <w:marTop w:val="0"/>
      <w:marBottom w:val="0"/>
      <w:divBdr>
        <w:top w:val="none" w:sz="0" w:space="0" w:color="auto"/>
        <w:left w:val="none" w:sz="0" w:space="0" w:color="auto"/>
        <w:bottom w:val="none" w:sz="0" w:space="0" w:color="auto"/>
        <w:right w:val="none" w:sz="0" w:space="0" w:color="auto"/>
      </w:divBdr>
    </w:div>
    <w:div w:id="1155685615">
      <w:marLeft w:val="640"/>
      <w:marRight w:val="0"/>
      <w:marTop w:val="0"/>
      <w:marBottom w:val="0"/>
      <w:divBdr>
        <w:top w:val="none" w:sz="0" w:space="0" w:color="auto"/>
        <w:left w:val="none" w:sz="0" w:space="0" w:color="auto"/>
        <w:bottom w:val="none" w:sz="0" w:space="0" w:color="auto"/>
        <w:right w:val="none" w:sz="0" w:space="0" w:color="auto"/>
      </w:divBdr>
    </w:div>
    <w:div w:id="1155727815">
      <w:marLeft w:val="640"/>
      <w:marRight w:val="0"/>
      <w:marTop w:val="0"/>
      <w:marBottom w:val="0"/>
      <w:divBdr>
        <w:top w:val="none" w:sz="0" w:space="0" w:color="auto"/>
        <w:left w:val="none" w:sz="0" w:space="0" w:color="auto"/>
        <w:bottom w:val="none" w:sz="0" w:space="0" w:color="auto"/>
        <w:right w:val="none" w:sz="0" w:space="0" w:color="auto"/>
      </w:divBdr>
    </w:div>
    <w:div w:id="1155728456">
      <w:marLeft w:val="640"/>
      <w:marRight w:val="0"/>
      <w:marTop w:val="0"/>
      <w:marBottom w:val="0"/>
      <w:divBdr>
        <w:top w:val="none" w:sz="0" w:space="0" w:color="auto"/>
        <w:left w:val="none" w:sz="0" w:space="0" w:color="auto"/>
        <w:bottom w:val="none" w:sz="0" w:space="0" w:color="auto"/>
        <w:right w:val="none" w:sz="0" w:space="0" w:color="auto"/>
      </w:divBdr>
    </w:div>
    <w:div w:id="1155758750">
      <w:marLeft w:val="640"/>
      <w:marRight w:val="0"/>
      <w:marTop w:val="0"/>
      <w:marBottom w:val="0"/>
      <w:divBdr>
        <w:top w:val="none" w:sz="0" w:space="0" w:color="auto"/>
        <w:left w:val="none" w:sz="0" w:space="0" w:color="auto"/>
        <w:bottom w:val="none" w:sz="0" w:space="0" w:color="auto"/>
        <w:right w:val="none" w:sz="0" w:space="0" w:color="auto"/>
      </w:divBdr>
    </w:div>
    <w:div w:id="1155797348">
      <w:marLeft w:val="640"/>
      <w:marRight w:val="0"/>
      <w:marTop w:val="0"/>
      <w:marBottom w:val="0"/>
      <w:divBdr>
        <w:top w:val="none" w:sz="0" w:space="0" w:color="auto"/>
        <w:left w:val="none" w:sz="0" w:space="0" w:color="auto"/>
        <w:bottom w:val="none" w:sz="0" w:space="0" w:color="auto"/>
        <w:right w:val="none" w:sz="0" w:space="0" w:color="auto"/>
      </w:divBdr>
    </w:div>
    <w:div w:id="1155874651">
      <w:marLeft w:val="640"/>
      <w:marRight w:val="0"/>
      <w:marTop w:val="0"/>
      <w:marBottom w:val="0"/>
      <w:divBdr>
        <w:top w:val="none" w:sz="0" w:space="0" w:color="auto"/>
        <w:left w:val="none" w:sz="0" w:space="0" w:color="auto"/>
        <w:bottom w:val="none" w:sz="0" w:space="0" w:color="auto"/>
        <w:right w:val="none" w:sz="0" w:space="0" w:color="auto"/>
      </w:divBdr>
    </w:div>
    <w:div w:id="1155874937">
      <w:marLeft w:val="640"/>
      <w:marRight w:val="0"/>
      <w:marTop w:val="0"/>
      <w:marBottom w:val="0"/>
      <w:divBdr>
        <w:top w:val="none" w:sz="0" w:space="0" w:color="auto"/>
        <w:left w:val="none" w:sz="0" w:space="0" w:color="auto"/>
        <w:bottom w:val="none" w:sz="0" w:space="0" w:color="auto"/>
        <w:right w:val="none" w:sz="0" w:space="0" w:color="auto"/>
      </w:divBdr>
    </w:div>
    <w:div w:id="1155878394">
      <w:marLeft w:val="640"/>
      <w:marRight w:val="0"/>
      <w:marTop w:val="0"/>
      <w:marBottom w:val="0"/>
      <w:divBdr>
        <w:top w:val="none" w:sz="0" w:space="0" w:color="auto"/>
        <w:left w:val="none" w:sz="0" w:space="0" w:color="auto"/>
        <w:bottom w:val="none" w:sz="0" w:space="0" w:color="auto"/>
        <w:right w:val="none" w:sz="0" w:space="0" w:color="auto"/>
      </w:divBdr>
    </w:div>
    <w:div w:id="1156065642">
      <w:marLeft w:val="640"/>
      <w:marRight w:val="0"/>
      <w:marTop w:val="0"/>
      <w:marBottom w:val="0"/>
      <w:divBdr>
        <w:top w:val="none" w:sz="0" w:space="0" w:color="auto"/>
        <w:left w:val="none" w:sz="0" w:space="0" w:color="auto"/>
        <w:bottom w:val="none" w:sz="0" w:space="0" w:color="auto"/>
        <w:right w:val="none" w:sz="0" w:space="0" w:color="auto"/>
      </w:divBdr>
    </w:div>
    <w:div w:id="1156186442">
      <w:marLeft w:val="640"/>
      <w:marRight w:val="0"/>
      <w:marTop w:val="0"/>
      <w:marBottom w:val="0"/>
      <w:divBdr>
        <w:top w:val="none" w:sz="0" w:space="0" w:color="auto"/>
        <w:left w:val="none" w:sz="0" w:space="0" w:color="auto"/>
        <w:bottom w:val="none" w:sz="0" w:space="0" w:color="auto"/>
        <w:right w:val="none" w:sz="0" w:space="0" w:color="auto"/>
      </w:divBdr>
    </w:div>
    <w:div w:id="1156263192">
      <w:marLeft w:val="640"/>
      <w:marRight w:val="0"/>
      <w:marTop w:val="0"/>
      <w:marBottom w:val="0"/>
      <w:divBdr>
        <w:top w:val="none" w:sz="0" w:space="0" w:color="auto"/>
        <w:left w:val="none" w:sz="0" w:space="0" w:color="auto"/>
        <w:bottom w:val="none" w:sz="0" w:space="0" w:color="auto"/>
        <w:right w:val="none" w:sz="0" w:space="0" w:color="auto"/>
      </w:divBdr>
    </w:div>
    <w:div w:id="1156267485">
      <w:marLeft w:val="640"/>
      <w:marRight w:val="0"/>
      <w:marTop w:val="0"/>
      <w:marBottom w:val="0"/>
      <w:divBdr>
        <w:top w:val="none" w:sz="0" w:space="0" w:color="auto"/>
        <w:left w:val="none" w:sz="0" w:space="0" w:color="auto"/>
        <w:bottom w:val="none" w:sz="0" w:space="0" w:color="auto"/>
        <w:right w:val="none" w:sz="0" w:space="0" w:color="auto"/>
      </w:divBdr>
    </w:div>
    <w:div w:id="1156268107">
      <w:marLeft w:val="640"/>
      <w:marRight w:val="0"/>
      <w:marTop w:val="0"/>
      <w:marBottom w:val="0"/>
      <w:divBdr>
        <w:top w:val="none" w:sz="0" w:space="0" w:color="auto"/>
        <w:left w:val="none" w:sz="0" w:space="0" w:color="auto"/>
        <w:bottom w:val="none" w:sz="0" w:space="0" w:color="auto"/>
        <w:right w:val="none" w:sz="0" w:space="0" w:color="auto"/>
      </w:divBdr>
    </w:div>
    <w:div w:id="1156338159">
      <w:marLeft w:val="640"/>
      <w:marRight w:val="0"/>
      <w:marTop w:val="0"/>
      <w:marBottom w:val="0"/>
      <w:divBdr>
        <w:top w:val="none" w:sz="0" w:space="0" w:color="auto"/>
        <w:left w:val="none" w:sz="0" w:space="0" w:color="auto"/>
        <w:bottom w:val="none" w:sz="0" w:space="0" w:color="auto"/>
        <w:right w:val="none" w:sz="0" w:space="0" w:color="auto"/>
      </w:divBdr>
    </w:div>
    <w:div w:id="1156385089">
      <w:marLeft w:val="640"/>
      <w:marRight w:val="0"/>
      <w:marTop w:val="0"/>
      <w:marBottom w:val="0"/>
      <w:divBdr>
        <w:top w:val="none" w:sz="0" w:space="0" w:color="auto"/>
        <w:left w:val="none" w:sz="0" w:space="0" w:color="auto"/>
        <w:bottom w:val="none" w:sz="0" w:space="0" w:color="auto"/>
        <w:right w:val="none" w:sz="0" w:space="0" w:color="auto"/>
      </w:divBdr>
    </w:div>
    <w:div w:id="1156800026">
      <w:marLeft w:val="640"/>
      <w:marRight w:val="0"/>
      <w:marTop w:val="0"/>
      <w:marBottom w:val="0"/>
      <w:divBdr>
        <w:top w:val="none" w:sz="0" w:space="0" w:color="auto"/>
        <w:left w:val="none" w:sz="0" w:space="0" w:color="auto"/>
        <w:bottom w:val="none" w:sz="0" w:space="0" w:color="auto"/>
        <w:right w:val="none" w:sz="0" w:space="0" w:color="auto"/>
      </w:divBdr>
    </w:div>
    <w:div w:id="1156800504">
      <w:marLeft w:val="640"/>
      <w:marRight w:val="0"/>
      <w:marTop w:val="0"/>
      <w:marBottom w:val="0"/>
      <w:divBdr>
        <w:top w:val="none" w:sz="0" w:space="0" w:color="auto"/>
        <w:left w:val="none" w:sz="0" w:space="0" w:color="auto"/>
        <w:bottom w:val="none" w:sz="0" w:space="0" w:color="auto"/>
        <w:right w:val="none" w:sz="0" w:space="0" w:color="auto"/>
      </w:divBdr>
    </w:div>
    <w:div w:id="1156800887">
      <w:marLeft w:val="640"/>
      <w:marRight w:val="0"/>
      <w:marTop w:val="0"/>
      <w:marBottom w:val="0"/>
      <w:divBdr>
        <w:top w:val="none" w:sz="0" w:space="0" w:color="auto"/>
        <w:left w:val="none" w:sz="0" w:space="0" w:color="auto"/>
        <w:bottom w:val="none" w:sz="0" w:space="0" w:color="auto"/>
        <w:right w:val="none" w:sz="0" w:space="0" w:color="auto"/>
      </w:divBdr>
    </w:div>
    <w:div w:id="1156803684">
      <w:marLeft w:val="640"/>
      <w:marRight w:val="0"/>
      <w:marTop w:val="0"/>
      <w:marBottom w:val="0"/>
      <w:divBdr>
        <w:top w:val="none" w:sz="0" w:space="0" w:color="auto"/>
        <w:left w:val="none" w:sz="0" w:space="0" w:color="auto"/>
        <w:bottom w:val="none" w:sz="0" w:space="0" w:color="auto"/>
        <w:right w:val="none" w:sz="0" w:space="0" w:color="auto"/>
      </w:divBdr>
    </w:div>
    <w:div w:id="1156841841">
      <w:marLeft w:val="640"/>
      <w:marRight w:val="0"/>
      <w:marTop w:val="0"/>
      <w:marBottom w:val="0"/>
      <w:divBdr>
        <w:top w:val="none" w:sz="0" w:space="0" w:color="auto"/>
        <w:left w:val="none" w:sz="0" w:space="0" w:color="auto"/>
        <w:bottom w:val="none" w:sz="0" w:space="0" w:color="auto"/>
        <w:right w:val="none" w:sz="0" w:space="0" w:color="auto"/>
      </w:divBdr>
    </w:div>
    <w:div w:id="1156842297">
      <w:marLeft w:val="640"/>
      <w:marRight w:val="0"/>
      <w:marTop w:val="0"/>
      <w:marBottom w:val="0"/>
      <w:divBdr>
        <w:top w:val="none" w:sz="0" w:space="0" w:color="auto"/>
        <w:left w:val="none" w:sz="0" w:space="0" w:color="auto"/>
        <w:bottom w:val="none" w:sz="0" w:space="0" w:color="auto"/>
        <w:right w:val="none" w:sz="0" w:space="0" w:color="auto"/>
      </w:divBdr>
    </w:div>
    <w:div w:id="1156917670">
      <w:marLeft w:val="640"/>
      <w:marRight w:val="0"/>
      <w:marTop w:val="0"/>
      <w:marBottom w:val="0"/>
      <w:divBdr>
        <w:top w:val="none" w:sz="0" w:space="0" w:color="auto"/>
        <w:left w:val="none" w:sz="0" w:space="0" w:color="auto"/>
        <w:bottom w:val="none" w:sz="0" w:space="0" w:color="auto"/>
        <w:right w:val="none" w:sz="0" w:space="0" w:color="auto"/>
      </w:divBdr>
    </w:div>
    <w:div w:id="1156990348">
      <w:marLeft w:val="640"/>
      <w:marRight w:val="0"/>
      <w:marTop w:val="0"/>
      <w:marBottom w:val="0"/>
      <w:divBdr>
        <w:top w:val="none" w:sz="0" w:space="0" w:color="auto"/>
        <w:left w:val="none" w:sz="0" w:space="0" w:color="auto"/>
        <w:bottom w:val="none" w:sz="0" w:space="0" w:color="auto"/>
        <w:right w:val="none" w:sz="0" w:space="0" w:color="auto"/>
      </w:divBdr>
    </w:div>
    <w:div w:id="1157066934">
      <w:marLeft w:val="640"/>
      <w:marRight w:val="0"/>
      <w:marTop w:val="0"/>
      <w:marBottom w:val="0"/>
      <w:divBdr>
        <w:top w:val="none" w:sz="0" w:space="0" w:color="auto"/>
        <w:left w:val="none" w:sz="0" w:space="0" w:color="auto"/>
        <w:bottom w:val="none" w:sz="0" w:space="0" w:color="auto"/>
        <w:right w:val="none" w:sz="0" w:space="0" w:color="auto"/>
      </w:divBdr>
    </w:div>
    <w:div w:id="1157112561">
      <w:marLeft w:val="640"/>
      <w:marRight w:val="0"/>
      <w:marTop w:val="0"/>
      <w:marBottom w:val="0"/>
      <w:divBdr>
        <w:top w:val="none" w:sz="0" w:space="0" w:color="auto"/>
        <w:left w:val="none" w:sz="0" w:space="0" w:color="auto"/>
        <w:bottom w:val="none" w:sz="0" w:space="0" w:color="auto"/>
        <w:right w:val="none" w:sz="0" w:space="0" w:color="auto"/>
      </w:divBdr>
    </w:div>
    <w:div w:id="1157116069">
      <w:marLeft w:val="640"/>
      <w:marRight w:val="0"/>
      <w:marTop w:val="0"/>
      <w:marBottom w:val="0"/>
      <w:divBdr>
        <w:top w:val="none" w:sz="0" w:space="0" w:color="auto"/>
        <w:left w:val="none" w:sz="0" w:space="0" w:color="auto"/>
        <w:bottom w:val="none" w:sz="0" w:space="0" w:color="auto"/>
        <w:right w:val="none" w:sz="0" w:space="0" w:color="auto"/>
      </w:divBdr>
    </w:div>
    <w:div w:id="1157189049">
      <w:marLeft w:val="640"/>
      <w:marRight w:val="0"/>
      <w:marTop w:val="0"/>
      <w:marBottom w:val="0"/>
      <w:divBdr>
        <w:top w:val="none" w:sz="0" w:space="0" w:color="auto"/>
        <w:left w:val="none" w:sz="0" w:space="0" w:color="auto"/>
        <w:bottom w:val="none" w:sz="0" w:space="0" w:color="auto"/>
        <w:right w:val="none" w:sz="0" w:space="0" w:color="auto"/>
      </w:divBdr>
    </w:div>
    <w:div w:id="1157190380">
      <w:marLeft w:val="640"/>
      <w:marRight w:val="0"/>
      <w:marTop w:val="0"/>
      <w:marBottom w:val="0"/>
      <w:divBdr>
        <w:top w:val="none" w:sz="0" w:space="0" w:color="auto"/>
        <w:left w:val="none" w:sz="0" w:space="0" w:color="auto"/>
        <w:bottom w:val="none" w:sz="0" w:space="0" w:color="auto"/>
        <w:right w:val="none" w:sz="0" w:space="0" w:color="auto"/>
      </w:divBdr>
    </w:div>
    <w:div w:id="1157305847">
      <w:marLeft w:val="640"/>
      <w:marRight w:val="0"/>
      <w:marTop w:val="0"/>
      <w:marBottom w:val="0"/>
      <w:divBdr>
        <w:top w:val="none" w:sz="0" w:space="0" w:color="auto"/>
        <w:left w:val="none" w:sz="0" w:space="0" w:color="auto"/>
        <w:bottom w:val="none" w:sz="0" w:space="0" w:color="auto"/>
        <w:right w:val="none" w:sz="0" w:space="0" w:color="auto"/>
      </w:divBdr>
    </w:div>
    <w:div w:id="1157378463">
      <w:marLeft w:val="640"/>
      <w:marRight w:val="0"/>
      <w:marTop w:val="0"/>
      <w:marBottom w:val="0"/>
      <w:divBdr>
        <w:top w:val="none" w:sz="0" w:space="0" w:color="auto"/>
        <w:left w:val="none" w:sz="0" w:space="0" w:color="auto"/>
        <w:bottom w:val="none" w:sz="0" w:space="0" w:color="auto"/>
        <w:right w:val="none" w:sz="0" w:space="0" w:color="auto"/>
      </w:divBdr>
    </w:div>
    <w:div w:id="1157382102">
      <w:marLeft w:val="640"/>
      <w:marRight w:val="0"/>
      <w:marTop w:val="0"/>
      <w:marBottom w:val="0"/>
      <w:divBdr>
        <w:top w:val="none" w:sz="0" w:space="0" w:color="auto"/>
        <w:left w:val="none" w:sz="0" w:space="0" w:color="auto"/>
        <w:bottom w:val="none" w:sz="0" w:space="0" w:color="auto"/>
        <w:right w:val="none" w:sz="0" w:space="0" w:color="auto"/>
      </w:divBdr>
    </w:div>
    <w:div w:id="1157458676">
      <w:marLeft w:val="640"/>
      <w:marRight w:val="0"/>
      <w:marTop w:val="0"/>
      <w:marBottom w:val="0"/>
      <w:divBdr>
        <w:top w:val="none" w:sz="0" w:space="0" w:color="auto"/>
        <w:left w:val="none" w:sz="0" w:space="0" w:color="auto"/>
        <w:bottom w:val="none" w:sz="0" w:space="0" w:color="auto"/>
        <w:right w:val="none" w:sz="0" w:space="0" w:color="auto"/>
      </w:divBdr>
    </w:div>
    <w:div w:id="1157459837">
      <w:marLeft w:val="640"/>
      <w:marRight w:val="0"/>
      <w:marTop w:val="0"/>
      <w:marBottom w:val="0"/>
      <w:divBdr>
        <w:top w:val="none" w:sz="0" w:space="0" w:color="auto"/>
        <w:left w:val="none" w:sz="0" w:space="0" w:color="auto"/>
        <w:bottom w:val="none" w:sz="0" w:space="0" w:color="auto"/>
        <w:right w:val="none" w:sz="0" w:space="0" w:color="auto"/>
      </w:divBdr>
    </w:div>
    <w:div w:id="1157569790">
      <w:marLeft w:val="640"/>
      <w:marRight w:val="0"/>
      <w:marTop w:val="0"/>
      <w:marBottom w:val="0"/>
      <w:divBdr>
        <w:top w:val="none" w:sz="0" w:space="0" w:color="auto"/>
        <w:left w:val="none" w:sz="0" w:space="0" w:color="auto"/>
        <w:bottom w:val="none" w:sz="0" w:space="0" w:color="auto"/>
        <w:right w:val="none" w:sz="0" w:space="0" w:color="auto"/>
      </w:divBdr>
    </w:div>
    <w:div w:id="1157571786">
      <w:marLeft w:val="640"/>
      <w:marRight w:val="0"/>
      <w:marTop w:val="0"/>
      <w:marBottom w:val="0"/>
      <w:divBdr>
        <w:top w:val="none" w:sz="0" w:space="0" w:color="auto"/>
        <w:left w:val="none" w:sz="0" w:space="0" w:color="auto"/>
        <w:bottom w:val="none" w:sz="0" w:space="0" w:color="auto"/>
        <w:right w:val="none" w:sz="0" w:space="0" w:color="auto"/>
      </w:divBdr>
    </w:div>
    <w:div w:id="1157577430">
      <w:marLeft w:val="640"/>
      <w:marRight w:val="0"/>
      <w:marTop w:val="0"/>
      <w:marBottom w:val="0"/>
      <w:divBdr>
        <w:top w:val="none" w:sz="0" w:space="0" w:color="auto"/>
        <w:left w:val="none" w:sz="0" w:space="0" w:color="auto"/>
        <w:bottom w:val="none" w:sz="0" w:space="0" w:color="auto"/>
        <w:right w:val="none" w:sz="0" w:space="0" w:color="auto"/>
      </w:divBdr>
    </w:div>
    <w:div w:id="1157694027">
      <w:marLeft w:val="640"/>
      <w:marRight w:val="0"/>
      <w:marTop w:val="0"/>
      <w:marBottom w:val="0"/>
      <w:divBdr>
        <w:top w:val="none" w:sz="0" w:space="0" w:color="auto"/>
        <w:left w:val="none" w:sz="0" w:space="0" w:color="auto"/>
        <w:bottom w:val="none" w:sz="0" w:space="0" w:color="auto"/>
        <w:right w:val="none" w:sz="0" w:space="0" w:color="auto"/>
      </w:divBdr>
    </w:div>
    <w:div w:id="1157694731">
      <w:marLeft w:val="640"/>
      <w:marRight w:val="0"/>
      <w:marTop w:val="0"/>
      <w:marBottom w:val="0"/>
      <w:divBdr>
        <w:top w:val="none" w:sz="0" w:space="0" w:color="auto"/>
        <w:left w:val="none" w:sz="0" w:space="0" w:color="auto"/>
        <w:bottom w:val="none" w:sz="0" w:space="0" w:color="auto"/>
        <w:right w:val="none" w:sz="0" w:space="0" w:color="auto"/>
      </w:divBdr>
    </w:div>
    <w:div w:id="1157723475">
      <w:marLeft w:val="640"/>
      <w:marRight w:val="0"/>
      <w:marTop w:val="0"/>
      <w:marBottom w:val="0"/>
      <w:divBdr>
        <w:top w:val="none" w:sz="0" w:space="0" w:color="auto"/>
        <w:left w:val="none" w:sz="0" w:space="0" w:color="auto"/>
        <w:bottom w:val="none" w:sz="0" w:space="0" w:color="auto"/>
        <w:right w:val="none" w:sz="0" w:space="0" w:color="auto"/>
      </w:divBdr>
    </w:div>
    <w:div w:id="1157841977">
      <w:marLeft w:val="640"/>
      <w:marRight w:val="0"/>
      <w:marTop w:val="0"/>
      <w:marBottom w:val="0"/>
      <w:divBdr>
        <w:top w:val="none" w:sz="0" w:space="0" w:color="auto"/>
        <w:left w:val="none" w:sz="0" w:space="0" w:color="auto"/>
        <w:bottom w:val="none" w:sz="0" w:space="0" w:color="auto"/>
        <w:right w:val="none" w:sz="0" w:space="0" w:color="auto"/>
      </w:divBdr>
    </w:div>
    <w:div w:id="1157844303">
      <w:marLeft w:val="640"/>
      <w:marRight w:val="0"/>
      <w:marTop w:val="0"/>
      <w:marBottom w:val="0"/>
      <w:divBdr>
        <w:top w:val="none" w:sz="0" w:space="0" w:color="auto"/>
        <w:left w:val="none" w:sz="0" w:space="0" w:color="auto"/>
        <w:bottom w:val="none" w:sz="0" w:space="0" w:color="auto"/>
        <w:right w:val="none" w:sz="0" w:space="0" w:color="auto"/>
      </w:divBdr>
    </w:div>
    <w:div w:id="1157965442">
      <w:marLeft w:val="640"/>
      <w:marRight w:val="0"/>
      <w:marTop w:val="0"/>
      <w:marBottom w:val="0"/>
      <w:divBdr>
        <w:top w:val="none" w:sz="0" w:space="0" w:color="auto"/>
        <w:left w:val="none" w:sz="0" w:space="0" w:color="auto"/>
        <w:bottom w:val="none" w:sz="0" w:space="0" w:color="auto"/>
        <w:right w:val="none" w:sz="0" w:space="0" w:color="auto"/>
      </w:divBdr>
    </w:div>
    <w:div w:id="1158156989">
      <w:marLeft w:val="640"/>
      <w:marRight w:val="0"/>
      <w:marTop w:val="0"/>
      <w:marBottom w:val="0"/>
      <w:divBdr>
        <w:top w:val="none" w:sz="0" w:space="0" w:color="auto"/>
        <w:left w:val="none" w:sz="0" w:space="0" w:color="auto"/>
        <w:bottom w:val="none" w:sz="0" w:space="0" w:color="auto"/>
        <w:right w:val="none" w:sz="0" w:space="0" w:color="auto"/>
      </w:divBdr>
    </w:div>
    <w:div w:id="1158182413">
      <w:marLeft w:val="640"/>
      <w:marRight w:val="0"/>
      <w:marTop w:val="0"/>
      <w:marBottom w:val="0"/>
      <w:divBdr>
        <w:top w:val="none" w:sz="0" w:space="0" w:color="auto"/>
        <w:left w:val="none" w:sz="0" w:space="0" w:color="auto"/>
        <w:bottom w:val="none" w:sz="0" w:space="0" w:color="auto"/>
        <w:right w:val="none" w:sz="0" w:space="0" w:color="auto"/>
      </w:divBdr>
    </w:div>
    <w:div w:id="1158183644">
      <w:marLeft w:val="640"/>
      <w:marRight w:val="0"/>
      <w:marTop w:val="0"/>
      <w:marBottom w:val="0"/>
      <w:divBdr>
        <w:top w:val="none" w:sz="0" w:space="0" w:color="auto"/>
        <w:left w:val="none" w:sz="0" w:space="0" w:color="auto"/>
        <w:bottom w:val="none" w:sz="0" w:space="0" w:color="auto"/>
        <w:right w:val="none" w:sz="0" w:space="0" w:color="auto"/>
      </w:divBdr>
    </w:div>
    <w:div w:id="1158233306">
      <w:marLeft w:val="640"/>
      <w:marRight w:val="0"/>
      <w:marTop w:val="0"/>
      <w:marBottom w:val="0"/>
      <w:divBdr>
        <w:top w:val="none" w:sz="0" w:space="0" w:color="auto"/>
        <w:left w:val="none" w:sz="0" w:space="0" w:color="auto"/>
        <w:bottom w:val="none" w:sz="0" w:space="0" w:color="auto"/>
        <w:right w:val="none" w:sz="0" w:space="0" w:color="auto"/>
      </w:divBdr>
    </w:div>
    <w:div w:id="1158303864">
      <w:marLeft w:val="640"/>
      <w:marRight w:val="0"/>
      <w:marTop w:val="0"/>
      <w:marBottom w:val="0"/>
      <w:divBdr>
        <w:top w:val="none" w:sz="0" w:space="0" w:color="auto"/>
        <w:left w:val="none" w:sz="0" w:space="0" w:color="auto"/>
        <w:bottom w:val="none" w:sz="0" w:space="0" w:color="auto"/>
        <w:right w:val="none" w:sz="0" w:space="0" w:color="auto"/>
      </w:divBdr>
    </w:div>
    <w:div w:id="1158351325">
      <w:marLeft w:val="640"/>
      <w:marRight w:val="0"/>
      <w:marTop w:val="0"/>
      <w:marBottom w:val="0"/>
      <w:divBdr>
        <w:top w:val="none" w:sz="0" w:space="0" w:color="auto"/>
        <w:left w:val="none" w:sz="0" w:space="0" w:color="auto"/>
        <w:bottom w:val="none" w:sz="0" w:space="0" w:color="auto"/>
        <w:right w:val="none" w:sz="0" w:space="0" w:color="auto"/>
      </w:divBdr>
    </w:div>
    <w:div w:id="1158421276">
      <w:marLeft w:val="640"/>
      <w:marRight w:val="0"/>
      <w:marTop w:val="0"/>
      <w:marBottom w:val="0"/>
      <w:divBdr>
        <w:top w:val="none" w:sz="0" w:space="0" w:color="auto"/>
        <w:left w:val="none" w:sz="0" w:space="0" w:color="auto"/>
        <w:bottom w:val="none" w:sz="0" w:space="0" w:color="auto"/>
        <w:right w:val="none" w:sz="0" w:space="0" w:color="auto"/>
      </w:divBdr>
    </w:div>
    <w:div w:id="1158575597">
      <w:marLeft w:val="640"/>
      <w:marRight w:val="0"/>
      <w:marTop w:val="0"/>
      <w:marBottom w:val="0"/>
      <w:divBdr>
        <w:top w:val="none" w:sz="0" w:space="0" w:color="auto"/>
        <w:left w:val="none" w:sz="0" w:space="0" w:color="auto"/>
        <w:bottom w:val="none" w:sz="0" w:space="0" w:color="auto"/>
        <w:right w:val="none" w:sz="0" w:space="0" w:color="auto"/>
      </w:divBdr>
    </w:div>
    <w:div w:id="1158688232">
      <w:marLeft w:val="640"/>
      <w:marRight w:val="0"/>
      <w:marTop w:val="0"/>
      <w:marBottom w:val="0"/>
      <w:divBdr>
        <w:top w:val="none" w:sz="0" w:space="0" w:color="auto"/>
        <w:left w:val="none" w:sz="0" w:space="0" w:color="auto"/>
        <w:bottom w:val="none" w:sz="0" w:space="0" w:color="auto"/>
        <w:right w:val="none" w:sz="0" w:space="0" w:color="auto"/>
      </w:divBdr>
    </w:div>
    <w:div w:id="1158694687">
      <w:marLeft w:val="640"/>
      <w:marRight w:val="0"/>
      <w:marTop w:val="0"/>
      <w:marBottom w:val="0"/>
      <w:divBdr>
        <w:top w:val="none" w:sz="0" w:space="0" w:color="auto"/>
        <w:left w:val="none" w:sz="0" w:space="0" w:color="auto"/>
        <w:bottom w:val="none" w:sz="0" w:space="0" w:color="auto"/>
        <w:right w:val="none" w:sz="0" w:space="0" w:color="auto"/>
      </w:divBdr>
    </w:div>
    <w:div w:id="1158762720">
      <w:marLeft w:val="640"/>
      <w:marRight w:val="0"/>
      <w:marTop w:val="0"/>
      <w:marBottom w:val="0"/>
      <w:divBdr>
        <w:top w:val="none" w:sz="0" w:space="0" w:color="auto"/>
        <w:left w:val="none" w:sz="0" w:space="0" w:color="auto"/>
        <w:bottom w:val="none" w:sz="0" w:space="0" w:color="auto"/>
        <w:right w:val="none" w:sz="0" w:space="0" w:color="auto"/>
      </w:divBdr>
    </w:div>
    <w:div w:id="1158767664">
      <w:marLeft w:val="640"/>
      <w:marRight w:val="0"/>
      <w:marTop w:val="0"/>
      <w:marBottom w:val="0"/>
      <w:divBdr>
        <w:top w:val="none" w:sz="0" w:space="0" w:color="auto"/>
        <w:left w:val="none" w:sz="0" w:space="0" w:color="auto"/>
        <w:bottom w:val="none" w:sz="0" w:space="0" w:color="auto"/>
        <w:right w:val="none" w:sz="0" w:space="0" w:color="auto"/>
      </w:divBdr>
    </w:div>
    <w:div w:id="1158812022">
      <w:marLeft w:val="640"/>
      <w:marRight w:val="0"/>
      <w:marTop w:val="0"/>
      <w:marBottom w:val="0"/>
      <w:divBdr>
        <w:top w:val="none" w:sz="0" w:space="0" w:color="auto"/>
        <w:left w:val="none" w:sz="0" w:space="0" w:color="auto"/>
        <w:bottom w:val="none" w:sz="0" w:space="0" w:color="auto"/>
        <w:right w:val="none" w:sz="0" w:space="0" w:color="auto"/>
      </w:divBdr>
    </w:div>
    <w:div w:id="1158812618">
      <w:marLeft w:val="640"/>
      <w:marRight w:val="0"/>
      <w:marTop w:val="0"/>
      <w:marBottom w:val="0"/>
      <w:divBdr>
        <w:top w:val="none" w:sz="0" w:space="0" w:color="auto"/>
        <w:left w:val="none" w:sz="0" w:space="0" w:color="auto"/>
        <w:bottom w:val="none" w:sz="0" w:space="0" w:color="auto"/>
        <w:right w:val="none" w:sz="0" w:space="0" w:color="auto"/>
      </w:divBdr>
    </w:div>
    <w:div w:id="1158959289">
      <w:marLeft w:val="640"/>
      <w:marRight w:val="0"/>
      <w:marTop w:val="0"/>
      <w:marBottom w:val="0"/>
      <w:divBdr>
        <w:top w:val="none" w:sz="0" w:space="0" w:color="auto"/>
        <w:left w:val="none" w:sz="0" w:space="0" w:color="auto"/>
        <w:bottom w:val="none" w:sz="0" w:space="0" w:color="auto"/>
        <w:right w:val="none" w:sz="0" w:space="0" w:color="auto"/>
      </w:divBdr>
    </w:div>
    <w:div w:id="1159032799">
      <w:marLeft w:val="640"/>
      <w:marRight w:val="0"/>
      <w:marTop w:val="0"/>
      <w:marBottom w:val="0"/>
      <w:divBdr>
        <w:top w:val="none" w:sz="0" w:space="0" w:color="auto"/>
        <w:left w:val="none" w:sz="0" w:space="0" w:color="auto"/>
        <w:bottom w:val="none" w:sz="0" w:space="0" w:color="auto"/>
        <w:right w:val="none" w:sz="0" w:space="0" w:color="auto"/>
      </w:divBdr>
    </w:div>
    <w:div w:id="1159076941">
      <w:marLeft w:val="640"/>
      <w:marRight w:val="0"/>
      <w:marTop w:val="0"/>
      <w:marBottom w:val="0"/>
      <w:divBdr>
        <w:top w:val="none" w:sz="0" w:space="0" w:color="auto"/>
        <w:left w:val="none" w:sz="0" w:space="0" w:color="auto"/>
        <w:bottom w:val="none" w:sz="0" w:space="0" w:color="auto"/>
        <w:right w:val="none" w:sz="0" w:space="0" w:color="auto"/>
      </w:divBdr>
    </w:div>
    <w:div w:id="1159077931">
      <w:marLeft w:val="640"/>
      <w:marRight w:val="0"/>
      <w:marTop w:val="0"/>
      <w:marBottom w:val="0"/>
      <w:divBdr>
        <w:top w:val="none" w:sz="0" w:space="0" w:color="auto"/>
        <w:left w:val="none" w:sz="0" w:space="0" w:color="auto"/>
        <w:bottom w:val="none" w:sz="0" w:space="0" w:color="auto"/>
        <w:right w:val="none" w:sz="0" w:space="0" w:color="auto"/>
      </w:divBdr>
    </w:div>
    <w:div w:id="1159079365">
      <w:marLeft w:val="640"/>
      <w:marRight w:val="0"/>
      <w:marTop w:val="0"/>
      <w:marBottom w:val="0"/>
      <w:divBdr>
        <w:top w:val="none" w:sz="0" w:space="0" w:color="auto"/>
        <w:left w:val="none" w:sz="0" w:space="0" w:color="auto"/>
        <w:bottom w:val="none" w:sz="0" w:space="0" w:color="auto"/>
        <w:right w:val="none" w:sz="0" w:space="0" w:color="auto"/>
      </w:divBdr>
    </w:div>
    <w:div w:id="1159149155">
      <w:marLeft w:val="640"/>
      <w:marRight w:val="0"/>
      <w:marTop w:val="0"/>
      <w:marBottom w:val="0"/>
      <w:divBdr>
        <w:top w:val="none" w:sz="0" w:space="0" w:color="auto"/>
        <w:left w:val="none" w:sz="0" w:space="0" w:color="auto"/>
        <w:bottom w:val="none" w:sz="0" w:space="0" w:color="auto"/>
        <w:right w:val="none" w:sz="0" w:space="0" w:color="auto"/>
      </w:divBdr>
    </w:div>
    <w:div w:id="1159224698">
      <w:marLeft w:val="640"/>
      <w:marRight w:val="0"/>
      <w:marTop w:val="0"/>
      <w:marBottom w:val="0"/>
      <w:divBdr>
        <w:top w:val="none" w:sz="0" w:space="0" w:color="auto"/>
        <w:left w:val="none" w:sz="0" w:space="0" w:color="auto"/>
        <w:bottom w:val="none" w:sz="0" w:space="0" w:color="auto"/>
        <w:right w:val="none" w:sz="0" w:space="0" w:color="auto"/>
      </w:divBdr>
    </w:div>
    <w:div w:id="1159230862">
      <w:marLeft w:val="640"/>
      <w:marRight w:val="0"/>
      <w:marTop w:val="0"/>
      <w:marBottom w:val="0"/>
      <w:divBdr>
        <w:top w:val="none" w:sz="0" w:space="0" w:color="auto"/>
        <w:left w:val="none" w:sz="0" w:space="0" w:color="auto"/>
        <w:bottom w:val="none" w:sz="0" w:space="0" w:color="auto"/>
        <w:right w:val="none" w:sz="0" w:space="0" w:color="auto"/>
      </w:divBdr>
    </w:div>
    <w:div w:id="1159424055">
      <w:marLeft w:val="640"/>
      <w:marRight w:val="0"/>
      <w:marTop w:val="0"/>
      <w:marBottom w:val="0"/>
      <w:divBdr>
        <w:top w:val="none" w:sz="0" w:space="0" w:color="auto"/>
        <w:left w:val="none" w:sz="0" w:space="0" w:color="auto"/>
        <w:bottom w:val="none" w:sz="0" w:space="0" w:color="auto"/>
        <w:right w:val="none" w:sz="0" w:space="0" w:color="auto"/>
      </w:divBdr>
    </w:div>
    <w:div w:id="1159466523">
      <w:marLeft w:val="640"/>
      <w:marRight w:val="0"/>
      <w:marTop w:val="0"/>
      <w:marBottom w:val="0"/>
      <w:divBdr>
        <w:top w:val="none" w:sz="0" w:space="0" w:color="auto"/>
        <w:left w:val="none" w:sz="0" w:space="0" w:color="auto"/>
        <w:bottom w:val="none" w:sz="0" w:space="0" w:color="auto"/>
        <w:right w:val="none" w:sz="0" w:space="0" w:color="auto"/>
      </w:divBdr>
    </w:div>
    <w:div w:id="1159542587">
      <w:marLeft w:val="640"/>
      <w:marRight w:val="0"/>
      <w:marTop w:val="0"/>
      <w:marBottom w:val="0"/>
      <w:divBdr>
        <w:top w:val="none" w:sz="0" w:space="0" w:color="auto"/>
        <w:left w:val="none" w:sz="0" w:space="0" w:color="auto"/>
        <w:bottom w:val="none" w:sz="0" w:space="0" w:color="auto"/>
        <w:right w:val="none" w:sz="0" w:space="0" w:color="auto"/>
      </w:divBdr>
    </w:div>
    <w:div w:id="1159615021">
      <w:marLeft w:val="640"/>
      <w:marRight w:val="0"/>
      <w:marTop w:val="0"/>
      <w:marBottom w:val="0"/>
      <w:divBdr>
        <w:top w:val="none" w:sz="0" w:space="0" w:color="auto"/>
        <w:left w:val="none" w:sz="0" w:space="0" w:color="auto"/>
        <w:bottom w:val="none" w:sz="0" w:space="0" w:color="auto"/>
        <w:right w:val="none" w:sz="0" w:space="0" w:color="auto"/>
      </w:divBdr>
    </w:div>
    <w:div w:id="1159736413">
      <w:marLeft w:val="640"/>
      <w:marRight w:val="0"/>
      <w:marTop w:val="0"/>
      <w:marBottom w:val="0"/>
      <w:divBdr>
        <w:top w:val="none" w:sz="0" w:space="0" w:color="auto"/>
        <w:left w:val="none" w:sz="0" w:space="0" w:color="auto"/>
        <w:bottom w:val="none" w:sz="0" w:space="0" w:color="auto"/>
        <w:right w:val="none" w:sz="0" w:space="0" w:color="auto"/>
      </w:divBdr>
    </w:div>
    <w:div w:id="1159736750">
      <w:marLeft w:val="640"/>
      <w:marRight w:val="0"/>
      <w:marTop w:val="0"/>
      <w:marBottom w:val="0"/>
      <w:divBdr>
        <w:top w:val="none" w:sz="0" w:space="0" w:color="auto"/>
        <w:left w:val="none" w:sz="0" w:space="0" w:color="auto"/>
        <w:bottom w:val="none" w:sz="0" w:space="0" w:color="auto"/>
        <w:right w:val="none" w:sz="0" w:space="0" w:color="auto"/>
      </w:divBdr>
    </w:div>
    <w:div w:id="1159809071">
      <w:marLeft w:val="640"/>
      <w:marRight w:val="0"/>
      <w:marTop w:val="0"/>
      <w:marBottom w:val="0"/>
      <w:divBdr>
        <w:top w:val="none" w:sz="0" w:space="0" w:color="auto"/>
        <w:left w:val="none" w:sz="0" w:space="0" w:color="auto"/>
        <w:bottom w:val="none" w:sz="0" w:space="0" w:color="auto"/>
        <w:right w:val="none" w:sz="0" w:space="0" w:color="auto"/>
      </w:divBdr>
    </w:div>
    <w:div w:id="1159809490">
      <w:marLeft w:val="640"/>
      <w:marRight w:val="0"/>
      <w:marTop w:val="0"/>
      <w:marBottom w:val="0"/>
      <w:divBdr>
        <w:top w:val="none" w:sz="0" w:space="0" w:color="auto"/>
        <w:left w:val="none" w:sz="0" w:space="0" w:color="auto"/>
        <w:bottom w:val="none" w:sz="0" w:space="0" w:color="auto"/>
        <w:right w:val="none" w:sz="0" w:space="0" w:color="auto"/>
      </w:divBdr>
    </w:div>
    <w:div w:id="1159925375">
      <w:marLeft w:val="640"/>
      <w:marRight w:val="0"/>
      <w:marTop w:val="0"/>
      <w:marBottom w:val="0"/>
      <w:divBdr>
        <w:top w:val="none" w:sz="0" w:space="0" w:color="auto"/>
        <w:left w:val="none" w:sz="0" w:space="0" w:color="auto"/>
        <w:bottom w:val="none" w:sz="0" w:space="0" w:color="auto"/>
        <w:right w:val="none" w:sz="0" w:space="0" w:color="auto"/>
      </w:divBdr>
    </w:div>
    <w:div w:id="1160081414">
      <w:marLeft w:val="640"/>
      <w:marRight w:val="0"/>
      <w:marTop w:val="0"/>
      <w:marBottom w:val="0"/>
      <w:divBdr>
        <w:top w:val="none" w:sz="0" w:space="0" w:color="auto"/>
        <w:left w:val="none" w:sz="0" w:space="0" w:color="auto"/>
        <w:bottom w:val="none" w:sz="0" w:space="0" w:color="auto"/>
        <w:right w:val="none" w:sz="0" w:space="0" w:color="auto"/>
      </w:divBdr>
    </w:div>
    <w:div w:id="1160081625">
      <w:marLeft w:val="640"/>
      <w:marRight w:val="0"/>
      <w:marTop w:val="0"/>
      <w:marBottom w:val="0"/>
      <w:divBdr>
        <w:top w:val="none" w:sz="0" w:space="0" w:color="auto"/>
        <w:left w:val="none" w:sz="0" w:space="0" w:color="auto"/>
        <w:bottom w:val="none" w:sz="0" w:space="0" w:color="auto"/>
        <w:right w:val="none" w:sz="0" w:space="0" w:color="auto"/>
      </w:divBdr>
    </w:div>
    <w:div w:id="1160148865">
      <w:marLeft w:val="640"/>
      <w:marRight w:val="0"/>
      <w:marTop w:val="0"/>
      <w:marBottom w:val="0"/>
      <w:divBdr>
        <w:top w:val="none" w:sz="0" w:space="0" w:color="auto"/>
        <w:left w:val="none" w:sz="0" w:space="0" w:color="auto"/>
        <w:bottom w:val="none" w:sz="0" w:space="0" w:color="auto"/>
        <w:right w:val="none" w:sz="0" w:space="0" w:color="auto"/>
      </w:divBdr>
    </w:div>
    <w:div w:id="1160148973">
      <w:marLeft w:val="640"/>
      <w:marRight w:val="0"/>
      <w:marTop w:val="0"/>
      <w:marBottom w:val="0"/>
      <w:divBdr>
        <w:top w:val="none" w:sz="0" w:space="0" w:color="auto"/>
        <w:left w:val="none" w:sz="0" w:space="0" w:color="auto"/>
        <w:bottom w:val="none" w:sz="0" w:space="0" w:color="auto"/>
        <w:right w:val="none" w:sz="0" w:space="0" w:color="auto"/>
      </w:divBdr>
    </w:div>
    <w:div w:id="1160193594">
      <w:marLeft w:val="640"/>
      <w:marRight w:val="0"/>
      <w:marTop w:val="0"/>
      <w:marBottom w:val="0"/>
      <w:divBdr>
        <w:top w:val="none" w:sz="0" w:space="0" w:color="auto"/>
        <w:left w:val="none" w:sz="0" w:space="0" w:color="auto"/>
        <w:bottom w:val="none" w:sz="0" w:space="0" w:color="auto"/>
        <w:right w:val="none" w:sz="0" w:space="0" w:color="auto"/>
      </w:divBdr>
    </w:div>
    <w:div w:id="1160198139">
      <w:marLeft w:val="640"/>
      <w:marRight w:val="0"/>
      <w:marTop w:val="0"/>
      <w:marBottom w:val="0"/>
      <w:divBdr>
        <w:top w:val="none" w:sz="0" w:space="0" w:color="auto"/>
        <w:left w:val="none" w:sz="0" w:space="0" w:color="auto"/>
        <w:bottom w:val="none" w:sz="0" w:space="0" w:color="auto"/>
        <w:right w:val="none" w:sz="0" w:space="0" w:color="auto"/>
      </w:divBdr>
    </w:div>
    <w:div w:id="1160272514">
      <w:marLeft w:val="640"/>
      <w:marRight w:val="0"/>
      <w:marTop w:val="0"/>
      <w:marBottom w:val="0"/>
      <w:divBdr>
        <w:top w:val="none" w:sz="0" w:space="0" w:color="auto"/>
        <w:left w:val="none" w:sz="0" w:space="0" w:color="auto"/>
        <w:bottom w:val="none" w:sz="0" w:space="0" w:color="auto"/>
        <w:right w:val="none" w:sz="0" w:space="0" w:color="auto"/>
      </w:divBdr>
    </w:div>
    <w:div w:id="1160274012">
      <w:marLeft w:val="640"/>
      <w:marRight w:val="0"/>
      <w:marTop w:val="0"/>
      <w:marBottom w:val="0"/>
      <w:divBdr>
        <w:top w:val="none" w:sz="0" w:space="0" w:color="auto"/>
        <w:left w:val="none" w:sz="0" w:space="0" w:color="auto"/>
        <w:bottom w:val="none" w:sz="0" w:space="0" w:color="auto"/>
        <w:right w:val="none" w:sz="0" w:space="0" w:color="auto"/>
      </w:divBdr>
    </w:div>
    <w:div w:id="1160275017">
      <w:marLeft w:val="640"/>
      <w:marRight w:val="0"/>
      <w:marTop w:val="0"/>
      <w:marBottom w:val="0"/>
      <w:divBdr>
        <w:top w:val="none" w:sz="0" w:space="0" w:color="auto"/>
        <w:left w:val="none" w:sz="0" w:space="0" w:color="auto"/>
        <w:bottom w:val="none" w:sz="0" w:space="0" w:color="auto"/>
        <w:right w:val="none" w:sz="0" w:space="0" w:color="auto"/>
      </w:divBdr>
    </w:div>
    <w:div w:id="1160344894">
      <w:marLeft w:val="640"/>
      <w:marRight w:val="0"/>
      <w:marTop w:val="0"/>
      <w:marBottom w:val="0"/>
      <w:divBdr>
        <w:top w:val="none" w:sz="0" w:space="0" w:color="auto"/>
        <w:left w:val="none" w:sz="0" w:space="0" w:color="auto"/>
        <w:bottom w:val="none" w:sz="0" w:space="0" w:color="auto"/>
        <w:right w:val="none" w:sz="0" w:space="0" w:color="auto"/>
      </w:divBdr>
    </w:div>
    <w:div w:id="1160536151">
      <w:marLeft w:val="640"/>
      <w:marRight w:val="0"/>
      <w:marTop w:val="0"/>
      <w:marBottom w:val="0"/>
      <w:divBdr>
        <w:top w:val="none" w:sz="0" w:space="0" w:color="auto"/>
        <w:left w:val="none" w:sz="0" w:space="0" w:color="auto"/>
        <w:bottom w:val="none" w:sz="0" w:space="0" w:color="auto"/>
        <w:right w:val="none" w:sz="0" w:space="0" w:color="auto"/>
      </w:divBdr>
    </w:div>
    <w:div w:id="1160577917">
      <w:marLeft w:val="640"/>
      <w:marRight w:val="0"/>
      <w:marTop w:val="0"/>
      <w:marBottom w:val="0"/>
      <w:divBdr>
        <w:top w:val="none" w:sz="0" w:space="0" w:color="auto"/>
        <w:left w:val="none" w:sz="0" w:space="0" w:color="auto"/>
        <w:bottom w:val="none" w:sz="0" w:space="0" w:color="auto"/>
        <w:right w:val="none" w:sz="0" w:space="0" w:color="auto"/>
      </w:divBdr>
    </w:div>
    <w:div w:id="1160583504">
      <w:marLeft w:val="640"/>
      <w:marRight w:val="0"/>
      <w:marTop w:val="0"/>
      <w:marBottom w:val="0"/>
      <w:divBdr>
        <w:top w:val="none" w:sz="0" w:space="0" w:color="auto"/>
        <w:left w:val="none" w:sz="0" w:space="0" w:color="auto"/>
        <w:bottom w:val="none" w:sz="0" w:space="0" w:color="auto"/>
        <w:right w:val="none" w:sz="0" w:space="0" w:color="auto"/>
      </w:divBdr>
    </w:div>
    <w:div w:id="1160586517">
      <w:bodyDiv w:val="1"/>
      <w:marLeft w:val="0"/>
      <w:marRight w:val="0"/>
      <w:marTop w:val="0"/>
      <w:marBottom w:val="0"/>
      <w:divBdr>
        <w:top w:val="none" w:sz="0" w:space="0" w:color="auto"/>
        <w:left w:val="none" w:sz="0" w:space="0" w:color="auto"/>
        <w:bottom w:val="none" w:sz="0" w:space="0" w:color="auto"/>
        <w:right w:val="none" w:sz="0" w:space="0" w:color="auto"/>
      </w:divBdr>
      <w:divsChild>
        <w:div w:id="104007365">
          <w:marLeft w:val="640"/>
          <w:marRight w:val="0"/>
          <w:marTop w:val="0"/>
          <w:marBottom w:val="0"/>
          <w:divBdr>
            <w:top w:val="none" w:sz="0" w:space="0" w:color="auto"/>
            <w:left w:val="none" w:sz="0" w:space="0" w:color="auto"/>
            <w:bottom w:val="none" w:sz="0" w:space="0" w:color="auto"/>
            <w:right w:val="none" w:sz="0" w:space="0" w:color="auto"/>
          </w:divBdr>
        </w:div>
        <w:div w:id="113713716">
          <w:marLeft w:val="640"/>
          <w:marRight w:val="0"/>
          <w:marTop w:val="0"/>
          <w:marBottom w:val="0"/>
          <w:divBdr>
            <w:top w:val="none" w:sz="0" w:space="0" w:color="auto"/>
            <w:left w:val="none" w:sz="0" w:space="0" w:color="auto"/>
            <w:bottom w:val="none" w:sz="0" w:space="0" w:color="auto"/>
            <w:right w:val="none" w:sz="0" w:space="0" w:color="auto"/>
          </w:divBdr>
        </w:div>
        <w:div w:id="150756137">
          <w:marLeft w:val="640"/>
          <w:marRight w:val="0"/>
          <w:marTop w:val="0"/>
          <w:marBottom w:val="0"/>
          <w:divBdr>
            <w:top w:val="none" w:sz="0" w:space="0" w:color="auto"/>
            <w:left w:val="none" w:sz="0" w:space="0" w:color="auto"/>
            <w:bottom w:val="none" w:sz="0" w:space="0" w:color="auto"/>
            <w:right w:val="none" w:sz="0" w:space="0" w:color="auto"/>
          </w:divBdr>
        </w:div>
        <w:div w:id="251856350">
          <w:marLeft w:val="640"/>
          <w:marRight w:val="0"/>
          <w:marTop w:val="0"/>
          <w:marBottom w:val="0"/>
          <w:divBdr>
            <w:top w:val="none" w:sz="0" w:space="0" w:color="auto"/>
            <w:left w:val="none" w:sz="0" w:space="0" w:color="auto"/>
            <w:bottom w:val="none" w:sz="0" w:space="0" w:color="auto"/>
            <w:right w:val="none" w:sz="0" w:space="0" w:color="auto"/>
          </w:divBdr>
        </w:div>
        <w:div w:id="291400951">
          <w:marLeft w:val="640"/>
          <w:marRight w:val="0"/>
          <w:marTop w:val="0"/>
          <w:marBottom w:val="0"/>
          <w:divBdr>
            <w:top w:val="none" w:sz="0" w:space="0" w:color="auto"/>
            <w:left w:val="none" w:sz="0" w:space="0" w:color="auto"/>
            <w:bottom w:val="none" w:sz="0" w:space="0" w:color="auto"/>
            <w:right w:val="none" w:sz="0" w:space="0" w:color="auto"/>
          </w:divBdr>
        </w:div>
        <w:div w:id="374082391">
          <w:marLeft w:val="640"/>
          <w:marRight w:val="0"/>
          <w:marTop w:val="0"/>
          <w:marBottom w:val="0"/>
          <w:divBdr>
            <w:top w:val="none" w:sz="0" w:space="0" w:color="auto"/>
            <w:left w:val="none" w:sz="0" w:space="0" w:color="auto"/>
            <w:bottom w:val="none" w:sz="0" w:space="0" w:color="auto"/>
            <w:right w:val="none" w:sz="0" w:space="0" w:color="auto"/>
          </w:divBdr>
        </w:div>
        <w:div w:id="376125831">
          <w:marLeft w:val="640"/>
          <w:marRight w:val="0"/>
          <w:marTop w:val="0"/>
          <w:marBottom w:val="0"/>
          <w:divBdr>
            <w:top w:val="none" w:sz="0" w:space="0" w:color="auto"/>
            <w:left w:val="none" w:sz="0" w:space="0" w:color="auto"/>
            <w:bottom w:val="none" w:sz="0" w:space="0" w:color="auto"/>
            <w:right w:val="none" w:sz="0" w:space="0" w:color="auto"/>
          </w:divBdr>
        </w:div>
        <w:div w:id="390033051">
          <w:marLeft w:val="640"/>
          <w:marRight w:val="0"/>
          <w:marTop w:val="0"/>
          <w:marBottom w:val="0"/>
          <w:divBdr>
            <w:top w:val="none" w:sz="0" w:space="0" w:color="auto"/>
            <w:left w:val="none" w:sz="0" w:space="0" w:color="auto"/>
            <w:bottom w:val="none" w:sz="0" w:space="0" w:color="auto"/>
            <w:right w:val="none" w:sz="0" w:space="0" w:color="auto"/>
          </w:divBdr>
        </w:div>
        <w:div w:id="532036266">
          <w:marLeft w:val="640"/>
          <w:marRight w:val="0"/>
          <w:marTop w:val="0"/>
          <w:marBottom w:val="0"/>
          <w:divBdr>
            <w:top w:val="none" w:sz="0" w:space="0" w:color="auto"/>
            <w:left w:val="none" w:sz="0" w:space="0" w:color="auto"/>
            <w:bottom w:val="none" w:sz="0" w:space="0" w:color="auto"/>
            <w:right w:val="none" w:sz="0" w:space="0" w:color="auto"/>
          </w:divBdr>
        </w:div>
        <w:div w:id="546795944">
          <w:marLeft w:val="640"/>
          <w:marRight w:val="0"/>
          <w:marTop w:val="0"/>
          <w:marBottom w:val="0"/>
          <w:divBdr>
            <w:top w:val="none" w:sz="0" w:space="0" w:color="auto"/>
            <w:left w:val="none" w:sz="0" w:space="0" w:color="auto"/>
            <w:bottom w:val="none" w:sz="0" w:space="0" w:color="auto"/>
            <w:right w:val="none" w:sz="0" w:space="0" w:color="auto"/>
          </w:divBdr>
        </w:div>
        <w:div w:id="575896246">
          <w:marLeft w:val="640"/>
          <w:marRight w:val="0"/>
          <w:marTop w:val="0"/>
          <w:marBottom w:val="0"/>
          <w:divBdr>
            <w:top w:val="none" w:sz="0" w:space="0" w:color="auto"/>
            <w:left w:val="none" w:sz="0" w:space="0" w:color="auto"/>
            <w:bottom w:val="none" w:sz="0" w:space="0" w:color="auto"/>
            <w:right w:val="none" w:sz="0" w:space="0" w:color="auto"/>
          </w:divBdr>
        </w:div>
        <w:div w:id="632518515">
          <w:marLeft w:val="640"/>
          <w:marRight w:val="0"/>
          <w:marTop w:val="0"/>
          <w:marBottom w:val="0"/>
          <w:divBdr>
            <w:top w:val="none" w:sz="0" w:space="0" w:color="auto"/>
            <w:left w:val="none" w:sz="0" w:space="0" w:color="auto"/>
            <w:bottom w:val="none" w:sz="0" w:space="0" w:color="auto"/>
            <w:right w:val="none" w:sz="0" w:space="0" w:color="auto"/>
          </w:divBdr>
        </w:div>
        <w:div w:id="679430995">
          <w:marLeft w:val="640"/>
          <w:marRight w:val="0"/>
          <w:marTop w:val="0"/>
          <w:marBottom w:val="0"/>
          <w:divBdr>
            <w:top w:val="none" w:sz="0" w:space="0" w:color="auto"/>
            <w:left w:val="none" w:sz="0" w:space="0" w:color="auto"/>
            <w:bottom w:val="none" w:sz="0" w:space="0" w:color="auto"/>
            <w:right w:val="none" w:sz="0" w:space="0" w:color="auto"/>
          </w:divBdr>
        </w:div>
        <w:div w:id="701636535">
          <w:marLeft w:val="640"/>
          <w:marRight w:val="0"/>
          <w:marTop w:val="0"/>
          <w:marBottom w:val="0"/>
          <w:divBdr>
            <w:top w:val="none" w:sz="0" w:space="0" w:color="auto"/>
            <w:left w:val="none" w:sz="0" w:space="0" w:color="auto"/>
            <w:bottom w:val="none" w:sz="0" w:space="0" w:color="auto"/>
            <w:right w:val="none" w:sz="0" w:space="0" w:color="auto"/>
          </w:divBdr>
        </w:div>
        <w:div w:id="703136537">
          <w:marLeft w:val="640"/>
          <w:marRight w:val="0"/>
          <w:marTop w:val="0"/>
          <w:marBottom w:val="0"/>
          <w:divBdr>
            <w:top w:val="none" w:sz="0" w:space="0" w:color="auto"/>
            <w:left w:val="none" w:sz="0" w:space="0" w:color="auto"/>
            <w:bottom w:val="none" w:sz="0" w:space="0" w:color="auto"/>
            <w:right w:val="none" w:sz="0" w:space="0" w:color="auto"/>
          </w:divBdr>
        </w:div>
        <w:div w:id="708922073">
          <w:marLeft w:val="640"/>
          <w:marRight w:val="0"/>
          <w:marTop w:val="0"/>
          <w:marBottom w:val="0"/>
          <w:divBdr>
            <w:top w:val="none" w:sz="0" w:space="0" w:color="auto"/>
            <w:left w:val="none" w:sz="0" w:space="0" w:color="auto"/>
            <w:bottom w:val="none" w:sz="0" w:space="0" w:color="auto"/>
            <w:right w:val="none" w:sz="0" w:space="0" w:color="auto"/>
          </w:divBdr>
        </w:div>
        <w:div w:id="723870539">
          <w:marLeft w:val="640"/>
          <w:marRight w:val="0"/>
          <w:marTop w:val="0"/>
          <w:marBottom w:val="0"/>
          <w:divBdr>
            <w:top w:val="none" w:sz="0" w:space="0" w:color="auto"/>
            <w:left w:val="none" w:sz="0" w:space="0" w:color="auto"/>
            <w:bottom w:val="none" w:sz="0" w:space="0" w:color="auto"/>
            <w:right w:val="none" w:sz="0" w:space="0" w:color="auto"/>
          </w:divBdr>
        </w:div>
        <w:div w:id="745494752">
          <w:marLeft w:val="640"/>
          <w:marRight w:val="0"/>
          <w:marTop w:val="0"/>
          <w:marBottom w:val="0"/>
          <w:divBdr>
            <w:top w:val="none" w:sz="0" w:space="0" w:color="auto"/>
            <w:left w:val="none" w:sz="0" w:space="0" w:color="auto"/>
            <w:bottom w:val="none" w:sz="0" w:space="0" w:color="auto"/>
            <w:right w:val="none" w:sz="0" w:space="0" w:color="auto"/>
          </w:divBdr>
        </w:div>
        <w:div w:id="757992133">
          <w:marLeft w:val="640"/>
          <w:marRight w:val="0"/>
          <w:marTop w:val="0"/>
          <w:marBottom w:val="0"/>
          <w:divBdr>
            <w:top w:val="none" w:sz="0" w:space="0" w:color="auto"/>
            <w:left w:val="none" w:sz="0" w:space="0" w:color="auto"/>
            <w:bottom w:val="none" w:sz="0" w:space="0" w:color="auto"/>
            <w:right w:val="none" w:sz="0" w:space="0" w:color="auto"/>
          </w:divBdr>
        </w:div>
        <w:div w:id="789589142">
          <w:marLeft w:val="640"/>
          <w:marRight w:val="0"/>
          <w:marTop w:val="0"/>
          <w:marBottom w:val="0"/>
          <w:divBdr>
            <w:top w:val="none" w:sz="0" w:space="0" w:color="auto"/>
            <w:left w:val="none" w:sz="0" w:space="0" w:color="auto"/>
            <w:bottom w:val="none" w:sz="0" w:space="0" w:color="auto"/>
            <w:right w:val="none" w:sz="0" w:space="0" w:color="auto"/>
          </w:divBdr>
        </w:div>
        <w:div w:id="826435799">
          <w:marLeft w:val="640"/>
          <w:marRight w:val="0"/>
          <w:marTop w:val="0"/>
          <w:marBottom w:val="0"/>
          <w:divBdr>
            <w:top w:val="none" w:sz="0" w:space="0" w:color="auto"/>
            <w:left w:val="none" w:sz="0" w:space="0" w:color="auto"/>
            <w:bottom w:val="none" w:sz="0" w:space="0" w:color="auto"/>
            <w:right w:val="none" w:sz="0" w:space="0" w:color="auto"/>
          </w:divBdr>
        </w:div>
        <w:div w:id="829638750">
          <w:marLeft w:val="640"/>
          <w:marRight w:val="0"/>
          <w:marTop w:val="0"/>
          <w:marBottom w:val="0"/>
          <w:divBdr>
            <w:top w:val="none" w:sz="0" w:space="0" w:color="auto"/>
            <w:left w:val="none" w:sz="0" w:space="0" w:color="auto"/>
            <w:bottom w:val="none" w:sz="0" w:space="0" w:color="auto"/>
            <w:right w:val="none" w:sz="0" w:space="0" w:color="auto"/>
          </w:divBdr>
        </w:div>
        <w:div w:id="839081604">
          <w:marLeft w:val="640"/>
          <w:marRight w:val="0"/>
          <w:marTop w:val="0"/>
          <w:marBottom w:val="0"/>
          <w:divBdr>
            <w:top w:val="none" w:sz="0" w:space="0" w:color="auto"/>
            <w:left w:val="none" w:sz="0" w:space="0" w:color="auto"/>
            <w:bottom w:val="none" w:sz="0" w:space="0" w:color="auto"/>
            <w:right w:val="none" w:sz="0" w:space="0" w:color="auto"/>
          </w:divBdr>
        </w:div>
        <w:div w:id="866216705">
          <w:marLeft w:val="640"/>
          <w:marRight w:val="0"/>
          <w:marTop w:val="0"/>
          <w:marBottom w:val="0"/>
          <w:divBdr>
            <w:top w:val="none" w:sz="0" w:space="0" w:color="auto"/>
            <w:left w:val="none" w:sz="0" w:space="0" w:color="auto"/>
            <w:bottom w:val="none" w:sz="0" w:space="0" w:color="auto"/>
            <w:right w:val="none" w:sz="0" w:space="0" w:color="auto"/>
          </w:divBdr>
        </w:div>
        <w:div w:id="912929630">
          <w:marLeft w:val="640"/>
          <w:marRight w:val="0"/>
          <w:marTop w:val="0"/>
          <w:marBottom w:val="0"/>
          <w:divBdr>
            <w:top w:val="none" w:sz="0" w:space="0" w:color="auto"/>
            <w:left w:val="none" w:sz="0" w:space="0" w:color="auto"/>
            <w:bottom w:val="none" w:sz="0" w:space="0" w:color="auto"/>
            <w:right w:val="none" w:sz="0" w:space="0" w:color="auto"/>
          </w:divBdr>
        </w:div>
        <w:div w:id="919951517">
          <w:marLeft w:val="640"/>
          <w:marRight w:val="0"/>
          <w:marTop w:val="0"/>
          <w:marBottom w:val="0"/>
          <w:divBdr>
            <w:top w:val="none" w:sz="0" w:space="0" w:color="auto"/>
            <w:left w:val="none" w:sz="0" w:space="0" w:color="auto"/>
            <w:bottom w:val="none" w:sz="0" w:space="0" w:color="auto"/>
            <w:right w:val="none" w:sz="0" w:space="0" w:color="auto"/>
          </w:divBdr>
        </w:div>
        <w:div w:id="1034648935">
          <w:marLeft w:val="640"/>
          <w:marRight w:val="0"/>
          <w:marTop w:val="0"/>
          <w:marBottom w:val="0"/>
          <w:divBdr>
            <w:top w:val="none" w:sz="0" w:space="0" w:color="auto"/>
            <w:left w:val="none" w:sz="0" w:space="0" w:color="auto"/>
            <w:bottom w:val="none" w:sz="0" w:space="0" w:color="auto"/>
            <w:right w:val="none" w:sz="0" w:space="0" w:color="auto"/>
          </w:divBdr>
        </w:div>
        <w:div w:id="1192645219">
          <w:marLeft w:val="640"/>
          <w:marRight w:val="0"/>
          <w:marTop w:val="0"/>
          <w:marBottom w:val="0"/>
          <w:divBdr>
            <w:top w:val="none" w:sz="0" w:space="0" w:color="auto"/>
            <w:left w:val="none" w:sz="0" w:space="0" w:color="auto"/>
            <w:bottom w:val="none" w:sz="0" w:space="0" w:color="auto"/>
            <w:right w:val="none" w:sz="0" w:space="0" w:color="auto"/>
          </w:divBdr>
        </w:div>
        <w:div w:id="1254972642">
          <w:marLeft w:val="640"/>
          <w:marRight w:val="0"/>
          <w:marTop w:val="0"/>
          <w:marBottom w:val="0"/>
          <w:divBdr>
            <w:top w:val="none" w:sz="0" w:space="0" w:color="auto"/>
            <w:left w:val="none" w:sz="0" w:space="0" w:color="auto"/>
            <w:bottom w:val="none" w:sz="0" w:space="0" w:color="auto"/>
            <w:right w:val="none" w:sz="0" w:space="0" w:color="auto"/>
          </w:divBdr>
        </w:div>
        <w:div w:id="1322153197">
          <w:marLeft w:val="640"/>
          <w:marRight w:val="0"/>
          <w:marTop w:val="0"/>
          <w:marBottom w:val="0"/>
          <w:divBdr>
            <w:top w:val="none" w:sz="0" w:space="0" w:color="auto"/>
            <w:left w:val="none" w:sz="0" w:space="0" w:color="auto"/>
            <w:bottom w:val="none" w:sz="0" w:space="0" w:color="auto"/>
            <w:right w:val="none" w:sz="0" w:space="0" w:color="auto"/>
          </w:divBdr>
        </w:div>
        <w:div w:id="1394501377">
          <w:marLeft w:val="640"/>
          <w:marRight w:val="0"/>
          <w:marTop w:val="0"/>
          <w:marBottom w:val="0"/>
          <w:divBdr>
            <w:top w:val="none" w:sz="0" w:space="0" w:color="auto"/>
            <w:left w:val="none" w:sz="0" w:space="0" w:color="auto"/>
            <w:bottom w:val="none" w:sz="0" w:space="0" w:color="auto"/>
            <w:right w:val="none" w:sz="0" w:space="0" w:color="auto"/>
          </w:divBdr>
        </w:div>
        <w:div w:id="1510370411">
          <w:marLeft w:val="640"/>
          <w:marRight w:val="0"/>
          <w:marTop w:val="0"/>
          <w:marBottom w:val="0"/>
          <w:divBdr>
            <w:top w:val="none" w:sz="0" w:space="0" w:color="auto"/>
            <w:left w:val="none" w:sz="0" w:space="0" w:color="auto"/>
            <w:bottom w:val="none" w:sz="0" w:space="0" w:color="auto"/>
            <w:right w:val="none" w:sz="0" w:space="0" w:color="auto"/>
          </w:divBdr>
        </w:div>
        <w:div w:id="1515218386">
          <w:marLeft w:val="640"/>
          <w:marRight w:val="0"/>
          <w:marTop w:val="0"/>
          <w:marBottom w:val="0"/>
          <w:divBdr>
            <w:top w:val="none" w:sz="0" w:space="0" w:color="auto"/>
            <w:left w:val="none" w:sz="0" w:space="0" w:color="auto"/>
            <w:bottom w:val="none" w:sz="0" w:space="0" w:color="auto"/>
            <w:right w:val="none" w:sz="0" w:space="0" w:color="auto"/>
          </w:divBdr>
        </w:div>
        <w:div w:id="1517842702">
          <w:marLeft w:val="640"/>
          <w:marRight w:val="0"/>
          <w:marTop w:val="0"/>
          <w:marBottom w:val="0"/>
          <w:divBdr>
            <w:top w:val="none" w:sz="0" w:space="0" w:color="auto"/>
            <w:left w:val="none" w:sz="0" w:space="0" w:color="auto"/>
            <w:bottom w:val="none" w:sz="0" w:space="0" w:color="auto"/>
            <w:right w:val="none" w:sz="0" w:space="0" w:color="auto"/>
          </w:divBdr>
        </w:div>
        <w:div w:id="1615165460">
          <w:marLeft w:val="640"/>
          <w:marRight w:val="0"/>
          <w:marTop w:val="0"/>
          <w:marBottom w:val="0"/>
          <w:divBdr>
            <w:top w:val="none" w:sz="0" w:space="0" w:color="auto"/>
            <w:left w:val="none" w:sz="0" w:space="0" w:color="auto"/>
            <w:bottom w:val="none" w:sz="0" w:space="0" w:color="auto"/>
            <w:right w:val="none" w:sz="0" w:space="0" w:color="auto"/>
          </w:divBdr>
        </w:div>
        <w:div w:id="1653488407">
          <w:marLeft w:val="640"/>
          <w:marRight w:val="0"/>
          <w:marTop w:val="0"/>
          <w:marBottom w:val="0"/>
          <w:divBdr>
            <w:top w:val="none" w:sz="0" w:space="0" w:color="auto"/>
            <w:left w:val="none" w:sz="0" w:space="0" w:color="auto"/>
            <w:bottom w:val="none" w:sz="0" w:space="0" w:color="auto"/>
            <w:right w:val="none" w:sz="0" w:space="0" w:color="auto"/>
          </w:divBdr>
        </w:div>
        <w:div w:id="1668286358">
          <w:marLeft w:val="640"/>
          <w:marRight w:val="0"/>
          <w:marTop w:val="0"/>
          <w:marBottom w:val="0"/>
          <w:divBdr>
            <w:top w:val="none" w:sz="0" w:space="0" w:color="auto"/>
            <w:left w:val="none" w:sz="0" w:space="0" w:color="auto"/>
            <w:bottom w:val="none" w:sz="0" w:space="0" w:color="auto"/>
            <w:right w:val="none" w:sz="0" w:space="0" w:color="auto"/>
          </w:divBdr>
        </w:div>
      </w:divsChild>
    </w:div>
    <w:div w:id="1160654400">
      <w:marLeft w:val="640"/>
      <w:marRight w:val="0"/>
      <w:marTop w:val="0"/>
      <w:marBottom w:val="0"/>
      <w:divBdr>
        <w:top w:val="none" w:sz="0" w:space="0" w:color="auto"/>
        <w:left w:val="none" w:sz="0" w:space="0" w:color="auto"/>
        <w:bottom w:val="none" w:sz="0" w:space="0" w:color="auto"/>
        <w:right w:val="none" w:sz="0" w:space="0" w:color="auto"/>
      </w:divBdr>
    </w:div>
    <w:div w:id="1160655289">
      <w:marLeft w:val="640"/>
      <w:marRight w:val="0"/>
      <w:marTop w:val="0"/>
      <w:marBottom w:val="0"/>
      <w:divBdr>
        <w:top w:val="none" w:sz="0" w:space="0" w:color="auto"/>
        <w:left w:val="none" w:sz="0" w:space="0" w:color="auto"/>
        <w:bottom w:val="none" w:sz="0" w:space="0" w:color="auto"/>
        <w:right w:val="none" w:sz="0" w:space="0" w:color="auto"/>
      </w:divBdr>
    </w:div>
    <w:div w:id="1160847525">
      <w:marLeft w:val="640"/>
      <w:marRight w:val="0"/>
      <w:marTop w:val="0"/>
      <w:marBottom w:val="0"/>
      <w:divBdr>
        <w:top w:val="none" w:sz="0" w:space="0" w:color="auto"/>
        <w:left w:val="none" w:sz="0" w:space="0" w:color="auto"/>
        <w:bottom w:val="none" w:sz="0" w:space="0" w:color="auto"/>
        <w:right w:val="none" w:sz="0" w:space="0" w:color="auto"/>
      </w:divBdr>
    </w:div>
    <w:div w:id="1160927529">
      <w:marLeft w:val="640"/>
      <w:marRight w:val="0"/>
      <w:marTop w:val="0"/>
      <w:marBottom w:val="0"/>
      <w:divBdr>
        <w:top w:val="none" w:sz="0" w:space="0" w:color="auto"/>
        <w:left w:val="none" w:sz="0" w:space="0" w:color="auto"/>
        <w:bottom w:val="none" w:sz="0" w:space="0" w:color="auto"/>
        <w:right w:val="none" w:sz="0" w:space="0" w:color="auto"/>
      </w:divBdr>
    </w:div>
    <w:div w:id="1160930456">
      <w:marLeft w:val="640"/>
      <w:marRight w:val="0"/>
      <w:marTop w:val="0"/>
      <w:marBottom w:val="0"/>
      <w:divBdr>
        <w:top w:val="none" w:sz="0" w:space="0" w:color="auto"/>
        <w:left w:val="none" w:sz="0" w:space="0" w:color="auto"/>
        <w:bottom w:val="none" w:sz="0" w:space="0" w:color="auto"/>
        <w:right w:val="none" w:sz="0" w:space="0" w:color="auto"/>
      </w:divBdr>
    </w:div>
    <w:div w:id="1160972503">
      <w:marLeft w:val="640"/>
      <w:marRight w:val="0"/>
      <w:marTop w:val="0"/>
      <w:marBottom w:val="0"/>
      <w:divBdr>
        <w:top w:val="none" w:sz="0" w:space="0" w:color="auto"/>
        <w:left w:val="none" w:sz="0" w:space="0" w:color="auto"/>
        <w:bottom w:val="none" w:sz="0" w:space="0" w:color="auto"/>
        <w:right w:val="none" w:sz="0" w:space="0" w:color="auto"/>
      </w:divBdr>
    </w:div>
    <w:div w:id="1161043979">
      <w:marLeft w:val="640"/>
      <w:marRight w:val="0"/>
      <w:marTop w:val="0"/>
      <w:marBottom w:val="0"/>
      <w:divBdr>
        <w:top w:val="none" w:sz="0" w:space="0" w:color="auto"/>
        <w:left w:val="none" w:sz="0" w:space="0" w:color="auto"/>
        <w:bottom w:val="none" w:sz="0" w:space="0" w:color="auto"/>
        <w:right w:val="none" w:sz="0" w:space="0" w:color="auto"/>
      </w:divBdr>
    </w:div>
    <w:div w:id="1161044384">
      <w:marLeft w:val="640"/>
      <w:marRight w:val="0"/>
      <w:marTop w:val="0"/>
      <w:marBottom w:val="0"/>
      <w:divBdr>
        <w:top w:val="none" w:sz="0" w:space="0" w:color="auto"/>
        <w:left w:val="none" w:sz="0" w:space="0" w:color="auto"/>
        <w:bottom w:val="none" w:sz="0" w:space="0" w:color="auto"/>
        <w:right w:val="none" w:sz="0" w:space="0" w:color="auto"/>
      </w:divBdr>
    </w:div>
    <w:div w:id="1161194188">
      <w:marLeft w:val="640"/>
      <w:marRight w:val="0"/>
      <w:marTop w:val="0"/>
      <w:marBottom w:val="0"/>
      <w:divBdr>
        <w:top w:val="none" w:sz="0" w:space="0" w:color="auto"/>
        <w:left w:val="none" w:sz="0" w:space="0" w:color="auto"/>
        <w:bottom w:val="none" w:sz="0" w:space="0" w:color="auto"/>
        <w:right w:val="none" w:sz="0" w:space="0" w:color="auto"/>
      </w:divBdr>
    </w:div>
    <w:div w:id="1161241642">
      <w:marLeft w:val="640"/>
      <w:marRight w:val="0"/>
      <w:marTop w:val="0"/>
      <w:marBottom w:val="0"/>
      <w:divBdr>
        <w:top w:val="none" w:sz="0" w:space="0" w:color="auto"/>
        <w:left w:val="none" w:sz="0" w:space="0" w:color="auto"/>
        <w:bottom w:val="none" w:sz="0" w:space="0" w:color="auto"/>
        <w:right w:val="none" w:sz="0" w:space="0" w:color="auto"/>
      </w:divBdr>
    </w:div>
    <w:div w:id="1161309766">
      <w:marLeft w:val="640"/>
      <w:marRight w:val="0"/>
      <w:marTop w:val="0"/>
      <w:marBottom w:val="0"/>
      <w:divBdr>
        <w:top w:val="none" w:sz="0" w:space="0" w:color="auto"/>
        <w:left w:val="none" w:sz="0" w:space="0" w:color="auto"/>
        <w:bottom w:val="none" w:sz="0" w:space="0" w:color="auto"/>
        <w:right w:val="none" w:sz="0" w:space="0" w:color="auto"/>
      </w:divBdr>
    </w:div>
    <w:div w:id="1161383483">
      <w:marLeft w:val="640"/>
      <w:marRight w:val="0"/>
      <w:marTop w:val="0"/>
      <w:marBottom w:val="0"/>
      <w:divBdr>
        <w:top w:val="none" w:sz="0" w:space="0" w:color="auto"/>
        <w:left w:val="none" w:sz="0" w:space="0" w:color="auto"/>
        <w:bottom w:val="none" w:sz="0" w:space="0" w:color="auto"/>
        <w:right w:val="none" w:sz="0" w:space="0" w:color="auto"/>
      </w:divBdr>
    </w:div>
    <w:div w:id="1161385045">
      <w:marLeft w:val="640"/>
      <w:marRight w:val="0"/>
      <w:marTop w:val="0"/>
      <w:marBottom w:val="0"/>
      <w:divBdr>
        <w:top w:val="none" w:sz="0" w:space="0" w:color="auto"/>
        <w:left w:val="none" w:sz="0" w:space="0" w:color="auto"/>
        <w:bottom w:val="none" w:sz="0" w:space="0" w:color="auto"/>
        <w:right w:val="none" w:sz="0" w:space="0" w:color="auto"/>
      </w:divBdr>
    </w:div>
    <w:div w:id="1161385839">
      <w:marLeft w:val="640"/>
      <w:marRight w:val="0"/>
      <w:marTop w:val="0"/>
      <w:marBottom w:val="0"/>
      <w:divBdr>
        <w:top w:val="none" w:sz="0" w:space="0" w:color="auto"/>
        <w:left w:val="none" w:sz="0" w:space="0" w:color="auto"/>
        <w:bottom w:val="none" w:sz="0" w:space="0" w:color="auto"/>
        <w:right w:val="none" w:sz="0" w:space="0" w:color="auto"/>
      </w:divBdr>
    </w:div>
    <w:div w:id="1161387160">
      <w:marLeft w:val="640"/>
      <w:marRight w:val="0"/>
      <w:marTop w:val="0"/>
      <w:marBottom w:val="0"/>
      <w:divBdr>
        <w:top w:val="none" w:sz="0" w:space="0" w:color="auto"/>
        <w:left w:val="none" w:sz="0" w:space="0" w:color="auto"/>
        <w:bottom w:val="none" w:sz="0" w:space="0" w:color="auto"/>
        <w:right w:val="none" w:sz="0" w:space="0" w:color="auto"/>
      </w:divBdr>
    </w:div>
    <w:div w:id="1161433034">
      <w:marLeft w:val="640"/>
      <w:marRight w:val="0"/>
      <w:marTop w:val="0"/>
      <w:marBottom w:val="0"/>
      <w:divBdr>
        <w:top w:val="none" w:sz="0" w:space="0" w:color="auto"/>
        <w:left w:val="none" w:sz="0" w:space="0" w:color="auto"/>
        <w:bottom w:val="none" w:sz="0" w:space="0" w:color="auto"/>
        <w:right w:val="none" w:sz="0" w:space="0" w:color="auto"/>
      </w:divBdr>
    </w:div>
    <w:div w:id="1161434385">
      <w:marLeft w:val="640"/>
      <w:marRight w:val="0"/>
      <w:marTop w:val="0"/>
      <w:marBottom w:val="0"/>
      <w:divBdr>
        <w:top w:val="none" w:sz="0" w:space="0" w:color="auto"/>
        <w:left w:val="none" w:sz="0" w:space="0" w:color="auto"/>
        <w:bottom w:val="none" w:sz="0" w:space="0" w:color="auto"/>
        <w:right w:val="none" w:sz="0" w:space="0" w:color="auto"/>
      </w:divBdr>
    </w:div>
    <w:div w:id="1161771259">
      <w:marLeft w:val="640"/>
      <w:marRight w:val="0"/>
      <w:marTop w:val="0"/>
      <w:marBottom w:val="0"/>
      <w:divBdr>
        <w:top w:val="none" w:sz="0" w:space="0" w:color="auto"/>
        <w:left w:val="none" w:sz="0" w:space="0" w:color="auto"/>
        <w:bottom w:val="none" w:sz="0" w:space="0" w:color="auto"/>
        <w:right w:val="none" w:sz="0" w:space="0" w:color="auto"/>
      </w:divBdr>
    </w:div>
    <w:div w:id="1161775524">
      <w:marLeft w:val="640"/>
      <w:marRight w:val="0"/>
      <w:marTop w:val="0"/>
      <w:marBottom w:val="0"/>
      <w:divBdr>
        <w:top w:val="none" w:sz="0" w:space="0" w:color="auto"/>
        <w:left w:val="none" w:sz="0" w:space="0" w:color="auto"/>
        <w:bottom w:val="none" w:sz="0" w:space="0" w:color="auto"/>
        <w:right w:val="none" w:sz="0" w:space="0" w:color="auto"/>
      </w:divBdr>
    </w:div>
    <w:div w:id="1161848600">
      <w:marLeft w:val="640"/>
      <w:marRight w:val="0"/>
      <w:marTop w:val="0"/>
      <w:marBottom w:val="0"/>
      <w:divBdr>
        <w:top w:val="none" w:sz="0" w:space="0" w:color="auto"/>
        <w:left w:val="none" w:sz="0" w:space="0" w:color="auto"/>
        <w:bottom w:val="none" w:sz="0" w:space="0" w:color="auto"/>
        <w:right w:val="none" w:sz="0" w:space="0" w:color="auto"/>
      </w:divBdr>
    </w:div>
    <w:div w:id="1162043206">
      <w:marLeft w:val="640"/>
      <w:marRight w:val="0"/>
      <w:marTop w:val="0"/>
      <w:marBottom w:val="0"/>
      <w:divBdr>
        <w:top w:val="none" w:sz="0" w:space="0" w:color="auto"/>
        <w:left w:val="none" w:sz="0" w:space="0" w:color="auto"/>
        <w:bottom w:val="none" w:sz="0" w:space="0" w:color="auto"/>
        <w:right w:val="none" w:sz="0" w:space="0" w:color="auto"/>
      </w:divBdr>
    </w:div>
    <w:div w:id="1162046278">
      <w:marLeft w:val="640"/>
      <w:marRight w:val="0"/>
      <w:marTop w:val="0"/>
      <w:marBottom w:val="0"/>
      <w:divBdr>
        <w:top w:val="none" w:sz="0" w:space="0" w:color="auto"/>
        <w:left w:val="none" w:sz="0" w:space="0" w:color="auto"/>
        <w:bottom w:val="none" w:sz="0" w:space="0" w:color="auto"/>
        <w:right w:val="none" w:sz="0" w:space="0" w:color="auto"/>
      </w:divBdr>
    </w:div>
    <w:div w:id="1162087287">
      <w:marLeft w:val="640"/>
      <w:marRight w:val="0"/>
      <w:marTop w:val="0"/>
      <w:marBottom w:val="0"/>
      <w:divBdr>
        <w:top w:val="none" w:sz="0" w:space="0" w:color="auto"/>
        <w:left w:val="none" w:sz="0" w:space="0" w:color="auto"/>
        <w:bottom w:val="none" w:sz="0" w:space="0" w:color="auto"/>
        <w:right w:val="none" w:sz="0" w:space="0" w:color="auto"/>
      </w:divBdr>
    </w:div>
    <w:div w:id="1162236420">
      <w:marLeft w:val="640"/>
      <w:marRight w:val="0"/>
      <w:marTop w:val="0"/>
      <w:marBottom w:val="0"/>
      <w:divBdr>
        <w:top w:val="none" w:sz="0" w:space="0" w:color="auto"/>
        <w:left w:val="none" w:sz="0" w:space="0" w:color="auto"/>
        <w:bottom w:val="none" w:sz="0" w:space="0" w:color="auto"/>
        <w:right w:val="none" w:sz="0" w:space="0" w:color="auto"/>
      </w:divBdr>
    </w:div>
    <w:div w:id="1162240063">
      <w:marLeft w:val="640"/>
      <w:marRight w:val="0"/>
      <w:marTop w:val="0"/>
      <w:marBottom w:val="0"/>
      <w:divBdr>
        <w:top w:val="none" w:sz="0" w:space="0" w:color="auto"/>
        <w:left w:val="none" w:sz="0" w:space="0" w:color="auto"/>
        <w:bottom w:val="none" w:sz="0" w:space="0" w:color="auto"/>
        <w:right w:val="none" w:sz="0" w:space="0" w:color="auto"/>
      </w:divBdr>
    </w:div>
    <w:div w:id="1162306894">
      <w:marLeft w:val="640"/>
      <w:marRight w:val="0"/>
      <w:marTop w:val="0"/>
      <w:marBottom w:val="0"/>
      <w:divBdr>
        <w:top w:val="none" w:sz="0" w:space="0" w:color="auto"/>
        <w:left w:val="none" w:sz="0" w:space="0" w:color="auto"/>
        <w:bottom w:val="none" w:sz="0" w:space="0" w:color="auto"/>
        <w:right w:val="none" w:sz="0" w:space="0" w:color="auto"/>
      </w:divBdr>
    </w:div>
    <w:div w:id="1162428551">
      <w:marLeft w:val="640"/>
      <w:marRight w:val="0"/>
      <w:marTop w:val="0"/>
      <w:marBottom w:val="0"/>
      <w:divBdr>
        <w:top w:val="none" w:sz="0" w:space="0" w:color="auto"/>
        <w:left w:val="none" w:sz="0" w:space="0" w:color="auto"/>
        <w:bottom w:val="none" w:sz="0" w:space="0" w:color="auto"/>
        <w:right w:val="none" w:sz="0" w:space="0" w:color="auto"/>
      </w:divBdr>
    </w:div>
    <w:div w:id="1162430233">
      <w:marLeft w:val="640"/>
      <w:marRight w:val="0"/>
      <w:marTop w:val="0"/>
      <w:marBottom w:val="0"/>
      <w:divBdr>
        <w:top w:val="none" w:sz="0" w:space="0" w:color="auto"/>
        <w:left w:val="none" w:sz="0" w:space="0" w:color="auto"/>
        <w:bottom w:val="none" w:sz="0" w:space="0" w:color="auto"/>
        <w:right w:val="none" w:sz="0" w:space="0" w:color="auto"/>
      </w:divBdr>
    </w:div>
    <w:div w:id="1162502701">
      <w:marLeft w:val="640"/>
      <w:marRight w:val="0"/>
      <w:marTop w:val="0"/>
      <w:marBottom w:val="0"/>
      <w:divBdr>
        <w:top w:val="none" w:sz="0" w:space="0" w:color="auto"/>
        <w:left w:val="none" w:sz="0" w:space="0" w:color="auto"/>
        <w:bottom w:val="none" w:sz="0" w:space="0" w:color="auto"/>
        <w:right w:val="none" w:sz="0" w:space="0" w:color="auto"/>
      </w:divBdr>
    </w:div>
    <w:div w:id="1162508258">
      <w:marLeft w:val="640"/>
      <w:marRight w:val="0"/>
      <w:marTop w:val="0"/>
      <w:marBottom w:val="0"/>
      <w:divBdr>
        <w:top w:val="none" w:sz="0" w:space="0" w:color="auto"/>
        <w:left w:val="none" w:sz="0" w:space="0" w:color="auto"/>
        <w:bottom w:val="none" w:sz="0" w:space="0" w:color="auto"/>
        <w:right w:val="none" w:sz="0" w:space="0" w:color="auto"/>
      </w:divBdr>
    </w:div>
    <w:div w:id="1162622681">
      <w:marLeft w:val="640"/>
      <w:marRight w:val="0"/>
      <w:marTop w:val="0"/>
      <w:marBottom w:val="0"/>
      <w:divBdr>
        <w:top w:val="none" w:sz="0" w:space="0" w:color="auto"/>
        <w:left w:val="none" w:sz="0" w:space="0" w:color="auto"/>
        <w:bottom w:val="none" w:sz="0" w:space="0" w:color="auto"/>
        <w:right w:val="none" w:sz="0" w:space="0" w:color="auto"/>
      </w:divBdr>
    </w:div>
    <w:div w:id="1162698201">
      <w:marLeft w:val="640"/>
      <w:marRight w:val="0"/>
      <w:marTop w:val="0"/>
      <w:marBottom w:val="0"/>
      <w:divBdr>
        <w:top w:val="none" w:sz="0" w:space="0" w:color="auto"/>
        <w:left w:val="none" w:sz="0" w:space="0" w:color="auto"/>
        <w:bottom w:val="none" w:sz="0" w:space="0" w:color="auto"/>
        <w:right w:val="none" w:sz="0" w:space="0" w:color="auto"/>
      </w:divBdr>
    </w:div>
    <w:div w:id="1162700093">
      <w:marLeft w:val="640"/>
      <w:marRight w:val="0"/>
      <w:marTop w:val="0"/>
      <w:marBottom w:val="0"/>
      <w:divBdr>
        <w:top w:val="none" w:sz="0" w:space="0" w:color="auto"/>
        <w:left w:val="none" w:sz="0" w:space="0" w:color="auto"/>
        <w:bottom w:val="none" w:sz="0" w:space="0" w:color="auto"/>
        <w:right w:val="none" w:sz="0" w:space="0" w:color="auto"/>
      </w:divBdr>
    </w:div>
    <w:div w:id="1162702407">
      <w:marLeft w:val="640"/>
      <w:marRight w:val="0"/>
      <w:marTop w:val="0"/>
      <w:marBottom w:val="0"/>
      <w:divBdr>
        <w:top w:val="none" w:sz="0" w:space="0" w:color="auto"/>
        <w:left w:val="none" w:sz="0" w:space="0" w:color="auto"/>
        <w:bottom w:val="none" w:sz="0" w:space="0" w:color="auto"/>
        <w:right w:val="none" w:sz="0" w:space="0" w:color="auto"/>
      </w:divBdr>
    </w:div>
    <w:div w:id="1162887837">
      <w:marLeft w:val="640"/>
      <w:marRight w:val="0"/>
      <w:marTop w:val="0"/>
      <w:marBottom w:val="0"/>
      <w:divBdr>
        <w:top w:val="none" w:sz="0" w:space="0" w:color="auto"/>
        <w:left w:val="none" w:sz="0" w:space="0" w:color="auto"/>
        <w:bottom w:val="none" w:sz="0" w:space="0" w:color="auto"/>
        <w:right w:val="none" w:sz="0" w:space="0" w:color="auto"/>
      </w:divBdr>
    </w:div>
    <w:div w:id="1162890039">
      <w:marLeft w:val="640"/>
      <w:marRight w:val="0"/>
      <w:marTop w:val="0"/>
      <w:marBottom w:val="0"/>
      <w:divBdr>
        <w:top w:val="none" w:sz="0" w:space="0" w:color="auto"/>
        <w:left w:val="none" w:sz="0" w:space="0" w:color="auto"/>
        <w:bottom w:val="none" w:sz="0" w:space="0" w:color="auto"/>
        <w:right w:val="none" w:sz="0" w:space="0" w:color="auto"/>
      </w:divBdr>
    </w:div>
    <w:div w:id="1162891183">
      <w:marLeft w:val="640"/>
      <w:marRight w:val="0"/>
      <w:marTop w:val="0"/>
      <w:marBottom w:val="0"/>
      <w:divBdr>
        <w:top w:val="none" w:sz="0" w:space="0" w:color="auto"/>
        <w:left w:val="none" w:sz="0" w:space="0" w:color="auto"/>
        <w:bottom w:val="none" w:sz="0" w:space="0" w:color="auto"/>
        <w:right w:val="none" w:sz="0" w:space="0" w:color="auto"/>
      </w:divBdr>
    </w:div>
    <w:div w:id="1162893488">
      <w:marLeft w:val="640"/>
      <w:marRight w:val="0"/>
      <w:marTop w:val="0"/>
      <w:marBottom w:val="0"/>
      <w:divBdr>
        <w:top w:val="none" w:sz="0" w:space="0" w:color="auto"/>
        <w:left w:val="none" w:sz="0" w:space="0" w:color="auto"/>
        <w:bottom w:val="none" w:sz="0" w:space="0" w:color="auto"/>
        <w:right w:val="none" w:sz="0" w:space="0" w:color="auto"/>
      </w:divBdr>
    </w:div>
    <w:div w:id="1163010232">
      <w:marLeft w:val="640"/>
      <w:marRight w:val="0"/>
      <w:marTop w:val="0"/>
      <w:marBottom w:val="0"/>
      <w:divBdr>
        <w:top w:val="none" w:sz="0" w:space="0" w:color="auto"/>
        <w:left w:val="none" w:sz="0" w:space="0" w:color="auto"/>
        <w:bottom w:val="none" w:sz="0" w:space="0" w:color="auto"/>
        <w:right w:val="none" w:sz="0" w:space="0" w:color="auto"/>
      </w:divBdr>
    </w:div>
    <w:div w:id="1163011471">
      <w:marLeft w:val="640"/>
      <w:marRight w:val="0"/>
      <w:marTop w:val="0"/>
      <w:marBottom w:val="0"/>
      <w:divBdr>
        <w:top w:val="none" w:sz="0" w:space="0" w:color="auto"/>
        <w:left w:val="none" w:sz="0" w:space="0" w:color="auto"/>
        <w:bottom w:val="none" w:sz="0" w:space="0" w:color="auto"/>
        <w:right w:val="none" w:sz="0" w:space="0" w:color="auto"/>
      </w:divBdr>
    </w:div>
    <w:div w:id="1163011649">
      <w:marLeft w:val="640"/>
      <w:marRight w:val="0"/>
      <w:marTop w:val="0"/>
      <w:marBottom w:val="0"/>
      <w:divBdr>
        <w:top w:val="none" w:sz="0" w:space="0" w:color="auto"/>
        <w:left w:val="none" w:sz="0" w:space="0" w:color="auto"/>
        <w:bottom w:val="none" w:sz="0" w:space="0" w:color="auto"/>
        <w:right w:val="none" w:sz="0" w:space="0" w:color="auto"/>
      </w:divBdr>
    </w:div>
    <w:div w:id="1163080866">
      <w:marLeft w:val="640"/>
      <w:marRight w:val="0"/>
      <w:marTop w:val="0"/>
      <w:marBottom w:val="0"/>
      <w:divBdr>
        <w:top w:val="none" w:sz="0" w:space="0" w:color="auto"/>
        <w:left w:val="none" w:sz="0" w:space="0" w:color="auto"/>
        <w:bottom w:val="none" w:sz="0" w:space="0" w:color="auto"/>
        <w:right w:val="none" w:sz="0" w:space="0" w:color="auto"/>
      </w:divBdr>
    </w:div>
    <w:div w:id="1163082838">
      <w:marLeft w:val="640"/>
      <w:marRight w:val="0"/>
      <w:marTop w:val="0"/>
      <w:marBottom w:val="0"/>
      <w:divBdr>
        <w:top w:val="none" w:sz="0" w:space="0" w:color="auto"/>
        <w:left w:val="none" w:sz="0" w:space="0" w:color="auto"/>
        <w:bottom w:val="none" w:sz="0" w:space="0" w:color="auto"/>
        <w:right w:val="none" w:sz="0" w:space="0" w:color="auto"/>
      </w:divBdr>
    </w:div>
    <w:div w:id="1163089228">
      <w:marLeft w:val="640"/>
      <w:marRight w:val="0"/>
      <w:marTop w:val="0"/>
      <w:marBottom w:val="0"/>
      <w:divBdr>
        <w:top w:val="none" w:sz="0" w:space="0" w:color="auto"/>
        <w:left w:val="none" w:sz="0" w:space="0" w:color="auto"/>
        <w:bottom w:val="none" w:sz="0" w:space="0" w:color="auto"/>
        <w:right w:val="none" w:sz="0" w:space="0" w:color="auto"/>
      </w:divBdr>
    </w:div>
    <w:div w:id="1163202410">
      <w:marLeft w:val="640"/>
      <w:marRight w:val="0"/>
      <w:marTop w:val="0"/>
      <w:marBottom w:val="0"/>
      <w:divBdr>
        <w:top w:val="none" w:sz="0" w:space="0" w:color="auto"/>
        <w:left w:val="none" w:sz="0" w:space="0" w:color="auto"/>
        <w:bottom w:val="none" w:sz="0" w:space="0" w:color="auto"/>
        <w:right w:val="none" w:sz="0" w:space="0" w:color="auto"/>
      </w:divBdr>
    </w:div>
    <w:div w:id="1163205589">
      <w:marLeft w:val="640"/>
      <w:marRight w:val="0"/>
      <w:marTop w:val="0"/>
      <w:marBottom w:val="0"/>
      <w:divBdr>
        <w:top w:val="none" w:sz="0" w:space="0" w:color="auto"/>
        <w:left w:val="none" w:sz="0" w:space="0" w:color="auto"/>
        <w:bottom w:val="none" w:sz="0" w:space="0" w:color="auto"/>
        <w:right w:val="none" w:sz="0" w:space="0" w:color="auto"/>
      </w:divBdr>
    </w:div>
    <w:div w:id="1163206160">
      <w:marLeft w:val="640"/>
      <w:marRight w:val="0"/>
      <w:marTop w:val="0"/>
      <w:marBottom w:val="0"/>
      <w:divBdr>
        <w:top w:val="none" w:sz="0" w:space="0" w:color="auto"/>
        <w:left w:val="none" w:sz="0" w:space="0" w:color="auto"/>
        <w:bottom w:val="none" w:sz="0" w:space="0" w:color="auto"/>
        <w:right w:val="none" w:sz="0" w:space="0" w:color="auto"/>
      </w:divBdr>
    </w:div>
    <w:div w:id="1163279706">
      <w:marLeft w:val="640"/>
      <w:marRight w:val="0"/>
      <w:marTop w:val="0"/>
      <w:marBottom w:val="0"/>
      <w:divBdr>
        <w:top w:val="none" w:sz="0" w:space="0" w:color="auto"/>
        <w:left w:val="none" w:sz="0" w:space="0" w:color="auto"/>
        <w:bottom w:val="none" w:sz="0" w:space="0" w:color="auto"/>
        <w:right w:val="none" w:sz="0" w:space="0" w:color="auto"/>
      </w:divBdr>
    </w:div>
    <w:div w:id="1163358144">
      <w:marLeft w:val="640"/>
      <w:marRight w:val="0"/>
      <w:marTop w:val="0"/>
      <w:marBottom w:val="0"/>
      <w:divBdr>
        <w:top w:val="none" w:sz="0" w:space="0" w:color="auto"/>
        <w:left w:val="none" w:sz="0" w:space="0" w:color="auto"/>
        <w:bottom w:val="none" w:sz="0" w:space="0" w:color="auto"/>
        <w:right w:val="none" w:sz="0" w:space="0" w:color="auto"/>
      </w:divBdr>
    </w:div>
    <w:div w:id="1163424944">
      <w:marLeft w:val="640"/>
      <w:marRight w:val="0"/>
      <w:marTop w:val="0"/>
      <w:marBottom w:val="0"/>
      <w:divBdr>
        <w:top w:val="none" w:sz="0" w:space="0" w:color="auto"/>
        <w:left w:val="none" w:sz="0" w:space="0" w:color="auto"/>
        <w:bottom w:val="none" w:sz="0" w:space="0" w:color="auto"/>
        <w:right w:val="none" w:sz="0" w:space="0" w:color="auto"/>
      </w:divBdr>
    </w:div>
    <w:div w:id="1163550062">
      <w:marLeft w:val="640"/>
      <w:marRight w:val="0"/>
      <w:marTop w:val="0"/>
      <w:marBottom w:val="0"/>
      <w:divBdr>
        <w:top w:val="none" w:sz="0" w:space="0" w:color="auto"/>
        <w:left w:val="none" w:sz="0" w:space="0" w:color="auto"/>
        <w:bottom w:val="none" w:sz="0" w:space="0" w:color="auto"/>
        <w:right w:val="none" w:sz="0" w:space="0" w:color="auto"/>
      </w:divBdr>
    </w:div>
    <w:div w:id="1163618867">
      <w:marLeft w:val="640"/>
      <w:marRight w:val="0"/>
      <w:marTop w:val="0"/>
      <w:marBottom w:val="0"/>
      <w:divBdr>
        <w:top w:val="none" w:sz="0" w:space="0" w:color="auto"/>
        <w:left w:val="none" w:sz="0" w:space="0" w:color="auto"/>
        <w:bottom w:val="none" w:sz="0" w:space="0" w:color="auto"/>
        <w:right w:val="none" w:sz="0" w:space="0" w:color="auto"/>
      </w:divBdr>
    </w:div>
    <w:div w:id="1163619710">
      <w:marLeft w:val="640"/>
      <w:marRight w:val="0"/>
      <w:marTop w:val="0"/>
      <w:marBottom w:val="0"/>
      <w:divBdr>
        <w:top w:val="none" w:sz="0" w:space="0" w:color="auto"/>
        <w:left w:val="none" w:sz="0" w:space="0" w:color="auto"/>
        <w:bottom w:val="none" w:sz="0" w:space="0" w:color="auto"/>
        <w:right w:val="none" w:sz="0" w:space="0" w:color="auto"/>
      </w:divBdr>
    </w:div>
    <w:div w:id="1163623525">
      <w:marLeft w:val="640"/>
      <w:marRight w:val="0"/>
      <w:marTop w:val="0"/>
      <w:marBottom w:val="0"/>
      <w:divBdr>
        <w:top w:val="none" w:sz="0" w:space="0" w:color="auto"/>
        <w:left w:val="none" w:sz="0" w:space="0" w:color="auto"/>
        <w:bottom w:val="none" w:sz="0" w:space="0" w:color="auto"/>
        <w:right w:val="none" w:sz="0" w:space="0" w:color="auto"/>
      </w:divBdr>
    </w:div>
    <w:div w:id="1163624445">
      <w:marLeft w:val="640"/>
      <w:marRight w:val="0"/>
      <w:marTop w:val="0"/>
      <w:marBottom w:val="0"/>
      <w:divBdr>
        <w:top w:val="none" w:sz="0" w:space="0" w:color="auto"/>
        <w:left w:val="none" w:sz="0" w:space="0" w:color="auto"/>
        <w:bottom w:val="none" w:sz="0" w:space="0" w:color="auto"/>
        <w:right w:val="none" w:sz="0" w:space="0" w:color="auto"/>
      </w:divBdr>
    </w:div>
    <w:div w:id="1163663671">
      <w:marLeft w:val="640"/>
      <w:marRight w:val="0"/>
      <w:marTop w:val="0"/>
      <w:marBottom w:val="0"/>
      <w:divBdr>
        <w:top w:val="none" w:sz="0" w:space="0" w:color="auto"/>
        <w:left w:val="none" w:sz="0" w:space="0" w:color="auto"/>
        <w:bottom w:val="none" w:sz="0" w:space="0" w:color="auto"/>
        <w:right w:val="none" w:sz="0" w:space="0" w:color="auto"/>
      </w:divBdr>
    </w:div>
    <w:div w:id="1163739434">
      <w:marLeft w:val="640"/>
      <w:marRight w:val="0"/>
      <w:marTop w:val="0"/>
      <w:marBottom w:val="0"/>
      <w:divBdr>
        <w:top w:val="none" w:sz="0" w:space="0" w:color="auto"/>
        <w:left w:val="none" w:sz="0" w:space="0" w:color="auto"/>
        <w:bottom w:val="none" w:sz="0" w:space="0" w:color="auto"/>
        <w:right w:val="none" w:sz="0" w:space="0" w:color="auto"/>
      </w:divBdr>
    </w:div>
    <w:div w:id="1163743470">
      <w:marLeft w:val="640"/>
      <w:marRight w:val="0"/>
      <w:marTop w:val="0"/>
      <w:marBottom w:val="0"/>
      <w:divBdr>
        <w:top w:val="none" w:sz="0" w:space="0" w:color="auto"/>
        <w:left w:val="none" w:sz="0" w:space="0" w:color="auto"/>
        <w:bottom w:val="none" w:sz="0" w:space="0" w:color="auto"/>
        <w:right w:val="none" w:sz="0" w:space="0" w:color="auto"/>
      </w:divBdr>
    </w:div>
    <w:div w:id="1163811980">
      <w:marLeft w:val="640"/>
      <w:marRight w:val="0"/>
      <w:marTop w:val="0"/>
      <w:marBottom w:val="0"/>
      <w:divBdr>
        <w:top w:val="none" w:sz="0" w:space="0" w:color="auto"/>
        <w:left w:val="none" w:sz="0" w:space="0" w:color="auto"/>
        <w:bottom w:val="none" w:sz="0" w:space="0" w:color="auto"/>
        <w:right w:val="none" w:sz="0" w:space="0" w:color="auto"/>
      </w:divBdr>
    </w:div>
    <w:div w:id="1163819783">
      <w:marLeft w:val="640"/>
      <w:marRight w:val="0"/>
      <w:marTop w:val="0"/>
      <w:marBottom w:val="0"/>
      <w:divBdr>
        <w:top w:val="none" w:sz="0" w:space="0" w:color="auto"/>
        <w:left w:val="none" w:sz="0" w:space="0" w:color="auto"/>
        <w:bottom w:val="none" w:sz="0" w:space="0" w:color="auto"/>
        <w:right w:val="none" w:sz="0" w:space="0" w:color="auto"/>
      </w:divBdr>
    </w:div>
    <w:div w:id="1163854274">
      <w:marLeft w:val="640"/>
      <w:marRight w:val="0"/>
      <w:marTop w:val="0"/>
      <w:marBottom w:val="0"/>
      <w:divBdr>
        <w:top w:val="none" w:sz="0" w:space="0" w:color="auto"/>
        <w:left w:val="none" w:sz="0" w:space="0" w:color="auto"/>
        <w:bottom w:val="none" w:sz="0" w:space="0" w:color="auto"/>
        <w:right w:val="none" w:sz="0" w:space="0" w:color="auto"/>
      </w:divBdr>
    </w:div>
    <w:div w:id="1163857770">
      <w:marLeft w:val="640"/>
      <w:marRight w:val="0"/>
      <w:marTop w:val="0"/>
      <w:marBottom w:val="0"/>
      <w:divBdr>
        <w:top w:val="none" w:sz="0" w:space="0" w:color="auto"/>
        <w:left w:val="none" w:sz="0" w:space="0" w:color="auto"/>
        <w:bottom w:val="none" w:sz="0" w:space="0" w:color="auto"/>
        <w:right w:val="none" w:sz="0" w:space="0" w:color="auto"/>
      </w:divBdr>
    </w:div>
    <w:div w:id="1163860573">
      <w:marLeft w:val="640"/>
      <w:marRight w:val="0"/>
      <w:marTop w:val="0"/>
      <w:marBottom w:val="0"/>
      <w:divBdr>
        <w:top w:val="none" w:sz="0" w:space="0" w:color="auto"/>
        <w:left w:val="none" w:sz="0" w:space="0" w:color="auto"/>
        <w:bottom w:val="none" w:sz="0" w:space="0" w:color="auto"/>
        <w:right w:val="none" w:sz="0" w:space="0" w:color="auto"/>
      </w:divBdr>
    </w:div>
    <w:div w:id="1164004854">
      <w:marLeft w:val="640"/>
      <w:marRight w:val="0"/>
      <w:marTop w:val="0"/>
      <w:marBottom w:val="0"/>
      <w:divBdr>
        <w:top w:val="none" w:sz="0" w:space="0" w:color="auto"/>
        <w:left w:val="none" w:sz="0" w:space="0" w:color="auto"/>
        <w:bottom w:val="none" w:sz="0" w:space="0" w:color="auto"/>
        <w:right w:val="none" w:sz="0" w:space="0" w:color="auto"/>
      </w:divBdr>
    </w:div>
    <w:div w:id="1164005105">
      <w:marLeft w:val="640"/>
      <w:marRight w:val="0"/>
      <w:marTop w:val="0"/>
      <w:marBottom w:val="0"/>
      <w:divBdr>
        <w:top w:val="none" w:sz="0" w:space="0" w:color="auto"/>
        <w:left w:val="none" w:sz="0" w:space="0" w:color="auto"/>
        <w:bottom w:val="none" w:sz="0" w:space="0" w:color="auto"/>
        <w:right w:val="none" w:sz="0" w:space="0" w:color="auto"/>
      </w:divBdr>
    </w:div>
    <w:div w:id="1164013060">
      <w:marLeft w:val="640"/>
      <w:marRight w:val="0"/>
      <w:marTop w:val="0"/>
      <w:marBottom w:val="0"/>
      <w:divBdr>
        <w:top w:val="none" w:sz="0" w:space="0" w:color="auto"/>
        <w:left w:val="none" w:sz="0" w:space="0" w:color="auto"/>
        <w:bottom w:val="none" w:sz="0" w:space="0" w:color="auto"/>
        <w:right w:val="none" w:sz="0" w:space="0" w:color="auto"/>
      </w:divBdr>
    </w:div>
    <w:div w:id="1164052196">
      <w:marLeft w:val="640"/>
      <w:marRight w:val="0"/>
      <w:marTop w:val="0"/>
      <w:marBottom w:val="0"/>
      <w:divBdr>
        <w:top w:val="none" w:sz="0" w:space="0" w:color="auto"/>
        <w:left w:val="none" w:sz="0" w:space="0" w:color="auto"/>
        <w:bottom w:val="none" w:sz="0" w:space="0" w:color="auto"/>
        <w:right w:val="none" w:sz="0" w:space="0" w:color="auto"/>
      </w:divBdr>
    </w:div>
    <w:div w:id="1164053243">
      <w:marLeft w:val="640"/>
      <w:marRight w:val="0"/>
      <w:marTop w:val="0"/>
      <w:marBottom w:val="0"/>
      <w:divBdr>
        <w:top w:val="none" w:sz="0" w:space="0" w:color="auto"/>
        <w:left w:val="none" w:sz="0" w:space="0" w:color="auto"/>
        <w:bottom w:val="none" w:sz="0" w:space="0" w:color="auto"/>
        <w:right w:val="none" w:sz="0" w:space="0" w:color="auto"/>
      </w:divBdr>
    </w:div>
    <w:div w:id="1164129456">
      <w:marLeft w:val="640"/>
      <w:marRight w:val="0"/>
      <w:marTop w:val="0"/>
      <w:marBottom w:val="0"/>
      <w:divBdr>
        <w:top w:val="none" w:sz="0" w:space="0" w:color="auto"/>
        <w:left w:val="none" w:sz="0" w:space="0" w:color="auto"/>
        <w:bottom w:val="none" w:sz="0" w:space="0" w:color="auto"/>
        <w:right w:val="none" w:sz="0" w:space="0" w:color="auto"/>
      </w:divBdr>
    </w:div>
    <w:div w:id="1164323382">
      <w:marLeft w:val="640"/>
      <w:marRight w:val="0"/>
      <w:marTop w:val="0"/>
      <w:marBottom w:val="0"/>
      <w:divBdr>
        <w:top w:val="none" w:sz="0" w:space="0" w:color="auto"/>
        <w:left w:val="none" w:sz="0" w:space="0" w:color="auto"/>
        <w:bottom w:val="none" w:sz="0" w:space="0" w:color="auto"/>
        <w:right w:val="none" w:sz="0" w:space="0" w:color="auto"/>
      </w:divBdr>
    </w:div>
    <w:div w:id="1164393545">
      <w:marLeft w:val="640"/>
      <w:marRight w:val="0"/>
      <w:marTop w:val="0"/>
      <w:marBottom w:val="0"/>
      <w:divBdr>
        <w:top w:val="none" w:sz="0" w:space="0" w:color="auto"/>
        <w:left w:val="none" w:sz="0" w:space="0" w:color="auto"/>
        <w:bottom w:val="none" w:sz="0" w:space="0" w:color="auto"/>
        <w:right w:val="none" w:sz="0" w:space="0" w:color="auto"/>
      </w:divBdr>
    </w:div>
    <w:div w:id="1164396421">
      <w:marLeft w:val="640"/>
      <w:marRight w:val="0"/>
      <w:marTop w:val="0"/>
      <w:marBottom w:val="0"/>
      <w:divBdr>
        <w:top w:val="none" w:sz="0" w:space="0" w:color="auto"/>
        <w:left w:val="none" w:sz="0" w:space="0" w:color="auto"/>
        <w:bottom w:val="none" w:sz="0" w:space="0" w:color="auto"/>
        <w:right w:val="none" w:sz="0" w:space="0" w:color="auto"/>
      </w:divBdr>
    </w:div>
    <w:div w:id="1164398764">
      <w:marLeft w:val="640"/>
      <w:marRight w:val="0"/>
      <w:marTop w:val="0"/>
      <w:marBottom w:val="0"/>
      <w:divBdr>
        <w:top w:val="none" w:sz="0" w:space="0" w:color="auto"/>
        <w:left w:val="none" w:sz="0" w:space="0" w:color="auto"/>
        <w:bottom w:val="none" w:sz="0" w:space="0" w:color="auto"/>
        <w:right w:val="none" w:sz="0" w:space="0" w:color="auto"/>
      </w:divBdr>
    </w:div>
    <w:div w:id="1164512557">
      <w:marLeft w:val="640"/>
      <w:marRight w:val="0"/>
      <w:marTop w:val="0"/>
      <w:marBottom w:val="0"/>
      <w:divBdr>
        <w:top w:val="none" w:sz="0" w:space="0" w:color="auto"/>
        <w:left w:val="none" w:sz="0" w:space="0" w:color="auto"/>
        <w:bottom w:val="none" w:sz="0" w:space="0" w:color="auto"/>
        <w:right w:val="none" w:sz="0" w:space="0" w:color="auto"/>
      </w:divBdr>
    </w:div>
    <w:div w:id="1164584842">
      <w:marLeft w:val="640"/>
      <w:marRight w:val="0"/>
      <w:marTop w:val="0"/>
      <w:marBottom w:val="0"/>
      <w:divBdr>
        <w:top w:val="none" w:sz="0" w:space="0" w:color="auto"/>
        <w:left w:val="none" w:sz="0" w:space="0" w:color="auto"/>
        <w:bottom w:val="none" w:sz="0" w:space="0" w:color="auto"/>
        <w:right w:val="none" w:sz="0" w:space="0" w:color="auto"/>
      </w:divBdr>
    </w:div>
    <w:div w:id="1164587820">
      <w:marLeft w:val="640"/>
      <w:marRight w:val="0"/>
      <w:marTop w:val="0"/>
      <w:marBottom w:val="0"/>
      <w:divBdr>
        <w:top w:val="none" w:sz="0" w:space="0" w:color="auto"/>
        <w:left w:val="none" w:sz="0" w:space="0" w:color="auto"/>
        <w:bottom w:val="none" w:sz="0" w:space="0" w:color="auto"/>
        <w:right w:val="none" w:sz="0" w:space="0" w:color="auto"/>
      </w:divBdr>
    </w:div>
    <w:div w:id="1164590584">
      <w:marLeft w:val="640"/>
      <w:marRight w:val="0"/>
      <w:marTop w:val="0"/>
      <w:marBottom w:val="0"/>
      <w:divBdr>
        <w:top w:val="none" w:sz="0" w:space="0" w:color="auto"/>
        <w:left w:val="none" w:sz="0" w:space="0" w:color="auto"/>
        <w:bottom w:val="none" w:sz="0" w:space="0" w:color="auto"/>
        <w:right w:val="none" w:sz="0" w:space="0" w:color="auto"/>
      </w:divBdr>
    </w:div>
    <w:div w:id="1164592419">
      <w:marLeft w:val="480"/>
      <w:marRight w:val="0"/>
      <w:marTop w:val="0"/>
      <w:marBottom w:val="0"/>
      <w:divBdr>
        <w:top w:val="none" w:sz="0" w:space="0" w:color="auto"/>
        <w:left w:val="none" w:sz="0" w:space="0" w:color="auto"/>
        <w:bottom w:val="none" w:sz="0" w:space="0" w:color="auto"/>
        <w:right w:val="none" w:sz="0" w:space="0" w:color="auto"/>
      </w:divBdr>
    </w:div>
    <w:div w:id="1164859727">
      <w:marLeft w:val="640"/>
      <w:marRight w:val="0"/>
      <w:marTop w:val="0"/>
      <w:marBottom w:val="0"/>
      <w:divBdr>
        <w:top w:val="none" w:sz="0" w:space="0" w:color="auto"/>
        <w:left w:val="none" w:sz="0" w:space="0" w:color="auto"/>
        <w:bottom w:val="none" w:sz="0" w:space="0" w:color="auto"/>
        <w:right w:val="none" w:sz="0" w:space="0" w:color="auto"/>
      </w:divBdr>
    </w:div>
    <w:div w:id="1164902605">
      <w:marLeft w:val="640"/>
      <w:marRight w:val="0"/>
      <w:marTop w:val="0"/>
      <w:marBottom w:val="0"/>
      <w:divBdr>
        <w:top w:val="none" w:sz="0" w:space="0" w:color="auto"/>
        <w:left w:val="none" w:sz="0" w:space="0" w:color="auto"/>
        <w:bottom w:val="none" w:sz="0" w:space="0" w:color="auto"/>
        <w:right w:val="none" w:sz="0" w:space="0" w:color="auto"/>
      </w:divBdr>
    </w:div>
    <w:div w:id="1164902997">
      <w:marLeft w:val="640"/>
      <w:marRight w:val="0"/>
      <w:marTop w:val="0"/>
      <w:marBottom w:val="0"/>
      <w:divBdr>
        <w:top w:val="none" w:sz="0" w:space="0" w:color="auto"/>
        <w:left w:val="none" w:sz="0" w:space="0" w:color="auto"/>
        <w:bottom w:val="none" w:sz="0" w:space="0" w:color="auto"/>
        <w:right w:val="none" w:sz="0" w:space="0" w:color="auto"/>
      </w:divBdr>
    </w:div>
    <w:div w:id="1164903717">
      <w:marLeft w:val="640"/>
      <w:marRight w:val="0"/>
      <w:marTop w:val="0"/>
      <w:marBottom w:val="0"/>
      <w:divBdr>
        <w:top w:val="none" w:sz="0" w:space="0" w:color="auto"/>
        <w:left w:val="none" w:sz="0" w:space="0" w:color="auto"/>
        <w:bottom w:val="none" w:sz="0" w:space="0" w:color="auto"/>
        <w:right w:val="none" w:sz="0" w:space="0" w:color="auto"/>
      </w:divBdr>
    </w:div>
    <w:div w:id="1164931815">
      <w:marLeft w:val="640"/>
      <w:marRight w:val="0"/>
      <w:marTop w:val="0"/>
      <w:marBottom w:val="0"/>
      <w:divBdr>
        <w:top w:val="none" w:sz="0" w:space="0" w:color="auto"/>
        <w:left w:val="none" w:sz="0" w:space="0" w:color="auto"/>
        <w:bottom w:val="none" w:sz="0" w:space="0" w:color="auto"/>
        <w:right w:val="none" w:sz="0" w:space="0" w:color="auto"/>
      </w:divBdr>
    </w:div>
    <w:div w:id="1165123551">
      <w:marLeft w:val="640"/>
      <w:marRight w:val="0"/>
      <w:marTop w:val="0"/>
      <w:marBottom w:val="0"/>
      <w:divBdr>
        <w:top w:val="none" w:sz="0" w:space="0" w:color="auto"/>
        <w:left w:val="none" w:sz="0" w:space="0" w:color="auto"/>
        <w:bottom w:val="none" w:sz="0" w:space="0" w:color="auto"/>
        <w:right w:val="none" w:sz="0" w:space="0" w:color="auto"/>
      </w:divBdr>
    </w:div>
    <w:div w:id="1165125397">
      <w:marLeft w:val="640"/>
      <w:marRight w:val="0"/>
      <w:marTop w:val="0"/>
      <w:marBottom w:val="0"/>
      <w:divBdr>
        <w:top w:val="none" w:sz="0" w:space="0" w:color="auto"/>
        <w:left w:val="none" w:sz="0" w:space="0" w:color="auto"/>
        <w:bottom w:val="none" w:sz="0" w:space="0" w:color="auto"/>
        <w:right w:val="none" w:sz="0" w:space="0" w:color="auto"/>
      </w:divBdr>
    </w:div>
    <w:div w:id="1165168429">
      <w:marLeft w:val="640"/>
      <w:marRight w:val="0"/>
      <w:marTop w:val="0"/>
      <w:marBottom w:val="0"/>
      <w:divBdr>
        <w:top w:val="none" w:sz="0" w:space="0" w:color="auto"/>
        <w:left w:val="none" w:sz="0" w:space="0" w:color="auto"/>
        <w:bottom w:val="none" w:sz="0" w:space="0" w:color="auto"/>
        <w:right w:val="none" w:sz="0" w:space="0" w:color="auto"/>
      </w:divBdr>
    </w:div>
    <w:div w:id="1165316053">
      <w:marLeft w:val="640"/>
      <w:marRight w:val="0"/>
      <w:marTop w:val="0"/>
      <w:marBottom w:val="0"/>
      <w:divBdr>
        <w:top w:val="none" w:sz="0" w:space="0" w:color="auto"/>
        <w:left w:val="none" w:sz="0" w:space="0" w:color="auto"/>
        <w:bottom w:val="none" w:sz="0" w:space="0" w:color="auto"/>
        <w:right w:val="none" w:sz="0" w:space="0" w:color="auto"/>
      </w:divBdr>
    </w:div>
    <w:div w:id="1165320097">
      <w:marLeft w:val="640"/>
      <w:marRight w:val="0"/>
      <w:marTop w:val="0"/>
      <w:marBottom w:val="0"/>
      <w:divBdr>
        <w:top w:val="none" w:sz="0" w:space="0" w:color="auto"/>
        <w:left w:val="none" w:sz="0" w:space="0" w:color="auto"/>
        <w:bottom w:val="none" w:sz="0" w:space="0" w:color="auto"/>
        <w:right w:val="none" w:sz="0" w:space="0" w:color="auto"/>
      </w:divBdr>
    </w:div>
    <w:div w:id="1165362144">
      <w:marLeft w:val="640"/>
      <w:marRight w:val="0"/>
      <w:marTop w:val="0"/>
      <w:marBottom w:val="0"/>
      <w:divBdr>
        <w:top w:val="none" w:sz="0" w:space="0" w:color="auto"/>
        <w:left w:val="none" w:sz="0" w:space="0" w:color="auto"/>
        <w:bottom w:val="none" w:sz="0" w:space="0" w:color="auto"/>
        <w:right w:val="none" w:sz="0" w:space="0" w:color="auto"/>
      </w:divBdr>
    </w:div>
    <w:div w:id="1165441646">
      <w:marLeft w:val="640"/>
      <w:marRight w:val="0"/>
      <w:marTop w:val="0"/>
      <w:marBottom w:val="0"/>
      <w:divBdr>
        <w:top w:val="none" w:sz="0" w:space="0" w:color="auto"/>
        <w:left w:val="none" w:sz="0" w:space="0" w:color="auto"/>
        <w:bottom w:val="none" w:sz="0" w:space="0" w:color="auto"/>
        <w:right w:val="none" w:sz="0" w:space="0" w:color="auto"/>
      </w:divBdr>
    </w:div>
    <w:div w:id="1165585273">
      <w:marLeft w:val="640"/>
      <w:marRight w:val="0"/>
      <w:marTop w:val="0"/>
      <w:marBottom w:val="0"/>
      <w:divBdr>
        <w:top w:val="none" w:sz="0" w:space="0" w:color="auto"/>
        <w:left w:val="none" w:sz="0" w:space="0" w:color="auto"/>
        <w:bottom w:val="none" w:sz="0" w:space="0" w:color="auto"/>
        <w:right w:val="none" w:sz="0" w:space="0" w:color="auto"/>
      </w:divBdr>
    </w:div>
    <w:div w:id="1165629761">
      <w:marLeft w:val="640"/>
      <w:marRight w:val="0"/>
      <w:marTop w:val="0"/>
      <w:marBottom w:val="0"/>
      <w:divBdr>
        <w:top w:val="none" w:sz="0" w:space="0" w:color="auto"/>
        <w:left w:val="none" w:sz="0" w:space="0" w:color="auto"/>
        <w:bottom w:val="none" w:sz="0" w:space="0" w:color="auto"/>
        <w:right w:val="none" w:sz="0" w:space="0" w:color="auto"/>
      </w:divBdr>
    </w:div>
    <w:div w:id="1165631304">
      <w:marLeft w:val="640"/>
      <w:marRight w:val="0"/>
      <w:marTop w:val="0"/>
      <w:marBottom w:val="0"/>
      <w:divBdr>
        <w:top w:val="none" w:sz="0" w:space="0" w:color="auto"/>
        <w:left w:val="none" w:sz="0" w:space="0" w:color="auto"/>
        <w:bottom w:val="none" w:sz="0" w:space="0" w:color="auto"/>
        <w:right w:val="none" w:sz="0" w:space="0" w:color="auto"/>
      </w:divBdr>
    </w:div>
    <w:div w:id="1165632280">
      <w:marLeft w:val="640"/>
      <w:marRight w:val="0"/>
      <w:marTop w:val="0"/>
      <w:marBottom w:val="0"/>
      <w:divBdr>
        <w:top w:val="none" w:sz="0" w:space="0" w:color="auto"/>
        <w:left w:val="none" w:sz="0" w:space="0" w:color="auto"/>
        <w:bottom w:val="none" w:sz="0" w:space="0" w:color="auto"/>
        <w:right w:val="none" w:sz="0" w:space="0" w:color="auto"/>
      </w:divBdr>
    </w:div>
    <w:div w:id="1165635293">
      <w:marLeft w:val="640"/>
      <w:marRight w:val="0"/>
      <w:marTop w:val="0"/>
      <w:marBottom w:val="0"/>
      <w:divBdr>
        <w:top w:val="none" w:sz="0" w:space="0" w:color="auto"/>
        <w:left w:val="none" w:sz="0" w:space="0" w:color="auto"/>
        <w:bottom w:val="none" w:sz="0" w:space="0" w:color="auto"/>
        <w:right w:val="none" w:sz="0" w:space="0" w:color="auto"/>
      </w:divBdr>
    </w:div>
    <w:div w:id="1165702001">
      <w:marLeft w:val="640"/>
      <w:marRight w:val="0"/>
      <w:marTop w:val="0"/>
      <w:marBottom w:val="0"/>
      <w:divBdr>
        <w:top w:val="none" w:sz="0" w:space="0" w:color="auto"/>
        <w:left w:val="none" w:sz="0" w:space="0" w:color="auto"/>
        <w:bottom w:val="none" w:sz="0" w:space="0" w:color="auto"/>
        <w:right w:val="none" w:sz="0" w:space="0" w:color="auto"/>
      </w:divBdr>
    </w:div>
    <w:div w:id="1165777510">
      <w:marLeft w:val="640"/>
      <w:marRight w:val="0"/>
      <w:marTop w:val="0"/>
      <w:marBottom w:val="0"/>
      <w:divBdr>
        <w:top w:val="none" w:sz="0" w:space="0" w:color="auto"/>
        <w:left w:val="none" w:sz="0" w:space="0" w:color="auto"/>
        <w:bottom w:val="none" w:sz="0" w:space="0" w:color="auto"/>
        <w:right w:val="none" w:sz="0" w:space="0" w:color="auto"/>
      </w:divBdr>
    </w:div>
    <w:div w:id="1165974261">
      <w:marLeft w:val="640"/>
      <w:marRight w:val="0"/>
      <w:marTop w:val="0"/>
      <w:marBottom w:val="0"/>
      <w:divBdr>
        <w:top w:val="none" w:sz="0" w:space="0" w:color="auto"/>
        <w:left w:val="none" w:sz="0" w:space="0" w:color="auto"/>
        <w:bottom w:val="none" w:sz="0" w:space="0" w:color="auto"/>
        <w:right w:val="none" w:sz="0" w:space="0" w:color="auto"/>
      </w:divBdr>
    </w:div>
    <w:div w:id="1166016573">
      <w:marLeft w:val="640"/>
      <w:marRight w:val="0"/>
      <w:marTop w:val="0"/>
      <w:marBottom w:val="0"/>
      <w:divBdr>
        <w:top w:val="none" w:sz="0" w:space="0" w:color="auto"/>
        <w:left w:val="none" w:sz="0" w:space="0" w:color="auto"/>
        <w:bottom w:val="none" w:sz="0" w:space="0" w:color="auto"/>
        <w:right w:val="none" w:sz="0" w:space="0" w:color="auto"/>
      </w:divBdr>
    </w:div>
    <w:div w:id="1166094185">
      <w:marLeft w:val="640"/>
      <w:marRight w:val="0"/>
      <w:marTop w:val="0"/>
      <w:marBottom w:val="0"/>
      <w:divBdr>
        <w:top w:val="none" w:sz="0" w:space="0" w:color="auto"/>
        <w:left w:val="none" w:sz="0" w:space="0" w:color="auto"/>
        <w:bottom w:val="none" w:sz="0" w:space="0" w:color="auto"/>
        <w:right w:val="none" w:sz="0" w:space="0" w:color="auto"/>
      </w:divBdr>
    </w:div>
    <w:div w:id="1166166958">
      <w:marLeft w:val="640"/>
      <w:marRight w:val="0"/>
      <w:marTop w:val="0"/>
      <w:marBottom w:val="0"/>
      <w:divBdr>
        <w:top w:val="none" w:sz="0" w:space="0" w:color="auto"/>
        <w:left w:val="none" w:sz="0" w:space="0" w:color="auto"/>
        <w:bottom w:val="none" w:sz="0" w:space="0" w:color="auto"/>
        <w:right w:val="none" w:sz="0" w:space="0" w:color="auto"/>
      </w:divBdr>
    </w:div>
    <w:div w:id="1166171550">
      <w:marLeft w:val="640"/>
      <w:marRight w:val="0"/>
      <w:marTop w:val="0"/>
      <w:marBottom w:val="0"/>
      <w:divBdr>
        <w:top w:val="none" w:sz="0" w:space="0" w:color="auto"/>
        <w:left w:val="none" w:sz="0" w:space="0" w:color="auto"/>
        <w:bottom w:val="none" w:sz="0" w:space="0" w:color="auto"/>
        <w:right w:val="none" w:sz="0" w:space="0" w:color="auto"/>
      </w:divBdr>
    </w:div>
    <w:div w:id="1166171676">
      <w:marLeft w:val="640"/>
      <w:marRight w:val="0"/>
      <w:marTop w:val="0"/>
      <w:marBottom w:val="0"/>
      <w:divBdr>
        <w:top w:val="none" w:sz="0" w:space="0" w:color="auto"/>
        <w:left w:val="none" w:sz="0" w:space="0" w:color="auto"/>
        <w:bottom w:val="none" w:sz="0" w:space="0" w:color="auto"/>
        <w:right w:val="none" w:sz="0" w:space="0" w:color="auto"/>
      </w:divBdr>
    </w:div>
    <w:div w:id="1166239289">
      <w:marLeft w:val="640"/>
      <w:marRight w:val="0"/>
      <w:marTop w:val="0"/>
      <w:marBottom w:val="0"/>
      <w:divBdr>
        <w:top w:val="none" w:sz="0" w:space="0" w:color="auto"/>
        <w:left w:val="none" w:sz="0" w:space="0" w:color="auto"/>
        <w:bottom w:val="none" w:sz="0" w:space="0" w:color="auto"/>
        <w:right w:val="none" w:sz="0" w:space="0" w:color="auto"/>
      </w:divBdr>
    </w:div>
    <w:div w:id="1166283356">
      <w:marLeft w:val="640"/>
      <w:marRight w:val="0"/>
      <w:marTop w:val="0"/>
      <w:marBottom w:val="0"/>
      <w:divBdr>
        <w:top w:val="none" w:sz="0" w:space="0" w:color="auto"/>
        <w:left w:val="none" w:sz="0" w:space="0" w:color="auto"/>
        <w:bottom w:val="none" w:sz="0" w:space="0" w:color="auto"/>
        <w:right w:val="none" w:sz="0" w:space="0" w:color="auto"/>
      </w:divBdr>
    </w:div>
    <w:div w:id="1166283954">
      <w:marLeft w:val="640"/>
      <w:marRight w:val="0"/>
      <w:marTop w:val="0"/>
      <w:marBottom w:val="0"/>
      <w:divBdr>
        <w:top w:val="none" w:sz="0" w:space="0" w:color="auto"/>
        <w:left w:val="none" w:sz="0" w:space="0" w:color="auto"/>
        <w:bottom w:val="none" w:sz="0" w:space="0" w:color="auto"/>
        <w:right w:val="none" w:sz="0" w:space="0" w:color="auto"/>
      </w:divBdr>
    </w:div>
    <w:div w:id="1166287922">
      <w:marLeft w:val="640"/>
      <w:marRight w:val="0"/>
      <w:marTop w:val="0"/>
      <w:marBottom w:val="0"/>
      <w:divBdr>
        <w:top w:val="none" w:sz="0" w:space="0" w:color="auto"/>
        <w:left w:val="none" w:sz="0" w:space="0" w:color="auto"/>
        <w:bottom w:val="none" w:sz="0" w:space="0" w:color="auto"/>
        <w:right w:val="none" w:sz="0" w:space="0" w:color="auto"/>
      </w:divBdr>
    </w:div>
    <w:div w:id="1166436284">
      <w:marLeft w:val="640"/>
      <w:marRight w:val="0"/>
      <w:marTop w:val="0"/>
      <w:marBottom w:val="0"/>
      <w:divBdr>
        <w:top w:val="none" w:sz="0" w:space="0" w:color="auto"/>
        <w:left w:val="none" w:sz="0" w:space="0" w:color="auto"/>
        <w:bottom w:val="none" w:sz="0" w:space="0" w:color="auto"/>
        <w:right w:val="none" w:sz="0" w:space="0" w:color="auto"/>
      </w:divBdr>
    </w:div>
    <w:div w:id="1166477651">
      <w:marLeft w:val="640"/>
      <w:marRight w:val="0"/>
      <w:marTop w:val="0"/>
      <w:marBottom w:val="0"/>
      <w:divBdr>
        <w:top w:val="none" w:sz="0" w:space="0" w:color="auto"/>
        <w:left w:val="none" w:sz="0" w:space="0" w:color="auto"/>
        <w:bottom w:val="none" w:sz="0" w:space="0" w:color="auto"/>
        <w:right w:val="none" w:sz="0" w:space="0" w:color="auto"/>
      </w:divBdr>
    </w:div>
    <w:div w:id="1166626836">
      <w:marLeft w:val="640"/>
      <w:marRight w:val="0"/>
      <w:marTop w:val="0"/>
      <w:marBottom w:val="0"/>
      <w:divBdr>
        <w:top w:val="none" w:sz="0" w:space="0" w:color="auto"/>
        <w:left w:val="none" w:sz="0" w:space="0" w:color="auto"/>
        <w:bottom w:val="none" w:sz="0" w:space="0" w:color="auto"/>
        <w:right w:val="none" w:sz="0" w:space="0" w:color="auto"/>
      </w:divBdr>
    </w:div>
    <w:div w:id="1166701155">
      <w:marLeft w:val="640"/>
      <w:marRight w:val="0"/>
      <w:marTop w:val="0"/>
      <w:marBottom w:val="0"/>
      <w:divBdr>
        <w:top w:val="none" w:sz="0" w:space="0" w:color="auto"/>
        <w:left w:val="none" w:sz="0" w:space="0" w:color="auto"/>
        <w:bottom w:val="none" w:sz="0" w:space="0" w:color="auto"/>
        <w:right w:val="none" w:sz="0" w:space="0" w:color="auto"/>
      </w:divBdr>
    </w:div>
    <w:div w:id="1166898481">
      <w:marLeft w:val="640"/>
      <w:marRight w:val="0"/>
      <w:marTop w:val="0"/>
      <w:marBottom w:val="0"/>
      <w:divBdr>
        <w:top w:val="none" w:sz="0" w:space="0" w:color="auto"/>
        <w:left w:val="none" w:sz="0" w:space="0" w:color="auto"/>
        <w:bottom w:val="none" w:sz="0" w:space="0" w:color="auto"/>
        <w:right w:val="none" w:sz="0" w:space="0" w:color="auto"/>
      </w:divBdr>
    </w:div>
    <w:div w:id="1167012979">
      <w:marLeft w:val="640"/>
      <w:marRight w:val="0"/>
      <w:marTop w:val="0"/>
      <w:marBottom w:val="0"/>
      <w:divBdr>
        <w:top w:val="none" w:sz="0" w:space="0" w:color="auto"/>
        <w:left w:val="none" w:sz="0" w:space="0" w:color="auto"/>
        <w:bottom w:val="none" w:sz="0" w:space="0" w:color="auto"/>
        <w:right w:val="none" w:sz="0" w:space="0" w:color="auto"/>
      </w:divBdr>
    </w:div>
    <w:div w:id="1167088753">
      <w:marLeft w:val="640"/>
      <w:marRight w:val="0"/>
      <w:marTop w:val="0"/>
      <w:marBottom w:val="0"/>
      <w:divBdr>
        <w:top w:val="none" w:sz="0" w:space="0" w:color="auto"/>
        <w:left w:val="none" w:sz="0" w:space="0" w:color="auto"/>
        <w:bottom w:val="none" w:sz="0" w:space="0" w:color="auto"/>
        <w:right w:val="none" w:sz="0" w:space="0" w:color="auto"/>
      </w:divBdr>
    </w:div>
    <w:div w:id="1167096657">
      <w:marLeft w:val="640"/>
      <w:marRight w:val="0"/>
      <w:marTop w:val="0"/>
      <w:marBottom w:val="0"/>
      <w:divBdr>
        <w:top w:val="none" w:sz="0" w:space="0" w:color="auto"/>
        <w:left w:val="none" w:sz="0" w:space="0" w:color="auto"/>
        <w:bottom w:val="none" w:sz="0" w:space="0" w:color="auto"/>
        <w:right w:val="none" w:sz="0" w:space="0" w:color="auto"/>
      </w:divBdr>
    </w:div>
    <w:div w:id="1167208786">
      <w:marLeft w:val="640"/>
      <w:marRight w:val="0"/>
      <w:marTop w:val="0"/>
      <w:marBottom w:val="0"/>
      <w:divBdr>
        <w:top w:val="none" w:sz="0" w:space="0" w:color="auto"/>
        <w:left w:val="none" w:sz="0" w:space="0" w:color="auto"/>
        <w:bottom w:val="none" w:sz="0" w:space="0" w:color="auto"/>
        <w:right w:val="none" w:sz="0" w:space="0" w:color="auto"/>
      </w:divBdr>
    </w:div>
    <w:div w:id="1167212129">
      <w:marLeft w:val="640"/>
      <w:marRight w:val="0"/>
      <w:marTop w:val="0"/>
      <w:marBottom w:val="0"/>
      <w:divBdr>
        <w:top w:val="none" w:sz="0" w:space="0" w:color="auto"/>
        <w:left w:val="none" w:sz="0" w:space="0" w:color="auto"/>
        <w:bottom w:val="none" w:sz="0" w:space="0" w:color="auto"/>
        <w:right w:val="none" w:sz="0" w:space="0" w:color="auto"/>
      </w:divBdr>
    </w:div>
    <w:div w:id="1167327449">
      <w:marLeft w:val="640"/>
      <w:marRight w:val="0"/>
      <w:marTop w:val="0"/>
      <w:marBottom w:val="0"/>
      <w:divBdr>
        <w:top w:val="none" w:sz="0" w:space="0" w:color="auto"/>
        <w:left w:val="none" w:sz="0" w:space="0" w:color="auto"/>
        <w:bottom w:val="none" w:sz="0" w:space="0" w:color="auto"/>
        <w:right w:val="none" w:sz="0" w:space="0" w:color="auto"/>
      </w:divBdr>
    </w:div>
    <w:div w:id="1167358939">
      <w:marLeft w:val="640"/>
      <w:marRight w:val="0"/>
      <w:marTop w:val="0"/>
      <w:marBottom w:val="0"/>
      <w:divBdr>
        <w:top w:val="none" w:sz="0" w:space="0" w:color="auto"/>
        <w:left w:val="none" w:sz="0" w:space="0" w:color="auto"/>
        <w:bottom w:val="none" w:sz="0" w:space="0" w:color="auto"/>
        <w:right w:val="none" w:sz="0" w:space="0" w:color="auto"/>
      </w:divBdr>
    </w:div>
    <w:div w:id="1167400194">
      <w:marLeft w:val="640"/>
      <w:marRight w:val="0"/>
      <w:marTop w:val="0"/>
      <w:marBottom w:val="0"/>
      <w:divBdr>
        <w:top w:val="none" w:sz="0" w:space="0" w:color="auto"/>
        <w:left w:val="none" w:sz="0" w:space="0" w:color="auto"/>
        <w:bottom w:val="none" w:sz="0" w:space="0" w:color="auto"/>
        <w:right w:val="none" w:sz="0" w:space="0" w:color="auto"/>
      </w:divBdr>
    </w:div>
    <w:div w:id="1167481006">
      <w:marLeft w:val="640"/>
      <w:marRight w:val="0"/>
      <w:marTop w:val="0"/>
      <w:marBottom w:val="0"/>
      <w:divBdr>
        <w:top w:val="none" w:sz="0" w:space="0" w:color="auto"/>
        <w:left w:val="none" w:sz="0" w:space="0" w:color="auto"/>
        <w:bottom w:val="none" w:sz="0" w:space="0" w:color="auto"/>
        <w:right w:val="none" w:sz="0" w:space="0" w:color="auto"/>
      </w:divBdr>
    </w:div>
    <w:div w:id="1167556179">
      <w:marLeft w:val="640"/>
      <w:marRight w:val="0"/>
      <w:marTop w:val="0"/>
      <w:marBottom w:val="0"/>
      <w:divBdr>
        <w:top w:val="none" w:sz="0" w:space="0" w:color="auto"/>
        <w:left w:val="none" w:sz="0" w:space="0" w:color="auto"/>
        <w:bottom w:val="none" w:sz="0" w:space="0" w:color="auto"/>
        <w:right w:val="none" w:sz="0" w:space="0" w:color="auto"/>
      </w:divBdr>
    </w:div>
    <w:div w:id="1167591493">
      <w:marLeft w:val="640"/>
      <w:marRight w:val="0"/>
      <w:marTop w:val="0"/>
      <w:marBottom w:val="0"/>
      <w:divBdr>
        <w:top w:val="none" w:sz="0" w:space="0" w:color="auto"/>
        <w:left w:val="none" w:sz="0" w:space="0" w:color="auto"/>
        <w:bottom w:val="none" w:sz="0" w:space="0" w:color="auto"/>
        <w:right w:val="none" w:sz="0" w:space="0" w:color="auto"/>
      </w:divBdr>
    </w:div>
    <w:div w:id="1167749131">
      <w:marLeft w:val="640"/>
      <w:marRight w:val="0"/>
      <w:marTop w:val="0"/>
      <w:marBottom w:val="0"/>
      <w:divBdr>
        <w:top w:val="none" w:sz="0" w:space="0" w:color="auto"/>
        <w:left w:val="none" w:sz="0" w:space="0" w:color="auto"/>
        <w:bottom w:val="none" w:sz="0" w:space="0" w:color="auto"/>
        <w:right w:val="none" w:sz="0" w:space="0" w:color="auto"/>
      </w:divBdr>
    </w:div>
    <w:div w:id="1167786073">
      <w:marLeft w:val="640"/>
      <w:marRight w:val="0"/>
      <w:marTop w:val="0"/>
      <w:marBottom w:val="0"/>
      <w:divBdr>
        <w:top w:val="none" w:sz="0" w:space="0" w:color="auto"/>
        <w:left w:val="none" w:sz="0" w:space="0" w:color="auto"/>
        <w:bottom w:val="none" w:sz="0" w:space="0" w:color="auto"/>
        <w:right w:val="none" w:sz="0" w:space="0" w:color="auto"/>
      </w:divBdr>
    </w:div>
    <w:div w:id="1167945170">
      <w:bodyDiv w:val="1"/>
      <w:marLeft w:val="0"/>
      <w:marRight w:val="0"/>
      <w:marTop w:val="0"/>
      <w:marBottom w:val="0"/>
      <w:divBdr>
        <w:top w:val="none" w:sz="0" w:space="0" w:color="auto"/>
        <w:left w:val="none" w:sz="0" w:space="0" w:color="auto"/>
        <w:bottom w:val="none" w:sz="0" w:space="0" w:color="auto"/>
        <w:right w:val="none" w:sz="0" w:space="0" w:color="auto"/>
      </w:divBdr>
    </w:div>
    <w:div w:id="1167982673">
      <w:marLeft w:val="640"/>
      <w:marRight w:val="0"/>
      <w:marTop w:val="0"/>
      <w:marBottom w:val="0"/>
      <w:divBdr>
        <w:top w:val="none" w:sz="0" w:space="0" w:color="auto"/>
        <w:left w:val="none" w:sz="0" w:space="0" w:color="auto"/>
        <w:bottom w:val="none" w:sz="0" w:space="0" w:color="auto"/>
        <w:right w:val="none" w:sz="0" w:space="0" w:color="auto"/>
      </w:divBdr>
    </w:div>
    <w:div w:id="1167984418">
      <w:marLeft w:val="640"/>
      <w:marRight w:val="0"/>
      <w:marTop w:val="0"/>
      <w:marBottom w:val="0"/>
      <w:divBdr>
        <w:top w:val="none" w:sz="0" w:space="0" w:color="auto"/>
        <w:left w:val="none" w:sz="0" w:space="0" w:color="auto"/>
        <w:bottom w:val="none" w:sz="0" w:space="0" w:color="auto"/>
        <w:right w:val="none" w:sz="0" w:space="0" w:color="auto"/>
      </w:divBdr>
    </w:div>
    <w:div w:id="1167987847">
      <w:marLeft w:val="640"/>
      <w:marRight w:val="0"/>
      <w:marTop w:val="0"/>
      <w:marBottom w:val="0"/>
      <w:divBdr>
        <w:top w:val="none" w:sz="0" w:space="0" w:color="auto"/>
        <w:left w:val="none" w:sz="0" w:space="0" w:color="auto"/>
        <w:bottom w:val="none" w:sz="0" w:space="0" w:color="auto"/>
        <w:right w:val="none" w:sz="0" w:space="0" w:color="auto"/>
      </w:divBdr>
    </w:div>
    <w:div w:id="1168058231">
      <w:marLeft w:val="640"/>
      <w:marRight w:val="0"/>
      <w:marTop w:val="0"/>
      <w:marBottom w:val="0"/>
      <w:divBdr>
        <w:top w:val="none" w:sz="0" w:space="0" w:color="auto"/>
        <w:left w:val="none" w:sz="0" w:space="0" w:color="auto"/>
        <w:bottom w:val="none" w:sz="0" w:space="0" w:color="auto"/>
        <w:right w:val="none" w:sz="0" w:space="0" w:color="auto"/>
      </w:divBdr>
    </w:div>
    <w:div w:id="1168251198">
      <w:marLeft w:val="640"/>
      <w:marRight w:val="0"/>
      <w:marTop w:val="0"/>
      <w:marBottom w:val="0"/>
      <w:divBdr>
        <w:top w:val="none" w:sz="0" w:space="0" w:color="auto"/>
        <w:left w:val="none" w:sz="0" w:space="0" w:color="auto"/>
        <w:bottom w:val="none" w:sz="0" w:space="0" w:color="auto"/>
        <w:right w:val="none" w:sz="0" w:space="0" w:color="auto"/>
      </w:divBdr>
    </w:div>
    <w:div w:id="1168322420">
      <w:marLeft w:val="640"/>
      <w:marRight w:val="0"/>
      <w:marTop w:val="0"/>
      <w:marBottom w:val="0"/>
      <w:divBdr>
        <w:top w:val="none" w:sz="0" w:space="0" w:color="auto"/>
        <w:left w:val="none" w:sz="0" w:space="0" w:color="auto"/>
        <w:bottom w:val="none" w:sz="0" w:space="0" w:color="auto"/>
        <w:right w:val="none" w:sz="0" w:space="0" w:color="auto"/>
      </w:divBdr>
    </w:div>
    <w:div w:id="1168406823">
      <w:marLeft w:val="640"/>
      <w:marRight w:val="0"/>
      <w:marTop w:val="0"/>
      <w:marBottom w:val="0"/>
      <w:divBdr>
        <w:top w:val="none" w:sz="0" w:space="0" w:color="auto"/>
        <w:left w:val="none" w:sz="0" w:space="0" w:color="auto"/>
        <w:bottom w:val="none" w:sz="0" w:space="0" w:color="auto"/>
        <w:right w:val="none" w:sz="0" w:space="0" w:color="auto"/>
      </w:divBdr>
    </w:div>
    <w:div w:id="1168598573">
      <w:marLeft w:val="640"/>
      <w:marRight w:val="0"/>
      <w:marTop w:val="0"/>
      <w:marBottom w:val="0"/>
      <w:divBdr>
        <w:top w:val="none" w:sz="0" w:space="0" w:color="auto"/>
        <w:left w:val="none" w:sz="0" w:space="0" w:color="auto"/>
        <w:bottom w:val="none" w:sz="0" w:space="0" w:color="auto"/>
        <w:right w:val="none" w:sz="0" w:space="0" w:color="auto"/>
      </w:divBdr>
    </w:div>
    <w:div w:id="1168784256">
      <w:marLeft w:val="640"/>
      <w:marRight w:val="0"/>
      <w:marTop w:val="0"/>
      <w:marBottom w:val="0"/>
      <w:divBdr>
        <w:top w:val="none" w:sz="0" w:space="0" w:color="auto"/>
        <w:left w:val="none" w:sz="0" w:space="0" w:color="auto"/>
        <w:bottom w:val="none" w:sz="0" w:space="0" w:color="auto"/>
        <w:right w:val="none" w:sz="0" w:space="0" w:color="auto"/>
      </w:divBdr>
    </w:div>
    <w:div w:id="1168784728">
      <w:marLeft w:val="640"/>
      <w:marRight w:val="0"/>
      <w:marTop w:val="0"/>
      <w:marBottom w:val="0"/>
      <w:divBdr>
        <w:top w:val="none" w:sz="0" w:space="0" w:color="auto"/>
        <w:left w:val="none" w:sz="0" w:space="0" w:color="auto"/>
        <w:bottom w:val="none" w:sz="0" w:space="0" w:color="auto"/>
        <w:right w:val="none" w:sz="0" w:space="0" w:color="auto"/>
      </w:divBdr>
    </w:div>
    <w:div w:id="1168787423">
      <w:marLeft w:val="640"/>
      <w:marRight w:val="0"/>
      <w:marTop w:val="0"/>
      <w:marBottom w:val="0"/>
      <w:divBdr>
        <w:top w:val="none" w:sz="0" w:space="0" w:color="auto"/>
        <w:left w:val="none" w:sz="0" w:space="0" w:color="auto"/>
        <w:bottom w:val="none" w:sz="0" w:space="0" w:color="auto"/>
        <w:right w:val="none" w:sz="0" w:space="0" w:color="auto"/>
      </w:divBdr>
    </w:div>
    <w:div w:id="1168835346">
      <w:marLeft w:val="640"/>
      <w:marRight w:val="0"/>
      <w:marTop w:val="0"/>
      <w:marBottom w:val="0"/>
      <w:divBdr>
        <w:top w:val="none" w:sz="0" w:space="0" w:color="auto"/>
        <w:left w:val="none" w:sz="0" w:space="0" w:color="auto"/>
        <w:bottom w:val="none" w:sz="0" w:space="0" w:color="auto"/>
        <w:right w:val="none" w:sz="0" w:space="0" w:color="auto"/>
      </w:divBdr>
    </w:div>
    <w:div w:id="1168864129">
      <w:marLeft w:val="640"/>
      <w:marRight w:val="0"/>
      <w:marTop w:val="0"/>
      <w:marBottom w:val="0"/>
      <w:divBdr>
        <w:top w:val="none" w:sz="0" w:space="0" w:color="auto"/>
        <w:left w:val="none" w:sz="0" w:space="0" w:color="auto"/>
        <w:bottom w:val="none" w:sz="0" w:space="0" w:color="auto"/>
        <w:right w:val="none" w:sz="0" w:space="0" w:color="auto"/>
      </w:divBdr>
    </w:div>
    <w:div w:id="1168866006">
      <w:marLeft w:val="640"/>
      <w:marRight w:val="0"/>
      <w:marTop w:val="0"/>
      <w:marBottom w:val="0"/>
      <w:divBdr>
        <w:top w:val="none" w:sz="0" w:space="0" w:color="auto"/>
        <w:left w:val="none" w:sz="0" w:space="0" w:color="auto"/>
        <w:bottom w:val="none" w:sz="0" w:space="0" w:color="auto"/>
        <w:right w:val="none" w:sz="0" w:space="0" w:color="auto"/>
      </w:divBdr>
    </w:div>
    <w:div w:id="1168867098">
      <w:marLeft w:val="640"/>
      <w:marRight w:val="0"/>
      <w:marTop w:val="0"/>
      <w:marBottom w:val="0"/>
      <w:divBdr>
        <w:top w:val="none" w:sz="0" w:space="0" w:color="auto"/>
        <w:left w:val="none" w:sz="0" w:space="0" w:color="auto"/>
        <w:bottom w:val="none" w:sz="0" w:space="0" w:color="auto"/>
        <w:right w:val="none" w:sz="0" w:space="0" w:color="auto"/>
      </w:divBdr>
    </w:div>
    <w:div w:id="1168904844">
      <w:marLeft w:val="640"/>
      <w:marRight w:val="0"/>
      <w:marTop w:val="0"/>
      <w:marBottom w:val="0"/>
      <w:divBdr>
        <w:top w:val="none" w:sz="0" w:space="0" w:color="auto"/>
        <w:left w:val="none" w:sz="0" w:space="0" w:color="auto"/>
        <w:bottom w:val="none" w:sz="0" w:space="0" w:color="auto"/>
        <w:right w:val="none" w:sz="0" w:space="0" w:color="auto"/>
      </w:divBdr>
    </w:div>
    <w:div w:id="1168905901">
      <w:marLeft w:val="640"/>
      <w:marRight w:val="0"/>
      <w:marTop w:val="0"/>
      <w:marBottom w:val="0"/>
      <w:divBdr>
        <w:top w:val="none" w:sz="0" w:space="0" w:color="auto"/>
        <w:left w:val="none" w:sz="0" w:space="0" w:color="auto"/>
        <w:bottom w:val="none" w:sz="0" w:space="0" w:color="auto"/>
        <w:right w:val="none" w:sz="0" w:space="0" w:color="auto"/>
      </w:divBdr>
    </w:div>
    <w:div w:id="1168977546">
      <w:marLeft w:val="640"/>
      <w:marRight w:val="0"/>
      <w:marTop w:val="0"/>
      <w:marBottom w:val="0"/>
      <w:divBdr>
        <w:top w:val="none" w:sz="0" w:space="0" w:color="auto"/>
        <w:left w:val="none" w:sz="0" w:space="0" w:color="auto"/>
        <w:bottom w:val="none" w:sz="0" w:space="0" w:color="auto"/>
        <w:right w:val="none" w:sz="0" w:space="0" w:color="auto"/>
      </w:divBdr>
    </w:div>
    <w:div w:id="1169053664">
      <w:marLeft w:val="640"/>
      <w:marRight w:val="0"/>
      <w:marTop w:val="0"/>
      <w:marBottom w:val="0"/>
      <w:divBdr>
        <w:top w:val="none" w:sz="0" w:space="0" w:color="auto"/>
        <w:left w:val="none" w:sz="0" w:space="0" w:color="auto"/>
        <w:bottom w:val="none" w:sz="0" w:space="0" w:color="auto"/>
        <w:right w:val="none" w:sz="0" w:space="0" w:color="auto"/>
      </w:divBdr>
    </w:div>
    <w:div w:id="1169100068">
      <w:marLeft w:val="640"/>
      <w:marRight w:val="0"/>
      <w:marTop w:val="0"/>
      <w:marBottom w:val="0"/>
      <w:divBdr>
        <w:top w:val="none" w:sz="0" w:space="0" w:color="auto"/>
        <w:left w:val="none" w:sz="0" w:space="0" w:color="auto"/>
        <w:bottom w:val="none" w:sz="0" w:space="0" w:color="auto"/>
        <w:right w:val="none" w:sz="0" w:space="0" w:color="auto"/>
      </w:divBdr>
    </w:div>
    <w:div w:id="1169103331">
      <w:marLeft w:val="640"/>
      <w:marRight w:val="0"/>
      <w:marTop w:val="0"/>
      <w:marBottom w:val="0"/>
      <w:divBdr>
        <w:top w:val="none" w:sz="0" w:space="0" w:color="auto"/>
        <w:left w:val="none" w:sz="0" w:space="0" w:color="auto"/>
        <w:bottom w:val="none" w:sz="0" w:space="0" w:color="auto"/>
        <w:right w:val="none" w:sz="0" w:space="0" w:color="auto"/>
      </w:divBdr>
    </w:div>
    <w:div w:id="1169246108">
      <w:marLeft w:val="640"/>
      <w:marRight w:val="0"/>
      <w:marTop w:val="0"/>
      <w:marBottom w:val="0"/>
      <w:divBdr>
        <w:top w:val="none" w:sz="0" w:space="0" w:color="auto"/>
        <w:left w:val="none" w:sz="0" w:space="0" w:color="auto"/>
        <w:bottom w:val="none" w:sz="0" w:space="0" w:color="auto"/>
        <w:right w:val="none" w:sz="0" w:space="0" w:color="auto"/>
      </w:divBdr>
    </w:div>
    <w:div w:id="1169253504">
      <w:marLeft w:val="640"/>
      <w:marRight w:val="0"/>
      <w:marTop w:val="0"/>
      <w:marBottom w:val="0"/>
      <w:divBdr>
        <w:top w:val="none" w:sz="0" w:space="0" w:color="auto"/>
        <w:left w:val="none" w:sz="0" w:space="0" w:color="auto"/>
        <w:bottom w:val="none" w:sz="0" w:space="0" w:color="auto"/>
        <w:right w:val="none" w:sz="0" w:space="0" w:color="auto"/>
      </w:divBdr>
    </w:div>
    <w:div w:id="1169297061">
      <w:marLeft w:val="640"/>
      <w:marRight w:val="0"/>
      <w:marTop w:val="0"/>
      <w:marBottom w:val="0"/>
      <w:divBdr>
        <w:top w:val="none" w:sz="0" w:space="0" w:color="auto"/>
        <w:left w:val="none" w:sz="0" w:space="0" w:color="auto"/>
        <w:bottom w:val="none" w:sz="0" w:space="0" w:color="auto"/>
        <w:right w:val="none" w:sz="0" w:space="0" w:color="auto"/>
      </w:divBdr>
    </w:div>
    <w:div w:id="1169321859">
      <w:marLeft w:val="640"/>
      <w:marRight w:val="0"/>
      <w:marTop w:val="0"/>
      <w:marBottom w:val="0"/>
      <w:divBdr>
        <w:top w:val="none" w:sz="0" w:space="0" w:color="auto"/>
        <w:left w:val="none" w:sz="0" w:space="0" w:color="auto"/>
        <w:bottom w:val="none" w:sz="0" w:space="0" w:color="auto"/>
        <w:right w:val="none" w:sz="0" w:space="0" w:color="auto"/>
      </w:divBdr>
    </w:div>
    <w:div w:id="1169324523">
      <w:marLeft w:val="640"/>
      <w:marRight w:val="0"/>
      <w:marTop w:val="0"/>
      <w:marBottom w:val="0"/>
      <w:divBdr>
        <w:top w:val="none" w:sz="0" w:space="0" w:color="auto"/>
        <w:left w:val="none" w:sz="0" w:space="0" w:color="auto"/>
        <w:bottom w:val="none" w:sz="0" w:space="0" w:color="auto"/>
        <w:right w:val="none" w:sz="0" w:space="0" w:color="auto"/>
      </w:divBdr>
    </w:div>
    <w:div w:id="1169440535">
      <w:marLeft w:val="640"/>
      <w:marRight w:val="0"/>
      <w:marTop w:val="0"/>
      <w:marBottom w:val="0"/>
      <w:divBdr>
        <w:top w:val="none" w:sz="0" w:space="0" w:color="auto"/>
        <w:left w:val="none" w:sz="0" w:space="0" w:color="auto"/>
        <w:bottom w:val="none" w:sz="0" w:space="0" w:color="auto"/>
        <w:right w:val="none" w:sz="0" w:space="0" w:color="auto"/>
      </w:divBdr>
    </w:div>
    <w:div w:id="1169441956">
      <w:marLeft w:val="640"/>
      <w:marRight w:val="0"/>
      <w:marTop w:val="0"/>
      <w:marBottom w:val="0"/>
      <w:divBdr>
        <w:top w:val="none" w:sz="0" w:space="0" w:color="auto"/>
        <w:left w:val="none" w:sz="0" w:space="0" w:color="auto"/>
        <w:bottom w:val="none" w:sz="0" w:space="0" w:color="auto"/>
        <w:right w:val="none" w:sz="0" w:space="0" w:color="auto"/>
      </w:divBdr>
    </w:div>
    <w:div w:id="1169445205">
      <w:marLeft w:val="640"/>
      <w:marRight w:val="0"/>
      <w:marTop w:val="0"/>
      <w:marBottom w:val="0"/>
      <w:divBdr>
        <w:top w:val="none" w:sz="0" w:space="0" w:color="auto"/>
        <w:left w:val="none" w:sz="0" w:space="0" w:color="auto"/>
        <w:bottom w:val="none" w:sz="0" w:space="0" w:color="auto"/>
        <w:right w:val="none" w:sz="0" w:space="0" w:color="auto"/>
      </w:divBdr>
    </w:div>
    <w:div w:id="1169520704">
      <w:marLeft w:val="640"/>
      <w:marRight w:val="0"/>
      <w:marTop w:val="0"/>
      <w:marBottom w:val="0"/>
      <w:divBdr>
        <w:top w:val="none" w:sz="0" w:space="0" w:color="auto"/>
        <w:left w:val="none" w:sz="0" w:space="0" w:color="auto"/>
        <w:bottom w:val="none" w:sz="0" w:space="0" w:color="auto"/>
        <w:right w:val="none" w:sz="0" w:space="0" w:color="auto"/>
      </w:divBdr>
    </w:div>
    <w:div w:id="1169566150">
      <w:marLeft w:val="640"/>
      <w:marRight w:val="0"/>
      <w:marTop w:val="0"/>
      <w:marBottom w:val="0"/>
      <w:divBdr>
        <w:top w:val="none" w:sz="0" w:space="0" w:color="auto"/>
        <w:left w:val="none" w:sz="0" w:space="0" w:color="auto"/>
        <w:bottom w:val="none" w:sz="0" w:space="0" w:color="auto"/>
        <w:right w:val="none" w:sz="0" w:space="0" w:color="auto"/>
      </w:divBdr>
    </w:div>
    <w:div w:id="1169566726">
      <w:marLeft w:val="640"/>
      <w:marRight w:val="0"/>
      <w:marTop w:val="0"/>
      <w:marBottom w:val="0"/>
      <w:divBdr>
        <w:top w:val="none" w:sz="0" w:space="0" w:color="auto"/>
        <w:left w:val="none" w:sz="0" w:space="0" w:color="auto"/>
        <w:bottom w:val="none" w:sz="0" w:space="0" w:color="auto"/>
        <w:right w:val="none" w:sz="0" w:space="0" w:color="auto"/>
      </w:divBdr>
    </w:div>
    <w:div w:id="1169633844">
      <w:marLeft w:val="640"/>
      <w:marRight w:val="0"/>
      <w:marTop w:val="0"/>
      <w:marBottom w:val="0"/>
      <w:divBdr>
        <w:top w:val="none" w:sz="0" w:space="0" w:color="auto"/>
        <w:left w:val="none" w:sz="0" w:space="0" w:color="auto"/>
        <w:bottom w:val="none" w:sz="0" w:space="0" w:color="auto"/>
        <w:right w:val="none" w:sz="0" w:space="0" w:color="auto"/>
      </w:divBdr>
    </w:div>
    <w:div w:id="1169639453">
      <w:marLeft w:val="640"/>
      <w:marRight w:val="0"/>
      <w:marTop w:val="0"/>
      <w:marBottom w:val="0"/>
      <w:divBdr>
        <w:top w:val="none" w:sz="0" w:space="0" w:color="auto"/>
        <w:left w:val="none" w:sz="0" w:space="0" w:color="auto"/>
        <w:bottom w:val="none" w:sz="0" w:space="0" w:color="auto"/>
        <w:right w:val="none" w:sz="0" w:space="0" w:color="auto"/>
      </w:divBdr>
    </w:div>
    <w:div w:id="1169708366">
      <w:marLeft w:val="640"/>
      <w:marRight w:val="0"/>
      <w:marTop w:val="0"/>
      <w:marBottom w:val="0"/>
      <w:divBdr>
        <w:top w:val="none" w:sz="0" w:space="0" w:color="auto"/>
        <w:left w:val="none" w:sz="0" w:space="0" w:color="auto"/>
        <w:bottom w:val="none" w:sz="0" w:space="0" w:color="auto"/>
        <w:right w:val="none" w:sz="0" w:space="0" w:color="auto"/>
      </w:divBdr>
    </w:div>
    <w:div w:id="1169710674">
      <w:marLeft w:val="640"/>
      <w:marRight w:val="0"/>
      <w:marTop w:val="0"/>
      <w:marBottom w:val="0"/>
      <w:divBdr>
        <w:top w:val="none" w:sz="0" w:space="0" w:color="auto"/>
        <w:left w:val="none" w:sz="0" w:space="0" w:color="auto"/>
        <w:bottom w:val="none" w:sz="0" w:space="0" w:color="auto"/>
        <w:right w:val="none" w:sz="0" w:space="0" w:color="auto"/>
      </w:divBdr>
    </w:div>
    <w:div w:id="1169717147">
      <w:marLeft w:val="640"/>
      <w:marRight w:val="0"/>
      <w:marTop w:val="0"/>
      <w:marBottom w:val="0"/>
      <w:divBdr>
        <w:top w:val="none" w:sz="0" w:space="0" w:color="auto"/>
        <w:left w:val="none" w:sz="0" w:space="0" w:color="auto"/>
        <w:bottom w:val="none" w:sz="0" w:space="0" w:color="auto"/>
        <w:right w:val="none" w:sz="0" w:space="0" w:color="auto"/>
      </w:divBdr>
    </w:div>
    <w:div w:id="1169833778">
      <w:marLeft w:val="640"/>
      <w:marRight w:val="0"/>
      <w:marTop w:val="0"/>
      <w:marBottom w:val="0"/>
      <w:divBdr>
        <w:top w:val="none" w:sz="0" w:space="0" w:color="auto"/>
        <w:left w:val="none" w:sz="0" w:space="0" w:color="auto"/>
        <w:bottom w:val="none" w:sz="0" w:space="0" w:color="auto"/>
        <w:right w:val="none" w:sz="0" w:space="0" w:color="auto"/>
      </w:divBdr>
    </w:div>
    <w:div w:id="1169909955">
      <w:marLeft w:val="640"/>
      <w:marRight w:val="0"/>
      <w:marTop w:val="0"/>
      <w:marBottom w:val="0"/>
      <w:divBdr>
        <w:top w:val="none" w:sz="0" w:space="0" w:color="auto"/>
        <w:left w:val="none" w:sz="0" w:space="0" w:color="auto"/>
        <w:bottom w:val="none" w:sz="0" w:space="0" w:color="auto"/>
        <w:right w:val="none" w:sz="0" w:space="0" w:color="auto"/>
      </w:divBdr>
    </w:div>
    <w:div w:id="1170021566">
      <w:marLeft w:val="640"/>
      <w:marRight w:val="0"/>
      <w:marTop w:val="0"/>
      <w:marBottom w:val="0"/>
      <w:divBdr>
        <w:top w:val="none" w:sz="0" w:space="0" w:color="auto"/>
        <w:left w:val="none" w:sz="0" w:space="0" w:color="auto"/>
        <w:bottom w:val="none" w:sz="0" w:space="0" w:color="auto"/>
        <w:right w:val="none" w:sz="0" w:space="0" w:color="auto"/>
      </w:divBdr>
    </w:div>
    <w:div w:id="1170027617">
      <w:marLeft w:val="640"/>
      <w:marRight w:val="0"/>
      <w:marTop w:val="0"/>
      <w:marBottom w:val="0"/>
      <w:divBdr>
        <w:top w:val="none" w:sz="0" w:space="0" w:color="auto"/>
        <w:left w:val="none" w:sz="0" w:space="0" w:color="auto"/>
        <w:bottom w:val="none" w:sz="0" w:space="0" w:color="auto"/>
        <w:right w:val="none" w:sz="0" w:space="0" w:color="auto"/>
      </w:divBdr>
    </w:div>
    <w:div w:id="1170028434">
      <w:marLeft w:val="640"/>
      <w:marRight w:val="0"/>
      <w:marTop w:val="0"/>
      <w:marBottom w:val="0"/>
      <w:divBdr>
        <w:top w:val="none" w:sz="0" w:space="0" w:color="auto"/>
        <w:left w:val="none" w:sz="0" w:space="0" w:color="auto"/>
        <w:bottom w:val="none" w:sz="0" w:space="0" w:color="auto"/>
        <w:right w:val="none" w:sz="0" w:space="0" w:color="auto"/>
      </w:divBdr>
    </w:div>
    <w:div w:id="1170100051">
      <w:marLeft w:val="640"/>
      <w:marRight w:val="0"/>
      <w:marTop w:val="0"/>
      <w:marBottom w:val="0"/>
      <w:divBdr>
        <w:top w:val="none" w:sz="0" w:space="0" w:color="auto"/>
        <w:left w:val="none" w:sz="0" w:space="0" w:color="auto"/>
        <w:bottom w:val="none" w:sz="0" w:space="0" w:color="auto"/>
        <w:right w:val="none" w:sz="0" w:space="0" w:color="auto"/>
      </w:divBdr>
    </w:div>
    <w:div w:id="1170171457">
      <w:marLeft w:val="640"/>
      <w:marRight w:val="0"/>
      <w:marTop w:val="0"/>
      <w:marBottom w:val="0"/>
      <w:divBdr>
        <w:top w:val="none" w:sz="0" w:space="0" w:color="auto"/>
        <w:left w:val="none" w:sz="0" w:space="0" w:color="auto"/>
        <w:bottom w:val="none" w:sz="0" w:space="0" w:color="auto"/>
        <w:right w:val="none" w:sz="0" w:space="0" w:color="auto"/>
      </w:divBdr>
    </w:div>
    <w:div w:id="1170176127">
      <w:marLeft w:val="640"/>
      <w:marRight w:val="0"/>
      <w:marTop w:val="0"/>
      <w:marBottom w:val="0"/>
      <w:divBdr>
        <w:top w:val="none" w:sz="0" w:space="0" w:color="auto"/>
        <w:left w:val="none" w:sz="0" w:space="0" w:color="auto"/>
        <w:bottom w:val="none" w:sz="0" w:space="0" w:color="auto"/>
        <w:right w:val="none" w:sz="0" w:space="0" w:color="auto"/>
      </w:divBdr>
    </w:div>
    <w:div w:id="1170213356">
      <w:marLeft w:val="640"/>
      <w:marRight w:val="0"/>
      <w:marTop w:val="0"/>
      <w:marBottom w:val="0"/>
      <w:divBdr>
        <w:top w:val="none" w:sz="0" w:space="0" w:color="auto"/>
        <w:left w:val="none" w:sz="0" w:space="0" w:color="auto"/>
        <w:bottom w:val="none" w:sz="0" w:space="0" w:color="auto"/>
        <w:right w:val="none" w:sz="0" w:space="0" w:color="auto"/>
      </w:divBdr>
    </w:div>
    <w:div w:id="1170294488">
      <w:marLeft w:val="640"/>
      <w:marRight w:val="0"/>
      <w:marTop w:val="0"/>
      <w:marBottom w:val="0"/>
      <w:divBdr>
        <w:top w:val="none" w:sz="0" w:space="0" w:color="auto"/>
        <w:left w:val="none" w:sz="0" w:space="0" w:color="auto"/>
        <w:bottom w:val="none" w:sz="0" w:space="0" w:color="auto"/>
        <w:right w:val="none" w:sz="0" w:space="0" w:color="auto"/>
      </w:divBdr>
    </w:div>
    <w:div w:id="1170371295">
      <w:marLeft w:val="640"/>
      <w:marRight w:val="0"/>
      <w:marTop w:val="0"/>
      <w:marBottom w:val="0"/>
      <w:divBdr>
        <w:top w:val="none" w:sz="0" w:space="0" w:color="auto"/>
        <w:left w:val="none" w:sz="0" w:space="0" w:color="auto"/>
        <w:bottom w:val="none" w:sz="0" w:space="0" w:color="auto"/>
        <w:right w:val="none" w:sz="0" w:space="0" w:color="auto"/>
      </w:divBdr>
    </w:div>
    <w:div w:id="1170410187">
      <w:marLeft w:val="640"/>
      <w:marRight w:val="0"/>
      <w:marTop w:val="0"/>
      <w:marBottom w:val="0"/>
      <w:divBdr>
        <w:top w:val="none" w:sz="0" w:space="0" w:color="auto"/>
        <w:left w:val="none" w:sz="0" w:space="0" w:color="auto"/>
        <w:bottom w:val="none" w:sz="0" w:space="0" w:color="auto"/>
        <w:right w:val="none" w:sz="0" w:space="0" w:color="auto"/>
      </w:divBdr>
    </w:div>
    <w:div w:id="1170559452">
      <w:marLeft w:val="640"/>
      <w:marRight w:val="0"/>
      <w:marTop w:val="0"/>
      <w:marBottom w:val="0"/>
      <w:divBdr>
        <w:top w:val="none" w:sz="0" w:space="0" w:color="auto"/>
        <w:left w:val="none" w:sz="0" w:space="0" w:color="auto"/>
        <w:bottom w:val="none" w:sz="0" w:space="0" w:color="auto"/>
        <w:right w:val="none" w:sz="0" w:space="0" w:color="auto"/>
      </w:divBdr>
    </w:div>
    <w:div w:id="1170563017">
      <w:marLeft w:val="640"/>
      <w:marRight w:val="0"/>
      <w:marTop w:val="0"/>
      <w:marBottom w:val="0"/>
      <w:divBdr>
        <w:top w:val="none" w:sz="0" w:space="0" w:color="auto"/>
        <w:left w:val="none" w:sz="0" w:space="0" w:color="auto"/>
        <w:bottom w:val="none" w:sz="0" w:space="0" w:color="auto"/>
        <w:right w:val="none" w:sz="0" w:space="0" w:color="auto"/>
      </w:divBdr>
    </w:div>
    <w:div w:id="1170605327">
      <w:marLeft w:val="640"/>
      <w:marRight w:val="0"/>
      <w:marTop w:val="0"/>
      <w:marBottom w:val="0"/>
      <w:divBdr>
        <w:top w:val="none" w:sz="0" w:space="0" w:color="auto"/>
        <w:left w:val="none" w:sz="0" w:space="0" w:color="auto"/>
        <w:bottom w:val="none" w:sz="0" w:space="0" w:color="auto"/>
        <w:right w:val="none" w:sz="0" w:space="0" w:color="auto"/>
      </w:divBdr>
    </w:div>
    <w:div w:id="1170676094">
      <w:marLeft w:val="640"/>
      <w:marRight w:val="0"/>
      <w:marTop w:val="0"/>
      <w:marBottom w:val="0"/>
      <w:divBdr>
        <w:top w:val="none" w:sz="0" w:space="0" w:color="auto"/>
        <w:left w:val="none" w:sz="0" w:space="0" w:color="auto"/>
        <w:bottom w:val="none" w:sz="0" w:space="0" w:color="auto"/>
        <w:right w:val="none" w:sz="0" w:space="0" w:color="auto"/>
      </w:divBdr>
    </w:div>
    <w:div w:id="1170757660">
      <w:marLeft w:val="640"/>
      <w:marRight w:val="0"/>
      <w:marTop w:val="0"/>
      <w:marBottom w:val="0"/>
      <w:divBdr>
        <w:top w:val="none" w:sz="0" w:space="0" w:color="auto"/>
        <w:left w:val="none" w:sz="0" w:space="0" w:color="auto"/>
        <w:bottom w:val="none" w:sz="0" w:space="0" w:color="auto"/>
        <w:right w:val="none" w:sz="0" w:space="0" w:color="auto"/>
      </w:divBdr>
    </w:div>
    <w:div w:id="1170874777">
      <w:marLeft w:val="640"/>
      <w:marRight w:val="0"/>
      <w:marTop w:val="0"/>
      <w:marBottom w:val="0"/>
      <w:divBdr>
        <w:top w:val="none" w:sz="0" w:space="0" w:color="auto"/>
        <w:left w:val="none" w:sz="0" w:space="0" w:color="auto"/>
        <w:bottom w:val="none" w:sz="0" w:space="0" w:color="auto"/>
        <w:right w:val="none" w:sz="0" w:space="0" w:color="auto"/>
      </w:divBdr>
    </w:div>
    <w:div w:id="1170875724">
      <w:marLeft w:val="640"/>
      <w:marRight w:val="0"/>
      <w:marTop w:val="0"/>
      <w:marBottom w:val="0"/>
      <w:divBdr>
        <w:top w:val="none" w:sz="0" w:space="0" w:color="auto"/>
        <w:left w:val="none" w:sz="0" w:space="0" w:color="auto"/>
        <w:bottom w:val="none" w:sz="0" w:space="0" w:color="auto"/>
        <w:right w:val="none" w:sz="0" w:space="0" w:color="auto"/>
      </w:divBdr>
    </w:div>
    <w:div w:id="1170945825">
      <w:marLeft w:val="640"/>
      <w:marRight w:val="0"/>
      <w:marTop w:val="0"/>
      <w:marBottom w:val="0"/>
      <w:divBdr>
        <w:top w:val="none" w:sz="0" w:space="0" w:color="auto"/>
        <w:left w:val="none" w:sz="0" w:space="0" w:color="auto"/>
        <w:bottom w:val="none" w:sz="0" w:space="0" w:color="auto"/>
        <w:right w:val="none" w:sz="0" w:space="0" w:color="auto"/>
      </w:divBdr>
    </w:div>
    <w:div w:id="1170946681">
      <w:marLeft w:val="640"/>
      <w:marRight w:val="0"/>
      <w:marTop w:val="0"/>
      <w:marBottom w:val="0"/>
      <w:divBdr>
        <w:top w:val="none" w:sz="0" w:space="0" w:color="auto"/>
        <w:left w:val="none" w:sz="0" w:space="0" w:color="auto"/>
        <w:bottom w:val="none" w:sz="0" w:space="0" w:color="auto"/>
        <w:right w:val="none" w:sz="0" w:space="0" w:color="auto"/>
      </w:divBdr>
    </w:div>
    <w:div w:id="1170947434">
      <w:marLeft w:val="640"/>
      <w:marRight w:val="0"/>
      <w:marTop w:val="0"/>
      <w:marBottom w:val="0"/>
      <w:divBdr>
        <w:top w:val="none" w:sz="0" w:space="0" w:color="auto"/>
        <w:left w:val="none" w:sz="0" w:space="0" w:color="auto"/>
        <w:bottom w:val="none" w:sz="0" w:space="0" w:color="auto"/>
        <w:right w:val="none" w:sz="0" w:space="0" w:color="auto"/>
      </w:divBdr>
    </w:div>
    <w:div w:id="1171026442">
      <w:marLeft w:val="640"/>
      <w:marRight w:val="0"/>
      <w:marTop w:val="0"/>
      <w:marBottom w:val="0"/>
      <w:divBdr>
        <w:top w:val="none" w:sz="0" w:space="0" w:color="auto"/>
        <w:left w:val="none" w:sz="0" w:space="0" w:color="auto"/>
        <w:bottom w:val="none" w:sz="0" w:space="0" w:color="auto"/>
        <w:right w:val="none" w:sz="0" w:space="0" w:color="auto"/>
      </w:divBdr>
    </w:div>
    <w:div w:id="1171141954">
      <w:marLeft w:val="640"/>
      <w:marRight w:val="0"/>
      <w:marTop w:val="0"/>
      <w:marBottom w:val="0"/>
      <w:divBdr>
        <w:top w:val="none" w:sz="0" w:space="0" w:color="auto"/>
        <w:left w:val="none" w:sz="0" w:space="0" w:color="auto"/>
        <w:bottom w:val="none" w:sz="0" w:space="0" w:color="auto"/>
        <w:right w:val="none" w:sz="0" w:space="0" w:color="auto"/>
      </w:divBdr>
    </w:div>
    <w:div w:id="1171331879">
      <w:marLeft w:val="640"/>
      <w:marRight w:val="0"/>
      <w:marTop w:val="0"/>
      <w:marBottom w:val="0"/>
      <w:divBdr>
        <w:top w:val="none" w:sz="0" w:space="0" w:color="auto"/>
        <w:left w:val="none" w:sz="0" w:space="0" w:color="auto"/>
        <w:bottom w:val="none" w:sz="0" w:space="0" w:color="auto"/>
        <w:right w:val="none" w:sz="0" w:space="0" w:color="auto"/>
      </w:divBdr>
    </w:div>
    <w:div w:id="1171456342">
      <w:marLeft w:val="640"/>
      <w:marRight w:val="0"/>
      <w:marTop w:val="0"/>
      <w:marBottom w:val="0"/>
      <w:divBdr>
        <w:top w:val="none" w:sz="0" w:space="0" w:color="auto"/>
        <w:left w:val="none" w:sz="0" w:space="0" w:color="auto"/>
        <w:bottom w:val="none" w:sz="0" w:space="0" w:color="auto"/>
        <w:right w:val="none" w:sz="0" w:space="0" w:color="auto"/>
      </w:divBdr>
    </w:div>
    <w:div w:id="1171485411">
      <w:marLeft w:val="640"/>
      <w:marRight w:val="0"/>
      <w:marTop w:val="0"/>
      <w:marBottom w:val="0"/>
      <w:divBdr>
        <w:top w:val="none" w:sz="0" w:space="0" w:color="auto"/>
        <w:left w:val="none" w:sz="0" w:space="0" w:color="auto"/>
        <w:bottom w:val="none" w:sz="0" w:space="0" w:color="auto"/>
        <w:right w:val="none" w:sz="0" w:space="0" w:color="auto"/>
      </w:divBdr>
    </w:div>
    <w:div w:id="1171525496">
      <w:marLeft w:val="640"/>
      <w:marRight w:val="0"/>
      <w:marTop w:val="0"/>
      <w:marBottom w:val="0"/>
      <w:divBdr>
        <w:top w:val="none" w:sz="0" w:space="0" w:color="auto"/>
        <w:left w:val="none" w:sz="0" w:space="0" w:color="auto"/>
        <w:bottom w:val="none" w:sz="0" w:space="0" w:color="auto"/>
        <w:right w:val="none" w:sz="0" w:space="0" w:color="auto"/>
      </w:divBdr>
    </w:div>
    <w:div w:id="1171794443">
      <w:marLeft w:val="640"/>
      <w:marRight w:val="0"/>
      <w:marTop w:val="0"/>
      <w:marBottom w:val="0"/>
      <w:divBdr>
        <w:top w:val="none" w:sz="0" w:space="0" w:color="auto"/>
        <w:left w:val="none" w:sz="0" w:space="0" w:color="auto"/>
        <w:bottom w:val="none" w:sz="0" w:space="0" w:color="auto"/>
        <w:right w:val="none" w:sz="0" w:space="0" w:color="auto"/>
      </w:divBdr>
    </w:div>
    <w:div w:id="1171797172">
      <w:marLeft w:val="640"/>
      <w:marRight w:val="0"/>
      <w:marTop w:val="0"/>
      <w:marBottom w:val="0"/>
      <w:divBdr>
        <w:top w:val="none" w:sz="0" w:space="0" w:color="auto"/>
        <w:left w:val="none" w:sz="0" w:space="0" w:color="auto"/>
        <w:bottom w:val="none" w:sz="0" w:space="0" w:color="auto"/>
        <w:right w:val="none" w:sz="0" w:space="0" w:color="auto"/>
      </w:divBdr>
    </w:div>
    <w:div w:id="1171874286">
      <w:marLeft w:val="480"/>
      <w:marRight w:val="0"/>
      <w:marTop w:val="0"/>
      <w:marBottom w:val="0"/>
      <w:divBdr>
        <w:top w:val="none" w:sz="0" w:space="0" w:color="auto"/>
        <w:left w:val="none" w:sz="0" w:space="0" w:color="auto"/>
        <w:bottom w:val="none" w:sz="0" w:space="0" w:color="auto"/>
        <w:right w:val="none" w:sz="0" w:space="0" w:color="auto"/>
      </w:divBdr>
    </w:div>
    <w:div w:id="1171988842">
      <w:marLeft w:val="640"/>
      <w:marRight w:val="0"/>
      <w:marTop w:val="0"/>
      <w:marBottom w:val="0"/>
      <w:divBdr>
        <w:top w:val="none" w:sz="0" w:space="0" w:color="auto"/>
        <w:left w:val="none" w:sz="0" w:space="0" w:color="auto"/>
        <w:bottom w:val="none" w:sz="0" w:space="0" w:color="auto"/>
        <w:right w:val="none" w:sz="0" w:space="0" w:color="auto"/>
      </w:divBdr>
    </w:div>
    <w:div w:id="1172062079">
      <w:marLeft w:val="640"/>
      <w:marRight w:val="0"/>
      <w:marTop w:val="0"/>
      <w:marBottom w:val="0"/>
      <w:divBdr>
        <w:top w:val="none" w:sz="0" w:space="0" w:color="auto"/>
        <w:left w:val="none" w:sz="0" w:space="0" w:color="auto"/>
        <w:bottom w:val="none" w:sz="0" w:space="0" w:color="auto"/>
        <w:right w:val="none" w:sz="0" w:space="0" w:color="auto"/>
      </w:divBdr>
    </w:div>
    <w:div w:id="1172068264">
      <w:marLeft w:val="640"/>
      <w:marRight w:val="0"/>
      <w:marTop w:val="0"/>
      <w:marBottom w:val="0"/>
      <w:divBdr>
        <w:top w:val="none" w:sz="0" w:space="0" w:color="auto"/>
        <w:left w:val="none" w:sz="0" w:space="0" w:color="auto"/>
        <w:bottom w:val="none" w:sz="0" w:space="0" w:color="auto"/>
        <w:right w:val="none" w:sz="0" w:space="0" w:color="auto"/>
      </w:divBdr>
    </w:div>
    <w:div w:id="1172068628">
      <w:marLeft w:val="640"/>
      <w:marRight w:val="0"/>
      <w:marTop w:val="0"/>
      <w:marBottom w:val="0"/>
      <w:divBdr>
        <w:top w:val="none" w:sz="0" w:space="0" w:color="auto"/>
        <w:left w:val="none" w:sz="0" w:space="0" w:color="auto"/>
        <w:bottom w:val="none" w:sz="0" w:space="0" w:color="auto"/>
        <w:right w:val="none" w:sz="0" w:space="0" w:color="auto"/>
      </w:divBdr>
    </w:div>
    <w:div w:id="1172140205">
      <w:marLeft w:val="640"/>
      <w:marRight w:val="0"/>
      <w:marTop w:val="0"/>
      <w:marBottom w:val="0"/>
      <w:divBdr>
        <w:top w:val="none" w:sz="0" w:space="0" w:color="auto"/>
        <w:left w:val="none" w:sz="0" w:space="0" w:color="auto"/>
        <w:bottom w:val="none" w:sz="0" w:space="0" w:color="auto"/>
        <w:right w:val="none" w:sz="0" w:space="0" w:color="auto"/>
      </w:divBdr>
    </w:div>
    <w:div w:id="1172143385">
      <w:marLeft w:val="640"/>
      <w:marRight w:val="0"/>
      <w:marTop w:val="0"/>
      <w:marBottom w:val="0"/>
      <w:divBdr>
        <w:top w:val="none" w:sz="0" w:space="0" w:color="auto"/>
        <w:left w:val="none" w:sz="0" w:space="0" w:color="auto"/>
        <w:bottom w:val="none" w:sz="0" w:space="0" w:color="auto"/>
        <w:right w:val="none" w:sz="0" w:space="0" w:color="auto"/>
      </w:divBdr>
    </w:div>
    <w:div w:id="1172257416">
      <w:marLeft w:val="640"/>
      <w:marRight w:val="0"/>
      <w:marTop w:val="0"/>
      <w:marBottom w:val="0"/>
      <w:divBdr>
        <w:top w:val="none" w:sz="0" w:space="0" w:color="auto"/>
        <w:left w:val="none" w:sz="0" w:space="0" w:color="auto"/>
        <w:bottom w:val="none" w:sz="0" w:space="0" w:color="auto"/>
        <w:right w:val="none" w:sz="0" w:space="0" w:color="auto"/>
      </w:divBdr>
    </w:div>
    <w:div w:id="1172528507">
      <w:marLeft w:val="640"/>
      <w:marRight w:val="0"/>
      <w:marTop w:val="0"/>
      <w:marBottom w:val="0"/>
      <w:divBdr>
        <w:top w:val="none" w:sz="0" w:space="0" w:color="auto"/>
        <w:left w:val="none" w:sz="0" w:space="0" w:color="auto"/>
        <w:bottom w:val="none" w:sz="0" w:space="0" w:color="auto"/>
        <w:right w:val="none" w:sz="0" w:space="0" w:color="auto"/>
      </w:divBdr>
    </w:div>
    <w:div w:id="1172646182">
      <w:marLeft w:val="640"/>
      <w:marRight w:val="0"/>
      <w:marTop w:val="0"/>
      <w:marBottom w:val="0"/>
      <w:divBdr>
        <w:top w:val="none" w:sz="0" w:space="0" w:color="auto"/>
        <w:left w:val="none" w:sz="0" w:space="0" w:color="auto"/>
        <w:bottom w:val="none" w:sz="0" w:space="0" w:color="auto"/>
        <w:right w:val="none" w:sz="0" w:space="0" w:color="auto"/>
      </w:divBdr>
    </w:div>
    <w:div w:id="1172722020">
      <w:marLeft w:val="640"/>
      <w:marRight w:val="0"/>
      <w:marTop w:val="0"/>
      <w:marBottom w:val="0"/>
      <w:divBdr>
        <w:top w:val="none" w:sz="0" w:space="0" w:color="auto"/>
        <w:left w:val="none" w:sz="0" w:space="0" w:color="auto"/>
        <w:bottom w:val="none" w:sz="0" w:space="0" w:color="auto"/>
        <w:right w:val="none" w:sz="0" w:space="0" w:color="auto"/>
      </w:divBdr>
    </w:div>
    <w:div w:id="1172723017">
      <w:marLeft w:val="640"/>
      <w:marRight w:val="0"/>
      <w:marTop w:val="0"/>
      <w:marBottom w:val="0"/>
      <w:divBdr>
        <w:top w:val="none" w:sz="0" w:space="0" w:color="auto"/>
        <w:left w:val="none" w:sz="0" w:space="0" w:color="auto"/>
        <w:bottom w:val="none" w:sz="0" w:space="0" w:color="auto"/>
        <w:right w:val="none" w:sz="0" w:space="0" w:color="auto"/>
      </w:divBdr>
    </w:div>
    <w:div w:id="1172989933">
      <w:marLeft w:val="640"/>
      <w:marRight w:val="0"/>
      <w:marTop w:val="0"/>
      <w:marBottom w:val="0"/>
      <w:divBdr>
        <w:top w:val="none" w:sz="0" w:space="0" w:color="auto"/>
        <w:left w:val="none" w:sz="0" w:space="0" w:color="auto"/>
        <w:bottom w:val="none" w:sz="0" w:space="0" w:color="auto"/>
        <w:right w:val="none" w:sz="0" w:space="0" w:color="auto"/>
      </w:divBdr>
    </w:div>
    <w:div w:id="1172993309">
      <w:marLeft w:val="640"/>
      <w:marRight w:val="0"/>
      <w:marTop w:val="0"/>
      <w:marBottom w:val="0"/>
      <w:divBdr>
        <w:top w:val="none" w:sz="0" w:space="0" w:color="auto"/>
        <w:left w:val="none" w:sz="0" w:space="0" w:color="auto"/>
        <w:bottom w:val="none" w:sz="0" w:space="0" w:color="auto"/>
        <w:right w:val="none" w:sz="0" w:space="0" w:color="auto"/>
      </w:divBdr>
    </w:div>
    <w:div w:id="1173030744">
      <w:marLeft w:val="640"/>
      <w:marRight w:val="0"/>
      <w:marTop w:val="0"/>
      <w:marBottom w:val="0"/>
      <w:divBdr>
        <w:top w:val="none" w:sz="0" w:space="0" w:color="auto"/>
        <w:left w:val="none" w:sz="0" w:space="0" w:color="auto"/>
        <w:bottom w:val="none" w:sz="0" w:space="0" w:color="auto"/>
        <w:right w:val="none" w:sz="0" w:space="0" w:color="auto"/>
      </w:divBdr>
    </w:div>
    <w:div w:id="1173033312">
      <w:marLeft w:val="640"/>
      <w:marRight w:val="0"/>
      <w:marTop w:val="0"/>
      <w:marBottom w:val="0"/>
      <w:divBdr>
        <w:top w:val="none" w:sz="0" w:space="0" w:color="auto"/>
        <w:left w:val="none" w:sz="0" w:space="0" w:color="auto"/>
        <w:bottom w:val="none" w:sz="0" w:space="0" w:color="auto"/>
        <w:right w:val="none" w:sz="0" w:space="0" w:color="auto"/>
      </w:divBdr>
    </w:div>
    <w:div w:id="1173179447">
      <w:marLeft w:val="640"/>
      <w:marRight w:val="0"/>
      <w:marTop w:val="0"/>
      <w:marBottom w:val="0"/>
      <w:divBdr>
        <w:top w:val="none" w:sz="0" w:space="0" w:color="auto"/>
        <w:left w:val="none" w:sz="0" w:space="0" w:color="auto"/>
        <w:bottom w:val="none" w:sz="0" w:space="0" w:color="auto"/>
        <w:right w:val="none" w:sz="0" w:space="0" w:color="auto"/>
      </w:divBdr>
    </w:div>
    <w:div w:id="1173185864">
      <w:marLeft w:val="640"/>
      <w:marRight w:val="0"/>
      <w:marTop w:val="0"/>
      <w:marBottom w:val="0"/>
      <w:divBdr>
        <w:top w:val="none" w:sz="0" w:space="0" w:color="auto"/>
        <w:left w:val="none" w:sz="0" w:space="0" w:color="auto"/>
        <w:bottom w:val="none" w:sz="0" w:space="0" w:color="auto"/>
        <w:right w:val="none" w:sz="0" w:space="0" w:color="auto"/>
      </w:divBdr>
    </w:div>
    <w:div w:id="1173451428">
      <w:marLeft w:val="640"/>
      <w:marRight w:val="0"/>
      <w:marTop w:val="0"/>
      <w:marBottom w:val="0"/>
      <w:divBdr>
        <w:top w:val="none" w:sz="0" w:space="0" w:color="auto"/>
        <w:left w:val="none" w:sz="0" w:space="0" w:color="auto"/>
        <w:bottom w:val="none" w:sz="0" w:space="0" w:color="auto"/>
        <w:right w:val="none" w:sz="0" w:space="0" w:color="auto"/>
      </w:divBdr>
    </w:div>
    <w:div w:id="1173489704">
      <w:marLeft w:val="640"/>
      <w:marRight w:val="0"/>
      <w:marTop w:val="0"/>
      <w:marBottom w:val="0"/>
      <w:divBdr>
        <w:top w:val="none" w:sz="0" w:space="0" w:color="auto"/>
        <w:left w:val="none" w:sz="0" w:space="0" w:color="auto"/>
        <w:bottom w:val="none" w:sz="0" w:space="0" w:color="auto"/>
        <w:right w:val="none" w:sz="0" w:space="0" w:color="auto"/>
      </w:divBdr>
    </w:div>
    <w:div w:id="1173498245">
      <w:marLeft w:val="640"/>
      <w:marRight w:val="0"/>
      <w:marTop w:val="0"/>
      <w:marBottom w:val="0"/>
      <w:divBdr>
        <w:top w:val="none" w:sz="0" w:space="0" w:color="auto"/>
        <w:left w:val="none" w:sz="0" w:space="0" w:color="auto"/>
        <w:bottom w:val="none" w:sz="0" w:space="0" w:color="auto"/>
        <w:right w:val="none" w:sz="0" w:space="0" w:color="auto"/>
      </w:divBdr>
    </w:div>
    <w:div w:id="1173882676">
      <w:marLeft w:val="640"/>
      <w:marRight w:val="0"/>
      <w:marTop w:val="0"/>
      <w:marBottom w:val="0"/>
      <w:divBdr>
        <w:top w:val="none" w:sz="0" w:space="0" w:color="auto"/>
        <w:left w:val="none" w:sz="0" w:space="0" w:color="auto"/>
        <w:bottom w:val="none" w:sz="0" w:space="0" w:color="auto"/>
        <w:right w:val="none" w:sz="0" w:space="0" w:color="auto"/>
      </w:divBdr>
    </w:div>
    <w:div w:id="1173908889">
      <w:marLeft w:val="640"/>
      <w:marRight w:val="0"/>
      <w:marTop w:val="0"/>
      <w:marBottom w:val="0"/>
      <w:divBdr>
        <w:top w:val="none" w:sz="0" w:space="0" w:color="auto"/>
        <w:left w:val="none" w:sz="0" w:space="0" w:color="auto"/>
        <w:bottom w:val="none" w:sz="0" w:space="0" w:color="auto"/>
        <w:right w:val="none" w:sz="0" w:space="0" w:color="auto"/>
      </w:divBdr>
    </w:div>
    <w:div w:id="1173910742">
      <w:marLeft w:val="640"/>
      <w:marRight w:val="0"/>
      <w:marTop w:val="0"/>
      <w:marBottom w:val="0"/>
      <w:divBdr>
        <w:top w:val="none" w:sz="0" w:space="0" w:color="auto"/>
        <w:left w:val="none" w:sz="0" w:space="0" w:color="auto"/>
        <w:bottom w:val="none" w:sz="0" w:space="0" w:color="auto"/>
        <w:right w:val="none" w:sz="0" w:space="0" w:color="auto"/>
      </w:divBdr>
    </w:div>
    <w:div w:id="1173953705">
      <w:marLeft w:val="640"/>
      <w:marRight w:val="0"/>
      <w:marTop w:val="0"/>
      <w:marBottom w:val="0"/>
      <w:divBdr>
        <w:top w:val="none" w:sz="0" w:space="0" w:color="auto"/>
        <w:left w:val="none" w:sz="0" w:space="0" w:color="auto"/>
        <w:bottom w:val="none" w:sz="0" w:space="0" w:color="auto"/>
        <w:right w:val="none" w:sz="0" w:space="0" w:color="auto"/>
      </w:divBdr>
    </w:div>
    <w:div w:id="1173956072">
      <w:marLeft w:val="640"/>
      <w:marRight w:val="0"/>
      <w:marTop w:val="0"/>
      <w:marBottom w:val="0"/>
      <w:divBdr>
        <w:top w:val="none" w:sz="0" w:space="0" w:color="auto"/>
        <w:left w:val="none" w:sz="0" w:space="0" w:color="auto"/>
        <w:bottom w:val="none" w:sz="0" w:space="0" w:color="auto"/>
        <w:right w:val="none" w:sz="0" w:space="0" w:color="auto"/>
      </w:divBdr>
    </w:div>
    <w:div w:id="1174026835">
      <w:marLeft w:val="640"/>
      <w:marRight w:val="0"/>
      <w:marTop w:val="0"/>
      <w:marBottom w:val="0"/>
      <w:divBdr>
        <w:top w:val="none" w:sz="0" w:space="0" w:color="auto"/>
        <w:left w:val="none" w:sz="0" w:space="0" w:color="auto"/>
        <w:bottom w:val="none" w:sz="0" w:space="0" w:color="auto"/>
        <w:right w:val="none" w:sz="0" w:space="0" w:color="auto"/>
      </w:divBdr>
    </w:div>
    <w:div w:id="1174027358">
      <w:marLeft w:val="640"/>
      <w:marRight w:val="0"/>
      <w:marTop w:val="0"/>
      <w:marBottom w:val="0"/>
      <w:divBdr>
        <w:top w:val="none" w:sz="0" w:space="0" w:color="auto"/>
        <w:left w:val="none" w:sz="0" w:space="0" w:color="auto"/>
        <w:bottom w:val="none" w:sz="0" w:space="0" w:color="auto"/>
        <w:right w:val="none" w:sz="0" w:space="0" w:color="auto"/>
      </w:divBdr>
    </w:div>
    <w:div w:id="1174028571">
      <w:marLeft w:val="640"/>
      <w:marRight w:val="0"/>
      <w:marTop w:val="0"/>
      <w:marBottom w:val="0"/>
      <w:divBdr>
        <w:top w:val="none" w:sz="0" w:space="0" w:color="auto"/>
        <w:left w:val="none" w:sz="0" w:space="0" w:color="auto"/>
        <w:bottom w:val="none" w:sz="0" w:space="0" w:color="auto"/>
        <w:right w:val="none" w:sz="0" w:space="0" w:color="auto"/>
      </w:divBdr>
    </w:div>
    <w:div w:id="1174107434">
      <w:marLeft w:val="640"/>
      <w:marRight w:val="0"/>
      <w:marTop w:val="0"/>
      <w:marBottom w:val="0"/>
      <w:divBdr>
        <w:top w:val="none" w:sz="0" w:space="0" w:color="auto"/>
        <w:left w:val="none" w:sz="0" w:space="0" w:color="auto"/>
        <w:bottom w:val="none" w:sz="0" w:space="0" w:color="auto"/>
        <w:right w:val="none" w:sz="0" w:space="0" w:color="auto"/>
      </w:divBdr>
    </w:div>
    <w:div w:id="1174225737">
      <w:marLeft w:val="640"/>
      <w:marRight w:val="0"/>
      <w:marTop w:val="0"/>
      <w:marBottom w:val="0"/>
      <w:divBdr>
        <w:top w:val="none" w:sz="0" w:space="0" w:color="auto"/>
        <w:left w:val="none" w:sz="0" w:space="0" w:color="auto"/>
        <w:bottom w:val="none" w:sz="0" w:space="0" w:color="auto"/>
        <w:right w:val="none" w:sz="0" w:space="0" w:color="auto"/>
      </w:divBdr>
    </w:div>
    <w:div w:id="1174295469">
      <w:marLeft w:val="640"/>
      <w:marRight w:val="0"/>
      <w:marTop w:val="0"/>
      <w:marBottom w:val="0"/>
      <w:divBdr>
        <w:top w:val="none" w:sz="0" w:space="0" w:color="auto"/>
        <w:left w:val="none" w:sz="0" w:space="0" w:color="auto"/>
        <w:bottom w:val="none" w:sz="0" w:space="0" w:color="auto"/>
        <w:right w:val="none" w:sz="0" w:space="0" w:color="auto"/>
      </w:divBdr>
    </w:div>
    <w:div w:id="1174685915">
      <w:marLeft w:val="640"/>
      <w:marRight w:val="0"/>
      <w:marTop w:val="0"/>
      <w:marBottom w:val="0"/>
      <w:divBdr>
        <w:top w:val="none" w:sz="0" w:space="0" w:color="auto"/>
        <w:left w:val="none" w:sz="0" w:space="0" w:color="auto"/>
        <w:bottom w:val="none" w:sz="0" w:space="0" w:color="auto"/>
        <w:right w:val="none" w:sz="0" w:space="0" w:color="auto"/>
      </w:divBdr>
    </w:div>
    <w:div w:id="1174689390">
      <w:marLeft w:val="640"/>
      <w:marRight w:val="0"/>
      <w:marTop w:val="0"/>
      <w:marBottom w:val="0"/>
      <w:divBdr>
        <w:top w:val="none" w:sz="0" w:space="0" w:color="auto"/>
        <w:left w:val="none" w:sz="0" w:space="0" w:color="auto"/>
        <w:bottom w:val="none" w:sz="0" w:space="0" w:color="auto"/>
        <w:right w:val="none" w:sz="0" w:space="0" w:color="auto"/>
      </w:divBdr>
    </w:div>
    <w:div w:id="1174757852">
      <w:marLeft w:val="640"/>
      <w:marRight w:val="0"/>
      <w:marTop w:val="0"/>
      <w:marBottom w:val="0"/>
      <w:divBdr>
        <w:top w:val="none" w:sz="0" w:space="0" w:color="auto"/>
        <w:left w:val="none" w:sz="0" w:space="0" w:color="auto"/>
        <w:bottom w:val="none" w:sz="0" w:space="0" w:color="auto"/>
        <w:right w:val="none" w:sz="0" w:space="0" w:color="auto"/>
      </w:divBdr>
    </w:div>
    <w:div w:id="1174760513">
      <w:marLeft w:val="640"/>
      <w:marRight w:val="0"/>
      <w:marTop w:val="0"/>
      <w:marBottom w:val="0"/>
      <w:divBdr>
        <w:top w:val="none" w:sz="0" w:space="0" w:color="auto"/>
        <w:left w:val="none" w:sz="0" w:space="0" w:color="auto"/>
        <w:bottom w:val="none" w:sz="0" w:space="0" w:color="auto"/>
        <w:right w:val="none" w:sz="0" w:space="0" w:color="auto"/>
      </w:divBdr>
    </w:div>
    <w:div w:id="1174806526">
      <w:marLeft w:val="640"/>
      <w:marRight w:val="0"/>
      <w:marTop w:val="0"/>
      <w:marBottom w:val="0"/>
      <w:divBdr>
        <w:top w:val="none" w:sz="0" w:space="0" w:color="auto"/>
        <w:left w:val="none" w:sz="0" w:space="0" w:color="auto"/>
        <w:bottom w:val="none" w:sz="0" w:space="0" w:color="auto"/>
        <w:right w:val="none" w:sz="0" w:space="0" w:color="auto"/>
      </w:divBdr>
    </w:div>
    <w:div w:id="1174951244">
      <w:marLeft w:val="640"/>
      <w:marRight w:val="0"/>
      <w:marTop w:val="0"/>
      <w:marBottom w:val="0"/>
      <w:divBdr>
        <w:top w:val="none" w:sz="0" w:space="0" w:color="auto"/>
        <w:left w:val="none" w:sz="0" w:space="0" w:color="auto"/>
        <w:bottom w:val="none" w:sz="0" w:space="0" w:color="auto"/>
        <w:right w:val="none" w:sz="0" w:space="0" w:color="auto"/>
      </w:divBdr>
    </w:div>
    <w:div w:id="1174955869">
      <w:marLeft w:val="640"/>
      <w:marRight w:val="0"/>
      <w:marTop w:val="0"/>
      <w:marBottom w:val="0"/>
      <w:divBdr>
        <w:top w:val="none" w:sz="0" w:space="0" w:color="auto"/>
        <w:left w:val="none" w:sz="0" w:space="0" w:color="auto"/>
        <w:bottom w:val="none" w:sz="0" w:space="0" w:color="auto"/>
        <w:right w:val="none" w:sz="0" w:space="0" w:color="auto"/>
      </w:divBdr>
    </w:div>
    <w:div w:id="1175026842">
      <w:marLeft w:val="640"/>
      <w:marRight w:val="0"/>
      <w:marTop w:val="0"/>
      <w:marBottom w:val="0"/>
      <w:divBdr>
        <w:top w:val="none" w:sz="0" w:space="0" w:color="auto"/>
        <w:left w:val="none" w:sz="0" w:space="0" w:color="auto"/>
        <w:bottom w:val="none" w:sz="0" w:space="0" w:color="auto"/>
        <w:right w:val="none" w:sz="0" w:space="0" w:color="auto"/>
      </w:divBdr>
    </w:div>
    <w:div w:id="1175072117">
      <w:marLeft w:val="640"/>
      <w:marRight w:val="0"/>
      <w:marTop w:val="0"/>
      <w:marBottom w:val="0"/>
      <w:divBdr>
        <w:top w:val="none" w:sz="0" w:space="0" w:color="auto"/>
        <w:left w:val="none" w:sz="0" w:space="0" w:color="auto"/>
        <w:bottom w:val="none" w:sz="0" w:space="0" w:color="auto"/>
        <w:right w:val="none" w:sz="0" w:space="0" w:color="auto"/>
      </w:divBdr>
    </w:div>
    <w:div w:id="1175267199">
      <w:marLeft w:val="640"/>
      <w:marRight w:val="0"/>
      <w:marTop w:val="0"/>
      <w:marBottom w:val="0"/>
      <w:divBdr>
        <w:top w:val="none" w:sz="0" w:space="0" w:color="auto"/>
        <w:left w:val="none" w:sz="0" w:space="0" w:color="auto"/>
        <w:bottom w:val="none" w:sz="0" w:space="0" w:color="auto"/>
        <w:right w:val="none" w:sz="0" w:space="0" w:color="auto"/>
      </w:divBdr>
    </w:div>
    <w:div w:id="1175269905">
      <w:marLeft w:val="640"/>
      <w:marRight w:val="0"/>
      <w:marTop w:val="0"/>
      <w:marBottom w:val="0"/>
      <w:divBdr>
        <w:top w:val="none" w:sz="0" w:space="0" w:color="auto"/>
        <w:left w:val="none" w:sz="0" w:space="0" w:color="auto"/>
        <w:bottom w:val="none" w:sz="0" w:space="0" w:color="auto"/>
        <w:right w:val="none" w:sz="0" w:space="0" w:color="auto"/>
      </w:divBdr>
    </w:div>
    <w:div w:id="1175337346">
      <w:marLeft w:val="480"/>
      <w:marRight w:val="0"/>
      <w:marTop w:val="0"/>
      <w:marBottom w:val="0"/>
      <w:divBdr>
        <w:top w:val="none" w:sz="0" w:space="0" w:color="auto"/>
        <w:left w:val="none" w:sz="0" w:space="0" w:color="auto"/>
        <w:bottom w:val="none" w:sz="0" w:space="0" w:color="auto"/>
        <w:right w:val="none" w:sz="0" w:space="0" w:color="auto"/>
      </w:divBdr>
    </w:div>
    <w:div w:id="1175339713">
      <w:marLeft w:val="640"/>
      <w:marRight w:val="0"/>
      <w:marTop w:val="0"/>
      <w:marBottom w:val="0"/>
      <w:divBdr>
        <w:top w:val="none" w:sz="0" w:space="0" w:color="auto"/>
        <w:left w:val="none" w:sz="0" w:space="0" w:color="auto"/>
        <w:bottom w:val="none" w:sz="0" w:space="0" w:color="auto"/>
        <w:right w:val="none" w:sz="0" w:space="0" w:color="auto"/>
      </w:divBdr>
    </w:div>
    <w:div w:id="1175388954">
      <w:marLeft w:val="640"/>
      <w:marRight w:val="0"/>
      <w:marTop w:val="0"/>
      <w:marBottom w:val="0"/>
      <w:divBdr>
        <w:top w:val="none" w:sz="0" w:space="0" w:color="auto"/>
        <w:left w:val="none" w:sz="0" w:space="0" w:color="auto"/>
        <w:bottom w:val="none" w:sz="0" w:space="0" w:color="auto"/>
        <w:right w:val="none" w:sz="0" w:space="0" w:color="auto"/>
      </w:divBdr>
    </w:div>
    <w:div w:id="1175536621">
      <w:marLeft w:val="640"/>
      <w:marRight w:val="0"/>
      <w:marTop w:val="0"/>
      <w:marBottom w:val="0"/>
      <w:divBdr>
        <w:top w:val="none" w:sz="0" w:space="0" w:color="auto"/>
        <w:left w:val="none" w:sz="0" w:space="0" w:color="auto"/>
        <w:bottom w:val="none" w:sz="0" w:space="0" w:color="auto"/>
        <w:right w:val="none" w:sz="0" w:space="0" w:color="auto"/>
      </w:divBdr>
    </w:div>
    <w:div w:id="1175655352">
      <w:marLeft w:val="640"/>
      <w:marRight w:val="0"/>
      <w:marTop w:val="0"/>
      <w:marBottom w:val="0"/>
      <w:divBdr>
        <w:top w:val="none" w:sz="0" w:space="0" w:color="auto"/>
        <w:left w:val="none" w:sz="0" w:space="0" w:color="auto"/>
        <w:bottom w:val="none" w:sz="0" w:space="0" w:color="auto"/>
        <w:right w:val="none" w:sz="0" w:space="0" w:color="auto"/>
      </w:divBdr>
    </w:div>
    <w:div w:id="1175876699">
      <w:marLeft w:val="640"/>
      <w:marRight w:val="0"/>
      <w:marTop w:val="0"/>
      <w:marBottom w:val="0"/>
      <w:divBdr>
        <w:top w:val="none" w:sz="0" w:space="0" w:color="auto"/>
        <w:left w:val="none" w:sz="0" w:space="0" w:color="auto"/>
        <w:bottom w:val="none" w:sz="0" w:space="0" w:color="auto"/>
        <w:right w:val="none" w:sz="0" w:space="0" w:color="auto"/>
      </w:divBdr>
    </w:div>
    <w:div w:id="1175879031">
      <w:marLeft w:val="640"/>
      <w:marRight w:val="0"/>
      <w:marTop w:val="0"/>
      <w:marBottom w:val="0"/>
      <w:divBdr>
        <w:top w:val="none" w:sz="0" w:space="0" w:color="auto"/>
        <w:left w:val="none" w:sz="0" w:space="0" w:color="auto"/>
        <w:bottom w:val="none" w:sz="0" w:space="0" w:color="auto"/>
        <w:right w:val="none" w:sz="0" w:space="0" w:color="auto"/>
      </w:divBdr>
    </w:div>
    <w:div w:id="1175992953">
      <w:marLeft w:val="640"/>
      <w:marRight w:val="0"/>
      <w:marTop w:val="0"/>
      <w:marBottom w:val="0"/>
      <w:divBdr>
        <w:top w:val="none" w:sz="0" w:space="0" w:color="auto"/>
        <w:left w:val="none" w:sz="0" w:space="0" w:color="auto"/>
        <w:bottom w:val="none" w:sz="0" w:space="0" w:color="auto"/>
        <w:right w:val="none" w:sz="0" w:space="0" w:color="auto"/>
      </w:divBdr>
    </w:div>
    <w:div w:id="1176001758">
      <w:marLeft w:val="640"/>
      <w:marRight w:val="0"/>
      <w:marTop w:val="0"/>
      <w:marBottom w:val="0"/>
      <w:divBdr>
        <w:top w:val="none" w:sz="0" w:space="0" w:color="auto"/>
        <w:left w:val="none" w:sz="0" w:space="0" w:color="auto"/>
        <w:bottom w:val="none" w:sz="0" w:space="0" w:color="auto"/>
        <w:right w:val="none" w:sz="0" w:space="0" w:color="auto"/>
      </w:divBdr>
    </w:div>
    <w:div w:id="1176070228">
      <w:marLeft w:val="640"/>
      <w:marRight w:val="0"/>
      <w:marTop w:val="0"/>
      <w:marBottom w:val="0"/>
      <w:divBdr>
        <w:top w:val="none" w:sz="0" w:space="0" w:color="auto"/>
        <w:left w:val="none" w:sz="0" w:space="0" w:color="auto"/>
        <w:bottom w:val="none" w:sz="0" w:space="0" w:color="auto"/>
        <w:right w:val="none" w:sz="0" w:space="0" w:color="auto"/>
      </w:divBdr>
    </w:div>
    <w:div w:id="1176075330">
      <w:marLeft w:val="640"/>
      <w:marRight w:val="0"/>
      <w:marTop w:val="0"/>
      <w:marBottom w:val="0"/>
      <w:divBdr>
        <w:top w:val="none" w:sz="0" w:space="0" w:color="auto"/>
        <w:left w:val="none" w:sz="0" w:space="0" w:color="auto"/>
        <w:bottom w:val="none" w:sz="0" w:space="0" w:color="auto"/>
        <w:right w:val="none" w:sz="0" w:space="0" w:color="auto"/>
      </w:divBdr>
    </w:div>
    <w:div w:id="1176114863">
      <w:marLeft w:val="640"/>
      <w:marRight w:val="0"/>
      <w:marTop w:val="0"/>
      <w:marBottom w:val="0"/>
      <w:divBdr>
        <w:top w:val="none" w:sz="0" w:space="0" w:color="auto"/>
        <w:left w:val="none" w:sz="0" w:space="0" w:color="auto"/>
        <w:bottom w:val="none" w:sz="0" w:space="0" w:color="auto"/>
        <w:right w:val="none" w:sz="0" w:space="0" w:color="auto"/>
      </w:divBdr>
    </w:div>
    <w:div w:id="1176187344">
      <w:marLeft w:val="640"/>
      <w:marRight w:val="0"/>
      <w:marTop w:val="0"/>
      <w:marBottom w:val="0"/>
      <w:divBdr>
        <w:top w:val="none" w:sz="0" w:space="0" w:color="auto"/>
        <w:left w:val="none" w:sz="0" w:space="0" w:color="auto"/>
        <w:bottom w:val="none" w:sz="0" w:space="0" w:color="auto"/>
        <w:right w:val="none" w:sz="0" w:space="0" w:color="auto"/>
      </w:divBdr>
    </w:div>
    <w:div w:id="1176190860">
      <w:marLeft w:val="640"/>
      <w:marRight w:val="0"/>
      <w:marTop w:val="0"/>
      <w:marBottom w:val="0"/>
      <w:divBdr>
        <w:top w:val="none" w:sz="0" w:space="0" w:color="auto"/>
        <w:left w:val="none" w:sz="0" w:space="0" w:color="auto"/>
        <w:bottom w:val="none" w:sz="0" w:space="0" w:color="auto"/>
        <w:right w:val="none" w:sz="0" w:space="0" w:color="auto"/>
      </w:divBdr>
    </w:div>
    <w:div w:id="1176267986">
      <w:marLeft w:val="640"/>
      <w:marRight w:val="0"/>
      <w:marTop w:val="0"/>
      <w:marBottom w:val="0"/>
      <w:divBdr>
        <w:top w:val="none" w:sz="0" w:space="0" w:color="auto"/>
        <w:left w:val="none" w:sz="0" w:space="0" w:color="auto"/>
        <w:bottom w:val="none" w:sz="0" w:space="0" w:color="auto"/>
        <w:right w:val="none" w:sz="0" w:space="0" w:color="auto"/>
      </w:divBdr>
    </w:div>
    <w:div w:id="1176381302">
      <w:marLeft w:val="640"/>
      <w:marRight w:val="0"/>
      <w:marTop w:val="0"/>
      <w:marBottom w:val="0"/>
      <w:divBdr>
        <w:top w:val="none" w:sz="0" w:space="0" w:color="auto"/>
        <w:left w:val="none" w:sz="0" w:space="0" w:color="auto"/>
        <w:bottom w:val="none" w:sz="0" w:space="0" w:color="auto"/>
        <w:right w:val="none" w:sz="0" w:space="0" w:color="auto"/>
      </w:divBdr>
    </w:div>
    <w:div w:id="1176386330">
      <w:marLeft w:val="640"/>
      <w:marRight w:val="0"/>
      <w:marTop w:val="0"/>
      <w:marBottom w:val="0"/>
      <w:divBdr>
        <w:top w:val="none" w:sz="0" w:space="0" w:color="auto"/>
        <w:left w:val="none" w:sz="0" w:space="0" w:color="auto"/>
        <w:bottom w:val="none" w:sz="0" w:space="0" w:color="auto"/>
        <w:right w:val="none" w:sz="0" w:space="0" w:color="auto"/>
      </w:divBdr>
    </w:div>
    <w:div w:id="1176459812">
      <w:marLeft w:val="640"/>
      <w:marRight w:val="0"/>
      <w:marTop w:val="0"/>
      <w:marBottom w:val="0"/>
      <w:divBdr>
        <w:top w:val="none" w:sz="0" w:space="0" w:color="auto"/>
        <w:left w:val="none" w:sz="0" w:space="0" w:color="auto"/>
        <w:bottom w:val="none" w:sz="0" w:space="0" w:color="auto"/>
        <w:right w:val="none" w:sz="0" w:space="0" w:color="auto"/>
      </w:divBdr>
    </w:div>
    <w:div w:id="1176530336">
      <w:marLeft w:val="640"/>
      <w:marRight w:val="0"/>
      <w:marTop w:val="0"/>
      <w:marBottom w:val="0"/>
      <w:divBdr>
        <w:top w:val="none" w:sz="0" w:space="0" w:color="auto"/>
        <w:left w:val="none" w:sz="0" w:space="0" w:color="auto"/>
        <w:bottom w:val="none" w:sz="0" w:space="0" w:color="auto"/>
        <w:right w:val="none" w:sz="0" w:space="0" w:color="auto"/>
      </w:divBdr>
    </w:div>
    <w:div w:id="1176534760">
      <w:marLeft w:val="640"/>
      <w:marRight w:val="0"/>
      <w:marTop w:val="0"/>
      <w:marBottom w:val="0"/>
      <w:divBdr>
        <w:top w:val="none" w:sz="0" w:space="0" w:color="auto"/>
        <w:left w:val="none" w:sz="0" w:space="0" w:color="auto"/>
        <w:bottom w:val="none" w:sz="0" w:space="0" w:color="auto"/>
        <w:right w:val="none" w:sz="0" w:space="0" w:color="auto"/>
      </w:divBdr>
    </w:div>
    <w:div w:id="1176572298">
      <w:marLeft w:val="640"/>
      <w:marRight w:val="0"/>
      <w:marTop w:val="0"/>
      <w:marBottom w:val="0"/>
      <w:divBdr>
        <w:top w:val="none" w:sz="0" w:space="0" w:color="auto"/>
        <w:left w:val="none" w:sz="0" w:space="0" w:color="auto"/>
        <w:bottom w:val="none" w:sz="0" w:space="0" w:color="auto"/>
        <w:right w:val="none" w:sz="0" w:space="0" w:color="auto"/>
      </w:divBdr>
    </w:div>
    <w:div w:id="1176650947">
      <w:marLeft w:val="640"/>
      <w:marRight w:val="0"/>
      <w:marTop w:val="0"/>
      <w:marBottom w:val="0"/>
      <w:divBdr>
        <w:top w:val="none" w:sz="0" w:space="0" w:color="auto"/>
        <w:left w:val="none" w:sz="0" w:space="0" w:color="auto"/>
        <w:bottom w:val="none" w:sz="0" w:space="0" w:color="auto"/>
        <w:right w:val="none" w:sz="0" w:space="0" w:color="auto"/>
      </w:divBdr>
    </w:div>
    <w:div w:id="1176922644">
      <w:marLeft w:val="640"/>
      <w:marRight w:val="0"/>
      <w:marTop w:val="0"/>
      <w:marBottom w:val="0"/>
      <w:divBdr>
        <w:top w:val="none" w:sz="0" w:space="0" w:color="auto"/>
        <w:left w:val="none" w:sz="0" w:space="0" w:color="auto"/>
        <w:bottom w:val="none" w:sz="0" w:space="0" w:color="auto"/>
        <w:right w:val="none" w:sz="0" w:space="0" w:color="auto"/>
      </w:divBdr>
    </w:div>
    <w:div w:id="1176962379">
      <w:marLeft w:val="640"/>
      <w:marRight w:val="0"/>
      <w:marTop w:val="0"/>
      <w:marBottom w:val="0"/>
      <w:divBdr>
        <w:top w:val="none" w:sz="0" w:space="0" w:color="auto"/>
        <w:left w:val="none" w:sz="0" w:space="0" w:color="auto"/>
        <w:bottom w:val="none" w:sz="0" w:space="0" w:color="auto"/>
        <w:right w:val="none" w:sz="0" w:space="0" w:color="auto"/>
      </w:divBdr>
    </w:div>
    <w:div w:id="1177036209">
      <w:marLeft w:val="640"/>
      <w:marRight w:val="0"/>
      <w:marTop w:val="0"/>
      <w:marBottom w:val="0"/>
      <w:divBdr>
        <w:top w:val="none" w:sz="0" w:space="0" w:color="auto"/>
        <w:left w:val="none" w:sz="0" w:space="0" w:color="auto"/>
        <w:bottom w:val="none" w:sz="0" w:space="0" w:color="auto"/>
        <w:right w:val="none" w:sz="0" w:space="0" w:color="auto"/>
      </w:divBdr>
    </w:div>
    <w:div w:id="1177036257">
      <w:marLeft w:val="640"/>
      <w:marRight w:val="0"/>
      <w:marTop w:val="0"/>
      <w:marBottom w:val="0"/>
      <w:divBdr>
        <w:top w:val="none" w:sz="0" w:space="0" w:color="auto"/>
        <w:left w:val="none" w:sz="0" w:space="0" w:color="auto"/>
        <w:bottom w:val="none" w:sz="0" w:space="0" w:color="auto"/>
        <w:right w:val="none" w:sz="0" w:space="0" w:color="auto"/>
      </w:divBdr>
    </w:div>
    <w:div w:id="1177039433">
      <w:marLeft w:val="640"/>
      <w:marRight w:val="0"/>
      <w:marTop w:val="0"/>
      <w:marBottom w:val="0"/>
      <w:divBdr>
        <w:top w:val="none" w:sz="0" w:space="0" w:color="auto"/>
        <w:left w:val="none" w:sz="0" w:space="0" w:color="auto"/>
        <w:bottom w:val="none" w:sz="0" w:space="0" w:color="auto"/>
        <w:right w:val="none" w:sz="0" w:space="0" w:color="auto"/>
      </w:divBdr>
    </w:div>
    <w:div w:id="1177040742">
      <w:marLeft w:val="640"/>
      <w:marRight w:val="0"/>
      <w:marTop w:val="0"/>
      <w:marBottom w:val="0"/>
      <w:divBdr>
        <w:top w:val="none" w:sz="0" w:space="0" w:color="auto"/>
        <w:left w:val="none" w:sz="0" w:space="0" w:color="auto"/>
        <w:bottom w:val="none" w:sz="0" w:space="0" w:color="auto"/>
        <w:right w:val="none" w:sz="0" w:space="0" w:color="auto"/>
      </w:divBdr>
    </w:div>
    <w:div w:id="1177112509">
      <w:marLeft w:val="640"/>
      <w:marRight w:val="0"/>
      <w:marTop w:val="0"/>
      <w:marBottom w:val="0"/>
      <w:divBdr>
        <w:top w:val="none" w:sz="0" w:space="0" w:color="auto"/>
        <w:left w:val="none" w:sz="0" w:space="0" w:color="auto"/>
        <w:bottom w:val="none" w:sz="0" w:space="0" w:color="auto"/>
        <w:right w:val="none" w:sz="0" w:space="0" w:color="auto"/>
      </w:divBdr>
    </w:div>
    <w:div w:id="1177158498">
      <w:marLeft w:val="640"/>
      <w:marRight w:val="0"/>
      <w:marTop w:val="0"/>
      <w:marBottom w:val="0"/>
      <w:divBdr>
        <w:top w:val="none" w:sz="0" w:space="0" w:color="auto"/>
        <w:left w:val="none" w:sz="0" w:space="0" w:color="auto"/>
        <w:bottom w:val="none" w:sz="0" w:space="0" w:color="auto"/>
        <w:right w:val="none" w:sz="0" w:space="0" w:color="auto"/>
      </w:divBdr>
    </w:div>
    <w:div w:id="1177185711">
      <w:marLeft w:val="640"/>
      <w:marRight w:val="0"/>
      <w:marTop w:val="0"/>
      <w:marBottom w:val="0"/>
      <w:divBdr>
        <w:top w:val="none" w:sz="0" w:space="0" w:color="auto"/>
        <w:left w:val="none" w:sz="0" w:space="0" w:color="auto"/>
        <w:bottom w:val="none" w:sz="0" w:space="0" w:color="auto"/>
        <w:right w:val="none" w:sz="0" w:space="0" w:color="auto"/>
      </w:divBdr>
    </w:div>
    <w:div w:id="1177229412">
      <w:marLeft w:val="640"/>
      <w:marRight w:val="0"/>
      <w:marTop w:val="0"/>
      <w:marBottom w:val="0"/>
      <w:divBdr>
        <w:top w:val="none" w:sz="0" w:space="0" w:color="auto"/>
        <w:left w:val="none" w:sz="0" w:space="0" w:color="auto"/>
        <w:bottom w:val="none" w:sz="0" w:space="0" w:color="auto"/>
        <w:right w:val="none" w:sz="0" w:space="0" w:color="auto"/>
      </w:divBdr>
    </w:div>
    <w:div w:id="1177232000">
      <w:marLeft w:val="640"/>
      <w:marRight w:val="0"/>
      <w:marTop w:val="0"/>
      <w:marBottom w:val="0"/>
      <w:divBdr>
        <w:top w:val="none" w:sz="0" w:space="0" w:color="auto"/>
        <w:left w:val="none" w:sz="0" w:space="0" w:color="auto"/>
        <w:bottom w:val="none" w:sz="0" w:space="0" w:color="auto"/>
        <w:right w:val="none" w:sz="0" w:space="0" w:color="auto"/>
      </w:divBdr>
    </w:div>
    <w:div w:id="1177234934">
      <w:marLeft w:val="640"/>
      <w:marRight w:val="0"/>
      <w:marTop w:val="0"/>
      <w:marBottom w:val="0"/>
      <w:divBdr>
        <w:top w:val="none" w:sz="0" w:space="0" w:color="auto"/>
        <w:left w:val="none" w:sz="0" w:space="0" w:color="auto"/>
        <w:bottom w:val="none" w:sz="0" w:space="0" w:color="auto"/>
        <w:right w:val="none" w:sz="0" w:space="0" w:color="auto"/>
      </w:divBdr>
    </w:div>
    <w:div w:id="1177302719">
      <w:marLeft w:val="640"/>
      <w:marRight w:val="0"/>
      <w:marTop w:val="0"/>
      <w:marBottom w:val="0"/>
      <w:divBdr>
        <w:top w:val="none" w:sz="0" w:space="0" w:color="auto"/>
        <w:left w:val="none" w:sz="0" w:space="0" w:color="auto"/>
        <w:bottom w:val="none" w:sz="0" w:space="0" w:color="auto"/>
        <w:right w:val="none" w:sz="0" w:space="0" w:color="auto"/>
      </w:divBdr>
    </w:div>
    <w:div w:id="1177306749">
      <w:marLeft w:val="640"/>
      <w:marRight w:val="0"/>
      <w:marTop w:val="0"/>
      <w:marBottom w:val="0"/>
      <w:divBdr>
        <w:top w:val="none" w:sz="0" w:space="0" w:color="auto"/>
        <w:left w:val="none" w:sz="0" w:space="0" w:color="auto"/>
        <w:bottom w:val="none" w:sz="0" w:space="0" w:color="auto"/>
        <w:right w:val="none" w:sz="0" w:space="0" w:color="auto"/>
      </w:divBdr>
    </w:div>
    <w:div w:id="1177309478">
      <w:marLeft w:val="640"/>
      <w:marRight w:val="0"/>
      <w:marTop w:val="0"/>
      <w:marBottom w:val="0"/>
      <w:divBdr>
        <w:top w:val="none" w:sz="0" w:space="0" w:color="auto"/>
        <w:left w:val="none" w:sz="0" w:space="0" w:color="auto"/>
        <w:bottom w:val="none" w:sz="0" w:space="0" w:color="auto"/>
        <w:right w:val="none" w:sz="0" w:space="0" w:color="auto"/>
      </w:divBdr>
    </w:div>
    <w:div w:id="1177312049">
      <w:marLeft w:val="640"/>
      <w:marRight w:val="0"/>
      <w:marTop w:val="0"/>
      <w:marBottom w:val="0"/>
      <w:divBdr>
        <w:top w:val="none" w:sz="0" w:space="0" w:color="auto"/>
        <w:left w:val="none" w:sz="0" w:space="0" w:color="auto"/>
        <w:bottom w:val="none" w:sz="0" w:space="0" w:color="auto"/>
        <w:right w:val="none" w:sz="0" w:space="0" w:color="auto"/>
      </w:divBdr>
    </w:div>
    <w:div w:id="1177387002">
      <w:marLeft w:val="640"/>
      <w:marRight w:val="0"/>
      <w:marTop w:val="0"/>
      <w:marBottom w:val="0"/>
      <w:divBdr>
        <w:top w:val="none" w:sz="0" w:space="0" w:color="auto"/>
        <w:left w:val="none" w:sz="0" w:space="0" w:color="auto"/>
        <w:bottom w:val="none" w:sz="0" w:space="0" w:color="auto"/>
        <w:right w:val="none" w:sz="0" w:space="0" w:color="auto"/>
      </w:divBdr>
    </w:div>
    <w:div w:id="1177499895">
      <w:marLeft w:val="640"/>
      <w:marRight w:val="0"/>
      <w:marTop w:val="0"/>
      <w:marBottom w:val="0"/>
      <w:divBdr>
        <w:top w:val="none" w:sz="0" w:space="0" w:color="auto"/>
        <w:left w:val="none" w:sz="0" w:space="0" w:color="auto"/>
        <w:bottom w:val="none" w:sz="0" w:space="0" w:color="auto"/>
        <w:right w:val="none" w:sz="0" w:space="0" w:color="auto"/>
      </w:divBdr>
    </w:div>
    <w:div w:id="1177504672">
      <w:marLeft w:val="640"/>
      <w:marRight w:val="0"/>
      <w:marTop w:val="0"/>
      <w:marBottom w:val="0"/>
      <w:divBdr>
        <w:top w:val="none" w:sz="0" w:space="0" w:color="auto"/>
        <w:left w:val="none" w:sz="0" w:space="0" w:color="auto"/>
        <w:bottom w:val="none" w:sz="0" w:space="0" w:color="auto"/>
        <w:right w:val="none" w:sz="0" w:space="0" w:color="auto"/>
      </w:divBdr>
    </w:div>
    <w:div w:id="1177575340">
      <w:marLeft w:val="640"/>
      <w:marRight w:val="0"/>
      <w:marTop w:val="0"/>
      <w:marBottom w:val="0"/>
      <w:divBdr>
        <w:top w:val="none" w:sz="0" w:space="0" w:color="auto"/>
        <w:left w:val="none" w:sz="0" w:space="0" w:color="auto"/>
        <w:bottom w:val="none" w:sz="0" w:space="0" w:color="auto"/>
        <w:right w:val="none" w:sz="0" w:space="0" w:color="auto"/>
      </w:divBdr>
    </w:div>
    <w:div w:id="1177692067">
      <w:marLeft w:val="640"/>
      <w:marRight w:val="0"/>
      <w:marTop w:val="0"/>
      <w:marBottom w:val="0"/>
      <w:divBdr>
        <w:top w:val="none" w:sz="0" w:space="0" w:color="auto"/>
        <w:left w:val="none" w:sz="0" w:space="0" w:color="auto"/>
        <w:bottom w:val="none" w:sz="0" w:space="0" w:color="auto"/>
        <w:right w:val="none" w:sz="0" w:space="0" w:color="auto"/>
      </w:divBdr>
    </w:div>
    <w:div w:id="1177957858">
      <w:marLeft w:val="640"/>
      <w:marRight w:val="0"/>
      <w:marTop w:val="0"/>
      <w:marBottom w:val="0"/>
      <w:divBdr>
        <w:top w:val="none" w:sz="0" w:space="0" w:color="auto"/>
        <w:left w:val="none" w:sz="0" w:space="0" w:color="auto"/>
        <w:bottom w:val="none" w:sz="0" w:space="0" w:color="auto"/>
        <w:right w:val="none" w:sz="0" w:space="0" w:color="auto"/>
      </w:divBdr>
    </w:div>
    <w:div w:id="1177958245">
      <w:marLeft w:val="640"/>
      <w:marRight w:val="0"/>
      <w:marTop w:val="0"/>
      <w:marBottom w:val="0"/>
      <w:divBdr>
        <w:top w:val="none" w:sz="0" w:space="0" w:color="auto"/>
        <w:left w:val="none" w:sz="0" w:space="0" w:color="auto"/>
        <w:bottom w:val="none" w:sz="0" w:space="0" w:color="auto"/>
        <w:right w:val="none" w:sz="0" w:space="0" w:color="auto"/>
      </w:divBdr>
    </w:div>
    <w:div w:id="1178076169">
      <w:marLeft w:val="640"/>
      <w:marRight w:val="0"/>
      <w:marTop w:val="0"/>
      <w:marBottom w:val="0"/>
      <w:divBdr>
        <w:top w:val="none" w:sz="0" w:space="0" w:color="auto"/>
        <w:left w:val="none" w:sz="0" w:space="0" w:color="auto"/>
        <w:bottom w:val="none" w:sz="0" w:space="0" w:color="auto"/>
        <w:right w:val="none" w:sz="0" w:space="0" w:color="auto"/>
      </w:divBdr>
    </w:div>
    <w:div w:id="1178154751">
      <w:marLeft w:val="640"/>
      <w:marRight w:val="0"/>
      <w:marTop w:val="0"/>
      <w:marBottom w:val="0"/>
      <w:divBdr>
        <w:top w:val="none" w:sz="0" w:space="0" w:color="auto"/>
        <w:left w:val="none" w:sz="0" w:space="0" w:color="auto"/>
        <w:bottom w:val="none" w:sz="0" w:space="0" w:color="auto"/>
        <w:right w:val="none" w:sz="0" w:space="0" w:color="auto"/>
      </w:divBdr>
    </w:div>
    <w:div w:id="1178159052">
      <w:marLeft w:val="640"/>
      <w:marRight w:val="0"/>
      <w:marTop w:val="0"/>
      <w:marBottom w:val="0"/>
      <w:divBdr>
        <w:top w:val="none" w:sz="0" w:space="0" w:color="auto"/>
        <w:left w:val="none" w:sz="0" w:space="0" w:color="auto"/>
        <w:bottom w:val="none" w:sz="0" w:space="0" w:color="auto"/>
        <w:right w:val="none" w:sz="0" w:space="0" w:color="auto"/>
      </w:divBdr>
    </w:div>
    <w:div w:id="1178348108">
      <w:marLeft w:val="640"/>
      <w:marRight w:val="0"/>
      <w:marTop w:val="0"/>
      <w:marBottom w:val="0"/>
      <w:divBdr>
        <w:top w:val="none" w:sz="0" w:space="0" w:color="auto"/>
        <w:left w:val="none" w:sz="0" w:space="0" w:color="auto"/>
        <w:bottom w:val="none" w:sz="0" w:space="0" w:color="auto"/>
        <w:right w:val="none" w:sz="0" w:space="0" w:color="auto"/>
      </w:divBdr>
    </w:div>
    <w:div w:id="1178348903">
      <w:marLeft w:val="640"/>
      <w:marRight w:val="0"/>
      <w:marTop w:val="0"/>
      <w:marBottom w:val="0"/>
      <w:divBdr>
        <w:top w:val="none" w:sz="0" w:space="0" w:color="auto"/>
        <w:left w:val="none" w:sz="0" w:space="0" w:color="auto"/>
        <w:bottom w:val="none" w:sz="0" w:space="0" w:color="auto"/>
        <w:right w:val="none" w:sz="0" w:space="0" w:color="auto"/>
      </w:divBdr>
    </w:div>
    <w:div w:id="1178427289">
      <w:marLeft w:val="640"/>
      <w:marRight w:val="0"/>
      <w:marTop w:val="0"/>
      <w:marBottom w:val="0"/>
      <w:divBdr>
        <w:top w:val="none" w:sz="0" w:space="0" w:color="auto"/>
        <w:left w:val="none" w:sz="0" w:space="0" w:color="auto"/>
        <w:bottom w:val="none" w:sz="0" w:space="0" w:color="auto"/>
        <w:right w:val="none" w:sz="0" w:space="0" w:color="auto"/>
      </w:divBdr>
    </w:div>
    <w:div w:id="1178469994">
      <w:marLeft w:val="640"/>
      <w:marRight w:val="0"/>
      <w:marTop w:val="0"/>
      <w:marBottom w:val="0"/>
      <w:divBdr>
        <w:top w:val="none" w:sz="0" w:space="0" w:color="auto"/>
        <w:left w:val="none" w:sz="0" w:space="0" w:color="auto"/>
        <w:bottom w:val="none" w:sz="0" w:space="0" w:color="auto"/>
        <w:right w:val="none" w:sz="0" w:space="0" w:color="auto"/>
      </w:divBdr>
    </w:div>
    <w:div w:id="1178472154">
      <w:marLeft w:val="640"/>
      <w:marRight w:val="0"/>
      <w:marTop w:val="0"/>
      <w:marBottom w:val="0"/>
      <w:divBdr>
        <w:top w:val="none" w:sz="0" w:space="0" w:color="auto"/>
        <w:left w:val="none" w:sz="0" w:space="0" w:color="auto"/>
        <w:bottom w:val="none" w:sz="0" w:space="0" w:color="auto"/>
        <w:right w:val="none" w:sz="0" w:space="0" w:color="auto"/>
      </w:divBdr>
    </w:div>
    <w:div w:id="1178497521">
      <w:marLeft w:val="640"/>
      <w:marRight w:val="0"/>
      <w:marTop w:val="0"/>
      <w:marBottom w:val="0"/>
      <w:divBdr>
        <w:top w:val="none" w:sz="0" w:space="0" w:color="auto"/>
        <w:left w:val="none" w:sz="0" w:space="0" w:color="auto"/>
        <w:bottom w:val="none" w:sz="0" w:space="0" w:color="auto"/>
        <w:right w:val="none" w:sz="0" w:space="0" w:color="auto"/>
      </w:divBdr>
    </w:div>
    <w:div w:id="1178544017">
      <w:marLeft w:val="640"/>
      <w:marRight w:val="0"/>
      <w:marTop w:val="0"/>
      <w:marBottom w:val="0"/>
      <w:divBdr>
        <w:top w:val="none" w:sz="0" w:space="0" w:color="auto"/>
        <w:left w:val="none" w:sz="0" w:space="0" w:color="auto"/>
        <w:bottom w:val="none" w:sz="0" w:space="0" w:color="auto"/>
        <w:right w:val="none" w:sz="0" w:space="0" w:color="auto"/>
      </w:divBdr>
    </w:div>
    <w:div w:id="1178621892">
      <w:marLeft w:val="640"/>
      <w:marRight w:val="0"/>
      <w:marTop w:val="0"/>
      <w:marBottom w:val="0"/>
      <w:divBdr>
        <w:top w:val="none" w:sz="0" w:space="0" w:color="auto"/>
        <w:left w:val="none" w:sz="0" w:space="0" w:color="auto"/>
        <w:bottom w:val="none" w:sz="0" w:space="0" w:color="auto"/>
        <w:right w:val="none" w:sz="0" w:space="0" w:color="auto"/>
      </w:divBdr>
    </w:div>
    <w:div w:id="1178688977">
      <w:marLeft w:val="640"/>
      <w:marRight w:val="0"/>
      <w:marTop w:val="0"/>
      <w:marBottom w:val="0"/>
      <w:divBdr>
        <w:top w:val="none" w:sz="0" w:space="0" w:color="auto"/>
        <w:left w:val="none" w:sz="0" w:space="0" w:color="auto"/>
        <w:bottom w:val="none" w:sz="0" w:space="0" w:color="auto"/>
        <w:right w:val="none" w:sz="0" w:space="0" w:color="auto"/>
      </w:divBdr>
    </w:div>
    <w:div w:id="1178884113">
      <w:marLeft w:val="640"/>
      <w:marRight w:val="0"/>
      <w:marTop w:val="0"/>
      <w:marBottom w:val="0"/>
      <w:divBdr>
        <w:top w:val="none" w:sz="0" w:space="0" w:color="auto"/>
        <w:left w:val="none" w:sz="0" w:space="0" w:color="auto"/>
        <w:bottom w:val="none" w:sz="0" w:space="0" w:color="auto"/>
        <w:right w:val="none" w:sz="0" w:space="0" w:color="auto"/>
      </w:divBdr>
    </w:div>
    <w:div w:id="1178928299">
      <w:marLeft w:val="640"/>
      <w:marRight w:val="0"/>
      <w:marTop w:val="0"/>
      <w:marBottom w:val="0"/>
      <w:divBdr>
        <w:top w:val="none" w:sz="0" w:space="0" w:color="auto"/>
        <w:left w:val="none" w:sz="0" w:space="0" w:color="auto"/>
        <w:bottom w:val="none" w:sz="0" w:space="0" w:color="auto"/>
        <w:right w:val="none" w:sz="0" w:space="0" w:color="auto"/>
      </w:divBdr>
    </w:div>
    <w:div w:id="1179000890">
      <w:marLeft w:val="640"/>
      <w:marRight w:val="0"/>
      <w:marTop w:val="0"/>
      <w:marBottom w:val="0"/>
      <w:divBdr>
        <w:top w:val="none" w:sz="0" w:space="0" w:color="auto"/>
        <w:left w:val="none" w:sz="0" w:space="0" w:color="auto"/>
        <w:bottom w:val="none" w:sz="0" w:space="0" w:color="auto"/>
        <w:right w:val="none" w:sz="0" w:space="0" w:color="auto"/>
      </w:divBdr>
    </w:div>
    <w:div w:id="1179000988">
      <w:marLeft w:val="640"/>
      <w:marRight w:val="0"/>
      <w:marTop w:val="0"/>
      <w:marBottom w:val="0"/>
      <w:divBdr>
        <w:top w:val="none" w:sz="0" w:space="0" w:color="auto"/>
        <w:left w:val="none" w:sz="0" w:space="0" w:color="auto"/>
        <w:bottom w:val="none" w:sz="0" w:space="0" w:color="auto"/>
        <w:right w:val="none" w:sz="0" w:space="0" w:color="auto"/>
      </w:divBdr>
    </w:div>
    <w:div w:id="1179007055">
      <w:marLeft w:val="640"/>
      <w:marRight w:val="0"/>
      <w:marTop w:val="0"/>
      <w:marBottom w:val="0"/>
      <w:divBdr>
        <w:top w:val="none" w:sz="0" w:space="0" w:color="auto"/>
        <w:left w:val="none" w:sz="0" w:space="0" w:color="auto"/>
        <w:bottom w:val="none" w:sz="0" w:space="0" w:color="auto"/>
        <w:right w:val="none" w:sz="0" w:space="0" w:color="auto"/>
      </w:divBdr>
    </w:div>
    <w:div w:id="1179080895">
      <w:marLeft w:val="640"/>
      <w:marRight w:val="0"/>
      <w:marTop w:val="0"/>
      <w:marBottom w:val="0"/>
      <w:divBdr>
        <w:top w:val="none" w:sz="0" w:space="0" w:color="auto"/>
        <w:left w:val="none" w:sz="0" w:space="0" w:color="auto"/>
        <w:bottom w:val="none" w:sz="0" w:space="0" w:color="auto"/>
        <w:right w:val="none" w:sz="0" w:space="0" w:color="auto"/>
      </w:divBdr>
    </w:div>
    <w:div w:id="1179150805">
      <w:marLeft w:val="640"/>
      <w:marRight w:val="0"/>
      <w:marTop w:val="0"/>
      <w:marBottom w:val="0"/>
      <w:divBdr>
        <w:top w:val="none" w:sz="0" w:space="0" w:color="auto"/>
        <w:left w:val="none" w:sz="0" w:space="0" w:color="auto"/>
        <w:bottom w:val="none" w:sz="0" w:space="0" w:color="auto"/>
        <w:right w:val="none" w:sz="0" w:space="0" w:color="auto"/>
      </w:divBdr>
    </w:div>
    <w:div w:id="1179152343">
      <w:marLeft w:val="640"/>
      <w:marRight w:val="0"/>
      <w:marTop w:val="0"/>
      <w:marBottom w:val="0"/>
      <w:divBdr>
        <w:top w:val="none" w:sz="0" w:space="0" w:color="auto"/>
        <w:left w:val="none" w:sz="0" w:space="0" w:color="auto"/>
        <w:bottom w:val="none" w:sz="0" w:space="0" w:color="auto"/>
        <w:right w:val="none" w:sz="0" w:space="0" w:color="auto"/>
      </w:divBdr>
    </w:div>
    <w:div w:id="1179272390">
      <w:marLeft w:val="640"/>
      <w:marRight w:val="0"/>
      <w:marTop w:val="0"/>
      <w:marBottom w:val="0"/>
      <w:divBdr>
        <w:top w:val="none" w:sz="0" w:space="0" w:color="auto"/>
        <w:left w:val="none" w:sz="0" w:space="0" w:color="auto"/>
        <w:bottom w:val="none" w:sz="0" w:space="0" w:color="auto"/>
        <w:right w:val="none" w:sz="0" w:space="0" w:color="auto"/>
      </w:divBdr>
    </w:div>
    <w:div w:id="1179272866">
      <w:marLeft w:val="640"/>
      <w:marRight w:val="0"/>
      <w:marTop w:val="0"/>
      <w:marBottom w:val="0"/>
      <w:divBdr>
        <w:top w:val="none" w:sz="0" w:space="0" w:color="auto"/>
        <w:left w:val="none" w:sz="0" w:space="0" w:color="auto"/>
        <w:bottom w:val="none" w:sz="0" w:space="0" w:color="auto"/>
        <w:right w:val="none" w:sz="0" w:space="0" w:color="auto"/>
      </w:divBdr>
    </w:div>
    <w:div w:id="1179273272">
      <w:marLeft w:val="640"/>
      <w:marRight w:val="0"/>
      <w:marTop w:val="0"/>
      <w:marBottom w:val="0"/>
      <w:divBdr>
        <w:top w:val="none" w:sz="0" w:space="0" w:color="auto"/>
        <w:left w:val="none" w:sz="0" w:space="0" w:color="auto"/>
        <w:bottom w:val="none" w:sz="0" w:space="0" w:color="auto"/>
        <w:right w:val="none" w:sz="0" w:space="0" w:color="auto"/>
      </w:divBdr>
    </w:div>
    <w:div w:id="1179275901">
      <w:marLeft w:val="640"/>
      <w:marRight w:val="0"/>
      <w:marTop w:val="0"/>
      <w:marBottom w:val="0"/>
      <w:divBdr>
        <w:top w:val="none" w:sz="0" w:space="0" w:color="auto"/>
        <w:left w:val="none" w:sz="0" w:space="0" w:color="auto"/>
        <w:bottom w:val="none" w:sz="0" w:space="0" w:color="auto"/>
        <w:right w:val="none" w:sz="0" w:space="0" w:color="auto"/>
      </w:divBdr>
    </w:div>
    <w:div w:id="1179344577">
      <w:marLeft w:val="640"/>
      <w:marRight w:val="0"/>
      <w:marTop w:val="0"/>
      <w:marBottom w:val="0"/>
      <w:divBdr>
        <w:top w:val="none" w:sz="0" w:space="0" w:color="auto"/>
        <w:left w:val="none" w:sz="0" w:space="0" w:color="auto"/>
        <w:bottom w:val="none" w:sz="0" w:space="0" w:color="auto"/>
        <w:right w:val="none" w:sz="0" w:space="0" w:color="auto"/>
      </w:divBdr>
    </w:div>
    <w:div w:id="1179349180">
      <w:marLeft w:val="640"/>
      <w:marRight w:val="0"/>
      <w:marTop w:val="0"/>
      <w:marBottom w:val="0"/>
      <w:divBdr>
        <w:top w:val="none" w:sz="0" w:space="0" w:color="auto"/>
        <w:left w:val="none" w:sz="0" w:space="0" w:color="auto"/>
        <w:bottom w:val="none" w:sz="0" w:space="0" w:color="auto"/>
        <w:right w:val="none" w:sz="0" w:space="0" w:color="auto"/>
      </w:divBdr>
    </w:div>
    <w:div w:id="1179386365">
      <w:marLeft w:val="640"/>
      <w:marRight w:val="0"/>
      <w:marTop w:val="0"/>
      <w:marBottom w:val="0"/>
      <w:divBdr>
        <w:top w:val="none" w:sz="0" w:space="0" w:color="auto"/>
        <w:left w:val="none" w:sz="0" w:space="0" w:color="auto"/>
        <w:bottom w:val="none" w:sz="0" w:space="0" w:color="auto"/>
        <w:right w:val="none" w:sz="0" w:space="0" w:color="auto"/>
      </w:divBdr>
    </w:div>
    <w:div w:id="1179394603">
      <w:marLeft w:val="640"/>
      <w:marRight w:val="0"/>
      <w:marTop w:val="0"/>
      <w:marBottom w:val="0"/>
      <w:divBdr>
        <w:top w:val="none" w:sz="0" w:space="0" w:color="auto"/>
        <w:left w:val="none" w:sz="0" w:space="0" w:color="auto"/>
        <w:bottom w:val="none" w:sz="0" w:space="0" w:color="auto"/>
        <w:right w:val="none" w:sz="0" w:space="0" w:color="auto"/>
      </w:divBdr>
    </w:div>
    <w:div w:id="1179462830">
      <w:marLeft w:val="640"/>
      <w:marRight w:val="0"/>
      <w:marTop w:val="0"/>
      <w:marBottom w:val="0"/>
      <w:divBdr>
        <w:top w:val="none" w:sz="0" w:space="0" w:color="auto"/>
        <w:left w:val="none" w:sz="0" w:space="0" w:color="auto"/>
        <w:bottom w:val="none" w:sz="0" w:space="0" w:color="auto"/>
        <w:right w:val="none" w:sz="0" w:space="0" w:color="auto"/>
      </w:divBdr>
    </w:div>
    <w:div w:id="1179464999">
      <w:marLeft w:val="640"/>
      <w:marRight w:val="0"/>
      <w:marTop w:val="0"/>
      <w:marBottom w:val="0"/>
      <w:divBdr>
        <w:top w:val="none" w:sz="0" w:space="0" w:color="auto"/>
        <w:left w:val="none" w:sz="0" w:space="0" w:color="auto"/>
        <w:bottom w:val="none" w:sz="0" w:space="0" w:color="auto"/>
        <w:right w:val="none" w:sz="0" w:space="0" w:color="auto"/>
      </w:divBdr>
    </w:div>
    <w:div w:id="1179662000">
      <w:marLeft w:val="480"/>
      <w:marRight w:val="0"/>
      <w:marTop w:val="0"/>
      <w:marBottom w:val="0"/>
      <w:divBdr>
        <w:top w:val="none" w:sz="0" w:space="0" w:color="auto"/>
        <w:left w:val="none" w:sz="0" w:space="0" w:color="auto"/>
        <w:bottom w:val="none" w:sz="0" w:space="0" w:color="auto"/>
        <w:right w:val="none" w:sz="0" w:space="0" w:color="auto"/>
      </w:divBdr>
    </w:div>
    <w:div w:id="1179663793">
      <w:marLeft w:val="640"/>
      <w:marRight w:val="0"/>
      <w:marTop w:val="0"/>
      <w:marBottom w:val="0"/>
      <w:divBdr>
        <w:top w:val="none" w:sz="0" w:space="0" w:color="auto"/>
        <w:left w:val="none" w:sz="0" w:space="0" w:color="auto"/>
        <w:bottom w:val="none" w:sz="0" w:space="0" w:color="auto"/>
        <w:right w:val="none" w:sz="0" w:space="0" w:color="auto"/>
      </w:divBdr>
    </w:div>
    <w:div w:id="1179739036">
      <w:marLeft w:val="640"/>
      <w:marRight w:val="0"/>
      <w:marTop w:val="0"/>
      <w:marBottom w:val="0"/>
      <w:divBdr>
        <w:top w:val="none" w:sz="0" w:space="0" w:color="auto"/>
        <w:left w:val="none" w:sz="0" w:space="0" w:color="auto"/>
        <w:bottom w:val="none" w:sz="0" w:space="0" w:color="auto"/>
        <w:right w:val="none" w:sz="0" w:space="0" w:color="auto"/>
      </w:divBdr>
    </w:div>
    <w:div w:id="1179780919">
      <w:marLeft w:val="640"/>
      <w:marRight w:val="0"/>
      <w:marTop w:val="0"/>
      <w:marBottom w:val="0"/>
      <w:divBdr>
        <w:top w:val="none" w:sz="0" w:space="0" w:color="auto"/>
        <w:left w:val="none" w:sz="0" w:space="0" w:color="auto"/>
        <w:bottom w:val="none" w:sz="0" w:space="0" w:color="auto"/>
        <w:right w:val="none" w:sz="0" w:space="0" w:color="auto"/>
      </w:divBdr>
    </w:div>
    <w:div w:id="1179854007">
      <w:marLeft w:val="640"/>
      <w:marRight w:val="0"/>
      <w:marTop w:val="0"/>
      <w:marBottom w:val="0"/>
      <w:divBdr>
        <w:top w:val="none" w:sz="0" w:space="0" w:color="auto"/>
        <w:left w:val="none" w:sz="0" w:space="0" w:color="auto"/>
        <w:bottom w:val="none" w:sz="0" w:space="0" w:color="auto"/>
        <w:right w:val="none" w:sz="0" w:space="0" w:color="auto"/>
      </w:divBdr>
    </w:div>
    <w:div w:id="1179855928">
      <w:marLeft w:val="640"/>
      <w:marRight w:val="0"/>
      <w:marTop w:val="0"/>
      <w:marBottom w:val="0"/>
      <w:divBdr>
        <w:top w:val="none" w:sz="0" w:space="0" w:color="auto"/>
        <w:left w:val="none" w:sz="0" w:space="0" w:color="auto"/>
        <w:bottom w:val="none" w:sz="0" w:space="0" w:color="auto"/>
        <w:right w:val="none" w:sz="0" w:space="0" w:color="auto"/>
      </w:divBdr>
    </w:div>
    <w:div w:id="1179927055">
      <w:marLeft w:val="640"/>
      <w:marRight w:val="0"/>
      <w:marTop w:val="0"/>
      <w:marBottom w:val="0"/>
      <w:divBdr>
        <w:top w:val="none" w:sz="0" w:space="0" w:color="auto"/>
        <w:left w:val="none" w:sz="0" w:space="0" w:color="auto"/>
        <w:bottom w:val="none" w:sz="0" w:space="0" w:color="auto"/>
        <w:right w:val="none" w:sz="0" w:space="0" w:color="auto"/>
      </w:divBdr>
    </w:div>
    <w:div w:id="1180001355">
      <w:marLeft w:val="640"/>
      <w:marRight w:val="0"/>
      <w:marTop w:val="0"/>
      <w:marBottom w:val="0"/>
      <w:divBdr>
        <w:top w:val="none" w:sz="0" w:space="0" w:color="auto"/>
        <w:left w:val="none" w:sz="0" w:space="0" w:color="auto"/>
        <w:bottom w:val="none" w:sz="0" w:space="0" w:color="auto"/>
        <w:right w:val="none" w:sz="0" w:space="0" w:color="auto"/>
      </w:divBdr>
    </w:div>
    <w:div w:id="1180005383">
      <w:marLeft w:val="640"/>
      <w:marRight w:val="0"/>
      <w:marTop w:val="0"/>
      <w:marBottom w:val="0"/>
      <w:divBdr>
        <w:top w:val="none" w:sz="0" w:space="0" w:color="auto"/>
        <w:left w:val="none" w:sz="0" w:space="0" w:color="auto"/>
        <w:bottom w:val="none" w:sz="0" w:space="0" w:color="auto"/>
        <w:right w:val="none" w:sz="0" w:space="0" w:color="auto"/>
      </w:divBdr>
    </w:div>
    <w:div w:id="1180117548">
      <w:marLeft w:val="640"/>
      <w:marRight w:val="0"/>
      <w:marTop w:val="0"/>
      <w:marBottom w:val="0"/>
      <w:divBdr>
        <w:top w:val="none" w:sz="0" w:space="0" w:color="auto"/>
        <w:left w:val="none" w:sz="0" w:space="0" w:color="auto"/>
        <w:bottom w:val="none" w:sz="0" w:space="0" w:color="auto"/>
        <w:right w:val="none" w:sz="0" w:space="0" w:color="auto"/>
      </w:divBdr>
    </w:div>
    <w:div w:id="1180124302">
      <w:marLeft w:val="640"/>
      <w:marRight w:val="0"/>
      <w:marTop w:val="0"/>
      <w:marBottom w:val="0"/>
      <w:divBdr>
        <w:top w:val="none" w:sz="0" w:space="0" w:color="auto"/>
        <w:left w:val="none" w:sz="0" w:space="0" w:color="auto"/>
        <w:bottom w:val="none" w:sz="0" w:space="0" w:color="auto"/>
        <w:right w:val="none" w:sz="0" w:space="0" w:color="auto"/>
      </w:divBdr>
    </w:div>
    <w:div w:id="1180192623">
      <w:marLeft w:val="640"/>
      <w:marRight w:val="0"/>
      <w:marTop w:val="0"/>
      <w:marBottom w:val="0"/>
      <w:divBdr>
        <w:top w:val="none" w:sz="0" w:space="0" w:color="auto"/>
        <w:left w:val="none" w:sz="0" w:space="0" w:color="auto"/>
        <w:bottom w:val="none" w:sz="0" w:space="0" w:color="auto"/>
        <w:right w:val="none" w:sz="0" w:space="0" w:color="auto"/>
      </w:divBdr>
    </w:div>
    <w:div w:id="1180197521">
      <w:marLeft w:val="640"/>
      <w:marRight w:val="0"/>
      <w:marTop w:val="0"/>
      <w:marBottom w:val="0"/>
      <w:divBdr>
        <w:top w:val="none" w:sz="0" w:space="0" w:color="auto"/>
        <w:left w:val="none" w:sz="0" w:space="0" w:color="auto"/>
        <w:bottom w:val="none" w:sz="0" w:space="0" w:color="auto"/>
        <w:right w:val="none" w:sz="0" w:space="0" w:color="auto"/>
      </w:divBdr>
    </w:div>
    <w:div w:id="1180317360">
      <w:marLeft w:val="640"/>
      <w:marRight w:val="0"/>
      <w:marTop w:val="0"/>
      <w:marBottom w:val="0"/>
      <w:divBdr>
        <w:top w:val="none" w:sz="0" w:space="0" w:color="auto"/>
        <w:left w:val="none" w:sz="0" w:space="0" w:color="auto"/>
        <w:bottom w:val="none" w:sz="0" w:space="0" w:color="auto"/>
        <w:right w:val="none" w:sz="0" w:space="0" w:color="auto"/>
      </w:divBdr>
    </w:div>
    <w:div w:id="1180393047">
      <w:marLeft w:val="640"/>
      <w:marRight w:val="0"/>
      <w:marTop w:val="0"/>
      <w:marBottom w:val="0"/>
      <w:divBdr>
        <w:top w:val="none" w:sz="0" w:space="0" w:color="auto"/>
        <w:left w:val="none" w:sz="0" w:space="0" w:color="auto"/>
        <w:bottom w:val="none" w:sz="0" w:space="0" w:color="auto"/>
        <w:right w:val="none" w:sz="0" w:space="0" w:color="auto"/>
      </w:divBdr>
    </w:div>
    <w:div w:id="1180436295">
      <w:marLeft w:val="640"/>
      <w:marRight w:val="0"/>
      <w:marTop w:val="0"/>
      <w:marBottom w:val="0"/>
      <w:divBdr>
        <w:top w:val="none" w:sz="0" w:space="0" w:color="auto"/>
        <w:left w:val="none" w:sz="0" w:space="0" w:color="auto"/>
        <w:bottom w:val="none" w:sz="0" w:space="0" w:color="auto"/>
        <w:right w:val="none" w:sz="0" w:space="0" w:color="auto"/>
      </w:divBdr>
    </w:div>
    <w:div w:id="1180579612">
      <w:marLeft w:val="640"/>
      <w:marRight w:val="0"/>
      <w:marTop w:val="0"/>
      <w:marBottom w:val="0"/>
      <w:divBdr>
        <w:top w:val="none" w:sz="0" w:space="0" w:color="auto"/>
        <w:left w:val="none" w:sz="0" w:space="0" w:color="auto"/>
        <w:bottom w:val="none" w:sz="0" w:space="0" w:color="auto"/>
        <w:right w:val="none" w:sz="0" w:space="0" w:color="auto"/>
      </w:divBdr>
    </w:div>
    <w:div w:id="1180658957">
      <w:marLeft w:val="640"/>
      <w:marRight w:val="0"/>
      <w:marTop w:val="0"/>
      <w:marBottom w:val="0"/>
      <w:divBdr>
        <w:top w:val="none" w:sz="0" w:space="0" w:color="auto"/>
        <w:left w:val="none" w:sz="0" w:space="0" w:color="auto"/>
        <w:bottom w:val="none" w:sz="0" w:space="0" w:color="auto"/>
        <w:right w:val="none" w:sz="0" w:space="0" w:color="auto"/>
      </w:divBdr>
    </w:div>
    <w:div w:id="1180702115">
      <w:marLeft w:val="640"/>
      <w:marRight w:val="0"/>
      <w:marTop w:val="0"/>
      <w:marBottom w:val="0"/>
      <w:divBdr>
        <w:top w:val="none" w:sz="0" w:space="0" w:color="auto"/>
        <w:left w:val="none" w:sz="0" w:space="0" w:color="auto"/>
        <w:bottom w:val="none" w:sz="0" w:space="0" w:color="auto"/>
        <w:right w:val="none" w:sz="0" w:space="0" w:color="auto"/>
      </w:divBdr>
    </w:div>
    <w:div w:id="1180704196">
      <w:marLeft w:val="640"/>
      <w:marRight w:val="0"/>
      <w:marTop w:val="0"/>
      <w:marBottom w:val="0"/>
      <w:divBdr>
        <w:top w:val="none" w:sz="0" w:space="0" w:color="auto"/>
        <w:left w:val="none" w:sz="0" w:space="0" w:color="auto"/>
        <w:bottom w:val="none" w:sz="0" w:space="0" w:color="auto"/>
        <w:right w:val="none" w:sz="0" w:space="0" w:color="auto"/>
      </w:divBdr>
    </w:div>
    <w:div w:id="1180895871">
      <w:marLeft w:val="640"/>
      <w:marRight w:val="0"/>
      <w:marTop w:val="0"/>
      <w:marBottom w:val="0"/>
      <w:divBdr>
        <w:top w:val="none" w:sz="0" w:space="0" w:color="auto"/>
        <w:left w:val="none" w:sz="0" w:space="0" w:color="auto"/>
        <w:bottom w:val="none" w:sz="0" w:space="0" w:color="auto"/>
        <w:right w:val="none" w:sz="0" w:space="0" w:color="auto"/>
      </w:divBdr>
    </w:div>
    <w:div w:id="1180896049">
      <w:marLeft w:val="640"/>
      <w:marRight w:val="0"/>
      <w:marTop w:val="0"/>
      <w:marBottom w:val="0"/>
      <w:divBdr>
        <w:top w:val="none" w:sz="0" w:space="0" w:color="auto"/>
        <w:left w:val="none" w:sz="0" w:space="0" w:color="auto"/>
        <w:bottom w:val="none" w:sz="0" w:space="0" w:color="auto"/>
        <w:right w:val="none" w:sz="0" w:space="0" w:color="auto"/>
      </w:divBdr>
    </w:div>
    <w:div w:id="1180966555">
      <w:marLeft w:val="640"/>
      <w:marRight w:val="0"/>
      <w:marTop w:val="0"/>
      <w:marBottom w:val="0"/>
      <w:divBdr>
        <w:top w:val="none" w:sz="0" w:space="0" w:color="auto"/>
        <w:left w:val="none" w:sz="0" w:space="0" w:color="auto"/>
        <w:bottom w:val="none" w:sz="0" w:space="0" w:color="auto"/>
        <w:right w:val="none" w:sz="0" w:space="0" w:color="auto"/>
      </w:divBdr>
    </w:div>
    <w:div w:id="1180970547">
      <w:marLeft w:val="480"/>
      <w:marRight w:val="0"/>
      <w:marTop w:val="0"/>
      <w:marBottom w:val="0"/>
      <w:divBdr>
        <w:top w:val="none" w:sz="0" w:space="0" w:color="auto"/>
        <w:left w:val="none" w:sz="0" w:space="0" w:color="auto"/>
        <w:bottom w:val="none" w:sz="0" w:space="0" w:color="auto"/>
        <w:right w:val="none" w:sz="0" w:space="0" w:color="auto"/>
      </w:divBdr>
    </w:div>
    <w:div w:id="1181049045">
      <w:marLeft w:val="640"/>
      <w:marRight w:val="0"/>
      <w:marTop w:val="0"/>
      <w:marBottom w:val="0"/>
      <w:divBdr>
        <w:top w:val="none" w:sz="0" w:space="0" w:color="auto"/>
        <w:left w:val="none" w:sz="0" w:space="0" w:color="auto"/>
        <w:bottom w:val="none" w:sz="0" w:space="0" w:color="auto"/>
        <w:right w:val="none" w:sz="0" w:space="0" w:color="auto"/>
      </w:divBdr>
    </w:div>
    <w:div w:id="1181118932">
      <w:marLeft w:val="640"/>
      <w:marRight w:val="0"/>
      <w:marTop w:val="0"/>
      <w:marBottom w:val="0"/>
      <w:divBdr>
        <w:top w:val="none" w:sz="0" w:space="0" w:color="auto"/>
        <w:left w:val="none" w:sz="0" w:space="0" w:color="auto"/>
        <w:bottom w:val="none" w:sz="0" w:space="0" w:color="auto"/>
        <w:right w:val="none" w:sz="0" w:space="0" w:color="auto"/>
      </w:divBdr>
    </w:div>
    <w:div w:id="1181159178">
      <w:marLeft w:val="640"/>
      <w:marRight w:val="0"/>
      <w:marTop w:val="0"/>
      <w:marBottom w:val="0"/>
      <w:divBdr>
        <w:top w:val="none" w:sz="0" w:space="0" w:color="auto"/>
        <w:left w:val="none" w:sz="0" w:space="0" w:color="auto"/>
        <w:bottom w:val="none" w:sz="0" w:space="0" w:color="auto"/>
        <w:right w:val="none" w:sz="0" w:space="0" w:color="auto"/>
      </w:divBdr>
    </w:div>
    <w:div w:id="1181238752">
      <w:marLeft w:val="640"/>
      <w:marRight w:val="0"/>
      <w:marTop w:val="0"/>
      <w:marBottom w:val="0"/>
      <w:divBdr>
        <w:top w:val="none" w:sz="0" w:space="0" w:color="auto"/>
        <w:left w:val="none" w:sz="0" w:space="0" w:color="auto"/>
        <w:bottom w:val="none" w:sz="0" w:space="0" w:color="auto"/>
        <w:right w:val="none" w:sz="0" w:space="0" w:color="auto"/>
      </w:divBdr>
    </w:div>
    <w:div w:id="1181311439">
      <w:marLeft w:val="640"/>
      <w:marRight w:val="0"/>
      <w:marTop w:val="0"/>
      <w:marBottom w:val="0"/>
      <w:divBdr>
        <w:top w:val="none" w:sz="0" w:space="0" w:color="auto"/>
        <w:left w:val="none" w:sz="0" w:space="0" w:color="auto"/>
        <w:bottom w:val="none" w:sz="0" w:space="0" w:color="auto"/>
        <w:right w:val="none" w:sz="0" w:space="0" w:color="auto"/>
      </w:divBdr>
    </w:div>
    <w:div w:id="1181314062">
      <w:marLeft w:val="640"/>
      <w:marRight w:val="0"/>
      <w:marTop w:val="0"/>
      <w:marBottom w:val="0"/>
      <w:divBdr>
        <w:top w:val="none" w:sz="0" w:space="0" w:color="auto"/>
        <w:left w:val="none" w:sz="0" w:space="0" w:color="auto"/>
        <w:bottom w:val="none" w:sz="0" w:space="0" w:color="auto"/>
        <w:right w:val="none" w:sz="0" w:space="0" w:color="auto"/>
      </w:divBdr>
    </w:div>
    <w:div w:id="1181317411">
      <w:marLeft w:val="640"/>
      <w:marRight w:val="0"/>
      <w:marTop w:val="0"/>
      <w:marBottom w:val="0"/>
      <w:divBdr>
        <w:top w:val="none" w:sz="0" w:space="0" w:color="auto"/>
        <w:left w:val="none" w:sz="0" w:space="0" w:color="auto"/>
        <w:bottom w:val="none" w:sz="0" w:space="0" w:color="auto"/>
        <w:right w:val="none" w:sz="0" w:space="0" w:color="auto"/>
      </w:divBdr>
    </w:div>
    <w:div w:id="1181352523">
      <w:marLeft w:val="640"/>
      <w:marRight w:val="0"/>
      <w:marTop w:val="0"/>
      <w:marBottom w:val="0"/>
      <w:divBdr>
        <w:top w:val="none" w:sz="0" w:space="0" w:color="auto"/>
        <w:left w:val="none" w:sz="0" w:space="0" w:color="auto"/>
        <w:bottom w:val="none" w:sz="0" w:space="0" w:color="auto"/>
        <w:right w:val="none" w:sz="0" w:space="0" w:color="auto"/>
      </w:divBdr>
    </w:div>
    <w:div w:id="1181505055">
      <w:marLeft w:val="640"/>
      <w:marRight w:val="0"/>
      <w:marTop w:val="0"/>
      <w:marBottom w:val="0"/>
      <w:divBdr>
        <w:top w:val="none" w:sz="0" w:space="0" w:color="auto"/>
        <w:left w:val="none" w:sz="0" w:space="0" w:color="auto"/>
        <w:bottom w:val="none" w:sz="0" w:space="0" w:color="auto"/>
        <w:right w:val="none" w:sz="0" w:space="0" w:color="auto"/>
      </w:divBdr>
    </w:div>
    <w:div w:id="1181511025">
      <w:marLeft w:val="640"/>
      <w:marRight w:val="0"/>
      <w:marTop w:val="0"/>
      <w:marBottom w:val="0"/>
      <w:divBdr>
        <w:top w:val="none" w:sz="0" w:space="0" w:color="auto"/>
        <w:left w:val="none" w:sz="0" w:space="0" w:color="auto"/>
        <w:bottom w:val="none" w:sz="0" w:space="0" w:color="auto"/>
        <w:right w:val="none" w:sz="0" w:space="0" w:color="auto"/>
      </w:divBdr>
    </w:div>
    <w:div w:id="1181511094">
      <w:marLeft w:val="640"/>
      <w:marRight w:val="0"/>
      <w:marTop w:val="0"/>
      <w:marBottom w:val="0"/>
      <w:divBdr>
        <w:top w:val="none" w:sz="0" w:space="0" w:color="auto"/>
        <w:left w:val="none" w:sz="0" w:space="0" w:color="auto"/>
        <w:bottom w:val="none" w:sz="0" w:space="0" w:color="auto"/>
        <w:right w:val="none" w:sz="0" w:space="0" w:color="auto"/>
      </w:divBdr>
    </w:div>
    <w:div w:id="1181620850">
      <w:marLeft w:val="640"/>
      <w:marRight w:val="0"/>
      <w:marTop w:val="0"/>
      <w:marBottom w:val="0"/>
      <w:divBdr>
        <w:top w:val="none" w:sz="0" w:space="0" w:color="auto"/>
        <w:left w:val="none" w:sz="0" w:space="0" w:color="auto"/>
        <w:bottom w:val="none" w:sz="0" w:space="0" w:color="auto"/>
        <w:right w:val="none" w:sz="0" w:space="0" w:color="auto"/>
      </w:divBdr>
    </w:div>
    <w:div w:id="1181623359">
      <w:marLeft w:val="640"/>
      <w:marRight w:val="0"/>
      <w:marTop w:val="0"/>
      <w:marBottom w:val="0"/>
      <w:divBdr>
        <w:top w:val="none" w:sz="0" w:space="0" w:color="auto"/>
        <w:left w:val="none" w:sz="0" w:space="0" w:color="auto"/>
        <w:bottom w:val="none" w:sz="0" w:space="0" w:color="auto"/>
        <w:right w:val="none" w:sz="0" w:space="0" w:color="auto"/>
      </w:divBdr>
    </w:div>
    <w:div w:id="1181697919">
      <w:marLeft w:val="640"/>
      <w:marRight w:val="0"/>
      <w:marTop w:val="0"/>
      <w:marBottom w:val="0"/>
      <w:divBdr>
        <w:top w:val="none" w:sz="0" w:space="0" w:color="auto"/>
        <w:left w:val="none" w:sz="0" w:space="0" w:color="auto"/>
        <w:bottom w:val="none" w:sz="0" w:space="0" w:color="auto"/>
        <w:right w:val="none" w:sz="0" w:space="0" w:color="auto"/>
      </w:divBdr>
    </w:div>
    <w:div w:id="1181698274">
      <w:marLeft w:val="640"/>
      <w:marRight w:val="0"/>
      <w:marTop w:val="0"/>
      <w:marBottom w:val="0"/>
      <w:divBdr>
        <w:top w:val="none" w:sz="0" w:space="0" w:color="auto"/>
        <w:left w:val="none" w:sz="0" w:space="0" w:color="auto"/>
        <w:bottom w:val="none" w:sz="0" w:space="0" w:color="auto"/>
        <w:right w:val="none" w:sz="0" w:space="0" w:color="auto"/>
      </w:divBdr>
    </w:div>
    <w:div w:id="1181703354">
      <w:marLeft w:val="640"/>
      <w:marRight w:val="0"/>
      <w:marTop w:val="0"/>
      <w:marBottom w:val="0"/>
      <w:divBdr>
        <w:top w:val="none" w:sz="0" w:space="0" w:color="auto"/>
        <w:left w:val="none" w:sz="0" w:space="0" w:color="auto"/>
        <w:bottom w:val="none" w:sz="0" w:space="0" w:color="auto"/>
        <w:right w:val="none" w:sz="0" w:space="0" w:color="auto"/>
      </w:divBdr>
    </w:div>
    <w:div w:id="1181966810">
      <w:marLeft w:val="640"/>
      <w:marRight w:val="0"/>
      <w:marTop w:val="0"/>
      <w:marBottom w:val="0"/>
      <w:divBdr>
        <w:top w:val="none" w:sz="0" w:space="0" w:color="auto"/>
        <w:left w:val="none" w:sz="0" w:space="0" w:color="auto"/>
        <w:bottom w:val="none" w:sz="0" w:space="0" w:color="auto"/>
        <w:right w:val="none" w:sz="0" w:space="0" w:color="auto"/>
      </w:divBdr>
    </w:div>
    <w:div w:id="1181972050">
      <w:marLeft w:val="640"/>
      <w:marRight w:val="0"/>
      <w:marTop w:val="0"/>
      <w:marBottom w:val="0"/>
      <w:divBdr>
        <w:top w:val="none" w:sz="0" w:space="0" w:color="auto"/>
        <w:left w:val="none" w:sz="0" w:space="0" w:color="auto"/>
        <w:bottom w:val="none" w:sz="0" w:space="0" w:color="auto"/>
        <w:right w:val="none" w:sz="0" w:space="0" w:color="auto"/>
      </w:divBdr>
    </w:div>
    <w:div w:id="1181973129">
      <w:marLeft w:val="640"/>
      <w:marRight w:val="0"/>
      <w:marTop w:val="0"/>
      <w:marBottom w:val="0"/>
      <w:divBdr>
        <w:top w:val="none" w:sz="0" w:space="0" w:color="auto"/>
        <w:left w:val="none" w:sz="0" w:space="0" w:color="auto"/>
        <w:bottom w:val="none" w:sz="0" w:space="0" w:color="auto"/>
        <w:right w:val="none" w:sz="0" w:space="0" w:color="auto"/>
      </w:divBdr>
    </w:div>
    <w:div w:id="1181973321">
      <w:marLeft w:val="640"/>
      <w:marRight w:val="0"/>
      <w:marTop w:val="0"/>
      <w:marBottom w:val="0"/>
      <w:divBdr>
        <w:top w:val="none" w:sz="0" w:space="0" w:color="auto"/>
        <w:left w:val="none" w:sz="0" w:space="0" w:color="auto"/>
        <w:bottom w:val="none" w:sz="0" w:space="0" w:color="auto"/>
        <w:right w:val="none" w:sz="0" w:space="0" w:color="auto"/>
      </w:divBdr>
    </w:div>
    <w:div w:id="1182011644">
      <w:marLeft w:val="640"/>
      <w:marRight w:val="0"/>
      <w:marTop w:val="0"/>
      <w:marBottom w:val="0"/>
      <w:divBdr>
        <w:top w:val="none" w:sz="0" w:space="0" w:color="auto"/>
        <w:left w:val="none" w:sz="0" w:space="0" w:color="auto"/>
        <w:bottom w:val="none" w:sz="0" w:space="0" w:color="auto"/>
        <w:right w:val="none" w:sz="0" w:space="0" w:color="auto"/>
      </w:divBdr>
    </w:div>
    <w:div w:id="1182012405">
      <w:marLeft w:val="640"/>
      <w:marRight w:val="0"/>
      <w:marTop w:val="0"/>
      <w:marBottom w:val="0"/>
      <w:divBdr>
        <w:top w:val="none" w:sz="0" w:space="0" w:color="auto"/>
        <w:left w:val="none" w:sz="0" w:space="0" w:color="auto"/>
        <w:bottom w:val="none" w:sz="0" w:space="0" w:color="auto"/>
        <w:right w:val="none" w:sz="0" w:space="0" w:color="auto"/>
      </w:divBdr>
    </w:div>
    <w:div w:id="1182084762">
      <w:marLeft w:val="640"/>
      <w:marRight w:val="0"/>
      <w:marTop w:val="0"/>
      <w:marBottom w:val="0"/>
      <w:divBdr>
        <w:top w:val="none" w:sz="0" w:space="0" w:color="auto"/>
        <w:left w:val="none" w:sz="0" w:space="0" w:color="auto"/>
        <w:bottom w:val="none" w:sz="0" w:space="0" w:color="auto"/>
        <w:right w:val="none" w:sz="0" w:space="0" w:color="auto"/>
      </w:divBdr>
    </w:div>
    <w:div w:id="1182158358">
      <w:marLeft w:val="640"/>
      <w:marRight w:val="0"/>
      <w:marTop w:val="0"/>
      <w:marBottom w:val="0"/>
      <w:divBdr>
        <w:top w:val="none" w:sz="0" w:space="0" w:color="auto"/>
        <w:left w:val="none" w:sz="0" w:space="0" w:color="auto"/>
        <w:bottom w:val="none" w:sz="0" w:space="0" w:color="auto"/>
        <w:right w:val="none" w:sz="0" w:space="0" w:color="auto"/>
      </w:divBdr>
    </w:div>
    <w:div w:id="1182209271">
      <w:marLeft w:val="640"/>
      <w:marRight w:val="0"/>
      <w:marTop w:val="0"/>
      <w:marBottom w:val="0"/>
      <w:divBdr>
        <w:top w:val="none" w:sz="0" w:space="0" w:color="auto"/>
        <w:left w:val="none" w:sz="0" w:space="0" w:color="auto"/>
        <w:bottom w:val="none" w:sz="0" w:space="0" w:color="auto"/>
        <w:right w:val="none" w:sz="0" w:space="0" w:color="auto"/>
      </w:divBdr>
    </w:div>
    <w:div w:id="1182234638">
      <w:marLeft w:val="640"/>
      <w:marRight w:val="0"/>
      <w:marTop w:val="0"/>
      <w:marBottom w:val="0"/>
      <w:divBdr>
        <w:top w:val="none" w:sz="0" w:space="0" w:color="auto"/>
        <w:left w:val="none" w:sz="0" w:space="0" w:color="auto"/>
        <w:bottom w:val="none" w:sz="0" w:space="0" w:color="auto"/>
        <w:right w:val="none" w:sz="0" w:space="0" w:color="auto"/>
      </w:divBdr>
    </w:div>
    <w:div w:id="1182277041">
      <w:marLeft w:val="640"/>
      <w:marRight w:val="0"/>
      <w:marTop w:val="0"/>
      <w:marBottom w:val="0"/>
      <w:divBdr>
        <w:top w:val="none" w:sz="0" w:space="0" w:color="auto"/>
        <w:left w:val="none" w:sz="0" w:space="0" w:color="auto"/>
        <w:bottom w:val="none" w:sz="0" w:space="0" w:color="auto"/>
        <w:right w:val="none" w:sz="0" w:space="0" w:color="auto"/>
      </w:divBdr>
    </w:div>
    <w:div w:id="1182277528">
      <w:marLeft w:val="640"/>
      <w:marRight w:val="0"/>
      <w:marTop w:val="0"/>
      <w:marBottom w:val="0"/>
      <w:divBdr>
        <w:top w:val="none" w:sz="0" w:space="0" w:color="auto"/>
        <w:left w:val="none" w:sz="0" w:space="0" w:color="auto"/>
        <w:bottom w:val="none" w:sz="0" w:space="0" w:color="auto"/>
        <w:right w:val="none" w:sz="0" w:space="0" w:color="auto"/>
      </w:divBdr>
    </w:div>
    <w:div w:id="1182277632">
      <w:marLeft w:val="640"/>
      <w:marRight w:val="0"/>
      <w:marTop w:val="0"/>
      <w:marBottom w:val="0"/>
      <w:divBdr>
        <w:top w:val="none" w:sz="0" w:space="0" w:color="auto"/>
        <w:left w:val="none" w:sz="0" w:space="0" w:color="auto"/>
        <w:bottom w:val="none" w:sz="0" w:space="0" w:color="auto"/>
        <w:right w:val="none" w:sz="0" w:space="0" w:color="auto"/>
      </w:divBdr>
    </w:div>
    <w:div w:id="1182282259">
      <w:marLeft w:val="640"/>
      <w:marRight w:val="0"/>
      <w:marTop w:val="0"/>
      <w:marBottom w:val="0"/>
      <w:divBdr>
        <w:top w:val="none" w:sz="0" w:space="0" w:color="auto"/>
        <w:left w:val="none" w:sz="0" w:space="0" w:color="auto"/>
        <w:bottom w:val="none" w:sz="0" w:space="0" w:color="auto"/>
        <w:right w:val="none" w:sz="0" w:space="0" w:color="auto"/>
      </w:divBdr>
    </w:div>
    <w:div w:id="1182352564">
      <w:marLeft w:val="640"/>
      <w:marRight w:val="0"/>
      <w:marTop w:val="0"/>
      <w:marBottom w:val="0"/>
      <w:divBdr>
        <w:top w:val="none" w:sz="0" w:space="0" w:color="auto"/>
        <w:left w:val="none" w:sz="0" w:space="0" w:color="auto"/>
        <w:bottom w:val="none" w:sz="0" w:space="0" w:color="auto"/>
        <w:right w:val="none" w:sz="0" w:space="0" w:color="auto"/>
      </w:divBdr>
    </w:div>
    <w:div w:id="1182352767">
      <w:marLeft w:val="640"/>
      <w:marRight w:val="0"/>
      <w:marTop w:val="0"/>
      <w:marBottom w:val="0"/>
      <w:divBdr>
        <w:top w:val="none" w:sz="0" w:space="0" w:color="auto"/>
        <w:left w:val="none" w:sz="0" w:space="0" w:color="auto"/>
        <w:bottom w:val="none" w:sz="0" w:space="0" w:color="auto"/>
        <w:right w:val="none" w:sz="0" w:space="0" w:color="auto"/>
      </w:divBdr>
    </w:div>
    <w:div w:id="1182356124">
      <w:marLeft w:val="640"/>
      <w:marRight w:val="0"/>
      <w:marTop w:val="0"/>
      <w:marBottom w:val="0"/>
      <w:divBdr>
        <w:top w:val="none" w:sz="0" w:space="0" w:color="auto"/>
        <w:left w:val="none" w:sz="0" w:space="0" w:color="auto"/>
        <w:bottom w:val="none" w:sz="0" w:space="0" w:color="auto"/>
        <w:right w:val="none" w:sz="0" w:space="0" w:color="auto"/>
      </w:divBdr>
    </w:div>
    <w:div w:id="1182357624">
      <w:marLeft w:val="640"/>
      <w:marRight w:val="0"/>
      <w:marTop w:val="0"/>
      <w:marBottom w:val="0"/>
      <w:divBdr>
        <w:top w:val="none" w:sz="0" w:space="0" w:color="auto"/>
        <w:left w:val="none" w:sz="0" w:space="0" w:color="auto"/>
        <w:bottom w:val="none" w:sz="0" w:space="0" w:color="auto"/>
        <w:right w:val="none" w:sz="0" w:space="0" w:color="auto"/>
      </w:divBdr>
    </w:div>
    <w:div w:id="1182475425">
      <w:marLeft w:val="640"/>
      <w:marRight w:val="0"/>
      <w:marTop w:val="0"/>
      <w:marBottom w:val="0"/>
      <w:divBdr>
        <w:top w:val="none" w:sz="0" w:space="0" w:color="auto"/>
        <w:left w:val="none" w:sz="0" w:space="0" w:color="auto"/>
        <w:bottom w:val="none" w:sz="0" w:space="0" w:color="auto"/>
        <w:right w:val="none" w:sz="0" w:space="0" w:color="auto"/>
      </w:divBdr>
    </w:div>
    <w:div w:id="1182663089">
      <w:marLeft w:val="640"/>
      <w:marRight w:val="0"/>
      <w:marTop w:val="0"/>
      <w:marBottom w:val="0"/>
      <w:divBdr>
        <w:top w:val="none" w:sz="0" w:space="0" w:color="auto"/>
        <w:left w:val="none" w:sz="0" w:space="0" w:color="auto"/>
        <w:bottom w:val="none" w:sz="0" w:space="0" w:color="auto"/>
        <w:right w:val="none" w:sz="0" w:space="0" w:color="auto"/>
      </w:divBdr>
    </w:div>
    <w:div w:id="1182891053">
      <w:marLeft w:val="640"/>
      <w:marRight w:val="0"/>
      <w:marTop w:val="0"/>
      <w:marBottom w:val="0"/>
      <w:divBdr>
        <w:top w:val="none" w:sz="0" w:space="0" w:color="auto"/>
        <w:left w:val="none" w:sz="0" w:space="0" w:color="auto"/>
        <w:bottom w:val="none" w:sz="0" w:space="0" w:color="auto"/>
        <w:right w:val="none" w:sz="0" w:space="0" w:color="auto"/>
      </w:divBdr>
    </w:div>
    <w:div w:id="1182932062">
      <w:marLeft w:val="640"/>
      <w:marRight w:val="0"/>
      <w:marTop w:val="0"/>
      <w:marBottom w:val="0"/>
      <w:divBdr>
        <w:top w:val="none" w:sz="0" w:space="0" w:color="auto"/>
        <w:left w:val="none" w:sz="0" w:space="0" w:color="auto"/>
        <w:bottom w:val="none" w:sz="0" w:space="0" w:color="auto"/>
        <w:right w:val="none" w:sz="0" w:space="0" w:color="auto"/>
      </w:divBdr>
    </w:div>
    <w:div w:id="1182934312">
      <w:marLeft w:val="640"/>
      <w:marRight w:val="0"/>
      <w:marTop w:val="0"/>
      <w:marBottom w:val="0"/>
      <w:divBdr>
        <w:top w:val="none" w:sz="0" w:space="0" w:color="auto"/>
        <w:left w:val="none" w:sz="0" w:space="0" w:color="auto"/>
        <w:bottom w:val="none" w:sz="0" w:space="0" w:color="auto"/>
        <w:right w:val="none" w:sz="0" w:space="0" w:color="auto"/>
      </w:divBdr>
    </w:div>
    <w:div w:id="1182934730">
      <w:marLeft w:val="640"/>
      <w:marRight w:val="0"/>
      <w:marTop w:val="0"/>
      <w:marBottom w:val="0"/>
      <w:divBdr>
        <w:top w:val="none" w:sz="0" w:space="0" w:color="auto"/>
        <w:left w:val="none" w:sz="0" w:space="0" w:color="auto"/>
        <w:bottom w:val="none" w:sz="0" w:space="0" w:color="auto"/>
        <w:right w:val="none" w:sz="0" w:space="0" w:color="auto"/>
      </w:divBdr>
    </w:div>
    <w:div w:id="1183009230">
      <w:marLeft w:val="640"/>
      <w:marRight w:val="0"/>
      <w:marTop w:val="0"/>
      <w:marBottom w:val="0"/>
      <w:divBdr>
        <w:top w:val="none" w:sz="0" w:space="0" w:color="auto"/>
        <w:left w:val="none" w:sz="0" w:space="0" w:color="auto"/>
        <w:bottom w:val="none" w:sz="0" w:space="0" w:color="auto"/>
        <w:right w:val="none" w:sz="0" w:space="0" w:color="auto"/>
      </w:divBdr>
    </w:div>
    <w:div w:id="1183206021">
      <w:marLeft w:val="640"/>
      <w:marRight w:val="0"/>
      <w:marTop w:val="0"/>
      <w:marBottom w:val="0"/>
      <w:divBdr>
        <w:top w:val="none" w:sz="0" w:space="0" w:color="auto"/>
        <w:left w:val="none" w:sz="0" w:space="0" w:color="auto"/>
        <w:bottom w:val="none" w:sz="0" w:space="0" w:color="auto"/>
        <w:right w:val="none" w:sz="0" w:space="0" w:color="auto"/>
      </w:divBdr>
    </w:div>
    <w:div w:id="1183282678">
      <w:marLeft w:val="640"/>
      <w:marRight w:val="0"/>
      <w:marTop w:val="0"/>
      <w:marBottom w:val="0"/>
      <w:divBdr>
        <w:top w:val="none" w:sz="0" w:space="0" w:color="auto"/>
        <w:left w:val="none" w:sz="0" w:space="0" w:color="auto"/>
        <w:bottom w:val="none" w:sz="0" w:space="0" w:color="auto"/>
        <w:right w:val="none" w:sz="0" w:space="0" w:color="auto"/>
      </w:divBdr>
    </w:div>
    <w:div w:id="1183399463">
      <w:marLeft w:val="640"/>
      <w:marRight w:val="0"/>
      <w:marTop w:val="0"/>
      <w:marBottom w:val="0"/>
      <w:divBdr>
        <w:top w:val="none" w:sz="0" w:space="0" w:color="auto"/>
        <w:left w:val="none" w:sz="0" w:space="0" w:color="auto"/>
        <w:bottom w:val="none" w:sz="0" w:space="0" w:color="auto"/>
        <w:right w:val="none" w:sz="0" w:space="0" w:color="auto"/>
      </w:divBdr>
    </w:div>
    <w:div w:id="1183475777">
      <w:marLeft w:val="640"/>
      <w:marRight w:val="0"/>
      <w:marTop w:val="0"/>
      <w:marBottom w:val="0"/>
      <w:divBdr>
        <w:top w:val="none" w:sz="0" w:space="0" w:color="auto"/>
        <w:left w:val="none" w:sz="0" w:space="0" w:color="auto"/>
        <w:bottom w:val="none" w:sz="0" w:space="0" w:color="auto"/>
        <w:right w:val="none" w:sz="0" w:space="0" w:color="auto"/>
      </w:divBdr>
    </w:div>
    <w:div w:id="1183515970">
      <w:marLeft w:val="640"/>
      <w:marRight w:val="0"/>
      <w:marTop w:val="0"/>
      <w:marBottom w:val="0"/>
      <w:divBdr>
        <w:top w:val="none" w:sz="0" w:space="0" w:color="auto"/>
        <w:left w:val="none" w:sz="0" w:space="0" w:color="auto"/>
        <w:bottom w:val="none" w:sz="0" w:space="0" w:color="auto"/>
        <w:right w:val="none" w:sz="0" w:space="0" w:color="auto"/>
      </w:divBdr>
    </w:div>
    <w:div w:id="1183518756">
      <w:marLeft w:val="640"/>
      <w:marRight w:val="0"/>
      <w:marTop w:val="0"/>
      <w:marBottom w:val="0"/>
      <w:divBdr>
        <w:top w:val="none" w:sz="0" w:space="0" w:color="auto"/>
        <w:left w:val="none" w:sz="0" w:space="0" w:color="auto"/>
        <w:bottom w:val="none" w:sz="0" w:space="0" w:color="auto"/>
        <w:right w:val="none" w:sz="0" w:space="0" w:color="auto"/>
      </w:divBdr>
    </w:div>
    <w:div w:id="1183589412">
      <w:marLeft w:val="640"/>
      <w:marRight w:val="0"/>
      <w:marTop w:val="0"/>
      <w:marBottom w:val="0"/>
      <w:divBdr>
        <w:top w:val="none" w:sz="0" w:space="0" w:color="auto"/>
        <w:left w:val="none" w:sz="0" w:space="0" w:color="auto"/>
        <w:bottom w:val="none" w:sz="0" w:space="0" w:color="auto"/>
        <w:right w:val="none" w:sz="0" w:space="0" w:color="auto"/>
      </w:divBdr>
    </w:div>
    <w:div w:id="1183714189">
      <w:marLeft w:val="640"/>
      <w:marRight w:val="0"/>
      <w:marTop w:val="0"/>
      <w:marBottom w:val="0"/>
      <w:divBdr>
        <w:top w:val="none" w:sz="0" w:space="0" w:color="auto"/>
        <w:left w:val="none" w:sz="0" w:space="0" w:color="auto"/>
        <w:bottom w:val="none" w:sz="0" w:space="0" w:color="auto"/>
        <w:right w:val="none" w:sz="0" w:space="0" w:color="auto"/>
      </w:divBdr>
    </w:div>
    <w:div w:id="1183788466">
      <w:marLeft w:val="640"/>
      <w:marRight w:val="0"/>
      <w:marTop w:val="0"/>
      <w:marBottom w:val="0"/>
      <w:divBdr>
        <w:top w:val="none" w:sz="0" w:space="0" w:color="auto"/>
        <w:left w:val="none" w:sz="0" w:space="0" w:color="auto"/>
        <w:bottom w:val="none" w:sz="0" w:space="0" w:color="auto"/>
        <w:right w:val="none" w:sz="0" w:space="0" w:color="auto"/>
      </w:divBdr>
    </w:div>
    <w:div w:id="1183861029">
      <w:marLeft w:val="640"/>
      <w:marRight w:val="0"/>
      <w:marTop w:val="0"/>
      <w:marBottom w:val="0"/>
      <w:divBdr>
        <w:top w:val="none" w:sz="0" w:space="0" w:color="auto"/>
        <w:left w:val="none" w:sz="0" w:space="0" w:color="auto"/>
        <w:bottom w:val="none" w:sz="0" w:space="0" w:color="auto"/>
        <w:right w:val="none" w:sz="0" w:space="0" w:color="auto"/>
      </w:divBdr>
    </w:div>
    <w:div w:id="1184125231">
      <w:marLeft w:val="640"/>
      <w:marRight w:val="0"/>
      <w:marTop w:val="0"/>
      <w:marBottom w:val="0"/>
      <w:divBdr>
        <w:top w:val="none" w:sz="0" w:space="0" w:color="auto"/>
        <w:left w:val="none" w:sz="0" w:space="0" w:color="auto"/>
        <w:bottom w:val="none" w:sz="0" w:space="0" w:color="auto"/>
        <w:right w:val="none" w:sz="0" w:space="0" w:color="auto"/>
      </w:divBdr>
    </w:div>
    <w:div w:id="1184132212">
      <w:marLeft w:val="640"/>
      <w:marRight w:val="0"/>
      <w:marTop w:val="0"/>
      <w:marBottom w:val="0"/>
      <w:divBdr>
        <w:top w:val="none" w:sz="0" w:space="0" w:color="auto"/>
        <w:left w:val="none" w:sz="0" w:space="0" w:color="auto"/>
        <w:bottom w:val="none" w:sz="0" w:space="0" w:color="auto"/>
        <w:right w:val="none" w:sz="0" w:space="0" w:color="auto"/>
      </w:divBdr>
    </w:div>
    <w:div w:id="1184133664">
      <w:marLeft w:val="640"/>
      <w:marRight w:val="0"/>
      <w:marTop w:val="0"/>
      <w:marBottom w:val="0"/>
      <w:divBdr>
        <w:top w:val="none" w:sz="0" w:space="0" w:color="auto"/>
        <w:left w:val="none" w:sz="0" w:space="0" w:color="auto"/>
        <w:bottom w:val="none" w:sz="0" w:space="0" w:color="auto"/>
        <w:right w:val="none" w:sz="0" w:space="0" w:color="auto"/>
      </w:divBdr>
    </w:div>
    <w:div w:id="1184322523">
      <w:marLeft w:val="640"/>
      <w:marRight w:val="0"/>
      <w:marTop w:val="0"/>
      <w:marBottom w:val="0"/>
      <w:divBdr>
        <w:top w:val="none" w:sz="0" w:space="0" w:color="auto"/>
        <w:left w:val="none" w:sz="0" w:space="0" w:color="auto"/>
        <w:bottom w:val="none" w:sz="0" w:space="0" w:color="auto"/>
        <w:right w:val="none" w:sz="0" w:space="0" w:color="auto"/>
      </w:divBdr>
    </w:div>
    <w:div w:id="1184325854">
      <w:marLeft w:val="640"/>
      <w:marRight w:val="0"/>
      <w:marTop w:val="0"/>
      <w:marBottom w:val="0"/>
      <w:divBdr>
        <w:top w:val="none" w:sz="0" w:space="0" w:color="auto"/>
        <w:left w:val="none" w:sz="0" w:space="0" w:color="auto"/>
        <w:bottom w:val="none" w:sz="0" w:space="0" w:color="auto"/>
        <w:right w:val="none" w:sz="0" w:space="0" w:color="auto"/>
      </w:divBdr>
    </w:div>
    <w:div w:id="1184326422">
      <w:marLeft w:val="640"/>
      <w:marRight w:val="0"/>
      <w:marTop w:val="0"/>
      <w:marBottom w:val="0"/>
      <w:divBdr>
        <w:top w:val="none" w:sz="0" w:space="0" w:color="auto"/>
        <w:left w:val="none" w:sz="0" w:space="0" w:color="auto"/>
        <w:bottom w:val="none" w:sz="0" w:space="0" w:color="auto"/>
        <w:right w:val="none" w:sz="0" w:space="0" w:color="auto"/>
      </w:divBdr>
    </w:div>
    <w:div w:id="1184399241">
      <w:marLeft w:val="640"/>
      <w:marRight w:val="0"/>
      <w:marTop w:val="0"/>
      <w:marBottom w:val="0"/>
      <w:divBdr>
        <w:top w:val="none" w:sz="0" w:space="0" w:color="auto"/>
        <w:left w:val="none" w:sz="0" w:space="0" w:color="auto"/>
        <w:bottom w:val="none" w:sz="0" w:space="0" w:color="auto"/>
        <w:right w:val="none" w:sz="0" w:space="0" w:color="auto"/>
      </w:divBdr>
    </w:div>
    <w:div w:id="1184438500">
      <w:marLeft w:val="640"/>
      <w:marRight w:val="0"/>
      <w:marTop w:val="0"/>
      <w:marBottom w:val="0"/>
      <w:divBdr>
        <w:top w:val="none" w:sz="0" w:space="0" w:color="auto"/>
        <w:left w:val="none" w:sz="0" w:space="0" w:color="auto"/>
        <w:bottom w:val="none" w:sz="0" w:space="0" w:color="auto"/>
        <w:right w:val="none" w:sz="0" w:space="0" w:color="auto"/>
      </w:divBdr>
    </w:div>
    <w:div w:id="1184512468">
      <w:marLeft w:val="640"/>
      <w:marRight w:val="0"/>
      <w:marTop w:val="0"/>
      <w:marBottom w:val="0"/>
      <w:divBdr>
        <w:top w:val="none" w:sz="0" w:space="0" w:color="auto"/>
        <w:left w:val="none" w:sz="0" w:space="0" w:color="auto"/>
        <w:bottom w:val="none" w:sz="0" w:space="0" w:color="auto"/>
        <w:right w:val="none" w:sz="0" w:space="0" w:color="auto"/>
      </w:divBdr>
    </w:div>
    <w:div w:id="1184632532">
      <w:marLeft w:val="640"/>
      <w:marRight w:val="0"/>
      <w:marTop w:val="0"/>
      <w:marBottom w:val="0"/>
      <w:divBdr>
        <w:top w:val="none" w:sz="0" w:space="0" w:color="auto"/>
        <w:left w:val="none" w:sz="0" w:space="0" w:color="auto"/>
        <w:bottom w:val="none" w:sz="0" w:space="0" w:color="auto"/>
        <w:right w:val="none" w:sz="0" w:space="0" w:color="auto"/>
      </w:divBdr>
    </w:div>
    <w:div w:id="1184703821">
      <w:marLeft w:val="640"/>
      <w:marRight w:val="0"/>
      <w:marTop w:val="0"/>
      <w:marBottom w:val="0"/>
      <w:divBdr>
        <w:top w:val="none" w:sz="0" w:space="0" w:color="auto"/>
        <w:left w:val="none" w:sz="0" w:space="0" w:color="auto"/>
        <w:bottom w:val="none" w:sz="0" w:space="0" w:color="auto"/>
        <w:right w:val="none" w:sz="0" w:space="0" w:color="auto"/>
      </w:divBdr>
    </w:div>
    <w:div w:id="1184713166">
      <w:marLeft w:val="640"/>
      <w:marRight w:val="0"/>
      <w:marTop w:val="0"/>
      <w:marBottom w:val="0"/>
      <w:divBdr>
        <w:top w:val="none" w:sz="0" w:space="0" w:color="auto"/>
        <w:left w:val="none" w:sz="0" w:space="0" w:color="auto"/>
        <w:bottom w:val="none" w:sz="0" w:space="0" w:color="auto"/>
        <w:right w:val="none" w:sz="0" w:space="0" w:color="auto"/>
      </w:divBdr>
    </w:div>
    <w:div w:id="1184825382">
      <w:marLeft w:val="640"/>
      <w:marRight w:val="0"/>
      <w:marTop w:val="0"/>
      <w:marBottom w:val="0"/>
      <w:divBdr>
        <w:top w:val="none" w:sz="0" w:space="0" w:color="auto"/>
        <w:left w:val="none" w:sz="0" w:space="0" w:color="auto"/>
        <w:bottom w:val="none" w:sz="0" w:space="0" w:color="auto"/>
        <w:right w:val="none" w:sz="0" w:space="0" w:color="auto"/>
      </w:divBdr>
    </w:div>
    <w:div w:id="1184856860">
      <w:marLeft w:val="640"/>
      <w:marRight w:val="0"/>
      <w:marTop w:val="0"/>
      <w:marBottom w:val="0"/>
      <w:divBdr>
        <w:top w:val="none" w:sz="0" w:space="0" w:color="auto"/>
        <w:left w:val="none" w:sz="0" w:space="0" w:color="auto"/>
        <w:bottom w:val="none" w:sz="0" w:space="0" w:color="auto"/>
        <w:right w:val="none" w:sz="0" w:space="0" w:color="auto"/>
      </w:divBdr>
    </w:div>
    <w:div w:id="1184900260">
      <w:marLeft w:val="640"/>
      <w:marRight w:val="0"/>
      <w:marTop w:val="0"/>
      <w:marBottom w:val="0"/>
      <w:divBdr>
        <w:top w:val="none" w:sz="0" w:space="0" w:color="auto"/>
        <w:left w:val="none" w:sz="0" w:space="0" w:color="auto"/>
        <w:bottom w:val="none" w:sz="0" w:space="0" w:color="auto"/>
        <w:right w:val="none" w:sz="0" w:space="0" w:color="auto"/>
      </w:divBdr>
    </w:div>
    <w:div w:id="1184973796">
      <w:marLeft w:val="640"/>
      <w:marRight w:val="0"/>
      <w:marTop w:val="0"/>
      <w:marBottom w:val="0"/>
      <w:divBdr>
        <w:top w:val="none" w:sz="0" w:space="0" w:color="auto"/>
        <w:left w:val="none" w:sz="0" w:space="0" w:color="auto"/>
        <w:bottom w:val="none" w:sz="0" w:space="0" w:color="auto"/>
        <w:right w:val="none" w:sz="0" w:space="0" w:color="auto"/>
      </w:divBdr>
    </w:div>
    <w:div w:id="1184978240">
      <w:marLeft w:val="640"/>
      <w:marRight w:val="0"/>
      <w:marTop w:val="0"/>
      <w:marBottom w:val="0"/>
      <w:divBdr>
        <w:top w:val="none" w:sz="0" w:space="0" w:color="auto"/>
        <w:left w:val="none" w:sz="0" w:space="0" w:color="auto"/>
        <w:bottom w:val="none" w:sz="0" w:space="0" w:color="auto"/>
        <w:right w:val="none" w:sz="0" w:space="0" w:color="auto"/>
      </w:divBdr>
    </w:div>
    <w:div w:id="1184978523">
      <w:marLeft w:val="640"/>
      <w:marRight w:val="0"/>
      <w:marTop w:val="0"/>
      <w:marBottom w:val="0"/>
      <w:divBdr>
        <w:top w:val="none" w:sz="0" w:space="0" w:color="auto"/>
        <w:left w:val="none" w:sz="0" w:space="0" w:color="auto"/>
        <w:bottom w:val="none" w:sz="0" w:space="0" w:color="auto"/>
        <w:right w:val="none" w:sz="0" w:space="0" w:color="auto"/>
      </w:divBdr>
    </w:div>
    <w:div w:id="1184979633">
      <w:marLeft w:val="640"/>
      <w:marRight w:val="0"/>
      <w:marTop w:val="0"/>
      <w:marBottom w:val="0"/>
      <w:divBdr>
        <w:top w:val="none" w:sz="0" w:space="0" w:color="auto"/>
        <w:left w:val="none" w:sz="0" w:space="0" w:color="auto"/>
        <w:bottom w:val="none" w:sz="0" w:space="0" w:color="auto"/>
        <w:right w:val="none" w:sz="0" w:space="0" w:color="auto"/>
      </w:divBdr>
    </w:div>
    <w:div w:id="1184981768">
      <w:marLeft w:val="640"/>
      <w:marRight w:val="0"/>
      <w:marTop w:val="0"/>
      <w:marBottom w:val="0"/>
      <w:divBdr>
        <w:top w:val="none" w:sz="0" w:space="0" w:color="auto"/>
        <w:left w:val="none" w:sz="0" w:space="0" w:color="auto"/>
        <w:bottom w:val="none" w:sz="0" w:space="0" w:color="auto"/>
        <w:right w:val="none" w:sz="0" w:space="0" w:color="auto"/>
      </w:divBdr>
    </w:div>
    <w:div w:id="1185052051">
      <w:marLeft w:val="640"/>
      <w:marRight w:val="0"/>
      <w:marTop w:val="0"/>
      <w:marBottom w:val="0"/>
      <w:divBdr>
        <w:top w:val="none" w:sz="0" w:space="0" w:color="auto"/>
        <w:left w:val="none" w:sz="0" w:space="0" w:color="auto"/>
        <w:bottom w:val="none" w:sz="0" w:space="0" w:color="auto"/>
        <w:right w:val="none" w:sz="0" w:space="0" w:color="auto"/>
      </w:divBdr>
    </w:div>
    <w:div w:id="1185090626">
      <w:marLeft w:val="640"/>
      <w:marRight w:val="0"/>
      <w:marTop w:val="0"/>
      <w:marBottom w:val="0"/>
      <w:divBdr>
        <w:top w:val="none" w:sz="0" w:space="0" w:color="auto"/>
        <w:left w:val="none" w:sz="0" w:space="0" w:color="auto"/>
        <w:bottom w:val="none" w:sz="0" w:space="0" w:color="auto"/>
        <w:right w:val="none" w:sz="0" w:space="0" w:color="auto"/>
      </w:divBdr>
    </w:div>
    <w:div w:id="1185097868">
      <w:marLeft w:val="640"/>
      <w:marRight w:val="0"/>
      <w:marTop w:val="0"/>
      <w:marBottom w:val="0"/>
      <w:divBdr>
        <w:top w:val="none" w:sz="0" w:space="0" w:color="auto"/>
        <w:left w:val="none" w:sz="0" w:space="0" w:color="auto"/>
        <w:bottom w:val="none" w:sz="0" w:space="0" w:color="auto"/>
        <w:right w:val="none" w:sz="0" w:space="0" w:color="auto"/>
      </w:divBdr>
    </w:div>
    <w:div w:id="1185284733">
      <w:marLeft w:val="640"/>
      <w:marRight w:val="0"/>
      <w:marTop w:val="0"/>
      <w:marBottom w:val="0"/>
      <w:divBdr>
        <w:top w:val="none" w:sz="0" w:space="0" w:color="auto"/>
        <w:left w:val="none" w:sz="0" w:space="0" w:color="auto"/>
        <w:bottom w:val="none" w:sz="0" w:space="0" w:color="auto"/>
        <w:right w:val="none" w:sz="0" w:space="0" w:color="auto"/>
      </w:divBdr>
    </w:div>
    <w:div w:id="1185290950">
      <w:marLeft w:val="640"/>
      <w:marRight w:val="0"/>
      <w:marTop w:val="0"/>
      <w:marBottom w:val="0"/>
      <w:divBdr>
        <w:top w:val="none" w:sz="0" w:space="0" w:color="auto"/>
        <w:left w:val="none" w:sz="0" w:space="0" w:color="auto"/>
        <w:bottom w:val="none" w:sz="0" w:space="0" w:color="auto"/>
        <w:right w:val="none" w:sz="0" w:space="0" w:color="auto"/>
      </w:divBdr>
    </w:div>
    <w:div w:id="1185359855">
      <w:marLeft w:val="640"/>
      <w:marRight w:val="0"/>
      <w:marTop w:val="0"/>
      <w:marBottom w:val="0"/>
      <w:divBdr>
        <w:top w:val="none" w:sz="0" w:space="0" w:color="auto"/>
        <w:left w:val="none" w:sz="0" w:space="0" w:color="auto"/>
        <w:bottom w:val="none" w:sz="0" w:space="0" w:color="auto"/>
        <w:right w:val="none" w:sz="0" w:space="0" w:color="auto"/>
      </w:divBdr>
    </w:div>
    <w:div w:id="1185361474">
      <w:marLeft w:val="640"/>
      <w:marRight w:val="0"/>
      <w:marTop w:val="0"/>
      <w:marBottom w:val="0"/>
      <w:divBdr>
        <w:top w:val="none" w:sz="0" w:space="0" w:color="auto"/>
        <w:left w:val="none" w:sz="0" w:space="0" w:color="auto"/>
        <w:bottom w:val="none" w:sz="0" w:space="0" w:color="auto"/>
        <w:right w:val="none" w:sz="0" w:space="0" w:color="auto"/>
      </w:divBdr>
    </w:div>
    <w:div w:id="1185367979">
      <w:marLeft w:val="640"/>
      <w:marRight w:val="0"/>
      <w:marTop w:val="0"/>
      <w:marBottom w:val="0"/>
      <w:divBdr>
        <w:top w:val="none" w:sz="0" w:space="0" w:color="auto"/>
        <w:left w:val="none" w:sz="0" w:space="0" w:color="auto"/>
        <w:bottom w:val="none" w:sz="0" w:space="0" w:color="auto"/>
        <w:right w:val="none" w:sz="0" w:space="0" w:color="auto"/>
      </w:divBdr>
    </w:div>
    <w:div w:id="1185443186">
      <w:marLeft w:val="640"/>
      <w:marRight w:val="0"/>
      <w:marTop w:val="0"/>
      <w:marBottom w:val="0"/>
      <w:divBdr>
        <w:top w:val="none" w:sz="0" w:space="0" w:color="auto"/>
        <w:left w:val="none" w:sz="0" w:space="0" w:color="auto"/>
        <w:bottom w:val="none" w:sz="0" w:space="0" w:color="auto"/>
        <w:right w:val="none" w:sz="0" w:space="0" w:color="auto"/>
      </w:divBdr>
    </w:div>
    <w:div w:id="1185481125">
      <w:marLeft w:val="640"/>
      <w:marRight w:val="0"/>
      <w:marTop w:val="0"/>
      <w:marBottom w:val="0"/>
      <w:divBdr>
        <w:top w:val="none" w:sz="0" w:space="0" w:color="auto"/>
        <w:left w:val="none" w:sz="0" w:space="0" w:color="auto"/>
        <w:bottom w:val="none" w:sz="0" w:space="0" w:color="auto"/>
        <w:right w:val="none" w:sz="0" w:space="0" w:color="auto"/>
      </w:divBdr>
    </w:div>
    <w:div w:id="1185482844">
      <w:marLeft w:val="640"/>
      <w:marRight w:val="0"/>
      <w:marTop w:val="0"/>
      <w:marBottom w:val="0"/>
      <w:divBdr>
        <w:top w:val="none" w:sz="0" w:space="0" w:color="auto"/>
        <w:left w:val="none" w:sz="0" w:space="0" w:color="auto"/>
        <w:bottom w:val="none" w:sz="0" w:space="0" w:color="auto"/>
        <w:right w:val="none" w:sz="0" w:space="0" w:color="auto"/>
      </w:divBdr>
    </w:div>
    <w:div w:id="1185560359">
      <w:marLeft w:val="640"/>
      <w:marRight w:val="0"/>
      <w:marTop w:val="0"/>
      <w:marBottom w:val="0"/>
      <w:divBdr>
        <w:top w:val="none" w:sz="0" w:space="0" w:color="auto"/>
        <w:left w:val="none" w:sz="0" w:space="0" w:color="auto"/>
        <w:bottom w:val="none" w:sz="0" w:space="0" w:color="auto"/>
        <w:right w:val="none" w:sz="0" w:space="0" w:color="auto"/>
      </w:divBdr>
    </w:div>
    <w:div w:id="1185635408">
      <w:marLeft w:val="640"/>
      <w:marRight w:val="0"/>
      <w:marTop w:val="0"/>
      <w:marBottom w:val="0"/>
      <w:divBdr>
        <w:top w:val="none" w:sz="0" w:space="0" w:color="auto"/>
        <w:left w:val="none" w:sz="0" w:space="0" w:color="auto"/>
        <w:bottom w:val="none" w:sz="0" w:space="0" w:color="auto"/>
        <w:right w:val="none" w:sz="0" w:space="0" w:color="auto"/>
      </w:divBdr>
    </w:div>
    <w:div w:id="1185636519">
      <w:marLeft w:val="640"/>
      <w:marRight w:val="0"/>
      <w:marTop w:val="0"/>
      <w:marBottom w:val="0"/>
      <w:divBdr>
        <w:top w:val="none" w:sz="0" w:space="0" w:color="auto"/>
        <w:left w:val="none" w:sz="0" w:space="0" w:color="auto"/>
        <w:bottom w:val="none" w:sz="0" w:space="0" w:color="auto"/>
        <w:right w:val="none" w:sz="0" w:space="0" w:color="auto"/>
      </w:divBdr>
    </w:div>
    <w:div w:id="1185709770">
      <w:marLeft w:val="640"/>
      <w:marRight w:val="0"/>
      <w:marTop w:val="0"/>
      <w:marBottom w:val="0"/>
      <w:divBdr>
        <w:top w:val="none" w:sz="0" w:space="0" w:color="auto"/>
        <w:left w:val="none" w:sz="0" w:space="0" w:color="auto"/>
        <w:bottom w:val="none" w:sz="0" w:space="0" w:color="auto"/>
        <w:right w:val="none" w:sz="0" w:space="0" w:color="auto"/>
      </w:divBdr>
    </w:div>
    <w:div w:id="1185751928">
      <w:marLeft w:val="640"/>
      <w:marRight w:val="0"/>
      <w:marTop w:val="0"/>
      <w:marBottom w:val="0"/>
      <w:divBdr>
        <w:top w:val="none" w:sz="0" w:space="0" w:color="auto"/>
        <w:left w:val="none" w:sz="0" w:space="0" w:color="auto"/>
        <w:bottom w:val="none" w:sz="0" w:space="0" w:color="auto"/>
        <w:right w:val="none" w:sz="0" w:space="0" w:color="auto"/>
      </w:divBdr>
    </w:div>
    <w:div w:id="1185827109">
      <w:marLeft w:val="640"/>
      <w:marRight w:val="0"/>
      <w:marTop w:val="0"/>
      <w:marBottom w:val="0"/>
      <w:divBdr>
        <w:top w:val="none" w:sz="0" w:space="0" w:color="auto"/>
        <w:left w:val="none" w:sz="0" w:space="0" w:color="auto"/>
        <w:bottom w:val="none" w:sz="0" w:space="0" w:color="auto"/>
        <w:right w:val="none" w:sz="0" w:space="0" w:color="auto"/>
      </w:divBdr>
    </w:div>
    <w:div w:id="1185829219">
      <w:marLeft w:val="640"/>
      <w:marRight w:val="0"/>
      <w:marTop w:val="0"/>
      <w:marBottom w:val="0"/>
      <w:divBdr>
        <w:top w:val="none" w:sz="0" w:space="0" w:color="auto"/>
        <w:left w:val="none" w:sz="0" w:space="0" w:color="auto"/>
        <w:bottom w:val="none" w:sz="0" w:space="0" w:color="auto"/>
        <w:right w:val="none" w:sz="0" w:space="0" w:color="auto"/>
      </w:divBdr>
    </w:div>
    <w:div w:id="1185942798">
      <w:marLeft w:val="640"/>
      <w:marRight w:val="0"/>
      <w:marTop w:val="0"/>
      <w:marBottom w:val="0"/>
      <w:divBdr>
        <w:top w:val="none" w:sz="0" w:space="0" w:color="auto"/>
        <w:left w:val="none" w:sz="0" w:space="0" w:color="auto"/>
        <w:bottom w:val="none" w:sz="0" w:space="0" w:color="auto"/>
        <w:right w:val="none" w:sz="0" w:space="0" w:color="auto"/>
      </w:divBdr>
    </w:div>
    <w:div w:id="1185942987">
      <w:marLeft w:val="640"/>
      <w:marRight w:val="0"/>
      <w:marTop w:val="0"/>
      <w:marBottom w:val="0"/>
      <w:divBdr>
        <w:top w:val="none" w:sz="0" w:space="0" w:color="auto"/>
        <w:left w:val="none" w:sz="0" w:space="0" w:color="auto"/>
        <w:bottom w:val="none" w:sz="0" w:space="0" w:color="auto"/>
        <w:right w:val="none" w:sz="0" w:space="0" w:color="auto"/>
      </w:divBdr>
    </w:div>
    <w:div w:id="1185946414">
      <w:marLeft w:val="640"/>
      <w:marRight w:val="0"/>
      <w:marTop w:val="0"/>
      <w:marBottom w:val="0"/>
      <w:divBdr>
        <w:top w:val="none" w:sz="0" w:space="0" w:color="auto"/>
        <w:left w:val="none" w:sz="0" w:space="0" w:color="auto"/>
        <w:bottom w:val="none" w:sz="0" w:space="0" w:color="auto"/>
        <w:right w:val="none" w:sz="0" w:space="0" w:color="auto"/>
      </w:divBdr>
    </w:div>
    <w:div w:id="1186015532">
      <w:marLeft w:val="640"/>
      <w:marRight w:val="0"/>
      <w:marTop w:val="0"/>
      <w:marBottom w:val="0"/>
      <w:divBdr>
        <w:top w:val="none" w:sz="0" w:space="0" w:color="auto"/>
        <w:left w:val="none" w:sz="0" w:space="0" w:color="auto"/>
        <w:bottom w:val="none" w:sz="0" w:space="0" w:color="auto"/>
        <w:right w:val="none" w:sz="0" w:space="0" w:color="auto"/>
      </w:divBdr>
    </w:div>
    <w:div w:id="1186018358">
      <w:marLeft w:val="640"/>
      <w:marRight w:val="0"/>
      <w:marTop w:val="0"/>
      <w:marBottom w:val="0"/>
      <w:divBdr>
        <w:top w:val="none" w:sz="0" w:space="0" w:color="auto"/>
        <w:left w:val="none" w:sz="0" w:space="0" w:color="auto"/>
        <w:bottom w:val="none" w:sz="0" w:space="0" w:color="auto"/>
        <w:right w:val="none" w:sz="0" w:space="0" w:color="auto"/>
      </w:divBdr>
    </w:div>
    <w:div w:id="1186022727">
      <w:marLeft w:val="640"/>
      <w:marRight w:val="0"/>
      <w:marTop w:val="0"/>
      <w:marBottom w:val="0"/>
      <w:divBdr>
        <w:top w:val="none" w:sz="0" w:space="0" w:color="auto"/>
        <w:left w:val="none" w:sz="0" w:space="0" w:color="auto"/>
        <w:bottom w:val="none" w:sz="0" w:space="0" w:color="auto"/>
        <w:right w:val="none" w:sz="0" w:space="0" w:color="auto"/>
      </w:divBdr>
    </w:div>
    <w:div w:id="1186095676">
      <w:marLeft w:val="480"/>
      <w:marRight w:val="0"/>
      <w:marTop w:val="0"/>
      <w:marBottom w:val="0"/>
      <w:divBdr>
        <w:top w:val="none" w:sz="0" w:space="0" w:color="auto"/>
        <w:left w:val="none" w:sz="0" w:space="0" w:color="auto"/>
        <w:bottom w:val="none" w:sz="0" w:space="0" w:color="auto"/>
        <w:right w:val="none" w:sz="0" w:space="0" w:color="auto"/>
      </w:divBdr>
    </w:div>
    <w:div w:id="1186096332">
      <w:marLeft w:val="640"/>
      <w:marRight w:val="0"/>
      <w:marTop w:val="0"/>
      <w:marBottom w:val="0"/>
      <w:divBdr>
        <w:top w:val="none" w:sz="0" w:space="0" w:color="auto"/>
        <w:left w:val="none" w:sz="0" w:space="0" w:color="auto"/>
        <w:bottom w:val="none" w:sz="0" w:space="0" w:color="auto"/>
        <w:right w:val="none" w:sz="0" w:space="0" w:color="auto"/>
      </w:divBdr>
    </w:div>
    <w:div w:id="1186138610">
      <w:marLeft w:val="640"/>
      <w:marRight w:val="0"/>
      <w:marTop w:val="0"/>
      <w:marBottom w:val="0"/>
      <w:divBdr>
        <w:top w:val="none" w:sz="0" w:space="0" w:color="auto"/>
        <w:left w:val="none" w:sz="0" w:space="0" w:color="auto"/>
        <w:bottom w:val="none" w:sz="0" w:space="0" w:color="auto"/>
        <w:right w:val="none" w:sz="0" w:space="0" w:color="auto"/>
      </w:divBdr>
    </w:div>
    <w:div w:id="1186216687">
      <w:marLeft w:val="640"/>
      <w:marRight w:val="0"/>
      <w:marTop w:val="0"/>
      <w:marBottom w:val="0"/>
      <w:divBdr>
        <w:top w:val="none" w:sz="0" w:space="0" w:color="auto"/>
        <w:left w:val="none" w:sz="0" w:space="0" w:color="auto"/>
        <w:bottom w:val="none" w:sz="0" w:space="0" w:color="auto"/>
        <w:right w:val="none" w:sz="0" w:space="0" w:color="auto"/>
      </w:divBdr>
    </w:div>
    <w:div w:id="1186287677">
      <w:marLeft w:val="640"/>
      <w:marRight w:val="0"/>
      <w:marTop w:val="0"/>
      <w:marBottom w:val="0"/>
      <w:divBdr>
        <w:top w:val="none" w:sz="0" w:space="0" w:color="auto"/>
        <w:left w:val="none" w:sz="0" w:space="0" w:color="auto"/>
        <w:bottom w:val="none" w:sz="0" w:space="0" w:color="auto"/>
        <w:right w:val="none" w:sz="0" w:space="0" w:color="auto"/>
      </w:divBdr>
    </w:div>
    <w:div w:id="1186410638">
      <w:marLeft w:val="640"/>
      <w:marRight w:val="0"/>
      <w:marTop w:val="0"/>
      <w:marBottom w:val="0"/>
      <w:divBdr>
        <w:top w:val="none" w:sz="0" w:space="0" w:color="auto"/>
        <w:left w:val="none" w:sz="0" w:space="0" w:color="auto"/>
        <w:bottom w:val="none" w:sz="0" w:space="0" w:color="auto"/>
        <w:right w:val="none" w:sz="0" w:space="0" w:color="auto"/>
      </w:divBdr>
    </w:div>
    <w:div w:id="1186477614">
      <w:marLeft w:val="640"/>
      <w:marRight w:val="0"/>
      <w:marTop w:val="0"/>
      <w:marBottom w:val="0"/>
      <w:divBdr>
        <w:top w:val="none" w:sz="0" w:space="0" w:color="auto"/>
        <w:left w:val="none" w:sz="0" w:space="0" w:color="auto"/>
        <w:bottom w:val="none" w:sz="0" w:space="0" w:color="auto"/>
        <w:right w:val="none" w:sz="0" w:space="0" w:color="auto"/>
      </w:divBdr>
    </w:div>
    <w:div w:id="1186480828">
      <w:marLeft w:val="640"/>
      <w:marRight w:val="0"/>
      <w:marTop w:val="0"/>
      <w:marBottom w:val="0"/>
      <w:divBdr>
        <w:top w:val="none" w:sz="0" w:space="0" w:color="auto"/>
        <w:left w:val="none" w:sz="0" w:space="0" w:color="auto"/>
        <w:bottom w:val="none" w:sz="0" w:space="0" w:color="auto"/>
        <w:right w:val="none" w:sz="0" w:space="0" w:color="auto"/>
      </w:divBdr>
    </w:div>
    <w:div w:id="1186552366">
      <w:marLeft w:val="640"/>
      <w:marRight w:val="0"/>
      <w:marTop w:val="0"/>
      <w:marBottom w:val="0"/>
      <w:divBdr>
        <w:top w:val="none" w:sz="0" w:space="0" w:color="auto"/>
        <w:left w:val="none" w:sz="0" w:space="0" w:color="auto"/>
        <w:bottom w:val="none" w:sz="0" w:space="0" w:color="auto"/>
        <w:right w:val="none" w:sz="0" w:space="0" w:color="auto"/>
      </w:divBdr>
    </w:div>
    <w:div w:id="1186673243">
      <w:marLeft w:val="640"/>
      <w:marRight w:val="0"/>
      <w:marTop w:val="0"/>
      <w:marBottom w:val="0"/>
      <w:divBdr>
        <w:top w:val="none" w:sz="0" w:space="0" w:color="auto"/>
        <w:left w:val="none" w:sz="0" w:space="0" w:color="auto"/>
        <w:bottom w:val="none" w:sz="0" w:space="0" w:color="auto"/>
        <w:right w:val="none" w:sz="0" w:space="0" w:color="auto"/>
      </w:divBdr>
    </w:div>
    <w:div w:id="1186676974">
      <w:marLeft w:val="640"/>
      <w:marRight w:val="0"/>
      <w:marTop w:val="0"/>
      <w:marBottom w:val="0"/>
      <w:divBdr>
        <w:top w:val="none" w:sz="0" w:space="0" w:color="auto"/>
        <w:left w:val="none" w:sz="0" w:space="0" w:color="auto"/>
        <w:bottom w:val="none" w:sz="0" w:space="0" w:color="auto"/>
        <w:right w:val="none" w:sz="0" w:space="0" w:color="auto"/>
      </w:divBdr>
    </w:div>
    <w:div w:id="1186863381">
      <w:marLeft w:val="640"/>
      <w:marRight w:val="0"/>
      <w:marTop w:val="0"/>
      <w:marBottom w:val="0"/>
      <w:divBdr>
        <w:top w:val="none" w:sz="0" w:space="0" w:color="auto"/>
        <w:left w:val="none" w:sz="0" w:space="0" w:color="auto"/>
        <w:bottom w:val="none" w:sz="0" w:space="0" w:color="auto"/>
        <w:right w:val="none" w:sz="0" w:space="0" w:color="auto"/>
      </w:divBdr>
    </w:div>
    <w:div w:id="1186946964">
      <w:marLeft w:val="640"/>
      <w:marRight w:val="0"/>
      <w:marTop w:val="0"/>
      <w:marBottom w:val="0"/>
      <w:divBdr>
        <w:top w:val="none" w:sz="0" w:space="0" w:color="auto"/>
        <w:left w:val="none" w:sz="0" w:space="0" w:color="auto"/>
        <w:bottom w:val="none" w:sz="0" w:space="0" w:color="auto"/>
        <w:right w:val="none" w:sz="0" w:space="0" w:color="auto"/>
      </w:divBdr>
    </w:div>
    <w:div w:id="1186989071">
      <w:marLeft w:val="640"/>
      <w:marRight w:val="0"/>
      <w:marTop w:val="0"/>
      <w:marBottom w:val="0"/>
      <w:divBdr>
        <w:top w:val="none" w:sz="0" w:space="0" w:color="auto"/>
        <w:left w:val="none" w:sz="0" w:space="0" w:color="auto"/>
        <w:bottom w:val="none" w:sz="0" w:space="0" w:color="auto"/>
        <w:right w:val="none" w:sz="0" w:space="0" w:color="auto"/>
      </w:divBdr>
    </w:div>
    <w:div w:id="1187062097">
      <w:marLeft w:val="640"/>
      <w:marRight w:val="0"/>
      <w:marTop w:val="0"/>
      <w:marBottom w:val="0"/>
      <w:divBdr>
        <w:top w:val="none" w:sz="0" w:space="0" w:color="auto"/>
        <w:left w:val="none" w:sz="0" w:space="0" w:color="auto"/>
        <w:bottom w:val="none" w:sz="0" w:space="0" w:color="auto"/>
        <w:right w:val="none" w:sz="0" w:space="0" w:color="auto"/>
      </w:divBdr>
    </w:div>
    <w:div w:id="1187064453">
      <w:marLeft w:val="640"/>
      <w:marRight w:val="0"/>
      <w:marTop w:val="0"/>
      <w:marBottom w:val="0"/>
      <w:divBdr>
        <w:top w:val="none" w:sz="0" w:space="0" w:color="auto"/>
        <w:left w:val="none" w:sz="0" w:space="0" w:color="auto"/>
        <w:bottom w:val="none" w:sz="0" w:space="0" w:color="auto"/>
        <w:right w:val="none" w:sz="0" w:space="0" w:color="auto"/>
      </w:divBdr>
    </w:div>
    <w:div w:id="1187064570">
      <w:marLeft w:val="640"/>
      <w:marRight w:val="0"/>
      <w:marTop w:val="0"/>
      <w:marBottom w:val="0"/>
      <w:divBdr>
        <w:top w:val="none" w:sz="0" w:space="0" w:color="auto"/>
        <w:left w:val="none" w:sz="0" w:space="0" w:color="auto"/>
        <w:bottom w:val="none" w:sz="0" w:space="0" w:color="auto"/>
        <w:right w:val="none" w:sz="0" w:space="0" w:color="auto"/>
      </w:divBdr>
    </w:div>
    <w:div w:id="1187212622">
      <w:marLeft w:val="640"/>
      <w:marRight w:val="0"/>
      <w:marTop w:val="0"/>
      <w:marBottom w:val="0"/>
      <w:divBdr>
        <w:top w:val="none" w:sz="0" w:space="0" w:color="auto"/>
        <w:left w:val="none" w:sz="0" w:space="0" w:color="auto"/>
        <w:bottom w:val="none" w:sz="0" w:space="0" w:color="auto"/>
        <w:right w:val="none" w:sz="0" w:space="0" w:color="auto"/>
      </w:divBdr>
    </w:div>
    <w:div w:id="1187213577">
      <w:marLeft w:val="640"/>
      <w:marRight w:val="0"/>
      <w:marTop w:val="0"/>
      <w:marBottom w:val="0"/>
      <w:divBdr>
        <w:top w:val="none" w:sz="0" w:space="0" w:color="auto"/>
        <w:left w:val="none" w:sz="0" w:space="0" w:color="auto"/>
        <w:bottom w:val="none" w:sz="0" w:space="0" w:color="auto"/>
        <w:right w:val="none" w:sz="0" w:space="0" w:color="auto"/>
      </w:divBdr>
    </w:div>
    <w:div w:id="1187214705">
      <w:marLeft w:val="640"/>
      <w:marRight w:val="0"/>
      <w:marTop w:val="0"/>
      <w:marBottom w:val="0"/>
      <w:divBdr>
        <w:top w:val="none" w:sz="0" w:space="0" w:color="auto"/>
        <w:left w:val="none" w:sz="0" w:space="0" w:color="auto"/>
        <w:bottom w:val="none" w:sz="0" w:space="0" w:color="auto"/>
        <w:right w:val="none" w:sz="0" w:space="0" w:color="auto"/>
      </w:divBdr>
    </w:div>
    <w:div w:id="1187250902">
      <w:marLeft w:val="640"/>
      <w:marRight w:val="0"/>
      <w:marTop w:val="0"/>
      <w:marBottom w:val="0"/>
      <w:divBdr>
        <w:top w:val="none" w:sz="0" w:space="0" w:color="auto"/>
        <w:left w:val="none" w:sz="0" w:space="0" w:color="auto"/>
        <w:bottom w:val="none" w:sz="0" w:space="0" w:color="auto"/>
        <w:right w:val="none" w:sz="0" w:space="0" w:color="auto"/>
      </w:divBdr>
    </w:div>
    <w:div w:id="1187282674">
      <w:marLeft w:val="640"/>
      <w:marRight w:val="0"/>
      <w:marTop w:val="0"/>
      <w:marBottom w:val="0"/>
      <w:divBdr>
        <w:top w:val="none" w:sz="0" w:space="0" w:color="auto"/>
        <w:left w:val="none" w:sz="0" w:space="0" w:color="auto"/>
        <w:bottom w:val="none" w:sz="0" w:space="0" w:color="auto"/>
        <w:right w:val="none" w:sz="0" w:space="0" w:color="auto"/>
      </w:divBdr>
    </w:div>
    <w:div w:id="1187404074">
      <w:marLeft w:val="640"/>
      <w:marRight w:val="0"/>
      <w:marTop w:val="0"/>
      <w:marBottom w:val="0"/>
      <w:divBdr>
        <w:top w:val="none" w:sz="0" w:space="0" w:color="auto"/>
        <w:left w:val="none" w:sz="0" w:space="0" w:color="auto"/>
        <w:bottom w:val="none" w:sz="0" w:space="0" w:color="auto"/>
        <w:right w:val="none" w:sz="0" w:space="0" w:color="auto"/>
      </w:divBdr>
    </w:div>
    <w:div w:id="1187407979">
      <w:marLeft w:val="640"/>
      <w:marRight w:val="0"/>
      <w:marTop w:val="0"/>
      <w:marBottom w:val="0"/>
      <w:divBdr>
        <w:top w:val="none" w:sz="0" w:space="0" w:color="auto"/>
        <w:left w:val="none" w:sz="0" w:space="0" w:color="auto"/>
        <w:bottom w:val="none" w:sz="0" w:space="0" w:color="auto"/>
        <w:right w:val="none" w:sz="0" w:space="0" w:color="auto"/>
      </w:divBdr>
    </w:div>
    <w:div w:id="1187449553">
      <w:marLeft w:val="640"/>
      <w:marRight w:val="0"/>
      <w:marTop w:val="0"/>
      <w:marBottom w:val="0"/>
      <w:divBdr>
        <w:top w:val="none" w:sz="0" w:space="0" w:color="auto"/>
        <w:left w:val="none" w:sz="0" w:space="0" w:color="auto"/>
        <w:bottom w:val="none" w:sz="0" w:space="0" w:color="auto"/>
        <w:right w:val="none" w:sz="0" w:space="0" w:color="auto"/>
      </w:divBdr>
    </w:div>
    <w:div w:id="1187522284">
      <w:marLeft w:val="640"/>
      <w:marRight w:val="0"/>
      <w:marTop w:val="0"/>
      <w:marBottom w:val="0"/>
      <w:divBdr>
        <w:top w:val="none" w:sz="0" w:space="0" w:color="auto"/>
        <w:left w:val="none" w:sz="0" w:space="0" w:color="auto"/>
        <w:bottom w:val="none" w:sz="0" w:space="0" w:color="auto"/>
        <w:right w:val="none" w:sz="0" w:space="0" w:color="auto"/>
      </w:divBdr>
    </w:div>
    <w:div w:id="1187669190">
      <w:marLeft w:val="640"/>
      <w:marRight w:val="0"/>
      <w:marTop w:val="0"/>
      <w:marBottom w:val="0"/>
      <w:divBdr>
        <w:top w:val="none" w:sz="0" w:space="0" w:color="auto"/>
        <w:left w:val="none" w:sz="0" w:space="0" w:color="auto"/>
        <w:bottom w:val="none" w:sz="0" w:space="0" w:color="auto"/>
        <w:right w:val="none" w:sz="0" w:space="0" w:color="auto"/>
      </w:divBdr>
    </w:div>
    <w:div w:id="1187673293">
      <w:marLeft w:val="640"/>
      <w:marRight w:val="0"/>
      <w:marTop w:val="0"/>
      <w:marBottom w:val="0"/>
      <w:divBdr>
        <w:top w:val="none" w:sz="0" w:space="0" w:color="auto"/>
        <w:left w:val="none" w:sz="0" w:space="0" w:color="auto"/>
        <w:bottom w:val="none" w:sz="0" w:space="0" w:color="auto"/>
        <w:right w:val="none" w:sz="0" w:space="0" w:color="auto"/>
      </w:divBdr>
    </w:div>
    <w:div w:id="1187721304">
      <w:marLeft w:val="640"/>
      <w:marRight w:val="0"/>
      <w:marTop w:val="0"/>
      <w:marBottom w:val="0"/>
      <w:divBdr>
        <w:top w:val="none" w:sz="0" w:space="0" w:color="auto"/>
        <w:left w:val="none" w:sz="0" w:space="0" w:color="auto"/>
        <w:bottom w:val="none" w:sz="0" w:space="0" w:color="auto"/>
        <w:right w:val="none" w:sz="0" w:space="0" w:color="auto"/>
      </w:divBdr>
    </w:div>
    <w:div w:id="1187789455">
      <w:marLeft w:val="640"/>
      <w:marRight w:val="0"/>
      <w:marTop w:val="0"/>
      <w:marBottom w:val="0"/>
      <w:divBdr>
        <w:top w:val="none" w:sz="0" w:space="0" w:color="auto"/>
        <w:left w:val="none" w:sz="0" w:space="0" w:color="auto"/>
        <w:bottom w:val="none" w:sz="0" w:space="0" w:color="auto"/>
        <w:right w:val="none" w:sz="0" w:space="0" w:color="auto"/>
      </w:divBdr>
    </w:div>
    <w:div w:id="1187795049">
      <w:marLeft w:val="640"/>
      <w:marRight w:val="0"/>
      <w:marTop w:val="0"/>
      <w:marBottom w:val="0"/>
      <w:divBdr>
        <w:top w:val="none" w:sz="0" w:space="0" w:color="auto"/>
        <w:left w:val="none" w:sz="0" w:space="0" w:color="auto"/>
        <w:bottom w:val="none" w:sz="0" w:space="0" w:color="auto"/>
        <w:right w:val="none" w:sz="0" w:space="0" w:color="auto"/>
      </w:divBdr>
    </w:div>
    <w:div w:id="1187796171">
      <w:marLeft w:val="640"/>
      <w:marRight w:val="0"/>
      <w:marTop w:val="0"/>
      <w:marBottom w:val="0"/>
      <w:divBdr>
        <w:top w:val="none" w:sz="0" w:space="0" w:color="auto"/>
        <w:left w:val="none" w:sz="0" w:space="0" w:color="auto"/>
        <w:bottom w:val="none" w:sz="0" w:space="0" w:color="auto"/>
        <w:right w:val="none" w:sz="0" w:space="0" w:color="auto"/>
      </w:divBdr>
    </w:div>
    <w:div w:id="1187863705">
      <w:marLeft w:val="640"/>
      <w:marRight w:val="0"/>
      <w:marTop w:val="0"/>
      <w:marBottom w:val="0"/>
      <w:divBdr>
        <w:top w:val="none" w:sz="0" w:space="0" w:color="auto"/>
        <w:left w:val="none" w:sz="0" w:space="0" w:color="auto"/>
        <w:bottom w:val="none" w:sz="0" w:space="0" w:color="auto"/>
        <w:right w:val="none" w:sz="0" w:space="0" w:color="auto"/>
      </w:divBdr>
    </w:div>
    <w:div w:id="1187865452">
      <w:marLeft w:val="640"/>
      <w:marRight w:val="0"/>
      <w:marTop w:val="0"/>
      <w:marBottom w:val="0"/>
      <w:divBdr>
        <w:top w:val="none" w:sz="0" w:space="0" w:color="auto"/>
        <w:left w:val="none" w:sz="0" w:space="0" w:color="auto"/>
        <w:bottom w:val="none" w:sz="0" w:space="0" w:color="auto"/>
        <w:right w:val="none" w:sz="0" w:space="0" w:color="auto"/>
      </w:divBdr>
    </w:div>
    <w:div w:id="1187906914">
      <w:marLeft w:val="640"/>
      <w:marRight w:val="0"/>
      <w:marTop w:val="0"/>
      <w:marBottom w:val="0"/>
      <w:divBdr>
        <w:top w:val="none" w:sz="0" w:space="0" w:color="auto"/>
        <w:left w:val="none" w:sz="0" w:space="0" w:color="auto"/>
        <w:bottom w:val="none" w:sz="0" w:space="0" w:color="auto"/>
        <w:right w:val="none" w:sz="0" w:space="0" w:color="auto"/>
      </w:divBdr>
    </w:div>
    <w:div w:id="1187980305">
      <w:marLeft w:val="640"/>
      <w:marRight w:val="0"/>
      <w:marTop w:val="0"/>
      <w:marBottom w:val="0"/>
      <w:divBdr>
        <w:top w:val="none" w:sz="0" w:space="0" w:color="auto"/>
        <w:left w:val="none" w:sz="0" w:space="0" w:color="auto"/>
        <w:bottom w:val="none" w:sz="0" w:space="0" w:color="auto"/>
        <w:right w:val="none" w:sz="0" w:space="0" w:color="auto"/>
      </w:divBdr>
    </w:div>
    <w:div w:id="1187983221">
      <w:marLeft w:val="640"/>
      <w:marRight w:val="0"/>
      <w:marTop w:val="0"/>
      <w:marBottom w:val="0"/>
      <w:divBdr>
        <w:top w:val="none" w:sz="0" w:space="0" w:color="auto"/>
        <w:left w:val="none" w:sz="0" w:space="0" w:color="auto"/>
        <w:bottom w:val="none" w:sz="0" w:space="0" w:color="auto"/>
        <w:right w:val="none" w:sz="0" w:space="0" w:color="auto"/>
      </w:divBdr>
    </w:div>
    <w:div w:id="1187984580">
      <w:marLeft w:val="640"/>
      <w:marRight w:val="0"/>
      <w:marTop w:val="0"/>
      <w:marBottom w:val="0"/>
      <w:divBdr>
        <w:top w:val="none" w:sz="0" w:space="0" w:color="auto"/>
        <w:left w:val="none" w:sz="0" w:space="0" w:color="auto"/>
        <w:bottom w:val="none" w:sz="0" w:space="0" w:color="auto"/>
        <w:right w:val="none" w:sz="0" w:space="0" w:color="auto"/>
      </w:divBdr>
    </w:div>
    <w:div w:id="1188057565">
      <w:marLeft w:val="640"/>
      <w:marRight w:val="0"/>
      <w:marTop w:val="0"/>
      <w:marBottom w:val="0"/>
      <w:divBdr>
        <w:top w:val="none" w:sz="0" w:space="0" w:color="auto"/>
        <w:left w:val="none" w:sz="0" w:space="0" w:color="auto"/>
        <w:bottom w:val="none" w:sz="0" w:space="0" w:color="auto"/>
        <w:right w:val="none" w:sz="0" w:space="0" w:color="auto"/>
      </w:divBdr>
    </w:div>
    <w:div w:id="1188061752">
      <w:marLeft w:val="640"/>
      <w:marRight w:val="0"/>
      <w:marTop w:val="0"/>
      <w:marBottom w:val="0"/>
      <w:divBdr>
        <w:top w:val="none" w:sz="0" w:space="0" w:color="auto"/>
        <w:left w:val="none" w:sz="0" w:space="0" w:color="auto"/>
        <w:bottom w:val="none" w:sz="0" w:space="0" w:color="auto"/>
        <w:right w:val="none" w:sz="0" w:space="0" w:color="auto"/>
      </w:divBdr>
    </w:div>
    <w:div w:id="1188180183">
      <w:marLeft w:val="640"/>
      <w:marRight w:val="0"/>
      <w:marTop w:val="0"/>
      <w:marBottom w:val="0"/>
      <w:divBdr>
        <w:top w:val="none" w:sz="0" w:space="0" w:color="auto"/>
        <w:left w:val="none" w:sz="0" w:space="0" w:color="auto"/>
        <w:bottom w:val="none" w:sz="0" w:space="0" w:color="auto"/>
        <w:right w:val="none" w:sz="0" w:space="0" w:color="auto"/>
      </w:divBdr>
    </w:div>
    <w:div w:id="1188182973">
      <w:marLeft w:val="640"/>
      <w:marRight w:val="0"/>
      <w:marTop w:val="0"/>
      <w:marBottom w:val="0"/>
      <w:divBdr>
        <w:top w:val="none" w:sz="0" w:space="0" w:color="auto"/>
        <w:left w:val="none" w:sz="0" w:space="0" w:color="auto"/>
        <w:bottom w:val="none" w:sz="0" w:space="0" w:color="auto"/>
        <w:right w:val="none" w:sz="0" w:space="0" w:color="auto"/>
      </w:divBdr>
    </w:div>
    <w:div w:id="1188299611">
      <w:marLeft w:val="640"/>
      <w:marRight w:val="0"/>
      <w:marTop w:val="0"/>
      <w:marBottom w:val="0"/>
      <w:divBdr>
        <w:top w:val="none" w:sz="0" w:space="0" w:color="auto"/>
        <w:left w:val="none" w:sz="0" w:space="0" w:color="auto"/>
        <w:bottom w:val="none" w:sz="0" w:space="0" w:color="auto"/>
        <w:right w:val="none" w:sz="0" w:space="0" w:color="auto"/>
      </w:divBdr>
    </w:div>
    <w:div w:id="1188300190">
      <w:marLeft w:val="640"/>
      <w:marRight w:val="0"/>
      <w:marTop w:val="0"/>
      <w:marBottom w:val="0"/>
      <w:divBdr>
        <w:top w:val="none" w:sz="0" w:space="0" w:color="auto"/>
        <w:left w:val="none" w:sz="0" w:space="0" w:color="auto"/>
        <w:bottom w:val="none" w:sz="0" w:space="0" w:color="auto"/>
        <w:right w:val="none" w:sz="0" w:space="0" w:color="auto"/>
      </w:divBdr>
    </w:div>
    <w:div w:id="1188324812">
      <w:marLeft w:val="640"/>
      <w:marRight w:val="0"/>
      <w:marTop w:val="0"/>
      <w:marBottom w:val="0"/>
      <w:divBdr>
        <w:top w:val="none" w:sz="0" w:space="0" w:color="auto"/>
        <w:left w:val="none" w:sz="0" w:space="0" w:color="auto"/>
        <w:bottom w:val="none" w:sz="0" w:space="0" w:color="auto"/>
        <w:right w:val="none" w:sz="0" w:space="0" w:color="auto"/>
      </w:divBdr>
    </w:div>
    <w:div w:id="1188330361">
      <w:marLeft w:val="640"/>
      <w:marRight w:val="0"/>
      <w:marTop w:val="0"/>
      <w:marBottom w:val="0"/>
      <w:divBdr>
        <w:top w:val="none" w:sz="0" w:space="0" w:color="auto"/>
        <w:left w:val="none" w:sz="0" w:space="0" w:color="auto"/>
        <w:bottom w:val="none" w:sz="0" w:space="0" w:color="auto"/>
        <w:right w:val="none" w:sz="0" w:space="0" w:color="auto"/>
      </w:divBdr>
    </w:div>
    <w:div w:id="1188330914">
      <w:marLeft w:val="640"/>
      <w:marRight w:val="0"/>
      <w:marTop w:val="0"/>
      <w:marBottom w:val="0"/>
      <w:divBdr>
        <w:top w:val="none" w:sz="0" w:space="0" w:color="auto"/>
        <w:left w:val="none" w:sz="0" w:space="0" w:color="auto"/>
        <w:bottom w:val="none" w:sz="0" w:space="0" w:color="auto"/>
        <w:right w:val="none" w:sz="0" w:space="0" w:color="auto"/>
      </w:divBdr>
    </w:div>
    <w:div w:id="1188368461">
      <w:marLeft w:val="640"/>
      <w:marRight w:val="0"/>
      <w:marTop w:val="0"/>
      <w:marBottom w:val="0"/>
      <w:divBdr>
        <w:top w:val="none" w:sz="0" w:space="0" w:color="auto"/>
        <w:left w:val="none" w:sz="0" w:space="0" w:color="auto"/>
        <w:bottom w:val="none" w:sz="0" w:space="0" w:color="auto"/>
        <w:right w:val="none" w:sz="0" w:space="0" w:color="auto"/>
      </w:divBdr>
    </w:div>
    <w:div w:id="1188371366">
      <w:marLeft w:val="640"/>
      <w:marRight w:val="0"/>
      <w:marTop w:val="0"/>
      <w:marBottom w:val="0"/>
      <w:divBdr>
        <w:top w:val="none" w:sz="0" w:space="0" w:color="auto"/>
        <w:left w:val="none" w:sz="0" w:space="0" w:color="auto"/>
        <w:bottom w:val="none" w:sz="0" w:space="0" w:color="auto"/>
        <w:right w:val="none" w:sz="0" w:space="0" w:color="auto"/>
      </w:divBdr>
    </w:div>
    <w:div w:id="1188373442">
      <w:marLeft w:val="640"/>
      <w:marRight w:val="0"/>
      <w:marTop w:val="0"/>
      <w:marBottom w:val="0"/>
      <w:divBdr>
        <w:top w:val="none" w:sz="0" w:space="0" w:color="auto"/>
        <w:left w:val="none" w:sz="0" w:space="0" w:color="auto"/>
        <w:bottom w:val="none" w:sz="0" w:space="0" w:color="auto"/>
        <w:right w:val="none" w:sz="0" w:space="0" w:color="auto"/>
      </w:divBdr>
    </w:div>
    <w:div w:id="1188444466">
      <w:marLeft w:val="640"/>
      <w:marRight w:val="0"/>
      <w:marTop w:val="0"/>
      <w:marBottom w:val="0"/>
      <w:divBdr>
        <w:top w:val="none" w:sz="0" w:space="0" w:color="auto"/>
        <w:left w:val="none" w:sz="0" w:space="0" w:color="auto"/>
        <w:bottom w:val="none" w:sz="0" w:space="0" w:color="auto"/>
        <w:right w:val="none" w:sz="0" w:space="0" w:color="auto"/>
      </w:divBdr>
    </w:div>
    <w:div w:id="1188518171">
      <w:marLeft w:val="640"/>
      <w:marRight w:val="0"/>
      <w:marTop w:val="0"/>
      <w:marBottom w:val="0"/>
      <w:divBdr>
        <w:top w:val="none" w:sz="0" w:space="0" w:color="auto"/>
        <w:left w:val="none" w:sz="0" w:space="0" w:color="auto"/>
        <w:bottom w:val="none" w:sz="0" w:space="0" w:color="auto"/>
        <w:right w:val="none" w:sz="0" w:space="0" w:color="auto"/>
      </w:divBdr>
    </w:div>
    <w:div w:id="1188520210">
      <w:marLeft w:val="640"/>
      <w:marRight w:val="0"/>
      <w:marTop w:val="0"/>
      <w:marBottom w:val="0"/>
      <w:divBdr>
        <w:top w:val="none" w:sz="0" w:space="0" w:color="auto"/>
        <w:left w:val="none" w:sz="0" w:space="0" w:color="auto"/>
        <w:bottom w:val="none" w:sz="0" w:space="0" w:color="auto"/>
        <w:right w:val="none" w:sz="0" w:space="0" w:color="auto"/>
      </w:divBdr>
    </w:div>
    <w:div w:id="1188562590">
      <w:marLeft w:val="640"/>
      <w:marRight w:val="0"/>
      <w:marTop w:val="0"/>
      <w:marBottom w:val="0"/>
      <w:divBdr>
        <w:top w:val="none" w:sz="0" w:space="0" w:color="auto"/>
        <w:left w:val="none" w:sz="0" w:space="0" w:color="auto"/>
        <w:bottom w:val="none" w:sz="0" w:space="0" w:color="auto"/>
        <w:right w:val="none" w:sz="0" w:space="0" w:color="auto"/>
      </w:divBdr>
    </w:div>
    <w:div w:id="1188564545">
      <w:marLeft w:val="640"/>
      <w:marRight w:val="0"/>
      <w:marTop w:val="0"/>
      <w:marBottom w:val="0"/>
      <w:divBdr>
        <w:top w:val="none" w:sz="0" w:space="0" w:color="auto"/>
        <w:left w:val="none" w:sz="0" w:space="0" w:color="auto"/>
        <w:bottom w:val="none" w:sz="0" w:space="0" w:color="auto"/>
        <w:right w:val="none" w:sz="0" w:space="0" w:color="auto"/>
      </w:divBdr>
    </w:div>
    <w:div w:id="1188643464">
      <w:marLeft w:val="640"/>
      <w:marRight w:val="0"/>
      <w:marTop w:val="0"/>
      <w:marBottom w:val="0"/>
      <w:divBdr>
        <w:top w:val="none" w:sz="0" w:space="0" w:color="auto"/>
        <w:left w:val="none" w:sz="0" w:space="0" w:color="auto"/>
        <w:bottom w:val="none" w:sz="0" w:space="0" w:color="auto"/>
        <w:right w:val="none" w:sz="0" w:space="0" w:color="auto"/>
      </w:divBdr>
    </w:div>
    <w:div w:id="1188757699">
      <w:marLeft w:val="640"/>
      <w:marRight w:val="0"/>
      <w:marTop w:val="0"/>
      <w:marBottom w:val="0"/>
      <w:divBdr>
        <w:top w:val="none" w:sz="0" w:space="0" w:color="auto"/>
        <w:left w:val="none" w:sz="0" w:space="0" w:color="auto"/>
        <w:bottom w:val="none" w:sz="0" w:space="0" w:color="auto"/>
        <w:right w:val="none" w:sz="0" w:space="0" w:color="auto"/>
      </w:divBdr>
    </w:div>
    <w:div w:id="1188790150">
      <w:marLeft w:val="640"/>
      <w:marRight w:val="0"/>
      <w:marTop w:val="0"/>
      <w:marBottom w:val="0"/>
      <w:divBdr>
        <w:top w:val="none" w:sz="0" w:space="0" w:color="auto"/>
        <w:left w:val="none" w:sz="0" w:space="0" w:color="auto"/>
        <w:bottom w:val="none" w:sz="0" w:space="0" w:color="auto"/>
        <w:right w:val="none" w:sz="0" w:space="0" w:color="auto"/>
      </w:divBdr>
    </w:div>
    <w:div w:id="1189098923">
      <w:marLeft w:val="640"/>
      <w:marRight w:val="0"/>
      <w:marTop w:val="0"/>
      <w:marBottom w:val="0"/>
      <w:divBdr>
        <w:top w:val="none" w:sz="0" w:space="0" w:color="auto"/>
        <w:left w:val="none" w:sz="0" w:space="0" w:color="auto"/>
        <w:bottom w:val="none" w:sz="0" w:space="0" w:color="auto"/>
        <w:right w:val="none" w:sz="0" w:space="0" w:color="auto"/>
      </w:divBdr>
    </w:div>
    <w:div w:id="1189099655">
      <w:marLeft w:val="640"/>
      <w:marRight w:val="0"/>
      <w:marTop w:val="0"/>
      <w:marBottom w:val="0"/>
      <w:divBdr>
        <w:top w:val="none" w:sz="0" w:space="0" w:color="auto"/>
        <w:left w:val="none" w:sz="0" w:space="0" w:color="auto"/>
        <w:bottom w:val="none" w:sz="0" w:space="0" w:color="auto"/>
        <w:right w:val="none" w:sz="0" w:space="0" w:color="auto"/>
      </w:divBdr>
    </w:div>
    <w:div w:id="1189372196">
      <w:marLeft w:val="640"/>
      <w:marRight w:val="0"/>
      <w:marTop w:val="0"/>
      <w:marBottom w:val="0"/>
      <w:divBdr>
        <w:top w:val="none" w:sz="0" w:space="0" w:color="auto"/>
        <w:left w:val="none" w:sz="0" w:space="0" w:color="auto"/>
        <w:bottom w:val="none" w:sz="0" w:space="0" w:color="auto"/>
        <w:right w:val="none" w:sz="0" w:space="0" w:color="auto"/>
      </w:divBdr>
    </w:div>
    <w:div w:id="1189413190">
      <w:marLeft w:val="640"/>
      <w:marRight w:val="0"/>
      <w:marTop w:val="0"/>
      <w:marBottom w:val="0"/>
      <w:divBdr>
        <w:top w:val="none" w:sz="0" w:space="0" w:color="auto"/>
        <w:left w:val="none" w:sz="0" w:space="0" w:color="auto"/>
        <w:bottom w:val="none" w:sz="0" w:space="0" w:color="auto"/>
        <w:right w:val="none" w:sz="0" w:space="0" w:color="auto"/>
      </w:divBdr>
    </w:div>
    <w:div w:id="1189414991">
      <w:marLeft w:val="640"/>
      <w:marRight w:val="0"/>
      <w:marTop w:val="0"/>
      <w:marBottom w:val="0"/>
      <w:divBdr>
        <w:top w:val="none" w:sz="0" w:space="0" w:color="auto"/>
        <w:left w:val="none" w:sz="0" w:space="0" w:color="auto"/>
        <w:bottom w:val="none" w:sz="0" w:space="0" w:color="auto"/>
        <w:right w:val="none" w:sz="0" w:space="0" w:color="auto"/>
      </w:divBdr>
    </w:div>
    <w:div w:id="1189415645">
      <w:marLeft w:val="640"/>
      <w:marRight w:val="0"/>
      <w:marTop w:val="0"/>
      <w:marBottom w:val="0"/>
      <w:divBdr>
        <w:top w:val="none" w:sz="0" w:space="0" w:color="auto"/>
        <w:left w:val="none" w:sz="0" w:space="0" w:color="auto"/>
        <w:bottom w:val="none" w:sz="0" w:space="0" w:color="auto"/>
        <w:right w:val="none" w:sz="0" w:space="0" w:color="auto"/>
      </w:divBdr>
    </w:div>
    <w:div w:id="1189484948">
      <w:marLeft w:val="640"/>
      <w:marRight w:val="0"/>
      <w:marTop w:val="0"/>
      <w:marBottom w:val="0"/>
      <w:divBdr>
        <w:top w:val="none" w:sz="0" w:space="0" w:color="auto"/>
        <w:left w:val="none" w:sz="0" w:space="0" w:color="auto"/>
        <w:bottom w:val="none" w:sz="0" w:space="0" w:color="auto"/>
        <w:right w:val="none" w:sz="0" w:space="0" w:color="auto"/>
      </w:divBdr>
    </w:div>
    <w:div w:id="1189490346">
      <w:marLeft w:val="640"/>
      <w:marRight w:val="0"/>
      <w:marTop w:val="0"/>
      <w:marBottom w:val="0"/>
      <w:divBdr>
        <w:top w:val="none" w:sz="0" w:space="0" w:color="auto"/>
        <w:left w:val="none" w:sz="0" w:space="0" w:color="auto"/>
        <w:bottom w:val="none" w:sz="0" w:space="0" w:color="auto"/>
        <w:right w:val="none" w:sz="0" w:space="0" w:color="auto"/>
      </w:divBdr>
    </w:div>
    <w:div w:id="1189560336">
      <w:marLeft w:val="640"/>
      <w:marRight w:val="0"/>
      <w:marTop w:val="0"/>
      <w:marBottom w:val="0"/>
      <w:divBdr>
        <w:top w:val="none" w:sz="0" w:space="0" w:color="auto"/>
        <w:left w:val="none" w:sz="0" w:space="0" w:color="auto"/>
        <w:bottom w:val="none" w:sz="0" w:space="0" w:color="auto"/>
        <w:right w:val="none" w:sz="0" w:space="0" w:color="auto"/>
      </w:divBdr>
    </w:div>
    <w:div w:id="1189567241">
      <w:marLeft w:val="640"/>
      <w:marRight w:val="0"/>
      <w:marTop w:val="0"/>
      <w:marBottom w:val="0"/>
      <w:divBdr>
        <w:top w:val="none" w:sz="0" w:space="0" w:color="auto"/>
        <w:left w:val="none" w:sz="0" w:space="0" w:color="auto"/>
        <w:bottom w:val="none" w:sz="0" w:space="0" w:color="auto"/>
        <w:right w:val="none" w:sz="0" w:space="0" w:color="auto"/>
      </w:divBdr>
    </w:div>
    <w:div w:id="1189683182">
      <w:marLeft w:val="640"/>
      <w:marRight w:val="0"/>
      <w:marTop w:val="0"/>
      <w:marBottom w:val="0"/>
      <w:divBdr>
        <w:top w:val="none" w:sz="0" w:space="0" w:color="auto"/>
        <w:left w:val="none" w:sz="0" w:space="0" w:color="auto"/>
        <w:bottom w:val="none" w:sz="0" w:space="0" w:color="auto"/>
        <w:right w:val="none" w:sz="0" w:space="0" w:color="auto"/>
      </w:divBdr>
    </w:div>
    <w:div w:id="1189756049">
      <w:marLeft w:val="640"/>
      <w:marRight w:val="0"/>
      <w:marTop w:val="0"/>
      <w:marBottom w:val="0"/>
      <w:divBdr>
        <w:top w:val="none" w:sz="0" w:space="0" w:color="auto"/>
        <w:left w:val="none" w:sz="0" w:space="0" w:color="auto"/>
        <w:bottom w:val="none" w:sz="0" w:space="0" w:color="auto"/>
        <w:right w:val="none" w:sz="0" w:space="0" w:color="auto"/>
      </w:divBdr>
    </w:div>
    <w:div w:id="1189878019">
      <w:marLeft w:val="640"/>
      <w:marRight w:val="0"/>
      <w:marTop w:val="0"/>
      <w:marBottom w:val="0"/>
      <w:divBdr>
        <w:top w:val="none" w:sz="0" w:space="0" w:color="auto"/>
        <w:left w:val="none" w:sz="0" w:space="0" w:color="auto"/>
        <w:bottom w:val="none" w:sz="0" w:space="0" w:color="auto"/>
        <w:right w:val="none" w:sz="0" w:space="0" w:color="auto"/>
      </w:divBdr>
    </w:div>
    <w:div w:id="1189879381">
      <w:marLeft w:val="640"/>
      <w:marRight w:val="0"/>
      <w:marTop w:val="0"/>
      <w:marBottom w:val="0"/>
      <w:divBdr>
        <w:top w:val="none" w:sz="0" w:space="0" w:color="auto"/>
        <w:left w:val="none" w:sz="0" w:space="0" w:color="auto"/>
        <w:bottom w:val="none" w:sz="0" w:space="0" w:color="auto"/>
        <w:right w:val="none" w:sz="0" w:space="0" w:color="auto"/>
      </w:divBdr>
    </w:div>
    <w:div w:id="1190025544">
      <w:marLeft w:val="640"/>
      <w:marRight w:val="0"/>
      <w:marTop w:val="0"/>
      <w:marBottom w:val="0"/>
      <w:divBdr>
        <w:top w:val="none" w:sz="0" w:space="0" w:color="auto"/>
        <w:left w:val="none" w:sz="0" w:space="0" w:color="auto"/>
        <w:bottom w:val="none" w:sz="0" w:space="0" w:color="auto"/>
        <w:right w:val="none" w:sz="0" w:space="0" w:color="auto"/>
      </w:divBdr>
    </w:div>
    <w:div w:id="1190140300">
      <w:marLeft w:val="640"/>
      <w:marRight w:val="0"/>
      <w:marTop w:val="0"/>
      <w:marBottom w:val="0"/>
      <w:divBdr>
        <w:top w:val="none" w:sz="0" w:space="0" w:color="auto"/>
        <w:left w:val="none" w:sz="0" w:space="0" w:color="auto"/>
        <w:bottom w:val="none" w:sz="0" w:space="0" w:color="auto"/>
        <w:right w:val="none" w:sz="0" w:space="0" w:color="auto"/>
      </w:divBdr>
    </w:div>
    <w:div w:id="1190334006">
      <w:marLeft w:val="640"/>
      <w:marRight w:val="0"/>
      <w:marTop w:val="0"/>
      <w:marBottom w:val="0"/>
      <w:divBdr>
        <w:top w:val="none" w:sz="0" w:space="0" w:color="auto"/>
        <w:left w:val="none" w:sz="0" w:space="0" w:color="auto"/>
        <w:bottom w:val="none" w:sz="0" w:space="0" w:color="auto"/>
        <w:right w:val="none" w:sz="0" w:space="0" w:color="auto"/>
      </w:divBdr>
    </w:div>
    <w:div w:id="1190408951">
      <w:marLeft w:val="640"/>
      <w:marRight w:val="0"/>
      <w:marTop w:val="0"/>
      <w:marBottom w:val="0"/>
      <w:divBdr>
        <w:top w:val="none" w:sz="0" w:space="0" w:color="auto"/>
        <w:left w:val="none" w:sz="0" w:space="0" w:color="auto"/>
        <w:bottom w:val="none" w:sz="0" w:space="0" w:color="auto"/>
        <w:right w:val="none" w:sz="0" w:space="0" w:color="auto"/>
      </w:divBdr>
    </w:div>
    <w:div w:id="1190483417">
      <w:marLeft w:val="640"/>
      <w:marRight w:val="0"/>
      <w:marTop w:val="0"/>
      <w:marBottom w:val="0"/>
      <w:divBdr>
        <w:top w:val="none" w:sz="0" w:space="0" w:color="auto"/>
        <w:left w:val="none" w:sz="0" w:space="0" w:color="auto"/>
        <w:bottom w:val="none" w:sz="0" w:space="0" w:color="auto"/>
        <w:right w:val="none" w:sz="0" w:space="0" w:color="auto"/>
      </w:divBdr>
    </w:div>
    <w:div w:id="1190487418">
      <w:marLeft w:val="640"/>
      <w:marRight w:val="0"/>
      <w:marTop w:val="0"/>
      <w:marBottom w:val="0"/>
      <w:divBdr>
        <w:top w:val="none" w:sz="0" w:space="0" w:color="auto"/>
        <w:left w:val="none" w:sz="0" w:space="0" w:color="auto"/>
        <w:bottom w:val="none" w:sz="0" w:space="0" w:color="auto"/>
        <w:right w:val="none" w:sz="0" w:space="0" w:color="auto"/>
      </w:divBdr>
    </w:div>
    <w:div w:id="1190605429">
      <w:marLeft w:val="640"/>
      <w:marRight w:val="0"/>
      <w:marTop w:val="0"/>
      <w:marBottom w:val="0"/>
      <w:divBdr>
        <w:top w:val="none" w:sz="0" w:space="0" w:color="auto"/>
        <w:left w:val="none" w:sz="0" w:space="0" w:color="auto"/>
        <w:bottom w:val="none" w:sz="0" w:space="0" w:color="auto"/>
        <w:right w:val="none" w:sz="0" w:space="0" w:color="auto"/>
      </w:divBdr>
    </w:div>
    <w:div w:id="1190606170">
      <w:marLeft w:val="640"/>
      <w:marRight w:val="0"/>
      <w:marTop w:val="0"/>
      <w:marBottom w:val="0"/>
      <w:divBdr>
        <w:top w:val="none" w:sz="0" w:space="0" w:color="auto"/>
        <w:left w:val="none" w:sz="0" w:space="0" w:color="auto"/>
        <w:bottom w:val="none" w:sz="0" w:space="0" w:color="auto"/>
        <w:right w:val="none" w:sz="0" w:space="0" w:color="auto"/>
      </w:divBdr>
    </w:div>
    <w:div w:id="1190606407">
      <w:marLeft w:val="640"/>
      <w:marRight w:val="0"/>
      <w:marTop w:val="0"/>
      <w:marBottom w:val="0"/>
      <w:divBdr>
        <w:top w:val="none" w:sz="0" w:space="0" w:color="auto"/>
        <w:left w:val="none" w:sz="0" w:space="0" w:color="auto"/>
        <w:bottom w:val="none" w:sz="0" w:space="0" w:color="auto"/>
        <w:right w:val="none" w:sz="0" w:space="0" w:color="auto"/>
      </w:divBdr>
    </w:div>
    <w:div w:id="1190727092">
      <w:marLeft w:val="640"/>
      <w:marRight w:val="0"/>
      <w:marTop w:val="0"/>
      <w:marBottom w:val="0"/>
      <w:divBdr>
        <w:top w:val="none" w:sz="0" w:space="0" w:color="auto"/>
        <w:left w:val="none" w:sz="0" w:space="0" w:color="auto"/>
        <w:bottom w:val="none" w:sz="0" w:space="0" w:color="auto"/>
        <w:right w:val="none" w:sz="0" w:space="0" w:color="auto"/>
      </w:divBdr>
    </w:div>
    <w:div w:id="1190751986">
      <w:marLeft w:val="640"/>
      <w:marRight w:val="0"/>
      <w:marTop w:val="0"/>
      <w:marBottom w:val="0"/>
      <w:divBdr>
        <w:top w:val="none" w:sz="0" w:space="0" w:color="auto"/>
        <w:left w:val="none" w:sz="0" w:space="0" w:color="auto"/>
        <w:bottom w:val="none" w:sz="0" w:space="0" w:color="auto"/>
        <w:right w:val="none" w:sz="0" w:space="0" w:color="auto"/>
      </w:divBdr>
    </w:div>
    <w:div w:id="1190755010">
      <w:marLeft w:val="640"/>
      <w:marRight w:val="0"/>
      <w:marTop w:val="0"/>
      <w:marBottom w:val="0"/>
      <w:divBdr>
        <w:top w:val="none" w:sz="0" w:space="0" w:color="auto"/>
        <w:left w:val="none" w:sz="0" w:space="0" w:color="auto"/>
        <w:bottom w:val="none" w:sz="0" w:space="0" w:color="auto"/>
        <w:right w:val="none" w:sz="0" w:space="0" w:color="auto"/>
      </w:divBdr>
    </w:div>
    <w:div w:id="1190795331">
      <w:marLeft w:val="640"/>
      <w:marRight w:val="0"/>
      <w:marTop w:val="0"/>
      <w:marBottom w:val="0"/>
      <w:divBdr>
        <w:top w:val="none" w:sz="0" w:space="0" w:color="auto"/>
        <w:left w:val="none" w:sz="0" w:space="0" w:color="auto"/>
        <w:bottom w:val="none" w:sz="0" w:space="0" w:color="auto"/>
        <w:right w:val="none" w:sz="0" w:space="0" w:color="auto"/>
      </w:divBdr>
    </w:div>
    <w:div w:id="1190801691">
      <w:marLeft w:val="640"/>
      <w:marRight w:val="0"/>
      <w:marTop w:val="0"/>
      <w:marBottom w:val="0"/>
      <w:divBdr>
        <w:top w:val="none" w:sz="0" w:space="0" w:color="auto"/>
        <w:left w:val="none" w:sz="0" w:space="0" w:color="auto"/>
        <w:bottom w:val="none" w:sz="0" w:space="0" w:color="auto"/>
        <w:right w:val="none" w:sz="0" w:space="0" w:color="auto"/>
      </w:divBdr>
    </w:div>
    <w:div w:id="1190878526">
      <w:marLeft w:val="640"/>
      <w:marRight w:val="0"/>
      <w:marTop w:val="0"/>
      <w:marBottom w:val="0"/>
      <w:divBdr>
        <w:top w:val="none" w:sz="0" w:space="0" w:color="auto"/>
        <w:left w:val="none" w:sz="0" w:space="0" w:color="auto"/>
        <w:bottom w:val="none" w:sz="0" w:space="0" w:color="auto"/>
        <w:right w:val="none" w:sz="0" w:space="0" w:color="auto"/>
      </w:divBdr>
    </w:div>
    <w:div w:id="1190949073">
      <w:marLeft w:val="640"/>
      <w:marRight w:val="0"/>
      <w:marTop w:val="0"/>
      <w:marBottom w:val="0"/>
      <w:divBdr>
        <w:top w:val="none" w:sz="0" w:space="0" w:color="auto"/>
        <w:left w:val="none" w:sz="0" w:space="0" w:color="auto"/>
        <w:bottom w:val="none" w:sz="0" w:space="0" w:color="auto"/>
        <w:right w:val="none" w:sz="0" w:space="0" w:color="auto"/>
      </w:divBdr>
    </w:div>
    <w:div w:id="1190992399">
      <w:marLeft w:val="640"/>
      <w:marRight w:val="0"/>
      <w:marTop w:val="0"/>
      <w:marBottom w:val="0"/>
      <w:divBdr>
        <w:top w:val="none" w:sz="0" w:space="0" w:color="auto"/>
        <w:left w:val="none" w:sz="0" w:space="0" w:color="auto"/>
        <w:bottom w:val="none" w:sz="0" w:space="0" w:color="auto"/>
        <w:right w:val="none" w:sz="0" w:space="0" w:color="auto"/>
      </w:divBdr>
    </w:div>
    <w:div w:id="1190997305">
      <w:marLeft w:val="640"/>
      <w:marRight w:val="0"/>
      <w:marTop w:val="0"/>
      <w:marBottom w:val="0"/>
      <w:divBdr>
        <w:top w:val="none" w:sz="0" w:space="0" w:color="auto"/>
        <w:left w:val="none" w:sz="0" w:space="0" w:color="auto"/>
        <w:bottom w:val="none" w:sz="0" w:space="0" w:color="auto"/>
        <w:right w:val="none" w:sz="0" w:space="0" w:color="auto"/>
      </w:divBdr>
    </w:div>
    <w:div w:id="1191065522">
      <w:marLeft w:val="640"/>
      <w:marRight w:val="0"/>
      <w:marTop w:val="0"/>
      <w:marBottom w:val="0"/>
      <w:divBdr>
        <w:top w:val="none" w:sz="0" w:space="0" w:color="auto"/>
        <w:left w:val="none" w:sz="0" w:space="0" w:color="auto"/>
        <w:bottom w:val="none" w:sz="0" w:space="0" w:color="auto"/>
        <w:right w:val="none" w:sz="0" w:space="0" w:color="auto"/>
      </w:divBdr>
    </w:div>
    <w:div w:id="1191070898">
      <w:marLeft w:val="640"/>
      <w:marRight w:val="0"/>
      <w:marTop w:val="0"/>
      <w:marBottom w:val="0"/>
      <w:divBdr>
        <w:top w:val="none" w:sz="0" w:space="0" w:color="auto"/>
        <w:left w:val="none" w:sz="0" w:space="0" w:color="auto"/>
        <w:bottom w:val="none" w:sz="0" w:space="0" w:color="auto"/>
        <w:right w:val="none" w:sz="0" w:space="0" w:color="auto"/>
      </w:divBdr>
    </w:div>
    <w:div w:id="1191146505">
      <w:marLeft w:val="640"/>
      <w:marRight w:val="0"/>
      <w:marTop w:val="0"/>
      <w:marBottom w:val="0"/>
      <w:divBdr>
        <w:top w:val="none" w:sz="0" w:space="0" w:color="auto"/>
        <w:left w:val="none" w:sz="0" w:space="0" w:color="auto"/>
        <w:bottom w:val="none" w:sz="0" w:space="0" w:color="auto"/>
        <w:right w:val="none" w:sz="0" w:space="0" w:color="auto"/>
      </w:divBdr>
    </w:div>
    <w:div w:id="1191262811">
      <w:marLeft w:val="640"/>
      <w:marRight w:val="0"/>
      <w:marTop w:val="0"/>
      <w:marBottom w:val="0"/>
      <w:divBdr>
        <w:top w:val="none" w:sz="0" w:space="0" w:color="auto"/>
        <w:left w:val="none" w:sz="0" w:space="0" w:color="auto"/>
        <w:bottom w:val="none" w:sz="0" w:space="0" w:color="auto"/>
        <w:right w:val="none" w:sz="0" w:space="0" w:color="auto"/>
      </w:divBdr>
    </w:div>
    <w:div w:id="1191341648">
      <w:marLeft w:val="640"/>
      <w:marRight w:val="0"/>
      <w:marTop w:val="0"/>
      <w:marBottom w:val="0"/>
      <w:divBdr>
        <w:top w:val="none" w:sz="0" w:space="0" w:color="auto"/>
        <w:left w:val="none" w:sz="0" w:space="0" w:color="auto"/>
        <w:bottom w:val="none" w:sz="0" w:space="0" w:color="auto"/>
        <w:right w:val="none" w:sz="0" w:space="0" w:color="auto"/>
      </w:divBdr>
    </w:div>
    <w:div w:id="1191458639">
      <w:marLeft w:val="640"/>
      <w:marRight w:val="0"/>
      <w:marTop w:val="0"/>
      <w:marBottom w:val="0"/>
      <w:divBdr>
        <w:top w:val="none" w:sz="0" w:space="0" w:color="auto"/>
        <w:left w:val="none" w:sz="0" w:space="0" w:color="auto"/>
        <w:bottom w:val="none" w:sz="0" w:space="0" w:color="auto"/>
        <w:right w:val="none" w:sz="0" w:space="0" w:color="auto"/>
      </w:divBdr>
    </w:div>
    <w:div w:id="1191525229">
      <w:marLeft w:val="640"/>
      <w:marRight w:val="0"/>
      <w:marTop w:val="0"/>
      <w:marBottom w:val="0"/>
      <w:divBdr>
        <w:top w:val="none" w:sz="0" w:space="0" w:color="auto"/>
        <w:left w:val="none" w:sz="0" w:space="0" w:color="auto"/>
        <w:bottom w:val="none" w:sz="0" w:space="0" w:color="auto"/>
        <w:right w:val="none" w:sz="0" w:space="0" w:color="auto"/>
      </w:divBdr>
    </w:div>
    <w:div w:id="1191528133">
      <w:marLeft w:val="640"/>
      <w:marRight w:val="0"/>
      <w:marTop w:val="0"/>
      <w:marBottom w:val="0"/>
      <w:divBdr>
        <w:top w:val="none" w:sz="0" w:space="0" w:color="auto"/>
        <w:left w:val="none" w:sz="0" w:space="0" w:color="auto"/>
        <w:bottom w:val="none" w:sz="0" w:space="0" w:color="auto"/>
        <w:right w:val="none" w:sz="0" w:space="0" w:color="auto"/>
      </w:divBdr>
    </w:div>
    <w:div w:id="1191643840">
      <w:marLeft w:val="640"/>
      <w:marRight w:val="0"/>
      <w:marTop w:val="0"/>
      <w:marBottom w:val="0"/>
      <w:divBdr>
        <w:top w:val="none" w:sz="0" w:space="0" w:color="auto"/>
        <w:left w:val="none" w:sz="0" w:space="0" w:color="auto"/>
        <w:bottom w:val="none" w:sz="0" w:space="0" w:color="auto"/>
        <w:right w:val="none" w:sz="0" w:space="0" w:color="auto"/>
      </w:divBdr>
    </w:div>
    <w:div w:id="1191650639">
      <w:marLeft w:val="640"/>
      <w:marRight w:val="0"/>
      <w:marTop w:val="0"/>
      <w:marBottom w:val="0"/>
      <w:divBdr>
        <w:top w:val="none" w:sz="0" w:space="0" w:color="auto"/>
        <w:left w:val="none" w:sz="0" w:space="0" w:color="auto"/>
        <w:bottom w:val="none" w:sz="0" w:space="0" w:color="auto"/>
        <w:right w:val="none" w:sz="0" w:space="0" w:color="auto"/>
      </w:divBdr>
    </w:div>
    <w:div w:id="1191650667">
      <w:marLeft w:val="640"/>
      <w:marRight w:val="0"/>
      <w:marTop w:val="0"/>
      <w:marBottom w:val="0"/>
      <w:divBdr>
        <w:top w:val="none" w:sz="0" w:space="0" w:color="auto"/>
        <w:left w:val="none" w:sz="0" w:space="0" w:color="auto"/>
        <w:bottom w:val="none" w:sz="0" w:space="0" w:color="auto"/>
        <w:right w:val="none" w:sz="0" w:space="0" w:color="auto"/>
      </w:divBdr>
    </w:div>
    <w:div w:id="1191726634">
      <w:marLeft w:val="640"/>
      <w:marRight w:val="0"/>
      <w:marTop w:val="0"/>
      <w:marBottom w:val="0"/>
      <w:divBdr>
        <w:top w:val="none" w:sz="0" w:space="0" w:color="auto"/>
        <w:left w:val="none" w:sz="0" w:space="0" w:color="auto"/>
        <w:bottom w:val="none" w:sz="0" w:space="0" w:color="auto"/>
        <w:right w:val="none" w:sz="0" w:space="0" w:color="auto"/>
      </w:divBdr>
    </w:div>
    <w:div w:id="1191794985">
      <w:marLeft w:val="640"/>
      <w:marRight w:val="0"/>
      <w:marTop w:val="0"/>
      <w:marBottom w:val="0"/>
      <w:divBdr>
        <w:top w:val="none" w:sz="0" w:space="0" w:color="auto"/>
        <w:left w:val="none" w:sz="0" w:space="0" w:color="auto"/>
        <w:bottom w:val="none" w:sz="0" w:space="0" w:color="auto"/>
        <w:right w:val="none" w:sz="0" w:space="0" w:color="auto"/>
      </w:divBdr>
    </w:div>
    <w:div w:id="1191841885">
      <w:marLeft w:val="640"/>
      <w:marRight w:val="0"/>
      <w:marTop w:val="0"/>
      <w:marBottom w:val="0"/>
      <w:divBdr>
        <w:top w:val="none" w:sz="0" w:space="0" w:color="auto"/>
        <w:left w:val="none" w:sz="0" w:space="0" w:color="auto"/>
        <w:bottom w:val="none" w:sz="0" w:space="0" w:color="auto"/>
        <w:right w:val="none" w:sz="0" w:space="0" w:color="auto"/>
      </w:divBdr>
    </w:div>
    <w:div w:id="1191990408">
      <w:marLeft w:val="640"/>
      <w:marRight w:val="0"/>
      <w:marTop w:val="0"/>
      <w:marBottom w:val="0"/>
      <w:divBdr>
        <w:top w:val="none" w:sz="0" w:space="0" w:color="auto"/>
        <w:left w:val="none" w:sz="0" w:space="0" w:color="auto"/>
        <w:bottom w:val="none" w:sz="0" w:space="0" w:color="auto"/>
        <w:right w:val="none" w:sz="0" w:space="0" w:color="auto"/>
      </w:divBdr>
    </w:div>
    <w:div w:id="1191991683">
      <w:marLeft w:val="640"/>
      <w:marRight w:val="0"/>
      <w:marTop w:val="0"/>
      <w:marBottom w:val="0"/>
      <w:divBdr>
        <w:top w:val="none" w:sz="0" w:space="0" w:color="auto"/>
        <w:left w:val="none" w:sz="0" w:space="0" w:color="auto"/>
        <w:bottom w:val="none" w:sz="0" w:space="0" w:color="auto"/>
        <w:right w:val="none" w:sz="0" w:space="0" w:color="auto"/>
      </w:divBdr>
    </w:div>
    <w:div w:id="1191995871">
      <w:marLeft w:val="640"/>
      <w:marRight w:val="0"/>
      <w:marTop w:val="0"/>
      <w:marBottom w:val="0"/>
      <w:divBdr>
        <w:top w:val="none" w:sz="0" w:space="0" w:color="auto"/>
        <w:left w:val="none" w:sz="0" w:space="0" w:color="auto"/>
        <w:bottom w:val="none" w:sz="0" w:space="0" w:color="auto"/>
        <w:right w:val="none" w:sz="0" w:space="0" w:color="auto"/>
      </w:divBdr>
    </w:div>
    <w:div w:id="1192181059">
      <w:marLeft w:val="640"/>
      <w:marRight w:val="0"/>
      <w:marTop w:val="0"/>
      <w:marBottom w:val="0"/>
      <w:divBdr>
        <w:top w:val="none" w:sz="0" w:space="0" w:color="auto"/>
        <w:left w:val="none" w:sz="0" w:space="0" w:color="auto"/>
        <w:bottom w:val="none" w:sz="0" w:space="0" w:color="auto"/>
        <w:right w:val="none" w:sz="0" w:space="0" w:color="auto"/>
      </w:divBdr>
    </w:div>
    <w:div w:id="1192258342">
      <w:marLeft w:val="640"/>
      <w:marRight w:val="0"/>
      <w:marTop w:val="0"/>
      <w:marBottom w:val="0"/>
      <w:divBdr>
        <w:top w:val="none" w:sz="0" w:space="0" w:color="auto"/>
        <w:left w:val="none" w:sz="0" w:space="0" w:color="auto"/>
        <w:bottom w:val="none" w:sz="0" w:space="0" w:color="auto"/>
        <w:right w:val="none" w:sz="0" w:space="0" w:color="auto"/>
      </w:divBdr>
    </w:div>
    <w:div w:id="1192260881">
      <w:marLeft w:val="640"/>
      <w:marRight w:val="0"/>
      <w:marTop w:val="0"/>
      <w:marBottom w:val="0"/>
      <w:divBdr>
        <w:top w:val="none" w:sz="0" w:space="0" w:color="auto"/>
        <w:left w:val="none" w:sz="0" w:space="0" w:color="auto"/>
        <w:bottom w:val="none" w:sz="0" w:space="0" w:color="auto"/>
        <w:right w:val="none" w:sz="0" w:space="0" w:color="auto"/>
      </w:divBdr>
    </w:div>
    <w:div w:id="1192261812">
      <w:marLeft w:val="640"/>
      <w:marRight w:val="0"/>
      <w:marTop w:val="0"/>
      <w:marBottom w:val="0"/>
      <w:divBdr>
        <w:top w:val="none" w:sz="0" w:space="0" w:color="auto"/>
        <w:left w:val="none" w:sz="0" w:space="0" w:color="auto"/>
        <w:bottom w:val="none" w:sz="0" w:space="0" w:color="auto"/>
        <w:right w:val="none" w:sz="0" w:space="0" w:color="auto"/>
      </w:divBdr>
    </w:div>
    <w:div w:id="1192305478">
      <w:marLeft w:val="640"/>
      <w:marRight w:val="0"/>
      <w:marTop w:val="0"/>
      <w:marBottom w:val="0"/>
      <w:divBdr>
        <w:top w:val="none" w:sz="0" w:space="0" w:color="auto"/>
        <w:left w:val="none" w:sz="0" w:space="0" w:color="auto"/>
        <w:bottom w:val="none" w:sz="0" w:space="0" w:color="auto"/>
        <w:right w:val="none" w:sz="0" w:space="0" w:color="auto"/>
      </w:divBdr>
    </w:div>
    <w:div w:id="1192306520">
      <w:marLeft w:val="640"/>
      <w:marRight w:val="0"/>
      <w:marTop w:val="0"/>
      <w:marBottom w:val="0"/>
      <w:divBdr>
        <w:top w:val="none" w:sz="0" w:space="0" w:color="auto"/>
        <w:left w:val="none" w:sz="0" w:space="0" w:color="auto"/>
        <w:bottom w:val="none" w:sz="0" w:space="0" w:color="auto"/>
        <w:right w:val="none" w:sz="0" w:space="0" w:color="auto"/>
      </w:divBdr>
    </w:div>
    <w:div w:id="1192377841">
      <w:marLeft w:val="640"/>
      <w:marRight w:val="0"/>
      <w:marTop w:val="0"/>
      <w:marBottom w:val="0"/>
      <w:divBdr>
        <w:top w:val="none" w:sz="0" w:space="0" w:color="auto"/>
        <w:left w:val="none" w:sz="0" w:space="0" w:color="auto"/>
        <w:bottom w:val="none" w:sz="0" w:space="0" w:color="auto"/>
        <w:right w:val="none" w:sz="0" w:space="0" w:color="auto"/>
      </w:divBdr>
    </w:div>
    <w:div w:id="1192380374">
      <w:marLeft w:val="640"/>
      <w:marRight w:val="0"/>
      <w:marTop w:val="0"/>
      <w:marBottom w:val="0"/>
      <w:divBdr>
        <w:top w:val="none" w:sz="0" w:space="0" w:color="auto"/>
        <w:left w:val="none" w:sz="0" w:space="0" w:color="auto"/>
        <w:bottom w:val="none" w:sz="0" w:space="0" w:color="auto"/>
        <w:right w:val="none" w:sz="0" w:space="0" w:color="auto"/>
      </w:divBdr>
    </w:div>
    <w:div w:id="1192453895">
      <w:marLeft w:val="640"/>
      <w:marRight w:val="0"/>
      <w:marTop w:val="0"/>
      <w:marBottom w:val="0"/>
      <w:divBdr>
        <w:top w:val="none" w:sz="0" w:space="0" w:color="auto"/>
        <w:left w:val="none" w:sz="0" w:space="0" w:color="auto"/>
        <w:bottom w:val="none" w:sz="0" w:space="0" w:color="auto"/>
        <w:right w:val="none" w:sz="0" w:space="0" w:color="auto"/>
      </w:divBdr>
    </w:div>
    <w:div w:id="1192525113">
      <w:marLeft w:val="640"/>
      <w:marRight w:val="0"/>
      <w:marTop w:val="0"/>
      <w:marBottom w:val="0"/>
      <w:divBdr>
        <w:top w:val="none" w:sz="0" w:space="0" w:color="auto"/>
        <w:left w:val="none" w:sz="0" w:space="0" w:color="auto"/>
        <w:bottom w:val="none" w:sz="0" w:space="0" w:color="auto"/>
        <w:right w:val="none" w:sz="0" w:space="0" w:color="auto"/>
      </w:divBdr>
    </w:div>
    <w:div w:id="1192569667">
      <w:marLeft w:val="640"/>
      <w:marRight w:val="0"/>
      <w:marTop w:val="0"/>
      <w:marBottom w:val="0"/>
      <w:divBdr>
        <w:top w:val="none" w:sz="0" w:space="0" w:color="auto"/>
        <w:left w:val="none" w:sz="0" w:space="0" w:color="auto"/>
        <w:bottom w:val="none" w:sz="0" w:space="0" w:color="auto"/>
        <w:right w:val="none" w:sz="0" w:space="0" w:color="auto"/>
      </w:divBdr>
    </w:div>
    <w:div w:id="1192953832">
      <w:marLeft w:val="640"/>
      <w:marRight w:val="0"/>
      <w:marTop w:val="0"/>
      <w:marBottom w:val="0"/>
      <w:divBdr>
        <w:top w:val="none" w:sz="0" w:space="0" w:color="auto"/>
        <w:left w:val="none" w:sz="0" w:space="0" w:color="auto"/>
        <w:bottom w:val="none" w:sz="0" w:space="0" w:color="auto"/>
        <w:right w:val="none" w:sz="0" w:space="0" w:color="auto"/>
      </w:divBdr>
    </w:div>
    <w:div w:id="1192957623">
      <w:marLeft w:val="640"/>
      <w:marRight w:val="0"/>
      <w:marTop w:val="0"/>
      <w:marBottom w:val="0"/>
      <w:divBdr>
        <w:top w:val="none" w:sz="0" w:space="0" w:color="auto"/>
        <w:left w:val="none" w:sz="0" w:space="0" w:color="auto"/>
        <w:bottom w:val="none" w:sz="0" w:space="0" w:color="auto"/>
        <w:right w:val="none" w:sz="0" w:space="0" w:color="auto"/>
      </w:divBdr>
    </w:div>
    <w:div w:id="1193036175">
      <w:marLeft w:val="640"/>
      <w:marRight w:val="0"/>
      <w:marTop w:val="0"/>
      <w:marBottom w:val="0"/>
      <w:divBdr>
        <w:top w:val="none" w:sz="0" w:space="0" w:color="auto"/>
        <w:left w:val="none" w:sz="0" w:space="0" w:color="auto"/>
        <w:bottom w:val="none" w:sz="0" w:space="0" w:color="auto"/>
        <w:right w:val="none" w:sz="0" w:space="0" w:color="auto"/>
      </w:divBdr>
    </w:div>
    <w:div w:id="1193038246">
      <w:marLeft w:val="640"/>
      <w:marRight w:val="0"/>
      <w:marTop w:val="0"/>
      <w:marBottom w:val="0"/>
      <w:divBdr>
        <w:top w:val="none" w:sz="0" w:space="0" w:color="auto"/>
        <w:left w:val="none" w:sz="0" w:space="0" w:color="auto"/>
        <w:bottom w:val="none" w:sz="0" w:space="0" w:color="auto"/>
        <w:right w:val="none" w:sz="0" w:space="0" w:color="auto"/>
      </w:divBdr>
    </w:div>
    <w:div w:id="1193108664">
      <w:marLeft w:val="640"/>
      <w:marRight w:val="0"/>
      <w:marTop w:val="0"/>
      <w:marBottom w:val="0"/>
      <w:divBdr>
        <w:top w:val="none" w:sz="0" w:space="0" w:color="auto"/>
        <w:left w:val="none" w:sz="0" w:space="0" w:color="auto"/>
        <w:bottom w:val="none" w:sz="0" w:space="0" w:color="auto"/>
        <w:right w:val="none" w:sz="0" w:space="0" w:color="auto"/>
      </w:divBdr>
    </w:div>
    <w:div w:id="1193152103">
      <w:marLeft w:val="640"/>
      <w:marRight w:val="0"/>
      <w:marTop w:val="0"/>
      <w:marBottom w:val="0"/>
      <w:divBdr>
        <w:top w:val="none" w:sz="0" w:space="0" w:color="auto"/>
        <w:left w:val="none" w:sz="0" w:space="0" w:color="auto"/>
        <w:bottom w:val="none" w:sz="0" w:space="0" w:color="auto"/>
        <w:right w:val="none" w:sz="0" w:space="0" w:color="auto"/>
      </w:divBdr>
    </w:div>
    <w:div w:id="1193153951">
      <w:marLeft w:val="640"/>
      <w:marRight w:val="0"/>
      <w:marTop w:val="0"/>
      <w:marBottom w:val="0"/>
      <w:divBdr>
        <w:top w:val="none" w:sz="0" w:space="0" w:color="auto"/>
        <w:left w:val="none" w:sz="0" w:space="0" w:color="auto"/>
        <w:bottom w:val="none" w:sz="0" w:space="0" w:color="auto"/>
        <w:right w:val="none" w:sz="0" w:space="0" w:color="auto"/>
      </w:divBdr>
    </w:div>
    <w:div w:id="1193298766">
      <w:marLeft w:val="640"/>
      <w:marRight w:val="0"/>
      <w:marTop w:val="0"/>
      <w:marBottom w:val="0"/>
      <w:divBdr>
        <w:top w:val="none" w:sz="0" w:space="0" w:color="auto"/>
        <w:left w:val="none" w:sz="0" w:space="0" w:color="auto"/>
        <w:bottom w:val="none" w:sz="0" w:space="0" w:color="auto"/>
        <w:right w:val="none" w:sz="0" w:space="0" w:color="auto"/>
      </w:divBdr>
    </w:div>
    <w:div w:id="1193345633">
      <w:marLeft w:val="640"/>
      <w:marRight w:val="0"/>
      <w:marTop w:val="0"/>
      <w:marBottom w:val="0"/>
      <w:divBdr>
        <w:top w:val="none" w:sz="0" w:space="0" w:color="auto"/>
        <w:left w:val="none" w:sz="0" w:space="0" w:color="auto"/>
        <w:bottom w:val="none" w:sz="0" w:space="0" w:color="auto"/>
        <w:right w:val="none" w:sz="0" w:space="0" w:color="auto"/>
      </w:divBdr>
    </w:div>
    <w:div w:id="1193348402">
      <w:marLeft w:val="640"/>
      <w:marRight w:val="0"/>
      <w:marTop w:val="0"/>
      <w:marBottom w:val="0"/>
      <w:divBdr>
        <w:top w:val="none" w:sz="0" w:space="0" w:color="auto"/>
        <w:left w:val="none" w:sz="0" w:space="0" w:color="auto"/>
        <w:bottom w:val="none" w:sz="0" w:space="0" w:color="auto"/>
        <w:right w:val="none" w:sz="0" w:space="0" w:color="auto"/>
      </w:divBdr>
    </w:div>
    <w:div w:id="1193349994">
      <w:marLeft w:val="640"/>
      <w:marRight w:val="0"/>
      <w:marTop w:val="0"/>
      <w:marBottom w:val="0"/>
      <w:divBdr>
        <w:top w:val="none" w:sz="0" w:space="0" w:color="auto"/>
        <w:left w:val="none" w:sz="0" w:space="0" w:color="auto"/>
        <w:bottom w:val="none" w:sz="0" w:space="0" w:color="auto"/>
        <w:right w:val="none" w:sz="0" w:space="0" w:color="auto"/>
      </w:divBdr>
    </w:div>
    <w:div w:id="1193494503">
      <w:marLeft w:val="640"/>
      <w:marRight w:val="0"/>
      <w:marTop w:val="0"/>
      <w:marBottom w:val="0"/>
      <w:divBdr>
        <w:top w:val="none" w:sz="0" w:space="0" w:color="auto"/>
        <w:left w:val="none" w:sz="0" w:space="0" w:color="auto"/>
        <w:bottom w:val="none" w:sz="0" w:space="0" w:color="auto"/>
        <w:right w:val="none" w:sz="0" w:space="0" w:color="auto"/>
      </w:divBdr>
    </w:div>
    <w:div w:id="1193615912">
      <w:marLeft w:val="640"/>
      <w:marRight w:val="0"/>
      <w:marTop w:val="0"/>
      <w:marBottom w:val="0"/>
      <w:divBdr>
        <w:top w:val="none" w:sz="0" w:space="0" w:color="auto"/>
        <w:left w:val="none" w:sz="0" w:space="0" w:color="auto"/>
        <w:bottom w:val="none" w:sz="0" w:space="0" w:color="auto"/>
        <w:right w:val="none" w:sz="0" w:space="0" w:color="auto"/>
      </w:divBdr>
    </w:div>
    <w:div w:id="1193765480">
      <w:marLeft w:val="640"/>
      <w:marRight w:val="0"/>
      <w:marTop w:val="0"/>
      <w:marBottom w:val="0"/>
      <w:divBdr>
        <w:top w:val="none" w:sz="0" w:space="0" w:color="auto"/>
        <w:left w:val="none" w:sz="0" w:space="0" w:color="auto"/>
        <w:bottom w:val="none" w:sz="0" w:space="0" w:color="auto"/>
        <w:right w:val="none" w:sz="0" w:space="0" w:color="auto"/>
      </w:divBdr>
    </w:div>
    <w:div w:id="1193959158">
      <w:marLeft w:val="640"/>
      <w:marRight w:val="0"/>
      <w:marTop w:val="0"/>
      <w:marBottom w:val="0"/>
      <w:divBdr>
        <w:top w:val="none" w:sz="0" w:space="0" w:color="auto"/>
        <w:left w:val="none" w:sz="0" w:space="0" w:color="auto"/>
        <w:bottom w:val="none" w:sz="0" w:space="0" w:color="auto"/>
        <w:right w:val="none" w:sz="0" w:space="0" w:color="auto"/>
      </w:divBdr>
    </w:div>
    <w:div w:id="1194077067">
      <w:marLeft w:val="640"/>
      <w:marRight w:val="0"/>
      <w:marTop w:val="0"/>
      <w:marBottom w:val="0"/>
      <w:divBdr>
        <w:top w:val="none" w:sz="0" w:space="0" w:color="auto"/>
        <w:left w:val="none" w:sz="0" w:space="0" w:color="auto"/>
        <w:bottom w:val="none" w:sz="0" w:space="0" w:color="auto"/>
        <w:right w:val="none" w:sz="0" w:space="0" w:color="auto"/>
      </w:divBdr>
    </w:div>
    <w:div w:id="1194079044">
      <w:marLeft w:val="640"/>
      <w:marRight w:val="0"/>
      <w:marTop w:val="0"/>
      <w:marBottom w:val="0"/>
      <w:divBdr>
        <w:top w:val="none" w:sz="0" w:space="0" w:color="auto"/>
        <w:left w:val="none" w:sz="0" w:space="0" w:color="auto"/>
        <w:bottom w:val="none" w:sz="0" w:space="0" w:color="auto"/>
        <w:right w:val="none" w:sz="0" w:space="0" w:color="auto"/>
      </w:divBdr>
    </w:div>
    <w:div w:id="1194148477">
      <w:marLeft w:val="640"/>
      <w:marRight w:val="0"/>
      <w:marTop w:val="0"/>
      <w:marBottom w:val="0"/>
      <w:divBdr>
        <w:top w:val="none" w:sz="0" w:space="0" w:color="auto"/>
        <w:left w:val="none" w:sz="0" w:space="0" w:color="auto"/>
        <w:bottom w:val="none" w:sz="0" w:space="0" w:color="auto"/>
        <w:right w:val="none" w:sz="0" w:space="0" w:color="auto"/>
      </w:divBdr>
    </w:div>
    <w:div w:id="1194228867">
      <w:marLeft w:val="640"/>
      <w:marRight w:val="0"/>
      <w:marTop w:val="0"/>
      <w:marBottom w:val="0"/>
      <w:divBdr>
        <w:top w:val="none" w:sz="0" w:space="0" w:color="auto"/>
        <w:left w:val="none" w:sz="0" w:space="0" w:color="auto"/>
        <w:bottom w:val="none" w:sz="0" w:space="0" w:color="auto"/>
        <w:right w:val="none" w:sz="0" w:space="0" w:color="auto"/>
      </w:divBdr>
    </w:div>
    <w:div w:id="1194229458">
      <w:marLeft w:val="640"/>
      <w:marRight w:val="0"/>
      <w:marTop w:val="0"/>
      <w:marBottom w:val="0"/>
      <w:divBdr>
        <w:top w:val="none" w:sz="0" w:space="0" w:color="auto"/>
        <w:left w:val="none" w:sz="0" w:space="0" w:color="auto"/>
        <w:bottom w:val="none" w:sz="0" w:space="0" w:color="auto"/>
        <w:right w:val="none" w:sz="0" w:space="0" w:color="auto"/>
      </w:divBdr>
    </w:div>
    <w:div w:id="1194267494">
      <w:marLeft w:val="640"/>
      <w:marRight w:val="0"/>
      <w:marTop w:val="0"/>
      <w:marBottom w:val="0"/>
      <w:divBdr>
        <w:top w:val="none" w:sz="0" w:space="0" w:color="auto"/>
        <w:left w:val="none" w:sz="0" w:space="0" w:color="auto"/>
        <w:bottom w:val="none" w:sz="0" w:space="0" w:color="auto"/>
        <w:right w:val="none" w:sz="0" w:space="0" w:color="auto"/>
      </w:divBdr>
    </w:div>
    <w:div w:id="1194340248">
      <w:marLeft w:val="640"/>
      <w:marRight w:val="0"/>
      <w:marTop w:val="0"/>
      <w:marBottom w:val="0"/>
      <w:divBdr>
        <w:top w:val="none" w:sz="0" w:space="0" w:color="auto"/>
        <w:left w:val="none" w:sz="0" w:space="0" w:color="auto"/>
        <w:bottom w:val="none" w:sz="0" w:space="0" w:color="auto"/>
        <w:right w:val="none" w:sz="0" w:space="0" w:color="auto"/>
      </w:divBdr>
    </w:div>
    <w:div w:id="1194344708">
      <w:marLeft w:val="640"/>
      <w:marRight w:val="0"/>
      <w:marTop w:val="0"/>
      <w:marBottom w:val="0"/>
      <w:divBdr>
        <w:top w:val="none" w:sz="0" w:space="0" w:color="auto"/>
        <w:left w:val="none" w:sz="0" w:space="0" w:color="auto"/>
        <w:bottom w:val="none" w:sz="0" w:space="0" w:color="auto"/>
        <w:right w:val="none" w:sz="0" w:space="0" w:color="auto"/>
      </w:divBdr>
    </w:div>
    <w:div w:id="1194460425">
      <w:marLeft w:val="640"/>
      <w:marRight w:val="0"/>
      <w:marTop w:val="0"/>
      <w:marBottom w:val="0"/>
      <w:divBdr>
        <w:top w:val="none" w:sz="0" w:space="0" w:color="auto"/>
        <w:left w:val="none" w:sz="0" w:space="0" w:color="auto"/>
        <w:bottom w:val="none" w:sz="0" w:space="0" w:color="auto"/>
        <w:right w:val="none" w:sz="0" w:space="0" w:color="auto"/>
      </w:divBdr>
    </w:div>
    <w:div w:id="1194461731">
      <w:marLeft w:val="640"/>
      <w:marRight w:val="0"/>
      <w:marTop w:val="0"/>
      <w:marBottom w:val="0"/>
      <w:divBdr>
        <w:top w:val="none" w:sz="0" w:space="0" w:color="auto"/>
        <w:left w:val="none" w:sz="0" w:space="0" w:color="auto"/>
        <w:bottom w:val="none" w:sz="0" w:space="0" w:color="auto"/>
        <w:right w:val="none" w:sz="0" w:space="0" w:color="auto"/>
      </w:divBdr>
    </w:div>
    <w:div w:id="1194615352">
      <w:marLeft w:val="640"/>
      <w:marRight w:val="0"/>
      <w:marTop w:val="0"/>
      <w:marBottom w:val="0"/>
      <w:divBdr>
        <w:top w:val="none" w:sz="0" w:space="0" w:color="auto"/>
        <w:left w:val="none" w:sz="0" w:space="0" w:color="auto"/>
        <w:bottom w:val="none" w:sz="0" w:space="0" w:color="auto"/>
        <w:right w:val="none" w:sz="0" w:space="0" w:color="auto"/>
      </w:divBdr>
    </w:div>
    <w:div w:id="1194655902">
      <w:marLeft w:val="640"/>
      <w:marRight w:val="0"/>
      <w:marTop w:val="0"/>
      <w:marBottom w:val="0"/>
      <w:divBdr>
        <w:top w:val="none" w:sz="0" w:space="0" w:color="auto"/>
        <w:left w:val="none" w:sz="0" w:space="0" w:color="auto"/>
        <w:bottom w:val="none" w:sz="0" w:space="0" w:color="auto"/>
        <w:right w:val="none" w:sz="0" w:space="0" w:color="auto"/>
      </w:divBdr>
    </w:div>
    <w:div w:id="1194686821">
      <w:marLeft w:val="640"/>
      <w:marRight w:val="0"/>
      <w:marTop w:val="0"/>
      <w:marBottom w:val="0"/>
      <w:divBdr>
        <w:top w:val="none" w:sz="0" w:space="0" w:color="auto"/>
        <w:left w:val="none" w:sz="0" w:space="0" w:color="auto"/>
        <w:bottom w:val="none" w:sz="0" w:space="0" w:color="auto"/>
        <w:right w:val="none" w:sz="0" w:space="0" w:color="auto"/>
      </w:divBdr>
    </w:div>
    <w:div w:id="1194731177">
      <w:marLeft w:val="640"/>
      <w:marRight w:val="0"/>
      <w:marTop w:val="0"/>
      <w:marBottom w:val="0"/>
      <w:divBdr>
        <w:top w:val="none" w:sz="0" w:space="0" w:color="auto"/>
        <w:left w:val="none" w:sz="0" w:space="0" w:color="auto"/>
        <w:bottom w:val="none" w:sz="0" w:space="0" w:color="auto"/>
        <w:right w:val="none" w:sz="0" w:space="0" w:color="auto"/>
      </w:divBdr>
    </w:div>
    <w:div w:id="1194731983">
      <w:marLeft w:val="640"/>
      <w:marRight w:val="0"/>
      <w:marTop w:val="0"/>
      <w:marBottom w:val="0"/>
      <w:divBdr>
        <w:top w:val="none" w:sz="0" w:space="0" w:color="auto"/>
        <w:left w:val="none" w:sz="0" w:space="0" w:color="auto"/>
        <w:bottom w:val="none" w:sz="0" w:space="0" w:color="auto"/>
        <w:right w:val="none" w:sz="0" w:space="0" w:color="auto"/>
      </w:divBdr>
    </w:div>
    <w:div w:id="1194804721">
      <w:marLeft w:val="640"/>
      <w:marRight w:val="0"/>
      <w:marTop w:val="0"/>
      <w:marBottom w:val="0"/>
      <w:divBdr>
        <w:top w:val="none" w:sz="0" w:space="0" w:color="auto"/>
        <w:left w:val="none" w:sz="0" w:space="0" w:color="auto"/>
        <w:bottom w:val="none" w:sz="0" w:space="0" w:color="auto"/>
        <w:right w:val="none" w:sz="0" w:space="0" w:color="auto"/>
      </w:divBdr>
    </w:div>
    <w:div w:id="1194805160">
      <w:marLeft w:val="640"/>
      <w:marRight w:val="0"/>
      <w:marTop w:val="0"/>
      <w:marBottom w:val="0"/>
      <w:divBdr>
        <w:top w:val="none" w:sz="0" w:space="0" w:color="auto"/>
        <w:left w:val="none" w:sz="0" w:space="0" w:color="auto"/>
        <w:bottom w:val="none" w:sz="0" w:space="0" w:color="auto"/>
        <w:right w:val="none" w:sz="0" w:space="0" w:color="auto"/>
      </w:divBdr>
    </w:div>
    <w:div w:id="1194807296">
      <w:marLeft w:val="640"/>
      <w:marRight w:val="0"/>
      <w:marTop w:val="0"/>
      <w:marBottom w:val="0"/>
      <w:divBdr>
        <w:top w:val="none" w:sz="0" w:space="0" w:color="auto"/>
        <w:left w:val="none" w:sz="0" w:space="0" w:color="auto"/>
        <w:bottom w:val="none" w:sz="0" w:space="0" w:color="auto"/>
        <w:right w:val="none" w:sz="0" w:space="0" w:color="auto"/>
      </w:divBdr>
    </w:div>
    <w:div w:id="1194809443">
      <w:marLeft w:val="640"/>
      <w:marRight w:val="0"/>
      <w:marTop w:val="0"/>
      <w:marBottom w:val="0"/>
      <w:divBdr>
        <w:top w:val="none" w:sz="0" w:space="0" w:color="auto"/>
        <w:left w:val="none" w:sz="0" w:space="0" w:color="auto"/>
        <w:bottom w:val="none" w:sz="0" w:space="0" w:color="auto"/>
        <w:right w:val="none" w:sz="0" w:space="0" w:color="auto"/>
      </w:divBdr>
    </w:div>
    <w:div w:id="1194879278">
      <w:marLeft w:val="640"/>
      <w:marRight w:val="0"/>
      <w:marTop w:val="0"/>
      <w:marBottom w:val="0"/>
      <w:divBdr>
        <w:top w:val="none" w:sz="0" w:space="0" w:color="auto"/>
        <w:left w:val="none" w:sz="0" w:space="0" w:color="auto"/>
        <w:bottom w:val="none" w:sz="0" w:space="0" w:color="auto"/>
        <w:right w:val="none" w:sz="0" w:space="0" w:color="auto"/>
      </w:divBdr>
    </w:div>
    <w:div w:id="1194920447">
      <w:marLeft w:val="640"/>
      <w:marRight w:val="0"/>
      <w:marTop w:val="0"/>
      <w:marBottom w:val="0"/>
      <w:divBdr>
        <w:top w:val="none" w:sz="0" w:space="0" w:color="auto"/>
        <w:left w:val="none" w:sz="0" w:space="0" w:color="auto"/>
        <w:bottom w:val="none" w:sz="0" w:space="0" w:color="auto"/>
        <w:right w:val="none" w:sz="0" w:space="0" w:color="auto"/>
      </w:divBdr>
    </w:div>
    <w:div w:id="1194928878">
      <w:marLeft w:val="640"/>
      <w:marRight w:val="0"/>
      <w:marTop w:val="0"/>
      <w:marBottom w:val="0"/>
      <w:divBdr>
        <w:top w:val="none" w:sz="0" w:space="0" w:color="auto"/>
        <w:left w:val="none" w:sz="0" w:space="0" w:color="auto"/>
        <w:bottom w:val="none" w:sz="0" w:space="0" w:color="auto"/>
        <w:right w:val="none" w:sz="0" w:space="0" w:color="auto"/>
      </w:divBdr>
    </w:div>
    <w:div w:id="1195001344">
      <w:marLeft w:val="640"/>
      <w:marRight w:val="0"/>
      <w:marTop w:val="0"/>
      <w:marBottom w:val="0"/>
      <w:divBdr>
        <w:top w:val="none" w:sz="0" w:space="0" w:color="auto"/>
        <w:left w:val="none" w:sz="0" w:space="0" w:color="auto"/>
        <w:bottom w:val="none" w:sz="0" w:space="0" w:color="auto"/>
        <w:right w:val="none" w:sz="0" w:space="0" w:color="auto"/>
      </w:divBdr>
    </w:div>
    <w:div w:id="1195003636">
      <w:marLeft w:val="640"/>
      <w:marRight w:val="0"/>
      <w:marTop w:val="0"/>
      <w:marBottom w:val="0"/>
      <w:divBdr>
        <w:top w:val="none" w:sz="0" w:space="0" w:color="auto"/>
        <w:left w:val="none" w:sz="0" w:space="0" w:color="auto"/>
        <w:bottom w:val="none" w:sz="0" w:space="0" w:color="auto"/>
        <w:right w:val="none" w:sz="0" w:space="0" w:color="auto"/>
      </w:divBdr>
    </w:div>
    <w:div w:id="1195075266">
      <w:marLeft w:val="640"/>
      <w:marRight w:val="0"/>
      <w:marTop w:val="0"/>
      <w:marBottom w:val="0"/>
      <w:divBdr>
        <w:top w:val="none" w:sz="0" w:space="0" w:color="auto"/>
        <w:left w:val="none" w:sz="0" w:space="0" w:color="auto"/>
        <w:bottom w:val="none" w:sz="0" w:space="0" w:color="auto"/>
        <w:right w:val="none" w:sz="0" w:space="0" w:color="auto"/>
      </w:divBdr>
    </w:div>
    <w:div w:id="1195197558">
      <w:marLeft w:val="640"/>
      <w:marRight w:val="0"/>
      <w:marTop w:val="0"/>
      <w:marBottom w:val="0"/>
      <w:divBdr>
        <w:top w:val="none" w:sz="0" w:space="0" w:color="auto"/>
        <w:left w:val="none" w:sz="0" w:space="0" w:color="auto"/>
        <w:bottom w:val="none" w:sz="0" w:space="0" w:color="auto"/>
        <w:right w:val="none" w:sz="0" w:space="0" w:color="auto"/>
      </w:divBdr>
    </w:div>
    <w:div w:id="1195264091">
      <w:marLeft w:val="640"/>
      <w:marRight w:val="0"/>
      <w:marTop w:val="0"/>
      <w:marBottom w:val="0"/>
      <w:divBdr>
        <w:top w:val="none" w:sz="0" w:space="0" w:color="auto"/>
        <w:left w:val="none" w:sz="0" w:space="0" w:color="auto"/>
        <w:bottom w:val="none" w:sz="0" w:space="0" w:color="auto"/>
        <w:right w:val="none" w:sz="0" w:space="0" w:color="auto"/>
      </w:divBdr>
    </w:div>
    <w:div w:id="1195384315">
      <w:marLeft w:val="640"/>
      <w:marRight w:val="0"/>
      <w:marTop w:val="0"/>
      <w:marBottom w:val="0"/>
      <w:divBdr>
        <w:top w:val="none" w:sz="0" w:space="0" w:color="auto"/>
        <w:left w:val="none" w:sz="0" w:space="0" w:color="auto"/>
        <w:bottom w:val="none" w:sz="0" w:space="0" w:color="auto"/>
        <w:right w:val="none" w:sz="0" w:space="0" w:color="auto"/>
      </w:divBdr>
    </w:div>
    <w:div w:id="1195389558">
      <w:marLeft w:val="640"/>
      <w:marRight w:val="0"/>
      <w:marTop w:val="0"/>
      <w:marBottom w:val="0"/>
      <w:divBdr>
        <w:top w:val="none" w:sz="0" w:space="0" w:color="auto"/>
        <w:left w:val="none" w:sz="0" w:space="0" w:color="auto"/>
        <w:bottom w:val="none" w:sz="0" w:space="0" w:color="auto"/>
        <w:right w:val="none" w:sz="0" w:space="0" w:color="auto"/>
      </w:divBdr>
    </w:div>
    <w:div w:id="1195391092">
      <w:marLeft w:val="640"/>
      <w:marRight w:val="0"/>
      <w:marTop w:val="0"/>
      <w:marBottom w:val="0"/>
      <w:divBdr>
        <w:top w:val="none" w:sz="0" w:space="0" w:color="auto"/>
        <w:left w:val="none" w:sz="0" w:space="0" w:color="auto"/>
        <w:bottom w:val="none" w:sz="0" w:space="0" w:color="auto"/>
        <w:right w:val="none" w:sz="0" w:space="0" w:color="auto"/>
      </w:divBdr>
    </w:div>
    <w:div w:id="1195463839">
      <w:marLeft w:val="640"/>
      <w:marRight w:val="0"/>
      <w:marTop w:val="0"/>
      <w:marBottom w:val="0"/>
      <w:divBdr>
        <w:top w:val="none" w:sz="0" w:space="0" w:color="auto"/>
        <w:left w:val="none" w:sz="0" w:space="0" w:color="auto"/>
        <w:bottom w:val="none" w:sz="0" w:space="0" w:color="auto"/>
        <w:right w:val="none" w:sz="0" w:space="0" w:color="auto"/>
      </w:divBdr>
    </w:div>
    <w:div w:id="1195533217">
      <w:marLeft w:val="640"/>
      <w:marRight w:val="0"/>
      <w:marTop w:val="0"/>
      <w:marBottom w:val="0"/>
      <w:divBdr>
        <w:top w:val="none" w:sz="0" w:space="0" w:color="auto"/>
        <w:left w:val="none" w:sz="0" w:space="0" w:color="auto"/>
        <w:bottom w:val="none" w:sz="0" w:space="0" w:color="auto"/>
        <w:right w:val="none" w:sz="0" w:space="0" w:color="auto"/>
      </w:divBdr>
    </w:div>
    <w:div w:id="1195579411">
      <w:marLeft w:val="640"/>
      <w:marRight w:val="0"/>
      <w:marTop w:val="0"/>
      <w:marBottom w:val="0"/>
      <w:divBdr>
        <w:top w:val="none" w:sz="0" w:space="0" w:color="auto"/>
        <w:left w:val="none" w:sz="0" w:space="0" w:color="auto"/>
        <w:bottom w:val="none" w:sz="0" w:space="0" w:color="auto"/>
        <w:right w:val="none" w:sz="0" w:space="0" w:color="auto"/>
      </w:divBdr>
    </w:div>
    <w:div w:id="1195654523">
      <w:marLeft w:val="640"/>
      <w:marRight w:val="0"/>
      <w:marTop w:val="0"/>
      <w:marBottom w:val="0"/>
      <w:divBdr>
        <w:top w:val="none" w:sz="0" w:space="0" w:color="auto"/>
        <w:left w:val="none" w:sz="0" w:space="0" w:color="auto"/>
        <w:bottom w:val="none" w:sz="0" w:space="0" w:color="auto"/>
        <w:right w:val="none" w:sz="0" w:space="0" w:color="auto"/>
      </w:divBdr>
    </w:div>
    <w:div w:id="1195728651">
      <w:marLeft w:val="640"/>
      <w:marRight w:val="0"/>
      <w:marTop w:val="0"/>
      <w:marBottom w:val="0"/>
      <w:divBdr>
        <w:top w:val="none" w:sz="0" w:space="0" w:color="auto"/>
        <w:left w:val="none" w:sz="0" w:space="0" w:color="auto"/>
        <w:bottom w:val="none" w:sz="0" w:space="0" w:color="auto"/>
        <w:right w:val="none" w:sz="0" w:space="0" w:color="auto"/>
      </w:divBdr>
    </w:div>
    <w:div w:id="1195733729">
      <w:marLeft w:val="640"/>
      <w:marRight w:val="0"/>
      <w:marTop w:val="0"/>
      <w:marBottom w:val="0"/>
      <w:divBdr>
        <w:top w:val="none" w:sz="0" w:space="0" w:color="auto"/>
        <w:left w:val="none" w:sz="0" w:space="0" w:color="auto"/>
        <w:bottom w:val="none" w:sz="0" w:space="0" w:color="auto"/>
        <w:right w:val="none" w:sz="0" w:space="0" w:color="auto"/>
      </w:divBdr>
    </w:div>
    <w:div w:id="1195772406">
      <w:marLeft w:val="640"/>
      <w:marRight w:val="0"/>
      <w:marTop w:val="0"/>
      <w:marBottom w:val="0"/>
      <w:divBdr>
        <w:top w:val="none" w:sz="0" w:space="0" w:color="auto"/>
        <w:left w:val="none" w:sz="0" w:space="0" w:color="auto"/>
        <w:bottom w:val="none" w:sz="0" w:space="0" w:color="auto"/>
        <w:right w:val="none" w:sz="0" w:space="0" w:color="auto"/>
      </w:divBdr>
    </w:div>
    <w:div w:id="1195801164">
      <w:marLeft w:val="640"/>
      <w:marRight w:val="0"/>
      <w:marTop w:val="0"/>
      <w:marBottom w:val="0"/>
      <w:divBdr>
        <w:top w:val="none" w:sz="0" w:space="0" w:color="auto"/>
        <w:left w:val="none" w:sz="0" w:space="0" w:color="auto"/>
        <w:bottom w:val="none" w:sz="0" w:space="0" w:color="auto"/>
        <w:right w:val="none" w:sz="0" w:space="0" w:color="auto"/>
      </w:divBdr>
    </w:div>
    <w:div w:id="1195847025">
      <w:marLeft w:val="640"/>
      <w:marRight w:val="0"/>
      <w:marTop w:val="0"/>
      <w:marBottom w:val="0"/>
      <w:divBdr>
        <w:top w:val="none" w:sz="0" w:space="0" w:color="auto"/>
        <w:left w:val="none" w:sz="0" w:space="0" w:color="auto"/>
        <w:bottom w:val="none" w:sz="0" w:space="0" w:color="auto"/>
        <w:right w:val="none" w:sz="0" w:space="0" w:color="auto"/>
      </w:divBdr>
    </w:div>
    <w:div w:id="1195849286">
      <w:marLeft w:val="640"/>
      <w:marRight w:val="0"/>
      <w:marTop w:val="0"/>
      <w:marBottom w:val="0"/>
      <w:divBdr>
        <w:top w:val="none" w:sz="0" w:space="0" w:color="auto"/>
        <w:left w:val="none" w:sz="0" w:space="0" w:color="auto"/>
        <w:bottom w:val="none" w:sz="0" w:space="0" w:color="auto"/>
        <w:right w:val="none" w:sz="0" w:space="0" w:color="auto"/>
      </w:divBdr>
    </w:div>
    <w:div w:id="1195850536">
      <w:marLeft w:val="640"/>
      <w:marRight w:val="0"/>
      <w:marTop w:val="0"/>
      <w:marBottom w:val="0"/>
      <w:divBdr>
        <w:top w:val="none" w:sz="0" w:space="0" w:color="auto"/>
        <w:left w:val="none" w:sz="0" w:space="0" w:color="auto"/>
        <w:bottom w:val="none" w:sz="0" w:space="0" w:color="auto"/>
        <w:right w:val="none" w:sz="0" w:space="0" w:color="auto"/>
      </w:divBdr>
    </w:div>
    <w:div w:id="1195850911">
      <w:marLeft w:val="640"/>
      <w:marRight w:val="0"/>
      <w:marTop w:val="0"/>
      <w:marBottom w:val="0"/>
      <w:divBdr>
        <w:top w:val="none" w:sz="0" w:space="0" w:color="auto"/>
        <w:left w:val="none" w:sz="0" w:space="0" w:color="auto"/>
        <w:bottom w:val="none" w:sz="0" w:space="0" w:color="auto"/>
        <w:right w:val="none" w:sz="0" w:space="0" w:color="auto"/>
      </w:divBdr>
    </w:div>
    <w:div w:id="1195928527">
      <w:marLeft w:val="640"/>
      <w:marRight w:val="0"/>
      <w:marTop w:val="0"/>
      <w:marBottom w:val="0"/>
      <w:divBdr>
        <w:top w:val="none" w:sz="0" w:space="0" w:color="auto"/>
        <w:left w:val="none" w:sz="0" w:space="0" w:color="auto"/>
        <w:bottom w:val="none" w:sz="0" w:space="0" w:color="auto"/>
        <w:right w:val="none" w:sz="0" w:space="0" w:color="auto"/>
      </w:divBdr>
    </w:div>
    <w:div w:id="1195969372">
      <w:marLeft w:val="640"/>
      <w:marRight w:val="0"/>
      <w:marTop w:val="0"/>
      <w:marBottom w:val="0"/>
      <w:divBdr>
        <w:top w:val="none" w:sz="0" w:space="0" w:color="auto"/>
        <w:left w:val="none" w:sz="0" w:space="0" w:color="auto"/>
        <w:bottom w:val="none" w:sz="0" w:space="0" w:color="auto"/>
        <w:right w:val="none" w:sz="0" w:space="0" w:color="auto"/>
      </w:divBdr>
    </w:div>
    <w:div w:id="1195970115">
      <w:marLeft w:val="640"/>
      <w:marRight w:val="0"/>
      <w:marTop w:val="0"/>
      <w:marBottom w:val="0"/>
      <w:divBdr>
        <w:top w:val="none" w:sz="0" w:space="0" w:color="auto"/>
        <w:left w:val="none" w:sz="0" w:space="0" w:color="auto"/>
        <w:bottom w:val="none" w:sz="0" w:space="0" w:color="auto"/>
        <w:right w:val="none" w:sz="0" w:space="0" w:color="auto"/>
      </w:divBdr>
    </w:div>
    <w:div w:id="1195970749">
      <w:marLeft w:val="640"/>
      <w:marRight w:val="0"/>
      <w:marTop w:val="0"/>
      <w:marBottom w:val="0"/>
      <w:divBdr>
        <w:top w:val="none" w:sz="0" w:space="0" w:color="auto"/>
        <w:left w:val="none" w:sz="0" w:space="0" w:color="auto"/>
        <w:bottom w:val="none" w:sz="0" w:space="0" w:color="auto"/>
        <w:right w:val="none" w:sz="0" w:space="0" w:color="auto"/>
      </w:divBdr>
    </w:div>
    <w:div w:id="1195995587">
      <w:marLeft w:val="640"/>
      <w:marRight w:val="0"/>
      <w:marTop w:val="0"/>
      <w:marBottom w:val="0"/>
      <w:divBdr>
        <w:top w:val="none" w:sz="0" w:space="0" w:color="auto"/>
        <w:left w:val="none" w:sz="0" w:space="0" w:color="auto"/>
        <w:bottom w:val="none" w:sz="0" w:space="0" w:color="auto"/>
        <w:right w:val="none" w:sz="0" w:space="0" w:color="auto"/>
      </w:divBdr>
    </w:div>
    <w:div w:id="1195997994">
      <w:marLeft w:val="640"/>
      <w:marRight w:val="0"/>
      <w:marTop w:val="0"/>
      <w:marBottom w:val="0"/>
      <w:divBdr>
        <w:top w:val="none" w:sz="0" w:space="0" w:color="auto"/>
        <w:left w:val="none" w:sz="0" w:space="0" w:color="auto"/>
        <w:bottom w:val="none" w:sz="0" w:space="0" w:color="auto"/>
        <w:right w:val="none" w:sz="0" w:space="0" w:color="auto"/>
      </w:divBdr>
    </w:div>
    <w:div w:id="1196237575">
      <w:marLeft w:val="640"/>
      <w:marRight w:val="0"/>
      <w:marTop w:val="0"/>
      <w:marBottom w:val="0"/>
      <w:divBdr>
        <w:top w:val="none" w:sz="0" w:space="0" w:color="auto"/>
        <w:left w:val="none" w:sz="0" w:space="0" w:color="auto"/>
        <w:bottom w:val="none" w:sz="0" w:space="0" w:color="auto"/>
        <w:right w:val="none" w:sz="0" w:space="0" w:color="auto"/>
      </w:divBdr>
    </w:div>
    <w:div w:id="1196430521">
      <w:marLeft w:val="640"/>
      <w:marRight w:val="0"/>
      <w:marTop w:val="0"/>
      <w:marBottom w:val="0"/>
      <w:divBdr>
        <w:top w:val="none" w:sz="0" w:space="0" w:color="auto"/>
        <w:left w:val="none" w:sz="0" w:space="0" w:color="auto"/>
        <w:bottom w:val="none" w:sz="0" w:space="0" w:color="auto"/>
        <w:right w:val="none" w:sz="0" w:space="0" w:color="auto"/>
      </w:divBdr>
    </w:div>
    <w:div w:id="1196431039">
      <w:marLeft w:val="640"/>
      <w:marRight w:val="0"/>
      <w:marTop w:val="0"/>
      <w:marBottom w:val="0"/>
      <w:divBdr>
        <w:top w:val="none" w:sz="0" w:space="0" w:color="auto"/>
        <w:left w:val="none" w:sz="0" w:space="0" w:color="auto"/>
        <w:bottom w:val="none" w:sz="0" w:space="0" w:color="auto"/>
        <w:right w:val="none" w:sz="0" w:space="0" w:color="auto"/>
      </w:divBdr>
    </w:div>
    <w:div w:id="1196498658">
      <w:marLeft w:val="640"/>
      <w:marRight w:val="0"/>
      <w:marTop w:val="0"/>
      <w:marBottom w:val="0"/>
      <w:divBdr>
        <w:top w:val="none" w:sz="0" w:space="0" w:color="auto"/>
        <w:left w:val="none" w:sz="0" w:space="0" w:color="auto"/>
        <w:bottom w:val="none" w:sz="0" w:space="0" w:color="auto"/>
        <w:right w:val="none" w:sz="0" w:space="0" w:color="auto"/>
      </w:divBdr>
    </w:div>
    <w:div w:id="1196507237">
      <w:marLeft w:val="640"/>
      <w:marRight w:val="0"/>
      <w:marTop w:val="0"/>
      <w:marBottom w:val="0"/>
      <w:divBdr>
        <w:top w:val="none" w:sz="0" w:space="0" w:color="auto"/>
        <w:left w:val="none" w:sz="0" w:space="0" w:color="auto"/>
        <w:bottom w:val="none" w:sz="0" w:space="0" w:color="auto"/>
        <w:right w:val="none" w:sz="0" w:space="0" w:color="auto"/>
      </w:divBdr>
    </w:div>
    <w:div w:id="1196574881">
      <w:marLeft w:val="640"/>
      <w:marRight w:val="0"/>
      <w:marTop w:val="0"/>
      <w:marBottom w:val="0"/>
      <w:divBdr>
        <w:top w:val="none" w:sz="0" w:space="0" w:color="auto"/>
        <w:left w:val="none" w:sz="0" w:space="0" w:color="auto"/>
        <w:bottom w:val="none" w:sz="0" w:space="0" w:color="auto"/>
        <w:right w:val="none" w:sz="0" w:space="0" w:color="auto"/>
      </w:divBdr>
    </w:div>
    <w:div w:id="1196582505">
      <w:marLeft w:val="640"/>
      <w:marRight w:val="0"/>
      <w:marTop w:val="0"/>
      <w:marBottom w:val="0"/>
      <w:divBdr>
        <w:top w:val="none" w:sz="0" w:space="0" w:color="auto"/>
        <w:left w:val="none" w:sz="0" w:space="0" w:color="auto"/>
        <w:bottom w:val="none" w:sz="0" w:space="0" w:color="auto"/>
        <w:right w:val="none" w:sz="0" w:space="0" w:color="auto"/>
      </w:divBdr>
    </w:div>
    <w:div w:id="1196625237">
      <w:marLeft w:val="640"/>
      <w:marRight w:val="0"/>
      <w:marTop w:val="0"/>
      <w:marBottom w:val="0"/>
      <w:divBdr>
        <w:top w:val="none" w:sz="0" w:space="0" w:color="auto"/>
        <w:left w:val="none" w:sz="0" w:space="0" w:color="auto"/>
        <w:bottom w:val="none" w:sz="0" w:space="0" w:color="auto"/>
        <w:right w:val="none" w:sz="0" w:space="0" w:color="auto"/>
      </w:divBdr>
    </w:div>
    <w:div w:id="1196652278">
      <w:marLeft w:val="640"/>
      <w:marRight w:val="0"/>
      <w:marTop w:val="0"/>
      <w:marBottom w:val="0"/>
      <w:divBdr>
        <w:top w:val="none" w:sz="0" w:space="0" w:color="auto"/>
        <w:left w:val="none" w:sz="0" w:space="0" w:color="auto"/>
        <w:bottom w:val="none" w:sz="0" w:space="0" w:color="auto"/>
        <w:right w:val="none" w:sz="0" w:space="0" w:color="auto"/>
      </w:divBdr>
    </w:div>
    <w:div w:id="1196700425">
      <w:marLeft w:val="640"/>
      <w:marRight w:val="0"/>
      <w:marTop w:val="0"/>
      <w:marBottom w:val="0"/>
      <w:divBdr>
        <w:top w:val="none" w:sz="0" w:space="0" w:color="auto"/>
        <w:left w:val="none" w:sz="0" w:space="0" w:color="auto"/>
        <w:bottom w:val="none" w:sz="0" w:space="0" w:color="auto"/>
        <w:right w:val="none" w:sz="0" w:space="0" w:color="auto"/>
      </w:divBdr>
    </w:div>
    <w:div w:id="1196767661">
      <w:marLeft w:val="640"/>
      <w:marRight w:val="0"/>
      <w:marTop w:val="0"/>
      <w:marBottom w:val="0"/>
      <w:divBdr>
        <w:top w:val="none" w:sz="0" w:space="0" w:color="auto"/>
        <w:left w:val="none" w:sz="0" w:space="0" w:color="auto"/>
        <w:bottom w:val="none" w:sz="0" w:space="0" w:color="auto"/>
        <w:right w:val="none" w:sz="0" w:space="0" w:color="auto"/>
      </w:divBdr>
    </w:div>
    <w:div w:id="1196768627">
      <w:marLeft w:val="640"/>
      <w:marRight w:val="0"/>
      <w:marTop w:val="0"/>
      <w:marBottom w:val="0"/>
      <w:divBdr>
        <w:top w:val="none" w:sz="0" w:space="0" w:color="auto"/>
        <w:left w:val="none" w:sz="0" w:space="0" w:color="auto"/>
        <w:bottom w:val="none" w:sz="0" w:space="0" w:color="auto"/>
        <w:right w:val="none" w:sz="0" w:space="0" w:color="auto"/>
      </w:divBdr>
    </w:div>
    <w:div w:id="1196887122">
      <w:marLeft w:val="640"/>
      <w:marRight w:val="0"/>
      <w:marTop w:val="0"/>
      <w:marBottom w:val="0"/>
      <w:divBdr>
        <w:top w:val="none" w:sz="0" w:space="0" w:color="auto"/>
        <w:left w:val="none" w:sz="0" w:space="0" w:color="auto"/>
        <w:bottom w:val="none" w:sz="0" w:space="0" w:color="auto"/>
        <w:right w:val="none" w:sz="0" w:space="0" w:color="auto"/>
      </w:divBdr>
    </w:div>
    <w:div w:id="1197039562">
      <w:marLeft w:val="640"/>
      <w:marRight w:val="0"/>
      <w:marTop w:val="0"/>
      <w:marBottom w:val="0"/>
      <w:divBdr>
        <w:top w:val="none" w:sz="0" w:space="0" w:color="auto"/>
        <w:left w:val="none" w:sz="0" w:space="0" w:color="auto"/>
        <w:bottom w:val="none" w:sz="0" w:space="0" w:color="auto"/>
        <w:right w:val="none" w:sz="0" w:space="0" w:color="auto"/>
      </w:divBdr>
    </w:div>
    <w:div w:id="1197040055">
      <w:marLeft w:val="640"/>
      <w:marRight w:val="0"/>
      <w:marTop w:val="0"/>
      <w:marBottom w:val="0"/>
      <w:divBdr>
        <w:top w:val="none" w:sz="0" w:space="0" w:color="auto"/>
        <w:left w:val="none" w:sz="0" w:space="0" w:color="auto"/>
        <w:bottom w:val="none" w:sz="0" w:space="0" w:color="auto"/>
        <w:right w:val="none" w:sz="0" w:space="0" w:color="auto"/>
      </w:divBdr>
    </w:div>
    <w:div w:id="1197040152">
      <w:marLeft w:val="640"/>
      <w:marRight w:val="0"/>
      <w:marTop w:val="0"/>
      <w:marBottom w:val="0"/>
      <w:divBdr>
        <w:top w:val="none" w:sz="0" w:space="0" w:color="auto"/>
        <w:left w:val="none" w:sz="0" w:space="0" w:color="auto"/>
        <w:bottom w:val="none" w:sz="0" w:space="0" w:color="auto"/>
        <w:right w:val="none" w:sz="0" w:space="0" w:color="auto"/>
      </w:divBdr>
    </w:div>
    <w:div w:id="1197044283">
      <w:marLeft w:val="640"/>
      <w:marRight w:val="0"/>
      <w:marTop w:val="0"/>
      <w:marBottom w:val="0"/>
      <w:divBdr>
        <w:top w:val="none" w:sz="0" w:space="0" w:color="auto"/>
        <w:left w:val="none" w:sz="0" w:space="0" w:color="auto"/>
        <w:bottom w:val="none" w:sz="0" w:space="0" w:color="auto"/>
        <w:right w:val="none" w:sz="0" w:space="0" w:color="auto"/>
      </w:divBdr>
    </w:div>
    <w:div w:id="1197154954">
      <w:marLeft w:val="640"/>
      <w:marRight w:val="0"/>
      <w:marTop w:val="0"/>
      <w:marBottom w:val="0"/>
      <w:divBdr>
        <w:top w:val="none" w:sz="0" w:space="0" w:color="auto"/>
        <w:left w:val="none" w:sz="0" w:space="0" w:color="auto"/>
        <w:bottom w:val="none" w:sz="0" w:space="0" w:color="auto"/>
        <w:right w:val="none" w:sz="0" w:space="0" w:color="auto"/>
      </w:divBdr>
    </w:div>
    <w:div w:id="1197160681">
      <w:marLeft w:val="640"/>
      <w:marRight w:val="0"/>
      <w:marTop w:val="0"/>
      <w:marBottom w:val="0"/>
      <w:divBdr>
        <w:top w:val="none" w:sz="0" w:space="0" w:color="auto"/>
        <w:left w:val="none" w:sz="0" w:space="0" w:color="auto"/>
        <w:bottom w:val="none" w:sz="0" w:space="0" w:color="auto"/>
        <w:right w:val="none" w:sz="0" w:space="0" w:color="auto"/>
      </w:divBdr>
    </w:div>
    <w:div w:id="1197163263">
      <w:marLeft w:val="640"/>
      <w:marRight w:val="0"/>
      <w:marTop w:val="0"/>
      <w:marBottom w:val="0"/>
      <w:divBdr>
        <w:top w:val="none" w:sz="0" w:space="0" w:color="auto"/>
        <w:left w:val="none" w:sz="0" w:space="0" w:color="auto"/>
        <w:bottom w:val="none" w:sz="0" w:space="0" w:color="auto"/>
        <w:right w:val="none" w:sz="0" w:space="0" w:color="auto"/>
      </w:divBdr>
    </w:div>
    <w:div w:id="1197309426">
      <w:marLeft w:val="640"/>
      <w:marRight w:val="0"/>
      <w:marTop w:val="0"/>
      <w:marBottom w:val="0"/>
      <w:divBdr>
        <w:top w:val="none" w:sz="0" w:space="0" w:color="auto"/>
        <w:left w:val="none" w:sz="0" w:space="0" w:color="auto"/>
        <w:bottom w:val="none" w:sz="0" w:space="0" w:color="auto"/>
        <w:right w:val="none" w:sz="0" w:space="0" w:color="auto"/>
      </w:divBdr>
    </w:div>
    <w:div w:id="1197351617">
      <w:marLeft w:val="640"/>
      <w:marRight w:val="0"/>
      <w:marTop w:val="0"/>
      <w:marBottom w:val="0"/>
      <w:divBdr>
        <w:top w:val="none" w:sz="0" w:space="0" w:color="auto"/>
        <w:left w:val="none" w:sz="0" w:space="0" w:color="auto"/>
        <w:bottom w:val="none" w:sz="0" w:space="0" w:color="auto"/>
        <w:right w:val="none" w:sz="0" w:space="0" w:color="auto"/>
      </w:divBdr>
    </w:div>
    <w:div w:id="1197356101">
      <w:marLeft w:val="640"/>
      <w:marRight w:val="0"/>
      <w:marTop w:val="0"/>
      <w:marBottom w:val="0"/>
      <w:divBdr>
        <w:top w:val="none" w:sz="0" w:space="0" w:color="auto"/>
        <w:left w:val="none" w:sz="0" w:space="0" w:color="auto"/>
        <w:bottom w:val="none" w:sz="0" w:space="0" w:color="auto"/>
        <w:right w:val="none" w:sz="0" w:space="0" w:color="auto"/>
      </w:divBdr>
    </w:div>
    <w:div w:id="1197506517">
      <w:marLeft w:val="640"/>
      <w:marRight w:val="0"/>
      <w:marTop w:val="0"/>
      <w:marBottom w:val="0"/>
      <w:divBdr>
        <w:top w:val="none" w:sz="0" w:space="0" w:color="auto"/>
        <w:left w:val="none" w:sz="0" w:space="0" w:color="auto"/>
        <w:bottom w:val="none" w:sz="0" w:space="0" w:color="auto"/>
        <w:right w:val="none" w:sz="0" w:space="0" w:color="auto"/>
      </w:divBdr>
    </w:div>
    <w:div w:id="1197543688">
      <w:marLeft w:val="640"/>
      <w:marRight w:val="0"/>
      <w:marTop w:val="0"/>
      <w:marBottom w:val="0"/>
      <w:divBdr>
        <w:top w:val="none" w:sz="0" w:space="0" w:color="auto"/>
        <w:left w:val="none" w:sz="0" w:space="0" w:color="auto"/>
        <w:bottom w:val="none" w:sz="0" w:space="0" w:color="auto"/>
        <w:right w:val="none" w:sz="0" w:space="0" w:color="auto"/>
      </w:divBdr>
    </w:div>
    <w:div w:id="1197625685">
      <w:marLeft w:val="640"/>
      <w:marRight w:val="0"/>
      <w:marTop w:val="0"/>
      <w:marBottom w:val="0"/>
      <w:divBdr>
        <w:top w:val="none" w:sz="0" w:space="0" w:color="auto"/>
        <w:left w:val="none" w:sz="0" w:space="0" w:color="auto"/>
        <w:bottom w:val="none" w:sz="0" w:space="0" w:color="auto"/>
        <w:right w:val="none" w:sz="0" w:space="0" w:color="auto"/>
      </w:divBdr>
    </w:div>
    <w:div w:id="1197699043">
      <w:marLeft w:val="640"/>
      <w:marRight w:val="0"/>
      <w:marTop w:val="0"/>
      <w:marBottom w:val="0"/>
      <w:divBdr>
        <w:top w:val="none" w:sz="0" w:space="0" w:color="auto"/>
        <w:left w:val="none" w:sz="0" w:space="0" w:color="auto"/>
        <w:bottom w:val="none" w:sz="0" w:space="0" w:color="auto"/>
        <w:right w:val="none" w:sz="0" w:space="0" w:color="auto"/>
      </w:divBdr>
    </w:div>
    <w:div w:id="1197767079">
      <w:marLeft w:val="640"/>
      <w:marRight w:val="0"/>
      <w:marTop w:val="0"/>
      <w:marBottom w:val="0"/>
      <w:divBdr>
        <w:top w:val="none" w:sz="0" w:space="0" w:color="auto"/>
        <w:left w:val="none" w:sz="0" w:space="0" w:color="auto"/>
        <w:bottom w:val="none" w:sz="0" w:space="0" w:color="auto"/>
        <w:right w:val="none" w:sz="0" w:space="0" w:color="auto"/>
      </w:divBdr>
    </w:div>
    <w:div w:id="1197768469">
      <w:marLeft w:val="640"/>
      <w:marRight w:val="0"/>
      <w:marTop w:val="0"/>
      <w:marBottom w:val="0"/>
      <w:divBdr>
        <w:top w:val="none" w:sz="0" w:space="0" w:color="auto"/>
        <w:left w:val="none" w:sz="0" w:space="0" w:color="auto"/>
        <w:bottom w:val="none" w:sz="0" w:space="0" w:color="auto"/>
        <w:right w:val="none" w:sz="0" w:space="0" w:color="auto"/>
      </w:divBdr>
    </w:div>
    <w:div w:id="1197810517">
      <w:marLeft w:val="640"/>
      <w:marRight w:val="0"/>
      <w:marTop w:val="0"/>
      <w:marBottom w:val="0"/>
      <w:divBdr>
        <w:top w:val="none" w:sz="0" w:space="0" w:color="auto"/>
        <w:left w:val="none" w:sz="0" w:space="0" w:color="auto"/>
        <w:bottom w:val="none" w:sz="0" w:space="0" w:color="auto"/>
        <w:right w:val="none" w:sz="0" w:space="0" w:color="auto"/>
      </w:divBdr>
    </w:div>
    <w:div w:id="1197813857">
      <w:marLeft w:val="640"/>
      <w:marRight w:val="0"/>
      <w:marTop w:val="0"/>
      <w:marBottom w:val="0"/>
      <w:divBdr>
        <w:top w:val="none" w:sz="0" w:space="0" w:color="auto"/>
        <w:left w:val="none" w:sz="0" w:space="0" w:color="auto"/>
        <w:bottom w:val="none" w:sz="0" w:space="0" w:color="auto"/>
        <w:right w:val="none" w:sz="0" w:space="0" w:color="auto"/>
      </w:divBdr>
    </w:div>
    <w:div w:id="1197962897">
      <w:marLeft w:val="640"/>
      <w:marRight w:val="0"/>
      <w:marTop w:val="0"/>
      <w:marBottom w:val="0"/>
      <w:divBdr>
        <w:top w:val="none" w:sz="0" w:space="0" w:color="auto"/>
        <w:left w:val="none" w:sz="0" w:space="0" w:color="auto"/>
        <w:bottom w:val="none" w:sz="0" w:space="0" w:color="auto"/>
        <w:right w:val="none" w:sz="0" w:space="0" w:color="auto"/>
      </w:divBdr>
    </w:div>
    <w:div w:id="1198011184">
      <w:marLeft w:val="640"/>
      <w:marRight w:val="0"/>
      <w:marTop w:val="0"/>
      <w:marBottom w:val="0"/>
      <w:divBdr>
        <w:top w:val="none" w:sz="0" w:space="0" w:color="auto"/>
        <w:left w:val="none" w:sz="0" w:space="0" w:color="auto"/>
        <w:bottom w:val="none" w:sz="0" w:space="0" w:color="auto"/>
        <w:right w:val="none" w:sz="0" w:space="0" w:color="auto"/>
      </w:divBdr>
    </w:div>
    <w:div w:id="1198079307">
      <w:marLeft w:val="640"/>
      <w:marRight w:val="0"/>
      <w:marTop w:val="0"/>
      <w:marBottom w:val="0"/>
      <w:divBdr>
        <w:top w:val="none" w:sz="0" w:space="0" w:color="auto"/>
        <w:left w:val="none" w:sz="0" w:space="0" w:color="auto"/>
        <w:bottom w:val="none" w:sz="0" w:space="0" w:color="auto"/>
        <w:right w:val="none" w:sz="0" w:space="0" w:color="auto"/>
      </w:divBdr>
    </w:div>
    <w:div w:id="1198155755">
      <w:marLeft w:val="640"/>
      <w:marRight w:val="0"/>
      <w:marTop w:val="0"/>
      <w:marBottom w:val="0"/>
      <w:divBdr>
        <w:top w:val="none" w:sz="0" w:space="0" w:color="auto"/>
        <w:left w:val="none" w:sz="0" w:space="0" w:color="auto"/>
        <w:bottom w:val="none" w:sz="0" w:space="0" w:color="auto"/>
        <w:right w:val="none" w:sz="0" w:space="0" w:color="auto"/>
      </w:divBdr>
    </w:div>
    <w:div w:id="1198275530">
      <w:marLeft w:val="640"/>
      <w:marRight w:val="0"/>
      <w:marTop w:val="0"/>
      <w:marBottom w:val="0"/>
      <w:divBdr>
        <w:top w:val="none" w:sz="0" w:space="0" w:color="auto"/>
        <w:left w:val="none" w:sz="0" w:space="0" w:color="auto"/>
        <w:bottom w:val="none" w:sz="0" w:space="0" w:color="auto"/>
        <w:right w:val="none" w:sz="0" w:space="0" w:color="auto"/>
      </w:divBdr>
    </w:div>
    <w:div w:id="1198276242">
      <w:marLeft w:val="640"/>
      <w:marRight w:val="0"/>
      <w:marTop w:val="0"/>
      <w:marBottom w:val="0"/>
      <w:divBdr>
        <w:top w:val="none" w:sz="0" w:space="0" w:color="auto"/>
        <w:left w:val="none" w:sz="0" w:space="0" w:color="auto"/>
        <w:bottom w:val="none" w:sz="0" w:space="0" w:color="auto"/>
        <w:right w:val="none" w:sz="0" w:space="0" w:color="auto"/>
      </w:divBdr>
    </w:div>
    <w:div w:id="1198277473">
      <w:marLeft w:val="640"/>
      <w:marRight w:val="0"/>
      <w:marTop w:val="0"/>
      <w:marBottom w:val="0"/>
      <w:divBdr>
        <w:top w:val="none" w:sz="0" w:space="0" w:color="auto"/>
        <w:left w:val="none" w:sz="0" w:space="0" w:color="auto"/>
        <w:bottom w:val="none" w:sz="0" w:space="0" w:color="auto"/>
        <w:right w:val="none" w:sz="0" w:space="0" w:color="auto"/>
      </w:divBdr>
    </w:div>
    <w:div w:id="1198346673">
      <w:marLeft w:val="640"/>
      <w:marRight w:val="0"/>
      <w:marTop w:val="0"/>
      <w:marBottom w:val="0"/>
      <w:divBdr>
        <w:top w:val="none" w:sz="0" w:space="0" w:color="auto"/>
        <w:left w:val="none" w:sz="0" w:space="0" w:color="auto"/>
        <w:bottom w:val="none" w:sz="0" w:space="0" w:color="auto"/>
        <w:right w:val="none" w:sz="0" w:space="0" w:color="auto"/>
      </w:divBdr>
    </w:div>
    <w:div w:id="1198349384">
      <w:marLeft w:val="640"/>
      <w:marRight w:val="0"/>
      <w:marTop w:val="0"/>
      <w:marBottom w:val="0"/>
      <w:divBdr>
        <w:top w:val="none" w:sz="0" w:space="0" w:color="auto"/>
        <w:left w:val="none" w:sz="0" w:space="0" w:color="auto"/>
        <w:bottom w:val="none" w:sz="0" w:space="0" w:color="auto"/>
        <w:right w:val="none" w:sz="0" w:space="0" w:color="auto"/>
      </w:divBdr>
    </w:div>
    <w:div w:id="1198349549">
      <w:marLeft w:val="640"/>
      <w:marRight w:val="0"/>
      <w:marTop w:val="0"/>
      <w:marBottom w:val="0"/>
      <w:divBdr>
        <w:top w:val="none" w:sz="0" w:space="0" w:color="auto"/>
        <w:left w:val="none" w:sz="0" w:space="0" w:color="auto"/>
        <w:bottom w:val="none" w:sz="0" w:space="0" w:color="auto"/>
        <w:right w:val="none" w:sz="0" w:space="0" w:color="auto"/>
      </w:divBdr>
    </w:div>
    <w:div w:id="1198353072">
      <w:marLeft w:val="640"/>
      <w:marRight w:val="0"/>
      <w:marTop w:val="0"/>
      <w:marBottom w:val="0"/>
      <w:divBdr>
        <w:top w:val="none" w:sz="0" w:space="0" w:color="auto"/>
        <w:left w:val="none" w:sz="0" w:space="0" w:color="auto"/>
        <w:bottom w:val="none" w:sz="0" w:space="0" w:color="auto"/>
        <w:right w:val="none" w:sz="0" w:space="0" w:color="auto"/>
      </w:divBdr>
    </w:div>
    <w:div w:id="1198391505">
      <w:marLeft w:val="640"/>
      <w:marRight w:val="0"/>
      <w:marTop w:val="0"/>
      <w:marBottom w:val="0"/>
      <w:divBdr>
        <w:top w:val="none" w:sz="0" w:space="0" w:color="auto"/>
        <w:left w:val="none" w:sz="0" w:space="0" w:color="auto"/>
        <w:bottom w:val="none" w:sz="0" w:space="0" w:color="auto"/>
        <w:right w:val="none" w:sz="0" w:space="0" w:color="auto"/>
      </w:divBdr>
    </w:div>
    <w:div w:id="1198397239">
      <w:marLeft w:val="640"/>
      <w:marRight w:val="0"/>
      <w:marTop w:val="0"/>
      <w:marBottom w:val="0"/>
      <w:divBdr>
        <w:top w:val="none" w:sz="0" w:space="0" w:color="auto"/>
        <w:left w:val="none" w:sz="0" w:space="0" w:color="auto"/>
        <w:bottom w:val="none" w:sz="0" w:space="0" w:color="auto"/>
        <w:right w:val="none" w:sz="0" w:space="0" w:color="auto"/>
      </w:divBdr>
    </w:div>
    <w:div w:id="1198473906">
      <w:marLeft w:val="640"/>
      <w:marRight w:val="0"/>
      <w:marTop w:val="0"/>
      <w:marBottom w:val="0"/>
      <w:divBdr>
        <w:top w:val="none" w:sz="0" w:space="0" w:color="auto"/>
        <w:left w:val="none" w:sz="0" w:space="0" w:color="auto"/>
        <w:bottom w:val="none" w:sz="0" w:space="0" w:color="auto"/>
        <w:right w:val="none" w:sz="0" w:space="0" w:color="auto"/>
      </w:divBdr>
    </w:div>
    <w:div w:id="1198588099">
      <w:marLeft w:val="640"/>
      <w:marRight w:val="0"/>
      <w:marTop w:val="0"/>
      <w:marBottom w:val="0"/>
      <w:divBdr>
        <w:top w:val="none" w:sz="0" w:space="0" w:color="auto"/>
        <w:left w:val="none" w:sz="0" w:space="0" w:color="auto"/>
        <w:bottom w:val="none" w:sz="0" w:space="0" w:color="auto"/>
        <w:right w:val="none" w:sz="0" w:space="0" w:color="auto"/>
      </w:divBdr>
    </w:div>
    <w:div w:id="1198662733">
      <w:marLeft w:val="640"/>
      <w:marRight w:val="0"/>
      <w:marTop w:val="0"/>
      <w:marBottom w:val="0"/>
      <w:divBdr>
        <w:top w:val="none" w:sz="0" w:space="0" w:color="auto"/>
        <w:left w:val="none" w:sz="0" w:space="0" w:color="auto"/>
        <w:bottom w:val="none" w:sz="0" w:space="0" w:color="auto"/>
        <w:right w:val="none" w:sz="0" w:space="0" w:color="auto"/>
      </w:divBdr>
    </w:div>
    <w:div w:id="1198855535">
      <w:marLeft w:val="640"/>
      <w:marRight w:val="0"/>
      <w:marTop w:val="0"/>
      <w:marBottom w:val="0"/>
      <w:divBdr>
        <w:top w:val="none" w:sz="0" w:space="0" w:color="auto"/>
        <w:left w:val="none" w:sz="0" w:space="0" w:color="auto"/>
        <w:bottom w:val="none" w:sz="0" w:space="0" w:color="auto"/>
        <w:right w:val="none" w:sz="0" w:space="0" w:color="auto"/>
      </w:divBdr>
    </w:div>
    <w:div w:id="1198855731">
      <w:marLeft w:val="640"/>
      <w:marRight w:val="0"/>
      <w:marTop w:val="0"/>
      <w:marBottom w:val="0"/>
      <w:divBdr>
        <w:top w:val="none" w:sz="0" w:space="0" w:color="auto"/>
        <w:left w:val="none" w:sz="0" w:space="0" w:color="auto"/>
        <w:bottom w:val="none" w:sz="0" w:space="0" w:color="auto"/>
        <w:right w:val="none" w:sz="0" w:space="0" w:color="auto"/>
      </w:divBdr>
    </w:div>
    <w:div w:id="1198929026">
      <w:marLeft w:val="640"/>
      <w:marRight w:val="0"/>
      <w:marTop w:val="0"/>
      <w:marBottom w:val="0"/>
      <w:divBdr>
        <w:top w:val="none" w:sz="0" w:space="0" w:color="auto"/>
        <w:left w:val="none" w:sz="0" w:space="0" w:color="auto"/>
        <w:bottom w:val="none" w:sz="0" w:space="0" w:color="auto"/>
        <w:right w:val="none" w:sz="0" w:space="0" w:color="auto"/>
      </w:divBdr>
    </w:div>
    <w:div w:id="1199003604">
      <w:marLeft w:val="640"/>
      <w:marRight w:val="0"/>
      <w:marTop w:val="0"/>
      <w:marBottom w:val="0"/>
      <w:divBdr>
        <w:top w:val="none" w:sz="0" w:space="0" w:color="auto"/>
        <w:left w:val="none" w:sz="0" w:space="0" w:color="auto"/>
        <w:bottom w:val="none" w:sz="0" w:space="0" w:color="auto"/>
        <w:right w:val="none" w:sz="0" w:space="0" w:color="auto"/>
      </w:divBdr>
    </w:div>
    <w:div w:id="1199006892">
      <w:marLeft w:val="640"/>
      <w:marRight w:val="0"/>
      <w:marTop w:val="0"/>
      <w:marBottom w:val="0"/>
      <w:divBdr>
        <w:top w:val="none" w:sz="0" w:space="0" w:color="auto"/>
        <w:left w:val="none" w:sz="0" w:space="0" w:color="auto"/>
        <w:bottom w:val="none" w:sz="0" w:space="0" w:color="auto"/>
        <w:right w:val="none" w:sz="0" w:space="0" w:color="auto"/>
      </w:divBdr>
    </w:div>
    <w:div w:id="1199053670">
      <w:marLeft w:val="640"/>
      <w:marRight w:val="0"/>
      <w:marTop w:val="0"/>
      <w:marBottom w:val="0"/>
      <w:divBdr>
        <w:top w:val="none" w:sz="0" w:space="0" w:color="auto"/>
        <w:left w:val="none" w:sz="0" w:space="0" w:color="auto"/>
        <w:bottom w:val="none" w:sz="0" w:space="0" w:color="auto"/>
        <w:right w:val="none" w:sz="0" w:space="0" w:color="auto"/>
      </w:divBdr>
    </w:div>
    <w:div w:id="1199123732">
      <w:marLeft w:val="640"/>
      <w:marRight w:val="0"/>
      <w:marTop w:val="0"/>
      <w:marBottom w:val="0"/>
      <w:divBdr>
        <w:top w:val="none" w:sz="0" w:space="0" w:color="auto"/>
        <w:left w:val="none" w:sz="0" w:space="0" w:color="auto"/>
        <w:bottom w:val="none" w:sz="0" w:space="0" w:color="auto"/>
        <w:right w:val="none" w:sz="0" w:space="0" w:color="auto"/>
      </w:divBdr>
    </w:div>
    <w:div w:id="1199203122">
      <w:marLeft w:val="640"/>
      <w:marRight w:val="0"/>
      <w:marTop w:val="0"/>
      <w:marBottom w:val="0"/>
      <w:divBdr>
        <w:top w:val="none" w:sz="0" w:space="0" w:color="auto"/>
        <w:left w:val="none" w:sz="0" w:space="0" w:color="auto"/>
        <w:bottom w:val="none" w:sz="0" w:space="0" w:color="auto"/>
        <w:right w:val="none" w:sz="0" w:space="0" w:color="auto"/>
      </w:divBdr>
    </w:div>
    <w:div w:id="1199243764">
      <w:marLeft w:val="640"/>
      <w:marRight w:val="0"/>
      <w:marTop w:val="0"/>
      <w:marBottom w:val="0"/>
      <w:divBdr>
        <w:top w:val="none" w:sz="0" w:space="0" w:color="auto"/>
        <w:left w:val="none" w:sz="0" w:space="0" w:color="auto"/>
        <w:bottom w:val="none" w:sz="0" w:space="0" w:color="auto"/>
        <w:right w:val="none" w:sz="0" w:space="0" w:color="auto"/>
      </w:divBdr>
    </w:div>
    <w:div w:id="1199274280">
      <w:marLeft w:val="640"/>
      <w:marRight w:val="0"/>
      <w:marTop w:val="0"/>
      <w:marBottom w:val="0"/>
      <w:divBdr>
        <w:top w:val="none" w:sz="0" w:space="0" w:color="auto"/>
        <w:left w:val="none" w:sz="0" w:space="0" w:color="auto"/>
        <w:bottom w:val="none" w:sz="0" w:space="0" w:color="auto"/>
        <w:right w:val="none" w:sz="0" w:space="0" w:color="auto"/>
      </w:divBdr>
    </w:div>
    <w:div w:id="1199465194">
      <w:marLeft w:val="640"/>
      <w:marRight w:val="0"/>
      <w:marTop w:val="0"/>
      <w:marBottom w:val="0"/>
      <w:divBdr>
        <w:top w:val="none" w:sz="0" w:space="0" w:color="auto"/>
        <w:left w:val="none" w:sz="0" w:space="0" w:color="auto"/>
        <w:bottom w:val="none" w:sz="0" w:space="0" w:color="auto"/>
        <w:right w:val="none" w:sz="0" w:space="0" w:color="auto"/>
      </w:divBdr>
    </w:div>
    <w:div w:id="1199465981">
      <w:marLeft w:val="640"/>
      <w:marRight w:val="0"/>
      <w:marTop w:val="0"/>
      <w:marBottom w:val="0"/>
      <w:divBdr>
        <w:top w:val="none" w:sz="0" w:space="0" w:color="auto"/>
        <w:left w:val="none" w:sz="0" w:space="0" w:color="auto"/>
        <w:bottom w:val="none" w:sz="0" w:space="0" w:color="auto"/>
        <w:right w:val="none" w:sz="0" w:space="0" w:color="auto"/>
      </w:divBdr>
    </w:div>
    <w:div w:id="1199734309">
      <w:marLeft w:val="640"/>
      <w:marRight w:val="0"/>
      <w:marTop w:val="0"/>
      <w:marBottom w:val="0"/>
      <w:divBdr>
        <w:top w:val="none" w:sz="0" w:space="0" w:color="auto"/>
        <w:left w:val="none" w:sz="0" w:space="0" w:color="auto"/>
        <w:bottom w:val="none" w:sz="0" w:space="0" w:color="auto"/>
        <w:right w:val="none" w:sz="0" w:space="0" w:color="auto"/>
      </w:divBdr>
    </w:div>
    <w:div w:id="1199852743">
      <w:marLeft w:val="640"/>
      <w:marRight w:val="0"/>
      <w:marTop w:val="0"/>
      <w:marBottom w:val="0"/>
      <w:divBdr>
        <w:top w:val="none" w:sz="0" w:space="0" w:color="auto"/>
        <w:left w:val="none" w:sz="0" w:space="0" w:color="auto"/>
        <w:bottom w:val="none" w:sz="0" w:space="0" w:color="auto"/>
        <w:right w:val="none" w:sz="0" w:space="0" w:color="auto"/>
      </w:divBdr>
    </w:div>
    <w:div w:id="1199859204">
      <w:marLeft w:val="640"/>
      <w:marRight w:val="0"/>
      <w:marTop w:val="0"/>
      <w:marBottom w:val="0"/>
      <w:divBdr>
        <w:top w:val="none" w:sz="0" w:space="0" w:color="auto"/>
        <w:left w:val="none" w:sz="0" w:space="0" w:color="auto"/>
        <w:bottom w:val="none" w:sz="0" w:space="0" w:color="auto"/>
        <w:right w:val="none" w:sz="0" w:space="0" w:color="auto"/>
      </w:divBdr>
    </w:div>
    <w:div w:id="1199898699">
      <w:marLeft w:val="640"/>
      <w:marRight w:val="0"/>
      <w:marTop w:val="0"/>
      <w:marBottom w:val="0"/>
      <w:divBdr>
        <w:top w:val="none" w:sz="0" w:space="0" w:color="auto"/>
        <w:left w:val="none" w:sz="0" w:space="0" w:color="auto"/>
        <w:bottom w:val="none" w:sz="0" w:space="0" w:color="auto"/>
        <w:right w:val="none" w:sz="0" w:space="0" w:color="auto"/>
      </w:divBdr>
    </w:div>
    <w:div w:id="1199976767">
      <w:marLeft w:val="640"/>
      <w:marRight w:val="0"/>
      <w:marTop w:val="0"/>
      <w:marBottom w:val="0"/>
      <w:divBdr>
        <w:top w:val="none" w:sz="0" w:space="0" w:color="auto"/>
        <w:left w:val="none" w:sz="0" w:space="0" w:color="auto"/>
        <w:bottom w:val="none" w:sz="0" w:space="0" w:color="auto"/>
        <w:right w:val="none" w:sz="0" w:space="0" w:color="auto"/>
      </w:divBdr>
    </w:div>
    <w:div w:id="1200044171">
      <w:marLeft w:val="640"/>
      <w:marRight w:val="0"/>
      <w:marTop w:val="0"/>
      <w:marBottom w:val="0"/>
      <w:divBdr>
        <w:top w:val="none" w:sz="0" w:space="0" w:color="auto"/>
        <w:left w:val="none" w:sz="0" w:space="0" w:color="auto"/>
        <w:bottom w:val="none" w:sz="0" w:space="0" w:color="auto"/>
        <w:right w:val="none" w:sz="0" w:space="0" w:color="auto"/>
      </w:divBdr>
    </w:div>
    <w:div w:id="1200045344">
      <w:marLeft w:val="640"/>
      <w:marRight w:val="0"/>
      <w:marTop w:val="0"/>
      <w:marBottom w:val="0"/>
      <w:divBdr>
        <w:top w:val="none" w:sz="0" w:space="0" w:color="auto"/>
        <w:left w:val="none" w:sz="0" w:space="0" w:color="auto"/>
        <w:bottom w:val="none" w:sz="0" w:space="0" w:color="auto"/>
        <w:right w:val="none" w:sz="0" w:space="0" w:color="auto"/>
      </w:divBdr>
    </w:div>
    <w:div w:id="1200241931">
      <w:marLeft w:val="640"/>
      <w:marRight w:val="0"/>
      <w:marTop w:val="0"/>
      <w:marBottom w:val="0"/>
      <w:divBdr>
        <w:top w:val="none" w:sz="0" w:space="0" w:color="auto"/>
        <w:left w:val="none" w:sz="0" w:space="0" w:color="auto"/>
        <w:bottom w:val="none" w:sz="0" w:space="0" w:color="auto"/>
        <w:right w:val="none" w:sz="0" w:space="0" w:color="auto"/>
      </w:divBdr>
    </w:div>
    <w:div w:id="1200244371">
      <w:marLeft w:val="640"/>
      <w:marRight w:val="0"/>
      <w:marTop w:val="0"/>
      <w:marBottom w:val="0"/>
      <w:divBdr>
        <w:top w:val="none" w:sz="0" w:space="0" w:color="auto"/>
        <w:left w:val="none" w:sz="0" w:space="0" w:color="auto"/>
        <w:bottom w:val="none" w:sz="0" w:space="0" w:color="auto"/>
        <w:right w:val="none" w:sz="0" w:space="0" w:color="auto"/>
      </w:divBdr>
    </w:div>
    <w:div w:id="1200246699">
      <w:marLeft w:val="640"/>
      <w:marRight w:val="0"/>
      <w:marTop w:val="0"/>
      <w:marBottom w:val="0"/>
      <w:divBdr>
        <w:top w:val="none" w:sz="0" w:space="0" w:color="auto"/>
        <w:left w:val="none" w:sz="0" w:space="0" w:color="auto"/>
        <w:bottom w:val="none" w:sz="0" w:space="0" w:color="auto"/>
        <w:right w:val="none" w:sz="0" w:space="0" w:color="auto"/>
      </w:divBdr>
    </w:div>
    <w:div w:id="1200314328">
      <w:marLeft w:val="640"/>
      <w:marRight w:val="0"/>
      <w:marTop w:val="0"/>
      <w:marBottom w:val="0"/>
      <w:divBdr>
        <w:top w:val="none" w:sz="0" w:space="0" w:color="auto"/>
        <w:left w:val="none" w:sz="0" w:space="0" w:color="auto"/>
        <w:bottom w:val="none" w:sz="0" w:space="0" w:color="auto"/>
        <w:right w:val="none" w:sz="0" w:space="0" w:color="auto"/>
      </w:divBdr>
    </w:div>
    <w:div w:id="1200321388">
      <w:marLeft w:val="640"/>
      <w:marRight w:val="0"/>
      <w:marTop w:val="0"/>
      <w:marBottom w:val="0"/>
      <w:divBdr>
        <w:top w:val="none" w:sz="0" w:space="0" w:color="auto"/>
        <w:left w:val="none" w:sz="0" w:space="0" w:color="auto"/>
        <w:bottom w:val="none" w:sz="0" w:space="0" w:color="auto"/>
        <w:right w:val="none" w:sz="0" w:space="0" w:color="auto"/>
      </w:divBdr>
    </w:div>
    <w:div w:id="1200388512">
      <w:marLeft w:val="640"/>
      <w:marRight w:val="0"/>
      <w:marTop w:val="0"/>
      <w:marBottom w:val="0"/>
      <w:divBdr>
        <w:top w:val="none" w:sz="0" w:space="0" w:color="auto"/>
        <w:left w:val="none" w:sz="0" w:space="0" w:color="auto"/>
        <w:bottom w:val="none" w:sz="0" w:space="0" w:color="auto"/>
        <w:right w:val="none" w:sz="0" w:space="0" w:color="auto"/>
      </w:divBdr>
    </w:div>
    <w:div w:id="1200629394">
      <w:marLeft w:val="640"/>
      <w:marRight w:val="0"/>
      <w:marTop w:val="0"/>
      <w:marBottom w:val="0"/>
      <w:divBdr>
        <w:top w:val="none" w:sz="0" w:space="0" w:color="auto"/>
        <w:left w:val="none" w:sz="0" w:space="0" w:color="auto"/>
        <w:bottom w:val="none" w:sz="0" w:space="0" w:color="auto"/>
        <w:right w:val="none" w:sz="0" w:space="0" w:color="auto"/>
      </w:divBdr>
    </w:div>
    <w:div w:id="1201043132">
      <w:marLeft w:val="640"/>
      <w:marRight w:val="0"/>
      <w:marTop w:val="0"/>
      <w:marBottom w:val="0"/>
      <w:divBdr>
        <w:top w:val="none" w:sz="0" w:space="0" w:color="auto"/>
        <w:left w:val="none" w:sz="0" w:space="0" w:color="auto"/>
        <w:bottom w:val="none" w:sz="0" w:space="0" w:color="auto"/>
        <w:right w:val="none" w:sz="0" w:space="0" w:color="auto"/>
      </w:divBdr>
    </w:div>
    <w:div w:id="1201091087">
      <w:marLeft w:val="640"/>
      <w:marRight w:val="0"/>
      <w:marTop w:val="0"/>
      <w:marBottom w:val="0"/>
      <w:divBdr>
        <w:top w:val="none" w:sz="0" w:space="0" w:color="auto"/>
        <w:left w:val="none" w:sz="0" w:space="0" w:color="auto"/>
        <w:bottom w:val="none" w:sz="0" w:space="0" w:color="auto"/>
        <w:right w:val="none" w:sz="0" w:space="0" w:color="auto"/>
      </w:divBdr>
    </w:div>
    <w:div w:id="1201280963">
      <w:marLeft w:val="640"/>
      <w:marRight w:val="0"/>
      <w:marTop w:val="0"/>
      <w:marBottom w:val="0"/>
      <w:divBdr>
        <w:top w:val="none" w:sz="0" w:space="0" w:color="auto"/>
        <w:left w:val="none" w:sz="0" w:space="0" w:color="auto"/>
        <w:bottom w:val="none" w:sz="0" w:space="0" w:color="auto"/>
        <w:right w:val="none" w:sz="0" w:space="0" w:color="auto"/>
      </w:divBdr>
    </w:div>
    <w:div w:id="1201363836">
      <w:marLeft w:val="640"/>
      <w:marRight w:val="0"/>
      <w:marTop w:val="0"/>
      <w:marBottom w:val="0"/>
      <w:divBdr>
        <w:top w:val="none" w:sz="0" w:space="0" w:color="auto"/>
        <w:left w:val="none" w:sz="0" w:space="0" w:color="auto"/>
        <w:bottom w:val="none" w:sz="0" w:space="0" w:color="auto"/>
        <w:right w:val="none" w:sz="0" w:space="0" w:color="auto"/>
      </w:divBdr>
    </w:div>
    <w:div w:id="1201480991">
      <w:marLeft w:val="640"/>
      <w:marRight w:val="0"/>
      <w:marTop w:val="0"/>
      <w:marBottom w:val="0"/>
      <w:divBdr>
        <w:top w:val="none" w:sz="0" w:space="0" w:color="auto"/>
        <w:left w:val="none" w:sz="0" w:space="0" w:color="auto"/>
        <w:bottom w:val="none" w:sz="0" w:space="0" w:color="auto"/>
        <w:right w:val="none" w:sz="0" w:space="0" w:color="auto"/>
      </w:divBdr>
    </w:div>
    <w:div w:id="1201481249">
      <w:marLeft w:val="640"/>
      <w:marRight w:val="0"/>
      <w:marTop w:val="0"/>
      <w:marBottom w:val="0"/>
      <w:divBdr>
        <w:top w:val="none" w:sz="0" w:space="0" w:color="auto"/>
        <w:left w:val="none" w:sz="0" w:space="0" w:color="auto"/>
        <w:bottom w:val="none" w:sz="0" w:space="0" w:color="auto"/>
        <w:right w:val="none" w:sz="0" w:space="0" w:color="auto"/>
      </w:divBdr>
    </w:div>
    <w:div w:id="1201549286">
      <w:marLeft w:val="640"/>
      <w:marRight w:val="0"/>
      <w:marTop w:val="0"/>
      <w:marBottom w:val="0"/>
      <w:divBdr>
        <w:top w:val="none" w:sz="0" w:space="0" w:color="auto"/>
        <w:left w:val="none" w:sz="0" w:space="0" w:color="auto"/>
        <w:bottom w:val="none" w:sz="0" w:space="0" w:color="auto"/>
        <w:right w:val="none" w:sz="0" w:space="0" w:color="auto"/>
      </w:divBdr>
    </w:div>
    <w:div w:id="1201627175">
      <w:marLeft w:val="640"/>
      <w:marRight w:val="0"/>
      <w:marTop w:val="0"/>
      <w:marBottom w:val="0"/>
      <w:divBdr>
        <w:top w:val="none" w:sz="0" w:space="0" w:color="auto"/>
        <w:left w:val="none" w:sz="0" w:space="0" w:color="auto"/>
        <w:bottom w:val="none" w:sz="0" w:space="0" w:color="auto"/>
        <w:right w:val="none" w:sz="0" w:space="0" w:color="auto"/>
      </w:divBdr>
    </w:div>
    <w:div w:id="1201630542">
      <w:marLeft w:val="640"/>
      <w:marRight w:val="0"/>
      <w:marTop w:val="0"/>
      <w:marBottom w:val="0"/>
      <w:divBdr>
        <w:top w:val="none" w:sz="0" w:space="0" w:color="auto"/>
        <w:left w:val="none" w:sz="0" w:space="0" w:color="auto"/>
        <w:bottom w:val="none" w:sz="0" w:space="0" w:color="auto"/>
        <w:right w:val="none" w:sz="0" w:space="0" w:color="auto"/>
      </w:divBdr>
    </w:div>
    <w:div w:id="1201700040">
      <w:marLeft w:val="640"/>
      <w:marRight w:val="0"/>
      <w:marTop w:val="0"/>
      <w:marBottom w:val="0"/>
      <w:divBdr>
        <w:top w:val="none" w:sz="0" w:space="0" w:color="auto"/>
        <w:left w:val="none" w:sz="0" w:space="0" w:color="auto"/>
        <w:bottom w:val="none" w:sz="0" w:space="0" w:color="auto"/>
        <w:right w:val="none" w:sz="0" w:space="0" w:color="auto"/>
      </w:divBdr>
    </w:div>
    <w:div w:id="1201743132">
      <w:marLeft w:val="640"/>
      <w:marRight w:val="0"/>
      <w:marTop w:val="0"/>
      <w:marBottom w:val="0"/>
      <w:divBdr>
        <w:top w:val="none" w:sz="0" w:space="0" w:color="auto"/>
        <w:left w:val="none" w:sz="0" w:space="0" w:color="auto"/>
        <w:bottom w:val="none" w:sz="0" w:space="0" w:color="auto"/>
        <w:right w:val="none" w:sz="0" w:space="0" w:color="auto"/>
      </w:divBdr>
    </w:div>
    <w:div w:id="1201745489">
      <w:marLeft w:val="640"/>
      <w:marRight w:val="0"/>
      <w:marTop w:val="0"/>
      <w:marBottom w:val="0"/>
      <w:divBdr>
        <w:top w:val="none" w:sz="0" w:space="0" w:color="auto"/>
        <w:left w:val="none" w:sz="0" w:space="0" w:color="auto"/>
        <w:bottom w:val="none" w:sz="0" w:space="0" w:color="auto"/>
        <w:right w:val="none" w:sz="0" w:space="0" w:color="auto"/>
      </w:divBdr>
    </w:div>
    <w:div w:id="1201822790">
      <w:marLeft w:val="640"/>
      <w:marRight w:val="0"/>
      <w:marTop w:val="0"/>
      <w:marBottom w:val="0"/>
      <w:divBdr>
        <w:top w:val="none" w:sz="0" w:space="0" w:color="auto"/>
        <w:left w:val="none" w:sz="0" w:space="0" w:color="auto"/>
        <w:bottom w:val="none" w:sz="0" w:space="0" w:color="auto"/>
        <w:right w:val="none" w:sz="0" w:space="0" w:color="auto"/>
      </w:divBdr>
    </w:div>
    <w:div w:id="1201866046">
      <w:marLeft w:val="640"/>
      <w:marRight w:val="0"/>
      <w:marTop w:val="0"/>
      <w:marBottom w:val="0"/>
      <w:divBdr>
        <w:top w:val="none" w:sz="0" w:space="0" w:color="auto"/>
        <w:left w:val="none" w:sz="0" w:space="0" w:color="auto"/>
        <w:bottom w:val="none" w:sz="0" w:space="0" w:color="auto"/>
        <w:right w:val="none" w:sz="0" w:space="0" w:color="auto"/>
      </w:divBdr>
    </w:div>
    <w:div w:id="1202009937">
      <w:marLeft w:val="640"/>
      <w:marRight w:val="0"/>
      <w:marTop w:val="0"/>
      <w:marBottom w:val="0"/>
      <w:divBdr>
        <w:top w:val="none" w:sz="0" w:space="0" w:color="auto"/>
        <w:left w:val="none" w:sz="0" w:space="0" w:color="auto"/>
        <w:bottom w:val="none" w:sz="0" w:space="0" w:color="auto"/>
        <w:right w:val="none" w:sz="0" w:space="0" w:color="auto"/>
      </w:divBdr>
    </w:div>
    <w:div w:id="1202016250">
      <w:marLeft w:val="640"/>
      <w:marRight w:val="0"/>
      <w:marTop w:val="0"/>
      <w:marBottom w:val="0"/>
      <w:divBdr>
        <w:top w:val="none" w:sz="0" w:space="0" w:color="auto"/>
        <w:left w:val="none" w:sz="0" w:space="0" w:color="auto"/>
        <w:bottom w:val="none" w:sz="0" w:space="0" w:color="auto"/>
        <w:right w:val="none" w:sz="0" w:space="0" w:color="auto"/>
      </w:divBdr>
    </w:div>
    <w:div w:id="1202087919">
      <w:marLeft w:val="640"/>
      <w:marRight w:val="0"/>
      <w:marTop w:val="0"/>
      <w:marBottom w:val="0"/>
      <w:divBdr>
        <w:top w:val="none" w:sz="0" w:space="0" w:color="auto"/>
        <w:left w:val="none" w:sz="0" w:space="0" w:color="auto"/>
        <w:bottom w:val="none" w:sz="0" w:space="0" w:color="auto"/>
        <w:right w:val="none" w:sz="0" w:space="0" w:color="auto"/>
      </w:divBdr>
    </w:div>
    <w:div w:id="1202091755">
      <w:marLeft w:val="640"/>
      <w:marRight w:val="0"/>
      <w:marTop w:val="0"/>
      <w:marBottom w:val="0"/>
      <w:divBdr>
        <w:top w:val="none" w:sz="0" w:space="0" w:color="auto"/>
        <w:left w:val="none" w:sz="0" w:space="0" w:color="auto"/>
        <w:bottom w:val="none" w:sz="0" w:space="0" w:color="auto"/>
        <w:right w:val="none" w:sz="0" w:space="0" w:color="auto"/>
      </w:divBdr>
    </w:div>
    <w:div w:id="1202203163">
      <w:marLeft w:val="640"/>
      <w:marRight w:val="0"/>
      <w:marTop w:val="0"/>
      <w:marBottom w:val="0"/>
      <w:divBdr>
        <w:top w:val="none" w:sz="0" w:space="0" w:color="auto"/>
        <w:left w:val="none" w:sz="0" w:space="0" w:color="auto"/>
        <w:bottom w:val="none" w:sz="0" w:space="0" w:color="auto"/>
        <w:right w:val="none" w:sz="0" w:space="0" w:color="auto"/>
      </w:divBdr>
    </w:div>
    <w:div w:id="1202287617">
      <w:marLeft w:val="640"/>
      <w:marRight w:val="0"/>
      <w:marTop w:val="0"/>
      <w:marBottom w:val="0"/>
      <w:divBdr>
        <w:top w:val="none" w:sz="0" w:space="0" w:color="auto"/>
        <w:left w:val="none" w:sz="0" w:space="0" w:color="auto"/>
        <w:bottom w:val="none" w:sz="0" w:space="0" w:color="auto"/>
        <w:right w:val="none" w:sz="0" w:space="0" w:color="auto"/>
      </w:divBdr>
    </w:div>
    <w:div w:id="1202326485">
      <w:marLeft w:val="640"/>
      <w:marRight w:val="0"/>
      <w:marTop w:val="0"/>
      <w:marBottom w:val="0"/>
      <w:divBdr>
        <w:top w:val="none" w:sz="0" w:space="0" w:color="auto"/>
        <w:left w:val="none" w:sz="0" w:space="0" w:color="auto"/>
        <w:bottom w:val="none" w:sz="0" w:space="0" w:color="auto"/>
        <w:right w:val="none" w:sz="0" w:space="0" w:color="auto"/>
      </w:divBdr>
    </w:div>
    <w:div w:id="1202326514">
      <w:marLeft w:val="640"/>
      <w:marRight w:val="0"/>
      <w:marTop w:val="0"/>
      <w:marBottom w:val="0"/>
      <w:divBdr>
        <w:top w:val="none" w:sz="0" w:space="0" w:color="auto"/>
        <w:left w:val="none" w:sz="0" w:space="0" w:color="auto"/>
        <w:bottom w:val="none" w:sz="0" w:space="0" w:color="auto"/>
        <w:right w:val="none" w:sz="0" w:space="0" w:color="auto"/>
      </w:divBdr>
    </w:div>
    <w:div w:id="1202326931">
      <w:marLeft w:val="640"/>
      <w:marRight w:val="0"/>
      <w:marTop w:val="0"/>
      <w:marBottom w:val="0"/>
      <w:divBdr>
        <w:top w:val="none" w:sz="0" w:space="0" w:color="auto"/>
        <w:left w:val="none" w:sz="0" w:space="0" w:color="auto"/>
        <w:bottom w:val="none" w:sz="0" w:space="0" w:color="auto"/>
        <w:right w:val="none" w:sz="0" w:space="0" w:color="auto"/>
      </w:divBdr>
    </w:div>
    <w:div w:id="1202523279">
      <w:marLeft w:val="640"/>
      <w:marRight w:val="0"/>
      <w:marTop w:val="0"/>
      <w:marBottom w:val="0"/>
      <w:divBdr>
        <w:top w:val="none" w:sz="0" w:space="0" w:color="auto"/>
        <w:left w:val="none" w:sz="0" w:space="0" w:color="auto"/>
        <w:bottom w:val="none" w:sz="0" w:space="0" w:color="auto"/>
        <w:right w:val="none" w:sz="0" w:space="0" w:color="auto"/>
      </w:divBdr>
    </w:div>
    <w:div w:id="1202552732">
      <w:marLeft w:val="640"/>
      <w:marRight w:val="0"/>
      <w:marTop w:val="0"/>
      <w:marBottom w:val="0"/>
      <w:divBdr>
        <w:top w:val="none" w:sz="0" w:space="0" w:color="auto"/>
        <w:left w:val="none" w:sz="0" w:space="0" w:color="auto"/>
        <w:bottom w:val="none" w:sz="0" w:space="0" w:color="auto"/>
        <w:right w:val="none" w:sz="0" w:space="0" w:color="auto"/>
      </w:divBdr>
    </w:div>
    <w:div w:id="1202672706">
      <w:marLeft w:val="640"/>
      <w:marRight w:val="0"/>
      <w:marTop w:val="0"/>
      <w:marBottom w:val="0"/>
      <w:divBdr>
        <w:top w:val="none" w:sz="0" w:space="0" w:color="auto"/>
        <w:left w:val="none" w:sz="0" w:space="0" w:color="auto"/>
        <w:bottom w:val="none" w:sz="0" w:space="0" w:color="auto"/>
        <w:right w:val="none" w:sz="0" w:space="0" w:color="auto"/>
      </w:divBdr>
    </w:div>
    <w:div w:id="1203056318">
      <w:marLeft w:val="640"/>
      <w:marRight w:val="0"/>
      <w:marTop w:val="0"/>
      <w:marBottom w:val="0"/>
      <w:divBdr>
        <w:top w:val="none" w:sz="0" w:space="0" w:color="auto"/>
        <w:left w:val="none" w:sz="0" w:space="0" w:color="auto"/>
        <w:bottom w:val="none" w:sz="0" w:space="0" w:color="auto"/>
        <w:right w:val="none" w:sz="0" w:space="0" w:color="auto"/>
      </w:divBdr>
    </w:div>
    <w:div w:id="1203126737">
      <w:marLeft w:val="640"/>
      <w:marRight w:val="0"/>
      <w:marTop w:val="0"/>
      <w:marBottom w:val="0"/>
      <w:divBdr>
        <w:top w:val="none" w:sz="0" w:space="0" w:color="auto"/>
        <w:left w:val="none" w:sz="0" w:space="0" w:color="auto"/>
        <w:bottom w:val="none" w:sz="0" w:space="0" w:color="auto"/>
        <w:right w:val="none" w:sz="0" w:space="0" w:color="auto"/>
      </w:divBdr>
    </w:div>
    <w:div w:id="1203208121">
      <w:marLeft w:val="640"/>
      <w:marRight w:val="0"/>
      <w:marTop w:val="0"/>
      <w:marBottom w:val="0"/>
      <w:divBdr>
        <w:top w:val="none" w:sz="0" w:space="0" w:color="auto"/>
        <w:left w:val="none" w:sz="0" w:space="0" w:color="auto"/>
        <w:bottom w:val="none" w:sz="0" w:space="0" w:color="auto"/>
        <w:right w:val="none" w:sz="0" w:space="0" w:color="auto"/>
      </w:divBdr>
    </w:div>
    <w:div w:id="1203249280">
      <w:marLeft w:val="640"/>
      <w:marRight w:val="0"/>
      <w:marTop w:val="0"/>
      <w:marBottom w:val="0"/>
      <w:divBdr>
        <w:top w:val="none" w:sz="0" w:space="0" w:color="auto"/>
        <w:left w:val="none" w:sz="0" w:space="0" w:color="auto"/>
        <w:bottom w:val="none" w:sz="0" w:space="0" w:color="auto"/>
        <w:right w:val="none" w:sz="0" w:space="0" w:color="auto"/>
      </w:divBdr>
    </w:div>
    <w:div w:id="1203400740">
      <w:marLeft w:val="640"/>
      <w:marRight w:val="0"/>
      <w:marTop w:val="0"/>
      <w:marBottom w:val="0"/>
      <w:divBdr>
        <w:top w:val="none" w:sz="0" w:space="0" w:color="auto"/>
        <w:left w:val="none" w:sz="0" w:space="0" w:color="auto"/>
        <w:bottom w:val="none" w:sz="0" w:space="0" w:color="auto"/>
        <w:right w:val="none" w:sz="0" w:space="0" w:color="auto"/>
      </w:divBdr>
    </w:div>
    <w:div w:id="1203440271">
      <w:marLeft w:val="640"/>
      <w:marRight w:val="0"/>
      <w:marTop w:val="0"/>
      <w:marBottom w:val="0"/>
      <w:divBdr>
        <w:top w:val="none" w:sz="0" w:space="0" w:color="auto"/>
        <w:left w:val="none" w:sz="0" w:space="0" w:color="auto"/>
        <w:bottom w:val="none" w:sz="0" w:space="0" w:color="auto"/>
        <w:right w:val="none" w:sz="0" w:space="0" w:color="auto"/>
      </w:divBdr>
    </w:div>
    <w:div w:id="1203447517">
      <w:marLeft w:val="640"/>
      <w:marRight w:val="0"/>
      <w:marTop w:val="0"/>
      <w:marBottom w:val="0"/>
      <w:divBdr>
        <w:top w:val="none" w:sz="0" w:space="0" w:color="auto"/>
        <w:left w:val="none" w:sz="0" w:space="0" w:color="auto"/>
        <w:bottom w:val="none" w:sz="0" w:space="0" w:color="auto"/>
        <w:right w:val="none" w:sz="0" w:space="0" w:color="auto"/>
      </w:divBdr>
    </w:div>
    <w:div w:id="1203521696">
      <w:marLeft w:val="640"/>
      <w:marRight w:val="0"/>
      <w:marTop w:val="0"/>
      <w:marBottom w:val="0"/>
      <w:divBdr>
        <w:top w:val="none" w:sz="0" w:space="0" w:color="auto"/>
        <w:left w:val="none" w:sz="0" w:space="0" w:color="auto"/>
        <w:bottom w:val="none" w:sz="0" w:space="0" w:color="auto"/>
        <w:right w:val="none" w:sz="0" w:space="0" w:color="auto"/>
      </w:divBdr>
    </w:div>
    <w:div w:id="1203593577">
      <w:marLeft w:val="640"/>
      <w:marRight w:val="0"/>
      <w:marTop w:val="0"/>
      <w:marBottom w:val="0"/>
      <w:divBdr>
        <w:top w:val="none" w:sz="0" w:space="0" w:color="auto"/>
        <w:left w:val="none" w:sz="0" w:space="0" w:color="auto"/>
        <w:bottom w:val="none" w:sz="0" w:space="0" w:color="auto"/>
        <w:right w:val="none" w:sz="0" w:space="0" w:color="auto"/>
      </w:divBdr>
    </w:div>
    <w:div w:id="1203638959">
      <w:marLeft w:val="640"/>
      <w:marRight w:val="0"/>
      <w:marTop w:val="0"/>
      <w:marBottom w:val="0"/>
      <w:divBdr>
        <w:top w:val="none" w:sz="0" w:space="0" w:color="auto"/>
        <w:left w:val="none" w:sz="0" w:space="0" w:color="auto"/>
        <w:bottom w:val="none" w:sz="0" w:space="0" w:color="auto"/>
        <w:right w:val="none" w:sz="0" w:space="0" w:color="auto"/>
      </w:divBdr>
    </w:div>
    <w:div w:id="1203664475">
      <w:marLeft w:val="640"/>
      <w:marRight w:val="0"/>
      <w:marTop w:val="0"/>
      <w:marBottom w:val="0"/>
      <w:divBdr>
        <w:top w:val="none" w:sz="0" w:space="0" w:color="auto"/>
        <w:left w:val="none" w:sz="0" w:space="0" w:color="auto"/>
        <w:bottom w:val="none" w:sz="0" w:space="0" w:color="auto"/>
        <w:right w:val="none" w:sz="0" w:space="0" w:color="auto"/>
      </w:divBdr>
    </w:div>
    <w:div w:id="1203710941">
      <w:marLeft w:val="640"/>
      <w:marRight w:val="0"/>
      <w:marTop w:val="0"/>
      <w:marBottom w:val="0"/>
      <w:divBdr>
        <w:top w:val="none" w:sz="0" w:space="0" w:color="auto"/>
        <w:left w:val="none" w:sz="0" w:space="0" w:color="auto"/>
        <w:bottom w:val="none" w:sz="0" w:space="0" w:color="auto"/>
        <w:right w:val="none" w:sz="0" w:space="0" w:color="auto"/>
      </w:divBdr>
    </w:div>
    <w:div w:id="1203712767">
      <w:marLeft w:val="640"/>
      <w:marRight w:val="0"/>
      <w:marTop w:val="0"/>
      <w:marBottom w:val="0"/>
      <w:divBdr>
        <w:top w:val="none" w:sz="0" w:space="0" w:color="auto"/>
        <w:left w:val="none" w:sz="0" w:space="0" w:color="auto"/>
        <w:bottom w:val="none" w:sz="0" w:space="0" w:color="auto"/>
        <w:right w:val="none" w:sz="0" w:space="0" w:color="auto"/>
      </w:divBdr>
    </w:div>
    <w:div w:id="1203791470">
      <w:marLeft w:val="640"/>
      <w:marRight w:val="0"/>
      <w:marTop w:val="0"/>
      <w:marBottom w:val="0"/>
      <w:divBdr>
        <w:top w:val="none" w:sz="0" w:space="0" w:color="auto"/>
        <w:left w:val="none" w:sz="0" w:space="0" w:color="auto"/>
        <w:bottom w:val="none" w:sz="0" w:space="0" w:color="auto"/>
        <w:right w:val="none" w:sz="0" w:space="0" w:color="auto"/>
      </w:divBdr>
    </w:div>
    <w:div w:id="1203832397">
      <w:marLeft w:val="640"/>
      <w:marRight w:val="0"/>
      <w:marTop w:val="0"/>
      <w:marBottom w:val="0"/>
      <w:divBdr>
        <w:top w:val="none" w:sz="0" w:space="0" w:color="auto"/>
        <w:left w:val="none" w:sz="0" w:space="0" w:color="auto"/>
        <w:bottom w:val="none" w:sz="0" w:space="0" w:color="auto"/>
        <w:right w:val="none" w:sz="0" w:space="0" w:color="auto"/>
      </w:divBdr>
    </w:div>
    <w:div w:id="1203862681">
      <w:marLeft w:val="640"/>
      <w:marRight w:val="0"/>
      <w:marTop w:val="0"/>
      <w:marBottom w:val="0"/>
      <w:divBdr>
        <w:top w:val="none" w:sz="0" w:space="0" w:color="auto"/>
        <w:left w:val="none" w:sz="0" w:space="0" w:color="auto"/>
        <w:bottom w:val="none" w:sz="0" w:space="0" w:color="auto"/>
        <w:right w:val="none" w:sz="0" w:space="0" w:color="auto"/>
      </w:divBdr>
    </w:div>
    <w:div w:id="1203902011">
      <w:marLeft w:val="640"/>
      <w:marRight w:val="0"/>
      <w:marTop w:val="0"/>
      <w:marBottom w:val="0"/>
      <w:divBdr>
        <w:top w:val="none" w:sz="0" w:space="0" w:color="auto"/>
        <w:left w:val="none" w:sz="0" w:space="0" w:color="auto"/>
        <w:bottom w:val="none" w:sz="0" w:space="0" w:color="auto"/>
        <w:right w:val="none" w:sz="0" w:space="0" w:color="auto"/>
      </w:divBdr>
    </w:div>
    <w:div w:id="1203904552">
      <w:marLeft w:val="640"/>
      <w:marRight w:val="0"/>
      <w:marTop w:val="0"/>
      <w:marBottom w:val="0"/>
      <w:divBdr>
        <w:top w:val="none" w:sz="0" w:space="0" w:color="auto"/>
        <w:left w:val="none" w:sz="0" w:space="0" w:color="auto"/>
        <w:bottom w:val="none" w:sz="0" w:space="0" w:color="auto"/>
        <w:right w:val="none" w:sz="0" w:space="0" w:color="auto"/>
      </w:divBdr>
    </w:div>
    <w:div w:id="1203984360">
      <w:marLeft w:val="640"/>
      <w:marRight w:val="0"/>
      <w:marTop w:val="0"/>
      <w:marBottom w:val="0"/>
      <w:divBdr>
        <w:top w:val="none" w:sz="0" w:space="0" w:color="auto"/>
        <w:left w:val="none" w:sz="0" w:space="0" w:color="auto"/>
        <w:bottom w:val="none" w:sz="0" w:space="0" w:color="auto"/>
        <w:right w:val="none" w:sz="0" w:space="0" w:color="auto"/>
      </w:divBdr>
    </w:div>
    <w:div w:id="1204058592">
      <w:marLeft w:val="640"/>
      <w:marRight w:val="0"/>
      <w:marTop w:val="0"/>
      <w:marBottom w:val="0"/>
      <w:divBdr>
        <w:top w:val="none" w:sz="0" w:space="0" w:color="auto"/>
        <w:left w:val="none" w:sz="0" w:space="0" w:color="auto"/>
        <w:bottom w:val="none" w:sz="0" w:space="0" w:color="auto"/>
        <w:right w:val="none" w:sz="0" w:space="0" w:color="auto"/>
      </w:divBdr>
    </w:div>
    <w:div w:id="1204172245">
      <w:marLeft w:val="640"/>
      <w:marRight w:val="0"/>
      <w:marTop w:val="0"/>
      <w:marBottom w:val="0"/>
      <w:divBdr>
        <w:top w:val="none" w:sz="0" w:space="0" w:color="auto"/>
        <w:left w:val="none" w:sz="0" w:space="0" w:color="auto"/>
        <w:bottom w:val="none" w:sz="0" w:space="0" w:color="auto"/>
        <w:right w:val="none" w:sz="0" w:space="0" w:color="auto"/>
      </w:divBdr>
    </w:div>
    <w:div w:id="1204244389">
      <w:marLeft w:val="640"/>
      <w:marRight w:val="0"/>
      <w:marTop w:val="0"/>
      <w:marBottom w:val="0"/>
      <w:divBdr>
        <w:top w:val="none" w:sz="0" w:space="0" w:color="auto"/>
        <w:left w:val="none" w:sz="0" w:space="0" w:color="auto"/>
        <w:bottom w:val="none" w:sz="0" w:space="0" w:color="auto"/>
        <w:right w:val="none" w:sz="0" w:space="0" w:color="auto"/>
      </w:divBdr>
    </w:div>
    <w:div w:id="1204292482">
      <w:marLeft w:val="640"/>
      <w:marRight w:val="0"/>
      <w:marTop w:val="0"/>
      <w:marBottom w:val="0"/>
      <w:divBdr>
        <w:top w:val="none" w:sz="0" w:space="0" w:color="auto"/>
        <w:left w:val="none" w:sz="0" w:space="0" w:color="auto"/>
        <w:bottom w:val="none" w:sz="0" w:space="0" w:color="auto"/>
        <w:right w:val="none" w:sz="0" w:space="0" w:color="auto"/>
      </w:divBdr>
    </w:div>
    <w:div w:id="1204319709">
      <w:marLeft w:val="640"/>
      <w:marRight w:val="0"/>
      <w:marTop w:val="0"/>
      <w:marBottom w:val="0"/>
      <w:divBdr>
        <w:top w:val="none" w:sz="0" w:space="0" w:color="auto"/>
        <w:left w:val="none" w:sz="0" w:space="0" w:color="auto"/>
        <w:bottom w:val="none" w:sz="0" w:space="0" w:color="auto"/>
        <w:right w:val="none" w:sz="0" w:space="0" w:color="auto"/>
      </w:divBdr>
    </w:div>
    <w:div w:id="1204366487">
      <w:marLeft w:val="640"/>
      <w:marRight w:val="0"/>
      <w:marTop w:val="0"/>
      <w:marBottom w:val="0"/>
      <w:divBdr>
        <w:top w:val="none" w:sz="0" w:space="0" w:color="auto"/>
        <w:left w:val="none" w:sz="0" w:space="0" w:color="auto"/>
        <w:bottom w:val="none" w:sz="0" w:space="0" w:color="auto"/>
        <w:right w:val="none" w:sz="0" w:space="0" w:color="auto"/>
      </w:divBdr>
    </w:div>
    <w:div w:id="1204367512">
      <w:marLeft w:val="640"/>
      <w:marRight w:val="0"/>
      <w:marTop w:val="0"/>
      <w:marBottom w:val="0"/>
      <w:divBdr>
        <w:top w:val="none" w:sz="0" w:space="0" w:color="auto"/>
        <w:left w:val="none" w:sz="0" w:space="0" w:color="auto"/>
        <w:bottom w:val="none" w:sz="0" w:space="0" w:color="auto"/>
        <w:right w:val="none" w:sz="0" w:space="0" w:color="auto"/>
      </w:divBdr>
    </w:div>
    <w:div w:id="1204439628">
      <w:marLeft w:val="640"/>
      <w:marRight w:val="0"/>
      <w:marTop w:val="0"/>
      <w:marBottom w:val="0"/>
      <w:divBdr>
        <w:top w:val="none" w:sz="0" w:space="0" w:color="auto"/>
        <w:left w:val="none" w:sz="0" w:space="0" w:color="auto"/>
        <w:bottom w:val="none" w:sz="0" w:space="0" w:color="auto"/>
        <w:right w:val="none" w:sz="0" w:space="0" w:color="auto"/>
      </w:divBdr>
    </w:div>
    <w:div w:id="1204445610">
      <w:marLeft w:val="640"/>
      <w:marRight w:val="0"/>
      <w:marTop w:val="0"/>
      <w:marBottom w:val="0"/>
      <w:divBdr>
        <w:top w:val="none" w:sz="0" w:space="0" w:color="auto"/>
        <w:left w:val="none" w:sz="0" w:space="0" w:color="auto"/>
        <w:bottom w:val="none" w:sz="0" w:space="0" w:color="auto"/>
        <w:right w:val="none" w:sz="0" w:space="0" w:color="auto"/>
      </w:divBdr>
    </w:div>
    <w:div w:id="1204486537">
      <w:marLeft w:val="640"/>
      <w:marRight w:val="0"/>
      <w:marTop w:val="0"/>
      <w:marBottom w:val="0"/>
      <w:divBdr>
        <w:top w:val="none" w:sz="0" w:space="0" w:color="auto"/>
        <w:left w:val="none" w:sz="0" w:space="0" w:color="auto"/>
        <w:bottom w:val="none" w:sz="0" w:space="0" w:color="auto"/>
        <w:right w:val="none" w:sz="0" w:space="0" w:color="auto"/>
      </w:divBdr>
    </w:div>
    <w:div w:id="1204518837">
      <w:marLeft w:val="640"/>
      <w:marRight w:val="0"/>
      <w:marTop w:val="0"/>
      <w:marBottom w:val="0"/>
      <w:divBdr>
        <w:top w:val="none" w:sz="0" w:space="0" w:color="auto"/>
        <w:left w:val="none" w:sz="0" w:space="0" w:color="auto"/>
        <w:bottom w:val="none" w:sz="0" w:space="0" w:color="auto"/>
        <w:right w:val="none" w:sz="0" w:space="0" w:color="auto"/>
      </w:divBdr>
    </w:div>
    <w:div w:id="1204710386">
      <w:marLeft w:val="640"/>
      <w:marRight w:val="0"/>
      <w:marTop w:val="0"/>
      <w:marBottom w:val="0"/>
      <w:divBdr>
        <w:top w:val="none" w:sz="0" w:space="0" w:color="auto"/>
        <w:left w:val="none" w:sz="0" w:space="0" w:color="auto"/>
        <w:bottom w:val="none" w:sz="0" w:space="0" w:color="auto"/>
        <w:right w:val="none" w:sz="0" w:space="0" w:color="auto"/>
      </w:divBdr>
    </w:div>
    <w:div w:id="1204713798">
      <w:marLeft w:val="640"/>
      <w:marRight w:val="0"/>
      <w:marTop w:val="0"/>
      <w:marBottom w:val="0"/>
      <w:divBdr>
        <w:top w:val="none" w:sz="0" w:space="0" w:color="auto"/>
        <w:left w:val="none" w:sz="0" w:space="0" w:color="auto"/>
        <w:bottom w:val="none" w:sz="0" w:space="0" w:color="auto"/>
        <w:right w:val="none" w:sz="0" w:space="0" w:color="auto"/>
      </w:divBdr>
    </w:div>
    <w:div w:id="1204752747">
      <w:marLeft w:val="640"/>
      <w:marRight w:val="0"/>
      <w:marTop w:val="0"/>
      <w:marBottom w:val="0"/>
      <w:divBdr>
        <w:top w:val="none" w:sz="0" w:space="0" w:color="auto"/>
        <w:left w:val="none" w:sz="0" w:space="0" w:color="auto"/>
        <w:bottom w:val="none" w:sz="0" w:space="0" w:color="auto"/>
        <w:right w:val="none" w:sz="0" w:space="0" w:color="auto"/>
      </w:divBdr>
    </w:div>
    <w:div w:id="1204899254">
      <w:marLeft w:val="640"/>
      <w:marRight w:val="0"/>
      <w:marTop w:val="0"/>
      <w:marBottom w:val="0"/>
      <w:divBdr>
        <w:top w:val="none" w:sz="0" w:space="0" w:color="auto"/>
        <w:left w:val="none" w:sz="0" w:space="0" w:color="auto"/>
        <w:bottom w:val="none" w:sz="0" w:space="0" w:color="auto"/>
        <w:right w:val="none" w:sz="0" w:space="0" w:color="auto"/>
      </w:divBdr>
    </w:div>
    <w:div w:id="1204905082">
      <w:marLeft w:val="640"/>
      <w:marRight w:val="0"/>
      <w:marTop w:val="0"/>
      <w:marBottom w:val="0"/>
      <w:divBdr>
        <w:top w:val="none" w:sz="0" w:space="0" w:color="auto"/>
        <w:left w:val="none" w:sz="0" w:space="0" w:color="auto"/>
        <w:bottom w:val="none" w:sz="0" w:space="0" w:color="auto"/>
        <w:right w:val="none" w:sz="0" w:space="0" w:color="auto"/>
      </w:divBdr>
    </w:div>
    <w:div w:id="1204907952">
      <w:marLeft w:val="640"/>
      <w:marRight w:val="0"/>
      <w:marTop w:val="0"/>
      <w:marBottom w:val="0"/>
      <w:divBdr>
        <w:top w:val="none" w:sz="0" w:space="0" w:color="auto"/>
        <w:left w:val="none" w:sz="0" w:space="0" w:color="auto"/>
        <w:bottom w:val="none" w:sz="0" w:space="0" w:color="auto"/>
        <w:right w:val="none" w:sz="0" w:space="0" w:color="auto"/>
      </w:divBdr>
    </w:div>
    <w:div w:id="1205020444">
      <w:marLeft w:val="640"/>
      <w:marRight w:val="0"/>
      <w:marTop w:val="0"/>
      <w:marBottom w:val="0"/>
      <w:divBdr>
        <w:top w:val="none" w:sz="0" w:space="0" w:color="auto"/>
        <w:left w:val="none" w:sz="0" w:space="0" w:color="auto"/>
        <w:bottom w:val="none" w:sz="0" w:space="0" w:color="auto"/>
        <w:right w:val="none" w:sz="0" w:space="0" w:color="auto"/>
      </w:divBdr>
    </w:div>
    <w:div w:id="1205020862">
      <w:marLeft w:val="640"/>
      <w:marRight w:val="0"/>
      <w:marTop w:val="0"/>
      <w:marBottom w:val="0"/>
      <w:divBdr>
        <w:top w:val="none" w:sz="0" w:space="0" w:color="auto"/>
        <w:left w:val="none" w:sz="0" w:space="0" w:color="auto"/>
        <w:bottom w:val="none" w:sz="0" w:space="0" w:color="auto"/>
        <w:right w:val="none" w:sz="0" w:space="0" w:color="auto"/>
      </w:divBdr>
    </w:div>
    <w:div w:id="1205020977">
      <w:marLeft w:val="640"/>
      <w:marRight w:val="0"/>
      <w:marTop w:val="0"/>
      <w:marBottom w:val="0"/>
      <w:divBdr>
        <w:top w:val="none" w:sz="0" w:space="0" w:color="auto"/>
        <w:left w:val="none" w:sz="0" w:space="0" w:color="auto"/>
        <w:bottom w:val="none" w:sz="0" w:space="0" w:color="auto"/>
        <w:right w:val="none" w:sz="0" w:space="0" w:color="auto"/>
      </w:divBdr>
    </w:div>
    <w:div w:id="1205142388">
      <w:marLeft w:val="640"/>
      <w:marRight w:val="0"/>
      <w:marTop w:val="0"/>
      <w:marBottom w:val="0"/>
      <w:divBdr>
        <w:top w:val="none" w:sz="0" w:space="0" w:color="auto"/>
        <w:left w:val="none" w:sz="0" w:space="0" w:color="auto"/>
        <w:bottom w:val="none" w:sz="0" w:space="0" w:color="auto"/>
        <w:right w:val="none" w:sz="0" w:space="0" w:color="auto"/>
      </w:divBdr>
    </w:div>
    <w:div w:id="1205216309">
      <w:marLeft w:val="640"/>
      <w:marRight w:val="0"/>
      <w:marTop w:val="0"/>
      <w:marBottom w:val="0"/>
      <w:divBdr>
        <w:top w:val="none" w:sz="0" w:space="0" w:color="auto"/>
        <w:left w:val="none" w:sz="0" w:space="0" w:color="auto"/>
        <w:bottom w:val="none" w:sz="0" w:space="0" w:color="auto"/>
        <w:right w:val="none" w:sz="0" w:space="0" w:color="auto"/>
      </w:divBdr>
    </w:div>
    <w:div w:id="1205216915">
      <w:marLeft w:val="640"/>
      <w:marRight w:val="0"/>
      <w:marTop w:val="0"/>
      <w:marBottom w:val="0"/>
      <w:divBdr>
        <w:top w:val="none" w:sz="0" w:space="0" w:color="auto"/>
        <w:left w:val="none" w:sz="0" w:space="0" w:color="auto"/>
        <w:bottom w:val="none" w:sz="0" w:space="0" w:color="auto"/>
        <w:right w:val="none" w:sz="0" w:space="0" w:color="auto"/>
      </w:divBdr>
    </w:div>
    <w:div w:id="1205364222">
      <w:marLeft w:val="640"/>
      <w:marRight w:val="0"/>
      <w:marTop w:val="0"/>
      <w:marBottom w:val="0"/>
      <w:divBdr>
        <w:top w:val="none" w:sz="0" w:space="0" w:color="auto"/>
        <w:left w:val="none" w:sz="0" w:space="0" w:color="auto"/>
        <w:bottom w:val="none" w:sz="0" w:space="0" w:color="auto"/>
        <w:right w:val="none" w:sz="0" w:space="0" w:color="auto"/>
      </w:divBdr>
    </w:div>
    <w:div w:id="1205406842">
      <w:marLeft w:val="640"/>
      <w:marRight w:val="0"/>
      <w:marTop w:val="0"/>
      <w:marBottom w:val="0"/>
      <w:divBdr>
        <w:top w:val="none" w:sz="0" w:space="0" w:color="auto"/>
        <w:left w:val="none" w:sz="0" w:space="0" w:color="auto"/>
        <w:bottom w:val="none" w:sz="0" w:space="0" w:color="auto"/>
        <w:right w:val="none" w:sz="0" w:space="0" w:color="auto"/>
      </w:divBdr>
    </w:div>
    <w:div w:id="1205409909">
      <w:marLeft w:val="640"/>
      <w:marRight w:val="0"/>
      <w:marTop w:val="0"/>
      <w:marBottom w:val="0"/>
      <w:divBdr>
        <w:top w:val="none" w:sz="0" w:space="0" w:color="auto"/>
        <w:left w:val="none" w:sz="0" w:space="0" w:color="auto"/>
        <w:bottom w:val="none" w:sz="0" w:space="0" w:color="auto"/>
        <w:right w:val="none" w:sz="0" w:space="0" w:color="auto"/>
      </w:divBdr>
    </w:div>
    <w:div w:id="1205412031">
      <w:marLeft w:val="640"/>
      <w:marRight w:val="0"/>
      <w:marTop w:val="0"/>
      <w:marBottom w:val="0"/>
      <w:divBdr>
        <w:top w:val="none" w:sz="0" w:space="0" w:color="auto"/>
        <w:left w:val="none" w:sz="0" w:space="0" w:color="auto"/>
        <w:bottom w:val="none" w:sz="0" w:space="0" w:color="auto"/>
        <w:right w:val="none" w:sz="0" w:space="0" w:color="auto"/>
      </w:divBdr>
    </w:div>
    <w:div w:id="1205482442">
      <w:marLeft w:val="640"/>
      <w:marRight w:val="0"/>
      <w:marTop w:val="0"/>
      <w:marBottom w:val="0"/>
      <w:divBdr>
        <w:top w:val="none" w:sz="0" w:space="0" w:color="auto"/>
        <w:left w:val="none" w:sz="0" w:space="0" w:color="auto"/>
        <w:bottom w:val="none" w:sz="0" w:space="0" w:color="auto"/>
        <w:right w:val="none" w:sz="0" w:space="0" w:color="auto"/>
      </w:divBdr>
    </w:div>
    <w:div w:id="1205484443">
      <w:marLeft w:val="640"/>
      <w:marRight w:val="0"/>
      <w:marTop w:val="0"/>
      <w:marBottom w:val="0"/>
      <w:divBdr>
        <w:top w:val="none" w:sz="0" w:space="0" w:color="auto"/>
        <w:left w:val="none" w:sz="0" w:space="0" w:color="auto"/>
        <w:bottom w:val="none" w:sz="0" w:space="0" w:color="auto"/>
        <w:right w:val="none" w:sz="0" w:space="0" w:color="auto"/>
      </w:divBdr>
    </w:div>
    <w:div w:id="1205562093">
      <w:marLeft w:val="640"/>
      <w:marRight w:val="0"/>
      <w:marTop w:val="0"/>
      <w:marBottom w:val="0"/>
      <w:divBdr>
        <w:top w:val="none" w:sz="0" w:space="0" w:color="auto"/>
        <w:left w:val="none" w:sz="0" w:space="0" w:color="auto"/>
        <w:bottom w:val="none" w:sz="0" w:space="0" w:color="auto"/>
        <w:right w:val="none" w:sz="0" w:space="0" w:color="auto"/>
      </w:divBdr>
    </w:div>
    <w:div w:id="1205602820">
      <w:marLeft w:val="640"/>
      <w:marRight w:val="0"/>
      <w:marTop w:val="0"/>
      <w:marBottom w:val="0"/>
      <w:divBdr>
        <w:top w:val="none" w:sz="0" w:space="0" w:color="auto"/>
        <w:left w:val="none" w:sz="0" w:space="0" w:color="auto"/>
        <w:bottom w:val="none" w:sz="0" w:space="0" w:color="auto"/>
        <w:right w:val="none" w:sz="0" w:space="0" w:color="auto"/>
      </w:divBdr>
    </w:div>
    <w:div w:id="1205672441">
      <w:marLeft w:val="640"/>
      <w:marRight w:val="0"/>
      <w:marTop w:val="0"/>
      <w:marBottom w:val="0"/>
      <w:divBdr>
        <w:top w:val="none" w:sz="0" w:space="0" w:color="auto"/>
        <w:left w:val="none" w:sz="0" w:space="0" w:color="auto"/>
        <w:bottom w:val="none" w:sz="0" w:space="0" w:color="auto"/>
        <w:right w:val="none" w:sz="0" w:space="0" w:color="auto"/>
      </w:divBdr>
    </w:div>
    <w:div w:id="1205676437">
      <w:marLeft w:val="640"/>
      <w:marRight w:val="0"/>
      <w:marTop w:val="0"/>
      <w:marBottom w:val="0"/>
      <w:divBdr>
        <w:top w:val="none" w:sz="0" w:space="0" w:color="auto"/>
        <w:left w:val="none" w:sz="0" w:space="0" w:color="auto"/>
        <w:bottom w:val="none" w:sz="0" w:space="0" w:color="auto"/>
        <w:right w:val="none" w:sz="0" w:space="0" w:color="auto"/>
      </w:divBdr>
    </w:div>
    <w:div w:id="1205752518">
      <w:marLeft w:val="640"/>
      <w:marRight w:val="0"/>
      <w:marTop w:val="0"/>
      <w:marBottom w:val="0"/>
      <w:divBdr>
        <w:top w:val="none" w:sz="0" w:space="0" w:color="auto"/>
        <w:left w:val="none" w:sz="0" w:space="0" w:color="auto"/>
        <w:bottom w:val="none" w:sz="0" w:space="0" w:color="auto"/>
        <w:right w:val="none" w:sz="0" w:space="0" w:color="auto"/>
      </w:divBdr>
    </w:div>
    <w:div w:id="1205755765">
      <w:marLeft w:val="640"/>
      <w:marRight w:val="0"/>
      <w:marTop w:val="0"/>
      <w:marBottom w:val="0"/>
      <w:divBdr>
        <w:top w:val="none" w:sz="0" w:space="0" w:color="auto"/>
        <w:left w:val="none" w:sz="0" w:space="0" w:color="auto"/>
        <w:bottom w:val="none" w:sz="0" w:space="0" w:color="auto"/>
        <w:right w:val="none" w:sz="0" w:space="0" w:color="auto"/>
      </w:divBdr>
    </w:div>
    <w:div w:id="1205797982">
      <w:marLeft w:val="640"/>
      <w:marRight w:val="0"/>
      <w:marTop w:val="0"/>
      <w:marBottom w:val="0"/>
      <w:divBdr>
        <w:top w:val="none" w:sz="0" w:space="0" w:color="auto"/>
        <w:left w:val="none" w:sz="0" w:space="0" w:color="auto"/>
        <w:bottom w:val="none" w:sz="0" w:space="0" w:color="auto"/>
        <w:right w:val="none" w:sz="0" w:space="0" w:color="auto"/>
      </w:divBdr>
    </w:div>
    <w:div w:id="1205823191">
      <w:marLeft w:val="640"/>
      <w:marRight w:val="0"/>
      <w:marTop w:val="0"/>
      <w:marBottom w:val="0"/>
      <w:divBdr>
        <w:top w:val="none" w:sz="0" w:space="0" w:color="auto"/>
        <w:left w:val="none" w:sz="0" w:space="0" w:color="auto"/>
        <w:bottom w:val="none" w:sz="0" w:space="0" w:color="auto"/>
        <w:right w:val="none" w:sz="0" w:space="0" w:color="auto"/>
      </w:divBdr>
    </w:div>
    <w:div w:id="1205825689">
      <w:marLeft w:val="640"/>
      <w:marRight w:val="0"/>
      <w:marTop w:val="0"/>
      <w:marBottom w:val="0"/>
      <w:divBdr>
        <w:top w:val="none" w:sz="0" w:space="0" w:color="auto"/>
        <w:left w:val="none" w:sz="0" w:space="0" w:color="auto"/>
        <w:bottom w:val="none" w:sz="0" w:space="0" w:color="auto"/>
        <w:right w:val="none" w:sz="0" w:space="0" w:color="auto"/>
      </w:divBdr>
    </w:div>
    <w:div w:id="1205941343">
      <w:marLeft w:val="640"/>
      <w:marRight w:val="0"/>
      <w:marTop w:val="0"/>
      <w:marBottom w:val="0"/>
      <w:divBdr>
        <w:top w:val="none" w:sz="0" w:space="0" w:color="auto"/>
        <w:left w:val="none" w:sz="0" w:space="0" w:color="auto"/>
        <w:bottom w:val="none" w:sz="0" w:space="0" w:color="auto"/>
        <w:right w:val="none" w:sz="0" w:space="0" w:color="auto"/>
      </w:divBdr>
    </w:div>
    <w:div w:id="1206023822">
      <w:marLeft w:val="640"/>
      <w:marRight w:val="0"/>
      <w:marTop w:val="0"/>
      <w:marBottom w:val="0"/>
      <w:divBdr>
        <w:top w:val="none" w:sz="0" w:space="0" w:color="auto"/>
        <w:left w:val="none" w:sz="0" w:space="0" w:color="auto"/>
        <w:bottom w:val="none" w:sz="0" w:space="0" w:color="auto"/>
        <w:right w:val="none" w:sz="0" w:space="0" w:color="auto"/>
      </w:divBdr>
    </w:div>
    <w:div w:id="1206064034">
      <w:marLeft w:val="640"/>
      <w:marRight w:val="0"/>
      <w:marTop w:val="0"/>
      <w:marBottom w:val="0"/>
      <w:divBdr>
        <w:top w:val="none" w:sz="0" w:space="0" w:color="auto"/>
        <w:left w:val="none" w:sz="0" w:space="0" w:color="auto"/>
        <w:bottom w:val="none" w:sz="0" w:space="0" w:color="auto"/>
        <w:right w:val="none" w:sz="0" w:space="0" w:color="auto"/>
      </w:divBdr>
    </w:div>
    <w:div w:id="1206067614">
      <w:marLeft w:val="640"/>
      <w:marRight w:val="0"/>
      <w:marTop w:val="0"/>
      <w:marBottom w:val="0"/>
      <w:divBdr>
        <w:top w:val="none" w:sz="0" w:space="0" w:color="auto"/>
        <w:left w:val="none" w:sz="0" w:space="0" w:color="auto"/>
        <w:bottom w:val="none" w:sz="0" w:space="0" w:color="auto"/>
        <w:right w:val="none" w:sz="0" w:space="0" w:color="auto"/>
      </w:divBdr>
    </w:div>
    <w:div w:id="1206068444">
      <w:marLeft w:val="640"/>
      <w:marRight w:val="0"/>
      <w:marTop w:val="0"/>
      <w:marBottom w:val="0"/>
      <w:divBdr>
        <w:top w:val="none" w:sz="0" w:space="0" w:color="auto"/>
        <w:left w:val="none" w:sz="0" w:space="0" w:color="auto"/>
        <w:bottom w:val="none" w:sz="0" w:space="0" w:color="auto"/>
        <w:right w:val="none" w:sz="0" w:space="0" w:color="auto"/>
      </w:divBdr>
    </w:div>
    <w:div w:id="1206135660">
      <w:marLeft w:val="640"/>
      <w:marRight w:val="0"/>
      <w:marTop w:val="0"/>
      <w:marBottom w:val="0"/>
      <w:divBdr>
        <w:top w:val="none" w:sz="0" w:space="0" w:color="auto"/>
        <w:left w:val="none" w:sz="0" w:space="0" w:color="auto"/>
        <w:bottom w:val="none" w:sz="0" w:space="0" w:color="auto"/>
        <w:right w:val="none" w:sz="0" w:space="0" w:color="auto"/>
      </w:divBdr>
    </w:div>
    <w:div w:id="1206521794">
      <w:marLeft w:val="640"/>
      <w:marRight w:val="0"/>
      <w:marTop w:val="0"/>
      <w:marBottom w:val="0"/>
      <w:divBdr>
        <w:top w:val="none" w:sz="0" w:space="0" w:color="auto"/>
        <w:left w:val="none" w:sz="0" w:space="0" w:color="auto"/>
        <w:bottom w:val="none" w:sz="0" w:space="0" w:color="auto"/>
        <w:right w:val="none" w:sz="0" w:space="0" w:color="auto"/>
      </w:divBdr>
    </w:div>
    <w:div w:id="1206527595">
      <w:marLeft w:val="640"/>
      <w:marRight w:val="0"/>
      <w:marTop w:val="0"/>
      <w:marBottom w:val="0"/>
      <w:divBdr>
        <w:top w:val="none" w:sz="0" w:space="0" w:color="auto"/>
        <w:left w:val="none" w:sz="0" w:space="0" w:color="auto"/>
        <w:bottom w:val="none" w:sz="0" w:space="0" w:color="auto"/>
        <w:right w:val="none" w:sz="0" w:space="0" w:color="auto"/>
      </w:divBdr>
    </w:div>
    <w:div w:id="1206718718">
      <w:marLeft w:val="640"/>
      <w:marRight w:val="0"/>
      <w:marTop w:val="0"/>
      <w:marBottom w:val="0"/>
      <w:divBdr>
        <w:top w:val="none" w:sz="0" w:space="0" w:color="auto"/>
        <w:left w:val="none" w:sz="0" w:space="0" w:color="auto"/>
        <w:bottom w:val="none" w:sz="0" w:space="0" w:color="auto"/>
        <w:right w:val="none" w:sz="0" w:space="0" w:color="auto"/>
      </w:divBdr>
    </w:div>
    <w:div w:id="1206792342">
      <w:marLeft w:val="640"/>
      <w:marRight w:val="0"/>
      <w:marTop w:val="0"/>
      <w:marBottom w:val="0"/>
      <w:divBdr>
        <w:top w:val="none" w:sz="0" w:space="0" w:color="auto"/>
        <w:left w:val="none" w:sz="0" w:space="0" w:color="auto"/>
        <w:bottom w:val="none" w:sz="0" w:space="0" w:color="auto"/>
        <w:right w:val="none" w:sz="0" w:space="0" w:color="auto"/>
      </w:divBdr>
    </w:div>
    <w:div w:id="1206992651">
      <w:marLeft w:val="640"/>
      <w:marRight w:val="0"/>
      <w:marTop w:val="0"/>
      <w:marBottom w:val="0"/>
      <w:divBdr>
        <w:top w:val="none" w:sz="0" w:space="0" w:color="auto"/>
        <w:left w:val="none" w:sz="0" w:space="0" w:color="auto"/>
        <w:bottom w:val="none" w:sz="0" w:space="0" w:color="auto"/>
        <w:right w:val="none" w:sz="0" w:space="0" w:color="auto"/>
      </w:divBdr>
    </w:div>
    <w:div w:id="1207063052">
      <w:bodyDiv w:val="1"/>
      <w:marLeft w:val="0"/>
      <w:marRight w:val="0"/>
      <w:marTop w:val="0"/>
      <w:marBottom w:val="0"/>
      <w:divBdr>
        <w:top w:val="none" w:sz="0" w:space="0" w:color="auto"/>
        <w:left w:val="none" w:sz="0" w:space="0" w:color="auto"/>
        <w:bottom w:val="none" w:sz="0" w:space="0" w:color="auto"/>
        <w:right w:val="none" w:sz="0" w:space="0" w:color="auto"/>
      </w:divBdr>
    </w:div>
    <w:div w:id="1207063101">
      <w:marLeft w:val="640"/>
      <w:marRight w:val="0"/>
      <w:marTop w:val="0"/>
      <w:marBottom w:val="0"/>
      <w:divBdr>
        <w:top w:val="none" w:sz="0" w:space="0" w:color="auto"/>
        <w:left w:val="none" w:sz="0" w:space="0" w:color="auto"/>
        <w:bottom w:val="none" w:sz="0" w:space="0" w:color="auto"/>
        <w:right w:val="none" w:sz="0" w:space="0" w:color="auto"/>
      </w:divBdr>
    </w:div>
    <w:div w:id="1207110622">
      <w:marLeft w:val="640"/>
      <w:marRight w:val="0"/>
      <w:marTop w:val="0"/>
      <w:marBottom w:val="0"/>
      <w:divBdr>
        <w:top w:val="none" w:sz="0" w:space="0" w:color="auto"/>
        <w:left w:val="none" w:sz="0" w:space="0" w:color="auto"/>
        <w:bottom w:val="none" w:sz="0" w:space="0" w:color="auto"/>
        <w:right w:val="none" w:sz="0" w:space="0" w:color="auto"/>
      </w:divBdr>
    </w:div>
    <w:div w:id="1207259704">
      <w:marLeft w:val="640"/>
      <w:marRight w:val="0"/>
      <w:marTop w:val="0"/>
      <w:marBottom w:val="0"/>
      <w:divBdr>
        <w:top w:val="none" w:sz="0" w:space="0" w:color="auto"/>
        <w:left w:val="none" w:sz="0" w:space="0" w:color="auto"/>
        <w:bottom w:val="none" w:sz="0" w:space="0" w:color="auto"/>
        <w:right w:val="none" w:sz="0" w:space="0" w:color="auto"/>
      </w:divBdr>
    </w:div>
    <w:div w:id="1207373290">
      <w:marLeft w:val="640"/>
      <w:marRight w:val="0"/>
      <w:marTop w:val="0"/>
      <w:marBottom w:val="0"/>
      <w:divBdr>
        <w:top w:val="none" w:sz="0" w:space="0" w:color="auto"/>
        <w:left w:val="none" w:sz="0" w:space="0" w:color="auto"/>
        <w:bottom w:val="none" w:sz="0" w:space="0" w:color="auto"/>
        <w:right w:val="none" w:sz="0" w:space="0" w:color="auto"/>
      </w:divBdr>
    </w:div>
    <w:div w:id="1207721751">
      <w:marLeft w:val="640"/>
      <w:marRight w:val="0"/>
      <w:marTop w:val="0"/>
      <w:marBottom w:val="0"/>
      <w:divBdr>
        <w:top w:val="none" w:sz="0" w:space="0" w:color="auto"/>
        <w:left w:val="none" w:sz="0" w:space="0" w:color="auto"/>
        <w:bottom w:val="none" w:sz="0" w:space="0" w:color="auto"/>
        <w:right w:val="none" w:sz="0" w:space="0" w:color="auto"/>
      </w:divBdr>
    </w:div>
    <w:div w:id="1207763309">
      <w:marLeft w:val="640"/>
      <w:marRight w:val="0"/>
      <w:marTop w:val="0"/>
      <w:marBottom w:val="0"/>
      <w:divBdr>
        <w:top w:val="none" w:sz="0" w:space="0" w:color="auto"/>
        <w:left w:val="none" w:sz="0" w:space="0" w:color="auto"/>
        <w:bottom w:val="none" w:sz="0" w:space="0" w:color="auto"/>
        <w:right w:val="none" w:sz="0" w:space="0" w:color="auto"/>
      </w:divBdr>
    </w:div>
    <w:div w:id="1207789573">
      <w:marLeft w:val="640"/>
      <w:marRight w:val="0"/>
      <w:marTop w:val="0"/>
      <w:marBottom w:val="0"/>
      <w:divBdr>
        <w:top w:val="none" w:sz="0" w:space="0" w:color="auto"/>
        <w:left w:val="none" w:sz="0" w:space="0" w:color="auto"/>
        <w:bottom w:val="none" w:sz="0" w:space="0" w:color="auto"/>
        <w:right w:val="none" w:sz="0" w:space="0" w:color="auto"/>
      </w:divBdr>
    </w:div>
    <w:div w:id="1207792481">
      <w:marLeft w:val="640"/>
      <w:marRight w:val="0"/>
      <w:marTop w:val="0"/>
      <w:marBottom w:val="0"/>
      <w:divBdr>
        <w:top w:val="none" w:sz="0" w:space="0" w:color="auto"/>
        <w:left w:val="none" w:sz="0" w:space="0" w:color="auto"/>
        <w:bottom w:val="none" w:sz="0" w:space="0" w:color="auto"/>
        <w:right w:val="none" w:sz="0" w:space="0" w:color="auto"/>
      </w:divBdr>
    </w:div>
    <w:div w:id="1207795590">
      <w:marLeft w:val="640"/>
      <w:marRight w:val="0"/>
      <w:marTop w:val="0"/>
      <w:marBottom w:val="0"/>
      <w:divBdr>
        <w:top w:val="none" w:sz="0" w:space="0" w:color="auto"/>
        <w:left w:val="none" w:sz="0" w:space="0" w:color="auto"/>
        <w:bottom w:val="none" w:sz="0" w:space="0" w:color="auto"/>
        <w:right w:val="none" w:sz="0" w:space="0" w:color="auto"/>
      </w:divBdr>
    </w:div>
    <w:div w:id="1207983388">
      <w:marLeft w:val="640"/>
      <w:marRight w:val="0"/>
      <w:marTop w:val="0"/>
      <w:marBottom w:val="0"/>
      <w:divBdr>
        <w:top w:val="none" w:sz="0" w:space="0" w:color="auto"/>
        <w:left w:val="none" w:sz="0" w:space="0" w:color="auto"/>
        <w:bottom w:val="none" w:sz="0" w:space="0" w:color="auto"/>
        <w:right w:val="none" w:sz="0" w:space="0" w:color="auto"/>
      </w:divBdr>
    </w:div>
    <w:div w:id="1207987634">
      <w:marLeft w:val="640"/>
      <w:marRight w:val="0"/>
      <w:marTop w:val="0"/>
      <w:marBottom w:val="0"/>
      <w:divBdr>
        <w:top w:val="none" w:sz="0" w:space="0" w:color="auto"/>
        <w:left w:val="none" w:sz="0" w:space="0" w:color="auto"/>
        <w:bottom w:val="none" w:sz="0" w:space="0" w:color="auto"/>
        <w:right w:val="none" w:sz="0" w:space="0" w:color="auto"/>
      </w:divBdr>
    </w:div>
    <w:div w:id="1208032172">
      <w:marLeft w:val="640"/>
      <w:marRight w:val="0"/>
      <w:marTop w:val="0"/>
      <w:marBottom w:val="0"/>
      <w:divBdr>
        <w:top w:val="none" w:sz="0" w:space="0" w:color="auto"/>
        <w:left w:val="none" w:sz="0" w:space="0" w:color="auto"/>
        <w:bottom w:val="none" w:sz="0" w:space="0" w:color="auto"/>
        <w:right w:val="none" w:sz="0" w:space="0" w:color="auto"/>
      </w:divBdr>
    </w:div>
    <w:div w:id="1208181044">
      <w:marLeft w:val="640"/>
      <w:marRight w:val="0"/>
      <w:marTop w:val="0"/>
      <w:marBottom w:val="0"/>
      <w:divBdr>
        <w:top w:val="none" w:sz="0" w:space="0" w:color="auto"/>
        <w:left w:val="none" w:sz="0" w:space="0" w:color="auto"/>
        <w:bottom w:val="none" w:sz="0" w:space="0" w:color="auto"/>
        <w:right w:val="none" w:sz="0" w:space="0" w:color="auto"/>
      </w:divBdr>
    </w:div>
    <w:div w:id="1208222464">
      <w:marLeft w:val="640"/>
      <w:marRight w:val="0"/>
      <w:marTop w:val="0"/>
      <w:marBottom w:val="0"/>
      <w:divBdr>
        <w:top w:val="none" w:sz="0" w:space="0" w:color="auto"/>
        <w:left w:val="none" w:sz="0" w:space="0" w:color="auto"/>
        <w:bottom w:val="none" w:sz="0" w:space="0" w:color="auto"/>
        <w:right w:val="none" w:sz="0" w:space="0" w:color="auto"/>
      </w:divBdr>
    </w:div>
    <w:div w:id="1208296664">
      <w:marLeft w:val="640"/>
      <w:marRight w:val="0"/>
      <w:marTop w:val="0"/>
      <w:marBottom w:val="0"/>
      <w:divBdr>
        <w:top w:val="none" w:sz="0" w:space="0" w:color="auto"/>
        <w:left w:val="none" w:sz="0" w:space="0" w:color="auto"/>
        <w:bottom w:val="none" w:sz="0" w:space="0" w:color="auto"/>
        <w:right w:val="none" w:sz="0" w:space="0" w:color="auto"/>
      </w:divBdr>
    </w:div>
    <w:div w:id="1208298980">
      <w:marLeft w:val="640"/>
      <w:marRight w:val="0"/>
      <w:marTop w:val="0"/>
      <w:marBottom w:val="0"/>
      <w:divBdr>
        <w:top w:val="none" w:sz="0" w:space="0" w:color="auto"/>
        <w:left w:val="none" w:sz="0" w:space="0" w:color="auto"/>
        <w:bottom w:val="none" w:sz="0" w:space="0" w:color="auto"/>
        <w:right w:val="none" w:sz="0" w:space="0" w:color="auto"/>
      </w:divBdr>
    </w:div>
    <w:div w:id="1208302370">
      <w:marLeft w:val="640"/>
      <w:marRight w:val="0"/>
      <w:marTop w:val="0"/>
      <w:marBottom w:val="0"/>
      <w:divBdr>
        <w:top w:val="none" w:sz="0" w:space="0" w:color="auto"/>
        <w:left w:val="none" w:sz="0" w:space="0" w:color="auto"/>
        <w:bottom w:val="none" w:sz="0" w:space="0" w:color="auto"/>
        <w:right w:val="none" w:sz="0" w:space="0" w:color="auto"/>
      </w:divBdr>
    </w:div>
    <w:div w:id="1208377686">
      <w:marLeft w:val="640"/>
      <w:marRight w:val="0"/>
      <w:marTop w:val="0"/>
      <w:marBottom w:val="0"/>
      <w:divBdr>
        <w:top w:val="none" w:sz="0" w:space="0" w:color="auto"/>
        <w:left w:val="none" w:sz="0" w:space="0" w:color="auto"/>
        <w:bottom w:val="none" w:sz="0" w:space="0" w:color="auto"/>
        <w:right w:val="none" w:sz="0" w:space="0" w:color="auto"/>
      </w:divBdr>
    </w:div>
    <w:div w:id="1208450347">
      <w:marLeft w:val="640"/>
      <w:marRight w:val="0"/>
      <w:marTop w:val="0"/>
      <w:marBottom w:val="0"/>
      <w:divBdr>
        <w:top w:val="none" w:sz="0" w:space="0" w:color="auto"/>
        <w:left w:val="none" w:sz="0" w:space="0" w:color="auto"/>
        <w:bottom w:val="none" w:sz="0" w:space="0" w:color="auto"/>
        <w:right w:val="none" w:sz="0" w:space="0" w:color="auto"/>
      </w:divBdr>
    </w:div>
    <w:div w:id="1208489235">
      <w:bodyDiv w:val="1"/>
      <w:marLeft w:val="0"/>
      <w:marRight w:val="0"/>
      <w:marTop w:val="0"/>
      <w:marBottom w:val="0"/>
      <w:divBdr>
        <w:top w:val="none" w:sz="0" w:space="0" w:color="auto"/>
        <w:left w:val="none" w:sz="0" w:space="0" w:color="auto"/>
        <w:bottom w:val="none" w:sz="0" w:space="0" w:color="auto"/>
        <w:right w:val="none" w:sz="0" w:space="0" w:color="auto"/>
      </w:divBdr>
    </w:div>
    <w:div w:id="1208490440">
      <w:marLeft w:val="640"/>
      <w:marRight w:val="0"/>
      <w:marTop w:val="0"/>
      <w:marBottom w:val="0"/>
      <w:divBdr>
        <w:top w:val="none" w:sz="0" w:space="0" w:color="auto"/>
        <w:left w:val="none" w:sz="0" w:space="0" w:color="auto"/>
        <w:bottom w:val="none" w:sz="0" w:space="0" w:color="auto"/>
        <w:right w:val="none" w:sz="0" w:space="0" w:color="auto"/>
      </w:divBdr>
    </w:div>
    <w:div w:id="1208491744">
      <w:marLeft w:val="640"/>
      <w:marRight w:val="0"/>
      <w:marTop w:val="0"/>
      <w:marBottom w:val="0"/>
      <w:divBdr>
        <w:top w:val="none" w:sz="0" w:space="0" w:color="auto"/>
        <w:left w:val="none" w:sz="0" w:space="0" w:color="auto"/>
        <w:bottom w:val="none" w:sz="0" w:space="0" w:color="auto"/>
        <w:right w:val="none" w:sz="0" w:space="0" w:color="auto"/>
      </w:divBdr>
    </w:div>
    <w:div w:id="1208564166">
      <w:marLeft w:val="640"/>
      <w:marRight w:val="0"/>
      <w:marTop w:val="0"/>
      <w:marBottom w:val="0"/>
      <w:divBdr>
        <w:top w:val="none" w:sz="0" w:space="0" w:color="auto"/>
        <w:left w:val="none" w:sz="0" w:space="0" w:color="auto"/>
        <w:bottom w:val="none" w:sz="0" w:space="0" w:color="auto"/>
        <w:right w:val="none" w:sz="0" w:space="0" w:color="auto"/>
      </w:divBdr>
    </w:div>
    <w:div w:id="1208566415">
      <w:marLeft w:val="640"/>
      <w:marRight w:val="0"/>
      <w:marTop w:val="0"/>
      <w:marBottom w:val="0"/>
      <w:divBdr>
        <w:top w:val="none" w:sz="0" w:space="0" w:color="auto"/>
        <w:left w:val="none" w:sz="0" w:space="0" w:color="auto"/>
        <w:bottom w:val="none" w:sz="0" w:space="0" w:color="auto"/>
        <w:right w:val="none" w:sz="0" w:space="0" w:color="auto"/>
      </w:divBdr>
    </w:div>
    <w:div w:id="1208566693">
      <w:marLeft w:val="640"/>
      <w:marRight w:val="0"/>
      <w:marTop w:val="0"/>
      <w:marBottom w:val="0"/>
      <w:divBdr>
        <w:top w:val="none" w:sz="0" w:space="0" w:color="auto"/>
        <w:left w:val="none" w:sz="0" w:space="0" w:color="auto"/>
        <w:bottom w:val="none" w:sz="0" w:space="0" w:color="auto"/>
        <w:right w:val="none" w:sz="0" w:space="0" w:color="auto"/>
      </w:divBdr>
    </w:div>
    <w:div w:id="1208840619">
      <w:marLeft w:val="640"/>
      <w:marRight w:val="0"/>
      <w:marTop w:val="0"/>
      <w:marBottom w:val="0"/>
      <w:divBdr>
        <w:top w:val="none" w:sz="0" w:space="0" w:color="auto"/>
        <w:left w:val="none" w:sz="0" w:space="0" w:color="auto"/>
        <w:bottom w:val="none" w:sz="0" w:space="0" w:color="auto"/>
        <w:right w:val="none" w:sz="0" w:space="0" w:color="auto"/>
      </w:divBdr>
    </w:div>
    <w:div w:id="1209028718">
      <w:marLeft w:val="640"/>
      <w:marRight w:val="0"/>
      <w:marTop w:val="0"/>
      <w:marBottom w:val="0"/>
      <w:divBdr>
        <w:top w:val="none" w:sz="0" w:space="0" w:color="auto"/>
        <w:left w:val="none" w:sz="0" w:space="0" w:color="auto"/>
        <w:bottom w:val="none" w:sz="0" w:space="0" w:color="auto"/>
        <w:right w:val="none" w:sz="0" w:space="0" w:color="auto"/>
      </w:divBdr>
    </w:div>
    <w:div w:id="1209105660">
      <w:marLeft w:val="640"/>
      <w:marRight w:val="0"/>
      <w:marTop w:val="0"/>
      <w:marBottom w:val="0"/>
      <w:divBdr>
        <w:top w:val="none" w:sz="0" w:space="0" w:color="auto"/>
        <w:left w:val="none" w:sz="0" w:space="0" w:color="auto"/>
        <w:bottom w:val="none" w:sz="0" w:space="0" w:color="auto"/>
        <w:right w:val="none" w:sz="0" w:space="0" w:color="auto"/>
      </w:divBdr>
    </w:div>
    <w:div w:id="1209151045">
      <w:marLeft w:val="640"/>
      <w:marRight w:val="0"/>
      <w:marTop w:val="0"/>
      <w:marBottom w:val="0"/>
      <w:divBdr>
        <w:top w:val="none" w:sz="0" w:space="0" w:color="auto"/>
        <w:left w:val="none" w:sz="0" w:space="0" w:color="auto"/>
        <w:bottom w:val="none" w:sz="0" w:space="0" w:color="auto"/>
        <w:right w:val="none" w:sz="0" w:space="0" w:color="auto"/>
      </w:divBdr>
    </w:div>
    <w:div w:id="1209221871">
      <w:marLeft w:val="640"/>
      <w:marRight w:val="0"/>
      <w:marTop w:val="0"/>
      <w:marBottom w:val="0"/>
      <w:divBdr>
        <w:top w:val="none" w:sz="0" w:space="0" w:color="auto"/>
        <w:left w:val="none" w:sz="0" w:space="0" w:color="auto"/>
        <w:bottom w:val="none" w:sz="0" w:space="0" w:color="auto"/>
        <w:right w:val="none" w:sz="0" w:space="0" w:color="auto"/>
      </w:divBdr>
    </w:div>
    <w:div w:id="1209337832">
      <w:marLeft w:val="640"/>
      <w:marRight w:val="0"/>
      <w:marTop w:val="0"/>
      <w:marBottom w:val="0"/>
      <w:divBdr>
        <w:top w:val="none" w:sz="0" w:space="0" w:color="auto"/>
        <w:left w:val="none" w:sz="0" w:space="0" w:color="auto"/>
        <w:bottom w:val="none" w:sz="0" w:space="0" w:color="auto"/>
        <w:right w:val="none" w:sz="0" w:space="0" w:color="auto"/>
      </w:divBdr>
    </w:div>
    <w:div w:id="1209339187">
      <w:marLeft w:val="640"/>
      <w:marRight w:val="0"/>
      <w:marTop w:val="0"/>
      <w:marBottom w:val="0"/>
      <w:divBdr>
        <w:top w:val="none" w:sz="0" w:space="0" w:color="auto"/>
        <w:left w:val="none" w:sz="0" w:space="0" w:color="auto"/>
        <w:bottom w:val="none" w:sz="0" w:space="0" w:color="auto"/>
        <w:right w:val="none" w:sz="0" w:space="0" w:color="auto"/>
      </w:divBdr>
    </w:div>
    <w:div w:id="1209368369">
      <w:marLeft w:val="640"/>
      <w:marRight w:val="0"/>
      <w:marTop w:val="0"/>
      <w:marBottom w:val="0"/>
      <w:divBdr>
        <w:top w:val="none" w:sz="0" w:space="0" w:color="auto"/>
        <w:left w:val="none" w:sz="0" w:space="0" w:color="auto"/>
        <w:bottom w:val="none" w:sz="0" w:space="0" w:color="auto"/>
        <w:right w:val="none" w:sz="0" w:space="0" w:color="auto"/>
      </w:divBdr>
    </w:div>
    <w:div w:id="1209532774">
      <w:marLeft w:val="640"/>
      <w:marRight w:val="0"/>
      <w:marTop w:val="0"/>
      <w:marBottom w:val="0"/>
      <w:divBdr>
        <w:top w:val="none" w:sz="0" w:space="0" w:color="auto"/>
        <w:left w:val="none" w:sz="0" w:space="0" w:color="auto"/>
        <w:bottom w:val="none" w:sz="0" w:space="0" w:color="auto"/>
        <w:right w:val="none" w:sz="0" w:space="0" w:color="auto"/>
      </w:divBdr>
    </w:div>
    <w:div w:id="1209685433">
      <w:marLeft w:val="640"/>
      <w:marRight w:val="0"/>
      <w:marTop w:val="0"/>
      <w:marBottom w:val="0"/>
      <w:divBdr>
        <w:top w:val="none" w:sz="0" w:space="0" w:color="auto"/>
        <w:left w:val="none" w:sz="0" w:space="0" w:color="auto"/>
        <w:bottom w:val="none" w:sz="0" w:space="0" w:color="auto"/>
        <w:right w:val="none" w:sz="0" w:space="0" w:color="auto"/>
      </w:divBdr>
    </w:div>
    <w:div w:id="1209803647">
      <w:marLeft w:val="640"/>
      <w:marRight w:val="0"/>
      <w:marTop w:val="0"/>
      <w:marBottom w:val="0"/>
      <w:divBdr>
        <w:top w:val="none" w:sz="0" w:space="0" w:color="auto"/>
        <w:left w:val="none" w:sz="0" w:space="0" w:color="auto"/>
        <w:bottom w:val="none" w:sz="0" w:space="0" w:color="auto"/>
        <w:right w:val="none" w:sz="0" w:space="0" w:color="auto"/>
      </w:divBdr>
    </w:div>
    <w:div w:id="1209872898">
      <w:marLeft w:val="640"/>
      <w:marRight w:val="0"/>
      <w:marTop w:val="0"/>
      <w:marBottom w:val="0"/>
      <w:divBdr>
        <w:top w:val="none" w:sz="0" w:space="0" w:color="auto"/>
        <w:left w:val="none" w:sz="0" w:space="0" w:color="auto"/>
        <w:bottom w:val="none" w:sz="0" w:space="0" w:color="auto"/>
        <w:right w:val="none" w:sz="0" w:space="0" w:color="auto"/>
      </w:divBdr>
    </w:div>
    <w:div w:id="1209873351">
      <w:marLeft w:val="640"/>
      <w:marRight w:val="0"/>
      <w:marTop w:val="0"/>
      <w:marBottom w:val="0"/>
      <w:divBdr>
        <w:top w:val="none" w:sz="0" w:space="0" w:color="auto"/>
        <w:left w:val="none" w:sz="0" w:space="0" w:color="auto"/>
        <w:bottom w:val="none" w:sz="0" w:space="0" w:color="auto"/>
        <w:right w:val="none" w:sz="0" w:space="0" w:color="auto"/>
      </w:divBdr>
    </w:div>
    <w:div w:id="1210068555">
      <w:marLeft w:val="640"/>
      <w:marRight w:val="0"/>
      <w:marTop w:val="0"/>
      <w:marBottom w:val="0"/>
      <w:divBdr>
        <w:top w:val="none" w:sz="0" w:space="0" w:color="auto"/>
        <w:left w:val="none" w:sz="0" w:space="0" w:color="auto"/>
        <w:bottom w:val="none" w:sz="0" w:space="0" w:color="auto"/>
        <w:right w:val="none" w:sz="0" w:space="0" w:color="auto"/>
      </w:divBdr>
    </w:div>
    <w:div w:id="1210071824">
      <w:marLeft w:val="640"/>
      <w:marRight w:val="0"/>
      <w:marTop w:val="0"/>
      <w:marBottom w:val="0"/>
      <w:divBdr>
        <w:top w:val="none" w:sz="0" w:space="0" w:color="auto"/>
        <w:left w:val="none" w:sz="0" w:space="0" w:color="auto"/>
        <w:bottom w:val="none" w:sz="0" w:space="0" w:color="auto"/>
        <w:right w:val="none" w:sz="0" w:space="0" w:color="auto"/>
      </w:divBdr>
    </w:div>
    <w:div w:id="1210191272">
      <w:marLeft w:val="640"/>
      <w:marRight w:val="0"/>
      <w:marTop w:val="0"/>
      <w:marBottom w:val="0"/>
      <w:divBdr>
        <w:top w:val="none" w:sz="0" w:space="0" w:color="auto"/>
        <w:left w:val="none" w:sz="0" w:space="0" w:color="auto"/>
        <w:bottom w:val="none" w:sz="0" w:space="0" w:color="auto"/>
        <w:right w:val="none" w:sz="0" w:space="0" w:color="auto"/>
      </w:divBdr>
    </w:div>
    <w:div w:id="1210219125">
      <w:marLeft w:val="640"/>
      <w:marRight w:val="0"/>
      <w:marTop w:val="0"/>
      <w:marBottom w:val="0"/>
      <w:divBdr>
        <w:top w:val="none" w:sz="0" w:space="0" w:color="auto"/>
        <w:left w:val="none" w:sz="0" w:space="0" w:color="auto"/>
        <w:bottom w:val="none" w:sz="0" w:space="0" w:color="auto"/>
        <w:right w:val="none" w:sz="0" w:space="0" w:color="auto"/>
      </w:divBdr>
    </w:div>
    <w:div w:id="1210265753">
      <w:marLeft w:val="640"/>
      <w:marRight w:val="0"/>
      <w:marTop w:val="0"/>
      <w:marBottom w:val="0"/>
      <w:divBdr>
        <w:top w:val="none" w:sz="0" w:space="0" w:color="auto"/>
        <w:left w:val="none" w:sz="0" w:space="0" w:color="auto"/>
        <w:bottom w:val="none" w:sz="0" w:space="0" w:color="auto"/>
        <w:right w:val="none" w:sz="0" w:space="0" w:color="auto"/>
      </w:divBdr>
    </w:div>
    <w:div w:id="1210459696">
      <w:marLeft w:val="640"/>
      <w:marRight w:val="0"/>
      <w:marTop w:val="0"/>
      <w:marBottom w:val="0"/>
      <w:divBdr>
        <w:top w:val="none" w:sz="0" w:space="0" w:color="auto"/>
        <w:left w:val="none" w:sz="0" w:space="0" w:color="auto"/>
        <w:bottom w:val="none" w:sz="0" w:space="0" w:color="auto"/>
        <w:right w:val="none" w:sz="0" w:space="0" w:color="auto"/>
      </w:divBdr>
    </w:div>
    <w:div w:id="1210462004">
      <w:marLeft w:val="640"/>
      <w:marRight w:val="0"/>
      <w:marTop w:val="0"/>
      <w:marBottom w:val="0"/>
      <w:divBdr>
        <w:top w:val="none" w:sz="0" w:space="0" w:color="auto"/>
        <w:left w:val="none" w:sz="0" w:space="0" w:color="auto"/>
        <w:bottom w:val="none" w:sz="0" w:space="0" w:color="auto"/>
        <w:right w:val="none" w:sz="0" w:space="0" w:color="auto"/>
      </w:divBdr>
    </w:div>
    <w:div w:id="1210462202">
      <w:marLeft w:val="640"/>
      <w:marRight w:val="0"/>
      <w:marTop w:val="0"/>
      <w:marBottom w:val="0"/>
      <w:divBdr>
        <w:top w:val="none" w:sz="0" w:space="0" w:color="auto"/>
        <w:left w:val="none" w:sz="0" w:space="0" w:color="auto"/>
        <w:bottom w:val="none" w:sz="0" w:space="0" w:color="auto"/>
        <w:right w:val="none" w:sz="0" w:space="0" w:color="auto"/>
      </w:divBdr>
    </w:div>
    <w:div w:id="1210531112">
      <w:marLeft w:val="640"/>
      <w:marRight w:val="0"/>
      <w:marTop w:val="0"/>
      <w:marBottom w:val="0"/>
      <w:divBdr>
        <w:top w:val="none" w:sz="0" w:space="0" w:color="auto"/>
        <w:left w:val="none" w:sz="0" w:space="0" w:color="auto"/>
        <w:bottom w:val="none" w:sz="0" w:space="0" w:color="auto"/>
        <w:right w:val="none" w:sz="0" w:space="0" w:color="auto"/>
      </w:divBdr>
    </w:div>
    <w:div w:id="1210648460">
      <w:marLeft w:val="640"/>
      <w:marRight w:val="0"/>
      <w:marTop w:val="0"/>
      <w:marBottom w:val="0"/>
      <w:divBdr>
        <w:top w:val="none" w:sz="0" w:space="0" w:color="auto"/>
        <w:left w:val="none" w:sz="0" w:space="0" w:color="auto"/>
        <w:bottom w:val="none" w:sz="0" w:space="0" w:color="auto"/>
        <w:right w:val="none" w:sz="0" w:space="0" w:color="auto"/>
      </w:divBdr>
    </w:div>
    <w:div w:id="1210648713">
      <w:marLeft w:val="640"/>
      <w:marRight w:val="0"/>
      <w:marTop w:val="0"/>
      <w:marBottom w:val="0"/>
      <w:divBdr>
        <w:top w:val="none" w:sz="0" w:space="0" w:color="auto"/>
        <w:left w:val="none" w:sz="0" w:space="0" w:color="auto"/>
        <w:bottom w:val="none" w:sz="0" w:space="0" w:color="auto"/>
        <w:right w:val="none" w:sz="0" w:space="0" w:color="auto"/>
      </w:divBdr>
    </w:div>
    <w:div w:id="1210650151">
      <w:marLeft w:val="640"/>
      <w:marRight w:val="0"/>
      <w:marTop w:val="0"/>
      <w:marBottom w:val="0"/>
      <w:divBdr>
        <w:top w:val="none" w:sz="0" w:space="0" w:color="auto"/>
        <w:left w:val="none" w:sz="0" w:space="0" w:color="auto"/>
        <w:bottom w:val="none" w:sz="0" w:space="0" w:color="auto"/>
        <w:right w:val="none" w:sz="0" w:space="0" w:color="auto"/>
      </w:divBdr>
    </w:div>
    <w:div w:id="1210655613">
      <w:marLeft w:val="640"/>
      <w:marRight w:val="0"/>
      <w:marTop w:val="0"/>
      <w:marBottom w:val="0"/>
      <w:divBdr>
        <w:top w:val="none" w:sz="0" w:space="0" w:color="auto"/>
        <w:left w:val="none" w:sz="0" w:space="0" w:color="auto"/>
        <w:bottom w:val="none" w:sz="0" w:space="0" w:color="auto"/>
        <w:right w:val="none" w:sz="0" w:space="0" w:color="auto"/>
      </w:divBdr>
    </w:div>
    <w:div w:id="1210798854">
      <w:marLeft w:val="640"/>
      <w:marRight w:val="0"/>
      <w:marTop w:val="0"/>
      <w:marBottom w:val="0"/>
      <w:divBdr>
        <w:top w:val="none" w:sz="0" w:space="0" w:color="auto"/>
        <w:left w:val="none" w:sz="0" w:space="0" w:color="auto"/>
        <w:bottom w:val="none" w:sz="0" w:space="0" w:color="auto"/>
        <w:right w:val="none" w:sz="0" w:space="0" w:color="auto"/>
      </w:divBdr>
    </w:div>
    <w:div w:id="1210806111">
      <w:marLeft w:val="640"/>
      <w:marRight w:val="0"/>
      <w:marTop w:val="0"/>
      <w:marBottom w:val="0"/>
      <w:divBdr>
        <w:top w:val="none" w:sz="0" w:space="0" w:color="auto"/>
        <w:left w:val="none" w:sz="0" w:space="0" w:color="auto"/>
        <w:bottom w:val="none" w:sz="0" w:space="0" w:color="auto"/>
        <w:right w:val="none" w:sz="0" w:space="0" w:color="auto"/>
      </w:divBdr>
    </w:div>
    <w:div w:id="1210847624">
      <w:marLeft w:val="640"/>
      <w:marRight w:val="0"/>
      <w:marTop w:val="0"/>
      <w:marBottom w:val="0"/>
      <w:divBdr>
        <w:top w:val="none" w:sz="0" w:space="0" w:color="auto"/>
        <w:left w:val="none" w:sz="0" w:space="0" w:color="auto"/>
        <w:bottom w:val="none" w:sz="0" w:space="0" w:color="auto"/>
        <w:right w:val="none" w:sz="0" w:space="0" w:color="auto"/>
      </w:divBdr>
    </w:div>
    <w:div w:id="1210873401">
      <w:marLeft w:val="640"/>
      <w:marRight w:val="0"/>
      <w:marTop w:val="0"/>
      <w:marBottom w:val="0"/>
      <w:divBdr>
        <w:top w:val="none" w:sz="0" w:space="0" w:color="auto"/>
        <w:left w:val="none" w:sz="0" w:space="0" w:color="auto"/>
        <w:bottom w:val="none" w:sz="0" w:space="0" w:color="auto"/>
        <w:right w:val="none" w:sz="0" w:space="0" w:color="auto"/>
      </w:divBdr>
    </w:div>
    <w:div w:id="1210915418">
      <w:marLeft w:val="640"/>
      <w:marRight w:val="0"/>
      <w:marTop w:val="0"/>
      <w:marBottom w:val="0"/>
      <w:divBdr>
        <w:top w:val="none" w:sz="0" w:space="0" w:color="auto"/>
        <w:left w:val="none" w:sz="0" w:space="0" w:color="auto"/>
        <w:bottom w:val="none" w:sz="0" w:space="0" w:color="auto"/>
        <w:right w:val="none" w:sz="0" w:space="0" w:color="auto"/>
      </w:divBdr>
    </w:div>
    <w:div w:id="1211184444">
      <w:marLeft w:val="640"/>
      <w:marRight w:val="0"/>
      <w:marTop w:val="0"/>
      <w:marBottom w:val="0"/>
      <w:divBdr>
        <w:top w:val="none" w:sz="0" w:space="0" w:color="auto"/>
        <w:left w:val="none" w:sz="0" w:space="0" w:color="auto"/>
        <w:bottom w:val="none" w:sz="0" w:space="0" w:color="auto"/>
        <w:right w:val="none" w:sz="0" w:space="0" w:color="auto"/>
      </w:divBdr>
    </w:div>
    <w:div w:id="1211304493">
      <w:marLeft w:val="640"/>
      <w:marRight w:val="0"/>
      <w:marTop w:val="0"/>
      <w:marBottom w:val="0"/>
      <w:divBdr>
        <w:top w:val="none" w:sz="0" w:space="0" w:color="auto"/>
        <w:left w:val="none" w:sz="0" w:space="0" w:color="auto"/>
        <w:bottom w:val="none" w:sz="0" w:space="0" w:color="auto"/>
        <w:right w:val="none" w:sz="0" w:space="0" w:color="auto"/>
      </w:divBdr>
    </w:div>
    <w:div w:id="1211309473">
      <w:marLeft w:val="640"/>
      <w:marRight w:val="0"/>
      <w:marTop w:val="0"/>
      <w:marBottom w:val="0"/>
      <w:divBdr>
        <w:top w:val="none" w:sz="0" w:space="0" w:color="auto"/>
        <w:left w:val="none" w:sz="0" w:space="0" w:color="auto"/>
        <w:bottom w:val="none" w:sz="0" w:space="0" w:color="auto"/>
        <w:right w:val="none" w:sz="0" w:space="0" w:color="auto"/>
      </w:divBdr>
    </w:div>
    <w:div w:id="1211499122">
      <w:marLeft w:val="640"/>
      <w:marRight w:val="0"/>
      <w:marTop w:val="0"/>
      <w:marBottom w:val="0"/>
      <w:divBdr>
        <w:top w:val="none" w:sz="0" w:space="0" w:color="auto"/>
        <w:left w:val="none" w:sz="0" w:space="0" w:color="auto"/>
        <w:bottom w:val="none" w:sz="0" w:space="0" w:color="auto"/>
        <w:right w:val="none" w:sz="0" w:space="0" w:color="auto"/>
      </w:divBdr>
    </w:div>
    <w:div w:id="1211529261">
      <w:marLeft w:val="640"/>
      <w:marRight w:val="0"/>
      <w:marTop w:val="0"/>
      <w:marBottom w:val="0"/>
      <w:divBdr>
        <w:top w:val="none" w:sz="0" w:space="0" w:color="auto"/>
        <w:left w:val="none" w:sz="0" w:space="0" w:color="auto"/>
        <w:bottom w:val="none" w:sz="0" w:space="0" w:color="auto"/>
        <w:right w:val="none" w:sz="0" w:space="0" w:color="auto"/>
      </w:divBdr>
    </w:div>
    <w:div w:id="1211573357">
      <w:marLeft w:val="640"/>
      <w:marRight w:val="0"/>
      <w:marTop w:val="0"/>
      <w:marBottom w:val="0"/>
      <w:divBdr>
        <w:top w:val="none" w:sz="0" w:space="0" w:color="auto"/>
        <w:left w:val="none" w:sz="0" w:space="0" w:color="auto"/>
        <w:bottom w:val="none" w:sz="0" w:space="0" w:color="auto"/>
        <w:right w:val="none" w:sz="0" w:space="0" w:color="auto"/>
      </w:divBdr>
    </w:div>
    <w:div w:id="1211579006">
      <w:marLeft w:val="640"/>
      <w:marRight w:val="0"/>
      <w:marTop w:val="0"/>
      <w:marBottom w:val="0"/>
      <w:divBdr>
        <w:top w:val="none" w:sz="0" w:space="0" w:color="auto"/>
        <w:left w:val="none" w:sz="0" w:space="0" w:color="auto"/>
        <w:bottom w:val="none" w:sz="0" w:space="0" w:color="auto"/>
        <w:right w:val="none" w:sz="0" w:space="0" w:color="auto"/>
      </w:divBdr>
    </w:div>
    <w:div w:id="1211654183">
      <w:marLeft w:val="640"/>
      <w:marRight w:val="0"/>
      <w:marTop w:val="0"/>
      <w:marBottom w:val="0"/>
      <w:divBdr>
        <w:top w:val="none" w:sz="0" w:space="0" w:color="auto"/>
        <w:left w:val="none" w:sz="0" w:space="0" w:color="auto"/>
        <w:bottom w:val="none" w:sz="0" w:space="0" w:color="auto"/>
        <w:right w:val="none" w:sz="0" w:space="0" w:color="auto"/>
      </w:divBdr>
    </w:div>
    <w:div w:id="1211696984">
      <w:marLeft w:val="640"/>
      <w:marRight w:val="0"/>
      <w:marTop w:val="0"/>
      <w:marBottom w:val="0"/>
      <w:divBdr>
        <w:top w:val="none" w:sz="0" w:space="0" w:color="auto"/>
        <w:left w:val="none" w:sz="0" w:space="0" w:color="auto"/>
        <w:bottom w:val="none" w:sz="0" w:space="0" w:color="auto"/>
        <w:right w:val="none" w:sz="0" w:space="0" w:color="auto"/>
      </w:divBdr>
    </w:div>
    <w:div w:id="1211723257">
      <w:marLeft w:val="640"/>
      <w:marRight w:val="0"/>
      <w:marTop w:val="0"/>
      <w:marBottom w:val="0"/>
      <w:divBdr>
        <w:top w:val="none" w:sz="0" w:space="0" w:color="auto"/>
        <w:left w:val="none" w:sz="0" w:space="0" w:color="auto"/>
        <w:bottom w:val="none" w:sz="0" w:space="0" w:color="auto"/>
        <w:right w:val="none" w:sz="0" w:space="0" w:color="auto"/>
      </w:divBdr>
    </w:div>
    <w:div w:id="1211725574">
      <w:marLeft w:val="640"/>
      <w:marRight w:val="0"/>
      <w:marTop w:val="0"/>
      <w:marBottom w:val="0"/>
      <w:divBdr>
        <w:top w:val="none" w:sz="0" w:space="0" w:color="auto"/>
        <w:left w:val="none" w:sz="0" w:space="0" w:color="auto"/>
        <w:bottom w:val="none" w:sz="0" w:space="0" w:color="auto"/>
        <w:right w:val="none" w:sz="0" w:space="0" w:color="auto"/>
      </w:divBdr>
    </w:div>
    <w:div w:id="1211840205">
      <w:marLeft w:val="640"/>
      <w:marRight w:val="0"/>
      <w:marTop w:val="0"/>
      <w:marBottom w:val="0"/>
      <w:divBdr>
        <w:top w:val="none" w:sz="0" w:space="0" w:color="auto"/>
        <w:left w:val="none" w:sz="0" w:space="0" w:color="auto"/>
        <w:bottom w:val="none" w:sz="0" w:space="0" w:color="auto"/>
        <w:right w:val="none" w:sz="0" w:space="0" w:color="auto"/>
      </w:divBdr>
    </w:div>
    <w:div w:id="1211843156">
      <w:marLeft w:val="640"/>
      <w:marRight w:val="0"/>
      <w:marTop w:val="0"/>
      <w:marBottom w:val="0"/>
      <w:divBdr>
        <w:top w:val="none" w:sz="0" w:space="0" w:color="auto"/>
        <w:left w:val="none" w:sz="0" w:space="0" w:color="auto"/>
        <w:bottom w:val="none" w:sz="0" w:space="0" w:color="auto"/>
        <w:right w:val="none" w:sz="0" w:space="0" w:color="auto"/>
      </w:divBdr>
    </w:div>
    <w:div w:id="1211915760">
      <w:marLeft w:val="640"/>
      <w:marRight w:val="0"/>
      <w:marTop w:val="0"/>
      <w:marBottom w:val="0"/>
      <w:divBdr>
        <w:top w:val="none" w:sz="0" w:space="0" w:color="auto"/>
        <w:left w:val="none" w:sz="0" w:space="0" w:color="auto"/>
        <w:bottom w:val="none" w:sz="0" w:space="0" w:color="auto"/>
        <w:right w:val="none" w:sz="0" w:space="0" w:color="auto"/>
      </w:divBdr>
    </w:div>
    <w:div w:id="1211921138">
      <w:marLeft w:val="640"/>
      <w:marRight w:val="0"/>
      <w:marTop w:val="0"/>
      <w:marBottom w:val="0"/>
      <w:divBdr>
        <w:top w:val="none" w:sz="0" w:space="0" w:color="auto"/>
        <w:left w:val="none" w:sz="0" w:space="0" w:color="auto"/>
        <w:bottom w:val="none" w:sz="0" w:space="0" w:color="auto"/>
        <w:right w:val="none" w:sz="0" w:space="0" w:color="auto"/>
      </w:divBdr>
    </w:div>
    <w:div w:id="1211966109">
      <w:marLeft w:val="640"/>
      <w:marRight w:val="0"/>
      <w:marTop w:val="0"/>
      <w:marBottom w:val="0"/>
      <w:divBdr>
        <w:top w:val="none" w:sz="0" w:space="0" w:color="auto"/>
        <w:left w:val="none" w:sz="0" w:space="0" w:color="auto"/>
        <w:bottom w:val="none" w:sz="0" w:space="0" w:color="auto"/>
        <w:right w:val="none" w:sz="0" w:space="0" w:color="auto"/>
      </w:divBdr>
    </w:div>
    <w:div w:id="1212038592">
      <w:marLeft w:val="640"/>
      <w:marRight w:val="0"/>
      <w:marTop w:val="0"/>
      <w:marBottom w:val="0"/>
      <w:divBdr>
        <w:top w:val="none" w:sz="0" w:space="0" w:color="auto"/>
        <w:left w:val="none" w:sz="0" w:space="0" w:color="auto"/>
        <w:bottom w:val="none" w:sz="0" w:space="0" w:color="auto"/>
        <w:right w:val="none" w:sz="0" w:space="0" w:color="auto"/>
      </w:divBdr>
    </w:div>
    <w:div w:id="1212156176">
      <w:marLeft w:val="640"/>
      <w:marRight w:val="0"/>
      <w:marTop w:val="0"/>
      <w:marBottom w:val="0"/>
      <w:divBdr>
        <w:top w:val="none" w:sz="0" w:space="0" w:color="auto"/>
        <w:left w:val="none" w:sz="0" w:space="0" w:color="auto"/>
        <w:bottom w:val="none" w:sz="0" w:space="0" w:color="auto"/>
        <w:right w:val="none" w:sz="0" w:space="0" w:color="auto"/>
      </w:divBdr>
    </w:div>
    <w:div w:id="1212185392">
      <w:marLeft w:val="640"/>
      <w:marRight w:val="0"/>
      <w:marTop w:val="0"/>
      <w:marBottom w:val="0"/>
      <w:divBdr>
        <w:top w:val="none" w:sz="0" w:space="0" w:color="auto"/>
        <w:left w:val="none" w:sz="0" w:space="0" w:color="auto"/>
        <w:bottom w:val="none" w:sz="0" w:space="0" w:color="auto"/>
        <w:right w:val="none" w:sz="0" w:space="0" w:color="auto"/>
      </w:divBdr>
    </w:div>
    <w:div w:id="1212226922">
      <w:marLeft w:val="640"/>
      <w:marRight w:val="0"/>
      <w:marTop w:val="0"/>
      <w:marBottom w:val="0"/>
      <w:divBdr>
        <w:top w:val="none" w:sz="0" w:space="0" w:color="auto"/>
        <w:left w:val="none" w:sz="0" w:space="0" w:color="auto"/>
        <w:bottom w:val="none" w:sz="0" w:space="0" w:color="auto"/>
        <w:right w:val="none" w:sz="0" w:space="0" w:color="auto"/>
      </w:divBdr>
    </w:div>
    <w:div w:id="1212227514">
      <w:marLeft w:val="640"/>
      <w:marRight w:val="0"/>
      <w:marTop w:val="0"/>
      <w:marBottom w:val="0"/>
      <w:divBdr>
        <w:top w:val="none" w:sz="0" w:space="0" w:color="auto"/>
        <w:left w:val="none" w:sz="0" w:space="0" w:color="auto"/>
        <w:bottom w:val="none" w:sz="0" w:space="0" w:color="auto"/>
        <w:right w:val="none" w:sz="0" w:space="0" w:color="auto"/>
      </w:divBdr>
    </w:div>
    <w:div w:id="1212230289">
      <w:marLeft w:val="640"/>
      <w:marRight w:val="0"/>
      <w:marTop w:val="0"/>
      <w:marBottom w:val="0"/>
      <w:divBdr>
        <w:top w:val="none" w:sz="0" w:space="0" w:color="auto"/>
        <w:left w:val="none" w:sz="0" w:space="0" w:color="auto"/>
        <w:bottom w:val="none" w:sz="0" w:space="0" w:color="auto"/>
        <w:right w:val="none" w:sz="0" w:space="0" w:color="auto"/>
      </w:divBdr>
    </w:div>
    <w:div w:id="1212498119">
      <w:marLeft w:val="640"/>
      <w:marRight w:val="0"/>
      <w:marTop w:val="0"/>
      <w:marBottom w:val="0"/>
      <w:divBdr>
        <w:top w:val="none" w:sz="0" w:space="0" w:color="auto"/>
        <w:left w:val="none" w:sz="0" w:space="0" w:color="auto"/>
        <w:bottom w:val="none" w:sz="0" w:space="0" w:color="auto"/>
        <w:right w:val="none" w:sz="0" w:space="0" w:color="auto"/>
      </w:divBdr>
    </w:div>
    <w:div w:id="1212576342">
      <w:marLeft w:val="640"/>
      <w:marRight w:val="0"/>
      <w:marTop w:val="0"/>
      <w:marBottom w:val="0"/>
      <w:divBdr>
        <w:top w:val="none" w:sz="0" w:space="0" w:color="auto"/>
        <w:left w:val="none" w:sz="0" w:space="0" w:color="auto"/>
        <w:bottom w:val="none" w:sz="0" w:space="0" w:color="auto"/>
        <w:right w:val="none" w:sz="0" w:space="0" w:color="auto"/>
      </w:divBdr>
    </w:div>
    <w:div w:id="1212576532">
      <w:marLeft w:val="640"/>
      <w:marRight w:val="0"/>
      <w:marTop w:val="0"/>
      <w:marBottom w:val="0"/>
      <w:divBdr>
        <w:top w:val="none" w:sz="0" w:space="0" w:color="auto"/>
        <w:left w:val="none" w:sz="0" w:space="0" w:color="auto"/>
        <w:bottom w:val="none" w:sz="0" w:space="0" w:color="auto"/>
        <w:right w:val="none" w:sz="0" w:space="0" w:color="auto"/>
      </w:divBdr>
    </w:div>
    <w:div w:id="1212614892">
      <w:marLeft w:val="640"/>
      <w:marRight w:val="0"/>
      <w:marTop w:val="0"/>
      <w:marBottom w:val="0"/>
      <w:divBdr>
        <w:top w:val="none" w:sz="0" w:space="0" w:color="auto"/>
        <w:left w:val="none" w:sz="0" w:space="0" w:color="auto"/>
        <w:bottom w:val="none" w:sz="0" w:space="0" w:color="auto"/>
        <w:right w:val="none" w:sz="0" w:space="0" w:color="auto"/>
      </w:divBdr>
    </w:div>
    <w:div w:id="1212763859">
      <w:marLeft w:val="640"/>
      <w:marRight w:val="0"/>
      <w:marTop w:val="0"/>
      <w:marBottom w:val="0"/>
      <w:divBdr>
        <w:top w:val="none" w:sz="0" w:space="0" w:color="auto"/>
        <w:left w:val="none" w:sz="0" w:space="0" w:color="auto"/>
        <w:bottom w:val="none" w:sz="0" w:space="0" w:color="auto"/>
        <w:right w:val="none" w:sz="0" w:space="0" w:color="auto"/>
      </w:divBdr>
    </w:div>
    <w:div w:id="1212765062">
      <w:marLeft w:val="640"/>
      <w:marRight w:val="0"/>
      <w:marTop w:val="0"/>
      <w:marBottom w:val="0"/>
      <w:divBdr>
        <w:top w:val="none" w:sz="0" w:space="0" w:color="auto"/>
        <w:left w:val="none" w:sz="0" w:space="0" w:color="auto"/>
        <w:bottom w:val="none" w:sz="0" w:space="0" w:color="auto"/>
        <w:right w:val="none" w:sz="0" w:space="0" w:color="auto"/>
      </w:divBdr>
    </w:div>
    <w:div w:id="1212765127">
      <w:marLeft w:val="640"/>
      <w:marRight w:val="0"/>
      <w:marTop w:val="0"/>
      <w:marBottom w:val="0"/>
      <w:divBdr>
        <w:top w:val="none" w:sz="0" w:space="0" w:color="auto"/>
        <w:left w:val="none" w:sz="0" w:space="0" w:color="auto"/>
        <w:bottom w:val="none" w:sz="0" w:space="0" w:color="auto"/>
        <w:right w:val="none" w:sz="0" w:space="0" w:color="auto"/>
      </w:divBdr>
    </w:div>
    <w:div w:id="1212841612">
      <w:marLeft w:val="640"/>
      <w:marRight w:val="0"/>
      <w:marTop w:val="0"/>
      <w:marBottom w:val="0"/>
      <w:divBdr>
        <w:top w:val="none" w:sz="0" w:space="0" w:color="auto"/>
        <w:left w:val="none" w:sz="0" w:space="0" w:color="auto"/>
        <w:bottom w:val="none" w:sz="0" w:space="0" w:color="auto"/>
        <w:right w:val="none" w:sz="0" w:space="0" w:color="auto"/>
      </w:divBdr>
    </w:div>
    <w:div w:id="1212959384">
      <w:marLeft w:val="640"/>
      <w:marRight w:val="0"/>
      <w:marTop w:val="0"/>
      <w:marBottom w:val="0"/>
      <w:divBdr>
        <w:top w:val="none" w:sz="0" w:space="0" w:color="auto"/>
        <w:left w:val="none" w:sz="0" w:space="0" w:color="auto"/>
        <w:bottom w:val="none" w:sz="0" w:space="0" w:color="auto"/>
        <w:right w:val="none" w:sz="0" w:space="0" w:color="auto"/>
      </w:divBdr>
    </w:div>
    <w:div w:id="1212964271">
      <w:marLeft w:val="640"/>
      <w:marRight w:val="0"/>
      <w:marTop w:val="0"/>
      <w:marBottom w:val="0"/>
      <w:divBdr>
        <w:top w:val="none" w:sz="0" w:space="0" w:color="auto"/>
        <w:left w:val="none" w:sz="0" w:space="0" w:color="auto"/>
        <w:bottom w:val="none" w:sz="0" w:space="0" w:color="auto"/>
        <w:right w:val="none" w:sz="0" w:space="0" w:color="auto"/>
      </w:divBdr>
    </w:div>
    <w:div w:id="1213149918">
      <w:marLeft w:val="640"/>
      <w:marRight w:val="0"/>
      <w:marTop w:val="0"/>
      <w:marBottom w:val="0"/>
      <w:divBdr>
        <w:top w:val="none" w:sz="0" w:space="0" w:color="auto"/>
        <w:left w:val="none" w:sz="0" w:space="0" w:color="auto"/>
        <w:bottom w:val="none" w:sz="0" w:space="0" w:color="auto"/>
        <w:right w:val="none" w:sz="0" w:space="0" w:color="auto"/>
      </w:divBdr>
    </w:div>
    <w:div w:id="1213156090">
      <w:marLeft w:val="640"/>
      <w:marRight w:val="0"/>
      <w:marTop w:val="0"/>
      <w:marBottom w:val="0"/>
      <w:divBdr>
        <w:top w:val="none" w:sz="0" w:space="0" w:color="auto"/>
        <w:left w:val="none" w:sz="0" w:space="0" w:color="auto"/>
        <w:bottom w:val="none" w:sz="0" w:space="0" w:color="auto"/>
        <w:right w:val="none" w:sz="0" w:space="0" w:color="auto"/>
      </w:divBdr>
    </w:div>
    <w:div w:id="1213227677">
      <w:marLeft w:val="640"/>
      <w:marRight w:val="0"/>
      <w:marTop w:val="0"/>
      <w:marBottom w:val="0"/>
      <w:divBdr>
        <w:top w:val="none" w:sz="0" w:space="0" w:color="auto"/>
        <w:left w:val="none" w:sz="0" w:space="0" w:color="auto"/>
        <w:bottom w:val="none" w:sz="0" w:space="0" w:color="auto"/>
        <w:right w:val="none" w:sz="0" w:space="0" w:color="auto"/>
      </w:divBdr>
    </w:div>
    <w:div w:id="1213421167">
      <w:marLeft w:val="640"/>
      <w:marRight w:val="0"/>
      <w:marTop w:val="0"/>
      <w:marBottom w:val="0"/>
      <w:divBdr>
        <w:top w:val="none" w:sz="0" w:space="0" w:color="auto"/>
        <w:left w:val="none" w:sz="0" w:space="0" w:color="auto"/>
        <w:bottom w:val="none" w:sz="0" w:space="0" w:color="auto"/>
        <w:right w:val="none" w:sz="0" w:space="0" w:color="auto"/>
      </w:divBdr>
    </w:div>
    <w:div w:id="1213422682">
      <w:marLeft w:val="640"/>
      <w:marRight w:val="0"/>
      <w:marTop w:val="0"/>
      <w:marBottom w:val="0"/>
      <w:divBdr>
        <w:top w:val="none" w:sz="0" w:space="0" w:color="auto"/>
        <w:left w:val="none" w:sz="0" w:space="0" w:color="auto"/>
        <w:bottom w:val="none" w:sz="0" w:space="0" w:color="auto"/>
        <w:right w:val="none" w:sz="0" w:space="0" w:color="auto"/>
      </w:divBdr>
    </w:div>
    <w:div w:id="1213687713">
      <w:marLeft w:val="640"/>
      <w:marRight w:val="0"/>
      <w:marTop w:val="0"/>
      <w:marBottom w:val="0"/>
      <w:divBdr>
        <w:top w:val="none" w:sz="0" w:space="0" w:color="auto"/>
        <w:left w:val="none" w:sz="0" w:space="0" w:color="auto"/>
        <w:bottom w:val="none" w:sz="0" w:space="0" w:color="auto"/>
        <w:right w:val="none" w:sz="0" w:space="0" w:color="auto"/>
      </w:divBdr>
    </w:div>
    <w:div w:id="1213691558">
      <w:marLeft w:val="640"/>
      <w:marRight w:val="0"/>
      <w:marTop w:val="0"/>
      <w:marBottom w:val="0"/>
      <w:divBdr>
        <w:top w:val="none" w:sz="0" w:space="0" w:color="auto"/>
        <w:left w:val="none" w:sz="0" w:space="0" w:color="auto"/>
        <w:bottom w:val="none" w:sz="0" w:space="0" w:color="auto"/>
        <w:right w:val="none" w:sz="0" w:space="0" w:color="auto"/>
      </w:divBdr>
    </w:div>
    <w:div w:id="1213692768">
      <w:marLeft w:val="640"/>
      <w:marRight w:val="0"/>
      <w:marTop w:val="0"/>
      <w:marBottom w:val="0"/>
      <w:divBdr>
        <w:top w:val="none" w:sz="0" w:space="0" w:color="auto"/>
        <w:left w:val="none" w:sz="0" w:space="0" w:color="auto"/>
        <w:bottom w:val="none" w:sz="0" w:space="0" w:color="auto"/>
        <w:right w:val="none" w:sz="0" w:space="0" w:color="auto"/>
      </w:divBdr>
    </w:div>
    <w:div w:id="1213729386">
      <w:marLeft w:val="640"/>
      <w:marRight w:val="0"/>
      <w:marTop w:val="0"/>
      <w:marBottom w:val="0"/>
      <w:divBdr>
        <w:top w:val="none" w:sz="0" w:space="0" w:color="auto"/>
        <w:left w:val="none" w:sz="0" w:space="0" w:color="auto"/>
        <w:bottom w:val="none" w:sz="0" w:space="0" w:color="auto"/>
        <w:right w:val="none" w:sz="0" w:space="0" w:color="auto"/>
      </w:divBdr>
    </w:div>
    <w:div w:id="1213885372">
      <w:marLeft w:val="640"/>
      <w:marRight w:val="0"/>
      <w:marTop w:val="0"/>
      <w:marBottom w:val="0"/>
      <w:divBdr>
        <w:top w:val="none" w:sz="0" w:space="0" w:color="auto"/>
        <w:left w:val="none" w:sz="0" w:space="0" w:color="auto"/>
        <w:bottom w:val="none" w:sz="0" w:space="0" w:color="auto"/>
        <w:right w:val="none" w:sz="0" w:space="0" w:color="auto"/>
      </w:divBdr>
    </w:div>
    <w:div w:id="1213887448">
      <w:marLeft w:val="640"/>
      <w:marRight w:val="0"/>
      <w:marTop w:val="0"/>
      <w:marBottom w:val="0"/>
      <w:divBdr>
        <w:top w:val="none" w:sz="0" w:space="0" w:color="auto"/>
        <w:left w:val="none" w:sz="0" w:space="0" w:color="auto"/>
        <w:bottom w:val="none" w:sz="0" w:space="0" w:color="auto"/>
        <w:right w:val="none" w:sz="0" w:space="0" w:color="auto"/>
      </w:divBdr>
    </w:div>
    <w:div w:id="1213926260">
      <w:marLeft w:val="640"/>
      <w:marRight w:val="0"/>
      <w:marTop w:val="0"/>
      <w:marBottom w:val="0"/>
      <w:divBdr>
        <w:top w:val="none" w:sz="0" w:space="0" w:color="auto"/>
        <w:left w:val="none" w:sz="0" w:space="0" w:color="auto"/>
        <w:bottom w:val="none" w:sz="0" w:space="0" w:color="auto"/>
        <w:right w:val="none" w:sz="0" w:space="0" w:color="auto"/>
      </w:divBdr>
    </w:div>
    <w:div w:id="1214000472">
      <w:marLeft w:val="640"/>
      <w:marRight w:val="0"/>
      <w:marTop w:val="0"/>
      <w:marBottom w:val="0"/>
      <w:divBdr>
        <w:top w:val="none" w:sz="0" w:space="0" w:color="auto"/>
        <w:left w:val="none" w:sz="0" w:space="0" w:color="auto"/>
        <w:bottom w:val="none" w:sz="0" w:space="0" w:color="auto"/>
        <w:right w:val="none" w:sz="0" w:space="0" w:color="auto"/>
      </w:divBdr>
    </w:div>
    <w:div w:id="1214007099">
      <w:marLeft w:val="640"/>
      <w:marRight w:val="0"/>
      <w:marTop w:val="0"/>
      <w:marBottom w:val="0"/>
      <w:divBdr>
        <w:top w:val="none" w:sz="0" w:space="0" w:color="auto"/>
        <w:left w:val="none" w:sz="0" w:space="0" w:color="auto"/>
        <w:bottom w:val="none" w:sz="0" w:space="0" w:color="auto"/>
        <w:right w:val="none" w:sz="0" w:space="0" w:color="auto"/>
      </w:divBdr>
    </w:div>
    <w:div w:id="1214120902">
      <w:marLeft w:val="640"/>
      <w:marRight w:val="0"/>
      <w:marTop w:val="0"/>
      <w:marBottom w:val="0"/>
      <w:divBdr>
        <w:top w:val="none" w:sz="0" w:space="0" w:color="auto"/>
        <w:left w:val="none" w:sz="0" w:space="0" w:color="auto"/>
        <w:bottom w:val="none" w:sz="0" w:space="0" w:color="auto"/>
        <w:right w:val="none" w:sz="0" w:space="0" w:color="auto"/>
      </w:divBdr>
    </w:div>
    <w:div w:id="1214151083">
      <w:marLeft w:val="640"/>
      <w:marRight w:val="0"/>
      <w:marTop w:val="0"/>
      <w:marBottom w:val="0"/>
      <w:divBdr>
        <w:top w:val="none" w:sz="0" w:space="0" w:color="auto"/>
        <w:left w:val="none" w:sz="0" w:space="0" w:color="auto"/>
        <w:bottom w:val="none" w:sz="0" w:space="0" w:color="auto"/>
        <w:right w:val="none" w:sz="0" w:space="0" w:color="auto"/>
      </w:divBdr>
    </w:div>
    <w:div w:id="1214192062">
      <w:marLeft w:val="640"/>
      <w:marRight w:val="0"/>
      <w:marTop w:val="0"/>
      <w:marBottom w:val="0"/>
      <w:divBdr>
        <w:top w:val="none" w:sz="0" w:space="0" w:color="auto"/>
        <w:left w:val="none" w:sz="0" w:space="0" w:color="auto"/>
        <w:bottom w:val="none" w:sz="0" w:space="0" w:color="auto"/>
        <w:right w:val="none" w:sz="0" w:space="0" w:color="auto"/>
      </w:divBdr>
    </w:div>
    <w:div w:id="1214200435">
      <w:marLeft w:val="640"/>
      <w:marRight w:val="0"/>
      <w:marTop w:val="0"/>
      <w:marBottom w:val="0"/>
      <w:divBdr>
        <w:top w:val="none" w:sz="0" w:space="0" w:color="auto"/>
        <w:left w:val="none" w:sz="0" w:space="0" w:color="auto"/>
        <w:bottom w:val="none" w:sz="0" w:space="0" w:color="auto"/>
        <w:right w:val="none" w:sz="0" w:space="0" w:color="auto"/>
      </w:divBdr>
    </w:div>
    <w:div w:id="1214268893">
      <w:marLeft w:val="640"/>
      <w:marRight w:val="0"/>
      <w:marTop w:val="0"/>
      <w:marBottom w:val="0"/>
      <w:divBdr>
        <w:top w:val="none" w:sz="0" w:space="0" w:color="auto"/>
        <w:left w:val="none" w:sz="0" w:space="0" w:color="auto"/>
        <w:bottom w:val="none" w:sz="0" w:space="0" w:color="auto"/>
        <w:right w:val="none" w:sz="0" w:space="0" w:color="auto"/>
      </w:divBdr>
    </w:div>
    <w:div w:id="1214341953">
      <w:marLeft w:val="640"/>
      <w:marRight w:val="0"/>
      <w:marTop w:val="0"/>
      <w:marBottom w:val="0"/>
      <w:divBdr>
        <w:top w:val="none" w:sz="0" w:space="0" w:color="auto"/>
        <w:left w:val="none" w:sz="0" w:space="0" w:color="auto"/>
        <w:bottom w:val="none" w:sz="0" w:space="0" w:color="auto"/>
        <w:right w:val="none" w:sz="0" w:space="0" w:color="auto"/>
      </w:divBdr>
    </w:div>
    <w:div w:id="1214388265">
      <w:marLeft w:val="640"/>
      <w:marRight w:val="0"/>
      <w:marTop w:val="0"/>
      <w:marBottom w:val="0"/>
      <w:divBdr>
        <w:top w:val="none" w:sz="0" w:space="0" w:color="auto"/>
        <w:left w:val="none" w:sz="0" w:space="0" w:color="auto"/>
        <w:bottom w:val="none" w:sz="0" w:space="0" w:color="auto"/>
        <w:right w:val="none" w:sz="0" w:space="0" w:color="auto"/>
      </w:divBdr>
    </w:div>
    <w:div w:id="1214391227">
      <w:marLeft w:val="640"/>
      <w:marRight w:val="0"/>
      <w:marTop w:val="0"/>
      <w:marBottom w:val="0"/>
      <w:divBdr>
        <w:top w:val="none" w:sz="0" w:space="0" w:color="auto"/>
        <w:left w:val="none" w:sz="0" w:space="0" w:color="auto"/>
        <w:bottom w:val="none" w:sz="0" w:space="0" w:color="auto"/>
        <w:right w:val="none" w:sz="0" w:space="0" w:color="auto"/>
      </w:divBdr>
    </w:div>
    <w:div w:id="1214539876">
      <w:marLeft w:val="640"/>
      <w:marRight w:val="0"/>
      <w:marTop w:val="0"/>
      <w:marBottom w:val="0"/>
      <w:divBdr>
        <w:top w:val="none" w:sz="0" w:space="0" w:color="auto"/>
        <w:left w:val="none" w:sz="0" w:space="0" w:color="auto"/>
        <w:bottom w:val="none" w:sz="0" w:space="0" w:color="auto"/>
        <w:right w:val="none" w:sz="0" w:space="0" w:color="auto"/>
      </w:divBdr>
    </w:div>
    <w:div w:id="1214543071">
      <w:marLeft w:val="640"/>
      <w:marRight w:val="0"/>
      <w:marTop w:val="0"/>
      <w:marBottom w:val="0"/>
      <w:divBdr>
        <w:top w:val="none" w:sz="0" w:space="0" w:color="auto"/>
        <w:left w:val="none" w:sz="0" w:space="0" w:color="auto"/>
        <w:bottom w:val="none" w:sz="0" w:space="0" w:color="auto"/>
        <w:right w:val="none" w:sz="0" w:space="0" w:color="auto"/>
      </w:divBdr>
    </w:div>
    <w:div w:id="1214587154">
      <w:bodyDiv w:val="1"/>
      <w:marLeft w:val="0"/>
      <w:marRight w:val="0"/>
      <w:marTop w:val="0"/>
      <w:marBottom w:val="0"/>
      <w:divBdr>
        <w:top w:val="none" w:sz="0" w:space="0" w:color="auto"/>
        <w:left w:val="none" w:sz="0" w:space="0" w:color="auto"/>
        <w:bottom w:val="none" w:sz="0" w:space="0" w:color="auto"/>
        <w:right w:val="none" w:sz="0" w:space="0" w:color="auto"/>
      </w:divBdr>
    </w:div>
    <w:div w:id="1214851261">
      <w:marLeft w:val="640"/>
      <w:marRight w:val="0"/>
      <w:marTop w:val="0"/>
      <w:marBottom w:val="0"/>
      <w:divBdr>
        <w:top w:val="none" w:sz="0" w:space="0" w:color="auto"/>
        <w:left w:val="none" w:sz="0" w:space="0" w:color="auto"/>
        <w:bottom w:val="none" w:sz="0" w:space="0" w:color="auto"/>
        <w:right w:val="none" w:sz="0" w:space="0" w:color="auto"/>
      </w:divBdr>
    </w:div>
    <w:div w:id="1214851419">
      <w:marLeft w:val="640"/>
      <w:marRight w:val="0"/>
      <w:marTop w:val="0"/>
      <w:marBottom w:val="0"/>
      <w:divBdr>
        <w:top w:val="none" w:sz="0" w:space="0" w:color="auto"/>
        <w:left w:val="none" w:sz="0" w:space="0" w:color="auto"/>
        <w:bottom w:val="none" w:sz="0" w:space="0" w:color="auto"/>
        <w:right w:val="none" w:sz="0" w:space="0" w:color="auto"/>
      </w:divBdr>
    </w:div>
    <w:div w:id="1214924423">
      <w:marLeft w:val="640"/>
      <w:marRight w:val="0"/>
      <w:marTop w:val="0"/>
      <w:marBottom w:val="0"/>
      <w:divBdr>
        <w:top w:val="none" w:sz="0" w:space="0" w:color="auto"/>
        <w:left w:val="none" w:sz="0" w:space="0" w:color="auto"/>
        <w:bottom w:val="none" w:sz="0" w:space="0" w:color="auto"/>
        <w:right w:val="none" w:sz="0" w:space="0" w:color="auto"/>
      </w:divBdr>
    </w:div>
    <w:div w:id="1214926554">
      <w:marLeft w:val="640"/>
      <w:marRight w:val="0"/>
      <w:marTop w:val="0"/>
      <w:marBottom w:val="0"/>
      <w:divBdr>
        <w:top w:val="none" w:sz="0" w:space="0" w:color="auto"/>
        <w:left w:val="none" w:sz="0" w:space="0" w:color="auto"/>
        <w:bottom w:val="none" w:sz="0" w:space="0" w:color="auto"/>
        <w:right w:val="none" w:sz="0" w:space="0" w:color="auto"/>
      </w:divBdr>
    </w:div>
    <w:div w:id="1214930574">
      <w:marLeft w:val="640"/>
      <w:marRight w:val="0"/>
      <w:marTop w:val="0"/>
      <w:marBottom w:val="0"/>
      <w:divBdr>
        <w:top w:val="none" w:sz="0" w:space="0" w:color="auto"/>
        <w:left w:val="none" w:sz="0" w:space="0" w:color="auto"/>
        <w:bottom w:val="none" w:sz="0" w:space="0" w:color="auto"/>
        <w:right w:val="none" w:sz="0" w:space="0" w:color="auto"/>
      </w:divBdr>
    </w:div>
    <w:div w:id="1214972670">
      <w:marLeft w:val="640"/>
      <w:marRight w:val="0"/>
      <w:marTop w:val="0"/>
      <w:marBottom w:val="0"/>
      <w:divBdr>
        <w:top w:val="none" w:sz="0" w:space="0" w:color="auto"/>
        <w:left w:val="none" w:sz="0" w:space="0" w:color="auto"/>
        <w:bottom w:val="none" w:sz="0" w:space="0" w:color="auto"/>
        <w:right w:val="none" w:sz="0" w:space="0" w:color="auto"/>
      </w:divBdr>
    </w:div>
    <w:div w:id="1215001658">
      <w:marLeft w:val="640"/>
      <w:marRight w:val="0"/>
      <w:marTop w:val="0"/>
      <w:marBottom w:val="0"/>
      <w:divBdr>
        <w:top w:val="none" w:sz="0" w:space="0" w:color="auto"/>
        <w:left w:val="none" w:sz="0" w:space="0" w:color="auto"/>
        <w:bottom w:val="none" w:sz="0" w:space="0" w:color="auto"/>
        <w:right w:val="none" w:sz="0" w:space="0" w:color="auto"/>
      </w:divBdr>
    </w:div>
    <w:div w:id="1215190286">
      <w:marLeft w:val="640"/>
      <w:marRight w:val="0"/>
      <w:marTop w:val="0"/>
      <w:marBottom w:val="0"/>
      <w:divBdr>
        <w:top w:val="none" w:sz="0" w:space="0" w:color="auto"/>
        <w:left w:val="none" w:sz="0" w:space="0" w:color="auto"/>
        <w:bottom w:val="none" w:sz="0" w:space="0" w:color="auto"/>
        <w:right w:val="none" w:sz="0" w:space="0" w:color="auto"/>
      </w:divBdr>
    </w:div>
    <w:div w:id="1215193031">
      <w:marLeft w:val="640"/>
      <w:marRight w:val="0"/>
      <w:marTop w:val="0"/>
      <w:marBottom w:val="0"/>
      <w:divBdr>
        <w:top w:val="none" w:sz="0" w:space="0" w:color="auto"/>
        <w:left w:val="none" w:sz="0" w:space="0" w:color="auto"/>
        <w:bottom w:val="none" w:sz="0" w:space="0" w:color="auto"/>
        <w:right w:val="none" w:sz="0" w:space="0" w:color="auto"/>
      </w:divBdr>
    </w:div>
    <w:div w:id="1215196853">
      <w:marLeft w:val="640"/>
      <w:marRight w:val="0"/>
      <w:marTop w:val="0"/>
      <w:marBottom w:val="0"/>
      <w:divBdr>
        <w:top w:val="none" w:sz="0" w:space="0" w:color="auto"/>
        <w:left w:val="none" w:sz="0" w:space="0" w:color="auto"/>
        <w:bottom w:val="none" w:sz="0" w:space="0" w:color="auto"/>
        <w:right w:val="none" w:sz="0" w:space="0" w:color="auto"/>
      </w:divBdr>
    </w:div>
    <w:div w:id="1215197889">
      <w:marLeft w:val="640"/>
      <w:marRight w:val="0"/>
      <w:marTop w:val="0"/>
      <w:marBottom w:val="0"/>
      <w:divBdr>
        <w:top w:val="none" w:sz="0" w:space="0" w:color="auto"/>
        <w:left w:val="none" w:sz="0" w:space="0" w:color="auto"/>
        <w:bottom w:val="none" w:sz="0" w:space="0" w:color="auto"/>
        <w:right w:val="none" w:sz="0" w:space="0" w:color="auto"/>
      </w:divBdr>
    </w:div>
    <w:div w:id="1215197971">
      <w:marLeft w:val="640"/>
      <w:marRight w:val="0"/>
      <w:marTop w:val="0"/>
      <w:marBottom w:val="0"/>
      <w:divBdr>
        <w:top w:val="none" w:sz="0" w:space="0" w:color="auto"/>
        <w:left w:val="none" w:sz="0" w:space="0" w:color="auto"/>
        <w:bottom w:val="none" w:sz="0" w:space="0" w:color="auto"/>
        <w:right w:val="none" w:sz="0" w:space="0" w:color="auto"/>
      </w:divBdr>
    </w:div>
    <w:div w:id="1215308914">
      <w:marLeft w:val="640"/>
      <w:marRight w:val="0"/>
      <w:marTop w:val="0"/>
      <w:marBottom w:val="0"/>
      <w:divBdr>
        <w:top w:val="none" w:sz="0" w:space="0" w:color="auto"/>
        <w:left w:val="none" w:sz="0" w:space="0" w:color="auto"/>
        <w:bottom w:val="none" w:sz="0" w:space="0" w:color="auto"/>
        <w:right w:val="none" w:sz="0" w:space="0" w:color="auto"/>
      </w:divBdr>
    </w:div>
    <w:div w:id="1215312625">
      <w:marLeft w:val="640"/>
      <w:marRight w:val="0"/>
      <w:marTop w:val="0"/>
      <w:marBottom w:val="0"/>
      <w:divBdr>
        <w:top w:val="none" w:sz="0" w:space="0" w:color="auto"/>
        <w:left w:val="none" w:sz="0" w:space="0" w:color="auto"/>
        <w:bottom w:val="none" w:sz="0" w:space="0" w:color="auto"/>
        <w:right w:val="none" w:sz="0" w:space="0" w:color="auto"/>
      </w:divBdr>
    </w:div>
    <w:div w:id="1215577748">
      <w:marLeft w:val="640"/>
      <w:marRight w:val="0"/>
      <w:marTop w:val="0"/>
      <w:marBottom w:val="0"/>
      <w:divBdr>
        <w:top w:val="none" w:sz="0" w:space="0" w:color="auto"/>
        <w:left w:val="none" w:sz="0" w:space="0" w:color="auto"/>
        <w:bottom w:val="none" w:sz="0" w:space="0" w:color="auto"/>
        <w:right w:val="none" w:sz="0" w:space="0" w:color="auto"/>
      </w:divBdr>
    </w:div>
    <w:div w:id="1215702257">
      <w:marLeft w:val="640"/>
      <w:marRight w:val="0"/>
      <w:marTop w:val="0"/>
      <w:marBottom w:val="0"/>
      <w:divBdr>
        <w:top w:val="none" w:sz="0" w:space="0" w:color="auto"/>
        <w:left w:val="none" w:sz="0" w:space="0" w:color="auto"/>
        <w:bottom w:val="none" w:sz="0" w:space="0" w:color="auto"/>
        <w:right w:val="none" w:sz="0" w:space="0" w:color="auto"/>
      </w:divBdr>
    </w:div>
    <w:div w:id="1215779654">
      <w:marLeft w:val="640"/>
      <w:marRight w:val="0"/>
      <w:marTop w:val="0"/>
      <w:marBottom w:val="0"/>
      <w:divBdr>
        <w:top w:val="none" w:sz="0" w:space="0" w:color="auto"/>
        <w:left w:val="none" w:sz="0" w:space="0" w:color="auto"/>
        <w:bottom w:val="none" w:sz="0" w:space="0" w:color="auto"/>
        <w:right w:val="none" w:sz="0" w:space="0" w:color="auto"/>
      </w:divBdr>
    </w:div>
    <w:div w:id="1215846047">
      <w:marLeft w:val="640"/>
      <w:marRight w:val="0"/>
      <w:marTop w:val="0"/>
      <w:marBottom w:val="0"/>
      <w:divBdr>
        <w:top w:val="none" w:sz="0" w:space="0" w:color="auto"/>
        <w:left w:val="none" w:sz="0" w:space="0" w:color="auto"/>
        <w:bottom w:val="none" w:sz="0" w:space="0" w:color="auto"/>
        <w:right w:val="none" w:sz="0" w:space="0" w:color="auto"/>
      </w:divBdr>
    </w:div>
    <w:div w:id="1215848366">
      <w:marLeft w:val="640"/>
      <w:marRight w:val="0"/>
      <w:marTop w:val="0"/>
      <w:marBottom w:val="0"/>
      <w:divBdr>
        <w:top w:val="none" w:sz="0" w:space="0" w:color="auto"/>
        <w:left w:val="none" w:sz="0" w:space="0" w:color="auto"/>
        <w:bottom w:val="none" w:sz="0" w:space="0" w:color="auto"/>
        <w:right w:val="none" w:sz="0" w:space="0" w:color="auto"/>
      </w:divBdr>
    </w:div>
    <w:div w:id="1215966753">
      <w:marLeft w:val="640"/>
      <w:marRight w:val="0"/>
      <w:marTop w:val="0"/>
      <w:marBottom w:val="0"/>
      <w:divBdr>
        <w:top w:val="none" w:sz="0" w:space="0" w:color="auto"/>
        <w:left w:val="none" w:sz="0" w:space="0" w:color="auto"/>
        <w:bottom w:val="none" w:sz="0" w:space="0" w:color="auto"/>
        <w:right w:val="none" w:sz="0" w:space="0" w:color="auto"/>
      </w:divBdr>
    </w:div>
    <w:div w:id="1216087467">
      <w:marLeft w:val="640"/>
      <w:marRight w:val="0"/>
      <w:marTop w:val="0"/>
      <w:marBottom w:val="0"/>
      <w:divBdr>
        <w:top w:val="none" w:sz="0" w:space="0" w:color="auto"/>
        <w:left w:val="none" w:sz="0" w:space="0" w:color="auto"/>
        <w:bottom w:val="none" w:sz="0" w:space="0" w:color="auto"/>
        <w:right w:val="none" w:sz="0" w:space="0" w:color="auto"/>
      </w:divBdr>
    </w:div>
    <w:div w:id="1216087882">
      <w:marLeft w:val="480"/>
      <w:marRight w:val="0"/>
      <w:marTop w:val="0"/>
      <w:marBottom w:val="0"/>
      <w:divBdr>
        <w:top w:val="none" w:sz="0" w:space="0" w:color="auto"/>
        <w:left w:val="none" w:sz="0" w:space="0" w:color="auto"/>
        <w:bottom w:val="none" w:sz="0" w:space="0" w:color="auto"/>
        <w:right w:val="none" w:sz="0" w:space="0" w:color="auto"/>
      </w:divBdr>
    </w:div>
    <w:div w:id="1216089160">
      <w:marLeft w:val="640"/>
      <w:marRight w:val="0"/>
      <w:marTop w:val="0"/>
      <w:marBottom w:val="0"/>
      <w:divBdr>
        <w:top w:val="none" w:sz="0" w:space="0" w:color="auto"/>
        <w:left w:val="none" w:sz="0" w:space="0" w:color="auto"/>
        <w:bottom w:val="none" w:sz="0" w:space="0" w:color="auto"/>
        <w:right w:val="none" w:sz="0" w:space="0" w:color="auto"/>
      </w:divBdr>
    </w:div>
    <w:div w:id="1216090645">
      <w:marLeft w:val="640"/>
      <w:marRight w:val="0"/>
      <w:marTop w:val="0"/>
      <w:marBottom w:val="0"/>
      <w:divBdr>
        <w:top w:val="none" w:sz="0" w:space="0" w:color="auto"/>
        <w:left w:val="none" w:sz="0" w:space="0" w:color="auto"/>
        <w:bottom w:val="none" w:sz="0" w:space="0" w:color="auto"/>
        <w:right w:val="none" w:sz="0" w:space="0" w:color="auto"/>
      </w:divBdr>
    </w:div>
    <w:div w:id="1216115996">
      <w:marLeft w:val="640"/>
      <w:marRight w:val="0"/>
      <w:marTop w:val="0"/>
      <w:marBottom w:val="0"/>
      <w:divBdr>
        <w:top w:val="none" w:sz="0" w:space="0" w:color="auto"/>
        <w:left w:val="none" w:sz="0" w:space="0" w:color="auto"/>
        <w:bottom w:val="none" w:sz="0" w:space="0" w:color="auto"/>
        <w:right w:val="none" w:sz="0" w:space="0" w:color="auto"/>
      </w:divBdr>
    </w:div>
    <w:div w:id="1216116120">
      <w:marLeft w:val="640"/>
      <w:marRight w:val="0"/>
      <w:marTop w:val="0"/>
      <w:marBottom w:val="0"/>
      <w:divBdr>
        <w:top w:val="none" w:sz="0" w:space="0" w:color="auto"/>
        <w:left w:val="none" w:sz="0" w:space="0" w:color="auto"/>
        <w:bottom w:val="none" w:sz="0" w:space="0" w:color="auto"/>
        <w:right w:val="none" w:sz="0" w:space="0" w:color="auto"/>
      </w:divBdr>
    </w:div>
    <w:div w:id="1216157306">
      <w:marLeft w:val="480"/>
      <w:marRight w:val="0"/>
      <w:marTop w:val="0"/>
      <w:marBottom w:val="0"/>
      <w:divBdr>
        <w:top w:val="none" w:sz="0" w:space="0" w:color="auto"/>
        <w:left w:val="none" w:sz="0" w:space="0" w:color="auto"/>
        <w:bottom w:val="none" w:sz="0" w:space="0" w:color="auto"/>
        <w:right w:val="none" w:sz="0" w:space="0" w:color="auto"/>
      </w:divBdr>
    </w:div>
    <w:div w:id="1216164643">
      <w:marLeft w:val="640"/>
      <w:marRight w:val="0"/>
      <w:marTop w:val="0"/>
      <w:marBottom w:val="0"/>
      <w:divBdr>
        <w:top w:val="none" w:sz="0" w:space="0" w:color="auto"/>
        <w:left w:val="none" w:sz="0" w:space="0" w:color="auto"/>
        <w:bottom w:val="none" w:sz="0" w:space="0" w:color="auto"/>
        <w:right w:val="none" w:sz="0" w:space="0" w:color="auto"/>
      </w:divBdr>
    </w:div>
    <w:div w:id="1216165471">
      <w:marLeft w:val="640"/>
      <w:marRight w:val="0"/>
      <w:marTop w:val="0"/>
      <w:marBottom w:val="0"/>
      <w:divBdr>
        <w:top w:val="none" w:sz="0" w:space="0" w:color="auto"/>
        <w:left w:val="none" w:sz="0" w:space="0" w:color="auto"/>
        <w:bottom w:val="none" w:sz="0" w:space="0" w:color="auto"/>
        <w:right w:val="none" w:sz="0" w:space="0" w:color="auto"/>
      </w:divBdr>
    </w:div>
    <w:div w:id="1216309291">
      <w:marLeft w:val="640"/>
      <w:marRight w:val="0"/>
      <w:marTop w:val="0"/>
      <w:marBottom w:val="0"/>
      <w:divBdr>
        <w:top w:val="none" w:sz="0" w:space="0" w:color="auto"/>
        <w:left w:val="none" w:sz="0" w:space="0" w:color="auto"/>
        <w:bottom w:val="none" w:sz="0" w:space="0" w:color="auto"/>
        <w:right w:val="none" w:sz="0" w:space="0" w:color="auto"/>
      </w:divBdr>
    </w:div>
    <w:div w:id="1216314397">
      <w:marLeft w:val="640"/>
      <w:marRight w:val="0"/>
      <w:marTop w:val="0"/>
      <w:marBottom w:val="0"/>
      <w:divBdr>
        <w:top w:val="none" w:sz="0" w:space="0" w:color="auto"/>
        <w:left w:val="none" w:sz="0" w:space="0" w:color="auto"/>
        <w:bottom w:val="none" w:sz="0" w:space="0" w:color="auto"/>
        <w:right w:val="none" w:sz="0" w:space="0" w:color="auto"/>
      </w:divBdr>
    </w:div>
    <w:div w:id="1216356590">
      <w:marLeft w:val="640"/>
      <w:marRight w:val="0"/>
      <w:marTop w:val="0"/>
      <w:marBottom w:val="0"/>
      <w:divBdr>
        <w:top w:val="none" w:sz="0" w:space="0" w:color="auto"/>
        <w:left w:val="none" w:sz="0" w:space="0" w:color="auto"/>
        <w:bottom w:val="none" w:sz="0" w:space="0" w:color="auto"/>
        <w:right w:val="none" w:sz="0" w:space="0" w:color="auto"/>
      </w:divBdr>
    </w:div>
    <w:div w:id="1216358622">
      <w:marLeft w:val="640"/>
      <w:marRight w:val="0"/>
      <w:marTop w:val="0"/>
      <w:marBottom w:val="0"/>
      <w:divBdr>
        <w:top w:val="none" w:sz="0" w:space="0" w:color="auto"/>
        <w:left w:val="none" w:sz="0" w:space="0" w:color="auto"/>
        <w:bottom w:val="none" w:sz="0" w:space="0" w:color="auto"/>
        <w:right w:val="none" w:sz="0" w:space="0" w:color="auto"/>
      </w:divBdr>
    </w:div>
    <w:div w:id="1216508549">
      <w:marLeft w:val="640"/>
      <w:marRight w:val="0"/>
      <w:marTop w:val="0"/>
      <w:marBottom w:val="0"/>
      <w:divBdr>
        <w:top w:val="none" w:sz="0" w:space="0" w:color="auto"/>
        <w:left w:val="none" w:sz="0" w:space="0" w:color="auto"/>
        <w:bottom w:val="none" w:sz="0" w:space="0" w:color="auto"/>
        <w:right w:val="none" w:sz="0" w:space="0" w:color="auto"/>
      </w:divBdr>
    </w:div>
    <w:div w:id="1216550496">
      <w:marLeft w:val="640"/>
      <w:marRight w:val="0"/>
      <w:marTop w:val="0"/>
      <w:marBottom w:val="0"/>
      <w:divBdr>
        <w:top w:val="none" w:sz="0" w:space="0" w:color="auto"/>
        <w:left w:val="none" w:sz="0" w:space="0" w:color="auto"/>
        <w:bottom w:val="none" w:sz="0" w:space="0" w:color="auto"/>
        <w:right w:val="none" w:sz="0" w:space="0" w:color="auto"/>
      </w:divBdr>
    </w:div>
    <w:div w:id="1216550879">
      <w:marLeft w:val="640"/>
      <w:marRight w:val="0"/>
      <w:marTop w:val="0"/>
      <w:marBottom w:val="0"/>
      <w:divBdr>
        <w:top w:val="none" w:sz="0" w:space="0" w:color="auto"/>
        <w:left w:val="none" w:sz="0" w:space="0" w:color="auto"/>
        <w:bottom w:val="none" w:sz="0" w:space="0" w:color="auto"/>
        <w:right w:val="none" w:sz="0" w:space="0" w:color="auto"/>
      </w:divBdr>
    </w:div>
    <w:div w:id="1216701038">
      <w:marLeft w:val="640"/>
      <w:marRight w:val="0"/>
      <w:marTop w:val="0"/>
      <w:marBottom w:val="0"/>
      <w:divBdr>
        <w:top w:val="none" w:sz="0" w:space="0" w:color="auto"/>
        <w:left w:val="none" w:sz="0" w:space="0" w:color="auto"/>
        <w:bottom w:val="none" w:sz="0" w:space="0" w:color="auto"/>
        <w:right w:val="none" w:sz="0" w:space="0" w:color="auto"/>
      </w:divBdr>
    </w:div>
    <w:div w:id="1216703387">
      <w:marLeft w:val="640"/>
      <w:marRight w:val="0"/>
      <w:marTop w:val="0"/>
      <w:marBottom w:val="0"/>
      <w:divBdr>
        <w:top w:val="none" w:sz="0" w:space="0" w:color="auto"/>
        <w:left w:val="none" w:sz="0" w:space="0" w:color="auto"/>
        <w:bottom w:val="none" w:sz="0" w:space="0" w:color="auto"/>
        <w:right w:val="none" w:sz="0" w:space="0" w:color="auto"/>
      </w:divBdr>
    </w:div>
    <w:div w:id="1216703826">
      <w:marLeft w:val="640"/>
      <w:marRight w:val="0"/>
      <w:marTop w:val="0"/>
      <w:marBottom w:val="0"/>
      <w:divBdr>
        <w:top w:val="none" w:sz="0" w:space="0" w:color="auto"/>
        <w:left w:val="none" w:sz="0" w:space="0" w:color="auto"/>
        <w:bottom w:val="none" w:sz="0" w:space="0" w:color="auto"/>
        <w:right w:val="none" w:sz="0" w:space="0" w:color="auto"/>
      </w:divBdr>
    </w:div>
    <w:div w:id="1216744911">
      <w:marLeft w:val="640"/>
      <w:marRight w:val="0"/>
      <w:marTop w:val="0"/>
      <w:marBottom w:val="0"/>
      <w:divBdr>
        <w:top w:val="none" w:sz="0" w:space="0" w:color="auto"/>
        <w:left w:val="none" w:sz="0" w:space="0" w:color="auto"/>
        <w:bottom w:val="none" w:sz="0" w:space="0" w:color="auto"/>
        <w:right w:val="none" w:sz="0" w:space="0" w:color="auto"/>
      </w:divBdr>
    </w:div>
    <w:div w:id="1216891138">
      <w:marLeft w:val="640"/>
      <w:marRight w:val="0"/>
      <w:marTop w:val="0"/>
      <w:marBottom w:val="0"/>
      <w:divBdr>
        <w:top w:val="none" w:sz="0" w:space="0" w:color="auto"/>
        <w:left w:val="none" w:sz="0" w:space="0" w:color="auto"/>
        <w:bottom w:val="none" w:sz="0" w:space="0" w:color="auto"/>
        <w:right w:val="none" w:sz="0" w:space="0" w:color="auto"/>
      </w:divBdr>
    </w:div>
    <w:div w:id="1217081094">
      <w:marLeft w:val="640"/>
      <w:marRight w:val="0"/>
      <w:marTop w:val="0"/>
      <w:marBottom w:val="0"/>
      <w:divBdr>
        <w:top w:val="none" w:sz="0" w:space="0" w:color="auto"/>
        <w:left w:val="none" w:sz="0" w:space="0" w:color="auto"/>
        <w:bottom w:val="none" w:sz="0" w:space="0" w:color="auto"/>
        <w:right w:val="none" w:sz="0" w:space="0" w:color="auto"/>
      </w:divBdr>
    </w:div>
    <w:div w:id="1217158837">
      <w:marLeft w:val="640"/>
      <w:marRight w:val="0"/>
      <w:marTop w:val="0"/>
      <w:marBottom w:val="0"/>
      <w:divBdr>
        <w:top w:val="none" w:sz="0" w:space="0" w:color="auto"/>
        <w:left w:val="none" w:sz="0" w:space="0" w:color="auto"/>
        <w:bottom w:val="none" w:sz="0" w:space="0" w:color="auto"/>
        <w:right w:val="none" w:sz="0" w:space="0" w:color="auto"/>
      </w:divBdr>
    </w:div>
    <w:div w:id="1217160984">
      <w:marLeft w:val="640"/>
      <w:marRight w:val="0"/>
      <w:marTop w:val="0"/>
      <w:marBottom w:val="0"/>
      <w:divBdr>
        <w:top w:val="none" w:sz="0" w:space="0" w:color="auto"/>
        <w:left w:val="none" w:sz="0" w:space="0" w:color="auto"/>
        <w:bottom w:val="none" w:sz="0" w:space="0" w:color="auto"/>
        <w:right w:val="none" w:sz="0" w:space="0" w:color="auto"/>
      </w:divBdr>
    </w:div>
    <w:div w:id="1217161194">
      <w:marLeft w:val="640"/>
      <w:marRight w:val="0"/>
      <w:marTop w:val="0"/>
      <w:marBottom w:val="0"/>
      <w:divBdr>
        <w:top w:val="none" w:sz="0" w:space="0" w:color="auto"/>
        <w:left w:val="none" w:sz="0" w:space="0" w:color="auto"/>
        <w:bottom w:val="none" w:sz="0" w:space="0" w:color="auto"/>
        <w:right w:val="none" w:sz="0" w:space="0" w:color="auto"/>
      </w:divBdr>
    </w:div>
    <w:div w:id="1217161499">
      <w:marLeft w:val="640"/>
      <w:marRight w:val="0"/>
      <w:marTop w:val="0"/>
      <w:marBottom w:val="0"/>
      <w:divBdr>
        <w:top w:val="none" w:sz="0" w:space="0" w:color="auto"/>
        <w:left w:val="none" w:sz="0" w:space="0" w:color="auto"/>
        <w:bottom w:val="none" w:sz="0" w:space="0" w:color="auto"/>
        <w:right w:val="none" w:sz="0" w:space="0" w:color="auto"/>
      </w:divBdr>
    </w:div>
    <w:div w:id="1217164310">
      <w:marLeft w:val="640"/>
      <w:marRight w:val="0"/>
      <w:marTop w:val="0"/>
      <w:marBottom w:val="0"/>
      <w:divBdr>
        <w:top w:val="none" w:sz="0" w:space="0" w:color="auto"/>
        <w:left w:val="none" w:sz="0" w:space="0" w:color="auto"/>
        <w:bottom w:val="none" w:sz="0" w:space="0" w:color="auto"/>
        <w:right w:val="none" w:sz="0" w:space="0" w:color="auto"/>
      </w:divBdr>
    </w:div>
    <w:div w:id="1217201526">
      <w:marLeft w:val="640"/>
      <w:marRight w:val="0"/>
      <w:marTop w:val="0"/>
      <w:marBottom w:val="0"/>
      <w:divBdr>
        <w:top w:val="none" w:sz="0" w:space="0" w:color="auto"/>
        <w:left w:val="none" w:sz="0" w:space="0" w:color="auto"/>
        <w:bottom w:val="none" w:sz="0" w:space="0" w:color="auto"/>
        <w:right w:val="none" w:sz="0" w:space="0" w:color="auto"/>
      </w:divBdr>
    </w:div>
    <w:div w:id="1217280985">
      <w:marLeft w:val="640"/>
      <w:marRight w:val="0"/>
      <w:marTop w:val="0"/>
      <w:marBottom w:val="0"/>
      <w:divBdr>
        <w:top w:val="none" w:sz="0" w:space="0" w:color="auto"/>
        <w:left w:val="none" w:sz="0" w:space="0" w:color="auto"/>
        <w:bottom w:val="none" w:sz="0" w:space="0" w:color="auto"/>
        <w:right w:val="none" w:sz="0" w:space="0" w:color="auto"/>
      </w:divBdr>
    </w:div>
    <w:div w:id="1217351722">
      <w:marLeft w:val="640"/>
      <w:marRight w:val="0"/>
      <w:marTop w:val="0"/>
      <w:marBottom w:val="0"/>
      <w:divBdr>
        <w:top w:val="none" w:sz="0" w:space="0" w:color="auto"/>
        <w:left w:val="none" w:sz="0" w:space="0" w:color="auto"/>
        <w:bottom w:val="none" w:sz="0" w:space="0" w:color="auto"/>
        <w:right w:val="none" w:sz="0" w:space="0" w:color="auto"/>
      </w:divBdr>
    </w:div>
    <w:div w:id="1217354404">
      <w:marLeft w:val="640"/>
      <w:marRight w:val="0"/>
      <w:marTop w:val="0"/>
      <w:marBottom w:val="0"/>
      <w:divBdr>
        <w:top w:val="none" w:sz="0" w:space="0" w:color="auto"/>
        <w:left w:val="none" w:sz="0" w:space="0" w:color="auto"/>
        <w:bottom w:val="none" w:sz="0" w:space="0" w:color="auto"/>
        <w:right w:val="none" w:sz="0" w:space="0" w:color="auto"/>
      </w:divBdr>
    </w:div>
    <w:div w:id="1217356343">
      <w:marLeft w:val="640"/>
      <w:marRight w:val="0"/>
      <w:marTop w:val="0"/>
      <w:marBottom w:val="0"/>
      <w:divBdr>
        <w:top w:val="none" w:sz="0" w:space="0" w:color="auto"/>
        <w:left w:val="none" w:sz="0" w:space="0" w:color="auto"/>
        <w:bottom w:val="none" w:sz="0" w:space="0" w:color="auto"/>
        <w:right w:val="none" w:sz="0" w:space="0" w:color="auto"/>
      </w:divBdr>
    </w:div>
    <w:div w:id="1217427321">
      <w:marLeft w:val="640"/>
      <w:marRight w:val="0"/>
      <w:marTop w:val="0"/>
      <w:marBottom w:val="0"/>
      <w:divBdr>
        <w:top w:val="none" w:sz="0" w:space="0" w:color="auto"/>
        <w:left w:val="none" w:sz="0" w:space="0" w:color="auto"/>
        <w:bottom w:val="none" w:sz="0" w:space="0" w:color="auto"/>
        <w:right w:val="none" w:sz="0" w:space="0" w:color="auto"/>
      </w:divBdr>
    </w:div>
    <w:div w:id="1217428256">
      <w:marLeft w:val="640"/>
      <w:marRight w:val="0"/>
      <w:marTop w:val="0"/>
      <w:marBottom w:val="0"/>
      <w:divBdr>
        <w:top w:val="none" w:sz="0" w:space="0" w:color="auto"/>
        <w:left w:val="none" w:sz="0" w:space="0" w:color="auto"/>
        <w:bottom w:val="none" w:sz="0" w:space="0" w:color="auto"/>
        <w:right w:val="none" w:sz="0" w:space="0" w:color="auto"/>
      </w:divBdr>
    </w:div>
    <w:div w:id="1217472675">
      <w:marLeft w:val="640"/>
      <w:marRight w:val="0"/>
      <w:marTop w:val="0"/>
      <w:marBottom w:val="0"/>
      <w:divBdr>
        <w:top w:val="none" w:sz="0" w:space="0" w:color="auto"/>
        <w:left w:val="none" w:sz="0" w:space="0" w:color="auto"/>
        <w:bottom w:val="none" w:sz="0" w:space="0" w:color="auto"/>
        <w:right w:val="none" w:sz="0" w:space="0" w:color="auto"/>
      </w:divBdr>
    </w:div>
    <w:div w:id="1217546207">
      <w:marLeft w:val="640"/>
      <w:marRight w:val="0"/>
      <w:marTop w:val="0"/>
      <w:marBottom w:val="0"/>
      <w:divBdr>
        <w:top w:val="none" w:sz="0" w:space="0" w:color="auto"/>
        <w:left w:val="none" w:sz="0" w:space="0" w:color="auto"/>
        <w:bottom w:val="none" w:sz="0" w:space="0" w:color="auto"/>
        <w:right w:val="none" w:sz="0" w:space="0" w:color="auto"/>
      </w:divBdr>
    </w:div>
    <w:div w:id="1217622081">
      <w:marLeft w:val="640"/>
      <w:marRight w:val="0"/>
      <w:marTop w:val="0"/>
      <w:marBottom w:val="0"/>
      <w:divBdr>
        <w:top w:val="none" w:sz="0" w:space="0" w:color="auto"/>
        <w:left w:val="none" w:sz="0" w:space="0" w:color="auto"/>
        <w:bottom w:val="none" w:sz="0" w:space="0" w:color="auto"/>
        <w:right w:val="none" w:sz="0" w:space="0" w:color="auto"/>
      </w:divBdr>
    </w:div>
    <w:div w:id="1217663088">
      <w:marLeft w:val="640"/>
      <w:marRight w:val="0"/>
      <w:marTop w:val="0"/>
      <w:marBottom w:val="0"/>
      <w:divBdr>
        <w:top w:val="none" w:sz="0" w:space="0" w:color="auto"/>
        <w:left w:val="none" w:sz="0" w:space="0" w:color="auto"/>
        <w:bottom w:val="none" w:sz="0" w:space="0" w:color="auto"/>
        <w:right w:val="none" w:sz="0" w:space="0" w:color="auto"/>
      </w:divBdr>
    </w:div>
    <w:div w:id="1217742627">
      <w:marLeft w:val="640"/>
      <w:marRight w:val="0"/>
      <w:marTop w:val="0"/>
      <w:marBottom w:val="0"/>
      <w:divBdr>
        <w:top w:val="none" w:sz="0" w:space="0" w:color="auto"/>
        <w:left w:val="none" w:sz="0" w:space="0" w:color="auto"/>
        <w:bottom w:val="none" w:sz="0" w:space="0" w:color="auto"/>
        <w:right w:val="none" w:sz="0" w:space="0" w:color="auto"/>
      </w:divBdr>
    </w:div>
    <w:div w:id="1217886921">
      <w:marLeft w:val="640"/>
      <w:marRight w:val="0"/>
      <w:marTop w:val="0"/>
      <w:marBottom w:val="0"/>
      <w:divBdr>
        <w:top w:val="none" w:sz="0" w:space="0" w:color="auto"/>
        <w:left w:val="none" w:sz="0" w:space="0" w:color="auto"/>
        <w:bottom w:val="none" w:sz="0" w:space="0" w:color="auto"/>
        <w:right w:val="none" w:sz="0" w:space="0" w:color="auto"/>
      </w:divBdr>
    </w:div>
    <w:div w:id="1217934267">
      <w:marLeft w:val="640"/>
      <w:marRight w:val="0"/>
      <w:marTop w:val="0"/>
      <w:marBottom w:val="0"/>
      <w:divBdr>
        <w:top w:val="none" w:sz="0" w:space="0" w:color="auto"/>
        <w:left w:val="none" w:sz="0" w:space="0" w:color="auto"/>
        <w:bottom w:val="none" w:sz="0" w:space="0" w:color="auto"/>
        <w:right w:val="none" w:sz="0" w:space="0" w:color="auto"/>
      </w:divBdr>
    </w:div>
    <w:div w:id="1218005435">
      <w:marLeft w:val="640"/>
      <w:marRight w:val="0"/>
      <w:marTop w:val="0"/>
      <w:marBottom w:val="0"/>
      <w:divBdr>
        <w:top w:val="none" w:sz="0" w:space="0" w:color="auto"/>
        <w:left w:val="none" w:sz="0" w:space="0" w:color="auto"/>
        <w:bottom w:val="none" w:sz="0" w:space="0" w:color="auto"/>
        <w:right w:val="none" w:sz="0" w:space="0" w:color="auto"/>
      </w:divBdr>
    </w:div>
    <w:div w:id="1218083338">
      <w:marLeft w:val="640"/>
      <w:marRight w:val="0"/>
      <w:marTop w:val="0"/>
      <w:marBottom w:val="0"/>
      <w:divBdr>
        <w:top w:val="none" w:sz="0" w:space="0" w:color="auto"/>
        <w:left w:val="none" w:sz="0" w:space="0" w:color="auto"/>
        <w:bottom w:val="none" w:sz="0" w:space="0" w:color="auto"/>
        <w:right w:val="none" w:sz="0" w:space="0" w:color="auto"/>
      </w:divBdr>
    </w:div>
    <w:div w:id="1218248864">
      <w:marLeft w:val="640"/>
      <w:marRight w:val="0"/>
      <w:marTop w:val="0"/>
      <w:marBottom w:val="0"/>
      <w:divBdr>
        <w:top w:val="none" w:sz="0" w:space="0" w:color="auto"/>
        <w:left w:val="none" w:sz="0" w:space="0" w:color="auto"/>
        <w:bottom w:val="none" w:sz="0" w:space="0" w:color="auto"/>
        <w:right w:val="none" w:sz="0" w:space="0" w:color="auto"/>
      </w:divBdr>
    </w:div>
    <w:div w:id="1218318128">
      <w:marLeft w:val="640"/>
      <w:marRight w:val="0"/>
      <w:marTop w:val="0"/>
      <w:marBottom w:val="0"/>
      <w:divBdr>
        <w:top w:val="none" w:sz="0" w:space="0" w:color="auto"/>
        <w:left w:val="none" w:sz="0" w:space="0" w:color="auto"/>
        <w:bottom w:val="none" w:sz="0" w:space="0" w:color="auto"/>
        <w:right w:val="none" w:sz="0" w:space="0" w:color="auto"/>
      </w:divBdr>
    </w:div>
    <w:div w:id="1218324363">
      <w:marLeft w:val="640"/>
      <w:marRight w:val="0"/>
      <w:marTop w:val="0"/>
      <w:marBottom w:val="0"/>
      <w:divBdr>
        <w:top w:val="none" w:sz="0" w:space="0" w:color="auto"/>
        <w:left w:val="none" w:sz="0" w:space="0" w:color="auto"/>
        <w:bottom w:val="none" w:sz="0" w:space="0" w:color="auto"/>
        <w:right w:val="none" w:sz="0" w:space="0" w:color="auto"/>
      </w:divBdr>
    </w:div>
    <w:div w:id="1218394045">
      <w:marLeft w:val="640"/>
      <w:marRight w:val="0"/>
      <w:marTop w:val="0"/>
      <w:marBottom w:val="0"/>
      <w:divBdr>
        <w:top w:val="none" w:sz="0" w:space="0" w:color="auto"/>
        <w:left w:val="none" w:sz="0" w:space="0" w:color="auto"/>
        <w:bottom w:val="none" w:sz="0" w:space="0" w:color="auto"/>
        <w:right w:val="none" w:sz="0" w:space="0" w:color="auto"/>
      </w:divBdr>
    </w:div>
    <w:div w:id="1218466850">
      <w:marLeft w:val="640"/>
      <w:marRight w:val="0"/>
      <w:marTop w:val="0"/>
      <w:marBottom w:val="0"/>
      <w:divBdr>
        <w:top w:val="none" w:sz="0" w:space="0" w:color="auto"/>
        <w:left w:val="none" w:sz="0" w:space="0" w:color="auto"/>
        <w:bottom w:val="none" w:sz="0" w:space="0" w:color="auto"/>
        <w:right w:val="none" w:sz="0" w:space="0" w:color="auto"/>
      </w:divBdr>
    </w:div>
    <w:div w:id="1218470593">
      <w:marLeft w:val="640"/>
      <w:marRight w:val="0"/>
      <w:marTop w:val="0"/>
      <w:marBottom w:val="0"/>
      <w:divBdr>
        <w:top w:val="none" w:sz="0" w:space="0" w:color="auto"/>
        <w:left w:val="none" w:sz="0" w:space="0" w:color="auto"/>
        <w:bottom w:val="none" w:sz="0" w:space="0" w:color="auto"/>
        <w:right w:val="none" w:sz="0" w:space="0" w:color="auto"/>
      </w:divBdr>
    </w:div>
    <w:div w:id="1218515366">
      <w:marLeft w:val="640"/>
      <w:marRight w:val="0"/>
      <w:marTop w:val="0"/>
      <w:marBottom w:val="0"/>
      <w:divBdr>
        <w:top w:val="none" w:sz="0" w:space="0" w:color="auto"/>
        <w:left w:val="none" w:sz="0" w:space="0" w:color="auto"/>
        <w:bottom w:val="none" w:sz="0" w:space="0" w:color="auto"/>
        <w:right w:val="none" w:sz="0" w:space="0" w:color="auto"/>
      </w:divBdr>
    </w:div>
    <w:div w:id="1218590536">
      <w:marLeft w:val="640"/>
      <w:marRight w:val="0"/>
      <w:marTop w:val="0"/>
      <w:marBottom w:val="0"/>
      <w:divBdr>
        <w:top w:val="none" w:sz="0" w:space="0" w:color="auto"/>
        <w:left w:val="none" w:sz="0" w:space="0" w:color="auto"/>
        <w:bottom w:val="none" w:sz="0" w:space="0" w:color="auto"/>
        <w:right w:val="none" w:sz="0" w:space="0" w:color="auto"/>
      </w:divBdr>
    </w:div>
    <w:div w:id="1218661347">
      <w:marLeft w:val="640"/>
      <w:marRight w:val="0"/>
      <w:marTop w:val="0"/>
      <w:marBottom w:val="0"/>
      <w:divBdr>
        <w:top w:val="none" w:sz="0" w:space="0" w:color="auto"/>
        <w:left w:val="none" w:sz="0" w:space="0" w:color="auto"/>
        <w:bottom w:val="none" w:sz="0" w:space="0" w:color="auto"/>
        <w:right w:val="none" w:sz="0" w:space="0" w:color="auto"/>
      </w:divBdr>
    </w:div>
    <w:div w:id="1218667195">
      <w:marLeft w:val="640"/>
      <w:marRight w:val="0"/>
      <w:marTop w:val="0"/>
      <w:marBottom w:val="0"/>
      <w:divBdr>
        <w:top w:val="none" w:sz="0" w:space="0" w:color="auto"/>
        <w:left w:val="none" w:sz="0" w:space="0" w:color="auto"/>
        <w:bottom w:val="none" w:sz="0" w:space="0" w:color="auto"/>
        <w:right w:val="none" w:sz="0" w:space="0" w:color="auto"/>
      </w:divBdr>
    </w:div>
    <w:div w:id="1218779510">
      <w:marLeft w:val="640"/>
      <w:marRight w:val="0"/>
      <w:marTop w:val="0"/>
      <w:marBottom w:val="0"/>
      <w:divBdr>
        <w:top w:val="none" w:sz="0" w:space="0" w:color="auto"/>
        <w:left w:val="none" w:sz="0" w:space="0" w:color="auto"/>
        <w:bottom w:val="none" w:sz="0" w:space="0" w:color="auto"/>
        <w:right w:val="none" w:sz="0" w:space="0" w:color="auto"/>
      </w:divBdr>
    </w:div>
    <w:div w:id="1218855427">
      <w:marLeft w:val="640"/>
      <w:marRight w:val="0"/>
      <w:marTop w:val="0"/>
      <w:marBottom w:val="0"/>
      <w:divBdr>
        <w:top w:val="none" w:sz="0" w:space="0" w:color="auto"/>
        <w:left w:val="none" w:sz="0" w:space="0" w:color="auto"/>
        <w:bottom w:val="none" w:sz="0" w:space="0" w:color="auto"/>
        <w:right w:val="none" w:sz="0" w:space="0" w:color="auto"/>
      </w:divBdr>
    </w:div>
    <w:div w:id="1218858243">
      <w:marLeft w:val="640"/>
      <w:marRight w:val="0"/>
      <w:marTop w:val="0"/>
      <w:marBottom w:val="0"/>
      <w:divBdr>
        <w:top w:val="none" w:sz="0" w:space="0" w:color="auto"/>
        <w:left w:val="none" w:sz="0" w:space="0" w:color="auto"/>
        <w:bottom w:val="none" w:sz="0" w:space="0" w:color="auto"/>
        <w:right w:val="none" w:sz="0" w:space="0" w:color="auto"/>
      </w:divBdr>
    </w:div>
    <w:div w:id="1218930540">
      <w:marLeft w:val="640"/>
      <w:marRight w:val="0"/>
      <w:marTop w:val="0"/>
      <w:marBottom w:val="0"/>
      <w:divBdr>
        <w:top w:val="none" w:sz="0" w:space="0" w:color="auto"/>
        <w:left w:val="none" w:sz="0" w:space="0" w:color="auto"/>
        <w:bottom w:val="none" w:sz="0" w:space="0" w:color="auto"/>
        <w:right w:val="none" w:sz="0" w:space="0" w:color="auto"/>
      </w:divBdr>
    </w:div>
    <w:div w:id="1218931256">
      <w:marLeft w:val="640"/>
      <w:marRight w:val="0"/>
      <w:marTop w:val="0"/>
      <w:marBottom w:val="0"/>
      <w:divBdr>
        <w:top w:val="none" w:sz="0" w:space="0" w:color="auto"/>
        <w:left w:val="none" w:sz="0" w:space="0" w:color="auto"/>
        <w:bottom w:val="none" w:sz="0" w:space="0" w:color="auto"/>
        <w:right w:val="none" w:sz="0" w:space="0" w:color="auto"/>
      </w:divBdr>
    </w:div>
    <w:div w:id="1218935652">
      <w:marLeft w:val="640"/>
      <w:marRight w:val="0"/>
      <w:marTop w:val="0"/>
      <w:marBottom w:val="0"/>
      <w:divBdr>
        <w:top w:val="none" w:sz="0" w:space="0" w:color="auto"/>
        <w:left w:val="none" w:sz="0" w:space="0" w:color="auto"/>
        <w:bottom w:val="none" w:sz="0" w:space="0" w:color="auto"/>
        <w:right w:val="none" w:sz="0" w:space="0" w:color="auto"/>
      </w:divBdr>
    </w:div>
    <w:div w:id="1218936443">
      <w:marLeft w:val="640"/>
      <w:marRight w:val="0"/>
      <w:marTop w:val="0"/>
      <w:marBottom w:val="0"/>
      <w:divBdr>
        <w:top w:val="none" w:sz="0" w:space="0" w:color="auto"/>
        <w:left w:val="none" w:sz="0" w:space="0" w:color="auto"/>
        <w:bottom w:val="none" w:sz="0" w:space="0" w:color="auto"/>
        <w:right w:val="none" w:sz="0" w:space="0" w:color="auto"/>
      </w:divBdr>
    </w:div>
    <w:div w:id="1218974368">
      <w:marLeft w:val="640"/>
      <w:marRight w:val="0"/>
      <w:marTop w:val="0"/>
      <w:marBottom w:val="0"/>
      <w:divBdr>
        <w:top w:val="none" w:sz="0" w:space="0" w:color="auto"/>
        <w:left w:val="none" w:sz="0" w:space="0" w:color="auto"/>
        <w:bottom w:val="none" w:sz="0" w:space="0" w:color="auto"/>
        <w:right w:val="none" w:sz="0" w:space="0" w:color="auto"/>
      </w:divBdr>
    </w:div>
    <w:div w:id="1218974743">
      <w:marLeft w:val="640"/>
      <w:marRight w:val="0"/>
      <w:marTop w:val="0"/>
      <w:marBottom w:val="0"/>
      <w:divBdr>
        <w:top w:val="none" w:sz="0" w:space="0" w:color="auto"/>
        <w:left w:val="none" w:sz="0" w:space="0" w:color="auto"/>
        <w:bottom w:val="none" w:sz="0" w:space="0" w:color="auto"/>
        <w:right w:val="none" w:sz="0" w:space="0" w:color="auto"/>
      </w:divBdr>
    </w:div>
    <w:div w:id="1219054193">
      <w:marLeft w:val="640"/>
      <w:marRight w:val="0"/>
      <w:marTop w:val="0"/>
      <w:marBottom w:val="0"/>
      <w:divBdr>
        <w:top w:val="none" w:sz="0" w:space="0" w:color="auto"/>
        <w:left w:val="none" w:sz="0" w:space="0" w:color="auto"/>
        <w:bottom w:val="none" w:sz="0" w:space="0" w:color="auto"/>
        <w:right w:val="none" w:sz="0" w:space="0" w:color="auto"/>
      </w:divBdr>
    </w:div>
    <w:div w:id="1219198788">
      <w:marLeft w:val="640"/>
      <w:marRight w:val="0"/>
      <w:marTop w:val="0"/>
      <w:marBottom w:val="0"/>
      <w:divBdr>
        <w:top w:val="none" w:sz="0" w:space="0" w:color="auto"/>
        <w:left w:val="none" w:sz="0" w:space="0" w:color="auto"/>
        <w:bottom w:val="none" w:sz="0" w:space="0" w:color="auto"/>
        <w:right w:val="none" w:sz="0" w:space="0" w:color="auto"/>
      </w:divBdr>
    </w:div>
    <w:div w:id="1219244741">
      <w:marLeft w:val="640"/>
      <w:marRight w:val="0"/>
      <w:marTop w:val="0"/>
      <w:marBottom w:val="0"/>
      <w:divBdr>
        <w:top w:val="none" w:sz="0" w:space="0" w:color="auto"/>
        <w:left w:val="none" w:sz="0" w:space="0" w:color="auto"/>
        <w:bottom w:val="none" w:sz="0" w:space="0" w:color="auto"/>
        <w:right w:val="none" w:sz="0" w:space="0" w:color="auto"/>
      </w:divBdr>
    </w:div>
    <w:div w:id="1219322671">
      <w:marLeft w:val="640"/>
      <w:marRight w:val="0"/>
      <w:marTop w:val="0"/>
      <w:marBottom w:val="0"/>
      <w:divBdr>
        <w:top w:val="none" w:sz="0" w:space="0" w:color="auto"/>
        <w:left w:val="none" w:sz="0" w:space="0" w:color="auto"/>
        <w:bottom w:val="none" w:sz="0" w:space="0" w:color="auto"/>
        <w:right w:val="none" w:sz="0" w:space="0" w:color="auto"/>
      </w:divBdr>
    </w:div>
    <w:div w:id="1219365058">
      <w:marLeft w:val="640"/>
      <w:marRight w:val="0"/>
      <w:marTop w:val="0"/>
      <w:marBottom w:val="0"/>
      <w:divBdr>
        <w:top w:val="none" w:sz="0" w:space="0" w:color="auto"/>
        <w:left w:val="none" w:sz="0" w:space="0" w:color="auto"/>
        <w:bottom w:val="none" w:sz="0" w:space="0" w:color="auto"/>
        <w:right w:val="none" w:sz="0" w:space="0" w:color="auto"/>
      </w:divBdr>
    </w:div>
    <w:div w:id="1219433347">
      <w:marLeft w:val="640"/>
      <w:marRight w:val="0"/>
      <w:marTop w:val="0"/>
      <w:marBottom w:val="0"/>
      <w:divBdr>
        <w:top w:val="none" w:sz="0" w:space="0" w:color="auto"/>
        <w:left w:val="none" w:sz="0" w:space="0" w:color="auto"/>
        <w:bottom w:val="none" w:sz="0" w:space="0" w:color="auto"/>
        <w:right w:val="none" w:sz="0" w:space="0" w:color="auto"/>
      </w:divBdr>
    </w:div>
    <w:div w:id="1219710146">
      <w:marLeft w:val="640"/>
      <w:marRight w:val="0"/>
      <w:marTop w:val="0"/>
      <w:marBottom w:val="0"/>
      <w:divBdr>
        <w:top w:val="none" w:sz="0" w:space="0" w:color="auto"/>
        <w:left w:val="none" w:sz="0" w:space="0" w:color="auto"/>
        <w:bottom w:val="none" w:sz="0" w:space="0" w:color="auto"/>
        <w:right w:val="none" w:sz="0" w:space="0" w:color="auto"/>
      </w:divBdr>
    </w:div>
    <w:div w:id="1219854023">
      <w:marLeft w:val="640"/>
      <w:marRight w:val="0"/>
      <w:marTop w:val="0"/>
      <w:marBottom w:val="0"/>
      <w:divBdr>
        <w:top w:val="none" w:sz="0" w:space="0" w:color="auto"/>
        <w:left w:val="none" w:sz="0" w:space="0" w:color="auto"/>
        <w:bottom w:val="none" w:sz="0" w:space="0" w:color="auto"/>
        <w:right w:val="none" w:sz="0" w:space="0" w:color="auto"/>
      </w:divBdr>
    </w:div>
    <w:div w:id="1219971241">
      <w:marLeft w:val="640"/>
      <w:marRight w:val="0"/>
      <w:marTop w:val="0"/>
      <w:marBottom w:val="0"/>
      <w:divBdr>
        <w:top w:val="none" w:sz="0" w:space="0" w:color="auto"/>
        <w:left w:val="none" w:sz="0" w:space="0" w:color="auto"/>
        <w:bottom w:val="none" w:sz="0" w:space="0" w:color="auto"/>
        <w:right w:val="none" w:sz="0" w:space="0" w:color="auto"/>
      </w:divBdr>
    </w:div>
    <w:div w:id="1220049568">
      <w:marLeft w:val="640"/>
      <w:marRight w:val="0"/>
      <w:marTop w:val="0"/>
      <w:marBottom w:val="0"/>
      <w:divBdr>
        <w:top w:val="none" w:sz="0" w:space="0" w:color="auto"/>
        <w:left w:val="none" w:sz="0" w:space="0" w:color="auto"/>
        <w:bottom w:val="none" w:sz="0" w:space="0" w:color="auto"/>
        <w:right w:val="none" w:sz="0" w:space="0" w:color="auto"/>
      </w:divBdr>
    </w:div>
    <w:div w:id="1220092445">
      <w:marLeft w:val="640"/>
      <w:marRight w:val="0"/>
      <w:marTop w:val="0"/>
      <w:marBottom w:val="0"/>
      <w:divBdr>
        <w:top w:val="none" w:sz="0" w:space="0" w:color="auto"/>
        <w:left w:val="none" w:sz="0" w:space="0" w:color="auto"/>
        <w:bottom w:val="none" w:sz="0" w:space="0" w:color="auto"/>
        <w:right w:val="none" w:sz="0" w:space="0" w:color="auto"/>
      </w:divBdr>
    </w:div>
    <w:div w:id="1220094654">
      <w:marLeft w:val="640"/>
      <w:marRight w:val="0"/>
      <w:marTop w:val="0"/>
      <w:marBottom w:val="0"/>
      <w:divBdr>
        <w:top w:val="none" w:sz="0" w:space="0" w:color="auto"/>
        <w:left w:val="none" w:sz="0" w:space="0" w:color="auto"/>
        <w:bottom w:val="none" w:sz="0" w:space="0" w:color="auto"/>
        <w:right w:val="none" w:sz="0" w:space="0" w:color="auto"/>
      </w:divBdr>
    </w:div>
    <w:div w:id="1220096048">
      <w:marLeft w:val="640"/>
      <w:marRight w:val="0"/>
      <w:marTop w:val="0"/>
      <w:marBottom w:val="0"/>
      <w:divBdr>
        <w:top w:val="none" w:sz="0" w:space="0" w:color="auto"/>
        <w:left w:val="none" w:sz="0" w:space="0" w:color="auto"/>
        <w:bottom w:val="none" w:sz="0" w:space="0" w:color="auto"/>
        <w:right w:val="none" w:sz="0" w:space="0" w:color="auto"/>
      </w:divBdr>
    </w:div>
    <w:div w:id="1220166064">
      <w:marLeft w:val="640"/>
      <w:marRight w:val="0"/>
      <w:marTop w:val="0"/>
      <w:marBottom w:val="0"/>
      <w:divBdr>
        <w:top w:val="none" w:sz="0" w:space="0" w:color="auto"/>
        <w:left w:val="none" w:sz="0" w:space="0" w:color="auto"/>
        <w:bottom w:val="none" w:sz="0" w:space="0" w:color="auto"/>
        <w:right w:val="none" w:sz="0" w:space="0" w:color="auto"/>
      </w:divBdr>
    </w:div>
    <w:div w:id="1220214810">
      <w:marLeft w:val="640"/>
      <w:marRight w:val="0"/>
      <w:marTop w:val="0"/>
      <w:marBottom w:val="0"/>
      <w:divBdr>
        <w:top w:val="none" w:sz="0" w:space="0" w:color="auto"/>
        <w:left w:val="none" w:sz="0" w:space="0" w:color="auto"/>
        <w:bottom w:val="none" w:sz="0" w:space="0" w:color="auto"/>
        <w:right w:val="none" w:sz="0" w:space="0" w:color="auto"/>
      </w:divBdr>
    </w:div>
    <w:div w:id="1220240657">
      <w:marLeft w:val="640"/>
      <w:marRight w:val="0"/>
      <w:marTop w:val="0"/>
      <w:marBottom w:val="0"/>
      <w:divBdr>
        <w:top w:val="none" w:sz="0" w:space="0" w:color="auto"/>
        <w:left w:val="none" w:sz="0" w:space="0" w:color="auto"/>
        <w:bottom w:val="none" w:sz="0" w:space="0" w:color="auto"/>
        <w:right w:val="none" w:sz="0" w:space="0" w:color="auto"/>
      </w:divBdr>
    </w:div>
    <w:div w:id="1220284263">
      <w:marLeft w:val="640"/>
      <w:marRight w:val="0"/>
      <w:marTop w:val="0"/>
      <w:marBottom w:val="0"/>
      <w:divBdr>
        <w:top w:val="none" w:sz="0" w:space="0" w:color="auto"/>
        <w:left w:val="none" w:sz="0" w:space="0" w:color="auto"/>
        <w:bottom w:val="none" w:sz="0" w:space="0" w:color="auto"/>
        <w:right w:val="none" w:sz="0" w:space="0" w:color="auto"/>
      </w:divBdr>
    </w:div>
    <w:div w:id="1220284267">
      <w:marLeft w:val="640"/>
      <w:marRight w:val="0"/>
      <w:marTop w:val="0"/>
      <w:marBottom w:val="0"/>
      <w:divBdr>
        <w:top w:val="none" w:sz="0" w:space="0" w:color="auto"/>
        <w:left w:val="none" w:sz="0" w:space="0" w:color="auto"/>
        <w:bottom w:val="none" w:sz="0" w:space="0" w:color="auto"/>
        <w:right w:val="none" w:sz="0" w:space="0" w:color="auto"/>
      </w:divBdr>
    </w:div>
    <w:div w:id="1220284554">
      <w:marLeft w:val="640"/>
      <w:marRight w:val="0"/>
      <w:marTop w:val="0"/>
      <w:marBottom w:val="0"/>
      <w:divBdr>
        <w:top w:val="none" w:sz="0" w:space="0" w:color="auto"/>
        <w:left w:val="none" w:sz="0" w:space="0" w:color="auto"/>
        <w:bottom w:val="none" w:sz="0" w:space="0" w:color="auto"/>
        <w:right w:val="none" w:sz="0" w:space="0" w:color="auto"/>
      </w:divBdr>
    </w:div>
    <w:div w:id="1220289412">
      <w:marLeft w:val="640"/>
      <w:marRight w:val="0"/>
      <w:marTop w:val="0"/>
      <w:marBottom w:val="0"/>
      <w:divBdr>
        <w:top w:val="none" w:sz="0" w:space="0" w:color="auto"/>
        <w:left w:val="none" w:sz="0" w:space="0" w:color="auto"/>
        <w:bottom w:val="none" w:sz="0" w:space="0" w:color="auto"/>
        <w:right w:val="none" w:sz="0" w:space="0" w:color="auto"/>
      </w:divBdr>
    </w:div>
    <w:div w:id="1220361429">
      <w:marLeft w:val="640"/>
      <w:marRight w:val="0"/>
      <w:marTop w:val="0"/>
      <w:marBottom w:val="0"/>
      <w:divBdr>
        <w:top w:val="none" w:sz="0" w:space="0" w:color="auto"/>
        <w:left w:val="none" w:sz="0" w:space="0" w:color="auto"/>
        <w:bottom w:val="none" w:sz="0" w:space="0" w:color="auto"/>
        <w:right w:val="none" w:sz="0" w:space="0" w:color="auto"/>
      </w:divBdr>
    </w:div>
    <w:div w:id="1220362145">
      <w:marLeft w:val="640"/>
      <w:marRight w:val="0"/>
      <w:marTop w:val="0"/>
      <w:marBottom w:val="0"/>
      <w:divBdr>
        <w:top w:val="none" w:sz="0" w:space="0" w:color="auto"/>
        <w:left w:val="none" w:sz="0" w:space="0" w:color="auto"/>
        <w:bottom w:val="none" w:sz="0" w:space="0" w:color="auto"/>
        <w:right w:val="none" w:sz="0" w:space="0" w:color="auto"/>
      </w:divBdr>
    </w:div>
    <w:div w:id="1220365380">
      <w:marLeft w:val="640"/>
      <w:marRight w:val="0"/>
      <w:marTop w:val="0"/>
      <w:marBottom w:val="0"/>
      <w:divBdr>
        <w:top w:val="none" w:sz="0" w:space="0" w:color="auto"/>
        <w:left w:val="none" w:sz="0" w:space="0" w:color="auto"/>
        <w:bottom w:val="none" w:sz="0" w:space="0" w:color="auto"/>
        <w:right w:val="none" w:sz="0" w:space="0" w:color="auto"/>
      </w:divBdr>
    </w:div>
    <w:div w:id="1220478638">
      <w:marLeft w:val="640"/>
      <w:marRight w:val="0"/>
      <w:marTop w:val="0"/>
      <w:marBottom w:val="0"/>
      <w:divBdr>
        <w:top w:val="none" w:sz="0" w:space="0" w:color="auto"/>
        <w:left w:val="none" w:sz="0" w:space="0" w:color="auto"/>
        <w:bottom w:val="none" w:sz="0" w:space="0" w:color="auto"/>
        <w:right w:val="none" w:sz="0" w:space="0" w:color="auto"/>
      </w:divBdr>
    </w:div>
    <w:div w:id="1220556564">
      <w:marLeft w:val="640"/>
      <w:marRight w:val="0"/>
      <w:marTop w:val="0"/>
      <w:marBottom w:val="0"/>
      <w:divBdr>
        <w:top w:val="none" w:sz="0" w:space="0" w:color="auto"/>
        <w:left w:val="none" w:sz="0" w:space="0" w:color="auto"/>
        <w:bottom w:val="none" w:sz="0" w:space="0" w:color="auto"/>
        <w:right w:val="none" w:sz="0" w:space="0" w:color="auto"/>
      </w:divBdr>
    </w:div>
    <w:div w:id="1220626016">
      <w:marLeft w:val="640"/>
      <w:marRight w:val="0"/>
      <w:marTop w:val="0"/>
      <w:marBottom w:val="0"/>
      <w:divBdr>
        <w:top w:val="none" w:sz="0" w:space="0" w:color="auto"/>
        <w:left w:val="none" w:sz="0" w:space="0" w:color="auto"/>
        <w:bottom w:val="none" w:sz="0" w:space="0" w:color="auto"/>
        <w:right w:val="none" w:sz="0" w:space="0" w:color="auto"/>
      </w:divBdr>
    </w:div>
    <w:div w:id="1220626565">
      <w:marLeft w:val="640"/>
      <w:marRight w:val="0"/>
      <w:marTop w:val="0"/>
      <w:marBottom w:val="0"/>
      <w:divBdr>
        <w:top w:val="none" w:sz="0" w:space="0" w:color="auto"/>
        <w:left w:val="none" w:sz="0" w:space="0" w:color="auto"/>
        <w:bottom w:val="none" w:sz="0" w:space="0" w:color="auto"/>
        <w:right w:val="none" w:sz="0" w:space="0" w:color="auto"/>
      </w:divBdr>
    </w:div>
    <w:div w:id="1220629999">
      <w:marLeft w:val="640"/>
      <w:marRight w:val="0"/>
      <w:marTop w:val="0"/>
      <w:marBottom w:val="0"/>
      <w:divBdr>
        <w:top w:val="none" w:sz="0" w:space="0" w:color="auto"/>
        <w:left w:val="none" w:sz="0" w:space="0" w:color="auto"/>
        <w:bottom w:val="none" w:sz="0" w:space="0" w:color="auto"/>
        <w:right w:val="none" w:sz="0" w:space="0" w:color="auto"/>
      </w:divBdr>
    </w:div>
    <w:div w:id="1220675995">
      <w:marLeft w:val="640"/>
      <w:marRight w:val="0"/>
      <w:marTop w:val="0"/>
      <w:marBottom w:val="0"/>
      <w:divBdr>
        <w:top w:val="none" w:sz="0" w:space="0" w:color="auto"/>
        <w:left w:val="none" w:sz="0" w:space="0" w:color="auto"/>
        <w:bottom w:val="none" w:sz="0" w:space="0" w:color="auto"/>
        <w:right w:val="none" w:sz="0" w:space="0" w:color="auto"/>
      </w:divBdr>
    </w:div>
    <w:div w:id="1220826313">
      <w:marLeft w:val="640"/>
      <w:marRight w:val="0"/>
      <w:marTop w:val="0"/>
      <w:marBottom w:val="0"/>
      <w:divBdr>
        <w:top w:val="none" w:sz="0" w:space="0" w:color="auto"/>
        <w:left w:val="none" w:sz="0" w:space="0" w:color="auto"/>
        <w:bottom w:val="none" w:sz="0" w:space="0" w:color="auto"/>
        <w:right w:val="none" w:sz="0" w:space="0" w:color="auto"/>
      </w:divBdr>
    </w:div>
    <w:div w:id="1220902558">
      <w:marLeft w:val="640"/>
      <w:marRight w:val="0"/>
      <w:marTop w:val="0"/>
      <w:marBottom w:val="0"/>
      <w:divBdr>
        <w:top w:val="none" w:sz="0" w:space="0" w:color="auto"/>
        <w:left w:val="none" w:sz="0" w:space="0" w:color="auto"/>
        <w:bottom w:val="none" w:sz="0" w:space="0" w:color="auto"/>
        <w:right w:val="none" w:sz="0" w:space="0" w:color="auto"/>
      </w:divBdr>
    </w:div>
    <w:div w:id="1220936986">
      <w:marLeft w:val="640"/>
      <w:marRight w:val="0"/>
      <w:marTop w:val="0"/>
      <w:marBottom w:val="0"/>
      <w:divBdr>
        <w:top w:val="none" w:sz="0" w:space="0" w:color="auto"/>
        <w:left w:val="none" w:sz="0" w:space="0" w:color="auto"/>
        <w:bottom w:val="none" w:sz="0" w:space="0" w:color="auto"/>
        <w:right w:val="none" w:sz="0" w:space="0" w:color="auto"/>
      </w:divBdr>
    </w:div>
    <w:div w:id="1220937396">
      <w:marLeft w:val="640"/>
      <w:marRight w:val="0"/>
      <w:marTop w:val="0"/>
      <w:marBottom w:val="0"/>
      <w:divBdr>
        <w:top w:val="none" w:sz="0" w:space="0" w:color="auto"/>
        <w:left w:val="none" w:sz="0" w:space="0" w:color="auto"/>
        <w:bottom w:val="none" w:sz="0" w:space="0" w:color="auto"/>
        <w:right w:val="none" w:sz="0" w:space="0" w:color="auto"/>
      </w:divBdr>
    </w:div>
    <w:div w:id="1220943358">
      <w:marLeft w:val="640"/>
      <w:marRight w:val="0"/>
      <w:marTop w:val="0"/>
      <w:marBottom w:val="0"/>
      <w:divBdr>
        <w:top w:val="none" w:sz="0" w:space="0" w:color="auto"/>
        <w:left w:val="none" w:sz="0" w:space="0" w:color="auto"/>
        <w:bottom w:val="none" w:sz="0" w:space="0" w:color="auto"/>
        <w:right w:val="none" w:sz="0" w:space="0" w:color="auto"/>
      </w:divBdr>
    </w:div>
    <w:div w:id="1221137254">
      <w:marLeft w:val="640"/>
      <w:marRight w:val="0"/>
      <w:marTop w:val="0"/>
      <w:marBottom w:val="0"/>
      <w:divBdr>
        <w:top w:val="none" w:sz="0" w:space="0" w:color="auto"/>
        <w:left w:val="none" w:sz="0" w:space="0" w:color="auto"/>
        <w:bottom w:val="none" w:sz="0" w:space="0" w:color="auto"/>
        <w:right w:val="none" w:sz="0" w:space="0" w:color="auto"/>
      </w:divBdr>
    </w:div>
    <w:div w:id="1221289297">
      <w:marLeft w:val="640"/>
      <w:marRight w:val="0"/>
      <w:marTop w:val="0"/>
      <w:marBottom w:val="0"/>
      <w:divBdr>
        <w:top w:val="none" w:sz="0" w:space="0" w:color="auto"/>
        <w:left w:val="none" w:sz="0" w:space="0" w:color="auto"/>
        <w:bottom w:val="none" w:sz="0" w:space="0" w:color="auto"/>
        <w:right w:val="none" w:sz="0" w:space="0" w:color="auto"/>
      </w:divBdr>
    </w:div>
    <w:div w:id="1221477672">
      <w:marLeft w:val="640"/>
      <w:marRight w:val="0"/>
      <w:marTop w:val="0"/>
      <w:marBottom w:val="0"/>
      <w:divBdr>
        <w:top w:val="none" w:sz="0" w:space="0" w:color="auto"/>
        <w:left w:val="none" w:sz="0" w:space="0" w:color="auto"/>
        <w:bottom w:val="none" w:sz="0" w:space="0" w:color="auto"/>
        <w:right w:val="none" w:sz="0" w:space="0" w:color="auto"/>
      </w:divBdr>
    </w:div>
    <w:div w:id="1221483762">
      <w:marLeft w:val="640"/>
      <w:marRight w:val="0"/>
      <w:marTop w:val="0"/>
      <w:marBottom w:val="0"/>
      <w:divBdr>
        <w:top w:val="none" w:sz="0" w:space="0" w:color="auto"/>
        <w:left w:val="none" w:sz="0" w:space="0" w:color="auto"/>
        <w:bottom w:val="none" w:sz="0" w:space="0" w:color="auto"/>
        <w:right w:val="none" w:sz="0" w:space="0" w:color="auto"/>
      </w:divBdr>
    </w:div>
    <w:div w:id="1221551174">
      <w:marLeft w:val="640"/>
      <w:marRight w:val="0"/>
      <w:marTop w:val="0"/>
      <w:marBottom w:val="0"/>
      <w:divBdr>
        <w:top w:val="none" w:sz="0" w:space="0" w:color="auto"/>
        <w:left w:val="none" w:sz="0" w:space="0" w:color="auto"/>
        <w:bottom w:val="none" w:sz="0" w:space="0" w:color="auto"/>
        <w:right w:val="none" w:sz="0" w:space="0" w:color="auto"/>
      </w:divBdr>
    </w:div>
    <w:div w:id="1221554373">
      <w:marLeft w:val="640"/>
      <w:marRight w:val="0"/>
      <w:marTop w:val="0"/>
      <w:marBottom w:val="0"/>
      <w:divBdr>
        <w:top w:val="none" w:sz="0" w:space="0" w:color="auto"/>
        <w:left w:val="none" w:sz="0" w:space="0" w:color="auto"/>
        <w:bottom w:val="none" w:sz="0" w:space="0" w:color="auto"/>
        <w:right w:val="none" w:sz="0" w:space="0" w:color="auto"/>
      </w:divBdr>
    </w:div>
    <w:div w:id="1221598389">
      <w:marLeft w:val="640"/>
      <w:marRight w:val="0"/>
      <w:marTop w:val="0"/>
      <w:marBottom w:val="0"/>
      <w:divBdr>
        <w:top w:val="none" w:sz="0" w:space="0" w:color="auto"/>
        <w:left w:val="none" w:sz="0" w:space="0" w:color="auto"/>
        <w:bottom w:val="none" w:sz="0" w:space="0" w:color="auto"/>
        <w:right w:val="none" w:sz="0" w:space="0" w:color="auto"/>
      </w:divBdr>
    </w:div>
    <w:div w:id="1221672245">
      <w:marLeft w:val="640"/>
      <w:marRight w:val="0"/>
      <w:marTop w:val="0"/>
      <w:marBottom w:val="0"/>
      <w:divBdr>
        <w:top w:val="none" w:sz="0" w:space="0" w:color="auto"/>
        <w:left w:val="none" w:sz="0" w:space="0" w:color="auto"/>
        <w:bottom w:val="none" w:sz="0" w:space="0" w:color="auto"/>
        <w:right w:val="none" w:sz="0" w:space="0" w:color="auto"/>
      </w:divBdr>
    </w:div>
    <w:div w:id="1221675537">
      <w:marLeft w:val="640"/>
      <w:marRight w:val="0"/>
      <w:marTop w:val="0"/>
      <w:marBottom w:val="0"/>
      <w:divBdr>
        <w:top w:val="none" w:sz="0" w:space="0" w:color="auto"/>
        <w:left w:val="none" w:sz="0" w:space="0" w:color="auto"/>
        <w:bottom w:val="none" w:sz="0" w:space="0" w:color="auto"/>
        <w:right w:val="none" w:sz="0" w:space="0" w:color="auto"/>
      </w:divBdr>
    </w:div>
    <w:div w:id="1221789777">
      <w:marLeft w:val="640"/>
      <w:marRight w:val="0"/>
      <w:marTop w:val="0"/>
      <w:marBottom w:val="0"/>
      <w:divBdr>
        <w:top w:val="none" w:sz="0" w:space="0" w:color="auto"/>
        <w:left w:val="none" w:sz="0" w:space="0" w:color="auto"/>
        <w:bottom w:val="none" w:sz="0" w:space="0" w:color="auto"/>
        <w:right w:val="none" w:sz="0" w:space="0" w:color="auto"/>
      </w:divBdr>
    </w:div>
    <w:div w:id="1221789892">
      <w:marLeft w:val="640"/>
      <w:marRight w:val="0"/>
      <w:marTop w:val="0"/>
      <w:marBottom w:val="0"/>
      <w:divBdr>
        <w:top w:val="none" w:sz="0" w:space="0" w:color="auto"/>
        <w:left w:val="none" w:sz="0" w:space="0" w:color="auto"/>
        <w:bottom w:val="none" w:sz="0" w:space="0" w:color="auto"/>
        <w:right w:val="none" w:sz="0" w:space="0" w:color="auto"/>
      </w:divBdr>
    </w:div>
    <w:div w:id="1221864200">
      <w:marLeft w:val="640"/>
      <w:marRight w:val="0"/>
      <w:marTop w:val="0"/>
      <w:marBottom w:val="0"/>
      <w:divBdr>
        <w:top w:val="none" w:sz="0" w:space="0" w:color="auto"/>
        <w:left w:val="none" w:sz="0" w:space="0" w:color="auto"/>
        <w:bottom w:val="none" w:sz="0" w:space="0" w:color="auto"/>
        <w:right w:val="none" w:sz="0" w:space="0" w:color="auto"/>
      </w:divBdr>
    </w:div>
    <w:div w:id="1221985176">
      <w:marLeft w:val="640"/>
      <w:marRight w:val="0"/>
      <w:marTop w:val="0"/>
      <w:marBottom w:val="0"/>
      <w:divBdr>
        <w:top w:val="none" w:sz="0" w:space="0" w:color="auto"/>
        <w:left w:val="none" w:sz="0" w:space="0" w:color="auto"/>
        <w:bottom w:val="none" w:sz="0" w:space="0" w:color="auto"/>
        <w:right w:val="none" w:sz="0" w:space="0" w:color="auto"/>
      </w:divBdr>
    </w:div>
    <w:div w:id="1222055137">
      <w:marLeft w:val="640"/>
      <w:marRight w:val="0"/>
      <w:marTop w:val="0"/>
      <w:marBottom w:val="0"/>
      <w:divBdr>
        <w:top w:val="none" w:sz="0" w:space="0" w:color="auto"/>
        <w:left w:val="none" w:sz="0" w:space="0" w:color="auto"/>
        <w:bottom w:val="none" w:sz="0" w:space="0" w:color="auto"/>
        <w:right w:val="none" w:sz="0" w:space="0" w:color="auto"/>
      </w:divBdr>
    </w:div>
    <w:div w:id="1222055728">
      <w:marLeft w:val="640"/>
      <w:marRight w:val="0"/>
      <w:marTop w:val="0"/>
      <w:marBottom w:val="0"/>
      <w:divBdr>
        <w:top w:val="none" w:sz="0" w:space="0" w:color="auto"/>
        <w:left w:val="none" w:sz="0" w:space="0" w:color="auto"/>
        <w:bottom w:val="none" w:sz="0" w:space="0" w:color="auto"/>
        <w:right w:val="none" w:sz="0" w:space="0" w:color="auto"/>
      </w:divBdr>
    </w:div>
    <w:div w:id="1222062029">
      <w:marLeft w:val="640"/>
      <w:marRight w:val="0"/>
      <w:marTop w:val="0"/>
      <w:marBottom w:val="0"/>
      <w:divBdr>
        <w:top w:val="none" w:sz="0" w:space="0" w:color="auto"/>
        <w:left w:val="none" w:sz="0" w:space="0" w:color="auto"/>
        <w:bottom w:val="none" w:sz="0" w:space="0" w:color="auto"/>
        <w:right w:val="none" w:sz="0" w:space="0" w:color="auto"/>
      </w:divBdr>
    </w:div>
    <w:div w:id="1222133967">
      <w:marLeft w:val="640"/>
      <w:marRight w:val="0"/>
      <w:marTop w:val="0"/>
      <w:marBottom w:val="0"/>
      <w:divBdr>
        <w:top w:val="none" w:sz="0" w:space="0" w:color="auto"/>
        <w:left w:val="none" w:sz="0" w:space="0" w:color="auto"/>
        <w:bottom w:val="none" w:sz="0" w:space="0" w:color="auto"/>
        <w:right w:val="none" w:sz="0" w:space="0" w:color="auto"/>
      </w:divBdr>
    </w:div>
    <w:div w:id="1222324378">
      <w:marLeft w:val="640"/>
      <w:marRight w:val="0"/>
      <w:marTop w:val="0"/>
      <w:marBottom w:val="0"/>
      <w:divBdr>
        <w:top w:val="none" w:sz="0" w:space="0" w:color="auto"/>
        <w:left w:val="none" w:sz="0" w:space="0" w:color="auto"/>
        <w:bottom w:val="none" w:sz="0" w:space="0" w:color="auto"/>
        <w:right w:val="none" w:sz="0" w:space="0" w:color="auto"/>
      </w:divBdr>
    </w:div>
    <w:div w:id="1222404322">
      <w:marLeft w:val="640"/>
      <w:marRight w:val="0"/>
      <w:marTop w:val="0"/>
      <w:marBottom w:val="0"/>
      <w:divBdr>
        <w:top w:val="none" w:sz="0" w:space="0" w:color="auto"/>
        <w:left w:val="none" w:sz="0" w:space="0" w:color="auto"/>
        <w:bottom w:val="none" w:sz="0" w:space="0" w:color="auto"/>
        <w:right w:val="none" w:sz="0" w:space="0" w:color="auto"/>
      </w:divBdr>
    </w:div>
    <w:div w:id="1222446885">
      <w:marLeft w:val="640"/>
      <w:marRight w:val="0"/>
      <w:marTop w:val="0"/>
      <w:marBottom w:val="0"/>
      <w:divBdr>
        <w:top w:val="none" w:sz="0" w:space="0" w:color="auto"/>
        <w:left w:val="none" w:sz="0" w:space="0" w:color="auto"/>
        <w:bottom w:val="none" w:sz="0" w:space="0" w:color="auto"/>
        <w:right w:val="none" w:sz="0" w:space="0" w:color="auto"/>
      </w:divBdr>
    </w:div>
    <w:div w:id="1222474007">
      <w:marLeft w:val="640"/>
      <w:marRight w:val="0"/>
      <w:marTop w:val="0"/>
      <w:marBottom w:val="0"/>
      <w:divBdr>
        <w:top w:val="none" w:sz="0" w:space="0" w:color="auto"/>
        <w:left w:val="none" w:sz="0" w:space="0" w:color="auto"/>
        <w:bottom w:val="none" w:sz="0" w:space="0" w:color="auto"/>
        <w:right w:val="none" w:sz="0" w:space="0" w:color="auto"/>
      </w:divBdr>
    </w:div>
    <w:div w:id="1222519223">
      <w:marLeft w:val="640"/>
      <w:marRight w:val="0"/>
      <w:marTop w:val="0"/>
      <w:marBottom w:val="0"/>
      <w:divBdr>
        <w:top w:val="none" w:sz="0" w:space="0" w:color="auto"/>
        <w:left w:val="none" w:sz="0" w:space="0" w:color="auto"/>
        <w:bottom w:val="none" w:sz="0" w:space="0" w:color="auto"/>
        <w:right w:val="none" w:sz="0" w:space="0" w:color="auto"/>
      </w:divBdr>
    </w:div>
    <w:div w:id="1222642473">
      <w:marLeft w:val="640"/>
      <w:marRight w:val="0"/>
      <w:marTop w:val="0"/>
      <w:marBottom w:val="0"/>
      <w:divBdr>
        <w:top w:val="none" w:sz="0" w:space="0" w:color="auto"/>
        <w:left w:val="none" w:sz="0" w:space="0" w:color="auto"/>
        <w:bottom w:val="none" w:sz="0" w:space="0" w:color="auto"/>
        <w:right w:val="none" w:sz="0" w:space="0" w:color="auto"/>
      </w:divBdr>
    </w:div>
    <w:div w:id="1222642730">
      <w:marLeft w:val="640"/>
      <w:marRight w:val="0"/>
      <w:marTop w:val="0"/>
      <w:marBottom w:val="0"/>
      <w:divBdr>
        <w:top w:val="none" w:sz="0" w:space="0" w:color="auto"/>
        <w:left w:val="none" w:sz="0" w:space="0" w:color="auto"/>
        <w:bottom w:val="none" w:sz="0" w:space="0" w:color="auto"/>
        <w:right w:val="none" w:sz="0" w:space="0" w:color="auto"/>
      </w:divBdr>
    </w:div>
    <w:div w:id="1222642959">
      <w:marLeft w:val="640"/>
      <w:marRight w:val="0"/>
      <w:marTop w:val="0"/>
      <w:marBottom w:val="0"/>
      <w:divBdr>
        <w:top w:val="none" w:sz="0" w:space="0" w:color="auto"/>
        <w:left w:val="none" w:sz="0" w:space="0" w:color="auto"/>
        <w:bottom w:val="none" w:sz="0" w:space="0" w:color="auto"/>
        <w:right w:val="none" w:sz="0" w:space="0" w:color="auto"/>
      </w:divBdr>
    </w:div>
    <w:div w:id="1222789509">
      <w:marLeft w:val="640"/>
      <w:marRight w:val="0"/>
      <w:marTop w:val="0"/>
      <w:marBottom w:val="0"/>
      <w:divBdr>
        <w:top w:val="none" w:sz="0" w:space="0" w:color="auto"/>
        <w:left w:val="none" w:sz="0" w:space="0" w:color="auto"/>
        <w:bottom w:val="none" w:sz="0" w:space="0" w:color="auto"/>
        <w:right w:val="none" w:sz="0" w:space="0" w:color="auto"/>
      </w:divBdr>
    </w:div>
    <w:div w:id="1222866531">
      <w:marLeft w:val="640"/>
      <w:marRight w:val="0"/>
      <w:marTop w:val="0"/>
      <w:marBottom w:val="0"/>
      <w:divBdr>
        <w:top w:val="none" w:sz="0" w:space="0" w:color="auto"/>
        <w:left w:val="none" w:sz="0" w:space="0" w:color="auto"/>
        <w:bottom w:val="none" w:sz="0" w:space="0" w:color="auto"/>
        <w:right w:val="none" w:sz="0" w:space="0" w:color="auto"/>
      </w:divBdr>
    </w:div>
    <w:div w:id="1222867103">
      <w:marLeft w:val="640"/>
      <w:marRight w:val="0"/>
      <w:marTop w:val="0"/>
      <w:marBottom w:val="0"/>
      <w:divBdr>
        <w:top w:val="none" w:sz="0" w:space="0" w:color="auto"/>
        <w:left w:val="none" w:sz="0" w:space="0" w:color="auto"/>
        <w:bottom w:val="none" w:sz="0" w:space="0" w:color="auto"/>
        <w:right w:val="none" w:sz="0" w:space="0" w:color="auto"/>
      </w:divBdr>
    </w:div>
    <w:div w:id="1222983560">
      <w:marLeft w:val="640"/>
      <w:marRight w:val="0"/>
      <w:marTop w:val="0"/>
      <w:marBottom w:val="0"/>
      <w:divBdr>
        <w:top w:val="none" w:sz="0" w:space="0" w:color="auto"/>
        <w:left w:val="none" w:sz="0" w:space="0" w:color="auto"/>
        <w:bottom w:val="none" w:sz="0" w:space="0" w:color="auto"/>
        <w:right w:val="none" w:sz="0" w:space="0" w:color="auto"/>
      </w:divBdr>
    </w:div>
    <w:div w:id="1223172684">
      <w:marLeft w:val="640"/>
      <w:marRight w:val="0"/>
      <w:marTop w:val="0"/>
      <w:marBottom w:val="0"/>
      <w:divBdr>
        <w:top w:val="none" w:sz="0" w:space="0" w:color="auto"/>
        <w:left w:val="none" w:sz="0" w:space="0" w:color="auto"/>
        <w:bottom w:val="none" w:sz="0" w:space="0" w:color="auto"/>
        <w:right w:val="none" w:sz="0" w:space="0" w:color="auto"/>
      </w:divBdr>
    </w:div>
    <w:div w:id="1223249488">
      <w:marLeft w:val="640"/>
      <w:marRight w:val="0"/>
      <w:marTop w:val="0"/>
      <w:marBottom w:val="0"/>
      <w:divBdr>
        <w:top w:val="none" w:sz="0" w:space="0" w:color="auto"/>
        <w:left w:val="none" w:sz="0" w:space="0" w:color="auto"/>
        <w:bottom w:val="none" w:sz="0" w:space="0" w:color="auto"/>
        <w:right w:val="none" w:sz="0" w:space="0" w:color="auto"/>
      </w:divBdr>
    </w:div>
    <w:div w:id="1223251103">
      <w:marLeft w:val="640"/>
      <w:marRight w:val="0"/>
      <w:marTop w:val="0"/>
      <w:marBottom w:val="0"/>
      <w:divBdr>
        <w:top w:val="none" w:sz="0" w:space="0" w:color="auto"/>
        <w:left w:val="none" w:sz="0" w:space="0" w:color="auto"/>
        <w:bottom w:val="none" w:sz="0" w:space="0" w:color="auto"/>
        <w:right w:val="none" w:sz="0" w:space="0" w:color="auto"/>
      </w:divBdr>
    </w:div>
    <w:div w:id="1223295526">
      <w:marLeft w:val="640"/>
      <w:marRight w:val="0"/>
      <w:marTop w:val="0"/>
      <w:marBottom w:val="0"/>
      <w:divBdr>
        <w:top w:val="none" w:sz="0" w:space="0" w:color="auto"/>
        <w:left w:val="none" w:sz="0" w:space="0" w:color="auto"/>
        <w:bottom w:val="none" w:sz="0" w:space="0" w:color="auto"/>
        <w:right w:val="none" w:sz="0" w:space="0" w:color="auto"/>
      </w:divBdr>
    </w:div>
    <w:div w:id="1223322131">
      <w:marLeft w:val="640"/>
      <w:marRight w:val="0"/>
      <w:marTop w:val="0"/>
      <w:marBottom w:val="0"/>
      <w:divBdr>
        <w:top w:val="none" w:sz="0" w:space="0" w:color="auto"/>
        <w:left w:val="none" w:sz="0" w:space="0" w:color="auto"/>
        <w:bottom w:val="none" w:sz="0" w:space="0" w:color="auto"/>
        <w:right w:val="none" w:sz="0" w:space="0" w:color="auto"/>
      </w:divBdr>
    </w:div>
    <w:div w:id="1223367597">
      <w:marLeft w:val="640"/>
      <w:marRight w:val="0"/>
      <w:marTop w:val="0"/>
      <w:marBottom w:val="0"/>
      <w:divBdr>
        <w:top w:val="none" w:sz="0" w:space="0" w:color="auto"/>
        <w:left w:val="none" w:sz="0" w:space="0" w:color="auto"/>
        <w:bottom w:val="none" w:sz="0" w:space="0" w:color="auto"/>
        <w:right w:val="none" w:sz="0" w:space="0" w:color="auto"/>
      </w:divBdr>
    </w:div>
    <w:div w:id="1223369605">
      <w:marLeft w:val="640"/>
      <w:marRight w:val="0"/>
      <w:marTop w:val="0"/>
      <w:marBottom w:val="0"/>
      <w:divBdr>
        <w:top w:val="none" w:sz="0" w:space="0" w:color="auto"/>
        <w:left w:val="none" w:sz="0" w:space="0" w:color="auto"/>
        <w:bottom w:val="none" w:sz="0" w:space="0" w:color="auto"/>
        <w:right w:val="none" w:sz="0" w:space="0" w:color="auto"/>
      </w:divBdr>
    </w:div>
    <w:div w:id="1223444886">
      <w:marLeft w:val="640"/>
      <w:marRight w:val="0"/>
      <w:marTop w:val="0"/>
      <w:marBottom w:val="0"/>
      <w:divBdr>
        <w:top w:val="none" w:sz="0" w:space="0" w:color="auto"/>
        <w:left w:val="none" w:sz="0" w:space="0" w:color="auto"/>
        <w:bottom w:val="none" w:sz="0" w:space="0" w:color="auto"/>
        <w:right w:val="none" w:sz="0" w:space="0" w:color="auto"/>
      </w:divBdr>
    </w:div>
    <w:div w:id="1223449584">
      <w:marLeft w:val="640"/>
      <w:marRight w:val="0"/>
      <w:marTop w:val="0"/>
      <w:marBottom w:val="0"/>
      <w:divBdr>
        <w:top w:val="none" w:sz="0" w:space="0" w:color="auto"/>
        <w:left w:val="none" w:sz="0" w:space="0" w:color="auto"/>
        <w:bottom w:val="none" w:sz="0" w:space="0" w:color="auto"/>
        <w:right w:val="none" w:sz="0" w:space="0" w:color="auto"/>
      </w:divBdr>
    </w:div>
    <w:div w:id="1223521692">
      <w:marLeft w:val="640"/>
      <w:marRight w:val="0"/>
      <w:marTop w:val="0"/>
      <w:marBottom w:val="0"/>
      <w:divBdr>
        <w:top w:val="none" w:sz="0" w:space="0" w:color="auto"/>
        <w:left w:val="none" w:sz="0" w:space="0" w:color="auto"/>
        <w:bottom w:val="none" w:sz="0" w:space="0" w:color="auto"/>
        <w:right w:val="none" w:sz="0" w:space="0" w:color="auto"/>
      </w:divBdr>
    </w:div>
    <w:div w:id="1223522415">
      <w:marLeft w:val="640"/>
      <w:marRight w:val="0"/>
      <w:marTop w:val="0"/>
      <w:marBottom w:val="0"/>
      <w:divBdr>
        <w:top w:val="none" w:sz="0" w:space="0" w:color="auto"/>
        <w:left w:val="none" w:sz="0" w:space="0" w:color="auto"/>
        <w:bottom w:val="none" w:sz="0" w:space="0" w:color="auto"/>
        <w:right w:val="none" w:sz="0" w:space="0" w:color="auto"/>
      </w:divBdr>
    </w:div>
    <w:div w:id="1223523330">
      <w:marLeft w:val="640"/>
      <w:marRight w:val="0"/>
      <w:marTop w:val="0"/>
      <w:marBottom w:val="0"/>
      <w:divBdr>
        <w:top w:val="none" w:sz="0" w:space="0" w:color="auto"/>
        <w:left w:val="none" w:sz="0" w:space="0" w:color="auto"/>
        <w:bottom w:val="none" w:sz="0" w:space="0" w:color="auto"/>
        <w:right w:val="none" w:sz="0" w:space="0" w:color="auto"/>
      </w:divBdr>
    </w:div>
    <w:div w:id="1223560110">
      <w:marLeft w:val="640"/>
      <w:marRight w:val="0"/>
      <w:marTop w:val="0"/>
      <w:marBottom w:val="0"/>
      <w:divBdr>
        <w:top w:val="none" w:sz="0" w:space="0" w:color="auto"/>
        <w:left w:val="none" w:sz="0" w:space="0" w:color="auto"/>
        <w:bottom w:val="none" w:sz="0" w:space="0" w:color="auto"/>
        <w:right w:val="none" w:sz="0" w:space="0" w:color="auto"/>
      </w:divBdr>
    </w:div>
    <w:div w:id="1223634755">
      <w:marLeft w:val="640"/>
      <w:marRight w:val="0"/>
      <w:marTop w:val="0"/>
      <w:marBottom w:val="0"/>
      <w:divBdr>
        <w:top w:val="none" w:sz="0" w:space="0" w:color="auto"/>
        <w:left w:val="none" w:sz="0" w:space="0" w:color="auto"/>
        <w:bottom w:val="none" w:sz="0" w:space="0" w:color="auto"/>
        <w:right w:val="none" w:sz="0" w:space="0" w:color="auto"/>
      </w:divBdr>
    </w:div>
    <w:div w:id="1223637584">
      <w:marLeft w:val="640"/>
      <w:marRight w:val="0"/>
      <w:marTop w:val="0"/>
      <w:marBottom w:val="0"/>
      <w:divBdr>
        <w:top w:val="none" w:sz="0" w:space="0" w:color="auto"/>
        <w:left w:val="none" w:sz="0" w:space="0" w:color="auto"/>
        <w:bottom w:val="none" w:sz="0" w:space="0" w:color="auto"/>
        <w:right w:val="none" w:sz="0" w:space="0" w:color="auto"/>
      </w:divBdr>
    </w:div>
    <w:div w:id="1223831971">
      <w:marLeft w:val="640"/>
      <w:marRight w:val="0"/>
      <w:marTop w:val="0"/>
      <w:marBottom w:val="0"/>
      <w:divBdr>
        <w:top w:val="none" w:sz="0" w:space="0" w:color="auto"/>
        <w:left w:val="none" w:sz="0" w:space="0" w:color="auto"/>
        <w:bottom w:val="none" w:sz="0" w:space="0" w:color="auto"/>
        <w:right w:val="none" w:sz="0" w:space="0" w:color="auto"/>
      </w:divBdr>
    </w:div>
    <w:div w:id="1223834334">
      <w:marLeft w:val="640"/>
      <w:marRight w:val="0"/>
      <w:marTop w:val="0"/>
      <w:marBottom w:val="0"/>
      <w:divBdr>
        <w:top w:val="none" w:sz="0" w:space="0" w:color="auto"/>
        <w:left w:val="none" w:sz="0" w:space="0" w:color="auto"/>
        <w:bottom w:val="none" w:sz="0" w:space="0" w:color="auto"/>
        <w:right w:val="none" w:sz="0" w:space="0" w:color="auto"/>
      </w:divBdr>
    </w:div>
    <w:div w:id="1223909302">
      <w:marLeft w:val="640"/>
      <w:marRight w:val="0"/>
      <w:marTop w:val="0"/>
      <w:marBottom w:val="0"/>
      <w:divBdr>
        <w:top w:val="none" w:sz="0" w:space="0" w:color="auto"/>
        <w:left w:val="none" w:sz="0" w:space="0" w:color="auto"/>
        <w:bottom w:val="none" w:sz="0" w:space="0" w:color="auto"/>
        <w:right w:val="none" w:sz="0" w:space="0" w:color="auto"/>
      </w:divBdr>
    </w:div>
    <w:div w:id="1224024077">
      <w:marLeft w:val="640"/>
      <w:marRight w:val="0"/>
      <w:marTop w:val="0"/>
      <w:marBottom w:val="0"/>
      <w:divBdr>
        <w:top w:val="none" w:sz="0" w:space="0" w:color="auto"/>
        <w:left w:val="none" w:sz="0" w:space="0" w:color="auto"/>
        <w:bottom w:val="none" w:sz="0" w:space="0" w:color="auto"/>
        <w:right w:val="none" w:sz="0" w:space="0" w:color="auto"/>
      </w:divBdr>
    </w:div>
    <w:div w:id="1224024910">
      <w:marLeft w:val="640"/>
      <w:marRight w:val="0"/>
      <w:marTop w:val="0"/>
      <w:marBottom w:val="0"/>
      <w:divBdr>
        <w:top w:val="none" w:sz="0" w:space="0" w:color="auto"/>
        <w:left w:val="none" w:sz="0" w:space="0" w:color="auto"/>
        <w:bottom w:val="none" w:sz="0" w:space="0" w:color="auto"/>
        <w:right w:val="none" w:sz="0" w:space="0" w:color="auto"/>
      </w:divBdr>
    </w:div>
    <w:div w:id="1224097660">
      <w:marLeft w:val="640"/>
      <w:marRight w:val="0"/>
      <w:marTop w:val="0"/>
      <w:marBottom w:val="0"/>
      <w:divBdr>
        <w:top w:val="none" w:sz="0" w:space="0" w:color="auto"/>
        <w:left w:val="none" w:sz="0" w:space="0" w:color="auto"/>
        <w:bottom w:val="none" w:sz="0" w:space="0" w:color="auto"/>
        <w:right w:val="none" w:sz="0" w:space="0" w:color="auto"/>
      </w:divBdr>
    </w:div>
    <w:div w:id="1224104891">
      <w:marLeft w:val="640"/>
      <w:marRight w:val="0"/>
      <w:marTop w:val="0"/>
      <w:marBottom w:val="0"/>
      <w:divBdr>
        <w:top w:val="none" w:sz="0" w:space="0" w:color="auto"/>
        <w:left w:val="none" w:sz="0" w:space="0" w:color="auto"/>
        <w:bottom w:val="none" w:sz="0" w:space="0" w:color="auto"/>
        <w:right w:val="none" w:sz="0" w:space="0" w:color="auto"/>
      </w:divBdr>
    </w:div>
    <w:div w:id="1224175102">
      <w:marLeft w:val="640"/>
      <w:marRight w:val="0"/>
      <w:marTop w:val="0"/>
      <w:marBottom w:val="0"/>
      <w:divBdr>
        <w:top w:val="none" w:sz="0" w:space="0" w:color="auto"/>
        <w:left w:val="none" w:sz="0" w:space="0" w:color="auto"/>
        <w:bottom w:val="none" w:sz="0" w:space="0" w:color="auto"/>
        <w:right w:val="none" w:sz="0" w:space="0" w:color="auto"/>
      </w:divBdr>
    </w:div>
    <w:div w:id="1224179628">
      <w:marLeft w:val="640"/>
      <w:marRight w:val="0"/>
      <w:marTop w:val="0"/>
      <w:marBottom w:val="0"/>
      <w:divBdr>
        <w:top w:val="none" w:sz="0" w:space="0" w:color="auto"/>
        <w:left w:val="none" w:sz="0" w:space="0" w:color="auto"/>
        <w:bottom w:val="none" w:sz="0" w:space="0" w:color="auto"/>
        <w:right w:val="none" w:sz="0" w:space="0" w:color="auto"/>
      </w:divBdr>
    </w:div>
    <w:div w:id="1224298040">
      <w:marLeft w:val="640"/>
      <w:marRight w:val="0"/>
      <w:marTop w:val="0"/>
      <w:marBottom w:val="0"/>
      <w:divBdr>
        <w:top w:val="none" w:sz="0" w:space="0" w:color="auto"/>
        <w:left w:val="none" w:sz="0" w:space="0" w:color="auto"/>
        <w:bottom w:val="none" w:sz="0" w:space="0" w:color="auto"/>
        <w:right w:val="none" w:sz="0" w:space="0" w:color="auto"/>
      </w:divBdr>
    </w:div>
    <w:div w:id="1224368200">
      <w:marLeft w:val="640"/>
      <w:marRight w:val="0"/>
      <w:marTop w:val="0"/>
      <w:marBottom w:val="0"/>
      <w:divBdr>
        <w:top w:val="none" w:sz="0" w:space="0" w:color="auto"/>
        <w:left w:val="none" w:sz="0" w:space="0" w:color="auto"/>
        <w:bottom w:val="none" w:sz="0" w:space="0" w:color="auto"/>
        <w:right w:val="none" w:sz="0" w:space="0" w:color="auto"/>
      </w:divBdr>
    </w:div>
    <w:div w:id="1224371196">
      <w:marLeft w:val="640"/>
      <w:marRight w:val="0"/>
      <w:marTop w:val="0"/>
      <w:marBottom w:val="0"/>
      <w:divBdr>
        <w:top w:val="none" w:sz="0" w:space="0" w:color="auto"/>
        <w:left w:val="none" w:sz="0" w:space="0" w:color="auto"/>
        <w:bottom w:val="none" w:sz="0" w:space="0" w:color="auto"/>
        <w:right w:val="none" w:sz="0" w:space="0" w:color="auto"/>
      </w:divBdr>
    </w:div>
    <w:div w:id="1224484432">
      <w:marLeft w:val="640"/>
      <w:marRight w:val="0"/>
      <w:marTop w:val="0"/>
      <w:marBottom w:val="0"/>
      <w:divBdr>
        <w:top w:val="none" w:sz="0" w:space="0" w:color="auto"/>
        <w:left w:val="none" w:sz="0" w:space="0" w:color="auto"/>
        <w:bottom w:val="none" w:sz="0" w:space="0" w:color="auto"/>
        <w:right w:val="none" w:sz="0" w:space="0" w:color="auto"/>
      </w:divBdr>
    </w:div>
    <w:div w:id="1224490756">
      <w:marLeft w:val="640"/>
      <w:marRight w:val="0"/>
      <w:marTop w:val="0"/>
      <w:marBottom w:val="0"/>
      <w:divBdr>
        <w:top w:val="none" w:sz="0" w:space="0" w:color="auto"/>
        <w:left w:val="none" w:sz="0" w:space="0" w:color="auto"/>
        <w:bottom w:val="none" w:sz="0" w:space="0" w:color="auto"/>
        <w:right w:val="none" w:sz="0" w:space="0" w:color="auto"/>
      </w:divBdr>
    </w:div>
    <w:div w:id="1224558583">
      <w:marLeft w:val="640"/>
      <w:marRight w:val="0"/>
      <w:marTop w:val="0"/>
      <w:marBottom w:val="0"/>
      <w:divBdr>
        <w:top w:val="none" w:sz="0" w:space="0" w:color="auto"/>
        <w:left w:val="none" w:sz="0" w:space="0" w:color="auto"/>
        <w:bottom w:val="none" w:sz="0" w:space="0" w:color="auto"/>
        <w:right w:val="none" w:sz="0" w:space="0" w:color="auto"/>
      </w:divBdr>
    </w:div>
    <w:div w:id="1224563244">
      <w:marLeft w:val="640"/>
      <w:marRight w:val="0"/>
      <w:marTop w:val="0"/>
      <w:marBottom w:val="0"/>
      <w:divBdr>
        <w:top w:val="none" w:sz="0" w:space="0" w:color="auto"/>
        <w:left w:val="none" w:sz="0" w:space="0" w:color="auto"/>
        <w:bottom w:val="none" w:sz="0" w:space="0" w:color="auto"/>
        <w:right w:val="none" w:sz="0" w:space="0" w:color="auto"/>
      </w:divBdr>
    </w:div>
    <w:div w:id="1224565876">
      <w:marLeft w:val="640"/>
      <w:marRight w:val="0"/>
      <w:marTop w:val="0"/>
      <w:marBottom w:val="0"/>
      <w:divBdr>
        <w:top w:val="none" w:sz="0" w:space="0" w:color="auto"/>
        <w:left w:val="none" w:sz="0" w:space="0" w:color="auto"/>
        <w:bottom w:val="none" w:sz="0" w:space="0" w:color="auto"/>
        <w:right w:val="none" w:sz="0" w:space="0" w:color="auto"/>
      </w:divBdr>
    </w:div>
    <w:div w:id="1224609319">
      <w:marLeft w:val="640"/>
      <w:marRight w:val="0"/>
      <w:marTop w:val="0"/>
      <w:marBottom w:val="0"/>
      <w:divBdr>
        <w:top w:val="none" w:sz="0" w:space="0" w:color="auto"/>
        <w:left w:val="none" w:sz="0" w:space="0" w:color="auto"/>
        <w:bottom w:val="none" w:sz="0" w:space="0" w:color="auto"/>
        <w:right w:val="none" w:sz="0" w:space="0" w:color="auto"/>
      </w:divBdr>
    </w:div>
    <w:div w:id="1224677857">
      <w:marLeft w:val="640"/>
      <w:marRight w:val="0"/>
      <w:marTop w:val="0"/>
      <w:marBottom w:val="0"/>
      <w:divBdr>
        <w:top w:val="none" w:sz="0" w:space="0" w:color="auto"/>
        <w:left w:val="none" w:sz="0" w:space="0" w:color="auto"/>
        <w:bottom w:val="none" w:sz="0" w:space="0" w:color="auto"/>
        <w:right w:val="none" w:sz="0" w:space="0" w:color="auto"/>
      </w:divBdr>
    </w:div>
    <w:div w:id="1224682965">
      <w:marLeft w:val="640"/>
      <w:marRight w:val="0"/>
      <w:marTop w:val="0"/>
      <w:marBottom w:val="0"/>
      <w:divBdr>
        <w:top w:val="none" w:sz="0" w:space="0" w:color="auto"/>
        <w:left w:val="none" w:sz="0" w:space="0" w:color="auto"/>
        <w:bottom w:val="none" w:sz="0" w:space="0" w:color="auto"/>
        <w:right w:val="none" w:sz="0" w:space="0" w:color="auto"/>
      </w:divBdr>
    </w:div>
    <w:div w:id="1224758487">
      <w:marLeft w:val="640"/>
      <w:marRight w:val="0"/>
      <w:marTop w:val="0"/>
      <w:marBottom w:val="0"/>
      <w:divBdr>
        <w:top w:val="none" w:sz="0" w:space="0" w:color="auto"/>
        <w:left w:val="none" w:sz="0" w:space="0" w:color="auto"/>
        <w:bottom w:val="none" w:sz="0" w:space="0" w:color="auto"/>
        <w:right w:val="none" w:sz="0" w:space="0" w:color="auto"/>
      </w:divBdr>
    </w:div>
    <w:div w:id="1224873180">
      <w:marLeft w:val="480"/>
      <w:marRight w:val="0"/>
      <w:marTop w:val="0"/>
      <w:marBottom w:val="0"/>
      <w:divBdr>
        <w:top w:val="none" w:sz="0" w:space="0" w:color="auto"/>
        <w:left w:val="none" w:sz="0" w:space="0" w:color="auto"/>
        <w:bottom w:val="none" w:sz="0" w:space="0" w:color="auto"/>
        <w:right w:val="none" w:sz="0" w:space="0" w:color="auto"/>
      </w:divBdr>
    </w:div>
    <w:div w:id="1224948362">
      <w:marLeft w:val="640"/>
      <w:marRight w:val="0"/>
      <w:marTop w:val="0"/>
      <w:marBottom w:val="0"/>
      <w:divBdr>
        <w:top w:val="none" w:sz="0" w:space="0" w:color="auto"/>
        <w:left w:val="none" w:sz="0" w:space="0" w:color="auto"/>
        <w:bottom w:val="none" w:sz="0" w:space="0" w:color="auto"/>
        <w:right w:val="none" w:sz="0" w:space="0" w:color="auto"/>
      </w:divBdr>
    </w:div>
    <w:div w:id="1225025259">
      <w:marLeft w:val="640"/>
      <w:marRight w:val="0"/>
      <w:marTop w:val="0"/>
      <w:marBottom w:val="0"/>
      <w:divBdr>
        <w:top w:val="none" w:sz="0" w:space="0" w:color="auto"/>
        <w:left w:val="none" w:sz="0" w:space="0" w:color="auto"/>
        <w:bottom w:val="none" w:sz="0" w:space="0" w:color="auto"/>
        <w:right w:val="none" w:sz="0" w:space="0" w:color="auto"/>
      </w:divBdr>
    </w:div>
    <w:div w:id="1225095736">
      <w:marLeft w:val="640"/>
      <w:marRight w:val="0"/>
      <w:marTop w:val="0"/>
      <w:marBottom w:val="0"/>
      <w:divBdr>
        <w:top w:val="none" w:sz="0" w:space="0" w:color="auto"/>
        <w:left w:val="none" w:sz="0" w:space="0" w:color="auto"/>
        <w:bottom w:val="none" w:sz="0" w:space="0" w:color="auto"/>
        <w:right w:val="none" w:sz="0" w:space="0" w:color="auto"/>
      </w:divBdr>
    </w:div>
    <w:div w:id="1225143675">
      <w:marLeft w:val="640"/>
      <w:marRight w:val="0"/>
      <w:marTop w:val="0"/>
      <w:marBottom w:val="0"/>
      <w:divBdr>
        <w:top w:val="none" w:sz="0" w:space="0" w:color="auto"/>
        <w:left w:val="none" w:sz="0" w:space="0" w:color="auto"/>
        <w:bottom w:val="none" w:sz="0" w:space="0" w:color="auto"/>
        <w:right w:val="none" w:sz="0" w:space="0" w:color="auto"/>
      </w:divBdr>
    </w:div>
    <w:div w:id="1225217983">
      <w:marLeft w:val="640"/>
      <w:marRight w:val="0"/>
      <w:marTop w:val="0"/>
      <w:marBottom w:val="0"/>
      <w:divBdr>
        <w:top w:val="none" w:sz="0" w:space="0" w:color="auto"/>
        <w:left w:val="none" w:sz="0" w:space="0" w:color="auto"/>
        <w:bottom w:val="none" w:sz="0" w:space="0" w:color="auto"/>
        <w:right w:val="none" w:sz="0" w:space="0" w:color="auto"/>
      </w:divBdr>
    </w:div>
    <w:div w:id="1225219254">
      <w:marLeft w:val="640"/>
      <w:marRight w:val="0"/>
      <w:marTop w:val="0"/>
      <w:marBottom w:val="0"/>
      <w:divBdr>
        <w:top w:val="none" w:sz="0" w:space="0" w:color="auto"/>
        <w:left w:val="none" w:sz="0" w:space="0" w:color="auto"/>
        <w:bottom w:val="none" w:sz="0" w:space="0" w:color="auto"/>
        <w:right w:val="none" w:sz="0" w:space="0" w:color="auto"/>
      </w:divBdr>
    </w:div>
    <w:div w:id="1225220732">
      <w:marLeft w:val="640"/>
      <w:marRight w:val="0"/>
      <w:marTop w:val="0"/>
      <w:marBottom w:val="0"/>
      <w:divBdr>
        <w:top w:val="none" w:sz="0" w:space="0" w:color="auto"/>
        <w:left w:val="none" w:sz="0" w:space="0" w:color="auto"/>
        <w:bottom w:val="none" w:sz="0" w:space="0" w:color="auto"/>
        <w:right w:val="none" w:sz="0" w:space="0" w:color="auto"/>
      </w:divBdr>
    </w:div>
    <w:div w:id="1225531509">
      <w:marLeft w:val="640"/>
      <w:marRight w:val="0"/>
      <w:marTop w:val="0"/>
      <w:marBottom w:val="0"/>
      <w:divBdr>
        <w:top w:val="none" w:sz="0" w:space="0" w:color="auto"/>
        <w:left w:val="none" w:sz="0" w:space="0" w:color="auto"/>
        <w:bottom w:val="none" w:sz="0" w:space="0" w:color="auto"/>
        <w:right w:val="none" w:sz="0" w:space="0" w:color="auto"/>
      </w:divBdr>
    </w:div>
    <w:div w:id="1225599779">
      <w:marLeft w:val="640"/>
      <w:marRight w:val="0"/>
      <w:marTop w:val="0"/>
      <w:marBottom w:val="0"/>
      <w:divBdr>
        <w:top w:val="none" w:sz="0" w:space="0" w:color="auto"/>
        <w:left w:val="none" w:sz="0" w:space="0" w:color="auto"/>
        <w:bottom w:val="none" w:sz="0" w:space="0" w:color="auto"/>
        <w:right w:val="none" w:sz="0" w:space="0" w:color="auto"/>
      </w:divBdr>
    </w:div>
    <w:div w:id="1225723083">
      <w:marLeft w:val="640"/>
      <w:marRight w:val="0"/>
      <w:marTop w:val="0"/>
      <w:marBottom w:val="0"/>
      <w:divBdr>
        <w:top w:val="none" w:sz="0" w:space="0" w:color="auto"/>
        <w:left w:val="none" w:sz="0" w:space="0" w:color="auto"/>
        <w:bottom w:val="none" w:sz="0" w:space="0" w:color="auto"/>
        <w:right w:val="none" w:sz="0" w:space="0" w:color="auto"/>
      </w:divBdr>
    </w:div>
    <w:div w:id="1225723089">
      <w:marLeft w:val="640"/>
      <w:marRight w:val="0"/>
      <w:marTop w:val="0"/>
      <w:marBottom w:val="0"/>
      <w:divBdr>
        <w:top w:val="none" w:sz="0" w:space="0" w:color="auto"/>
        <w:left w:val="none" w:sz="0" w:space="0" w:color="auto"/>
        <w:bottom w:val="none" w:sz="0" w:space="0" w:color="auto"/>
        <w:right w:val="none" w:sz="0" w:space="0" w:color="auto"/>
      </w:divBdr>
    </w:div>
    <w:div w:id="1225725483">
      <w:marLeft w:val="640"/>
      <w:marRight w:val="0"/>
      <w:marTop w:val="0"/>
      <w:marBottom w:val="0"/>
      <w:divBdr>
        <w:top w:val="none" w:sz="0" w:space="0" w:color="auto"/>
        <w:left w:val="none" w:sz="0" w:space="0" w:color="auto"/>
        <w:bottom w:val="none" w:sz="0" w:space="0" w:color="auto"/>
        <w:right w:val="none" w:sz="0" w:space="0" w:color="auto"/>
      </w:divBdr>
    </w:div>
    <w:div w:id="1225868957">
      <w:marLeft w:val="640"/>
      <w:marRight w:val="0"/>
      <w:marTop w:val="0"/>
      <w:marBottom w:val="0"/>
      <w:divBdr>
        <w:top w:val="none" w:sz="0" w:space="0" w:color="auto"/>
        <w:left w:val="none" w:sz="0" w:space="0" w:color="auto"/>
        <w:bottom w:val="none" w:sz="0" w:space="0" w:color="auto"/>
        <w:right w:val="none" w:sz="0" w:space="0" w:color="auto"/>
      </w:divBdr>
    </w:div>
    <w:div w:id="1225916791">
      <w:marLeft w:val="640"/>
      <w:marRight w:val="0"/>
      <w:marTop w:val="0"/>
      <w:marBottom w:val="0"/>
      <w:divBdr>
        <w:top w:val="none" w:sz="0" w:space="0" w:color="auto"/>
        <w:left w:val="none" w:sz="0" w:space="0" w:color="auto"/>
        <w:bottom w:val="none" w:sz="0" w:space="0" w:color="auto"/>
        <w:right w:val="none" w:sz="0" w:space="0" w:color="auto"/>
      </w:divBdr>
    </w:div>
    <w:div w:id="1225918607">
      <w:marLeft w:val="640"/>
      <w:marRight w:val="0"/>
      <w:marTop w:val="0"/>
      <w:marBottom w:val="0"/>
      <w:divBdr>
        <w:top w:val="none" w:sz="0" w:space="0" w:color="auto"/>
        <w:left w:val="none" w:sz="0" w:space="0" w:color="auto"/>
        <w:bottom w:val="none" w:sz="0" w:space="0" w:color="auto"/>
        <w:right w:val="none" w:sz="0" w:space="0" w:color="auto"/>
      </w:divBdr>
    </w:div>
    <w:div w:id="1225946096">
      <w:marLeft w:val="640"/>
      <w:marRight w:val="0"/>
      <w:marTop w:val="0"/>
      <w:marBottom w:val="0"/>
      <w:divBdr>
        <w:top w:val="none" w:sz="0" w:space="0" w:color="auto"/>
        <w:left w:val="none" w:sz="0" w:space="0" w:color="auto"/>
        <w:bottom w:val="none" w:sz="0" w:space="0" w:color="auto"/>
        <w:right w:val="none" w:sz="0" w:space="0" w:color="auto"/>
      </w:divBdr>
    </w:div>
    <w:div w:id="1225946647">
      <w:marLeft w:val="640"/>
      <w:marRight w:val="0"/>
      <w:marTop w:val="0"/>
      <w:marBottom w:val="0"/>
      <w:divBdr>
        <w:top w:val="none" w:sz="0" w:space="0" w:color="auto"/>
        <w:left w:val="none" w:sz="0" w:space="0" w:color="auto"/>
        <w:bottom w:val="none" w:sz="0" w:space="0" w:color="auto"/>
        <w:right w:val="none" w:sz="0" w:space="0" w:color="auto"/>
      </w:divBdr>
    </w:div>
    <w:div w:id="1225989443">
      <w:marLeft w:val="640"/>
      <w:marRight w:val="0"/>
      <w:marTop w:val="0"/>
      <w:marBottom w:val="0"/>
      <w:divBdr>
        <w:top w:val="none" w:sz="0" w:space="0" w:color="auto"/>
        <w:left w:val="none" w:sz="0" w:space="0" w:color="auto"/>
        <w:bottom w:val="none" w:sz="0" w:space="0" w:color="auto"/>
        <w:right w:val="none" w:sz="0" w:space="0" w:color="auto"/>
      </w:divBdr>
    </w:div>
    <w:div w:id="1226064313">
      <w:marLeft w:val="640"/>
      <w:marRight w:val="0"/>
      <w:marTop w:val="0"/>
      <w:marBottom w:val="0"/>
      <w:divBdr>
        <w:top w:val="none" w:sz="0" w:space="0" w:color="auto"/>
        <w:left w:val="none" w:sz="0" w:space="0" w:color="auto"/>
        <w:bottom w:val="none" w:sz="0" w:space="0" w:color="auto"/>
        <w:right w:val="none" w:sz="0" w:space="0" w:color="auto"/>
      </w:divBdr>
    </w:div>
    <w:div w:id="1226069731">
      <w:marLeft w:val="640"/>
      <w:marRight w:val="0"/>
      <w:marTop w:val="0"/>
      <w:marBottom w:val="0"/>
      <w:divBdr>
        <w:top w:val="none" w:sz="0" w:space="0" w:color="auto"/>
        <w:left w:val="none" w:sz="0" w:space="0" w:color="auto"/>
        <w:bottom w:val="none" w:sz="0" w:space="0" w:color="auto"/>
        <w:right w:val="none" w:sz="0" w:space="0" w:color="auto"/>
      </w:divBdr>
    </w:div>
    <w:div w:id="1226144917">
      <w:marLeft w:val="640"/>
      <w:marRight w:val="0"/>
      <w:marTop w:val="0"/>
      <w:marBottom w:val="0"/>
      <w:divBdr>
        <w:top w:val="none" w:sz="0" w:space="0" w:color="auto"/>
        <w:left w:val="none" w:sz="0" w:space="0" w:color="auto"/>
        <w:bottom w:val="none" w:sz="0" w:space="0" w:color="auto"/>
        <w:right w:val="none" w:sz="0" w:space="0" w:color="auto"/>
      </w:divBdr>
    </w:div>
    <w:div w:id="1226183817">
      <w:marLeft w:val="640"/>
      <w:marRight w:val="0"/>
      <w:marTop w:val="0"/>
      <w:marBottom w:val="0"/>
      <w:divBdr>
        <w:top w:val="none" w:sz="0" w:space="0" w:color="auto"/>
        <w:left w:val="none" w:sz="0" w:space="0" w:color="auto"/>
        <w:bottom w:val="none" w:sz="0" w:space="0" w:color="auto"/>
        <w:right w:val="none" w:sz="0" w:space="0" w:color="auto"/>
      </w:divBdr>
    </w:div>
    <w:div w:id="1226256989">
      <w:marLeft w:val="640"/>
      <w:marRight w:val="0"/>
      <w:marTop w:val="0"/>
      <w:marBottom w:val="0"/>
      <w:divBdr>
        <w:top w:val="none" w:sz="0" w:space="0" w:color="auto"/>
        <w:left w:val="none" w:sz="0" w:space="0" w:color="auto"/>
        <w:bottom w:val="none" w:sz="0" w:space="0" w:color="auto"/>
        <w:right w:val="none" w:sz="0" w:space="0" w:color="auto"/>
      </w:divBdr>
    </w:div>
    <w:div w:id="1226376844">
      <w:marLeft w:val="640"/>
      <w:marRight w:val="0"/>
      <w:marTop w:val="0"/>
      <w:marBottom w:val="0"/>
      <w:divBdr>
        <w:top w:val="none" w:sz="0" w:space="0" w:color="auto"/>
        <w:left w:val="none" w:sz="0" w:space="0" w:color="auto"/>
        <w:bottom w:val="none" w:sz="0" w:space="0" w:color="auto"/>
        <w:right w:val="none" w:sz="0" w:space="0" w:color="auto"/>
      </w:divBdr>
    </w:div>
    <w:div w:id="1226525019">
      <w:marLeft w:val="640"/>
      <w:marRight w:val="0"/>
      <w:marTop w:val="0"/>
      <w:marBottom w:val="0"/>
      <w:divBdr>
        <w:top w:val="none" w:sz="0" w:space="0" w:color="auto"/>
        <w:left w:val="none" w:sz="0" w:space="0" w:color="auto"/>
        <w:bottom w:val="none" w:sz="0" w:space="0" w:color="auto"/>
        <w:right w:val="none" w:sz="0" w:space="0" w:color="auto"/>
      </w:divBdr>
    </w:div>
    <w:div w:id="1226526945">
      <w:marLeft w:val="640"/>
      <w:marRight w:val="0"/>
      <w:marTop w:val="0"/>
      <w:marBottom w:val="0"/>
      <w:divBdr>
        <w:top w:val="none" w:sz="0" w:space="0" w:color="auto"/>
        <w:left w:val="none" w:sz="0" w:space="0" w:color="auto"/>
        <w:bottom w:val="none" w:sz="0" w:space="0" w:color="auto"/>
        <w:right w:val="none" w:sz="0" w:space="0" w:color="auto"/>
      </w:divBdr>
    </w:div>
    <w:div w:id="1226531116">
      <w:marLeft w:val="640"/>
      <w:marRight w:val="0"/>
      <w:marTop w:val="0"/>
      <w:marBottom w:val="0"/>
      <w:divBdr>
        <w:top w:val="none" w:sz="0" w:space="0" w:color="auto"/>
        <w:left w:val="none" w:sz="0" w:space="0" w:color="auto"/>
        <w:bottom w:val="none" w:sz="0" w:space="0" w:color="auto"/>
        <w:right w:val="none" w:sz="0" w:space="0" w:color="auto"/>
      </w:divBdr>
    </w:div>
    <w:div w:id="1226532843">
      <w:marLeft w:val="640"/>
      <w:marRight w:val="0"/>
      <w:marTop w:val="0"/>
      <w:marBottom w:val="0"/>
      <w:divBdr>
        <w:top w:val="none" w:sz="0" w:space="0" w:color="auto"/>
        <w:left w:val="none" w:sz="0" w:space="0" w:color="auto"/>
        <w:bottom w:val="none" w:sz="0" w:space="0" w:color="auto"/>
        <w:right w:val="none" w:sz="0" w:space="0" w:color="auto"/>
      </w:divBdr>
    </w:div>
    <w:div w:id="1226599692">
      <w:marLeft w:val="640"/>
      <w:marRight w:val="0"/>
      <w:marTop w:val="0"/>
      <w:marBottom w:val="0"/>
      <w:divBdr>
        <w:top w:val="none" w:sz="0" w:space="0" w:color="auto"/>
        <w:left w:val="none" w:sz="0" w:space="0" w:color="auto"/>
        <w:bottom w:val="none" w:sz="0" w:space="0" w:color="auto"/>
        <w:right w:val="none" w:sz="0" w:space="0" w:color="auto"/>
      </w:divBdr>
    </w:div>
    <w:div w:id="1226600667">
      <w:marLeft w:val="640"/>
      <w:marRight w:val="0"/>
      <w:marTop w:val="0"/>
      <w:marBottom w:val="0"/>
      <w:divBdr>
        <w:top w:val="none" w:sz="0" w:space="0" w:color="auto"/>
        <w:left w:val="none" w:sz="0" w:space="0" w:color="auto"/>
        <w:bottom w:val="none" w:sz="0" w:space="0" w:color="auto"/>
        <w:right w:val="none" w:sz="0" w:space="0" w:color="auto"/>
      </w:divBdr>
    </w:div>
    <w:div w:id="1226645545">
      <w:marLeft w:val="640"/>
      <w:marRight w:val="0"/>
      <w:marTop w:val="0"/>
      <w:marBottom w:val="0"/>
      <w:divBdr>
        <w:top w:val="none" w:sz="0" w:space="0" w:color="auto"/>
        <w:left w:val="none" w:sz="0" w:space="0" w:color="auto"/>
        <w:bottom w:val="none" w:sz="0" w:space="0" w:color="auto"/>
        <w:right w:val="none" w:sz="0" w:space="0" w:color="auto"/>
      </w:divBdr>
    </w:div>
    <w:div w:id="1226647054">
      <w:marLeft w:val="640"/>
      <w:marRight w:val="0"/>
      <w:marTop w:val="0"/>
      <w:marBottom w:val="0"/>
      <w:divBdr>
        <w:top w:val="none" w:sz="0" w:space="0" w:color="auto"/>
        <w:left w:val="none" w:sz="0" w:space="0" w:color="auto"/>
        <w:bottom w:val="none" w:sz="0" w:space="0" w:color="auto"/>
        <w:right w:val="none" w:sz="0" w:space="0" w:color="auto"/>
      </w:divBdr>
    </w:div>
    <w:div w:id="1226720829">
      <w:marLeft w:val="640"/>
      <w:marRight w:val="0"/>
      <w:marTop w:val="0"/>
      <w:marBottom w:val="0"/>
      <w:divBdr>
        <w:top w:val="none" w:sz="0" w:space="0" w:color="auto"/>
        <w:left w:val="none" w:sz="0" w:space="0" w:color="auto"/>
        <w:bottom w:val="none" w:sz="0" w:space="0" w:color="auto"/>
        <w:right w:val="none" w:sz="0" w:space="0" w:color="auto"/>
      </w:divBdr>
    </w:div>
    <w:div w:id="1226723114">
      <w:marLeft w:val="640"/>
      <w:marRight w:val="0"/>
      <w:marTop w:val="0"/>
      <w:marBottom w:val="0"/>
      <w:divBdr>
        <w:top w:val="none" w:sz="0" w:space="0" w:color="auto"/>
        <w:left w:val="none" w:sz="0" w:space="0" w:color="auto"/>
        <w:bottom w:val="none" w:sz="0" w:space="0" w:color="auto"/>
        <w:right w:val="none" w:sz="0" w:space="0" w:color="auto"/>
      </w:divBdr>
    </w:div>
    <w:div w:id="1226792167">
      <w:marLeft w:val="640"/>
      <w:marRight w:val="0"/>
      <w:marTop w:val="0"/>
      <w:marBottom w:val="0"/>
      <w:divBdr>
        <w:top w:val="none" w:sz="0" w:space="0" w:color="auto"/>
        <w:left w:val="none" w:sz="0" w:space="0" w:color="auto"/>
        <w:bottom w:val="none" w:sz="0" w:space="0" w:color="auto"/>
        <w:right w:val="none" w:sz="0" w:space="0" w:color="auto"/>
      </w:divBdr>
    </w:div>
    <w:div w:id="1226836381">
      <w:marLeft w:val="640"/>
      <w:marRight w:val="0"/>
      <w:marTop w:val="0"/>
      <w:marBottom w:val="0"/>
      <w:divBdr>
        <w:top w:val="none" w:sz="0" w:space="0" w:color="auto"/>
        <w:left w:val="none" w:sz="0" w:space="0" w:color="auto"/>
        <w:bottom w:val="none" w:sz="0" w:space="0" w:color="auto"/>
        <w:right w:val="none" w:sz="0" w:space="0" w:color="auto"/>
      </w:divBdr>
    </w:div>
    <w:div w:id="1226919253">
      <w:marLeft w:val="640"/>
      <w:marRight w:val="0"/>
      <w:marTop w:val="0"/>
      <w:marBottom w:val="0"/>
      <w:divBdr>
        <w:top w:val="none" w:sz="0" w:space="0" w:color="auto"/>
        <w:left w:val="none" w:sz="0" w:space="0" w:color="auto"/>
        <w:bottom w:val="none" w:sz="0" w:space="0" w:color="auto"/>
        <w:right w:val="none" w:sz="0" w:space="0" w:color="auto"/>
      </w:divBdr>
    </w:div>
    <w:div w:id="1226987716">
      <w:marLeft w:val="640"/>
      <w:marRight w:val="0"/>
      <w:marTop w:val="0"/>
      <w:marBottom w:val="0"/>
      <w:divBdr>
        <w:top w:val="none" w:sz="0" w:space="0" w:color="auto"/>
        <w:left w:val="none" w:sz="0" w:space="0" w:color="auto"/>
        <w:bottom w:val="none" w:sz="0" w:space="0" w:color="auto"/>
        <w:right w:val="none" w:sz="0" w:space="0" w:color="auto"/>
      </w:divBdr>
    </w:div>
    <w:div w:id="1226991012">
      <w:marLeft w:val="640"/>
      <w:marRight w:val="0"/>
      <w:marTop w:val="0"/>
      <w:marBottom w:val="0"/>
      <w:divBdr>
        <w:top w:val="none" w:sz="0" w:space="0" w:color="auto"/>
        <w:left w:val="none" w:sz="0" w:space="0" w:color="auto"/>
        <w:bottom w:val="none" w:sz="0" w:space="0" w:color="auto"/>
        <w:right w:val="none" w:sz="0" w:space="0" w:color="auto"/>
      </w:divBdr>
    </w:div>
    <w:div w:id="1227061321">
      <w:marLeft w:val="640"/>
      <w:marRight w:val="0"/>
      <w:marTop w:val="0"/>
      <w:marBottom w:val="0"/>
      <w:divBdr>
        <w:top w:val="none" w:sz="0" w:space="0" w:color="auto"/>
        <w:left w:val="none" w:sz="0" w:space="0" w:color="auto"/>
        <w:bottom w:val="none" w:sz="0" w:space="0" w:color="auto"/>
        <w:right w:val="none" w:sz="0" w:space="0" w:color="auto"/>
      </w:divBdr>
    </w:div>
    <w:div w:id="1227180925">
      <w:marLeft w:val="640"/>
      <w:marRight w:val="0"/>
      <w:marTop w:val="0"/>
      <w:marBottom w:val="0"/>
      <w:divBdr>
        <w:top w:val="none" w:sz="0" w:space="0" w:color="auto"/>
        <w:left w:val="none" w:sz="0" w:space="0" w:color="auto"/>
        <w:bottom w:val="none" w:sz="0" w:space="0" w:color="auto"/>
        <w:right w:val="none" w:sz="0" w:space="0" w:color="auto"/>
      </w:divBdr>
    </w:div>
    <w:div w:id="1227229571">
      <w:marLeft w:val="640"/>
      <w:marRight w:val="0"/>
      <w:marTop w:val="0"/>
      <w:marBottom w:val="0"/>
      <w:divBdr>
        <w:top w:val="none" w:sz="0" w:space="0" w:color="auto"/>
        <w:left w:val="none" w:sz="0" w:space="0" w:color="auto"/>
        <w:bottom w:val="none" w:sz="0" w:space="0" w:color="auto"/>
        <w:right w:val="none" w:sz="0" w:space="0" w:color="auto"/>
      </w:divBdr>
    </w:div>
    <w:div w:id="1227257399">
      <w:marLeft w:val="640"/>
      <w:marRight w:val="0"/>
      <w:marTop w:val="0"/>
      <w:marBottom w:val="0"/>
      <w:divBdr>
        <w:top w:val="none" w:sz="0" w:space="0" w:color="auto"/>
        <w:left w:val="none" w:sz="0" w:space="0" w:color="auto"/>
        <w:bottom w:val="none" w:sz="0" w:space="0" w:color="auto"/>
        <w:right w:val="none" w:sz="0" w:space="0" w:color="auto"/>
      </w:divBdr>
    </w:div>
    <w:div w:id="1227258519">
      <w:marLeft w:val="640"/>
      <w:marRight w:val="0"/>
      <w:marTop w:val="0"/>
      <w:marBottom w:val="0"/>
      <w:divBdr>
        <w:top w:val="none" w:sz="0" w:space="0" w:color="auto"/>
        <w:left w:val="none" w:sz="0" w:space="0" w:color="auto"/>
        <w:bottom w:val="none" w:sz="0" w:space="0" w:color="auto"/>
        <w:right w:val="none" w:sz="0" w:space="0" w:color="auto"/>
      </w:divBdr>
    </w:div>
    <w:div w:id="1227373571">
      <w:marLeft w:val="640"/>
      <w:marRight w:val="0"/>
      <w:marTop w:val="0"/>
      <w:marBottom w:val="0"/>
      <w:divBdr>
        <w:top w:val="none" w:sz="0" w:space="0" w:color="auto"/>
        <w:left w:val="none" w:sz="0" w:space="0" w:color="auto"/>
        <w:bottom w:val="none" w:sz="0" w:space="0" w:color="auto"/>
        <w:right w:val="none" w:sz="0" w:space="0" w:color="auto"/>
      </w:divBdr>
    </w:div>
    <w:div w:id="1227373632">
      <w:marLeft w:val="640"/>
      <w:marRight w:val="0"/>
      <w:marTop w:val="0"/>
      <w:marBottom w:val="0"/>
      <w:divBdr>
        <w:top w:val="none" w:sz="0" w:space="0" w:color="auto"/>
        <w:left w:val="none" w:sz="0" w:space="0" w:color="auto"/>
        <w:bottom w:val="none" w:sz="0" w:space="0" w:color="auto"/>
        <w:right w:val="none" w:sz="0" w:space="0" w:color="auto"/>
      </w:divBdr>
    </w:div>
    <w:div w:id="1227377071">
      <w:marLeft w:val="640"/>
      <w:marRight w:val="0"/>
      <w:marTop w:val="0"/>
      <w:marBottom w:val="0"/>
      <w:divBdr>
        <w:top w:val="none" w:sz="0" w:space="0" w:color="auto"/>
        <w:left w:val="none" w:sz="0" w:space="0" w:color="auto"/>
        <w:bottom w:val="none" w:sz="0" w:space="0" w:color="auto"/>
        <w:right w:val="none" w:sz="0" w:space="0" w:color="auto"/>
      </w:divBdr>
    </w:div>
    <w:div w:id="1227377466">
      <w:marLeft w:val="640"/>
      <w:marRight w:val="0"/>
      <w:marTop w:val="0"/>
      <w:marBottom w:val="0"/>
      <w:divBdr>
        <w:top w:val="none" w:sz="0" w:space="0" w:color="auto"/>
        <w:left w:val="none" w:sz="0" w:space="0" w:color="auto"/>
        <w:bottom w:val="none" w:sz="0" w:space="0" w:color="auto"/>
        <w:right w:val="none" w:sz="0" w:space="0" w:color="auto"/>
      </w:divBdr>
    </w:div>
    <w:div w:id="1227423783">
      <w:marLeft w:val="640"/>
      <w:marRight w:val="0"/>
      <w:marTop w:val="0"/>
      <w:marBottom w:val="0"/>
      <w:divBdr>
        <w:top w:val="none" w:sz="0" w:space="0" w:color="auto"/>
        <w:left w:val="none" w:sz="0" w:space="0" w:color="auto"/>
        <w:bottom w:val="none" w:sz="0" w:space="0" w:color="auto"/>
        <w:right w:val="none" w:sz="0" w:space="0" w:color="auto"/>
      </w:divBdr>
    </w:div>
    <w:div w:id="1227451986">
      <w:marLeft w:val="640"/>
      <w:marRight w:val="0"/>
      <w:marTop w:val="0"/>
      <w:marBottom w:val="0"/>
      <w:divBdr>
        <w:top w:val="none" w:sz="0" w:space="0" w:color="auto"/>
        <w:left w:val="none" w:sz="0" w:space="0" w:color="auto"/>
        <w:bottom w:val="none" w:sz="0" w:space="0" w:color="auto"/>
        <w:right w:val="none" w:sz="0" w:space="0" w:color="auto"/>
      </w:divBdr>
    </w:div>
    <w:div w:id="1227569630">
      <w:marLeft w:val="640"/>
      <w:marRight w:val="0"/>
      <w:marTop w:val="0"/>
      <w:marBottom w:val="0"/>
      <w:divBdr>
        <w:top w:val="none" w:sz="0" w:space="0" w:color="auto"/>
        <w:left w:val="none" w:sz="0" w:space="0" w:color="auto"/>
        <w:bottom w:val="none" w:sz="0" w:space="0" w:color="auto"/>
        <w:right w:val="none" w:sz="0" w:space="0" w:color="auto"/>
      </w:divBdr>
    </w:div>
    <w:div w:id="1227570369">
      <w:marLeft w:val="640"/>
      <w:marRight w:val="0"/>
      <w:marTop w:val="0"/>
      <w:marBottom w:val="0"/>
      <w:divBdr>
        <w:top w:val="none" w:sz="0" w:space="0" w:color="auto"/>
        <w:left w:val="none" w:sz="0" w:space="0" w:color="auto"/>
        <w:bottom w:val="none" w:sz="0" w:space="0" w:color="auto"/>
        <w:right w:val="none" w:sz="0" w:space="0" w:color="auto"/>
      </w:divBdr>
    </w:div>
    <w:div w:id="1227572917">
      <w:marLeft w:val="640"/>
      <w:marRight w:val="0"/>
      <w:marTop w:val="0"/>
      <w:marBottom w:val="0"/>
      <w:divBdr>
        <w:top w:val="none" w:sz="0" w:space="0" w:color="auto"/>
        <w:left w:val="none" w:sz="0" w:space="0" w:color="auto"/>
        <w:bottom w:val="none" w:sz="0" w:space="0" w:color="auto"/>
        <w:right w:val="none" w:sz="0" w:space="0" w:color="auto"/>
      </w:divBdr>
    </w:div>
    <w:div w:id="1227718180">
      <w:marLeft w:val="640"/>
      <w:marRight w:val="0"/>
      <w:marTop w:val="0"/>
      <w:marBottom w:val="0"/>
      <w:divBdr>
        <w:top w:val="none" w:sz="0" w:space="0" w:color="auto"/>
        <w:left w:val="none" w:sz="0" w:space="0" w:color="auto"/>
        <w:bottom w:val="none" w:sz="0" w:space="0" w:color="auto"/>
        <w:right w:val="none" w:sz="0" w:space="0" w:color="auto"/>
      </w:divBdr>
    </w:div>
    <w:div w:id="1227759855">
      <w:marLeft w:val="640"/>
      <w:marRight w:val="0"/>
      <w:marTop w:val="0"/>
      <w:marBottom w:val="0"/>
      <w:divBdr>
        <w:top w:val="none" w:sz="0" w:space="0" w:color="auto"/>
        <w:left w:val="none" w:sz="0" w:space="0" w:color="auto"/>
        <w:bottom w:val="none" w:sz="0" w:space="0" w:color="auto"/>
        <w:right w:val="none" w:sz="0" w:space="0" w:color="auto"/>
      </w:divBdr>
    </w:div>
    <w:div w:id="1227763409">
      <w:marLeft w:val="640"/>
      <w:marRight w:val="0"/>
      <w:marTop w:val="0"/>
      <w:marBottom w:val="0"/>
      <w:divBdr>
        <w:top w:val="none" w:sz="0" w:space="0" w:color="auto"/>
        <w:left w:val="none" w:sz="0" w:space="0" w:color="auto"/>
        <w:bottom w:val="none" w:sz="0" w:space="0" w:color="auto"/>
        <w:right w:val="none" w:sz="0" w:space="0" w:color="auto"/>
      </w:divBdr>
    </w:div>
    <w:div w:id="1227764578">
      <w:marLeft w:val="640"/>
      <w:marRight w:val="0"/>
      <w:marTop w:val="0"/>
      <w:marBottom w:val="0"/>
      <w:divBdr>
        <w:top w:val="none" w:sz="0" w:space="0" w:color="auto"/>
        <w:left w:val="none" w:sz="0" w:space="0" w:color="auto"/>
        <w:bottom w:val="none" w:sz="0" w:space="0" w:color="auto"/>
        <w:right w:val="none" w:sz="0" w:space="0" w:color="auto"/>
      </w:divBdr>
    </w:div>
    <w:div w:id="1227764646">
      <w:marLeft w:val="640"/>
      <w:marRight w:val="0"/>
      <w:marTop w:val="0"/>
      <w:marBottom w:val="0"/>
      <w:divBdr>
        <w:top w:val="none" w:sz="0" w:space="0" w:color="auto"/>
        <w:left w:val="none" w:sz="0" w:space="0" w:color="auto"/>
        <w:bottom w:val="none" w:sz="0" w:space="0" w:color="auto"/>
        <w:right w:val="none" w:sz="0" w:space="0" w:color="auto"/>
      </w:divBdr>
    </w:div>
    <w:div w:id="1227837929">
      <w:marLeft w:val="640"/>
      <w:marRight w:val="0"/>
      <w:marTop w:val="0"/>
      <w:marBottom w:val="0"/>
      <w:divBdr>
        <w:top w:val="none" w:sz="0" w:space="0" w:color="auto"/>
        <w:left w:val="none" w:sz="0" w:space="0" w:color="auto"/>
        <w:bottom w:val="none" w:sz="0" w:space="0" w:color="auto"/>
        <w:right w:val="none" w:sz="0" w:space="0" w:color="auto"/>
      </w:divBdr>
    </w:div>
    <w:div w:id="1227951703">
      <w:marLeft w:val="640"/>
      <w:marRight w:val="0"/>
      <w:marTop w:val="0"/>
      <w:marBottom w:val="0"/>
      <w:divBdr>
        <w:top w:val="none" w:sz="0" w:space="0" w:color="auto"/>
        <w:left w:val="none" w:sz="0" w:space="0" w:color="auto"/>
        <w:bottom w:val="none" w:sz="0" w:space="0" w:color="auto"/>
        <w:right w:val="none" w:sz="0" w:space="0" w:color="auto"/>
      </w:divBdr>
    </w:div>
    <w:div w:id="1227952269">
      <w:marLeft w:val="640"/>
      <w:marRight w:val="0"/>
      <w:marTop w:val="0"/>
      <w:marBottom w:val="0"/>
      <w:divBdr>
        <w:top w:val="none" w:sz="0" w:space="0" w:color="auto"/>
        <w:left w:val="none" w:sz="0" w:space="0" w:color="auto"/>
        <w:bottom w:val="none" w:sz="0" w:space="0" w:color="auto"/>
        <w:right w:val="none" w:sz="0" w:space="0" w:color="auto"/>
      </w:divBdr>
    </w:div>
    <w:div w:id="1228103563">
      <w:marLeft w:val="640"/>
      <w:marRight w:val="0"/>
      <w:marTop w:val="0"/>
      <w:marBottom w:val="0"/>
      <w:divBdr>
        <w:top w:val="none" w:sz="0" w:space="0" w:color="auto"/>
        <w:left w:val="none" w:sz="0" w:space="0" w:color="auto"/>
        <w:bottom w:val="none" w:sz="0" w:space="0" w:color="auto"/>
        <w:right w:val="none" w:sz="0" w:space="0" w:color="auto"/>
      </w:divBdr>
    </w:div>
    <w:div w:id="1228109147">
      <w:marLeft w:val="640"/>
      <w:marRight w:val="0"/>
      <w:marTop w:val="0"/>
      <w:marBottom w:val="0"/>
      <w:divBdr>
        <w:top w:val="none" w:sz="0" w:space="0" w:color="auto"/>
        <w:left w:val="none" w:sz="0" w:space="0" w:color="auto"/>
        <w:bottom w:val="none" w:sz="0" w:space="0" w:color="auto"/>
        <w:right w:val="none" w:sz="0" w:space="0" w:color="auto"/>
      </w:divBdr>
    </w:div>
    <w:div w:id="1228109426">
      <w:marLeft w:val="640"/>
      <w:marRight w:val="0"/>
      <w:marTop w:val="0"/>
      <w:marBottom w:val="0"/>
      <w:divBdr>
        <w:top w:val="none" w:sz="0" w:space="0" w:color="auto"/>
        <w:left w:val="none" w:sz="0" w:space="0" w:color="auto"/>
        <w:bottom w:val="none" w:sz="0" w:space="0" w:color="auto"/>
        <w:right w:val="none" w:sz="0" w:space="0" w:color="auto"/>
      </w:divBdr>
    </w:div>
    <w:div w:id="1228110122">
      <w:marLeft w:val="640"/>
      <w:marRight w:val="0"/>
      <w:marTop w:val="0"/>
      <w:marBottom w:val="0"/>
      <w:divBdr>
        <w:top w:val="none" w:sz="0" w:space="0" w:color="auto"/>
        <w:left w:val="none" w:sz="0" w:space="0" w:color="auto"/>
        <w:bottom w:val="none" w:sz="0" w:space="0" w:color="auto"/>
        <w:right w:val="none" w:sz="0" w:space="0" w:color="auto"/>
      </w:divBdr>
    </w:div>
    <w:div w:id="1228224073">
      <w:marLeft w:val="640"/>
      <w:marRight w:val="0"/>
      <w:marTop w:val="0"/>
      <w:marBottom w:val="0"/>
      <w:divBdr>
        <w:top w:val="none" w:sz="0" w:space="0" w:color="auto"/>
        <w:left w:val="none" w:sz="0" w:space="0" w:color="auto"/>
        <w:bottom w:val="none" w:sz="0" w:space="0" w:color="auto"/>
        <w:right w:val="none" w:sz="0" w:space="0" w:color="auto"/>
      </w:divBdr>
    </w:div>
    <w:div w:id="1228229360">
      <w:marLeft w:val="640"/>
      <w:marRight w:val="0"/>
      <w:marTop w:val="0"/>
      <w:marBottom w:val="0"/>
      <w:divBdr>
        <w:top w:val="none" w:sz="0" w:space="0" w:color="auto"/>
        <w:left w:val="none" w:sz="0" w:space="0" w:color="auto"/>
        <w:bottom w:val="none" w:sz="0" w:space="0" w:color="auto"/>
        <w:right w:val="none" w:sz="0" w:space="0" w:color="auto"/>
      </w:divBdr>
    </w:div>
    <w:div w:id="1228296743">
      <w:marLeft w:val="640"/>
      <w:marRight w:val="0"/>
      <w:marTop w:val="0"/>
      <w:marBottom w:val="0"/>
      <w:divBdr>
        <w:top w:val="none" w:sz="0" w:space="0" w:color="auto"/>
        <w:left w:val="none" w:sz="0" w:space="0" w:color="auto"/>
        <w:bottom w:val="none" w:sz="0" w:space="0" w:color="auto"/>
        <w:right w:val="none" w:sz="0" w:space="0" w:color="auto"/>
      </w:divBdr>
    </w:div>
    <w:div w:id="1228347241">
      <w:marLeft w:val="640"/>
      <w:marRight w:val="0"/>
      <w:marTop w:val="0"/>
      <w:marBottom w:val="0"/>
      <w:divBdr>
        <w:top w:val="none" w:sz="0" w:space="0" w:color="auto"/>
        <w:left w:val="none" w:sz="0" w:space="0" w:color="auto"/>
        <w:bottom w:val="none" w:sz="0" w:space="0" w:color="auto"/>
        <w:right w:val="none" w:sz="0" w:space="0" w:color="auto"/>
      </w:divBdr>
    </w:div>
    <w:div w:id="1228415891">
      <w:marLeft w:val="640"/>
      <w:marRight w:val="0"/>
      <w:marTop w:val="0"/>
      <w:marBottom w:val="0"/>
      <w:divBdr>
        <w:top w:val="none" w:sz="0" w:space="0" w:color="auto"/>
        <w:left w:val="none" w:sz="0" w:space="0" w:color="auto"/>
        <w:bottom w:val="none" w:sz="0" w:space="0" w:color="auto"/>
        <w:right w:val="none" w:sz="0" w:space="0" w:color="auto"/>
      </w:divBdr>
    </w:div>
    <w:div w:id="1228417541">
      <w:marLeft w:val="640"/>
      <w:marRight w:val="0"/>
      <w:marTop w:val="0"/>
      <w:marBottom w:val="0"/>
      <w:divBdr>
        <w:top w:val="none" w:sz="0" w:space="0" w:color="auto"/>
        <w:left w:val="none" w:sz="0" w:space="0" w:color="auto"/>
        <w:bottom w:val="none" w:sz="0" w:space="0" w:color="auto"/>
        <w:right w:val="none" w:sz="0" w:space="0" w:color="auto"/>
      </w:divBdr>
    </w:div>
    <w:div w:id="1228497952">
      <w:marLeft w:val="640"/>
      <w:marRight w:val="0"/>
      <w:marTop w:val="0"/>
      <w:marBottom w:val="0"/>
      <w:divBdr>
        <w:top w:val="none" w:sz="0" w:space="0" w:color="auto"/>
        <w:left w:val="none" w:sz="0" w:space="0" w:color="auto"/>
        <w:bottom w:val="none" w:sz="0" w:space="0" w:color="auto"/>
        <w:right w:val="none" w:sz="0" w:space="0" w:color="auto"/>
      </w:divBdr>
    </w:div>
    <w:div w:id="1228564688">
      <w:marLeft w:val="640"/>
      <w:marRight w:val="0"/>
      <w:marTop w:val="0"/>
      <w:marBottom w:val="0"/>
      <w:divBdr>
        <w:top w:val="none" w:sz="0" w:space="0" w:color="auto"/>
        <w:left w:val="none" w:sz="0" w:space="0" w:color="auto"/>
        <w:bottom w:val="none" w:sz="0" w:space="0" w:color="auto"/>
        <w:right w:val="none" w:sz="0" w:space="0" w:color="auto"/>
      </w:divBdr>
    </w:div>
    <w:div w:id="1228567224">
      <w:marLeft w:val="640"/>
      <w:marRight w:val="0"/>
      <w:marTop w:val="0"/>
      <w:marBottom w:val="0"/>
      <w:divBdr>
        <w:top w:val="none" w:sz="0" w:space="0" w:color="auto"/>
        <w:left w:val="none" w:sz="0" w:space="0" w:color="auto"/>
        <w:bottom w:val="none" w:sz="0" w:space="0" w:color="auto"/>
        <w:right w:val="none" w:sz="0" w:space="0" w:color="auto"/>
      </w:divBdr>
    </w:div>
    <w:div w:id="1228570087">
      <w:marLeft w:val="640"/>
      <w:marRight w:val="0"/>
      <w:marTop w:val="0"/>
      <w:marBottom w:val="0"/>
      <w:divBdr>
        <w:top w:val="none" w:sz="0" w:space="0" w:color="auto"/>
        <w:left w:val="none" w:sz="0" w:space="0" w:color="auto"/>
        <w:bottom w:val="none" w:sz="0" w:space="0" w:color="auto"/>
        <w:right w:val="none" w:sz="0" w:space="0" w:color="auto"/>
      </w:divBdr>
    </w:div>
    <w:div w:id="1228762137">
      <w:marLeft w:val="640"/>
      <w:marRight w:val="0"/>
      <w:marTop w:val="0"/>
      <w:marBottom w:val="0"/>
      <w:divBdr>
        <w:top w:val="none" w:sz="0" w:space="0" w:color="auto"/>
        <w:left w:val="none" w:sz="0" w:space="0" w:color="auto"/>
        <w:bottom w:val="none" w:sz="0" w:space="0" w:color="auto"/>
        <w:right w:val="none" w:sz="0" w:space="0" w:color="auto"/>
      </w:divBdr>
    </w:div>
    <w:div w:id="1228764907">
      <w:marLeft w:val="640"/>
      <w:marRight w:val="0"/>
      <w:marTop w:val="0"/>
      <w:marBottom w:val="0"/>
      <w:divBdr>
        <w:top w:val="none" w:sz="0" w:space="0" w:color="auto"/>
        <w:left w:val="none" w:sz="0" w:space="0" w:color="auto"/>
        <w:bottom w:val="none" w:sz="0" w:space="0" w:color="auto"/>
        <w:right w:val="none" w:sz="0" w:space="0" w:color="auto"/>
      </w:divBdr>
    </w:div>
    <w:div w:id="1228807539">
      <w:marLeft w:val="640"/>
      <w:marRight w:val="0"/>
      <w:marTop w:val="0"/>
      <w:marBottom w:val="0"/>
      <w:divBdr>
        <w:top w:val="none" w:sz="0" w:space="0" w:color="auto"/>
        <w:left w:val="none" w:sz="0" w:space="0" w:color="auto"/>
        <w:bottom w:val="none" w:sz="0" w:space="0" w:color="auto"/>
        <w:right w:val="none" w:sz="0" w:space="0" w:color="auto"/>
      </w:divBdr>
    </w:div>
    <w:div w:id="1228882574">
      <w:marLeft w:val="640"/>
      <w:marRight w:val="0"/>
      <w:marTop w:val="0"/>
      <w:marBottom w:val="0"/>
      <w:divBdr>
        <w:top w:val="none" w:sz="0" w:space="0" w:color="auto"/>
        <w:left w:val="none" w:sz="0" w:space="0" w:color="auto"/>
        <w:bottom w:val="none" w:sz="0" w:space="0" w:color="auto"/>
        <w:right w:val="none" w:sz="0" w:space="0" w:color="auto"/>
      </w:divBdr>
    </w:div>
    <w:div w:id="1228957647">
      <w:marLeft w:val="640"/>
      <w:marRight w:val="0"/>
      <w:marTop w:val="0"/>
      <w:marBottom w:val="0"/>
      <w:divBdr>
        <w:top w:val="none" w:sz="0" w:space="0" w:color="auto"/>
        <w:left w:val="none" w:sz="0" w:space="0" w:color="auto"/>
        <w:bottom w:val="none" w:sz="0" w:space="0" w:color="auto"/>
        <w:right w:val="none" w:sz="0" w:space="0" w:color="auto"/>
      </w:divBdr>
    </w:div>
    <w:div w:id="1228998090">
      <w:marLeft w:val="640"/>
      <w:marRight w:val="0"/>
      <w:marTop w:val="0"/>
      <w:marBottom w:val="0"/>
      <w:divBdr>
        <w:top w:val="none" w:sz="0" w:space="0" w:color="auto"/>
        <w:left w:val="none" w:sz="0" w:space="0" w:color="auto"/>
        <w:bottom w:val="none" w:sz="0" w:space="0" w:color="auto"/>
        <w:right w:val="none" w:sz="0" w:space="0" w:color="auto"/>
      </w:divBdr>
    </w:div>
    <w:div w:id="1229029122">
      <w:marLeft w:val="640"/>
      <w:marRight w:val="0"/>
      <w:marTop w:val="0"/>
      <w:marBottom w:val="0"/>
      <w:divBdr>
        <w:top w:val="none" w:sz="0" w:space="0" w:color="auto"/>
        <w:left w:val="none" w:sz="0" w:space="0" w:color="auto"/>
        <w:bottom w:val="none" w:sz="0" w:space="0" w:color="auto"/>
        <w:right w:val="none" w:sz="0" w:space="0" w:color="auto"/>
      </w:divBdr>
    </w:div>
    <w:div w:id="1229072557">
      <w:marLeft w:val="640"/>
      <w:marRight w:val="0"/>
      <w:marTop w:val="0"/>
      <w:marBottom w:val="0"/>
      <w:divBdr>
        <w:top w:val="none" w:sz="0" w:space="0" w:color="auto"/>
        <w:left w:val="none" w:sz="0" w:space="0" w:color="auto"/>
        <w:bottom w:val="none" w:sz="0" w:space="0" w:color="auto"/>
        <w:right w:val="none" w:sz="0" w:space="0" w:color="auto"/>
      </w:divBdr>
    </w:div>
    <w:div w:id="1229074211">
      <w:marLeft w:val="640"/>
      <w:marRight w:val="0"/>
      <w:marTop w:val="0"/>
      <w:marBottom w:val="0"/>
      <w:divBdr>
        <w:top w:val="none" w:sz="0" w:space="0" w:color="auto"/>
        <w:left w:val="none" w:sz="0" w:space="0" w:color="auto"/>
        <w:bottom w:val="none" w:sz="0" w:space="0" w:color="auto"/>
        <w:right w:val="none" w:sz="0" w:space="0" w:color="auto"/>
      </w:divBdr>
    </w:div>
    <w:div w:id="1229144360">
      <w:marLeft w:val="640"/>
      <w:marRight w:val="0"/>
      <w:marTop w:val="0"/>
      <w:marBottom w:val="0"/>
      <w:divBdr>
        <w:top w:val="none" w:sz="0" w:space="0" w:color="auto"/>
        <w:left w:val="none" w:sz="0" w:space="0" w:color="auto"/>
        <w:bottom w:val="none" w:sz="0" w:space="0" w:color="auto"/>
        <w:right w:val="none" w:sz="0" w:space="0" w:color="auto"/>
      </w:divBdr>
    </w:div>
    <w:div w:id="1229222633">
      <w:bodyDiv w:val="1"/>
      <w:marLeft w:val="0"/>
      <w:marRight w:val="0"/>
      <w:marTop w:val="0"/>
      <w:marBottom w:val="0"/>
      <w:divBdr>
        <w:top w:val="none" w:sz="0" w:space="0" w:color="auto"/>
        <w:left w:val="none" w:sz="0" w:space="0" w:color="auto"/>
        <w:bottom w:val="none" w:sz="0" w:space="0" w:color="auto"/>
        <w:right w:val="none" w:sz="0" w:space="0" w:color="auto"/>
      </w:divBdr>
      <w:divsChild>
        <w:div w:id="39985025">
          <w:marLeft w:val="640"/>
          <w:marRight w:val="0"/>
          <w:marTop w:val="0"/>
          <w:marBottom w:val="0"/>
          <w:divBdr>
            <w:top w:val="none" w:sz="0" w:space="0" w:color="auto"/>
            <w:left w:val="none" w:sz="0" w:space="0" w:color="auto"/>
            <w:bottom w:val="none" w:sz="0" w:space="0" w:color="auto"/>
            <w:right w:val="none" w:sz="0" w:space="0" w:color="auto"/>
          </w:divBdr>
        </w:div>
        <w:div w:id="83041629">
          <w:marLeft w:val="640"/>
          <w:marRight w:val="0"/>
          <w:marTop w:val="0"/>
          <w:marBottom w:val="0"/>
          <w:divBdr>
            <w:top w:val="none" w:sz="0" w:space="0" w:color="auto"/>
            <w:left w:val="none" w:sz="0" w:space="0" w:color="auto"/>
            <w:bottom w:val="none" w:sz="0" w:space="0" w:color="auto"/>
            <w:right w:val="none" w:sz="0" w:space="0" w:color="auto"/>
          </w:divBdr>
        </w:div>
        <w:div w:id="136797739">
          <w:marLeft w:val="640"/>
          <w:marRight w:val="0"/>
          <w:marTop w:val="0"/>
          <w:marBottom w:val="0"/>
          <w:divBdr>
            <w:top w:val="none" w:sz="0" w:space="0" w:color="auto"/>
            <w:left w:val="none" w:sz="0" w:space="0" w:color="auto"/>
            <w:bottom w:val="none" w:sz="0" w:space="0" w:color="auto"/>
            <w:right w:val="none" w:sz="0" w:space="0" w:color="auto"/>
          </w:divBdr>
        </w:div>
        <w:div w:id="250896463">
          <w:marLeft w:val="640"/>
          <w:marRight w:val="0"/>
          <w:marTop w:val="0"/>
          <w:marBottom w:val="0"/>
          <w:divBdr>
            <w:top w:val="none" w:sz="0" w:space="0" w:color="auto"/>
            <w:left w:val="none" w:sz="0" w:space="0" w:color="auto"/>
            <w:bottom w:val="none" w:sz="0" w:space="0" w:color="auto"/>
            <w:right w:val="none" w:sz="0" w:space="0" w:color="auto"/>
          </w:divBdr>
        </w:div>
        <w:div w:id="268440552">
          <w:marLeft w:val="640"/>
          <w:marRight w:val="0"/>
          <w:marTop w:val="0"/>
          <w:marBottom w:val="0"/>
          <w:divBdr>
            <w:top w:val="none" w:sz="0" w:space="0" w:color="auto"/>
            <w:left w:val="none" w:sz="0" w:space="0" w:color="auto"/>
            <w:bottom w:val="none" w:sz="0" w:space="0" w:color="auto"/>
            <w:right w:val="none" w:sz="0" w:space="0" w:color="auto"/>
          </w:divBdr>
        </w:div>
        <w:div w:id="277490792">
          <w:marLeft w:val="640"/>
          <w:marRight w:val="0"/>
          <w:marTop w:val="0"/>
          <w:marBottom w:val="0"/>
          <w:divBdr>
            <w:top w:val="none" w:sz="0" w:space="0" w:color="auto"/>
            <w:left w:val="none" w:sz="0" w:space="0" w:color="auto"/>
            <w:bottom w:val="none" w:sz="0" w:space="0" w:color="auto"/>
            <w:right w:val="none" w:sz="0" w:space="0" w:color="auto"/>
          </w:divBdr>
        </w:div>
        <w:div w:id="277640067">
          <w:marLeft w:val="640"/>
          <w:marRight w:val="0"/>
          <w:marTop w:val="0"/>
          <w:marBottom w:val="0"/>
          <w:divBdr>
            <w:top w:val="none" w:sz="0" w:space="0" w:color="auto"/>
            <w:left w:val="none" w:sz="0" w:space="0" w:color="auto"/>
            <w:bottom w:val="none" w:sz="0" w:space="0" w:color="auto"/>
            <w:right w:val="none" w:sz="0" w:space="0" w:color="auto"/>
          </w:divBdr>
        </w:div>
        <w:div w:id="386496910">
          <w:marLeft w:val="640"/>
          <w:marRight w:val="0"/>
          <w:marTop w:val="0"/>
          <w:marBottom w:val="0"/>
          <w:divBdr>
            <w:top w:val="none" w:sz="0" w:space="0" w:color="auto"/>
            <w:left w:val="none" w:sz="0" w:space="0" w:color="auto"/>
            <w:bottom w:val="none" w:sz="0" w:space="0" w:color="auto"/>
            <w:right w:val="none" w:sz="0" w:space="0" w:color="auto"/>
          </w:divBdr>
        </w:div>
        <w:div w:id="407462479">
          <w:marLeft w:val="640"/>
          <w:marRight w:val="0"/>
          <w:marTop w:val="0"/>
          <w:marBottom w:val="0"/>
          <w:divBdr>
            <w:top w:val="none" w:sz="0" w:space="0" w:color="auto"/>
            <w:left w:val="none" w:sz="0" w:space="0" w:color="auto"/>
            <w:bottom w:val="none" w:sz="0" w:space="0" w:color="auto"/>
            <w:right w:val="none" w:sz="0" w:space="0" w:color="auto"/>
          </w:divBdr>
        </w:div>
        <w:div w:id="541210200">
          <w:marLeft w:val="640"/>
          <w:marRight w:val="0"/>
          <w:marTop w:val="0"/>
          <w:marBottom w:val="0"/>
          <w:divBdr>
            <w:top w:val="none" w:sz="0" w:space="0" w:color="auto"/>
            <w:left w:val="none" w:sz="0" w:space="0" w:color="auto"/>
            <w:bottom w:val="none" w:sz="0" w:space="0" w:color="auto"/>
            <w:right w:val="none" w:sz="0" w:space="0" w:color="auto"/>
          </w:divBdr>
        </w:div>
        <w:div w:id="542519965">
          <w:marLeft w:val="640"/>
          <w:marRight w:val="0"/>
          <w:marTop w:val="0"/>
          <w:marBottom w:val="0"/>
          <w:divBdr>
            <w:top w:val="none" w:sz="0" w:space="0" w:color="auto"/>
            <w:left w:val="none" w:sz="0" w:space="0" w:color="auto"/>
            <w:bottom w:val="none" w:sz="0" w:space="0" w:color="auto"/>
            <w:right w:val="none" w:sz="0" w:space="0" w:color="auto"/>
          </w:divBdr>
        </w:div>
        <w:div w:id="621157341">
          <w:marLeft w:val="640"/>
          <w:marRight w:val="0"/>
          <w:marTop w:val="0"/>
          <w:marBottom w:val="0"/>
          <w:divBdr>
            <w:top w:val="none" w:sz="0" w:space="0" w:color="auto"/>
            <w:left w:val="none" w:sz="0" w:space="0" w:color="auto"/>
            <w:bottom w:val="none" w:sz="0" w:space="0" w:color="auto"/>
            <w:right w:val="none" w:sz="0" w:space="0" w:color="auto"/>
          </w:divBdr>
        </w:div>
        <w:div w:id="626668477">
          <w:marLeft w:val="640"/>
          <w:marRight w:val="0"/>
          <w:marTop w:val="0"/>
          <w:marBottom w:val="0"/>
          <w:divBdr>
            <w:top w:val="none" w:sz="0" w:space="0" w:color="auto"/>
            <w:left w:val="none" w:sz="0" w:space="0" w:color="auto"/>
            <w:bottom w:val="none" w:sz="0" w:space="0" w:color="auto"/>
            <w:right w:val="none" w:sz="0" w:space="0" w:color="auto"/>
          </w:divBdr>
        </w:div>
        <w:div w:id="650132456">
          <w:marLeft w:val="640"/>
          <w:marRight w:val="0"/>
          <w:marTop w:val="0"/>
          <w:marBottom w:val="0"/>
          <w:divBdr>
            <w:top w:val="none" w:sz="0" w:space="0" w:color="auto"/>
            <w:left w:val="none" w:sz="0" w:space="0" w:color="auto"/>
            <w:bottom w:val="none" w:sz="0" w:space="0" w:color="auto"/>
            <w:right w:val="none" w:sz="0" w:space="0" w:color="auto"/>
          </w:divBdr>
        </w:div>
        <w:div w:id="672419796">
          <w:marLeft w:val="640"/>
          <w:marRight w:val="0"/>
          <w:marTop w:val="0"/>
          <w:marBottom w:val="0"/>
          <w:divBdr>
            <w:top w:val="none" w:sz="0" w:space="0" w:color="auto"/>
            <w:left w:val="none" w:sz="0" w:space="0" w:color="auto"/>
            <w:bottom w:val="none" w:sz="0" w:space="0" w:color="auto"/>
            <w:right w:val="none" w:sz="0" w:space="0" w:color="auto"/>
          </w:divBdr>
        </w:div>
        <w:div w:id="781803692">
          <w:marLeft w:val="640"/>
          <w:marRight w:val="0"/>
          <w:marTop w:val="0"/>
          <w:marBottom w:val="0"/>
          <w:divBdr>
            <w:top w:val="none" w:sz="0" w:space="0" w:color="auto"/>
            <w:left w:val="none" w:sz="0" w:space="0" w:color="auto"/>
            <w:bottom w:val="none" w:sz="0" w:space="0" w:color="auto"/>
            <w:right w:val="none" w:sz="0" w:space="0" w:color="auto"/>
          </w:divBdr>
        </w:div>
        <w:div w:id="1036002967">
          <w:marLeft w:val="640"/>
          <w:marRight w:val="0"/>
          <w:marTop w:val="0"/>
          <w:marBottom w:val="0"/>
          <w:divBdr>
            <w:top w:val="none" w:sz="0" w:space="0" w:color="auto"/>
            <w:left w:val="none" w:sz="0" w:space="0" w:color="auto"/>
            <w:bottom w:val="none" w:sz="0" w:space="0" w:color="auto"/>
            <w:right w:val="none" w:sz="0" w:space="0" w:color="auto"/>
          </w:divBdr>
        </w:div>
        <w:div w:id="1090588911">
          <w:marLeft w:val="640"/>
          <w:marRight w:val="0"/>
          <w:marTop w:val="0"/>
          <w:marBottom w:val="0"/>
          <w:divBdr>
            <w:top w:val="none" w:sz="0" w:space="0" w:color="auto"/>
            <w:left w:val="none" w:sz="0" w:space="0" w:color="auto"/>
            <w:bottom w:val="none" w:sz="0" w:space="0" w:color="auto"/>
            <w:right w:val="none" w:sz="0" w:space="0" w:color="auto"/>
          </w:divBdr>
        </w:div>
        <w:div w:id="1164050525">
          <w:marLeft w:val="640"/>
          <w:marRight w:val="0"/>
          <w:marTop w:val="0"/>
          <w:marBottom w:val="0"/>
          <w:divBdr>
            <w:top w:val="none" w:sz="0" w:space="0" w:color="auto"/>
            <w:left w:val="none" w:sz="0" w:space="0" w:color="auto"/>
            <w:bottom w:val="none" w:sz="0" w:space="0" w:color="auto"/>
            <w:right w:val="none" w:sz="0" w:space="0" w:color="auto"/>
          </w:divBdr>
        </w:div>
        <w:div w:id="1173300379">
          <w:marLeft w:val="640"/>
          <w:marRight w:val="0"/>
          <w:marTop w:val="0"/>
          <w:marBottom w:val="0"/>
          <w:divBdr>
            <w:top w:val="none" w:sz="0" w:space="0" w:color="auto"/>
            <w:left w:val="none" w:sz="0" w:space="0" w:color="auto"/>
            <w:bottom w:val="none" w:sz="0" w:space="0" w:color="auto"/>
            <w:right w:val="none" w:sz="0" w:space="0" w:color="auto"/>
          </w:divBdr>
        </w:div>
        <w:div w:id="1195266795">
          <w:marLeft w:val="640"/>
          <w:marRight w:val="0"/>
          <w:marTop w:val="0"/>
          <w:marBottom w:val="0"/>
          <w:divBdr>
            <w:top w:val="none" w:sz="0" w:space="0" w:color="auto"/>
            <w:left w:val="none" w:sz="0" w:space="0" w:color="auto"/>
            <w:bottom w:val="none" w:sz="0" w:space="0" w:color="auto"/>
            <w:right w:val="none" w:sz="0" w:space="0" w:color="auto"/>
          </w:divBdr>
        </w:div>
        <w:div w:id="1255745274">
          <w:marLeft w:val="640"/>
          <w:marRight w:val="0"/>
          <w:marTop w:val="0"/>
          <w:marBottom w:val="0"/>
          <w:divBdr>
            <w:top w:val="none" w:sz="0" w:space="0" w:color="auto"/>
            <w:left w:val="none" w:sz="0" w:space="0" w:color="auto"/>
            <w:bottom w:val="none" w:sz="0" w:space="0" w:color="auto"/>
            <w:right w:val="none" w:sz="0" w:space="0" w:color="auto"/>
          </w:divBdr>
        </w:div>
        <w:div w:id="1322385805">
          <w:marLeft w:val="640"/>
          <w:marRight w:val="0"/>
          <w:marTop w:val="0"/>
          <w:marBottom w:val="0"/>
          <w:divBdr>
            <w:top w:val="none" w:sz="0" w:space="0" w:color="auto"/>
            <w:left w:val="none" w:sz="0" w:space="0" w:color="auto"/>
            <w:bottom w:val="none" w:sz="0" w:space="0" w:color="auto"/>
            <w:right w:val="none" w:sz="0" w:space="0" w:color="auto"/>
          </w:divBdr>
        </w:div>
        <w:div w:id="1403677201">
          <w:marLeft w:val="640"/>
          <w:marRight w:val="0"/>
          <w:marTop w:val="0"/>
          <w:marBottom w:val="0"/>
          <w:divBdr>
            <w:top w:val="none" w:sz="0" w:space="0" w:color="auto"/>
            <w:left w:val="none" w:sz="0" w:space="0" w:color="auto"/>
            <w:bottom w:val="none" w:sz="0" w:space="0" w:color="auto"/>
            <w:right w:val="none" w:sz="0" w:space="0" w:color="auto"/>
          </w:divBdr>
        </w:div>
        <w:div w:id="1437366713">
          <w:marLeft w:val="640"/>
          <w:marRight w:val="0"/>
          <w:marTop w:val="0"/>
          <w:marBottom w:val="0"/>
          <w:divBdr>
            <w:top w:val="none" w:sz="0" w:space="0" w:color="auto"/>
            <w:left w:val="none" w:sz="0" w:space="0" w:color="auto"/>
            <w:bottom w:val="none" w:sz="0" w:space="0" w:color="auto"/>
            <w:right w:val="none" w:sz="0" w:space="0" w:color="auto"/>
          </w:divBdr>
        </w:div>
        <w:div w:id="1453205922">
          <w:marLeft w:val="640"/>
          <w:marRight w:val="0"/>
          <w:marTop w:val="0"/>
          <w:marBottom w:val="0"/>
          <w:divBdr>
            <w:top w:val="none" w:sz="0" w:space="0" w:color="auto"/>
            <w:left w:val="none" w:sz="0" w:space="0" w:color="auto"/>
            <w:bottom w:val="none" w:sz="0" w:space="0" w:color="auto"/>
            <w:right w:val="none" w:sz="0" w:space="0" w:color="auto"/>
          </w:divBdr>
        </w:div>
        <w:div w:id="1508835713">
          <w:marLeft w:val="640"/>
          <w:marRight w:val="0"/>
          <w:marTop w:val="0"/>
          <w:marBottom w:val="0"/>
          <w:divBdr>
            <w:top w:val="none" w:sz="0" w:space="0" w:color="auto"/>
            <w:left w:val="none" w:sz="0" w:space="0" w:color="auto"/>
            <w:bottom w:val="none" w:sz="0" w:space="0" w:color="auto"/>
            <w:right w:val="none" w:sz="0" w:space="0" w:color="auto"/>
          </w:divBdr>
        </w:div>
        <w:div w:id="1514950736">
          <w:marLeft w:val="640"/>
          <w:marRight w:val="0"/>
          <w:marTop w:val="0"/>
          <w:marBottom w:val="0"/>
          <w:divBdr>
            <w:top w:val="none" w:sz="0" w:space="0" w:color="auto"/>
            <w:left w:val="none" w:sz="0" w:space="0" w:color="auto"/>
            <w:bottom w:val="none" w:sz="0" w:space="0" w:color="auto"/>
            <w:right w:val="none" w:sz="0" w:space="0" w:color="auto"/>
          </w:divBdr>
        </w:div>
        <w:div w:id="1536458070">
          <w:marLeft w:val="640"/>
          <w:marRight w:val="0"/>
          <w:marTop w:val="0"/>
          <w:marBottom w:val="0"/>
          <w:divBdr>
            <w:top w:val="none" w:sz="0" w:space="0" w:color="auto"/>
            <w:left w:val="none" w:sz="0" w:space="0" w:color="auto"/>
            <w:bottom w:val="none" w:sz="0" w:space="0" w:color="auto"/>
            <w:right w:val="none" w:sz="0" w:space="0" w:color="auto"/>
          </w:divBdr>
        </w:div>
        <w:div w:id="1629511603">
          <w:marLeft w:val="640"/>
          <w:marRight w:val="0"/>
          <w:marTop w:val="0"/>
          <w:marBottom w:val="0"/>
          <w:divBdr>
            <w:top w:val="none" w:sz="0" w:space="0" w:color="auto"/>
            <w:left w:val="none" w:sz="0" w:space="0" w:color="auto"/>
            <w:bottom w:val="none" w:sz="0" w:space="0" w:color="auto"/>
            <w:right w:val="none" w:sz="0" w:space="0" w:color="auto"/>
          </w:divBdr>
        </w:div>
      </w:divsChild>
    </w:div>
    <w:div w:id="1229225795">
      <w:marLeft w:val="640"/>
      <w:marRight w:val="0"/>
      <w:marTop w:val="0"/>
      <w:marBottom w:val="0"/>
      <w:divBdr>
        <w:top w:val="none" w:sz="0" w:space="0" w:color="auto"/>
        <w:left w:val="none" w:sz="0" w:space="0" w:color="auto"/>
        <w:bottom w:val="none" w:sz="0" w:space="0" w:color="auto"/>
        <w:right w:val="none" w:sz="0" w:space="0" w:color="auto"/>
      </w:divBdr>
    </w:div>
    <w:div w:id="1229271782">
      <w:marLeft w:val="640"/>
      <w:marRight w:val="0"/>
      <w:marTop w:val="0"/>
      <w:marBottom w:val="0"/>
      <w:divBdr>
        <w:top w:val="none" w:sz="0" w:space="0" w:color="auto"/>
        <w:left w:val="none" w:sz="0" w:space="0" w:color="auto"/>
        <w:bottom w:val="none" w:sz="0" w:space="0" w:color="auto"/>
        <w:right w:val="none" w:sz="0" w:space="0" w:color="auto"/>
      </w:divBdr>
    </w:div>
    <w:div w:id="1229345098">
      <w:marLeft w:val="640"/>
      <w:marRight w:val="0"/>
      <w:marTop w:val="0"/>
      <w:marBottom w:val="0"/>
      <w:divBdr>
        <w:top w:val="none" w:sz="0" w:space="0" w:color="auto"/>
        <w:left w:val="none" w:sz="0" w:space="0" w:color="auto"/>
        <w:bottom w:val="none" w:sz="0" w:space="0" w:color="auto"/>
        <w:right w:val="none" w:sz="0" w:space="0" w:color="auto"/>
      </w:divBdr>
    </w:div>
    <w:div w:id="1229464628">
      <w:marLeft w:val="640"/>
      <w:marRight w:val="0"/>
      <w:marTop w:val="0"/>
      <w:marBottom w:val="0"/>
      <w:divBdr>
        <w:top w:val="none" w:sz="0" w:space="0" w:color="auto"/>
        <w:left w:val="none" w:sz="0" w:space="0" w:color="auto"/>
        <w:bottom w:val="none" w:sz="0" w:space="0" w:color="auto"/>
        <w:right w:val="none" w:sz="0" w:space="0" w:color="auto"/>
      </w:divBdr>
    </w:div>
    <w:div w:id="1229612598">
      <w:marLeft w:val="640"/>
      <w:marRight w:val="0"/>
      <w:marTop w:val="0"/>
      <w:marBottom w:val="0"/>
      <w:divBdr>
        <w:top w:val="none" w:sz="0" w:space="0" w:color="auto"/>
        <w:left w:val="none" w:sz="0" w:space="0" w:color="auto"/>
        <w:bottom w:val="none" w:sz="0" w:space="0" w:color="auto"/>
        <w:right w:val="none" w:sz="0" w:space="0" w:color="auto"/>
      </w:divBdr>
    </w:div>
    <w:div w:id="1229681623">
      <w:marLeft w:val="640"/>
      <w:marRight w:val="0"/>
      <w:marTop w:val="0"/>
      <w:marBottom w:val="0"/>
      <w:divBdr>
        <w:top w:val="none" w:sz="0" w:space="0" w:color="auto"/>
        <w:left w:val="none" w:sz="0" w:space="0" w:color="auto"/>
        <w:bottom w:val="none" w:sz="0" w:space="0" w:color="auto"/>
        <w:right w:val="none" w:sz="0" w:space="0" w:color="auto"/>
      </w:divBdr>
    </w:div>
    <w:div w:id="1229683164">
      <w:marLeft w:val="640"/>
      <w:marRight w:val="0"/>
      <w:marTop w:val="0"/>
      <w:marBottom w:val="0"/>
      <w:divBdr>
        <w:top w:val="none" w:sz="0" w:space="0" w:color="auto"/>
        <w:left w:val="none" w:sz="0" w:space="0" w:color="auto"/>
        <w:bottom w:val="none" w:sz="0" w:space="0" w:color="auto"/>
        <w:right w:val="none" w:sz="0" w:space="0" w:color="auto"/>
      </w:divBdr>
    </w:div>
    <w:div w:id="1229724137">
      <w:marLeft w:val="640"/>
      <w:marRight w:val="0"/>
      <w:marTop w:val="0"/>
      <w:marBottom w:val="0"/>
      <w:divBdr>
        <w:top w:val="none" w:sz="0" w:space="0" w:color="auto"/>
        <w:left w:val="none" w:sz="0" w:space="0" w:color="auto"/>
        <w:bottom w:val="none" w:sz="0" w:space="0" w:color="auto"/>
        <w:right w:val="none" w:sz="0" w:space="0" w:color="auto"/>
      </w:divBdr>
    </w:div>
    <w:div w:id="1229727223">
      <w:marLeft w:val="640"/>
      <w:marRight w:val="0"/>
      <w:marTop w:val="0"/>
      <w:marBottom w:val="0"/>
      <w:divBdr>
        <w:top w:val="none" w:sz="0" w:space="0" w:color="auto"/>
        <w:left w:val="none" w:sz="0" w:space="0" w:color="auto"/>
        <w:bottom w:val="none" w:sz="0" w:space="0" w:color="auto"/>
        <w:right w:val="none" w:sz="0" w:space="0" w:color="auto"/>
      </w:divBdr>
    </w:div>
    <w:div w:id="1229808002">
      <w:marLeft w:val="640"/>
      <w:marRight w:val="0"/>
      <w:marTop w:val="0"/>
      <w:marBottom w:val="0"/>
      <w:divBdr>
        <w:top w:val="none" w:sz="0" w:space="0" w:color="auto"/>
        <w:left w:val="none" w:sz="0" w:space="0" w:color="auto"/>
        <w:bottom w:val="none" w:sz="0" w:space="0" w:color="auto"/>
        <w:right w:val="none" w:sz="0" w:space="0" w:color="auto"/>
      </w:divBdr>
    </w:div>
    <w:div w:id="1229849977">
      <w:marLeft w:val="640"/>
      <w:marRight w:val="0"/>
      <w:marTop w:val="0"/>
      <w:marBottom w:val="0"/>
      <w:divBdr>
        <w:top w:val="none" w:sz="0" w:space="0" w:color="auto"/>
        <w:left w:val="none" w:sz="0" w:space="0" w:color="auto"/>
        <w:bottom w:val="none" w:sz="0" w:space="0" w:color="auto"/>
        <w:right w:val="none" w:sz="0" w:space="0" w:color="auto"/>
      </w:divBdr>
    </w:div>
    <w:div w:id="1229850424">
      <w:marLeft w:val="640"/>
      <w:marRight w:val="0"/>
      <w:marTop w:val="0"/>
      <w:marBottom w:val="0"/>
      <w:divBdr>
        <w:top w:val="none" w:sz="0" w:space="0" w:color="auto"/>
        <w:left w:val="none" w:sz="0" w:space="0" w:color="auto"/>
        <w:bottom w:val="none" w:sz="0" w:space="0" w:color="auto"/>
        <w:right w:val="none" w:sz="0" w:space="0" w:color="auto"/>
      </w:divBdr>
    </w:div>
    <w:div w:id="1229993059">
      <w:marLeft w:val="640"/>
      <w:marRight w:val="0"/>
      <w:marTop w:val="0"/>
      <w:marBottom w:val="0"/>
      <w:divBdr>
        <w:top w:val="none" w:sz="0" w:space="0" w:color="auto"/>
        <w:left w:val="none" w:sz="0" w:space="0" w:color="auto"/>
        <w:bottom w:val="none" w:sz="0" w:space="0" w:color="auto"/>
        <w:right w:val="none" w:sz="0" w:space="0" w:color="auto"/>
      </w:divBdr>
    </w:div>
    <w:div w:id="1229999867">
      <w:marLeft w:val="640"/>
      <w:marRight w:val="0"/>
      <w:marTop w:val="0"/>
      <w:marBottom w:val="0"/>
      <w:divBdr>
        <w:top w:val="none" w:sz="0" w:space="0" w:color="auto"/>
        <w:left w:val="none" w:sz="0" w:space="0" w:color="auto"/>
        <w:bottom w:val="none" w:sz="0" w:space="0" w:color="auto"/>
        <w:right w:val="none" w:sz="0" w:space="0" w:color="auto"/>
      </w:divBdr>
    </w:div>
    <w:div w:id="1230070829">
      <w:marLeft w:val="640"/>
      <w:marRight w:val="0"/>
      <w:marTop w:val="0"/>
      <w:marBottom w:val="0"/>
      <w:divBdr>
        <w:top w:val="none" w:sz="0" w:space="0" w:color="auto"/>
        <w:left w:val="none" w:sz="0" w:space="0" w:color="auto"/>
        <w:bottom w:val="none" w:sz="0" w:space="0" w:color="auto"/>
        <w:right w:val="none" w:sz="0" w:space="0" w:color="auto"/>
      </w:divBdr>
    </w:div>
    <w:div w:id="1230073952">
      <w:marLeft w:val="640"/>
      <w:marRight w:val="0"/>
      <w:marTop w:val="0"/>
      <w:marBottom w:val="0"/>
      <w:divBdr>
        <w:top w:val="none" w:sz="0" w:space="0" w:color="auto"/>
        <w:left w:val="none" w:sz="0" w:space="0" w:color="auto"/>
        <w:bottom w:val="none" w:sz="0" w:space="0" w:color="auto"/>
        <w:right w:val="none" w:sz="0" w:space="0" w:color="auto"/>
      </w:divBdr>
    </w:div>
    <w:div w:id="1230113959">
      <w:marLeft w:val="640"/>
      <w:marRight w:val="0"/>
      <w:marTop w:val="0"/>
      <w:marBottom w:val="0"/>
      <w:divBdr>
        <w:top w:val="none" w:sz="0" w:space="0" w:color="auto"/>
        <w:left w:val="none" w:sz="0" w:space="0" w:color="auto"/>
        <w:bottom w:val="none" w:sz="0" w:space="0" w:color="auto"/>
        <w:right w:val="none" w:sz="0" w:space="0" w:color="auto"/>
      </w:divBdr>
    </w:div>
    <w:div w:id="1230186688">
      <w:marLeft w:val="640"/>
      <w:marRight w:val="0"/>
      <w:marTop w:val="0"/>
      <w:marBottom w:val="0"/>
      <w:divBdr>
        <w:top w:val="none" w:sz="0" w:space="0" w:color="auto"/>
        <w:left w:val="none" w:sz="0" w:space="0" w:color="auto"/>
        <w:bottom w:val="none" w:sz="0" w:space="0" w:color="auto"/>
        <w:right w:val="none" w:sz="0" w:space="0" w:color="auto"/>
      </w:divBdr>
    </w:div>
    <w:div w:id="1230192649">
      <w:marLeft w:val="640"/>
      <w:marRight w:val="0"/>
      <w:marTop w:val="0"/>
      <w:marBottom w:val="0"/>
      <w:divBdr>
        <w:top w:val="none" w:sz="0" w:space="0" w:color="auto"/>
        <w:left w:val="none" w:sz="0" w:space="0" w:color="auto"/>
        <w:bottom w:val="none" w:sz="0" w:space="0" w:color="auto"/>
        <w:right w:val="none" w:sz="0" w:space="0" w:color="auto"/>
      </w:divBdr>
    </w:div>
    <w:div w:id="1230193493">
      <w:marLeft w:val="640"/>
      <w:marRight w:val="0"/>
      <w:marTop w:val="0"/>
      <w:marBottom w:val="0"/>
      <w:divBdr>
        <w:top w:val="none" w:sz="0" w:space="0" w:color="auto"/>
        <w:left w:val="none" w:sz="0" w:space="0" w:color="auto"/>
        <w:bottom w:val="none" w:sz="0" w:space="0" w:color="auto"/>
        <w:right w:val="none" w:sz="0" w:space="0" w:color="auto"/>
      </w:divBdr>
    </w:div>
    <w:div w:id="1230193847">
      <w:marLeft w:val="640"/>
      <w:marRight w:val="0"/>
      <w:marTop w:val="0"/>
      <w:marBottom w:val="0"/>
      <w:divBdr>
        <w:top w:val="none" w:sz="0" w:space="0" w:color="auto"/>
        <w:left w:val="none" w:sz="0" w:space="0" w:color="auto"/>
        <w:bottom w:val="none" w:sz="0" w:space="0" w:color="auto"/>
        <w:right w:val="none" w:sz="0" w:space="0" w:color="auto"/>
      </w:divBdr>
    </w:div>
    <w:div w:id="1230267560">
      <w:marLeft w:val="640"/>
      <w:marRight w:val="0"/>
      <w:marTop w:val="0"/>
      <w:marBottom w:val="0"/>
      <w:divBdr>
        <w:top w:val="none" w:sz="0" w:space="0" w:color="auto"/>
        <w:left w:val="none" w:sz="0" w:space="0" w:color="auto"/>
        <w:bottom w:val="none" w:sz="0" w:space="0" w:color="auto"/>
        <w:right w:val="none" w:sz="0" w:space="0" w:color="auto"/>
      </w:divBdr>
    </w:div>
    <w:div w:id="1230308607">
      <w:marLeft w:val="640"/>
      <w:marRight w:val="0"/>
      <w:marTop w:val="0"/>
      <w:marBottom w:val="0"/>
      <w:divBdr>
        <w:top w:val="none" w:sz="0" w:space="0" w:color="auto"/>
        <w:left w:val="none" w:sz="0" w:space="0" w:color="auto"/>
        <w:bottom w:val="none" w:sz="0" w:space="0" w:color="auto"/>
        <w:right w:val="none" w:sz="0" w:space="0" w:color="auto"/>
      </w:divBdr>
    </w:div>
    <w:div w:id="1230311253">
      <w:marLeft w:val="640"/>
      <w:marRight w:val="0"/>
      <w:marTop w:val="0"/>
      <w:marBottom w:val="0"/>
      <w:divBdr>
        <w:top w:val="none" w:sz="0" w:space="0" w:color="auto"/>
        <w:left w:val="none" w:sz="0" w:space="0" w:color="auto"/>
        <w:bottom w:val="none" w:sz="0" w:space="0" w:color="auto"/>
        <w:right w:val="none" w:sz="0" w:space="0" w:color="auto"/>
      </w:divBdr>
    </w:div>
    <w:div w:id="1230386783">
      <w:marLeft w:val="640"/>
      <w:marRight w:val="0"/>
      <w:marTop w:val="0"/>
      <w:marBottom w:val="0"/>
      <w:divBdr>
        <w:top w:val="none" w:sz="0" w:space="0" w:color="auto"/>
        <w:left w:val="none" w:sz="0" w:space="0" w:color="auto"/>
        <w:bottom w:val="none" w:sz="0" w:space="0" w:color="auto"/>
        <w:right w:val="none" w:sz="0" w:space="0" w:color="auto"/>
      </w:divBdr>
    </w:div>
    <w:div w:id="1230456505">
      <w:marLeft w:val="640"/>
      <w:marRight w:val="0"/>
      <w:marTop w:val="0"/>
      <w:marBottom w:val="0"/>
      <w:divBdr>
        <w:top w:val="none" w:sz="0" w:space="0" w:color="auto"/>
        <w:left w:val="none" w:sz="0" w:space="0" w:color="auto"/>
        <w:bottom w:val="none" w:sz="0" w:space="0" w:color="auto"/>
        <w:right w:val="none" w:sz="0" w:space="0" w:color="auto"/>
      </w:divBdr>
    </w:div>
    <w:div w:id="1230534091">
      <w:marLeft w:val="640"/>
      <w:marRight w:val="0"/>
      <w:marTop w:val="0"/>
      <w:marBottom w:val="0"/>
      <w:divBdr>
        <w:top w:val="none" w:sz="0" w:space="0" w:color="auto"/>
        <w:left w:val="none" w:sz="0" w:space="0" w:color="auto"/>
        <w:bottom w:val="none" w:sz="0" w:space="0" w:color="auto"/>
        <w:right w:val="none" w:sz="0" w:space="0" w:color="auto"/>
      </w:divBdr>
    </w:div>
    <w:div w:id="1230578326">
      <w:marLeft w:val="640"/>
      <w:marRight w:val="0"/>
      <w:marTop w:val="0"/>
      <w:marBottom w:val="0"/>
      <w:divBdr>
        <w:top w:val="none" w:sz="0" w:space="0" w:color="auto"/>
        <w:left w:val="none" w:sz="0" w:space="0" w:color="auto"/>
        <w:bottom w:val="none" w:sz="0" w:space="0" w:color="auto"/>
        <w:right w:val="none" w:sz="0" w:space="0" w:color="auto"/>
      </w:divBdr>
    </w:div>
    <w:div w:id="1230579807">
      <w:marLeft w:val="640"/>
      <w:marRight w:val="0"/>
      <w:marTop w:val="0"/>
      <w:marBottom w:val="0"/>
      <w:divBdr>
        <w:top w:val="none" w:sz="0" w:space="0" w:color="auto"/>
        <w:left w:val="none" w:sz="0" w:space="0" w:color="auto"/>
        <w:bottom w:val="none" w:sz="0" w:space="0" w:color="auto"/>
        <w:right w:val="none" w:sz="0" w:space="0" w:color="auto"/>
      </w:divBdr>
    </w:div>
    <w:div w:id="1230648073">
      <w:marLeft w:val="640"/>
      <w:marRight w:val="0"/>
      <w:marTop w:val="0"/>
      <w:marBottom w:val="0"/>
      <w:divBdr>
        <w:top w:val="none" w:sz="0" w:space="0" w:color="auto"/>
        <w:left w:val="none" w:sz="0" w:space="0" w:color="auto"/>
        <w:bottom w:val="none" w:sz="0" w:space="0" w:color="auto"/>
        <w:right w:val="none" w:sz="0" w:space="0" w:color="auto"/>
      </w:divBdr>
    </w:div>
    <w:div w:id="1230651237">
      <w:marLeft w:val="640"/>
      <w:marRight w:val="0"/>
      <w:marTop w:val="0"/>
      <w:marBottom w:val="0"/>
      <w:divBdr>
        <w:top w:val="none" w:sz="0" w:space="0" w:color="auto"/>
        <w:left w:val="none" w:sz="0" w:space="0" w:color="auto"/>
        <w:bottom w:val="none" w:sz="0" w:space="0" w:color="auto"/>
        <w:right w:val="none" w:sz="0" w:space="0" w:color="auto"/>
      </w:divBdr>
    </w:div>
    <w:div w:id="1230770987">
      <w:marLeft w:val="640"/>
      <w:marRight w:val="0"/>
      <w:marTop w:val="0"/>
      <w:marBottom w:val="0"/>
      <w:divBdr>
        <w:top w:val="none" w:sz="0" w:space="0" w:color="auto"/>
        <w:left w:val="none" w:sz="0" w:space="0" w:color="auto"/>
        <w:bottom w:val="none" w:sz="0" w:space="0" w:color="auto"/>
        <w:right w:val="none" w:sz="0" w:space="0" w:color="auto"/>
      </w:divBdr>
    </w:div>
    <w:div w:id="1230774199">
      <w:marLeft w:val="640"/>
      <w:marRight w:val="0"/>
      <w:marTop w:val="0"/>
      <w:marBottom w:val="0"/>
      <w:divBdr>
        <w:top w:val="none" w:sz="0" w:space="0" w:color="auto"/>
        <w:left w:val="none" w:sz="0" w:space="0" w:color="auto"/>
        <w:bottom w:val="none" w:sz="0" w:space="0" w:color="auto"/>
        <w:right w:val="none" w:sz="0" w:space="0" w:color="auto"/>
      </w:divBdr>
    </w:div>
    <w:div w:id="1230924077">
      <w:marLeft w:val="640"/>
      <w:marRight w:val="0"/>
      <w:marTop w:val="0"/>
      <w:marBottom w:val="0"/>
      <w:divBdr>
        <w:top w:val="none" w:sz="0" w:space="0" w:color="auto"/>
        <w:left w:val="none" w:sz="0" w:space="0" w:color="auto"/>
        <w:bottom w:val="none" w:sz="0" w:space="0" w:color="auto"/>
        <w:right w:val="none" w:sz="0" w:space="0" w:color="auto"/>
      </w:divBdr>
    </w:div>
    <w:div w:id="1230924224">
      <w:marLeft w:val="640"/>
      <w:marRight w:val="0"/>
      <w:marTop w:val="0"/>
      <w:marBottom w:val="0"/>
      <w:divBdr>
        <w:top w:val="none" w:sz="0" w:space="0" w:color="auto"/>
        <w:left w:val="none" w:sz="0" w:space="0" w:color="auto"/>
        <w:bottom w:val="none" w:sz="0" w:space="0" w:color="auto"/>
        <w:right w:val="none" w:sz="0" w:space="0" w:color="auto"/>
      </w:divBdr>
    </w:div>
    <w:div w:id="1230924969">
      <w:marLeft w:val="640"/>
      <w:marRight w:val="0"/>
      <w:marTop w:val="0"/>
      <w:marBottom w:val="0"/>
      <w:divBdr>
        <w:top w:val="none" w:sz="0" w:space="0" w:color="auto"/>
        <w:left w:val="none" w:sz="0" w:space="0" w:color="auto"/>
        <w:bottom w:val="none" w:sz="0" w:space="0" w:color="auto"/>
        <w:right w:val="none" w:sz="0" w:space="0" w:color="auto"/>
      </w:divBdr>
    </w:div>
    <w:div w:id="1231035487">
      <w:marLeft w:val="640"/>
      <w:marRight w:val="0"/>
      <w:marTop w:val="0"/>
      <w:marBottom w:val="0"/>
      <w:divBdr>
        <w:top w:val="none" w:sz="0" w:space="0" w:color="auto"/>
        <w:left w:val="none" w:sz="0" w:space="0" w:color="auto"/>
        <w:bottom w:val="none" w:sz="0" w:space="0" w:color="auto"/>
        <w:right w:val="none" w:sz="0" w:space="0" w:color="auto"/>
      </w:divBdr>
    </w:div>
    <w:div w:id="1231311813">
      <w:marLeft w:val="640"/>
      <w:marRight w:val="0"/>
      <w:marTop w:val="0"/>
      <w:marBottom w:val="0"/>
      <w:divBdr>
        <w:top w:val="none" w:sz="0" w:space="0" w:color="auto"/>
        <w:left w:val="none" w:sz="0" w:space="0" w:color="auto"/>
        <w:bottom w:val="none" w:sz="0" w:space="0" w:color="auto"/>
        <w:right w:val="none" w:sz="0" w:space="0" w:color="auto"/>
      </w:divBdr>
    </w:div>
    <w:div w:id="1231380292">
      <w:marLeft w:val="640"/>
      <w:marRight w:val="0"/>
      <w:marTop w:val="0"/>
      <w:marBottom w:val="0"/>
      <w:divBdr>
        <w:top w:val="none" w:sz="0" w:space="0" w:color="auto"/>
        <w:left w:val="none" w:sz="0" w:space="0" w:color="auto"/>
        <w:bottom w:val="none" w:sz="0" w:space="0" w:color="auto"/>
        <w:right w:val="none" w:sz="0" w:space="0" w:color="auto"/>
      </w:divBdr>
    </w:div>
    <w:div w:id="1231382976">
      <w:marLeft w:val="640"/>
      <w:marRight w:val="0"/>
      <w:marTop w:val="0"/>
      <w:marBottom w:val="0"/>
      <w:divBdr>
        <w:top w:val="none" w:sz="0" w:space="0" w:color="auto"/>
        <w:left w:val="none" w:sz="0" w:space="0" w:color="auto"/>
        <w:bottom w:val="none" w:sz="0" w:space="0" w:color="auto"/>
        <w:right w:val="none" w:sz="0" w:space="0" w:color="auto"/>
      </w:divBdr>
    </w:div>
    <w:div w:id="1231424569">
      <w:marLeft w:val="640"/>
      <w:marRight w:val="0"/>
      <w:marTop w:val="0"/>
      <w:marBottom w:val="0"/>
      <w:divBdr>
        <w:top w:val="none" w:sz="0" w:space="0" w:color="auto"/>
        <w:left w:val="none" w:sz="0" w:space="0" w:color="auto"/>
        <w:bottom w:val="none" w:sz="0" w:space="0" w:color="auto"/>
        <w:right w:val="none" w:sz="0" w:space="0" w:color="auto"/>
      </w:divBdr>
    </w:div>
    <w:div w:id="1231429564">
      <w:marLeft w:val="640"/>
      <w:marRight w:val="0"/>
      <w:marTop w:val="0"/>
      <w:marBottom w:val="0"/>
      <w:divBdr>
        <w:top w:val="none" w:sz="0" w:space="0" w:color="auto"/>
        <w:left w:val="none" w:sz="0" w:space="0" w:color="auto"/>
        <w:bottom w:val="none" w:sz="0" w:space="0" w:color="auto"/>
        <w:right w:val="none" w:sz="0" w:space="0" w:color="auto"/>
      </w:divBdr>
    </w:div>
    <w:div w:id="1231429595">
      <w:marLeft w:val="640"/>
      <w:marRight w:val="0"/>
      <w:marTop w:val="0"/>
      <w:marBottom w:val="0"/>
      <w:divBdr>
        <w:top w:val="none" w:sz="0" w:space="0" w:color="auto"/>
        <w:left w:val="none" w:sz="0" w:space="0" w:color="auto"/>
        <w:bottom w:val="none" w:sz="0" w:space="0" w:color="auto"/>
        <w:right w:val="none" w:sz="0" w:space="0" w:color="auto"/>
      </w:divBdr>
    </w:div>
    <w:div w:id="1231648353">
      <w:marLeft w:val="640"/>
      <w:marRight w:val="0"/>
      <w:marTop w:val="0"/>
      <w:marBottom w:val="0"/>
      <w:divBdr>
        <w:top w:val="none" w:sz="0" w:space="0" w:color="auto"/>
        <w:left w:val="none" w:sz="0" w:space="0" w:color="auto"/>
        <w:bottom w:val="none" w:sz="0" w:space="0" w:color="auto"/>
        <w:right w:val="none" w:sz="0" w:space="0" w:color="auto"/>
      </w:divBdr>
    </w:div>
    <w:div w:id="1231814889">
      <w:marLeft w:val="640"/>
      <w:marRight w:val="0"/>
      <w:marTop w:val="0"/>
      <w:marBottom w:val="0"/>
      <w:divBdr>
        <w:top w:val="none" w:sz="0" w:space="0" w:color="auto"/>
        <w:left w:val="none" w:sz="0" w:space="0" w:color="auto"/>
        <w:bottom w:val="none" w:sz="0" w:space="0" w:color="auto"/>
        <w:right w:val="none" w:sz="0" w:space="0" w:color="auto"/>
      </w:divBdr>
    </w:div>
    <w:div w:id="1231884611">
      <w:marLeft w:val="640"/>
      <w:marRight w:val="0"/>
      <w:marTop w:val="0"/>
      <w:marBottom w:val="0"/>
      <w:divBdr>
        <w:top w:val="none" w:sz="0" w:space="0" w:color="auto"/>
        <w:left w:val="none" w:sz="0" w:space="0" w:color="auto"/>
        <w:bottom w:val="none" w:sz="0" w:space="0" w:color="auto"/>
        <w:right w:val="none" w:sz="0" w:space="0" w:color="auto"/>
      </w:divBdr>
    </w:div>
    <w:div w:id="1231887651">
      <w:marLeft w:val="640"/>
      <w:marRight w:val="0"/>
      <w:marTop w:val="0"/>
      <w:marBottom w:val="0"/>
      <w:divBdr>
        <w:top w:val="none" w:sz="0" w:space="0" w:color="auto"/>
        <w:left w:val="none" w:sz="0" w:space="0" w:color="auto"/>
        <w:bottom w:val="none" w:sz="0" w:space="0" w:color="auto"/>
        <w:right w:val="none" w:sz="0" w:space="0" w:color="auto"/>
      </w:divBdr>
    </w:div>
    <w:div w:id="1231963936">
      <w:marLeft w:val="640"/>
      <w:marRight w:val="0"/>
      <w:marTop w:val="0"/>
      <w:marBottom w:val="0"/>
      <w:divBdr>
        <w:top w:val="none" w:sz="0" w:space="0" w:color="auto"/>
        <w:left w:val="none" w:sz="0" w:space="0" w:color="auto"/>
        <w:bottom w:val="none" w:sz="0" w:space="0" w:color="auto"/>
        <w:right w:val="none" w:sz="0" w:space="0" w:color="auto"/>
      </w:divBdr>
    </w:div>
    <w:div w:id="1231967492">
      <w:marLeft w:val="640"/>
      <w:marRight w:val="0"/>
      <w:marTop w:val="0"/>
      <w:marBottom w:val="0"/>
      <w:divBdr>
        <w:top w:val="none" w:sz="0" w:space="0" w:color="auto"/>
        <w:left w:val="none" w:sz="0" w:space="0" w:color="auto"/>
        <w:bottom w:val="none" w:sz="0" w:space="0" w:color="auto"/>
        <w:right w:val="none" w:sz="0" w:space="0" w:color="auto"/>
      </w:divBdr>
    </w:div>
    <w:div w:id="1232036662">
      <w:marLeft w:val="640"/>
      <w:marRight w:val="0"/>
      <w:marTop w:val="0"/>
      <w:marBottom w:val="0"/>
      <w:divBdr>
        <w:top w:val="none" w:sz="0" w:space="0" w:color="auto"/>
        <w:left w:val="none" w:sz="0" w:space="0" w:color="auto"/>
        <w:bottom w:val="none" w:sz="0" w:space="0" w:color="auto"/>
        <w:right w:val="none" w:sz="0" w:space="0" w:color="auto"/>
      </w:divBdr>
    </w:div>
    <w:div w:id="1232080207">
      <w:marLeft w:val="640"/>
      <w:marRight w:val="0"/>
      <w:marTop w:val="0"/>
      <w:marBottom w:val="0"/>
      <w:divBdr>
        <w:top w:val="none" w:sz="0" w:space="0" w:color="auto"/>
        <w:left w:val="none" w:sz="0" w:space="0" w:color="auto"/>
        <w:bottom w:val="none" w:sz="0" w:space="0" w:color="auto"/>
        <w:right w:val="none" w:sz="0" w:space="0" w:color="auto"/>
      </w:divBdr>
    </w:div>
    <w:div w:id="1232082001">
      <w:marLeft w:val="640"/>
      <w:marRight w:val="0"/>
      <w:marTop w:val="0"/>
      <w:marBottom w:val="0"/>
      <w:divBdr>
        <w:top w:val="none" w:sz="0" w:space="0" w:color="auto"/>
        <w:left w:val="none" w:sz="0" w:space="0" w:color="auto"/>
        <w:bottom w:val="none" w:sz="0" w:space="0" w:color="auto"/>
        <w:right w:val="none" w:sz="0" w:space="0" w:color="auto"/>
      </w:divBdr>
    </w:div>
    <w:div w:id="1232153682">
      <w:marLeft w:val="640"/>
      <w:marRight w:val="0"/>
      <w:marTop w:val="0"/>
      <w:marBottom w:val="0"/>
      <w:divBdr>
        <w:top w:val="none" w:sz="0" w:space="0" w:color="auto"/>
        <w:left w:val="none" w:sz="0" w:space="0" w:color="auto"/>
        <w:bottom w:val="none" w:sz="0" w:space="0" w:color="auto"/>
        <w:right w:val="none" w:sz="0" w:space="0" w:color="auto"/>
      </w:divBdr>
    </w:div>
    <w:div w:id="1232154336">
      <w:marLeft w:val="640"/>
      <w:marRight w:val="0"/>
      <w:marTop w:val="0"/>
      <w:marBottom w:val="0"/>
      <w:divBdr>
        <w:top w:val="none" w:sz="0" w:space="0" w:color="auto"/>
        <w:left w:val="none" w:sz="0" w:space="0" w:color="auto"/>
        <w:bottom w:val="none" w:sz="0" w:space="0" w:color="auto"/>
        <w:right w:val="none" w:sz="0" w:space="0" w:color="auto"/>
      </w:divBdr>
    </w:div>
    <w:div w:id="1232156886">
      <w:marLeft w:val="640"/>
      <w:marRight w:val="0"/>
      <w:marTop w:val="0"/>
      <w:marBottom w:val="0"/>
      <w:divBdr>
        <w:top w:val="none" w:sz="0" w:space="0" w:color="auto"/>
        <w:left w:val="none" w:sz="0" w:space="0" w:color="auto"/>
        <w:bottom w:val="none" w:sz="0" w:space="0" w:color="auto"/>
        <w:right w:val="none" w:sz="0" w:space="0" w:color="auto"/>
      </w:divBdr>
    </w:div>
    <w:div w:id="1232156941">
      <w:marLeft w:val="640"/>
      <w:marRight w:val="0"/>
      <w:marTop w:val="0"/>
      <w:marBottom w:val="0"/>
      <w:divBdr>
        <w:top w:val="none" w:sz="0" w:space="0" w:color="auto"/>
        <w:left w:val="none" w:sz="0" w:space="0" w:color="auto"/>
        <w:bottom w:val="none" w:sz="0" w:space="0" w:color="auto"/>
        <w:right w:val="none" w:sz="0" w:space="0" w:color="auto"/>
      </w:divBdr>
    </w:div>
    <w:div w:id="1232234232">
      <w:marLeft w:val="640"/>
      <w:marRight w:val="0"/>
      <w:marTop w:val="0"/>
      <w:marBottom w:val="0"/>
      <w:divBdr>
        <w:top w:val="none" w:sz="0" w:space="0" w:color="auto"/>
        <w:left w:val="none" w:sz="0" w:space="0" w:color="auto"/>
        <w:bottom w:val="none" w:sz="0" w:space="0" w:color="auto"/>
        <w:right w:val="none" w:sz="0" w:space="0" w:color="auto"/>
      </w:divBdr>
    </w:div>
    <w:div w:id="1232303645">
      <w:marLeft w:val="640"/>
      <w:marRight w:val="0"/>
      <w:marTop w:val="0"/>
      <w:marBottom w:val="0"/>
      <w:divBdr>
        <w:top w:val="none" w:sz="0" w:space="0" w:color="auto"/>
        <w:left w:val="none" w:sz="0" w:space="0" w:color="auto"/>
        <w:bottom w:val="none" w:sz="0" w:space="0" w:color="auto"/>
        <w:right w:val="none" w:sz="0" w:space="0" w:color="auto"/>
      </w:divBdr>
    </w:div>
    <w:div w:id="1232348634">
      <w:marLeft w:val="640"/>
      <w:marRight w:val="0"/>
      <w:marTop w:val="0"/>
      <w:marBottom w:val="0"/>
      <w:divBdr>
        <w:top w:val="none" w:sz="0" w:space="0" w:color="auto"/>
        <w:left w:val="none" w:sz="0" w:space="0" w:color="auto"/>
        <w:bottom w:val="none" w:sz="0" w:space="0" w:color="auto"/>
        <w:right w:val="none" w:sz="0" w:space="0" w:color="auto"/>
      </w:divBdr>
    </w:div>
    <w:div w:id="1232349897">
      <w:marLeft w:val="640"/>
      <w:marRight w:val="0"/>
      <w:marTop w:val="0"/>
      <w:marBottom w:val="0"/>
      <w:divBdr>
        <w:top w:val="none" w:sz="0" w:space="0" w:color="auto"/>
        <w:left w:val="none" w:sz="0" w:space="0" w:color="auto"/>
        <w:bottom w:val="none" w:sz="0" w:space="0" w:color="auto"/>
        <w:right w:val="none" w:sz="0" w:space="0" w:color="auto"/>
      </w:divBdr>
    </w:div>
    <w:div w:id="1232351470">
      <w:marLeft w:val="640"/>
      <w:marRight w:val="0"/>
      <w:marTop w:val="0"/>
      <w:marBottom w:val="0"/>
      <w:divBdr>
        <w:top w:val="none" w:sz="0" w:space="0" w:color="auto"/>
        <w:left w:val="none" w:sz="0" w:space="0" w:color="auto"/>
        <w:bottom w:val="none" w:sz="0" w:space="0" w:color="auto"/>
        <w:right w:val="none" w:sz="0" w:space="0" w:color="auto"/>
      </w:divBdr>
    </w:div>
    <w:div w:id="1232538769">
      <w:marLeft w:val="640"/>
      <w:marRight w:val="0"/>
      <w:marTop w:val="0"/>
      <w:marBottom w:val="0"/>
      <w:divBdr>
        <w:top w:val="none" w:sz="0" w:space="0" w:color="auto"/>
        <w:left w:val="none" w:sz="0" w:space="0" w:color="auto"/>
        <w:bottom w:val="none" w:sz="0" w:space="0" w:color="auto"/>
        <w:right w:val="none" w:sz="0" w:space="0" w:color="auto"/>
      </w:divBdr>
    </w:div>
    <w:div w:id="1232541359">
      <w:marLeft w:val="640"/>
      <w:marRight w:val="0"/>
      <w:marTop w:val="0"/>
      <w:marBottom w:val="0"/>
      <w:divBdr>
        <w:top w:val="none" w:sz="0" w:space="0" w:color="auto"/>
        <w:left w:val="none" w:sz="0" w:space="0" w:color="auto"/>
        <w:bottom w:val="none" w:sz="0" w:space="0" w:color="auto"/>
        <w:right w:val="none" w:sz="0" w:space="0" w:color="auto"/>
      </w:divBdr>
    </w:div>
    <w:div w:id="1232542282">
      <w:marLeft w:val="640"/>
      <w:marRight w:val="0"/>
      <w:marTop w:val="0"/>
      <w:marBottom w:val="0"/>
      <w:divBdr>
        <w:top w:val="none" w:sz="0" w:space="0" w:color="auto"/>
        <w:left w:val="none" w:sz="0" w:space="0" w:color="auto"/>
        <w:bottom w:val="none" w:sz="0" w:space="0" w:color="auto"/>
        <w:right w:val="none" w:sz="0" w:space="0" w:color="auto"/>
      </w:divBdr>
    </w:div>
    <w:div w:id="1232691976">
      <w:marLeft w:val="640"/>
      <w:marRight w:val="0"/>
      <w:marTop w:val="0"/>
      <w:marBottom w:val="0"/>
      <w:divBdr>
        <w:top w:val="none" w:sz="0" w:space="0" w:color="auto"/>
        <w:left w:val="none" w:sz="0" w:space="0" w:color="auto"/>
        <w:bottom w:val="none" w:sz="0" w:space="0" w:color="auto"/>
        <w:right w:val="none" w:sz="0" w:space="0" w:color="auto"/>
      </w:divBdr>
    </w:div>
    <w:div w:id="1232809997">
      <w:marLeft w:val="640"/>
      <w:marRight w:val="0"/>
      <w:marTop w:val="0"/>
      <w:marBottom w:val="0"/>
      <w:divBdr>
        <w:top w:val="none" w:sz="0" w:space="0" w:color="auto"/>
        <w:left w:val="none" w:sz="0" w:space="0" w:color="auto"/>
        <w:bottom w:val="none" w:sz="0" w:space="0" w:color="auto"/>
        <w:right w:val="none" w:sz="0" w:space="0" w:color="auto"/>
      </w:divBdr>
    </w:div>
    <w:div w:id="1232885331">
      <w:marLeft w:val="640"/>
      <w:marRight w:val="0"/>
      <w:marTop w:val="0"/>
      <w:marBottom w:val="0"/>
      <w:divBdr>
        <w:top w:val="none" w:sz="0" w:space="0" w:color="auto"/>
        <w:left w:val="none" w:sz="0" w:space="0" w:color="auto"/>
        <w:bottom w:val="none" w:sz="0" w:space="0" w:color="auto"/>
        <w:right w:val="none" w:sz="0" w:space="0" w:color="auto"/>
      </w:divBdr>
    </w:div>
    <w:div w:id="1232891435">
      <w:marLeft w:val="640"/>
      <w:marRight w:val="0"/>
      <w:marTop w:val="0"/>
      <w:marBottom w:val="0"/>
      <w:divBdr>
        <w:top w:val="none" w:sz="0" w:space="0" w:color="auto"/>
        <w:left w:val="none" w:sz="0" w:space="0" w:color="auto"/>
        <w:bottom w:val="none" w:sz="0" w:space="0" w:color="auto"/>
        <w:right w:val="none" w:sz="0" w:space="0" w:color="auto"/>
      </w:divBdr>
    </w:div>
    <w:div w:id="1232932862">
      <w:marLeft w:val="640"/>
      <w:marRight w:val="0"/>
      <w:marTop w:val="0"/>
      <w:marBottom w:val="0"/>
      <w:divBdr>
        <w:top w:val="none" w:sz="0" w:space="0" w:color="auto"/>
        <w:left w:val="none" w:sz="0" w:space="0" w:color="auto"/>
        <w:bottom w:val="none" w:sz="0" w:space="0" w:color="auto"/>
        <w:right w:val="none" w:sz="0" w:space="0" w:color="auto"/>
      </w:divBdr>
    </w:div>
    <w:div w:id="1233006257">
      <w:marLeft w:val="640"/>
      <w:marRight w:val="0"/>
      <w:marTop w:val="0"/>
      <w:marBottom w:val="0"/>
      <w:divBdr>
        <w:top w:val="none" w:sz="0" w:space="0" w:color="auto"/>
        <w:left w:val="none" w:sz="0" w:space="0" w:color="auto"/>
        <w:bottom w:val="none" w:sz="0" w:space="0" w:color="auto"/>
        <w:right w:val="none" w:sz="0" w:space="0" w:color="auto"/>
      </w:divBdr>
    </w:div>
    <w:div w:id="1233076156">
      <w:marLeft w:val="640"/>
      <w:marRight w:val="0"/>
      <w:marTop w:val="0"/>
      <w:marBottom w:val="0"/>
      <w:divBdr>
        <w:top w:val="none" w:sz="0" w:space="0" w:color="auto"/>
        <w:left w:val="none" w:sz="0" w:space="0" w:color="auto"/>
        <w:bottom w:val="none" w:sz="0" w:space="0" w:color="auto"/>
        <w:right w:val="none" w:sz="0" w:space="0" w:color="auto"/>
      </w:divBdr>
    </w:div>
    <w:div w:id="1233080499">
      <w:marLeft w:val="640"/>
      <w:marRight w:val="0"/>
      <w:marTop w:val="0"/>
      <w:marBottom w:val="0"/>
      <w:divBdr>
        <w:top w:val="none" w:sz="0" w:space="0" w:color="auto"/>
        <w:left w:val="none" w:sz="0" w:space="0" w:color="auto"/>
        <w:bottom w:val="none" w:sz="0" w:space="0" w:color="auto"/>
        <w:right w:val="none" w:sz="0" w:space="0" w:color="auto"/>
      </w:divBdr>
    </w:div>
    <w:div w:id="1233127719">
      <w:marLeft w:val="640"/>
      <w:marRight w:val="0"/>
      <w:marTop w:val="0"/>
      <w:marBottom w:val="0"/>
      <w:divBdr>
        <w:top w:val="none" w:sz="0" w:space="0" w:color="auto"/>
        <w:left w:val="none" w:sz="0" w:space="0" w:color="auto"/>
        <w:bottom w:val="none" w:sz="0" w:space="0" w:color="auto"/>
        <w:right w:val="none" w:sz="0" w:space="0" w:color="auto"/>
      </w:divBdr>
    </w:div>
    <w:div w:id="1233198290">
      <w:marLeft w:val="640"/>
      <w:marRight w:val="0"/>
      <w:marTop w:val="0"/>
      <w:marBottom w:val="0"/>
      <w:divBdr>
        <w:top w:val="none" w:sz="0" w:space="0" w:color="auto"/>
        <w:left w:val="none" w:sz="0" w:space="0" w:color="auto"/>
        <w:bottom w:val="none" w:sz="0" w:space="0" w:color="auto"/>
        <w:right w:val="none" w:sz="0" w:space="0" w:color="auto"/>
      </w:divBdr>
    </w:div>
    <w:div w:id="1233201348">
      <w:marLeft w:val="640"/>
      <w:marRight w:val="0"/>
      <w:marTop w:val="0"/>
      <w:marBottom w:val="0"/>
      <w:divBdr>
        <w:top w:val="none" w:sz="0" w:space="0" w:color="auto"/>
        <w:left w:val="none" w:sz="0" w:space="0" w:color="auto"/>
        <w:bottom w:val="none" w:sz="0" w:space="0" w:color="auto"/>
        <w:right w:val="none" w:sz="0" w:space="0" w:color="auto"/>
      </w:divBdr>
    </w:div>
    <w:div w:id="1233202118">
      <w:marLeft w:val="640"/>
      <w:marRight w:val="0"/>
      <w:marTop w:val="0"/>
      <w:marBottom w:val="0"/>
      <w:divBdr>
        <w:top w:val="none" w:sz="0" w:space="0" w:color="auto"/>
        <w:left w:val="none" w:sz="0" w:space="0" w:color="auto"/>
        <w:bottom w:val="none" w:sz="0" w:space="0" w:color="auto"/>
        <w:right w:val="none" w:sz="0" w:space="0" w:color="auto"/>
      </w:divBdr>
    </w:div>
    <w:div w:id="1233203335">
      <w:marLeft w:val="640"/>
      <w:marRight w:val="0"/>
      <w:marTop w:val="0"/>
      <w:marBottom w:val="0"/>
      <w:divBdr>
        <w:top w:val="none" w:sz="0" w:space="0" w:color="auto"/>
        <w:left w:val="none" w:sz="0" w:space="0" w:color="auto"/>
        <w:bottom w:val="none" w:sz="0" w:space="0" w:color="auto"/>
        <w:right w:val="none" w:sz="0" w:space="0" w:color="auto"/>
      </w:divBdr>
    </w:div>
    <w:div w:id="1233274104">
      <w:marLeft w:val="640"/>
      <w:marRight w:val="0"/>
      <w:marTop w:val="0"/>
      <w:marBottom w:val="0"/>
      <w:divBdr>
        <w:top w:val="none" w:sz="0" w:space="0" w:color="auto"/>
        <w:left w:val="none" w:sz="0" w:space="0" w:color="auto"/>
        <w:bottom w:val="none" w:sz="0" w:space="0" w:color="auto"/>
        <w:right w:val="none" w:sz="0" w:space="0" w:color="auto"/>
      </w:divBdr>
    </w:div>
    <w:div w:id="1233348572">
      <w:marLeft w:val="640"/>
      <w:marRight w:val="0"/>
      <w:marTop w:val="0"/>
      <w:marBottom w:val="0"/>
      <w:divBdr>
        <w:top w:val="none" w:sz="0" w:space="0" w:color="auto"/>
        <w:left w:val="none" w:sz="0" w:space="0" w:color="auto"/>
        <w:bottom w:val="none" w:sz="0" w:space="0" w:color="auto"/>
        <w:right w:val="none" w:sz="0" w:space="0" w:color="auto"/>
      </w:divBdr>
    </w:div>
    <w:div w:id="1233352439">
      <w:marLeft w:val="640"/>
      <w:marRight w:val="0"/>
      <w:marTop w:val="0"/>
      <w:marBottom w:val="0"/>
      <w:divBdr>
        <w:top w:val="none" w:sz="0" w:space="0" w:color="auto"/>
        <w:left w:val="none" w:sz="0" w:space="0" w:color="auto"/>
        <w:bottom w:val="none" w:sz="0" w:space="0" w:color="auto"/>
        <w:right w:val="none" w:sz="0" w:space="0" w:color="auto"/>
      </w:divBdr>
    </w:div>
    <w:div w:id="1233390750">
      <w:marLeft w:val="640"/>
      <w:marRight w:val="0"/>
      <w:marTop w:val="0"/>
      <w:marBottom w:val="0"/>
      <w:divBdr>
        <w:top w:val="none" w:sz="0" w:space="0" w:color="auto"/>
        <w:left w:val="none" w:sz="0" w:space="0" w:color="auto"/>
        <w:bottom w:val="none" w:sz="0" w:space="0" w:color="auto"/>
        <w:right w:val="none" w:sz="0" w:space="0" w:color="auto"/>
      </w:divBdr>
    </w:div>
    <w:div w:id="1233392538">
      <w:marLeft w:val="640"/>
      <w:marRight w:val="0"/>
      <w:marTop w:val="0"/>
      <w:marBottom w:val="0"/>
      <w:divBdr>
        <w:top w:val="none" w:sz="0" w:space="0" w:color="auto"/>
        <w:left w:val="none" w:sz="0" w:space="0" w:color="auto"/>
        <w:bottom w:val="none" w:sz="0" w:space="0" w:color="auto"/>
        <w:right w:val="none" w:sz="0" w:space="0" w:color="auto"/>
      </w:divBdr>
    </w:div>
    <w:div w:id="1233395673">
      <w:marLeft w:val="640"/>
      <w:marRight w:val="0"/>
      <w:marTop w:val="0"/>
      <w:marBottom w:val="0"/>
      <w:divBdr>
        <w:top w:val="none" w:sz="0" w:space="0" w:color="auto"/>
        <w:left w:val="none" w:sz="0" w:space="0" w:color="auto"/>
        <w:bottom w:val="none" w:sz="0" w:space="0" w:color="auto"/>
        <w:right w:val="none" w:sz="0" w:space="0" w:color="auto"/>
      </w:divBdr>
    </w:div>
    <w:div w:id="1233539081">
      <w:marLeft w:val="640"/>
      <w:marRight w:val="0"/>
      <w:marTop w:val="0"/>
      <w:marBottom w:val="0"/>
      <w:divBdr>
        <w:top w:val="none" w:sz="0" w:space="0" w:color="auto"/>
        <w:left w:val="none" w:sz="0" w:space="0" w:color="auto"/>
        <w:bottom w:val="none" w:sz="0" w:space="0" w:color="auto"/>
        <w:right w:val="none" w:sz="0" w:space="0" w:color="auto"/>
      </w:divBdr>
    </w:div>
    <w:div w:id="1233812651">
      <w:marLeft w:val="640"/>
      <w:marRight w:val="0"/>
      <w:marTop w:val="0"/>
      <w:marBottom w:val="0"/>
      <w:divBdr>
        <w:top w:val="none" w:sz="0" w:space="0" w:color="auto"/>
        <w:left w:val="none" w:sz="0" w:space="0" w:color="auto"/>
        <w:bottom w:val="none" w:sz="0" w:space="0" w:color="auto"/>
        <w:right w:val="none" w:sz="0" w:space="0" w:color="auto"/>
      </w:divBdr>
    </w:div>
    <w:div w:id="1233854736">
      <w:marLeft w:val="640"/>
      <w:marRight w:val="0"/>
      <w:marTop w:val="0"/>
      <w:marBottom w:val="0"/>
      <w:divBdr>
        <w:top w:val="none" w:sz="0" w:space="0" w:color="auto"/>
        <w:left w:val="none" w:sz="0" w:space="0" w:color="auto"/>
        <w:bottom w:val="none" w:sz="0" w:space="0" w:color="auto"/>
        <w:right w:val="none" w:sz="0" w:space="0" w:color="auto"/>
      </w:divBdr>
    </w:div>
    <w:div w:id="1234000077">
      <w:marLeft w:val="640"/>
      <w:marRight w:val="0"/>
      <w:marTop w:val="0"/>
      <w:marBottom w:val="0"/>
      <w:divBdr>
        <w:top w:val="none" w:sz="0" w:space="0" w:color="auto"/>
        <w:left w:val="none" w:sz="0" w:space="0" w:color="auto"/>
        <w:bottom w:val="none" w:sz="0" w:space="0" w:color="auto"/>
        <w:right w:val="none" w:sz="0" w:space="0" w:color="auto"/>
      </w:divBdr>
    </w:div>
    <w:div w:id="1234001403">
      <w:marLeft w:val="640"/>
      <w:marRight w:val="0"/>
      <w:marTop w:val="0"/>
      <w:marBottom w:val="0"/>
      <w:divBdr>
        <w:top w:val="none" w:sz="0" w:space="0" w:color="auto"/>
        <w:left w:val="none" w:sz="0" w:space="0" w:color="auto"/>
        <w:bottom w:val="none" w:sz="0" w:space="0" w:color="auto"/>
        <w:right w:val="none" w:sz="0" w:space="0" w:color="auto"/>
      </w:divBdr>
    </w:div>
    <w:div w:id="1234195461">
      <w:marLeft w:val="640"/>
      <w:marRight w:val="0"/>
      <w:marTop w:val="0"/>
      <w:marBottom w:val="0"/>
      <w:divBdr>
        <w:top w:val="none" w:sz="0" w:space="0" w:color="auto"/>
        <w:left w:val="none" w:sz="0" w:space="0" w:color="auto"/>
        <w:bottom w:val="none" w:sz="0" w:space="0" w:color="auto"/>
        <w:right w:val="none" w:sz="0" w:space="0" w:color="auto"/>
      </w:divBdr>
    </w:div>
    <w:div w:id="1234241552">
      <w:marLeft w:val="640"/>
      <w:marRight w:val="0"/>
      <w:marTop w:val="0"/>
      <w:marBottom w:val="0"/>
      <w:divBdr>
        <w:top w:val="none" w:sz="0" w:space="0" w:color="auto"/>
        <w:left w:val="none" w:sz="0" w:space="0" w:color="auto"/>
        <w:bottom w:val="none" w:sz="0" w:space="0" w:color="auto"/>
        <w:right w:val="none" w:sz="0" w:space="0" w:color="auto"/>
      </w:divBdr>
    </w:div>
    <w:div w:id="1234390539">
      <w:marLeft w:val="640"/>
      <w:marRight w:val="0"/>
      <w:marTop w:val="0"/>
      <w:marBottom w:val="0"/>
      <w:divBdr>
        <w:top w:val="none" w:sz="0" w:space="0" w:color="auto"/>
        <w:left w:val="none" w:sz="0" w:space="0" w:color="auto"/>
        <w:bottom w:val="none" w:sz="0" w:space="0" w:color="auto"/>
        <w:right w:val="none" w:sz="0" w:space="0" w:color="auto"/>
      </w:divBdr>
    </w:div>
    <w:div w:id="1234394841">
      <w:marLeft w:val="640"/>
      <w:marRight w:val="0"/>
      <w:marTop w:val="0"/>
      <w:marBottom w:val="0"/>
      <w:divBdr>
        <w:top w:val="none" w:sz="0" w:space="0" w:color="auto"/>
        <w:left w:val="none" w:sz="0" w:space="0" w:color="auto"/>
        <w:bottom w:val="none" w:sz="0" w:space="0" w:color="auto"/>
        <w:right w:val="none" w:sz="0" w:space="0" w:color="auto"/>
      </w:divBdr>
    </w:div>
    <w:div w:id="1234464963">
      <w:marLeft w:val="640"/>
      <w:marRight w:val="0"/>
      <w:marTop w:val="0"/>
      <w:marBottom w:val="0"/>
      <w:divBdr>
        <w:top w:val="none" w:sz="0" w:space="0" w:color="auto"/>
        <w:left w:val="none" w:sz="0" w:space="0" w:color="auto"/>
        <w:bottom w:val="none" w:sz="0" w:space="0" w:color="auto"/>
        <w:right w:val="none" w:sz="0" w:space="0" w:color="auto"/>
      </w:divBdr>
    </w:div>
    <w:div w:id="1234582695">
      <w:marLeft w:val="640"/>
      <w:marRight w:val="0"/>
      <w:marTop w:val="0"/>
      <w:marBottom w:val="0"/>
      <w:divBdr>
        <w:top w:val="none" w:sz="0" w:space="0" w:color="auto"/>
        <w:left w:val="none" w:sz="0" w:space="0" w:color="auto"/>
        <w:bottom w:val="none" w:sz="0" w:space="0" w:color="auto"/>
        <w:right w:val="none" w:sz="0" w:space="0" w:color="auto"/>
      </w:divBdr>
    </w:div>
    <w:div w:id="1234583401">
      <w:marLeft w:val="640"/>
      <w:marRight w:val="0"/>
      <w:marTop w:val="0"/>
      <w:marBottom w:val="0"/>
      <w:divBdr>
        <w:top w:val="none" w:sz="0" w:space="0" w:color="auto"/>
        <w:left w:val="none" w:sz="0" w:space="0" w:color="auto"/>
        <w:bottom w:val="none" w:sz="0" w:space="0" w:color="auto"/>
        <w:right w:val="none" w:sz="0" w:space="0" w:color="auto"/>
      </w:divBdr>
    </w:div>
    <w:div w:id="1234584642">
      <w:marLeft w:val="640"/>
      <w:marRight w:val="0"/>
      <w:marTop w:val="0"/>
      <w:marBottom w:val="0"/>
      <w:divBdr>
        <w:top w:val="none" w:sz="0" w:space="0" w:color="auto"/>
        <w:left w:val="none" w:sz="0" w:space="0" w:color="auto"/>
        <w:bottom w:val="none" w:sz="0" w:space="0" w:color="auto"/>
        <w:right w:val="none" w:sz="0" w:space="0" w:color="auto"/>
      </w:divBdr>
    </w:div>
    <w:div w:id="1234588772">
      <w:marLeft w:val="640"/>
      <w:marRight w:val="0"/>
      <w:marTop w:val="0"/>
      <w:marBottom w:val="0"/>
      <w:divBdr>
        <w:top w:val="none" w:sz="0" w:space="0" w:color="auto"/>
        <w:left w:val="none" w:sz="0" w:space="0" w:color="auto"/>
        <w:bottom w:val="none" w:sz="0" w:space="0" w:color="auto"/>
        <w:right w:val="none" w:sz="0" w:space="0" w:color="auto"/>
      </w:divBdr>
    </w:div>
    <w:div w:id="1234660835">
      <w:marLeft w:val="640"/>
      <w:marRight w:val="0"/>
      <w:marTop w:val="0"/>
      <w:marBottom w:val="0"/>
      <w:divBdr>
        <w:top w:val="none" w:sz="0" w:space="0" w:color="auto"/>
        <w:left w:val="none" w:sz="0" w:space="0" w:color="auto"/>
        <w:bottom w:val="none" w:sz="0" w:space="0" w:color="auto"/>
        <w:right w:val="none" w:sz="0" w:space="0" w:color="auto"/>
      </w:divBdr>
    </w:div>
    <w:div w:id="1234660937">
      <w:marLeft w:val="640"/>
      <w:marRight w:val="0"/>
      <w:marTop w:val="0"/>
      <w:marBottom w:val="0"/>
      <w:divBdr>
        <w:top w:val="none" w:sz="0" w:space="0" w:color="auto"/>
        <w:left w:val="none" w:sz="0" w:space="0" w:color="auto"/>
        <w:bottom w:val="none" w:sz="0" w:space="0" w:color="auto"/>
        <w:right w:val="none" w:sz="0" w:space="0" w:color="auto"/>
      </w:divBdr>
    </w:div>
    <w:div w:id="1234663194">
      <w:marLeft w:val="640"/>
      <w:marRight w:val="0"/>
      <w:marTop w:val="0"/>
      <w:marBottom w:val="0"/>
      <w:divBdr>
        <w:top w:val="none" w:sz="0" w:space="0" w:color="auto"/>
        <w:left w:val="none" w:sz="0" w:space="0" w:color="auto"/>
        <w:bottom w:val="none" w:sz="0" w:space="0" w:color="auto"/>
        <w:right w:val="none" w:sz="0" w:space="0" w:color="auto"/>
      </w:divBdr>
    </w:div>
    <w:div w:id="1234774132">
      <w:marLeft w:val="480"/>
      <w:marRight w:val="0"/>
      <w:marTop w:val="0"/>
      <w:marBottom w:val="0"/>
      <w:divBdr>
        <w:top w:val="none" w:sz="0" w:space="0" w:color="auto"/>
        <w:left w:val="none" w:sz="0" w:space="0" w:color="auto"/>
        <w:bottom w:val="none" w:sz="0" w:space="0" w:color="auto"/>
        <w:right w:val="none" w:sz="0" w:space="0" w:color="auto"/>
      </w:divBdr>
    </w:div>
    <w:div w:id="1234853048">
      <w:marLeft w:val="640"/>
      <w:marRight w:val="0"/>
      <w:marTop w:val="0"/>
      <w:marBottom w:val="0"/>
      <w:divBdr>
        <w:top w:val="none" w:sz="0" w:space="0" w:color="auto"/>
        <w:left w:val="none" w:sz="0" w:space="0" w:color="auto"/>
        <w:bottom w:val="none" w:sz="0" w:space="0" w:color="auto"/>
        <w:right w:val="none" w:sz="0" w:space="0" w:color="auto"/>
      </w:divBdr>
    </w:div>
    <w:div w:id="1234924804">
      <w:marLeft w:val="640"/>
      <w:marRight w:val="0"/>
      <w:marTop w:val="0"/>
      <w:marBottom w:val="0"/>
      <w:divBdr>
        <w:top w:val="none" w:sz="0" w:space="0" w:color="auto"/>
        <w:left w:val="none" w:sz="0" w:space="0" w:color="auto"/>
        <w:bottom w:val="none" w:sz="0" w:space="0" w:color="auto"/>
        <w:right w:val="none" w:sz="0" w:space="0" w:color="auto"/>
      </w:divBdr>
    </w:div>
    <w:div w:id="1234973462">
      <w:marLeft w:val="640"/>
      <w:marRight w:val="0"/>
      <w:marTop w:val="0"/>
      <w:marBottom w:val="0"/>
      <w:divBdr>
        <w:top w:val="none" w:sz="0" w:space="0" w:color="auto"/>
        <w:left w:val="none" w:sz="0" w:space="0" w:color="auto"/>
        <w:bottom w:val="none" w:sz="0" w:space="0" w:color="auto"/>
        <w:right w:val="none" w:sz="0" w:space="0" w:color="auto"/>
      </w:divBdr>
    </w:div>
    <w:div w:id="1234974250">
      <w:marLeft w:val="640"/>
      <w:marRight w:val="0"/>
      <w:marTop w:val="0"/>
      <w:marBottom w:val="0"/>
      <w:divBdr>
        <w:top w:val="none" w:sz="0" w:space="0" w:color="auto"/>
        <w:left w:val="none" w:sz="0" w:space="0" w:color="auto"/>
        <w:bottom w:val="none" w:sz="0" w:space="0" w:color="auto"/>
        <w:right w:val="none" w:sz="0" w:space="0" w:color="auto"/>
      </w:divBdr>
    </w:div>
    <w:div w:id="1235091624">
      <w:marLeft w:val="640"/>
      <w:marRight w:val="0"/>
      <w:marTop w:val="0"/>
      <w:marBottom w:val="0"/>
      <w:divBdr>
        <w:top w:val="none" w:sz="0" w:space="0" w:color="auto"/>
        <w:left w:val="none" w:sz="0" w:space="0" w:color="auto"/>
        <w:bottom w:val="none" w:sz="0" w:space="0" w:color="auto"/>
        <w:right w:val="none" w:sz="0" w:space="0" w:color="auto"/>
      </w:divBdr>
    </w:div>
    <w:div w:id="1235093584">
      <w:marLeft w:val="640"/>
      <w:marRight w:val="0"/>
      <w:marTop w:val="0"/>
      <w:marBottom w:val="0"/>
      <w:divBdr>
        <w:top w:val="none" w:sz="0" w:space="0" w:color="auto"/>
        <w:left w:val="none" w:sz="0" w:space="0" w:color="auto"/>
        <w:bottom w:val="none" w:sz="0" w:space="0" w:color="auto"/>
        <w:right w:val="none" w:sz="0" w:space="0" w:color="auto"/>
      </w:divBdr>
    </w:div>
    <w:div w:id="1235118382">
      <w:marLeft w:val="640"/>
      <w:marRight w:val="0"/>
      <w:marTop w:val="0"/>
      <w:marBottom w:val="0"/>
      <w:divBdr>
        <w:top w:val="none" w:sz="0" w:space="0" w:color="auto"/>
        <w:left w:val="none" w:sz="0" w:space="0" w:color="auto"/>
        <w:bottom w:val="none" w:sz="0" w:space="0" w:color="auto"/>
        <w:right w:val="none" w:sz="0" w:space="0" w:color="auto"/>
      </w:divBdr>
    </w:div>
    <w:div w:id="1235123672">
      <w:marLeft w:val="640"/>
      <w:marRight w:val="0"/>
      <w:marTop w:val="0"/>
      <w:marBottom w:val="0"/>
      <w:divBdr>
        <w:top w:val="none" w:sz="0" w:space="0" w:color="auto"/>
        <w:left w:val="none" w:sz="0" w:space="0" w:color="auto"/>
        <w:bottom w:val="none" w:sz="0" w:space="0" w:color="auto"/>
        <w:right w:val="none" w:sz="0" w:space="0" w:color="auto"/>
      </w:divBdr>
    </w:div>
    <w:div w:id="1235162106">
      <w:marLeft w:val="640"/>
      <w:marRight w:val="0"/>
      <w:marTop w:val="0"/>
      <w:marBottom w:val="0"/>
      <w:divBdr>
        <w:top w:val="none" w:sz="0" w:space="0" w:color="auto"/>
        <w:left w:val="none" w:sz="0" w:space="0" w:color="auto"/>
        <w:bottom w:val="none" w:sz="0" w:space="0" w:color="auto"/>
        <w:right w:val="none" w:sz="0" w:space="0" w:color="auto"/>
      </w:divBdr>
    </w:div>
    <w:div w:id="1235238858">
      <w:marLeft w:val="640"/>
      <w:marRight w:val="0"/>
      <w:marTop w:val="0"/>
      <w:marBottom w:val="0"/>
      <w:divBdr>
        <w:top w:val="none" w:sz="0" w:space="0" w:color="auto"/>
        <w:left w:val="none" w:sz="0" w:space="0" w:color="auto"/>
        <w:bottom w:val="none" w:sz="0" w:space="0" w:color="auto"/>
        <w:right w:val="none" w:sz="0" w:space="0" w:color="auto"/>
      </w:divBdr>
    </w:div>
    <w:div w:id="1235358662">
      <w:marLeft w:val="640"/>
      <w:marRight w:val="0"/>
      <w:marTop w:val="0"/>
      <w:marBottom w:val="0"/>
      <w:divBdr>
        <w:top w:val="none" w:sz="0" w:space="0" w:color="auto"/>
        <w:left w:val="none" w:sz="0" w:space="0" w:color="auto"/>
        <w:bottom w:val="none" w:sz="0" w:space="0" w:color="auto"/>
        <w:right w:val="none" w:sz="0" w:space="0" w:color="auto"/>
      </w:divBdr>
    </w:div>
    <w:div w:id="1235429997">
      <w:marLeft w:val="640"/>
      <w:marRight w:val="0"/>
      <w:marTop w:val="0"/>
      <w:marBottom w:val="0"/>
      <w:divBdr>
        <w:top w:val="none" w:sz="0" w:space="0" w:color="auto"/>
        <w:left w:val="none" w:sz="0" w:space="0" w:color="auto"/>
        <w:bottom w:val="none" w:sz="0" w:space="0" w:color="auto"/>
        <w:right w:val="none" w:sz="0" w:space="0" w:color="auto"/>
      </w:divBdr>
    </w:div>
    <w:div w:id="1235503786">
      <w:marLeft w:val="640"/>
      <w:marRight w:val="0"/>
      <w:marTop w:val="0"/>
      <w:marBottom w:val="0"/>
      <w:divBdr>
        <w:top w:val="none" w:sz="0" w:space="0" w:color="auto"/>
        <w:left w:val="none" w:sz="0" w:space="0" w:color="auto"/>
        <w:bottom w:val="none" w:sz="0" w:space="0" w:color="auto"/>
        <w:right w:val="none" w:sz="0" w:space="0" w:color="auto"/>
      </w:divBdr>
    </w:div>
    <w:div w:id="1235628312">
      <w:marLeft w:val="640"/>
      <w:marRight w:val="0"/>
      <w:marTop w:val="0"/>
      <w:marBottom w:val="0"/>
      <w:divBdr>
        <w:top w:val="none" w:sz="0" w:space="0" w:color="auto"/>
        <w:left w:val="none" w:sz="0" w:space="0" w:color="auto"/>
        <w:bottom w:val="none" w:sz="0" w:space="0" w:color="auto"/>
        <w:right w:val="none" w:sz="0" w:space="0" w:color="auto"/>
      </w:divBdr>
    </w:div>
    <w:div w:id="1235702096">
      <w:marLeft w:val="640"/>
      <w:marRight w:val="0"/>
      <w:marTop w:val="0"/>
      <w:marBottom w:val="0"/>
      <w:divBdr>
        <w:top w:val="none" w:sz="0" w:space="0" w:color="auto"/>
        <w:left w:val="none" w:sz="0" w:space="0" w:color="auto"/>
        <w:bottom w:val="none" w:sz="0" w:space="0" w:color="auto"/>
        <w:right w:val="none" w:sz="0" w:space="0" w:color="auto"/>
      </w:divBdr>
    </w:div>
    <w:div w:id="1235818893">
      <w:marLeft w:val="640"/>
      <w:marRight w:val="0"/>
      <w:marTop w:val="0"/>
      <w:marBottom w:val="0"/>
      <w:divBdr>
        <w:top w:val="none" w:sz="0" w:space="0" w:color="auto"/>
        <w:left w:val="none" w:sz="0" w:space="0" w:color="auto"/>
        <w:bottom w:val="none" w:sz="0" w:space="0" w:color="auto"/>
        <w:right w:val="none" w:sz="0" w:space="0" w:color="auto"/>
      </w:divBdr>
    </w:div>
    <w:div w:id="1235893352">
      <w:marLeft w:val="640"/>
      <w:marRight w:val="0"/>
      <w:marTop w:val="0"/>
      <w:marBottom w:val="0"/>
      <w:divBdr>
        <w:top w:val="none" w:sz="0" w:space="0" w:color="auto"/>
        <w:left w:val="none" w:sz="0" w:space="0" w:color="auto"/>
        <w:bottom w:val="none" w:sz="0" w:space="0" w:color="auto"/>
        <w:right w:val="none" w:sz="0" w:space="0" w:color="auto"/>
      </w:divBdr>
    </w:div>
    <w:div w:id="1235972505">
      <w:marLeft w:val="640"/>
      <w:marRight w:val="0"/>
      <w:marTop w:val="0"/>
      <w:marBottom w:val="0"/>
      <w:divBdr>
        <w:top w:val="none" w:sz="0" w:space="0" w:color="auto"/>
        <w:left w:val="none" w:sz="0" w:space="0" w:color="auto"/>
        <w:bottom w:val="none" w:sz="0" w:space="0" w:color="auto"/>
        <w:right w:val="none" w:sz="0" w:space="0" w:color="auto"/>
      </w:divBdr>
    </w:div>
    <w:div w:id="1236015889">
      <w:marLeft w:val="640"/>
      <w:marRight w:val="0"/>
      <w:marTop w:val="0"/>
      <w:marBottom w:val="0"/>
      <w:divBdr>
        <w:top w:val="none" w:sz="0" w:space="0" w:color="auto"/>
        <w:left w:val="none" w:sz="0" w:space="0" w:color="auto"/>
        <w:bottom w:val="none" w:sz="0" w:space="0" w:color="auto"/>
        <w:right w:val="none" w:sz="0" w:space="0" w:color="auto"/>
      </w:divBdr>
    </w:div>
    <w:div w:id="1236041166">
      <w:marLeft w:val="640"/>
      <w:marRight w:val="0"/>
      <w:marTop w:val="0"/>
      <w:marBottom w:val="0"/>
      <w:divBdr>
        <w:top w:val="none" w:sz="0" w:space="0" w:color="auto"/>
        <w:left w:val="none" w:sz="0" w:space="0" w:color="auto"/>
        <w:bottom w:val="none" w:sz="0" w:space="0" w:color="auto"/>
        <w:right w:val="none" w:sz="0" w:space="0" w:color="auto"/>
      </w:divBdr>
    </w:div>
    <w:div w:id="1236085173">
      <w:marLeft w:val="640"/>
      <w:marRight w:val="0"/>
      <w:marTop w:val="0"/>
      <w:marBottom w:val="0"/>
      <w:divBdr>
        <w:top w:val="none" w:sz="0" w:space="0" w:color="auto"/>
        <w:left w:val="none" w:sz="0" w:space="0" w:color="auto"/>
        <w:bottom w:val="none" w:sz="0" w:space="0" w:color="auto"/>
        <w:right w:val="none" w:sz="0" w:space="0" w:color="auto"/>
      </w:divBdr>
    </w:div>
    <w:div w:id="1236206456">
      <w:marLeft w:val="640"/>
      <w:marRight w:val="0"/>
      <w:marTop w:val="0"/>
      <w:marBottom w:val="0"/>
      <w:divBdr>
        <w:top w:val="none" w:sz="0" w:space="0" w:color="auto"/>
        <w:left w:val="none" w:sz="0" w:space="0" w:color="auto"/>
        <w:bottom w:val="none" w:sz="0" w:space="0" w:color="auto"/>
        <w:right w:val="none" w:sz="0" w:space="0" w:color="auto"/>
      </w:divBdr>
    </w:div>
    <w:div w:id="1236281700">
      <w:marLeft w:val="640"/>
      <w:marRight w:val="0"/>
      <w:marTop w:val="0"/>
      <w:marBottom w:val="0"/>
      <w:divBdr>
        <w:top w:val="none" w:sz="0" w:space="0" w:color="auto"/>
        <w:left w:val="none" w:sz="0" w:space="0" w:color="auto"/>
        <w:bottom w:val="none" w:sz="0" w:space="0" w:color="auto"/>
        <w:right w:val="none" w:sz="0" w:space="0" w:color="auto"/>
      </w:divBdr>
    </w:div>
    <w:div w:id="1236356112">
      <w:marLeft w:val="640"/>
      <w:marRight w:val="0"/>
      <w:marTop w:val="0"/>
      <w:marBottom w:val="0"/>
      <w:divBdr>
        <w:top w:val="none" w:sz="0" w:space="0" w:color="auto"/>
        <w:left w:val="none" w:sz="0" w:space="0" w:color="auto"/>
        <w:bottom w:val="none" w:sz="0" w:space="0" w:color="auto"/>
        <w:right w:val="none" w:sz="0" w:space="0" w:color="auto"/>
      </w:divBdr>
    </w:div>
    <w:div w:id="1236427839">
      <w:marLeft w:val="640"/>
      <w:marRight w:val="0"/>
      <w:marTop w:val="0"/>
      <w:marBottom w:val="0"/>
      <w:divBdr>
        <w:top w:val="none" w:sz="0" w:space="0" w:color="auto"/>
        <w:left w:val="none" w:sz="0" w:space="0" w:color="auto"/>
        <w:bottom w:val="none" w:sz="0" w:space="0" w:color="auto"/>
        <w:right w:val="none" w:sz="0" w:space="0" w:color="auto"/>
      </w:divBdr>
    </w:div>
    <w:div w:id="1236554943">
      <w:marLeft w:val="640"/>
      <w:marRight w:val="0"/>
      <w:marTop w:val="0"/>
      <w:marBottom w:val="0"/>
      <w:divBdr>
        <w:top w:val="none" w:sz="0" w:space="0" w:color="auto"/>
        <w:left w:val="none" w:sz="0" w:space="0" w:color="auto"/>
        <w:bottom w:val="none" w:sz="0" w:space="0" w:color="auto"/>
        <w:right w:val="none" w:sz="0" w:space="0" w:color="auto"/>
      </w:divBdr>
    </w:div>
    <w:div w:id="1236629568">
      <w:marLeft w:val="640"/>
      <w:marRight w:val="0"/>
      <w:marTop w:val="0"/>
      <w:marBottom w:val="0"/>
      <w:divBdr>
        <w:top w:val="none" w:sz="0" w:space="0" w:color="auto"/>
        <w:left w:val="none" w:sz="0" w:space="0" w:color="auto"/>
        <w:bottom w:val="none" w:sz="0" w:space="0" w:color="auto"/>
        <w:right w:val="none" w:sz="0" w:space="0" w:color="auto"/>
      </w:divBdr>
    </w:div>
    <w:div w:id="1236666807">
      <w:marLeft w:val="640"/>
      <w:marRight w:val="0"/>
      <w:marTop w:val="0"/>
      <w:marBottom w:val="0"/>
      <w:divBdr>
        <w:top w:val="none" w:sz="0" w:space="0" w:color="auto"/>
        <w:left w:val="none" w:sz="0" w:space="0" w:color="auto"/>
        <w:bottom w:val="none" w:sz="0" w:space="0" w:color="auto"/>
        <w:right w:val="none" w:sz="0" w:space="0" w:color="auto"/>
      </w:divBdr>
    </w:div>
    <w:div w:id="1236671018">
      <w:marLeft w:val="640"/>
      <w:marRight w:val="0"/>
      <w:marTop w:val="0"/>
      <w:marBottom w:val="0"/>
      <w:divBdr>
        <w:top w:val="none" w:sz="0" w:space="0" w:color="auto"/>
        <w:left w:val="none" w:sz="0" w:space="0" w:color="auto"/>
        <w:bottom w:val="none" w:sz="0" w:space="0" w:color="auto"/>
        <w:right w:val="none" w:sz="0" w:space="0" w:color="auto"/>
      </w:divBdr>
    </w:div>
    <w:div w:id="1236744304">
      <w:marLeft w:val="640"/>
      <w:marRight w:val="0"/>
      <w:marTop w:val="0"/>
      <w:marBottom w:val="0"/>
      <w:divBdr>
        <w:top w:val="none" w:sz="0" w:space="0" w:color="auto"/>
        <w:left w:val="none" w:sz="0" w:space="0" w:color="auto"/>
        <w:bottom w:val="none" w:sz="0" w:space="0" w:color="auto"/>
        <w:right w:val="none" w:sz="0" w:space="0" w:color="auto"/>
      </w:divBdr>
    </w:div>
    <w:div w:id="1236818139">
      <w:marLeft w:val="640"/>
      <w:marRight w:val="0"/>
      <w:marTop w:val="0"/>
      <w:marBottom w:val="0"/>
      <w:divBdr>
        <w:top w:val="none" w:sz="0" w:space="0" w:color="auto"/>
        <w:left w:val="none" w:sz="0" w:space="0" w:color="auto"/>
        <w:bottom w:val="none" w:sz="0" w:space="0" w:color="auto"/>
        <w:right w:val="none" w:sz="0" w:space="0" w:color="auto"/>
      </w:divBdr>
    </w:div>
    <w:div w:id="1236819287">
      <w:marLeft w:val="640"/>
      <w:marRight w:val="0"/>
      <w:marTop w:val="0"/>
      <w:marBottom w:val="0"/>
      <w:divBdr>
        <w:top w:val="none" w:sz="0" w:space="0" w:color="auto"/>
        <w:left w:val="none" w:sz="0" w:space="0" w:color="auto"/>
        <w:bottom w:val="none" w:sz="0" w:space="0" w:color="auto"/>
        <w:right w:val="none" w:sz="0" w:space="0" w:color="auto"/>
      </w:divBdr>
    </w:div>
    <w:div w:id="1236865807">
      <w:marLeft w:val="640"/>
      <w:marRight w:val="0"/>
      <w:marTop w:val="0"/>
      <w:marBottom w:val="0"/>
      <w:divBdr>
        <w:top w:val="none" w:sz="0" w:space="0" w:color="auto"/>
        <w:left w:val="none" w:sz="0" w:space="0" w:color="auto"/>
        <w:bottom w:val="none" w:sz="0" w:space="0" w:color="auto"/>
        <w:right w:val="none" w:sz="0" w:space="0" w:color="auto"/>
      </w:divBdr>
    </w:div>
    <w:div w:id="1237128309">
      <w:marLeft w:val="640"/>
      <w:marRight w:val="0"/>
      <w:marTop w:val="0"/>
      <w:marBottom w:val="0"/>
      <w:divBdr>
        <w:top w:val="none" w:sz="0" w:space="0" w:color="auto"/>
        <w:left w:val="none" w:sz="0" w:space="0" w:color="auto"/>
        <w:bottom w:val="none" w:sz="0" w:space="0" w:color="auto"/>
        <w:right w:val="none" w:sz="0" w:space="0" w:color="auto"/>
      </w:divBdr>
    </w:div>
    <w:div w:id="1237131359">
      <w:marLeft w:val="640"/>
      <w:marRight w:val="0"/>
      <w:marTop w:val="0"/>
      <w:marBottom w:val="0"/>
      <w:divBdr>
        <w:top w:val="none" w:sz="0" w:space="0" w:color="auto"/>
        <w:left w:val="none" w:sz="0" w:space="0" w:color="auto"/>
        <w:bottom w:val="none" w:sz="0" w:space="0" w:color="auto"/>
        <w:right w:val="none" w:sz="0" w:space="0" w:color="auto"/>
      </w:divBdr>
    </w:div>
    <w:div w:id="1237201289">
      <w:marLeft w:val="640"/>
      <w:marRight w:val="0"/>
      <w:marTop w:val="0"/>
      <w:marBottom w:val="0"/>
      <w:divBdr>
        <w:top w:val="none" w:sz="0" w:space="0" w:color="auto"/>
        <w:left w:val="none" w:sz="0" w:space="0" w:color="auto"/>
        <w:bottom w:val="none" w:sz="0" w:space="0" w:color="auto"/>
        <w:right w:val="none" w:sz="0" w:space="0" w:color="auto"/>
      </w:divBdr>
    </w:div>
    <w:div w:id="1237201623">
      <w:marLeft w:val="640"/>
      <w:marRight w:val="0"/>
      <w:marTop w:val="0"/>
      <w:marBottom w:val="0"/>
      <w:divBdr>
        <w:top w:val="none" w:sz="0" w:space="0" w:color="auto"/>
        <w:left w:val="none" w:sz="0" w:space="0" w:color="auto"/>
        <w:bottom w:val="none" w:sz="0" w:space="0" w:color="auto"/>
        <w:right w:val="none" w:sz="0" w:space="0" w:color="auto"/>
      </w:divBdr>
    </w:div>
    <w:div w:id="1237205937">
      <w:marLeft w:val="640"/>
      <w:marRight w:val="0"/>
      <w:marTop w:val="0"/>
      <w:marBottom w:val="0"/>
      <w:divBdr>
        <w:top w:val="none" w:sz="0" w:space="0" w:color="auto"/>
        <w:left w:val="none" w:sz="0" w:space="0" w:color="auto"/>
        <w:bottom w:val="none" w:sz="0" w:space="0" w:color="auto"/>
        <w:right w:val="none" w:sz="0" w:space="0" w:color="auto"/>
      </w:divBdr>
    </w:div>
    <w:div w:id="1237320145">
      <w:marLeft w:val="640"/>
      <w:marRight w:val="0"/>
      <w:marTop w:val="0"/>
      <w:marBottom w:val="0"/>
      <w:divBdr>
        <w:top w:val="none" w:sz="0" w:space="0" w:color="auto"/>
        <w:left w:val="none" w:sz="0" w:space="0" w:color="auto"/>
        <w:bottom w:val="none" w:sz="0" w:space="0" w:color="auto"/>
        <w:right w:val="none" w:sz="0" w:space="0" w:color="auto"/>
      </w:divBdr>
    </w:div>
    <w:div w:id="1237394590">
      <w:marLeft w:val="640"/>
      <w:marRight w:val="0"/>
      <w:marTop w:val="0"/>
      <w:marBottom w:val="0"/>
      <w:divBdr>
        <w:top w:val="none" w:sz="0" w:space="0" w:color="auto"/>
        <w:left w:val="none" w:sz="0" w:space="0" w:color="auto"/>
        <w:bottom w:val="none" w:sz="0" w:space="0" w:color="auto"/>
        <w:right w:val="none" w:sz="0" w:space="0" w:color="auto"/>
      </w:divBdr>
    </w:div>
    <w:div w:id="1237399636">
      <w:marLeft w:val="640"/>
      <w:marRight w:val="0"/>
      <w:marTop w:val="0"/>
      <w:marBottom w:val="0"/>
      <w:divBdr>
        <w:top w:val="none" w:sz="0" w:space="0" w:color="auto"/>
        <w:left w:val="none" w:sz="0" w:space="0" w:color="auto"/>
        <w:bottom w:val="none" w:sz="0" w:space="0" w:color="auto"/>
        <w:right w:val="none" w:sz="0" w:space="0" w:color="auto"/>
      </w:divBdr>
    </w:div>
    <w:div w:id="1237474907">
      <w:marLeft w:val="640"/>
      <w:marRight w:val="0"/>
      <w:marTop w:val="0"/>
      <w:marBottom w:val="0"/>
      <w:divBdr>
        <w:top w:val="none" w:sz="0" w:space="0" w:color="auto"/>
        <w:left w:val="none" w:sz="0" w:space="0" w:color="auto"/>
        <w:bottom w:val="none" w:sz="0" w:space="0" w:color="auto"/>
        <w:right w:val="none" w:sz="0" w:space="0" w:color="auto"/>
      </w:divBdr>
    </w:div>
    <w:div w:id="1237588692">
      <w:marLeft w:val="640"/>
      <w:marRight w:val="0"/>
      <w:marTop w:val="0"/>
      <w:marBottom w:val="0"/>
      <w:divBdr>
        <w:top w:val="none" w:sz="0" w:space="0" w:color="auto"/>
        <w:left w:val="none" w:sz="0" w:space="0" w:color="auto"/>
        <w:bottom w:val="none" w:sz="0" w:space="0" w:color="auto"/>
        <w:right w:val="none" w:sz="0" w:space="0" w:color="auto"/>
      </w:divBdr>
    </w:div>
    <w:div w:id="1237596520">
      <w:marLeft w:val="640"/>
      <w:marRight w:val="0"/>
      <w:marTop w:val="0"/>
      <w:marBottom w:val="0"/>
      <w:divBdr>
        <w:top w:val="none" w:sz="0" w:space="0" w:color="auto"/>
        <w:left w:val="none" w:sz="0" w:space="0" w:color="auto"/>
        <w:bottom w:val="none" w:sz="0" w:space="0" w:color="auto"/>
        <w:right w:val="none" w:sz="0" w:space="0" w:color="auto"/>
      </w:divBdr>
    </w:div>
    <w:div w:id="1237713493">
      <w:marLeft w:val="640"/>
      <w:marRight w:val="0"/>
      <w:marTop w:val="0"/>
      <w:marBottom w:val="0"/>
      <w:divBdr>
        <w:top w:val="none" w:sz="0" w:space="0" w:color="auto"/>
        <w:left w:val="none" w:sz="0" w:space="0" w:color="auto"/>
        <w:bottom w:val="none" w:sz="0" w:space="0" w:color="auto"/>
        <w:right w:val="none" w:sz="0" w:space="0" w:color="auto"/>
      </w:divBdr>
    </w:div>
    <w:div w:id="1237745194">
      <w:marLeft w:val="640"/>
      <w:marRight w:val="0"/>
      <w:marTop w:val="0"/>
      <w:marBottom w:val="0"/>
      <w:divBdr>
        <w:top w:val="none" w:sz="0" w:space="0" w:color="auto"/>
        <w:left w:val="none" w:sz="0" w:space="0" w:color="auto"/>
        <w:bottom w:val="none" w:sz="0" w:space="0" w:color="auto"/>
        <w:right w:val="none" w:sz="0" w:space="0" w:color="auto"/>
      </w:divBdr>
    </w:div>
    <w:div w:id="1237863062">
      <w:marLeft w:val="640"/>
      <w:marRight w:val="0"/>
      <w:marTop w:val="0"/>
      <w:marBottom w:val="0"/>
      <w:divBdr>
        <w:top w:val="none" w:sz="0" w:space="0" w:color="auto"/>
        <w:left w:val="none" w:sz="0" w:space="0" w:color="auto"/>
        <w:bottom w:val="none" w:sz="0" w:space="0" w:color="auto"/>
        <w:right w:val="none" w:sz="0" w:space="0" w:color="auto"/>
      </w:divBdr>
    </w:div>
    <w:div w:id="1237937100">
      <w:marLeft w:val="640"/>
      <w:marRight w:val="0"/>
      <w:marTop w:val="0"/>
      <w:marBottom w:val="0"/>
      <w:divBdr>
        <w:top w:val="none" w:sz="0" w:space="0" w:color="auto"/>
        <w:left w:val="none" w:sz="0" w:space="0" w:color="auto"/>
        <w:bottom w:val="none" w:sz="0" w:space="0" w:color="auto"/>
        <w:right w:val="none" w:sz="0" w:space="0" w:color="auto"/>
      </w:divBdr>
    </w:div>
    <w:div w:id="1237939767">
      <w:marLeft w:val="640"/>
      <w:marRight w:val="0"/>
      <w:marTop w:val="0"/>
      <w:marBottom w:val="0"/>
      <w:divBdr>
        <w:top w:val="none" w:sz="0" w:space="0" w:color="auto"/>
        <w:left w:val="none" w:sz="0" w:space="0" w:color="auto"/>
        <w:bottom w:val="none" w:sz="0" w:space="0" w:color="auto"/>
        <w:right w:val="none" w:sz="0" w:space="0" w:color="auto"/>
      </w:divBdr>
    </w:div>
    <w:div w:id="1237976302">
      <w:marLeft w:val="640"/>
      <w:marRight w:val="0"/>
      <w:marTop w:val="0"/>
      <w:marBottom w:val="0"/>
      <w:divBdr>
        <w:top w:val="none" w:sz="0" w:space="0" w:color="auto"/>
        <w:left w:val="none" w:sz="0" w:space="0" w:color="auto"/>
        <w:bottom w:val="none" w:sz="0" w:space="0" w:color="auto"/>
        <w:right w:val="none" w:sz="0" w:space="0" w:color="auto"/>
      </w:divBdr>
    </w:div>
    <w:div w:id="1238511981">
      <w:marLeft w:val="640"/>
      <w:marRight w:val="0"/>
      <w:marTop w:val="0"/>
      <w:marBottom w:val="0"/>
      <w:divBdr>
        <w:top w:val="none" w:sz="0" w:space="0" w:color="auto"/>
        <w:left w:val="none" w:sz="0" w:space="0" w:color="auto"/>
        <w:bottom w:val="none" w:sz="0" w:space="0" w:color="auto"/>
        <w:right w:val="none" w:sz="0" w:space="0" w:color="auto"/>
      </w:divBdr>
    </w:div>
    <w:div w:id="1238517382">
      <w:marLeft w:val="640"/>
      <w:marRight w:val="0"/>
      <w:marTop w:val="0"/>
      <w:marBottom w:val="0"/>
      <w:divBdr>
        <w:top w:val="none" w:sz="0" w:space="0" w:color="auto"/>
        <w:left w:val="none" w:sz="0" w:space="0" w:color="auto"/>
        <w:bottom w:val="none" w:sz="0" w:space="0" w:color="auto"/>
        <w:right w:val="none" w:sz="0" w:space="0" w:color="auto"/>
      </w:divBdr>
    </w:div>
    <w:div w:id="1238631916">
      <w:marLeft w:val="640"/>
      <w:marRight w:val="0"/>
      <w:marTop w:val="0"/>
      <w:marBottom w:val="0"/>
      <w:divBdr>
        <w:top w:val="none" w:sz="0" w:space="0" w:color="auto"/>
        <w:left w:val="none" w:sz="0" w:space="0" w:color="auto"/>
        <w:bottom w:val="none" w:sz="0" w:space="0" w:color="auto"/>
        <w:right w:val="none" w:sz="0" w:space="0" w:color="auto"/>
      </w:divBdr>
    </w:div>
    <w:div w:id="1238633339">
      <w:marLeft w:val="640"/>
      <w:marRight w:val="0"/>
      <w:marTop w:val="0"/>
      <w:marBottom w:val="0"/>
      <w:divBdr>
        <w:top w:val="none" w:sz="0" w:space="0" w:color="auto"/>
        <w:left w:val="none" w:sz="0" w:space="0" w:color="auto"/>
        <w:bottom w:val="none" w:sz="0" w:space="0" w:color="auto"/>
        <w:right w:val="none" w:sz="0" w:space="0" w:color="auto"/>
      </w:divBdr>
    </w:div>
    <w:div w:id="1238638702">
      <w:marLeft w:val="640"/>
      <w:marRight w:val="0"/>
      <w:marTop w:val="0"/>
      <w:marBottom w:val="0"/>
      <w:divBdr>
        <w:top w:val="none" w:sz="0" w:space="0" w:color="auto"/>
        <w:left w:val="none" w:sz="0" w:space="0" w:color="auto"/>
        <w:bottom w:val="none" w:sz="0" w:space="0" w:color="auto"/>
        <w:right w:val="none" w:sz="0" w:space="0" w:color="auto"/>
      </w:divBdr>
    </w:div>
    <w:div w:id="1238709928">
      <w:marLeft w:val="640"/>
      <w:marRight w:val="0"/>
      <w:marTop w:val="0"/>
      <w:marBottom w:val="0"/>
      <w:divBdr>
        <w:top w:val="none" w:sz="0" w:space="0" w:color="auto"/>
        <w:left w:val="none" w:sz="0" w:space="0" w:color="auto"/>
        <w:bottom w:val="none" w:sz="0" w:space="0" w:color="auto"/>
        <w:right w:val="none" w:sz="0" w:space="0" w:color="auto"/>
      </w:divBdr>
    </w:div>
    <w:div w:id="1238827465">
      <w:marLeft w:val="640"/>
      <w:marRight w:val="0"/>
      <w:marTop w:val="0"/>
      <w:marBottom w:val="0"/>
      <w:divBdr>
        <w:top w:val="none" w:sz="0" w:space="0" w:color="auto"/>
        <w:left w:val="none" w:sz="0" w:space="0" w:color="auto"/>
        <w:bottom w:val="none" w:sz="0" w:space="0" w:color="auto"/>
        <w:right w:val="none" w:sz="0" w:space="0" w:color="auto"/>
      </w:divBdr>
    </w:div>
    <w:div w:id="1238857644">
      <w:marLeft w:val="640"/>
      <w:marRight w:val="0"/>
      <w:marTop w:val="0"/>
      <w:marBottom w:val="0"/>
      <w:divBdr>
        <w:top w:val="none" w:sz="0" w:space="0" w:color="auto"/>
        <w:left w:val="none" w:sz="0" w:space="0" w:color="auto"/>
        <w:bottom w:val="none" w:sz="0" w:space="0" w:color="auto"/>
        <w:right w:val="none" w:sz="0" w:space="0" w:color="auto"/>
      </w:divBdr>
    </w:div>
    <w:div w:id="1238905233">
      <w:marLeft w:val="640"/>
      <w:marRight w:val="0"/>
      <w:marTop w:val="0"/>
      <w:marBottom w:val="0"/>
      <w:divBdr>
        <w:top w:val="none" w:sz="0" w:space="0" w:color="auto"/>
        <w:left w:val="none" w:sz="0" w:space="0" w:color="auto"/>
        <w:bottom w:val="none" w:sz="0" w:space="0" w:color="auto"/>
        <w:right w:val="none" w:sz="0" w:space="0" w:color="auto"/>
      </w:divBdr>
    </w:div>
    <w:div w:id="1239024753">
      <w:marLeft w:val="640"/>
      <w:marRight w:val="0"/>
      <w:marTop w:val="0"/>
      <w:marBottom w:val="0"/>
      <w:divBdr>
        <w:top w:val="none" w:sz="0" w:space="0" w:color="auto"/>
        <w:left w:val="none" w:sz="0" w:space="0" w:color="auto"/>
        <w:bottom w:val="none" w:sz="0" w:space="0" w:color="auto"/>
        <w:right w:val="none" w:sz="0" w:space="0" w:color="auto"/>
      </w:divBdr>
    </w:div>
    <w:div w:id="1239054566">
      <w:marLeft w:val="640"/>
      <w:marRight w:val="0"/>
      <w:marTop w:val="0"/>
      <w:marBottom w:val="0"/>
      <w:divBdr>
        <w:top w:val="none" w:sz="0" w:space="0" w:color="auto"/>
        <w:left w:val="none" w:sz="0" w:space="0" w:color="auto"/>
        <w:bottom w:val="none" w:sz="0" w:space="0" w:color="auto"/>
        <w:right w:val="none" w:sz="0" w:space="0" w:color="auto"/>
      </w:divBdr>
    </w:div>
    <w:div w:id="1239100917">
      <w:marLeft w:val="640"/>
      <w:marRight w:val="0"/>
      <w:marTop w:val="0"/>
      <w:marBottom w:val="0"/>
      <w:divBdr>
        <w:top w:val="none" w:sz="0" w:space="0" w:color="auto"/>
        <w:left w:val="none" w:sz="0" w:space="0" w:color="auto"/>
        <w:bottom w:val="none" w:sz="0" w:space="0" w:color="auto"/>
        <w:right w:val="none" w:sz="0" w:space="0" w:color="auto"/>
      </w:divBdr>
    </w:div>
    <w:div w:id="1239243246">
      <w:marLeft w:val="640"/>
      <w:marRight w:val="0"/>
      <w:marTop w:val="0"/>
      <w:marBottom w:val="0"/>
      <w:divBdr>
        <w:top w:val="none" w:sz="0" w:space="0" w:color="auto"/>
        <w:left w:val="none" w:sz="0" w:space="0" w:color="auto"/>
        <w:bottom w:val="none" w:sz="0" w:space="0" w:color="auto"/>
        <w:right w:val="none" w:sz="0" w:space="0" w:color="auto"/>
      </w:divBdr>
    </w:div>
    <w:div w:id="1239290226">
      <w:marLeft w:val="640"/>
      <w:marRight w:val="0"/>
      <w:marTop w:val="0"/>
      <w:marBottom w:val="0"/>
      <w:divBdr>
        <w:top w:val="none" w:sz="0" w:space="0" w:color="auto"/>
        <w:left w:val="none" w:sz="0" w:space="0" w:color="auto"/>
        <w:bottom w:val="none" w:sz="0" w:space="0" w:color="auto"/>
        <w:right w:val="none" w:sz="0" w:space="0" w:color="auto"/>
      </w:divBdr>
    </w:div>
    <w:div w:id="1239444045">
      <w:marLeft w:val="640"/>
      <w:marRight w:val="0"/>
      <w:marTop w:val="0"/>
      <w:marBottom w:val="0"/>
      <w:divBdr>
        <w:top w:val="none" w:sz="0" w:space="0" w:color="auto"/>
        <w:left w:val="none" w:sz="0" w:space="0" w:color="auto"/>
        <w:bottom w:val="none" w:sz="0" w:space="0" w:color="auto"/>
        <w:right w:val="none" w:sz="0" w:space="0" w:color="auto"/>
      </w:divBdr>
    </w:div>
    <w:div w:id="1239444449">
      <w:marLeft w:val="640"/>
      <w:marRight w:val="0"/>
      <w:marTop w:val="0"/>
      <w:marBottom w:val="0"/>
      <w:divBdr>
        <w:top w:val="none" w:sz="0" w:space="0" w:color="auto"/>
        <w:left w:val="none" w:sz="0" w:space="0" w:color="auto"/>
        <w:bottom w:val="none" w:sz="0" w:space="0" w:color="auto"/>
        <w:right w:val="none" w:sz="0" w:space="0" w:color="auto"/>
      </w:divBdr>
    </w:div>
    <w:div w:id="1239444490">
      <w:marLeft w:val="640"/>
      <w:marRight w:val="0"/>
      <w:marTop w:val="0"/>
      <w:marBottom w:val="0"/>
      <w:divBdr>
        <w:top w:val="none" w:sz="0" w:space="0" w:color="auto"/>
        <w:left w:val="none" w:sz="0" w:space="0" w:color="auto"/>
        <w:bottom w:val="none" w:sz="0" w:space="0" w:color="auto"/>
        <w:right w:val="none" w:sz="0" w:space="0" w:color="auto"/>
      </w:divBdr>
    </w:div>
    <w:div w:id="1239512824">
      <w:marLeft w:val="640"/>
      <w:marRight w:val="0"/>
      <w:marTop w:val="0"/>
      <w:marBottom w:val="0"/>
      <w:divBdr>
        <w:top w:val="none" w:sz="0" w:space="0" w:color="auto"/>
        <w:left w:val="none" w:sz="0" w:space="0" w:color="auto"/>
        <w:bottom w:val="none" w:sz="0" w:space="0" w:color="auto"/>
        <w:right w:val="none" w:sz="0" w:space="0" w:color="auto"/>
      </w:divBdr>
    </w:div>
    <w:div w:id="1239514008">
      <w:marLeft w:val="640"/>
      <w:marRight w:val="0"/>
      <w:marTop w:val="0"/>
      <w:marBottom w:val="0"/>
      <w:divBdr>
        <w:top w:val="none" w:sz="0" w:space="0" w:color="auto"/>
        <w:left w:val="none" w:sz="0" w:space="0" w:color="auto"/>
        <w:bottom w:val="none" w:sz="0" w:space="0" w:color="auto"/>
        <w:right w:val="none" w:sz="0" w:space="0" w:color="auto"/>
      </w:divBdr>
    </w:div>
    <w:div w:id="1239559690">
      <w:marLeft w:val="640"/>
      <w:marRight w:val="0"/>
      <w:marTop w:val="0"/>
      <w:marBottom w:val="0"/>
      <w:divBdr>
        <w:top w:val="none" w:sz="0" w:space="0" w:color="auto"/>
        <w:left w:val="none" w:sz="0" w:space="0" w:color="auto"/>
        <w:bottom w:val="none" w:sz="0" w:space="0" w:color="auto"/>
        <w:right w:val="none" w:sz="0" w:space="0" w:color="auto"/>
      </w:divBdr>
    </w:div>
    <w:div w:id="1239628595">
      <w:marLeft w:val="640"/>
      <w:marRight w:val="0"/>
      <w:marTop w:val="0"/>
      <w:marBottom w:val="0"/>
      <w:divBdr>
        <w:top w:val="none" w:sz="0" w:space="0" w:color="auto"/>
        <w:left w:val="none" w:sz="0" w:space="0" w:color="auto"/>
        <w:bottom w:val="none" w:sz="0" w:space="0" w:color="auto"/>
        <w:right w:val="none" w:sz="0" w:space="0" w:color="auto"/>
      </w:divBdr>
    </w:div>
    <w:div w:id="1239633786">
      <w:marLeft w:val="640"/>
      <w:marRight w:val="0"/>
      <w:marTop w:val="0"/>
      <w:marBottom w:val="0"/>
      <w:divBdr>
        <w:top w:val="none" w:sz="0" w:space="0" w:color="auto"/>
        <w:left w:val="none" w:sz="0" w:space="0" w:color="auto"/>
        <w:bottom w:val="none" w:sz="0" w:space="0" w:color="auto"/>
        <w:right w:val="none" w:sz="0" w:space="0" w:color="auto"/>
      </w:divBdr>
    </w:div>
    <w:div w:id="1239707496">
      <w:marLeft w:val="640"/>
      <w:marRight w:val="0"/>
      <w:marTop w:val="0"/>
      <w:marBottom w:val="0"/>
      <w:divBdr>
        <w:top w:val="none" w:sz="0" w:space="0" w:color="auto"/>
        <w:left w:val="none" w:sz="0" w:space="0" w:color="auto"/>
        <w:bottom w:val="none" w:sz="0" w:space="0" w:color="auto"/>
        <w:right w:val="none" w:sz="0" w:space="0" w:color="auto"/>
      </w:divBdr>
    </w:div>
    <w:div w:id="1239711730">
      <w:marLeft w:val="640"/>
      <w:marRight w:val="0"/>
      <w:marTop w:val="0"/>
      <w:marBottom w:val="0"/>
      <w:divBdr>
        <w:top w:val="none" w:sz="0" w:space="0" w:color="auto"/>
        <w:left w:val="none" w:sz="0" w:space="0" w:color="auto"/>
        <w:bottom w:val="none" w:sz="0" w:space="0" w:color="auto"/>
        <w:right w:val="none" w:sz="0" w:space="0" w:color="auto"/>
      </w:divBdr>
    </w:div>
    <w:div w:id="1239751610">
      <w:marLeft w:val="640"/>
      <w:marRight w:val="0"/>
      <w:marTop w:val="0"/>
      <w:marBottom w:val="0"/>
      <w:divBdr>
        <w:top w:val="none" w:sz="0" w:space="0" w:color="auto"/>
        <w:left w:val="none" w:sz="0" w:space="0" w:color="auto"/>
        <w:bottom w:val="none" w:sz="0" w:space="0" w:color="auto"/>
        <w:right w:val="none" w:sz="0" w:space="0" w:color="auto"/>
      </w:divBdr>
    </w:div>
    <w:div w:id="1240020561">
      <w:marLeft w:val="640"/>
      <w:marRight w:val="0"/>
      <w:marTop w:val="0"/>
      <w:marBottom w:val="0"/>
      <w:divBdr>
        <w:top w:val="none" w:sz="0" w:space="0" w:color="auto"/>
        <w:left w:val="none" w:sz="0" w:space="0" w:color="auto"/>
        <w:bottom w:val="none" w:sz="0" w:space="0" w:color="auto"/>
        <w:right w:val="none" w:sz="0" w:space="0" w:color="auto"/>
      </w:divBdr>
    </w:div>
    <w:div w:id="1240140873">
      <w:marLeft w:val="640"/>
      <w:marRight w:val="0"/>
      <w:marTop w:val="0"/>
      <w:marBottom w:val="0"/>
      <w:divBdr>
        <w:top w:val="none" w:sz="0" w:space="0" w:color="auto"/>
        <w:left w:val="none" w:sz="0" w:space="0" w:color="auto"/>
        <w:bottom w:val="none" w:sz="0" w:space="0" w:color="auto"/>
        <w:right w:val="none" w:sz="0" w:space="0" w:color="auto"/>
      </w:divBdr>
    </w:div>
    <w:div w:id="1240208913">
      <w:marLeft w:val="640"/>
      <w:marRight w:val="0"/>
      <w:marTop w:val="0"/>
      <w:marBottom w:val="0"/>
      <w:divBdr>
        <w:top w:val="none" w:sz="0" w:space="0" w:color="auto"/>
        <w:left w:val="none" w:sz="0" w:space="0" w:color="auto"/>
        <w:bottom w:val="none" w:sz="0" w:space="0" w:color="auto"/>
        <w:right w:val="none" w:sz="0" w:space="0" w:color="auto"/>
      </w:divBdr>
    </w:div>
    <w:div w:id="1240291477">
      <w:marLeft w:val="640"/>
      <w:marRight w:val="0"/>
      <w:marTop w:val="0"/>
      <w:marBottom w:val="0"/>
      <w:divBdr>
        <w:top w:val="none" w:sz="0" w:space="0" w:color="auto"/>
        <w:left w:val="none" w:sz="0" w:space="0" w:color="auto"/>
        <w:bottom w:val="none" w:sz="0" w:space="0" w:color="auto"/>
        <w:right w:val="none" w:sz="0" w:space="0" w:color="auto"/>
      </w:divBdr>
    </w:div>
    <w:div w:id="1240293447">
      <w:marLeft w:val="640"/>
      <w:marRight w:val="0"/>
      <w:marTop w:val="0"/>
      <w:marBottom w:val="0"/>
      <w:divBdr>
        <w:top w:val="none" w:sz="0" w:space="0" w:color="auto"/>
        <w:left w:val="none" w:sz="0" w:space="0" w:color="auto"/>
        <w:bottom w:val="none" w:sz="0" w:space="0" w:color="auto"/>
        <w:right w:val="none" w:sz="0" w:space="0" w:color="auto"/>
      </w:divBdr>
    </w:div>
    <w:div w:id="1240365273">
      <w:marLeft w:val="640"/>
      <w:marRight w:val="0"/>
      <w:marTop w:val="0"/>
      <w:marBottom w:val="0"/>
      <w:divBdr>
        <w:top w:val="none" w:sz="0" w:space="0" w:color="auto"/>
        <w:left w:val="none" w:sz="0" w:space="0" w:color="auto"/>
        <w:bottom w:val="none" w:sz="0" w:space="0" w:color="auto"/>
        <w:right w:val="none" w:sz="0" w:space="0" w:color="auto"/>
      </w:divBdr>
    </w:div>
    <w:div w:id="1240402275">
      <w:marLeft w:val="640"/>
      <w:marRight w:val="0"/>
      <w:marTop w:val="0"/>
      <w:marBottom w:val="0"/>
      <w:divBdr>
        <w:top w:val="none" w:sz="0" w:space="0" w:color="auto"/>
        <w:left w:val="none" w:sz="0" w:space="0" w:color="auto"/>
        <w:bottom w:val="none" w:sz="0" w:space="0" w:color="auto"/>
        <w:right w:val="none" w:sz="0" w:space="0" w:color="auto"/>
      </w:divBdr>
    </w:div>
    <w:div w:id="1240482861">
      <w:marLeft w:val="640"/>
      <w:marRight w:val="0"/>
      <w:marTop w:val="0"/>
      <w:marBottom w:val="0"/>
      <w:divBdr>
        <w:top w:val="none" w:sz="0" w:space="0" w:color="auto"/>
        <w:left w:val="none" w:sz="0" w:space="0" w:color="auto"/>
        <w:bottom w:val="none" w:sz="0" w:space="0" w:color="auto"/>
        <w:right w:val="none" w:sz="0" w:space="0" w:color="auto"/>
      </w:divBdr>
    </w:div>
    <w:div w:id="1240486100">
      <w:marLeft w:val="640"/>
      <w:marRight w:val="0"/>
      <w:marTop w:val="0"/>
      <w:marBottom w:val="0"/>
      <w:divBdr>
        <w:top w:val="none" w:sz="0" w:space="0" w:color="auto"/>
        <w:left w:val="none" w:sz="0" w:space="0" w:color="auto"/>
        <w:bottom w:val="none" w:sz="0" w:space="0" w:color="auto"/>
        <w:right w:val="none" w:sz="0" w:space="0" w:color="auto"/>
      </w:divBdr>
    </w:div>
    <w:div w:id="1240486673">
      <w:marLeft w:val="480"/>
      <w:marRight w:val="0"/>
      <w:marTop w:val="0"/>
      <w:marBottom w:val="0"/>
      <w:divBdr>
        <w:top w:val="none" w:sz="0" w:space="0" w:color="auto"/>
        <w:left w:val="none" w:sz="0" w:space="0" w:color="auto"/>
        <w:bottom w:val="none" w:sz="0" w:space="0" w:color="auto"/>
        <w:right w:val="none" w:sz="0" w:space="0" w:color="auto"/>
      </w:divBdr>
    </w:div>
    <w:div w:id="1240554331">
      <w:marLeft w:val="640"/>
      <w:marRight w:val="0"/>
      <w:marTop w:val="0"/>
      <w:marBottom w:val="0"/>
      <w:divBdr>
        <w:top w:val="none" w:sz="0" w:space="0" w:color="auto"/>
        <w:left w:val="none" w:sz="0" w:space="0" w:color="auto"/>
        <w:bottom w:val="none" w:sz="0" w:space="0" w:color="auto"/>
        <w:right w:val="none" w:sz="0" w:space="0" w:color="auto"/>
      </w:divBdr>
    </w:div>
    <w:div w:id="1240604552">
      <w:marLeft w:val="640"/>
      <w:marRight w:val="0"/>
      <w:marTop w:val="0"/>
      <w:marBottom w:val="0"/>
      <w:divBdr>
        <w:top w:val="none" w:sz="0" w:space="0" w:color="auto"/>
        <w:left w:val="none" w:sz="0" w:space="0" w:color="auto"/>
        <w:bottom w:val="none" w:sz="0" w:space="0" w:color="auto"/>
        <w:right w:val="none" w:sz="0" w:space="0" w:color="auto"/>
      </w:divBdr>
    </w:div>
    <w:div w:id="1240629223">
      <w:marLeft w:val="640"/>
      <w:marRight w:val="0"/>
      <w:marTop w:val="0"/>
      <w:marBottom w:val="0"/>
      <w:divBdr>
        <w:top w:val="none" w:sz="0" w:space="0" w:color="auto"/>
        <w:left w:val="none" w:sz="0" w:space="0" w:color="auto"/>
        <w:bottom w:val="none" w:sz="0" w:space="0" w:color="auto"/>
        <w:right w:val="none" w:sz="0" w:space="0" w:color="auto"/>
      </w:divBdr>
    </w:div>
    <w:div w:id="1240671845">
      <w:marLeft w:val="640"/>
      <w:marRight w:val="0"/>
      <w:marTop w:val="0"/>
      <w:marBottom w:val="0"/>
      <w:divBdr>
        <w:top w:val="none" w:sz="0" w:space="0" w:color="auto"/>
        <w:left w:val="none" w:sz="0" w:space="0" w:color="auto"/>
        <w:bottom w:val="none" w:sz="0" w:space="0" w:color="auto"/>
        <w:right w:val="none" w:sz="0" w:space="0" w:color="auto"/>
      </w:divBdr>
    </w:div>
    <w:div w:id="1240749492">
      <w:marLeft w:val="640"/>
      <w:marRight w:val="0"/>
      <w:marTop w:val="0"/>
      <w:marBottom w:val="0"/>
      <w:divBdr>
        <w:top w:val="none" w:sz="0" w:space="0" w:color="auto"/>
        <w:left w:val="none" w:sz="0" w:space="0" w:color="auto"/>
        <w:bottom w:val="none" w:sz="0" w:space="0" w:color="auto"/>
        <w:right w:val="none" w:sz="0" w:space="0" w:color="auto"/>
      </w:divBdr>
    </w:div>
    <w:div w:id="1240796386">
      <w:marLeft w:val="640"/>
      <w:marRight w:val="0"/>
      <w:marTop w:val="0"/>
      <w:marBottom w:val="0"/>
      <w:divBdr>
        <w:top w:val="none" w:sz="0" w:space="0" w:color="auto"/>
        <w:left w:val="none" w:sz="0" w:space="0" w:color="auto"/>
        <w:bottom w:val="none" w:sz="0" w:space="0" w:color="auto"/>
        <w:right w:val="none" w:sz="0" w:space="0" w:color="auto"/>
      </w:divBdr>
    </w:div>
    <w:div w:id="1240821461">
      <w:marLeft w:val="640"/>
      <w:marRight w:val="0"/>
      <w:marTop w:val="0"/>
      <w:marBottom w:val="0"/>
      <w:divBdr>
        <w:top w:val="none" w:sz="0" w:space="0" w:color="auto"/>
        <w:left w:val="none" w:sz="0" w:space="0" w:color="auto"/>
        <w:bottom w:val="none" w:sz="0" w:space="0" w:color="auto"/>
        <w:right w:val="none" w:sz="0" w:space="0" w:color="auto"/>
      </w:divBdr>
    </w:div>
    <w:div w:id="1240869641">
      <w:marLeft w:val="640"/>
      <w:marRight w:val="0"/>
      <w:marTop w:val="0"/>
      <w:marBottom w:val="0"/>
      <w:divBdr>
        <w:top w:val="none" w:sz="0" w:space="0" w:color="auto"/>
        <w:left w:val="none" w:sz="0" w:space="0" w:color="auto"/>
        <w:bottom w:val="none" w:sz="0" w:space="0" w:color="auto"/>
        <w:right w:val="none" w:sz="0" w:space="0" w:color="auto"/>
      </w:divBdr>
    </w:div>
    <w:div w:id="1240940864">
      <w:marLeft w:val="640"/>
      <w:marRight w:val="0"/>
      <w:marTop w:val="0"/>
      <w:marBottom w:val="0"/>
      <w:divBdr>
        <w:top w:val="none" w:sz="0" w:space="0" w:color="auto"/>
        <w:left w:val="none" w:sz="0" w:space="0" w:color="auto"/>
        <w:bottom w:val="none" w:sz="0" w:space="0" w:color="auto"/>
        <w:right w:val="none" w:sz="0" w:space="0" w:color="auto"/>
      </w:divBdr>
    </w:div>
    <w:div w:id="1240941029">
      <w:marLeft w:val="640"/>
      <w:marRight w:val="0"/>
      <w:marTop w:val="0"/>
      <w:marBottom w:val="0"/>
      <w:divBdr>
        <w:top w:val="none" w:sz="0" w:space="0" w:color="auto"/>
        <w:left w:val="none" w:sz="0" w:space="0" w:color="auto"/>
        <w:bottom w:val="none" w:sz="0" w:space="0" w:color="auto"/>
        <w:right w:val="none" w:sz="0" w:space="0" w:color="auto"/>
      </w:divBdr>
    </w:div>
    <w:div w:id="1240943380">
      <w:marLeft w:val="640"/>
      <w:marRight w:val="0"/>
      <w:marTop w:val="0"/>
      <w:marBottom w:val="0"/>
      <w:divBdr>
        <w:top w:val="none" w:sz="0" w:space="0" w:color="auto"/>
        <w:left w:val="none" w:sz="0" w:space="0" w:color="auto"/>
        <w:bottom w:val="none" w:sz="0" w:space="0" w:color="auto"/>
        <w:right w:val="none" w:sz="0" w:space="0" w:color="auto"/>
      </w:divBdr>
    </w:div>
    <w:div w:id="1241015995">
      <w:marLeft w:val="640"/>
      <w:marRight w:val="0"/>
      <w:marTop w:val="0"/>
      <w:marBottom w:val="0"/>
      <w:divBdr>
        <w:top w:val="none" w:sz="0" w:space="0" w:color="auto"/>
        <w:left w:val="none" w:sz="0" w:space="0" w:color="auto"/>
        <w:bottom w:val="none" w:sz="0" w:space="0" w:color="auto"/>
        <w:right w:val="none" w:sz="0" w:space="0" w:color="auto"/>
      </w:divBdr>
    </w:div>
    <w:div w:id="1241059007">
      <w:marLeft w:val="640"/>
      <w:marRight w:val="0"/>
      <w:marTop w:val="0"/>
      <w:marBottom w:val="0"/>
      <w:divBdr>
        <w:top w:val="none" w:sz="0" w:space="0" w:color="auto"/>
        <w:left w:val="none" w:sz="0" w:space="0" w:color="auto"/>
        <w:bottom w:val="none" w:sz="0" w:space="0" w:color="auto"/>
        <w:right w:val="none" w:sz="0" w:space="0" w:color="auto"/>
      </w:divBdr>
    </w:div>
    <w:div w:id="1241061379">
      <w:marLeft w:val="640"/>
      <w:marRight w:val="0"/>
      <w:marTop w:val="0"/>
      <w:marBottom w:val="0"/>
      <w:divBdr>
        <w:top w:val="none" w:sz="0" w:space="0" w:color="auto"/>
        <w:left w:val="none" w:sz="0" w:space="0" w:color="auto"/>
        <w:bottom w:val="none" w:sz="0" w:space="0" w:color="auto"/>
        <w:right w:val="none" w:sz="0" w:space="0" w:color="auto"/>
      </w:divBdr>
    </w:div>
    <w:div w:id="1241135530">
      <w:marLeft w:val="640"/>
      <w:marRight w:val="0"/>
      <w:marTop w:val="0"/>
      <w:marBottom w:val="0"/>
      <w:divBdr>
        <w:top w:val="none" w:sz="0" w:space="0" w:color="auto"/>
        <w:left w:val="none" w:sz="0" w:space="0" w:color="auto"/>
        <w:bottom w:val="none" w:sz="0" w:space="0" w:color="auto"/>
        <w:right w:val="none" w:sz="0" w:space="0" w:color="auto"/>
      </w:divBdr>
    </w:div>
    <w:div w:id="1241140634">
      <w:marLeft w:val="640"/>
      <w:marRight w:val="0"/>
      <w:marTop w:val="0"/>
      <w:marBottom w:val="0"/>
      <w:divBdr>
        <w:top w:val="none" w:sz="0" w:space="0" w:color="auto"/>
        <w:left w:val="none" w:sz="0" w:space="0" w:color="auto"/>
        <w:bottom w:val="none" w:sz="0" w:space="0" w:color="auto"/>
        <w:right w:val="none" w:sz="0" w:space="0" w:color="auto"/>
      </w:divBdr>
    </w:div>
    <w:div w:id="1241217292">
      <w:marLeft w:val="640"/>
      <w:marRight w:val="0"/>
      <w:marTop w:val="0"/>
      <w:marBottom w:val="0"/>
      <w:divBdr>
        <w:top w:val="none" w:sz="0" w:space="0" w:color="auto"/>
        <w:left w:val="none" w:sz="0" w:space="0" w:color="auto"/>
        <w:bottom w:val="none" w:sz="0" w:space="0" w:color="auto"/>
        <w:right w:val="none" w:sz="0" w:space="0" w:color="auto"/>
      </w:divBdr>
    </w:div>
    <w:div w:id="1241253603">
      <w:marLeft w:val="640"/>
      <w:marRight w:val="0"/>
      <w:marTop w:val="0"/>
      <w:marBottom w:val="0"/>
      <w:divBdr>
        <w:top w:val="none" w:sz="0" w:space="0" w:color="auto"/>
        <w:left w:val="none" w:sz="0" w:space="0" w:color="auto"/>
        <w:bottom w:val="none" w:sz="0" w:space="0" w:color="auto"/>
        <w:right w:val="none" w:sz="0" w:space="0" w:color="auto"/>
      </w:divBdr>
    </w:div>
    <w:div w:id="1241256397">
      <w:marLeft w:val="640"/>
      <w:marRight w:val="0"/>
      <w:marTop w:val="0"/>
      <w:marBottom w:val="0"/>
      <w:divBdr>
        <w:top w:val="none" w:sz="0" w:space="0" w:color="auto"/>
        <w:left w:val="none" w:sz="0" w:space="0" w:color="auto"/>
        <w:bottom w:val="none" w:sz="0" w:space="0" w:color="auto"/>
        <w:right w:val="none" w:sz="0" w:space="0" w:color="auto"/>
      </w:divBdr>
    </w:div>
    <w:div w:id="1241333482">
      <w:marLeft w:val="640"/>
      <w:marRight w:val="0"/>
      <w:marTop w:val="0"/>
      <w:marBottom w:val="0"/>
      <w:divBdr>
        <w:top w:val="none" w:sz="0" w:space="0" w:color="auto"/>
        <w:left w:val="none" w:sz="0" w:space="0" w:color="auto"/>
        <w:bottom w:val="none" w:sz="0" w:space="0" w:color="auto"/>
        <w:right w:val="none" w:sz="0" w:space="0" w:color="auto"/>
      </w:divBdr>
    </w:div>
    <w:div w:id="1241401339">
      <w:marLeft w:val="640"/>
      <w:marRight w:val="0"/>
      <w:marTop w:val="0"/>
      <w:marBottom w:val="0"/>
      <w:divBdr>
        <w:top w:val="none" w:sz="0" w:space="0" w:color="auto"/>
        <w:left w:val="none" w:sz="0" w:space="0" w:color="auto"/>
        <w:bottom w:val="none" w:sz="0" w:space="0" w:color="auto"/>
        <w:right w:val="none" w:sz="0" w:space="0" w:color="auto"/>
      </w:divBdr>
    </w:div>
    <w:div w:id="1241596017">
      <w:marLeft w:val="640"/>
      <w:marRight w:val="0"/>
      <w:marTop w:val="0"/>
      <w:marBottom w:val="0"/>
      <w:divBdr>
        <w:top w:val="none" w:sz="0" w:space="0" w:color="auto"/>
        <w:left w:val="none" w:sz="0" w:space="0" w:color="auto"/>
        <w:bottom w:val="none" w:sz="0" w:space="0" w:color="auto"/>
        <w:right w:val="none" w:sz="0" w:space="0" w:color="auto"/>
      </w:divBdr>
    </w:div>
    <w:div w:id="1241645549">
      <w:marLeft w:val="640"/>
      <w:marRight w:val="0"/>
      <w:marTop w:val="0"/>
      <w:marBottom w:val="0"/>
      <w:divBdr>
        <w:top w:val="none" w:sz="0" w:space="0" w:color="auto"/>
        <w:left w:val="none" w:sz="0" w:space="0" w:color="auto"/>
        <w:bottom w:val="none" w:sz="0" w:space="0" w:color="auto"/>
        <w:right w:val="none" w:sz="0" w:space="0" w:color="auto"/>
      </w:divBdr>
    </w:div>
    <w:div w:id="1241715703">
      <w:marLeft w:val="640"/>
      <w:marRight w:val="0"/>
      <w:marTop w:val="0"/>
      <w:marBottom w:val="0"/>
      <w:divBdr>
        <w:top w:val="none" w:sz="0" w:space="0" w:color="auto"/>
        <w:left w:val="none" w:sz="0" w:space="0" w:color="auto"/>
        <w:bottom w:val="none" w:sz="0" w:space="0" w:color="auto"/>
        <w:right w:val="none" w:sz="0" w:space="0" w:color="auto"/>
      </w:divBdr>
    </w:div>
    <w:div w:id="1241718194">
      <w:marLeft w:val="640"/>
      <w:marRight w:val="0"/>
      <w:marTop w:val="0"/>
      <w:marBottom w:val="0"/>
      <w:divBdr>
        <w:top w:val="none" w:sz="0" w:space="0" w:color="auto"/>
        <w:left w:val="none" w:sz="0" w:space="0" w:color="auto"/>
        <w:bottom w:val="none" w:sz="0" w:space="0" w:color="auto"/>
        <w:right w:val="none" w:sz="0" w:space="0" w:color="auto"/>
      </w:divBdr>
    </w:div>
    <w:div w:id="1241907756">
      <w:marLeft w:val="640"/>
      <w:marRight w:val="0"/>
      <w:marTop w:val="0"/>
      <w:marBottom w:val="0"/>
      <w:divBdr>
        <w:top w:val="none" w:sz="0" w:space="0" w:color="auto"/>
        <w:left w:val="none" w:sz="0" w:space="0" w:color="auto"/>
        <w:bottom w:val="none" w:sz="0" w:space="0" w:color="auto"/>
        <w:right w:val="none" w:sz="0" w:space="0" w:color="auto"/>
      </w:divBdr>
    </w:div>
    <w:div w:id="1241983603">
      <w:marLeft w:val="640"/>
      <w:marRight w:val="0"/>
      <w:marTop w:val="0"/>
      <w:marBottom w:val="0"/>
      <w:divBdr>
        <w:top w:val="none" w:sz="0" w:space="0" w:color="auto"/>
        <w:left w:val="none" w:sz="0" w:space="0" w:color="auto"/>
        <w:bottom w:val="none" w:sz="0" w:space="0" w:color="auto"/>
        <w:right w:val="none" w:sz="0" w:space="0" w:color="auto"/>
      </w:divBdr>
    </w:div>
    <w:div w:id="1241986814">
      <w:marLeft w:val="640"/>
      <w:marRight w:val="0"/>
      <w:marTop w:val="0"/>
      <w:marBottom w:val="0"/>
      <w:divBdr>
        <w:top w:val="none" w:sz="0" w:space="0" w:color="auto"/>
        <w:left w:val="none" w:sz="0" w:space="0" w:color="auto"/>
        <w:bottom w:val="none" w:sz="0" w:space="0" w:color="auto"/>
        <w:right w:val="none" w:sz="0" w:space="0" w:color="auto"/>
      </w:divBdr>
    </w:div>
    <w:div w:id="1242135008">
      <w:marLeft w:val="640"/>
      <w:marRight w:val="0"/>
      <w:marTop w:val="0"/>
      <w:marBottom w:val="0"/>
      <w:divBdr>
        <w:top w:val="none" w:sz="0" w:space="0" w:color="auto"/>
        <w:left w:val="none" w:sz="0" w:space="0" w:color="auto"/>
        <w:bottom w:val="none" w:sz="0" w:space="0" w:color="auto"/>
        <w:right w:val="none" w:sz="0" w:space="0" w:color="auto"/>
      </w:divBdr>
    </w:div>
    <w:div w:id="1242175522">
      <w:marLeft w:val="640"/>
      <w:marRight w:val="0"/>
      <w:marTop w:val="0"/>
      <w:marBottom w:val="0"/>
      <w:divBdr>
        <w:top w:val="none" w:sz="0" w:space="0" w:color="auto"/>
        <w:left w:val="none" w:sz="0" w:space="0" w:color="auto"/>
        <w:bottom w:val="none" w:sz="0" w:space="0" w:color="auto"/>
        <w:right w:val="none" w:sz="0" w:space="0" w:color="auto"/>
      </w:divBdr>
    </w:div>
    <w:div w:id="1242249965">
      <w:marLeft w:val="640"/>
      <w:marRight w:val="0"/>
      <w:marTop w:val="0"/>
      <w:marBottom w:val="0"/>
      <w:divBdr>
        <w:top w:val="none" w:sz="0" w:space="0" w:color="auto"/>
        <w:left w:val="none" w:sz="0" w:space="0" w:color="auto"/>
        <w:bottom w:val="none" w:sz="0" w:space="0" w:color="auto"/>
        <w:right w:val="none" w:sz="0" w:space="0" w:color="auto"/>
      </w:divBdr>
    </w:div>
    <w:div w:id="1242300603">
      <w:marLeft w:val="640"/>
      <w:marRight w:val="0"/>
      <w:marTop w:val="0"/>
      <w:marBottom w:val="0"/>
      <w:divBdr>
        <w:top w:val="none" w:sz="0" w:space="0" w:color="auto"/>
        <w:left w:val="none" w:sz="0" w:space="0" w:color="auto"/>
        <w:bottom w:val="none" w:sz="0" w:space="0" w:color="auto"/>
        <w:right w:val="none" w:sz="0" w:space="0" w:color="auto"/>
      </w:divBdr>
    </w:div>
    <w:div w:id="1242368606">
      <w:marLeft w:val="640"/>
      <w:marRight w:val="0"/>
      <w:marTop w:val="0"/>
      <w:marBottom w:val="0"/>
      <w:divBdr>
        <w:top w:val="none" w:sz="0" w:space="0" w:color="auto"/>
        <w:left w:val="none" w:sz="0" w:space="0" w:color="auto"/>
        <w:bottom w:val="none" w:sz="0" w:space="0" w:color="auto"/>
        <w:right w:val="none" w:sz="0" w:space="0" w:color="auto"/>
      </w:divBdr>
    </w:div>
    <w:div w:id="1242451018">
      <w:marLeft w:val="640"/>
      <w:marRight w:val="0"/>
      <w:marTop w:val="0"/>
      <w:marBottom w:val="0"/>
      <w:divBdr>
        <w:top w:val="none" w:sz="0" w:space="0" w:color="auto"/>
        <w:left w:val="none" w:sz="0" w:space="0" w:color="auto"/>
        <w:bottom w:val="none" w:sz="0" w:space="0" w:color="auto"/>
        <w:right w:val="none" w:sz="0" w:space="0" w:color="auto"/>
      </w:divBdr>
    </w:div>
    <w:div w:id="1242562626">
      <w:marLeft w:val="640"/>
      <w:marRight w:val="0"/>
      <w:marTop w:val="0"/>
      <w:marBottom w:val="0"/>
      <w:divBdr>
        <w:top w:val="none" w:sz="0" w:space="0" w:color="auto"/>
        <w:left w:val="none" w:sz="0" w:space="0" w:color="auto"/>
        <w:bottom w:val="none" w:sz="0" w:space="0" w:color="auto"/>
        <w:right w:val="none" w:sz="0" w:space="0" w:color="auto"/>
      </w:divBdr>
    </w:div>
    <w:div w:id="1242643087">
      <w:marLeft w:val="640"/>
      <w:marRight w:val="0"/>
      <w:marTop w:val="0"/>
      <w:marBottom w:val="0"/>
      <w:divBdr>
        <w:top w:val="none" w:sz="0" w:space="0" w:color="auto"/>
        <w:left w:val="none" w:sz="0" w:space="0" w:color="auto"/>
        <w:bottom w:val="none" w:sz="0" w:space="0" w:color="auto"/>
        <w:right w:val="none" w:sz="0" w:space="0" w:color="auto"/>
      </w:divBdr>
    </w:div>
    <w:div w:id="1242721224">
      <w:marLeft w:val="640"/>
      <w:marRight w:val="0"/>
      <w:marTop w:val="0"/>
      <w:marBottom w:val="0"/>
      <w:divBdr>
        <w:top w:val="none" w:sz="0" w:space="0" w:color="auto"/>
        <w:left w:val="none" w:sz="0" w:space="0" w:color="auto"/>
        <w:bottom w:val="none" w:sz="0" w:space="0" w:color="auto"/>
        <w:right w:val="none" w:sz="0" w:space="0" w:color="auto"/>
      </w:divBdr>
    </w:div>
    <w:div w:id="1242787776">
      <w:marLeft w:val="640"/>
      <w:marRight w:val="0"/>
      <w:marTop w:val="0"/>
      <w:marBottom w:val="0"/>
      <w:divBdr>
        <w:top w:val="none" w:sz="0" w:space="0" w:color="auto"/>
        <w:left w:val="none" w:sz="0" w:space="0" w:color="auto"/>
        <w:bottom w:val="none" w:sz="0" w:space="0" w:color="auto"/>
        <w:right w:val="none" w:sz="0" w:space="0" w:color="auto"/>
      </w:divBdr>
    </w:div>
    <w:div w:id="1242982382">
      <w:marLeft w:val="640"/>
      <w:marRight w:val="0"/>
      <w:marTop w:val="0"/>
      <w:marBottom w:val="0"/>
      <w:divBdr>
        <w:top w:val="none" w:sz="0" w:space="0" w:color="auto"/>
        <w:left w:val="none" w:sz="0" w:space="0" w:color="auto"/>
        <w:bottom w:val="none" w:sz="0" w:space="0" w:color="auto"/>
        <w:right w:val="none" w:sz="0" w:space="0" w:color="auto"/>
      </w:divBdr>
    </w:div>
    <w:div w:id="1242985975">
      <w:marLeft w:val="640"/>
      <w:marRight w:val="0"/>
      <w:marTop w:val="0"/>
      <w:marBottom w:val="0"/>
      <w:divBdr>
        <w:top w:val="none" w:sz="0" w:space="0" w:color="auto"/>
        <w:left w:val="none" w:sz="0" w:space="0" w:color="auto"/>
        <w:bottom w:val="none" w:sz="0" w:space="0" w:color="auto"/>
        <w:right w:val="none" w:sz="0" w:space="0" w:color="auto"/>
      </w:divBdr>
    </w:div>
    <w:div w:id="1243023722">
      <w:marLeft w:val="640"/>
      <w:marRight w:val="0"/>
      <w:marTop w:val="0"/>
      <w:marBottom w:val="0"/>
      <w:divBdr>
        <w:top w:val="none" w:sz="0" w:space="0" w:color="auto"/>
        <w:left w:val="none" w:sz="0" w:space="0" w:color="auto"/>
        <w:bottom w:val="none" w:sz="0" w:space="0" w:color="auto"/>
        <w:right w:val="none" w:sz="0" w:space="0" w:color="auto"/>
      </w:divBdr>
    </w:div>
    <w:div w:id="1243028337">
      <w:marLeft w:val="640"/>
      <w:marRight w:val="0"/>
      <w:marTop w:val="0"/>
      <w:marBottom w:val="0"/>
      <w:divBdr>
        <w:top w:val="none" w:sz="0" w:space="0" w:color="auto"/>
        <w:left w:val="none" w:sz="0" w:space="0" w:color="auto"/>
        <w:bottom w:val="none" w:sz="0" w:space="0" w:color="auto"/>
        <w:right w:val="none" w:sz="0" w:space="0" w:color="auto"/>
      </w:divBdr>
    </w:div>
    <w:div w:id="1243102144">
      <w:marLeft w:val="640"/>
      <w:marRight w:val="0"/>
      <w:marTop w:val="0"/>
      <w:marBottom w:val="0"/>
      <w:divBdr>
        <w:top w:val="none" w:sz="0" w:space="0" w:color="auto"/>
        <w:left w:val="none" w:sz="0" w:space="0" w:color="auto"/>
        <w:bottom w:val="none" w:sz="0" w:space="0" w:color="auto"/>
        <w:right w:val="none" w:sz="0" w:space="0" w:color="auto"/>
      </w:divBdr>
    </w:div>
    <w:div w:id="1243105102">
      <w:marLeft w:val="640"/>
      <w:marRight w:val="0"/>
      <w:marTop w:val="0"/>
      <w:marBottom w:val="0"/>
      <w:divBdr>
        <w:top w:val="none" w:sz="0" w:space="0" w:color="auto"/>
        <w:left w:val="none" w:sz="0" w:space="0" w:color="auto"/>
        <w:bottom w:val="none" w:sz="0" w:space="0" w:color="auto"/>
        <w:right w:val="none" w:sz="0" w:space="0" w:color="auto"/>
      </w:divBdr>
    </w:div>
    <w:div w:id="1243105778">
      <w:marLeft w:val="640"/>
      <w:marRight w:val="0"/>
      <w:marTop w:val="0"/>
      <w:marBottom w:val="0"/>
      <w:divBdr>
        <w:top w:val="none" w:sz="0" w:space="0" w:color="auto"/>
        <w:left w:val="none" w:sz="0" w:space="0" w:color="auto"/>
        <w:bottom w:val="none" w:sz="0" w:space="0" w:color="auto"/>
        <w:right w:val="none" w:sz="0" w:space="0" w:color="auto"/>
      </w:divBdr>
    </w:div>
    <w:div w:id="1243369566">
      <w:marLeft w:val="640"/>
      <w:marRight w:val="0"/>
      <w:marTop w:val="0"/>
      <w:marBottom w:val="0"/>
      <w:divBdr>
        <w:top w:val="none" w:sz="0" w:space="0" w:color="auto"/>
        <w:left w:val="none" w:sz="0" w:space="0" w:color="auto"/>
        <w:bottom w:val="none" w:sz="0" w:space="0" w:color="auto"/>
        <w:right w:val="none" w:sz="0" w:space="0" w:color="auto"/>
      </w:divBdr>
    </w:div>
    <w:div w:id="1243447138">
      <w:marLeft w:val="640"/>
      <w:marRight w:val="0"/>
      <w:marTop w:val="0"/>
      <w:marBottom w:val="0"/>
      <w:divBdr>
        <w:top w:val="none" w:sz="0" w:space="0" w:color="auto"/>
        <w:left w:val="none" w:sz="0" w:space="0" w:color="auto"/>
        <w:bottom w:val="none" w:sz="0" w:space="0" w:color="auto"/>
        <w:right w:val="none" w:sz="0" w:space="0" w:color="auto"/>
      </w:divBdr>
    </w:div>
    <w:div w:id="1243485922">
      <w:marLeft w:val="640"/>
      <w:marRight w:val="0"/>
      <w:marTop w:val="0"/>
      <w:marBottom w:val="0"/>
      <w:divBdr>
        <w:top w:val="none" w:sz="0" w:space="0" w:color="auto"/>
        <w:left w:val="none" w:sz="0" w:space="0" w:color="auto"/>
        <w:bottom w:val="none" w:sz="0" w:space="0" w:color="auto"/>
        <w:right w:val="none" w:sz="0" w:space="0" w:color="auto"/>
      </w:divBdr>
    </w:div>
    <w:div w:id="1243492550">
      <w:marLeft w:val="640"/>
      <w:marRight w:val="0"/>
      <w:marTop w:val="0"/>
      <w:marBottom w:val="0"/>
      <w:divBdr>
        <w:top w:val="none" w:sz="0" w:space="0" w:color="auto"/>
        <w:left w:val="none" w:sz="0" w:space="0" w:color="auto"/>
        <w:bottom w:val="none" w:sz="0" w:space="0" w:color="auto"/>
        <w:right w:val="none" w:sz="0" w:space="0" w:color="auto"/>
      </w:divBdr>
    </w:div>
    <w:div w:id="1243493288">
      <w:marLeft w:val="640"/>
      <w:marRight w:val="0"/>
      <w:marTop w:val="0"/>
      <w:marBottom w:val="0"/>
      <w:divBdr>
        <w:top w:val="none" w:sz="0" w:space="0" w:color="auto"/>
        <w:left w:val="none" w:sz="0" w:space="0" w:color="auto"/>
        <w:bottom w:val="none" w:sz="0" w:space="0" w:color="auto"/>
        <w:right w:val="none" w:sz="0" w:space="0" w:color="auto"/>
      </w:divBdr>
    </w:div>
    <w:div w:id="1243569654">
      <w:marLeft w:val="640"/>
      <w:marRight w:val="0"/>
      <w:marTop w:val="0"/>
      <w:marBottom w:val="0"/>
      <w:divBdr>
        <w:top w:val="none" w:sz="0" w:space="0" w:color="auto"/>
        <w:left w:val="none" w:sz="0" w:space="0" w:color="auto"/>
        <w:bottom w:val="none" w:sz="0" w:space="0" w:color="auto"/>
        <w:right w:val="none" w:sz="0" w:space="0" w:color="auto"/>
      </w:divBdr>
    </w:div>
    <w:div w:id="1243635497">
      <w:marLeft w:val="640"/>
      <w:marRight w:val="0"/>
      <w:marTop w:val="0"/>
      <w:marBottom w:val="0"/>
      <w:divBdr>
        <w:top w:val="none" w:sz="0" w:space="0" w:color="auto"/>
        <w:left w:val="none" w:sz="0" w:space="0" w:color="auto"/>
        <w:bottom w:val="none" w:sz="0" w:space="0" w:color="auto"/>
        <w:right w:val="none" w:sz="0" w:space="0" w:color="auto"/>
      </w:divBdr>
    </w:div>
    <w:div w:id="1243684225">
      <w:marLeft w:val="640"/>
      <w:marRight w:val="0"/>
      <w:marTop w:val="0"/>
      <w:marBottom w:val="0"/>
      <w:divBdr>
        <w:top w:val="none" w:sz="0" w:space="0" w:color="auto"/>
        <w:left w:val="none" w:sz="0" w:space="0" w:color="auto"/>
        <w:bottom w:val="none" w:sz="0" w:space="0" w:color="auto"/>
        <w:right w:val="none" w:sz="0" w:space="0" w:color="auto"/>
      </w:divBdr>
    </w:div>
    <w:div w:id="1243754362">
      <w:marLeft w:val="640"/>
      <w:marRight w:val="0"/>
      <w:marTop w:val="0"/>
      <w:marBottom w:val="0"/>
      <w:divBdr>
        <w:top w:val="none" w:sz="0" w:space="0" w:color="auto"/>
        <w:left w:val="none" w:sz="0" w:space="0" w:color="auto"/>
        <w:bottom w:val="none" w:sz="0" w:space="0" w:color="auto"/>
        <w:right w:val="none" w:sz="0" w:space="0" w:color="auto"/>
      </w:divBdr>
    </w:div>
    <w:div w:id="1243755558">
      <w:marLeft w:val="640"/>
      <w:marRight w:val="0"/>
      <w:marTop w:val="0"/>
      <w:marBottom w:val="0"/>
      <w:divBdr>
        <w:top w:val="none" w:sz="0" w:space="0" w:color="auto"/>
        <w:left w:val="none" w:sz="0" w:space="0" w:color="auto"/>
        <w:bottom w:val="none" w:sz="0" w:space="0" w:color="auto"/>
        <w:right w:val="none" w:sz="0" w:space="0" w:color="auto"/>
      </w:divBdr>
    </w:div>
    <w:div w:id="1243836464">
      <w:marLeft w:val="640"/>
      <w:marRight w:val="0"/>
      <w:marTop w:val="0"/>
      <w:marBottom w:val="0"/>
      <w:divBdr>
        <w:top w:val="none" w:sz="0" w:space="0" w:color="auto"/>
        <w:left w:val="none" w:sz="0" w:space="0" w:color="auto"/>
        <w:bottom w:val="none" w:sz="0" w:space="0" w:color="auto"/>
        <w:right w:val="none" w:sz="0" w:space="0" w:color="auto"/>
      </w:divBdr>
    </w:div>
    <w:div w:id="1243837991">
      <w:marLeft w:val="640"/>
      <w:marRight w:val="0"/>
      <w:marTop w:val="0"/>
      <w:marBottom w:val="0"/>
      <w:divBdr>
        <w:top w:val="none" w:sz="0" w:space="0" w:color="auto"/>
        <w:left w:val="none" w:sz="0" w:space="0" w:color="auto"/>
        <w:bottom w:val="none" w:sz="0" w:space="0" w:color="auto"/>
        <w:right w:val="none" w:sz="0" w:space="0" w:color="auto"/>
      </w:divBdr>
    </w:div>
    <w:div w:id="1243838412">
      <w:marLeft w:val="640"/>
      <w:marRight w:val="0"/>
      <w:marTop w:val="0"/>
      <w:marBottom w:val="0"/>
      <w:divBdr>
        <w:top w:val="none" w:sz="0" w:space="0" w:color="auto"/>
        <w:left w:val="none" w:sz="0" w:space="0" w:color="auto"/>
        <w:bottom w:val="none" w:sz="0" w:space="0" w:color="auto"/>
        <w:right w:val="none" w:sz="0" w:space="0" w:color="auto"/>
      </w:divBdr>
    </w:div>
    <w:div w:id="1243904786">
      <w:marLeft w:val="640"/>
      <w:marRight w:val="0"/>
      <w:marTop w:val="0"/>
      <w:marBottom w:val="0"/>
      <w:divBdr>
        <w:top w:val="none" w:sz="0" w:space="0" w:color="auto"/>
        <w:left w:val="none" w:sz="0" w:space="0" w:color="auto"/>
        <w:bottom w:val="none" w:sz="0" w:space="0" w:color="auto"/>
        <w:right w:val="none" w:sz="0" w:space="0" w:color="auto"/>
      </w:divBdr>
    </w:div>
    <w:div w:id="1243951355">
      <w:marLeft w:val="640"/>
      <w:marRight w:val="0"/>
      <w:marTop w:val="0"/>
      <w:marBottom w:val="0"/>
      <w:divBdr>
        <w:top w:val="none" w:sz="0" w:space="0" w:color="auto"/>
        <w:left w:val="none" w:sz="0" w:space="0" w:color="auto"/>
        <w:bottom w:val="none" w:sz="0" w:space="0" w:color="auto"/>
        <w:right w:val="none" w:sz="0" w:space="0" w:color="auto"/>
      </w:divBdr>
    </w:div>
    <w:div w:id="1243952147">
      <w:marLeft w:val="640"/>
      <w:marRight w:val="0"/>
      <w:marTop w:val="0"/>
      <w:marBottom w:val="0"/>
      <w:divBdr>
        <w:top w:val="none" w:sz="0" w:space="0" w:color="auto"/>
        <w:left w:val="none" w:sz="0" w:space="0" w:color="auto"/>
        <w:bottom w:val="none" w:sz="0" w:space="0" w:color="auto"/>
        <w:right w:val="none" w:sz="0" w:space="0" w:color="auto"/>
      </w:divBdr>
    </w:div>
    <w:div w:id="1244074425">
      <w:marLeft w:val="640"/>
      <w:marRight w:val="0"/>
      <w:marTop w:val="0"/>
      <w:marBottom w:val="0"/>
      <w:divBdr>
        <w:top w:val="none" w:sz="0" w:space="0" w:color="auto"/>
        <w:left w:val="none" w:sz="0" w:space="0" w:color="auto"/>
        <w:bottom w:val="none" w:sz="0" w:space="0" w:color="auto"/>
        <w:right w:val="none" w:sz="0" w:space="0" w:color="auto"/>
      </w:divBdr>
    </w:div>
    <w:div w:id="1244144221">
      <w:marLeft w:val="640"/>
      <w:marRight w:val="0"/>
      <w:marTop w:val="0"/>
      <w:marBottom w:val="0"/>
      <w:divBdr>
        <w:top w:val="none" w:sz="0" w:space="0" w:color="auto"/>
        <w:left w:val="none" w:sz="0" w:space="0" w:color="auto"/>
        <w:bottom w:val="none" w:sz="0" w:space="0" w:color="auto"/>
        <w:right w:val="none" w:sz="0" w:space="0" w:color="auto"/>
      </w:divBdr>
    </w:div>
    <w:div w:id="1244291400">
      <w:marLeft w:val="640"/>
      <w:marRight w:val="0"/>
      <w:marTop w:val="0"/>
      <w:marBottom w:val="0"/>
      <w:divBdr>
        <w:top w:val="none" w:sz="0" w:space="0" w:color="auto"/>
        <w:left w:val="none" w:sz="0" w:space="0" w:color="auto"/>
        <w:bottom w:val="none" w:sz="0" w:space="0" w:color="auto"/>
        <w:right w:val="none" w:sz="0" w:space="0" w:color="auto"/>
      </w:divBdr>
    </w:div>
    <w:div w:id="1244342601">
      <w:marLeft w:val="640"/>
      <w:marRight w:val="0"/>
      <w:marTop w:val="0"/>
      <w:marBottom w:val="0"/>
      <w:divBdr>
        <w:top w:val="none" w:sz="0" w:space="0" w:color="auto"/>
        <w:left w:val="none" w:sz="0" w:space="0" w:color="auto"/>
        <w:bottom w:val="none" w:sz="0" w:space="0" w:color="auto"/>
        <w:right w:val="none" w:sz="0" w:space="0" w:color="auto"/>
      </w:divBdr>
    </w:div>
    <w:div w:id="1244415142">
      <w:marLeft w:val="640"/>
      <w:marRight w:val="0"/>
      <w:marTop w:val="0"/>
      <w:marBottom w:val="0"/>
      <w:divBdr>
        <w:top w:val="none" w:sz="0" w:space="0" w:color="auto"/>
        <w:left w:val="none" w:sz="0" w:space="0" w:color="auto"/>
        <w:bottom w:val="none" w:sz="0" w:space="0" w:color="auto"/>
        <w:right w:val="none" w:sz="0" w:space="0" w:color="auto"/>
      </w:divBdr>
    </w:div>
    <w:div w:id="1244484088">
      <w:marLeft w:val="640"/>
      <w:marRight w:val="0"/>
      <w:marTop w:val="0"/>
      <w:marBottom w:val="0"/>
      <w:divBdr>
        <w:top w:val="none" w:sz="0" w:space="0" w:color="auto"/>
        <w:left w:val="none" w:sz="0" w:space="0" w:color="auto"/>
        <w:bottom w:val="none" w:sz="0" w:space="0" w:color="auto"/>
        <w:right w:val="none" w:sz="0" w:space="0" w:color="auto"/>
      </w:divBdr>
    </w:div>
    <w:div w:id="1244485775">
      <w:marLeft w:val="640"/>
      <w:marRight w:val="0"/>
      <w:marTop w:val="0"/>
      <w:marBottom w:val="0"/>
      <w:divBdr>
        <w:top w:val="none" w:sz="0" w:space="0" w:color="auto"/>
        <w:left w:val="none" w:sz="0" w:space="0" w:color="auto"/>
        <w:bottom w:val="none" w:sz="0" w:space="0" w:color="auto"/>
        <w:right w:val="none" w:sz="0" w:space="0" w:color="auto"/>
      </w:divBdr>
    </w:div>
    <w:div w:id="1244608481">
      <w:marLeft w:val="640"/>
      <w:marRight w:val="0"/>
      <w:marTop w:val="0"/>
      <w:marBottom w:val="0"/>
      <w:divBdr>
        <w:top w:val="none" w:sz="0" w:space="0" w:color="auto"/>
        <w:left w:val="none" w:sz="0" w:space="0" w:color="auto"/>
        <w:bottom w:val="none" w:sz="0" w:space="0" w:color="auto"/>
        <w:right w:val="none" w:sz="0" w:space="0" w:color="auto"/>
      </w:divBdr>
    </w:div>
    <w:div w:id="1244681662">
      <w:marLeft w:val="640"/>
      <w:marRight w:val="0"/>
      <w:marTop w:val="0"/>
      <w:marBottom w:val="0"/>
      <w:divBdr>
        <w:top w:val="none" w:sz="0" w:space="0" w:color="auto"/>
        <w:left w:val="none" w:sz="0" w:space="0" w:color="auto"/>
        <w:bottom w:val="none" w:sz="0" w:space="0" w:color="auto"/>
        <w:right w:val="none" w:sz="0" w:space="0" w:color="auto"/>
      </w:divBdr>
    </w:div>
    <w:div w:id="1244726137">
      <w:marLeft w:val="640"/>
      <w:marRight w:val="0"/>
      <w:marTop w:val="0"/>
      <w:marBottom w:val="0"/>
      <w:divBdr>
        <w:top w:val="none" w:sz="0" w:space="0" w:color="auto"/>
        <w:left w:val="none" w:sz="0" w:space="0" w:color="auto"/>
        <w:bottom w:val="none" w:sz="0" w:space="0" w:color="auto"/>
        <w:right w:val="none" w:sz="0" w:space="0" w:color="auto"/>
      </w:divBdr>
    </w:div>
    <w:div w:id="1244727804">
      <w:marLeft w:val="640"/>
      <w:marRight w:val="0"/>
      <w:marTop w:val="0"/>
      <w:marBottom w:val="0"/>
      <w:divBdr>
        <w:top w:val="none" w:sz="0" w:space="0" w:color="auto"/>
        <w:left w:val="none" w:sz="0" w:space="0" w:color="auto"/>
        <w:bottom w:val="none" w:sz="0" w:space="0" w:color="auto"/>
        <w:right w:val="none" w:sz="0" w:space="0" w:color="auto"/>
      </w:divBdr>
    </w:div>
    <w:div w:id="1244753707">
      <w:marLeft w:val="640"/>
      <w:marRight w:val="0"/>
      <w:marTop w:val="0"/>
      <w:marBottom w:val="0"/>
      <w:divBdr>
        <w:top w:val="none" w:sz="0" w:space="0" w:color="auto"/>
        <w:left w:val="none" w:sz="0" w:space="0" w:color="auto"/>
        <w:bottom w:val="none" w:sz="0" w:space="0" w:color="auto"/>
        <w:right w:val="none" w:sz="0" w:space="0" w:color="auto"/>
      </w:divBdr>
    </w:div>
    <w:div w:id="1244870768">
      <w:marLeft w:val="640"/>
      <w:marRight w:val="0"/>
      <w:marTop w:val="0"/>
      <w:marBottom w:val="0"/>
      <w:divBdr>
        <w:top w:val="none" w:sz="0" w:space="0" w:color="auto"/>
        <w:left w:val="none" w:sz="0" w:space="0" w:color="auto"/>
        <w:bottom w:val="none" w:sz="0" w:space="0" w:color="auto"/>
        <w:right w:val="none" w:sz="0" w:space="0" w:color="auto"/>
      </w:divBdr>
    </w:div>
    <w:div w:id="1244954408">
      <w:marLeft w:val="640"/>
      <w:marRight w:val="0"/>
      <w:marTop w:val="0"/>
      <w:marBottom w:val="0"/>
      <w:divBdr>
        <w:top w:val="none" w:sz="0" w:space="0" w:color="auto"/>
        <w:left w:val="none" w:sz="0" w:space="0" w:color="auto"/>
        <w:bottom w:val="none" w:sz="0" w:space="0" w:color="auto"/>
        <w:right w:val="none" w:sz="0" w:space="0" w:color="auto"/>
      </w:divBdr>
    </w:div>
    <w:div w:id="1244991661">
      <w:marLeft w:val="640"/>
      <w:marRight w:val="0"/>
      <w:marTop w:val="0"/>
      <w:marBottom w:val="0"/>
      <w:divBdr>
        <w:top w:val="none" w:sz="0" w:space="0" w:color="auto"/>
        <w:left w:val="none" w:sz="0" w:space="0" w:color="auto"/>
        <w:bottom w:val="none" w:sz="0" w:space="0" w:color="auto"/>
        <w:right w:val="none" w:sz="0" w:space="0" w:color="auto"/>
      </w:divBdr>
    </w:div>
    <w:div w:id="1244997354">
      <w:marLeft w:val="640"/>
      <w:marRight w:val="0"/>
      <w:marTop w:val="0"/>
      <w:marBottom w:val="0"/>
      <w:divBdr>
        <w:top w:val="none" w:sz="0" w:space="0" w:color="auto"/>
        <w:left w:val="none" w:sz="0" w:space="0" w:color="auto"/>
        <w:bottom w:val="none" w:sz="0" w:space="0" w:color="auto"/>
        <w:right w:val="none" w:sz="0" w:space="0" w:color="auto"/>
      </w:divBdr>
    </w:div>
    <w:div w:id="1245073455">
      <w:marLeft w:val="640"/>
      <w:marRight w:val="0"/>
      <w:marTop w:val="0"/>
      <w:marBottom w:val="0"/>
      <w:divBdr>
        <w:top w:val="none" w:sz="0" w:space="0" w:color="auto"/>
        <w:left w:val="none" w:sz="0" w:space="0" w:color="auto"/>
        <w:bottom w:val="none" w:sz="0" w:space="0" w:color="auto"/>
        <w:right w:val="none" w:sz="0" w:space="0" w:color="auto"/>
      </w:divBdr>
    </w:div>
    <w:div w:id="1245148755">
      <w:marLeft w:val="640"/>
      <w:marRight w:val="0"/>
      <w:marTop w:val="0"/>
      <w:marBottom w:val="0"/>
      <w:divBdr>
        <w:top w:val="none" w:sz="0" w:space="0" w:color="auto"/>
        <w:left w:val="none" w:sz="0" w:space="0" w:color="auto"/>
        <w:bottom w:val="none" w:sz="0" w:space="0" w:color="auto"/>
        <w:right w:val="none" w:sz="0" w:space="0" w:color="auto"/>
      </w:divBdr>
    </w:div>
    <w:div w:id="1245148933">
      <w:marLeft w:val="640"/>
      <w:marRight w:val="0"/>
      <w:marTop w:val="0"/>
      <w:marBottom w:val="0"/>
      <w:divBdr>
        <w:top w:val="none" w:sz="0" w:space="0" w:color="auto"/>
        <w:left w:val="none" w:sz="0" w:space="0" w:color="auto"/>
        <w:bottom w:val="none" w:sz="0" w:space="0" w:color="auto"/>
        <w:right w:val="none" w:sz="0" w:space="0" w:color="auto"/>
      </w:divBdr>
    </w:div>
    <w:div w:id="1245409166">
      <w:marLeft w:val="640"/>
      <w:marRight w:val="0"/>
      <w:marTop w:val="0"/>
      <w:marBottom w:val="0"/>
      <w:divBdr>
        <w:top w:val="none" w:sz="0" w:space="0" w:color="auto"/>
        <w:left w:val="none" w:sz="0" w:space="0" w:color="auto"/>
        <w:bottom w:val="none" w:sz="0" w:space="0" w:color="auto"/>
        <w:right w:val="none" w:sz="0" w:space="0" w:color="auto"/>
      </w:divBdr>
    </w:div>
    <w:div w:id="1245410576">
      <w:marLeft w:val="640"/>
      <w:marRight w:val="0"/>
      <w:marTop w:val="0"/>
      <w:marBottom w:val="0"/>
      <w:divBdr>
        <w:top w:val="none" w:sz="0" w:space="0" w:color="auto"/>
        <w:left w:val="none" w:sz="0" w:space="0" w:color="auto"/>
        <w:bottom w:val="none" w:sz="0" w:space="0" w:color="auto"/>
        <w:right w:val="none" w:sz="0" w:space="0" w:color="auto"/>
      </w:divBdr>
    </w:div>
    <w:div w:id="1245646157">
      <w:marLeft w:val="640"/>
      <w:marRight w:val="0"/>
      <w:marTop w:val="0"/>
      <w:marBottom w:val="0"/>
      <w:divBdr>
        <w:top w:val="none" w:sz="0" w:space="0" w:color="auto"/>
        <w:left w:val="none" w:sz="0" w:space="0" w:color="auto"/>
        <w:bottom w:val="none" w:sz="0" w:space="0" w:color="auto"/>
        <w:right w:val="none" w:sz="0" w:space="0" w:color="auto"/>
      </w:divBdr>
    </w:div>
    <w:div w:id="1245726678">
      <w:marLeft w:val="640"/>
      <w:marRight w:val="0"/>
      <w:marTop w:val="0"/>
      <w:marBottom w:val="0"/>
      <w:divBdr>
        <w:top w:val="none" w:sz="0" w:space="0" w:color="auto"/>
        <w:left w:val="none" w:sz="0" w:space="0" w:color="auto"/>
        <w:bottom w:val="none" w:sz="0" w:space="0" w:color="auto"/>
        <w:right w:val="none" w:sz="0" w:space="0" w:color="auto"/>
      </w:divBdr>
    </w:div>
    <w:div w:id="1245795654">
      <w:marLeft w:val="640"/>
      <w:marRight w:val="0"/>
      <w:marTop w:val="0"/>
      <w:marBottom w:val="0"/>
      <w:divBdr>
        <w:top w:val="none" w:sz="0" w:space="0" w:color="auto"/>
        <w:left w:val="none" w:sz="0" w:space="0" w:color="auto"/>
        <w:bottom w:val="none" w:sz="0" w:space="0" w:color="auto"/>
        <w:right w:val="none" w:sz="0" w:space="0" w:color="auto"/>
      </w:divBdr>
    </w:div>
    <w:div w:id="1245801704">
      <w:marLeft w:val="640"/>
      <w:marRight w:val="0"/>
      <w:marTop w:val="0"/>
      <w:marBottom w:val="0"/>
      <w:divBdr>
        <w:top w:val="none" w:sz="0" w:space="0" w:color="auto"/>
        <w:left w:val="none" w:sz="0" w:space="0" w:color="auto"/>
        <w:bottom w:val="none" w:sz="0" w:space="0" w:color="auto"/>
        <w:right w:val="none" w:sz="0" w:space="0" w:color="auto"/>
      </w:divBdr>
    </w:div>
    <w:div w:id="1245839752">
      <w:marLeft w:val="640"/>
      <w:marRight w:val="0"/>
      <w:marTop w:val="0"/>
      <w:marBottom w:val="0"/>
      <w:divBdr>
        <w:top w:val="none" w:sz="0" w:space="0" w:color="auto"/>
        <w:left w:val="none" w:sz="0" w:space="0" w:color="auto"/>
        <w:bottom w:val="none" w:sz="0" w:space="0" w:color="auto"/>
        <w:right w:val="none" w:sz="0" w:space="0" w:color="auto"/>
      </w:divBdr>
    </w:div>
    <w:div w:id="1245870219">
      <w:marLeft w:val="640"/>
      <w:marRight w:val="0"/>
      <w:marTop w:val="0"/>
      <w:marBottom w:val="0"/>
      <w:divBdr>
        <w:top w:val="none" w:sz="0" w:space="0" w:color="auto"/>
        <w:left w:val="none" w:sz="0" w:space="0" w:color="auto"/>
        <w:bottom w:val="none" w:sz="0" w:space="0" w:color="auto"/>
        <w:right w:val="none" w:sz="0" w:space="0" w:color="auto"/>
      </w:divBdr>
    </w:div>
    <w:div w:id="1245916938">
      <w:marLeft w:val="640"/>
      <w:marRight w:val="0"/>
      <w:marTop w:val="0"/>
      <w:marBottom w:val="0"/>
      <w:divBdr>
        <w:top w:val="none" w:sz="0" w:space="0" w:color="auto"/>
        <w:left w:val="none" w:sz="0" w:space="0" w:color="auto"/>
        <w:bottom w:val="none" w:sz="0" w:space="0" w:color="auto"/>
        <w:right w:val="none" w:sz="0" w:space="0" w:color="auto"/>
      </w:divBdr>
    </w:div>
    <w:div w:id="1245988895">
      <w:marLeft w:val="640"/>
      <w:marRight w:val="0"/>
      <w:marTop w:val="0"/>
      <w:marBottom w:val="0"/>
      <w:divBdr>
        <w:top w:val="none" w:sz="0" w:space="0" w:color="auto"/>
        <w:left w:val="none" w:sz="0" w:space="0" w:color="auto"/>
        <w:bottom w:val="none" w:sz="0" w:space="0" w:color="auto"/>
        <w:right w:val="none" w:sz="0" w:space="0" w:color="auto"/>
      </w:divBdr>
    </w:div>
    <w:div w:id="1245997433">
      <w:marLeft w:val="640"/>
      <w:marRight w:val="0"/>
      <w:marTop w:val="0"/>
      <w:marBottom w:val="0"/>
      <w:divBdr>
        <w:top w:val="none" w:sz="0" w:space="0" w:color="auto"/>
        <w:left w:val="none" w:sz="0" w:space="0" w:color="auto"/>
        <w:bottom w:val="none" w:sz="0" w:space="0" w:color="auto"/>
        <w:right w:val="none" w:sz="0" w:space="0" w:color="auto"/>
      </w:divBdr>
    </w:div>
    <w:div w:id="1246186780">
      <w:marLeft w:val="640"/>
      <w:marRight w:val="0"/>
      <w:marTop w:val="0"/>
      <w:marBottom w:val="0"/>
      <w:divBdr>
        <w:top w:val="none" w:sz="0" w:space="0" w:color="auto"/>
        <w:left w:val="none" w:sz="0" w:space="0" w:color="auto"/>
        <w:bottom w:val="none" w:sz="0" w:space="0" w:color="auto"/>
        <w:right w:val="none" w:sz="0" w:space="0" w:color="auto"/>
      </w:divBdr>
    </w:div>
    <w:div w:id="1246188554">
      <w:marLeft w:val="640"/>
      <w:marRight w:val="0"/>
      <w:marTop w:val="0"/>
      <w:marBottom w:val="0"/>
      <w:divBdr>
        <w:top w:val="none" w:sz="0" w:space="0" w:color="auto"/>
        <w:left w:val="none" w:sz="0" w:space="0" w:color="auto"/>
        <w:bottom w:val="none" w:sz="0" w:space="0" w:color="auto"/>
        <w:right w:val="none" w:sz="0" w:space="0" w:color="auto"/>
      </w:divBdr>
    </w:div>
    <w:div w:id="1246458612">
      <w:marLeft w:val="640"/>
      <w:marRight w:val="0"/>
      <w:marTop w:val="0"/>
      <w:marBottom w:val="0"/>
      <w:divBdr>
        <w:top w:val="none" w:sz="0" w:space="0" w:color="auto"/>
        <w:left w:val="none" w:sz="0" w:space="0" w:color="auto"/>
        <w:bottom w:val="none" w:sz="0" w:space="0" w:color="auto"/>
        <w:right w:val="none" w:sz="0" w:space="0" w:color="auto"/>
      </w:divBdr>
    </w:div>
    <w:div w:id="1246494817">
      <w:marLeft w:val="640"/>
      <w:marRight w:val="0"/>
      <w:marTop w:val="0"/>
      <w:marBottom w:val="0"/>
      <w:divBdr>
        <w:top w:val="none" w:sz="0" w:space="0" w:color="auto"/>
        <w:left w:val="none" w:sz="0" w:space="0" w:color="auto"/>
        <w:bottom w:val="none" w:sz="0" w:space="0" w:color="auto"/>
        <w:right w:val="none" w:sz="0" w:space="0" w:color="auto"/>
      </w:divBdr>
    </w:div>
    <w:div w:id="1246496722">
      <w:marLeft w:val="640"/>
      <w:marRight w:val="0"/>
      <w:marTop w:val="0"/>
      <w:marBottom w:val="0"/>
      <w:divBdr>
        <w:top w:val="none" w:sz="0" w:space="0" w:color="auto"/>
        <w:left w:val="none" w:sz="0" w:space="0" w:color="auto"/>
        <w:bottom w:val="none" w:sz="0" w:space="0" w:color="auto"/>
        <w:right w:val="none" w:sz="0" w:space="0" w:color="auto"/>
      </w:divBdr>
    </w:div>
    <w:div w:id="1246645702">
      <w:marLeft w:val="640"/>
      <w:marRight w:val="0"/>
      <w:marTop w:val="0"/>
      <w:marBottom w:val="0"/>
      <w:divBdr>
        <w:top w:val="none" w:sz="0" w:space="0" w:color="auto"/>
        <w:left w:val="none" w:sz="0" w:space="0" w:color="auto"/>
        <w:bottom w:val="none" w:sz="0" w:space="0" w:color="auto"/>
        <w:right w:val="none" w:sz="0" w:space="0" w:color="auto"/>
      </w:divBdr>
    </w:div>
    <w:div w:id="1246694415">
      <w:marLeft w:val="640"/>
      <w:marRight w:val="0"/>
      <w:marTop w:val="0"/>
      <w:marBottom w:val="0"/>
      <w:divBdr>
        <w:top w:val="none" w:sz="0" w:space="0" w:color="auto"/>
        <w:left w:val="none" w:sz="0" w:space="0" w:color="auto"/>
        <w:bottom w:val="none" w:sz="0" w:space="0" w:color="auto"/>
        <w:right w:val="none" w:sz="0" w:space="0" w:color="auto"/>
      </w:divBdr>
    </w:div>
    <w:div w:id="1246836557">
      <w:marLeft w:val="640"/>
      <w:marRight w:val="0"/>
      <w:marTop w:val="0"/>
      <w:marBottom w:val="0"/>
      <w:divBdr>
        <w:top w:val="none" w:sz="0" w:space="0" w:color="auto"/>
        <w:left w:val="none" w:sz="0" w:space="0" w:color="auto"/>
        <w:bottom w:val="none" w:sz="0" w:space="0" w:color="auto"/>
        <w:right w:val="none" w:sz="0" w:space="0" w:color="auto"/>
      </w:divBdr>
    </w:div>
    <w:div w:id="1246838981">
      <w:marLeft w:val="640"/>
      <w:marRight w:val="0"/>
      <w:marTop w:val="0"/>
      <w:marBottom w:val="0"/>
      <w:divBdr>
        <w:top w:val="none" w:sz="0" w:space="0" w:color="auto"/>
        <w:left w:val="none" w:sz="0" w:space="0" w:color="auto"/>
        <w:bottom w:val="none" w:sz="0" w:space="0" w:color="auto"/>
        <w:right w:val="none" w:sz="0" w:space="0" w:color="auto"/>
      </w:divBdr>
    </w:div>
    <w:div w:id="1246914125">
      <w:marLeft w:val="640"/>
      <w:marRight w:val="0"/>
      <w:marTop w:val="0"/>
      <w:marBottom w:val="0"/>
      <w:divBdr>
        <w:top w:val="none" w:sz="0" w:space="0" w:color="auto"/>
        <w:left w:val="none" w:sz="0" w:space="0" w:color="auto"/>
        <w:bottom w:val="none" w:sz="0" w:space="0" w:color="auto"/>
        <w:right w:val="none" w:sz="0" w:space="0" w:color="auto"/>
      </w:divBdr>
    </w:div>
    <w:div w:id="1246915392">
      <w:marLeft w:val="640"/>
      <w:marRight w:val="0"/>
      <w:marTop w:val="0"/>
      <w:marBottom w:val="0"/>
      <w:divBdr>
        <w:top w:val="none" w:sz="0" w:space="0" w:color="auto"/>
        <w:left w:val="none" w:sz="0" w:space="0" w:color="auto"/>
        <w:bottom w:val="none" w:sz="0" w:space="0" w:color="auto"/>
        <w:right w:val="none" w:sz="0" w:space="0" w:color="auto"/>
      </w:divBdr>
    </w:div>
    <w:div w:id="1246915544">
      <w:marLeft w:val="640"/>
      <w:marRight w:val="0"/>
      <w:marTop w:val="0"/>
      <w:marBottom w:val="0"/>
      <w:divBdr>
        <w:top w:val="none" w:sz="0" w:space="0" w:color="auto"/>
        <w:left w:val="none" w:sz="0" w:space="0" w:color="auto"/>
        <w:bottom w:val="none" w:sz="0" w:space="0" w:color="auto"/>
        <w:right w:val="none" w:sz="0" w:space="0" w:color="auto"/>
      </w:divBdr>
    </w:div>
    <w:div w:id="1246916908">
      <w:marLeft w:val="640"/>
      <w:marRight w:val="0"/>
      <w:marTop w:val="0"/>
      <w:marBottom w:val="0"/>
      <w:divBdr>
        <w:top w:val="none" w:sz="0" w:space="0" w:color="auto"/>
        <w:left w:val="none" w:sz="0" w:space="0" w:color="auto"/>
        <w:bottom w:val="none" w:sz="0" w:space="0" w:color="auto"/>
        <w:right w:val="none" w:sz="0" w:space="0" w:color="auto"/>
      </w:divBdr>
    </w:div>
    <w:div w:id="1246954745">
      <w:marLeft w:val="640"/>
      <w:marRight w:val="0"/>
      <w:marTop w:val="0"/>
      <w:marBottom w:val="0"/>
      <w:divBdr>
        <w:top w:val="none" w:sz="0" w:space="0" w:color="auto"/>
        <w:left w:val="none" w:sz="0" w:space="0" w:color="auto"/>
        <w:bottom w:val="none" w:sz="0" w:space="0" w:color="auto"/>
        <w:right w:val="none" w:sz="0" w:space="0" w:color="auto"/>
      </w:divBdr>
    </w:div>
    <w:div w:id="1246957767">
      <w:marLeft w:val="640"/>
      <w:marRight w:val="0"/>
      <w:marTop w:val="0"/>
      <w:marBottom w:val="0"/>
      <w:divBdr>
        <w:top w:val="none" w:sz="0" w:space="0" w:color="auto"/>
        <w:left w:val="none" w:sz="0" w:space="0" w:color="auto"/>
        <w:bottom w:val="none" w:sz="0" w:space="0" w:color="auto"/>
        <w:right w:val="none" w:sz="0" w:space="0" w:color="auto"/>
      </w:divBdr>
    </w:div>
    <w:div w:id="1247151843">
      <w:marLeft w:val="640"/>
      <w:marRight w:val="0"/>
      <w:marTop w:val="0"/>
      <w:marBottom w:val="0"/>
      <w:divBdr>
        <w:top w:val="none" w:sz="0" w:space="0" w:color="auto"/>
        <w:left w:val="none" w:sz="0" w:space="0" w:color="auto"/>
        <w:bottom w:val="none" w:sz="0" w:space="0" w:color="auto"/>
        <w:right w:val="none" w:sz="0" w:space="0" w:color="auto"/>
      </w:divBdr>
    </w:div>
    <w:div w:id="1247153136">
      <w:marLeft w:val="640"/>
      <w:marRight w:val="0"/>
      <w:marTop w:val="0"/>
      <w:marBottom w:val="0"/>
      <w:divBdr>
        <w:top w:val="none" w:sz="0" w:space="0" w:color="auto"/>
        <w:left w:val="none" w:sz="0" w:space="0" w:color="auto"/>
        <w:bottom w:val="none" w:sz="0" w:space="0" w:color="auto"/>
        <w:right w:val="none" w:sz="0" w:space="0" w:color="auto"/>
      </w:divBdr>
    </w:div>
    <w:div w:id="1247154417">
      <w:marLeft w:val="640"/>
      <w:marRight w:val="0"/>
      <w:marTop w:val="0"/>
      <w:marBottom w:val="0"/>
      <w:divBdr>
        <w:top w:val="none" w:sz="0" w:space="0" w:color="auto"/>
        <w:left w:val="none" w:sz="0" w:space="0" w:color="auto"/>
        <w:bottom w:val="none" w:sz="0" w:space="0" w:color="auto"/>
        <w:right w:val="none" w:sz="0" w:space="0" w:color="auto"/>
      </w:divBdr>
    </w:div>
    <w:div w:id="1247181051">
      <w:marLeft w:val="640"/>
      <w:marRight w:val="0"/>
      <w:marTop w:val="0"/>
      <w:marBottom w:val="0"/>
      <w:divBdr>
        <w:top w:val="none" w:sz="0" w:space="0" w:color="auto"/>
        <w:left w:val="none" w:sz="0" w:space="0" w:color="auto"/>
        <w:bottom w:val="none" w:sz="0" w:space="0" w:color="auto"/>
        <w:right w:val="none" w:sz="0" w:space="0" w:color="auto"/>
      </w:divBdr>
    </w:div>
    <w:div w:id="1247300632">
      <w:marLeft w:val="640"/>
      <w:marRight w:val="0"/>
      <w:marTop w:val="0"/>
      <w:marBottom w:val="0"/>
      <w:divBdr>
        <w:top w:val="none" w:sz="0" w:space="0" w:color="auto"/>
        <w:left w:val="none" w:sz="0" w:space="0" w:color="auto"/>
        <w:bottom w:val="none" w:sz="0" w:space="0" w:color="auto"/>
        <w:right w:val="none" w:sz="0" w:space="0" w:color="auto"/>
      </w:divBdr>
    </w:div>
    <w:div w:id="1247349535">
      <w:marLeft w:val="640"/>
      <w:marRight w:val="0"/>
      <w:marTop w:val="0"/>
      <w:marBottom w:val="0"/>
      <w:divBdr>
        <w:top w:val="none" w:sz="0" w:space="0" w:color="auto"/>
        <w:left w:val="none" w:sz="0" w:space="0" w:color="auto"/>
        <w:bottom w:val="none" w:sz="0" w:space="0" w:color="auto"/>
        <w:right w:val="none" w:sz="0" w:space="0" w:color="auto"/>
      </w:divBdr>
    </w:div>
    <w:div w:id="1247374441">
      <w:marLeft w:val="640"/>
      <w:marRight w:val="0"/>
      <w:marTop w:val="0"/>
      <w:marBottom w:val="0"/>
      <w:divBdr>
        <w:top w:val="none" w:sz="0" w:space="0" w:color="auto"/>
        <w:left w:val="none" w:sz="0" w:space="0" w:color="auto"/>
        <w:bottom w:val="none" w:sz="0" w:space="0" w:color="auto"/>
        <w:right w:val="none" w:sz="0" w:space="0" w:color="auto"/>
      </w:divBdr>
    </w:div>
    <w:div w:id="1247418711">
      <w:marLeft w:val="640"/>
      <w:marRight w:val="0"/>
      <w:marTop w:val="0"/>
      <w:marBottom w:val="0"/>
      <w:divBdr>
        <w:top w:val="none" w:sz="0" w:space="0" w:color="auto"/>
        <w:left w:val="none" w:sz="0" w:space="0" w:color="auto"/>
        <w:bottom w:val="none" w:sz="0" w:space="0" w:color="auto"/>
        <w:right w:val="none" w:sz="0" w:space="0" w:color="auto"/>
      </w:divBdr>
    </w:div>
    <w:div w:id="1247493653">
      <w:marLeft w:val="640"/>
      <w:marRight w:val="0"/>
      <w:marTop w:val="0"/>
      <w:marBottom w:val="0"/>
      <w:divBdr>
        <w:top w:val="none" w:sz="0" w:space="0" w:color="auto"/>
        <w:left w:val="none" w:sz="0" w:space="0" w:color="auto"/>
        <w:bottom w:val="none" w:sz="0" w:space="0" w:color="auto"/>
        <w:right w:val="none" w:sz="0" w:space="0" w:color="auto"/>
      </w:divBdr>
    </w:div>
    <w:div w:id="1247500425">
      <w:marLeft w:val="640"/>
      <w:marRight w:val="0"/>
      <w:marTop w:val="0"/>
      <w:marBottom w:val="0"/>
      <w:divBdr>
        <w:top w:val="none" w:sz="0" w:space="0" w:color="auto"/>
        <w:left w:val="none" w:sz="0" w:space="0" w:color="auto"/>
        <w:bottom w:val="none" w:sz="0" w:space="0" w:color="auto"/>
        <w:right w:val="none" w:sz="0" w:space="0" w:color="auto"/>
      </w:divBdr>
    </w:div>
    <w:div w:id="1247686647">
      <w:marLeft w:val="640"/>
      <w:marRight w:val="0"/>
      <w:marTop w:val="0"/>
      <w:marBottom w:val="0"/>
      <w:divBdr>
        <w:top w:val="none" w:sz="0" w:space="0" w:color="auto"/>
        <w:left w:val="none" w:sz="0" w:space="0" w:color="auto"/>
        <w:bottom w:val="none" w:sz="0" w:space="0" w:color="auto"/>
        <w:right w:val="none" w:sz="0" w:space="0" w:color="auto"/>
      </w:divBdr>
    </w:div>
    <w:div w:id="1247687140">
      <w:marLeft w:val="640"/>
      <w:marRight w:val="0"/>
      <w:marTop w:val="0"/>
      <w:marBottom w:val="0"/>
      <w:divBdr>
        <w:top w:val="none" w:sz="0" w:space="0" w:color="auto"/>
        <w:left w:val="none" w:sz="0" w:space="0" w:color="auto"/>
        <w:bottom w:val="none" w:sz="0" w:space="0" w:color="auto"/>
        <w:right w:val="none" w:sz="0" w:space="0" w:color="auto"/>
      </w:divBdr>
    </w:div>
    <w:div w:id="1248074718">
      <w:marLeft w:val="640"/>
      <w:marRight w:val="0"/>
      <w:marTop w:val="0"/>
      <w:marBottom w:val="0"/>
      <w:divBdr>
        <w:top w:val="none" w:sz="0" w:space="0" w:color="auto"/>
        <w:left w:val="none" w:sz="0" w:space="0" w:color="auto"/>
        <w:bottom w:val="none" w:sz="0" w:space="0" w:color="auto"/>
        <w:right w:val="none" w:sz="0" w:space="0" w:color="auto"/>
      </w:divBdr>
    </w:div>
    <w:div w:id="1248076700">
      <w:marLeft w:val="640"/>
      <w:marRight w:val="0"/>
      <w:marTop w:val="0"/>
      <w:marBottom w:val="0"/>
      <w:divBdr>
        <w:top w:val="none" w:sz="0" w:space="0" w:color="auto"/>
        <w:left w:val="none" w:sz="0" w:space="0" w:color="auto"/>
        <w:bottom w:val="none" w:sz="0" w:space="0" w:color="auto"/>
        <w:right w:val="none" w:sz="0" w:space="0" w:color="auto"/>
      </w:divBdr>
    </w:div>
    <w:div w:id="1248154694">
      <w:marLeft w:val="640"/>
      <w:marRight w:val="0"/>
      <w:marTop w:val="0"/>
      <w:marBottom w:val="0"/>
      <w:divBdr>
        <w:top w:val="none" w:sz="0" w:space="0" w:color="auto"/>
        <w:left w:val="none" w:sz="0" w:space="0" w:color="auto"/>
        <w:bottom w:val="none" w:sz="0" w:space="0" w:color="auto"/>
        <w:right w:val="none" w:sz="0" w:space="0" w:color="auto"/>
      </w:divBdr>
    </w:div>
    <w:div w:id="1248155505">
      <w:marLeft w:val="640"/>
      <w:marRight w:val="0"/>
      <w:marTop w:val="0"/>
      <w:marBottom w:val="0"/>
      <w:divBdr>
        <w:top w:val="none" w:sz="0" w:space="0" w:color="auto"/>
        <w:left w:val="none" w:sz="0" w:space="0" w:color="auto"/>
        <w:bottom w:val="none" w:sz="0" w:space="0" w:color="auto"/>
        <w:right w:val="none" w:sz="0" w:space="0" w:color="auto"/>
      </w:divBdr>
    </w:div>
    <w:div w:id="1248227141">
      <w:marLeft w:val="640"/>
      <w:marRight w:val="0"/>
      <w:marTop w:val="0"/>
      <w:marBottom w:val="0"/>
      <w:divBdr>
        <w:top w:val="none" w:sz="0" w:space="0" w:color="auto"/>
        <w:left w:val="none" w:sz="0" w:space="0" w:color="auto"/>
        <w:bottom w:val="none" w:sz="0" w:space="0" w:color="auto"/>
        <w:right w:val="none" w:sz="0" w:space="0" w:color="auto"/>
      </w:divBdr>
    </w:div>
    <w:div w:id="1248272780">
      <w:marLeft w:val="640"/>
      <w:marRight w:val="0"/>
      <w:marTop w:val="0"/>
      <w:marBottom w:val="0"/>
      <w:divBdr>
        <w:top w:val="none" w:sz="0" w:space="0" w:color="auto"/>
        <w:left w:val="none" w:sz="0" w:space="0" w:color="auto"/>
        <w:bottom w:val="none" w:sz="0" w:space="0" w:color="auto"/>
        <w:right w:val="none" w:sz="0" w:space="0" w:color="auto"/>
      </w:divBdr>
    </w:div>
    <w:div w:id="1248536047">
      <w:marLeft w:val="640"/>
      <w:marRight w:val="0"/>
      <w:marTop w:val="0"/>
      <w:marBottom w:val="0"/>
      <w:divBdr>
        <w:top w:val="none" w:sz="0" w:space="0" w:color="auto"/>
        <w:left w:val="none" w:sz="0" w:space="0" w:color="auto"/>
        <w:bottom w:val="none" w:sz="0" w:space="0" w:color="auto"/>
        <w:right w:val="none" w:sz="0" w:space="0" w:color="auto"/>
      </w:divBdr>
    </w:div>
    <w:div w:id="1248543258">
      <w:marLeft w:val="640"/>
      <w:marRight w:val="0"/>
      <w:marTop w:val="0"/>
      <w:marBottom w:val="0"/>
      <w:divBdr>
        <w:top w:val="none" w:sz="0" w:space="0" w:color="auto"/>
        <w:left w:val="none" w:sz="0" w:space="0" w:color="auto"/>
        <w:bottom w:val="none" w:sz="0" w:space="0" w:color="auto"/>
        <w:right w:val="none" w:sz="0" w:space="0" w:color="auto"/>
      </w:divBdr>
    </w:div>
    <w:div w:id="1248659370">
      <w:marLeft w:val="640"/>
      <w:marRight w:val="0"/>
      <w:marTop w:val="0"/>
      <w:marBottom w:val="0"/>
      <w:divBdr>
        <w:top w:val="none" w:sz="0" w:space="0" w:color="auto"/>
        <w:left w:val="none" w:sz="0" w:space="0" w:color="auto"/>
        <w:bottom w:val="none" w:sz="0" w:space="0" w:color="auto"/>
        <w:right w:val="none" w:sz="0" w:space="0" w:color="auto"/>
      </w:divBdr>
    </w:div>
    <w:div w:id="1248688088">
      <w:marLeft w:val="640"/>
      <w:marRight w:val="0"/>
      <w:marTop w:val="0"/>
      <w:marBottom w:val="0"/>
      <w:divBdr>
        <w:top w:val="none" w:sz="0" w:space="0" w:color="auto"/>
        <w:left w:val="none" w:sz="0" w:space="0" w:color="auto"/>
        <w:bottom w:val="none" w:sz="0" w:space="0" w:color="auto"/>
        <w:right w:val="none" w:sz="0" w:space="0" w:color="auto"/>
      </w:divBdr>
    </w:div>
    <w:div w:id="1248689137">
      <w:marLeft w:val="640"/>
      <w:marRight w:val="0"/>
      <w:marTop w:val="0"/>
      <w:marBottom w:val="0"/>
      <w:divBdr>
        <w:top w:val="none" w:sz="0" w:space="0" w:color="auto"/>
        <w:left w:val="none" w:sz="0" w:space="0" w:color="auto"/>
        <w:bottom w:val="none" w:sz="0" w:space="0" w:color="auto"/>
        <w:right w:val="none" w:sz="0" w:space="0" w:color="auto"/>
      </w:divBdr>
    </w:div>
    <w:div w:id="1248802863">
      <w:marLeft w:val="640"/>
      <w:marRight w:val="0"/>
      <w:marTop w:val="0"/>
      <w:marBottom w:val="0"/>
      <w:divBdr>
        <w:top w:val="none" w:sz="0" w:space="0" w:color="auto"/>
        <w:left w:val="none" w:sz="0" w:space="0" w:color="auto"/>
        <w:bottom w:val="none" w:sz="0" w:space="0" w:color="auto"/>
        <w:right w:val="none" w:sz="0" w:space="0" w:color="auto"/>
      </w:divBdr>
    </w:div>
    <w:div w:id="1248880058">
      <w:marLeft w:val="640"/>
      <w:marRight w:val="0"/>
      <w:marTop w:val="0"/>
      <w:marBottom w:val="0"/>
      <w:divBdr>
        <w:top w:val="none" w:sz="0" w:space="0" w:color="auto"/>
        <w:left w:val="none" w:sz="0" w:space="0" w:color="auto"/>
        <w:bottom w:val="none" w:sz="0" w:space="0" w:color="auto"/>
        <w:right w:val="none" w:sz="0" w:space="0" w:color="auto"/>
      </w:divBdr>
    </w:div>
    <w:div w:id="1249002434">
      <w:marLeft w:val="640"/>
      <w:marRight w:val="0"/>
      <w:marTop w:val="0"/>
      <w:marBottom w:val="0"/>
      <w:divBdr>
        <w:top w:val="none" w:sz="0" w:space="0" w:color="auto"/>
        <w:left w:val="none" w:sz="0" w:space="0" w:color="auto"/>
        <w:bottom w:val="none" w:sz="0" w:space="0" w:color="auto"/>
        <w:right w:val="none" w:sz="0" w:space="0" w:color="auto"/>
      </w:divBdr>
    </w:div>
    <w:div w:id="1249195654">
      <w:marLeft w:val="640"/>
      <w:marRight w:val="0"/>
      <w:marTop w:val="0"/>
      <w:marBottom w:val="0"/>
      <w:divBdr>
        <w:top w:val="none" w:sz="0" w:space="0" w:color="auto"/>
        <w:left w:val="none" w:sz="0" w:space="0" w:color="auto"/>
        <w:bottom w:val="none" w:sz="0" w:space="0" w:color="auto"/>
        <w:right w:val="none" w:sz="0" w:space="0" w:color="auto"/>
      </w:divBdr>
    </w:div>
    <w:div w:id="1249266599">
      <w:marLeft w:val="480"/>
      <w:marRight w:val="0"/>
      <w:marTop w:val="0"/>
      <w:marBottom w:val="0"/>
      <w:divBdr>
        <w:top w:val="none" w:sz="0" w:space="0" w:color="auto"/>
        <w:left w:val="none" w:sz="0" w:space="0" w:color="auto"/>
        <w:bottom w:val="none" w:sz="0" w:space="0" w:color="auto"/>
        <w:right w:val="none" w:sz="0" w:space="0" w:color="auto"/>
      </w:divBdr>
    </w:div>
    <w:div w:id="1249269910">
      <w:marLeft w:val="640"/>
      <w:marRight w:val="0"/>
      <w:marTop w:val="0"/>
      <w:marBottom w:val="0"/>
      <w:divBdr>
        <w:top w:val="none" w:sz="0" w:space="0" w:color="auto"/>
        <w:left w:val="none" w:sz="0" w:space="0" w:color="auto"/>
        <w:bottom w:val="none" w:sz="0" w:space="0" w:color="auto"/>
        <w:right w:val="none" w:sz="0" w:space="0" w:color="auto"/>
      </w:divBdr>
    </w:div>
    <w:div w:id="1249272144">
      <w:marLeft w:val="640"/>
      <w:marRight w:val="0"/>
      <w:marTop w:val="0"/>
      <w:marBottom w:val="0"/>
      <w:divBdr>
        <w:top w:val="none" w:sz="0" w:space="0" w:color="auto"/>
        <w:left w:val="none" w:sz="0" w:space="0" w:color="auto"/>
        <w:bottom w:val="none" w:sz="0" w:space="0" w:color="auto"/>
        <w:right w:val="none" w:sz="0" w:space="0" w:color="auto"/>
      </w:divBdr>
    </w:div>
    <w:div w:id="1249342940">
      <w:marLeft w:val="640"/>
      <w:marRight w:val="0"/>
      <w:marTop w:val="0"/>
      <w:marBottom w:val="0"/>
      <w:divBdr>
        <w:top w:val="none" w:sz="0" w:space="0" w:color="auto"/>
        <w:left w:val="none" w:sz="0" w:space="0" w:color="auto"/>
        <w:bottom w:val="none" w:sz="0" w:space="0" w:color="auto"/>
        <w:right w:val="none" w:sz="0" w:space="0" w:color="auto"/>
      </w:divBdr>
    </w:div>
    <w:div w:id="1249345175">
      <w:marLeft w:val="640"/>
      <w:marRight w:val="0"/>
      <w:marTop w:val="0"/>
      <w:marBottom w:val="0"/>
      <w:divBdr>
        <w:top w:val="none" w:sz="0" w:space="0" w:color="auto"/>
        <w:left w:val="none" w:sz="0" w:space="0" w:color="auto"/>
        <w:bottom w:val="none" w:sz="0" w:space="0" w:color="auto"/>
        <w:right w:val="none" w:sz="0" w:space="0" w:color="auto"/>
      </w:divBdr>
    </w:div>
    <w:div w:id="1249385536">
      <w:marLeft w:val="640"/>
      <w:marRight w:val="0"/>
      <w:marTop w:val="0"/>
      <w:marBottom w:val="0"/>
      <w:divBdr>
        <w:top w:val="none" w:sz="0" w:space="0" w:color="auto"/>
        <w:left w:val="none" w:sz="0" w:space="0" w:color="auto"/>
        <w:bottom w:val="none" w:sz="0" w:space="0" w:color="auto"/>
        <w:right w:val="none" w:sz="0" w:space="0" w:color="auto"/>
      </w:divBdr>
    </w:div>
    <w:div w:id="1249390728">
      <w:marLeft w:val="640"/>
      <w:marRight w:val="0"/>
      <w:marTop w:val="0"/>
      <w:marBottom w:val="0"/>
      <w:divBdr>
        <w:top w:val="none" w:sz="0" w:space="0" w:color="auto"/>
        <w:left w:val="none" w:sz="0" w:space="0" w:color="auto"/>
        <w:bottom w:val="none" w:sz="0" w:space="0" w:color="auto"/>
        <w:right w:val="none" w:sz="0" w:space="0" w:color="auto"/>
      </w:divBdr>
    </w:div>
    <w:div w:id="1249579277">
      <w:marLeft w:val="640"/>
      <w:marRight w:val="0"/>
      <w:marTop w:val="0"/>
      <w:marBottom w:val="0"/>
      <w:divBdr>
        <w:top w:val="none" w:sz="0" w:space="0" w:color="auto"/>
        <w:left w:val="none" w:sz="0" w:space="0" w:color="auto"/>
        <w:bottom w:val="none" w:sz="0" w:space="0" w:color="auto"/>
        <w:right w:val="none" w:sz="0" w:space="0" w:color="auto"/>
      </w:divBdr>
    </w:div>
    <w:div w:id="1249657008">
      <w:marLeft w:val="640"/>
      <w:marRight w:val="0"/>
      <w:marTop w:val="0"/>
      <w:marBottom w:val="0"/>
      <w:divBdr>
        <w:top w:val="none" w:sz="0" w:space="0" w:color="auto"/>
        <w:left w:val="none" w:sz="0" w:space="0" w:color="auto"/>
        <w:bottom w:val="none" w:sz="0" w:space="0" w:color="auto"/>
        <w:right w:val="none" w:sz="0" w:space="0" w:color="auto"/>
      </w:divBdr>
    </w:div>
    <w:div w:id="1249659948">
      <w:marLeft w:val="640"/>
      <w:marRight w:val="0"/>
      <w:marTop w:val="0"/>
      <w:marBottom w:val="0"/>
      <w:divBdr>
        <w:top w:val="none" w:sz="0" w:space="0" w:color="auto"/>
        <w:left w:val="none" w:sz="0" w:space="0" w:color="auto"/>
        <w:bottom w:val="none" w:sz="0" w:space="0" w:color="auto"/>
        <w:right w:val="none" w:sz="0" w:space="0" w:color="auto"/>
      </w:divBdr>
    </w:div>
    <w:div w:id="1249732798">
      <w:marLeft w:val="640"/>
      <w:marRight w:val="0"/>
      <w:marTop w:val="0"/>
      <w:marBottom w:val="0"/>
      <w:divBdr>
        <w:top w:val="none" w:sz="0" w:space="0" w:color="auto"/>
        <w:left w:val="none" w:sz="0" w:space="0" w:color="auto"/>
        <w:bottom w:val="none" w:sz="0" w:space="0" w:color="auto"/>
        <w:right w:val="none" w:sz="0" w:space="0" w:color="auto"/>
      </w:divBdr>
    </w:div>
    <w:div w:id="1249777429">
      <w:marLeft w:val="640"/>
      <w:marRight w:val="0"/>
      <w:marTop w:val="0"/>
      <w:marBottom w:val="0"/>
      <w:divBdr>
        <w:top w:val="none" w:sz="0" w:space="0" w:color="auto"/>
        <w:left w:val="none" w:sz="0" w:space="0" w:color="auto"/>
        <w:bottom w:val="none" w:sz="0" w:space="0" w:color="auto"/>
        <w:right w:val="none" w:sz="0" w:space="0" w:color="auto"/>
      </w:divBdr>
    </w:div>
    <w:div w:id="1249846838">
      <w:marLeft w:val="640"/>
      <w:marRight w:val="0"/>
      <w:marTop w:val="0"/>
      <w:marBottom w:val="0"/>
      <w:divBdr>
        <w:top w:val="none" w:sz="0" w:space="0" w:color="auto"/>
        <w:left w:val="none" w:sz="0" w:space="0" w:color="auto"/>
        <w:bottom w:val="none" w:sz="0" w:space="0" w:color="auto"/>
        <w:right w:val="none" w:sz="0" w:space="0" w:color="auto"/>
      </w:divBdr>
    </w:div>
    <w:div w:id="1249850071">
      <w:marLeft w:val="640"/>
      <w:marRight w:val="0"/>
      <w:marTop w:val="0"/>
      <w:marBottom w:val="0"/>
      <w:divBdr>
        <w:top w:val="none" w:sz="0" w:space="0" w:color="auto"/>
        <w:left w:val="none" w:sz="0" w:space="0" w:color="auto"/>
        <w:bottom w:val="none" w:sz="0" w:space="0" w:color="auto"/>
        <w:right w:val="none" w:sz="0" w:space="0" w:color="auto"/>
      </w:divBdr>
    </w:div>
    <w:div w:id="1249924086">
      <w:marLeft w:val="640"/>
      <w:marRight w:val="0"/>
      <w:marTop w:val="0"/>
      <w:marBottom w:val="0"/>
      <w:divBdr>
        <w:top w:val="none" w:sz="0" w:space="0" w:color="auto"/>
        <w:left w:val="none" w:sz="0" w:space="0" w:color="auto"/>
        <w:bottom w:val="none" w:sz="0" w:space="0" w:color="auto"/>
        <w:right w:val="none" w:sz="0" w:space="0" w:color="auto"/>
      </w:divBdr>
    </w:div>
    <w:div w:id="1249970199">
      <w:marLeft w:val="640"/>
      <w:marRight w:val="0"/>
      <w:marTop w:val="0"/>
      <w:marBottom w:val="0"/>
      <w:divBdr>
        <w:top w:val="none" w:sz="0" w:space="0" w:color="auto"/>
        <w:left w:val="none" w:sz="0" w:space="0" w:color="auto"/>
        <w:bottom w:val="none" w:sz="0" w:space="0" w:color="auto"/>
        <w:right w:val="none" w:sz="0" w:space="0" w:color="auto"/>
      </w:divBdr>
    </w:div>
    <w:div w:id="1249971487">
      <w:marLeft w:val="640"/>
      <w:marRight w:val="0"/>
      <w:marTop w:val="0"/>
      <w:marBottom w:val="0"/>
      <w:divBdr>
        <w:top w:val="none" w:sz="0" w:space="0" w:color="auto"/>
        <w:left w:val="none" w:sz="0" w:space="0" w:color="auto"/>
        <w:bottom w:val="none" w:sz="0" w:space="0" w:color="auto"/>
        <w:right w:val="none" w:sz="0" w:space="0" w:color="auto"/>
      </w:divBdr>
    </w:div>
    <w:div w:id="1249996896">
      <w:marLeft w:val="640"/>
      <w:marRight w:val="0"/>
      <w:marTop w:val="0"/>
      <w:marBottom w:val="0"/>
      <w:divBdr>
        <w:top w:val="none" w:sz="0" w:space="0" w:color="auto"/>
        <w:left w:val="none" w:sz="0" w:space="0" w:color="auto"/>
        <w:bottom w:val="none" w:sz="0" w:space="0" w:color="auto"/>
        <w:right w:val="none" w:sz="0" w:space="0" w:color="auto"/>
      </w:divBdr>
    </w:div>
    <w:div w:id="1250037835">
      <w:marLeft w:val="640"/>
      <w:marRight w:val="0"/>
      <w:marTop w:val="0"/>
      <w:marBottom w:val="0"/>
      <w:divBdr>
        <w:top w:val="none" w:sz="0" w:space="0" w:color="auto"/>
        <w:left w:val="none" w:sz="0" w:space="0" w:color="auto"/>
        <w:bottom w:val="none" w:sz="0" w:space="0" w:color="auto"/>
        <w:right w:val="none" w:sz="0" w:space="0" w:color="auto"/>
      </w:divBdr>
    </w:div>
    <w:div w:id="1250046045">
      <w:marLeft w:val="640"/>
      <w:marRight w:val="0"/>
      <w:marTop w:val="0"/>
      <w:marBottom w:val="0"/>
      <w:divBdr>
        <w:top w:val="none" w:sz="0" w:space="0" w:color="auto"/>
        <w:left w:val="none" w:sz="0" w:space="0" w:color="auto"/>
        <w:bottom w:val="none" w:sz="0" w:space="0" w:color="auto"/>
        <w:right w:val="none" w:sz="0" w:space="0" w:color="auto"/>
      </w:divBdr>
    </w:div>
    <w:div w:id="1250115407">
      <w:marLeft w:val="480"/>
      <w:marRight w:val="0"/>
      <w:marTop w:val="0"/>
      <w:marBottom w:val="0"/>
      <w:divBdr>
        <w:top w:val="none" w:sz="0" w:space="0" w:color="auto"/>
        <w:left w:val="none" w:sz="0" w:space="0" w:color="auto"/>
        <w:bottom w:val="none" w:sz="0" w:space="0" w:color="auto"/>
        <w:right w:val="none" w:sz="0" w:space="0" w:color="auto"/>
      </w:divBdr>
    </w:div>
    <w:div w:id="1250235708">
      <w:marLeft w:val="640"/>
      <w:marRight w:val="0"/>
      <w:marTop w:val="0"/>
      <w:marBottom w:val="0"/>
      <w:divBdr>
        <w:top w:val="none" w:sz="0" w:space="0" w:color="auto"/>
        <w:left w:val="none" w:sz="0" w:space="0" w:color="auto"/>
        <w:bottom w:val="none" w:sz="0" w:space="0" w:color="auto"/>
        <w:right w:val="none" w:sz="0" w:space="0" w:color="auto"/>
      </w:divBdr>
    </w:div>
    <w:div w:id="1250310681">
      <w:marLeft w:val="640"/>
      <w:marRight w:val="0"/>
      <w:marTop w:val="0"/>
      <w:marBottom w:val="0"/>
      <w:divBdr>
        <w:top w:val="none" w:sz="0" w:space="0" w:color="auto"/>
        <w:left w:val="none" w:sz="0" w:space="0" w:color="auto"/>
        <w:bottom w:val="none" w:sz="0" w:space="0" w:color="auto"/>
        <w:right w:val="none" w:sz="0" w:space="0" w:color="auto"/>
      </w:divBdr>
    </w:div>
    <w:div w:id="1250391168">
      <w:marLeft w:val="640"/>
      <w:marRight w:val="0"/>
      <w:marTop w:val="0"/>
      <w:marBottom w:val="0"/>
      <w:divBdr>
        <w:top w:val="none" w:sz="0" w:space="0" w:color="auto"/>
        <w:left w:val="none" w:sz="0" w:space="0" w:color="auto"/>
        <w:bottom w:val="none" w:sz="0" w:space="0" w:color="auto"/>
        <w:right w:val="none" w:sz="0" w:space="0" w:color="auto"/>
      </w:divBdr>
    </w:div>
    <w:div w:id="1250579845">
      <w:marLeft w:val="640"/>
      <w:marRight w:val="0"/>
      <w:marTop w:val="0"/>
      <w:marBottom w:val="0"/>
      <w:divBdr>
        <w:top w:val="none" w:sz="0" w:space="0" w:color="auto"/>
        <w:left w:val="none" w:sz="0" w:space="0" w:color="auto"/>
        <w:bottom w:val="none" w:sz="0" w:space="0" w:color="auto"/>
        <w:right w:val="none" w:sz="0" w:space="0" w:color="auto"/>
      </w:divBdr>
    </w:div>
    <w:div w:id="1250582188">
      <w:marLeft w:val="640"/>
      <w:marRight w:val="0"/>
      <w:marTop w:val="0"/>
      <w:marBottom w:val="0"/>
      <w:divBdr>
        <w:top w:val="none" w:sz="0" w:space="0" w:color="auto"/>
        <w:left w:val="none" w:sz="0" w:space="0" w:color="auto"/>
        <w:bottom w:val="none" w:sz="0" w:space="0" w:color="auto"/>
        <w:right w:val="none" w:sz="0" w:space="0" w:color="auto"/>
      </w:divBdr>
    </w:div>
    <w:div w:id="1250623634">
      <w:marLeft w:val="640"/>
      <w:marRight w:val="0"/>
      <w:marTop w:val="0"/>
      <w:marBottom w:val="0"/>
      <w:divBdr>
        <w:top w:val="none" w:sz="0" w:space="0" w:color="auto"/>
        <w:left w:val="none" w:sz="0" w:space="0" w:color="auto"/>
        <w:bottom w:val="none" w:sz="0" w:space="0" w:color="auto"/>
        <w:right w:val="none" w:sz="0" w:space="0" w:color="auto"/>
      </w:divBdr>
    </w:div>
    <w:div w:id="1250655234">
      <w:marLeft w:val="640"/>
      <w:marRight w:val="0"/>
      <w:marTop w:val="0"/>
      <w:marBottom w:val="0"/>
      <w:divBdr>
        <w:top w:val="none" w:sz="0" w:space="0" w:color="auto"/>
        <w:left w:val="none" w:sz="0" w:space="0" w:color="auto"/>
        <w:bottom w:val="none" w:sz="0" w:space="0" w:color="auto"/>
        <w:right w:val="none" w:sz="0" w:space="0" w:color="auto"/>
      </w:divBdr>
    </w:div>
    <w:div w:id="1250698831">
      <w:marLeft w:val="640"/>
      <w:marRight w:val="0"/>
      <w:marTop w:val="0"/>
      <w:marBottom w:val="0"/>
      <w:divBdr>
        <w:top w:val="none" w:sz="0" w:space="0" w:color="auto"/>
        <w:left w:val="none" w:sz="0" w:space="0" w:color="auto"/>
        <w:bottom w:val="none" w:sz="0" w:space="0" w:color="auto"/>
        <w:right w:val="none" w:sz="0" w:space="0" w:color="auto"/>
      </w:divBdr>
    </w:div>
    <w:div w:id="1250700952">
      <w:marLeft w:val="640"/>
      <w:marRight w:val="0"/>
      <w:marTop w:val="0"/>
      <w:marBottom w:val="0"/>
      <w:divBdr>
        <w:top w:val="none" w:sz="0" w:space="0" w:color="auto"/>
        <w:left w:val="none" w:sz="0" w:space="0" w:color="auto"/>
        <w:bottom w:val="none" w:sz="0" w:space="0" w:color="auto"/>
        <w:right w:val="none" w:sz="0" w:space="0" w:color="auto"/>
      </w:divBdr>
    </w:div>
    <w:div w:id="1250769830">
      <w:marLeft w:val="640"/>
      <w:marRight w:val="0"/>
      <w:marTop w:val="0"/>
      <w:marBottom w:val="0"/>
      <w:divBdr>
        <w:top w:val="none" w:sz="0" w:space="0" w:color="auto"/>
        <w:left w:val="none" w:sz="0" w:space="0" w:color="auto"/>
        <w:bottom w:val="none" w:sz="0" w:space="0" w:color="auto"/>
        <w:right w:val="none" w:sz="0" w:space="0" w:color="auto"/>
      </w:divBdr>
    </w:div>
    <w:div w:id="1250851834">
      <w:marLeft w:val="640"/>
      <w:marRight w:val="0"/>
      <w:marTop w:val="0"/>
      <w:marBottom w:val="0"/>
      <w:divBdr>
        <w:top w:val="none" w:sz="0" w:space="0" w:color="auto"/>
        <w:left w:val="none" w:sz="0" w:space="0" w:color="auto"/>
        <w:bottom w:val="none" w:sz="0" w:space="0" w:color="auto"/>
        <w:right w:val="none" w:sz="0" w:space="0" w:color="auto"/>
      </w:divBdr>
    </w:div>
    <w:div w:id="1250886515">
      <w:marLeft w:val="640"/>
      <w:marRight w:val="0"/>
      <w:marTop w:val="0"/>
      <w:marBottom w:val="0"/>
      <w:divBdr>
        <w:top w:val="none" w:sz="0" w:space="0" w:color="auto"/>
        <w:left w:val="none" w:sz="0" w:space="0" w:color="auto"/>
        <w:bottom w:val="none" w:sz="0" w:space="0" w:color="auto"/>
        <w:right w:val="none" w:sz="0" w:space="0" w:color="auto"/>
      </w:divBdr>
    </w:div>
    <w:div w:id="1250966995">
      <w:marLeft w:val="640"/>
      <w:marRight w:val="0"/>
      <w:marTop w:val="0"/>
      <w:marBottom w:val="0"/>
      <w:divBdr>
        <w:top w:val="none" w:sz="0" w:space="0" w:color="auto"/>
        <w:left w:val="none" w:sz="0" w:space="0" w:color="auto"/>
        <w:bottom w:val="none" w:sz="0" w:space="0" w:color="auto"/>
        <w:right w:val="none" w:sz="0" w:space="0" w:color="auto"/>
      </w:divBdr>
    </w:div>
    <w:div w:id="1251046162">
      <w:marLeft w:val="640"/>
      <w:marRight w:val="0"/>
      <w:marTop w:val="0"/>
      <w:marBottom w:val="0"/>
      <w:divBdr>
        <w:top w:val="none" w:sz="0" w:space="0" w:color="auto"/>
        <w:left w:val="none" w:sz="0" w:space="0" w:color="auto"/>
        <w:bottom w:val="none" w:sz="0" w:space="0" w:color="auto"/>
        <w:right w:val="none" w:sz="0" w:space="0" w:color="auto"/>
      </w:divBdr>
    </w:div>
    <w:div w:id="1251158601">
      <w:marLeft w:val="640"/>
      <w:marRight w:val="0"/>
      <w:marTop w:val="0"/>
      <w:marBottom w:val="0"/>
      <w:divBdr>
        <w:top w:val="none" w:sz="0" w:space="0" w:color="auto"/>
        <w:left w:val="none" w:sz="0" w:space="0" w:color="auto"/>
        <w:bottom w:val="none" w:sz="0" w:space="0" w:color="auto"/>
        <w:right w:val="none" w:sz="0" w:space="0" w:color="auto"/>
      </w:divBdr>
    </w:div>
    <w:div w:id="1251232699">
      <w:marLeft w:val="640"/>
      <w:marRight w:val="0"/>
      <w:marTop w:val="0"/>
      <w:marBottom w:val="0"/>
      <w:divBdr>
        <w:top w:val="none" w:sz="0" w:space="0" w:color="auto"/>
        <w:left w:val="none" w:sz="0" w:space="0" w:color="auto"/>
        <w:bottom w:val="none" w:sz="0" w:space="0" w:color="auto"/>
        <w:right w:val="none" w:sz="0" w:space="0" w:color="auto"/>
      </w:divBdr>
    </w:div>
    <w:div w:id="1251278934">
      <w:marLeft w:val="640"/>
      <w:marRight w:val="0"/>
      <w:marTop w:val="0"/>
      <w:marBottom w:val="0"/>
      <w:divBdr>
        <w:top w:val="none" w:sz="0" w:space="0" w:color="auto"/>
        <w:left w:val="none" w:sz="0" w:space="0" w:color="auto"/>
        <w:bottom w:val="none" w:sz="0" w:space="0" w:color="auto"/>
        <w:right w:val="none" w:sz="0" w:space="0" w:color="auto"/>
      </w:divBdr>
    </w:div>
    <w:div w:id="1251279363">
      <w:marLeft w:val="640"/>
      <w:marRight w:val="0"/>
      <w:marTop w:val="0"/>
      <w:marBottom w:val="0"/>
      <w:divBdr>
        <w:top w:val="none" w:sz="0" w:space="0" w:color="auto"/>
        <w:left w:val="none" w:sz="0" w:space="0" w:color="auto"/>
        <w:bottom w:val="none" w:sz="0" w:space="0" w:color="auto"/>
        <w:right w:val="none" w:sz="0" w:space="0" w:color="auto"/>
      </w:divBdr>
    </w:div>
    <w:div w:id="1251356792">
      <w:marLeft w:val="640"/>
      <w:marRight w:val="0"/>
      <w:marTop w:val="0"/>
      <w:marBottom w:val="0"/>
      <w:divBdr>
        <w:top w:val="none" w:sz="0" w:space="0" w:color="auto"/>
        <w:left w:val="none" w:sz="0" w:space="0" w:color="auto"/>
        <w:bottom w:val="none" w:sz="0" w:space="0" w:color="auto"/>
        <w:right w:val="none" w:sz="0" w:space="0" w:color="auto"/>
      </w:divBdr>
    </w:div>
    <w:div w:id="1251429934">
      <w:marLeft w:val="640"/>
      <w:marRight w:val="0"/>
      <w:marTop w:val="0"/>
      <w:marBottom w:val="0"/>
      <w:divBdr>
        <w:top w:val="none" w:sz="0" w:space="0" w:color="auto"/>
        <w:left w:val="none" w:sz="0" w:space="0" w:color="auto"/>
        <w:bottom w:val="none" w:sz="0" w:space="0" w:color="auto"/>
        <w:right w:val="none" w:sz="0" w:space="0" w:color="auto"/>
      </w:divBdr>
    </w:div>
    <w:div w:id="1251503548">
      <w:marLeft w:val="640"/>
      <w:marRight w:val="0"/>
      <w:marTop w:val="0"/>
      <w:marBottom w:val="0"/>
      <w:divBdr>
        <w:top w:val="none" w:sz="0" w:space="0" w:color="auto"/>
        <w:left w:val="none" w:sz="0" w:space="0" w:color="auto"/>
        <w:bottom w:val="none" w:sz="0" w:space="0" w:color="auto"/>
        <w:right w:val="none" w:sz="0" w:space="0" w:color="auto"/>
      </w:divBdr>
    </w:div>
    <w:div w:id="1251507727">
      <w:marLeft w:val="640"/>
      <w:marRight w:val="0"/>
      <w:marTop w:val="0"/>
      <w:marBottom w:val="0"/>
      <w:divBdr>
        <w:top w:val="none" w:sz="0" w:space="0" w:color="auto"/>
        <w:left w:val="none" w:sz="0" w:space="0" w:color="auto"/>
        <w:bottom w:val="none" w:sz="0" w:space="0" w:color="auto"/>
        <w:right w:val="none" w:sz="0" w:space="0" w:color="auto"/>
      </w:divBdr>
    </w:div>
    <w:div w:id="1251543782">
      <w:marLeft w:val="640"/>
      <w:marRight w:val="0"/>
      <w:marTop w:val="0"/>
      <w:marBottom w:val="0"/>
      <w:divBdr>
        <w:top w:val="none" w:sz="0" w:space="0" w:color="auto"/>
        <w:left w:val="none" w:sz="0" w:space="0" w:color="auto"/>
        <w:bottom w:val="none" w:sz="0" w:space="0" w:color="auto"/>
        <w:right w:val="none" w:sz="0" w:space="0" w:color="auto"/>
      </w:divBdr>
    </w:div>
    <w:div w:id="1251549160">
      <w:marLeft w:val="640"/>
      <w:marRight w:val="0"/>
      <w:marTop w:val="0"/>
      <w:marBottom w:val="0"/>
      <w:divBdr>
        <w:top w:val="none" w:sz="0" w:space="0" w:color="auto"/>
        <w:left w:val="none" w:sz="0" w:space="0" w:color="auto"/>
        <w:bottom w:val="none" w:sz="0" w:space="0" w:color="auto"/>
        <w:right w:val="none" w:sz="0" w:space="0" w:color="auto"/>
      </w:divBdr>
    </w:div>
    <w:div w:id="1251620963">
      <w:marLeft w:val="640"/>
      <w:marRight w:val="0"/>
      <w:marTop w:val="0"/>
      <w:marBottom w:val="0"/>
      <w:divBdr>
        <w:top w:val="none" w:sz="0" w:space="0" w:color="auto"/>
        <w:left w:val="none" w:sz="0" w:space="0" w:color="auto"/>
        <w:bottom w:val="none" w:sz="0" w:space="0" w:color="auto"/>
        <w:right w:val="none" w:sz="0" w:space="0" w:color="auto"/>
      </w:divBdr>
    </w:div>
    <w:div w:id="1251623690">
      <w:marLeft w:val="640"/>
      <w:marRight w:val="0"/>
      <w:marTop w:val="0"/>
      <w:marBottom w:val="0"/>
      <w:divBdr>
        <w:top w:val="none" w:sz="0" w:space="0" w:color="auto"/>
        <w:left w:val="none" w:sz="0" w:space="0" w:color="auto"/>
        <w:bottom w:val="none" w:sz="0" w:space="0" w:color="auto"/>
        <w:right w:val="none" w:sz="0" w:space="0" w:color="auto"/>
      </w:divBdr>
    </w:div>
    <w:div w:id="1251696146">
      <w:marLeft w:val="640"/>
      <w:marRight w:val="0"/>
      <w:marTop w:val="0"/>
      <w:marBottom w:val="0"/>
      <w:divBdr>
        <w:top w:val="none" w:sz="0" w:space="0" w:color="auto"/>
        <w:left w:val="none" w:sz="0" w:space="0" w:color="auto"/>
        <w:bottom w:val="none" w:sz="0" w:space="0" w:color="auto"/>
        <w:right w:val="none" w:sz="0" w:space="0" w:color="auto"/>
      </w:divBdr>
    </w:div>
    <w:div w:id="1251818110">
      <w:marLeft w:val="640"/>
      <w:marRight w:val="0"/>
      <w:marTop w:val="0"/>
      <w:marBottom w:val="0"/>
      <w:divBdr>
        <w:top w:val="none" w:sz="0" w:space="0" w:color="auto"/>
        <w:left w:val="none" w:sz="0" w:space="0" w:color="auto"/>
        <w:bottom w:val="none" w:sz="0" w:space="0" w:color="auto"/>
        <w:right w:val="none" w:sz="0" w:space="0" w:color="auto"/>
      </w:divBdr>
    </w:div>
    <w:div w:id="1251892980">
      <w:marLeft w:val="640"/>
      <w:marRight w:val="0"/>
      <w:marTop w:val="0"/>
      <w:marBottom w:val="0"/>
      <w:divBdr>
        <w:top w:val="none" w:sz="0" w:space="0" w:color="auto"/>
        <w:left w:val="none" w:sz="0" w:space="0" w:color="auto"/>
        <w:bottom w:val="none" w:sz="0" w:space="0" w:color="auto"/>
        <w:right w:val="none" w:sz="0" w:space="0" w:color="auto"/>
      </w:divBdr>
    </w:div>
    <w:div w:id="1251894597">
      <w:marLeft w:val="640"/>
      <w:marRight w:val="0"/>
      <w:marTop w:val="0"/>
      <w:marBottom w:val="0"/>
      <w:divBdr>
        <w:top w:val="none" w:sz="0" w:space="0" w:color="auto"/>
        <w:left w:val="none" w:sz="0" w:space="0" w:color="auto"/>
        <w:bottom w:val="none" w:sz="0" w:space="0" w:color="auto"/>
        <w:right w:val="none" w:sz="0" w:space="0" w:color="auto"/>
      </w:divBdr>
    </w:div>
    <w:div w:id="1252009778">
      <w:marLeft w:val="640"/>
      <w:marRight w:val="0"/>
      <w:marTop w:val="0"/>
      <w:marBottom w:val="0"/>
      <w:divBdr>
        <w:top w:val="none" w:sz="0" w:space="0" w:color="auto"/>
        <w:left w:val="none" w:sz="0" w:space="0" w:color="auto"/>
        <w:bottom w:val="none" w:sz="0" w:space="0" w:color="auto"/>
        <w:right w:val="none" w:sz="0" w:space="0" w:color="auto"/>
      </w:divBdr>
    </w:div>
    <w:div w:id="1252011592">
      <w:marLeft w:val="640"/>
      <w:marRight w:val="0"/>
      <w:marTop w:val="0"/>
      <w:marBottom w:val="0"/>
      <w:divBdr>
        <w:top w:val="none" w:sz="0" w:space="0" w:color="auto"/>
        <w:left w:val="none" w:sz="0" w:space="0" w:color="auto"/>
        <w:bottom w:val="none" w:sz="0" w:space="0" w:color="auto"/>
        <w:right w:val="none" w:sz="0" w:space="0" w:color="auto"/>
      </w:divBdr>
    </w:div>
    <w:div w:id="1252155128">
      <w:marLeft w:val="640"/>
      <w:marRight w:val="0"/>
      <w:marTop w:val="0"/>
      <w:marBottom w:val="0"/>
      <w:divBdr>
        <w:top w:val="none" w:sz="0" w:space="0" w:color="auto"/>
        <w:left w:val="none" w:sz="0" w:space="0" w:color="auto"/>
        <w:bottom w:val="none" w:sz="0" w:space="0" w:color="auto"/>
        <w:right w:val="none" w:sz="0" w:space="0" w:color="auto"/>
      </w:divBdr>
    </w:div>
    <w:div w:id="1252277814">
      <w:marLeft w:val="640"/>
      <w:marRight w:val="0"/>
      <w:marTop w:val="0"/>
      <w:marBottom w:val="0"/>
      <w:divBdr>
        <w:top w:val="none" w:sz="0" w:space="0" w:color="auto"/>
        <w:left w:val="none" w:sz="0" w:space="0" w:color="auto"/>
        <w:bottom w:val="none" w:sz="0" w:space="0" w:color="auto"/>
        <w:right w:val="none" w:sz="0" w:space="0" w:color="auto"/>
      </w:divBdr>
    </w:div>
    <w:div w:id="1252278824">
      <w:marLeft w:val="640"/>
      <w:marRight w:val="0"/>
      <w:marTop w:val="0"/>
      <w:marBottom w:val="0"/>
      <w:divBdr>
        <w:top w:val="none" w:sz="0" w:space="0" w:color="auto"/>
        <w:left w:val="none" w:sz="0" w:space="0" w:color="auto"/>
        <w:bottom w:val="none" w:sz="0" w:space="0" w:color="auto"/>
        <w:right w:val="none" w:sz="0" w:space="0" w:color="auto"/>
      </w:divBdr>
    </w:div>
    <w:div w:id="1252352684">
      <w:marLeft w:val="640"/>
      <w:marRight w:val="0"/>
      <w:marTop w:val="0"/>
      <w:marBottom w:val="0"/>
      <w:divBdr>
        <w:top w:val="none" w:sz="0" w:space="0" w:color="auto"/>
        <w:left w:val="none" w:sz="0" w:space="0" w:color="auto"/>
        <w:bottom w:val="none" w:sz="0" w:space="0" w:color="auto"/>
        <w:right w:val="none" w:sz="0" w:space="0" w:color="auto"/>
      </w:divBdr>
    </w:div>
    <w:div w:id="1252542699">
      <w:marLeft w:val="640"/>
      <w:marRight w:val="0"/>
      <w:marTop w:val="0"/>
      <w:marBottom w:val="0"/>
      <w:divBdr>
        <w:top w:val="none" w:sz="0" w:space="0" w:color="auto"/>
        <w:left w:val="none" w:sz="0" w:space="0" w:color="auto"/>
        <w:bottom w:val="none" w:sz="0" w:space="0" w:color="auto"/>
        <w:right w:val="none" w:sz="0" w:space="0" w:color="auto"/>
      </w:divBdr>
    </w:div>
    <w:div w:id="1252616124">
      <w:marLeft w:val="640"/>
      <w:marRight w:val="0"/>
      <w:marTop w:val="0"/>
      <w:marBottom w:val="0"/>
      <w:divBdr>
        <w:top w:val="none" w:sz="0" w:space="0" w:color="auto"/>
        <w:left w:val="none" w:sz="0" w:space="0" w:color="auto"/>
        <w:bottom w:val="none" w:sz="0" w:space="0" w:color="auto"/>
        <w:right w:val="none" w:sz="0" w:space="0" w:color="auto"/>
      </w:divBdr>
    </w:div>
    <w:div w:id="1252617608">
      <w:marLeft w:val="640"/>
      <w:marRight w:val="0"/>
      <w:marTop w:val="0"/>
      <w:marBottom w:val="0"/>
      <w:divBdr>
        <w:top w:val="none" w:sz="0" w:space="0" w:color="auto"/>
        <w:left w:val="none" w:sz="0" w:space="0" w:color="auto"/>
        <w:bottom w:val="none" w:sz="0" w:space="0" w:color="auto"/>
        <w:right w:val="none" w:sz="0" w:space="0" w:color="auto"/>
      </w:divBdr>
    </w:div>
    <w:div w:id="1252736983">
      <w:marLeft w:val="640"/>
      <w:marRight w:val="0"/>
      <w:marTop w:val="0"/>
      <w:marBottom w:val="0"/>
      <w:divBdr>
        <w:top w:val="none" w:sz="0" w:space="0" w:color="auto"/>
        <w:left w:val="none" w:sz="0" w:space="0" w:color="auto"/>
        <w:bottom w:val="none" w:sz="0" w:space="0" w:color="auto"/>
        <w:right w:val="none" w:sz="0" w:space="0" w:color="auto"/>
      </w:divBdr>
    </w:div>
    <w:div w:id="1252813118">
      <w:marLeft w:val="640"/>
      <w:marRight w:val="0"/>
      <w:marTop w:val="0"/>
      <w:marBottom w:val="0"/>
      <w:divBdr>
        <w:top w:val="none" w:sz="0" w:space="0" w:color="auto"/>
        <w:left w:val="none" w:sz="0" w:space="0" w:color="auto"/>
        <w:bottom w:val="none" w:sz="0" w:space="0" w:color="auto"/>
        <w:right w:val="none" w:sz="0" w:space="0" w:color="auto"/>
      </w:divBdr>
    </w:div>
    <w:div w:id="1252814213">
      <w:marLeft w:val="640"/>
      <w:marRight w:val="0"/>
      <w:marTop w:val="0"/>
      <w:marBottom w:val="0"/>
      <w:divBdr>
        <w:top w:val="none" w:sz="0" w:space="0" w:color="auto"/>
        <w:left w:val="none" w:sz="0" w:space="0" w:color="auto"/>
        <w:bottom w:val="none" w:sz="0" w:space="0" w:color="auto"/>
        <w:right w:val="none" w:sz="0" w:space="0" w:color="auto"/>
      </w:divBdr>
    </w:div>
    <w:div w:id="1252816309">
      <w:marLeft w:val="640"/>
      <w:marRight w:val="0"/>
      <w:marTop w:val="0"/>
      <w:marBottom w:val="0"/>
      <w:divBdr>
        <w:top w:val="none" w:sz="0" w:space="0" w:color="auto"/>
        <w:left w:val="none" w:sz="0" w:space="0" w:color="auto"/>
        <w:bottom w:val="none" w:sz="0" w:space="0" w:color="auto"/>
        <w:right w:val="none" w:sz="0" w:space="0" w:color="auto"/>
      </w:divBdr>
    </w:div>
    <w:div w:id="1252929072">
      <w:marLeft w:val="640"/>
      <w:marRight w:val="0"/>
      <w:marTop w:val="0"/>
      <w:marBottom w:val="0"/>
      <w:divBdr>
        <w:top w:val="none" w:sz="0" w:space="0" w:color="auto"/>
        <w:left w:val="none" w:sz="0" w:space="0" w:color="auto"/>
        <w:bottom w:val="none" w:sz="0" w:space="0" w:color="auto"/>
        <w:right w:val="none" w:sz="0" w:space="0" w:color="auto"/>
      </w:divBdr>
    </w:div>
    <w:div w:id="1252932884">
      <w:marLeft w:val="640"/>
      <w:marRight w:val="0"/>
      <w:marTop w:val="0"/>
      <w:marBottom w:val="0"/>
      <w:divBdr>
        <w:top w:val="none" w:sz="0" w:space="0" w:color="auto"/>
        <w:left w:val="none" w:sz="0" w:space="0" w:color="auto"/>
        <w:bottom w:val="none" w:sz="0" w:space="0" w:color="auto"/>
        <w:right w:val="none" w:sz="0" w:space="0" w:color="auto"/>
      </w:divBdr>
    </w:div>
    <w:div w:id="1253005123">
      <w:marLeft w:val="640"/>
      <w:marRight w:val="0"/>
      <w:marTop w:val="0"/>
      <w:marBottom w:val="0"/>
      <w:divBdr>
        <w:top w:val="none" w:sz="0" w:space="0" w:color="auto"/>
        <w:left w:val="none" w:sz="0" w:space="0" w:color="auto"/>
        <w:bottom w:val="none" w:sz="0" w:space="0" w:color="auto"/>
        <w:right w:val="none" w:sz="0" w:space="0" w:color="auto"/>
      </w:divBdr>
    </w:div>
    <w:div w:id="1253054081">
      <w:marLeft w:val="640"/>
      <w:marRight w:val="0"/>
      <w:marTop w:val="0"/>
      <w:marBottom w:val="0"/>
      <w:divBdr>
        <w:top w:val="none" w:sz="0" w:space="0" w:color="auto"/>
        <w:left w:val="none" w:sz="0" w:space="0" w:color="auto"/>
        <w:bottom w:val="none" w:sz="0" w:space="0" w:color="auto"/>
        <w:right w:val="none" w:sz="0" w:space="0" w:color="auto"/>
      </w:divBdr>
    </w:div>
    <w:div w:id="1253199926">
      <w:marLeft w:val="640"/>
      <w:marRight w:val="0"/>
      <w:marTop w:val="0"/>
      <w:marBottom w:val="0"/>
      <w:divBdr>
        <w:top w:val="none" w:sz="0" w:space="0" w:color="auto"/>
        <w:left w:val="none" w:sz="0" w:space="0" w:color="auto"/>
        <w:bottom w:val="none" w:sz="0" w:space="0" w:color="auto"/>
        <w:right w:val="none" w:sz="0" w:space="0" w:color="auto"/>
      </w:divBdr>
    </w:div>
    <w:div w:id="1253203889">
      <w:marLeft w:val="640"/>
      <w:marRight w:val="0"/>
      <w:marTop w:val="0"/>
      <w:marBottom w:val="0"/>
      <w:divBdr>
        <w:top w:val="none" w:sz="0" w:space="0" w:color="auto"/>
        <w:left w:val="none" w:sz="0" w:space="0" w:color="auto"/>
        <w:bottom w:val="none" w:sz="0" w:space="0" w:color="auto"/>
        <w:right w:val="none" w:sz="0" w:space="0" w:color="auto"/>
      </w:divBdr>
    </w:div>
    <w:div w:id="1253389703">
      <w:marLeft w:val="640"/>
      <w:marRight w:val="0"/>
      <w:marTop w:val="0"/>
      <w:marBottom w:val="0"/>
      <w:divBdr>
        <w:top w:val="none" w:sz="0" w:space="0" w:color="auto"/>
        <w:left w:val="none" w:sz="0" w:space="0" w:color="auto"/>
        <w:bottom w:val="none" w:sz="0" w:space="0" w:color="auto"/>
        <w:right w:val="none" w:sz="0" w:space="0" w:color="auto"/>
      </w:divBdr>
    </w:div>
    <w:div w:id="1253392825">
      <w:marLeft w:val="640"/>
      <w:marRight w:val="0"/>
      <w:marTop w:val="0"/>
      <w:marBottom w:val="0"/>
      <w:divBdr>
        <w:top w:val="none" w:sz="0" w:space="0" w:color="auto"/>
        <w:left w:val="none" w:sz="0" w:space="0" w:color="auto"/>
        <w:bottom w:val="none" w:sz="0" w:space="0" w:color="auto"/>
        <w:right w:val="none" w:sz="0" w:space="0" w:color="auto"/>
      </w:divBdr>
    </w:div>
    <w:div w:id="1253468880">
      <w:marLeft w:val="640"/>
      <w:marRight w:val="0"/>
      <w:marTop w:val="0"/>
      <w:marBottom w:val="0"/>
      <w:divBdr>
        <w:top w:val="none" w:sz="0" w:space="0" w:color="auto"/>
        <w:left w:val="none" w:sz="0" w:space="0" w:color="auto"/>
        <w:bottom w:val="none" w:sz="0" w:space="0" w:color="auto"/>
        <w:right w:val="none" w:sz="0" w:space="0" w:color="auto"/>
      </w:divBdr>
    </w:div>
    <w:div w:id="1253509584">
      <w:marLeft w:val="640"/>
      <w:marRight w:val="0"/>
      <w:marTop w:val="0"/>
      <w:marBottom w:val="0"/>
      <w:divBdr>
        <w:top w:val="none" w:sz="0" w:space="0" w:color="auto"/>
        <w:left w:val="none" w:sz="0" w:space="0" w:color="auto"/>
        <w:bottom w:val="none" w:sz="0" w:space="0" w:color="auto"/>
        <w:right w:val="none" w:sz="0" w:space="0" w:color="auto"/>
      </w:divBdr>
    </w:div>
    <w:div w:id="1253663518">
      <w:marLeft w:val="640"/>
      <w:marRight w:val="0"/>
      <w:marTop w:val="0"/>
      <w:marBottom w:val="0"/>
      <w:divBdr>
        <w:top w:val="none" w:sz="0" w:space="0" w:color="auto"/>
        <w:left w:val="none" w:sz="0" w:space="0" w:color="auto"/>
        <w:bottom w:val="none" w:sz="0" w:space="0" w:color="auto"/>
        <w:right w:val="none" w:sz="0" w:space="0" w:color="auto"/>
      </w:divBdr>
    </w:div>
    <w:div w:id="1253665831">
      <w:marLeft w:val="640"/>
      <w:marRight w:val="0"/>
      <w:marTop w:val="0"/>
      <w:marBottom w:val="0"/>
      <w:divBdr>
        <w:top w:val="none" w:sz="0" w:space="0" w:color="auto"/>
        <w:left w:val="none" w:sz="0" w:space="0" w:color="auto"/>
        <w:bottom w:val="none" w:sz="0" w:space="0" w:color="auto"/>
        <w:right w:val="none" w:sz="0" w:space="0" w:color="auto"/>
      </w:divBdr>
    </w:div>
    <w:div w:id="1253667004">
      <w:marLeft w:val="640"/>
      <w:marRight w:val="0"/>
      <w:marTop w:val="0"/>
      <w:marBottom w:val="0"/>
      <w:divBdr>
        <w:top w:val="none" w:sz="0" w:space="0" w:color="auto"/>
        <w:left w:val="none" w:sz="0" w:space="0" w:color="auto"/>
        <w:bottom w:val="none" w:sz="0" w:space="0" w:color="auto"/>
        <w:right w:val="none" w:sz="0" w:space="0" w:color="auto"/>
      </w:divBdr>
    </w:div>
    <w:div w:id="1253734738">
      <w:marLeft w:val="640"/>
      <w:marRight w:val="0"/>
      <w:marTop w:val="0"/>
      <w:marBottom w:val="0"/>
      <w:divBdr>
        <w:top w:val="none" w:sz="0" w:space="0" w:color="auto"/>
        <w:left w:val="none" w:sz="0" w:space="0" w:color="auto"/>
        <w:bottom w:val="none" w:sz="0" w:space="0" w:color="auto"/>
        <w:right w:val="none" w:sz="0" w:space="0" w:color="auto"/>
      </w:divBdr>
    </w:div>
    <w:div w:id="1253735376">
      <w:marLeft w:val="640"/>
      <w:marRight w:val="0"/>
      <w:marTop w:val="0"/>
      <w:marBottom w:val="0"/>
      <w:divBdr>
        <w:top w:val="none" w:sz="0" w:space="0" w:color="auto"/>
        <w:left w:val="none" w:sz="0" w:space="0" w:color="auto"/>
        <w:bottom w:val="none" w:sz="0" w:space="0" w:color="auto"/>
        <w:right w:val="none" w:sz="0" w:space="0" w:color="auto"/>
      </w:divBdr>
    </w:div>
    <w:div w:id="1253781239">
      <w:marLeft w:val="480"/>
      <w:marRight w:val="0"/>
      <w:marTop w:val="0"/>
      <w:marBottom w:val="0"/>
      <w:divBdr>
        <w:top w:val="none" w:sz="0" w:space="0" w:color="auto"/>
        <w:left w:val="none" w:sz="0" w:space="0" w:color="auto"/>
        <w:bottom w:val="none" w:sz="0" w:space="0" w:color="auto"/>
        <w:right w:val="none" w:sz="0" w:space="0" w:color="auto"/>
      </w:divBdr>
    </w:div>
    <w:div w:id="1253782960">
      <w:marLeft w:val="640"/>
      <w:marRight w:val="0"/>
      <w:marTop w:val="0"/>
      <w:marBottom w:val="0"/>
      <w:divBdr>
        <w:top w:val="none" w:sz="0" w:space="0" w:color="auto"/>
        <w:left w:val="none" w:sz="0" w:space="0" w:color="auto"/>
        <w:bottom w:val="none" w:sz="0" w:space="0" w:color="auto"/>
        <w:right w:val="none" w:sz="0" w:space="0" w:color="auto"/>
      </w:divBdr>
    </w:div>
    <w:div w:id="1253900819">
      <w:marLeft w:val="640"/>
      <w:marRight w:val="0"/>
      <w:marTop w:val="0"/>
      <w:marBottom w:val="0"/>
      <w:divBdr>
        <w:top w:val="none" w:sz="0" w:space="0" w:color="auto"/>
        <w:left w:val="none" w:sz="0" w:space="0" w:color="auto"/>
        <w:bottom w:val="none" w:sz="0" w:space="0" w:color="auto"/>
        <w:right w:val="none" w:sz="0" w:space="0" w:color="auto"/>
      </w:divBdr>
    </w:div>
    <w:div w:id="1253974903">
      <w:marLeft w:val="640"/>
      <w:marRight w:val="0"/>
      <w:marTop w:val="0"/>
      <w:marBottom w:val="0"/>
      <w:divBdr>
        <w:top w:val="none" w:sz="0" w:space="0" w:color="auto"/>
        <w:left w:val="none" w:sz="0" w:space="0" w:color="auto"/>
        <w:bottom w:val="none" w:sz="0" w:space="0" w:color="auto"/>
        <w:right w:val="none" w:sz="0" w:space="0" w:color="auto"/>
      </w:divBdr>
    </w:div>
    <w:div w:id="1254045092">
      <w:marLeft w:val="640"/>
      <w:marRight w:val="0"/>
      <w:marTop w:val="0"/>
      <w:marBottom w:val="0"/>
      <w:divBdr>
        <w:top w:val="none" w:sz="0" w:space="0" w:color="auto"/>
        <w:left w:val="none" w:sz="0" w:space="0" w:color="auto"/>
        <w:bottom w:val="none" w:sz="0" w:space="0" w:color="auto"/>
        <w:right w:val="none" w:sz="0" w:space="0" w:color="auto"/>
      </w:divBdr>
    </w:div>
    <w:div w:id="1254047438">
      <w:marLeft w:val="640"/>
      <w:marRight w:val="0"/>
      <w:marTop w:val="0"/>
      <w:marBottom w:val="0"/>
      <w:divBdr>
        <w:top w:val="none" w:sz="0" w:space="0" w:color="auto"/>
        <w:left w:val="none" w:sz="0" w:space="0" w:color="auto"/>
        <w:bottom w:val="none" w:sz="0" w:space="0" w:color="auto"/>
        <w:right w:val="none" w:sz="0" w:space="0" w:color="auto"/>
      </w:divBdr>
    </w:div>
    <w:div w:id="1254048388">
      <w:marLeft w:val="480"/>
      <w:marRight w:val="0"/>
      <w:marTop w:val="0"/>
      <w:marBottom w:val="0"/>
      <w:divBdr>
        <w:top w:val="none" w:sz="0" w:space="0" w:color="auto"/>
        <w:left w:val="none" w:sz="0" w:space="0" w:color="auto"/>
        <w:bottom w:val="none" w:sz="0" w:space="0" w:color="auto"/>
        <w:right w:val="none" w:sz="0" w:space="0" w:color="auto"/>
      </w:divBdr>
    </w:div>
    <w:div w:id="1254128013">
      <w:marLeft w:val="640"/>
      <w:marRight w:val="0"/>
      <w:marTop w:val="0"/>
      <w:marBottom w:val="0"/>
      <w:divBdr>
        <w:top w:val="none" w:sz="0" w:space="0" w:color="auto"/>
        <w:left w:val="none" w:sz="0" w:space="0" w:color="auto"/>
        <w:bottom w:val="none" w:sz="0" w:space="0" w:color="auto"/>
        <w:right w:val="none" w:sz="0" w:space="0" w:color="auto"/>
      </w:divBdr>
    </w:div>
    <w:div w:id="1254167012">
      <w:marLeft w:val="640"/>
      <w:marRight w:val="0"/>
      <w:marTop w:val="0"/>
      <w:marBottom w:val="0"/>
      <w:divBdr>
        <w:top w:val="none" w:sz="0" w:space="0" w:color="auto"/>
        <w:left w:val="none" w:sz="0" w:space="0" w:color="auto"/>
        <w:bottom w:val="none" w:sz="0" w:space="0" w:color="auto"/>
        <w:right w:val="none" w:sz="0" w:space="0" w:color="auto"/>
      </w:divBdr>
    </w:div>
    <w:div w:id="1254171881">
      <w:marLeft w:val="640"/>
      <w:marRight w:val="0"/>
      <w:marTop w:val="0"/>
      <w:marBottom w:val="0"/>
      <w:divBdr>
        <w:top w:val="none" w:sz="0" w:space="0" w:color="auto"/>
        <w:left w:val="none" w:sz="0" w:space="0" w:color="auto"/>
        <w:bottom w:val="none" w:sz="0" w:space="0" w:color="auto"/>
        <w:right w:val="none" w:sz="0" w:space="0" w:color="auto"/>
      </w:divBdr>
    </w:div>
    <w:div w:id="1254244228">
      <w:marLeft w:val="640"/>
      <w:marRight w:val="0"/>
      <w:marTop w:val="0"/>
      <w:marBottom w:val="0"/>
      <w:divBdr>
        <w:top w:val="none" w:sz="0" w:space="0" w:color="auto"/>
        <w:left w:val="none" w:sz="0" w:space="0" w:color="auto"/>
        <w:bottom w:val="none" w:sz="0" w:space="0" w:color="auto"/>
        <w:right w:val="none" w:sz="0" w:space="0" w:color="auto"/>
      </w:divBdr>
    </w:div>
    <w:div w:id="1254313781">
      <w:marLeft w:val="640"/>
      <w:marRight w:val="0"/>
      <w:marTop w:val="0"/>
      <w:marBottom w:val="0"/>
      <w:divBdr>
        <w:top w:val="none" w:sz="0" w:space="0" w:color="auto"/>
        <w:left w:val="none" w:sz="0" w:space="0" w:color="auto"/>
        <w:bottom w:val="none" w:sz="0" w:space="0" w:color="auto"/>
        <w:right w:val="none" w:sz="0" w:space="0" w:color="auto"/>
      </w:divBdr>
    </w:div>
    <w:div w:id="1254585662">
      <w:marLeft w:val="640"/>
      <w:marRight w:val="0"/>
      <w:marTop w:val="0"/>
      <w:marBottom w:val="0"/>
      <w:divBdr>
        <w:top w:val="none" w:sz="0" w:space="0" w:color="auto"/>
        <w:left w:val="none" w:sz="0" w:space="0" w:color="auto"/>
        <w:bottom w:val="none" w:sz="0" w:space="0" w:color="auto"/>
        <w:right w:val="none" w:sz="0" w:space="0" w:color="auto"/>
      </w:divBdr>
    </w:div>
    <w:div w:id="1254633432">
      <w:marLeft w:val="640"/>
      <w:marRight w:val="0"/>
      <w:marTop w:val="0"/>
      <w:marBottom w:val="0"/>
      <w:divBdr>
        <w:top w:val="none" w:sz="0" w:space="0" w:color="auto"/>
        <w:left w:val="none" w:sz="0" w:space="0" w:color="auto"/>
        <w:bottom w:val="none" w:sz="0" w:space="0" w:color="auto"/>
        <w:right w:val="none" w:sz="0" w:space="0" w:color="auto"/>
      </w:divBdr>
    </w:div>
    <w:div w:id="1254784679">
      <w:marLeft w:val="640"/>
      <w:marRight w:val="0"/>
      <w:marTop w:val="0"/>
      <w:marBottom w:val="0"/>
      <w:divBdr>
        <w:top w:val="none" w:sz="0" w:space="0" w:color="auto"/>
        <w:left w:val="none" w:sz="0" w:space="0" w:color="auto"/>
        <w:bottom w:val="none" w:sz="0" w:space="0" w:color="auto"/>
        <w:right w:val="none" w:sz="0" w:space="0" w:color="auto"/>
      </w:divBdr>
    </w:div>
    <w:div w:id="1254896479">
      <w:marLeft w:val="640"/>
      <w:marRight w:val="0"/>
      <w:marTop w:val="0"/>
      <w:marBottom w:val="0"/>
      <w:divBdr>
        <w:top w:val="none" w:sz="0" w:space="0" w:color="auto"/>
        <w:left w:val="none" w:sz="0" w:space="0" w:color="auto"/>
        <w:bottom w:val="none" w:sz="0" w:space="0" w:color="auto"/>
        <w:right w:val="none" w:sz="0" w:space="0" w:color="auto"/>
      </w:divBdr>
    </w:div>
    <w:div w:id="1254972857">
      <w:marLeft w:val="640"/>
      <w:marRight w:val="0"/>
      <w:marTop w:val="0"/>
      <w:marBottom w:val="0"/>
      <w:divBdr>
        <w:top w:val="none" w:sz="0" w:space="0" w:color="auto"/>
        <w:left w:val="none" w:sz="0" w:space="0" w:color="auto"/>
        <w:bottom w:val="none" w:sz="0" w:space="0" w:color="auto"/>
        <w:right w:val="none" w:sz="0" w:space="0" w:color="auto"/>
      </w:divBdr>
    </w:div>
    <w:div w:id="1255088641">
      <w:marLeft w:val="640"/>
      <w:marRight w:val="0"/>
      <w:marTop w:val="0"/>
      <w:marBottom w:val="0"/>
      <w:divBdr>
        <w:top w:val="none" w:sz="0" w:space="0" w:color="auto"/>
        <w:left w:val="none" w:sz="0" w:space="0" w:color="auto"/>
        <w:bottom w:val="none" w:sz="0" w:space="0" w:color="auto"/>
        <w:right w:val="none" w:sz="0" w:space="0" w:color="auto"/>
      </w:divBdr>
    </w:div>
    <w:div w:id="1255163424">
      <w:marLeft w:val="640"/>
      <w:marRight w:val="0"/>
      <w:marTop w:val="0"/>
      <w:marBottom w:val="0"/>
      <w:divBdr>
        <w:top w:val="none" w:sz="0" w:space="0" w:color="auto"/>
        <w:left w:val="none" w:sz="0" w:space="0" w:color="auto"/>
        <w:bottom w:val="none" w:sz="0" w:space="0" w:color="auto"/>
        <w:right w:val="none" w:sz="0" w:space="0" w:color="auto"/>
      </w:divBdr>
    </w:div>
    <w:div w:id="1255169665">
      <w:marLeft w:val="640"/>
      <w:marRight w:val="0"/>
      <w:marTop w:val="0"/>
      <w:marBottom w:val="0"/>
      <w:divBdr>
        <w:top w:val="none" w:sz="0" w:space="0" w:color="auto"/>
        <w:left w:val="none" w:sz="0" w:space="0" w:color="auto"/>
        <w:bottom w:val="none" w:sz="0" w:space="0" w:color="auto"/>
        <w:right w:val="none" w:sz="0" w:space="0" w:color="auto"/>
      </w:divBdr>
    </w:div>
    <w:div w:id="1255171334">
      <w:marLeft w:val="640"/>
      <w:marRight w:val="0"/>
      <w:marTop w:val="0"/>
      <w:marBottom w:val="0"/>
      <w:divBdr>
        <w:top w:val="none" w:sz="0" w:space="0" w:color="auto"/>
        <w:left w:val="none" w:sz="0" w:space="0" w:color="auto"/>
        <w:bottom w:val="none" w:sz="0" w:space="0" w:color="auto"/>
        <w:right w:val="none" w:sz="0" w:space="0" w:color="auto"/>
      </w:divBdr>
    </w:div>
    <w:div w:id="1255242415">
      <w:marLeft w:val="640"/>
      <w:marRight w:val="0"/>
      <w:marTop w:val="0"/>
      <w:marBottom w:val="0"/>
      <w:divBdr>
        <w:top w:val="none" w:sz="0" w:space="0" w:color="auto"/>
        <w:left w:val="none" w:sz="0" w:space="0" w:color="auto"/>
        <w:bottom w:val="none" w:sz="0" w:space="0" w:color="auto"/>
        <w:right w:val="none" w:sz="0" w:space="0" w:color="auto"/>
      </w:divBdr>
    </w:div>
    <w:div w:id="1255279583">
      <w:marLeft w:val="640"/>
      <w:marRight w:val="0"/>
      <w:marTop w:val="0"/>
      <w:marBottom w:val="0"/>
      <w:divBdr>
        <w:top w:val="none" w:sz="0" w:space="0" w:color="auto"/>
        <w:left w:val="none" w:sz="0" w:space="0" w:color="auto"/>
        <w:bottom w:val="none" w:sz="0" w:space="0" w:color="auto"/>
        <w:right w:val="none" w:sz="0" w:space="0" w:color="auto"/>
      </w:divBdr>
    </w:div>
    <w:div w:id="1255358884">
      <w:marLeft w:val="640"/>
      <w:marRight w:val="0"/>
      <w:marTop w:val="0"/>
      <w:marBottom w:val="0"/>
      <w:divBdr>
        <w:top w:val="none" w:sz="0" w:space="0" w:color="auto"/>
        <w:left w:val="none" w:sz="0" w:space="0" w:color="auto"/>
        <w:bottom w:val="none" w:sz="0" w:space="0" w:color="auto"/>
        <w:right w:val="none" w:sz="0" w:space="0" w:color="auto"/>
      </w:divBdr>
    </w:div>
    <w:div w:id="1255434494">
      <w:marLeft w:val="640"/>
      <w:marRight w:val="0"/>
      <w:marTop w:val="0"/>
      <w:marBottom w:val="0"/>
      <w:divBdr>
        <w:top w:val="none" w:sz="0" w:space="0" w:color="auto"/>
        <w:left w:val="none" w:sz="0" w:space="0" w:color="auto"/>
        <w:bottom w:val="none" w:sz="0" w:space="0" w:color="auto"/>
        <w:right w:val="none" w:sz="0" w:space="0" w:color="auto"/>
      </w:divBdr>
    </w:div>
    <w:div w:id="1255480982">
      <w:marLeft w:val="640"/>
      <w:marRight w:val="0"/>
      <w:marTop w:val="0"/>
      <w:marBottom w:val="0"/>
      <w:divBdr>
        <w:top w:val="none" w:sz="0" w:space="0" w:color="auto"/>
        <w:left w:val="none" w:sz="0" w:space="0" w:color="auto"/>
        <w:bottom w:val="none" w:sz="0" w:space="0" w:color="auto"/>
        <w:right w:val="none" w:sz="0" w:space="0" w:color="auto"/>
      </w:divBdr>
    </w:div>
    <w:div w:id="1255550253">
      <w:marLeft w:val="640"/>
      <w:marRight w:val="0"/>
      <w:marTop w:val="0"/>
      <w:marBottom w:val="0"/>
      <w:divBdr>
        <w:top w:val="none" w:sz="0" w:space="0" w:color="auto"/>
        <w:left w:val="none" w:sz="0" w:space="0" w:color="auto"/>
        <w:bottom w:val="none" w:sz="0" w:space="0" w:color="auto"/>
        <w:right w:val="none" w:sz="0" w:space="0" w:color="auto"/>
      </w:divBdr>
    </w:div>
    <w:div w:id="1255630965">
      <w:marLeft w:val="640"/>
      <w:marRight w:val="0"/>
      <w:marTop w:val="0"/>
      <w:marBottom w:val="0"/>
      <w:divBdr>
        <w:top w:val="none" w:sz="0" w:space="0" w:color="auto"/>
        <w:left w:val="none" w:sz="0" w:space="0" w:color="auto"/>
        <w:bottom w:val="none" w:sz="0" w:space="0" w:color="auto"/>
        <w:right w:val="none" w:sz="0" w:space="0" w:color="auto"/>
      </w:divBdr>
    </w:div>
    <w:div w:id="1255670415">
      <w:marLeft w:val="640"/>
      <w:marRight w:val="0"/>
      <w:marTop w:val="0"/>
      <w:marBottom w:val="0"/>
      <w:divBdr>
        <w:top w:val="none" w:sz="0" w:space="0" w:color="auto"/>
        <w:left w:val="none" w:sz="0" w:space="0" w:color="auto"/>
        <w:bottom w:val="none" w:sz="0" w:space="0" w:color="auto"/>
        <w:right w:val="none" w:sz="0" w:space="0" w:color="auto"/>
      </w:divBdr>
    </w:div>
    <w:div w:id="1255672420">
      <w:marLeft w:val="640"/>
      <w:marRight w:val="0"/>
      <w:marTop w:val="0"/>
      <w:marBottom w:val="0"/>
      <w:divBdr>
        <w:top w:val="none" w:sz="0" w:space="0" w:color="auto"/>
        <w:left w:val="none" w:sz="0" w:space="0" w:color="auto"/>
        <w:bottom w:val="none" w:sz="0" w:space="0" w:color="auto"/>
        <w:right w:val="none" w:sz="0" w:space="0" w:color="auto"/>
      </w:divBdr>
    </w:div>
    <w:div w:id="1255675976">
      <w:marLeft w:val="640"/>
      <w:marRight w:val="0"/>
      <w:marTop w:val="0"/>
      <w:marBottom w:val="0"/>
      <w:divBdr>
        <w:top w:val="none" w:sz="0" w:space="0" w:color="auto"/>
        <w:left w:val="none" w:sz="0" w:space="0" w:color="auto"/>
        <w:bottom w:val="none" w:sz="0" w:space="0" w:color="auto"/>
        <w:right w:val="none" w:sz="0" w:space="0" w:color="auto"/>
      </w:divBdr>
    </w:div>
    <w:div w:id="1255745381">
      <w:marLeft w:val="640"/>
      <w:marRight w:val="0"/>
      <w:marTop w:val="0"/>
      <w:marBottom w:val="0"/>
      <w:divBdr>
        <w:top w:val="none" w:sz="0" w:space="0" w:color="auto"/>
        <w:left w:val="none" w:sz="0" w:space="0" w:color="auto"/>
        <w:bottom w:val="none" w:sz="0" w:space="0" w:color="auto"/>
        <w:right w:val="none" w:sz="0" w:space="0" w:color="auto"/>
      </w:divBdr>
    </w:div>
    <w:div w:id="1255746051">
      <w:marLeft w:val="640"/>
      <w:marRight w:val="0"/>
      <w:marTop w:val="0"/>
      <w:marBottom w:val="0"/>
      <w:divBdr>
        <w:top w:val="none" w:sz="0" w:space="0" w:color="auto"/>
        <w:left w:val="none" w:sz="0" w:space="0" w:color="auto"/>
        <w:bottom w:val="none" w:sz="0" w:space="0" w:color="auto"/>
        <w:right w:val="none" w:sz="0" w:space="0" w:color="auto"/>
      </w:divBdr>
    </w:div>
    <w:div w:id="1255866813">
      <w:marLeft w:val="640"/>
      <w:marRight w:val="0"/>
      <w:marTop w:val="0"/>
      <w:marBottom w:val="0"/>
      <w:divBdr>
        <w:top w:val="none" w:sz="0" w:space="0" w:color="auto"/>
        <w:left w:val="none" w:sz="0" w:space="0" w:color="auto"/>
        <w:bottom w:val="none" w:sz="0" w:space="0" w:color="auto"/>
        <w:right w:val="none" w:sz="0" w:space="0" w:color="auto"/>
      </w:divBdr>
    </w:div>
    <w:div w:id="1255944428">
      <w:marLeft w:val="640"/>
      <w:marRight w:val="0"/>
      <w:marTop w:val="0"/>
      <w:marBottom w:val="0"/>
      <w:divBdr>
        <w:top w:val="none" w:sz="0" w:space="0" w:color="auto"/>
        <w:left w:val="none" w:sz="0" w:space="0" w:color="auto"/>
        <w:bottom w:val="none" w:sz="0" w:space="0" w:color="auto"/>
        <w:right w:val="none" w:sz="0" w:space="0" w:color="auto"/>
      </w:divBdr>
    </w:div>
    <w:div w:id="1256011807">
      <w:marLeft w:val="640"/>
      <w:marRight w:val="0"/>
      <w:marTop w:val="0"/>
      <w:marBottom w:val="0"/>
      <w:divBdr>
        <w:top w:val="none" w:sz="0" w:space="0" w:color="auto"/>
        <w:left w:val="none" w:sz="0" w:space="0" w:color="auto"/>
        <w:bottom w:val="none" w:sz="0" w:space="0" w:color="auto"/>
        <w:right w:val="none" w:sz="0" w:space="0" w:color="auto"/>
      </w:divBdr>
    </w:div>
    <w:div w:id="1256011897">
      <w:marLeft w:val="640"/>
      <w:marRight w:val="0"/>
      <w:marTop w:val="0"/>
      <w:marBottom w:val="0"/>
      <w:divBdr>
        <w:top w:val="none" w:sz="0" w:space="0" w:color="auto"/>
        <w:left w:val="none" w:sz="0" w:space="0" w:color="auto"/>
        <w:bottom w:val="none" w:sz="0" w:space="0" w:color="auto"/>
        <w:right w:val="none" w:sz="0" w:space="0" w:color="auto"/>
      </w:divBdr>
    </w:div>
    <w:div w:id="1256129485">
      <w:marLeft w:val="640"/>
      <w:marRight w:val="0"/>
      <w:marTop w:val="0"/>
      <w:marBottom w:val="0"/>
      <w:divBdr>
        <w:top w:val="none" w:sz="0" w:space="0" w:color="auto"/>
        <w:left w:val="none" w:sz="0" w:space="0" w:color="auto"/>
        <w:bottom w:val="none" w:sz="0" w:space="0" w:color="auto"/>
        <w:right w:val="none" w:sz="0" w:space="0" w:color="auto"/>
      </w:divBdr>
    </w:div>
    <w:div w:id="1256129637">
      <w:marLeft w:val="640"/>
      <w:marRight w:val="0"/>
      <w:marTop w:val="0"/>
      <w:marBottom w:val="0"/>
      <w:divBdr>
        <w:top w:val="none" w:sz="0" w:space="0" w:color="auto"/>
        <w:left w:val="none" w:sz="0" w:space="0" w:color="auto"/>
        <w:bottom w:val="none" w:sz="0" w:space="0" w:color="auto"/>
        <w:right w:val="none" w:sz="0" w:space="0" w:color="auto"/>
      </w:divBdr>
    </w:div>
    <w:div w:id="1256212589">
      <w:marLeft w:val="640"/>
      <w:marRight w:val="0"/>
      <w:marTop w:val="0"/>
      <w:marBottom w:val="0"/>
      <w:divBdr>
        <w:top w:val="none" w:sz="0" w:space="0" w:color="auto"/>
        <w:left w:val="none" w:sz="0" w:space="0" w:color="auto"/>
        <w:bottom w:val="none" w:sz="0" w:space="0" w:color="auto"/>
        <w:right w:val="none" w:sz="0" w:space="0" w:color="auto"/>
      </w:divBdr>
    </w:div>
    <w:div w:id="1256282878">
      <w:marLeft w:val="640"/>
      <w:marRight w:val="0"/>
      <w:marTop w:val="0"/>
      <w:marBottom w:val="0"/>
      <w:divBdr>
        <w:top w:val="none" w:sz="0" w:space="0" w:color="auto"/>
        <w:left w:val="none" w:sz="0" w:space="0" w:color="auto"/>
        <w:bottom w:val="none" w:sz="0" w:space="0" w:color="auto"/>
        <w:right w:val="none" w:sz="0" w:space="0" w:color="auto"/>
      </w:divBdr>
    </w:div>
    <w:div w:id="1256551571">
      <w:marLeft w:val="640"/>
      <w:marRight w:val="0"/>
      <w:marTop w:val="0"/>
      <w:marBottom w:val="0"/>
      <w:divBdr>
        <w:top w:val="none" w:sz="0" w:space="0" w:color="auto"/>
        <w:left w:val="none" w:sz="0" w:space="0" w:color="auto"/>
        <w:bottom w:val="none" w:sz="0" w:space="0" w:color="auto"/>
        <w:right w:val="none" w:sz="0" w:space="0" w:color="auto"/>
      </w:divBdr>
    </w:div>
    <w:div w:id="1256594189">
      <w:marLeft w:val="640"/>
      <w:marRight w:val="0"/>
      <w:marTop w:val="0"/>
      <w:marBottom w:val="0"/>
      <w:divBdr>
        <w:top w:val="none" w:sz="0" w:space="0" w:color="auto"/>
        <w:left w:val="none" w:sz="0" w:space="0" w:color="auto"/>
        <w:bottom w:val="none" w:sz="0" w:space="0" w:color="auto"/>
        <w:right w:val="none" w:sz="0" w:space="0" w:color="auto"/>
      </w:divBdr>
    </w:div>
    <w:div w:id="1256598489">
      <w:marLeft w:val="640"/>
      <w:marRight w:val="0"/>
      <w:marTop w:val="0"/>
      <w:marBottom w:val="0"/>
      <w:divBdr>
        <w:top w:val="none" w:sz="0" w:space="0" w:color="auto"/>
        <w:left w:val="none" w:sz="0" w:space="0" w:color="auto"/>
        <w:bottom w:val="none" w:sz="0" w:space="0" w:color="auto"/>
        <w:right w:val="none" w:sz="0" w:space="0" w:color="auto"/>
      </w:divBdr>
    </w:div>
    <w:div w:id="1256672064">
      <w:marLeft w:val="640"/>
      <w:marRight w:val="0"/>
      <w:marTop w:val="0"/>
      <w:marBottom w:val="0"/>
      <w:divBdr>
        <w:top w:val="none" w:sz="0" w:space="0" w:color="auto"/>
        <w:left w:val="none" w:sz="0" w:space="0" w:color="auto"/>
        <w:bottom w:val="none" w:sz="0" w:space="0" w:color="auto"/>
        <w:right w:val="none" w:sz="0" w:space="0" w:color="auto"/>
      </w:divBdr>
    </w:div>
    <w:div w:id="1256743028">
      <w:marLeft w:val="640"/>
      <w:marRight w:val="0"/>
      <w:marTop w:val="0"/>
      <w:marBottom w:val="0"/>
      <w:divBdr>
        <w:top w:val="none" w:sz="0" w:space="0" w:color="auto"/>
        <w:left w:val="none" w:sz="0" w:space="0" w:color="auto"/>
        <w:bottom w:val="none" w:sz="0" w:space="0" w:color="auto"/>
        <w:right w:val="none" w:sz="0" w:space="0" w:color="auto"/>
      </w:divBdr>
    </w:div>
    <w:div w:id="1256784726">
      <w:marLeft w:val="640"/>
      <w:marRight w:val="0"/>
      <w:marTop w:val="0"/>
      <w:marBottom w:val="0"/>
      <w:divBdr>
        <w:top w:val="none" w:sz="0" w:space="0" w:color="auto"/>
        <w:left w:val="none" w:sz="0" w:space="0" w:color="auto"/>
        <w:bottom w:val="none" w:sz="0" w:space="0" w:color="auto"/>
        <w:right w:val="none" w:sz="0" w:space="0" w:color="auto"/>
      </w:divBdr>
    </w:div>
    <w:div w:id="1256786219">
      <w:marLeft w:val="640"/>
      <w:marRight w:val="0"/>
      <w:marTop w:val="0"/>
      <w:marBottom w:val="0"/>
      <w:divBdr>
        <w:top w:val="none" w:sz="0" w:space="0" w:color="auto"/>
        <w:left w:val="none" w:sz="0" w:space="0" w:color="auto"/>
        <w:bottom w:val="none" w:sz="0" w:space="0" w:color="auto"/>
        <w:right w:val="none" w:sz="0" w:space="0" w:color="auto"/>
      </w:divBdr>
    </w:div>
    <w:div w:id="1256786735">
      <w:marLeft w:val="640"/>
      <w:marRight w:val="0"/>
      <w:marTop w:val="0"/>
      <w:marBottom w:val="0"/>
      <w:divBdr>
        <w:top w:val="none" w:sz="0" w:space="0" w:color="auto"/>
        <w:left w:val="none" w:sz="0" w:space="0" w:color="auto"/>
        <w:bottom w:val="none" w:sz="0" w:space="0" w:color="auto"/>
        <w:right w:val="none" w:sz="0" w:space="0" w:color="auto"/>
      </w:divBdr>
    </w:div>
    <w:div w:id="1256792131">
      <w:marLeft w:val="640"/>
      <w:marRight w:val="0"/>
      <w:marTop w:val="0"/>
      <w:marBottom w:val="0"/>
      <w:divBdr>
        <w:top w:val="none" w:sz="0" w:space="0" w:color="auto"/>
        <w:left w:val="none" w:sz="0" w:space="0" w:color="auto"/>
        <w:bottom w:val="none" w:sz="0" w:space="0" w:color="auto"/>
        <w:right w:val="none" w:sz="0" w:space="0" w:color="auto"/>
      </w:divBdr>
    </w:div>
    <w:div w:id="1256868004">
      <w:marLeft w:val="640"/>
      <w:marRight w:val="0"/>
      <w:marTop w:val="0"/>
      <w:marBottom w:val="0"/>
      <w:divBdr>
        <w:top w:val="none" w:sz="0" w:space="0" w:color="auto"/>
        <w:left w:val="none" w:sz="0" w:space="0" w:color="auto"/>
        <w:bottom w:val="none" w:sz="0" w:space="0" w:color="auto"/>
        <w:right w:val="none" w:sz="0" w:space="0" w:color="auto"/>
      </w:divBdr>
    </w:div>
    <w:div w:id="1256943172">
      <w:marLeft w:val="640"/>
      <w:marRight w:val="0"/>
      <w:marTop w:val="0"/>
      <w:marBottom w:val="0"/>
      <w:divBdr>
        <w:top w:val="none" w:sz="0" w:space="0" w:color="auto"/>
        <w:left w:val="none" w:sz="0" w:space="0" w:color="auto"/>
        <w:bottom w:val="none" w:sz="0" w:space="0" w:color="auto"/>
        <w:right w:val="none" w:sz="0" w:space="0" w:color="auto"/>
      </w:divBdr>
    </w:div>
    <w:div w:id="1257203136">
      <w:marLeft w:val="640"/>
      <w:marRight w:val="0"/>
      <w:marTop w:val="0"/>
      <w:marBottom w:val="0"/>
      <w:divBdr>
        <w:top w:val="none" w:sz="0" w:space="0" w:color="auto"/>
        <w:left w:val="none" w:sz="0" w:space="0" w:color="auto"/>
        <w:bottom w:val="none" w:sz="0" w:space="0" w:color="auto"/>
        <w:right w:val="none" w:sz="0" w:space="0" w:color="auto"/>
      </w:divBdr>
    </w:div>
    <w:div w:id="1257206769">
      <w:marLeft w:val="640"/>
      <w:marRight w:val="0"/>
      <w:marTop w:val="0"/>
      <w:marBottom w:val="0"/>
      <w:divBdr>
        <w:top w:val="none" w:sz="0" w:space="0" w:color="auto"/>
        <w:left w:val="none" w:sz="0" w:space="0" w:color="auto"/>
        <w:bottom w:val="none" w:sz="0" w:space="0" w:color="auto"/>
        <w:right w:val="none" w:sz="0" w:space="0" w:color="auto"/>
      </w:divBdr>
    </w:div>
    <w:div w:id="1257246818">
      <w:marLeft w:val="640"/>
      <w:marRight w:val="0"/>
      <w:marTop w:val="0"/>
      <w:marBottom w:val="0"/>
      <w:divBdr>
        <w:top w:val="none" w:sz="0" w:space="0" w:color="auto"/>
        <w:left w:val="none" w:sz="0" w:space="0" w:color="auto"/>
        <w:bottom w:val="none" w:sz="0" w:space="0" w:color="auto"/>
        <w:right w:val="none" w:sz="0" w:space="0" w:color="auto"/>
      </w:divBdr>
    </w:div>
    <w:div w:id="1257250859">
      <w:marLeft w:val="640"/>
      <w:marRight w:val="0"/>
      <w:marTop w:val="0"/>
      <w:marBottom w:val="0"/>
      <w:divBdr>
        <w:top w:val="none" w:sz="0" w:space="0" w:color="auto"/>
        <w:left w:val="none" w:sz="0" w:space="0" w:color="auto"/>
        <w:bottom w:val="none" w:sz="0" w:space="0" w:color="auto"/>
        <w:right w:val="none" w:sz="0" w:space="0" w:color="auto"/>
      </w:divBdr>
    </w:div>
    <w:div w:id="1257251930">
      <w:marLeft w:val="640"/>
      <w:marRight w:val="0"/>
      <w:marTop w:val="0"/>
      <w:marBottom w:val="0"/>
      <w:divBdr>
        <w:top w:val="none" w:sz="0" w:space="0" w:color="auto"/>
        <w:left w:val="none" w:sz="0" w:space="0" w:color="auto"/>
        <w:bottom w:val="none" w:sz="0" w:space="0" w:color="auto"/>
        <w:right w:val="none" w:sz="0" w:space="0" w:color="auto"/>
      </w:divBdr>
    </w:div>
    <w:div w:id="1257320988">
      <w:marLeft w:val="640"/>
      <w:marRight w:val="0"/>
      <w:marTop w:val="0"/>
      <w:marBottom w:val="0"/>
      <w:divBdr>
        <w:top w:val="none" w:sz="0" w:space="0" w:color="auto"/>
        <w:left w:val="none" w:sz="0" w:space="0" w:color="auto"/>
        <w:bottom w:val="none" w:sz="0" w:space="0" w:color="auto"/>
        <w:right w:val="none" w:sz="0" w:space="0" w:color="auto"/>
      </w:divBdr>
    </w:div>
    <w:div w:id="1257322472">
      <w:marLeft w:val="640"/>
      <w:marRight w:val="0"/>
      <w:marTop w:val="0"/>
      <w:marBottom w:val="0"/>
      <w:divBdr>
        <w:top w:val="none" w:sz="0" w:space="0" w:color="auto"/>
        <w:left w:val="none" w:sz="0" w:space="0" w:color="auto"/>
        <w:bottom w:val="none" w:sz="0" w:space="0" w:color="auto"/>
        <w:right w:val="none" w:sz="0" w:space="0" w:color="auto"/>
      </w:divBdr>
    </w:div>
    <w:div w:id="1257398078">
      <w:marLeft w:val="640"/>
      <w:marRight w:val="0"/>
      <w:marTop w:val="0"/>
      <w:marBottom w:val="0"/>
      <w:divBdr>
        <w:top w:val="none" w:sz="0" w:space="0" w:color="auto"/>
        <w:left w:val="none" w:sz="0" w:space="0" w:color="auto"/>
        <w:bottom w:val="none" w:sz="0" w:space="0" w:color="auto"/>
        <w:right w:val="none" w:sz="0" w:space="0" w:color="auto"/>
      </w:divBdr>
    </w:div>
    <w:div w:id="1257402993">
      <w:marLeft w:val="640"/>
      <w:marRight w:val="0"/>
      <w:marTop w:val="0"/>
      <w:marBottom w:val="0"/>
      <w:divBdr>
        <w:top w:val="none" w:sz="0" w:space="0" w:color="auto"/>
        <w:left w:val="none" w:sz="0" w:space="0" w:color="auto"/>
        <w:bottom w:val="none" w:sz="0" w:space="0" w:color="auto"/>
        <w:right w:val="none" w:sz="0" w:space="0" w:color="auto"/>
      </w:divBdr>
    </w:div>
    <w:div w:id="1257404288">
      <w:marLeft w:val="640"/>
      <w:marRight w:val="0"/>
      <w:marTop w:val="0"/>
      <w:marBottom w:val="0"/>
      <w:divBdr>
        <w:top w:val="none" w:sz="0" w:space="0" w:color="auto"/>
        <w:left w:val="none" w:sz="0" w:space="0" w:color="auto"/>
        <w:bottom w:val="none" w:sz="0" w:space="0" w:color="auto"/>
        <w:right w:val="none" w:sz="0" w:space="0" w:color="auto"/>
      </w:divBdr>
    </w:div>
    <w:div w:id="1257516051">
      <w:marLeft w:val="640"/>
      <w:marRight w:val="0"/>
      <w:marTop w:val="0"/>
      <w:marBottom w:val="0"/>
      <w:divBdr>
        <w:top w:val="none" w:sz="0" w:space="0" w:color="auto"/>
        <w:left w:val="none" w:sz="0" w:space="0" w:color="auto"/>
        <w:bottom w:val="none" w:sz="0" w:space="0" w:color="auto"/>
        <w:right w:val="none" w:sz="0" w:space="0" w:color="auto"/>
      </w:divBdr>
    </w:div>
    <w:div w:id="1257517688">
      <w:marLeft w:val="640"/>
      <w:marRight w:val="0"/>
      <w:marTop w:val="0"/>
      <w:marBottom w:val="0"/>
      <w:divBdr>
        <w:top w:val="none" w:sz="0" w:space="0" w:color="auto"/>
        <w:left w:val="none" w:sz="0" w:space="0" w:color="auto"/>
        <w:bottom w:val="none" w:sz="0" w:space="0" w:color="auto"/>
        <w:right w:val="none" w:sz="0" w:space="0" w:color="auto"/>
      </w:divBdr>
    </w:div>
    <w:div w:id="1257520494">
      <w:marLeft w:val="640"/>
      <w:marRight w:val="0"/>
      <w:marTop w:val="0"/>
      <w:marBottom w:val="0"/>
      <w:divBdr>
        <w:top w:val="none" w:sz="0" w:space="0" w:color="auto"/>
        <w:left w:val="none" w:sz="0" w:space="0" w:color="auto"/>
        <w:bottom w:val="none" w:sz="0" w:space="0" w:color="auto"/>
        <w:right w:val="none" w:sz="0" w:space="0" w:color="auto"/>
      </w:divBdr>
    </w:div>
    <w:div w:id="1257598103">
      <w:marLeft w:val="640"/>
      <w:marRight w:val="0"/>
      <w:marTop w:val="0"/>
      <w:marBottom w:val="0"/>
      <w:divBdr>
        <w:top w:val="none" w:sz="0" w:space="0" w:color="auto"/>
        <w:left w:val="none" w:sz="0" w:space="0" w:color="auto"/>
        <w:bottom w:val="none" w:sz="0" w:space="0" w:color="auto"/>
        <w:right w:val="none" w:sz="0" w:space="0" w:color="auto"/>
      </w:divBdr>
    </w:div>
    <w:div w:id="1257636732">
      <w:marLeft w:val="640"/>
      <w:marRight w:val="0"/>
      <w:marTop w:val="0"/>
      <w:marBottom w:val="0"/>
      <w:divBdr>
        <w:top w:val="none" w:sz="0" w:space="0" w:color="auto"/>
        <w:left w:val="none" w:sz="0" w:space="0" w:color="auto"/>
        <w:bottom w:val="none" w:sz="0" w:space="0" w:color="auto"/>
        <w:right w:val="none" w:sz="0" w:space="0" w:color="auto"/>
      </w:divBdr>
    </w:div>
    <w:div w:id="1257638017">
      <w:marLeft w:val="640"/>
      <w:marRight w:val="0"/>
      <w:marTop w:val="0"/>
      <w:marBottom w:val="0"/>
      <w:divBdr>
        <w:top w:val="none" w:sz="0" w:space="0" w:color="auto"/>
        <w:left w:val="none" w:sz="0" w:space="0" w:color="auto"/>
        <w:bottom w:val="none" w:sz="0" w:space="0" w:color="auto"/>
        <w:right w:val="none" w:sz="0" w:space="0" w:color="auto"/>
      </w:divBdr>
    </w:div>
    <w:div w:id="1257665895">
      <w:marLeft w:val="640"/>
      <w:marRight w:val="0"/>
      <w:marTop w:val="0"/>
      <w:marBottom w:val="0"/>
      <w:divBdr>
        <w:top w:val="none" w:sz="0" w:space="0" w:color="auto"/>
        <w:left w:val="none" w:sz="0" w:space="0" w:color="auto"/>
        <w:bottom w:val="none" w:sz="0" w:space="0" w:color="auto"/>
        <w:right w:val="none" w:sz="0" w:space="0" w:color="auto"/>
      </w:divBdr>
    </w:div>
    <w:div w:id="1257712664">
      <w:marLeft w:val="640"/>
      <w:marRight w:val="0"/>
      <w:marTop w:val="0"/>
      <w:marBottom w:val="0"/>
      <w:divBdr>
        <w:top w:val="none" w:sz="0" w:space="0" w:color="auto"/>
        <w:left w:val="none" w:sz="0" w:space="0" w:color="auto"/>
        <w:bottom w:val="none" w:sz="0" w:space="0" w:color="auto"/>
        <w:right w:val="none" w:sz="0" w:space="0" w:color="auto"/>
      </w:divBdr>
    </w:div>
    <w:div w:id="1257783953">
      <w:marLeft w:val="640"/>
      <w:marRight w:val="0"/>
      <w:marTop w:val="0"/>
      <w:marBottom w:val="0"/>
      <w:divBdr>
        <w:top w:val="none" w:sz="0" w:space="0" w:color="auto"/>
        <w:left w:val="none" w:sz="0" w:space="0" w:color="auto"/>
        <w:bottom w:val="none" w:sz="0" w:space="0" w:color="auto"/>
        <w:right w:val="none" w:sz="0" w:space="0" w:color="auto"/>
      </w:divBdr>
    </w:div>
    <w:div w:id="1257788623">
      <w:marLeft w:val="640"/>
      <w:marRight w:val="0"/>
      <w:marTop w:val="0"/>
      <w:marBottom w:val="0"/>
      <w:divBdr>
        <w:top w:val="none" w:sz="0" w:space="0" w:color="auto"/>
        <w:left w:val="none" w:sz="0" w:space="0" w:color="auto"/>
        <w:bottom w:val="none" w:sz="0" w:space="0" w:color="auto"/>
        <w:right w:val="none" w:sz="0" w:space="0" w:color="auto"/>
      </w:divBdr>
    </w:div>
    <w:div w:id="1257834960">
      <w:marLeft w:val="640"/>
      <w:marRight w:val="0"/>
      <w:marTop w:val="0"/>
      <w:marBottom w:val="0"/>
      <w:divBdr>
        <w:top w:val="none" w:sz="0" w:space="0" w:color="auto"/>
        <w:left w:val="none" w:sz="0" w:space="0" w:color="auto"/>
        <w:bottom w:val="none" w:sz="0" w:space="0" w:color="auto"/>
        <w:right w:val="none" w:sz="0" w:space="0" w:color="auto"/>
      </w:divBdr>
    </w:div>
    <w:div w:id="1257859739">
      <w:marLeft w:val="640"/>
      <w:marRight w:val="0"/>
      <w:marTop w:val="0"/>
      <w:marBottom w:val="0"/>
      <w:divBdr>
        <w:top w:val="none" w:sz="0" w:space="0" w:color="auto"/>
        <w:left w:val="none" w:sz="0" w:space="0" w:color="auto"/>
        <w:bottom w:val="none" w:sz="0" w:space="0" w:color="auto"/>
        <w:right w:val="none" w:sz="0" w:space="0" w:color="auto"/>
      </w:divBdr>
    </w:div>
    <w:div w:id="1257902827">
      <w:marLeft w:val="640"/>
      <w:marRight w:val="0"/>
      <w:marTop w:val="0"/>
      <w:marBottom w:val="0"/>
      <w:divBdr>
        <w:top w:val="none" w:sz="0" w:space="0" w:color="auto"/>
        <w:left w:val="none" w:sz="0" w:space="0" w:color="auto"/>
        <w:bottom w:val="none" w:sz="0" w:space="0" w:color="auto"/>
        <w:right w:val="none" w:sz="0" w:space="0" w:color="auto"/>
      </w:divBdr>
    </w:div>
    <w:div w:id="1257904638">
      <w:marLeft w:val="640"/>
      <w:marRight w:val="0"/>
      <w:marTop w:val="0"/>
      <w:marBottom w:val="0"/>
      <w:divBdr>
        <w:top w:val="none" w:sz="0" w:space="0" w:color="auto"/>
        <w:left w:val="none" w:sz="0" w:space="0" w:color="auto"/>
        <w:bottom w:val="none" w:sz="0" w:space="0" w:color="auto"/>
        <w:right w:val="none" w:sz="0" w:space="0" w:color="auto"/>
      </w:divBdr>
    </w:div>
    <w:div w:id="1257908742">
      <w:bodyDiv w:val="1"/>
      <w:marLeft w:val="0"/>
      <w:marRight w:val="0"/>
      <w:marTop w:val="0"/>
      <w:marBottom w:val="0"/>
      <w:divBdr>
        <w:top w:val="none" w:sz="0" w:space="0" w:color="auto"/>
        <w:left w:val="none" w:sz="0" w:space="0" w:color="auto"/>
        <w:bottom w:val="none" w:sz="0" w:space="0" w:color="auto"/>
        <w:right w:val="none" w:sz="0" w:space="0" w:color="auto"/>
      </w:divBdr>
    </w:div>
    <w:div w:id="1258052851">
      <w:marLeft w:val="640"/>
      <w:marRight w:val="0"/>
      <w:marTop w:val="0"/>
      <w:marBottom w:val="0"/>
      <w:divBdr>
        <w:top w:val="none" w:sz="0" w:space="0" w:color="auto"/>
        <w:left w:val="none" w:sz="0" w:space="0" w:color="auto"/>
        <w:bottom w:val="none" w:sz="0" w:space="0" w:color="auto"/>
        <w:right w:val="none" w:sz="0" w:space="0" w:color="auto"/>
      </w:divBdr>
    </w:div>
    <w:div w:id="1258054992">
      <w:marLeft w:val="640"/>
      <w:marRight w:val="0"/>
      <w:marTop w:val="0"/>
      <w:marBottom w:val="0"/>
      <w:divBdr>
        <w:top w:val="none" w:sz="0" w:space="0" w:color="auto"/>
        <w:left w:val="none" w:sz="0" w:space="0" w:color="auto"/>
        <w:bottom w:val="none" w:sz="0" w:space="0" w:color="auto"/>
        <w:right w:val="none" w:sz="0" w:space="0" w:color="auto"/>
      </w:divBdr>
    </w:div>
    <w:div w:id="1258099861">
      <w:marLeft w:val="640"/>
      <w:marRight w:val="0"/>
      <w:marTop w:val="0"/>
      <w:marBottom w:val="0"/>
      <w:divBdr>
        <w:top w:val="none" w:sz="0" w:space="0" w:color="auto"/>
        <w:left w:val="none" w:sz="0" w:space="0" w:color="auto"/>
        <w:bottom w:val="none" w:sz="0" w:space="0" w:color="auto"/>
        <w:right w:val="none" w:sz="0" w:space="0" w:color="auto"/>
      </w:divBdr>
    </w:div>
    <w:div w:id="1258103699">
      <w:marLeft w:val="640"/>
      <w:marRight w:val="0"/>
      <w:marTop w:val="0"/>
      <w:marBottom w:val="0"/>
      <w:divBdr>
        <w:top w:val="none" w:sz="0" w:space="0" w:color="auto"/>
        <w:left w:val="none" w:sz="0" w:space="0" w:color="auto"/>
        <w:bottom w:val="none" w:sz="0" w:space="0" w:color="auto"/>
        <w:right w:val="none" w:sz="0" w:space="0" w:color="auto"/>
      </w:divBdr>
    </w:div>
    <w:div w:id="1258248431">
      <w:marLeft w:val="640"/>
      <w:marRight w:val="0"/>
      <w:marTop w:val="0"/>
      <w:marBottom w:val="0"/>
      <w:divBdr>
        <w:top w:val="none" w:sz="0" w:space="0" w:color="auto"/>
        <w:left w:val="none" w:sz="0" w:space="0" w:color="auto"/>
        <w:bottom w:val="none" w:sz="0" w:space="0" w:color="auto"/>
        <w:right w:val="none" w:sz="0" w:space="0" w:color="auto"/>
      </w:divBdr>
    </w:div>
    <w:div w:id="1258320900">
      <w:marLeft w:val="640"/>
      <w:marRight w:val="0"/>
      <w:marTop w:val="0"/>
      <w:marBottom w:val="0"/>
      <w:divBdr>
        <w:top w:val="none" w:sz="0" w:space="0" w:color="auto"/>
        <w:left w:val="none" w:sz="0" w:space="0" w:color="auto"/>
        <w:bottom w:val="none" w:sz="0" w:space="0" w:color="auto"/>
        <w:right w:val="none" w:sz="0" w:space="0" w:color="auto"/>
      </w:divBdr>
    </w:div>
    <w:div w:id="1258321250">
      <w:marLeft w:val="480"/>
      <w:marRight w:val="0"/>
      <w:marTop w:val="0"/>
      <w:marBottom w:val="0"/>
      <w:divBdr>
        <w:top w:val="none" w:sz="0" w:space="0" w:color="auto"/>
        <w:left w:val="none" w:sz="0" w:space="0" w:color="auto"/>
        <w:bottom w:val="none" w:sz="0" w:space="0" w:color="auto"/>
        <w:right w:val="none" w:sz="0" w:space="0" w:color="auto"/>
      </w:divBdr>
    </w:div>
    <w:div w:id="1258321766">
      <w:marLeft w:val="640"/>
      <w:marRight w:val="0"/>
      <w:marTop w:val="0"/>
      <w:marBottom w:val="0"/>
      <w:divBdr>
        <w:top w:val="none" w:sz="0" w:space="0" w:color="auto"/>
        <w:left w:val="none" w:sz="0" w:space="0" w:color="auto"/>
        <w:bottom w:val="none" w:sz="0" w:space="0" w:color="auto"/>
        <w:right w:val="none" w:sz="0" w:space="0" w:color="auto"/>
      </w:divBdr>
    </w:div>
    <w:div w:id="1258438718">
      <w:marLeft w:val="640"/>
      <w:marRight w:val="0"/>
      <w:marTop w:val="0"/>
      <w:marBottom w:val="0"/>
      <w:divBdr>
        <w:top w:val="none" w:sz="0" w:space="0" w:color="auto"/>
        <w:left w:val="none" w:sz="0" w:space="0" w:color="auto"/>
        <w:bottom w:val="none" w:sz="0" w:space="0" w:color="auto"/>
        <w:right w:val="none" w:sz="0" w:space="0" w:color="auto"/>
      </w:divBdr>
    </w:div>
    <w:div w:id="1258438932">
      <w:marLeft w:val="640"/>
      <w:marRight w:val="0"/>
      <w:marTop w:val="0"/>
      <w:marBottom w:val="0"/>
      <w:divBdr>
        <w:top w:val="none" w:sz="0" w:space="0" w:color="auto"/>
        <w:left w:val="none" w:sz="0" w:space="0" w:color="auto"/>
        <w:bottom w:val="none" w:sz="0" w:space="0" w:color="auto"/>
        <w:right w:val="none" w:sz="0" w:space="0" w:color="auto"/>
      </w:divBdr>
    </w:div>
    <w:div w:id="1258439011">
      <w:marLeft w:val="640"/>
      <w:marRight w:val="0"/>
      <w:marTop w:val="0"/>
      <w:marBottom w:val="0"/>
      <w:divBdr>
        <w:top w:val="none" w:sz="0" w:space="0" w:color="auto"/>
        <w:left w:val="none" w:sz="0" w:space="0" w:color="auto"/>
        <w:bottom w:val="none" w:sz="0" w:space="0" w:color="auto"/>
        <w:right w:val="none" w:sz="0" w:space="0" w:color="auto"/>
      </w:divBdr>
    </w:div>
    <w:div w:id="1258440778">
      <w:marLeft w:val="640"/>
      <w:marRight w:val="0"/>
      <w:marTop w:val="0"/>
      <w:marBottom w:val="0"/>
      <w:divBdr>
        <w:top w:val="none" w:sz="0" w:space="0" w:color="auto"/>
        <w:left w:val="none" w:sz="0" w:space="0" w:color="auto"/>
        <w:bottom w:val="none" w:sz="0" w:space="0" w:color="auto"/>
        <w:right w:val="none" w:sz="0" w:space="0" w:color="auto"/>
      </w:divBdr>
    </w:div>
    <w:div w:id="1258515233">
      <w:marLeft w:val="640"/>
      <w:marRight w:val="0"/>
      <w:marTop w:val="0"/>
      <w:marBottom w:val="0"/>
      <w:divBdr>
        <w:top w:val="none" w:sz="0" w:space="0" w:color="auto"/>
        <w:left w:val="none" w:sz="0" w:space="0" w:color="auto"/>
        <w:bottom w:val="none" w:sz="0" w:space="0" w:color="auto"/>
        <w:right w:val="none" w:sz="0" w:space="0" w:color="auto"/>
      </w:divBdr>
    </w:div>
    <w:div w:id="1258632030">
      <w:marLeft w:val="640"/>
      <w:marRight w:val="0"/>
      <w:marTop w:val="0"/>
      <w:marBottom w:val="0"/>
      <w:divBdr>
        <w:top w:val="none" w:sz="0" w:space="0" w:color="auto"/>
        <w:left w:val="none" w:sz="0" w:space="0" w:color="auto"/>
        <w:bottom w:val="none" w:sz="0" w:space="0" w:color="auto"/>
        <w:right w:val="none" w:sz="0" w:space="0" w:color="auto"/>
      </w:divBdr>
    </w:div>
    <w:div w:id="1258832425">
      <w:marLeft w:val="640"/>
      <w:marRight w:val="0"/>
      <w:marTop w:val="0"/>
      <w:marBottom w:val="0"/>
      <w:divBdr>
        <w:top w:val="none" w:sz="0" w:space="0" w:color="auto"/>
        <w:left w:val="none" w:sz="0" w:space="0" w:color="auto"/>
        <w:bottom w:val="none" w:sz="0" w:space="0" w:color="auto"/>
        <w:right w:val="none" w:sz="0" w:space="0" w:color="auto"/>
      </w:divBdr>
    </w:div>
    <w:div w:id="1258904889">
      <w:marLeft w:val="640"/>
      <w:marRight w:val="0"/>
      <w:marTop w:val="0"/>
      <w:marBottom w:val="0"/>
      <w:divBdr>
        <w:top w:val="none" w:sz="0" w:space="0" w:color="auto"/>
        <w:left w:val="none" w:sz="0" w:space="0" w:color="auto"/>
        <w:bottom w:val="none" w:sz="0" w:space="0" w:color="auto"/>
        <w:right w:val="none" w:sz="0" w:space="0" w:color="auto"/>
      </w:divBdr>
    </w:div>
    <w:div w:id="1258909043">
      <w:marLeft w:val="640"/>
      <w:marRight w:val="0"/>
      <w:marTop w:val="0"/>
      <w:marBottom w:val="0"/>
      <w:divBdr>
        <w:top w:val="none" w:sz="0" w:space="0" w:color="auto"/>
        <w:left w:val="none" w:sz="0" w:space="0" w:color="auto"/>
        <w:bottom w:val="none" w:sz="0" w:space="0" w:color="auto"/>
        <w:right w:val="none" w:sz="0" w:space="0" w:color="auto"/>
      </w:divBdr>
    </w:div>
    <w:div w:id="1258947737">
      <w:marLeft w:val="640"/>
      <w:marRight w:val="0"/>
      <w:marTop w:val="0"/>
      <w:marBottom w:val="0"/>
      <w:divBdr>
        <w:top w:val="none" w:sz="0" w:space="0" w:color="auto"/>
        <w:left w:val="none" w:sz="0" w:space="0" w:color="auto"/>
        <w:bottom w:val="none" w:sz="0" w:space="0" w:color="auto"/>
        <w:right w:val="none" w:sz="0" w:space="0" w:color="auto"/>
      </w:divBdr>
    </w:div>
    <w:div w:id="1258949700">
      <w:marLeft w:val="640"/>
      <w:marRight w:val="0"/>
      <w:marTop w:val="0"/>
      <w:marBottom w:val="0"/>
      <w:divBdr>
        <w:top w:val="none" w:sz="0" w:space="0" w:color="auto"/>
        <w:left w:val="none" w:sz="0" w:space="0" w:color="auto"/>
        <w:bottom w:val="none" w:sz="0" w:space="0" w:color="auto"/>
        <w:right w:val="none" w:sz="0" w:space="0" w:color="auto"/>
      </w:divBdr>
    </w:div>
    <w:div w:id="1259094393">
      <w:marLeft w:val="640"/>
      <w:marRight w:val="0"/>
      <w:marTop w:val="0"/>
      <w:marBottom w:val="0"/>
      <w:divBdr>
        <w:top w:val="none" w:sz="0" w:space="0" w:color="auto"/>
        <w:left w:val="none" w:sz="0" w:space="0" w:color="auto"/>
        <w:bottom w:val="none" w:sz="0" w:space="0" w:color="auto"/>
        <w:right w:val="none" w:sz="0" w:space="0" w:color="auto"/>
      </w:divBdr>
    </w:div>
    <w:div w:id="1259211835">
      <w:marLeft w:val="640"/>
      <w:marRight w:val="0"/>
      <w:marTop w:val="0"/>
      <w:marBottom w:val="0"/>
      <w:divBdr>
        <w:top w:val="none" w:sz="0" w:space="0" w:color="auto"/>
        <w:left w:val="none" w:sz="0" w:space="0" w:color="auto"/>
        <w:bottom w:val="none" w:sz="0" w:space="0" w:color="auto"/>
        <w:right w:val="none" w:sz="0" w:space="0" w:color="auto"/>
      </w:divBdr>
    </w:div>
    <w:div w:id="1259211979">
      <w:marLeft w:val="640"/>
      <w:marRight w:val="0"/>
      <w:marTop w:val="0"/>
      <w:marBottom w:val="0"/>
      <w:divBdr>
        <w:top w:val="none" w:sz="0" w:space="0" w:color="auto"/>
        <w:left w:val="none" w:sz="0" w:space="0" w:color="auto"/>
        <w:bottom w:val="none" w:sz="0" w:space="0" w:color="auto"/>
        <w:right w:val="none" w:sz="0" w:space="0" w:color="auto"/>
      </w:divBdr>
    </w:div>
    <w:div w:id="1259366714">
      <w:marLeft w:val="480"/>
      <w:marRight w:val="0"/>
      <w:marTop w:val="0"/>
      <w:marBottom w:val="0"/>
      <w:divBdr>
        <w:top w:val="none" w:sz="0" w:space="0" w:color="auto"/>
        <w:left w:val="none" w:sz="0" w:space="0" w:color="auto"/>
        <w:bottom w:val="none" w:sz="0" w:space="0" w:color="auto"/>
        <w:right w:val="none" w:sz="0" w:space="0" w:color="auto"/>
      </w:divBdr>
    </w:div>
    <w:div w:id="1259410614">
      <w:marLeft w:val="640"/>
      <w:marRight w:val="0"/>
      <w:marTop w:val="0"/>
      <w:marBottom w:val="0"/>
      <w:divBdr>
        <w:top w:val="none" w:sz="0" w:space="0" w:color="auto"/>
        <w:left w:val="none" w:sz="0" w:space="0" w:color="auto"/>
        <w:bottom w:val="none" w:sz="0" w:space="0" w:color="auto"/>
        <w:right w:val="none" w:sz="0" w:space="0" w:color="auto"/>
      </w:divBdr>
    </w:div>
    <w:div w:id="1259483683">
      <w:marLeft w:val="640"/>
      <w:marRight w:val="0"/>
      <w:marTop w:val="0"/>
      <w:marBottom w:val="0"/>
      <w:divBdr>
        <w:top w:val="none" w:sz="0" w:space="0" w:color="auto"/>
        <w:left w:val="none" w:sz="0" w:space="0" w:color="auto"/>
        <w:bottom w:val="none" w:sz="0" w:space="0" w:color="auto"/>
        <w:right w:val="none" w:sz="0" w:space="0" w:color="auto"/>
      </w:divBdr>
    </w:div>
    <w:div w:id="1259486103">
      <w:marLeft w:val="640"/>
      <w:marRight w:val="0"/>
      <w:marTop w:val="0"/>
      <w:marBottom w:val="0"/>
      <w:divBdr>
        <w:top w:val="none" w:sz="0" w:space="0" w:color="auto"/>
        <w:left w:val="none" w:sz="0" w:space="0" w:color="auto"/>
        <w:bottom w:val="none" w:sz="0" w:space="0" w:color="auto"/>
        <w:right w:val="none" w:sz="0" w:space="0" w:color="auto"/>
      </w:divBdr>
    </w:div>
    <w:div w:id="1259487810">
      <w:marLeft w:val="640"/>
      <w:marRight w:val="0"/>
      <w:marTop w:val="0"/>
      <w:marBottom w:val="0"/>
      <w:divBdr>
        <w:top w:val="none" w:sz="0" w:space="0" w:color="auto"/>
        <w:left w:val="none" w:sz="0" w:space="0" w:color="auto"/>
        <w:bottom w:val="none" w:sz="0" w:space="0" w:color="auto"/>
        <w:right w:val="none" w:sz="0" w:space="0" w:color="auto"/>
      </w:divBdr>
    </w:div>
    <w:div w:id="1259824422">
      <w:marLeft w:val="640"/>
      <w:marRight w:val="0"/>
      <w:marTop w:val="0"/>
      <w:marBottom w:val="0"/>
      <w:divBdr>
        <w:top w:val="none" w:sz="0" w:space="0" w:color="auto"/>
        <w:left w:val="none" w:sz="0" w:space="0" w:color="auto"/>
        <w:bottom w:val="none" w:sz="0" w:space="0" w:color="auto"/>
        <w:right w:val="none" w:sz="0" w:space="0" w:color="auto"/>
      </w:divBdr>
    </w:div>
    <w:div w:id="1259827850">
      <w:marLeft w:val="640"/>
      <w:marRight w:val="0"/>
      <w:marTop w:val="0"/>
      <w:marBottom w:val="0"/>
      <w:divBdr>
        <w:top w:val="none" w:sz="0" w:space="0" w:color="auto"/>
        <w:left w:val="none" w:sz="0" w:space="0" w:color="auto"/>
        <w:bottom w:val="none" w:sz="0" w:space="0" w:color="auto"/>
        <w:right w:val="none" w:sz="0" w:space="0" w:color="auto"/>
      </w:divBdr>
    </w:div>
    <w:div w:id="1259874677">
      <w:marLeft w:val="640"/>
      <w:marRight w:val="0"/>
      <w:marTop w:val="0"/>
      <w:marBottom w:val="0"/>
      <w:divBdr>
        <w:top w:val="none" w:sz="0" w:space="0" w:color="auto"/>
        <w:left w:val="none" w:sz="0" w:space="0" w:color="auto"/>
        <w:bottom w:val="none" w:sz="0" w:space="0" w:color="auto"/>
        <w:right w:val="none" w:sz="0" w:space="0" w:color="auto"/>
      </w:divBdr>
    </w:div>
    <w:div w:id="1260023554">
      <w:marLeft w:val="640"/>
      <w:marRight w:val="0"/>
      <w:marTop w:val="0"/>
      <w:marBottom w:val="0"/>
      <w:divBdr>
        <w:top w:val="none" w:sz="0" w:space="0" w:color="auto"/>
        <w:left w:val="none" w:sz="0" w:space="0" w:color="auto"/>
        <w:bottom w:val="none" w:sz="0" w:space="0" w:color="auto"/>
        <w:right w:val="none" w:sz="0" w:space="0" w:color="auto"/>
      </w:divBdr>
    </w:div>
    <w:div w:id="1260141872">
      <w:marLeft w:val="640"/>
      <w:marRight w:val="0"/>
      <w:marTop w:val="0"/>
      <w:marBottom w:val="0"/>
      <w:divBdr>
        <w:top w:val="none" w:sz="0" w:space="0" w:color="auto"/>
        <w:left w:val="none" w:sz="0" w:space="0" w:color="auto"/>
        <w:bottom w:val="none" w:sz="0" w:space="0" w:color="auto"/>
        <w:right w:val="none" w:sz="0" w:space="0" w:color="auto"/>
      </w:divBdr>
    </w:div>
    <w:div w:id="1260214999">
      <w:marLeft w:val="640"/>
      <w:marRight w:val="0"/>
      <w:marTop w:val="0"/>
      <w:marBottom w:val="0"/>
      <w:divBdr>
        <w:top w:val="none" w:sz="0" w:space="0" w:color="auto"/>
        <w:left w:val="none" w:sz="0" w:space="0" w:color="auto"/>
        <w:bottom w:val="none" w:sz="0" w:space="0" w:color="auto"/>
        <w:right w:val="none" w:sz="0" w:space="0" w:color="auto"/>
      </w:divBdr>
    </w:div>
    <w:div w:id="1260216121">
      <w:marLeft w:val="640"/>
      <w:marRight w:val="0"/>
      <w:marTop w:val="0"/>
      <w:marBottom w:val="0"/>
      <w:divBdr>
        <w:top w:val="none" w:sz="0" w:space="0" w:color="auto"/>
        <w:left w:val="none" w:sz="0" w:space="0" w:color="auto"/>
        <w:bottom w:val="none" w:sz="0" w:space="0" w:color="auto"/>
        <w:right w:val="none" w:sz="0" w:space="0" w:color="auto"/>
      </w:divBdr>
    </w:div>
    <w:div w:id="1260455968">
      <w:marLeft w:val="640"/>
      <w:marRight w:val="0"/>
      <w:marTop w:val="0"/>
      <w:marBottom w:val="0"/>
      <w:divBdr>
        <w:top w:val="none" w:sz="0" w:space="0" w:color="auto"/>
        <w:left w:val="none" w:sz="0" w:space="0" w:color="auto"/>
        <w:bottom w:val="none" w:sz="0" w:space="0" w:color="auto"/>
        <w:right w:val="none" w:sz="0" w:space="0" w:color="auto"/>
      </w:divBdr>
    </w:div>
    <w:div w:id="1260482742">
      <w:marLeft w:val="640"/>
      <w:marRight w:val="0"/>
      <w:marTop w:val="0"/>
      <w:marBottom w:val="0"/>
      <w:divBdr>
        <w:top w:val="none" w:sz="0" w:space="0" w:color="auto"/>
        <w:left w:val="none" w:sz="0" w:space="0" w:color="auto"/>
        <w:bottom w:val="none" w:sz="0" w:space="0" w:color="auto"/>
        <w:right w:val="none" w:sz="0" w:space="0" w:color="auto"/>
      </w:divBdr>
    </w:div>
    <w:div w:id="1260484807">
      <w:marLeft w:val="640"/>
      <w:marRight w:val="0"/>
      <w:marTop w:val="0"/>
      <w:marBottom w:val="0"/>
      <w:divBdr>
        <w:top w:val="none" w:sz="0" w:space="0" w:color="auto"/>
        <w:left w:val="none" w:sz="0" w:space="0" w:color="auto"/>
        <w:bottom w:val="none" w:sz="0" w:space="0" w:color="auto"/>
        <w:right w:val="none" w:sz="0" w:space="0" w:color="auto"/>
      </w:divBdr>
    </w:div>
    <w:div w:id="1260597939">
      <w:marLeft w:val="640"/>
      <w:marRight w:val="0"/>
      <w:marTop w:val="0"/>
      <w:marBottom w:val="0"/>
      <w:divBdr>
        <w:top w:val="none" w:sz="0" w:space="0" w:color="auto"/>
        <w:left w:val="none" w:sz="0" w:space="0" w:color="auto"/>
        <w:bottom w:val="none" w:sz="0" w:space="0" w:color="auto"/>
        <w:right w:val="none" w:sz="0" w:space="0" w:color="auto"/>
      </w:divBdr>
    </w:div>
    <w:div w:id="1260675722">
      <w:marLeft w:val="640"/>
      <w:marRight w:val="0"/>
      <w:marTop w:val="0"/>
      <w:marBottom w:val="0"/>
      <w:divBdr>
        <w:top w:val="none" w:sz="0" w:space="0" w:color="auto"/>
        <w:left w:val="none" w:sz="0" w:space="0" w:color="auto"/>
        <w:bottom w:val="none" w:sz="0" w:space="0" w:color="auto"/>
        <w:right w:val="none" w:sz="0" w:space="0" w:color="auto"/>
      </w:divBdr>
    </w:div>
    <w:div w:id="1260680331">
      <w:marLeft w:val="640"/>
      <w:marRight w:val="0"/>
      <w:marTop w:val="0"/>
      <w:marBottom w:val="0"/>
      <w:divBdr>
        <w:top w:val="none" w:sz="0" w:space="0" w:color="auto"/>
        <w:left w:val="none" w:sz="0" w:space="0" w:color="auto"/>
        <w:bottom w:val="none" w:sz="0" w:space="0" w:color="auto"/>
        <w:right w:val="none" w:sz="0" w:space="0" w:color="auto"/>
      </w:divBdr>
    </w:div>
    <w:div w:id="1260724667">
      <w:marLeft w:val="640"/>
      <w:marRight w:val="0"/>
      <w:marTop w:val="0"/>
      <w:marBottom w:val="0"/>
      <w:divBdr>
        <w:top w:val="none" w:sz="0" w:space="0" w:color="auto"/>
        <w:left w:val="none" w:sz="0" w:space="0" w:color="auto"/>
        <w:bottom w:val="none" w:sz="0" w:space="0" w:color="auto"/>
        <w:right w:val="none" w:sz="0" w:space="0" w:color="auto"/>
      </w:divBdr>
    </w:div>
    <w:div w:id="1260868919">
      <w:marLeft w:val="640"/>
      <w:marRight w:val="0"/>
      <w:marTop w:val="0"/>
      <w:marBottom w:val="0"/>
      <w:divBdr>
        <w:top w:val="none" w:sz="0" w:space="0" w:color="auto"/>
        <w:left w:val="none" w:sz="0" w:space="0" w:color="auto"/>
        <w:bottom w:val="none" w:sz="0" w:space="0" w:color="auto"/>
        <w:right w:val="none" w:sz="0" w:space="0" w:color="auto"/>
      </w:divBdr>
    </w:div>
    <w:div w:id="1260875133">
      <w:marLeft w:val="640"/>
      <w:marRight w:val="0"/>
      <w:marTop w:val="0"/>
      <w:marBottom w:val="0"/>
      <w:divBdr>
        <w:top w:val="none" w:sz="0" w:space="0" w:color="auto"/>
        <w:left w:val="none" w:sz="0" w:space="0" w:color="auto"/>
        <w:bottom w:val="none" w:sz="0" w:space="0" w:color="auto"/>
        <w:right w:val="none" w:sz="0" w:space="0" w:color="auto"/>
      </w:divBdr>
    </w:div>
    <w:div w:id="1261064517">
      <w:marLeft w:val="640"/>
      <w:marRight w:val="0"/>
      <w:marTop w:val="0"/>
      <w:marBottom w:val="0"/>
      <w:divBdr>
        <w:top w:val="none" w:sz="0" w:space="0" w:color="auto"/>
        <w:left w:val="none" w:sz="0" w:space="0" w:color="auto"/>
        <w:bottom w:val="none" w:sz="0" w:space="0" w:color="auto"/>
        <w:right w:val="none" w:sz="0" w:space="0" w:color="auto"/>
      </w:divBdr>
    </w:div>
    <w:div w:id="1261137670">
      <w:marLeft w:val="640"/>
      <w:marRight w:val="0"/>
      <w:marTop w:val="0"/>
      <w:marBottom w:val="0"/>
      <w:divBdr>
        <w:top w:val="none" w:sz="0" w:space="0" w:color="auto"/>
        <w:left w:val="none" w:sz="0" w:space="0" w:color="auto"/>
        <w:bottom w:val="none" w:sz="0" w:space="0" w:color="auto"/>
        <w:right w:val="none" w:sz="0" w:space="0" w:color="auto"/>
      </w:divBdr>
    </w:div>
    <w:div w:id="1261141622">
      <w:marLeft w:val="640"/>
      <w:marRight w:val="0"/>
      <w:marTop w:val="0"/>
      <w:marBottom w:val="0"/>
      <w:divBdr>
        <w:top w:val="none" w:sz="0" w:space="0" w:color="auto"/>
        <w:left w:val="none" w:sz="0" w:space="0" w:color="auto"/>
        <w:bottom w:val="none" w:sz="0" w:space="0" w:color="auto"/>
        <w:right w:val="none" w:sz="0" w:space="0" w:color="auto"/>
      </w:divBdr>
    </w:div>
    <w:div w:id="1261185224">
      <w:marLeft w:val="640"/>
      <w:marRight w:val="0"/>
      <w:marTop w:val="0"/>
      <w:marBottom w:val="0"/>
      <w:divBdr>
        <w:top w:val="none" w:sz="0" w:space="0" w:color="auto"/>
        <w:left w:val="none" w:sz="0" w:space="0" w:color="auto"/>
        <w:bottom w:val="none" w:sz="0" w:space="0" w:color="auto"/>
        <w:right w:val="none" w:sz="0" w:space="0" w:color="auto"/>
      </w:divBdr>
    </w:div>
    <w:div w:id="1261258967">
      <w:marLeft w:val="640"/>
      <w:marRight w:val="0"/>
      <w:marTop w:val="0"/>
      <w:marBottom w:val="0"/>
      <w:divBdr>
        <w:top w:val="none" w:sz="0" w:space="0" w:color="auto"/>
        <w:left w:val="none" w:sz="0" w:space="0" w:color="auto"/>
        <w:bottom w:val="none" w:sz="0" w:space="0" w:color="auto"/>
        <w:right w:val="none" w:sz="0" w:space="0" w:color="auto"/>
      </w:divBdr>
    </w:div>
    <w:div w:id="1261526160">
      <w:marLeft w:val="640"/>
      <w:marRight w:val="0"/>
      <w:marTop w:val="0"/>
      <w:marBottom w:val="0"/>
      <w:divBdr>
        <w:top w:val="none" w:sz="0" w:space="0" w:color="auto"/>
        <w:left w:val="none" w:sz="0" w:space="0" w:color="auto"/>
        <w:bottom w:val="none" w:sz="0" w:space="0" w:color="auto"/>
        <w:right w:val="none" w:sz="0" w:space="0" w:color="auto"/>
      </w:divBdr>
    </w:div>
    <w:div w:id="1261528576">
      <w:marLeft w:val="640"/>
      <w:marRight w:val="0"/>
      <w:marTop w:val="0"/>
      <w:marBottom w:val="0"/>
      <w:divBdr>
        <w:top w:val="none" w:sz="0" w:space="0" w:color="auto"/>
        <w:left w:val="none" w:sz="0" w:space="0" w:color="auto"/>
        <w:bottom w:val="none" w:sz="0" w:space="0" w:color="auto"/>
        <w:right w:val="none" w:sz="0" w:space="0" w:color="auto"/>
      </w:divBdr>
    </w:div>
    <w:div w:id="1261570170">
      <w:marLeft w:val="640"/>
      <w:marRight w:val="0"/>
      <w:marTop w:val="0"/>
      <w:marBottom w:val="0"/>
      <w:divBdr>
        <w:top w:val="none" w:sz="0" w:space="0" w:color="auto"/>
        <w:left w:val="none" w:sz="0" w:space="0" w:color="auto"/>
        <w:bottom w:val="none" w:sz="0" w:space="0" w:color="auto"/>
        <w:right w:val="none" w:sz="0" w:space="0" w:color="auto"/>
      </w:divBdr>
    </w:div>
    <w:div w:id="1261832745">
      <w:marLeft w:val="640"/>
      <w:marRight w:val="0"/>
      <w:marTop w:val="0"/>
      <w:marBottom w:val="0"/>
      <w:divBdr>
        <w:top w:val="none" w:sz="0" w:space="0" w:color="auto"/>
        <w:left w:val="none" w:sz="0" w:space="0" w:color="auto"/>
        <w:bottom w:val="none" w:sz="0" w:space="0" w:color="auto"/>
        <w:right w:val="none" w:sz="0" w:space="0" w:color="auto"/>
      </w:divBdr>
    </w:div>
    <w:div w:id="1261837317">
      <w:marLeft w:val="640"/>
      <w:marRight w:val="0"/>
      <w:marTop w:val="0"/>
      <w:marBottom w:val="0"/>
      <w:divBdr>
        <w:top w:val="none" w:sz="0" w:space="0" w:color="auto"/>
        <w:left w:val="none" w:sz="0" w:space="0" w:color="auto"/>
        <w:bottom w:val="none" w:sz="0" w:space="0" w:color="auto"/>
        <w:right w:val="none" w:sz="0" w:space="0" w:color="auto"/>
      </w:divBdr>
    </w:div>
    <w:div w:id="1261840181">
      <w:marLeft w:val="640"/>
      <w:marRight w:val="0"/>
      <w:marTop w:val="0"/>
      <w:marBottom w:val="0"/>
      <w:divBdr>
        <w:top w:val="none" w:sz="0" w:space="0" w:color="auto"/>
        <w:left w:val="none" w:sz="0" w:space="0" w:color="auto"/>
        <w:bottom w:val="none" w:sz="0" w:space="0" w:color="auto"/>
        <w:right w:val="none" w:sz="0" w:space="0" w:color="auto"/>
      </w:divBdr>
    </w:div>
    <w:div w:id="1261911246">
      <w:marLeft w:val="640"/>
      <w:marRight w:val="0"/>
      <w:marTop w:val="0"/>
      <w:marBottom w:val="0"/>
      <w:divBdr>
        <w:top w:val="none" w:sz="0" w:space="0" w:color="auto"/>
        <w:left w:val="none" w:sz="0" w:space="0" w:color="auto"/>
        <w:bottom w:val="none" w:sz="0" w:space="0" w:color="auto"/>
        <w:right w:val="none" w:sz="0" w:space="0" w:color="auto"/>
      </w:divBdr>
    </w:div>
    <w:div w:id="1261986668">
      <w:marLeft w:val="640"/>
      <w:marRight w:val="0"/>
      <w:marTop w:val="0"/>
      <w:marBottom w:val="0"/>
      <w:divBdr>
        <w:top w:val="none" w:sz="0" w:space="0" w:color="auto"/>
        <w:left w:val="none" w:sz="0" w:space="0" w:color="auto"/>
        <w:bottom w:val="none" w:sz="0" w:space="0" w:color="auto"/>
        <w:right w:val="none" w:sz="0" w:space="0" w:color="auto"/>
      </w:divBdr>
    </w:div>
    <w:div w:id="1262182641">
      <w:marLeft w:val="640"/>
      <w:marRight w:val="0"/>
      <w:marTop w:val="0"/>
      <w:marBottom w:val="0"/>
      <w:divBdr>
        <w:top w:val="none" w:sz="0" w:space="0" w:color="auto"/>
        <w:left w:val="none" w:sz="0" w:space="0" w:color="auto"/>
        <w:bottom w:val="none" w:sz="0" w:space="0" w:color="auto"/>
        <w:right w:val="none" w:sz="0" w:space="0" w:color="auto"/>
      </w:divBdr>
    </w:div>
    <w:div w:id="1262294768">
      <w:marLeft w:val="640"/>
      <w:marRight w:val="0"/>
      <w:marTop w:val="0"/>
      <w:marBottom w:val="0"/>
      <w:divBdr>
        <w:top w:val="none" w:sz="0" w:space="0" w:color="auto"/>
        <w:left w:val="none" w:sz="0" w:space="0" w:color="auto"/>
        <w:bottom w:val="none" w:sz="0" w:space="0" w:color="auto"/>
        <w:right w:val="none" w:sz="0" w:space="0" w:color="auto"/>
      </w:divBdr>
    </w:div>
    <w:div w:id="1262295447">
      <w:marLeft w:val="640"/>
      <w:marRight w:val="0"/>
      <w:marTop w:val="0"/>
      <w:marBottom w:val="0"/>
      <w:divBdr>
        <w:top w:val="none" w:sz="0" w:space="0" w:color="auto"/>
        <w:left w:val="none" w:sz="0" w:space="0" w:color="auto"/>
        <w:bottom w:val="none" w:sz="0" w:space="0" w:color="auto"/>
        <w:right w:val="none" w:sz="0" w:space="0" w:color="auto"/>
      </w:divBdr>
    </w:div>
    <w:div w:id="1262298929">
      <w:marLeft w:val="640"/>
      <w:marRight w:val="0"/>
      <w:marTop w:val="0"/>
      <w:marBottom w:val="0"/>
      <w:divBdr>
        <w:top w:val="none" w:sz="0" w:space="0" w:color="auto"/>
        <w:left w:val="none" w:sz="0" w:space="0" w:color="auto"/>
        <w:bottom w:val="none" w:sz="0" w:space="0" w:color="auto"/>
        <w:right w:val="none" w:sz="0" w:space="0" w:color="auto"/>
      </w:divBdr>
    </w:div>
    <w:div w:id="1262377953">
      <w:marLeft w:val="640"/>
      <w:marRight w:val="0"/>
      <w:marTop w:val="0"/>
      <w:marBottom w:val="0"/>
      <w:divBdr>
        <w:top w:val="none" w:sz="0" w:space="0" w:color="auto"/>
        <w:left w:val="none" w:sz="0" w:space="0" w:color="auto"/>
        <w:bottom w:val="none" w:sz="0" w:space="0" w:color="auto"/>
        <w:right w:val="none" w:sz="0" w:space="0" w:color="auto"/>
      </w:divBdr>
    </w:div>
    <w:div w:id="1262378534">
      <w:marLeft w:val="640"/>
      <w:marRight w:val="0"/>
      <w:marTop w:val="0"/>
      <w:marBottom w:val="0"/>
      <w:divBdr>
        <w:top w:val="none" w:sz="0" w:space="0" w:color="auto"/>
        <w:left w:val="none" w:sz="0" w:space="0" w:color="auto"/>
        <w:bottom w:val="none" w:sz="0" w:space="0" w:color="auto"/>
        <w:right w:val="none" w:sz="0" w:space="0" w:color="auto"/>
      </w:divBdr>
    </w:div>
    <w:div w:id="1262379371">
      <w:marLeft w:val="640"/>
      <w:marRight w:val="0"/>
      <w:marTop w:val="0"/>
      <w:marBottom w:val="0"/>
      <w:divBdr>
        <w:top w:val="none" w:sz="0" w:space="0" w:color="auto"/>
        <w:left w:val="none" w:sz="0" w:space="0" w:color="auto"/>
        <w:bottom w:val="none" w:sz="0" w:space="0" w:color="auto"/>
        <w:right w:val="none" w:sz="0" w:space="0" w:color="auto"/>
      </w:divBdr>
    </w:div>
    <w:div w:id="1262445912">
      <w:marLeft w:val="640"/>
      <w:marRight w:val="0"/>
      <w:marTop w:val="0"/>
      <w:marBottom w:val="0"/>
      <w:divBdr>
        <w:top w:val="none" w:sz="0" w:space="0" w:color="auto"/>
        <w:left w:val="none" w:sz="0" w:space="0" w:color="auto"/>
        <w:bottom w:val="none" w:sz="0" w:space="0" w:color="auto"/>
        <w:right w:val="none" w:sz="0" w:space="0" w:color="auto"/>
      </w:divBdr>
    </w:div>
    <w:div w:id="1262450918">
      <w:marLeft w:val="640"/>
      <w:marRight w:val="0"/>
      <w:marTop w:val="0"/>
      <w:marBottom w:val="0"/>
      <w:divBdr>
        <w:top w:val="none" w:sz="0" w:space="0" w:color="auto"/>
        <w:left w:val="none" w:sz="0" w:space="0" w:color="auto"/>
        <w:bottom w:val="none" w:sz="0" w:space="0" w:color="auto"/>
        <w:right w:val="none" w:sz="0" w:space="0" w:color="auto"/>
      </w:divBdr>
    </w:div>
    <w:div w:id="1262638556">
      <w:marLeft w:val="640"/>
      <w:marRight w:val="0"/>
      <w:marTop w:val="0"/>
      <w:marBottom w:val="0"/>
      <w:divBdr>
        <w:top w:val="none" w:sz="0" w:space="0" w:color="auto"/>
        <w:left w:val="none" w:sz="0" w:space="0" w:color="auto"/>
        <w:bottom w:val="none" w:sz="0" w:space="0" w:color="auto"/>
        <w:right w:val="none" w:sz="0" w:space="0" w:color="auto"/>
      </w:divBdr>
    </w:div>
    <w:div w:id="1262647933">
      <w:marLeft w:val="640"/>
      <w:marRight w:val="0"/>
      <w:marTop w:val="0"/>
      <w:marBottom w:val="0"/>
      <w:divBdr>
        <w:top w:val="none" w:sz="0" w:space="0" w:color="auto"/>
        <w:left w:val="none" w:sz="0" w:space="0" w:color="auto"/>
        <w:bottom w:val="none" w:sz="0" w:space="0" w:color="auto"/>
        <w:right w:val="none" w:sz="0" w:space="0" w:color="auto"/>
      </w:divBdr>
    </w:div>
    <w:div w:id="1262714269">
      <w:marLeft w:val="640"/>
      <w:marRight w:val="0"/>
      <w:marTop w:val="0"/>
      <w:marBottom w:val="0"/>
      <w:divBdr>
        <w:top w:val="none" w:sz="0" w:space="0" w:color="auto"/>
        <w:left w:val="none" w:sz="0" w:space="0" w:color="auto"/>
        <w:bottom w:val="none" w:sz="0" w:space="0" w:color="auto"/>
        <w:right w:val="none" w:sz="0" w:space="0" w:color="auto"/>
      </w:divBdr>
    </w:div>
    <w:div w:id="1262835811">
      <w:marLeft w:val="640"/>
      <w:marRight w:val="0"/>
      <w:marTop w:val="0"/>
      <w:marBottom w:val="0"/>
      <w:divBdr>
        <w:top w:val="none" w:sz="0" w:space="0" w:color="auto"/>
        <w:left w:val="none" w:sz="0" w:space="0" w:color="auto"/>
        <w:bottom w:val="none" w:sz="0" w:space="0" w:color="auto"/>
        <w:right w:val="none" w:sz="0" w:space="0" w:color="auto"/>
      </w:divBdr>
    </w:div>
    <w:div w:id="1262837435">
      <w:marLeft w:val="640"/>
      <w:marRight w:val="0"/>
      <w:marTop w:val="0"/>
      <w:marBottom w:val="0"/>
      <w:divBdr>
        <w:top w:val="none" w:sz="0" w:space="0" w:color="auto"/>
        <w:left w:val="none" w:sz="0" w:space="0" w:color="auto"/>
        <w:bottom w:val="none" w:sz="0" w:space="0" w:color="auto"/>
        <w:right w:val="none" w:sz="0" w:space="0" w:color="auto"/>
      </w:divBdr>
    </w:div>
    <w:div w:id="1262879489">
      <w:marLeft w:val="640"/>
      <w:marRight w:val="0"/>
      <w:marTop w:val="0"/>
      <w:marBottom w:val="0"/>
      <w:divBdr>
        <w:top w:val="none" w:sz="0" w:space="0" w:color="auto"/>
        <w:left w:val="none" w:sz="0" w:space="0" w:color="auto"/>
        <w:bottom w:val="none" w:sz="0" w:space="0" w:color="auto"/>
        <w:right w:val="none" w:sz="0" w:space="0" w:color="auto"/>
      </w:divBdr>
    </w:div>
    <w:div w:id="1262881634">
      <w:marLeft w:val="640"/>
      <w:marRight w:val="0"/>
      <w:marTop w:val="0"/>
      <w:marBottom w:val="0"/>
      <w:divBdr>
        <w:top w:val="none" w:sz="0" w:space="0" w:color="auto"/>
        <w:left w:val="none" w:sz="0" w:space="0" w:color="auto"/>
        <w:bottom w:val="none" w:sz="0" w:space="0" w:color="auto"/>
        <w:right w:val="none" w:sz="0" w:space="0" w:color="auto"/>
      </w:divBdr>
    </w:div>
    <w:div w:id="1262909512">
      <w:marLeft w:val="640"/>
      <w:marRight w:val="0"/>
      <w:marTop w:val="0"/>
      <w:marBottom w:val="0"/>
      <w:divBdr>
        <w:top w:val="none" w:sz="0" w:space="0" w:color="auto"/>
        <w:left w:val="none" w:sz="0" w:space="0" w:color="auto"/>
        <w:bottom w:val="none" w:sz="0" w:space="0" w:color="auto"/>
        <w:right w:val="none" w:sz="0" w:space="0" w:color="auto"/>
      </w:divBdr>
    </w:div>
    <w:div w:id="1263025046">
      <w:marLeft w:val="640"/>
      <w:marRight w:val="0"/>
      <w:marTop w:val="0"/>
      <w:marBottom w:val="0"/>
      <w:divBdr>
        <w:top w:val="none" w:sz="0" w:space="0" w:color="auto"/>
        <w:left w:val="none" w:sz="0" w:space="0" w:color="auto"/>
        <w:bottom w:val="none" w:sz="0" w:space="0" w:color="auto"/>
        <w:right w:val="none" w:sz="0" w:space="0" w:color="auto"/>
      </w:divBdr>
    </w:div>
    <w:div w:id="1263028630">
      <w:marLeft w:val="640"/>
      <w:marRight w:val="0"/>
      <w:marTop w:val="0"/>
      <w:marBottom w:val="0"/>
      <w:divBdr>
        <w:top w:val="none" w:sz="0" w:space="0" w:color="auto"/>
        <w:left w:val="none" w:sz="0" w:space="0" w:color="auto"/>
        <w:bottom w:val="none" w:sz="0" w:space="0" w:color="auto"/>
        <w:right w:val="none" w:sz="0" w:space="0" w:color="auto"/>
      </w:divBdr>
    </w:div>
    <w:div w:id="1263030276">
      <w:marLeft w:val="640"/>
      <w:marRight w:val="0"/>
      <w:marTop w:val="0"/>
      <w:marBottom w:val="0"/>
      <w:divBdr>
        <w:top w:val="none" w:sz="0" w:space="0" w:color="auto"/>
        <w:left w:val="none" w:sz="0" w:space="0" w:color="auto"/>
        <w:bottom w:val="none" w:sz="0" w:space="0" w:color="auto"/>
        <w:right w:val="none" w:sz="0" w:space="0" w:color="auto"/>
      </w:divBdr>
    </w:div>
    <w:div w:id="1263033777">
      <w:marLeft w:val="640"/>
      <w:marRight w:val="0"/>
      <w:marTop w:val="0"/>
      <w:marBottom w:val="0"/>
      <w:divBdr>
        <w:top w:val="none" w:sz="0" w:space="0" w:color="auto"/>
        <w:left w:val="none" w:sz="0" w:space="0" w:color="auto"/>
        <w:bottom w:val="none" w:sz="0" w:space="0" w:color="auto"/>
        <w:right w:val="none" w:sz="0" w:space="0" w:color="auto"/>
      </w:divBdr>
    </w:div>
    <w:div w:id="1263102956">
      <w:marLeft w:val="640"/>
      <w:marRight w:val="0"/>
      <w:marTop w:val="0"/>
      <w:marBottom w:val="0"/>
      <w:divBdr>
        <w:top w:val="none" w:sz="0" w:space="0" w:color="auto"/>
        <w:left w:val="none" w:sz="0" w:space="0" w:color="auto"/>
        <w:bottom w:val="none" w:sz="0" w:space="0" w:color="auto"/>
        <w:right w:val="none" w:sz="0" w:space="0" w:color="auto"/>
      </w:divBdr>
    </w:div>
    <w:div w:id="1263149122">
      <w:marLeft w:val="640"/>
      <w:marRight w:val="0"/>
      <w:marTop w:val="0"/>
      <w:marBottom w:val="0"/>
      <w:divBdr>
        <w:top w:val="none" w:sz="0" w:space="0" w:color="auto"/>
        <w:left w:val="none" w:sz="0" w:space="0" w:color="auto"/>
        <w:bottom w:val="none" w:sz="0" w:space="0" w:color="auto"/>
        <w:right w:val="none" w:sz="0" w:space="0" w:color="auto"/>
      </w:divBdr>
    </w:div>
    <w:div w:id="1263149367">
      <w:marLeft w:val="640"/>
      <w:marRight w:val="0"/>
      <w:marTop w:val="0"/>
      <w:marBottom w:val="0"/>
      <w:divBdr>
        <w:top w:val="none" w:sz="0" w:space="0" w:color="auto"/>
        <w:left w:val="none" w:sz="0" w:space="0" w:color="auto"/>
        <w:bottom w:val="none" w:sz="0" w:space="0" w:color="auto"/>
        <w:right w:val="none" w:sz="0" w:space="0" w:color="auto"/>
      </w:divBdr>
    </w:div>
    <w:div w:id="1263220019">
      <w:marLeft w:val="640"/>
      <w:marRight w:val="0"/>
      <w:marTop w:val="0"/>
      <w:marBottom w:val="0"/>
      <w:divBdr>
        <w:top w:val="none" w:sz="0" w:space="0" w:color="auto"/>
        <w:left w:val="none" w:sz="0" w:space="0" w:color="auto"/>
        <w:bottom w:val="none" w:sz="0" w:space="0" w:color="auto"/>
        <w:right w:val="none" w:sz="0" w:space="0" w:color="auto"/>
      </w:divBdr>
    </w:div>
    <w:div w:id="1263224365">
      <w:marLeft w:val="640"/>
      <w:marRight w:val="0"/>
      <w:marTop w:val="0"/>
      <w:marBottom w:val="0"/>
      <w:divBdr>
        <w:top w:val="none" w:sz="0" w:space="0" w:color="auto"/>
        <w:left w:val="none" w:sz="0" w:space="0" w:color="auto"/>
        <w:bottom w:val="none" w:sz="0" w:space="0" w:color="auto"/>
        <w:right w:val="none" w:sz="0" w:space="0" w:color="auto"/>
      </w:divBdr>
    </w:div>
    <w:div w:id="1263225148">
      <w:marLeft w:val="640"/>
      <w:marRight w:val="0"/>
      <w:marTop w:val="0"/>
      <w:marBottom w:val="0"/>
      <w:divBdr>
        <w:top w:val="none" w:sz="0" w:space="0" w:color="auto"/>
        <w:left w:val="none" w:sz="0" w:space="0" w:color="auto"/>
        <w:bottom w:val="none" w:sz="0" w:space="0" w:color="auto"/>
        <w:right w:val="none" w:sz="0" w:space="0" w:color="auto"/>
      </w:divBdr>
    </w:div>
    <w:div w:id="1263302061">
      <w:marLeft w:val="640"/>
      <w:marRight w:val="0"/>
      <w:marTop w:val="0"/>
      <w:marBottom w:val="0"/>
      <w:divBdr>
        <w:top w:val="none" w:sz="0" w:space="0" w:color="auto"/>
        <w:left w:val="none" w:sz="0" w:space="0" w:color="auto"/>
        <w:bottom w:val="none" w:sz="0" w:space="0" w:color="auto"/>
        <w:right w:val="none" w:sz="0" w:space="0" w:color="auto"/>
      </w:divBdr>
    </w:div>
    <w:div w:id="1263489076">
      <w:marLeft w:val="640"/>
      <w:marRight w:val="0"/>
      <w:marTop w:val="0"/>
      <w:marBottom w:val="0"/>
      <w:divBdr>
        <w:top w:val="none" w:sz="0" w:space="0" w:color="auto"/>
        <w:left w:val="none" w:sz="0" w:space="0" w:color="auto"/>
        <w:bottom w:val="none" w:sz="0" w:space="0" w:color="auto"/>
        <w:right w:val="none" w:sz="0" w:space="0" w:color="auto"/>
      </w:divBdr>
    </w:div>
    <w:div w:id="1263538733">
      <w:marLeft w:val="640"/>
      <w:marRight w:val="0"/>
      <w:marTop w:val="0"/>
      <w:marBottom w:val="0"/>
      <w:divBdr>
        <w:top w:val="none" w:sz="0" w:space="0" w:color="auto"/>
        <w:left w:val="none" w:sz="0" w:space="0" w:color="auto"/>
        <w:bottom w:val="none" w:sz="0" w:space="0" w:color="auto"/>
        <w:right w:val="none" w:sz="0" w:space="0" w:color="auto"/>
      </w:divBdr>
    </w:div>
    <w:div w:id="1263565824">
      <w:marLeft w:val="640"/>
      <w:marRight w:val="0"/>
      <w:marTop w:val="0"/>
      <w:marBottom w:val="0"/>
      <w:divBdr>
        <w:top w:val="none" w:sz="0" w:space="0" w:color="auto"/>
        <w:left w:val="none" w:sz="0" w:space="0" w:color="auto"/>
        <w:bottom w:val="none" w:sz="0" w:space="0" w:color="auto"/>
        <w:right w:val="none" w:sz="0" w:space="0" w:color="auto"/>
      </w:divBdr>
    </w:div>
    <w:div w:id="1263608875">
      <w:marLeft w:val="640"/>
      <w:marRight w:val="0"/>
      <w:marTop w:val="0"/>
      <w:marBottom w:val="0"/>
      <w:divBdr>
        <w:top w:val="none" w:sz="0" w:space="0" w:color="auto"/>
        <w:left w:val="none" w:sz="0" w:space="0" w:color="auto"/>
        <w:bottom w:val="none" w:sz="0" w:space="0" w:color="auto"/>
        <w:right w:val="none" w:sz="0" w:space="0" w:color="auto"/>
      </w:divBdr>
    </w:div>
    <w:div w:id="1263610693">
      <w:marLeft w:val="640"/>
      <w:marRight w:val="0"/>
      <w:marTop w:val="0"/>
      <w:marBottom w:val="0"/>
      <w:divBdr>
        <w:top w:val="none" w:sz="0" w:space="0" w:color="auto"/>
        <w:left w:val="none" w:sz="0" w:space="0" w:color="auto"/>
        <w:bottom w:val="none" w:sz="0" w:space="0" w:color="auto"/>
        <w:right w:val="none" w:sz="0" w:space="0" w:color="auto"/>
      </w:divBdr>
    </w:div>
    <w:div w:id="1263758583">
      <w:marLeft w:val="640"/>
      <w:marRight w:val="0"/>
      <w:marTop w:val="0"/>
      <w:marBottom w:val="0"/>
      <w:divBdr>
        <w:top w:val="none" w:sz="0" w:space="0" w:color="auto"/>
        <w:left w:val="none" w:sz="0" w:space="0" w:color="auto"/>
        <w:bottom w:val="none" w:sz="0" w:space="0" w:color="auto"/>
        <w:right w:val="none" w:sz="0" w:space="0" w:color="auto"/>
      </w:divBdr>
    </w:div>
    <w:div w:id="1263807278">
      <w:marLeft w:val="640"/>
      <w:marRight w:val="0"/>
      <w:marTop w:val="0"/>
      <w:marBottom w:val="0"/>
      <w:divBdr>
        <w:top w:val="none" w:sz="0" w:space="0" w:color="auto"/>
        <w:left w:val="none" w:sz="0" w:space="0" w:color="auto"/>
        <w:bottom w:val="none" w:sz="0" w:space="0" w:color="auto"/>
        <w:right w:val="none" w:sz="0" w:space="0" w:color="auto"/>
      </w:divBdr>
    </w:div>
    <w:div w:id="1263998951">
      <w:marLeft w:val="640"/>
      <w:marRight w:val="0"/>
      <w:marTop w:val="0"/>
      <w:marBottom w:val="0"/>
      <w:divBdr>
        <w:top w:val="none" w:sz="0" w:space="0" w:color="auto"/>
        <w:left w:val="none" w:sz="0" w:space="0" w:color="auto"/>
        <w:bottom w:val="none" w:sz="0" w:space="0" w:color="auto"/>
        <w:right w:val="none" w:sz="0" w:space="0" w:color="auto"/>
      </w:divBdr>
    </w:div>
    <w:div w:id="1264142480">
      <w:marLeft w:val="640"/>
      <w:marRight w:val="0"/>
      <w:marTop w:val="0"/>
      <w:marBottom w:val="0"/>
      <w:divBdr>
        <w:top w:val="none" w:sz="0" w:space="0" w:color="auto"/>
        <w:left w:val="none" w:sz="0" w:space="0" w:color="auto"/>
        <w:bottom w:val="none" w:sz="0" w:space="0" w:color="auto"/>
        <w:right w:val="none" w:sz="0" w:space="0" w:color="auto"/>
      </w:divBdr>
    </w:div>
    <w:div w:id="1264142767">
      <w:marLeft w:val="640"/>
      <w:marRight w:val="0"/>
      <w:marTop w:val="0"/>
      <w:marBottom w:val="0"/>
      <w:divBdr>
        <w:top w:val="none" w:sz="0" w:space="0" w:color="auto"/>
        <w:left w:val="none" w:sz="0" w:space="0" w:color="auto"/>
        <w:bottom w:val="none" w:sz="0" w:space="0" w:color="auto"/>
        <w:right w:val="none" w:sz="0" w:space="0" w:color="auto"/>
      </w:divBdr>
    </w:div>
    <w:div w:id="1264262632">
      <w:marLeft w:val="640"/>
      <w:marRight w:val="0"/>
      <w:marTop w:val="0"/>
      <w:marBottom w:val="0"/>
      <w:divBdr>
        <w:top w:val="none" w:sz="0" w:space="0" w:color="auto"/>
        <w:left w:val="none" w:sz="0" w:space="0" w:color="auto"/>
        <w:bottom w:val="none" w:sz="0" w:space="0" w:color="auto"/>
        <w:right w:val="none" w:sz="0" w:space="0" w:color="auto"/>
      </w:divBdr>
    </w:div>
    <w:div w:id="1264262770">
      <w:marLeft w:val="640"/>
      <w:marRight w:val="0"/>
      <w:marTop w:val="0"/>
      <w:marBottom w:val="0"/>
      <w:divBdr>
        <w:top w:val="none" w:sz="0" w:space="0" w:color="auto"/>
        <w:left w:val="none" w:sz="0" w:space="0" w:color="auto"/>
        <w:bottom w:val="none" w:sz="0" w:space="0" w:color="auto"/>
        <w:right w:val="none" w:sz="0" w:space="0" w:color="auto"/>
      </w:divBdr>
    </w:div>
    <w:div w:id="1264339001">
      <w:marLeft w:val="640"/>
      <w:marRight w:val="0"/>
      <w:marTop w:val="0"/>
      <w:marBottom w:val="0"/>
      <w:divBdr>
        <w:top w:val="none" w:sz="0" w:space="0" w:color="auto"/>
        <w:left w:val="none" w:sz="0" w:space="0" w:color="auto"/>
        <w:bottom w:val="none" w:sz="0" w:space="0" w:color="auto"/>
        <w:right w:val="none" w:sz="0" w:space="0" w:color="auto"/>
      </w:divBdr>
    </w:div>
    <w:div w:id="1264343167">
      <w:marLeft w:val="640"/>
      <w:marRight w:val="0"/>
      <w:marTop w:val="0"/>
      <w:marBottom w:val="0"/>
      <w:divBdr>
        <w:top w:val="none" w:sz="0" w:space="0" w:color="auto"/>
        <w:left w:val="none" w:sz="0" w:space="0" w:color="auto"/>
        <w:bottom w:val="none" w:sz="0" w:space="0" w:color="auto"/>
        <w:right w:val="none" w:sz="0" w:space="0" w:color="auto"/>
      </w:divBdr>
    </w:div>
    <w:div w:id="1264411426">
      <w:marLeft w:val="640"/>
      <w:marRight w:val="0"/>
      <w:marTop w:val="0"/>
      <w:marBottom w:val="0"/>
      <w:divBdr>
        <w:top w:val="none" w:sz="0" w:space="0" w:color="auto"/>
        <w:left w:val="none" w:sz="0" w:space="0" w:color="auto"/>
        <w:bottom w:val="none" w:sz="0" w:space="0" w:color="auto"/>
        <w:right w:val="none" w:sz="0" w:space="0" w:color="auto"/>
      </w:divBdr>
    </w:div>
    <w:div w:id="1264416980">
      <w:marLeft w:val="640"/>
      <w:marRight w:val="0"/>
      <w:marTop w:val="0"/>
      <w:marBottom w:val="0"/>
      <w:divBdr>
        <w:top w:val="none" w:sz="0" w:space="0" w:color="auto"/>
        <w:left w:val="none" w:sz="0" w:space="0" w:color="auto"/>
        <w:bottom w:val="none" w:sz="0" w:space="0" w:color="auto"/>
        <w:right w:val="none" w:sz="0" w:space="0" w:color="auto"/>
      </w:divBdr>
    </w:div>
    <w:div w:id="1264532329">
      <w:marLeft w:val="640"/>
      <w:marRight w:val="0"/>
      <w:marTop w:val="0"/>
      <w:marBottom w:val="0"/>
      <w:divBdr>
        <w:top w:val="none" w:sz="0" w:space="0" w:color="auto"/>
        <w:left w:val="none" w:sz="0" w:space="0" w:color="auto"/>
        <w:bottom w:val="none" w:sz="0" w:space="0" w:color="auto"/>
        <w:right w:val="none" w:sz="0" w:space="0" w:color="auto"/>
      </w:divBdr>
    </w:div>
    <w:div w:id="1264610155">
      <w:marLeft w:val="640"/>
      <w:marRight w:val="0"/>
      <w:marTop w:val="0"/>
      <w:marBottom w:val="0"/>
      <w:divBdr>
        <w:top w:val="none" w:sz="0" w:space="0" w:color="auto"/>
        <w:left w:val="none" w:sz="0" w:space="0" w:color="auto"/>
        <w:bottom w:val="none" w:sz="0" w:space="0" w:color="auto"/>
        <w:right w:val="none" w:sz="0" w:space="0" w:color="auto"/>
      </w:divBdr>
    </w:div>
    <w:div w:id="1264680471">
      <w:marLeft w:val="640"/>
      <w:marRight w:val="0"/>
      <w:marTop w:val="0"/>
      <w:marBottom w:val="0"/>
      <w:divBdr>
        <w:top w:val="none" w:sz="0" w:space="0" w:color="auto"/>
        <w:left w:val="none" w:sz="0" w:space="0" w:color="auto"/>
        <w:bottom w:val="none" w:sz="0" w:space="0" w:color="auto"/>
        <w:right w:val="none" w:sz="0" w:space="0" w:color="auto"/>
      </w:divBdr>
    </w:div>
    <w:div w:id="1264727125">
      <w:marLeft w:val="640"/>
      <w:marRight w:val="0"/>
      <w:marTop w:val="0"/>
      <w:marBottom w:val="0"/>
      <w:divBdr>
        <w:top w:val="none" w:sz="0" w:space="0" w:color="auto"/>
        <w:left w:val="none" w:sz="0" w:space="0" w:color="auto"/>
        <w:bottom w:val="none" w:sz="0" w:space="0" w:color="auto"/>
        <w:right w:val="none" w:sz="0" w:space="0" w:color="auto"/>
      </w:divBdr>
    </w:div>
    <w:div w:id="1264798308">
      <w:marLeft w:val="640"/>
      <w:marRight w:val="0"/>
      <w:marTop w:val="0"/>
      <w:marBottom w:val="0"/>
      <w:divBdr>
        <w:top w:val="none" w:sz="0" w:space="0" w:color="auto"/>
        <w:left w:val="none" w:sz="0" w:space="0" w:color="auto"/>
        <w:bottom w:val="none" w:sz="0" w:space="0" w:color="auto"/>
        <w:right w:val="none" w:sz="0" w:space="0" w:color="auto"/>
      </w:divBdr>
    </w:div>
    <w:div w:id="1264801260">
      <w:marLeft w:val="640"/>
      <w:marRight w:val="0"/>
      <w:marTop w:val="0"/>
      <w:marBottom w:val="0"/>
      <w:divBdr>
        <w:top w:val="none" w:sz="0" w:space="0" w:color="auto"/>
        <w:left w:val="none" w:sz="0" w:space="0" w:color="auto"/>
        <w:bottom w:val="none" w:sz="0" w:space="0" w:color="auto"/>
        <w:right w:val="none" w:sz="0" w:space="0" w:color="auto"/>
      </w:divBdr>
    </w:div>
    <w:div w:id="1264803800">
      <w:marLeft w:val="640"/>
      <w:marRight w:val="0"/>
      <w:marTop w:val="0"/>
      <w:marBottom w:val="0"/>
      <w:divBdr>
        <w:top w:val="none" w:sz="0" w:space="0" w:color="auto"/>
        <w:left w:val="none" w:sz="0" w:space="0" w:color="auto"/>
        <w:bottom w:val="none" w:sz="0" w:space="0" w:color="auto"/>
        <w:right w:val="none" w:sz="0" w:space="0" w:color="auto"/>
      </w:divBdr>
    </w:div>
    <w:div w:id="1264845425">
      <w:marLeft w:val="640"/>
      <w:marRight w:val="0"/>
      <w:marTop w:val="0"/>
      <w:marBottom w:val="0"/>
      <w:divBdr>
        <w:top w:val="none" w:sz="0" w:space="0" w:color="auto"/>
        <w:left w:val="none" w:sz="0" w:space="0" w:color="auto"/>
        <w:bottom w:val="none" w:sz="0" w:space="0" w:color="auto"/>
        <w:right w:val="none" w:sz="0" w:space="0" w:color="auto"/>
      </w:divBdr>
    </w:div>
    <w:div w:id="1264875799">
      <w:marLeft w:val="640"/>
      <w:marRight w:val="0"/>
      <w:marTop w:val="0"/>
      <w:marBottom w:val="0"/>
      <w:divBdr>
        <w:top w:val="none" w:sz="0" w:space="0" w:color="auto"/>
        <w:left w:val="none" w:sz="0" w:space="0" w:color="auto"/>
        <w:bottom w:val="none" w:sz="0" w:space="0" w:color="auto"/>
        <w:right w:val="none" w:sz="0" w:space="0" w:color="auto"/>
      </w:divBdr>
    </w:div>
    <w:div w:id="1264877257">
      <w:marLeft w:val="640"/>
      <w:marRight w:val="0"/>
      <w:marTop w:val="0"/>
      <w:marBottom w:val="0"/>
      <w:divBdr>
        <w:top w:val="none" w:sz="0" w:space="0" w:color="auto"/>
        <w:left w:val="none" w:sz="0" w:space="0" w:color="auto"/>
        <w:bottom w:val="none" w:sz="0" w:space="0" w:color="auto"/>
        <w:right w:val="none" w:sz="0" w:space="0" w:color="auto"/>
      </w:divBdr>
    </w:div>
    <w:div w:id="1264922635">
      <w:marLeft w:val="640"/>
      <w:marRight w:val="0"/>
      <w:marTop w:val="0"/>
      <w:marBottom w:val="0"/>
      <w:divBdr>
        <w:top w:val="none" w:sz="0" w:space="0" w:color="auto"/>
        <w:left w:val="none" w:sz="0" w:space="0" w:color="auto"/>
        <w:bottom w:val="none" w:sz="0" w:space="0" w:color="auto"/>
        <w:right w:val="none" w:sz="0" w:space="0" w:color="auto"/>
      </w:divBdr>
    </w:div>
    <w:div w:id="1264992298">
      <w:marLeft w:val="640"/>
      <w:marRight w:val="0"/>
      <w:marTop w:val="0"/>
      <w:marBottom w:val="0"/>
      <w:divBdr>
        <w:top w:val="none" w:sz="0" w:space="0" w:color="auto"/>
        <w:left w:val="none" w:sz="0" w:space="0" w:color="auto"/>
        <w:bottom w:val="none" w:sz="0" w:space="0" w:color="auto"/>
        <w:right w:val="none" w:sz="0" w:space="0" w:color="auto"/>
      </w:divBdr>
    </w:div>
    <w:div w:id="1264998559">
      <w:bodyDiv w:val="1"/>
      <w:marLeft w:val="0"/>
      <w:marRight w:val="0"/>
      <w:marTop w:val="0"/>
      <w:marBottom w:val="0"/>
      <w:divBdr>
        <w:top w:val="none" w:sz="0" w:space="0" w:color="auto"/>
        <w:left w:val="none" w:sz="0" w:space="0" w:color="auto"/>
        <w:bottom w:val="none" w:sz="0" w:space="0" w:color="auto"/>
        <w:right w:val="none" w:sz="0" w:space="0" w:color="auto"/>
      </w:divBdr>
    </w:div>
    <w:div w:id="1265115952">
      <w:marLeft w:val="640"/>
      <w:marRight w:val="0"/>
      <w:marTop w:val="0"/>
      <w:marBottom w:val="0"/>
      <w:divBdr>
        <w:top w:val="none" w:sz="0" w:space="0" w:color="auto"/>
        <w:left w:val="none" w:sz="0" w:space="0" w:color="auto"/>
        <w:bottom w:val="none" w:sz="0" w:space="0" w:color="auto"/>
        <w:right w:val="none" w:sz="0" w:space="0" w:color="auto"/>
      </w:divBdr>
    </w:div>
    <w:div w:id="1265117819">
      <w:marLeft w:val="640"/>
      <w:marRight w:val="0"/>
      <w:marTop w:val="0"/>
      <w:marBottom w:val="0"/>
      <w:divBdr>
        <w:top w:val="none" w:sz="0" w:space="0" w:color="auto"/>
        <w:left w:val="none" w:sz="0" w:space="0" w:color="auto"/>
        <w:bottom w:val="none" w:sz="0" w:space="0" w:color="auto"/>
        <w:right w:val="none" w:sz="0" w:space="0" w:color="auto"/>
      </w:divBdr>
    </w:div>
    <w:div w:id="1265192089">
      <w:marLeft w:val="640"/>
      <w:marRight w:val="0"/>
      <w:marTop w:val="0"/>
      <w:marBottom w:val="0"/>
      <w:divBdr>
        <w:top w:val="none" w:sz="0" w:space="0" w:color="auto"/>
        <w:left w:val="none" w:sz="0" w:space="0" w:color="auto"/>
        <w:bottom w:val="none" w:sz="0" w:space="0" w:color="auto"/>
        <w:right w:val="none" w:sz="0" w:space="0" w:color="auto"/>
      </w:divBdr>
    </w:div>
    <w:div w:id="1265192433">
      <w:marLeft w:val="640"/>
      <w:marRight w:val="0"/>
      <w:marTop w:val="0"/>
      <w:marBottom w:val="0"/>
      <w:divBdr>
        <w:top w:val="none" w:sz="0" w:space="0" w:color="auto"/>
        <w:left w:val="none" w:sz="0" w:space="0" w:color="auto"/>
        <w:bottom w:val="none" w:sz="0" w:space="0" w:color="auto"/>
        <w:right w:val="none" w:sz="0" w:space="0" w:color="auto"/>
      </w:divBdr>
    </w:div>
    <w:div w:id="1265334768">
      <w:marLeft w:val="640"/>
      <w:marRight w:val="0"/>
      <w:marTop w:val="0"/>
      <w:marBottom w:val="0"/>
      <w:divBdr>
        <w:top w:val="none" w:sz="0" w:space="0" w:color="auto"/>
        <w:left w:val="none" w:sz="0" w:space="0" w:color="auto"/>
        <w:bottom w:val="none" w:sz="0" w:space="0" w:color="auto"/>
        <w:right w:val="none" w:sz="0" w:space="0" w:color="auto"/>
      </w:divBdr>
    </w:div>
    <w:div w:id="1265454352">
      <w:marLeft w:val="640"/>
      <w:marRight w:val="0"/>
      <w:marTop w:val="0"/>
      <w:marBottom w:val="0"/>
      <w:divBdr>
        <w:top w:val="none" w:sz="0" w:space="0" w:color="auto"/>
        <w:left w:val="none" w:sz="0" w:space="0" w:color="auto"/>
        <w:bottom w:val="none" w:sz="0" w:space="0" w:color="auto"/>
        <w:right w:val="none" w:sz="0" w:space="0" w:color="auto"/>
      </w:divBdr>
    </w:div>
    <w:div w:id="1265503168">
      <w:marLeft w:val="640"/>
      <w:marRight w:val="0"/>
      <w:marTop w:val="0"/>
      <w:marBottom w:val="0"/>
      <w:divBdr>
        <w:top w:val="none" w:sz="0" w:space="0" w:color="auto"/>
        <w:left w:val="none" w:sz="0" w:space="0" w:color="auto"/>
        <w:bottom w:val="none" w:sz="0" w:space="0" w:color="auto"/>
        <w:right w:val="none" w:sz="0" w:space="0" w:color="auto"/>
      </w:divBdr>
    </w:div>
    <w:div w:id="1265532225">
      <w:marLeft w:val="640"/>
      <w:marRight w:val="0"/>
      <w:marTop w:val="0"/>
      <w:marBottom w:val="0"/>
      <w:divBdr>
        <w:top w:val="none" w:sz="0" w:space="0" w:color="auto"/>
        <w:left w:val="none" w:sz="0" w:space="0" w:color="auto"/>
        <w:bottom w:val="none" w:sz="0" w:space="0" w:color="auto"/>
        <w:right w:val="none" w:sz="0" w:space="0" w:color="auto"/>
      </w:divBdr>
    </w:div>
    <w:div w:id="1265532288">
      <w:marLeft w:val="640"/>
      <w:marRight w:val="0"/>
      <w:marTop w:val="0"/>
      <w:marBottom w:val="0"/>
      <w:divBdr>
        <w:top w:val="none" w:sz="0" w:space="0" w:color="auto"/>
        <w:left w:val="none" w:sz="0" w:space="0" w:color="auto"/>
        <w:bottom w:val="none" w:sz="0" w:space="0" w:color="auto"/>
        <w:right w:val="none" w:sz="0" w:space="0" w:color="auto"/>
      </w:divBdr>
    </w:div>
    <w:div w:id="1265724488">
      <w:marLeft w:val="640"/>
      <w:marRight w:val="0"/>
      <w:marTop w:val="0"/>
      <w:marBottom w:val="0"/>
      <w:divBdr>
        <w:top w:val="none" w:sz="0" w:space="0" w:color="auto"/>
        <w:left w:val="none" w:sz="0" w:space="0" w:color="auto"/>
        <w:bottom w:val="none" w:sz="0" w:space="0" w:color="auto"/>
        <w:right w:val="none" w:sz="0" w:space="0" w:color="auto"/>
      </w:divBdr>
    </w:div>
    <w:div w:id="1265725482">
      <w:marLeft w:val="640"/>
      <w:marRight w:val="0"/>
      <w:marTop w:val="0"/>
      <w:marBottom w:val="0"/>
      <w:divBdr>
        <w:top w:val="none" w:sz="0" w:space="0" w:color="auto"/>
        <w:left w:val="none" w:sz="0" w:space="0" w:color="auto"/>
        <w:bottom w:val="none" w:sz="0" w:space="0" w:color="auto"/>
        <w:right w:val="none" w:sz="0" w:space="0" w:color="auto"/>
      </w:divBdr>
    </w:div>
    <w:div w:id="1265728506">
      <w:marLeft w:val="640"/>
      <w:marRight w:val="0"/>
      <w:marTop w:val="0"/>
      <w:marBottom w:val="0"/>
      <w:divBdr>
        <w:top w:val="none" w:sz="0" w:space="0" w:color="auto"/>
        <w:left w:val="none" w:sz="0" w:space="0" w:color="auto"/>
        <w:bottom w:val="none" w:sz="0" w:space="0" w:color="auto"/>
        <w:right w:val="none" w:sz="0" w:space="0" w:color="auto"/>
      </w:divBdr>
    </w:div>
    <w:div w:id="1266111287">
      <w:marLeft w:val="640"/>
      <w:marRight w:val="0"/>
      <w:marTop w:val="0"/>
      <w:marBottom w:val="0"/>
      <w:divBdr>
        <w:top w:val="none" w:sz="0" w:space="0" w:color="auto"/>
        <w:left w:val="none" w:sz="0" w:space="0" w:color="auto"/>
        <w:bottom w:val="none" w:sz="0" w:space="0" w:color="auto"/>
        <w:right w:val="none" w:sz="0" w:space="0" w:color="auto"/>
      </w:divBdr>
    </w:div>
    <w:div w:id="1266185131">
      <w:marLeft w:val="640"/>
      <w:marRight w:val="0"/>
      <w:marTop w:val="0"/>
      <w:marBottom w:val="0"/>
      <w:divBdr>
        <w:top w:val="none" w:sz="0" w:space="0" w:color="auto"/>
        <w:left w:val="none" w:sz="0" w:space="0" w:color="auto"/>
        <w:bottom w:val="none" w:sz="0" w:space="0" w:color="auto"/>
        <w:right w:val="none" w:sz="0" w:space="0" w:color="auto"/>
      </w:divBdr>
    </w:div>
    <w:div w:id="1266304614">
      <w:marLeft w:val="640"/>
      <w:marRight w:val="0"/>
      <w:marTop w:val="0"/>
      <w:marBottom w:val="0"/>
      <w:divBdr>
        <w:top w:val="none" w:sz="0" w:space="0" w:color="auto"/>
        <w:left w:val="none" w:sz="0" w:space="0" w:color="auto"/>
        <w:bottom w:val="none" w:sz="0" w:space="0" w:color="auto"/>
        <w:right w:val="none" w:sz="0" w:space="0" w:color="auto"/>
      </w:divBdr>
    </w:div>
    <w:div w:id="1266379176">
      <w:marLeft w:val="640"/>
      <w:marRight w:val="0"/>
      <w:marTop w:val="0"/>
      <w:marBottom w:val="0"/>
      <w:divBdr>
        <w:top w:val="none" w:sz="0" w:space="0" w:color="auto"/>
        <w:left w:val="none" w:sz="0" w:space="0" w:color="auto"/>
        <w:bottom w:val="none" w:sz="0" w:space="0" w:color="auto"/>
        <w:right w:val="none" w:sz="0" w:space="0" w:color="auto"/>
      </w:divBdr>
    </w:div>
    <w:div w:id="1266426195">
      <w:marLeft w:val="640"/>
      <w:marRight w:val="0"/>
      <w:marTop w:val="0"/>
      <w:marBottom w:val="0"/>
      <w:divBdr>
        <w:top w:val="none" w:sz="0" w:space="0" w:color="auto"/>
        <w:left w:val="none" w:sz="0" w:space="0" w:color="auto"/>
        <w:bottom w:val="none" w:sz="0" w:space="0" w:color="auto"/>
        <w:right w:val="none" w:sz="0" w:space="0" w:color="auto"/>
      </w:divBdr>
    </w:div>
    <w:div w:id="1266574608">
      <w:marLeft w:val="640"/>
      <w:marRight w:val="0"/>
      <w:marTop w:val="0"/>
      <w:marBottom w:val="0"/>
      <w:divBdr>
        <w:top w:val="none" w:sz="0" w:space="0" w:color="auto"/>
        <w:left w:val="none" w:sz="0" w:space="0" w:color="auto"/>
        <w:bottom w:val="none" w:sz="0" w:space="0" w:color="auto"/>
        <w:right w:val="none" w:sz="0" w:space="0" w:color="auto"/>
      </w:divBdr>
    </w:div>
    <w:div w:id="1266619992">
      <w:marLeft w:val="640"/>
      <w:marRight w:val="0"/>
      <w:marTop w:val="0"/>
      <w:marBottom w:val="0"/>
      <w:divBdr>
        <w:top w:val="none" w:sz="0" w:space="0" w:color="auto"/>
        <w:left w:val="none" w:sz="0" w:space="0" w:color="auto"/>
        <w:bottom w:val="none" w:sz="0" w:space="0" w:color="auto"/>
        <w:right w:val="none" w:sz="0" w:space="0" w:color="auto"/>
      </w:divBdr>
    </w:div>
    <w:div w:id="1266689620">
      <w:marLeft w:val="640"/>
      <w:marRight w:val="0"/>
      <w:marTop w:val="0"/>
      <w:marBottom w:val="0"/>
      <w:divBdr>
        <w:top w:val="none" w:sz="0" w:space="0" w:color="auto"/>
        <w:left w:val="none" w:sz="0" w:space="0" w:color="auto"/>
        <w:bottom w:val="none" w:sz="0" w:space="0" w:color="auto"/>
        <w:right w:val="none" w:sz="0" w:space="0" w:color="auto"/>
      </w:divBdr>
    </w:div>
    <w:div w:id="1266691489">
      <w:marLeft w:val="640"/>
      <w:marRight w:val="0"/>
      <w:marTop w:val="0"/>
      <w:marBottom w:val="0"/>
      <w:divBdr>
        <w:top w:val="none" w:sz="0" w:space="0" w:color="auto"/>
        <w:left w:val="none" w:sz="0" w:space="0" w:color="auto"/>
        <w:bottom w:val="none" w:sz="0" w:space="0" w:color="auto"/>
        <w:right w:val="none" w:sz="0" w:space="0" w:color="auto"/>
      </w:divBdr>
    </w:div>
    <w:div w:id="1266692905">
      <w:marLeft w:val="640"/>
      <w:marRight w:val="0"/>
      <w:marTop w:val="0"/>
      <w:marBottom w:val="0"/>
      <w:divBdr>
        <w:top w:val="none" w:sz="0" w:space="0" w:color="auto"/>
        <w:left w:val="none" w:sz="0" w:space="0" w:color="auto"/>
        <w:bottom w:val="none" w:sz="0" w:space="0" w:color="auto"/>
        <w:right w:val="none" w:sz="0" w:space="0" w:color="auto"/>
      </w:divBdr>
    </w:div>
    <w:div w:id="1266692943">
      <w:marLeft w:val="640"/>
      <w:marRight w:val="0"/>
      <w:marTop w:val="0"/>
      <w:marBottom w:val="0"/>
      <w:divBdr>
        <w:top w:val="none" w:sz="0" w:space="0" w:color="auto"/>
        <w:left w:val="none" w:sz="0" w:space="0" w:color="auto"/>
        <w:bottom w:val="none" w:sz="0" w:space="0" w:color="auto"/>
        <w:right w:val="none" w:sz="0" w:space="0" w:color="auto"/>
      </w:divBdr>
    </w:div>
    <w:div w:id="1266768105">
      <w:marLeft w:val="640"/>
      <w:marRight w:val="0"/>
      <w:marTop w:val="0"/>
      <w:marBottom w:val="0"/>
      <w:divBdr>
        <w:top w:val="none" w:sz="0" w:space="0" w:color="auto"/>
        <w:left w:val="none" w:sz="0" w:space="0" w:color="auto"/>
        <w:bottom w:val="none" w:sz="0" w:space="0" w:color="auto"/>
        <w:right w:val="none" w:sz="0" w:space="0" w:color="auto"/>
      </w:divBdr>
    </w:div>
    <w:div w:id="1266840474">
      <w:marLeft w:val="640"/>
      <w:marRight w:val="0"/>
      <w:marTop w:val="0"/>
      <w:marBottom w:val="0"/>
      <w:divBdr>
        <w:top w:val="none" w:sz="0" w:space="0" w:color="auto"/>
        <w:left w:val="none" w:sz="0" w:space="0" w:color="auto"/>
        <w:bottom w:val="none" w:sz="0" w:space="0" w:color="auto"/>
        <w:right w:val="none" w:sz="0" w:space="0" w:color="auto"/>
      </w:divBdr>
    </w:div>
    <w:div w:id="1266843198">
      <w:marLeft w:val="640"/>
      <w:marRight w:val="0"/>
      <w:marTop w:val="0"/>
      <w:marBottom w:val="0"/>
      <w:divBdr>
        <w:top w:val="none" w:sz="0" w:space="0" w:color="auto"/>
        <w:left w:val="none" w:sz="0" w:space="0" w:color="auto"/>
        <w:bottom w:val="none" w:sz="0" w:space="0" w:color="auto"/>
        <w:right w:val="none" w:sz="0" w:space="0" w:color="auto"/>
      </w:divBdr>
    </w:div>
    <w:div w:id="1266884948">
      <w:marLeft w:val="640"/>
      <w:marRight w:val="0"/>
      <w:marTop w:val="0"/>
      <w:marBottom w:val="0"/>
      <w:divBdr>
        <w:top w:val="none" w:sz="0" w:space="0" w:color="auto"/>
        <w:left w:val="none" w:sz="0" w:space="0" w:color="auto"/>
        <w:bottom w:val="none" w:sz="0" w:space="0" w:color="auto"/>
        <w:right w:val="none" w:sz="0" w:space="0" w:color="auto"/>
      </w:divBdr>
    </w:div>
    <w:div w:id="1266889868">
      <w:marLeft w:val="640"/>
      <w:marRight w:val="0"/>
      <w:marTop w:val="0"/>
      <w:marBottom w:val="0"/>
      <w:divBdr>
        <w:top w:val="none" w:sz="0" w:space="0" w:color="auto"/>
        <w:left w:val="none" w:sz="0" w:space="0" w:color="auto"/>
        <w:bottom w:val="none" w:sz="0" w:space="0" w:color="auto"/>
        <w:right w:val="none" w:sz="0" w:space="0" w:color="auto"/>
      </w:divBdr>
    </w:div>
    <w:div w:id="1266959603">
      <w:marLeft w:val="640"/>
      <w:marRight w:val="0"/>
      <w:marTop w:val="0"/>
      <w:marBottom w:val="0"/>
      <w:divBdr>
        <w:top w:val="none" w:sz="0" w:space="0" w:color="auto"/>
        <w:left w:val="none" w:sz="0" w:space="0" w:color="auto"/>
        <w:bottom w:val="none" w:sz="0" w:space="0" w:color="auto"/>
        <w:right w:val="none" w:sz="0" w:space="0" w:color="auto"/>
      </w:divBdr>
    </w:div>
    <w:div w:id="1267031936">
      <w:marLeft w:val="640"/>
      <w:marRight w:val="0"/>
      <w:marTop w:val="0"/>
      <w:marBottom w:val="0"/>
      <w:divBdr>
        <w:top w:val="none" w:sz="0" w:space="0" w:color="auto"/>
        <w:left w:val="none" w:sz="0" w:space="0" w:color="auto"/>
        <w:bottom w:val="none" w:sz="0" w:space="0" w:color="auto"/>
        <w:right w:val="none" w:sz="0" w:space="0" w:color="auto"/>
      </w:divBdr>
    </w:div>
    <w:div w:id="1267075141">
      <w:marLeft w:val="640"/>
      <w:marRight w:val="0"/>
      <w:marTop w:val="0"/>
      <w:marBottom w:val="0"/>
      <w:divBdr>
        <w:top w:val="none" w:sz="0" w:space="0" w:color="auto"/>
        <w:left w:val="none" w:sz="0" w:space="0" w:color="auto"/>
        <w:bottom w:val="none" w:sz="0" w:space="0" w:color="auto"/>
        <w:right w:val="none" w:sz="0" w:space="0" w:color="auto"/>
      </w:divBdr>
    </w:div>
    <w:div w:id="1267078258">
      <w:marLeft w:val="640"/>
      <w:marRight w:val="0"/>
      <w:marTop w:val="0"/>
      <w:marBottom w:val="0"/>
      <w:divBdr>
        <w:top w:val="none" w:sz="0" w:space="0" w:color="auto"/>
        <w:left w:val="none" w:sz="0" w:space="0" w:color="auto"/>
        <w:bottom w:val="none" w:sz="0" w:space="0" w:color="auto"/>
        <w:right w:val="none" w:sz="0" w:space="0" w:color="auto"/>
      </w:divBdr>
    </w:div>
    <w:div w:id="1267083620">
      <w:marLeft w:val="640"/>
      <w:marRight w:val="0"/>
      <w:marTop w:val="0"/>
      <w:marBottom w:val="0"/>
      <w:divBdr>
        <w:top w:val="none" w:sz="0" w:space="0" w:color="auto"/>
        <w:left w:val="none" w:sz="0" w:space="0" w:color="auto"/>
        <w:bottom w:val="none" w:sz="0" w:space="0" w:color="auto"/>
        <w:right w:val="none" w:sz="0" w:space="0" w:color="auto"/>
      </w:divBdr>
    </w:div>
    <w:div w:id="1267231862">
      <w:marLeft w:val="640"/>
      <w:marRight w:val="0"/>
      <w:marTop w:val="0"/>
      <w:marBottom w:val="0"/>
      <w:divBdr>
        <w:top w:val="none" w:sz="0" w:space="0" w:color="auto"/>
        <w:left w:val="none" w:sz="0" w:space="0" w:color="auto"/>
        <w:bottom w:val="none" w:sz="0" w:space="0" w:color="auto"/>
        <w:right w:val="none" w:sz="0" w:space="0" w:color="auto"/>
      </w:divBdr>
    </w:div>
    <w:div w:id="1267270284">
      <w:marLeft w:val="640"/>
      <w:marRight w:val="0"/>
      <w:marTop w:val="0"/>
      <w:marBottom w:val="0"/>
      <w:divBdr>
        <w:top w:val="none" w:sz="0" w:space="0" w:color="auto"/>
        <w:left w:val="none" w:sz="0" w:space="0" w:color="auto"/>
        <w:bottom w:val="none" w:sz="0" w:space="0" w:color="auto"/>
        <w:right w:val="none" w:sz="0" w:space="0" w:color="auto"/>
      </w:divBdr>
    </w:div>
    <w:div w:id="1267271775">
      <w:marLeft w:val="640"/>
      <w:marRight w:val="0"/>
      <w:marTop w:val="0"/>
      <w:marBottom w:val="0"/>
      <w:divBdr>
        <w:top w:val="none" w:sz="0" w:space="0" w:color="auto"/>
        <w:left w:val="none" w:sz="0" w:space="0" w:color="auto"/>
        <w:bottom w:val="none" w:sz="0" w:space="0" w:color="auto"/>
        <w:right w:val="none" w:sz="0" w:space="0" w:color="auto"/>
      </w:divBdr>
    </w:div>
    <w:div w:id="1267302341">
      <w:marLeft w:val="640"/>
      <w:marRight w:val="0"/>
      <w:marTop w:val="0"/>
      <w:marBottom w:val="0"/>
      <w:divBdr>
        <w:top w:val="none" w:sz="0" w:space="0" w:color="auto"/>
        <w:left w:val="none" w:sz="0" w:space="0" w:color="auto"/>
        <w:bottom w:val="none" w:sz="0" w:space="0" w:color="auto"/>
        <w:right w:val="none" w:sz="0" w:space="0" w:color="auto"/>
      </w:divBdr>
    </w:div>
    <w:div w:id="1267428117">
      <w:marLeft w:val="640"/>
      <w:marRight w:val="0"/>
      <w:marTop w:val="0"/>
      <w:marBottom w:val="0"/>
      <w:divBdr>
        <w:top w:val="none" w:sz="0" w:space="0" w:color="auto"/>
        <w:left w:val="none" w:sz="0" w:space="0" w:color="auto"/>
        <w:bottom w:val="none" w:sz="0" w:space="0" w:color="auto"/>
        <w:right w:val="none" w:sz="0" w:space="0" w:color="auto"/>
      </w:divBdr>
    </w:div>
    <w:div w:id="1267498167">
      <w:marLeft w:val="640"/>
      <w:marRight w:val="0"/>
      <w:marTop w:val="0"/>
      <w:marBottom w:val="0"/>
      <w:divBdr>
        <w:top w:val="none" w:sz="0" w:space="0" w:color="auto"/>
        <w:left w:val="none" w:sz="0" w:space="0" w:color="auto"/>
        <w:bottom w:val="none" w:sz="0" w:space="0" w:color="auto"/>
        <w:right w:val="none" w:sz="0" w:space="0" w:color="auto"/>
      </w:divBdr>
    </w:div>
    <w:div w:id="1267614325">
      <w:marLeft w:val="640"/>
      <w:marRight w:val="0"/>
      <w:marTop w:val="0"/>
      <w:marBottom w:val="0"/>
      <w:divBdr>
        <w:top w:val="none" w:sz="0" w:space="0" w:color="auto"/>
        <w:left w:val="none" w:sz="0" w:space="0" w:color="auto"/>
        <w:bottom w:val="none" w:sz="0" w:space="0" w:color="auto"/>
        <w:right w:val="none" w:sz="0" w:space="0" w:color="auto"/>
      </w:divBdr>
    </w:div>
    <w:div w:id="1267621050">
      <w:marLeft w:val="640"/>
      <w:marRight w:val="0"/>
      <w:marTop w:val="0"/>
      <w:marBottom w:val="0"/>
      <w:divBdr>
        <w:top w:val="none" w:sz="0" w:space="0" w:color="auto"/>
        <w:left w:val="none" w:sz="0" w:space="0" w:color="auto"/>
        <w:bottom w:val="none" w:sz="0" w:space="0" w:color="auto"/>
        <w:right w:val="none" w:sz="0" w:space="0" w:color="auto"/>
      </w:divBdr>
    </w:div>
    <w:div w:id="1267689903">
      <w:marLeft w:val="640"/>
      <w:marRight w:val="0"/>
      <w:marTop w:val="0"/>
      <w:marBottom w:val="0"/>
      <w:divBdr>
        <w:top w:val="none" w:sz="0" w:space="0" w:color="auto"/>
        <w:left w:val="none" w:sz="0" w:space="0" w:color="auto"/>
        <w:bottom w:val="none" w:sz="0" w:space="0" w:color="auto"/>
        <w:right w:val="none" w:sz="0" w:space="0" w:color="auto"/>
      </w:divBdr>
    </w:div>
    <w:div w:id="1267691013">
      <w:marLeft w:val="640"/>
      <w:marRight w:val="0"/>
      <w:marTop w:val="0"/>
      <w:marBottom w:val="0"/>
      <w:divBdr>
        <w:top w:val="none" w:sz="0" w:space="0" w:color="auto"/>
        <w:left w:val="none" w:sz="0" w:space="0" w:color="auto"/>
        <w:bottom w:val="none" w:sz="0" w:space="0" w:color="auto"/>
        <w:right w:val="none" w:sz="0" w:space="0" w:color="auto"/>
      </w:divBdr>
    </w:div>
    <w:div w:id="1267806626">
      <w:marLeft w:val="640"/>
      <w:marRight w:val="0"/>
      <w:marTop w:val="0"/>
      <w:marBottom w:val="0"/>
      <w:divBdr>
        <w:top w:val="none" w:sz="0" w:space="0" w:color="auto"/>
        <w:left w:val="none" w:sz="0" w:space="0" w:color="auto"/>
        <w:bottom w:val="none" w:sz="0" w:space="0" w:color="auto"/>
        <w:right w:val="none" w:sz="0" w:space="0" w:color="auto"/>
      </w:divBdr>
    </w:div>
    <w:div w:id="1267884660">
      <w:marLeft w:val="640"/>
      <w:marRight w:val="0"/>
      <w:marTop w:val="0"/>
      <w:marBottom w:val="0"/>
      <w:divBdr>
        <w:top w:val="none" w:sz="0" w:space="0" w:color="auto"/>
        <w:left w:val="none" w:sz="0" w:space="0" w:color="auto"/>
        <w:bottom w:val="none" w:sz="0" w:space="0" w:color="auto"/>
        <w:right w:val="none" w:sz="0" w:space="0" w:color="auto"/>
      </w:divBdr>
    </w:div>
    <w:div w:id="1267925527">
      <w:marLeft w:val="640"/>
      <w:marRight w:val="0"/>
      <w:marTop w:val="0"/>
      <w:marBottom w:val="0"/>
      <w:divBdr>
        <w:top w:val="none" w:sz="0" w:space="0" w:color="auto"/>
        <w:left w:val="none" w:sz="0" w:space="0" w:color="auto"/>
        <w:bottom w:val="none" w:sz="0" w:space="0" w:color="auto"/>
        <w:right w:val="none" w:sz="0" w:space="0" w:color="auto"/>
      </w:divBdr>
    </w:div>
    <w:div w:id="1267926084">
      <w:marLeft w:val="640"/>
      <w:marRight w:val="0"/>
      <w:marTop w:val="0"/>
      <w:marBottom w:val="0"/>
      <w:divBdr>
        <w:top w:val="none" w:sz="0" w:space="0" w:color="auto"/>
        <w:left w:val="none" w:sz="0" w:space="0" w:color="auto"/>
        <w:bottom w:val="none" w:sz="0" w:space="0" w:color="auto"/>
        <w:right w:val="none" w:sz="0" w:space="0" w:color="auto"/>
      </w:divBdr>
    </w:div>
    <w:div w:id="1267957485">
      <w:marLeft w:val="640"/>
      <w:marRight w:val="0"/>
      <w:marTop w:val="0"/>
      <w:marBottom w:val="0"/>
      <w:divBdr>
        <w:top w:val="none" w:sz="0" w:space="0" w:color="auto"/>
        <w:left w:val="none" w:sz="0" w:space="0" w:color="auto"/>
        <w:bottom w:val="none" w:sz="0" w:space="0" w:color="auto"/>
        <w:right w:val="none" w:sz="0" w:space="0" w:color="auto"/>
      </w:divBdr>
    </w:div>
    <w:div w:id="1268006038">
      <w:marLeft w:val="640"/>
      <w:marRight w:val="0"/>
      <w:marTop w:val="0"/>
      <w:marBottom w:val="0"/>
      <w:divBdr>
        <w:top w:val="none" w:sz="0" w:space="0" w:color="auto"/>
        <w:left w:val="none" w:sz="0" w:space="0" w:color="auto"/>
        <w:bottom w:val="none" w:sz="0" w:space="0" w:color="auto"/>
        <w:right w:val="none" w:sz="0" w:space="0" w:color="auto"/>
      </w:divBdr>
    </w:div>
    <w:div w:id="1268076565">
      <w:marLeft w:val="640"/>
      <w:marRight w:val="0"/>
      <w:marTop w:val="0"/>
      <w:marBottom w:val="0"/>
      <w:divBdr>
        <w:top w:val="none" w:sz="0" w:space="0" w:color="auto"/>
        <w:left w:val="none" w:sz="0" w:space="0" w:color="auto"/>
        <w:bottom w:val="none" w:sz="0" w:space="0" w:color="auto"/>
        <w:right w:val="none" w:sz="0" w:space="0" w:color="auto"/>
      </w:divBdr>
    </w:div>
    <w:div w:id="1268151714">
      <w:marLeft w:val="640"/>
      <w:marRight w:val="0"/>
      <w:marTop w:val="0"/>
      <w:marBottom w:val="0"/>
      <w:divBdr>
        <w:top w:val="none" w:sz="0" w:space="0" w:color="auto"/>
        <w:left w:val="none" w:sz="0" w:space="0" w:color="auto"/>
        <w:bottom w:val="none" w:sz="0" w:space="0" w:color="auto"/>
        <w:right w:val="none" w:sz="0" w:space="0" w:color="auto"/>
      </w:divBdr>
    </w:div>
    <w:div w:id="1268193504">
      <w:marLeft w:val="640"/>
      <w:marRight w:val="0"/>
      <w:marTop w:val="0"/>
      <w:marBottom w:val="0"/>
      <w:divBdr>
        <w:top w:val="none" w:sz="0" w:space="0" w:color="auto"/>
        <w:left w:val="none" w:sz="0" w:space="0" w:color="auto"/>
        <w:bottom w:val="none" w:sz="0" w:space="0" w:color="auto"/>
        <w:right w:val="none" w:sz="0" w:space="0" w:color="auto"/>
      </w:divBdr>
    </w:div>
    <w:div w:id="1268194119">
      <w:marLeft w:val="640"/>
      <w:marRight w:val="0"/>
      <w:marTop w:val="0"/>
      <w:marBottom w:val="0"/>
      <w:divBdr>
        <w:top w:val="none" w:sz="0" w:space="0" w:color="auto"/>
        <w:left w:val="none" w:sz="0" w:space="0" w:color="auto"/>
        <w:bottom w:val="none" w:sz="0" w:space="0" w:color="auto"/>
        <w:right w:val="none" w:sz="0" w:space="0" w:color="auto"/>
      </w:divBdr>
    </w:div>
    <w:div w:id="1268267978">
      <w:marLeft w:val="640"/>
      <w:marRight w:val="0"/>
      <w:marTop w:val="0"/>
      <w:marBottom w:val="0"/>
      <w:divBdr>
        <w:top w:val="none" w:sz="0" w:space="0" w:color="auto"/>
        <w:left w:val="none" w:sz="0" w:space="0" w:color="auto"/>
        <w:bottom w:val="none" w:sz="0" w:space="0" w:color="auto"/>
        <w:right w:val="none" w:sz="0" w:space="0" w:color="auto"/>
      </w:divBdr>
    </w:div>
    <w:div w:id="1268268313">
      <w:marLeft w:val="640"/>
      <w:marRight w:val="0"/>
      <w:marTop w:val="0"/>
      <w:marBottom w:val="0"/>
      <w:divBdr>
        <w:top w:val="none" w:sz="0" w:space="0" w:color="auto"/>
        <w:left w:val="none" w:sz="0" w:space="0" w:color="auto"/>
        <w:bottom w:val="none" w:sz="0" w:space="0" w:color="auto"/>
        <w:right w:val="none" w:sz="0" w:space="0" w:color="auto"/>
      </w:divBdr>
    </w:div>
    <w:div w:id="1268268507">
      <w:marLeft w:val="640"/>
      <w:marRight w:val="0"/>
      <w:marTop w:val="0"/>
      <w:marBottom w:val="0"/>
      <w:divBdr>
        <w:top w:val="none" w:sz="0" w:space="0" w:color="auto"/>
        <w:left w:val="none" w:sz="0" w:space="0" w:color="auto"/>
        <w:bottom w:val="none" w:sz="0" w:space="0" w:color="auto"/>
        <w:right w:val="none" w:sz="0" w:space="0" w:color="auto"/>
      </w:divBdr>
    </w:div>
    <w:div w:id="1268346060">
      <w:marLeft w:val="640"/>
      <w:marRight w:val="0"/>
      <w:marTop w:val="0"/>
      <w:marBottom w:val="0"/>
      <w:divBdr>
        <w:top w:val="none" w:sz="0" w:space="0" w:color="auto"/>
        <w:left w:val="none" w:sz="0" w:space="0" w:color="auto"/>
        <w:bottom w:val="none" w:sz="0" w:space="0" w:color="auto"/>
        <w:right w:val="none" w:sz="0" w:space="0" w:color="auto"/>
      </w:divBdr>
    </w:div>
    <w:div w:id="1268347226">
      <w:marLeft w:val="640"/>
      <w:marRight w:val="0"/>
      <w:marTop w:val="0"/>
      <w:marBottom w:val="0"/>
      <w:divBdr>
        <w:top w:val="none" w:sz="0" w:space="0" w:color="auto"/>
        <w:left w:val="none" w:sz="0" w:space="0" w:color="auto"/>
        <w:bottom w:val="none" w:sz="0" w:space="0" w:color="auto"/>
        <w:right w:val="none" w:sz="0" w:space="0" w:color="auto"/>
      </w:divBdr>
    </w:div>
    <w:div w:id="1268348961">
      <w:marLeft w:val="640"/>
      <w:marRight w:val="0"/>
      <w:marTop w:val="0"/>
      <w:marBottom w:val="0"/>
      <w:divBdr>
        <w:top w:val="none" w:sz="0" w:space="0" w:color="auto"/>
        <w:left w:val="none" w:sz="0" w:space="0" w:color="auto"/>
        <w:bottom w:val="none" w:sz="0" w:space="0" w:color="auto"/>
        <w:right w:val="none" w:sz="0" w:space="0" w:color="auto"/>
      </w:divBdr>
    </w:div>
    <w:div w:id="1268462132">
      <w:marLeft w:val="640"/>
      <w:marRight w:val="0"/>
      <w:marTop w:val="0"/>
      <w:marBottom w:val="0"/>
      <w:divBdr>
        <w:top w:val="none" w:sz="0" w:space="0" w:color="auto"/>
        <w:left w:val="none" w:sz="0" w:space="0" w:color="auto"/>
        <w:bottom w:val="none" w:sz="0" w:space="0" w:color="auto"/>
        <w:right w:val="none" w:sz="0" w:space="0" w:color="auto"/>
      </w:divBdr>
    </w:div>
    <w:div w:id="1268465900">
      <w:marLeft w:val="640"/>
      <w:marRight w:val="0"/>
      <w:marTop w:val="0"/>
      <w:marBottom w:val="0"/>
      <w:divBdr>
        <w:top w:val="none" w:sz="0" w:space="0" w:color="auto"/>
        <w:left w:val="none" w:sz="0" w:space="0" w:color="auto"/>
        <w:bottom w:val="none" w:sz="0" w:space="0" w:color="auto"/>
        <w:right w:val="none" w:sz="0" w:space="0" w:color="auto"/>
      </w:divBdr>
    </w:div>
    <w:div w:id="1268535680">
      <w:marLeft w:val="640"/>
      <w:marRight w:val="0"/>
      <w:marTop w:val="0"/>
      <w:marBottom w:val="0"/>
      <w:divBdr>
        <w:top w:val="none" w:sz="0" w:space="0" w:color="auto"/>
        <w:left w:val="none" w:sz="0" w:space="0" w:color="auto"/>
        <w:bottom w:val="none" w:sz="0" w:space="0" w:color="auto"/>
        <w:right w:val="none" w:sz="0" w:space="0" w:color="auto"/>
      </w:divBdr>
    </w:div>
    <w:div w:id="1268538246">
      <w:marLeft w:val="640"/>
      <w:marRight w:val="0"/>
      <w:marTop w:val="0"/>
      <w:marBottom w:val="0"/>
      <w:divBdr>
        <w:top w:val="none" w:sz="0" w:space="0" w:color="auto"/>
        <w:left w:val="none" w:sz="0" w:space="0" w:color="auto"/>
        <w:bottom w:val="none" w:sz="0" w:space="0" w:color="auto"/>
        <w:right w:val="none" w:sz="0" w:space="0" w:color="auto"/>
      </w:divBdr>
    </w:div>
    <w:div w:id="1268543516">
      <w:marLeft w:val="640"/>
      <w:marRight w:val="0"/>
      <w:marTop w:val="0"/>
      <w:marBottom w:val="0"/>
      <w:divBdr>
        <w:top w:val="none" w:sz="0" w:space="0" w:color="auto"/>
        <w:left w:val="none" w:sz="0" w:space="0" w:color="auto"/>
        <w:bottom w:val="none" w:sz="0" w:space="0" w:color="auto"/>
        <w:right w:val="none" w:sz="0" w:space="0" w:color="auto"/>
      </w:divBdr>
    </w:div>
    <w:div w:id="1268731083">
      <w:marLeft w:val="640"/>
      <w:marRight w:val="0"/>
      <w:marTop w:val="0"/>
      <w:marBottom w:val="0"/>
      <w:divBdr>
        <w:top w:val="none" w:sz="0" w:space="0" w:color="auto"/>
        <w:left w:val="none" w:sz="0" w:space="0" w:color="auto"/>
        <w:bottom w:val="none" w:sz="0" w:space="0" w:color="auto"/>
        <w:right w:val="none" w:sz="0" w:space="0" w:color="auto"/>
      </w:divBdr>
    </w:div>
    <w:div w:id="1268731959">
      <w:marLeft w:val="640"/>
      <w:marRight w:val="0"/>
      <w:marTop w:val="0"/>
      <w:marBottom w:val="0"/>
      <w:divBdr>
        <w:top w:val="none" w:sz="0" w:space="0" w:color="auto"/>
        <w:left w:val="none" w:sz="0" w:space="0" w:color="auto"/>
        <w:bottom w:val="none" w:sz="0" w:space="0" w:color="auto"/>
        <w:right w:val="none" w:sz="0" w:space="0" w:color="auto"/>
      </w:divBdr>
    </w:div>
    <w:div w:id="1268779624">
      <w:marLeft w:val="640"/>
      <w:marRight w:val="0"/>
      <w:marTop w:val="0"/>
      <w:marBottom w:val="0"/>
      <w:divBdr>
        <w:top w:val="none" w:sz="0" w:space="0" w:color="auto"/>
        <w:left w:val="none" w:sz="0" w:space="0" w:color="auto"/>
        <w:bottom w:val="none" w:sz="0" w:space="0" w:color="auto"/>
        <w:right w:val="none" w:sz="0" w:space="0" w:color="auto"/>
      </w:divBdr>
    </w:div>
    <w:div w:id="1268847322">
      <w:marLeft w:val="640"/>
      <w:marRight w:val="0"/>
      <w:marTop w:val="0"/>
      <w:marBottom w:val="0"/>
      <w:divBdr>
        <w:top w:val="none" w:sz="0" w:space="0" w:color="auto"/>
        <w:left w:val="none" w:sz="0" w:space="0" w:color="auto"/>
        <w:bottom w:val="none" w:sz="0" w:space="0" w:color="auto"/>
        <w:right w:val="none" w:sz="0" w:space="0" w:color="auto"/>
      </w:divBdr>
    </w:div>
    <w:div w:id="1268854011">
      <w:marLeft w:val="640"/>
      <w:marRight w:val="0"/>
      <w:marTop w:val="0"/>
      <w:marBottom w:val="0"/>
      <w:divBdr>
        <w:top w:val="none" w:sz="0" w:space="0" w:color="auto"/>
        <w:left w:val="none" w:sz="0" w:space="0" w:color="auto"/>
        <w:bottom w:val="none" w:sz="0" w:space="0" w:color="auto"/>
        <w:right w:val="none" w:sz="0" w:space="0" w:color="auto"/>
      </w:divBdr>
    </w:div>
    <w:div w:id="1268999307">
      <w:marLeft w:val="640"/>
      <w:marRight w:val="0"/>
      <w:marTop w:val="0"/>
      <w:marBottom w:val="0"/>
      <w:divBdr>
        <w:top w:val="none" w:sz="0" w:space="0" w:color="auto"/>
        <w:left w:val="none" w:sz="0" w:space="0" w:color="auto"/>
        <w:bottom w:val="none" w:sz="0" w:space="0" w:color="auto"/>
        <w:right w:val="none" w:sz="0" w:space="0" w:color="auto"/>
      </w:divBdr>
    </w:div>
    <w:div w:id="1269005547">
      <w:marLeft w:val="640"/>
      <w:marRight w:val="0"/>
      <w:marTop w:val="0"/>
      <w:marBottom w:val="0"/>
      <w:divBdr>
        <w:top w:val="none" w:sz="0" w:space="0" w:color="auto"/>
        <w:left w:val="none" w:sz="0" w:space="0" w:color="auto"/>
        <w:bottom w:val="none" w:sz="0" w:space="0" w:color="auto"/>
        <w:right w:val="none" w:sz="0" w:space="0" w:color="auto"/>
      </w:divBdr>
    </w:div>
    <w:div w:id="1269122590">
      <w:marLeft w:val="640"/>
      <w:marRight w:val="0"/>
      <w:marTop w:val="0"/>
      <w:marBottom w:val="0"/>
      <w:divBdr>
        <w:top w:val="none" w:sz="0" w:space="0" w:color="auto"/>
        <w:left w:val="none" w:sz="0" w:space="0" w:color="auto"/>
        <w:bottom w:val="none" w:sz="0" w:space="0" w:color="auto"/>
        <w:right w:val="none" w:sz="0" w:space="0" w:color="auto"/>
      </w:divBdr>
    </w:div>
    <w:div w:id="1269191909">
      <w:marLeft w:val="640"/>
      <w:marRight w:val="0"/>
      <w:marTop w:val="0"/>
      <w:marBottom w:val="0"/>
      <w:divBdr>
        <w:top w:val="none" w:sz="0" w:space="0" w:color="auto"/>
        <w:left w:val="none" w:sz="0" w:space="0" w:color="auto"/>
        <w:bottom w:val="none" w:sz="0" w:space="0" w:color="auto"/>
        <w:right w:val="none" w:sz="0" w:space="0" w:color="auto"/>
      </w:divBdr>
    </w:div>
    <w:div w:id="1269197737">
      <w:marLeft w:val="640"/>
      <w:marRight w:val="0"/>
      <w:marTop w:val="0"/>
      <w:marBottom w:val="0"/>
      <w:divBdr>
        <w:top w:val="none" w:sz="0" w:space="0" w:color="auto"/>
        <w:left w:val="none" w:sz="0" w:space="0" w:color="auto"/>
        <w:bottom w:val="none" w:sz="0" w:space="0" w:color="auto"/>
        <w:right w:val="none" w:sz="0" w:space="0" w:color="auto"/>
      </w:divBdr>
    </w:div>
    <w:div w:id="1269308936">
      <w:marLeft w:val="640"/>
      <w:marRight w:val="0"/>
      <w:marTop w:val="0"/>
      <w:marBottom w:val="0"/>
      <w:divBdr>
        <w:top w:val="none" w:sz="0" w:space="0" w:color="auto"/>
        <w:left w:val="none" w:sz="0" w:space="0" w:color="auto"/>
        <w:bottom w:val="none" w:sz="0" w:space="0" w:color="auto"/>
        <w:right w:val="none" w:sz="0" w:space="0" w:color="auto"/>
      </w:divBdr>
    </w:div>
    <w:div w:id="1269309389">
      <w:marLeft w:val="640"/>
      <w:marRight w:val="0"/>
      <w:marTop w:val="0"/>
      <w:marBottom w:val="0"/>
      <w:divBdr>
        <w:top w:val="none" w:sz="0" w:space="0" w:color="auto"/>
        <w:left w:val="none" w:sz="0" w:space="0" w:color="auto"/>
        <w:bottom w:val="none" w:sz="0" w:space="0" w:color="auto"/>
        <w:right w:val="none" w:sz="0" w:space="0" w:color="auto"/>
      </w:divBdr>
    </w:div>
    <w:div w:id="1269313274">
      <w:marLeft w:val="640"/>
      <w:marRight w:val="0"/>
      <w:marTop w:val="0"/>
      <w:marBottom w:val="0"/>
      <w:divBdr>
        <w:top w:val="none" w:sz="0" w:space="0" w:color="auto"/>
        <w:left w:val="none" w:sz="0" w:space="0" w:color="auto"/>
        <w:bottom w:val="none" w:sz="0" w:space="0" w:color="auto"/>
        <w:right w:val="none" w:sz="0" w:space="0" w:color="auto"/>
      </w:divBdr>
    </w:div>
    <w:div w:id="1269317682">
      <w:marLeft w:val="640"/>
      <w:marRight w:val="0"/>
      <w:marTop w:val="0"/>
      <w:marBottom w:val="0"/>
      <w:divBdr>
        <w:top w:val="none" w:sz="0" w:space="0" w:color="auto"/>
        <w:left w:val="none" w:sz="0" w:space="0" w:color="auto"/>
        <w:bottom w:val="none" w:sz="0" w:space="0" w:color="auto"/>
        <w:right w:val="none" w:sz="0" w:space="0" w:color="auto"/>
      </w:divBdr>
    </w:div>
    <w:div w:id="1269389288">
      <w:marLeft w:val="640"/>
      <w:marRight w:val="0"/>
      <w:marTop w:val="0"/>
      <w:marBottom w:val="0"/>
      <w:divBdr>
        <w:top w:val="none" w:sz="0" w:space="0" w:color="auto"/>
        <w:left w:val="none" w:sz="0" w:space="0" w:color="auto"/>
        <w:bottom w:val="none" w:sz="0" w:space="0" w:color="auto"/>
        <w:right w:val="none" w:sz="0" w:space="0" w:color="auto"/>
      </w:divBdr>
    </w:div>
    <w:div w:id="1269462494">
      <w:marLeft w:val="640"/>
      <w:marRight w:val="0"/>
      <w:marTop w:val="0"/>
      <w:marBottom w:val="0"/>
      <w:divBdr>
        <w:top w:val="none" w:sz="0" w:space="0" w:color="auto"/>
        <w:left w:val="none" w:sz="0" w:space="0" w:color="auto"/>
        <w:bottom w:val="none" w:sz="0" w:space="0" w:color="auto"/>
        <w:right w:val="none" w:sz="0" w:space="0" w:color="auto"/>
      </w:divBdr>
    </w:div>
    <w:div w:id="1269508575">
      <w:marLeft w:val="640"/>
      <w:marRight w:val="0"/>
      <w:marTop w:val="0"/>
      <w:marBottom w:val="0"/>
      <w:divBdr>
        <w:top w:val="none" w:sz="0" w:space="0" w:color="auto"/>
        <w:left w:val="none" w:sz="0" w:space="0" w:color="auto"/>
        <w:bottom w:val="none" w:sz="0" w:space="0" w:color="auto"/>
        <w:right w:val="none" w:sz="0" w:space="0" w:color="auto"/>
      </w:divBdr>
    </w:div>
    <w:div w:id="1269583361">
      <w:marLeft w:val="640"/>
      <w:marRight w:val="0"/>
      <w:marTop w:val="0"/>
      <w:marBottom w:val="0"/>
      <w:divBdr>
        <w:top w:val="none" w:sz="0" w:space="0" w:color="auto"/>
        <w:left w:val="none" w:sz="0" w:space="0" w:color="auto"/>
        <w:bottom w:val="none" w:sz="0" w:space="0" w:color="auto"/>
        <w:right w:val="none" w:sz="0" w:space="0" w:color="auto"/>
      </w:divBdr>
    </w:div>
    <w:div w:id="1269585189">
      <w:marLeft w:val="640"/>
      <w:marRight w:val="0"/>
      <w:marTop w:val="0"/>
      <w:marBottom w:val="0"/>
      <w:divBdr>
        <w:top w:val="none" w:sz="0" w:space="0" w:color="auto"/>
        <w:left w:val="none" w:sz="0" w:space="0" w:color="auto"/>
        <w:bottom w:val="none" w:sz="0" w:space="0" w:color="auto"/>
        <w:right w:val="none" w:sz="0" w:space="0" w:color="auto"/>
      </w:divBdr>
    </w:div>
    <w:div w:id="1269629009">
      <w:marLeft w:val="640"/>
      <w:marRight w:val="0"/>
      <w:marTop w:val="0"/>
      <w:marBottom w:val="0"/>
      <w:divBdr>
        <w:top w:val="none" w:sz="0" w:space="0" w:color="auto"/>
        <w:left w:val="none" w:sz="0" w:space="0" w:color="auto"/>
        <w:bottom w:val="none" w:sz="0" w:space="0" w:color="auto"/>
        <w:right w:val="none" w:sz="0" w:space="0" w:color="auto"/>
      </w:divBdr>
    </w:div>
    <w:div w:id="1269657499">
      <w:marLeft w:val="640"/>
      <w:marRight w:val="0"/>
      <w:marTop w:val="0"/>
      <w:marBottom w:val="0"/>
      <w:divBdr>
        <w:top w:val="none" w:sz="0" w:space="0" w:color="auto"/>
        <w:left w:val="none" w:sz="0" w:space="0" w:color="auto"/>
        <w:bottom w:val="none" w:sz="0" w:space="0" w:color="auto"/>
        <w:right w:val="none" w:sz="0" w:space="0" w:color="auto"/>
      </w:divBdr>
    </w:div>
    <w:div w:id="1269658996">
      <w:marLeft w:val="640"/>
      <w:marRight w:val="0"/>
      <w:marTop w:val="0"/>
      <w:marBottom w:val="0"/>
      <w:divBdr>
        <w:top w:val="none" w:sz="0" w:space="0" w:color="auto"/>
        <w:left w:val="none" w:sz="0" w:space="0" w:color="auto"/>
        <w:bottom w:val="none" w:sz="0" w:space="0" w:color="auto"/>
        <w:right w:val="none" w:sz="0" w:space="0" w:color="auto"/>
      </w:divBdr>
    </w:div>
    <w:div w:id="1269698778">
      <w:marLeft w:val="640"/>
      <w:marRight w:val="0"/>
      <w:marTop w:val="0"/>
      <w:marBottom w:val="0"/>
      <w:divBdr>
        <w:top w:val="none" w:sz="0" w:space="0" w:color="auto"/>
        <w:left w:val="none" w:sz="0" w:space="0" w:color="auto"/>
        <w:bottom w:val="none" w:sz="0" w:space="0" w:color="auto"/>
        <w:right w:val="none" w:sz="0" w:space="0" w:color="auto"/>
      </w:divBdr>
    </w:div>
    <w:div w:id="1270047121">
      <w:marLeft w:val="640"/>
      <w:marRight w:val="0"/>
      <w:marTop w:val="0"/>
      <w:marBottom w:val="0"/>
      <w:divBdr>
        <w:top w:val="none" w:sz="0" w:space="0" w:color="auto"/>
        <w:left w:val="none" w:sz="0" w:space="0" w:color="auto"/>
        <w:bottom w:val="none" w:sz="0" w:space="0" w:color="auto"/>
        <w:right w:val="none" w:sz="0" w:space="0" w:color="auto"/>
      </w:divBdr>
    </w:div>
    <w:div w:id="1270089192">
      <w:marLeft w:val="640"/>
      <w:marRight w:val="0"/>
      <w:marTop w:val="0"/>
      <w:marBottom w:val="0"/>
      <w:divBdr>
        <w:top w:val="none" w:sz="0" w:space="0" w:color="auto"/>
        <w:left w:val="none" w:sz="0" w:space="0" w:color="auto"/>
        <w:bottom w:val="none" w:sz="0" w:space="0" w:color="auto"/>
        <w:right w:val="none" w:sz="0" w:space="0" w:color="auto"/>
      </w:divBdr>
    </w:div>
    <w:div w:id="1270116896">
      <w:marLeft w:val="640"/>
      <w:marRight w:val="0"/>
      <w:marTop w:val="0"/>
      <w:marBottom w:val="0"/>
      <w:divBdr>
        <w:top w:val="none" w:sz="0" w:space="0" w:color="auto"/>
        <w:left w:val="none" w:sz="0" w:space="0" w:color="auto"/>
        <w:bottom w:val="none" w:sz="0" w:space="0" w:color="auto"/>
        <w:right w:val="none" w:sz="0" w:space="0" w:color="auto"/>
      </w:divBdr>
    </w:div>
    <w:div w:id="1270505513">
      <w:marLeft w:val="640"/>
      <w:marRight w:val="0"/>
      <w:marTop w:val="0"/>
      <w:marBottom w:val="0"/>
      <w:divBdr>
        <w:top w:val="none" w:sz="0" w:space="0" w:color="auto"/>
        <w:left w:val="none" w:sz="0" w:space="0" w:color="auto"/>
        <w:bottom w:val="none" w:sz="0" w:space="0" w:color="auto"/>
        <w:right w:val="none" w:sz="0" w:space="0" w:color="auto"/>
      </w:divBdr>
    </w:div>
    <w:div w:id="1270511202">
      <w:marLeft w:val="640"/>
      <w:marRight w:val="0"/>
      <w:marTop w:val="0"/>
      <w:marBottom w:val="0"/>
      <w:divBdr>
        <w:top w:val="none" w:sz="0" w:space="0" w:color="auto"/>
        <w:left w:val="none" w:sz="0" w:space="0" w:color="auto"/>
        <w:bottom w:val="none" w:sz="0" w:space="0" w:color="auto"/>
        <w:right w:val="none" w:sz="0" w:space="0" w:color="auto"/>
      </w:divBdr>
    </w:div>
    <w:div w:id="1270813550">
      <w:marLeft w:val="640"/>
      <w:marRight w:val="0"/>
      <w:marTop w:val="0"/>
      <w:marBottom w:val="0"/>
      <w:divBdr>
        <w:top w:val="none" w:sz="0" w:space="0" w:color="auto"/>
        <w:left w:val="none" w:sz="0" w:space="0" w:color="auto"/>
        <w:bottom w:val="none" w:sz="0" w:space="0" w:color="auto"/>
        <w:right w:val="none" w:sz="0" w:space="0" w:color="auto"/>
      </w:divBdr>
    </w:div>
    <w:div w:id="1270969624">
      <w:marLeft w:val="640"/>
      <w:marRight w:val="0"/>
      <w:marTop w:val="0"/>
      <w:marBottom w:val="0"/>
      <w:divBdr>
        <w:top w:val="none" w:sz="0" w:space="0" w:color="auto"/>
        <w:left w:val="none" w:sz="0" w:space="0" w:color="auto"/>
        <w:bottom w:val="none" w:sz="0" w:space="0" w:color="auto"/>
        <w:right w:val="none" w:sz="0" w:space="0" w:color="auto"/>
      </w:divBdr>
    </w:div>
    <w:div w:id="1271007668">
      <w:marLeft w:val="640"/>
      <w:marRight w:val="0"/>
      <w:marTop w:val="0"/>
      <w:marBottom w:val="0"/>
      <w:divBdr>
        <w:top w:val="none" w:sz="0" w:space="0" w:color="auto"/>
        <w:left w:val="none" w:sz="0" w:space="0" w:color="auto"/>
        <w:bottom w:val="none" w:sz="0" w:space="0" w:color="auto"/>
        <w:right w:val="none" w:sz="0" w:space="0" w:color="auto"/>
      </w:divBdr>
    </w:div>
    <w:div w:id="1271085242">
      <w:marLeft w:val="640"/>
      <w:marRight w:val="0"/>
      <w:marTop w:val="0"/>
      <w:marBottom w:val="0"/>
      <w:divBdr>
        <w:top w:val="none" w:sz="0" w:space="0" w:color="auto"/>
        <w:left w:val="none" w:sz="0" w:space="0" w:color="auto"/>
        <w:bottom w:val="none" w:sz="0" w:space="0" w:color="auto"/>
        <w:right w:val="none" w:sz="0" w:space="0" w:color="auto"/>
      </w:divBdr>
    </w:div>
    <w:div w:id="1271206210">
      <w:marLeft w:val="640"/>
      <w:marRight w:val="0"/>
      <w:marTop w:val="0"/>
      <w:marBottom w:val="0"/>
      <w:divBdr>
        <w:top w:val="none" w:sz="0" w:space="0" w:color="auto"/>
        <w:left w:val="none" w:sz="0" w:space="0" w:color="auto"/>
        <w:bottom w:val="none" w:sz="0" w:space="0" w:color="auto"/>
        <w:right w:val="none" w:sz="0" w:space="0" w:color="auto"/>
      </w:divBdr>
    </w:div>
    <w:div w:id="1271276269">
      <w:marLeft w:val="640"/>
      <w:marRight w:val="0"/>
      <w:marTop w:val="0"/>
      <w:marBottom w:val="0"/>
      <w:divBdr>
        <w:top w:val="none" w:sz="0" w:space="0" w:color="auto"/>
        <w:left w:val="none" w:sz="0" w:space="0" w:color="auto"/>
        <w:bottom w:val="none" w:sz="0" w:space="0" w:color="auto"/>
        <w:right w:val="none" w:sz="0" w:space="0" w:color="auto"/>
      </w:divBdr>
    </w:div>
    <w:div w:id="1271400500">
      <w:marLeft w:val="640"/>
      <w:marRight w:val="0"/>
      <w:marTop w:val="0"/>
      <w:marBottom w:val="0"/>
      <w:divBdr>
        <w:top w:val="none" w:sz="0" w:space="0" w:color="auto"/>
        <w:left w:val="none" w:sz="0" w:space="0" w:color="auto"/>
        <w:bottom w:val="none" w:sz="0" w:space="0" w:color="auto"/>
        <w:right w:val="none" w:sz="0" w:space="0" w:color="auto"/>
      </w:divBdr>
    </w:div>
    <w:div w:id="1271472252">
      <w:marLeft w:val="640"/>
      <w:marRight w:val="0"/>
      <w:marTop w:val="0"/>
      <w:marBottom w:val="0"/>
      <w:divBdr>
        <w:top w:val="none" w:sz="0" w:space="0" w:color="auto"/>
        <w:left w:val="none" w:sz="0" w:space="0" w:color="auto"/>
        <w:bottom w:val="none" w:sz="0" w:space="0" w:color="auto"/>
        <w:right w:val="none" w:sz="0" w:space="0" w:color="auto"/>
      </w:divBdr>
    </w:div>
    <w:div w:id="1271543498">
      <w:marLeft w:val="640"/>
      <w:marRight w:val="0"/>
      <w:marTop w:val="0"/>
      <w:marBottom w:val="0"/>
      <w:divBdr>
        <w:top w:val="none" w:sz="0" w:space="0" w:color="auto"/>
        <w:left w:val="none" w:sz="0" w:space="0" w:color="auto"/>
        <w:bottom w:val="none" w:sz="0" w:space="0" w:color="auto"/>
        <w:right w:val="none" w:sz="0" w:space="0" w:color="auto"/>
      </w:divBdr>
    </w:div>
    <w:div w:id="1271619974">
      <w:marLeft w:val="640"/>
      <w:marRight w:val="0"/>
      <w:marTop w:val="0"/>
      <w:marBottom w:val="0"/>
      <w:divBdr>
        <w:top w:val="none" w:sz="0" w:space="0" w:color="auto"/>
        <w:left w:val="none" w:sz="0" w:space="0" w:color="auto"/>
        <w:bottom w:val="none" w:sz="0" w:space="0" w:color="auto"/>
        <w:right w:val="none" w:sz="0" w:space="0" w:color="auto"/>
      </w:divBdr>
    </w:div>
    <w:div w:id="1271625423">
      <w:marLeft w:val="640"/>
      <w:marRight w:val="0"/>
      <w:marTop w:val="0"/>
      <w:marBottom w:val="0"/>
      <w:divBdr>
        <w:top w:val="none" w:sz="0" w:space="0" w:color="auto"/>
        <w:left w:val="none" w:sz="0" w:space="0" w:color="auto"/>
        <w:bottom w:val="none" w:sz="0" w:space="0" w:color="auto"/>
        <w:right w:val="none" w:sz="0" w:space="0" w:color="auto"/>
      </w:divBdr>
    </w:div>
    <w:div w:id="1271663718">
      <w:marLeft w:val="640"/>
      <w:marRight w:val="0"/>
      <w:marTop w:val="0"/>
      <w:marBottom w:val="0"/>
      <w:divBdr>
        <w:top w:val="none" w:sz="0" w:space="0" w:color="auto"/>
        <w:left w:val="none" w:sz="0" w:space="0" w:color="auto"/>
        <w:bottom w:val="none" w:sz="0" w:space="0" w:color="auto"/>
        <w:right w:val="none" w:sz="0" w:space="0" w:color="auto"/>
      </w:divBdr>
    </w:div>
    <w:div w:id="1271669208">
      <w:marLeft w:val="640"/>
      <w:marRight w:val="0"/>
      <w:marTop w:val="0"/>
      <w:marBottom w:val="0"/>
      <w:divBdr>
        <w:top w:val="none" w:sz="0" w:space="0" w:color="auto"/>
        <w:left w:val="none" w:sz="0" w:space="0" w:color="auto"/>
        <w:bottom w:val="none" w:sz="0" w:space="0" w:color="auto"/>
        <w:right w:val="none" w:sz="0" w:space="0" w:color="auto"/>
      </w:divBdr>
    </w:div>
    <w:div w:id="1271739072">
      <w:marLeft w:val="640"/>
      <w:marRight w:val="0"/>
      <w:marTop w:val="0"/>
      <w:marBottom w:val="0"/>
      <w:divBdr>
        <w:top w:val="none" w:sz="0" w:space="0" w:color="auto"/>
        <w:left w:val="none" w:sz="0" w:space="0" w:color="auto"/>
        <w:bottom w:val="none" w:sz="0" w:space="0" w:color="auto"/>
        <w:right w:val="none" w:sz="0" w:space="0" w:color="auto"/>
      </w:divBdr>
    </w:div>
    <w:div w:id="1271745095">
      <w:marLeft w:val="640"/>
      <w:marRight w:val="0"/>
      <w:marTop w:val="0"/>
      <w:marBottom w:val="0"/>
      <w:divBdr>
        <w:top w:val="none" w:sz="0" w:space="0" w:color="auto"/>
        <w:left w:val="none" w:sz="0" w:space="0" w:color="auto"/>
        <w:bottom w:val="none" w:sz="0" w:space="0" w:color="auto"/>
        <w:right w:val="none" w:sz="0" w:space="0" w:color="auto"/>
      </w:divBdr>
    </w:div>
    <w:div w:id="1271820379">
      <w:marLeft w:val="640"/>
      <w:marRight w:val="0"/>
      <w:marTop w:val="0"/>
      <w:marBottom w:val="0"/>
      <w:divBdr>
        <w:top w:val="none" w:sz="0" w:space="0" w:color="auto"/>
        <w:left w:val="none" w:sz="0" w:space="0" w:color="auto"/>
        <w:bottom w:val="none" w:sz="0" w:space="0" w:color="auto"/>
        <w:right w:val="none" w:sz="0" w:space="0" w:color="auto"/>
      </w:divBdr>
    </w:div>
    <w:div w:id="1271859049">
      <w:marLeft w:val="640"/>
      <w:marRight w:val="0"/>
      <w:marTop w:val="0"/>
      <w:marBottom w:val="0"/>
      <w:divBdr>
        <w:top w:val="none" w:sz="0" w:space="0" w:color="auto"/>
        <w:left w:val="none" w:sz="0" w:space="0" w:color="auto"/>
        <w:bottom w:val="none" w:sz="0" w:space="0" w:color="auto"/>
        <w:right w:val="none" w:sz="0" w:space="0" w:color="auto"/>
      </w:divBdr>
    </w:div>
    <w:div w:id="1271859684">
      <w:marLeft w:val="640"/>
      <w:marRight w:val="0"/>
      <w:marTop w:val="0"/>
      <w:marBottom w:val="0"/>
      <w:divBdr>
        <w:top w:val="none" w:sz="0" w:space="0" w:color="auto"/>
        <w:left w:val="none" w:sz="0" w:space="0" w:color="auto"/>
        <w:bottom w:val="none" w:sz="0" w:space="0" w:color="auto"/>
        <w:right w:val="none" w:sz="0" w:space="0" w:color="auto"/>
      </w:divBdr>
    </w:div>
    <w:div w:id="1271860961">
      <w:marLeft w:val="640"/>
      <w:marRight w:val="0"/>
      <w:marTop w:val="0"/>
      <w:marBottom w:val="0"/>
      <w:divBdr>
        <w:top w:val="none" w:sz="0" w:space="0" w:color="auto"/>
        <w:left w:val="none" w:sz="0" w:space="0" w:color="auto"/>
        <w:bottom w:val="none" w:sz="0" w:space="0" w:color="auto"/>
        <w:right w:val="none" w:sz="0" w:space="0" w:color="auto"/>
      </w:divBdr>
    </w:div>
    <w:div w:id="1271889271">
      <w:marLeft w:val="640"/>
      <w:marRight w:val="0"/>
      <w:marTop w:val="0"/>
      <w:marBottom w:val="0"/>
      <w:divBdr>
        <w:top w:val="none" w:sz="0" w:space="0" w:color="auto"/>
        <w:left w:val="none" w:sz="0" w:space="0" w:color="auto"/>
        <w:bottom w:val="none" w:sz="0" w:space="0" w:color="auto"/>
        <w:right w:val="none" w:sz="0" w:space="0" w:color="auto"/>
      </w:divBdr>
    </w:div>
    <w:div w:id="1271933996">
      <w:marLeft w:val="640"/>
      <w:marRight w:val="0"/>
      <w:marTop w:val="0"/>
      <w:marBottom w:val="0"/>
      <w:divBdr>
        <w:top w:val="none" w:sz="0" w:space="0" w:color="auto"/>
        <w:left w:val="none" w:sz="0" w:space="0" w:color="auto"/>
        <w:bottom w:val="none" w:sz="0" w:space="0" w:color="auto"/>
        <w:right w:val="none" w:sz="0" w:space="0" w:color="auto"/>
      </w:divBdr>
    </w:div>
    <w:div w:id="1272123917">
      <w:marLeft w:val="640"/>
      <w:marRight w:val="0"/>
      <w:marTop w:val="0"/>
      <w:marBottom w:val="0"/>
      <w:divBdr>
        <w:top w:val="none" w:sz="0" w:space="0" w:color="auto"/>
        <w:left w:val="none" w:sz="0" w:space="0" w:color="auto"/>
        <w:bottom w:val="none" w:sz="0" w:space="0" w:color="auto"/>
        <w:right w:val="none" w:sz="0" w:space="0" w:color="auto"/>
      </w:divBdr>
    </w:div>
    <w:div w:id="1272131066">
      <w:marLeft w:val="640"/>
      <w:marRight w:val="0"/>
      <w:marTop w:val="0"/>
      <w:marBottom w:val="0"/>
      <w:divBdr>
        <w:top w:val="none" w:sz="0" w:space="0" w:color="auto"/>
        <w:left w:val="none" w:sz="0" w:space="0" w:color="auto"/>
        <w:bottom w:val="none" w:sz="0" w:space="0" w:color="auto"/>
        <w:right w:val="none" w:sz="0" w:space="0" w:color="auto"/>
      </w:divBdr>
    </w:div>
    <w:div w:id="1272278901">
      <w:marLeft w:val="640"/>
      <w:marRight w:val="0"/>
      <w:marTop w:val="0"/>
      <w:marBottom w:val="0"/>
      <w:divBdr>
        <w:top w:val="none" w:sz="0" w:space="0" w:color="auto"/>
        <w:left w:val="none" w:sz="0" w:space="0" w:color="auto"/>
        <w:bottom w:val="none" w:sz="0" w:space="0" w:color="auto"/>
        <w:right w:val="none" w:sz="0" w:space="0" w:color="auto"/>
      </w:divBdr>
    </w:div>
    <w:div w:id="1272323237">
      <w:marLeft w:val="640"/>
      <w:marRight w:val="0"/>
      <w:marTop w:val="0"/>
      <w:marBottom w:val="0"/>
      <w:divBdr>
        <w:top w:val="none" w:sz="0" w:space="0" w:color="auto"/>
        <w:left w:val="none" w:sz="0" w:space="0" w:color="auto"/>
        <w:bottom w:val="none" w:sz="0" w:space="0" w:color="auto"/>
        <w:right w:val="none" w:sz="0" w:space="0" w:color="auto"/>
      </w:divBdr>
    </w:div>
    <w:div w:id="1272514465">
      <w:marLeft w:val="640"/>
      <w:marRight w:val="0"/>
      <w:marTop w:val="0"/>
      <w:marBottom w:val="0"/>
      <w:divBdr>
        <w:top w:val="none" w:sz="0" w:space="0" w:color="auto"/>
        <w:left w:val="none" w:sz="0" w:space="0" w:color="auto"/>
        <w:bottom w:val="none" w:sz="0" w:space="0" w:color="auto"/>
        <w:right w:val="none" w:sz="0" w:space="0" w:color="auto"/>
      </w:divBdr>
    </w:div>
    <w:div w:id="1272661453">
      <w:marLeft w:val="640"/>
      <w:marRight w:val="0"/>
      <w:marTop w:val="0"/>
      <w:marBottom w:val="0"/>
      <w:divBdr>
        <w:top w:val="none" w:sz="0" w:space="0" w:color="auto"/>
        <w:left w:val="none" w:sz="0" w:space="0" w:color="auto"/>
        <w:bottom w:val="none" w:sz="0" w:space="0" w:color="auto"/>
        <w:right w:val="none" w:sz="0" w:space="0" w:color="auto"/>
      </w:divBdr>
    </w:div>
    <w:div w:id="1272741748">
      <w:marLeft w:val="640"/>
      <w:marRight w:val="0"/>
      <w:marTop w:val="0"/>
      <w:marBottom w:val="0"/>
      <w:divBdr>
        <w:top w:val="none" w:sz="0" w:space="0" w:color="auto"/>
        <w:left w:val="none" w:sz="0" w:space="0" w:color="auto"/>
        <w:bottom w:val="none" w:sz="0" w:space="0" w:color="auto"/>
        <w:right w:val="none" w:sz="0" w:space="0" w:color="auto"/>
      </w:divBdr>
    </w:div>
    <w:div w:id="1272780957">
      <w:marLeft w:val="640"/>
      <w:marRight w:val="0"/>
      <w:marTop w:val="0"/>
      <w:marBottom w:val="0"/>
      <w:divBdr>
        <w:top w:val="none" w:sz="0" w:space="0" w:color="auto"/>
        <w:left w:val="none" w:sz="0" w:space="0" w:color="auto"/>
        <w:bottom w:val="none" w:sz="0" w:space="0" w:color="auto"/>
        <w:right w:val="none" w:sz="0" w:space="0" w:color="auto"/>
      </w:divBdr>
    </w:div>
    <w:div w:id="1272785097">
      <w:marLeft w:val="640"/>
      <w:marRight w:val="0"/>
      <w:marTop w:val="0"/>
      <w:marBottom w:val="0"/>
      <w:divBdr>
        <w:top w:val="none" w:sz="0" w:space="0" w:color="auto"/>
        <w:left w:val="none" w:sz="0" w:space="0" w:color="auto"/>
        <w:bottom w:val="none" w:sz="0" w:space="0" w:color="auto"/>
        <w:right w:val="none" w:sz="0" w:space="0" w:color="auto"/>
      </w:divBdr>
    </w:div>
    <w:div w:id="1272786927">
      <w:marLeft w:val="640"/>
      <w:marRight w:val="0"/>
      <w:marTop w:val="0"/>
      <w:marBottom w:val="0"/>
      <w:divBdr>
        <w:top w:val="none" w:sz="0" w:space="0" w:color="auto"/>
        <w:left w:val="none" w:sz="0" w:space="0" w:color="auto"/>
        <w:bottom w:val="none" w:sz="0" w:space="0" w:color="auto"/>
        <w:right w:val="none" w:sz="0" w:space="0" w:color="auto"/>
      </w:divBdr>
    </w:div>
    <w:div w:id="1272860712">
      <w:marLeft w:val="640"/>
      <w:marRight w:val="0"/>
      <w:marTop w:val="0"/>
      <w:marBottom w:val="0"/>
      <w:divBdr>
        <w:top w:val="none" w:sz="0" w:space="0" w:color="auto"/>
        <w:left w:val="none" w:sz="0" w:space="0" w:color="auto"/>
        <w:bottom w:val="none" w:sz="0" w:space="0" w:color="auto"/>
        <w:right w:val="none" w:sz="0" w:space="0" w:color="auto"/>
      </w:divBdr>
    </w:div>
    <w:div w:id="1272863451">
      <w:marLeft w:val="640"/>
      <w:marRight w:val="0"/>
      <w:marTop w:val="0"/>
      <w:marBottom w:val="0"/>
      <w:divBdr>
        <w:top w:val="none" w:sz="0" w:space="0" w:color="auto"/>
        <w:left w:val="none" w:sz="0" w:space="0" w:color="auto"/>
        <w:bottom w:val="none" w:sz="0" w:space="0" w:color="auto"/>
        <w:right w:val="none" w:sz="0" w:space="0" w:color="auto"/>
      </w:divBdr>
    </w:div>
    <w:div w:id="1272934886">
      <w:marLeft w:val="640"/>
      <w:marRight w:val="0"/>
      <w:marTop w:val="0"/>
      <w:marBottom w:val="0"/>
      <w:divBdr>
        <w:top w:val="none" w:sz="0" w:space="0" w:color="auto"/>
        <w:left w:val="none" w:sz="0" w:space="0" w:color="auto"/>
        <w:bottom w:val="none" w:sz="0" w:space="0" w:color="auto"/>
        <w:right w:val="none" w:sz="0" w:space="0" w:color="auto"/>
      </w:divBdr>
    </w:div>
    <w:div w:id="1272972053">
      <w:marLeft w:val="640"/>
      <w:marRight w:val="0"/>
      <w:marTop w:val="0"/>
      <w:marBottom w:val="0"/>
      <w:divBdr>
        <w:top w:val="none" w:sz="0" w:space="0" w:color="auto"/>
        <w:left w:val="none" w:sz="0" w:space="0" w:color="auto"/>
        <w:bottom w:val="none" w:sz="0" w:space="0" w:color="auto"/>
        <w:right w:val="none" w:sz="0" w:space="0" w:color="auto"/>
      </w:divBdr>
    </w:div>
    <w:div w:id="1272974034">
      <w:marLeft w:val="640"/>
      <w:marRight w:val="0"/>
      <w:marTop w:val="0"/>
      <w:marBottom w:val="0"/>
      <w:divBdr>
        <w:top w:val="none" w:sz="0" w:space="0" w:color="auto"/>
        <w:left w:val="none" w:sz="0" w:space="0" w:color="auto"/>
        <w:bottom w:val="none" w:sz="0" w:space="0" w:color="auto"/>
        <w:right w:val="none" w:sz="0" w:space="0" w:color="auto"/>
      </w:divBdr>
    </w:div>
    <w:div w:id="1272974979">
      <w:marLeft w:val="640"/>
      <w:marRight w:val="0"/>
      <w:marTop w:val="0"/>
      <w:marBottom w:val="0"/>
      <w:divBdr>
        <w:top w:val="none" w:sz="0" w:space="0" w:color="auto"/>
        <w:left w:val="none" w:sz="0" w:space="0" w:color="auto"/>
        <w:bottom w:val="none" w:sz="0" w:space="0" w:color="auto"/>
        <w:right w:val="none" w:sz="0" w:space="0" w:color="auto"/>
      </w:divBdr>
    </w:div>
    <w:div w:id="1273047251">
      <w:marLeft w:val="640"/>
      <w:marRight w:val="0"/>
      <w:marTop w:val="0"/>
      <w:marBottom w:val="0"/>
      <w:divBdr>
        <w:top w:val="none" w:sz="0" w:space="0" w:color="auto"/>
        <w:left w:val="none" w:sz="0" w:space="0" w:color="auto"/>
        <w:bottom w:val="none" w:sz="0" w:space="0" w:color="auto"/>
        <w:right w:val="none" w:sz="0" w:space="0" w:color="auto"/>
      </w:divBdr>
    </w:div>
    <w:div w:id="1273048439">
      <w:marLeft w:val="640"/>
      <w:marRight w:val="0"/>
      <w:marTop w:val="0"/>
      <w:marBottom w:val="0"/>
      <w:divBdr>
        <w:top w:val="none" w:sz="0" w:space="0" w:color="auto"/>
        <w:left w:val="none" w:sz="0" w:space="0" w:color="auto"/>
        <w:bottom w:val="none" w:sz="0" w:space="0" w:color="auto"/>
        <w:right w:val="none" w:sz="0" w:space="0" w:color="auto"/>
      </w:divBdr>
    </w:div>
    <w:div w:id="1273123372">
      <w:marLeft w:val="640"/>
      <w:marRight w:val="0"/>
      <w:marTop w:val="0"/>
      <w:marBottom w:val="0"/>
      <w:divBdr>
        <w:top w:val="none" w:sz="0" w:space="0" w:color="auto"/>
        <w:left w:val="none" w:sz="0" w:space="0" w:color="auto"/>
        <w:bottom w:val="none" w:sz="0" w:space="0" w:color="auto"/>
        <w:right w:val="none" w:sz="0" w:space="0" w:color="auto"/>
      </w:divBdr>
    </w:div>
    <w:div w:id="1273171580">
      <w:marLeft w:val="640"/>
      <w:marRight w:val="0"/>
      <w:marTop w:val="0"/>
      <w:marBottom w:val="0"/>
      <w:divBdr>
        <w:top w:val="none" w:sz="0" w:space="0" w:color="auto"/>
        <w:left w:val="none" w:sz="0" w:space="0" w:color="auto"/>
        <w:bottom w:val="none" w:sz="0" w:space="0" w:color="auto"/>
        <w:right w:val="none" w:sz="0" w:space="0" w:color="auto"/>
      </w:divBdr>
    </w:div>
    <w:div w:id="1273173912">
      <w:marLeft w:val="640"/>
      <w:marRight w:val="0"/>
      <w:marTop w:val="0"/>
      <w:marBottom w:val="0"/>
      <w:divBdr>
        <w:top w:val="none" w:sz="0" w:space="0" w:color="auto"/>
        <w:left w:val="none" w:sz="0" w:space="0" w:color="auto"/>
        <w:bottom w:val="none" w:sz="0" w:space="0" w:color="auto"/>
        <w:right w:val="none" w:sz="0" w:space="0" w:color="auto"/>
      </w:divBdr>
    </w:div>
    <w:div w:id="1273241303">
      <w:marLeft w:val="640"/>
      <w:marRight w:val="0"/>
      <w:marTop w:val="0"/>
      <w:marBottom w:val="0"/>
      <w:divBdr>
        <w:top w:val="none" w:sz="0" w:space="0" w:color="auto"/>
        <w:left w:val="none" w:sz="0" w:space="0" w:color="auto"/>
        <w:bottom w:val="none" w:sz="0" w:space="0" w:color="auto"/>
        <w:right w:val="none" w:sz="0" w:space="0" w:color="auto"/>
      </w:divBdr>
    </w:div>
    <w:div w:id="1273245626">
      <w:marLeft w:val="640"/>
      <w:marRight w:val="0"/>
      <w:marTop w:val="0"/>
      <w:marBottom w:val="0"/>
      <w:divBdr>
        <w:top w:val="none" w:sz="0" w:space="0" w:color="auto"/>
        <w:left w:val="none" w:sz="0" w:space="0" w:color="auto"/>
        <w:bottom w:val="none" w:sz="0" w:space="0" w:color="auto"/>
        <w:right w:val="none" w:sz="0" w:space="0" w:color="auto"/>
      </w:divBdr>
    </w:div>
    <w:div w:id="1273434163">
      <w:marLeft w:val="640"/>
      <w:marRight w:val="0"/>
      <w:marTop w:val="0"/>
      <w:marBottom w:val="0"/>
      <w:divBdr>
        <w:top w:val="none" w:sz="0" w:space="0" w:color="auto"/>
        <w:left w:val="none" w:sz="0" w:space="0" w:color="auto"/>
        <w:bottom w:val="none" w:sz="0" w:space="0" w:color="auto"/>
        <w:right w:val="none" w:sz="0" w:space="0" w:color="auto"/>
      </w:divBdr>
    </w:div>
    <w:div w:id="1273439239">
      <w:marLeft w:val="640"/>
      <w:marRight w:val="0"/>
      <w:marTop w:val="0"/>
      <w:marBottom w:val="0"/>
      <w:divBdr>
        <w:top w:val="none" w:sz="0" w:space="0" w:color="auto"/>
        <w:left w:val="none" w:sz="0" w:space="0" w:color="auto"/>
        <w:bottom w:val="none" w:sz="0" w:space="0" w:color="auto"/>
        <w:right w:val="none" w:sz="0" w:space="0" w:color="auto"/>
      </w:divBdr>
    </w:div>
    <w:div w:id="1273439481">
      <w:marLeft w:val="640"/>
      <w:marRight w:val="0"/>
      <w:marTop w:val="0"/>
      <w:marBottom w:val="0"/>
      <w:divBdr>
        <w:top w:val="none" w:sz="0" w:space="0" w:color="auto"/>
        <w:left w:val="none" w:sz="0" w:space="0" w:color="auto"/>
        <w:bottom w:val="none" w:sz="0" w:space="0" w:color="auto"/>
        <w:right w:val="none" w:sz="0" w:space="0" w:color="auto"/>
      </w:divBdr>
    </w:div>
    <w:div w:id="1273510090">
      <w:marLeft w:val="640"/>
      <w:marRight w:val="0"/>
      <w:marTop w:val="0"/>
      <w:marBottom w:val="0"/>
      <w:divBdr>
        <w:top w:val="none" w:sz="0" w:space="0" w:color="auto"/>
        <w:left w:val="none" w:sz="0" w:space="0" w:color="auto"/>
        <w:bottom w:val="none" w:sz="0" w:space="0" w:color="auto"/>
        <w:right w:val="none" w:sz="0" w:space="0" w:color="auto"/>
      </w:divBdr>
    </w:div>
    <w:div w:id="1273512730">
      <w:marLeft w:val="640"/>
      <w:marRight w:val="0"/>
      <w:marTop w:val="0"/>
      <w:marBottom w:val="0"/>
      <w:divBdr>
        <w:top w:val="none" w:sz="0" w:space="0" w:color="auto"/>
        <w:left w:val="none" w:sz="0" w:space="0" w:color="auto"/>
        <w:bottom w:val="none" w:sz="0" w:space="0" w:color="auto"/>
        <w:right w:val="none" w:sz="0" w:space="0" w:color="auto"/>
      </w:divBdr>
    </w:div>
    <w:div w:id="1273516425">
      <w:marLeft w:val="640"/>
      <w:marRight w:val="0"/>
      <w:marTop w:val="0"/>
      <w:marBottom w:val="0"/>
      <w:divBdr>
        <w:top w:val="none" w:sz="0" w:space="0" w:color="auto"/>
        <w:left w:val="none" w:sz="0" w:space="0" w:color="auto"/>
        <w:bottom w:val="none" w:sz="0" w:space="0" w:color="auto"/>
        <w:right w:val="none" w:sz="0" w:space="0" w:color="auto"/>
      </w:divBdr>
    </w:div>
    <w:div w:id="1273631984">
      <w:marLeft w:val="640"/>
      <w:marRight w:val="0"/>
      <w:marTop w:val="0"/>
      <w:marBottom w:val="0"/>
      <w:divBdr>
        <w:top w:val="none" w:sz="0" w:space="0" w:color="auto"/>
        <w:left w:val="none" w:sz="0" w:space="0" w:color="auto"/>
        <w:bottom w:val="none" w:sz="0" w:space="0" w:color="auto"/>
        <w:right w:val="none" w:sz="0" w:space="0" w:color="auto"/>
      </w:divBdr>
    </w:div>
    <w:div w:id="1273706839">
      <w:marLeft w:val="640"/>
      <w:marRight w:val="0"/>
      <w:marTop w:val="0"/>
      <w:marBottom w:val="0"/>
      <w:divBdr>
        <w:top w:val="none" w:sz="0" w:space="0" w:color="auto"/>
        <w:left w:val="none" w:sz="0" w:space="0" w:color="auto"/>
        <w:bottom w:val="none" w:sz="0" w:space="0" w:color="auto"/>
        <w:right w:val="none" w:sz="0" w:space="0" w:color="auto"/>
      </w:divBdr>
    </w:div>
    <w:div w:id="1273711778">
      <w:marLeft w:val="640"/>
      <w:marRight w:val="0"/>
      <w:marTop w:val="0"/>
      <w:marBottom w:val="0"/>
      <w:divBdr>
        <w:top w:val="none" w:sz="0" w:space="0" w:color="auto"/>
        <w:left w:val="none" w:sz="0" w:space="0" w:color="auto"/>
        <w:bottom w:val="none" w:sz="0" w:space="0" w:color="auto"/>
        <w:right w:val="none" w:sz="0" w:space="0" w:color="auto"/>
      </w:divBdr>
    </w:div>
    <w:div w:id="1273780550">
      <w:marLeft w:val="640"/>
      <w:marRight w:val="0"/>
      <w:marTop w:val="0"/>
      <w:marBottom w:val="0"/>
      <w:divBdr>
        <w:top w:val="none" w:sz="0" w:space="0" w:color="auto"/>
        <w:left w:val="none" w:sz="0" w:space="0" w:color="auto"/>
        <w:bottom w:val="none" w:sz="0" w:space="0" w:color="auto"/>
        <w:right w:val="none" w:sz="0" w:space="0" w:color="auto"/>
      </w:divBdr>
    </w:div>
    <w:div w:id="1273897093">
      <w:marLeft w:val="640"/>
      <w:marRight w:val="0"/>
      <w:marTop w:val="0"/>
      <w:marBottom w:val="0"/>
      <w:divBdr>
        <w:top w:val="none" w:sz="0" w:space="0" w:color="auto"/>
        <w:left w:val="none" w:sz="0" w:space="0" w:color="auto"/>
        <w:bottom w:val="none" w:sz="0" w:space="0" w:color="auto"/>
        <w:right w:val="none" w:sz="0" w:space="0" w:color="auto"/>
      </w:divBdr>
    </w:div>
    <w:div w:id="1274020640">
      <w:marLeft w:val="640"/>
      <w:marRight w:val="0"/>
      <w:marTop w:val="0"/>
      <w:marBottom w:val="0"/>
      <w:divBdr>
        <w:top w:val="none" w:sz="0" w:space="0" w:color="auto"/>
        <w:left w:val="none" w:sz="0" w:space="0" w:color="auto"/>
        <w:bottom w:val="none" w:sz="0" w:space="0" w:color="auto"/>
        <w:right w:val="none" w:sz="0" w:space="0" w:color="auto"/>
      </w:divBdr>
    </w:div>
    <w:div w:id="1274021220">
      <w:marLeft w:val="640"/>
      <w:marRight w:val="0"/>
      <w:marTop w:val="0"/>
      <w:marBottom w:val="0"/>
      <w:divBdr>
        <w:top w:val="none" w:sz="0" w:space="0" w:color="auto"/>
        <w:left w:val="none" w:sz="0" w:space="0" w:color="auto"/>
        <w:bottom w:val="none" w:sz="0" w:space="0" w:color="auto"/>
        <w:right w:val="none" w:sz="0" w:space="0" w:color="auto"/>
      </w:divBdr>
    </w:div>
    <w:div w:id="1274166229">
      <w:marLeft w:val="640"/>
      <w:marRight w:val="0"/>
      <w:marTop w:val="0"/>
      <w:marBottom w:val="0"/>
      <w:divBdr>
        <w:top w:val="none" w:sz="0" w:space="0" w:color="auto"/>
        <w:left w:val="none" w:sz="0" w:space="0" w:color="auto"/>
        <w:bottom w:val="none" w:sz="0" w:space="0" w:color="auto"/>
        <w:right w:val="none" w:sz="0" w:space="0" w:color="auto"/>
      </w:divBdr>
    </w:div>
    <w:div w:id="1274291388">
      <w:marLeft w:val="640"/>
      <w:marRight w:val="0"/>
      <w:marTop w:val="0"/>
      <w:marBottom w:val="0"/>
      <w:divBdr>
        <w:top w:val="none" w:sz="0" w:space="0" w:color="auto"/>
        <w:left w:val="none" w:sz="0" w:space="0" w:color="auto"/>
        <w:bottom w:val="none" w:sz="0" w:space="0" w:color="auto"/>
        <w:right w:val="none" w:sz="0" w:space="0" w:color="auto"/>
      </w:divBdr>
    </w:div>
    <w:div w:id="1274438917">
      <w:marLeft w:val="640"/>
      <w:marRight w:val="0"/>
      <w:marTop w:val="0"/>
      <w:marBottom w:val="0"/>
      <w:divBdr>
        <w:top w:val="none" w:sz="0" w:space="0" w:color="auto"/>
        <w:left w:val="none" w:sz="0" w:space="0" w:color="auto"/>
        <w:bottom w:val="none" w:sz="0" w:space="0" w:color="auto"/>
        <w:right w:val="none" w:sz="0" w:space="0" w:color="auto"/>
      </w:divBdr>
    </w:div>
    <w:div w:id="1274552233">
      <w:marLeft w:val="640"/>
      <w:marRight w:val="0"/>
      <w:marTop w:val="0"/>
      <w:marBottom w:val="0"/>
      <w:divBdr>
        <w:top w:val="none" w:sz="0" w:space="0" w:color="auto"/>
        <w:left w:val="none" w:sz="0" w:space="0" w:color="auto"/>
        <w:bottom w:val="none" w:sz="0" w:space="0" w:color="auto"/>
        <w:right w:val="none" w:sz="0" w:space="0" w:color="auto"/>
      </w:divBdr>
    </w:div>
    <w:div w:id="1274556248">
      <w:marLeft w:val="640"/>
      <w:marRight w:val="0"/>
      <w:marTop w:val="0"/>
      <w:marBottom w:val="0"/>
      <w:divBdr>
        <w:top w:val="none" w:sz="0" w:space="0" w:color="auto"/>
        <w:left w:val="none" w:sz="0" w:space="0" w:color="auto"/>
        <w:bottom w:val="none" w:sz="0" w:space="0" w:color="auto"/>
        <w:right w:val="none" w:sz="0" w:space="0" w:color="auto"/>
      </w:divBdr>
    </w:div>
    <w:div w:id="1274635958">
      <w:marLeft w:val="640"/>
      <w:marRight w:val="0"/>
      <w:marTop w:val="0"/>
      <w:marBottom w:val="0"/>
      <w:divBdr>
        <w:top w:val="none" w:sz="0" w:space="0" w:color="auto"/>
        <w:left w:val="none" w:sz="0" w:space="0" w:color="auto"/>
        <w:bottom w:val="none" w:sz="0" w:space="0" w:color="auto"/>
        <w:right w:val="none" w:sz="0" w:space="0" w:color="auto"/>
      </w:divBdr>
    </w:div>
    <w:div w:id="1274678349">
      <w:marLeft w:val="640"/>
      <w:marRight w:val="0"/>
      <w:marTop w:val="0"/>
      <w:marBottom w:val="0"/>
      <w:divBdr>
        <w:top w:val="none" w:sz="0" w:space="0" w:color="auto"/>
        <w:left w:val="none" w:sz="0" w:space="0" w:color="auto"/>
        <w:bottom w:val="none" w:sz="0" w:space="0" w:color="auto"/>
        <w:right w:val="none" w:sz="0" w:space="0" w:color="auto"/>
      </w:divBdr>
    </w:div>
    <w:div w:id="1274747327">
      <w:marLeft w:val="640"/>
      <w:marRight w:val="0"/>
      <w:marTop w:val="0"/>
      <w:marBottom w:val="0"/>
      <w:divBdr>
        <w:top w:val="none" w:sz="0" w:space="0" w:color="auto"/>
        <w:left w:val="none" w:sz="0" w:space="0" w:color="auto"/>
        <w:bottom w:val="none" w:sz="0" w:space="0" w:color="auto"/>
        <w:right w:val="none" w:sz="0" w:space="0" w:color="auto"/>
      </w:divBdr>
    </w:div>
    <w:div w:id="1274750765">
      <w:marLeft w:val="640"/>
      <w:marRight w:val="0"/>
      <w:marTop w:val="0"/>
      <w:marBottom w:val="0"/>
      <w:divBdr>
        <w:top w:val="none" w:sz="0" w:space="0" w:color="auto"/>
        <w:left w:val="none" w:sz="0" w:space="0" w:color="auto"/>
        <w:bottom w:val="none" w:sz="0" w:space="0" w:color="auto"/>
        <w:right w:val="none" w:sz="0" w:space="0" w:color="auto"/>
      </w:divBdr>
    </w:div>
    <w:div w:id="1274823660">
      <w:marLeft w:val="640"/>
      <w:marRight w:val="0"/>
      <w:marTop w:val="0"/>
      <w:marBottom w:val="0"/>
      <w:divBdr>
        <w:top w:val="none" w:sz="0" w:space="0" w:color="auto"/>
        <w:left w:val="none" w:sz="0" w:space="0" w:color="auto"/>
        <w:bottom w:val="none" w:sz="0" w:space="0" w:color="auto"/>
        <w:right w:val="none" w:sz="0" w:space="0" w:color="auto"/>
      </w:divBdr>
    </w:div>
    <w:div w:id="1274828411">
      <w:marLeft w:val="640"/>
      <w:marRight w:val="0"/>
      <w:marTop w:val="0"/>
      <w:marBottom w:val="0"/>
      <w:divBdr>
        <w:top w:val="none" w:sz="0" w:space="0" w:color="auto"/>
        <w:left w:val="none" w:sz="0" w:space="0" w:color="auto"/>
        <w:bottom w:val="none" w:sz="0" w:space="0" w:color="auto"/>
        <w:right w:val="none" w:sz="0" w:space="0" w:color="auto"/>
      </w:divBdr>
    </w:div>
    <w:div w:id="1274897721">
      <w:marLeft w:val="640"/>
      <w:marRight w:val="0"/>
      <w:marTop w:val="0"/>
      <w:marBottom w:val="0"/>
      <w:divBdr>
        <w:top w:val="none" w:sz="0" w:space="0" w:color="auto"/>
        <w:left w:val="none" w:sz="0" w:space="0" w:color="auto"/>
        <w:bottom w:val="none" w:sz="0" w:space="0" w:color="auto"/>
        <w:right w:val="none" w:sz="0" w:space="0" w:color="auto"/>
      </w:divBdr>
    </w:div>
    <w:div w:id="1274940621">
      <w:marLeft w:val="640"/>
      <w:marRight w:val="0"/>
      <w:marTop w:val="0"/>
      <w:marBottom w:val="0"/>
      <w:divBdr>
        <w:top w:val="none" w:sz="0" w:space="0" w:color="auto"/>
        <w:left w:val="none" w:sz="0" w:space="0" w:color="auto"/>
        <w:bottom w:val="none" w:sz="0" w:space="0" w:color="auto"/>
        <w:right w:val="none" w:sz="0" w:space="0" w:color="auto"/>
      </w:divBdr>
    </w:div>
    <w:div w:id="1275018090">
      <w:marLeft w:val="640"/>
      <w:marRight w:val="0"/>
      <w:marTop w:val="0"/>
      <w:marBottom w:val="0"/>
      <w:divBdr>
        <w:top w:val="none" w:sz="0" w:space="0" w:color="auto"/>
        <w:left w:val="none" w:sz="0" w:space="0" w:color="auto"/>
        <w:bottom w:val="none" w:sz="0" w:space="0" w:color="auto"/>
        <w:right w:val="none" w:sz="0" w:space="0" w:color="auto"/>
      </w:divBdr>
    </w:div>
    <w:div w:id="1275090721">
      <w:marLeft w:val="640"/>
      <w:marRight w:val="0"/>
      <w:marTop w:val="0"/>
      <w:marBottom w:val="0"/>
      <w:divBdr>
        <w:top w:val="none" w:sz="0" w:space="0" w:color="auto"/>
        <w:left w:val="none" w:sz="0" w:space="0" w:color="auto"/>
        <w:bottom w:val="none" w:sz="0" w:space="0" w:color="auto"/>
        <w:right w:val="none" w:sz="0" w:space="0" w:color="auto"/>
      </w:divBdr>
    </w:div>
    <w:div w:id="1275093894">
      <w:marLeft w:val="640"/>
      <w:marRight w:val="0"/>
      <w:marTop w:val="0"/>
      <w:marBottom w:val="0"/>
      <w:divBdr>
        <w:top w:val="none" w:sz="0" w:space="0" w:color="auto"/>
        <w:left w:val="none" w:sz="0" w:space="0" w:color="auto"/>
        <w:bottom w:val="none" w:sz="0" w:space="0" w:color="auto"/>
        <w:right w:val="none" w:sz="0" w:space="0" w:color="auto"/>
      </w:divBdr>
    </w:div>
    <w:div w:id="1275286332">
      <w:marLeft w:val="640"/>
      <w:marRight w:val="0"/>
      <w:marTop w:val="0"/>
      <w:marBottom w:val="0"/>
      <w:divBdr>
        <w:top w:val="none" w:sz="0" w:space="0" w:color="auto"/>
        <w:left w:val="none" w:sz="0" w:space="0" w:color="auto"/>
        <w:bottom w:val="none" w:sz="0" w:space="0" w:color="auto"/>
        <w:right w:val="none" w:sz="0" w:space="0" w:color="auto"/>
      </w:divBdr>
    </w:div>
    <w:div w:id="1275287051">
      <w:marLeft w:val="640"/>
      <w:marRight w:val="0"/>
      <w:marTop w:val="0"/>
      <w:marBottom w:val="0"/>
      <w:divBdr>
        <w:top w:val="none" w:sz="0" w:space="0" w:color="auto"/>
        <w:left w:val="none" w:sz="0" w:space="0" w:color="auto"/>
        <w:bottom w:val="none" w:sz="0" w:space="0" w:color="auto"/>
        <w:right w:val="none" w:sz="0" w:space="0" w:color="auto"/>
      </w:divBdr>
    </w:div>
    <w:div w:id="1275332843">
      <w:marLeft w:val="640"/>
      <w:marRight w:val="0"/>
      <w:marTop w:val="0"/>
      <w:marBottom w:val="0"/>
      <w:divBdr>
        <w:top w:val="none" w:sz="0" w:space="0" w:color="auto"/>
        <w:left w:val="none" w:sz="0" w:space="0" w:color="auto"/>
        <w:bottom w:val="none" w:sz="0" w:space="0" w:color="auto"/>
        <w:right w:val="none" w:sz="0" w:space="0" w:color="auto"/>
      </w:divBdr>
    </w:div>
    <w:div w:id="1275408063">
      <w:marLeft w:val="640"/>
      <w:marRight w:val="0"/>
      <w:marTop w:val="0"/>
      <w:marBottom w:val="0"/>
      <w:divBdr>
        <w:top w:val="none" w:sz="0" w:space="0" w:color="auto"/>
        <w:left w:val="none" w:sz="0" w:space="0" w:color="auto"/>
        <w:bottom w:val="none" w:sz="0" w:space="0" w:color="auto"/>
        <w:right w:val="none" w:sz="0" w:space="0" w:color="auto"/>
      </w:divBdr>
    </w:div>
    <w:div w:id="1275475071">
      <w:marLeft w:val="640"/>
      <w:marRight w:val="0"/>
      <w:marTop w:val="0"/>
      <w:marBottom w:val="0"/>
      <w:divBdr>
        <w:top w:val="none" w:sz="0" w:space="0" w:color="auto"/>
        <w:left w:val="none" w:sz="0" w:space="0" w:color="auto"/>
        <w:bottom w:val="none" w:sz="0" w:space="0" w:color="auto"/>
        <w:right w:val="none" w:sz="0" w:space="0" w:color="auto"/>
      </w:divBdr>
    </w:div>
    <w:div w:id="1275482310">
      <w:marLeft w:val="640"/>
      <w:marRight w:val="0"/>
      <w:marTop w:val="0"/>
      <w:marBottom w:val="0"/>
      <w:divBdr>
        <w:top w:val="none" w:sz="0" w:space="0" w:color="auto"/>
        <w:left w:val="none" w:sz="0" w:space="0" w:color="auto"/>
        <w:bottom w:val="none" w:sz="0" w:space="0" w:color="auto"/>
        <w:right w:val="none" w:sz="0" w:space="0" w:color="auto"/>
      </w:divBdr>
    </w:div>
    <w:div w:id="1275484344">
      <w:marLeft w:val="640"/>
      <w:marRight w:val="0"/>
      <w:marTop w:val="0"/>
      <w:marBottom w:val="0"/>
      <w:divBdr>
        <w:top w:val="none" w:sz="0" w:space="0" w:color="auto"/>
        <w:left w:val="none" w:sz="0" w:space="0" w:color="auto"/>
        <w:bottom w:val="none" w:sz="0" w:space="0" w:color="auto"/>
        <w:right w:val="none" w:sz="0" w:space="0" w:color="auto"/>
      </w:divBdr>
    </w:div>
    <w:div w:id="1275596265">
      <w:marLeft w:val="640"/>
      <w:marRight w:val="0"/>
      <w:marTop w:val="0"/>
      <w:marBottom w:val="0"/>
      <w:divBdr>
        <w:top w:val="none" w:sz="0" w:space="0" w:color="auto"/>
        <w:left w:val="none" w:sz="0" w:space="0" w:color="auto"/>
        <w:bottom w:val="none" w:sz="0" w:space="0" w:color="auto"/>
        <w:right w:val="none" w:sz="0" w:space="0" w:color="auto"/>
      </w:divBdr>
    </w:div>
    <w:div w:id="1275793593">
      <w:marLeft w:val="640"/>
      <w:marRight w:val="0"/>
      <w:marTop w:val="0"/>
      <w:marBottom w:val="0"/>
      <w:divBdr>
        <w:top w:val="none" w:sz="0" w:space="0" w:color="auto"/>
        <w:left w:val="none" w:sz="0" w:space="0" w:color="auto"/>
        <w:bottom w:val="none" w:sz="0" w:space="0" w:color="auto"/>
        <w:right w:val="none" w:sz="0" w:space="0" w:color="auto"/>
      </w:divBdr>
    </w:div>
    <w:div w:id="1275820255">
      <w:marLeft w:val="640"/>
      <w:marRight w:val="0"/>
      <w:marTop w:val="0"/>
      <w:marBottom w:val="0"/>
      <w:divBdr>
        <w:top w:val="none" w:sz="0" w:space="0" w:color="auto"/>
        <w:left w:val="none" w:sz="0" w:space="0" w:color="auto"/>
        <w:bottom w:val="none" w:sz="0" w:space="0" w:color="auto"/>
        <w:right w:val="none" w:sz="0" w:space="0" w:color="auto"/>
      </w:divBdr>
    </w:div>
    <w:div w:id="1275866295">
      <w:marLeft w:val="640"/>
      <w:marRight w:val="0"/>
      <w:marTop w:val="0"/>
      <w:marBottom w:val="0"/>
      <w:divBdr>
        <w:top w:val="none" w:sz="0" w:space="0" w:color="auto"/>
        <w:left w:val="none" w:sz="0" w:space="0" w:color="auto"/>
        <w:bottom w:val="none" w:sz="0" w:space="0" w:color="auto"/>
        <w:right w:val="none" w:sz="0" w:space="0" w:color="auto"/>
      </w:divBdr>
    </w:div>
    <w:div w:id="1275939048">
      <w:marLeft w:val="640"/>
      <w:marRight w:val="0"/>
      <w:marTop w:val="0"/>
      <w:marBottom w:val="0"/>
      <w:divBdr>
        <w:top w:val="none" w:sz="0" w:space="0" w:color="auto"/>
        <w:left w:val="none" w:sz="0" w:space="0" w:color="auto"/>
        <w:bottom w:val="none" w:sz="0" w:space="0" w:color="auto"/>
        <w:right w:val="none" w:sz="0" w:space="0" w:color="auto"/>
      </w:divBdr>
    </w:div>
    <w:div w:id="1275941703">
      <w:marLeft w:val="640"/>
      <w:marRight w:val="0"/>
      <w:marTop w:val="0"/>
      <w:marBottom w:val="0"/>
      <w:divBdr>
        <w:top w:val="none" w:sz="0" w:space="0" w:color="auto"/>
        <w:left w:val="none" w:sz="0" w:space="0" w:color="auto"/>
        <w:bottom w:val="none" w:sz="0" w:space="0" w:color="auto"/>
        <w:right w:val="none" w:sz="0" w:space="0" w:color="auto"/>
      </w:divBdr>
    </w:div>
    <w:div w:id="1275943907">
      <w:marLeft w:val="640"/>
      <w:marRight w:val="0"/>
      <w:marTop w:val="0"/>
      <w:marBottom w:val="0"/>
      <w:divBdr>
        <w:top w:val="none" w:sz="0" w:space="0" w:color="auto"/>
        <w:left w:val="none" w:sz="0" w:space="0" w:color="auto"/>
        <w:bottom w:val="none" w:sz="0" w:space="0" w:color="auto"/>
        <w:right w:val="none" w:sz="0" w:space="0" w:color="auto"/>
      </w:divBdr>
    </w:div>
    <w:div w:id="1276013659">
      <w:marLeft w:val="640"/>
      <w:marRight w:val="0"/>
      <w:marTop w:val="0"/>
      <w:marBottom w:val="0"/>
      <w:divBdr>
        <w:top w:val="none" w:sz="0" w:space="0" w:color="auto"/>
        <w:left w:val="none" w:sz="0" w:space="0" w:color="auto"/>
        <w:bottom w:val="none" w:sz="0" w:space="0" w:color="auto"/>
        <w:right w:val="none" w:sz="0" w:space="0" w:color="auto"/>
      </w:divBdr>
    </w:div>
    <w:div w:id="1276015010">
      <w:marLeft w:val="640"/>
      <w:marRight w:val="0"/>
      <w:marTop w:val="0"/>
      <w:marBottom w:val="0"/>
      <w:divBdr>
        <w:top w:val="none" w:sz="0" w:space="0" w:color="auto"/>
        <w:left w:val="none" w:sz="0" w:space="0" w:color="auto"/>
        <w:bottom w:val="none" w:sz="0" w:space="0" w:color="auto"/>
        <w:right w:val="none" w:sz="0" w:space="0" w:color="auto"/>
      </w:divBdr>
    </w:div>
    <w:div w:id="1276059186">
      <w:marLeft w:val="640"/>
      <w:marRight w:val="0"/>
      <w:marTop w:val="0"/>
      <w:marBottom w:val="0"/>
      <w:divBdr>
        <w:top w:val="none" w:sz="0" w:space="0" w:color="auto"/>
        <w:left w:val="none" w:sz="0" w:space="0" w:color="auto"/>
        <w:bottom w:val="none" w:sz="0" w:space="0" w:color="auto"/>
        <w:right w:val="none" w:sz="0" w:space="0" w:color="auto"/>
      </w:divBdr>
    </w:div>
    <w:div w:id="1276134592">
      <w:marLeft w:val="640"/>
      <w:marRight w:val="0"/>
      <w:marTop w:val="0"/>
      <w:marBottom w:val="0"/>
      <w:divBdr>
        <w:top w:val="none" w:sz="0" w:space="0" w:color="auto"/>
        <w:left w:val="none" w:sz="0" w:space="0" w:color="auto"/>
        <w:bottom w:val="none" w:sz="0" w:space="0" w:color="auto"/>
        <w:right w:val="none" w:sz="0" w:space="0" w:color="auto"/>
      </w:divBdr>
    </w:div>
    <w:div w:id="1276250323">
      <w:marLeft w:val="640"/>
      <w:marRight w:val="0"/>
      <w:marTop w:val="0"/>
      <w:marBottom w:val="0"/>
      <w:divBdr>
        <w:top w:val="none" w:sz="0" w:space="0" w:color="auto"/>
        <w:left w:val="none" w:sz="0" w:space="0" w:color="auto"/>
        <w:bottom w:val="none" w:sz="0" w:space="0" w:color="auto"/>
        <w:right w:val="none" w:sz="0" w:space="0" w:color="auto"/>
      </w:divBdr>
    </w:div>
    <w:div w:id="1276401576">
      <w:marLeft w:val="640"/>
      <w:marRight w:val="0"/>
      <w:marTop w:val="0"/>
      <w:marBottom w:val="0"/>
      <w:divBdr>
        <w:top w:val="none" w:sz="0" w:space="0" w:color="auto"/>
        <w:left w:val="none" w:sz="0" w:space="0" w:color="auto"/>
        <w:bottom w:val="none" w:sz="0" w:space="0" w:color="auto"/>
        <w:right w:val="none" w:sz="0" w:space="0" w:color="auto"/>
      </w:divBdr>
    </w:div>
    <w:div w:id="1276594818">
      <w:marLeft w:val="640"/>
      <w:marRight w:val="0"/>
      <w:marTop w:val="0"/>
      <w:marBottom w:val="0"/>
      <w:divBdr>
        <w:top w:val="none" w:sz="0" w:space="0" w:color="auto"/>
        <w:left w:val="none" w:sz="0" w:space="0" w:color="auto"/>
        <w:bottom w:val="none" w:sz="0" w:space="0" w:color="auto"/>
        <w:right w:val="none" w:sz="0" w:space="0" w:color="auto"/>
      </w:divBdr>
    </w:div>
    <w:div w:id="1276598847">
      <w:marLeft w:val="640"/>
      <w:marRight w:val="0"/>
      <w:marTop w:val="0"/>
      <w:marBottom w:val="0"/>
      <w:divBdr>
        <w:top w:val="none" w:sz="0" w:space="0" w:color="auto"/>
        <w:left w:val="none" w:sz="0" w:space="0" w:color="auto"/>
        <w:bottom w:val="none" w:sz="0" w:space="0" w:color="auto"/>
        <w:right w:val="none" w:sz="0" w:space="0" w:color="auto"/>
      </w:divBdr>
    </w:div>
    <w:div w:id="1276672845">
      <w:marLeft w:val="640"/>
      <w:marRight w:val="0"/>
      <w:marTop w:val="0"/>
      <w:marBottom w:val="0"/>
      <w:divBdr>
        <w:top w:val="none" w:sz="0" w:space="0" w:color="auto"/>
        <w:left w:val="none" w:sz="0" w:space="0" w:color="auto"/>
        <w:bottom w:val="none" w:sz="0" w:space="0" w:color="auto"/>
        <w:right w:val="none" w:sz="0" w:space="0" w:color="auto"/>
      </w:divBdr>
    </w:div>
    <w:div w:id="1276789389">
      <w:marLeft w:val="640"/>
      <w:marRight w:val="0"/>
      <w:marTop w:val="0"/>
      <w:marBottom w:val="0"/>
      <w:divBdr>
        <w:top w:val="none" w:sz="0" w:space="0" w:color="auto"/>
        <w:left w:val="none" w:sz="0" w:space="0" w:color="auto"/>
        <w:bottom w:val="none" w:sz="0" w:space="0" w:color="auto"/>
        <w:right w:val="none" w:sz="0" w:space="0" w:color="auto"/>
      </w:divBdr>
    </w:div>
    <w:div w:id="1276790951">
      <w:marLeft w:val="640"/>
      <w:marRight w:val="0"/>
      <w:marTop w:val="0"/>
      <w:marBottom w:val="0"/>
      <w:divBdr>
        <w:top w:val="none" w:sz="0" w:space="0" w:color="auto"/>
        <w:left w:val="none" w:sz="0" w:space="0" w:color="auto"/>
        <w:bottom w:val="none" w:sz="0" w:space="0" w:color="auto"/>
        <w:right w:val="none" w:sz="0" w:space="0" w:color="auto"/>
      </w:divBdr>
    </w:div>
    <w:div w:id="1276795024">
      <w:marLeft w:val="640"/>
      <w:marRight w:val="0"/>
      <w:marTop w:val="0"/>
      <w:marBottom w:val="0"/>
      <w:divBdr>
        <w:top w:val="none" w:sz="0" w:space="0" w:color="auto"/>
        <w:left w:val="none" w:sz="0" w:space="0" w:color="auto"/>
        <w:bottom w:val="none" w:sz="0" w:space="0" w:color="auto"/>
        <w:right w:val="none" w:sz="0" w:space="0" w:color="auto"/>
      </w:divBdr>
    </w:div>
    <w:div w:id="1277055159">
      <w:marLeft w:val="640"/>
      <w:marRight w:val="0"/>
      <w:marTop w:val="0"/>
      <w:marBottom w:val="0"/>
      <w:divBdr>
        <w:top w:val="none" w:sz="0" w:space="0" w:color="auto"/>
        <w:left w:val="none" w:sz="0" w:space="0" w:color="auto"/>
        <w:bottom w:val="none" w:sz="0" w:space="0" w:color="auto"/>
        <w:right w:val="none" w:sz="0" w:space="0" w:color="auto"/>
      </w:divBdr>
    </w:div>
    <w:div w:id="1277130199">
      <w:marLeft w:val="640"/>
      <w:marRight w:val="0"/>
      <w:marTop w:val="0"/>
      <w:marBottom w:val="0"/>
      <w:divBdr>
        <w:top w:val="none" w:sz="0" w:space="0" w:color="auto"/>
        <w:left w:val="none" w:sz="0" w:space="0" w:color="auto"/>
        <w:bottom w:val="none" w:sz="0" w:space="0" w:color="auto"/>
        <w:right w:val="none" w:sz="0" w:space="0" w:color="auto"/>
      </w:divBdr>
    </w:div>
    <w:div w:id="1277176310">
      <w:marLeft w:val="640"/>
      <w:marRight w:val="0"/>
      <w:marTop w:val="0"/>
      <w:marBottom w:val="0"/>
      <w:divBdr>
        <w:top w:val="none" w:sz="0" w:space="0" w:color="auto"/>
        <w:left w:val="none" w:sz="0" w:space="0" w:color="auto"/>
        <w:bottom w:val="none" w:sz="0" w:space="0" w:color="auto"/>
        <w:right w:val="none" w:sz="0" w:space="0" w:color="auto"/>
      </w:divBdr>
    </w:div>
    <w:div w:id="1277177683">
      <w:marLeft w:val="640"/>
      <w:marRight w:val="0"/>
      <w:marTop w:val="0"/>
      <w:marBottom w:val="0"/>
      <w:divBdr>
        <w:top w:val="none" w:sz="0" w:space="0" w:color="auto"/>
        <w:left w:val="none" w:sz="0" w:space="0" w:color="auto"/>
        <w:bottom w:val="none" w:sz="0" w:space="0" w:color="auto"/>
        <w:right w:val="none" w:sz="0" w:space="0" w:color="auto"/>
      </w:divBdr>
    </w:div>
    <w:div w:id="1277250221">
      <w:marLeft w:val="640"/>
      <w:marRight w:val="0"/>
      <w:marTop w:val="0"/>
      <w:marBottom w:val="0"/>
      <w:divBdr>
        <w:top w:val="none" w:sz="0" w:space="0" w:color="auto"/>
        <w:left w:val="none" w:sz="0" w:space="0" w:color="auto"/>
        <w:bottom w:val="none" w:sz="0" w:space="0" w:color="auto"/>
        <w:right w:val="none" w:sz="0" w:space="0" w:color="auto"/>
      </w:divBdr>
    </w:div>
    <w:div w:id="1277297294">
      <w:marLeft w:val="640"/>
      <w:marRight w:val="0"/>
      <w:marTop w:val="0"/>
      <w:marBottom w:val="0"/>
      <w:divBdr>
        <w:top w:val="none" w:sz="0" w:space="0" w:color="auto"/>
        <w:left w:val="none" w:sz="0" w:space="0" w:color="auto"/>
        <w:bottom w:val="none" w:sz="0" w:space="0" w:color="auto"/>
        <w:right w:val="none" w:sz="0" w:space="0" w:color="auto"/>
      </w:divBdr>
    </w:div>
    <w:div w:id="1277524722">
      <w:marLeft w:val="640"/>
      <w:marRight w:val="0"/>
      <w:marTop w:val="0"/>
      <w:marBottom w:val="0"/>
      <w:divBdr>
        <w:top w:val="none" w:sz="0" w:space="0" w:color="auto"/>
        <w:left w:val="none" w:sz="0" w:space="0" w:color="auto"/>
        <w:bottom w:val="none" w:sz="0" w:space="0" w:color="auto"/>
        <w:right w:val="none" w:sz="0" w:space="0" w:color="auto"/>
      </w:divBdr>
    </w:div>
    <w:div w:id="1277559662">
      <w:marLeft w:val="640"/>
      <w:marRight w:val="0"/>
      <w:marTop w:val="0"/>
      <w:marBottom w:val="0"/>
      <w:divBdr>
        <w:top w:val="none" w:sz="0" w:space="0" w:color="auto"/>
        <w:left w:val="none" w:sz="0" w:space="0" w:color="auto"/>
        <w:bottom w:val="none" w:sz="0" w:space="0" w:color="auto"/>
        <w:right w:val="none" w:sz="0" w:space="0" w:color="auto"/>
      </w:divBdr>
    </w:div>
    <w:div w:id="1277565925">
      <w:marLeft w:val="640"/>
      <w:marRight w:val="0"/>
      <w:marTop w:val="0"/>
      <w:marBottom w:val="0"/>
      <w:divBdr>
        <w:top w:val="none" w:sz="0" w:space="0" w:color="auto"/>
        <w:left w:val="none" w:sz="0" w:space="0" w:color="auto"/>
        <w:bottom w:val="none" w:sz="0" w:space="0" w:color="auto"/>
        <w:right w:val="none" w:sz="0" w:space="0" w:color="auto"/>
      </w:divBdr>
    </w:div>
    <w:div w:id="1277635821">
      <w:marLeft w:val="640"/>
      <w:marRight w:val="0"/>
      <w:marTop w:val="0"/>
      <w:marBottom w:val="0"/>
      <w:divBdr>
        <w:top w:val="none" w:sz="0" w:space="0" w:color="auto"/>
        <w:left w:val="none" w:sz="0" w:space="0" w:color="auto"/>
        <w:bottom w:val="none" w:sz="0" w:space="0" w:color="auto"/>
        <w:right w:val="none" w:sz="0" w:space="0" w:color="auto"/>
      </w:divBdr>
    </w:div>
    <w:div w:id="1277709956">
      <w:marLeft w:val="640"/>
      <w:marRight w:val="0"/>
      <w:marTop w:val="0"/>
      <w:marBottom w:val="0"/>
      <w:divBdr>
        <w:top w:val="none" w:sz="0" w:space="0" w:color="auto"/>
        <w:left w:val="none" w:sz="0" w:space="0" w:color="auto"/>
        <w:bottom w:val="none" w:sz="0" w:space="0" w:color="auto"/>
        <w:right w:val="none" w:sz="0" w:space="0" w:color="auto"/>
      </w:divBdr>
    </w:div>
    <w:div w:id="1277716826">
      <w:marLeft w:val="640"/>
      <w:marRight w:val="0"/>
      <w:marTop w:val="0"/>
      <w:marBottom w:val="0"/>
      <w:divBdr>
        <w:top w:val="none" w:sz="0" w:space="0" w:color="auto"/>
        <w:left w:val="none" w:sz="0" w:space="0" w:color="auto"/>
        <w:bottom w:val="none" w:sz="0" w:space="0" w:color="auto"/>
        <w:right w:val="none" w:sz="0" w:space="0" w:color="auto"/>
      </w:divBdr>
    </w:div>
    <w:div w:id="1277755721">
      <w:marLeft w:val="640"/>
      <w:marRight w:val="0"/>
      <w:marTop w:val="0"/>
      <w:marBottom w:val="0"/>
      <w:divBdr>
        <w:top w:val="none" w:sz="0" w:space="0" w:color="auto"/>
        <w:left w:val="none" w:sz="0" w:space="0" w:color="auto"/>
        <w:bottom w:val="none" w:sz="0" w:space="0" w:color="auto"/>
        <w:right w:val="none" w:sz="0" w:space="0" w:color="auto"/>
      </w:divBdr>
    </w:div>
    <w:div w:id="1277786896">
      <w:marLeft w:val="640"/>
      <w:marRight w:val="0"/>
      <w:marTop w:val="0"/>
      <w:marBottom w:val="0"/>
      <w:divBdr>
        <w:top w:val="none" w:sz="0" w:space="0" w:color="auto"/>
        <w:left w:val="none" w:sz="0" w:space="0" w:color="auto"/>
        <w:bottom w:val="none" w:sz="0" w:space="0" w:color="auto"/>
        <w:right w:val="none" w:sz="0" w:space="0" w:color="auto"/>
      </w:divBdr>
    </w:div>
    <w:div w:id="1277830592">
      <w:marLeft w:val="640"/>
      <w:marRight w:val="0"/>
      <w:marTop w:val="0"/>
      <w:marBottom w:val="0"/>
      <w:divBdr>
        <w:top w:val="none" w:sz="0" w:space="0" w:color="auto"/>
        <w:left w:val="none" w:sz="0" w:space="0" w:color="auto"/>
        <w:bottom w:val="none" w:sz="0" w:space="0" w:color="auto"/>
        <w:right w:val="none" w:sz="0" w:space="0" w:color="auto"/>
      </w:divBdr>
    </w:div>
    <w:div w:id="1277832018">
      <w:marLeft w:val="640"/>
      <w:marRight w:val="0"/>
      <w:marTop w:val="0"/>
      <w:marBottom w:val="0"/>
      <w:divBdr>
        <w:top w:val="none" w:sz="0" w:space="0" w:color="auto"/>
        <w:left w:val="none" w:sz="0" w:space="0" w:color="auto"/>
        <w:bottom w:val="none" w:sz="0" w:space="0" w:color="auto"/>
        <w:right w:val="none" w:sz="0" w:space="0" w:color="auto"/>
      </w:divBdr>
    </w:div>
    <w:div w:id="1277834198">
      <w:marLeft w:val="640"/>
      <w:marRight w:val="0"/>
      <w:marTop w:val="0"/>
      <w:marBottom w:val="0"/>
      <w:divBdr>
        <w:top w:val="none" w:sz="0" w:space="0" w:color="auto"/>
        <w:left w:val="none" w:sz="0" w:space="0" w:color="auto"/>
        <w:bottom w:val="none" w:sz="0" w:space="0" w:color="auto"/>
        <w:right w:val="none" w:sz="0" w:space="0" w:color="auto"/>
      </w:divBdr>
    </w:div>
    <w:div w:id="1277908131">
      <w:marLeft w:val="640"/>
      <w:marRight w:val="0"/>
      <w:marTop w:val="0"/>
      <w:marBottom w:val="0"/>
      <w:divBdr>
        <w:top w:val="none" w:sz="0" w:space="0" w:color="auto"/>
        <w:left w:val="none" w:sz="0" w:space="0" w:color="auto"/>
        <w:bottom w:val="none" w:sz="0" w:space="0" w:color="auto"/>
        <w:right w:val="none" w:sz="0" w:space="0" w:color="auto"/>
      </w:divBdr>
    </w:div>
    <w:div w:id="1277910322">
      <w:marLeft w:val="640"/>
      <w:marRight w:val="0"/>
      <w:marTop w:val="0"/>
      <w:marBottom w:val="0"/>
      <w:divBdr>
        <w:top w:val="none" w:sz="0" w:space="0" w:color="auto"/>
        <w:left w:val="none" w:sz="0" w:space="0" w:color="auto"/>
        <w:bottom w:val="none" w:sz="0" w:space="0" w:color="auto"/>
        <w:right w:val="none" w:sz="0" w:space="0" w:color="auto"/>
      </w:divBdr>
    </w:div>
    <w:div w:id="1277911939">
      <w:marLeft w:val="640"/>
      <w:marRight w:val="0"/>
      <w:marTop w:val="0"/>
      <w:marBottom w:val="0"/>
      <w:divBdr>
        <w:top w:val="none" w:sz="0" w:space="0" w:color="auto"/>
        <w:left w:val="none" w:sz="0" w:space="0" w:color="auto"/>
        <w:bottom w:val="none" w:sz="0" w:space="0" w:color="auto"/>
        <w:right w:val="none" w:sz="0" w:space="0" w:color="auto"/>
      </w:divBdr>
    </w:div>
    <w:div w:id="1277980077">
      <w:marLeft w:val="640"/>
      <w:marRight w:val="0"/>
      <w:marTop w:val="0"/>
      <w:marBottom w:val="0"/>
      <w:divBdr>
        <w:top w:val="none" w:sz="0" w:space="0" w:color="auto"/>
        <w:left w:val="none" w:sz="0" w:space="0" w:color="auto"/>
        <w:bottom w:val="none" w:sz="0" w:space="0" w:color="auto"/>
        <w:right w:val="none" w:sz="0" w:space="0" w:color="auto"/>
      </w:divBdr>
    </w:div>
    <w:div w:id="1278024172">
      <w:marLeft w:val="640"/>
      <w:marRight w:val="0"/>
      <w:marTop w:val="0"/>
      <w:marBottom w:val="0"/>
      <w:divBdr>
        <w:top w:val="none" w:sz="0" w:space="0" w:color="auto"/>
        <w:left w:val="none" w:sz="0" w:space="0" w:color="auto"/>
        <w:bottom w:val="none" w:sz="0" w:space="0" w:color="auto"/>
        <w:right w:val="none" w:sz="0" w:space="0" w:color="auto"/>
      </w:divBdr>
    </w:div>
    <w:div w:id="1278178353">
      <w:marLeft w:val="640"/>
      <w:marRight w:val="0"/>
      <w:marTop w:val="0"/>
      <w:marBottom w:val="0"/>
      <w:divBdr>
        <w:top w:val="none" w:sz="0" w:space="0" w:color="auto"/>
        <w:left w:val="none" w:sz="0" w:space="0" w:color="auto"/>
        <w:bottom w:val="none" w:sz="0" w:space="0" w:color="auto"/>
        <w:right w:val="none" w:sz="0" w:space="0" w:color="auto"/>
      </w:divBdr>
    </w:div>
    <w:div w:id="1278216210">
      <w:marLeft w:val="640"/>
      <w:marRight w:val="0"/>
      <w:marTop w:val="0"/>
      <w:marBottom w:val="0"/>
      <w:divBdr>
        <w:top w:val="none" w:sz="0" w:space="0" w:color="auto"/>
        <w:left w:val="none" w:sz="0" w:space="0" w:color="auto"/>
        <w:bottom w:val="none" w:sz="0" w:space="0" w:color="auto"/>
        <w:right w:val="none" w:sz="0" w:space="0" w:color="auto"/>
      </w:divBdr>
    </w:div>
    <w:div w:id="1278218653">
      <w:marLeft w:val="640"/>
      <w:marRight w:val="0"/>
      <w:marTop w:val="0"/>
      <w:marBottom w:val="0"/>
      <w:divBdr>
        <w:top w:val="none" w:sz="0" w:space="0" w:color="auto"/>
        <w:left w:val="none" w:sz="0" w:space="0" w:color="auto"/>
        <w:bottom w:val="none" w:sz="0" w:space="0" w:color="auto"/>
        <w:right w:val="none" w:sz="0" w:space="0" w:color="auto"/>
      </w:divBdr>
    </w:div>
    <w:div w:id="1278293762">
      <w:marLeft w:val="640"/>
      <w:marRight w:val="0"/>
      <w:marTop w:val="0"/>
      <w:marBottom w:val="0"/>
      <w:divBdr>
        <w:top w:val="none" w:sz="0" w:space="0" w:color="auto"/>
        <w:left w:val="none" w:sz="0" w:space="0" w:color="auto"/>
        <w:bottom w:val="none" w:sz="0" w:space="0" w:color="auto"/>
        <w:right w:val="none" w:sz="0" w:space="0" w:color="auto"/>
      </w:divBdr>
    </w:div>
    <w:div w:id="1278294326">
      <w:marLeft w:val="640"/>
      <w:marRight w:val="0"/>
      <w:marTop w:val="0"/>
      <w:marBottom w:val="0"/>
      <w:divBdr>
        <w:top w:val="none" w:sz="0" w:space="0" w:color="auto"/>
        <w:left w:val="none" w:sz="0" w:space="0" w:color="auto"/>
        <w:bottom w:val="none" w:sz="0" w:space="0" w:color="auto"/>
        <w:right w:val="none" w:sz="0" w:space="0" w:color="auto"/>
      </w:divBdr>
    </w:div>
    <w:div w:id="1278440999">
      <w:marLeft w:val="640"/>
      <w:marRight w:val="0"/>
      <w:marTop w:val="0"/>
      <w:marBottom w:val="0"/>
      <w:divBdr>
        <w:top w:val="none" w:sz="0" w:space="0" w:color="auto"/>
        <w:left w:val="none" w:sz="0" w:space="0" w:color="auto"/>
        <w:bottom w:val="none" w:sz="0" w:space="0" w:color="auto"/>
        <w:right w:val="none" w:sz="0" w:space="0" w:color="auto"/>
      </w:divBdr>
    </w:div>
    <w:div w:id="1278483228">
      <w:marLeft w:val="640"/>
      <w:marRight w:val="0"/>
      <w:marTop w:val="0"/>
      <w:marBottom w:val="0"/>
      <w:divBdr>
        <w:top w:val="none" w:sz="0" w:space="0" w:color="auto"/>
        <w:left w:val="none" w:sz="0" w:space="0" w:color="auto"/>
        <w:bottom w:val="none" w:sz="0" w:space="0" w:color="auto"/>
        <w:right w:val="none" w:sz="0" w:space="0" w:color="auto"/>
      </w:divBdr>
    </w:div>
    <w:div w:id="1278567102">
      <w:marLeft w:val="640"/>
      <w:marRight w:val="0"/>
      <w:marTop w:val="0"/>
      <w:marBottom w:val="0"/>
      <w:divBdr>
        <w:top w:val="none" w:sz="0" w:space="0" w:color="auto"/>
        <w:left w:val="none" w:sz="0" w:space="0" w:color="auto"/>
        <w:bottom w:val="none" w:sz="0" w:space="0" w:color="auto"/>
        <w:right w:val="none" w:sz="0" w:space="0" w:color="auto"/>
      </w:divBdr>
    </w:div>
    <w:div w:id="1278636347">
      <w:marLeft w:val="640"/>
      <w:marRight w:val="0"/>
      <w:marTop w:val="0"/>
      <w:marBottom w:val="0"/>
      <w:divBdr>
        <w:top w:val="none" w:sz="0" w:space="0" w:color="auto"/>
        <w:left w:val="none" w:sz="0" w:space="0" w:color="auto"/>
        <w:bottom w:val="none" w:sz="0" w:space="0" w:color="auto"/>
        <w:right w:val="none" w:sz="0" w:space="0" w:color="auto"/>
      </w:divBdr>
    </w:div>
    <w:div w:id="1278681361">
      <w:marLeft w:val="640"/>
      <w:marRight w:val="0"/>
      <w:marTop w:val="0"/>
      <w:marBottom w:val="0"/>
      <w:divBdr>
        <w:top w:val="none" w:sz="0" w:space="0" w:color="auto"/>
        <w:left w:val="none" w:sz="0" w:space="0" w:color="auto"/>
        <w:bottom w:val="none" w:sz="0" w:space="0" w:color="auto"/>
        <w:right w:val="none" w:sz="0" w:space="0" w:color="auto"/>
      </w:divBdr>
    </w:div>
    <w:div w:id="1279021294">
      <w:marLeft w:val="640"/>
      <w:marRight w:val="0"/>
      <w:marTop w:val="0"/>
      <w:marBottom w:val="0"/>
      <w:divBdr>
        <w:top w:val="none" w:sz="0" w:space="0" w:color="auto"/>
        <w:left w:val="none" w:sz="0" w:space="0" w:color="auto"/>
        <w:bottom w:val="none" w:sz="0" w:space="0" w:color="auto"/>
        <w:right w:val="none" w:sz="0" w:space="0" w:color="auto"/>
      </w:divBdr>
    </w:div>
    <w:div w:id="1279067516">
      <w:marLeft w:val="640"/>
      <w:marRight w:val="0"/>
      <w:marTop w:val="0"/>
      <w:marBottom w:val="0"/>
      <w:divBdr>
        <w:top w:val="none" w:sz="0" w:space="0" w:color="auto"/>
        <w:left w:val="none" w:sz="0" w:space="0" w:color="auto"/>
        <w:bottom w:val="none" w:sz="0" w:space="0" w:color="auto"/>
        <w:right w:val="none" w:sz="0" w:space="0" w:color="auto"/>
      </w:divBdr>
    </w:div>
    <w:div w:id="1279068447">
      <w:marLeft w:val="640"/>
      <w:marRight w:val="0"/>
      <w:marTop w:val="0"/>
      <w:marBottom w:val="0"/>
      <w:divBdr>
        <w:top w:val="none" w:sz="0" w:space="0" w:color="auto"/>
        <w:left w:val="none" w:sz="0" w:space="0" w:color="auto"/>
        <w:bottom w:val="none" w:sz="0" w:space="0" w:color="auto"/>
        <w:right w:val="none" w:sz="0" w:space="0" w:color="auto"/>
      </w:divBdr>
    </w:div>
    <w:div w:id="1279138563">
      <w:marLeft w:val="640"/>
      <w:marRight w:val="0"/>
      <w:marTop w:val="0"/>
      <w:marBottom w:val="0"/>
      <w:divBdr>
        <w:top w:val="none" w:sz="0" w:space="0" w:color="auto"/>
        <w:left w:val="none" w:sz="0" w:space="0" w:color="auto"/>
        <w:bottom w:val="none" w:sz="0" w:space="0" w:color="auto"/>
        <w:right w:val="none" w:sz="0" w:space="0" w:color="auto"/>
      </w:divBdr>
    </w:div>
    <w:div w:id="1279139987">
      <w:marLeft w:val="640"/>
      <w:marRight w:val="0"/>
      <w:marTop w:val="0"/>
      <w:marBottom w:val="0"/>
      <w:divBdr>
        <w:top w:val="none" w:sz="0" w:space="0" w:color="auto"/>
        <w:left w:val="none" w:sz="0" w:space="0" w:color="auto"/>
        <w:bottom w:val="none" w:sz="0" w:space="0" w:color="auto"/>
        <w:right w:val="none" w:sz="0" w:space="0" w:color="auto"/>
      </w:divBdr>
    </w:div>
    <w:div w:id="1279263036">
      <w:marLeft w:val="640"/>
      <w:marRight w:val="0"/>
      <w:marTop w:val="0"/>
      <w:marBottom w:val="0"/>
      <w:divBdr>
        <w:top w:val="none" w:sz="0" w:space="0" w:color="auto"/>
        <w:left w:val="none" w:sz="0" w:space="0" w:color="auto"/>
        <w:bottom w:val="none" w:sz="0" w:space="0" w:color="auto"/>
        <w:right w:val="none" w:sz="0" w:space="0" w:color="auto"/>
      </w:divBdr>
    </w:div>
    <w:div w:id="1279263884">
      <w:marLeft w:val="640"/>
      <w:marRight w:val="0"/>
      <w:marTop w:val="0"/>
      <w:marBottom w:val="0"/>
      <w:divBdr>
        <w:top w:val="none" w:sz="0" w:space="0" w:color="auto"/>
        <w:left w:val="none" w:sz="0" w:space="0" w:color="auto"/>
        <w:bottom w:val="none" w:sz="0" w:space="0" w:color="auto"/>
        <w:right w:val="none" w:sz="0" w:space="0" w:color="auto"/>
      </w:divBdr>
    </w:div>
    <w:div w:id="1279331975">
      <w:marLeft w:val="640"/>
      <w:marRight w:val="0"/>
      <w:marTop w:val="0"/>
      <w:marBottom w:val="0"/>
      <w:divBdr>
        <w:top w:val="none" w:sz="0" w:space="0" w:color="auto"/>
        <w:left w:val="none" w:sz="0" w:space="0" w:color="auto"/>
        <w:bottom w:val="none" w:sz="0" w:space="0" w:color="auto"/>
        <w:right w:val="none" w:sz="0" w:space="0" w:color="auto"/>
      </w:divBdr>
    </w:div>
    <w:div w:id="1279335816">
      <w:marLeft w:val="640"/>
      <w:marRight w:val="0"/>
      <w:marTop w:val="0"/>
      <w:marBottom w:val="0"/>
      <w:divBdr>
        <w:top w:val="none" w:sz="0" w:space="0" w:color="auto"/>
        <w:left w:val="none" w:sz="0" w:space="0" w:color="auto"/>
        <w:bottom w:val="none" w:sz="0" w:space="0" w:color="auto"/>
        <w:right w:val="none" w:sz="0" w:space="0" w:color="auto"/>
      </w:divBdr>
    </w:div>
    <w:div w:id="1279336676">
      <w:marLeft w:val="640"/>
      <w:marRight w:val="0"/>
      <w:marTop w:val="0"/>
      <w:marBottom w:val="0"/>
      <w:divBdr>
        <w:top w:val="none" w:sz="0" w:space="0" w:color="auto"/>
        <w:left w:val="none" w:sz="0" w:space="0" w:color="auto"/>
        <w:bottom w:val="none" w:sz="0" w:space="0" w:color="auto"/>
        <w:right w:val="none" w:sz="0" w:space="0" w:color="auto"/>
      </w:divBdr>
    </w:div>
    <w:div w:id="1279491150">
      <w:marLeft w:val="640"/>
      <w:marRight w:val="0"/>
      <w:marTop w:val="0"/>
      <w:marBottom w:val="0"/>
      <w:divBdr>
        <w:top w:val="none" w:sz="0" w:space="0" w:color="auto"/>
        <w:left w:val="none" w:sz="0" w:space="0" w:color="auto"/>
        <w:bottom w:val="none" w:sz="0" w:space="0" w:color="auto"/>
        <w:right w:val="none" w:sz="0" w:space="0" w:color="auto"/>
      </w:divBdr>
    </w:div>
    <w:div w:id="1279605887">
      <w:marLeft w:val="640"/>
      <w:marRight w:val="0"/>
      <w:marTop w:val="0"/>
      <w:marBottom w:val="0"/>
      <w:divBdr>
        <w:top w:val="none" w:sz="0" w:space="0" w:color="auto"/>
        <w:left w:val="none" w:sz="0" w:space="0" w:color="auto"/>
        <w:bottom w:val="none" w:sz="0" w:space="0" w:color="auto"/>
        <w:right w:val="none" w:sz="0" w:space="0" w:color="auto"/>
      </w:divBdr>
    </w:div>
    <w:div w:id="1279677331">
      <w:marLeft w:val="640"/>
      <w:marRight w:val="0"/>
      <w:marTop w:val="0"/>
      <w:marBottom w:val="0"/>
      <w:divBdr>
        <w:top w:val="none" w:sz="0" w:space="0" w:color="auto"/>
        <w:left w:val="none" w:sz="0" w:space="0" w:color="auto"/>
        <w:bottom w:val="none" w:sz="0" w:space="0" w:color="auto"/>
        <w:right w:val="none" w:sz="0" w:space="0" w:color="auto"/>
      </w:divBdr>
    </w:div>
    <w:div w:id="1279678527">
      <w:marLeft w:val="640"/>
      <w:marRight w:val="0"/>
      <w:marTop w:val="0"/>
      <w:marBottom w:val="0"/>
      <w:divBdr>
        <w:top w:val="none" w:sz="0" w:space="0" w:color="auto"/>
        <w:left w:val="none" w:sz="0" w:space="0" w:color="auto"/>
        <w:bottom w:val="none" w:sz="0" w:space="0" w:color="auto"/>
        <w:right w:val="none" w:sz="0" w:space="0" w:color="auto"/>
      </w:divBdr>
    </w:div>
    <w:div w:id="1279722937">
      <w:marLeft w:val="640"/>
      <w:marRight w:val="0"/>
      <w:marTop w:val="0"/>
      <w:marBottom w:val="0"/>
      <w:divBdr>
        <w:top w:val="none" w:sz="0" w:space="0" w:color="auto"/>
        <w:left w:val="none" w:sz="0" w:space="0" w:color="auto"/>
        <w:bottom w:val="none" w:sz="0" w:space="0" w:color="auto"/>
        <w:right w:val="none" w:sz="0" w:space="0" w:color="auto"/>
      </w:divBdr>
    </w:div>
    <w:div w:id="1279801604">
      <w:marLeft w:val="640"/>
      <w:marRight w:val="0"/>
      <w:marTop w:val="0"/>
      <w:marBottom w:val="0"/>
      <w:divBdr>
        <w:top w:val="none" w:sz="0" w:space="0" w:color="auto"/>
        <w:left w:val="none" w:sz="0" w:space="0" w:color="auto"/>
        <w:bottom w:val="none" w:sz="0" w:space="0" w:color="auto"/>
        <w:right w:val="none" w:sz="0" w:space="0" w:color="auto"/>
      </w:divBdr>
    </w:div>
    <w:div w:id="1279987442">
      <w:marLeft w:val="640"/>
      <w:marRight w:val="0"/>
      <w:marTop w:val="0"/>
      <w:marBottom w:val="0"/>
      <w:divBdr>
        <w:top w:val="none" w:sz="0" w:space="0" w:color="auto"/>
        <w:left w:val="none" w:sz="0" w:space="0" w:color="auto"/>
        <w:bottom w:val="none" w:sz="0" w:space="0" w:color="auto"/>
        <w:right w:val="none" w:sz="0" w:space="0" w:color="auto"/>
      </w:divBdr>
    </w:div>
    <w:div w:id="1279994390">
      <w:marLeft w:val="640"/>
      <w:marRight w:val="0"/>
      <w:marTop w:val="0"/>
      <w:marBottom w:val="0"/>
      <w:divBdr>
        <w:top w:val="none" w:sz="0" w:space="0" w:color="auto"/>
        <w:left w:val="none" w:sz="0" w:space="0" w:color="auto"/>
        <w:bottom w:val="none" w:sz="0" w:space="0" w:color="auto"/>
        <w:right w:val="none" w:sz="0" w:space="0" w:color="auto"/>
      </w:divBdr>
    </w:div>
    <w:div w:id="1280062914">
      <w:marLeft w:val="640"/>
      <w:marRight w:val="0"/>
      <w:marTop w:val="0"/>
      <w:marBottom w:val="0"/>
      <w:divBdr>
        <w:top w:val="none" w:sz="0" w:space="0" w:color="auto"/>
        <w:left w:val="none" w:sz="0" w:space="0" w:color="auto"/>
        <w:bottom w:val="none" w:sz="0" w:space="0" w:color="auto"/>
        <w:right w:val="none" w:sz="0" w:space="0" w:color="auto"/>
      </w:divBdr>
    </w:div>
    <w:div w:id="1280257242">
      <w:marLeft w:val="640"/>
      <w:marRight w:val="0"/>
      <w:marTop w:val="0"/>
      <w:marBottom w:val="0"/>
      <w:divBdr>
        <w:top w:val="none" w:sz="0" w:space="0" w:color="auto"/>
        <w:left w:val="none" w:sz="0" w:space="0" w:color="auto"/>
        <w:bottom w:val="none" w:sz="0" w:space="0" w:color="auto"/>
        <w:right w:val="none" w:sz="0" w:space="0" w:color="auto"/>
      </w:divBdr>
    </w:div>
    <w:div w:id="1280261492">
      <w:marLeft w:val="640"/>
      <w:marRight w:val="0"/>
      <w:marTop w:val="0"/>
      <w:marBottom w:val="0"/>
      <w:divBdr>
        <w:top w:val="none" w:sz="0" w:space="0" w:color="auto"/>
        <w:left w:val="none" w:sz="0" w:space="0" w:color="auto"/>
        <w:bottom w:val="none" w:sz="0" w:space="0" w:color="auto"/>
        <w:right w:val="none" w:sz="0" w:space="0" w:color="auto"/>
      </w:divBdr>
    </w:div>
    <w:div w:id="1280330492">
      <w:marLeft w:val="640"/>
      <w:marRight w:val="0"/>
      <w:marTop w:val="0"/>
      <w:marBottom w:val="0"/>
      <w:divBdr>
        <w:top w:val="none" w:sz="0" w:space="0" w:color="auto"/>
        <w:left w:val="none" w:sz="0" w:space="0" w:color="auto"/>
        <w:bottom w:val="none" w:sz="0" w:space="0" w:color="auto"/>
        <w:right w:val="none" w:sz="0" w:space="0" w:color="auto"/>
      </w:divBdr>
    </w:div>
    <w:div w:id="1280448469">
      <w:marLeft w:val="640"/>
      <w:marRight w:val="0"/>
      <w:marTop w:val="0"/>
      <w:marBottom w:val="0"/>
      <w:divBdr>
        <w:top w:val="none" w:sz="0" w:space="0" w:color="auto"/>
        <w:left w:val="none" w:sz="0" w:space="0" w:color="auto"/>
        <w:bottom w:val="none" w:sz="0" w:space="0" w:color="auto"/>
        <w:right w:val="none" w:sz="0" w:space="0" w:color="auto"/>
      </w:divBdr>
    </w:div>
    <w:div w:id="1280448748">
      <w:marLeft w:val="640"/>
      <w:marRight w:val="0"/>
      <w:marTop w:val="0"/>
      <w:marBottom w:val="0"/>
      <w:divBdr>
        <w:top w:val="none" w:sz="0" w:space="0" w:color="auto"/>
        <w:left w:val="none" w:sz="0" w:space="0" w:color="auto"/>
        <w:bottom w:val="none" w:sz="0" w:space="0" w:color="auto"/>
        <w:right w:val="none" w:sz="0" w:space="0" w:color="auto"/>
      </w:divBdr>
    </w:div>
    <w:div w:id="1280450660">
      <w:marLeft w:val="640"/>
      <w:marRight w:val="0"/>
      <w:marTop w:val="0"/>
      <w:marBottom w:val="0"/>
      <w:divBdr>
        <w:top w:val="none" w:sz="0" w:space="0" w:color="auto"/>
        <w:left w:val="none" w:sz="0" w:space="0" w:color="auto"/>
        <w:bottom w:val="none" w:sz="0" w:space="0" w:color="auto"/>
        <w:right w:val="none" w:sz="0" w:space="0" w:color="auto"/>
      </w:divBdr>
    </w:div>
    <w:div w:id="1280524203">
      <w:marLeft w:val="640"/>
      <w:marRight w:val="0"/>
      <w:marTop w:val="0"/>
      <w:marBottom w:val="0"/>
      <w:divBdr>
        <w:top w:val="none" w:sz="0" w:space="0" w:color="auto"/>
        <w:left w:val="none" w:sz="0" w:space="0" w:color="auto"/>
        <w:bottom w:val="none" w:sz="0" w:space="0" w:color="auto"/>
        <w:right w:val="none" w:sz="0" w:space="0" w:color="auto"/>
      </w:divBdr>
    </w:div>
    <w:div w:id="1280525315">
      <w:marLeft w:val="640"/>
      <w:marRight w:val="0"/>
      <w:marTop w:val="0"/>
      <w:marBottom w:val="0"/>
      <w:divBdr>
        <w:top w:val="none" w:sz="0" w:space="0" w:color="auto"/>
        <w:left w:val="none" w:sz="0" w:space="0" w:color="auto"/>
        <w:bottom w:val="none" w:sz="0" w:space="0" w:color="auto"/>
        <w:right w:val="none" w:sz="0" w:space="0" w:color="auto"/>
      </w:divBdr>
    </w:div>
    <w:div w:id="1280530381">
      <w:marLeft w:val="640"/>
      <w:marRight w:val="0"/>
      <w:marTop w:val="0"/>
      <w:marBottom w:val="0"/>
      <w:divBdr>
        <w:top w:val="none" w:sz="0" w:space="0" w:color="auto"/>
        <w:left w:val="none" w:sz="0" w:space="0" w:color="auto"/>
        <w:bottom w:val="none" w:sz="0" w:space="0" w:color="auto"/>
        <w:right w:val="none" w:sz="0" w:space="0" w:color="auto"/>
      </w:divBdr>
    </w:div>
    <w:div w:id="1280530926">
      <w:marLeft w:val="640"/>
      <w:marRight w:val="0"/>
      <w:marTop w:val="0"/>
      <w:marBottom w:val="0"/>
      <w:divBdr>
        <w:top w:val="none" w:sz="0" w:space="0" w:color="auto"/>
        <w:left w:val="none" w:sz="0" w:space="0" w:color="auto"/>
        <w:bottom w:val="none" w:sz="0" w:space="0" w:color="auto"/>
        <w:right w:val="none" w:sz="0" w:space="0" w:color="auto"/>
      </w:divBdr>
    </w:div>
    <w:div w:id="1280601159">
      <w:marLeft w:val="640"/>
      <w:marRight w:val="0"/>
      <w:marTop w:val="0"/>
      <w:marBottom w:val="0"/>
      <w:divBdr>
        <w:top w:val="none" w:sz="0" w:space="0" w:color="auto"/>
        <w:left w:val="none" w:sz="0" w:space="0" w:color="auto"/>
        <w:bottom w:val="none" w:sz="0" w:space="0" w:color="auto"/>
        <w:right w:val="none" w:sz="0" w:space="0" w:color="auto"/>
      </w:divBdr>
    </w:div>
    <w:div w:id="1280604025">
      <w:marLeft w:val="640"/>
      <w:marRight w:val="0"/>
      <w:marTop w:val="0"/>
      <w:marBottom w:val="0"/>
      <w:divBdr>
        <w:top w:val="none" w:sz="0" w:space="0" w:color="auto"/>
        <w:left w:val="none" w:sz="0" w:space="0" w:color="auto"/>
        <w:bottom w:val="none" w:sz="0" w:space="0" w:color="auto"/>
        <w:right w:val="none" w:sz="0" w:space="0" w:color="auto"/>
      </w:divBdr>
    </w:div>
    <w:div w:id="1280721890">
      <w:marLeft w:val="640"/>
      <w:marRight w:val="0"/>
      <w:marTop w:val="0"/>
      <w:marBottom w:val="0"/>
      <w:divBdr>
        <w:top w:val="none" w:sz="0" w:space="0" w:color="auto"/>
        <w:left w:val="none" w:sz="0" w:space="0" w:color="auto"/>
        <w:bottom w:val="none" w:sz="0" w:space="0" w:color="auto"/>
        <w:right w:val="none" w:sz="0" w:space="0" w:color="auto"/>
      </w:divBdr>
    </w:div>
    <w:div w:id="1280724067">
      <w:marLeft w:val="640"/>
      <w:marRight w:val="0"/>
      <w:marTop w:val="0"/>
      <w:marBottom w:val="0"/>
      <w:divBdr>
        <w:top w:val="none" w:sz="0" w:space="0" w:color="auto"/>
        <w:left w:val="none" w:sz="0" w:space="0" w:color="auto"/>
        <w:bottom w:val="none" w:sz="0" w:space="0" w:color="auto"/>
        <w:right w:val="none" w:sz="0" w:space="0" w:color="auto"/>
      </w:divBdr>
    </w:div>
    <w:div w:id="1280726425">
      <w:marLeft w:val="640"/>
      <w:marRight w:val="0"/>
      <w:marTop w:val="0"/>
      <w:marBottom w:val="0"/>
      <w:divBdr>
        <w:top w:val="none" w:sz="0" w:space="0" w:color="auto"/>
        <w:left w:val="none" w:sz="0" w:space="0" w:color="auto"/>
        <w:bottom w:val="none" w:sz="0" w:space="0" w:color="auto"/>
        <w:right w:val="none" w:sz="0" w:space="0" w:color="auto"/>
      </w:divBdr>
    </w:div>
    <w:div w:id="1280801497">
      <w:marLeft w:val="640"/>
      <w:marRight w:val="0"/>
      <w:marTop w:val="0"/>
      <w:marBottom w:val="0"/>
      <w:divBdr>
        <w:top w:val="none" w:sz="0" w:space="0" w:color="auto"/>
        <w:left w:val="none" w:sz="0" w:space="0" w:color="auto"/>
        <w:bottom w:val="none" w:sz="0" w:space="0" w:color="auto"/>
        <w:right w:val="none" w:sz="0" w:space="0" w:color="auto"/>
      </w:divBdr>
    </w:div>
    <w:div w:id="1280838227">
      <w:marLeft w:val="640"/>
      <w:marRight w:val="0"/>
      <w:marTop w:val="0"/>
      <w:marBottom w:val="0"/>
      <w:divBdr>
        <w:top w:val="none" w:sz="0" w:space="0" w:color="auto"/>
        <w:left w:val="none" w:sz="0" w:space="0" w:color="auto"/>
        <w:bottom w:val="none" w:sz="0" w:space="0" w:color="auto"/>
        <w:right w:val="none" w:sz="0" w:space="0" w:color="auto"/>
      </w:divBdr>
    </w:div>
    <w:div w:id="1280838405">
      <w:marLeft w:val="640"/>
      <w:marRight w:val="0"/>
      <w:marTop w:val="0"/>
      <w:marBottom w:val="0"/>
      <w:divBdr>
        <w:top w:val="none" w:sz="0" w:space="0" w:color="auto"/>
        <w:left w:val="none" w:sz="0" w:space="0" w:color="auto"/>
        <w:bottom w:val="none" w:sz="0" w:space="0" w:color="auto"/>
        <w:right w:val="none" w:sz="0" w:space="0" w:color="auto"/>
      </w:divBdr>
    </w:div>
    <w:div w:id="1280844851">
      <w:marLeft w:val="640"/>
      <w:marRight w:val="0"/>
      <w:marTop w:val="0"/>
      <w:marBottom w:val="0"/>
      <w:divBdr>
        <w:top w:val="none" w:sz="0" w:space="0" w:color="auto"/>
        <w:left w:val="none" w:sz="0" w:space="0" w:color="auto"/>
        <w:bottom w:val="none" w:sz="0" w:space="0" w:color="auto"/>
        <w:right w:val="none" w:sz="0" w:space="0" w:color="auto"/>
      </w:divBdr>
    </w:div>
    <w:div w:id="1280912207">
      <w:marLeft w:val="640"/>
      <w:marRight w:val="0"/>
      <w:marTop w:val="0"/>
      <w:marBottom w:val="0"/>
      <w:divBdr>
        <w:top w:val="none" w:sz="0" w:space="0" w:color="auto"/>
        <w:left w:val="none" w:sz="0" w:space="0" w:color="auto"/>
        <w:bottom w:val="none" w:sz="0" w:space="0" w:color="auto"/>
        <w:right w:val="none" w:sz="0" w:space="0" w:color="auto"/>
      </w:divBdr>
    </w:div>
    <w:div w:id="1280918003">
      <w:marLeft w:val="640"/>
      <w:marRight w:val="0"/>
      <w:marTop w:val="0"/>
      <w:marBottom w:val="0"/>
      <w:divBdr>
        <w:top w:val="none" w:sz="0" w:space="0" w:color="auto"/>
        <w:left w:val="none" w:sz="0" w:space="0" w:color="auto"/>
        <w:bottom w:val="none" w:sz="0" w:space="0" w:color="auto"/>
        <w:right w:val="none" w:sz="0" w:space="0" w:color="auto"/>
      </w:divBdr>
    </w:div>
    <w:div w:id="1281036407">
      <w:marLeft w:val="640"/>
      <w:marRight w:val="0"/>
      <w:marTop w:val="0"/>
      <w:marBottom w:val="0"/>
      <w:divBdr>
        <w:top w:val="none" w:sz="0" w:space="0" w:color="auto"/>
        <w:left w:val="none" w:sz="0" w:space="0" w:color="auto"/>
        <w:bottom w:val="none" w:sz="0" w:space="0" w:color="auto"/>
        <w:right w:val="none" w:sz="0" w:space="0" w:color="auto"/>
      </w:divBdr>
    </w:div>
    <w:div w:id="1281109331">
      <w:marLeft w:val="640"/>
      <w:marRight w:val="0"/>
      <w:marTop w:val="0"/>
      <w:marBottom w:val="0"/>
      <w:divBdr>
        <w:top w:val="none" w:sz="0" w:space="0" w:color="auto"/>
        <w:left w:val="none" w:sz="0" w:space="0" w:color="auto"/>
        <w:bottom w:val="none" w:sz="0" w:space="0" w:color="auto"/>
        <w:right w:val="none" w:sz="0" w:space="0" w:color="auto"/>
      </w:divBdr>
    </w:div>
    <w:div w:id="1281299767">
      <w:marLeft w:val="640"/>
      <w:marRight w:val="0"/>
      <w:marTop w:val="0"/>
      <w:marBottom w:val="0"/>
      <w:divBdr>
        <w:top w:val="none" w:sz="0" w:space="0" w:color="auto"/>
        <w:left w:val="none" w:sz="0" w:space="0" w:color="auto"/>
        <w:bottom w:val="none" w:sz="0" w:space="0" w:color="auto"/>
        <w:right w:val="none" w:sz="0" w:space="0" w:color="auto"/>
      </w:divBdr>
    </w:div>
    <w:div w:id="1281452539">
      <w:marLeft w:val="640"/>
      <w:marRight w:val="0"/>
      <w:marTop w:val="0"/>
      <w:marBottom w:val="0"/>
      <w:divBdr>
        <w:top w:val="none" w:sz="0" w:space="0" w:color="auto"/>
        <w:left w:val="none" w:sz="0" w:space="0" w:color="auto"/>
        <w:bottom w:val="none" w:sz="0" w:space="0" w:color="auto"/>
        <w:right w:val="none" w:sz="0" w:space="0" w:color="auto"/>
      </w:divBdr>
    </w:div>
    <w:div w:id="1281455577">
      <w:marLeft w:val="640"/>
      <w:marRight w:val="0"/>
      <w:marTop w:val="0"/>
      <w:marBottom w:val="0"/>
      <w:divBdr>
        <w:top w:val="none" w:sz="0" w:space="0" w:color="auto"/>
        <w:left w:val="none" w:sz="0" w:space="0" w:color="auto"/>
        <w:bottom w:val="none" w:sz="0" w:space="0" w:color="auto"/>
        <w:right w:val="none" w:sz="0" w:space="0" w:color="auto"/>
      </w:divBdr>
    </w:div>
    <w:div w:id="1281574736">
      <w:marLeft w:val="640"/>
      <w:marRight w:val="0"/>
      <w:marTop w:val="0"/>
      <w:marBottom w:val="0"/>
      <w:divBdr>
        <w:top w:val="none" w:sz="0" w:space="0" w:color="auto"/>
        <w:left w:val="none" w:sz="0" w:space="0" w:color="auto"/>
        <w:bottom w:val="none" w:sz="0" w:space="0" w:color="auto"/>
        <w:right w:val="none" w:sz="0" w:space="0" w:color="auto"/>
      </w:divBdr>
    </w:div>
    <w:div w:id="1281641512">
      <w:marLeft w:val="640"/>
      <w:marRight w:val="0"/>
      <w:marTop w:val="0"/>
      <w:marBottom w:val="0"/>
      <w:divBdr>
        <w:top w:val="none" w:sz="0" w:space="0" w:color="auto"/>
        <w:left w:val="none" w:sz="0" w:space="0" w:color="auto"/>
        <w:bottom w:val="none" w:sz="0" w:space="0" w:color="auto"/>
        <w:right w:val="none" w:sz="0" w:space="0" w:color="auto"/>
      </w:divBdr>
    </w:div>
    <w:div w:id="1281650236">
      <w:marLeft w:val="640"/>
      <w:marRight w:val="0"/>
      <w:marTop w:val="0"/>
      <w:marBottom w:val="0"/>
      <w:divBdr>
        <w:top w:val="none" w:sz="0" w:space="0" w:color="auto"/>
        <w:left w:val="none" w:sz="0" w:space="0" w:color="auto"/>
        <w:bottom w:val="none" w:sz="0" w:space="0" w:color="auto"/>
        <w:right w:val="none" w:sz="0" w:space="0" w:color="auto"/>
      </w:divBdr>
    </w:div>
    <w:div w:id="1281718422">
      <w:marLeft w:val="640"/>
      <w:marRight w:val="0"/>
      <w:marTop w:val="0"/>
      <w:marBottom w:val="0"/>
      <w:divBdr>
        <w:top w:val="none" w:sz="0" w:space="0" w:color="auto"/>
        <w:left w:val="none" w:sz="0" w:space="0" w:color="auto"/>
        <w:bottom w:val="none" w:sz="0" w:space="0" w:color="auto"/>
        <w:right w:val="none" w:sz="0" w:space="0" w:color="auto"/>
      </w:divBdr>
    </w:div>
    <w:div w:id="1281762271">
      <w:marLeft w:val="640"/>
      <w:marRight w:val="0"/>
      <w:marTop w:val="0"/>
      <w:marBottom w:val="0"/>
      <w:divBdr>
        <w:top w:val="none" w:sz="0" w:space="0" w:color="auto"/>
        <w:left w:val="none" w:sz="0" w:space="0" w:color="auto"/>
        <w:bottom w:val="none" w:sz="0" w:space="0" w:color="auto"/>
        <w:right w:val="none" w:sz="0" w:space="0" w:color="auto"/>
      </w:divBdr>
    </w:div>
    <w:div w:id="1281764568">
      <w:marLeft w:val="640"/>
      <w:marRight w:val="0"/>
      <w:marTop w:val="0"/>
      <w:marBottom w:val="0"/>
      <w:divBdr>
        <w:top w:val="none" w:sz="0" w:space="0" w:color="auto"/>
        <w:left w:val="none" w:sz="0" w:space="0" w:color="auto"/>
        <w:bottom w:val="none" w:sz="0" w:space="0" w:color="auto"/>
        <w:right w:val="none" w:sz="0" w:space="0" w:color="auto"/>
      </w:divBdr>
    </w:div>
    <w:div w:id="1281839646">
      <w:marLeft w:val="640"/>
      <w:marRight w:val="0"/>
      <w:marTop w:val="0"/>
      <w:marBottom w:val="0"/>
      <w:divBdr>
        <w:top w:val="none" w:sz="0" w:space="0" w:color="auto"/>
        <w:left w:val="none" w:sz="0" w:space="0" w:color="auto"/>
        <w:bottom w:val="none" w:sz="0" w:space="0" w:color="auto"/>
        <w:right w:val="none" w:sz="0" w:space="0" w:color="auto"/>
      </w:divBdr>
    </w:div>
    <w:div w:id="1281839973">
      <w:marLeft w:val="640"/>
      <w:marRight w:val="0"/>
      <w:marTop w:val="0"/>
      <w:marBottom w:val="0"/>
      <w:divBdr>
        <w:top w:val="none" w:sz="0" w:space="0" w:color="auto"/>
        <w:left w:val="none" w:sz="0" w:space="0" w:color="auto"/>
        <w:bottom w:val="none" w:sz="0" w:space="0" w:color="auto"/>
        <w:right w:val="none" w:sz="0" w:space="0" w:color="auto"/>
      </w:divBdr>
    </w:div>
    <w:div w:id="1281885172">
      <w:marLeft w:val="640"/>
      <w:marRight w:val="0"/>
      <w:marTop w:val="0"/>
      <w:marBottom w:val="0"/>
      <w:divBdr>
        <w:top w:val="none" w:sz="0" w:space="0" w:color="auto"/>
        <w:left w:val="none" w:sz="0" w:space="0" w:color="auto"/>
        <w:bottom w:val="none" w:sz="0" w:space="0" w:color="auto"/>
        <w:right w:val="none" w:sz="0" w:space="0" w:color="auto"/>
      </w:divBdr>
    </w:div>
    <w:div w:id="1281956309">
      <w:marLeft w:val="640"/>
      <w:marRight w:val="0"/>
      <w:marTop w:val="0"/>
      <w:marBottom w:val="0"/>
      <w:divBdr>
        <w:top w:val="none" w:sz="0" w:space="0" w:color="auto"/>
        <w:left w:val="none" w:sz="0" w:space="0" w:color="auto"/>
        <w:bottom w:val="none" w:sz="0" w:space="0" w:color="auto"/>
        <w:right w:val="none" w:sz="0" w:space="0" w:color="auto"/>
      </w:divBdr>
    </w:div>
    <w:div w:id="1281960713">
      <w:marLeft w:val="640"/>
      <w:marRight w:val="0"/>
      <w:marTop w:val="0"/>
      <w:marBottom w:val="0"/>
      <w:divBdr>
        <w:top w:val="none" w:sz="0" w:space="0" w:color="auto"/>
        <w:left w:val="none" w:sz="0" w:space="0" w:color="auto"/>
        <w:bottom w:val="none" w:sz="0" w:space="0" w:color="auto"/>
        <w:right w:val="none" w:sz="0" w:space="0" w:color="auto"/>
      </w:divBdr>
    </w:div>
    <w:div w:id="1282027735">
      <w:marLeft w:val="640"/>
      <w:marRight w:val="0"/>
      <w:marTop w:val="0"/>
      <w:marBottom w:val="0"/>
      <w:divBdr>
        <w:top w:val="none" w:sz="0" w:space="0" w:color="auto"/>
        <w:left w:val="none" w:sz="0" w:space="0" w:color="auto"/>
        <w:bottom w:val="none" w:sz="0" w:space="0" w:color="auto"/>
        <w:right w:val="none" w:sz="0" w:space="0" w:color="auto"/>
      </w:divBdr>
    </w:div>
    <w:div w:id="1282033844">
      <w:marLeft w:val="640"/>
      <w:marRight w:val="0"/>
      <w:marTop w:val="0"/>
      <w:marBottom w:val="0"/>
      <w:divBdr>
        <w:top w:val="none" w:sz="0" w:space="0" w:color="auto"/>
        <w:left w:val="none" w:sz="0" w:space="0" w:color="auto"/>
        <w:bottom w:val="none" w:sz="0" w:space="0" w:color="auto"/>
        <w:right w:val="none" w:sz="0" w:space="0" w:color="auto"/>
      </w:divBdr>
    </w:div>
    <w:div w:id="1282110464">
      <w:marLeft w:val="640"/>
      <w:marRight w:val="0"/>
      <w:marTop w:val="0"/>
      <w:marBottom w:val="0"/>
      <w:divBdr>
        <w:top w:val="none" w:sz="0" w:space="0" w:color="auto"/>
        <w:left w:val="none" w:sz="0" w:space="0" w:color="auto"/>
        <w:bottom w:val="none" w:sz="0" w:space="0" w:color="auto"/>
        <w:right w:val="none" w:sz="0" w:space="0" w:color="auto"/>
      </w:divBdr>
    </w:div>
    <w:div w:id="1282147928">
      <w:marLeft w:val="640"/>
      <w:marRight w:val="0"/>
      <w:marTop w:val="0"/>
      <w:marBottom w:val="0"/>
      <w:divBdr>
        <w:top w:val="none" w:sz="0" w:space="0" w:color="auto"/>
        <w:left w:val="none" w:sz="0" w:space="0" w:color="auto"/>
        <w:bottom w:val="none" w:sz="0" w:space="0" w:color="auto"/>
        <w:right w:val="none" w:sz="0" w:space="0" w:color="auto"/>
      </w:divBdr>
    </w:div>
    <w:div w:id="1282149016">
      <w:marLeft w:val="640"/>
      <w:marRight w:val="0"/>
      <w:marTop w:val="0"/>
      <w:marBottom w:val="0"/>
      <w:divBdr>
        <w:top w:val="none" w:sz="0" w:space="0" w:color="auto"/>
        <w:left w:val="none" w:sz="0" w:space="0" w:color="auto"/>
        <w:bottom w:val="none" w:sz="0" w:space="0" w:color="auto"/>
        <w:right w:val="none" w:sz="0" w:space="0" w:color="auto"/>
      </w:divBdr>
    </w:div>
    <w:div w:id="1282153402">
      <w:marLeft w:val="640"/>
      <w:marRight w:val="0"/>
      <w:marTop w:val="0"/>
      <w:marBottom w:val="0"/>
      <w:divBdr>
        <w:top w:val="none" w:sz="0" w:space="0" w:color="auto"/>
        <w:left w:val="none" w:sz="0" w:space="0" w:color="auto"/>
        <w:bottom w:val="none" w:sz="0" w:space="0" w:color="auto"/>
        <w:right w:val="none" w:sz="0" w:space="0" w:color="auto"/>
      </w:divBdr>
    </w:div>
    <w:div w:id="1282495803">
      <w:marLeft w:val="640"/>
      <w:marRight w:val="0"/>
      <w:marTop w:val="0"/>
      <w:marBottom w:val="0"/>
      <w:divBdr>
        <w:top w:val="none" w:sz="0" w:space="0" w:color="auto"/>
        <w:left w:val="none" w:sz="0" w:space="0" w:color="auto"/>
        <w:bottom w:val="none" w:sz="0" w:space="0" w:color="auto"/>
        <w:right w:val="none" w:sz="0" w:space="0" w:color="auto"/>
      </w:divBdr>
    </w:div>
    <w:div w:id="1282566528">
      <w:marLeft w:val="640"/>
      <w:marRight w:val="0"/>
      <w:marTop w:val="0"/>
      <w:marBottom w:val="0"/>
      <w:divBdr>
        <w:top w:val="none" w:sz="0" w:space="0" w:color="auto"/>
        <w:left w:val="none" w:sz="0" w:space="0" w:color="auto"/>
        <w:bottom w:val="none" w:sz="0" w:space="0" w:color="auto"/>
        <w:right w:val="none" w:sz="0" w:space="0" w:color="auto"/>
      </w:divBdr>
    </w:div>
    <w:div w:id="1282568479">
      <w:marLeft w:val="640"/>
      <w:marRight w:val="0"/>
      <w:marTop w:val="0"/>
      <w:marBottom w:val="0"/>
      <w:divBdr>
        <w:top w:val="none" w:sz="0" w:space="0" w:color="auto"/>
        <w:left w:val="none" w:sz="0" w:space="0" w:color="auto"/>
        <w:bottom w:val="none" w:sz="0" w:space="0" w:color="auto"/>
        <w:right w:val="none" w:sz="0" w:space="0" w:color="auto"/>
      </w:divBdr>
    </w:div>
    <w:div w:id="1282613586">
      <w:marLeft w:val="640"/>
      <w:marRight w:val="0"/>
      <w:marTop w:val="0"/>
      <w:marBottom w:val="0"/>
      <w:divBdr>
        <w:top w:val="none" w:sz="0" w:space="0" w:color="auto"/>
        <w:left w:val="none" w:sz="0" w:space="0" w:color="auto"/>
        <w:bottom w:val="none" w:sz="0" w:space="0" w:color="auto"/>
        <w:right w:val="none" w:sz="0" w:space="0" w:color="auto"/>
      </w:divBdr>
    </w:div>
    <w:div w:id="1282758737">
      <w:marLeft w:val="640"/>
      <w:marRight w:val="0"/>
      <w:marTop w:val="0"/>
      <w:marBottom w:val="0"/>
      <w:divBdr>
        <w:top w:val="none" w:sz="0" w:space="0" w:color="auto"/>
        <w:left w:val="none" w:sz="0" w:space="0" w:color="auto"/>
        <w:bottom w:val="none" w:sz="0" w:space="0" w:color="auto"/>
        <w:right w:val="none" w:sz="0" w:space="0" w:color="auto"/>
      </w:divBdr>
    </w:div>
    <w:div w:id="1282760317">
      <w:marLeft w:val="640"/>
      <w:marRight w:val="0"/>
      <w:marTop w:val="0"/>
      <w:marBottom w:val="0"/>
      <w:divBdr>
        <w:top w:val="none" w:sz="0" w:space="0" w:color="auto"/>
        <w:left w:val="none" w:sz="0" w:space="0" w:color="auto"/>
        <w:bottom w:val="none" w:sz="0" w:space="0" w:color="auto"/>
        <w:right w:val="none" w:sz="0" w:space="0" w:color="auto"/>
      </w:divBdr>
    </w:div>
    <w:div w:id="1282801786">
      <w:marLeft w:val="640"/>
      <w:marRight w:val="0"/>
      <w:marTop w:val="0"/>
      <w:marBottom w:val="0"/>
      <w:divBdr>
        <w:top w:val="none" w:sz="0" w:space="0" w:color="auto"/>
        <w:left w:val="none" w:sz="0" w:space="0" w:color="auto"/>
        <w:bottom w:val="none" w:sz="0" w:space="0" w:color="auto"/>
        <w:right w:val="none" w:sz="0" w:space="0" w:color="auto"/>
      </w:divBdr>
    </w:div>
    <w:div w:id="1282883174">
      <w:marLeft w:val="640"/>
      <w:marRight w:val="0"/>
      <w:marTop w:val="0"/>
      <w:marBottom w:val="0"/>
      <w:divBdr>
        <w:top w:val="none" w:sz="0" w:space="0" w:color="auto"/>
        <w:left w:val="none" w:sz="0" w:space="0" w:color="auto"/>
        <w:bottom w:val="none" w:sz="0" w:space="0" w:color="auto"/>
        <w:right w:val="none" w:sz="0" w:space="0" w:color="auto"/>
      </w:divBdr>
    </w:div>
    <w:div w:id="1282952625">
      <w:marLeft w:val="640"/>
      <w:marRight w:val="0"/>
      <w:marTop w:val="0"/>
      <w:marBottom w:val="0"/>
      <w:divBdr>
        <w:top w:val="none" w:sz="0" w:space="0" w:color="auto"/>
        <w:left w:val="none" w:sz="0" w:space="0" w:color="auto"/>
        <w:bottom w:val="none" w:sz="0" w:space="0" w:color="auto"/>
        <w:right w:val="none" w:sz="0" w:space="0" w:color="auto"/>
      </w:divBdr>
    </w:div>
    <w:div w:id="1283002668">
      <w:marLeft w:val="640"/>
      <w:marRight w:val="0"/>
      <w:marTop w:val="0"/>
      <w:marBottom w:val="0"/>
      <w:divBdr>
        <w:top w:val="none" w:sz="0" w:space="0" w:color="auto"/>
        <w:left w:val="none" w:sz="0" w:space="0" w:color="auto"/>
        <w:bottom w:val="none" w:sz="0" w:space="0" w:color="auto"/>
        <w:right w:val="none" w:sz="0" w:space="0" w:color="auto"/>
      </w:divBdr>
    </w:div>
    <w:div w:id="1283076812">
      <w:marLeft w:val="640"/>
      <w:marRight w:val="0"/>
      <w:marTop w:val="0"/>
      <w:marBottom w:val="0"/>
      <w:divBdr>
        <w:top w:val="none" w:sz="0" w:space="0" w:color="auto"/>
        <w:left w:val="none" w:sz="0" w:space="0" w:color="auto"/>
        <w:bottom w:val="none" w:sz="0" w:space="0" w:color="auto"/>
        <w:right w:val="none" w:sz="0" w:space="0" w:color="auto"/>
      </w:divBdr>
    </w:div>
    <w:div w:id="1283196082">
      <w:marLeft w:val="640"/>
      <w:marRight w:val="0"/>
      <w:marTop w:val="0"/>
      <w:marBottom w:val="0"/>
      <w:divBdr>
        <w:top w:val="none" w:sz="0" w:space="0" w:color="auto"/>
        <w:left w:val="none" w:sz="0" w:space="0" w:color="auto"/>
        <w:bottom w:val="none" w:sz="0" w:space="0" w:color="auto"/>
        <w:right w:val="none" w:sz="0" w:space="0" w:color="auto"/>
      </w:divBdr>
    </w:div>
    <w:div w:id="1283220367">
      <w:marLeft w:val="640"/>
      <w:marRight w:val="0"/>
      <w:marTop w:val="0"/>
      <w:marBottom w:val="0"/>
      <w:divBdr>
        <w:top w:val="none" w:sz="0" w:space="0" w:color="auto"/>
        <w:left w:val="none" w:sz="0" w:space="0" w:color="auto"/>
        <w:bottom w:val="none" w:sz="0" w:space="0" w:color="auto"/>
        <w:right w:val="none" w:sz="0" w:space="0" w:color="auto"/>
      </w:divBdr>
    </w:div>
    <w:div w:id="1283222944">
      <w:marLeft w:val="640"/>
      <w:marRight w:val="0"/>
      <w:marTop w:val="0"/>
      <w:marBottom w:val="0"/>
      <w:divBdr>
        <w:top w:val="none" w:sz="0" w:space="0" w:color="auto"/>
        <w:left w:val="none" w:sz="0" w:space="0" w:color="auto"/>
        <w:bottom w:val="none" w:sz="0" w:space="0" w:color="auto"/>
        <w:right w:val="none" w:sz="0" w:space="0" w:color="auto"/>
      </w:divBdr>
    </w:div>
    <w:div w:id="1283344216">
      <w:marLeft w:val="640"/>
      <w:marRight w:val="0"/>
      <w:marTop w:val="0"/>
      <w:marBottom w:val="0"/>
      <w:divBdr>
        <w:top w:val="none" w:sz="0" w:space="0" w:color="auto"/>
        <w:left w:val="none" w:sz="0" w:space="0" w:color="auto"/>
        <w:bottom w:val="none" w:sz="0" w:space="0" w:color="auto"/>
        <w:right w:val="none" w:sz="0" w:space="0" w:color="auto"/>
      </w:divBdr>
    </w:div>
    <w:div w:id="1283346203">
      <w:marLeft w:val="480"/>
      <w:marRight w:val="0"/>
      <w:marTop w:val="0"/>
      <w:marBottom w:val="0"/>
      <w:divBdr>
        <w:top w:val="none" w:sz="0" w:space="0" w:color="auto"/>
        <w:left w:val="none" w:sz="0" w:space="0" w:color="auto"/>
        <w:bottom w:val="none" w:sz="0" w:space="0" w:color="auto"/>
        <w:right w:val="none" w:sz="0" w:space="0" w:color="auto"/>
      </w:divBdr>
    </w:div>
    <w:div w:id="1283347120">
      <w:marLeft w:val="640"/>
      <w:marRight w:val="0"/>
      <w:marTop w:val="0"/>
      <w:marBottom w:val="0"/>
      <w:divBdr>
        <w:top w:val="none" w:sz="0" w:space="0" w:color="auto"/>
        <w:left w:val="none" w:sz="0" w:space="0" w:color="auto"/>
        <w:bottom w:val="none" w:sz="0" w:space="0" w:color="auto"/>
        <w:right w:val="none" w:sz="0" w:space="0" w:color="auto"/>
      </w:divBdr>
    </w:div>
    <w:div w:id="1283413761">
      <w:marLeft w:val="640"/>
      <w:marRight w:val="0"/>
      <w:marTop w:val="0"/>
      <w:marBottom w:val="0"/>
      <w:divBdr>
        <w:top w:val="none" w:sz="0" w:space="0" w:color="auto"/>
        <w:left w:val="none" w:sz="0" w:space="0" w:color="auto"/>
        <w:bottom w:val="none" w:sz="0" w:space="0" w:color="auto"/>
        <w:right w:val="none" w:sz="0" w:space="0" w:color="auto"/>
      </w:divBdr>
    </w:div>
    <w:div w:id="1283421773">
      <w:marLeft w:val="640"/>
      <w:marRight w:val="0"/>
      <w:marTop w:val="0"/>
      <w:marBottom w:val="0"/>
      <w:divBdr>
        <w:top w:val="none" w:sz="0" w:space="0" w:color="auto"/>
        <w:left w:val="none" w:sz="0" w:space="0" w:color="auto"/>
        <w:bottom w:val="none" w:sz="0" w:space="0" w:color="auto"/>
        <w:right w:val="none" w:sz="0" w:space="0" w:color="auto"/>
      </w:divBdr>
    </w:div>
    <w:div w:id="1283457920">
      <w:marLeft w:val="640"/>
      <w:marRight w:val="0"/>
      <w:marTop w:val="0"/>
      <w:marBottom w:val="0"/>
      <w:divBdr>
        <w:top w:val="none" w:sz="0" w:space="0" w:color="auto"/>
        <w:left w:val="none" w:sz="0" w:space="0" w:color="auto"/>
        <w:bottom w:val="none" w:sz="0" w:space="0" w:color="auto"/>
        <w:right w:val="none" w:sz="0" w:space="0" w:color="auto"/>
      </w:divBdr>
    </w:div>
    <w:div w:id="1283462905">
      <w:marLeft w:val="640"/>
      <w:marRight w:val="0"/>
      <w:marTop w:val="0"/>
      <w:marBottom w:val="0"/>
      <w:divBdr>
        <w:top w:val="none" w:sz="0" w:space="0" w:color="auto"/>
        <w:left w:val="none" w:sz="0" w:space="0" w:color="auto"/>
        <w:bottom w:val="none" w:sz="0" w:space="0" w:color="auto"/>
        <w:right w:val="none" w:sz="0" w:space="0" w:color="auto"/>
      </w:divBdr>
    </w:div>
    <w:div w:id="1283539977">
      <w:marLeft w:val="640"/>
      <w:marRight w:val="0"/>
      <w:marTop w:val="0"/>
      <w:marBottom w:val="0"/>
      <w:divBdr>
        <w:top w:val="none" w:sz="0" w:space="0" w:color="auto"/>
        <w:left w:val="none" w:sz="0" w:space="0" w:color="auto"/>
        <w:bottom w:val="none" w:sz="0" w:space="0" w:color="auto"/>
        <w:right w:val="none" w:sz="0" w:space="0" w:color="auto"/>
      </w:divBdr>
    </w:div>
    <w:div w:id="1283612682">
      <w:marLeft w:val="640"/>
      <w:marRight w:val="0"/>
      <w:marTop w:val="0"/>
      <w:marBottom w:val="0"/>
      <w:divBdr>
        <w:top w:val="none" w:sz="0" w:space="0" w:color="auto"/>
        <w:left w:val="none" w:sz="0" w:space="0" w:color="auto"/>
        <w:bottom w:val="none" w:sz="0" w:space="0" w:color="auto"/>
        <w:right w:val="none" w:sz="0" w:space="0" w:color="auto"/>
      </w:divBdr>
    </w:div>
    <w:div w:id="1283656311">
      <w:marLeft w:val="640"/>
      <w:marRight w:val="0"/>
      <w:marTop w:val="0"/>
      <w:marBottom w:val="0"/>
      <w:divBdr>
        <w:top w:val="none" w:sz="0" w:space="0" w:color="auto"/>
        <w:left w:val="none" w:sz="0" w:space="0" w:color="auto"/>
        <w:bottom w:val="none" w:sz="0" w:space="0" w:color="auto"/>
        <w:right w:val="none" w:sz="0" w:space="0" w:color="auto"/>
      </w:divBdr>
    </w:div>
    <w:div w:id="1283684796">
      <w:marLeft w:val="640"/>
      <w:marRight w:val="0"/>
      <w:marTop w:val="0"/>
      <w:marBottom w:val="0"/>
      <w:divBdr>
        <w:top w:val="none" w:sz="0" w:space="0" w:color="auto"/>
        <w:left w:val="none" w:sz="0" w:space="0" w:color="auto"/>
        <w:bottom w:val="none" w:sz="0" w:space="0" w:color="auto"/>
        <w:right w:val="none" w:sz="0" w:space="0" w:color="auto"/>
      </w:divBdr>
    </w:div>
    <w:div w:id="1283875748">
      <w:marLeft w:val="640"/>
      <w:marRight w:val="0"/>
      <w:marTop w:val="0"/>
      <w:marBottom w:val="0"/>
      <w:divBdr>
        <w:top w:val="none" w:sz="0" w:space="0" w:color="auto"/>
        <w:left w:val="none" w:sz="0" w:space="0" w:color="auto"/>
        <w:bottom w:val="none" w:sz="0" w:space="0" w:color="auto"/>
        <w:right w:val="none" w:sz="0" w:space="0" w:color="auto"/>
      </w:divBdr>
    </w:div>
    <w:div w:id="1283877397">
      <w:marLeft w:val="640"/>
      <w:marRight w:val="0"/>
      <w:marTop w:val="0"/>
      <w:marBottom w:val="0"/>
      <w:divBdr>
        <w:top w:val="none" w:sz="0" w:space="0" w:color="auto"/>
        <w:left w:val="none" w:sz="0" w:space="0" w:color="auto"/>
        <w:bottom w:val="none" w:sz="0" w:space="0" w:color="auto"/>
        <w:right w:val="none" w:sz="0" w:space="0" w:color="auto"/>
      </w:divBdr>
    </w:div>
    <w:div w:id="1283878568">
      <w:marLeft w:val="640"/>
      <w:marRight w:val="0"/>
      <w:marTop w:val="0"/>
      <w:marBottom w:val="0"/>
      <w:divBdr>
        <w:top w:val="none" w:sz="0" w:space="0" w:color="auto"/>
        <w:left w:val="none" w:sz="0" w:space="0" w:color="auto"/>
        <w:bottom w:val="none" w:sz="0" w:space="0" w:color="auto"/>
        <w:right w:val="none" w:sz="0" w:space="0" w:color="auto"/>
      </w:divBdr>
    </w:div>
    <w:div w:id="1284194925">
      <w:marLeft w:val="640"/>
      <w:marRight w:val="0"/>
      <w:marTop w:val="0"/>
      <w:marBottom w:val="0"/>
      <w:divBdr>
        <w:top w:val="none" w:sz="0" w:space="0" w:color="auto"/>
        <w:left w:val="none" w:sz="0" w:space="0" w:color="auto"/>
        <w:bottom w:val="none" w:sz="0" w:space="0" w:color="auto"/>
        <w:right w:val="none" w:sz="0" w:space="0" w:color="auto"/>
      </w:divBdr>
    </w:div>
    <w:div w:id="1284310497">
      <w:marLeft w:val="640"/>
      <w:marRight w:val="0"/>
      <w:marTop w:val="0"/>
      <w:marBottom w:val="0"/>
      <w:divBdr>
        <w:top w:val="none" w:sz="0" w:space="0" w:color="auto"/>
        <w:left w:val="none" w:sz="0" w:space="0" w:color="auto"/>
        <w:bottom w:val="none" w:sz="0" w:space="0" w:color="auto"/>
        <w:right w:val="none" w:sz="0" w:space="0" w:color="auto"/>
      </w:divBdr>
    </w:div>
    <w:div w:id="1284383349">
      <w:marLeft w:val="640"/>
      <w:marRight w:val="0"/>
      <w:marTop w:val="0"/>
      <w:marBottom w:val="0"/>
      <w:divBdr>
        <w:top w:val="none" w:sz="0" w:space="0" w:color="auto"/>
        <w:left w:val="none" w:sz="0" w:space="0" w:color="auto"/>
        <w:bottom w:val="none" w:sz="0" w:space="0" w:color="auto"/>
        <w:right w:val="none" w:sz="0" w:space="0" w:color="auto"/>
      </w:divBdr>
    </w:div>
    <w:div w:id="1284455430">
      <w:bodyDiv w:val="1"/>
      <w:marLeft w:val="0"/>
      <w:marRight w:val="0"/>
      <w:marTop w:val="0"/>
      <w:marBottom w:val="0"/>
      <w:divBdr>
        <w:top w:val="none" w:sz="0" w:space="0" w:color="auto"/>
        <w:left w:val="none" w:sz="0" w:space="0" w:color="auto"/>
        <w:bottom w:val="none" w:sz="0" w:space="0" w:color="auto"/>
        <w:right w:val="none" w:sz="0" w:space="0" w:color="auto"/>
      </w:divBdr>
    </w:div>
    <w:div w:id="1284458674">
      <w:marLeft w:val="640"/>
      <w:marRight w:val="0"/>
      <w:marTop w:val="0"/>
      <w:marBottom w:val="0"/>
      <w:divBdr>
        <w:top w:val="none" w:sz="0" w:space="0" w:color="auto"/>
        <w:left w:val="none" w:sz="0" w:space="0" w:color="auto"/>
        <w:bottom w:val="none" w:sz="0" w:space="0" w:color="auto"/>
        <w:right w:val="none" w:sz="0" w:space="0" w:color="auto"/>
      </w:divBdr>
    </w:div>
    <w:div w:id="1284461666">
      <w:marLeft w:val="640"/>
      <w:marRight w:val="0"/>
      <w:marTop w:val="0"/>
      <w:marBottom w:val="0"/>
      <w:divBdr>
        <w:top w:val="none" w:sz="0" w:space="0" w:color="auto"/>
        <w:left w:val="none" w:sz="0" w:space="0" w:color="auto"/>
        <w:bottom w:val="none" w:sz="0" w:space="0" w:color="auto"/>
        <w:right w:val="none" w:sz="0" w:space="0" w:color="auto"/>
      </w:divBdr>
    </w:div>
    <w:div w:id="1284579144">
      <w:marLeft w:val="640"/>
      <w:marRight w:val="0"/>
      <w:marTop w:val="0"/>
      <w:marBottom w:val="0"/>
      <w:divBdr>
        <w:top w:val="none" w:sz="0" w:space="0" w:color="auto"/>
        <w:left w:val="none" w:sz="0" w:space="0" w:color="auto"/>
        <w:bottom w:val="none" w:sz="0" w:space="0" w:color="auto"/>
        <w:right w:val="none" w:sz="0" w:space="0" w:color="auto"/>
      </w:divBdr>
    </w:div>
    <w:div w:id="1284579817">
      <w:marLeft w:val="640"/>
      <w:marRight w:val="0"/>
      <w:marTop w:val="0"/>
      <w:marBottom w:val="0"/>
      <w:divBdr>
        <w:top w:val="none" w:sz="0" w:space="0" w:color="auto"/>
        <w:left w:val="none" w:sz="0" w:space="0" w:color="auto"/>
        <w:bottom w:val="none" w:sz="0" w:space="0" w:color="auto"/>
        <w:right w:val="none" w:sz="0" w:space="0" w:color="auto"/>
      </w:divBdr>
    </w:div>
    <w:div w:id="1284656447">
      <w:marLeft w:val="640"/>
      <w:marRight w:val="0"/>
      <w:marTop w:val="0"/>
      <w:marBottom w:val="0"/>
      <w:divBdr>
        <w:top w:val="none" w:sz="0" w:space="0" w:color="auto"/>
        <w:left w:val="none" w:sz="0" w:space="0" w:color="auto"/>
        <w:bottom w:val="none" w:sz="0" w:space="0" w:color="auto"/>
        <w:right w:val="none" w:sz="0" w:space="0" w:color="auto"/>
      </w:divBdr>
    </w:div>
    <w:div w:id="1284728132">
      <w:marLeft w:val="640"/>
      <w:marRight w:val="0"/>
      <w:marTop w:val="0"/>
      <w:marBottom w:val="0"/>
      <w:divBdr>
        <w:top w:val="none" w:sz="0" w:space="0" w:color="auto"/>
        <w:left w:val="none" w:sz="0" w:space="0" w:color="auto"/>
        <w:bottom w:val="none" w:sz="0" w:space="0" w:color="auto"/>
        <w:right w:val="none" w:sz="0" w:space="0" w:color="auto"/>
      </w:divBdr>
    </w:div>
    <w:div w:id="1284847214">
      <w:marLeft w:val="640"/>
      <w:marRight w:val="0"/>
      <w:marTop w:val="0"/>
      <w:marBottom w:val="0"/>
      <w:divBdr>
        <w:top w:val="none" w:sz="0" w:space="0" w:color="auto"/>
        <w:left w:val="none" w:sz="0" w:space="0" w:color="auto"/>
        <w:bottom w:val="none" w:sz="0" w:space="0" w:color="auto"/>
        <w:right w:val="none" w:sz="0" w:space="0" w:color="auto"/>
      </w:divBdr>
    </w:div>
    <w:div w:id="1284850075">
      <w:marLeft w:val="640"/>
      <w:marRight w:val="0"/>
      <w:marTop w:val="0"/>
      <w:marBottom w:val="0"/>
      <w:divBdr>
        <w:top w:val="none" w:sz="0" w:space="0" w:color="auto"/>
        <w:left w:val="none" w:sz="0" w:space="0" w:color="auto"/>
        <w:bottom w:val="none" w:sz="0" w:space="0" w:color="auto"/>
        <w:right w:val="none" w:sz="0" w:space="0" w:color="auto"/>
      </w:divBdr>
    </w:div>
    <w:div w:id="1284851385">
      <w:marLeft w:val="640"/>
      <w:marRight w:val="0"/>
      <w:marTop w:val="0"/>
      <w:marBottom w:val="0"/>
      <w:divBdr>
        <w:top w:val="none" w:sz="0" w:space="0" w:color="auto"/>
        <w:left w:val="none" w:sz="0" w:space="0" w:color="auto"/>
        <w:bottom w:val="none" w:sz="0" w:space="0" w:color="auto"/>
        <w:right w:val="none" w:sz="0" w:space="0" w:color="auto"/>
      </w:divBdr>
    </w:div>
    <w:div w:id="1284921220">
      <w:marLeft w:val="640"/>
      <w:marRight w:val="0"/>
      <w:marTop w:val="0"/>
      <w:marBottom w:val="0"/>
      <w:divBdr>
        <w:top w:val="none" w:sz="0" w:space="0" w:color="auto"/>
        <w:left w:val="none" w:sz="0" w:space="0" w:color="auto"/>
        <w:bottom w:val="none" w:sz="0" w:space="0" w:color="auto"/>
        <w:right w:val="none" w:sz="0" w:space="0" w:color="auto"/>
      </w:divBdr>
    </w:div>
    <w:div w:id="1284922554">
      <w:marLeft w:val="640"/>
      <w:marRight w:val="0"/>
      <w:marTop w:val="0"/>
      <w:marBottom w:val="0"/>
      <w:divBdr>
        <w:top w:val="none" w:sz="0" w:space="0" w:color="auto"/>
        <w:left w:val="none" w:sz="0" w:space="0" w:color="auto"/>
        <w:bottom w:val="none" w:sz="0" w:space="0" w:color="auto"/>
        <w:right w:val="none" w:sz="0" w:space="0" w:color="auto"/>
      </w:divBdr>
    </w:div>
    <w:div w:id="1284922768">
      <w:marLeft w:val="640"/>
      <w:marRight w:val="0"/>
      <w:marTop w:val="0"/>
      <w:marBottom w:val="0"/>
      <w:divBdr>
        <w:top w:val="none" w:sz="0" w:space="0" w:color="auto"/>
        <w:left w:val="none" w:sz="0" w:space="0" w:color="auto"/>
        <w:bottom w:val="none" w:sz="0" w:space="0" w:color="auto"/>
        <w:right w:val="none" w:sz="0" w:space="0" w:color="auto"/>
      </w:divBdr>
    </w:div>
    <w:div w:id="1284967159">
      <w:marLeft w:val="640"/>
      <w:marRight w:val="0"/>
      <w:marTop w:val="0"/>
      <w:marBottom w:val="0"/>
      <w:divBdr>
        <w:top w:val="none" w:sz="0" w:space="0" w:color="auto"/>
        <w:left w:val="none" w:sz="0" w:space="0" w:color="auto"/>
        <w:bottom w:val="none" w:sz="0" w:space="0" w:color="auto"/>
        <w:right w:val="none" w:sz="0" w:space="0" w:color="auto"/>
      </w:divBdr>
    </w:div>
    <w:div w:id="1285037121">
      <w:marLeft w:val="640"/>
      <w:marRight w:val="0"/>
      <w:marTop w:val="0"/>
      <w:marBottom w:val="0"/>
      <w:divBdr>
        <w:top w:val="none" w:sz="0" w:space="0" w:color="auto"/>
        <w:left w:val="none" w:sz="0" w:space="0" w:color="auto"/>
        <w:bottom w:val="none" w:sz="0" w:space="0" w:color="auto"/>
        <w:right w:val="none" w:sz="0" w:space="0" w:color="auto"/>
      </w:divBdr>
    </w:div>
    <w:div w:id="1285039879">
      <w:marLeft w:val="640"/>
      <w:marRight w:val="0"/>
      <w:marTop w:val="0"/>
      <w:marBottom w:val="0"/>
      <w:divBdr>
        <w:top w:val="none" w:sz="0" w:space="0" w:color="auto"/>
        <w:left w:val="none" w:sz="0" w:space="0" w:color="auto"/>
        <w:bottom w:val="none" w:sz="0" w:space="0" w:color="auto"/>
        <w:right w:val="none" w:sz="0" w:space="0" w:color="auto"/>
      </w:divBdr>
    </w:div>
    <w:div w:id="1285117306">
      <w:marLeft w:val="640"/>
      <w:marRight w:val="0"/>
      <w:marTop w:val="0"/>
      <w:marBottom w:val="0"/>
      <w:divBdr>
        <w:top w:val="none" w:sz="0" w:space="0" w:color="auto"/>
        <w:left w:val="none" w:sz="0" w:space="0" w:color="auto"/>
        <w:bottom w:val="none" w:sz="0" w:space="0" w:color="auto"/>
        <w:right w:val="none" w:sz="0" w:space="0" w:color="auto"/>
      </w:divBdr>
    </w:div>
    <w:div w:id="1285189990">
      <w:marLeft w:val="640"/>
      <w:marRight w:val="0"/>
      <w:marTop w:val="0"/>
      <w:marBottom w:val="0"/>
      <w:divBdr>
        <w:top w:val="none" w:sz="0" w:space="0" w:color="auto"/>
        <w:left w:val="none" w:sz="0" w:space="0" w:color="auto"/>
        <w:bottom w:val="none" w:sz="0" w:space="0" w:color="auto"/>
        <w:right w:val="none" w:sz="0" w:space="0" w:color="auto"/>
      </w:divBdr>
    </w:div>
    <w:div w:id="1285190314">
      <w:marLeft w:val="640"/>
      <w:marRight w:val="0"/>
      <w:marTop w:val="0"/>
      <w:marBottom w:val="0"/>
      <w:divBdr>
        <w:top w:val="none" w:sz="0" w:space="0" w:color="auto"/>
        <w:left w:val="none" w:sz="0" w:space="0" w:color="auto"/>
        <w:bottom w:val="none" w:sz="0" w:space="0" w:color="auto"/>
        <w:right w:val="none" w:sz="0" w:space="0" w:color="auto"/>
      </w:divBdr>
    </w:div>
    <w:div w:id="1285191368">
      <w:marLeft w:val="640"/>
      <w:marRight w:val="0"/>
      <w:marTop w:val="0"/>
      <w:marBottom w:val="0"/>
      <w:divBdr>
        <w:top w:val="none" w:sz="0" w:space="0" w:color="auto"/>
        <w:left w:val="none" w:sz="0" w:space="0" w:color="auto"/>
        <w:bottom w:val="none" w:sz="0" w:space="0" w:color="auto"/>
        <w:right w:val="none" w:sz="0" w:space="0" w:color="auto"/>
      </w:divBdr>
    </w:div>
    <w:div w:id="1285192320">
      <w:marLeft w:val="640"/>
      <w:marRight w:val="0"/>
      <w:marTop w:val="0"/>
      <w:marBottom w:val="0"/>
      <w:divBdr>
        <w:top w:val="none" w:sz="0" w:space="0" w:color="auto"/>
        <w:left w:val="none" w:sz="0" w:space="0" w:color="auto"/>
        <w:bottom w:val="none" w:sz="0" w:space="0" w:color="auto"/>
        <w:right w:val="none" w:sz="0" w:space="0" w:color="auto"/>
      </w:divBdr>
    </w:div>
    <w:div w:id="1285228894">
      <w:marLeft w:val="640"/>
      <w:marRight w:val="0"/>
      <w:marTop w:val="0"/>
      <w:marBottom w:val="0"/>
      <w:divBdr>
        <w:top w:val="none" w:sz="0" w:space="0" w:color="auto"/>
        <w:left w:val="none" w:sz="0" w:space="0" w:color="auto"/>
        <w:bottom w:val="none" w:sz="0" w:space="0" w:color="auto"/>
        <w:right w:val="none" w:sz="0" w:space="0" w:color="auto"/>
      </w:divBdr>
    </w:div>
    <w:div w:id="1285307589">
      <w:marLeft w:val="640"/>
      <w:marRight w:val="0"/>
      <w:marTop w:val="0"/>
      <w:marBottom w:val="0"/>
      <w:divBdr>
        <w:top w:val="none" w:sz="0" w:space="0" w:color="auto"/>
        <w:left w:val="none" w:sz="0" w:space="0" w:color="auto"/>
        <w:bottom w:val="none" w:sz="0" w:space="0" w:color="auto"/>
        <w:right w:val="none" w:sz="0" w:space="0" w:color="auto"/>
      </w:divBdr>
    </w:div>
    <w:div w:id="1285384759">
      <w:marLeft w:val="640"/>
      <w:marRight w:val="0"/>
      <w:marTop w:val="0"/>
      <w:marBottom w:val="0"/>
      <w:divBdr>
        <w:top w:val="none" w:sz="0" w:space="0" w:color="auto"/>
        <w:left w:val="none" w:sz="0" w:space="0" w:color="auto"/>
        <w:bottom w:val="none" w:sz="0" w:space="0" w:color="auto"/>
        <w:right w:val="none" w:sz="0" w:space="0" w:color="auto"/>
      </w:divBdr>
    </w:div>
    <w:div w:id="1285385643">
      <w:marLeft w:val="640"/>
      <w:marRight w:val="0"/>
      <w:marTop w:val="0"/>
      <w:marBottom w:val="0"/>
      <w:divBdr>
        <w:top w:val="none" w:sz="0" w:space="0" w:color="auto"/>
        <w:left w:val="none" w:sz="0" w:space="0" w:color="auto"/>
        <w:bottom w:val="none" w:sz="0" w:space="0" w:color="auto"/>
        <w:right w:val="none" w:sz="0" w:space="0" w:color="auto"/>
      </w:divBdr>
    </w:div>
    <w:div w:id="1285423117">
      <w:marLeft w:val="640"/>
      <w:marRight w:val="0"/>
      <w:marTop w:val="0"/>
      <w:marBottom w:val="0"/>
      <w:divBdr>
        <w:top w:val="none" w:sz="0" w:space="0" w:color="auto"/>
        <w:left w:val="none" w:sz="0" w:space="0" w:color="auto"/>
        <w:bottom w:val="none" w:sz="0" w:space="0" w:color="auto"/>
        <w:right w:val="none" w:sz="0" w:space="0" w:color="auto"/>
      </w:divBdr>
    </w:div>
    <w:div w:id="1285426151">
      <w:marLeft w:val="640"/>
      <w:marRight w:val="0"/>
      <w:marTop w:val="0"/>
      <w:marBottom w:val="0"/>
      <w:divBdr>
        <w:top w:val="none" w:sz="0" w:space="0" w:color="auto"/>
        <w:left w:val="none" w:sz="0" w:space="0" w:color="auto"/>
        <w:bottom w:val="none" w:sz="0" w:space="0" w:color="auto"/>
        <w:right w:val="none" w:sz="0" w:space="0" w:color="auto"/>
      </w:divBdr>
    </w:div>
    <w:div w:id="1285624016">
      <w:marLeft w:val="640"/>
      <w:marRight w:val="0"/>
      <w:marTop w:val="0"/>
      <w:marBottom w:val="0"/>
      <w:divBdr>
        <w:top w:val="none" w:sz="0" w:space="0" w:color="auto"/>
        <w:left w:val="none" w:sz="0" w:space="0" w:color="auto"/>
        <w:bottom w:val="none" w:sz="0" w:space="0" w:color="auto"/>
        <w:right w:val="none" w:sz="0" w:space="0" w:color="auto"/>
      </w:divBdr>
    </w:div>
    <w:div w:id="1285690838">
      <w:marLeft w:val="640"/>
      <w:marRight w:val="0"/>
      <w:marTop w:val="0"/>
      <w:marBottom w:val="0"/>
      <w:divBdr>
        <w:top w:val="none" w:sz="0" w:space="0" w:color="auto"/>
        <w:left w:val="none" w:sz="0" w:space="0" w:color="auto"/>
        <w:bottom w:val="none" w:sz="0" w:space="0" w:color="auto"/>
        <w:right w:val="none" w:sz="0" w:space="0" w:color="auto"/>
      </w:divBdr>
    </w:div>
    <w:div w:id="1285775569">
      <w:marLeft w:val="640"/>
      <w:marRight w:val="0"/>
      <w:marTop w:val="0"/>
      <w:marBottom w:val="0"/>
      <w:divBdr>
        <w:top w:val="none" w:sz="0" w:space="0" w:color="auto"/>
        <w:left w:val="none" w:sz="0" w:space="0" w:color="auto"/>
        <w:bottom w:val="none" w:sz="0" w:space="0" w:color="auto"/>
        <w:right w:val="none" w:sz="0" w:space="0" w:color="auto"/>
      </w:divBdr>
    </w:div>
    <w:div w:id="1285846273">
      <w:marLeft w:val="640"/>
      <w:marRight w:val="0"/>
      <w:marTop w:val="0"/>
      <w:marBottom w:val="0"/>
      <w:divBdr>
        <w:top w:val="none" w:sz="0" w:space="0" w:color="auto"/>
        <w:left w:val="none" w:sz="0" w:space="0" w:color="auto"/>
        <w:bottom w:val="none" w:sz="0" w:space="0" w:color="auto"/>
        <w:right w:val="none" w:sz="0" w:space="0" w:color="auto"/>
      </w:divBdr>
    </w:div>
    <w:div w:id="1285887234">
      <w:marLeft w:val="640"/>
      <w:marRight w:val="0"/>
      <w:marTop w:val="0"/>
      <w:marBottom w:val="0"/>
      <w:divBdr>
        <w:top w:val="none" w:sz="0" w:space="0" w:color="auto"/>
        <w:left w:val="none" w:sz="0" w:space="0" w:color="auto"/>
        <w:bottom w:val="none" w:sz="0" w:space="0" w:color="auto"/>
        <w:right w:val="none" w:sz="0" w:space="0" w:color="auto"/>
      </w:divBdr>
    </w:div>
    <w:div w:id="1285965836">
      <w:marLeft w:val="640"/>
      <w:marRight w:val="0"/>
      <w:marTop w:val="0"/>
      <w:marBottom w:val="0"/>
      <w:divBdr>
        <w:top w:val="none" w:sz="0" w:space="0" w:color="auto"/>
        <w:left w:val="none" w:sz="0" w:space="0" w:color="auto"/>
        <w:bottom w:val="none" w:sz="0" w:space="0" w:color="auto"/>
        <w:right w:val="none" w:sz="0" w:space="0" w:color="auto"/>
      </w:divBdr>
    </w:div>
    <w:div w:id="1285967510">
      <w:marLeft w:val="640"/>
      <w:marRight w:val="0"/>
      <w:marTop w:val="0"/>
      <w:marBottom w:val="0"/>
      <w:divBdr>
        <w:top w:val="none" w:sz="0" w:space="0" w:color="auto"/>
        <w:left w:val="none" w:sz="0" w:space="0" w:color="auto"/>
        <w:bottom w:val="none" w:sz="0" w:space="0" w:color="auto"/>
        <w:right w:val="none" w:sz="0" w:space="0" w:color="auto"/>
      </w:divBdr>
    </w:div>
    <w:div w:id="1285968846">
      <w:marLeft w:val="640"/>
      <w:marRight w:val="0"/>
      <w:marTop w:val="0"/>
      <w:marBottom w:val="0"/>
      <w:divBdr>
        <w:top w:val="none" w:sz="0" w:space="0" w:color="auto"/>
        <w:left w:val="none" w:sz="0" w:space="0" w:color="auto"/>
        <w:bottom w:val="none" w:sz="0" w:space="0" w:color="auto"/>
        <w:right w:val="none" w:sz="0" w:space="0" w:color="auto"/>
      </w:divBdr>
    </w:div>
    <w:div w:id="1286078737">
      <w:marLeft w:val="640"/>
      <w:marRight w:val="0"/>
      <w:marTop w:val="0"/>
      <w:marBottom w:val="0"/>
      <w:divBdr>
        <w:top w:val="none" w:sz="0" w:space="0" w:color="auto"/>
        <w:left w:val="none" w:sz="0" w:space="0" w:color="auto"/>
        <w:bottom w:val="none" w:sz="0" w:space="0" w:color="auto"/>
        <w:right w:val="none" w:sz="0" w:space="0" w:color="auto"/>
      </w:divBdr>
    </w:div>
    <w:div w:id="1286084997">
      <w:marLeft w:val="640"/>
      <w:marRight w:val="0"/>
      <w:marTop w:val="0"/>
      <w:marBottom w:val="0"/>
      <w:divBdr>
        <w:top w:val="none" w:sz="0" w:space="0" w:color="auto"/>
        <w:left w:val="none" w:sz="0" w:space="0" w:color="auto"/>
        <w:bottom w:val="none" w:sz="0" w:space="0" w:color="auto"/>
        <w:right w:val="none" w:sz="0" w:space="0" w:color="auto"/>
      </w:divBdr>
    </w:div>
    <w:div w:id="1286085979">
      <w:marLeft w:val="640"/>
      <w:marRight w:val="0"/>
      <w:marTop w:val="0"/>
      <w:marBottom w:val="0"/>
      <w:divBdr>
        <w:top w:val="none" w:sz="0" w:space="0" w:color="auto"/>
        <w:left w:val="none" w:sz="0" w:space="0" w:color="auto"/>
        <w:bottom w:val="none" w:sz="0" w:space="0" w:color="auto"/>
        <w:right w:val="none" w:sz="0" w:space="0" w:color="auto"/>
      </w:divBdr>
    </w:div>
    <w:div w:id="1286231806">
      <w:marLeft w:val="640"/>
      <w:marRight w:val="0"/>
      <w:marTop w:val="0"/>
      <w:marBottom w:val="0"/>
      <w:divBdr>
        <w:top w:val="none" w:sz="0" w:space="0" w:color="auto"/>
        <w:left w:val="none" w:sz="0" w:space="0" w:color="auto"/>
        <w:bottom w:val="none" w:sz="0" w:space="0" w:color="auto"/>
        <w:right w:val="none" w:sz="0" w:space="0" w:color="auto"/>
      </w:divBdr>
    </w:div>
    <w:div w:id="1286277902">
      <w:marLeft w:val="640"/>
      <w:marRight w:val="0"/>
      <w:marTop w:val="0"/>
      <w:marBottom w:val="0"/>
      <w:divBdr>
        <w:top w:val="none" w:sz="0" w:space="0" w:color="auto"/>
        <w:left w:val="none" w:sz="0" w:space="0" w:color="auto"/>
        <w:bottom w:val="none" w:sz="0" w:space="0" w:color="auto"/>
        <w:right w:val="none" w:sz="0" w:space="0" w:color="auto"/>
      </w:divBdr>
    </w:div>
    <w:div w:id="1286306262">
      <w:marLeft w:val="640"/>
      <w:marRight w:val="0"/>
      <w:marTop w:val="0"/>
      <w:marBottom w:val="0"/>
      <w:divBdr>
        <w:top w:val="none" w:sz="0" w:space="0" w:color="auto"/>
        <w:left w:val="none" w:sz="0" w:space="0" w:color="auto"/>
        <w:bottom w:val="none" w:sz="0" w:space="0" w:color="auto"/>
        <w:right w:val="none" w:sz="0" w:space="0" w:color="auto"/>
      </w:divBdr>
    </w:div>
    <w:div w:id="1286306553">
      <w:marLeft w:val="640"/>
      <w:marRight w:val="0"/>
      <w:marTop w:val="0"/>
      <w:marBottom w:val="0"/>
      <w:divBdr>
        <w:top w:val="none" w:sz="0" w:space="0" w:color="auto"/>
        <w:left w:val="none" w:sz="0" w:space="0" w:color="auto"/>
        <w:bottom w:val="none" w:sz="0" w:space="0" w:color="auto"/>
        <w:right w:val="none" w:sz="0" w:space="0" w:color="auto"/>
      </w:divBdr>
    </w:div>
    <w:div w:id="1286347347">
      <w:marLeft w:val="640"/>
      <w:marRight w:val="0"/>
      <w:marTop w:val="0"/>
      <w:marBottom w:val="0"/>
      <w:divBdr>
        <w:top w:val="none" w:sz="0" w:space="0" w:color="auto"/>
        <w:left w:val="none" w:sz="0" w:space="0" w:color="auto"/>
        <w:bottom w:val="none" w:sz="0" w:space="0" w:color="auto"/>
        <w:right w:val="none" w:sz="0" w:space="0" w:color="auto"/>
      </w:divBdr>
    </w:div>
    <w:div w:id="1286498434">
      <w:marLeft w:val="640"/>
      <w:marRight w:val="0"/>
      <w:marTop w:val="0"/>
      <w:marBottom w:val="0"/>
      <w:divBdr>
        <w:top w:val="none" w:sz="0" w:space="0" w:color="auto"/>
        <w:left w:val="none" w:sz="0" w:space="0" w:color="auto"/>
        <w:bottom w:val="none" w:sz="0" w:space="0" w:color="auto"/>
        <w:right w:val="none" w:sz="0" w:space="0" w:color="auto"/>
      </w:divBdr>
    </w:div>
    <w:div w:id="1286546246">
      <w:marLeft w:val="640"/>
      <w:marRight w:val="0"/>
      <w:marTop w:val="0"/>
      <w:marBottom w:val="0"/>
      <w:divBdr>
        <w:top w:val="none" w:sz="0" w:space="0" w:color="auto"/>
        <w:left w:val="none" w:sz="0" w:space="0" w:color="auto"/>
        <w:bottom w:val="none" w:sz="0" w:space="0" w:color="auto"/>
        <w:right w:val="none" w:sz="0" w:space="0" w:color="auto"/>
      </w:divBdr>
    </w:div>
    <w:div w:id="1286548152">
      <w:marLeft w:val="640"/>
      <w:marRight w:val="0"/>
      <w:marTop w:val="0"/>
      <w:marBottom w:val="0"/>
      <w:divBdr>
        <w:top w:val="none" w:sz="0" w:space="0" w:color="auto"/>
        <w:left w:val="none" w:sz="0" w:space="0" w:color="auto"/>
        <w:bottom w:val="none" w:sz="0" w:space="0" w:color="auto"/>
        <w:right w:val="none" w:sz="0" w:space="0" w:color="auto"/>
      </w:divBdr>
    </w:div>
    <w:div w:id="1286615027">
      <w:marLeft w:val="640"/>
      <w:marRight w:val="0"/>
      <w:marTop w:val="0"/>
      <w:marBottom w:val="0"/>
      <w:divBdr>
        <w:top w:val="none" w:sz="0" w:space="0" w:color="auto"/>
        <w:left w:val="none" w:sz="0" w:space="0" w:color="auto"/>
        <w:bottom w:val="none" w:sz="0" w:space="0" w:color="auto"/>
        <w:right w:val="none" w:sz="0" w:space="0" w:color="auto"/>
      </w:divBdr>
    </w:div>
    <w:div w:id="1286691389">
      <w:marLeft w:val="640"/>
      <w:marRight w:val="0"/>
      <w:marTop w:val="0"/>
      <w:marBottom w:val="0"/>
      <w:divBdr>
        <w:top w:val="none" w:sz="0" w:space="0" w:color="auto"/>
        <w:left w:val="none" w:sz="0" w:space="0" w:color="auto"/>
        <w:bottom w:val="none" w:sz="0" w:space="0" w:color="auto"/>
        <w:right w:val="none" w:sz="0" w:space="0" w:color="auto"/>
      </w:divBdr>
    </w:div>
    <w:div w:id="1286734671">
      <w:marLeft w:val="640"/>
      <w:marRight w:val="0"/>
      <w:marTop w:val="0"/>
      <w:marBottom w:val="0"/>
      <w:divBdr>
        <w:top w:val="none" w:sz="0" w:space="0" w:color="auto"/>
        <w:left w:val="none" w:sz="0" w:space="0" w:color="auto"/>
        <w:bottom w:val="none" w:sz="0" w:space="0" w:color="auto"/>
        <w:right w:val="none" w:sz="0" w:space="0" w:color="auto"/>
      </w:divBdr>
    </w:div>
    <w:div w:id="1286766165">
      <w:marLeft w:val="640"/>
      <w:marRight w:val="0"/>
      <w:marTop w:val="0"/>
      <w:marBottom w:val="0"/>
      <w:divBdr>
        <w:top w:val="none" w:sz="0" w:space="0" w:color="auto"/>
        <w:left w:val="none" w:sz="0" w:space="0" w:color="auto"/>
        <w:bottom w:val="none" w:sz="0" w:space="0" w:color="auto"/>
        <w:right w:val="none" w:sz="0" w:space="0" w:color="auto"/>
      </w:divBdr>
    </w:div>
    <w:div w:id="1286812405">
      <w:marLeft w:val="640"/>
      <w:marRight w:val="0"/>
      <w:marTop w:val="0"/>
      <w:marBottom w:val="0"/>
      <w:divBdr>
        <w:top w:val="none" w:sz="0" w:space="0" w:color="auto"/>
        <w:left w:val="none" w:sz="0" w:space="0" w:color="auto"/>
        <w:bottom w:val="none" w:sz="0" w:space="0" w:color="auto"/>
        <w:right w:val="none" w:sz="0" w:space="0" w:color="auto"/>
      </w:divBdr>
    </w:div>
    <w:div w:id="1286886446">
      <w:marLeft w:val="640"/>
      <w:marRight w:val="0"/>
      <w:marTop w:val="0"/>
      <w:marBottom w:val="0"/>
      <w:divBdr>
        <w:top w:val="none" w:sz="0" w:space="0" w:color="auto"/>
        <w:left w:val="none" w:sz="0" w:space="0" w:color="auto"/>
        <w:bottom w:val="none" w:sz="0" w:space="0" w:color="auto"/>
        <w:right w:val="none" w:sz="0" w:space="0" w:color="auto"/>
      </w:divBdr>
    </w:div>
    <w:div w:id="1286892173">
      <w:marLeft w:val="640"/>
      <w:marRight w:val="0"/>
      <w:marTop w:val="0"/>
      <w:marBottom w:val="0"/>
      <w:divBdr>
        <w:top w:val="none" w:sz="0" w:space="0" w:color="auto"/>
        <w:left w:val="none" w:sz="0" w:space="0" w:color="auto"/>
        <w:bottom w:val="none" w:sz="0" w:space="0" w:color="auto"/>
        <w:right w:val="none" w:sz="0" w:space="0" w:color="auto"/>
      </w:divBdr>
    </w:div>
    <w:div w:id="1286931332">
      <w:marLeft w:val="640"/>
      <w:marRight w:val="0"/>
      <w:marTop w:val="0"/>
      <w:marBottom w:val="0"/>
      <w:divBdr>
        <w:top w:val="none" w:sz="0" w:space="0" w:color="auto"/>
        <w:left w:val="none" w:sz="0" w:space="0" w:color="auto"/>
        <w:bottom w:val="none" w:sz="0" w:space="0" w:color="auto"/>
        <w:right w:val="none" w:sz="0" w:space="0" w:color="auto"/>
      </w:divBdr>
    </w:div>
    <w:div w:id="1287002188">
      <w:marLeft w:val="640"/>
      <w:marRight w:val="0"/>
      <w:marTop w:val="0"/>
      <w:marBottom w:val="0"/>
      <w:divBdr>
        <w:top w:val="none" w:sz="0" w:space="0" w:color="auto"/>
        <w:left w:val="none" w:sz="0" w:space="0" w:color="auto"/>
        <w:bottom w:val="none" w:sz="0" w:space="0" w:color="auto"/>
        <w:right w:val="none" w:sz="0" w:space="0" w:color="auto"/>
      </w:divBdr>
    </w:div>
    <w:div w:id="1287004397">
      <w:marLeft w:val="640"/>
      <w:marRight w:val="0"/>
      <w:marTop w:val="0"/>
      <w:marBottom w:val="0"/>
      <w:divBdr>
        <w:top w:val="none" w:sz="0" w:space="0" w:color="auto"/>
        <w:left w:val="none" w:sz="0" w:space="0" w:color="auto"/>
        <w:bottom w:val="none" w:sz="0" w:space="0" w:color="auto"/>
        <w:right w:val="none" w:sz="0" w:space="0" w:color="auto"/>
      </w:divBdr>
    </w:div>
    <w:div w:id="1287084148">
      <w:marLeft w:val="640"/>
      <w:marRight w:val="0"/>
      <w:marTop w:val="0"/>
      <w:marBottom w:val="0"/>
      <w:divBdr>
        <w:top w:val="none" w:sz="0" w:space="0" w:color="auto"/>
        <w:left w:val="none" w:sz="0" w:space="0" w:color="auto"/>
        <w:bottom w:val="none" w:sz="0" w:space="0" w:color="auto"/>
        <w:right w:val="none" w:sz="0" w:space="0" w:color="auto"/>
      </w:divBdr>
    </w:div>
    <w:div w:id="1287086165">
      <w:marLeft w:val="640"/>
      <w:marRight w:val="0"/>
      <w:marTop w:val="0"/>
      <w:marBottom w:val="0"/>
      <w:divBdr>
        <w:top w:val="none" w:sz="0" w:space="0" w:color="auto"/>
        <w:left w:val="none" w:sz="0" w:space="0" w:color="auto"/>
        <w:bottom w:val="none" w:sz="0" w:space="0" w:color="auto"/>
        <w:right w:val="none" w:sz="0" w:space="0" w:color="auto"/>
      </w:divBdr>
    </w:div>
    <w:div w:id="1287155451">
      <w:marLeft w:val="640"/>
      <w:marRight w:val="0"/>
      <w:marTop w:val="0"/>
      <w:marBottom w:val="0"/>
      <w:divBdr>
        <w:top w:val="none" w:sz="0" w:space="0" w:color="auto"/>
        <w:left w:val="none" w:sz="0" w:space="0" w:color="auto"/>
        <w:bottom w:val="none" w:sz="0" w:space="0" w:color="auto"/>
        <w:right w:val="none" w:sz="0" w:space="0" w:color="auto"/>
      </w:divBdr>
    </w:div>
    <w:div w:id="1287194751">
      <w:marLeft w:val="640"/>
      <w:marRight w:val="0"/>
      <w:marTop w:val="0"/>
      <w:marBottom w:val="0"/>
      <w:divBdr>
        <w:top w:val="none" w:sz="0" w:space="0" w:color="auto"/>
        <w:left w:val="none" w:sz="0" w:space="0" w:color="auto"/>
        <w:bottom w:val="none" w:sz="0" w:space="0" w:color="auto"/>
        <w:right w:val="none" w:sz="0" w:space="0" w:color="auto"/>
      </w:divBdr>
    </w:div>
    <w:div w:id="1287201495">
      <w:marLeft w:val="640"/>
      <w:marRight w:val="0"/>
      <w:marTop w:val="0"/>
      <w:marBottom w:val="0"/>
      <w:divBdr>
        <w:top w:val="none" w:sz="0" w:space="0" w:color="auto"/>
        <w:left w:val="none" w:sz="0" w:space="0" w:color="auto"/>
        <w:bottom w:val="none" w:sz="0" w:space="0" w:color="auto"/>
        <w:right w:val="none" w:sz="0" w:space="0" w:color="auto"/>
      </w:divBdr>
    </w:div>
    <w:div w:id="1287349103">
      <w:marLeft w:val="640"/>
      <w:marRight w:val="0"/>
      <w:marTop w:val="0"/>
      <w:marBottom w:val="0"/>
      <w:divBdr>
        <w:top w:val="none" w:sz="0" w:space="0" w:color="auto"/>
        <w:left w:val="none" w:sz="0" w:space="0" w:color="auto"/>
        <w:bottom w:val="none" w:sz="0" w:space="0" w:color="auto"/>
        <w:right w:val="none" w:sz="0" w:space="0" w:color="auto"/>
      </w:divBdr>
    </w:div>
    <w:div w:id="1287393496">
      <w:marLeft w:val="640"/>
      <w:marRight w:val="0"/>
      <w:marTop w:val="0"/>
      <w:marBottom w:val="0"/>
      <w:divBdr>
        <w:top w:val="none" w:sz="0" w:space="0" w:color="auto"/>
        <w:left w:val="none" w:sz="0" w:space="0" w:color="auto"/>
        <w:bottom w:val="none" w:sz="0" w:space="0" w:color="auto"/>
        <w:right w:val="none" w:sz="0" w:space="0" w:color="auto"/>
      </w:divBdr>
    </w:div>
    <w:div w:id="1287470514">
      <w:marLeft w:val="640"/>
      <w:marRight w:val="0"/>
      <w:marTop w:val="0"/>
      <w:marBottom w:val="0"/>
      <w:divBdr>
        <w:top w:val="none" w:sz="0" w:space="0" w:color="auto"/>
        <w:left w:val="none" w:sz="0" w:space="0" w:color="auto"/>
        <w:bottom w:val="none" w:sz="0" w:space="0" w:color="auto"/>
        <w:right w:val="none" w:sz="0" w:space="0" w:color="auto"/>
      </w:divBdr>
    </w:div>
    <w:div w:id="1287587634">
      <w:marLeft w:val="640"/>
      <w:marRight w:val="0"/>
      <w:marTop w:val="0"/>
      <w:marBottom w:val="0"/>
      <w:divBdr>
        <w:top w:val="none" w:sz="0" w:space="0" w:color="auto"/>
        <w:left w:val="none" w:sz="0" w:space="0" w:color="auto"/>
        <w:bottom w:val="none" w:sz="0" w:space="0" w:color="auto"/>
        <w:right w:val="none" w:sz="0" w:space="0" w:color="auto"/>
      </w:divBdr>
    </w:div>
    <w:div w:id="1287588044">
      <w:marLeft w:val="640"/>
      <w:marRight w:val="0"/>
      <w:marTop w:val="0"/>
      <w:marBottom w:val="0"/>
      <w:divBdr>
        <w:top w:val="none" w:sz="0" w:space="0" w:color="auto"/>
        <w:left w:val="none" w:sz="0" w:space="0" w:color="auto"/>
        <w:bottom w:val="none" w:sz="0" w:space="0" w:color="auto"/>
        <w:right w:val="none" w:sz="0" w:space="0" w:color="auto"/>
      </w:divBdr>
    </w:div>
    <w:div w:id="1287588772">
      <w:marLeft w:val="640"/>
      <w:marRight w:val="0"/>
      <w:marTop w:val="0"/>
      <w:marBottom w:val="0"/>
      <w:divBdr>
        <w:top w:val="none" w:sz="0" w:space="0" w:color="auto"/>
        <w:left w:val="none" w:sz="0" w:space="0" w:color="auto"/>
        <w:bottom w:val="none" w:sz="0" w:space="0" w:color="auto"/>
        <w:right w:val="none" w:sz="0" w:space="0" w:color="auto"/>
      </w:divBdr>
    </w:div>
    <w:div w:id="1287733566">
      <w:marLeft w:val="640"/>
      <w:marRight w:val="0"/>
      <w:marTop w:val="0"/>
      <w:marBottom w:val="0"/>
      <w:divBdr>
        <w:top w:val="none" w:sz="0" w:space="0" w:color="auto"/>
        <w:left w:val="none" w:sz="0" w:space="0" w:color="auto"/>
        <w:bottom w:val="none" w:sz="0" w:space="0" w:color="auto"/>
        <w:right w:val="none" w:sz="0" w:space="0" w:color="auto"/>
      </w:divBdr>
    </w:div>
    <w:div w:id="1287735587">
      <w:marLeft w:val="640"/>
      <w:marRight w:val="0"/>
      <w:marTop w:val="0"/>
      <w:marBottom w:val="0"/>
      <w:divBdr>
        <w:top w:val="none" w:sz="0" w:space="0" w:color="auto"/>
        <w:left w:val="none" w:sz="0" w:space="0" w:color="auto"/>
        <w:bottom w:val="none" w:sz="0" w:space="0" w:color="auto"/>
        <w:right w:val="none" w:sz="0" w:space="0" w:color="auto"/>
      </w:divBdr>
    </w:div>
    <w:div w:id="1287810571">
      <w:marLeft w:val="640"/>
      <w:marRight w:val="0"/>
      <w:marTop w:val="0"/>
      <w:marBottom w:val="0"/>
      <w:divBdr>
        <w:top w:val="none" w:sz="0" w:space="0" w:color="auto"/>
        <w:left w:val="none" w:sz="0" w:space="0" w:color="auto"/>
        <w:bottom w:val="none" w:sz="0" w:space="0" w:color="auto"/>
        <w:right w:val="none" w:sz="0" w:space="0" w:color="auto"/>
      </w:divBdr>
    </w:div>
    <w:div w:id="1287811200">
      <w:marLeft w:val="640"/>
      <w:marRight w:val="0"/>
      <w:marTop w:val="0"/>
      <w:marBottom w:val="0"/>
      <w:divBdr>
        <w:top w:val="none" w:sz="0" w:space="0" w:color="auto"/>
        <w:left w:val="none" w:sz="0" w:space="0" w:color="auto"/>
        <w:bottom w:val="none" w:sz="0" w:space="0" w:color="auto"/>
        <w:right w:val="none" w:sz="0" w:space="0" w:color="auto"/>
      </w:divBdr>
    </w:div>
    <w:div w:id="1287854278">
      <w:marLeft w:val="640"/>
      <w:marRight w:val="0"/>
      <w:marTop w:val="0"/>
      <w:marBottom w:val="0"/>
      <w:divBdr>
        <w:top w:val="none" w:sz="0" w:space="0" w:color="auto"/>
        <w:left w:val="none" w:sz="0" w:space="0" w:color="auto"/>
        <w:bottom w:val="none" w:sz="0" w:space="0" w:color="auto"/>
        <w:right w:val="none" w:sz="0" w:space="0" w:color="auto"/>
      </w:divBdr>
    </w:div>
    <w:div w:id="1287859367">
      <w:marLeft w:val="640"/>
      <w:marRight w:val="0"/>
      <w:marTop w:val="0"/>
      <w:marBottom w:val="0"/>
      <w:divBdr>
        <w:top w:val="none" w:sz="0" w:space="0" w:color="auto"/>
        <w:left w:val="none" w:sz="0" w:space="0" w:color="auto"/>
        <w:bottom w:val="none" w:sz="0" w:space="0" w:color="auto"/>
        <w:right w:val="none" w:sz="0" w:space="0" w:color="auto"/>
      </w:divBdr>
    </w:div>
    <w:div w:id="1287932199">
      <w:marLeft w:val="640"/>
      <w:marRight w:val="0"/>
      <w:marTop w:val="0"/>
      <w:marBottom w:val="0"/>
      <w:divBdr>
        <w:top w:val="none" w:sz="0" w:space="0" w:color="auto"/>
        <w:left w:val="none" w:sz="0" w:space="0" w:color="auto"/>
        <w:bottom w:val="none" w:sz="0" w:space="0" w:color="auto"/>
        <w:right w:val="none" w:sz="0" w:space="0" w:color="auto"/>
      </w:divBdr>
    </w:div>
    <w:div w:id="1288006613">
      <w:marLeft w:val="640"/>
      <w:marRight w:val="0"/>
      <w:marTop w:val="0"/>
      <w:marBottom w:val="0"/>
      <w:divBdr>
        <w:top w:val="none" w:sz="0" w:space="0" w:color="auto"/>
        <w:left w:val="none" w:sz="0" w:space="0" w:color="auto"/>
        <w:bottom w:val="none" w:sz="0" w:space="0" w:color="auto"/>
        <w:right w:val="none" w:sz="0" w:space="0" w:color="auto"/>
      </w:divBdr>
    </w:div>
    <w:div w:id="1288122037">
      <w:marLeft w:val="640"/>
      <w:marRight w:val="0"/>
      <w:marTop w:val="0"/>
      <w:marBottom w:val="0"/>
      <w:divBdr>
        <w:top w:val="none" w:sz="0" w:space="0" w:color="auto"/>
        <w:left w:val="none" w:sz="0" w:space="0" w:color="auto"/>
        <w:bottom w:val="none" w:sz="0" w:space="0" w:color="auto"/>
        <w:right w:val="none" w:sz="0" w:space="0" w:color="auto"/>
      </w:divBdr>
    </w:div>
    <w:div w:id="1288195834">
      <w:marLeft w:val="640"/>
      <w:marRight w:val="0"/>
      <w:marTop w:val="0"/>
      <w:marBottom w:val="0"/>
      <w:divBdr>
        <w:top w:val="none" w:sz="0" w:space="0" w:color="auto"/>
        <w:left w:val="none" w:sz="0" w:space="0" w:color="auto"/>
        <w:bottom w:val="none" w:sz="0" w:space="0" w:color="auto"/>
        <w:right w:val="none" w:sz="0" w:space="0" w:color="auto"/>
      </w:divBdr>
    </w:div>
    <w:div w:id="1288272493">
      <w:marLeft w:val="640"/>
      <w:marRight w:val="0"/>
      <w:marTop w:val="0"/>
      <w:marBottom w:val="0"/>
      <w:divBdr>
        <w:top w:val="none" w:sz="0" w:space="0" w:color="auto"/>
        <w:left w:val="none" w:sz="0" w:space="0" w:color="auto"/>
        <w:bottom w:val="none" w:sz="0" w:space="0" w:color="auto"/>
        <w:right w:val="none" w:sz="0" w:space="0" w:color="auto"/>
      </w:divBdr>
    </w:div>
    <w:div w:id="1288320228">
      <w:marLeft w:val="640"/>
      <w:marRight w:val="0"/>
      <w:marTop w:val="0"/>
      <w:marBottom w:val="0"/>
      <w:divBdr>
        <w:top w:val="none" w:sz="0" w:space="0" w:color="auto"/>
        <w:left w:val="none" w:sz="0" w:space="0" w:color="auto"/>
        <w:bottom w:val="none" w:sz="0" w:space="0" w:color="auto"/>
        <w:right w:val="none" w:sz="0" w:space="0" w:color="auto"/>
      </w:divBdr>
    </w:div>
    <w:div w:id="1288320380">
      <w:marLeft w:val="640"/>
      <w:marRight w:val="0"/>
      <w:marTop w:val="0"/>
      <w:marBottom w:val="0"/>
      <w:divBdr>
        <w:top w:val="none" w:sz="0" w:space="0" w:color="auto"/>
        <w:left w:val="none" w:sz="0" w:space="0" w:color="auto"/>
        <w:bottom w:val="none" w:sz="0" w:space="0" w:color="auto"/>
        <w:right w:val="none" w:sz="0" w:space="0" w:color="auto"/>
      </w:divBdr>
    </w:div>
    <w:div w:id="1288391787">
      <w:marLeft w:val="640"/>
      <w:marRight w:val="0"/>
      <w:marTop w:val="0"/>
      <w:marBottom w:val="0"/>
      <w:divBdr>
        <w:top w:val="none" w:sz="0" w:space="0" w:color="auto"/>
        <w:left w:val="none" w:sz="0" w:space="0" w:color="auto"/>
        <w:bottom w:val="none" w:sz="0" w:space="0" w:color="auto"/>
        <w:right w:val="none" w:sz="0" w:space="0" w:color="auto"/>
      </w:divBdr>
    </w:div>
    <w:div w:id="1288469762">
      <w:marLeft w:val="640"/>
      <w:marRight w:val="0"/>
      <w:marTop w:val="0"/>
      <w:marBottom w:val="0"/>
      <w:divBdr>
        <w:top w:val="none" w:sz="0" w:space="0" w:color="auto"/>
        <w:left w:val="none" w:sz="0" w:space="0" w:color="auto"/>
        <w:bottom w:val="none" w:sz="0" w:space="0" w:color="auto"/>
        <w:right w:val="none" w:sz="0" w:space="0" w:color="auto"/>
      </w:divBdr>
    </w:div>
    <w:div w:id="1288589727">
      <w:marLeft w:val="640"/>
      <w:marRight w:val="0"/>
      <w:marTop w:val="0"/>
      <w:marBottom w:val="0"/>
      <w:divBdr>
        <w:top w:val="none" w:sz="0" w:space="0" w:color="auto"/>
        <w:left w:val="none" w:sz="0" w:space="0" w:color="auto"/>
        <w:bottom w:val="none" w:sz="0" w:space="0" w:color="auto"/>
        <w:right w:val="none" w:sz="0" w:space="0" w:color="auto"/>
      </w:divBdr>
    </w:div>
    <w:div w:id="1288656536">
      <w:marLeft w:val="640"/>
      <w:marRight w:val="0"/>
      <w:marTop w:val="0"/>
      <w:marBottom w:val="0"/>
      <w:divBdr>
        <w:top w:val="none" w:sz="0" w:space="0" w:color="auto"/>
        <w:left w:val="none" w:sz="0" w:space="0" w:color="auto"/>
        <w:bottom w:val="none" w:sz="0" w:space="0" w:color="auto"/>
        <w:right w:val="none" w:sz="0" w:space="0" w:color="auto"/>
      </w:divBdr>
    </w:div>
    <w:div w:id="1288732527">
      <w:marLeft w:val="640"/>
      <w:marRight w:val="0"/>
      <w:marTop w:val="0"/>
      <w:marBottom w:val="0"/>
      <w:divBdr>
        <w:top w:val="none" w:sz="0" w:space="0" w:color="auto"/>
        <w:left w:val="none" w:sz="0" w:space="0" w:color="auto"/>
        <w:bottom w:val="none" w:sz="0" w:space="0" w:color="auto"/>
        <w:right w:val="none" w:sz="0" w:space="0" w:color="auto"/>
      </w:divBdr>
    </w:div>
    <w:div w:id="1288780335">
      <w:marLeft w:val="640"/>
      <w:marRight w:val="0"/>
      <w:marTop w:val="0"/>
      <w:marBottom w:val="0"/>
      <w:divBdr>
        <w:top w:val="none" w:sz="0" w:space="0" w:color="auto"/>
        <w:left w:val="none" w:sz="0" w:space="0" w:color="auto"/>
        <w:bottom w:val="none" w:sz="0" w:space="0" w:color="auto"/>
        <w:right w:val="none" w:sz="0" w:space="0" w:color="auto"/>
      </w:divBdr>
    </w:div>
    <w:div w:id="1288780926">
      <w:marLeft w:val="640"/>
      <w:marRight w:val="0"/>
      <w:marTop w:val="0"/>
      <w:marBottom w:val="0"/>
      <w:divBdr>
        <w:top w:val="none" w:sz="0" w:space="0" w:color="auto"/>
        <w:left w:val="none" w:sz="0" w:space="0" w:color="auto"/>
        <w:bottom w:val="none" w:sz="0" w:space="0" w:color="auto"/>
        <w:right w:val="none" w:sz="0" w:space="0" w:color="auto"/>
      </w:divBdr>
    </w:div>
    <w:div w:id="1288857048">
      <w:marLeft w:val="640"/>
      <w:marRight w:val="0"/>
      <w:marTop w:val="0"/>
      <w:marBottom w:val="0"/>
      <w:divBdr>
        <w:top w:val="none" w:sz="0" w:space="0" w:color="auto"/>
        <w:left w:val="none" w:sz="0" w:space="0" w:color="auto"/>
        <w:bottom w:val="none" w:sz="0" w:space="0" w:color="auto"/>
        <w:right w:val="none" w:sz="0" w:space="0" w:color="auto"/>
      </w:divBdr>
    </w:div>
    <w:div w:id="1288901071">
      <w:marLeft w:val="640"/>
      <w:marRight w:val="0"/>
      <w:marTop w:val="0"/>
      <w:marBottom w:val="0"/>
      <w:divBdr>
        <w:top w:val="none" w:sz="0" w:space="0" w:color="auto"/>
        <w:left w:val="none" w:sz="0" w:space="0" w:color="auto"/>
        <w:bottom w:val="none" w:sz="0" w:space="0" w:color="auto"/>
        <w:right w:val="none" w:sz="0" w:space="0" w:color="auto"/>
      </w:divBdr>
    </w:div>
    <w:div w:id="1288927273">
      <w:marLeft w:val="640"/>
      <w:marRight w:val="0"/>
      <w:marTop w:val="0"/>
      <w:marBottom w:val="0"/>
      <w:divBdr>
        <w:top w:val="none" w:sz="0" w:space="0" w:color="auto"/>
        <w:left w:val="none" w:sz="0" w:space="0" w:color="auto"/>
        <w:bottom w:val="none" w:sz="0" w:space="0" w:color="auto"/>
        <w:right w:val="none" w:sz="0" w:space="0" w:color="auto"/>
      </w:divBdr>
    </w:div>
    <w:div w:id="1288967296">
      <w:marLeft w:val="640"/>
      <w:marRight w:val="0"/>
      <w:marTop w:val="0"/>
      <w:marBottom w:val="0"/>
      <w:divBdr>
        <w:top w:val="none" w:sz="0" w:space="0" w:color="auto"/>
        <w:left w:val="none" w:sz="0" w:space="0" w:color="auto"/>
        <w:bottom w:val="none" w:sz="0" w:space="0" w:color="auto"/>
        <w:right w:val="none" w:sz="0" w:space="0" w:color="auto"/>
      </w:divBdr>
    </w:div>
    <w:div w:id="1288971697">
      <w:marLeft w:val="640"/>
      <w:marRight w:val="0"/>
      <w:marTop w:val="0"/>
      <w:marBottom w:val="0"/>
      <w:divBdr>
        <w:top w:val="none" w:sz="0" w:space="0" w:color="auto"/>
        <w:left w:val="none" w:sz="0" w:space="0" w:color="auto"/>
        <w:bottom w:val="none" w:sz="0" w:space="0" w:color="auto"/>
        <w:right w:val="none" w:sz="0" w:space="0" w:color="auto"/>
      </w:divBdr>
    </w:div>
    <w:div w:id="1289050063">
      <w:marLeft w:val="640"/>
      <w:marRight w:val="0"/>
      <w:marTop w:val="0"/>
      <w:marBottom w:val="0"/>
      <w:divBdr>
        <w:top w:val="none" w:sz="0" w:space="0" w:color="auto"/>
        <w:left w:val="none" w:sz="0" w:space="0" w:color="auto"/>
        <w:bottom w:val="none" w:sz="0" w:space="0" w:color="auto"/>
        <w:right w:val="none" w:sz="0" w:space="0" w:color="auto"/>
      </w:divBdr>
    </w:div>
    <w:div w:id="1289050948">
      <w:marLeft w:val="640"/>
      <w:marRight w:val="0"/>
      <w:marTop w:val="0"/>
      <w:marBottom w:val="0"/>
      <w:divBdr>
        <w:top w:val="none" w:sz="0" w:space="0" w:color="auto"/>
        <w:left w:val="none" w:sz="0" w:space="0" w:color="auto"/>
        <w:bottom w:val="none" w:sz="0" w:space="0" w:color="auto"/>
        <w:right w:val="none" w:sz="0" w:space="0" w:color="auto"/>
      </w:divBdr>
    </w:div>
    <w:div w:id="1289094551">
      <w:marLeft w:val="640"/>
      <w:marRight w:val="0"/>
      <w:marTop w:val="0"/>
      <w:marBottom w:val="0"/>
      <w:divBdr>
        <w:top w:val="none" w:sz="0" w:space="0" w:color="auto"/>
        <w:left w:val="none" w:sz="0" w:space="0" w:color="auto"/>
        <w:bottom w:val="none" w:sz="0" w:space="0" w:color="auto"/>
        <w:right w:val="none" w:sz="0" w:space="0" w:color="auto"/>
      </w:divBdr>
    </w:div>
    <w:div w:id="1289169767">
      <w:marLeft w:val="640"/>
      <w:marRight w:val="0"/>
      <w:marTop w:val="0"/>
      <w:marBottom w:val="0"/>
      <w:divBdr>
        <w:top w:val="none" w:sz="0" w:space="0" w:color="auto"/>
        <w:left w:val="none" w:sz="0" w:space="0" w:color="auto"/>
        <w:bottom w:val="none" w:sz="0" w:space="0" w:color="auto"/>
        <w:right w:val="none" w:sz="0" w:space="0" w:color="auto"/>
      </w:divBdr>
    </w:div>
    <w:div w:id="1289316477">
      <w:marLeft w:val="640"/>
      <w:marRight w:val="0"/>
      <w:marTop w:val="0"/>
      <w:marBottom w:val="0"/>
      <w:divBdr>
        <w:top w:val="none" w:sz="0" w:space="0" w:color="auto"/>
        <w:left w:val="none" w:sz="0" w:space="0" w:color="auto"/>
        <w:bottom w:val="none" w:sz="0" w:space="0" w:color="auto"/>
        <w:right w:val="none" w:sz="0" w:space="0" w:color="auto"/>
      </w:divBdr>
    </w:div>
    <w:div w:id="1289355365">
      <w:marLeft w:val="640"/>
      <w:marRight w:val="0"/>
      <w:marTop w:val="0"/>
      <w:marBottom w:val="0"/>
      <w:divBdr>
        <w:top w:val="none" w:sz="0" w:space="0" w:color="auto"/>
        <w:left w:val="none" w:sz="0" w:space="0" w:color="auto"/>
        <w:bottom w:val="none" w:sz="0" w:space="0" w:color="auto"/>
        <w:right w:val="none" w:sz="0" w:space="0" w:color="auto"/>
      </w:divBdr>
    </w:div>
    <w:div w:id="1289356837">
      <w:marLeft w:val="640"/>
      <w:marRight w:val="0"/>
      <w:marTop w:val="0"/>
      <w:marBottom w:val="0"/>
      <w:divBdr>
        <w:top w:val="none" w:sz="0" w:space="0" w:color="auto"/>
        <w:left w:val="none" w:sz="0" w:space="0" w:color="auto"/>
        <w:bottom w:val="none" w:sz="0" w:space="0" w:color="auto"/>
        <w:right w:val="none" w:sz="0" w:space="0" w:color="auto"/>
      </w:divBdr>
    </w:div>
    <w:div w:id="1289509177">
      <w:marLeft w:val="640"/>
      <w:marRight w:val="0"/>
      <w:marTop w:val="0"/>
      <w:marBottom w:val="0"/>
      <w:divBdr>
        <w:top w:val="none" w:sz="0" w:space="0" w:color="auto"/>
        <w:left w:val="none" w:sz="0" w:space="0" w:color="auto"/>
        <w:bottom w:val="none" w:sz="0" w:space="0" w:color="auto"/>
        <w:right w:val="none" w:sz="0" w:space="0" w:color="auto"/>
      </w:divBdr>
    </w:div>
    <w:div w:id="1289582641">
      <w:marLeft w:val="640"/>
      <w:marRight w:val="0"/>
      <w:marTop w:val="0"/>
      <w:marBottom w:val="0"/>
      <w:divBdr>
        <w:top w:val="none" w:sz="0" w:space="0" w:color="auto"/>
        <w:left w:val="none" w:sz="0" w:space="0" w:color="auto"/>
        <w:bottom w:val="none" w:sz="0" w:space="0" w:color="auto"/>
        <w:right w:val="none" w:sz="0" w:space="0" w:color="auto"/>
      </w:divBdr>
    </w:div>
    <w:div w:id="1289781008">
      <w:marLeft w:val="640"/>
      <w:marRight w:val="0"/>
      <w:marTop w:val="0"/>
      <w:marBottom w:val="0"/>
      <w:divBdr>
        <w:top w:val="none" w:sz="0" w:space="0" w:color="auto"/>
        <w:left w:val="none" w:sz="0" w:space="0" w:color="auto"/>
        <w:bottom w:val="none" w:sz="0" w:space="0" w:color="auto"/>
        <w:right w:val="none" w:sz="0" w:space="0" w:color="auto"/>
      </w:divBdr>
    </w:div>
    <w:div w:id="1289973730">
      <w:marLeft w:val="640"/>
      <w:marRight w:val="0"/>
      <w:marTop w:val="0"/>
      <w:marBottom w:val="0"/>
      <w:divBdr>
        <w:top w:val="none" w:sz="0" w:space="0" w:color="auto"/>
        <w:left w:val="none" w:sz="0" w:space="0" w:color="auto"/>
        <w:bottom w:val="none" w:sz="0" w:space="0" w:color="auto"/>
        <w:right w:val="none" w:sz="0" w:space="0" w:color="auto"/>
      </w:divBdr>
    </w:div>
    <w:div w:id="1290042039">
      <w:marLeft w:val="640"/>
      <w:marRight w:val="0"/>
      <w:marTop w:val="0"/>
      <w:marBottom w:val="0"/>
      <w:divBdr>
        <w:top w:val="none" w:sz="0" w:space="0" w:color="auto"/>
        <w:left w:val="none" w:sz="0" w:space="0" w:color="auto"/>
        <w:bottom w:val="none" w:sz="0" w:space="0" w:color="auto"/>
        <w:right w:val="none" w:sz="0" w:space="0" w:color="auto"/>
      </w:divBdr>
    </w:div>
    <w:div w:id="1290087336">
      <w:marLeft w:val="640"/>
      <w:marRight w:val="0"/>
      <w:marTop w:val="0"/>
      <w:marBottom w:val="0"/>
      <w:divBdr>
        <w:top w:val="none" w:sz="0" w:space="0" w:color="auto"/>
        <w:left w:val="none" w:sz="0" w:space="0" w:color="auto"/>
        <w:bottom w:val="none" w:sz="0" w:space="0" w:color="auto"/>
        <w:right w:val="none" w:sz="0" w:space="0" w:color="auto"/>
      </w:divBdr>
    </w:div>
    <w:div w:id="1290089049">
      <w:marLeft w:val="640"/>
      <w:marRight w:val="0"/>
      <w:marTop w:val="0"/>
      <w:marBottom w:val="0"/>
      <w:divBdr>
        <w:top w:val="none" w:sz="0" w:space="0" w:color="auto"/>
        <w:left w:val="none" w:sz="0" w:space="0" w:color="auto"/>
        <w:bottom w:val="none" w:sz="0" w:space="0" w:color="auto"/>
        <w:right w:val="none" w:sz="0" w:space="0" w:color="auto"/>
      </w:divBdr>
    </w:div>
    <w:div w:id="1290089187">
      <w:marLeft w:val="640"/>
      <w:marRight w:val="0"/>
      <w:marTop w:val="0"/>
      <w:marBottom w:val="0"/>
      <w:divBdr>
        <w:top w:val="none" w:sz="0" w:space="0" w:color="auto"/>
        <w:left w:val="none" w:sz="0" w:space="0" w:color="auto"/>
        <w:bottom w:val="none" w:sz="0" w:space="0" w:color="auto"/>
        <w:right w:val="none" w:sz="0" w:space="0" w:color="auto"/>
      </w:divBdr>
    </w:div>
    <w:div w:id="1290160763">
      <w:marLeft w:val="640"/>
      <w:marRight w:val="0"/>
      <w:marTop w:val="0"/>
      <w:marBottom w:val="0"/>
      <w:divBdr>
        <w:top w:val="none" w:sz="0" w:space="0" w:color="auto"/>
        <w:left w:val="none" w:sz="0" w:space="0" w:color="auto"/>
        <w:bottom w:val="none" w:sz="0" w:space="0" w:color="auto"/>
        <w:right w:val="none" w:sz="0" w:space="0" w:color="auto"/>
      </w:divBdr>
    </w:div>
    <w:div w:id="1290164199">
      <w:marLeft w:val="640"/>
      <w:marRight w:val="0"/>
      <w:marTop w:val="0"/>
      <w:marBottom w:val="0"/>
      <w:divBdr>
        <w:top w:val="none" w:sz="0" w:space="0" w:color="auto"/>
        <w:left w:val="none" w:sz="0" w:space="0" w:color="auto"/>
        <w:bottom w:val="none" w:sz="0" w:space="0" w:color="auto"/>
        <w:right w:val="none" w:sz="0" w:space="0" w:color="auto"/>
      </w:divBdr>
    </w:div>
    <w:div w:id="1290279066">
      <w:marLeft w:val="640"/>
      <w:marRight w:val="0"/>
      <w:marTop w:val="0"/>
      <w:marBottom w:val="0"/>
      <w:divBdr>
        <w:top w:val="none" w:sz="0" w:space="0" w:color="auto"/>
        <w:left w:val="none" w:sz="0" w:space="0" w:color="auto"/>
        <w:bottom w:val="none" w:sz="0" w:space="0" w:color="auto"/>
        <w:right w:val="none" w:sz="0" w:space="0" w:color="auto"/>
      </w:divBdr>
    </w:div>
    <w:div w:id="1290281599">
      <w:marLeft w:val="640"/>
      <w:marRight w:val="0"/>
      <w:marTop w:val="0"/>
      <w:marBottom w:val="0"/>
      <w:divBdr>
        <w:top w:val="none" w:sz="0" w:space="0" w:color="auto"/>
        <w:left w:val="none" w:sz="0" w:space="0" w:color="auto"/>
        <w:bottom w:val="none" w:sz="0" w:space="0" w:color="auto"/>
        <w:right w:val="none" w:sz="0" w:space="0" w:color="auto"/>
      </w:divBdr>
    </w:div>
    <w:div w:id="1290359928">
      <w:marLeft w:val="640"/>
      <w:marRight w:val="0"/>
      <w:marTop w:val="0"/>
      <w:marBottom w:val="0"/>
      <w:divBdr>
        <w:top w:val="none" w:sz="0" w:space="0" w:color="auto"/>
        <w:left w:val="none" w:sz="0" w:space="0" w:color="auto"/>
        <w:bottom w:val="none" w:sz="0" w:space="0" w:color="auto"/>
        <w:right w:val="none" w:sz="0" w:space="0" w:color="auto"/>
      </w:divBdr>
    </w:div>
    <w:div w:id="1290554372">
      <w:marLeft w:val="640"/>
      <w:marRight w:val="0"/>
      <w:marTop w:val="0"/>
      <w:marBottom w:val="0"/>
      <w:divBdr>
        <w:top w:val="none" w:sz="0" w:space="0" w:color="auto"/>
        <w:left w:val="none" w:sz="0" w:space="0" w:color="auto"/>
        <w:bottom w:val="none" w:sz="0" w:space="0" w:color="auto"/>
        <w:right w:val="none" w:sz="0" w:space="0" w:color="auto"/>
      </w:divBdr>
    </w:div>
    <w:div w:id="1290623395">
      <w:marLeft w:val="640"/>
      <w:marRight w:val="0"/>
      <w:marTop w:val="0"/>
      <w:marBottom w:val="0"/>
      <w:divBdr>
        <w:top w:val="none" w:sz="0" w:space="0" w:color="auto"/>
        <w:left w:val="none" w:sz="0" w:space="0" w:color="auto"/>
        <w:bottom w:val="none" w:sz="0" w:space="0" w:color="auto"/>
        <w:right w:val="none" w:sz="0" w:space="0" w:color="auto"/>
      </w:divBdr>
    </w:div>
    <w:div w:id="1290672443">
      <w:marLeft w:val="640"/>
      <w:marRight w:val="0"/>
      <w:marTop w:val="0"/>
      <w:marBottom w:val="0"/>
      <w:divBdr>
        <w:top w:val="none" w:sz="0" w:space="0" w:color="auto"/>
        <w:left w:val="none" w:sz="0" w:space="0" w:color="auto"/>
        <w:bottom w:val="none" w:sz="0" w:space="0" w:color="auto"/>
        <w:right w:val="none" w:sz="0" w:space="0" w:color="auto"/>
      </w:divBdr>
    </w:div>
    <w:div w:id="1290741674">
      <w:marLeft w:val="640"/>
      <w:marRight w:val="0"/>
      <w:marTop w:val="0"/>
      <w:marBottom w:val="0"/>
      <w:divBdr>
        <w:top w:val="none" w:sz="0" w:space="0" w:color="auto"/>
        <w:left w:val="none" w:sz="0" w:space="0" w:color="auto"/>
        <w:bottom w:val="none" w:sz="0" w:space="0" w:color="auto"/>
        <w:right w:val="none" w:sz="0" w:space="0" w:color="auto"/>
      </w:divBdr>
    </w:div>
    <w:div w:id="1290743423">
      <w:marLeft w:val="640"/>
      <w:marRight w:val="0"/>
      <w:marTop w:val="0"/>
      <w:marBottom w:val="0"/>
      <w:divBdr>
        <w:top w:val="none" w:sz="0" w:space="0" w:color="auto"/>
        <w:left w:val="none" w:sz="0" w:space="0" w:color="auto"/>
        <w:bottom w:val="none" w:sz="0" w:space="0" w:color="auto"/>
        <w:right w:val="none" w:sz="0" w:space="0" w:color="auto"/>
      </w:divBdr>
    </w:div>
    <w:div w:id="1290744248">
      <w:marLeft w:val="640"/>
      <w:marRight w:val="0"/>
      <w:marTop w:val="0"/>
      <w:marBottom w:val="0"/>
      <w:divBdr>
        <w:top w:val="none" w:sz="0" w:space="0" w:color="auto"/>
        <w:left w:val="none" w:sz="0" w:space="0" w:color="auto"/>
        <w:bottom w:val="none" w:sz="0" w:space="0" w:color="auto"/>
        <w:right w:val="none" w:sz="0" w:space="0" w:color="auto"/>
      </w:divBdr>
    </w:div>
    <w:div w:id="1290749145">
      <w:marLeft w:val="640"/>
      <w:marRight w:val="0"/>
      <w:marTop w:val="0"/>
      <w:marBottom w:val="0"/>
      <w:divBdr>
        <w:top w:val="none" w:sz="0" w:space="0" w:color="auto"/>
        <w:left w:val="none" w:sz="0" w:space="0" w:color="auto"/>
        <w:bottom w:val="none" w:sz="0" w:space="0" w:color="auto"/>
        <w:right w:val="none" w:sz="0" w:space="0" w:color="auto"/>
      </w:divBdr>
    </w:div>
    <w:div w:id="1290862861">
      <w:marLeft w:val="640"/>
      <w:marRight w:val="0"/>
      <w:marTop w:val="0"/>
      <w:marBottom w:val="0"/>
      <w:divBdr>
        <w:top w:val="none" w:sz="0" w:space="0" w:color="auto"/>
        <w:left w:val="none" w:sz="0" w:space="0" w:color="auto"/>
        <w:bottom w:val="none" w:sz="0" w:space="0" w:color="auto"/>
        <w:right w:val="none" w:sz="0" w:space="0" w:color="auto"/>
      </w:divBdr>
    </w:div>
    <w:div w:id="1290933264">
      <w:marLeft w:val="640"/>
      <w:marRight w:val="0"/>
      <w:marTop w:val="0"/>
      <w:marBottom w:val="0"/>
      <w:divBdr>
        <w:top w:val="none" w:sz="0" w:space="0" w:color="auto"/>
        <w:left w:val="none" w:sz="0" w:space="0" w:color="auto"/>
        <w:bottom w:val="none" w:sz="0" w:space="0" w:color="auto"/>
        <w:right w:val="none" w:sz="0" w:space="0" w:color="auto"/>
      </w:divBdr>
    </w:div>
    <w:div w:id="1290941674">
      <w:marLeft w:val="640"/>
      <w:marRight w:val="0"/>
      <w:marTop w:val="0"/>
      <w:marBottom w:val="0"/>
      <w:divBdr>
        <w:top w:val="none" w:sz="0" w:space="0" w:color="auto"/>
        <w:left w:val="none" w:sz="0" w:space="0" w:color="auto"/>
        <w:bottom w:val="none" w:sz="0" w:space="0" w:color="auto"/>
        <w:right w:val="none" w:sz="0" w:space="0" w:color="auto"/>
      </w:divBdr>
    </w:div>
    <w:div w:id="1291008511">
      <w:marLeft w:val="640"/>
      <w:marRight w:val="0"/>
      <w:marTop w:val="0"/>
      <w:marBottom w:val="0"/>
      <w:divBdr>
        <w:top w:val="none" w:sz="0" w:space="0" w:color="auto"/>
        <w:left w:val="none" w:sz="0" w:space="0" w:color="auto"/>
        <w:bottom w:val="none" w:sz="0" w:space="0" w:color="auto"/>
        <w:right w:val="none" w:sz="0" w:space="0" w:color="auto"/>
      </w:divBdr>
    </w:div>
    <w:div w:id="1291060027">
      <w:marLeft w:val="640"/>
      <w:marRight w:val="0"/>
      <w:marTop w:val="0"/>
      <w:marBottom w:val="0"/>
      <w:divBdr>
        <w:top w:val="none" w:sz="0" w:space="0" w:color="auto"/>
        <w:left w:val="none" w:sz="0" w:space="0" w:color="auto"/>
        <w:bottom w:val="none" w:sz="0" w:space="0" w:color="auto"/>
        <w:right w:val="none" w:sz="0" w:space="0" w:color="auto"/>
      </w:divBdr>
    </w:div>
    <w:div w:id="1291129936">
      <w:marLeft w:val="640"/>
      <w:marRight w:val="0"/>
      <w:marTop w:val="0"/>
      <w:marBottom w:val="0"/>
      <w:divBdr>
        <w:top w:val="none" w:sz="0" w:space="0" w:color="auto"/>
        <w:left w:val="none" w:sz="0" w:space="0" w:color="auto"/>
        <w:bottom w:val="none" w:sz="0" w:space="0" w:color="auto"/>
        <w:right w:val="none" w:sz="0" w:space="0" w:color="auto"/>
      </w:divBdr>
    </w:div>
    <w:div w:id="1291131260">
      <w:marLeft w:val="640"/>
      <w:marRight w:val="0"/>
      <w:marTop w:val="0"/>
      <w:marBottom w:val="0"/>
      <w:divBdr>
        <w:top w:val="none" w:sz="0" w:space="0" w:color="auto"/>
        <w:left w:val="none" w:sz="0" w:space="0" w:color="auto"/>
        <w:bottom w:val="none" w:sz="0" w:space="0" w:color="auto"/>
        <w:right w:val="none" w:sz="0" w:space="0" w:color="auto"/>
      </w:divBdr>
    </w:div>
    <w:div w:id="1291206796">
      <w:marLeft w:val="640"/>
      <w:marRight w:val="0"/>
      <w:marTop w:val="0"/>
      <w:marBottom w:val="0"/>
      <w:divBdr>
        <w:top w:val="none" w:sz="0" w:space="0" w:color="auto"/>
        <w:left w:val="none" w:sz="0" w:space="0" w:color="auto"/>
        <w:bottom w:val="none" w:sz="0" w:space="0" w:color="auto"/>
        <w:right w:val="none" w:sz="0" w:space="0" w:color="auto"/>
      </w:divBdr>
    </w:div>
    <w:div w:id="1291210823">
      <w:marLeft w:val="640"/>
      <w:marRight w:val="0"/>
      <w:marTop w:val="0"/>
      <w:marBottom w:val="0"/>
      <w:divBdr>
        <w:top w:val="none" w:sz="0" w:space="0" w:color="auto"/>
        <w:left w:val="none" w:sz="0" w:space="0" w:color="auto"/>
        <w:bottom w:val="none" w:sz="0" w:space="0" w:color="auto"/>
        <w:right w:val="none" w:sz="0" w:space="0" w:color="auto"/>
      </w:divBdr>
    </w:div>
    <w:div w:id="1291277246">
      <w:marLeft w:val="640"/>
      <w:marRight w:val="0"/>
      <w:marTop w:val="0"/>
      <w:marBottom w:val="0"/>
      <w:divBdr>
        <w:top w:val="none" w:sz="0" w:space="0" w:color="auto"/>
        <w:left w:val="none" w:sz="0" w:space="0" w:color="auto"/>
        <w:bottom w:val="none" w:sz="0" w:space="0" w:color="auto"/>
        <w:right w:val="none" w:sz="0" w:space="0" w:color="auto"/>
      </w:divBdr>
    </w:div>
    <w:div w:id="1291324460">
      <w:marLeft w:val="640"/>
      <w:marRight w:val="0"/>
      <w:marTop w:val="0"/>
      <w:marBottom w:val="0"/>
      <w:divBdr>
        <w:top w:val="none" w:sz="0" w:space="0" w:color="auto"/>
        <w:left w:val="none" w:sz="0" w:space="0" w:color="auto"/>
        <w:bottom w:val="none" w:sz="0" w:space="0" w:color="auto"/>
        <w:right w:val="none" w:sz="0" w:space="0" w:color="auto"/>
      </w:divBdr>
    </w:div>
    <w:div w:id="1291352415">
      <w:marLeft w:val="640"/>
      <w:marRight w:val="0"/>
      <w:marTop w:val="0"/>
      <w:marBottom w:val="0"/>
      <w:divBdr>
        <w:top w:val="none" w:sz="0" w:space="0" w:color="auto"/>
        <w:left w:val="none" w:sz="0" w:space="0" w:color="auto"/>
        <w:bottom w:val="none" w:sz="0" w:space="0" w:color="auto"/>
        <w:right w:val="none" w:sz="0" w:space="0" w:color="auto"/>
      </w:divBdr>
    </w:div>
    <w:div w:id="1291352538">
      <w:marLeft w:val="640"/>
      <w:marRight w:val="0"/>
      <w:marTop w:val="0"/>
      <w:marBottom w:val="0"/>
      <w:divBdr>
        <w:top w:val="none" w:sz="0" w:space="0" w:color="auto"/>
        <w:left w:val="none" w:sz="0" w:space="0" w:color="auto"/>
        <w:bottom w:val="none" w:sz="0" w:space="0" w:color="auto"/>
        <w:right w:val="none" w:sz="0" w:space="0" w:color="auto"/>
      </w:divBdr>
    </w:div>
    <w:div w:id="1291520757">
      <w:marLeft w:val="640"/>
      <w:marRight w:val="0"/>
      <w:marTop w:val="0"/>
      <w:marBottom w:val="0"/>
      <w:divBdr>
        <w:top w:val="none" w:sz="0" w:space="0" w:color="auto"/>
        <w:left w:val="none" w:sz="0" w:space="0" w:color="auto"/>
        <w:bottom w:val="none" w:sz="0" w:space="0" w:color="auto"/>
        <w:right w:val="none" w:sz="0" w:space="0" w:color="auto"/>
      </w:divBdr>
    </w:div>
    <w:div w:id="1291589238">
      <w:marLeft w:val="640"/>
      <w:marRight w:val="0"/>
      <w:marTop w:val="0"/>
      <w:marBottom w:val="0"/>
      <w:divBdr>
        <w:top w:val="none" w:sz="0" w:space="0" w:color="auto"/>
        <w:left w:val="none" w:sz="0" w:space="0" w:color="auto"/>
        <w:bottom w:val="none" w:sz="0" w:space="0" w:color="auto"/>
        <w:right w:val="none" w:sz="0" w:space="0" w:color="auto"/>
      </w:divBdr>
    </w:div>
    <w:div w:id="1291596310">
      <w:marLeft w:val="640"/>
      <w:marRight w:val="0"/>
      <w:marTop w:val="0"/>
      <w:marBottom w:val="0"/>
      <w:divBdr>
        <w:top w:val="none" w:sz="0" w:space="0" w:color="auto"/>
        <w:left w:val="none" w:sz="0" w:space="0" w:color="auto"/>
        <w:bottom w:val="none" w:sz="0" w:space="0" w:color="auto"/>
        <w:right w:val="none" w:sz="0" w:space="0" w:color="auto"/>
      </w:divBdr>
    </w:div>
    <w:div w:id="1291670976">
      <w:marLeft w:val="640"/>
      <w:marRight w:val="0"/>
      <w:marTop w:val="0"/>
      <w:marBottom w:val="0"/>
      <w:divBdr>
        <w:top w:val="none" w:sz="0" w:space="0" w:color="auto"/>
        <w:left w:val="none" w:sz="0" w:space="0" w:color="auto"/>
        <w:bottom w:val="none" w:sz="0" w:space="0" w:color="auto"/>
        <w:right w:val="none" w:sz="0" w:space="0" w:color="auto"/>
      </w:divBdr>
    </w:div>
    <w:div w:id="1291739161">
      <w:marLeft w:val="640"/>
      <w:marRight w:val="0"/>
      <w:marTop w:val="0"/>
      <w:marBottom w:val="0"/>
      <w:divBdr>
        <w:top w:val="none" w:sz="0" w:space="0" w:color="auto"/>
        <w:left w:val="none" w:sz="0" w:space="0" w:color="auto"/>
        <w:bottom w:val="none" w:sz="0" w:space="0" w:color="auto"/>
        <w:right w:val="none" w:sz="0" w:space="0" w:color="auto"/>
      </w:divBdr>
    </w:div>
    <w:div w:id="1291865123">
      <w:marLeft w:val="640"/>
      <w:marRight w:val="0"/>
      <w:marTop w:val="0"/>
      <w:marBottom w:val="0"/>
      <w:divBdr>
        <w:top w:val="none" w:sz="0" w:space="0" w:color="auto"/>
        <w:left w:val="none" w:sz="0" w:space="0" w:color="auto"/>
        <w:bottom w:val="none" w:sz="0" w:space="0" w:color="auto"/>
        <w:right w:val="none" w:sz="0" w:space="0" w:color="auto"/>
      </w:divBdr>
    </w:div>
    <w:div w:id="1291982814">
      <w:marLeft w:val="640"/>
      <w:marRight w:val="0"/>
      <w:marTop w:val="0"/>
      <w:marBottom w:val="0"/>
      <w:divBdr>
        <w:top w:val="none" w:sz="0" w:space="0" w:color="auto"/>
        <w:left w:val="none" w:sz="0" w:space="0" w:color="auto"/>
        <w:bottom w:val="none" w:sz="0" w:space="0" w:color="auto"/>
        <w:right w:val="none" w:sz="0" w:space="0" w:color="auto"/>
      </w:divBdr>
    </w:div>
    <w:div w:id="1292008562">
      <w:marLeft w:val="640"/>
      <w:marRight w:val="0"/>
      <w:marTop w:val="0"/>
      <w:marBottom w:val="0"/>
      <w:divBdr>
        <w:top w:val="none" w:sz="0" w:space="0" w:color="auto"/>
        <w:left w:val="none" w:sz="0" w:space="0" w:color="auto"/>
        <w:bottom w:val="none" w:sz="0" w:space="0" w:color="auto"/>
        <w:right w:val="none" w:sz="0" w:space="0" w:color="auto"/>
      </w:divBdr>
    </w:div>
    <w:div w:id="1292051414">
      <w:marLeft w:val="640"/>
      <w:marRight w:val="0"/>
      <w:marTop w:val="0"/>
      <w:marBottom w:val="0"/>
      <w:divBdr>
        <w:top w:val="none" w:sz="0" w:space="0" w:color="auto"/>
        <w:left w:val="none" w:sz="0" w:space="0" w:color="auto"/>
        <w:bottom w:val="none" w:sz="0" w:space="0" w:color="auto"/>
        <w:right w:val="none" w:sz="0" w:space="0" w:color="auto"/>
      </w:divBdr>
    </w:div>
    <w:div w:id="1292052202">
      <w:marLeft w:val="640"/>
      <w:marRight w:val="0"/>
      <w:marTop w:val="0"/>
      <w:marBottom w:val="0"/>
      <w:divBdr>
        <w:top w:val="none" w:sz="0" w:space="0" w:color="auto"/>
        <w:left w:val="none" w:sz="0" w:space="0" w:color="auto"/>
        <w:bottom w:val="none" w:sz="0" w:space="0" w:color="auto"/>
        <w:right w:val="none" w:sz="0" w:space="0" w:color="auto"/>
      </w:divBdr>
    </w:div>
    <w:div w:id="1292132118">
      <w:marLeft w:val="640"/>
      <w:marRight w:val="0"/>
      <w:marTop w:val="0"/>
      <w:marBottom w:val="0"/>
      <w:divBdr>
        <w:top w:val="none" w:sz="0" w:space="0" w:color="auto"/>
        <w:left w:val="none" w:sz="0" w:space="0" w:color="auto"/>
        <w:bottom w:val="none" w:sz="0" w:space="0" w:color="auto"/>
        <w:right w:val="none" w:sz="0" w:space="0" w:color="auto"/>
      </w:divBdr>
    </w:div>
    <w:div w:id="1292173735">
      <w:marLeft w:val="640"/>
      <w:marRight w:val="0"/>
      <w:marTop w:val="0"/>
      <w:marBottom w:val="0"/>
      <w:divBdr>
        <w:top w:val="none" w:sz="0" w:space="0" w:color="auto"/>
        <w:left w:val="none" w:sz="0" w:space="0" w:color="auto"/>
        <w:bottom w:val="none" w:sz="0" w:space="0" w:color="auto"/>
        <w:right w:val="none" w:sz="0" w:space="0" w:color="auto"/>
      </w:divBdr>
    </w:div>
    <w:div w:id="1292244842">
      <w:marLeft w:val="640"/>
      <w:marRight w:val="0"/>
      <w:marTop w:val="0"/>
      <w:marBottom w:val="0"/>
      <w:divBdr>
        <w:top w:val="none" w:sz="0" w:space="0" w:color="auto"/>
        <w:left w:val="none" w:sz="0" w:space="0" w:color="auto"/>
        <w:bottom w:val="none" w:sz="0" w:space="0" w:color="auto"/>
        <w:right w:val="none" w:sz="0" w:space="0" w:color="auto"/>
      </w:divBdr>
    </w:div>
    <w:div w:id="1292247362">
      <w:marLeft w:val="640"/>
      <w:marRight w:val="0"/>
      <w:marTop w:val="0"/>
      <w:marBottom w:val="0"/>
      <w:divBdr>
        <w:top w:val="none" w:sz="0" w:space="0" w:color="auto"/>
        <w:left w:val="none" w:sz="0" w:space="0" w:color="auto"/>
        <w:bottom w:val="none" w:sz="0" w:space="0" w:color="auto"/>
        <w:right w:val="none" w:sz="0" w:space="0" w:color="auto"/>
      </w:divBdr>
    </w:div>
    <w:div w:id="1292513314">
      <w:marLeft w:val="640"/>
      <w:marRight w:val="0"/>
      <w:marTop w:val="0"/>
      <w:marBottom w:val="0"/>
      <w:divBdr>
        <w:top w:val="none" w:sz="0" w:space="0" w:color="auto"/>
        <w:left w:val="none" w:sz="0" w:space="0" w:color="auto"/>
        <w:bottom w:val="none" w:sz="0" w:space="0" w:color="auto"/>
        <w:right w:val="none" w:sz="0" w:space="0" w:color="auto"/>
      </w:divBdr>
    </w:div>
    <w:div w:id="1292514232">
      <w:marLeft w:val="640"/>
      <w:marRight w:val="0"/>
      <w:marTop w:val="0"/>
      <w:marBottom w:val="0"/>
      <w:divBdr>
        <w:top w:val="none" w:sz="0" w:space="0" w:color="auto"/>
        <w:left w:val="none" w:sz="0" w:space="0" w:color="auto"/>
        <w:bottom w:val="none" w:sz="0" w:space="0" w:color="auto"/>
        <w:right w:val="none" w:sz="0" w:space="0" w:color="auto"/>
      </w:divBdr>
    </w:div>
    <w:div w:id="1292519539">
      <w:marLeft w:val="640"/>
      <w:marRight w:val="0"/>
      <w:marTop w:val="0"/>
      <w:marBottom w:val="0"/>
      <w:divBdr>
        <w:top w:val="none" w:sz="0" w:space="0" w:color="auto"/>
        <w:left w:val="none" w:sz="0" w:space="0" w:color="auto"/>
        <w:bottom w:val="none" w:sz="0" w:space="0" w:color="auto"/>
        <w:right w:val="none" w:sz="0" w:space="0" w:color="auto"/>
      </w:divBdr>
    </w:div>
    <w:div w:id="1292588730">
      <w:marLeft w:val="640"/>
      <w:marRight w:val="0"/>
      <w:marTop w:val="0"/>
      <w:marBottom w:val="0"/>
      <w:divBdr>
        <w:top w:val="none" w:sz="0" w:space="0" w:color="auto"/>
        <w:left w:val="none" w:sz="0" w:space="0" w:color="auto"/>
        <w:bottom w:val="none" w:sz="0" w:space="0" w:color="auto"/>
        <w:right w:val="none" w:sz="0" w:space="0" w:color="auto"/>
      </w:divBdr>
    </w:div>
    <w:div w:id="1292594899">
      <w:marLeft w:val="640"/>
      <w:marRight w:val="0"/>
      <w:marTop w:val="0"/>
      <w:marBottom w:val="0"/>
      <w:divBdr>
        <w:top w:val="none" w:sz="0" w:space="0" w:color="auto"/>
        <w:left w:val="none" w:sz="0" w:space="0" w:color="auto"/>
        <w:bottom w:val="none" w:sz="0" w:space="0" w:color="auto"/>
        <w:right w:val="none" w:sz="0" w:space="0" w:color="auto"/>
      </w:divBdr>
    </w:div>
    <w:div w:id="1292783282">
      <w:marLeft w:val="640"/>
      <w:marRight w:val="0"/>
      <w:marTop w:val="0"/>
      <w:marBottom w:val="0"/>
      <w:divBdr>
        <w:top w:val="none" w:sz="0" w:space="0" w:color="auto"/>
        <w:left w:val="none" w:sz="0" w:space="0" w:color="auto"/>
        <w:bottom w:val="none" w:sz="0" w:space="0" w:color="auto"/>
        <w:right w:val="none" w:sz="0" w:space="0" w:color="auto"/>
      </w:divBdr>
    </w:div>
    <w:div w:id="1292832806">
      <w:marLeft w:val="640"/>
      <w:marRight w:val="0"/>
      <w:marTop w:val="0"/>
      <w:marBottom w:val="0"/>
      <w:divBdr>
        <w:top w:val="none" w:sz="0" w:space="0" w:color="auto"/>
        <w:left w:val="none" w:sz="0" w:space="0" w:color="auto"/>
        <w:bottom w:val="none" w:sz="0" w:space="0" w:color="auto"/>
        <w:right w:val="none" w:sz="0" w:space="0" w:color="auto"/>
      </w:divBdr>
    </w:div>
    <w:div w:id="1292905334">
      <w:marLeft w:val="640"/>
      <w:marRight w:val="0"/>
      <w:marTop w:val="0"/>
      <w:marBottom w:val="0"/>
      <w:divBdr>
        <w:top w:val="none" w:sz="0" w:space="0" w:color="auto"/>
        <w:left w:val="none" w:sz="0" w:space="0" w:color="auto"/>
        <w:bottom w:val="none" w:sz="0" w:space="0" w:color="auto"/>
        <w:right w:val="none" w:sz="0" w:space="0" w:color="auto"/>
      </w:divBdr>
    </w:div>
    <w:div w:id="1292907722">
      <w:marLeft w:val="640"/>
      <w:marRight w:val="0"/>
      <w:marTop w:val="0"/>
      <w:marBottom w:val="0"/>
      <w:divBdr>
        <w:top w:val="none" w:sz="0" w:space="0" w:color="auto"/>
        <w:left w:val="none" w:sz="0" w:space="0" w:color="auto"/>
        <w:bottom w:val="none" w:sz="0" w:space="0" w:color="auto"/>
        <w:right w:val="none" w:sz="0" w:space="0" w:color="auto"/>
      </w:divBdr>
    </w:div>
    <w:div w:id="1292979400">
      <w:marLeft w:val="640"/>
      <w:marRight w:val="0"/>
      <w:marTop w:val="0"/>
      <w:marBottom w:val="0"/>
      <w:divBdr>
        <w:top w:val="none" w:sz="0" w:space="0" w:color="auto"/>
        <w:left w:val="none" w:sz="0" w:space="0" w:color="auto"/>
        <w:bottom w:val="none" w:sz="0" w:space="0" w:color="auto"/>
        <w:right w:val="none" w:sz="0" w:space="0" w:color="auto"/>
      </w:divBdr>
    </w:div>
    <w:div w:id="1293055373">
      <w:marLeft w:val="640"/>
      <w:marRight w:val="0"/>
      <w:marTop w:val="0"/>
      <w:marBottom w:val="0"/>
      <w:divBdr>
        <w:top w:val="none" w:sz="0" w:space="0" w:color="auto"/>
        <w:left w:val="none" w:sz="0" w:space="0" w:color="auto"/>
        <w:bottom w:val="none" w:sz="0" w:space="0" w:color="auto"/>
        <w:right w:val="none" w:sz="0" w:space="0" w:color="auto"/>
      </w:divBdr>
    </w:div>
    <w:div w:id="1293099447">
      <w:marLeft w:val="640"/>
      <w:marRight w:val="0"/>
      <w:marTop w:val="0"/>
      <w:marBottom w:val="0"/>
      <w:divBdr>
        <w:top w:val="none" w:sz="0" w:space="0" w:color="auto"/>
        <w:left w:val="none" w:sz="0" w:space="0" w:color="auto"/>
        <w:bottom w:val="none" w:sz="0" w:space="0" w:color="auto"/>
        <w:right w:val="none" w:sz="0" w:space="0" w:color="auto"/>
      </w:divBdr>
    </w:div>
    <w:div w:id="1293171021">
      <w:marLeft w:val="640"/>
      <w:marRight w:val="0"/>
      <w:marTop w:val="0"/>
      <w:marBottom w:val="0"/>
      <w:divBdr>
        <w:top w:val="none" w:sz="0" w:space="0" w:color="auto"/>
        <w:left w:val="none" w:sz="0" w:space="0" w:color="auto"/>
        <w:bottom w:val="none" w:sz="0" w:space="0" w:color="auto"/>
        <w:right w:val="none" w:sz="0" w:space="0" w:color="auto"/>
      </w:divBdr>
    </w:div>
    <w:div w:id="1293172548">
      <w:marLeft w:val="640"/>
      <w:marRight w:val="0"/>
      <w:marTop w:val="0"/>
      <w:marBottom w:val="0"/>
      <w:divBdr>
        <w:top w:val="none" w:sz="0" w:space="0" w:color="auto"/>
        <w:left w:val="none" w:sz="0" w:space="0" w:color="auto"/>
        <w:bottom w:val="none" w:sz="0" w:space="0" w:color="auto"/>
        <w:right w:val="none" w:sz="0" w:space="0" w:color="auto"/>
      </w:divBdr>
    </w:div>
    <w:div w:id="1293173937">
      <w:marLeft w:val="640"/>
      <w:marRight w:val="0"/>
      <w:marTop w:val="0"/>
      <w:marBottom w:val="0"/>
      <w:divBdr>
        <w:top w:val="none" w:sz="0" w:space="0" w:color="auto"/>
        <w:left w:val="none" w:sz="0" w:space="0" w:color="auto"/>
        <w:bottom w:val="none" w:sz="0" w:space="0" w:color="auto"/>
        <w:right w:val="none" w:sz="0" w:space="0" w:color="auto"/>
      </w:divBdr>
    </w:div>
    <w:div w:id="1293287554">
      <w:marLeft w:val="640"/>
      <w:marRight w:val="0"/>
      <w:marTop w:val="0"/>
      <w:marBottom w:val="0"/>
      <w:divBdr>
        <w:top w:val="none" w:sz="0" w:space="0" w:color="auto"/>
        <w:left w:val="none" w:sz="0" w:space="0" w:color="auto"/>
        <w:bottom w:val="none" w:sz="0" w:space="0" w:color="auto"/>
        <w:right w:val="none" w:sz="0" w:space="0" w:color="auto"/>
      </w:divBdr>
    </w:div>
    <w:div w:id="1293287709">
      <w:marLeft w:val="640"/>
      <w:marRight w:val="0"/>
      <w:marTop w:val="0"/>
      <w:marBottom w:val="0"/>
      <w:divBdr>
        <w:top w:val="none" w:sz="0" w:space="0" w:color="auto"/>
        <w:left w:val="none" w:sz="0" w:space="0" w:color="auto"/>
        <w:bottom w:val="none" w:sz="0" w:space="0" w:color="auto"/>
        <w:right w:val="none" w:sz="0" w:space="0" w:color="auto"/>
      </w:divBdr>
    </w:div>
    <w:div w:id="1293364907">
      <w:marLeft w:val="640"/>
      <w:marRight w:val="0"/>
      <w:marTop w:val="0"/>
      <w:marBottom w:val="0"/>
      <w:divBdr>
        <w:top w:val="none" w:sz="0" w:space="0" w:color="auto"/>
        <w:left w:val="none" w:sz="0" w:space="0" w:color="auto"/>
        <w:bottom w:val="none" w:sz="0" w:space="0" w:color="auto"/>
        <w:right w:val="none" w:sz="0" w:space="0" w:color="auto"/>
      </w:divBdr>
    </w:div>
    <w:div w:id="1293370041">
      <w:marLeft w:val="640"/>
      <w:marRight w:val="0"/>
      <w:marTop w:val="0"/>
      <w:marBottom w:val="0"/>
      <w:divBdr>
        <w:top w:val="none" w:sz="0" w:space="0" w:color="auto"/>
        <w:left w:val="none" w:sz="0" w:space="0" w:color="auto"/>
        <w:bottom w:val="none" w:sz="0" w:space="0" w:color="auto"/>
        <w:right w:val="none" w:sz="0" w:space="0" w:color="auto"/>
      </w:divBdr>
    </w:div>
    <w:div w:id="1293632385">
      <w:marLeft w:val="640"/>
      <w:marRight w:val="0"/>
      <w:marTop w:val="0"/>
      <w:marBottom w:val="0"/>
      <w:divBdr>
        <w:top w:val="none" w:sz="0" w:space="0" w:color="auto"/>
        <w:left w:val="none" w:sz="0" w:space="0" w:color="auto"/>
        <w:bottom w:val="none" w:sz="0" w:space="0" w:color="auto"/>
        <w:right w:val="none" w:sz="0" w:space="0" w:color="auto"/>
      </w:divBdr>
    </w:div>
    <w:div w:id="1293681353">
      <w:marLeft w:val="640"/>
      <w:marRight w:val="0"/>
      <w:marTop w:val="0"/>
      <w:marBottom w:val="0"/>
      <w:divBdr>
        <w:top w:val="none" w:sz="0" w:space="0" w:color="auto"/>
        <w:left w:val="none" w:sz="0" w:space="0" w:color="auto"/>
        <w:bottom w:val="none" w:sz="0" w:space="0" w:color="auto"/>
        <w:right w:val="none" w:sz="0" w:space="0" w:color="auto"/>
      </w:divBdr>
    </w:div>
    <w:div w:id="1293824326">
      <w:marLeft w:val="640"/>
      <w:marRight w:val="0"/>
      <w:marTop w:val="0"/>
      <w:marBottom w:val="0"/>
      <w:divBdr>
        <w:top w:val="none" w:sz="0" w:space="0" w:color="auto"/>
        <w:left w:val="none" w:sz="0" w:space="0" w:color="auto"/>
        <w:bottom w:val="none" w:sz="0" w:space="0" w:color="auto"/>
        <w:right w:val="none" w:sz="0" w:space="0" w:color="auto"/>
      </w:divBdr>
    </w:div>
    <w:div w:id="1293831212">
      <w:marLeft w:val="640"/>
      <w:marRight w:val="0"/>
      <w:marTop w:val="0"/>
      <w:marBottom w:val="0"/>
      <w:divBdr>
        <w:top w:val="none" w:sz="0" w:space="0" w:color="auto"/>
        <w:left w:val="none" w:sz="0" w:space="0" w:color="auto"/>
        <w:bottom w:val="none" w:sz="0" w:space="0" w:color="auto"/>
        <w:right w:val="none" w:sz="0" w:space="0" w:color="auto"/>
      </w:divBdr>
    </w:div>
    <w:div w:id="1293902822">
      <w:marLeft w:val="640"/>
      <w:marRight w:val="0"/>
      <w:marTop w:val="0"/>
      <w:marBottom w:val="0"/>
      <w:divBdr>
        <w:top w:val="none" w:sz="0" w:space="0" w:color="auto"/>
        <w:left w:val="none" w:sz="0" w:space="0" w:color="auto"/>
        <w:bottom w:val="none" w:sz="0" w:space="0" w:color="auto"/>
        <w:right w:val="none" w:sz="0" w:space="0" w:color="auto"/>
      </w:divBdr>
    </w:div>
    <w:div w:id="1293974898">
      <w:marLeft w:val="640"/>
      <w:marRight w:val="0"/>
      <w:marTop w:val="0"/>
      <w:marBottom w:val="0"/>
      <w:divBdr>
        <w:top w:val="none" w:sz="0" w:space="0" w:color="auto"/>
        <w:left w:val="none" w:sz="0" w:space="0" w:color="auto"/>
        <w:bottom w:val="none" w:sz="0" w:space="0" w:color="auto"/>
        <w:right w:val="none" w:sz="0" w:space="0" w:color="auto"/>
      </w:divBdr>
    </w:div>
    <w:div w:id="1294209462">
      <w:marLeft w:val="640"/>
      <w:marRight w:val="0"/>
      <w:marTop w:val="0"/>
      <w:marBottom w:val="0"/>
      <w:divBdr>
        <w:top w:val="none" w:sz="0" w:space="0" w:color="auto"/>
        <w:left w:val="none" w:sz="0" w:space="0" w:color="auto"/>
        <w:bottom w:val="none" w:sz="0" w:space="0" w:color="auto"/>
        <w:right w:val="none" w:sz="0" w:space="0" w:color="auto"/>
      </w:divBdr>
    </w:div>
    <w:div w:id="1294292927">
      <w:marLeft w:val="640"/>
      <w:marRight w:val="0"/>
      <w:marTop w:val="0"/>
      <w:marBottom w:val="0"/>
      <w:divBdr>
        <w:top w:val="none" w:sz="0" w:space="0" w:color="auto"/>
        <w:left w:val="none" w:sz="0" w:space="0" w:color="auto"/>
        <w:bottom w:val="none" w:sz="0" w:space="0" w:color="auto"/>
        <w:right w:val="none" w:sz="0" w:space="0" w:color="auto"/>
      </w:divBdr>
    </w:div>
    <w:div w:id="1294364797">
      <w:marLeft w:val="640"/>
      <w:marRight w:val="0"/>
      <w:marTop w:val="0"/>
      <w:marBottom w:val="0"/>
      <w:divBdr>
        <w:top w:val="none" w:sz="0" w:space="0" w:color="auto"/>
        <w:left w:val="none" w:sz="0" w:space="0" w:color="auto"/>
        <w:bottom w:val="none" w:sz="0" w:space="0" w:color="auto"/>
        <w:right w:val="none" w:sz="0" w:space="0" w:color="auto"/>
      </w:divBdr>
    </w:div>
    <w:div w:id="1294598221">
      <w:marLeft w:val="640"/>
      <w:marRight w:val="0"/>
      <w:marTop w:val="0"/>
      <w:marBottom w:val="0"/>
      <w:divBdr>
        <w:top w:val="none" w:sz="0" w:space="0" w:color="auto"/>
        <w:left w:val="none" w:sz="0" w:space="0" w:color="auto"/>
        <w:bottom w:val="none" w:sz="0" w:space="0" w:color="auto"/>
        <w:right w:val="none" w:sz="0" w:space="0" w:color="auto"/>
      </w:divBdr>
    </w:div>
    <w:div w:id="1294604569">
      <w:marLeft w:val="640"/>
      <w:marRight w:val="0"/>
      <w:marTop w:val="0"/>
      <w:marBottom w:val="0"/>
      <w:divBdr>
        <w:top w:val="none" w:sz="0" w:space="0" w:color="auto"/>
        <w:left w:val="none" w:sz="0" w:space="0" w:color="auto"/>
        <w:bottom w:val="none" w:sz="0" w:space="0" w:color="auto"/>
        <w:right w:val="none" w:sz="0" w:space="0" w:color="auto"/>
      </w:divBdr>
    </w:div>
    <w:div w:id="1294630148">
      <w:marLeft w:val="640"/>
      <w:marRight w:val="0"/>
      <w:marTop w:val="0"/>
      <w:marBottom w:val="0"/>
      <w:divBdr>
        <w:top w:val="none" w:sz="0" w:space="0" w:color="auto"/>
        <w:left w:val="none" w:sz="0" w:space="0" w:color="auto"/>
        <w:bottom w:val="none" w:sz="0" w:space="0" w:color="auto"/>
        <w:right w:val="none" w:sz="0" w:space="0" w:color="auto"/>
      </w:divBdr>
    </w:div>
    <w:div w:id="1294747406">
      <w:marLeft w:val="640"/>
      <w:marRight w:val="0"/>
      <w:marTop w:val="0"/>
      <w:marBottom w:val="0"/>
      <w:divBdr>
        <w:top w:val="none" w:sz="0" w:space="0" w:color="auto"/>
        <w:left w:val="none" w:sz="0" w:space="0" w:color="auto"/>
        <w:bottom w:val="none" w:sz="0" w:space="0" w:color="auto"/>
        <w:right w:val="none" w:sz="0" w:space="0" w:color="auto"/>
      </w:divBdr>
    </w:div>
    <w:div w:id="1294822038">
      <w:marLeft w:val="640"/>
      <w:marRight w:val="0"/>
      <w:marTop w:val="0"/>
      <w:marBottom w:val="0"/>
      <w:divBdr>
        <w:top w:val="none" w:sz="0" w:space="0" w:color="auto"/>
        <w:left w:val="none" w:sz="0" w:space="0" w:color="auto"/>
        <w:bottom w:val="none" w:sz="0" w:space="0" w:color="auto"/>
        <w:right w:val="none" w:sz="0" w:space="0" w:color="auto"/>
      </w:divBdr>
    </w:div>
    <w:div w:id="1294865916">
      <w:marLeft w:val="640"/>
      <w:marRight w:val="0"/>
      <w:marTop w:val="0"/>
      <w:marBottom w:val="0"/>
      <w:divBdr>
        <w:top w:val="none" w:sz="0" w:space="0" w:color="auto"/>
        <w:left w:val="none" w:sz="0" w:space="0" w:color="auto"/>
        <w:bottom w:val="none" w:sz="0" w:space="0" w:color="auto"/>
        <w:right w:val="none" w:sz="0" w:space="0" w:color="auto"/>
      </w:divBdr>
    </w:div>
    <w:div w:id="1294867021">
      <w:marLeft w:val="640"/>
      <w:marRight w:val="0"/>
      <w:marTop w:val="0"/>
      <w:marBottom w:val="0"/>
      <w:divBdr>
        <w:top w:val="none" w:sz="0" w:space="0" w:color="auto"/>
        <w:left w:val="none" w:sz="0" w:space="0" w:color="auto"/>
        <w:bottom w:val="none" w:sz="0" w:space="0" w:color="auto"/>
        <w:right w:val="none" w:sz="0" w:space="0" w:color="auto"/>
      </w:divBdr>
    </w:div>
    <w:div w:id="1294944399">
      <w:marLeft w:val="640"/>
      <w:marRight w:val="0"/>
      <w:marTop w:val="0"/>
      <w:marBottom w:val="0"/>
      <w:divBdr>
        <w:top w:val="none" w:sz="0" w:space="0" w:color="auto"/>
        <w:left w:val="none" w:sz="0" w:space="0" w:color="auto"/>
        <w:bottom w:val="none" w:sz="0" w:space="0" w:color="auto"/>
        <w:right w:val="none" w:sz="0" w:space="0" w:color="auto"/>
      </w:divBdr>
    </w:div>
    <w:div w:id="1295022660">
      <w:marLeft w:val="640"/>
      <w:marRight w:val="0"/>
      <w:marTop w:val="0"/>
      <w:marBottom w:val="0"/>
      <w:divBdr>
        <w:top w:val="none" w:sz="0" w:space="0" w:color="auto"/>
        <w:left w:val="none" w:sz="0" w:space="0" w:color="auto"/>
        <w:bottom w:val="none" w:sz="0" w:space="0" w:color="auto"/>
        <w:right w:val="none" w:sz="0" w:space="0" w:color="auto"/>
      </w:divBdr>
    </w:div>
    <w:div w:id="1295138610">
      <w:marLeft w:val="640"/>
      <w:marRight w:val="0"/>
      <w:marTop w:val="0"/>
      <w:marBottom w:val="0"/>
      <w:divBdr>
        <w:top w:val="none" w:sz="0" w:space="0" w:color="auto"/>
        <w:left w:val="none" w:sz="0" w:space="0" w:color="auto"/>
        <w:bottom w:val="none" w:sz="0" w:space="0" w:color="auto"/>
        <w:right w:val="none" w:sz="0" w:space="0" w:color="auto"/>
      </w:divBdr>
    </w:div>
    <w:div w:id="1295215049">
      <w:marLeft w:val="640"/>
      <w:marRight w:val="0"/>
      <w:marTop w:val="0"/>
      <w:marBottom w:val="0"/>
      <w:divBdr>
        <w:top w:val="none" w:sz="0" w:space="0" w:color="auto"/>
        <w:left w:val="none" w:sz="0" w:space="0" w:color="auto"/>
        <w:bottom w:val="none" w:sz="0" w:space="0" w:color="auto"/>
        <w:right w:val="none" w:sz="0" w:space="0" w:color="auto"/>
      </w:divBdr>
    </w:div>
    <w:div w:id="1295326712">
      <w:marLeft w:val="640"/>
      <w:marRight w:val="0"/>
      <w:marTop w:val="0"/>
      <w:marBottom w:val="0"/>
      <w:divBdr>
        <w:top w:val="none" w:sz="0" w:space="0" w:color="auto"/>
        <w:left w:val="none" w:sz="0" w:space="0" w:color="auto"/>
        <w:bottom w:val="none" w:sz="0" w:space="0" w:color="auto"/>
        <w:right w:val="none" w:sz="0" w:space="0" w:color="auto"/>
      </w:divBdr>
    </w:div>
    <w:div w:id="1295452790">
      <w:marLeft w:val="640"/>
      <w:marRight w:val="0"/>
      <w:marTop w:val="0"/>
      <w:marBottom w:val="0"/>
      <w:divBdr>
        <w:top w:val="none" w:sz="0" w:space="0" w:color="auto"/>
        <w:left w:val="none" w:sz="0" w:space="0" w:color="auto"/>
        <w:bottom w:val="none" w:sz="0" w:space="0" w:color="auto"/>
        <w:right w:val="none" w:sz="0" w:space="0" w:color="auto"/>
      </w:divBdr>
    </w:div>
    <w:div w:id="1295647272">
      <w:marLeft w:val="640"/>
      <w:marRight w:val="0"/>
      <w:marTop w:val="0"/>
      <w:marBottom w:val="0"/>
      <w:divBdr>
        <w:top w:val="none" w:sz="0" w:space="0" w:color="auto"/>
        <w:left w:val="none" w:sz="0" w:space="0" w:color="auto"/>
        <w:bottom w:val="none" w:sz="0" w:space="0" w:color="auto"/>
        <w:right w:val="none" w:sz="0" w:space="0" w:color="auto"/>
      </w:divBdr>
    </w:div>
    <w:div w:id="1295986083">
      <w:marLeft w:val="640"/>
      <w:marRight w:val="0"/>
      <w:marTop w:val="0"/>
      <w:marBottom w:val="0"/>
      <w:divBdr>
        <w:top w:val="none" w:sz="0" w:space="0" w:color="auto"/>
        <w:left w:val="none" w:sz="0" w:space="0" w:color="auto"/>
        <w:bottom w:val="none" w:sz="0" w:space="0" w:color="auto"/>
        <w:right w:val="none" w:sz="0" w:space="0" w:color="auto"/>
      </w:divBdr>
    </w:div>
    <w:div w:id="1295990664">
      <w:marLeft w:val="640"/>
      <w:marRight w:val="0"/>
      <w:marTop w:val="0"/>
      <w:marBottom w:val="0"/>
      <w:divBdr>
        <w:top w:val="none" w:sz="0" w:space="0" w:color="auto"/>
        <w:left w:val="none" w:sz="0" w:space="0" w:color="auto"/>
        <w:bottom w:val="none" w:sz="0" w:space="0" w:color="auto"/>
        <w:right w:val="none" w:sz="0" w:space="0" w:color="auto"/>
      </w:divBdr>
    </w:div>
    <w:div w:id="1296062202">
      <w:marLeft w:val="640"/>
      <w:marRight w:val="0"/>
      <w:marTop w:val="0"/>
      <w:marBottom w:val="0"/>
      <w:divBdr>
        <w:top w:val="none" w:sz="0" w:space="0" w:color="auto"/>
        <w:left w:val="none" w:sz="0" w:space="0" w:color="auto"/>
        <w:bottom w:val="none" w:sz="0" w:space="0" w:color="auto"/>
        <w:right w:val="none" w:sz="0" w:space="0" w:color="auto"/>
      </w:divBdr>
    </w:div>
    <w:div w:id="1296175633">
      <w:marLeft w:val="640"/>
      <w:marRight w:val="0"/>
      <w:marTop w:val="0"/>
      <w:marBottom w:val="0"/>
      <w:divBdr>
        <w:top w:val="none" w:sz="0" w:space="0" w:color="auto"/>
        <w:left w:val="none" w:sz="0" w:space="0" w:color="auto"/>
        <w:bottom w:val="none" w:sz="0" w:space="0" w:color="auto"/>
        <w:right w:val="none" w:sz="0" w:space="0" w:color="auto"/>
      </w:divBdr>
    </w:div>
    <w:div w:id="1296176159">
      <w:marLeft w:val="640"/>
      <w:marRight w:val="0"/>
      <w:marTop w:val="0"/>
      <w:marBottom w:val="0"/>
      <w:divBdr>
        <w:top w:val="none" w:sz="0" w:space="0" w:color="auto"/>
        <w:left w:val="none" w:sz="0" w:space="0" w:color="auto"/>
        <w:bottom w:val="none" w:sz="0" w:space="0" w:color="auto"/>
        <w:right w:val="none" w:sz="0" w:space="0" w:color="auto"/>
      </w:divBdr>
    </w:div>
    <w:div w:id="1296177030">
      <w:marLeft w:val="640"/>
      <w:marRight w:val="0"/>
      <w:marTop w:val="0"/>
      <w:marBottom w:val="0"/>
      <w:divBdr>
        <w:top w:val="none" w:sz="0" w:space="0" w:color="auto"/>
        <w:left w:val="none" w:sz="0" w:space="0" w:color="auto"/>
        <w:bottom w:val="none" w:sz="0" w:space="0" w:color="auto"/>
        <w:right w:val="none" w:sz="0" w:space="0" w:color="auto"/>
      </w:divBdr>
    </w:div>
    <w:div w:id="1296177832">
      <w:marLeft w:val="640"/>
      <w:marRight w:val="0"/>
      <w:marTop w:val="0"/>
      <w:marBottom w:val="0"/>
      <w:divBdr>
        <w:top w:val="none" w:sz="0" w:space="0" w:color="auto"/>
        <w:left w:val="none" w:sz="0" w:space="0" w:color="auto"/>
        <w:bottom w:val="none" w:sz="0" w:space="0" w:color="auto"/>
        <w:right w:val="none" w:sz="0" w:space="0" w:color="auto"/>
      </w:divBdr>
    </w:div>
    <w:div w:id="1296373328">
      <w:marLeft w:val="640"/>
      <w:marRight w:val="0"/>
      <w:marTop w:val="0"/>
      <w:marBottom w:val="0"/>
      <w:divBdr>
        <w:top w:val="none" w:sz="0" w:space="0" w:color="auto"/>
        <w:left w:val="none" w:sz="0" w:space="0" w:color="auto"/>
        <w:bottom w:val="none" w:sz="0" w:space="0" w:color="auto"/>
        <w:right w:val="none" w:sz="0" w:space="0" w:color="auto"/>
      </w:divBdr>
    </w:div>
    <w:div w:id="1296450226">
      <w:marLeft w:val="640"/>
      <w:marRight w:val="0"/>
      <w:marTop w:val="0"/>
      <w:marBottom w:val="0"/>
      <w:divBdr>
        <w:top w:val="none" w:sz="0" w:space="0" w:color="auto"/>
        <w:left w:val="none" w:sz="0" w:space="0" w:color="auto"/>
        <w:bottom w:val="none" w:sz="0" w:space="0" w:color="auto"/>
        <w:right w:val="none" w:sz="0" w:space="0" w:color="auto"/>
      </w:divBdr>
    </w:div>
    <w:div w:id="1296452574">
      <w:bodyDiv w:val="1"/>
      <w:marLeft w:val="0"/>
      <w:marRight w:val="0"/>
      <w:marTop w:val="0"/>
      <w:marBottom w:val="0"/>
      <w:divBdr>
        <w:top w:val="none" w:sz="0" w:space="0" w:color="auto"/>
        <w:left w:val="none" w:sz="0" w:space="0" w:color="auto"/>
        <w:bottom w:val="none" w:sz="0" w:space="0" w:color="auto"/>
        <w:right w:val="none" w:sz="0" w:space="0" w:color="auto"/>
      </w:divBdr>
    </w:div>
    <w:div w:id="1296570236">
      <w:marLeft w:val="640"/>
      <w:marRight w:val="0"/>
      <w:marTop w:val="0"/>
      <w:marBottom w:val="0"/>
      <w:divBdr>
        <w:top w:val="none" w:sz="0" w:space="0" w:color="auto"/>
        <w:left w:val="none" w:sz="0" w:space="0" w:color="auto"/>
        <w:bottom w:val="none" w:sz="0" w:space="0" w:color="auto"/>
        <w:right w:val="none" w:sz="0" w:space="0" w:color="auto"/>
      </w:divBdr>
    </w:div>
    <w:div w:id="1296642873">
      <w:marLeft w:val="640"/>
      <w:marRight w:val="0"/>
      <w:marTop w:val="0"/>
      <w:marBottom w:val="0"/>
      <w:divBdr>
        <w:top w:val="none" w:sz="0" w:space="0" w:color="auto"/>
        <w:left w:val="none" w:sz="0" w:space="0" w:color="auto"/>
        <w:bottom w:val="none" w:sz="0" w:space="0" w:color="auto"/>
        <w:right w:val="none" w:sz="0" w:space="0" w:color="auto"/>
      </w:divBdr>
    </w:div>
    <w:div w:id="1296644835">
      <w:marLeft w:val="640"/>
      <w:marRight w:val="0"/>
      <w:marTop w:val="0"/>
      <w:marBottom w:val="0"/>
      <w:divBdr>
        <w:top w:val="none" w:sz="0" w:space="0" w:color="auto"/>
        <w:left w:val="none" w:sz="0" w:space="0" w:color="auto"/>
        <w:bottom w:val="none" w:sz="0" w:space="0" w:color="auto"/>
        <w:right w:val="none" w:sz="0" w:space="0" w:color="auto"/>
      </w:divBdr>
    </w:div>
    <w:div w:id="1296645184">
      <w:marLeft w:val="640"/>
      <w:marRight w:val="0"/>
      <w:marTop w:val="0"/>
      <w:marBottom w:val="0"/>
      <w:divBdr>
        <w:top w:val="none" w:sz="0" w:space="0" w:color="auto"/>
        <w:left w:val="none" w:sz="0" w:space="0" w:color="auto"/>
        <w:bottom w:val="none" w:sz="0" w:space="0" w:color="auto"/>
        <w:right w:val="none" w:sz="0" w:space="0" w:color="auto"/>
      </w:divBdr>
    </w:div>
    <w:div w:id="1296788616">
      <w:marLeft w:val="640"/>
      <w:marRight w:val="0"/>
      <w:marTop w:val="0"/>
      <w:marBottom w:val="0"/>
      <w:divBdr>
        <w:top w:val="none" w:sz="0" w:space="0" w:color="auto"/>
        <w:left w:val="none" w:sz="0" w:space="0" w:color="auto"/>
        <w:bottom w:val="none" w:sz="0" w:space="0" w:color="auto"/>
        <w:right w:val="none" w:sz="0" w:space="0" w:color="auto"/>
      </w:divBdr>
    </w:div>
    <w:div w:id="1296830396">
      <w:marLeft w:val="640"/>
      <w:marRight w:val="0"/>
      <w:marTop w:val="0"/>
      <w:marBottom w:val="0"/>
      <w:divBdr>
        <w:top w:val="none" w:sz="0" w:space="0" w:color="auto"/>
        <w:left w:val="none" w:sz="0" w:space="0" w:color="auto"/>
        <w:bottom w:val="none" w:sz="0" w:space="0" w:color="auto"/>
        <w:right w:val="none" w:sz="0" w:space="0" w:color="auto"/>
      </w:divBdr>
    </w:div>
    <w:div w:id="1296832257">
      <w:marLeft w:val="640"/>
      <w:marRight w:val="0"/>
      <w:marTop w:val="0"/>
      <w:marBottom w:val="0"/>
      <w:divBdr>
        <w:top w:val="none" w:sz="0" w:space="0" w:color="auto"/>
        <w:left w:val="none" w:sz="0" w:space="0" w:color="auto"/>
        <w:bottom w:val="none" w:sz="0" w:space="0" w:color="auto"/>
        <w:right w:val="none" w:sz="0" w:space="0" w:color="auto"/>
      </w:divBdr>
    </w:div>
    <w:div w:id="1297105853">
      <w:marLeft w:val="640"/>
      <w:marRight w:val="0"/>
      <w:marTop w:val="0"/>
      <w:marBottom w:val="0"/>
      <w:divBdr>
        <w:top w:val="none" w:sz="0" w:space="0" w:color="auto"/>
        <w:left w:val="none" w:sz="0" w:space="0" w:color="auto"/>
        <w:bottom w:val="none" w:sz="0" w:space="0" w:color="auto"/>
        <w:right w:val="none" w:sz="0" w:space="0" w:color="auto"/>
      </w:divBdr>
    </w:div>
    <w:div w:id="1297177466">
      <w:marLeft w:val="640"/>
      <w:marRight w:val="0"/>
      <w:marTop w:val="0"/>
      <w:marBottom w:val="0"/>
      <w:divBdr>
        <w:top w:val="none" w:sz="0" w:space="0" w:color="auto"/>
        <w:left w:val="none" w:sz="0" w:space="0" w:color="auto"/>
        <w:bottom w:val="none" w:sz="0" w:space="0" w:color="auto"/>
        <w:right w:val="none" w:sz="0" w:space="0" w:color="auto"/>
      </w:divBdr>
    </w:div>
    <w:div w:id="1297178559">
      <w:marLeft w:val="640"/>
      <w:marRight w:val="0"/>
      <w:marTop w:val="0"/>
      <w:marBottom w:val="0"/>
      <w:divBdr>
        <w:top w:val="none" w:sz="0" w:space="0" w:color="auto"/>
        <w:left w:val="none" w:sz="0" w:space="0" w:color="auto"/>
        <w:bottom w:val="none" w:sz="0" w:space="0" w:color="auto"/>
        <w:right w:val="none" w:sz="0" w:space="0" w:color="auto"/>
      </w:divBdr>
    </w:div>
    <w:div w:id="1297222270">
      <w:marLeft w:val="640"/>
      <w:marRight w:val="0"/>
      <w:marTop w:val="0"/>
      <w:marBottom w:val="0"/>
      <w:divBdr>
        <w:top w:val="none" w:sz="0" w:space="0" w:color="auto"/>
        <w:left w:val="none" w:sz="0" w:space="0" w:color="auto"/>
        <w:bottom w:val="none" w:sz="0" w:space="0" w:color="auto"/>
        <w:right w:val="none" w:sz="0" w:space="0" w:color="auto"/>
      </w:divBdr>
    </w:div>
    <w:div w:id="1297293790">
      <w:marLeft w:val="640"/>
      <w:marRight w:val="0"/>
      <w:marTop w:val="0"/>
      <w:marBottom w:val="0"/>
      <w:divBdr>
        <w:top w:val="none" w:sz="0" w:space="0" w:color="auto"/>
        <w:left w:val="none" w:sz="0" w:space="0" w:color="auto"/>
        <w:bottom w:val="none" w:sz="0" w:space="0" w:color="auto"/>
        <w:right w:val="none" w:sz="0" w:space="0" w:color="auto"/>
      </w:divBdr>
    </w:div>
    <w:div w:id="1297294420">
      <w:marLeft w:val="640"/>
      <w:marRight w:val="0"/>
      <w:marTop w:val="0"/>
      <w:marBottom w:val="0"/>
      <w:divBdr>
        <w:top w:val="none" w:sz="0" w:space="0" w:color="auto"/>
        <w:left w:val="none" w:sz="0" w:space="0" w:color="auto"/>
        <w:bottom w:val="none" w:sz="0" w:space="0" w:color="auto"/>
        <w:right w:val="none" w:sz="0" w:space="0" w:color="auto"/>
      </w:divBdr>
    </w:div>
    <w:div w:id="1297417128">
      <w:marLeft w:val="640"/>
      <w:marRight w:val="0"/>
      <w:marTop w:val="0"/>
      <w:marBottom w:val="0"/>
      <w:divBdr>
        <w:top w:val="none" w:sz="0" w:space="0" w:color="auto"/>
        <w:left w:val="none" w:sz="0" w:space="0" w:color="auto"/>
        <w:bottom w:val="none" w:sz="0" w:space="0" w:color="auto"/>
        <w:right w:val="none" w:sz="0" w:space="0" w:color="auto"/>
      </w:divBdr>
    </w:div>
    <w:div w:id="1297418942">
      <w:marLeft w:val="640"/>
      <w:marRight w:val="0"/>
      <w:marTop w:val="0"/>
      <w:marBottom w:val="0"/>
      <w:divBdr>
        <w:top w:val="none" w:sz="0" w:space="0" w:color="auto"/>
        <w:left w:val="none" w:sz="0" w:space="0" w:color="auto"/>
        <w:bottom w:val="none" w:sz="0" w:space="0" w:color="auto"/>
        <w:right w:val="none" w:sz="0" w:space="0" w:color="auto"/>
      </w:divBdr>
    </w:div>
    <w:div w:id="1297447341">
      <w:marLeft w:val="640"/>
      <w:marRight w:val="0"/>
      <w:marTop w:val="0"/>
      <w:marBottom w:val="0"/>
      <w:divBdr>
        <w:top w:val="none" w:sz="0" w:space="0" w:color="auto"/>
        <w:left w:val="none" w:sz="0" w:space="0" w:color="auto"/>
        <w:bottom w:val="none" w:sz="0" w:space="0" w:color="auto"/>
        <w:right w:val="none" w:sz="0" w:space="0" w:color="auto"/>
      </w:divBdr>
    </w:div>
    <w:div w:id="1297561852">
      <w:marLeft w:val="640"/>
      <w:marRight w:val="0"/>
      <w:marTop w:val="0"/>
      <w:marBottom w:val="0"/>
      <w:divBdr>
        <w:top w:val="none" w:sz="0" w:space="0" w:color="auto"/>
        <w:left w:val="none" w:sz="0" w:space="0" w:color="auto"/>
        <w:bottom w:val="none" w:sz="0" w:space="0" w:color="auto"/>
        <w:right w:val="none" w:sz="0" w:space="0" w:color="auto"/>
      </w:divBdr>
    </w:div>
    <w:div w:id="1297569429">
      <w:marLeft w:val="640"/>
      <w:marRight w:val="0"/>
      <w:marTop w:val="0"/>
      <w:marBottom w:val="0"/>
      <w:divBdr>
        <w:top w:val="none" w:sz="0" w:space="0" w:color="auto"/>
        <w:left w:val="none" w:sz="0" w:space="0" w:color="auto"/>
        <w:bottom w:val="none" w:sz="0" w:space="0" w:color="auto"/>
        <w:right w:val="none" w:sz="0" w:space="0" w:color="auto"/>
      </w:divBdr>
    </w:div>
    <w:div w:id="1297570050">
      <w:marLeft w:val="640"/>
      <w:marRight w:val="0"/>
      <w:marTop w:val="0"/>
      <w:marBottom w:val="0"/>
      <w:divBdr>
        <w:top w:val="none" w:sz="0" w:space="0" w:color="auto"/>
        <w:left w:val="none" w:sz="0" w:space="0" w:color="auto"/>
        <w:bottom w:val="none" w:sz="0" w:space="0" w:color="auto"/>
        <w:right w:val="none" w:sz="0" w:space="0" w:color="auto"/>
      </w:divBdr>
    </w:div>
    <w:div w:id="1297642449">
      <w:marLeft w:val="640"/>
      <w:marRight w:val="0"/>
      <w:marTop w:val="0"/>
      <w:marBottom w:val="0"/>
      <w:divBdr>
        <w:top w:val="none" w:sz="0" w:space="0" w:color="auto"/>
        <w:left w:val="none" w:sz="0" w:space="0" w:color="auto"/>
        <w:bottom w:val="none" w:sz="0" w:space="0" w:color="auto"/>
        <w:right w:val="none" w:sz="0" w:space="0" w:color="auto"/>
      </w:divBdr>
    </w:div>
    <w:div w:id="1297680520">
      <w:marLeft w:val="480"/>
      <w:marRight w:val="0"/>
      <w:marTop w:val="0"/>
      <w:marBottom w:val="0"/>
      <w:divBdr>
        <w:top w:val="none" w:sz="0" w:space="0" w:color="auto"/>
        <w:left w:val="none" w:sz="0" w:space="0" w:color="auto"/>
        <w:bottom w:val="none" w:sz="0" w:space="0" w:color="auto"/>
        <w:right w:val="none" w:sz="0" w:space="0" w:color="auto"/>
      </w:divBdr>
    </w:div>
    <w:div w:id="1297763879">
      <w:marLeft w:val="640"/>
      <w:marRight w:val="0"/>
      <w:marTop w:val="0"/>
      <w:marBottom w:val="0"/>
      <w:divBdr>
        <w:top w:val="none" w:sz="0" w:space="0" w:color="auto"/>
        <w:left w:val="none" w:sz="0" w:space="0" w:color="auto"/>
        <w:bottom w:val="none" w:sz="0" w:space="0" w:color="auto"/>
        <w:right w:val="none" w:sz="0" w:space="0" w:color="auto"/>
      </w:divBdr>
    </w:div>
    <w:div w:id="1297829692">
      <w:marLeft w:val="640"/>
      <w:marRight w:val="0"/>
      <w:marTop w:val="0"/>
      <w:marBottom w:val="0"/>
      <w:divBdr>
        <w:top w:val="none" w:sz="0" w:space="0" w:color="auto"/>
        <w:left w:val="none" w:sz="0" w:space="0" w:color="auto"/>
        <w:bottom w:val="none" w:sz="0" w:space="0" w:color="auto"/>
        <w:right w:val="none" w:sz="0" w:space="0" w:color="auto"/>
      </w:divBdr>
    </w:div>
    <w:div w:id="1297953690">
      <w:marLeft w:val="640"/>
      <w:marRight w:val="0"/>
      <w:marTop w:val="0"/>
      <w:marBottom w:val="0"/>
      <w:divBdr>
        <w:top w:val="none" w:sz="0" w:space="0" w:color="auto"/>
        <w:left w:val="none" w:sz="0" w:space="0" w:color="auto"/>
        <w:bottom w:val="none" w:sz="0" w:space="0" w:color="auto"/>
        <w:right w:val="none" w:sz="0" w:space="0" w:color="auto"/>
      </w:divBdr>
    </w:div>
    <w:div w:id="1297953729">
      <w:marLeft w:val="640"/>
      <w:marRight w:val="0"/>
      <w:marTop w:val="0"/>
      <w:marBottom w:val="0"/>
      <w:divBdr>
        <w:top w:val="none" w:sz="0" w:space="0" w:color="auto"/>
        <w:left w:val="none" w:sz="0" w:space="0" w:color="auto"/>
        <w:bottom w:val="none" w:sz="0" w:space="0" w:color="auto"/>
        <w:right w:val="none" w:sz="0" w:space="0" w:color="auto"/>
      </w:divBdr>
    </w:div>
    <w:div w:id="1298027137">
      <w:marLeft w:val="640"/>
      <w:marRight w:val="0"/>
      <w:marTop w:val="0"/>
      <w:marBottom w:val="0"/>
      <w:divBdr>
        <w:top w:val="none" w:sz="0" w:space="0" w:color="auto"/>
        <w:left w:val="none" w:sz="0" w:space="0" w:color="auto"/>
        <w:bottom w:val="none" w:sz="0" w:space="0" w:color="auto"/>
        <w:right w:val="none" w:sz="0" w:space="0" w:color="auto"/>
      </w:divBdr>
    </w:div>
    <w:div w:id="1298073718">
      <w:marLeft w:val="640"/>
      <w:marRight w:val="0"/>
      <w:marTop w:val="0"/>
      <w:marBottom w:val="0"/>
      <w:divBdr>
        <w:top w:val="none" w:sz="0" w:space="0" w:color="auto"/>
        <w:left w:val="none" w:sz="0" w:space="0" w:color="auto"/>
        <w:bottom w:val="none" w:sz="0" w:space="0" w:color="auto"/>
        <w:right w:val="none" w:sz="0" w:space="0" w:color="auto"/>
      </w:divBdr>
    </w:div>
    <w:div w:id="1298143210">
      <w:marLeft w:val="640"/>
      <w:marRight w:val="0"/>
      <w:marTop w:val="0"/>
      <w:marBottom w:val="0"/>
      <w:divBdr>
        <w:top w:val="none" w:sz="0" w:space="0" w:color="auto"/>
        <w:left w:val="none" w:sz="0" w:space="0" w:color="auto"/>
        <w:bottom w:val="none" w:sz="0" w:space="0" w:color="auto"/>
        <w:right w:val="none" w:sz="0" w:space="0" w:color="auto"/>
      </w:divBdr>
    </w:div>
    <w:div w:id="1298293208">
      <w:marLeft w:val="640"/>
      <w:marRight w:val="0"/>
      <w:marTop w:val="0"/>
      <w:marBottom w:val="0"/>
      <w:divBdr>
        <w:top w:val="none" w:sz="0" w:space="0" w:color="auto"/>
        <w:left w:val="none" w:sz="0" w:space="0" w:color="auto"/>
        <w:bottom w:val="none" w:sz="0" w:space="0" w:color="auto"/>
        <w:right w:val="none" w:sz="0" w:space="0" w:color="auto"/>
      </w:divBdr>
    </w:div>
    <w:div w:id="1298296280">
      <w:marLeft w:val="640"/>
      <w:marRight w:val="0"/>
      <w:marTop w:val="0"/>
      <w:marBottom w:val="0"/>
      <w:divBdr>
        <w:top w:val="none" w:sz="0" w:space="0" w:color="auto"/>
        <w:left w:val="none" w:sz="0" w:space="0" w:color="auto"/>
        <w:bottom w:val="none" w:sz="0" w:space="0" w:color="auto"/>
        <w:right w:val="none" w:sz="0" w:space="0" w:color="auto"/>
      </w:divBdr>
    </w:div>
    <w:div w:id="1298300652">
      <w:marLeft w:val="640"/>
      <w:marRight w:val="0"/>
      <w:marTop w:val="0"/>
      <w:marBottom w:val="0"/>
      <w:divBdr>
        <w:top w:val="none" w:sz="0" w:space="0" w:color="auto"/>
        <w:left w:val="none" w:sz="0" w:space="0" w:color="auto"/>
        <w:bottom w:val="none" w:sz="0" w:space="0" w:color="auto"/>
        <w:right w:val="none" w:sz="0" w:space="0" w:color="auto"/>
      </w:divBdr>
    </w:div>
    <w:div w:id="1298334700">
      <w:marLeft w:val="640"/>
      <w:marRight w:val="0"/>
      <w:marTop w:val="0"/>
      <w:marBottom w:val="0"/>
      <w:divBdr>
        <w:top w:val="none" w:sz="0" w:space="0" w:color="auto"/>
        <w:left w:val="none" w:sz="0" w:space="0" w:color="auto"/>
        <w:bottom w:val="none" w:sz="0" w:space="0" w:color="auto"/>
        <w:right w:val="none" w:sz="0" w:space="0" w:color="auto"/>
      </w:divBdr>
    </w:div>
    <w:div w:id="1298335296">
      <w:marLeft w:val="640"/>
      <w:marRight w:val="0"/>
      <w:marTop w:val="0"/>
      <w:marBottom w:val="0"/>
      <w:divBdr>
        <w:top w:val="none" w:sz="0" w:space="0" w:color="auto"/>
        <w:left w:val="none" w:sz="0" w:space="0" w:color="auto"/>
        <w:bottom w:val="none" w:sz="0" w:space="0" w:color="auto"/>
        <w:right w:val="none" w:sz="0" w:space="0" w:color="auto"/>
      </w:divBdr>
    </w:div>
    <w:div w:id="1298410353">
      <w:marLeft w:val="640"/>
      <w:marRight w:val="0"/>
      <w:marTop w:val="0"/>
      <w:marBottom w:val="0"/>
      <w:divBdr>
        <w:top w:val="none" w:sz="0" w:space="0" w:color="auto"/>
        <w:left w:val="none" w:sz="0" w:space="0" w:color="auto"/>
        <w:bottom w:val="none" w:sz="0" w:space="0" w:color="auto"/>
        <w:right w:val="none" w:sz="0" w:space="0" w:color="auto"/>
      </w:divBdr>
    </w:div>
    <w:div w:id="1298485069">
      <w:marLeft w:val="640"/>
      <w:marRight w:val="0"/>
      <w:marTop w:val="0"/>
      <w:marBottom w:val="0"/>
      <w:divBdr>
        <w:top w:val="none" w:sz="0" w:space="0" w:color="auto"/>
        <w:left w:val="none" w:sz="0" w:space="0" w:color="auto"/>
        <w:bottom w:val="none" w:sz="0" w:space="0" w:color="auto"/>
        <w:right w:val="none" w:sz="0" w:space="0" w:color="auto"/>
      </w:divBdr>
    </w:div>
    <w:div w:id="1298487715">
      <w:marLeft w:val="640"/>
      <w:marRight w:val="0"/>
      <w:marTop w:val="0"/>
      <w:marBottom w:val="0"/>
      <w:divBdr>
        <w:top w:val="none" w:sz="0" w:space="0" w:color="auto"/>
        <w:left w:val="none" w:sz="0" w:space="0" w:color="auto"/>
        <w:bottom w:val="none" w:sz="0" w:space="0" w:color="auto"/>
        <w:right w:val="none" w:sz="0" w:space="0" w:color="auto"/>
      </w:divBdr>
    </w:div>
    <w:div w:id="1298561251">
      <w:marLeft w:val="640"/>
      <w:marRight w:val="0"/>
      <w:marTop w:val="0"/>
      <w:marBottom w:val="0"/>
      <w:divBdr>
        <w:top w:val="none" w:sz="0" w:space="0" w:color="auto"/>
        <w:left w:val="none" w:sz="0" w:space="0" w:color="auto"/>
        <w:bottom w:val="none" w:sz="0" w:space="0" w:color="auto"/>
        <w:right w:val="none" w:sz="0" w:space="0" w:color="auto"/>
      </w:divBdr>
    </w:div>
    <w:div w:id="1298605126">
      <w:marLeft w:val="640"/>
      <w:marRight w:val="0"/>
      <w:marTop w:val="0"/>
      <w:marBottom w:val="0"/>
      <w:divBdr>
        <w:top w:val="none" w:sz="0" w:space="0" w:color="auto"/>
        <w:left w:val="none" w:sz="0" w:space="0" w:color="auto"/>
        <w:bottom w:val="none" w:sz="0" w:space="0" w:color="auto"/>
        <w:right w:val="none" w:sz="0" w:space="0" w:color="auto"/>
      </w:divBdr>
    </w:div>
    <w:div w:id="1298608603">
      <w:marLeft w:val="640"/>
      <w:marRight w:val="0"/>
      <w:marTop w:val="0"/>
      <w:marBottom w:val="0"/>
      <w:divBdr>
        <w:top w:val="none" w:sz="0" w:space="0" w:color="auto"/>
        <w:left w:val="none" w:sz="0" w:space="0" w:color="auto"/>
        <w:bottom w:val="none" w:sz="0" w:space="0" w:color="auto"/>
        <w:right w:val="none" w:sz="0" w:space="0" w:color="auto"/>
      </w:divBdr>
    </w:div>
    <w:div w:id="1298612083">
      <w:marLeft w:val="640"/>
      <w:marRight w:val="0"/>
      <w:marTop w:val="0"/>
      <w:marBottom w:val="0"/>
      <w:divBdr>
        <w:top w:val="none" w:sz="0" w:space="0" w:color="auto"/>
        <w:left w:val="none" w:sz="0" w:space="0" w:color="auto"/>
        <w:bottom w:val="none" w:sz="0" w:space="0" w:color="auto"/>
        <w:right w:val="none" w:sz="0" w:space="0" w:color="auto"/>
      </w:divBdr>
    </w:div>
    <w:div w:id="1298681017">
      <w:marLeft w:val="640"/>
      <w:marRight w:val="0"/>
      <w:marTop w:val="0"/>
      <w:marBottom w:val="0"/>
      <w:divBdr>
        <w:top w:val="none" w:sz="0" w:space="0" w:color="auto"/>
        <w:left w:val="none" w:sz="0" w:space="0" w:color="auto"/>
        <w:bottom w:val="none" w:sz="0" w:space="0" w:color="auto"/>
        <w:right w:val="none" w:sz="0" w:space="0" w:color="auto"/>
      </w:divBdr>
    </w:div>
    <w:div w:id="1298686598">
      <w:marLeft w:val="640"/>
      <w:marRight w:val="0"/>
      <w:marTop w:val="0"/>
      <w:marBottom w:val="0"/>
      <w:divBdr>
        <w:top w:val="none" w:sz="0" w:space="0" w:color="auto"/>
        <w:left w:val="none" w:sz="0" w:space="0" w:color="auto"/>
        <w:bottom w:val="none" w:sz="0" w:space="0" w:color="auto"/>
        <w:right w:val="none" w:sz="0" w:space="0" w:color="auto"/>
      </w:divBdr>
    </w:div>
    <w:div w:id="1298686788">
      <w:marLeft w:val="640"/>
      <w:marRight w:val="0"/>
      <w:marTop w:val="0"/>
      <w:marBottom w:val="0"/>
      <w:divBdr>
        <w:top w:val="none" w:sz="0" w:space="0" w:color="auto"/>
        <w:left w:val="none" w:sz="0" w:space="0" w:color="auto"/>
        <w:bottom w:val="none" w:sz="0" w:space="0" w:color="auto"/>
        <w:right w:val="none" w:sz="0" w:space="0" w:color="auto"/>
      </w:divBdr>
    </w:div>
    <w:div w:id="1298797458">
      <w:marLeft w:val="640"/>
      <w:marRight w:val="0"/>
      <w:marTop w:val="0"/>
      <w:marBottom w:val="0"/>
      <w:divBdr>
        <w:top w:val="none" w:sz="0" w:space="0" w:color="auto"/>
        <w:left w:val="none" w:sz="0" w:space="0" w:color="auto"/>
        <w:bottom w:val="none" w:sz="0" w:space="0" w:color="auto"/>
        <w:right w:val="none" w:sz="0" w:space="0" w:color="auto"/>
      </w:divBdr>
    </w:div>
    <w:div w:id="1298802474">
      <w:marLeft w:val="640"/>
      <w:marRight w:val="0"/>
      <w:marTop w:val="0"/>
      <w:marBottom w:val="0"/>
      <w:divBdr>
        <w:top w:val="none" w:sz="0" w:space="0" w:color="auto"/>
        <w:left w:val="none" w:sz="0" w:space="0" w:color="auto"/>
        <w:bottom w:val="none" w:sz="0" w:space="0" w:color="auto"/>
        <w:right w:val="none" w:sz="0" w:space="0" w:color="auto"/>
      </w:divBdr>
    </w:div>
    <w:div w:id="1298955799">
      <w:marLeft w:val="640"/>
      <w:marRight w:val="0"/>
      <w:marTop w:val="0"/>
      <w:marBottom w:val="0"/>
      <w:divBdr>
        <w:top w:val="none" w:sz="0" w:space="0" w:color="auto"/>
        <w:left w:val="none" w:sz="0" w:space="0" w:color="auto"/>
        <w:bottom w:val="none" w:sz="0" w:space="0" w:color="auto"/>
        <w:right w:val="none" w:sz="0" w:space="0" w:color="auto"/>
      </w:divBdr>
    </w:div>
    <w:div w:id="1298990632">
      <w:marLeft w:val="640"/>
      <w:marRight w:val="0"/>
      <w:marTop w:val="0"/>
      <w:marBottom w:val="0"/>
      <w:divBdr>
        <w:top w:val="none" w:sz="0" w:space="0" w:color="auto"/>
        <w:left w:val="none" w:sz="0" w:space="0" w:color="auto"/>
        <w:bottom w:val="none" w:sz="0" w:space="0" w:color="auto"/>
        <w:right w:val="none" w:sz="0" w:space="0" w:color="auto"/>
      </w:divBdr>
    </w:div>
    <w:div w:id="1298995494">
      <w:marLeft w:val="640"/>
      <w:marRight w:val="0"/>
      <w:marTop w:val="0"/>
      <w:marBottom w:val="0"/>
      <w:divBdr>
        <w:top w:val="none" w:sz="0" w:space="0" w:color="auto"/>
        <w:left w:val="none" w:sz="0" w:space="0" w:color="auto"/>
        <w:bottom w:val="none" w:sz="0" w:space="0" w:color="auto"/>
        <w:right w:val="none" w:sz="0" w:space="0" w:color="auto"/>
      </w:divBdr>
    </w:div>
    <w:div w:id="1299143506">
      <w:marLeft w:val="640"/>
      <w:marRight w:val="0"/>
      <w:marTop w:val="0"/>
      <w:marBottom w:val="0"/>
      <w:divBdr>
        <w:top w:val="none" w:sz="0" w:space="0" w:color="auto"/>
        <w:left w:val="none" w:sz="0" w:space="0" w:color="auto"/>
        <w:bottom w:val="none" w:sz="0" w:space="0" w:color="auto"/>
        <w:right w:val="none" w:sz="0" w:space="0" w:color="auto"/>
      </w:divBdr>
    </w:div>
    <w:div w:id="1299216154">
      <w:marLeft w:val="640"/>
      <w:marRight w:val="0"/>
      <w:marTop w:val="0"/>
      <w:marBottom w:val="0"/>
      <w:divBdr>
        <w:top w:val="none" w:sz="0" w:space="0" w:color="auto"/>
        <w:left w:val="none" w:sz="0" w:space="0" w:color="auto"/>
        <w:bottom w:val="none" w:sz="0" w:space="0" w:color="auto"/>
        <w:right w:val="none" w:sz="0" w:space="0" w:color="auto"/>
      </w:divBdr>
    </w:div>
    <w:div w:id="1299258210">
      <w:marLeft w:val="640"/>
      <w:marRight w:val="0"/>
      <w:marTop w:val="0"/>
      <w:marBottom w:val="0"/>
      <w:divBdr>
        <w:top w:val="none" w:sz="0" w:space="0" w:color="auto"/>
        <w:left w:val="none" w:sz="0" w:space="0" w:color="auto"/>
        <w:bottom w:val="none" w:sz="0" w:space="0" w:color="auto"/>
        <w:right w:val="none" w:sz="0" w:space="0" w:color="auto"/>
      </w:divBdr>
    </w:div>
    <w:div w:id="1299262575">
      <w:marLeft w:val="640"/>
      <w:marRight w:val="0"/>
      <w:marTop w:val="0"/>
      <w:marBottom w:val="0"/>
      <w:divBdr>
        <w:top w:val="none" w:sz="0" w:space="0" w:color="auto"/>
        <w:left w:val="none" w:sz="0" w:space="0" w:color="auto"/>
        <w:bottom w:val="none" w:sz="0" w:space="0" w:color="auto"/>
        <w:right w:val="none" w:sz="0" w:space="0" w:color="auto"/>
      </w:divBdr>
    </w:div>
    <w:div w:id="1299262644">
      <w:marLeft w:val="640"/>
      <w:marRight w:val="0"/>
      <w:marTop w:val="0"/>
      <w:marBottom w:val="0"/>
      <w:divBdr>
        <w:top w:val="none" w:sz="0" w:space="0" w:color="auto"/>
        <w:left w:val="none" w:sz="0" w:space="0" w:color="auto"/>
        <w:bottom w:val="none" w:sz="0" w:space="0" w:color="auto"/>
        <w:right w:val="none" w:sz="0" w:space="0" w:color="auto"/>
      </w:divBdr>
    </w:div>
    <w:div w:id="1299265788">
      <w:marLeft w:val="640"/>
      <w:marRight w:val="0"/>
      <w:marTop w:val="0"/>
      <w:marBottom w:val="0"/>
      <w:divBdr>
        <w:top w:val="none" w:sz="0" w:space="0" w:color="auto"/>
        <w:left w:val="none" w:sz="0" w:space="0" w:color="auto"/>
        <w:bottom w:val="none" w:sz="0" w:space="0" w:color="auto"/>
        <w:right w:val="none" w:sz="0" w:space="0" w:color="auto"/>
      </w:divBdr>
    </w:div>
    <w:div w:id="1299340331">
      <w:marLeft w:val="640"/>
      <w:marRight w:val="0"/>
      <w:marTop w:val="0"/>
      <w:marBottom w:val="0"/>
      <w:divBdr>
        <w:top w:val="none" w:sz="0" w:space="0" w:color="auto"/>
        <w:left w:val="none" w:sz="0" w:space="0" w:color="auto"/>
        <w:bottom w:val="none" w:sz="0" w:space="0" w:color="auto"/>
        <w:right w:val="none" w:sz="0" w:space="0" w:color="auto"/>
      </w:divBdr>
    </w:div>
    <w:div w:id="1299385038">
      <w:marLeft w:val="640"/>
      <w:marRight w:val="0"/>
      <w:marTop w:val="0"/>
      <w:marBottom w:val="0"/>
      <w:divBdr>
        <w:top w:val="none" w:sz="0" w:space="0" w:color="auto"/>
        <w:left w:val="none" w:sz="0" w:space="0" w:color="auto"/>
        <w:bottom w:val="none" w:sz="0" w:space="0" w:color="auto"/>
        <w:right w:val="none" w:sz="0" w:space="0" w:color="auto"/>
      </w:divBdr>
    </w:div>
    <w:div w:id="1299453369">
      <w:marLeft w:val="640"/>
      <w:marRight w:val="0"/>
      <w:marTop w:val="0"/>
      <w:marBottom w:val="0"/>
      <w:divBdr>
        <w:top w:val="none" w:sz="0" w:space="0" w:color="auto"/>
        <w:left w:val="none" w:sz="0" w:space="0" w:color="auto"/>
        <w:bottom w:val="none" w:sz="0" w:space="0" w:color="auto"/>
        <w:right w:val="none" w:sz="0" w:space="0" w:color="auto"/>
      </w:divBdr>
    </w:div>
    <w:div w:id="1299606271">
      <w:marLeft w:val="640"/>
      <w:marRight w:val="0"/>
      <w:marTop w:val="0"/>
      <w:marBottom w:val="0"/>
      <w:divBdr>
        <w:top w:val="none" w:sz="0" w:space="0" w:color="auto"/>
        <w:left w:val="none" w:sz="0" w:space="0" w:color="auto"/>
        <w:bottom w:val="none" w:sz="0" w:space="0" w:color="auto"/>
        <w:right w:val="none" w:sz="0" w:space="0" w:color="auto"/>
      </w:divBdr>
    </w:div>
    <w:div w:id="1299646233">
      <w:marLeft w:val="640"/>
      <w:marRight w:val="0"/>
      <w:marTop w:val="0"/>
      <w:marBottom w:val="0"/>
      <w:divBdr>
        <w:top w:val="none" w:sz="0" w:space="0" w:color="auto"/>
        <w:left w:val="none" w:sz="0" w:space="0" w:color="auto"/>
        <w:bottom w:val="none" w:sz="0" w:space="0" w:color="auto"/>
        <w:right w:val="none" w:sz="0" w:space="0" w:color="auto"/>
      </w:divBdr>
    </w:div>
    <w:div w:id="1299651899">
      <w:marLeft w:val="640"/>
      <w:marRight w:val="0"/>
      <w:marTop w:val="0"/>
      <w:marBottom w:val="0"/>
      <w:divBdr>
        <w:top w:val="none" w:sz="0" w:space="0" w:color="auto"/>
        <w:left w:val="none" w:sz="0" w:space="0" w:color="auto"/>
        <w:bottom w:val="none" w:sz="0" w:space="0" w:color="auto"/>
        <w:right w:val="none" w:sz="0" w:space="0" w:color="auto"/>
      </w:divBdr>
    </w:div>
    <w:div w:id="1299723123">
      <w:marLeft w:val="640"/>
      <w:marRight w:val="0"/>
      <w:marTop w:val="0"/>
      <w:marBottom w:val="0"/>
      <w:divBdr>
        <w:top w:val="none" w:sz="0" w:space="0" w:color="auto"/>
        <w:left w:val="none" w:sz="0" w:space="0" w:color="auto"/>
        <w:bottom w:val="none" w:sz="0" w:space="0" w:color="auto"/>
        <w:right w:val="none" w:sz="0" w:space="0" w:color="auto"/>
      </w:divBdr>
    </w:div>
    <w:div w:id="1299801706">
      <w:marLeft w:val="640"/>
      <w:marRight w:val="0"/>
      <w:marTop w:val="0"/>
      <w:marBottom w:val="0"/>
      <w:divBdr>
        <w:top w:val="none" w:sz="0" w:space="0" w:color="auto"/>
        <w:left w:val="none" w:sz="0" w:space="0" w:color="auto"/>
        <w:bottom w:val="none" w:sz="0" w:space="0" w:color="auto"/>
        <w:right w:val="none" w:sz="0" w:space="0" w:color="auto"/>
      </w:divBdr>
    </w:div>
    <w:div w:id="1300038770">
      <w:marLeft w:val="640"/>
      <w:marRight w:val="0"/>
      <w:marTop w:val="0"/>
      <w:marBottom w:val="0"/>
      <w:divBdr>
        <w:top w:val="none" w:sz="0" w:space="0" w:color="auto"/>
        <w:left w:val="none" w:sz="0" w:space="0" w:color="auto"/>
        <w:bottom w:val="none" w:sz="0" w:space="0" w:color="auto"/>
        <w:right w:val="none" w:sz="0" w:space="0" w:color="auto"/>
      </w:divBdr>
    </w:div>
    <w:div w:id="1300069235">
      <w:marLeft w:val="640"/>
      <w:marRight w:val="0"/>
      <w:marTop w:val="0"/>
      <w:marBottom w:val="0"/>
      <w:divBdr>
        <w:top w:val="none" w:sz="0" w:space="0" w:color="auto"/>
        <w:left w:val="none" w:sz="0" w:space="0" w:color="auto"/>
        <w:bottom w:val="none" w:sz="0" w:space="0" w:color="auto"/>
        <w:right w:val="none" w:sz="0" w:space="0" w:color="auto"/>
      </w:divBdr>
    </w:div>
    <w:div w:id="1300108276">
      <w:marLeft w:val="640"/>
      <w:marRight w:val="0"/>
      <w:marTop w:val="0"/>
      <w:marBottom w:val="0"/>
      <w:divBdr>
        <w:top w:val="none" w:sz="0" w:space="0" w:color="auto"/>
        <w:left w:val="none" w:sz="0" w:space="0" w:color="auto"/>
        <w:bottom w:val="none" w:sz="0" w:space="0" w:color="auto"/>
        <w:right w:val="none" w:sz="0" w:space="0" w:color="auto"/>
      </w:divBdr>
    </w:div>
    <w:div w:id="1300109630">
      <w:marLeft w:val="640"/>
      <w:marRight w:val="0"/>
      <w:marTop w:val="0"/>
      <w:marBottom w:val="0"/>
      <w:divBdr>
        <w:top w:val="none" w:sz="0" w:space="0" w:color="auto"/>
        <w:left w:val="none" w:sz="0" w:space="0" w:color="auto"/>
        <w:bottom w:val="none" w:sz="0" w:space="0" w:color="auto"/>
        <w:right w:val="none" w:sz="0" w:space="0" w:color="auto"/>
      </w:divBdr>
    </w:div>
    <w:div w:id="1300113263">
      <w:marLeft w:val="640"/>
      <w:marRight w:val="0"/>
      <w:marTop w:val="0"/>
      <w:marBottom w:val="0"/>
      <w:divBdr>
        <w:top w:val="none" w:sz="0" w:space="0" w:color="auto"/>
        <w:left w:val="none" w:sz="0" w:space="0" w:color="auto"/>
        <w:bottom w:val="none" w:sz="0" w:space="0" w:color="auto"/>
        <w:right w:val="none" w:sz="0" w:space="0" w:color="auto"/>
      </w:divBdr>
    </w:div>
    <w:div w:id="1300186616">
      <w:marLeft w:val="640"/>
      <w:marRight w:val="0"/>
      <w:marTop w:val="0"/>
      <w:marBottom w:val="0"/>
      <w:divBdr>
        <w:top w:val="none" w:sz="0" w:space="0" w:color="auto"/>
        <w:left w:val="none" w:sz="0" w:space="0" w:color="auto"/>
        <w:bottom w:val="none" w:sz="0" w:space="0" w:color="auto"/>
        <w:right w:val="none" w:sz="0" w:space="0" w:color="auto"/>
      </w:divBdr>
    </w:div>
    <w:div w:id="1300190796">
      <w:marLeft w:val="640"/>
      <w:marRight w:val="0"/>
      <w:marTop w:val="0"/>
      <w:marBottom w:val="0"/>
      <w:divBdr>
        <w:top w:val="none" w:sz="0" w:space="0" w:color="auto"/>
        <w:left w:val="none" w:sz="0" w:space="0" w:color="auto"/>
        <w:bottom w:val="none" w:sz="0" w:space="0" w:color="auto"/>
        <w:right w:val="none" w:sz="0" w:space="0" w:color="auto"/>
      </w:divBdr>
    </w:div>
    <w:div w:id="1300259380">
      <w:bodyDiv w:val="1"/>
      <w:marLeft w:val="0"/>
      <w:marRight w:val="0"/>
      <w:marTop w:val="0"/>
      <w:marBottom w:val="0"/>
      <w:divBdr>
        <w:top w:val="none" w:sz="0" w:space="0" w:color="auto"/>
        <w:left w:val="none" w:sz="0" w:space="0" w:color="auto"/>
        <w:bottom w:val="none" w:sz="0" w:space="0" w:color="auto"/>
        <w:right w:val="none" w:sz="0" w:space="0" w:color="auto"/>
      </w:divBdr>
      <w:divsChild>
        <w:div w:id="17513692">
          <w:marLeft w:val="640"/>
          <w:marRight w:val="0"/>
          <w:marTop w:val="0"/>
          <w:marBottom w:val="0"/>
          <w:divBdr>
            <w:top w:val="none" w:sz="0" w:space="0" w:color="auto"/>
            <w:left w:val="none" w:sz="0" w:space="0" w:color="auto"/>
            <w:bottom w:val="none" w:sz="0" w:space="0" w:color="auto"/>
            <w:right w:val="none" w:sz="0" w:space="0" w:color="auto"/>
          </w:divBdr>
        </w:div>
        <w:div w:id="64380434">
          <w:marLeft w:val="640"/>
          <w:marRight w:val="0"/>
          <w:marTop w:val="0"/>
          <w:marBottom w:val="0"/>
          <w:divBdr>
            <w:top w:val="none" w:sz="0" w:space="0" w:color="auto"/>
            <w:left w:val="none" w:sz="0" w:space="0" w:color="auto"/>
            <w:bottom w:val="none" w:sz="0" w:space="0" w:color="auto"/>
            <w:right w:val="none" w:sz="0" w:space="0" w:color="auto"/>
          </w:divBdr>
        </w:div>
        <w:div w:id="160699705">
          <w:marLeft w:val="640"/>
          <w:marRight w:val="0"/>
          <w:marTop w:val="0"/>
          <w:marBottom w:val="0"/>
          <w:divBdr>
            <w:top w:val="none" w:sz="0" w:space="0" w:color="auto"/>
            <w:left w:val="none" w:sz="0" w:space="0" w:color="auto"/>
            <w:bottom w:val="none" w:sz="0" w:space="0" w:color="auto"/>
            <w:right w:val="none" w:sz="0" w:space="0" w:color="auto"/>
          </w:divBdr>
        </w:div>
        <w:div w:id="293677977">
          <w:marLeft w:val="640"/>
          <w:marRight w:val="0"/>
          <w:marTop w:val="0"/>
          <w:marBottom w:val="0"/>
          <w:divBdr>
            <w:top w:val="none" w:sz="0" w:space="0" w:color="auto"/>
            <w:left w:val="none" w:sz="0" w:space="0" w:color="auto"/>
            <w:bottom w:val="none" w:sz="0" w:space="0" w:color="auto"/>
            <w:right w:val="none" w:sz="0" w:space="0" w:color="auto"/>
          </w:divBdr>
        </w:div>
        <w:div w:id="339699962">
          <w:marLeft w:val="640"/>
          <w:marRight w:val="0"/>
          <w:marTop w:val="0"/>
          <w:marBottom w:val="0"/>
          <w:divBdr>
            <w:top w:val="none" w:sz="0" w:space="0" w:color="auto"/>
            <w:left w:val="none" w:sz="0" w:space="0" w:color="auto"/>
            <w:bottom w:val="none" w:sz="0" w:space="0" w:color="auto"/>
            <w:right w:val="none" w:sz="0" w:space="0" w:color="auto"/>
          </w:divBdr>
        </w:div>
        <w:div w:id="343096104">
          <w:marLeft w:val="640"/>
          <w:marRight w:val="0"/>
          <w:marTop w:val="0"/>
          <w:marBottom w:val="0"/>
          <w:divBdr>
            <w:top w:val="none" w:sz="0" w:space="0" w:color="auto"/>
            <w:left w:val="none" w:sz="0" w:space="0" w:color="auto"/>
            <w:bottom w:val="none" w:sz="0" w:space="0" w:color="auto"/>
            <w:right w:val="none" w:sz="0" w:space="0" w:color="auto"/>
          </w:divBdr>
        </w:div>
        <w:div w:id="375082914">
          <w:marLeft w:val="640"/>
          <w:marRight w:val="0"/>
          <w:marTop w:val="0"/>
          <w:marBottom w:val="0"/>
          <w:divBdr>
            <w:top w:val="none" w:sz="0" w:space="0" w:color="auto"/>
            <w:left w:val="none" w:sz="0" w:space="0" w:color="auto"/>
            <w:bottom w:val="none" w:sz="0" w:space="0" w:color="auto"/>
            <w:right w:val="none" w:sz="0" w:space="0" w:color="auto"/>
          </w:divBdr>
        </w:div>
        <w:div w:id="404113338">
          <w:marLeft w:val="640"/>
          <w:marRight w:val="0"/>
          <w:marTop w:val="0"/>
          <w:marBottom w:val="0"/>
          <w:divBdr>
            <w:top w:val="none" w:sz="0" w:space="0" w:color="auto"/>
            <w:left w:val="none" w:sz="0" w:space="0" w:color="auto"/>
            <w:bottom w:val="none" w:sz="0" w:space="0" w:color="auto"/>
            <w:right w:val="none" w:sz="0" w:space="0" w:color="auto"/>
          </w:divBdr>
        </w:div>
        <w:div w:id="422146302">
          <w:marLeft w:val="640"/>
          <w:marRight w:val="0"/>
          <w:marTop w:val="0"/>
          <w:marBottom w:val="0"/>
          <w:divBdr>
            <w:top w:val="none" w:sz="0" w:space="0" w:color="auto"/>
            <w:left w:val="none" w:sz="0" w:space="0" w:color="auto"/>
            <w:bottom w:val="none" w:sz="0" w:space="0" w:color="auto"/>
            <w:right w:val="none" w:sz="0" w:space="0" w:color="auto"/>
          </w:divBdr>
        </w:div>
        <w:div w:id="460461575">
          <w:marLeft w:val="640"/>
          <w:marRight w:val="0"/>
          <w:marTop w:val="0"/>
          <w:marBottom w:val="0"/>
          <w:divBdr>
            <w:top w:val="none" w:sz="0" w:space="0" w:color="auto"/>
            <w:left w:val="none" w:sz="0" w:space="0" w:color="auto"/>
            <w:bottom w:val="none" w:sz="0" w:space="0" w:color="auto"/>
            <w:right w:val="none" w:sz="0" w:space="0" w:color="auto"/>
          </w:divBdr>
        </w:div>
        <w:div w:id="477497411">
          <w:marLeft w:val="640"/>
          <w:marRight w:val="0"/>
          <w:marTop w:val="0"/>
          <w:marBottom w:val="0"/>
          <w:divBdr>
            <w:top w:val="none" w:sz="0" w:space="0" w:color="auto"/>
            <w:left w:val="none" w:sz="0" w:space="0" w:color="auto"/>
            <w:bottom w:val="none" w:sz="0" w:space="0" w:color="auto"/>
            <w:right w:val="none" w:sz="0" w:space="0" w:color="auto"/>
          </w:divBdr>
        </w:div>
        <w:div w:id="576669185">
          <w:marLeft w:val="640"/>
          <w:marRight w:val="0"/>
          <w:marTop w:val="0"/>
          <w:marBottom w:val="0"/>
          <w:divBdr>
            <w:top w:val="none" w:sz="0" w:space="0" w:color="auto"/>
            <w:left w:val="none" w:sz="0" w:space="0" w:color="auto"/>
            <w:bottom w:val="none" w:sz="0" w:space="0" w:color="auto"/>
            <w:right w:val="none" w:sz="0" w:space="0" w:color="auto"/>
          </w:divBdr>
        </w:div>
        <w:div w:id="678894734">
          <w:marLeft w:val="640"/>
          <w:marRight w:val="0"/>
          <w:marTop w:val="0"/>
          <w:marBottom w:val="0"/>
          <w:divBdr>
            <w:top w:val="none" w:sz="0" w:space="0" w:color="auto"/>
            <w:left w:val="none" w:sz="0" w:space="0" w:color="auto"/>
            <w:bottom w:val="none" w:sz="0" w:space="0" w:color="auto"/>
            <w:right w:val="none" w:sz="0" w:space="0" w:color="auto"/>
          </w:divBdr>
        </w:div>
        <w:div w:id="697045349">
          <w:marLeft w:val="640"/>
          <w:marRight w:val="0"/>
          <w:marTop w:val="0"/>
          <w:marBottom w:val="0"/>
          <w:divBdr>
            <w:top w:val="none" w:sz="0" w:space="0" w:color="auto"/>
            <w:left w:val="none" w:sz="0" w:space="0" w:color="auto"/>
            <w:bottom w:val="none" w:sz="0" w:space="0" w:color="auto"/>
            <w:right w:val="none" w:sz="0" w:space="0" w:color="auto"/>
          </w:divBdr>
        </w:div>
        <w:div w:id="765270163">
          <w:marLeft w:val="640"/>
          <w:marRight w:val="0"/>
          <w:marTop w:val="0"/>
          <w:marBottom w:val="0"/>
          <w:divBdr>
            <w:top w:val="none" w:sz="0" w:space="0" w:color="auto"/>
            <w:left w:val="none" w:sz="0" w:space="0" w:color="auto"/>
            <w:bottom w:val="none" w:sz="0" w:space="0" w:color="auto"/>
            <w:right w:val="none" w:sz="0" w:space="0" w:color="auto"/>
          </w:divBdr>
        </w:div>
        <w:div w:id="766391741">
          <w:marLeft w:val="640"/>
          <w:marRight w:val="0"/>
          <w:marTop w:val="0"/>
          <w:marBottom w:val="0"/>
          <w:divBdr>
            <w:top w:val="none" w:sz="0" w:space="0" w:color="auto"/>
            <w:left w:val="none" w:sz="0" w:space="0" w:color="auto"/>
            <w:bottom w:val="none" w:sz="0" w:space="0" w:color="auto"/>
            <w:right w:val="none" w:sz="0" w:space="0" w:color="auto"/>
          </w:divBdr>
        </w:div>
        <w:div w:id="797072480">
          <w:marLeft w:val="640"/>
          <w:marRight w:val="0"/>
          <w:marTop w:val="0"/>
          <w:marBottom w:val="0"/>
          <w:divBdr>
            <w:top w:val="none" w:sz="0" w:space="0" w:color="auto"/>
            <w:left w:val="none" w:sz="0" w:space="0" w:color="auto"/>
            <w:bottom w:val="none" w:sz="0" w:space="0" w:color="auto"/>
            <w:right w:val="none" w:sz="0" w:space="0" w:color="auto"/>
          </w:divBdr>
        </w:div>
        <w:div w:id="827674429">
          <w:marLeft w:val="640"/>
          <w:marRight w:val="0"/>
          <w:marTop w:val="0"/>
          <w:marBottom w:val="0"/>
          <w:divBdr>
            <w:top w:val="none" w:sz="0" w:space="0" w:color="auto"/>
            <w:left w:val="none" w:sz="0" w:space="0" w:color="auto"/>
            <w:bottom w:val="none" w:sz="0" w:space="0" w:color="auto"/>
            <w:right w:val="none" w:sz="0" w:space="0" w:color="auto"/>
          </w:divBdr>
        </w:div>
        <w:div w:id="833107509">
          <w:marLeft w:val="640"/>
          <w:marRight w:val="0"/>
          <w:marTop w:val="0"/>
          <w:marBottom w:val="0"/>
          <w:divBdr>
            <w:top w:val="none" w:sz="0" w:space="0" w:color="auto"/>
            <w:left w:val="none" w:sz="0" w:space="0" w:color="auto"/>
            <w:bottom w:val="none" w:sz="0" w:space="0" w:color="auto"/>
            <w:right w:val="none" w:sz="0" w:space="0" w:color="auto"/>
          </w:divBdr>
        </w:div>
        <w:div w:id="839200381">
          <w:marLeft w:val="640"/>
          <w:marRight w:val="0"/>
          <w:marTop w:val="0"/>
          <w:marBottom w:val="0"/>
          <w:divBdr>
            <w:top w:val="none" w:sz="0" w:space="0" w:color="auto"/>
            <w:left w:val="none" w:sz="0" w:space="0" w:color="auto"/>
            <w:bottom w:val="none" w:sz="0" w:space="0" w:color="auto"/>
            <w:right w:val="none" w:sz="0" w:space="0" w:color="auto"/>
          </w:divBdr>
        </w:div>
        <w:div w:id="854225242">
          <w:marLeft w:val="640"/>
          <w:marRight w:val="0"/>
          <w:marTop w:val="0"/>
          <w:marBottom w:val="0"/>
          <w:divBdr>
            <w:top w:val="none" w:sz="0" w:space="0" w:color="auto"/>
            <w:left w:val="none" w:sz="0" w:space="0" w:color="auto"/>
            <w:bottom w:val="none" w:sz="0" w:space="0" w:color="auto"/>
            <w:right w:val="none" w:sz="0" w:space="0" w:color="auto"/>
          </w:divBdr>
        </w:div>
        <w:div w:id="952252891">
          <w:marLeft w:val="640"/>
          <w:marRight w:val="0"/>
          <w:marTop w:val="0"/>
          <w:marBottom w:val="0"/>
          <w:divBdr>
            <w:top w:val="none" w:sz="0" w:space="0" w:color="auto"/>
            <w:left w:val="none" w:sz="0" w:space="0" w:color="auto"/>
            <w:bottom w:val="none" w:sz="0" w:space="0" w:color="auto"/>
            <w:right w:val="none" w:sz="0" w:space="0" w:color="auto"/>
          </w:divBdr>
        </w:div>
        <w:div w:id="969938212">
          <w:marLeft w:val="640"/>
          <w:marRight w:val="0"/>
          <w:marTop w:val="0"/>
          <w:marBottom w:val="0"/>
          <w:divBdr>
            <w:top w:val="none" w:sz="0" w:space="0" w:color="auto"/>
            <w:left w:val="none" w:sz="0" w:space="0" w:color="auto"/>
            <w:bottom w:val="none" w:sz="0" w:space="0" w:color="auto"/>
            <w:right w:val="none" w:sz="0" w:space="0" w:color="auto"/>
          </w:divBdr>
        </w:div>
        <w:div w:id="1003584305">
          <w:marLeft w:val="640"/>
          <w:marRight w:val="0"/>
          <w:marTop w:val="0"/>
          <w:marBottom w:val="0"/>
          <w:divBdr>
            <w:top w:val="none" w:sz="0" w:space="0" w:color="auto"/>
            <w:left w:val="none" w:sz="0" w:space="0" w:color="auto"/>
            <w:bottom w:val="none" w:sz="0" w:space="0" w:color="auto"/>
            <w:right w:val="none" w:sz="0" w:space="0" w:color="auto"/>
          </w:divBdr>
        </w:div>
        <w:div w:id="1031996558">
          <w:marLeft w:val="640"/>
          <w:marRight w:val="0"/>
          <w:marTop w:val="0"/>
          <w:marBottom w:val="0"/>
          <w:divBdr>
            <w:top w:val="none" w:sz="0" w:space="0" w:color="auto"/>
            <w:left w:val="none" w:sz="0" w:space="0" w:color="auto"/>
            <w:bottom w:val="none" w:sz="0" w:space="0" w:color="auto"/>
            <w:right w:val="none" w:sz="0" w:space="0" w:color="auto"/>
          </w:divBdr>
        </w:div>
        <w:div w:id="1147821524">
          <w:marLeft w:val="640"/>
          <w:marRight w:val="0"/>
          <w:marTop w:val="0"/>
          <w:marBottom w:val="0"/>
          <w:divBdr>
            <w:top w:val="none" w:sz="0" w:space="0" w:color="auto"/>
            <w:left w:val="none" w:sz="0" w:space="0" w:color="auto"/>
            <w:bottom w:val="none" w:sz="0" w:space="0" w:color="auto"/>
            <w:right w:val="none" w:sz="0" w:space="0" w:color="auto"/>
          </w:divBdr>
        </w:div>
        <w:div w:id="1162504706">
          <w:marLeft w:val="640"/>
          <w:marRight w:val="0"/>
          <w:marTop w:val="0"/>
          <w:marBottom w:val="0"/>
          <w:divBdr>
            <w:top w:val="none" w:sz="0" w:space="0" w:color="auto"/>
            <w:left w:val="none" w:sz="0" w:space="0" w:color="auto"/>
            <w:bottom w:val="none" w:sz="0" w:space="0" w:color="auto"/>
            <w:right w:val="none" w:sz="0" w:space="0" w:color="auto"/>
          </w:divBdr>
        </w:div>
        <w:div w:id="1230849304">
          <w:marLeft w:val="640"/>
          <w:marRight w:val="0"/>
          <w:marTop w:val="0"/>
          <w:marBottom w:val="0"/>
          <w:divBdr>
            <w:top w:val="none" w:sz="0" w:space="0" w:color="auto"/>
            <w:left w:val="none" w:sz="0" w:space="0" w:color="auto"/>
            <w:bottom w:val="none" w:sz="0" w:space="0" w:color="auto"/>
            <w:right w:val="none" w:sz="0" w:space="0" w:color="auto"/>
          </w:divBdr>
        </w:div>
        <w:div w:id="1249848851">
          <w:marLeft w:val="640"/>
          <w:marRight w:val="0"/>
          <w:marTop w:val="0"/>
          <w:marBottom w:val="0"/>
          <w:divBdr>
            <w:top w:val="none" w:sz="0" w:space="0" w:color="auto"/>
            <w:left w:val="none" w:sz="0" w:space="0" w:color="auto"/>
            <w:bottom w:val="none" w:sz="0" w:space="0" w:color="auto"/>
            <w:right w:val="none" w:sz="0" w:space="0" w:color="auto"/>
          </w:divBdr>
        </w:div>
        <w:div w:id="1258321987">
          <w:marLeft w:val="640"/>
          <w:marRight w:val="0"/>
          <w:marTop w:val="0"/>
          <w:marBottom w:val="0"/>
          <w:divBdr>
            <w:top w:val="none" w:sz="0" w:space="0" w:color="auto"/>
            <w:left w:val="none" w:sz="0" w:space="0" w:color="auto"/>
            <w:bottom w:val="none" w:sz="0" w:space="0" w:color="auto"/>
            <w:right w:val="none" w:sz="0" w:space="0" w:color="auto"/>
          </w:divBdr>
        </w:div>
        <w:div w:id="1371222665">
          <w:marLeft w:val="640"/>
          <w:marRight w:val="0"/>
          <w:marTop w:val="0"/>
          <w:marBottom w:val="0"/>
          <w:divBdr>
            <w:top w:val="none" w:sz="0" w:space="0" w:color="auto"/>
            <w:left w:val="none" w:sz="0" w:space="0" w:color="auto"/>
            <w:bottom w:val="none" w:sz="0" w:space="0" w:color="auto"/>
            <w:right w:val="none" w:sz="0" w:space="0" w:color="auto"/>
          </w:divBdr>
        </w:div>
        <w:div w:id="1514684611">
          <w:marLeft w:val="640"/>
          <w:marRight w:val="0"/>
          <w:marTop w:val="0"/>
          <w:marBottom w:val="0"/>
          <w:divBdr>
            <w:top w:val="none" w:sz="0" w:space="0" w:color="auto"/>
            <w:left w:val="none" w:sz="0" w:space="0" w:color="auto"/>
            <w:bottom w:val="none" w:sz="0" w:space="0" w:color="auto"/>
            <w:right w:val="none" w:sz="0" w:space="0" w:color="auto"/>
          </w:divBdr>
        </w:div>
        <w:div w:id="1561941516">
          <w:marLeft w:val="640"/>
          <w:marRight w:val="0"/>
          <w:marTop w:val="0"/>
          <w:marBottom w:val="0"/>
          <w:divBdr>
            <w:top w:val="none" w:sz="0" w:space="0" w:color="auto"/>
            <w:left w:val="none" w:sz="0" w:space="0" w:color="auto"/>
            <w:bottom w:val="none" w:sz="0" w:space="0" w:color="auto"/>
            <w:right w:val="none" w:sz="0" w:space="0" w:color="auto"/>
          </w:divBdr>
        </w:div>
        <w:div w:id="1605309062">
          <w:marLeft w:val="640"/>
          <w:marRight w:val="0"/>
          <w:marTop w:val="0"/>
          <w:marBottom w:val="0"/>
          <w:divBdr>
            <w:top w:val="none" w:sz="0" w:space="0" w:color="auto"/>
            <w:left w:val="none" w:sz="0" w:space="0" w:color="auto"/>
            <w:bottom w:val="none" w:sz="0" w:space="0" w:color="auto"/>
            <w:right w:val="none" w:sz="0" w:space="0" w:color="auto"/>
          </w:divBdr>
        </w:div>
      </w:divsChild>
    </w:div>
    <w:div w:id="1300264057">
      <w:marLeft w:val="640"/>
      <w:marRight w:val="0"/>
      <w:marTop w:val="0"/>
      <w:marBottom w:val="0"/>
      <w:divBdr>
        <w:top w:val="none" w:sz="0" w:space="0" w:color="auto"/>
        <w:left w:val="none" w:sz="0" w:space="0" w:color="auto"/>
        <w:bottom w:val="none" w:sz="0" w:space="0" w:color="auto"/>
        <w:right w:val="none" w:sz="0" w:space="0" w:color="auto"/>
      </w:divBdr>
    </w:div>
    <w:div w:id="1300304610">
      <w:marLeft w:val="640"/>
      <w:marRight w:val="0"/>
      <w:marTop w:val="0"/>
      <w:marBottom w:val="0"/>
      <w:divBdr>
        <w:top w:val="none" w:sz="0" w:space="0" w:color="auto"/>
        <w:left w:val="none" w:sz="0" w:space="0" w:color="auto"/>
        <w:bottom w:val="none" w:sz="0" w:space="0" w:color="auto"/>
        <w:right w:val="none" w:sz="0" w:space="0" w:color="auto"/>
      </w:divBdr>
    </w:div>
    <w:div w:id="1300451302">
      <w:marLeft w:val="640"/>
      <w:marRight w:val="0"/>
      <w:marTop w:val="0"/>
      <w:marBottom w:val="0"/>
      <w:divBdr>
        <w:top w:val="none" w:sz="0" w:space="0" w:color="auto"/>
        <w:left w:val="none" w:sz="0" w:space="0" w:color="auto"/>
        <w:bottom w:val="none" w:sz="0" w:space="0" w:color="auto"/>
        <w:right w:val="none" w:sz="0" w:space="0" w:color="auto"/>
      </w:divBdr>
    </w:div>
    <w:div w:id="1300452698">
      <w:marLeft w:val="640"/>
      <w:marRight w:val="0"/>
      <w:marTop w:val="0"/>
      <w:marBottom w:val="0"/>
      <w:divBdr>
        <w:top w:val="none" w:sz="0" w:space="0" w:color="auto"/>
        <w:left w:val="none" w:sz="0" w:space="0" w:color="auto"/>
        <w:bottom w:val="none" w:sz="0" w:space="0" w:color="auto"/>
        <w:right w:val="none" w:sz="0" w:space="0" w:color="auto"/>
      </w:divBdr>
    </w:div>
    <w:div w:id="1300452923">
      <w:marLeft w:val="640"/>
      <w:marRight w:val="0"/>
      <w:marTop w:val="0"/>
      <w:marBottom w:val="0"/>
      <w:divBdr>
        <w:top w:val="none" w:sz="0" w:space="0" w:color="auto"/>
        <w:left w:val="none" w:sz="0" w:space="0" w:color="auto"/>
        <w:bottom w:val="none" w:sz="0" w:space="0" w:color="auto"/>
        <w:right w:val="none" w:sz="0" w:space="0" w:color="auto"/>
      </w:divBdr>
    </w:div>
    <w:div w:id="1300455994">
      <w:marLeft w:val="640"/>
      <w:marRight w:val="0"/>
      <w:marTop w:val="0"/>
      <w:marBottom w:val="0"/>
      <w:divBdr>
        <w:top w:val="none" w:sz="0" w:space="0" w:color="auto"/>
        <w:left w:val="none" w:sz="0" w:space="0" w:color="auto"/>
        <w:bottom w:val="none" w:sz="0" w:space="0" w:color="auto"/>
        <w:right w:val="none" w:sz="0" w:space="0" w:color="auto"/>
      </w:divBdr>
    </w:div>
    <w:div w:id="1300498169">
      <w:marLeft w:val="640"/>
      <w:marRight w:val="0"/>
      <w:marTop w:val="0"/>
      <w:marBottom w:val="0"/>
      <w:divBdr>
        <w:top w:val="none" w:sz="0" w:space="0" w:color="auto"/>
        <w:left w:val="none" w:sz="0" w:space="0" w:color="auto"/>
        <w:bottom w:val="none" w:sz="0" w:space="0" w:color="auto"/>
        <w:right w:val="none" w:sz="0" w:space="0" w:color="auto"/>
      </w:divBdr>
    </w:div>
    <w:div w:id="1300499198">
      <w:marLeft w:val="640"/>
      <w:marRight w:val="0"/>
      <w:marTop w:val="0"/>
      <w:marBottom w:val="0"/>
      <w:divBdr>
        <w:top w:val="none" w:sz="0" w:space="0" w:color="auto"/>
        <w:left w:val="none" w:sz="0" w:space="0" w:color="auto"/>
        <w:bottom w:val="none" w:sz="0" w:space="0" w:color="auto"/>
        <w:right w:val="none" w:sz="0" w:space="0" w:color="auto"/>
      </w:divBdr>
    </w:div>
    <w:div w:id="1300501349">
      <w:marLeft w:val="640"/>
      <w:marRight w:val="0"/>
      <w:marTop w:val="0"/>
      <w:marBottom w:val="0"/>
      <w:divBdr>
        <w:top w:val="none" w:sz="0" w:space="0" w:color="auto"/>
        <w:left w:val="none" w:sz="0" w:space="0" w:color="auto"/>
        <w:bottom w:val="none" w:sz="0" w:space="0" w:color="auto"/>
        <w:right w:val="none" w:sz="0" w:space="0" w:color="auto"/>
      </w:divBdr>
    </w:div>
    <w:div w:id="1300501530">
      <w:marLeft w:val="640"/>
      <w:marRight w:val="0"/>
      <w:marTop w:val="0"/>
      <w:marBottom w:val="0"/>
      <w:divBdr>
        <w:top w:val="none" w:sz="0" w:space="0" w:color="auto"/>
        <w:left w:val="none" w:sz="0" w:space="0" w:color="auto"/>
        <w:bottom w:val="none" w:sz="0" w:space="0" w:color="auto"/>
        <w:right w:val="none" w:sz="0" w:space="0" w:color="auto"/>
      </w:divBdr>
    </w:div>
    <w:div w:id="1300572677">
      <w:marLeft w:val="640"/>
      <w:marRight w:val="0"/>
      <w:marTop w:val="0"/>
      <w:marBottom w:val="0"/>
      <w:divBdr>
        <w:top w:val="none" w:sz="0" w:space="0" w:color="auto"/>
        <w:left w:val="none" w:sz="0" w:space="0" w:color="auto"/>
        <w:bottom w:val="none" w:sz="0" w:space="0" w:color="auto"/>
        <w:right w:val="none" w:sz="0" w:space="0" w:color="auto"/>
      </w:divBdr>
    </w:div>
    <w:div w:id="1300573425">
      <w:marLeft w:val="640"/>
      <w:marRight w:val="0"/>
      <w:marTop w:val="0"/>
      <w:marBottom w:val="0"/>
      <w:divBdr>
        <w:top w:val="none" w:sz="0" w:space="0" w:color="auto"/>
        <w:left w:val="none" w:sz="0" w:space="0" w:color="auto"/>
        <w:bottom w:val="none" w:sz="0" w:space="0" w:color="auto"/>
        <w:right w:val="none" w:sz="0" w:space="0" w:color="auto"/>
      </w:divBdr>
    </w:div>
    <w:div w:id="1300575793">
      <w:marLeft w:val="640"/>
      <w:marRight w:val="0"/>
      <w:marTop w:val="0"/>
      <w:marBottom w:val="0"/>
      <w:divBdr>
        <w:top w:val="none" w:sz="0" w:space="0" w:color="auto"/>
        <w:left w:val="none" w:sz="0" w:space="0" w:color="auto"/>
        <w:bottom w:val="none" w:sz="0" w:space="0" w:color="auto"/>
        <w:right w:val="none" w:sz="0" w:space="0" w:color="auto"/>
      </w:divBdr>
    </w:div>
    <w:div w:id="1300653608">
      <w:marLeft w:val="640"/>
      <w:marRight w:val="0"/>
      <w:marTop w:val="0"/>
      <w:marBottom w:val="0"/>
      <w:divBdr>
        <w:top w:val="none" w:sz="0" w:space="0" w:color="auto"/>
        <w:left w:val="none" w:sz="0" w:space="0" w:color="auto"/>
        <w:bottom w:val="none" w:sz="0" w:space="0" w:color="auto"/>
        <w:right w:val="none" w:sz="0" w:space="0" w:color="auto"/>
      </w:divBdr>
    </w:div>
    <w:div w:id="1300762717">
      <w:marLeft w:val="640"/>
      <w:marRight w:val="0"/>
      <w:marTop w:val="0"/>
      <w:marBottom w:val="0"/>
      <w:divBdr>
        <w:top w:val="none" w:sz="0" w:space="0" w:color="auto"/>
        <w:left w:val="none" w:sz="0" w:space="0" w:color="auto"/>
        <w:bottom w:val="none" w:sz="0" w:space="0" w:color="auto"/>
        <w:right w:val="none" w:sz="0" w:space="0" w:color="auto"/>
      </w:divBdr>
    </w:div>
    <w:div w:id="1300767783">
      <w:marLeft w:val="640"/>
      <w:marRight w:val="0"/>
      <w:marTop w:val="0"/>
      <w:marBottom w:val="0"/>
      <w:divBdr>
        <w:top w:val="none" w:sz="0" w:space="0" w:color="auto"/>
        <w:left w:val="none" w:sz="0" w:space="0" w:color="auto"/>
        <w:bottom w:val="none" w:sz="0" w:space="0" w:color="auto"/>
        <w:right w:val="none" w:sz="0" w:space="0" w:color="auto"/>
      </w:divBdr>
    </w:div>
    <w:div w:id="1300837747">
      <w:marLeft w:val="640"/>
      <w:marRight w:val="0"/>
      <w:marTop w:val="0"/>
      <w:marBottom w:val="0"/>
      <w:divBdr>
        <w:top w:val="none" w:sz="0" w:space="0" w:color="auto"/>
        <w:left w:val="none" w:sz="0" w:space="0" w:color="auto"/>
        <w:bottom w:val="none" w:sz="0" w:space="0" w:color="auto"/>
        <w:right w:val="none" w:sz="0" w:space="0" w:color="auto"/>
      </w:divBdr>
    </w:div>
    <w:div w:id="1300961579">
      <w:marLeft w:val="640"/>
      <w:marRight w:val="0"/>
      <w:marTop w:val="0"/>
      <w:marBottom w:val="0"/>
      <w:divBdr>
        <w:top w:val="none" w:sz="0" w:space="0" w:color="auto"/>
        <w:left w:val="none" w:sz="0" w:space="0" w:color="auto"/>
        <w:bottom w:val="none" w:sz="0" w:space="0" w:color="auto"/>
        <w:right w:val="none" w:sz="0" w:space="0" w:color="auto"/>
      </w:divBdr>
    </w:div>
    <w:div w:id="1301152414">
      <w:marLeft w:val="640"/>
      <w:marRight w:val="0"/>
      <w:marTop w:val="0"/>
      <w:marBottom w:val="0"/>
      <w:divBdr>
        <w:top w:val="none" w:sz="0" w:space="0" w:color="auto"/>
        <w:left w:val="none" w:sz="0" w:space="0" w:color="auto"/>
        <w:bottom w:val="none" w:sz="0" w:space="0" w:color="auto"/>
        <w:right w:val="none" w:sz="0" w:space="0" w:color="auto"/>
      </w:divBdr>
    </w:div>
    <w:div w:id="1301183908">
      <w:marLeft w:val="640"/>
      <w:marRight w:val="0"/>
      <w:marTop w:val="0"/>
      <w:marBottom w:val="0"/>
      <w:divBdr>
        <w:top w:val="none" w:sz="0" w:space="0" w:color="auto"/>
        <w:left w:val="none" w:sz="0" w:space="0" w:color="auto"/>
        <w:bottom w:val="none" w:sz="0" w:space="0" w:color="auto"/>
        <w:right w:val="none" w:sz="0" w:space="0" w:color="auto"/>
      </w:divBdr>
    </w:div>
    <w:div w:id="1301308107">
      <w:marLeft w:val="640"/>
      <w:marRight w:val="0"/>
      <w:marTop w:val="0"/>
      <w:marBottom w:val="0"/>
      <w:divBdr>
        <w:top w:val="none" w:sz="0" w:space="0" w:color="auto"/>
        <w:left w:val="none" w:sz="0" w:space="0" w:color="auto"/>
        <w:bottom w:val="none" w:sz="0" w:space="0" w:color="auto"/>
        <w:right w:val="none" w:sz="0" w:space="0" w:color="auto"/>
      </w:divBdr>
    </w:div>
    <w:div w:id="1301308185">
      <w:marLeft w:val="640"/>
      <w:marRight w:val="0"/>
      <w:marTop w:val="0"/>
      <w:marBottom w:val="0"/>
      <w:divBdr>
        <w:top w:val="none" w:sz="0" w:space="0" w:color="auto"/>
        <w:left w:val="none" w:sz="0" w:space="0" w:color="auto"/>
        <w:bottom w:val="none" w:sz="0" w:space="0" w:color="auto"/>
        <w:right w:val="none" w:sz="0" w:space="0" w:color="auto"/>
      </w:divBdr>
    </w:div>
    <w:div w:id="1301424533">
      <w:marLeft w:val="640"/>
      <w:marRight w:val="0"/>
      <w:marTop w:val="0"/>
      <w:marBottom w:val="0"/>
      <w:divBdr>
        <w:top w:val="none" w:sz="0" w:space="0" w:color="auto"/>
        <w:left w:val="none" w:sz="0" w:space="0" w:color="auto"/>
        <w:bottom w:val="none" w:sz="0" w:space="0" w:color="auto"/>
        <w:right w:val="none" w:sz="0" w:space="0" w:color="auto"/>
      </w:divBdr>
    </w:div>
    <w:div w:id="1301618072">
      <w:marLeft w:val="640"/>
      <w:marRight w:val="0"/>
      <w:marTop w:val="0"/>
      <w:marBottom w:val="0"/>
      <w:divBdr>
        <w:top w:val="none" w:sz="0" w:space="0" w:color="auto"/>
        <w:left w:val="none" w:sz="0" w:space="0" w:color="auto"/>
        <w:bottom w:val="none" w:sz="0" w:space="0" w:color="auto"/>
        <w:right w:val="none" w:sz="0" w:space="0" w:color="auto"/>
      </w:divBdr>
    </w:div>
    <w:div w:id="1301767515">
      <w:marLeft w:val="640"/>
      <w:marRight w:val="0"/>
      <w:marTop w:val="0"/>
      <w:marBottom w:val="0"/>
      <w:divBdr>
        <w:top w:val="none" w:sz="0" w:space="0" w:color="auto"/>
        <w:left w:val="none" w:sz="0" w:space="0" w:color="auto"/>
        <w:bottom w:val="none" w:sz="0" w:space="0" w:color="auto"/>
        <w:right w:val="none" w:sz="0" w:space="0" w:color="auto"/>
      </w:divBdr>
    </w:div>
    <w:div w:id="1301882358">
      <w:marLeft w:val="640"/>
      <w:marRight w:val="0"/>
      <w:marTop w:val="0"/>
      <w:marBottom w:val="0"/>
      <w:divBdr>
        <w:top w:val="none" w:sz="0" w:space="0" w:color="auto"/>
        <w:left w:val="none" w:sz="0" w:space="0" w:color="auto"/>
        <w:bottom w:val="none" w:sz="0" w:space="0" w:color="auto"/>
        <w:right w:val="none" w:sz="0" w:space="0" w:color="auto"/>
      </w:divBdr>
    </w:div>
    <w:div w:id="1301887117">
      <w:marLeft w:val="640"/>
      <w:marRight w:val="0"/>
      <w:marTop w:val="0"/>
      <w:marBottom w:val="0"/>
      <w:divBdr>
        <w:top w:val="none" w:sz="0" w:space="0" w:color="auto"/>
        <w:left w:val="none" w:sz="0" w:space="0" w:color="auto"/>
        <w:bottom w:val="none" w:sz="0" w:space="0" w:color="auto"/>
        <w:right w:val="none" w:sz="0" w:space="0" w:color="auto"/>
      </w:divBdr>
    </w:div>
    <w:div w:id="1301958594">
      <w:marLeft w:val="640"/>
      <w:marRight w:val="0"/>
      <w:marTop w:val="0"/>
      <w:marBottom w:val="0"/>
      <w:divBdr>
        <w:top w:val="none" w:sz="0" w:space="0" w:color="auto"/>
        <w:left w:val="none" w:sz="0" w:space="0" w:color="auto"/>
        <w:bottom w:val="none" w:sz="0" w:space="0" w:color="auto"/>
        <w:right w:val="none" w:sz="0" w:space="0" w:color="auto"/>
      </w:divBdr>
    </w:div>
    <w:div w:id="1301960401">
      <w:marLeft w:val="640"/>
      <w:marRight w:val="0"/>
      <w:marTop w:val="0"/>
      <w:marBottom w:val="0"/>
      <w:divBdr>
        <w:top w:val="none" w:sz="0" w:space="0" w:color="auto"/>
        <w:left w:val="none" w:sz="0" w:space="0" w:color="auto"/>
        <w:bottom w:val="none" w:sz="0" w:space="0" w:color="auto"/>
        <w:right w:val="none" w:sz="0" w:space="0" w:color="auto"/>
      </w:divBdr>
    </w:div>
    <w:div w:id="1301962864">
      <w:marLeft w:val="640"/>
      <w:marRight w:val="0"/>
      <w:marTop w:val="0"/>
      <w:marBottom w:val="0"/>
      <w:divBdr>
        <w:top w:val="none" w:sz="0" w:space="0" w:color="auto"/>
        <w:left w:val="none" w:sz="0" w:space="0" w:color="auto"/>
        <w:bottom w:val="none" w:sz="0" w:space="0" w:color="auto"/>
        <w:right w:val="none" w:sz="0" w:space="0" w:color="auto"/>
      </w:divBdr>
    </w:div>
    <w:div w:id="1302033537">
      <w:marLeft w:val="640"/>
      <w:marRight w:val="0"/>
      <w:marTop w:val="0"/>
      <w:marBottom w:val="0"/>
      <w:divBdr>
        <w:top w:val="none" w:sz="0" w:space="0" w:color="auto"/>
        <w:left w:val="none" w:sz="0" w:space="0" w:color="auto"/>
        <w:bottom w:val="none" w:sz="0" w:space="0" w:color="auto"/>
        <w:right w:val="none" w:sz="0" w:space="0" w:color="auto"/>
      </w:divBdr>
    </w:div>
    <w:div w:id="1302225917">
      <w:marLeft w:val="640"/>
      <w:marRight w:val="0"/>
      <w:marTop w:val="0"/>
      <w:marBottom w:val="0"/>
      <w:divBdr>
        <w:top w:val="none" w:sz="0" w:space="0" w:color="auto"/>
        <w:left w:val="none" w:sz="0" w:space="0" w:color="auto"/>
        <w:bottom w:val="none" w:sz="0" w:space="0" w:color="auto"/>
        <w:right w:val="none" w:sz="0" w:space="0" w:color="auto"/>
      </w:divBdr>
    </w:div>
    <w:div w:id="1302226398">
      <w:marLeft w:val="640"/>
      <w:marRight w:val="0"/>
      <w:marTop w:val="0"/>
      <w:marBottom w:val="0"/>
      <w:divBdr>
        <w:top w:val="none" w:sz="0" w:space="0" w:color="auto"/>
        <w:left w:val="none" w:sz="0" w:space="0" w:color="auto"/>
        <w:bottom w:val="none" w:sz="0" w:space="0" w:color="auto"/>
        <w:right w:val="none" w:sz="0" w:space="0" w:color="auto"/>
      </w:divBdr>
    </w:div>
    <w:div w:id="1302464025">
      <w:marLeft w:val="640"/>
      <w:marRight w:val="0"/>
      <w:marTop w:val="0"/>
      <w:marBottom w:val="0"/>
      <w:divBdr>
        <w:top w:val="none" w:sz="0" w:space="0" w:color="auto"/>
        <w:left w:val="none" w:sz="0" w:space="0" w:color="auto"/>
        <w:bottom w:val="none" w:sz="0" w:space="0" w:color="auto"/>
        <w:right w:val="none" w:sz="0" w:space="0" w:color="auto"/>
      </w:divBdr>
    </w:div>
    <w:div w:id="1302466507">
      <w:marLeft w:val="640"/>
      <w:marRight w:val="0"/>
      <w:marTop w:val="0"/>
      <w:marBottom w:val="0"/>
      <w:divBdr>
        <w:top w:val="none" w:sz="0" w:space="0" w:color="auto"/>
        <w:left w:val="none" w:sz="0" w:space="0" w:color="auto"/>
        <w:bottom w:val="none" w:sz="0" w:space="0" w:color="auto"/>
        <w:right w:val="none" w:sz="0" w:space="0" w:color="auto"/>
      </w:divBdr>
    </w:div>
    <w:div w:id="1302618825">
      <w:marLeft w:val="640"/>
      <w:marRight w:val="0"/>
      <w:marTop w:val="0"/>
      <w:marBottom w:val="0"/>
      <w:divBdr>
        <w:top w:val="none" w:sz="0" w:space="0" w:color="auto"/>
        <w:left w:val="none" w:sz="0" w:space="0" w:color="auto"/>
        <w:bottom w:val="none" w:sz="0" w:space="0" w:color="auto"/>
        <w:right w:val="none" w:sz="0" w:space="0" w:color="auto"/>
      </w:divBdr>
    </w:div>
    <w:div w:id="1302685775">
      <w:marLeft w:val="640"/>
      <w:marRight w:val="0"/>
      <w:marTop w:val="0"/>
      <w:marBottom w:val="0"/>
      <w:divBdr>
        <w:top w:val="none" w:sz="0" w:space="0" w:color="auto"/>
        <w:left w:val="none" w:sz="0" w:space="0" w:color="auto"/>
        <w:bottom w:val="none" w:sz="0" w:space="0" w:color="auto"/>
        <w:right w:val="none" w:sz="0" w:space="0" w:color="auto"/>
      </w:divBdr>
    </w:div>
    <w:div w:id="1302727725">
      <w:marLeft w:val="640"/>
      <w:marRight w:val="0"/>
      <w:marTop w:val="0"/>
      <w:marBottom w:val="0"/>
      <w:divBdr>
        <w:top w:val="none" w:sz="0" w:space="0" w:color="auto"/>
        <w:left w:val="none" w:sz="0" w:space="0" w:color="auto"/>
        <w:bottom w:val="none" w:sz="0" w:space="0" w:color="auto"/>
        <w:right w:val="none" w:sz="0" w:space="0" w:color="auto"/>
      </w:divBdr>
    </w:div>
    <w:div w:id="1302729977">
      <w:marLeft w:val="640"/>
      <w:marRight w:val="0"/>
      <w:marTop w:val="0"/>
      <w:marBottom w:val="0"/>
      <w:divBdr>
        <w:top w:val="none" w:sz="0" w:space="0" w:color="auto"/>
        <w:left w:val="none" w:sz="0" w:space="0" w:color="auto"/>
        <w:bottom w:val="none" w:sz="0" w:space="0" w:color="auto"/>
        <w:right w:val="none" w:sz="0" w:space="0" w:color="auto"/>
      </w:divBdr>
    </w:div>
    <w:div w:id="1302812074">
      <w:marLeft w:val="640"/>
      <w:marRight w:val="0"/>
      <w:marTop w:val="0"/>
      <w:marBottom w:val="0"/>
      <w:divBdr>
        <w:top w:val="none" w:sz="0" w:space="0" w:color="auto"/>
        <w:left w:val="none" w:sz="0" w:space="0" w:color="auto"/>
        <w:bottom w:val="none" w:sz="0" w:space="0" w:color="auto"/>
        <w:right w:val="none" w:sz="0" w:space="0" w:color="auto"/>
      </w:divBdr>
    </w:div>
    <w:div w:id="1302812456">
      <w:marLeft w:val="640"/>
      <w:marRight w:val="0"/>
      <w:marTop w:val="0"/>
      <w:marBottom w:val="0"/>
      <w:divBdr>
        <w:top w:val="none" w:sz="0" w:space="0" w:color="auto"/>
        <w:left w:val="none" w:sz="0" w:space="0" w:color="auto"/>
        <w:bottom w:val="none" w:sz="0" w:space="0" w:color="auto"/>
        <w:right w:val="none" w:sz="0" w:space="0" w:color="auto"/>
      </w:divBdr>
    </w:div>
    <w:div w:id="1302998914">
      <w:marLeft w:val="640"/>
      <w:marRight w:val="0"/>
      <w:marTop w:val="0"/>
      <w:marBottom w:val="0"/>
      <w:divBdr>
        <w:top w:val="none" w:sz="0" w:space="0" w:color="auto"/>
        <w:left w:val="none" w:sz="0" w:space="0" w:color="auto"/>
        <w:bottom w:val="none" w:sz="0" w:space="0" w:color="auto"/>
        <w:right w:val="none" w:sz="0" w:space="0" w:color="auto"/>
      </w:divBdr>
    </w:div>
    <w:div w:id="1303002474">
      <w:marLeft w:val="640"/>
      <w:marRight w:val="0"/>
      <w:marTop w:val="0"/>
      <w:marBottom w:val="0"/>
      <w:divBdr>
        <w:top w:val="none" w:sz="0" w:space="0" w:color="auto"/>
        <w:left w:val="none" w:sz="0" w:space="0" w:color="auto"/>
        <w:bottom w:val="none" w:sz="0" w:space="0" w:color="auto"/>
        <w:right w:val="none" w:sz="0" w:space="0" w:color="auto"/>
      </w:divBdr>
    </w:div>
    <w:div w:id="1303075203">
      <w:marLeft w:val="640"/>
      <w:marRight w:val="0"/>
      <w:marTop w:val="0"/>
      <w:marBottom w:val="0"/>
      <w:divBdr>
        <w:top w:val="none" w:sz="0" w:space="0" w:color="auto"/>
        <w:left w:val="none" w:sz="0" w:space="0" w:color="auto"/>
        <w:bottom w:val="none" w:sz="0" w:space="0" w:color="auto"/>
        <w:right w:val="none" w:sz="0" w:space="0" w:color="auto"/>
      </w:divBdr>
    </w:div>
    <w:div w:id="1303078610">
      <w:marLeft w:val="640"/>
      <w:marRight w:val="0"/>
      <w:marTop w:val="0"/>
      <w:marBottom w:val="0"/>
      <w:divBdr>
        <w:top w:val="none" w:sz="0" w:space="0" w:color="auto"/>
        <w:left w:val="none" w:sz="0" w:space="0" w:color="auto"/>
        <w:bottom w:val="none" w:sz="0" w:space="0" w:color="auto"/>
        <w:right w:val="none" w:sz="0" w:space="0" w:color="auto"/>
      </w:divBdr>
    </w:div>
    <w:div w:id="1303267733">
      <w:marLeft w:val="640"/>
      <w:marRight w:val="0"/>
      <w:marTop w:val="0"/>
      <w:marBottom w:val="0"/>
      <w:divBdr>
        <w:top w:val="none" w:sz="0" w:space="0" w:color="auto"/>
        <w:left w:val="none" w:sz="0" w:space="0" w:color="auto"/>
        <w:bottom w:val="none" w:sz="0" w:space="0" w:color="auto"/>
        <w:right w:val="none" w:sz="0" w:space="0" w:color="auto"/>
      </w:divBdr>
    </w:div>
    <w:div w:id="1303269071">
      <w:marLeft w:val="640"/>
      <w:marRight w:val="0"/>
      <w:marTop w:val="0"/>
      <w:marBottom w:val="0"/>
      <w:divBdr>
        <w:top w:val="none" w:sz="0" w:space="0" w:color="auto"/>
        <w:left w:val="none" w:sz="0" w:space="0" w:color="auto"/>
        <w:bottom w:val="none" w:sz="0" w:space="0" w:color="auto"/>
        <w:right w:val="none" w:sz="0" w:space="0" w:color="auto"/>
      </w:divBdr>
    </w:div>
    <w:div w:id="1303271219">
      <w:marLeft w:val="640"/>
      <w:marRight w:val="0"/>
      <w:marTop w:val="0"/>
      <w:marBottom w:val="0"/>
      <w:divBdr>
        <w:top w:val="none" w:sz="0" w:space="0" w:color="auto"/>
        <w:left w:val="none" w:sz="0" w:space="0" w:color="auto"/>
        <w:bottom w:val="none" w:sz="0" w:space="0" w:color="auto"/>
        <w:right w:val="none" w:sz="0" w:space="0" w:color="auto"/>
      </w:divBdr>
    </w:div>
    <w:div w:id="1303274485">
      <w:marLeft w:val="640"/>
      <w:marRight w:val="0"/>
      <w:marTop w:val="0"/>
      <w:marBottom w:val="0"/>
      <w:divBdr>
        <w:top w:val="none" w:sz="0" w:space="0" w:color="auto"/>
        <w:left w:val="none" w:sz="0" w:space="0" w:color="auto"/>
        <w:bottom w:val="none" w:sz="0" w:space="0" w:color="auto"/>
        <w:right w:val="none" w:sz="0" w:space="0" w:color="auto"/>
      </w:divBdr>
    </w:div>
    <w:div w:id="1303386924">
      <w:marLeft w:val="640"/>
      <w:marRight w:val="0"/>
      <w:marTop w:val="0"/>
      <w:marBottom w:val="0"/>
      <w:divBdr>
        <w:top w:val="none" w:sz="0" w:space="0" w:color="auto"/>
        <w:left w:val="none" w:sz="0" w:space="0" w:color="auto"/>
        <w:bottom w:val="none" w:sz="0" w:space="0" w:color="auto"/>
        <w:right w:val="none" w:sz="0" w:space="0" w:color="auto"/>
      </w:divBdr>
    </w:div>
    <w:div w:id="1303391333">
      <w:marLeft w:val="640"/>
      <w:marRight w:val="0"/>
      <w:marTop w:val="0"/>
      <w:marBottom w:val="0"/>
      <w:divBdr>
        <w:top w:val="none" w:sz="0" w:space="0" w:color="auto"/>
        <w:left w:val="none" w:sz="0" w:space="0" w:color="auto"/>
        <w:bottom w:val="none" w:sz="0" w:space="0" w:color="auto"/>
        <w:right w:val="none" w:sz="0" w:space="0" w:color="auto"/>
      </w:divBdr>
    </w:div>
    <w:div w:id="1303461194">
      <w:marLeft w:val="640"/>
      <w:marRight w:val="0"/>
      <w:marTop w:val="0"/>
      <w:marBottom w:val="0"/>
      <w:divBdr>
        <w:top w:val="none" w:sz="0" w:space="0" w:color="auto"/>
        <w:left w:val="none" w:sz="0" w:space="0" w:color="auto"/>
        <w:bottom w:val="none" w:sz="0" w:space="0" w:color="auto"/>
        <w:right w:val="none" w:sz="0" w:space="0" w:color="auto"/>
      </w:divBdr>
    </w:div>
    <w:div w:id="1303577605">
      <w:marLeft w:val="640"/>
      <w:marRight w:val="0"/>
      <w:marTop w:val="0"/>
      <w:marBottom w:val="0"/>
      <w:divBdr>
        <w:top w:val="none" w:sz="0" w:space="0" w:color="auto"/>
        <w:left w:val="none" w:sz="0" w:space="0" w:color="auto"/>
        <w:bottom w:val="none" w:sz="0" w:space="0" w:color="auto"/>
        <w:right w:val="none" w:sz="0" w:space="0" w:color="auto"/>
      </w:divBdr>
    </w:div>
    <w:div w:id="1303655659">
      <w:marLeft w:val="640"/>
      <w:marRight w:val="0"/>
      <w:marTop w:val="0"/>
      <w:marBottom w:val="0"/>
      <w:divBdr>
        <w:top w:val="none" w:sz="0" w:space="0" w:color="auto"/>
        <w:left w:val="none" w:sz="0" w:space="0" w:color="auto"/>
        <w:bottom w:val="none" w:sz="0" w:space="0" w:color="auto"/>
        <w:right w:val="none" w:sz="0" w:space="0" w:color="auto"/>
      </w:divBdr>
    </w:div>
    <w:div w:id="1303731976">
      <w:marLeft w:val="640"/>
      <w:marRight w:val="0"/>
      <w:marTop w:val="0"/>
      <w:marBottom w:val="0"/>
      <w:divBdr>
        <w:top w:val="none" w:sz="0" w:space="0" w:color="auto"/>
        <w:left w:val="none" w:sz="0" w:space="0" w:color="auto"/>
        <w:bottom w:val="none" w:sz="0" w:space="0" w:color="auto"/>
        <w:right w:val="none" w:sz="0" w:space="0" w:color="auto"/>
      </w:divBdr>
    </w:div>
    <w:div w:id="1303777088">
      <w:marLeft w:val="640"/>
      <w:marRight w:val="0"/>
      <w:marTop w:val="0"/>
      <w:marBottom w:val="0"/>
      <w:divBdr>
        <w:top w:val="none" w:sz="0" w:space="0" w:color="auto"/>
        <w:left w:val="none" w:sz="0" w:space="0" w:color="auto"/>
        <w:bottom w:val="none" w:sz="0" w:space="0" w:color="auto"/>
        <w:right w:val="none" w:sz="0" w:space="0" w:color="auto"/>
      </w:divBdr>
    </w:div>
    <w:div w:id="1303851831">
      <w:marLeft w:val="640"/>
      <w:marRight w:val="0"/>
      <w:marTop w:val="0"/>
      <w:marBottom w:val="0"/>
      <w:divBdr>
        <w:top w:val="none" w:sz="0" w:space="0" w:color="auto"/>
        <w:left w:val="none" w:sz="0" w:space="0" w:color="auto"/>
        <w:bottom w:val="none" w:sz="0" w:space="0" w:color="auto"/>
        <w:right w:val="none" w:sz="0" w:space="0" w:color="auto"/>
      </w:divBdr>
    </w:div>
    <w:div w:id="1303852705">
      <w:marLeft w:val="640"/>
      <w:marRight w:val="0"/>
      <w:marTop w:val="0"/>
      <w:marBottom w:val="0"/>
      <w:divBdr>
        <w:top w:val="none" w:sz="0" w:space="0" w:color="auto"/>
        <w:left w:val="none" w:sz="0" w:space="0" w:color="auto"/>
        <w:bottom w:val="none" w:sz="0" w:space="0" w:color="auto"/>
        <w:right w:val="none" w:sz="0" w:space="0" w:color="auto"/>
      </w:divBdr>
    </w:div>
    <w:div w:id="1303853050">
      <w:marLeft w:val="640"/>
      <w:marRight w:val="0"/>
      <w:marTop w:val="0"/>
      <w:marBottom w:val="0"/>
      <w:divBdr>
        <w:top w:val="none" w:sz="0" w:space="0" w:color="auto"/>
        <w:left w:val="none" w:sz="0" w:space="0" w:color="auto"/>
        <w:bottom w:val="none" w:sz="0" w:space="0" w:color="auto"/>
        <w:right w:val="none" w:sz="0" w:space="0" w:color="auto"/>
      </w:divBdr>
    </w:div>
    <w:div w:id="1303924513">
      <w:marLeft w:val="640"/>
      <w:marRight w:val="0"/>
      <w:marTop w:val="0"/>
      <w:marBottom w:val="0"/>
      <w:divBdr>
        <w:top w:val="none" w:sz="0" w:space="0" w:color="auto"/>
        <w:left w:val="none" w:sz="0" w:space="0" w:color="auto"/>
        <w:bottom w:val="none" w:sz="0" w:space="0" w:color="auto"/>
        <w:right w:val="none" w:sz="0" w:space="0" w:color="auto"/>
      </w:divBdr>
    </w:div>
    <w:div w:id="1304046795">
      <w:marLeft w:val="640"/>
      <w:marRight w:val="0"/>
      <w:marTop w:val="0"/>
      <w:marBottom w:val="0"/>
      <w:divBdr>
        <w:top w:val="none" w:sz="0" w:space="0" w:color="auto"/>
        <w:left w:val="none" w:sz="0" w:space="0" w:color="auto"/>
        <w:bottom w:val="none" w:sz="0" w:space="0" w:color="auto"/>
        <w:right w:val="none" w:sz="0" w:space="0" w:color="auto"/>
      </w:divBdr>
    </w:div>
    <w:div w:id="1304194531">
      <w:marLeft w:val="640"/>
      <w:marRight w:val="0"/>
      <w:marTop w:val="0"/>
      <w:marBottom w:val="0"/>
      <w:divBdr>
        <w:top w:val="none" w:sz="0" w:space="0" w:color="auto"/>
        <w:left w:val="none" w:sz="0" w:space="0" w:color="auto"/>
        <w:bottom w:val="none" w:sz="0" w:space="0" w:color="auto"/>
        <w:right w:val="none" w:sz="0" w:space="0" w:color="auto"/>
      </w:divBdr>
    </w:div>
    <w:div w:id="1304195520">
      <w:marLeft w:val="640"/>
      <w:marRight w:val="0"/>
      <w:marTop w:val="0"/>
      <w:marBottom w:val="0"/>
      <w:divBdr>
        <w:top w:val="none" w:sz="0" w:space="0" w:color="auto"/>
        <w:left w:val="none" w:sz="0" w:space="0" w:color="auto"/>
        <w:bottom w:val="none" w:sz="0" w:space="0" w:color="auto"/>
        <w:right w:val="none" w:sz="0" w:space="0" w:color="auto"/>
      </w:divBdr>
    </w:div>
    <w:div w:id="1304235186">
      <w:marLeft w:val="640"/>
      <w:marRight w:val="0"/>
      <w:marTop w:val="0"/>
      <w:marBottom w:val="0"/>
      <w:divBdr>
        <w:top w:val="none" w:sz="0" w:space="0" w:color="auto"/>
        <w:left w:val="none" w:sz="0" w:space="0" w:color="auto"/>
        <w:bottom w:val="none" w:sz="0" w:space="0" w:color="auto"/>
        <w:right w:val="none" w:sz="0" w:space="0" w:color="auto"/>
      </w:divBdr>
    </w:div>
    <w:div w:id="1304307859">
      <w:marLeft w:val="640"/>
      <w:marRight w:val="0"/>
      <w:marTop w:val="0"/>
      <w:marBottom w:val="0"/>
      <w:divBdr>
        <w:top w:val="none" w:sz="0" w:space="0" w:color="auto"/>
        <w:left w:val="none" w:sz="0" w:space="0" w:color="auto"/>
        <w:bottom w:val="none" w:sz="0" w:space="0" w:color="auto"/>
        <w:right w:val="none" w:sz="0" w:space="0" w:color="auto"/>
      </w:divBdr>
    </w:div>
    <w:div w:id="1304309403">
      <w:marLeft w:val="640"/>
      <w:marRight w:val="0"/>
      <w:marTop w:val="0"/>
      <w:marBottom w:val="0"/>
      <w:divBdr>
        <w:top w:val="none" w:sz="0" w:space="0" w:color="auto"/>
        <w:left w:val="none" w:sz="0" w:space="0" w:color="auto"/>
        <w:bottom w:val="none" w:sz="0" w:space="0" w:color="auto"/>
        <w:right w:val="none" w:sz="0" w:space="0" w:color="auto"/>
      </w:divBdr>
    </w:div>
    <w:div w:id="1304314815">
      <w:marLeft w:val="640"/>
      <w:marRight w:val="0"/>
      <w:marTop w:val="0"/>
      <w:marBottom w:val="0"/>
      <w:divBdr>
        <w:top w:val="none" w:sz="0" w:space="0" w:color="auto"/>
        <w:left w:val="none" w:sz="0" w:space="0" w:color="auto"/>
        <w:bottom w:val="none" w:sz="0" w:space="0" w:color="auto"/>
        <w:right w:val="none" w:sz="0" w:space="0" w:color="auto"/>
      </w:divBdr>
    </w:div>
    <w:div w:id="1304382150">
      <w:marLeft w:val="640"/>
      <w:marRight w:val="0"/>
      <w:marTop w:val="0"/>
      <w:marBottom w:val="0"/>
      <w:divBdr>
        <w:top w:val="none" w:sz="0" w:space="0" w:color="auto"/>
        <w:left w:val="none" w:sz="0" w:space="0" w:color="auto"/>
        <w:bottom w:val="none" w:sz="0" w:space="0" w:color="auto"/>
        <w:right w:val="none" w:sz="0" w:space="0" w:color="auto"/>
      </w:divBdr>
    </w:div>
    <w:div w:id="1304387468">
      <w:marLeft w:val="640"/>
      <w:marRight w:val="0"/>
      <w:marTop w:val="0"/>
      <w:marBottom w:val="0"/>
      <w:divBdr>
        <w:top w:val="none" w:sz="0" w:space="0" w:color="auto"/>
        <w:left w:val="none" w:sz="0" w:space="0" w:color="auto"/>
        <w:bottom w:val="none" w:sz="0" w:space="0" w:color="auto"/>
        <w:right w:val="none" w:sz="0" w:space="0" w:color="auto"/>
      </w:divBdr>
    </w:div>
    <w:div w:id="1304457671">
      <w:marLeft w:val="640"/>
      <w:marRight w:val="0"/>
      <w:marTop w:val="0"/>
      <w:marBottom w:val="0"/>
      <w:divBdr>
        <w:top w:val="none" w:sz="0" w:space="0" w:color="auto"/>
        <w:left w:val="none" w:sz="0" w:space="0" w:color="auto"/>
        <w:bottom w:val="none" w:sz="0" w:space="0" w:color="auto"/>
        <w:right w:val="none" w:sz="0" w:space="0" w:color="auto"/>
      </w:divBdr>
    </w:div>
    <w:div w:id="1304502673">
      <w:marLeft w:val="640"/>
      <w:marRight w:val="0"/>
      <w:marTop w:val="0"/>
      <w:marBottom w:val="0"/>
      <w:divBdr>
        <w:top w:val="none" w:sz="0" w:space="0" w:color="auto"/>
        <w:left w:val="none" w:sz="0" w:space="0" w:color="auto"/>
        <w:bottom w:val="none" w:sz="0" w:space="0" w:color="auto"/>
        <w:right w:val="none" w:sz="0" w:space="0" w:color="auto"/>
      </w:divBdr>
    </w:div>
    <w:div w:id="1304583694">
      <w:marLeft w:val="640"/>
      <w:marRight w:val="0"/>
      <w:marTop w:val="0"/>
      <w:marBottom w:val="0"/>
      <w:divBdr>
        <w:top w:val="none" w:sz="0" w:space="0" w:color="auto"/>
        <w:left w:val="none" w:sz="0" w:space="0" w:color="auto"/>
        <w:bottom w:val="none" w:sz="0" w:space="0" w:color="auto"/>
        <w:right w:val="none" w:sz="0" w:space="0" w:color="auto"/>
      </w:divBdr>
    </w:div>
    <w:div w:id="1304696121">
      <w:marLeft w:val="640"/>
      <w:marRight w:val="0"/>
      <w:marTop w:val="0"/>
      <w:marBottom w:val="0"/>
      <w:divBdr>
        <w:top w:val="none" w:sz="0" w:space="0" w:color="auto"/>
        <w:left w:val="none" w:sz="0" w:space="0" w:color="auto"/>
        <w:bottom w:val="none" w:sz="0" w:space="0" w:color="auto"/>
        <w:right w:val="none" w:sz="0" w:space="0" w:color="auto"/>
      </w:divBdr>
    </w:div>
    <w:div w:id="1304701939">
      <w:marLeft w:val="640"/>
      <w:marRight w:val="0"/>
      <w:marTop w:val="0"/>
      <w:marBottom w:val="0"/>
      <w:divBdr>
        <w:top w:val="none" w:sz="0" w:space="0" w:color="auto"/>
        <w:left w:val="none" w:sz="0" w:space="0" w:color="auto"/>
        <w:bottom w:val="none" w:sz="0" w:space="0" w:color="auto"/>
        <w:right w:val="none" w:sz="0" w:space="0" w:color="auto"/>
      </w:divBdr>
    </w:div>
    <w:div w:id="1304771173">
      <w:marLeft w:val="640"/>
      <w:marRight w:val="0"/>
      <w:marTop w:val="0"/>
      <w:marBottom w:val="0"/>
      <w:divBdr>
        <w:top w:val="none" w:sz="0" w:space="0" w:color="auto"/>
        <w:left w:val="none" w:sz="0" w:space="0" w:color="auto"/>
        <w:bottom w:val="none" w:sz="0" w:space="0" w:color="auto"/>
        <w:right w:val="none" w:sz="0" w:space="0" w:color="auto"/>
      </w:divBdr>
    </w:div>
    <w:div w:id="1304771990">
      <w:marLeft w:val="640"/>
      <w:marRight w:val="0"/>
      <w:marTop w:val="0"/>
      <w:marBottom w:val="0"/>
      <w:divBdr>
        <w:top w:val="none" w:sz="0" w:space="0" w:color="auto"/>
        <w:left w:val="none" w:sz="0" w:space="0" w:color="auto"/>
        <w:bottom w:val="none" w:sz="0" w:space="0" w:color="auto"/>
        <w:right w:val="none" w:sz="0" w:space="0" w:color="auto"/>
      </w:divBdr>
    </w:div>
    <w:div w:id="1304889000">
      <w:marLeft w:val="640"/>
      <w:marRight w:val="0"/>
      <w:marTop w:val="0"/>
      <w:marBottom w:val="0"/>
      <w:divBdr>
        <w:top w:val="none" w:sz="0" w:space="0" w:color="auto"/>
        <w:left w:val="none" w:sz="0" w:space="0" w:color="auto"/>
        <w:bottom w:val="none" w:sz="0" w:space="0" w:color="auto"/>
        <w:right w:val="none" w:sz="0" w:space="0" w:color="auto"/>
      </w:divBdr>
    </w:div>
    <w:div w:id="1304964000">
      <w:marLeft w:val="640"/>
      <w:marRight w:val="0"/>
      <w:marTop w:val="0"/>
      <w:marBottom w:val="0"/>
      <w:divBdr>
        <w:top w:val="none" w:sz="0" w:space="0" w:color="auto"/>
        <w:left w:val="none" w:sz="0" w:space="0" w:color="auto"/>
        <w:bottom w:val="none" w:sz="0" w:space="0" w:color="auto"/>
        <w:right w:val="none" w:sz="0" w:space="0" w:color="auto"/>
      </w:divBdr>
    </w:div>
    <w:div w:id="1305038189">
      <w:marLeft w:val="640"/>
      <w:marRight w:val="0"/>
      <w:marTop w:val="0"/>
      <w:marBottom w:val="0"/>
      <w:divBdr>
        <w:top w:val="none" w:sz="0" w:space="0" w:color="auto"/>
        <w:left w:val="none" w:sz="0" w:space="0" w:color="auto"/>
        <w:bottom w:val="none" w:sz="0" w:space="0" w:color="auto"/>
        <w:right w:val="none" w:sz="0" w:space="0" w:color="auto"/>
      </w:divBdr>
    </w:div>
    <w:div w:id="1305043193">
      <w:marLeft w:val="640"/>
      <w:marRight w:val="0"/>
      <w:marTop w:val="0"/>
      <w:marBottom w:val="0"/>
      <w:divBdr>
        <w:top w:val="none" w:sz="0" w:space="0" w:color="auto"/>
        <w:left w:val="none" w:sz="0" w:space="0" w:color="auto"/>
        <w:bottom w:val="none" w:sz="0" w:space="0" w:color="auto"/>
        <w:right w:val="none" w:sz="0" w:space="0" w:color="auto"/>
      </w:divBdr>
    </w:div>
    <w:div w:id="1305043701">
      <w:marLeft w:val="640"/>
      <w:marRight w:val="0"/>
      <w:marTop w:val="0"/>
      <w:marBottom w:val="0"/>
      <w:divBdr>
        <w:top w:val="none" w:sz="0" w:space="0" w:color="auto"/>
        <w:left w:val="none" w:sz="0" w:space="0" w:color="auto"/>
        <w:bottom w:val="none" w:sz="0" w:space="0" w:color="auto"/>
        <w:right w:val="none" w:sz="0" w:space="0" w:color="auto"/>
      </w:divBdr>
    </w:div>
    <w:div w:id="1305045582">
      <w:marLeft w:val="640"/>
      <w:marRight w:val="0"/>
      <w:marTop w:val="0"/>
      <w:marBottom w:val="0"/>
      <w:divBdr>
        <w:top w:val="none" w:sz="0" w:space="0" w:color="auto"/>
        <w:left w:val="none" w:sz="0" w:space="0" w:color="auto"/>
        <w:bottom w:val="none" w:sz="0" w:space="0" w:color="auto"/>
        <w:right w:val="none" w:sz="0" w:space="0" w:color="auto"/>
      </w:divBdr>
    </w:div>
    <w:div w:id="1305237164">
      <w:marLeft w:val="640"/>
      <w:marRight w:val="0"/>
      <w:marTop w:val="0"/>
      <w:marBottom w:val="0"/>
      <w:divBdr>
        <w:top w:val="none" w:sz="0" w:space="0" w:color="auto"/>
        <w:left w:val="none" w:sz="0" w:space="0" w:color="auto"/>
        <w:bottom w:val="none" w:sz="0" w:space="0" w:color="auto"/>
        <w:right w:val="none" w:sz="0" w:space="0" w:color="auto"/>
      </w:divBdr>
    </w:div>
    <w:div w:id="1305306598">
      <w:marLeft w:val="640"/>
      <w:marRight w:val="0"/>
      <w:marTop w:val="0"/>
      <w:marBottom w:val="0"/>
      <w:divBdr>
        <w:top w:val="none" w:sz="0" w:space="0" w:color="auto"/>
        <w:left w:val="none" w:sz="0" w:space="0" w:color="auto"/>
        <w:bottom w:val="none" w:sz="0" w:space="0" w:color="auto"/>
        <w:right w:val="none" w:sz="0" w:space="0" w:color="auto"/>
      </w:divBdr>
    </w:div>
    <w:div w:id="1305308880">
      <w:marLeft w:val="640"/>
      <w:marRight w:val="0"/>
      <w:marTop w:val="0"/>
      <w:marBottom w:val="0"/>
      <w:divBdr>
        <w:top w:val="none" w:sz="0" w:space="0" w:color="auto"/>
        <w:left w:val="none" w:sz="0" w:space="0" w:color="auto"/>
        <w:bottom w:val="none" w:sz="0" w:space="0" w:color="auto"/>
        <w:right w:val="none" w:sz="0" w:space="0" w:color="auto"/>
      </w:divBdr>
    </w:div>
    <w:div w:id="1305354996">
      <w:marLeft w:val="640"/>
      <w:marRight w:val="0"/>
      <w:marTop w:val="0"/>
      <w:marBottom w:val="0"/>
      <w:divBdr>
        <w:top w:val="none" w:sz="0" w:space="0" w:color="auto"/>
        <w:left w:val="none" w:sz="0" w:space="0" w:color="auto"/>
        <w:bottom w:val="none" w:sz="0" w:space="0" w:color="auto"/>
        <w:right w:val="none" w:sz="0" w:space="0" w:color="auto"/>
      </w:divBdr>
    </w:div>
    <w:div w:id="1305355050">
      <w:marLeft w:val="640"/>
      <w:marRight w:val="0"/>
      <w:marTop w:val="0"/>
      <w:marBottom w:val="0"/>
      <w:divBdr>
        <w:top w:val="none" w:sz="0" w:space="0" w:color="auto"/>
        <w:left w:val="none" w:sz="0" w:space="0" w:color="auto"/>
        <w:bottom w:val="none" w:sz="0" w:space="0" w:color="auto"/>
        <w:right w:val="none" w:sz="0" w:space="0" w:color="auto"/>
      </w:divBdr>
    </w:div>
    <w:div w:id="1305626206">
      <w:marLeft w:val="640"/>
      <w:marRight w:val="0"/>
      <w:marTop w:val="0"/>
      <w:marBottom w:val="0"/>
      <w:divBdr>
        <w:top w:val="none" w:sz="0" w:space="0" w:color="auto"/>
        <w:left w:val="none" w:sz="0" w:space="0" w:color="auto"/>
        <w:bottom w:val="none" w:sz="0" w:space="0" w:color="auto"/>
        <w:right w:val="none" w:sz="0" w:space="0" w:color="auto"/>
      </w:divBdr>
    </w:div>
    <w:div w:id="1305695692">
      <w:marLeft w:val="640"/>
      <w:marRight w:val="0"/>
      <w:marTop w:val="0"/>
      <w:marBottom w:val="0"/>
      <w:divBdr>
        <w:top w:val="none" w:sz="0" w:space="0" w:color="auto"/>
        <w:left w:val="none" w:sz="0" w:space="0" w:color="auto"/>
        <w:bottom w:val="none" w:sz="0" w:space="0" w:color="auto"/>
        <w:right w:val="none" w:sz="0" w:space="0" w:color="auto"/>
      </w:divBdr>
    </w:div>
    <w:div w:id="1305700478">
      <w:marLeft w:val="640"/>
      <w:marRight w:val="0"/>
      <w:marTop w:val="0"/>
      <w:marBottom w:val="0"/>
      <w:divBdr>
        <w:top w:val="none" w:sz="0" w:space="0" w:color="auto"/>
        <w:left w:val="none" w:sz="0" w:space="0" w:color="auto"/>
        <w:bottom w:val="none" w:sz="0" w:space="0" w:color="auto"/>
        <w:right w:val="none" w:sz="0" w:space="0" w:color="auto"/>
      </w:divBdr>
    </w:div>
    <w:div w:id="1305743507">
      <w:marLeft w:val="640"/>
      <w:marRight w:val="0"/>
      <w:marTop w:val="0"/>
      <w:marBottom w:val="0"/>
      <w:divBdr>
        <w:top w:val="none" w:sz="0" w:space="0" w:color="auto"/>
        <w:left w:val="none" w:sz="0" w:space="0" w:color="auto"/>
        <w:bottom w:val="none" w:sz="0" w:space="0" w:color="auto"/>
        <w:right w:val="none" w:sz="0" w:space="0" w:color="auto"/>
      </w:divBdr>
    </w:div>
    <w:div w:id="1305887703">
      <w:marLeft w:val="640"/>
      <w:marRight w:val="0"/>
      <w:marTop w:val="0"/>
      <w:marBottom w:val="0"/>
      <w:divBdr>
        <w:top w:val="none" w:sz="0" w:space="0" w:color="auto"/>
        <w:left w:val="none" w:sz="0" w:space="0" w:color="auto"/>
        <w:bottom w:val="none" w:sz="0" w:space="0" w:color="auto"/>
        <w:right w:val="none" w:sz="0" w:space="0" w:color="auto"/>
      </w:divBdr>
    </w:div>
    <w:div w:id="1305966976">
      <w:marLeft w:val="640"/>
      <w:marRight w:val="0"/>
      <w:marTop w:val="0"/>
      <w:marBottom w:val="0"/>
      <w:divBdr>
        <w:top w:val="none" w:sz="0" w:space="0" w:color="auto"/>
        <w:left w:val="none" w:sz="0" w:space="0" w:color="auto"/>
        <w:bottom w:val="none" w:sz="0" w:space="0" w:color="auto"/>
        <w:right w:val="none" w:sz="0" w:space="0" w:color="auto"/>
      </w:divBdr>
    </w:div>
    <w:div w:id="1306004216">
      <w:marLeft w:val="640"/>
      <w:marRight w:val="0"/>
      <w:marTop w:val="0"/>
      <w:marBottom w:val="0"/>
      <w:divBdr>
        <w:top w:val="none" w:sz="0" w:space="0" w:color="auto"/>
        <w:left w:val="none" w:sz="0" w:space="0" w:color="auto"/>
        <w:bottom w:val="none" w:sz="0" w:space="0" w:color="auto"/>
        <w:right w:val="none" w:sz="0" w:space="0" w:color="auto"/>
      </w:divBdr>
    </w:div>
    <w:div w:id="1306013338">
      <w:marLeft w:val="640"/>
      <w:marRight w:val="0"/>
      <w:marTop w:val="0"/>
      <w:marBottom w:val="0"/>
      <w:divBdr>
        <w:top w:val="none" w:sz="0" w:space="0" w:color="auto"/>
        <w:left w:val="none" w:sz="0" w:space="0" w:color="auto"/>
        <w:bottom w:val="none" w:sz="0" w:space="0" w:color="auto"/>
        <w:right w:val="none" w:sz="0" w:space="0" w:color="auto"/>
      </w:divBdr>
    </w:div>
    <w:div w:id="1306155509">
      <w:marLeft w:val="640"/>
      <w:marRight w:val="0"/>
      <w:marTop w:val="0"/>
      <w:marBottom w:val="0"/>
      <w:divBdr>
        <w:top w:val="none" w:sz="0" w:space="0" w:color="auto"/>
        <w:left w:val="none" w:sz="0" w:space="0" w:color="auto"/>
        <w:bottom w:val="none" w:sz="0" w:space="0" w:color="auto"/>
        <w:right w:val="none" w:sz="0" w:space="0" w:color="auto"/>
      </w:divBdr>
    </w:div>
    <w:div w:id="1306201898">
      <w:marLeft w:val="640"/>
      <w:marRight w:val="0"/>
      <w:marTop w:val="0"/>
      <w:marBottom w:val="0"/>
      <w:divBdr>
        <w:top w:val="none" w:sz="0" w:space="0" w:color="auto"/>
        <w:left w:val="none" w:sz="0" w:space="0" w:color="auto"/>
        <w:bottom w:val="none" w:sz="0" w:space="0" w:color="auto"/>
        <w:right w:val="none" w:sz="0" w:space="0" w:color="auto"/>
      </w:divBdr>
    </w:div>
    <w:div w:id="1306206487">
      <w:marLeft w:val="640"/>
      <w:marRight w:val="0"/>
      <w:marTop w:val="0"/>
      <w:marBottom w:val="0"/>
      <w:divBdr>
        <w:top w:val="none" w:sz="0" w:space="0" w:color="auto"/>
        <w:left w:val="none" w:sz="0" w:space="0" w:color="auto"/>
        <w:bottom w:val="none" w:sz="0" w:space="0" w:color="auto"/>
        <w:right w:val="none" w:sz="0" w:space="0" w:color="auto"/>
      </w:divBdr>
    </w:div>
    <w:div w:id="1306275758">
      <w:marLeft w:val="480"/>
      <w:marRight w:val="0"/>
      <w:marTop w:val="0"/>
      <w:marBottom w:val="0"/>
      <w:divBdr>
        <w:top w:val="none" w:sz="0" w:space="0" w:color="auto"/>
        <w:left w:val="none" w:sz="0" w:space="0" w:color="auto"/>
        <w:bottom w:val="none" w:sz="0" w:space="0" w:color="auto"/>
        <w:right w:val="none" w:sz="0" w:space="0" w:color="auto"/>
      </w:divBdr>
    </w:div>
    <w:div w:id="1306348372">
      <w:marLeft w:val="640"/>
      <w:marRight w:val="0"/>
      <w:marTop w:val="0"/>
      <w:marBottom w:val="0"/>
      <w:divBdr>
        <w:top w:val="none" w:sz="0" w:space="0" w:color="auto"/>
        <w:left w:val="none" w:sz="0" w:space="0" w:color="auto"/>
        <w:bottom w:val="none" w:sz="0" w:space="0" w:color="auto"/>
        <w:right w:val="none" w:sz="0" w:space="0" w:color="auto"/>
      </w:divBdr>
    </w:div>
    <w:div w:id="1306470695">
      <w:marLeft w:val="640"/>
      <w:marRight w:val="0"/>
      <w:marTop w:val="0"/>
      <w:marBottom w:val="0"/>
      <w:divBdr>
        <w:top w:val="none" w:sz="0" w:space="0" w:color="auto"/>
        <w:left w:val="none" w:sz="0" w:space="0" w:color="auto"/>
        <w:bottom w:val="none" w:sz="0" w:space="0" w:color="auto"/>
        <w:right w:val="none" w:sz="0" w:space="0" w:color="auto"/>
      </w:divBdr>
    </w:div>
    <w:div w:id="1306471246">
      <w:marLeft w:val="640"/>
      <w:marRight w:val="0"/>
      <w:marTop w:val="0"/>
      <w:marBottom w:val="0"/>
      <w:divBdr>
        <w:top w:val="none" w:sz="0" w:space="0" w:color="auto"/>
        <w:left w:val="none" w:sz="0" w:space="0" w:color="auto"/>
        <w:bottom w:val="none" w:sz="0" w:space="0" w:color="auto"/>
        <w:right w:val="none" w:sz="0" w:space="0" w:color="auto"/>
      </w:divBdr>
    </w:div>
    <w:div w:id="1306736879">
      <w:marLeft w:val="640"/>
      <w:marRight w:val="0"/>
      <w:marTop w:val="0"/>
      <w:marBottom w:val="0"/>
      <w:divBdr>
        <w:top w:val="none" w:sz="0" w:space="0" w:color="auto"/>
        <w:left w:val="none" w:sz="0" w:space="0" w:color="auto"/>
        <w:bottom w:val="none" w:sz="0" w:space="0" w:color="auto"/>
        <w:right w:val="none" w:sz="0" w:space="0" w:color="auto"/>
      </w:divBdr>
    </w:div>
    <w:div w:id="1306738114">
      <w:marLeft w:val="640"/>
      <w:marRight w:val="0"/>
      <w:marTop w:val="0"/>
      <w:marBottom w:val="0"/>
      <w:divBdr>
        <w:top w:val="none" w:sz="0" w:space="0" w:color="auto"/>
        <w:left w:val="none" w:sz="0" w:space="0" w:color="auto"/>
        <w:bottom w:val="none" w:sz="0" w:space="0" w:color="auto"/>
        <w:right w:val="none" w:sz="0" w:space="0" w:color="auto"/>
      </w:divBdr>
    </w:div>
    <w:div w:id="1306744157">
      <w:marLeft w:val="640"/>
      <w:marRight w:val="0"/>
      <w:marTop w:val="0"/>
      <w:marBottom w:val="0"/>
      <w:divBdr>
        <w:top w:val="none" w:sz="0" w:space="0" w:color="auto"/>
        <w:left w:val="none" w:sz="0" w:space="0" w:color="auto"/>
        <w:bottom w:val="none" w:sz="0" w:space="0" w:color="auto"/>
        <w:right w:val="none" w:sz="0" w:space="0" w:color="auto"/>
      </w:divBdr>
    </w:div>
    <w:div w:id="1306857543">
      <w:marLeft w:val="640"/>
      <w:marRight w:val="0"/>
      <w:marTop w:val="0"/>
      <w:marBottom w:val="0"/>
      <w:divBdr>
        <w:top w:val="none" w:sz="0" w:space="0" w:color="auto"/>
        <w:left w:val="none" w:sz="0" w:space="0" w:color="auto"/>
        <w:bottom w:val="none" w:sz="0" w:space="0" w:color="auto"/>
        <w:right w:val="none" w:sz="0" w:space="0" w:color="auto"/>
      </w:divBdr>
    </w:div>
    <w:div w:id="1306858415">
      <w:marLeft w:val="640"/>
      <w:marRight w:val="0"/>
      <w:marTop w:val="0"/>
      <w:marBottom w:val="0"/>
      <w:divBdr>
        <w:top w:val="none" w:sz="0" w:space="0" w:color="auto"/>
        <w:left w:val="none" w:sz="0" w:space="0" w:color="auto"/>
        <w:bottom w:val="none" w:sz="0" w:space="0" w:color="auto"/>
        <w:right w:val="none" w:sz="0" w:space="0" w:color="auto"/>
      </w:divBdr>
    </w:div>
    <w:div w:id="1306931938">
      <w:marLeft w:val="640"/>
      <w:marRight w:val="0"/>
      <w:marTop w:val="0"/>
      <w:marBottom w:val="0"/>
      <w:divBdr>
        <w:top w:val="none" w:sz="0" w:space="0" w:color="auto"/>
        <w:left w:val="none" w:sz="0" w:space="0" w:color="auto"/>
        <w:bottom w:val="none" w:sz="0" w:space="0" w:color="auto"/>
        <w:right w:val="none" w:sz="0" w:space="0" w:color="auto"/>
      </w:divBdr>
    </w:div>
    <w:div w:id="1307123294">
      <w:marLeft w:val="640"/>
      <w:marRight w:val="0"/>
      <w:marTop w:val="0"/>
      <w:marBottom w:val="0"/>
      <w:divBdr>
        <w:top w:val="none" w:sz="0" w:space="0" w:color="auto"/>
        <w:left w:val="none" w:sz="0" w:space="0" w:color="auto"/>
        <w:bottom w:val="none" w:sz="0" w:space="0" w:color="auto"/>
        <w:right w:val="none" w:sz="0" w:space="0" w:color="auto"/>
      </w:divBdr>
    </w:div>
    <w:div w:id="1307127550">
      <w:marLeft w:val="640"/>
      <w:marRight w:val="0"/>
      <w:marTop w:val="0"/>
      <w:marBottom w:val="0"/>
      <w:divBdr>
        <w:top w:val="none" w:sz="0" w:space="0" w:color="auto"/>
        <w:left w:val="none" w:sz="0" w:space="0" w:color="auto"/>
        <w:bottom w:val="none" w:sz="0" w:space="0" w:color="auto"/>
        <w:right w:val="none" w:sz="0" w:space="0" w:color="auto"/>
      </w:divBdr>
    </w:div>
    <w:div w:id="1307204595">
      <w:marLeft w:val="640"/>
      <w:marRight w:val="0"/>
      <w:marTop w:val="0"/>
      <w:marBottom w:val="0"/>
      <w:divBdr>
        <w:top w:val="none" w:sz="0" w:space="0" w:color="auto"/>
        <w:left w:val="none" w:sz="0" w:space="0" w:color="auto"/>
        <w:bottom w:val="none" w:sz="0" w:space="0" w:color="auto"/>
        <w:right w:val="none" w:sz="0" w:space="0" w:color="auto"/>
      </w:divBdr>
    </w:div>
    <w:div w:id="1307318841">
      <w:marLeft w:val="640"/>
      <w:marRight w:val="0"/>
      <w:marTop w:val="0"/>
      <w:marBottom w:val="0"/>
      <w:divBdr>
        <w:top w:val="none" w:sz="0" w:space="0" w:color="auto"/>
        <w:left w:val="none" w:sz="0" w:space="0" w:color="auto"/>
        <w:bottom w:val="none" w:sz="0" w:space="0" w:color="auto"/>
        <w:right w:val="none" w:sz="0" w:space="0" w:color="auto"/>
      </w:divBdr>
    </w:div>
    <w:div w:id="1307392122">
      <w:marLeft w:val="640"/>
      <w:marRight w:val="0"/>
      <w:marTop w:val="0"/>
      <w:marBottom w:val="0"/>
      <w:divBdr>
        <w:top w:val="none" w:sz="0" w:space="0" w:color="auto"/>
        <w:left w:val="none" w:sz="0" w:space="0" w:color="auto"/>
        <w:bottom w:val="none" w:sz="0" w:space="0" w:color="auto"/>
        <w:right w:val="none" w:sz="0" w:space="0" w:color="auto"/>
      </w:divBdr>
    </w:div>
    <w:div w:id="1307396668">
      <w:marLeft w:val="640"/>
      <w:marRight w:val="0"/>
      <w:marTop w:val="0"/>
      <w:marBottom w:val="0"/>
      <w:divBdr>
        <w:top w:val="none" w:sz="0" w:space="0" w:color="auto"/>
        <w:left w:val="none" w:sz="0" w:space="0" w:color="auto"/>
        <w:bottom w:val="none" w:sz="0" w:space="0" w:color="auto"/>
        <w:right w:val="none" w:sz="0" w:space="0" w:color="auto"/>
      </w:divBdr>
    </w:div>
    <w:div w:id="1307585285">
      <w:marLeft w:val="640"/>
      <w:marRight w:val="0"/>
      <w:marTop w:val="0"/>
      <w:marBottom w:val="0"/>
      <w:divBdr>
        <w:top w:val="none" w:sz="0" w:space="0" w:color="auto"/>
        <w:left w:val="none" w:sz="0" w:space="0" w:color="auto"/>
        <w:bottom w:val="none" w:sz="0" w:space="0" w:color="auto"/>
        <w:right w:val="none" w:sz="0" w:space="0" w:color="auto"/>
      </w:divBdr>
    </w:div>
    <w:div w:id="1307587392">
      <w:marLeft w:val="640"/>
      <w:marRight w:val="0"/>
      <w:marTop w:val="0"/>
      <w:marBottom w:val="0"/>
      <w:divBdr>
        <w:top w:val="none" w:sz="0" w:space="0" w:color="auto"/>
        <w:left w:val="none" w:sz="0" w:space="0" w:color="auto"/>
        <w:bottom w:val="none" w:sz="0" w:space="0" w:color="auto"/>
        <w:right w:val="none" w:sz="0" w:space="0" w:color="auto"/>
      </w:divBdr>
    </w:div>
    <w:div w:id="1307588164">
      <w:marLeft w:val="640"/>
      <w:marRight w:val="0"/>
      <w:marTop w:val="0"/>
      <w:marBottom w:val="0"/>
      <w:divBdr>
        <w:top w:val="none" w:sz="0" w:space="0" w:color="auto"/>
        <w:left w:val="none" w:sz="0" w:space="0" w:color="auto"/>
        <w:bottom w:val="none" w:sz="0" w:space="0" w:color="auto"/>
        <w:right w:val="none" w:sz="0" w:space="0" w:color="auto"/>
      </w:divBdr>
    </w:div>
    <w:div w:id="1307591133">
      <w:marLeft w:val="640"/>
      <w:marRight w:val="0"/>
      <w:marTop w:val="0"/>
      <w:marBottom w:val="0"/>
      <w:divBdr>
        <w:top w:val="none" w:sz="0" w:space="0" w:color="auto"/>
        <w:left w:val="none" w:sz="0" w:space="0" w:color="auto"/>
        <w:bottom w:val="none" w:sz="0" w:space="0" w:color="auto"/>
        <w:right w:val="none" w:sz="0" w:space="0" w:color="auto"/>
      </w:divBdr>
    </w:div>
    <w:div w:id="1307664396">
      <w:marLeft w:val="640"/>
      <w:marRight w:val="0"/>
      <w:marTop w:val="0"/>
      <w:marBottom w:val="0"/>
      <w:divBdr>
        <w:top w:val="none" w:sz="0" w:space="0" w:color="auto"/>
        <w:left w:val="none" w:sz="0" w:space="0" w:color="auto"/>
        <w:bottom w:val="none" w:sz="0" w:space="0" w:color="auto"/>
        <w:right w:val="none" w:sz="0" w:space="0" w:color="auto"/>
      </w:divBdr>
    </w:div>
    <w:div w:id="1307667772">
      <w:marLeft w:val="640"/>
      <w:marRight w:val="0"/>
      <w:marTop w:val="0"/>
      <w:marBottom w:val="0"/>
      <w:divBdr>
        <w:top w:val="none" w:sz="0" w:space="0" w:color="auto"/>
        <w:left w:val="none" w:sz="0" w:space="0" w:color="auto"/>
        <w:bottom w:val="none" w:sz="0" w:space="0" w:color="auto"/>
        <w:right w:val="none" w:sz="0" w:space="0" w:color="auto"/>
      </w:divBdr>
    </w:div>
    <w:div w:id="1307782687">
      <w:marLeft w:val="640"/>
      <w:marRight w:val="0"/>
      <w:marTop w:val="0"/>
      <w:marBottom w:val="0"/>
      <w:divBdr>
        <w:top w:val="none" w:sz="0" w:space="0" w:color="auto"/>
        <w:left w:val="none" w:sz="0" w:space="0" w:color="auto"/>
        <w:bottom w:val="none" w:sz="0" w:space="0" w:color="auto"/>
        <w:right w:val="none" w:sz="0" w:space="0" w:color="auto"/>
      </w:divBdr>
    </w:div>
    <w:div w:id="1307784990">
      <w:marLeft w:val="640"/>
      <w:marRight w:val="0"/>
      <w:marTop w:val="0"/>
      <w:marBottom w:val="0"/>
      <w:divBdr>
        <w:top w:val="none" w:sz="0" w:space="0" w:color="auto"/>
        <w:left w:val="none" w:sz="0" w:space="0" w:color="auto"/>
        <w:bottom w:val="none" w:sz="0" w:space="0" w:color="auto"/>
        <w:right w:val="none" w:sz="0" w:space="0" w:color="auto"/>
      </w:divBdr>
    </w:div>
    <w:div w:id="1307929132">
      <w:marLeft w:val="640"/>
      <w:marRight w:val="0"/>
      <w:marTop w:val="0"/>
      <w:marBottom w:val="0"/>
      <w:divBdr>
        <w:top w:val="none" w:sz="0" w:space="0" w:color="auto"/>
        <w:left w:val="none" w:sz="0" w:space="0" w:color="auto"/>
        <w:bottom w:val="none" w:sz="0" w:space="0" w:color="auto"/>
        <w:right w:val="none" w:sz="0" w:space="0" w:color="auto"/>
      </w:divBdr>
    </w:div>
    <w:div w:id="1307973026">
      <w:marLeft w:val="640"/>
      <w:marRight w:val="0"/>
      <w:marTop w:val="0"/>
      <w:marBottom w:val="0"/>
      <w:divBdr>
        <w:top w:val="none" w:sz="0" w:space="0" w:color="auto"/>
        <w:left w:val="none" w:sz="0" w:space="0" w:color="auto"/>
        <w:bottom w:val="none" w:sz="0" w:space="0" w:color="auto"/>
        <w:right w:val="none" w:sz="0" w:space="0" w:color="auto"/>
      </w:divBdr>
    </w:div>
    <w:div w:id="1308047672">
      <w:marLeft w:val="640"/>
      <w:marRight w:val="0"/>
      <w:marTop w:val="0"/>
      <w:marBottom w:val="0"/>
      <w:divBdr>
        <w:top w:val="none" w:sz="0" w:space="0" w:color="auto"/>
        <w:left w:val="none" w:sz="0" w:space="0" w:color="auto"/>
        <w:bottom w:val="none" w:sz="0" w:space="0" w:color="auto"/>
        <w:right w:val="none" w:sz="0" w:space="0" w:color="auto"/>
      </w:divBdr>
    </w:div>
    <w:div w:id="1308123147">
      <w:marLeft w:val="640"/>
      <w:marRight w:val="0"/>
      <w:marTop w:val="0"/>
      <w:marBottom w:val="0"/>
      <w:divBdr>
        <w:top w:val="none" w:sz="0" w:space="0" w:color="auto"/>
        <w:left w:val="none" w:sz="0" w:space="0" w:color="auto"/>
        <w:bottom w:val="none" w:sz="0" w:space="0" w:color="auto"/>
        <w:right w:val="none" w:sz="0" w:space="0" w:color="auto"/>
      </w:divBdr>
    </w:div>
    <w:div w:id="1308126479">
      <w:marLeft w:val="640"/>
      <w:marRight w:val="0"/>
      <w:marTop w:val="0"/>
      <w:marBottom w:val="0"/>
      <w:divBdr>
        <w:top w:val="none" w:sz="0" w:space="0" w:color="auto"/>
        <w:left w:val="none" w:sz="0" w:space="0" w:color="auto"/>
        <w:bottom w:val="none" w:sz="0" w:space="0" w:color="auto"/>
        <w:right w:val="none" w:sz="0" w:space="0" w:color="auto"/>
      </w:divBdr>
    </w:div>
    <w:div w:id="1308315891">
      <w:marLeft w:val="640"/>
      <w:marRight w:val="0"/>
      <w:marTop w:val="0"/>
      <w:marBottom w:val="0"/>
      <w:divBdr>
        <w:top w:val="none" w:sz="0" w:space="0" w:color="auto"/>
        <w:left w:val="none" w:sz="0" w:space="0" w:color="auto"/>
        <w:bottom w:val="none" w:sz="0" w:space="0" w:color="auto"/>
        <w:right w:val="none" w:sz="0" w:space="0" w:color="auto"/>
      </w:divBdr>
    </w:div>
    <w:div w:id="1308316806">
      <w:marLeft w:val="640"/>
      <w:marRight w:val="0"/>
      <w:marTop w:val="0"/>
      <w:marBottom w:val="0"/>
      <w:divBdr>
        <w:top w:val="none" w:sz="0" w:space="0" w:color="auto"/>
        <w:left w:val="none" w:sz="0" w:space="0" w:color="auto"/>
        <w:bottom w:val="none" w:sz="0" w:space="0" w:color="auto"/>
        <w:right w:val="none" w:sz="0" w:space="0" w:color="auto"/>
      </w:divBdr>
    </w:div>
    <w:div w:id="1308361091">
      <w:marLeft w:val="640"/>
      <w:marRight w:val="0"/>
      <w:marTop w:val="0"/>
      <w:marBottom w:val="0"/>
      <w:divBdr>
        <w:top w:val="none" w:sz="0" w:space="0" w:color="auto"/>
        <w:left w:val="none" w:sz="0" w:space="0" w:color="auto"/>
        <w:bottom w:val="none" w:sz="0" w:space="0" w:color="auto"/>
        <w:right w:val="none" w:sz="0" w:space="0" w:color="auto"/>
      </w:divBdr>
    </w:div>
    <w:div w:id="1308434150">
      <w:marLeft w:val="640"/>
      <w:marRight w:val="0"/>
      <w:marTop w:val="0"/>
      <w:marBottom w:val="0"/>
      <w:divBdr>
        <w:top w:val="none" w:sz="0" w:space="0" w:color="auto"/>
        <w:left w:val="none" w:sz="0" w:space="0" w:color="auto"/>
        <w:bottom w:val="none" w:sz="0" w:space="0" w:color="auto"/>
        <w:right w:val="none" w:sz="0" w:space="0" w:color="auto"/>
      </w:divBdr>
    </w:div>
    <w:div w:id="1308509630">
      <w:marLeft w:val="640"/>
      <w:marRight w:val="0"/>
      <w:marTop w:val="0"/>
      <w:marBottom w:val="0"/>
      <w:divBdr>
        <w:top w:val="none" w:sz="0" w:space="0" w:color="auto"/>
        <w:left w:val="none" w:sz="0" w:space="0" w:color="auto"/>
        <w:bottom w:val="none" w:sz="0" w:space="0" w:color="auto"/>
        <w:right w:val="none" w:sz="0" w:space="0" w:color="auto"/>
      </w:divBdr>
    </w:div>
    <w:div w:id="1308516543">
      <w:marLeft w:val="640"/>
      <w:marRight w:val="0"/>
      <w:marTop w:val="0"/>
      <w:marBottom w:val="0"/>
      <w:divBdr>
        <w:top w:val="none" w:sz="0" w:space="0" w:color="auto"/>
        <w:left w:val="none" w:sz="0" w:space="0" w:color="auto"/>
        <w:bottom w:val="none" w:sz="0" w:space="0" w:color="auto"/>
        <w:right w:val="none" w:sz="0" w:space="0" w:color="auto"/>
      </w:divBdr>
    </w:div>
    <w:div w:id="1308701951">
      <w:marLeft w:val="640"/>
      <w:marRight w:val="0"/>
      <w:marTop w:val="0"/>
      <w:marBottom w:val="0"/>
      <w:divBdr>
        <w:top w:val="none" w:sz="0" w:space="0" w:color="auto"/>
        <w:left w:val="none" w:sz="0" w:space="0" w:color="auto"/>
        <w:bottom w:val="none" w:sz="0" w:space="0" w:color="auto"/>
        <w:right w:val="none" w:sz="0" w:space="0" w:color="auto"/>
      </w:divBdr>
    </w:div>
    <w:div w:id="1308702063">
      <w:marLeft w:val="640"/>
      <w:marRight w:val="0"/>
      <w:marTop w:val="0"/>
      <w:marBottom w:val="0"/>
      <w:divBdr>
        <w:top w:val="none" w:sz="0" w:space="0" w:color="auto"/>
        <w:left w:val="none" w:sz="0" w:space="0" w:color="auto"/>
        <w:bottom w:val="none" w:sz="0" w:space="0" w:color="auto"/>
        <w:right w:val="none" w:sz="0" w:space="0" w:color="auto"/>
      </w:divBdr>
    </w:div>
    <w:div w:id="1308823563">
      <w:marLeft w:val="640"/>
      <w:marRight w:val="0"/>
      <w:marTop w:val="0"/>
      <w:marBottom w:val="0"/>
      <w:divBdr>
        <w:top w:val="none" w:sz="0" w:space="0" w:color="auto"/>
        <w:left w:val="none" w:sz="0" w:space="0" w:color="auto"/>
        <w:bottom w:val="none" w:sz="0" w:space="0" w:color="auto"/>
        <w:right w:val="none" w:sz="0" w:space="0" w:color="auto"/>
      </w:divBdr>
    </w:div>
    <w:div w:id="1308824997">
      <w:marLeft w:val="640"/>
      <w:marRight w:val="0"/>
      <w:marTop w:val="0"/>
      <w:marBottom w:val="0"/>
      <w:divBdr>
        <w:top w:val="none" w:sz="0" w:space="0" w:color="auto"/>
        <w:left w:val="none" w:sz="0" w:space="0" w:color="auto"/>
        <w:bottom w:val="none" w:sz="0" w:space="0" w:color="auto"/>
        <w:right w:val="none" w:sz="0" w:space="0" w:color="auto"/>
      </w:divBdr>
    </w:div>
    <w:div w:id="1308901538">
      <w:marLeft w:val="640"/>
      <w:marRight w:val="0"/>
      <w:marTop w:val="0"/>
      <w:marBottom w:val="0"/>
      <w:divBdr>
        <w:top w:val="none" w:sz="0" w:space="0" w:color="auto"/>
        <w:left w:val="none" w:sz="0" w:space="0" w:color="auto"/>
        <w:bottom w:val="none" w:sz="0" w:space="0" w:color="auto"/>
        <w:right w:val="none" w:sz="0" w:space="0" w:color="auto"/>
      </w:divBdr>
    </w:div>
    <w:div w:id="1309165018">
      <w:marLeft w:val="640"/>
      <w:marRight w:val="0"/>
      <w:marTop w:val="0"/>
      <w:marBottom w:val="0"/>
      <w:divBdr>
        <w:top w:val="none" w:sz="0" w:space="0" w:color="auto"/>
        <w:left w:val="none" w:sz="0" w:space="0" w:color="auto"/>
        <w:bottom w:val="none" w:sz="0" w:space="0" w:color="auto"/>
        <w:right w:val="none" w:sz="0" w:space="0" w:color="auto"/>
      </w:divBdr>
    </w:div>
    <w:div w:id="1309288484">
      <w:marLeft w:val="640"/>
      <w:marRight w:val="0"/>
      <w:marTop w:val="0"/>
      <w:marBottom w:val="0"/>
      <w:divBdr>
        <w:top w:val="none" w:sz="0" w:space="0" w:color="auto"/>
        <w:left w:val="none" w:sz="0" w:space="0" w:color="auto"/>
        <w:bottom w:val="none" w:sz="0" w:space="0" w:color="auto"/>
        <w:right w:val="none" w:sz="0" w:space="0" w:color="auto"/>
      </w:divBdr>
    </w:div>
    <w:div w:id="1309358004">
      <w:marLeft w:val="640"/>
      <w:marRight w:val="0"/>
      <w:marTop w:val="0"/>
      <w:marBottom w:val="0"/>
      <w:divBdr>
        <w:top w:val="none" w:sz="0" w:space="0" w:color="auto"/>
        <w:left w:val="none" w:sz="0" w:space="0" w:color="auto"/>
        <w:bottom w:val="none" w:sz="0" w:space="0" w:color="auto"/>
        <w:right w:val="none" w:sz="0" w:space="0" w:color="auto"/>
      </w:divBdr>
    </w:div>
    <w:div w:id="1309359862">
      <w:marLeft w:val="640"/>
      <w:marRight w:val="0"/>
      <w:marTop w:val="0"/>
      <w:marBottom w:val="0"/>
      <w:divBdr>
        <w:top w:val="none" w:sz="0" w:space="0" w:color="auto"/>
        <w:left w:val="none" w:sz="0" w:space="0" w:color="auto"/>
        <w:bottom w:val="none" w:sz="0" w:space="0" w:color="auto"/>
        <w:right w:val="none" w:sz="0" w:space="0" w:color="auto"/>
      </w:divBdr>
    </w:div>
    <w:div w:id="1309431758">
      <w:marLeft w:val="640"/>
      <w:marRight w:val="0"/>
      <w:marTop w:val="0"/>
      <w:marBottom w:val="0"/>
      <w:divBdr>
        <w:top w:val="none" w:sz="0" w:space="0" w:color="auto"/>
        <w:left w:val="none" w:sz="0" w:space="0" w:color="auto"/>
        <w:bottom w:val="none" w:sz="0" w:space="0" w:color="auto"/>
        <w:right w:val="none" w:sz="0" w:space="0" w:color="auto"/>
      </w:divBdr>
    </w:div>
    <w:div w:id="1309436364">
      <w:marLeft w:val="640"/>
      <w:marRight w:val="0"/>
      <w:marTop w:val="0"/>
      <w:marBottom w:val="0"/>
      <w:divBdr>
        <w:top w:val="none" w:sz="0" w:space="0" w:color="auto"/>
        <w:left w:val="none" w:sz="0" w:space="0" w:color="auto"/>
        <w:bottom w:val="none" w:sz="0" w:space="0" w:color="auto"/>
        <w:right w:val="none" w:sz="0" w:space="0" w:color="auto"/>
      </w:divBdr>
    </w:div>
    <w:div w:id="1309480936">
      <w:marLeft w:val="640"/>
      <w:marRight w:val="0"/>
      <w:marTop w:val="0"/>
      <w:marBottom w:val="0"/>
      <w:divBdr>
        <w:top w:val="none" w:sz="0" w:space="0" w:color="auto"/>
        <w:left w:val="none" w:sz="0" w:space="0" w:color="auto"/>
        <w:bottom w:val="none" w:sz="0" w:space="0" w:color="auto"/>
        <w:right w:val="none" w:sz="0" w:space="0" w:color="auto"/>
      </w:divBdr>
    </w:div>
    <w:div w:id="1309552861">
      <w:marLeft w:val="640"/>
      <w:marRight w:val="0"/>
      <w:marTop w:val="0"/>
      <w:marBottom w:val="0"/>
      <w:divBdr>
        <w:top w:val="none" w:sz="0" w:space="0" w:color="auto"/>
        <w:left w:val="none" w:sz="0" w:space="0" w:color="auto"/>
        <w:bottom w:val="none" w:sz="0" w:space="0" w:color="auto"/>
        <w:right w:val="none" w:sz="0" w:space="0" w:color="auto"/>
      </w:divBdr>
    </w:div>
    <w:div w:id="1309554281">
      <w:marLeft w:val="640"/>
      <w:marRight w:val="0"/>
      <w:marTop w:val="0"/>
      <w:marBottom w:val="0"/>
      <w:divBdr>
        <w:top w:val="none" w:sz="0" w:space="0" w:color="auto"/>
        <w:left w:val="none" w:sz="0" w:space="0" w:color="auto"/>
        <w:bottom w:val="none" w:sz="0" w:space="0" w:color="auto"/>
        <w:right w:val="none" w:sz="0" w:space="0" w:color="auto"/>
      </w:divBdr>
    </w:div>
    <w:div w:id="1309701962">
      <w:marLeft w:val="640"/>
      <w:marRight w:val="0"/>
      <w:marTop w:val="0"/>
      <w:marBottom w:val="0"/>
      <w:divBdr>
        <w:top w:val="none" w:sz="0" w:space="0" w:color="auto"/>
        <w:left w:val="none" w:sz="0" w:space="0" w:color="auto"/>
        <w:bottom w:val="none" w:sz="0" w:space="0" w:color="auto"/>
        <w:right w:val="none" w:sz="0" w:space="0" w:color="auto"/>
      </w:divBdr>
    </w:div>
    <w:div w:id="1309703450">
      <w:marLeft w:val="640"/>
      <w:marRight w:val="0"/>
      <w:marTop w:val="0"/>
      <w:marBottom w:val="0"/>
      <w:divBdr>
        <w:top w:val="none" w:sz="0" w:space="0" w:color="auto"/>
        <w:left w:val="none" w:sz="0" w:space="0" w:color="auto"/>
        <w:bottom w:val="none" w:sz="0" w:space="0" w:color="auto"/>
        <w:right w:val="none" w:sz="0" w:space="0" w:color="auto"/>
      </w:divBdr>
    </w:div>
    <w:div w:id="1309744099">
      <w:marLeft w:val="640"/>
      <w:marRight w:val="0"/>
      <w:marTop w:val="0"/>
      <w:marBottom w:val="0"/>
      <w:divBdr>
        <w:top w:val="none" w:sz="0" w:space="0" w:color="auto"/>
        <w:left w:val="none" w:sz="0" w:space="0" w:color="auto"/>
        <w:bottom w:val="none" w:sz="0" w:space="0" w:color="auto"/>
        <w:right w:val="none" w:sz="0" w:space="0" w:color="auto"/>
      </w:divBdr>
    </w:div>
    <w:div w:id="1309821074">
      <w:marLeft w:val="640"/>
      <w:marRight w:val="0"/>
      <w:marTop w:val="0"/>
      <w:marBottom w:val="0"/>
      <w:divBdr>
        <w:top w:val="none" w:sz="0" w:space="0" w:color="auto"/>
        <w:left w:val="none" w:sz="0" w:space="0" w:color="auto"/>
        <w:bottom w:val="none" w:sz="0" w:space="0" w:color="auto"/>
        <w:right w:val="none" w:sz="0" w:space="0" w:color="auto"/>
      </w:divBdr>
    </w:div>
    <w:div w:id="1309894362">
      <w:marLeft w:val="640"/>
      <w:marRight w:val="0"/>
      <w:marTop w:val="0"/>
      <w:marBottom w:val="0"/>
      <w:divBdr>
        <w:top w:val="none" w:sz="0" w:space="0" w:color="auto"/>
        <w:left w:val="none" w:sz="0" w:space="0" w:color="auto"/>
        <w:bottom w:val="none" w:sz="0" w:space="0" w:color="auto"/>
        <w:right w:val="none" w:sz="0" w:space="0" w:color="auto"/>
      </w:divBdr>
    </w:div>
    <w:div w:id="1309936653">
      <w:marLeft w:val="640"/>
      <w:marRight w:val="0"/>
      <w:marTop w:val="0"/>
      <w:marBottom w:val="0"/>
      <w:divBdr>
        <w:top w:val="none" w:sz="0" w:space="0" w:color="auto"/>
        <w:left w:val="none" w:sz="0" w:space="0" w:color="auto"/>
        <w:bottom w:val="none" w:sz="0" w:space="0" w:color="auto"/>
        <w:right w:val="none" w:sz="0" w:space="0" w:color="auto"/>
      </w:divBdr>
    </w:div>
    <w:div w:id="1309943813">
      <w:marLeft w:val="640"/>
      <w:marRight w:val="0"/>
      <w:marTop w:val="0"/>
      <w:marBottom w:val="0"/>
      <w:divBdr>
        <w:top w:val="none" w:sz="0" w:space="0" w:color="auto"/>
        <w:left w:val="none" w:sz="0" w:space="0" w:color="auto"/>
        <w:bottom w:val="none" w:sz="0" w:space="0" w:color="auto"/>
        <w:right w:val="none" w:sz="0" w:space="0" w:color="auto"/>
      </w:divBdr>
    </w:div>
    <w:div w:id="1310016310">
      <w:marLeft w:val="640"/>
      <w:marRight w:val="0"/>
      <w:marTop w:val="0"/>
      <w:marBottom w:val="0"/>
      <w:divBdr>
        <w:top w:val="none" w:sz="0" w:space="0" w:color="auto"/>
        <w:left w:val="none" w:sz="0" w:space="0" w:color="auto"/>
        <w:bottom w:val="none" w:sz="0" w:space="0" w:color="auto"/>
        <w:right w:val="none" w:sz="0" w:space="0" w:color="auto"/>
      </w:divBdr>
    </w:div>
    <w:div w:id="1310086399">
      <w:marLeft w:val="640"/>
      <w:marRight w:val="0"/>
      <w:marTop w:val="0"/>
      <w:marBottom w:val="0"/>
      <w:divBdr>
        <w:top w:val="none" w:sz="0" w:space="0" w:color="auto"/>
        <w:left w:val="none" w:sz="0" w:space="0" w:color="auto"/>
        <w:bottom w:val="none" w:sz="0" w:space="0" w:color="auto"/>
        <w:right w:val="none" w:sz="0" w:space="0" w:color="auto"/>
      </w:divBdr>
    </w:div>
    <w:div w:id="1310087244">
      <w:marLeft w:val="640"/>
      <w:marRight w:val="0"/>
      <w:marTop w:val="0"/>
      <w:marBottom w:val="0"/>
      <w:divBdr>
        <w:top w:val="none" w:sz="0" w:space="0" w:color="auto"/>
        <w:left w:val="none" w:sz="0" w:space="0" w:color="auto"/>
        <w:bottom w:val="none" w:sz="0" w:space="0" w:color="auto"/>
        <w:right w:val="none" w:sz="0" w:space="0" w:color="auto"/>
      </w:divBdr>
    </w:div>
    <w:div w:id="1310089362">
      <w:marLeft w:val="640"/>
      <w:marRight w:val="0"/>
      <w:marTop w:val="0"/>
      <w:marBottom w:val="0"/>
      <w:divBdr>
        <w:top w:val="none" w:sz="0" w:space="0" w:color="auto"/>
        <w:left w:val="none" w:sz="0" w:space="0" w:color="auto"/>
        <w:bottom w:val="none" w:sz="0" w:space="0" w:color="auto"/>
        <w:right w:val="none" w:sz="0" w:space="0" w:color="auto"/>
      </w:divBdr>
    </w:div>
    <w:div w:id="1310090849">
      <w:marLeft w:val="640"/>
      <w:marRight w:val="0"/>
      <w:marTop w:val="0"/>
      <w:marBottom w:val="0"/>
      <w:divBdr>
        <w:top w:val="none" w:sz="0" w:space="0" w:color="auto"/>
        <w:left w:val="none" w:sz="0" w:space="0" w:color="auto"/>
        <w:bottom w:val="none" w:sz="0" w:space="0" w:color="auto"/>
        <w:right w:val="none" w:sz="0" w:space="0" w:color="auto"/>
      </w:divBdr>
    </w:div>
    <w:div w:id="1310092186">
      <w:marLeft w:val="640"/>
      <w:marRight w:val="0"/>
      <w:marTop w:val="0"/>
      <w:marBottom w:val="0"/>
      <w:divBdr>
        <w:top w:val="none" w:sz="0" w:space="0" w:color="auto"/>
        <w:left w:val="none" w:sz="0" w:space="0" w:color="auto"/>
        <w:bottom w:val="none" w:sz="0" w:space="0" w:color="auto"/>
        <w:right w:val="none" w:sz="0" w:space="0" w:color="auto"/>
      </w:divBdr>
    </w:div>
    <w:div w:id="1310137643">
      <w:marLeft w:val="640"/>
      <w:marRight w:val="0"/>
      <w:marTop w:val="0"/>
      <w:marBottom w:val="0"/>
      <w:divBdr>
        <w:top w:val="none" w:sz="0" w:space="0" w:color="auto"/>
        <w:left w:val="none" w:sz="0" w:space="0" w:color="auto"/>
        <w:bottom w:val="none" w:sz="0" w:space="0" w:color="auto"/>
        <w:right w:val="none" w:sz="0" w:space="0" w:color="auto"/>
      </w:divBdr>
    </w:div>
    <w:div w:id="1310212852">
      <w:marLeft w:val="640"/>
      <w:marRight w:val="0"/>
      <w:marTop w:val="0"/>
      <w:marBottom w:val="0"/>
      <w:divBdr>
        <w:top w:val="none" w:sz="0" w:space="0" w:color="auto"/>
        <w:left w:val="none" w:sz="0" w:space="0" w:color="auto"/>
        <w:bottom w:val="none" w:sz="0" w:space="0" w:color="auto"/>
        <w:right w:val="none" w:sz="0" w:space="0" w:color="auto"/>
      </w:divBdr>
    </w:div>
    <w:div w:id="1310286640">
      <w:marLeft w:val="640"/>
      <w:marRight w:val="0"/>
      <w:marTop w:val="0"/>
      <w:marBottom w:val="0"/>
      <w:divBdr>
        <w:top w:val="none" w:sz="0" w:space="0" w:color="auto"/>
        <w:left w:val="none" w:sz="0" w:space="0" w:color="auto"/>
        <w:bottom w:val="none" w:sz="0" w:space="0" w:color="auto"/>
        <w:right w:val="none" w:sz="0" w:space="0" w:color="auto"/>
      </w:divBdr>
    </w:div>
    <w:div w:id="1310405468">
      <w:marLeft w:val="640"/>
      <w:marRight w:val="0"/>
      <w:marTop w:val="0"/>
      <w:marBottom w:val="0"/>
      <w:divBdr>
        <w:top w:val="none" w:sz="0" w:space="0" w:color="auto"/>
        <w:left w:val="none" w:sz="0" w:space="0" w:color="auto"/>
        <w:bottom w:val="none" w:sz="0" w:space="0" w:color="auto"/>
        <w:right w:val="none" w:sz="0" w:space="0" w:color="auto"/>
      </w:divBdr>
    </w:div>
    <w:div w:id="1310477580">
      <w:marLeft w:val="640"/>
      <w:marRight w:val="0"/>
      <w:marTop w:val="0"/>
      <w:marBottom w:val="0"/>
      <w:divBdr>
        <w:top w:val="none" w:sz="0" w:space="0" w:color="auto"/>
        <w:left w:val="none" w:sz="0" w:space="0" w:color="auto"/>
        <w:bottom w:val="none" w:sz="0" w:space="0" w:color="auto"/>
        <w:right w:val="none" w:sz="0" w:space="0" w:color="auto"/>
      </w:divBdr>
    </w:div>
    <w:div w:id="1310524091">
      <w:marLeft w:val="640"/>
      <w:marRight w:val="0"/>
      <w:marTop w:val="0"/>
      <w:marBottom w:val="0"/>
      <w:divBdr>
        <w:top w:val="none" w:sz="0" w:space="0" w:color="auto"/>
        <w:left w:val="none" w:sz="0" w:space="0" w:color="auto"/>
        <w:bottom w:val="none" w:sz="0" w:space="0" w:color="auto"/>
        <w:right w:val="none" w:sz="0" w:space="0" w:color="auto"/>
      </w:divBdr>
    </w:div>
    <w:div w:id="1310549363">
      <w:marLeft w:val="640"/>
      <w:marRight w:val="0"/>
      <w:marTop w:val="0"/>
      <w:marBottom w:val="0"/>
      <w:divBdr>
        <w:top w:val="none" w:sz="0" w:space="0" w:color="auto"/>
        <w:left w:val="none" w:sz="0" w:space="0" w:color="auto"/>
        <w:bottom w:val="none" w:sz="0" w:space="0" w:color="auto"/>
        <w:right w:val="none" w:sz="0" w:space="0" w:color="auto"/>
      </w:divBdr>
    </w:div>
    <w:div w:id="1310743022">
      <w:marLeft w:val="640"/>
      <w:marRight w:val="0"/>
      <w:marTop w:val="0"/>
      <w:marBottom w:val="0"/>
      <w:divBdr>
        <w:top w:val="none" w:sz="0" w:space="0" w:color="auto"/>
        <w:left w:val="none" w:sz="0" w:space="0" w:color="auto"/>
        <w:bottom w:val="none" w:sz="0" w:space="0" w:color="auto"/>
        <w:right w:val="none" w:sz="0" w:space="0" w:color="auto"/>
      </w:divBdr>
    </w:div>
    <w:div w:id="1310743775">
      <w:marLeft w:val="640"/>
      <w:marRight w:val="0"/>
      <w:marTop w:val="0"/>
      <w:marBottom w:val="0"/>
      <w:divBdr>
        <w:top w:val="none" w:sz="0" w:space="0" w:color="auto"/>
        <w:left w:val="none" w:sz="0" w:space="0" w:color="auto"/>
        <w:bottom w:val="none" w:sz="0" w:space="0" w:color="auto"/>
        <w:right w:val="none" w:sz="0" w:space="0" w:color="auto"/>
      </w:divBdr>
    </w:div>
    <w:div w:id="1310792500">
      <w:marLeft w:val="640"/>
      <w:marRight w:val="0"/>
      <w:marTop w:val="0"/>
      <w:marBottom w:val="0"/>
      <w:divBdr>
        <w:top w:val="none" w:sz="0" w:space="0" w:color="auto"/>
        <w:left w:val="none" w:sz="0" w:space="0" w:color="auto"/>
        <w:bottom w:val="none" w:sz="0" w:space="0" w:color="auto"/>
        <w:right w:val="none" w:sz="0" w:space="0" w:color="auto"/>
      </w:divBdr>
    </w:div>
    <w:div w:id="1310817247">
      <w:marLeft w:val="640"/>
      <w:marRight w:val="0"/>
      <w:marTop w:val="0"/>
      <w:marBottom w:val="0"/>
      <w:divBdr>
        <w:top w:val="none" w:sz="0" w:space="0" w:color="auto"/>
        <w:left w:val="none" w:sz="0" w:space="0" w:color="auto"/>
        <w:bottom w:val="none" w:sz="0" w:space="0" w:color="auto"/>
        <w:right w:val="none" w:sz="0" w:space="0" w:color="auto"/>
      </w:divBdr>
    </w:div>
    <w:div w:id="1310869038">
      <w:marLeft w:val="640"/>
      <w:marRight w:val="0"/>
      <w:marTop w:val="0"/>
      <w:marBottom w:val="0"/>
      <w:divBdr>
        <w:top w:val="none" w:sz="0" w:space="0" w:color="auto"/>
        <w:left w:val="none" w:sz="0" w:space="0" w:color="auto"/>
        <w:bottom w:val="none" w:sz="0" w:space="0" w:color="auto"/>
        <w:right w:val="none" w:sz="0" w:space="0" w:color="auto"/>
      </w:divBdr>
    </w:div>
    <w:div w:id="1310986705">
      <w:marLeft w:val="640"/>
      <w:marRight w:val="0"/>
      <w:marTop w:val="0"/>
      <w:marBottom w:val="0"/>
      <w:divBdr>
        <w:top w:val="none" w:sz="0" w:space="0" w:color="auto"/>
        <w:left w:val="none" w:sz="0" w:space="0" w:color="auto"/>
        <w:bottom w:val="none" w:sz="0" w:space="0" w:color="auto"/>
        <w:right w:val="none" w:sz="0" w:space="0" w:color="auto"/>
      </w:divBdr>
    </w:div>
    <w:div w:id="1311011416">
      <w:marLeft w:val="640"/>
      <w:marRight w:val="0"/>
      <w:marTop w:val="0"/>
      <w:marBottom w:val="0"/>
      <w:divBdr>
        <w:top w:val="none" w:sz="0" w:space="0" w:color="auto"/>
        <w:left w:val="none" w:sz="0" w:space="0" w:color="auto"/>
        <w:bottom w:val="none" w:sz="0" w:space="0" w:color="auto"/>
        <w:right w:val="none" w:sz="0" w:space="0" w:color="auto"/>
      </w:divBdr>
    </w:div>
    <w:div w:id="1311053273">
      <w:marLeft w:val="640"/>
      <w:marRight w:val="0"/>
      <w:marTop w:val="0"/>
      <w:marBottom w:val="0"/>
      <w:divBdr>
        <w:top w:val="none" w:sz="0" w:space="0" w:color="auto"/>
        <w:left w:val="none" w:sz="0" w:space="0" w:color="auto"/>
        <w:bottom w:val="none" w:sz="0" w:space="0" w:color="auto"/>
        <w:right w:val="none" w:sz="0" w:space="0" w:color="auto"/>
      </w:divBdr>
    </w:div>
    <w:div w:id="1311054177">
      <w:marLeft w:val="640"/>
      <w:marRight w:val="0"/>
      <w:marTop w:val="0"/>
      <w:marBottom w:val="0"/>
      <w:divBdr>
        <w:top w:val="none" w:sz="0" w:space="0" w:color="auto"/>
        <w:left w:val="none" w:sz="0" w:space="0" w:color="auto"/>
        <w:bottom w:val="none" w:sz="0" w:space="0" w:color="auto"/>
        <w:right w:val="none" w:sz="0" w:space="0" w:color="auto"/>
      </w:divBdr>
    </w:div>
    <w:div w:id="1311054433">
      <w:marLeft w:val="640"/>
      <w:marRight w:val="0"/>
      <w:marTop w:val="0"/>
      <w:marBottom w:val="0"/>
      <w:divBdr>
        <w:top w:val="none" w:sz="0" w:space="0" w:color="auto"/>
        <w:left w:val="none" w:sz="0" w:space="0" w:color="auto"/>
        <w:bottom w:val="none" w:sz="0" w:space="0" w:color="auto"/>
        <w:right w:val="none" w:sz="0" w:space="0" w:color="auto"/>
      </w:divBdr>
    </w:div>
    <w:div w:id="1311058465">
      <w:marLeft w:val="640"/>
      <w:marRight w:val="0"/>
      <w:marTop w:val="0"/>
      <w:marBottom w:val="0"/>
      <w:divBdr>
        <w:top w:val="none" w:sz="0" w:space="0" w:color="auto"/>
        <w:left w:val="none" w:sz="0" w:space="0" w:color="auto"/>
        <w:bottom w:val="none" w:sz="0" w:space="0" w:color="auto"/>
        <w:right w:val="none" w:sz="0" w:space="0" w:color="auto"/>
      </w:divBdr>
    </w:div>
    <w:div w:id="1311059314">
      <w:marLeft w:val="640"/>
      <w:marRight w:val="0"/>
      <w:marTop w:val="0"/>
      <w:marBottom w:val="0"/>
      <w:divBdr>
        <w:top w:val="none" w:sz="0" w:space="0" w:color="auto"/>
        <w:left w:val="none" w:sz="0" w:space="0" w:color="auto"/>
        <w:bottom w:val="none" w:sz="0" w:space="0" w:color="auto"/>
        <w:right w:val="none" w:sz="0" w:space="0" w:color="auto"/>
      </w:divBdr>
    </w:div>
    <w:div w:id="1311059889">
      <w:marLeft w:val="640"/>
      <w:marRight w:val="0"/>
      <w:marTop w:val="0"/>
      <w:marBottom w:val="0"/>
      <w:divBdr>
        <w:top w:val="none" w:sz="0" w:space="0" w:color="auto"/>
        <w:left w:val="none" w:sz="0" w:space="0" w:color="auto"/>
        <w:bottom w:val="none" w:sz="0" w:space="0" w:color="auto"/>
        <w:right w:val="none" w:sz="0" w:space="0" w:color="auto"/>
      </w:divBdr>
    </w:div>
    <w:div w:id="1311130120">
      <w:marLeft w:val="640"/>
      <w:marRight w:val="0"/>
      <w:marTop w:val="0"/>
      <w:marBottom w:val="0"/>
      <w:divBdr>
        <w:top w:val="none" w:sz="0" w:space="0" w:color="auto"/>
        <w:left w:val="none" w:sz="0" w:space="0" w:color="auto"/>
        <w:bottom w:val="none" w:sz="0" w:space="0" w:color="auto"/>
        <w:right w:val="none" w:sz="0" w:space="0" w:color="auto"/>
      </w:divBdr>
    </w:div>
    <w:div w:id="1311204640">
      <w:marLeft w:val="640"/>
      <w:marRight w:val="0"/>
      <w:marTop w:val="0"/>
      <w:marBottom w:val="0"/>
      <w:divBdr>
        <w:top w:val="none" w:sz="0" w:space="0" w:color="auto"/>
        <w:left w:val="none" w:sz="0" w:space="0" w:color="auto"/>
        <w:bottom w:val="none" w:sz="0" w:space="0" w:color="auto"/>
        <w:right w:val="none" w:sz="0" w:space="0" w:color="auto"/>
      </w:divBdr>
    </w:div>
    <w:div w:id="1311323599">
      <w:marLeft w:val="640"/>
      <w:marRight w:val="0"/>
      <w:marTop w:val="0"/>
      <w:marBottom w:val="0"/>
      <w:divBdr>
        <w:top w:val="none" w:sz="0" w:space="0" w:color="auto"/>
        <w:left w:val="none" w:sz="0" w:space="0" w:color="auto"/>
        <w:bottom w:val="none" w:sz="0" w:space="0" w:color="auto"/>
        <w:right w:val="none" w:sz="0" w:space="0" w:color="auto"/>
      </w:divBdr>
    </w:div>
    <w:div w:id="1311401196">
      <w:marLeft w:val="640"/>
      <w:marRight w:val="0"/>
      <w:marTop w:val="0"/>
      <w:marBottom w:val="0"/>
      <w:divBdr>
        <w:top w:val="none" w:sz="0" w:space="0" w:color="auto"/>
        <w:left w:val="none" w:sz="0" w:space="0" w:color="auto"/>
        <w:bottom w:val="none" w:sz="0" w:space="0" w:color="auto"/>
        <w:right w:val="none" w:sz="0" w:space="0" w:color="auto"/>
      </w:divBdr>
    </w:div>
    <w:div w:id="1311443270">
      <w:marLeft w:val="640"/>
      <w:marRight w:val="0"/>
      <w:marTop w:val="0"/>
      <w:marBottom w:val="0"/>
      <w:divBdr>
        <w:top w:val="none" w:sz="0" w:space="0" w:color="auto"/>
        <w:left w:val="none" w:sz="0" w:space="0" w:color="auto"/>
        <w:bottom w:val="none" w:sz="0" w:space="0" w:color="auto"/>
        <w:right w:val="none" w:sz="0" w:space="0" w:color="auto"/>
      </w:divBdr>
    </w:div>
    <w:div w:id="1311515687">
      <w:marLeft w:val="640"/>
      <w:marRight w:val="0"/>
      <w:marTop w:val="0"/>
      <w:marBottom w:val="0"/>
      <w:divBdr>
        <w:top w:val="none" w:sz="0" w:space="0" w:color="auto"/>
        <w:left w:val="none" w:sz="0" w:space="0" w:color="auto"/>
        <w:bottom w:val="none" w:sz="0" w:space="0" w:color="auto"/>
        <w:right w:val="none" w:sz="0" w:space="0" w:color="auto"/>
      </w:divBdr>
    </w:div>
    <w:div w:id="1311595399">
      <w:marLeft w:val="640"/>
      <w:marRight w:val="0"/>
      <w:marTop w:val="0"/>
      <w:marBottom w:val="0"/>
      <w:divBdr>
        <w:top w:val="none" w:sz="0" w:space="0" w:color="auto"/>
        <w:left w:val="none" w:sz="0" w:space="0" w:color="auto"/>
        <w:bottom w:val="none" w:sz="0" w:space="0" w:color="auto"/>
        <w:right w:val="none" w:sz="0" w:space="0" w:color="auto"/>
      </w:divBdr>
    </w:div>
    <w:div w:id="1311597542">
      <w:marLeft w:val="640"/>
      <w:marRight w:val="0"/>
      <w:marTop w:val="0"/>
      <w:marBottom w:val="0"/>
      <w:divBdr>
        <w:top w:val="none" w:sz="0" w:space="0" w:color="auto"/>
        <w:left w:val="none" w:sz="0" w:space="0" w:color="auto"/>
        <w:bottom w:val="none" w:sz="0" w:space="0" w:color="auto"/>
        <w:right w:val="none" w:sz="0" w:space="0" w:color="auto"/>
      </w:divBdr>
    </w:div>
    <w:div w:id="1311667243">
      <w:marLeft w:val="640"/>
      <w:marRight w:val="0"/>
      <w:marTop w:val="0"/>
      <w:marBottom w:val="0"/>
      <w:divBdr>
        <w:top w:val="none" w:sz="0" w:space="0" w:color="auto"/>
        <w:left w:val="none" w:sz="0" w:space="0" w:color="auto"/>
        <w:bottom w:val="none" w:sz="0" w:space="0" w:color="auto"/>
        <w:right w:val="none" w:sz="0" w:space="0" w:color="auto"/>
      </w:divBdr>
    </w:div>
    <w:div w:id="1311906060">
      <w:marLeft w:val="640"/>
      <w:marRight w:val="0"/>
      <w:marTop w:val="0"/>
      <w:marBottom w:val="0"/>
      <w:divBdr>
        <w:top w:val="none" w:sz="0" w:space="0" w:color="auto"/>
        <w:left w:val="none" w:sz="0" w:space="0" w:color="auto"/>
        <w:bottom w:val="none" w:sz="0" w:space="0" w:color="auto"/>
        <w:right w:val="none" w:sz="0" w:space="0" w:color="auto"/>
      </w:divBdr>
    </w:div>
    <w:div w:id="1311910628">
      <w:marLeft w:val="640"/>
      <w:marRight w:val="0"/>
      <w:marTop w:val="0"/>
      <w:marBottom w:val="0"/>
      <w:divBdr>
        <w:top w:val="none" w:sz="0" w:space="0" w:color="auto"/>
        <w:left w:val="none" w:sz="0" w:space="0" w:color="auto"/>
        <w:bottom w:val="none" w:sz="0" w:space="0" w:color="auto"/>
        <w:right w:val="none" w:sz="0" w:space="0" w:color="auto"/>
      </w:divBdr>
    </w:div>
    <w:div w:id="1311979172">
      <w:marLeft w:val="640"/>
      <w:marRight w:val="0"/>
      <w:marTop w:val="0"/>
      <w:marBottom w:val="0"/>
      <w:divBdr>
        <w:top w:val="none" w:sz="0" w:space="0" w:color="auto"/>
        <w:left w:val="none" w:sz="0" w:space="0" w:color="auto"/>
        <w:bottom w:val="none" w:sz="0" w:space="0" w:color="auto"/>
        <w:right w:val="none" w:sz="0" w:space="0" w:color="auto"/>
      </w:divBdr>
    </w:div>
    <w:div w:id="1311980250">
      <w:marLeft w:val="640"/>
      <w:marRight w:val="0"/>
      <w:marTop w:val="0"/>
      <w:marBottom w:val="0"/>
      <w:divBdr>
        <w:top w:val="none" w:sz="0" w:space="0" w:color="auto"/>
        <w:left w:val="none" w:sz="0" w:space="0" w:color="auto"/>
        <w:bottom w:val="none" w:sz="0" w:space="0" w:color="auto"/>
        <w:right w:val="none" w:sz="0" w:space="0" w:color="auto"/>
      </w:divBdr>
    </w:div>
    <w:div w:id="1312103687">
      <w:marLeft w:val="640"/>
      <w:marRight w:val="0"/>
      <w:marTop w:val="0"/>
      <w:marBottom w:val="0"/>
      <w:divBdr>
        <w:top w:val="none" w:sz="0" w:space="0" w:color="auto"/>
        <w:left w:val="none" w:sz="0" w:space="0" w:color="auto"/>
        <w:bottom w:val="none" w:sz="0" w:space="0" w:color="auto"/>
        <w:right w:val="none" w:sz="0" w:space="0" w:color="auto"/>
      </w:divBdr>
    </w:div>
    <w:div w:id="1312128797">
      <w:marLeft w:val="640"/>
      <w:marRight w:val="0"/>
      <w:marTop w:val="0"/>
      <w:marBottom w:val="0"/>
      <w:divBdr>
        <w:top w:val="none" w:sz="0" w:space="0" w:color="auto"/>
        <w:left w:val="none" w:sz="0" w:space="0" w:color="auto"/>
        <w:bottom w:val="none" w:sz="0" w:space="0" w:color="auto"/>
        <w:right w:val="none" w:sz="0" w:space="0" w:color="auto"/>
      </w:divBdr>
    </w:div>
    <w:div w:id="1312170455">
      <w:marLeft w:val="640"/>
      <w:marRight w:val="0"/>
      <w:marTop w:val="0"/>
      <w:marBottom w:val="0"/>
      <w:divBdr>
        <w:top w:val="none" w:sz="0" w:space="0" w:color="auto"/>
        <w:left w:val="none" w:sz="0" w:space="0" w:color="auto"/>
        <w:bottom w:val="none" w:sz="0" w:space="0" w:color="auto"/>
        <w:right w:val="none" w:sz="0" w:space="0" w:color="auto"/>
      </w:divBdr>
    </w:div>
    <w:div w:id="1312247133">
      <w:marLeft w:val="640"/>
      <w:marRight w:val="0"/>
      <w:marTop w:val="0"/>
      <w:marBottom w:val="0"/>
      <w:divBdr>
        <w:top w:val="none" w:sz="0" w:space="0" w:color="auto"/>
        <w:left w:val="none" w:sz="0" w:space="0" w:color="auto"/>
        <w:bottom w:val="none" w:sz="0" w:space="0" w:color="auto"/>
        <w:right w:val="none" w:sz="0" w:space="0" w:color="auto"/>
      </w:divBdr>
    </w:div>
    <w:div w:id="1312441344">
      <w:marLeft w:val="640"/>
      <w:marRight w:val="0"/>
      <w:marTop w:val="0"/>
      <w:marBottom w:val="0"/>
      <w:divBdr>
        <w:top w:val="none" w:sz="0" w:space="0" w:color="auto"/>
        <w:left w:val="none" w:sz="0" w:space="0" w:color="auto"/>
        <w:bottom w:val="none" w:sz="0" w:space="0" w:color="auto"/>
        <w:right w:val="none" w:sz="0" w:space="0" w:color="auto"/>
      </w:divBdr>
    </w:div>
    <w:div w:id="1312443195">
      <w:marLeft w:val="640"/>
      <w:marRight w:val="0"/>
      <w:marTop w:val="0"/>
      <w:marBottom w:val="0"/>
      <w:divBdr>
        <w:top w:val="none" w:sz="0" w:space="0" w:color="auto"/>
        <w:left w:val="none" w:sz="0" w:space="0" w:color="auto"/>
        <w:bottom w:val="none" w:sz="0" w:space="0" w:color="auto"/>
        <w:right w:val="none" w:sz="0" w:space="0" w:color="auto"/>
      </w:divBdr>
    </w:div>
    <w:div w:id="1312516589">
      <w:marLeft w:val="640"/>
      <w:marRight w:val="0"/>
      <w:marTop w:val="0"/>
      <w:marBottom w:val="0"/>
      <w:divBdr>
        <w:top w:val="none" w:sz="0" w:space="0" w:color="auto"/>
        <w:left w:val="none" w:sz="0" w:space="0" w:color="auto"/>
        <w:bottom w:val="none" w:sz="0" w:space="0" w:color="auto"/>
        <w:right w:val="none" w:sz="0" w:space="0" w:color="auto"/>
      </w:divBdr>
    </w:div>
    <w:div w:id="1312517079">
      <w:marLeft w:val="640"/>
      <w:marRight w:val="0"/>
      <w:marTop w:val="0"/>
      <w:marBottom w:val="0"/>
      <w:divBdr>
        <w:top w:val="none" w:sz="0" w:space="0" w:color="auto"/>
        <w:left w:val="none" w:sz="0" w:space="0" w:color="auto"/>
        <w:bottom w:val="none" w:sz="0" w:space="0" w:color="auto"/>
        <w:right w:val="none" w:sz="0" w:space="0" w:color="auto"/>
      </w:divBdr>
    </w:div>
    <w:div w:id="1312904038">
      <w:marLeft w:val="640"/>
      <w:marRight w:val="0"/>
      <w:marTop w:val="0"/>
      <w:marBottom w:val="0"/>
      <w:divBdr>
        <w:top w:val="none" w:sz="0" w:space="0" w:color="auto"/>
        <w:left w:val="none" w:sz="0" w:space="0" w:color="auto"/>
        <w:bottom w:val="none" w:sz="0" w:space="0" w:color="auto"/>
        <w:right w:val="none" w:sz="0" w:space="0" w:color="auto"/>
      </w:divBdr>
    </w:div>
    <w:div w:id="1312952468">
      <w:marLeft w:val="640"/>
      <w:marRight w:val="0"/>
      <w:marTop w:val="0"/>
      <w:marBottom w:val="0"/>
      <w:divBdr>
        <w:top w:val="none" w:sz="0" w:space="0" w:color="auto"/>
        <w:left w:val="none" w:sz="0" w:space="0" w:color="auto"/>
        <w:bottom w:val="none" w:sz="0" w:space="0" w:color="auto"/>
        <w:right w:val="none" w:sz="0" w:space="0" w:color="auto"/>
      </w:divBdr>
    </w:div>
    <w:div w:id="1313022479">
      <w:marLeft w:val="640"/>
      <w:marRight w:val="0"/>
      <w:marTop w:val="0"/>
      <w:marBottom w:val="0"/>
      <w:divBdr>
        <w:top w:val="none" w:sz="0" w:space="0" w:color="auto"/>
        <w:left w:val="none" w:sz="0" w:space="0" w:color="auto"/>
        <w:bottom w:val="none" w:sz="0" w:space="0" w:color="auto"/>
        <w:right w:val="none" w:sz="0" w:space="0" w:color="auto"/>
      </w:divBdr>
    </w:div>
    <w:div w:id="1313095035">
      <w:marLeft w:val="640"/>
      <w:marRight w:val="0"/>
      <w:marTop w:val="0"/>
      <w:marBottom w:val="0"/>
      <w:divBdr>
        <w:top w:val="none" w:sz="0" w:space="0" w:color="auto"/>
        <w:left w:val="none" w:sz="0" w:space="0" w:color="auto"/>
        <w:bottom w:val="none" w:sz="0" w:space="0" w:color="auto"/>
        <w:right w:val="none" w:sz="0" w:space="0" w:color="auto"/>
      </w:divBdr>
    </w:div>
    <w:div w:id="1313098325">
      <w:marLeft w:val="640"/>
      <w:marRight w:val="0"/>
      <w:marTop w:val="0"/>
      <w:marBottom w:val="0"/>
      <w:divBdr>
        <w:top w:val="none" w:sz="0" w:space="0" w:color="auto"/>
        <w:left w:val="none" w:sz="0" w:space="0" w:color="auto"/>
        <w:bottom w:val="none" w:sz="0" w:space="0" w:color="auto"/>
        <w:right w:val="none" w:sz="0" w:space="0" w:color="auto"/>
      </w:divBdr>
    </w:div>
    <w:div w:id="1313099614">
      <w:marLeft w:val="640"/>
      <w:marRight w:val="0"/>
      <w:marTop w:val="0"/>
      <w:marBottom w:val="0"/>
      <w:divBdr>
        <w:top w:val="none" w:sz="0" w:space="0" w:color="auto"/>
        <w:left w:val="none" w:sz="0" w:space="0" w:color="auto"/>
        <w:bottom w:val="none" w:sz="0" w:space="0" w:color="auto"/>
        <w:right w:val="none" w:sz="0" w:space="0" w:color="auto"/>
      </w:divBdr>
    </w:div>
    <w:div w:id="1313172527">
      <w:marLeft w:val="640"/>
      <w:marRight w:val="0"/>
      <w:marTop w:val="0"/>
      <w:marBottom w:val="0"/>
      <w:divBdr>
        <w:top w:val="none" w:sz="0" w:space="0" w:color="auto"/>
        <w:left w:val="none" w:sz="0" w:space="0" w:color="auto"/>
        <w:bottom w:val="none" w:sz="0" w:space="0" w:color="auto"/>
        <w:right w:val="none" w:sz="0" w:space="0" w:color="auto"/>
      </w:divBdr>
    </w:div>
    <w:div w:id="1313216536">
      <w:marLeft w:val="640"/>
      <w:marRight w:val="0"/>
      <w:marTop w:val="0"/>
      <w:marBottom w:val="0"/>
      <w:divBdr>
        <w:top w:val="none" w:sz="0" w:space="0" w:color="auto"/>
        <w:left w:val="none" w:sz="0" w:space="0" w:color="auto"/>
        <w:bottom w:val="none" w:sz="0" w:space="0" w:color="auto"/>
        <w:right w:val="none" w:sz="0" w:space="0" w:color="auto"/>
      </w:divBdr>
    </w:div>
    <w:div w:id="1313480914">
      <w:marLeft w:val="640"/>
      <w:marRight w:val="0"/>
      <w:marTop w:val="0"/>
      <w:marBottom w:val="0"/>
      <w:divBdr>
        <w:top w:val="none" w:sz="0" w:space="0" w:color="auto"/>
        <w:left w:val="none" w:sz="0" w:space="0" w:color="auto"/>
        <w:bottom w:val="none" w:sz="0" w:space="0" w:color="auto"/>
        <w:right w:val="none" w:sz="0" w:space="0" w:color="auto"/>
      </w:divBdr>
    </w:div>
    <w:div w:id="1313488855">
      <w:marLeft w:val="640"/>
      <w:marRight w:val="0"/>
      <w:marTop w:val="0"/>
      <w:marBottom w:val="0"/>
      <w:divBdr>
        <w:top w:val="none" w:sz="0" w:space="0" w:color="auto"/>
        <w:left w:val="none" w:sz="0" w:space="0" w:color="auto"/>
        <w:bottom w:val="none" w:sz="0" w:space="0" w:color="auto"/>
        <w:right w:val="none" w:sz="0" w:space="0" w:color="auto"/>
      </w:divBdr>
    </w:div>
    <w:div w:id="1313606664">
      <w:marLeft w:val="640"/>
      <w:marRight w:val="0"/>
      <w:marTop w:val="0"/>
      <w:marBottom w:val="0"/>
      <w:divBdr>
        <w:top w:val="none" w:sz="0" w:space="0" w:color="auto"/>
        <w:left w:val="none" w:sz="0" w:space="0" w:color="auto"/>
        <w:bottom w:val="none" w:sz="0" w:space="0" w:color="auto"/>
        <w:right w:val="none" w:sz="0" w:space="0" w:color="auto"/>
      </w:divBdr>
    </w:div>
    <w:div w:id="1313636298">
      <w:marLeft w:val="640"/>
      <w:marRight w:val="0"/>
      <w:marTop w:val="0"/>
      <w:marBottom w:val="0"/>
      <w:divBdr>
        <w:top w:val="none" w:sz="0" w:space="0" w:color="auto"/>
        <w:left w:val="none" w:sz="0" w:space="0" w:color="auto"/>
        <w:bottom w:val="none" w:sz="0" w:space="0" w:color="auto"/>
        <w:right w:val="none" w:sz="0" w:space="0" w:color="auto"/>
      </w:divBdr>
    </w:div>
    <w:div w:id="1313681876">
      <w:marLeft w:val="640"/>
      <w:marRight w:val="0"/>
      <w:marTop w:val="0"/>
      <w:marBottom w:val="0"/>
      <w:divBdr>
        <w:top w:val="none" w:sz="0" w:space="0" w:color="auto"/>
        <w:left w:val="none" w:sz="0" w:space="0" w:color="auto"/>
        <w:bottom w:val="none" w:sz="0" w:space="0" w:color="auto"/>
        <w:right w:val="none" w:sz="0" w:space="0" w:color="auto"/>
      </w:divBdr>
    </w:div>
    <w:div w:id="1313683089">
      <w:marLeft w:val="640"/>
      <w:marRight w:val="0"/>
      <w:marTop w:val="0"/>
      <w:marBottom w:val="0"/>
      <w:divBdr>
        <w:top w:val="none" w:sz="0" w:space="0" w:color="auto"/>
        <w:left w:val="none" w:sz="0" w:space="0" w:color="auto"/>
        <w:bottom w:val="none" w:sz="0" w:space="0" w:color="auto"/>
        <w:right w:val="none" w:sz="0" w:space="0" w:color="auto"/>
      </w:divBdr>
    </w:div>
    <w:div w:id="1313752766">
      <w:marLeft w:val="640"/>
      <w:marRight w:val="0"/>
      <w:marTop w:val="0"/>
      <w:marBottom w:val="0"/>
      <w:divBdr>
        <w:top w:val="none" w:sz="0" w:space="0" w:color="auto"/>
        <w:left w:val="none" w:sz="0" w:space="0" w:color="auto"/>
        <w:bottom w:val="none" w:sz="0" w:space="0" w:color="auto"/>
        <w:right w:val="none" w:sz="0" w:space="0" w:color="auto"/>
      </w:divBdr>
    </w:div>
    <w:div w:id="1313753891">
      <w:marLeft w:val="640"/>
      <w:marRight w:val="0"/>
      <w:marTop w:val="0"/>
      <w:marBottom w:val="0"/>
      <w:divBdr>
        <w:top w:val="none" w:sz="0" w:space="0" w:color="auto"/>
        <w:left w:val="none" w:sz="0" w:space="0" w:color="auto"/>
        <w:bottom w:val="none" w:sz="0" w:space="0" w:color="auto"/>
        <w:right w:val="none" w:sz="0" w:space="0" w:color="auto"/>
      </w:divBdr>
    </w:div>
    <w:div w:id="1313755070">
      <w:marLeft w:val="640"/>
      <w:marRight w:val="0"/>
      <w:marTop w:val="0"/>
      <w:marBottom w:val="0"/>
      <w:divBdr>
        <w:top w:val="none" w:sz="0" w:space="0" w:color="auto"/>
        <w:left w:val="none" w:sz="0" w:space="0" w:color="auto"/>
        <w:bottom w:val="none" w:sz="0" w:space="0" w:color="auto"/>
        <w:right w:val="none" w:sz="0" w:space="0" w:color="auto"/>
      </w:divBdr>
    </w:div>
    <w:div w:id="1313826518">
      <w:marLeft w:val="640"/>
      <w:marRight w:val="0"/>
      <w:marTop w:val="0"/>
      <w:marBottom w:val="0"/>
      <w:divBdr>
        <w:top w:val="none" w:sz="0" w:space="0" w:color="auto"/>
        <w:left w:val="none" w:sz="0" w:space="0" w:color="auto"/>
        <w:bottom w:val="none" w:sz="0" w:space="0" w:color="auto"/>
        <w:right w:val="none" w:sz="0" w:space="0" w:color="auto"/>
      </w:divBdr>
    </w:div>
    <w:div w:id="1313832738">
      <w:marLeft w:val="640"/>
      <w:marRight w:val="0"/>
      <w:marTop w:val="0"/>
      <w:marBottom w:val="0"/>
      <w:divBdr>
        <w:top w:val="none" w:sz="0" w:space="0" w:color="auto"/>
        <w:left w:val="none" w:sz="0" w:space="0" w:color="auto"/>
        <w:bottom w:val="none" w:sz="0" w:space="0" w:color="auto"/>
        <w:right w:val="none" w:sz="0" w:space="0" w:color="auto"/>
      </w:divBdr>
    </w:div>
    <w:div w:id="1313867634">
      <w:marLeft w:val="640"/>
      <w:marRight w:val="0"/>
      <w:marTop w:val="0"/>
      <w:marBottom w:val="0"/>
      <w:divBdr>
        <w:top w:val="none" w:sz="0" w:space="0" w:color="auto"/>
        <w:left w:val="none" w:sz="0" w:space="0" w:color="auto"/>
        <w:bottom w:val="none" w:sz="0" w:space="0" w:color="auto"/>
        <w:right w:val="none" w:sz="0" w:space="0" w:color="auto"/>
      </w:divBdr>
    </w:div>
    <w:div w:id="1313871442">
      <w:marLeft w:val="640"/>
      <w:marRight w:val="0"/>
      <w:marTop w:val="0"/>
      <w:marBottom w:val="0"/>
      <w:divBdr>
        <w:top w:val="none" w:sz="0" w:space="0" w:color="auto"/>
        <w:left w:val="none" w:sz="0" w:space="0" w:color="auto"/>
        <w:bottom w:val="none" w:sz="0" w:space="0" w:color="auto"/>
        <w:right w:val="none" w:sz="0" w:space="0" w:color="auto"/>
      </w:divBdr>
    </w:div>
    <w:div w:id="1313948695">
      <w:marLeft w:val="640"/>
      <w:marRight w:val="0"/>
      <w:marTop w:val="0"/>
      <w:marBottom w:val="0"/>
      <w:divBdr>
        <w:top w:val="none" w:sz="0" w:space="0" w:color="auto"/>
        <w:left w:val="none" w:sz="0" w:space="0" w:color="auto"/>
        <w:bottom w:val="none" w:sz="0" w:space="0" w:color="auto"/>
        <w:right w:val="none" w:sz="0" w:space="0" w:color="auto"/>
      </w:divBdr>
    </w:div>
    <w:div w:id="1314018033">
      <w:marLeft w:val="640"/>
      <w:marRight w:val="0"/>
      <w:marTop w:val="0"/>
      <w:marBottom w:val="0"/>
      <w:divBdr>
        <w:top w:val="none" w:sz="0" w:space="0" w:color="auto"/>
        <w:left w:val="none" w:sz="0" w:space="0" w:color="auto"/>
        <w:bottom w:val="none" w:sz="0" w:space="0" w:color="auto"/>
        <w:right w:val="none" w:sz="0" w:space="0" w:color="auto"/>
      </w:divBdr>
    </w:div>
    <w:div w:id="1314136019">
      <w:marLeft w:val="640"/>
      <w:marRight w:val="0"/>
      <w:marTop w:val="0"/>
      <w:marBottom w:val="0"/>
      <w:divBdr>
        <w:top w:val="none" w:sz="0" w:space="0" w:color="auto"/>
        <w:left w:val="none" w:sz="0" w:space="0" w:color="auto"/>
        <w:bottom w:val="none" w:sz="0" w:space="0" w:color="auto"/>
        <w:right w:val="none" w:sz="0" w:space="0" w:color="auto"/>
      </w:divBdr>
    </w:div>
    <w:div w:id="1314136389">
      <w:marLeft w:val="640"/>
      <w:marRight w:val="0"/>
      <w:marTop w:val="0"/>
      <w:marBottom w:val="0"/>
      <w:divBdr>
        <w:top w:val="none" w:sz="0" w:space="0" w:color="auto"/>
        <w:left w:val="none" w:sz="0" w:space="0" w:color="auto"/>
        <w:bottom w:val="none" w:sz="0" w:space="0" w:color="auto"/>
        <w:right w:val="none" w:sz="0" w:space="0" w:color="auto"/>
      </w:divBdr>
    </w:div>
    <w:div w:id="1314145639">
      <w:marLeft w:val="640"/>
      <w:marRight w:val="0"/>
      <w:marTop w:val="0"/>
      <w:marBottom w:val="0"/>
      <w:divBdr>
        <w:top w:val="none" w:sz="0" w:space="0" w:color="auto"/>
        <w:left w:val="none" w:sz="0" w:space="0" w:color="auto"/>
        <w:bottom w:val="none" w:sz="0" w:space="0" w:color="auto"/>
        <w:right w:val="none" w:sz="0" w:space="0" w:color="auto"/>
      </w:divBdr>
    </w:div>
    <w:div w:id="1314259890">
      <w:marLeft w:val="640"/>
      <w:marRight w:val="0"/>
      <w:marTop w:val="0"/>
      <w:marBottom w:val="0"/>
      <w:divBdr>
        <w:top w:val="none" w:sz="0" w:space="0" w:color="auto"/>
        <w:left w:val="none" w:sz="0" w:space="0" w:color="auto"/>
        <w:bottom w:val="none" w:sz="0" w:space="0" w:color="auto"/>
        <w:right w:val="none" w:sz="0" w:space="0" w:color="auto"/>
      </w:divBdr>
    </w:div>
    <w:div w:id="1314260052">
      <w:marLeft w:val="640"/>
      <w:marRight w:val="0"/>
      <w:marTop w:val="0"/>
      <w:marBottom w:val="0"/>
      <w:divBdr>
        <w:top w:val="none" w:sz="0" w:space="0" w:color="auto"/>
        <w:left w:val="none" w:sz="0" w:space="0" w:color="auto"/>
        <w:bottom w:val="none" w:sz="0" w:space="0" w:color="auto"/>
        <w:right w:val="none" w:sz="0" w:space="0" w:color="auto"/>
      </w:divBdr>
    </w:div>
    <w:div w:id="1314287857">
      <w:marLeft w:val="640"/>
      <w:marRight w:val="0"/>
      <w:marTop w:val="0"/>
      <w:marBottom w:val="0"/>
      <w:divBdr>
        <w:top w:val="none" w:sz="0" w:space="0" w:color="auto"/>
        <w:left w:val="none" w:sz="0" w:space="0" w:color="auto"/>
        <w:bottom w:val="none" w:sz="0" w:space="0" w:color="auto"/>
        <w:right w:val="none" w:sz="0" w:space="0" w:color="auto"/>
      </w:divBdr>
    </w:div>
    <w:div w:id="1314338183">
      <w:marLeft w:val="640"/>
      <w:marRight w:val="0"/>
      <w:marTop w:val="0"/>
      <w:marBottom w:val="0"/>
      <w:divBdr>
        <w:top w:val="none" w:sz="0" w:space="0" w:color="auto"/>
        <w:left w:val="none" w:sz="0" w:space="0" w:color="auto"/>
        <w:bottom w:val="none" w:sz="0" w:space="0" w:color="auto"/>
        <w:right w:val="none" w:sz="0" w:space="0" w:color="auto"/>
      </w:divBdr>
    </w:div>
    <w:div w:id="1314486617">
      <w:marLeft w:val="640"/>
      <w:marRight w:val="0"/>
      <w:marTop w:val="0"/>
      <w:marBottom w:val="0"/>
      <w:divBdr>
        <w:top w:val="none" w:sz="0" w:space="0" w:color="auto"/>
        <w:left w:val="none" w:sz="0" w:space="0" w:color="auto"/>
        <w:bottom w:val="none" w:sz="0" w:space="0" w:color="auto"/>
        <w:right w:val="none" w:sz="0" w:space="0" w:color="auto"/>
      </w:divBdr>
    </w:div>
    <w:div w:id="1314604603">
      <w:marLeft w:val="640"/>
      <w:marRight w:val="0"/>
      <w:marTop w:val="0"/>
      <w:marBottom w:val="0"/>
      <w:divBdr>
        <w:top w:val="none" w:sz="0" w:space="0" w:color="auto"/>
        <w:left w:val="none" w:sz="0" w:space="0" w:color="auto"/>
        <w:bottom w:val="none" w:sz="0" w:space="0" w:color="auto"/>
        <w:right w:val="none" w:sz="0" w:space="0" w:color="auto"/>
      </w:divBdr>
    </w:div>
    <w:div w:id="1314719060">
      <w:marLeft w:val="640"/>
      <w:marRight w:val="0"/>
      <w:marTop w:val="0"/>
      <w:marBottom w:val="0"/>
      <w:divBdr>
        <w:top w:val="none" w:sz="0" w:space="0" w:color="auto"/>
        <w:left w:val="none" w:sz="0" w:space="0" w:color="auto"/>
        <w:bottom w:val="none" w:sz="0" w:space="0" w:color="auto"/>
        <w:right w:val="none" w:sz="0" w:space="0" w:color="auto"/>
      </w:divBdr>
    </w:div>
    <w:div w:id="1314799858">
      <w:marLeft w:val="640"/>
      <w:marRight w:val="0"/>
      <w:marTop w:val="0"/>
      <w:marBottom w:val="0"/>
      <w:divBdr>
        <w:top w:val="none" w:sz="0" w:space="0" w:color="auto"/>
        <w:left w:val="none" w:sz="0" w:space="0" w:color="auto"/>
        <w:bottom w:val="none" w:sz="0" w:space="0" w:color="auto"/>
        <w:right w:val="none" w:sz="0" w:space="0" w:color="auto"/>
      </w:divBdr>
    </w:div>
    <w:div w:id="1314800861">
      <w:marLeft w:val="640"/>
      <w:marRight w:val="0"/>
      <w:marTop w:val="0"/>
      <w:marBottom w:val="0"/>
      <w:divBdr>
        <w:top w:val="none" w:sz="0" w:space="0" w:color="auto"/>
        <w:left w:val="none" w:sz="0" w:space="0" w:color="auto"/>
        <w:bottom w:val="none" w:sz="0" w:space="0" w:color="auto"/>
        <w:right w:val="none" w:sz="0" w:space="0" w:color="auto"/>
      </w:divBdr>
    </w:div>
    <w:div w:id="1314875044">
      <w:marLeft w:val="640"/>
      <w:marRight w:val="0"/>
      <w:marTop w:val="0"/>
      <w:marBottom w:val="0"/>
      <w:divBdr>
        <w:top w:val="none" w:sz="0" w:space="0" w:color="auto"/>
        <w:left w:val="none" w:sz="0" w:space="0" w:color="auto"/>
        <w:bottom w:val="none" w:sz="0" w:space="0" w:color="auto"/>
        <w:right w:val="none" w:sz="0" w:space="0" w:color="auto"/>
      </w:divBdr>
    </w:div>
    <w:div w:id="1314875838">
      <w:marLeft w:val="640"/>
      <w:marRight w:val="0"/>
      <w:marTop w:val="0"/>
      <w:marBottom w:val="0"/>
      <w:divBdr>
        <w:top w:val="none" w:sz="0" w:space="0" w:color="auto"/>
        <w:left w:val="none" w:sz="0" w:space="0" w:color="auto"/>
        <w:bottom w:val="none" w:sz="0" w:space="0" w:color="auto"/>
        <w:right w:val="none" w:sz="0" w:space="0" w:color="auto"/>
      </w:divBdr>
    </w:div>
    <w:div w:id="1314985790">
      <w:marLeft w:val="640"/>
      <w:marRight w:val="0"/>
      <w:marTop w:val="0"/>
      <w:marBottom w:val="0"/>
      <w:divBdr>
        <w:top w:val="none" w:sz="0" w:space="0" w:color="auto"/>
        <w:left w:val="none" w:sz="0" w:space="0" w:color="auto"/>
        <w:bottom w:val="none" w:sz="0" w:space="0" w:color="auto"/>
        <w:right w:val="none" w:sz="0" w:space="0" w:color="auto"/>
      </w:divBdr>
    </w:div>
    <w:div w:id="1315061981">
      <w:marLeft w:val="640"/>
      <w:marRight w:val="0"/>
      <w:marTop w:val="0"/>
      <w:marBottom w:val="0"/>
      <w:divBdr>
        <w:top w:val="none" w:sz="0" w:space="0" w:color="auto"/>
        <w:left w:val="none" w:sz="0" w:space="0" w:color="auto"/>
        <w:bottom w:val="none" w:sz="0" w:space="0" w:color="auto"/>
        <w:right w:val="none" w:sz="0" w:space="0" w:color="auto"/>
      </w:divBdr>
    </w:div>
    <w:div w:id="1315063121">
      <w:marLeft w:val="640"/>
      <w:marRight w:val="0"/>
      <w:marTop w:val="0"/>
      <w:marBottom w:val="0"/>
      <w:divBdr>
        <w:top w:val="none" w:sz="0" w:space="0" w:color="auto"/>
        <w:left w:val="none" w:sz="0" w:space="0" w:color="auto"/>
        <w:bottom w:val="none" w:sz="0" w:space="0" w:color="auto"/>
        <w:right w:val="none" w:sz="0" w:space="0" w:color="auto"/>
      </w:divBdr>
    </w:div>
    <w:div w:id="1315139737">
      <w:marLeft w:val="640"/>
      <w:marRight w:val="0"/>
      <w:marTop w:val="0"/>
      <w:marBottom w:val="0"/>
      <w:divBdr>
        <w:top w:val="none" w:sz="0" w:space="0" w:color="auto"/>
        <w:left w:val="none" w:sz="0" w:space="0" w:color="auto"/>
        <w:bottom w:val="none" w:sz="0" w:space="0" w:color="auto"/>
        <w:right w:val="none" w:sz="0" w:space="0" w:color="auto"/>
      </w:divBdr>
    </w:div>
    <w:div w:id="1315185973">
      <w:marLeft w:val="640"/>
      <w:marRight w:val="0"/>
      <w:marTop w:val="0"/>
      <w:marBottom w:val="0"/>
      <w:divBdr>
        <w:top w:val="none" w:sz="0" w:space="0" w:color="auto"/>
        <w:left w:val="none" w:sz="0" w:space="0" w:color="auto"/>
        <w:bottom w:val="none" w:sz="0" w:space="0" w:color="auto"/>
        <w:right w:val="none" w:sz="0" w:space="0" w:color="auto"/>
      </w:divBdr>
    </w:div>
    <w:div w:id="1315258346">
      <w:marLeft w:val="640"/>
      <w:marRight w:val="0"/>
      <w:marTop w:val="0"/>
      <w:marBottom w:val="0"/>
      <w:divBdr>
        <w:top w:val="none" w:sz="0" w:space="0" w:color="auto"/>
        <w:left w:val="none" w:sz="0" w:space="0" w:color="auto"/>
        <w:bottom w:val="none" w:sz="0" w:space="0" w:color="auto"/>
        <w:right w:val="none" w:sz="0" w:space="0" w:color="auto"/>
      </w:divBdr>
    </w:div>
    <w:div w:id="1315261250">
      <w:marLeft w:val="640"/>
      <w:marRight w:val="0"/>
      <w:marTop w:val="0"/>
      <w:marBottom w:val="0"/>
      <w:divBdr>
        <w:top w:val="none" w:sz="0" w:space="0" w:color="auto"/>
        <w:left w:val="none" w:sz="0" w:space="0" w:color="auto"/>
        <w:bottom w:val="none" w:sz="0" w:space="0" w:color="auto"/>
        <w:right w:val="none" w:sz="0" w:space="0" w:color="auto"/>
      </w:divBdr>
    </w:div>
    <w:div w:id="1315335512">
      <w:marLeft w:val="640"/>
      <w:marRight w:val="0"/>
      <w:marTop w:val="0"/>
      <w:marBottom w:val="0"/>
      <w:divBdr>
        <w:top w:val="none" w:sz="0" w:space="0" w:color="auto"/>
        <w:left w:val="none" w:sz="0" w:space="0" w:color="auto"/>
        <w:bottom w:val="none" w:sz="0" w:space="0" w:color="auto"/>
        <w:right w:val="none" w:sz="0" w:space="0" w:color="auto"/>
      </w:divBdr>
    </w:div>
    <w:div w:id="1315373341">
      <w:marLeft w:val="640"/>
      <w:marRight w:val="0"/>
      <w:marTop w:val="0"/>
      <w:marBottom w:val="0"/>
      <w:divBdr>
        <w:top w:val="none" w:sz="0" w:space="0" w:color="auto"/>
        <w:left w:val="none" w:sz="0" w:space="0" w:color="auto"/>
        <w:bottom w:val="none" w:sz="0" w:space="0" w:color="auto"/>
        <w:right w:val="none" w:sz="0" w:space="0" w:color="auto"/>
      </w:divBdr>
    </w:div>
    <w:div w:id="1315374709">
      <w:marLeft w:val="640"/>
      <w:marRight w:val="0"/>
      <w:marTop w:val="0"/>
      <w:marBottom w:val="0"/>
      <w:divBdr>
        <w:top w:val="none" w:sz="0" w:space="0" w:color="auto"/>
        <w:left w:val="none" w:sz="0" w:space="0" w:color="auto"/>
        <w:bottom w:val="none" w:sz="0" w:space="0" w:color="auto"/>
        <w:right w:val="none" w:sz="0" w:space="0" w:color="auto"/>
      </w:divBdr>
    </w:div>
    <w:div w:id="1315374781">
      <w:marLeft w:val="640"/>
      <w:marRight w:val="0"/>
      <w:marTop w:val="0"/>
      <w:marBottom w:val="0"/>
      <w:divBdr>
        <w:top w:val="none" w:sz="0" w:space="0" w:color="auto"/>
        <w:left w:val="none" w:sz="0" w:space="0" w:color="auto"/>
        <w:bottom w:val="none" w:sz="0" w:space="0" w:color="auto"/>
        <w:right w:val="none" w:sz="0" w:space="0" w:color="auto"/>
      </w:divBdr>
    </w:div>
    <w:div w:id="1315601788">
      <w:marLeft w:val="640"/>
      <w:marRight w:val="0"/>
      <w:marTop w:val="0"/>
      <w:marBottom w:val="0"/>
      <w:divBdr>
        <w:top w:val="none" w:sz="0" w:space="0" w:color="auto"/>
        <w:left w:val="none" w:sz="0" w:space="0" w:color="auto"/>
        <w:bottom w:val="none" w:sz="0" w:space="0" w:color="auto"/>
        <w:right w:val="none" w:sz="0" w:space="0" w:color="auto"/>
      </w:divBdr>
    </w:div>
    <w:div w:id="1315716306">
      <w:marLeft w:val="640"/>
      <w:marRight w:val="0"/>
      <w:marTop w:val="0"/>
      <w:marBottom w:val="0"/>
      <w:divBdr>
        <w:top w:val="none" w:sz="0" w:space="0" w:color="auto"/>
        <w:left w:val="none" w:sz="0" w:space="0" w:color="auto"/>
        <w:bottom w:val="none" w:sz="0" w:space="0" w:color="auto"/>
        <w:right w:val="none" w:sz="0" w:space="0" w:color="auto"/>
      </w:divBdr>
    </w:div>
    <w:div w:id="1315988465">
      <w:marLeft w:val="640"/>
      <w:marRight w:val="0"/>
      <w:marTop w:val="0"/>
      <w:marBottom w:val="0"/>
      <w:divBdr>
        <w:top w:val="none" w:sz="0" w:space="0" w:color="auto"/>
        <w:left w:val="none" w:sz="0" w:space="0" w:color="auto"/>
        <w:bottom w:val="none" w:sz="0" w:space="0" w:color="auto"/>
        <w:right w:val="none" w:sz="0" w:space="0" w:color="auto"/>
      </w:divBdr>
    </w:div>
    <w:div w:id="1315989122">
      <w:marLeft w:val="640"/>
      <w:marRight w:val="0"/>
      <w:marTop w:val="0"/>
      <w:marBottom w:val="0"/>
      <w:divBdr>
        <w:top w:val="none" w:sz="0" w:space="0" w:color="auto"/>
        <w:left w:val="none" w:sz="0" w:space="0" w:color="auto"/>
        <w:bottom w:val="none" w:sz="0" w:space="0" w:color="auto"/>
        <w:right w:val="none" w:sz="0" w:space="0" w:color="auto"/>
      </w:divBdr>
    </w:div>
    <w:div w:id="1316034147">
      <w:marLeft w:val="640"/>
      <w:marRight w:val="0"/>
      <w:marTop w:val="0"/>
      <w:marBottom w:val="0"/>
      <w:divBdr>
        <w:top w:val="none" w:sz="0" w:space="0" w:color="auto"/>
        <w:left w:val="none" w:sz="0" w:space="0" w:color="auto"/>
        <w:bottom w:val="none" w:sz="0" w:space="0" w:color="auto"/>
        <w:right w:val="none" w:sz="0" w:space="0" w:color="auto"/>
      </w:divBdr>
    </w:div>
    <w:div w:id="1316184550">
      <w:marLeft w:val="640"/>
      <w:marRight w:val="0"/>
      <w:marTop w:val="0"/>
      <w:marBottom w:val="0"/>
      <w:divBdr>
        <w:top w:val="none" w:sz="0" w:space="0" w:color="auto"/>
        <w:left w:val="none" w:sz="0" w:space="0" w:color="auto"/>
        <w:bottom w:val="none" w:sz="0" w:space="0" w:color="auto"/>
        <w:right w:val="none" w:sz="0" w:space="0" w:color="auto"/>
      </w:divBdr>
    </w:div>
    <w:div w:id="1316252485">
      <w:marLeft w:val="640"/>
      <w:marRight w:val="0"/>
      <w:marTop w:val="0"/>
      <w:marBottom w:val="0"/>
      <w:divBdr>
        <w:top w:val="none" w:sz="0" w:space="0" w:color="auto"/>
        <w:left w:val="none" w:sz="0" w:space="0" w:color="auto"/>
        <w:bottom w:val="none" w:sz="0" w:space="0" w:color="auto"/>
        <w:right w:val="none" w:sz="0" w:space="0" w:color="auto"/>
      </w:divBdr>
    </w:div>
    <w:div w:id="1316490155">
      <w:marLeft w:val="640"/>
      <w:marRight w:val="0"/>
      <w:marTop w:val="0"/>
      <w:marBottom w:val="0"/>
      <w:divBdr>
        <w:top w:val="none" w:sz="0" w:space="0" w:color="auto"/>
        <w:left w:val="none" w:sz="0" w:space="0" w:color="auto"/>
        <w:bottom w:val="none" w:sz="0" w:space="0" w:color="auto"/>
        <w:right w:val="none" w:sz="0" w:space="0" w:color="auto"/>
      </w:divBdr>
    </w:div>
    <w:div w:id="1316490259">
      <w:marLeft w:val="640"/>
      <w:marRight w:val="0"/>
      <w:marTop w:val="0"/>
      <w:marBottom w:val="0"/>
      <w:divBdr>
        <w:top w:val="none" w:sz="0" w:space="0" w:color="auto"/>
        <w:left w:val="none" w:sz="0" w:space="0" w:color="auto"/>
        <w:bottom w:val="none" w:sz="0" w:space="0" w:color="auto"/>
        <w:right w:val="none" w:sz="0" w:space="0" w:color="auto"/>
      </w:divBdr>
    </w:div>
    <w:div w:id="1316495223">
      <w:marLeft w:val="640"/>
      <w:marRight w:val="0"/>
      <w:marTop w:val="0"/>
      <w:marBottom w:val="0"/>
      <w:divBdr>
        <w:top w:val="none" w:sz="0" w:space="0" w:color="auto"/>
        <w:left w:val="none" w:sz="0" w:space="0" w:color="auto"/>
        <w:bottom w:val="none" w:sz="0" w:space="0" w:color="auto"/>
        <w:right w:val="none" w:sz="0" w:space="0" w:color="auto"/>
      </w:divBdr>
    </w:div>
    <w:div w:id="1316567694">
      <w:marLeft w:val="640"/>
      <w:marRight w:val="0"/>
      <w:marTop w:val="0"/>
      <w:marBottom w:val="0"/>
      <w:divBdr>
        <w:top w:val="none" w:sz="0" w:space="0" w:color="auto"/>
        <w:left w:val="none" w:sz="0" w:space="0" w:color="auto"/>
        <w:bottom w:val="none" w:sz="0" w:space="0" w:color="auto"/>
        <w:right w:val="none" w:sz="0" w:space="0" w:color="auto"/>
      </w:divBdr>
    </w:div>
    <w:div w:id="1316643781">
      <w:marLeft w:val="640"/>
      <w:marRight w:val="0"/>
      <w:marTop w:val="0"/>
      <w:marBottom w:val="0"/>
      <w:divBdr>
        <w:top w:val="none" w:sz="0" w:space="0" w:color="auto"/>
        <w:left w:val="none" w:sz="0" w:space="0" w:color="auto"/>
        <w:bottom w:val="none" w:sz="0" w:space="0" w:color="auto"/>
        <w:right w:val="none" w:sz="0" w:space="0" w:color="auto"/>
      </w:divBdr>
    </w:div>
    <w:div w:id="1316645978">
      <w:marLeft w:val="640"/>
      <w:marRight w:val="0"/>
      <w:marTop w:val="0"/>
      <w:marBottom w:val="0"/>
      <w:divBdr>
        <w:top w:val="none" w:sz="0" w:space="0" w:color="auto"/>
        <w:left w:val="none" w:sz="0" w:space="0" w:color="auto"/>
        <w:bottom w:val="none" w:sz="0" w:space="0" w:color="auto"/>
        <w:right w:val="none" w:sz="0" w:space="0" w:color="auto"/>
      </w:divBdr>
    </w:div>
    <w:div w:id="1316687922">
      <w:marLeft w:val="640"/>
      <w:marRight w:val="0"/>
      <w:marTop w:val="0"/>
      <w:marBottom w:val="0"/>
      <w:divBdr>
        <w:top w:val="none" w:sz="0" w:space="0" w:color="auto"/>
        <w:left w:val="none" w:sz="0" w:space="0" w:color="auto"/>
        <w:bottom w:val="none" w:sz="0" w:space="0" w:color="auto"/>
        <w:right w:val="none" w:sz="0" w:space="0" w:color="auto"/>
      </w:divBdr>
    </w:div>
    <w:div w:id="1316763335">
      <w:marLeft w:val="640"/>
      <w:marRight w:val="0"/>
      <w:marTop w:val="0"/>
      <w:marBottom w:val="0"/>
      <w:divBdr>
        <w:top w:val="none" w:sz="0" w:space="0" w:color="auto"/>
        <w:left w:val="none" w:sz="0" w:space="0" w:color="auto"/>
        <w:bottom w:val="none" w:sz="0" w:space="0" w:color="auto"/>
        <w:right w:val="none" w:sz="0" w:space="0" w:color="auto"/>
      </w:divBdr>
    </w:div>
    <w:div w:id="1316910036">
      <w:marLeft w:val="640"/>
      <w:marRight w:val="0"/>
      <w:marTop w:val="0"/>
      <w:marBottom w:val="0"/>
      <w:divBdr>
        <w:top w:val="none" w:sz="0" w:space="0" w:color="auto"/>
        <w:left w:val="none" w:sz="0" w:space="0" w:color="auto"/>
        <w:bottom w:val="none" w:sz="0" w:space="0" w:color="auto"/>
        <w:right w:val="none" w:sz="0" w:space="0" w:color="auto"/>
      </w:divBdr>
    </w:div>
    <w:div w:id="1316911259">
      <w:marLeft w:val="640"/>
      <w:marRight w:val="0"/>
      <w:marTop w:val="0"/>
      <w:marBottom w:val="0"/>
      <w:divBdr>
        <w:top w:val="none" w:sz="0" w:space="0" w:color="auto"/>
        <w:left w:val="none" w:sz="0" w:space="0" w:color="auto"/>
        <w:bottom w:val="none" w:sz="0" w:space="0" w:color="auto"/>
        <w:right w:val="none" w:sz="0" w:space="0" w:color="auto"/>
      </w:divBdr>
    </w:div>
    <w:div w:id="1316911834">
      <w:marLeft w:val="640"/>
      <w:marRight w:val="0"/>
      <w:marTop w:val="0"/>
      <w:marBottom w:val="0"/>
      <w:divBdr>
        <w:top w:val="none" w:sz="0" w:space="0" w:color="auto"/>
        <w:left w:val="none" w:sz="0" w:space="0" w:color="auto"/>
        <w:bottom w:val="none" w:sz="0" w:space="0" w:color="auto"/>
        <w:right w:val="none" w:sz="0" w:space="0" w:color="auto"/>
      </w:divBdr>
    </w:div>
    <w:div w:id="1316951351">
      <w:marLeft w:val="640"/>
      <w:marRight w:val="0"/>
      <w:marTop w:val="0"/>
      <w:marBottom w:val="0"/>
      <w:divBdr>
        <w:top w:val="none" w:sz="0" w:space="0" w:color="auto"/>
        <w:left w:val="none" w:sz="0" w:space="0" w:color="auto"/>
        <w:bottom w:val="none" w:sz="0" w:space="0" w:color="auto"/>
        <w:right w:val="none" w:sz="0" w:space="0" w:color="auto"/>
      </w:divBdr>
    </w:div>
    <w:div w:id="1316953529">
      <w:marLeft w:val="640"/>
      <w:marRight w:val="0"/>
      <w:marTop w:val="0"/>
      <w:marBottom w:val="0"/>
      <w:divBdr>
        <w:top w:val="none" w:sz="0" w:space="0" w:color="auto"/>
        <w:left w:val="none" w:sz="0" w:space="0" w:color="auto"/>
        <w:bottom w:val="none" w:sz="0" w:space="0" w:color="auto"/>
        <w:right w:val="none" w:sz="0" w:space="0" w:color="auto"/>
      </w:divBdr>
    </w:div>
    <w:div w:id="1317102683">
      <w:marLeft w:val="640"/>
      <w:marRight w:val="0"/>
      <w:marTop w:val="0"/>
      <w:marBottom w:val="0"/>
      <w:divBdr>
        <w:top w:val="none" w:sz="0" w:space="0" w:color="auto"/>
        <w:left w:val="none" w:sz="0" w:space="0" w:color="auto"/>
        <w:bottom w:val="none" w:sz="0" w:space="0" w:color="auto"/>
        <w:right w:val="none" w:sz="0" w:space="0" w:color="auto"/>
      </w:divBdr>
    </w:div>
    <w:div w:id="1317108663">
      <w:marLeft w:val="640"/>
      <w:marRight w:val="0"/>
      <w:marTop w:val="0"/>
      <w:marBottom w:val="0"/>
      <w:divBdr>
        <w:top w:val="none" w:sz="0" w:space="0" w:color="auto"/>
        <w:left w:val="none" w:sz="0" w:space="0" w:color="auto"/>
        <w:bottom w:val="none" w:sz="0" w:space="0" w:color="auto"/>
        <w:right w:val="none" w:sz="0" w:space="0" w:color="auto"/>
      </w:divBdr>
    </w:div>
    <w:div w:id="1317145817">
      <w:marLeft w:val="640"/>
      <w:marRight w:val="0"/>
      <w:marTop w:val="0"/>
      <w:marBottom w:val="0"/>
      <w:divBdr>
        <w:top w:val="none" w:sz="0" w:space="0" w:color="auto"/>
        <w:left w:val="none" w:sz="0" w:space="0" w:color="auto"/>
        <w:bottom w:val="none" w:sz="0" w:space="0" w:color="auto"/>
        <w:right w:val="none" w:sz="0" w:space="0" w:color="auto"/>
      </w:divBdr>
    </w:div>
    <w:div w:id="1317149516">
      <w:marLeft w:val="640"/>
      <w:marRight w:val="0"/>
      <w:marTop w:val="0"/>
      <w:marBottom w:val="0"/>
      <w:divBdr>
        <w:top w:val="none" w:sz="0" w:space="0" w:color="auto"/>
        <w:left w:val="none" w:sz="0" w:space="0" w:color="auto"/>
        <w:bottom w:val="none" w:sz="0" w:space="0" w:color="auto"/>
        <w:right w:val="none" w:sz="0" w:space="0" w:color="auto"/>
      </w:divBdr>
    </w:div>
    <w:div w:id="1317221321">
      <w:marLeft w:val="640"/>
      <w:marRight w:val="0"/>
      <w:marTop w:val="0"/>
      <w:marBottom w:val="0"/>
      <w:divBdr>
        <w:top w:val="none" w:sz="0" w:space="0" w:color="auto"/>
        <w:left w:val="none" w:sz="0" w:space="0" w:color="auto"/>
        <w:bottom w:val="none" w:sz="0" w:space="0" w:color="auto"/>
        <w:right w:val="none" w:sz="0" w:space="0" w:color="auto"/>
      </w:divBdr>
    </w:div>
    <w:div w:id="1317341063">
      <w:marLeft w:val="640"/>
      <w:marRight w:val="0"/>
      <w:marTop w:val="0"/>
      <w:marBottom w:val="0"/>
      <w:divBdr>
        <w:top w:val="none" w:sz="0" w:space="0" w:color="auto"/>
        <w:left w:val="none" w:sz="0" w:space="0" w:color="auto"/>
        <w:bottom w:val="none" w:sz="0" w:space="0" w:color="auto"/>
        <w:right w:val="none" w:sz="0" w:space="0" w:color="auto"/>
      </w:divBdr>
    </w:div>
    <w:div w:id="1317414015">
      <w:marLeft w:val="640"/>
      <w:marRight w:val="0"/>
      <w:marTop w:val="0"/>
      <w:marBottom w:val="0"/>
      <w:divBdr>
        <w:top w:val="none" w:sz="0" w:space="0" w:color="auto"/>
        <w:left w:val="none" w:sz="0" w:space="0" w:color="auto"/>
        <w:bottom w:val="none" w:sz="0" w:space="0" w:color="auto"/>
        <w:right w:val="none" w:sz="0" w:space="0" w:color="auto"/>
      </w:divBdr>
    </w:div>
    <w:div w:id="1317488999">
      <w:marLeft w:val="640"/>
      <w:marRight w:val="0"/>
      <w:marTop w:val="0"/>
      <w:marBottom w:val="0"/>
      <w:divBdr>
        <w:top w:val="none" w:sz="0" w:space="0" w:color="auto"/>
        <w:left w:val="none" w:sz="0" w:space="0" w:color="auto"/>
        <w:bottom w:val="none" w:sz="0" w:space="0" w:color="auto"/>
        <w:right w:val="none" w:sz="0" w:space="0" w:color="auto"/>
      </w:divBdr>
    </w:div>
    <w:div w:id="1317496708">
      <w:marLeft w:val="640"/>
      <w:marRight w:val="0"/>
      <w:marTop w:val="0"/>
      <w:marBottom w:val="0"/>
      <w:divBdr>
        <w:top w:val="none" w:sz="0" w:space="0" w:color="auto"/>
        <w:left w:val="none" w:sz="0" w:space="0" w:color="auto"/>
        <w:bottom w:val="none" w:sz="0" w:space="0" w:color="auto"/>
        <w:right w:val="none" w:sz="0" w:space="0" w:color="auto"/>
      </w:divBdr>
    </w:div>
    <w:div w:id="1317566246">
      <w:marLeft w:val="640"/>
      <w:marRight w:val="0"/>
      <w:marTop w:val="0"/>
      <w:marBottom w:val="0"/>
      <w:divBdr>
        <w:top w:val="none" w:sz="0" w:space="0" w:color="auto"/>
        <w:left w:val="none" w:sz="0" w:space="0" w:color="auto"/>
        <w:bottom w:val="none" w:sz="0" w:space="0" w:color="auto"/>
        <w:right w:val="none" w:sz="0" w:space="0" w:color="auto"/>
      </w:divBdr>
    </w:div>
    <w:div w:id="1317567797">
      <w:marLeft w:val="640"/>
      <w:marRight w:val="0"/>
      <w:marTop w:val="0"/>
      <w:marBottom w:val="0"/>
      <w:divBdr>
        <w:top w:val="none" w:sz="0" w:space="0" w:color="auto"/>
        <w:left w:val="none" w:sz="0" w:space="0" w:color="auto"/>
        <w:bottom w:val="none" w:sz="0" w:space="0" w:color="auto"/>
        <w:right w:val="none" w:sz="0" w:space="0" w:color="auto"/>
      </w:divBdr>
    </w:div>
    <w:div w:id="1317733185">
      <w:marLeft w:val="640"/>
      <w:marRight w:val="0"/>
      <w:marTop w:val="0"/>
      <w:marBottom w:val="0"/>
      <w:divBdr>
        <w:top w:val="none" w:sz="0" w:space="0" w:color="auto"/>
        <w:left w:val="none" w:sz="0" w:space="0" w:color="auto"/>
        <w:bottom w:val="none" w:sz="0" w:space="0" w:color="auto"/>
        <w:right w:val="none" w:sz="0" w:space="0" w:color="auto"/>
      </w:divBdr>
    </w:div>
    <w:div w:id="1317756916">
      <w:marLeft w:val="640"/>
      <w:marRight w:val="0"/>
      <w:marTop w:val="0"/>
      <w:marBottom w:val="0"/>
      <w:divBdr>
        <w:top w:val="none" w:sz="0" w:space="0" w:color="auto"/>
        <w:left w:val="none" w:sz="0" w:space="0" w:color="auto"/>
        <w:bottom w:val="none" w:sz="0" w:space="0" w:color="auto"/>
        <w:right w:val="none" w:sz="0" w:space="0" w:color="auto"/>
      </w:divBdr>
    </w:div>
    <w:div w:id="1317874485">
      <w:marLeft w:val="640"/>
      <w:marRight w:val="0"/>
      <w:marTop w:val="0"/>
      <w:marBottom w:val="0"/>
      <w:divBdr>
        <w:top w:val="none" w:sz="0" w:space="0" w:color="auto"/>
        <w:left w:val="none" w:sz="0" w:space="0" w:color="auto"/>
        <w:bottom w:val="none" w:sz="0" w:space="0" w:color="auto"/>
        <w:right w:val="none" w:sz="0" w:space="0" w:color="auto"/>
      </w:divBdr>
    </w:div>
    <w:div w:id="1317883245">
      <w:marLeft w:val="640"/>
      <w:marRight w:val="0"/>
      <w:marTop w:val="0"/>
      <w:marBottom w:val="0"/>
      <w:divBdr>
        <w:top w:val="none" w:sz="0" w:space="0" w:color="auto"/>
        <w:left w:val="none" w:sz="0" w:space="0" w:color="auto"/>
        <w:bottom w:val="none" w:sz="0" w:space="0" w:color="auto"/>
        <w:right w:val="none" w:sz="0" w:space="0" w:color="auto"/>
      </w:divBdr>
    </w:div>
    <w:div w:id="1317958647">
      <w:marLeft w:val="640"/>
      <w:marRight w:val="0"/>
      <w:marTop w:val="0"/>
      <w:marBottom w:val="0"/>
      <w:divBdr>
        <w:top w:val="none" w:sz="0" w:space="0" w:color="auto"/>
        <w:left w:val="none" w:sz="0" w:space="0" w:color="auto"/>
        <w:bottom w:val="none" w:sz="0" w:space="0" w:color="auto"/>
        <w:right w:val="none" w:sz="0" w:space="0" w:color="auto"/>
      </w:divBdr>
    </w:div>
    <w:div w:id="1318025434">
      <w:marLeft w:val="640"/>
      <w:marRight w:val="0"/>
      <w:marTop w:val="0"/>
      <w:marBottom w:val="0"/>
      <w:divBdr>
        <w:top w:val="none" w:sz="0" w:space="0" w:color="auto"/>
        <w:left w:val="none" w:sz="0" w:space="0" w:color="auto"/>
        <w:bottom w:val="none" w:sz="0" w:space="0" w:color="auto"/>
        <w:right w:val="none" w:sz="0" w:space="0" w:color="auto"/>
      </w:divBdr>
    </w:div>
    <w:div w:id="1318143246">
      <w:marLeft w:val="640"/>
      <w:marRight w:val="0"/>
      <w:marTop w:val="0"/>
      <w:marBottom w:val="0"/>
      <w:divBdr>
        <w:top w:val="none" w:sz="0" w:space="0" w:color="auto"/>
        <w:left w:val="none" w:sz="0" w:space="0" w:color="auto"/>
        <w:bottom w:val="none" w:sz="0" w:space="0" w:color="auto"/>
        <w:right w:val="none" w:sz="0" w:space="0" w:color="auto"/>
      </w:divBdr>
    </w:div>
    <w:div w:id="1318146881">
      <w:marLeft w:val="640"/>
      <w:marRight w:val="0"/>
      <w:marTop w:val="0"/>
      <w:marBottom w:val="0"/>
      <w:divBdr>
        <w:top w:val="none" w:sz="0" w:space="0" w:color="auto"/>
        <w:left w:val="none" w:sz="0" w:space="0" w:color="auto"/>
        <w:bottom w:val="none" w:sz="0" w:space="0" w:color="auto"/>
        <w:right w:val="none" w:sz="0" w:space="0" w:color="auto"/>
      </w:divBdr>
    </w:div>
    <w:div w:id="1318150821">
      <w:marLeft w:val="640"/>
      <w:marRight w:val="0"/>
      <w:marTop w:val="0"/>
      <w:marBottom w:val="0"/>
      <w:divBdr>
        <w:top w:val="none" w:sz="0" w:space="0" w:color="auto"/>
        <w:left w:val="none" w:sz="0" w:space="0" w:color="auto"/>
        <w:bottom w:val="none" w:sz="0" w:space="0" w:color="auto"/>
        <w:right w:val="none" w:sz="0" w:space="0" w:color="auto"/>
      </w:divBdr>
    </w:div>
    <w:div w:id="1318151259">
      <w:marLeft w:val="640"/>
      <w:marRight w:val="0"/>
      <w:marTop w:val="0"/>
      <w:marBottom w:val="0"/>
      <w:divBdr>
        <w:top w:val="none" w:sz="0" w:space="0" w:color="auto"/>
        <w:left w:val="none" w:sz="0" w:space="0" w:color="auto"/>
        <w:bottom w:val="none" w:sz="0" w:space="0" w:color="auto"/>
        <w:right w:val="none" w:sz="0" w:space="0" w:color="auto"/>
      </w:divBdr>
    </w:div>
    <w:div w:id="1318218260">
      <w:marLeft w:val="640"/>
      <w:marRight w:val="0"/>
      <w:marTop w:val="0"/>
      <w:marBottom w:val="0"/>
      <w:divBdr>
        <w:top w:val="none" w:sz="0" w:space="0" w:color="auto"/>
        <w:left w:val="none" w:sz="0" w:space="0" w:color="auto"/>
        <w:bottom w:val="none" w:sz="0" w:space="0" w:color="auto"/>
        <w:right w:val="none" w:sz="0" w:space="0" w:color="auto"/>
      </w:divBdr>
    </w:div>
    <w:div w:id="1318341873">
      <w:marLeft w:val="640"/>
      <w:marRight w:val="0"/>
      <w:marTop w:val="0"/>
      <w:marBottom w:val="0"/>
      <w:divBdr>
        <w:top w:val="none" w:sz="0" w:space="0" w:color="auto"/>
        <w:left w:val="none" w:sz="0" w:space="0" w:color="auto"/>
        <w:bottom w:val="none" w:sz="0" w:space="0" w:color="auto"/>
        <w:right w:val="none" w:sz="0" w:space="0" w:color="auto"/>
      </w:divBdr>
    </w:div>
    <w:div w:id="1318345567">
      <w:marLeft w:val="640"/>
      <w:marRight w:val="0"/>
      <w:marTop w:val="0"/>
      <w:marBottom w:val="0"/>
      <w:divBdr>
        <w:top w:val="none" w:sz="0" w:space="0" w:color="auto"/>
        <w:left w:val="none" w:sz="0" w:space="0" w:color="auto"/>
        <w:bottom w:val="none" w:sz="0" w:space="0" w:color="auto"/>
        <w:right w:val="none" w:sz="0" w:space="0" w:color="auto"/>
      </w:divBdr>
    </w:div>
    <w:div w:id="1318652323">
      <w:marLeft w:val="640"/>
      <w:marRight w:val="0"/>
      <w:marTop w:val="0"/>
      <w:marBottom w:val="0"/>
      <w:divBdr>
        <w:top w:val="none" w:sz="0" w:space="0" w:color="auto"/>
        <w:left w:val="none" w:sz="0" w:space="0" w:color="auto"/>
        <w:bottom w:val="none" w:sz="0" w:space="0" w:color="auto"/>
        <w:right w:val="none" w:sz="0" w:space="0" w:color="auto"/>
      </w:divBdr>
    </w:div>
    <w:div w:id="1318657087">
      <w:marLeft w:val="640"/>
      <w:marRight w:val="0"/>
      <w:marTop w:val="0"/>
      <w:marBottom w:val="0"/>
      <w:divBdr>
        <w:top w:val="none" w:sz="0" w:space="0" w:color="auto"/>
        <w:left w:val="none" w:sz="0" w:space="0" w:color="auto"/>
        <w:bottom w:val="none" w:sz="0" w:space="0" w:color="auto"/>
        <w:right w:val="none" w:sz="0" w:space="0" w:color="auto"/>
      </w:divBdr>
    </w:div>
    <w:div w:id="1318723019">
      <w:marLeft w:val="640"/>
      <w:marRight w:val="0"/>
      <w:marTop w:val="0"/>
      <w:marBottom w:val="0"/>
      <w:divBdr>
        <w:top w:val="none" w:sz="0" w:space="0" w:color="auto"/>
        <w:left w:val="none" w:sz="0" w:space="0" w:color="auto"/>
        <w:bottom w:val="none" w:sz="0" w:space="0" w:color="auto"/>
        <w:right w:val="none" w:sz="0" w:space="0" w:color="auto"/>
      </w:divBdr>
    </w:div>
    <w:div w:id="1318723329">
      <w:marLeft w:val="640"/>
      <w:marRight w:val="0"/>
      <w:marTop w:val="0"/>
      <w:marBottom w:val="0"/>
      <w:divBdr>
        <w:top w:val="none" w:sz="0" w:space="0" w:color="auto"/>
        <w:left w:val="none" w:sz="0" w:space="0" w:color="auto"/>
        <w:bottom w:val="none" w:sz="0" w:space="0" w:color="auto"/>
        <w:right w:val="none" w:sz="0" w:space="0" w:color="auto"/>
      </w:divBdr>
    </w:div>
    <w:div w:id="1318803165">
      <w:marLeft w:val="640"/>
      <w:marRight w:val="0"/>
      <w:marTop w:val="0"/>
      <w:marBottom w:val="0"/>
      <w:divBdr>
        <w:top w:val="none" w:sz="0" w:space="0" w:color="auto"/>
        <w:left w:val="none" w:sz="0" w:space="0" w:color="auto"/>
        <w:bottom w:val="none" w:sz="0" w:space="0" w:color="auto"/>
        <w:right w:val="none" w:sz="0" w:space="0" w:color="auto"/>
      </w:divBdr>
    </w:div>
    <w:div w:id="1318994861">
      <w:marLeft w:val="640"/>
      <w:marRight w:val="0"/>
      <w:marTop w:val="0"/>
      <w:marBottom w:val="0"/>
      <w:divBdr>
        <w:top w:val="none" w:sz="0" w:space="0" w:color="auto"/>
        <w:left w:val="none" w:sz="0" w:space="0" w:color="auto"/>
        <w:bottom w:val="none" w:sz="0" w:space="0" w:color="auto"/>
        <w:right w:val="none" w:sz="0" w:space="0" w:color="auto"/>
      </w:divBdr>
    </w:div>
    <w:div w:id="1319043654">
      <w:marLeft w:val="480"/>
      <w:marRight w:val="0"/>
      <w:marTop w:val="0"/>
      <w:marBottom w:val="0"/>
      <w:divBdr>
        <w:top w:val="none" w:sz="0" w:space="0" w:color="auto"/>
        <w:left w:val="none" w:sz="0" w:space="0" w:color="auto"/>
        <w:bottom w:val="none" w:sz="0" w:space="0" w:color="auto"/>
        <w:right w:val="none" w:sz="0" w:space="0" w:color="auto"/>
      </w:divBdr>
    </w:div>
    <w:div w:id="1319073494">
      <w:marLeft w:val="640"/>
      <w:marRight w:val="0"/>
      <w:marTop w:val="0"/>
      <w:marBottom w:val="0"/>
      <w:divBdr>
        <w:top w:val="none" w:sz="0" w:space="0" w:color="auto"/>
        <w:left w:val="none" w:sz="0" w:space="0" w:color="auto"/>
        <w:bottom w:val="none" w:sz="0" w:space="0" w:color="auto"/>
        <w:right w:val="none" w:sz="0" w:space="0" w:color="auto"/>
      </w:divBdr>
    </w:div>
    <w:div w:id="1319111404">
      <w:marLeft w:val="640"/>
      <w:marRight w:val="0"/>
      <w:marTop w:val="0"/>
      <w:marBottom w:val="0"/>
      <w:divBdr>
        <w:top w:val="none" w:sz="0" w:space="0" w:color="auto"/>
        <w:left w:val="none" w:sz="0" w:space="0" w:color="auto"/>
        <w:bottom w:val="none" w:sz="0" w:space="0" w:color="auto"/>
        <w:right w:val="none" w:sz="0" w:space="0" w:color="auto"/>
      </w:divBdr>
    </w:div>
    <w:div w:id="1319117994">
      <w:marLeft w:val="640"/>
      <w:marRight w:val="0"/>
      <w:marTop w:val="0"/>
      <w:marBottom w:val="0"/>
      <w:divBdr>
        <w:top w:val="none" w:sz="0" w:space="0" w:color="auto"/>
        <w:left w:val="none" w:sz="0" w:space="0" w:color="auto"/>
        <w:bottom w:val="none" w:sz="0" w:space="0" w:color="auto"/>
        <w:right w:val="none" w:sz="0" w:space="0" w:color="auto"/>
      </w:divBdr>
    </w:div>
    <w:div w:id="1319191190">
      <w:marLeft w:val="640"/>
      <w:marRight w:val="0"/>
      <w:marTop w:val="0"/>
      <w:marBottom w:val="0"/>
      <w:divBdr>
        <w:top w:val="none" w:sz="0" w:space="0" w:color="auto"/>
        <w:left w:val="none" w:sz="0" w:space="0" w:color="auto"/>
        <w:bottom w:val="none" w:sz="0" w:space="0" w:color="auto"/>
        <w:right w:val="none" w:sz="0" w:space="0" w:color="auto"/>
      </w:divBdr>
    </w:div>
    <w:div w:id="1319193520">
      <w:marLeft w:val="640"/>
      <w:marRight w:val="0"/>
      <w:marTop w:val="0"/>
      <w:marBottom w:val="0"/>
      <w:divBdr>
        <w:top w:val="none" w:sz="0" w:space="0" w:color="auto"/>
        <w:left w:val="none" w:sz="0" w:space="0" w:color="auto"/>
        <w:bottom w:val="none" w:sz="0" w:space="0" w:color="auto"/>
        <w:right w:val="none" w:sz="0" w:space="0" w:color="auto"/>
      </w:divBdr>
    </w:div>
    <w:div w:id="1319267564">
      <w:marLeft w:val="640"/>
      <w:marRight w:val="0"/>
      <w:marTop w:val="0"/>
      <w:marBottom w:val="0"/>
      <w:divBdr>
        <w:top w:val="none" w:sz="0" w:space="0" w:color="auto"/>
        <w:left w:val="none" w:sz="0" w:space="0" w:color="auto"/>
        <w:bottom w:val="none" w:sz="0" w:space="0" w:color="auto"/>
        <w:right w:val="none" w:sz="0" w:space="0" w:color="auto"/>
      </w:divBdr>
    </w:div>
    <w:div w:id="1319269789">
      <w:marLeft w:val="640"/>
      <w:marRight w:val="0"/>
      <w:marTop w:val="0"/>
      <w:marBottom w:val="0"/>
      <w:divBdr>
        <w:top w:val="none" w:sz="0" w:space="0" w:color="auto"/>
        <w:left w:val="none" w:sz="0" w:space="0" w:color="auto"/>
        <w:bottom w:val="none" w:sz="0" w:space="0" w:color="auto"/>
        <w:right w:val="none" w:sz="0" w:space="0" w:color="auto"/>
      </w:divBdr>
    </w:div>
    <w:div w:id="1319306445">
      <w:marLeft w:val="640"/>
      <w:marRight w:val="0"/>
      <w:marTop w:val="0"/>
      <w:marBottom w:val="0"/>
      <w:divBdr>
        <w:top w:val="none" w:sz="0" w:space="0" w:color="auto"/>
        <w:left w:val="none" w:sz="0" w:space="0" w:color="auto"/>
        <w:bottom w:val="none" w:sz="0" w:space="0" w:color="auto"/>
        <w:right w:val="none" w:sz="0" w:space="0" w:color="auto"/>
      </w:divBdr>
    </w:div>
    <w:div w:id="1319306531">
      <w:marLeft w:val="640"/>
      <w:marRight w:val="0"/>
      <w:marTop w:val="0"/>
      <w:marBottom w:val="0"/>
      <w:divBdr>
        <w:top w:val="none" w:sz="0" w:space="0" w:color="auto"/>
        <w:left w:val="none" w:sz="0" w:space="0" w:color="auto"/>
        <w:bottom w:val="none" w:sz="0" w:space="0" w:color="auto"/>
        <w:right w:val="none" w:sz="0" w:space="0" w:color="auto"/>
      </w:divBdr>
    </w:div>
    <w:div w:id="1319336666">
      <w:marLeft w:val="640"/>
      <w:marRight w:val="0"/>
      <w:marTop w:val="0"/>
      <w:marBottom w:val="0"/>
      <w:divBdr>
        <w:top w:val="none" w:sz="0" w:space="0" w:color="auto"/>
        <w:left w:val="none" w:sz="0" w:space="0" w:color="auto"/>
        <w:bottom w:val="none" w:sz="0" w:space="0" w:color="auto"/>
        <w:right w:val="none" w:sz="0" w:space="0" w:color="auto"/>
      </w:divBdr>
    </w:div>
    <w:div w:id="1319337051">
      <w:marLeft w:val="640"/>
      <w:marRight w:val="0"/>
      <w:marTop w:val="0"/>
      <w:marBottom w:val="0"/>
      <w:divBdr>
        <w:top w:val="none" w:sz="0" w:space="0" w:color="auto"/>
        <w:left w:val="none" w:sz="0" w:space="0" w:color="auto"/>
        <w:bottom w:val="none" w:sz="0" w:space="0" w:color="auto"/>
        <w:right w:val="none" w:sz="0" w:space="0" w:color="auto"/>
      </w:divBdr>
    </w:div>
    <w:div w:id="1319454757">
      <w:marLeft w:val="640"/>
      <w:marRight w:val="0"/>
      <w:marTop w:val="0"/>
      <w:marBottom w:val="0"/>
      <w:divBdr>
        <w:top w:val="none" w:sz="0" w:space="0" w:color="auto"/>
        <w:left w:val="none" w:sz="0" w:space="0" w:color="auto"/>
        <w:bottom w:val="none" w:sz="0" w:space="0" w:color="auto"/>
        <w:right w:val="none" w:sz="0" w:space="0" w:color="auto"/>
      </w:divBdr>
    </w:div>
    <w:div w:id="1319461808">
      <w:marLeft w:val="640"/>
      <w:marRight w:val="0"/>
      <w:marTop w:val="0"/>
      <w:marBottom w:val="0"/>
      <w:divBdr>
        <w:top w:val="none" w:sz="0" w:space="0" w:color="auto"/>
        <w:left w:val="none" w:sz="0" w:space="0" w:color="auto"/>
        <w:bottom w:val="none" w:sz="0" w:space="0" w:color="auto"/>
        <w:right w:val="none" w:sz="0" w:space="0" w:color="auto"/>
      </w:divBdr>
    </w:div>
    <w:div w:id="1319575711">
      <w:marLeft w:val="640"/>
      <w:marRight w:val="0"/>
      <w:marTop w:val="0"/>
      <w:marBottom w:val="0"/>
      <w:divBdr>
        <w:top w:val="none" w:sz="0" w:space="0" w:color="auto"/>
        <w:left w:val="none" w:sz="0" w:space="0" w:color="auto"/>
        <w:bottom w:val="none" w:sz="0" w:space="0" w:color="auto"/>
        <w:right w:val="none" w:sz="0" w:space="0" w:color="auto"/>
      </w:divBdr>
    </w:div>
    <w:div w:id="1319577036">
      <w:marLeft w:val="640"/>
      <w:marRight w:val="0"/>
      <w:marTop w:val="0"/>
      <w:marBottom w:val="0"/>
      <w:divBdr>
        <w:top w:val="none" w:sz="0" w:space="0" w:color="auto"/>
        <w:left w:val="none" w:sz="0" w:space="0" w:color="auto"/>
        <w:bottom w:val="none" w:sz="0" w:space="0" w:color="auto"/>
        <w:right w:val="none" w:sz="0" w:space="0" w:color="auto"/>
      </w:divBdr>
    </w:div>
    <w:div w:id="1319649035">
      <w:marLeft w:val="640"/>
      <w:marRight w:val="0"/>
      <w:marTop w:val="0"/>
      <w:marBottom w:val="0"/>
      <w:divBdr>
        <w:top w:val="none" w:sz="0" w:space="0" w:color="auto"/>
        <w:left w:val="none" w:sz="0" w:space="0" w:color="auto"/>
        <w:bottom w:val="none" w:sz="0" w:space="0" w:color="auto"/>
        <w:right w:val="none" w:sz="0" w:space="0" w:color="auto"/>
      </w:divBdr>
    </w:div>
    <w:div w:id="1319654814">
      <w:marLeft w:val="640"/>
      <w:marRight w:val="0"/>
      <w:marTop w:val="0"/>
      <w:marBottom w:val="0"/>
      <w:divBdr>
        <w:top w:val="none" w:sz="0" w:space="0" w:color="auto"/>
        <w:left w:val="none" w:sz="0" w:space="0" w:color="auto"/>
        <w:bottom w:val="none" w:sz="0" w:space="0" w:color="auto"/>
        <w:right w:val="none" w:sz="0" w:space="0" w:color="auto"/>
      </w:divBdr>
    </w:div>
    <w:div w:id="1319698777">
      <w:marLeft w:val="640"/>
      <w:marRight w:val="0"/>
      <w:marTop w:val="0"/>
      <w:marBottom w:val="0"/>
      <w:divBdr>
        <w:top w:val="none" w:sz="0" w:space="0" w:color="auto"/>
        <w:left w:val="none" w:sz="0" w:space="0" w:color="auto"/>
        <w:bottom w:val="none" w:sz="0" w:space="0" w:color="auto"/>
        <w:right w:val="none" w:sz="0" w:space="0" w:color="auto"/>
      </w:divBdr>
    </w:div>
    <w:div w:id="1319730779">
      <w:marLeft w:val="640"/>
      <w:marRight w:val="0"/>
      <w:marTop w:val="0"/>
      <w:marBottom w:val="0"/>
      <w:divBdr>
        <w:top w:val="none" w:sz="0" w:space="0" w:color="auto"/>
        <w:left w:val="none" w:sz="0" w:space="0" w:color="auto"/>
        <w:bottom w:val="none" w:sz="0" w:space="0" w:color="auto"/>
        <w:right w:val="none" w:sz="0" w:space="0" w:color="auto"/>
      </w:divBdr>
    </w:div>
    <w:div w:id="1319769699">
      <w:marLeft w:val="640"/>
      <w:marRight w:val="0"/>
      <w:marTop w:val="0"/>
      <w:marBottom w:val="0"/>
      <w:divBdr>
        <w:top w:val="none" w:sz="0" w:space="0" w:color="auto"/>
        <w:left w:val="none" w:sz="0" w:space="0" w:color="auto"/>
        <w:bottom w:val="none" w:sz="0" w:space="0" w:color="auto"/>
        <w:right w:val="none" w:sz="0" w:space="0" w:color="auto"/>
      </w:divBdr>
    </w:div>
    <w:div w:id="1319774314">
      <w:marLeft w:val="640"/>
      <w:marRight w:val="0"/>
      <w:marTop w:val="0"/>
      <w:marBottom w:val="0"/>
      <w:divBdr>
        <w:top w:val="none" w:sz="0" w:space="0" w:color="auto"/>
        <w:left w:val="none" w:sz="0" w:space="0" w:color="auto"/>
        <w:bottom w:val="none" w:sz="0" w:space="0" w:color="auto"/>
        <w:right w:val="none" w:sz="0" w:space="0" w:color="auto"/>
      </w:divBdr>
    </w:div>
    <w:div w:id="1319840216">
      <w:marLeft w:val="640"/>
      <w:marRight w:val="0"/>
      <w:marTop w:val="0"/>
      <w:marBottom w:val="0"/>
      <w:divBdr>
        <w:top w:val="none" w:sz="0" w:space="0" w:color="auto"/>
        <w:left w:val="none" w:sz="0" w:space="0" w:color="auto"/>
        <w:bottom w:val="none" w:sz="0" w:space="0" w:color="auto"/>
        <w:right w:val="none" w:sz="0" w:space="0" w:color="auto"/>
      </w:divBdr>
    </w:div>
    <w:div w:id="1319847396">
      <w:marLeft w:val="640"/>
      <w:marRight w:val="0"/>
      <w:marTop w:val="0"/>
      <w:marBottom w:val="0"/>
      <w:divBdr>
        <w:top w:val="none" w:sz="0" w:space="0" w:color="auto"/>
        <w:left w:val="none" w:sz="0" w:space="0" w:color="auto"/>
        <w:bottom w:val="none" w:sz="0" w:space="0" w:color="auto"/>
        <w:right w:val="none" w:sz="0" w:space="0" w:color="auto"/>
      </w:divBdr>
    </w:div>
    <w:div w:id="1319849262">
      <w:marLeft w:val="640"/>
      <w:marRight w:val="0"/>
      <w:marTop w:val="0"/>
      <w:marBottom w:val="0"/>
      <w:divBdr>
        <w:top w:val="none" w:sz="0" w:space="0" w:color="auto"/>
        <w:left w:val="none" w:sz="0" w:space="0" w:color="auto"/>
        <w:bottom w:val="none" w:sz="0" w:space="0" w:color="auto"/>
        <w:right w:val="none" w:sz="0" w:space="0" w:color="auto"/>
      </w:divBdr>
    </w:div>
    <w:div w:id="1319963842">
      <w:marLeft w:val="640"/>
      <w:marRight w:val="0"/>
      <w:marTop w:val="0"/>
      <w:marBottom w:val="0"/>
      <w:divBdr>
        <w:top w:val="none" w:sz="0" w:space="0" w:color="auto"/>
        <w:left w:val="none" w:sz="0" w:space="0" w:color="auto"/>
        <w:bottom w:val="none" w:sz="0" w:space="0" w:color="auto"/>
        <w:right w:val="none" w:sz="0" w:space="0" w:color="auto"/>
      </w:divBdr>
    </w:div>
    <w:div w:id="1319991970">
      <w:marLeft w:val="640"/>
      <w:marRight w:val="0"/>
      <w:marTop w:val="0"/>
      <w:marBottom w:val="0"/>
      <w:divBdr>
        <w:top w:val="none" w:sz="0" w:space="0" w:color="auto"/>
        <w:left w:val="none" w:sz="0" w:space="0" w:color="auto"/>
        <w:bottom w:val="none" w:sz="0" w:space="0" w:color="auto"/>
        <w:right w:val="none" w:sz="0" w:space="0" w:color="auto"/>
      </w:divBdr>
    </w:div>
    <w:div w:id="1320115788">
      <w:marLeft w:val="640"/>
      <w:marRight w:val="0"/>
      <w:marTop w:val="0"/>
      <w:marBottom w:val="0"/>
      <w:divBdr>
        <w:top w:val="none" w:sz="0" w:space="0" w:color="auto"/>
        <w:left w:val="none" w:sz="0" w:space="0" w:color="auto"/>
        <w:bottom w:val="none" w:sz="0" w:space="0" w:color="auto"/>
        <w:right w:val="none" w:sz="0" w:space="0" w:color="auto"/>
      </w:divBdr>
    </w:div>
    <w:div w:id="1320185594">
      <w:marLeft w:val="640"/>
      <w:marRight w:val="0"/>
      <w:marTop w:val="0"/>
      <w:marBottom w:val="0"/>
      <w:divBdr>
        <w:top w:val="none" w:sz="0" w:space="0" w:color="auto"/>
        <w:left w:val="none" w:sz="0" w:space="0" w:color="auto"/>
        <w:bottom w:val="none" w:sz="0" w:space="0" w:color="auto"/>
        <w:right w:val="none" w:sz="0" w:space="0" w:color="auto"/>
      </w:divBdr>
    </w:div>
    <w:div w:id="1320187694">
      <w:marLeft w:val="640"/>
      <w:marRight w:val="0"/>
      <w:marTop w:val="0"/>
      <w:marBottom w:val="0"/>
      <w:divBdr>
        <w:top w:val="none" w:sz="0" w:space="0" w:color="auto"/>
        <w:left w:val="none" w:sz="0" w:space="0" w:color="auto"/>
        <w:bottom w:val="none" w:sz="0" w:space="0" w:color="auto"/>
        <w:right w:val="none" w:sz="0" w:space="0" w:color="auto"/>
      </w:divBdr>
    </w:div>
    <w:div w:id="1320231949">
      <w:marLeft w:val="640"/>
      <w:marRight w:val="0"/>
      <w:marTop w:val="0"/>
      <w:marBottom w:val="0"/>
      <w:divBdr>
        <w:top w:val="none" w:sz="0" w:space="0" w:color="auto"/>
        <w:left w:val="none" w:sz="0" w:space="0" w:color="auto"/>
        <w:bottom w:val="none" w:sz="0" w:space="0" w:color="auto"/>
        <w:right w:val="none" w:sz="0" w:space="0" w:color="auto"/>
      </w:divBdr>
    </w:div>
    <w:div w:id="1320303151">
      <w:marLeft w:val="640"/>
      <w:marRight w:val="0"/>
      <w:marTop w:val="0"/>
      <w:marBottom w:val="0"/>
      <w:divBdr>
        <w:top w:val="none" w:sz="0" w:space="0" w:color="auto"/>
        <w:left w:val="none" w:sz="0" w:space="0" w:color="auto"/>
        <w:bottom w:val="none" w:sz="0" w:space="0" w:color="auto"/>
        <w:right w:val="none" w:sz="0" w:space="0" w:color="auto"/>
      </w:divBdr>
    </w:div>
    <w:div w:id="1320420514">
      <w:marLeft w:val="640"/>
      <w:marRight w:val="0"/>
      <w:marTop w:val="0"/>
      <w:marBottom w:val="0"/>
      <w:divBdr>
        <w:top w:val="none" w:sz="0" w:space="0" w:color="auto"/>
        <w:left w:val="none" w:sz="0" w:space="0" w:color="auto"/>
        <w:bottom w:val="none" w:sz="0" w:space="0" w:color="auto"/>
        <w:right w:val="none" w:sz="0" w:space="0" w:color="auto"/>
      </w:divBdr>
    </w:div>
    <w:div w:id="1320499008">
      <w:marLeft w:val="640"/>
      <w:marRight w:val="0"/>
      <w:marTop w:val="0"/>
      <w:marBottom w:val="0"/>
      <w:divBdr>
        <w:top w:val="none" w:sz="0" w:space="0" w:color="auto"/>
        <w:left w:val="none" w:sz="0" w:space="0" w:color="auto"/>
        <w:bottom w:val="none" w:sz="0" w:space="0" w:color="auto"/>
        <w:right w:val="none" w:sz="0" w:space="0" w:color="auto"/>
      </w:divBdr>
    </w:div>
    <w:div w:id="1320571312">
      <w:marLeft w:val="640"/>
      <w:marRight w:val="0"/>
      <w:marTop w:val="0"/>
      <w:marBottom w:val="0"/>
      <w:divBdr>
        <w:top w:val="none" w:sz="0" w:space="0" w:color="auto"/>
        <w:left w:val="none" w:sz="0" w:space="0" w:color="auto"/>
        <w:bottom w:val="none" w:sz="0" w:space="0" w:color="auto"/>
        <w:right w:val="none" w:sz="0" w:space="0" w:color="auto"/>
      </w:divBdr>
    </w:div>
    <w:div w:id="1320575994">
      <w:marLeft w:val="640"/>
      <w:marRight w:val="0"/>
      <w:marTop w:val="0"/>
      <w:marBottom w:val="0"/>
      <w:divBdr>
        <w:top w:val="none" w:sz="0" w:space="0" w:color="auto"/>
        <w:left w:val="none" w:sz="0" w:space="0" w:color="auto"/>
        <w:bottom w:val="none" w:sz="0" w:space="0" w:color="auto"/>
        <w:right w:val="none" w:sz="0" w:space="0" w:color="auto"/>
      </w:divBdr>
    </w:div>
    <w:div w:id="1320579408">
      <w:marLeft w:val="640"/>
      <w:marRight w:val="0"/>
      <w:marTop w:val="0"/>
      <w:marBottom w:val="0"/>
      <w:divBdr>
        <w:top w:val="none" w:sz="0" w:space="0" w:color="auto"/>
        <w:left w:val="none" w:sz="0" w:space="0" w:color="auto"/>
        <w:bottom w:val="none" w:sz="0" w:space="0" w:color="auto"/>
        <w:right w:val="none" w:sz="0" w:space="0" w:color="auto"/>
      </w:divBdr>
    </w:div>
    <w:div w:id="1320616215">
      <w:marLeft w:val="640"/>
      <w:marRight w:val="0"/>
      <w:marTop w:val="0"/>
      <w:marBottom w:val="0"/>
      <w:divBdr>
        <w:top w:val="none" w:sz="0" w:space="0" w:color="auto"/>
        <w:left w:val="none" w:sz="0" w:space="0" w:color="auto"/>
        <w:bottom w:val="none" w:sz="0" w:space="0" w:color="auto"/>
        <w:right w:val="none" w:sz="0" w:space="0" w:color="auto"/>
      </w:divBdr>
    </w:div>
    <w:div w:id="1320621599">
      <w:marLeft w:val="640"/>
      <w:marRight w:val="0"/>
      <w:marTop w:val="0"/>
      <w:marBottom w:val="0"/>
      <w:divBdr>
        <w:top w:val="none" w:sz="0" w:space="0" w:color="auto"/>
        <w:left w:val="none" w:sz="0" w:space="0" w:color="auto"/>
        <w:bottom w:val="none" w:sz="0" w:space="0" w:color="auto"/>
        <w:right w:val="none" w:sz="0" w:space="0" w:color="auto"/>
      </w:divBdr>
    </w:div>
    <w:div w:id="1320691738">
      <w:marLeft w:val="640"/>
      <w:marRight w:val="0"/>
      <w:marTop w:val="0"/>
      <w:marBottom w:val="0"/>
      <w:divBdr>
        <w:top w:val="none" w:sz="0" w:space="0" w:color="auto"/>
        <w:left w:val="none" w:sz="0" w:space="0" w:color="auto"/>
        <w:bottom w:val="none" w:sz="0" w:space="0" w:color="auto"/>
        <w:right w:val="none" w:sz="0" w:space="0" w:color="auto"/>
      </w:divBdr>
    </w:div>
    <w:div w:id="1320692213">
      <w:marLeft w:val="640"/>
      <w:marRight w:val="0"/>
      <w:marTop w:val="0"/>
      <w:marBottom w:val="0"/>
      <w:divBdr>
        <w:top w:val="none" w:sz="0" w:space="0" w:color="auto"/>
        <w:left w:val="none" w:sz="0" w:space="0" w:color="auto"/>
        <w:bottom w:val="none" w:sz="0" w:space="0" w:color="auto"/>
        <w:right w:val="none" w:sz="0" w:space="0" w:color="auto"/>
      </w:divBdr>
    </w:div>
    <w:div w:id="1320770922">
      <w:marLeft w:val="640"/>
      <w:marRight w:val="0"/>
      <w:marTop w:val="0"/>
      <w:marBottom w:val="0"/>
      <w:divBdr>
        <w:top w:val="none" w:sz="0" w:space="0" w:color="auto"/>
        <w:left w:val="none" w:sz="0" w:space="0" w:color="auto"/>
        <w:bottom w:val="none" w:sz="0" w:space="0" w:color="auto"/>
        <w:right w:val="none" w:sz="0" w:space="0" w:color="auto"/>
      </w:divBdr>
    </w:div>
    <w:div w:id="1320813454">
      <w:marLeft w:val="640"/>
      <w:marRight w:val="0"/>
      <w:marTop w:val="0"/>
      <w:marBottom w:val="0"/>
      <w:divBdr>
        <w:top w:val="none" w:sz="0" w:space="0" w:color="auto"/>
        <w:left w:val="none" w:sz="0" w:space="0" w:color="auto"/>
        <w:bottom w:val="none" w:sz="0" w:space="0" w:color="auto"/>
        <w:right w:val="none" w:sz="0" w:space="0" w:color="auto"/>
      </w:divBdr>
    </w:div>
    <w:div w:id="1320885578">
      <w:marLeft w:val="640"/>
      <w:marRight w:val="0"/>
      <w:marTop w:val="0"/>
      <w:marBottom w:val="0"/>
      <w:divBdr>
        <w:top w:val="none" w:sz="0" w:space="0" w:color="auto"/>
        <w:left w:val="none" w:sz="0" w:space="0" w:color="auto"/>
        <w:bottom w:val="none" w:sz="0" w:space="0" w:color="auto"/>
        <w:right w:val="none" w:sz="0" w:space="0" w:color="auto"/>
      </w:divBdr>
    </w:div>
    <w:div w:id="1321077318">
      <w:marLeft w:val="640"/>
      <w:marRight w:val="0"/>
      <w:marTop w:val="0"/>
      <w:marBottom w:val="0"/>
      <w:divBdr>
        <w:top w:val="none" w:sz="0" w:space="0" w:color="auto"/>
        <w:left w:val="none" w:sz="0" w:space="0" w:color="auto"/>
        <w:bottom w:val="none" w:sz="0" w:space="0" w:color="auto"/>
        <w:right w:val="none" w:sz="0" w:space="0" w:color="auto"/>
      </w:divBdr>
    </w:div>
    <w:div w:id="1321227012">
      <w:marLeft w:val="640"/>
      <w:marRight w:val="0"/>
      <w:marTop w:val="0"/>
      <w:marBottom w:val="0"/>
      <w:divBdr>
        <w:top w:val="none" w:sz="0" w:space="0" w:color="auto"/>
        <w:left w:val="none" w:sz="0" w:space="0" w:color="auto"/>
        <w:bottom w:val="none" w:sz="0" w:space="0" w:color="auto"/>
        <w:right w:val="none" w:sz="0" w:space="0" w:color="auto"/>
      </w:divBdr>
    </w:div>
    <w:div w:id="1321227907">
      <w:marLeft w:val="640"/>
      <w:marRight w:val="0"/>
      <w:marTop w:val="0"/>
      <w:marBottom w:val="0"/>
      <w:divBdr>
        <w:top w:val="none" w:sz="0" w:space="0" w:color="auto"/>
        <w:left w:val="none" w:sz="0" w:space="0" w:color="auto"/>
        <w:bottom w:val="none" w:sz="0" w:space="0" w:color="auto"/>
        <w:right w:val="none" w:sz="0" w:space="0" w:color="auto"/>
      </w:divBdr>
    </w:div>
    <w:div w:id="1321229780">
      <w:marLeft w:val="640"/>
      <w:marRight w:val="0"/>
      <w:marTop w:val="0"/>
      <w:marBottom w:val="0"/>
      <w:divBdr>
        <w:top w:val="none" w:sz="0" w:space="0" w:color="auto"/>
        <w:left w:val="none" w:sz="0" w:space="0" w:color="auto"/>
        <w:bottom w:val="none" w:sz="0" w:space="0" w:color="auto"/>
        <w:right w:val="none" w:sz="0" w:space="0" w:color="auto"/>
      </w:divBdr>
    </w:div>
    <w:div w:id="1321274621">
      <w:marLeft w:val="640"/>
      <w:marRight w:val="0"/>
      <w:marTop w:val="0"/>
      <w:marBottom w:val="0"/>
      <w:divBdr>
        <w:top w:val="none" w:sz="0" w:space="0" w:color="auto"/>
        <w:left w:val="none" w:sz="0" w:space="0" w:color="auto"/>
        <w:bottom w:val="none" w:sz="0" w:space="0" w:color="auto"/>
        <w:right w:val="none" w:sz="0" w:space="0" w:color="auto"/>
      </w:divBdr>
    </w:div>
    <w:div w:id="1321421377">
      <w:marLeft w:val="640"/>
      <w:marRight w:val="0"/>
      <w:marTop w:val="0"/>
      <w:marBottom w:val="0"/>
      <w:divBdr>
        <w:top w:val="none" w:sz="0" w:space="0" w:color="auto"/>
        <w:left w:val="none" w:sz="0" w:space="0" w:color="auto"/>
        <w:bottom w:val="none" w:sz="0" w:space="0" w:color="auto"/>
        <w:right w:val="none" w:sz="0" w:space="0" w:color="auto"/>
      </w:divBdr>
    </w:div>
    <w:div w:id="1321539702">
      <w:marLeft w:val="640"/>
      <w:marRight w:val="0"/>
      <w:marTop w:val="0"/>
      <w:marBottom w:val="0"/>
      <w:divBdr>
        <w:top w:val="none" w:sz="0" w:space="0" w:color="auto"/>
        <w:left w:val="none" w:sz="0" w:space="0" w:color="auto"/>
        <w:bottom w:val="none" w:sz="0" w:space="0" w:color="auto"/>
        <w:right w:val="none" w:sz="0" w:space="0" w:color="auto"/>
      </w:divBdr>
    </w:div>
    <w:div w:id="1321546616">
      <w:marLeft w:val="640"/>
      <w:marRight w:val="0"/>
      <w:marTop w:val="0"/>
      <w:marBottom w:val="0"/>
      <w:divBdr>
        <w:top w:val="none" w:sz="0" w:space="0" w:color="auto"/>
        <w:left w:val="none" w:sz="0" w:space="0" w:color="auto"/>
        <w:bottom w:val="none" w:sz="0" w:space="0" w:color="auto"/>
        <w:right w:val="none" w:sz="0" w:space="0" w:color="auto"/>
      </w:divBdr>
    </w:div>
    <w:div w:id="1321618803">
      <w:marLeft w:val="640"/>
      <w:marRight w:val="0"/>
      <w:marTop w:val="0"/>
      <w:marBottom w:val="0"/>
      <w:divBdr>
        <w:top w:val="none" w:sz="0" w:space="0" w:color="auto"/>
        <w:left w:val="none" w:sz="0" w:space="0" w:color="auto"/>
        <w:bottom w:val="none" w:sz="0" w:space="0" w:color="auto"/>
        <w:right w:val="none" w:sz="0" w:space="0" w:color="auto"/>
      </w:divBdr>
    </w:div>
    <w:div w:id="1321621535">
      <w:marLeft w:val="640"/>
      <w:marRight w:val="0"/>
      <w:marTop w:val="0"/>
      <w:marBottom w:val="0"/>
      <w:divBdr>
        <w:top w:val="none" w:sz="0" w:space="0" w:color="auto"/>
        <w:left w:val="none" w:sz="0" w:space="0" w:color="auto"/>
        <w:bottom w:val="none" w:sz="0" w:space="0" w:color="auto"/>
        <w:right w:val="none" w:sz="0" w:space="0" w:color="auto"/>
      </w:divBdr>
    </w:div>
    <w:div w:id="1321621809">
      <w:marLeft w:val="640"/>
      <w:marRight w:val="0"/>
      <w:marTop w:val="0"/>
      <w:marBottom w:val="0"/>
      <w:divBdr>
        <w:top w:val="none" w:sz="0" w:space="0" w:color="auto"/>
        <w:left w:val="none" w:sz="0" w:space="0" w:color="auto"/>
        <w:bottom w:val="none" w:sz="0" w:space="0" w:color="auto"/>
        <w:right w:val="none" w:sz="0" w:space="0" w:color="auto"/>
      </w:divBdr>
    </w:div>
    <w:div w:id="1321733565">
      <w:marLeft w:val="640"/>
      <w:marRight w:val="0"/>
      <w:marTop w:val="0"/>
      <w:marBottom w:val="0"/>
      <w:divBdr>
        <w:top w:val="none" w:sz="0" w:space="0" w:color="auto"/>
        <w:left w:val="none" w:sz="0" w:space="0" w:color="auto"/>
        <w:bottom w:val="none" w:sz="0" w:space="0" w:color="auto"/>
        <w:right w:val="none" w:sz="0" w:space="0" w:color="auto"/>
      </w:divBdr>
    </w:div>
    <w:div w:id="1321805843">
      <w:marLeft w:val="640"/>
      <w:marRight w:val="0"/>
      <w:marTop w:val="0"/>
      <w:marBottom w:val="0"/>
      <w:divBdr>
        <w:top w:val="none" w:sz="0" w:space="0" w:color="auto"/>
        <w:left w:val="none" w:sz="0" w:space="0" w:color="auto"/>
        <w:bottom w:val="none" w:sz="0" w:space="0" w:color="auto"/>
        <w:right w:val="none" w:sz="0" w:space="0" w:color="auto"/>
      </w:divBdr>
    </w:div>
    <w:div w:id="1321805902">
      <w:marLeft w:val="640"/>
      <w:marRight w:val="0"/>
      <w:marTop w:val="0"/>
      <w:marBottom w:val="0"/>
      <w:divBdr>
        <w:top w:val="none" w:sz="0" w:space="0" w:color="auto"/>
        <w:left w:val="none" w:sz="0" w:space="0" w:color="auto"/>
        <w:bottom w:val="none" w:sz="0" w:space="0" w:color="auto"/>
        <w:right w:val="none" w:sz="0" w:space="0" w:color="auto"/>
      </w:divBdr>
    </w:div>
    <w:div w:id="1321809882">
      <w:marLeft w:val="640"/>
      <w:marRight w:val="0"/>
      <w:marTop w:val="0"/>
      <w:marBottom w:val="0"/>
      <w:divBdr>
        <w:top w:val="none" w:sz="0" w:space="0" w:color="auto"/>
        <w:left w:val="none" w:sz="0" w:space="0" w:color="auto"/>
        <w:bottom w:val="none" w:sz="0" w:space="0" w:color="auto"/>
        <w:right w:val="none" w:sz="0" w:space="0" w:color="auto"/>
      </w:divBdr>
    </w:div>
    <w:div w:id="1322003041">
      <w:marLeft w:val="640"/>
      <w:marRight w:val="0"/>
      <w:marTop w:val="0"/>
      <w:marBottom w:val="0"/>
      <w:divBdr>
        <w:top w:val="none" w:sz="0" w:space="0" w:color="auto"/>
        <w:left w:val="none" w:sz="0" w:space="0" w:color="auto"/>
        <w:bottom w:val="none" w:sz="0" w:space="0" w:color="auto"/>
        <w:right w:val="none" w:sz="0" w:space="0" w:color="auto"/>
      </w:divBdr>
    </w:div>
    <w:div w:id="1322081808">
      <w:marLeft w:val="640"/>
      <w:marRight w:val="0"/>
      <w:marTop w:val="0"/>
      <w:marBottom w:val="0"/>
      <w:divBdr>
        <w:top w:val="none" w:sz="0" w:space="0" w:color="auto"/>
        <w:left w:val="none" w:sz="0" w:space="0" w:color="auto"/>
        <w:bottom w:val="none" w:sz="0" w:space="0" w:color="auto"/>
        <w:right w:val="none" w:sz="0" w:space="0" w:color="auto"/>
      </w:divBdr>
    </w:div>
    <w:div w:id="1322198223">
      <w:marLeft w:val="640"/>
      <w:marRight w:val="0"/>
      <w:marTop w:val="0"/>
      <w:marBottom w:val="0"/>
      <w:divBdr>
        <w:top w:val="none" w:sz="0" w:space="0" w:color="auto"/>
        <w:left w:val="none" w:sz="0" w:space="0" w:color="auto"/>
        <w:bottom w:val="none" w:sz="0" w:space="0" w:color="auto"/>
        <w:right w:val="none" w:sz="0" w:space="0" w:color="auto"/>
      </w:divBdr>
    </w:div>
    <w:div w:id="1322199057">
      <w:marLeft w:val="640"/>
      <w:marRight w:val="0"/>
      <w:marTop w:val="0"/>
      <w:marBottom w:val="0"/>
      <w:divBdr>
        <w:top w:val="none" w:sz="0" w:space="0" w:color="auto"/>
        <w:left w:val="none" w:sz="0" w:space="0" w:color="auto"/>
        <w:bottom w:val="none" w:sz="0" w:space="0" w:color="auto"/>
        <w:right w:val="none" w:sz="0" w:space="0" w:color="auto"/>
      </w:divBdr>
    </w:div>
    <w:div w:id="1322200685">
      <w:marLeft w:val="640"/>
      <w:marRight w:val="0"/>
      <w:marTop w:val="0"/>
      <w:marBottom w:val="0"/>
      <w:divBdr>
        <w:top w:val="none" w:sz="0" w:space="0" w:color="auto"/>
        <w:left w:val="none" w:sz="0" w:space="0" w:color="auto"/>
        <w:bottom w:val="none" w:sz="0" w:space="0" w:color="auto"/>
        <w:right w:val="none" w:sz="0" w:space="0" w:color="auto"/>
      </w:divBdr>
    </w:div>
    <w:div w:id="1322276007">
      <w:marLeft w:val="640"/>
      <w:marRight w:val="0"/>
      <w:marTop w:val="0"/>
      <w:marBottom w:val="0"/>
      <w:divBdr>
        <w:top w:val="none" w:sz="0" w:space="0" w:color="auto"/>
        <w:left w:val="none" w:sz="0" w:space="0" w:color="auto"/>
        <w:bottom w:val="none" w:sz="0" w:space="0" w:color="auto"/>
        <w:right w:val="none" w:sz="0" w:space="0" w:color="auto"/>
      </w:divBdr>
    </w:div>
    <w:div w:id="1322346799">
      <w:marLeft w:val="640"/>
      <w:marRight w:val="0"/>
      <w:marTop w:val="0"/>
      <w:marBottom w:val="0"/>
      <w:divBdr>
        <w:top w:val="none" w:sz="0" w:space="0" w:color="auto"/>
        <w:left w:val="none" w:sz="0" w:space="0" w:color="auto"/>
        <w:bottom w:val="none" w:sz="0" w:space="0" w:color="auto"/>
        <w:right w:val="none" w:sz="0" w:space="0" w:color="auto"/>
      </w:divBdr>
    </w:div>
    <w:div w:id="1322389816">
      <w:marLeft w:val="640"/>
      <w:marRight w:val="0"/>
      <w:marTop w:val="0"/>
      <w:marBottom w:val="0"/>
      <w:divBdr>
        <w:top w:val="none" w:sz="0" w:space="0" w:color="auto"/>
        <w:left w:val="none" w:sz="0" w:space="0" w:color="auto"/>
        <w:bottom w:val="none" w:sz="0" w:space="0" w:color="auto"/>
        <w:right w:val="none" w:sz="0" w:space="0" w:color="auto"/>
      </w:divBdr>
    </w:div>
    <w:div w:id="1322539811">
      <w:marLeft w:val="640"/>
      <w:marRight w:val="0"/>
      <w:marTop w:val="0"/>
      <w:marBottom w:val="0"/>
      <w:divBdr>
        <w:top w:val="none" w:sz="0" w:space="0" w:color="auto"/>
        <w:left w:val="none" w:sz="0" w:space="0" w:color="auto"/>
        <w:bottom w:val="none" w:sz="0" w:space="0" w:color="auto"/>
        <w:right w:val="none" w:sz="0" w:space="0" w:color="auto"/>
      </w:divBdr>
    </w:div>
    <w:div w:id="1322582481">
      <w:marLeft w:val="640"/>
      <w:marRight w:val="0"/>
      <w:marTop w:val="0"/>
      <w:marBottom w:val="0"/>
      <w:divBdr>
        <w:top w:val="none" w:sz="0" w:space="0" w:color="auto"/>
        <w:left w:val="none" w:sz="0" w:space="0" w:color="auto"/>
        <w:bottom w:val="none" w:sz="0" w:space="0" w:color="auto"/>
        <w:right w:val="none" w:sz="0" w:space="0" w:color="auto"/>
      </w:divBdr>
    </w:div>
    <w:div w:id="1322612156">
      <w:marLeft w:val="640"/>
      <w:marRight w:val="0"/>
      <w:marTop w:val="0"/>
      <w:marBottom w:val="0"/>
      <w:divBdr>
        <w:top w:val="none" w:sz="0" w:space="0" w:color="auto"/>
        <w:left w:val="none" w:sz="0" w:space="0" w:color="auto"/>
        <w:bottom w:val="none" w:sz="0" w:space="0" w:color="auto"/>
        <w:right w:val="none" w:sz="0" w:space="0" w:color="auto"/>
      </w:divBdr>
    </w:div>
    <w:div w:id="1322657791">
      <w:marLeft w:val="640"/>
      <w:marRight w:val="0"/>
      <w:marTop w:val="0"/>
      <w:marBottom w:val="0"/>
      <w:divBdr>
        <w:top w:val="none" w:sz="0" w:space="0" w:color="auto"/>
        <w:left w:val="none" w:sz="0" w:space="0" w:color="auto"/>
        <w:bottom w:val="none" w:sz="0" w:space="0" w:color="auto"/>
        <w:right w:val="none" w:sz="0" w:space="0" w:color="auto"/>
      </w:divBdr>
    </w:div>
    <w:div w:id="1322660354">
      <w:marLeft w:val="640"/>
      <w:marRight w:val="0"/>
      <w:marTop w:val="0"/>
      <w:marBottom w:val="0"/>
      <w:divBdr>
        <w:top w:val="none" w:sz="0" w:space="0" w:color="auto"/>
        <w:left w:val="none" w:sz="0" w:space="0" w:color="auto"/>
        <w:bottom w:val="none" w:sz="0" w:space="0" w:color="auto"/>
        <w:right w:val="none" w:sz="0" w:space="0" w:color="auto"/>
      </w:divBdr>
    </w:div>
    <w:div w:id="1322730387">
      <w:marLeft w:val="640"/>
      <w:marRight w:val="0"/>
      <w:marTop w:val="0"/>
      <w:marBottom w:val="0"/>
      <w:divBdr>
        <w:top w:val="none" w:sz="0" w:space="0" w:color="auto"/>
        <w:left w:val="none" w:sz="0" w:space="0" w:color="auto"/>
        <w:bottom w:val="none" w:sz="0" w:space="0" w:color="auto"/>
        <w:right w:val="none" w:sz="0" w:space="0" w:color="auto"/>
      </w:divBdr>
    </w:div>
    <w:div w:id="1322809988">
      <w:marLeft w:val="640"/>
      <w:marRight w:val="0"/>
      <w:marTop w:val="0"/>
      <w:marBottom w:val="0"/>
      <w:divBdr>
        <w:top w:val="none" w:sz="0" w:space="0" w:color="auto"/>
        <w:left w:val="none" w:sz="0" w:space="0" w:color="auto"/>
        <w:bottom w:val="none" w:sz="0" w:space="0" w:color="auto"/>
        <w:right w:val="none" w:sz="0" w:space="0" w:color="auto"/>
      </w:divBdr>
    </w:div>
    <w:div w:id="1323192964">
      <w:marLeft w:val="640"/>
      <w:marRight w:val="0"/>
      <w:marTop w:val="0"/>
      <w:marBottom w:val="0"/>
      <w:divBdr>
        <w:top w:val="none" w:sz="0" w:space="0" w:color="auto"/>
        <w:left w:val="none" w:sz="0" w:space="0" w:color="auto"/>
        <w:bottom w:val="none" w:sz="0" w:space="0" w:color="auto"/>
        <w:right w:val="none" w:sz="0" w:space="0" w:color="auto"/>
      </w:divBdr>
    </w:div>
    <w:div w:id="1323194651">
      <w:marLeft w:val="640"/>
      <w:marRight w:val="0"/>
      <w:marTop w:val="0"/>
      <w:marBottom w:val="0"/>
      <w:divBdr>
        <w:top w:val="none" w:sz="0" w:space="0" w:color="auto"/>
        <w:left w:val="none" w:sz="0" w:space="0" w:color="auto"/>
        <w:bottom w:val="none" w:sz="0" w:space="0" w:color="auto"/>
        <w:right w:val="none" w:sz="0" w:space="0" w:color="auto"/>
      </w:divBdr>
    </w:div>
    <w:div w:id="1323200343">
      <w:marLeft w:val="640"/>
      <w:marRight w:val="0"/>
      <w:marTop w:val="0"/>
      <w:marBottom w:val="0"/>
      <w:divBdr>
        <w:top w:val="none" w:sz="0" w:space="0" w:color="auto"/>
        <w:left w:val="none" w:sz="0" w:space="0" w:color="auto"/>
        <w:bottom w:val="none" w:sz="0" w:space="0" w:color="auto"/>
        <w:right w:val="none" w:sz="0" w:space="0" w:color="auto"/>
      </w:divBdr>
    </w:div>
    <w:div w:id="1323269786">
      <w:marLeft w:val="640"/>
      <w:marRight w:val="0"/>
      <w:marTop w:val="0"/>
      <w:marBottom w:val="0"/>
      <w:divBdr>
        <w:top w:val="none" w:sz="0" w:space="0" w:color="auto"/>
        <w:left w:val="none" w:sz="0" w:space="0" w:color="auto"/>
        <w:bottom w:val="none" w:sz="0" w:space="0" w:color="auto"/>
        <w:right w:val="none" w:sz="0" w:space="0" w:color="auto"/>
      </w:divBdr>
    </w:div>
    <w:div w:id="1323312453">
      <w:marLeft w:val="640"/>
      <w:marRight w:val="0"/>
      <w:marTop w:val="0"/>
      <w:marBottom w:val="0"/>
      <w:divBdr>
        <w:top w:val="none" w:sz="0" w:space="0" w:color="auto"/>
        <w:left w:val="none" w:sz="0" w:space="0" w:color="auto"/>
        <w:bottom w:val="none" w:sz="0" w:space="0" w:color="auto"/>
        <w:right w:val="none" w:sz="0" w:space="0" w:color="auto"/>
      </w:divBdr>
    </w:div>
    <w:div w:id="1323435839">
      <w:marLeft w:val="640"/>
      <w:marRight w:val="0"/>
      <w:marTop w:val="0"/>
      <w:marBottom w:val="0"/>
      <w:divBdr>
        <w:top w:val="none" w:sz="0" w:space="0" w:color="auto"/>
        <w:left w:val="none" w:sz="0" w:space="0" w:color="auto"/>
        <w:bottom w:val="none" w:sz="0" w:space="0" w:color="auto"/>
        <w:right w:val="none" w:sz="0" w:space="0" w:color="auto"/>
      </w:divBdr>
    </w:div>
    <w:div w:id="1323436491">
      <w:marLeft w:val="640"/>
      <w:marRight w:val="0"/>
      <w:marTop w:val="0"/>
      <w:marBottom w:val="0"/>
      <w:divBdr>
        <w:top w:val="none" w:sz="0" w:space="0" w:color="auto"/>
        <w:left w:val="none" w:sz="0" w:space="0" w:color="auto"/>
        <w:bottom w:val="none" w:sz="0" w:space="0" w:color="auto"/>
        <w:right w:val="none" w:sz="0" w:space="0" w:color="auto"/>
      </w:divBdr>
    </w:div>
    <w:div w:id="1323511845">
      <w:marLeft w:val="640"/>
      <w:marRight w:val="0"/>
      <w:marTop w:val="0"/>
      <w:marBottom w:val="0"/>
      <w:divBdr>
        <w:top w:val="none" w:sz="0" w:space="0" w:color="auto"/>
        <w:left w:val="none" w:sz="0" w:space="0" w:color="auto"/>
        <w:bottom w:val="none" w:sz="0" w:space="0" w:color="auto"/>
        <w:right w:val="none" w:sz="0" w:space="0" w:color="auto"/>
      </w:divBdr>
    </w:div>
    <w:div w:id="1323583312">
      <w:marLeft w:val="640"/>
      <w:marRight w:val="0"/>
      <w:marTop w:val="0"/>
      <w:marBottom w:val="0"/>
      <w:divBdr>
        <w:top w:val="none" w:sz="0" w:space="0" w:color="auto"/>
        <w:left w:val="none" w:sz="0" w:space="0" w:color="auto"/>
        <w:bottom w:val="none" w:sz="0" w:space="0" w:color="auto"/>
        <w:right w:val="none" w:sz="0" w:space="0" w:color="auto"/>
      </w:divBdr>
    </w:div>
    <w:div w:id="1323654755">
      <w:marLeft w:val="640"/>
      <w:marRight w:val="0"/>
      <w:marTop w:val="0"/>
      <w:marBottom w:val="0"/>
      <w:divBdr>
        <w:top w:val="none" w:sz="0" w:space="0" w:color="auto"/>
        <w:left w:val="none" w:sz="0" w:space="0" w:color="auto"/>
        <w:bottom w:val="none" w:sz="0" w:space="0" w:color="auto"/>
        <w:right w:val="none" w:sz="0" w:space="0" w:color="auto"/>
      </w:divBdr>
    </w:div>
    <w:div w:id="1323657526">
      <w:marLeft w:val="640"/>
      <w:marRight w:val="0"/>
      <w:marTop w:val="0"/>
      <w:marBottom w:val="0"/>
      <w:divBdr>
        <w:top w:val="none" w:sz="0" w:space="0" w:color="auto"/>
        <w:left w:val="none" w:sz="0" w:space="0" w:color="auto"/>
        <w:bottom w:val="none" w:sz="0" w:space="0" w:color="auto"/>
        <w:right w:val="none" w:sz="0" w:space="0" w:color="auto"/>
      </w:divBdr>
    </w:div>
    <w:div w:id="1323658819">
      <w:marLeft w:val="640"/>
      <w:marRight w:val="0"/>
      <w:marTop w:val="0"/>
      <w:marBottom w:val="0"/>
      <w:divBdr>
        <w:top w:val="none" w:sz="0" w:space="0" w:color="auto"/>
        <w:left w:val="none" w:sz="0" w:space="0" w:color="auto"/>
        <w:bottom w:val="none" w:sz="0" w:space="0" w:color="auto"/>
        <w:right w:val="none" w:sz="0" w:space="0" w:color="auto"/>
      </w:divBdr>
    </w:div>
    <w:div w:id="1323702801">
      <w:marLeft w:val="640"/>
      <w:marRight w:val="0"/>
      <w:marTop w:val="0"/>
      <w:marBottom w:val="0"/>
      <w:divBdr>
        <w:top w:val="none" w:sz="0" w:space="0" w:color="auto"/>
        <w:left w:val="none" w:sz="0" w:space="0" w:color="auto"/>
        <w:bottom w:val="none" w:sz="0" w:space="0" w:color="auto"/>
        <w:right w:val="none" w:sz="0" w:space="0" w:color="auto"/>
      </w:divBdr>
    </w:div>
    <w:div w:id="1323703388">
      <w:marLeft w:val="640"/>
      <w:marRight w:val="0"/>
      <w:marTop w:val="0"/>
      <w:marBottom w:val="0"/>
      <w:divBdr>
        <w:top w:val="none" w:sz="0" w:space="0" w:color="auto"/>
        <w:left w:val="none" w:sz="0" w:space="0" w:color="auto"/>
        <w:bottom w:val="none" w:sz="0" w:space="0" w:color="auto"/>
        <w:right w:val="none" w:sz="0" w:space="0" w:color="auto"/>
      </w:divBdr>
    </w:div>
    <w:div w:id="1323779120">
      <w:marLeft w:val="640"/>
      <w:marRight w:val="0"/>
      <w:marTop w:val="0"/>
      <w:marBottom w:val="0"/>
      <w:divBdr>
        <w:top w:val="none" w:sz="0" w:space="0" w:color="auto"/>
        <w:left w:val="none" w:sz="0" w:space="0" w:color="auto"/>
        <w:bottom w:val="none" w:sz="0" w:space="0" w:color="auto"/>
        <w:right w:val="none" w:sz="0" w:space="0" w:color="auto"/>
      </w:divBdr>
    </w:div>
    <w:div w:id="1323848079">
      <w:marLeft w:val="640"/>
      <w:marRight w:val="0"/>
      <w:marTop w:val="0"/>
      <w:marBottom w:val="0"/>
      <w:divBdr>
        <w:top w:val="none" w:sz="0" w:space="0" w:color="auto"/>
        <w:left w:val="none" w:sz="0" w:space="0" w:color="auto"/>
        <w:bottom w:val="none" w:sz="0" w:space="0" w:color="auto"/>
        <w:right w:val="none" w:sz="0" w:space="0" w:color="auto"/>
      </w:divBdr>
    </w:div>
    <w:div w:id="1323972854">
      <w:marLeft w:val="640"/>
      <w:marRight w:val="0"/>
      <w:marTop w:val="0"/>
      <w:marBottom w:val="0"/>
      <w:divBdr>
        <w:top w:val="none" w:sz="0" w:space="0" w:color="auto"/>
        <w:left w:val="none" w:sz="0" w:space="0" w:color="auto"/>
        <w:bottom w:val="none" w:sz="0" w:space="0" w:color="auto"/>
        <w:right w:val="none" w:sz="0" w:space="0" w:color="auto"/>
      </w:divBdr>
    </w:div>
    <w:div w:id="1324043190">
      <w:marLeft w:val="640"/>
      <w:marRight w:val="0"/>
      <w:marTop w:val="0"/>
      <w:marBottom w:val="0"/>
      <w:divBdr>
        <w:top w:val="none" w:sz="0" w:space="0" w:color="auto"/>
        <w:left w:val="none" w:sz="0" w:space="0" w:color="auto"/>
        <w:bottom w:val="none" w:sz="0" w:space="0" w:color="auto"/>
        <w:right w:val="none" w:sz="0" w:space="0" w:color="auto"/>
      </w:divBdr>
    </w:div>
    <w:div w:id="1324121769">
      <w:marLeft w:val="640"/>
      <w:marRight w:val="0"/>
      <w:marTop w:val="0"/>
      <w:marBottom w:val="0"/>
      <w:divBdr>
        <w:top w:val="none" w:sz="0" w:space="0" w:color="auto"/>
        <w:left w:val="none" w:sz="0" w:space="0" w:color="auto"/>
        <w:bottom w:val="none" w:sz="0" w:space="0" w:color="auto"/>
        <w:right w:val="none" w:sz="0" w:space="0" w:color="auto"/>
      </w:divBdr>
    </w:div>
    <w:div w:id="1324159936">
      <w:marLeft w:val="640"/>
      <w:marRight w:val="0"/>
      <w:marTop w:val="0"/>
      <w:marBottom w:val="0"/>
      <w:divBdr>
        <w:top w:val="none" w:sz="0" w:space="0" w:color="auto"/>
        <w:left w:val="none" w:sz="0" w:space="0" w:color="auto"/>
        <w:bottom w:val="none" w:sz="0" w:space="0" w:color="auto"/>
        <w:right w:val="none" w:sz="0" w:space="0" w:color="auto"/>
      </w:divBdr>
    </w:div>
    <w:div w:id="1324167631">
      <w:marLeft w:val="640"/>
      <w:marRight w:val="0"/>
      <w:marTop w:val="0"/>
      <w:marBottom w:val="0"/>
      <w:divBdr>
        <w:top w:val="none" w:sz="0" w:space="0" w:color="auto"/>
        <w:left w:val="none" w:sz="0" w:space="0" w:color="auto"/>
        <w:bottom w:val="none" w:sz="0" w:space="0" w:color="auto"/>
        <w:right w:val="none" w:sz="0" w:space="0" w:color="auto"/>
      </w:divBdr>
    </w:div>
    <w:div w:id="1324315555">
      <w:marLeft w:val="640"/>
      <w:marRight w:val="0"/>
      <w:marTop w:val="0"/>
      <w:marBottom w:val="0"/>
      <w:divBdr>
        <w:top w:val="none" w:sz="0" w:space="0" w:color="auto"/>
        <w:left w:val="none" w:sz="0" w:space="0" w:color="auto"/>
        <w:bottom w:val="none" w:sz="0" w:space="0" w:color="auto"/>
        <w:right w:val="none" w:sz="0" w:space="0" w:color="auto"/>
      </w:divBdr>
    </w:div>
    <w:div w:id="1324353341">
      <w:marLeft w:val="640"/>
      <w:marRight w:val="0"/>
      <w:marTop w:val="0"/>
      <w:marBottom w:val="0"/>
      <w:divBdr>
        <w:top w:val="none" w:sz="0" w:space="0" w:color="auto"/>
        <w:left w:val="none" w:sz="0" w:space="0" w:color="auto"/>
        <w:bottom w:val="none" w:sz="0" w:space="0" w:color="auto"/>
        <w:right w:val="none" w:sz="0" w:space="0" w:color="auto"/>
      </w:divBdr>
    </w:div>
    <w:div w:id="1324354348">
      <w:marLeft w:val="640"/>
      <w:marRight w:val="0"/>
      <w:marTop w:val="0"/>
      <w:marBottom w:val="0"/>
      <w:divBdr>
        <w:top w:val="none" w:sz="0" w:space="0" w:color="auto"/>
        <w:left w:val="none" w:sz="0" w:space="0" w:color="auto"/>
        <w:bottom w:val="none" w:sz="0" w:space="0" w:color="auto"/>
        <w:right w:val="none" w:sz="0" w:space="0" w:color="auto"/>
      </w:divBdr>
    </w:div>
    <w:div w:id="1324356185">
      <w:marLeft w:val="640"/>
      <w:marRight w:val="0"/>
      <w:marTop w:val="0"/>
      <w:marBottom w:val="0"/>
      <w:divBdr>
        <w:top w:val="none" w:sz="0" w:space="0" w:color="auto"/>
        <w:left w:val="none" w:sz="0" w:space="0" w:color="auto"/>
        <w:bottom w:val="none" w:sz="0" w:space="0" w:color="auto"/>
        <w:right w:val="none" w:sz="0" w:space="0" w:color="auto"/>
      </w:divBdr>
    </w:div>
    <w:div w:id="1324434718">
      <w:marLeft w:val="640"/>
      <w:marRight w:val="0"/>
      <w:marTop w:val="0"/>
      <w:marBottom w:val="0"/>
      <w:divBdr>
        <w:top w:val="none" w:sz="0" w:space="0" w:color="auto"/>
        <w:left w:val="none" w:sz="0" w:space="0" w:color="auto"/>
        <w:bottom w:val="none" w:sz="0" w:space="0" w:color="auto"/>
        <w:right w:val="none" w:sz="0" w:space="0" w:color="auto"/>
      </w:divBdr>
    </w:div>
    <w:div w:id="1324503141">
      <w:marLeft w:val="640"/>
      <w:marRight w:val="0"/>
      <w:marTop w:val="0"/>
      <w:marBottom w:val="0"/>
      <w:divBdr>
        <w:top w:val="none" w:sz="0" w:space="0" w:color="auto"/>
        <w:left w:val="none" w:sz="0" w:space="0" w:color="auto"/>
        <w:bottom w:val="none" w:sz="0" w:space="0" w:color="auto"/>
        <w:right w:val="none" w:sz="0" w:space="0" w:color="auto"/>
      </w:divBdr>
    </w:div>
    <w:div w:id="1324549665">
      <w:marLeft w:val="640"/>
      <w:marRight w:val="0"/>
      <w:marTop w:val="0"/>
      <w:marBottom w:val="0"/>
      <w:divBdr>
        <w:top w:val="none" w:sz="0" w:space="0" w:color="auto"/>
        <w:left w:val="none" w:sz="0" w:space="0" w:color="auto"/>
        <w:bottom w:val="none" w:sz="0" w:space="0" w:color="auto"/>
        <w:right w:val="none" w:sz="0" w:space="0" w:color="auto"/>
      </w:divBdr>
    </w:div>
    <w:div w:id="1324549865">
      <w:marLeft w:val="640"/>
      <w:marRight w:val="0"/>
      <w:marTop w:val="0"/>
      <w:marBottom w:val="0"/>
      <w:divBdr>
        <w:top w:val="none" w:sz="0" w:space="0" w:color="auto"/>
        <w:left w:val="none" w:sz="0" w:space="0" w:color="auto"/>
        <w:bottom w:val="none" w:sz="0" w:space="0" w:color="auto"/>
        <w:right w:val="none" w:sz="0" w:space="0" w:color="auto"/>
      </w:divBdr>
    </w:div>
    <w:div w:id="1324553165">
      <w:marLeft w:val="640"/>
      <w:marRight w:val="0"/>
      <w:marTop w:val="0"/>
      <w:marBottom w:val="0"/>
      <w:divBdr>
        <w:top w:val="none" w:sz="0" w:space="0" w:color="auto"/>
        <w:left w:val="none" w:sz="0" w:space="0" w:color="auto"/>
        <w:bottom w:val="none" w:sz="0" w:space="0" w:color="auto"/>
        <w:right w:val="none" w:sz="0" w:space="0" w:color="auto"/>
      </w:divBdr>
    </w:div>
    <w:div w:id="1324695508">
      <w:marLeft w:val="640"/>
      <w:marRight w:val="0"/>
      <w:marTop w:val="0"/>
      <w:marBottom w:val="0"/>
      <w:divBdr>
        <w:top w:val="none" w:sz="0" w:space="0" w:color="auto"/>
        <w:left w:val="none" w:sz="0" w:space="0" w:color="auto"/>
        <w:bottom w:val="none" w:sz="0" w:space="0" w:color="auto"/>
        <w:right w:val="none" w:sz="0" w:space="0" w:color="auto"/>
      </w:divBdr>
    </w:div>
    <w:div w:id="1324772702">
      <w:marLeft w:val="640"/>
      <w:marRight w:val="0"/>
      <w:marTop w:val="0"/>
      <w:marBottom w:val="0"/>
      <w:divBdr>
        <w:top w:val="none" w:sz="0" w:space="0" w:color="auto"/>
        <w:left w:val="none" w:sz="0" w:space="0" w:color="auto"/>
        <w:bottom w:val="none" w:sz="0" w:space="0" w:color="auto"/>
        <w:right w:val="none" w:sz="0" w:space="0" w:color="auto"/>
      </w:divBdr>
    </w:div>
    <w:div w:id="1324890401">
      <w:marLeft w:val="640"/>
      <w:marRight w:val="0"/>
      <w:marTop w:val="0"/>
      <w:marBottom w:val="0"/>
      <w:divBdr>
        <w:top w:val="none" w:sz="0" w:space="0" w:color="auto"/>
        <w:left w:val="none" w:sz="0" w:space="0" w:color="auto"/>
        <w:bottom w:val="none" w:sz="0" w:space="0" w:color="auto"/>
        <w:right w:val="none" w:sz="0" w:space="0" w:color="auto"/>
      </w:divBdr>
    </w:div>
    <w:div w:id="1325010523">
      <w:marLeft w:val="640"/>
      <w:marRight w:val="0"/>
      <w:marTop w:val="0"/>
      <w:marBottom w:val="0"/>
      <w:divBdr>
        <w:top w:val="none" w:sz="0" w:space="0" w:color="auto"/>
        <w:left w:val="none" w:sz="0" w:space="0" w:color="auto"/>
        <w:bottom w:val="none" w:sz="0" w:space="0" w:color="auto"/>
        <w:right w:val="none" w:sz="0" w:space="0" w:color="auto"/>
      </w:divBdr>
    </w:div>
    <w:div w:id="1325084756">
      <w:marLeft w:val="640"/>
      <w:marRight w:val="0"/>
      <w:marTop w:val="0"/>
      <w:marBottom w:val="0"/>
      <w:divBdr>
        <w:top w:val="none" w:sz="0" w:space="0" w:color="auto"/>
        <w:left w:val="none" w:sz="0" w:space="0" w:color="auto"/>
        <w:bottom w:val="none" w:sz="0" w:space="0" w:color="auto"/>
        <w:right w:val="none" w:sz="0" w:space="0" w:color="auto"/>
      </w:divBdr>
    </w:div>
    <w:div w:id="1325084882">
      <w:marLeft w:val="640"/>
      <w:marRight w:val="0"/>
      <w:marTop w:val="0"/>
      <w:marBottom w:val="0"/>
      <w:divBdr>
        <w:top w:val="none" w:sz="0" w:space="0" w:color="auto"/>
        <w:left w:val="none" w:sz="0" w:space="0" w:color="auto"/>
        <w:bottom w:val="none" w:sz="0" w:space="0" w:color="auto"/>
        <w:right w:val="none" w:sz="0" w:space="0" w:color="auto"/>
      </w:divBdr>
    </w:div>
    <w:div w:id="1325090554">
      <w:marLeft w:val="640"/>
      <w:marRight w:val="0"/>
      <w:marTop w:val="0"/>
      <w:marBottom w:val="0"/>
      <w:divBdr>
        <w:top w:val="none" w:sz="0" w:space="0" w:color="auto"/>
        <w:left w:val="none" w:sz="0" w:space="0" w:color="auto"/>
        <w:bottom w:val="none" w:sz="0" w:space="0" w:color="auto"/>
        <w:right w:val="none" w:sz="0" w:space="0" w:color="auto"/>
      </w:divBdr>
    </w:div>
    <w:div w:id="1325091017">
      <w:marLeft w:val="640"/>
      <w:marRight w:val="0"/>
      <w:marTop w:val="0"/>
      <w:marBottom w:val="0"/>
      <w:divBdr>
        <w:top w:val="none" w:sz="0" w:space="0" w:color="auto"/>
        <w:left w:val="none" w:sz="0" w:space="0" w:color="auto"/>
        <w:bottom w:val="none" w:sz="0" w:space="0" w:color="auto"/>
        <w:right w:val="none" w:sz="0" w:space="0" w:color="auto"/>
      </w:divBdr>
    </w:div>
    <w:div w:id="1325159051">
      <w:marLeft w:val="640"/>
      <w:marRight w:val="0"/>
      <w:marTop w:val="0"/>
      <w:marBottom w:val="0"/>
      <w:divBdr>
        <w:top w:val="none" w:sz="0" w:space="0" w:color="auto"/>
        <w:left w:val="none" w:sz="0" w:space="0" w:color="auto"/>
        <w:bottom w:val="none" w:sz="0" w:space="0" w:color="auto"/>
        <w:right w:val="none" w:sz="0" w:space="0" w:color="auto"/>
      </w:divBdr>
    </w:div>
    <w:div w:id="1325205646">
      <w:marLeft w:val="640"/>
      <w:marRight w:val="0"/>
      <w:marTop w:val="0"/>
      <w:marBottom w:val="0"/>
      <w:divBdr>
        <w:top w:val="none" w:sz="0" w:space="0" w:color="auto"/>
        <w:left w:val="none" w:sz="0" w:space="0" w:color="auto"/>
        <w:bottom w:val="none" w:sz="0" w:space="0" w:color="auto"/>
        <w:right w:val="none" w:sz="0" w:space="0" w:color="auto"/>
      </w:divBdr>
    </w:div>
    <w:div w:id="1325208666">
      <w:marLeft w:val="640"/>
      <w:marRight w:val="0"/>
      <w:marTop w:val="0"/>
      <w:marBottom w:val="0"/>
      <w:divBdr>
        <w:top w:val="none" w:sz="0" w:space="0" w:color="auto"/>
        <w:left w:val="none" w:sz="0" w:space="0" w:color="auto"/>
        <w:bottom w:val="none" w:sz="0" w:space="0" w:color="auto"/>
        <w:right w:val="none" w:sz="0" w:space="0" w:color="auto"/>
      </w:divBdr>
    </w:div>
    <w:div w:id="1325277557">
      <w:marLeft w:val="640"/>
      <w:marRight w:val="0"/>
      <w:marTop w:val="0"/>
      <w:marBottom w:val="0"/>
      <w:divBdr>
        <w:top w:val="none" w:sz="0" w:space="0" w:color="auto"/>
        <w:left w:val="none" w:sz="0" w:space="0" w:color="auto"/>
        <w:bottom w:val="none" w:sz="0" w:space="0" w:color="auto"/>
        <w:right w:val="none" w:sz="0" w:space="0" w:color="auto"/>
      </w:divBdr>
    </w:div>
    <w:div w:id="1325277762">
      <w:marLeft w:val="640"/>
      <w:marRight w:val="0"/>
      <w:marTop w:val="0"/>
      <w:marBottom w:val="0"/>
      <w:divBdr>
        <w:top w:val="none" w:sz="0" w:space="0" w:color="auto"/>
        <w:left w:val="none" w:sz="0" w:space="0" w:color="auto"/>
        <w:bottom w:val="none" w:sz="0" w:space="0" w:color="auto"/>
        <w:right w:val="none" w:sz="0" w:space="0" w:color="auto"/>
      </w:divBdr>
    </w:div>
    <w:div w:id="1325470084">
      <w:marLeft w:val="640"/>
      <w:marRight w:val="0"/>
      <w:marTop w:val="0"/>
      <w:marBottom w:val="0"/>
      <w:divBdr>
        <w:top w:val="none" w:sz="0" w:space="0" w:color="auto"/>
        <w:left w:val="none" w:sz="0" w:space="0" w:color="auto"/>
        <w:bottom w:val="none" w:sz="0" w:space="0" w:color="auto"/>
        <w:right w:val="none" w:sz="0" w:space="0" w:color="auto"/>
      </w:divBdr>
    </w:div>
    <w:div w:id="1325473128">
      <w:marLeft w:val="640"/>
      <w:marRight w:val="0"/>
      <w:marTop w:val="0"/>
      <w:marBottom w:val="0"/>
      <w:divBdr>
        <w:top w:val="none" w:sz="0" w:space="0" w:color="auto"/>
        <w:left w:val="none" w:sz="0" w:space="0" w:color="auto"/>
        <w:bottom w:val="none" w:sz="0" w:space="0" w:color="auto"/>
        <w:right w:val="none" w:sz="0" w:space="0" w:color="auto"/>
      </w:divBdr>
    </w:div>
    <w:div w:id="1325474814">
      <w:marLeft w:val="640"/>
      <w:marRight w:val="0"/>
      <w:marTop w:val="0"/>
      <w:marBottom w:val="0"/>
      <w:divBdr>
        <w:top w:val="none" w:sz="0" w:space="0" w:color="auto"/>
        <w:left w:val="none" w:sz="0" w:space="0" w:color="auto"/>
        <w:bottom w:val="none" w:sz="0" w:space="0" w:color="auto"/>
        <w:right w:val="none" w:sz="0" w:space="0" w:color="auto"/>
      </w:divBdr>
    </w:div>
    <w:div w:id="1325665642">
      <w:marLeft w:val="640"/>
      <w:marRight w:val="0"/>
      <w:marTop w:val="0"/>
      <w:marBottom w:val="0"/>
      <w:divBdr>
        <w:top w:val="none" w:sz="0" w:space="0" w:color="auto"/>
        <w:left w:val="none" w:sz="0" w:space="0" w:color="auto"/>
        <w:bottom w:val="none" w:sz="0" w:space="0" w:color="auto"/>
        <w:right w:val="none" w:sz="0" w:space="0" w:color="auto"/>
      </w:divBdr>
    </w:div>
    <w:div w:id="1325742201">
      <w:marLeft w:val="640"/>
      <w:marRight w:val="0"/>
      <w:marTop w:val="0"/>
      <w:marBottom w:val="0"/>
      <w:divBdr>
        <w:top w:val="none" w:sz="0" w:space="0" w:color="auto"/>
        <w:left w:val="none" w:sz="0" w:space="0" w:color="auto"/>
        <w:bottom w:val="none" w:sz="0" w:space="0" w:color="auto"/>
        <w:right w:val="none" w:sz="0" w:space="0" w:color="auto"/>
      </w:divBdr>
    </w:div>
    <w:div w:id="1325932710">
      <w:marLeft w:val="640"/>
      <w:marRight w:val="0"/>
      <w:marTop w:val="0"/>
      <w:marBottom w:val="0"/>
      <w:divBdr>
        <w:top w:val="none" w:sz="0" w:space="0" w:color="auto"/>
        <w:left w:val="none" w:sz="0" w:space="0" w:color="auto"/>
        <w:bottom w:val="none" w:sz="0" w:space="0" w:color="auto"/>
        <w:right w:val="none" w:sz="0" w:space="0" w:color="auto"/>
      </w:divBdr>
    </w:div>
    <w:div w:id="1325932933">
      <w:marLeft w:val="640"/>
      <w:marRight w:val="0"/>
      <w:marTop w:val="0"/>
      <w:marBottom w:val="0"/>
      <w:divBdr>
        <w:top w:val="none" w:sz="0" w:space="0" w:color="auto"/>
        <w:left w:val="none" w:sz="0" w:space="0" w:color="auto"/>
        <w:bottom w:val="none" w:sz="0" w:space="0" w:color="auto"/>
        <w:right w:val="none" w:sz="0" w:space="0" w:color="auto"/>
      </w:divBdr>
    </w:div>
    <w:div w:id="1326006379">
      <w:marLeft w:val="640"/>
      <w:marRight w:val="0"/>
      <w:marTop w:val="0"/>
      <w:marBottom w:val="0"/>
      <w:divBdr>
        <w:top w:val="none" w:sz="0" w:space="0" w:color="auto"/>
        <w:left w:val="none" w:sz="0" w:space="0" w:color="auto"/>
        <w:bottom w:val="none" w:sz="0" w:space="0" w:color="auto"/>
        <w:right w:val="none" w:sz="0" w:space="0" w:color="auto"/>
      </w:divBdr>
    </w:div>
    <w:div w:id="1326010213">
      <w:marLeft w:val="640"/>
      <w:marRight w:val="0"/>
      <w:marTop w:val="0"/>
      <w:marBottom w:val="0"/>
      <w:divBdr>
        <w:top w:val="none" w:sz="0" w:space="0" w:color="auto"/>
        <w:left w:val="none" w:sz="0" w:space="0" w:color="auto"/>
        <w:bottom w:val="none" w:sz="0" w:space="0" w:color="auto"/>
        <w:right w:val="none" w:sz="0" w:space="0" w:color="auto"/>
      </w:divBdr>
    </w:div>
    <w:div w:id="1326081571">
      <w:marLeft w:val="640"/>
      <w:marRight w:val="0"/>
      <w:marTop w:val="0"/>
      <w:marBottom w:val="0"/>
      <w:divBdr>
        <w:top w:val="none" w:sz="0" w:space="0" w:color="auto"/>
        <w:left w:val="none" w:sz="0" w:space="0" w:color="auto"/>
        <w:bottom w:val="none" w:sz="0" w:space="0" w:color="auto"/>
        <w:right w:val="none" w:sz="0" w:space="0" w:color="auto"/>
      </w:divBdr>
    </w:div>
    <w:div w:id="1326201822">
      <w:marLeft w:val="640"/>
      <w:marRight w:val="0"/>
      <w:marTop w:val="0"/>
      <w:marBottom w:val="0"/>
      <w:divBdr>
        <w:top w:val="none" w:sz="0" w:space="0" w:color="auto"/>
        <w:left w:val="none" w:sz="0" w:space="0" w:color="auto"/>
        <w:bottom w:val="none" w:sz="0" w:space="0" w:color="auto"/>
        <w:right w:val="none" w:sz="0" w:space="0" w:color="auto"/>
      </w:divBdr>
    </w:div>
    <w:div w:id="1326282170">
      <w:marLeft w:val="640"/>
      <w:marRight w:val="0"/>
      <w:marTop w:val="0"/>
      <w:marBottom w:val="0"/>
      <w:divBdr>
        <w:top w:val="none" w:sz="0" w:space="0" w:color="auto"/>
        <w:left w:val="none" w:sz="0" w:space="0" w:color="auto"/>
        <w:bottom w:val="none" w:sz="0" w:space="0" w:color="auto"/>
        <w:right w:val="none" w:sz="0" w:space="0" w:color="auto"/>
      </w:divBdr>
    </w:div>
    <w:div w:id="1326317644">
      <w:marLeft w:val="640"/>
      <w:marRight w:val="0"/>
      <w:marTop w:val="0"/>
      <w:marBottom w:val="0"/>
      <w:divBdr>
        <w:top w:val="none" w:sz="0" w:space="0" w:color="auto"/>
        <w:left w:val="none" w:sz="0" w:space="0" w:color="auto"/>
        <w:bottom w:val="none" w:sz="0" w:space="0" w:color="auto"/>
        <w:right w:val="none" w:sz="0" w:space="0" w:color="auto"/>
      </w:divBdr>
    </w:div>
    <w:div w:id="1326319157">
      <w:marLeft w:val="640"/>
      <w:marRight w:val="0"/>
      <w:marTop w:val="0"/>
      <w:marBottom w:val="0"/>
      <w:divBdr>
        <w:top w:val="none" w:sz="0" w:space="0" w:color="auto"/>
        <w:left w:val="none" w:sz="0" w:space="0" w:color="auto"/>
        <w:bottom w:val="none" w:sz="0" w:space="0" w:color="auto"/>
        <w:right w:val="none" w:sz="0" w:space="0" w:color="auto"/>
      </w:divBdr>
    </w:div>
    <w:div w:id="1326475069">
      <w:marLeft w:val="640"/>
      <w:marRight w:val="0"/>
      <w:marTop w:val="0"/>
      <w:marBottom w:val="0"/>
      <w:divBdr>
        <w:top w:val="none" w:sz="0" w:space="0" w:color="auto"/>
        <w:left w:val="none" w:sz="0" w:space="0" w:color="auto"/>
        <w:bottom w:val="none" w:sz="0" w:space="0" w:color="auto"/>
        <w:right w:val="none" w:sz="0" w:space="0" w:color="auto"/>
      </w:divBdr>
    </w:div>
    <w:div w:id="1326589352">
      <w:marLeft w:val="640"/>
      <w:marRight w:val="0"/>
      <w:marTop w:val="0"/>
      <w:marBottom w:val="0"/>
      <w:divBdr>
        <w:top w:val="none" w:sz="0" w:space="0" w:color="auto"/>
        <w:left w:val="none" w:sz="0" w:space="0" w:color="auto"/>
        <w:bottom w:val="none" w:sz="0" w:space="0" w:color="auto"/>
        <w:right w:val="none" w:sz="0" w:space="0" w:color="auto"/>
      </w:divBdr>
    </w:div>
    <w:div w:id="1326594584">
      <w:marLeft w:val="640"/>
      <w:marRight w:val="0"/>
      <w:marTop w:val="0"/>
      <w:marBottom w:val="0"/>
      <w:divBdr>
        <w:top w:val="none" w:sz="0" w:space="0" w:color="auto"/>
        <w:left w:val="none" w:sz="0" w:space="0" w:color="auto"/>
        <w:bottom w:val="none" w:sz="0" w:space="0" w:color="auto"/>
        <w:right w:val="none" w:sz="0" w:space="0" w:color="auto"/>
      </w:divBdr>
    </w:div>
    <w:div w:id="1326782497">
      <w:marLeft w:val="640"/>
      <w:marRight w:val="0"/>
      <w:marTop w:val="0"/>
      <w:marBottom w:val="0"/>
      <w:divBdr>
        <w:top w:val="none" w:sz="0" w:space="0" w:color="auto"/>
        <w:left w:val="none" w:sz="0" w:space="0" w:color="auto"/>
        <w:bottom w:val="none" w:sz="0" w:space="0" w:color="auto"/>
        <w:right w:val="none" w:sz="0" w:space="0" w:color="auto"/>
      </w:divBdr>
    </w:div>
    <w:div w:id="1326854787">
      <w:marLeft w:val="640"/>
      <w:marRight w:val="0"/>
      <w:marTop w:val="0"/>
      <w:marBottom w:val="0"/>
      <w:divBdr>
        <w:top w:val="none" w:sz="0" w:space="0" w:color="auto"/>
        <w:left w:val="none" w:sz="0" w:space="0" w:color="auto"/>
        <w:bottom w:val="none" w:sz="0" w:space="0" w:color="auto"/>
        <w:right w:val="none" w:sz="0" w:space="0" w:color="auto"/>
      </w:divBdr>
    </w:div>
    <w:div w:id="1326934051">
      <w:marLeft w:val="640"/>
      <w:marRight w:val="0"/>
      <w:marTop w:val="0"/>
      <w:marBottom w:val="0"/>
      <w:divBdr>
        <w:top w:val="none" w:sz="0" w:space="0" w:color="auto"/>
        <w:left w:val="none" w:sz="0" w:space="0" w:color="auto"/>
        <w:bottom w:val="none" w:sz="0" w:space="0" w:color="auto"/>
        <w:right w:val="none" w:sz="0" w:space="0" w:color="auto"/>
      </w:divBdr>
    </w:div>
    <w:div w:id="1326973120">
      <w:marLeft w:val="640"/>
      <w:marRight w:val="0"/>
      <w:marTop w:val="0"/>
      <w:marBottom w:val="0"/>
      <w:divBdr>
        <w:top w:val="none" w:sz="0" w:space="0" w:color="auto"/>
        <w:left w:val="none" w:sz="0" w:space="0" w:color="auto"/>
        <w:bottom w:val="none" w:sz="0" w:space="0" w:color="auto"/>
        <w:right w:val="none" w:sz="0" w:space="0" w:color="auto"/>
      </w:divBdr>
    </w:div>
    <w:div w:id="1327051181">
      <w:marLeft w:val="640"/>
      <w:marRight w:val="0"/>
      <w:marTop w:val="0"/>
      <w:marBottom w:val="0"/>
      <w:divBdr>
        <w:top w:val="none" w:sz="0" w:space="0" w:color="auto"/>
        <w:left w:val="none" w:sz="0" w:space="0" w:color="auto"/>
        <w:bottom w:val="none" w:sz="0" w:space="0" w:color="auto"/>
        <w:right w:val="none" w:sz="0" w:space="0" w:color="auto"/>
      </w:divBdr>
    </w:div>
    <w:div w:id="1327053747">
      <w:marLeft w:val="640"/>
      <w:marRight w:val="0"/>
      <w:marTop w:val="0"/>
      <w:marBottom w:val="0"/>
      <w:divBdr>
        <w:top w:val="none" w:sz="0" w:space="0" w:color="auto"/>
        <w:left w:val="none" w:sz="0" w:space="0" w:color="auto"/>
        <w:bottom w:val="none" w:sz="0" w:space="0" w:color="auto"/>
        <w:right w:val="none" w:sz="0" w:space="0" w:color="auto"/>
      </w:divBdr>
    </w:div>
    <w:div w:id="1327248751">
      <w:marLeft w:val="640"/>
      <w:marRight w:val="0"/>
      <w:marTop w:val="0"/>
      <w:marBottom w:val="0"/>
      <w:divBdr>
        <w:top w:val="none" w:sz="0" w:space="0" w:color="auto"/>
        <w:left w:val="none" w:sz="0" w:space="0" w:color="auto"/>
        <w:bottom w:val="none" w:sz="0" w:space="0" w:color="auto"/>
        <w:right w:val="none" w:sz="0" w:space="0" w:color="auto"/>
      </w:divBdr>
    </w:div>
    <w:div w:id="1327323257">
      <w:marLeft w:val="640"/>
      <w:marRight w:val="0"/>
      <w:marTop w:val="0"/>
      <w:marBottom w:val="0"/>
      <w:divBdr>
        <w:top w:val="none" w:sz="0" w:space="0" w:color="auto"/>
        <w:left w:val="none" w:sz="0" w:space="0" w:color="auto"/>
        <w:bottom w:val="none" w:sz="0" w:space="0" w:color="auto"/>
        <w:right w:val="none" w:sz="0" w:space="0" w:color="auto"/>
      </w:divBdr>
    </w:div>
    <w:div w:id="1327443284">
      <w:marLeft w:val="640"/>
      <w:marRight w:val="0"/>
      <w:marTop w:val="0"/>
      <w:marBottom w:val="0"/>
      <w:divBdr>
        <w:top w:val="none" w:sz="0" w:space="0" w:color="auto"/>
        <w:left w:val="none" w:sz="0" w:space="0" w:color="auto"/>
        <w:bottom w:val="none" w:sz="0" w:space="0" w:color="auto"/>
        <w:right w:val="none" w:sz="0" w:space="0" w:color="auto"/>
      </w:divBdr>
    </w:div>
    <w:div w:id="1327517337">
      <w:marLeft w:val="640"/>
      <w:marRight w:val="0"/>
      <w:marTop w:val="0"/>
      <w:marBottom w:val="0"/>
      <w:divBdr>
        <w:top w:val="none" w:sz="0" w:space="0" w:color="auto"/>
        <w:left w:val="none" w:sz="0" w:space="0" w:color="auto"/>
        <w:bottom w:val="none" w:sz="0" w:space="0" w:color="auto"/>
        <w:right w:val="none" w:sz="0" w:space="0" w:color="auto"/>
      </w:divBdr>
    </w:div>
    <w:div w:id="1327519593">
      <w:marLeft w:val="640"/>
      <w:marRight w:val="0"/>
      <w:marTop w:val="0"/>
      <w:marBottom w:val="0"/>
      <w:divBdr>
        <w:top w:val="none" w:sz="0" w:space="0" w:color="auto"/>
        <w:left w:val="none" w:sz="0" w:space="0" w:color="auto"/>
        <w:bottom w:val="none" w:sz="0" w:space="0" w:color="auto"/>
        <w:right w:val="none" w:sz="0" w:space="0" w:color="auto"/>
      </w:divBdr>
    </w:div>
    <w:div w:id="1327587764">
      <w:marLeft w:val="640"/>
      <w:marRight w:val="0"/>
      <w:marTop w:val="0"/>
      <w:marBottom w:val="0"/>
      <w:divBdr>
        <w:top w:val="none" w:sz="0" w:space="0" w:color="auto"/>
        <w:left w:val="none" w:sz="0" w:space="0" w:color="auto"/>
        <w:bottom w:val="none" w:sz="0" w:space="0" w:color="auto"/>
        <w:right w:val="none" w:sz="0" w:space="0" w:color="auto"/>
      </w:divBdr>
    </w:div>
    <w:div w:id="1327635688">
      <w:marLeft w:val="640"/>
      <w:marRight w:val="0"/>
      <w:marTop w:val="0"/>
      <w:marBottom w:val="0"/>
      <w:divBdr>
        <w:top w:val="none" w:sz="0" w:space="0" w:color="auto"/>
        <w:left w:val="none" w:sz="0" w:space="0" w:color="auto"/>
        <w:bottom w:val="none" w:sz="0" w:space="0" w:color="auto"/>
        <w:right w:val="none" w:sz="0" w:space="0" w:color="auto"/>
      </w:divBdr>
    </w:div>
    <w:div w:id="1327636437">
      <w:marLeft w:val="640"/>
      <w:marRight w:val="0"/>
      <w:marTop w:val="0"/>
      <w:marBottom w:val="0"/>
      <w:divBdr>
        <w:top w:val="none" w:sz="0" w:space="0" w:color="auto"/>
        <w:left w:val="none" w:sz="0" w:space="0" w:color="auto"/>
        <w:bottom w:val="none" w:sz="0" w:space="0" w:color="auto"/>
        <w:right w:val="none" w:sz="0" w:space="0" w:color="auto"/>
      </w:divBdr>
    </w:div>
    <w:div w:id="1327711051">
      <w:marLeft w:val="640"/>
      <w:marRight w:val="0"/>
      <w:marTop w:val="0"/>
      <w:marBottom w:val="0"/>
      <w:divBdr>
        <w:top w:val="none" w:sz="0" w:space="0" w:color="auto"/>
        <w:left w:val="none" w:sz="0" w:space="0" w:color="auto"/>
        <w:bottom w:val="none" w:sz="0" w:space="0" w:color="auto"/>
        <w:right w:val="none" w:sz="0" w:space="0" w:color="auto"/>
      </w:divBdr>
    </w:div>
    <w:div w:id="1327786404">
      <w:marLeft w:val="640"/>
      <w:marRight w:val="0"/>
      <w:marTop w:val="0"/>
      <w:marBottom w:val="0"/>
      <w:divBdr>
        <w:top w:val="none" w:sz="0" w:space="0" w:color="auto"/>
        <w:left w:val="none" w:sz="0" w:space="0" w:color="auto"/>
        <w:bottom w:val="none" w:sz="0" w:space="0" w:color="auto"/>
        <w:right w:val="none" w:sz="0" w:space="0" w:color="auto"/>
      </w:divBdr>
    </w:div>
    <w:div w:id="1327830471">
      <w:marLeft w:val="640"/>
      <w:marRight w:val="0"/>
      <w:marTop w:val="0"/>
      <w:marBottom w:val="0"/>
      <w:divBdr>
        <w:top w:val="none" w:sz="0" w:space="0" w:color="auto"/>
        <w:left w:val="none" w:sz="0" w:space="0" w:color="auto"/>
        <w:bottom w:val="none" w:sz="0" w:space="0" w:color="auto"/>
        <w:right w:val="none" w:sz="0" w:space="0" w:color="auto"/>
      </w:divBdr>
    </w:div>
    <w:div w:id="1327901116">
      <w:marLeft w:val="640"/>
      <w:marRight w:val="0"/>
      <w:marTop w:val="0"/>
      <w:marBottom w:val="0"/>
      <w:divBdr>
        <w:top w:val="none" w:sz="0" w:space="0" w:color="auto"/>
        <w:left w:val="none" w:sz="0" w:space="0" w:color="auto"/>
        <w:bottom w:val="none" w:sz="0" w:space="0" w:color="auto"/>
        <w:right w:val="none" w:sz="0" w:space="0" w:color="auto"/>
      </w:divBdr>
    </w:div>
    <w:div w:id="1327975606">
      <w:marLeft w:val="640"/>
      <w:marRight w:val="0"/>
      <w:marTop w:val="0"/>
      <w:marBottom w:val="0"/>
      <w:divBdr>
        <w:top w:val="none" w:sz="0" w:space="0" w:color="auto"/>
        <w:left w:val="none" w:sz="0" w:space="0" w:color="auto"/>
        <w:bottom w:val="none" w:sz="0" w:space="0" w:color="auto"/>
        <w:right w:val="none" w:sz="0" w:space="0" w:color="auto"/>
      </w:divBdr>
    </w:div>
    <w:div w:id="1327976185">
      <w:marLeft w:val="640"/>
      <w:marRight w:val="0"/>
      <w:marTop w:val="0"/>
      <w:marBottom w:val="0"/>
      <w:divBdr>
        <w:top w:val="none" w:sz="0" w:space="0" w:color="auto"/>
        <w:left w:val="none" w:sz="0" w:space="0" w:color="auto"/>
        <w:bottom w:val="none" w:sz="0" w:space="0" w:color="auto"/>
        <w:right w:val="none" w:sz="0" w:space="0" w:color="auto"/>
      </w:divBdr>
    </w:div>
    <w:div w:id="1328022362">
      <w:marLeft w:val="640"/>
      <w:marRight w:val="0"/>
      <w:marTop w:val="0"/>
      <w:marBottom w:val="0"/>
      <w:divBdr>
        <w:top w:val="none" w:sz="0" w:space="0" w:color="auto"/>
        <w:left w:val="none" w:sz="0" w:space="0" w:color="auto"/>
        <w:bottom w:val="none" w:sz="0" w:space="0" w:color="auto"/>
        <w:right w:val="none" w:sz="0" w:space="0" w:color="auto"/>
      </w:divBdr>
    </w:div>
    <w:div w:id="1328049474">
      <w:marLeft w:val="640"/>
      <w:marRight w:val="0"/>
      <w:marTop w:val="0"/>
      <w:marBottom w:val="0"/>
      <w:divBdr>
        <w:top w:val="none" w:sz="0" w:space="0" w:color="auto"/>
        <w:left w:val="none" w:sz="0" w:space="0" w:color="auto"/>
        <w:bottom w:val="none" w:sz="0" w:space="0" w:color="auto"/>
        <w:right w:val="none" w:sz="0" w:space="0" w:color="auto"/>
      </w:divBdr>
    </w:div>
    <w:div w:id="1328050023">
      <w:marLeft w:val="640"/>
      <w:marRight w:val="0"/>
      <w:marTop w:val="0"/>
      <w:marBottom w:val="0"/>
      <w:divBdr>
        <w:top w:val="none" w:sz="0" w:space="0" w:color="auto"/>
        <w:left w:val="none" w:sz="0" w:space="0" w:color="auto"/>
        <w:bottom w:val="none" w:sz="0" w:space="0" w:color="auto"/>
        <w:right w:val="none" w:sz="0" w:space="0" w:color="auto"/>
      </w:divBdr>
    </w:div>
    <w:div w:id="1328050381">
      <w:marLeft w:val="640"/>
      <w:marRight w:val="0"/>
      <w:marTop w:val="0"/>
      <w:marBottom w:val="0"/>
      <w:divBdr>
        <w:top w:val="none" w:sz="0" w:space="0" w:color="auto"/>
        <w:left w:val="none" w:sz="0" w:space="0" w:color="auto"/>
        <w:bottom w:val="none" w:sz="0" w:space="0" w:color="auto"/>
        <w:right w:val="none" w:sz="0" w:space="0" w:color="auto"/>
      </w:divBdr>
    </w:div>
    <w:div w:id="1328096985">
      <w:marLeft w:val="640"/>
      <w:marRight w:val="0"/>
      <w:marTop w:val="0"/>
      <w:marBottom w:val="0"/>
      <w:divBdr>
        <w:top w:val="none" w:sz="0" w:space="0" w:color="auto"/>
        <w:left w:val="none" w:sz="0" w:space="0" w:color="auto"/>
        <w:bottom w:val="none" w:sz="0" w:space="0" w:color="auto"/>
        <w:right w:val="none" w:sz="0" w:space="0" w:color="auto"/>
      </w:divBdr>
    </w:div>
    <w:div w:id="1328168753">
      <w:marLeft w:val="640"/>
      <w:marRight w:val="0"/>
      <w:marTop w:val="0"/>
      <w:marBottom w:val="0"/>
      <w:divBdr>
        <w:top w:val="none" w:sz="0" w:space="0" w:color="auto"/>
        <w:left w:val="none" w:sz="0" w:space="0" w:color="auto"/>
        <w:bottom w:val="none" w:sz="0" w:space="0" w:color="auto"/>
        <w:right w:val="none" w:sz="0" w:space="0" w:color="auto"/>
      </w:divBdr>
    </w:div>
    <w:div w:id="1328245377">
      <w:marLeft w:val="640"/>
      <w:marRight w:val="0"/>
      <w:marTop w:val="0"/>
      <w:marBottom w:val="0"/>
      <w:divBdr>
        <w:top w:val="none" w:sz="0" w:space="0" w:color="auto"/>
        <w:left w:val="none" w:sz="0" w:space="0" w:color="auto"/>
        <w:bottom w:val="none" w:sz="0" w:space="0" w:color="auto"/>
        <w:right w:val="none" w:sz="0" w:space="0" w:color="auto"/>
      </w:divBdr>
    </w:div>
    <w:div w:id="1328250017">
      <w:marLeft w:val="640"/>
      <w:marRight w:val="0"/>
      <w:marTop w:val="0"/>
      <w:marBottom w:val="0"/>
      <w:divBdr>
        <w:top w:val="none" w:sz="0" w:space="0" w:color="auto"/>
        <w:left w:val="none" w:sz="0" w:space="0" w:color="auto"/>
        <w:bottom w:val="none" w:sz="0" w:space="0" w:color="auto"/>
        <w:right w:val="none" w:sz="0" w:space="0" w:color="auto"/>
      </w:divBdr>
    </w:div>
    <w:div w:id="1328481497">
      <w:marLeft w:val="640"/>
      <w:marRight w:val="0"/>
      <w:marTop w:val="0"/>
      <w:marBottom w:val="0"/>
      <w:divBdr>
        <w:top w:val="none" w:sz="0" w:space="0" w:color="auto"/>
        <w:left w:val="none" w:sz="0" w:space="0" w:color="auto"/>
        <w:bottom w:val="none" w:sz="0" w:space="0" w:color="auto"/>
        <w:right w:val="none" w:sz="0" w:space="0" w:color="auto"/>
      </w:divBdr>
    </w:div>
    <w:div w:id="1328558754">
      <w:marLeft w:val="640"/>
      <w:marRight w:val="0"/>
      <w:marTop w:val="0"/>
      <w:marBottom w:val="0"/>
      <w:divBdr>
        <w:top w:val="none" w:sz="0" w:space="0" w:color="auto"/>
        <w:left w:val="none" w:sz="0" w:space="0" w:color="auto"/>
        <w:bottom w:val="none" w:sz="0" w:space="0" w:color="auto"/>
        <w:right w:val="none" w:sz="0" w:space="0" w:color="auto"/>
      </w:divBdr>
    </w:div>
    <w:div w:id="1328677066">
      <w:marLeft w:val="640"/>
      <w:marRight w:val="0"/>
      <w:marTop w:val="0"/>
      <w:marBottom w:val="0"/>
      <w:divBdr>
        <w:top w:val="none" w:sz="0" w:space="0" w:color="auto"/>
        <w:left w:val="none" w:sz="0" w:space="0" w:color="auto"/>
        <w:bottom w:val="none" w:sz="0" w:space="0" w:color="auto"/>
        <w:right w:val="none" w:sz="0" w:space="0" w:color="auto"/>
      </w:divBdr>
    </w:div>
    <w:div w:id="1328747870">
      <w:marLeft w:val="640"/>
      <w:marRight w:val="0"/>
      <w:marTop w:val="0"/>
      <w:marBottom w:val="0"/>
      <w:divBdr>
        <w:top w:val="none" w:sz="0" w:space="0" w:color="auto"/>
        <w:left w:val="none" w:sz="0" w:space="0" w:color="auto"/>
        <w:bottom w:val="none" w:sz="0" w:space="0" w:color="auto"/>
        <w:right w:val="none" w:sz="0" w:space="0" w:color="auto"/>
      </w:divBdr>
    </w:div>
    <w:div w:id="1328751227">
      <w:marLeft w:val="640"/>
      <w:marRight w:val="0"/>
      <w:marTop w:val="0"/>
      <w:marBottom w:val="0"/>
      <w:divBdr>
        <w:top w:val="none" w:sz="0" w:space="0" w:color="auto"/>
        <w:left w:val="none" w:sz="0" w:space="0" w:color="auto"/>
        <w:bottom w:val="none" w:sz="0" w:space="0" w:color="auto"/>
        <w:right w:val="none" w:sz="0" w:space="0" w:color="auto"/>
      </w:divBdr>
    </w:div>
    <w:div w:id="1328829978">
      <w:marLeft w:val="640"/>
      <w:marRight w:val="0"/>
      <w:marTop w:val="0"/>
      <w:marBottom w:val="0"/>
      <w:divBdr>
        <w:top w:val="none" w:sz="0" w:space="0" w:color="auto"/>
        <w:left w:val="none" w:sz="0" w:space="0" w:color="auto"/>
        <w:bottom w:val="none" w:sz="0" w:space="0" w:color="auto"/>
        <w:right w:val="none" w:sz="0" w:space="0" w:color="auto"/>
      </w:divBdr>
    </w:div>
    <w:div w:id="1328942981">
      <w:marLeft w:val="640"/>
      <w:marRight w:val="0"/>
      <w:marTop w:val="0"/>
      <w:marBottom w:val="0"/>
      <w:divBdr>
        <w:top w:val="none" w:sz="0" w:space="0" w:color="auto"/>
        <w:left w:val="none" w:sz="0" w:space="0" w:color="auto"/>
        <w:bottom w:val="none" w:sz="0" w:space="0" w:color="auto"/>
        <w:right w:val="none" w:sz="0" w:space="0" w:color="auto"/>
      </w:divBdr>
    </w:div>
    <w:div w:id="1329022285">
      <w:marLeft w:val="640"/>
      <w:marRight w:val="0"/>
      <w:marTop w:val="0"/>
      <w:marBottom w:val="0"/>
      <w:divBdr>
        <w:top w:val="none" w:sz="0" w:space="0" w:color="auto"/>
        <w:left w:val="none" w:sz="0" w:space="0" w:color="auto"/>
        <w:bottom w:val="none" w:sz="0" w:space="0" w:color="auto"/>
        <w:right w:val="none" w:sz="0" w:space="0" w:color="auto"/>
      </w:divBdr>
    </w:div>
    <w:div w:id="1329093040">
      <w:marLeft w:val="640"/>
      <w:marRight w:val="0"/>
      <w:marTop w:val="0"/>
      <w:marBottom w:val="0"/>
      <w:divBdr>
        <w:top w:val="none" w:sz="0" w:space="0" w:color="auto"/>
        <w:left w:val="none" w:sz="0" w:space="0" w:color="auto"/>
        <w:bottom w:val="none" w:sz="0" w:space="0" w:color="auto"/>
        <w:right w:val="none" w:sz="0" w:space="0" w:color="auto"/>
      </w:divBdr>
    </w:div>
    <w:div w:id="1329140505">
      <w:marLeft w:val="640"/>
      <w:marRight w:val="0"/>
      <w:marTop w:val="0"/>
      <w:marBottom w:val="0"/>
      <w:divBdr>
        <w:top w:val="none" w:sz="0" w:space="0" w:color="auto"/>
        <w:left w:val="none" w:sz="0" w:space="0" w:color="auto"/>
        <w:bottom w:val="none" w:sz="0" w:space="0" w:color="auto"/>
        <w:right w:val="none" w:sz="0" w:space="0" w:color="auto"/>
      </w:divBdr>
    </w:div>
    <w:div w:id="1329165368">
      <w:marLeft w:val="640"/>
      <w:marRight w:val="0"/>
      <w:marTop w:val="0"/>
      <w:marBottom w:val="0"/>
      <w:divBdr>
        <w:top w:val="none" w:sz="0" w:space="0" w:color="auto"/>
        <w:left w:val="none" w:sz="0" w:space="0" w:color="auto"/>
        <w:bottom w:val="none" w:sz="0" w:space="0" w:color="auto"/>
        <w:right w:val="none" w:sz="0" w:space="0" w:color="auto"/>
      </w:divBdr>
    </w:div>
    <w:div w:id="1329214377">
      <w:marLeft w:val="640"/>
      <w:marRight w:val="0"/>
      <w:marTop w:val="0"/>
      <w:marBottom w:val="0"/>
      <w:divBdr>
        <w:top w:val="none" w:sz="0" w:space="0" w:color="auto"/>
        <w:left w:val="none" w:sz="0" w:space="0" w:color="auto"/>
        <w:bottom w:val="none" w:sz="0" w:space="0" w:color="auto"/>
        <w:right w:val="none" w:sz="0" w:space="0" w:color="auto"/>
      </w:divBdr>
    </w:div>
    <w:div w:id="1329288329">
      <w:marLeft w:val="640"/>
      <w:marRight w:val="0"/>
      <w:marTop w:val="0"/>
      <w:marBottom w:val="0"/>
      <w:divBdr>
        <w:top w:val="none" w:sz="0" w:space="0" w:color="auto"/>
        <w:left w:val="none" w:sz="0" w:space="0" w:color="auto"/>
        <w:bottom w:val="none" w:sz="0" w:space="0" w:color="auto"/>
        <w:right w:val="none" w:sz="0" w:space="0" w:color="auto"/>
      </w:divBdr>
    </w:div>
    <w:div w:id="1329289595">
      <w:marLeft w:val="640"/>
      <w:marRight w:val="0"/>
      <w:marTop w:val="0"/>
      <w:marBottom w:val="0"/>
      <w:divBdr>
        <w:top w:val="none" w:sz="0" w:space="0" w:color="auto"/>
        <w:left w:val="none" w:sz="0" w:space="0" w:color="auto"/>
        <w:bottom w:val="none" w:sz="0" w:space="0" w:color="auto"/>
        <w:right w:val="none" w:sz="0" w:space="0" w:color="auto"/>
      </w:divBdr>
    </w:div>
    <w:div w:id="1329400465">
      <w:marLeft w:val="640"/>
      <w:marRight w:val="0"/>
      <w:marTop w:val="0"/>
      <w:marBottom w:val="0"/>
      <w:divBdr>
        <w:top w:val="none" w:sz="0" w:space="0" w:color="auto"/>
        <w:left w:val="none" w:sz="0" w:space="0" w:color="auto"/>
        <w:bottom w:val="none" w:sz="0" w:space="0" w:color="auto"/>
        <w:right w:val="none" w:sz="0" w:space="0" w:color="auto"/>
      </w:divBdr>
    </w:div>
    <w:div w:id="1329407635">
      <w:bodyDiv w:val="1"/>
      <w:marLeft w:val="0"/>
      <w:marRight w:val="0"/>
      <w:marTop w:val="0"/>
      <w:marBottom w:val="0"/>
      <w:divBdr>
        <w:top w:val="none" w:sz="0" w:space="0" w:color="auto"/>
        <w:left w:val="none" w:sz="0" w:space="0" w:color="auto"/>
        <w:bottom w:val="none" w:sz="0" w:space="0" w:color="auto"/>
        <w:right w:val="none" w:sz="0" w:space="0" w:color="auto"/>
      </w:divBdr>
    </w:div>
    <w:div w:id="1329475955">
      <w:marLeft w:val="640"/>
      <w:marRight w:val="0"/>
      <w:marTop w:val="0"/>
      <w:marBottom w:val="0"/>
      <w:divBdr>
        <w:top w:val="none" w:sz="0" w:space="0" w:color="auto"/>
        <w:left w:val="none" w:sz="0" w:space="0" w:color="auto"/>
        <w:bottom w:val="none" w:sz="0" w:space="0" w:color="auto"/>
        <w:right w:val="none" w:sz="0" w:space="0" w:color="auto"/>
      </w:divBdr>
    </w:div>
    <w:div w:id="1329476423">
      <w:marLeft w:val="640"/>
      <w:marRight w:val="0"/>
      <w:marTop w:val="0"/>
      <w:marBottom w:val="0"/>
      <w:divBdr>
        <w:top w:val="none" w:sz="0" w:space="0" w:color="auto"/>
        <w:left w:val="none" w:sz="0" w:space="0" w:color="auto"/>
        <w:bottom w:val="none" w:sz="0" w:space="0" w:color="auto"/>
        <w:right w:val="none" w:sz="0" w:space="0" w:color="auto"/>
      </w:divBdr>
    </w:div>
    <w:div w:id="1329484512">
      <w:marLeft w:val="640"/>
      <w:marRight w:val="0"/>
      <w:marTop w:val="0"/>
      <w:marBottom w:val="0"/>
      <w:divBdr>
        <w:top w:val="none" w:sz="0" w:space="0" w:color="auto"/>
        <w:left w:val="none" w:sz="0" w:space="0" w:color="auto"/>
        <w:bottom w:val="none" w:sz="0" w:space="0" w:color="auto"/>
        <w:right w:val="none" w:sz="0" w:space="0" w:color="auto"/>
      </w:divBdr>
    </w:div>
    <w:div w:id="1329557818">
      <w:marLeft w:val="640"/>
      <w:marRight w:val="0"/>
      <w:marTop w:val="0"/>
      <w:marBottom w:val="0"/>
      <w:divBdr>
        <w:top w:val="none" w:sz="0" w:space="0" w:color="auto"/>
        <w:left w:val="none" w:sz="0" w:space="0" w:color="auto"/>
        <w:bottom w:val="none" w:sz="0" w:space="0" w:color="auto"/>
        <w:right w:val="none" w:sz="0" w:space="0" w:color="auto"/>
      </w:divBdr>
    </w:div>
    <w:div w:id="1329751135">
      <w:marLeft w:val="640"/>
      <w:marRight w:val="0"/>
      <w:marTop w:val="0"/>
      <w:marBottom w:val="0"/>
      <w:divBdr>
        <w:top w:val="none" w:sz="0" w:space="0" w:color="auto"/>
        <w:left w:val="none" w:sz="0" w:space="0" w:color="auto"/>
        <w:bottom w:val="none" w:sz="0" w:space="0" w:color="auto"/>
        <w:right w:val="none" w:sz="0" w:space="0" w:color="auto"/>
      </w:divBdr>
    </w:div>
    <w:div w:id="1329752269">
      <w:marLeft w:val="640"/>
      <w:marRight w:val="0"/>
      <w:marTop w:val="0"/>
      <w:marBottom w:val="0"/>
      <w:divBdr>
        <w:top w:val="none" w:sz="0" w:space="0" w:color="auto"/>
        <w:left w:val="none" w:sz="0" w:space="0" w:color="auto"/>
        <w:bottom w:val="none" w:sz="0" w:space="0" w:color="auto"/>
        <w:right w:val="none" w:sz="0" w:space="0" w:color="auto"/>
      </w:divBdr>
    </w:div>
    <w:div w:id="1329753875">
      <w:marLeft w:val="640"/>
      <w:marRight w:val="0"/>
      <w:marTop w:val="0"/>
      <w:marBottom w:val="0"/>
      <w:divBdr>
        <w:top w:val="none" w:sz="0" w:space="0" w:color="auto"/>
        <w:left w:val="none" w:sz="0" w:space="0" w:color="auto"/>
        <w:bottom w:val="none" w:sz="0" w:space="0" w:color="auto"/>
        <w:right w:val="none" w:sz="0" w:space="0" w:color="auto"/>
      </w:divBdr>
    </w:div>
    <w:div w:id="1329821428">
      <w:marLeft w:val="640"/>
      <w:marRight w:val="0"/>
      <w:marTop w:val="0"/>
      <w:marBottom w:val="0"/>
      <w:divBdr>
        <w:top w:val="none" w:sz="0" w:space="0" w:color="auto"/>
        <w:left w:val="none" w:sz="0" w:space="0" w:color="auto"/>
        <w:bottom w:val="none" w:sz="0" w:space="0" w:color="auto"/>
        <w:right w:val="none" w:sz="0" w:space="0" w:color="auto"/>
      </w:divBdr>
    </w:div>
    <w:div w:id="1329870407">
      <w:marLeft w:val="640"/>
      <w:marRight w:val="0"/>
      <w:marTop w:val="0"/>
      <w:marBottom w:val="0"/>
      <w:divBdr>
        <w:top w:val="none" w:sz="0" w:space="0" w:color="auto"/>
        <w:left w:val="none" w:sz="0" w:space="0" w:color="auto"/>
        <w:bottom w:val="none" w:sz="0" w:space="0" w:color="auto"/>
        <w:right w:val="none" w:sz="0" w:space="0" w:color="auto"/>
      </w:divBdr>
    </w:div>
    <w:div w:id="1330138264">
      <w:marLeft w:val="640"/>
      <w:marRight w:val="0"/>
      <w:marTop w:val="0"/>
      <w:marBottom w:val="0"/>
      <w:divBdr>
        <w:top w:val="none" w:sz="0" w:space="0" w:color="auto"/>
        <w:left w:val="none" w:sz="0" w:space="0" w:color="auto"/>
        <w:bottom w:val="none" w:sz="0" w:space="0" w:color="auto"/>
        <w:right w:val="none" w:sz="0" w:space="0" w:color="auto"/>
      </w:divBdr>
    </w:div>
    <w:div w:id="1330256003">
      <w:marLeft w:val="640"/>
      <w:marRight w:val="0"/>
      <w:marTop w:val="0"/>
      <w:marBottom w:val="0"/>
      <w:divBdr>
        <w:top w:val="none" w:sz="0" w:space="0" w:color="auto"/>
        <w:left w:val="none" w:sz="0" w:space="0" w:color="auto"/>
        <w:bottom w:val="none" w:sz="0" w:space="0" w:color="auto"/>
        <w:right w:val="none" w:sz="0" w:space="0" w:color="auto"/>
      </w:divBdr>
    </w:div>
    <w:div w:id="1330258692">
      <w:marLeft w:val="640"/>
      <w:marRight w:val="0"/>
      <w:marTop w:val="0"/>
      <w:marBottom w:val="0"/>
      <w:divBdr>
        <w:top w:val="none" w:sz="0" w:space="0" w:color="auto"/>
        <w:left w:val="none" w:sz="0" w:space="0" w:color="auto"/>
        <w:bottom w:val="none" w:sz="0" w:space="0" w:color="auto"/>
        <w:right w:val="none" w:sz="0" w:space="0" w:color="auto"/>
      </w:divBdr>
    </w:div>
    <w:div w:id="1330330991">
      <w:marLeft w:val="640"/>
      <w:marRight w:val="0"/>
      <w:marTop w:val="0"/>
      <w:marBottom w:val="0"/>
      <w:divBdr>
        <w:top w:val="none" w:sz="0" w:space="0" w:color="auto"/>
        <w:left w:val="none" w:sz="0" w:space="0" w:color="auto"/>
        <w:bottom w:val="none" w:sz="0" w:space="0" w:color="auto"/>
        <w:right w:val="none" w:sz="0" w:space="0" w:color="auto"/>
      </w:divBdr>
    </w:div>
    <w:div w:id="1330402675">
      <w:marLeft w:val="640"/>
      <w:marRight w:val="0"/>
      <w:marTop w:val="0"/>
      <w:marBottom w:val="0"/>
      <w:divBdr>
        <w:top w:val="none" w:sz="0" w:space="0" w:color="auto"/>
        <w:left w:val="none" w:sz="0" w:space="0" w:color="auto"/>
        <w:bottom w:val="none" w:sz="0" w:space="0" w:color="auto"/>
        <w:right w:val="none" w:sz="0" w:space="0" w:color="auto"/>
      </w:divBdr>
    </w:div>
    <w:div w:id="1330448598">
      <w:marLeft w:val="640"/>
      <w:marRight w:val="0"/>
      <w:marTop w:val="0"/>
      <w:marBottom w:val="0"/>
      <w:divBdr>
        <w:top w:val="none" w:sz="0" w:space="0" w:color="auto"/>
        <w:left w:val="none" w:sz="0" w:space="0" w:color="auto"/>
        <w:bottom w:val="none" w:sz="0" w:space="0" w:color="auto"/>
        <w:right w:val="none" w:sz="0" w:space="0" w:color="auto"/>
      </w:divBdr>
    </w:div>
    <w:div w:id="1330476335">
      <w:marLeft w:val="640"/>
      <w:marRight w:val="0"/>
      <w:marTop w:val="0"/>
      <w:marBottom w:val="0"/>
      <w:divBdr>
        <w:top w:val="none" w:sz="0" w:space="0" w:color="auto"/>
        <w:left w:val="none" w:sz="0" w:space="0" w:color="auto"/>
        <w:bottom w:val="none" w:sz="0" w:space="0" w:color="auto"/>
        <w:right w:val="none" w:sz="0" w:space="0" w:color="auto"/>
      </w:divBdr>
    </w:div>
    <w:div w:id="1330596144">
      <w:marLeft w:val="640"/>
      <w:marRight w:val="0"/>
      <w:marTop w:val="0"/>
      <w:marBottom w:val="0"/>
      <w:divBdr>
        <w:top w:val="none" w:sz="0" w:space="0" w:color="auto"/>
        <w:left w:val="none" w:sz="0" w:space="0" w:color="auto"/>
        <w:bottom w:val="none" w:sz="0" w:space="0" w:color="auto"/>
        <w:right w:val="none" w:sz="0" w:space="0" w:color="auto"/>
      </w:divBdr>
    </w:div>
    <w:div w:id="1330597941">
      <w:marLeft w:val="640"/>
      <w:marRight w:val="0"/>
      <w:marTop w:val="0"/>
      <w:marBottom w:val="0"/>
      <w:divBdr>
        <w:top w:val="none" w:sz="0" w:space="0" w:color="auto"/>
        <w:left w:val="none" w:sz="0" w:space="0" w:color="auto"/>
        <w:bottom w:val="none" w:sz="0" w:space="0" w:color="auto"/>
        <w:right w:val="none" w:sz="0" w:space="0" w:color="auto"/>
      </w:divBdr>
    </w:div>
    <w:div w:id="1330669021">
      <w:marLeft w:val="640"/>
      <w:marRight w:val="0"/>
      <w:marTop w:val="0"/>
      <w:marBottom w:val="0"/>
      <w:divBdr>
        <w:top w:val="none" w:sz="0" w:space="0" w:color="auto"/>
        <w:left w:val="none" w:sz="0" w:space="0" w:color="auto"/>
        <w:bottom w:val="none" w:sz="0" w:space="0" w:color="auto"/>
        <w:right w:val="none" w:sz="0" w:space="0" w:color="auto"/>
      </w:divBdr>
    </w:div>
    <w:div w:id="1330791975">
      <w:marLeft w:val="640"/>
      <w:marRight w:val="0"/>
      <w:marTop w:val="0"/>
      <w:marBottom w:val="0"/>
      <w:divBdr>
        <w:top w:val="none" w:sz="0" w:space="0" w:color="auto"/>
        <w:left w:val="none" w:sz="0" w:space="0" w:color="auto"/>
        <w:bottom w:val="none" w:sz="0" w:space="0" w:color="auto"/>
        <w:right w:val="none" w:sz="0" w:space="0" w:color="auto"/>
      </w:divBdr>
    </w:div>
    <w:div w:id="1330793284">
      <w:marLeft w:val="640"/>
      <w:marRight w:val="0"/>
      <w:marTop w:val="0"/>
      <w:marBottom w:val="0"/>
      <w:divBdr>
        <w:top w:val="none" w:sz="0" w:space="0" w:color="auto"/>
        <w:left w:val="none" w:sz="0" w:space="0" w:color="auto"/>
        <w:bottom w:val="none" w:sz="0" w:space="0" w:color="auto"/>
        <w:right w:val="none" w:sz="0" w:space="0" w:color="auto"/>
      </w:divBdr>
    </w:div>
    <w:div w:id="1330870710">
      <w:marLeft w:val="640"/>
      <w:marRight w:val="0"/>
      <w:marTop w:val="0"/>
      <w:marBottom w:val="0"/>
      <w:divBdr>
        <w:top w:val="none" w:sz="0" w:space="0" w:color="auto"/>
        <w:left w:val="none" w:sz="0" w:space="0" w:color="auto"/>
        <w:bottom w:val="none" w:sz="0" w:space="0" w:color="auto"/>
        <w:right w:val="none" w:sz="0" w:space="0" w:color="auto"/>
      </w:divBdr>
    </w:div>
    <w:div w:id="1330981012">
      <w:marLeft w:val="640"/>
      <w:marRight w:val="0"/>
      <w:marTop w:val="0"/>
      <w:marBottom w:val="0"/>
      <w:divBdr>
        <w:top w:val="none" w:sz="0" w:space="0" w:color="auto"/>
        <w:left w:val="none" w:sz="0" w:space="0" w:color="auto"/>
        <w:bottom w:val="none" w:sz="0" w:space="0" w:color="auto"/>
        <w:right w:val="none" w:sz="0" w:space="0" w:color="auto"/>
      </w:divBdr>
    </w:div>
    <w:div w:id="1330982685">
      <w:marLeft w:val="640"/>
      <w:marRight w:val="0"/>
      <w:marTop w:val="0"/>
      <w:marBottom w:val="0"/>
      <w:divBdr>
        <w:top w:val="none" w:sz="0" w:space="0" w:color="auto"/>
        <w:left w:val="none" w:sz="0" w:space="0" w:color="auto"/>
        <w:bottom w:val="none" w:sz="0" w:space="0" w:color="auto"/>
        <w:right w:val="none" w:sz="0" w:space="0" w:color="auto"/>
      </w:divBdr>
    </w:div>
    <w:div w:id="1331103490">
      <w:marLeft w:val="640"/>
      <w:marRight w:val="0"/>
      <w:marTop w:val="0"/>
      <w:marBottom w:val="0"/>
      <w:divBdr>
        <w:top w:val="none" w:sz="0" w:space="0" w:color="auto"/>
        <w:left w:val="none" w:sz="0" w:space="0" w:color="auto"/>
        <w:bottom w:val="none" w:sz="0" w:space="0" w:color="auto"/>
        <w:right w:val="none" w:sz="0" w:space="0" w:color="auto"/>
      </w:divBdr>
    </w:div>
    <w:div w:id="1331131525">
      <w:marLeft w:val="640"/>
      <w:marRight w:val="0"/>
      <w:marTop w:val="0"/>
      <w:marBottom w:val="0"/>
      <w:divBdr>
        <w:top w:val="none" w:sz="0" w:space="0" w:color="auto"/>
        <w:left w:val="none" w:sz="0" w:space="0" w:color="auto"/>
        <w:bottom w:val="none" w:sz="0" w:space="0" w:color="auto"/>
        <w:right w:val="none" w:sz="0" w:space="0" w:color="auto"/>
      </w:divBdr>
    </w:div>
    <w:div w:id="1331132996">
      <w:marLeft w:val="640"/>
      <w:marRight w:val="0"/>
      <w:marTop w:val="0"/>
      <w:marBottom w:val="0"/>
      <w:divBdr>
        <w:top w:val="none" w:sz="0" w:space="0" w:color="auto"/>
        <w:left w:val="none" w:sz="0" w:space="0" w:color="auto"/>
        <w:bottom w:val="none" w:sz="0" w:space="0" w:color="auto"/>
        <w:right w:val="none" w:sz="0" w:space="0" w:color="auto"/>
      </w:divBdr>
    </w:div>
    <w:div w:id="1331175807">
      <w:marLeft w:val="640"/>
      <w:marRight w:val="0"/>
      <w:marTop w:val="0"/>
      <w:marBottom w:val="0"/>
      <w:divBdr>
        <w:top w:val="none" w:sz="0" w:space="0" w:color="auto"/>
        <w:left w:val="none" w:sz="0" w:space="0" w:color="auto"/>
        <w:bottom w:val="none" w:sz="0" w:space="0" w:color="auto"/>
        <w:right w:val="none" w:sz="0" w:space="0" w:color="auto"/>
      </w:divBdr>
    </w:div>
    <w:div w:id="1331178016">
      <w:marLeft w:val="640"/>
      <w:marRight w:val="0"/>
      <w:marTop w:val="0"/>
      <w:marBottom w:val="0"/>
      <w:divBdr>
        <w:top w:val="none" w:sz="0" w:space="0" w:color="auto"/>
        <w:left w:val="none" w:sz="0" w:space="0" w:color="auto"/>
        <w:bottom w:val="none" w:sz="0" w:space="0" w:color="auto"/>
        <w:right w:val="none" w:sz="0" w:space="0" w:color="auto"/>
      </w:divBdr>
    </w:div>
    <w:div w:id="1331182373">
      <w:marLeft w:val="640"/>
      <w:marRight w:val="0"/>
      <w:marTop w:val="0"/>
      <w:marBottom w:val="0"/>
      <w:divBdr>
        <w:top w:val="none" w:sz="0" w:space="0" w:color="auto"/>
        <w:left w:val="none" w:sz="0" w:space="0" w:color="auto"/>
        <w:bottom w:val="none" w:sz="0" w:space="0" w:color="auto"/>
        <w:right w:val="none" w:sz="0" w:space="0" w:color="auto"/>
      </w:divBdr>
    </w:div>
    <w:div w:id="1331248386">
      <w:marLeft w:val="640"/>
      <w:marRight w:val="0"/>
      <w:marTop w:val="0"/>
      <w:marBottom w:val="0"/>
      <w:divBdr>
        <w:top w:val="none" w:sz="0" w:space="0" w:color="auto"/>
        <w:left w:val="none" w:sz="0" w:space="0" w:color="auto"/>
        <w:bottom w:val="none" w:sz="0" w:space="0" w:color="auto"/>
        <w:right w:val="none" w:sz="0" w:space="0" w:color="auto"/>
      </w:divBdr>
    </w:div>
    <w:div w:id="1331250276">
      <w:marLeft w:val="640"/>
      <w:marRight w:val="0"/>
      <w:marTop w:val="0"/>
      <w:marBottom w:val="0"/>
      <w:divBdr>
        <w:top w:val="none" w:sz="0" w:space="0" w:color="auto"/>
        <w:left w:val="none" w:sz="0" w:space="0" w:color="auto"/>
        <w:bottom w:val="none" w:sz="0" w:space="0" w:color="auto"/>
        <w:right w:val="none" w:sz="0" w:space="0" w:color="auto"/>
      </w:divBdr>
    </w:div>
    <w:div w:id="1331254709">
      <w:marLeft w:val="640"/>
      <w:marRight w:val="0"/>
      <w:marTop w:val="0"/>
      <w:marBottom w:val="0"/>
      <w:divBdr>
        <w:top w:val="none" w:sz="0" w:space="0" w:color="auto"/>
        <w:left w:val="none" w:sz="0" w:space="0" w:color="auto"/>
        <w:bottom w:val="none" w:sz="0" w:space="0" w:color="auto"/>
        <w:right w:val="none" w:sz="0" w:space="0" w:color="auto"/>
      </w:divBdr>
    </w:div>
    <w:div w:id="1331256848">
      <w:marLeft w:val="640"/>
      <w:marRight w:val="0"/>
      <w:marTop w:val="0"/>
      <w:marBottom w:val="0"/>
      <w:divBdr>
        <w:top w:val="none" w:sz="0" w:space="0" w:color="auto"/>
        <w:left w:val="none" w:sz="0" w:space="0" w:color="auto"/>
        <w:bottom w:val="none" w:sz="0" w:space="0" w:color="auto"/>
        <w:right w:val="none" w:sz="0" w:space="0" w:color="auto"/>
      </w:divBdr>
    </w:div>
    <w:div w:id="1331257686">
      <w:marLeft w:val="640"/>
      <w:marRight w:val="0"/>
      <w:marTop w:val="0"/>
      <w:marBottom w:val="0"/>
      <w:divBdr>
        <w:top w:val="none" w:sz="0" w:space="0" w:color="auto"/>
        <w:left w:val="none" w:sz="0" w:space="0" w:color="auto"/>
        <w:bottom w:val="none" w:sz="0" w:space="0" w:color="auto"/>
        <w:right w:val="none" w:sz="0" w:space="0" w:color="auto"/>
      </w:divBdr>
    </w:div>
    <w:div w:id="1331299149">
      <w:marLeft w:val="640"/>
      <w:marRight w:val="0"/>
      <w:marTop w:val="0"/>
      <w:marBottom w:val="0"/>
      <w:divBdr>
        <w:top w:val="none" w:sz="0" w:space="0" w:color="auto"/>
        <w:left w:val="none" w:sz="0" w:space="0" w:color="auto"/>
        <w:bottom w:val="none" w:sz="0" w:space="0" w:color="auto"/>
        <w:right w:val="none" w:sz="0" w:space="0" w:color="auto"/>
      </w:divBdr>
    </w:div>
    <w:div w:id="1331372820">
      <w:marLeft w:val="640"/>
      <w:marRight w:val="0"/>
      <w:marTop w:val="0"/>
      <w:marBottom w:val="0"/>
      <w:divBdr>
        <w:top w:val="none" w:sz="0" w:space="0" w:color="auto"/>
        <w:left w:val="none" w:sz="0" w:space="0" w:color="auto"/>
        <w:bottom w:val="none" w:sz="0" w:space="0" w:color="auto"/>
        <w:right w:val="none" w:sz="0" w:space="0" w:color="auto"/>
      </w:divBdr>
    </w:div>
    <w:div w:id="1331449119">
      <w:marLeft w:val="640"/>
      <w:marRight w:val="0"/>
      <w:marTop w:val="0"/>
      <w:marBottom w:val="0"/>
      <w:divBdr>
        <w:top w:val="none" w:sz="0" w:space="0" w:color="auto"/>
        <w:left w:val="none" w:sz="0" w:space="0" w:color="auto"/>
        <w:bottom w:val="none" w:sz="0" w:space="0" w:color="auto"/>
        <w:right w:val="none" w:sz="0" w:space="0" w:color="auto"/>
      </w:divBdr>
    </w:div>
    <w:div w:id="1331450562">
      <w:marLeft w:val="640"/>
      <w:marRight w:val="0"/>
      <w:marTop w:val="0"/>
      <w:marBottom w:val="0"/>
      <w:divBdr>
        <w:top w:val="none" w:sz="0" w:space="0" w:color="auto"/>
        <w:left w:val="none" w:sz="0" w:space="0" w:color="auto"/>
        <w:bottom w:val="none" w:sz="0" w:space="0" w:color="auto"/>
        <w:right w:val="none" w:sz="0" w:space="0" w:color="auto"/>
      </w:divBdr>
    </w:div>
    <w:div w:id="1331524156">
      <w:marLeft w:val="640"/>
      <w:marRight w:val="0"/>
      <w:marTop w:val="0"/>
      <w:marBottom w:val="0"/>
      <w:divBdr>
        <w:top w:val="none" w:sz="0" w:space="0" w:color="auto"/>
        <w:left w:val="none" w:sz="0" w:space="0" w:color="auto"/>
        <w:bottom w:val="none" w:sz="0" w:space="0" w:color="auto"/>
        <w:right w:val="none" w:sz="0" w:space="0" w:color="auto"/>
      </w:divBdr>
    </w:div>
    <w:div w:id="1331642249">
      <w:marLeft w:val="640"/>
      <w:marRight w:val="0"/>
      <w:marTop w:val="0"/>
      <w:marBottom w:val="0"/>
      <w:divBdr>
        <w:top w:val="none" w:sz="0" w:space="0" w:color="auto"/>
        <w:left w:val="none" w:sz="0" w:space="0" w:color="auto"/>
        <w:bottom w:val="none" w:sz="0" w:space="0" w:color="auto"/>
        <w:right w:val="none" w:sz="0" w:space="0" w:color="auto"/>
      </w:divBdr>
    </w:div>
    <w:div w:id="1331715284">
      <w:marLeft w:val="640"/>
      <w:marRight w:val="0"/>
      <w:marTop w:val="0"/>
      <w:marBottom w:val="0"/>
      <w:divBdr>
        <w:top w:val="none" w:sz="0" w:space="0" w:color="auto"/>
        <w:left w:val="none" w:sz="0" w:space="0" w:color="auto"/>
        <w:bottom w:val="none" w:sz="0" w:space="0" w:color="auto"/>
        <w:right w:val="none" w:sz="0" w:space="0" w:color="auto"/>
      </w:divBdr>
    </w:div>
    <w:div w:id="1331716674">
      <w:marLeft w:val="640"/>
      <w:marRight w:val="0"/>
      <w:marTop w:val="0"/>
      <w:marBottom w:val="0"/>
      <w:divBdr>
        <w:top w:val="none" w:sz="0" w:space="0" w:color="auto"/>
        <w:left w:val="none" w:sz="0" w:space="0" w:color="auto"/>
        <w:bottom w:val="none" w:sz="0" w:space="0" w:color="auto"/>
        <w:right w:val="none" w:sz="0" w:space="0" w:color="auto"/>
      </w:divBdr>
    </w:div>
    <w:div w:id="1331716680">
      <w:marLeft w:val="480"/>
      <w:marRight w:val="0"/>
      <w:marTop w:val="0"/>
      <w:marBottom w:val="0"/>
      <w:divBdr>
        <w:top w:val="none" w:sz="0" w:space="0" w:color="auto"/>
        <w:left w:val="none" w:sz="0" w:space="0" w:color="auto"/>
        <w:bottom w:val="none" w:sz="0" w:space="0" w:color="auto"/>
        <w:right w:val="none" w:sz="0" w:space="0" w:color="auto"/>
      </w:divBdr>
    </w:div>
    <w:div w:id="1331786594">
      <w:marLeft w:val="640"/>
      <w:marRight w:val="0"/>
      <w:marTop w:val="0"/>
      <w:marBottom w:val="0"/>
      <w:divBdr>
        <w:top w:val="none" w:sz="0" w:space="0" w:color="auto"/>
        <w:left w:val="none" w:sz="0" w:space="0" w:color="auto"/>
        <w:bottom w:val="none" w:sz="0" w:space="0" w:color="auto"/>
        <w:right w:val="none" w:sz="0" w:space="0" w:color="auto"/>
      </w:divBdr>
    </w:div>
    <w:div w:id="1331907458">
      <w:marLeft w:val="640"/>
      <w:marRight w:val="0"/>
      <w:marTop w:val="0"/>
      <w:marBottom w:val="0"/>
      <w:divBdr>
        <w:top w:val="none" w:sz="0" w:space="0" w:color="auto"/>
        <w:left w:val="none" w:sz="0" w:space="0" w:color="auto"/>
        <w:bottom w:val="none" w:sz="0" w:space="0" w:color="auto"/>
        <w:right w:val="none" w:sz="0" w:space="0" w:color="auto"/>
      </w:divBdr>
    </w:div>
    <w:div w:id="1331979980">
      <w:marLeft w:val="640"/>
      <w:marRight w:val="0"/>
      <w:marTop w:val="0"/>
      <w:marBottom w:val="0"/>
      <w:divBdr>
        <w:top w:val="none" w:sz="0" w:space="0" w:color="auto"/>
        <w:left w:val="none" w:sz="0" w:space="0" w:color="auto"/>
        <w:bottom w:val="none" w:sz="0" w:space="0" w:color="auto"/>
        <w:right w:val="none" w:sz="0" w:space="0" w:color="auto"/>
      </w:divBdr>
    </w:div>
    <w:div w:id="1331983620">
      <w:marLeft w:val="640"/>
      <w:marRight w:val="0"/>
      <w:marTop w:val="0"/>
      <w:marBottom w:val="0"/>
      <w:divBdr>
        <w:top w:val="none" w:sz="0" w:space="0" w:color="auto"/>
        <w:left w:val="none" w:sz="0" w:space="0" w:color="auto"/>
        <w:bottom w:val="none" w:sz="0" w:space="0" w:color="auto"/>
        <w:right w:val="none" w:sz="0" w:space="0" w:color="auto"/>
      </w:divBdr>
    </w:div>
    <w:div w:id="1332099565">
      <w:marLeft w:val="640"/>
      <w:marRight w:val="0"/>
      <w:marTop w:val="0"/>
      <w:marBottom w:val="0"/>
      <w:divBdr>
        <w:top w:val="none" w:sz="0" w:space="0" w:color="auto"/>
        <w:left w:val="none" w:sz="0" w:space="0" w:color="auto"/>
        <w:bottom w:val="none" w:sz="0" w:space="0" w:color="auto"/>
        <w:right w:val="none" w:sz="0" w:space="0" w:color="auto"/>
      </w:divBdr>
    </w:div>
    <w:div w:id="1332175594">
      <w:marLeft w:val="640"/>
      <w:marRight w:val="0"/>
      <w:marTop w:val="0"/>
      <w:marBottom w:val="0"/>
      <w:divBdr>
        <w:top w:val="none" w:sz="0" w:space="0" w:color="auto"/>
        <w:left w:val="none" w:sz="0" w:space="0" w:color="auto"/>
        <w:bottom w:val="none" w:sz="0" w:space="0" w:color="auto"/>
        <w:right w:val="none" w:sz="0" w:space="0" w:color="auto"/>
      </w:divBdr>
    </w:div>
    <w:div w:id="1332290657">
      <w:marLeft w:val="640"/>
      <w:marRight w:val="0"/>
      <w:marTop w:val="0"/>
      <w:marBottom w:val="0"/>
      <w:divBdr>
        <w:top w:val="none" w:sz="0" w:space="0" w:color="auto"/>
        <w:left w:val="none" w:sz="0" w:space="0" w:color="auto"/>
        <w:bottom w:val="none" w:sz="0" w:space="0" w:color="auto"/>
        <w:right w:val="none" w:sz="0" w:space="0" w:color="auto"/>
      </w:divBdr>
    </w:div>
    <w:div w:id="1332291818">
      <w:marLeft w:val="640"/>
      <w:marRight w:val="0"/>
      <w:marTop w:val="0"/>
      <w:marBottom w:val="0"/>
      <w:divBdr>
        <w:top w:val="none" w:sz="0" w:space="0" w:color="auto"/>
        <w:left w:val="none" w:sz="0" w:space="0" w:color="auto"/>
        <w:bottom w:val="none" w:sz="0" w:space="0" w:color="auto"/>
        <w:right w:val="none" w:sz="0" w:space="0" w:color="auto"/>
      </w:divBdr>
    </w:div>
    <w:div w:id="1332368607">
      <w:marLeft w:val="640"/>
      <w:marRight w:val="0"/>
      <w:marTop w:val="0"/>
      <w:marBottom w:val="0"/>
      <w:divBdr>
        <w:top w:val="none" w:sz="0" w:space="0" w:color="auto"/>
        <w:left w:val="none" w:sz="0" w:space="0" w:color="auto"/>
        <w:bottom w:val="none" w:sz="0" w:space="0" w:color="auto"/>
        <w:right w:val="none" w:sz="0" w:space="0" w:color="auto"/>
      </w:divBdr>
    </w:div>
    <w:div w:id="1332417271">
      <w:marLeft w:val="640"/>
      <w:marRight w:val="0"/>
      <w:marTop w:val="0"/>
      <w:marBottom w:val="0"/>
      <w:divBdr>
        <w:top w:val="none" w:sz="0" w:space="0" w:color="auto"/>
        <w:left w:val="none" w:sz="0" w:space="0" w:color="auto"/>
        <w:bottom w:val="none" w:sz="0" w:space="0" w:color="auto"/>
        <w:right w:val="none" w:sz="0" w:space="0" w:color="auto"/>
      </w:divBdr>
    </w:div>
    <w:div w:id="1332493058">
      <w:marLeft w:val="640"/>
      <w:marRight w:val="0"/>
      <w:marTop w:val="0"/>
      <w:marBottom w:val="0"/>
      <w:divBdr>
        <w:top w:val="none" w:sz="0" w:space="0" w:color="auto"/>
        <w:left w:val="none" w:sz="0" w:space="0" w:color="auto"/>
        <w:bottom w:val="none" w:sz="0" w:space="0" w:color="auto"/>
        <w:right w:val="none" w:sz="0" w:space="0" w:color="auto"/>
      </w:divBdr>
    </w:div>
    <w:div w:id="1332567750">
      <w:marLeft w:val="640"/>
      <w:marRight w:val="0"/>
      <w:marTop w:val="0"/>
      <w:marBottom w:val="0"/>
      <w:divBdr>
        <w:top w:val="none" w:sz="0" w:space="0" w:color="auto"/>
        <w:left w:val="none" w:sz="0" w:space="0" w:color="auto"/>
        <w:bottom w:val="none" w:sz="0" w:space="0" w:color="auto"/>
        <w:right w:val="none" w:sz="0" w:space="0" w:color="auto"/>
      </w:divBdr>
    </w:div>
    <w:div w:id="1332637660">
      <w:marLeft w:val="640"/>
      <w:marRight w:val="0"/>
      <w:marTop w:val="0"/>
      <w:marBottom w:val="0"/>
      <w:divBdr>
        <w:top w:val="none" w:sz="0" w:space="0" w:color="auto"/>
        <w:left w:val="none" w:sz="0" w:space="0" w:color="auto"/>
        <w:bottom w:val="none" w:sz="0" w:space="0" w:color="auto"/>
        <w:right w:val="none" w:sz="0" w:space="0" w:color="auto"/>
      </w:divBdr>
    </w:div>
    <w:div w:id="1332680271">
      <w:marLeft w:val="640"/>
      <w:marRight w:val="0"/>
      <w:marTop w:val="0"/>
      <w:marBottom w:val="0"/>
      <w:divBdr>
        <w:top w:val="none" w:sz="0" w:space="0" w:color="auto"/>
        <w:left w:val="none" w:sz="0" w:space="0" w:color="auto"/>
        <w:bottom w:val="none" w:sz="0" w:space="0" w:color="auto"/>
        <w:right w:val="none" w:sz="0" w:space="0" w:color="auto"/>
      </w:divBdr>
    </w:div>
    <w:div w:id="1332757384">
      <w:marLeft w:val="640"/>
      <w:marRight w:val="0"/>
      <w:marTop w:val="0"/>
      <w:marBottom w:val="0"/>
      <w:divBdr>
        <w:top w:val="none" w:sz="0" w:space="0" w:color="auto"/>
        <w:left w:val="none" w:sz="0" w:space="0" w:color="auto"/>
        <w:bottom w:val="none" w:sz="0" w:space="0" w:color="auto"/>
        <w:right w:val="none" w:sz="0" w:space="0" w:color="auto"/>
      </w:divBdr>
    </w:div>
    <w:div w:id="1332827944">
      <w:marLeft w:val="640"/>
      <w:marRight w:val="0"/>
      <w:marTop w:val="0"/>
      <w:marBottom w:val="0"/>
      <w:divBdr>
        <w:top w:val="none" w:sz="0" w:space="0" w:color="auto"/>
        <w:left w:val="none" w:sz="0" w:space="0" w:color="auto"/>
        <w:bottom w:val="none" w:sz="0" w:space="0" w:color="auto"/>
        <w:right w:val="none" w:sz="0" w:space="0" w:color="auto"/>
      </w:divBdr>
    </w:div>
    <w:div w:id="1332832815">
      <w:marLeft w:val="640"/>
      <w:marRight w:val="0"/>
      <w:marTop w:val="0"/>
      <w:marBottom w:val="0"/>
      <w:divBdr>
        <w:top w:val="none" w:sz="0" w:space="0" w:color="auto"/>
        <w:left w:val="none" w:sz="0" w:space="0" w:color="auto"/>
        <w:bottom w:val="none" w:sz="0" w:space="0" w:color="auto"/>
        <w:right w:val="none" w:sz="0" w:space="0" w:color="auto"/>
      </w:divBdr>
    </w:div>
    <w:div w:id="1333069361">
      <w:marLeft w:val="640"/>
      <w:marRight w:val="0"/>
      <w:marTop w:val="0"/>
      <w:marBottom w:val="0"/>
      <w:divBdr>
        <w:top w:val="none" w:sz="0" w:space="0" w:color="auto"/>
        <w:left w:val="none" w:sz="0" w:space="0" w:color="auto"/>
        <w:bottom w:val="none" w:sz="0" w:space="0" w:color="auto"/>
        <w:right w:val="none" w:sz="0" w:space="0" w:color="auto"/>
      </w:divBdr>
    </w:div>
    <w:div w:id="1333099150">
      <w:marLeft w:val="640"/>
      <w:marRight w:val="0"/>
      <w:marTop w:val="0"/>
      <w:marBottom w:val="0"/>
      <w:divBdr>
        <w:top w:val="none" w:sz="0" w:space="0" w:color="auto"/>
        <w:left w:val="none" w:sz="0" w:space="0" w:color="auto"/>
        <w:bottom w:val="none" w:sz="0" w:space="0" w:color="auto"/>
        <w:right w:val="none" w:sz="0" w:space="0" w:color="auto"/>
      </w:divBdr>
    </w:div>
    <w:div w:id="1333138834">
      <w:marLeft w:val="640"/>
      <w:marRight w:val="0"/>
      <w:marTop w:val="0"/>
      <w:marBottom w:val="0"/>
      <w:divBdr>
        <w:top w:val="none" w:sz="0" w:space="0" w:color="auto"/>
        <w:left w:val="none" w:sz="0" w:space="0" w:color="auto"/>
        <w:bottom w:val="none" w:sz="0" w:space="0" w:color="auto"/>
        <w:right w:val="none" w:sz="0" w:space="0" w:color="auto"/>
      </w:divBdr>
    </w:div>
    <w:div w:id="1333143928">
      <w:marLeft w:val="640"/>
      <w:marRight w:val="0"/>
      <w:marTop w:val="0"/>
      <w:marBottom w:val="0"/>
      <w:divBdr>
        <w:top w:val="none" w:sz="0" w:space="0" w:color="auto"/>
        <w:left w:val="none" w:sz="0" w:space="0" w:color="auto"/>
        <w:bottom w:val="none" w:sz="0" w:space="0" w:color="auto"/>
        <w:right w:val="none" w:sz="0" w:space="0" w:color="auto"/>
      </w:divBdr>
    </w:div>
    <w:div w:id="1333145158">
      <w:marLeft w:val="640"/>
      <w:marRight w:val="0"/>
      <w:marTop w:val="0"/>
      <w:marBottom w:val="0"/>
      <w:divBdr>
        <w:top w:val="none" w:sz="0" w:space="0" w:color="auto"/>
        <w:left w:val="none" w:sz="0" w:space="0" w:color="auto"/>
        <w:bottom w:val="none" w:sz="0" w:space="0" w:color="auto"/>
        <w:right w:val="none" w:sz="0" w:space="0" w:color="auto"/>
      </w:divBdr>
    </w:div>
    <w:div w:id="1333216584">
      <w:marLeft w:val="640"/>
      <w:marRight w:val="0"/>
      <w:marTop w:val="0"/>
      <w:marBottom w:val="0"/>
      <w:divBdr>
        <w:top w:val="none" w:sz="0" w:space="0" w:color="auto"/>
        <w:left w:val="none" w:sz="0" w:space="0" w:color="auto"/>
        <w:bottom w:val="none" w:sz="0" w:space="0" w:color="auto"/>
        <w:right w:val="none" w:sz="0" w:space="0" w:color="auto"/>
      </w:divBdr>
    </w:div>
    <w:div w:id="1333218495">
      <w:marLeft w:val="640"/>
      <w:marRight w:val="0"/>
      <w:marTop w:val="0"/>
      <w:marBottom w:val="0"/>
      <w:divBdr>
        <w:top w:val="none" w:sz="0" w:space="0" w:color="auto"/>
        <w:left w:val="none" w:sz="0" w:space="0" w:color="auto"/>
        <w:bottom w:val="none" w:sz="0" w:space="0" w:color="auto"/>
        <w:right w:val="none" w:sz="0" w:space="0" w:color="auto"/>
      </w:divBdr>
    </w:div>
    <w:div w:id="1333292679">
      <w:marLeft w:val="640"/>
      <w:marRight w:val="0"/>
      <w:marTop w:val="0"/>
      <w:marBottom w:val="0"/>
      <w:divBdr>
        <w:top w:val="none" w:sz="0" w:space="0" w:color="auto"/>
        <w:left w:val="none" w:sz="0" w:space="0" w:color="auto"/>
        <w:bottom w:val="none" w:sz="0" w:space="0" w:color="auto"/>
        <w:right w:val="none" w:sz="0" w:space="0" w:color="auto"/>
      </w:divBdr>
    </w:div>
    <w:div w:id="1333332977">
      <w:marLeft w:val="640"/>
      <w:marRight w:val="0"/>
      <w:marTop w:val="0"/>
      <w:marBottom w:val="0"/>
      <w:divBdr>
        <w:top w:val="none" w:sz="0" w:space="0" w:color="auto"/>
        <w:left w:val="none" w:sz="0" w:space="0" w:color="auto"/>
        <w:bottom w:val="none" w:sz="0" w:space="0" w:color="auto"/>
        <w:right w:val="none" w:sz="0" w:space="0" w:color="auto"/>
      </w:divBdr>
    </w:div>
    <w:div w:id="1333410220">
      <w:marLeft w:val="640"/>
      <w:marRight w:val="0"/>
      <w:marTop w:val="0"/>
      <w:marBottom w:val="0"/>
      <w:divBdr>
        <w:top w:val="none" w:sz="0" w:space="0" w:color="auto"/>
        <w:left w:val="none" w:sz="0" w:space="0" w:color="auto"/>
        <w:bottom w:val="none" w:sz="0" w:space="0" w:color="auto"/>
        <w:right w:val="none" w:sz="0" w:space="0" w:color="auto"/>
      </w:divBdr>
    </w:div>
    <w:div w:id="1333416004">
      <w:marLeft w:val="640"/>
      <w:marRight w:val="0"/>
      <w:marTop w:val="0"/>
      <w:marBottom w:val="0"/>
      <w:divBdr>
        <w:top w:val="none" w:sz="0" w:space="0" w:color="auto"/>
        <w:left w:val="none" w:sz="0" w:space="0" w:color="auto"/>
        <w:bottom w:val="none" w:sz="0" w:space="0" w:color="auto"/>
        <w:right w:val="none" w:sz="0" w:space="0" w:color="auto"/>
      </w:divBdr>
    </w:div>
    <w:div w:id="1333487996">
      <w:marLeft w:val="640"/>
      <w:marRight w:val="0"/>
      <w:marTop w:val="0"/>
      <w:marBottom w:val="0"/>
      <w:divBdr>
        <w:top w:val="none" w:sz="0" w:space="0" w:color="auto"/>
        <w:left w:val="none" w:sz="0" w:space="0" w:color="auto"/>
        <w:bottom w:val="none" w:sz="0" w:space="0" w:color="auto"/>
        <w:right w:val="none" w:sz="0" w:space="0" w:color="auto"/>
      </w:divBdr>
    </w:div>
    <w:div w:id="1333684136">
      <w:marLeft w:val="640"/>
      <w:marRight w:val="0"/>
      <w:marTop w:val="0"/>
      <w:marBottom w:val="0"/>
      <w:divBdr>
        <w:top w:val="none" w:sz="0" w:space="0" w:color="auto"/>
        <w:left w:val="none" w:sz="0" w:space="0" w:color="auto"/>
        <w:bottom w:val="none" w:sz="0" w:space="0" w:color="auto"/>
        <w:right w:val="none" w:sz="0" w:space="0" w:color="auto"/>
      </w:divBdr>
    </w:div>
    <w:div w:id="1333728186">
      <w:marLeft w:val="640"/>
      <w:marRight w:val="0"/>
      <w:marTop w:val="0"/>
      <w:marBottom w:val="0"/>
      <w:divBdr>
        <w:top w:val="none" w:sz="0" w:space="0" w:color="auto"/>
        <w:left w:val="none" w:sz="0" w:space="0" w:color="auto"/>
        <w:bottom w:val="none" w:sz="0" w:space="0" w:color="auto"/>
        <w:right w:val="none" w:sz="0" w:space="0" w:color="auto"/>
      </w:divBdr>
    </w:div>
    <w:div w:id="1333801104">
      <w:marLeft w:val="640"/>
      <w:marRight w:val="0"/>
      <w:marTop w:val="0"/>
      <w:marBottom w:val="0"/>
      <w:divBdr>
        <w:top w:val="none" w:sz="0" w:space="0" w:color="auto"/>
        <w:left w:val="none" w:sz="0" w:space="0" w:color="auto"/>
        <w:bottom w:val="none" w:sz="0" w:space="0" w:color="auto"/>
        <w:right w:val="none" w:sz="0" w:space="0" w:color="auto"/>
      </w:divBdr>
    </w:div>
    <w:div w:id="1333801658">
      <w:marLeft w:val="640"/>
      <w:marRight w:val="0"/>
      <w:marTop w:val="0"/>
      <w:marBottom w:val="0"/>
      <w:divBdr>
        <w:top w:val="none" w:sz="0" w:space="0" w:color="auto"/>
        <w:left w:val="none" w:sz="0" w:space="0" w:color="auto"/>
        <w:bottom w:val="none" w:sz="0" w:space="0" w:color="auto"/>
        <w:right w:val="none" w:sz="0" w:space="0" w:color="auto"/>
      </w:divBdr>
    </w:div>
    <w:div w:id="1333802399">
      <w:marLeft w:val="640"/>
      <w:marRight w:val="0"/>
      <w:marTop w:val="0"/>
      <w:marBottom w:val="0"/>
      <w:divBdr>
        <w:top w:val="none" w:sz="0" w:space="0" w:color="auto"/>
        <w:left w:val="none" w:sz="0" w:space="0" w:color="auto"/>
        <w:bottom w:val="none" w:sz="0" w:space="0" w:color="auto"/>
        <w:right w:val="none" w:sz="0" w:space="0" w:color="auto"/>
      </w:divBdr>
    </w:div>
    <w:div w:id="1333802774">
      <w:marLeft w:val="640"/>
      <w:marRight w:val="0"/>
      <w:marTop w:val="0"/>
      <w:marBottom w:val="0"/>
      <w:divBdr>
        <w:top w:val="none" w:sz="0" w:space="0" w:color="auto"/>
        <w:left w:val="none" w:sz="0" w:space="0" w:color="auto"/>
        <w:bottom w:val="none" w:sz="0" w:space="0" w:color="auto"/>
        <w:right w:val="none" w:sz="0" w:space="0" w:color="auto"/>
      </w:divBdr>
    </w:div>
    <w:div w:id="1333946684">
      <w:marLeft w:val="640"/>
      <w:marRight w:val="0"/>
      <w:marTop w:val="0"/>
      <w:marBottom w:val="0"/>
      <w:divBdr>
        <w:top w:val="none" w:sz="0" w:space="0" w:color="auto"/>
        <w:left w:val="none" w:sz="0" w:space="0" w:color="auto"/>
        <w:bottom w:val="none" w:sz="0" w:space="0" w:color="auto"/>
        <w:right w:val="none" w:sz="0" w:space="0" w:color="auto"/>
      </w:divBdr>
    </w:div>
    <w:div w:id="1333987736">
      <w:marLeft w:val="640"/>
      <w:marRight w:val="0"/>
      <w:marTop w:val="0"/>
      <w:marBottom w:val="0"/>
      <w:divBdr>
        <w:top w:val="none" w:sz="0" w:space="0" w:color="auto"/>
        <w:left w:val="none" w:sz="0" w:space="0" w:color="auto"/>
        <w:bottom w:val="none" w:sz="0" w:space="0" w:color="auto"/>
        <w:right w:val="none" w:sz="0" w:space="0" w:color="auto"/>
      </w:divBdr>
    </w:div>
    <w:div w:id="1333994497">
      <w:marLeft w:val="640"/>
      <w:marRight w:val="0"/>
      <w:marTop w:val="0"/>
      <w:marBottom w:val="0"/>
      <w:divBdr>
        <w:top w:val="none" w:sz="0" w:space="0" w:color="auto"/>
        <w:left w:val="none" w:sz="0" w:space="0" w:color="auto"/>
        <w:bottom w:val="none" w:sz="0" w:space="0" w:color="auto"/>
        <w:right w:val="none" w:sz="0" w:space="0" w:color="auto"/>
      </w:divBdr>
    </w:div>
    <w:div w:id="1333995899">
      <w:marLeft w:val="640"/>
      <w:marRight w:val="0"/>
      <w:marTop w:val="0"/>
      <w:marBottom w:val="0"/>
      <w:divBdr>
        <w:top w:val="none" w:sz="0" w:space="0" w:color="auto"/>
        <w:left w:val="none" w:sz="0" w:space="0" w:color="auto"/>
        <w:bottom w:val="none" w:sz="0" w:space="0" w:color="auto"/>
        <w:right w:val="none" w:sz="0" w:space="0" w:color="auto"/>
      </w:divBdr>
    </w:div>
    <w:div w:id="1334144338">
      <w:marLeft w:val="640"/>
      <w:marRight w:val="0"/>
      <w:marTop w:val="0"/>
      <w:marBottom w:val="0"/>
      <w:divBdr>
        <w:top w:val="none" w:sz="0" w:space="0" w:color="auto"/>
        <w:left w:val="none" w:sz="0" w:space="0" w:color="auto"/>
        <w:bottom w:val="none" w:sz="0" w:space="0" w:color="auto"/>
        <w:right w:val="none" w:sz="0" w:space="0" w:color="auto"/>
      </w:divBdr>
    </w:div>
    <w:div w:id="1334379972">
      <w:marLeft w:val="640"/>
      <w:marRight w:val="0"/>
      <w:marTop w:val="0"/>
      <w:marBottom w:val="0"/>
      <w:divBdr>
        <w:top w:val="none" w:sz="0" w:space="0" w:color="auto"/>
        <w:left w:val="none" w:sz="0" w:space="0" w:color="auto"/>
        <w:bottom w:val="none" w:sz="0" w:space="0" w:color="auto"/>
        <w:right w:val="none" w:sz="0" w:space="0" w:color="auto"/>
      </w:divBdr>
    </w:div>
    <w:div w:id="1334450708">
      <w:marLeft w:val="640"/>
      <w:marRight w:val="0"/>
      <w:marTop w:val="0"/>
      <w:marBottom w:val="0"/>
      <w:divBdr>
        <w:top w:val="none" w:sz="0" w:space="0" w:color="auto"/>
        <w:left w:val="none" w:sz="0" w:space="0" w:color="auto"/>
        <w:bottom w:val="none" w:sz="0" w:space="0" w:color="auto"/>
        <w:right w:val="none" w:sz="0" w:space="0" w:color="auto"/>
      </w:divBdr>
    </w:div>
    <w:div w:id="1334456268">
      <w:marLeft w:val="640"/>
      <w:marRight w:val="0"/>
      <w:marTop w:val="0"/>
      <w:marBottom w:val="0"/>
      <w:divBdr>
        <w:top w:val="none" w:sz="0" w:space="0" w:color="auto"/>
        <w:left w:val="none" w:sz="0" w:space="0" w:color="auto"/>
        <w:bottom w:val="none" w:sz="0" w:space="0" w:color="auto"/>
        <w:right w:val="none" w:sz="0" w:space="0" w:color="auto"/>
      </w:divBdr>
    </w:div>
    <w:div w:id="1334575863">
      <w:marLeft w:val="640"/>
      <w:marRight w:val="0"/>
      <w:marTop w:val="0"/>
      <w:marBottom w:val="0"/>
      <w:divBdr>
        <w:top w:val="none" w:sz="0" w:space="0" w:color="auto"/>
        <w:left w:val="none" w:sz="0" w:space="0" w:color="auto"/>
        <w:bottom w:val="none" w:sz="0" w:space="0" w:color="auto"/>
        <w:right w:val="none" w:sz="0" w:space="0" w:color="auto"/>
      </w:divBdr>
    </w:div>
    <w:div w:id="1334576052">
      <w:marLeft w:val="640"/>
      <w:marRight w:val="0"/>
      <w:marTop w:val="0"/>
      <w:marBottom w:val="0"/>
      <w:divBdr>
        <w:top w:val="none" w:sz="0" w:space="0" w:color="auto"/>
        <w:left w:val="none" w:sz="0" w:space="0" w:color="auto"/>
        <w:bottom w:val="none" w:sz="0" w:space="0" w:color="auto"/>
        <w:right w:val="none" w:sz="0" w:space="0" w:color="auto"/>
      </w:divBdr>
    </w:div>
    <w:div w:id="1334576331">
      <w:marLeft w:val="640"/>
      <w:marRight w:val="0"/>
      <w:marTop w:val="0"/>
      <w:marBottom w:val="0"/>
      <w:divBdr>
        <w:top w:val="none" w:sz="0" w:space="0" w:color="auto"/>
        <w:left w:val="none" w:sz="0" w:space="0" w:color="auto"/>
        <w:bottom w:val="none" w:sz="0" w:space="0" w:color="auto"/>
        <w:right w:val="none" w:sz="0" w:space="0" w:color="auto"/>
      </w:divBdr>
    </w:div>
    <w:div w:id="1334646638">
      <w:marLeft w:val="640"/>
      <w:marRight w:val="0"/>
      <w:marTop w:val="0"/>
      <w:marBottom w:val="0"/>
      <w:divBdr>
        <w:top w:val="none" w:sz="0" w:space="0" w:color="auto"/>
        <w:left w:val="none" w:sz="0" w:space="0" w:color="auto"/>
        <w:bottom w:val="none" w:sz="0" w:space="0" w:color="auto"/>
        <w:right w:val="none" w:sz="0" w:space="0" w:color="auto"/>
      </w:divBdr>
    </w:div>
    <w:div w:id="1334648771">
      <w:marLeft w:val="640"/>
      <w:marRight w:val="0"/>
      <w:marTop w:val="0"/>
      <w:marBottom w:val="0"/>
      <w:divBdr>
        <w:top w:val="none" w:sz="0" w:space="0" w:color="auto"/>
        <w:left w:val="none" w:sz="0" w:space="0" w:color="auto"/>
        <w:bottom w:val="none" w:sz="0" w:space="0" w:color="auto"/>
        <w:right w:val="none" w:sz="0" w:space="0" w:color="auto"/>
      </w:divBdr>
    </w:div>
    <w:div w:id="1334727594">
      <w:marLeft w:val="640"/>
      <w:marRight w:val="0"/>
      <w:marTop w:val="0"/>
      <w:marBottom w:val="0"/>
      <w:divBdr>
        <w:top w:val="none" w:sz="0" w:space="0" w:color="auto"/>
        <w:left w:val="none" w:sz="0" w:space="0" w:color="auto"/>
        <w:bottom w:val="none" w:sz="0" w:space="0" w:color="auto"/>
        <w:right w:val="none" w:sz="0" w:space="0" w:color="auto"/>
      </w:divBdr>
    </w:div>
    <w:div w:id="1334794403">
      <w:marLeft w:val="640"/>
      <w:marRight w:val="0"/>
      <w:marTop w:val="0"/>
      <w:marBottom w:val="0"/>
      <w:divBdr>
        <w:top w:val="none" w:sz="0" w:space="0" w:color="auto"/>
        <w:left w:val="none" w:sz="0" w:space="0" w:color="auto"/>
        <w:bottom w:val="none" w:sz="0" w:space="0" w:color="auto"/>
        <w:right w:val="none" w:sz="0" w:space="0" w:color="auto"/>
      </w:divBdr>
    </w:div>
    <w:div w:id="1334800730">
      <w:marLeft w:val="640"/>
      <w:marRight w:val="0"/>
      <w:marTop w:val="0"/>
      <w:marBottom w:val="0"/>
      <w:divBdr>
        <w:top w:val="none" w:sz="0" w:space="0" w:color="auto"/>
        <w:left w:val="none" w:sz="0" w:space="0" w:color="auto"/>
        <w:bottom w:val="none" w:sz="0" w:space="0" w:color="auto"/>
        <w:right w:val="none" w:sz="0" w:space="0" w:color="auto"/>
      </w:divBdr>
    </w:div>
    <w:div w:id="1334838720">
      <w:marLeft w:val="640"/>
      <w:marRight w:val="0"/>
      <w:marTop w:val="0"/>
      <w:marBottom w:val="0"/>
      <w:divBdr>
        <w:top w:val="none" w:sz="0" w:space="0" w:color="auto"/>
        <w:left w:val="none" w:sz="0" w:space="0" w:color="auto"/>
        <w:bottom w:val="none" w:sz="0" w:space="0" w:color="auto"/>
        <w:right w:val="none" w:sz="0" w:space="0" w:color="auto"/>
      </w:divBdr>
    </w:div>
    <w:div w:id="1334913730">
      <w:marLeft w:val="640"/>
      <w:marRight w:val="0"/>
      <w:marTop w:val="0"/>
      <w:marBottom w:val="0"/>
      <w:divBdr>
        <w:top w:val="none" w:sz="0" w:space="0" w:color="auto"/>
        <w:left w:val="none" w:sz="0" w:space="0" w:color="auto"/>
        <w:bottom w:val="none" w:sz="0" w:space="0" w:color="auto"/>
        <w:right w:val="none" w:sz="0" w:space="0" w:color="auto"/>
      </w:divBdr>
    </w:div>
    <w:div w:id="1334920894">
      <w:marLeft w:val="640"/>
      <w:marRight w:val="0"/>
      <w:marTop w:val="0"/>
      <w:marBottom w:val="0"/>
      <w:divBdr>
        <w:top w:val="none" w:sz="0" w:space="0" w:color="auto"/>
        <w:left w:val="none" w:sz="0" w:space="0" w:color="auto"/>
        <w:bottom w:val="none" w:sz="0" w:space="0" w:color="auto"/>
        <w:right w:val="none" w:sz="0" w:space="0" w:color="auto"/>
      </w:divBdr>
    </w:div>
    <w:div w:id="1334995828">
      <w:marLeft w:val="640"/>
      <w:marRight w:val="0"/>
      <w:marTop w:val="0"/>
      <w:marBottom w:val="0"/>
      <w:divBdr>
        <w:top w:val="none" w:sz="0" w:space="0" w:color="auto"/>
        <w:left w:val="none" w:sz="0" w:space="0" w:color="auto"/>
        <w:bottom w:val="none" w:sz="0" w:space="0" w:color="auto"/>
        <w:right w:val="none" w:sz="0" w:space="0" w:color="auto"/>
      </w:divBdr>
    </w:div>
    <w:div w:id="1335063622">
      <w:marLeft w:val="640"/>
      <w:marRight w:val="0"/>
      <w:marTop w:val="0"/>
      <w:marBottom w:val="0"/>
      <w:divBdr>
        <w:top w:val="none" w:sz="0" w:space="0" w:color="auto"/>
        <w:left w:val="none" w:sz="0" w:space="0" w:color="auto"/>
        <w:bottom w:val="none" w:sz="0" w:space="0" w:color="auto"/>
        <w:right w:val="none" w:sz="0" w:space="0" w:color="auto"/>
      </w:divBdr>
    </w:div>
    <w:div w:id="1335108888">
      <w:marLeft w:val="640"/>
      <w:marRight w:val="0"/>
      <w:marTop w:val="0"/>
      <w:marBottom w:val="0"/>
      <w:divBdr>
        <w:top w:val="none" w:sz="0" w:space="0" w:color="auto"/>
        <w:left w:val="none" w:sz="0" w:space="0" w:color="auto"/>
        <w:bottom w:val="none" w:sz="0" w:space="0" w:color="auto"/>
        <w:right w:val="none" w:sz="0" w:space="0" w:color="auto"/>
      </w:divBdr>
    </w:div>
    <w:div w:id="1335182536">
      <w:marLeft w:val="640"/>
      <w:marRight w:val="0"/>
      <w:marTop w:val="0"/>
      <w:marBottom w:val="0"/>
      <w:divBdr>
        <w:top w:val="none" w:sz="0" w:space="0" w:color="auto"/>
        <w:left w:val="none" w:sz="0" w:space="0" w:color="auto"/>
        <w:bottom w:val="none" w:sz="0" w:space="0" w:color="auto"/>
        <w:right w:val="none" w:sz="0" w:space="0" w:color="auto"/>
      </w:divBdr>
    </w:div>
    <w:div w:id="1335257266">
      <w:marLeft w:val="640"/>
      <w:marRight w:val="0"/>
      <w:marTop w:val="0"/>
      <w:marBottom w:val="0"/>
      <w:divBdr>
        <w:top w:val="none" w:sz="0" w:space="0" w:color="auto"/>
        <w:left w:val="none" w:sz="0" w:space="0" w:color="auto"/>
        <w:bottom w:val="none" w:sz="0" w:space="0" w:color="auto"/>
        <w:right w:val="none" w:sz="0" w:space="0" w:color="auto"/>
      </w:divBdr>
    </w:div>
    <w:div w:id="1335259804">
      <w:marLeft w:val="640"/>
      <w:marRight w:val="0"/>
      <w:marTop w:val="0"/>
      <w:marBottom w:val="0"/>
      <w:divBdr>
        <w:top w:val="none" w:sz="0" w:space="0" w:color="auto"/>
        <w:left w:val="none" w:sz="0" w:space="0" w:color="auto"/>
        <w:bottom w:val="none" w:sz="0" w:space="0" w:color="auto"/>
        <w:right w:val="none" w:sz="0" w:space="0" w:color="auto"/>
      </w:divBdr>
    </w:div>
    <w:div w:id="1335261149">
      <w:marLeft w:val="640"/>
      <w:marRight w:val="0"/>
      <w:marTop w:val="0"/>
      <w:marBottom w:val="0"/>
      <w:divBdr>
        <w:top w:val="none" w:sz="0" w:space="0" w:color="auto"/>
        <w:left w:val="none" w:sz="0" w:space="0" w:color="auto"/>
        <w:bottom w:val="none" w:sz="0" w:space="0" w:color="auto"/>
        <w:right w:val="none" w:sz="0" w:space="0" w:color="auto"/>
      </w:divBdr>
    </w:div>
    <w:div w:id="1335306212">
      <w:marLeft w:val="640"/>
      <w:marRight w:val="0"/>
      <w:marTop w:val="0"/>
      <w:marBottom w:val="0"/>
      <w:divBdr>
        <w:top w:val="none" w:sz="0" w:space="0" w:color="auto"/>
        <w:left w:val="none" w:sz="0" w:space="0" w:color="auto"/>
        <w:bottom w:val="none" w:sz="0" w:space="0" w:color="auto"/>
        <w:right w:val="none" w:sz="0" w:space="0" w:color="auto"/>
      </w:divBdr>
    </w:div>
    <w:div w:id="1335306599">
      <w:marLeft w:val="640"/>
      <w:marRight w:val="0"/>
      <w:marTop w:val="0"/>
      <w:marBottom w:val="0"/>
      <w:divBdr>
        <w:top w:val="none" w:sz="0" w:space="0" w:color="auto"/>
        <w:left w:val="none" w:sz="0" w:space="0" w:color="auto"/>
        <w:bottom w:val="none" w:sz="0" w:space="0" w:color="auto"/>
        <w:right w:val="none" w:sz="0" w:space="0" w:color="auto"/>
      </w:divBdr>
    </w:div>
    <w:div w:id="1335374354">
      <w:marLeft w:val="640"/>
      <w:marRight w:val="0"/>
      <w:marTop w:val="0"/>
      <w:marBottom w:val="0"/>
      <w:divBdr>
        <w:top w:val="none" w:sz="0" w:space="0" w:color="auto"/>
        <w:left w:val="none" w:sz="0" w:space="0" w:color="auto"/>
        <w:bottom w:val="none" w:sz="0" w:space="0" w:color="auto"/>
        <w:right w:val="none" w:sz="0" w:space="0" w:color="auto"/>
      </w:divBdr>
    </w:div>
    <w:div w:id="1335375605">
      <w:marLeft w:val="640"/>
      <w:marRight w:val="0"/>
      <w:marTop w:val="0"/>
      <w:marBottom w:val="0"/>
      <w:divBdr>
        <w:top w:val="none" w:sz="0" w:space="0" w:color="auto"/>
        <w:left w:val="none" w:sz="0" w:space="0" w:color="auto"/>
        <w:bottom w:val="none" w:sz="0" w:space="0" w:color="auto"/>
        <w:right w:val="none" w:sz="0" w:space="0" w:color="auto"/>
      </w:divBdr>
    </w:div>
    <w:div w:id="1335451557">
      <w:marLeft w:val="640"/>
      <w:marRight w:val="0"/>
      <w:marTop w:val="0"/>
      <w:marBottom w:val="0"/>
      <w:divBdr>
        <w:top w:val="none" w:sz="0" w:space="0" w:color="auto"/>
        <w:left w:val="none" w:sz="0" w:space="0" w:color="auto"/>
        <w:bottom w:val="none" w:sz="0" w:space="0" w:color="auto"/>
        <w:right w:val="none" w:sz="0" w:space="0" w:color="auto"/>
      </w:divBdr>
    </w:div>
    <w:div w:id="1335499706">
      <w:marLeft w:val="640"/>
      <w:marRight w:val="0"/>
      <w:marTop w:val="0"/>
      <w:marBottom w:val="0"/>
      <w:divBdr>
        <w:top w:val="none" w:sz="0" w:space="0" w:color="auto"/>
        <w:left w:val="none" w:sz="0" w:space="0" w:color="auto"/>
        <w:bottom w:val="none" w:sz="0" w:space="0" w:color="auto"/>
        <w:right w:val="none" w:sz="0" w:space="0" w:color="auto"/>
      </w:divBdr>
    </w:div>
    <w:div w:id="1335643783">
      <w:marLeft w:val="640"/>
      <w:marRight w:val="0"/>
      <w:marTop w:val="0"/>
      <w:marBottom w:val="0"/>
      <w:divBdr>
        <w:top w:val="none" w:sz="0" w:space="0" w:color="auto"/>
        <w:left w:val="none" w:sz="0" w:space="0" w:color="auto"/>
        <w:bottom w:val="none" w:sz="0" w:space="0" w:color="auto"/>
        <w:right w:val="none" w:sz="0" w:space="0" w:color="auto"/>
      </w:divBdr>
    </w:div>
    <w:div w:id="1335647772">
      <w:marLeft w:val="640"/>
      <w:marRight w:val="0"/>
      <w:marTop w:val="0"/>
      <w:marBottom w:val="0"/>
      <w:divBdr>
        <w:top w:val="none" w:sz="0" w:space="0" w:color="auto"/>
        <w:left w:val="none" w:sz="0" w:space="0" w:color="auto"/>
        <w:bottom w:val="none" w:sz="0" w:space="0" w:color="auto"/>
        <w:right w:val="none" w:sz="0" w:space="0" w:color="auto"/>
      </w:divBdr>
    </w:div>
    <w:div w:id="1335767400">
      <w:marLeft w:val="640"/>
      <w:marRight w:val="0"/>
      <w:marTop w:val="0"/>
      <w:marBottom w:val="0"/>
      <w:divBdr>
        <w:top w:val="none" w:sz="0" w:space="0" w:color="auto"/>
        <w:left w:val="none" w:sz="0" w:space="0" w:color="auto"/>
        <w:bottom w:val="none" w:sz="0" w:space="0" w:color="auto"/>
        <w:right w:val="none" w:sz="0" w:space="0" w:color="auto"/>
      </w:divBdr>
    </w:div>
    <w:div w:id="1335838836">
      <w:marLeft w:val="640"/>
      <w:marRight w:val="0"/>
      <w:marTop w:val="0"/>
      <w:marBottom w:val="0"/>
      <w:divBdr>
        <w:top w:val="none" w:sz="0" w:space="0" w:color="auto"/>
        <w:left w:val="none" w:sz="0" w:space="0" w:color="auto"/>
        <w:bottom w:val="none" w:sz="0" w:space="0" w:color="auto"/>
        <w:right w:val="none" w:sz="0" w:space="0" w:color="auto"/>
      </w:divBdr>
    </w:div>
    <w:div w:id="1335839699">
      <w:marLeft w:val="640"/>
      <w:marRight w:val="0"/>
      <w:marTop w:val="0"/>
      <w:marBottom w:val="0"/>
      <w:divBdr>
        <w:top w:val="none" w:sz="0" w:space="0" w:color="auto"/>
        <w:left w:val="none" w:sz="0" w:space="0" w:color="auto"/>
        <w:bottom w:val="none" w:sz="0" w:space="0" w:color="auto"/>
        <w:right w:val="none" w:sz="0" w:space="0" w:color="auto"/>
      </w:divBdr>
    </w:div>
    <w:div w:id="1335843206">
      <w:marLeft w:val="640"/>
      <w:marRight w:val="0"/>
      <w:marTop w:val="0"/>
      <w:marBottom w:val="0"/>
      <w:divBdr>
        <w:top w:val="none" w:sz="0" w:space="0" w:color="auto"/>
        <w:left w:val="none" w:sz="0" w:space="0" w:color="auto"/>
        <w:bottom w:val="none" w:sz="0" w:space="0" w:color="auto"/>
        <w:right w:val="none" w:sz="0" w:space="0" w:color="auto"/>
      </w:divBdr>
    </w:div>
    <w:div w:id="1335844006">
      <w:marLeft w:val="640"/>
      <w:marRight w:val="0"/>
      <w:marTop w:val="0"/>
      <w:marBottom w:val="0"/>
      <w:divBdr>
        <w:top w:val="none" w:sz="0" w:space="0" w:color="auto"/>
        <w:left w:val="none" w:sz="0" w:space="0" w:color="auto"/>
        <w:bottom w:val="none" w:sz="0" w:space="0" w:color="auto"/>
        <w:right w:val="none" w:sz="0" w:space="0" w:color="auto"/>
      </w:divBdr>
    </w:div>
    <w:div w:id="1335954288">
      <w:marLeft w:val="640"/>
      <w:marRight w:val="0"/>
      <w:marTop w:val="0"/>
      <w:marBottom w:val="0"/>
      <w:divBdr>
        <w:top w:val="none" w:sz="0" w:space="0" w:color="auto"/>
        <w:left w:val="none" w:sz="0" w:space="0" w:color="auto"/>
        <w:bottom w:val="none" w:sz="0" w:space="0" w:color="auto"/>
        <w:right w:val="none" w:sz="0" w:space="0" w:color="auto"/>
      </w:divBdr>
    </w:div>
    <w:div w:id="1336151100">
      <w:marLeft w:val="640"/>
      <w:marRight w:val="0"/>
      <w:marTop w:val="0"/>
      <w:marBottom w:val="0"/>
      <w:divBdr>
        <w:top w:val="none" w:sz="0" w:space="0" w:color="auto"/>
        <w:left w:val="none" w:sz="0" w:space="0" w:color="auto"/>
        <w:bottom w:val="none" w:sz="0" w:space="0" w:color="auto"/>
        <w:right w:val="none" w:sz="0" w:space="0" w:color="auto"/>
      </w:divBdr>
    </w:div>
    <w:div w:id="1336376862">
      <w:marLeft w:val="640"/>
      <w:marRight w:val="0"/>
      <w:marTop w:val="0"/>
      <w:marBottom w:val="0"/>
      <w:divBdr>
        <w:top w:val="none" w:sz="0" w:space="0" w:color="auto"/>
        <w:left w:val="none" w:sz="0" w:space="0" w:color="auto"/>
        <w:bottom w:val="none" w:sz="0" w:space="0" w:color="auto"/>
        <w:right w:val="none" w:sz="0" w:space="0" w:color="auto"/>
      </w:divBdr>
    </w:div>
    <w:div w:id="1336417310">
      <w:marLeft w:val="640"/>
      <w:marRight w:val="0"/>
      <w:marTop w:val="0"/>
      <w:marBottom w:val="0"/>
      <w:divBdr>
        <w:top w:val="none" w:sz="0" w:space="0" w:color="auto"/>
        <w:left w:val="none" w:sz="0" w:space="0" w:color="auto"/>
        <w:bottom w:val="none" w:sz="0" w:space="0" w:color="auto"/>
        <w:right w:val="none" w:sz="0" w:space="0" w:color="auto"/>
      </w:divBdr>
    </w:div>
    <w:div w:id="1336417438">
      <w:marLeft w:val="640"/>
      <w:marRight w:val="0"/>
      <w:marTop w:val="0"/>
      <w:marBottom w:val="0"/>
      <w:divBdr>
        <w:top w:val="none" w:sz="0" w:space="0" w:color="auto"/>
        <w:left w:val="none" w:sz="0" w:space="0" w:color="auto"/>
        <w:bottom w:val="none" w:sz="0" w:space="0" w:color="auto"/>
        <w:right w:val="none" w:sz="0" w:space="0" w:color="auto"/>
      </w:divBdr>
    </w:div>
    <w:div w:id="1336499373">
      <w:marLeft w:val="640"/>
      <w:marRight w:val="0"/>
      <w:marTop w:val="0"/>
      <w:marBottom w:val="0"/>
      <w:divBdr>
        <w:top w:val="none" w:sz="0" w:space="0" w:color="auto"/>
        <w:left w:val="none" w:sz="0" w:space="0" w:color="auto"/>
        <w:bottom w:val="none" w:sz="0" w:space="0" w:color="auto"/>
        <w:right w:val="none" w:sz="0" w:space="0" w:color="auto"/>
      </w:divBdr>
    </w:div>
    <w:div w:id="1336613858">
      <w:marLeft w:val="640"/>
      <w:marRight w:val="0"/>
      <w:marTop w:val="0"/>
      <w:marBottom w:val="0"/>
      <w:divBdr>
        <w:top w:val="none" w:sz="0" w:space="0" w:color="auto"/>
        <w:left w:val="none" w:sz="0" w:space="0" w:color="auto"/>
        <w:bottom w:val="none" w:sz="0" w:space="0" w:color="auto"/>
        <w:right w:val="none" w:sz="0" w:space="0" w:color="auto"/>
      </w:divBdr>
    </w:div>
    <w:div w:id="1336617154">
      <w:marLeft w:val="640"/>
      <w:marRight w:val="0"/>
      <w:marTop w:val="0"/>
      <w:marBottom w:val="0"/>
      <w:divBdr>
        <w:top w:val="none" w:sz="0" w:space="0" w:color="auto"/>
        <w:left w:val="none" w:sz="0" w:space="0" w:color="auto"/>
        <w:bottom w:val="none" w:sz="0" w:space="0" w:color="auto"/>
        <w:right w:val="none" w:sz="0" w:space="0" w:color="auto"/>
      </w:divBdr>
    </w:div>
    <w:div w:id="1336685096">
      <w:marLeft w:val="640"/>
      <w:marRight w:val="0"/>
      <w:marTop w:val="0"/>
      <w:marBottom w:val="0"/>
      <w:divBdr>
        <w:top w:val="none" w:sz="0" w:space="0" w:color="auto"/>
        <w:left w:val="none" w:sz="0" w:space="0" w:color="auto"/>
        <w:bottom w:val="none" w:sz="0" w:space="0" w:color="auto"/>
        <w:right w:val="none" w:sz="0" w:space="0" w:color="auto"/>
      </w:divBdr>
    </w:div>
    <w:div w:id="1336765244">
      <w:marLeft w:val="640"/>
      <w:marRight w:val="0"/>
      <w:marTop w:val="0"/>
      <w:marBottom w:val="0"/>
      <w:divBdr>
        <w:top w:val="none" w:sz="0" w:space="0" w:color="auto"/>
        <w:left w:val="none" w:sz="0" w:space="0" w:color="auto"/>
        <w:bottom w:val="none" w:sz="0" w:space="0" w:color="auto"/>
        <w:right w:val="none" w:sz="0" w:space="0" w:color="auto"/>
      </w:divBdr>
    </w:div>
    <w:div w:id="1336768309">
      <w:marLeft w:val="640"/>
      <w:marRight w:val="0"/>
      <w:marTop w:val="0"/>
      <w:marBottom w:val="0"/>
      <w:divBdr>
        <w:top w:val="none" w:sz="0" w:space="0" w:color="auto"/>
        <w:left w:val="none" w:sz="0" w:space="0" w:color="auto"/>
        <w:bottom w:val="none" w:sz="0" w:space="0" w:color="auto"/>
        <w:right w:val="none" w:sz="0" w:space="0" w:color="auto"/>
      </w:divBdr>
    </w:div>
    <w:div w:id="1336804722">
      <w:marLeft w:val="640"/>
      <w:marRight w:val="0"/>
      <w:marTop w:val="0"/>
      <w:marBottom w:val="0"/>
      <w:divBdr>
        <w:top w:val="none" w:sz="0" w:space="0" w:color="auto"/>
        <w:left w:val="none" w:sz="0" w:space="0" w:color="auto"/>
        <w:bottom w:val="none" w:sz="0" w:space="0" w:color="auto"/>
        <w:right w:val="none" w:sz="0" w:space="0" w:color="auto"/>
      </w:divBdr>
    </w:div>
    <w:div w:id="1336807391">
      <w:marLeft w:val="640"/>
      <w:marRight w:val="0"/>
      <w:marTop w:val="0"/>
      <w:marBottom w:val="0"/>
      <w:divBdr>
        <w:top w:val="none" w:sz="0" w:space="0" w:color="auto"/>
        <w:left w:val="none" w:sz="0" w:space="0" w:color="auto"/>
        <w:bottom w:val="none" w:sz="0" w:space="0" w:color="auto"/>
        <w:right w:val="none" w:sz="0" w:space="0" w:color="auto"/>
      </w:divBdr>
    </w:div>
    <w:div w:id="1336807583">
      <w:marLeft w:val="640"/>
      <w:marRight w:val="0"/>
      <w:marTop w:val="0"/>
      <w:marBottom w:val="0"/>
      <w:divBdr>
        <w:top w:val="none" w:sz="0" w:space="0" w:color="auto"/>
        <w:left w:val="none" w:sz="0" w:space="0" w:color="auto"/>
        <w:bottom w:val="none" w:sz="0" w:space="0" w:color="auto"/>
        <w:right w:val="none" w:sz="0" w:space="0" w:color="auto"/>
      </w:divBdr>
    </w:div>
    <w:div w:id="1336834881">
      <w:marLeft w:val="640"/>
      <w:marRight w:val="0"/>
      <w:marTop w:val="0"/>
      <w:marBottom w:val="0"/>
      <w:divBdr>
        <w:top w:val="none" w:sz="0" w:space="0" w:color="auto"/>
        <w:left w:val="none" w:sz="0" w:space="0" w:color="auto"/>
        <w:bottom w:val="none" w:sz="0" w:space="0" w:color="auto"/>
        <w:right w:val="none" w:sz="0" w:space="0" w:color="auto"/>
      </w:divBdr>
    </w:div>
    <w:div w:id="1336880961">
      <w:marLeft w:val="640"/>
      <w:marRight w:val="0"/>
      <w:marTop w:val="0"/>
      <w:marBottom w:val="0"/>
      <w:divBdr>
        <w:top w:val="none" w:sz="0" w:space="0" w:color="auto"/>
        <w:left w:val="none" w:sz="0" w:space="0" w:color="auto"/>
        <w:bottom w:val="none" w:sz="0" w:space="0" w:color="auto"/>
        <w:right w:val="none" w:sz="0" w:space="0" w:color="auto"/>
      </w:divBdr>
    </w:div>
    <w:div w:id="1336885013">
      <w:marLeft w:val="640"/>
      <w:marRight w:val="0"/>
      <w:marTop w:val="0"/>
      <w:marBottom w:val="0"/>
      <w:divBdr>
        <w:top w:val="none" w:sz="0" w:space="0" w:color="auto"/>
        <w:left w:val="none" w:sz="0" w:space="0" w:color="auto"/>
        <w:bottom w:val="none" w:sz="0" w:space="0" w:color="auto"/>
        <w:right w:val="none" w:sz="0" w:space="0" w:color="auto"/>
      </w:divBdr>
    </w:div>
    <w:div w:id="1336956697">
      <w:marLeft w:val="640"/>
      <w:marRight w:val="0"/>
      <w:marTop w:val="0"/>
      <w:marBottom w:val="0"/>
      <w:divBdr>
        <w:top w:val="none" w:sz="0" w:space="0" w:color="auto"/>
        <w:left w:val="none" w:sz="0" w:space="0" w:color="auto"/>
        <w:bottom w:val="none" w:sz="0" w:space="0" w:color="auto"/>
        <w:right w:val="none" w:sz="0" w:space="0" w:color="auto"/>
      </w:divBdr>
    </w:div>
    <w:div w:id="1336961182">
      <w:marLeft w:val="640"/>
      <w:marRight w:val="0"/>
      <w:marTop w:val="0"/>
      <w:marBottom w:val="0"/>
      <w:divBdr>
        <w:top w:val="none" w:sz="0" w:space="0" w:color="auto"/>
        <w:left w:val="none" w:sz="0" w:space="0" w:color="auto"/>
        <w:bottom w:val="none" w:sz="0" w:space="0" w:color="auto"/>
        <w:right w:val="none" w:sz="0" w:space="0" w:color="auto"/>
      </w:divBdr>
    </w:div>
    <w:div w:id="1336961375">
      <w:marLeft w:val="640"/>
      <w:marRight w:val="0"/>
      <w:marTop w:val="0"/>
      <w:marBottom w:val="0"/>
      <w:divBdr>
        <w:top w:val="none" w:sz="0" w:space="0" w:color="auto"/>
        <w:left w:val="none" w:sz="0" w:space="0" w:color="auto"/>
        <w:bottom w:val="none" w:sz="0" w:space="0" w:color="auto"/>
        <w:right w:val="none" w:sz="0" w:space="0" w:color="auto"/>
      </w:divBdr>
    </w:div>
    <w:div w:id="1337070700">
      <w:marLeft w:val="640"/>
      <w:marRight w:val="0"/>
      <w:marTop w:val="0"/>
      <w:marBottom w:val="0"/>
      <w:divBdr>
        <w:top w:val="none" w:sz="0" w:space="0" w:color="auto"/>
        <w:left w:val="none" w:sz="0" w:space="0" w:color="auto"/>
        <w:bottom w:val="none" w:sz="0" w:space="0" w:color="auto"/>
        <w:right w:val="none" w:sz="0" w:space="0" w:color="auto"/>
      </w:divBdr>
    </w:div>
    <w:div w:id="1337079901">
      <w:marLeft w:val="640"/>
      <w:marRight w:val="0"/>
      <w:marTop w:val="0"/>
      <w:marBottom w:val="0"/>
      <w:divBdr>
        <w:top w:val="none" w:sz="0" w:space="0" w:color="auto"/>
        <w:left w:val="none" w:sz="0" w:space="0" w:color="auto"/>
        <w:bottom w:val="none" w:sz="0" w:space="0" w:color="auto"/>
        <w:right w:val="none" w:sz="0" w:space="0" w:color="auto"/>
      </w:divBdr>
    </w:div>
    <w:div w:id="1337224245">
      <w:marLeft w:val="640"/>
      <w:marRight w:val="0"/>
      <w:marTop w:val="0"/>
      <w:marBottom w:val="0"/>
      <w:divBdr>
        <w:top w:val="none" w:sz="0" w:space="0" w:color="auto"/>
        <w:left w:val="none" w:sz="0" w:space="0" w:color="auto"/>
        <w:bottom w:val="none" w:sz="0" w:space="0" w:color="auto"/>
        <w:right w:val="none" w:sz="0" w:space="0" w:color="auto"/>
      </w:divBdr>
    </w:div>
    <w:div w:id="1337271470">
      <w:marLeft w:val="640"/>
      <w:marRight w:val="0"/>
      <w:marTop w:val="0"/>
      <w:marBottom w:val="0"/>
      <w:divBdr>
        <w:top w:val="none" w:sz="0" w:space="0" w:color="auto"/>
        <w:left w:val="none" w:sz="0" w:space="0" w:color="auto"/>
        <w:bottom w:val="none" w:sz="0" w:space="0" w:color="auto"/>
        <w:right w:val="none" w:sz="0" w:space="0" w:color="auto"/>
      </w:divBdr>
    </w:div>
    <w:div w:id="1337419232">
      <w:marLeft w:val="640"/>
      <w:marRight w:val="0"/>
      <w:marTop w:val="0"/>
      <w:marBottom w:val="0"/>
      <w:divBdr>
        <w:top w:val="none" w:sz="0" w:space="0" w:color="auto"/>
        <w:left w:val="none" w:sz="0" w:space="0" w:color="auto"/>
        <w:bottom w:val="none" w:sz="0" w:space="0" w:color="auto"/>
        <w:right w:val="none" w:sz="0" w:space="0" w:color="auto"/>
      </w:divBdr>
    </w:div>
    <w:div w:id="1337420714">
      <w:marLeft w:val="640"/>
      <w:marRight w:val="0"/>
      <w:marTop w:val="0"/>
      <w:marBottom w:val="0"/>
      <w:divBdr>
        <w:top w:val="none" w:sz="0" w:space="0" w:color="auto"/>
        <w:left w:val="none" w:sz="0" w:space="0" w:color="auto"/>
        <w:bottom w:val="none" w:sz="0" w:space="0" w:color="auto"/>
        <w:right w:val="none" w:sz="0" w:space="0" w:color="auto"/>
      </w:divBdr>
    </w:div>
    <w:div w:id="1337608118">
      <w:marLeft w:val="640"/>
      <w:marRight w:val="0"/>
      <w:marTop w:val="0"/>
      <w:marBottom w:val="0"/>
      <w:divBdr>
        <w:top w:val="none" w:sz="0" w:space="0" w:color="auto"/>
        <w:left w:val="none" w:sz="0" w:space="0" w:color="auto"/>
        <w:bottom w:val="none" w:sz="0" w:space="0" w:color="auto"/>
        <w:right w:val="none" w:sz="0" w:space="0" w:color="auto"/>
      </w:divBdr>
    </w:div>
    <w:div w:id="1337732319">
      <w:marLeft w:val="640"/>
      <w:marRight w:val="0"/>
      <w:marTop w:val="0"/>
      <w:marBottom w:val="0"/>
      <w:divBdr>
        <w:top w:val="none" w:sz="0" w:space="0" w:color="auto"/>
        <w:left w:val="none" w:sz="0" w:space="0" w:color="auto"/>
        <w:bottom w:val="none" w:sz="0" w:space="0" w:color="auto"/>
        <w:right w:val="none" w:sz="0" w:space="0" w:color="auto"/>
      </w:divBdr>
    </w:div>
    <w:div w:id="1337809027">
      <w:marLeft w:val="640"/>
      <w:marRight w:val="0"/>
      <w:marTop w:val="0"/>
      <w:marBottom w:val="0"/>
      <w:divBdr>
        <w:top w:val="none" w:sz="0" w:space="0" w:color="auto"/>
        <w:left w:val="none" w:sz="0" w:space="0" w:color="auto"/>
        <w:bottom w:val="none" w:sz="0" w:space="0" w:color="auto"/>
        <w:right w:val="none" w:sz="0" w:space="0" w:color="auto"/>
      </w:divBdr>
    </w:div>
    <w:div w:id="1337852966">
      <w:marLeft w:val="640"/>
      <w:marRight w:val="0"/>
      <w:marTop w:val="0"/>
      <w:marBottom w:val="0"/>
      <w:divBdr>
        <w:top w:val="none" w:sz="0" w:space="0" w:color="auto"/>
        <w:left w:val="none" w:sz="0" w:space="0" w:color="auto"/>
        <w:bottom w:val="none" w:sz="0" w:space="0" w:color="auto"/>
        <w:right w:val="none" w:sz="0" w:space="0" w:color="auto"/>
      </w:divBdr>
    </w:div>
    <w:div w:id="1337879123">
      <w:marLeft w:val="640"/>
      <w:marRight w:val="0"/>
      <w:marTop w:val="0"/>
      <w:marBottom w:val="0"/>
      <w:divBdr>
        <w:top w:val="none" w:sz="0" w:space="0" w:color="auto"/>
        <w:left w:val="none" w:sz="0" w:space="0" w:color="auto"/>
        <w:bottom w:val="none" w:sz="0" w:space="0" w:color="auto"/>
        <w:right w:val="none" w:sz="0" w:space="0" w:color="auto"/>
      </w:divBdr>
    </w:div>
    <w:div w:id="1337919539">
      <w:marLeft w:val="640"/>
      <w:marRight w:val="0"/>
      <w:marTop w:val="0"/>
      <w:marBottom w:val="0"/>
      <w:divBdr>
        <w:top w:val="none" w:sz="0" w:space="0" w:color="auto"/>
        <w:left w:val="none" w:sz="0" w:space="0" w:color="auto"/>
        <w:bottom w:val="none" w:sz="0" w:space="0" w:color="auto"/>
        <w:right w:val="none" w:sz="0" w:space="0" w:color="auto"/>
      </w:divBdr>
    </w:div>
    <w:div w:id="1337926214">
      <w:marLeft w:val="640"/>
      <w:marRight w:val="0"/>
      <w:marTop w:val="0"/>
      <w:marBottom w:val="0"/>
      <w:divBdr>
        <w:top w:val="none" w:sz="0" w:space="0" w:color="auto"/>
        <w:left w:val="none" w:sz="0" w:space="0" w:color="auto"/>
        <w:bottom w:val="none" w:sz="0" w:space="0" w:color="auto"/>
        <w:right w:val="none" w:sz="0" w:space="0" w:color="auto"/>
      </w:divBdr>
    </w:div>
    <w:div w:id="1337927624">
      <w:marLeft w:val="640"/>
      <w:marRight w:val="0"/>
      <w:marTop w:val="0"/>
      <w:marBottom w:val="0"/>
      <w:divBdr>
        <w:top w:val="none" w:sz="0" w:space="0" w:color="auto"/>
        <w:left w:val="none" w:sz="0" w:space="0" w:color="auto"/>
        <w:bottom w:val="none" w:sz="0" w:space="0" w:color="auto"/>
        <w:right w:val="none" w:sz="0" w:space="0" w:color="auto"/>
      </w:divBdr>
    </w:div>
    <w:div w:id="1338001953">
      <w:marLeft w:val="640"/>
      <w:marRight w:val="0"/>
      <w:marTop w:val="0"/>
      <w:marBottom w:val="0"/>
      <w:divBdr>
        <w:top w:val="none" w:sz="0" w:space="0" w:color="auto"/>
        <w:left w:val="none" w:sz="0" w:space="0" w:color="auto"/>
        <w:bottom w:val="none" w:sz="0" w:space="0" w:color="auto"/>
        <w:right w:val="none" w:sz="0" w:space="0" w:color="auto"/>
      </w:divBdr>
    </w:div>
    <w:div w:id="1338073150">
      <w:marLeft w:val="640"/>
      <w:marRight w:val="0"/>
      <w:marTop w:val="0"/>
      <w:marBottom w:val="0"/>
      <w:divBdr>
        <w:top w:val="none" w:sz="0" w:space="0" w:color="auto"/>
        <w:left w:val="none" w:sz="0" w:space="0" w:color="auto"/>
        <w:bottom w:val="none" w:sz="0" w:space="0" w:color="auto"/>
        <w:right w:val="none" w:sz="0" w:space="0" w:color="auto"/>
      </w:divBdr>
    </w:div>
    <w:div w:id="1338145808">
      <w:marLeft w:val="640"/>
      <w:marRight w:val="0"/>
      <w:marTop w:val="0"/>
      <w:marBottom w:val="0"/>
      <w:divBdr>
        <w:top w:val="none" w:sz="0" w:space="0" w:color="auto"/>
        <w:left w:val="none" w:sz="0" w:space="0" w:color="auto"/>
        <w:bottom w:val="none" w:sz="0" w:space="0" w:color="auto"/>
        <w:right w:val="none" w:sz="0" w:space="0" w:color="auto"/>
      </w:divBdr>
    </w:div>
    <w:div w:id="1338189378">
      <w:marLeft w:val="640"/>
      <w:marRight w:val="0"/>
      <w:marTop w:val="0"/>
      <w:marBottom w:val="0"/>
      <w:divBdr>
        <w:top w:val="none" w:sz="0" w:space="0" w:color="auto"/>
        <w:left w:val="none" w:sz="0" w:space="0" w:color="auto"/>
        <w:bottom w:val="none" w:sz="0" w:space="0" w:color="auto"/>
        <w:right w:val="none" w:sz="0" w:space="0" w:color="auto"/>
      </w:divBdr>
    </w:div>
    <w:div w:id="1338192420">
      <w:marLeft w:val="640"/>
      <w:marRight w:val="0"/>
      <w:marTop w:val="0"/>
      <w:marBottom w:val="0"/>
      <w:divBdr>
        <w:top w:val="none" w:sz="0" w:space="0" w:color="auto"/>
        <w:left w:val="none" w:sz="0" w:space="0" w:color="auto"/>
        <w:bottom w:val="none" w:sz="0" w:space="0" w:color="auto"/>
        <w:right w:val="none" w:sz="0" w:space="0" w:color="auto"/>
      </w:divBdr>
    </w:div>
    <w:div w:id="1338196126">
      <w:marLeft w:val="640"/>
      <w:marRight w:val="0"/>
      <w:marTop w:val="0"/>
      <w:marBottom w:val="0"/>
      <w:divBdr>
        <w:top w:val="none" w:sz="0" w:space="0" w:color="auto"/>
        <w:left w:val="none" w:sz="0" w:space="0" w:color="auto"/>
        <w:bottom w:val="none" w:sz="0" w:space="0" w:color="auto"/>
        <w:right w:val="none" w:sz="0" w:space="0" w:color="auto"/>
      </w:divBdr>
    </w:div>
    <w:div w:id="1338266588">
      <w:marLeft w:val="640"/>
      <w:marRight w:val="0"/>
      <w:marTop w:val="0"/>
      <w:marBottom w:val="0"/>
      <w:divBdr>
        <w:top w:val="none" w:sz="0" w:space="0" w:color="auto"/>
        <w:left w:val="none" w:sz="0" w:space="0" w:color="auto"/>
        <w:bottom w:val="none" w:sz="0" w:space="0" w:color="auto"/>
        <w:right w:val="none" w:sz="0" w:space="0" w:color="auto"/>
      </w:divBdr>
    </w:div>
    <w:div w:id="1338268619">
      <w:marLeft w:val="640"/>
      <w:marRight w:val="0"/>
      <w:marTop w:val="0"/>
      <w:marBottom w:val="0"/>
      <w:divBdr>
        <w:top w:val="none" w:sz="0" w:space="0" w:color="auto"/>
        <w:left w:val="none" w:sz="0" w:space="0" w:color="auto"/>
        <w:bottom w:val="none" w:sz="0" w:space="0" w:color="auto"/>
        <w:right w:val="none" w:sz="0" w:space="0" w:color="auto"/>
      </w:divBdr>
    </w:div>
    <w:div w:id="1338268975">
      <w:marLeft w:val="640"/>
      <w:marRight w:val="0"/>
      <w:marTop w:val="0"/>
      <w:marBottom w:val="0"/>
      <w:divBdr>
        <w:top w:val="none" w:sz="0" w:space="0" w:color="auto"/>
        <w:left w:val="none" w:sz="0" w:space="0" w:color="auto"/>
        <w:bottom w:val="none" w:sz="0" w:space="0" w:color="auto"/>
        <w:right w:val="none" w:sz="0" w:space="0" w:color="auto"/>
      </w:divBdr>
    </w:div>
    <w:div w:id="1338271567">
      <w:marLeft w:val="640"/>
      <w:marRight w:val="0"/>
      <w:marTop w:val="0"/>
      <w:marBottom w:val="0"/>
      <w:divBdr>
        <w:top w:val="none" w:sz="0" w:space="0" w:color="auto"/>
        <w:left w:val="none" w:sz="0" w:space="0" w:color="auto"/>
        <w:bottom w:val="none" w:sz="0" w:space="0" w:color="auto"/>
        <w:right w:val="none" w:sz="0" w:space="0" w:color="auto"/>
      </w:divBdr>
    </w:div>
    <w:div w:id="1338314658">
      <w:marLeft w:val="640"/>
      <w:marRight w:val="0"/>
      <w:marTop w:val="0"/>
      <w:marBottom w:val="0"/>
      <w:divBdr>
        <w:top w:val="none" w:sz="0" w:space="0" w:color="auto"/>
        <w:left w:val="none" w:sz="0" w:space="0" w:color="auto"/>
        <w:bottom w:val="none" w:sz="0" w:space="0" w:color="auto"/>
        <w:right w:val="none" w:sz="0" w:space="0" w:color="auto"/>
      </w:divBdr>
    </w:div>
    <w:div w:id="1338342721">
      <w:marLeft w:val="640"/>
      <w:marRight w:val="0"/>
      <w:marTop w:val="0"/>
      <w:marBottom w:val="0"/>
      <w:divBdr>
        <w:top w:val="none" w:sz="0" w:space="0" w:color="auto"/>
        <w:left w:val="none" w:sz="0" w:space="0" w:color="auto"/>
        <w:bottom w:val="none" w:sz="0" w:space="0" w:color="auto"/>
        <w:right w:val="none" w:sz="0" w:space="0" w:color="auto"/>
      </w:divBdr>
    </w:div>
    <w:div w:id="1338385904">
      <w:marLeft w:val="640"/>
      <w:marRight w:val="0"/>
      <w:marTop w:val="0"/>
      <w:marBottom w:val="0"/>
      <w:divBdr>
        <w:top w:val="none" w:sz="0" w:space="0" w:color="auto"/>
        <w:left w:val="none" w:sz="0" w:space="0" w:color="auto"/>
        <w:bottom w:val="none" w:sz="0" w:space="0" w:color="auto"/>
        <w:right w:val="none" w:sz="0" w:space="0" w:color="auto"/>
      </w:divBdr>
    </w:div>
    <w:div w:id="1338459470">
      <w:marLeft w:val="640"/>
      <w:marRight w:val="0"/>
      <w:marTop w:val="0"/>
      <w:marBottom w:val="0"/>
      <w:divBdr>
        <w:top w:val="none" w:sz="0" w:space="0" w:color="auto"/>
        <w:left w:val="none" w:sz="0" w:space="0" w:color="auto"/>
        <w:bottom w:val="none" w:sz="0" w:space="0" w:color="auto"/>
        <w:right w:val="none" w:sz="0" w:space="0" w:color="auto"/>
      </w:divBdr>
    </w:div>
    <w:div w:id="1338463394">
      <w:marLeft w:val="640"/>
      <w:marRight w:val="0"/>
      <w:marTop w:val="0"/>
      <w:marBottom w:val="0"/>
      <w:divBdr>
        <w:top w:val="none" w:sz="0" w:space="0" w:color="auto"/>
        <w:left w:val="none" w:sz="0" w:space="0" w:color="auto"/>
        <w:bottom w:val="none" w:sz="0" w:space="0" w:color="auto"/>
        <w:right w:val="none" w:sz="0" w:space="0" w:color="auto"/>
      </w:divBdr>
    </w:div>
    <w:div w:id="1338532090">
      <w:marLeft w:val="640"/>
      <w:marRight w:val="0"/>
      <w:marTop w:val="0"/>
      <w:marBottom w:val="0"/>
      <w:divBdr>
        <w:top w:val="none" w:sz="0" w:space="0" w:color="auto"/>
        <w:left w:val="none" w:sz="0" w:space="0" w:color="auto"/>
        <w:bottom w:val="none" w:sz="0" w:space="0" w:color="auto"/>
        <w:right w:val="none" w:sz="0" w:space="0" w:color="auto"/>
      </w:divBdr>
    </w:div>
    <w:div w:id="1338534863">
      <w:marLeft w:val="640"/>
      <w:marRight w:val="0"/>
      <w:marTop w:val="0"/>
      <w:marBottom w:val="0"/>
      <w:divBdr>
        <w:top w:val="none" w:sz="0" w:space="0" w:color="auto"/>
        <w:left w:val="none" w:sz="0" w:space="0" w:color="auto"/>
        <w:bottom w:val="none" w:sz="0" w:space="0" w:color="auto"/>
        <w:right w:val="none" w:sz="0" w:space="0" w:color="auto"/>
      </w:divBdr>
    </w:div>
    <w:div w:id="1338537195">
      <w:marLeft w:val="640"/>
      <w:marRight w:val="0"/>
      <w:marTop w:val="0"/>
      <w:marBottom w:val="0"/>
      <w:divBdr>
        <w:top w:val="none" w:sz="0" w:space="0" w:color="auto"/>
        <w:left w:val="none" w:sz="0" w:space="0" w:color="auto"/>
        <w:bottom w:val="none" w:sz="0" w:space="0" w:color="auto"/>
        <w:right w:val="none" w:sz="0" w:space="0" w:color="auto"/>
      </w:divBdr>
    </w:div>
    <w:div w:id="1338574364">
      <w:marLeft w:val="640"/>
      <w:marRight w:val="0"/>
      <w:marTop w:val="0"/>
      <w:marBottom w:val="0"/>
      <w:divBdr>
        <w:top w:val="none" w:sz="0" w:space="0" w:color="auto"/>
        <w:left w:val="none" w:sz="0" w:space="0" w:color="auto"/>
        <w:bottom w:val="none" w:sz="0" w:space="0" w:color="auto"/>
        <w:right w:val="none" w:sz="0" w:space="0" w:color="auto"/>
      </w:divBdr>
    </w:div>
    <w:div w:id="1338575809">
      <w:marLeft w:val="640"/>
      <w:marRight w:val="0"/>
      <w:marTop w:val="0"/>
      <w:marBottom w:val="0"/>
      <w:divBdr>
        <w:top w:val="none" w:sz="0" w:space="0" w:color="auto"/>
        <w:left w:val="none" w:sz="0" w:space="0" w:color="auto"/>
        <w:bottom w:val="none" w:sz="0" w:space="0" w:color="auto"/>
        <w:right w:val="none" w:sz="0" w:space="0" w:color="auto"/>
      </w:divBdr>
    </w:div>
    <w:div w:id="1338575834">
      <w:marLeft w:val="640"/>
      <w:marRight w:val="0"/>
      <w:marTop w:val="0"/>
      <w:marBottom w:val="0"/>
      <w:divBdr>
        <w:top w:val="none" w:sz="0" w:space="0" w:color="auto"/>
        <w:left w:val="none" w:sz="0" w:space="0" w:color="auto"/>
        <w:bottom w:val="none" w:sz="0" w:space="0" w:color="auto"/>
        <w:right w:val="none" w:sz="0" w:space="0" w:color="auto"/>
      </w:divBdr>
    </w:div>
    <w:div w:id="1338727562">
      <w:marLeft w:val="640"/>
      <w:marRight w:val="0"/>
      <w:marTop w:val="0"/>
      <w:marBottom w:val="0"/>
      <w:divBdr>
        <w:top w:val="none" w:sz="0" w:space="0" w:color="auto"/>
        <w:left w:val="none" w:sz="0" w:space="0" w:color="auto"/>
        <w:bottom w:val="none" w:sz="0" w:space="0" w:color="auto"/>
        <w:right w:val="none" w:sz="0" w:space="0" w:color="auto"/>
      </w:divBdr>
    </w:div>
    <w:div w:id="1338730327">
      <w:marLeft w:val="640"/>
      <w:marRight w:val="0"/>
      <w:marTop w:val="0"/>
      <w:marBottom w:val="0"/>
      <w:divBdr>
        <w:top w:val="none" w:sz="0" w:space="0" w:color="auto"/>
        <w:left w:val="none" w:sz="0" w:space="0" w:color="auto"/>
        <w:bottom w:val="none" w:sz="0" w:space="0" w:color="auto"/>
        <w:right w:val="none" w:sz="0" w:space="0" w:color="auto"/>
      </w:divBdr>
    </w:div>
    <w:div w:id="1338733632">
      <w:marLeft w:val="640"/>
      <w:marRight w:val="0"/>
      <w:marTop w:val="0"/>
      <w:marBottom w:val="0"/>
      <w:divBdr>
        <w:top w:val="none" w:sz="0" w:space="0" w:color="auto"/>
        <w:left w:val="none" w:sz="0" w:space="0" w:color="auto"/>
        <w:bottom w:val="none" w:sz="0" w:space="0" w:color="auto"/>
        <w:right w:val="none" w:sz="0" w:space="0" w:color="auto"/>
      </w:divBdr>
    </w:div>
    <w:div w:id="1338801608">
      <w:marLeft w:val="640"/>
      <w:marRight w:val="0"/>
      <w:marTop w:val="0"/>
      <w:marBottom w:val="0"/>
      <w:divBdr>
        <w:top w:val="none" w:sz="0" w:space="0" w:color="auto"/>
        <w:left w:val="none" w:sz="0" w:space="0" w:color="auto"/>
        <w:bottom w:val="none" w:sz="0" w:space="0" w:color="auto"/>
        <w:right w:val="none" w:sz="0" w:space="0" w:color="auto"/>
      </w:divBdr>
    </w:div>
    <w:div w:id="1338847161">
      <w:marLeft w:val="640"/>
      <w:marRight w:val="0"/>
      <w:marTop w:val="0"/>
      <w:marBottom w:val="0"/>
      <w:divBdr>
        <w:top w:val="none" w:sz="0" w:space="0" w:color="auto"/>
        <w:left w:val="none" w:sz="0" w:space="0" w:color="auto"/>
        <w:bottom w:val="none" w:sz="0" w:space="0" w:color="auto"/>
        <w:right w:val="none" w:sz="0" w:space="0" w:color="auto"/>
      </w:divBdr>
    </w:div>
    <w:div w:id="1338926168">
      <w:marLeft w:val="640"/>
      <w:marRight w:val="0"/>
      <w:marTop w:val="0"/>
      <w:marBottom w:val="0"/>
      <w:divBdr>
        <w:top w:val="none" w:sz="0" w:space="0" w:color="auto"/>
        <w:left w:val="none" w:sz="0" w:space="0" w:color="auto"/>
        <w:bottom w:val="none" w:sz="0" w:space="0" w:color="auto"/>
        <w:right w:val="none" w:sz="0" w:space="0" w:color="auto"/>
      </w:divBdr>
    </w:div>
    <w:div w:id="1338994325">
      <w:marLeft w:val="640"/>
      <w:marRight w:val="0"/>
      <w:marTop w:val="0"/>
      <w:marBottom w:val="0"/>
      <w:divBdr>
        <w:top w:val="none" w:sz="0" w:space="0" w:color="auto"/>
        <w:left w:val="none" w:sz="0" w:space="0" w:color="auto"/>
        <w:bottom w:val="none" w:sz="0" w:space="0" w:color="auto"/>
        <w:right w:val="none" w:sz="0" w:space="0" w:color="auto"/>
      </w:divBdr>
    </w:div>
    <w:div w:id="1338997077">
      <w:marLeft w:val="640"/>
      <w:marRight w:val="0"/>
      <w:marTop w:val="0"/>
      <w:marBottom w:val="0"/>
      <w:divBdr>
        <w:top w:val="none" w:sz="0" w:space="0" w:color="auto"/>
        <w:left w:val="none" w:sz="0" w:space="0" w:color="auto"/>
        <w:bottom w:val="none" w:sz="0" w:space="0" w:color="auto"/>
        <w:right w:val="none" w:sz="0" w:space="0" w:color="auto"/>
      </w:divBdr>
    </w:div>
    <w:div w:id="1339037899">
      <w:marLeft w:val="640"/>
      <w:marRight w:val="0"/>
      <w:marTop w:val="0"/>
      <w:marBottom w:val="0"/>
      <w:divBdr>
        <w:top w:val="none" w:sz="0" w:space="0" w:color="auto"/>
        <w:left w:val="none" w:sz="0" w:space="0" w:color="auto"/>
        <w:bottom w:val="none" w:sz="0" w:space="0" w:color="auto"/>
        <w:right w:val="none" w:sz="0" w:space="0" w:color="auto"/>
      </w:divBdr>
    </w:div>
    <w:div w:id="1339040203">
      <w:marLeft w:val="640"/>
      <w:marRight w:val="0"/>
      <w:marTop w:val="0"/>
      <w:marBottom w:val="0"/>
      <w:divBdr>
        <w:top w:val="none" w:sz="0" w:space="0" w:color="auto"/>
        <w:left w:val="none" w:sz="0" w:space="0" w:color="auto"/>
        <w:bottom w:val="none" w:sz="0" w:space="0" w:color="auto"/>
        <w:right w:val="none" w:sz="0" w:space="0" w:color="auto"/>
      </w:divBdr>
    </w:div>
    <w:div w:id="1339119345">
      <w:marLeft w:val="640"/>
      <w:marRight w:val="0"/>
      <w:marTop w:val="0"/>
      <w:marBottom w:val="0"/>
      <w:divBdr>
        <w:top w:val="none" w:sz="0" w:space="0" w:color="auto"/>
        <w:left w:val="none" w:sz="0" w:space="0" w:color="auto"/>
        <w:bottom w:val="none" w:sz="0" w:space="0" w:color="auto"/>
        <w:right w:val="none" w:sz="0" w:space="0" w:color="auto"/>
      </w:divBdr>
    </w:div>
    <w:div w:id="1339189106">
      <w:marLeft w:val="640"/>
      <w:marRight w:val="0"/>
      <w:marTop w:val="0"/>
      <w:marBottom w:val="0"/>
      <w:divBdr>
        <w:top w:val="none" w:sz="0" w:space="0" w:color="auto"/>
        <w:left w:val="none" w:sz="0" w:space="0" w:color="auto"/>
        <w:bottom w:val="none" w:sz="0" w:space="0" w:color="auto"/>
        <w:right w:val="none" w:sz="0" w:space="0" w:color="auto"/>
      </w:divBdr>
    </w:div>
    <w:div w:id="1339305425">
      <w:marLeft w:val="640"/>
      <w:marRight w:val="0"/>
      <w:marTop w:val="0"/>
      <w:marBottom w:val="0"/>
      <w:divBdr>
        <w:top w:val="none" w:sz="0" w:space="0" w:color="auto"/>
        <w:left w:val="none" w:sz="0" w:space="0" w:color="auto"/>
        <w:bottom w:val="none" w:sz="0" w:space="0" w:color="auto"/>
        <w:right w:val="none" w:sz="0" w:space="0" w:color="auto"/>
      </w:divBdr>
    </w:div>
    <w:div w:id="1339308957">
      <w:marLeft w:val="640"/>
      <w:marRight w:val="0"/>
      <w:marTop w:val="0"/>
      <w:marBottom w:val="0"/>
      <w:divBdr>
        <w:top w:val="none" w:sz="0" w:space="0" w:color="auto"/>
        <w:left w:val="none" w:sz="0" w:space="0" w:color="auto"/>
        <w:bottom w:val="none" w:sz="0" w:space="0" w:color="auto"/>
        <w:right w:val="none" w:sz="0" w:space="0" w:color="auto"/>
      </w:divBdr>
    </w:div>
    <w:div w:id="1339311168">
      <w:marLeft w:val="640"/>
      <w:marRight w:val="0"/>
      <w:marTop w:val="0"/>
      <w:marBottom w:val="0"/>
      <w:divBdr>
        <w:top w:val="none" w:sz="0" w:space="0" w:color="auto"/>
        <w:left w:val="none" w:sz="0" w:space="0" w:color="auto"/>
        <w:bottom w:val="none" w:sz="0" w:space="0" w:color="auto"/>
        <w:right w:val="none" w:sz="0" w:space="0" w:color="auto"/>
      </w:divBdr>
    </w:div>
    <w:div w:id="1339383249">
      <w:marLeft w:val="640"/>
      <w:marRight w:val="0"/>
      <w:marTop w:val="0"/>
      <w:marBottom w:val="0"/>
      <w:divBdr>
        <w:top w:val="none" w:sz="0" w:space="0" w:color="auto"/>
        <w:left w:val="none" w:sz="0" w:space="0" w:color="auto"/>
        <w:bottom w:val="none" w:sz="0" w:space="0" w:color="auto"/>
        <w:right w:val="none" w:sz="0" w:space="0" w:color="auto"/>
      </w:divBdr>
    </w:div>
    <w:div w:id="1339385246">
      <w:marLeft w:val="640"/>
      <w:marRight w:val="0"/>
      <w:marTop w:val="0"/>
      <w:marBottom w:val="0"/>
      <w:divBdr>
        <w:top w:val="none" w:sz="0" w:space="0" w:color="auto"/>
        <w:left w:val="none" w:sz="0" w:space="0" w:color="auto"/>
        <w:bottom w:val="none" w:sz="0" w:space="0" w:color="auto"/>
        <w:right w:val="none" w:sz="0" w:space="0" w:color="auto"/>
      </w:divBdr>
    </w:div>
    <w:div w:id="1339389400">
      <w:marLeft w:val="640"/>
      <w:marRight w:val="0"/>
      <w:marTop w:val="0"/>
      <w:marBottom w:val="0"/>
      <w:divBdr>
        <w:top w:val="none" w:sz="0" w:space="0" w:color="auto"/>
        <w:left w:val="none" w:sz="0" w:space="0" w:color="auto"/>
        <w:bottom w:val="none" w:sz="0" w:space="0" w:color="auto"/>
        <w:right w:val="none" w:sz="0" w:space="0" w:color="auto"/>
      </w:divBdr>
    </w:div>
    <w:div w:id="1339427309">
      <w:marLeft w:val="640"/>
      <w:marRight w:val="0"/>
      <w:marTop w:val="0"/>
      <w:marBottom w:val="0"/>
      <w:divBdr>
        <w:top w:val="none" w:sz="0" w:space="0" w:color="auto"/>
        <w:left w:val="none" w:sz="0" w:space="0" w:color="auto"/>
        <w:bottom w:val="none" w:sz="0" w:space="0" w:color="auto"/>
        <w:right w:val="none" w:sz="0" w:space="0" w:color="auto"/>
      </w:divBdr>
    </w:div>
    <w:div w:id="1339427537">
      <w:marLeft w:val="640"/>
      <w:marRight w:val="0"/>
      <w:marTop w:val="0"/>
      <w:marBottom w:val="0"/>
      <w:divBdr>
        <w:top w:val="none" w:sz="0" w:space="0" w:color="auto"/>
        <w:left w:val="none" w:sz="0" w:space="0" w:color="auto"/>
        <w:bottom w:val="none" w:sz="0" w:space="0" w:color="auto"/>
        <w:right w:val="none" w:sz="0" w:space="0" w:color="auto"/>
      </w:divBdr>
    </w:div>
    <w:div w:id="1339428462">
      <w:marLeft w:val="640"/>
      <w:marRight w:val="0"/>
      <w:marTop w:val="0"/>
      <w:marBottom w:val="0"/>
      <w:divBdr>
        <w:top w:val="none" w:sz="0" w:space="0" w:color="auto"/>
        <w:left w:val="none" w:sz="0" w:space="0" w:color="auto"/>
        <w:bottom w:val="none" w:sz="0" w:space="0" w:color="auto"/>
        <w:right w:val="none" w:sz="0" w:space="0" w:color="auto"/>
      </w:divBdr>
    </w:div>
    <w:div w:id="1339430739">
      <w:marLeft w:val="640"/>
      <w:marRight w:val="0"/>
      <w:marTop w:val="0"/>
      <w:marBottom w:val="0"/>
      <w:divBdr>
        <w:top w:val="none" w:sz="0" w:space="0" w:color="auto"/>
        <w:left w:val="none" w:sz="0" w:space="0" w:color="auto"/>
        <w:bottom w:val="none" w:sz="0" w:space="0" w:color="auto"/>
        <w:right w:val="none" w:sz="0" w:space="0" w:color="auto"/>
      </w:divBdr>
    </w:div>
    <w:div w:id="1339499958">
      <w:marLeft w:val="640"/>
      <w:marRight w:val="0"/>
      <w:marTop w:val="0"/>
      <w:marBottom w:val="0"/>
      <w:divBdr>
        <w:top w:val="none" w:sz="0" w:space="0" w:color="auto"/>
        <w:left w:val="none" w:sz="0" w:space="0" w:color="auto"/>
        <w:bottom w:val="none" w:sz="0" w:space="0" w:color="auto"/>
        <w:right w:val="none" w:sz="0" w:space="0" w:color="auto"/>
      </w:divBdr>
    </w:div>
    <w:div w:id="1339574705">
      <w:marLeft w:val="640"/>
      <w:marRight w:val="0"/>
      <w:marTop w:val="0"/>
      <w:marBottom w:val="0"/>
      <w:divBdr>
        <w:top w:val="none" w:sz="0" w:space="0" w:color="auto"/>
        <w:left w:val="none" w:sz="0" w:space="0" w:color="auto"/>
        <w:bottom w:val="none" w:sz="0" w:space="0" w:color="auto"/>
        <w:right w:val="none" w:sz="0" w:space="0" w:color="auto"/>
      </w:divBdr>
    </w:div>
    <w:div w:id="1339578320">
      <w:marLeft w:val="640"/>
      <w:marRight w:val="0"/>
      <w:marTop w:val="0"/>
      <w:marBottom w:val="0"/>
      <w:divBdr>
        <w:top w:val="none" w:sz="0" w:space="0" w:color="auto"/>
        <w:left w:val="none" w:sz="0" w:space="0" w:color="auto"/>
        <w:bottom w:val="none" w:sz="0" w:space="0" w:color="auto"/>
        <w:right w:val="none" w:sz="0" w:space="0" w:color="auto"/>
      </w:divBdr>
    </w:div>
    <w:div w:id="1339693938">
      <w:marLeft w:val="640"/>
      <w:marRight w:val="0"/>
      <w:marTop w:val="0"/>
      <w:marBottom w:val="0"/>
      <w:divBdr>
        <w:top w:val="none" w:sz="0" w:space="0" w:color="auto"/>
        <w:left w:val="none" w:sz="0" w:space="0" w:color="auto"/>
        <w:bottom w:val="none" w:sz="0" w:space="0" w:color="auto"/>
        <w:right w:val="none" w:sz="0" w:space="0" w:color="auto"/>
      </w:divBdr>
    </w:div>
    <w:div w:id="1339697200">
      <w:marLeft w:val="640"/>
      <w:marRight w:val="0"/>
      <w:marTop w:val="0"/>
      <w:marBottom w:val="0"/>
      <w:divBdr>
        <w:top w:val="none" w:sz="0" w:space="0" w:color="auto"/>
        <w:left w:val="none" w:sz="0" w:space="0" w:color="auto"/>
        <w:bottom w:val="none" w:sz="0" w:space="0" w:color="auto"/>
        <w:right w:val="none" w:sz="0" w:space="0" w:color="auto"/>
      </w:divBdr>
    </w:div>
    <w:div w:id="1339773967">
      <w:marLeft w:val="640"/>
      <w:marRight w:val="0"/>
      <w:marTop w:val="0"/>
      <w:marBottom w:val="0"/>
      <w:divBdr>
        <w:top w:val="none" w:sz="0" w:space="0" w:color="auto"/>
        <w:left w:val="none" w:sz="0" w:space="0" w:color="auto"/>
        <w:bottom w:val="none" w:sz="0" w:space="0" w:color="auto"/>
        <w:right w:val="none" w:sz="0" w:space="0" w:color="auto"/>
      </w:divBdr>
    </w:div>
    <w:div w:id="1339845388">
      <w:marLeft w:val="640"/>
      <w:marRight w:val="0"/>
      <w:marTop w:val="0"/>
      <w:marBottom w:val="0"/>
      <w:divBdr>
        <w:top w:val="none" w:sz="0" w:space="0" w:color="auto"/>
        <w:left w:val="none" w:sz="0" w:space="0" w:color="auto"/>
        <w:bottom w:val="none" w:sz="0" w:space="0" w:color="auto"/>
        <w:right w:val="none" w:sz="0" w:space="0" w:color="auto"/>
      </w:divBdr>
    </w:div>
    <w:div w:id="1339887864">
      <w:marLeft w:val="640"/>
      <w:marRight w:val="0"/>
      <w:marTop w:val="0"/>
      <w:marBottom w:val="0"/>
      <w:divBdr>
        <w:top w:val="none" w:sz="0" w:space="0" w:color="auto"/>
        <w:left w:val="none" w:sz="0" w:space="0" w:color="auto"/>
        <w:bottom w:val="none" w:sz="0" w:space="0" w:color="auto"/>
        <w:right w:val="none" w:sz="0" w:space="0" w:color="auto"/>
      </w:divBdr>
    </w:div>
    <w:div w:id="1339888976">
      <w:marLeft w:val="640"/>
      <w:marRight w:val="0"/>
      <w:marTop w:val="0"/>
      <w:marBottom w:val="0"/>
      <w:divBdr>
        <w:top w:val="none" w:sz="0" w:space="0" w:color="auto"/>
        <w:left w:val="none" w:sz="0" w:space="0" w:color="auto"/>
        <w:bottom w:val="none" w:sz="0" w:space="0" w:color="auto"/>
        <w:right w:val="none" w:sz="0" w:space="0" w:color="auto"/>
      </w:divBdr>
    </w:div>
    <w:div w:id="1339963217">
      <w:marLeft w:val="640"/>
      <w:marRight w:val="0"/>
      <w:marTop w:val="0"/>
      <w:marBottom w:val="0"/>
      <w:divBdr>
        <w:top w:val="none" w:sz="0" w:space="0" w:color="auto"/>
        <w:left w:val="none" w:sz="0" w:space="0" w:color="auto"/>
        <w:bottom w:val="none" w:sz="0" w:space="0" w:color="auto"/>
        <w:right w:val="none" w:sz="0" w:space="0" w:color="auto"/>
      </w:divBdr>
    </w:div>
    <w:div w:id="1339965082">
      <w:marLeft w:val="640"/>
      <w:marRight w:val="0"/>
      <w:marTop w:val="0"/>
      <w:marBottom w:val="0"/>
      <w:divBdr>
        <w:top w:val="none" w:sz="0" w:space="0" w:color="auto"/>
        <w:left w:val="none" w:sz="0" w:space="0" w:color="auto"/>
        <w:bottom w:val="none" w:sz="0" w:space="0" w:color="auto"/>
        <w:right w:val="none" w:sz="0" w:space="0" w:color="auto"/>
      </w:divBdr>
    </w:div>
    <w:div w:id="1340043094">
      <w:marLeft w:val="640"/>
      <w:marRight w:val="0"/>
      <w:marTop w:val="0"/>
      <w:marBottom w:val="0"/>
      <w:divBdr>
        <w:top w:val="none" w:sz="0" w:space="0" w:color="auto"/>
        <w:left w:val="none" w:sz="0" w:space="0" w:color="auto"/>
        <w:bottom w:val="none" w:sz="0" w:space="0" w:color="auto"/>
        <w:right w:val="none" w:sz="0" w:space="0" w:color="auto"/>
      </w:divBdr>
    </w:div>
    <w:div w:id="1340087481">
      <w:marLeft w:val="640"/>
      <w:marRight w:val="0"/>
      <w:marTop w:val="0"/>
      <w:marBottom w:val="0"/>
      <w:divBdr>
        <w:top w:val="none" w:sz="0" w:space="0" w:color="auto"/>
        <w:left w:val="none" w:sz="0" w:space="0" w:color="auto"/>
        <w:bottom w:val="none" w:sz="0" w:space="0" w:color="auto"/>
        <w:right w:val="none" w:sz="0" w:space="0" w:color="auto"/>
      </w:divBdr>
    </w:div>
    <w:div w:id="1340111802">
      <w:marLeft w:val="640"/>
      <w:marRight w:val="0"/>
      <w:marTop w:val="0"/>
      <w:marBottom w:val="0"/>
      <w:divBdr>
        <w:top w:val="none" w:sz="0" w:space="0" w:color="auto"/>
        <w:left w:val="none" w:sz="0" w:space="0" w:color="auto"/>
        <w:bottom w:val="none" w:sz="0" w:space="0" w:color="auto"/>
        <w:right w:val="none" w:sz="0" w:space="0" w:color="auto"/>
      </w:divBdr>
    </w:div>
    <w:div w:id="1340159107">
      <w:marLeft w:val="640"/>
      <w:marRight w:val="0"/>
      <w:marTop w:val="0"/>
      <w:marBottom w:val="0"/>
      <w:divBdr>
        <w:top w:val="none" w:sz="0" w:space="0" w:color="auto"/>
        <w:left w:val="none" w:sz="0" w:space="0" w:color="auto"/>
        <w:bottom w:val="none" w:sz="0" w:space="0" w:color="auto"/>
        <w:right w:val="none" w:sz="0" w:space="0" w:color="auto"/>
      </w:divBdr>
    </w:div>
    <w:div w:id="1340236990">
      <w:marLeft w:val="640"/>
      <w:marRight w:val="0"/>
      <w:marTop w:val="0"/>
      <w:marBottom w:val="0"/>
      <w:divBdr>
        <w:top w:val="none" w:sz="0" w:space="0" w:color="auto"/>
        <w:left w:val="none" w:sz="0" w:space="0" w:color="auto"/>
        <w:bottom w:val="none" w:sz="0" w:space="0" w:color="auto"/>
        <w:right w:val="none" w:sz="0" w:space="0" w:color="auto"/>
      </w:divBdr>
    </w:div>
    <w:div w:id="1340280591">
      <w:marLeft w:val="640"/>
      <w:marRight w:val="0"/>
      <w:marTop w:val="0"/>
      <w:marBottom w:val="0"/>
      <w:divBdr>
        <w:top w:val="none" w:sz="0" w:space="0" w:color="auto"/>
        <w:left w:val="none" w:sz="0" w:space="0" w:color="auto"/>
        <w:bottom w:val="none" w:sz="0" w:space="0" w:color="auto"/>
        <w:right w:val="none" w:sz="0" w:space="0" w:color="auto"/>
      </w:divBdr>
    </w:div>
    <w:div w:id="1340308761">
      <w:marLeft w:val="640"/>
      <w:marRight w:val="0"/>
      <w:marTop w:val="0"/>
      <w:marBottom w:val="0"/>
      <w:divBdr>
        <w:top w:val="none" w:sz="0" w:space="0" w:color="auto"/>
        <w:left w:val="none" w:sz="0" w:space="0" w:color="auto"/>
        <w:bottom w:val="none" w:sz="0" w:space="0" w:color="auto"/>
        <w:right w:val="none" w:sz="0" w:space="0" w:color="auto"/>
      </w:divBdr>
    </w:div>
    <w:div w:id="1340309342">
      <w:marLeft w:val="640"/>
      <w:marRight w:val="0"/>
      <w:marTop w:val="0"/>
      <w:marBottom w:val="0"/>
      <w:divBdr>
        <w:top w:val="none" w:sz="0" w:space="0" w:color="auto"/>
        <w:left w:val="none" w:sz="0" w:space="0" w:color="auto"/>
        <w:bottom w:val="none" w:sz="0" w:space="0" w:color="auto"/>
        <w:right w:val="none" w:sz="0" w:space="0" w:color="auto"/>
      </w:divBdr>
    </w:div>
    <w:div w:id="1340355985">
      <w:marLeft w:val="640"/>
      <w:marRight w:val="0"/>
      <w:marTop w:val="0"/>
      <w:marBottom w:val="0"/>
      <w:divBdr>
        <w:top w:val="none" w:sz="0" w:space="0" w:color="auto"/>
        <w:left w:val="none" w:sz="0" w:space="0" w:color="auto"/>
        <w:bottom w:val="none" w:sz="0" w:space="0" w:color="auto"/>
        <w:right w:val="none" w:sz="0" w:space="0" w:color="auto"/>
      </w:divBdr>
    </w:div>
    <w:div w:id="1340424478">
      <w:marLeft w:val="640"/>
      <w:marRight w:val="0"/>
      <w:marTop w:val="0"/>
      <w:marBottom w:val="0"/>
      <w:divBdr>
        <w:top w:val="none" w:sz="0" w:space="0" w:color="auto"/>
        <w:left w:val="none" w:sz="0" w:space="0" w:color="auto"/>
        <w:bottom w:val="none" w:sz="0" w:space="0" w:color="auto"/>
        <w:right w:val="none" w:sz="0" w:space="0" w:color="auto"/>
      </w:divBdr>
    </w:div>
    <w:div w:id="1340425705">
      <w:marLeft w:val="640"/>
      <w:marRight w:val="0"/>
      <w:marTop w:val="0"/>
      <w:marBottom w:val="0"/>
      <w:divBdr>
        <w:top w:val="none" w:sz="0" w:space="0" w:color="auto"/>
        <w:left w:val="none" w:sz="0" w:space="0" w:color="auto"/>
        <w:bottom w:val="none" w:sz="0" w:space="0" w:color="auto"/>
        <w:right w:val="none" w:sz="0" w:space="0" w:color="auto"/>
      </w:divBdr>
    </w:div>
    <w:div w:id="1340540744">
      <w:marLeft w:val="640"/>
      <w:marRight w:val="0"/>
      <w:marTop w:val="0"/>
      <w:marBottom w:val="0"/>
      <w:divBdr>
        <w:top w:val="none" w:sz="0" w:space="0" w:color="auto"/>
        <w:left w:val="none" w:sz="0" w:space="0" w:color="auto"/>
        <w:bottom w:val="none" w:sz="0" w:space="0" w:color="auto"/>
        <w:right w:val="none" w:sz="0" w:space="0" w:color="auto"/>
      </w:divBdr>
    </w:div>
    <w:div w:id="1340615342">
      <w:marLeft w:val="640"/>
      <w:marRight w:val="0"/>
      <w:marTop w:val="0"/>
      <w:marBottom w:val="0"/>
      <w:divBdr>
        <w:top w:val="none" w:sz="0" w:space="0" w:color="auto"/>
        <w:left w:val="none" w:sz="0" w:space="0" w:color="auto"/>
        <w:bottom w:val="none" w:sz="0" w:space="0" w:color="auto"/>
        <w:right w:val="none" w:sz="0" w:space="0" w:color="auto"/>
      </w:divBdr>
    </w:div>
    <w:div w:id="1340615650">
      <w:marLeft w:val="640"/>
      <w:marRight w:val="0"/>
      <w:marTop w:val="0"/>
      <w:marBottom w:val="0"/>
      <w:divBdr>
        <w:top w:val="none" w:sz="0" w:space="0" w:color="auto"/>
        <w:left w:val="none" w:sz="0" w:space="0" w:color="auto"/>
        <w:bottom w:val="none" w:sz="0" w:space="0" w:color="auto"/>
        <w:right w:val="none" w:sz="0" w:space="0" w:color="auto"/>
      </w:divBdr>
    </w:div>
    <w:div w:id="1340615712">
      <w:marLeft w:val="640"/>
      <w:marRight w:val="0"/>
      <w:marTop w:val="0"/>
      <w:marBottom w:val="0"/>
      <w:divBdr>
        <w:top w:val="none" w:sz="0" w:space="0" w:color="auto"/>
        <w:left w:val="none" w:sz="0" w:space="0" w:color="auto"/>
        <w:bottom w:val="none" w:sz="0" w:space="0" w:color="auto"/>
        <w:right w:val="none" w:sz="0" w:space="0" w:color="auto"/>
      </w:divBdr>
    </w:div>
    <w:div w:id="1340616644">
      <w:marLeft w:val="640"/>
      <w:marRight w:val="0"/>
      <w:marTop w:val="0"/>
      <w:marBottom w:val="0"/>
      <w:divBdr>
        <w:top w:val="none" w:sz="0" w:space="0" w:color="auto"/>
        <w:left w:val="none" w:sz="0" w:space="0" w:color="auto"/>
        <w:bottom w:val="none" w:sz="0" w:space="0" w:color="auto"/>
        <w:right w:val="none" w:sz="0" w:space="0" w:color="auto"/>
      </w:divBdr>
    </w:div>
    <w:div w:id="1340616969">
      <w:marLeft w:val="640"/>
      <w:marRight w:val="0"/>
      <w:marTop w:val="0"/>
      <w:marBottom w:val="0"/>
      <w:divBdr>
        <w:top w:val="none" w:sz="0" w:space="0" w:color="auto"/>
        <w:left w:val="none" w:sz="0" w:space="0" w:color="auto"/>
        <w:bottom w:val="none" w:sz="0" w:space="0" w:color="auto"/>
        <w:right w:val="none" w:sz="0" w:space="0" w:color="auto"/>
      </w:divBdr>
    </w:div>
    <w:div w:id="1340621665">
      <w:marLeft w:val="640"/>
      <w:marRight w:val="0"/>
      <w:marTop w:val="0"/>
      <w:marBottom w:val="0"/>
      <w:divBdr>
        <w:top w:val="none" w:sz="0" w:space="0" w:color="auto"/>
        <w:left w:val="none" w:sz="0" w:space="0" w:color="auto"/>
        <w:bottom w:val="none" w:sz="0" w:space="0" w:color="auto"/>
        <w:right w:val="none" w:sz="0" w:space="0" w:color="auto"/>
      </w:divBdr>
    </w:div>
    <w:div w:id="1340741036">
      <w:marLeft w:val="640"/>
      <w:marRight w:val="0"/>
      <w:marTop w:val="0"/>
      <w:marBottom w:val="0"/>
      <w:divBdr>
        <w:top w:val="none" w:sz="0" w:space="0" w:color="auto"/>
        <w:left w:val="none" w:sz="0" w:space="0" w:color="auto"/>
        <w:bottom w:val="none" w:sz="0" w:space="0" w:color="auto"/>
        <w:right w:val="none" w:sz="0" w:space="0" w:color="auto"/>
      </w:divBdr>
    </w:div>
    <w:div w:id="1340742312">
      <w:marLeft w:val="640"/>
      <w:marRight w:val="0"/>
      <w:marTop w:val="0"/>
      <w:marBottom w:val="0"/>
      <w:divBdr>
        <w:top w:val="none" w:sz="0" w:space="0" w:color="auto"/>
        <w:left w:val="none" w:sz="0" w:space="0" w:color="auto"/>
        <w:bottom w:val="none" w:sz="0" w:space="0" w:color="auto"/>
        <w:right w:val="none" w:sz="0" w:space="0" w:color="auto"/>
      </w:divBdr>
    </w:div>
    <w:div w:id="1340887565">
      <w:marLeft w:val="640"/>
      <w:marRight w:val="0"/>
      <w:marTop w:val="0"/>
      <w:marBottom w:val="0"/>
      <w:divBdr>
        <w:top w:val="none" w:sz="0" w:space="0" w:color="auto"/>
        <w:left w:val="none" w:sz="0" w:space="0" w:color="auto"/>
        <w:bottom w:val="none" w:sz="0" w:space="0" w:color="auto"/>
        <w:right w:val="none" w:sz="0" w:space="0" w:color="auto"/>
      </w:divBdr>
    </w:div>
    <w:div w:id="1340963465">
      <w:marLeft w:val="640"/>
      <w:marRight w:val="0"/>
      <w:marTop w:val="0"/>
      <w:marBottom w:val="0"/>
      <w:divBdr>
        <w:top w:val="none" w:sz="0" w:space="0" w:color="auto"/>
        <w:left w:val="none" w:sz="0" w:space="0" w:color="auto"/>
        <w:bottom w:val="none" w:sz="0" w:space="0" w:color="auto"/>
        <w:right w:val="none" w:sz="0" w:space="0" w:color="auto"/>
      </w:divBdr>
    </w:div>
    <w:div w:id="1341083816">
      <w:marLeft w:val="640"/>
      <w:marRight w:val="0"/>
      <w:marTop w:val="0"/>
      <w:marBottom w:val="0"/>
      <w:divBdr>
        <w:top w:val="none" w:sz="0" w:space="0" w:color="auto"/>
        <w:left w:val="none" w:sz="0" w:space="0" w:color="auto"/>
        <w:bottom w:val="none" w:sz="0" w:space="0" w:color="auto"/>
        <w:right w:val="none" w:sz="0" w:space="0" w:color="auto"/>
      </w:divBdr>
    </w:div>
    <w:div w:id="1341152631">
      <w:marLeft w:val="640"/>
      <w:marRight w:val="0"/>
      <w:marTop w:val="0"/>
      <w:marBottom w:val="0"/>
      <w:divBdr>
        <w:top w:val="none" w:sz="0" w:space="0" w:color="auto"/>
        <w:left w:val="none" w:sz="0" w:space="0" w:color="auto"/>
        <w:bottom w:val="none" w:sz="0" w:space="0" w:color="auto"/>
        <w:right w:val="none" w:sz="0" w:space="0" w:color="auto"/>
      </w:divBdr>
    </w:div>
    <w:div w:id="1341158756">
      <w:marLeft w:val="640"/>
      <w:marRight w:val="0"/>
      <w:marTop w:val="0"/>
      <w:marBottom w:val="0"/>
      <w:divBdr>
        <w:top w:val="none" w:sz="0" w:space="0" w:color="auto"/>
        <w:left w:val="none" w:sz="0" w:space="0" w:color="auto"/>
        <w:bottom w:val="none" w:sz="0" w:space="0" w:color="auto"/>
        <w:right w:val="none" w:sz="0" w:space="0" w:color="auto"/>
      </w:divBdr>
    </w:div>
    <w:div w:id="1341204133">
      <w:marLeft w:val="640"/>
      <w:marRight w:val="0"/>
      <w:marTop w:val="0"/>
      <w:marBottom w:val="0"/>
      <w:divBdr>
        <w:top w:val="none" w:sz="0" w:space="0" w:color="auto"/>
        <w:left w:val="none" w:sz="0" w:space="0" w:color="auto"/>
        <w:bottom w:val="none" w:sz="0" w:space="0" w:color="auto"/>
        <w:right w:val="none" w:sz="0" w:space="0" w:color="auto"/>
      </w:divBdr>
    </w:div>
    <w:div w:id="1341346655">
      <w:marLeft w:val="640"/>
      <w:marRight w:val="0"/>
      <w:marTop w:val="0"/>
      <w:marBottom w:val="0"/>
      <w:divBdr>
        <w:top w:val="none" w:sz="0" w:space="0" w:color="auto"/>
        <w:left w:val="none" w:sz="0" w:space="0" w:color="auto"/>
        <w:bottom w:val="none" w:sz="0" w:space="0" w:color="auto"/>
        <w:right w:val="none" w:sz="0" w:space="0" w:color="auto"/>
      </w:divBdr>
    </w:div>
    <w:div w:id="1341348124">
      <w:marLeft w:val="640"/>
      <w:marRight w:val="0"/>
      <w:marTop w:val="0"/>
      <w:marBottom w:val="0"/>
      <w:divBdr>
        <w:top w:val="none" w:sz="0" w:space="0" w:color="auto"/>
        <w:left w:val="none" w:sz="0" w:space="0" w:color="auto"/>
        <w:bottom w:val="none" w:sz="0" w:space="0" w:color="auto"/>
        <w:right w:val="none" w:sz="0" w:space="0" w:color="auto"/>
      </w:divBdr>
    </w:div>
    <w:div w:id="1341397352">
      <w:marLeft w:val="640"/>
      <w:marRight w:val="0"/>
      <w:marTop w:val="0"/>
      <w:marBottom w:val="0"/>
      <w:divBdr>
        <w:top w:val="none" w:sz="0" w:space="0" w:color="auto"/>
        <w:left w:val="none" w:sz="0" w:space="0" w:color="auto"/>
        <w:bottom w:val="none" w:sz="0" w:space="0" w:color="auto"/>
        <w:right w:val="none" w:sz="0" w:space="0" w:color="auto"/>
      </w:divBdr>
    </w:div>
    <w:div w:id="1341464713">
      <w:marLeft w:val="640"/>
      <w:marRight w:val="0"/>
      <w:marTop w:val="0"/>
      <w:marBottom w:val="0"/>
      <w:divBdr>
        <w:top w:val="none" w:sz="0" w:space="0" w:color="auto"/>
        <w:left w:val="none" w:sz="0" w:space="0" w:color="auto"/>
        <w:bottom w:val="none" w:sz="0" w:space="0" w:color="auto"/>
        <w:right w:val="none" w:sz="0" w:space="0" w:color="auto"/>
      </w:divBdr>
    </w:div>
    <w:div w:id="1341544451">
      <w:marLeft w:val="640"/>
      <w:marRight w:val="0"/>
      <w:marTop w:val="0"/>
      <w:marBottom w:val="0"/>
      <w:divBdr>
        <w:top w:val="none" w:sz="0" w:space="0" w:color="auto"/>
        <w:left w:val="none" w:sz="0" w:space="0" w:color="auto"/>
        <w:bottom w:val="none" w:sz="0" w:space="0" w:color="auto"/>
        <w:right w:val="none" w:sz="0" w:space="0" w:color="auto"/>
      </w:divBdr>
    </w:div>
    <w:div w:id="1341616683">
      <w:marLeft w:val="640"/>
      <w:marRight w:val="0"/>
      <w:marTop w:val="0"/>
      <w:marBottom w:val="0"/>
      <w:divBdr>
        <w:top w:val="none" w:sz="0" w:space="0" w:color="auto"/>
        <w:left w:val="none" w:sz="0" w:space="0" w:color="auto"/>
        <w:bottom w:val="none" w:sz="0" w:space="0" w:color="auto"/>
        <w:right w:val="none" w:sz="0" w:space="0" w:color="auto"/>
      </w:divBdr>
    </w:div>
    <w:div w:id="1341618094">
      <w:marLeft w:val="640"/>
      <w:marRight w:val="0"/>
      <w:marTop w:val="0"/>
      <w:marBottom w:val="0"/>
      <w:divBdr>
        <w:top w:val="none" w:sz="0" w:space="0" w:color="auto"/>
        <w:left w:val="none" w:sz="0" w:space="0" w:color="auto"/>
        <w:bottom w:val="none" w:sz="0" w:space="0" w:color="auto"/>
        <w:right w:val="none" w:sz="0" w:space="0" w:color="auto"/>
      </w:divBdr>
    </w:div>
    <w:div w:id="1341854286">
      <w:marLeft w:val="640"/>
      <w:marRight w:val="0"/>
      <w:marTop w:val="0"/>
      <w:marBottom w:val="0"/>
      <w:divBdr>
        <w:top w:val="none" w:sz="0" w:space="0" w:color="auto"/>
        <w:left w:val="none" w:sz="0" w:space="0" w:color="auto"/>
        <w:bottom w:val="none" w:sz="0" w:space="0" w:color="auto"/>
        <w:right w:val="none" w:sz="0" w:space="0" w:color="auto"/>
      </w:divBdr>
    </w:div>
    <w:div w:id="1341856119">
      <w:marLeft w:val="640"/>
      <w:marRight w:val="0"/>
      <w:marTop w:val="0"/>
      <w:marBottom w:val="0"/>
      <w:divBdr>
        <w:top w:val="none" w:sz="0" w:space="0" w:color="auto"/>
        <w:left w:val="none" w:sz="0" w:space="0" w:color="auto"/>
        <w:bottom w:val="none" w:sz="0" w:space="0" w:color="auto"/>
        <w:right w:val="none" w:sz="0" w:space="0" w:color="auto"/>
      </w:divBdr>
    </w:div>
    <w:div w:id="1341859681">
      <w:marLeft w:val="640"/>
      <w:marRight w:val="0"/>
      <w:marTop w:val="0"/>
      <w:marBottom w:val="0"/>
      <w:divBdr>
        <w:top w:val="none" w:sz="0" w:space="0" w:color="auto"/>
        <w:left w:val="none" w:sz="0" w:space="0" w:color="auto"/>
        <w:bottom w:val="none" w:sz="0" w:space="0" w:color="auto"/>
        <w:right w:val="none" w:sz="0" w:space="0" w:color="auto"/>
      </w:divBdr>
    </w:div>
    <w:div w:id="1341933965">
      <w:marLeft w:val="640"/>
      <w:marRight w:val="0"/>
      <w:marTop w:val="0"/>
      <w:marBottom w:val="0"/>
      <w:divBdr>
        <w:top w:val="none" w:sz="0" w:space="0" w:color="auto"/>
        <w:left w:val="none" w:sz="0" w:space="0" w:color="auto"/>
        <w:bottom w:val="none" w:sz="0" w:space="0" w:color="auto"/>
        <w:right w:val="none" w:sz="0" w:space="0" w:color="auto"/>
      </w:divBdr>
    </w:div>
    <w:div w:id="1342005496">
      <w:marLeft w:val="640"/>
      <w:marRight w:val="0"/>
      <w:marTop w:val="0"/>
      <w:marBottom w:val="0"/>
      <w:divBdr>
        <w:top w:val="none" w:sz="0" w:space="0" w:color="auto"/>
        <w:left w:val="none" w:sz="0" w:space="0" w:color="auto"/>
        <w:bottom w:val="none" w:sz="0" w:space="0" w:color="auto"/>
        <w:right w:val="none" w:sz="0" w:space="0" w:color="auto"/>
      </w:divBdr>
    </w:div>
    <w:div w:id="1342052412">
      <w:marLeft w:val="640"/>
      <w:marRight w:val="0"/>
      <w:marTop w:val="0"/>
      <w:marBottom w:val="0"/>
      <w:divBdr>
        <w:top w:val="none" w:sz="0" w:space="0" w:color="auto"/>
        <w:left w:val="none" w:sz="0" w:space="0" w:color="auto"/>
        <w:bottom w:val="none" w:sz="0" w:space="0" w:color="auto"/>
        <w:right w:val="none" w:sz="0" w:space="0" w:color="auto"/>
      </w:divBdr>
    </w:div>
    <w:div w:id="1342316239">
      <w:marLeft w:val="640"/>
      <w:marRight w:val="0"/>
      <w:marTop w:val="0"/>
      <w:marBottom w:val="0"/>
      <w:divBdr>
        <w:top w:val="none" w:sz="0" w:space="0" w:color="auto"/>
        <w:left w:val="none" w:sz="0" w:space="0" w:color="auto"/>
        <w:bottom w:val="none" w:sz="0" w:space="0" w:color="auto"/>
        <w:right w:val="none" w:sz="0" w:space="0" w:color="auto"/>
      </w:divBdr>
    </w:div>
    <w:div w:id="1342317629">
      <w:marLeft w:val="640"/>
      <w:marRight w:val="0"/>
      <w:marTop w:val="0"/>
      <w:marBottom w:val="0"/>
      <w:divBdr>
        <w:top w:val="none" w:sz="0" w:space="0" w:color="auto"/>
        <w:left w:val="none" w:sz="0" w:space="0" w:color="auto"/>
        <w:bottom w:val="none" w:sz="0" w:space="0" w:color="auto"/>
        <w:right w:val="none" w:sz="0" w:space="0" w:color="auto"/>
      </w:divBdr>
    </w:div>
    <w:div w:id="1342390257">
      <w:marLeft w:val="640"/>
      <w:marRight w:val="0"/>
      <w:marTop w:val="0"/>
      <w:marBottom w:val="0"/>
      <w:divBdr>
        <w:top w:val="none" w:sz="0" w:space="0" w:color="auto"/>
        <w:left w:val="none" w:sz="0" w:space="0" w:color="auto"/>
        <w:bottom w:val="none" w:sz="0" w:space="0" w:color="auto"/>
        <w:right w:val="none" w:sz="0" w:space="0" w:color="auto"/>
      </w:divBdr>
    </w:div>
    <w:div w:id="1342396527">
      <w:marLeft w:val="640"/>
      <w:marRight w:val="0"/>
      <w:marTop w:val="0"/>
      <w:marBottom w:val="0"/>
      <w:divBdr>
        <w:top w:val="none" w:sz="0" w:space="0" w:color="auto"/>
        <w:left w:val="none" w:sz="0" w:space="0" w:color="auto"/>
        <w:bottom w:val="none" w:sz="0" w:space="0" w:color="auto"/>
        <w:right w:val="none" w:sz="0" w:space="0" w:color="auto"/>
      </w:divBdr>
    </w:div>
    <w:div w:id="1342467526">
      <w:marLeft w:val="640"/>
      <w:marRight w:val="0"/>
      <w:marTop w:val="0"/>
      <w:marBottom w:val="0"/>
      <w:divBdr>
        <w:top w:val="none" w:sz="0" w:space="0" w:color="auto"/>
        <w:left w:val="none" w:sz="0" w:space="0" w:color="auto"/>
        <w:bottom w:val="none" w:sz="0" w:space="0" w:color="auto"/>
        <w:right w:val="none" w:sz="0" w:space="0" w:color="auto"/>
      </w:divBdr>
    </w:div>
    <w:div w:id="1342468096">
      <w:marLeft w:val="640"/>
      <w:marRight w:val="0"/>
      <w:marTop w:val="0"/>
      <w:marBottom w:val="0"/>
      <w:divBdr>
        <w:top w:val="none" w:sz="0" w:space="0" w:color="auto"/>
        <w:left w:val="none" w:sz="0" w:space="0" w:color="auto"/>
        <w:bottom w:val="none" w:sz="0" w:space="0" w:color="auto"/>
        <w:right w:val="none" w:sz="0" w:space="0" w:color="auto"/>
      </w:divBdr>
    </w:div>
    <w:div w:id="1342470921">
      <w:marLeft w:val="640"/>
      <w:marRight w:val="0"/>
      <w:marTop w:val="0"/>
      <w:marBottom w:val="0"/>
      <w:divBdr>
        <w:top w:val="none" w:sz="0" w:space="0" w:color="auto"/>
        <w:left w:val="none" w:sz="0" w:space="0" w:color="auto"/>
        <w:bottom w:val="none" w:sz="0" w:space="0" w:color="auto"/>
        <w:right w:val="none" w:sz="0" w:space="0" w:color="auto"/>
      </w:divBdr>
    </w:div>
    <w:div w:id="1342471187">
      <w:marLeft w:val="640"/>
      <w:marRight w:val="0"/>
      <w:marTop w:val="0"/>
      <w:marBottom w:val="0"/>
      <w:divBdr>
        <w:top w:val="none" w:sz="0" w:space="0" w:color="auto"/>
        <w:left w:val="none" w:sz="0" w:space="0" w:color="auto"/>
        <w:bottom w:val="none" w:sz="0" w:space="0" w:color="auto"/>
        <w:right w:val="none" w:sz="0" w:space="0" w:color="auto"/>
      </w:divBdr>
    </w:div>
    <w:div w:id="1342581738">
      <w:marLeft w:val="640"/>
      <w:marRight w:val="0"/>
      <w:marTop w:val="0"/>
      <w:marBottom w:val="0"/>
      <w:divBdr>
        <w:top w:val="none" w:sz="0" w:space="0" w:color="auto"/>
        <w:left w:val="none" w:sz="0" w:space="0" w:color="auto"/>
        <w:bottom w:val="none" w:sz="0" w:space="0" w:color="auto"/>
        <w:right w:val="none" w:sz="0" w:space="0" w:color="auto"/>
      </w:divBdr>
    </w:div>
    <w:div w:id="1342583550">
      <w:marLeft w:val="640"/>
      <w:marRight w:val="0"/>
      <w:marTop w:val="0"/>
      <w:marBottom w:val="0"/>
      <w:divBdr>
        <w:top w:val="none" w:sz="0" w:space="0" w:color="auto"/>
        <w:left w:val="none" w:sz="0" w:space="0" w:color="auto"/>
        <w:bottom w:val="none" w:sz="0" w:space="0" w:color="auto"/>
        <w:right w:val="none" w:sz="0" w:space="0" w:color="auto"/>
      </w:divBdr>
    </w:div>
    <w:div w:id="1342588237">
      <w:marLeft w:val="640"/>
      <w:marRight w:val="0"/>
      <w:marTop w:val="0"/>
      <w:marBottom w:val="0"/>
      <w:divBdr>
        <w:top w:val="none" w:sz="0" w:space="0" w:color="auto"/>
        <w:left w:val="none" w:sz="0" w:space="0" w:color="auto"/>
        <w:bottom w:val="none" w:sz="0" w:space="0" w:color="auto"/>
        <w:right w:val="none" w:sz="0" w:space="0" w:color="auto"/>
      </w:divBdr>
    </w:div>
    <w:div w:id="1342781084">
      <w:marLeft w:val="640"/>
      <w:marRight w:val="0"/>
      <w:marTop w:val="0"/>
      <w:marBottom w:val="0"/>
      <w:divBdr>
        <w:top w:val="none" w:sz="0" w:space="0" w:color="auto"/>
        <w:left w:val="none" w:sz="0" w:space="0" w:color="auto"/>
        <w:bottom w:val="none" w:sz="0" w:space="0" w:color="auto"/>
        <w:right w:val="none" w:sz="0" w:space="0" w:color="auto"/>
      </w:divBdr>
    </w:div>
    <w:div w:id="1342855334">
      <w:marLeft w:val="640"/>
      <w:marRight w:val="0"/>
      <w:marTop w:val="0"/>
      <w:marBottom w:val="0"/>
      <w:divBdr>
        <w:top w:val="none" w:sz="0" w:space="0" w:color="auto"/>
        <w:left w:val="none" w:sz="0" w:space="0" w:color="auto"/>
        <w:bottom w:val="none" w:sz="0" w:space="0" w:color="auto"/>
        <w:right w:val="none" w:sz="0" w:space="0" w:color="auto"/>
      </w:divBdr>
    </w:div>
    <w:div w:id="1342900444">
      <w:marLeft w:val="640"/>
      <w:marRight w:val="0"/>
      <w:marTop w:val="0"/>
      <w:marBottom w:val="0"/>
      <w:divBdr>
        <w:top w:val="none" w:sz="0" w:space="0" w:color="auto"/>
        <w:left w:val="none" w:sz="0" w:space="0" w:color="auto"/>
        <w:bottom w:val="none" w:sz="0" w:space="0" w:color="auto"/>
        <w:right w:val="none" w:sz="0" w:space="0" w:color="auto"/>
      </w:divBdr>
    </w:div>
    <w:div w:id="1342970873">
      <w:marLeft w:val="640"/>
      <w:marRight w:val="0"/>
      <w:marTop w:val="0"/>
      <w:marBottom w:val="0"/>
      <w:divBdr>
        <w:top w:val="none" w:sz="0" w:space="0" w:color="auto"/>
        <w:left w:val="none" w:sz="0" w:space="0" w:color="auto"/>
        <w:bottom w:val="none" w:sz="0" w:space="0" w:color="auto"/>
        <w:right w:val="none" w:sz="0" w:space="0" w:color="auto"/>
      </w:divBdr>
    </w:div>
    <w:div w:id="1342970966">
      <w:marLeft w:val="640"/>
      <w:marRight w:val="0"/>
      <w:marTop w:val="0"/>
      <w:marBottom w:val="0"/>
      <w:divBdr>
        <w:top w:val="none" w:sz="0" w:space="0" w:color="auto"/>
        <w:left w:val="none" w:sz="0" w:space="0" w:color="auto"/>
        <w:bottom w:val="none" w:sz="0" w:space="0" w:color="auto"/>
        <w:right w:val="none" w:sz="0" w:space="0" w:color="auto"/>
      </w:divBdr>
    </w:div>
    <w:div w:id="1343048840">
      <w:marLeft w:val="640"/>
      <w:marRight w:val="0"/>
      <w:marTop w:val="0"/>
      <w:marBottom w:val="0"/>
      <w:divBdr>
        <w:top w:val="none" w:sz="0" w:space="0" w:color="auto"/>
        <w:left w:val="none" w:sz="0" w:space="0" w:color="auto"/>
        <w:bottom w:val="none" w:sz="0" w:space="0" w:color="auto"/>
        <w:right w:val="none" w:sz="0" w:space="0" w:color="auto"/>
      </w:divBdr>
    </w:div>
    <w:div w:id="1343118703">
      <w:marLeft w:val="640"/>
      <w:marRight w:val="0"/>
      <w:marTop w:val="0"/>
      <w:marBottom w:val="0"/>
      <w:divBdr>
        <w:top w:val="none" w:sz="0" w:space="0" w:color="auto"/>
        <w:left w:val="none" w:sz="0" w:space="0" w:color="auto"/>
        <w:bottom w:val="none" w:sz="0" w:space="0" w:color="auto"/>
        <w:right w:val="none" w:sz="0" w:space="0" w:color="auto"/>
      </w:divBdr>
    </w:div>
    <w:div w:id="1343162498">
      <w:marLeft w:val="640"/>
      <w:marRight w:val="0"/>
      <w:marTop w:val="0"/>
      <w:marBottom w:val="0"/>
      <w:divBdr>
        <w:top w:val="none" w:sz="0" w:space="0" w:color="auto"/>
        <w:left w:val="none" w:sz="0" w:space="0" w:color="auto"/>
        <w:bottom w:val="none" w:sz="0" w:space="0" w:color="auto"/>
        <w:right w:val="none" w:sz="0" w:space="0" w:color="auto"/>
      </w:divBdr>
    </w:div>
    <w:div w:id="1343238114">
      <w:marLeft w:val="640"/>
      <w:marRight w:val="0"/>
      <w:marTop w:val="0"/>
      <w:marBottom w:val="0"/>
      <w:divBdr>
        <w:top w:val="none" w:sz="0" w:space="0" w:color="auto"/>
        <w:left w:val="none" w:sz="0" w:space="0" w:color="auto"/>
        <w:bottom w:val="none" w:sz="0" w:space="0" w:color="auto"/>
        <w:right w:val="none" w:sz="0" w:space="0" w:color="auto"/>
      </w:divBdr>
    </w:div>
    <w:div w:id="1343240325">
      <w:marLeft w:val="640"/>
      <w:marRight w:val="0"/>
      <w:marTop w:val="0"/>
      <w:marBottom w:val="0"/>
      <w:divBdr>
        <w:top w:val="none" w:sz="0" w:space="0" w:color="auto"/>
        <w:left w:val="none" w:sz="0" w:space="0" w:color="auto"/>
        <w:bottom w:val="none" w:sz="0" w:space="0" w:color="auto"/>
        <w:right w:val="none" w:sz="0" w:space="0" w:color="auto"/>
      </w:divBdr>
    </w:div>
    <w:div w:id="1343242451">
      <w:marLeft w:val="640"/>
      <w:marRight w:val="0"/>
      <w:marTop w:val="0"/>
      <w:marBottom w:val="0"/>
      <w:divBdr>
        <w:top w:val="none" w:sz="0" w:space="0" w:color="auto"/>
        <w:left w:val="none" w:sz="0" w:space="0" w:color="auto"/>
        <w:bottom w:val="none" w:sz="0" w:space="0" w:color="auto"/>
        <w:right w:val="none" w:sz="0" w:space="0" w:color="auto"/>
      </w:divBdr>
    </w:div>
    <w:div w:id="1343244340">
      <w:marLeft w:val="640"/>
      <w:marRight w:val="0"/>
      <w:marTop w:val="0"/>
      <w:marBottom w:val="0"/>
      <w:divBdr>
        <w:top w:val="none" w:sz="0" w:space="0" w:color="auto"/>
        <w:left w:val="none" w:sz="0" w:space="0" w:color="auto"/>
        <w:bottom w:val="none" w:sz="0" w:space="0" w:color="auto"/>
        <w:right w:val="none" w:sz="0" w:space="0" w:color="auto"/>
      </w:divBdr>
    </w:div>
    <w:div w:id="1343437460">
      <w:marLeft w:val="640"/>
      <w:marRight w:val="0"/>
      <w:marTop w:val="0"/>
      <w:marBottom w:val="0"/>
      <w:divBdr>
        <w:top w:val="none" w:sz="0" w:space="0" w:color="auto"/>
        <w:left w:val="none" w:sz="0" w:space="0" w:color="auto"/>
        <w:bottom w:val="none" w:sz="0" w:space="0" w:color="auto"/>
        <w:right w:val="none" w:sz="0" w:space="0" w:color="auto"/>
      </w:divBdr>
    </w:div>
    <w:div w:id="1343438550">
      <w:marLeft w:val="640"/>
      <w:marRight w:val="0"/>
      <w:marTop w:val="0"/>
      <w:marBottom w:val="0"/>
      <w:divBdr>
        <w:top w:val="none" w:sz="0" w:space="0" w:color="auto"/>
        <w:left w:val="none" w:sz="0" w:space="0" w:color="auto"/>
        <w:bottom w:val="none" w:sz="0" w:space="0" w:color="auto"/>
        <w:right w:val="none" w:sz="0" w:space="0" w:color="auto"/>
      </w:divBdr>
    </w:div>
    <w:div w:id="1343506325">
      <w:marLeft w:val="640"/>
      <w:marRight w:val="0"/>
      <w:marTop w:val="0"/>
      <w:marBottom w:val="0"/>
      <w:divBdr>
        <w:top w:val="none" w:sz="0" w:space="0" w:color="auto"/>
        <w:left w:val="none" w:sz="0" w:space="0" w:color="auto"/>
        <w:bottom w:val="none" w:sz="0" w:space="0" w:color="auto"/>
        <w:right w:val="none" w:sz="0" w:space="0" w:color="auto"/>
      </w:divBdr>
    </w:div>
    <w:div w:id="1343509841">
      <w:marLeft w:val="640"/>
      <w:marRight w:val="0"/>
      <w:marTop w:val="0"/>
      <w:marBottom w:val="0"/>
      <w:divBdr>
        <w:top w:val="none" w:sz="0" w:space="0" w:color="auto"/>
        <w:left w:val="none" w:sz="0" w:space="0" w:color="auto"/>
        <w:bottom w:val="none" w:sz="0" w:space="0" w:color="auto"/>
        <w:right w:val="none" w:sz="0" w:space="0" w:color="auto"/>
      </w:divBdr>
    </w:div>
    <w:div w:id="1343510179">
      <w:marLeft w:val="640"/>
      <w:marRight w:val="0"/>
      <w:marTop w:val="0"/>
      <w:marBottom w:val="0"/>
      <w:divBdr>
        <w:top w:val="none" w:sz="0" w:space="0" w:color="auto"/>
        <w:left w:val="none" w:sz="0" w:space="0" w:color="auto"/>
        <w:bottom w:val="none" w:sz="0" w:space="0" w:color="auto"/>
        <w:right w:val="none" w:sz="0" w:space="0" w:color="auto"/>
      </w:divBdr>
    </w:div>
    <w:div w:id="1343629652">
      <w:marLeft w:val="640"/>
      <w:marRight w:val="0"/>
      <w:marTop w:val="0"/>
      <w:marBottom w:val="0"/>
      <w:divBdr>
        <w:top w:val="none" w:sz="0" w:space="0" w:color="auto"/>
        <w:left w:val="none" w:sz="0" w:space="0" w:color="auto"/>
        <w:bottom w:val="none" w:sz="0" w:space="0" w:color="auto"/>
        <w:right w:val="none" w:sz="0" w:space="0" w:color="auto"/>
      </w:divBdr>
    </w:div>
    <w:div w:id="1343898749">
      <w:marLeft w:val="640"/>
      <w:marRight w:val="0"/>
      <w:marTop w:val="0"/>
      <w:marBottom w:val="0"/>
      <w:divBdr>
        <w:top w:val="none" w:sz="0" w:space="0" w:color="auto"/>
        <w:left w:val="none" w:sz="0" w:space="0" w:color="auto"/>
        <w:bottom w:val="none" w:sz="0" w:space="0" w:color="auto"/>
        <w:right w:val="none" w:sz="0" w:space="0" w:color="auto"/>
      </w:divBdr>
    </w:div>
    <w:div w:id="1343967592">
      <w:marLeft w:val="640"/>
      <w:marRight w:val="0"/>
      <w:marTop w:val="0"/>
      <w:marBottom w:val="0"/>
      <w:divBdr>
        <w:top w:val="none" w:sz="0" w:space="0" w:color="auto"/>
        <w:left w:val="none" w:sz="0" w:space="0" w:color="auto"/>
        <w:bottom w:val="none" w:sz="0" w:space="0" w:color="auto"/>
        <w:right w:val="none" w:sz="0" w:space="0" w:color="auto"/>
      </w:divBdr>
    </w:div>
    <w:div w:id="1343970949">
      <w:marLeft w:val="640"/>
      <w:marRight w:val="0"/>
      <w:marTop w:val="0"/>
      <w:marBottom w:val="0"/>
      <w:divBdr>
        <w:top w:val="none" w:sz="0" w:space="0" w:color="auto"/>
        <w:left w:val="none" w:sz="0" w:space="0" w:color="auto"/>
        <w:bottom w:val="none" w:sz="0" w:space="0" w:color="auto"/>
        <w:right w:val="none" w:sz="0" w:space="0" w:color="auto"/>
      </w:divBdr>
    </w:div>
    <w:div w:id="1343972766">
      <w:marLeft w:val="640"/>
      <w:marRight w:val="0"/>
      <w:marTop w:val="0"/>
      <w:marBottom w:val="0"/>
      <w:divBdr>
        <w:top w:val="none" w:sz="0" w:space="0" w:color="auto"/>
        <w:left w:val="none" w:sz="0" w:space="0" w:color="auto"/>
        <w:bottom w:val="none" w:sz="0" w:space="0" w:color="auto"/>
        <w:right w:val="none" w:sz="0" w:space="0" w:color="auto"/>
      </w:divBdr>
    </w:div>
    <w:div w:id="1343976565">
      <w:marLeft w:val="640"/>
      <w:marRight w:val="0"/>
      <w:marTop w:val="0"/>
      <w:marBottom w:val="0"/>
      <w:divBdr>
        <w:top w:val="none" w:sz="0" w:space="0" w:color="auto"/>
        <w:left w:val="none" w:sz="0" w:space="0" w:color="auto"/>
        <w:bottom w:val="none" w:sz="0" w:space="0" w:color="auto"/>
        <w:right w:val="none" w:sz="0" w:space="0" w:color="auto"/>
      </w:divBdr>
    </w:div>
    <w:div w:id="1344017506">
      <w:marLeft w:val="640"/>
      <w:marRight w:val="0"/>
      <w:marTop w:val="0"/>
      <w:marBottom w:val="0"/>
      <w:divBdr>
        <w:top w:val="none" w:sz="0" w:space="0" w:color="auto"/>
        <w:left w:val="none" w:sz="0" w:space="0" w:color="auto"/>
        <w:bottom w:val="none" w:sz="0" w:space="0" w:color="auto"/>
        <w:right w:val="none" w:sz="0" w:space="0" w:color="auto"/>
      </w:divBdr>
    </w:div>
    <w:div w:id="1344089009">
      <w:marLeft w:val="640"/>
      <w:marRight w:val="0"/>
      <w:marTop w:val="0"/>
      <w:marBottom w:val="0"/>
      <w:divBdr>
        <w:top w:val="none" w:sz="0" w:space="0" w:color="auto"/>
        <w:left w:val="none" w:sz="0" w:space="0" w:color="auto"/>
        <w:bottom w:val="none" w:sz="0" w:space="0" w:color="auto"/>
        <w:right w:val="none" w:sz="0" w:space="0" w:color="auto"/>
      </w:divBdr>
    </w:div>
    <w:div w:id="1344167053">
      <w:marLeft w:val="640"/>
      <w:marRight w:val="0"/>
      <w:marTop w:val="0"/>
      <w:marBottom w:val="0"/>
      <w:divBdr>
        <w:top w:val="none" w:sz="0" w:space="0" w:color="auto"/>
        <w:left w:val="none" w:sz="0" w:space="0" w:color="auto"/>
        <w:bottom w:val="none" w:sz="0" w:space="0" w:color="auto"/>
        <w:right w:val="none" w:sz="0" w:space="0" w:color="auto"/>
      </w:divBdr>
    </w:div>
    <w:div w:id="1344359713">
      <w:marLeft w:val="640"/>
      <w:marRight w:val="0"/>
      <w:marTop w:val="0"/>
      <w:marBottom w:val="0"/>
      <w:divBdr>
        <w:top w:val="none" w:sz="0" w:space="0" w:color="auto"/>
        <w:left w:val="none" w:sz="0" w:space="0" w:color="auto"/>
        <w:bottom w:val="none" w:sz="0" w:space="0" w:color="auto"/>
        <w:right w:val="none" w:sz="0" w:space="0" w:color="auto"/>
      </w:divBdr>
    </w:div>
    <w:div w:id="1344431427">
      <w:marLeft w:val="640"/>
      <w:marRight w:val="0"/>
      <w:marTop w:val="0"/>
      <w:marBottom w:val="0"/>
      <w:divBdr>
        <w:top w:val="none" w:sz="0" w:space="0" w:color="auto"/>
        <w:left w:val="none" w:sz="0" w:space="0" w:color="auto"/>
        <w:bottom w:val="none" w:sz="0" w:space="0" w:color="auto"/>
        <w:right w:val="none" w:sz="0" w:space="0" w:color="auto"/>
      </w:divBdr>
    </w:div>
    <w:div w:id="1344473902">
      <w:marLeft w:val="640"/>
      <w:marRight w:val="0"/>
      <w:marTop w:val="0"/>
      <w:marBottom w:val="0"/>
      <w:divBdr>
        <w:top w:val="none" w:sz="0" w:space="0" w:color="auto"/>
        <w:left w:val="none" w:sz="0" w:space="0" w:color="auto"/>
        <w:bottom w:val="none" w:sz="0" w:space="0" w:color="auto"/>
        <w:right w:val="none" w:sz="0" w:space="0" w:color="auto"/>
      </w:divBdr>
    </w:div>
    <w:div w:id="1344480578">
      <w:marLeft w:val="640"/>
      <w:marRight w:val="0"/>
      <w:marTop w:val="0"/>
      <w:marBottom w:val="0"/>
      <w:divBdr>
        <w:top w:val="none" w:sz="0" w:space="0" w:color="auto"/>
        <w:left w:val="none" w:sz="0" w:space="0" w:color="auto"/>
        <w:bottom w:val="none" w:sz="0" w:space="0" w:color="auto"/>
        <w:right w:val="none" w:sz="0" w:space="0" w:color="auto"/>
      </w:divBdr>
    </w:div>
    <w:div w:id="1344622532">
      <w:marLeft w:val="640"/>
      <w:marRight w:val="0"/>
      <w:marTop w:val="0"/>
      <w:marBottom w:val="0"/>
      <w:divBdr>
        <w:top w:val="none" w:sz="0" w:space="0" w:color="auto"/>
        <w:left w:val="none" w:sz="0" w:space="0" w:color="auto"/>
        <w:bottom w:val="none" w:sz="0" w:space="0" w:color="auto"/>
        <w:right w:val="none" w:sz="0" w:space="0" w:color="auto"/>
      </w:divBdr>
    </w:div>
    <w:div w:id="1344669325">
      <w:marLeft w:val="640"/>
      <w:marRight w:val="0"/>
      <w:marTop w:val="0"/>
      <w:marBottom w:val="0"/>
      <w:divBdr>
        <w:top w:val="none" w:sz="0" w:space="0" w:color="auto"/>
        <w:left w:val="none" w:sz="0" w:space="0" w:color="auto"/>
        <w:bottom w:val="none" w:sz="0" w:space="0" w:color="auto"/>
        <w:right w:val="none" w:sz="0" w:space="0" w:color="auto"/>
      </w:divBdr>
    </w:div>
    <w:div w:id="1344672170">
      <w:marLeft w:val="640"/>
      <w:marRight w:val="0"/>
      <w:marTop w:val="0"/>
      <w:marBottom w:val="0"/>
      <w:divBdr>
        <w:top w:val="none" w:sz="0" w:space="0" w:color="auto"/>
        <w:left w:val="none" w:sz="0" w:space="0" w:color="auto"/>
        <w:bottom w:val="none" w:sz="0" w:space="0" w:color="auto"/>
        <w:right w:val="none" w:sz="0" w:space="0" w:color="auto"/>
      </w:divBdr>
    </w:div>
    <w:div w:id="1344864904">
      <w:marLeft w:val="640"/>
      <w:marRight w:val="0"/>
      <w:marTop w:val="0"/>
      <w:marBottom w:val="0"/>
      <w:divBdr>
        <w:top w:val="none" w:sz="0" w:space="0" w:color="auto"/>
        <w:left w:val="none" w:sz="0" w:space="0" w:color="auto"/>
        <w:bottom w:val="none" w:sz="0" w:space="0" w:color="auto"/>
        <w:right w:val="none" w:sz="0" w:space="0" w:color="auto"/>
      </w:divBdr>
    </w:div>
    <w:div w:id="1344866149">
      <w:marLeft w:val="640"/>
      <w:marRight w:val="0"/>
      <w:marTop w:val="0"/>
      <w:marBottom w:val="0"/>
      <w:divBdr>
        <w:top w:val="none" w:sz="0" w:space="0" w:color="auto"/>
        <w:left w:val="none" w:sz="0" w:space="0" w:color="auto"/>
        <w:bottom w:val="none" w:sz="0" w:space="0" w:color="auto"/>
        <w:right w:val="none" w:sz="0" w:space="0" w:color="auto"/>
      </w:divBdr>
    </w:div>
    <w:div w:id="1344896891">
      <w:marLeft w:val="480"/>
      <w:marRight w:val="0"/>
      <w:marTop w:val="0"/>
      <w:marBottom w:val="0"/>
      <w:divBdr>
        <w:top w:val="none" w:sz="0" w:space="0" w:color="auto"/>
        <w:left w:val="none" w:sz="0" w:space="0" w:color="auto"/>
        <w:bottom w:val="none" w:sz="0" w:space="0" w:color="auto"/>
        <w:right w:val="none" w:sz="0" w:space="0" w:color="auto"/>
      </w:divBdr>
    </w:div>
    <w:div w:id="1344936202">
      <w:marLeft w:val="640"/>
      <w:marRight w:val="0"/>
      <w:marTop w:val="0"/>
      <w:marBottom w:val="0"/>
      <w:divBdr>
        <w:top w:val="none" w:sz="0" w:space="0" w:color="auto"/>
        <w:left w:val="none" w:sz="0" w:space="0" w:color="auto"/>
        <w:bottom w:val="none" w:sz="0" w:space="0" w:color="auto"/>
        <w:right w:val="none" w:sz="0" w:space="0" w:color="auto"/>
      </w:divBdr>
    </w:div>
    <w:div w:id="1344937060">
      <w:marLeft w:val="640"/>
      <w:marRight w:val="0"/>
      <w:marTop w:val="0"/>
      <w:marBottom w:val="0"/>
      <w:divBdr>
        <w:top w:val="none" w:sz="0" w:space="0" w:color="auto"/>
        <w:left w:val="none" w:sz="0" w:space="0" w:color="auto"/>
        <w:bottom w:val="none" w:sz="0" w:space="0" w:color="auto"/>
        <w:right w:val="none" w:sz="0" w:space="0" w:color="auto"/>
      </w:divBdr>
    </w:div>
    <w:div w:id="1344942998">
      <w:marLeft w:val="640"/>
      <w:marRight w:val="0"/>
      <w:marTop w:val="0"/>
      <w:marBottom w:val="0"/>
      <w:divBdr>
        <w:top w:val="none" w:sz="0" w:space="0" w:color="auto"/>
        <w:left w:val="none" w:sz="0" w:space="0" w:color="auto"/>
        <w:bottom w:val="none" w:sz="0" w:space="0" w:color="auto"/>
        <w:right w:val="none" w:sz="0" w:space="0" w:color="auto"/>
      </w:divBdr>
    </w:div>
    <w:div w:id="1345012598">
      <w:marLeft w:val="640"/>
      <w:marRight w:val="0"/>
      <w:marTop w:val="0"/>
      <w:marBottom w:val="0"/>
      <w:divBdr>
        <w:top w:val="none" w:sz="0" w:space="0" w:color="auto"/>
        <w:left w:val="none" w:sz="0" w:space="0" w:color="auto"/>
        <w:bottom w:val="none" w:sz="0" w:space="0" w:color="auto"/>
        <w:right w:val="none" w:sz="0" w:space="0" w:color="auto"/>
      </w:divBdr>
    </w:div>
    <w:div w:id="1345203956">
      <w:marLeft w:val="640"/>
      <w:marRight w:val="0"/>
      <w:marTop w:val="0"/>
      <w:marBottom w:val="0"/>
      <w:divBdr>
        <w:top w:val="none" w:sz="0" w:space="0" w:color="auto"/>
        <w:left w:val="none" w:sz="0" w:space="0" w:color="auto"/>
        <w:bottom w:val="none" w:sz="0" w:space="0" w:color="auto"/>
        <w:right w:val="none" w:sz="0" w:space="0" w:color="auto"/>
      </w:divBdr>
    </w:div>
    <w:div w:id="1345282386">
      <w:marLeft w:val="640"/>
      <w:marRight w:val="0"/>
      <w:marTop w:val="0"/>
      <w:marBottom w:val="0"/>
      <w:divBdr>
        <w:top w:val="none" w:sz="0" w:space="0" w:color="auto"/>
        <w:left w:val="none" w:sz="0" w:space="0" w:color="auto"/>
        <w:bottom w:val="none" w:sz="0" w:space="0" w:color="auto"/>
        <w:right w:val="none" w:sz="0" w:space="0" w:color="auto"/>
      </w:divBdr>
    </w:div>
    <w:div w:id="1345286434">
      <w:marLeft w:val="640"/>
      <w:marRight w:val="0"/>
      <w:marTop w:val="0"/>
      <w:marBottom w:val="0"/>
      <w:divBdr>
        <w:top w:val="none" w:sz="0" w:space="0" w:color="auto"/>
        <w:left w:val="none" w:sz="0" w:space="0" w:color="auto"/>
        <w:bottom w:val="none" w:sz="0" w:space="0" w:color="auto"/>
        <w:right w:val="none" w:sz="0" w:space="0" w:color="auto"/>
      </w:divBdr>
    </w:div>
    <w:div w:id="1345328640">
      <w:marLeft w:val="640"/>
      <w:marRight w:val="0"/>
      <w:marTop w:val="0"/>
      <w:marBottom w:val="0"/>
      <w:divBdr>
        <w:top w:val="none" w:sz="0" w:space="0" w:color="auto"/>
        <w:left w:val="none" w:sz="0" w:space="0" w:color="auto"/>
        <w:bottom w:val="none" w:sz="0" w:space="0" w:color="auto"/>
        <w:right w:val="none" w:sz="0" w:space="0" w:color="auto"/>
      </w:divBdr>
    </w:div>
    <w:div w:id="1345353466">
      <w:marLeft w:val="640"/>
      <w:marRight w:val="0"/>
      <w:marTop w:val="0"/>
      <w:marBottom w:val="0"/>
      <w:divBdr>
        <w:top w:val="none" w:sz="0" w:space="0" w:color="auto"/>
        <w:left w:val="none" w:sz="0" w:space="0" w:color="auto"/>
        <w:bottom w:val="none" w:sz="0" w:space="0" w:color="auto"/>
        <w:right w:val="none" w:sz="0" w:space="0" w:color="auto"/>
      </w:divBdr>
    </w:div>
    <w:div w:id="1345353602">
      <w:marLeft w:val="640"/>
      <w:marRight w:val="0"/>
      <w:marTop w:val="0"/>
      <w:marBottom w:val="0"/>
      <w:divBdr>
        <w:top w:val="none" w:sz="0" w:space="0" w:color="auto"/>
        <w:left w:val="none" w:sz="0" w:space="0" w:color="auto"/>
        <w:bottom w:val="none" w:sz="0" w:space="0" w:color="auto"/>
        <w:right w:val="none" w:sz="0" w:space="0" w:color="auto"/>
      </w:divBdr>
    </w:div>
    <w:div w:id="1345403710">
      <w:marLeft w:val="640"/>
      <w:marRight w:val="0"/>
      <w:marTop w:val="0"/>
      <w:marBottom w:val="0"/>
      <w:divBdr>
        <w:top w:val="none" w:sz="0" w:space="0" w:color="auto"/>
        <w:left w:val="none" w:sz="0" w:space="0" w:color="auto"/>
        <w:bottom w:val="none" w:sz="0" w:space="0" w:color="auto"/>
        <w:right w:val="none" w:sz="0" w:space="0" w:color="auto"/>
      </w:divBdr>
    </w:div>
    <w:div w:id="1345474700">
      <w:marLeft w:val="640"/>
      <w:marRight w:val="0"/>
      <w:marTop w:val="0"/>
      <w:marBottom w:val="0"/>
      <w:divBdr>
        <w:top w:val="none" w:sz="0" w:space="0" w:color="auto"/>
        <w:left w:val="none" w:sz="0" w:space="0" w:color="auto"/>
        <w:bottom w:val="none" w:sz="0" w:space="0" w:color="auto"/>
        <w:right w:val="none" w:sz="0" w:space="0" w:color="auto"/>
      </w:divBdr>
    </w:div>
    <w:div w:id="1345480303">
      <w:marLeft w:val="640"/>
      <w:marRight w:val="0"/>
      <w:marTop w:val="0"/>
      <w:marBottom w:val="0"/>
      <w:divBdr>
        <w:top w:val="none" w:sz="0" w:space="0" w:color="auto"/>
        <w:left w:val="none" w:sz="0" w:space="0" w:color="auto"/>
        <w:bottom w:val="none" w:sz="0" w:space="0" w:color="auto"/>
        <w:right w:val="none" w:sz="0" w:space="0" w:color="auto"/>
      </w:divBdr>
    </w:div>
    <w:div w:id="1345480438">
      <w:marLeft w:val="640"/>
      <w:marRight w:val="0"/>
      <w:marTop w:val="0"/>
      <w:marBottom w:val="0"/>
      <w:divBdr>
        <w:top w:val="none" w:sz="0" w:space="0" w:color="auto"/>
        <w:left w:val="none" w:sz="0" w:space="0" w:color="auto"/>
        <w:bottom w:val="none" w:sz="0" w:space="0" w:color="auto"/>
        <w:right w:val="none" w:sz="0" w:space="0" w:color="auto"/>
      </w:divBdr>
    </w:div>
    <w:div w:id="1345592691">
      <w:marLeft w:val="640"/>
      <w:marRight w:val="0"/>
      <w:marTop w:val="0"/>
      <w:marBottom w:val="0"/>
      <w:divBdr>
        <w:top w:val="none" w:sz="0" w:space="0" w:color="auto"/>
        <w:left w:val="none" w:sz="0" w:space="0" w:color="auto"/>
        <w:bottom w:val="none" w:sz="0" w:space="0" w:color="auto"/>
        <w:right w:val="none" w:sz="0" w:space="0" w:color="auto"/>
      </w:divBdr>
    </w:div>
    <w:div w:id="1345739810">
      <w:marLeft w:val="640"/>
      <w:marRight w:val="0"/>
      <w:marTop w:val="0"/>
      <w:marBottom w:val="0"/>
      <w:divBdr>
        <w:top w:val="none" w:sz="0" w:space="0" w:color="auto"/>
        <w:left w:val="none" w:sz="0" w:space="0" w:color="auto"/>
        <w:bottom w:val="none" w:sz="0" w:space="0" w:color="auto"/>
        <w:right w:val="none" w:sz="0" w:space="0" w:color="auto"/>
      </w:divBdr>
    </w:div>
    <w:div w:id="1345745306">
      <w:marLeft w:val="640"/>
      <w:marRight w:val="0"/>
      <w:marTop w:val="0"/>
      <w:marBottom w:val="0"/>
      <w:divBdr>
        <w:top w:val="none" w:sz="0" w:space="0" w:color="auto"/>
        <w:left w:val="none" w:sz="0" w:space="0" w:color="auto"/>
        <w:bottom w:val="none" w:sz="0" w:space="0" w:color="auto"/>
        <w:right w:val="none" w:sz="0" w:space="0" w:color="auto"/>
      </w:divBdr>
    </w:div>
    <w:div w:id="1345784498">
      <w:marLeft w:val="640"/>
      <w:marRight w:val="0"/>
      <w:marTop w:val="0"/>
      <w:marBottom w:val="0"/>
      <w:divBdr>
        <w:top w:val="none" w:sz="0" w:space="0" w:color="auto"/>
        <w:left w:val="none" w:sz="0" w:space="0" w:color="auto"/>
        <w:bottom w:val="none" w:sz="0" w:space="0" w:color="auto"/>
        <w:right w:val="none" w:sz="0" w:space="0" w:color="auto"/>
      </w:divBdr>
    </w:div>
    <w:div w:id="1345859940">
      <w:marLeft w:val="640"/>
      <w:marRight w:val="0"/>
      <w:marTop w:val="0"/>
      <w:marBottom w:val="0"/>
      <w:divBdr>
        <w:top w:val="none" w:sz="0" w:space="0" w:color="auto"/>
        <w:left w:val="none" w:sz="0" w:space="0" w:color="auto"/>
        <w:bottom w:val="none" w:sz="0" w:space="0" w:color="auto"/>
        <w:right w:val="none" w:sz="0" w:space="0" w:color="auto"/>
      </w:divBdr>
    </w:div>
    <w:div w:id="1345863919">
      <w:marLeft w:val="640"/>
      <w:marRight w:val="0"/>
      <w:marTop w:val="0"/>
      <w:marBottom w:val="0"/>
      <w:divBdr>
        <w:top w:val="none" w:sz="0" w:space="0" w:color="auto"/>
        <w:left w:val="none" w:sz="0" w:space="0" w:color="auto"/>
        <w:bottom w:val="none" w:sz="0" w:space="0" w:color="auto"/>
        <w:right w:val="none" w:sz="0" w:space="0" w:color="auto"/>
      </w:divBdr>
    </w:div>
    <w:div w:id="1345865587">
      <w:marLeft w:val="640"/>
      <w:marRight w:val="0"/>
      <w:marTop w:val="0"/>
      <w:marBottom w:val="0"/>
      <w:divBdr>
        <w:top w:val="none" w:sz="0" w:space="0" w:color="auto"/>
        <w:left w:val="none" w:sz="0" w:space="0" w:color="auto"/>
        <w:bottom w:val="none" w:sz="0" w:space="0" w:color="auto"/>
        <w:right w:val="none" w:sz="0" w:space="0" w:color="auto"/>
      </w:divBdr>
    </w:div>
    <w:div w:id="1345933638">
      <w:marLeft w:val="640"/>
      <w:marRight w:val="0"/>
      <w:marTop w:val="0"/>
      <w:marBottom w:val="0"/>
      <w:divBdr>
        <w:top w:val="none" w:sz="0" w:space="0" w:color="auto"/>
        <w:left w:val="none" w:sz="0" w:space="0" w:color="auto"/>
        <w:bottom w:val="none" w:sz="0" w:space="0" w:color="auto"/>
        <w:right w:val="none" w:sz="0" w:space="0" w:color="auto"/>
      </w:divBdr>
    </w:div>
    <w:div w:id="1345983501">
      <w:marLeft w:val="640"/>
      <w:marRight w:val="0"/>
      <w:marTop w:val="0"/>
      <w:marBottom w:val="0"/>
      <w:divBdr>
        <w:top w:val="none" w:sz="0" w:space="0" w:color="auto"/>
        <w:left w:val="none" w:sz="0" w:space="0" w:color="auto"/>
        <w:bottom w:val="none" w:sz="0" w:space="0" w:color="auto"/>
        <w:right w:val="none" w:sz="0" w:space="0" w:color="auto"/>
      </w:divBdr>
    </w:div>
    <w:div w:id="1346058193">
      <w:marLeft w:val="640"/>
      <w:marRight w:val="0"/>
      <w:marTop w:val="0"/>
      <w:marBottom w:val="0"/>
      <w:divBdr>
        <w:top w:val="none" w:sz="0" w:space="0" w:color="auto"/>
        <w:left w:val="none" w:sz="0" w:space="0" w:color="auto"/>
        <w:bottom w:val="none" w:sz="0" w:space="0" w:color="auto"/>
        <w:right w:val="none" w:sz="0" w:space="0" w:color="auto"/>
      </w:divBdr>
    </w:div>
    <w:div w:id="1346128835">
      <w:marLeft w:val="640"/>
      <w:marRight w:val="0"/>
      <w:marTop w:val="0"/>
      <w:marBottom w:val="0"/>
      <w:divBdr>
        <w:top w:val="none" w:sz="0" w:space="0" w:color="auto"/>
        <w:left w:val="none" w:sz="0" w:space="0" w:color="auto"/>
        <w:bottom w:val="none" w:sz="0" w:space="0" w:color="auto"/>
        <w:right w:val="none" w:sz="0" w:space="0" w:color="auto"/>
      </w:divBdr>
    </w:div>
    <w:div w:id="1346177169">
      <w:marLeft w:val="640"/>
      <w:marRight w:val="0"/>
      <w:marTop w:val="0"/>
      <w:marBottom w:val="0"/>
      <w:divBdr>
        <w:top w:val="none" w:sz="0" w:space="0" w:color="auto"/>
        <w:left w:val="none" w:sz="0" w:space="0" w:color="auto"/>
        <w:bottom w:val="none" w:sz="0" w:space="0" w:color="auto"/>
        <w:right w:val="none" w:sz="0" w:space="0" w:color="auto"/>
      </w:divBdr>
    </w:div>
    <w:div w:id="1346203729">
      <w:marLeft w:val="640"/>
      <w:marRight w:val="0"/>
      <w:marTop w:val="0"/>
      <w:marBottom w:val="0"/>
      <w:divBdr>
        <w:top w:val="none" w:sz="0" w:space="0" w:color="auto"/>
        <w:left w:val="none" w:sz="0" w:space="0" w:color="auto"/>
        <w:bottom w:val="none" w:sz="0" w:space="0" w:color="auto"/>
        <w:right w:val="none" w:sz="0" w:space="0" w:color="auto"/>
      </w:divBdr>
    </w:div>
    <w:div w:id="1346437949">
      <w:marLeft w:val="640"/>
      <w:marRight w:val="0"/>
      <w:marTop w:val="0"/>
      <w:marBottom w:val="0"/>
      <w:divBdr>
        <w:top w:val="none" w:sz="0" w:space="0" w:color="auto"/>
        <w:left w:val="none" w:sz="0" w:space="0" w:color="auto"/>
        <w:bottom w:val="none" w:sz="0" w:space="0" w:color="auto"/>
        <w:right w:val="none" w:sz="0" w:space="0" w:color="auto"/>
      </w:divBdr>
    </w:div>
    <w:div w:id="1346439234">
      <w:marLeft w:val="640"/>
      <w:marRight w:val="0"/>
      <w:marTop w:val="0"/>
      <w:marBottom w:val="0"/>
      <w:divBdr>
        <w:top w:val="none" w:sz="0" w:space="0" w:color="auto"/>
        <w:left w:val="none" w:sz="0" w:space="0" w:color="auto"/>
        <w:bottom w:val="none" w:sz="0" w:space="0" w:color="auto"/>
        <w:right w:val="none" w:sz="0" w:space="0" w:color="auto"/>
      </w:divBdr>
    </w:div>
    <w:div w:id="1346518150">
      <w:marLeft w:val="640"/>
      <w:marRight w:val="0"/>
      <w:marTop w:val="0"/>
      <w:marBottom w:val="0"/>
      <w:divBdr>
        <w:top w:val="none" w:sz="0" w:space="0" w:color="auto"/>
        <w:left w:val="none" w:sz="0" w:space="0" w:color="auto"/>
        <w:bottom w:val="none" w:sz="0" w:space="0" w:color="auto"/>
        <w:right w:val="none" w:sz="0" w:space="0" w:color="auto"/>
      </w:divBdr>
    </w:div>
    <w:div w:id="1346588063">
      <w:marLeft w:val="640"/>
      <w:marRight w:val="0"/>
      <w:marTop w:val="0"/>
      <w:marBottom w:val="0"/>
      <w:divBdr>
        <w:top w:val="none" w:sz="0" w:space="0" w:color="auto"/>
        <w:left w:val="none" w:sz="0" w:space="0" w:color="auto"/>
        <w:bottom w:val="none" w:sz="0" w:space="0" w:color="auto"/>
        <w:right w:val="none" w:sz="0" w:space="0" w:color="auto"/>
      </w:divBdr>
    </w:div>
    <w:div w:id="1346665031">
      <w:marLeft w:val="640"/>
      <w:marRight w:val="0"/>
      <w:marTop w:val="0"/>
      <w:marBottom w:val="0"/>
      <w:divBdr>
        <w:top w:val="none" w:sz="0" w:space="0" w:color="auto"/>
        <w:left w:val="none" w:sz="0" w:space="0" w:color="auto"/>
        <w:bottom w:val="none" w:sz="0" w:space="0" w:color="auto"/>
        <w:right w:val="none" w:sz="0" w:space="0" w:color="auto"/>
      </w:divBdr>
    </w:div>
    <w:div w:id="1346711851">
      <w:marLeft w:val="640"/>
      <w:marRight w:val="0"/>
      <w:marTop w:val="0"/>
      <w:marBottom w:val="0"/>
      <w:divBdr>
        <w:top w:val="none" w:sz="0" w:space="0" w:color="auto"/>
        <w:left w:val="none" w:sz="0" w:space="0" w:color="auto"/>
        <w:bottom w:val="none" w:sz="0" w:space="0" w:color="auto"/>
        <w:right w:val="none" w:sz="0" w:space="0" w:color="auto"/>
      </w:divBdr>
    </w:div>
    <w:div w:id="1346713489">
      <w:marLeft w:val="640"/>
      <w:marRight w:val="0"/>
      <w:marTop w:val="0"/>
      <w:marBottom w:val="0"/>
      <w:divBdr>
        <w:top w:val="none" w:sz="0" w:space="0" w:color="auto"/>
        <w:left w:val="none" w:sz="0" w:space="0" w:color="auto"/>
        <w:bottom w:val="none" w:sz="0" w:space="0" w:color="auto"/>
        <w:right w:val="none" w:sz="0" w:space="0" w:color="auto"/>
      </w:divBdr>
    </w:div>
    <w:div w:id="1346782649">
      <w:marLeft w:val="640"/>
      <w:marRight w:val="0"/>
      <w:marTop w:val="0"/>
      <w:marBottom w:val="0"/>
      <w:divBdr>
        <w:top w:val="none" w:sz="0" w:space="0" w:color="auto"/>
        <w:left w:val="none" w:sz="0" w:space="0" w:color="auto"/>
        <w:bottom w:val="none" w:sz="0" w:space="0" w:color="auto"/>
        <w:right w:val="none" w:sz="0" w:space="0" w:color="auto"/>
      </w:divBdr>
    </w:div>
    <w:div w:id="1346833342">
      <w:marLeft w:val="640"/>
      <w:marRight w:val="0"/>
      <w:marTop w:val="0"/>
      <w:marBottom w:val="0"/>
      <w:divBdr>
        <w:top w:val="none" w:sz="0" w:space="0" w:color="auto"/>
        <w:left w:val="none" w:sz="0" w:space="0" w:color="auto"/>
        <w:bottom w:val="none" w:sz="0" w:space="0" w:color="auto"/>
        <w:right w:val="none" w:sz="0" w:space="0" w:color="auto"/>
      </w:divBdr>
    </w:div>
    <w:div w:id="1346901411">
      <w:marLeft w:val="640"/>
      <w:marRight w:val="0"/>
      <w:marTop w:val="0"/>
      <w:marBottom w:val="0"/>
      <w:divBdr>
        <w:top w:val="none" w:sz="0" w:space="0" w:color="auto"/>
        <w:left w:val="none" w:sz="0" w:space="0" w:color="auto"/>
        <w:bottom w:val="none" w:sz="0" w:space="0" w:color="auto"/>
        <w:right w:val="none" w:sz="0" w:space="0" w:color="auto"/>
      </w:divBdr>
    </w:div>
    <w:div w:id="1346981339">
      <w:marLeft w:val="640"/>
      <w:marRight w:val="0"/>
      <w:marTop w:val="0"/>
      <w:marBottom w:val="0"/>
      <w:divBdr>
        <w:top w:val="none" w:sz="0" w:space="0" w:color="auto"/>
        <w:left w:val="none" w:sz="0" w:space="0" w:color="auto"/>
        <w:bottom w:val="none" w:sz="0" w:space="0" w:color="auto"/>
        <w:right w:val="none" w:sz="0" w:space="0" w:color="auto"/>
      </w:divBdr>
    </w:div>
    <w:div w:id="1347057567">
      <w:marLeft w:val="640"/>
      <w:marRight w:val="0"/>
      <w:marTop w:val="0"/>
      <w:marBottom w:val="0"/>
      <w:divBdr>
        <w:top w:val="none" w:sz="0" w:space="0" w:color="auto"/>
        <w:left w:val="none" w:sz="0" w:space="0" w:color="auto"/>
        <w:bottom w:val="none" w:sz="0" w:space="0" w:color="auto"/>
        <w:right w:val="none" w:sz="0" w:space="0" w:color="auto"/>
      </w:divBdr>
    </w:div>
    <w:div w:id="1347057765">
      <w:marLeft w:val="480"/>
      <w:marRight w:val="0"/>
      <w:marTop w:val="0"/>
      <w:marBottom w:val="0"/>
      <w:divBdr>
        <w:top w:val="none" w:sz="0" w:space="0" w:color="auto"/>
        <w:left w:val="none" w:sz="0" w:space="0" w:color="auto"/>
        <w:bottom w:val="none" w:sz="0" w:space="0" w:color="auto"/>
        <w:right w:val="none" w:sz="0" w:space="0" w:color="auto"/>
      </w:divBdr>
    </w:div>
    <w:div w:id="1347100009">
      <w:marLeft w:val="640"/>
      <w:marRight w:val="0"/>
      <w:marTop w:val="0"/>
      <w:marBottom w:val="0"/>
      <w:divBdr>
        <w:top w:val="none" w:sz="0" w:space="0" w:color="auto"/>
        <w:left w:val="none" w:sz="0" w:space="0" w:color="auto"/>
        <w:bottom w:val="none" w:sz="0" w:space="0" w:color="auto"/>
        <w:right w:val="none" w:sz="0" w:space="0" w:color="auto"/>
      </w:divBdr>
    </w:div>
    <w:div w:id="1347100660">
      <w:marLeft w:val="640"/>
      <w:marRight w:val="0"/>
      <w:marTop w:val="0"/>
      <w:marBottom w:val="0"/>
      <w:divBdr>
        <w:top w:val="none" w:sz="0" w:space="0" w:color="auto"/>
        <w:left w:val="none" w:sz="0" w:space="0" w:color="auto"/>
        <w:bottom w:val="none" w:sz="0" w:space="0" w:color="auto"/>
        <w:right w:val="none" w:sz="0" w:space="0" w:color="auto"/>
      </w:divBdr>
    </w:div>
    <w:div w:id="1347168263">
      <w:marLeft w:val="640"/>
      <w:marRight w:val="0"/>
      <w:marTop w:val="0"/>
      <w:marBottom w:val="0"/>
      <w:divBdr>
        <w:top w:val="none" w:sz="0" w:space="0" w:color="auto"/>
        <w:left w:val="none" w:sz="0" w:space="0" w:color="auto"/>
        <w:bottom w:val="none" w:sz="0" w:space="0" w:color="auto"/>
        <w:right w:val="none" w:sz="0" w:space="0" w:color="auto"/>
      </w:divBdr>
    </w:div>
    <w:div w:id="1347250174">
      <w:marLeft w:val="640"/>
      <w:marRight w:val="0"/>
      <w:marTop w:val="0"/>
      <w:marBottom w:val="0"/>
      <w:divBdr>
        <w:top w:val="none" w:sz="0" w:space="0" w:color="auto"/>
        <w:left w:val="none" w:sz="0" w:space="0" w:color="auto"/>
        <w:bottom w:val="none" w:sz="0" w:space="0" w:color="auto"/>
        <w:right w:val="none" w:sz="0" w:space="0" w:color="auto"/>
      </w:divBdr>
    </w:div>
    <w:div w:id="1347438284">
      <w:marLeft w:val="640"/>
      <w:marRight w:val="0"/>
      <w:marTop w:val="0"/>
      <w:marBottom w:val="0"/>
      <w:divBdr>
        <w:top w:val="none" w:sz="0" w:space="0" w:color="auto"/>
        <w:left w:val="none" w:sz="0" w:space="0" w:color="auto"/>
        <w:bottom w:val="none" w:sz="0" w:space="0" w:color="auto"/>
        <w:right w:val="none" w:sz="0" w:space="0" w:color="auto"/>
      </w:divBdr>
    </w:div>
    <w:div w:id="1347715031">
      <w:marLeft w:val="640"/>
      <w:marRight w:val="0"/>
      <w:marTop w:val="0"/>
      <w:marBottom w:val="0"/>
      <w:divBdr>
        <w:top w:val="none" w:sz="0" w:space="0" w:color="auto"/>
        <w:left w:val="none" w:sz="0" w:space="0" w:color="auto"/>
        <w:bottom w:val="none" w:sz="0" w:space="0" w:color="auto"/>
        <w:right w:val="none" w:sz="0" w:space="0" w:color="auto"/>
      </w:divBdr>
    </w:div>
    <w:div w:id="1347754163">
      <w:marLeft w:val="640"/>
      <w:marRight w:val="0"/>
      <w:marTop w:val="0"/>
      <w:marBottom w:val="0"/>
      <w:divBdr>
        <w:top w:val="none" w:sz="0" w:space="0" w:color="auto"/>
        <w:left w:val="none" w:sz="0" w:space="0" w:color="auto"/>
        <w:bottom w:val="none" w:sz="0" w:space="0" w:color="auto"/>
        <w:right w:val="none" w:sz="0" w:space="0" w:color="auto"/>
      </w:divBdr>
    </w:div>
    <w:div w:id="1347756461">
      <w:marLeft w:val="640"/>
      <w:marRight w:val="0"/>
      <w:marTop w:val="0"/>
      <w:marBottom w:val="0"/>
      <w:divBdr>
        <w:top w:val="none" w:sz="0" w:space="0" w:color="auto"/>
        <w:left w:val="none" w:sz="0" w:space="0" w:color="auto"/>
        <w:bottom w:val="none" w:sz="0" w:space="0" w:color="auto"/>
        <w:right w:val="none" w:sz="0" w:space="0" w:color="auto"/>
      </w:divBdr>
    </w:div>
    <w:div w:id="1347756623">
      <w:marLeft w:val="640"/>
      <w:marRight w:val="0"/>
      <w:marTop w:val="0"/>
      <w:marBottom w:val="0"/>
      <w:divBdr>
        <w:top w:val="none" w:sz="0" w:space="0" w:color="auto"/>
        <w:left w:val="none" w:sz="0" w:space="0" w:color="auto"/>
        <w:bottom w:val="none" w:sz="0" w:space="0" w:color="auto"/>
        <w:right w:val="none" w:sz="0" w:space="0" w:color="auto"/>
      </w:divBdr>
    </w:div>
    <w:div w:id="1347823347">
      <w:marLeft w:val="640"/>
      <w:marRight w:val="0"/>
      <w:marTop w:val="0"/>
      <w:marBottom w:val="0"/>
      <w:divBdr>
        <w:top w:val="none" w:sz="0" w:space="0" w:color="auto"/>
        <w:left w:val="none" w:sz="0" w:space="0" w:color="auto"/>
        <w:bottom w:val="none" w:sz="0" w:space="0" w:color="auto"/>
        <w:right w:val="none" w:sz="0" w:space="0" w:color="auto"/>
      </w:divBdr>
    </w:div>
    <w:div w:id="1347828235">
      <w:marLeft w:val="640"/>
      <w:marRight w:val="0"/>
      <w:marTop w:val="0"/>
      <w:marBottom w:val="0"/>
      <w:divBdr>
        <w:top w:val="none" w:sz="0" w:space="0" w:color="auto"/>
        <w:left w:val="none" w:sz="0" w:space="0" w:color="auto"/>
        <w:bottom w:val="none" w:sz="0" w:space="0" w:color="auto"/>
        <w:right w:val="none" w:sz="0" w:space="0" w:color="auto"/>
      </w:divBdr>
    </w:div>
    <w:div w:id="1347904519">
      <w:marLeft w:val="640"/>
      <w:marRight w:val="0"/>
      <w:marTop w:val="0"/>
      <w:marBottom w:val="0"/>
      <w:divBdr>
        <w:top w:val="none" w:sz="0" w:space="0" w:color="auto"/>
        <w:left w:val="none" w:sz="0" w:space="0" w:color="auto"/>
        <w:bottom w:val="none" w:sz="0" w:space="0" w:color="auto"/>
        <w:right w:val="none" w:sz="0" w:space="0" w:color="auto"/>
      </w:divBdr>
    </w:div>
    <w:div w:id="1348141970">
      <w:marLeft w:val="640"/>
      <w:marRight w:val="0"/>
      <w:marTop w:val="0"/>
      <w:marBottom w:val="0"/>
      <w:divBdr>
        <w:top w:val="none" w:sz="0" w:space="0" w:color="auto"/>
        <w:left w:val="none" w:sz="0" w:space="0" w:color="auto"/>
        <w:bottom w:val="none" w:sz="0" w:space="0" w:color="auto"/>
        <w:right w:val="none" w:sz="0" w:space="0" w:color="auto"/>
      </w:divBdr>
    </w:div>
    <w:div w:id="1348143850">
      <w:marLeft w:val="640"/>
      <w:marRight w:val="0"/>
      <w:marTop w:val="0"/>
      <w:marBottom w:val="0"/>
      <w:divBdr>
        <w:top w:val="none" w:sz="0" w:space="0" w:color="auto"/>
        <w:left w:val="none" w:sz="0" w:space="0" w:color="auto"/>
        <w:bottom w:val="none" w:sz="0" w:space="0" w:color="auto"/>
        <w:right w:val="none" w:sz="0" w:space="0" w:color="auto"/>
      </w:divBdr>
    </w:div>
    <w:div w:id="1348285776">
      <w:marLeft w:val="640"/>
      <w:marRight w:val="0"/>
      <w:marTop w:val="0"/>
      <w:marBottom w:val="0"/>
      <w:divBdr>
        <w:top w:val="none" w:sz="0" w:space="0" w:color="auto"/>
        <w:left w:val="none" w:sz="0" w:space="0" w:color="auto"/>
        <w:bottom w:val="none" w:sz="0" w:space="0" w:color="auto"/>
        <w:right w:val="none" w:sz="0" w:space="0" w:color="auto"/>
      </w:divBdr>
    </w:div>
    <w:div w:id="1348290126">
      <w:marLeft w:val="640"/>
      <w:marRight w:val="0"/>
      <w:marTop w:val="0"/>
      <w:marBottom w:val="0"/>
      <w:divBdr>
        <w:top w:val="none" w:sz="0" w:space="0" w:color="auto"/>
        <w:left w:val="none" w:sz="0" w:space="0" w:color="auto"/>
        <w:bottom w:val="none" w:sz="0" w:space="0" w:color="auto"/>
        <w:right w:val="none" w:sz="0" w:space="0" w:color="auto"/>
      </w:divBdr>
    </w:div>
    <w:div w:id="1348291425">
      <w:marLeft w:val="640"/>
      <w:marRight w:val="0"/>
      <w:marTop w:val="0"/>
      <w:marBottom w:val="0"/>
      <w:divBdr>
        <w:top w:val="none" w:sz="0" w:space="0" w:color="auto"/>
        <w:left w:val="none" w:sz="0" w:space="0" w:color="auto"/>
        <w:bottom w:val="none" w:sz="0" w:space="0" w:color="auto"/>
        <w:right w:val="none" w:sz="0" w:space="0" w:color="auto"/>
      </w:divBdr>
    </w:div>
    <w:div w:id="1348364305">
      <w:marLeft w:val="640"/>
      <w:marRight w:val="0"/>
      <w:marTop w:val="0"/>
      <w:marBottom w:val="0"/>
      <w:divBdr>
        <w:top w:val="none" w:sz="0" w:space="0" w:color="auto"/>
        <w:left w:val="none" w:sz="0" w:space="0" w:color="auto"/>
        <w:bottom w:val="none" w:sz="0" w:space="0" w:color="auto"/>
        <w:right w:val="none" w:sz="0" w:space="0" w:color="auto"/>
      </w:divBdr>
    </w:div>
    <w:div w:id="1348364484">
      <w:marLeft w:val="640"/>
      <w:marRight w:val="0"/>
      <w:marTop w:val="0"/>
      <w:marBottom w:val="0"/>
      <w:divBdr>
        <w:top w:val="none" w:sz="0" w:space="0" w:color="auto"/>
        <w:left w:val="none" w:sz="0" w:space="0" w:color="auto"/>
        <w:bottom w:val="none" w:sz="0" w:space="0" w:color="auto"/>
        <w:right w:val="none" w:sz="0" w:space="0" w:color="auto"/>
      </w:divBdr>
    </w:div>
    <w:div w:id="1348364822">
      <w:marLeft w:val="640"/>
      <w:marRight w:val="0"/>
      <w:marTop w:val="0"/>
      <w:marBottom w:val="0"/>
      <w:divBdr>
        <w:top w:val="none" w:sz="0" w:space="0" w:color="auto"/>
        <w:left w:val="none" w:sz="0" w:space="0" w:color="auto"/>
        <w:bottom w:val="none" w:sz="0" w:space="0" w:color="auto"/>
        <w:right w:val="none" w:sz="0" w:space="0" w:color="auto"/>
      </w:divBdr>
    </w:div>
    <w:div w:id="1348365563">
      <w:marLeft w:val="640"/>
      <w:marRight w:val="0"/>
      <w:marTop w:val="0"/>
      <w:marBottom w:val="0"/>
      <w:divBdr>
        <w:top w:val="none" w:sz="0" w:space="0" w:color="auto"/>
        <w:left w:val="none" w:sz="0" w:space="0" w:color="auto"/>
        <w:bottom w:val="none" w:sz="0" w:space="0" w:color="auto"/>
        <w:right w:val="none" w:sz="0" w:space="0" w:color="auto"/>
      </w:divBdr>
    </w:div>
    <w:div w:id="1348369465">
      <w:marLeft w:val="640"/>
      <w:marRight w:val="0"/>
      <w:marTop w:val="0"/>
      <w:marBottom w:val="0"/>
      <w:divBdr>
        <w:top w:val="none" w:sz="0" w:space="0" w:color="auto"/>
        <w:left w:val="none" w:sz="0" w:space="0" w:color="auto"/>
        <w:bottom w:val="none" w:sz="0" w:space="0" w:color="auto"/>
        <w:right w:val="none" w:sz="0" w:space="0" w:color="auto"/>
      </w:divBdr>
    </w:div>
    <w:div w:id="1348410248">
      <w:marLeft w:val="640"/>
      <w:marRight w:val="0"/>
      <w:marTop w:val="0"/>
      <w:marBottom w:val="0"/>
      <w:divBdr>
        <w:top w:val="none" w:sz="0" w:space="0" w:color="auto"/>
        <w:left w:val="none" w:sz="0" w:space="0" w:color="auto"/>
        <w:bottom w:val="none" w:sz="0" w:space="0" w:color="auto"/>
        <w:right w:val="none" w:sz="0" w:space="0" w:color="auto"/>
      </w:divBdr>
    </w:div>
    <w:div w:id="1348485687">
      <w:marLeft w:val="640"/>
      <w:marRight w:val="0"/>
      <w:marTop w:val="0"/>
      <w:marBottom w:val="0"/>
      <w:divBdr>
        <w:top w:val="none" w:sz="0" w:space="0" w:color="auto"/>
        <w:left w:val="none" w:sz="0" w:space="0" w:color="auto"/>
        <w:bottom w:val="none" w:sz="0" w:space="0" w:color="auto"/>
        <w:right w:val="none" w:sz="0" w:space="0" w:color="auto"/>
      </w:divBdr>
    </w:div>
    <w:div w:id="1348604069">
      <w:marLeft w:val="640"/>
      <w:marRight w:val="0"/>
      <w:marTop w:val="0"/>
      <w:marBottom w:val="0"/>
      <w:divBdr>
        <w:top w:val="none" w:sz="0" w:space="0" w:color="auto"/>
        <w:left w:val="none" w:sz="0" w:space="0" w:color="auto"/>
        <w:bottom w:val="none" w:sz="0" w:space="0" w:color="auto"/>
        <w:right w:val="none" w:sz="0" w:space="0" w:color="auto"/>
      </w:divBdr>
    </w:div>
    <w:div w:id="1348679435">
      <w:marLeft w:val="640"/>
      <w:marRight w:val="0"/>
      <w:marTop w:val="0"/>
      <w:marBottom w:val="0"/>
      <w:divBdr>
        <w:top w:val="none" w:sz="0" w:space="0" w:color="auto"/>
        <w:left w:val="none" w:sz="0" w:space="0" w:color="auto"/>
        <w:bottom w:val="none" w:sz="0" w:space="0" w:color="auto"/>
        <w:right w:val="none" w:sz="0" w:space="0" w:color="auto"/>
      </w:divBdr>
    </w:div>
    <w:div w:id="1348828031">
      <w:marLeft w:val="640"/>
      <w:marRight w:val="0"/>
      <w:marTop w:val="0"/>
      <w:marBottom w:val="0"/>
      <w:divBdr>
        <w:top w:val="none" w:sz="0" w:space="0" w:color="auto"/>
        <w:left w:val="none" w:sz="0" w:space="0" w:color="auto"/>
        <w:bottom w:val="none" w:sz="0" w:space="0" w:color="auto"/>
        <w:right w:val="none" w:sz="0" w:space="0" w:color="auto"/>
      </w:divBdr>
    </w:div>
    <w:div w:id="1348872456">
      <w:marLeft w:val="640"/>
      <w:marRight w:val="0"/>
      <w:marTop w:val="0"/>
      <w:marBottom w:val="0"/>
      <w:divBdr>
        <w:top w:val="none" w:sz="0" w:space="0" w:color="auto"/>
        <w:left w:val="none" w:sz="0" w:space="0" w:color="auto"/>
        <w:bottom w:val="none" w:sz="0" w:space="0" w:color="auto"/>
        <w:right w:val="none" w:sz="0" w:space="0" w:color="auto"/>
      </w:divBdr>
    </w:div>
    <w:div w:id="1348873504">
      <w:marLeft w:val="640"/>
      <w:marRight w:val="0"/>
      <w:marTop w:val="0"/>
      <w:marBottom w:val="0"/>
      <w:divBdr>
        <w:top w:val="none" w:sz="0" w:space="0" w:color="auto"/>
        <w:left w:val="none" w:sz="0" w:space="0" w:color="auto"/>
        <w:bottom w:val="none" w:sz="0" w:space="0" w:color="auto"/>
        <w:right w:val="none" w:sz="0" w:space="0" w:color="auto"/>
      </w:divBdr>
    </w:div>
    <w:div w:id="1348944125">
      <w:marLeft w:val="640"/>
      <w:marRight w:val="0"/>
      <w:marTop w:val="0"/>
      <w:marBottom w:val="0"/>
      <w:divBdr>
        <w:top w:val="none" w:sz="0" w:space="0" w:color="auto"/>
        <w:left w:val="none" w:sz="0" w:space="0" w:color="auto"/>
        <w:bottom w:val="none" w:sz="0" w:space="0" w:color="auto"/>
        <w:right w:val="none" w:sz="0" w:space="0" w:color="auto"/>
      </w:divBdr>
    </w:div>
    <w:div w:id="1349210425">
      <w:marLeft w:val="640"/>
      <w:marRight w:val="0"/>
      <w:marTop w:val="0"/>
      <w:marBottom w:val="0"/>
      <w:divBdr>
        <w:top w:val="none" w:sz="0" w:space="0" w:color="auto"/>
        <w:left w:val="none" w:sz="0" w:space="0" w:color="auto"/>
        <w:bottom w:val="none" w:sz="0" w:space="0" w:color="auto"/>
        <w:right w:val="none" w:sz="0" w:space="0" w:color="auto"/>
      </w:divBdr>
    </w:div>
    <w:div w:id="1349218843">
      <w:marLeft w:val="640"/>
      <w:marRight w:val="0"/>
      <w:marTop w:val="0"/>
      <w:marBottom w:val="0"/>
      <w:divBdr>
        <w:top w:val="none" w:sz="0" w:space="0" w:color="auto"/>
        <w:left w:val="none" w:sz="0" w:space="0" w:color="auto"/>
        <w:bottom w:val="none" w:sz="0" w:space="0" w:color="auto"/>
        <w:right w:val="none" w:sz="0" w:space="0" w:color="auto"/>
      </w:divBdr>
    </w:div>
    <w:div w:id="1349328105">
      <w:marLeft w:val="640"/>
      <w:marRight w:val="0"/>
      <w:marTop w:val="0"/>
      <w:marBottom w:val="0"/>
      <w:divBdr>
        <w:top w:val="none" w:sz="0" w:space="0" w:color="auto"/>
        <w:left w:val="none" w:sz="0" w:space="0" w:color="auto"/>
        <w:bottom w:val="none" w:sz="0" w:space="0" w:color="auto"/>
        <w:right w:val="none" w:sz="0" w:space="0" w:color="auto"/>
      </w:divBdr>
    </w:div>
    <w:div w:id="1349406464">
      <w:marLeft w:val="640"/>
      <w:marRight w:val="0"/>
      <w:marTop w:val="0"/>
      <w:marBottom w:val="0"/>
      <w:divBdr>
        <w:top w:val="none" w:sz="0" w:space="0" w:color="auto"/>
        <w:left w:val="none" w:sz="0" w:space="0" w:color="auto"/>
        <w:bottom w:val="none" w:sz="0" w:space="0" w:color="auto"/>
        <w:right w:val="none" w:sz="0" w:space="0" w:color="auto"/>
      </w:divBdr>
    </w:div>
    <w:div w:id="1349527559">
      <w:marLeft w:val="640"/>
      <w:marRight w:val="0"/>
      <w:marTop w:val="0"/>
      <w:marBottom w:val="0"/>
      <w:divBdr>
        <w:top w:val="none" w:sz="0" w:space="0" w:color="auto"/>
        <w:left w:val="none" w:sz="0" w:space="0" w:color="auto"/>
        <w:bottom w:val="none" w:sz="0" w:space="0" w:color="auto"/>
        <w:right w:val="none" w:sz="0" w:space="0" w:color="auto"/>
      </w:divBdr>
    </w:div>
    <w:div w:id="1349597082">
      <w:marLeft w:val="640"/>
      <w:marRight w:val="0"/>
      <w:marTop w:val="0"/>
      <w:marBottom w:val="0"/>
      <w:divBdr>
        <w:top w:val="none" w:sz="0" w:space="0" w:color="auto"/>
        <w:left w:val="none" w:sz="0" w:space="0" w:color="auto"/>
        <w:bottom w:val="none" w:sz="0" w:space="0" w:color="auto"/>
        <w:right w:val="none" w:sz="0" w:space="0" w:color="auto"/>
      </w:divBdr>
    </w:div>
    <w:div w:id="1349601646">
      <w:marLeft w:val="640"/>
      <w:marRight w:val="0"/>
      <w:marTop w:val="0"/>
      <w:marBottom w:val="0"/>
      <w:divBdr>
        <w:top w:val="none" w:sz="0" w:space="0" w:color="auto"/>
        <w:left w:val="none" w:sz="0" w:space="0" w:color="auto"/>
        <w:bottom w:val="none" w:sz="0" w:space="0" w:color="auto"/>
        <w:right w:val="none" w:sz="0" w:space="0" w:color="auto"/>
      </w:divBdr>
    </w:div>
    <w:div w:id="1349677129">
      <w:marLeft w:val="640"/>
      <w:marRight w:val="0"/>
      <w:marTop w:val="0"/>
      <w:marBottom w:val="0"/>
      <w:divBdr>
        <w:top w:val="none" w:sz="0" w:space="0" w:color="auto"/>
        <w:left w:val="none" w:sz="0" w:space="0" w:color="auto"/>
        <w:bottom w:val="none" w:sz="0" w:space="0" w:color="auto"/>
        <w:right w:val="none" w:sz="0" w:space="0" w:color="auto"/>
      </w:divBdr>
    </w:div>
    <w:div w:id="1349716464">
      <w:marLeft w:val="640"/>
      <w:marRight w:val="0"/>
      <w:marTop w:val="0"/>
      <w:marBottom w:val="0"/>
      <w:divBdr>
        <w:top w:val="none" w:sz="0" w:space="0" w:color="auto"/>
        <w:left w:val="none" w:sz="0" w:space="0" w:color="auto"/>
        <w:bottom w:val="none" w:sz="0" w:space="0" w:color="auto"/>
        <w:right w:val="none" w:sz="0" w:space="0" w:color="auto"/>
      </w:divBdr>
    </w:div>
    <w:div w:id="1349790514">
      <w:marLeft w:val="640"/>
      <w:marRight w:val="0"/>
      <w:marTop w:val="0"/>
      <w:marBottom w:val="0"/>
      <w:divBdr>
        <w:top w:val="none" w:sz="0" w:space="0" w:color="auto"/>
        <w:left w:val="none" w:sz="0" w:space="0" w:color="auto"/>
        <w:bottom w:val="none" w:sz="0" w:space="0" w:color="auto"/>
        <w:right w:val="none" w:sz="0" w:space="0" w:color="auto"/>
      </w:divBdr>
    </w:div>
    <w:div w:id="1349910542">
      <w:marLeft w:val="640"/>
      <w:marRight w:val="0"/>
      <w:marTop w:val="0"/>
      <w:marBottom w:val="0"/>
      <w:divBdr>
        <w:top w:val="none" w:sz="0" w:space="0" w:color="auto"/>
        <w:left w:val="none" w:sz="0" w:space="0" w:color="auto"/>
        <w:bottom w:val="none" w:sz="0" w:space="0" w:color="auto"/>
        <w:right w:val="none" w:sz="0" w:space="0" w:color="auto"/>
      </w:divBdr>
    </w:div>
    <w:div w:id="1349983584">
      <w:marLeft w:val="640"/>
      <w:marRight w:val="0"/>
      <w:marTop w:val="0"/>
      <w:marBottom w:val="0"/>
      <w:divBdr>
        <w:top w:val="none" w:sz="0" w:space="0" w:color="auto"/>
        <w:left w:val="none" w:sz="0" w:space="0" w:color="auto"/>
        <w:bottom w:val="none" w:sz="0" w:space="0" w:color="auto"/>
        <w:right w:val="none" w:sz="0" w:space="0" w:color="auto"/>
      </w:divBdr>
    </w:div>
    <w:div w:id="1349989579">
      <w:marLeft w:val="640"/>
      <w:marRight w:val="0"/>
      <w:marTop w:val="0"/>
      <w:marBottom w:val="0"/>
      <w:divBdr>
        <w:top w:val="none" w:sz="0" w:space="0" w:color="auto"/>
        <w:left w:val="none" w:sz="0" w:space="0" w:color="auto"/>
        <w:bottom w:val="none" w:sz="0" w:space="0" w:color="auto"/>
        <w:right w:val="none" w:sz="0" w:space="0" w:color="auto"/>
      </w:divBdr>
    </w:div>
    <w:div w:id="1349989835">
      <w:marLeft w:val="640"/>
      <w:marRight w:val="0"/>
      <w:marTop w:val="0"/>
      <w:marBottom w:val="0"/>
      <w:divBdr>
        <w:top w:val="none" w:sz="0" w:space="0" w:color="auto"/>
        <w:left w:val="none" w:sz="0" w:space="0" w:color="auto"/>
        <w:bottom w:val="none" w:sz="0" w:space="0" w:color="auto"/>
        <w:right w:val="none" w:sz="0" w:space="0" w:color="auto"/>
      </w:divBdr>
    </w:div>
    <w:div w:id="1350062648">
      <w:marLeft w:val="640"/>
      <w:marRight w:val="0"/>
      <w:marTop w:val="0"/>
      <w:marBottom w:val="0"/>
      <w:divBdr>
        <w:top w:val="none" w:sz="0" w:space="0" w:color="auto"/>
        <w:left w:val="none" w:sz="0" w:space="0" w:color="auto"/>
        <w:bottom w:val="none" w:sz="0" w:space="0" w:color="auto"/>
        <w:right w:val="none" w:sz="0" w:space="0" w:color="auto"/>
      </w:divBdr>
    </w:div>
    <w:div w:id="1350133741">
      <w:marLeft w:val="640"/>
      <w:marRight w:val="0"/>
      <w:marTop w:val="0"/>
      <w:marBottom w:val="0"/>
      <w:divBdr>
        <w:top w:val="none" w:sz="0" w:space="0" w:color="auto"/>
        <w:left w:val="none" w:sz="0" w:space="0" w:color="auto"/>
        <w:bottom w:val="none" w:sz="0" w:space="0" w:color="auto"/>
        <w:right w:val="none" w:sz="0" w:space="0" w:color="auto"/>
      </w:divBdr>
    </w:div>
    <w:div w:id="1350135729">
      <w:marLeft w:val="640"/>
      <w:marRight w:val="0"/>
      <w:marTop w:val="0"/>
      <w:marBottom w:val="0"/>
      <w:divBdr>
        <w:top w:val="none" w:sz="0" w:space="0" w:color="auto"/>
        <w:left w:val="none" w:sz="0" w:space="0" w:color="auto"/>
        <w:bottom w:val="none" w:sz="0" w:space="0" w:color="auto"/>
        <w:right w:val="none" w:sz="0" w:space="0" w:color="auto"/>
      </w:divBdr>
    </w:div>
    <w:div w:id="1350176043">
      <w:marLeft w:val="640"/>
      <w:marRight w:val="0"/>
      <w:marTop w:val="0"/>
      <w:marBottom w:val="0"/>
      <w:divBdr>
        <w:top w:val="none" w:sz="0" w:space="0" w:color="auto"/>
        <w:left w:val="none" w:sz="0" w:space="0" w:color="auto"/>
        <w:bottom w:val="none" w:sz="0" w:space="0" w:color="auto"/>
        <w:right w:val="none" w:sz="0" w:space="0" w:color="auto"/>
      </w:divBdr>
    </w:div>
    <w:div w:id="1350179744">
      <w:marLeft w:val="640"/>
      <w:marRight w:val="0"/>
      <w:marTop w:val="0"/>
      <w:marBottom w:val="0"/>
      <w:divBdr>
        <w:top w:val="none" w:sz="0" w:space="0" w:color="auto"/>
        <w:left w:val="none" w:sz="0" w:space="0" w:color="auto"/>
        <w:bottom w:val="none" w:sz="0" w:space="0" w:color="auto"/>
        <w:right w:val="none" w:sz="0" w:space="0" w:color="auto"/>
      </w:divBdr>
    </w:div>
    <w:div w:id="1350446232">
      <w:marLeft w:val="640"/>
      <w:marRight w:val="0"/>
      <w:marTop w:val="0"/>
      <w:marBottom w:val="0"/>
      <w:divBdr>
        <w:top w:val="none" w:sz="0" w:space="0" w:color="auto"/>
        <w:left w:val="none" w:sz="0" w:space="0" w:color="auto"/>
        <w:bottom w:val="none" w:sz="0" w:space="0" w:color="auto"/>
        <w:right w:val="none" w:sz="0" w:space="0" w:color="auto"/>
      </w:divBdr>
    </w:div>
    <w:div w:id="1350831613">
      <w:marLeft w:val="640"/>
      <w:marRight w:val="0"/>
      <w:marTop w:val="0"/>
      <w:marBottom w:val="0"/>
      <w:divBdr>
        <w:top w:val="none" w:sz="0" w:space="0" w:color="auto"/>
        <w:left w:val="none" w:sz="0" w:space="0" w:color="auto"/>
        <w:bottom w:val="none" w:sz="0" w:space="0" w:color="auto"/>
        <w:right w:val="none" w:sz="0" w:space="0" w:color="auto"/>
      </w:divBdr>
    </w:div>
    <w:div w:id="1350986667">
      <w:marLeft w:val="640"/>
      <w:marRight w:val="0"/>
      <w:marTop w:val="0"/>
      <w:marBottom w:val="0"/>
      <w:divBdr>
        <w:top w:val="none" w:sz="0" w:space="0" w:color="auto"/>
        <w:left w:val="none" w:sz="0" w:space="0" w:color="auto"/>
        <w:bottom w:val="none" w:sz="0" w:space="0" w:color="auto"/>
        <w:right w:val="none" w:sz="0" w:space="0" w:color="auto"/>
      </w:divBdr>
    </w:div>
    <w:div w:id="1350988992">
      <w:marLeft w:val="640"/>
      <w:marRight w:val="0"/>
      <w:marTop w:val="0"/>
      <w:marBottom w:val="0"/>
      <w:divBdr>
        <w:top w:val="none" w:sz="0" w:space="0" w:color="auto"/>
        <w:left w:val="none" w:sz="0" w:space="0" w:color="auto"/>
        <w:bottom w:val="none" w:sz="0" w:space="0" w:color="auto"/>
        <w:right w:val="none" w:sz="0" w:space="0" w:color="auto"/>
      </w:divBdr>
    </w:div>
    <w:div w:id="1350991380">
      <w:marLeft w:val="640"/>
      <w:marRight w:val="0"/>
      <w:marTop w:val="0"/>
      <w:marBottom w:val="0"/>
      <w:divBdr>
        <w:top w:val="none" w:sz="0" w:space="0" w:color="auto"/>
        <w:left w:val="none" w:sz="0" w:space="0" w:color="auto"/>
        <w:bottom w:val="none" w:sz="0" w:space="0" w:color="auto"/>
        <w:right w:val="none" w:sz="0" w:space="0" w:color="auto"/>
      </w:divBdr>
    </w:div>
    <w:div w:id="1351102402">
      <w:marLeft w:val="640"/>
      <w:marRight w:val="0"/>
      <w:marTop w:val="0"/>
      <w:marBottom w:val="0"/>
      <w:divBdr>
        <w:top w:val="none" w:sz="0" w:space="0" w:color="auto"/>
        <w:left w:val="none" w:sz="0" w:space="0" w:color="auto"/>
        <w:bottom w:val="none" w:sz="0" w:space="0" w:color="auto"/>
        <w:right w:val="none" w:sz="0" w:space="0" w:color="auto"/>
      </w:divBdr>
    </w:div>
    <w:div w:id="1351102504">
      <w:marLeft w:val="640"/>
      <w:marRight w:val="0"/>
      <w:marTop w:val="0"/>
      <w:marBottom w:val="0"/>
      <w:divBdr>
        <w:top w:val="none" w:sz="0" w:space="0" w:color="auto"/>
        <w:left w:val="none" w:sz="0" w:space="0" w:color="auto"/>
        <w:bottom w:val="none" w:sz="0" w:space="0" w:color="auto"/>
        <w:right w:val="none" w:sz="0" w:space="0" w:color="auto"/>
      </w:divBdr>
    </w:div>
    <w:div w:id="1351102625">
      <w:marLeft w:val="640"/>
      <w:marRight w:val="0"/>
      <w:marTop w:val="0"/>
      <w:marBottom w:val="0"/>
      <w:divBdr>
        <w:top w:val="none" w:sz="0" w:space="0" w:color="auto"/>
        <w:left w:val="none" w:sz="0" w:space="0" w:color="auto"/>
        <w:bottom w:val="none" w:sz="0" w:space="0" w:color="auto"/>
        <w:right w:val="none" w:sz="0" w:space="0" w:color="auto"/>
      </w:divBdr>
    </w:div>
    <w:div w:id="1351103296">
      <w:marLeft w:val="640"/>
      <w:marRight w:val="0"/>
      <w:marTop w:val="0"/>
      <w:marBottom w:val="0"/>
      <w:divBdr>
        <w:top w:val="none" w:sz="0" w:space="0" w:color="auto"/>
        <w:left w:val="none" w:sz="0" w:space="0" w:color="auto"/>
        <w:bottom w:val="none" w:sz="0" w:space="0" w:color="auto"/>
        <w:right w:val="none" w:sz="0" w:space="0" w:color="auto"/>
      </w:divBdr>
    </w:div>
    <w:div w:id="1351183182">
      <w:marLeft w:val="640"/>
      <w:marRight w:val="0"/>
      <w:marTop w:val="0"/>
      <w:marBottom w:val="0"/>
      <w:divBdr>
        <w:top w:val="none" w:sz="0" w:space="0" w:color="auto"/>
        <w:left w:val="none" w:sz="0" w:space="0" w:color="auto"/>
        <w:bottom w:val="none" w:sz="0" w:space="0" w:color="auto"/>
        <w:right w:val="none" w:sz="0" w:space="0" w:color="auto"/>
      </w:divBdr>
    </w:div>
    <w:div w:id="1351296877">
      <w:marLeft w:val="640"/>
      <w:marRight w:val="0"/>
      <w:marTop w:val="0"/>
      <w:marBottom w:val="0"/>
      <w:divBdr>
        <w:top w:val="none" w:sz="0" w:space="0" w:color="auto"/>
        <w:left w:val="none" w:sz="0" w:space="0" w:color="auto"/>
        <w:bottom w:val="none" w:sz="0" w:space="0" w:color="auto"/>
        <w:right w:val="none" w:sz="0" w:space="0" w:color="auto"/>
      </w:divBdr>
    </w:div>
    <w:div w:id="1351300883">
      <w:marLeft w:val="640"/>
      <w:marRight w:val="0"/>
      <w:marTop w:val="0"/>
      <w:marBottom w:val="0"/>
      <w:divBdr>
        <w:top w:val="none" w:sz="0" w:space="0" w:color="auto"/>
        <w:left w:val="none" w:sz="0" w:space="0" w:color="auto"/>
        <w:bottom w:val="none" w:sz="0" w:space="0" w:color="auto"/>
        <w:right w:val="none" w:sz="0" w:space="0" w:color="auto"/>
      </w:divBdr>
    </w:div>
    <w:div w:id="1351495196">
      <w:marLeft w:val="640"/>
      <w:marRight w:val="0"/>
      <w:marTop w:val="0"/>
      <w:marBottom w:val="0"/>
      <w:divBdr>
        <w:top w:val="none" w:sz="0" w:space="0" w:color="auto"/>
        <w:left w:val="none" w:sz="0" w:space="0" w:color="auto"/>
        <w:bottom w:val="none" w:sz="0" w:space="0" w:color="auto"/>
        <w:right w:val="none" w:sz="0" w:space="0" w:color="auto"/>
      </w:divBdr>
    </w:div>
    <w:div w:id="1351642034">
      <w:marLeft w:val="640"/>
      <w:marRight w:val="0"/>
      <w:marTop w:val="0"/>
      <w:marBottom w:val="0"/>
      <w:divBdr>
        <w:top w:val="none" w:sz="0" w:space="0" w:color="auto"/>
        <w:left w:val="none" w:sz="0" w:space="0" w:color="auto"/>
        <w:bottom w:val="none" w:sz="0" w:space="0" w:color="auto"/>
        <w:right w:val="none" w:sz="0" w:space="0" w:color="auto"/>
      </w:divBdr>
    </w:div>
    <w:div w:id="1351644664">
      <w:marLeft w:val="640"/>
      <w:marRight w:val="0"/>
      <w:marTop w:val="0"/>
      <w:marBottom w:val="0"/>
      <w:divBdr>
        <w:top w:val="none" w:sz="0" w:space="0" w:color="auto"/>
        <w:left w:val="none" w:sz="0" w:space="0" w:color="auto"/>
        <w:bottom w:val="none" w:sz="0" w:space="0" w:color="auto"/>
        <w:right w:val="none" w:sz="0" w:space="0" w:color="auto"/>
      </w:divBdr>
    </w:div>
    <w:div w:id="1351830979">
      <w:marLeft w:val="640"/>
      <w:marRight w:val="0"/>
      <w:marTop w:val="0"/>
      <w:marBottom w:val="0"/>
      <w:divBdr>
        <w:top w:val="none" w:sz="0" w:space="0" w:color="auto"/>
        <w:left w:val="none" w:sz="0" w:space="0" w:color="auto"/>
        <w:bottom w:val="none" w:sz="0" w:space="0" w:color="auto"/>
        <w:right w:val="none" w:sz="0" w:space="0" w:color="auto"/>
      </w:divBdr>
    </w:div>
    <w:div w:id="1351836119">
      <w:marLeft w:val="640"/>
      <w:marRight w:val="0"/>
      <w:marTop w:val="0"/>
      <w:marBottom w:val="0"/>
      <w:divBdr>
        <w:top w:val="none" w:sz="0" w:space="0" w:color="auto"/>
        <w:left w:val="none" w:sz="0" w:space="0" w:color="auto"/>
        <w:bottom w:val="none" w:sz="0" w:space="0" w:color="auto"/>
        <w:right w:val="none" w:sz="0" w:space="0" w:color="auto"/>
      </w:divBdr>
    </w:div>
    <w:div w:id="1351838703">
      <w:marLeft w:val="640"/>
      <w:marRight w:val="0"/>
      <w:marTop w:val="0"/>
      <w:marBottom w:val="0"/>
      <w:divBdr>
        <w:top w:val="none" w:sz="0" w:space="0" w:color="auto"/>
        <w:left w:val="none" w:sz="0" w:space="0" w:color="auto"/>
        <w:bottom w:val="none" w:sz="0" w:space="0" w:color="auto"/>
        <w:right w:val="none" w:sz="0" w:space="0" w:color="auto"/>
      </w:divBdr>
    </w:div>
    <w:div w:id="1351838864">
      <w:marLeft w:val="640"/>
      <w:marRight w:val="0"/>
      <w:marTop w:val="0"/>
      <w:marBottom w:val="0"/>
      <w:divBdr>
        <w:top w:val="none" w:sz="0" w:space="0" w:color="auto"/>
        <w:left w:val="none" w:sz="0" w:space="0" w:color="auto"/>
        <w:bottom w:val="none" w:sz="0" w:space="0" w:color="auto"/>
        <w:right w:val="none" w:sz="0" w:space="0" w:color="auto"/>
      </w:divBdr>
    </w:div>
    <w:div w:id="1351953424">
      <w:marLeft w:val="640"/>
      <w:marRight w:val="0"/>
      <w:marTop w:val="0"/>
      <w:marBottom w:val="0"/>
      <w:divBdr>
        <w:top w:val="none" w:sz="0" w:space="0" w:color="auto"/>
        <w:left w:val="none" w:sz="0" w:space="0" w:color="auto"/>
        <w:bottom w:val="none" w:sz="0" w:space="0" w:color="auto"/>
        <w:right w:val="none" w:sz="0" w:space="0" w:color="auto"/>
      </w:divBdr>
    </w:div>
    <w:div w:id="1351956093">
      <w:marLeft w:val="640"/>
      <w:marRight w:val="0"/>
      <w:marTop w:val="0"/>
      <w:marBottom w:val="0"/>
      <w:divBdr>
        <w:top w:val="none" w:sz="0" w:space="0" w:color="auto"/>
        <w:left w:val="none" w:sz="0" w:space="0" w:color="auto"/>
        <w:bottom w:val="none" w:sz="0" w:space="0" w:color="auto"/>
        <w:right w:val="none" w:sz="0" w:space="0" w:color="auto"/>
      </w:divBdr>
    </w:div>
    <w:div w:id="1352217221">
      <w:marLeft w:val="640"/>
      <w:marRight w:val="0"/>
      <w:marTop w:val="0"/>
      <w:marBottom w:val="0"/>
      <w:divBdr>
        <w:top w:val="none" w:sz="0" w:space="0" w:color="auto"/>
        <w:left w:val="none" w:sz="0" w:space="0" w:color="auto"/>
        <w:bottom w:val="none" w:sz="0" w:space="0" w:color="auto"/>
        <w:right w:val="none" w:sz="0" w:space="0" w:color="auto"/>
      </w:divBdr>
    </w:div>
    <w:div w:id="1352297676">
      <w:marLeft w:val="640"/>
      <w:marRight w:val="0"/>
      <w:marTop w:val="0"/>
      <w:marBottom w:val="0"/>
      <w:divBdr>
        <w:top w:val="none" w:sz="0" w:space="0" w:color="auto"/>
        <w:left w:val="none" w:sz="0" w:space="0" w:color="auto"/>
        <w:bottom w:val="none" w:sz="0" w:space="0" w:color="auto"/>
        <w:right w:val="none" w:sz="0" w:space="0" w:color="auto"/>
      </w:divBdr>
    </w:div>
    <w:div w:id="1352298956">
      <w:marLeft w:val="640"/>
      <w:marRight w:val="0"/>
      <w:marTop w:val="0"/>
      <w:marBottom w:val="0"/>
      <w:divBdr>
        <w:top w:val="none" w:sz="0" w:space="0" w:color="auto"/>
        <w:left w:val="none" w:sz="0" w:space="0" w:color="auto"/>
        <w:bottom w:val="none" w:sz="0" w:space="0" w:color="auto"/>
        <w:right w:val="none" w:sz="0" w:space="0" w:color="auto"/>
      </w:divBdr>
    </w:div>
    <w:div w:id="1352341048">
      <w:marLeft w:val="640"/>
      <w:marRight w:val="0"/>
      <w:marTop w:val="0"/>
      <w:marBottom w:val="0"/>
      <w:divBdr>
        <w:top w:val="none" w:sz="0" w:space="0" w:color="auto"/>
        <w:left w:val="none" w:sz="0" w:space="0" w:color="auto"/>
        <w:bottom w:val="none" w:sz="0" w:space="0" w:color="auto"/>
        <w:right w:val="none" w:sz="0" w:space="0" w:color="auto"/>
      </w:divBdr>
    </w:div>
    <w:div w:id="1352415160">
      <w:marLeft w:val="640"/>
      <w:marRight w:val="0"/>
      <w:marTop w:val="0"/>
      <w:marBottom w:val="0"/>
      <w:divBdr>
        <w:top w:val="none" w:sz="0" w:space="0" w:color="auto"/>
        <w:left w:val="none" w:sz="0" w:space="0" w:color="auto"/>
        <w:bottom w:val="none" w:sz="0" w:space="0" w:color="auto"/>
        <w:right w:val="none" w:sz="0" w:space="0" w:color="auto"/>
      </w:divBdr>
    </w:div>
    <w:div w:id="1352486856">
      <w:marLeft w:val="640"/>
      <w:marRight w:val="0"/>
      <w:marTop w:val="0"/>
      <w:marBottom w:val="0"/>
      <w:divBdr>
        <w:top w:val="none" w:sz="0" w:space="0" w:color="auto"/>
        <w:left w:val="none" w:sz="0" w:space="0" w:color="auto"/>
        <w:bottom w:val="none" w:sz="0" w:space="0" w:color="auto"/>
        <w:right w:val="none" w:sz="0" w:space="0" w:color="auto"/>
      </w:divBdr>
    </w:div>
    <w:div w:id="1352491975">
      <w:marLeft w:val="640"/>
      <w:marRight w:val="0"/>
      <w:marTop w:val="0"/>
      <w:marBottom w:val="0"/>
      <w:divBdr>
        <w:top w:val="none" w:sz="0" w:space="0" w:color="auto"/>
        <w:left w:val="none" w:sz="0" w:space="0" w:color="auto"/>
        <w:bottom w:val="none" w:sz="0" w:space="0" w:color="auto"/>
        <w:right w:val="none" w:sz="0" w:space="0" w:color="auto"/>
      </w:divBdr>
    </w:div>
    <w:div w:id="1352493728">
      <w:marLeft w:val="640"/>
      <w:marRight w:val="0"/>
      <w:marTop w:val="0"/>
      <w:marBottom w:val="0"/>
      <w:divBdr>
        <w:top w:val="none" w:sz="0" w:space="0" w:color="auto"/>
        <w:left w:val="none" w:sz="0" w:space="0" w:color="auto"/>
        <w:bottom w:val="none" w:sz="0" w:space="0" w:color="auto"/>
        <w:right w:val="none" w:sz="0" w:space="0" w:color="auto"/>
      </w:divBdr>
    </w:div>
    <w:div w:id="1352535027">
      <w:marLeft w:val="640"/>
      <w:marRight w:val="0"/>
      <w:marTop w:val="0"/>
      <w:marBottom w:val="0"/>
      <w:divBdr>
        <w:top w:val="none" w:sz="0" w:space="0" w:color="auto"/>
        <w:left w:val="none" w:sz="0" w:space="0" w:color="auto"/>
        <w:bottom w:val="none" w:sz="0" w:space="0" w:color="auto"/>
        <w:right w:val="none" w:sz="0" w:space="0" w:color="auto"/>
      </w:divBdr>
    </w:div>
    <w:div w:id="1352612309">
      <w:marLeft w:val="640"/>
      <w:marRight w:val="0"/>
      <w:marTop w:val="0"/>
      <w:marBottom w:val="0"/>
      <w:divBdr>
        <w:top w:val="none" w:sz="0" w:space="0" w:color="auto"/>
        <w:left w:val="none" w:sz="0" w:space="0" w:color="auto"/>
        <w:bottom w:val="none" w:sz="0" w:space="0" w:color="auto"/>
        <w:right w:val="none" w:sz="0" w:space="0" w:color="auto"/>
      </w:divBdr>
    </w:div>
    <w:div w:id="1352683210">
      <w:marLeft w:val="640"/>
      <w:marRight w:val="0"/>
      <w:marTop w:val="0"/>
      <w:marBottom w:val="0"/>
      <w:divBdr>
        <w:top w:val="none" w:sz="0" w:space="0" w:color="auto"/>
        <w:left w:val="none" w:sz="0" w:space="0" w:color="auto"/>
        <w:bottom w:val="none" w:sz="0" w:space="0" w:color="auto"/>
        <w:right w:val="none" w:sz="0" w:space="0" w:color="auto"/>
      </w:divBdr>
    </w:div>
    <w:div w:id="1352685755">
      <w:marLeft w:val="640"/>
      <w:marRight w:val="0"/>
      <w:marTop w:val="0"/>
      <w:marBottom w:val="0"/>
      <w:divBdr>
        <w:top w:val="none" w:sz="0" w:space="0" w:color="auto"/>
        <w:left w:val="none" w:sz="0" w:space="0" w:color="auto"/>
        <w:bottom w:val="none" w:sz="0" w:space="0" w:color="auto"/>
        <w:right w:val="none" w:sz="0" w:space="0" w:color="auto"/>
      </w:divBdr>
    </w:div>
    <w:div w:id="1352997515">
      <w:marLeft w:val="640"/>
      <w:marRight w:val="0"/>
      <w:marTop w:val="0"/>
      <w:marBottom w:val="0"/>
      <w:divBdr>
        <w:top w:val="none" w:sz="0" w:space="0" w:color="auto"/>
        <w:left w:val="none" w:sz="0" w:space="0" w:color="auto"/>
        <w:bottom w:val="none" w:sz="0" w:space="0" w:color="auto"/>
        <w:right w:val="none" w:sz="0" w:space="0" w:color="auto"/>
      </w:divBdr>
    </w:div>
    <w:div w:id="1353068507">
      <w:marLeft w:val="640"/>
      <w:marRight w:val="0"/>
      <w:marTop w:val="0"/>
      <w:marBottom w:val="0"/>
      <w:divBdr>
        <w:top w:val="none" w:sz="0" w:space="0" w:color="auto"/>
        <w:left w:val="none" w:sz="0" w:space="0" w:color="auto"/>
        <w:bottom w:val="none" w:sz="0" w:space="0" w:color="auto"/>
        <w:right w:val="none" w:sz="0" w:space="0" w:color="auto"/>
      </w:divBdr>
    </w:div>
    <w:div w:id="1353190907">
      <w:marLeft w:val="640"/>
      <w:marRight w:val="0"/>
      <w:marTop w:val="0"/>
      <w:marBottom w:val="0"/>
      <w:divBdr>
        <w:top w:val="none" w:sz="0" w:space="0" w:color="auto"/>
        <w:left w:val="none" w:sz="0" w:space="0" w:color="auto"/>
        <w:bottom w:val="none" w:sz="0" w:space="0" w:color="auto"/>
        <w:right w:val="none" w:sz="0" w:space="0" w:color="auto"/>
      </w:divBdr>
    </w:div>
    <w:div w:id="1353219331">
      <w:marLeft w:val="640"/>
      <w:marRight w:val="0"/>
      <w:marTop w:val="0"/>
      <w:marBottom w:val="0"/>
      <w:divBdr>
        <w:top w:val="none" w:sz="0" w:space="0" w:color="auto"/>
        <w:left w:val="none" w:sz="0" w:space="0" w:color="auto"/>
        <w:bottom w:val="none" w:sz="0" w:space="0" w:color="auto"/>
        <w:right w:val="none" w:sz="0" w:space="0" w:color="auto"/>
      </w:divBdr>
    </w:div>
    <w:div w:id="1353219402">
      <w:marLeft w:val="640"/>
      <w:marRight w:val="0"/>
      <w:marTop w:val="0"/>
      <w:marBottom w:val="0"/>
      <w:divBdr>
        <w:top w:val="none" w:sz="0" w:space="0" w:color="auto"/>
        <w:left w:val="none" w:sz="0" w:space="0" w:color="auto"/>
        <w:bottom w:val="none" w:sz="0" w:space="0" w:color="auto"/>
        <w:right w:val="none" w:sz="0" w:space="0" w:color="auto"/>
      </w:divBdr>
    </w:div>
    <w:div w:id="1353342390">
      <w:marLeft w:val="640"/>
      <w:marRight w:val="0"/>
      <w:marTop w:val="0"/>
      <w:marBottom w:val="0"/>
      <w:divBdr>
        <w:top w:val="none" w:sz="0" w:space="0" w:color="auto"/>
        <w:left w:val="none" w:sz="0" w:space="0" w:color="auto"/>
        <w:bottom w:val="none" w:sz="0" w:space="0" w:color="auto"/>
        <w:right w:val="none" w:sz="0" w:space="0" w:color="auto"/>
      </w:divBdr>
    </w:div>
    <w:div w:id="1353461085">
      <w:marLeft w:val="640"/>
      <w:marRight w:val="0"/>
      <w:marTop w:val="0"/>
      <w:marBottom w:val="0"/>
      <w:divBdr>
        <w:top w:val="none" w:sz="0" w:space="0" w:color="auto"/>
        <w:left w:val="none" w:sz="0" w:space="0" w:color="auto"/>
        <w:bottom w:val="none" w:sz="0" w:space="0" w:color="auto"/>
        <w:right w:val="none" w:sz="0" w:space="0" w:color="auto"/>
      </w:divBdr>
    </w:div>
    <w:div w:id="1353530409">
      <w:marLeft w:val="640"/>
      <w:marRight w:val="0"/>
      <w:marTop w:val="0"/>
      <w:marBottom w:val="0"/>
      <w:divBdr>
        <w:top w:val="none" w:sz="0" w:space="0" w:color="auto"/>
        <w:left w:val="none" w:sz="0" w:space="0" w:color="auto"/>
        <w:bottom w:val="none" w:sz="0" w:space="0" w:color="auto"/>
        <w:right w:val="none" w:sz="0" w:space="0" w:color="auto"/>
      </w:divBdr>
    </w:div>
    <w:div w:id="1353531628">
      <w:marLeft w:val="640"/>
      <w:marRight w:val="0"/>
      <w:marTop w:val="0"/>
      <w:marBottom w:val="0"/>
      <w:divBdr>
        <w:top w:val="none" w:sz="0" w:space="0" w:color="auto"/>
        <w:left w:val="none" w:sz="0" w:space="0" w:color="auto"/>
        <w:bottom w:val="none" w:sz="0" w:space="0" w:color="auto"/>
        <w:right w:val="none" w:sz="0" w:space="0" w:color="auto"/>
      </w:divBdr>
    </w:div>
    <w:div w:id="1353604547">
      <w:marLeft w:val="640"/>
      <w:marRight w:val="0"/>
      <w:marTop w:val="0"/>
      <w:marBottom w:val="0"/>
      <w:divBdr>
        <w:top w:val="none" w:sz="0" w:space="0" w:color="auto"/>
        <w:left w:val="none" w:sz="0" w:space="0" w:color="auto"/>
        <w:bottom w:val="none" w:sz="0" w:space="0" w:color="auto"/>
        <w:right w:val="none" w:sz="0" w:space="0" w:color="auto"/>
      </w:divBdr>
    </w:div>
    <w:div w:id="1353724290">
      <w:marLeft w:val="640"/>
      <w:marRight w:val="0"/>
      <w:marTop w:val="0"/>
      <w:marBottom w:val="0"/>
      <w:divBdr>
        <w:top w:val="none" w:sz="0" w:space="0" w:color="auto"/>
        <w:left w:val="none" w:sz="0" w:space="0" w:color="auto"/>
        <w:bottom w:val="none" w:sz="0" w:space="0" w:color="auto"/>
        <w:right w:val="none" w:sz="0" w:space="0" w:color="auto"/>
      </w:divBdr>
    </w:div>
    <w:div w:id="1353730305">
      <w:marLeft w:val="640"/>
      <w:marRight w:val="0"/>
      <w:marTop w:val="0"/>
      <w:marBottom w:val="0"/>
      <w:divBdr>
        <w:top w:val="none" w:sz="0" w:space="0" w:color="auto"/>
        <w:left w:val="none" w:sz="0" w:space="0" w:color="auto"/>
        <w:bottom w:val="none" w:sz="0" w:space="0" w:color="auto"/>
        <w:right w:val="none" w:sz="0" w:space="0" w:color="auto"/>
      </w:divBdr>
    </w:div>
    <w:div w:id="1353845220">
      <w:marLeft w:val="640"/>
      <w:marRight w:val="0"/>
      <w:marTop w:val="0"/>
      <w:marBottom w:val="0"/>
      <w:divBdr>
        <w:top w:val="none" w:sz="0" w:space="0" w:color="auto"/>
        <w:left w:val="none" w:sz="0" w:space="0" w:color="auto"/>
        <w:bottom w:val="none" w:sz="0" w:space="0" w:color="auto"/>
        <w:right w:val="none" w:sz="0" w:space="0" w:color="auto"/>
      </w:divBdr>
    </w:div>
    <w:div w:id="1353845395">
      <w:marLeft w:val="640"/>
      <w:marRight w:val="0"/>
      <w:marTop w:val="0"/>
      <w:marBottom w:val="0"/>
      <w:divBdr>
        <w:top w:val="none" w:sz="0" w:space="0" w:color="auto"/>
        <w:left w:val="none" w:sz="0" w:space="0" w:color="auto"/>
        <w:bottom w:val="none" w:sz="0" w:space="0" w:color="auto"/>
        <w:right w:val="none" w:sz="0" w:space="0" w:color="auto"/>
      </w:divBdr>
    </w:div>
    <w:div w:id="1353874009">
      <w:marLeft w:val="640"/>
      <w:marRight w:val="0"/>
      <w:marTop w:val="0"/>
      <w:marBottom w:val="0"/>
      <w:divBdr>
        <w:top w:val="none" w:sz="0" w:space="0" w:color="auto"/>
        <w:left w:val="none" w:sz="0" w:space="0" w:color="auto"/>
        <w:bottom w:val="none" w:sz="0" w:space="0" w:color="auto"/>
        <w:right w:val="none" w:sz="0" w:space="0" w:color="auto"/>
      </w:divBdr>
    </w:div>
    <w:div w:id="1353915140">
      <w:marLeft w:val="640"/>
      <w:marRight w:val="0"/>
      <w:marTop w:val="0"/>
      <w:marBottom w:val="0"/>
      <w:divBdr>
        <w:top w:val="none" w:sz="0" w:space="0" w:color="auto"/>
        <w:left w:val="none" w:sz="0" w:space="0" w:color="auto"/>
        <w:bottom w:val="none" w:sz="0" w:space="0" w:color="auto"/>
        <w:right w:val="none" w:sz="0" w:space="0" w:color="auto"/>
      </w:divBdr>
    </w:div>
    <w:div w:id="1353920587">
      <w:marLeft w:val="640"/>
      <w:marRight w:val="0"/>
      <w:marTop w:val="0"/>
      <w:marBottom w:val="0"/>
      <w:divBdr>
        <w:top w:val="none" w:sz="0" w:space="0" w:color="auto"/>
        <w:left w:val="none" w:sz="0" w:space="0" w:color="auto"/>
        <w:bottom w:val="none" w:sz="0" w:space="0" w:color="auto"/>
        <w:right w:val="none" w:sz="0" w:space="0" w:color="auto"/>
      </w:divBdr>
    </w:div>
    <w:div w:id="1353991724">
      <w:marLeft w:val="480"/>
      <w:marRight w:val="0"/>
      <w:marTop w:val="0"/>
      <w:marBottom w:val="0"/>
      <w:divBdr>
        <w:top w:val="none" w:sz="0" w:space="0" w:color="auto"/>
        <w:left w:val="none" w:sz="0" w:space="0" w:color="auto"/>
        <w:bottom w:val="none" w:sz="0" w:space="0" w:color="auto"/>
        <w:right w:val="none" w:sz="0" w:space="0" w:color="auto"/>
      </w:divBdr>
    </w:div>
    <w:div w:id="1353992103">
      <w:marLeft w:val="640"/>
      <w:marRight w:val="0"/>
      <w:marTop w:val="0"/>
      <w:marBottom w:val="0"/>
      <w:divBdr>
        <w:top w:val="none" w:sz="0" w:space="0" w:color="auto"/>
        <w:left w:val="none" w:sz="0" w:space="0" w:color="auto"/>
        <w:bottom w:val="none" w:sz="0" w:space="0" w:color="auto"/>
        <w:right w:val="none" w:sz="0" w:space="0" w:color="auto"/>
      </w:divBdr>
    </w:div>
    <w:div w:id="1353992816">
      <w:marLeft w:val="640"/>
      <w:marRight w:val="0"/>
      <w:marTop w:val="0"/>
      <w:marBottom w:val="0"/>
      <w:divBdr>
        <w:top w:val="none" w:sz="0" w:space="0" w:color="auto"/>
        <w:left w:val="none" w:sz="0" w:space="0" w:color="auto"/>
        <w:bottom w:val="none" w:sz="0" w:space="0" w:color="auto"/>
        <w:right w:val="none" w:sz="0" w:space="0" w:color="auto"/>
      </w:divBdr>
    </w:div>
    <w:div w:id="1353996685">
      <w:marLeft w:val="640"/>
      <w:marRight w:val="0"/>
      <w:marTop w:val="0"/>
      <w:marBottom w:val="0"/>
      <w:divBdr>
        <w:top w:val="none" w:sz="0" w:space="0" w:color="auto"/>
        <w:left w:val="none" w:sz="0" w:space="0" w:color="auto"/>
        <w:bottom w:val="none" w:sz="0" w:space="0" w:color="auto"/>
        <w:right w:val="none" w:sz="0" w:space="0" w:color="auto"/>
      </w:divBdr>
    </w:div>
    <w:div w:id="1354071323">
      <w:marLeft w:val="640"/>
      <w:marRight w:val="0"/>
      <w:marTop w:val="0"/>
      <w:marBottom w:val="0"/>
      <w:divBdr>
        <w:top w:val="none" w:sz="0" w:space="0" w:color="auto"/>
        <w:left w:val="none" w:sz="0" w:space="0" w:color="auto"/>
        <w:bottom w:val="none" w:sz="0" w:space="0" w:color="auto"/>
        <w:right w:val="none" w:sz="0" w:space="0" w:color="auto"/>
      </w:divBdr>
    </w:div>
    <w:div w:id="1354107609">
      <w:marLeft w:val="640"/>
      <w:marRight w:val="0"/>
      <w:marTop w:val="0"/>
      <w:marBottom w:val="0"/>
      <w:divBdr>
        <w:top w:val="none" w:sz="0" w:space="0" w:color="auto"/>
        <w:left w:val="none" w:sz="0" w:space="0" w:color="auto"/>
        <w:bottom w:val="none" w:sz="0" w:space="0" w:color="auto"/>
        <w:right w:val="none" w:sz="0" w:space="0" w:color="auto"/>
      </w:divBdr>
    </w:div>
    <w:div w:id="1354111729">
      <w:marLeft w:val="640"/>
      <w:marRight w:val="0"/>
      <w:marTop w:val="0"/>
      <w:marBottom w:val="0"/>
      <w:divBdr>
        <w:top w:val="none" w:sz="0" w:space="0" w:color="auto"/>
        <w:left w:val="none" w:sz="0" w:space="0" w:color="auto"/>
        <w:bottom w:val="none" w:sz="0" w:space="0" w:color="auto"/>
        <w:right w:val="none" w:sz="0" w:space="0" w:color="auto"/>
      </w:divBdr>
    </w:div>
    <w:div w:id="1354263496">
      <w:marLeft w:val="640"/>
      <w:marRight w:val="0"/>
      <w:marTop w:val="0"/>
      <w:marBottom w:val="0"/>
      <w:divBdr>
        <w:top w:val="none" w:sz="0" w:space="0" w:color="auto"/>
        <w:left w:val="none" w:sz="0" w:space="0" w:color="auto"/>
        <w:bottom w:val="none" w:sz="0" w:space="0" w:color="auto"/>
        <w:right w:val="none" w:sz="0" w:space="0" w:color="auto"/>
      </w:divBdr>
    </w:div>
    <w:div w:id="1354265584">
      <w:marLeft w:val="640"/>
      <w:marRight w:val="0"/>
      <w:marTop w:val="0"/>
      <w:marBottom w:val="0"/>
      <w:divBdr>
        <w:top w:val="none" w:sz="0" w:space="0" w:color="auto"/>
        <w:left w:val="none" w:sz="0" w:space="0" w:color="auto"/>
        <w:bottom w:val="none" w:sz="0" w:space="0" w:color="auto"/>
        <w:right w:val="none" w:sz="0" w:space="0" w:color="auto"/>
      </w:divBdr>
    </w:div>
    <w:div w:id="1354303685">
      <w:marLeft w:val="640"/>
      <w:marRight w:val="0"/>
      <w:marTop w:val="0"/>
      <w:marBottom w:val="0"/>
      <w:divBdr>
        <w:top w:val="none" w:sz="0" w:space="0" w:color="auto"/>
        <w:left w:val="none" w:sz="0" w:space="0" w:color="auto"/>
        <w:bottom w:val="none" w:sz="0" w:space="0" w:color="auto"/>
        <w:right w:val="none" w:sz="0" w:space="0" w:color="auto"/>
      </w:divBdr>
    </w:div>
    <w:div w:id="1354309150">
      <w:marLeft w:val="640"/>
      <w:marRight w:val="0"/>
      <w:marTop w:val="0"/>
      <w:marBottom w:val="0"/>
      <w:divBdr>
        <w:top w:val="none" w:sz="0" w:space="0" w:color="auto"/>
        <w:left w:val="none" w:sz="0" w:space="0" w:color="auto"/>
        <w:bottom w:val="none" w:sz="0" w:space="0" w:color="auto"/>
        <w:right w:val="none" w:sz="0" w:space="0" w:color="auto"/>
      </w:divBdr>
    </w:div>
    <w:div w:id="1354333663">
      <w:marLeft w:val="640"/>
      <w:marRight w:val="0"/>
      <w:marTop w:val="0"/>
      <w:marBottom w:val="0"/>
      <w:divBdr>
        <w:top w:val="none" w:sz="0" w:space="0" w:color="auto"/>
        <w:left w:val="none" w:sz="0" w:space="0" w:color="auto"/>
        <w:bottom w:val="none" w:sz="0" w:space="0" w:color="auto"/>
        <w:right w:val="none" w:sz="0" w:space="0" w:color="auto"/>
      </w:divBdr>
    </w:div>
    <w:div w:id="1354383793">
      <w:marLeft w:val="640"/>
      <w:marRight w:val="0"/>
      <w:marTop w:val="0"/>
      <w:marBottom w:val="0"/>
      <w:divBdr>
        <w:top w:val="none" w:sz="0" w:space="0" w:color="auto"/>
        <w:left w:val="none" w:sz="0" w:space="0" w:color="auto"/>
        <w:bottom w:val="none" w:sz="0" w:space="0" w:color="auto"/>
        <w:right w:val="none" w:sz="0" w:space="0" w:color="auto"/>
      </w:divBdr>
    </w:div>
    <w:div w:id="1354385101">
      <w:marLeft w:val="640"/>
      <w:marRight w:val="0"/>
      <w:marTop w:val="0"/>
      <w:marBottom w:val="0"/>
      <w:divBdr>
        <w:top w:val="none" w:sz="0" w:space="0" w:color="auto"/>
        <w:left w:val="none" w:sz="0" w:space="0" w:color="auto"/>
        <w:bottom w:val="none" w:sz="0" w:space="0" w:color="auto"/>
        <w:right w:val="none" w:sz="0" w:space="0" w:color="auto"/>
      </w:divBdr>
    </w:div>
    <w:div w:id="1354454296">
      <w:marLeft w:val="640"/>
      <w:marRight w:val="0"/>
      <w:marTop w:val="0"/>
      <w:marBottom w:val="0"/>
      <w:divBdr>
        <w:top w:val="none" w:sz="0" w:space="0" w:color="auto"/>
        <w:left w:val="none" w:sz="0" w:space="0" w:color="auto"/>
        <w:bottom w:val="none" w:sz="0" w:space="0" w:color="auto"/>
        <w:right w:val="none" w:sz="0" w:space="0" w:color="auto"/>
      </w:divBdr>
    </w:div>
    <w:div w:id="1354459481">
      <w:marLeft w:val="640"/>
      <w:marRight w:val="0"/>
      <w:marTop w:val="0"/>
      <w:marBottom w:val="0"/>
      <w:divBdr>
        <w:top w:val="none" w:sz="0" w:space="0" w:color="auto"/>
        <w:left w:val="none" w:sz="0" w:space="0" w:color="auto"/>
        <w:bottom w:val="none" w:sz="0" w:space="0" w:color="auto"/>
        <w:right w:val="none" w:sz="0" w:space="0" w:color="auto"/>
      </w:divBdr>
    </w:div>
    <w:div w:id="1354501440">
      <w:marLeft w:val="640"/>
      <w:marRight w:val="0"/>
      <w:marTop w:val="0"/>
      <w:marBottom w:val="0"/>
      <w:divBdr>
        <w:top w:val="none" w:sz="0" w:space="0" w:color="auto"/>
        <w:left w:val="none" w:sz="0" w:space="0" w:color="auto"/>
        <w:bottom w:val="none" w:sz="0" w:space="0" w:color="auto"/>
        <w:right w:val="none" w:sz="0" w:space="0" w:color="auto"/>
      </w:divBdr>
    </w:div>
    <w:div w:id="1354502575">
      <w:marLeft w:val="640"/>
      <w:marRight w:val="0"/>
      <w:marTop w:val="0"/>
      <w:marBottom w:val="0"/>
      <w:divBdr>
        <w:top w:val="none" w:sz="0" w:space="0" w:color="auto"/>
        <w:left w:val="none" w:sz="0" w:space="0" w:color="auto"/>
        <w:bottom w:val="none" w:sz="0" w:space="0" w:color="auto"/>
        <w:right w:val="none" w:sz="0" w:space="0" w:color="auto"/>
      </w:divBdr>
    </w:div>
    <w:div w:id="1354503159">
      <w:marLeft w:val="640"/>
      <w:marRight w:val="0"/>
      <w:marTop w:val="0"/>
      <w:marBottom w:val="0"/>
      <w:divBdr>
        <w:top w:val="none" w:sz="0" w:space="0" w:color="auto"/>
        <w:left w:val="none" w:sz="0" w:space="0" w:color="auto"/>
        <w:bottom w:val="none" w:sz="0" w:space="0" w:color="auto"/>
        <w:right w:val="none" w:sz="0" w:space="0" w:color="auto"/>
      </w:divBdr>
    </w:div>
    <w:div w:id="1354576639">
      <w:marLeft w:val="640"/>
      <w:marRight w:val="0"/>
      <w:marTop w:val="0"/>
      <w:marBottom w:val="0"/>
      <w:divBdr>
        <w:top w:val="none" w:sz="0" w:space="0" w:color="auto"/>
        <w:left w:val="none" w:sz="0" w:space="0" w:color="auto"/>
        <w:bottom w:val="none" w:sz="0" w:space="0" w:color="auto"/>
        <w:right w:val="none" w:sz="0" w:space="0" w:color="auto"/>
      </w:divBdr>
    </w:div>
    <w:div w:id="1354646503">
      <w:marLeft w:val="640"/>
      <w:marRight w:val="0"/>
      <w:marTop w:val="0"/>
      <w:marBottom w:val="0"/>
      <w:divBdr>
        <w:top w:val="none" w:sz="0" w:space="0" w:color="auto"/>
        <w:left w:val="none" w:sz="0" w:space="0" w:color="auto"/>
        <w:bottom w:val="none" w:sz="0" w:space="0" w:color="auto"/>
        <w:right w:val="none" w:sz="0" w:space="0" w:color="auto"/>
      </w:divBdr>
    </w:div>
    <w:div w:id="1354765310">
      <w:marLeft w:val="640"/>
      <w:marRight w:val="0"/>
      <w:marTop w:val="0"/>
      <w:marBottom w:val="0"/>
      <w:divBdr>
        <w:top w:val="none" w:sz="0" w:space="0" w:color="auto"/>
        <w:left w:val="none" w:sz="0" w:space="0" w:color="auto"/>
        <w:bottom w:val="none" w:sz="0" w:space="0" w:color="auto"/>
        <w:right w:val="none" w:sz="0" w:space="0" w:color="auto"/>
      </w:divBdr>
    </w:div>
    <w:div w:id="1354765912">
      <w:marLeft w:val="640"/>
      <w:marRight w:val="0"/>
      <w:marTop w:val="0"/>
      <w:marBottom w:val="0"/>
      <w:divBdr>
        <w:top w:val="none" w:sz="0" w:space="0" w:color="auto"/>
        <w:left w:val="none" w:sz="0" w:space="0" w:color="auto"/>
        <w:bottom w:val="none" w:sz="0" w:space="0" w:color="auto"/>
        <w:right w:val="none" w:sz="0" w:space="0" w:color="auto"/>
      </w:divBdr>
    </w:div>
    <w:div w:id="1354771810">
      <w:marLeft w:val="640"/>
      <w:marRight w:val="0"/>
      <w:marTop w:val="0"/>
      <w:marBottom w:val="0"/>
      <w:divBdr>
        <w:top w:val="none" w:sz="0" w:space="0" w:color="auto"/>
        <w:left w:val="none" w:sz="0" w:space="0" w:color="auto"/>
        <w:bottom w:val="none" w:sz="0" w:space="0" w:color="auto"/>
        <w:right w:val="none" w:sz="0" w:space="0" w:color="auto"/>
      </w:divBdr>
    </w:div>
    <w:div w:id="1354841911">
      <w:marLeft w:val="640"/>
      <w:marRight w:val="0"/>
      <w:marTop w:val="0"/>
      <w:marBottom w:val="0"/>
      <w:divBdr>
        <w:top w:val="none" w:sz="0" w:space="0" w:color="auto"/>
        <w:left w:val="none" w:sz="0" w:space="0" w:color="auto"/>
        <w:bottom w:val="none" w:sz="0" w:space="0" w:color="auto"/>
        <w:right w:val="none" w:sz="0" w:space="0" w:color="auto"/>
      </w:divBdr>
    </w:div>
    <w:div w:id="1354843656">
      <w:marLeft w:val="640"/>
      <w:marRight w:val="0"/>
      <w:marTop w:val="0"/>
      <w:marBottom w:val="0"/>
      <w:divBdr>
        <w:top w:val="none" w:sz="0" w:space="0" w:color="auto"/>
        <w:left w:val="none" w:sz="0" w:space="0" w:color="auto"/>
        <w:bottom w:val="none" w:sz="0" w:space="0" w:color="auto"/>
        <w:right w:val="none" w:sz="0" w:space="0" w:color="auto"/>
      </w:divBdr>
    </w:div>
    <w:div w:id="1354965274">
      <w:marLeft w:val="640"/>
      <w:marRight w:val="0"/>
      <w:marTop w:val="0"/>
      <w:marBottom w:val="0"/>
      <w:divBdr>
        <w:top w:val="none" w:sz="0" w:space="0" w:color="auto"/>
        <w:left w:val="none" w:sz="0" w:space="0" w:color="auto"/>
        <w:bottom w:val="none" w:sz="0" w:space="0" w:color="auto"/>
        <w:right w:val="none" w:sz="0" w:space="0" w:color="auto"/>
      </w:divBdr>
    </w:div>
    <w:div w:id="1355032694">
      <w:marLeft w:val="640"/>
      <w:marRight w:val="0"/>
      <w:marTop w:val="0"/>
      <w:marBottom w:val="0"/>
      <w:divBdr>
        <w:top w:val="none" w:sz="0" w:space="0" w:color="auto"/>
        <w:left w:val="none" w:sz="0" w:space="0" w:color="auto"/>
        <w:bottom w:val="none" w:sz="0" w:space="0" w:color="auto"/>
        <w:right w:val="none" w:sz="0" w:space="0" w:color="auto"/>
      </w:divBdr>
    </w:div>
    <w:div w:id="1355039921">
      <w:marLeft w:val="640"/>
      <w:marRight w:val="0"/>
      <w:marTop w:val="0"/>
      <w:marBottom w:val="0"/>
      <w:divBdr>
        <w:top w:val="none" w:sz="0" w:space="0" w:color="auto"/>
        <w:left w:val="none" w:sz="0" w:space="0" w:color="auto"/>
        <w:bottom w:val="none" w:sz="0" w:space="0" w:color="auto"/>
        <w:right w:val="none" w:sz="0" w:space="0" w:color="auto"/>
      </w:divBdr>
    </w:div>
    <w:div w:id="1355153764">
      <w:marLeft w:val="640"/>
      <w:marRight w:val="0"/>
      <w:marTop w:val="0"/>
      <w:marBottom w:val="0"/>
      <w:divBdr>
        <w:top w:val="none" w:sz="0" w:space="0" w:color="auto"/>
        <w:left w:val="none" w:sz="0" w:space="0" w:color="auto"/>
        <w:bottom w:val="none" w:sz="0" w:space="0" w:color="auto"/>
        <w:right w:val="none" w:sz="0" w:space="0" w:color="auto"/>
      </w:divBdr>
    </w:div>
    <w:div w:id="1355228953">
      <w:marLeft w:val="640"/>
      <w:marRight w:val="0"/>
      <w:marTop w:val="0"/>
      <w:marBottom w:val="0"/>
      <w:divBdr>
        <w:top w:val="none" w:sz="0" w:space="0" w:color="auto"/>
        <w:left w:val="none" w:sz="0" w:space="0" w:color="auto"/>
        <w:bottom w:val="none" w:sz="0" w:space="0" w:color="auto"/>
        <w:right w:val="none" w:sz="0" w:space="0" w:color="auto"/>
      </w:divBdr>
    </w:div>
    <w:div w:id="1355232996">
      <w:marLeft w:val="640"/>
      <w:marRight w:val="0"/>
      <w:marTop w:val="0"/>
      <w:marBottom w:val="0"/>
      <w:divBdr>
        <w:top w:val="none" w:sz="0" w:space="0" w:color="auto"/>
        <w:left w:val="none" w:sz="0" w:space="0" w:color="auto"/>
        <w:bottom w:val="none" w:sz="0" w:space="0" w:color="auto"/>
        <w:right w:val="none" w:sz="0" w:space="0" w:color="auto"/>
      </w:divBdr>
    </w:div>
    <w:div w:id="1355234273">
      <w:marLeft w:val="640"/>
      <w:marRight w:val="0"/>
      <w:marTop w:val="0"/>
      <w:marBottom w:val="0"/>
      <w:divBdr>
        <w:top w:val="none" w:sz="0" w:space="0" w:color="auto"/>
        <w:left w:val="none" w:sz="0" w:space="0" w:color="auto"/>
        <w:bottom w:val="none" w:sz="0" w:space="0" w:color="auto"/>
        <w:right w:val="none" w:sz="0" w:space="0" w:color="auto"/>
      </w:divBdr>
    </w:div>
    <w:div w:id="1355378828">
      <w:marLeft w:val="640"/>
      <w:marRight w:val="0"/>
      <w:marTop w:val="0"/>
      <w:marBottom w:val="0"/>
      <w:divBdr>
        <w:top w:val="none" w:sz="0" w:space="0" w:color="auto"/>
        <w:left w:val="none" w:sz="0" w:space="0" w:color="auto"/>
        <w:bottom w:val="none" w:sz="0" w:space="0" w:color="auto"/>
        <w:right w:val="none" w:sz="0" w:space="0" w:color="auto"/>
      </w:divBdr>
    </w:div>
    <w:div w:id="1355425510">
      <w:marLeft w:val="640"/>
      <w:marRight w:val="0"/>
      <w:marTop w:val="0"/>
      <w:marBottom w:val="0"/>
      <w:divBdr>
        <w:top w:val="none" w:sz="0" w:space="0" w:color="auto"/>
        <w:left w:val="none" w:sz="0" w:space="0" w:color="auto"/>
        <w:bottom w:val="none" w:sz="0" w:space="0" w:color="auto"/>
        <w:right w:val="none" w:sz="0" w:space="0" w:color="auto"/>
      </w:divBdr>
    </w:div>
    <w:div w:id="1355495459">
      <w:marLeft w:val="640"/>
      <w:marRight w:val="0"/>
      <w:marTop w:val="0"/>
      <w:marBottom w:val="0"/>
      <w:divBdr>
        <w:top w:val="none" w:sz="0" w:space="0" w:color="auto"/>
        <w:left w:val="none" w:sz="0" w:space="0" w:color="auto"/>
        <w:bottom w:val="none" w:sz="0" w:space="0" w:color="auto"/>
        <w:right w:val="none" w:sz="0" w:space="0" w:color="auto"/>
      </w:divBdr>
    </w:div>
    <w:div w:id="1355502585">
      <w:marLeft w:val="640"/>
      <w:marRight w:val="0"/>
      <w:marTop w:val="0"/>
      <w:marBottom w:val="0"/>
      <w:divBdr>
        <w:top w:val="none" w:sz="0" w:space="0" w:color="auto"/>
        <w:left w:val="none" w:sz="0" w:space="0" w:color="auto"/>
        <w:bottom w:val="none" w:sz="0" w:space="0" w:color="auto"/>
        <w:right w:val="none" w:sz="0" w:space="0" w:color="auto"/>
      </w:divBdr>
    </w:div>
    <w:div w:id="1355577270">
      <w:marLeft w:val="640"/>
      <w:marRight w:val="0"/>
      <w:marTop w:val="0"/>
      <w:marBottom w:val="0"/>
      <w:divBdr>
        <w:top w:val="none" w:sz="0" w:space="0" w:color="auto"/>
        <w:left w:val="none" w:sz="0" w:space="0" w:color="auto"/>
        <w:bottom w:val="none" w:sz="0" w:space="0" w:color="auto"/>
        <w:right w:val="none" w:sz="0" w:space="0" w:color="auto"/>
      </w:divBdr>
    </w:div>
    <w:div w:id="1355689210">
      <w:marLeft w:val="640"/>
      <w:marRight w:val="0"/>
      <w:marTop w:val="0"/>
      <w:marBottom w:val="0"/>
      <w:divBdr>
        <w:top w:val="none" w:sz="0" w:space="0" w:color="auto"/>
        <w:left w:val="none" w:sz="0" w:space="0" w:color="auto"/>
        <w:bottom w:val="none" w:sz="0" w:space="0" w:color="auto"/>
        <w:right w:val="none" w:sz="0" w:space="0" w:color="auto"/>
      </w:divBdr>
    </w:div>
    <w:div w:id="1355764709">
      <w:marLeft w:val="640"/>
      <w:marRight w:val="0"/>
      <w:marTop w:val="0"/>
      <w:marBottom w:val="0"/>
      <w:divBdr>
        <w:top w:val="none" w:sz="0" w:space="0" w:color="auto"/>
        <w:left w:val="none" w:sz="0" w:space="0" w:color="auto"/>
        <w:bottom w:val="none" w:sz="0" w:space="0" w:color="auto"/>
        <w:right w:val="none" w:sz="0" w:space="0" w:color="auto"/>
      </w:divBdr>
    </w:div>
    <w:div w:id="1355765138">
      <w:marLeft w:val="640"/>
      <w:marRight w:val="0"/>
      <w:marTop w:val="0"/>
      <w:marBottom w:val="0"/>
      <w:divBdr>
        <w:top w:val="none" w:sz="0" w:space="0" w:color="auto"/>
        <w:left w:val="none" w:sz="0" w:space="0" w:color="auto"/>
        <w:bottom w:val="none" w:sz="0" w:space="0" w:color="auto"/>
        <w:right w:val="none" w:sz="0" w:space="0" w:color="auto"/>
      </w:divBdr>
    </w:div>
    <w:div w:id="1355766207">
      <w:marLeft w:val="640"/>
      <w:marRight w:val="0"/>
      <w:marTop w:val="0"/>
      <w:marBottom w:val="0"/>
      <w:divBdr>
        <w:top w:val="none" w:sz="0" w:space="0" w:color="auto"/>
        <w:left w:val="none" w:sz="0" w:space="0" w:color="auto"/>
        <w:bottom w:val="none" w:sz="0" w:space="0" w:color="auto"/>
        <w:right w:val="none" w:sz="0" w:space="0" w:color="auto"/>
      </w:divBdr>
    </w:div>
    <w:div w:id="1355768068">
      <w:marLeft w:val="640"/>
      <w:marRight w:val="0"/>
      <w:marTop w:val="0"/>
      <w:marBottom w:val="0"/>
      <w:divBdr>
        <w:top w:val="none" w:sz="0" w:space="0" w:color="auto"/>
        <w:left w:val="none" w:sz="0" w:space="0" w:color="auto"/>
        <w:bottom w:val="none" w:sz="0" w:space="0" w:color="auto"/>
        <w:right w:val="none" w:sz="0" w:space="0" w:color="auto"/>
      </w:divBdr>
    </w:div>
    <w:div w:id="1355809130">
      <w:marLeft w:val="640"/>
      <w:marRight w:val="0"/>
      <w:marTop w:val="0"/>
      <w:marBottom w:val="0"/>
      <w:divBdr>
        <w:top w:val="none" w:sz="0" w:space="0" w:color="auto"/>
        <w:left w:val="none" w:sz="0" w:space="0" w:color="auto"/>
        <w:bottom w:val="none" w:sz="0" w:space="0" w:color="auto"/>
        <w:right w:val="none" w:sz="0" w:space="0" w:color="auto"/>
      </w:divBdr>
    </w:div>
    <w:div w:id="1355882386">
      <w:marLeft w:val="640"/>
      <w:marRight w:val="0"/>
      <w:marTop w:val="0"/>
      <w:marBottom w:val="0"/>
      <w:divBdr>
        <w:top w:val="none" w:sz="0" w:space="0" w:color="auto"/>
        <w:left w:val="none" w:sz="0" w:space="0" w:color="auto"/>
        <w:bottom w:val="none" w:sz="0" w:space="0" w:color="auto"/>
        <w:right w:val="none" w:sz="0" w:space="0" w:color="auto"/>
      </w:divBdr>
    </w:div>
    <w:div w:id="1355957633">
      <w:marLeft w:val="640"/>
      <w:marRight w:val="0"/>
      <w:marTop w:val="0"/>
      <w:marBottom w:val="0"/>
      <w:divBdr>
        <w:top w:val="none" w:sz="0" w:space="0" w:color="auto"/>
        <w:left w:val="none" w:sz="0" w:space="0" w:color="auto"/>
        <w:bottom w:val="none" w:sz="0" w:space="0" w:color="auto"/>
        <w:right w:val="none" w:sz="0" w:space="0" w:color="auto"/>
      </w:divBdr>
    </w:div>
    <w:div w:id="1356080013">
      <w:marLeft w:val="640"/>
      <w:marRight w:val="0"/>
      <w:marTop w:val="0"/>
      <w:marBottom w:val="0"/>
      <w:divBdr>
        <w:top w:val="none" w:sz="0" w:space="0" w:color="auto"/>
        <w:left w:val="none" w:sz="0" w:space="0" w:color="auto"/>
        <w:bottom w:val="none" w:sz="0" w:space="0" w:color="auto"/>
        <w:right w:val="none" w:sz="0" w:space="0" w:color="auto"/>
      </w:divBdr>
    </w:div>
    <w:div w:id="1356223948">
      <w:marLeft w:val="640"/>
      <w:marRight w:val="0"/>
      <w:marTop w:val="0"/>
      <w:marBottom w:val="0"/>
      <w:divBdr>
        <w:top w:val="none" w:sz="0" w:space="0" w:color="auto"/>
        <w:left w:val="none" w:sz="0" w:space="0" w:color="auto"/>
        <w:bottom w:val="none" w:sz="0" w:space="0" w:color="auto"/>
        <w:right w:val="none" w:sz="0" w:space="0" w:color="auto"/>
      </w:divBdr>
    </w:div>
    <w:div w:id="1356224693">
      <w:marLeft w:val="640"/>
      <w:marRight w:val="0"/>
      <w:marTop w:val="0"/>
      <w:marBottom w:val="0"/>
      <w:divBdr>
        <w:top w:val="none" w:sz="0" w:space="0" w:color="auto"/>
        <w:left w:val="none" w:sz="0" w:space="0" w:color="auto"/>
        <w:bottom w:val="none" w:sz="0" w:space="0" w:color="auto"/>
        <w:right w:val="none" w:sz="0" w:space="0" w:color="auto"/>
      </w:divBdr>
    </w:div>
    <w:div w:id="1356469217">
      <w:marLeft w:val="640"/>
      <w:marRight w:val="0"/>
      <w:marTop w:val="0"/>
      <w:marBottom w:val="0"/>
      <w:divBdr>
        <w:top w:val="none" w:sz="0" w:space="0" w:color="auto"/>
        <w:left w:val="none" w:sz="0" w:space="0" w:color="auto"/>
        <w:bottom w:val="none" w:sz="0" w:space="0" w:color="auto"/>
        <w:right w:val="none" w:sz="0" w:space="0" w:color="auto"/>
      </w:divBdr>
    </w:div>
    <w:div w:id="1356729364">
      <w:marLeft w:val="640"/>
      <w:marRight w:val="0"/>
      <w:marTop w:val="0"/>
      <w:marBottom w:val="0"/>
      <w:divBdr>
        <w:top w:val="none" w:sz="0" w:space="0" w:color="auto"/>
        <w:left w:val="none" w:sz="0" w:space="0" w:color="auto"/>
        <w:bottom w:val="none" w:sz="0" w:space="0" w:color="auto"/>
        <w:right w:val="none" w:sz="0" w:space="0" w:color="auto"/>
      </w:divBdr>
    </w:div>
    <w:div w:id="1356732589">
      <w:marLeft w:val="640"/>
      <w:marRight w:val="0"/>
      <w:marTop w:val="0"/>
      <w:marBottom w:val="0"/>
      <w:divBdr>
        <w:top w:val="none" w:sz="0" w:space="0" w:color="auto"/>
        <w:left w:val="none" w:sz="0" w:space="0" w:color="auto"/>
        <w:bottom w:val="none" w:sz="0" w:space="0" w:color="auto"/>
        <w:right w:val="none" w:sz="0" w:space="0" w:color="auto"/>
      </w:divBdr>
    </w:div>
    <w:div w:id="1356811136">
      <w:marLeft w:val="640"/>
      <w:marRight w:val="0"/>
      <w:marTop w:val="0"/>
      <w:marBottom w:val="0"/>
      <w:divBdr>
        <w:top w:val="none" w:sz="0" w:space="0" w:color="auto"/>
        <w:left w:val="none" w:sz="0" w:space="0" w:color="auto"/>
        <w:bottom w:val="none" w:sz="0" w:space="0" w:color="auto"/>
        <w:right w:val="none" w:sz="0" w:space="0" w:color="auto"/>
      </w:divBdr>
    </w:div>
    <w:div w:id="1356885547">
      <w:marLeft w:val="640"/>
      <w:marRight w:val="0"/>
      <w:marTop w:val="0"/>
      <w:marBottom w:val="0"/>
      <w:divBdr>
        <w:top w:val="none" w:sz="0" w:space="0" w:color="auto"/>
        <w:left w:val="none" w:sz="0" w:space="0" w:color="auto"/>
        <w:bottom w:val="none" w:sz="0" w:space="0" w:color="auto"/>
        <w:right w:val="none" w:sz="0" w:space="0" w:color="auto"/>
      </w:divBdr>
    </w:div>
    <w:div w:id="1356923877">
      <w:marLeft w:val="640"/>
      <w:marRight w:val="0"/>
      <w:marTop w:val="0"/>
      <w:marBottom w:val="0"/>
      <w:divBdr>
        <w:top w:val="none" w:sz="0" w:space="0" w:color="auto"/>
        <w:left w:val="none" w:sz="0" w:space="0" w:color="auto"/>
        <w:bottom w:val="none" w:sz="0" w:space="0" w:color="auto"/>
        <w:right w:val="none" w:sz="0" w:space="0" w:color="auto"/>
      </w:divBdr>
    </w:div>
    <w:div w:id="1357196141">
      <w:marLeft w:val="640"/>
      <w:marRight w:val="0"/>
      <w:marTop w:val="0"/>
      <w:marBottom w:val="0"/>
      <w:divBdr>
        <w:top w:val="none" w:sz="0" w:space="0" w:color="auto"/>
        <w:left w:val="none" w:sz="0" w:space="0" w:color="auto"/>
        <w:bottom w:val="none" w:sz="0" w:space="0" w:color="auto"/>
        <w:right w:val="none" w:sz="0" w:space="0" w:color="auto"/>
      </w:divBdr>
    </w:div>
    <w:div w:id="1357271596">
      <w:marLeft w:val="640"/>
      <w:marRight w:val="0"/>
      <w:marTop w:val="0"/>
      <w:marBottom w:val="0"/>
      <w:divBdr>
        <w:top w:val="none" w:sz="0" w:space="0" w:color="auto"/>
        <w:left w:val="none" w:sz="0" w:space="0" w:color="auto"/>
        <w:bottom w:val="none" w:sz="0" w:space="0" w:color="auto"/>
        <w:right w:val="none" w:sz="0" w:space="0" w:color="auto"/>
      </w:divBdr>
    </w:div>
    <w:div w:id="1357342786">
      <w:marLeft w:val="640"/>
      <w:marRight w:val="0"/>
      <w:marTop w:val="0"/>
      <w:marBottom w:val="0"/>
      <w:divBdr>
        <w:top w:val="none" w:sz="0" w:space="0" w:color="auto"/>
        <w:left w:val="none" w:sz="0" w:space="0" w:color="auto"/>
        <w:bottom w:val="none" w:sz="0" w:space="0" w:color="auto"/>
        <w:right w:val="none" w:sz="0" w:space="0" w:color="auto"/>
      </w:divBdr>
    </w:div>
    <w:div w:id="1357383636">
      <w:marLeft w:val="640"/>
      <w:marRight w:val="0"/>
      <w:marTop w:val="0"/>
      <w:marBottom w:val="0"/>
      <w:divBdr>
        <w:top w:val="none" w:sz="0" w:space="0" w:color="auto"/>
        <w:left w:val="none" w:sz="0" w:space="0" w:color="auto"/>
        <w:bottom w:val="none" w:sz="0" w:space="0" w:color="auto"/>
        <w:right w:val="none" w:sz="0" w:space="0" w:color="auto"/>
      </w:divBdr>
    </w:div>
    <w:div w:id="1357385470">
      <w:marLeft w:val="640"/>
      <w:marRight w:val="0"/>
      <w:marTop w:val="0"/>
      <w:marBottom w:val="0"/>
      <w:divBdr>
        <w:top w:val="none" w:sz="0" w:space="0" w:color="auto"/>
        <w:left w:val="none" w:sz="0" w:space="0" w:color="auto"/>
        <w:bottom w:val="none" w:sz="0" w:space="0" w:color="auto"/>
        <w:right w:val="none" w:sz="0" w:space="0" w:color="auto"/>
      </w:divBdr>
    </w:div>
    <w:div w:id="1357385578">
      <w:marLeft w:val="640"/>
      <w:marRight w:val="0"/>
      <w:marTop w:val="0"/>
      <w:marBottom w:val="0"/>
      <w:divBdr>
        <w:top w:val="none" w:sz="0" w:space="0" w:color="auto"/>
        <w:left w:val="none" w:sz="0" w:space="0" w:color="auto"/>
        <w:bottom w:val="none" w:sz="0" w:space="0" w:color="auto"/>
        <w:right w:val="none" w:sz="0" w:space="0" w:color="auto"/>
      </w:divBdr>
    </w:div>
    <w:div w:id="1357392189">
      <w:marLeft w:val="640"/>
      <w:marRight w:val="0"/>
      <w:marTop w:val="0"/>
      <w:marBottom w:val="0"/>
      <w:divBdr>
        <w:top w:val="none" w:sz="0" w:space="0" w:color="auto"/>
        <w:left w:val="none" w:sz="0" w:space="0" w:color="auto"/>
        <w:bottom w:val="none" w:sz="0" w:space="0" w:color="auto"/>
        <w:right w:val="none" w:sz="0" w:space="0" w:color="auto"/>
      </w:divBdr>
    </w:div>
    <w:div w:id="1357465649">
      <w:marLeft w:val="640"/>
      <w:marRight w:val="0"/>
      <w:marTop w:val="0"/>
      <w:marBottom w:val="0"/>
      <w:divBdr>
        <w:top w:val="none" w:sz="0" w:space="0" w:color="auto"/>
        <w:left w:val="none" w:sz="0" w:space="0" w:color="auto"/>
        <w:bottom w:val="none" w:sz="0" w:space="0" w:color="auto"/>
        <w:right w:val="none" w:sz="0" w:space="0" w:color="auto"/>
      </w:divBdr>
    </w:div>
    <w:div w:id="1357465889">
      <w:marLeft w:val="640"/>
      <w:marRight w:val="0"/>
      <w:marTop w:val="0"/>
      <w:marBottom w:val="0"/>
      <w:divBdr>
        <w:top w:val="none" w:sz="0" w:space="0" w:color="auto"/>
        <w:left w:val="none" w:sz="0" w:space="0" w:color="auto"/>
        <w:bottom w:val="none" w:sz="0" w:space="0" w:color="auto"/>
        <w:right w:val="none" w:sz="0" w:space="0" w:color="auto"/>
      </w:divBdr>
    </w:div>
    <w:div w:id="1357610531">
      <w:marLeft w:val="640"/>
      <w:marRight w:val="0"/>
      <w:marTop w:val="0"/>
      <w:marBottom w:val="0"/>
      <w:divBdr>
        <w:top w:val="none" w:sz="0" w:space="0" w:color="auto"/>
        <w:left w:val="none" w:sz="0" w:space="0" w:color="auto"/>
        <w:bottom w:val="none" w:sz="0" w:space="0" w:color="auto"/>
        <w:right w:val="none" w:sz="0" w:space="0" w:color="auto"/>
      </w:divBdr>
    </w:div>
    <w:div w:id="1357652503">
      <w:marLeft w:val="640"/>
      <w:marRight w:val="0"/>
      <w:marTop w:val="0"/>
      <w:marBottom w:val="0"/>
      <w:divBdr>
        <w:top w:val="none" w:sz="0" w:space="0" w:color="auto"/>
        <w:left w:val="none" w:sz="0" w:space="0" w:color="auto"/>
        <w:bottom w:val="none" w:sz="0" w:space="0" w:color="auto"/>
        <w:right w:val="none" w:sz="0" w:space="0" w:color="auto"/>
      </w:divBdr>
    </w:div>
    <w:div w:id="1357729692">
      <w:marLeft w:val="640"/>
      <w:marRight w:val="0"/>
      <w:marTop w:val="0"/>
      <w:marBottom w:val="0"/>
      <w:divBdr>
        <w:top w:val="none" w:sz="0" w:space="0" w:color="auto"/>
        <w:left w:val="none" w:sz="0" w:space="0" w:color="auto"/>
        <w:bottom w:val="none" w:sz="0" w:space="0" w:color="auto"/>
        <w:right w:val="none" w:sz="0" w:space="0" w:color="auto"/>
      </w:divBdr>
    </w:div>
    <w:div w:id="1357730774">
      <w:marLeft w:val="640"/>
      <w:marRight w:val="0"/>
      <w:marTop w:val="0"/>
      <w:marBottom w:val="0"/>
      <w:divBdr>
        <w:top w:val="none" w:sz="0" w:space="0" w:color="auto"/>
        <w:left w:val="none" w:sz="0" w:space="0" w:color="auto"/>
        <w:bottom w:val="none" w:sz="0" w:space="0" w:color="auto"/>
        <w:right w:val="none" w:sz="0" w:space="0" w:color="auto"/>
      </w:divBdr>
    </w:div>
    <w:div w:id="1357778658">
      <w:marLeft w:val="640"/>
      <w:marRight w:val="0"/>
      <w:marTop w:val="0"/>
      <w:marBottom w:val="0"/>
      <w:divBdr>
        <w:top w:val="none" w:sz="0" w:space="0" w:color="auto"/>
        <w:left w:val="none" w:sz="0" w:space="0" w:color="auto"/>
        <w:bottom w:val="none" w:sz="0" w:space="0" w:color="auto"/>
        <w:right w:val="none" w:sz="0" w:space="0" w:color="auto"/>
      </w:divBdr>
    </w:div>
    <w:div w:id="1357806057">
      <w:marLeft w:val="640"/>
      <w:marRight w:val="0"/>
      <w:marTop w:val="0"/>
      <w:marBottom w:val="0"/>
      <w:divBdr>
        <w:top w:val="none" w:sz="0" w:space="0" w:color="auto"/>
        <w:left w:val="none" w:sz="0" w:space="0" w:color="auto"/>
        <w:bottom w:val="none" w:sz="0" w:space="0" w:color="auto"/>
        <w:right w:val="none" w:sz="0" w:space="0" w:color="auto"/>
      </w:divBdr>
    </w:div>
    <w:div w:id="1357847933">
      <w:marLeft w:val="640"/>
      <w:marRight w:val="0"/>
      <w:marTop w:val="0"/>
      <w:marBottom w:val="0"/>
      <w:divBdr>
        <w:top w:val="none" w:sz="0" w:space="0" w:color="auto"/>
        <w:left w:val="none" w:sz="0" w:space="0" w:color="auto"/>
        <w:bottom w:val="none" w:sz="0" w:space="0" w:color="auto"/>
        <w:right w:val="none" w:sz="0" w:space="0" w:color="auto"/>
      </w:divBdr>
    </w:div>
    <w:div w:id="1357852507">
      <w:marLeft w:val="640"/>
      <w:marRight w:val="0"/>
      <w:marTop w:val="0"/>
      <w:marBottom w:val="0"/>
      <w:divBdr>
        <w:top w:val="none" w:sz="0" w:space="0" w:color="auto"/>
        <w:left w:val="none" w:sz="0" w:space="0" w:color="auto"/>
        <w:bottom w:val="none" w:sz="0" w:space="0" w:color="auto"/>
        <w:right w:val="none" w:sz="0" w:space="0" w:color="auto"/>
      </w:divBdr>
    </w:div>
    <w:div w:id="1358043458">
      <w:marLeft w:val="640"/>
      <w:marRight w:val="0"/>
      <w:marTop w:val="0"/>
      <w:marBottom w:val="0"/>
      <w:divBdr>
        <w:top w:val="none" w:sz="0" w:space="0" w:color="auto"/>
        <w:left w:val="none" w:sz="0" w:space="0" w:color="auto"/>
        <w:bottom w:val="none" w:sz="0" w:space="0" w:color="auto"/>
        <w:right w:val="none" w:sz="0" w:space="0" w:color="auto"/>
      </w:divBdr>
    </w:div>
    <w:div w:id="1358046448">
      <w:marLeft w:val="640"/>
      <w:marRight w:val="0"/>
      <w:marTop w:val="0"/>
      <w:marBottom w:val="0"/>
      <w:divBdr>
        <w:top w:val="none" w:sz="0" w:space="0" w:color="auto"/>
        <w:left w:val="none" w:sz="0" w:space="0" w:color="auto"/>
        <w:bottom w:val="none" w:sz="0" w:space="0" w:color="auto"/>
        <w:right w:val="none" w:sz="0" w:space="0" w:color="auto"/>
      </w:divBdr>
    </w:div>
    <w:div w:id="1358114783">
      <w:marLeft w:val="640"/>
      <w:marRight w:val="0"/>
      <w:marTop w:val="0"/>
      <w:marBottom w:val="0"/>
      <w:divBdr>
        <w:top w:val="none" w:sz="0" w:space="0" w:color="auto"/>
        <w:left w:val="none" w:sz="0" w:space="0" w:color="auto"/>
        <w:bottom w:val="none" w:sz="0" w:space="0" w:color="auto"/>
        <w:right w:val="none" w:sz="0" w:space="0" w:color="auto"/>
      </w:divBdr>
    </w:div>
    <w:div w:id="1358121790">
      <w:marLeft w:val="640"/>
      <w:marRight w:val="0"/>
      <w:marTop w:val="0"/>
      <w:marBottom w:val="0"/>
      <w:divBdr>
        <w:top w:val="none" w:sz="0" w:space="0" w:color="auto"/>
        <w:left w:val="none" w:sz="0" w:space="0" w:color="auto"/>
        <w:bottom w:val="none" w:sz="0" w:space="0" w:color="auto"/>
        <w:right w:val="none" w:sz="0" w:space="0" w:color="auto"/>
      </w:divBdr>
    </w:div>
    <w:div w:id="1358121802">
      <w:marLeft w:val="640"/>
      <w:marRight w:val="0"/>
      <w:marTop w:val="0"/>
      <w:marBottom w:val="0"/>
      <w:divBdr>
        <w:top w:val="none" w:sz="0" w:space="0" w:color="auto"/>
        <w:left w:val="none" w:sz="0" w:space="0" w:color="auto"/>
        <w:bottom w:val="none" w:sz="0" w:space="0" w:color="auto"/>
        <w:right w:val="none" w:sz="0" w:space="0" w:color="auto"/>
      </w:divBdr>
    </w:div>
    <w:div w:id="1358122109">
      <w:marLeft w:val="640"/>
      <w:marRight w:val="0"/>
      <w:marTop w:val="0"/>
      <w:marBottom w:val="0"/>
      <w:divBdr>
        <w:top w:val="none" w:sz="0" w:space="0" w:color="auto"/>
        <w:left w:val="none" w:sz="0" w:space="0" w:color="auto"/>
        <w:bottom w:val="none" w:sz="0" w:space="0" w:color="auto"/>
        <w:right w:val="none" w:sz="0" w:space="0" w:color="auto"/>
      </w:divBdr>
    </w:div>
    <w:div w:id="1358235801">
      <w:marLeft w:val="640"/>
      <w:marRight w:val="0"/>
      <w:marTop w:val="0"/>
      <w:marBottom w:val="0"/>
      <w:divBdr>
        <w:top w:val="none" w:sz="0" w:space="0" w:color="auto"/>
        <w:left w:val="none" w:sz="0" w:space="0" w:color="auto"/>
        <w:bottom w:val="none" w:sz="0" w:space="0" w:color="auto"/>
        <w:right w:val="none" w:sz="0" w:space="0" w:color="auto"/>
      </w:divBdr>
    </w:div>
    <w:div w:id="1358266041">
      <w:marLeft w:val="640"/>
      <w:marRight w:val="0"/>
      <w:marTop w:val="0"/>
      <w:marBottom w:val="0"/>
      <w:divBdr>
        <w:top w:val="none" w:sz="0" w:space="0" w:color="auto"/>
        <w:left w:val="none" w:sz="0" w:space="0" w:color="auto"/>
        <w:bottom w:val="none" w:sz="0" w:space="0" w:color="auto"/>
        <w:right w:val="none" w:sz="0" w:space="0" w:color="auto"/>
      </w:divBdr>
    </w:div>
    <w:div w:id="1358308042">
      <w:marLeft w:val="640"/>
      <w:marRight w:val="0"/>
      <w:marTop w:val="0"/>
      <w:marBottom w:val="0"/>
      <w:divBdr>
        <w:top w:val="none" w:sz="0" w:space="0" w:color="auto"/>
        <w:left w:val="none" w:sz="0" w:space="0" w:color="auto"/>
        <w:bottom w:val="none" w:sz="0" w:space="0" w:color="auto"/>
        <w:right w:val="none" w:sz="0" w:space="0" w:color="auto"/>
      </w:divBdr>
    </w:div>
    <w:div w:id="1358316411">
      <w:marLeft w:val="640"/>
      <w:marRight w:val="0"/>
      <w:marTop w:val="0"/>
      <w:marBottom w:val="0"/>
      <w:divBdr>
        <w:top w:val="none" w:sz="0" w:space="0" w:color="auto"/>
        <w:left w:val="none" w:sz="0" w:space="0" w:color="auto"/>
        <w:bottom w:val="none" w:sz="0" w:space="0" w:color="auto"/>
        <w:right w:val="none" w:sz="0" w:space="0" w:color="auto"/>
      </w:divBdr>
    </w:div>
    <w:div w:id="1358431600">
      <w:marLeft w:val="640"/>
      <w:marRight w:val="0"/>
      <w:marTop w:val="0"/>
      <w:marBottom w:val="0"/>
      <w:divBdr>
        <w:top w:val="none" w:sz="0" w:space="0" w:color="auto"/>
        <w:left w:val="none" w:sz="0" w:space="0" w:color="auto"/>
        <w:bottom w:val="none" w:sz="0" w:space="0" w:color="auto"/>
        <w:right w:val="none" w:sz="0" w:space="0" w:color="auto"/>
      </w:divBdr>
    </w:div>
    <w:div w:id="1358460150">
      <w:marLeft w:val="640"/>
      <w:marRight w:val="0"/>
      <w:marTop w:val="0"/>
      <w:marBottom w:val="0"/>
      <w:divBdr>
        <w:top w:val="none" w:sz="0" w:space="0" w:color="auto"/>
        <w:left w:val="none" w:sz="0" w:space="0" w:color="auto"/>
        <w:bottom w:val="none" w:sz="0" w:space="0" w:color="auto"/>
        <w:right w:val="none" w:sz="0" w:space="0" w:color="auto"/>
      </w:divBdr>
    </w:div>
    <w:div w:id="1358503482">
      <w:marLeft w:val="640"/>
      <w:marRight w:val="0"/>
      <w:marTop w:val="0"/>
      <w:marBottom w:val="0"/>
      <w:divBdr>
        <w:top w:val="none" w:sz="0" w:space="0" w:color="auto"/>
        <w:left w:val="none" w:sz="0" w:space="0" w:color="auto"/>
        <w:bottom w:val="none" w:sz="0" w:space="0" w:color="auto"/>
        <w:right w:val="none" w:sz="0" w:space="0" w:color="auto"/>
      </w:divBdr>
    </w:div>
    <w:div w:id="1358507530">
      <w:marLeft w:val="640"/>
      <w:marRight w:val="0"/>
      <w:marTop w:val="0"/>
      <w:marBottom w:val="0"/>
      <w:divBdr>
        <w:top w:val="none" w:sz="0" w:space="0" w:color="auto"/>
        <w:left w:val="none" w:sz="0" w:space="0" w:color="auto"/>
        <w:bottom w:val="none" w:sz="0" w:space="0" w:color="auto"/>
        <w:right w:val="none" w:sz="0" w:space="0" w:color="auto"/>
      </w:divBdr>
    </w:div>
    <w:div w:id="1358579903">
      <w:marLeft w:val="640"/>
      <w:marRight w:val="0"/>
      <w:marTop w:val="0"/>
      <w:marBottom w:val="0"/>
      <w:divBdr>
        <w:top w:val="none" w:sz="0" w:space="0" w:color="auto"/>
        <w:left w:val="none" w:sz="0" w:space="0" w:color="auto"/>
        <w:bottom w:val="none" w:sz="0" w:space="0" w:color="auto"/>
        <w:right w:val="none" w:sz="0" w:space="0" w:color="auto"/>
      </w:divBdr>
    </w:div>
    <w:div w:id="1358584248">
      <w:marLeft w:val="640"/>
      <w:marRight w:val="0"/>
      <w:marTop w:val="0"/>
      <w:marBottom w:val="0"/>
      <w:divBdr>
        <w:top w:val="none" w:sz="0" w:space="0" w:color="auto"/>
        <w:left w:val="none" w:sz="0" w:space="0" w:color="auto"/>
        <w:bottom w:val="none" w:sz="0" w:space="0" w:color="auto"/>
        <w:right w:val="none" w:sz="0" w:space="0" w:color="auto"/>
      </w:divBdr>
    </w:div>
    <w:div w:id="1358651597">
      <w:marLeft w:val="640"/>
      <w:marRight w:val="0"/>
      <w:marTop w:val="0"/>
      <w:marBottom w:val="0"/>
      <w:divBdr>
        <w:top w:val="none" w:sz="0" w:space="0" w:color="auto"/>
        <w:left w:val="none" w:sz="0" w:space="0" w:color="auto"/>
        <w:bottom w:val="none" w:sz="0" w:space="0" w:color="auto"/>
        <w:right w:val="none" w:sz="0" w:space="0" w:color="auto"/>
      </w:divBdr>
    </w:div>
    <w:div w:id="1358659367">
      <w:marLeft w:val="640"/>
      <w:marRight w:val="0"/>
      <w:marTop w:val="0"/>
      <w:marBottom w:val="0"/>
      <w:divBdr>
        <w:top w:val="none" w:sz="0" w:space="0" w:color="auto"/>
        <w:left w:val="none" w:sz="0" w:space="0" w:color="auto"/>
        <w:bottom w:val="none" w:sz="0" w:space="0" w:color="auto"/>
        <w:right w:val="none" w:sz="0" w:space="0" w:color="auto"/>
      </w:divBdr>
    </w:div>
    <w:div w:id="1358698920">
      <w:marLeft w:val="640"/>
      <w:marRight w:val="0"/>
      <w:marTop w:val="0"/>
      <w:marBottom w:val="0"/>
      <w:divBdr>
        <w:top w:val="none" w:sz="0" w:space="0" w:color="auto"/>
        <w:left w:val="none" w:sz="0" w:space="0" w:color="auto"/>
        <w:bottom w:val="none" w:sz="0" w:space="0" w:color="auto"/>
        <w:right w:val="none" w:sz="0" w:space="0" w:color="auto"/>
      </w:divBdr>
    </w:div>
    <w:div w:id="1358853190">
      <w:marLeft w:val="640"/>
      <w:marRight w:val="0"/>
      <w:marTop w:val="0"/>
      <w:marBottom w:val="0"/>
      <w:divBdr>
        <w:top w:val="none" w:sz="0" w:space="0" w:color="auto"/>
        <w:left w:val="none" w:sz="0" w:space="0" w:color="auto"/>
        <w:bottom w:val="none" w:sz="0" w:space="0" w:color="auto"/>
        <w:right w:val="none" w:sz="0" w:space="0" w:color="auto"/>
      </w:divBdr>
    </w:div>
    <w:div w:id="1358891571">
      <w:marLeft w:val="640"/>
      <w:marRight w:val="0"/>
      <w:marTop w:val="0"/>
      <w:marBottom w:val="0"/>
      <w:divBdr>
        <w:top w:val="none" w:sz="0" w:space="0" w:color="auto"/>
        <w:left w:val="none" w:sz="0" w:space="0" w:color="auto"/>
        <w:bottom w:val="none" w:sz="0" w:space="0" w:color="auto"/>
        <w:right w:val="none" w:sz="0" w:space="0" w:color="auto"/>
      </w:divBdr>
    </w:div>
    <w:div w:id="1358920327">
      <w:marLeft w:val="640"/>
      <w:marRight w:val="0"/>
      <w:marTop w:val="0"/>
      <w:marBottom w:val="0"/>
      <w:divBdr>
        <w:top w:val="none" w:sz="0" w:space="0" w:color="auto"/>
        <w:left w:val="none" w:sz="0" w:space="0" w:color="auto"/>
        <w:bottom w:val="none" w:sz="0" w:space="0" w:color="auto"/>
        <w:right w:val="none" w:sz="0" w:space="0" w:color="auto"/>
      </w:divBdr>
    </w:div>
    <w:div w:id="1358964635">
      <w:marLeft w:val="640"/>
      <w:marRight w:val="0"/>
      <w:marTop w:val="0"/>
      <w:marBottom w:val="0"/>
      <w:divBdr>
        <w:top w:val="none" w:sz="0" w:space="0" w:color="auto"/>
        <w:left w:val="none" w:sz="0" w:space="0" w:color="auto"/>
        <w:bottom w:val="none" w:sz="0" w:space="0" w:color="auto"/>
        <w:right w:val="none" w:sz="0" w:space="0" w:color="auto"/>
      </w:divBdr>
    </w:div>
    <w:div w:id="1359089203">
      <w:marLeft w:val="640"/>
      <w:marRight w:val="0"/>
      <w:marTop w:val="0"/>
      <w:marBottom w:val="0"/>
      <w:divBdr>
        <w:top w:val="none" w:sz="0" w:space="0" w:color="auto"/>
        <w:left w:val="none" w:sz="0" w:space="0" w:color="auto"/>
        <w:bottom w:val="none" w:sz="0" w:space="0" w:color="auto"/>
        <w:right w:val="none" w:sz="0" w:space="0" w:color="auto"/>
      </w:divBdr>
    </w:div>
    <w:div w:id="1359158197">
      <w:marLeft w:val="640"/>
      <w:marRight w:val="0"/>
      <w:marTop w:val="0"/>
      <w:marBottom w:val="0"/>
      <w:divBdr>
        <w:top w:val="none" w:sz="0" w:space="0" w:color="auto"/>
        <w:left w:val="none" w:sz="0" w:space="0" w:color="auto"/>
        <w:bottom w:val="none" w:sz="0" w:space="0" w:color="auto"/>
        <w:right w:val="none" w:sz="0" w:space="0" w:color="auto"/>
      </w:divBdr>
    </w:div>
    <w:div w:id="1359232585">
      <w:marLeft w:val="640"/>
      <w:marRight w:val="0"/>
      <w:marTop w:val="0"/>
      <w:marBottom w:val="0"/>
      <w:divBdr>
        <w:top w:val="none" w:sz="0" w:space="0" w:color="auto"/>
        <w:left w:val="none" w:sz="0" w:space="0" w:color="auto"/>
        <w:bottom w:val="none" w:sz="0" w:space="0" w:color="auto"/>
        <w:right w:val="none" w:sz="0" w:space="0" w:color="auto"/>
      </w:divBdr>
    </w:div>
    <w:div w:id="1359307471">
      <w:marLeft w:val="640"/>
      <w:marRight w:val="0"/>
      <w:marTop w:val="0"/>
      <w:marBottom w:val="0"/>
      <w:divBdr>
        <w:top w:val="none" w:sz="0" w:space="0" w:color="auto"/>
        <w:left w:val="none" w:sz="0" w:space="0" w:color="auto"/>
        <w:bottom w:val="none" w:sz="0" w:space="0" w:color="auto"/>
        <w:right w:val="none" w:sz="0" w:space="0" w:color="auto"/>
      </w:divBdr>
    </w:div>
    <w:div w:id="1359313978">
      <w:marLeft w:val="640"/>
      <w:marRight w:val="0"/>
      <w:marTop w:val="0"/>
      <w:marBottom w:val="0"/>
      <w:divBdr>
        <w:top w:val="none" w:sz="0" w:space="0" w:color="auto"/>
        <w:left w:val="none" w:sz="0" w:space="0" w:color="auto"/>
        <w:bottom w:val="none" w:sz="0" w:space="0" w:color="auto"/>
        <w:right w:val="none" w:sz="0" w:space="0" w:color="auto"/>
      </w:divBdr>
    </w:div>
    <w:div w:id="1359354622">
      <w:marLeft w:val="640"/>
      <w:marRight w:val="0"/>
      <w:marTop w:val="0"/>
      <w:marBottom w:val="0"/>
      <w:divBdr>
        <w:top w:val="none" w:sz="0" w:space="0" w:color="auto"/>
        <w:left w:val="none" w:sz="0" w:space="0" w:color="auto"/>
        <w:bottom w:val="none" w:sz="0" w:space="0" w:color="auto"/>
        <w:right w:val="none" w:sz="0" w:space="0" w:color="auto"/>
      </w:divBdr>
    </w:div>
    <w:div w:id="1359430297">
      <w:marLeft w:val="640"/>
      <w:marRight w:val="0"/>
      <w:marTop w:val="0"/>
      <w:marBottom w:val="0"/>
      <w:divBdr>
        <w:top w:val="none" w:sz="0" w:space="0" w:color="auto"/>
        <w:left w:val="none" w:sz="0" w:space="0" w:color="auto"/>
        <w:bottom w:val="none" w:sz="0" w:space="0" w:color="auto"/>
        <w:right w:val="none" w:sz="0" w:space="0" w:color="auto"/>
      </w:divBdr>
    </w:div>
    <w:div w:id="1359509817">
      <w:marLeft w:val="640"/>
      <w:marRight w:val="0"/>
      <w:marTop w:val="0"/>
      <w:marBottom w:val="0"/>
      <w:divBdr>
        <w:top w:val="none" w:sz="0" w:space="0" w:color="auto"/>
        <w:left w:val="none" w:sz="0" w:space="0" w:color="auto"/>
        <w:bottom w:val="none" w:sz="0" w:space="0" w:color="auto"/>
        <w:right w:val="none" w:sz="0" w:space="0" w:color="auto"/>
      </w:divBdr>
    </w:div>
    <w:div w:id="1359620055">
      <w:marLeft w:val="640"/>
      <w:marRight w:val="0"/>
      <w:marTop w:val="0"/>
      <w:marBottom w:val="0"/>
      <w:divBdr>
        <w:top w:val="none" w:sz="0" w:space="0" w:color="auto"/>
        <w:left w:val="none" w:sz="0" w:space="0" w:color="auto"/>
        <w:bottom w:val="none" w:sz="0" w:space="0" w:color="auto"/>
        <w:right w:val="none" w:sz="0" w:space="0" w:color="auto"/>
      </w:divBdr>
    </w:div>
    <w:div w:id="1359623612">
      <w:marLeft w:val="640"/>
      <w:marRight w:val="0"/>
      <w:marTop w:val="0"/>
      <w:marBottom w:val="0"/>
      <w:divBdr>
        <w:top w:val="none" w:sz="0" w:space="0" w:color="auto"/>
        <w:left w:val="none" w:sz="0" w:space="0" w:color="auto"/>
        <w:bottom w:val="none" w:sz="0" w:space="0" w:color="auto"/>
        <w:right w:val="none" w:sz="0" w:space="0" w:color="auto"/>
      </w:divBdr>
    </w:div>
    <w:div w:id="1359744905">
      <w:marLeft w:val="640"/>
      <w:marRight w:val="0"/>
      <w:marTop w:val="0"/>
      <w:marBottom w:val="0"/>
      <w:divBdr>
        <w:top w:val="none" w:sz="0" w:space="0" w:color="auto"/>
        <w:left w:val="none" w:sz="0" w:space="0" w:color="auto"/>
        <w:bottom w:val="none" w:sz="0" w:space="0" w:color="auto"/>
        <w:right w:val="none" w:sz="0" w:space="0" w:color="auto"/>
      </w:divBdr>
    </w:div>
    <w:div w:id="1359818705">
      <w:marLeft w:val="640"/>
      <w:marRight w:val="0"/>
      <w:marTop w:val="0"/>
      <w:marBottom w:val="0"/>
      <w:divBdr>
        <w:top w:val="none" w:sz="0" w:space="0" w:color="auto"/>
        <w:left w:val="none" w:sz="0" w:space="0" w:color="auto"/>
        <w:bottom w:val="none" w:sz="0" w:space="0" w:color="auto"/>
        <w:right w:val="none" w:sz="0" w:space="0" w:color="auto"/>
      </w:divBdr>
    </w:div>
    <w:div w:id="1359888571">
      <w:marLeft w:val="640"/>
      <w:marRight w:val="0"/>
      <w:marTop w:val="0"/>
      <w:marBottom w:val="0"/>
      <w:divBdr>
        <w:top w:val="none" w:sz="0" w:space="0" w:color="auto"/>
        <w:left w:val="none" w:sz="0" w:space="0" w:color="auto"/>
        <w:bottom w:val="none" w:sz="0" w:space="0" w:color="auto"/>
        <w:right w:val="none" w:sz="0" w:space="0" w:color="auto"/>
      </w:divBdr>
    </w:div>
    <w:div w:id="1359889142">
      <w:marLeft w:val="640"/>
      <w:marRight w:val="0"/>
      <w:marTop w:val="0"/>
      <w:marBottom w:val="0"/>
      <w:divBdr>
        <w:top w:val="none" w:sz="0" w:space="0" w:color="auto"/>
        <w:left w:val="none" w:sz="0" w:space="0" w:color="auto"/>
        <w:bottom w:val="none" w:sz="0" w:space="0" w:color="auto"/>
        <w:right w:val="none" w:sz="0" w:space="0" w:color="auto"/>
      </w:divBdr>
    </w:div>
    <w:div w:id="1359889311">
      <w:marLeft w:val="640"/>
      <w:marRight w:val="0"/>
      <w:marTop w:val="0"/>
      <w:marBottom w:val="0"/>
      <w:divBdr>
        <w:top w:val="none" w:sz="0" w:space="0" w:color="auto"/>
        <w:left w:val="none" w:sz="0" w:space="0" w:color="auto"/>
        <w:bottom w:val="none" w:sz="0" w:space="0" w:color="auto"/>
        <w:right w:val="none" w:sz="0" w:space="0" w:color="auto"/>
      </w:divBdr>
    </w:div>
    <w:div w:id="1359937645">
      <w:marLeft w:val="640"/>
      <w:marRight w:val="0"/>
      <w:marTop w:val="0"/>
      <w:marBottom w:val="0"/>
      <w:divBdr>
        <w:top w:val="none" w:sz="0" w:space="0" w:color="auto"/>
        <w:left w:val="none" w:sz="0" w:space="0" w:color="auto"/>
        <w:bottom w:val="none" w:sz="0" w:space="0" w:color="auto"/>
        <w:right w:val="none" w:sz="0" w:space="0" w:color="auto"/>
      </w:divBdr>
    </w:div>
    <w:div w:id="1359968545">
      <w:marLeft w:val="640"/>
      <w:marRight w:val="0"/>
      <w:marTop w:val="0"/>
      <w:marBottom w:val="0"/>
      <w:divBdr>
        <w:top w:val="none" w:sz="0" w:space="0" w:color="auto"/>
        <w:left w:val="none" w:sz="0" w:space="0" w:color="auto"/>
        <w:bottom w:val="none" w:sz="0" w:space="0" w:color="auto"/>
        <w:right w:val="none" w:sz="0" w:space="0" w:color="auto"/>
      </w:divBdr>
    </w:div>
    <w:div w:id="1360007655">
      <w:marLeft w:val="640"/>
      <w:marRight w:val="0"/>
      <w:marTop w:val="0"/>
      <w:marBottom w:val="0"/>
      <w:divBdr>
        <w:top w:val="none" w:sz="0" w:space="0" w:color="auto"/>
        <w:left w:val="none" w:sz="0" w:space="0" w:color="auto"/>
        <w:bottom w:val="none" w:sz="0" w:space="0" w:color="auto"/>
        <w:right w:val="none" w:sz="0" w:space="0" w:color="auto"/>
      </w:divBdr>
    </w:div>
    <w:div w:id="1360083585">
      <w:marLeft w:val="640"/>
      <w:marRight w:val="0"/>
      <w:marTop w:val="0"/>
      <w:marBottom w:val="0"/>
      <w:divBdr>
        <w:top w:val="none" w:sz="0" w:space="0" w:color="auto"/>
        <w:left w:val="none" w:sz="0" w:space="0" w:color="auto"/>
        <w:bottom w:val="none" w:sz="0" w:space="0" w:color="auto"/>
        <w:right w:val="none" w:sz="0" w:space="0" w:color="auto"/>
      </w:divBdr>
    </w:div>
    <w:div w:id="1360089093">
      <w:marLeft w:val="640"/>
      <w:marRight w:val="0"/>
      <w:marTop w:val="0"/>
      <w:marBottom w:val="0"/>
      <w:divBdr>
        <w:top w:val="none" w:sz="0" w:space="0" w:color="auto"/>
        <w:left w:val="none" w:sz="0" w:space="0" w:color="auto"/>
        <w:bottom w:val="none" w:sz="0" w:space="0" w:color="auto"/>
        <w:right w:val="none" w:sz="0" w:space="0" w:color="auto"/>
      </w:divBdr>
    </w:div>
    <w:div w:id="1360206226">
      <w:marLeft w:val="640"/>
      <w:marRight w:val="0"/>
      <w:marTop w:val="0"/>
      <w:marBottom w:val="0"/>
      <w:divBdr>
        <w:top w:val="none" w:sz="0" w:space="0" w:color="auto"/>
        <w:left w:val="none" w:sz="0" w:space="0" w:color="auto"/>
        <w:bottom w:val="none" w:sz="0" w:space="0" w:color="auto"/>
        <w:right w:val="none" w:sz="0" w:space="0" w:color="auto"/>
      </w:divBdr>
    </w:div>
    <w:div w:id="1360206775">
      <w:marLeft w:val="640"/>
      <w:marRight w:val="0"/>
      <w:marTop w:val="0"/>
      <w:marBottom w:val="0"/>
      <w:divBdr>
        <w:top w:val="none" w:sz="0" w:space="0" w:color="auto"/>
        <w:left w:val="none" w:sz="0" w:space="0" w:color="auto"/>
        <w:bottom w:val="none" w:sz="0" w:space="0" w:color="auto"/>
        <w:right w:val="none" w:sz="0" w:space="0" w:color="auto"/>
      </w:divBdr>
    </w:div>
    <w:div w:id="1360349670">
      <w:marLeft w:val="640"/>
      <w:marRight w:val="0"/>
      <w:marTop w:val="0"/>
      <w:marBottom w:val="0"/>
      <w:divBdr>
        <w:top w:val="none" w:sz="0" w:space="0" w:color="auto"/>
        <w:left w:val="none" w:sz="0" w:space="0" w:color="auto"/>
        <w:bottom w:val="none" w:sz="0" w:space="0" w:color="auto"/>
        <w:right w:val="none" w:sz="0" w:space="0" w:color="auto"/>
      </w:divBdr>
    </w:div>
    <w:div w:id="1360351961">
      <w:marLeft w:val="640"/>
      <w:marRight w:val="0"/>
      <w:marTop w:val="0"/>
      <w:marBottom w:val="0"/>
      <w:divBdr>
        <w:top w:val="none" w:sz="0" w:space="0" w:color="auto"/>
        <w:left w:val="none" w:sz="0" w:space="0" w:color="auto"/>
        <w:bottom w:val="none" w:sz="0" w:space="0" w:color="auto"/>
        <w:right w:val="none" w:sz="0" w:space="0" w:color="auto"/>
      </w:divBdr>
    </w:div>
    <w:div w:id="1360427941">
      <w:marLeft w:val="640"/>
      <w:marRight w:val="0"/>
      <w:marTop w:val="0"/>
      <w:marBottom w:val="0"/>
      <w:divBdr>
        <w:top w:val="none" w:sz="0" w:space="0" w:color="auto"/>
        <w:left w:val="none" w:sz="0" w:space="0" w:color="auto"/>
        <w:bottom w:val="none" w:sz="0" w:space="0" w:color="auto"/>
        <w:right w:val="none" w:sz="0" w:space="0" w:color="auto"/>
      </w:divBdr>
    </w:div>
    <w:div w:id="1360467358">
      <w:marLeft w:val="640"/>
      <w:marRight w:val="0"/>
      <w:marTop w:val="0"/>
      <w:marBottom w:val="0"/>
      <w:divBdr>
        <w:top w:val="none" w:sz="0" w:space="0" w:color="auto"/>
        <w:left w:val="none" w:sz="0" w:space="0" w:color="auto"/>
        <w:bottom w:val="none" w:sz="0" w:space="0" w:color="auto"/>
        <w:right w:val="none" w:sz="0" w:space="0" w:color="auto"/>
      </w:divBdr>
    </w:div>
    <w:div w:id="1360471687">
      <w:bodyDiv w:val="1"/>
      <w:marLeft w:val="0"/>
      <w:marRight w:val="0"/>
      <w:marTop w:val="0"/>
      <w:marBottom w:val="0"/>
      <w:divBdr>
        <w:top w:val="none" w:sz="0" w:space="0" w:color="auto"/>
        <w:left w:val="none" w:sz="0" w:space="0" w:color="auto"/>
        <w:bottom w:val="none" w:sz="0" w:space="0" w:color="auto"/>
        <w:right w:val="none" w:sz="0" w:space="0" w:color="auto"/>
      </w:divBdr>
    </w:div>
    <w:div w:id="1360668724">
      <w:marLeft w:val="640"/>
      <w:marRight w:val="0"/>
      <w:marTop w:val="0"/>
      <w:marBottom w:val="0"/>
      <w:divBdr>
        <w:top w:val="none" w:sz="0" w:space="0" w:color="auto"/>
        <w:left w:val="none" w:sz="0" w:space="0" w:color="auto"/>
        <w:bottom w:val="none" w:sz="0" w:space="0" w:color="auto"/>
        <w:right w:val="none" w:sz="0" w:space="0" w:color="auto"/>
      </w:divBdr>
    </w:div>
    <w:div w:id="1360742496">
      <w:marLeft w:val="640"/>
      <w:marRight w:val="0"/>
      <w:marTop w:val="0"/>
      <w:marBottom w:val="0"/>
      <w:divBdr>
        <w:top w:val="none" w:sz="0" w:space="0" w:color="auto"/>
        <w:left w:val="none" w:sz="0" w:space="0" w:color="auto"/>
        <w:bottom w:val="none" w:sz="0" w:space="0" w:color="auto"/>
        <w:right w:val="none" w:sz="0" w:space="0" w:color="auto"/>
      </w:divBdr>
    </w:div>
    <w:div w:id="1360810896">
      <w:marLeft w:val="640"/>
      <w:marRight w:val="0"/>
      <w:marTop w:val="0"/>
      <w:marBottom w:val="0"/>
      <w:divBdr>
        <w:top w:val="none" w:sz="0" w:space="0" w:color="auto"/>
        <w:left w:val="none" w:sz="0" w:space="0" w:color="auto"/>
        <w:bottom w:val="none" w:sz="0" w:space="0" w:color="auto"/>
        <w:right w:val="none" w:sz="0" w:space="0" w:color="auto"/>
      </w:divBdr>
    </w:div>
    <w:div w:id="1360856401">
      <w:marLeft w:val="640"/>
      <w:marRight w:val="0"/>
      <w:marTop w:val="0"/>
      <w:marBottom w:val="0"/>
      <w:divBdr>
        <w:top w:val="none" w:sz="0" w:space="0" w:color="auto"/>
        <w:left w:val="none" w:sz="0" w:space="0" w:color="auto"/>
        <w:bottom w:val="none" w:sz="0" w:space="0" w:color="auto"/>
        <w:right w:val="none" w:sz="0" w:space="0" w:color="auto"/>
      </w:divBdr>
    </w:div>
    <w:div w:id="1361083491">
      <w:marLeft w:val="640"/>
      <w:marRight w:val="0"/>
      <w:marTop w:val="0"/>
      <w:marBottom w:val="0"/>
      <w:divBdr>
        <w:top w:val="none" w:sz="0" w:space="0" w:color="auto"/>
        <w:left w:val="none" w:sz="0" w:space="0" w:color="auto"/>
        <w:bottom w:val="none" w:sz="0" w:space="0" w:color="auto"/>
        <w:right w:val="none" w:sz="0" w:space="0" w:color="auto"/>
      </w:divBdr>
    </w:div>
    <w:div w:id="1361203700">
      <w:marLeft w:val="640"/>
      <w:marRight w:val="0"/>
      <w:marTop w:val="0"/>
      <w:marBottom w:val="0"/>
      <w:divBdr>
        <w:top w:val="none" w:sz="0" w:space="0" w:color="auto"/>
        <w:left w:val="none" w:sz="0" w:space="0" w:color="auto"/>
        <w:bottom w:val="none" w:sz="0" w:space="0" w:color="auto"/>
        <w:right w:val="none" w:sz="0" w:space="0" w:color="auto"/>
      </w:divBdr>
    </w:div>
    <w:div w:id="1361205536">
      <w:marLeft w:val="640"/>
      <w:marRight w:val="0"/>
      <w:marTop w:val="0"/>
      <w:marBottom w:val="0"/>
      <w:divBdr>
        <w:top w:val="none" w:sz="0" w:space="0" w:color="auto"/>
        <w:left w:val="none" w:sz="0" w:space="0" w:color="auto"/>
        <w:bottom w:val="none" w:sz="0" w:space="0" w:color="auto"/>
        <w:right w:val="none" w:sz="0" w:space="0" w:color="auto"/>
      </w:divBdr>
    </w:div>
    <w:div w:id="1361394532">
      <w:marLeft w:val="640"/>
      <w:marRight w:val="0"/>
      <w:marTop w:val="0"/>
      <w:marBottom w:val="0"/>
      <w:divBdr>
        <w:top w:val="none" w:sz="0" w:space="0" w:color="auto"/>
        <w:left w:val="none" w:sz="0" w:space="0" w:color="auto"/>
        <w:bottom w:val="none" w:sz="0" w:space="0" w:color="auto"/>
        <w:right w:val="none" w:sz="0" w:space="0" w:color="auto"/>
      </w:divBdr>
    </w:div>
    <w:div w:id="1361394702">
      <w:marLeft w:val="640"/>
      <w:marRight w:val="0"/>
      <w:marTop w:val="0"/>
      <w:marBottom w:val="0"/>
      <w:divBdr>
        <w:top w:val="none" w:sz="0" w:space="0" w:color="auto"/>
        <w:left w:val="none" w:sz="0" w:space="0" w:color="auto"/>
        <w:bottom w:val="none" w:sz="0" w:space="0" w:color="auto"/>
        <w:right w:val="none" w:sz="0" w:space="0" w:color="auto"/>
      </w:divBdr>
    </w:div>
    <w:div w:id="1361667192">
      <w:marLeft w:val="640"/>
      <w:marRight w:val="0"/>
      <w:marTop w:val="0"/>
      <w:marBottom w:val="0"/>
      <w:divBdr>
        <w:top w:val="none" w:sz="0" w:space="0" w:color="auto"/>
        <w:left w:val="none" w:sz="0" w:space="0" w:color="auto"/>
        <w:bottom w:val="none" w:sz="0" w:space="0" w:color="auto"/>
        <w:right w:val="none" w:sz="0" w:space="0" w:color="auto"/>
      </w:divBdr>
    </w:div>
    <w:div w:id="1361786333">
      <w:marLeft w:val="640"/>
      <w:marRight w:val="0"/>
      <w:marTop w:val="0"/>
      <w:marBottom w:val="0"/>
      <w:divBdr>
        <w:top w:val="none" w:sz="0" w:space="0" w:color="auto"/>
        <w:left w:val="none" w:sz="0" w:space="0" w:color="auto"/>
        <w:bottom w:val="none" w:sz="0" w:space="0" w:color="auto"/>
        <w:right w:val="none" w:sz="0" w:space="0" w:color="auto"/>
      </w:divBdr>
    </w:div>
    <w:div w:id="1361859368">
      <w:marLeft w:val="640"/>
      <w:marRight w:val="0"/>
      <w:marTop w:val="0"/>
      <w:marBottom w:val="0"/>
      <w:divBdr>
        <w:top w:val="none" w:sz="0" w:space="0" w:color="auto"/>
        <w:left w:val="none" w:sz="0" w:space="0" w:color="auto"/>
        <w:bottom w:val="none" w:sz="0" w:space="0" w:color="auto"/>
        <w:right w:val="none" w:sz="0" w:space="0" w:color="auto"/>
      </w:divBdr>
    </w:div>
    <w:div w:id="1361860000">
      <w:marLeft w:val="640"/>
      <w:marRight w:val="0"/>
      <w:marTop w:val="0"/>
      <w:marBottom w:val="0"/>
      <w:divBdr>
        <w:top w:val="none" w:sz="0" w:space="0" w:color="auto"/>
        <w:left w:val="none" w:sz="0" w:space="0" w:color="auto"/>
        <w:bottom w:val="none" w:sz="0" w:space="0" w:color="auto"/>
        <w:right w:val="none" w:sz="0" w:space="0" w:color="auto"/>
      </w:divBdr>
    </w:div>
    <w:div w:id="1361935923">
      <w:marLeft w:val="640"/>
      <w:marRight w:val="0"/>
      <w:marTop w:val="0"/>
      <w:marBottom w:val="0"/>
      <w:divBdr>
        <w:top w:val="none" w:sz="0" w:space="0" w:color="auto"/>
        <w:left w:val="none" w:sz="0" w:space="0" w:color="auto"/>
        <w:bottom w:val="none" w:sz="0" w:space="0" w:color="auto"/>
        <w:right w:val="none" w:sz="0" w:space="0" w:color="auto"/>
      </w:divBdr>
    </w:div>
    <w:div w:id="1361977699">
      <w:marLeft w:val="640"/>
      <w:marRight w:val="0"/>
      <w:marTop w:val="0"/>
      <w:marBottom w:val="0"/>
      <w:divBdr>
        <w:top w:val="none" w:sz="0" w:space="0" w:color="auto"/>
        <w:left w:val="none" w:sz="0" w:space="0" w:color="auto"/>
        <w:bottom w:val="none" w:sz="0" w:space="0" w:color="auto"/>
        <w:right w:val="none" w:sz="0" w:space="0" w:color="auto"/>
      </w:divBdr>
    </w:div>
    <w:div w:id="1362052707">
      <w:marLeft w:val="640"/>
      <w:marRight w:val="0"/>
      <w:marTop w:val="0"/>
      <w:marBottom w:val="0"/>
      <w:divBdr>
        <w:top w:val="none" w:sz="0" w:space="0" w:color="auto"/>
        <w:left w:val="none" w:sz="0" w:space="0" w:color="auto"/>
        <w:bottom w:val="none" w:sz="0" w:space="0" w:color="auto"/>
        <w:right w:val="none" w:sz="0" w:space="0" w:color="auto"/>
      </w:divBdr>
    </w:div>
    <w:div w:id="1362124694">
      <w:marLeft w:val="640"/>
      <w:marRight w:val="0"/>
      <w:marTop w:val="0"/>
      <w:marBottom w:val="0"/>
      <w:divBdr>
        <w:top w:val="none" w:sz="0" w:space="0" w:color="auto"/>
        <w:left w:val="none" w:sz="0" w:space="0" w:color="auto"/>
        <w:bottom w:val="none" w:sz="0" w:space="0" w:color="auto"/>
        <w:right w:val="none" w:sz="0" w:space="0" w:color="auto"/>
      </w:divBdr>
    </w:div>
    <w:div w:id="1362173448">
      <w:marLeft w:val="640"/>
      <w:marRight w:val="0"/>
      <w:marTop w:val="0"/>
      <w:marBottom w:val="0"/>
      <w:divBdr>
        <w:top w:val="none" w:sz="0" w:space="0" w:color="auto"/>
        <w:left w:val="none" w:sz="0" w:space="0" w:color="auto"/>
        <w:bottom w:val="none" w:sz="0" w:space="0" w:color="auto"/>
        <w:right w:val="none" w:sz="0" w:space="0" w:color="auto"/>
      </w:divBdr>
    </w:div>
    <w:div w:id="1362197097">
      <w:marLeft w:val="640"/>
      <w:marRight w:val="0"/>
      <w:marTop w:val="0"/>
      <w:marBottom w:val="0"/>
      <w:divBdr>
        <w:top w:val="none" w:sz="0" w:space="0" w:color="auto"/>
        <w:left w:val="none" w:sz="0" w:space="0" w:color="auto"/>
        <w:bottom w:val="none" w:sz="0" w:space="0" w:color="auto"/>
        <w:right w:val="none" w:sz="0" w:space="0" w:color="auto"/>
      </w:divBdr>
    </w:div>
    <w:div w:id="1362243755">
      <w:marLeft w:val="640"/>
      <w:marRight w:val="0"/>
      <w:marTop w:val="0"/>
      <w:marBottom w:val="0"/>
      <w:divBdr>
        <w:top w:val="none" w:sz="0" w:space="0" w:color="auto"/>
        <w:left w:val="none" w:sz="0" w:space="0" w:color="auto"/>
        <w:bottom w:val="none" w:sz="0" w:space="0" w:color="auto"/>
        <w:right w:val="none" w:sz="0" w:space="0" w:color="auto"/>
      </w:divBdr>
    </w:div>
    <w:div w:id="1362244499">
      <w:marLeft w:val="640"/>
      <w:marRight w:val="0"/>
      <w:marTop w:val="0"/>
      <w:marBottom w:val="0"/>
      <w:divBdr>
        <w:top w:val="none" w:sz="0" w:space="0" w:color="auto"/>
        <w:left w:val="none" w:sz="0" w:space="0" w:color="auto"/>
        <w:bottom w:val="none" w:sz="0" w:space="0" w:color="auto"/>
        <w:right w:val="none" w:sz="0" w:space="0" w:color="auto"/>
      </w:divBdr>
    </w:div>
    <w:div w:id="1362320962">
      <w:marLeft w:val="640"/>
      <w:marRight w:val="0"/>
      <w:marTop w:val="0"/>
      <w:marBottom w:val="0"/>
      <w:divBdr>
        <w:top w:val="none" w:sz="0" w:space="0" w:color="auto"/>
        <w:left w:val="none" w:sz="0" w:space="0" w:color="auto"/>
        <w:bottom w:val="none" w:sz="0" w:space="0" w:color="auto"/>
        <w:right w:val="none" w:sz="0" w:space="0" w:color="auto"/>
      </w:divBdr>
    </w:div>
    <w:div w:id="1362322168">
      <w:marLeft w:val="640"/>
      <w:marRight w:val="0"/>
      <w:marTop w:val="0"/>
      <w:marBottom w:val="0"/>
      <w:divBdr>
        <w:top w:val="none" w:sz="0" w:space="0" w:color="auto"/>
        <w:left w:val="none" w:sz="0" w:space="0" w:color="auto"/>
        <w:bottom w:val="none" w:sz="0" w:space="0" w:color="auto"/>
        <w:right w:val="none" w:sz="0" w:space="0" w:color="auto"/>
      </w:divBdr>
    </w:div>
    <w:div w:id="1362436747">
      <w:marLeft w:val="640"/>
      <w:marRight w:val="0"/>
      <w:marTop w:val="0"/>
      <w:marBottom w:val="0"/>
      <w:divBdr>
        <w:top w:val="none" w:sz="0" w:space="0" w:color="auto"/>
        <w:left w:val="none" w:sz="0" w:space="0" w:color="auto"/>
        <w:bottom w:val="none" w:sz="0" w:space="0" w:color="auto"/>
        <w:right w:val="none" w:sz="0" w:space="0" w:color="auto"/>
      </w:divBdr>
    </w:div>
    <w:div w:id="1362586244">
      <w:marLeft w:val="640"/>
      <w:marRight w:val="0"/>
      <w:marTop w:val="0"/>
      <w:marBottom w:val="0"/>
      <w:divBdr>
        <w:top w:val="none" w:sz="0" w:space="0" w:color="auto"/>
        <w:left w:val="none" w:sz="0" w:space="0" w:color="auto"/>
        <w:bottom w:val="none" w:sz="0" w:space="0" w:color="auto"/>
        <w:right w:val="none" w:sz="0" w:space="0" w:color="auto"/>
      </w:divBdr>
    </w:div>
    <w:div w:id="1362589914">
      <w:marLeft w:val="640"/>
      <w:marRight w:val="0"/>
      <w:marTop w:val="0"/>
      <w:marBottom w:val="0"/>
      <w:divBdr>
        <w:top w:val="none" w:sz="0" w:space="0" w:color="auto"/>
        <w:left w:val="none" w:sz="0" w:space="0" w:color="auto"/>
        <w:bottom w:val="none" w:sz="0" w:space="0" w:color="auto"/>
        <w:right w:val="none" w:sz="0" w:space="0" w:color="auto"/>
      </w:divBdr>
    </w:div>
    <w:div w:id="1362827920">
      <w:marLeft w:val="640"/>
      <w:marRight w:val="0"/>
      <w:marTop w:val="0"/>
      <w:marBottom w:val="0"/>
      <w:divBdr>
        <w:top w:val="none" w:sz="0" w:space="0" w:color="auto"/>
        <w:left w:val="none" w:sz="0" w:space="0" w:color="auto"/>
        <w:bottom w:val="none" w:sz="0" w:space="0" w:color="auto"/>
        <w:right w:val="none" w:sz="0" w:space="0" w:color="auto"/>
      </w:divBdr>
    </w:div>
    <w:div w:id="1362899636">
      <w:marLeft w:val="640"/>
      <w:marRight w:val="0"/>
      <w:marTop w:val="0"/>
      <w:marBottom w:val="0"/>
      <w:divBdr>
        <w:top w:val="none" w:sz="0" w:space="0" w:color="auto"/>
        <w:left w:val="none" w:sz="0" w:space="0" w:color="auto"/>
        <w:bottom w:val="none" w:sz="0" w:space="0" w:color="auto"/>
        <w:right w:val="none" w:sz="0" w:space="0" w:color="auto"/>
      </w:divBdr>
    </w:div>
    <w:div w:id="1362972940">
      <w:marLeft w:val="640"/>
      <w:marRight w:val="0"/>
      <w:marTop w:val="0"/>
      <w:marBottom w:val="0"/>
      <w:divBdr>
        <w:top w:val="none" w:sz="0" w:space="0" w:color="auto"/>
        <w:left w:val="none" w:sz="0" w:space="0" w:color="auto"/>
        <w:bottom w:val="none" w:sz="0" w:space="0" w:color="auto"/>
        <w:right w:val="none" w:sz="0" w:space="0" w:color="auto"/>
      </w:divBdr>
    </w:div>
    <w:div w:id="1362972985">
      <w:marLeft w:val="640"/>
      <w:marRight w:val="0"/>
      <w:marTop w:val="0"/>
      <w:marBottom w:val="0"/>
      <w:divBdr>
        <w:top w:val="none" w:sz="0" w:space="0" w:color="auto"/>
        <w:left w:val="none" w:sz="0" w:space="0" w:color="auto"/>
        <w:bottom w:val="none" w:sz="0" w:space="0" w:color="auto"/>
        <w:right w:val="none" w:sz="0" w:space="0" w:color="auto"/>
      </w:divBdr>
    </w:div>
    <w:div w:id="1363091930">
      <w:marLeft w:val="640"/>
      <w:marRight w:val="0"/>
      <w:marTop w:val="0"/>
      <w:marBottom w:val="0"/>
      <w:divBdr>
        <w:top w:val="none" w:sz="0" w:space="0" w:color="auto"/>
        <w:left w:val="none" w:sz="0" w:space="0" w:color="auto"/>
        <w:bottom w:val="none" w:sz="0" w:space="0" w:color="auto"/>
        <w:right w:val="none" w:sz="0" w:space="0" w:color="auto"/>
      </w:divBdr>
    </w:div>
    <w:div w:id="1363169161">
      <w:marLeft w:val="640"/>
      <w:marRight w:val="0"/>
      <w:marTop w:val="0"/>
      <w:marBottom w:val="0"/>
      <w:divBdr>
        <w:top w:val="none" w:sz="0" w:space="0" w:color="auto"/>
        <w:left w:val="none" w:sz="0" w:space="0" w:color="auto"/>
        <w:bottom w:val="none" w:sz="0" w:space="0" w:color="auto"/>
        <w:right w:val="none" w:sz="0" w:space="0" w:color="auto"/>
      </w:divBdr>
    </w:div>
    <w:div w:id="1363171174">
      <w:marLeft w:val="640"/>
      <w:marRight w:val="0"/>
      <w:marTop w:val="0"/>
      <w:marBottom w:val="0"/>
      <w:divBdr>
        <w:top w:val="none" w:sz="0" w:space="0" w:color="auto"/>
        <w:left w:val="none" w:sz="0" w:space="0" w:color="auto"/>
        <w:bottom w:val="none" w:sz="0" w:space="0" w:color="auto"/>
        <w:right w:val="none" w:sz="0" w:space="0" w:color="auto"/>
      </w:divBdr>
    </w:div>
    <w:div w:id="1363238803">
      <w:marLeft w:val="640"/>
      <w:marRight w:val="0"/>
      <w:marTop w:val="0"/>
      <w:marBottom w:val="0"/>
      <w:divBdr>
        <w:top w:val="none" w:sz="0" w:space="0" w:color="auto"/>
        <w:left w:val="none" w:sz="0" w:space="0" w:color="auto"/>
        <w:bottom w:val="none" w:sz="0" w:space="0" w:color="auto"/>
        <w:right w:val="none" w:sz="0" w:space="0" w:color="auto"/>
      </w:divBdr>
    </w:div>
    <w:div w:id="1363240022">
      <w:marLeft w:val="640"/>
      <w:marRight w:val="0"/>
      <w:marTop w:val="0"/>
      <w:marBottom w:val="0"/>
      <w:divBdr>
        <w:top w:val="none" w:sz="0" w:space="0" w:color="auto"/>
        <w:left w:val="none" w:sz="0" w:space="0" w:color="auto"/>
        <w:bottom w:val="none" w:sz="0" w:space="0" w:color="auto"/>
        <w:right w:val="none" w:sz="0" w:space="0" w:color="auto"/>
      </w:divBdr>
    </w:div>
    <w:div w:id="1363240408">
      <w:marLeft w:val="640"/>
      <w:marRight w:val="0"/>
      <w:marTop w:val="0"/>
      <w:marBottom w:val="0"/>
      <w:divBdr>
        <w:top w:val="none" w:sz="0" w:space="0" w:color="auto"/>
        <w:left w:val="none" w:sz="0" w:space="0" w:color="auto"/>
        <w:bottom w:val="none" w:sz="0" w:space="0" w:color="auto"/>
        <w:right w:val="none" w:sz="0" w:space="0" w:color="auto"/>
      </w:divBdr>
    </w:div>
    <w:div w:id="1363357586">
      <w:marLeft w:val="640"/>
      <w:marRight w:val="0"/>
      <w:marTop w:val="0"/>
      <w:marBottom w:val="0"/>
      <w:divBdr>
        <w:top w:val="none" w:sz="0" w:space="0" w:color="auto"/>
        <w:left w:val="none" w:sz="0" w:space="0" w:color="auto"/>
        <w:bottom w:val="none" w:sz="0" w:space="0" w:color="auto"/>
        <w:right w:val="none" w:sz="0" w:space="0" w:color="auto"/>
      </w:divBdr>
    </w:div>
    <w:div w:id="1363361934">
      <w:marLeft w:val="640"/>
      <w:marRight w:val="0"/>
      <w:marTop w:val="0"/>
      <w:marBottom w:val="0"/>
      <w:divBdr>
        <w:top w:val="none" w:sz="0" w:space="0" w:color="auto"/>
        <w:left w:val="none" w:sz="0" w:space="0" w:color="auto"/>
        <w:bottom w:val="none" w:sz="0" w:space="0" w:color="auto"/>
        <w:right w:val="none" w:sz="0" w:space="0" w:color="auto"/>
      </w:divBdr>
    </w:div>
    <w:div w:id="1363362701">
      <w:marLeft w:val="640"/>
      <w:marRight w:val="0"/>
      <w:marTop w:val="0"/>
      <w:marBottom w:val="0"/>
      <w:divBdr>
        <w:top w:val="none" w:sz="0" w:space="0" w:color="auto"/>
        <w:left w:val="none" w:sz="0" w:space="0" w:color="auto"/>
        <w:bottom w:val="none" w:sz="0" w:space="0" w:color="auto"/>
        <w:right w:val="none" w:sz="0" w:space="0" w:color="auto"/>
      </w:divBdr>
    </w:div>
    <w:div w:id="1363434482">
      <w:marLeft w:val="640"/>
      <w:marRight w:val="0"/>
      <w:marTop w:val="0"/>
      <w:marBottom w:val="0"/>
      <w:divBdr>
        <w:top w:val="none" w:sz="0" w:space="0" w:color="auto"/>
        <w:left w:val="none" w:sz="0" w:space="0" w:color="auto"/>
        <w:bottom w:val="none" w:sz="0" w:space="0" w:color="auto"/>
        <w:right w:val="none" w:sz="0" w:space="0" w:color="auto"/>
      </w:divBdr>
    </w:div>
    <w:div w:id="1363435772">
      <w:marLeft w:val="640"/>
      <w:marRight w:val="0"/>
      <w:marTop w:val="0"/>
      <w:marBottom w:val="0"/>
      <w:divBdr>
        <w:top w:val="none" w:sz="0" w:space="0" w:color="auto"/>
        <w:left w:val="none" w:sz="0" w:space="0" w:color="auto"/>
        <w:bottom w:val="none" w:sz="0" w:space="0" w:color="auto"/>
        <w:right w:val="none" w:sz="0" w:space="0" w:color="auto"/>
      </w:divBdr>
    </w:div>
    <w:div w:id="1363508029">
      <w:marLeft w:val="640"/>
      <w:marRight w:val="0"/>
      <w:marTop w:val="0"/>
      <w:marBottom w:val="0"/>
      <w:divBdr>
        <w:top w:val="none" w:sz="0" w:space="0" w:color="auto"/>
        <w:left w:val="none" w:sz="0" w:space="0" w:color="auto"/>
        <w:bottom w:val="none" w:sz="0" w:space="0" w:color="auto"/>
        <w:right w:val="none" w:sz="0" w:space="0" w:color="auto"/>
      </w:divBdr>
    </w:div>
    <w:div w:id="1363557889">
      <w:marLeft w:val="640"/>
      <w:marRight w:val="0"/>
      <w:marTop w:val="0"/>
      <w:marBottom w:val="0"/>
      <w:divBdr>
        <w:top w:val="none" w:sz="0" w:space="0" w:color="auto"/>
        <w:left w:val="none" w:sz="0" w:space="0" w:color="auto"/>
        <w:bottom w:val="none" w:sz="0" w:space="0" w:color="auto"/>
        <w:right w:val="none" w:sz="0" w:space="0" w:color="auto"/>
      </w:divBdr>
    </w:div>
    <w:div w:id="1363633384">
      <w:marLeft w:val="640"/>
      <w:marRight w:val="0"/>
      <w:marTop w:val="0"/>
      <w:marBottom w:val="0"/>
      <w:divBdr>
        <w:top w:val="none" w:sz="0" w:space="0" w:color="auto"/>
        <w:left w:val="none" w:sz="0" w:space="0" w:color="auto"/>
        <w:bottom w:val="none" w:sz="0" w:space="0" w:color="auto"/>
        <w:right w:val="none" w:sz="0" w:space="0" w:color="auto"/>
      </w:divBdr>
    </w:div>
    <w:div w:id="1363674954">
      <w:marLeft w:val="640"/>
      <w:marRight w:val="0"/>
      <w:marTop w:val="0"/>
      <w:marBottom w:val="0"/>
      <w:divBdr>
        <w:top w:val="none" w:sz="0" w:space="0" w:color="auto"/>
        <w:left w:val="none" w:sz="0" w:space="0" w:color="auto"/>
        <w:bottom w:val="none" w:sz="0" w:space="0" w:color="auto"/>
        <w:right w:val="none" w:sz="0" w:space="0" w:color="auto"/>
      </w:divBdr>
    </w:div>
    <w:div w:id="1363674974">
      <w:marLeft w:val="640"/>
      <w:marRight w:val="0"/>
      <w:marTop w:val="0"/>
      <w:marBottom w:val="0"/>
      <w:divBdr>
        <w:top w:val="none" w:sz="0" w:space="0" w:color="auto"/>
        <w:left w:val="none" w:sz="0" w:space="0" w:color="auto"/>
        <w:bottom w:val="none" w:sz="0" w:space="0" w:color="auto"/>
        <w:right w:val="none" w:sz="0" w:space="0" w:color="auto"/>
      </w:divBdr>
    </w:div>
    <w:div w:id="1363675770">
      <w:marLeft w:val="640"/>
      <w:marRight w:val="0"/>
      <w:marTop w:val="0"/>
      <w:marBottom w:val="0"/>
      <w:divBdr>
        <w:top w:val="none" w:sz="0" w:space="0" w:color="auto"/>
        <w:left w:val="none" w:sz="0" w:space="0" w:color="auto"/>
        <w:bottom w:val="none" w:sz="0" w:space="0" w:color="auto"/>
        <w:right w:val="none" w:sz="0" w:space="0" w:color="auto"/>
      </w:divBdr>
    </w:div>
    <w:div w:id="1363676893">
      <w:marLeft w:val="640"/>
      <w:marRight w:val="0"/>
      <w:marTop w:val="0"/>
      <w:marBottom w:val="0"/>
      <w:divBdr>
        <w:top w:val="none" w:sz="0" w:space="0" w:color="auto"/>
        <w:left w:val="none" w:sz="0" w:space="0" w:color="auto"/>
        <w:bottom w:val="none" w:sz="0" w:space="0" w:color="auto"/>
        <w:right w:val="none" w:sz="0" w:space="0" w:color="auto"/>
      </w:divBdr>
    </w:div>
    <w:div w:id="1363819341">
      <w:marLeft w:val="640"/>
      <w:marRight w:val="0"/>
      <w:marTop w:val="0"/>
      <w:marBottom w:val="0"/>
      <w:divBdr>
        <w:top w:val="none" w:sz="0" w:space="0" w:color="auto"/>
        <w:left w:val="none" w:sz="0" w:space="0" w:color="auto"/>
        <w:bottom w:val="none" w:sz="0" w:space="0" w:color="auto"/>
        <w:right w:val="none" w:sz="0" w:space="0" w:color="auto"/>
      </w:divBdr>
    </w:div>
    <w:div w:id="1363827083">
      <w:marLeft w:val="640"/>
      <w:marRight w:val="0"/>
      <w:marTop w:val="0"/>
      <w:marBottom w:val="0"/>
      <w:divBdr>
        <w:top w:val="none" w:sz="0" w:space="0" w:color="auto"/>
        <w:left w:val="none" w:sz="0" w:space="0" w:color="auto"/>
        <w:bottom w:val="none" w:sz="0" w:space="0" w:color="auto"/>
        <w:right w:val="none" w:sz="0" w:space="0" w:color="auto"/>
      </w:divBdr>
    </w:div>
    <w:div w:id="1363941011">
      <w:marLeft w:val="640"/>
      <w:marRight w:val="0"/>
      <w:marTop w:val="0"/>
      <w:marBottom w:val="0"/>
      <w:divBdr>
        <w:top w:val="none" w:sz="0" w:space="0" w:color="auto"/>
        <w:left w:val="none" w:sz="0" w:space="0" w:color="auto"/>
        <w:bottom w:val="none" w:sz="0" w:space="0" w:color="auto"/>
        <w:right w:val="none" w:sz="0" w:space="0" w:color="auto"/>
      </w:divBdr>
    </w:div>
    <w:div w:id="1364017945">
      <w:marLeft w:val="640"/>
      <w:marRight w:val="0"/>
      <w:marTop w:val="0"/>
      <w:marBottom w:val="0"/>
      <w:divBdr>
        <w:top w:val="none" w:sz="0" w:space="0" w:color="auto"/>
        <w:left w:val="none" w:sz="0" w:space="0" w:color="auto"/>
        <w:bottom w:val="none" w:sz="0" w:space="0" w:color="auto"/>
        <w:right w:val="none" w:sz="0" w:space="0" w:color="auto"/>
      </w:divBdr>
    </w:div>
    <w:div w:id="1364092641">
      <w:marLeft w:val="640"/>
      <w:marRight w:val="0"/>
      <w:marTop w:val="0"/>
      <w:marBottom w:val="0"/>
      <w:divBdr>
        <w:top w:val="none" w:sz="0" w:space="0" w:color="auto"/>
        <w:left w:val="none" w:sz="0" w:space="0" w:color="auto"/>
        <w:bottom w:val="none" w:sz="0" w:space="0" w:color="auto"/>
        <w:right w:val="none" w:sz="0" w:space="0" w:color="auto"/>
      </w:divBdr>
    </w:div>
    <w:div w:id="1364133489">
      <w:marLeft w:val="640"/>
      <w:marRight w:val="0"/>
      <w:marTop w:val="0"/>
      <w:marBottom w:val="0"/>
      <w:divBdr>
        <w:top w:val="none" w:sz="0" w:space="0" w:color="auto"/>
        <w:left w:val="none" w:sz="0" w:space="0" w:color="auto"/>
        <w:bottom w:val="none" w:sz="0" w:space="0" w:color="auto"/>
        <w:right w:val="none" w:sz="0" w:space="0" w:color="auto"/>
      </w:divBdr>
    </w:div>
    <w:div w:id="1364207325">
      <w:marLeft w:val="640"/>
      <w:marRight w:val="0"/>
      <w:marTop w:val="0"/>
      <w:marBottom w:val="0"/>
      <w:divBdr>
        <w:top w:val="none" w:sz="0" w:space="0" w:color="auto"/>
        <w:left w:val="none" w:sz="0" w:space="0" w:color="auto"/>
        <w:bottom w:val="none" w:sz="0" w:space="0" w:color="auto"/>
        <w:right w:val="none" w:sz="0" w:space="0" w:color="auto"/>
      </w:divBdr>
    </w:div>
    <w:div w:id="1364212001">
      <w:marLeft w:val="640"/>
      <w:marRight w:val="0"/>
      <w:marTop w:val="0"/>
      <w:marBottom w:val="0"/>
      <w:divBdr>
        <w:top w:val="none" w:sz="0" w:space="0" w:color="auto"/>
        <w:left w:val="none" w:sz="0" w:space="0" w:color="auto"/>
        <w:bottom w:val="none" w:sz="0" w:space="0" w:color="auto"/>
        <w:right w:val="none" w:sz="0" w:space="0" w:color="auto"/>
      </w:divBdr>
    </w:div>
    <w:div w:id="1364285564">
      <w:marLeft w:val="640"/>
      <w:marRight w:val="0"/>
      <w:marTop w:val="0"/>
      <w:marBottom w:val="0"/>
      <w:divBdr>
        <w:top w:val="none" w:sz="0" w:space="0" w:color="auto"/>
        <w:left w:val="none" w:sz="0" w:space="0" w:color="auto"/>
        <w:bottom w:val="none" w:sz="0" w:space="0" w:color="auto"/>
        <w:right w:val="none" w:sz="0" w:space="0" w:color="auto"/>
      </w:divBdr>
    </w:div>
    <w:div w:id="1364403202">
      <w:marLeft w:val="640"/>
      <w:marRight w:val="0"/>
      <w:marTop w:val="0"/>
      <w:marBottom w:val="0"/>
      <w:divBdr>
        <w:top w:val="none" w:sz="0" w:space="0" w:color="auto"/>
        <w:left w:val="none" w:sz="0" w:space="0" w:color="auto"/>
        <w:bottom w:val="none" w:sz="0" w:space="0" w:color="auto"/>
        <w:right w:val="none" w:sz="0" w:space="0" w:color="auto"/>
      </w:divBdr>
    </w:div>
    <w:div w:id="1364551314">
      <w:marLeft w:val="640"/>
      <w:marRight w:val="0"/>
      <w:marTop w:val="0"/>
      <w:marBottom w:val="0"/>
      <w:divBdr>
        <w:top w:val="none" w:sz="0" w:space="0" w:color="auto"/>
        <w:left w:val="none" w:sz="0" w:space="0" w:color="auto"/>
        <w:bottom w:val="none" w:sz="0" w:space="0" w:color="auto"/>
        <w:right w:val="none" w:sz="0" w:space="0" w:color="auto"/>
      </w:divBdr>
    </w:div>
    <w:div w:id="1364744880">
      <w:marLeft w:val="640"/>
      <w:marRight w:val="0"/>
      <w:marTop w:val="0"/>
      <w:marBottom w:val="0"/>
      <w:divBdr>
        <w:top w:val="none" w:sz="0" w:space="0" w:color="auto"/>
        <w:left w:val="none" w:sz="0" w:space="0" w:color="auto"/>
        <w:bottom w:val="none" w:sz="0" w:space="0" w:color="auto"/>
        <w:right w:val="none" w:sz="0" w:space="0" w:color="auto"/>
      </w:divBdr>
    </w:div>
    <w:div w:id="1364788559">
      <w:marLeft w:val="640"/>
      <w:marRight w:val="0"/>
      <w:marTop w:val="0"/>
      <w:marBottom w:val="0"/>
      <w:divBdr>
        <w:top w:val="none" w:sz="0" w:space="0" w:color="auto"/>
        <w:left w:val="none" w:sz="0" w:space="0" w:color="auto"/>
        <w:bottom w:val="none" w:sz="0" w:space="0" w:color="auto"/>
        <w:right w:val="none" w:sz="0" w:space="0" w:color="auto"/>
      </w:divBdr>
    </w:div>
    <w:div w:id="1364792360">
      <w:marLeft w:val="640"/>
      <w:marRight w:val="0"/>
      <w:marTop w:val="0"/>
      <w:marBottom w:val="0"/>
      <w:divBdr>
        <w:top w:val="none" w:sz="0" w:space="0" w:color="auto"/>
        <w:left w:val="none" w:sz="0" w:space="0" w:color="auto"/>
        <w:bottom w:val="none" w:sz="0" w:space="0" w:color="auto"/>
        <w:right w:val="none" w:sz="0" w:space="0" w:color="auto"/>
      </w:divBdr>
    </w:div>
    <w:div w:id="1364869629">
      <w:marLeft w:val="640"/>
      <w:marRight w:val="0"/>
      <w:marTop w:val="0"/>
      <w:marBottom w:val="0"/>
      <w:divBdr>
        <w:top w:val="none" w:sz="0" w:space="0" w:color="auto"/>
        <w:left w:val="none" w:sz="0" w:space="0" w:color="auto"/>
        <w:bottom w:val="none" w:sz="0" w:space="0" w:color="auto"/>
        <w:right w:val="none" w:sz="0" w:space="0" w:color="auto"/>
      </w:divBdr>
    </w:div>
    <w:div w:id="1364938412">
      <w:marLeft w:val="640"/>
      <w:marRight w:val="0"/>
      <w:marTop w:val="0"/>
      <w:marBottom w:val="0"/>
      <w:divBdr>
        <w:top w:val="none" w:sz="0" w:space="0" w:color="auto"/>
        <w:left w:val="none" w:sz="0" w:space="0" w:color="auto"/>
        <w:bottom w:val="none" w:sz="0" w:space="0" w:color="auto"/>
        <w:right w:val="none" w:sz="0" w:space="0" w:color="auto"/>
      </w:divBdr>
    </w:div>
    <w:div w:id="1365015237">
      <w:marLeft w:val="640"/>
      <w:marRight w:val="0"/>
      <w:marTop w:val="0"/>
      <w:marBottom w:val="0"/>
      <w:divBdr>
        <w:top w:val="none" w:sz="0" w:space="0" w:color="auto"/>
        <w:left w:val="none" w:sz="0" w:space="0" w:color="auto"/>
        <w:bottom w:val="none" w:sz="0" w:space="0" w:color="auto"/>
        <w:right w:val="none" w:sz="0" w:space="0" w:color="auto"/>
      </w:divBdr>
    </w:div>
    <w:div w:id="1365135744">
      <w:marLeft w:val="640"/>
      <w:marRight w:val="0"/>
      <w:marTop w:val="0"/>
      <w:marBottom w:val="0"/>
      <w:divBdr>
        <w:top w:val="none" w:sz="0" w:space="0" w:color="auto"/>
        <w:left w:val="none" w:sz="0" w:space="0" w:color="auto"/>
        <w:bottom w:val="none" w:sz="0" w:space="0" w:color="auto"/>
        <w:right w:val="none" w:sz="0" w:space="0" w:color="auto"/>
      </w:divBdr>
    </w:div>
    <w:div w:id="1365205481">
      <w:marLeft w:val="640"/>
      <w:marRight w:val="0"/>
      <w:marTop w:val="0"/>
      <w:marBottom w:val="0"/>
      <w:divBdr>
        <w:top w:val="none" w:sz="0" w:space="0" w:color="auto"/>
        <w:left w:val="none" w:sz="0" w:space="0" w:color="auto"/>
        <w:bottom w:val="none" w:sz="0" w:space="0" w:color="auto"/>
        <w:right w:val="none" w:sz="0" w:space="0" w:color="auto"/>
      </w:divBdr>
    </w:div>
    <w:div w:id="1365205874">
      <w:marLeft w:val="640"/>
      <w:marRight w:val="0"/>
      <w:marTop w:val="0"/>
      <w:marBottom w:val="0"/>
      <w:divBdr>
        <w:top w:val="none" w:sz="0" w:space="0" w:color="auto"/>
        <w:left w:val="none" w:sz="0" w:space="0" w:color="auto"/>
        <w:bottom w:val="none" w:sz="0" w:space="0" w:color="auto"/>
        <w:right w:val="none" w:sz="0" w:space="0" w:color="auto"/>
      </w:divBdr>
    </w:div>
    <w:div w:id="1365211613">
      <w:marLeft w:val="640"/>
      <w:marRight w:val="0"/>
      <w:marTop w:val="0"/>
      <w:marBottom w:val="0"/>
      <w:divBdr>
        <w:top w:val="none" w:sz="0" w:space="0" w:color="auto"/>
        <w:left w:val="none" w:sz="0" w:space="0" w:color="auto"/>
        <w:bottom w:val="none" w:sz="0" w:space="0" w:color="auto"/>
        <w:right w:val="none" w:sz="0" w:space="0" w:color="auto"/>
      </w:divBdr>
    </w:div>
    <w:div w:id="1365248587">
      <w:marLeft w:val="640"/>
      <w:marRight w:val="0"/>
      <w:marTop w:val="0"/>
      <w:marBottom w:val="0"/>
      <w:divBdr>
        <w:top w:val="none" w:sz="0" w:space="0" w:color="auto"/>
        <w:left w:val="none" w:sz="0" w:space="0" w:color="auto"/>
        <w:bottom w:val="none" w:sz="0" w:space="0" w:color="auto"/>
        <w:right w:val="none" w:sz="0" w:space="0" w:color="auto"/>
      </w:divBdr>
    </w:div>
    <w:div w:id="1365255966">
      <w:marLeft w:val="640"/>
      <w:marRight w:val="0"/>
      <w:marTop w:val="0"/>
      <w:marBottom w:val="0"/>
      <w:divBdr>
        <w:top w:val="none" w:sz="0" w:space="0" w:color="auto"/>
        <w:left w:val="none" w:sz="0" w:space="0" w:color="auto"/>
        <w:bottom w:val="none" w:sz="0" w:space="0" w:color="auto"/>
        <w:right w:val="none" w:sz="0" w:space="0" w:color="auto"/>
      </w:divBdr>
    </w:div>
    <w:div w:id="1365256014">
      <w:marLeft w:val="640"/>
      <w:marRight w:val="0"/>
      <w:marTop w:val="0"/>
      <w:marBottom w:val="0"/>
      <w:divBdr>
        <w:top w:val="none" w:sz="0" w:space="0" w:color="auto"/>
        <w:left w:val="none" w:sz="0" w:space="0" w:color="auto"/>
        <w:bottom w:val="none" w:sz="0" w:space="0" w:color="auto"/>
        <w:right w:val="none" w:sz="0" w:space="0" w:color="auto"/>
      </w:divBdr>
    </w:div>
    <w:div w:id="1365325467">
      <w:marLeft w:val="640"/>
      <w:marRight w:val="0"/>
      <w:marTop w:val="0"/>
      <w:marBottom w:val="0"/>
      <w:divBdr>
        <w:top w:val="none" w:sz="0" w:space="0" w:color="auto"/>
        <w:left w:val="none" w:sz="0" w:space="0" w:color="auto"/>
        <w:bottom w:val="none" w:sz="0" w:space="0" w:color="auto"/>
        <w:right w:val="none" w:sz="0" w:space="0" w:color="auto"/>
      </w:divBdr>
    </w:div>
    <w:div w:id="1365400217">
      <w:marLeft w:val="640"/>
      <w:marRight w:val="0"/>
      <w:marTop w:val="0"/>
      <w:marBottom w:val="0"/>
      <w:divBdr>
        <w:top w:val="none" w:sz="0" w:space="0" w:color="auto"/>
        <w:left w:val="none" w:sz="0" w:space="0" w:color="auto"/>
        <w:bottom w:val="none" w:sz="0" w:space="0" w:color="auto"/>
        <w:right w:val="none" w:sz="0" w:space="0" w:color="auto"/>
      </w:divBdr>
    </w:div>
    <w:div w:id="1365447693">
      <w:marLeft w:val="640"/>
      <w:marRight w:val="0"/>
      <w:marTop w:val="0"/>
      <w:marBottom w:val="0"/>
      <w:divBdr>
        <w:top w:val="none" w:sz="0" w:space="0" w:color="auto"/>
        <w:left w:val="none" w:sz="0" w:space="0" w:color="auto"/>
        <w:bottom w:val="none" w:sz="0" w:space="0" w:color="auto"/>
        <w:right w:val="none" w:sz="0" w:space="0" w:color="auto"/>
      </w:divBdr>
    </w:div>
    <w:div w:id="1365449086">
      <w:marLeft w:val="640"/>
      <w:marRight w:val="0"/>
      <w:marTop w:val="0"/>
      <w:marBottom w:val="0"/>
      <w:divBdr>
        <w:top w:val="none" w:sz="0" w:space="0" w:color="auto"/>
        <w:left w:val="none" w:sz="0" w:space="0" w:color="auto"/>
        <w:bottom w:val="none" w:sz="0" w:space="0" w:color="auto"/>
        <w:right w:val="none" w:sz="0" w:space="0" w:color="auto"/>
      </w:divBdr>
    </w:div>
    <w:div w:id="1365473468">
      <w:marLeft w:val="640"/>
      <w:marRight w:val="0"/>
      <w:marTop w:val="0"/>
      <w:marBottom w:val="0"/>
      <w:divBdr>
        <w:top w:val="none" w:sz="0" w:space="0" w:color="auto"/>
        <w:left w:val="none" w:sz="0" w:space="0" w:color="auto"/>
        <w:bottom w:val="none" w:sz="0" w:space="0" w:color="auto"/>
        <w:right w:val="none" w:sz="0" w:space="0" w:color="auto"/>
      </w:divBdr>
    </w:div>
    <w:div w:id="1365516014">
      <w:marLeft w:val="640"/>
      <w:marRight w:val="0"/>
      <w:marTop w:val="0"/>
      <w:marBottom w:val="0"/>
      <w:divBdr>
        <w:top w:val="none" w:sz="0" w:space="0" w:color="auto"/>
        <w:left w:val="none" w:sz="0" w:space="0" w:color="auto"/>
        <w:bottom w:val="none" w:sz="0" w:space="0" w:color="auto"/>
        <w:right w:val="none" w:sz="0" w:space="0" w:color="auto"/>
      </w:divBdr>
    </w:div>
    <w:div w:id="1365593192">
      <w:marLeft w:val="640"/>
      <w:marRight w:val="0"/>
      <w:marTop w:val="0"/>
      <w:marBottom w:val="0"/>
      <w:divBdr>
        <w:top w:val="none" w:sz="0" w:space="0" w:color="auto"/>
        <w:left w:val="none" w:sz="0" w:space="0" w:color="auto"/>
        <w:bottom w:val="none" w:sz="0" w:space="0" w:color="auto"/>
        <w:right w:val="none" w:sz="0" w:space="0" w:color="auto"/>
      </w:divBdr>
    </w:div>
    <w:div w:id="1365594322">
      <w:marLeft w:val="640"/>
      <w:marRight w:val="0"/>
      <w:marTop w:val="0"/>
      <w:marBottom w:val="0"/>
      <w:divBdr>
        <w:top w:val="none" w:sz="0" w:space="0" w:color="auto"/>
        <w:left w:val="none" w:sz="0" w:space="0" w:color="auto"/>
        <w:bottom w:val="none" w:sz="0" w:space="0" w:color="auto"/>
        <w:right w:val="none" w:sz="0" w:space="0" w:color="auto"/>
      </w:divBdr>
    </w:div>
    <w:div w:id="1365666374">
      <w:marLeft w:val="640"/>
      <w:marRight w:val="0"/>
      <w:marTop w:val="0"/>
      <w:marBottom w:val="0"/>
      <w:divBdr>
        <w:top w:val="none" w:sz="0" w:space="0" w:color="auto"/>
        <w:left w:val="none" w:sz="0" w:space="0" w:color="auto"/>
        <w:bottom w:val="none" w:sz="0" w:space="0" w:color="auto"/>
        <w:right w:val="none" w:sz="0" w:space="0" w:color="auto"/>
      </w:divBdr>
    </w:div>
    <w:div w:id="1365671088">
      <w:marLeft w:val="640"/>
      <w:marRight w:val="0"/>
      <w:marTop w:val="0"/>
      <w:marBottom w:val="0"/>
      <w:divBdr>
        <w:top w:val="none" w:sz="0" w:space="0" w:color="auto"/>
        <w:left w:val="none" w:sz="0" w:space="0" w:color="auto"/>
        <w:bottom w:val="none" w:sz="0" w:space="0" w:color="auto"/>
        <w:right w:val="none" w:sz="0" w:space="0" w:color="auto"/>
      </w:divBdr>
    </w:div>
    <w:div w:id="1365710207">
      <w:marLeft w:val="640"/>
      <w:marRight w:val="0"/>
      <w:marTop w:val="0"/>
      <w:marBottom w:val="0"/>
      <w:divBdr>
        <w:top w:val="none" w:sz="0" w:space="0" w:color="auto"/>
        <w:left w:val="none" w:sz="0" w:space="0" w:color="auto"/>
        <w:bottom w:val="none" w:sz="0" w:space="0" w:color="auto"/>
        <w:right w:val="none" w:sz="0" w:space="0" w:color="auto"/>
      </w:divBdr>
    </w:div>
    <w:div w:id="1365786090">
      <w:marLeft w:val="640"/>
      <w:marRight w:val="0"/>
      <w:marTop w:val="0"/>
      <w:marBottom w:val="0"/>
      <w:divBdr>
        <w:top w:val="none" w:sz="0" w:space="0" w:color="auto"/>
        <w:left w:val="none" w:sz="0" w:space="0" w:color="auto"/>
        <w:bottom w:val="none" w:sz="0" w:space="0" w:color="auto"/>
        <w:right w:val="none" w:sz="0" w:space="0" w:color="auto"/>
      </w:divBdr>
    </w:div>
    <w:div w:id="1365836336">
      <w:marLeft w:val="640"/>
      <w:marRight w:val="0"/>
      <w:marTop w:val="0"/>
      <w:marBottom w:val="0"/>
      <w:divBdr>
        <w:top w:val="none" w:sz="0" w:space="0" w:color="auto"/>
        <w:left w:val="none" w:sz="0" w:space="0" w:color="auto"/>
        <w:bottom w:val="none" w:sz="0" w:space="0" w:color="auto"/>
        <w:right w:val="none" w:sz="0" w:space="0" w:color="auto"/>
      </w:divBdr>
    </w:div>
    <w:div w:id="1365863853">
      <w:marLeft w:val="640"/>
      <w:marRight w:val="0"/>
      <w:marTop w:val="0"/>
      <w:marBottom w:val="0"/>
      <w:divBdr>
        <w:top w:val="none" w:sz="0" w:space="0" w:color="auto"/>
        <w:left w:val="none" w:sz="0" w:space="0" w:color="auto"/>
        <w:bottom w:val="none" w:sz="0" w:space="0" w:color="auto"/>
        <w:right w:val="none" w:sz="0" w:space="0" w:color="auto"/>
      </w:divBdr>
    </w:div>
    <w:div w:id="1365867958">
      <w:marLeft w:val="640"/>
      <w:marRight w:val="0"/>
      <w:marTop w:val="0"/>
      <w:marBottom w:val="0"/>
      <w:divBdr>
        <w:top w:val="none" w:sz="0" w:space="0" w:color="auto"/>
        <w:left w:val="none" w:sz="0" w:space="0" w:color="auto"/>
        <w:bottom w:val="none" w:sz="0" w:space="0" w:color="auto"/>
        <w:right w:val="none" w:sz="0" w:space="0" w:color="auto"/>
      </w:divBdr>
    </w:div>
    <w:div w:id="1365910784">
      <w:marLeft w:val="640"/>
      <w:marRight w:val="0"/>
      <w:marTop w:val="0"/>
      <w:marBottom w:val="0"/>
      <w:divBdr>
        <w:top w:val="none" w:sz="0" w:space="0" w:color="auto"/>
        <w:left w:val="none" w:sz="0" w:space="0" w:color="auto"/>
        <w:bottom w:val="none" w:sz="0" w:space="0" w:color="auto"/>
        <w:right w:val="none" w:sz="0" w:space="0" w:color="auto"/>
      </w:divBdr>
    </w:div>
    <w:div w:id="1365977617">
      <w:marLeft w:val="640"/>
      <w:marRight w:val="0"/>
      <w:marTop w:val="0"/>
      <w:marBottom w:val="0"/>
      <w:divBdr>
        <w:top w:val="none" w:sz="0" w:space="0" w:color="auto"/>
        <w:left w:val="none" w:sz="0" w:space="0" w:color="auto"/>
        <w:bottom w:val="none" w:sz="0" w:space="0" w:color="auto"/>
        <w:right w:val="none" w:sz="0" w:space="0" w:color="auto"/>
      </w:divBdr>
    </w:div>
    <w:div w:id="1365979653">
      <w:marLeft w:val="640"/>
      <w:marRight w:val="0"/>
      <w:marTop w:val="0"/>
      <w:marBottom w:val="0"/>
      <w:divBdr>
        <w:top w:val="none" w:sz="0" w:space="0" w:color="auto"/>
        <w:left w:val="none" w:sz="0" w:space="0" w:color="auto"/>
        <w:bottom w:val="none" w:sz="0" w:space="0" w:color="auto"/>
        <w:right w:val="none" w:sz="0" w:space="0" w:color="auto"/>
      </w:divBdr>
    </w:div>
    <w:div w:id="1365984095">
      <w:marLeft w:val="640"/>
      <w:marRight w:val="0"/>
      <w:marTop w:val="0"/>
      <w:marBottom w:val="0"/>
      <w:divBdr>
        <w:top w:val="none" w:sz="0" w:space="0" w:color="auto"/>
        <w:left w:val="none" w:sz="0" w:space="0" w:color="auto"/>
        <w:bottom w:val="none" w:sz="0" w:space="0" w:color="auto"/>
        <w:right w:val="none" w:sz="0" w:space="0" w:color="auto"/>
      </w:divBdr>
    </w:div>
    <w:div w:id="1366053548">
      <w:marLeft w:val="640"/>
      <w:marRight w:val="0"/>
      <w:marTop w:val="0"/>
      <w:marBottom w:val="0"/>
      <w:divBdr>
        <w:top w:val="none" w:sz="0" w:space="0" w:color="auto"/>
        <w:left w:val="none" w:sz="0" w:space="0" w:color="auto"/>
        <w:bottom w:val="none" w:sz="0" w:space="0" w:color="auto"/>
        <w:right w:val="none" w:sz="0" w:space="0" w:color="auto"/>
      </w:divBdr>
    </w:div>
    <w:div w:id="1366099417">
      <w:marLeft w:val="640"/>
      <w:marRight w:val="0"/>
      <w:marTop w:val="0"/>
      <w:marBottom w:val="0"/>
      <w:divBdr>
        <w:top w:val="none" w:sz="0" w:space="0" w:color="auto"/>
        <w:left w:val="none" w:sz="0" w:space="0" w:color="auto"/>
        <w:bottom w:val="none" w:sz="0" w:space="0" w:color="auto"/>
        <w:right w:val="none" w:sz="0" w:space="0" w:color="auto"/>
      </w:divBdr>
    </w:div>
    <w:div w:id="1366099749">
      <w:marLeft w:val="640"/>
      <w:marRight w:val="0"/>
      <w:marTop w:val="0"/>
      <w:marBottom w:val="0"/>
      <w:divBdr>
        <w:top w:val="none" w:sz="0" w:space="0" w:color="auto"/>
        <w:left w:val="none" w:sz="0" w:space="0" w:color="auto"/>
        <w:bottom w:val="none" w:sz="0" w:space="0" w:color="auto"/>
        <w:right w:val="none" w:sz="0" w:space="0" w:color="auto"/>
      </w:divBdr>
    </w:div>
    <w:div w:id="1366103205">
      <w:marLeft w:val="640"/>
      <w:marRight w:val="0"/>
      <w:marTop w:val="0"/>
      <w:marBottom w:val="0"/>
      <w:divBdr>
        <w:top w:val="none" w:sz="0" w:space="0" w:color="auto"/>
        <w:left w:val="none" w:sz="0" w:space="0" w:color="auto"/>
        <w:bottom w:val="none" w:sz="0" w:space="0" w:color="auto"/>
        <w:right w:val="none" w:sz="0" w:space="0" w:color="auto"/>
      </w:divBdr>
    </w:div>
    <w:div w:id="1366104073">
      <w:marLeft w:val="640"/>
      <w:marRight w:val="0"/>
      <w:marTop w:val="0"/>
      <w:marBottom w:val="0"/>
      <w:divBdr>
        <w:top w:val="none" w:sz="0" w:space="0" w:color="auto"/>
        <w:left w:val="none" w:sz="0" w:space="0" w:color="auto"/>
        <w:bottom w:val="none" w:sz="0" w:space="0" w:color="auto"/>
        <w:right w:val="none" w:sz="0" w:space="0" w:color="auto"/>
      </w:divBdr>
    </w:div>
    <w:div w:id="1366178376">
      <w:marLeft w:val="640"/>
      <w:marRight w:val="0"/>
      <w:marTop w:val="0"/>
      <w:marBottom w:val="0"/>
      <w:divBdr>
        <w:top w:val="none" w:sz="0" w:space="0" w:color="auto"/>
        <w:left w:val="none" w:sz="0" w:space="0" w:color="auto"/>
        <w:bottom w:val="none" w:sz="0" w:space="0" w:color="auto"/>
        <w:right w:val="none" w:sz="0" w:space="0" w:color="auto"/>
      </w:divBdr>
    </w:div>
    <w:div w:id="1366255156">
      <w:marLeft w:val="640"/>
      <w:marRight w:val="0"/>
      <w:marTop w:val="0"/>
      <w:marBottom w:val="0"/>
      <w:divBdr>
        <w:top w:val="none" w:sz="0" w:space="0" w:color="auto"/>
        <w:left w:val="none" w:sz="0" w:space="0" w:color="auto"/>
        <w:bottom w:val="none" w:sz="0" w:space="0" w:color="auto"/>
        <w:right w:val="none" w:sz="0" w:space="0" w:color="auto"/>
      </w:divBdr>
    </w:div>
    <w:div w:id="1366367900">
      <w:marLeft w:val="640"/>
      <w:marRight w:val="0"/>
      <w:marTop w:val="0"/>
      <w:marBottom w:val="0"/>
      <w:divBdr>
        <w:top w:val="none" w:sz="0" w:space="0" w:color="auto"/>
        <w:left w:val="none" w:sz="0" w:space="0" w:color="auto"/>
        <w:bottom w:val="none" w:sz="0" w:space="0" w:color="auto"/>
        <w:right w:val="none" w:sz="0" w:space="0" w:color="auto"/>
      </w:divBdr>
    </w:div>
    <w:div w:id="1366369982">
      <w:marLeft w:val="640"/>
      <w:marRight w:val="0"/>
      <w:marTop w:val="0"/>
      <w:marBottom w:val="0"/>
      <w:divBdr>
        <w:top w:val="none" w:sz="0" w:space="0" w:color="auto"/>
        <w:left w:val="none" w:sz="0" w:space="0" w:color="auto"/>
        <w:bottom w:val="none" w:sz="0" w:space="0" w:color="auto"/>
        <w:right w:val="none" w:sz="0" w:space="0" w:color="auto"/>
      </w:divBdr>
    </w:div>
    <w:div w:id="1366373480">
      <w:marLeft w:val="640"/>
      <w:marRight w:val="0"/>
      <w:marTop w:val="0"/>
      <w:marBottom w:val="0"/>
      <w:divBdr>
        <w:top w:val="none" w:sz="0" w:space="0" w:color="auto"/>
        <w:left w:val="none" w:sz="0" w:space="0" w:color="auto"/>
        <w:bottom w:val="none" w:sz="0" w:space="0" w:color="auto"/>
        <w:right w:val="none" w:sz="0" w:space="0" w:color="auto"/>
      </w:divBdr>
    </w:div>
    <w:div w:id="1366439614">
      <w:marLeft w:val="640"/>
      <w:marRight w:val="0"/>
      <w:marTop w:val="0"/>
      <w:marBottom w:val="0"/>
      <w:divBdr>
        <w:top w:val="none" w:sz="0" w:space="0" w:color="auto"/>
        <w:left w:val="none" w:sz="0" w:space="0" w:color="auto"/>
        <w:bottom w:val="none" w:sz="0" w:space="0" w:color="auto"/>
        <w:right w:val="none" w:sz="0" w:space="0" w:color="auto"/>
      </w:divBdr>
    </w:div>
    <w:div w:id="1366442931">
      <w:marLeft w:val="640"/>
      <w:marRight w:val="0"/>
      <w:marTop w:val="0"/>
      <w:marBottom w:val="0"/>
      <w:divBdr>
        <w:top w:val="none" w:sz="0" w:space="0" w:color="auto"/>
        <w:left w:val="none" w:sz="0" w:space="0" w:color="auto"/>
        <w:bottom w:val="none" w:sz="0" w:space="0" w:color="auto"/>
        <w:right w:val="none" w:sz="0" w:space="0" w:color="auto"/>
      </w:divBdr>
    </w:div>
    <w:div w:id="1366515278">
      <w:marLeft w:val="640"/>
      <w:marRight w:val="0"/>
      <w:marTop w:val="0"/>
      <w:marBottom w:val="0"/>
      <w:divBdr>
        <w:top w:val="none" w:sz="0" w:space="0" w:color="auto"/>
        <w:left w:val="none" w:sz="0" w:space="0" w:color="auto"/>
        <w:bottom w:val="none" w:sz="0" w:space="0" w:color="auto"/>
        <w:right w:val="none" w:sz="0" w:space="0" w:color="auto"/>
      </w:divBdr>
    </w:div>
    <w:div w:id="1366521549">
      <w:marLeft w:val="640"/>
      <w:marRight w:val="0"/>
      <w:marTop w:val="0"/>
      <w:marBottom w:val="0"/>
      <w:divBdr>
        <w:top w:val="none" w:sz="0" w:space="0" w:color="auto"/>
        <w:left w:val="none" w:sz="0" w:space="0" w:color="auto"/>
        <w:bottom w:val="none" w:sz="0" w:space="0" w:color="auto"/>
        <w:right w:val="none" w:sz="0" w:space="0" w:color="auto"/>
      </w:divBdr>
    </w:div>
    <w:div w:id="1366557734">
      <w:marLeft w:val="640"/>
      <w:marRight w:val="0"/>
      <w:marTop w:val="0"/>
      <w:marBottom w:val="0"/>
      <w:divBdr>
        <w:top w:val="none" w:sz="0" w:space="0" w:color="auto"/>
        <w:left w:val="none" w:sz="0" w:space="0" w:color="auto"/>
        <w:bottom w:val="none" w:sz="0" w:space="0" w:color="auto"/>
        <w:right w:val="none" w:sz="0" w:space="0" w:color="auto"/>
      </w:divBdr>
    </w:div>
    <w:div w:id="1366565677">
      <w:marLeft w:val="640"/>
      <w:marRight w:val="0"/>
      <w:marTop w:val="0"/>
      <w:marBottom w:val="0"/>
      <w:divBdr>
        <w:top w:val="none" w:sz="0" w:space="0" w:color="auto"/>
        <w:left w:val="none" w:sz="0" w:space="0" w:color="auto"/>
        <w:bottom w:val="none" w:sz="0" w:space="0" w:color="auto"/>
        <w:right w:val="none" w:sz="0" w:space="0" w:color="auto"/>
      </w:divBdr>
    </w:div>
    <w:div w:id="1366638746">
      <w:marLeft w:val="640"/>
      <w:marRight w:val="0"/>
      <w:marTop w:val="0"/>
      <w:marBottom w:val="0"/>
      <w:divBdr>
        <w:top w:val="none" w:sz="0" w:space="0" w:color="auto"/>
        <w:left w:val="none" w:sz="0" w:space="0" w:color="auto"/>
        <w:bottom w:val="none" w:sz="0" w:space="0" w:color="auto"/>
        <w:right w:val="none" w:sz="0" w:space="0" w:color="auto"/>
      </w:divBdr>
    </w:div>
    <w:div w:id="1366713373">
      <w:marLeft w:val="640"/>
      <w:marRight w:val="0"/>
      <w:marTop w:val="0"/>
      <w:marBottom w:val="0"/>
      <w:divBdr>
        <w:top w:val="none" w:sz="0" w:space="0" w:color="auto"/>
        <w:left w:val="none" w:sz="0" w:space="0" w:color="auto"/>
        <w:bottom w:val="none" w:sz="0" w:space="0" w:color="auto"/>
        <w:right w:val="none" w:sz="0" w:space="0" w:color="auto"/>
      </w:divBdr>
    </w:div>
    <w:div w:id="1366753903">
      <w:marLeft w:val="640"/>
      <w:marRight w:val="0"/>
      <w:marTop w:val="0"/>
      <w:marBottom w:val="0"/>
      <w:divBdr>
        <w:top w:val="none" w:sz="0" w:space="0" w:color="auto"/>
        <w:left w:val="none" w:sz="0" w:space="0" w:color="auto"/>
        <w:bottom w:val="none" w:sz="0" w:space="0" w:color="auto"/>
        <w:right w:val="none" w:sz="0" w:space="0" w:color="auto"/>
      </w:divBdr>
    </w:div>
    <w:div w:id="1366826095">
      <w:marLeft w:val="640"/>
      <w:marRight w:val="0"/>
      <w:marTop w:val="0"/>
      <w:marBottom w:val="0"/>
      <w:divBdr>
        <w:top w:val="none" w:sz="0" w:space="0" w:color="auto"/>
        <w:left w:val="none" w:sz="0" w:space="0" w:color="auto"/>
        <w:bottom w:val="none" w:sz="0" w:space="0" w:color="auto"/>
        <w:right w:val="none" w:sz="0" w:space="0" w:color="auto"/>
      </w:divBdr>
    </w:div>
    <w:div w:id="1366952250">
      <w:marLeft w:val="640"/>
      <w:marRight w:val="0"/>
      <w:marTop w:val="0"/>
      <w:marBottom w:val="0"/>
      <w:divBdr>
        <w:top w:val="none" w:sz="0" w:space="0" w:color="auto"/>
        <w:left w:val="none" w:sz="0" w:space="0" w:color="auto"/>
        <w:bottom w:val="none" w:sz="0" w:space="0" w:color="auto"/>
        <w:right w:val="none" w:sz="0" w:space="0" w:color="auto"/>
      </w:divBdr>
    </w:div>
    <w:div w:id="1367020233">
      <w:marLeft w:val="640"/>
      <w:marRight w:val="0"/>
      <w:marTop w:val="0"/>
      <w:marBottom w:val="0"/>
      <w:divBdr>
        <w:top w:val="none" w:sz="0" w:space="0" w:color="auto"/>
        <w:left w:val="none" w:sz="0" w:space="0" w:color="auto"/>
        <w:bottom w:val="none" w:sz="0" w:space="0" w:color="auto"/>
        <w:right w:val="none" w:sz="0" w:space="0" w:color="auto"/>
      </w:divBdr>
    </w:div>
    <w:div w:id="1367102435">
      <w:marLeft w:val="640"/>
      <w:marRight w:val="0"/>
      <w:marTop w:val="0"/>
      <w:marBottom w:val="0"/>
      <w:divBdr>
        <w:top w:val="none" w:sz="0" w:space="0" w:color="auto"/>
        <w:left w:val="none" w:sz="0" w:space="0" w:color="auto"/>
        <w:bottom w:val="none" w:sz="0" w:space="0" w:color="auto"/>
        <w:right w:val="none" w:sz="0" w:space="0" w:color="auto"/>
      </w:divBdr>
    </w:div>
    <w:div w:id="1367146616">
      <w:marLeft w:val="640"/>
      <w:marRight w:val="0"/>
      <w:marTop w:val="0"/>
      <w:marBottom w:val="0"/>
      <w:divBdr>
        <w:top w:val="none" w:sz="0" w:space="0" w:color="auto"/>
        <w:left w:val="none" w:sz="0" w:space="0" w:color="auto"/>
        <w:bottom w:val="none" w:sz="0" w:space="0" w:color="auto"/>
        <w:right w:val="none" w:sz="0" w:space="0" w:color="auto"/>
      </w:divBdr>
    </w:div>
    <w:div w:id="1367218823">
      <w:marLeft w:val="640"/>
      <w:marRight w:val="0"/>
      <w:marTop w:val="0"/>
      <w:marBottom w:val="0"/>
      <w:divBdr>
        <w:top w:val="none" w:sz="0" w:space="0" w:color="auto"/>
        <w:left w:val="none" w:sz="0" w:space="0" w:color="auto"/>
        <w:bottom w:val="none" w:sz="0" w:space="0" w:color="auto"/>
        <w:right w:val="none" w:sz="0" w:space="0" w:color="auto"/>
      </w:divBdr>
    </w:div>
    <w:div w:id="1367295464">
      <w:marLeft w:val="640"/>
      <w:marRight w:val="0"/>
      <w:marTop w:val="0"/>
      <w:marBottom w:val="0"/>
      <w:divBdr>
        <w:top w:val="none" w:sz="0" w:space="0" w:color="auto"/>
        <w:left w:val="none" w:sz="0" w:space="0" w:color="auto"/>
        <w:bottom w:val="none" w:sz="0" w:space="0" w:color="auto"/>
        <w:right w:val="none" w:sz="0" w:space="0" w:color="auto"/>
      </w:divBdr>
    </w:div>
    <w:div w:id="1367296103">
      <w:marLeft w:val="640"/>
      <w:marRight w:val="0"/>
      <w:marTop w:val="0"/>
      <w:marBottom w:val="0"/>
      <w:divBdr>
        <w:top w:val="none" w:sz="0" w:space="0" w:color="auto"/>
        <w:left w:val="none" w:sz="0" w:space="0" w:color="auto"/>
        <w:bottom w:val="none" w:sz="0" w:space="0" w:color="auto"/>
        <w:right w:val="none" w:sz="0" w:space="0" w:color="auto"/>
      </w:divBdr>
    </w:div>
    <w:div w:id="1367409214">
      <w:marLeft w:val="640"/>
      <w:marRight w:val="0"/>
      <w:marTop w:val="0"/>
      <w:marBottom w:val="0"/>
      <w:divBdr>
        <w:top w:val="none" w:sz="0" w:space="0" w:color="auto"/>
        <w:left w:val="none" w:sz="0" w:space="0" w:color="auto"/>
        <w:bottom w:val="none" w:sz="0" w:space="0" w:color="auto"/>
        <w:right w:val="none" w:sz="0" w:space="0" w:color="auto"/>
      </w:divBdr>
    </w:div>
    <w:div w:id="1367411575">
      <w:marLeft w:val="640"/>
      <w:marRight w:val="0"/>
      <w:marTop w:val="0"/>
      <w:marBottom w:val="0"/>
      <w:divBdr>
        <w:top w:val="none" w:sz="0" w:space="0" w:color="auto"/>
        <w:left w:val="none" w:sz="0" w:space="0" w:color="auto"/>
        <w:bottom w:val="none" w:sz="0" w:space="0" w:color="auto"/>
        <w:right w:val="none" w:sz="0" w:space="0" w:color="auto"/>
      </w:divBdr>
    </w:div>
    <w:div w:id="1367481595">
      <w:marLeft w:val="640"/>
      <w:marRight w:val="0"/>
      <w:marTop w:val="0"/>
      <w:marBottom w:val="0"/>
      <w:divBdr>
        <w:top w:val="none" w:sz="0" w:space="0" w:color="auto"/>
        <w:left w:val="none" w:sz="0" w:space="0" w:color="auto"/>
        <w:bottom w:val="none" w:sz="0" w:space="0" w:color="auto"/>
        <w:right w:val="none" w:sz="0" w:space="0" w:color="auto"/>
      </w:divBdr>
    </w:div>
    <w:div w:id="1367637985">
      <w:marLeft w:val="640"/>
      <w:marRight w:val="0"/>
      <w:marTop w:val="0"/>
      <w:marBottom w:val="0"/>
      <w:divBdr>
        <w:top w:val="none" w:sz="0" w:space="0" w:color="auto"/>
        <w:left w:val="none" w:sz="0" w:space="0" w:color="auto"/>
        <w:bottom w:val="none" w:sz="0" w:space="0" w:color="auto"/>
        <w:right w:val="none" w:sz="0" w:space="0" w:color="auto"/>
      </w:divBdr>
    </w:div>
    <w:div w:id="1367675170">
      <w:marLeft w:val="640"/>
      <w:marRight w:val="0"/>
      <w:marTop w:val="0"/>
      <w:marBottom w:val="0"/>
      <w:divBdr>
        <w:top w:val="none" w:sz="0" w:space="0" w:color="auto"/>
        <w:left w:val="none" w:sz="0" w:space="0" w:color="auto"/>
        <w:bottom w:val="none" w:sz="0" w:space="0" w:color="auto"/>
        <w:right w:val="none" w:sz="0" w:space="0" w:color="auto"/>
      </w:divBdr>
    </w:div>
    <w:div w:id="1367677089">
      <w:marLeft w:val="640"/>
      <w:marRight w:val="0"/>
      <w:marTop w:val="0"/>
      <w:marBottom w:val="0"/>
      <w:divBdr>
        <w:top w:val="none" w:sz="0" w:space="0" w:color="auto"/>
        <w:left w:val="none" w:sz="0" w:space="0" w:color="auto"/>
        <w:bottom w:val="none" w:sz="0" w:space="0" w:color="auto"/>
        <w:right w:val="none" w:sz="0" w:space="0" w:color="auto"/>
      </w:divBdr>
    </w:div>
    <w:div w:id="1367677623">
      <w:marLeft w:val="640"/>
      <w:marRight w:val="0"/>
      <w:marTop w:val="0"/>
      <w:marBottom w:val="0"/>
      <w:divBdr>
        <w:top w:val="none" w:sz="0" w:space="0" w:color="auto"/>
        <w:left w:val="none" w:sz="0" w:space="0" w:color="auto"/>
        <w:bottom w:val="none" w:sz="0" w:space="0" w:color="auto"/>
        <w:right w:val="none" w:sz="0" w:space="0" w:color="auto"/>
      </w:divBdr>
    </w:div>
    <w:div w:id="1367757359">
      <w:marLeft w:val="640"/>
      <w:marRight w:val="0"/>
      <w:marTop w:val="0"/>
      <w:marBottom w:val="0"/>
      <w:divBdr>
        <w:top w:val="none" w:sz="0" w:space="0" w:color="auto"/>
        <w:left w:val="none" w:sz="0" w:space="0" w:color="auto"/>
        <w:bottom w:val="none" w:sz="0" w:space="0" w:color="auto"/>
        <w:right w:val="none" w:sz="0" w:space="0" w:color="auto"/>
      </w:divBdr>
    </w:div>
    <w:div w:id="1367828126">
      <w:marLeft w:val="640"/>
      <w:marRight w:val="0"/>
      <w:marTop w:val="0"/>
      <w:marBottom w:val="0"/>
      <w:divBdr>
        <w:top w:val="none" w:sz="0" w:space="0" w:color="auto"/>
        <w:left w:val="none" w:sz="0" w:space="0" w:color="auto"/>
        <w:bottom w:val="none" w:sz="0" w:space="0" w:color="auto"/>
        <w:right w:val="none" w:sz="0" w:space="0" w:color="auto"/>
      </w:divBdr>
    </w:div>
    <w:div w:id="1367829594">
      <w:marLeft w:val="640"/>
      <w:marRight w:val="0"/>
      <w:marTop w:val="0"/>
      <w:marBottom w:val="0"/>
      <w:divBdr>
        <w:top w:val="none" w:sz="0" w:space="0" w:color="auto"/>
        <w:left w:val="none" w:sz="0" w:space="0" w:color="auto"/>
        <w:bottom w:val="none" w:sz="0" w:space="0" w:color="auto"/>
        <w:right w:val="none" w:sz="0" w:space="0" w:color="auto"/>
      </w:divBdr>
    </w:div>
    <w:div w:id="1367947399">
      <w:marLeft w:val="640"/>
      <w:marRight w:val="0"/>
      <w:marTop w:val="0"/>
      <w:marBottom w:val="0"/>
      <w:divBdr>
        <w:top w:val="none" w:sz="0" w:space="0" w:color="auto"/>
        <w:left w:val="none" w:sz="0" w:space="0" w:color="auto"/>
        <w:bottom w:val="none" w:sz="0" w:space="0" w:color="auto"/>
        <w:right w:val="none" w:sz="0" w:space="0" w:color="auto"/>
      </w:divBdr>
    </w:div>
    <w:div w:id="1367952649">
      <w:marLeft w:val="640"/>
      <w:marRight w:val="0"/>
      <w:marTop w:val="0"/>
      <w:marBottom w:val="0"/>
      <w:divBdr>
        <w:top w:val="none" w:sz="0" w:space="0" w:color="auto"/>
        <w:left w:val="none" w:sz="0" w:space="0" w:color="auto"/>
        <w:bottom w:val="none" w:sz="0" w:space="0" w:color="auto"/>
        <w:right w:val="none" w:sz="0" w:space="0" w:color="auto"/>
      </w:divBdr>
    </w:div>
    <w:div w:id="1368020336">
      <w:marLeft w:val="640"/>
      <w:marRight w:val="0"/>
      <w:marTop w:val="0"/>
      <w:marBottom w:val="0"/>
      <w:divBdr>
        <w:top w:val="none" w:sz="0" w:space="0" w:color="auto"/>
        <w:left w:val="none" w:sz="0" w:space="0" w:color="auto"/>
        <w:bottom w:val="none" w:sz="0" w:space="0" w:color="auto"/>
        <w:right w:val="none" w:sz="0" w:space="0" w:color="auto"/>
      </w:divBdr>
    </w:div>
    <w:div w:id="1368069449">
      <w:marLeft w:val="640"/>
      <w:marRight w:val="0"/>
      <w:marTop w:val="0"/>
      <w:marBottom w:val="0"/>
      <w:divBdr>
        <w:top w:val="none" w:sz="0" w:space="0" w:color="auto"/>
        <w:left w:val="none" w:sz="0" w:space="0" w:color="auto"/>
        <w:bottom w:val="none" w:sz="0" w:space="0" w:color="auto"/>
        <w:right w:val="none" w:sz="0" w:space="0" w:color="auto"/>
      </w:divBdr>
    </w:div>
    <w:div w:id="1368215638">
      <w:marLeft w:val="640"/>
      <w:marRight w:val="0"/>
      <w:marTop w:val="0"/>
      <w:marBottom w:val="0"/>
      <w:divBdr>
        <w:top w:val="none" w:sz="0" w:space="0" w:color="auto"/>
        <w:left w:val="none" w:sz="0" w:space="0" w:color="auto"/>
        <w:bottom w:val="none" w:sz="0" w:space="0" w:color="auto"/>
        <w:right w:val="none" w:sz="0" w:space="0" w:color="auto"/>
      </w:divBdr>
    </w:div>
    <w:div w:id="1368292678">
      <w:marLeft w:val="640"/>
      <w:marRight w:val="0"/>
      <w:marTop w:val="0"/>
      <w:marBottom w:val="0"/>
      <w:divBdr>
        <w:top w:val="none" w:sz="0" w:space="0" w:color="auto"/>
        <w:left w:val="none" w:sz="0" w:space="0" w:color="auto"/>
        <w:bottom w:val="none" w:sz="0" w:space="0" w:color="auto"/>
        <w:right w:val="none" w:sz="0" w:space="0" w:color="auto"/>
      </w:divBdr>
    </w:div>
    <w:div w:id="1368405988">
      <w:marLeft w:val="640"/>
      <w:marRight w:val="0"/>
      <w:marTop w:val="0"/>
      <w:marBottom w:val="0"/>
      <w:divBdr>
        <w:top w:val="none" w:sz="0" w:space="0" w:color="auto"/>
        <w:left w:val="none" w:sz="0" w:space="0" w:color="auto"/>
        <w:bottom w:val="none" w:sz="0" w:space="0" w:color="auto"/>
        <w:right w:val="none" w:sz="0" w:space="0" w:color="auto"/>
      </w:divBdr>
    </w:div>
    <w:div w:id="1368412369">
      <w:marLeft w:val="640"/>
      <w:marRight w:val="0"/>
      <w:marTop w:val="0"/>
      <w:marBottom w:val="0"/>
      <w:divBdr>
        <w:top w:val="none" w:sz="0" w:space="0" w:color="auto"/>
        <w:left w:val="none" w:sz="0" w:space="0" w:color="auto"/>
        <w:bottom w:val="none" w:sz="0" w:space="0" w:color="auto"/>
        <w:right w:val="none" w:sz="0" w:space="0" w:color="auto"/>
      </w:divBdr>
    </w:div>
    <w:div w:id="1368482935">
      <w:marLeft w:val="640"/>
      <w:marRight w:val="0"/>
      <w:marTop w:val="0"/>
      <w:marBottom w:val="0"/>
      <w:divBdr>
        <w:top w:val="none" w:sz="0" w:space="0" w:color="auto"/>
        <w:left w:val="none" w:sz="0" w:space="0" w:color="auto"/>
        <w:bottom w:val="none" w:sz="0" w:space="0" w:color="auto"/>
        <w:right w:val="none" w:sz="0" w:space="0" w:color="auto"/>
      </w:divBdr>
    </w:div>
    <w:div w:id="1368485745">
      <w:marLeft w:val="640"/>
      <w:marRight w:val="0"/>
      <w:marTop w:val="0"/>
      <w:marBottom w:val="0"/>
      <w:divBdr>
        <w:top w:val="none" w:sz="0" w:space="0" w:color="auto"/>
        <w:left w:val="none" w:sz="0" w:space="0" w:color="auto"/>
        <w:bottom w:val="none" w:sz="0" w:space="0" w:color="auto"/>
        <w:right w:val="none" w:sz="0" w:space="0" w:color="auto"/>
      </w:divBdr>
    </w:div>
    <w:div w:id="1368487567">
      <w:marLeft w:val="640"/>
      <w:marRight w:val="0"/>
      <w:marTop w:val="0"/>
      <w:marBottom w:val="0"/>
      <w:divBdr>
        <w:top w:val="none" w:sz="0" w:space="0" w:color="auto"/>
        <w:left w:val="none" w:sz="0" w:space="0" w:color="auto"/>
        <w:bottom w:val="none" w:sz="0" w:space="0" w:color="auto"/>
        <w:right w:val="none" w:sz="0" w:space="0" w:color="auto"/>
      </w:divBdr>
    </w:div>
    <w:div w:id="1368674648">
      <w:marLeft w:val="640"/>
      <w:marRight w:val="0"/>
      <w:marTop w:val="0"/>
      <w:marBottom w:val="0"/>
      <w:divBdr>
        <w:top w:val="none" w:sz="0" w:space="0" w:color="auto"/>
        <w:left w:val="none" w:sz="0" w:space="0" w:color="auto"/>
        <w:bottom w:val="none" w:sz="0" w:space="0" w:color="auto"/>
        <w:right w:val="none" w:sz="0" w:space="0" w:color="auto"/>
      </w:divBdr>
    </w:div>
    <w:div w:id="1368678219">
      <w:marLeft w:val="640"/>
      <w:marRight w:val="0"/>
      <w:marTop w:val="0"/>
      <w:marBottom w:val="0"/>
      <w:divBdr>
        <w:top w:val="none" w:sz="0" w:space="0" w:color="auto"/>
        <w:left w:val="none" w:sz="0" w:space="0" w:color="auto"/>
        <w:bottom w:val="none" w:sz="0" w:space="0" w:color="auto"/>
        <w:right w:val="none" w:sz="0" w:space="0" w:color="auto"/>
      </w:divBdr>
    </w:div>
    <w:div w:id="1368720844">
      <w:marLeft w:val="640"/>
      <w:marRight w:val="0"/>
      <w:marTop w:val="0"/>
      <w:marBottom w:val="0"/>
      <w:divBdr>
        <w:top w:val="none" w:sz="0" w:space="0" w:color="auto"/>
        <w:left w:val="none" w:sz="0" w:space="0" w:color="auto"/>
        <w:bottom w:val="none" w:sz="0" w:space="0" w:color="auto"/>
        <w:right w:val="none" w:sz="0" w:space="0" w:color="auto"/>
      </w:divBdr>
    </w:div>
    <w:div w:id="1368749291">
      <w:marLeft w:val="640"/>
      <w:marRight w:val="0"/>
      <w:marTop w:val="0"/>
      <w:marBottom w:val="0"/>
      <w:divBdr>
        <w:top w:val="none" w:sz="0" w:space="0" w:color="auto"/>
        <w:left w:val="none" w:sz="0" w:space="0" w:color="auto"/>
        <w:bottom w:val="none" w:sz="0" w:space="0" w:color="auto"/>
        <w:right w:val="none" w:sz="0" w:space="0" w:color="auto"/>
      </w:divBdr>
    </w:div>
    <w:div w:id="1368943513">
      <w:marLeft w:val="640"/>
      <w:marRight w:val="0"/>
      <w:marTop w:val="0"/>
      <w:marBottom w:val="0"/>
      <w:divBdr>
        <w:top w:val="none" w:sz="0" w:space="0" w:color="auto"/>
        <w:left w:val="none" w:sz="0" w:space="0" w:color="auto"/>
        <w:bottom w:val="none" w:sz="0" w:space="0" w:color="auto"/>
        <w:right w:val="none" w:sz="0" w:space="0" w:color="auto"/>
      </w:divBdr>
    </w:div>
    <w:div w:id="1368993120">
      <w:marLeft w:val="640"/>
      <w:marRight w:val="0"/>
      <w:marTop w:val="0"/>
      <w:marBottom w:val="0"/>
      <w:divBdr>
        <w:top w:val="none" w:sz="0" w:space="0" w:color="auto"/>
        <w:left w:val="none" w:sz="0" w:space="0" w:color="auto"/>
        <w:bottom w:val="none" w:sz="0" w:space="0" w:color="auto"/>
        <w:right w:val="none" w:sz="0" w:space="0" w:color="auto"/>
      </w:divBdr>
    </w:div>
    <w:div w:id="1368993819">
      <w:marLeft w:val="640"/>
      <w:marRight w:val="0"/>
      <w:marTop w:val="0"/>
      <w:marBottom w:val="0"/>
      <w:divBdr>
        <w:top w:val="none" w:sz="0" w:space="0" w:color="auto"/>
        <w:left w:val="none" w:sz="0" w:space="0" w:color="auto"/>
        <w:bottom w:val="none" w:sz="0" w:space="0" w:color="auto"/>
        <w:right w:val="none" w:sz="0" w:space="0" w:color="auto"/>
      </w:divBdr>
    </w:div>
    <w:div w:id="1369261143">
      <w:marLeft w:val="640"/>
      <w:marRight w:val="0"/>
      <w:marTop w:val="0"/>
      <w:marBottom w:val="0"/>
      <w:divBdr>
        <w:top w:val="none" w:sz="0" w:space="0" w:color="auto"/>
        <w:left w:val="none" w:sz="0" w:space="0" w:color="auto"/>
        <w:bottom w:val="none" w:sz="0" w:space="0" w:color="auto"/>
        <w:right w:val="none" w:sz="0" w:space="0" w:color="auto"/>
      </w:divBdr>
    </w:div>
    <w:div w:id="1369329506">
      <w:marLeft w:val="640"/>
      <w:marRight w:val="0"/>
      <w:marTop w:val="0"/>
      <w:marBottom w:val="0"/>
      <w:divBdr>
        <w:top w:val="none" w:sz="0" w:space="0" w:color="auto"/>
        <w:left w:val="none" w:sz="0" w:space="0" w:color="auto"/>
        <w:bottom w:val="none" w:sz="0" w:space="0" w:color="auto"/>
        <w:right w:val="none" w:sz="0" w:space="0" w:color="auto"/>
      </w:divBdr>
    </w:div>
    <w:div w:id="1369335951">
      <w:marLeft w:val="640"/>
      <w:marRight w:val="0"/>
      <w:marTop w:val="0"/>
      <w:marBottom w:val="0"/>
      <w:divBdr>
        <w:top w:val="none" w:sz="0" w:space="0" w:color="auto"/>
        <w:left w:val="none" w:sz="0" w:space="0" w:color="auto"/>
        <w:bottom w:val="none" w:sz="0" w:space="0" w:color="auto"/>
        <w:right w:val="none" w:sz="0" w:space="0" w:color="auto"/>
      </w:divBdr>
    </w:div>
    <w:div w:id="1369337982">
      <w:marLeft w:val="640"/>
      <w:marRight w:val="0"/>
      <w:marTop w:val="0"/>
      <w:marBottom w:val="0"/>
      <w:divBdr>
        <w:top w:val="none" w:sz="0" w:space="0" w:color="auto"/>
        <w:left w:val="none" w:sz="0" w:space="0" w:color="auto"/>
        <w:bottom w:val="none" w:sz="0" w:space="0" w:color="auto"/>
        <w:right w:val="none" w:sz="0" w:space="0" w:color="auto"/>
      </w:divBdr>
    </w:div>
    <w:div w:id="1369380032">
      <w:marLeft w:val="640"/>
      <w:marRight w:val="0"/>
      <w:marTop w:val="0"/>
      <w:marBottom w:val="0"/>
      <w:divBdr>
        <w:top w:val="none" w:sz="0" w:space="0" w:color="auto"/>
        <w:left w:val="none" w:sz="0" w:space="0" w:color="auto"/>
        <w:bottom w:val="none" w:sz="0" w:space="0" w:color="auto"/>
        <w:right w:val="none" w:sz="0" w:space="0" w:color="auto"/>
      </w:divBdr>
    </w:div>
    <w:div w:id="1369598543">
      <w:marLeft w:val="640"/>
      <w:marRight w:val="0"/>
      <w:marTop w:val="0"/>
      <w:marBottom w:val="0"/>
      <w:divBdr>
        <w:top w:val="none" w:sz="0" w:space="0" w:color="auto"/>
        <w:left w:val="none" w:sz="0" w:space="0" w:color="auto"/>
        <w:bottom w:val="none" w:sz="0" w:space="0" w:color="auto"/>
        <w:right w:val="none" w:sz="0" w:space="0" w:color="auto"/>
      </w:divBdr>
    </w:div>
    <w:div w:id="1369600189">
      <w:marLeft w:val="640"/>
      <w:marRight w:val="0"/>
      <w:marTop w:val="0"/>
      <w:marBottom w:val="0"/>
      <w:divBdr>
        <w:top w:val="none" w:sz="0" w:space="0" w:color="auto"/>
        <w:left w:val="none" w:sz="0" w:space="0" w:color="auto"/>
        <w:bottom w:val="none" w:sz="0" w:space="0" w:color="auto"/>
        <w:right w:val="none" w:sz="0" w:space="0" w:color="auto"/>
      </w:divBdr>
    </w:div>
    <w:div w:id="1369602801">
      <w:marLeft w:val="640"/>
      <w:marRight w:val="0"/>
      <w:marTop w:val="0"/>
      <w:marBottom w:val="0"/>
      <w:divBdr>
        <w:top w:val="none" w:sz="0" w:space="0" w:color="auto"/>
        <w:left w:val="none" w:sz="0" w:space="0" w:color="auto"/>
        <w:bottom w:val="none" w:sz="0" w:space="0" w:color="auto"/>
        <w:right w:val="none" w:sz="0" w:space="0" w:color="auto"/>
      </w:divBdr>
    </w:div>
    <w:div w:id="1369603144">
      <w:marLeft w:val="640"/>
      <w:marRight w:val="0"/>
      <w:marTop w:val="0"/>
      <w:marBottom w:val="0"/>
      <w:divBdr>
        <w:top w:val="none" w:sz="0" w:space="0" w:color="auto"/>
        <w:left w:val="none" w:sz="0" w:space="0" w:color="auto"/>
        <w:bottom w:val="none" w:sz="0" w:space="0" w:color="auto"/>
        <w:right w:val="none" w:sz="0" w:space="0" w:color="auto"/>
      </w:divBdr>
    </w:div>
    <w:div w:id="1369644371">
      <w:marLeft w:val="640"/>
      <w:marRight w:val="0"/>
      <w:marTop w:val="0"/>
      <w:marBottom w:val="0"/>
      <w:divBdr>
        <w:top w:val="none" w:sz="0" w:space="0" w:color="auto"/>
        <w:left w:val="none" w:sz="0" w:space="0" w:color="auto"/>
        <w:bottom w:val="none" w:sz="0" w:space="0" w:color="auto"/>
        <w:right w:val="none" w:sz="0" w:space="0" w:color="auto"/>
      </w:divBdr>
    </w:div>
    <w:div w:id="1369717825">
      <w:marLeft w:val="640"/>
      <w:marRight w:val="0"/>
      <w:marTop w:val="0"/>
      <w:marBottom w:val="0"/>
      <w:divBdr>
        <w:top w:val="none" w:sz="0" w:space="0" w:color="auto"/>
        <w:left w:val="none" w:sz="0" w:space="0" w:color="auto"/>
        <w:bottom w:val="none" w:sz="0" w:space="0" w:color="auto"/>
        <w:right w:val="none" w:sz="0" w:space="0" w:color="auto"/>
      </w:divBdr>
    </w:div>
    <w:div w:id="1369723380">
      <w:marLeft w:val="640"/>
      <w:marRight w:val="0"/>
      <w:marTop w:val="0"/>
      <w:marBottom w:val="0"/>
      <w:divBdr>
        <w:top w:val="none" w:sz="0" w:space="0" w:color="auto"/>
        <w:left w:val="none" w:sz="0" w:space="0" w:color="auto"/>
        <w:bottom w:val="none" w:sz="0" w:space="0" w:color="auto"/>
        <w:right w:val="none" w:sz="0" w:space="0" w:color="auto"/>
      </w:divBdr>
    </w:div>
    <w:div w:id="1369795274">
      <w:marLeft w:val="640"/>
      <w:marRight w:val="0"/>
      <w:marTop w:val="0"/>
      <w:marBottom w:val="0"/>
      <w:divBdr>
        <w:top w:val="none" w:sz="0" w:space="0" w:color="auto"/>
        <w:left w:val="none" w:sz="0" w:space="0" w:color="auto"/>
        <w:bottom w:val="none" w:sz="0" w:space="0" w:color="auto"/>
        <w:right w:val="none" w:sz="0" w:space="0" w:color="auto"/>
      </w:divBdr>
    </w:div>
    <w:div w:id="1369918722">
      <w:marLeft w:val="640"/>
      <w:marRight w:val="0"/>
      <w:marTop w:val="0"/>
      <w:marBottom w:val="0"/>
      <w:divBdr>
        <w:top w:val="none" w:sz="0" w:space="0" w:color="auto"/>
        <w:left w:val="none" w:sz="0" w:space="0" w:color="auto"/>
        <w:bottom w:val="none" w:sz="0" w:space="0" w:color="auto"/>
        <w:right w:val="none" w:sz="0" w:space="0" w:color="auto"/>
      </w:divBdr>
    </w:div>
    <w:div w:id="1369993765">
      <w:marLeft w:val="640"/>
      <w:marRight w:val="0"/>
      <w:marTop w:val="0"/>
      <w:marBottom w:val="0"/>
      <w:divBdr>
        <w:top w:val="none" w:sz="0" w:space="0" w:color="auto"/>
        <w:left w:val="none" w:sz="0" w:space="0" w:color="auto"/>
        <w:bottom w:val="none" w:sz="0" w:space="0" w:color="auto"/>
        <w:right w:val="none" w:sz="0" w:space="0" w:color="auto"/>
      </w:divBdr>
    </w:div>
    <w:div w:id="1370061675">
      <w:marLeft w:val="640"/>
      <w:marRight w:val="0"/>
      <w:marTop w:val="0"/>
      <w:marBottom w:val="0"/>
      <w:divBdr>
        <w:top w:val="none" w:sz="0" w:space="0" w:color="auto"/>
        <w:left w:val="none" w:sz="0" w:space="0" w:color="auto"/>
        <w:bottom w:val="none" w:sz="0" w:space="0" w:color="auto"/>
        <w:right w:val="none" w:sz="0" w:space="0" w:color="auto"/>
      </w:divBdr>
    </w:div>
    <w:div w:id="1370062828">
      <w:marLeft w:val="640"/>
      <w:marRight w:val="0"/>
      <w:marTop w:val="0"/>
      <w:marBottom w:val="0"/>
      <w:divBdr>
        <w:top w:val="none" w:sz="0" w:space="0" w:color="auto"/>
        <w:left w:val="none" w:sz="0" w:space="0" w:color="auto"/>
        <w:bottom w:val="none" w:sz="0" w:space="0" w:color="auto"/>
        <w:right w:val="none" w:sz="0" w:space="0" w:color="auto"/>
      </w:divBdr>
    </w:div>
    <w:div w:id="1370106835">
      <w:marLeft w:val="640"/>
      <w:marRight w:val="0"/>
      <w:marTop w:val="0"/>
      <w:marBottom w:val="0"/>
      <w:divBdr>
        <w:top w:val="none" w:sz="0" w:space="0" w:color="auto"/>
        <w:left w:val="none" w:sz="0" w:space="0" w:color="auto"/>
        <w:bottom w:val="none" w:sz="0" w:space="0" w:color="auto"/>
        <w:right w:val="none" w:sz="0" w:space="0" w:color="auto"/>
      </w:divBdr>
    </w:div>
    <w:div w:id="1370299895">
      <w:marLeft w:val="640"/>
      <w:marRight w:val="0"/>
      <w:marTop w:val="0"/>
      <w:marBottom w:val="0"/>
      <w:divBdr>
        <w:top w:val="none" w:sz="0" w:space="0" w:color="auto"/>
        <w:left w:val="none" w:sz="0" w:space="0" w:color="auto"/>
        <w:bottom w:val="none" w:sz="0" w:space="0" w:color="auto"/>
        <w:right w:val="none" w:sz="0" w:space="0" w:color="auto"/>
      </w:divBdr>
    </w:div>
    <w:div w:id="1370451691">
      <w:marLeft w:val="640"/>
      <w:marRight w:val="0"/>
      <w:marTop w:val="0"/>
      <w:marBottom w:val="0"/>
      <w:divBdr>
        <w:top w:val="none" w:sz="0" w:space="0" w:color="auto"/>
        <w:left w:val="none" w:sz="0" w:space="0" w:color="auto"/>
        <w:bottom w:val="none" w:sz="0" w:space="0" w:color="auto"/>
        <w:right w:val="none" w:sz="0" w:space="0" w:color="auto"/>
      </w:divBdr>
    </w:div>
    <w:div w:id="1370495821">
      <w:marLeft w:val="640"/>
      <w:marRight w:val="0"/>
      <w:marTop w:val="0"/>
      <w:marBottom w:val="0"/>
      <w:divBdr>
        <w:top w:val="none" w:sz="0" w:space="0" w:color="auto"/>
        <w:left w:val="none" w:sz="0" w:space="0" w:color="auto"/>
        <w:bottom w:val="none" w:sz="0" w:space="0" w:color="auto"/>
        <w:right w:val="none" w:sz="0" w:space="0" w:color="auto"/>
      </w:divBdr>
    </w:div>
    <w:div w:id="1370572871">
      <w:marLeft w:val="640"/>
      <w:marRight w:val="0"/>
      <w:marTop w:val="0"/>
      <w:marBottom w:val="0"/>
      <w:divBdr>
        <w:top w:val="none" w:sz="0" w:space="0" w:color="auto"/>
        <w:left w:val="none" w:sz="0" w:space="0" w:color="auto"/>
        <w:bottom w:val="none" w:sz="0" w:space="0" w:color="auto"/>
        <w:right w:val="none" w:sz="0" w:space="0" w:color="auto"/>
      </w:divBdr>
    </w:div>
    <w:div w:id="1370688026">
      <w:marLeft w:val="640"/>
      <w:marRight w:val="0"/>
      <w:marTop w:val="0"/>
      <w:marBottom w:val="0"/>
      <w:divBdr>
        <w:top w:val="none" w:sz="0" w:space="0" w:color="auto"/>
        <w:left w:val="none" w:sz="0" w:space="0" w:color="auto"/>
        <w:bottom w:val="none" w:sz="0" w:space="0" w:color="auto"/>
        <w:right w:val="none" w:sz="0" w:space="0" w:color="auto"/>
      </w:divBdr>
    </w:div>
    <w:div w:id="1370718034">
      <w:marLeft w:val="640"/>
      <w:marRight w:val="0"/>
      <w:marTop w:val="0"/>
      <w:marBottom w:val="0"/>
      <w:divBdr>
        <w:top w:val="none" w:sz="0" w:space="0" w:color="auto"/>
        <w:left w:val="none" w:sz="0" w:space="0" w:color="auto"/>
        <w:bottom w:val="none" w:sz="0" w:space="0" w:color="auto"/>
        <w:right w:val="none" w:sz="0" w:space="0" w:color="auto"/>
      </w:divBdr>
    </w:div>
    <w:div w:id="1370718049">
      <w:marLeft w:val="640"/>
      <w:marRight w:val="0"/>
      <w:marTop w:val="0"/>
      <w:marBottom w:val="0"/>
      <w:divBdr>
        <w:top w:val="none" w:sz="0" w:space="0" w:color="auto"/>
        <w:left w:val="none" w:sz="0" w:space="0" w:color="auto"/>
        <w:bottom w:val="none" w:sz="0" w:space="0" w:color="auto"/>
        <w:right w:val="none" w:sz="0" w:space="0" w:color="auto"/>
      </w:divBdr>
    </w:div>
    <w:div w:id="1370762216">
      <w:marLeft w:val="640"/>
      <w:marRight w:val="0"/>
      <w:marTop w:val="0"/>
      <w:marBottom w:val="0"/>
      <w:divBdr>
        <w:top w:val="none" w:sz="0" w:space="0" w:color="auto"/>
        <w:left w:val="none" w:sz="0" w:space="0" w:color="auto"/>
        <w:bottom w:val="none" w:sz="0" w:space="0" w:color="auto"/>
        <w:right w:val="none" w:sz="0" w:space="0" w:color="auto"/>
      </w:divBdr>
    </w:div>
    <w:div w:id="1370766700">
      <w:marLeft w:val="640"/>
      <w:marRight w:val="0"/>
      <w:marTop w:val="0"/>
      <w:marBottom w:val="0"/>
      <w:divBdr>
        <w:top w:val="none" w:sz="0" w:space="0" w:color="auto"/>
        <w:left w:val="none" w:sz="0" w:space="0" w:color="auto"/>
        <w:bottom w:val="none" w:sz="0" w:space="0" w:color="auto"/>
        <w:right w:val="none" w:sz="0" w:space="0" w:color="auto"/>
      </w:divBdr>
    </w:div>
    <w:div w:id="1370841714">
      <w:marLeft w:val="640"/>
      <w:marRight w:val="0"/>
      <w:marTop w:val="0"/>
      <w:marBottom w:val="0"/>
      <w:divBdr>
        <w:top w:val="none" w:sz="0" w:space="0" w:color="auto"/>
        <w:left w:val="none" w:sz="0" w:space="0" w:color="auto"/>
        <w:bottom w:val="none" w:sz="0" w:space="0" w:color="auto"/>
        <w:right w:val="none" w:sz="0" w:space="0" w:color="auto"/>
      </w:divBdr>
    </w:div>
    <w:div w:id="1370882421">
      <w:marLeft w:val="640"/>
      <w:marRight w:val="0"/>
      <w:marTop w:val="0"/>
      <w:marBottom w:val="0"/>
      <w:divBdr>
        <w:top w:val="none" w:sz="0" w:space="0" w:color="auto"/>
        <w:left w:val="none" w:sz="0" w:space="0" w:color="auto"/>
        <w:bottom w:val="none" w:sz="0" w:space="0" w:color="auto"/>
        <w:right w:val="none" w:sz="0" w:space="0" w:color="auto"/>
      </w:divBdr>
    </w:div>
    <w:div w:id="1370884058">
      <w:marLeft w:val="640"/>
      <w:marRight w:val="0"/>
      <w:marTop w:val="0"/>
      <w:marBottom w:val="0"/>
      <w:divBdr>
        <w:top w:val="none" w:sz="0" w:space="0" w:color="auto"/>
        <w:left w:val="none" w:sz="0" w:space="0" w:color="auto"/>
        <w:bottom w:val="none" w:sz="0" w:space="0" w:color="auto"/>
        <w:right w:val="none" w:sz="0" w:space="0" w:color="auto"/>
      </w:divBdr>
    </w:div>
    <w:div w:id="1370910623">
      <w:marLeft w:val="640"/>
      <w:marRight w:val="0"/>
      <w:marTop w:val="0"/>
      <w:marBottom w:val="0"/>
      <w:divBdr>
        <w:top w:val="none" w:sz="0" w:space="0" w:color="auto"/>
        <w:left w:val="none" w:sz="0" w:space="0" w:color="auto"/>
        <w:bottom w:val="none" w:sz="0" w:space="0" w:color="auto"/>
        <w:right w:val="none" w:sz="0" w:space="0" w:color="auto"/>
      </w:divBdr>
    </w:div>
    <w:div w:id="1370951478">
      <w:marLeft w:val="640"/>
      <w:marRight w:val="0"/>
      <w:marTop w:val="0"/>
      <w:marBottom w:val="0"/>
      <w:divBdr>
        <w:top w:val="none" w:sz="0" w:space="0" w:color="auto"/>
        <w:left w:val="none" w:sz="0" w:space="0" w:color="auto"/>
        <w:bottom w:val="none" w:sz="0" w:space="0" w:color="auto"/>
        <w:right w:val="none" w:sz="0" w:space="0" w:color="auto"/>
      </w:divBdr>
    </w:div>
    <w:div w:id="1370956596">
      <w:marLeft w:val="640"/>
      <w:marRight w:val="0"/>
      <w:marTop w:val="0"/>
      <w:marBottom w:val="0"/>
      <w:divBdr>
        <w:top w:val="none" w:sz="0" w:space="0" w:color="auto"/>
        <w:left w:val="none" w:sz="0" w:space="0" w:color="auto"/>
        <w:bottom w:val="none" w:sz="0" w:space="0" w:color="auto"/>
        <w:right w:val="none" w:sz="0" w:space="0" w:color="auto"/>
      </w:divBdr>
    </w:div>
    <w:div w:id="1370957056">
      <w:marLeft w:val="640"/>
      <w:marRight w:val="0"/>
      <w:marTop w:val="0"/>
      <w:marBottom w:val="0"/>
      <w:divBdr>
        <w:top w:val="none" w:sz="0" w:space="0" w:color="auto"/>
        <w:left w:val="none" w:sz="0" w:space="0" w:color="auto"/>
        <w:bottom w:val="none" w:sz="0" w:space="0" w:color="auto"/>
        <w:right w:val="none" w:sz="0" w:space="0" w:color="auto"/>
      </w:divBdr>
    </w:div>
    <w:div w:id="1371030199">
      <w:marLeft w:val="640"/>
      <w:marRight w:val="0"/>
      <w:marTop w:val="0"/>
      <w:marBottom w:val="0"/>
      <w:divBdr>
        <w:top w:val="none" w:sz="0" w:space="0" w:color="auto"/>
        <w:left w:val="none" w:sz="0" w:space="0" w:color="auto"/>
        <w:bottom w:val="none" w:sz="0" w:space="0" w:color="auto"/>
        <w:right w:val="none" w:sz="0" w:space="0" w:color="auto"/>
      </w:divBdr>
    </w:div>
    <w:div w:id="1371109367">
      <w:marLeft w:val="640"/>
      <w:marRight w:val="0"/>
      <w:marTop w:val="0"/>
      <w:marBottom w:val="0"/>
      <w:divBdr>
        <w:top w:val="none" w:sz="0" w:space="0" w:color="auto"/>
        <w:left w:val="none" w:sz="0" w:space="0" w:color="auto"/>
        <w:bottom w:val="none" w:sz="0" w:space="0" w:color="auto"/>
        <w:right w:val="none" w:sz="0" w:space="0" w:color="auto"/>
      </w:divBdr>
    </w:div>
    <w:div w:id="1371145556">
      <w:marLeft w:val="640"/>
      <w:marRight w:val="0"/>
      <w:marTop w:val="0"/>
      <w:marBottom w:val="0"/>
      <w:divBdr>
        <w:top w:val="none" w:sz="0" w:space="0" w:color="auto"/>
        <w:left w:val="none" w:sz="0" w:space="0" w:color="auto"/>
        <w:bottom w:val="none" w:sz="0" w:space="0" w:color="auto"/>
        <w:right w:val="none" w:sz="0" w:space="0" w:color="auto"/>
      </w:divBdr>
    </w:div>
    <w:div w:id="1371222226">
      <w:marLeft w:val="640"/>
      <w:marRight w:val="0"/>
      <w:marTop w:val="0"/>
      <w:marBottom w:val="0"/>
      <w:divBdr>
        <w:top w:val="none" w:sz="0" w:space="0" w:color="auto"/>
        <w:left w:val="none" w:sz="0" w:space="0" w:color="auto"/>
        <w:bottom w:val="none" w:sz="0" w:space="0" w:color="auto"/>
        <w:right w:val="none" w:sz="0" w:space="0" w:color="auto"/>
      </w:divBdr>
    </w:div>
    <w:div w:id="1371224378">
      <w:marLeft w:val="640"/>
      <w:marRight w:val="0"/>
      <w:marTop w:val="0"/>
      <w:marBottom w:val="0"/>
      <w:divBdr>
        <w:top w:val="none" w:sz="0" w:space="0" w:color="auto"/>
        <w:left w:val="none" w:sz="0" w:space="0" w:color="auto"/>
        <w:bottom w:val="none" w:sz="0" w:space="0" w:color="auto"/>
        <w:right w:val="none" w:sz="0" w:space="0" w:color="auto"/>
      </w:divBdr>
    </w:div>
    <w:div w:id="1371413482">
      <w:marLeft w:val="640"/>
      <w:marRight w:val="0"/>
      <w:marTop w:val="0"/>
      <w:marBottom w:val="0"/>
      <w:divBdr>
        <w:top w:val="none" w:sz="0" w:space="0" w:color="auto"/>
        <w:left w:val="none" w:sz="0" w:space="0" w:color="auto"/>
        <w:bottom w:val="none" w:sz="0" w:space="0" w:color="auto"/>
        <w:right w:val="none" w:sz="0" w:space="0" w:color="auto"/>
      </w:divBdr>
    </w:div>
    <w:div w:id="1371495065">
      <w:marLeft w:val="640"/>
      <w:marRight w:val="0"/>
      <w:marTop w:val="0"/>
      <w:marBottom w:val="0"/>
      <w:divBdr>
        <w:top w:val="none" w:sz="0" w:space="0" w:color="auto"/>
        <w:left w:val="none" w:sz="0" w:space="0" w:color="auto"/>
        <w:bottom w:val="none" w:sz="0" w:space="0" w:color="auto"/>
        <w:right w:val="none" w:sz="0" w:space="0" w:color="auto"/>
      </w:divBdr>
    </w:div>
    <w:div w:id="1371607436">
      <w:marLeft w:val="640"/>
      <w:marRight w:val="0"/>
      <w:marTop w:val="0"/>
      <w:marBottom w:val="0"/>
      <w:divBdr>
        <w:top w:val="none" w:sz="0" w:space="0" w:color="auto"/>
        <w:left w:val="none" w:sz="0" w:space="0" w:color="auto"/>
        <w:bottom w:val="none" w:sz="0" w:space="0" w:color="auto"/>
        <w:right w:val="none" w:sz="0" w:space="0" w:color="auto"/>
      </w:divBdr>
    </w:div>
    <w:div w:id="1371877379">
      <w:marLeft w:val="640"/>
      <w:marRight w:val="0"/>
      <w:marTop w:val="0"/>
      <w:marBottom w:val="0"/>
      <w:divBdr>
        <w:top w:val="none" w:sz="0" w:space="0" w:color="auto"/>
        <w:left w:val="none" w:sz="0" w:space="0" w:color="auto"/>
        <w:bottom w:val="none" w:sz="0" w:space="0" w:color="auto"/>
        <w:right w:val="none" w:sz="0" w:space="0" w:color="auto"/>
      </w:divBdr>
    </w:div>
    <w:div w:id="1371880205">
      <w:marLeft w:val="640"/>
      <w:marRight w:val="0"/>
      <w:marTop w:val="0"/>
      <w:marBottom w:val="0"/>
      <w:divBdr>
        <w:top w:val="none" w:sz="0" w:space="0" w:color="auto"/>
        <w:left w:val="none" w:sz="0" w:space="0" w:color="auto"/>
        <w:bottom w:val="none" w:sz="0" w:space="0" w:color="auto"/>
        <w:right w:val="none" w:sz="0" w:space="0" w:color="auto"/>
      </w:divBdr>
    </w:div>
    <w:div w:id="1371883653">
      <w:marLeft w:val="640"/>
      <w:marRight w:val="0"/>
      <w:marTop w:val="0"/>
      <w:marBottom w:val="0"/>
      <w:divBdr>
        <w:top w:val="none" w:sz="0" w:space="0" w:color="auto"/>
        <w:left w:val="none" w:sz="0" w:space="0" w:color="auto"/>
        <w:bottom w:val="none" w:sz="0" w:space="0" w:color="auto"/>
        <w:right w:val="none" w:sz="0" w:space="0" w:color="auto"/>
      </w:divBdr>
    </w:div>
    <w:div w:id="1371953186">
      <w:marLeft w:val="640"/>
      <w:marRight w:val="0"/>
      <w:marTop w:val="0"/>
      <w:marBottom w:val="0"/>
      <w:divBdr>
        <w:top w:val="none" w:sz="0" w:space="0" w:color="auto"/>
        <w:left w:val="none" w:sz="0" w:space="0" w:color="auto"/>
        <w:bottom w:val="none" w:sz="0" w:space="0" w:color="auto"/>
        <w:right w:val="none" w:sz="0" w:space="0" w:color="auto"/>
      </w:divBdr>
    </w:div>
    <w:div w:id="1371957071">
      <w:marLeft w:val="640"/>
      <w:marRight w:val="0"/>
      <w:marTop w:val="0"/>
      <w:marBottom w:val="0"/>
      <w:divBdr>
        <w:top w:val="none" w:sz="0" w:space="0" w:color="auto"/>
        <w:left w:val="none" w:sz="0" w:space="0" w:color="auto"/>
        <w:bottom w:val="none" w:sz="0" w:space="0" w:color="auto"/>
        <w:right w:val="none" w:sz="0" w:space="0" w:color="auto"/>
      </w:divBdr>
    </w:div>
    <w:div w:id="1372000027">
      <w:marLeft w:val="640"/>
      <w:marRight w:val="0"/>
      <w:marTop w:val="0"/>
      <w:marBottom w:val="0"/>
      <w:divBdr>
        <w:top w:val="none" w:sz="0" w:space="0" w:color="auto"/>
        <w:left w:val="none" w:sz="0" w:space="0" w:color="auto"/>
        <w:bottom w:val="none" w:sz="0" w:space="0" w:color="auto"/>
        <w:right w:val="none" w:sz="0" w:space="0" w:color="auto"/>
      </w:divBdr>
    </w:div>
    <w:div w:id="1372075188">
      <w:marLeft w:val="640"/>
      <w:marRight w:val="0"/>
      <w:marTop w:val="0"/>
      <w:marBottom w:val="0"/>
      <w:divBdr>
        <w:top w:val="none" w:sz="0" w:space="0" w:color="auto"/>
        <w:left w:val="none" w:sz="0" w:space="0" w:color="auto"/>
        <w:bottom w:val="none" w:sz="0" w:space="0" w:color="auto"/>
        <w:right w:val="none" w:sz="0" w:space="0" w:color="auto"/>
      </w:divBdr>
    </w:div>
    <w:div w:id="1372221573">
      <w:marLeft w:val="640"/>
      <w:marRight w:val="0"/>
      <w:marTop w:val="0"/>
      <w:marBottom w:val="0"/>
      <w:divBdr>
        <w:top w:val="none" w:sz="0" w:space="0" w:color="auto"/>
        <w:left w:val="none" w:sz="0" w:space="0" w:color="auto"/>
        <w:bottom w:val="none" w:sz="0" w:space="0" w:color="auto"/>
        <w:right w:val="none" w:sz="0" w:space="0" w:color="auto"/>
      </w:divBdr>
    </w:div>
    <w:div w:id="1372269972">
      <w:marLeft w:val="640"/>
      <w:marRight w:val="0"/>
      <w:marTop w:val="0"/>
      <w:marBottom w:val="0"/>
      <w:divBdr>
        <w:top w:val="none" w:sz="0" w:space="0" w:color="auto"/>
        <w:left w:val="none" w:sz="0" w:space="0" w:color="auto"/>
        <w:bottom w:val="none" w:sz="0" w:space="0" w:color="auto"/>
        <w:right w:val="none" w:sz="0" w:space="0" w:color="auto"/>
      </w:divBdr>
    </w:div>
    <w:div w:id="1372461546">
      <w:marLeft w:val="640"/>
      <w:marRight w:val="0"/>
      <w:marTop w:val="0"/>
      <w:marBottom w:val="0"/>
      <w:divBdr>
        <w:top w:val="none" w:sz="0" w:space="0" w:color="auto"/>
        <w:left w:val="none" w:sz="0" w:space="0" w:color="auto"/>
        <w:bottom w:val="none" w:sz="0" w:space="0" w:color="auto"/>
        <w:right w:val="none" w:sz="0" w:space="0" w:color="auto"/>
      </w:divBdr>
    </w:div>
    <w:div w:id="1372463939">
      <w:marLeft w:val="640"/>
      <w:marRight w:val="0"/>
      <w:marTop w:val="0"/>
      <w:marBottom w:val="0"/>
      <w:divBdr>
        <w:top w:val="none" w:sz="0" w:space="0" w:color="auto"/>
        <w:left w:val="none" w:sz="0" w:space="0" w:color="auto"/>
        <w:bottom w:val="none" w:sz="0" w:space="0" w:color="auto"/>
        <w:right w:val="none" w:sz="0" w:space="0" w:color="auto"/>
      </w:divBdr>
    </w:div>
    <w:div w:id="1372464131">
      <w:marLeft w:val="640"/>
      <w:marRight w:val="0"/>
      <w:marTop w:val="0"/>
      <w:marBottom w:val="0"/>
      <w:divBdr>
        <w:top w:val="none" w:sz="0" w:space="0" w:color="auto"/>
        <w:left w:val="none" w:sz="0" w:space="0" w:color="auto"/>
        <w:bottom w:val="none" w:sz="0" w:space="0" w:color="auto"/>
        <w:right w:val="none" w:sz="0" w:space="0" w:color="auto"/>
      </w:divBdr>
    </w:div>
    <w:div w:id="1372533283">
      <w:marLeft w:val="640"/>
      <w:marRight w:val="0"/>
      <w:marTop w:val="0"/>
      <w:marBottom w:val="0"/>
      <w:divBdr>
        <w:top w:val="none" w:sz="0" w:space="0" w:color="auto"/>
        <w:left w:val="none" w:sz="0" w:space="0" w:color="auto"/>
        <w:bottom w:val="none" w:sz="0" w:space="0" w:color="auto"/>
        <w:right w:val="none" w:sz="0" w:space="0" w:color="auto"/>
      </w:divBdr>
    </w:div>
    <w:div w:id="1372606826">
      <w:marLeft w:val="640"/>
      <w:marRight w:val="0"/>
      <w:marTop w:val="0"/>
      <w:marBottom w:val="0"/>
      <w:divBdr>
        <w:top w:val="none" w:sz="0" w:space="0" w:color="auto"/>
        <w:left w:val="none" w:sz="0" w:space="0" w:color="auto"/>
        <w:bottom w:val="none" w:sz="0" w:space="0" w:color="auto"/>
        <w:right w:val="none" w:sz="0" w:space="0" w:color="auto"/>
      </w:divBdr>
    </w:div>
    <w:div w:id="1372609465">
      <w:marLeft w:val="640"/>
      <w:marRight w:val="0"/>
      <w:marTop w:val="0"/>
      <w:marBottom w:val="0"/>
      <w:divBdr>
        <w:top w:val="none" w:sz="0" w:space="0" w:color="auto"/>
        <w:left w:val="none" w:sz="0" w:space="0" w:color="auto"/>
        <w:bottom w:val="none" w:sz="0" w:space="0" w:color="auto"/>
        <w:right w:val="none" w:sz="0" w:space="0" w:color="auto"/>
      </w:divBdr>
    </w:div>
    <w:div w:id="1372652322">
      <w:marLeft w:val="640"/>
      <w:marRight w:val="0"/>
      <w:marTop w:val="0"/>
      <w:marBottom w:val="0"/>
      <w:divBdr>
        <w:top w:val="none" w:sz="0" w:space="0" w:color="auto"/>
        <w:left w:val="none" w:sz="0" w:space="0" w:color="auto"/>
        <w:bottom w:val="none" w:sz="0" w:space="0" w:color="auto"/>
        <w:right w:val="none" w:sz="0" w:space="0" w:color="auto"/>
      </w:divBdr>
    </w:div>
    <w:div w:id="1372876147">
      <w:marLeft w:val="640"/>
      <w:marRight w:val="0"/>
      <w:marTop w:val="0"/>
      <w:marBottom w:val="0"/>
      <w:divBdr>
        <w:top w:val="none" w:sz="0" w:space="0" w:color="auto"/>
        <w:left w:val="none" w:sz="0" w:space="0" w:color="auto"/>
        <w:bottom w:val="none" w:sz="0" w:space="0" w:color="auto"/>
        <w:right w:val="none" w:sz="0" w:space="0" w:color="auto"/>
      </w:divBdr>
    </w:div>
    <w:div w:id="1372917721">
      <w:marLeft w:val="640"/>
      <w:marRight w:val="0"/>
      <w:marTop w:val="0"/>
      <w:marBottom w:val="0"/>
      <w:divBdr>
        <w:top w:val="none" w:sz="0" w:space="0" w:color="auto"/>
        <w:left w:val="none" w:sz="0" w:space="0" w:color="auto"/>
        <w:bottom w:val="none" w:sz="0" w:space="0" w:color="auto"/>
        <w:right w:val="none" w:sz="0" w:space="0" w:color="auto"/>
      </w:divBdr>
    </w:div>
    <w:div w:id="1373074139">
      <w:marLeft w:val="640"/>
      <w:marRight w:val="0"/>
      <w:marTop w:val="0"/>
      <w:marBottom w:val="0"/>
      <w:divBdr>
        <w:top w:val="none" w:sz="0" w:space="0" w:color="auto"/>
        <w:left w:val="none" w:sz="0" w:space="0" w:color="auto"/>
        <w:bottom w:val="none" w:sz="0" w:space="0" w:color="auto"/>
        <w:right w:val="none" w:sz="0" w:space="0" w:color="auto"/>
      </w:divBdr>
    </w:div>
    <w:div w:id="1373074820">
      <w:marLeft w:val="640"/>
      <w:marRight w:val="0"/>
      <w:marTop w:val="0"/>
      <w:marBottom w:val="0"/>
      <w:divBdr>
        <w:top w:val="none" w:sz="0" w:space="0" w:color="auto"/>
        <w:left w:val="none" w:sz="0" w:space="0" w:color="auto"/>
        <w:bottom w:val="none" w:sz="0" w:space="0" w:color="auto"/>
        <w:right w:val="none" w:sz="0" w:space="0" w:color="auto"/>
      </w:divBdr>
    </w:div>
    <w:div w:id="1373111294">
      <w:marLeft w:val="640"/>
      <w:marRight w:val="0"/>
      <w:marTop w:val="0"/>
      <w:marBottom w:val="0"/>
      <w:divBdr>
        <w:top w:val="none" w:sz="0" w:space="0" w:color="auto"/>
        <w:left w:val="none" w:sz="0" w:space="0" w:color="auto"/>
        <w:bottom w:val="none" w:sz="0" w:space="0" w:color="auto"/>
        <w:right w:val="none" w:sz="0" w:space="0" w:color="auto"/>
      </w:divBdr>
    </w:div>
    <w:div w:id="1373264826">
      <w:marLeft w:val="640"/>
      <w:marRight w:val="0"/>
      <w:marTop w:val="0"/>
      <w:marBottom w:val="0"/>
      <w:divBdr>
        <w:top w:val="none" w:sz="0" w:space="0" w:color="auto"/>
        <w:left w:val="none" w:sz="0" w:space="0" w:color="auto"/>
        <w:bottom w:val="none" w:sz="0" w:space="0" w:color="auto"/>
        <w:right w:val="none" w:sz="0" w:space="0" w:color="auto"/>
      </w:divBdr>
    </w:div>
    <w:div w:id="1373308108">
      <w:marLeft w:val="640"/>
      <w:marRight w:val="0"/>
      <w:marTop w:val="0"/>
      <w:marBottom w:val="0"/>
      <w:divBdr>
        <w:top w:val="none" w:sz="0" w:space="0" w:color="auto"/>
        <w:left w:val="none" w:sz="0" w:space="0" w:color="auto"/>
        <w:bottom w:val="none" w:sz="0" w:space="0" w:color="auto"/>
        <w:right w:val="none" w:sz="0" w:space="0" w:color="auto"/>
      </w:divBdr>
    </w:div>
    <w:div w:id="1373308671">
      <w:marLeft w:val="640"/>
      <w:marRight w:val="0"/>
      <w:marTop w:val="0"/>
      <w:marBottom w:val="0"/>
      <w:divBdr>
        <w:top w:val="none" w:sz="0" w:space="0" w:color="auto"/>
        <w:left w:val="none" w:sz="0" w:space="0" w:color="auto"/>
        <w:bottom w:val="none" w:sz="0" w:space="0" w:color="auto"/>
        <w:right w:val="none" w:sz="0" w:space="0" w:color="auto"/>
      </w:divBdr>
    </w:div>
    <w:div w:id="1373506428">
      <w:marLeft w:val="640"/>
      <w:marRight w:val="0"/>
      <w:marTop w:val="0"/>
      <w:marBottom w:val="0"/>
      <w:divBdr>
        <w:top w:val="none" w:sz="0" w:space="0" w:color="auto"/>
        <w:left w:val="none" w:sz="0" w:space="0" w:color="auto"/>
        <w:bottom w:val="none" w:sz="0" w:space="0" w:color="auto"/>
        <w:right w:val="none" w:sz="0" w:space="0" w:color="auto"/>
      </w:divBdr>
    </w:div>
    <w:div w:id="1373572539">
      <w:marLeft w:val="640"/>
      <w:marRight w:val="0"/>
      <w:marTop w:val="0"/>
      <w:marBottom w:val="0"/>
      <w:divBdr>
        <w:top w:val="none" w:sz="0" w:space="0" w:color="auto"/>
        <w:left w:val="none" w:sz="0" w:space="0" w:color="auto"/>
        <w:bottom w:val="none" w:sz="0" w:space="0" w:color="auto"/>
        <w:right w:val="none" w:sz="0" w:space="0" w:color="auto"/>
      </w:divBdr>
    </w:div>
    <w:div w:id="1373576810">
      <w:marLeft w:val="640"/>
      <w:marRight w:val="0"/>
      <w:marTop w:val="0"/>
      <w:marBottom w:val="0"/>
      <w:divBdr>
        <w:top w:val="none" w:sz="0" w:space="0" w:color="auto"/>
        <w:left w:val="none" w:sz="0" w:space="0" w:color="auto"/>
        <w:bottom w:val="none" w:sz="0" w:space="0" w:color="auto"/>
        <w:right w:val="none" w:sz="0" w:space="0" w:color="auto"/>
      </w:divBdr>
    </w:div>
    <w:div w:id="1373656238">
      <w:marLeft w:val="640"/>
      <w:marRight w:val="0"/>
      <w:marTop w:val="0"/>
      <w:marBottom w:val="0"/>
      <w:divBdr>
        <w:top w:val="none" w:sz="0" w:space="0" w:color="auto"/>
        <w:left w:val="none" w:sz="0" w:space="0" w:color="auto"/>
        <w:bottom w:val="none" w:sz="0" w:space="0" w:color="auto"/>
        <w:right w:val="none" w:sz="0" w:space="0" w:color="auto"/>
      </w:divBdr>
    </w:div>
    <w:div w:id="1373729177">
      <w:marLeft w:val="640"/>
      <w:marRight w:val="0"/>
      <w:marTop w:val="0"/>
      <w:marBottom w:val="0"/>
      <w:divBdr>
        <w:top w:val="none" w:sz="0" w:space="0" w:color="auto"/>
        <w:left w:val="none" w:sz="0" w:space="0" w:color="auto"/>
        <w:bottom w:val="none" w:sz="0" w:space="0" w:color="auto"/>
        <w:right w:val="none" w:sz="0" w:space="0" w:color="auto"/>
      </w:divBdr>
    </w:div>
    <w:div w:id="1373766308">
      <w:marLeft w:val="640"/>
      <w:marRight w:val="0"/>
      <w:marTop w:val="0"/>
      <w:marBottom w:val="0"/>
      <w:divBdr>
        <w:top w:val="none" w:sz="0" w:space="0" w:color="auto"/>
        <w:left w:val="none" w:sz="0" w:space="0" w:color="auto"/>
        <w:bottom w:val="none" w:sz="0" w:space="0" w:color="auto"/>
        <w:right w:val="none" w:sz="0" w:space="0" w:color="auto"/>
      </w:divBdr>
    </w:div>
    <w:div w:id="1373769616">
      <w:marLeft w:val="640"/>
      <w:marRight w:val="0"/>
      <w:marTop w:val="0"/>
      <w:marBottom w:val="0"/>
      <w:divBdr>
        <w:top w:val="none" w:sz="0" w:space="0" w:color="auto"/>
        <w:left w:val="none" w:sz="0" w:space="0" w:color="auto"/>
        <w:bottom w:val="none" w:sz="0" w:space="0" w:color="auto"/>
        <w:right w:val="none" w:sz="0" w:space="0" w:color="auto"/>
      </w:divBdr>
    </w:div>
    <w:div w:id="1373848025">
      <w:marLeft w:val="640"/>
      <w:marRight w:val="0"/>
      <w:marTop w:val="0"/>
      <w:marBottom w:val="0"/>
      <w:divBdr>
        <w:top w:val="none" w:sz="0" w:space="0" w:color="auto"/>
        <w:left w:val="none" w:sz="0" w:space="0" w:color="auto"/>
        <w:bottom w:val="none" w:sz="0" w:space="0" w:color="auto"/>
        <w:right w:val="none" w:sz="0" w:space="0" w:color="auto"/>
      </w:divBdr>
    </w:div>
    <w:div w:id="1373917893">
      <w:marLeft w:val="640"/>
      <w:marRight w:val="0"/>
      <w:marTop w:val="0"/>
      <w:marBottom w:val="0"/>
      <w:divBdr>
        <w:top w:val="none" w:sz="0" w:space="0" w:color="auto"/>
        <w:left w:val="none" w:sz="0" w:space="0" w:color="auto"/>
        <w:bottom w:val="none" w:sz="0" w:space="0" w:color="auto"/>
        <w:right w:val="none" w:sz="0" w:space="0" w:color="auto"/>
      </w:divBdr>
    </w:div>
    <w:div w:id="1373920373">
      <w:marLeft w:val="640"/>
      <w:marRight w:val="0"/>
      <w:marTop w:val="0"/>
      <w:marBottom w:val="0"/>
      <w:divBdr>
        <w:top w:val="none" w:sz="0" w:space="0" w:color="auto"/>
        <w:left w:val="none" w:sz="0" w:space="0" w:color="auto"/>
        <w:bottom w:val="none" w:sz="0" w:space="0" w:color="auto"/>
        <w:right w:val="none" w:sz="0" w:space="0" w:color="auto"/>
      </w:divBdr>
    </w:div>
    <w:div w:id="1373994240">
      <w:marLeft w:val="640"/>
      <w:marRight w:val="0"/>
      <w:marTop w:val="0"/>
      <w:marBottom w:val="0"/>
      <w:divBdr>
        <w:top w:val="none" w:sz="0" w:space="0" w:color="auto"/>
        <w:left w:val="none" w:sz="0" w:space="0" w:color="auto"/>
        <w:bottom w:val="none" w:sz="0" w:space="0" w:color="auto"/>
        <w:right w:val="none" w:sz="0" w:space="0" w:color="auto"/>
      </w:divBdr>
    </w:div>
    <w:div w:id="1374034172">
      <w:marLeft w:val="640"/>
      <w:marRight w:val="0"/>
      <w:marTop w:val="0"/>
      <w:marBottom w:val="0"/>
      <w:divBdr>
        <w:top w:val="none" w:sz="0" w:space="0" w:color="auto"/>
        <w:left w:val="none" w:sz="0" w:space="0" w:color="auto"/>
        <w:bottom w:val="none" w:sz="0" w:space="0" w:color="auto"/>
        <w:right w:val="none" w:sz="0" w:space="0" w:color="auto"/>
      </w:divBdr>
    </w:div>
    <w:div w:id="1374035421">
      <w:marLeft w:val="640"/>
      <w:marRight w:val="0"/>
      <w:marTop w:val="0"/>
      <w:marBottom w:val="0"/>
      <w:divBdr>
        <w:top w:val="none" w:sz="0" w:space="0" w:color="auto"/>
        <w:left w:val="none" w:sz="0" w:space="0" w:color="auto"/>
        <w:bottom w:val="none" w:sz="0" w:space="0" w:color="auto"/>
        <w:right w:val="none" w:sz="0" w:space="0" w:color="auto"/>
      </w:divBdr>
    </w:div>
    <w:div w:id="1374187908">
      <w:marLeft w:val="640"/>
      <w:marRight w:val="0"/>
      <w:marTop w:val="0"/>
      <w:marBottom w:val="0"/>
      <w:divBdr>
        <w:top w:val="none" w:sz="0" w:space="0" w:color="auto"/>
        <w:left w:val="none" w:sz="0" w:space="0" w:color="auto"/>
        <w:bottom w:val="none" w:sz="0" w:space="0" w:color="auto"/>
        <w:right w:val="none" w:sz="0" w:space="0" w:color="auto"/>
      </w:divBdr>
    </w:div>
    <w:div w:id="1374303673">
      <w:marLeft w:val="640"/>
      <w:marRight w:val="0"/>
      <w:marTop w:val="0"/>
      <w:marBottom w:val="0"/>
      <w:divBdr>
        <w:top w:val="none" w:sz="0" w:space="0" w:color="auto"/>
        <w:left w:val="none" w:sz="0" w:space="0" w:color="auto"/>
        <w:bottom w:val="none" w:sz="0" w:space="0" w:color="auto"/>
        <w:right w:val="none" w:sz="0" w:space="0" w:color="auto"/>
      </w:divBdr>
    </w:div>
    <w:div w:id="1374310320">
      <w:marLeft w:val="640"/>
      <w:marRight w:val="0"/>
      <w:marTop w:val="0"/>
      <w:marBottom w:val="0"/>
      <w:divBdr>
        <w:top w:val="none" w:sz="0" w:space="0" w:color="auto"/>
        <w:left w:val="none" w:sz="0" w:space="0" w:color="auto"/>
        <w:bottom w:val="none" w:sz="0" w:space="0" w:color="auto"/>
        <w:right w:val="none" w:sz="0" w:space="0" w:color="auto"/>
      </w:divBdr>
    </w:div>
    <w:div w:id="1374648378">
      <w:marLeft w:val="640"/>
      <w:marRight w:val="0"/>
      <w:marTop w:val="0"/>
      <w:marBottom w:val="0"/>
      <w:divBdr>
        <w:top w:val="none" w:sz="0" w:space="0" w:color="auto"/>
        <w:left w:val="none" w:sz="0" w:space="0" w:color="auto"/>
        <w:bottom w:val="none" w:sz="0" w:space="0" w:color="auto"/>
        <w:right w:val="none" w:sz="0" w:space="0" w:color="auto"/>
      </w:divBdr>
    </w:div>
    <w:div w:id="1374648728">
      <w:marLeft w:val="640"/>
      <w:marRight w:val="0"/>
      <w:marTop w:val="0"/>
      <w:marBottom w:val="0"/>
      <w:divBdr>
        <w:top w:val="none" w:sz="0" w:space="0" w:color="auto"/>
        <w:left w:val="none" w:sz="0" w:space="0" w:color="auto"/>
        <w:bottom w:val="none" w:sz="0" w:space="0" w:color="auto"/>
        <w:right w:val="none" w:sz="0" w:space="0" w:color="auto"/>
      </w:divBdr>
    </w:div>
    <w:div w:id="1374767346">
      <w:marLeft w:val="640"/>
      <w:marRight w:val="0"/>
      <w:marTop w:val="0"/>
      <w:marBottom w:val="0"/>
      <w:divBdr>
        <w:top w:val="none" w:sz="0" w:space="0" w:color="auto"/>
        <w:left w:val="none" w:sz="0" w:space="0" w:color="auto"/>
        <w:bottom w:val="none" w:sz="0" w:space="0" w:color="auto"/>
        <w:right w:val="none" w:sz="0" w:space="0" w:color="auto"/>
      </w:divBdr>
    </w:div>
    <w:div w:id="1374815573">
      <w:marLeft w:val="640"/>
      <w:marRight w:val="0"/>
      <w:marTop w:val="0"/>
      <w:marBottom w:val="0"/>
      <w:divBdr>
        <w:top w:val="none" w:sz="0" w:space="0" w:color="auto"/>
        <w:left w:val="none" w:sz="0" w:space="0" w:color="auto"/>
        <w:bottom w:val="none" w:sz="0" w:space="0" w:color="auto"/>
        <w:right w:val="none" w:sz="0" w:space="0" w:color="auto"/>
      </w:divBdr>
    </w:div>
    <w:div w:id="1374841087">
      <w:marLeft w:val="640"/>
      <w:marRight w:val="0"/>
      <w:marTop w:val="0"/>
      <w:marBottom w:val="0"/>
      <w:divBdr>
        <w:top w:val="none" w:sz="0" w:space="0" w:color="auto"/>
        <w:left w:val="none" w:sz="0" w:space="0" w:color="auto"/>
        <w:bottom w:val="none" w:sz="0" w:space="0" w:color="auto"/>
        <w:right w:val="none" w:sz="0" w:space="0" w:color="auto"/>
      </w:divBdr>
    </w:div>
    <w:div w:id="1374844859">
      <w:marLeft w:val="640"/>
      <w:marRight w:val="0"/>
      <w:marTop w:val="0"/>
      <w:marBottom w:val="0"/>
      <w:divBdr>
        <w:top w:val="none" w:sz="0" w:space="0" w:color="auto"/>
        <w:left w:val="none" w:sz="0" w:space="0" w:color="auto"/>
        <w:bottom w:val="none" w:sz="0" w:space="0" w:color="auto"/>
        <w:right w:val="none" w:sz="0" w:space="0" w:color="auto"/>
      </w:divBdr>
    </w:div>
    <w:div w:id="1374882686">
      <w:marLeft w:val="640"/>
      <w:marRight w:val="0"/>
      <w:marTop w:val="0"/>
      <w:marBottom w:val="0"/>
      <w:divBdr>
        <w:top w:val="none" w:sz="0" w:space="0" w:color="auto"/>
        <w:left w:val="none" w:sz="0" w:space="0" w:color="auto"/>
        <w:bottom w:val="none" w:sz="0" w:space="0" w:color="auto"/>
        <w:right w:val="none" w:sz="0" w:space="0" w:color="auto"/>
      </w:divBdr>
    </w:div>
    <w:div w:id="1374883746">
      <w:marLeft w:val="640"/>
      <w:marRight w:val="0"/>
      <w:marTop w:val="0"/>
      <w:marBottom w:val="0"/>
      <w:divBdr>
        <w:top w:val="none" w:sz="0" w:space="0" w:color="auto"/>
        <w:left w:val="none" w:sz="0" w:space="0" w:color="auto"/>
        <w:bottom w:val="none" w:sz="0" w:space="0" w:color="auto"/>
        <w:right w:val="none" w:sz="0" w:space="0" w:color="auto"/>
      </w:divBdr>
    </w:div>
    <w:div w:id="1374885660">
      <w:marLeft w:val="640"/>
      <w:marRight w:val="0"/>
      <w:marTop w:val="0"/>
      <w:marBottom w:val="0"/>
      <w:divBdr>
        <w:top w:val="none" w:sz="0" w:space="0" w:color="auto"/>
        <w:left w:val="none" w:sz="0" w:space="0" w:color="auto"/>
        <w:bottom w:val="none" w:sz="0" w:space="0" w:color="auto"/>
        <w:right w:val="none" w:sz="0" w:space="0" w:color="auto"/>
      </w:divBdr>
    </w:div>
    <w:div w:id="1374963056">
      <w:marLeft w:val="640"/>
      <w:marRight w:val="0"/>
      <w:marTop w:val="0"/>
      <w:marBottom w:val="0"/>
      <w:divBdr>
        <w:top w:val="none" w:sz="0" w:space="0" w:color="auto"/>
        <w:left w:val="none" w:sz="0" w:space="0" w:color="auto"/>
        <w:bottom w:val="none" w:sz="0" w:space="0" w:color="auto"/>
        <w:right w:val="none" w:sz="0" w:space="0" w:color="auto"/>
      </w:divBdr>
    </w:div>
    <w:div w:id="1374964081">
      <w:marLeft w:val="640"/>
      <w:marRight w:val="0"/>
      <w:marTop w:val="0"/>
      <w:marBottom w:val="0"/>
      <w:divBdr>
        <w:top w:val="none" w:sz="0" w:space="0" w:color="auto"/>
        <w:left w:val="none" w:sz="0" w:space="0" w:color="auto"/>
        <w:bottom w:val="none" w:sz="0" w:space="0" w:color="auto"/>
        <w:right w:val="none" w:sz="0" w:space="0" w:color="auto"/>
      </w:divBdr>
    </w:div>
    <w:div w:id="1375035855">
      <w:marLeft w:val="640"/>
      <w:marRight w:val="0"/>
      <w:marTop w:val="0"/>
      <w:marBottom w:val="0"/>
      <w:divBdr>
        <w:top w:val="none" w:sz="0" w:space="0" w:color="auto"/>
        <w:left w:val="none" w:sz="0" w:space="0" w:color="auto"/>
        <w:bottom w:val="none" w:sz="0" w:space="0" w:color="auto"/>
        <w:right w:val="none" w:sz="0" w:space="0" w:color="auto"/>
      </w:divBdr>
    </w:div>
    <w:div w:id="1375042504">
      <w:marLeft w:val="640"/>
      <w:marRight w:val="0"/>
      <w:marTop w:val="0"/>
      <w:marBottom w:val="0"/>
      <w:divBdr>
        <w:top w:val="none" w:sz="0" w:space="0" w:color="auto"/>
        <w:left w:val="none" w:sz="0" w:space="0" w:color="auto"/>
        <w:bottom w:val="none" w:sz="0" w:space="0" w:color="auto"/>
        <w:right w:val="none" w:sz="0" w:space="0" w:color="auto"/>
      </w:divBdr>
    </w:div>
    <w:div w:id="1375082582">
      <w:marLeft w:val="640"/>
      <w:marRight w:val="0"/>
      <w:marTop w:val="0"/>
      <w:marBottom w:val="0"/>
      <w:divBdr>
        <w:top w:val="none" w:sz="0" w:space="0" w:color="auto"/>
        <w:left w:val="none" w:sz="0" w:space="0" w:color="auto"/>
        <w:bottom w:val="none" w:sz="0" w:space="0" w:color="auto"/>
        <w:right w:val="none" w:sz="0" w:space="0" w:color="auto"/>
      </w:divBdr>
    </w:div>
    <w:div w:id="1375229935">
      <w:marLeft w:val="640"/>
      <w:marRight w:val="0"/>
      <w:marTop w:val="0"/>
      <w:marBottom w:val="0"/>
      <w:divBdr>
        <w:top w:val="none" w:sz="0" w:space="0" w:color="auto"/>
        <w:left w:val="none" w:sz="0" w:space="0" w:color="auto"/>
        <w:bottom w:val="none" w:sz="0" w:space="0" w:color="auto"/>
        <w:right w:val="none" w:sz="0" w:space="0" w:color="auto"/>
      </w:divBdr>
    </w:div>
    <w:div w:id="1375233974">
      <w:marLeft w:val="640"/>
      <w:marRight w:val="0"/>
      <w:marTop w:val="0"/>
      <w:marBottom w:val="0"/>
      <w:divBdr>
        <w:top w:val="none" w:sz="0" w:space="0" w:color="auto"/>
        <w:left w:val="none" w:sz="0" w:space="0" w:color="auto"/>
        <w:bottom w:val="none" w:sz="0" w:space="0" w:color="auto"/>
        <w:right w:val="none" w:sz="0" w:space="0" w:color="auto"/>
      </w:divBdr>
    </w:div>
    <w:div w:id="1375421165">
      <w:marLeft w:val="640"/>
      <w:marRight w:val="0"/>
      <w:marTop w:val="0"/>
      <w:marBottom w:val="0"/>
      <w:divBdr>
        <w:top w:val="none" w:sz="0" w:space="0" w:color="auto"/>
        <w:left w:val="none" w:sz="0" w:space="0" w:color="auto"/>
        <w:bottom w:val="none" w:sz="0" w:space="0" w:color="auto"/>
        <w:right w:val="none" w:sz="0" w:space="0" w:color="auto"/>
      </w:divBdr>
    </w:div>
    <w:div w:id="1375424371">
      <w:marLeft w:val="640"/>
      <w:marRight w:val="0"/>
      <w:marTop w:val="0"/>
      <w:marBottom w:val="0"/>
      <w:divBdr>
        <w:top w:val="none" w:sz="0" w:space="0" w:color="auto"/>
        <w:left w:val="none" w:sz="0" w:space="0" w:color="auto"/>
        <w:bottom w:val="none" w:sz="0" w:space="0" w:color="auto"/>
        <w:right w:val="none" w:sz="0" w:space="0" w:color="auto"/>
      </w:divBdr>
    </w:div>
    <w:div w:id="1375427624">
      <w:marLeft w:val="640"/>
      <w:marRight w:val="0"/>
      <w:marTop w:val="0"/>
      <w:marBottom w:val="0"/>
      <w:divBdr>
        <w:top w:val="none" w:sz="0" w:space="0" w:color="auto"/>
        <w:left w:val="none" w:sz="0" w:space="0" w:color="auto"/>
        <w:bottom w:val="none" w:sz="0" w:space="0" w:color="auto"/>
        <w:right w:val="none" w:sz="0" w:space="0" w:color="auto"/>
      </w:divBdr>
    </w:div>
    <w:div w:id="1375613913">
      <w:marLeft w:val="640"/>
      <w:marRight w:val="0"/>
      <w:marTop w:val="0"/>
      <w:marBottom w:val="0"/>
      <w:divBdr>
        <w:top w:val="none" w:sz="0" w:space="0" w:color="auto"/>
        <w:left w:val="none" w:sz="0" w:space="0" w:color="auto"/>
        <w:bottom w:val="none" w:sz="0" w:space="0" w:color="auto"/>
        <w:right w:val="none" w:sz="0" w:space="0" w:color="auto"/>
      </w:divBdr>
    </w:div>
    <w:div w:id="1375622071">
      <w:marLeft w:val="640"/>
      <w:marRight w:val="0"/>
      <w:marTop w:val="0"/>
      <w:marBottom w:val="0"/>
      <w:divBdr>
        <w:top w:val="none" w:sz="0" w:space="0" w:color="auto"/>
        <w:left w:val="none" w:sz="0" w:space="0" w:color="auto"/>
        <w:bottom w:val="none" w:sz="0" w:space="0" w:color="auto"/>
        <w:right w:val="none" w:sz="0" w:space="0" w:color="auto"/>
      </w:divBdr>
    </w:div>
    <w:div w:id="1375807751">
      <w:marLeft w:val="640"/>
      <w:marRight w:val="0"/>
      <w:marTop w:val="0"/>
      <w:marBottom w:val="0"/>
      <w:divBdr>
        <w:top w:val="none" w:sz="0" w:space="0" w:color="auto"/>
        <w:left w:val="none" w:sz="0" w:space="0" w:color="auto"/>
        <w:bottom w:val="none" w:sz="0" w:space="0" w:color="auto"/>
        <w:right w:val="none" w:sz="0" w:space="0" w:color="auto"/>
      </w:divBdr>
    </w:div>
    <w:div w:id="1375809278">
      <w:marLeft w:val="640"/>
      <w:marRight w:val="0"/>
      <w:marTop w:val="0"/>
      <w:marBottom w:val="0"/>
      <w:divBdr>
        <w:top w:val="none" w:sz="0" w:space="0" w:color="auto"/>
        <w:left w:val="none" w:sz="0" w:space="0" w:color="auto"/>
        <w:bottom w:val="none" w:sz="0" w:space="0" w:color="auto"/>
        <w:right w:val="none" w:sz="0" w:space="0" w:color="auto"/>
      </w:divBdr>
    </w:div>
    <w:div w:id="1375884048">
      <w:marLeft w:val="640"/>
      <w:marRight w:val="0"/>
      <w:marTop w:val="0"/>
      <w:marBottom w:val="0"/>
      <w:divBdr>
        <w:top w:val="none" w:sz="0" w:space="0" w:color="auto"/>
        <w:left w:val="none" w:sz="0" w:space="0" w:color="auto"/>
        <w:bottom w:val="none" w:sz="0" w:space="0" w:color="auto"/>
        <w:right w:val="none" w:sz="0" w:space="0" w:color="auto"/>
      </w:divBdr>
    </w:div>
    <w:div w:id="1375888660">
      <w:marLeft w:val="640"/>
      <w:marRight w:val="0"/>
      <w:marTop w:val="0"/>
      <w:marBottom w:val="0"/>
      <w:divBdr>
        <w:top w:val="none" w:sz="0" w:space="0" w:color="auto"/>
        <w:left w:val="none" w:sz="0" w:space="0" w:color="auto"/>
        <w:bottom w:val="none" w:sz="0" w:space="0" w:color="auto"/>
        <w:right w:val="none" w:sz="0" w:space="0" w:color="auto"/>
      </w:divBdr>
    </w:div>
    <w:div w:id="1375960210">
      <w:marLeft w:val="640"/>
      <w:marRight w:val="0"/>
      <w:marTop w:val="0"/>
      <w:marBottom w:val="0"/>
      <w:divBdr>
        <w:top w:val="none" w:sz="0" w:space="0" w:color="auto"/>
        <w:left w:val="none" w:sz="0" w:space="0" w:color="auto"/>
        <w:bottom w:val="none" w:sz="0" w:space="0" w:color="auto"/>
        <w:right w:val="none" w:sz="0" w:space="0" w:color="auto"/>
      </w:divBdr>
    </w:div>
    <w:div w:id="1376002952">
      <w:marLeft w:val="640"/>
      <w:marRight w:val="0"/>
      <w:marTop w:val="0"/>
      <w:marBottom w:val="0"/>
      <w:divBdr>
        <w:top w:val="none" w:sz="0" w:space="0" w:color="auto"/>
        <w:left w:val="none" w:sz="0" w:space="0" w:color="auto"/>
        <w:bottom w:val="none" w:sz="0" w:space="0" w:color="auto"/>
        <w:right w:val="none" w:sz="0" w:space="0" w:color="auto"/>
      </w:divBdr>
    </w:div>
    <w:div w:id="1376004342">
      <w:marLeft w:val="640"/>
      <w:marRight w:val="0"/>
      <w:marTop w:val="0"/>
      <w:marBottom w:val="0"/>
      <w:divBdr>
        <w:top w:val="none" w:sz="0" w:space="0" w:color="auto"/>
        <w:left w:val="none" w:sz="0" w:space="0" w:color="auto"/>
        <w:bottom w:val="none" w:sz="0" w:space="0" w:color="auto"/>
        <w:right w:val="none" w:sz="0" w:space="0" w:color="auto"/>
      </w:divBdr>
    </w:div>
    <w:div w:id="1376005999">
      <w:marLeft w:val="640"/>
      <w:marRight w:val="0"/>
      <w:marTop w:val="0"/>
      <w:marBottom w:val="0"/>
      <w:divBdr>
        <w:top w:val="none" w:sz="0" w:space="0" w:color="auto"/>
        <w:left w:val="none" w:sz="0" w:space="0" w:color="auto"/>
        <w:bottom w:val="none" w:sz="0" w:space="0" w:color="auto"/>
        <w:right w:val="none" w:sz="0" w:space="0" w:color="auto"/>
      </w:divBdr>
    </w:div>
    <w:div w:id="1376155331">
      <w:marLeft w:val="640"/>
      <w:marRight w:val="0"/>
      <w:marTop w:val="0"/>
      <w:marBottom w:val="0"/>
      <w:divBdr>
        <w:top w:val="none" w:sz="0" w:space="0" w:color="auto"/>
        <w:left w:val="none" w:sz="0" w:space="0" w:color="auto"/>
        <w:bottom w:val="none" w:sz="0" w:space="0" w:color="auto"/>
        <w:right w:val="none" w:sz="0" w:space="0" w:color="auto"/>
      </w:divBdr>
    </w:div>
    <w:div w:id="1376156104">
      <w:marLeft w:val="640"/>
      <w:marRight w:val="0"/>
      <w:marTop w:val="0"/>
      <w:marBottom w:val="0"/>
      <w:divBdr>
        <w:top w:val="none" w:sz="0" w:space="0" w:color="auto"/>
        <w:left w:val="none" w:sz="0" w:space="0" w:color="auto"/>
        <w:bottom w:val="none" w:sz="0" w:space="0" w:color="auto"/>
        <w:right w:val="none" w:sz="0" w:space="0" w:color="auto"/>
      </w:divBdr>
    </w:div>
    <w:div w:id="1376200058">
      <w:marLeft w:val="640"/>
      <w:marRight w:val="0"/>
      <w:marTop w:val="0"/>
      <w:marBottom w:val="0"/>
      <w:divBdr>
        <w:top w:val="none" w:sz="0" w:space="0" w:color="auto"/>
        <w:left w:val="none" w:sz="0" w:space="0" w:color="auto"/>
        <w:bottom w:val="none" w:sz="0" w:space="0" w:color="auto"/>
        <w:right w:val="none" w:sz="0" w:space="0" w:color="auto"/>
      </w:divBdr>
    </w:div>
    <w:div w:id="1376200112">
      <w:marLeft w:val="640"/>
      <w:marRight w:val="0"/>
      <w:marTop w:val="0"/>
      <w:marBottom w:val="0"/>
      <w:divBdr>
        <w:top w:val="none" w:sz="0" w:space="0" w:color="auto"/>
        <w:left w:val="none" w:sz="0" w:space="0" w:color="auto"/>
        <w:bottom w:val="none" w:sz="0" w:space="0" w:color="auto"/>
        <w:right w:val="none" w:sz="0" w:space="0" w:color="auto"/>
      </w:divBdr>
    </w:div>
    <w:div w:id="1376277044">
      <w:marLeft w:val="640"/>
      <w:marRight w:val="0"/>
      <w:marTop w:val="0"/>
      <w:marBottom w:val="0"/>
      <w:divBdr>
        <w:top w:val="none" w:sz="0" w:space="0" w:color="auto"/>
        <w:left w:val="none" w:sz="0" w:space="0" w:color="auto"/>
        <w:bottom w:val="none" w:sz="0" w:space="0" w:color="auto"/>
        <w:right w:val="none" w:sz="0" w:space="0" w:color="auto"/>
      </w:divBdr>
    </w:div>
    <w:div w:id="1376347506">
      <w:marLeft w:val="640"/>
      <w:marRight w:val="0"/>
      <w:marTop w:val="0"/>
      <w:marBottom w:val="0"/>
      <w:divBdr>
        <w:top w:val="none" w:sz="0" w:space="0" w:color="auto"/>
        <w:left w:val="none" w:sz="0" w:space="0" w:color="auto"/>
        <w:bottom w:val="none" w:sz="0" w:space="0" w:color="auto"/>
        <w:right w:val="none" w:sz="0" w:space="0" w:color="auto"/>
      </w:divBdr>
    </w:div>
    <w:div w:id="1376387492">
      <w:marLeft w:val="640"/>
      <w:marRight w:val="0"/>
      <w:marTop w:val="0"/>
      <w:marBottom w:val="0"/>
      <w:divBdr>
        <w:top w:val="none" w:sz="0" w:space="0" w:color="auto"/>
        <w:left w:val="none" w:sz="0" w:space="0" w:color="auto"/>
        <w:bottom w:val="none" w:sz="0" w:space="0" w:color="auto"/>
        <w:right w:val="none" w:sz="0" w:space="0" w:color="auto"/>
      </w:divBdr>
    </w:div>
    <w:div w:id="1376464237">
      <w:marLeft w:val="640"/>
      <w:marRight w:val="0"/>
      <w:marTop w:val="0"/>
      <w:marBottom w:val="0"/>
      <w:divBdr>
        <w:top w:val="none" w:sz="0" w:space="0" w:color="auto"/>
        <w:left w:val="none" w:sz="0" w:space="0" w:color="auto"/>
        <w:bottom w:val="none" w:sz="0" w:space="0" w:color="auto"/>
        <w:right w:val="none" w:sz="0" w:space="0" w:color="auto"/>
      </w:divBdr>
    </w:div>
    <w:div w:id="1376542369">
      <w:marLeft w:val="640"/>
      <w:marRight w:val="0"/>
      <w:marTop w:val="0"/>
      <w:marBottom w:val="0"/>
      <w:divBdr>
        <w:top w:val="none" w:sz="0" w:space="0" w:color="auto"/>
        <w:left w:val="none" w:sz="0" w:space="0" w:color="auto"/>
        <w:bottom w:val="none" w:sz="0" w:space="0" w:color="auto"/>
        <w:right w:val="none" w:sz="0" w:space="0" w:color="auto"/>
      </w:divBdr>
    </w:div>
    <w:div w:id="1376584999">
      <w:marLeft w:val="640"/>
      <w:marRight w:val="0"/>
      <w:marTop w:val="0"/>
      <w:marBottom w:val="0"/>
      <w:divBdr>
        <w:top w:val="none" w:sz="0" w:space="0" w:color="auto"/>
        <w:left w:val="none" w:sz="0" w:space="0" w:color="auto"/>
        <w:bottom w:val="none" w:sz="0" w:space="0" w:color="auto"/>
        <w:right w:val="none" w:sz="0" w:space="0" w:color="auto"/>
      </w:divBdr>
    </w:div>
    <w:div w:id="1376587287">
      <w:marLeft w:val="640"/>
      <w:marRight w:val="0"/>
      <w:marTop w:val="0"/>
      <w:marBottom w:val="0"/>
      <w:divBdr>
        <w:top w:val="none" w:sz="0" w:space="0" w:color="auto"/>
        <w:left w:val="none" w:sz="0" w:space="0" w:color="auto"/>
        <w:bottom w:val="none" w:sz="0" w:space="0" w:color="auto"/>
        <w:right w:val="none" w:sz="0" w:space="0" w:color="auto"/>
      </w:divBdr>
    </w:div>
    <w:div w:id="1376851334">
      <w:marLeft w:val="640"/>
      <w:marRight w:val="0"/>
      <w:marTop w:val="0"/>
      <w:marBottom w:val="0"/>
      <w:divBdr>
        <w:top w:val="none" w:sz="0" w:space="0" w:color="auto"/>
        <w:left w:val="none" w:sz="0" w:space="0" w:color="auto"/>
        <w:bottom w:val="none" w:sz="0" w:space="0" w:color="auto"/>
        <w:right w:val="none" w:sz="0" w:space="0" w:color="auto"/>
      </w:divBdr>
    </w:div>
    <w:div w:id="1376853763">
      <w:marLeft w:val="640"/>
      <w:marRight w:val="0"/>
      <w:marTop w:val="0"/>
      <w:marBottom w:val="0"/>
      <w:divBdr>
        <w:top w:val="none" w:sz="0" w:space="0" w:color="auto"/>
        <w:left w:val="none" w:sz="0" w:space="0" w:color="auto"/>
        <w:bottom w:val="none" w:sz="0" w:space="0" w:color="auto"/>
        <w:right w:val="none" w:sz="0" w:space="0" w:color="auto"/>
      </w:divBdr>
    </w:div>
    <w:div w:id="1376857209">
      <w:marLeft w:val="640"/>
      <w:marRight w:val="0"/>
      <w:marTop w:val="0"/>
      <w:marBottom w:val="0"/>
      <w:divBdr>
        <w:top w:val="none" w:sz="0" w:space="0" w:color="auto"/>
        <w:left w:val="none" w:sz="0" w:space="0" w:color="auto"/>
        <w:bottom w:val="none" w:sz="0" w:space="0" w:color="auto"/>
        <w:right w:val="none" w:sz="0" w:space="0" w:color="auto"/>
      </w:divBdr>
    </w:div>
    <w:div w:id="1376926903">
      <w:marLeft w:val="640"/>
      <w:marRight w:val="0"/>
      <w:marTop w:val="0"/>
      <w:marBottom w:val="0"/>
      <w:divBdr>
        <w:top w:val="none" w:sz="0" w:space="0" w:color="auto"/>
        <w:left w:val="none" w:sz="0" w:space="0" w:color="auto"/>
        <w:bottom w:val="none" w:sz="0" w:space="0" w:color="auto"/>
        <w:right w:val="none" w:sz="0" w:space="0" w:color="auto"/>
      </w:divBdr>
    </w:div>
    <w:div w:id="1376930667">
      <w:marLeft w:val="640"/>
      <w:marRight w:val="0"/>
      <w:marTop w:val="0"/>
      <w:marBottom w:val="0"/>
      <w:divBdr>
        <w:top w:val="none" w:sz="0" w:space="0" w:color="auto"/>
        <w:left w:val="none" w:sz="0" w:space="0" w:color="auto"/>
        <w:bottom w:val="none" w:sz="0" w:space="0" w:color="auto"/>
        <w:right w:val="none" w:sz="0" w:space="0" w:color="auto"/>
      </w:divBdr>
    </w:div>
    <w:div w:id="1377006661">
      <w:marLeft w:val="640"/>
      <w:marRight w:val="0"/>
      <w:marTop w:val="0"/>
      <w:marBottom w:val="0"/>
      <w:divBdr>
        <w:top w:val="none" w:sz="0" w:space="0" w:color="auto"/>
        <w:left w:val="none" w:sz="0" w:space="0" w:color="auto"/>
        <w:bottom w:val="none" w:sz="0" w:space="0" w:color="auto"/>
        <w:right w:val="none" w:sz="0" w:space="0" w:color="auto"/>
      </w:divBdr>
    </w:div>
    <w:div w:id="1377048807">
      <w:marLeft w:val="640"/>
      <w:marRight w:val="0"/>
      <w:marTop w:val="0"/>
      <w:marBottom w:val="0"/>
      <w:divBdr>
        <w:top w:val="none" w:sz="0" w:space="0" w:color="auto"/>
        <w:left w:val="none" w:sz="0" w:space="0" w:color="auto"/>
        <w:bottom w:val="none" w:sz="0" w:space="0" w:color="auto"/>
        <w:right w:val="none" w:sz="0" w:space="0" w:color="auto"/>
      </w:divBdr>
    </w:div>
    <w:div w:id="1377117628">
      <w:marLeft w:val="640"/>
      <w:marRight w:val="0"/>
      <w:marTop w:val="0"/>
      <w:marBottom w:val="0"/>
      <w:divBdr>
        <w:top w:val="none" w:sz="0" w:space="0" w:color="auto"/>
        <w:left w:val="none" w:sz="0" w:space="0" w:color="auto"/>
        <w:bottom w:val="none" w:sz="0" w:space="0" w:color="auto"/>
        <w:right w:val="none" w:sz="0" w:space="0" w:color="auto"/>
      </w:divBdr>
    </w:div>
    <w:div w:id="1377195583">
      <w:marLeft w:val="640"/>
      <w:marRight w:val="0"/>
      <w:marTop w:val="0"/>
      <w:marBottom w:val="0"/>
      <w:divBdr>
        <w:top w:val="none" w:sz="0" w:space="0" w:color="auto"/>
        <w:left w:val="none" w:sz="0" w:space="0" w:color="auto"/>
        <w:bottom w:val="none" w:sz="0" w:space="0" w:color="auto"/>
        <w:right w:val="none" w:sz="0" w:space="0" w:color="auto"/>
      </w:divBdr>
    </w:div>
    <w:div w:id="1377197366">
      <w:marLeft w:val="640"/>
      <w:marRight w:val="0"/>
      <w:marTop w:val="0"/>
      <w:marBottom w:val="0"/>
      <w:divBdr>
        <w:top w:val="none" w:sz="0" w:space="0" w:color="auto"/>
        <w:left w:val="none" w:sz="0" w:space="0" w:color="auto"/>
        <w:bottom w:val="none" w:sz="0" w:space="0" w:color="auto"/>
        <w:right w:val="none" w:sz="0" w:space="0" w:color="auto"/>
      </w:divBdr>
    </w:div>
    <w:div w:id="1377242965">
      <w:marLeft w:val="640"/>
      <w:marRight w:val="0"/>
      <w:marTop w:val="0"/>
      <w:marBottom w:val="0"/>
      <w:divBdr>
        <w:top w:val="none" w:sz="0" w:space="0" w:color="auto"/>
        <w:left w:val="none" w:sz="0" w:space="0" w:color="auto"/>
        <w:bottom w:val="none" w:sz="0" w:space="0" w:color="auto"/>
        <w:right w:val="none" w:sz="0" w:space="0" w:color="auto"/>
      </w:divBdr>
    </w:div>
    <w:div w:id="1377243663">
      <w:marLeft w:val="640"/>
      <w:marRight w:val="0"/>
      <w:marTop w:val="0"/>
      <w:marBottom w:val="0"/>
      <w:divBdr>
        <w:top w:val="none" w:sz="0" w:space="0" w:color="auto"/>
        <w:left w:val="none" w:sz="0" w:space="0" w:color="auto"/>
        <w:bottom w:val="none" w:sz="0" w:space="0" w:color="auto"/>
        <w:right w:val="none" w:sz="0" w:space="0" w:color="auto"/>
      </w:divBdr>
    </w:div>
    <w:div w:id="1377435703">
      <w:marLeft w:val="640"/>
      <w:marRight w:val="0"/>
      <w:marTop w:val="0"/>
      <w:marBottom w:val="0"/>
      <w:divBdr>
        <w:top w:val="none" w:sz="0" w:space="0" w:color="auto"/>
        <w:left w:val="none" w:sz="0" w:space="0" w:color="auto"/>
        <w:bottom w:val="none" w:sz="0" w:space="0" w:color="auto"/>
        <w:right w:val="none" w:sz="0" w:space="0" w:color="auto"/>
      </w:divBdr>
    </w:div>
    <w:div w:id="1377463525">
      <w:marLeft w:val="640"/>
      <w:marRight w:val="0"/>
      <w:marTop w:val="0"/>
      <w:marBottom w:val="0"/>
      <w:divBdr>
        <w:top w:val="none" w:sz="0" w:space="0" w:color="auto"/>
        <w:left w:val="none" w:sz="0" w:space="0" w:color="auto"/>
        <w:bottom w:val="none" w:sz="0" w:space="0" w:color="auto"/>
        <w:right w:val="none" w:sz="0" w:space="0" w:color="auto"/>
      </w:divBdr>
    </w:div>
    <w:div w:id="1377662997">
      <w:marLeft w:val="640"/>
      <w:marRight w:val="0"/>
      <w:marTop w:val="0"/>
      <w:marBottom w:val="0"/>
      <w:divBdr>
        <w:top w:val="none" w:sz="0" w:space="0" w:color="auto"/>
        <w:left w:val="none" w:sz="0" w:space="0" w:color="auto"/>
        <w:bottom w:val="none" w:sz="0" w:space="0" w:color="auto"/>
        <w:right w:val="none" w:sz="0" w:space="0" w:color="auto"/>
      </w:divBdr>
    </w:div>
    <w:div w:id="1377698701">
      <w:marLeft w:val="640"/>
      <w:marRight w:val="0"/>
      <w:marTop w:val="0"/>
      <w:marBottom w:val="0"/>
      <w:divBdr>
        <w:top w:val="none" w:sz="0" w:space="0" w:color="auto"/>
        <w:left w:val="none" w:sz="0" w:space="0" w:color="auto"/>
        <w:bottom w:val="none" w:sz="0" w:space="0" w:color="auto"/>
        <w:right w:val="none" w:sz="0" w:space="0" w:color="auto"/>
      </w:divBdr>
    </w:div>
    <w:div w:id="1377701326">
      <w:marLeft w:val="640"/>
      <w:marRight w:val="0"/>
      <w:marTop w:val="0"/>
      <w:marBottom w:val="0"/>
      <w:divBdr>
        <w:top w:val="none" w:sz="0" w:space="0" w:color="auto"/>
        <w:left w:val="none" w:sz="0" w:space="0" w:color="auto"/>
        <w:bottom w:val="none" w:sz="0" w:space="0" w:color="auto"/>
        <w:right w:val="none" w:sz="0" w:space="0" w:color="auto"/>
      </w:divBdr>
    </w:div>
    <w:div w:id="1377775817">
      <w:marLeft w:val="640"/>
      <w:marRight w:val="0"/>
      <w:marTop w:val="0"/>
      <w:marBottom w:val="0"/>
      <w:divBdr>
        <w:top w:val="none" w:sz="0" w:space="0" w:color="auto"/>
        <w:left w:val="none" w:sz="0" w:space="0" w:color="auto"/>
        <w:bottom w:val="none" w:sz="0" w:space="0" w:color="auto"/>
        <w:right w:val="none" w:sz="0" w:space="0" w:color="auto"/>
      </w:divBdr>
    </w:div>
    <w:div w:id="1377780519">
      <w:marLeft w:val="640"/>
      <w:marRight w:val="0"/>
      <w:marTop w:val="0"/>
      <w:marBottom w:val="0"/>
      <w:divBdr>
        <w:top w:val="none" w:sz="0" w:space="0" w:color="auto"/>
        <w:left w:val="none" w:sz="0" w:space="0" w:color="auto"/>
        <w:bottom w:val="none" w:sz="0" w:space="0" w:color="auto"/>
        <w:right w:val="none" w:sz="0" w:space="0" w:color="auto"/>
      </w:divBdr>
    </w:div>
    <w:div w:id="1377857019">
      <w:marLeft w:val="640"/>
      <w:marRight w:val="0"/>
      <w:marTop w:val="0"/>
      <w:marBottom w:val="0"/>
      <w:divBdr>
        <w:top w:val="none" w:sz="0" w:space="0" w:color="auto"/>
        <w:left w:val="none" w:sz="0" w:space="0" w:color="auto"/>
        <w:bottom w:val="none" w:sz="0" w:space="0" w:color="auto"/>
        <w:right w:val="none" w:sz="0" w:space="0" w:color="auto"/>
      </w:divBdr>
    </w:div>
    <w:div w:id="1377895464">
      <w:marLeft w:val="640"/>
      <w:marRight w:val="0"/>
      <w:marTop w:val="0"/>
      <w:marBottom w:val="0"/>
      <w:divBdr>
        <w:top w:val="none" w:sz="0" w:space="0" w:color="auto"/>
        <w:left w:val="none" w:sz="0" w:space="0" w:color="auto"/>
        <w:bottom w:val="none" w:sz="0" w:space="0" w:color="auto"/>
        <w:right w:val="none" w:sz="0" w:space="0" w:color="auto"/>
      </w:divBdr>
    </w:div>
    <w:div w:id="1377969265">
      <w:marLeft w:val="640"/>
      <w:marRight w:val="0"/>
      <w:marTop w:val="0"/>
      <w:marBottom w:val="0"/>
      <w:divBdr>
        <w:top w:val="none" w:sz="0" w:space="0" w:color="auto"/>
        <w:left w:val="none" w:sz="0" w:space="0" w:color="auto"/>
        <w:bottom w:val="none" w:sz="0" w:space="0" w:color="auto"/>
        <w:right w:val="none" w:sz="0" w:space="0" w:color="auto"/>
      </w:divBdr>
    </w:div>
    <w:div w:id="1378044230">
      <w:marLeft w:val="640"/>
      <w:marRight w:val="0"/>
      <w:marTop w:val="0"/>
      <w:marBottom w:val="0"/>
      <w:divBdr>
        <w:top w:val="none" w:sz="0" w:space="0" w:color="auto"/>
        <w:left w:val="none" w:sz="0" w:space="0" w:color="auto"/>
        <w:bottom w:val="none" w:sz="0" w:space="0" w:color="auto"/>
        <w:right w:val="none" w:sz="0" w:space="0" w:color="auto"/>
      </w:divBdr>
    </w:div>
    <w:div w:id="1378050088">
      <w:marLeft w:val="640"/>
      <w:marRight w:val="0"/>
      <w:marTop w:val="0"/>
      <w:marBottom w:val="0"/>
      <w:divBdr>
        <w:top w:val="none" w:sz="0" w:space="0" w:color="auto"/>
        <w:left w:val="none" w:sz="0" w:space="0" w:color="auto"/>
        <w:bottom w:val="none" w:sz="0" w:space="0" w:color="auto"/>
        <w:right w:val="none" w:sz="0" w:space="0" w:color="auto"/>
      </w:divBdr>
    </w:div>
    <w:div w:id="1378091550">
      <w:marLeft w:val="640"/>
      <w:marRight w:val="0"/>
      <w:marTop w:val="0"/>
      <w:marBottom w:val="0"/>
      <w:divBdr>
        <w:top w:val="none" w:sz="0" w:space="0" w:color="auto"/>
        <w:left w:val="none" w:sz="0" w:space="0" w:color="auto"/>
        <w:bottom w:val="none" w:sz="0" w:space="0" w:color="auto"/>
        <w:right w:val="none" w:sz="0" w:space="0" w:color="auto"/>
      </w:divBdr>
    </w:div>
    <w:div w:id="1378119681">
      <w:marLeft w:val="640"/>
      <w:marRight w:val="0"/>
      <w:marTop w:val="0"/>
      <w:marBottom w:val="0"/>
      <w:divBdr>
        <w:top w:val="none" w:sz="0" w:space="0" w:color="auto"/>
        <w:left w:val="none" w:sz="0" w:space="0" w:color="auto"/>
        <w:bottom w:val="none" w:sz="0" w:space="0" w:color="auto"/>
        <w:right w:val="none" w:sz="0" w:space="0" w:color="auto"/>
      </w:divBdr>
    </w:div>
    <w:div w:id="1378121977">
      <w:marLeft w:val="640"/>
      <w:marRight w:val="0"/>
      <w:marTop w:val="0"/>
      <w:marBottom w:val="0"/>
      <w:divBdr>
        <w:top w:val="none" w:sz="0" w:space="0" w:color="auto"/>
        <w:left w:val="none" w:sz="0" w:space="0" w:color="auto"/>
        <w:bottom w:val="none" w:sz="0" w:space="0" w:color="auto"/>
        <w:right w:val="none" w:sz="0" w:space="0" w:color="auto"/>
      </w:divBdr>
    </w:div>
    <w:div w:id="1378242026">
      <w:marLeft w:val="640"/>
      <w:marRight w:val="0"/>
      <w:marTop w:val="0"/>
      <w:marBottom w:val="0"/>
      <w:divBdr>
        <w:top w:val="none" w:sz="0" w:space="0" w:color="auto"/>
        <w:left w:val="none" w:sz="0" w:space="0" w:color="auto"/>
        <w:bottom w:val="none" w:sz="0" w:space="0" w:color="auto"/>
        <w:right w:val="none" w:sz="0" w:space="0" w:color="auto"/>
      </w:divBdr>
    </w:div>
    <w:div w:id="1378506472">
      <w:marLeft w:val="640"/>
      <w:marRight w:val="0"/>
      <w:marTop w:val="0"/>
      <w:marBottom w:val="0"/>
      <w:divBdr>
        <w:top w:val="none" w:sz="0" w:space="0" w:color="auto"/>
        <w:left w:val="none" w:sz="0" w:space="0" w:color="auto"/>
        <w:bottom w:val="none" w:sz="0" w:space="0" w:color="auto"/>
        <w:right w:val="none" w:sz="0" w:space="0" w:color="auto"/>
      </w:divBdr>
    </w:div>
    <w:div w:id="1378701848">
      <w:marLeft w:val="640"/>
      <w:marRight w:val="0"/>
      <w:marTop w:val="0"/>
      <w:marBottom w:val="0"/>
      <w:divBdr>
        <w:top w:val="none" w:sz="0" w:space="0" w:color="auto"/>
        <w:left w:val="none" w:sz="0" w:space="0" w:color="auto"/>
        <w:bottom w:val="none" w:sz="0" w:space="0" w:color="auto"/>
        <w:right w:val="none" w:sz="0" w:space="0" w:color="auto"/>
      </w:divBdr>
    </w:div>
    <w:div w:id="1378748055">
      <w:marLeft w:val="640"/>
      <w:marRight w:val="0"/>
      <w:marTop w:val="0"/>
      <w:marBottom w:val="0"/>
      <w:divBdr>
        <w:top w:val="none" w:sz="0" w:space="0" w:color="auto"/>
        <w:left w:val="none" w:sz="0" w:space="0" w:color="auto"/>
        <w:bottom w:val="none" w:sz="0" w:space="0" w:color="auto"/>
        <w:right w:val="none" w:sz="0" w:space="0" w:color="auto"/>
      </w:divBdr>
    </w:div>
    <w:div w:id="1378890386">
      <w:marLeft w:val="640"/>
      <w:marRight w:val="0"/>
      <w:marTop w:val="0"/>
      <w:marBottom w:val="0"/>
      <w:divBdr>
        <w:top w:val="none" w:sz="0" w:space="0" w:color="auto"/>
        <w:left w:val="none" w:sz="0" w:space="0" w:color="auto"/>
        <w:bottom w:val="none" w:sz="0" w:space="0" w:color="auto"/>
        <w:right w:val="none" w:sz="0" w:space="0" w:color="auto"/>
      </w:divBdr>
    </w:div>
    <w:div w:id="1378893199">
      <w:marLeft w:val="640"/>
      <w:marRight w:val="0"/>
      <w:marTop w:val="0"/>
      <w:marBottom w:val="0"/>
      <w:divBdr>
        <w:top w:val="none" w:sz="0" w:space="0" w:color="auto"/>
        <w:left w:val="none" w:sz="0" w:space="0" w:color="auto"/>
        <w:bottom w:val="none" w:sz="0" w:space="0" w:color="auto"/>
        <w:right w:val="none" w:sz="0" w:space="0" w:color="auto"/>
      </w:divBdr>
    </w:div>
    <w:div w:id="1379014086">
      <w:marLeft w:val="640"/>
      <w:marRight w:val="0"/>
      <w:marTop w:val="0"/>
      <w:marBottom w:val="0"/>
      <w:divBdr>
        <w:top w:val="none" w:sz="0" w:space="0" w:color="auto"/>
        <w:left w:val="none" w:sz="0" w:space="0" w:color="auto"/>
        <w:bottom w:val="none" w:sz="0" w:space="0" w:color="auto"/>
        <w:right w:val="none" w:sz="0" w:space="0" w:color="auto"/>
      </w:divBdr>
    </w:div>
    <w:div w:id="1379164806">
      <w:marLeft w:val="640"/>
      <w:marRight w:val="0"/>
      <w:marTop w:val="0"/>
      <w:marBottom w:val="0"/>
      <w:divBdr>
        <w:top w:val="none" w:sz="0" w:space="0" w:color="auto"/>
        <w:left w:val="none" w:sz="0" w:space="0" w:color="auto"/>
        <w:bottom w:val="none" w:sz="0" w:space="0" w:color="auto"/>
        <w:right w:val="none" w:sz="0" w:space="0" w:color="auto"/>
      </w:divBdr>
    </w:div>
    <w:div w:id="1379206269">
      <w:marLeft w:val="640"/>
      <w:marRight w:val="0"/>
      <w:marTop w:val="0"/>
      <w:marBottom w:val="0"/>
      <w:divBdr>
        <w:top w:val="none" w:sz="0" w:space="0" w:color="auto"/>
        <w:left w:val="none" w:sz="0" w:space="0" w:color="auto"/>
        <w:bottom w:val="none" w:sz="0" w:space="0" w:color="auto"/>
        <w:right w:val="none" w:sz="0" w:space="0" w:color="auto"/>
      </w:divBdr>
    </w:div>
    <w:div w:id="1379207374">
      <w:marLeft w:val="640"/>
      <w:marRight w:val="0"/>
      <w:marTop w:val="0"/>
      <w:marBottom w:val="0"/>
      <w:divBdr>
        <w:top w:val="none" w:sz="0" w:space="0" w:color="auto"/>
        <w:left w:val="none" w:sz="0" w:space="0" w:color="auto"/>
        <w:bottom w:val="none" w:sz="0" w:space="0" w:color="auto"/>
        <w:right w:val="none" w:sz="0" w:space="0" w:color="auto"/>
      </w:divBdr>
    </w:div>
    <w:div w:id="1379207687">
      <w:marLeft w:val="640"/>
      <w:marRight w:val="0"/>
      <w:marTop w:val="0"/>
      <w:marBottom w:val="0"/>
      <w:divBdr>
        <w:top w:val="none" w:sz="0" w:space="0" w:color="auto"/>
        <w:left w:val="none" w:sz="0" w:space="0" w:color="auto"/>
        <w:bottom w:val="none" w:sz="0" w:space="0" w:color="auto"/>
        <w:right w:val="none" w:sz="0" w:space="0" w:color="auto"/>
      </w:divBdr>
    </w:div>
    <w:div w:id="1379208803">
      <w:marLeft w:val="640"/>
      <w:marRight w:val="0"/>
      <w:marTop w:val="0"/>
      <w:marBottom w:val="0"/>
      <w:divBdr>
        <w:top w:val="none" w:sz="0" w:space="0" w:color="auto"/>
        <w:left w:val="none" w:sz="0" w:space="0" w:color="auto"/>
        <w:bottom w:val="none" w:sz="0" w:space="0" w:color="auto"/>
        <w:right w:val="none" w:sz="0" w:space="0" w:color="auto"/>
      </w:divBdr>
    </w:div>
    <w:div w:id="1379209792">
      <w:marLeft w:val="640"/>
      <w:marRight w:val="0"/>
      <w:marTop w:val="0"/>
      <w:marBottom w:val="0"/>
      <w:divBdr>
        <w:top w:val="none" w:sz="0" w:space="0" w:color="auto"/>
        <w:left w:val="none" w:sz="0" w:space="0" w:color="auto"/>
        <w:bottom w:val="none" w:sz="0" w:space="0" w:color="auto"/>
        <w:right w:val="none" w:sz="0" w:space="0" w:color="auto"/>
      </w:divBdr>
    </w:div>
    <w:div w:id="1379280039">
      <w:marLeft w:val="640"/>
      <w:marRight w:val="0"/>
      <w:marTop w:val="0"/>
      <w:marBottom w:val="0"/>
      <w:divBdr>
        <w:top w:val="none" w:sz="0" w:space="0" w:color="auto"/>
        <w:left w:val="none" w:sz="0" w:space="0" w:color="auto"/>
        <w:bottom w:val="none" w:sz="0" w:space="0" w:color="auto"/>
        <w:right w:val="none" w:sz="0" w:space="0" w:color="auto"/>
      </w:divBdr>
    </w:div>
    <w:div w:id="1379355710">
      <w:marLeft w:val="640"/>
      <w:marRight w:val="0"/>
      <w:marTop w:val="0"/>
      <w:marBottom w:val="0"/>
      <w:divBdr>
        <w:top w:val="none" w:sz="0" w:space="0" w:color="auto"/>
        <w:left w:val="none" w:sz="0" w:space="0" w:color="auto"/>
        <w:bottom w:val="none" w:sz="0" w:space="0" w:color="auto"/>
        <w:right w:val="none" w:sz="0" w:space="0" w:color="auto"/>
      </w:divBdr>
    </w:div>
    <w:div w:id="1379402301">
      <w:marLeft w:val="640"/>
      <w:marRight w:val="0"/>
      <w:marTop w:val="0"/>
      <w:marBottom w:val="0"/>
      <w:divBdr>
        <w:top w:val="none" w:sz="0" w:space="0" w:color="auto"/>
        <w:left w:val="none" w:sz="0" w:space="0" w:color="auto"/>
        <w:bottom w:val="none" w:sz="0" w:space="0" w:color="auto"/>
        <w:right w:val="none" w:sz="0" w:space="0" w:color="auto"/>
      </w:divBdr>
    </w:div>
    <w:div w:id="1379551121">
      <w:marLeft w:val="640"/>
      <w:marRight w:val="0"/>
      <w:marTop w:val="0"/>
      <w:marBottom w:val="0"/>
      <w:divBdr>
        <w:top w:val="none" w:sz="0" w:space="0" w:color="auto"/>
        <w:left w:val="none" w:sz="0" w:space="0" w:color="auto"/>
        <w:bottom w:val="none" w:sz="0" w:space="0" w:color="auto"/>
        <w:right w:val="none" w:sz="0" w:space="0" w:color="auto"/>
      </w:divBdr>
    </w:div>
    <w:div w:id="1379551670">
      <w:marLeft w:val="640"/>
      <w:marRight w:val="0"/>
      <w:marTop w:val="0"/>
      <w:marBottom w:val="0"/>
      <w:divBdr>
        <w:top w:val="none" w:sz="0" w:space="0" w:color="auto"/>
        <w:left w:val="none" w:sz="0" w:space="0" w:color="auto"/>
        <w:bottom w:val="none" w:sz="0" w:space="0" w:color="auto"/>
        <w:right w:val="none" w:sz="0" w:space="0" w:color="auto"/>
      </w:divBdr>
    </w:div>
    <w:div w:id="1379814917">
      <w:marLeft w:val="640"/>
      <w:marRight w:val="0"/>
      <w:marTop w:val="0"/>
      <w:marBottom w:val="0"/>
      <w:divBdr>
        <w:top w:val="none" w:sz="0" w:space="0" w:color="auto"/>
        <w:left w:val="none" w:sz="0" w:space="0" w:color="auto"/>
        <w:bottom w:val="none" w:sz="0" w:space="0" w:color="auto"/>
        <w:right w:val="none" w:sz="0" w:space="0" w:color="auto"/>
      </w:divBdr>
    </w:div>
    <w:div w:id="1379817009">
      <w:marLeft w:val="640"/>
      <w:marRight w:val="0"/>
      <w:marTop w:val="0"/>
      <w:marBottom w:val="0"/>
      <w:divBdr>
        <w:top w:val="none" w:sz="0" w:space="0" w:color="auto"/>
        <w:left w:val="none" w:sz="0" w:space="0" w:color="auto"/>
        <w:bottom w:val="none" w:sz="0" w:space="0" w:color="auto"/>
        <w:right w:val="none" w:sz="0" w:space="0" w:color="auto"/>
      </w:divBdr>
    </w:div>
    <w:div w:id="1379890830">
      <w:marLeft w:val="640"/>
      <w:marRight w:val="0"/>
      <w:marTop w:val="0"/>
      <w:marBottom w:val="0"/>
      <w:divBdr>
        <w:top w:val="none" w:sz="0" w:space="0" w:color="auto"/>
        <w:left w:val="none" w:sz="0" w:space="0" w:color="auto"/>
        <w:bottom w:val="none" w:sz="0" w:space="0" w:color="auto"/>
        <w:right w:val="none" w:sz="0" w:space="0" w:color="auto"/>
      </w:divBdr>
    </w:div>
    <w:div w:id="1379891094">
      <w:marLeft w:val="640"/>
      <w:marRight w:val="0"/>
      <w:marTop w:val="0"/>
      <w:marBottom w:val="0"/>
      <w:divBdr>
        <w:top w:val="none" w:sz="0" w:space="0" w:color="auto"/>
        <w:left w:val="none" w:sz="0" w:space="0" w:color="auto"/>
        <w:bottom w:val="none" w:sz="0" w:space="0" w:color="auto"/>
        <w:right w:val="none" w:sz="0" w:space="0" w:color="auto"/>
      </w:divBdr>
    </w:div>
    <w:div w:id="1379931971">
      <w:marLeft w:val="640"/>
      <w:marRight w:val="0"/>
      <w:marTop w:val="0"/>
      <w:marBottom w:val="0"/>
      <w:divBdr>
        <w:top w:val="none" w:sz="0" w:space="0" w:color="auto"/>
        <w:left w:val="none" w:sz="0" w:space="0" w:color="auto"/>
        <w:bottom w:val="none" w:sz="0" w:space="0" w:color="auto"/>
        <w:right w:val="none" w:sz="0" w:space="0" w:color="auto"/>
      </w:divBdr>
    </w:div>
    <w:div w:id="1379932304">
      <w:marLeft w:val="640"/>
      <w:marRight w:val="0"/>
      <w:marTop w:val="0"/>
      <w:marBottom w:val="0"/>
      <w:divBdr>
        <w:top w:val="none" w:sz="0" w:space="0" w:color="auto"/>
        <w:left w:val="none" w:sz="0" w:space="0" w:color="auto"/>
        <w:bottom w:val="none" w:sz="0" w:space="0" w:color="auto"/>
        <w:right w:val="none" w:sz="0" w:space="0" w:color="auto"/>
      </w:divBdr>
    </w:div>
    <w:div w:id="1380010729">
      <w:marLeft w:val="640"/>
      <w:marRight w:val="0"/>
      <w:marTop w:val="0"/>
      <w:marBottom w:val="0"/>
      <w:divBdr>
        <w:top w:val="none" w:sz="0" w:space="0" w:color="auto"/>
        <w:left w:val="none" w:sz="0" w:space="0" w:color="auto"/>
        <w:bottom w:val="none" w:sz="0" w:space="0" w:color="auto"/>
        <w:right w:val="none" w:sz="0" w:space="0" w:color="auto"/>
      </w:divBdr>
    </w:div>
    <w:div w:id="1380205058">
      <w:marLeft w:val="640"/>
      <w:marRight w:val="0"/>
      <w:marTop w:val="0"/>
      <w:marBottom w:val="0"/>
      <w:divBdr>
        <w:top w:val="none" w:sz="0" w:space="0" w:color="auto"/>
        <w:left w:val="none" w:sz="0" w:space="0" w:color="auto"/>
        <w:bottom w:val="none" w:sz="0" w:space="0" w:color="auto"/>
        <w:right w:val="none" w:sz="0" w:space="0" w:color="auto"/>
      </w:divBdr>
    </w:div>
    <w:div w:id="1380275665">
      <w:marLeft w:val="640"/>
      <w:marRight w:val="0"/>
      <w:marTop w:val="0"/>
      <w:marBottom w:val="0"/>
      <w:divBdr>
        <w:top w:val="none" w:sz="0" w:space="0" w:color="auto"/>
        <w:left w:val="none" w:sz="0" w:space="0" w:color="auto"/>
        <w:bottom w:val="none" w:sz="0" w:space="0" w:color="auto"/>
        <w:right w:val="none" w:sz="0" w:space="0" w:color="auto"/>
      </w:divBdr>
    </w:div>
    <w:div w:id="1380284411">
      <w:marLeft w:val="640"/>
      <w:marRight w:val="0"/>
      <w:marTop w:val="0"/>
      <w:marBottom w:val="0"/>
      <w:divBdr>
        <w:top w:val="none" w:sz="0" w:space="0" w:color="auto"/>
        <w:left w:val="none" w:sz="0" w:space="0" w:color="auto"/>
        <w:bottom w:val="none" w:sz="0" w:space="0" w:color="auto"/>
        <w:right w:val="none" w:sz="0" w:space="0" w:color="auto"/>
      </w:divBdr>
    </w:div>
    <w:div w:id="1380324849">
      <w:marLeft w:val="640"/>
      <w:marRight w:val="0"/>
      <w:marTop w:val="0"/>
      <w:marBottom w:val="0"/>
      <w:divBdr>
        <w:top w:val="none" w:sz="0" w:space="0" w:color="auto"/>
        <w:left w:val="none" w:sz="0" w:space="0" w:color="auto"/>
        <w:bottom w:val="none" w:sz="0" w:space="0" w:color="auto"/>
        <w:right w:val="none" w:sz="0" w:space="0" w:color="auto"/>
      </w:divBdr>
    </w:div>
    <w:div w:id="1380398483">
      <w:marLeft w:val="640"/>
      <w:marRight w:val="0"/>
      <w:marTop w:val="0"/>
      <w:marBottom w:val="0"/>
      <w:divBdr>
        <w:top w:val="none" w:sz="0" w:space="0" w:color="auto"/>
        <w:left w:val="none" w:sz="0" w:space="0" w:color="auto"/>
        <w:bottom w:val="none" w:sz="0" w:space="0" w:color="auto"/>
        <w:right w:val="none" w:sz="0" w:space="0" w:color="auto"/>
      </w:divBdr>
    </w:div>
    <w:div w:id="1380399933">
      <w:marLeft w:val="640"/>
      <w:marRight w:val="0"/>
      <w:marTop w:val="0"/>
      <w:marBottom w:val="0"/>
      <w:divBdr>
        <w:top w:val="none" w:sz="0" w:space="0" w:color="auto"/>
        <w:left w:val="none" w:sz="0" w:space="0" w:color="auto"/>
        <w:bottom w:val="none" w:sz="0" w:space="0" w:color="auto"/>
        <w:right w:val="none" w:sz="0" w:space="0" w:color="auto"/>
      </w:divBdr>
    </w:div>
    <w:div w:id="1380518120">
      <w:marLeft w:val="640"/>
      <w:marRight w:val="0"/>
      <w:marTop w:val="0"/>
      <w:marBottom w:val="0"/>
      <w:divBdr>
        <w:top w:val="none" w:sz="0" w:space="0" w:color="auto"/>
        <w:left w:val="none" w:sz="0" w:space="0" w:color="auto"/>
        <w:bottom w:val="none" w:sz="0" w:space="0" w:color="auto"/>
        <w:right w:val="none" w:sz="0" w:space="0" w:color="auto"/>
      </w:divBdr>
    </w:div>
    <w:div w:id="1380545941">
      <w:marLeft w:val="640"/>
      <w:marRight w:val="0"/>
      <w:marTop w:val="0"/>
      <w:marBottom w:val="0"/>
      <w:divBdr>
        <w:top w:val="none" w:sz="0" w:space="0" w:color="auto"/>
        <w:left w:val="none" w:sz="0" w:space="0" w:color="auto"/>
        <w:bottom w:val="none" w:sz="0" w:space="0" w:color="auto"/>
        <w:right w:val="none" w:sz="0" w:space="0" w:color="auto"/>
      </w:divBdr>
    </w:div>
    <w:div w:id="1380591344">
      <w:marLeft w:val="640"/>
      <w:marRight w:val="0"/>
      <w:marTop w:val="0"/>
      <w:marBottom w:val="0"/>
      <w:divBdr>
        <w:top w:val="none" w:sz="0" w:space="0" w:color="auto"/>
        <w:left w:val="none" w:sz="0" w:space="0" w:color="auto"/>
        <w:bottom w:val="none" w:sz="0" w:space="0" w:color="auto"/>
        <w:right w:val="none" w:sz="0" w:space="0" w:color="auto"/>
      </w:divBdr>
    </w:div>
    <w:div w:id="1380669700">
      <w:marLeft w:val="640"/>
      <w:marRight w:val="0"/>
      <w:marTop w:val="0"/>
      <w:marBottom w:val="0"/>
      <w:divBdr>
        <w:top w:val="none" w:sz="0" w:space="0" w:color="auto"/>
        <w:left w:val="none" w:sz="0" w:space="0" w:color="auto"/>
        <w:bottom w:val="none" w:sz="0" w:space="0" w:color="auto"/>
        <w:right w:val="none" w:sz="0" w:space="0" w:color="auto"/>
      </w:divBdr>
    </w:div>
    <w:div w:id="1380785569">
      <w:marLeft w:val="640"/>
      <w:marRight w:val="0"/>
      <w:marTop w:val="0"/>
      <w:marBottom w:val="0"/>
      <w:divBdr>
        <w:top w:val="none" w:sz="0" w:space="0" w:color="auto"/>
        <w:left w:val="none" w:sz="0" w:space="0" w:color="auto"/>
        <w:bottom w:val="none" w:sz="0" w:space="0" w:color="auto"/>
        <w:right w:val="none" w:sz="0" w:space="0" w:color="auto"/>
      </w:divBdr>
    </w:div>
    <w:div w:id="1380788617">
      <w:marLeft w:val="640"/>
      <w:marRight w:val="0"/>
      <w:marTop w:val="0"/>
      <w:marBottom w:val="0"/>
      <w:divBdr>
        <w:top w:val="none" w:sz="0" w:space="0" w:color="auto"/>
        <w:left w:val="none" w:sz="0" w:space="0" w:color="auto"/>
        <w:bottom w:val="none" w:sz="0" w:space="0" w:color="auto"/>
        <w:right w:val="none" w:sz="0" w:space="0" w:color="auto"/>
      </w:divBdr>
    </w:div>
    <w:div w:id="1381054489">
      <w:marLeft w:val="640"/>
      <w:marRight w:val="0"/>
      <w:marTop w:val="0"/>
      <w:marBottom w:val="0"/>
      <w:divBdr>
        <w:top w:val="none" w:sz="0" w:space="0" w:color="auto"/>
        <w:left w:val="none" w:sz="0" w:space="0" w:color="auto"/>
        <w:bottom w:val="none" w:sz="0" w:space="0" w:color="auto"/>
        <w:right w:val="none" w:sz="0" w:space="0" w:color="auto"/>
      </w:divBdr>
    </w:div>
    <w:div w:id="1381171504">
      <w:marLeft w:val="640"/>
      <w:marRight w:val="0"/>
      <w:marTop w:val="0"/>
      <w:marBottom w:val="0"/>
      <w:divBdr>
        <w:top w:val="none" w:sz="0" w:space="0" w:color="auto"/>
        <w:left w:val="none" w:sz="0" w:space="0" w:color="auto"/>
        <w:bottom w:val="none" w:sz="0" w:space="0" w:color="auto"/>
        <w:right w:val="none" w:sz="0" w:space="0" w:color="auto"/>
      </w:divBdr>
    </w:div>
    <w:div w:id="1381398568">
      <w:marLeft w:val="640"/>
      <w:marRight w:val="0"/>
      <w:marTop w:val="0"/>
      <w:marBottom w:val="0"/>
      <w:divBdr>
        <w:top w:val="none" w:sz="0" w:space="0" w:color="auto"/>
        <w:left w:val="none" w:sz="0" w:space="0" w:color="auto"/>
        <w:bottom w:val="none" w:sz="0" w:space="0" w:color="auto"/>
        <w:right w:val="none" w:sz="0" w:space="0" w:color="auto"/>
      </w:divBdr>
    </w:div>
    <w:div w:id="1381436013">
      <w:marLeft w:val="640"/>
      <w:marRight w:val="0"/>
      <w:marTop w:val="0"/>
      <w:marBottom w:val="0"/>
      <w:divBdr>
        <w:top w:val="none" w:sz="0" w:space="0" w:color="auto"/>
        <w:left w:val="none" w:sz="0" w:space="0" w:color="auto"/>
        <w:bottom w:val="none" w:sz="0" w:space="0" w:color="auto"/>
        <w:right w:val="none" w:sz="0" w:space="0" w:color="auto"/>
      </w:divBdr>
    </w:div>
    <w:div w:id="1381436432">
      <w:marLeft w:val="640"/>
      <w:marRight w:val="0"/>
      <w:marTop w:val="0"/>
      <w:marBottom w:val="0"/>
      <w:divBdr>
        <w:top w:val="none" w:sz="0" w:space="0" w:color="auto"/>
        <w:left w:val="none" w:sz="0" w:space="0" w:color="auto"/>
        <w:bottom w:val="none" w:sz="0" w:space="0" w:color="auto"/>
        <w:right w:val="none" w:sz="0" w:space="0" w:color="auto"/>
      </w:divBdr>
    </w:div>
    <w:div w:id="1381440097">
      <w:marLeft w:val="640"/>
      <w:marRight w:val="0"/>
      <w:marTop w:val="0"/>
      <w:marBottom w:val="0"/>
      <w:divBdr>
        <w:top w:val="none" w:sz="0" w:space="0" w:color="auto"/>
        <w:left w:val="none" w:sz="0" w:space="0" w:color="auto"/>
        <w:bottom w:val="none" w:sz="0" w:space="0" w:color="auto"/>
        <w:right w:val="none" w:sz="0" w:space="0" w:color="auto"/>
      </w:divBdr>
    </w:div>
    <w:div w:id="1381441093">
      <w:marLeft w:val="640"/>
      <w:marRight w:val="0"/>
      <w:marTop w:val="0"/>
      <w:marBottom w:val="0"/>
      <w:divBdr>
        <w:top w:val="none" w:sz="0" w:space="0" w:color="auto"/>
        <w:left w:val="none" w:sz="0" w:space="0" w:color="auto"/>
        <w:bottom w:val="none" w:sz="0" w:space="0" w:color="auto"/>
        <w:right w:val="none" w:sz="0" w:space="0" w:color="auto"/>
      </w:divBdr>
    </w:div>
    <w:div w:id="1381519634">
      <w:marLeft w:val="640"/>
      <w:marRight w:val="0"/>
      <w:marTop w:val="0"/>
      <w:marBottom w:val="0"/>
      <w:divBdr>
        <w:top w:val="none" w:sz="0" w:space="0" w:color="auto"/>
        <w:left w:val="none" w:sz="0" w:space="0" w:color="auto"/>
        <w:bottom w:val="none" w:sz="0" w:space="0" w:color="auto"/>
        <w:right w:val="none" w:sz="0" w:space="0" w:color="auto"/>
      </w:divBdr>
    </w:div>
    <w:div w:id="1381635337">
      <w:marLeft w:val="640"/>
      <w:marRight w:val="0"/>
      <w:marTop w:val="0"/>
      <w:marBottom w:val="0"/>
      <w:divBdr>
        <w:top w:val="none" w:sz="0" w:space="0" w:color="auto"/>
        <w:left w:val="none" w:sz="0" w:space="0" w:color="auto"/>
        <w:bottom w:val="none" w:sz="0" w:space="0" w:color="auto"/>
        <w:right w:val="none" w:sz="0" w:space="0" w:color="auto"/>
      </w:divBdr>
    </w:div>
    <w:div w:id="1381783177">
      <w:marLeft w:val="640"/>
      <w:marRight w:val="0"/>
      <w:marTop w:val="0"/>
      <w:marBottom w:val="0"/>
      <w:divBdr>
        <w:top w:val="none" w:sz="0" w:space="0" w:color="auto"/>
        <w:left w:val="none" w:sz="0" w:space="0" w:color="auto"/>
        <w:bottom w:val="none" w:sz="0" w:space="0" w:color="auto"/>
        <w:right w:val="none" w:sz="0" w:space="0" w:color="auto"/>
      </w:divBdr>
    </w:div>
    <w:div w:id="1381786434">
      <w:marLeft w:val="640"/>
      <w:marRight w:val="0"/>
      <w:marTop w:val="0"/>
      <w:marBottom w:val="0"/>
      <w:divBdr>
        <w:top w:val="none" w:sz="0" w:space="0" w:color="auto"/>
        <w:left w:val="none" w:sz="0" w:space="0" w:color="auto"/>
        <w:bottom w:val="none" w:sz="0" w:space="0" w:color="auto"/>
        <w:right w:val="none" w:sz="0" w:space="0" w:color="auto"/>
      </w:divBdr>
    </w:div>
    <w:div w:id="1381829252">
      <w:marLeft w:val="640"/>
      <w:marRight w:val="0"/>
      <w:marTop w:val="0"/>
      <w:marBottom w:val="0"/>
      <w:divBdr>
        <w:top w:val="none" w:sz="0" w:space="0" w:color="auto"/>
        <w:left w:val="none" w:sz="0" w:space="0" w:color="auto"/>
        <w:bottom w:val="none" w:sz="0" w:space="0" w:color="auto"/>
        <w:right w:val="none" w:sz="0" w:space="0" w:color="auto"/>
      </w:divBdr>
    </w:div>
    <w:div w:id="1381898299">
      <w:marLeft w:val="640"/>
      <w:marRight w:val="0"/>
      <w:marTop w:val="0"/>
      <w:marBottom w:val="0"/>
      <w:divBdr>
        <w:top w:val="none" w:sz="0" w:space="0" w:color="auto"/>
        <w:left w:val="none" w:sz="0" w:space="0" w:color="auto"/>
        <w:bottom w:val="none" w:sz="0" w:space="0" w:color="auto"/>
        <w:right w:val="none" w:sz="0" w:space="0" w:color="auto"/>
      </w:divBdr>
    </w:div>
    <w:div w:id="1382097416">
      <w:marLeft w:val="640"/>
      <w:marRight w:val="0"/>
      <w:marTop w:val="0"/>
      <w:marBottom w:val="0"/>
      <w:divBdr>
        <w:top w:val="none" w:sz="0" w:space="0" w:color="auto"/>
        <w:left w:val="none" w:sz="0" w:space="0" w:color="auto"/>
        <w:bottom w:val="none" w:sz="0" w:space="0" w:color="auto"/>
        <w:right w:val="none" w:sz="0" w:space="0" w:color="auto"/>
      </w:divBdr>
    </w:div>
    <w:div w:id="1382167569">
      <w:marLeft w:val="640"/>
      <w:marRight w:val="0"/>
      <w:marTop w:val="0"/>
      <w:marBottom w:val="0"/>
      <w:divBdr>
        <w:top w:val="none" w:sz="0" w:space="0" w:color="auto"/>
        <w:left w:val="none" w:sz="0" w:space="0" w:color="auto"/>
        <w:bottom w:val="none" w:sz="0" w:space="0" w:color="auto"/>
        <w:right w:val="none" w:sz="0" w:space="0" w:color="auto"/>
      </w:divBdr>
    </w:div>
    <w:div w:id="1382169431">
      <w:marLeft w:val="640"/>
      <w:marRight w:val="0"/>
      <w:marTop w:val="0"/>
      <w:marBottom w:val="0"/>
      <w:divBdr>
        <w:top w:val="none" w:sz="0" w:space="0" w:color="auto"/>
        <w:left w:val="none" w:sz="0" w:space="0" w:color="auto"/>
        <w:bottom w:val="none" w:sz="0" w:space="0" w:color="auto"/>
        <w:right w:val="none" w:sz="0" w:space="0" w:color="auto"/>
      </w:divBdr>
    </w:div>
    <w:div w:id="1382243403">
      <w:marLeft w:val="640"/>
      <w:marRight w:val="0"/>
      <w:marTop w:val="0"/>
      <w:marBottom w:val="0"/>
      <w:divBdr>
        <w:top w:val="none" w:sz="0" w:space="0" w:color="auto"/>
        <w:left w:val="none" w:sz="0" w:space="0" w:color="auto"/>
        <w:bottom w:val="none" w:sz="0" w:space="0" w:color="auto"/>
        <w:right w:val="none" w:sz="0" w:space="0" w:color="auto"/>
      </w:divBdr>
    </w:div>
    <w:div w:id="1382244296">
      <w:marLeft w:val="640"/>
      <w:marRight w:val="0"/>
      <w:marTop w:val="0"/>
      <w:marBottom w:val="0"/>
      <w:divBdr>
        <w:top w:val="none" w:sz="0" w:space="0" w:color="auto"/>
        <w:left w:val="none" w:sz="0" w:space="0" w:color="auto"/>
        <w:bottom w:val="none" w:sz="0" w:space="0" w:color="auto"/>
        <w:right w:val="none" w:sz="0" w:space="0" w:color="auto"/>
      </w:divBdr>
    </w:div>
    <w:div w:id="1382245979">
      <w:marLeft w:val="640"/>
      <w:marRight w:val="0"/>
      <w:marTop w:val="0"/>
      <w:marBottom w:val="0"/>
      <w:divBdr>
        <w:top w:val="none" w:sz="0" w:space="0" w:color="auto"/>
        <w:left w:val="none" w:sz="0" w:space="0" w:color="auto"/>
        <w:bottom w:val="none" w:sz="0" w:space="0" w:color="auto"/>
        <w:right w:val="none" w:sz="0" w:space="0" w:color="auto"/>
      </w:divBdr>
    </w:div>
    <w:div w:id="1382290352">
      <w:marLeft w:val="640"/>
      <w:marRight w:val="0"/>
      <w:marTop w:val="0"/>
      <w:marBottom w:val="0"/>
      <w:divBdr>
        <w:top w:val="none" w:sz="0" w:space="0" w:color="auto"/>
        <w:left w:val="none" w:sz="0" w:space="0" w:color="auto"/>
        <w:bottom w:val="none" w:sz="0" w:space="0" w:color="auto"/>
        <w:right w:val="none" w:sz="0" w:space="0" w:color="auto"/>
      </w:divBdr>
    </w:div>
    <w:div w:id="1382292668">
      <w:marLeft w:val="640"/>
      <w:marRight w:val="0"/>
      <w:marTop w:val="0"/>
      <w:marBottom w:val="0"/>
      <w:divBdr>
        <w:top w:val="none" w:sz="0" w:space="0" w:color="auto"/>
        <w:left w:val="none" w:sz="0" w:space="0" w:color="auto"/>
        <w:bottom w:val="none" w:sz="0" w:space="0" w:color="auto"/>
        <w:right w:val="none" w:sz="0" w:space="0" w:color="auto"/>
      </w:divBdr>
    </w:div>
    <w:div w:id="1382316929">
      <w:marLeft w:val="640"/>
      <w:marRight w:val="0"/>
      <w:marTop w:val="0"/>
      <w:marBottom w:val="0"/>
      <w:divBdr>
        <w:top w:val="none" w:sz="0" w:space="0" w:color="auto"/>
        <w:left w:val="none" w:sz="0" w:space="0" w:color="auto"/>
        <w:bottom w:val="none" w:sz="0" w:space="0" w:color="auto"/>
        <w:right w:val="none" w:sz="0" w:space="0" w:color="auto"/>
      </w:divBdr>
    </w:div>
    <w:div w:id="1382364848">
      <w:marLeft w:val="640"/>
      <w:marRight w:val="0"/>
      <w:marTop w:val="0"/>
      <w:marBottom w:val="0"/>
      <w:divBdr>
        <w:top w:val="none" w:sz="0" w:space="0" w:color="auto"/>
        <w:left w:val="none" w:sz="0" w:space="0" w:color="auto"/>
        <w:bottom w:val="none" w:sz="0" w:space="0" w:color="auto"/>
        <w:right w:val="none" w:sz="0" w:space="0" w:color="auto"/>
      </w:divBdr>
    </w:div>
    <w:div w:id="1382511144">
      <w:marLeft w:val="640"/>
      <w:marRight w:val="0"/>
      <w:marTop w:val="0"/>
      <w:marBottom w:val="0"/>
      <w:divBdr>
        <w:top w:val="none" w:sz="0" w:space="0" w:color="auto"/>
        <w:left w:val="none" w:sz="0" w:space="0" w:color="auto"/>
        <w:bottom w:val="none" w:sz="0" w:space="0" w:color="auto"/>
        <w:right w:val="none" w:sz="0" w:space="0" w:color="auto"/>
      </w:divBdr>
    </w:div>
    <w:div w:id="1382514067">
      <w:marLeft w:val="640"/>
      <w:marRight w:val="0"/>
      <w:marTop w:val="0"/>
      <w:marBottom w:val="0"/>
      <w:divBdr>
        <w:top w:val="none" w:sz="0" w:space="0" w:color="auto"/>
        <w:left w:val="none" w:sz="0" w:space="0" w:color="auto"/>
        <w:bottom w:val="none" w:sz="0" w:space="0" w:color="auto"/>
        <w:right w:val="none" w:sz="0" w:space="0" w:color="auto"/>
      </w:divBdr>
    </w:div>
    <w:div w:id="1382553928">
      <w:marLeft w:val="640"/>
      <w:marRight w:val="0"/>
      <w:marTop w:val="0"/>
      <w:marBottom w:val="0"/>
      <w:divBdr>
        <w:top w:val="none" w:sz="0" w:space="0" w:color="auto"/>
        <w:left w:val="none" w:sz="0" w:space="0" w:color="auto"/>
        <w:bottom w:val="none" w:sz="0" w:space="0" w:color="auto"/>
        <w:right w:val="none" w:sz="0" w:space="0" w:color="auto"/>
      </w:divBdr>
    </w:div>
    <w:div w:id="1382557396">
      <w:marLeft w:val="640"/>
      <w:marRight w:val="0"/>
      <w:marTop w:val="0"/>
      <w:marBottom w:val="0"/>
      <w:divBdr>
        <w:top w:val="none" w:sz="0" w:space="0" w:color="auto"/>
        <w:left w:val="none" w:sz="0" w:space="0" w:color="auto"/>
        <w:bottom w:val="none" w:sz="0" w:space="0" w:color="auto"/>
        <w:right w:val="none" w:sz="0" w:space="0" w:color="auto"/>
      </w:divBdr>
    </w:div>
    <w:div w:id="1382632067">
      <w:marLeft w:val="640"/>
      <w:marRight w:val="0"/>
      <w:marTop w:val="0"/>
      <w:marBottom w:val="0"/>
      <w:divBdr>
        <w:top w:val="none" w:sz="0" w:space="0" w:color="auto"/>
        <w:left w:val="none" w:sz="0" w:space="0" w:color="auto"/>
        <w:bottom w:val="none" w:sz="0" w:space="0" w:color="auto"/>
        <w:right w:val="none" w:sz="0" w:space="0" w:color="auto"/>
      </w:divBdr>
    </w:div>
    <w:div w:id="1382709593">
      <w:marLeft w:val="640"/>
      <w:marRight w:val="0"/>
      <w:marTop w:val="0"/>
      <w:marBottom w:val="0"/>
      <w:divBdr>
        <w:top w:val="none" w:sz="0" w:space="0" w:color="auto"/>
        <w:left w:val="none" w:sz="0" w:space="0" w:color="auto"/>
        <w:bottom w:val="none" w:sz="0" w:space="0" w:color="auto"/>
        <w:right w:val="none" w:sz="0" w:space="0" w:color="auto"/>
      </w:divBdr>
    </w:div>
    <w:div w:id="1382747413">
      <w:marLeft w:val="640"/>
      <w:marRight w:val="0"/>
      <w:marTop w:val="0"/>
      <w:marBottom w:val="0"/>
      <w:divBdr>
        <w:top w:val="none" w:sz="0" w:space="0" w:color="auto"/>
        <w:left w:val="none" w:sz="0" w:space="0" w:color="auto"/>
        <w:bottom w:val="none" w:sz="0" w:space="0" w:color="auto"/>
        <w:right w:val="none" w:sz="0" w:space="0" w:color="auto"/>
      </w:divBdr>
    </w:div>
    <w:div w:id="1382899927">
      <w:marLeft w:val="640"/>
      <w:marRight w:val="0"/>
      <w:marTop w:val="0"/>
      <w:marBottom w:val="0"/>
      <w:divBdr>
        <w:top w:val="none" w:sz="0" w:space="0" w:color="auto"/>
        <w:left w:val="none" w:sz="0" w:space="0" w:color="auto"/>
        <w:bottom w:val="none" w:sz="0" w:space="0" w:color="auto"/>
        <w:right w:val="none" w:sz="0" w:space="0" w:color="auto"/>
      </w:divBdr>
    </w:div>
    <w:div w:id="1382942651">
      <w:marLeft w:val="640"/>
      <w:marRight w:val="0"/>
      <w:marTop w:val="0"/>
      <w:marBottom w:val="0"/>
      <w:divBdr>
        <w:top w:val="none" w:sz="0" w:space="0" w:color="auto"/>
        <w:left w:val="none" w:sz="0" w:space="0" w:color="auto"/>
        <w:bottom w:val="none" w:sz="0" w:space="0" w:color="auto"/>
        <w:right w:val="none" w:sz="0" w:space="0" w:color="auto"/>
      </w:divBdr>
    </w:div>
    <w:div w:id="1382944050">
      <w:marLeft w:val="640"/>
      <w:marRight w:val="0"/>
      <w:marTop w:val="0"/>
      <w:marBottom w:val="0"/>
      <w:divBdr>
        <w:top w:val="none" w:sz="0" w:space="0" w:color="auto"/>
        <w:left w:val="none" w:sz="0" w:space="0" w:color="auto"/>
        <w:bottom w:val="none" w:sz="0" w:space="0" w:color="auto"/>
        <w:right w:val="none" w:sz="0" w:space="0" w:color="auto"/>
      </w:divBdr>
    </w:div>
    <w:div w:id="1382973231">
      <w:marLeft w:val="640"/>
      <w:marRight w:val="0"/>
      <w:marTop w:val="0"/>
      <w:marBottom w:val="0"/>
      <w:divBdr>
        <w:top w:val="none" w:sz="0" w:space="0" w:color="auto"/>
        <w:left w:val="none" w:sz="0" w:space="0" w:color="auto"/>
        <w:bottom w:val="none" w:sz="0" w:space="0" w:color="auto"/>
        <w:right w:val="none" w:sz="0" w:space="0" w:color="auto"/>
      </w:divBdr>
    </w:div>
    <w:div w:id="1383023056">
      <w:marLeft w:val="640"/>
      <w:marRight w:val="0"/>
      <w:marTop w:val="0"/>
      <w:marBottom w:val="0"/>
      <w:divBdr>
        <w:top w:val="none" w:sz="0" w:space="0" w:color="auto"/>
        <w:left w:val="none" w:sz="0" w:space="0" w:color="auto"/>
        <w:bottom w:val="none" w:sz="0" w:space="0" w:color="auto"/>
        <w:right w:val="none" w:sz="0" w:space="0" w:color="auto"/>
      </w:divBdr>
    </w:div>
    <w:div w:id="1383090878">
      <w:marLeft w:val="640"/>
      <w:marRight w:val="0"/>
      <w:marTop w:val="0"/>
      <w:marBottom w:val="0"/>
      <w:divBdr>
        <w:top w:val="none" w:sz="0" w:space="0" w:color="auto"/>
        <w:left w:val="none" w:sz="0" w:space="0" w:color="auto"/>
        <w:bottom w:val="none" w:sz="0" w:space="0" w:color="auto"/>
        <w:right w:val="none" w:sz="0" w:space="0" w:color="auto"/>
      </w:divBdr>
    </w:div>
    <w:div w:id="1383139374">
      <w:marLeft w:val="640"/>
      <w:marRight w:val="0"/>
      <w:marTop w:val="0"/>
      <w:marBottom w:val="0"/>
      <w:divBdr>
        <w:top w:val="none" w:sz="0" w:space="0" w:color="auto"/>
        <w:left w:val="none" w:sz="0" w:space="0" w:color="auto"/>
        <w:bottom w:val="none" w:sz="0" w:space="0" w:color="auto"/>
        <w:right w:val="none" w:sz="0" w:space="0" w:color="auto"/>
      </w:divBdr>
    </w:div>
    <w:div w:id="1383139962">
      <w:marLeft w:val="640"/>
      <w:marRight w:val="0"/>
      <w:marTop w:val="0"/>
      <w:marBottom w:val="0"/>
      <w:divBdr>
        <w:top w:val="none" w:sz="0" w:space="0" w:color="auto"/>
        <w:left w:val="none" w:sz="0" w:space="0" w:color="auto"/>
        <w:bottom w:val="none" w:sz="0" w:space="0" w:color="auto"/>
        <w:right w:val="none" w:sz="0" w:space="0" w:color="auto"/>
      </w:divBdr>
    </w:div>
    <w:div w:id="1383140332">
      <w:marLeft w:val="640"/>
      <w:marRight w:val="0"/>
      <w:marTop w:val="0"/>
      <w:marBottom w:val="0"/>
      <w:divBdr>
        <w:top w:val="none" w:sz="0" w:space="0" w:color="auto"/>
        <w:left w:val="none" w:sz="0" w:space="0" w:color="auto"/>
        <w:bottom w:val="none" w:sz="0" w:space="0" w:color="auto"/>
        <w:right w:val="none" w:sz="0" w:space="0" w:color="auto"/>
      </w:divBdr>
    </w:div>
    <w:div w:id="1383142188">
      <w:marLeft w:val="640"/>
      <w:marRight w:val="0"/>
      <w:marTop w:val="0"/>
      <w:marBottom w:val="0"/>
      <w:divBdr>
        <w:top w:val="none" w:sz="0" w:space="0" w:color="auto"/>
        <w:left w:val="none" w:sz="0" w:space="0" w:color="auto"/>
        <w:bottom w:val="none" w:sz="0" w:space="0" w:color="auto"/>
        <w:right w:val="none" w:sz="0" w:space="0" w:color="auto"/>
      </w:divBdr>
    </w:div>
    <w:div w:id="1383213954">
      <w:marLeft w:val="640"/>
      <w:marRight w:val="0"/>
      <w:marTop w:val="0"/>
      <w:marBottom w:val="0"/>
      <w:divBdr>
        <w:top w:val="none" w:sz="0" w:space="0" w:color="auto"/>
        <w:left w:val="none" w:sz="0" w:space="0" w:color="auto"/>
        <w:bottom w:val="none" w:sz="0" w:space="0" w:color="auto"/>
        <w:right w:val="none" w:sz="0" w:space="0" w:color="auto"/>
      </w:divBdr>
    </w:div>
    <w:div w:id="1383215400">
      <w:marLeft w:val="640"/>
      <w:marRight w:val="0"/>
      <w:marTop w:val="0"/>
      <w:marBottom w:val="0"/>
      <w:divBdr>
        <w:top w:val="none" w:sz="0" w:space="0" w:color="auto"/>
        <w:left w:val="none" w:sz="0" w:space="0" w:color="auto"/>
        <w:bottom w:val="none" w:sz="0" w:space="0" w:color="auto"/>
        <w:right w:val="none" w:sz="0" w:space="0" w:color="auto"/>
      </w:divBdr>
    </w:div>
    <w:div w:id="1383292257">
      <w:marLeft w:val="640"/>
      <w:marRight w:val="0"/>
      <w:marTop w:val="0"/>
      <w:marBottom w:val="0"/>
      <w:divBdr>
        <w:top w:val="none" w:sz="0" w:space="0" w:color="auto"/>
        <w:left w:val="none" w:sz="0" w:space="0" w:color="auto"/>
        <w:bottom w:val="none" w:sz="0" w:space="0" w:color="auto"/>
        <w:right w:val="none" w:sz="0" w:space="0" w:color="auto"/>
      </w:divBdr>
    </w:div>
    <w:div w:id="1383361653">
      <w:marLeft w:val="640"/>
      <w:marRight w:val="0"/>
      <w:marTop w:val="0"/>
      <w:marBottom w:val="0"/>
      <w:divBdr>
        <w:top w:val="none" w:sz="0" w:space="0" w:color="auto"/>
        <w:left w:val="none" w:sz="0" w:space="0" w:color="auto"/>
        <w:bottom w:val="none" w:sz="0" w:space="0" w:color="auto"/>
        <w:right w:val="none" w:sz="0" w:space="0" w:color="auto"/>
      </w:divBdr>
    </w:div>
    <w:div w:id="1383405623">
      <w:marLeft w:val="640"/>
      <w:marRight w:val="0"/>
      <w:marTop w:val="0"/>
      <w:marBottom w:val="0"/>
      <w:divBdr>
        <w:top w:val="none" w:sz="0" w:space="0" w:color="auto"/>
        <w:left w:val="none" w:sz="0" w:space="0" w:color="auto"/>
        <w:bottom w:val="none" w:sz="0" w:space="0" w:color="auto"/>
        <w:right w:val="none" w:sz="0" w:space="0" w:color="auto"/>
      </w:divBdr>
    </w:div>
    <w:div w:id="1383483710">
      <w:marLeft w:val="640"/>
      <w:marRight w:val="0"/>
      <w:marTop w:val="0"/>
      <w:marBottom w:val="0"/>
      <w:divBdr>
        <w:top w:val="none" w:sz="0" w:space="0" w:color="auto"/>
        <w:left w:val="none" w:sz="0" w:space="0" w:color="auto"/>
        <w:bottom w:val="none" w:sz="0" w:space="0" w:color="auto"/>
        <w:right w:val="none" w:sz="0" w:space="0" w:color="auto"/>
      </w:divBdr>
    </w:div>
    <w:div w:id="1383598237">
      <w:marLeft w:val="640"/>
      <w:marRight w:val="0"/>
      <w:marTop w:val="0"/>
      <w:marBottom w:val="0"/>
      <w:divBdr>
        <w:top w:val="none" w:sz="0" w:space="0" w:color="auto"/>
        <w:left w:val="none" w:sz="0" w:space="0" w:color="auto"/>
        <w:bottom w:val="none" w:sz="0" w:space="0" w:color="auto"/>
        <w:right w:val="none" w:sz="0" w:space="0" w:color="auto"/>
      </w:divBdr>
    </w:div>
    <w:div w:id="1383628128">
      <w:marLeft w:val="640"/>
      <w:marRight w:val="0"/>
      <w:marTop w:val="0"/>
      <w:marBottom w:val="0"/>
      <w:divBdr>
        <w:top w:val="none" w:sz="0" w:space="0" w:color="auto"/>
        <w:left w:val="none" w:sz="0" w:space="0" w:color="auto"/>
        <w:bottom w:val="none" w:sz="0" w:space="0" w:color="auto"/>
        <w:right w:val="none" w:sz="0" w:space="0" w:color="auto"/>
      </w:divBdr>
    </w:div>
    <w:div w:id="1383669787">
      <w:marLeft w:val="640"/>
      <w:marRight w:val="0"/>
      <w:marTop w:val="0"/>
      <w:marBottom w:val="0"/>
      <w:divBdr>
        <w:top w:val="none" w:sz="0" w:space="0" w:color="auto"/>
        <w:left w:val="none" w:sz="0" w:space="0" w:color="auto"/>
        <w:bottom w:val="none" w:sz="0" w:space="0" w:color="auto"/>
        <w:right w:val="none" w:sz="0" w:space="0" w:color="auto"/>
      </w:divBdr>
    </w:div>
    <w:div w:id="1383748891">
      <w:marLeft w:val="640"/>
      <w:marRight w:val="0"/>
      <w:marTop w:val="0"/>
      <w:marBottom w:val="0"/>
      <w:divBdr>
        <w:top w:val="none" w:sz="0" w:space="0" w:color="auto"/>
        <w:left w:val="none" w:sz="0" w:space="0" w:color="auto"/>
        <w:bottom w:val="none" w:sz="0" w:space="0" w:color="auto"/>
        <w:right w:val="none" w:sz="0" w:space="0" w:color="auto"/>
      </w:divBdr>
    </w:div>
    <w:div w:id="1383752794">
      <w:marLeft w:val="640"/>
      <w:marRight w:val="0"/>
      <w:marTop w:val="0"/>
      <w:marBottom w:val="0"/>
      <w:divBdr>
        <w:top w:val="none" w:sz="0" w:space="0" w:color="auto"/>
        <w:left w:val="none" w:sz="0" w:space="0" w:color="auto"/>
        <w:bottom w:val="none" w:sz="0" w:space="0" w:color="auto"/>
        <w:right w:val="none" w:sz="0" w:space="0" w:color="auto"/>
      </w:divBdr>
    </w:div>
    <w:div w:id="1383753100">
      <w:marLeft w:val="640"/>
      <w:marRight w:val="0"/>
      <w:marTop w:val="0"/>
      <w:marBottom w:val="0"/>
      <w:divBdr>
        <w:top w:val="none" w:sz="0" w:space="0" w:color="auto"/>
        <w:left w:val="none" w:sz="0" w:space="0" w:color="auto"/>
        <w:bottom w:val="none" w:sz="0" w:space="0" w:color="auto"/>
        <w:right w:val="none" w:sz="0" w:space="0" w:color="auto"/>
      </w:divBdr>
    </w:div>
    <w:div w:id="1383824939">
      <w:marLeft w:val="640"/>
      <w:marRight w:val="0"/>
      <w:marTop w:val="0"/>
      <w:marBottom w:val="0"/>
      <w:divBdr>
        <w:top w:val="none" w:sz="0" w:space="0" w:color="auto"/>
        <w:left w:val="none" w:sz="0" w:space="0" w:color="auto"/>
        <w:bottom w:val="none" w:sz="0" w:space="0" w:color="auto"/>
        <w:right w:val="none" w:sz="0" w:space="0" w:color="auto"/>
      </w:divBdr>
    </w:div>
    <w:div w:id="1383864858">
      <w:marLeft w:val="640"/>
      <w:marRight w:val="0"/>
      <w:marTop w:val="0"/>
      <w:marBottom w:val="0"/>
      <w:divBdr>
        <w:top w:val="none" w:sz="0" w:space="0" w:color="auto"/>
        <w:left w:val="none" w:sz="0" w:space="0" w:color="auto"/>
        <w:bottom w:val="none" w:sz="0" w:space="0" w:color="auto"/>
        <w:right w:val="none" w:sz="0" w:space="0" w:color="auto"/>
      </w:divBdr>
    </w:div>
    <w:div w:id="1383867175">
      <w:marLeft w:val="640"/>
      <w:marRight w:val="0"/>
      <w:marTop w:val="0"/>
      <w:marBottom w:val="0"/>
      <w:divBdr>
        <w:top w:val="none" w:sz="0" w:space="0" w:color="auto"/>
        <w:left w:val="none" w:sz="0" w:space="0" w:color="auto"/>
        <w:bottom w:val="none" w:sz="0" w:space="0" w:color="auto"/>
        <w:right w:val="none" w:sz="0" w:space="0" w:color="auto"/>
      </w:divBdr>
    </w:div>
    <w:div w:id="1383944490">
      <w:marLeft w:val="640"/>
      <w:marRight w:val="0"/>
      <w:marTop w:val="0"/>
      <w:marBottom w:val="0"/>
      <w:divBdr>
        <w:top w:val="none" w:sz="0" w:space="0" w:color="auto"/>
        <w:left w:val="none" w:sz="0" w:space="0" w:color="auto"/>
        <w:bottom w:val="none" w:sz="0" w:space="0" w:color="auto"/>
        <w:right w:val="none" w:sz="0" w:space="0" w:color="auto"/>
      </w:divBdr>
    </w:div>
    <w:div w:id="1383944501">
      <w:marLeft w:val="640"/>
      <w:marRight w:val="0"/>
      <w:marTop w:val="0"/>
      <w:marBottom w:val="0"/>
      <w:divBdr>
        <w:top w:val="none" w:sz="0" w:space="0" w:color="auto"/>
        <w:left w:val="none" w:sz="0" w:space="0" w:color="auto"/>
        <w:bottom w:val="none" w:sz="0" w:space="0" w:color="auto"/>
        <w:right w:val="none" w:sz="0" w:space="0" w:color="auto"/>
      </w:divBdr>
    </w:div>
    <w:div w:id="1384017917">
      <w:marLeft w:val="640"/>
      <w:marRight w:val="0"/>
      <w:marTop w:val="0"/>
      <w:marBottom w:val="0"/>
      <w:divBdr>
        <w:top w:val="none" w:sz="0" w:space="0" w:color="auto"/>
        <w:left w:val="none" w:sz="0" w:space="0" w:color="auto"/>
        <w:bottom w:val="none" w:sz="0" w:space="0" w:color="auto"/>
        <w:right w:val="none" w:sz="0" w:space="0" w:color="auto"/>
      </w:divBdr>
    </w:div>
    <w:div w:id="1384057843">
      <w:marLeft w:val="640"/>
      <w:marRight w:val="0"/>
      <w:marTop w:val="0"/>
      <w:marBottom w:val="0"/>
      <w:divBdr>
        <w:top w:val="none" w:sz="0" w:space="0" w:color="auto"/>
        <w:left w:val="none" w:sz="0" w:space="0" w:color="auto"/>
        <w:bottom w:val="none" w:sz="0" w:space="0" w:color="auto"/>
        <w:right w:val="none" w:sz="0" w:space="0" w:color="auto"/>
      </w:divBdr>
    </w:div>
    <w:div w:id="1384208009">
      <w:marLeft w:val="640"/>
      <w:marRight w:val="0"/>
      <w:marTop w:val="0"/>
      <w:marBottom w:val="0"/>
      <w:divBdr>
        <w:top w:val="none" w:sz="0" w:space="0" w:color="auto"/>
        <w:left w:val="none" w:sz="0" w:space="0" w:color="auto"/>
        <w:bottom w:val="none" w:sz="0" w:space="0" w:color="auto"/>
        <w:right w:val="none" w:sz="0" w:space="0" w:color="auto"/>
      </w:divBdr>
    </w:div>
    <w:div w:id="1384254204">
      <w:marLeft w:val="640"/>
      <w:marRight w:val="0"/>
      <w:marTop w:val="0"/>
      <w:marBottom w:val="0"/>
      <w:divBdr>
        <w:top w:val="none" w:sz="0" w:space="0" w:color="auto"/>
        <w:left w:val="none" w:sz="0" w:space="0" w:color="auto"/>
        <w:bottom w:val="none" w:sz="0" w:space="0" w:color="auto"/>
        <w:right w:val="none" w:sz="0" w:space="0" w:color="auto"/>
      </w:divBdr>
    </w:div>
    <w:div w:id="1384330861">
      <w:marLeft w:val="640"/>
      <w:marRight w:val="0"/>
      <w:marTop w:val="0"/>
      <w:marBottom w:val="0"/>
      <w:divBdr>
        <w:top w:val="none" w:sz="0" w:space="0" w:color="auto"/>
        <w:left w:val="none" w:sz="0" w:space="0" w:color="auto"/>
        <w:bottom w:val="none" w:sz="0" w:space="0" w:color="auto"/>
        <w:right w:val="none" w:sz="0" w:space="0" w:color="auto"/>
      </w:divBdr>
    </w:div>
    <w:div w:id="1384333049">
      <w:marLeft w:val="640"/>
      <w:marRight w:val="0"/>
      <w:marTop w:val="0"/>
      <w:marBottom w:val="0"/>
      <w:divBdr>
        <w:top w:val="none" w:sz="0" w:space="0" w:color="auto"/>
        <w:left w:val="none" w:sz="0" w:space="0" w:color="auto"/>
        <w:bottom w:val="none" w:sz="0" w:space="0" w:color="auto"/>
        <w:right w:val="none" w:sz="0" w:space="0" w:color="auto"/>
      </w:divBdr>
    </w:div>
    <w:div w:id="1384402584">
      <w:marLeft w:val="640"/>
      <w:marRight w:val="0"/>
      <w:marTop w:val="0"/>
      <w:marBottom w:val="0"/>
      <w:divBdr>
        <w:top w:val="none" w:sz="0" w:space="0" w:color="auto"/>
        <w:left w:val="none" w:sz="0" w:space="0" w:color="auto"/>
        <w:bottom w:val="none" w:sz="0" w:space="0" w:color="auto"/>
        <w:right w:val="none" w:sz="0" w:space="0" w:color="auto"/>
      </w:divBdr>
    </w:div>
    <w:div w:id="1384403842">
      <w:marLeft w:val="640"/>
      <w:marRight w:val="0"/>
      <w:marTop w:val="0"/>
      <w:marBottom w:val="0"/>
      <w:divBdr>
        <w:top w:val="none" w:sz="0" w:space="0" w:color="auto"/>
        <w:left w:val="none" w:sz="0" w:space="0" w:color="auto"/>
        <w:bottom w:val="none" w:sz="0" w:space="0" w:color="auto"/>
        <w:right w:val="none" w:sz="0" w:space="0" w:color="auto"/>
      </w:divBdr>
    </w:div>
    <w:div w:id="1384407894">
      <w:marLeft w:val="640"/>
      <w:marRight w:val="0"/>
      <w:marTop w:val="0"/>
      <w:marBottom w:val="0"/>
      <w:divBdr>
        <w:top w:val="none" w:sz="0" w:space="0" w:color="auto"/>
        <w:left w:val="none" w:sz="0" w:space="0" w:color="auto"/>
        <w:bottom w:val="none" w:sz="0" w:space="0" w:color="auto"/>
        <w:right w:val="none" w:sz="0" w:space="0" w:color="auto"/>
      </w:divBdr>
    </w:div>
    <w:div w:id="1384409044">
      <w:marLeft w:val="640"/>
      <w:marRight w:val="0"/>
      <w:marTop w:val="0"/>
      <w:marBottom w:val="0"/>
      <w:divBdr>
        <w:top w:val="none" w:sz="0" w:space="0" w:color="auto"/>
        <w:left w:val="none" w:sz="0" w:space="0" w:color="auto"/>
        <w:bottom w:val="none" w:sz="0" w:space="0" w:color="auto"/>
        <w:right w:val="none" w:sz="0" w:space="0" w:color="auto"/>
      </w:divBdr>
    </w:div>
    <w:div w:id="1384476211">
      <w:marLeft w:val="640"/>
      <w:marRight w:val="0"/>
      <w:marTop w:val="0"/>
      <w:marBottom w:val="0"/>
      <w:divBdr>
        <w:top w:val="none" w:sz="0" w:space="0" w:color="auto"/>
        <w:left w:val="none" w:sz="0" w:space="0" w:color="auto"/>
        <w:bottom w:val="none" w:sz="0" w:space="0" w:color="auto"/>
        <w:right w:val="none" w:sz="0" w:space="0" w:color="auto"/>
      </w:divBdr>
    </w:div>
    <w:div w:id="1384478885">
      <w:marLeft w:val="640"/>
      <w:marRight w:val="0"/>
      <w:marTop w:val="0"/>
      <w:marBottom w:val="0"/>
      <w:divBdr>
        <w:top w:val="none" w:sz="0" w:space="0" w:color="auto"/>
        <w:left w:val="none" w:sz="0" w:space="0" w:color="auto"/>
        <w:bottom w:val="none" w:sz="0" w:space="0" w:color="auto"/>
        <w:right w:val="none" w:sz="0" w:space="0" w:color="auto"/>
      </w:divBdr>
    </w:div>
    <w:div w:id="1384479646">
      <w:marLeft w:val="640"/>
      <w:marRight w:val="0"/>
      <w:marTop w:val="0"/>
      <w:marBottom w:val="0"/>
      <w:divBdr>
        <w:top w:val="none" w:sz="0" w:space="0" w:color="auto"/>
        <w:left w:val="none" w:sz="0" w:space="0" w:color="auto"/>
        <w:bottom w:val="none" w:sz="0" w:space="0" w:color="auto"/>
        <w:right w:val="none" w:sz="0" w:space="0" w:color="auto"/>
      </w:divBdr>
    </w:div>
    <w:div w:id="1384519880">
      <w:marLeft w:val="640"/>
      <w:marRight w:val="0"/>
      <w:marTop w:val="0"/>
      <w:marBottom w:val="0"/>
      <w:divBdr>
        <w:top w:val="none" w:sz="0" w:space="0" w:color="auto"/>
        <w:left w:val="none" w:sz="0" w:space="0" w:color="auto"/>
        <w:bottom w:val="none" w:sz="0" w:space="0" w:color="auto"/>
        <w:right w:val="none" w:sz="0" w:space="0" w:color="auto"/>
      </w:divBdr>
    </w:div>
    <w:div w:id="1384594105">
      <w:marLeft w:val="640"/>
      <w:marRight w:val="0"/>
      <w:marTop w:val="0"/>
      <w:marBottom w:val="0"/>
      <w:divBdr>
        <w:top w:val="none" w:sz="0" w:space="0" w:color="auto"/>
        <w:left w:val="none" w:sz="0" w:space="0" w:color="auto"/>
        <w:bottom w:val="none" w:sz="0" w:space="0" w:color="auto"/>
        <w:right w:val="none" w:sz="0" w:space="0" w:color="auto"/>
      </w:divBdr>
    </w:div>
    <w:div w:id="1384672035">
      <w:marLeft w:val="640"/>
      <w:marRight w:val="0"/>
      <w:marTop w:val="0"/>
      <w:marBottom w:val="0"/>
      <w:divBdr>
        <w:top w:val="none" w:sz="0" w:space="0" w:color="auto"/>
        <w:left w:val="none" w:sz="0" w:space="0" w:color="auto"/>
        <w:bottom w:val="none" w:sz="0" w:space="0" w:color="auto"/>
        <w:right w:val="none" w:sz="0" w:space="0" w:color="auto"/>
      </w:divBdr>
    </w:div>
    <w:div w:id="1384675201">
      <w:marLeft w:val="640"/>
      <w:marRight w:val="0"/>
      <w:marTop w:val="0"/>
      <w:marBottom w:val="0"/>
      <w:divBdr>
        <w:top w:val="none" w:sz="0" w:space="0" w:color="auto"/>
        <w:left w:val="none" w:sz="0" w:space="0" w:color="auto"/>
        <w:bottom w:val="none" w:sz="0" w:space="0" w:color="auto"/>
        <w:right w:val="none" w:sz="0" w:space="0" w:color="auto"/>
      </w:divBdr>
    </w:div>
    <w:div w:id="1384717741">
      <w:marLeft w:val="640"/>
      <w:marRight w:val="0"/>
      <w:marTop w:val="0"/>
      <w:marBottom w:val="0"/>
      <w:divBdr>
        <w:top w:val="none" w:sz="0" w:space="0" w:color="auto"/>
        <w:left w:val="none" w:sz="0" w:space="0" w:color="auto"/>
        <w:bottom w:val="none" w:sz="0" w:space="0" w:color="auto"/>
        <w:right w:val="none" w:sz="0" w:space="0" w:color="auto"/>
      </w:divBdr>
    </w:div>
    <w:div w:id="1384793619">
      <w:marLeft w:val="640"/>
      <w:marRight w:val="0"/>
      <w:marTop w:val="0"/>
      <w:marBottom w:val="0"/>
      <w:divBdr>
        <w:top w:val="none" w:sz="0" w:space="0" w:color="auto"/>
        <w:left w:val="none" w:sz="0" w:space="0" w:color="auto"/>
        <w:bottom w:val="none" w:sz="0" w:space="0" w:color="auto"/>
        <w:right w:val="none" w:sz="0" w:space="0" w:color="auto"/>
      </w:divBdr>
    </w:div>
    <w:div w:id="1384795463">
      <w:marLeft w:val="640"/>
      <w:marRight w:val="0"/>
      <w:marTop w:val="0"/>
      <w:marBottom w:val="0"/>
      <w:divBdr>
        <w:top w:val="none" w:sz="0" w:space="0" w:color="auto"/>
        <w:left w:val="none" w:sz="0" w:space="0" w:color="auto"/>
        <w:bottom w:val="none" w:sz="0" w:space="0" w:color="auto"/>
        <w:right w:val="none" w:sz="0" w:space="0" w:color="auto"/>
      </w:divBdr>
    </w:div>
    <w:div w:id="1384863315">
      <w:marLeft w:val="640"/>
      <w:marRight w:val="0"/>
      <w:marTop w:val="0"/>
      <w:marBottom w:val="0"/>
      <w:divBdr>
        <w:top w:val="none" w:sz="0" w:space="0" w:color="auto"/>
        <w:left w:val="none" w:sz="0" w:space="0" w:color="auto"/>
        <w:bottom w:val="none" w:sz="0" w:space="0" w:color="auto"/>
        <w:right w:val="none" w:sz="0" w:space="0" w:color="auto"/>
      </w:divBdr>
    </w:div>
    <w:div w:id="1384869489">
      <w:marLeft w:val="640"/>
      <w:marRight w:val="0"/>
      <w:marTop w:val="0"/>
      <w:marBottom w:val="0"/>
      <w:divBdr>
        <w:top w:val="none" w:sz="0" w:space="0" w:color="auto"/>
        <w:left w:val="none" w:sz="0" w:space="0" w:color="auto"/>
        <w:bottom w:val="none" w:sz="0" w:space="0" w:color="auto"/>
        <w:right w:val="none" w:sz="0" w:space="0" w:color="auto"/>
      </w:divBdr>
    </w:div>
    <w:div w:id="1384909295">
      <w:marLeft w:val="640"/>
      <w:marRight w:val="0"/>
      <w:marTop w:val="0"/>
      <w:marBottom w:val="0"/>
      <w:divBdr>
        <w:top w:val="none" w:sz="0" w:space="0" w:color="auto"/>
        <w:left w:val="none" w:sz="0" w:space="0" w:color="auto"/>
        <w:bottom w:val="none" w:sz="0" w:space="0" w:color="auto"/>
        <w:right w:val="none" w:sz="0" w:space="0" w:color="auto"/>
      </w:divBdr>
    </w:div>
    <w:div w:id="1385175447">
      <w:marLeft w:val="640"/>
      <w:marRight w:val="0"/>
      <w:marTop w:val="0"/>
      <w:marBottom w:val="0"/>
      <w:divBdr>
        <w:top w:val="none" w:sz="0" w:space="0" w:color="auto"/>
        <w:left w:val="none" w:sz="0" w:space="0" w:color="auto"/>
        <w:bottom w:val="none" w:sz="0" w:space="0" w:color="auto"/>
        <w:right w:val="none" w:sz="0" w:space="0" w:color="auto"/>
      </w:divBdr>
    </w:div>
    <w:div w:id="1385182574">
      <w:marLeft w:val="640"/>
      <w:marRight w:val="0"/>
      <w:marTop w:val="0"/>
      <w:marBottom w:val="0"/>
      <w:divBdr>
        <w:top w:val="none" w:sz="0" w:space="0" w:color="auto"/>
        <w:left w:val="none" w:sz="0" w:space="0" w:color="auto"/>
        <w:bottom w:val="none" w:sz="0" w:space="0" w:color="auto"/>
        <w:right w:val="none" w:sz="0" w:space="0" w:color="auto"/>
      </w:divBdr>
    </w:div>
    <w:div w:id="1385249011">
      <w:marLeft w:val="640"/>
      <w:marRight w:val="0"/>
      <w:marTop w:val="0"/>
      <w:marBottom w:val="0"/>
      <w:divBdr>
        <w:top w:val="none" w:sz="0" w:space="0" w:color="auto"/>
        <w:left w:val="none" w:sz="0" w:space="0" w:color="auto"/>
        <w:bottom w:val="none" w:sz="0" w:space="0" w:color="auto"/>
        <w:right w:val="none" w:sz="0" w:space="0" w:color="auto"/>
      </w:divBdr>
    </w:div>
    <w:div w:id="1385329351">
      <w:marLeft w:val="640"/>
      <w:marRight w:val="0"/>
      <w:marTop w:val="0"/>
      <w:marBottom w:val="0"/>
      <w:divBdr>
        <w:top w:val="none" w:sz="0" w:space="0" w:color="auto"/>
        <w:left w:val="none" w:sz="0" w:space="0" w:color="auto"/>
        <w:bottom w:val="none" w:sz="0" w:space="0" w:color="auto"/>
        <w:right w:val="none" w:sz="0" w:space="0" w:color="auto"/>
      </w:divBdr>
    </w:div>
    <w:div w:id="1385450826">
      <w:marLeft w:val="640"/>
      <w:marRight w:val="0"/>
      <w:marTop w:val="0"/>
      <w:marBottom w:val="0"/>
      <w:divBdr>
        <w:top w:val="none" w:sz="0" w:space="0" w:color="auto"/>
        <w:left w:val="none" w:sz="0" w:space="0" w:color="auto"/>
        <w:bottom w:val="none" w:sz="0" w:space="0" w:color="auto"/>
        <w:right w:val="none" w:sz="0" w:space="0" w:color="auto"/>
      </w:divBdr>
    </w:div>
    <w:div w:id="1385562301">
      <w:marLeft w:val="640"/>
      <w:marRight w:val="0"/>
      <w:marTop w:val="0"/>
      <w:marBottom w:val="0"/>
      <w:divBdr>
        <w:top w:val="none" w:sz="0" w:space="0" w:color="auto"/>
        <w:left w:val="none" w:sz="0" w:space="0" w:color="auto"/>
        <w:bottom w:val="none" w:sz="0" w:space="0" w:color="auto"/>
        <w:right w:val="none" w:sz="0" w:space="0" w:color="auto"/>
      </w:divBdr>
    </w:div>
    <w:div w:id="1385564224">
      <w:marLeft w:val="640"/>
      <w:marRight w:val="0"/>
      <w:marTop w:val="0"/>
      <w:marBottom w:val="0"/>
      <w:divBdr>
        <w:top w:val="none" w:sz="0" w:space="0" w:color="auto"/>
        <w:left w:val="none" w:sz="0" w:space="0" w:color="auto"/>
        <w:bottom w:val="none" w:sz="0" w:space="0" w:color="auto"/>
        <w:right w:val="none" w:sz="0" w:space="0" w:color="auto"/>
      </w:divBdr>
    </w:div>
    <w:div w:id="1385593106">
      <w:marLeft w:val="640"/>
      <w:marRight w:val="0"/>
      <w:marTop w:val="0"/>
      <w:marBottom w:val="0"/>
      <w:divBdr>
        <w:top w:val="none" w:sz="0" w:space="0" w:color="auto"/>
        <w:left w:val="none" w:sz="0" w:space="0" w:color="auto"/>
        <w:bottom w:val="none" w:sz="0" w:space="0" w:color="auto"/>
        <w:right w:val="none" w:sz="0" w:space="0" w:color="auto"/>
      </w:divBdr>
    </w:div>
    <w:div w:id="1385713186">
      <w:marLeft w:val="640"/>
      <w:marRight w:val="0"/>
      <w:marTop w:val="0"/>
      <w:marBottom w:val="0"/>
      <w:divBdr>
        <w:top w:val="none" w:sz="0" w:space="0" w:color="auto"/>
        <w:left w:val="none" w:sz="0" w:space="0" w:color="auto"/>
        <w:bottom w:val="none" w:sz="0" w:space="0" w:color="auto"/>
        <w:right w:val="none" w:sz="0" w:space="0" w:color="auto"/>
      </w:divBdr>
    </w:div>
    <w:div w:id="1385759309">
      <w:marLeft w:val="640"/>
      <w:marRight w:val="0"/>
      <w:marTop w:val="0"/>
      <w:marBottom w:val="0"/>
      <w:divBdr>
        <w:top w:val="none" w:sz="0" w:space="0" w:color="auto"/>
        <w:left w:val="none" w:sz="0" w:space="0" w:color="auto"/>
        <w:bottom w:val="none" w:sz="0" w:space="0" w:color="auto"/>
        <w:right w:val="none" w:sz="0" w:space="0" w:color="auto"/>
      </w:divBdr>
    </w:div>
    <w:div w:id="1385830617">
      <w:marLeft w:val="640"/>
      <w:marRight w:val="0"/>
      <w:marTop w:val="0"/>
      <w:marBottom w:val="0"/>
      <w:divBdr>
        <w:top w:val="none" w:sz="0" w:space="0" w:color="auto"/>
        <w:left w:val="none" w:sz="0" w:space="0" w:color="auto"/>
        <w:bottom w:val="none" w:sz="0" w:space="0" w:color="auto"/>
        <w:right w:val="none" w:sz="0" w:space="0" w:color="auto"/>
      </w:divBdr>
    </w:div>
    <w:div w:id="1385986053">
      <w:marLeft w:val="640"/>
      <w:marRight w:val="0"/>
      <w:marTop w:val="0"/>
      <w:marBottom w:val="0"/>
      <w:divBdr>
        <w:top w:val="none" w:sz="0" w:space="0" w:color="auto"/>
        <w:left w:val="none" w:sz="0" w:space="0" w:color="auto"/>
        <w:bottom w:val="none" w:sz="0" w:space="0" w:color="auto"/>
        <w:right w:val="none" w:sz="0" w:space="0" w:color="auto"/>
      </w:divBdr>
    </w:div>
    <w:div w:id="1386022911">
      <w:marLeft w:val="640"/>
      <w:marRight w:val="0"/>
      <w:marTop w:val="0"/>
      <w:marBottom w:val="0"/>
      <w:divBdr>
        <w:top w:val="none" w:sz="0" w:space="0" w:color="auto"/>
        <w:left w:val="none" w:sz="0" w:space="0" w:color="auto"/>
        <w:bottom w:val="none" w:sz="0" w:space="0" w:color="auto"/>
        <w:right w:val="none" w:sz="0" w:space="0" w:color="auto"/>
      </w:divBdr>
    </w:div>
    <w:div w:id="1386101529">
      <w:marLeft w:val="640"/>
      <w:marRight w:val="0"/>
      <w:marTop w:val="0"/>
      <w:marBottom w:val="0"/>
      <w:divBdr>
        <w:top w:val="none" w:sz="0" w:space="0" w:color="auto"/>
        <w:left w:val="none" w:sz="0" w:space="0" w:color="auto"/>
        <w:bottom w:val="none" w:sz="0" w:space="0" w:color="auto"/>
        <w:right w:val="none" w:sz="0" w:space="0" w:color="auto"/>
      </w:divBdr>
    </w:div>
    <w:div w:id="1386104071">
      <w:marLeft w:val="640"/>
      <w:marRight w:val="0"/>
      <w:marTop w:val="0"/>
      <w:marBottom w:val="0"/>
      <w:divBdr>
        <w:top w:val="none" w:sz="0" w:space="0" w:color="auto"/>
        <w:left w:val="none" w:sz="0" w:space="0" w:color="auto"/>
        <w:bottom w:val="none" w:sz="0" w:space="0" w:color="auto"/>
        <w:right w:val="none" w:sz="0" w:space="0" w:color="auto"/>
      </w:divBdr>
    </w:div>
    <w:div w:id="1386106685">
      <w:marLeft w:val="640"/>
      <w:marRight w:val="0"/>
      <w:marTop w:val="0"/>
      <w:marBottom w:val="0"/>
      <w:divBdr>
        <w:top w:val="none" w:sz="0" w:space="0" w:color="auto"/>
        <w:left w:val="none" w:sz="0" w:space="0" w:color="auto"/>
        <w:bottom w:val="none" w:sz="0" w:space="0" w:color="auto"/>
        <w:right w:val="none" w:sz="0" w:space="0" w:color="auto"/>
      </w:divBdr>
    </w:div>
    <w:div w:id="1386179375">
      <w:marLeft w:val="640"/>
      <w:marRight w:val="0"/>
      <w:marTop w:val="0"/>
      <w:marBottom w:val="0"/>
      <w:divBdr>
        <w:top w:val="none" w:sz="0" w:space="0" w:color="auto"/>
        <w:left w:val="none" w:sz="0" w:space="0" w:color="auto"/>
        <w:bottom w:val="none" w:sz="0" w:space="0" w:color="auto"/>
        <w:right w:val="none" w:sz="0" w:space="0" w:color="auto"/>
      </w:divBdr>
    </w:div>
    <w:div w:id="1386218158">
      <w:marLeft w:val="640"/>
      <w:marRight w:val="0"/>
      <w:marTop w:val="0"/>
      <w:marBottom w:val="0"/>
      <w:divBdr>
        <w:top w:val="none" w:sz="0" w:space="0" w:color="auto"/>
        <w:left w:val="none" w:sz="0" w:space="0" w:color="auto"/>
        <w:bottom w:val="none" w:sz="0" w:space="0" w:color="auto"/>
        <w:right w:val="none" w:sz="0" w:space="0" w:color="auto"/>
      </w:divBdr>
    </w:div>
    <w:div w:id="1386219698">
      <w:marLeft w:val="480"/>
      <w:marRight w:val="0"/>
      <w:marTop w:val="0"/>
      <w:marBottom w:val="0"/>
      <w:divBdr>
        <w:top w:val="none" w:sz="0" w:space="0" w:color="auto"/>
        <w:left w:val="none" w:sz="0" w:space="0" w:color="auto"/>
        <w:bottom w:val="none" w:sz="0" w:space="0" w:color="auto"/>
        <w:right w:val="none" w:sz="0" w:space="0" w:color="auto"/>
      </w:divBdr>
    </w:div>
    <w:div w:id="1386249199">
      <w:marLeft w:val="640"/>
      <w:marRight w:val="0"/>
      <w:marTop w:val="0"/>
      <w:marBottom w:val="0"/>
      <w:divBdr>
        <w:top w:val="none" w:sz="0" w:space="0" w:color="auto"/>
        <w:left w:val="none" w:sz="0" w:space="0" w:color="auto"/>
        <w:bottom w:val="none" w:sz="0" w:space="0" w:color="auto"/>
        <w:right w:val="none" w:sz="0" w:space="0" w:color="auto"/>
      </w:divBdr>
    </w:div>
    <w:div w:id="1386297457">
      <w:marLeft w:val="640"/>
      <w:marRight w:val="0"/>
      <w:marTop w:val="0"/>
      <w:marBottom w:val="0"/>
      <w:divBdr>
        <w:top w:val="none" w:sz="0" w:space="0" w:color="auto"/>
        <w:left w:val="none" w:sz="0" w:space="0" w:color="auto"/>
        <w:bottom w:val="none" w:sz="0" w:space="0" w:color="auto"/>
        <w:right w:val="none" w:sz="0" w:space="0" w:color="auto"/>
      </w:divBdr>
    </w:div>
    <w:div w:id="1386369304">
      <w:marLeft w:val="640"/>
      <w:marRight w:val="0"/>
      <w:marTop w:val="0"/>
      <w:marBottom w:val="0"/>
      <w:divBdr>
        <w:top w:val="none" w:sz="0" w:space="0" w:color="auto"/>
        <w:left w:val="none" w:sz="0" w:space="0" w:color="auto"/>
        <w:bottom w:val="none" w:sz="0" w:space="0" w:color="auto"/>
        <w:right w:val="none" w:sz="0" w:space="0" w:color="auto"/>
      </w:divBdr>
    </w:div>
    <w:div w:id="1386373909">
      <w:marLeft w:val="640"/>
      <w:marRight w:val="0"/>
      <w:marTop w:val="0"/>
      <w:marBottom w:val="0"/>
      <w:divBdr>
        <w:top w:val="none" w:sz="0" w:space="0" w:color="auto"/>
        <w:left w:val="none" w:sz="0" w:space="0" w:color="auto"/>
        <w:bottom w:val="none" w:sz="0" w:space="0" w:color="auto"/>
        <w:right w:val="none" w:sz="0" w:space="0" w:color="auto"/>
      </w:divBdr>
    </w:div>
    <w:div w:id="1386417218">
      <w:marLeft w:val="640"/>
      <w:marRight w:val="0"/>
      <w:marTop w:val="0"/>
      <w:marBottom w:val="0"/>
      <w:divBdr>
        <w:top w:val="none" w:sz="0" w:space="0" w:color="auto"/>
        <w:left w:val="none" w:sz="0" w:space="0" w:color="auto"/>
        <w:bottom w:val="none" w:sz="0" w:space="0" w:color="auto"/>
        <w:right w:val="none" w:sz="0" w:space="0" w:color="auto"/>
      </w:divBdr>
    </w:div>
    <w:div w:id="1386563425">
      <w:marLeft w:val="640"/>
      <w:marRight w:val="0"/>
      <w:marTop w:val="0"/>
      <w:marBottom w:val="0"/>
      <w:divBdr>
        <w:top w:val="none" w:sz="0" w:space="0" w:color="auto"/>
        <w:left w:val="none" w:sz="0" w:space="0" w:color="auto"/>
        <w:bottom w:val="none" w:sz="0" w:space="0" w:color="auto"/>
        <w:right w:val="none" w:sz="0" w:space="0" w:color="auto"/>
      </w:divBdr>
    </w:div>
    <w:div w:id="1386567513">
      <w:marLeft w:val="640"/>
      <w:marRight w:val="0"/>
      <w:marTop w:val="0"/>
      <w:marBottom w:val="0"/>
      <w:divBdr>
        <w:top w:val="none" w:sz="0" w:space="0" w:color="auto"/>
        <w:left w:val="none" w:sz="0" w:space="0" w:color="auto"/>
        <w:bottom w:val="none" w:sz="0" w:space="0" w:color="auto"/>
        <w:right w:val="none" w:sz="0" w:space="0" w:color="auto"/>
      </w:divBdr>
    </w:div>
    <w:div w:id="1386686903">
      <w:marLeft w:val="640"/>
      <w:marRight w:val="0"/>
      <w:marTop w:val="0"/>
      <w:marBottom w:val="0"/>
      <w:divBdr>
        <w:top w:val="none" w:sz="0" w:space="0" w:color="auto"/>
        <w:left w:val="none" w:sz="0" w:space="0" w:color="auto"/>
        <w:bottom w:val="none" w:sz="0" w:space="0" w:color="auto"/>
        <w:right w:val="none" w:sz="0" w:space="0" w:color="auto"/>
      </w:divBdr>
    </w:div>
    <w:div w:id="1386834547">
      <w:marLeft w:val="640"/>
      <w:marRight w:val="0"/>
      <w:marTop w:val="0"/>
      <w:marBottom w:val="0"/>
      <w:divBdr>
        <w:top w:val="none" w:sz="0" w:space="0" w:color="auto"/>
        <w:left w:val="none" w:sz="0" w:space="0" w:color="auto"/>
        <w:bottom w:val="none" w:sz="0" w:space="0" w:color="auto"/>
        <w:right w:val="none" w:sz="0" w:space="0" w:color="auto"/>
      </w:divBdr>
    </w:div>
    <w:div w:id="1387023373">
      <w:marLeft w:val="640"/>
      <w:marRight w:val="0"/>
      <w:marTop w:val="0"/>
      <w:marBottom w:val="0"/>
      <w:divBdr>
        <w:top w:val="none" w:sz="0" w:space="0" w:color="auto"/>
        <w:left w:val="none" w:sz="0" w:space="0" w:color="auto"/>
        <w:bottom w:val="none" w:sz="0" w:space="0" w:color="auto"/>
        <w:right w:val="none" w:sz="0" w:space="0" w:color="auto"/>
      </w:divBdr>
    </w:div>
    <w:div w:id="1387099555">
      <w:marLeft w:val="640"/>
      <w:marRight w:val="0"/>
      <w:marTop w:val="0"/>
      <w:marBottom w:val="0"/>
      <w:divBdr>
        <w:top w:val="none" w:sz="0" w:space="0" w:color="auto"/>
        <w:left w:val="none" w:sz="0" w:space="0" w:color="auto"/>
        <w:bottom w:val="none" w:sz="0" w:space="0" w:color="auto"/>
        <w:right w:val="none" w:sz="0" w:space="0" w:color="auto"/>
      </w:divBdr>
    </w:div>
    <w:div w:id="1387101615">
      <w:marLeft w:val="640"/>
      <w:marRight w:val="0"/>
      <w:marTop w:val="0"/>
      <w:marBottom w:val="0"/>
      <w:divBdr>
        <w:top w:val="none" w:sz="0" w:space="0" w:color="auto"/>
        <w:left w:val="none" w:sz="0" w:space="0" w:color="auto"/>
        <w:bottom w:val="none" w:sz="0" w:space="0" w:color="auto"/>
        <w:right w:val="none" w:sz="0" w:space="0" w:color="auto"/>
      </w:divBdr>
    </w:div>
    <w:div w:id="1387142481">
      <w:marLeft w:val="640"/>
      <w:marRight w:val="0"/>
      <w:marTop w:val="0"/>
      <w:marBottom w:val="0"/>
      <w:divBdr>
        <w:top w:val="none" w:sz="0" w:space="0" w:color="auto"/>
        <w:left w:val="none" w:sz="0" w:space="0" w:color="auto"/>
        <w:bottom w:val="none" w:sz="0" w:space="0" w:color="auto"/>
        <w:right w:val="none" w:sz="0" w:space="0" w:color="auto"/>
      </w:divBdr>
    </w:div>
    <w:div w:id="1387144471">
      <w:marLeft w:val="640"/>
      <w:marRight w:val="0"/>
      <w:marTop w:val="0"/>
      <w:marBottom w:val="0"/>
      <w:divBdr>
        <w:top w:val="none" w:sz="0" w:space="0" w:color="auto"/>
        <w:left w:val="none" w:sz="0" w:space="0" w:color="auto"/>
        <w:bottom w:val="none" w:sz="0" w:space="0" w:color="auto"/>
        <w:right w:val="none" w:sz="0" w:space="0" w:color="auto"/>
      </w:divBdr>
    </w:div>
    <w:div w:id="1387147653">
      <w:marLeft w:val="640"/>
      <w:marRight w:val="0"/>
      <w:marTop w:val="0"/>
      <w:marBottom w:val="0"/>
      <w:divBdr>
        <w:top w:val="none" w:sz="0" w:space="0" w:color="auto"/>
        <w:left w:val="none" w:sz="0" w:space="0" w:color="auto"/>
        <w:bottom w:val="none" w:sz="0" w:space="0" w:color="auto"/>
        <w:right w:val="none" w:sz="0" w:space="0" w:color="auto"/>
      </w:divBdr>
    </w:div>
    <w:div w:id="1387220936">
      <w:marLeft w:val="640"/>
      <w:marRight w:val="0"/>
      <w:marTop w:val="0"/>
      <w:marBottom w:val="0"/>
      <w:divBdr>
        <w:top w:val="none" w:sz="0" w:space="0" w:color="auto"/>
        <w:left w:val="none" w:sz="0" w:space="0" w:color="auto"/>
        <w:bottom w:val="none" w:sz="0" w:space="0" w:color="auto"/>
        <w:right w:val="none" w:sz="0" w:space="0" w:color="auto"/>
      </w:divBdr>
    </w:div>
    <w:div w:id="1387223657">
      <w:marLeft w:val="640"/>
      <w:marRight w:val="0"/>
      <w:marTop w:val="0"/>
      <w:marBottom w:val="0"/>
      <w:divBdr>
        <w:top w:val="none" w:sz="0" w:space="0" w:color="auto"/>
        <w:left w:val="none" w:sz="0" w:space="0" w:color="auto"/>
        <w:bottom w:val="none" w:sz="0" w:space="0" w:color="auto"/>
        <w:right w:val="none" w:sz="0" w:space="0" w:color="auto"/>
      </w:divBdr>
    </w:div>
    <w:div w:id="1387338579">
      <w:marLeft w:val="640"/>
      <w:marRight w:val="0"/>
      <w:marTop w:val="0"/>
      <w:marBottom w:val="0"/>
      <w:divBdr>
        <w:top w:val="none" w:sz="0" w:space="0" w:color="auto"/>
        <w:left w:val="none" w:sz="0" w:space="0" w:color="auto"/>
        <w:bottom w:val="none" w:sz="0" w:space="0" w:color="auto"/>
        <w:right w:val="none" w:sz="0" w:space="0" w:color="auto"/>
      </w:divBdr>
    </w:div>
    <w:div w:id="1387413087">
      <w:marLeft w:val="640"/>
      <w:marRight w:val="0"/>
      <w:marTop w:val="0"/>
      <w:marBottom w:val="0"/>
      <w:divBdr>
        <w:top w:val="none" w:sz="0" w:space="0" w:color="auto"/>
        <w:left w:val="none" w:sz="0" w:space="0" w:color="auto"/>
        <w:bottom w:val="none" w:sz="0" w:space="0" w:color="auto"/>
        <w:right w:val="none" w:sz="0" w:space="0" w:color="auto"/>
      </w:divBdr>
    </w:div>
    <w:div w:id="1387677801">
      <w:marLeft w:val="640"/>
      <w:marRight w:val="0"/>
      <w:marTop w:val="0"/>
      <w:marBottom w:val="0"/>
      <w:divBdr>
        <w:top w:val="none" w:sz="0" w:space="0" w:color="auto"/>
        <w:left w:val="none" w:sz="0" w:space="0" w:color="auto"/>
        <w:bottom w:val="none" w:sz="0" w:space="0" w:color="auto"/>
        <w:right w:val="none" w:sz="0" w:space="0" w:color="auto"/>
      </w:divBdr>
    </w:div>
    <w:div w:id="1387682699">
      <w:marLeft w:val="640"/>
      <w:marRight w:val="0"/>
      <w:marTop w:val="0"/>
      <w:marBottom w:val="0"/>
      <w:divBdr>
        <w:top w:val="none" w:sz="0" w:space="0" w:color="auto"/>
        <w:left w:val="none" w:sz="0" w:space="0" w:color="auto"/>
        <w:bottom w:val="none" w:sz="0" w:space="0" w:color="auto"/>
        <w:right w:val="none" w:sz="0" w:space="0" w:color="auto"/>
      </w:divBdr>
    </w:div>
    <w:div w:id="1387797911">
      <w:marLeft w:val="640"/>
      <w:marRight w:val="0"/>
      <w:marTop w:val="0"/>
      <w:marBottom w:val="0"/>
      <w:divBdr>
        <w:top w:val="none" w:sz="0" w:space="0" w:color="auto"/>
        <w:left w:val="none" w:sz="0" w:space="0" w:color="auto"/>
        <w:bottom w:val="none" w:sz="0" w:space="0" w:color="auto"/>
        <w:right w:val="none" w:sz="0" w:space="0" w:color="auto"/>
      </w:divBdr>
    </w:div>
    <w:div w:id="1387802578">
      <w:marLeft w:val="640"/>
      <w:marRight w:val="0"/>
      <w:marTop w:val="0"/>
      <w:marBottom w:val="0"/>
      <w:divBdr>
        <w:top w:val="none" w:sz="0" w:space="0" w:color="auto"/>
        <w:left w:val="none" w:sz="0" w:space="0" w:color="auto"/>
        <w:bottom w:val="none" w:sz="0" w:space="0" w:color="auto"/>
        <w:right w:val="none" w:sz="0" w:space="0" w:color="auto"/>
      </w:divBdr>
    </w:div>
    <w:div w:id="1387804271">
      <w:marLeft w:val="640"/>
      <w:marRight w:val="0"/>
      <w:marTop w:val="0"/>
      <w:marBottom w:val="0"/>
      <w:divBdr>
        <w:top w:val="none" w:sz="0" w:space="0" w:color="auto"/>
        <w:left w:val="none" w:sz="0" w:space="0" w:color="auto"/>
        <w:bottom w:val="none" w:sz="0" w:space="0" w:color="auto"/>
        <w:right w:val="none" w:sz="0" w:space="0" w:color="auto"/>
      </w:divBdr>
    </w:div>
    <w:div w:id="1387873912">
      <w:marLeft w:val="640"/>
      <w:marRight w:val="0"/>
      <w:marTop w:val="0"/>
      <w:marBottom w:val="0"/>
      <w:divBdr>
        <w:top w:val="none" w:sz="0" w:space="0" w:color="auto"/>
        <w:left w:val="none" w:sz="0" w:space="0" w:color="auto"/>
        <w:bottom w:val="none" w:sz="0" w:space="0" w:color="auto"/>
        <w:right w:val="none" w:sz="0" w:space="0" w:color="auto"/>
      </w:divBdr>
    </w:div>
    <w:div w:id="1387946401">
      <w:marLeft w:val="640"/>
      <w:marRight w:val="0"/>
      <w:marTop w:val="0"/>
      <w:marBottom w:val="0"/>
      <w:divBdr>
        <w:top w:val="none" w:sz="0" w:space="0" w:color="auto"/>
        <w:left w:val="none" w:sz="0" w:space="0" w:color="auto"/>
        <w:bottom w:val="none" w:sz="0" w:space="0" w:color="auto"/>
        <w:right w:val="none" w:sz="0" w:space="0" w:color="auto"/>
      </w:divBdr>
    </w:div>
    <w:div w:id="1387949730">
      <w:marLeft w:val="640"/>
      <w:marRight w:val="0"/>
      <w:marTop w:val="0"/>
      <w:marBottom w:val="0"/>
      <w:divBdr>
        <w:top w:val="none" w:sz="0" w:space="0" w:color="auto"/>
        <w:left w:val="none" w:sz="0" w:space="0" w:color="auto"/>
        <w:bottom w:val="none" w:sz="0" w:space="0" w:color="auto"/>
        <w:right w:val="none" w:sz="0" w:space="0" w:color="auto"/>
      </w:divBdr>
    </w:div>
    <w:div w:id="1388071250">
      <w:marLeft w:val="640"/>
      <w:marRight w:val="0"/>
      <w:marTop w:val="0"/>
      <w:marBottom w:val="0"/>
      <w:divBdr>
        <w:top w:val="none" w:sz="0" w:space="0" w:color="auto"/>
        <w:left w:val="none" w:sz="0" w:space="0" w:color="auto"/>
        <w:bottom w:val="none" w:sz="0" w:space="0" w:color="auto"/>
        <w:right w:val="none" w:sz="0" w:space="0" w:color="auto"/>
      </w:divBdr>
    </w:div>
    <w:div w:id="1388072240">
      <w:marLeft w:val="640"/>
      <w:marRight w:val="0"/>
      <w:marTop w:val="0"/>
      <w:marBottom w:val="0"/>
      <w:divBdr>
        <w:top w:val="none" w:sz="0" w:space="0" w:color="auto"/>
        <w:left w:val="none" w:sz="0" w:space="0" w:color="auto"/>
        <w:bottom w:val="none" w:sz="0" w:space="0" w:color="auto"/>
        <w:right w:val="none" w:sz="0" w:space="0" w:color="auto"/>
      </w:divBdr>
    </w:div>
    <w:div w:id="1388141577">
      <w:marLeft w:val="640"/>
      <w:marRight w:val="0"/>
      <w:marTop w:val="0"/>
      <w:marBottom w:val="0"/>
      <w:divBdr>
        <w:top w:val="none" w:sz="0" w:space="0" w:color="auto"/>
        <w:left w:val="none" w:sz="0" w:space="0" w:color="auto"/>
        <w:bottom w:val="none" w:sz="0" w:space="0" w:color="auto"/>
        <w:right w:val="none" w:sz="0" w:space="0" w:color="auto"/>
      </w:divBdr>
    </w:div>
    <w:div w:id="1388146420">
      <w:marLeft w:val="640"/>
      <w:marRight w:val="0"/>
      <w:marTop w:val="0"/>
      <w:marBottom w:val="0"/>
      <w:divBdr>
        <w:top w:val="none" w:sz="0" w:space="0" w:color="auto"/>
        <w:left w:val="none" w:sz="0" w:space="0" w:color="auto"/>
        <w:bottom w:val="none" w:sz="0" w:space="0" w:color="auto"/>
        <w:right w:val="none" w:sz="0" w:space="0" w:color="auto"/>
      </w:divBdr>
    </w:div>
    <w:div w:id="1388257964">
      <w:marLeft w:val="640"/>
      <w:marRight w:val="0"/>
      <w:marTop w:val="0"/>
      <w:marBottom w:val="0"/>
      <w:divBdr>
        <w:top w:val="none" w:sz="0" w:space="0" w:color="auto"/>
        <w:left w:val="none" w:sz="0" w:space="0" w:color="auto"/>
        <w:bottom w:val="none" w:sz="0" w:space="0" w:color="auto"/>
        <w:right w:val="none" w:sz="0" w:space="0" w:color="auto"/>
      </w:divBdr>
    </w:div>
    <w:div w:id="1388260935">
      <w:marLeft w:val="640"/>
      <w:marRight w:val="0"/>
      <w:marTop w:val="0"/>
      <w:marBottom w:val="0"/>
      <w:divBdr>
        <w:top w:val="none" w:sz="0" w:space="0" w:color="auto"/>
        <w:left w:val="none" w:sz="0" w:space="0" w:color="auto"/>
        <w:bottom w:val="none" w:sz="0" w:space="0" w:color="auto"/>
        <w:right w:val="none" w:sz="0" w:space="0" w:color="auto"/>
      </w:divBdr>
    </w:div>
    <w:div w:id="1388263751">
      <w:marLeft w:val="640"/>
      <w:marRight w:val="0"/>
      <w:marTop w:val="0"/>
      <w:marBottom w:val="0"/>
      <w:divBdr>
        <w:top w:val="none" w:sz="0" w:space="0" w:color="auto"/>
        <w:left w:val="none" w:sz="0" w:space="0" w:color="auto"/>
        <w:bottom w:val="none" w:sz="0" w:space="0" w:color="auto"/>
        <w:right w:val="none" w:sz="0" w:space="0" w:color="auto"/>
      </w:divBdr>
    </w:div>
    <w:div w:id="1388335803">
      <w:marLeft w:val="640"/>
      <w:marRight w:val="0"/>
      <w:marTop w:val="0"/>
      <w:marBottom w:val="0"/>
      <w:divBdr>
        <w:top w:val="none" w:sz="0" w:space="0" w:color="auto"/>
        <w:left w:val="none" w:sz="0" w:space="0" w:color="auto"/>
        <w:bottom w:val="none" w:sz="0" w:space="0" w:color="auto"/>
        <w:right w:val="none" w:sz="0" w:space="0" w:color="auto"/>
      </w:divBdr>
    </w:div>
    <w:div w:id="1388336787">
      <w:marLeft w:val="640"/>
      <w:marRight w:val="0"/>
      <w:marTop w:val="0"/>
      <w:marBottom w:val="0"/>
      <w:divBdr>
        <w:top w:val="none" w:sz="0" w:space="0" w:color="auto"/>
        <w:left w:val="none" w:sz="0" w:space="0" w:color="auto"/>
        <w:bottom w:val="none" w:sz="0" w:space="0" w:color="auto"/>
        <w:right w:val="none" w:sz="0" w:space="0" w:color="auto"/>
      </w:divBdr>
    </w:div>
    <w:div w:id="1388410367">
      <w:marLeft w:val="640"/>
      <w:marRight w:val="0"/>
      <w:marTop w:val="0"/>
      <w:marBottom w:val="0"/>
      <w:divBdr>
        <w:top w:val="none" w:sz="0" w:space="0" w:color="auto"/>
        <w:left w:val="none" w:sz="0" w:space="0" w:color="auto"/>
        <w:bottom w:val="none" w:sz="0" w:space="0" w:color="auto"/>
        <w:right w:val="none" w:sz="0" w:space="0" w:color="auto"/>
      </w:divBdr>
    </w:div>
    <w:div w:id="1388534559">
      <w:marLeft w:val="640"/>
      <w:marRight w:val="0"/>
      <w:marTop w:val="0"/>
      <w:marBottom w:val="0"/>
      <w:divBdr>
        <w:top w:val="none" w:sz="0" w:space="0" w:color="auto"/>
        <w:left w:val="none" w:sz="0" w:space="0" w:color="auto"/>
        <w:bottom w:val="none" w:sz="0" w:space="0" w:color="auto"/>
        <w:right w:val="none" w:sz="0" w:space="0" w:color="auto"/>
      </w:divBdr>
    </w:div>
    <w:div w:id="1388606444">
      <w:marLeft w:val="640"/>
      <w:marRight w:val="0"/>
      <w:marTop w:val="0"/>
      <w:marBottom w:val="0"/>
      <w:divBdr>
        <w:top w:val="none" w:sz="0" w:space="0" w:color="auto"/>
        <w:left w:val="none" w:sz="0" w:space="0" w:color="auto"/>
        <w:bottom w:val="none" w:sz="0" w:space="0" w:color="auto"/>
        <w:right w:val="none" w:sz="0" w:space="0" w:color="auto"/>
      </w:divBdr>
    </w:div>
    <w:div w:id="1388651329">
      <w:marLeft w:val="640"/>
      <w:marRight w:val="0"/>
      <w:marTop w:val="0"/>
      <w:marBottom w:val="0"/>
      <w:divBdr>
        <w:top w:val="none" w:sz="0" w:space="0" w:color="auto"/>
        <w:left w:val="none" w:sz="0" w:space="0" w:color="auto"/>
        <w:bottom w:val="none" w:sz="0" w:space="0" w:color="auto"/>
        <w:right w:val="none" w:sz="0" w:space="0" w:color="auto"/>
      </w:divBdr>
    </w:div>
    <w:div w:id="1388725112">
      <w:marLeft w:val="640"/>
      <w:marRight w:val="0"/>
      <w:marTop w:val="0"/>
      <w:marBottom w:val="0"/>
      <w:divBdr>
        <w:top w:val="none" w:sz="0" w:space="0" w:color="auto"/>
        <w:left w:val="none" w:sz="0" w:space="0" w:color="auto"/>
        <w:bottom w:val="none" w:sz="0" w:space="0" w:color="auto"/>
        <w:right w:val="none" w:sz="0" w:space="0" w:color="auto"/>
      </w:divBdr>
    </w:div>
    <w:div w:id="1388798740">
      <w:marLeft w:val="640"/>
      <w:marRight w:val="0"/>
      <w:marTop w:val="0"/>
      <w:marBottom w:val="0"/>
      <w:divBdr>
        <w:top w:val="none" w:sz="0" w:space="0" w:color="auto"/>
        <w:left w:val="none" w:sz="0" w:space="0" w:color="auto"/>
        <w:bottom w:val="none" w:sz="0" w:space="0" w:color="auto"/>
        <w:right w:val="none" w:sz="0" w:space="0" w:color="auto"/>
      </w:divBdr>
    </w:div>
    <w:div w:id="1389068258">
      <w:marLeft w:val="640"/>
      <w:marRight w:val="0"/>
      <w:marTop w:val="0"/>
      <w:marBottom w:val="0"/>
      <w:divBdr>
        <w:top w:val="none" w:sz="0" w:space="0" w:color="auto"/>
        <w:left w:val="none" w:sz="0" w:space="0" w:color="auto"/>
        <w:bottom w:val="none" w:sz="0" w:space="0" w:color="auto"/>
        <w:right w:val="none" w:sz="0" w:space="0" w:color="auto"/>
      </w:divBdr>
    </w:div>
    <w:div w:id="1389108589">
      <w:marLeft w:val="640"/>
      <w:marRight w:val="0"/>
      <w:marTop w:val="0"/>
      <w:marBottom w:val="0"/>
      <w:divBdr>
        <w:top w:val="none" w:sz="0" w:space="0" w:color="auto"/>
        <w:left w:val="none" w:sz="0" w:space="0" w:color="auto"/>
        <w:bottom w:val="none" w:sz="0" w:space="0" w:color="auto"/>
        <w:right w:val="none" w:sz="0" w:space="0" w:color="auto"/>
      </w:divBdr>
    </w:div>
    <w:div w:id="1389188065">
      <w:marLeft w:val="640"/>
      <w:marRight w:val="0"/>
      <w:marTop w:val="0"/>
      <w:marBottom w:val="0"/>
      <w:divBdr>
        <w:top w:val="none" w:sz="0" w:space="0" w:color="auto"/>
        <w:left w:val="none" w:sz="0" w:space="0" w:color="auto"/>
        <w:bottom w:val="none" w:sz="0" w:space="0" w:color="auto"/>
        <w:right w:val="none" w:sz="0" w:space="0" w:color="auto"/>
      </w:divBdr>
    </w:div>
    <w:div w:id="1389259601">
      <w:marLeft w:val="640"/>
      <w:marRight w:val="0"/>
      <w:marTop w:val="0"/>
      <w:marBottom w:val="0"/>
      <w:divBdr>
        <w:top w:val="none" w:sz="0" w:space="0" w:color="auto"/>
        <w:left w:val="none" w:sz="0" w:space="0" w:color="auto"/>
        <w:bottom w:val="none" w:sz="0" w:space="0" w:color="auto"/>
        <w:right w:val="none" w:sz="0" w:space="0" w:color="auto"/>
      </w:divBdr>
    </w:div>
    <w:div w:id="1389302847">
      <w:marLeft w:val="640"/>
      <w:marRight w:val="0"/>
      <w:marTop w:val="0"/>
      <w:marBottom w:val="0"/>
      <w:divBdr>
        <w:top w:val="none" w:sz="0" w:space="0" w:color="auto"/>
        <w:left w:val="none" w:sz="0" w:space="0" w:color="auto"/>
        <w:bottom w:val="none" w:sz="0" w:space="0" w:color="auto"/>
        <w:right w:val="none" w:sz="0" w:space="0" w:color="auto"/>
      </w:divBdr>
    </w:div>
    <w:div w:id="1389306174">
      <w:marLeft w:val="640"/>
      <w:marRight w:val="0"/>
      <w:marTop w:val="0"/>
      <w:marBottom w:val="0"/>
      <w:divBdr>
        <w:top w:val="none" w:sz="0" w:space="0" w:color="auto"/>
        <w:left w:val="none" w:sz="0" w:space="0" w:color="auto"/>
        <w:bottom w:val="none" w:sz="0" w:space="0" w:color="auto"/>
        <w:right w:val="none" w:sz="0" w:space="0" w:color="auto"/>
      </w:divBdr>
    </w:div>
    <w:div w:id="1389498651">
      <w:marLeft w:val="640"/>
      <w:marRight w:val="0"/>
      <w:marTop w:val="0"/>
      <w:marBottom w:val="0"/>
      <w:divBdr>
        <w:top w:val="none" w:sz="0" w:space="0" w:color="auto"/>
        <w:left w:val="none" w:sz="0" w:space="0" w:color="auto"/>
        <w:bottom w:val="none" w:sz="0" w:space="0" w:color="auto"/>
        <w:right w:val="none" w:sz="0" w:space="0" w:color="auto"/>
      </w:divBdr>
    </w:div>
    <w:div w:id="1389499231">
      <w:marLeft w:val="640"/>
      <w:marRight w:val="0"/>
      <w:marTop w:val="0"/>
      <w:marBottom w:val="0"/>
      <w:divBdr>
        <w:top w:val="none" w:sz="0" w:space="0" w:color="auto"/>
        <w:left w:val="none" w:sz="0" w:space="0" w:color="auto"/>
        <w:bottom w:val="none" w:sz="0" w:space="0" w:color="auto"/>
        <w:right w:val="none" w:sz="0" w:space="0" w:color="auto"/>
      </w:divBdr>
    </w:div>
    <w:div w:id="1389721190">
      <w:marLeft w:val="640"/>
      <w:marRight w:val="0"/>
      <w:marTop w:val="0"/>
      <w:marBottom w:val="0"/>
      <w:divBdr>
        <w:top w:val="none" w:sz="0" w:space="0" w:color="auto"/>
        <w:left w:val="none" w:sz="0" w:space="0" w:color="auto"/>
        <w:bottom w:val="none" w:sz="0" w:space="0" w:color="auto"/>
        <w:right w:val="none" w:sz="0" w:space="0" w:color="auto"/>
      </w:divBdr>
    </w:div>
    <w:div w:id="1389838717">
      <w:marLeft w:val="640"/>
      <w:marRight w:val="0"/>
      <w:marTop w:val="0"/>
      <w:marBottom w:val="0"/>
      <w:divBdr>
        <w:top w:val="none" w:sz="0" w:space="0" w:color="auto"/>
        <w:left w:val="none" w:sz="0" w:space="0" w:color="auto"/>
        <w:bottom w:val="none" w:sz="0" w:space="0" w:color="auto"/>
        <w:right w:val="none" w:sz="0" w:space="0" w:color="auto"/>
      </w:divBdr>
    </w:div>
    <w:div w:id="1389954589">
      <w:marLeft w:val="640"/>
      <w:marRight w:val="0"/>
      <w:marTop w:val="0"/>
      <w:marBottom w:val="0"/>
      <w:divBdr>
        <w:top w:val="none" w:sz="0" w:space="0" w:color="auto"/>
        <w:left w:val="none" w:sz="0" w:space="0" w:color="auto"/>
        <w:bottom w:val="none" w:sz="0" w:space="0" w:color="auto"/>
        <w:right w:val="none" w:sz="0" w:space="0" w:color="auto"/>
      </w:divBdr>
    </w:div>
    <w:div w:id="1389958056">
      <w:marLeft w:val="640"/>
      <w:marRight w:val="0"/>
      <w:marTop w:val="0"/>
      <w:marBottom w:val="0"/>
      <w:divBdr>
        <w:top w:val="none" w:sz="0" w:space="0" w:color="auto"/>
        <w:left w:val="none" w:sz="0" w:space="0" w:color="auto"/>
        <w:bottom w:val="none" w:sz="0" w:space="0" w:color="auto"/>
        <w:right w:val="none" w:sz="0" w:space="0" w:color="auto"/>
      </w:divBdr>
    </w:div>
    <w:div w:id="1390029095">
      <w:marLeft w:val="640"/>
      <w:marRight w:val="0"/>
      <w:marTop w:val="0"/>
      <w:marBottom w:val="0"/>
      <w:divBdr>
        <w:top w:val="none" w:sz="0" w:space="0" w:color="auto"/>
        <w:left w:val="none" w:sz="0" w:space="0" w:color="auto"/>
        <w:bottom w:val="none" w:sz="0" w:space="0" w:color="auto"/>
        <w:right w:val="none" w:sz="0" w:space="0" w:color="auto"/>
      </w:divBdr>
    </w:div>
    <w:div w:id="1390223083">
      <w:marLeft w:val="640"/>
      <w:marRight w:val="0"/>
      <w:marTop w:val="0"/>
      <w:marBottom w:val="0"/>
      <w:divBdr>
        <w:top w:val="none" w:sz="0" w:space="0" w:color="auto"/>
        <w:left w:val="none" w:sz="0" w:space="0" w:color="auto"/>
        <w:bottom w:val="none" w:sz="0" w:space="0" w:color="auto"/>
        <w:right w:val="none" w:sz="0" w:space="0" w:color="auto"/>
      </w:divBdr>
    </w:div>
    <w:div w:id="1390346261">
      <w:marLeft w:val="640"/>
      <w:marRight w:val="0"/>
      <w:marTop w:val="0"/>
      <w:marBottom w:val="0"/>
      <w:divBdr>
        <w:top w:val="none" w:sz="0" w:space="0" w:color="auto"/>
        <w:left w:val="none" w:sz="0" w:space="0" w:color="auto"/>
        <w:bottom w:val="none" w:sz="0" w:space="0" w:color="auto"/>
        <w:right w:val="none" w:sz="0" w:space="0" w:color="auto"/>
      </w:divBdr>
    </w:div>
    <w:div w:id="1390416890">
      <w:marLeft w:val="640"/>
      <w:marRight w:val="0"/>
      <w:marTop w:val="0"/>
      <w:marBottom w:val="0"/>
      <w:divBdr>
        <w:top w:val="none" w:sz="0" w:space="0" w:color="auto"/>
        <w:left w:val="none" w:sz="0" w:space="0" w:color="auto"/>
        <w:bottom w:val="none" w:sz="0" w:space="0" w:color="auto"/>
        <w:right w:val="none" w:sz="0" w:space="0" w:color="auto"/>
      </w:divBdr>
    </w:div>
    <w:div w:id="1390495217">
      <w:marLeft w:val="640"/>
      <w:marRight w:val="0"/>
      <w:marTop w:val="0"/>
      <w:marBottom w:val="0"/>
      <w:divBdr>
        <w:top w:val="none" w:sz="0" w:space="0" w:color="auto"/>
        <w:left w:val="none" w:sz="0" w:space="0" w:color="auto"/>
        <w:bottom w:val="none" w:sz="0" w:space="0" w:color="auto"/>
        <w:right w:val="none" w:sz="0" w:space="0" w:color="auto"/>
      </w:divBdr>
    </w:div>
    <w:div w:id="1390568702">
      <w:marLeft w:val="640"/>
      <w:marRight w:val="0"/>
      <w:marTop w:val="0"/>
      <w:marBottom w:val="0"/>
      <w:divBdr>
        <w:top w:val="none" w:sz="0" w:space="0" w:color="auto"/>
        <w:left w:val="none" w:sz="0" w:space="0" w:color="auto"/>
        <w:bottom w:val="none" w:sz="0" w:space="0" w:color="auto"/>
        <w:right w:val="none" w:sz="0" w:space="0" w:color="auto"/>
      </w:divBdr>
    </w:div>
    <w:div w:id="1390574780">
      <w:marLeft w:val="640"/>
      <w:marRight w:val="0"/>
      <w:marTop w:val="0"/>
      <w:marBottom w:val="0"/>
      <w:divBdr>
        <w:top w:val="none" w:sz="0" w:space="0" w:color="auto"/>
        <w:left w:val="none" w:sz="0" w:space="0" w:color="auto"/>
        <w:bottom w:val="none" w:sz="0" w:space="0" w:color="auto"/>
        <w:right w:val="none" w:sz="0" w:space="0" w:color="auto"/>
      </w:divBdr>
    </w:div>
    <w:div w:id="1390575520">
      <w:marLeft w:val="640"/>
      <w:marRight w:val="0"/>
      <w:marTop w:val="0"/>
      <w:marBottom w:val="0"/>
      <w:divBdr>
        <w:top w:val="none" w:sz="0" w:space="0" w:color="auto"/>
        <w:left w:val="none" w:sz="0" w:space="0" w:color="auto"/>
        <w:bottom w:val="none" w:sz="0" w:space="0" w:color="auto"/>
        <w:right w:val="none" w:sz="0" w:space="0" w:color="auto"/>
      </w:divBdr>
    </w:div>
    <w:div w:id="1390613424">
      <w:marLeft w:val="640"/>
      <w:marRight w:val="0"/>
      <w:marTop w:val="0"/>
      <w:marBottom w:val="0"/>
      <w:divBdr>
        <w:top w:val="none" w:sz="0" w:space="0" w:color="auto"/>
        <w:left w:val="none" w:sz="0" w:space="0" w:color="auto"/>
        <w:bottom w:val="none" w:sz="0" w:space="0" w:color="auto"/>
        <w:right w:val="none" w:sz="0" w:space="0" w:color="auto"/>
      </w:divBdr>
    </w:div>
    <w:div w:id="1390614864">
      <w:marLeft w:val="640"/>
      <w:marRight w:val="0"/>
      <w:marTop w:val="0"/>
      <w:marBottom w:val="0"/>
      <w:divBdr>
        <w:top w:val="none" w:sz="0" w:space="0" w:color="auto"/>
        <w:left w:val="none" w:sz="0" w:space="0" w:color="auto"/>
        <w:bottom w:val="none" w:sz="0" w:space="0" w:color="auto"/>
        <w:right w:val="none" w:sz="0" w:space="0" w:color="auto"/>
      </w:divBdr>
    </w:div>
    <w:div w:id="1390615564">
      <w:marLeft w:val="640"/>
      <w:marRight w:val="0"/>
      <w:marTop w:val="0"/>
      <w:marBottom w:val="0"/>
      <w:divBdr>
        <w:top w:val="none" w:sz="0" w:space="0" w:color="auto"/>
        <w:left w:val="none" w:sz="0" w:space="0" w:color="auto"/>
        <w:bottom w:val="none" w:sz="0" w:space="0" w:color="auto"/>
        <w:right w:val="none" w:sz="0" w:space="0" w:color="auto"/>
      </w:divBdr>
    </w:div>
    <w:div w:id="1390689698">
      <w:marLeft w:val="640"/>
      <w:marRight w:val="0"/>
      <w:marTop w:val="0"/>
      <w:marBottom w:val="0"/>
      <w:divBdr>
        <w:top w:val="none" w:sz="0" w:space="0" w:color="auto"/>
        <w:left w:val="none" w:sz="0" w:space="0" w:color="auto"/>
        <w:bottom w:val="none" w:sz="0" w:space="0" w:color="auto"/>
        <w:right w:val="none" w:sz="0" w:space="0" w:color="auto"/>
      </w:divBdr>
    </w:div>
    <w:div w:id="1390762274">
      <w:marLeft w:val="640"/>
      <w:marRight w:val="0"/>
      <w:marTop w:val="0"/>
      <w:marBottom w:val="0"/>
      <w:divBdr>
        <w:top w:val="none" w:sz="0" w:space="0" w:color="auto"/>
        <w:left w:val="none" w:sz="0" w:space="0" w:color="auto"/>
        <w:bottom w:val="none" w:sz="0" w:space="0" w:color="auto"/>
        <w:right w:val="none" w:sz="0" w:space="0" w:color="auto"/>
      </w:divBdr>
    </w:div>
    <w:div w:id="1390807272">
      <w:marLeft w:val="640"/>
      <w:marRight w:val="0"/>
      <w:marTop w:val="0"/>
      <w:marBottom w:val="0"/>
      <w:divBdr>
        <w:top w:val="none" w:sz="0" w:space="0" w:color="auto"/>
        <w:left w:val="none" w:sz="0" w:space="0" w:color="auto"/>
        <w:bottom w:val="none" w:sz="0" w:space="0" w:color="auto"/>
        <w:right w:val="none" w:sz="0" w:space="0" w:color="auto"/>
      </w:divBdr>
    </w:div>
    <w:div w:id="1390807626">
      <w:marLeft w:val="640"/>
      <w:marRight w:val="0"/>
      <w:marTop w:val="0"/>
      <w:marBottom w:val="0"/>
      <w:divBdr>
        <w:top w:val="none" w:sz="0" w:space="0" w:color="auto"/>
        <w:left w:val="none" w:sz="0" w:space="0" w:color="auto"/>
        <w:bottom w:val="none" w:sz="0" w:space="0" w:color="auto"/>
        <w:right w:val="none" w:sz="0" w:space="0" w:color="auto"/>
      </w:divBdr>
    </w:div>
    <w:div w:id="1390884183">
      <w:marLeft w:val="640"/>
      <w:marRight w:val="0"/>
      <w:marTop w:val="0"/>
      <w:marBottom w:val="0"/>
      <w:divBdr>
        <w:top w:val="none" w:sz="0" w:space="0" w:color="auto"/>
        <w:left w:val="none" w:sz="0" w:space="0" w:color="auto"/>
        <w:bottom w:val="none" w:sz="0" w:space="0" w:color="auto"/>
        <w:right w:val="none" w:sz="0" w:space="0" w:color="auto"/>
      </w:divBdr>
    </w:div>
    <w:div w:id="1390886894">
      <w:marLeft w:val="640"/>
      <w:marRight w:val="0"/>
      <w:marTop w:val="0"/>
      <w:marBottom w:val="0"/>
      <w:divBdr>
        <w:top w:val="none" w:sz="0" w:space="0" w:color="auto"/>
        <w:left w:val="none" w:sz="0" w:space="0" w:color="auto"/>
        <w:bottom w:val="none" w:sz="0" w:space="0" w:color="auto"/>
        <w:right w:val="none" w:sz="0" w:space="0" w:color="auto"/>
      </w:divBdr>
    </w:div>
    <w:div w:id="1390958937">
      <w:marLeft w:val="640"/>
      <w:marRight w:val="0"/>
      <w:marTop w:val="0"/>
      <w:marBottom w:val="0"/>
      <w:divBdr>
        <w:top w:val="none" w:sz="0" w:space="0" w:color="auto"/>
        <w:left w:val="none" w:sz="0" w:space="0" w:color="auto"/>
        <w:bottom w:val="none" w:sz="0" w:space="0" w:color="auto"/>
        <w:right w:val="none" w:sz="0" w:space="0" w:color="auto"/>
      </w:divBdr>
    </w:div>
    <w:div w:id="1390959191">
      <w:marLeft w:val="640"/>
      <w:marRight w:val="0"/>
      <w:marTop w:val="0"/>
      <w:marBottom w:val="0"/>
      <w:divBdr>
        <w:top w:val="none" w:sz="0" w:space="0" w:color="auto"/>
        <w:left w:val="none" w:sz="0" w:space="0" w:color="auto"/>
        <w:bottom w:val="none" w:sz="0" w:space="0" w:color="auto"/>
        <w:right w:val="none" w:sz="0" w:space="0" w:color="auto"/>
      </w:divBdr>
    </w:div>
    <w:div w:id="1391005182">
      <w:marLeft w:val="640"/>
      <w:marRight w:val="0"/>
      <w:marTop w:val="0"/>
      <w:marBottom w:val="0"/>
      <w:divBdr>
        <w:top w:val="none" w:sz="0" w:space="0" w:color="auto"/>
        <w:left w:val="none" w:sz="0" w:space="0" w:color="auto"/>
        <w:bottom w:val="none" w:sz="0" w:space="0" w:color="auto"/>
        <w:right w:val="none" w:sz="0" w:space="0" w:color="auto"/>
      </w:divBdr>
    </w:div>
    <w:div w:id="1391028461">
      <w:marLeft w:val="640"/>
      <w:marRight w:val="0"/>
      <w:marTop w:val="0"/>
      <w:marBottom w:val="0"/>
      <w:divBdr>
        <w:top w:val="none" w:sz="0" w:space="0" w:color="auto"/>
        <w:left w:val="none" w:sz="0" w:space="0" w:color="auto"/>
        <w:bottom w:val="none" w:sz="0" w:space="0" w:color="auto"/>
        <w:right w:val="none" w:sz="0" w:space="0" w:color="auto"/>
      </w:divBdr>
    </w:div>
    <w:div w:id="1391072980">
      <w:marLeft w:val="640"/>
      <w:marRight w:val="0"/>
      <w:marTop w:val="0"/>
      <w:marBottom w:val="0"/>
      <w:divBdr>
        <w:top w:val="none" w:sz="0" w:space="0" w:color="auto"/>
        <w:left w:val="none" w:sz="0" w:space="0" w:color="auto"/>
        <w:bottom w:val="none" w:sz="0" w:space="0" w:color="auto"/>
        <w:right w:val="none" w:sz="0" w:space="0" w:color="auto"/>
      </w:divBdr>
    </w:div>
    <w:div w:id="1391074744">
      <w:marLeft w:val="640"/>
      <w:marRight w:val="0"/>
      <w:marTop w:val="0"/>
      <w:marBottom w:val="0"/>
      <w:divBdr>
        <w:top w:val="none" w:sz="0" w:space="0" w:color="auto"/>
        <w:left w:val="none" w:sz="0" w:space="0" w:color="auto"/>
        <w:bottom w:val="none" w:sz="0" w:space="0" w:color="auto"/>
        <w:right w:val="none" w:sz="0" w:space="0" w:color="auto"/>
      </w:divBdr>
    </w:div>
    <w:div w:id="1391151032">
      <w:marLeft w:val="640"/>
      <w:marRight w:val="0"/>
      <w:marTop w:val="0"/>
      <w:marBottom w:val="0"/>
      <w:divBdr>
        <w:top w:val="none" w:sz="0" w:space="0" w:color="auto"/>
        <w:left w:val="none" w:sz="0" w:space="0" w:color="auto"/>
        <w:bottom w:val="none" w:sz="0" w:space="0" w:color="auto"/>
        <w:right w:val="none" w:sz="0" w:space="0" w:color="auto"/>
      </w:divBdr>
    </w:div>
    <w:div w:id="1391264922">
      <w:marLeft w:val="640"/>
      <w:marRight w:val="0"/>
      <w:marTop w:val="0"/>
      <w:marBottom w:val="0"/>
      <w:divBdr>
        <w:top w:val="none" w:sz="0" w:space="0" w:color="auto"/>
        <w:left w:val="none" w:sz="0" w:space="0" w:color="auto"/>
        <w:bottom w:val="none" w:sz="0" w:space="0" w:color="auto"/>
        <w:right w:val="none" w:sz="0" w:space="0" w:color="auto"/>
      </w:divBdr>
    </w:div>
    <w:div w:id="1391344403">
      <w:marLeft w:val="640"/>
      <w:marRight w:val="0"/>
      <w:marTop w:val="0"/>
      <w:marBottom w:val="0"/>
      <w:divBdr>
        <w:top w:val="none" w:sz="0" w:space="0" w:color="auto"/>
        <w:left w:val="none" w:sz="0" w:space="0" w:color="auto"/>
        <w:bottom w:val="none" w:sz="0" w:space="0" w:color="auto"/>
        <w:right w:val="none" w:sz="0" w:space="0" w:color="auto"/>
      </w:divBdr>
    </w:div>
    <w:div w:id="1391346865">
      <w:marLeft w:val="640"/>
      <w:marRight w:val="0"/>
      <w:marTop w:val="0"/>
      <w:marBottom w:val="0"/>
      <w:divBdr>
        <w:top w:val="none" w:sz="0" w:space="0" w:color="auto"/>
        <w:left w:val="none" w:sz="0" w:space="0" w:color="auto"/>
        <w:bottom w:val="none" w:sz="0" w:space="0" w:color="auto"/>
        <w:right w:val="none" w:sz="0" w:space="0" w:color="auto"/>
      </w:divBdr>
    </w:div>
    <w:div w:id="1391422096">
      <w:marLeft w:val="640"/>
      <w:marRight w:val="0"/>
      <w:marTop w:val="0"/>
      <w:marBottom w:val="0"/>
      <w:divBdr>
        <w:top w:val="none" w:sz="0" w:space="0" w:color="auto"/>
        <w:left w:val="none" w:sz="0" w:space="0" w:color="auto"/>
        <w:bottom w:val="none" w:sz="0" w:space="0" w:color="auto"/>
        <w:right w:val="none" w:sz="0" w:space="0" w:color="auto"/>
      </w:divBdr>
    </w:div>
    <w:div w:id="1391466753">
      <w:marLeft w:val="640"/>
      <w:marRight w:val="0"/>
      <w:marTop w:val="0"/>
      <w:marBottom w:val="0"/>
      <w:divBdr>
        <w:top w:val="none" w:sz="0" w:space="0" w:color="auto"/>
        <w:left w:val="none" w:sz="0" w:space="0" w:color="auto"/>
        <w:bottom w:val="none" w:sz="0" w:space="0" w:color="auto"/>
        <w:right w:val="none" w:sz="0" w:space="0" w:color="auto"/>
      </w:divBdr>
    </w:div>
    <w:div w:id="1391608801">
      <w:marLeft w:val="640"/>
      <w:marRight w:val="0"/>
      <w:marTop w:val="0"/>
      <w:marBottom w:val="0"/>
      <w:divBdr>
        <w:top w:val="none" w:sz="0" w:space="0" w:color="auto"/>
        <w:left w:val="none" w:sz="0" w:space="0" w:color="auto"/>
        <w:bottom w:val="none" w:sz="0" w:space="0" w:color="auto"/>
        <w:right w:val="none" w:sz="0" w:space="0" w:color="auto"/>
      </w:divBdr>
    </w:div>
    <w:div w:id="1391802230">
      <w:marLeft w:val="640"/>
      <w:marRight w:val="0"/>
      <w:marTop w:val="0"/>
      <w:marBottom w:val="0"/>
      <w:divBdr>
        <w:top w:val="none" w:sz="0" w:space="0" w:color="auto"/>
        <w:left w:val="none" w:sz="0" w:space="0" w:color="auto"/>
        <w:bottom w:val="none" w:sz="0" w:space="0" w:color="auto"/>
        <w:right w:val="none" w:sz="0" w:space="0" w:color="auto"/>
      </w:divBdr>
    </w:div>
    <w:div w:id="1391924168">
      <w:marLeft w:val="640"/>
      <w:marRight w:val="0"/>
      <w:marTop w:val="0"/>
      <w:marBottom w:val="0"/>
      <w:divBdr>
        <w:top w:val="none" w:sz="0" w:space="0" w:color="auto"/>
        <w:left w:val="none" w:sz="0" w:space="0" w:color="auto"/>
        <w:bottom w:val="none" w:sz="0" w:space="0" w:color="auto"/>
        <w:right w:val="none" w:sz="0" w:space="0" w:color="auto"/>
      </w:divBdr>
    </w:div>
    <w:div w:id="1391929154">
      <w:marLeft w:val="640"/>
      <w:marRight w:val="0"/>
      <w:marTop w:val="0"/>
      <w:marBottom w:val="0"/>
      <w:divBdr>
        <w:top w:val="none" w:sz="0" w:space="0" w:color="auto"/>
        <w:left w:val="none" w:sz="0" w:space="0" w:color="auto"/>
        <w:bottom w:val="none" w:sz="0" w:space="0" w:color="auto"/>
        <w:right w:val="none" w:sz="0" w:space="0" w:color="auto"/>
      </w:divBdr>
    </w:div>
    <w:div w:id="1392076097">
      <w:marLeft w:val="640"/>
      <w:marRight w:val="0"/>
      <w:marTop w:val="0"/>
      <w:marBottom w:val="0"/>
      <w:divBdr>
        <w:top w:val="none" w:sz="0" w:space="0" w:color="auto"/>
        <w:left w:val="none" w:sz="0" w:space="0" w:color="auto"/>
        <w:bottom w:val="none" w:sz="0" w:space="0" w:color="auto"/>
        <w:right w:val="none" w:sz="0" w:space="0" w:color="auto"/>
      </w:divBdr>
    </w:div>
    <w:div w:id="1392264802">
      <w:marLeft w:val="640"/>
      <w:marRight w:val="0"/>
      <w:marTop w:val="0"/>
      <w:marBottom w:val="0"/>
      <w:divBdr>
        <w:top w:val="none" w:sz="0" w:space="0" w:color="auto"/>
        <w:left w:val="none" w:sz="0" w:space="0" w:color="auto"/>
        <w:bottom w:val="none" w:sz="0" w:space="0" w:color="auto"/>
        <w:right w:val="none" w:sz="0" w:space="0" w:color="auto"/>
      </w:divBdr>
    </w:div>
    <w:div w:id="1392269799">
      <w:marLeft w:val="640"/>
      <w:marRight w:val="0"/>
      <w:marTop w:val="0"/>
      <w:marBottom w:val="0"/>
      <w:divBdr>
        <w:top w:val="none" w:sz="0" w:space="0" w:color="auto"/>
        <w:left w:val="none" w:sz="0" w:space="0" w:color="auto"/>
        <w:bottom w:val="none" w:sz="0" w:space="0" w:color="auto"/>
        <w:right w:val="none" w:sz="0" w:space="0" w:color="auto"/>
      </w:divBdr>
    </w:div>
    <w:div w:id="1392313342">
      <w:marLeft w:val="640"/>
      <w:marRight w:val="0"/>
      <w:marTop w:val="0"/>
      <w:marBottom w:val="0"/>
      <w:divBdr>
        <w:top w:val="none" w:sz="0" w:space="0" w:color="auto"/>
        <w:left w:val="none" w:sz="0" w:space="0" w:color="auto"/>
        <w:bottom w:val="none" w:sz="0" w:space="0" w:color="auto"/>
        <w:right w:val="none" w:sz="0" w:space="0" w:color="auto"/>
      </w:divBdr>
    </w:div>
    <w:div w:id="1392389391">
      <w:marLeft w:val="640"/>
      <w:marRight w:val="0"/>
      <w:marTop w:val="0"/>
      <w:marBottom w:val="0"/>
      <w:divBdr>
        <w:top w:val="none" w:sz="0" w:space="0" w:color="auto"/>
        <w:left w:val="none" w:sz="0" w:space="0" w:color="auto"/>
        <w:bottom w:val="none" w:sz="0" w:space="0" w:color="auto"/>
        <w:right w:val="none" w:sz="0" w:space="0" w:color="auto"/>
      </w:divBdr>
    </w:div>
    <w:div w:id="1392390127">
      <w:marLeft w:val="640"/>
      <w:marRight w:val="0"/>
      <w:marTop w:val="0"/>
      <w:marBottom w:val="0"/>
      <w:divBdr>
        <w:top w:val="none" w:sz="0" w:space="0" w:color="auto"/>
        <w:left w:val="none" w:sz="0" w:space="0" w:color="auto"/>
        <w:bottom w:val="none" w:sz="0" w:space="0" w:color="auto"/>
        <w:right w:val="none" w:sz="0" w:space="0" w:color="auto"/>
      </w:divBdr>
    </w:div>
    <w:div w:id="1392457026">
      <w:marLeft w:val="640"/>
      <w:marRight w:val="0"/>
      <w:marTop w:val="0"/>
      <w:marBottom w:val="0"/>
      <w:divBdr>
        <w:top w:val="none" w:sz="0" w:space="0" w:color="auto"/>
        <w:left w:val="none" w:sz="0" w:space="0" w:color="auto"/>
        <w:bottom w:val="none" w:sz="0" w:space="0" w:color="auto"/>
        <w:right w:val="none" w:sz="0" w:space="0" w:color="auto"/>
      </w:divBdr>
    </w:div>
    <w:div w:id="1392462834">
      <w:marLeft w:val="640"/>
      <w:marRight w:val="0"/>
      <w:marTop w:val="0"/>
      <w:marBottom w:val="0"/>
      <w:divBdr>
        <w:top w:val="none" w:sz="0" w:space="0" w:color="auto"/>
        <w:left w:val="none" w:sz="0" w:space="0" w:color="auto"/>
        <w:bottom w:val="none" w:sz="0" w:space="0" w:color="auto"/>
        <w:right w:val="none" w:sz="0" w:space="0" w:color="auto"/>
      </w:divBdr>
    </w:div>
    <w:div w:id="1392465816">
      <w:marLeft w:val="640"/>
      <w:marRight w:val="0"/>
      <w:marTop w:val="0"/>
      <w:marBottom w:val="0"/>
      <w:divBdr>
        <w:top w:val="none" w:sz="0" w:space="0" w:color="auto"/>
        <w:left w:val="none" w:sz="0" w:space="0" w:color="auto"/>
        <w:bottom w:val="none" w:sz="0" w:space="0" w:color="auto"/>
        <w:right w:val="none" w:sz="0" w:space="0" w:color="auto"/>
      </w:divBdr>
    </w:div>
    <w:div w:id="1392539955">
      <w:marLeft w:val="640"/>
      <w:marRight w:val="0"/>
      <w:marTop w:val="0"/>
      <w:marBottom w:val="0"/>
      <w:divBdr>
        <w:top w:val="none" w:sz="0" w:space="0" w:color="auto"/>
        <w:left w:val="none" w:sz="0" w:space="0" w:color="auto"/>
        <w:bottom w:val="none" w:sz="0" w:space="0" w:color="auto"/>
        <w:right w:val="none" w:sz="0" w:space="0" w:color="auto"/>
      </w:divBdr>
    </w:div>
    <w:div w:id="1392651552">
      <w:marLeft w:val="640"/>
      <w:marRight w:val="0"/>
      <w:marTop w:val="0"/>
      <w:marBottom w:val="0"/>
      <w:divBdr>
        <w:top w:val="none" w:sz="0" w:space="0" w:color="auto"/>
        <w:left w:val="none" w:sz="0" w:space="0" w:color="auto"/>
        <w:bottom w:val="none" w:sz="0" w:space="0" w:color="auto"/>
        <w:right w:val="none" w:sz="0" w:space="0" w:color="auto"/>
      </w:divBdr>
    </w:div>
    <w:div w:id="1392801128">
      <w:marLeft w:val="640"/>
      <w:marRight w:val="0"/>
      <w:marTop w:val="0"/>
      <w:marBottom w:val="0"/>
      <w:divBdr>
        <w:top w:val="none" w:sz="0" w:space="0" w:color="auto"/>
        <w:left w:val="none" w:sz="0" w:space="0" w:color="auto"/>
        <w:bottom w:val="none" w:sz="0" w:space="0" w:color="auto"/>
        <w:right w:val="none" w:sz="0" w:space="0" w:color="auto"/>
      </w:divBdr>
    </w:div>
    <w:div w:id="1392845430">
      <w:marLeft w:val="640"/>
      <w:marRight w:val="0"/>
      <w:marTop w:val="0"/>
      <w:marBottom w:val="0"/>
      <w:divBdr>
        <w:top w:val="none" w:sz="0" w:space="0" w:color="auto"/>
        <w:left w:val="none" w:sz="0" w:space="0" w:color="auto"/>
        <w:bottom w:val="none" w:sz="0" w:space="0" w:color="auto"/>
        <w:right w:val="none" w:sz="0" w:space="0" w:color="auto"/>
      </w:divBdr>
    </w:div>
    <w:div w:id="1392969280">
      <w:marLeft w:val="640"/>
      <w:marRight w:val="0"/>
      <w:marTop w:val="0"/>
      <w:marBottom w:val="0"/>
      <w:divBdr>
        <w:top w:val="none" w:sz="0" w:space="0" w:color="auto"/>
        <w:left w:val="none" w:sz="0" w:space="0" w:color="auto"/>
        <w:bottom w:val="none" w:sz="0" w:space="0" w:color="auto"/>
        <w:right w:val="none" w:sz="0" w:space="0" w:color="auto"/>
      </w:divBdr>
    </w:div>
    <w:div w:id="1393044262">
      <w:marLeft w:val="640"/>
      <w:marRight w:val="0"/>
      <w:marTop w:val="0"/>
      <w:marBottom w:val="0"/>
      <w:divBdr>
        <w:top w:val="none" w:sz="0" w:space="0" w:color="auto"/>
        <w:left w:val="none" w:sz="0" w:space="0" w:color="auto"/>
        <w:bottom w:val="none" w:sz="0" w:space="0" w:color="auto"/>
        <w:right w:val="none" w:sz="0" w:space="0" w:color="auto"/>
      </w:divBdr>
    </w:div>
    <w:div w:id="1393112563">
      <w:marLeft w:val="640"/>
      <w:marRight w:val="0"/>
      <w:marTop w:val="0"/>
      <w:marBottom w:val="0"/>
      <w:divBdr>
        <w:top w:val="none" w:sz="0" w:space="0" w:color="auto"/>
        <w:left w:val="none" w:sz="0" w:space="0" w:color="auto"/>
        <w:bottom w:val="none" w:sz="0" w:space="0" w:color="auto"/>
        <w:right w:val="none" w:sz="0" w:space="0" w:color="auto"/>
      </w:divBdr>
    </w:div>
    <w:div w:id="1393232038">
      <w:marLeft w:val="640"/>
      <w:marRight w:val="0"/>
      <w:marTop w:val="0"/>
      <w:marBottom w:val="0"/>
      <w:divBdr>
        <w:top w:val="none" w:sz="0" w:space="0" w:color="auto"/>
        <w:left w:val="none" w:sz="0" w:space="0" w:color="auto"/>
        <w:bottom w:val="none" w:sz="0" w:space="0" w:color="auto"/>
        <w:right w:val="none" w:sz="0" w:space="0" w:color="auto"/>
      </w:divBdr>
    </w:div>
    <w:div w:id="1393237700">
      <w:marLeft w:val="640"/>
      <w:marRight w:val="0"/>
      <w:marTop w:val="0"/>
      <w:marBottom w:val="0"/>
      <w:divBdr>
        <w:top w:val="none" w:sz="0" w:space="0" w:color="auto"/>
        <w:left w:val="none" w:sz="0" w:space="0" w:color="auto"/>
        <w:bottom w:val="none" w:sz="0" w:space="0" w:color="auto"/>
        <w:right w:val="none" w:sz="0" w:space="0" w:color="auto"/>
      </w:divBdr>
    </w:div>
    <w:div w:id="1393311531">
      <w:marLeft w:val="640"/>
      <w:marRight w:val="0"/>
      <w:marTop w:val="0"/>
      <w:marBottom w:val="0"/>
      <w:divBdr>
        <w:top w:val="none" w:sz="0" w:space="0" w:color="auto"/>
        <w:left w:val="none" w:sz="0" w:space="0" w:color="auto"/>
        <w:bottom w:val="none" w:sz="0" w:space="0" w:color="auto"/>
        <w:right w:val="none" w:sz="0" w:space="0" w:color="auto"/>
      </w:divBdr>
    </w:div>
    <w:div w:id="1393456417">
      <w:marLeft w:val="640"/>
      <w:marRight w:val="0"/>
      <w:marTop w:val="0"/>
      <w:marBottom w:val="0"/>
      <w:divBdr>
        <w:top w:val="none" w:sz="0" w:space="0" w:color="auto"/>
        <w:left w:val="none" w:sz="0" w:space="0" w:color="auto"/>
        <w:bottom w:val="none" w:sz="0" w:space="0" w:color="auto"/>
        <w:right w:val="none" w:sz="0" w:space="0" w:color="auto"/>
      </w:divBdr>
    </w:div>
    <w:div w:id="1393505228">
      <w:marLeft w:val="640"/>
      <w:marRight w:val="0"/>
      <w:marTop w:val="0"/>
      <w:marBottom w:val="0"/>
      <w:divBdr>
        <w:top w:val="none" w:sz="0" w:space="0" w:color="auto"/>
        <w:left w:val="none" w:sz="0" w:space="0" w:color="auto"/>
        <w:bottom w:val="none" w:sz="0" w:space="0" w:color="auto"/>
        <w:right w:val="none" w:sz="0" w:space="0" w:color="auto"/>
      </w:divBdr>
    </w:div>
    <w:div w:id="1393653616">
      <w:marLeft w:val="640"/>
      <w:marRight w:val="0"/>
      <w:marTop w:val="0"/>
      <w:marBottom w:val="0"/>
      <w:divBdr>
        <w:top w:val="none" w:sz="0" w:space="0" w:color="auto"/>
        <w:left w:val="none" w:sz="0" w:space="0" w:color="auto"/>
        <w:bottom w:val="none" w:sz="0" w:space="0" w:color="auto"/>
        <w:right w:val="none" w:sz="0" w:space="0" w:color="auto"/>
      </w:divBdr>
    </w:div>
    <w:div w:id="1393768732">
      <w:marLeft w:val="640"/>
      <w:marRight w:val="0"/>
      <w:marTop w:val="0"/>
      <w:marBottom w:val="0"/>
      <w:divBdr>
        <w:top w:val="none" w:sz="0" w:space="0" w:color="auto"/>
        <w:left w:val="none" w:sz="0" w:space="0" w:color="auto"/>
        <w:bottom w:val="none" w:sz="0" w:space="0" w:color="auto"/>
        <w:right w:val="none" w:sz="0" w:space="0" w:color="auto"/>
      </w:divBdr>
    </w:div>
    <w:div w:id="1393775734">
      <w:marLeft w:val="640"/>
      <w:marRight w:val="0"/>
      <w:marTop w:val="0"/>
      <w:marBottom w:val="0"/>
      <w:divBdr>
        <w:top w:val="none" w:sz="0" w:space="0" w:color="auto"/>
        <w:left w:val="none" w:sz="0" w:space="0" w:color="auto"/>
        <w:bottom w:val="none" w:sz="0" w:space="0" w:color="auto"/>
        <w:right w:val="none" w:sz="0" w:space="0" w:color="auto"/>
      </w:divBdr>
    </w:div>
    <w:div w:id="1393888325">
      <w:marLeft w:val="640"/>
      <w:marRight w:val="0"/>
      <w:marTop w:val="0"/>
      <w:marBottom w:val="0"/>
      <w:divBdr>
        <w:top w:val="none" w:sz="0" w:space="0" w:color="auto"/>
        <w:left w:val="none" w:sz="0" w:space="0" w:color="auto"/>
        <w:bottom w:val="none" w:sz="0" w:space="0" w:color="auto"/>
        <w:right w:val="none" w:sz="0" w:space="0" w:color="auto"/>
      </w:divBdr>
    </w:div>
    <w:div w:id="1393891051">
      <w:marLeft w:val="640"/>
      <w:marRight w:val="0"/>
      <w:marTop w:val="0"/>
      <w:marBottom w:val="0"/>
      <w:divBdr>
        <w:top w:val="none" w:sz="0" w:space="0" w:color="auto"/>
        <w:left w:val="none" w:sz="0" w:space="0" w:color="auto"/>
        <w:bottom w:val="none" w:sz="0" w:space="0" w:color="auto"/>
        <w:right w:val="none" w:sz="0" w:space="0" w:color="auto"/>
      </w:divBdr>
    </w:div>
    <w:div w:id="1394045007">
      <w:marLeft w:val="640"/>
      <w:marRight w:val="0"/>
      <w:marTop w:val="0"/>
      <w:marBottom w:val="0"/>
      <w:divBdr>
        <w:top w:val="none" w:sz="0" w:space="0" w:color="auto"/>
        <w:left w:val="none" w:sz="0" w:space="0" w:color="auto"/>
        <w:bottom w:val="none" w:sz="0" w:space="0" w:color="auto"/>
        <w:right w:val="none" w:sz="0" w:space="0" w:color="auto"/>
      </w:divBdr>
    </w:div>
    <w:div w:id="1394113963">
      <w:marLeft w:val="640"/>
      <w:marRight w:val="0"/>
      <w:marTop w:val="0"/>
      <w:marBottom w:val="0"/>
      <w:divBdr>
        <w:top w:val="none" w:sz="0" w:space="0" w:color="auto"/>
        <w:left w:val="none" w:sz="0" w:space="0" w:color="auto"/>
        <w:bottom w:val="none" w:sz="0" w:space="0" w:color="auto"/>
        <w:right w:val="none" w:sz="0" w:space="0" w:color="auto"/>
      </w:divBdr>
    </w:div>
    <w:div w:id="1394154142">
      <w:bodyDiv w:val="1"/>
      <w:marLeft w:val="0"/>
      <w:marRight w:val="0"/>
      <w:marTop w:val="0"/>
      <w:marBottom w:val="0"/>
      <w:divBdr>
        <w:top w:val="none" w:sz="0" w:space="0" w:color="auto"/>
        <w:left w:val="none" w:sz="0" w:space="0" w:color="auto"/>
        <w:bottom w:val="none" w:sz="0" w:space="0" w:color="auto"/>
        <w:right w:val="none" w:sz="0" w:space="0" w:color="auto"/>
      </w:divBdr>
    </w:div>
    <w:div w:id="1394162385">
      <w:marLeft w:val="640"/>
      <w:marRight w:val="0"/>
      <w:marTop w:val="0"/>
      <w:marBottom w:val="0"/>
      <w:divBdr>
        <w:top w:val="none" w:sz="0" w:space="0" w:color="auto"/>
        <w:left w:val="none" w:sz="0" w:space="0" w:color="auto"/>
        <w:bottom w:val="none" w:sz="0" w:space="0" w:color="auto"/>
        <w:right w:val="none" w:sz="0" w:space="0" w:color="auto"/>
      </w:divBdr>
    </w:div>
    <w:div w:id="1394234615">
      <w:marLeft w:val="640"/>
      <w:marRight w:val="0"/>
      <w:marTop w:val="0"/>
      <w:marBottom w:val="0"/>
      <w:divBdr>
        <w:top w:val="none" w:sz="0" w:space="0" w:color="auto"/>
        <w:left w:val="none" w:sz="0" w:space="0" w:color="auto"/>
        <w:bottom w:val="none" w:sz="0" w:space="0" w:color="auto"/>
        <w:right w:val="none" w:sz="0" w:space="0" w:color="auto"/>
      </w:divBdr>
    </w:div>
    <w:div w:id="1394281198">
      <w:marLeft w:val="640"/>
      <w:marRight w:val="0"/>
      <w:marTop w:val="0"/>
      <w:marBottom w:val="0"/>
      <w:divBdr>
        <w:top w:val="none" w:sz="0" w:space="0" w:color="auto"/>
        <w:left w:val="none" w:sz="0" w:space="0" w:color="auto"/>
        <w:bottom w:val="none" w:sz="0" w:space="0" w:color="auto"/>
        <w:right w:val="none" w:sz="0" w:space="0" w:color="auto"/>
      </w:divBdr>
    </w:div>
    <w:div w:id="1394310006">
      <w:marLeft w:val="640"/>
      <w:marRight w:val="0"/>
      <w:marTop w:val="0"/>
      <w:marBottom w:val="0"/>
      <w:divBdr>
        <w:top w:val="none" w:sz="0" w:space="0" w:color="auto"/>
        <w:left w:val="none" w:sz="0" w:space="0" w:color="auto"/>
        <w:bottom w:val="none" w:sz="0" w:space="0" w:color="auto"/>
        <w:right w:val="none" w:sz="0" w:space="0" w:color="auto"/>
      </w:divBdr>
    </w:div>
    <w:div w:id="1394355273">
      <w:marLeft w:val="640"/>
      <w:marRight w:val="0"/>
      <w:marTop w:val="0"/>
      <w:marBottom w:val="0"/>
      <w:divBdr>
        <w:top w:val="none" w:sz="0" w:space="0" w:color="auto"/>
        <w:left w:val="none" w:sz="0" w:space="0" w:color="auto"/>
        <w:bottom w:val="none" w:sz="0" w:space="0" w:color="auto"/>
        <w:right w:val="none" w:sz="0" w:space="0" w:color="auto"/>
      </w:divBdr>
    </w:div>
    <w:div w:id="1394431722">
      <w:marLeft w:val="640"/>
      <w:marRight w:val="0"/>
      <w:marTop w:val="0"/>
      <w:marBottom w:val="0"/>
      <w:divBdr>
        <w:top w:val="none" w:sz="0" w:space="0" w:color="auto"/>
        <w:left w:val="none" w:sz="0" w:space="0" w:color="auto"/>
        <w:bottom w:val="none" w:sz="0" w:space="0" w:color="auto"/>
        <w:right w:val="none" w:sz="0" w:space="0" w:color="auto"/>
      </w:divBdr>
    </w:div>
    <w:div w:id="1394506543">
      <w:marLeft w:val="640"/>
      <w:marRight w:val="0"/>
      <w:marTop w:val="0"/>
      <w:marBottom w:val="0"/>
      <w:divBdr>
        <w:top w:val="none" w:sz="0" w:space="0" w:color="auto"/>
        <w:left w:val="none" w:sz="0" w:space="0" w:color="auto"/>
        <w:bottom w:val="none" w:sz="0" w:space="0" w:color="auto"/>
        <w:right w:val="none" w:sz="0" w:space="0" w:color="auto"/>
      </w:divBdr>
    </w:div>
    <w:div w:id="1394542076">
      <w:marLeft w:val="640"/>
      <w:marRight w:val="0"/>
      <w:marTop w:val="0"/>
      <w:marBottom w:val="0"/>
      <w:divBdr>
        <w:top w:val="none" w:sz="0" w:space="0" w:color="auto"/>
        <w:left w:val="none" w:sz="0" w:space="0" w:color="auto"/>
        <w:bottom w:val="none" w:sz="0" w:space="0" w:color="auto"/>
        <w:right w:val="none" w:sz="0" w:space="0" w:color="auto"/>
      </w:divBdr>
    </w:div>
    <w:div w:id="1394620766">
      <w:marLeft w:val="640"/>
      <w:marRight w:val="0"/>
      <w:marTop w:val="0"/>
      <w:marBottom w:val="0"/>
      <w:divBdr>
        <w:top w:val="none" w:sz="0" w:space="0" w:color="auto"/>
        <w:left w:val="none" w:sz="0" w:space="0" w:color="auto"/>
        <w:bottom w:val="none" w:sz="0" w:space="0" w:color="auto"/>
        <w:right w:val="none" w:sz="0" w:space="0" w:color="auto"/>
      </w:divBdr>
    </w:div>
    <w:div w:id="1394697070">
      <w:marLeft w:val="640"/>
      <w:marRight w:val="0"/>
      <w:marTop w:val="0"/>
      <w:marBottom w:val="0"/>
      <w:divBdr>
        <w:top w:val="none" w:sz="0" w:space="0" w:color="auto"/>
        <w:left w:val="none" w:sz="0" w:space="0" w:color="auto"/>
        <w:bottom w:val="none" w:sz="0" w:space="0" w:color="auto"/>
        <w:right w:val="none" w:sz="0" w:space="0" w:color="auto"/>
      </w:divBdr>
    </w:div>
    <w:div w:id="1394700205">
      <w:marLeft w:val="640"/>
      <w:marRight w:val="0"/>
      <w:marTop w:val="0"/>
      <w:marBottom w:val="0"/>
      <w:divBdr>
        <w:top w:val="none" w:sz="0" w:space="0" w:color="auto"/>
        <w:left w:val="none" w:sz="0" w:space="0" w:color="auto"/>
        <w:bottom w:val="none" w:sz="0" w:space="0" w:color="auto"/>
        <w:right w:val="none" w:sz="0" w:space="0" w:color="auto"/>
      </w:divBdr>
    </w:div>
    <w:div w:id="1394743245">
      <w:marLeft w:val="640"/>
      <w:marRight w:val="0"/>
      <w:marTop w:val="0"/>
      <w:marBottom w:val="0"/>
      <w:divBdr>
        <w:top w:val="none" w:sz="0" w:space="0" w:color="auto"/>
        <w:left w:val="none" w:sz="0" w:space="0" w:color="auto"/>
        <w:bottom w:val="none" w:sz="0" w:space="0" w:color="auto"/>
        <w:right w:val="none" w:sz="0" w:space="0" w:color="auto"/>
      </w:divBdr>
    </w:div>
    <w:div w:id="1395004540">
      <w:marLeft w:val="640"/>
      <w:marRight w:val="0"/>
      <w:marTop w:val="0"/>
      <w:marBottom w:val="0"/>
      <w:divBdr>
        <w:top w:val="none" w:sz="0" w:space="0" w:color="auto"/>
        <w:left w:val="none" w:sz="0" w:space="0" w:color="auto"/>
        <w:bottom w:val="none" w:sz="0" w:space="0" w:color="auto"/>
        <w:right w:val="none" w:sz="0" w:space="0" w:color="auto"/>
      </w:divBdr>
    </w:div>
    <w:div w:id="1395079320">
      <w:marLeft w:val="640"/>
      <w:marRight w:val="0"/>
      <w:marTop w:val="0"/>
      <w:marBottom w:val="0"/>
      <w:divBdr>
        <w:top w:val="none" w:sz="0" w:space="0" w:color="auto"/>
        <w:left w:val="none" w:sz="0" w:space="0" w:color="auto"/>
        <w:bottom w:val="none" w:sz="0" w:space="0" w:color="auto"/>
        <w:right w:val="none" w:sz="0" w:space="0" w:color="auto"/>
      </w:divBdr>
    </w:div>
    <w:div w:id="1395086200">
      <w:marLeft w:val="640"/>
      <w:marRight w:val="0"/>
      <w:marTop w:val="0"/>
      <w:marBottom w:val="0"/>
      <w:divBdr>
        <w:top w:val="none" w:sz="0" w:space="0" w:color="auto"/>
        <w:left w:val="none" w:sz="0" w:space="0" w:color="auto"/>
        <w:bottom w:val="none" w:sz="0" w:space="0" w:color="auto"/>
        <w:right w:val="none" w:sz="0" w:space="0" w:color="auto"/>
      </w:divBdr>
    </w:div>
    <w:div w:id="1395197045">
      <w:marLeft w:val="640"/>
      <w:marRight w:val="0"/>
      <w:marTop w:val="0"/>
      <w:marBottom w:val="0"/>
      <w:divBdr>
        <w:top w:val="none" w:sz="0" w:space="0" w:color="auto"/>
        <w:left w:val="none" w:sz="0" w:space="0" w:color="auto"/>
        <w:bottom w:val="none" w:sz="0" w:space="0" w:color="auto"/>
        <w:right w:val="none" w:sz="0" w:space="0" w:color="auto"/>
      </w:divBdr>
    </w:div>
    <w:div w:id="1395424059">
      <w:marLeft w:val="640"/>
      <w:marRight w:val="0"/>
      <w:marTop w:val="0"/>
      <w:marBottom w:val="0"/>
      <w:divBdr>
        <w:top w:val="none" w:sz="0" w:space="0" w:color="auto"/>
        <w:left w:val="none" w:sz="0" w:space="0" w:color="auto"/>
        <w:bottom w:val="none" w:sz="0" w:space="0" w:color="auto"/>
        <w:right w:val="none" w:sz="0" w:space="0" w:color="auto"/>
      </w:divBdr>
    </w:div>
    <w:div w:id="1395663937">
      <w:marLeft w:val="640"/>
      <w:marRight w:val="0"/>
      <w:marTop w:val="0"/>
      <w:marBottom w:val="0"/>
      <w:divBdr>
        <w:top w:val="none" w:sz="0" w:space="0" w:color="auto"/>
        <w:left w:val="none" w:sz="0" w:space="0" w:color="auto"/>
        <w:bottom w:val="none" w:sz="0" w:space="0" w:color="auto"/>
        <w:right w:val="none" w:sz="0" w:space="0" w:color="auto"/>
      </w:divBdr>
    </w:div>
    <w:div w:id="1395665814">
      <w:marLeft w:val="640"/>
      <w:marRight w:val="0"/>
      <w:marTop w:val="0"/>
      <w:marBottom w:val="0"/>
      <w:divBdr>
        <w:top w:val="none" w:sz="0" w:space="0" w:color="auto"/>
        <w:left w:val="none" w:sz="0" w:space="0" w:color="auto"/>
        <w:bottom w:val="none" w:sz="0" w:space="0" w:color="auto"/>
        <w:right w:val="none" w:sz="0" w:space="0" w:color="auto"/>
      </w:divBdr>
    </w:div>
    <w:div w:id="1395738069">
      <w:marLeft w:val="640"/>
      <w:marRight w:val="0"/>
      <w:marTop w:val="0"/>
      <w:marBottom w:val="0"/>
      <w:divBdr>
        <w:top w:val="none" w:sz="0" w:space="0" w:color="auto"/>
        <w:left w:val="none" w:sz="0" w:space="0" w:color="auto"/>
        <w:bottom w:val="none" w:sz="0" w:space="0" w:color="auto"/>
        <w:right w:val="none" w:sz="0" w:space="0" w:color="auto"/>
      </w:divBdr>
    </w:div>
    <w:div w:id="1395738538">
      <w:marLeft w:val="640"/>
      <w:marRight w:val="0"/>
      <w:marTop w:val="0"/>
      <w:marBottom w:val="0"/>
      <w:divBdr>
        <w:top w:val="none" w:sz="0" w:space="0" w:color="auto"/>
        <w:left w:val="none" w:sz="0" w:space="0" w:color="auto"/>
        <w:bottom w:val="none" w:sz="0" w:space="0" w:color="auto"/>
        <w:right w:val="none" w:sz="0" w:space="0" w:color="auto"/>
      </w:divBdr>
    </w:div>
    <w:div w:id="1395740290">
      <w:marLeft w:val="640"/>
      <w:marRight w:val="0"/>
      <w:marTop w:val="0"/>
      <w:marBottom w:val="0"/>
      <w:divBdr>
        <w:top w:val="none" w:sz="0" w:space="0" w:color="auto"/>
        <w:left w:val="none" w:sz="0" w:space="0" w:color="auto"/>
        <w:bottom w:val="none" w:sz="0" w:space="0" w:color="auto"/>
        <w:right w:val="none" w:sz="0" w:space="0" w:color="auto"/>
      </w:divBdr>
    </w:div>
    <w:div w:id="1395741621">
      <w:marLeft w:val="640"/>
      <w:marRight w:val="0"/>
      <w:marTop w:val="0"/>
      <w:marBottom w:val="0"/>
      <w:divBdr>
        <w:top w:val="none" w:sz="0" w:space="0" w:color="auto"/>
        <w:left w:val="none" w:sz="0" w:space="0" w:color="auto"/>
        <w:bottom w:val="none" w:sz="0" w:space="0" w:color="auto"/>
        <w:right w:val="none" w:sz="0" w:space="0" w:color="auto"/>
      </w:divBdr>
    </w:div>
    <w:div w:id="1395742572">
      <w:marLeft w:val="640"/>
      <w:marRight w:val="0"/>
      <w:marTop w:val="0"/>
      <w:marBottom w:val="0"/>
      <w:divBdr>
        <w:top w:val="none" w:sz="0" w:space="0" w:color="auto"/>
        <w:left w:val="none" w:sz="0" w:space="0" w:color="auto"/>
        <w:bottom w:val="none" w:sz="0" w:space="0" w:color="auto"/>
        <w:right w:val="none" w:sz="0" w:space="0" w:color="auto"/>
      </w:divBdr>
    </w:div>
    <w:div w:id="1395814893">
      <w:marLeft w:val="640"/>
      <w:marRight w:val="0"/>
      <w:marTop w:val="0"/>
      <w:marBottom w:val="0"/>
      <w:divBdr>
        <w:top w:val="none" w:sz="0" w:space="0" w:color="auto"/>
        <w:left w:val="none" w:sz="0" w:space="0" w:color="auto"/>
        <w:bottom w:val="none" w:sz="0" w:space="0" w:color="auto"/>
        <w:right w:val="none" w:sz="0" w:space="0" w:color="auto"/>
      </w:divBdr>
    </w:div>
    <w:div w:id="1395815326">
      <w:marLeft w:val="640"/>
      <w:marRight w:val="0"/>
      <w:marTop w:val="0"/>
      <w:marBottom w:val="0"/>
      <w:divBdr>
        <w:top w:val="none" w:sz="0" w:space="0" w:color="auto"/>
        <w:left w:val="none" w:sz="0" w:space="0" w:color="auto"/>
        <w:bottom w:val="none" w:sz="0" w:space="0" w:color="auto"/>
        <w:right w:val="none" w:sz="0" w:space="0" w:color="auto"/>
      </w:divBdr>
    </w:div>
    <w:div w:id="1395818131">
      <w:marLeft w:val="640"/>
      <w:marRight w:val="0"/>
      <w:marTop w:val="0"/>
      <w:marBottom w:val="0"/>
      <w:divBdr>
        <w:top w:val="none" w:sz="0" w:space="0" w:color="auto"/>
        <w:left w:val="none" w:sz="0" w:space="0" w:color="auto"/>
        <w:bottom w:val="none" w:sz="0" w:space="0" w:color="auto"/>
        <w:right w:val="none" w:sz="0" w:space="0" w:color="auto"/>
      </w:divBdr>
    </w:div>
    <w:div w:id="1395857106">
      <w:marLeft w:val="640"/>
      <w:marRight w:val="0"/>
      <w:marTop w:val="0"/>
      <w:marBottom w:val="0"/>
      <w:divBdr>
        <w:top w:val="none" w:sz="0" w:space="0" w:color="auto"/>
        <w:left w:val="none" w:sz="0" w:space="0" w:color="auto"/>
        <w:bottom w:val="none" w:sz="0" w:space="0" w:color="auto"/>
        <w:right w:val="none" w:sz="0" w:space="0" w:color="auto"/>
      </w:divBdr>
    </w:div>
    <w:div w:id="1396008858">
      <w:marLeft w:val="640"/>
      <w:marRight w:val="0"/>
      <w:marTop w:val="0"/>
      <w:marBottom w:val="0"/>
      <w:divBdr>
        <w:top w:val="none" w:sz="0" w:space="0" w:color="auto"/>
        <w:left w:val="none" w:sz="0" w:space="0" w:color="auto"/>
        <w:bottom w:val="none" w:sz="0" w:space="0" w:color="auto"/>
        <w:right w:val="none" w:sz="0" w:space="0" w:color="auto"/>
      </w:divBdr>
    </w:div>
    <w:div w:id="1396052996">
      <w:marLeft w:val="640"/>
      <w:marRight w:val="0"/>
      <w:marTop w:val="0"/>
      <w:marBottom w:val="0"/>
      <w:divBdr>
        <w:top w:val="none" w:sz="0" w:space="0" w:color="auto"/>
        <w:left w:val="none" w:sz="0" w:space="0" w:color="auto"/>
        <w:bottom w:val="none" w:sz="0" w:space="0" w:color="auto"/>
        <w:right w:val="none" w:sz="0" w:space="0" w:color="auto"/>
      </w:divBdr>
    </w:div>
    <w:div w:id="1396196124">
      <w:marLeft w:val="640"/>
      <w:marRight w:val="0"/>
      <w:marTop w:val="0"/>
      <w:marBottom w:val="0"/>
      <w:divBdr>
        <w:top w:val="none" w:sz="0" w:space="0" w:color="auto"/>
        <w:left w:val="none" w:sz="0" w:space="0" w:color="auto"/>
        <w:bottom w:val="none" w:sz="0" w:space="0" w:color="auto"/>
        <w:right w:val="none" w:sz="0" w:space="0" w:color="auto"/>
      </w:divBdr>
    </w:div>
    <w:div w:id="1396197183">
      <w:marLeft w:val="640"/>
      <w:marRight w:val="0"/>
      <w:marTop w:val="0"/>
      <w:marBottom w:val="0"/>
      <w:divBdr>
        <w:top w:val="none" w:sz="0" w:space="0" w:color="auto"/>
        <w:left w:val="none" w:sz="0" w:space="0" w:color="auto"/>
        <w:bottom w:val="none" w:sz="0" w:space="0" w:color="auto"/>
        <w:right w:val="none" w:sz="0" w:space="0" w:color="auto"/>
      </w:divBdr>
    </w:div>
    <w:div w:id="1396202648">
      <w:marLeft w:val="640"/>
      <w:marRight w:val="0"/>
      <w:marTop w:val="0"/>
      <w:marBottom w:val="0"/>
      <w:divBdr>
        <w:top w:val="none" w:sz="0" w:space="0" w:color="auto"/>
        <w:left w:val="none" w:sz="0" w:space="0" w:color="auto"/>
        <w:bottom w:val="none" w:sz="0" w:space="0" w:color="auto"/>
        <w:right w:val="none" w:sz="0" w:space="0" w:color="auto"/>
      </w:divBdr>
    </w:div>
    <w:div w:id="1396204848">
      <w:marLeft w:val="640"/>
      <w:marRight w:val="0"/>
      <w:marTop w:val="0"/>
      <w:marBottom w:val="0"/>
      <w:divBdr>
        <w:top w:val="none" w:sz="0" w:space="0" w:color="auto"/>
        <w:left w:val="none" w:sz="0" w:space="0" w:color="auto"/>
        <w:bottom w:val="none" w:sz="0" w:space="0" w:color="auto"/>
        <w:right w:val="none" w:sz="0" w:space="0" w:color="auto"/>
      </w:divBdr>
    </w:div>
    <w:div w:id="1396315639">
      <w:marLeft w:val="640"/>
      <w:marRight w:val="0"/>
      <w:marTop w:val="0"/>
      <w:marBottom w:val="0"/>
      <w:divBdr>
        <w:top w:val="none" w:sz="0" w:space="0" w:color="auto"/>
        <w:left w:val="none" w:sz="0" w:space="0" w:color="auto"/>
        <w:bottom w:val="none" w:sz="0" w:space="0" w:color="auto"/>
        <w:right w:val="none" w:sz="0" w:space="0" w:color="auto"/>
      </w:divBdr>
    </w:div>
    <w:div w:id="1396392034">
      <w:marLeft w:val="640"/>
      <w:marRight w:val="0"/>
      <w:marTop w:val="0"/>
      <w:marBottom w:val="0"/>
      <w:divBdr>
        <w:top w:val="none" w:sz="0" w:space="0" w:color="auto"/>
        <w:left w:val="none" w:sz="0" w:space="0" w:color="auto"/>
        <w:bottom w:val="none" w:sz="0" w:space="0" w:color="auto"/>
        <w:right w:val="none" w:sz="0" w:space="0" w:color="auto"/>
      </w:divBdr>
    </w:div>
    <w:div w:id="1396396415">
      <w:marLeft w:val="640"/>
      <w:marRight w:val="0"/>
      <w:marTop w:val="0"/>
      <w:marBottom w:val="0"/>
      <w:divBdr>
        <w:top w:val="none" w:sz="0" w:space="0" w:color="auto"/>
        <w:left w:val="none" w:sz="0" w:space="0" w:color="auto"/>
        <w:bottom w:val="none" w:sz="0" w:space="0" w:color="auto"/>
        <w:right w:val="none" w:sz="0" w:space="0" w:color="auto"/>
      </w:divBdr>
    </w:div>
    <w:div w:id="1396465048">
      <w:marLeft w:val="640"/>
      <w:marRight w:val="0"/>
      <w:marTop w:val="0"/>
      <w:marBottom w:val="0"/>
      <w:divBdr>
        <w:top w:val="none" w:sz="0" w:space="0" w:color="auto"/>
        <w:left w:val="none" w:sz="0" w:space="0" w:color="auto"/>
        <w:bottom w:val="none" w:sz="0" w:space="0" w:color="auto"/>
        <w:right w:val="none" w:sz="0" w:space="0" w:color="auto"/>
      </w:divBdr>
    </w:div>
    <w:div w:id="1396466922">
      <w:marLeft w:val="640"/>
      <w:marRight w:val="0"/>
      <w:marTop w:val="0"/>
      <w:marBottom w:val="0"/>
      <w:divBdr>
        <w:top w:val="none" w:sz="0" w:space="0" w:color="auto"/>
        <w:left w:val="none" w:sz="0" w:space="0" w:color="auto"/>
        <w:bottom w:val="none" w:sz="0" w:space="0" w:color="auto"/>
        <w:right w:val="none" w:sz="0" w:space="0" w:color="auto"/>
      </w:divBdr>
    </w:div>
    <w:div w:id="1396468101">
      <w:marLeft w:val="640"/>
      <w:marRight w:val="0"/>
      <w:marTop w:val="0"/>
      <w:marBottom w:val="0"/>
      <w:divBdr>
        <w:top w:val="none" w:sz="0" w:space="0" w:color="auto"/>
        <w:left w:val="none" w:sz="0" w:space="0" w:color="auto"/>
        <w:bottom w:val="none" w:sz="0" w:space="0" w:color="auto"/>
        <w:right w:val="none" w:sz="0" w:space="0" w:color="auto"/>
      </w:divBdr>
    </w:div>
    <w:div w:id="1396473164">
      <w:marLeft w:val="640"/>
      <w:marRight w:val="0"/>
      <w:marTop w:val="0"/>
      <w:marBottom w:val="0"/>
      <w:divBdr>
        <w:top w:val="none" w:sz="0" w:space="0" w:color="auto"/>
        <w:left w:val="none" w:sz="0" w:space="0" w:color="auto"/>
        <w:bottom w:val="none" w:sz="0" w:space="0" w:color="auto"/>
        <w:right w:val="none" w:sz="0" w:space="0" w:color="auto"/>
      </w:divBdr>
    </w:div>
    <w:div w:id="1396583513">
      <w:marLeft w:val="640"/>
      <w:marRight w:val="0"/>
      <w:marTop w:val="0"/>
      <w:marBottom w:val="0"/>
      <w:divBdr>
        <w:top w:val="none" w:sz="0" w:space="0" w:color="auto"/>
        <w:left w:val="none" w:sz="0" w:space="0" w:color="auto"/>
        <w:bottom w:val="none" w:sz="0" w:space="0" w:color="auto"/>
        <w:right w:val="none" w:sz="0" w:space="0" w:color="auto"/>
      </w:divBdr>
    </w:div>
    <w:div w:id="1396853888">
      <w:marLeft w:val="640"/>
      <w:marRight w:val="0"/>
      <w:marTop w:val="0"/>
      <w:marBottom w:val="0"/>
      <w:divBdr>
        <w:top w:val="none" w:sz="0" w:space="0" w:color="auto"/>
        <w:left w:val="none" w:sz="0" w:space="0" w:color="auto"/>
        <w:bottom w:val="none" w:sz="0" w:space="0" w:color="auto"/>
        <w:right w:val="none" w:sz="0" w:space="0" w:color="auto"/>
      </w:divBdr>
    </w:div>
    <w:div w:id="1396932112">
      <w:marLeft w:val="640"/>
      <w:marRight w:val="0"/>
      <w:marTop w:val="0"/>
      <w:marBottom w:val="0"/>
      <w:divBdr>
        <w:top w:val="none" w:sz="0" w:space="0" w:color="auto"/>
        <w:left w:val="none" w:sz="0" w:space="0" w:color="auto"/>
        <w:bottom w:val="none" w:sz="0" w:space="0" w:color="auto"/>
        <w:right w:val="none" w:sz="0" w:space="0" w:color="auto"/>
      </w:divBdr>
    </w:div>
    <w:div w:id="1396977641">
      <w:marLeft w:val="640"/>
      <w:marRight w:val="0"/>
      <w:marTop w:val="0"/>
      <w:marBottom w:val="0"/>
      <w:divBdr>
        <w:top w:val="none" w:sz="0" w:space="0" w:color="auto"/>
        <w:left w:val="none" w:sz="0" w:space="0" w:color="auto"/>
        <w:bottom w:val="none" w:sz="0" w:space="0" w:color="auto"/>
        <w:right w:val="none" w:sz="0" w:space="0" w:color="auto"/>
      </w:divBdr>
    </w:div>
    <w:div w:id="1397046015">
      <w:marLeft w:val="640"/>
      <w:marRight w:val="0"/>
      <w:marTop w:val="0"/>
      <w:marBottom w:val="0"/>
      <w:divBdr>
        <w:top w:val="none" w:sz="0" w:space="0" w:color="auto"/>
        <w:left w:val="none" w:sz="0" w:space="0" w:color="auto"/>
        <w:bottom w:val="none" w:sz="0" w:space="0" w:color="auto"/>
        <w:right w:val="none" w:sz="0" w:space="0" w:color="auto"/>
      </w:divBdr>
    </w:div>
    <w:div w:id="1397046642">
      <w:marLeft w:val="640"/>
      <w:marRight w:val="0"/>
      <w:marTop w:val="0"/>
      <w:marBottom w:val="0"/>
      <w:divBdr>
        <w:top w:val="none" w:sz="0" w:space="0" w:color="auto"/>
        <w:left w:val="none" w:sz="0" w:space="0" w:color="auto"/>
        <w:bottom w:val="none" w:sz="0" w:space="0" w:color="auto"/>
        <w:right w:val="none" w:sz="0" w:space="0" w:color="auto"/>
      </w:divBdr>
    </w:div>
    <w:div w:id="1397049068">
      <w:marLeft w:val="640"/>
      <w:marRight w:val="0"/>
      <w:marTop w:val="0"/>
      <w:marBottom w:val="0"/>
      <w:divBdr>
        <w:top w:val="none" w:sz="0" w:space="0" w:color="auto"/>
        <w:left w:val="none" w:sz="0" w:space="0" w:color="auto"/>
        <w:bottom w:val="none" w:sz="0" w:space="0" w:color="auto"/>
        <w:right w:val="none" w:sz="0" w:space="0" w:color="auto"/>
      </w:divBdr>
    </w:div>
    <w:div w:id="1397124841">
      <w:marLeft w:val="640"/>
      <w:marRight w:val="0"/>
      <w:marTop w:val="0"/>
      <w:marBottom w:val="0"/>
      <w:divBdr>
        <w:top w:val="none" w:sz="0" w:space="0" w:color="auto"/>
        <w:left w:val="none" w:sz="0" w:space="0" w:color="auto"/>
        <w:bottom w:val="none" w:sz="0" w:space="0" w:color="auto"/>
        <w:right w:val="none" w:sz="0" w:space="0" w:color="auto"/>
      </w:divBdr>
    </w:div>
    <w:div w:id="1397167094">
      <w:marLeft w:val="640"/>
      <w:marRight w:val="0"/>
      <w:marTop w:val="0"/>
      <w:marBottom w:val="0"/>
      <w:divBdr>
        <w:top w:val="none" w:sz="0" w:space="0" w:color="auto"/>
        <w:left w:val="none" w:sz="0" w:space="0" w:color="auto"/>
        <w:bottom w:val="none" w:sz="0" w:space="0" w:color="auto"/>
        <w:right w:val="none" w:sz="0" w:space="0" w:color="auto"/>
      </w:divBdr>
    </w:div>
    <w:div w:id="1397241329">
      <w:marLeft w:val="640"/>
      <w:marRight w:val="0"/>
      <w:marTop w:val="0"/>
      <w:marBottom w:val="0"/>
      <w:divBdr>
        <w:top w:val="none" w:sz="0" w:space="0" w:color="auto"/>
        <w:left w:val="none" w:sz="0" w:space="0" w:color="auto"/>
        <w:bottom w:val="none" w:sz="0" w:space="0" w:color="auto"/>
        <w:right w:val="none" w:sz="0" w:space="0" w:color="auto"/>
      </w:divBdr>
    </w:div>
    <w:div w:id="1397242509">
      <w:marLeft w:val="640"/>
      <w:marRight w:val="0"/>
      <w:marTop w:val="0"/>
      <w:marBottom w:val="0"/>
      <w:divBdr>
        <w:top w:val="none" w:sz="0" w:space="0" w:color="auto"/>
        <w:left w:val="none" w:sz="0" w:space="0" w:color="auto"/>
        <w:bottom w:val="none" w:sz="0" w:space="0" w:color="auto"/>
        <w:right w:val="none" w:sz="0" w:space="0" w:color="auto"/>
      </w:divBdr>
    </w:div>
    <w:div w:id="1397360454">
      <w:marLeft w:val="640"/>
      <w:marRight w:val="0"/>
      <w:marTop w:val="0"/>
      <w:marBottom w:val="0"/>
      <w:divBdr>
        <w:top w:val="none" w:sz="0" w:space="0" w:color="auto"/>
        <w:left w:val="none" w:sz="0" w:space="0" w:color="auto"/>
        <w:bottom w:val="none" w:sz="0" w:space="0" w:color="auto"/>
        <w:right w:val="none" w:sz="0" w:space="0" w:color="auto"/>
      </w:divBdr>
    </w:div>
    <w:div w:id="1397362000">
      <w:marLeft w:val="640"/>
      <w:marRight w:val="0"/>
      <w:marTop w:val="0"/>
      <w:marBottom w:val="0"/>
      <w:divBdr>
        <w:top w:val="none" w:sz="0" w:space="0" w:color="auto"/>
        <w:left w:val="none" w:sz="0" w:space="0" w:color="auto"/>
        <w:bottom w:val="none" w:sz="0" w:space="0" w:color="auto"/>
        <w:right w:val="none" w:sz="0" w:space="0" w:color="auto"/>
      </w:divBdr>
    </w:div>
    <w:div w:id="1397436459">
      <w:marLeft w:val="640"/>
      <w:marRight w:val="0"/>
      <w:marTop w:val="0"/>
      <w:marBottom w:val="0"/>
      <w:divBdr>
        <w:top w:val="none" w:sz="0" w:space="0" w:color="auto"/>
        <w:left w:val="none" w:sz="0" w:space="0" w:color="auto"/>
        <w:bottom w:val="none" w:sz="0" w:space="0" w:color="auto"/>
        <w:right w:val="none" w:sz="0" w:space="0" w:color="auto"/>
      </w:divBdr>
    </w:div>
    <w:div w:id="1397513672">
      <w:marLeft w:val="640"/>
      <w:marRight w:val="0"/>
      <w:marTop w:val="0"/>
      <w:marBottom w:val="0"/>
      <w:divBdr>
        <w:top w:val="none" w:sz="0" w:space="0" w:color="auto"/>
        <w:left w:val="none" w:sz="0" w:space="0" w:color="auto"/>
        <w:bottom w:val="none" w:sz="0" w:space="0" w:color="auto"/>
        <w:right w:val="none" w:sz="0" w:space="0" w:color="auto"/>
      </w:divBdr>
    </w:div>
    <w:div w:id="1397555783">
      <w:marLeft w:val="640"/>
      <w:marRight w:val="0"/>
      <w:marTop w:val="0"/>
      <w:marBottom w:val="0"/>
      <w:divBdr>
        <w:top w:val="none" w:sz="0" w:space="0" w:color="auto"/>
        <w:left w:val="none" w:sz="0" w:space="0" w:color="auto"/>
        <w:bottom w:val="none" w:sz="0" w:space="0" w:color="auto"/>
        <w:right w:val="none" w:sz="0" w:space="0" w:color="auto"/>
      </w:divBdr>
    </w:div>
    <w:div w:id="1397776570">
      <w:marLeft w:val="640"/>
      <w:marRight w:val="0"/>
      <w:marTop w:val="0"/>
      <w:marBottom w:val="0"/>
      <w:divBdr>
        <w:top w:val="none" w:sz="0" w:space="0" w:color="auto"/>
        <w:left w:val="none" w:sz="0" w:space="0" w:color="auto"/>
        <w:bottom w:val="none" w:sz="0" w:space="0" w:color="auto"/>
        <w:right w:val="none" w:sz="0" w:space="0" w:color="auto"/>
      </w:divBdr>
    </w:div>
    <w:div w:id="1397776827">
      <w:marLeft w:val="640"/>
      <w:marRight w:val="0"/>
      <w:marTop w:val="0"/>
      <w:marBottom w:val="0"/>
      <w:divBdr>
        <w:top w:val="none" w:sz="0" w:space="0" w:color="auto"/>
        <w:left w:val="none" w:sz="0" w:space="0" w:color="auto"/>
        <w:bottom w:val="none" w:sz="0" w:space="0" w:color="auto"/>
        <w:right w:val="none" w:sz="0" w:space="0" w:color="auto"/>
      </w:divBdr>
    </w:div>
    <w:div w:id="1397817345">
      <w:marLeft w:val="640"/>
      <w:marRight w:val="0"/>
      <w:marTop w:val="0"/>
      <w:marBottom w:val="0"/>
      <w:divBdr>
        <w:top w:val="none" w:sz="0" w:space="0" w:color="auto"/>
        <w:left w:val="none" w:sz="0" w:space="0" w:color="auto"/>
        <w:bottom w:val="none" w:sz="0" w:space="0" w:color="auto"/>
        <w:right w:val="none" w:sz="0" w:space="0" w:color="auto"/>
      </w:divBdr>
    </w:div>
    <w:div w:id="1397825733">
      <w:marLeft w:val="640"/>
      <w:marRight w:val="0"/>
      <w:marTop w:val="0"/>
      <w:marBottom w:val="0"/>
      <w:divBdr>
        <w:top w:val="none" w:sz="0" w:space="0" w:color="auto"/>
        <w:left w:val="none" w:sz="0" w:space="0" w:color="auto"/>
        <w:bottom w:val="none" w:sz="0" w:space="0" w:color="auto"/>
        <w:right w:val="none" w:sz="0" w:space="0" w:color="auto"/>
      </w:divBdr>
    </w:div>
    <w:div w:id="1397825880">
      <w:marLeft w:val="640"/>
      <w:marRight w:val="0"/>
      <w:marTop w:val="0"/>
      <w:marBottom w:val="0"/>
      <w:divBdr>
        <w:top w:val="none" w:sz="0" w:space="0" w:color="auto"/>
        <w:left w:val="none" w:sz="0" w:space="0" w:color="auto"/>
        <w:bottom w:val="none" w:sz="0" w:space="0" w:color="auto"/>
        <w:right w:val="none" w:sz="0" w:space="0" w:color="auto"/>
      </w:divBdr>
    </w:div>
    <w:div w:id="1397897575">
      <w:marLeft w:val="640"/>
      <w:marRight w:val="0"/>
      <w:marTop w:val="0"/>
      <w:marBottom w:val="0"/>
      <w:divBdr>
        <w:top w:val="none" w:sz="0" w:space="0" w:color="auto"/>
        <w:left w:val="none" w:sz="0" w:space="0" w:color="auto"/>
        <w:bottom w:val="none" w:sz="0" w:space="0" w:color="auto"/>
        <w:right w:val="none" w:sz="0" w:space="0" w:color="auto"/>
      </w:divBdr>
    </w:div>
    <w:div w:id="1397972873">
      <w:marLeft w:val="640"/>
      <w:marRight w:val="0"/>
      <w:marTop w:val="0"/>
      <w:marBottom w:val="0"/>
      <w:divBdr>
        <w:top w:val="none" w:sz="0" w:space="0" w:color="auto"/>
        <w:left w:val="none" w:sz="0" w:space="0" w:color="auto"/>
        <w:bottom w:val="none" w:sz="0" w:space="0" w:color="auto"/>
        <w:right w:val="none" w:sz="0" w:space="0" w:color="auto"/>
      </w:divBdr>
    </w:div>
    <w:div w:id="1397975439">
      <w:marLeft w:val="640"/>
      <w:marRight w:val="0"/>
      <w:marTop w:val="0"/>
      <w:marBottom w:val="0"/>
      <w:divBdr>
        <w:top w:val="none" w:sz="0" w:space="0" w:color="auto"/>
        <w:left w:val="none" w:sz="0" w:space="0" w:color="auto"/>
        <w:bottom w:val="none" w:sz="0" w:space="0" w:color="auto"/>
        <w:right w:val="none" w:sz="0" w:space="0" w:color="auto"/>
      </w:divBdr>
    </w:div>
    <w:div w:id="1398090947">
      <w:marLeft w:val="640"/>
      <w:marRight w:val="0"/>
      <w:marTop w:val="0"/>
      <w:marBottom w:val="0"/>
      <w:divBdr>
        <w:top w:val="none" w:sz="0" w:space="0" w:color="auto"/>
        <w:left w:val="none" w:sz="0" w:space="0" w:color="auto"/>
        <w:bottom w:val="none" w:sz="0" w:space="0" w:color="auto"/>
        <w:right w:val="none" w:sz="0" w:space="0" w:color="auto"/>
      </w:divBdr>
    </w:div>
    <w:div w:id="1398094092">
      <w:marLeft w:val="640"/>
      <w:marRight w:val="0"/>
      <w:marTop w:val="0"/>
      <w:marBottom w:val="0"/>
      <w:divBdr>
        <w:top w:val="none" w:sz="0" w:space="0" w:color="auto"/>
        <w:left w:val="none" w:sz="0" w:space="0" w:color="auto"/>
        <w:bottom w:val="none" w:sz="0" w:space="0" w:color="auto"/>
        <w:right w:val="none" w:sz="0" w:space="0" w:color="auto"/>
      </w:divBdr>
    </w:div>
    <w:div w:id="1398094632">
      <w:marLeft w:val="640"/>
      <w:marRight w:val="0"/>
      <w:marTop w:val="0"/>
      <w:marBottom w:val="0"/>
      <w:divBdr>
        <w:top w:val="none" w:sz="0" w:space="0" w:color="auto"/>
        <w:left w:val="none" w:sz="0" w:space="0" w:color="auto"/>
        <w:bottom w:val="none" w:sz="0" w:space="0" w:color="auto"/>
        <w:right w:val="none" w:sz="0" w:space="0" w:color="auto"/>
      </w:divBdr>
    </w:div>
    <w:div w:id="1398167973">
      <w:marLeft w:val="640"/>
      <w:marRight w:val="0"/>
      <w:marTop w:val="0"/>
      <w:marBottom w:val="0"/>
      <w:divBdr>
        <w:top w:val="none" w:sz="0" w:space="0" w:color="auto"/>
        <w:left w:val="none" w:sz="0" w:space="0" w:color="auto"/>
        <w:bottom w:val="none" w:sz="0" w:space="0" w:color="auto"/>
        <w:right w:val="none" w:sz="0" w:space="0" w:color="auto"/>
      </w:divBdr>
    </w:div>
    <w:div w:id="1398168483">
      <w:marLeft w:val="640"/>
      <w:marRight w:val="0"/>
      <w:marTop w:val="0"/>
      <w:marBottom w:val="0"/>
      <w:divBdr>
        <w:top w:val="none" w:sz="0" w:space="0" w:color="auto"/>
        <w:left w:val="none" w:sz="0" w:space="0" w:color="auto"/>
        <w:bottom w:val="none" w:sz="0" w:space="0" w:color="auto"/>
        <w:right w:val="none" w:sz="0" w:space="0" w:color="auto"/>
      </w:divBdr>
    </w:div>
    <w:div w:id="1398211473">
      <w:marLeft w:val="640"/>
      <w:marRight w:val="0"/>
      <w:marTop w:val="0"/>
      <w:marBottom w:val="0"/>
      <w:divBdr>
        <w:top w:val="none" w:sz="0" w:space="0" w:color="auto"/>
        <w:left w:val="none" w:sz="0" w:space="0" w:color="auto"/>
        <w:bottom w:val="none" w:sz="0" w:space="0" w:color="auto"/>
        <w:right w:val="none" w:sz="0" w:space="0" w:color="auto"/>
      </w:divBdr>
    </w:div>
    <w:div w:id="1398282353">
      <w:marLeft w:val="640"/>
      <w:marRight w:val="0"/>
      <w:marTop w:val="0"/>
      <w:marBottom w:val="0"/>
      <w:divBdr>
        <w:top w:val="none" w:sz="0" w:space="0" w:color="auto"/>
        <w:left w:val="none" w:sz="0" w:space="0" w:color="auto"/>
        <w:bottom w:val="none" w:sz="0" w:space="0" w:color="auto"/>
        <w:right w:val="none" w:sz="0" w:space="0" w:color="auto"/>
      </w:divBdr>
    </w:div>
    <w:div w:id="1398356578">
      <w:marLeft w:val="640"/>
      <w:marRight w:val="0"/>
      <w:marTop w:val="0"/>
      <w:marBottom w:val="0"/>
      <w:divBdr>
        <w:top w:val="none" w:sz="0" w:space="0" w:color="auto"/>
        <w:left w:val="none" w:sz="0" w:space="0" w:color="auto"/>
        <w:bottom w:val="none" w:sz="0" w:space="0" w:color="auto"/>
        <w:right w:val="none" w:sz="0" w:space="0" w:color="auto"/>
      </w:divBdr>
    </w:div>
    <w:div w:id="1398430538">
      <w:marLeft w:val="640"/>
      <w:marRight w:val="0"/>
      <w:marTop w:val="0"/>
      <w:marBottom w:val="0"/>
      <w:divBdr>
        <w:top w:val="none" w:sz="0" w:space="0" w:color="auto"/>
        <w:left w:val="none" w:sz="0" w:space="0" w:color="auto"/>
        <w:bottom w:val="none" w:sz="0" w:space="0" w:color="auto"/>
        <w:right w:val="none" w:sz="0" w:space="0" w:color="auto"/>
      </w:divBdr>
    </w:div>
    <w:div w:id="1398438730">
      <w:marLeft w:val="640"/>
      <w:marRight w:val="0"/>
      <w:marTop w:val="0"/>
      <w:marBottom w:val="0"/>
      <w:divBdr>
        <w:top w:val="none" w:sz="0" w:space="0" w:color="auto"/>
        <w:left w:val="none" w:sz="0" w:space="0" w:color="auto"/>
        <w:bottom w:val="none" w:sz="0" w:space="0" w:color="auto"/>
        <w:right w:val="none" w:sz="0" w:space="0" w:color="auto"/>
      </w:divBdr>
    </w:div>
    <w:div w:id="1398477755">
      <w:marLeft w:val="640"/>
      <w:marRight w:val="0"/>
      <w:marTop w:val="0"/>
      <w:marBottom w:val="0"/>
      <w:divBdr>
        <w:top w:val="none" w:sz="0" w:space="0" w:color="auto"/>
        <w:left w:val="none" w:sz="0" w:space="0" w:color="auto"/>
        <w:bottom w:val="none" w:sz="0" w:space="0" w:color="auto"/>
        <w:right w:val="none" w:sz="0" w:space="0" w:color="auto"/>
      </w:divBdr>
    </w:div>
    <w:div w:id="1398481895">
      <w:marLeft w:val="640"/>
      <w:marRight w:val="0"/>
      <w:marTop w:val="0"/>
      <w:marBottom w:val="0"/>
      <w:divBdr>
        <w:top w:val="none" w:sz="0" w:space="0" w:color="auto"/>
        <w:left w:val="none" w:sz="0" w:space="0" w:color="auto"/>
        <w:bottom w:val="none" w:sz="0" w:space="0" w:color="auto"/>
        <w:right w:val="none" w:sz="0" w:space="0" w:color="auto"/>
      </w:divBdr>
    </w:div>
    <w:div w:id="1398625145">
      <w:marLeft w:val="640"/>
      <w:marRight w:val="0"/>
      <w:marTop w:val="0"/>
      <w:marBottom w:val="0"/>
      <w:divBdr>
        <w:top w:val="none" w:sz="0" w:space="0" w:color="auto"/>
        <w:left w:val="none" w:sz="0" w:space="0" w:color="auto"/>
        <w:bottom w:val="none" w:sz="0" w:space="0" w:color="auto"/>
        <w:right w:val="none" w:sz="0" w:space="0" w:color="auto"/>
      </w:divBdr>
    </w:div>
    <w:div w:id="1399013545">
      <w:marLeft w:val="640"/>
      <w:marRight w:val="0"/>
      <w:marTop w:val="0"/>
      <w:marBottom w:val="0"/>
      <w:divBdr>
        <w:top w:val="none" w:sz="0" w:space="0" w:color="auto"/>
        <w:left w:val="none" w:sz="0" w:space="0" w:color="auto"/>
        <w:bottom w:val="none" w:sz="0" w:space="0" w:color="auto"/>
        <w:right w:val="none" w:sz="0" w:space="0" w:color="auto"/>
      </w:divBdr>
    </w:div>
    <w:div w:id="1399085177">
      <w:marLeft w:val="640"/>
      <w:marRight w:val="0"/>
      <w:marTop w:val="0"/>
      <w:marBottom w:val="0"/>
      <w:divBdr>
        <w:top w:val="none" w:sz="0" w:space="0" w:color="auto"/>
        <w:left w:val="none" w:sz="0" w:space="0" w:color="auto"/>
        <w:bottom w:val="none" w:sz="0" w:space="0" w:color="auto"/>
        <w:right w:val="none" w:sz="0" w:space="0" w:color="auto"/>
      </w:divBdr>
    </w:div>
    <w:div w:id="1399211269">
      <w:marLeft w:val="640"/>
      <w:marRight w:val="0"/>
      <w:marTop w:val="0"/>
      <w:marBottom w:val="0"/>
      <w:divBdr>
        <w:top w:val="none" w:sz="0" w:space="0" w:color="auto"/>
        <w:left w:val="none" w:sz="0" w:space="0" w:color="auto"/>
        <w:bottom w:val="none" w:sz="0" w:space="0" w:color="auto"/>
        <w:right w:val="none" w:sz="0" w:space="0" w:color="auto"/>
      </w:divBdr>
    </w:div>
    <w:div w:id="1399283687">
      <w:marLeft w:val="640"/>
      <w:marRight w:val="0"/>
      <w:marTop w:val="0"/>
      <w:marBottom w:val="0"/>
      <w:divBdr>
        <w:top w:val="none" w:sz="0" w:space="0" w:color="auto"/>
        <w:left w:val="none" w:sz="0" w:space="0" w:color="auto"/>
        <w:bottom w:val="none" w:sz="0" w:space="0" w:color="auto"/>
        <w:right w:val="none" w:sz="0" w:space="0" w:color="auto"/>
      </w:divBdr>
    </w:div>
    <w:div w:id="1399400555">
      <w:marLeft w:val="640"/>
      <w:marRight w:val="0"/>
      <w:marTop w:val="0"/>
      <w:marBottom w:val="0"/>
      <w:divBdr>
        <w:top w:val="none" w:sz="0" w:space="0" w:color="auto"/>
        <w:left w:val="none" w:sz="0" w:space="0" w:color="auto"/>
        <w:bottom w:val="none" w:sz="0" w:space="0" w:color="auto"/>
        <w:right w:val="none" w:sz="0" w:space="0" w:color="auto"/>
      </w:divBdr>
    </w:div>
    <w:div w:id="1399547863">
      <w:marLeft w:val="640"/>
      <w:marRight w:val="0"/>
      <w:marTop w:val="0"/>
      <w:marBottom w:val="0"/>
      <w:divBdr>
        <w:top w:val="none" w:sz="0" w:space="0" w:color="auto"/>
        <w:left w:val="none" w:sz="0" w:space="0" w:color="auto"/>
        <w:bottom w:val="none" w:sz="0" w:space="0" w:color="auto"/>
        <w:right w:val="none" w:sz="0" w:space="0" w:color="auto"/>
      </w:divBdr>
    </w:div>
    <w:div w:id="1399548136">
      <w:marLeft w:val="640"/>
      <w:marRight w:val="0"/>
      <w:marTop w:val="0"/>
      <w:marBottom w:val="0"/>
      <w:divBdr>
        <w:top w:val="none" w:sz="0" w:space="0" w:color="auto"/>
        <w:left w:val="none" w:sz="0" w:space="0" w:color="auto"/>
        <w:bottom w:val="none" w:sz="0" w:space="0" w:color="auto"/>
        <w:right w:val="none" w:sz="0" w:space="0" w:color="auto"/>
      </w:divBdr>
    </w:div>
    <w:div w:id="1399551355">
      <w:marLeft w:val="640"/>
      <w:marRight w:val="0"/>
      <w:marTop w:val="0"/>
      <w:marBottom w:val="0"/>
      <w:divBdr>
        <w:top w:val="none" w:sz="0" w:space="0" w:color="auto"/>
        <w:left w:val="none" w:sz="0" w:space="0" w:color="auto"/>
        <w:bottom w:val="none" w:sz="0" w:space="0" w:color="auto"/>
        <w:right w:val="none" w:sz="0" w:space="0" w:color="auto"/>
      </w:divBdr>
    </w:div>
    <w:div w:id="1399593396">
      <w:marLeft w:val="640"/>
      <w:marRight w:val="0"/>
      <w:marTop w:val="0"/>
      <w:marBottom w:val="0"/>
      <w:divBdr>
        <w:top w:val="none" w:sz="0" w:space="0" w:color="auto"/>
        <w:left w:val="none" w:sz="0" w:space="0" w:color="auto"/>
        <w:bottom w:val="none" w:sz="0" w:space="0" w:color="auto"/>
        <w:right w:val="none" w:sz="0" w:space="0" w:color="auto"/>
      </w:divBdr>
    </w:div>
    <w:div w:id="1399866559">
      <w:marLeft w:val="640"/>
      <w:marRight w:val="0"/>
      <w:marTop w:val="0"/>
      <w:marBottom w:val="0"/>
      <w:divBdr>
        <w:top w:val="none" w:sz="0" w:space="0" w:color="auto"/>
        <w:left w:val="none" w:sz="0" w:space="0" w:color="auto"/>
        <w:bottom w:val="none" w:sz="0" w:space="0" w:color="auto"/>
        <w:right w:val="none" w:sz="0" w:space="0" w:color="auto"/>
      </w:divBdr>
    </w:div>
    <w:div w:id="1399936139">
      <w:marLeft w:val="640"/>
      <w:marRight w:val="0"/>
      <w:marTop w:val="0"/>
      <w:marBottom w:val="0"/>
      <w:divBdr>
        <w:top w:val="none" w:sz="0" w:space="0" w:color="auto"/>
        <w:left w:val="none" w:sz="0" w:space="0" w:color="auto"/>
        <w:bottom w:val="none" w:sz="0" w:space="0" w:color="auto"/>
        <w:right w:val="none" w:sz="0" w:space="0" w:color="auto"/>
      </w:divBdr>
    </w:div>
    <w:div w:id="1399940813">
      <w:marLeft w:val="640"/>
      <w:marRight w:val="0"/>
      <w:marTop w:val="0"/>
      <w:marBottom w:val="0"/>
      <w:divBdr>
        <w:top w:val="none" w:sz="0" w:space="0" w:color="auto"/>
        <w:left w:val="none" w:sz="0" w:space="0" w:color="auto"/>
        <w:bottom w:val="none" w:sz="0" w:space="0" w:color="auto"/>
        <w:right w:val="none" w:sz="0" w:space="0" w:color="auto"/>
      </w:divBdr>
    </w:div>
    <w:div w:id="1399980453">
      <w:marLeft w:val="640"/>
      <w:marRight w:val="0"/>
      <w:marTop w:val="0"/>
      <w:marBottom w:val="0"/>
      <w:divBdr>
        <w:top w:val="none" w:sz="0" w:space="0" w:color="auto"/>
        <w:left w:val="none" w:sz="0" w:space="0" w:color="auto"/>
        <w:bottom w:val="none" w:sz="0" w:space="0" w:color="auto"/>
        <w:right w:val="none" w:sz="0" w:space="0" w:color="auto"/>
      </w:divBdr>
    </w:div>
    <w:div w:id="1399984887">
      <w:marLeft w:val="640"/>
      <w:marRight w:val="0"/>
      <w:marTop w:val="0"/>
      <w:marBottom w:val="0"/>
      <w:divBdr>
        <w:top w:val="none" w:sz="0" w:space="0" w:color="auto"/>
        <w:left w:val="none" w:sz="0" w:space="0" w:color="auto"/>
        <w:bottom w:val="none" w:sz="0" w:space="0" w:color="auto"/>
        <w:right w:val="none" w:sz="0" w:space="0" w:color="auto"/>
      </w:divBdr>
    </w:div>
    <w:div w:id="1400011880">
      <w:marLeft w:val="640"/>
      <w:marRight w:val="0"/>
      <w:marTop w:val="0"/>
      <w:marBottom w:val="0"/>
      <w:divBdr>
        <w:top w:val="none" w:sz="0" w:space="0" w:color="auto"/>
        <w:left w:val="none" w:sz="0" w:space="0" w:color="auto"/>
        <w:bottom w:val="none" w:sz="0" w:space="0" w:color="auto"/>
        <w:right w:val="none" w:sz="0" w:space="0" w:color="auto"/>
      </w:divBdr>
    </w:div>
    <w:div w:id="1400060696">
      <w:marLeft w:val="640"/>
      <w:marRight w:val="0"/>
      <w:marTop w:val="0"/>
      <w:marBottom w:val="0"/>
      <w:divBdr>
        <w:top w:val="none" w:sz="0" w:space="0" w:color="auto"/>
        <w:left w:val="none" w:sz="0" w:space="0" w:color="auto"/>
        <w:bottom w:val="none" w:sz="0" w:space="0" w:color="auto"/>
        <w:right w:val="none" w:sz="0" w:space="0" w:color="auto"/>
      </w:divBdr>
    </w:div>
    <w:div w:id="1400205201">
      <w:marLeft w:val="640"/>
      <w:marRight w:val="0"/>
      <w:marTop w:val="0"/>
      <w:marBottom w:val="0"/>
      <w:divBdr>
        <w:top w:val="none" w:sz="0" w:space="0" w:color="auto"/>
        <w:left w:val="none" w:sz="0" w:space="0" w:color="auto"/>
        <w:bottom w:val="none" w:sz="0" w:space="0" w:color="auto"/>
        <w:right w:val="none" w:sz="0" w:space="0" w:color="auto"/>
      </w:divBdr>
    </w:div>
    <w:div w:id="1400206110">
      <w:marLeft w:val="640"/>
      <w:marRight w:val="0"/>
      <w:marTop w:val="0"/>
      <w:marBottom w:val="0"/>
      <w:divBdr>
        <w:top w:val="none" w:sz="0" w:space="0" w:color="auto"/>
        <w:left w:val="none" w:sz="0" w:space="0" w:color="auto"/>
        <w:bottom w:val="none" w:sz="0" w:space="0" w:color="auto"/>
        <w:right w:val="none" w:sz="0" w:space="0" w:color="auto"/>
      </w:divBdr>
    </w:div>
    <w:div w:id="1400207979">
      <w:marLeft w:val="640"/>
      <w:marRight w:val="0"/>
      <w:marTop w:val="0"/>
      <w:marBottom w:val="0"/>
      <w:divBdr>
        <w:top w:val="none" w:sz="0" w:space="0" w:color="auto"/>
        <w:left w:val="none" w:sz="0" w:space="0" w:color="auto"/>
        <w:bottom w:val="none" w:sz="0" w:space="0" w:color="auto"/>
        <w:right w:val="none" w:sz="0" w:space="0" w:color="auto"/>
      </w:divBdr>
    </w:div>
    <w:div w:id="1400254227">
      <w:marLeft w:val="640"/>
      <w:marRight w:val="0"/>
      <w:marTop w:val="0"/>
      <w:marBottom w:val="0"/>
      <w:divBdr>
        <w:top w:val="none" w:sz="0" w:space="0" w:color="auto"/>
        <w:left w:val="none" w:sz="0" w:space="0" w:color="auto"/>
        <w:bottom w:val="none" w:sz="0" w:space="0" w:color="auto"/>
        <w:right w:val="none" w:sz="0" w:space="0" w:color="auto"/>
      </w:divBdr>
    </w:div>
    <w:div w:id="1400327619">
      <w:marLeft w:val="640"/>
      <w:marRight w:val="0"/>
      <w:marTop w:val="0"/>
      <w:marBottom w:val="0"/>
      <w:divBdr>
        <w:top w:val="none" w:sz="0" w:space="0" w:color="auto"/>
        <w:left w:val="none" w:sz="0" w:space="0" w:color="auto"/>
        <w:bottom w:val="none" w:sz="0" w:space="0" w:color="auto"/>
        <w:right w:val="none" w:sz="0" w:space="0" w:color="auto"/>
      </w:divBdr>
    </w:div>
    <w:div w:id="1400395825">
      <w:marLeft w:val="640"/>
      <w:marRight w:val="0"/>
      <w:marTop w:val="0"/>
      <w:marBottom w:val="0"/>
      <w:divBdr>
        <w:top w:val="none" w:sz="0" w:space="0" w:color="auto"/>
        <w:left w:val="none" w:sz="0" w:space="0" w:color="auto"/>
        <w:bottom w:val="none" w:sz="0" w:space="0" w:color="auto"/>
        <w:right w:val="none" w:sz="0" w:space="0" w:color="auto"/>
      </w:divBdr>
    </w:div>
    <w:div w:id="1400395875">
      <w:marLeft w:val="640"/>
      <w:marRight w:val="0"/>
      <w:marTop w:val="0"/>
      <w:marBottom w:val="0"/>
      <w:divBdr>
        <w:top w:val="none" w:sz="0" w:space="0" w:color="auto"/>
        <w:left w:val="none" w:sz="0" w:space="0" w:color="auto"/>
        <w:bottom w:val="none" w:sz="0" w:space="0" w:color="auto"/>
        <w:right w:val="none" w:sz="0" w:space="0" w:color="auto"/>
      </w:divBdr>
    </w:div>
    <w:div w:id="1400470968">
      <w:marLeft w:val="640"/>
      <w:marRight w:val="0"/>
      <w:marTop w:val="0"/>
      <w:marBottom w:val="0"/>
      <w:divBdr>
        <w:top w:val="none" w:sz="0" w:space="0" w:color="auto"/>
        <w:left w:val="none" w:sz="0" w:space="0" w:color="auto"/>
        <w:bottom w:val="none" w:sz="0" w:space="0" w:color="auto"/>
        <w:right w:val="none" w:sz="0" w:space="0" w:color="auto"/>
      </w:divBdr>
    </w:div>
    <w:div w:id="1400520107">
      <w:marLeft w:val="640"/>
      <w:marRight w:val="0"/>
      <w:marTop w:val="0"/>
      <w:marBottom w:val="0"/>
      <w:divBdr>
        <w:top w:val="none" w:sz="0" w:space="0" w:color="auto"/>
        <w:left w:val="none" w:sz="0" w:space="0" w:color="auto"/>
        <w:bottom w:val="none" w:sz="0" w:space="0" w:color="auto"/>
        <w:right w:val="none" w:sz="0" w:space="0" w:color="auto"/>
      </w:divBdr>
    </w:div>
    <w:div w:id="1400591213">
      <w:marLeft w:val="640"/>
      <w:marRight w:val="0"/>
      <w:marTop w:val="0"/>
      <w:marBottom w:val="0"/>
      <w:divBdr>
        <w:top w:val="none" w:sz="0" w:space="0" w:color="auto"/>
        <w:left w:val="none" w:sz="0" w:space="0" w:color="auto"/>
        <w:bottom w:val="none" w:sz="0" w:space="0" w:color="auto"/>
        <w:right w:val="none" w:sz="0" w:space="0" w:color="auto"/>
      </w:divBdr>
    </w:div>
    <w:div w:id="1400665924">
      <w:marLeft w:val="640"/>
      <w:marRight w:val="0"/>
      <w:marTop w:val="0"/>
      <w:marBottom w:val="0"/>
      <w:divBdr>
        <w:top w:val="none" w:sz="0" w:space="0" w:color="auto"/>
        <w:left w:val="none" w:sz="0" w:space="0" w:color="auto"/>
        <w:bottom w:val="none" w:sz="0" w:space="0" w:color="auto"/>
        <w:right w:val="none" w:sz="0" w:space="0" w:color="auto"/>
      </w:divBdr>
    </w:div>
    <w:div w:id="1400667584">
      <w:marLeft w:val="640"/>
      <w:marRight w:val="0"/>
      <w:marTop w:val="0"/>
      <w:marBottom w:val="0"/>
      <w:divBdr>
        <w:top w:val="none" w:sz="0" w:space="0" w:color="auto"/>
        <w:left w:val="none" w:sz="0" w:space="0" w:color="auto"/>
        <w:bottom w:val="none" w:sz="0" w:space="0" w:color="auto"/>
        <w:right w:val="none" w:sz="0" w:space="0" w:color="auto"/>
      </w:divBdr>
    </w:div>
    <w:div w:id="1400711996">
      <w:marLeft w:val="640"/>
      <w:marRight w:val="0"/>
      <w:marTop w:val="0"/>
      <w:marBottom w:val="0"/>
      <w:divBdr>
        <w:top w:val="none" w:sz="0" w:space="0" w:color="auto"/>
        <w:left w:val="none" w:sz="0" w:space="0" w:color="auto"/>
        <w:bottom w:val="none" w:sz="0" w:space="0" w:color="auto"/>
        <w:right w:val="none" w:sz="0" w:space="0" w:color="auto"/>
      </w:divBdr>
    </w:div>
    <w:div w:id="1400714788">
      <w:marLeft w:val="640"/>
      <w:marRight w:val="0"/>
      <w:marTop w:val="0"/>
      <w:marBottom w:val="0"/>
      <w:divBdr>
        <w:top w:val="none" w:sz="0" w:space="0" w:color="auto"/>
        <w:left w:val="none" w:sz="0" w:space="0" w:color="auto"/>
        <w:bottom w:val="none" w:sz="0" w:space="0" w:color="auto"/>
        <w:right w:val="none" w:sz="0" w:space="0" w:color="auto"/>
      </w:divBdr>
    </w:div>
    <w:div w:id="1400786413">
      <w:marLeft w:val="640"/>
      <w:marRight w:val="0"/>
      <w:marTop w:val="0"/>
      <w:marBottom w:val="0"/>
      <w:divBdr>
        <w:top w:val="none" w:sz="0" w:space="0" w:color="auto"/>
        <w:left w:val="none" w:sz="0" w:space="0" w:color="auto"/>
        <w:bottom w:val="none" w:sz="0" w:space="0" w:color="auto"/>
        <w:right w:val="none" w:sz="0" w:space="0" w:color="auto"/>
      </w:divBdr>
    </w:div>
    <w:div w:id="1400908045">
      <w:marLeft w:val="640"/>
      <w:marRight w:val="0"/>
      <w:marTop w:val="0"/>
      <w:marBottom w:val="0"/>
      <w:divBdr>
        <w:top w:val="none" w:sz="0" w:space="0" w:color="auto"/>
        <w:left w:val="none" w:sz="0" w:space="0" w:color="auto"/>
        <w:bottom w:val="none" w:sz="0" w:space="0" w:color="auto"/>
        <w:right w:val="none" w:sz="0" w:space="0" w:color="auto"/>
      </w:divBdr>
    </w:div>
    <w:div w:id="1401096279">
      <w:marLeft w:val="640"/>
      <w:marRight w:val="0"/>
      <w:marTop w:val="0"/>
      <w:marBottom w:val="0"/>
      <w:divBdr>
        <w:top w:val="none" w:sz="0" w:space="0" w:color="auto"/>
        <w:left w:val="none" w:sz="0" w:space="0" w:color="auto"/>
        <w:bottom w:val="none" w:sz="0" w:space="0" w:color="auto"/>
        <w:right w:val="none" w:sz="0" w:space="0" w:color="auto"/>
      </w:divBdr>
    </w:div>
    <w:div w:id="1401172496">
      <w:marLeft w:val="640"/>
      <w:marRight w:val="0"/>
      <w:marTop w:val="0"/>
      <w:marBottom w:val="0"/>
      <w:divBdr>
        <w:top w:val="none" w:sz="0" w:space="0" w:color="auto"/>
        <w:left w:val="none" w:sz="0" w:space="0" w:color="auto"/>
        <w:bottom w:val="none" w:sz="0" w:space="0" w:color="auto"/>
        <w:right w:val="none" w:sz="0" w:space="0" w:color="auto"/>
      </w:divBdr>
    </w:div>
    <w:div w:id="1401174365">
      <w:marLeft w:val="640"/>
      <w:marRight w:val="0"/>
      <w:marTop w:val="0"/>
      <w:marBottom w:val="0"/>
      <w:divBdr>
        <w:top w:val="none" w:sz="0" w:space="0" w:color="auto"/>
        <w:left w:val="none" w:sz="0" w:space="0" w:color="auto"/>
        <w:bottom w:val="none" w:sz="0" w:space="0" w:color="auto"/>
        <w:right w:val="none" w:sz="0" w:space="0" w:color="auto"/>
      </w:divBdr>
    </w:div>
    <w:div w:id="1401246614">
      <w:marLeft w:val="640"/>
      <w:marRight w:val="0"/>
      <w:marTop w:val="0"/>
      <w:marBottom w:val="0"/>
      <w:divBdr>
        <w:top w:val="none" w:sz="0" w:space="0" w:color="auto"/>
        <w:left w:val="none" w:sz="0" w:space="0" w:color="auto"/>
        <w:bottom w:val="none" w:sz="0" w:space="0" w:color="auto"/>
        <w:right w:val="none" w:sz="0" w:space="0" w:color="auto"/>
      </w:divBdr>
    </w:div>
    <w:div w:id="1401291975">
      <w:marLeft w:val="640"/>
      <w:marRight w:val="0"/>
      <w:marTop w:val="0"/>
      <w:marBottom w:val="0"/>
      <w:divBdr>
        <w:top w:val="none" w:sz="0" w:space="0" w:color="auto"/>
        <w:left w:val="none" w:sz="0" w:space="0" w:color="auto"/>
        <w:bottom w:val="none" w:sz="0" w:space="0" w:color="auto"/>
        <w:right w:val="none" w:sz="0" w:space="0" w:color="auto"/>
      </w:divBdr>
    </w:div>
    <w:div w:id="1401293960">
      <w:marLeft w:val="640"/>
      <w:marRight w:val="0"/>
      <w:marTop w:val="0"/>
      <w:marBottom w:val="0"/>
      <w:divBdr>
        <w:top w:val="none" w:sz="0" w:space="0" w:color="auto"/>
        <w:left w:val="none" w:sz="0" w:space="0" w:color="auto"/>
        <w:bottom w:val="none" w:sz="0" w:space="0" w:color="auto"/>
        <w:right w:val="none" w:sz="0" w:space="0" w:color="auto"/>
      </w:divBdr>
    </w:div>
    <w:div w:id="1401323050">
      <w:marLeft w:val="640"/>
      <w:marRight w:val="0"/>
      <w:marTop w:val="0"/>
      <w:marBottom w:val="0"/>
      <w:divBdr>
        <w:top w:val="none" w:sz="0" w:space="0" w:color="auto"/>
        <w:left w:val="none" w:sz="0" w:space="0" w:color="auto"/>
        <w:bottom w:val="none" w:sz="0" w:space="0" w:color="auto"/>
        <w:right w:val="none" w:sz="0" w:space="0" w:color="auto"/>
      </w:divBdr>
    </w:div>
    <w:div w:id="1401515774">
      <w:marLeft w:val="640"/>
      <w:marRight w:val="0"/>
      <w:marTop w:val="0"/>
      <w:marBottom w:val="0"/>
      <w:divBdr>
        <w:top w:val="none" w:sz="0" w:space="0" w:color="auto"/>
        <w:left w:val="none" w:sz="0" w:space="0" w:color="auto"/>
        <w:bottom w:val="none" w:sz="0" w:space="0" w:color="auto"/>
        <w:right w:val="none" w:sz="0" w:space="0" w:color="auto"/>
      </w:divBdr>
    </w:div>
    <w:div w:id="1401517994">
      <w:marLeft w:val="640"/>
      <w:marRight w:val="0"/>
      <w:marTop w:val="0"/>
      <w:marBottom w:val="0"/>
      <w:divBdr>
        <w:top w:val="none" w:sz="0" w:space="0" w:color="auto"/>
        <w:left w:val="none" w:sz="0" w:space="0" w:color="auto"/>
        <w:bottom w:val="none" w:sz="0" w:space="0" w:color="auto"/>
        <w:right w:val="none" w:sz="0" w:space="0" w:color="auto"/>
      </w:divBdr>
    </w:div>
    <w:div w:id="1401518703">
      <w:bodyDiv w:val="1"/>
      <w:marLeft w:val="0"/>
      <w:marRight w:val="0"/>
      <w:marTop w:val="0"/>
      <w:marBottom w:val="0"/>
      <w:divBdr>
        <w:top w:val="none" w:sz="0" w:space="0" w:color="auto"/>
        <w:left w:val="none" w:sz="0" w:space="0" w:color="auto"/>
        <w:bottom w:val="none" w:sz="0" w:space="0" w:color="auto"/>
        <w:right w:val="none" w:sz="0" w:space="0" w:color="auto"/>
      </w:divBdr>
    </w:div>
    <w:div w:id="1401564877">
      <w:marLeft w:val="640"/>
      <w:marRight w:val="0"/>
      <w:marTop w:val="0"/>
      <w:marBottom w:val="0"/>
      <w:divBdr>
        <w:top w:val="none" w:sz="0" w:space="0" w:color="auto"/>
        <w:left w:val="none" w:sz="0" w:space="0" w:color="auto"/>
        <w:bottom w:val="none" w:sz="0" w:space="0" w:color="auto"/>
        <w:right w:val="none" w:sz="0" w:space="0" w:color="auto"/>
      </w:divBdr>
    </w:div>
    <w:div w:id="1401630770">
      <w:marLeft w:val="640"/>
      <w:marRight w:val="0"/>
      <w:marTop w:val="0"/>
      <w:marBottom w:val="0"/>
      <w:divBdr>
        <w:top w:val="none" w:sz="0" w:space="0" w:color="auto"/>
        <w:left w:val="none" w:sz="0" w:space="0" w:color="auto"/>
        <w:bottom w:val="none" w:sz="0" w:space="0" w:color="auto"/>
        <w:right w:val="none" w:sz="0" w:space="0" w:color="auto"/>
      </w:divBdr>
    </w:div>
    <w:div w:id="1401637799">
      <w:marLeft w:val="640"/>
      <w:marRight w:val="0"/>
      <w:marTop w:val="0"/>
      <w:marBottom w:val="0"/>
      <w:divBdr>
        <w:top w:val="none" w:sz="0" w:space="0" w:color="auto"/>
        <w:left w:val="none" w:sz="0" w:space="0" w:color="auto"/>
        <w:bottom w:val="none" w:sz="0" w:space="0" w:color="auto"/>
        <w:right w:val="none" w:sz="0" w:space="0" w:color="auto"/>
      </w:divBdr>
    </w:div>
    <w:div w:id="1401714621">
      <w:marLeft w:val="640"/>
      <w:marRight w:val="0"/>
      <w:marTop w:val="0"/>
      <w:marBottom w:val="0"/>
      <w:divBdr>
        <w:top w:val="none" w:sz="0" w:space="0" w:color="auto"/>
        <w:left w:val="none" w:sz="0" w:space="0" w:color="auto"/>
        <w:bottom w:val="none" w:sz="0" w:space="0" w:color="auto"/>
        <w:right w:val="none" w:sz="0" w:space="0" w:color="auto"/>
      </w:divBdr>
    </w:div>
    <w:div w:id="1401714977">
      <w:marLeft w:val="640"/>
      <w:marRight w:val="0"/>
      <w:marTop w:val="0"/>
      <w:marBottom w:val="0"/>
      <w:divBdr>
        <w:top w:val="none" w:sz="0" w:space="0" w:color="auto"/>
        <w:left w:val="none" w:sz="0" w:space="0" w:color="auto"/>
        <w:bottom w:val="none" w:sz="0" w:space="0" w:color="auto"/>
        <w:right w:val="none" w:sz="0" w:space="0" w:color="auto"/>
      </w:divBdr>
    </w:div>
    <w:div w:id="1401715607">
      <w:marLeft w:val="640"/>
      <w:marRight w:val="0"/>
      <w:marTop w:val="0"/>
      <w:marBottom w:val="0"/>
      <w:divBdr>
        <w:top w:val="none" w:sz="0" w:space="0" w:color="auto"/>
        <w:left w:val="none" w:sz="0" w:space="0" w:color="auto"/>
        <w:bottom w:val="none" w:sz="0" w:space="0" w:color="auto"/>
        <w:right w:val="none" w:sz="0" w:space="0" w:color="auto"/>
      </w:divBdr>
    </w:div>
    <w:div w:id="1401752399">
      <w:marLeft w:val="640"/>
      <w:marRight w:val="0"/>
      <w:marTop w:val="0"/>
      <w:marBottom w:val="0"/>
      <w:divBdr>
        <w:top w:val="none" w:sz="0" w:space="0" w:color="auto"/>
        <w:left w:val="none" w:sz="0" w:space="0" w:color="auto"/>
        <w:bottom w:val="none" w:sz="0" w:space="0" w:color="auto"/>
        <w:right w:val="none" w:sz="0" w:space="0" w:color="auto"/>
      </w:divBdr>
    </w:div>
    <w:div w:id="1401902817">
      <w:marLeft w:val="640"/>
      <w:marRight w:val="0"/>
      <w:marTop w:val="0"/>
      <w:marBottom w:val="0"/>
      <w:divBdr>
        <w:top w:val="none" w:sz="0" w:space="0" w:color="auto"/>
        <w:left w:val="none" w:sz="0" w:space="0" w:color="auto"/>
        <w:bottom w:val="none" w:sz="0" w:space="0" w:color="auto"/>
        <w:right w:val="none" w:sz="0" w:space="0" w:color="auto"/>
      </w:divBdr>
    </w:div>
    <w:div w:id="1401904209">
      <w:marLeft w:val="640"/>
      <w:marRight w:val="0"/>
      <w:marTop w:val="0"/>
      <w:marBottom w:val="0"/>
      <w:divBdr>
        <w:top w:val="none" w:sz="0" w:space="0" w:color="auto"/>
        <w:left w:val="none" w:sz="0" w:space="0" w:color="auto"/>
        <w:bottom w:val="none" w:sz="0" w:space="0" w:color="auto"/>
        <w:right w:val="none" w:sz="0" w:space="0" w:color="auto"/>
      </w:divBdr>
    </w:div>
    <w:div w:id="1401908024">
      <w:marLeft w:val="640"/>
      <w:marRight w:val="0"/>
      <w:marTop w:val="0"/>
      <w:marBottom w:val="0"/>
      <w:divBdr>
        <w:top w:val="none" w:sz="0" w:space="0" w:color="auto"/>
        <w:left w:val="none" w:sz="0" w:space="0" w:color="auto"/>
        <w:bottom w:val="none" w:sz="0" w:space="0" w:color="auto"/>
        <w:right w:val="none" w:sz="0" w:space="0" w:color="auto"/>
      </w:divBdr>
    </w:div>
    <w:div w:id="1402025385">
      <w:marLeft w:val="640"/>
      <w:marRight w:val="0"/>
      <w:marTop w:val="0"/>
      <w:marBottom w:val="0"/>
      <w:divBdr>
        <w:top w:val="none" w:sz="0" w:space="0" w:color="auto"/>
        <w:left w:val="none" w:sz="0" w:space="0" w:color="auto"/>
        <w:bottom w:val="none" w:sz="0" w:space="0" w:color="auto"/>
        <w:right w:val="none" w:sz="0" w:space="0" w:color="auto"/>
      </w:divBdr>
    </w:div>
    <w:div w:id="1402026128">
      <w:marLeft w:val="640"/>
      <w:marRight w:val="0"/>
      <w:marTop w:val="0"/>
      <w:marBottom w:val="0"/>
      <w:divBdr>
        <w:top w:val="none" w:sz="0" w:space="0" w:color="auto"/>
        <w:left w:val="none" w:sz="0" w:space="0" w:color="auto"/>
        <w:bottom w:val="none" w:sz="0" w:space="0" w:color="auto"/>
        <w:right w:val="none" w:sz="0" w:space="0" w:color="auto"/>
      </w:divBdr>
    </w:div>
    <w:div w:id="1402095375">
      <w:marLeft w:val="640"/>
      <w:marRight w:val="0"/>
      <w:marTop w:val="0"/>
      <w:marBottom w:val="0"/>
      <w:divBdr>
        <w:top w:val="none" w:sz="0" w:space="0" w:color="auto"/>
        <w:left w:val="none" w:sz="0" w:space="0" w:color="auto"/>
        <w:bottom w:val="none" w:sz="0" w:space="0" w:color="auto"/>
        <w:right w:val="none" w:sz="0" w:space="0" w:color="auto"/>
      </w:divBdr>
    </w:div>
    <w:div w:id="1402144692">
      <w:marLeft w:val="640"/>
      <w:marRight w:val="0"/>
      <w:marTop w:val="0"/>
      <w:marBottom w:val="0"/>
      <w:divBdr>
        <w:top w:val="none" w:sz="0" w:space="0" w:color="auto"/>
        <w:left w:val="none" w:sz="0" w:space="0" w:color="auto"/>
        <w:bottom w:val="none" w:sz="0" w:space="0" w:color="auto"/>
        <w:right w:val="none" w:sz="0" w:space="0" w:color="auto"/>
      </w:divBdr>
    </w:div>
    <w:div w:id="1402220294">
      <w:marLeft w:val="640"/>
      <w:marRight w:val="0"/>
      <w:marTop w:val="0"/>
      <w:marBottom w:val="0"/>
      <w:divBdr>
        <w:top w:val="none" w:sz="0" w:space="0" w:color="auto"/>
        <w:left w:val="none" w:sz="0" w:space="0" w:color="auto"/>
        <w:bottom w:val="none" w:sz="0" w:space="0" w:color="auto"/>
        <w:right w:val="none" w:sz="0" w:space="0" w:color="auto"/>
      </w:divBdr>
    </w:div>
    <w:div w:id="1402294239">
      <w:marLeft w:val="640"/>
      <w:marRight w:val="0"/>
      <w:marTop w:val="0"/>
      <w:marBottom w:val="0"/>
      <w:divBdr>
        <w:top w:val="none" w:sz="0" w:space="0" w:color="auto"/>
        <w:left w:val="none" w:sz="0" w:space="0" w:color="auto"/>
        <w:bottom w:val="none" w:sz="0" w:space="0" w:color="auto"/>
        <w:right w:val="none" w:sz="0" w:space="0" w:color="auto"/>
      </w:divBdr>
    </w:div>
    <w:div w:id="1402370913">
      <w:marLeft w:val="640"/>
      <w:marRight w:val="0"/>
      <w:marTop w:val="0"/>
      <w:marBottom w:val="0"/>
      <w:divBdr>
        <w:top w:val="none" w:sz="0" w:space="0" w:color="auto"/>
        <w:left w:val="none" w:sz="0" w:space="0" w:color="auto"/>
        <w:bottom w:val="none" w:sz="0" w:space="0" w:color="auto"/>
        <w:right w:val="none" w:sz="0" w:space="0" w:color="auto"/>
      </w:divBdr>
    </w:div>
    <w:div w:id="1402437323">
      <w:marLeft w:val="640"/>
      <w:marRight w:val="0"/>
      <w:marTop w:val="0"/>
      <w:marBottom w:val="0"/>
      <w:divBdr>
        <w:top w:val="none" w:sz="0" w:space="0" w:color="auto"/>
        <w:left w:val="none" w:sz="0" w:space="0" w:color="auto"/>
        <w:bottom w:val="none" w:sz="0" w:space="0" w:color="auto"/>
        <w:right w:val="none" w:sz="0" w:space="0" w:color="auto"/>
      </w:divBdr>
    </w:div>
    <w:div w:id="1402488491">
      <w:marLeft w:val="640"/>
      <w:marRight w:val="0"/>
      <w:marTop w:val="0"/>
      <w:marBottom w:val="0"/>
      <w:divBdr>
        <w:top w:val="none" w:sz="0" w:space="0" w:color="auto"/>
        <w:left w:val="none" w:sz="0" w:space="0" w:color="auto"/>
        <w:bottom w:val="none" w:sz="0" w:space="0" w:color="auto"/>
        <w:right w:val="none" w:sz="0" w:space="0" w:color="auto"/>
      </w:divBdr>
    </w:div>
    <w:div w:id="1402751333">
      <w:marLeft w:val="640"/>
      <w:marRight w:val="0"/>
      <w:marTop w:val="0"/>
      <w:marBottom w:val="0"/>
      <w:divBdr>
        <w:top w:val="none" w:sz="0" w:space="0" w:color="auto"/>
        <w:left w:val="none" w:sz="0" w:space="0" w:color="auto"/>
        <w:bottom w:val="none" w:sz="0" w:space="0" w:color="auto"/>
        <w:right w:val="none" w:sz="0" w:space="0" w:color="auto"/>
      </w:divBdr>
    </w:div>
    <w:div w:id="1402755911">
      <w:marLeft w:val="640"/>
      <w:marRight w:val="0"/>
      <w:marTop w:val="0"/>
      <w:marBottom w:val="0"/>
      <w:divBdr>
        <w:top w:val="none" w:sz="0" w:space="0" w:color="auto"/>
        <w:left w:val="none" w:sz="0" w:space="0" w:color="auto"/>
        <w:bottom w:val="none" w:sz="0" w:space="0" w:color="auto"/>
        <w:right w:val="none" w:sz="0" w:space="0" w:color="auto"/>
      </w:divBdr>
    </w:div>
    <w:div w:id="1402830234">
      <w:bodyDiv w:val="1"/>
      <w:marLeft w:val="0"/>
      <w:marRight w:val="0"/>
      <w:marTop w:val="0"/>
      <w:marBottom w:val="0"/>
      <w:divBdr>
        <w:top w:val="none" w:sz="0" w:space="0" w:color="auto"/>
        <w:left w:val="none" w:sz="0" w:space="0" w:color="auto"/>
        <w:bottom w:val="none" w:sz="0" w:space="0" w:color="auto"/>
        <w:right w:val="none" w:sz="0" w:space="0" w:color="auto"/>
      </w:divBdr>
      <w:divsChild>
        <w:div w:id="13269189">
          <w:marLeft w:val="640"/>
          <w:marRight w:val="0"/>
          <w:marTop w:val="0"/>
          <w:marBottom w:val="0"/>
          <w:divBdr>
            <w:top w:val="none" w:sz="0" w:space="0" w:color="auto"/>
            <w:left w:val="none" w:sz="0" w:space="0" w:color="auto"/>
            <w:bottom w:val="none" w:sz="0" w:space="0" w:color="auto"/>
            <w:right w:val="none" w:sz="0" w:space="0" w:color="auto"/>
          </w:divBdr>
        </w:div>
        <w:div w:id="57438317">
          <w:marLeft w:val="640"/>
          <w:marRight w:val="0"/>
          <w:marTop w:val="0"/>
          <w:marBottom w:val="0"/>
          <w:divBdr>
            <w:top w:val="none" w:sz="0" w:space="0" w:color="auto"/>
            <w:left w:val="none" w:sz="0" w:space="0" w:color="auto"/>
            <w:bottom w:val="none" w:sz="0" w:space="0" w:color="auto"/>
            <w:right w:val="none" w:sz="0" w:space="0" w:color="auto"/>
          </w:divBdr>
        </w:div>
        <w:div w:id="58864329">
          <w:marLeft w:val="640"/>
          <w:marRight w:val="0"/>
          <w:marTop w:val="0"/>
          <w:marBottom w:val="0"/>
          <w:divBdr>
            <w:top w:val="none" w:sz="0" w:space="0" w:color="auto"/>
            <w:left w:val="none" w:sz="0" w:space="0" w:color="auto"/>
            <w:bottom w:val="none" w:sz="0" w:space="0" w:color="auto"/>
            <w:right w:val="none" w:sz="0" w:space="0" w:color="auto"/>
          </w:divBdr>
        </w:div>
        <w:div w:id="62141585">
          <w:marLeft w:val="640"/>
          <w:marRight w:val="0"/>
          <w:marTop w:val="0"/>
          <w:marBottom w:val="0"/>
          <w:divBdr>
            <w:top w:val="none" w:sz="0" w:space="0" w:color="auto"/>
            <w:left w:val="none" w:sz="0" w:space="0" w:color="auto"/>
            <w:bottom w:val="none" w:sz="0" w:space="0" w:color="auto"/>
            <w:right w:val="none" w:sz="0" w:space="0" w:color="auto"/>
          </w:divBdr>
        </w:div>
        <w:div w:id="112213576">
          <w:marLeft w:val="640"/>
          <w:marRight w:val="0"/>
          <w:marTop w:val="0"/>
          <w:marBottom w:val="0"/>
          <w:divBdr>
            <w:top w:val="none" w:sz="0" w:space="0" w:color="auto"/>
            <w:left w:val="none" w:sz="0" w:space="0" w:color="auto"/>
            <w:bottom w:val="none" w:sz="0" w:space="0" w:color="auto"/>
            <w:right w:val="none" w:sz="0" w:space="0" w:color="auto"/>
          </w:divBdr>
        </w:div>
        <w:div w:id="126096848">
          <w:marLeft w:val="640"/>
          <w:marRight w:val="0"/>
          <w:marTop w:val="0"/>
          <w:marBottom w:val="0"/>
          <w:divBdr>
            <w:top w:val="none" w:sz="0" w:space="0" w:color="auto"/>
            <w:left w:val="none" w:sz="0" w:space="0" w:color="auto"/>
            <w:bottom w:val="none" w:sz="0" w:space="0" w:color="auto"/>
            <w:right w:val="none" w:sz="0" w:space="0" w:color="auto"/>
          </w:divBdr>
        </w:div>
        <w:div w:id="139928492">
          <w:marLeft w:val="640"/>
          <w:marRight w:val="0"/>
          <w:marTop w:val="0"/>
          <w:marBottom w:val="0"/>
          <w:divBdr>
            <w:top w:val="none" w:sz="0" w:space="0" w:color="auto"/>
            <w:left w:val="none" w:sz="0" w:space="0" w:color="auto"/>
            <w:bottom w:val="none" w:sz="0" w:space="0" w:color="auto"/>
            <w:right w:val="none" w:sz="0" w:space="0" w:color="auto"/>
          </w:divBdr>
        </w:div>
        <w:div w:id="219218799">
          <w:marLeft w:val="640"/>
          <w:marRight w:val="0"/>
          <w:marTop w:val="0"/>
          <w:marBottom w:val="0"/>
          <w:divBdr>
            <w:top w:val="none" w:sz="0" w:space="0" w:color="auto"/>
            <w:left w:val="none" w:sz="0" w:space="0" w:color="auto"/>
            <w:bottom w:val="none" w:sz="0" w:space="0" w:color="auto"/>
            <w:right w:val="none" w:sz="0" w:space="0" w:color="auto"/>
          </w:divBdr>
        </w:div>
        <w:div w:id="238902073">
          <w:marLeft w:val="640"/>
          <w:marRight w:val="0"/>
          <w:marTop w:val="0"/>
          <w:marBottom w:val="0"/>
          <w:divBdr>
            <w:top w:val="none" w:sz="0" w:space="0" w:color="auto"/>
            <w:left w:val="none" w:sz="0" w:space="0" w:color="auto"/>
            <w:bottom w:val="none" w:sz="0" w:space="0" w:color="auto"/>
            <w:right w:val="none" w:sz="0" w:space="0" w:color="auto"/>
          </w:divBdr>
        </w:div>
        <w:div w:id="288123697">
          <w:marLeft w:val="640"/>
          <w:marRight w:val="0"/>
          <w:marTop w:val="0"/>
          <w:marBottom w:val="0"/>
          <w:divBdr>
            <w:top w:val="none" w:sz="0" w:space="0" w:color="auto"/>
            <w:left w:val="none" w:sz="0" w:space="0" w:color="auto"/>
            <w:bottom w:val="none" w:sz="0" w:space="0" w:color="auto"/>
            <w:right w:val="none" w:sz="0" w:space="0" w:color="auto"/>
          </w:divBdr>
        </w:div>
        <w:div w:id="366688211">
          <w:marLeft w:val="640"/>
          <w:marRight w:val="0"/>
          <w:marTop w:val="0"/>
          <w:marBottom w:val="0"/>
          <w:divBdr>
            <w:top w:val="none" w:sz="0" w:space="0" w:color="auto"/>
            <w:left w:val="none" w:sz="0" w:space="0" w:color="auto"/>
            <w:bottom w:val="none" w:sz="0" w:space="0" w:color="auto"/>
            <w:right w:val="none" w:sz="0" w:space="0" w:color="auto"/>
          </w:divBdr>
        </w:div>
        <w:div w:id="368457933">
          <w:marLeft w:val="640"/>
          <w:marRight w:val="0"/>
          <w:marTop w:val="0"/>
          <w:marBottom w:val="0"/>
          <w:divBdr>
            <w:top w:val="none" w:sz="0" w:space="0" w:color="auto"/>
            <w:left w:val="none" w:sz="0" w:space="0" w:color="auto"/>
            <w:bottom w:val="none" w:sz="0" w:space="0" w:color="auto"/>
            <w:right w:val="none" w:sz="0" w:space="0" w:color="auto"/>
          </w:divBdr>
        </w:div>
        <w:div w:id="393428802">
          <w:marLeft w:val="640"/>
          <w:marRight w:val="0"/>
          <w:marTop w:val="0"/>
          <w:marBottom w:val="0"/>
          <w:divBdr>
            <w:top w:val="none" w:sz="0" w:space="0" w:color="auto"/>
            <w:left w:val="none" w:sz="0" w:space="0" w:color="auto"/>
            <w:bottom w:val="none" w:sz="0" w:space="0" w:color="auto"/>
            <w:right w:val="none" w:sz="0" w:space="0" w:color="auto"/>
          </w:divBdr>
        </w:div>
        <w:div w:id="430317059">
          <w:marLeft w:val="640"/>
          <w:marRight w:val="0"/>
          <w:marTop w:val="0"/>
          <w:marBottom w:val="0"/>
          <w:divBdr>
            <w:top w:val="none" w:sz="0" w:space="0" w:color="auto"/>
            <w:left w:val="none" w:sz="0" w:space="0" w:color="auto"/>
            <w:bottom w:val="none" w:sz="0" w:space="0" w:color="auto"/>
            <w:right w:val="none" w:sz="0" w:space="0" w:color="auto"/>
          </w:divBdr>
        </w:div>
        <w:div w:id="456261871">
          <w:marLeft w:val="640"/>
          <w:marRight w:val="0"/>
          <w:marTop w:val="0"/>
          <w:marBottom w:val="0"/>
          <w:divBdr>
            <w:top w:val="none" w:sz="0" w:space="0" w:color="auto"/>
            <w:left w:val="none" w:sz="0" w:space="0" w:color="auto"/>
            <w:bottom w:val="none" w:sz="0" w:space="0" w:color="auto"/>
            <w:right w:val="none" w:sz="0" w:space="0" w:color="auto"/>
          </w:divBdr>
        </w:div>
        <w:div w:id="508982258">
          <w:marLeft w:val="640"/>
          <w:marRight w:val="0"/>
          <w:marTop w:val="0"/>
          <w:marBottom w:val="0"/>
          <w:divBdr>
            <w:top w:val="none" w:sz="0" w:space="0" w:color="auto"/>
            <w:left w:val="none" w:sz="0" w:space="0" w:color="auto"/>
            <w:bottom w:val="none" w:sz="0" w:space="0" w:color="auto"/>
            <w:right w:val="none" w:sz="0" w:space="0" w:color="auto"/>
          </w:divBdr>
        </w:div>
        <w:div w:id="540476907">
          <w:marLeft w:val="640"/>
          <w:marRight w:val="0"/>
          <w:marTop w:val="0"/>
          <w:marBottom w:val="0"/>
          <w:divBdr>
            <w:top w:val="none" w:sz="0" w:space="0" w:color="auto"/>
            <w:left w:val="none" w:sz="0" w:space="0" w:color="auto"/>
            <w:bottom w:val="none" w:sz="0" w:space="0" w:color="auto"/>
            <w:right w:val="none" w:sz="0" w:space="0" w:color="auto"/>
          </w:divBdr>
        </w:div>
        <w:div w:id="554005070">
          <w:marLeft w:val="640"/>
          <w:marRight w:val="0"/>
          <w:marTop w:val="0"/>
          <w:marBottom w:val="0"/>
          <w:divBdr>
            <w:top w:val="none" w:sz="0" w:space="0" w:color="auto"/>
            <w:left w:val="none" w:sz="0" w:space="0" w:color="auto"/>
            <w:bottom w:val="none" w:sz="0" w:space="0" w:color="auto"/>
            <w:right w:val="none" w:sz="0" w:space="0" w:color="auto"/>
          </w:divBdr>
        </w:div>
        <w:div w:id="570963626">
          <w:marLeft w:val="640"/>
          <w:marRight w:val="0"/>
          <w:marTop w:val="0"/>
          <w:marBottom w:val="0"/>
          <w:divBdr>
            <w:top w:val="none" w:sz="0" w:space="0" w:color="auto"/>
            <w:left w:val="none" w:sz="0" w:space="0" w:color="auto"/>
            <w:bottom w:val="none" w:sz="0" w:space="0" w:color="auto"/>
            <w:right w:val="none" w:sz="0" w:space="0" w:color="auto"/>
          </w:divBdr>
        </w:div>
        <w:div w:id="676735492">
          <w:marLeft w:val="640"/>
          <w:marRight w:val="0"/>
          <w:marTop w:val="0"/>
          <w:marBottom w:val="0"/>
          <w:divBdr>
            <w:top w:val="none" w:sz="0" w:space="0" w:color="auto"/>
            <w:left w:val="none" w:sz="0" w:space="0" w:color="auto"/>
            <w:bottom w:val="none" w:sz="0" w:space="0" w:color="auto"/>
            <w:right w:val="none" w:sz="0" w:space="0" w:color="auto"/>
          </w:divBdr>
        </w:div>
        <w:div w:id="677998718">
          <w:marLeft w:val="640"/>
          <w:marRight w:val="0"/>
          <w:marTop w:val="0"/>
          <w:marBottom w:val="0"/>
          <w:divBdr>
            <w:top w:val="none" w:sz="0" w:space="0" w:color="auto"/>
            <w:left w:val="none" w:sz="0" w:space="0" w:color="auto"/>
            <w:bottom w:val="none" w:sz="0" w:space="0" w:color="auto"/>
            <w:right w:val="none" w:sz="0" w:space="0" w:color="auto"/>
          </w:divBdr>
        </w:div>
        <w:div w:id="732509315">
          <w:marLeft w:val="640"/>
          <w:marRight w:val="0"/>
          <w:marTop w:val="0"/>
          <w:marBottom w:val="0"/>
          <w:divBdr>
            <w:top w:val="none" w:sz="0" w:space="0" w:color="auto"/>
            <w:left w:val="none" w:sz="0" w:space="0" w:color="auto"/>
            <w:bottom w:val="none" w:sz="0" w:space="0" w:color="auto"/>
            <w:right w:val="none" w:sz="0" w:space="0" w:color="auto"/>
          </w:divBdr>
        </w:div>
        <w:div w:id="837354055">
          <w:marLeft w:val="640"/>
          <w:marRight w:val="0"/>
          <w:marTop w:val="0"/>
          <w:marBottom w:val="0"/>
          <w:divBdr>
            <w:top w:val="none" w:sz="0" w:space="0" w:color="auto"/>
            <w:left w:val="none" w:sz="0" w:space="0" w:color="auto"/>
            <w:bottom w:val="none" w:sz="0" w:space="0" w:color="auto"/>
            <w:right w:val="none" w:sz="0" w:space="0" w:color="auto"/>
          </w:divBdr>
        </w:div>
        <w:div w:id="864711731">
          <w:marLeft w:val="640"/>
          <w:marRight w:val="0"/>
          <w:marTop w:val="0"/>
          <w:marBottom w:val="0"/>
          <w:divBdr>
            <w:top w:val="none" w:sz="0" w:space="0" w:color="auto"/>
            <w:left w:val="none" w:sz="0" w:space="0" w:color="auto"/>
            <w:bottom w:val="none" w:sz="0" w:space="0" w:color="auto"/>
            <w:right w:val="none" w:sz="0" w:space="0" w:color="auto"/>
          </w:divBdr>
        </w:div>
        <w:div w:id="953944613">
          <w:marLeft w:val="640"/>
          <w:marRight w:val="0"/>
          <w:marTop w:val="0"/>
          <w:marBottom w:val="0"/>
          <w:divBdr>
            <w:top w:val="none" w:sz="0" w:space="0" w:color="auto"/>
            <w:left w:val="none" w:sz="0" w:space="0" w:color="auto"/>
            <w:bottom w:val="none" w:sz="0" w:space="0" w:color="auto"/>
            <w:right w:val="none" w:sz="0" w:space="0" w:color="auto"/>
          </w:divBdr>
        </w:div>
        <w:div w:id="960722715">
          <w:marLeft w:val="640"/>
          <w:marRight w:val="0"/>
          <w:marTop w:val="0"/>
          <w:marBottom w:val="0"/>
          <w:divBdr>
            <w:top w:val="none" w:sz="0" w:space="0" w:color="auto"/>
            <w:left w:val="none" w:sz="0" w:space="0" w:color="auto"/>
            <w:bottom w:val="none" w:sz="0" w:space="0" w:color="auto"/>
            <w:right w:val="none" w:sz="0" w:space="0" w:color="auto"/>
          </w:divBdr>
        </w:div>
        <w:div w:id="965888433">
          <w:marLeft w:val="640"/>
          <w:marRight w:val="0"/>
          <w:marTop w:val="0"/>
          <w:marBottom w:val="0"/>
          <w:divBdr>
            <w:top w:val="none" w:sz="0" w:space="0" w:color="auto"/>
            <w:left w:val="none" w:sz="0" w:space="0" w:color="auto"/>
            <w:bottom w:val="none" w:sz="0" w:space="0" w:color="auto"/>
            <w:right w:val="none" w:sz="0" w:space="0" w:color="auto"/>
          </w:divBdr>
        </w:div>
        <w:div w:id="1069377418">
          <w:marLeft w:val="640"/>
          <w:marRight w:val="0"/>
          <w:marTop w:val="0"/>
          <w:marBottom w:val="0"/>
          <w:divBdr>
            <w:top w:val="none" w:sz="0" w:space="0" w:color="auto"/>
            <w:left w:val="none" w:sz="0" w:space="0" w:color="auto"/>
            <w:bottom w:val="none" w:sz="0" w:space="0" w:color="auto"/>
            <w:right w:val="none" w:sz="0" w:space="0" w:color="auto"/>
          </w:divBdr>
        </w:div>
        <w:div w:id="1094475320">
          <w:marLeft w:val="640"/>
          <w:marRight w:val="0"/>
          <w:marTop w:val="0"/>
          <w:marBottom w:val="0"/>
          <w:divBdr>
            <w:top w:val="none" w:sz="0" w:space="0" w:color="auto"/>
            <w:left w:val="none" w:sz="0" w:space="0" w:color="auto"/>
            <w:bottom w:val="none" w:sz="0" w:space="0" w:color="auto"/>
            <w:right w:val="none" w:sz="0" w:space="0" w:color="auto"/>
          </w:divBdr>
        </w:div>
        <w:div w:id="1105420336">
          <w:marLeft w:val="640"/>
          <w:marRight w:val="0"/>
          <w:marTop w:val="0"/>
          <w:marBottom w:val="0"/>
          <w:divBdr>
            <w:top w:val="none" w:sz="0" w:space="0" w:color="auto"/>
            <w:left w:val="none" w:sz="0" w:space="0" w:color="auto"/>
            <w:bottom w:val="none" w:sz="0" w:space="0" w:color="auto"/>
            <w:right w:val="none" w:sz="0" w:space="0" w:color="auto"/>
          </w:divBdr>
        </w:div>
        <w:div w:id="1110978451">
          <w:marLeft w:val="640"/>
          <w:marRight w:val="0"/>
          <w:marTop w:val="0"/>
          <w:marBottom w:val="0"/>
          <w:divBdr>
            <w:top w:val="none" w:sz="0" w:space="0" w:color="auto"/>
            <w:left w:val="none" w:sz="0" w:space="0" w:color="auto"/>
            <w:bottom w:val="none" w:sz="0" w:space="0" w:color="auto"/>
            <w:right w:val="none" w:sz="0" w:space="0" w:color="auto"/>
          </w:divBdr>
        </w:div>
        <w:div w:id="1205757342">
          <w:marLeft w:val="640"/>
          <w:marRight w:val="0"/>
          <w:marTop w:val="0"/>
          <w:marBottom w:val="0"/>
          <w:divBdr>
            <w:top w:val="none" w:sz="0" w:space="0" w:color="auto"/>
            <w:left w:val="none" w:sz="0" w:space="0" w:color="auto"/>
            <w:bottom w:val="none" w:sz="0" w:space="0" w:color="auto"/>
            <w:right w:val="none" w:sz="0" w:space="0" w:color="auto"/>
          </w:divBdr>
        </w:div>
        <w:div w:id="1245532395">
          <w:marLeft w:val="640"/>
          <w:marRight w:val="0"/>
          <w:marTop w:val="0"/>
          <w:marBottom w:val="0"/>
          <w:divBdr>
            <w:top w:val="none" w:sz="0" w:space="0" w:color="auto"/>
            <w:left w:val="none" w:sz="0" w:space="0" w:color="auto"/>
            <w:bottom w:val="none" w:sz="0" w:space="0" w:color="auto"/>
            <w:right w:val="none" w:sz="0" w:space="0" w:color="auto"/>
          </w:divBdr>
        </w:div>
        <w:div w:id="1415860205">
          <w:marLeft w:val="640"/>
          <w:marRight w:val="0"/>
          <w:marTop w:val="0"/>
          <w:marBottom w:val="0"/>
          <w:divBdr>
            <w:top w:val="none" w:sz="0" w:space="0" w:color="auto"/>
            <w:left w:val="none" w:sz="0" w:space="0" w:color="auto"/>
            <w:bottom w:val="none" w:sz="0" w:space="0" w:color="auto"/>
            <w:right w:val="none" w:sz="0" w:space="0" w:color="auto"/>
          </w:divBdr>
        </w:div>
        <w:div w:id="1473132748">
          <w:marLeft w:val="640"/>
          <w:marRight w:val="0"/>
          <w:marTop w:val="0"/>
          <w:marBottom w:val="0"/>
          <w:divBdr>
            <w:top w:val="none" w:sz="0" w:space="0" w:color="auto"/>
            <w:left w:val="none" w:sz="0" w:space="0" w:color="auto"/>
            <w:bottom w:val="none" w:sz="0" w:space="0" w:color="auto"/>
            <w:right w:val="none" w:sz="0" w:space="0" w:color="auto"/>
          </w:divBdr>
        </w:div>
        <w:div w:id="1544637194">
          <w:marLeft w:val="640"/>
          <w:marRight w:val="0"/>
          <w:marTop w:val="0"/>
          <w:marBottom w:val="0"/>
          <w:divBdr>
            <w:top w:val="none" w:sz="0" w:space="0" w:color="auto"/>
            <w:left w:val="none" w:sz="0" w:space="0" w:color="auto"/>
            <w:bottom w:val="none" w:sz="0" w:space="0" w:color="auto"/>
            <w:right w:val="none" w:sz="0" w:space="0" w:color="auto"/>
          </w:divBdr>
        </w:div>
        <w:div w:id="1576476510">
          <w:marLeft w:val="640"/>
          <w:marRight w:val="0"/>
          <w:marTop w:val="0"/>
          <w:marBottom w:val="0"/>
          <w:divBdr>
            <w:top w:val="none" w:sz="0" w:space="0" w:color="auto"/>
            <w:left w:val="none" w:sz="0" w:space="0" w:color="auto"/>
            <w:bottom w:val="none" w:sz="0" w:space="0" w:color="auto"/>
            <w:right w:val="none" w:sz="0" w:space="0" w:color="auto"/>
          </w:divBdr>
        </w:div>
        <w:div w:id="1602302186">
          <w:marLeft w:val="640"/>
          <w:marRight w:val="0"/>
          <w:marTop w:val="0"/>
          <w:marBottom w:val="0"/>
          <w:divBdr>
            <w:top w:val="none" w:sz="0" w:space="0" w:color="auto"/>
            <w:left w:val="none" w:sz="0" w:space="0" w:color="auto"/>
            <w:bottom w:val="none" w:sz="0" w:space="0" w:color="auto"/>
            <w:right w:val="none" w:sz="0" w:space="0" w:color="auto"/>
          </w:divBdr>
        </w:div>
        <w:div w:id="1680351940">
          <w:marLeft w:val="640"/>
          <w:marRight w:val="0"/>
          <w:marTop w:val="0"/>
          <w:marBottom w:val="0"/>
          <w:divBdr>
            <w:top w:val="none" w:sz="0" w:space="0" w:color="auto"/>
            <w:left w:val="none" w:sz="0" w:space="0" w:color="auto"/>
            <w:bottom w:val="none" w:sz="0" w:space="0" w:color="auto"/>
            <w:right w:val="none" w:sz="0" w:space="0" w:color="auto"/>
          </w:divBdr>
        </w:div>
      </w:divsChild>
    </w:div>
    <w:div w:id="1402867827">
      <w:marLeft w:val="640"/>
      <w:marRight w:val="0"/>
      <w:marTop w:val="0"/>
      <w:marBottom w:val="0"/>
      <w:divBdr>
        <w:top w:val="none" w:sz="0" w:space="0" w:color="auto"/>
        <w:left w:val="none" w:sz="0" w:space="0" w:color="auto"/>
        <w:bottom w:val="none" w:sz="0" w:space="0" w:color="auto"/>
        <w:right w:val="none" w:sz="0" w:space="0" w:color="auto"/>
      </w:divBdr>
    </w:div>
    <w:div w:id="1402867835">
      <w:marLeft w:val="640"/>
      <w:marRight w:val="0"/>
      <w:marTop w:val="0"/>
      <w:marBottom w:val="0"/>
      <w:divBdr>
        <w:top w:val="none" w:sz="0" w:space="0" w:color="auto"/>
        <w:left w:val="none" w:sz="0" w:space="0" w:color="auto"/>
        <w:bottom w:val="none" w:sz="0" w:space="0" w:color="auto"/>
        <w:right w:val="none" w:sz="0" w:space="0" w:color="auto"/>
      </w:divBdr>
    </w:div>
    <w:div w:id="1402873736">
      <w:marLeft w:val="640"/>
      <w:marRight w:val="0"/>
      <w:marTop w:val="0"/>
      <w:marBottom w:val="0"/>
      <w:divBdr>
        <w:top w:val="none" w:sz="0" w:space="0" w:color="auto"/>
        <w:left w:val="none" w:sz="0" w:space="0" w:color="auto"/>
        <w:bottom w:val="none" w:sz="0" w:space="0" w:color="auto"/>
        <w:right w:val="none" w:sz="0" w:space="0" w:color="auto"/>
      </w:divBdr>
    </w:div>
    <w:div w:id="1402941297">
      <w:marLeft w:val="640"/>
      <w:marRight w:val="0"/>
      <w:marTop w:val="0"/>
      <w:marBottom w:val="0"/>
      <w:divBdr>
        <w:top w:val="none" w:sz="0" w:space="0" w:color="auto"/>
        <w:left w:val="none" w:sz="0" w:space="0" w:color="auto"/>
        <w:bottom w:val="none" w:sz="0" w:space="0" w:color="auto"/>
        <w:right w:val="none" w:sz="0" w:space="0" w:color="auto"/>
      </w:divBdr>
    </w:div>
    <w:div w:id="1402948192">
      <w:marLeft w:val="640"/>
      <w:marRight w:val="0"/>
      <w:marTop w:val="0"/>
      <w:marBottom w:val="0"/>
      <w:divBdr>
        <w:top w:val="none" w:sz="0" w:space="0" w:color="auto"/>
        <w:left w:val="none" w:sz="0" w:space="0" w:color="auto"/>
        <w:bottom w:val="none" w:sz="0" w:space="0" w:color="auto"/>
        <w:right w:val="none" w:sz="0" w:space="0" w:color="auto"/>
      </w:divBdr>
    </w:div>
    <w:div w:id="1403066639">
      <w:marLeft w:val="640"/>
      <w:marRight w:val="0"/>
      <w:marTop w:val="0"/>
      <w:marBottom w:val="0"/>
      <w:divBdr>
        <w:top w:val="none" w:sz="0" w:space="0" w:color="auto"/>
        <w:left w:val="none" w:sz="0" w:space="0" w:color="auto"/>
        <w:bottom w:val="none" w:sz="0" w:space="0" w:color="auto"/>
        <w:right w:val="none" w:sz="0" w:space="0" w:color="auto"/>
      </w:divBdr>
    </w:div>
    <w:div w:id="1403092318">
      <w:marLeft w:val="640"/>
      <w:marRight w:val="0"/>
      <w:marTop w:val="0"/>
      <w:marBottom w:val="0"/>
      <w:divBdr>
        <w:top w:val="none" w:sz="0" w:space="0" w:color="auto"/>
        <w:left w:val="none" w:sz="0" w:space="0" w:color="auto"/>
        <w:bottom w:val="none" w:sz="0" w:space="0" w:color="auto"/>
        <w:right w:val="none" w:sz="0" w:space="0" w:color="auto"/>
      </w:divBdr>
    </w:div>
    <w:div w:id="1403140776">
      <w:marLeft w:val="640"/>
      <w:marRight w:val="0"/>
      <w:marTop w:val="0"/>
      <w:marBottom w:val="0"/>
      <w:divBdr>
        <w:top w:val="none" w:sz="0" w:space="0" w:color="auto"/>
        <w:left w:val="none" w:sz="0" w:space="0" w:color="auto"/>
        <w:bottom w:val="none" w:sz="0" w:space="0" w:color="auto"/>
        <w:right w:val="none" w:sz="0" w:space="0" w:color="auto"/>
      </w:divBdr>
    </w:div>
    <w:div w:id="1403334397">
      <w:marLeft w:val="640"/>
      <w:marRight w:val="0"/>
      <w:marTop w:val="0"/>
      <w:marBottom w:val="0"/>
      <w:divBdr>
        <w:top w:val="none" w:sz="0" w:space="0" w:color="auto"/>
        <w:left w:val="none" w:sz="0" w:space="0" w:color="auto"/>
        <w:bottom w:val="none" w:sz="0" w:space="0" w:color="auto"/>
        <w:right w:val="none" w:sz="0" w:space="0" w:color="auto"/>
      </w:divBdr>
    </w:div>
    <w:div w:id="1403336211">
      <w:marLeft w:val="640"/>
      <w:marRight w:val="0"/>
      <w:marTop w:val="0"/>
      <w:marBottom w:val="0"/>
      <w:divBdr>
        <w:top w:val="none" w:sz="0" w:space="0" w:color="auto"/>
        <w:left w:val="none" w:sz="0" w:space="0" w:color="auto"/>
        <w:bottom w:val="none" w:sz="0" w:space="0" w:color="auto"/>
        <w:right w:val="none" w:sz="0" w:space="0" w:color="auto"/>
      </w:divBdr>
    </w:div>
    <w:div w:id="1403403863">
      <w:marLeft w:val="640"/>
      <w:marRight w:val="0"/>
      <w:marTop w:val="0"/>
      <w:marBottom w:val="0"/>
      <w:divBdr>
        <w:top w:val="none" w:sz="0" w:space="0" w:color="auto"/>
        <w:left w:val="none" w:sz="0" w:space="0" w:color="auto"/>
        <w:bottom w:val="none" w:sz="0" w:space="0" w:color="auto"/>
        <w:right w:val="none" w:sz="0" w:space="0" w:color="auto"/>
      </w:divBdr>
    </w:div>
    <w:div w:id="1403454236">
      <w:marLeft w:val="640"/>
      <w:marRight w:val="0"/>
      <w:marTop w:val="0"/>
      <w:marBottom w:val="0"/>
      <w:divBdr>
        <w:top w:val="none" w:sz="0" w:space="0" w:color="auto"/>
        <w:left w:val="none" w:sz="0" w:space="0" w:color="auto"/>
        <w:bottom w:val="none" w:sz="0" w:space="0" w:color="auto"/>
        <w:right w:val="none" w:sz="0" w:space="0" w:color="auto"/>
      </w:divBdr>
    </w:div>
    <w:div w:id="1403530330">
      <w:marLeft w:val="640"/>
      <w:marRight w:val="0"/>
      <w:marTop w:val="0"/>
      <w:marBottom w:val="0"/>
      <w:divBdr>
        <w:top w:val="none" w:sz="0" w:space="0" w:color="auto"/>
        <w:left w:val="none" w:sz="0" w:space="0" w:color="auto"/>
        <w:bottom w:val="none" w:sz="0" w:space="0" w:color="auto"/>
        <w:right w:val="none" w:sz="0" w:space="0" w:color="auto"/>
      </w:divBdr>
    </w:div>
    <w:div w:id="1403605837">
      <w:marLeft w:val="640"/>
      <w:marRight w:val="0"/>
      <w:marTop w:val="0"/>
      <w:marBottom w:val="0"/>
      <w:divBdr>
        <w:top w:val="none" w:sz="0" w:space="0" w:color="auto"/>
        <w:left w:val="none" w:sz="0" w:space="0" w:color="auto"/>
        <w:bottom w:val="none" w:sz="0" w:space="0" w:color="auto"/>
        <w:right w:val="none" w:sz="0" w:space="0" w:color="auto"/>
      </w:divBdr>
    </w:div>
    <w:div w:id="1403678601">
      <w:marLeft w:val="640"/>
      <w:marRight w:val="0"/>
      <w:marTop w:val="0"/>
      <w:marBottom w:val="0"/>
      <w:divBdr>
        <w:top w:val="none" w:sz="0" w:space="0" w:color="auto"/>
        <w:left w:val="none" w:sz="0" w:space="0" w:color="auto"/>
        <w:bottom w:val="none" w:sz="0" w:space="0" w:color="auto"/>
        <w:right w:val="none" w:sz="0" w:space="0" w:color="auto"/>
      </w:divBdr>
    </w:div>
    <w:div w:id="1403679143">
      <w:marLeft w:val="640"/>
      <w:marRight w:val="0"/>
      <w:marTop w:val="0"/>
      <w:marBottom w:val="0"/>
      <w:divBdr>
        <w:top w:val="none" w:sz="0" w:space="0" w:color="auto"/>
        <w:left w:val="none" w:sz="0" w:space="0" w:color="auto"/>
        <w:bottom w:val="none" w:sz="0" w:space="0" w:color="auto"/>
        <w:right w:val="none" w:sz="0" w:space="0" w:color="auto"/>
      </w:divBdr>
    </w:div>
    <w:div w:id="1403719147">
      <w:marLeft w:val="640"/>
      <w:marRight w:val="0"/>
      <w:marTop w:val="0"/>
      <w:marBottom w:val="0"/>
      <w:divBdr>
        <w:top w:val="none" w:sz="0" w:space="0" w:color="auto"/>
        <w:left w:val="none" w:sz="0" w:space="0" w:color="auto"/>
        <w:bottom w:val="none" w:sz="0" w:space="0" w:color="auto"/>
        <w:right w:val="none" w:sz="0" w:space="0" w:color="auto"/>
      </w:divBdr>
    </w:div>
    <w:div w:id="1403791366">
      <w:marLeft w:val="640"/>
      <w:marRight w:val="0"/>
      <w:marTop w:val="0"/>
      <w:marBottom w:val="0"/>
      <w:divBdr>
        <w:top w:val="none" w:sz="0" w:space="0" w:color="auto"/>
        <w:left w:val="none" w:sz="0" w:space="0" w:color="auto"/>
        <w:bottom w:val="none" w:sz="0" w:space="0" w:color="auto"/>
        <w:right w:val="none" w:sz="0" w:space="0" w:color="auto"/>
      </w:divBdr>
    </w:div>
    <w:div w:id="1403944587">
      <w:marLeft w:val="640"/>
      <w:marRight w:val="0"/>
      <w:marTop w:val="0"/>
      <w:marBottom w:val="0"/>
      <w:divBdr>
        <w:top w:val="none" w:sz="0" w:space="0" w:color="auto"/>
        <w:left w:val="none" w:sz="0" w:space="0" w:color="auto"/>
        <w:bottom w:val="none" w:sz="0" w:space="0" w:color="auto"/>
        <w:right w:val="none" w:sz="0" w:space="0" w:color="auto"/>
      </w:divBdr>
    </w:div>
    <w:div w:id="1403986312">
      <w:marLeft w:val="640"/>
      <w:marRight w:val="0"/>
      <w:marTop w:val="0"/>
      <w:marBottom w:val="0"/>
      <w:divBdr>
        <w:top w:val="none" w:sz="0" w:space="0" w:color="auto"/>
        <w:left w:val="none" w:sz="0" w:space="0" w:color="auto"/>
        <w:bottom w:val="none" w:sz="0" w:space="0" w:color="auto"/>
        <w:right w:val="none" w:sz="0" w:space="0" w:color="auto"/>
      </w:divBdr>
    </w:div>
    <w:div w:id="1404135869">
      <w:marLeft w:val="640"/>
      <w:marRight w:val="0"/>
      <w:marTop w:val="0"/>
      <w:marBottom w:val="0"/>
      <w:divBdr>
        <w:top w:val="none" w:sz="0" w:space="0" w:color="auto"/>
        <w:left w:val="none" w:sz="0" w:space="0" w:color="auto"/>
        <w:bottom w:val="none" w:sz="0" w:space="0" w:color="auto"/>
        <w:right w:val="none" w:sz="0" w:space="0" w:color="auto"/>
      </w:divBdr>
    </w:div>
    <w:div w:id="1404254300">
      <w:marLeft w:val="640"/>
      <w:marRight w:val="0"/>
      <w:marTop w:val="0"/>
      <w:marBottom w:val="0"/>
      <w:divBdr>
        <w:top w:val="none" w:sz="0" w:space="0" w:color="auto"/>
        <w:left w:val="none" w:sz="0" w:space="0" w:color="auto"/>
        <w:bottom w:val="none" w:sz="0" w:space="0" w:color="auto"/>
        <w:right w:val="none" w:sz="0" w:space="0" w:color="auto"/>
      </w:divBdr>
    </w:div>
    <w:div w:id="1404254768">
      <w:marLeft w:val="640"/>
      <w:marRight w:val="0"/>
      <w:marTop w:val="0"/>
      <w:marBottom w:val="0"/>
      <w:divBdr>
        <w:top w:val="none" w:sz="0" w:space="0" w:color="auto"/>
        <w:left w:val="none" w:sz="0" w:space="0" w:color="auto"/>
        <w:bottom w:val="none" w:sz="0" w:space="0" w:color="auto"/>
        <w:right w:val="none" w:sz="0" w:space="0" w:color="auto"/>
      </w:divBdr>
    </w:div>
    <w:div w:id="1404260494">
      <w:marLeft w:val="640"/>
      <w:marRight w:val="0"/>
      <w:marTop w:val="0"/>
      <w:marBottom w:val="0"/>
      <w:divBdr>
        <w:top w:val="none" w:sz="0" w:space="0" w:color="auto"/>
        <w:left w:val="none" w:sz="0" w:space="0" w:color="auto"/>
        <w:bottom w:val="none" w:sz="0" w:space="0" w:color="auto"/>
        <w:right w:val="none" w:sz="0" w:space="0" w:color="auto"/>
      </w:divBdr>
    </w:div>
    <w:div w:id="1404377658">
      <w:marLeft w:val="640"/>
      <w:marRight w:val="0"/>
      <w:marTop w:val="0"/>
      <w:marBottom w:val="0"/>
      <w:divBdr>
        <w:top w:val="none" w:sz="0" w:space="0" w:color="auto"/>
        <w:left w:val="none" w:sz="0" w:space="0" w:color="auto"/>
        <w:bottom w:val="none" w:sz="0" w:space="0" w:color="auto"/>
        <w:right w:val="none" w:sz="0" w:space="0" w:color="auto"/>
      </w:divBdr>
    </w:div>
    <w:div w:id="1404448890">
      <w:marLeft w:val="640"/>
      <w:marRight w:val="0"/>
      <w:marTop w:val="0"/>
      <w:marBottom w:val="0"/>
      <w:divBdr>
        <w:top w:val="none" w:sz="0" w:space="0" w:color="auto"/>
        <w:left w:val="none" w:sz="0" w:space="0" w:color="auto"/>
        <w:bottom w:val="none" w:sz="0" w:space="0" w:color="auto"/>
        <w:right w:val="none" w:sz="0" w:space="0" w:color="auto"/>
      </w:divBdr>
    </w:div>
    <w:div w:id="1404529520">
      <w:marLeft w:val="640"/>
      <w:marRight w:val="0"/>
      <w:marTop w:val="0"/>
      <w:marBottom w:val="0"/>
      <w:divBdr>
        <w:top w:val="none" w:sz="0" w:space="0" w:color="auto"/>
        <w:left w:val="none" w:sz="0" w:space="0" w:color="auto"/>
        <w:bottom w:val="none" w:sz="0" w:space="0" w:color="auto"/>
        <w:right w:val="none" w:sz="0" w:space="0" w:color="auto"/>
      </w:divBdr>
    </w:div>
    <w:div w:id="1404714900">
      <w:marLeft w:val="640"/>
      <w:marRight w:val="0"/>
      <w:marTop w:val="0"/>
      <w:marBottom w:val="0"/>
      <w:divBdr>
        <w:top w:val="none" w:sz="0" w:space="0" w:color="auto"/>
        <w:left w:val="none" w:sz="0" w:space="0" w:color="auto"/>
        <w:bottom w:val="none" w:sz="0" w:space="0" w:color="auto"/>
        <w:right w:val="none" w:sz="0" w:space="0" w:color="auto"/>
      </w:divBdr>
    </w:div>
    <w:div w:id="1404831639">
      <w:bodyDiv w:val="1"/>
      <w:marLeft w:val="0"/>
      <w:marRight w:val="0"/>
      <w:marTop w:val="0"/>
      <w:marBottom w:val="0"/>
      <w:divBdr>
        <w:top w:val="none" w:sz="0" w:space="0" w:color="auto"/>
        <w:left w:val="none" w:sz="0" w:space="0" w:color="auto"/>
        <w:bottom w:val="none" w:sz="0" w:space="0" w:color="auto"/>
        <w:right w:val="none" w:sz="0" w:space="0" w:color="auto"/>
      </w:divBdr>
    </w:div>
    <w:div w:id="1404832252">
      <w:marLeft w:val="640"/>
      <w:marRight w:val="0"/>
      <w:marTop w:val="0"/>
      <w:marBottom w:val="0"/>
      <w:divBdr>
        <w:top w:val="none" w:sz="0" w:space="0" w:color="auto"/>
        <w:left w:val="none" w:sz="0" w:space="0" w:color="auto"/>
        <w:bottom w:val="none" w:sz="0" w:space="0" w:color="auto"/>
        <w:right w:val="none" w:sz="0" w:space="0" w:color="auto"/>
      </w:divBdr>
    </w:div>
    <w:div w:id="1404909391">
      <w:marLeft w:val="640"/>
      <w:marRight w:val="0"/>
      <w:marTop w:val="0"/>
      <w:marBottom w:val="0"/>
      <w:divBdr>
        <w:top w:val="none" w:sz="0" w:space="0" w:color="auto"/>
        <w:left w:val="none" w:sz="0" w:space="0" w:color="auto"/>
        <w:bottom w:val="none" w:sz="0" w:space="0" w:color="auto"/>
        <w:right w:val="none" w:sz="0" w:space="0" w:color="auto"/>
      </w:divBdr>
    </w:div>
    <w:div w:id="1404913537">
      <w:marLeft w:val="640"/>
      <w:marRight w:val="0"/>
      <w:marTop w:val="0"/>
      <w:marBottom w:val="0"/>
      <w:divBdr>
        <w:top w:val="none" w:sz="0" w:space="0" w:color="auto"/>
        <w:left w:val="none" w:sz="0" w:space="0" w:color="auto"/>
        <w:bottom w:val="none" w:sz="0" w:space="0" w:color="auto"/>
        <w:right w:val="none" w:sz="0" w:space="0" w:color="auto"/>
      </w:divBdr>
    </w:div>
    <w:div w:id="1404986256">
      <w:marLeft w:val="640"/>
      <w:marRight w:val="0"/>
      <w:marTop w:val="0"/>
      <w:marBottom w:val="0"/>
      <w:divBdr>
        <w:top w:val="none" w:sz="0" w:space="0" w:color="auto"/>
        <w:left w:val="none" w:sz="0" w:space="0" w:color="auto"/>
        <w:bottom w:val="none" w:sz="0" w:space="0" w:color="auto"/>
        <w:right w:val="none" w:sz="0" w:space="0" w:color="auto"/>
      </w:divBdr>
    </w:div>
    <w:div w:id="1404991158">
      <w:marLeft w:val="640"/>
      <w:marRight w:val="0"/>
      <w:marTop w:val="0"/>
      <w:marBottom w:val="0"/>
      <w:divBdr>
        <w:top w:val="none" w:sz="0" w:space="0" w:color="auto"/>
        <w:left w:val="none" w:sz="0" w:space="0" w:color="auto"/>
        <w:bottom w:val="none" w:sz="0" w:space="0" w:color="auto"/>
        <w:right w:val="none" w:sz="0" w:space="0" w:color="auto"/>
      </w:divBdr>
    </w:div>
    <w:div w:id="1405031083">
      <w:marLeft w:val="640"/>
      <w:marRight w:val="0"/>
      <w:marTop w:val="0"/>
      <w:marBottom w:val="0"/>
      <w:divBdr>
        <w:top w:val="none" w:sz="0" w:space="0" w:color="auto"/>
        <w:left w:val="none" w:sz="0" w:space="0" w:color="auto"/>
        <w:bottom w:val="none" w:sz="0" w:space="0" w:color="auto"/>
        <w:right w:val="none" w:sz="0" w:space="0" w:color="auto"/>
      </w:divBdr>
    </w:div>
    <w:div w:id="1405100368">
      <w:marLeft w:val="640"/>
      <w:marRight w:val="0"/>
      <w:marTop w:val="0"/>
      <w:marBottom w:val="0"/>
      <w:divBdr>
        <w:top w:val="none" w:sz="0" w:space="0" w:color="auto"/>
        <w:left w:val="none" w:sz="0" w:space="0" w:color="auto"/>
        <w:bottom w:val="none" w:sz="0" w:space="0" w:color="auto"/>
        <w:right w:val="none" w:sz="0" w:space="0" w:color="auto"/>
      </w:divBdr>
    </w:div>
    <w:div w:id="1405101118">
      <w:marLeft w:val="640"/>
      <w:marRight w:val="0"/>
      <w:marTop w:val="0"/>
      <w:marBottom w:val="0"/>
      <w:divBdr>
        <w:top w:val="none" w:sz="0" w:space="0" w:color="auto"/>
        <w:left w:val="none" w:sz="0" w:space="0" w:color="auto"/>
        <w:bottom w:val="none" w:sz="0" w:space="0" w:color="auto"/>
        <w:right w:val="none" w:sz="0" w:space="0" w:color="auto"/>
      </w:divBdr>
    </w:div>
    <w:div w:id="1405102718">
      <w:marLeft w:val="640"/>
      <w:marRight w:val="0"/>
      <w:marTop w:val="0"/>
      <w:marBottom w:val="0"/>
      <w:divBdr>
        <w:top w:val="none" w:sz="0" w:space="0" w:color="auto"/>
        <w:left w:val="none" w:sz="0" w:space="0" w:color="auto"/>
        <w:bottom w:val="none" w:sz="0" w:space="0" w:color="auto"/>
        <w:right w:val="none" w:sz="0" w:space="0" w:color="auto"/>
      </w:divBdr>
    </w:div>
    <w:div w:id="1405104782">
      <w:marLeft w:val="640"/>
      <w:marRight w:val="0"/>
      <w:marTop w:val="0"/>
      <w:marBottom w:val="0"/>
      <w:divBdr>
        <w:top w:val="none" w:sz="0" w:space="0" w:color="auto"/>
        <w:left w:val="none" w:sz="0" w:space="0" w:color="auto"/>
        <w:bottom w:val="none" w:sz="0" w:space="0" w:color="auto"/>
        <w:right w:val="none" w:sz="0" w:space="0" w:color="auto"/>
      </w:divBdr>
    </w:div>
    <w:div w:id="1405223981">
      <w:marLeft w:val="640"/>
      <w:marRight w:val="0"/>
      <w:marTop w:val="0"/>
      <w:marBottom w:val="0"/>
      <w:divBdr>
        <w:top w:val="none" w:sz="0" w:space="0" w:color="auto"/>
        <w:left w:val="none" w:sz="0" w:space="0" w:color="auto"/>
        <w:bottom w:val="none" w:sz="0" w:space="0" w:color="auto"/>
        <w:right w:val="none" w:sz="0" w:space="0" w:color="auto"/>
      </w:divBdr>
    </w:div>
    <w:div w:id="1405298083">
      <w:marLeft w:val="640"/>
      <w:marRight w:val="0"/>
      <w:marTop w:val="0"/>
      <w:marBottom w:val="0"/>
      <w:divBdr>
        <w:top w:val="none" w:sz="0" w:space="0" w:color="auto"/>
        <w:left w:val="none" w:sz="0" w:space="0" w:color="auto"/>
        <w:bottom w:val="none" w:sz="0" w:space="0" w:color="auto"/>
        <w:right w:val="none" w:sz="0" w:space="0" w:color="auto"/>
      </w:divBdr>
    </w:div>
    <w:div w:id="1405420476">
      <w:marLeft w:val="640"/>
      <w:marRight w:val="0"/>
      <w:marTop w:val="0"/>
      <w:marBottom w:val="0"/>
      <w:divBdr>
        <w:top w:val="none" w:sz="0" w:space="0" w:color="auto"/>
        <w:left w:val="none" w:sz="0" w:space="0" w:color="auto"/>
        <w:bottom w:val="none" w:sz="0" w:space="0" w:color="auto"/>
        <w:right w:val="none" w:sz="0" w:space="0" w:color="auto"/>
      </w:divBdr>
    </w:div>
    <w:div w:id="1405764450">
      <w:marLeft w:val="640"/>
      <w:marRight w:val="0"/>
      <w:marTop w:val="0"/>
      <w:marBottom w:val="0"/>
      <w:divBdr>
        <w:top w:val="none" w:sz="0" w:space="0" w:color="auto"/>
        <w:left w:val="none" w:sz="0" w:space="0" w:color="auto"/>
        <w:bottom w:val="none" w:sz="0" w:space="0" w:color="auto"/>
        <w:right w:val="none" w:sz="0" w:space="0" w:color="auto"/>
      </w:divBdr>
    </w:div>
    <w:div w:id="1405834099">
      <w:marLeft w:val="640"/>
      <w:marRight w:val="0"/>
      <w:marTop w:val="0"/>
      <w:marBottom w:val="0"/>
      <w:divBdr>
        <w:top w:val="none" w:sz="0" w:space="0" w:color="auto"/>
        <w:left w:val="none" w:sz="0" w:space="0" w:color="auto"/>
        <w:bottom w:val="none" w:sz="0" w:space="0" w:color="auto"/>
        <w:right w:val="none" w:sz="0" w:space="0" w:color="auto"/>
      </w:divBdr>
    </w:div>
    <w:div w:id="1405952646">
      <w:marLeft w:val="640"/>
      <w:marRight w:val="0"/>
      <w:marTop w:val="0"/>
      <w:marBottom w:val="0"/>
      <w:divBdr>
        <w:top w:val="none" w:sz="0" w:space="0" w:color="auto"/>
        <w:left w:val="none" w:sz="0" w:space="0" w:color="auto"/>
        <w:bottom w:val="none" w:sz="0" w:space="0" w:color="auto"/>
        <w:right w:val="none" w:sz="0" w:space="0" w:color="auto"/>
      </w:divBdr>
    </w:div>
    <w:div w:id="1405954923">
      <w:marLeft w:val="640"/>
      <w:marRight w:val="0"/>
      <w:marTop w:val="0"/>
      <w:marBottom w:val="0"/>
      <w:divBdr>
        <w:top w:val="none" w:sz="0" w:space="0" w:color="auto"/>
        <w:left w:val="none" w:sz="0" w:space="0" w:color="auto"/>
        <w:bottom w:val="none" w:sz="0" w:space="0" w:color="auto"/>
        <w:right w:val="none" w:sz="0" w:space="0" w:color="auto"/>
      </w:divBdr>
    </w:div>
    <w:div w:id="1406029012">
      <w:marLeft w:val="640"/>
      <w:marRight w:val="0"/>
      <w:marTop w:val="0"/>
      <w:marBottom w:val="0"/>
      <w:divBdr>
        <w:top w:val="none" w:sz="0" w:space="0" w:color="auto"/>
        <w:left w:val="none" w:sz="0" w:space="0" w:color="auto"/>
        <w:bottom w:val="none" w:sz="0" w:space="0" w:color="auto"/>
        <w:right w:val="none" w:sz="0" w:space="0" w:color="auto"/>
      </w:divBdr>
    </w:div>
    <w:div w:id="1406142912">
      <w:marLeft w:val="640"/>
      <w:marRight w:val="0"/>
      <w:marTop w:val="0"/>
      <w:marBottom w:val="0"/>
      <w:divBdr>
        <w:top w:val="none" w:sz="0" w:space="0" w:color="auto"/>
        <w:left w:val="none" w:sz="0" w:space="0" w:color="auto"/>
        <w:bottom w:val="none" w:sz="0" w:space="0" w:color="auto"/>
        <w:right w:val="none" w:sz="0" w:space="0" w:color="auto"/>
      </w:divBdr>
    </w:div>
    <w:div w:id="1406218390">
      <w:marLeft w:val="640"/>
      <w:marRight w:val="0"/>
      <w:marTop w:val="0"/>
      <w:marBottom w:val="0"/>
      <w:divBdr>
        <w:top w:val="none" w:sz="0" w:space="0" w:color="auto"/>
        <w:left w:val="none" w:sz="0" w:space="0" w:color="auto"/>
        <w:bottom w:val="none" w:sz="0" w:space="0" w:color="auto"/>
        <w:right w:val="none" w:sz="0" w:space="0" w:color="auto"/>
      </w:divBdr>
    </w:div>
    <w:div w:id="1406338980">
      <w:marLeft w:val="640"/>
      <w:marRight w:val="0"/>
      <w:marTop w:val="0"/>
      <w:marBottom w:val="0"/>
      <w:divBdr>
        <w:top w:val="none" w:sz="0" w:space="0" w:color="auto"/>
        <w:left w:val="none" w:sz="0" w:space="0" w:color="auto"/>
        <w:bottom w:val="none" w:sz="0" w:space="0" w:color="auto"/>
        <w:right w:val="none" w:sz="0" w:space="0" w:color="auto"/>
      </w:divBdr>
    </w:div>
    <w:div w:id="1406487378">
      <w:marLeft w:val="640"/>
      <w:marRight w:val="0"/>
      <w:marTop w:val="0"/>
      <w:marBottom w:val="0"/>
      <w:divBdr>
        <w:top w:val="none" w:sz="0" w:space="0" w:color="auto"/>
        <w:left w:val="none" w:sz="0" w:space="0" w:color="auto"/>
        <w:bottom w:val="none" w:sz="0" w:space="0" w:color="auto"/>
        <w:right w:val="none" w:sz="0" w:space="0" w:color="auto"/>
      </w:divBdr>
    </w:div>
    <w:div w:id="1406493701">
      <w:marLeft w:val="640"/>
      <w:marRight w:val="0"/>
      <w:marTop w:val="0"/>
      <w:marBottom w:val="0"/>
      <w:divBdr>
        <w:top w:val="none" w:sz="0" w:space="0" w:color="auto"/>
        <w:left w:val="none" w:sz="0" w:space="0" w:color="auto"/>
        <w:bottom w:val="none" w:sz="0" w:space="0" w:color="auto"/>
        <w:right w:val="none" w:sz="0" w:space="0" w:color="auto"/>
      </w:divBdr>
    </w:div>
    <w:div w:id="1406537765">
      <w:marLeft w:val="640"/>
      <w:marRight w:val="0"/>
      <w:marTop w:val="0"/>
      <w:marBottom w:val="0"/>
      <w:divBdr>
        <w:top w:val="none" w:sz="0" w:space="0" w:color="auto"/>
        <w:left w:val="none" w:sz="0" w:space="0" w:color="auto"/>
        <w:bottom w:val="none" w:sz="0" w:space="0" w:color="auto"/>
        <w:right w:val="none" w:sz="0" w:space="0" w:color="auto"/>
      </w:divBdr>
    </w:div>
    <w:div w:id="1406564438">
      <w:marLeft w:val="640"/>
      <w:marRight w:val="0"/>
      <w:marTop w:val="0"/>
      <w:marBottom w:val="0"/>
      <w:divBdr>
        <w:top w:val="none" w:sz="0" w:space="0" w:color="auto"/>
        <w:left w:val="none" w:sz="0" w:space="0" w:color="auto"/>
        <w:bottom w:val="none" w:sz="0" w:space="0" w:color="auto"/>
        <w:right w:val="none" w:sz="0" w:space="0" w:color="auto"/>
      </w:divBdr>
    </w:div>
    <w:div w:id="1406613532">
      <w:marLeft w:val="640"/>
      <w:marRight w:val="0"/>
      <w:marTop w:val="0"/>
      <w:marBottom w:val="0"/>
      <w:divBdr>
        <w:top w:val="none" w:sz="0" w:space="0" w:color="auto"/>
        <w:left w:val="none" w:sz="0" w:space="0" w:color="auto"/>
        <w:bottom w:val="none" w:sz="0" w:space="0" w:color="auto"/>
        <w:right w:val="none" w:sz="0" w:space="0" w:color="auto"/>
      </w:divBdr>
    </w:div>
    <w:div w:id="1406681513">
      <w:marLeft w:val="640"/>
      <w:marRight w:val="0"/>
      <w:marTop w:val="0"/>
      <w:marBottom w:val="0"/>
      <w:divBdr>
        <w:top w:val="none" w:sz="0" w:space="0" w:color="auto"/>
        <w:left w:val="none" w:sz="0" w:space="0" w:color="auto"/>
        <w:bottom w:val="none" w:sz="0" w:space="0" w:color="auto"/>
        <w:right w:val="none" w:sz="0" w:space="0" w:color="auto"/>
      </w:divBdr>
    </w:div>
    <w:div w:id="1406686676">
      <w:marLeft w:val="640"/>
      <w:marRight w:val="0"/>
      <w:marTop w:val="0"/>
      <w:marBottom w:val="0"/>
      <w:divBdr>
        <w:top w:val="none" w:sz="0" w:space="0" w:color="auto"/>
        <w:left w:val="none" w:sz="0" w:space="0" w:color="auto"/>
        <w:bottom w:val="none" w:sz="0" w:space="0" w:color="auto"/>
        <w:right w:val="none" w:sz="0" w:space="0" w:color="auto"/>
      </w:divBdr>
    </w:div>
    <w:div w:id="1406805663">
      <w:marLeft w:val="640"/>
      <w:marRight w:val="0"/>
      <w:marTop w:val="0"/>
      <w:marBottom w:val="0"/>
      <w:divBdr>
        <w:top w:val="none" w:sz="0" w:space="0" w:color="auto"/>
        <w:left w:val="none" w:sz="0" w:space="0" w:color="auto"/>
        <w:bottom w:val="none" w:sz="0" w:space="0" w:color="auto"/>
        <w:right w:val="none" w:sz="0" w:space="0" w:color="auto"/>
      </w:divBdr>
    </w:div>
    <w:div w:id="1406873238">
      <w:marLeft w:val="640"/>
      <w:marRight w:val="0"/>
      <w:marTop w:val="0"/>
      <w:marBottom w:val="0"/>
      <w:divBdr>
        <w:top w:val="none" w:sz="0" w:space="0" w:color="auto"/>
        <w:left w:val="none" w:sz="0" w:space="0" w:color="auto"/>
        <w:bottom w:val="none" w:sz="0" w:space="0" w:color="auto"/>
        <w:right w:val="none" w:sz="0" w:space="0" w:color="auto"/>
      </w:divBdr>
    </w:div>
    <w:div w:id="1406876906">
      <w:marLeft w:val="640"/>
      <w:marRight w:val="0"/>
      <w:marTop w:val="0"/>
      <w:marBottom w:val="0"/>
      <w:divBdr>
        <w:top w:val="none" w:sz="0" w:space="0" w:color="auto"/>
        <w:left w:val="none" w:sz="0" w:space="0" w:color="auto"/>
        <w:bottom w:val="none" w:sz="0" w:space="0" w:color="auto"/>
        <w:right w:val="none" w:sz="0" w:space="0" w:color="auto"/>
      </w:divBdr>
    </w:div>
    <w:div w:id="1406955925">
      <w:marLeft w:val="640"/>
      <w:marRight w:val="0"/>
      <w:marTop w:val="0"/>
      <w:marBottom w:val="0"/>
      <w:divBdr>
        <w:top w:val="none" w:sz="0" w:space="0" w:color="auto"/>
        <w:left w:val="none" w:sz="0" w:space="0" w:color="auto"/>
        <w:bottom w:val="none" w:sz="0" w:space="0" w:color="auto"/>
        <w:right w:val="none" w:sz="0" w:space="0" w:color="auto"/>
      </w:divBdr>
    </w:div>
    <w:div w:id="1406957345">
      <w:marLeft w:val="640"/>
      <w:marRight w:val="0"/>
      <w:marTop w:val="0"/>
      <w:marBottom w:val="0"/>
      <w:divBdr>
        <w:top w:val="none" w:sz="0" w:space="0" w:color="auto"/>
        <w:left w:val="none" w:sz="0" w:space="0" w:color="auto"/>
        <w:bottom w:val="none" w:sz="0" w:space="0" w:color="auto"/>
        <w:right w:val="none" w:sz="0" w:space="0" w:color="auto"/>
      </w:divBdr>
    </w:div>
    <w:div w:id="1406999058">
      <w:marLeft w:val="640"/>
      <w:marRight w:val="0"/>
      <w:marTop w:val="0"/>
      <w:marBottom w:val="0"/>
      <w:divBdr>
        <w:top w:val="none" w:sz="0" w:space="0" w:color="auto"/>
        <w:left w:val="none" w:sz="0" w:space="0" w:color="auto"/>
        <w:bottom w:val="none" w:sz="0" w:space="0" w:color="auto"/>
        <w:right w:val="none" w:sz="0" w:space="0" w:color="auto"/>
      </w:divBdr>
    </w:div>
    <w:div w:id="1407070857">
      <w:marLeft w:val="640"/>
      <w:marRight w:val="0"/>
      <w:marTop w:val="0"/>
      <w:marBottom w:val="0"/>
      <w:divBdr>
        <w:top w:val="none" w:sz="0" w:space="0" w:color="auto"/>
        <w:left w:val="none" w:sz="0" w:space="0" w:color="auto"/>
        <w:bottom w:val="none" w:sz="0" w:space="0" w:color="auto"/>
        <w:right w:val="none" w:sz="0" w:space="0" w:color="auto"/>
      </w:divBdr>
    </w:div>
    <w:div w:id="1407073931">
      <w:marLeft w:val="640"/>
      <w:marRight w:val="0"/>
      <w:marTop w:val="0"/>
      <w:marBottom w:val="0"/>
      <w:divBdr>
        <w:top w:val="none" w:sz="0" w:space="0" w:color="auto"/>
        <w:left w:val="none" w:sz="0" w:space="0" w:color="auto"/>
        <w:bottom w:val="none" w:sz="0" w:space="0" w:color="auto"/>
        <w:right w:val="none" w:sz="0" w:space="0" w:color="auto"/>
      </w:divBdr>
    </w:div>
    <w:div w:id="1407075555">
      <w:marLeft w:val="640"/>
      <w:marRight w:val="0"/>
      <w:marTop w:val="0"/>
      <w:marBottom w:val="0"/>
      <w:divBdr>
        <w:top w:val="none" w:sz="0" w:space="0" w:color="auto"/>
        <w:left w:val="none" w:sz="0" w:space="0" w:color="auto"/>
        <w:bottom w:val="none" w:sz="0" w:space="0" w:color="auto"/>
        <w:right w:val="none" w:sz="0" w:space="0" w:color="auto"/>
      </w:divBdr>
    </w:div>
    <w:div w:id="1407217648">
      <w:marLeft w:val="640"/>
      <w:marRight w:val="0"/>
      <w:marTop w:val="0"/>
      <w:marBottom w:val="0"/>
      <w:divBdr>
        <w:top w:val="none" w:sz="0" w:space="0" w:color="auto"/>
        <w:left w:val="none" w:sz="0" w:space="0" w:color="auto"/>
        <w:bottom w:val="none" w:sz="0" w:space="0" w:color="auto"/>
        <w:right w:val="none" w:sz="0" w:space="0" w:color="auto"/>
      </w:divBdr>
    </w:div>
    <w:div w:id="1407386796">
      <w:marLeft w:val="640"/>
      <w:marRight w:val="0"/>
      <w:marTop w:val="0"/>
      <w:marBottom w:val="0"/>
      <w:divBdr>
        <w:top w:val="none" w:sz="0" w:space="0" w:color="auto"/>
        <w:left w:val="none" w:sz="0" w:space="0" w:color="auto"/>
        <w:bottom w:val="none" w:sz="0" w:space="0" w:color="auto"/>
        <w:right w:val="none" w:sz="0" w:space="0" w:color="auto"/>
      </w:divBdr>
    </w:div>
    <w:div w:id="1407415365">
      <w:marLeft w:val="640"/>
      <w:marRight w:val="0"/>
      <w:marTop w:val="0"/>
      <w:marBottom w:val="0"/>
      <w:divBdr>
        <w:top w:val="none" w:sz="0" w:space="0" w:color="auto"/>
        <w:left w:val="none" w:sz="0" w:space="0" w:color="auto"/>
        <w:bottom w:val="none" w:sz="0" w:space="0" w:color="auto"/>
        <w:right w:val="none" w:sz="0" w:space="0" w:color="auto"/>
      </w:divBdr>
    </w:div>
    <w:div w:id="1407453644">
      <w:marLeft w:val="640"/>
      <w:marRight w:val="0"/>
      <w:marTop w:val="0"/>
      <w:marBottom w:val="0"/>
      <w:divBdr>
        <w:top w:val="none" w:sz="0" w:space="0" w:color="auto"/>
        <w:left w:val="none" w:sz="0" w:space="0" w:color="auto"/>
        <w:bottom w:val="none" w:sz="0" w:space="0" w:color="auto"/>
        <w:right w:val="none" w:sz="0" w:space="0" w:color="auto"/>
      </w:divBdr>
    </w:div>
    <w:div w:id="1407458943">
      <w:marLeft w:val="640"/>
      <w:marRight w:val="0"/>
      <w:marTop w:val="0"/>
      <w:marBottom w:val="0"/>
      <w:divBdr>
        <w:top w:val="none" w:sz="0" w:space="0" w:color="auto"/>
        <w:left w:val="none" w:sz="0" w:space="0" w:color="auto"/>
        <w:bottom w:val="none" w:sz="0" w:space="0" w:color="auto"/>
        <w:right w:val="none" w:sz="0" w:space="0" w:color="auto"/>
      </w:divBdr>
    </w:div>
    <w:div w:id="1407532682">
      <w:marLeft w:val="640"/>
      <w:marRight w:val="0"/>
      <w:marTop w:val="0"/>
      <w:marBottom w:val="0"/>
      <w:divBdr>
        <w:top w:val="none" w:sz="0" w:space="0" w:color="auto"/>
        <w:left w:val="none" w:sz="0" w:space="0" w:color="auto"/>
        <w:bottom w:val="none" w:sz="0" w:space="0" w:color="auto"/>
        <w:right w:val="none" w:sz="0" w:space="0" w:color="auto"/>
      </w:divBdr>
    </w:div>
    <w:div w:id="1407536366">
      <w:marLeft w:val="640"/>
      <w:marRight w:val="0"/>
      <w:marTop w:val="0"/>
      <w:marBottom w:val="0"/>
      <w:divBdr>
        <w:top w:val="none" w:sz="0" w:space="0" w:color="auto"/>
        <w:left w:val="none" w:sz="0" w:space="0" w:color="auto"/>
        <w:bottom w:val="none" w:sz="0" w:space="0" w:color="auto"/>
        <w:right w:val="none" w:sz="0" w:space="0" w:color="auto"/>
      </w:divBdr>
    </w:div>
    <w:div w:id="1407647895">
      <w:marLeft w:val="640"/>
      <w:marRight w:val="0"/>
      <w:marTop w:val="0"/>
      <w:marBottom w:val="0"/>
      <w:divBdr>
        <w:top w:val="none" w:sz="0" w:space="0" w:color="auto"/>
        <w:left w:val="none" w:sz="0" w:space="0" w:color="auto"/>
        <w:bottom w:val="none" w:sz="0" w:space="0" w:color="auto"/>
        <w:right w:val="none" w:sz="0" w:space="0" w:color="auto"/>
      </w:divBdr>
    </w:div>
    <w:div w:id="1407654136">
      <w:marLeft w:val="640"/>
      <w:marRight w:val="0"/>
      <w:marTop w:val="0"/>
      <w:marBottom w:val="0"/>
      <w:divBdr>
        <w:top w:val="none" w:sz="0" w:space="0" w:color="auto"/>
        <w:left w:val="none" w:sz="0" w:space="0" w:color="auto"/>
        <w:bottom w:val="none" w:sz="0" w:space="0" w:color="auto"/>
        <w:right w:val="none" w:sz="0" w:space="0" w:color="auto"/>
      </w:divBdr>
    </w:div>
    <w:div w:id="1407728663">
      <w:marLeft w:val="640"/>
      <w:marRight w:val="0"/>
      <w:marTop w:val="0"/>
      <w:marBottom w:val="0"/>
      <w:divBdr>
        <w:top w:val="none" w:sz="0" w:space="0" w:color="auto"/>
        <w:left w:val="none" w:sz="0" w:space="0" w:color="auto"/>
        <w:bottom w:val="none" w:sz="0" w:space="0" w:color="auto"/>
        <w:right w:val="none" w:sz="0" w:space="0" w:color="auto"/>
      </w:divBdr>
    </w:div>
    <w:div w:id="1407730133">
      <w:marLeft w:val="640"/>
      <w:marRight w:val="0"/>
      <w:marTop w:val="0"/>
      <w:marBottom w:val="0"/>
      <w:divBdr>
        <w:top w:val="none" w:sz="0" w:space="0" w:color="auto"/>
        <w:left w:val="none" w:sz="0" w:space="0" w:color="auto"/>
        <w:bottom w:val="none" w:sz="0" w:space="0" w:color="auto"/>
        <w:right w:val="none" w:sz="0" w:space="0" w:color="auto"/>
      </w:divBdr>
    </w:div>
    <w:div w:id="1407922321">
      <w:marLeft w:val="640"/>
      <w:marRight w:val="0"/>
      <w:marTop w:val="0"/>
      <w:marBottom w:val="0"/>
      <w:divBdr>
        <w:top w:val="none" w:sz="0" w:space="0" w:color="auto"/>
        <w:left w:val="none" w:sz="0" w:space="0" w:color="auto"/>
        <w:bottom w:val="none" w:sz="0" w:space="0" w:color="auto"/>
        <w:right w:val="none" w:sz="0" w:space="0" w:color="auto"/>
      </w:divBdr>
    </w:div>
    <w:div w:id="1407996006">
      <w:marLeft w:val="640"/>
      <w:marRight w:val="0"/>
      <w:marTop w:val="0"/>
      <w:marBottom w:val="0"/>
      <w:divBdr>
        <w:top w:val="none" w:sz="0" w:space="0" w:color="auto"/>
        <w:left w:val="none" w:sz="0" w:space="0" w:color="auto"/>
        <w:bottom w:val="none" w:sz="0" w:space="0" w:color="auto"/>
        <w:right w:val="none" w:sz="0" w:space="0" w:color="auto"/>
      </w:divBdr>
    </w:div>
    <w:div w:id="1407996237">
      <w:marLeft w:val="640"/>
      <w:marRight w:val="0"/>
      <w:marTop w:val="0"/>
      <w:marBottom w:val="0"/>
      <w:divBdr>
        <w:top w:val="none" w:sz="0" w:space="0" w:color="auto"/>
        <w:left w:val="none" w:sz="0" w:space="0" w:color="auto"/>
        <w:bottom w:val="none" w:sz="0" w:space="0" w:color="auto"/>
        <w:right w:val="none" w:sz="0" w:space="0" w:color="auto"/>
      </w:divBdr>
    </w:div>
    <w:div w:id="1408068495">
      <w:marLeft w:val="640"/>
      <w:marRight w:val="0"/>
      <w:marTop w:val="0"/>
      <w:marBottom w:val="0"/>
      <w:divBdr>
        <w:top w:val="none" w:sz="0" w:space="0" w:color="auto"/>
        <w:left w:val="none" w:sz="0" w:space="0" w:color="auto"/>
        <w:bottom w:val="none" w:sz="0" w:space="0" w:color="auto"/>
        <w:right w:val="none" w:sz="0" w:space="0" w:color="auto"/>
      </w:divBdr>
    </w:div>
    <w:div w:id="1408072577">
      <w:marLeft w:val="640"/>
      <w:marRight w:val="0"/>
      <w:marTop w:val="0"/>
      <w:marBottom w:val="0"/>
      <w:divBdr>
        <w:top w:val="none" w:sz="0" w:space="0" w:color="auto"/>
        <w:left w:val="none" w:sz="0" w:space="0" w:color="auto"/>
        <w:bottom w:val="none" w:sz="0" w:space="0" w:color="auto"/>
        <w:right w:val="none" w:sz="0" w:space="0" w:color="auto"/>
      </w:divBdr>
    </w:div>
    <w:div w:id="1408111446">
      <w:marLeft w:val="640"/>
      <w:marRight w:val="0"/>
      <w:marTop w:val="0"/>
      <w:marBottom w:val="0"/>
      <w:divBdr>
        <w:top w:val="none" w:sz="0" w:space="0" w:color="auto"/>
        <w:left w:val="none" w:sz="0" w:space="0" w:color="auto"/>
        <w:bottom w:val="none" w:sz="0" w:space="0" w:color="auto"/>
        <w:right w:val="none" w:sz="0" w:space="0" w:color="auto"/>
      </w:divBdr>
    </w:div>
    <w:div w:id="1408116204">
      <w:marLeft w:val="640"/>
      <w:marRight w:val="0"/>
      <w:marTop w:val="0"/>
      <w:marBottom w:val="0"/>
      <w:divBdr>
        <w:top w:val="none" w:sz="0" w:space="0" w:color="auto"/>
        <w:left w:val="none" w:sz="0" w:space="0" w:color="auto"/>
        <w:bottom w:val="none" w:sz="0" w:space="0" w:color="auto"/>
        <w:right w:val="none" w:sz="0" w:space="0" w:color="auto"/>
      </w:divBdr>
    </w:div>
    <w:div w:id="1408188184">
      <w:marLeft w:val="640"/>
      <w:marRight w:val="0"/>
      <w:marTop w:val="0"/>
      <w:marBottom w:val="0"/>
      <w:divBdr>
        <w:top w:val="none" w:sz="0" w:space="0" w:color="auto"/>
        <w:left w:val="none" w:sz="0" w:space="0" w:color="auto"/>
        <w:bottom w:val="none" w:sz="0" w:space="0" w:color="auto"/>
        <w:right w:val="none" w:sz="0" w:space="0" w:color="auto"/>
      </w:divBdr>
    </w:div>
    <w:div w:id="1408189627">
      <w:marLeft w:val="640"/>
      <w:marRight w:val="0"/>
      <w:marTop w:val="0"/>
      <w:marBottom w:val="0"/>
      <w:divBdr>
        <w:top w:val="none" w:sz="0" w:space="0" w:color="auto"/>
        <w:left w:val="none" w:sz="0" w:space="0" w:color="auto"/>
        <w:bottom w:val="none" w:sz="0" w:space="0" w:color="auto"/>
        <w:right w:val="none" w:sz="0" w:space="0" w:color="auto"/>
      </w:divBdr>
    </w:div>
    <w:div w:id="1408259715">
      <w:marLeft w:val="640"/>
      <w:marRight w:val="0"/>
      <w:marTop w:val="0"/>
      <w:marBottom w:val="0"/>
      <w:divBdr>
        <w:top w:val="none" w:sz="0" w:space="0" w:color="auto"/>
        <w:left w:val="none" w:sz="0" w:space="0" w:color="auto"/>
        <w:bottom w:val="none" w:sz="0" w:space="0" w:color="auto"/>
        <w:right w:val="none" w:sz="0" w:space="0" w:color="auto"/>
      </w:divBdr>
    </w:div>
    <w:div w:id="1408267325">
      <w:marLeft w:val="640"/>
      <w:marRight w:val="0"/>
      <w:marTop w:val="0"/>
      <w:marBottom w:val="0"/>
      <w:divBdr>
        <w:top w:val="none" w:sz="0" w:space="0" w:color="auto"/>
        <w:left w:val="none" w:sz="0" w:space="0" w:color="auto"/>
        <w:bottom w:val="none" w:sz="0" w:space="0" w:color="auto"/>
        <w:right w:val="none" w:sz="0" w:space="0" w:color="auto"/>
      </w:divBdr>
    </w:div>
    <w:div w:id="1408308557">
      <w:marLeft w:val="640"/>
      <w:marRight w:val="0"/>
      <w:marTop w:val="0"/>
      <w:marBottom w:val="0"/>
      <w:divBdr>
        <w:top w:val="none" w:sz="0" w:space="0" w:color="auto"/>
        <w:left w:val="none" w:sz="0" w:space="0" w:color="auto"/>
        <w:bottom w:val="none" w:sz="0" w:space="0" w:color="auto"/>
        <w:right w:val="none" w:sz="0" w:space="0" w:color="auto"/>
      </w:divBdr>
    </w:div>
    <w:div w:id="1408458702">
      <w:marLeft w:val="640"/>
      <w:marRight w:val="0"/>
      <w:marTop w:val="0"/>
      <w:marBottom w:val="0"/>
      <w:divBdr>
        <w:top w:val="none" w:sz="0" w:space="0" w:color="auto"/>
        <w:left w:val="none" w:sz="0" w:space="0" w:color="auto"/>
        <w:bottom w:val="none" w:sz="0" w:space="0" w:color="auto"/>
        <w:right w:val="none" w:sz="0" w:space="0" w:color="auto"/>
      </w:divBdr>
    </w:div>
    <w:div w:id="1408528963">
      <w:marLeft w:val="640"/>
      <w:marRight w:val="0"/>
      <w:marTop w:val="0"/>
      <w:marBottom w:val="0"/>
      <w:divBdr>
        <w:top w:val="none" w:sz="0" w:space="0" w:color="auto"/>
        <w:left w:val="none" w:sz="0" w:space="0" w:color="auto"/>
        <w:bottom w:val="none" w:sz="0" w:space="0" w:color="auto"/>
        <w:right w:val="none" w:sz="0" w:space="0" w:color="auto"/>
      </w:divBdr>
    </w:div>
    <w:div w:id="1408531468">
      <w:marLeft w:val="640"/>
      <w:marRight w:val="0"/>
      <w:marTop w:val="0"/>
      <w:marBottom w:val="0"/>
      <w:divBdr>
        <w:top w:val="none" w:sz="0" w:space="0" w:color="auto"/>
        <w:left w:val="none" w:sz="0" w:space="0" w:color="auto"/>
        <w:bottom w:val="none" w:sz="0" w:space="0" w:color="auto"/>
        <w:right w:val="none" w:sz="0" w:space="0" w:color="auto"/>
      </w:divBdr>
    </w:div>
    <w:div w:id="1408579452">
      <w:marLeft w:val="640"/>
      <w:marRight w:val="0"/>
      <w:marTop w:val="0"/>
      <w:marBottom w:val="0"/>
      <w:divBdr>
        <w:top w:val="none" w:sz="0" w:space="0" w:color="auto"/>
        <w:left w:val="none" w:sz="0" w:space="0" w:color="auto"/>
        <w:bottom w:val="none" w:sz="0" w:space="0" w:color="auto"/>
        <w:right w:val="none" w:sz="0" w:space="0" w:color="auto"/>
      </w:divBdr>
    </w:div>
    <w:div w:id="1408727486">
      <w:marLeft w:val="640"/>
      <w:marRight w:val="0"/>
      <w:marTop w:val="0"/>
      <w:marBottom w:val="0"/>
      <w:divBdr>
        <w:top w:val="none" w:sz="0" w:space="0" w:color="auto"/>
        <w:left w:val="none" w:sz="0" w:space="0" w:color="auto"/>
        <w:bottom w:val="none" w:sz="0" w:space="0" w:color="auto"/>
        <w:right w:val="none" w:sz="0" w:space="0" w:color="auto"/>
      </w:divBdr>
    </w:div>
    <w:div w:id="1408765822">
      <w:marLeft w:val="640"/>
      <w:marRight w:val="0"/>
      <w:marTop w:val="0"/>
      <w:marBottom w:val="0"/>
      <w:divBdr>
        <w:top w:val="none" w:sz="0" w:space="0" w:color="auto"/>
        <w:left w:val="none" w:sz="0" w:space="0" w:color="auto"/>
        <w:bottom w:val="none" w:sz="0" w:space="0" w:color="auto"/>
        <w:right w:val="none" w:sz="0" w:space="0" w:color="auto"/>
      </w:divBdr>
    </w:div>
    <w:div w:id="1408914777">
      <w:marLeft w:val="640"/>
      <w:marRight w:val="0"/>
      <w:marTop w:val="0"/>
      <w:marBottom w:val="0"/>
      <w:divBdr>
        <w:top w:val="none" w:sz="0" w:space="0" w:color="auto"/>
        <w:left w:val="none" w:sz="0" w:space="0" w:color="auto"/>
        <w:bottom w:val="none" w:sz="0" w:space="0" w:color="auto"/>
        <w:right w:val="none" w:sz="0" w:space="0" w:color="auto"/>
      </w:divBdr>
    </w:div>
    <w:div w:id="1409034597">
      <w:marLeft w:val="640"/>
      <w:marRight w:val="0"/>
      <w:marTop w:val="0"/>
      <w:marBottom w:val="0"/>
      <w:divBdr>
        <w:top w:val="none" w:sz="0" w:space="0" w:color="auto"/>
        <w:left w:val="none" w:sz="0" w:space="0" w:color="auto"/>
        <w:bottom w:val="none" w:sz="0" w:space="0" w:color="auto"/>
        <w:right w:val="none" w:sz="0" w:space="0" w:color="auto"/>
      </w:divBdr>
    </w:div>
    <w:div w:id="1409037951">
      <w:marLeft w:val="640"/>
      <w:marRight w:val="0"/>
      <w:marTop w:val="0"/>
      <w:marBottom w:val="0"/>
      <w:divBdr>
        <w:top w:val="none" w:sz="0" w:space="0" w:color="auto"/>
        <w:left w:val="none" w:sz="0" w:space="0" w:color="auto"/>
        <w:bottom w:val="none" w:sz="0" w:space="0" w:color="auto"/>
        <w:right w:val="none" w:sz="0" w:space="0" w:color="auto"/>
      </w:divBdr>
    </w:div>
    <w:div w:id="1409115412">
      <w:marLeft w:val="640"/>
      <w:marRight w:val="0"/>
      <w:marTop w:val="0"/>
      <w:marBottom w:val="0"/>
      <w:divBdr>
        <w:top w:val="none" w:sz="0" w:space="0" w:color="auto"/>
        <w:left w:val="none" w:sz="0" w:space="0" w:color="auto"/>
        <w:bottom w:val="none" w:sz="0" w:space="0" w:color="auto"/>
        <w:right w:val="none" w:sz="0" w:space="0" w:color="auto"/>
      </w:divBdr>
    </w:div>
    <w:div w:id="1409186602">
      <w:marLeft w:val="640"/>
      <w:marRight w:val="0"/>
      <w:marTop w:val="0"/>
      <w:marBottom w:val="0"/>
      <w:divBdr>
        <w:top w:val="none" w:sz="0" w:space="0" w:color="auto"/>
        <w:left w:val="none" w:sz="0" w:space="0" w:color="auto"/>
        <w:bottom w:val="none" w:sz="0" w:space="0" w:color="auto"/>
        <w:right w:val="none" w:sz="0" w:space="0" w:color="auto"/>
      </w:divBdr>
    </w:div>
    <w:div w:id="1409234934">
      <w:marLeft w:val="640"/>
      <w:marRight w:val="0"/>
      <w:marTop w:val="0"/>
      <w:marBottom w:val="0"/>
      <w:divBdr>
        <w:top w:val="none" w:sz="0" w:space="0" w:color="auto"/>
        <w:left w:val="none" w:sz="0" w:space="0" w:color="auto"/>
        <w:bottom w:val="none" w:sz="0" w:space="0" w:color="auto"/>
        <w:right w:val="none" w:sz="0" w:space="0" w:color="auto"/>
      </w:divBdr>
    </w:div>
    <w:div w:id="1409308309">
      <w:marLeft w:val="640"/>
      <w:marRight w:val="0"/>
      <w:marTop w:val="0"/>
      <w:marBottom w:val="0"/>
      <w:divBdr>
        <w:top w:val="none" w:sz="0" w:space="0" w:color="auto"/>
        <w:left w:val="none" w:sz="0" w:space="0" w:color="auto"/>
        <w:bottom w:val="none" w:sz="0" w:space="0" w:color="auto"/>
        <w:right w:val="none" w:sz="0" w:space="0" w:color="auto"/>
      </w:divBdr>
    </w:div>
    <w:div w:id="1409309129">
      <w:marLeft w:val="640"/>
      <w:marRight w:val="0"/>
      <w:marTop w:val="0"/>
      <w:marBottom w:val="0"/>
      <w:divBdr>
        <w:top w:val="none" w:sz="0" w:space="0" w:color="auto"/>
        <w:left w:val="none" w:sz="0" w:space="0" w:color="auto"/>
        <w:bottom w:val="none" w:sz="0" w:space="0" w:color="auto"/>
        <w:right w:val="none" w:sz="0" w:space="0" w:color="auto"/>
      </w:divBdr>
    </w:div>
    <w:div w:id="1409499063">
      <w:marLeft w:val="640"/>
      <w:marRight w:val="0"/>
      <w:marTop w:val="0"/>
      <w:marBottom w:val="0"/>
      <w:divBdr>
        <w:top w:val="none" w:sz="0" w:space="0" w:color="auto"/>
        <w:left w:val="none" w:sz="0" w:space="0" w:color="auto"/>
        <w:bottom w:val="none" w:sz="0" w:space="0" w:color="auto"/>
        <w:right w:val="none" w:sz="0" w:space="0" w:color="auto"/>
      </w:divBdr>
    </w:div>
    <w:div w:id="1409499411">
      <w:marLeft w:val="640"/>
      <w:marRight w:val="0"/>
      <w:marTop w:val="0"/>
      <w:marBottom w:val="0"/>
      <w:divBdr>
        <w:top w:val="none" w:sz="0" w:space="0" w:color="auto"/>
        <w:left w:val="none" w:sz="0" w:space="0" w:color="auto"/>
        <w:bottom w:val="none" w:sz="0" w:space="0" w:color="auto"/>
        <w:right w:val="none" w:sz="0" w:space="0" w:color="auto"/>
      </w:divBdr>
    </w:div>
    <w:div w:id="1409576214">
      <w:marLeft w:val="640"/>
      <w:marRight w:val="0"/>
      <w:marTop w:val="0"/>
      <w:marBottom w:val="0"/>
      <w:divBdr>
        <w:top w:val="none" w:sz="0" w:space="0" w:color="auto"/>
        <w:left w:val="none" w:sz="0" w:space="0" w:color="auto"/>
        <w:bottom w:val="none" w:sz="0" w:space="0" w:color="auto"/>
        <w:right w:val="none" w:sz="0" w:space="0" w:color="auto"/>
      </w:divBdr>
    </w:div>
    <w:div w:id="1409614789">
      <w:marLeft w:val="640"/>
      <w:marRight w:val="0"/>
      <w:marTop w:val="0"/>
      <w:marBottom w:val="0"/>
      <w:divBdr>
        <w:top w:val="none" w:sz="0" w:space="0" w:color="auto"/>
        <w:left w:val="none" w:sz="0" w:space="0" w:color="auto"/>
        <w:bottom w:val="none" w:sz="0" w:space="0" w:color="auto"/>
        <w:right w:val="none" w:sz="0" w:space="0" w:color="auto"/>
      </w:divBdr>
    </w:div>
    <w:div w:id="1409842768">
      <w:marLeft w:val="640"/>
      <w:marRight w:val="0"/>
      <w:marTop w:val="0"/>
      <w:marBottom w:val="0"/>
      <w:divBdr>
        <w:top w:val="none" w:sz="0" w:space="0" w:color="auto"/>
        <w:left w:val="none" w:sz="0" w:space="0" w:color="auto"/>
        <w:bottom w:val="none" w:sz="0" w:space="0" w:color="auto"/>
        <w:right w:val="none" w:sz="0" w:space="0" w:color="auto"/>
      </w:divBdr>
    </w:div>
    <w:div w:id="1409965507">
      <w:marLeft w:val="640"/>
      <w:marRight w:val="0"/>
      <w:marTop w:val="0"/>
      <w:marBottom w:val="0"/>
      <w:divBdr>
        <w:top w:val="none" w:sz="0" w:space="0" w:color="auto"/>
        <w:left w:val="none" w:sz="0" w:space="0" w:color="auto"/>
        <w:bottom w:val="none" w:sz="0" w:space="0" w:color="auto"/>
        <w:right w:val="none" w:sz="0" w:space="0" w:color="auto"/>
      </w:divBdr>
    </w:div>
    <w:div w:id="1410035672">
      <w:marLeft w:val="640"/>
      <w:marRight w:val="0"/>
      <w:marTop w:val="0"/>
      <w:marBottom w:val="0"/>
      <w:divBdr>
        <w:top w:val="none" w:sz="0" w:space="0" w:color="auto"/>
        <w:left w:val="none" w:sz="0" w:space="0" w:color="auto"/>
        <w:bottom w:val="none" w:sz="0" w:space="0" w:color="auto"/>
        <w:right w:val="none" w:sz="0" w:space="0" w:color="auto"/>
      </w:divBdr>
    </w:div>
    <w:div w:id="1410074110">
      <w:marLeft w:val="640"/>
      <w:marRight w:val="0"/>
      <w:marTop w:val="0"/>
      <w:marBottom w:val="0"/>
      <w:divBdr>
        <w:top w:val="none" w:sz="0" w:space="0" w:color="auto"/>
        <w:left w:val="none" w:sz="0" w:space="0" w:color="auto"/>
        <w:bottom w:val="none" w:sz="0" w:space="0" w:color="auto"/>
        <w:right w:val="none" w:sz="0" w:space="0" w:color="auto"/>
      </w:divBdr>
    </w:div>
    <w:div w:id="1410076512">
      <w:marLeft w:val="640"/>
      <w:marRight w:val="0"/>
      <w:marTop w:val="0"/>
      <w:marBottom w:val="0"/>
      <w:divBdr>
        <w:top w:val="none" w:sz="0" w:space="0" w:color="auto"/>
        <w:left w:val="none" w:sz="0" w:space="0" w:color="auto"/>
        <w:bottom w:val="none" w:sz="0" w:space="0" w:color="auto"/>
        <w:right w:val="none" w:sz="0" w:space="0" w:color="auto"/>
      </w:divBdr>
    </w:div>
    <w:div w:id="1410157857">
      <w:marLeft w:val="640"/>
      <w:marRight w:val="0"/>
      <w:marTop w:val="0"/>
      <w:marBottom w:val="0"/>
      <w:divBdr>
        <w:top w:val="none" w:sz="0" w:space="0" w:color="auto"/>
        <w:left w:val="none" w:sz="0" w:space="0" w:color="auto"/>
        <w:bottom w:val="none" w:sz="0" w:space="0" w:color="auto"/>
        <w:right w:val="none" w:sz="0" w:space="0" w:color="auto"/>
      </w:divBdr>
    </w:div>
    <w:div w:id="1410271663">
      <w:marLeft w:val="640"/>
      <w:marRight w:val="0"/>
      <w:marTop w:val="0"/>
      <w:marBottom w:val="0"/>
      <w:divBdr>
        <w:top w:val="none" w:sz="0" w:space="0" w:color="auto"/>
        <w:left w:val="none" w:sz="0" w:space="0" w:color="auto"/>
        <w:bottom w:val="none" w:sz="0" w:space="0" w:color="auto"/>
        <w:right w:val="none" w:sz="0" w:space="0" w:color="auto"/>
      </w:divBdr>
    </w:div>
    <w:div w:id="1410273749">
      <w:marLeft w:val="640"/>
      <w:marRight w:val="0"/>
      <w:marTop w:val="0"/>
      <w:marBottom w:val="0"/>
      <w:divBdr>
        <w:top w:val="none" w:sz="0" w:space="0" w:color="auto"/>
        <w:left w:val="none" w:sz="0" w:space="0" w:color="auto"/>
        <w:bottom w:val="none" w:sz="0" w:space="0" w:color="auto"/>
        <w:right w:val="none" w:sz="0" w:space="0" w:color="auto"/>
      </w:divBdr>
    </w:div>
    <w:div w:id="1410543068">
      <w:marLeft w:val="640"/>
      <w:marRight w:val="0"/>
      <w:marTop w:val="0"/>
      <w:marBottom w:val="0"/>
      <w:divBdr>
        <w:top w:val="none" w:sz="0" w:space="0" w:color="auto"/>
        <w:left w:val="none" w:sz="0" w:space="0" w:color="auto"/>
        <w:bottom w:val="none" w:sz="0" w:space="0" w:color="auto"/>
        <w:right w:val="none" w:sz="0" w:space="0" w:color="auto"/>
      </w:divBdr>
    </w:div>
    <w:div w:id="1410662578">
      <w:marLeft w:val="640"/>
      <w:marRight w:val="0"/>
      <w:marTop w:val="0"/>
      <w:marBottom w:val="0"/>
      <w:divBdr>
        <w:top w:val="none" w:sz="0" w:space="0" w:color="auto"/>
        <w:left w:val="none" w:sz="0" w:space="0" w:color="auto"/>
        <w:bottom w:val="none" w:sz="0" w:space="0" w:color="auto"/>
        <w:right w:val="none" w:sz="0" w:space="0" w:color="auto"/>
      </w:divBdr>
    </w:div>
    <w:div w:id="1410663466">
      <w:marLeft w:val="640"/>
      <w:marRight w:val="0"/>
      <w:marTop w:val="0"/>
      <w:marBottom w:val="0"/>
      <w:divBdr>
        <w:top w:val="none" w:sz="0" w:space="0" w:color="auto"/>
        <w:left w:val="none" w:sz="0" w:space="0" w:color="auto"/>
        <w:bottom w:val="none" w:sz="0" w:space="0" w:color="auto"/>
        <w:right w:val="none" w:sz="0" w:space="0" w:color="auto"/>
      </w:divBdr>
    </w:div>
    <w:div w:id="1410807711">
      <w:marLeft w:val="640"/>
      <w:marRight w:val="0"/>
      <w:marTop w:val="0"/>
      <w:marBottom w:val="0"/>
      <w:divBdr>
        <w:top w:val="none" w:sz="0" w:space="0" w:color="auto"/>
        <w:left w:val="none" w:sz="0" w:space="0" w:color="auto"/>
        <w:bottom w:val="none" w:sz="0" w:space="0" w:color="auto"/>
        <w:right w:val="none" w:sz="0" w:space="0" w:color="auto"/>
      </w:divBdr>
    </w:div>
    <w:div w:id="1410882614">
      <w:marLeft w:val="640"/>
      <w:marRight w:val="0"/>
      <w:marTop w:val="0"/>
      <w:marBottom w:val="0"/>
      <w:divBdr>
        <w:top w:val="none" w:sz="0" w:space="0" w:color="auto"/>
        <w:left w:val="none" w:sz="0" w:space="0" w:color="auto"/>
        <w:bottom w:val="none" w:sz="0" w:space="0" w:color="auto"/>
        <w:right w:val="none" w:sz="0" w:space="0" w:color="auto"/>
      </w:divBdr>
    </w:div>
    <w:div w:id="1410926468">
      <w:marLeft w:val="640"/>
      <w:marRight w:val="0"/>
      <w:marTop w:val="0"/>
      <w:marBottom w:val="0"/>
      <w:divBdr>
        <w:top w:val="none" w:sz="0" w:space="0" w:color="auto"/>
        <w:left w:val="none" w:sz="0" w:space="0" w:color="auto"/>
        <w:bottom w:val="none" w:sz="0" w:space="0" w:color="auto"/>
        <w:right w:val="none" w:sz="0" w:space="0" w:color="auto"/>
      </w:divBdr>
    </w:div>
    <w:div w:id="1410932070">
      <w:marLeft w:val="640"/>
      <w:marRight w:val="0"/>
      <w:marTop w:val="0"/>
      <w:marBottom w:val="0"/>
      <w:divBdr>
        <w:top w:val="none" w:sz="0" w:space="0" w:color="auto"/>
        <w:left w:val="none" w:sz="0" w:space="0" w:color="auto"/>
        <w:bottom w:val="none" w:sz="0" w:space="0" w:color="auto"/>
        <w:right w:val="none" w:sz="0" w:space="0" w:color="auto"/>
      </w:divBdr>
    </w:div>
    <w:div w:id="1411151469">
      <w:marLeft w:val="640"/>
      <w:marRight w:val="0"/>
      <w:marTop w:val="0"/>
      <w:marBottom w:val="0"/>
      <w:divBdr>
        <w:top w:val="none" w:sz="0" w:space="0" w:color="auto"/>
        <w:left w:val="none" w:sz="0" w:space="0" w:color="auto"/>
        <w:bottom w:val="none" w:sz="0" w:space="0" w:color="auto"/>
        <w:right w:val="none" w:sz="0" w:space="0" w:color="auto"/>
      </w:divBdr>
    </w:div>
    <w:div w:id="1411152999">
      <w:marLeft w:val="640"/>
      <w:marRight w:val="0"/>
      <w:marTop w:val="0"/>
      <w:marBottom w:val="0"/>
      <w:divBdr>
        <w:top w:val="none" w:sz="0" w:space="0" w:color="auto"/>
        <w:left w:val="none" w:sz="0" w:space="0" w:color="auto"/>
        <w:bottom w:val="none" w:sz="0" w:space="0" w:color="auto"/>
        <w:right w:val="none" w:sz="0" w:space="0" w:color="auto"/>
      </w:divBdr>
    </w:div>
    <w:div w:id="1411346431">
      <w:marLeft w:val="640"/>
      <w:marRight w:val="0"/>
      <w:marTop w:val="0"/>
      <w:marBottom w:val="0"/>
      <w:divBdr>
        <w:top w:val="none" w:sz="0" w:space="0" w:color="auto"/>
        <w:left w:val="none" w:sz="0" w:space="0" w:color="auto"/>
        <w:bottom w:val="none" w:sz="0" w:space="0" w:color="auto"/>
        <w:right w:val="none" w:sz="0" w:space="0" w:color="auto"/>
      </w:divBdr>
    </w:div>
    <w:div w:id="1411350491">
      <w:marLeft w:val="640"/>
      <w:marRight w:val="0"/>
      <w:marTop w:val="0"/>
      <w:marBottom w:val="0"/>
      <w:divBdr>
        <w:top w:val="none" w:sz="0" w:space="0" w:color="auto"/>
        <w:left w:val="none" w:sz="0" w:space="0" w:color="auto"/>
        <w:bottom w:val="none" w:sz="0" w:space="0" w:color="auto"/>
        <w:right w:val="none" w:sz="0" w:space="0" w:color="auto"/>
      </w:divBdr>
    </w:div>
    <w:div w:id="1411388092">
      <w:marLeft w:val="640"/>
      <w:marRight w:val="0"/>
      <w:marTop w:val="0"/>
      <w:marBottom w:val="0"/>
      <w:divBdr>
        <w:top w:val="none" w:sz="0" w:space="0" w:color="auto"/>
        <w:left w:val="none" w:sz="0" w:space="0" w:color="auto"/>
        <w:bottom w:val="none" w:sz="0" w:space="0" w:color="auto"/>
        <w:right w:val="none" w:sz="0" w:space="0" w:color="auto"/>
      </w:divBdr>
    </w:div>
    <w:div w:id="1411390269">
      <w:marLeft w:val="640"/>
      <w:marRight w:val="0"/>
      <w:marTop w:val="0"/>
      <w:marBottom w:val="0"/>
      <w:divBdr>
        <w:top w:val="none" w:sz="0" w:space="0" w:color="auto"/>
        <w:left w:val="none" w:sz="0" w:space="0" w:color="auto"/>
        <w:bottom w:val="none" w:sz="0" w:space="0" w:color="auto"/>
        <w:right w:val="none" w:sz="0" w:space="0" w:color="auto"/>
      </w:divBdr>
    </w:div>
    <w:div w:id="1411540425">
      <w:marLeft w:val="640"/>
      <w:marRight w:val="0"/>
      <w:marTop w:val="0"/>
      <w:marBottom w:val="0"/>
      <w:divBdr>
        <w:top w:val="none" w:sz="0" w:space="0" w:color="auto"/>
        <w:left w:val="none" w:sz="0" w:space="0" w:color="auto"/>
        <w:bottom w:val="none" w:sz="0" w:space="0" w:color="auto"/>
        <w:right w:val="none" w:sz="0" w:space="0" w:color="auto"/>
      </w:divBdr>
    </w:div>
    <w:div w:id="1411735008">
      <w:marLeft w:val="640"/>
      <w:marRight w:val="0"/>
      <w:marTop w:val="0"/>
      <w:marBottom w:val="0"/>
      <w:divBdr>
        <w:top w:val="none" w:sz="0" w:space="0" w:color="auto"/>
        <w:left w:val="none" w:sz="0" w:space="0" w:color="auto"/>
        <w:bottom w:val="none" w:sz="0" w:space="0" w:color="auto"/>
        <w:right w:val="none" w:sz="0" w:space="0" w:color="auto"/>
      </w:divBdr>
    </w:div>
    <w:div w:id="1411855701">
      <w:marLeft w:val="640"/>
      <w:marRight w:val="0"/>
      <w:marTop w:val="0"/>
      <w:marBottom w:val="0"/>
      <w:divBdr>
        <w:top w:val="none" w:sz="0" w:space="0" w:color="auto"/>
        <w:left w:val="none" w:sz="0" w:space="0" w:color="auto"/>
        <w:bottom w:val="none" w:sz="0" w:space="0" w:color="auto"/>
        <w:right w:val="none" w:sz="0" w:space="0" w:color="auto"/>
      </w:divBdr>
    </w:div>
    <w:div w:id="1411922085">
      <w:marLeft w:val="640"/>
      <w:marRight w:val="0"/>
      <w:marTop w:val="0"/>
      <w:marBottom w:val="0"/>
      <w:divBdr>
        <w:top w:val="none" w:sz="0" w:space="0" w:color="auto"/>
        <w:left w:val="none" w:sz="0" w:space="0" w:color="auto"/>
        <w:bottom w:val="none" w:sz="0" w:space="0" w:color="auto"/>
        <w:right w:val="none" w:sz="0" w:space="0" w:color="auto"/>
      </w:divBdr>
    </w:div>
    <w:div w:id="1411922343">
      <w:marLeft w:val="640"/>
      <w:marRight w:val="0"/>
      <w:marTop w:val="0"/>
      <w:marBottom w:val="0"/>
      <w:divBdr>
        <w:top w:val="none" w:sz="0" w:space="0" w:color="auto"/>
        <w:left w:val="none" w:sz="0" w:space="0" w:color="auto"/>
        <w:bottom w:val="none" w:sz="0" w:space="0" w:color="auto"/>
        <w:right w:val="none" w:sz="0" w:space="0" w:color="auto"/>
      </w:divBdr>
    </w:div>
    <w:div w:id="1411923111">
      <w:marLeft w:val="640"/>
      <w:marRight w:val="0"/>
      <w:marTop w:val="0"/>
      <w:marBottom w:val="0"/>
      <w:divBdr>
        <w:top w:val="none" w:sz="0" w:space="0" w:color="auto"/>
        <w:left w:val="none" w:sz="0" w:space="0" w:color="auto"/>
        <w:bottom w:val="none" w:sz="0" w:space="0" w:color="auto"/>
        <w:right w:val="none" w:sz="0" w:space="0" w:color="auto"/>
      </w:divBdr>
    </w:div>
    <w:div w:id="1411930562">
      <w:marLeft w:val="640"/>
      <w:marRight w:val="0"/>
      <w:marTop w:val="0"/>
      <w:marBottom w:val="0"/>
      <w:divBdr>
        <w:top w:val="none" w:sz="0" w:space="0" w:color="auto"/>
        <w:left w:val="none" w:sz="0" w:space="0" w:color="auto"/>
        <w:bottom w:val="none" w:sz="0" w:space="0" w:color="auto"/>
        <w:right w:val="none" w:sz="0" w:space="0" w:color="auto"/>
      </w:divBdr>
    </w:div>
    <w:div w:id="1412005794">
      <w:marLeft w:val="640"/>
      <w:marRight w:val="0"/>
      <w:marTop w:val="0"/>
      <w:marBottom w:val="0"/>
      <w:divBdr>
        <w:top w:val="none" w:sz="0" w:space="0" w:color="auto"/>
        <w:left w:val="none" w:sz="0" w:space="0" w:color="auto"/>
        <w:bottom w:val="none" w:sz="0" w:space="0" w:color="auto"/>
        <w:right w:val="none" w:sz="0" w:space="0" w:color="auto"/>
      </w:divBdr>
    </w:div>
    <w:div w:id="1412041815">
      <w:marLeft w:val="640"/>
      <w:marRight w:val="0"/>
      <w:marTop w:val="0"/>
      <w:marBottom w:val="0"/>
      <w:divBdr>
        <w:top w:val="none" w:sz="0" w:space="0" w:color="auto"/>
        <w:left w:val="none" w:sz="0" w:space="0" w:color="auto"/>
        <w:bottom w:val="none" w:sz="0" w:space="0" w:color="auto"/>
        <w:right w:val="none" w:sz="0" w:space="0" w:color="auto"/>
      </w:divBdr>
    </w:div>
    <w:div w:id="1412047542">
      <w:marLeft w:val="640"/>
      <w:marRight w:val="0"/>
      <w:marTop w:val="0"/>
      <w:marBottom w:val="0"/>
      <w:divBdr>
        <w:top w:val="none" w:sz="0" w:space="0" w:color="auto"/>
        <w:left w:val="none" w:sz="0" w:space="0" w:color="auto"/>
        <w:bottom w:val="none" w:sz="0" w:space="0" w:color="auto"/>
        <w:right w:val="none" w:sz="0" w:space="0" w:color="auto"/>
      </w:divBdr>
    </w:div>
    <w:div w:id="1412123040">
      <w:marLeft w:val="640"/>
      <w:marRight w:val="0"/>
      <w:marTop w:val="0"/>
      <w:marBottom w:val="0"/>
      <w:divBdr>
        <w:top w:val="none" w:sz="0" w:space="0" w:color="auto"/>
        <w:left w:val="none" w:sz="0" w:space="0" w:color="auto"/>
        <w:bottom w:val="none" w:sz="0" w:space="0" w:color="auto"/>
        <w:right w:val="none" w:sz="0" w:space="0" w:color="auto"/>
      </w:divBdr>
    </w:div>
    <w:div w:id="1412123492">
      <w:marLeft w:val="640"/>
      <w:marRight w:val="0"/>
      <w:marTop w:val="0"/>
      <w:marBottom w:val="0"/>
      <w:divBdr>
        <w:top w:val="none" w:sz="0" w:space="0" w:color="auto"/>
        <w:left w:val="none" w:sz="0" w:space="0" w:color="auto"/>
        <w:bottom w:val="none" w:sz="0" w:space="0" w:color="auto"/>
        <w:right w:val="none" w:sz="0" w:space="0" w:color="auto"/>
      </w:divBdr>
    </w:div>
    <w:div w:id="1412198317">
      <w:marLeft w:val="640"/>
      <w:marRight w:val="0"/>
      <w:marTop w:val="0"/>
      <w:marBottom w:val="0"/>
      <w:divBdr>
        <w:top w:val="none" w:sz="0" w:space="0" w:color="auto"/>
        <w:left w:val="none" w:sz="0" w:space="0" w:color="auto"/>
        <w:bottom w:val="none" w:sz="0" w:space="0" w:color="auto"/>
        <w:right w:val="none" w:sz="0" w:space="0" w:color="auto"/>
      </w:divBdr>
    </w:div>
    <w:div w:id="1412240589">
      <w:marLeft w:val="640"/>
      <w:marRight w:val="0"/>
      <w:marTop w:val="0"/>
      <w:marBottom w:val="0"/>
      <w:divBdr>
        <w:top w:val="none" w:sz="0" w:space="0" w:color="auto"/>
        <w:left w:val="none" w:sz="0" w:space="0" w:color="auto"/>
        <w:bottom w:val="none" w:sz="0" w:space="0" w:color="auto"/>
        <w:right w:val="none" w:sz="0" w:space="0" w:color="auto"/>
      </w:divBdr>
    </w:div>
    <w:div w:id="1412240620">
      <w:marLeft w:val="640"/>
      <w:marRight w:val="0"/>
      <w:marTop w:val="0"/>
      <w:marBottom w:val="0"/>
      <w:divBdr>
        <w:top w:val="none" w:sz="0" w:space="0" w:color="auto"/>
        <w:left w:val="none" w:sz="0" w:space="0" w:color="auto"/>
        <w:bottom w:val="none" w:sz="0" w:space="0" w:color="auto"/>
        <w:right w:val="none" w:sz="0" w:space="0" w:color="auto"/>
      </w:divBdr>
    </w:div>
    <w:div w:id="1412386953">
      <w:marLeft w:val="640"/>
      <w:marRight w:val="0"/>
      <w:marTop w:val="0"/>
      <w:marBottom w:val="0"/>
      <w:divBdr>
        <w:top w:val="none" w:sz="0" w:space="0" w:color="auto"/>
        <w:left w:val="none" w:sz="0" w:space="0" w:color="auto"/>
        <w:bottom w:val="none" w:sz="0" w:space="0" w:color="auto"/>
        <w:right w:val="none" w:sz="0" w:space="0" w:color="auto"/>
      </w:divBdr>
    </w:div>
    <w:div w:id="1412653162">
      <w:marLeft w:val="640"/>
      <w:marRight w:val="0"/>
      <w:marTop w:val="0"/>
      <w:marBottom w:val="0"/>
      <w:divBdr>
        <w:top w:val="none" w:sz="0" w:space="0" w:color="auto"/>
        <w:left w:val="none" w:sz="0" w:space="0" w:color="auto"/>
        <w:bottom w:val="none" w:sz="0" w:space="0" w:color="auto"/>
        <w:right w:val="none" w:sz="0" w:space="0" w:color="auto"/>
      </w:divBdr>
    </w:div>
    <w:div w:id="1412653798">
      <w:marLeft w:val="640"/>
      <w:marRight w:val="0"/>
      <w:marTop w:val="0"/>
      <w:marBottom w:val="0"/>
      <w:divBdr>
        <w:top w:val="none" w:sz="0" w:space="0" w:color="auto"/>
        <w:left w:val="none" w:sz="0" w:space="0" w:color="auto"/>
        <w:bottom w:val="none" w:sz="0" w:space="0" w:color="auto"/>
        <w:right w:val="none" w:sz="0" w:space="0" w:color="auto"/>
      </w:divBdr>
    </w:div>
    <w:div w:id="1412696290">
      <w:marLeft w:val="640"/>
      <w:marRight w:val="0"/>
      <w:marTop w:val="0"/>
      <w:marBottom w:val="0"/>
      <w:divBdr>
        <w:top w:val="none" w:sz="0" w:space="0" w:color="auto"/>
        <w:left w:val="none" w:sz="0" w:space="0" w:color="auto"/>
        <w:bottom w:val="none" w:sz="0" w:space="0" w:color="auto"/>
        <w:right w:val="none" w:sz="0" w:space="0" w:color="auto"/>
      </w:divBdr>
    </w:div>
    <w:div w:id="1412701149">
      <w:marLeft w:val="640"/>
      <w:marRight w:val="0"/>
      <w:marTop w:val="0"/>
      <w:marBottom w:val="0"/>
      <w:divBdr>
        <w:top w:val="none" w:sz="0" w:space="0" w:color="auto"/>
        <w:left w:val="none" w:sz="0" w:space="0" w:color="auto"/>
        <w:bottom w:val="none" w:sz="0" w:space="0" w:color="auto"/>
        <w:right w:val="none" w:sz="0" w:space="0" w:color="auto"/>
      </w:divBdr>
    </w:div>
    <w:div w:id="1412702046">
      <w:marLeft w:val="640"/>
      <w:marRight w:val="0"/>
      <w:marTop w:val="0"/>
      <w:marBottom w:val="0"/>
      <w:divBdr>
        <w:top w:val="none" w:sz="0" w:space="0" w:color="auto"/>
        <w:left w:val="none" w:sz="0" w:space="0" w:color="auto"/>
        <w:bottom w:val="none" w:sz="0" w:space="0" w:color="auto"/>
        <w:right w:val="none" w:sz="0" w:space="0" w:color="auto"/>
      </w:divBdr>
    </w:div>
    <w:div w:id="1412779969">
      <w:marLeft w:val="640"/>
      <w:marRight w:val="0"/>
      <w:marTop w:val="0"/>
      <w:marBottom w:val="0"/>
      <w:divBdr>
        <w:top w:val="none" w:sz="0" w:space="0" w:color="auto"/>
        <w:left w:val="none" w:sz="0" w:space="0" w:color="auto"/>
        <w:bottom w:val="none" w:sz="0" w:space="0" w:color="auto"/>
        <w:right w:val="none" w:sz="0" w:space="0" w:color="auto"/>
      </w:divBdr>
    </w:div>
    <w:div w:id="1412846475">
      <w:marLeft w:val="640"/>
      <w:marRight w:val="0"/>
      <w:marTop w:val="0"/>
      <w:marBottom w:val="0"/>
      <w:divBdr>
        <w:top w:val="none" w:sz="0" w:space="0" w:color="auto"/>
        <w:left w:val="none" w:sz="0" w:space="0" w:color="auto"/>
        <w:bottom w:val="none" w:sz="0" w:space="0" w:color="auto"/>
        <w:right w:val="none" w:sz="0" w:space="0" w:color="auto"/>
      </w:divBdr>
    </w:div>
    <w:div w:id="1412847258">
      <w:marLeft w:val="640"/>
      <w:marRight w:val="0"/>
      <w:marTop w:val="0"/>
      <w:marBottom w:val="0"/>
      <w:divBdr>
        <w:top w:val="none" w:sz="0" w:space="0" w:color="auto"/>
        <w:left w:val="none" w:sz="0" w:space="0" w:color="auto"/>
        <w:bottom w:val="none" w:sz="0" w:space="0" w:color="auto"/>
        <w:right w:val="none" w:sz="0" w:space="0" w:color="auto"/>
      </w:divBdr>
    </w:div>
    <w:div w:id="1412853621">
      <w:marLeft w:val="640"/>
      <w:marRight w:val="0"/>
      <w:marTop w:val="0"/>
      <w:marBottom w:val="0"/>
      <w:divBdr>
        <w:top w:val="none" w:sz="0" w:space="0" w:color="auto"/>
        <w:left w:val="none" w:sz="0" w:space="0" w:color="auto"/>
        <w:bottom w:val="none" w:sz="0" w:space="0" w:color="auto"/>
        <w:right w:val="none" w:sz="0" w:space="0" w:color="auto"/>
      </w:divBdr>
    </w:div>
    <w:div w:id="1412854384">
      <w:marLeft w:val="640"/>
      <w:marRight w:val="0"/>
      <w:marTop w:val="0"/>
      <w:marBottom w:val="0"/>
      <w:divBdr>
        <w:top w:val="none" w:sz="0" w:space="0" w:color="auto"/>
        <w:left w:val="none" w:sz="0" w:space="0" w:color="auto"/>
        <w:bottom w:val="none" w:sz="0" w:space="0" w:color="auto"/>
        <w:right w:val="none" w:sz="0" w:space="0" w:color="auto"/>
      </w:divBdr>
    </w:div>
    <w:div w:id="1412966277">
      <w:marLeft w:val="640"/>
      <w:marRight w:val="0"/>
      <w:marTop w:val="0"/>
      <w:marBottom w:val="0"/>
      <w:divBdr>
        <w:top w:val="none" w:sz="0" w:space="0" w:color="auto"/>
        <w:left w:val="none" w:sz="0" w:space="0" w:color="auto"/>
        <w:bottom w:val="none" w:sz="0" w:space="0" w:color="auto"/>
        <w:right w:val="none" w:sz="0" w:space="0" w:color="auto"/>
      </w:divBdr>
    </w:div>
    <w:div w:id="1412969315">
      <w:marLeft w:val="640"/>
      <w:marRight w:val="0"/>
      <w:marTop w:val="0"/>
      <w:marBottom w:val="0"/>
      <w:divBdr>
        <w:top w:val="none" w:sz="0" w:space="0" w:color="auto"/>
        <w:left w:val="none" w:sz="0" w:space="0" w:color="auto"/>
        <w:bottom w:val="none" w:sz="0" w:space="0" w:color="auto"/>
        <w:right w:val="none" w:sz="0" w:space="0" w:color="auto"/>
      </w:divBdr>
    </w:div>
    <w:div w:id="1412972988">
      <w:marLeft w:val="640"/>
      <w:marRight w:val="0"/>
      <w:marTop w:val="0"/>
      <w:marBottom w:val="0"/>
      <w:divBdr>
        <w:top w:val="none" w:sz="0" w:space="0" w:color="auto"/>
        <w:left w:val="none" w:sz="0" w:space="0" w:color="auto"/>
        <w:bottom w:val="none" w:sz="0" w:space="0" w:color="auto"/>
        <w:right w:val="none" w:sz="0" w:space="0" w:color="auto"/>
      </w:divBdr>
    </w:div>
    <w:div w:id="1413160481">
      <w:marLeft w:val="640"/>
      <w:marRight w:val="0"/>
      <w:marTop w:val="0"/>
      <w:marBottom w:val="0"/>
      <w:divBdr>
        <w:top w:val="none" w:sz="0" w:space="0" w:color="auto"/>
        <w:left w:val="none" w:sz="0" w:space="0" w:color="auto"/>
        <w:bottom w:val="none" w:sz="0" w:space="0" w:color="auto"/>
        <w:right w:val="none" w:sz="0" w:space="0" w:color="auto"/>
      </w:divBdr>
    </w:div>
    <w:div w:id="1413164956">
      <w:marLeft w:val="640"/>
      <w:marRight w:val="0"/>
      <w:marTop w:val="0"/>
      <w:marBottom w:val="0"/>
      <w:divBdr>
        <w:top w:val="none" w:sz="0" w:space="0" w:color="auto"/>
        <w:left w:val="none" w:sz="0" w:space="0" w:color="auto"/>
        <w:bottom w:val="none" w:sz="0" w:space="0" w:color="auto"/>
        <w:right w:val="none" w:sz="0" w:space="0" w:color="auto"/>
      </w:divBdr>
    </w:div>
    <w:div w:id="1413236194">
      <w:marLeft w:val="640"/>
      <w:marRight w:val="0"/>
      <w:marTop w:val="0"/>
      <w:marBottom w:val="0"/>
      <w:divBdr>
        <w:top w:val="none" w:sz="0" w:space="0" w:color="auto"/>
        <w:left w:val="none" w:sz="0" w:space="0" w:color="auto"/>
        <w:bottom w:val="none" w:sz="0" w:space="0" w:color="auto"/>
        <w:right w:val="none" w:sz="0" w:space="0" w:color="auto"/>
      </w:divBdr>
    </w:div>
    <w:div w:id="1413284422">
      <w:marLeft w:val="640"/>
      <w:marRight w:val="0"/>
      <w:marTop w:val="0"/>
      <w:marBottom w:val="0"/>
      <w:divBdr>
        <w:top w:val="none" w:sz="0" w:space="0" w:color="auto"/>
        <w:left w:val="none" w:sz="0" w:space="0" w:color="auto"/>
        <w:bottom w:val="none" w:sz="0" w:space="0" w:color="auto"/>
        <w:right w:val="none" w:sz="0" w:space="0" w:color="auto"/>
      </w:divBdr>
    </w:div>
    <w:div w:id="1413434377">
      <w:marLeft w:val="640"/>
      <w:marRight w:val="0"/>
      <w:marTop w:val="0"/>
      <w:marBottom w:val="0"/>
      <w:divBdr>
        <w:top w:val="none" w:sz="0" w:space="0" w:color="auto"/>
        <w:left w:val="none" w:sz="0" w:space="0" w:color="auto"/>
        <w:bottom w:val="none" w:sz="0" w:space="0" w:color="auto"/>
        <w:right w:val="none" w:sz="0" w:space="0" w:color="auto"/>
      </w:divBdr>
    </w:div>
    <w:div w:id="1413505523">
      <w:marLeft w:val="640"/>
      <w:marRight w:val="0"/>
      <w:marTop w:val="0"/>
      <w:marBottom w:val="0"/>
      <w:divBdr>
        <w:top w:val="none" w:sz="0" w:space="0" w:color="auto"/>
        <w:left w:val="none" w:sz="0" w:space="0" w:color="auto"/>
        <w:bottom w:val="none" w:sz="0" w:space="0" w:color="auto"/>
        <w:right w:val="none" w:sz="0" w:space="0" w:color="auto"/>
      </w:divBdr>
    </w:div>
    <w:div w:id="1413551820">
      <w:marLeft w:val="640"/>
      <w:marRight w:val="0"/>
      <w:marTop w:val="0"/>
      <w:marBottom w:val="0"/>
      <w:divBdr>
        <w:top w:val="none" w:sz="0" w:space="0" w:color="auto"/>
        <w:left w:val="none" w:sz="0" w:space="0" w:color="auto"/>
        <w:bottom w:val="none" w:sz="0" w:space="0" w:color="auto"/>
        <w:right w:val="none" w:sz="0" w:space="0" w:color="auto"/>
      </w:divBdr>
    </w:div>
    <w:div w:id="1413576609">
      <w:marLeft w:val="640"/>
      <w:marRight w:val="0"/>
      <w:marTop w:val="0"/>
      <w:marBottom w:val="0"/>
      <w:divBdr>
        <w:top w:val="none" w:sz="0" w:space="0" w:color="auto"/>
        <w:left w:val="none" w:sz="0" w:space="0" w:color="auto"/>
        <w:bottom w:val="none" w:sz="0" w:space="0" w:color="auto"/>
        <w:right w:val="none" w:sz="0" w:space="0" w:color="auto"/>
      </w:divBdr>
    </w:div>
    <w:div w:id="1413627563">
      <w:marLeft w:val="640"/>
      <w:marRight w:val="0"/>
      <w:marTop w:val="0"/>
      <w:marBottom w:val="0"/>
      <w:divBdr>
        <w:top w:val="none" w:sz="0" w:space="0" w:color="auto"/>
        <w:left w:val="none" w:sz="0" w:space="0" w:color="auto"/>
        <w:bottom w:val="none" w:sz="0" w:space="0" w:color="auto"/>
        <w:right w:val="none" w:sz="0" w:space="0" w:color="auto"/>
      </w:divBdr>
    </w:div>
    <w:div w:id="1413697939">
      <w:marLeft w:val="640"/>
      <w:marRight w:val="0"/>
      <w:marTop w:val="0"/>
      <w:marBottom w:val="0"/>
      <w:divBdr>
        <w:top w:val="none" w:sz="0" w:space="0" w:color="auto"/>
        <w:left w:val="none" w:sz="0" w:space="0" w:color="auto"/>
        <w:bottom w:val="none" w:sz="0" w:space="0" w:color="auto"/>
        <w:right w:val="none" w:sz="0" w:space="0" w:color="auto"/>
      </w:divBdr>
    </w:div>
    <w:div w:id="1413700087">
      <w:marLeft w:val="640"/>
      <w:marRight w:val="0"/>
      <w:marTop w:val="0"/>
      <w:marBottom w:val="0"/>
      <w:divBdr>
        <w:top w:val="none" w:sz="0" w:space="0" w:color="auto"/>
        <w:left w:val="none" w:sz="0" w:space="0" w:color="auto"/>
        <w:bottom w:val="none" w:sz="0" w:space="0" w:color="auto"/>
        <w:right w:val="none" w:sz="0" w:space="0" w:color="auto"/>
      </w:divBdr>
    </w:div>
    <w:div w:id="1413743167">
      <w:marLeft w:val="640"/>
      <w:marRight w:val="0"/>
      <w:marTop w:val="0"/>
      <w:marBottom w:val="0"/>
      <w:divBdr>
        <w:top w:val="none" w:sz="0" w:space="0" w:color="auto"/>
        <w:left w:val="none" w:sz="0" w:space="0" w:color="auto"/>
        <w:bottom w:val="none" w:sz="0" w:space="0" w:color="auto"/>
        <w:right w:val="none" w:sz="0" w:space="0" w:color="auto"/>
      </w:divBdr>
    </w:div>
    <w:div w:id="1413812525">
      <w:marLeft w:val="640"/>
      <w:marRight w:val="0"/>
      <w:marTop w:val="0"/>
      <w:marBottom w:val="0"/>
      <w:divBdr>
        <w:top w:val="none" w:sz="0" w:space="0" w:color="auto"/>
        <w:left w:val="none" w:sz="0" w:space="0" w:color="auto"/>
        <w:bottom w:val="none" w:sz="0" w:space="0" w:color="auto"/>
        <w:right w:val="none" w:sz="0" w:space="0" w:color="auto"/>
      </w:divBdr>
    </w:div>
    <w:div w:id="1413819195">
      <w:marLeft w:val="640"/>
      <w:marRight w:val="0"/>
      <w:marTop w:val="0"/>
      <w:marBottom w:val="0"/>
      <w:divBdr>
        <w:top w:val="none" w:sz="0" w:space="0" w:color="auto"/>
        <w:left w:val="none" w:sz="0" w:space="0" w:color="auto"/>
        <w:bottom w:val="none" w:sz="0" w:space="0" w:color="auto"/>
        <w:right w:val="none" w:sz="0" w:space="0" w:color="auto"/>
      </w:divBdr>
    </w:div>
    <w:div w:id="1414010174">
      <w:marLeft w:val="640"/>
      <w:marRight w:val="0"/>
      <w:marTop w:val="0"/>
      <w:marBottom w:val="0"/>
      <w:divBdr>
        <w:top w:val="none" w:sz="0" w:space="0" w:color="auto"/>
        <w:left w:val="none" w:sz="0" w:space="0" w:color="auto"/>
        <w:bottom w:val="none" w:sz="0" w:space="0" w:color="auto"/>
        <w:right w:val="none" w:sz="0" w:space="0" w:color="auto"/>
      </w:divBdr>
    </w:div>
    <w:div w:id="1414089639">
      <w:marLeft w:val="640"/>
      <w:marRight w:val="0"/>
      <w:marTop w:val="0"/>
      <w:marBottom w:val="0"/>
      <w:divBdr>
        <w:top w:val="none" w:sz="0" w:space="0" w:color="auto"/>
        <w:left w:val="none" w:sz="0" w:space="0" w:color="auto"/>
        <w:bottom w:val="none" w:sz="0" w:space="0" w:color="auto"/>
        <w:right w:val="none" w:sz="0" w:space="0" w:color="auto"/>
      </w:divBdr>
    </w:div>
    <w:div w:id="1414156118">
      <w:marLeft w:val="640"/>
      <w:marRight w:val="0"/>
      <w:marTop w:val="0"/>
      <w:marBottom w:val="0"/>
      <w:divBdr>
        <w:top w:val="none" w:sz="0" w:space="0" w:color="auto"/>
        <w:left w:val="none" w:sz="0" w:space="0" w:color="auto"/>
        <w:bottom w:val="none" w:sz="0" w:space="0" w:color="auto"/>
        <w:right w:val="none" w:sz="0" w:space="0" w:color="auto"/>
      </w:divBdr>
    </w:div>
    <w:div w:id="1414157655">
      <w:marLeft w:val="640"/>
      <w:marRight w:val="0"/>
      <w:marTop w:val="0"/>
      <w:marBottom w:val="0"/>
      <w:divBdr>
        <w:top w:val="none" w:sz="0" w:space="0" w:color="auto"/>
        <w:left w:val="none" w:sz="0" w:space="0" w:color="auto"/>
        <w:bottom w:val="none" w:sz="0" w:space="0" w:color="auto"/>
        <w:right w:val="none" w:sz="0" w:space="0" w:color="auto"/>
      </w:divBdr>
    </w:div>
    <w:div w:id="1414158864">
      <w:marLeft w:val="640"/>
      <w:marRight w:val="0"/>
      <w:marTop w:val="0"/>
      <w:marBottom w:val="0"/>
      <w:divBdr>
        <w:top w:val="none" w:sz="0" w:space="0" w:color="auto"/>
        <w:left w:val="none" w:sz="0" w:space="0" w:color="auto"/>
        <w:bottom w:val="none" w:sz="0" w:space="0" w:color="auto"/>
        <w:right w:val="none" w:sz="0" w:space="0" w:color="auto"/>
      </w:divBdr>
    </w:div>
    <w:div w:id="1414161721">
      <w:marLeft w:val="640"/>
      <w:marRight w:val="0"/>
      <w:marTop w:val="0"/>
      <w:marBottom w:val="0"/>
      <w:divBdr>
        <w:top w:val="none" w:sz="0" w:space="0" w:color="auto"/>
        <w:left w:val="none" w:sz="0" w:space="0" w:color="auto"/>
        <w:bottom w:val="none" w:sz="0" w:space="0" w:color="auto"/>
        <w:right w:val="none" w:sz="0" w:space="0" w:color="auto"/>
      </w:divBdr>
    </w:div>
    <w:div w:id="1414206218">
      <w:marLeft w:val="640"/>
      <w:marRight w:val="0"/>
      <w:marTop w:val="0"/>
      <w:marBottom w:val="0"/>
      <w:divBdr>
        <w:top w:val="none" w:sz="0" w:space="0" w:color="auto"/>
        <w:left w:val="none" w:sz="0" w:space="0" w:color="auto"/>
        <w:bottom w:val="none" w:sz="0" w:space="0" w:color="auto"/>
        <w:right w:val="none" w:sz="0" w:space="0" w:color="auto"/>
      </w:divBdr>
    </w:div>
    <w:div w:id="1414475204">
      <w:marLeft w:val="640"/>
      <w:marRight w:val="0"/>
      <w:marTop w:val="0"/>
      <w:marBottom w:val="0"/>
      <w:divBdr>
        <w:top w:val="none" w:sz="0" w:space="0" w:color="auto"/>
        <w:left w:val="none" w:sz="0" w:space="0" w:color="auto"/>
        <w:bottom w:val="none" w:sz="0" w:space="0" w:color="auto"/>
        <w:right w:val="none" w:sz="0" w:space="0" w:color="auto"/>
      </w:divBdr>
    </w:div>
    <w:div w:id="1414663003">
      <w:marLeft w:val="640"/>
      <w:marRight w:val="0"/>
      <w:marTop w:val="0"/>
      <w:marBottom w:val="0"/>
      <w:divBdr>
        <w:top w:val="none" w:sz="0" w:space="0" w:color="auto"/>
        <w:left w:val="none" w:sz="0" w:space="0" w:color="auto"/>
        <w:bottom w:val="none" w:sz="0" w:space="0" w:color="auto"/>
        <w:right w:val="none" w:sz="0" w:space="0" w:color="auto"/>
      </w:divBdr>
    </w:div>
    <w:div w:id="1414665475">
      <w:marLeft w:val="640"/>
      <w:marRight w:val="0"/>
      <w:marTop w:val="0"/>
      <w:marBottom w:val="0"/>
      <w:divBdr>
        <w:top w:val="none" w:sz="0" w:space="0" w:color="auto"/>
        <w:left w:val="none" w:sz="0" w:space="0" w:color="auto"/>
        <w:bottom w:val="none" w:sz="0" w:space="0" w:color="auto"/>
        <w:right w:val="none" w:sz="0" w:space="0" w:color="auto"/>
      </w:divBdr>
    </w:div>
    <w:div w:id="1414738599">
      <w:marLeft w:val="640"/>
      <w:marRight w:val="0"/>
      <w:marTop w:val="0"/>
      <w:marBottom w:val="0"/>
      <w:divBdr>
        <w:top w:val="none" w:sz="0" w:space="0" w:color="auto"/>
        <w:left w:val="none" w:sz="0" w:space="0" w:color="auto"/>
        <w:bottom w:val="none" w:sz="0" w:space="0" w:color="auto"/>
        <w:right w:val="none" w:sz="0" w:space="0" w:color="auto"/>
      </w:divBdr>
    </w:div>
    <w:div w:id="1414744289">
      <w:marLeft w:val="640"/>
      <w:marRight w:val="0"/>
      <w:marTop w:val="0"/>
      <w:marBottom w:val="0"/>
      <w:divBdr>
        <w:top w:val="none" w:sz="0" w:space="0" w:color="auto"/>
        <w:left w:val="none" w:sz="0" w:space="0" w:color="auto"/>
        <w:bottom w:val="none" w:sz="0" w:space="0" w:color="auto"/>
        <w:right w:val="none" w:sz="0" w:space="0" w:color="auto"/>
      </w:divBdr>
    </w:div>
    <w:div w:id="1414817611">
      <w:marLeft w:val="640"/>
      <w:marRight w:val="0"/>
      <w:marTop w:val="0"/>
      <w:marBottom w:val="0"/>
      <w:divBdr>
        <w:top w:val="none" w:sz="0" w:space="0" w:color="auto"/>
        <w:left w:val="none" w:sz="0" w:space="0" w:color="auto"/>
        <w:bottom w:val="none" w:sz="0" w:space="0" w:color="auto"/>
        <w:right w:val="none" w:sz="0" w:space="0" w:color="auto"/>
      </w:divBdr>
    </w:div>
    <w:div w:id="1414860859">
      <w:marLeft w:val="640"/>
      <w:marRight w:val="0"/>
      <w:marTop w:val="0"/>
      <w:marBottom w:val="0"/>
      <w:divBdr>
        <w:top w:val="none" w:sz="0" w:space="0" w:color="auto"/>
        <w:left w:val="none" w:sz="0" w:space="0" w:color="auto"/>
        <w:bottom w:val="none" w:sz="0" w:space="0" w:color="auto"/>
        <w:right w:val="none" w:sz="0" w:space="0" w:color="auto"/>
      </w:divBdr>
    </w:div>
    <w:div w:id="1415008951">
      <w:marLeft w:val="640"/>
      <w:marRight w:val="0"/>
      <w:marTop w:val="0"/>
      <w:marBottom w:val="0"/>
      <w:divBdr>
        <w:top w:val="none" w:sz="0" w:space="0" w:color="auto"/>
        <w:left w:val="none" w:sz="0" w:space="0" w:color="auto"/>
        <w:bottom w:val="none" w:sz="0" w:space="0" w:color="auto"/>
        <w:right w:val="none" w:sz="0" w:space="0" w:color="auto"/>
      </w:divBdr>
    </w:div>
    <w:div w:id="1415055665">
      <w:marLeft w:val="640"/>
      <w:marRight w:val="0"/>
      <w:marTop w:val="0"/>
      <w:marBottom w:val="0"/>
      <w:divBdr>
        <w:top w:val="none" w:sz="0" w:space="0" w:color="auto"/>
        <w:left w:val="none" w:sz="0" w:space="0" w:color="auto"/>
        <w:bottom w:val="none" w:sz="0" w:space="0" w:color="auto"/>
        <w:right w:val="none" w:sz="0" w:space="0" w:color="auto"/>
      </w:divBdr>
    </w:div>
    <w:div w:id="1415124768">
      <w:marLeft w:val="640"/>
      <w:marRight w:val="0"/>
      <w:marTop w:val="0"/>
      <w:marBottom w:val="0"/>
      <w:divBdr>
        <w:top w:val="none" w:sz="0" w:space="0" w:color="auto"/>
        <w:left w:val="none" w:sz="0" w:space="0" w:color="auto"/>
        <w:bottom w:val="none" w:sz="0" w:space="0" w:color="auto"/>
        <w:right w:val="none" w:sz="0" w:space="0" w:color="auto"/>
      </w:divBdr>
    </w:div>
    <w:div w:id="1415198352">
      <w:marLeft w:val="640"/>
      <w:marRight w:val="0"/>
      <w:marTop w:val="0"/>
      <w:marBottom w:val="0"/>
      <w:divBdr>
        <w:top w:val="none" w:sz="0" w:space="0" w:color="auto"/>
        <w:left w:val="none" w:sz="0" w:space="0" w:color="auto"/>
        <w:bottom w:val="none" w:sz="0" w:space="0" w:color="auto"/>
        <w:right w:val="none" w:sz="0" w:space="0" w:color="auto"/>
      </w:divBdr>
    </w:div>
    <w:div w:id="1415204123">
      <w:marLeft w:val="640"/>
      <w:marRight w:val="0"/>
      <w:marTop w:val="0"/>
      <w:marBottom w:val="0"/>
      <w:divBdr>
        <w:top w:val="none" w:sz="0" w:space="0" w:color="auto"/>
        <w:left w:val="none" w:sz="0" w:space="0" w:color="auto"/>
        <w:bottom w:val="none" w:sz="0" w:space="0" w:color="auto"/>
        <w:right w:val="none" w:sz="0" w:space="0" w:color="auto"/>
      </w:divBdr>
    </w:div>
    <w:div w:id="1415207077">
      <w:marLeft w:val="640"/>
      <w:marRight w:val="0"/>
      <w:marTop w:val="0"/>
      <w:marBottom w:val="0"/>
      <w:divBdr>
        <w:top w:val="none" w:sz="0" w:space="0" w:color="auto"/>
        <w:left w:val="none" w:sz="0" w:space="0" w:color="auto"/>
        <w:bottom w:val="none" w:sz="0" w:space="0" w:color="auto"/>
        <w:right w:val="none" w:sz="0" w:space="0" w:color="auto"/>
      </w:divBdr>
    </w:div>
    <w:div w:id="1415277049">
      <w:marLeft w:val="640"/>
      <w:marRight w:val="0"/>
      <w:marTop w:val="0"/>
      <w:marBottom w:val="0"/>
      <w:divBdr>
        <w:top w:val="none" w:sz="0" w:space="0" w:color="auto"/>
        <w:left w:val="none" w:sz="0" w:space="0" w:color="auto"/>
        <w:bottom w:val="none" w:sz="0" w:space="0" w:color="auto"/>
        <w:right w:val="none" w:sz="0" w:space="0" w:color="auto"/>
      </w:divBdr>
    </w:div>
    <w:div w:id="1415278931">
      <w:marLeft w:val="640"/>
      <w:marRight w:val="0"/>
      <w:marTop w:val="0"/>
      <w:marBottom w:val="0"/>
      <w:divBdr>
        <w:top w:val="none" w:sz="0" w:space="0" w:color="auto"/>
        <w:left w:val="none" w:sz="0" w:space="0" w:color="auto"/>
        <w:bottom w:val="none" w:sz="0" w:space="0" w:color="auto"/>
        <w:right w:val="none" w:sz="0" w:space="0" w:color="auto"/>
      </w:divBdr>
    </w:div>
    <w:div w:id="1415320853">
      <w:marLeft w:val="640"/>
      <w:marRight w:val="0"/>
      <w:marTop w:val="0"/>
      <w:marBottom w:val="0"/>
      <w:divBdr>
        <w:top w:val="none" w:sz="0" w:space="0" w:color="auto"/>
        <w:left w:val="none" w:sz="0" w:space="0" w:color="auto"/>
        <w:bottom w:val="none" w:sz="0" w:space="0" w:color="auto"/>
        <w:right w:val="none" w:sz="0" w:space="0" w:color="auto"/>
      </w:divBdr>
    </w:div>
    <w:div w:id="1415320878">
      <w:marLeft w:val="640"/>
      <w:marRight w:val="0"/>
      <w:marTop w:val="0"/>
      <w:marBottom w:val="0"/>
      <w:divBdr>
        <w:top w:val="none" w:sz="0" w:space="0" w:color="auto"/>
        <w:left w:val="none" w:sz="0" w:space="0" w:color="auto"/>
        <w:bottom w:val="none" w:sz="0" w:space="0" w:color="auto"/>
        <w:right w:val="none" w:sz="0" w:space="0" w:color="auto"/>
      </w:divBdr>
    </w:div>
    <w:div w:id="1415395589">
      <w:marLeft w:val="640"/>
      <w:marRight w:val="0"/>
      <w:marTop w:val="0"/>
      <w:marBottom w:val="0"/>
      <w:divBdr>
        <w:top w:val="none" w:sz="0" w:space="0" w:color="auto"/>
        <w:left w:val="none" w:sz="0" w:space="0" w:color="auto"/>
        <w:bottom w:val="none" w:sz="0" w:space="0" w:color="auto"/>
        <w:right w:val="none" w:sz="0" w:space="0" w:color="auto"/>
      </w:divBdr>
    </w:div>
    <w:div w:id="1415468262">
      <w:marLeft w:val="640"/>
      <w:marRight w:val="0"/>
      <w:marTop w:val="0"/>
      <w:marBottom w:val="0"/>
      <w:divBdr>
        <w:top w:val="none" w:sz="0" w:space="0" w:color="auto"/>
        <w:left w:val="none" w:sz="0" w:space="0" w:color="auto"/>
        <w:bottom w:val="none" w:sz="0" w:space="0" w:color="auto"/>
        <w:right w:val="none" w:sz="0" w:space="0" w:color="auto"/>
      </w:divBdr>
    </w:div>
    <w:div w:id="1415587947">
      <w:marLeft w:val="640"/>
      <w:marRight w:val="0"/>
      <w:marTop w:val="0"/>
      <w:marBottom w:val="0"/>
      <w:divBdr>
        <w:top w:val="none" w:sz="0" w:space="0" w:color="auto"/>
        <w:left w:val="none" w:sz="0" w:space="0" w:color="auto"/>
        <w:bottom w:val="none" w:sz="0" w:space="0" w:color="auto"/>
        <w:right w:val="none" w:sz="0" w:space="0" w:color="auto"/>
      </w:divBdr>
    </w:div>
    <w:div w:id="1415593431">
      <w:marLeft w:val="640"/>
      <w:marRight w:val="0"/>
      <w:marTop w:val="0"/>
      <w:marBottom w:val="0"/>
      <w:divBdr>
        <w:top w:val="none" w:sz="0" w:space="0" w:color="auto"/>
        <w:left w:val="none" w:sz="0" w:space="0" w:color="auto"/>
        <w:bottom w:val="none" w:sz="0" w:space="0" w:color="auto"/>
        <w:right w:val="none" w:sz="0" w:space="0" w:color="auto"/>
      </w:divBdr>
    </w:div>
    <w:div w:id="1415666605">
      <w:marLeft w:val="640"/>
      <w:marRight w:val="0"/>
      <w:marTop w:val="0"/>
      <w:marBottom w:val="0"/>
      <w:divBdr>
        <w:top w:val="none" w:sz="0" w:space="0" w:color="auto"/>
        <w:left w:val="none" w:sz="0" w:space="0" w:color="auto"/>
        <w:bottom w:val="none" w:sz="0" w:space="0" w:color="auto"/>
        <w:right w:val="none" w:sz="0" w:space="0" w:color="auto"/>
      </w:divBdr>
    </w:div>
    <w:div w:id="1415778761">
      <w:marLeft w:val="640"/>
      <w:marRight w:val="0"/>
      <w:marTop w:val="0"/>
      <w:marBottom w:val="0"/>
      <w:divBdr>
        <w:top w:val="none" w:sz="0" w:space="0" w:color="auto"/>
        <w:left w:val="none" w:sz="0" w:space="0" w:color="auto"/>
        <w:bottom w:val="none" w:sz="0" w:space="0" w:color="auto"/>
        <w:right w:val="none" w:sz="0" w:space="0" w:color="auto"/>
      </w:divBdr>
    </w:div>
    <w:div w:id="1415930406">
      <w:marLeft w:val="640"/>
      <w:marRight w:val="0"/>
      <w:marTop w:val="0"/>
      <w:marBottom w:val="0"/>
      <w:divBdr>
        <w:top w:val="none" w:sz="0" w:space="0" w:color="auto"/>
        <w:left w:val="none" w:sz="0" w:space="0" w:color="auto"/>
        <w:bottom w:val="none" w:sz="0" w:space="0" w:color="auto"/>
        <w:right w:val="none" w:sz="0" w:space="0" w:color="auto"/>
      </w:divBdr>
    </w:div>
    <w:div w:id="1415972602">
      <w:marLeft w:val="640"/>
      <w:marRight w:val="0"/>
      <w:marTop w:val="0"/>
      <w:marBottom w:val="0"/>
      <w:divBdr>
        <w:top w:val="none" w:sz="0" w:space="0" w:color="auto"/>
        <w:left w:val="none" w:sz="0" w:space="0" w:color="auto"/>
        <w:bottom w:val="none" w:sz="0" w:space="0" w:color="auto"/>
        <w:right w:val="none" w:sz="0" w:space="0" w:color="auto"/>
      </w:divBdr>
    </w:div>
    <w:div w:id="1416046732">
      <w:marLeft w:val="640"/>
      <w:marRight w:val="0"/>
      <w:marTop w:val="0"/>
      <w:marBottom w:val="0"/>
      <w:divBdr>
        <w:top w:val="none" w:sz="0" w:space="0" w:color="auto"/>
        <w:left w:val="none" w:sz="0" w:space="0" w:color="auto"/>
        <w:bottom w:val="none" w:sz="0" w:space="0" w:color="auto"/>
        <w:right w:val="none" w:sz="0" w:space="0" w:color="auto"/>
      </w:divBdr>
    </w:div>
    <w:div w:id="1416244394">
      <w:marLeft w:val="640"/>
      <w:marRight w:val="0"/>
      <w:marTop w:val="0"/>
      <w:marBottom w:val="0"/>
      <w:divBdr>
        <w:top w:val="none" w:sz="0" w:space="0" w:color="auto"/>
        <w:left w:val="none" w:sz="0" w:space="0" w:color="auto"/>
        <w:bottom w:val="none" w:sz="0" w:space="0" w:color="auto"/>
        <w:right w:val="none" w:sz="0" w:space="0" w:color="auto"/>
      </w:divBdr>
    </w:div>
    <w:div w:id="1416394766">
      <w:marLeft w:val="640"/>
      <w:marRight w:val="0"/>
      <w:marTop w:val="0"/>
      <w:marBottom w:val="0"/>
      <w:divBdr>
        <w:top w:val="none" w:sz="0" w:space="0" w:color="auto"/>
        <w:left w:val="none" w:sz="0" w:space="0" w:color="auto"/>
        <w:bottom w:val="none" w:sz="0" w:space="0" w:color="auto"/>
        <w:right w:val="none" w:sz="0" w:space="0" w:color="auto"/>
      </w:divBdr>
    </w:div>
    <w:div w:id="1416440353">
      <w:marLeft w:val="640"/>
      <w:marRight w:val="0"/>
      <w:marTop w:val="0"/>
      <w:marBottom w:val="0"/>
      <w:divBdr>
        <w:top w:val="none" w:sz="0" w:space="0" w:color="auto"/>
        <w:left w:val="none" w:sz="0" w:space="0" w:color="auto"/>
        <w:bottom w:val="none" w:sz="0" w:space="0" w:color="auto"/>
        <w:right w:val="none" w:sz="0" w:space="0" w:color="auto"/>
      </w:divBdr>
    </w:div>
    <w:div w:id="1416511048">
      <w:marLeft w:val="640"/>
      <w:marRight w:val="0"/>
      <w:marTop w:val="0"/>
      <w:marBottom w:val="0"/>
      <w:divBdr>
        <w:top w:val="none" w:sz="0" w:space="0" w:color="auto"/>
        <w:left w:val="none" w:sz="0" w:space="0" w:color="auto"/>
        <w:bottom w:val="none" w:sz="0" w:space="0" w:color="auto"/>
        <w:right w:val="none" w:sz="0" w:space="0" w:color="auto"/>
      </w:divBdr>
    </w:div>
    <w:div w:id="1416512381">
      <w:marLeft w:val="640"/>
      <w:marRight w:val="0"/>
      <w:marTop w:val="0"/>
      <w:marBottom w:val="0"/>
      <w:divBdr>
        <w:top w:val="none" w:sz="0" w:space="0" w:color="auto"/>
        <w:left w:val="none" w:sz="0" w:space="0" w:color="auto"/>
        <w:bottom w:val="none" w:sz="0" w:space="0" w:color="auto"/>
        <w:right w:val="none" w:sz="0" w:space="0" w:color="auto"/>
      </w:divBdr>
    </w:div>
    <w:div w:id="1416635628">
      <w:marLeft w:val="640"/>
      <w:marRight w:val="0"/>
      <w:marTop w:val="0"/>
      <w:marBottom w:val="0"/>
      <w:divBdr>
        <w:top w:val="none" w:sz="0" w:space="0" w:color="auto"/>
        <w:left w:val="none" w:sz="0" w:space="0" w:color="auto"/>
        <w:bottom w:val="none" w:sz="0" w:space="0" w:color="auto"/>
        <w:right w:val="none" w:sz="0" w:space="0" w:color="auto"/>
      </w:divBdr>
    </w:div>
    <w:div w:id="1416704952">
      <w:marLeft w:val="640"/>
      <w:marRight w:val="0"/>
      <w:marTop w:val="0"/>
      <w:marBottom w:val="0"/>
      <w:divBdr>
        <w:top w:val="none" w:sz="0" w:space="0" w:color="auto"/>
        <w:left w:val="none" w:sz="0" w:space="0" w:color="auto"/>
        <w:bottom w:val="none" w:sz="0" w:space="0" w:color="auto"/>
        <w:right w:val="none" w:sz="0" w:space="0" w:color="auto"/>
      </w:divBdr>
    </w:div>
    <w:div w:id="1416778680">
      <w:marLeft w:val="640"/>
      <w:marRight w:val="0"/>
      <w:marTop w:val="0"/>
      <w:marBottom w:val="0"/>
      <w:divBdr>
        <w:top w:val="none" w:sz="0" w:space="0" w:color="auto"/>
        <w:left w:val="none" w:sz="0" w:space="0" w:color="auto"/>
        <w:bottom w:val="none" w:sz="0" w:space="0" w:color="auto"/>
        <w:right w:val="none" w:sz="0" w:space="0" w:color="auto"/>
      </w:divBdr>
    </w:div>
    <w:div w:id="1416781405">
      <w:marLeft w:val="640"/>
      <w:marRight w:val="0"/>
      <w:marTop w:val="0"/>
      <w:marBottom w:val="0"/>
      <w:divBdr>
        <w:top w:val="none" w:sz="0" w:space="0" w:color="auto"/>
        <w:left w:val="none" w:sz="0" w:space="0" w:color="auto"/>
        <w:bottom w:val="none" w:sz="0" w:space="0" w:color="auto"/>
        <w:right w:val="none" w:sz="0" w:space="0" w:color="auto"/>
      </w:divBdr>
    </w:div>
    <w:div w:id="1416782396">
      <w:marLeft w:val="640"/>
      <w:marRight w:val="0"/>
      <w:marTop w:val="0"/>
      <w:marBottom w:val="0"/>
      <w:divBdr>
        <w:top w:val="none" w:sz="0" w:space="0" w:color="auto"/>
        <w:left w:val="none" w:sz="0" w:space="0" w:color="auto"/>
        <w:bottom w:val="none" w:sz="0" w:space="0" w:color="auto"/>
        <w:right w:val="none" w:sz="0" w:space="0" w:color="auto"/>
      </w:divBdr>
    </w:div>
    <w:div w:id="1416824910">
      <w:marLeft w:val="640"/>
      <w:marRight w:val="0"/>
      <w:marTop w:val="0"/>
      <w:marBottom w:val="0"/>
      <w:divBdr>
        <w:top w:val="none" w:sz="0" w:space="0" w:color="auto"/>
        <w:left w:val="none" w:sz="0" w:space="0" w:color="auto"/>
        <w:bottom w:val="none" w:sz="0" w:space="0" w:color="auto"/>
        <w:right w:val="none" w:sz="0" w:space="0" w:color="auto"/>
      </w:divBdr>
    </w:div>
    <w:div w:id="1416829047">
      <w:marLeft w:val="640"/>
      <w:marRight w:val="0"/>
      <w:marTop w:val="0"/>
      <w:marBottom w:val="0"/>
      <w:divBdr>
        <w:top w:val="none" w:sz="0" w:space="0" w:color="auto"/>
        <w:left w:val="none" w:sz="0" w:space="0" w:color="auto"/>
        <w:bottom w:val="none" w:sz="0" w:space="0" w:color="auto"/>
        <w:right w:val="none" w:sz="0" w:space="0" w:color="auto"/>
      </w:divBdr>
    </w:div>
    <w:div w:id="1416852653">
      <w:marLeft w:val="640"/>
      <w:marRight w:val="0"/>
      <w:marTop w:val="0"/>
      <w:marBottom w:val="0"/>
      <w:divBdr>
        <w:top w:val="none" w:sz="0" w:space="0" w:color="auto"/>
        <w:left w:val="none" w:sz="0" w:space="0" w:color="auto"/>
        <w:bottom w:val="none" w:sz="0" w:space="0" w:color="auto"/>
        <w:right w:val="none" w:sz="0" w:space="0" w:color="auto"/>
      </w:divBdr>
    </w:div>
    <w:div w:id="1417165263">
      <w:marLeft w:val="640"/>
      <w:marRight w:val="0"/>
      <w:marTop w:val="0"/>
      <w:marBottom w:val="0"/>
      <w:divBdr>
        <w:top w:val="none" w:sz="0" w:space="0" w:color="auto"/>
        <w:left w:val="none" w:sz="0" w:space="0" w:color="auto"/>
        <w:bottom w:val="none" w:sz="0" w:space="0" w:color="auto"/>
        <w:right w:val="none" w:sz="0" w:space="0" w:color="auto"/>
      </w:divBdr>
    </w:div>
    <w:div w:id="1417165320">
      <w:marLeft w:val="640"/>
      <w:marRight w:val="0"/>
      <w:marTop w:val="0"/>
      <w:marBottom w:val="0"/>
      <w:divBdr>
        <w:top w:val="none" w:sz="0" w:space="0" w:color="auto"/>
        <w:left w:val="none" w:sz="0" w:space="0" w:color="auto"/>
        <w:bottom w:val="none" w:sz="0" w:space="0" w:color="auto"/>
        <w:right w:val="none" w:sz="0" w:space="0" w:color="auto"/>
      </w:divBdr>
    </w:div>
    <w:div w:id="1417168541">
      <w:marLeft w:val="640"/>
      <w:marRight w:val="0"/>
      <w:marTop w:val="0"/>
      <w:marBottom w:val="0"/>
      <w:divBdr>
        <w:top w:val="none" w:sz="0" w:space="0" w:color="auto"/>
        <w:left w:val="none" w:sz="0" w:space="0" w:color="auto"/>
        <w:bottom w:val="none" w:sz="0" w:space="0" w:color="auto"/>
        <w:right w:val="none" w:sz="0" w:space="0" w:color="auto"/>
      </w:divBdr>
    </w:div>
    <w:div w:id="1417242193">
      <w:marLeft w:val="640"/>
      <w:marRight w:val="0"/>
      <w:marTop w:val="0"/>
      <w:marBottom w:val="0"/>
      <w:divBdr>
        <w:top w:val="none" w:sz="0" w:space="0" w:color="auto"/>
        <w:left w:val="none" w:sz="0" w:space="0" w:color="auto"/>
        <w:bottom w:val="none" w:sz="0" w:space="0" w:color="auto"/>
        <w:right w:val="none" w:sz="0" w:space="0" w:color="auto"/>
      </w:divBdr>
    </w:div>
    <w:div w:id="1417828423">
      <w:marLeft w:val="640"/>
      <w:marRight w:val="0"/>
      <w:marTop w:val="0"/>
      <w:marBottom w:val="0"/>
      <w:divBdr>
        <w:top w:val="none" w:sz="0" w:space="0" w:color="auto"/>
        <w:left w:val="none" w:sz="0" w:space="0" w:color="auto"/>
        <w:bottom w:val="none" w:sz="0" w:space="0" w:color="auto"/>
        <w:right w:val="none" w:sz="0" w:space="0" w:color="auto"/>
      </w:divBdr>
    </w:div>
    <w:div w:id="1417899997">
      <w:marLeft w:val="640"/>
      <w:marRight w:val="0"/>
      <w:marTop w:val="0"/>
      <w:marBottom w:val="0"/>
      <w:divBdr>
        <w:top w:val="none" w:sz="0" w:space="0" w:color="auto"/>
        <w:left w:val="none" w:sz="0" w:space="0" w:color="auto"/>
        <w:bottom w:val="none" w:sz="0" w:space="0" w:color="auto"/>
        <w:right w:val="none" w:sz="0" w:space="0" w:color="auto"/>
      </w:divBdr>
    </w:div>
    <w:div w:id="1418013284">
      <w:marLeft w:val="640"/>
      <w:marRight w:val="0"/>
      <w:marTop w:val="0"/>
      <w:marBottom w:val="0"/>
      <w:divBdr>
        <w:top w:val="none" w:sz="0" w:space="0" w:color="auto"/>
        <w:left w:val="none" w:sz="0" w:space="0" w:color="auto"/>
        <w:bottom w:val="none" w:sz="0" w:space="0" w:color="auto"/>
        <w:right w:val="none" w:sz="0" w:space="0" w:color="auto"/>
      </w:divBdr>
    </w:div>
    <w:div w:id="1418020483">
      <w:marLeft w:val="640"/>
      <w:marRight w:val="0"/>
      <w:marTop w:val="0"/>
      <w:marBottom w:val="0"/>
      <w:divBdr>
        <w:top w:val="none" w:sz="0" w:space="0" w:color="auto"/>
        <w:left w:val="none" w:sz="0" w:space="0" w:color="auto"/>
        <w:bottom w:val="none" w:sz="0" w:space="0" w:color="auto"/>
        <w:right w:val="none" w:sz="0" w:space="0" w:color="auto"/>
      </w:divBdr>
    </w:div>
    <w:div w:id="1418093107">
      <w:marLeft w:val="640"/>
      <w:marRight w:val="0"/>
      <w:marTop w:val="0"/>
      <w:marBottom w:val="0"/>
      <w:divBdr>
        <w:top w:val="none" w:sz="0" w:space="0" w:color="auto"/>
        <w:left w:val="none" w:sz="0" w:space="0" w:color="auto"/>
        <w:bottom w:val="none" w:sz="0" w:space="0" w:color="auto"/>
        <w:right w:val="none" w:sz="0" w:space="0" w:color="auto"/>
      </w:divBdr>
    </w:div>
    <w:div w:id="1418094286">
      <w:marLeft w:val="640"/>
      <w:marRight w:val="0"/>
      <w:marTop w:val="0"/>
      <w:marBottom w:val="0"/>
      <w:divBdr>
        <w:top w:val="none" w:sz="0" w:space="0" w:color="auto"/>
        <w:left w:val="none" w:sz="0" w:space="0" w:color="auto"/>
        <w:bottom w:val="none" w:sz="0" w:space="0" w:color="auto"/>
        <w:right w:val="none" w:sz="0" w:space="0" w:color="auto"/>
      </w:divBdr>
    </w:div>
    <w:div w:id="1418209370">
      <w:marLeft w:val="640"/>
      <w:marRight w:val="0"/>
      <w:marTop w:val="0"/>
      <w:marBottom w:val="0"/>
      <w:divBdr>
        <w:top w:val="none" w:sz="0" w:space="0" w:color="auto"/>
        <w:left w:val="none" w:sz="0" w:space="0" w:color="auto"/>
        <w:bottom w:val="none" w:sz="0" w:space="0" w:color="auto"/>
        <w:right w:val="none" w:sz="0" w:space="0" w:color="auto"/>
      </w:divBdr>
    </w:div>
    <w:div w:id="1418214969">
      <w:marLeft w:val="640"/>
      <w:marRight w:val="0"/>
      <w:marTop w:val="0"/>
      <w:marBottom w:val="0"/>
      <w:divBdr>
        <w:top w:val="none" w:sz="0" w:space="0" w:color="auto"/>
        <w:left w:val="none" w:sz="0" w:space="0" w:color="auto"/>
        <w:bottom w:val="none" w:sz="0" w:space="0" w:color="auto"/>
        <w:right w:val="none" w:sz="0" w:space="0" w:color="auto"/>
      </w:divBdr>
    </w:div>
    <w:div w:id="1418287302">
      <w:marLeft w:val="640"/>
      <w:marRight w:val="0"/>
      <w:marTop w:val="0"/>
      <w:marBottom w:val="0"/>
      <w:divBdr>
        <w:top w:val="none" w:sz="0" w:space="0" w:color="auto"/>
        <w:left w:val="none" w:sz="0" w:space="0" w:color="auto"/>
        <w:bottom w:val="none" w:sz="0" w:space="0" w:color="auto"/>
        <w:right w:val="none" w:sz="0" w:space="0" w:color="auto"/>
      </w:divBdr>
    </w:div>
    <w:div w:id="1418408573">
      <w:marLeft w:val="640"/>
      <w:marRight w:val="0"/>
      <w:marTop w:val="0"/>
      <w:marBottom w:val="0"/>
      <w:divBdr>
        <w:top w:val="none" w:sz="0" w:space="0" w:color="auto"/>
        <w:left w:val="none" w:sz="0" w:space="0" w:color="auto"/>
        <w:bottom w:val="none" w:sz="0" w:space="0" w:color="auto"/>
        <w:right w:val="none" w:sz="0" w:space="0" w:color="auto"/>
      </w:divBdr>
    </w:div>
    <w:div w:id="1418550773">
      <w:marLeft w:val="640"/>
      <w:marRight w:val="0"/>
      <w:marTop w:val="0"/>
      <w:marBottom w:val="0"/>
      <w:divBdr>
        <w:top w:val="none" w:sz="0" w:space="0" w:color="auto"/>
        <w:left w:val="none" w:sz="0" w:space="0" w:color="auto"/>
        <w:bottom w:val="none" w:sz="0" w:space="0" w:color="auto"/>
        <w:right w:val="none" w:sz="0" w:space="0" w:color="auto"/>
      </w:divBdr>
    </w:div>
    <w:div w:id="1418600101">
      <w:marLeft w:val="640"/>
      <w:marRight w:val="0"/>
      <w:marTop w:val="0"/>
      <w:marBottom w:val="0"/>
      <w:divBdr>
        <w:top w:val="none" w:sz="0" w:space="0" w:color="auto"/>
        <w:left w:val="none" w:sz="0" w:space="0" w:color="auto"/>
        <w:bottom w:val="none" w:sz="0" w:space="0" w:color="auto"/>
        <w:right w:val="none" w:sz="0" w:space="0" w:color="auto"/>
      </w:divBdr>
    </w:div>
    <w:div w:id="1418750536">
      <w:marLeft w:val="640"/>
      <w:marRight w:val="0"/>
      <w:marTop w:val="0"/>
      <w:marBottom w:val="0"/>
      <w:divBdr>
        <w:top w:val="none" w:sz="0" w:space="0" w:color="auto"/>
        <w:left w:val="none" w:sz="0" w:space="0" w:color="auto"/>
        <w:bottom w:val="none" w:sz="0" w:space="0" w:color="auto"/>
        <w:right w:val="none" w:sz="0" w:space="0" w:color="auto"/>
      </w:divBdr>
    </w:div>
    <w:div w:id="1418794408">
      <w:marLeft w:val="640"/>
      <w:marRight w:val="0"/>
      <w:marTop w:val="0"/>
      <w:marBottom w:val="0"/>
      <w:divBdr>
        <w:top w:val="none" w:sz="0" w:space="0" w:color="auto"/>
        <w:left w:val="none" w:sz="0" w:space="0" w:color="auto"/>
        <w:bottom w:val="none" w:sz="0" w:space="0" w:color="auto"/>
        <w:right w:val="none" w:sz="0" w:space="0" w:color="auto"/>
      </w:divBdr>
    </w:div>
    <w:div w:id="1418866343">
      <w:marLeft w:val="640"/>
      <w:marRight w:val="0"/>
      <w:marTop w:val="0"/>
      <w:marBottom w:val="0"/>
      <w:divBdr>
        <w:top w:val="none" w:sz="0" w:space="0" w:color="auto"/>
        <w:left w:val="none" w:sz="0" w:space="0" w:color="auto"/>
        <w:bottom w:val="none" w:sz="0" w:space="0" w:color="auto"/>
        <w:right w:val="none" w:sz="0" w:space="0" w:color="auto"/>
      </w:divBdr>
    </w:div>
    <w:div w:id="1418869990">
      <w:marLeft w:val="640"/>
      <w:marRight w:val="0"/>
      <w:marTop w:val="0"/>
      <w:marBottom w:val="0"/>
      <w:divBdr>
        <w:top w:val="none" w:sz="0" w:space="0" w:color="auto"/>
        <w:left w:val="none" w:sz="0" w:space="0" w:color="auto"/>
        <w:bottom w:val="none" w:sz="0" w:space="0" w:color="auto"/>
        <w:right w:val="none" w:sz="0" w:space="0" w:color="auto"/>
      </w:divBdr>
    </w:div>
    <w:div w:id="1418870578">
      <w:marLeft w:val="640"/>
      <w:marRight w:val="0"/>
      <w:marTop w:val="0"/>
      <w:marBottom w:val="0"/>
      <w:divBdr>
        <w:top w:val="none" w:sz="0" w:space="0" w:color="auto"/>
        <w:left w:val="none" w:sz="0" w:space="0" w:color="auto"/>
        <w:bottom w:val="none" w:sz="0" w:space="0" w:color="auto"/>
        <w:right w:val="none" w:sz="0" w:space="0" w:color="auto"/>
      </w:divBdr>
    </w:div>
    <w:div w:id="1418938963">
      <w:marLeft w:val="640"/>
      <w:marRight w:val="0"/>
      <w:marTop w:val="0"/>
      <w:marBottom w:val="0"/>
      <w:divBdr>
        <w:top w:val="none" w:sz="0" w:space="0" w:color="auto"/>
        <w:left w:val="none" w:sz="0" w:space="0" w:color="auto"/>
        <w:bottom w:val="none" w:sz="0" w:space="0" w:color="auto"/>
        <w:right w:val="none" w:sz="0" w:space="0" w:color="auto"/>
      </w:divBdr>
    </w:div>
    <w:div w:id="1418942999">
      <w:marLeft w:val="640"/>
      <w:marRight w:val="0"/>
      <w:marTop w:val="0"/>
      <w:marBottom w:val="0"/>
      <w:divBdr>
        <w:top w:val="none" w:sz="0" w:space="0" w:color="auto"/>
        <w:left w:val="none" w:sz="0" w:space="0" w:color="auto"/>
        <w:bottom w:val="none" w:sz="0" w:space="0" w:color="auto"/>
        <w:right w:val="none" w:sz="0" w:space="0" w:color="auto"/>
      </w:divBdr>
    </w:div>
    <w:div w:id="1418945703">
      <w:marLeft w:val="640"/>
      <w:marRight w:val="0"/>
      <w:marTop w:val="0"/>
      <w:marBottom w:val="0"/>
      <w:divBdr>
        <w:top w:val="none" w:sz="0" w:space="0" w:color="auto"/>
        <w:left w:val="none" w:sz="0" w:space="0" w:color="auto"/>
        <w:bottom w:val="none" w:sz="0" w:space="0" w:color="auto"/>
        <w:right w:val="none" w:sz="0" w:space="0" w:color="auto"/>
      </w:divBdr>
    </w:div>
    <w:div w:id="1418986314">
      <w:marLeft w:val="640"/>
      <w:marRight w:val="0"/>
      <w:marTop w:val="0"/>
      <w:marBottom w:val="0"/>
      <w:divBdr>
        <w:top w:val="none" w:sz="0" w:space="0" w:color="auto"/>
        <w:left w:val="none" w:sz="0" w:space="0" w:color="auto"/>
        <w:bottom w:val="none" w:sz="0" w:space="0" w:color="auto"/>
        <w:right w:val="none" w:sz="0" w:space="0" w:color="auto"/>
      </w:divBdr>
    </w:div>
    <w:div w:id="1419013624">
      <w:marLeft w:val="640"/>
      <w:marRight w:val="0"/>
      <w:marTop w:val="0"/>
      <w:marBottom w:val="0"/>
      <w:divBdr>
        <w:top w:val="none" w:sz="0" w:space="0" w:color="auto"/>
        <w:left w:val="none" w:sz="0" w:space="0" w:color="auto"/>
        <w:bottom w:val="none" w:sz="0" w:space="0" w:color="auto"/>
        <w:right w:val="none" w:sz="0" w:space="0" w:color="auto"/>
      </w:divBdr>
    </w:div>
    <w:div w:id="1419060029">
      <w:marLeft w:val="640"/>
      <w:marRight w:val="0"/>
      <w:marTop w:val="0"/>
      <w:marBottom w:val="0"/>
      <w:divBdr>
        <w:top w:val="none" w:sz="0" w:space="0" w:color="auto"/>
        <w:left w:val="none" w:sz="0" w:space="0" w:color="auto"/>
        <w:bottom w:val="none" w:sz="0" w:space="0" w:color="auto"/>
        <w:right w:val="none" w:sz="0" w:space="0" w:color="auto"/>
      </w:divBdr>
    </w:div>
    <w:div w:id="1419063046">
      <w:marLeft w:val="640"/>
      <w:marRight w:val="0"/>
      <w:marTop w:val="0"/>
      <w:marBottom w:val="0"/>
      <w:divBdr>
        <w:top w:val="none" w:sz="0" w:space="0" w:color="auto"/>
        <w:left w:val="none" w:sz="0" w:space="0" w:color="auto"/>
        <w:bottom w:val="none" w:sz="0" w:space="0" w:color="auto"/>
        <w:right w:val="none" w:sz="0" w:space="0" w:color="auto"/>
      </w:divBdr>
    </w:div>
    <w:div w:id="1419063544">
      <w:marLeft w:val="640"/>
      <w:marRight w:val="0"/>
      <w:marTop w:val="0"/>
      <w:marBottom w:val="0"/>
      <w:divBdr>
        <w:top w:val="none" w:sz="0" w:space="0" w:color="auto"/>
        <w:left w:val="none" w:sz="0" w:space="0" w:color="auto"/>
        <w:bottom w:val="none" w:sz="0" w:space="0" w:color="auto"/>
        <w:right w:val="none" w:sz="0" w:space="0" w:color="auto"/>
      </w:divBdr>
    </w:div>
    <w:div w:id="1419249808">
      <w:marLeft w:val="640"/>
      <w:marRight w:val="0"/>
      <w:marTop w:val="0"/>
      <w:marBottom w:val="0"/>
      <w:divBdr>
        <w:top w:val="none" w:sz="0" w:space="0" w:color="auto"/>
        <w:left w:val="none" w:sz="0" w:space="0" w:color="auto"/>
        <w:bottom w:val="none" w:sz="0" w:space="0" w:color="auto"/>
        <w:right w:val="none" w:sz="0" w:space="0" w:color="auto"/>
      </w:divBdr>
    </w:div>
    <w:div w:id="1419251785">
      <w:marLeft w:val="640"/>
      <w:marRight w:val="0"/>
      <w:marTop w:val="0"/>
      <w:marBottom w:val="0"/>
      <w:divBdr>
        <w:top w:val="none" w:sz="0" w:space="0" w:color="auto"/>
        <w:left w:val="none" w:sz="0" w:space="0" w:color="auto"/>
        <w:bottom w:val="none" w:sz="0" w:space="0" w:color="auto"/>
        <w:right w:val="none" w:sz="0" w:space="0" w:color="auto"/>
      </w:divBdr>
    </w:div>
    <w:div w:id="1419403823">
      <w:marLeft w:val="640"/>
      <w:marRight w:val="0"/>
      <w:marTop w:val="0"/>
      <w:marBottom w:val="0"/>
      <w:divBdr>
        <w:top w:val="none" w:sz="0" w:space="0" w:color="auto"/>
        <w:left w:val="none" w:sz="0" w:space="0" w:color="auto"/>
        <w:bottom w:val="none" w:sz="0" w:space="0" w:color="auto"/>
        <w:right w:val="none" w:sz="0" w:space="0" w:color="auto"/>
      </w:divBdr>
    </w:div>
    <w:div w:id="1419447966">
      <w:marLeft w:val="640"/>
      <w:marRight w:val="0"/>
      <w:marTop w:val="0"/>
      <w:marBottom w:val="0"/>
      <w:divBdr>
        <w:top w:val="none" w:sz="0" w:space="0" w:color="auto"/>
        <w:left w:val="none" w:sz="0" w:space="0" w:color="auto"/>
        <w:bottom w:val="none" w:sz="0" w:space="0" w:color="auto"/>
        <w:right w:val="none" w:sz="0" w:space="0" w:color="auto"/>
      </w:divBdr>
    </w:div>
    <w:div w:id="1419449411">
      <w:marLeft w:val="640"/>
      <w:marRight w:val="0"/>
      <w:marTop w:val="0"/>
      <w:marBottom w:val="0"/>
      <w:divBdr>
        <w:top w:val="none" w:sz="0" w:space="0" w:color="auto"/>
        <w:left w:val="none" w:sz="0" w:space="0" w:color="auto"/>
        <w:bottom w:val="none" w:sz="0" w:space="0" w:color="auto"/>
        <w:right w:val="none" w:sz="0" w:space="0" w:color="auto"/>
      </w:divBdr>
    </w:div>
    <w:div w:id="1419522131">
      <w:marLeft w:val="640"/>
      <w:marRight w:val="0"/>
      <w:marTop w:val="0"/>
      <w:marBottom w:val="0"/>
      <w:divBdr>
        <w:top w:val="none" w:sz="0" w:space="0" w:color="auto"/>
        <w:left w:val="none" w:sz="0" w:space="0" w:color="auto"/>
        <w:bottom w:val="none" w:sz="0" w:space="0" w:color="auto"/>
        <w:right w:val="none" w:sz="0" w:space="0" w:color="auto"/>
      </w:divBdr>
    </w:div>
    <w:div w:id="1419524132">
      <w:marLeft w:val="640"/>
      <w:marRight w:val="0"/>
      <w:marTop w:val="0"/>
      <w:marBottom w:val="0"/>
      <w:divBdr>
        <w:top w:val="none" w:sz="0" w:space="0" w:color="auto"/>
        <w:left w:val="none" w:sz="0" w:space="0" w:color="auto"/>
        <w:bottom w:val="none" w:sz="0" w:space="0" w:color="auto"/>
        <w:right w:val="none" w:sz="0" w:space="0" w:color="auto"/>
      </w:divBdr>
    </w:div>
    <w:div w:id="1419593165">
      <w:marLeft w:val="640"/>
      <w:marRight w:val="0"/>
      <w:marTop w:val="0"/>
      <w:marBottom w:val="0"/>
      <w:divBdr>
        <w:top w:val="none" w:sz="0" w:space="0" w:color="auto"/>
        <w:left w:val="none" w:sz="0" w:space="0" w:color="auto"/>
        <w:bottom w:val="none" w:sz="0" w:space="0" w:color="auto"/>
        <w:right w:val="none" w:sz="0" w:space="0" w:color="auto"/>
      </w:divBdr>
    </w:div>
    <w:div w:id="1419641944">
      <w:marLeft w:val="640"/>
      <w:marRight w:val="0"/>
      <w:marTop w:val="0"/>
      <w:marBottom w:val="0"/>
      <w:divBdr>
        <w:top w:val="none" w:sz="0" w:space="0" w:color="auto"/>
        <w:left w:val="none" w:sz="0" w:space="0" w:color="auto"/>
        <w:bottom w:val="none" w:sz="0" w:space="0" w:color="auto"/>
        <w:right w:val="none" w:sz="0" w:space="0" w:color="auto"/>
      </w:divBdr>
    </w:div>
    <w:div w:id="1419668059">
      <w:marLeft w:val="640"/>
      <w:marRight w:val="0"/>
      <w:marTop w:val="0"/>
      <w:marBottom w:val="0"/>
      <w:divBdr>
        <w:top w:val="none" w:sz="0" w:space="0" w:color="auto"/>
        <w:left w:val="none" w:sz="0" w:space="0" w:color="auto"/>
        <w:bottom w:val="none" w:sz="0" w:space="0" w:color="auto"/>
        <w:right w:val="none" w:sz="0" w:space="0" w:color="auto"/>
      </w:divBdr>
    </w:div>
    <w:div w:id="1419673199">
      <w:marLeft w:val="640"/>
      <w:marRight w:val="0"/>
      <w:marTop w:val="0"/>
      <w:marBottom w:val="0"/>
      <w:divBdr>
        <w:top w:val="none" w:sz="0" w:space="0" w:color="auto"/>
        <w:left w:val="none" w:sz="0" w:space="0" w:color="auto"/>
        <w:bottom w:val="none" w:sz="0" w:space="0" w:color="auto"/>
        <w:right w:val="none" w:sz="0" w:space="0" w:color="auto"/>
      </w:divBdr>
    </w:div>
    <w:div w:id="1419711521">
      <w:marLeft w:val="640"/>
      <w:marRight w:val="0"/>
      <w:marTop w:val="0"/>
      <w:marBottom w:val="0"/>
      <w:divBdr>
        <w:top w:val="none" w:sz="0" w:space="0" w:color="auto"/>
        <w:left w:val="none" w:sz="0" w:space="0" w:color="auto"/>
        <w:bottom w:val="none" w:sz="0" w:space="0" w:color="auto"/>
        <w:right w:val="none" w:sz="0" w:space="0" w:color="auto"/>
      </w:divBdr>
    </w:div>
    <w:div w:id="1419712348">
      <w:marLeft w:val="640"/>
      <w:marRight w:val="0"/>
      <w:marTop w:val="0"/>
      <w:marBottom w:val="0"/>
      <w:divBdr>
        <w:top w:val="none" w:sz="0" w:space="0" w:color="auto"/>
        <w:left w:val="none" w:sz="0" w:space="0" w:color="auto"/>
        <w:bottom w:val="none" w:sz="0" w:space="0" w:color="auto"/>
        <w:right w:val="none" w:sz="0" w:space="0" w:color="auto"/>
      </w:divBdr>
    </w:div>
    <w:div w:id="1419865390">
      <w:marLeft w:val="640"/>
      <w:marRight w:val="0"/>
      <w:marTop w:val="0"/>
      <w:marBottom w:val="0"/>
      <w:divBdr>
        <w:top w:val="none" w:sz="0" w:space="0" w:color="auto"/>
        <w:left w:val="none" w:sz="0" w:space="0" w:color="auto"/>
        <w:bottom w:val="none" w:sz="0" w:space="0" w:color="auto"/>
        <w:right w:val="none" w:sz="0" w:space="0" w:color="auto"/>
      </w:divBdr>
    </w:div>
    <w:div w:id="1419867353">
      <w:marLeft w:val="640"/>
      <w:marRight w:val="0"/>
      <w:marTop w:val="0"/>
      <w:marBottom w:val="0"/>
      <w:divBdr>
        <w:top w:val="none" w:sz="0" w:space="0" w:color="auto"/>
        <w:left w:val="none" w:sz="0" w:space="0" w:color="auto"/>
        <w:bottom w:val="none" w:sz="0" w:space="0" w:color="auto"/>
        <w:right w:val="none" w:sz="0" w:space="0" w:color="auto"/>
      </w:divBdr>
    </w:div>
    <w:div w:id="1419904144">
      <w:marLeft w:val="640"/>
      <w:marRight w:val="0"/>
      <w:marTop w:val="0"/>
      <w:marBottom w:val="0"/>
      <w:divBdr>
        <w:top w:val="none" w:sz="0" w:space="0" w:color="auto"/>
        <w:left w:val="none" w:sz="0" w:space="0" w:color="auto"/>
        <w:bottom w:val="none" w:sz="0" w:space="0" w:color="auto"/>
        <w:right w:val="none" w:sz="0" w:space="0" w:color="auto"/>
      </w:divBdr>
    </w:div>
    <w:div w:id="1419904703">
      <w:marLeft w:val="640"/>
      <w:marRight w:val="0"/>
      <w:marTop w:val="0"/>
      <w:marBottom w:val="0"/>
      <w:divBdr>
        <w:top w:val="none" w:sz="0" w:space="0" w:color="auto"/>
        <w:left w:val="none" w:sz="0" w:space="0" w:color="auto"/>
        <w:bottom w:val="none" w:sz="0" w:space="0" w:color="auto"/>
        <w:right w:val="none" w:sz="0" w:space="0" w:color="auto"/>
      </w:divBdr>
    </w:div>
    <w:div w:id="1420059395">
      <w:marLeft w:val="640"/>
      <w:marRight w:val="0"/>
      <w:marTop w:val="0"/>
      <w:marBottom w:val="0"/>
      <w:divBdr>
        <w:top w:val="none" w:sz="0" w:space="0" w:color="auto"/>
        <w:left w:val="none" w:sz="0" w:space="0" w:color="auto"/>
        <w:bottom w:val="none" w:sz="0" w:space="0" w:color="auto"/>
        <w:right w:val="none" w:sz="0" w:space="0" w:color="auto"/>
      </w:divBdr>
    </w:div>
    <w:div w:id="1420299218">
      <w:marLeft w:val="640"/>
      <w:marRight w:val="0"/>
      <w:marTop w:val="0"/>
      <w:marBottom w:val="0"/>
      <w:divBdr>
        <w:top w:val="none" w:sz="0" w:space="0" w:color="auto"/>
        <w:left w:val="none" w:sz="0" w:space="0" w:color="auto"/>
        <w:bottom w:val="none" w:sz="0" w:space="0" w:color="auto"/>
        <w:right w:val="none" w:sz="0" w:space="0" w:color="auto"/>
      </w:divBdr>
    </w:div>
    <w:div w:id="1420322726">
      <w:marLeft w:val="640"/>
      <w:marRight w:val="0"/>
      <w:marTop w:val="0"/>
      <w:marBottom w:val="0"/>
      <w:divBdr>
        <w:top w:val="none" w:sz="0" w:space="0" w:color="auto"/>
        <w:left w:val="none" w:sz="0" w:space="0" w:color="auto"/>
        <w:bottom w:val="none" w:sz="0" w:space="0" w:color="auto"/>
        <w:right w:val="none" w:sz="0" w:space="0" w:color="auto"/>
      </w:divBdr>
    </w:div>
    <w:div w:id="1420325117">
      <w:marLeft w:val="640"/>
      <w:marRight w:val="0"/>
      <w:marTop w:val="0"/>
      <w:marBottom w:val="0"/>
      <w:divBdr>
        <w:top w:val="none" w:sz="0" w:space="0" w:color="auto"/>
        <w:left w:val="none" w:sz="0" w:space="0" w:color="auto"/>
        <w:bottom w:val="none" w:sz="0" w:space="0" w:color="auto"/>
        <w:right w:val="none" w:sz="0" w:space="0" w:color="auto"/>
      </w:divBdr>
    </w:div>
    <w:div w:id="1420523641">
      <w:marLeft w:val="640"/>
      <w:marRight w:val="0"/>
      <w:marTop w:val="0"/>
      <w:marBottom w:val="0"/>
      <w:divBdr>
        <w:top w:val="none" w:sz="0" w:space="0" w:color="auto"/>
        <w:left w:val="none" w:sz="0" w:space="0" w:color="auto"/>
        <w:bottom w:val="none" w:sz="0" w:space="0" w:color="auto"/>
        <w:right w:val="none" w:sz="0" w:space="0" w:color="auto"/>
      </w:divBdr>
    </w:div>
    <w:div w:id="1420561258">
      <w:marLeft w:val="640"/>
      <w:marRight w:val="0"/>
      <w:marTop w:val="0"/>
      <w:marBottom w:val="0"/>
      <w:divBdr>
        <w:top w:val="none" w:sz="0" w:space="0" w:color="auto"/>
        <w:left w:val="none" w:sz="0" w:space="0" w:color="auto"/>
        <w:bottom w:val="none" w:sz="0" w:space="0" w:color="auto"/>
        <w:right w:val="none" w:sz="0" w:space="0" w:color="auto"/>
      </w:divBdr>
    </w:div>
    <w:div w:id="1420717788">
      <w:marLeft w:val="640"/>
      <w:marRight w:val="0"/>
      <w:marTop w:val="0"/>
      <w:marBottom w:val="0"/>
      <w:divBdr>
        <w:top w:val="none" w:sz="0" w:space="0" w:color="auto"/>
        <w:left w:val="none" w:sz="0" w:space="0" w:color="auto"/>
        <w:bottom w:val="none" w:sz="0" w:space="0" w:color="auto"/>
        <w:right w:val="none" w:sz="0" w:space="0" w:color="auto"/>
      </w:divBdr>
    </w:div>
    <w:div w:id="1420717994">
      <w:marLeft w:val="640"/>
      <w:marRight w:val="0"/>
      <w:marTop w:val="0"/>
      <w:marBottom w:val="0"/>
      <w:divBdr>
        <w:top w:val="none" w:sz="0" w:space="0" w:color="auto"/>
        <w:left w:val="none" w:sz="0" w:space="0" w:color="auto"/>
        <w:bottom w:val="none" w:sz="0" w:space="0" w:color="auto"/>
        <w:right w:val="none" w:sz="0" w:space="0" w:color="auto"/>
      </w:divBdr>
    </w:div>
    <w:div w:id="1420755970">
      <w:marLeft w:val="640"/>
      <w:marRight w:val="0"/>
      <w:marTop w:val="0"/>
      <w:marBottom w:val="0"/>
      <w:divBdr>
        <w:top w:val="none" w:sz="0" w:space="0" w:color="auto"/>
        <w:left w:val="none" w:sz="0" w:space="0" w:color="auto"/>
        <w:bottom w:val="none" w:sz="0" w:space="0" w:color="auto"/>
        <w:right w:val="none" w:sz="0" w:space="0" w:color="auto"/>
      </w:divBdr>
    </w:div>
    <w:div w:id="1420786207">
      <w:marLeft w:val="640"/>
      <w:marRight w:val="0"/>
      <w:marTop w:val="0"/>
      <w:marBottom w:val="0"/>
      <w:divBdr>
        <w:top w:val="none" w:sz="0" w:space="0" w:color="auto"/>
        <w:left w:val="none" w:sz="0" w:space="0" w:color="auto"/>
        <w:bottom w:val="none" w:sz="0" w:space="0" w:color="auto"/>
        <w:right w:val="none" w:sz="0" w:space="0" w:color="auto"/>
      </w:divBdr>
    </w:div>
    <w:div w:id="1420787388">
      <w:marLeft w:val="640"/>
      <w:marRight w:val="0"/>
      <w:marTop w:val="0"/>
      <w:marBottom w:val="0"/>
      <w:divBdr>
        <w:top w:val="none" w:sz="0" w:space="0" w:color="auto"/>
        <w:left w:val="none" w:sz="0" w:space="0" w:color="auto"/>
        <w:bottom w:val="none" w:sz="0" w:space="0" w:color="auto"/>
        <w:right w:val="none" w:sz="0" w:space="0" w:color="auto"/>
      </w:divBdr>
    </w:div>
    <w:div w:id="1420831919">
      <w:marLeft w:val="640"/>
      <w:marRight w:val="0"/>
      <w:marTop w:val="0"/>
      <w:marBottom w:val="0"/>
      <w:divBdr>
        <w:top w:val="none" w:sz="0" w:space="0" w:color="auto"/>
        <w:left w:val="none" w:sz="0" w:space="0" w:color="auto"/>
        <w:bottom w:val="none" w:sz="0" w:space="0" w:color="auto"/>
        <w:right w:val="none" w:sz="0" w:space="0" w:color="auto"/>
      </w:divBdr>
    </w:div>
    <w:div w:id="1420907030">
      <w:marLeft w:val="640"/>
      <w:marRight w:val="0"/>
      <w:marTop w:val="0"/>
      <w:marBottom w:val="0"/>
      <w:divBdr>
        <w:top w:val="none" w:sz="0" w:space="0" w:color="auto"/>
        <w:left w:val="none" w:sz="0" w:space="0" w:color="auto"/>
        <w:bottom w:val="none" w:sz="0" w:space="0" w:color="auto"/>
        <w:right w:val="none" w:sz="0" w:space="0" w:color="auto"/>
      </w:divBdr>
    </w:div>
    <w:div w:id="1420979585">
      <w:marLeft w:val="640"/>
      <w:marRight w:val="0"/>
      <w:marTop w:val="0"/>
      <w:marBottom w:val="0"/>
      <w:divBdr>
        <w:top w:val="none" w:sz="0" w:space="0" w:color="auto"/>
        <w:left w:val="none" w:sz="0" w:space="0" w:color="auto"/>
        <w:bottom w:val="none" w:sz="0" w:space="0" w:color="auto"/>
        <w:right w:val="none" w:sz="0" w:space="0" w:color="auto"/>
      </w:divBdr>
    </w:div>
    <w:div w:id="1420980582">
      <w:marLeft w:val="640"/>
      <w:marRight w:val="0"/>
      <w:marTop w:val="0"/>
      <w:marBottom w:val="0"/>
      <w:divBdr>
        <w:top w:val="none" w:sz="0" w:space="0" w:color="auto"/>
        <w:left w:val="none" w:sz="0" w:space="0" w:color="auto"/>
        <w:bottom w:val="none" w:sz="0" w:space="0" w:color="auto"/>
        <w:right w:val="none" w:sz="0" w:space="0" w:color="auto"/>
      </w:divBdr>
    </w:div>
    <w:div w:id="1421098036">
      <w:marLeft w:val="640"/>
      <w:marRight w:val="0"/>
      <w:marTop w:val="0"/>
      <w:marBottom w:val="0"/>
      <w:divBdr>
        <w:top w:val="none" w:sz="0" w:space="0" w:color="auto"/>
        <w:left w:val="none" w:sz="0" w:space="0" w:color="auto"/>
        <w:bottom w:val="none" w:sz="0" w:space="0" w:color="auto"/>
        <w:right w:val="none" w:sz="0" w:space="0" w:color="auto"/>
      </w:divBdr>
    </w:div>
    <w:div w:id="1421172310">
      <w:marLeft w:val="640"/>
      <w:marRight w:val="0"/>
      <w:marTop w:val="0"/>
      <w:marBottom w:val="0"/>
      <w:divBdr>
        <w:top w:val="none" w:sz="0" w:space="0" w:color="auto"/>
        <w:left w:val="none" w:sz="0" w:space="0" w:color="auto"/>
        <w:bottom w:val="none" w:sz="0" w:space="0" w:color="auto"/>
        <w:right w:val="none" w:sz="0" w:space="0" w:color="auto"/>
      </w:divBdr>
    </w:div>
    <w:div w:id="1421179699">
      <w:marLeft w:val="640"/>
      <w:marRight w:val="0"/>
      <w:marTop w:val="0"/>
      <w:marBottom w:val="0"/>
      <w:divBdr>
        <w:top w:val="none" w:sz="0" w:space="0" w:color="auto"/>
        <w:left w:val="none" w:sz="0" w:space="0" w:color="auto"/>
        <w:bottom w:val="none" w:sz="0" w:space="0" w:color="auto"/>
        <w:right w:val="none" w:sz="0" w:space="0" w:color="auto"/>
      </w:divBdr>
    </w:div>
    <w:div w:id="1421291936">
      <w:marLeft w:val="640"/>
      <w:marRight w:val="0"/>
      <w:marTop w:val="0"/>
      <w:marBottom w:val="0"/>
      <w:divBdr>
        <w:top w:val="none" w:sz="0" w:space="0" w:color="auto"/>
        <w:left w:val="none" w:sz="0" w:space="0" w:color="auto"/>
        <w:bottom w:val="none" w:sz="0" w:space="0" w:color="auto"/>
        <w:right w:val="none" w:sz="0" w:space="0" w:color="auto"/>
      </w:divBdr>
    </w:div>
    <w:div w:id="1421415129">
      <w:marLeft w:val="640"/>
      <w:marRight w:val="0"/>
      <w:marTop w:val="0"/>
      <w:marBottom w:val="0"/>
      <w:divBdr>
        <w:top w:val="none" w:sz="0" w:space="0" w:color="auto"/>
        <w:left w:val="none" w:sz="0" w:space="0" w:color="auto"/>
        <w:bottom w:val="none" w:sz="0" w:space="0" w:color="auto"/>
        <w:right w:val="none" w:sz="0" w:space="0" w:color="auto"/>
      </w:divBdr>
    </w:div>
    <w:div w:id="1421483974">
      <w:marLeft w:val="640"/>
      <w:marRight w:val="0"/>
      <w:marTop w:val="0"/>
      <w:marBottom w:val="0"/>
      <w:divBdr>
        <w:top w:val="none" w:sz="0" w:space="0" w:color="auto"/>
        <w:left w:val="none" w:sz="0" w:space="0" w:color="auto"/>
        <w:bottom w:val="none" w:sz="0" w:space="0" w:color="auto"/>
        <w:right w:val="none" w:sz="0" w:space="0" w:color="auto"/>
      </w:divBdr>
    </w:div>
    <w:div w:id="1421486009">
      <w:marLeft w:val="640"/>
      <w:marRight w:val="0"/>
      <w:marTop w:val="0"/>
      <w:marBottom w:val="0"/>
      <w:divBdr>
        <w:top w:val="none" w:sz="0" w:space="0" w:color="auto"/>
        <w:left w:val="none" w:sz="0" w:space="0" w:color="auto"/>
        <w:bottom w:val="none" w:sz="0" w:space="0" w:color="auto"/>
        <w:right w:val="none" w:sz="0" w:space="0" w:color="auto"/>
      </w:divBdr>
    </w:div>
    <w:div w:id="1421562176">
      <w:marLeft w:val="640"/>
      <w:marRight w:val="0"/>
      <w:marTop w:val="0"/>
      <w:marBottom w:val="0"/>
      <w:divBdr>
        <w:top w:val="none" w:sz="0" w:space="0" w:color="auto"/>
        <w:left w:val="none" w:sz="0" w:space="0" w:color="auto"/>
        <w:bottom w:val="none" w:sz="0" w:space="0" w:color="auto"/>
        <w:right w:val="none" w:sz="0" w:space="0" w:color="auto"/>
      </w:divBdr>
    </w:div>
    <w:div w:id="1421562840">
      <w:marLeft w:val="640"/>
      <w:marRight w:val="0"/>
      <w:marTop w:val="0"/>
      <w:marBottom w:val="0"/>
      <w:divBdr>
        <w:top w:val="none" w:sz="0" w:space="0" w:color="auto"/>
        <w:left w:val="none" w:sz="0" w:space="0" w:color="auto"/>
        <w:bottom w:val="none" w:sz="0" w:space="0" w:color="auto"/>
        <w:right w:val="none" w:sz="0" w:space="0" w:color="auto"/>
      </w:divBdr>
    </w:div>
    <w:div w:id="1421609448">
      <w:marLeft w:val="640"/>
      <w:marRight w:val="0"/>
      <w:marTop w:val="0"/>
      <w:marBottom w:val="0"/>
      <w:divBdr>
        <w:top w:val="none" w:sz="0" w:space="0" w:color="auto"/>
        <w:left w:val="none" w:sz="0" w:space="0" w:color="auto"/>
        <w:bottom w:val="none" w:sz="0" w:space="0" w:color="auto"/>
        <w:right w:val="none" w:sz="0" w:space="0" w:color="auto"/>
      </w:divBdr>
    </w:div>
    <w:div w:id="1421636833">
      <w:marLeft w:val="640"/>
      <w:marRight w:val="0"/>
      <w:marTop w:val="0"/>
      <w:marBottom w:val="0"/>
      <w:divBdr>
        <w:top w:val="none" w:sz="0" w:space="0" w:color="auto"/>
        <w:left w:val="none" w:sz="0" w:space="0" w:color="auto"/>
        <w:bottom w:val="none" w:sz="0" w:space="0" w:color="auto"/>
        <w:right w:val="none" w:sz="0" w:space="0" w:color="auto"/>
      </w:divBdr>
    </w:div>
    <w:div w:id="1421677556">
      <w:marLeft w:val="640"/>
      <w:marRight w:val="0"/>
      <w:marTop w:val="0"/>
      <w:marBottom w:val="0"/>
      <w:divBdr>
        <w:top w:val="none" w:sz="0" w:space="0" w:color="auto"/>
        <w:left w:val="none" w:sz="0" w:space="0" w:color="auto"/>
        <w:bottom w:val="none" w:sz="0" w:space="0" w:color="auto"/>
        <w:right w:val="none" w:sz="0" w:space="0" w:color="auto"/>
      </w:divBdr>
    </w:div>
    <w:div w:id="1421680300">
      <w:marLeft w:val="640"/>
      <w:marRight w:val="0"/>
      <w:marTop w:val="0"/>
      <w:marBottom w:val="0"/>
      <w:divBdr>
        <w:top w:val="none" w:sz="0" w:space="0" w:color="auto"/>
        <w:left w:val="none" w:sz="0" w:space="0" w:color="auto"/>
        <w:bottom w:val="none" w:sz="0" w:space="0" w:color="auto"/>
        <w:right w:val="none" w:sz="0" w:space="0" w:color="auto"/>
      </w:divBdr>
    </w:div>
    <w:div w:id="1421760129">
      <w:marLeft w:val="640"/>
      <w:marRight w:val="0"/>
      <w:marTop w:val="0"/>
      <w:marBottom w:val="0"/>
      <w:divBdr>
        <w:top w:val="none" w:sz="0" w:space="0" w:color="auto"/>
        <w:left w:val="none" w:sz="0" w:space="0" w:color="auto"/>
        <w:bottom w:val="none" w:sz="0" w:space="0" w:color="auto"/>
        <w:right w:val="none" w:sz="0" w:space="0" w:color="auto"/>
      </w:divBdr>
    </w:div>
    <w:div w:id="1421873620">
      <w:marLeft w:val="640"/>
      <w:marRight w:val="0"/>
      <w:marTop w:val="0"/>
      <w:marBottom w:val="0"/>
      <w:divBdr>
        <w:top w:val="none" w:sz="0" w:space="0" w:color="auto"/>
        <w:left w:val="none" w:sz="0" w:space="0" w:color="auto"/>
        <w:bottom w:val="none" w:sz="0" w:space="0" w:color="auto"/>
        <w:right w:val="none" w:sz="0" w:space="0" w:color="auto"/>
      </w:divBdr>
    </w:div>
    <w:div w:id="1421950526">
      <w:marLeft w:val="640"/>
      <w:marRight w:val="0"/>
      <w:marTop w:val="0"/>
      <w:marBottom w:val="0"/>
      <w:divBdr>
        <w:top w:val="none" w:sz="0" w:space="0" w:color="auto"/>
        <w:left w:val="none" w:sz="0" w:space="0" w:color="auto"/>
        <w:bottom w:val="none" w:sz="0" w:space="0" w:color="auto"/>
        <w:right w:val="none" w:sz="0" w:space="0" w:color="auto"/>
      </w:divBdr>
    </w:div>
    <w:div w:id="1422069986">
      <w:marLeft w:val="640"/>
      <w:marRight w:val="0"/>
      <w:marTop w:val="0"/>
      <w:marBottom w:val="0"/>
      <w:divBdr>
        <w:top w:val="none" w:sz="0" w:space="0" w:color="auto"/>
        <w:left w:val="none" w:sz="0" w:space="0" w:color="auto"/>
        <w:bottom w:val="none" w:sz="0" w:space="0" w:color="auto"/>
        <w:right w:val="none" w:sz="0" w:space="0" w:color="auto"/>
      </w:divBdr>
    </w:div>
    <w:div w:id="1422070041">
      <w:marLeft w:val="640"/>
      <w:marRight w:val="0"/>
      <w:marTop w:val="0"/>
      <w:marBottom w:val="0"/>
      <w:divBdr>
        <w:top w:val="none" w:sz="0" w:space="0" w:color="auto"/>
        <w:left w:val="none" w:sz="0" w:space="0" w:color="auto"/>
        <w:bottom w:val="none" w:sz="0" w:space="0" w:color="auto"/>
        <w:right w:val="none" w:sz="0" w:space="0" w:color="auto"/>
      </w:divBdr>
    </w:div>
    <w:div w:id="1422140566">
      <w:marLeft w:val="640"/>
      <w:marRight w:val="0"/>
      <w:marTop w:val="0"/>
      <w:marBottom w:val="0"/>
      <w:divBdr>
        <w:top w:val="none" w:sz="0" w:space="0" w:color="auto"/>
        <w:left w:val="none" w:sz="0" w:space="0" w:color="auto"/>
        <w:bottom w:val="none" w:sz="0" w:space="0" w:color="auto"/>
        <w:right w:val="none" w:sz="0" w:space="0" w:color="auto"/>
      </w:divBdr>
    </w:div>
    <w:div w:id="1422332538">
      <w:marLeft w:val="640"/>
      <w:marRight w:val="0"/>
      <w:marTop w:val="0"/>
      <w:marBottom w:val="0"/>
      <w:divBdr>
        <w:top w:val="none" w:sz="0" w:space="0" w:color="auto"/>
        <w:left w:val="none" w:sz="0" w:space="0" w:color="auto"/>
        <w:bottom w:val="none" w:sz="0" w:space="0" w:color="auto"/>
        <w:right w:val="none" w:sz="0" w:space="0" w:color="auto"/>
      </w:divBdr>
    </w:div>
    <w:div w:id="1422408415">
      <w:marLeft w:val="640"/>
      <w:marRight w:val="0"/>
      <w:marTop w:val="0"/>
      <w:marBottom w:val="0"/>
      <w:divBdr>
        <w:top w:val="none" w:sz="0" w:space="0" w:color="auto"/>
        <w:left w:val="none" w:sz="0" w:space="0" w:color="auto"/>
        <w:bottom w:val="none" w:sz="0" w:space="0" w:color="auto"/>
        <w:right w:val="none" w:sz="0" w:space="0" w:color="auto"/>
      </w:divBdr>
    </w:div>
    <w:div w:id="1422408428">
      <w:marLeft w:val="640"/>
      <w:marRight w:val="0"/>
      <w:marTop w:val="0"/>
      <w:marBottom w:val="0"/>
      <w:divBdr>
        <w:top w:val="none" w:sz="0" w:space="0" w:color="auto"/>
        <w:left w:val="none" w:sz="0" w:space="0" w:color="auto"/>
        <w:bottom w:val="none" w:sz="0" w:space="0" w:color="auto"/>
        <w:right w:val="none" w:sz="0" w:space="0" w:color="auto"/>
      </w:divBdr>
    </w:div>
    <w:div w:id="1422488286">
      <w:marLeft w:val="640"/>
      <w:marRight w:val="0"/>
      <w:marTop w:val="0"/>
      <w:marBottom w:val="0"/>
      <w:divBdr>
        <w:top w:val="none" w:sz="0" w:space="0" w:color="auto"/>
        <w:left w:val="none" w:sz="0" w:space="0" w:color="auto"/>
        <w:bottom w:val="none" w:sz="0" w:space="0" w:color="auto"/>
        <w:right w:val="none" w:sz="0" w:space="0" w:color="auto"/>
      </w:divBdr>
    </w:div>
    <w:div w:id="1422604983">
      <w:marLeft w:val="640"/>
      <w:marRight w:val="0"/>
      <w:marTop w:val="0"/>
      <w:marBottom w:val="0"/>
      <w:divBdr>
        <w:top w:val="none" w:sz="0" w:space="0" w:color="auto"/>
        <w:left w:val="none" w:sz="0" w:space="0" w:color="auto"/>
        <w:bottom w:val="none" w:sz="0" w:space="0" w:color="auto"/>
        <w:right w:val="none" w:sz="0" w:space="0" w:color="auto"/>
      </w:divBdr>
    </w:div>
    <w:div w:id="1422680098">
      <w:marLeft w:val="640"/>
      <w:marRight w:val="0"/>
      <w:marTop w:val="0"/>
      <w:marBottom w:val="0"/>
      <w:divBdr>
        <w:top w:val="none" w:sz="0" w:space="0" w:color="auto"/>
        <w:left w:val="none" w:sz="0" w:space="0" w:color="auto"/>
        <w:bottom w:val="none" w:sz="0" w:space="0" w:color="auto"/>
        <w:right w:val="none" w:sz="0" w:space="0" w:color="auto"/>
      </w:divBdr>
    </w:div>
    <w:div w:id="1422750686">
      <w:marLeft w:val="640"/>
      <w:marRight w:val="0"/>
      <w:marTop w:val="0"/>
      <w:marBottom w:val="0"/>
      <w:divBdr>
        <w:top w:val="none" w:sz="0" w:space="0" w:color="auto"/>
        <w:left w:val="none" w:sz="0" w:space="0" w:color="auto"/>
        <w:bottom w:val="none" w:sz="0" w:space="0" w:color="auto"/>
        <w:right w:val="none" w:sz="0" w:space="0" w:color="auto"/>
      </w:divBdr>
    </w:div>
    <w:div w:id="1422875845">
      <w:marLeft w:val="640"/>
      <w:marRight w:val="0"/>
      <w:marTop w:val="0"/>
      <w:marBottom w:val="0"/>
      <w:divBdr>
        <w:top w:val="none" w:sz="0" w:space="0" w:color="auto"/>
        <w:left w:val="none" w:sz="0" w:space="0" w:color="auto"/>
        <w:bottom w:val="none" w:sz="0" w:space="0" w:color="auto"/>
        <w:right w:val="none" w:sz="0" w:space="0" w:color="auto"/>
      </w:divBdr>
    </w:div>
    <w:div w:id="1422919194">
      <w:marLeft w:val="640"/>
      <w:marRight w:val="0"/>
      <w:marTop w:val="0"/>
      <w:marBottom w:val="0"/>
      <w:divBdr>
        <w:top w:val="none" w:sz="0" w:space="0" w:color="auto"/>
        <w:left w:val="none" w:sz="0" w:space="0" w:color="auto"/>
        <w:bottom w:val="none" w:sz="0" w:space="0" w:color="auto"/>
        <w:right w:val="none" w:sz="0" w:space="0" w:color="auto"/>
      </w:divBdr>
    </w:div>
    <w:div w:id="1422993143">
      <w:marLeft w:val="640"/>
      <w:marRight w:val="0"/>
      <w:marTop w:val="0"/>
      <w:marBottom w:val="0"/>
      <w:divBdr>
        <w:top w:val="none" w:sz="0" w:space="0" w:color="auto"/>
        <w:left w:val="none" w:sz="0" w:space="0" w:color="auto"/>
        <w:bottom w:val="none" w:sz="0" w:space="0" w:color="auto"/>
        <w:right w:val="none" w:sz="0" w:space="0" w:color="auto"/>
      </w:divBdr>
    </w:div>
    <w:div w:id="1422993817">
      <w:marLeft w:val="640"/>
      <w:marRight w:val="0"/>
      <w:marTop w:val="0"/>
      <w:marBottom w:val="0"/>
      <w:divBdr>
        <w:top w:val="none" w:sz="0" w:space="0" w:color="auto"/>
        <w:left w:val="none" w:sz="0" w:space="0" w:color="auto"/>
        <w:bottom w:val="none" w:sz="0" w:space="0" w:color="auto"/>
        <w:right w:val="none" w:sz="0" w:space="0" w:color="auto"/>
      </w:divBdr>
    </w:div>
    <w:div w:id="1423064256">
      <w:marLeft w:val="640"/>
      <w:marRight w:val="0"/>
      <w:marTop w:val="0"/>
      <w:marBottom w:val="0"/>
      <w:divBdr>
        <w:top w:val="none" w:sz="0" w:space="0" w:color="auto"/>
        <w:left w:val="none" w:sz="0" w:space="0" w:color="auto"/>
        <w:bottom w:val="none" w:sz="0" w:space="0" w:color="auto"/>
        <w:right w:val="none" w:sz="0" w:space="0" w:color="auto"/>
      </w:divBdr>
    </w:div>
    <w:div w:id="1423186232">
      <w:marLeft w:val="640"/>
      <w:marRight w:val="0"/>
      <w:marTop w:val="0"/>
      <w:marBottom w:val="0"/>
      <w:divBdr>
        <w:top w:val="none" w:sz="0" w:space="0" w:color="auto"/>
        <w:left w:val="none" w:sz="0" w:space="0" w:color="auto"/>
        <w:bottom w:val="none" w:sz="0" w:space="0" w:color="auto"/>
        <w:right w:val="none" w:sz="0" w:space="0" w:color="auto"/>
      </w:divBdr>
    </w:div>
    <w:div w:id="1423256813">
      <w:marLeft w:val="640"/>
      <w:marRight w:val="0"/>
      <w:marTop w:val="0"/>
      <w:marBottom w:val="0"/>
      <w:divBdr>
        <w:top w:val="none" w:sz="0" w:space="0" w:color="auto"/>
        <w:left w:val="none" w:sz="0" w:space="0" w:color="auto"/>
        <w:bottom w:val="none" w:sz="0" w:space="0" w:color="auto"/>
        <w:right w:val="none" w:sz="0" w:space="0" w:color="auto"/>
      </w:divBdr>
    </w:div>
    <w:div w:id="1423331429">
      <w:marLeft w:val="640"/>
      <w:marRight w:val="0"/>
      <w:marTop w:val="0"/>
      <w:marBottom w:val="0"/>
      <w:divBdr>
        <w:top w:val="none" w:sz="0" w:space="0" w:color="auto"/>
        <w:left w:val="none" w:sz="0" w:space="0" w:color="auto"/>
        <w:bottom w:val="none" w:sz="0" w:space="0" w:color="auto"/>
        <w:right w:val="none" w:sz="0" w:space="0" w:color="auto"/>
      </w:divBdr>
    </w:div>
    <w:div w:id="1423334321">
      <w:marLeft w:val="640"/>
      <w:marRight w:val="0"/>
      <w:marTop w:val="0"/>
      <w:marBottom w:val="0"/>
      <w:divBdr>
        <w:top w:val="none" w:sz="0" w:space="0" w:color="auto"/>
        <w:left w:val="none" w:sz="0" w:space="0" w:color="auto"/>
        <w:bottom w:val="none" w:sz="0" w:space="0" w:color="auto"/>
        <w:right w:val="none" w:sz="0" w:space="0" w:color="auto"/>
      </w:divBdr>
    </w:div>
    <w:div w:id="1423379880">
      <w:marLeft w:val="640"/>
      <w:marRight w:val="0"/>
      <w:marTop w:val="0"/>
      <w:marBottom w:val="0"/>
      <w:divBdr>
        <w:top w:val="none" w:sz="0" w:space="0" w:color="auto"/>
        <w:left w:val="none" w:sz="0" w:space="0" w:color="auto"/>
        <w:bottom w:val="none" w:sz="0" w:space="0" w:color="auto"/>
        <w:right w:val="none" w:sz="0" w:space="0" w:color="auto"/>
      </w:divBdr>
    </w:div>
    <w:div w:id="1423406426">
      <w:marLeft w:val="640"/>
      <w:marRight w:val="0"/>
      <w:marTop w:val="0"/>
      <w:marBottom w:val="0"/>
      <w:divBdr>
        <w:top w:val="none" w:sz="0" w:space="0" w:color="auto"/>
        <w:left w:val="none" w:sz="0" w:space="0" w:color="auto"/>
        <w:bottom w:val="none" w:sz="0" w:space="0" w:color="auto"/>
        <w:right w:val="none" w:sz="0" w:space="0" w:color="auto"/>
      </w:divBdr>
    </w:div>
    <w:div w:id="1423449503">
      <w:marLeft w:val="640"/>
      <w:marRight w:val="0"/>
      <w:marTop w:val="0"/>
      <w:marBottom w:val="0"/>
      <w:divBdr>
        <w:top w:val="none" w:sz="0" w:space="0" w:color="auto"/>
        <w:left w:val="none" w:sz="0" w:space="0" w:color="auto"/>
        <w:bottom w:val="none" w:sz="0" w:space="0" w:color="auto"/>
        <w:right w:val="none" w:sz="0" w:space="0" w:color="auto"/>
      </w:divBdr>
    </w:div>
    <w:div w:id="1423455824">
      <w:marLeft w:val="640"/>
      <w:marRight w:val="0"/>
      <w:marTop w:val="0"/>
      <w:marBottom w:val="0"/>
      <w:divBdr>
        <w:top w:val="none" w:sz="0" w:space="0" w:color="auto"/>
        <w:left w:val="none" w:sz="0" w:space="0" w:color="auto"/>
        <w:bottom w:val="none" w:sz="0" w:space="0" w:color="auto"/>
        <w:right w:val="none" w:sz="0" w:space="0" w:color="auto"/>
      </w:divBdr>
    </w:div>
    <w:div w:id="1423523500">
      <w:marLeft w:val="640"/>
      <w:marRight w:val="0"/>
      <w:marTop w:val="0"/>
      <w:marBottom w:val="0"/>
      <w:divBdr>
        <w:top w:val="none" w:sz="0" w:space="0" w:color="auto"/>
        <w:left w:val="none" w:sz="0" w:space="0" w:color="auto"/>
        <w:bottom w:val="none" w:sz="0" w:space="0" w:color="auto"/>
        <w:right w:val="none" w:sz="0" w:space="0" w:color="auto"/>
      </w:divBdr>
    </w:div>
    <w:div w:id="1423530022">
      <w:marLeft w:val="640"/>
      <w:marRight w:val="0"/>
      <w:marTop w:val="0"/>
      <w:marBottom w:val="0"/>
      <w:divBdr>
        <w:top w:val="none" w:sz="0" w:space="0" w:color="auto"/>
        <w:left w:val="none" w:sz="0" w:space="0" w:color="auto"/>
        <w:bottom w:val="none" w:sz="0" w:space="0" w:color="auto"/>
        <w:right w:val="none" w:sz="0" w:space="0" w:color="auto"/>
      </w:divBdr>
    </w:div>
    <w:div w:id="1423599304">
      <w:marLeft w:val="640"/>
      <w:marRight w:val="0"/>
      <w:marTop w:val="0"/>
      <w:marBottom w:val="0"/>
      <w:divBdr>
        <w:top w:val="none" w:sz="0" w:space="0" w:color="auto"/>
        <w:left w:val="none" w:sz="0" w:space="0" w:color="auto"/>
        <w:bottom w:val="none" w:sz="0" w:space="0" w:color="auto"/>
        <w:right w:val="none" w:sz="0" w:space="0" w:color="auto"/>
      </w:divBdr>
    </w:div>
    <w:div w:id="1423602509">
      <w:marLeft w:val="640"/>
      <w:marRight w:val="0"/>
      <w:marTop w:val="0"/>
      <w:marBottom w:val="0"/>
      <w:divBdr>
        <w:top w:val="none" w:sz="0" w:space="0" w:color="auto"/>
        <w:left w:val="none" w:sz="0" w:space="0" w:color="auto"/>
        <w:bottom w:val="none" w:sz="0" w:space="0" w:color="auto"/>
        <w:right w:val="none" w:sz="0" w:space="0" w:color="auto"/>
      </w:divBdr>
    </w:div>
    <w:div w:id="1423644863">
      <w:marLeft w:val="640"/>
      <w:marRight w:val="0"/>
      <w:marTop w:val="0"/>
      <w:marBottom w:val="0"/>
      <w:divBdr>
        <w:top w:val="none" w:sz="0" w:space="0" w:color="auto"/>
        <w:left w:val="none" w:sz="0" w:space="0" w:color="auto"/>
        <w:bottom w:val="none" w:sz="0" w:space="0" w:color="auto"/>
        <w:right w:val="none" w:sz="0" w:space="0" w:color="auto"/>
      </w:divBdr>
    </w:div>
    <w:div w:id="1423647110">
      <w:marLeft w:val="640"/>
      <w:marRight w:val="0"/>
      <w:marTop w:val="0"/>
      <w:marBottom w:val="0"/>
      <w:divBdr>
        <w:top w:val="none" w:sz="0" w:space="0" w:color="auto"/>
        <w:left w:val="none" w:sz="0" w:space="0" w:color="auto"/>
        <w:bottom w:val="none" w:sz="0" w:space="0" w:color="auto"/>
        <w:right w:val="none" w:sz="0" w:space="0" w:color="auto"/>
      </w:divBdr>
    </w:div>
    <w:div w:id="1423719218">
      <w:marLeft w:val="640"/>
      <w:marRight w:val="0"/>
      <w:marTop w:val="0"/>
      <w:marBottom w:val="0"/>
      <w:divBdr>
        <w:top w:val="none" w:sz="0" w:space="0" w:color="auto"/>
        <w:left w:val="none" w:sz="0" w:space="0" w:color="auto"/>
        <w:bottom w:val="none" w:sz="0" w:space="0" w:color="auto"/>
        <w:right w:val="none" w:sz="0" w:space="0" w:color="auto"/>
      </w:divBdr>
    </w:div>
    <w:div w:id="1423791976">
      <w:marLeft w:val="640"/>
      <w:marRight w:val="0"/>
      <w:marTop w:val="0"/>
      <w:marBottom w:val="0"/>
      <w:divBdr>
        <w:top w:val="none" w:sz="0" w:space="0" w:color="auto"/>
        <w:left w:val="none" w:sz="0" w:space="0" w:color="auto"/>
        <w:bottom w:val="none" w:sz="0" w:space="0" w:color="auto"/>
        <w:right w:val="none" w:sz="0" w:space="0" w:color="auto"/>
      </w:divBdr>
    </w:div>
    <w:div w:id="1423792957">
      <w:marLeft w:val="640"/>
      <w:marRight w:val="0"/>
      <w:marTop w:val="0"/>
      <w:marBottom w:val="0"/>
      <w:divBdr>
        <w:top w:val="none" w:sz="0" w:space="0" w:color="auto"/>
        <w:left w:val="none" w:sz="0" w:space="0" w:color="auto"/>
        <w:bottom w:val="none" w:sz="0" w:space="0" w:color="auto"/>
        <w:right w:val="none" w:sz="0" w:space="0" w:color="auto"/>
      </w:divBdr>
    </w:div>
    <w:div w:id="1423838714">
      <w:marLeft w:val="640"/>
      <w:marRight w:val="0"/>
      <w:marTop w:val="0"/>
      <w:marBottom w:val="0"/>
      <w:divBdr>
        <w:top w:val="none" w:sz="0" w:space="0" w:color="auto"/>
        <w:left w:val="none" w:sz="0" w:space="0" w:color="auto"/>
        <w:bottom w:val="none" w:sz="0" w:space="0" w:color="auto"/>
        <w:right w:val="none" w:sz="0" w:space="0" w:color="auto"/>
      </w:divBdr>
    </w:div>
    <w:div w:id="1423840138">
      <w:marLeft w:val="640"/>
      <w:marRight w:val="0"/>
      <w:marTop w:val="0"/>
      <w:marBottom w:val="0"/>
      <w:divBdr>
        <w:top w:val="none" w:sz="0" w:space="0" w:color="auto"/>
        <w:left w:val="none" w:sz="0" w:space="0" w:color="auto"/>
        <w:bottom w:val="none" w:sz="0" w:space="0" w:color="auto"/>
        <w:right w:val="none" w:sz="0" w:space="0" w:color="auto"/>
      </w:divBdr>
    </w:div>
    <w:div w:id="1423912465">
      <w:marLeft w:val="640"/>
      <w:marRight w:val="0"/>
      <w:marTop w:val="0"/>
      <w:marBottom w:val="0"/>
      <w:divBdr>
        <w:top w:val="none" w:sz="0" w:space="0" w:color="auto"/>
        <w:left w:val="none" w:sz="0" w:space="0" w:color="auto"/>
        <w:bottom w:val="none" w:sz="0" w:space="0" w:color="auto"/>
        <w:right w:val="none" w:sz="0" w:space="0" w:color="auto"/>
      </w:divBdr>
    </w:div>
    <w:div w:id="1423987753">
      <w:marLeft w:val="640"/>
      <w:marRight w:val="0"/>
      <w:marTop w:val="0"/>
      <w:marBottom w:val="0"/>
      <w:divBdr>
        <w:top w:val="none" w:sz="0" w:space="0" w:color="auto"/>
        <w:left w:val="none" w:sz="0" w:space="0" w:color="auto"/>
        <w:bottom w:val="none" w:sz="0" w:space="0" w:color="auto"/>
        <w:right w:val="none" w:sz="0" w:space="0" w:color="auto"/>
      </w:divBdr>
    </w:div>
    <w:div w:id="1423988472">
      <w:marLeft w:val="640"/>
      <w:marRight w:val="0"/>
      <w:marTop w:val="0"/>
      <w:marBottom w:val="0"/>
      <w:divBdr>
        <w:top w:val="none" w:sz="0" w:space="0" w:color="auto"/>
        <w:left w:val="none" w:sz="0" w:space="0" w:color="auto"/>
        <w:bottom w:val="none" w:sz="0" w:space="0" w:color="auto"/>
        <w:right w:val="none" w:sz="0" w:space="0" w:color="auto"/>
      </w:divBdr>
    </w:div>
    <w:div w:id="1424032997">
      <w:marLeft w:val="640"/>
      <w:marRight w:val="0"/>
      <w:marTop w:val="0"/>
      <w:marBottom w:val="0"/>
      <w:divBdr>
        <w:top w:val="none" w:sz="0" w:space="0" w:color="auto"/>
        <w:left w:val="none" w:sz="0" w:space="0" w:color="auto"/>
        <w:bottom w:val="none" w:sz="0" w:space="0" w:color="auto"/>
        <w:right w:val="none" w:sz="0" w:space="0" w:color="auto"/>
      </w:divBdr>
    </w:div>
    <w:div w:id="1424063918">
      <w:marLeft w:val="640"/>
      <w:marRight w:val="0"/>
      <w:marTop w:val="0"/>
      <w:marBottom w:val="0"/>
      <w:divBdr>
        <w:top w:val="none" w:sz="0" w:space="0" w:color="auto"/>
        <w:left w:val="none" w:sz="0" w:space="0" w:color="auto"/>
        <w:bottom w:val="none" w:sz="0" w:space="0" w:color="auto"/>
        <w:right w:val="none" w:sz="0" w:space="0" w:color="auto"/>
      </w:divBdr>
    </w:div>
    <w:div w:id="1424103211">
      <w:marLeft w:val="640"/>
      <w:marRight w:val="0"/>
      <w:marTop w:val="0"/>
      <w:marBottom w:val="0"/>
      <w:divBdr>
        <w:top w:val="none" w:sz="0" w:space="0" w:color="auto"/>
        <w:left w:val="none" w:sz="0" w:space="0" w:color="auto"/>
        <w:bottom w:val="none" w:sz="0" w:space="0" w:color="auto"/>
        <w:right w:val="none" w:sz="0" w:space="0" w:color="auto"/>
      </w:divBdr>
    </w:div>
    <w:div w:id="1424106178">
      <w:marLeft w:val="640"/>
      <w:marRight w:val="0"/>
      <w:marTop w:val="0"/>
      <w:marBottom w:val="0"/>
      <w:divBdr>
        <w:top w:val="none" w:sz="0" w:space="0" w:color="auto"/>
        <w:left w:val="none" w:sz="0" w:space="0" w:color="auto"/>
        <w:bottom w:val="none" w:sz="0" w:space="0" w:color="auto"/>
        <w:right w:val="none" w:sz="0" w:space="0" w:color="auto"/>
      </w:divBdr>
    </w:div>
    <w:div w:id="1424258768">
      <w:marLeft w:val="640"/>
      <w:marRight w:val="0"/>
      <w:marTop w:val="0"/>
      <w:marBottom w:val="0"/>
      <w:divBdr>
        <w:top w:val="none" w:sz="0" w:space="0" w:color="auto"/>
        <w:left w:val="none" w:sz="0" w:space="0" w:color="auto"/>
        <w:bottom w:val="none" w:sz="0" w:space="0" w:color="auto"/>
        <w:right w:val="none" w:sz="0" w:space="0" w:color="auto"/>
      </w:divBdr>
    </w:div>
    <w:div w:id="1424373376">
      <w:marLeft w:val="640"/>
      <w:marRight w:val="0"/>
      <w:marTop w:val="0"/>
      <w:marBottom w:val="0"/>
      <w:divBdr>
        <w:top w:val="none" w:sz="0" w:space="0" w:color="auto"/>
        <w:left w:val="none" w:sz="0" w:space="0" w:color="auto"/>
        <w:bottom w:val="none" w:sz="0" w:space="0" w:color="auto"/>
        <w:right w:val="none" w:sz="0" w:space="0" w:color="auto"/>
      </w:divBdr>
    </w:div>
    <w:div w:id="1424378924">
      <w:marLeft w:val="640"/>
      <w:marRight w:val="0"/>
      <w:marTop w:val="0"/>
      <w:marBottom w:val="0"/>
      <w:divBdr>
        <w:top w:val="none" w:sz="0" w:space="0" w:color="auto"/>
        <w:left w:val="none" w:sz="0" w:space="0" w:color="auto"/>
        <w:bottom w:val="none" w:sz="0" w:space="0" w:color="auto"/>
        <w:right w:val="none" w:sz="0" w:space="0" w:color="auto"/>
      </w:divBdr>
    </w:div>
    <w:div w:id="1424379832">
      <w:marLeft w:val="640"/>
      <w:marRight w:val="0"/>
      <w:marTop w:val="0"/>
      <w:marBottom w:val="0"/>
      <w:divBdr>
        <w:top w:val="none" w:sz="0" w:space="0" w:color="auto"/>
        <w:left w:val="none" w:sz="0" w:space="0" w:color="auto"/>
        <w:bottom w:val="none" w:sz="0" w:space="0" w:color="auto"/>
        <w:right w:val="none" w:sz="0" w:space="0" w:color="auto"/>
      </w:divBdr>
    </w:div>
    <w:div w:id="1424456839">
      <w:marLeft w:val="640"/>
      <w:marRight w:val="0"/>
      <w:marTop w:val="0"/>
      <w:marBottom w:val="0"/>
      <w:divBdr>
        <w:top w:val="none" w:sz="0" w:space="0" w:color="auto"/>
        <w:left w:val="none" w:sz="0" w:space="0" w:color="auto"/>
        <w:bottom w:val="none" w:sz="0" w:space="0" w:color="auto"/>
        <w:right w:val="none" w:sz="0" w:space="0" w:color="auto"/>
      </w:divBdr>
    </w:div>
    <w:div w:id="1424495223">
      <w:marLeft w:val="640"/>
      <w:marRight w:val="0"/>
      <w:marTop w:val="0"/>
      <w:marBottom w:val="0"/>
      <w:divBdr>
        <w:top w:val="none" w:sz="0" w:space="0" w:color="auto"/>
        <w:left w:val="none" w:sz="0" w:space="0" w:color="auto"/>
        <w:bottom w:val="none" w:sz="0" w:space="0" w:color="auto"/>
        <w:right w:val="none" w:sz="0" w:space="0" w:color="auto"/>
      </w:divBdr>
    </w:div>
    <w:div w:id="1424572570">
      <w:marLeft w:val="640"/>
      <w:marRight w:val="0"/>
      <w:marTop w:val="0"/>
      <w:marBottom w:val="0"/>
      <w:divBdr>
        <w:top w:val="none" w:sz="0" w:space="0" w:color="auto"/>
        <w:left w:val="none" w:sz="0" w:space="0" w:color="auto"/>
        <w:bottom w:val="none" w:sz="0" w:space="0" w:color="auto"/>
        <w:right w:val="none" w:sz="0" w:space="0" w:color="auto"/>
      </w:divBdr>
    </w:div>
    <w:div w:id="1424644620">
      <w:marLeft w:val="640"/>
      <w:marRight w:val="0"/>
      <w:marTop w:val="0"/>
      <w:marBottom w:val="0"/>
      <w:divBdr>
        <w:top w:val="none" w:sz="0" w:space="0" w:color="auto"/>
        <w:left w:val="none" w:sz="0" w:space="0" w:color="auto"/>
        <w:bottom w:val="none" w:sz="0" w:space="0" w:color="auto"/>
        <w:right w:val="none" w:sz="0" w:space="0" w:color="auto"/>
      </w:divBdr>
    </w:div>
    <w:div w:id="1424760095">
      <w:marLeft w:val="640"/>
      <w:marRight w:val="0"/>
      <w:marTop w:val="0"/>
      <w:marBottom w:val="0"/>
      <w:divBdr>
        <w:top w:val="none" w:sz="0" w:space="0" w:color="auto"/>
        <w:left w:val="none" w:sz="0" w:space="0" w:color="auto"/>
        <w:bottom w:val="none" w:sz="0" w:space="0" w:color="auto"/>
        <w:right w:val="none" w:sz="0" w:space="0" w:color="auto"/>
      </w:divBdr>
    </w:div>
    <w:div w:id="1424838776">
      <w:marLeft w:val="640"/>
      <w:marRight w:val="0"/>
      <w:marTop w:val="0"/>
      <w:marBottom w:val="0"/>
      <w:divBdr>
        <w:top w:val="none" w:sz="0" w:space="0" w:color="auto"/>
        <w:left w:val="none" w:sz="0" w:space="0" w:color="auto"/>
        <w:bottom w:val="none" w:sz="0" w:space="0" w:color="auto"/>
        <w:right w:val="none" w:sz="0" w:space="0" w:color="auto"/>
      </w:divBdr>
    </w:div>
    <w:div w:id="1424913146">
      <w:marLeft w:val="640"/>
      <w:marRight w:val="0"/>
      <w:marTop w:val="0"/>
      <w:marBottom w:val="0"/>
      <w:divBdr>
        <w:top w:val="none" w:sz="0" w:space="0" w:color="auto"/>
        <w:left w:val="none" w:sz="0" w:space="0" w:color="auto"/>
        <w:bottom w:val="none" w:sz="0" w:space="0" w:color="auto"/>
        <w:right w:val="none" w:sz="0" w:space="0" w:color="auto"/>
      </w:divBdr>
    </w:div>
    <w:div w:id="1424956064">
      <w:marLeft w:val="640"/>
      <w:marRight w:val="0"/>
      <w:marTop w:val="0"/>
      <w:marBottom w:val="0"/>
      <w:divBdr>
        <w:top w:val="none" w:sz="0" w:space="0" w:color="auto"/>
        <w:left w:val="none" w:sz="0" w:space="0" w:color="auto"/>
        <w:bottom w:val="none" w:sz="0" w:space="0" w:color="auto"/>
        <w:right w:val="none" w:sz="0" w:space="0" w:color="auto"/>
      </w:divBdr>
    </w:div>
    <w:div w:id="1425298371">
      <w:marLeft w:val="640"/>
      <w:marRight w:val="0"/>
      <w:marTop w:val="0"/>
      <w:marBottom w:val="0"/>
      <w:divBdr>
        <w:top w:val="none" w:sz="0" w:space="0" w:color="auto"/>
        <w:left w:val="none" w:sz="0" w:space="0" w:color="auto"/>
        <w:bottom w:val="none" w:sz="0" w:space="0" w:color="auto"/>
        <w:right w:val="none" w:sz="0" w:space="0" w:color="auto"/>
      </w:divBdr>
    </w:div>
    <w:div w:id="1425301315">
      <w:marLeft w:val="640"/>
      <w:marRight w:val="0"/>
      <w:marTop w:val="0"/>
      <w:marBottom w:val="0"/>
      <w:divBdr>
        <w:top w:val="none" w:sz="0" w:space="0" w:color="auto"/>
        <w:left w:val="none" w:sz="0" w:space="0" w:color="auto"/>
        <w:bottom w:val="none" w:sz="0" w:space="0" w:color="auto"/>
        <w:right w:val="none" w:sz="0" w:space="0" w:color="auto"/>
      </w:divBdr>
    </w:div>
    <w:div w:id="1425302917">
      <w:marLeft w:val="640"/>
      <w:marRight w:val="0"/>
      <w:marTop w:val="0"/>
      <w:marBottom w:val="0"/>
      <w:divBdr>
        <w:top w:val="none" w:sz="0" w:space="0" w:color="auto"/>
        <w:left w:val="none" w:sz="0" w:space="0" w:color="auto"/>
        <w:bottom w:val="none" w:sz="0" w:space="0" w:color="auto"/>
        <w:right w:val="none" w:sz="0" w:space="0" w:color="auto"/>
      </w:divBdr>
    </w:div>
    <w:div w:id="1425345792">
      <w:marLeft w:val="640"/>
      <w:marRight w:val="0"/>
      <w:marTop w:val="0"/>
      <w:marBottom w:val="0"/>
      <w:divBdr>
        <w:top w:val="none" w:sz="0" w:space="0" w:color="auto"/>
        <w:left w:val="none" w:sz="0" w:space="0" w:color="auto"/>
        <w:bottom w:val="none" w:sz="0" w:space="0" w:color="auto"/>
        <w:right w:val="none" w:sz="0" w:space="0" w:color="auto"/>
      </w:divBdr>
    </w:div>
    <w:div w:id="1425414937">
      <w:marLeft w:val="640"/>
      <w:marRight w:val="0"/>
      <w:marTop w:val="0"/>
      <w:marBottom w:val="0"/>
      <w:divBdr>
        <w:top w:val="none" w:sz="0" w:space="0" w:color="auto"/>
        <w:left w:val="none" w:sz="0" w:space="0" w:color="auto"/>
        <w:bottom w:val="none" w:sz="0" w:space="0" w:color="auto"/>
        <w:right w:val="none" w:sz="0" w:space="0" w:color="auto"/>
      </w:divBdr>
    </w:div>
    <w:div w:id="1425492207">
      <w:marLeft w:val="640"/>
      <w:marRight w:val="0"/>
      <w:marTop w:val="0"/>
      <w:marBottom w:val="0"/>
      <w:divBdr>
        <w:top w:val="none" w:sz="0" w:space="0" w:color="auto"/>
        <w:left w:val="none" w:sz="0" w:space="0" w:color="auto"/>
        <w:bottom w:val="none" w:sz="0" w:space="0" w:color="auto"/>
        <w:right w:val="none" w:sz="0" w:space="0" w:color="auto"/>
      </w:divBdr>
    </w:div>
    <w:div w:id="1425497665">
      <w:marLeft w:val="640"/>
      <w:marRight w:val="0"/>
      <w:marTop w:val="0"/>
      <w:marBottom w:val="0"/>
      <w:divBdr>
        <w:top w:val="none" w:sz="0" w:space="0" w:color="auto"/>
        <w:left w:val="none" w:sz="0" w:space="0" w:color="auto"/>
        <w:bottom w:val="none" w:sz="0" w:space="0" w:color="auto"/>
        <w:right w:val="none" w:sz="0" w:space="0" w:color="auto"/>
      </w:divBdr>
    </w:div>
    <w:div w:id="1425607114">
      <w:marLeft w:val="640"/>
      <w:marRight w:val="0"/>
      <w:marTop w:val="0"/>
      <w:marBottom w:val="0"/>
      <w:divBdr>
        <w:top w:val="none" w:sz="0" w:space="0" w:color="auto"/>
        <w:left w:val="none" w:sz="0" w:space="0" w:color="auto"/>
        <w:bottom w:val="none" w:sz="0" w:space="0" w:color="auto"/>
        <w:right w:val="none" w:sz="0" w:space="0" w:color="auto"/>
      </w:divBdr>
    </w:div>
    <w:div w:id="1425608159">
      <w:marLeft w:val="640"/>
      <w:marRight w:val="0"/>
      <w:marTop w:val="0"/>
      <w:marBottom w:val="0"/>
      <w:divBdr>
        <w:top w:val="none" w:sz="0" w:space="0" w:color="auto"/>
        <w:left w:val="none" w:sz="0" w:space="0" w:color="auto"/>
        <w:bottom w:val="none" w:sz="0" w:space="0" w:color="auto"/>
        <w:right w:val="none" w:sz="0" w:space="0" w:color="auto"/>
      </w:divBdr>
    </w:div>
    <w:div w:id="1425609822">
      <w:marLeft w:val="640"/>
      <w:marRight w:val="0"/>
      <w:marTop w:val="0"/>
      <w:marBottom w:val="0"/>
      <w:divBdr>
        <w:top w:val="none" w:sz="0" w:space="0" w:color="auto"/>
        <w:left w:val="none" w:sz="0" w:space="0" w:color="auto"/>
        <w:bottom w:val="none" w:sz="0" w:space="0" w:color="auto"/>
        <w:right w:val="none" w:sz="0" w:space="0" w:color="auto"/>
      </w:divBdr>
    </w:div>
    <w:div w:id="1425682805">
      <w:marLeft w:val="640"/>
      <w:marRight w:val="0"/>
      <w:marTop w:val="0"/>
      <w:marBottom w:val="0"/>
      <w:divBdr>
        <w:top w:val="none" w:sz="0" w:space="0" w:color="auto"/>
        <w:left w:val="none" w:sz="0" w:space="0" w:color="auto"/>
        <w:bottom w:val="none" w:sz="0" w:space="0" w:color="auto"/>
        <w:right w:val="none" w:sz="0" w:space="0" w:color="auto"/>
      </w:divBdr>
    </w:div>
    <w:div w:id="1425766456">
      <w:marLeft w:val="640"/>
      <w:marRight w:val="0"/>
      <w:marTop w:val="0"/>
      <w:marBottom w:val="0"/>
      <w:divBdr>
        <w:top w:val="none" w:sz="0" w:space="0" w:color="auto"/>
        <w:left w:val="none" w:sz="0" w:space="0" w:color="auto"/>
        <w:bottom w:val="none" w:sz="0" w:space="0" w:color="auto"/>
        <w:right w:val="none" w:sz="0" w:space="0" w:color="auto"/>
      </w:divBdr>
    </w:div>
    <w:div w:id="1425804600">
      <w:marLeft w:val="640"/>
      <w:marRight w:val="0"/>
      <w:marTop w:val="0"/>
      <w:marBottom w:val="0"/>
      <w:divBdr>
        <w:top w:val="none" w:sz="0" w:space="0" w:color="auto"/>
        <w:left w:val="none" w:sz="0" w:space="0" w:color="auto"/>
        <w:bottom w:val="none" w:sz="0" w:space="0" w:color="auto"/>
        <w:right w:val="none" w:sz="0" w:space="0" w:color="auto"/>
      </w:divBdr>
    </w:div>
    <w:div w:id="1425805663">
      <w:marLeft w:val="640"/>
      <w:marRight w:val="0"/>
      <w:marTop w:val="0"/>
      <w:marBottom w:val="0"/>
      <w:divBdr>
        <w:top w:val="none" w:sz="0" w:space="0" w:color="auto"/>
        <w:left w:val="none" w:sz="0" w:space="0" w:color="auto"/>
        <w:bottom w:val="none" w:sz="0" w:space="0" w:color="auto"/>
        <w:right w:val="none" w:sz="0" w:space="0" w:color="auto"/>
      </w:divBdr>
    </w:div>
    <w:div w:id="1425808746">
      <w:marLeft w:val="640"/>
      <w:marRight w:val="0"/>
      <w:marTop w:val="0"/>
      <w:marBottom w:val="0"/>
      <w:divBdr>
        <w:top w:val="none" w:sz="0" w:space="0" w:color="auto"/>
        <w:left w:val="none" w:sz="0" w:space="0" w:color="auto"/>
        <w:bottom w:val="none" w:sz="0" w:space="0" w:color="auto"/>
        <w:right w:val="none" w:sz="0" w:space="0" w:color="auto"/>
      </w:divBdr>
    </w:div>
    <w:div w:id="1425833214">
      <w:marLeft w:val="640"/>
      <w:marRight w:val="0"/>
      <w:marTop w:val="0"/>
      <w:marBottom w:val="0"/>
      <w:divBdr>
        <w:top w:val="none" w:sz="0" w:space="0" w:color="auto"/>
        <w:left w:val="none" w:sz="0" w:space="0" w:color="auto"/>
        <w:bottom w:val="none" w:sz="0" w:space="0" w:color="auto"/>
        <w:right w:val="none" w:sz="0" w:space="0" w:color="auto"/>
      </w:divBdr>
    </w:div>
    <w:div w:id="1425875812">
      <w:marLeft w:val="640"/>
      <w:marRight w:val="0"/>
      <w:marTop w:val="0"/>
      <w:marBottom w:val="0"/>
      <w:divBdr>
        <w:top w:val="none" w:sz="0" w:space="0" w:color="auto"/>
        <w:left w:val="none" w:sz="0" w:space="0" w:color="auto"/>
        <w:bottom w:val="none" w:sz="0" w:space="0" w:color="auto"/>
        <w:right w:val="none" w:sz="0" w:space="0" w:color="auto"/>
      </w:divBdr>
    </w:div>
    <w:div w:id="1426144347">
      <w:marLeft w:val="640"/>
      <w:marRight w:val="0"/>
      <w:marTop w:val="0"/>
      <w:marBottom w:val="0"/>
      <w:divBdr>
        <w:top w:val="none" w:sz="0" w:space="0" w:color="auto"/>
        <w:left w:val="none" w:sz="0" w:space="0" w:color="auto"/>
        <w:bottom w:val="none" w:sz="0" w:space="0" w:color="auto"/>
        <w:right w:val="none" w:sz="0" w:space="0" w:color="auto"/>
      </w:divBdr>
    </w:div>
    <w:div w:id="1426145366">
      <w:marLeft w:val="640"/>
      <w:marRight w:val="0"/>
      <w:marTop w:val="0"/>
      <w:marBottom w:val="0"/>
      <w:divBdr>
        <w:top w:val="none" w:sz="0" w:space="0" w:color="auto"/>
        <w:left w:val="none" w:sz="0" w:space="0" w:color="auto"/>
        <w:bottom w:val="none" w:sz="0" w:space="0" w:color="auto"/>
        <w:right w:val="none" w:sz="0" w:space="0" w:color="auto"/>
      </w:divBdr>
    </w:div>
    <w:div w:id="1426146801">
      <w:marLeft w:val="640"/>
      <w:marRight w:val="0"/>
      <w:marTop w:val="0"/>
      <w:marBottom w:val="0"/>
      <w:divBdr>
        <w:top w:val="none" w:sz="0" w:space="0" w:color="auto"/>
        <w:left w:val="none" w:sz="0" w:space="0" w:color="auto"/>
        <w:bottom w:val="none" w:sz="0" w:space="0" w:color="auto"/>
        <w:right w:val="none" w:sz="0" w:space="0" w:color="auto"/>
      </w:divBdr>
    </w:div>
    <w:div w:id="1426148865">
      <w:marLeft w:val="640"/>
      <w:marRight w:val="0"/>
      <w:marTop w:val="0"/>
      <w:marBottom w:val="0"/>
      <w:divBdr>
        <w:top w:val="none" w:sz="0" w:space="0" w:color="auto"/>
        <w:left w:val="none" w:sz="0" w:space="0" w:color="auto"/>
        <w:bottom w:val="none" w:sz="0" w:space="0" w:color="auto"/>
        <w:right w:val="none" w:sz="0" w:space="0" w:color="auto"/>
      </w:divBdr>
    </w:div>
    <w:div w:id="1426222066">
      <w:marLeft w:val="640"/>
      <w:marRight w:val="0"/>
      <w:marTop w:val="0"/>
      <w:marBottom w:val="0"/>
      <w:divBdr>
        <w:top w:val="none" w:sz="0" w:space="0" w:color="auto"/>
        <w:left w:val="none" w:sz="0" w:space="0" w:color="auto"/>
        <w:bottom w:val="none" w:sz="0" w:space="0" w:color="auto"/>
        <w:right w:val="none" w:sz="0" w:space="0" w:color="auto"/>
      </w:divBdr>
    </w:div>
    <w:div w:id="1426263082">
      <w:marLeft w:val="640"/>
      <w:marRight w:val="0"/>
      <w:marTop w:val="0"/>
      <w:marBottom w:val="0"/>
      <w:divBdr>
        <w:top w:val="none" w:sz="0" w:space="0" w:color="auto"/>
        <w:left w:val="none" w:sz="0" w:space="0" w:color="auto"/>
        <w:bottom w:val="none" w:sz="0" w:space="0" w:color="auto"/>
        <w:right w:val="none" w:sz="0" w:space="0" w:color="auto"/>
      </w:divBdr>
    </w:div>
    <w:div w:id="1426463902">
      <w:marLeft w:val="640"/>
      <w:marRight w:val="0"/>
      <w:marTop w:val="0"/>
      <w:marBottom w:val="0"/>
      <w:divBdr>
        <w:top w:val="none" w:sz="0" w:space="0" w:color="auto"/>
        <w:left w:val="none" w:sz="0" w:space="0" w:color="auto"/>
        <w:bottom w:val="none" w:sz="0" w:space="0" w:color="auto"/>
        <w:right w:val="none" w:sz="0" w:space="0" w:color="auto"/>
      </w:divBdr>
    </w:div>
    <w:div w:id="1426538354">
      <w:marLeft w:val="640"/>
      <w:marRight w:val="0"/>
      <w:marTop w:val="0"/>
      <w:marBottom w:val="0"/>
      <w:divBdr>
        <w:top w:val="none" w:sz="0" w:space="0" w:color="auto"/>
        <w:left w:val="none" w:sz="0" w:space="0" w:color="auto"/>
        <w:bottom w:val="none" w:sz="0" w:space="0" w:color="auto"/>
        <w:right w:val="none" w:sz="0" w:space="0" w:color="auto"/>
      </w:divBdr>
    </w:div>
    <w:div w:id="1426607792">
      <w:marLeft w:val="640"/>
      <w:marRight w:val="0"/>
      <w:marTop w:val="0"/>
      <w:marBottom w:val="0"/>
      <w:divBdr>
        <w:top w:val="none" w:sz="0" w:space="0" w:color="auto"/>
        <w:left w:val="none" w:sz="0" w:space="0" w:color="auto"/>
        <w:bottom w:val="none" w:sz="0" w:space="0" w:color="auto"/>
        <w:right w:val="none" w:sz="0" w:space="0" w:color="auto"/>
      </w:divBdr>
    </w:div>
    <w:div w:id="1426611507">
      <w:marLeft w:val="640"/>
      <w:marRight w:val="0"/>
      <w:marTop w:val="0"/>
      <w:marBottom w:val="0"/>
      <w:divBdr>
        <w:top w:val="none" w:sz="0" w:space="0" w:color="auto"/>
        <w:left w:val="none" w:sz="0" w:space="0" w:color="auto"/>
        <w:bottom w:val="none" w:sz="0" w:space="0" w:color="auto"/>
        <w:right w:val="none" w:sz="0" w:space="0" w:color="auto"/>
      </w:divBdr>
    </w:div>
    <w:div w:id="1426614644">
      <w:marLeft w:val="640"/>
      <w:marRight w:val="0"/>
      <w:marTop w:val="0"/>
      <w:marBottom w:val="0"/>
      <w:divBdr>
        <w:top w:val="none" w:sz="0" w:space="0" w:color="auto"/>
        <w:left w:val="none" w:sz="0" w:space="0" w:color="auto"/>
        <w:bottom w:val="none" w:sz="0" w:space="0" w:color="auto"/>
        <w:right w:val="none" w:sz="0" w:space="0" w:color="auto"/>
      </w:divBdr>
    </w:div>
    <w:div w:id="1426685734">
      <w:marLeft w:val="640"/>
      <w:marRight w:val="0"/>
      <w:marTop w:val="0"/>
      <w:marBottom w:val="0"/>
      <w:divBdr>
        <w:top w:val="none" w:sz="0" w:space="0" w:color="auto"/>
        <w:left w:val="none" w:sz="0" w:space="0" w:color="auto"/>
        <w:bottom w:val="none" w:sz="0" w:space="0" w:color="auto"/>
        <w:right w:val="none" w:sz="0" w:space="0" w:color="auto"/>
      </w:divBdr>
    </w:div>
    <w:div w:id="1426726712">
      <w:marLeft w:val="640"/>
      <w:marRight w:val="0"/>
      <w:marTop w:val="0"/>
      <w:marBottom w:val="0"/>
      <w:divBdr>
        <w:top w:val="none" w:sz="0" w:space="0" w:color="auto"/>
        <w:left w:val="none" w:sz="0" w:space="0" w:color="auto"/>
        <w:bottom w:val="none" w:sz="0" w:space="0" w:color="auto"/>
        <w:right w:val="none" w:sz="0" w:space="0" w:color="auto"/>
      </w:divBdr>
    </w:div>
    <w:div w:id="1426731937">
      <w:marLeft w:val="640"/>
      <w:marRight w:val="0"/>
      <w:marTop w:val="0"/>
      <w:marBottom w:val="0"/>
      <w:divBdr>
        <w:top w:val="none" w:sz="0" w:space="0" w:color="auto"/>
        <w:left w:val="none" w:sz="0" w:space="0" w:color="auto"/>
        <w:bottom w:val="none" w:sz="0" w:space="0" w:color="auto"/>
        <w:right w:val="none" w:sz="0" w:space="0" w:color="auto"/>
      </w:divBdr>
    </w:div>
    <w:div w:id="1426732259">
      <w:marLeft w:val="640"/>
      <w:marRight w:val="0"/>
      <w:marTop w:val="0"/>
      <w:marBottom w:val="0"/>
      <w:divBdr>
        <w:top w:val="none" w:sz="0" w:space="0" w:color="auto"/>
        <w:left w:val="none" w:sz="0" w:space="0" w:color="auto"/>
        <w:bottom w:val="none" w:sz="0" w:space="0" w:color="auto"/>
        <w:right w:val="none" w:sz="0" w:space="0" w:color="auto"/>
      </w:divBdr>
    </w:div>
    <w:div w:id="1426802723">
      <w:marLeft w:val="640"/>
      <w:marRight w:val="0"/>
      <w:marTop w:val="0"/>
      <w:marBottom w:val="0"/>
      <w:divBdr>
        <w:top w:val="none" w:sz="0" w:space="0" w:color="auto"/>
        <w:left w:val="none" w:sz="0" w:space="0" w:color="auto"/>
        <w:bottom w:val="none" w:sz="0" w:space="0" w:color="auto"/>
        <w:right w:val="none" w:sz="0" w:space="0" w:color="auto"/>
      </w:divBdr>
    </w:div>
    <w:div w:id="1426994304">
      <w:marLeft w:val="640"/>
      <w:marRight w:val="0"/>
      <w:marTop w:val="0"/>
      <w:marBottom w:val="0"/>
      <w:divBdr>
        <w:top w:val="none" w:sz="0" w:space="0" w:color="auto"/>
        <w:left w:val="none" w:sz="0" w:space="0" w:color="auto"/>
        <w:bottom w:val="none" w:sz="0" w:space="0" w:color="auto"/>
        <w:right w:val="none" w:sz="0" w:space="0" w:color="auto"/>
      </w:divBdr>
    </w:div>
    <w:div w:id="1426999201">
      <w:marLeft w:val="640"/>
      <w:marRight w:val="0"/>
      <w:marTop w:val="0"/>
      <w:marBottom w:val="0"/>
      <w:divBdr>
        <w:top w:val="none" w:sz="0" w:space="0" w:color="auto"/>
        <w:left w:val="none" w:sz="0" w:space="0" w:color="auto"/>
        <w:bottom w:val="none" w:sz="0" w:space="0" w:color="auto"/>
        <w:right w:val="none" w:sz="0" w:space="0" w:color="auto"/>
      </w:divBdr>
    </w:div>
    <w:div w:id="1427001742">
      <w:marLeft w:val="640"/>
      <w:marRight w:val="0"/>
      <w:marTop w:val="0"/>
      <w:marBottom w:val="0"/>
      <w:divBdr>
        <w:top w:val="none" w:sz="0" w:space="0" w:color="auto"/>
        <w:left w:val="none" w:sz="0" w:space="0" w:color="auto"/>
        <w:bottom w:val="none" w:sz="0" w:space="0" w:color="auto"/>
        <w:right w:val="none" w:sz="0" w:space="0" w:color="auto"/>
      </w:divBdr>
    </w:div>
    <w:div w:id="1427189061">
      <w:marLeft w:val="640"/>
      <w:marRight w:val="0"/>
      <w:marTop w:val="0"/>
      <w:marBottom w:val="0"/>
      <w:divBdr>
        <w:top w:val="none" w:sz="0" w:space="0" w:color="auto"/>
        <w:left w:val="none" w:sz="0" w:space="0" w:color="auto"/>
        <w:bottom w:val="none" w:sz="0" w:space="0" w:color="auto"/>
        <w:right w:val="none" w:sz="0" w:space="0" w:color="auto"/>
      </w:divBdr>
    </w:div>
    <w:div w:id="1427312869">
      <w:marLeft w:val="640"/>
      <w:marRight w:val="0"/>
      <w:marTop w:val="0"/>
      <w:marBottom w:val="0"/>
      <w:divBdr>
        <w:top w:val="none" w:sz="0" w:space="0" w:color="auto"/>
        <w:left w:val="none" w:sz="0" w:space="0" w:color="auto"/>
        <w:bottom w:val="none" w:sz="0" w:space="0" w:color="auto"/>
        <w:right w:val="none" w:sz="0" w:space="0" w:color="auto"/>
      </w:divBdr>
    </w:div>
    <w:div w:id="1427380383">
      <w:marLeft w:val="640"/>
      <w:marRight w:val="0"/>
      <w:marTop w:val="0"/>
      <w:marBottom w:val="0"/>
      <w:divBdr>
        <w:top w:val="none" w:sz="0" w:space="0" w:color="auto"/>
        <w:left w:val="none" w:sz="0" w:space="0" w:color="auto"/>
        <w:bottom w:val="none" w:sz="0" w:space="0" w:color="auto"/>
        <w:right w:val="none" w:sz="0" w:space="0" w:color="auto"/>
      </w:divBdr>
    </w:div>
    <w:div w:id="1427456829">
      <w:marLeft w:val="640"/>
      <w:marRight w:val="0"/>
      <w:marTop w:val="0"/>
      <w:marBottom w:val="0"/>
      <w:divBdr>
        <w:top w:val="none" w:sz="0" w:space="0" w:color="auto"/>
        <w:left w:val="none" w:sz="0" w:space="0" w:color="auto"/>
        <w:bottom w:val="none" w:sz="0" w:space="0" w:color="auto"/>
        <w:right w:val="none" w:sz="0" w:space="0" w:color="auto"/>
      </w:divBdr>
    </w:div>
    <w:div w:id="1427506506">
      <w:marLeft w:val="640"/>
      <w:marRight w:val="0"/>
      <w:marTop w:val="0"/>
      <w:marBottom w:val="0"/>
      <w:divBdr>
        <w:top w:val="none" w:sz="0" w:space="0" w:color="auto"/>
        <w:left w:val="none" w:sz="0" w:space="0" w:color="auto"/>
        <w:bottom w:val="none" w:sz="0" w:space="0" w:color="auto"/>
        <w:right w:val="none" w:sz="0" w:space="0" w:color="auto"/>
      </w:divBdr>
    </w:div>
    <w:div w:id="1427533947">
      <w:marLeft w:val="640"/>
      <w:marRight w:val="0"/>
      <w:marTop w:val="0"/>
      <w:marBottom w:val="0"/>
      <w:divBdr>
        <w:top w:val="none" w:sz="0" w:space="0" w:color="auto"/>
        <w:left w:val="none" w:sz="0" w:space="0" w:color="auto"/>
        <w:bottom w:val="none" w:sz="0" w:space="0" w:color="auto"/>
        <w:right w:val="none" w:sz="0" w:space="0" w:color="auto"/>
      </w:divBdr>
    </w:div>
    <w:div w:id="1427537227">
      <w:marLeft w:val="640"/>
      <w:marRight w:val="0"/>
      <w:marTop w:val="0"/>
      <w:marBottom w:val="0"/>
      <w:divBdr>
        <w:top w:val="none" w:sz="0" w:space="0" w:color="auto"/>
        <w:left w:val="none" w:sz="0" w:space="0" w:color="auto"/>
        <w:bottom w:val="none" w:sz="0" w:space="0" w:color="auto"/>
        <w:right w:val="none" w:sz="0" w:space="0" w:color="auto"/>
      </w:divBdr>
    </w:div>
    <w:div w:id="1427650180">
      <w:marLeft w:val="640"/>
      <w:marRight w:val="0"/>
      <w:marTop w:val="0"/>
      <w:marBottom w:val="0"/>
      <w:divBdr>
        <w:top w:val="none" w:sz="0" w:space="0" w:color="auto"/>
        <w:left w:val="none" w:sz="0" w:space="0" w:color="auto"/>
        <w:bottom w:val="none" w:sz="0" w:space="0" w:color="auto"/>
        <w:right w:val="none" w:sz="0" w:space="0" w:color="auto"/>
      </w:divBdr>
    </w:div>
    <w:div w:id="1427732768">
      <w:marLeft w:val="640"/>
      <w:marRight w:val="0"/>
      <w:marTop w:val="0"/>
      <w:marBottom w:val="0"/>
      <w:divBdr>
        <w:top w:val="none" w:sz="0" w:space="0" w:color="auto"/>
        <w:left w:val="none" w:sz="0" w:space="0" w:color="auto"/>
        <w:bottom w:val="none" w:sz="0" w:space="0" w:color="auto"/>
        <w:right w:val="none" w:sz="0" w:space="0" w:color="auto"/>
      </w:divBdr>
    </w:div>
    <w:div w:id="1427732773">
      <w:marLeft w:val="640"/>
      <w:marRight w:val="0"/>
      <w:marTop w:val="0"/>
      <w:marBottom w:val="0"/>
      <w:divBdr>
        <w:top w:val="none" w:sz="0" w:space="0" w:color="auto"/>
        <w:left w:val="none" w:sz="0" w:space="0" w:color="auto"/>
        <w:bottom w:val="none" w:sz="0" w:space="0" w:color="auto"/>
        <w:right w:val="none" w:sz="0" w:space="0" w:color="auto"/>
      </w:divBdr>
    </w:div>
    <w:div w:id="1427769391">
      <w:marLeft w:val="640"/>
      <w:marRight w:val="0"/>
      <w:marTop w:val="0"/>
      <w:marBottom w:val="0"/>
      <w:divBdr>
        <w:top w:val="none" w:sz="0" w:space="0" w:color="auto"/>
        <w:left w:val="none" w:sz="0" w:space="0" w:color="auto"/>
        <w:bottom w:val="none" w:sz="0" w:space="0" w:color="auto"/>
        <w:right w:val="none" w:sz="0" w:space="0" w:color="auto"/>
      </w:divBdr>
    </w:div>
    <w:div w:id="1427772247">
      <w:marLeft w:val="640"/>
      <w:marRight w:val="0"/>
      <w:marTop w:val="0"/>
      <w:marBottom w:val="0"/>
      <w:divBdr>
        <w:top w:val="none" w:sz="0" w:space="0" w:color="auto"/>
        <w:left w:val="none" w:sz="0" w:space="0" w:color="auto"/>
        <w:bottom w:val="none" w:sz="0" w:space="0" w:color="auto"/>
        <w:right w:val="none" w:sz="0" w:space="0" w:color="auto"/>
      </w:divBdr>
    </w:div>
    <w:div w:id="1427917219">
      <w:marLeft w:val="640"/>
      <w:marRight w:val="0"/>
      <w:marTop w:val="0"/>
      <w:marBottom w:val="0"/>
      <w:divBdr>
        <w:top w:val="none" w:sz="0" w:space="0" w:color="auto"/>
        <w:left w:val="none" w:sz="0" w:space="0" w:color="auto"/>
        <w:bottom w:val="none" w:sz="0" w:space="0" w:color="auto"/>
        <w:right w:val="none" w:sz="0" w:space="0" w:color="auto"/>
      </w:divBdr>
    </w:div>
    <w:div w:id="1428036219">
      <w:marLeft w:val="640"/>
      <w:marRight w:val="0"/>
      <w:marTop w:val="0"/>
      <w:marBottom w:val="0"/>
      <w:divBdr>
        <w:top w:val="none" w:sz="0" w:space="0" w:color="auto"/>
        <w:left w:val="none" w:sz="0" w:space="0" w:color="auto"/>
        <w:bottom w:val="none" w:sz="0" w:space="0" w:color="auto"/>
        <w:right w:val="none" w:sz="0" w:space="0" w:color="auto"/>
      </w:divBdr>
    </w:div>
    <w:div w:id="1428038546">
      <w:marLeft w:val="640"/>
      <w:marRight w:val="0"/>
      <w:marTop w:val="0"/>
      <w:marBottom w:val="0"/>
      <w:divBdr>
        <w:top w:val="none" w:sz="0" w:space="0" w:color="auto"/>
        <w:left w:val="none" w:sz="0" w:space="0" w:color="auto"/>
        <w:bottom w:val="none" w:sz="0" w:space="0" w:color="auto"/>
        <w:right w:val="none" w:sz="0" w:space="0" w:color="auto"/>
      </w:divBdr>
    </w:div>
    <w:div w:id="1428041896">
      <w:marLeft w:val="640"/>
      <w:marRight w:val="0"/>
      <w:marTop w:val="0"/>
      <w:marBottom w:val="0"/>
      <w:divBdr>
        <w:top w:val="none" w:sz="0" w:space="0" w:color="auto"/>
        <w:left w:val="none" w:sz="0" w:space="0" w:color="auto"/>
        <w:bottom w:val="none" w:sz="0" w:space="0" w:color="auto"/>
        <w:right w:val="none" w:sz="0" w:space="0" w:color="auto"/>
      </w:divBdr>
    </w:div>
    <w:div w:id="1428188237">
      <w:marLeft w:val="640"/>
      <w:marRight w:val="0"/>
      <w:marTop w:val="0"/>
      <w:marBottom w:val="0"/>
      <w:divBdr>
        <w:top w:val="none" w:sz="0" w:space="0" w:color="auto"/>
        <w:left w:val="none" w:sz="0" w:space="0" w:color="auto"/>
        <w:bottom w:val="none" w:sz="0" w:space="0" w:color="auto"/>
        <w:right w:val="none" w:sz="0" w:space="0" w:color="auto"/>
      </w:divBdr>
    </w:div>
    <w:div w:id="1428228880">
      <w:marLeft w:val="640"/>
      <w:marRight w:val="0"/>
      <w:marTop w:val="0"/>
      <w:marBottom w:val="0"/>
      <w:divBdr>
        <w:top w:val="none" w:sz="0" w:space="0" w:color="auto"/>
        <w:left w:val="none" w:sz="0" w:space="0" w:color="auto"/>
        <w:bottom w:val="none" w:sz="0" w:space="0" w:color="auto"/>
        <w:right w:val="none" w:sz="0" w:space="0" w:color="auto"/>
      </w:divBdr>
    </w:div>
    <w:div w:id="1428378966">
      <w:marLeft w:val="640"/>
      <w:marRight w:val="0"/>
      <w:marTop w:val="0"/>
      <w:marBottom w:val="0"/>
      <w:divBdr>
        <w:top w:val="none" w:sz="0" w:space="0" w:color="auto"/>
        <w:left w:val="none" w:sz="0" w:space="0" w:color="auto"/>
        <w:bottom w:val="none" w:sz="0" w:space="0" w:color="auto"/>
        <w:right w:val="none" w:sz="0" w:space="0" w:color="auto"/>
      </w:divBdr>
    </w:div>
    <w:div w:id="1428385885">
      <w:marLeft w:val="640"/>
      <w:marRight w:val="0"/>
      <w:marTop w:val="0"/>
      <w:marBottom w:val="0"/>
      <w:divBdr>
        <w:top w:val="none" w:sz="0" w:space="0" w:color="auto"/>
        <w:left w:val="none" w:sz="0" w:space="0" w:color="auto"/>
        <w:bottom w:val="none" w:sz="0" w:space="0" w:color="auto"/>
        <w:right w:val="none" w:sz="0" w:space="0" w:color="auto"/>
      </w:divBdr>
    </w:div>
    <w:div w:id="1428388424">
      <w:marLeft w:val="640"/>
      <w:marRight w:val="0"/>
      <w:marTop w:val="0"/>
      <w:marBottom w:val="0"/>
      <w:divBdr>
        <w:top w:val="none" w:sz="0" w:space="0" w:color="auto"/>
        <w:left w:val="none" w:sz="0" w:space="0" w:color="auto"/>
        <w:bottom w:val="none" w:sz="0" w:space="0" w:color="auto"/>
        <w:right w:val="none" w:sz="0" w:space="0" w:color="auto"/>
      </w:divBdr>
    </w:div>
    <w:div w:id="1428424145">
      <w:marLeft w:val="640"/>
      <w:marRight w:val="0"/>
      <w:marTop w:val="0"/>
      <w:marBottom w:val="0"/>
      <w:divBdr>
        <w:top w:val="none" w:sz="0" w:space="0" w:color="auto"/>
        <w:left w:val="none" w:sz="0" w:space="0" w:color="auto"/>
        <w:bottom w:val="none" w:sz="0" w:space="0" w:color="auto"/>
        <w:right w:val="none" w:sz="0" w:space="0" w:color="auto"/>
      </w:divBdr>
    </w:div>
    <w:div w:id="1428502898">
      <w:marLeft w:val="640"/>
      <w:marRight w:val="0"/>
      <w:marTop w:val="0"/>
      <w:marBottom w:val="0"/>
      <w:divBdr>
        <w:top w:val="none" w:sz="0" w:space="0" w:color="auto"/>
        <w:left w:val="none" w:sz="0" w:space="0" w:color="auto"/>
        <w:bottom w:val="none" w:sz="0" w:space="0" w:color="auto"/>
        <w:right w:val="none" w:sz="0" w:space="0" w:color="auto"/>
      </w:divBdr>
    </w:div>
    <w:div w:id="1428694050">
      <w:marLeft w:val="640"/>
      <w:marRight w:val="0"/>
      <w:marTop w:val="0"/>
      <w:marBottom w:val="0"/>
      <w:divBdr>
        <w:top w:val="none" w:sz="0" w:space="0" w:color="auto"/>
        <w:left w:val="none" w:sz="0" w:space="0" w:color="auto"/>
        <w:bottom w:val="none" w:sz="0" w:space="0" w:color="auto"/>
        <w:right w:val="none" w:sz="0" w:space="0" w:color="auto"/>
      </w:divBdr>
    </w:div>
    <w:div w:id="1428765918">
      <w:marLeft w:val="640"/>
      <w:marRight w:val="0"/>
      <w:marTop w:val="0"/>
      <w:marBottom w:val="0"/>
      <w:divBdr>
        <w:top w:val="none" w:sz="0" w:space="0" w:color="auto"/>
        <w:left w:val="none" w:sz="0" w:space="0" w:color="auto"/>
        <w:bottom w:val="none" w:sz="0" w:space="0" w:color="auto"/>
        <w:right w:val="none" w:sz="0" w:space="0" w:color="auto"/>
      </w:divBdr>
    </w:div>
    <w:div w:id="1428816783">
      <w:marLeft w:val="640"/>
      <w:marRight w:val="0"/>
      <w:marTop w:val="0"/>
      <w:marBottom w:val="0"/>
      <w:divBdr>
        <w:top w:val="none" w:sz="0" w:space="0" w:color="auto"/>
        <w:left w:val="none" w:sz="0" w:space="0" w:color="auto"/>
        <w:bottom w:val="none" w:sz="0" w:space="0" w:color="auto"/>
        <w:right w:val="none" w:sz="0" w:space="0" w:color="auto"/>
      </w:divBdr>
    </w:div>
    <w:div w:id="1428843111">
      <w:marLeft w:val="640"/>
      <w:marRight w:val="0"/>
      <w:marTop w:val="0"/>
      <w:marBottom w:val="0"/>
      <w:divBdr>
        <w:top w:val="none" w:sz="0" w:space="0" w:color="auto"/>
        <w:left w:val="none" w:sz="0" w:space="0" w:color="auto"/>
        <w:bottom w:val="none" w:sz="0" w:space="0" w:color="auto"/>
        <w:right w:val="none" w:sz="0" w:space="0" w:color="auto"/>
      </w:divBdr>
    </w:div>
    <w:div w:id="1428844235">
      <w:marLeft w:val="640"/>
      <w:marRight w:val="0"/>
      <w:marTop w:val="0"/>
      <w:marBottom w:val="0"/>
      <w:divBdr>
        <w:top w:val="none" w:sz="0" w:space="0" w:color="auto"/>
        <w:left w:val="none" w:sz="0" w:space="0" w:color="auto"/>
        <w:bottom w:val="none" w:sz="0" w:space="0" w:color="auto"/>
        <w:right w:val="none" w:sz="0" w:space="0" w:color="auto"/>
      </w:divBdr>
    </w:div>
    <w:div w:id="1428960107">
      <w:marLeft w:val="640"/>
      <w:marRight w:val="0"/>
      <w:marTop w:val="0"/>
      <w:marBottom w:val="0"/>
      <w:divBdr>
        <w:top w:val="none" w:sz="0" w:space="0" w:color="auto"/>
        <w:left w:val="none" w:sz="0" w:space="0" w:color="auto"/>
        <w:bottom w:val="none" w:sz="0" w:space="0" w:color="auto"/>
        <w:right w:val="none" w:sz="0" w:space="0" w:color="auto"/>
      </w:divBdr>
    </w:div>
    <w:div w:id="1429086132">
      <w:marLeft w:val="640"/>
      <w:marRight w:val="0"/>
      <w:marTop w:val="0"/>
      <w:marBottom w:val="0"/>
      <w:divBdr>
        <w:top w:val="none" w:sz="0" w:space="0" w:color="auto"/>
        <w:left w:val="none" w:sz="0" w:space="0" w:color="auto"/>
        <w:bottom w:val="none" w:sz="0" w:space="0" w:color="auto"/>
        <w:right w:val="none" w:sz="0" w:space="0" w:color="auto"/>
      </w:divBdr>
    </w:div>
    <w:div w:id="1429086219">
      <w:marLeft w:val="640"/>
      <w:marRight w:val="0"/>
      <w:marTop w:val="0"/>
      <w:marBottom w:val="0"/>
      <w:divBdr>
        <w:top w:val="none" w:sz="0" w:space="0" w:color="auto"/>
        <w:left w:val="none" w:sz="0" w:space="0" w:color="auto"/>
        <w:bottom w:val="none" w:sz="0" w:space="0" w:color="auto"/>
        <w:right w:val="none" w:sz="0" w:space="0" w:color="auto"/>
      </w:divBdr>
    </w:div>
    <w:div w:id="1429086251">
      <w:marLeft w:val="640"/>
      <w:marRight w:val="0"/>
      <w:marTop w:val="0"/>
      <w:marBottom w:val="0"/>
      <w:divBdr>
        <w:top w:val="none" w:sz="0" w:space="0" w:color="auto"/>
        <w:left w:val="none" w:sz="0" w:space="0" w:color="auto"/>
        <w:bottom w:val="none" w:sz="0" w:space="0" w:color="auto"/>
        <w:right w:val="none" w:sz="0" w:space="0" w:color="auto"/>
      </w:divBdr>
    </w:div>
    <w:div w:id="1429156150">
      <w:marLeft w:val="640"/>
      <w:marRight w:val="0"/>
      <w:marTop w:val="0"/>
      <w:marBottom w:val="0"/>
      <w:divBdr>
        <w:top w:val="none" w:sz="0" w:space="0" w:color="auto"/>
        <w:left w:val="none" w:sz="0" w:space="0" w:color="auto"/>
        <w:bottom w:val="none" w:sz="0" w:space="0" w:color="auto"/>
        <w:right w:val="none" w:sz="0" w:space="0" w:color="auto"/>
      </w:divBdr>
    </w:div>
    <w:div w:id="1429231192">
      <w:marLeft w:val="640"/>
      <w:marRight w:val="0"/>
      <w:marTop w:val="0"/>
      <w:marBottom w:val="0"/>
      <w:divBdr>
        <w:top w:val="none" w:sz="0" w:space="0" w:color="auto"/>
        <w:left w:val="none" w:sz="0" w:space="0" w:color="auto"/>
        <w:bottom w:val="none" w:sz="0" w:space="0" w:color="auto"/>
        <w:right w:val="none" w:sz="0" w:space="0" w:color="auto"/>
      </w:divBdr>
    </w:div>
    <w:div w:id="1429233123">
      <w:marLeft w:val="640"/>
      <w:marRight w:val="0"/>
      <w:marTop w:val="0"/>
      <w:marBottom w:val="0"/>
      <w:divBdr>
        <w:top w:val="none" w:sz="0" w:space="0" w:color="auto"/>
        <w:left w:val="none" w:sz="0" w:space="0" w:color="auto"/>
        <w:bottom w:val="none" w:sz="0" w:space="0" w:color="auto"/>
        <w:right w:val="none" w:sz="0" w:space="0" w:color="auto"/>
      </w:divBdr>
    </w:div>
    <w:div w:id="1429236518">
      <w:marLeft w:val="640"/>
      <w:marRight w:val="0"/>
      <w:marTop w:val="0"/>
      <w:marBottom w:val="0"/>
      <w:divBdr>
        <w:top w:val="none" w:sz="0" w:space="0" w:color="auto"/>
        <w:left w:val="none" w:sz="0" w:space="0" w:color="auto"/>
        <w:bottom w:val="none" w:sz="0" w:space="0" w:color="auto"/>
        <w:right w:val="none" w:sz="0" w:space="0" w:color="auto"/>
      </w:divBdr>
    </w:div>
    <w:div w:id="1429274978">
      <w:marLeft w:val="640"/>
      <w:marRight w:val="0"/>
      <w:marTop w:val="0"/>
      <w:marBottom w:val="0"/>
      <w:divBdr>
        <w:top w:val="none" w:sz="0" w:space="0" w:color="auto"/>
        <w:left w:val="none" w:sz="0" w:space="0" w:color="auto"/>
        <w:bottom w:val="none" w:sz="0" w:space="0" w:color="auto"/>
        <w:right w:val="none" w:sz="0" w:space="0" w:color="auto"/>
      </w:divBdr>
    </w:div>
    <w:div w:id="1429276083">
      <w:marLeft w:val="640"/>
      <w:marRight w:val="0"/>
      <w:marTop w:val="0"/>
      <w:marBottom w:val="0"/>
      <w:divBdr>
        <w:top w:val="none" w:sz="0" w:space="0" w:color="auto"/>
        <w:left w:val="none" w:sz="0" w:space="0" w:color="auto"/>
        <w:bottom w:val="none" w:sz="0" w:space="0" w:color="auto"/>
        <w:right w:val="none" w:sz="0" w:space="0" w:color="auto"/>
      </w:divBdr>
    </w:div>
    <w:div w:id="1429279465">
      <w:marLeft w:val="640"/>
      <w:marRight w:val="0"/>
      <w:marTop w:val="0"/>
      <w:marBottom w:val="0"/>
      <w:divBdr>
        <w:top w:val="none" w:sz="0" w:space="0" w:color="auto"/>
        <w:left w:val="none" w:sz="0" w:space="0" w:color="auto"/>
        <w:bottom w:val="none" w:sz="0" w:space="0" w:color="auto"/>
        <w:right w:val="none" w:sz="0" w:space="0" w:color="auto"/>
      </w:divBdr>
    </w:div>
    <w:div w:id="1429498457">
      <w:marLeft w:val="640"/>
      <w:marRight w:val="0"/>
      <w:marTop w:val="0"/>
      <w:marBottom w:val="0"/>
      <w:divBdr>
        <w:top w:val="none" w:sz="0" w:space="0" w:color="auto"/>
        <w:left w:val="none" w:sz="0" w:space="0" w:color="auto"/>
        <w:bottom w:val="none" w:sz="0" w:space="0" w:color="auto"/>
        <w:right w:val="none" w:sz="0" w:space="0" w:color="auto"/>
      </w:divBdr>
    </w:div>
    <w:div w:id="1429499403">
      <w:marLeft w:val="640"/>
      <w:marRight w:val="0"/>
      <w:marTop w:val="0"/>
      <w:marBottom w:val="0"/>
      <w:divBdr>
        <w:top w:val="none" w:sz="0" w:space="0" w:color="auto"/>
        <w:left w:val="none" w:sz="0" w:space="0" w:color="auto"/>
        <w:bottom w:val="none" w:sz="0" w:space="0" w:color="auto"/>
        <w:right w:val="none" w:sz="0" w:space="0" w:color="auto"/>
      </w:divBdr>
    </w:div>
    <w:div w:id="1429541298">
      <w:marLeft w:val="640"/>
      <w:marRight w:val="0"/>
      <w:marTop w:val="0"/>
      <w:marBottom w:val="0"/>
      <w:divBdr>
        <w:top w:val="none" w:sz="0" w:space="0" w:color="auto"/>
        <w:left w:val="none" w:sz="0" w:space="0" w:color="auto"/>
        <w:bottom w:val="none" w:sz="0" w:space="0" w:color="auto"/>
        <w:right w:val="none" w:sz="0" w:space="0" w:color="auto"/>
      </w:divBdr>
    </w:div>
    <w:div w:id="1429618669">
      <w:marLeft w:val="640"/>
      <w:marRight w:val="0"/>
      <w:marTop w:val="0"/>
      <w:marBottom w:val="0"/>
      <w:divBdr>
        <w:top w:val="none" w:sz="0" w:space="0" w:color="auto"/>
        <w:left w:val="none" w:sz="0" w:space="0" w:color="auto"/>
        <w:bottom w:val="none" w:sz="0" w:space="0" w:color="auto"/>
        <w:right w:val="none" w:sz="0" w:space="0" w:color="auto"/>
      </w:divBdr>
    </w:div>
    <w:div w:id="1429623124">
      <w:marLeft w:val="640"/>
      <w:marRight w:val="0"/>
      <w:marTop w:val="0"/>
      <w:marBottom w:val="0"/>
      <w:divBdr>
        <w:top w:val="none" w:sz="0" w:space="0" w:color="auto"/>
        <w:left w:val="none" w:sz="0" w:space="0" w:color="auto"/>
        <w:bottom w:val="none" w:sz="0" w:space="0" w:color="auto"/>
        <w:right w:val="none" w:sz="0" w:space="0" w:color="auto"/>
      </w:divBdr>
    </w:div>
    <w:div w:id="1429737225">
      <w:marLeft w:val="640"/>
      <w:marRight w:val="0"/>
      <w:marTop w:val="0"/>
      <w:marBottom w:val="0"/>
      <w:divBdr>
        <w:top w:val="none" w:sz="0" w:space="0" w:color="auto"/>
        <w:left w:val="none" w:sz="0" w:space="0" w:color="auto"/>
        <w:bottom w:val="none" w:sz="0" w:space="0" w:color="auto"/>
        <w:right w:val="none" w:sz="0" w:space="0" w:color="auto"/>
      </w:divBdr>
    </w:div>
    <w:div w:id="1429811785">
      <w:marLeft w:val="640"/>
      <w:marRight w:val="0"/>
      <w:marTop w:val="0"/>
      <w:marBottom w:val="0"/>
      <w:divBdr>
        <w:top w:val="none" w:sz="0" w:space="0" w:color="auto"/>
        <w:left w:val="none" w:sz="0" w:space="0" w:color="auto"/>
        <w:bottom w:val="none" w:sz="0" w:space="0" w:color="auto"/>
        <w:right w:val="none" w:sz="0" w:space="0" w:color="auto"/>
      </w:divBdr>
    </w:div>
    <w:div w:id="1429884127">
      <w:marLeft w:val="640"/>
      <w:marRight w:val="0"/>
      <w:marTop w:val="0"/>
      <w:marBottom w:val="0"/>
      <w:divBdr>
        <w:top w:val="none" w:sz="0" w:space="0" w:color="auto"/>
        <w:left w:val="none" w:sz="0" w:space="0" w:color="auto"/>
        <w:bottom w:val="none" w:sz="0" w:space="0" w:color="auto"/>
        <w:right w:val="none" w:sz="0" w:space="0" w:color="auto"/>
      </w:divBdr>
    </w:div>
    <w:div w:id="1429888704">
      <w:marLeft w:val="640"/>
      <w:marRight w:val="0"/>
      <w:marTop w:val="0"/>
      <w:marBottom w:val="0"/>
      <w:divBdr>
        <w:top w:val="none" w:sz="0" w:space="0" w:color="auto"/>
        <w:left w:val="none" w:sz="0" w:space="0" w:color="auto"/>
        <w:bottom w:val="none" w:sz="0" w:space="0" w:color="auto"/>
        <w:right w:val="none" w:sz="0" w:space="0" w:color="auto"/>
      </w:divBdr>
    </w:div>
    <w:div w:id="1430002378">
      <w:marLeft w:val="640"/>
      <w:marRight w:val="0"/>
      <w:marTop w:val="0"/>
      <w:marBottom w:val="0"/>
      <w:divBdr>
        <w:top w:val="none" w:sz="0" w:space="0" w:color="auto"/>
        <w:left w:val="none" w:sz="0" w:space="0" w:color="auto"/>
        <w:bottom w:val="none" w:sz="0" w:space="0" w:color="auto"/>
        <w:right w:val="none" w:sz="0" w:space="0" w:color="auto"/>
      </w:divBdr>
    </w:div>
    <w:div w:id="1430083350">
      <w:marLeft w:val="640"/>
      <w:marRight w:val="0"/>
      <w:marTop w:val="0"/>
      <w:marBottom w:val="0"/>
      <w:divBdr>
        <w:top w:val="none" w:sz="0" w:space="0" w:color="auto"/>
        <w:left w:val="none" w:sz="0" w:space="0" w:color="auto"/>
        <w:bottom w:val="none" w:sz="0" w:space="0" w:color="auto"/>
        <w:right w:val="none" w:sz="0" w:space="0" w:color="auto"/>
      </w:divBdr>
    </w:div>
    <w:div w:id="1430084255">
      <w:marLeft w:val="640"/>
      <w:marRight w:val="0"/>
      <w:marTop w:val="0"/>
      <w:marBottom w:val="0"/>
      <w:divBdr>
        <w:top w:val="none" w:sz="0" w:space="0" w:color="auto"/>
        <w:left w:val="none" w:sz="0" w:space="0" w:color="auto"/>
        <w:bottom w:val="none" w:sz="0" w:space="0" w:color="auto"/>
        <w:right w:val="none" w:sz="0" w:space="0" w:color="auto"/>
      </w:divBdr>
    </w:div>
    <w:div w:id="1430151473">
      <w:marLeft w:val="640"/>
      <w:marRight w:val="0"/>
      <w:marTop w:val="0"/>
      <w:marBottom w:val="0"/>
      <w:divBdr>
        <w:top w:val="none" w:sz="0" w:space="0" w:color="auto"/>
        <w:left w:val="none" w:sz="0" w:space="0" w:color="auto"/>
        <w:bottom w:val="none" w:sz="0" w:space="0" w:color="auto"/>
        <w:right w:val="none" w:sz="0" w:space="0" w:color="auto"/>
      </w:divBdr>
    </w:div>
    <w:div w:id="1430157002">
      <w:marLeft w:val="640"/>
      <w:marRight w:val="0"/>
      <w:marTop w:val="0"/>
      <w:marBottom w:val="0"/>
      <w:divBdr>
        <w:top w:val="none" w:sz="0" w:space="0" w:color="auto"/>
        <w:left w:val="none" w:sz="0" w:space="0" w:color="auto"/>
        <w:bottom w:val="none" w:sz="0" w:space="0" w:color="auto"/>
        <w:right w:val="none" w:sz="0" w:space="0" w:color="auto"/>
      </w:divBdr>
    </w:div>
    <w:div w:id="1430158443">
      <w:marLeft w:val="640"/>
      <w:marRight w:val="0"/>
      <w:marTop w:val="0"/>
      <w:marBottom w:val="0"/>
      <w:divBdr>
        <w:top w:val="none" w:sz="0" w:space="0" w:color="auto"/>
        <w:left w:val="none" w:sz="0" w:space="0" w:color="auto"/>
        <w:bottom w:val="none" w:sz="0" w:space="0" w:color="auto"/>
        <w:right w:val="none" w:sz="0" w:space="0" w:color="auto"/>
      </w:divBdr>
    </w:div>
    <w:div w:id="1430196223">
      <w:marLeft w:val="640"/>
      <w:marRight w:val="0"/>
      <w:marTop w:val="0"/>
      <w:marBottom w:val="0"/>
      <w:divBdr>
        <w:top w:val="none" w:sz="0" w:space="0" w:color="auto"/>
        <w:left w:val="none" w:sz="0" w:space="0" w:color="auto"/>
        <w:bottom w:val="none" w:sz="0" w:space="0" w:color="auto"/>
        <w:right w:val="none" w:sz="0" w:space="0" w:color="auto"/>
      </w:divBdr>
    </w:div>
    <w:div w:id="1430197705">
      <w:marLeft w:val="640"/>
      <w:marRight w:val="0"/>
      <w:marTop w:val="0"/>
      <w:marBottom w:val="0"/>
      <w:divBdr>
        <w:top w:val="none" w:sz="0" w:space="0" w:color="auto"/>
        <w:left w:val="none" w:sz="0" w:space="0" w:color="auto"/>
        <w:bottom w:val="none" w:sz="0" w:space="0" w:color="auto"/>
        <w:right w:val="none" w:sz="0" w:space="0" w:color="auto"/>
      </w:divBdr>
    </w:div>
    <w:div w:id="1430349008">
      <w:marLeft w:val="640"/>
      <w:marRight w:val="0"/>
      <w:marTop w:val="0"/>
      <w:marBottom w:val="0"/>
      <w:divBdr>
        <w:top w:val="none" w:sz="0" w:space="0" w:color="auto"/>
        <w:left w:val="none" w:sz="0" w:space="0" w:color="auto"/>
        <w:bottom w:val="none" w:sz="0" w:space="0" w:color="auto"/>
        <w:right w:val="none" w:sz="0" w:space="0" w:color="auto"/>
      </w:divBdr>
    </w:div>
    <w:div w:id="1430395795">
      <w:marLeft w:val="640"/>
      <w:marRight w:val="0"/>
      <w:marTop w:val="0"/>
      <w:marBottom w:val="0"/>
      <w:divBdr>
        <w:top w:val="none" w:sz="0" w:space="0" w:color="auto"/>
        <w:left w:val="none" w:sz="0" w:space="0" w:color="auto"/>
        <w:bottom w:val="none" w:sz="0" w:space="0" w:color="auto"/>
        <w:right w:val="none" w:sz="0" w:space="0" w:color="auto"/>
      </w:divBdr>
    </w:div>
    <w:div w:id="1430420752">
      <w:marLeft w:val="640"/>
      <w:marRight w:val="0"/>
      <w:marTop w:val="0"/>
      <w:marBottom w:val="0"/>
      <w:divBdr>
        <w:top w:val="none" w:sz="0" w:space="0" w:color="auto"/>
        <w:left w:val="none" w:sz="0" w:space="0" w:color="auto"/>
        <w:bottom w:val="none" w:sz="0" w:space="0" w:color="auto"/>
        <w:right w:val="none" w:sz="0" w:space="0" w:color="auto"/>
      </w:divBdr>
    </w:div>
    <w:div w:id="1430464968">
      <w:marLeft w:val="640"/>
      <w:marRight w:val="0"/>
      <w:marTop w:val="0"/>
      <w:marBottom w:val="0"/>
      <w:divBdr>
        <w:top w:val="none" w:sz="0" w:space="0" w:color="auto"/>
        <w:left w:val="none" w:sz="0" w:space="0" w:color="auto"/>
        <w:bottom w:val="none" w:sz="0" w:space="0" w:color="auto"/>
        <w:right w:val="none" w:sz="0" w:space="0" w:color="auto"/>
      </w:divBdr>
    </w:div>
    <w:div w:id="1430467778">
      <w:marLeft w:val="640"/>
      <w:marRight w:val="0"/>
      <w:marTop w:val="0"/>
      <w:marBottom w:val="0"/>
      <w:divBdr>
        <w:top w:val="none" w:sz="0" w:space="0" w:color="auto"/>
        <w:left w:val="none" w:sz="0" w:space="0" w:color="auto"/>
        <w:bottom w:val="none" w:sz="0" w:space="0" w:color="auto"/>
        <w:right w:val="none" w:sz="0" w:space="0" w:color="auto"/>
      </w:divBdr>
    </w:div>
    <w:div w:id="1430468792">
      <w:marLeft w:val="640"/>
      <w:marRight w:val="0"/>
      <w:marTop w:val="0"/>
      <w:marBottom w:val="0"/>
      <w:divBdr>
        <w:top w:val="none" w:sz="0" w:space="0" w:color="auto"/>
        <w:left w:val="none" w:sz="0" w:space="0" w:color="auto"/>
        <w:bottom w:val="none" w:sz="0" w:space="0" w:color="auto"/>
        <w:right w:val="none" w:sz="0" w:space="0" w:color="auto"/>
      </w:divBdr>
    </w:div>
    <w:div w:id="1430544108">
      <w:marLeft w:val="640"/>
      <w:marRight w:val="0"/>
      <w:marTop w:val="0"/>
      <w:marBottom w:val="0"/>
      <w:divBdr>
        <w:top w:val="none" w:sz="0" w:space="0" w:color="auto"/>
        <w:left w:val="none" w:sz="0" w:space="0" w:color="auto"/>
        <w:bottom w:val="none" w:sz="0" w:space="0" w:color="auto"/>
        <w:right w:val="none" w:sz="0" w:space="0" w:color="auto"/>
      </w:divBdr>
    </w:div>
    <w:div w:id="1430545501">
      <w:marLeft w:val="640"/>
      <w:marRight w:val="0"/>
      <w:marTop w:val="0"/>
      <w:marBottom w:val="0"/>
      <w:divBdr>
        <w:top w:val="none" w:sz="0" w:space="0" w:color="auto"/>
        <w:left w:val="none" w:sz="0" w:space="0" w:color="auto"/>
        <w:bottom w:val="none" w:sz="0" w:space="0" w:color="auto"/>
        <w:right w:val="none" w:sz="0" w:space="0" w:color="auto"/>
      </w:divBdr>
    </w:div>
    <w:div w:id="1430589301">
      <w:marLeft w:val="640"/>
      <w:marRight w:val="0"/>
      <w:marTop w:val="0"/>
      <w:marBottom w:val="0"/>
      <w:divBdr>
        <w:top w:val="none" w:sz="0" w:space="0" w:color="auto"/>
        <w:left w:val="none" w:sz="0" w:space="0" w:color="auto"/>
        <w:bottom w:val="none" w:sz="0" w:space="0" w:color="auto"/>
        <w:right w:val="none" w:sz="0" w:space="0" w:color="auto"/>
      </w:divBdr>
    </w:div>
    <w:div w:id="1430589472">
      <w:marLeft w:val="640"/>
      <w:marRight w:val="0"/>
      <w:marTop w:val="0"/>
      <w:marBottom w:val="0"/>
      <w:divBdr>
        <w:top w:val="none" w:sz="0" w:space="0" w:color="auto"/>
        <w:left w:val="none" w:sz="0" w:space="0" w:color="auto"/>
        <w:bottom w:val="none" w:sz="0" w:space="0" w:color="auto"/>
        <w:right w:val="none" w:sz="0" w:space="0" w:color="auto"/>
      </w:divBdr>
    </w:div>
    <w:div w:id="1430656926">
      <w:marLeft w:val="640"/>
      <w:marRight w:val="0"/>
      <w:marTop w:val="0"/>
      <w:marBottom w:val="0"/>
      <w:divBdr>
        <w:top w:val="none" w:sz="0" w:space="0" w:color="auto"/>
        <w:left w:val="none" w:sz="0" w:space="0" w:color="auto"/>
        <w:bottom w:val="none" w:sz="0" w:space="0" w:color="auto"/>
        <w:right w:val="none" w:sz="0" w:space="0" w:color="auto"/>
      </w:divBdr>
    </w:div>
    <w:div w:id="1430665547">
      <w:marLeft w:val="640"/>
      <w:marRight w:val="0"/>
      <w:marTop w:val="0"/>
      <w:marBottom w:val="0"/>
      <w:divBdr>
        <w:top w:val="none" w:sz="0" w:space="0" w:color="auto"/>
        <w:left w:val="none" w:sz="0" w:space="0" w:color="auto"/>
        <w:bottom w:val="none" w:sz="0" w:space="0" w:color="auto"/>
        <w:right w:val="none" w:sz="0" w:space="0" w:color="auto"/>
      </w:divBdr>
    </w:div>
    <w:div w:id="1430731737">
      <w:marLeft w:val="640"/>
      <w:marRight w:val="0"/>
      <w:marTop w:val="0"/>
      <w:marBottom w:val="0"/>
      <w:divBdr>
        <w:top w:val="none" w:sz="0" w:space="0" w:color="auto"/>
        <w:left w:val="none" w:sz="0" w:space="0" w:color="auto"/>
        <w:bottom w:val="none" w:sz="0" w:space="0" w:color="auto"/>
        <w:right w:val="none" w:sz="0" w:space="0" w:color="auto"/>
      </w:divBdr>
    </w:div>
    <w:div w:id="1430738661">
      <w:marLeft w:val="640"/>
      <w:marRight w:val="0"/>
      <w:marTop w:val="0"/>
      <w:marBottom w:val="0"/>
      <w:divBdr>
        <w:top w:val="none" w:sz="0" w:space="0" w:color="auto"/>
        <w:left w:val="none" w:sz="0" w:space="0" w:color="auto"/>
        <w:bottom w:val="none" w:sz="0" w:space="0" w:color="auto"/>
        <w:right w:val="none" w:sz="0" w:space="0" w:color="auto"/>
      </w:divBdr>
    </w:div>
    <w:div w:id="1430849902">
      <w:marLeft w:val="640"/>
      <w:marRight w:val="0"/>
      <w:marTop w:val="0"/>
      <w:marBottom w:val="0"/>
      <w:divBdr>
        <w:top w:val="none" w:sz="0" w:space="0" w:color="auto"/>
        <w:left w:val="none" w:sz="0" w:space="0" w:color="auto"/>
        <w:bottom w:val="none" w:sz="0" w:space="0" w:color="auto"/>
        <w:right w:val="none" w:sz="0" w:space="0" w:color="auto"/>
      </w:divBdr>
    </w:div>
    <w:div w:id="1431003467">
      <w:marLeft w:val="640"/>
      <w:marRight w:val="0"/>
      <w:marTop w:val="0"/>
      <w:marBottom w:val="0"/>
      <w:divBdr>
        <w:top w:val="none" w:sz="0" w:space="0" w:color="auto"/>
        <w:left w:val="none" w:sz="0" w:space="0" w:color="auto"/>
        <w:bottom w:val="none" w:sz="0" w:space="0" w:color="auto"/>
        <w:right w:val="none" w:sz="0" w:space="0" w:color="auto"/>
      </w:divBdr>
    </w:div>
    <w:div w:id="1431003946">
      <w:marLeft w:val="640"/>
      <w:marRight w:val="0"/>
      <w:marTop w:val="0"/>
      <w:marBottom w:val="0"/>
      <w:divBdr>
        <w:top w:val="none" w:sz="0" w:space="0" w:color="auto"/>
        <w:left w:val="none" w:sz="0" w:space="0" w:color="auto"/>
        <w:bottom w:val="none" w:sz="0" w:space="0" w:color="auto"/>
        <w:right w:val="none" w:sz="0" w:space="0" w:color="auto"/>
      </w:divBdr>
    </w:div>
    <w:div w:id="1431044561">
      <w:marLeft w:val="640"/>
      <w:marRight w:val="0"/>
      <w:marTop w:val="0"/>
      <w:marBottom w:val="0"/>
      <w:divBdr>
        <w:top w:val="none" w:sz="0" w:space="0" w:color="auto"/>
        <w:left w:val="none" w:sz="0" w:space="0" w:color="auto"/>
        <w:bottom w:val="none" w:sz="0" w:space="0" w:color="auto"/>
        <w:right w:val="none" w:sz="0" w:space="0" w:color="auto"/>
      </w:divBdr>
    </w:div>
    <w:div w:id="1431194252">
      <w:marLeft w:val="640"/>
      <w:marRight w:val="0"/>
      <w:marTop w:val="0"/>
      <w:marBottom w:val="0"/>
      <w:divBdr>
        <w:top w:val="none" w:sz="0" w:space="0" w:color="auto"/>
        <w:left w:val="none" w:sz="0" w:space="0" w:color="auto"/>
        <w:bottom w:val="none" w:sz="0" w:space="0" w:color="auto"/>
        <w:right w:val="none" w:sz="0" w:space="0" w:color="auto"/>
      </w:divBdr>
    </w:div>
    <w:div w:id="1431241713">
      <w:marLeft w:val="640"/>
      <w:marRight w:val="0"/>
      <w:marTop w:val="0"/>
      <w:marBottom w:val="0"/>
      <w:divBdr>
        <w:top w:val="none" w:sz="0" w:space="0" w:color="auto"/>
        <w:left w:val="none" w:sz="0" w:space="0" w:color="auto"/>
        <w:bottom w:val="none" w:sz="0" w:space="0" w:color="auto"/>
        <w:right w:val="none" w:sz="0" w:space="0" w:color="auto"/>
      </w:divBdr>
    </w:div>
    <w:div w:id="1431243147">
      <w:marLeft w:val="640"/>
      <w:marRight w:val="0"/>
      <w:marTop w:val="0"/>
      <w:marBottom w:val="0"/>
      <w:divBdr>
        <w:top w:val="none" w:sz="0" w:space="0" w:color="auto"/>
        <w:left w:val="none" w:sz="0" w:space="0" w:color="auto"/>
        <w:bottom w:val="none" w:sz="0" w:space="0" w:color="auto"/>
        <w:right w:val="none" w:sz="0" w:space="0" w:color="auto"/>
      </w:divBdr>
    </w:div>
    <w:div w:id="1431271070">
      <w:marLeft w:val="640"/>
      <w:marRight w:val="0"/>
      <w:marTop w:val="0"/>
      <w:marBottom w:val="0"/>
      <w:divBdr>
        <w:top w:val="none" w:sz="0" w:space="0" w:color="auto"/>
        <w:left w:val="none" w:sz="0" w:space="0" w:color="auto"/>
        <w:bottom w:val="none" w:sz="0" w:space="0" w:color="auto"/>
        <w:right w:val="none" w:sz="0" w:space="0" w:color="auto"/>
      </w:divBdr>
    </w:div>
    <w:div w:id="1431389389">
      <w:marLeft w:val="640"/>
      <w:marRight w:val="0"/>
      <w:marTop w:val="0"/>
      <w:marBottom w:val="0"/>
      <w:divBdr>
        <w:top w:val="none" w:sz="0" w:space="0" w:color="auto"/>
        <w:left w:val="none" w:sz="0" w:space="0" w:color="auto"/>
        <w:bottom w:val="none" w:sz="0" w:space="0" w:color="auto"/>
        <w:right w:val="none" w:sz="0" w:space="0" w:color="auto"/>
      </w:divBdr>
    </w:div>
    <w:div w:id="1431464326">
      <w:marLeft w:val="640"/>
      <w:marRight w:val="0"/>
      <w:marTop w:val="0"/>
      <w:marBottom w:val="0"/>
      <w:divBdr>
        <w:top w:val="none" w:sz="0" w:space="0" w:color="auto"/>
        <w:left w:val="none" w:sz="0" w:space="0" w:color="auto"/>
        <w:bottom w:val="none" w:sz="0" w:space="0" w:color="auto"/>
        <w:right w:val="none" w:sz="0" w:space="0" w:color="auto"/>
      </w:divBdr>
    </w:div>
    <w:div w:id="1431465976">
      <w:marLeft w:val="640"/>
      <w:marRight w:val="0"/>
      <w:marTop w:val="0"/>
      <w:marBottom w:val="0"/>
      <w:divBdr>
        <w:top w:val="none" w:sz="0" w:space="0" w:color="auto"/>
        <w:left w:val="none" w:sz="0" w:space="0" w:color="auto"/>
        <w:bottom w:val="none" w:sz="0" w:space="0" w:color="auto"/>
        <w:right w:val="none" w:sz="0" w:space="0" w:color="auto"/>
      </w:divBdr>
    </w:div>
    <w:div w:id="1431466189">
      <w:marLeft w:val="640"/>
      <w:marRight w:val="0"/>
      <w:marTop w:val="0"/>
      <w:marBottom w:val="0"/>
      <w:divBdr>
        <w:top w:val="none" w:sz="0" w:space="0" w:color="auto"/>
        <w:left w:val="none" w:sz="0" w:space="0" w:color="auto"/>
        <w:bottom w:val="none" w:sz="0" w:space="0" w:color="auto"/>
        <w:right w:val="none" w:sz="0" w:space="0" w:color="auto"/>
      </w:divBdr>
    </w:div>
    <w:div w:id="1431506428">
      <w:marLeft w:val="640"/>
      <w:marRight w:val="0"/>
      <w:marTop w:val="0"/>
      <w:marBottom w:val="0"/>
      <w:divBdr>
        <w:top w:val="none" w:sz="0" w:space="0" w:color="auto"/>
        <w:left w:val="none" w:sz="0" w:space="0" w:color="auto"/>
        <w:bottom w:val="none" w:sz="0" w:space="0" w:color="auto"/>
        <w:right w:val="none" w:sz="0" w:space="0" w:color="auto"/>
      </w:divBdr>
    </w:div>
    <w:div w:id="1431587463">
      <w:marLeft w:val="640"/>
      <w:marRight w:val="0"/>
      <w:marTop w:val="0"/>
      <w:marBottom w:val="0"/>
      <w:divBdr>
        <w:top w:val="none" w:sz="0" w:space="0" w:color="auto"/>
        <w:left w:val="none" w:sz="0" w:space="0" w:color="auto"/>
        <w:bottom w:val="none" w:sz="0" w:space="0" w:color="auto"/>
        <w:right w:val="none" w:sz="0" w:space="0" w:color="auto"/>
      </w:divBdr>
    </w:div>
    <w:div w:id="1431655462">
      <w:marLeft w:val="640"/>
      <w:marRight w:val="0"/>
      <w:marTop w:val="0"/>
      <w:marBottom w:val="0"/>
      <w:divBdr>
        <w:top w:val="none" w:sz="0" w:space="0" w:color="auto"/>
        <w:left w:val="none" w:sz="0" w:space="0" w:color="auto"/>
        <w:bottom w:val="none" w:sz="0" w:space="0" w:color="auto"/>
        <w:right w:val="none" w:sz="0" w:space="0" w:color="auto"/>
      </w:divBdr>
    </w:div>
    <w:div w:id="1431657913">
      <w:marLeft w:val="640"/>
      <w:marRight w:val="0"/>
      <w:marTop w:val="0"/>
      <w:marBottom w:val="0"/>
      <w:divBdr>
        <w:top w:val="none" w:sz="0" w:space="0" w:color="auto"/>
        <w:left w:val="none" w:sz="0" w:space="0" w:color="auto"/>
        <w:bottom w:val="none" w:sz="0" w:space="0" w:color="auto"/>
        <w:right w:val="none" w:sz="0" w:space="0" w:color="auto"/>
      </w:divBdr>
    </w:div>
    <w:div w:id="1431659365">
      <w:marLeft w:val="640"/>
      <w:marRight w:val="0"/>
      <w:marTop w:val="0"/>
      <w:marBottom w:val="0"/>
      <w:divBdr>
        <w:top w:val="none" w:sz="0" w:space="0" w:color="auto"/>
        <w:left w:val="none" w:sz="0" w:space="0" w:color="auto"/>
        <w:bottom w:val="none" w:sz="0" w:space="0" w:color="auto"/>
        <w:right w:val="none" w:sz="0" w:space="0" w:color="auto"/>
      </w:divBdr>
    </w:div>
    <w:div w:id="1431702481">
      <w:marLeft w:val="640"/>
      <w:marRight w:val="0"/>
      <w:marTop w:val="0"/>
      <w:marBottom w:val="0"/>
      <w:divBdr>
        <w:top w:val="none" w:sz="0" w:space="0" w:color="auto"/>
        <w:left w:val="none" w:sz="0" w:space="0" w:color="auto"/>
        <w:bottom w:val="none" w:sz="0" w:space="0" w:color="auto"/>
        <w:right w:val="none" w:sz="0" w:space="0" w:color="auto"/>
      </w:divBdr>
    </w:div>
    <w:div w:id="1431703523">
      <w:marLeft w:val="640"/>
      <w:marRight w:val="0"/>
      <w:marTop w:val="0"/>
      <w:marBottom w:val="0"/>
      <w:divBdr>
        <w:top w:val="none" w:sz="0" w:space="0" w:color="auto"/>
        <w:left w:val="none" w:sz="0" w:space="0" w:color="auto"/>
        <w:bottom w:val="none" w:sz="0" w:space="0" w:color="auto"/>
        <w:right w:val="none" w:sz="0" w:space="0" w:color="auto"/>
      </w:divBdr>
    </w:div>
    <w:div w:id="1431775229">
      <w:marLeft w:val="640"/>
      <w:marRight w:val="0"/>
      <w:marTop w:val="0"/>
      <w:marBottom w:val="0"/>
      <w:divBdr>
        <w:top w:val="none" w:sz="0" w:space="0" w:color="auto"/>
        <w:left w:val="none" w:sz="0" w:space="0" w:color="auto"/>
        <w:bottom w:val="none" w:sz="0" w:space="0" w:color="auto"/>
        <w:right w:val="none" w:sz="0" w:space="0" w:color="auto"/>
      </w:divBdr>
    </w:div>
    <w:div w:id="1431853856">
      <w:marLeft w:val="640"/>
      <w:marRight w:val="0"/>
      <w:marTop w:val="0"/>
      <w:marBottom w:val="0"/>
      <w:divBdr>
        <w:top w:val="none" w:sz="0" w:space="0" w:color="auto"/>
        <w:left w:val="none" w:sz="0" w:space="0" w:color="auto"/>
        <w:bottom w:val="none" w:sz="0" w:space="0" w:color="auto"/>
        <w:right w:val="none" w:sz="0" w:space="0" w:color="auto"/>
      </w:divBdr>
    </w:div>
    <w:div w:id="1431897443">
      <w:marLeft w:val="640"/>
      <w:marRight w:val="0"/>
      <w:marTop w:val="0"/>
      <w:marBottom w:val="0"/>
      <w:divBdr>
        <w:top w:val="none" w:sz="0" w:space="0" w:color="auto"/>
        <w:left w:val="none" w:sz="0" w:space="0" w:color="auto"/>
        <w:bottom w:val="none" w:sz="0" w:space="0" w:color="auto"/>
        <w:right w:val="none" w:sz="0" w:space="0" w:color="auto"/>
      </w:divBdr>
    </w:div>
    <w:div w:id="1432050423">
      <w:marLeft w:val="640"/>
      <w:marRight w:val="0"/>
      <w:marTop w:val="0"/>
      <w:marBottom w:val="0"/>
      <w:divBdr>
        <w:top w:val="none" w:sz="0" w:space="0" w:color="auto"/>
        <w:left w:val="none" w:sz="0" w:space="0" w:color="auto"/>
        <w:bottom w:val="none" w:sz="0" w:space="0" w:color="auto"/>
        <w:right w:val="none" w:sz="0" w:space="0" w:color="auto"/>
      </w:divBdr>
    </w:div>
    <w:div w:id="1432093508">
      <w:marLeft w:val="640"/>
      <w:marRight w:val="0"/>
      <w:marTop w:val="0"/>
      <w:marBottom w:val="0"/>
      <w:divBdr>
        <w:top w:val="none" w:sz="0" w:space="0" w:color="auto"/>
        <w:left w:val="none" w:sz="0" w:space="0" w:color="auto"/>
        <w:bottom w:val="none" w:sz="0" w:space="0" w:color="auto"/>
        <w:right w:val="none" w:sz="0" w:space="0" w:color="auto"/>
      </w:divBdr>
    </w:div>
    <w:div w:id="1432122580">
      <w:marLeft w:val="640"/>
      <w:marRight w:val="0"/>
      <w:marTop w:val="0"/>
      <w:marBottom w:val="0"/>
      <w:divBdr>
        <w:top w:val="none" w:sz="0" w:space="0" w:color="auto"/>
        <w:left w:val="none" w:sz="0" w:space="0" w:color="auto"/>
        <w:bottom w:val="none" w:sz="0" w:space="0" w:color="auto"/>
        <w:right w:val="none" w:sz="0" w:space="0" w:color="auto"/>
      </w:divBdr>
    </w:div>
    <w:div w:id="1432160391">
      <w:marLeft w:val="640"/>
      <w:marRight w:val="0"/>
      <w:marTop w:val="0"/>
      <w:marBottom w:val="0"/>
      <w:divBdr>
        <w:top w:val="none" w:sz="0" w:space="0" w:color="auto"/>
        <w:left w:val="none" w:sz="0" w:space="0" w:color="auto"/>
        <w:bottom w:val="none" w:sz="0" w:space="0" w:color="auto"/>
        <w:right w:val="none" w:sz="0" w:space="0" w:color="auto"/>
      </w:divBdr>
    </w:div>
    <w:div w:id="1432161961">
      <w:marLeft w:val="640"/>
      <w:marRight w:val="0"/>
      <w:marTop w:val="0"/>
      <w:marBottom w:val="0"/>
      <w:divBdr>
        <w:top w:val="none" w:sz="0" w:space="0" w:color="auto"/>
        <w:left w:val="none" w:sz="0" w:space="0" w:color="auto"/>
        <w:bottom w:val="none" w:sz="0" w:space="0" w:color="auto"/>
        <w:right w:val="none" w:sz="0" w:space="0" w:color="auto"/>
      </w:divBdr>
    </w:div>
    <w:div w:id="1432235681">
      <w:marLeft w:val="640"/>
      <w:marRight w:val="0"/>
      <w:marTop w:val="0"/>
      <w:marBottom w:val="0"/>
      <w:divBdr>
        <w:top w:val="none" w:sz="0" w:space="0" w:color="auto"/>
        <w:left w:val="none" w:sz="0" w:space="0" w:color="auto"/>
        <w:bottom w:val="none" w:sz="0" w:space="0" w:color="auto"/>
        <w:right w:val="none" w:sz="0" w:space="0" w:color="auto"/>
      </w:divBdr>
    </w:div>
    <w:div w:id="1432311559">
      <w:marLeft w:val="640"/>
      <w:marRight w:val="0"/>
      <w:marTop w:val="0"/>
      <w:marBottom w:val="0"/>
      <w:divBdr>
        <w:top w:val="none" w:sz="0" w:space="0" w:color="auto"/>
        <w:left w:val="none" w:sz="0" w:space="0" w:color="auto"/>
        <w:bottom w:val="none" w:sz="0" w:space="0" w:color="auto"/>
        <w:right w:val="none" w:sz="0" w:space="0" w:color="auto"/>
      </w:divBdr>
    </w:div>
    <w:div w:id="1432360324">
      <w:marLeft w:val="640"/>
      <w:marRight w:val="0"/>
      <w:marTop w:val="0"/>
      <w:marBottom w:val="0"/>
      <w:divBdr>
        <w:top w:val="none" w:sz="0" w:space="0" w:color="auto"/>
        <w:left w:val="none" w:sz="0" w:space="0" w:color="auto"/>
        <w:bottom w:val="none" w:sz="0" w:space="0" w:color="auto"/>
        <w:right w:val="none" w:sz="0" w:space="0" w:color="auto"/>
      </w:divBdr>
    </w:div>
    <w:div w:id="1432432526">
      <w:marLeft w:val="640"/>
      <w:marRight w:val="0"/>
      <w:marTop w:val="0"/>
      <w:marBottom w:val="0"/>
      <w:divBdr>
        <w:top w:val="none" w:sz="0" w:space="0" w:color="auto"/>
        <w:left w:val="none" w:sz="0" w:space="0" w:color="auto"/>
        <w:bottom w:val="none" w:sz="0" w:space="0" w:color="auto"/>
        <w:right w:val="none" w:sz="0" w:space="0" w:color="auto"/>
      </w:divBdr>
    </w:div>
    <w:div w:id="1432434227">
      <w:marLeft w:val="640"/>
      <w:marRight w:val="0"/>
      <w:marTop w:val="0"/>
      <w:marBottom w:val="0"/>
      <w:divBdr>
        <w:top w:val="none" w:sz="0" w:space="0" w:color="auto"/>
        <w:left w:val="none" w:sz="0" w:space="0" w:color="auto"/>
        <w:bottom w:val="none" w:sz="0" w:space="0" w:color="auto"/>
        <w:right w:val="none" w:sz="0" w:space="0" w:color="auto"/>
      </w:divBdr>
    </w:div>
    <w:div w:id="1432505332">
      <w:marLeft w:val="640"/>
      <w:marRight w:val="0"/>
      <w:marTop w:val="0"/>
      <w:marBottom w:val="0"/>
      <w:divBdr>
        <w:top w:val="none" w:sz="0" w:space="0" w:color="auto"/>
        <w:left w:val="none" w:sz="0" w:space="0" w:color="auto"/>
        <w:bottom w:val="none" w:sz="0" w:space="0" w:color="auto"/>
        <w:right w:val="none" w:sz="0" w:space="0" w:color="auto"/>
      </w:divBdr>
    </w:div>
    <w:div w:id="1432505404">
      <w:marLeft w:val="640"/>
      <w:marRight w:val="0"/>
      <w:marTop w:val="0"/>
      <w:marBottom w:val="0"/>
      <w:divBdr>
        <w:top w:val="none" w:sz="0" w:space="0" w:color="auto"/>
        <w:left w:val="none" w:sz="0" w:space="0" w:color="auto"/>
        <w:bottom w:val="none" w:sz="0" w:space="0" w:color="auto"/>
        <w:right w:val="none" w:sz="0" w:space="0" w:color="auto"/>
      </w:divBdr>
    </w:div>
    <w:div w:id="1432776239">
      <w:marLeft w:val="640"/>
      <w:marRight w:val="0"/>
      <w:marTop w:val="0"/>
      <w:marBottom w:val="0"/>
      <w:divBdr>
        <w:top w:val="none" w:sz="0" w:space="0" w:color="auto"/>
        <w:left w:val="none" w:sz="0" w:space="0" w:color="auto"/>
        <w:bottom w:val="none" w:sz="0" w:space="0" w:color="auto"/>
        <w:right w:val="none" w:sz="0" w:space="0" w:color="auto"/>
      </w:divBdr>
    </w:div>
    <w:div w:id="1432820369">
      <w:marLeft w:val="640"/>
      <w:marRight w:val="0"/>
      <w:marTop w:val="0"/>
      <w:marBottom w:val="0"/>
      <w:divBdr>
        <w:top w:val="none" w:sz="0" w:space="0" w:color="auto"/>
        <w:left w:val="none" w:sz="0" w:space="0" w:color="auto"/>
        <w:bottom w:val="none" w:sz="0" w:space="0" w:color="auto"/>
        <w:right w:val="none" w:sz="0" w:space="0" w:color="auto"/>
      </w:divBdr>
    </w:div>
    <w:div w:id="1432896599">
      <w:marLeft w:val="640"/>
      <w:marRight w:val="0"/>
      <w:marTop w:val="0"/>
      <w:marBottom w:val="0"/>
      <w:divBdr>
        <w:top w:val="none" w:sz="0" w:space="0" w:color="auto"/>
        <w:left w:val="none" w:sz="0" w:space="0" w:color="auto"/>
        <w:bottom w:val="none" w:sz="0" w:space="0" w:color="auto"/>
        <w:right w:val="none" w:sz="0" w:space="0" w:color="auto"/>
      </w:divBdr>
    </w:div>
    <w:div w:id="1432898684">
      <w:marLeft w:val="640"/>
      <w:marRight w:val="0"/>
      <w:marTop w:val="0"/>
      <w:marBottom w:val="0"/>
      <w:divBdr>
        <w:top w:val="none" w:sz="0" w:space="0" w:color="auto"/>
        <w:left w:val="none" w:sz="0" w:space="0" w:color="auto"/>
        <w:bottom w:val="none" w:sz="0" w:space="0" w:color="auto"/>
        <w:right w:val="none" w:sz="0" w:space="0" w:color="auto"/>
      </w:divBdr>
    </w:div>
    <w:div w:id="1432969864">
      <w:marLeft w:val="640"/>
      <w:marRight w:val="0"/>
      <w:marTop w:val="0"/>
      <w:marBottom w:val="0"/>
      <w:divBdr>
        <w:top w:val="none" w:sz="0" w:space="0" w:color="auto"/>
        <w:left w:val="none" w:sz="0" w:space="0" w:color="auto"/>
        <w:bottom w:val="none" w:sz="0" w:space="0" w:color="auto"/>
        <w:right w:val="none" w:sz="0" w:space="0" w:color="auto"/>
      </w:divBdr>
    </w:div>
    <w:div w:id="1433013582">
      <w:marLeft w:val="640"/>
      <w:marRight w:val="0"/>
      <w:marTop w:val="0"/>
      <w:marBottom w:val="0"/>
      <w:divBdr>
        <w:top w:val="none" w:sz="0" w:space="0" w:color="auto"/>
        <w:left w:val="none" w:sz="0" w:space="0" w:color="auto"/>
        <w:bottom w:val="none" w:sz="0" w:space="0" w:color="auto"/>
        <w:right w:val="none" w:sz="0" w:space="0" w:color="auto"/>
      </w:divBdr>
    </w:div>
    <w:div w:id="1433093123">
      <w:marLeft w:val="640"/>
      <w:marRight w:val="0"/>
      <w:marTop w:val="0"/>
      <w:marBottom w:val="0"/>
      <w:divBdr>
        <w:top w:val="none" w:sz="0" w:space="0" w:color="auto"/>
        <w:left w:val="none" w:sz="0" w:space="0" w:color="auto"/>
        <w:bottom w:val="none" w:sz="0" w:space="0" w:color="auto"/>
        <w:right w:val="none" w:sz="0" w:space="0" w:color="auto"/>
      </w:divBdr>
    </w:div>
    <w:div w:id="1433167333">
      <w:marLeft w:val="640"/>
      <w:marRight w:val="0"/>
      <w:marTop w:val="0"/>
      <w:marBottom w:val="0"/>
      <w:divBdr>
        <w:top w:val="none" w:sz="0" w:space="0" w:color="auto"/>
        <w:left w:val="none" w:sz="0" w:space="0" w:color="auto"/>
        <w:bottom w:val="none" w:sz="0" w:space="0" w:color="auto"/>
        <w:right w:val="none" w:sz="0" w:space="0" w:color="auto"/>
      </w:divBdr>
    </w:div>
    <w:div w:id="1433207179">
      <w:marLeft w:val="640"/>
      <w:marRight w:val="0"/>
      <w:marTop w:val="0"/>
      <w:marBottom w:val="0"/>
      <w:divBdr>
        <w:top w:val="none" w:sz="0" w:space="0" w:color="auto"/>
        <w:left w:val="none" w:sz="0" w:space="0" w:color="auto"/>
        <w:bottom w:val="none" w:sz="0" w:space="0" w:color="auto"/>
        <w:right w:val="none" w:sz="0" w:space="0" w:color="auto"/>
      </w:divBdr>
    </w:div>
    <w:div w:id="1433280785">
      <w:marLeft w:val="640"/>
      <w:marRight w:val="0"/>
      <w:marTop w:val="0"/>
      <w:marBottom w:val="0"/>
      <w:divBdr>
        <w:top w:val="none" w:sz="0" w:space="0" w:color="auto"/>
        <w:left w:val="none" w:sz="0" w:space="0" w:color="auto"/>
        <w:bottom w:val="none" w:sz="0" w:space="0" w:color="auto"/>
        <w:right w:val="none" w:sz="0" w:space="0" w:color="auto"/>
      </w:divBdr>
    </w:div>
    <w:div w:id="1433281688">
      <w:marLeft w:val="640"/>
      <w:marRight w:val="0"/>
      <w:marTop w:val="0"/>
      <w:marBottom w:val="0"/>
      <w:divBdr>
        <w:top w:val="none" w:sz="0" w:space="0" w:color="auto"/>
        <w:left w:val="none" w:sz="0" w:space="0" w:color="auto"/>
        <w:bottom w:val="none" w:sz="0" w:space="0" w:color="auto"/>
        <w:right w:val="none" w:sz="0" w:space="0" w:color="auto"/>
      </w:divBdr>
    </w:div>
    <w:div w:id="1433404581">
      <w:marLeft w:val="640"/>
      <w:marRight w:val="0"/>
      <w:marTop w:val="0"/>
      <w:marBottom w:val="0"/>
      <w:divBdr>
        <w:top w:val="none" w:sz="0" w:space="0" w:color="auto"/>
        <w:left w:val="none" w:sz="0" w:space="0" w:color="auto"/>
        <w:bottom w:val="none" w:sz="0" w:space="0" w:color="auto"/>
        <w:right w:val="none" w:sz="0" w:space="0" w:color="auto"/>
      </w:divBdr>
    </w:div>
    <w:div w:id="1433477196">
      <w:marLeft w:val="640"/>
      <w:marRight w:val="0"/>
      <w:marTop w:val="0"/>
      <w:marBottom w:val="0"/>
      <w:divBdr>
        <w:top w:val="none" w:sz="0" w:space="0" w:color="auto"/>
        <w:left w:val="none" w:sz="0" w:space="0" w:color="auto"/>
        <w:bottom w:val="none" w:sz="0" w:space="0" w:color="auto"/>
        <w:right w:val="none" w:sz="0" w:space="0" w:color="auto"/>
      </w:divBdr>
    </w:div>
    <w:div w:id="1433626732">
      <w:bodyDiv w:val="1"/>
      <w:marLeft w:val="0"/>
      <w:marRight w:val="0"/>
      <w:marTop w:val="0"/>
      <w:marBottom w:val="0"/>
      <w:divBdr>
        <w:top w:val="none" w:sz="0" w:space="0" w:color="auto"/>
        <w:left w:val="none" w:sz="0" w:space="0" w:color="auto"/>
        <w:bottom w:val="none" w:sz="0" w:space="0" w:color="auto"/>
        <w:right w:val="none" w:sz="0" w:space="0" w:color="auto"/>
      </w:divBdr>
    </w:div>
    <w:div w:id="1433667840">
      <w:marLeft w:val="640"/>
      <w:marRight w:val="0"/>
      <w:marTop w:val="0"/>
      <w:marBottom w:val="0"/>
      <w:divBdr>
        <w:top w:val="none" w:sz="0" w:space="0" w:color="auto"/>
        <w:left w:val="none" w:sz="0" w:space="0" w:color="auto"/>
        <w:bottom w:val="none" w:sz="0" w:space="0" w:color="auto"/>
        <w:right w:val="none" w:sz="0" w:space="0" w:color="auto"/>
      </w:divBdr>
    </w:div>
    <w:div w:id="1433817918">
      <w:marLeft w:val="640"/>
      <w:marRight w:val="0"/>
      <w:marTop w:val="0"/>
      <w:marBottom w:val="0"/>
      <w:divBdr>
        <w:top w:val="none" w:sz="0" w:space="0" w:color="auto"/>
        <w:left w:val="none" w:sz="0" w:space="0" w:color="auto"/>
        <w:bottom w:val="none" w:sz="0" w:space="0" w:color="auto"/>
        <w:right w:val="none" w:sz="0" w:space="0" w:color="auto"/>
      </w:divBdr>
    </w:div>
    <w:div w:id="1433939949">
      <w:marLeft w:val="640"/>
      <w:marRight w:val="0"/>
      <w:marTop w:val="0"/>
      <w:marBottom w:val="0"/>
      <w:divBdr>
        <w:top w:val="none" w:sz="0" w:space="0" w:color="auto"/>
        <w:left w:val="none" w:sz="0" w:space="0" w:color="auto"/>
        <w:bottom w:val="none" w:sz="0" w:space="0" w:color="auto"/>
        <w:right w:val="none" w:sz="0" w:space="0" w:color="auto"/>
      </w:divBdr>
    </w:div>
    <w:div w:id="1433940388">
      <w:marLeft w:val="640"/>
      <w:marRight w:val="0"/>
      <w:marTop w:val="0"/>
      <w:marBottom w:val="0"/>
      <w:divBdr>
        <w:top w:val="none" w:sz="0" w:space="0" w:color="auto"/>
        <w:left w:val="none" w:sz="0" w:space="0" w:color="auto"/>
        <w:bottom w:val="none" w:sz="0" w:space="0" w:color="auto"/>
        <w:right w:val="none" w:sz="0" w:space="0" w:color="auto"/>
      </w:divBdr>
    </w:div>
    <w:div w:id="1434012264">
      <w:marLeft w:val="640"/>
      <w:marRight w:val="0"/>
      <w:marTop w:val="0"/>
      <w:marBottom w:val="0"/>
      <w:divBdr>
        <w:top w:val="none" w:sz="0" w:space="0" w:color="auto"/>
        <w:left w:val="none" w:sz="0" w:space="0" w:color="auto"/>
        <w:bottom w:val="none" w:sz="0" w:space="0" w:color="auto"/>
        <w:right w:val="none" w:sz="0" w:space="0" w:color="auto"/>
      </w:divBdr>
    </w:div>
    <w:div w:id="1434083536">
      <w:marLeft w:val="640"/>
      <w:marRight w:val="0"/>
      <w:marTop w:val="0"/>
      <w:marBottom w:val="0"/>
      <w:divBdr>
        <w:top w:val="none" w:sz="0" w:space="0" w:color="auto"/>
        <w:left w:val="none" w:sz="0" w:space="0" w:color="auto"/>
        <w:bottom w:val="none" w:sz="0" w:space="0" w:color="auto"/>
        <w:right w:val="none" w:sz="0" w:space="0" w:color="auto"/>
      </w:divBdr>
    </w:div>
    <w:div w:id="1434130189">
      <w:marLeft w:val="640"/>
      <w:marRight w:val="0"/>
      <w:marTop w:val="0"/>
      <w:marBottom w:val="0"/>
      <w:divBdr>
        <w:top w:val="none" w:sz="0" w:space="0" w:color="auto"/>
        <w:left w:val="none" w:sz="0" w:space="0" w:color="auto"/>
        <w:bottom w:val="none" w:sz="0" w:space="0" w:color="auto"/>
        <w:right w:val="none" w:sz="0" w:space="0" w:color="auto"/>
      </w:divBdr>
    </w:div>
    <w:div w:id="1434202226">
      <w:marLeft w:val="640"/>
      <w:marRight w:val="0"/>
      <w:marTop w:val="0"/>
      <w:marBottom w:val="0"/>
      <w:divBdr>
        <w:top w:val="none" w:sz="0" w:space="0" w:color="auto"/>
        <w:left w:val="none" w:sz="0" w:space="0" w:color="auto"/>
        <w:bottom w:val="none" w:sz="0" w:space="0" w:color="auto"/>
        <w:right w:val="none" w:sz="0" w:space="0" w:color="auto"/>
      </w:divBdr>
    </w:div>
    <w:div w:id="1434396874">
      <w:marLeft w:val="640"/>
      <w:marRight w:val="0"/>
      <w:marTop w:val="0"/>
      <w:marBottom w:val="0"/>
      <w:divBdr>
        <w:top w:val="none" w:sz="0" w:space="0" w:color="auto"/>
        <w:left w:val="none" w:sz="0" w:space="0" w:color="auto"/>
        <w:bottom w:val="none" w:sz="0" w:space="0" w:color="auto"/>
        <w:right w:val="none" w:sz="0" w:space="0" w:color="auto"/>
      </w:divBdr>
    </w:div>
    <w:div w:id="1434399019">
      <w:marLeft w:val="640"/>
      <w:marRight w:val="0"/>
      <w:marTop w:val="0"/>
      <w:marBottom w:val="0"/>
      <w:divBdr>
        <w:top w:val="none" w:sz="0" w:space="0" w:color="auto"/>
        <w:left w:val="none" w:sz="0" w:space="0" w:color="auto"/>
        <w:bottom w:val="none" w:sz="0" w:space="0" w:color="auto"/>
        <w:right w:val="none" w:sz="0" w:space="0" w:color="auto"/>
      </w:divBdr>
    </w:div>
    <w:div w:id="1434469559">
      <w:marLeft w:val="640"/>
      <w:marRight w:val="0"/>
      <w:marTop w:val="0"/>
      <w:marBottom w:val="0"/>
      <w:divBdr>
        <w:top w:val="none" w:sz="0" w:space="0" w:color="auto"/>
        <w:left w:val="none" w:sz="0" w:space="0" w:color="auto"/>
        <w:bottom w:val="none" w:sz="0" w:space="0" w:color="auto"/>
        <w:right w:val="none" w:sz="0" w:space="0" w:color="auto"/>
      </w:divBdr>
    </w:div>
    <w:div w:id="1434476540">
      <w:marLeft w:val="640"/>
      <w:marRight w:val="0"/>
      <w:marTop w:val="0"/>
      <w:marBottom w:val="0"/>
      <w:divBdr>
        <w:top w:val="none" w:sz="0" w:space="0" w:color="auto"/>
        <w:left w:val="none" w:sz="0" w:space="0" w:color="auto"/>
        <w:bottom w:val="none" w:sz="0" w:space="0" w:color="auto"/>
        <w:right w:val="none" w:sz="0" w:space="0" w:color="auto"/>
      </w:divBdr>
    </w:div>
    <w:div w:id="1434517788">
      <w:marLeft w:val="640"/>
      <w:marRight w:val="0"/>
      <w:marTop w:val="0"/>
      <w:marBottom w:val="0"/>
      <w:divBdr>
        <w:top w:val="none" w:sz="0" w:space="0" w:color="auto"/>
        <w:left w:val="none" w:sz="0" w:space="0" w:color="auto"/>
        <w:bottom w:val="none" w:sz="0" w:space="0" w:color="auto"/>
        <w:right w:val="none" w:sz="0" w:space="0" w:color="auto"/>
      </w:divBdr>
    </w:div>
    <w:div w:id="1434519016">
      <w:marLeft w:val="640"/>
      <w:marRight w:val="0"/>
      <w:marTop w:val="0"/>
      <w:marBottom w:val="0"/>
      <w:divBdr>
        <w:top w:val="none" w:sz="0" w:space="0" w:color="auto"/>
        <w:left w:val="none" w:sz="0" w:space="0" w:color="auto"/>
        <w:bottom w:val="none" w:sz="0" w:space="0" w:color="auto"/>
        <w:right w:val="none" w:sz="0" w:space="0" w:color="auto"/>
      </w:divBdr>
    </w:div>
    <w:div w:id="1434740480">
      <w:marLeft w:val="640"/>
      <w:marRight w:val="0"/>
      <w:marTop w:val="0"/>
      <w:marBottom w:val="0"/>
      <w:divBdr>
        <w:top w:val="none" w:sz="0" w:space="0" w:color="auto"/>
        <w:left w:val="none" w:sz="0" w:space="0" w:color="auto"/>
        <w:bottom w:val="none" w:sz="0" w:space="0" w:color="auto"/>
        <w:right w:val="none" w:sz="0" w:space="0" w:color="auto"/>
      </w:divBdr>
    </w:div>
    <w:div w:id="1434856512">
      <w:marLeft w:val="640"/>
      <w:marRight w:val="0"/>
      <w:marTop w:val="0"/>
      <w:marBottom w:val="0"/>
      <w:divBdr>
        <w:top w:val="none" w:sz="0" w:space="0" w:color="auto"/>
        <w:left w:val="none" w:sz="0" w:space="0" w:color="auto"/>
        <w:bottom w:val="none" w:sz="0" w:space="0" w:color="auto"/>
        <w:right w:val="none" w:sz="0" w:space="0" w:color="auto"/>
      </w:divBdr>
    </w:div>
    <w:div w:id="1434857890">
      <w:marLeft w:val="640"/>
      <w:marRight w:val="0"/>
      <w:marTop w:val="0"/>
      <w:marBottom w:val="0"/>
      <w:divBdr>
        <w:top w:val="none" w:sz="0" w:space="0" w:color="auto"/>
        <w:left w:val="none" w:sz="0" w:space="0" w:color="auto"/>
        <w:bottom w:val="none" w:sz="0" w:space="0" w:color="auto"/>
        <w:right w:val="none" w:sz="0" w:space="0" w:color="auto"/>
      </w:divBdr>
    </w:div>
    <w:div w:id="1434932490">
      <w:marLeft w:val="640"/>
      <w:marRight w:val="0"/>
      <w:marTop w:val="0"/>
      <w:marBottom w:val="0"/>
      <w:divBdr>
        <w:top w:val="none" w:sz="0" w:space="0" w:color="auto"/>
        <w:left w:val="none" w:sz="0" w:space="0" w:color="auto"/>
        <w:bottom w:val="none" w:sz="0" w:space="0" w:color="auto"/>
        <w:right w:val="none" w:sz="0" w:space="0" w:color="auto"/>
      </w:divBdr>
    </w:div>
    <w:div w:id="1434935998">
      <w:marLeft w:val="640"/>
      <w:marRight w:val="0"/>
      <w:marTop w:val="0"/>
      <w:marBottom w:val="0"/>
      <w:divBdr>
        <w:top w:val="none" w:sz="0" w:space="0" w:color="auto"/>
        <w:left w:val="none" w:sz="0" w:space="0" w:color="auto"/>
        <w:bottom w:val="none" w:sz="0" w:space="0" w:color="auto"/>
        <w:right w:val="none" w:sz="0" w:space="0" w:color="auto"/>
      </w:divBdr>
    </w:div>
    <w:div w:id="1434937914">
      <w:marLeft w:val="640"/>
      <w:marRight w:val="0"/>
      <w:marTop w:val="0"/>
      <w:marBottom w:val="0"/>
      <w:divBdr>
        <w:top w:val="none" w:sz="0" w:space="0" w:color="auto"/>
        <w:left w:val="none" w:sz="0" w:space="0" w:color="auto"/>
        <w:bottom w:val="none" w:sz="0" w:space="0" w:color="auto"/>
        <w:right w:val="none" w:sz="0" w:space="0" w:color="auto"/>
      </w:divBdr>
    </w:div>
    <w:div w:id="1434980090">
      <w:marLeft w:val="640"/>
      <w:marRight w:val="0"/>
      <w:marTop w:val="0"/>
      <w:marBottom w:val="0"/>
      <w:divBdr>
        <w:top w:val="none" w:sz="0" w:space="0" w:color="auto"/>
        <w:left w:val="none" w:sz="0" w:space="0" w:color="auto"/>
        <w:bottom w:val="none" w:sz="0" w:space="0" w:color="auto"/>
        <w:right w:val="none" w:sz="0" w:space="0" w:color="auto"/>
      </w:divBdr>
    </w:div>
    <w:div w:id="1435054026">
      <w:marLeft w:val="640"/>
      <w:marRight w:val="0"/>
      <w:marTop w:val="0"/>
      <w:marBottom w:val="0"/>
      <w:divBdr>
        <w:top w:val="none" w:sz="0" w:space="0" w:color="auto"/>
        <w:left w:val="none" w:sz="0" w:space="0" w:color="auto"/>
        <w:bottom w:val="none" w:sz="0" w:space="0" w:color="auto"/>
        <w:right w:val="none" w:sz="0" w:space="0" w:color="auto"/>
      </w:divBdr>
    </w:div>
    <w:div w:id="1435054706">
      <w:marLeft w:val="640"/>
      <w:marRight w:val="0"/>
      <w:marTop w:val="0"/>
      <w:marBottom w:val="0"/>
      <w:divBdr>
        <w:top w:val="none" w:sz="0" w:space="0" w:color="auto"/>
        <w:left w:val="none" w:sz="0" w:space="0" w:color="auto"/>
        <w:bottom w:val="none" w:sz="0" w:space="0" w:color="auto"/>
        <w:right w:val="none" w:sz="0" w:space="0" w:color="auto"/>
      </w:divBdr>
    </w:div>
    <w:div w:id="1435055779">
      <w:marLeft w:val="640"/>
      <w:marRight w:val="0"/>
      <w:marTop w:val="0"/>
      <w:marBottom w:val="0"/>
      <w:divBdr>
        <w:top w:val="none" w:sz="0" w:space="0" w:color="auto"/>
        <w:left w:val="none" w:sz="0" w:space="0" w:color="auto"/>
        <w:bottom w:val="none" w:sz="0" w:space="0" w:color="auto"/>
        <w:right w:val="none" w:sz="0" w:space="0" w:color="auto"/>
      </w:divBdr>
    </w:div>
    <w:div w:id="1435057227">
      <w:marLeft w:val="640"/>
      <w:marRight w:val="0"/>
      <w:marTop w:val="0"/>
      <w:marBottom w:val="0"/>
      <w:divBdr>
        <w:top w:val="none" w:sz="0" w:space="0" w:color="auto"/>
        <w:left w:val="none" w:sz="0" w:space="0" w:color="auto"/>
        <w:bottom w:val="none" w:sz="0" w:space="0" w:color="auto"/>
        <w:right w:val="none" w:sz="0" w:space="0" w:color="auto"/>
      </w:divBdr>
    </w:div>
    <w:div w:id="1435124748">
      <w:marLeft w:val="640"/>
      <w:marRight w:val="0"/>
      <w:marTop w:val="0"/>
      <w:marBottom w:val="0"/>
      <w:divBdr>
        <w:top w:val="none" w:sz="0" w:space="0" w:color="auto"/>
        <w:left w:val="none" w:sz="0" w:space="0" w:color="auto"/>
        <w:bottom w:val="none" w:sz="0" w:space="0" w:color="auto"/>
        <w:right w:val="none" w:sz="0" w:space="0" w:color="auto"/>
      </w:divBdr>
    </w:div>
    <w:div w:id="1435126097">
      <w:marLeft w:val="640"/>
      <w:marRight w:val="0"/>
      <w:marTop w:val="0"/>
      <w:marBottom w:val="0"/>
      <w:divBdr>
        <w:top w:val="none" w:sz="0" w:space="0" w:color="auto"/>
        <w:left w:val="none" w:sz="0" w:space="0" w:color="auto"/>
        <w:bottom w:val="none" w:sz="0" w:space="0" w:color="auto"/>
        <w:right w:val="none" w:sz="0" w:space="0" w:color="auto"/>
      </w:divBdr>
    </w:div>
    <w:div w:id="1435129986">
      <w:marLeft w:val="640"/>
      <w:marRight w:val="0"/>
      <w:marTop w:val="0"/>
      <w:marBottom w:val="0"/>
      <w:divBdr>
        <w:top w:val="none" w:sz="0" w:space="0" w:color="auto"/>
        <w:left w:val="none" w:sz="0" w:space="0" w:color="auto"/>
        <w:bottom w:val="none" w:sz="0" w:space="0" w:color="auto"/>
        <w:right w:val="none" w:sz="0" w:space="0" w:color="auto"/>
      </w:divBdr>
    </w:div>
    <w:div w:id="1435130938">
      <w:marLeft w:val="640"/>
      <w:marRight w:val="0"/>
      <w:marTop w:val="0"/>
      <w:marBottom w:val="0"/>
      <w:divBdr>
        <w:top w:val="none" w:sz="0" w:space="0" w:color="auto"/>
        <w:left w:val="none" w:sz="0" w:space="0" w:color="auto"/>
        <w:bottom w:val="none" w:sz="0" w:space="0" w:color="auto"/>
        <w:right w:val="none" w:sz="0" w:space="0" w:color="auto"/>
      </w:divBdr>
    </w:div>
    <w:div w:id="1435132287">
      <w:marLeft w:val="640"/>
      <w:marRight w:val="0"/>
      <w:marTop w:val="0"/>
      <w:marBottom w:val="0"/>
      <w:divBdr>
        <w:top w:val="none" w:sz="0" w:space="0" w:color="auto"/>
        <w:left w:val="none" w:sz="0" w:space="0" w:color="auto"/>
        <w:bottom w:val="none" w:sz="0" w:space="0" w:color="auto"/>
        <w:right w:val="none" w:sz="0" w:space="0" w:color="auto"/>
      </w:divBdr>
    </w:div>
    <w:div w:id="1435174326">
      <w:marLeft w:val="640"/>
      <w:marRight w:val="0"/>
      <w:marTop w:val="0"/>
      <w:marBottom w:val="0"/>
      <w:divBdr>
        <w:top w:val="none" w:sz="0" w:space="0" w:color="auto"/>
        <w:left w:val="none" w:sz="0" w:space="0" w:color="auto"/>
        <w:bottom w:val="none" w:sz="0" w:space="0" w:color="auto"/>
        <w:right w:val="none" w:sz="0" w:space="0" w:color="auto"/>
      </w:divBdr>
    </w:div>
    <w:div w:id="1435200346">
      <w:marLeft w:val="640"/>
      <w:marRight w:val="0"/>
      <w:marTop w:val="0"/>
      <w:marBottom w:val="0"/>
      <w:divBdr>
        <w:top w:val="none" w:sz="0" w:space="0" w:color="auto"/>
        <w:left w:val="none" w:sz="0" w:space="0" w:color="auto"/>
        <w:bottom w:val="none" w:sz="0" w:space="0" w:color="auto"/>
        <w:right w:val="none" w:sz="0" w:space="0" w:color="auto"/>
      </w:divBdr>
    </w:div>
    <w:div w:id="1435245307">
      <w:marLeft w:val="640"/>
      <w:marRight w:val="0"/>
      <w:marTop w:val="0"/>
      <w:marBottom w:val="0"/>
      <w:divBdr>
        <w:top w:val="none" w:sz="0" w:space="0" w:color="auto"/>
        <w:left w:val="none" w:sz="0" w:space="0" w:color="auto"/>
        <w:bottom w:val="none" w:sz="0" w:space="0" w:color="auto"/>
        <w:right w:val="none" w:sz="0" w:space="0" w:color="auto"/>
      </w:divBdr>
    </w:div>
    <w:div w:id="1435246788">
      <w:marLeft w:val="640"/>
      <w:marRight w:val="0"/>
      <w:marTop w:val="0"/>
      <w:marBottom w:val="0"/>
      <w:divBdr>
        <w:top w:val="none" w:sz="0" w:space="0" w:color="auto"/>
        <w:left w:val="none" w:sz="0" w:space="0" w:color="auto"/>
        <w:bottom w:val="none" w:sz="0" w:space="0" w:color="auto"/>
        <w:right w:val="none" w:sz="0" w:space="0" w:color="auto"/>
      </w:divBdr>
    </w:div>
    <w:div w:id="1435400086">
      <w:marLeft w:val="640"/>
      <w:marRight w:val="0"/>
      <w:marTop w:val="0"/>
      <w:marBottom w:val="0"/>
      <w:divBdr>
        <w:top w:val="none" w:sz="0" w:space="0" w:color="auto"/>
        <w:left w:val="none" w:sz="0" w:space="0" w:color="auto"/>
        <w:bottom w:val="none" w:sz="0" w:space="0" w:color="auto"/>
        <w:right w:val="none" w:sz="0" w:space="0" w:color="auto"/>
      </w:divBdr>
    </w:div>
    <w:div w:id="1435438155">
      <w:marLeft w:val="640"/>
      <w:marRight w:val="0"/>
      <w:marTop w:val="0"/>
      <w:marBottom w:val="0"/>
      <w:divBdr>
        <w:top w:val="none" w:sz="0" w:space="0" w:color="auto"/>
        <w:left w:val="none" w:sz="0" w:space="0" w:color="auto"/>
        <w:bottom w:val="none" w:sz="0" w:space="0" w:color="auto"/>
        <w:right w:val="none" w:sz="0" w:space="0" w:color="auto"/>
      </w:divBdr>
    </w:div>
    <w:div w:id="1435443392">
      <w:marLeft w:val="640"/>
      <w:marRight w:val="0"/>
      <w:marTop w:val="0"/>
      <w:marBottom w:val="0"/>
      <w:divBdr>
        <w:top w:val="none" w:sz="0" w:space="0" w:color="auto"/>
        <w:left w:val="none" w:sz="0" w:space="0" w:color="auto"/>
        <w:bottom w:val="none" w:sz="0" w:space="0" w:color="auto"/>
        <w:right w:val="none" w:sz="0" w:space="0" w:color="auto"/>
      </w:divBdr>
    </w:div>
    <w:div w:id="1435513996">
      <w:marLeft w:val="640"/>
      <w:marRight w:val="0"/>
      <w:marTop w:val="0"/>
      <w:marBottom w:val="0"/>
      <w:divBdr>
        <w:top w:val="none" w:sz="0" w:space="0" w:color="auto"/>
        <w:left w:val="none" w:sz="0" w:space="0" w:color="auto"/>
        <w:bottom w:val="none" w:sz="0" w:space="0" w:color="auto"/>
        <w:right w:val="none" w:sz="0" w:space="0" w:color="auto"/>
      </w:divBdr>
    </w:div>
    <w:div w:id="1435515086">
      <w:marLeft w:val="640"/>
      <w:marRight w:val="0"/>
      <w:marTop w:val="0"/>
      <w:marBottom w:val="0"/>
      <w:divBdr>
        <w:top w:val="none" w:sz="0" w:space="0" w:color="auto"/>
        <w:left w:val="none" w:sz="0" w:space="0" w:color="auto"/>
        <w:bottom w:val="none" w:sz="0" w:space="0" w:color="auto"/>
        <w:right w:val="none" w:sz="0" w:space="0" w:color="auto"/>
      </w:divBdr>
    </w:div>
    <w:div w:id="1435517018">
      <w:marLeft w:val="640"/>
      <w:marRight w:val="0"/>
      <w:marTop w:val="0"/>
      <w:marBottom w:val="0"/>
      <w:divBdr>
        <w:top w:val="none" w:sz="0" w:space="0" w:color="auto"/>
        <w:left w:val="none" w:sz="0" w:space="0" w:color="auto"/>
        <w:bottom w:val="none" w:sz="0" w:space="0" w:color="auto"/>
        <w:right w:val="none" w:sz="0" w:space="0" w:color="auto"/>
      </w:divBdr>
    </w:div>
    <w:div w:id="1436055657">
      <w:marLeft w:val="640"/>
      <w:marRight w:val="0"/>
      <w:marTop w:val="0"/>
      <w:marBottom w:val="0"/>
      <w:divBdr>
        <w:top w:val="none" w:sz="0" w:space="0" w:color="auto"/>
        <w:left w:val="none" w:sz="0" w:space="0" w:color="auto"/>
        <w:bottom w:val="none" w:sz="0" w:space="0" w:color="auto"/>
        <w:right w:val="none" w:sz="0" w:space="0" w:color="auto"/>
      </w:divBdr>
    </w:div>
    <w:div w:id="1436100873">
      <w:marLeft w:val="640"/>
      <w:marRight w:val="0"/>
      <w:marTop w:val="0"/>
      <w:marBottom w:val="0"/>
      <w:divBdr>
        <w:top w:val="none" w:sz="0" w:space="0" w:color="auto"/>
        <w:left w:val="none" w:sz="0" w:space="0" w:color="auto"/>
        <w:bottom w:val="none" w:sz="0" w:space="0" w:color="auto"/>
        <w:right w:val="none" w:sz="0" w:space="0" w:color="auto"/>
      </w:divBdr>
    </w:div>
    <w:div w:id="1436245376">
      <w:marLeft w:val="640"/>
      <w:marRight w:val="0"/>
      <w:marTop w:val="0"/>
      <w:marBottom w:val="0"/>
      <w:divBdr>
        <w:top w:val="none" w:sz="0" w:space="0" w:color="auto"/>
        <w:left w:val="none" w:sz="0" w:space="0" w:color="auto"/>
        <w:bottom w:val="none" w:sz="0" w:space="0" w:color="auto"/>
        <w:right w:val="none" w:sz="0" w:space="0" w:color="auto"/>
      </w:divBdr>
    </w:div>
    <w:div w:id="1436246472">
      <w:marLeft w:val="640"/>
      <w:marRight w:val="0"/>
      <w:marTop w:val="0"/>
      <w:marBottom w:val="0"/>
      <w:divBdr>
        <w:top w:val="none" w:sz="0" w:space="0" w:color="auto"/>
        <w:left w:val="none" w:sz="0" w:space="0" w:color="auto"/>
        <w:bottom w:val="none" w:sz="0" w:space="0" w:color="auto"/>
        <w:right w:val="none" w:sz="0" w:space="0" w:color="auto"/>
      </w:divBdr>
    </w:div>
    <w:div w:id="1436364052">
      <w:marLeft w:val="640"/>
      <w:marRight w:val="0"/>
      <w:marTop w:val="0"/>
      <w:marBottom w:val="0"/>
      <w:divBdr>
        <w:top w:val="none" w:sz="0" w:space="0" w:color="auto"/>
        <w:left w:val="none" w:sz="0" w:space="0" w:color="auto"/>
        <w:bottom w:val="none" w:sz="0" w:space="0" w:color="auto"/>
        <w:right w:val="none" w:sz="0" w:space="0" w:color="auto"/>
      </w:divBdr>
    </w:div>
    <w:div w:id="1436440128">
      <w:marLeft w:val="640"/>
      <w:marRight w:val="0"/>
      <w:marTop w:val="0"/>
      <w:marBottom w:val="0"/>
      <w:divBdr>
        <w:top w:val="none" w:sz="0" w:space="0" w:color="auto"/>
        <w:left w:val="none" w:sz="0" w:space="0" w:color="auto"/>
        <w:bottom w:val="none" w:sz="0" w:space="0" w:color="auto"/>
        <w:right w:val="none" w:sz="0" w:space="0" w:color="auto"/>
      </w:divBdr>
    </w:div>
    <w:div w:id="1436441869">
      <w:marLeft w:val="640"/>
      <w:marRight w:val="0"/>
      <w:marTop w:val="0"/>
      <w:marBottom w:val="0"/>
      <w:divBdr>
        <w:top w:val="none" w:sz="0" w:space="0" w:color="auto"/>
        <w:left w:val="none" w:sz="0" w:space="0" w:color="auto"/>
        <w:bottom w:val="none" w:sz="0" w:space="0" w:color="auto"/>
        <w:right w:val="none" w:sz="0" w:space="0" w:color="auto"/>
      </w:divBdr>
    </w:div>
    <w:div w:id="1436486606">
      <w:marLeft w:val="640"/>
      <w:marRight w:val="0"/>
      <w:marTop w:val="0"/>
      <w:marBottom w:val="0"/>
      <w:divBdr>
        <w:top w:val="none" w:sz="0" w:space="0" w:color="auto"/>
        <w:left w:val="none" w:sz="0" w:space="0" w:color="auto"/>
        <w:bottom w:val="none" w:sz="0" w:space="0" w:color="auto"/>
        <w:right w:val="none" w:sz="0" w:space="0" w:color="auto"/>
      </w:divBdr>
    </w:div>
    <w:div w:id="1436630435">
      <w:marLeft w:val="640"/>
      <w:marRight w:val="0"/>
      <w:marTop w:val="0"/>
      <w:marBottom w:val="0"/>
      <w:divBdr>
        <w:top w:val="none" w:sz="0" w:space="0" w:color="auto"/>
        <w:left w:val="none" w:sz="0" w:space="0" w:color="auto"/>
        <w:bottom w:val="none" w:sz="0" w:space="0" w:color="auto"/>
        <w:right w:val="none" w:sz="0" w:space="0" w:color="auto"/>
      </w:divBdr>
    </w:div>
    <w:div w:id="1436705232">
      <w:marLeft w:val="640"/>
      <w:marRight w:val="0"/>
      <w:marTop w:val="0"/>
      <w:marBottom w:val="0"/>
      <w:divBdr>
        <w:top w:val="none" w:sz="0" w:space="0" w:color="auto"/>
        <w:left w:val="none" w:sz="0" w:space="0" w:color="auto"/>
        <w:bottom w:val="none" w:sz="0" w:space="0" w:color="auto"/>
        <w:right w:val="none" w:sz="0" w:space="0" w:color="auto"/>
      </w:divBdr>
    </w:div>
    <w:div w:id="1436750146">
      <w:marLeft w:val="640"/>
      <w:marRight w:val="0"/>
      <w:marTop w:val="0"/>
      <w:marBottom w:val="0"/>
      <w:divBdr>
        <w:top w:val="none" w:sz="0" w:space="0" w:color="auto"/>
        <w:left w:val="none" w:sz="0" w:space="0" w:color="auto"/>
        <w:bottom w:val="none" w:sz="0" w:space="0" w:color="auto"/>
        <w:right w:val="none" w:sz="0" w:space="0" w:color="auto"/>
      </w:divBdr>
    </w:div>
    <w:div w:id="1436900053">
      <w:marLeft w:val="640"/>
      <w:marRight w:val="0"/>
      <w:marTop w:val="0"/>
      <w:marBottom w:val="0"/>
      <w:divBdr>
        <w:top w:val="none" w:sz="0" w:space="0" w:color="auto"/>
        <w:left w:val="none" w:sz="0" w:space="0" w:color="auto"/>
        <w:bottom w:val="none" w:sz="0" w:space="0" w:color="auto"/>
        <w:right w:val="none" w:sz="0" w:space="0" w:color="auto"/>
      </w:divBdr>
    </w:div>
    <w:div w:id="1436943750">
      <w:marLeft w:val="640"/>
      <w:marRight w:val="0"/>
      <w:marTop w:val="0"/>
      <w:marBottom w:val="0"/>
      <w:divBdr>
        <w:top w:val="none" w:sz="0" w:space="0" w:color="auto"/>
        <w:left w:val="none" w:sz="0" w:space="0" w:color="auto"/>
        <w:bottom w:val="none" w:sz="0" w:space="0" w:color="auto"/>
        <w:right w:val="none" w:sz="0" w:space="0" w:color="auto"/>
      </w:divBdr>
    </w:div>
    <w:div w:id="1436975025">
      <w:marLeft w:val="640"/>
      <w:marRight w:val="0"/>
      <w:marTop w:val="0"/>
      <w:marBottom w:val="0"/>
      <w:divBdr>
        <w:top w:val="none" w:sz="0" w:space="0" w:color="auto"/>
        <w:left w:val="none" w:sz="0" w:space="0" w:color="auto"/>
        <w:bottom w:val="none" w:sz="0" w:space="0" w:color="auto"/>
        <w:right w:val="none" w:sz="0" w:space="0" w:color="auto"/>
      </w:divBdr>
    </w:div>
    <w:div w:id="1437093188">
      <w:marLeft w:val="640"/>
      <w:marRight w:val="0"/>
      <w:marTop w:val="0"/>
      <w:marBottom w:val="0"/>
      <w:divBdr>
        <w:top w:val="none" w:sz="0" w:space="0" w:color="auto"/>
        <w:left w:val="none" w:sz="0" w:space="0" w:color="auto"/>
        <w:bottom w:val="none" w:sz="0" w:space="0" w:color="auto"/>
        <w:right w:val="none" w:sz="0" w:space="0" w:color="auto"/>
      </w:divBdr>
    </w:div>
    <w:div w:id="1437093572">
      <w:marLeft w:val="640"/>
      <w:marRight w:val="0"/>
      <w:marTop w:val="0"/>
      <w:marBottom w:val="0"/>
      <w:divBdr>
        <w:top w:val="none" w:sz="0" w:space="0" w:color="auto"/>
        <w:left w:val="none" w:sz="0" w:space="0" w:color="auto"/>
        <w:bottom w:val="none" w:sz="0" w:space="0" w:color="auto"/>
        <w:right w:val="none" w:sz="0" w:space="0" w:color="auto"/>
      </w:divBdr>
    </w:div>
    <w:div w:id="1437100217">
      <w:marLeft w:val="640"/>
      <w:marRight w:val="0"/>
      <w:marTop w:val="0"/>
      <w:marBottom w:val="0"/>
      <w:divBdr>
        <w:top w:val="none" w:sz="0" w:space="0" w:color="auto"/>
        <w:left w:val="none" w:sz="0" w:space="0" w:color="auto"/>
        <w:bottom w:val="none" w:sz="0" w:space="0" w:color="auto"/>
        <w:right w:val="none" w:sz="0" w:space="0" w:color="auto"/>
      </w:divBdr>
    </w:div>
    <w:div w:id="1437140911">
      <w:marLeft w:val="640"/>
      <w:marRight w:val="0"/>
      <w:marTop w:val="0"/>
      <w:marBottom w:val="0"/>
      <w:divBdr>
        <w:top w:val="none" w:sz="0" w:space="0" w:color="auto"/>
        <w:left w:val="none" w:sz="0" w:space="0" w:color="auto"/>
        <w:bottom w:val="none" w:sz="0" w:space="0" w:color="auto"/>
        <w:right w:val="none" w:sz="0" w:space="0" w:color="auto"/>
      </w:divBdr>
    </w:div>
    <w:div w:id="1437171061">
      <w:marLeft w:val="640"/>
      <w:marRight w:val="0"/>
      <w:marTop w:val="0"/>
      <w:marBottom w:val="0"/>
      <w:divBdr>
        <w:top w:val="none" w:sz="0" w:space="0" w:color="auto"/>
        <w:left w:val="none" w:sz="0" w:space="0" w:color="auto"/>
        <w:bottom w:val="none" w:sz="0" w:space="0" w:color="auto"/>
        <w:right w:val="none" w:sz="0" w:space="0" w:color="auto"/>
      </w:divBdr>
    </w:div>
    <w:div w:id="1437293167">
      <w:marLeft w:val="640"/>
      <w:marRight w:val="0"/>
      <w:marTop w:val="0"/>
      <w:marBottom w:val="0"/>
      <w:divBdr>
        <w:top w:val="none" w:sz="0" w:space="0" w:color="auto"/>
        <w:left w:val="none" w:sz="0" w:space="0" w:color="auto"/>
        <w:bottom w:val="none" w:sz="0" w:space="0" w:color="auto"/>
        <w:right w:val="none" w:sz="0" w:space="0" w:color="auto"/>
      </w:divBdr>
    </w:div>
    <w:div w:id="1437363398">
      <w:marLeft w:val="640"/>
      <w:marRight w:val="0"/>
      <w:marTop w:val="0"/>
      <w:marBottom w:val="0"/>
      <w:divBdr>
        <w:top w:val="none" w:sz="0" w:space="0" w:color="auto"/>
        <w:left w:val="none" w:sz="0" w:space="0" w:color="auto"/>
        <w:bottom w:val="none" w:sz="0" w:space="0" w:color="auto"/>
        <w:right w:val="none" w:sz="0" w:space="0" w:color="auto"/>
      </w:divBdr>
    </w:div>
    <w:div w:id="1437558601">
      <w:marLeft w:val="640"/>
      <w:marRight w:val="0"/>
      <w:marTop w:val="0"/>
      <w:marBottom w:val="0"/>
      <w:divBdr>
        <w:top w:val="none" w:sz="0" w:space="0" w:color="auto"/>
        <w:left w:val="none" w:sz="0" w:space="0" w:color="auto"/>
        <w:bottom w:val="none" w:sz="0" w:space="0" w:color="auto"/>
        <w:right w:val="none" w:sz="0" w:space="0" w:color="auto"/>
      </w:divBdr>
    </w:div>
    <w:div w:id="1437675972">
      <w:marLeft w:val="640"/>
      <w:marRight w:val="0"/>
      <w:marTop w:val="0"/>
      <w:marBottom w:val="0"/>
      <w:divBdr>
        <w:top w:val="none" w:sz="0" w:space="0" w:color="auto"/>
        <w:left w:val="none" w:sz="0" w:space="0" w:color="auto"/>
        <w:bottom w:val="none" w:sz="0" w:space="0" w:color="auto"/>
        <w:right w:val="none" w:sz="0" w:space="0" w:color="auto"/>
      </w:divBdr>
    </w:div>
    <w:div w:id="1437873213">
      <w:marLeft w:val="640"/>
      <w:marRight w:val="0"/>
      <w:marTop w:val="0"/>
      <w:marBottom w:val="0"/>
      <w:divBdr>
        <w:top w:val="none" w:sz="0" w:space="0" w:color="auto"/>
        <w:left w:val="none" w:sz="0" w:space="0" w:color="auto"/>
        <w:bottom w:val="none" w:sz="0" w:space="0" w:color="auto"/>
        <w:right w:val="none" w:sz="0" w:space="0" w:color="auto"/>
      </w:divBdr>
    </w:div>
    <w:div w:id="1438210421">
      <w:marLeft w:val="640"/>
      <w:marRight w:val="0"/>
      <w:marTop w:val="0"/>
      <w:marBottom w:val="0"/>
      <w:divBdr>
        <w:top w:val="none" w:sz="0" w:space="0" w:color="auto"/>
        <w:left w:val="none" w:sz="0" w:space="0" w:color="auto"/>
        <w:bottom w:val="none" w:sz="0" w:space="0" w:color="auto"/>
        <w:right w:val="none" w:sz="0" w:space="0" w:color="auto"/>
      </w:divBdr>
    </w:div>
    <w:div w:id="1438213621">
      <w:marLeft w:val="640"/>
      <w:marRight w:val="0"/>
      <w:marTop w:val="0"/>
      <w:marBottom w:val="0"/>
      <w:divBdr>
        <w:top w:val="none" w:sz="0" w:space="0" w:color="auto"/>
        <w:left w:val="none" w:sz="0" w:space="0" w:color="auto"/>
        <w:bottom w:val="none" w:sz="0" w:space="0" w:color="auto"/>
        <w:right w:val="none" w:sz="0" w:space="0" w:color="auto"/>
      </w:divBdr>
    </w:div>
    <w:div w:id="1438481648">
      <w:marLeft w:val="640"/>
      <w:marRight w:val="0"/>
      <w:marTop w:val="0"/>
      <w:marBottom w:val="0"/>
      <w:divBdr>
        <w:top w:val="none" w:sz="0" w:space="0" w:color="auto"/>
        <w:left w:val="none" w:sz="0" w:space="0" w:color="auto"/>
        <w:bottom w:val="none" w:sz="0" w:space="0" w:color="auto"/>
        <w:right w:val="none" w:sz="0" w:space="0" w:color="auto"/>
      </w:divBdr>
    </w:div>
    <w:div w:id="1438482003">
      <w:marLeft w:val="640"/>
      <w:marRight w:val="0"/>
      <w:marTop w:val="0"/>
      <w:marBottom w:val="0"/>
      <w:divBdr>
        <w:top w:val="none" w:sz="0" w:space="0" w:color="auto"/>
        <w:left w:val="none" w:sz="0" w:space="0" w:color="auto"/>
        <w:bottom w:val="none" w:sz="0" w:space="0" w:color="auto"/>
        <w:right w:val="none" w:sz="0" w:space="0" w:color="auto"/>
      </w:divBdr>
    </w:div>
    <w:div w:id="1438521937">
      <w:marLeft w:val="640"/>
      <w:marRight w:val="0"/>
      <w:marTop w:val="0"/>
      <w:marBottom w:val="0"/>
      <w:divBdr>
        <w:top w:val="none" w:sz="0" w:space="0" w:color="auto"/>
        <w:left w:val="none" w:sz="0" w:space="0" w:color="auto"/>
        <w:bottom w:val="none" w:sz="0" w:space="0" w:color="auto"/>
        <w:right w:val="none" w:sz="0" w:space="0" w:color="auto"/>
      </w:divBdr>
    </w:div>
    <w:div w:id="1438528546">
      <w:marLeft w:val="640"/>
      <w:marRight w:val="0"/>
      <w:marTop w:val="0"/>
      <w:marBottom w:val="0"/>
      <w:divBdr>
        <w:top w:val="none" w:sz="0" w:space="0" w:color="auto"/>
        <w:left w:val="none" w:sz="0" w:space="0" w:color="auto"/>
        <w:bottom w:val="none" w:sz="0" w:space="0" w:color="auto"/>
        <w:right w:val="none" w:sz="0" w:space="0" w:color="auto"/>
      </w:divBdr>
    </w:div>
    <w:div w:id="1438718853">
      <w:marLeft w:val="640"/>
      <w:marRight w:val="0"/>
      <w:marTop w:val="0"/>
      <w:marBottom w:val="0"/>
      <w:divBdr>
        <w:top w:val="none" w:sz="0" w:space="0" w:color="auto"/>
        <w:left w:val="none" w:sz="0" w:space="0" w:color="auto"/>
        <w:bottom w:val="none" w:sz="0" w:space="0" w:color="auto"/>
        <w:right w:val="none" w:sz="0" w:space="0" w:color="auto"/>
      </w:divBdr>
    </w:div>
    <w:div w:id="1438721045">
      <w:marLeft w:val="640"/>
      <w:marRight w:val="0"/>
      <w:marTop w:val="0"/>
      <w:marBottom w:val="0"/>
      <w:divBdr>
        <w:top w:val="none" w:sz="0" w:space="0" w:color="auto"/>
        <w:left w:val="none" w:sz="0" w:space="0" w:color="auto"/>
        <w:bottom w:val="none" w:sz="0" w:space="0" w:color="auto"/>
        <w:right w:val="none" w:sz="0" w:space="0" w:color="auto"/>
      </w:divBdr>
    </w:div>
    <w:div w:id="1438789508">
      <w:marLeft w:val="640"/>
      <w:marRight w:val="0"/>
      <w:marTop w:val="0"/>
      <w:marBottom w:val="0"/>
      <w:divBdr>
        <w:top w:val="none" w:sz="0" w:space="0" w:color="auto"/>
        <w:left w:val="none" w:sz="0" w:space="0" w:color="auto"/>
        <w:bottom w:val="none" w:sz="0" w:space="0" w:color="auto"/>
        <w:right w:val="none" w:sz="0" w:space="0" w:color="auto"/>
      </w:divBdr>
    </w:div>
    <w:div w:id="1438911154">
      <w:marLeft w:val="640"/>
      <w:marRight w:val="0"/>
      <w:marTop w:val="0"/>
      <w:marBottom w:val="0"/>
      <w:divBdr>
        <w:top w:val="none" w:sz="0" w:space="0" w:color="auto"/>
        <w:left w:val="none" w:sz="0" w:space="0" w:color="auto"/>
        <w:bottom w:val="none" w:sz="0" w:space="0" w:color="auto"/>
        <w:right w:val="none" w:sz="0" w:space="0" w:color="auto"/>
      </w:divBdr>
    </w:div>
    <w:div w:id="1438985247">
      <w:marLeft w:val="640"/>
      <w:marRight w:val="0"/>
      <w:marTop w:val="0"/>
      <w:marBottom w:val="0"/>
      <w:divBdr>
        <w:top w:val="none" w:sz="0" w:space="0" w:color="auto"/>
        <w:left w:val="none" w:sz="0" w:space="0" w:color="auto"/>
        <w:bottom w:val="none" w:sz="0" w:space="0" w:color="auto"/>
        <w:right w:val="none" w:sz="0" w:space="0" w:color="auto"/>
      </w:divBdr>
    </w:div>
    <w:div w:id="1439057840">
      <w:marLeft w:val="640"/>
      <w:marRight w:val="0"/>
      <w:marTop w:val="0"/>
      <w:marBottom w:val="0"/>
      <w:divBdr>
        <w:top w:val="none" w:sz="0" w:space="0" w:color="auto"/>
        <w:left w:val="none" w:sz="0" w:space="0" w:color="auto"/>
        <w:bottom w:val="none" w:sz="0" w:space="0" w:color="auto"/>
        <w:right w:val="none" w:sz="0" w:space="0" w:color="auto"/>
      </w:divBdr>
    </w:div>
    <w:div w:id="1439060894">
      <w:marLeft w:val="640"/>
      <w:marRight w:val="0"/>
      <w:marTop w:val="0"/>
      <w:marBottom w:val="0"/>
      <w:divBdr>
        <w:top w:val="none" w:sz="0" w:space="0" w:color="auto"/>
        <w:left w:val="none" w:sz="0" w:space="0" w:color="auto"/>
        <w:bottom w:val="none" w:sz="0" w:space="0" w:color="auto"/>
        <w:right w:val="none" w:sz="0" w:space="0" w:color="auto"/>
      </w:divBdr>
    </w:div>
    <w:div w:id="1439062182">
      <w:marLeft w:val="640"/>
      <w:marRight w:val="0"/>
      <w:marTop w:val="0"/>
      <w:marBottom w:val="0"/>
      <w:divBdr>
        <w:top w:val="none" w:sz="0" w:space="0" w:color="auto"/>
        <w:left w:val="none" w:sz="0" w:space="0" w:color="auto"/>
        <w:bottom w:val="none" w:sz="0" w:space="0" w:color="auto"/>
        <w:right w:val="none" w:sz="0" w:space="0" w:color="auto"/>
      </w:divBdr>
    </w:div>
    <w:div w:id="1439105576">
      <w:marLeft w:val="640"/>
      <w:marRight w:val="0"/>
      <w:marTop w:val="0"/>
      <w:marBottom w:val="0"/>
      <w:divBdr>
        <w:top w:val="none" w:sz="0" w:space="0" w:color="auto"/>
        <w:left w:val="none" w:sz="0" w:space="0" w:color="auto"/>
        <w:bottom w:val="none" w:sz="0" w:space="0" w:color="auto"/>
        <w:right w:val="none" w:sz="0" w:space="0" w:color="auto"/>
      </w:divBdr>
    </w:div>
    <w:div w:id="1439176420">
      <w:marLeft w:val="640"/>
      <w:marRight w:val="0"/>
      <w:marTop w:val="0"/>
      <w:marBottom w:val="0"/>
      <w:divBdr>
        <w:top w:val="none" w:sz="0" w:space="0" w:color="auto"/>
        <w:left w:val="none" w:sz="0" w:space="0" w:color="auto"/>
        <w:bottom w:val="none" w:sz="0" w:space="0" w:color="auto"/>
        <w:right w:val="none" w:sz="0" w:space="0" w:color="auto"/>
      </w:divBdr>
    </w:div>
    <w:div w:id="1439177228">
      <w:marLeft w:val="640"/>
      <w:marRight w:val="0"/>
      <w:marTop w:val="0"/>
      <w:marBottom w:val="0"/>
      <w:divBdr>
        <w:top w:val="none" w:sz="0" w:space="0" w:color="auto"/>
        <w:left w:val="none" w:sz="0" w:space="0" w:color="auto"/>
        <w:bottom w:val="none" w:sz="0" w:space="0" w:color="auto"/>
        <w:right w:val="none" w:sz="0" w:space="0" w:color="auto"/>
      </w:divBdr>
    </w:div>
    <w:div w:id="1439255578">
      <w:marLeft w:val="640"/>
      <w:marRight w:val="0"/>
      <w:marTop w:val="0"/>
      <w:marBottom w:val="0"/>
      <w:divBdr>
        <w:top w:val="none" w:sz="0" w:space="0" w:color="auto"/>
        <w:left w:val="none" w:sz="0" w:space="0" w:color="auto"/>
        <w:bottom w:val="none" w:sz="0" w:space="0" w:color="auto"/>
        <w:right w:val="none" w:sz="0" w:space="0" w:color="auto"/>
      </w:divBdr>
    </w:div>
    <w:div w:id="1439326002">
      <w:marLeft w:val="640"/>
      <w:marRight w:val="0"/>
      <w:marTop w:val="0"/>
      <w:marBottom w:val="0"/>
      <w:divBdr>
        <w:top w:val="none" w:sz="0" w:space="0" w:color="auto"/>
        <w:left w:val="none" w:sz="0" w:space="0" w:color="auto"/>
        <w:bottom w:val="none" w:sz="0" w:space="0" w:color="auto"/>
        <w:right w:val="none" w:sz="0" w:space="0" w:color="auto"/>
      </w:divBdr>
    </w:div>
    <w:div w:id="1439373385">
      <w:marLeft w:val="640"/>
      <w:marRight w:val="0"/>
      <w:marTop w:val="0"/>
      <w:marBottom w:val="0"/>
      <w:divBdr>
        <w:top w:val="none" w:sz="0" w:space="0" w:color="auto"/>
        <w:left w:val="none" w:sz="0" w:space="0" w:color="auto"/>
        <w:bottom w:val="none" w:sz="0" w:space="0" w:color="auto"/>
        <w:right w:val="none" w:sz="0" w:space="0" w:color="auto"/>
      </w:divBdr>
    </w:div>
    <w:div w:id="1439443692">
      <w:marLeft w:val="640"/>
      <w:marRight w:val="0"/>
      <w:marTop w:val="0"/>
      <w:marBottom w:val="0"/>
      <w:divBdr>
        <w:top w:val="none" w:sz="0" w:space="0" w:color="auto"/>
        <w:left w:val="none" w:sz="0" w:space="0" w:color="auto"/>
        <w:bottom w:val="none" w:sz="0" w:space="0" w:color="auto"/>
        <w:right w:val="none" w:sz="0" w:space="0" w:color="auto"/>
      </w:divBdr>
    </w:div>
    <w:div w:id="1439523202">
      <w:marLeft w:val="640"/>
      <w:marRight w:val="0"/>
      <w:marTop w:val="0"/>
      <w:marBottom w:val="0"/>
      <w:divBdr>
        <w:top w:val="none" w:sz="0" w:space="0" w:color="auto"/>
        <w:left w:val="none" w:sz="0" w:space="0" w:color="auto"/>
        <w:bottom w:val="none" w:sz="0" w:space="0" w:color="auto"/>
        <w:right w:val="none" w:sz="0" w:space="0" w:color="auto"/>
      </w:divBdr>
    </w:div>
    <w:div w:id="1439524378">
      <w:marLeft w:val="640"/>
      <w:marRight w:val="0"/>
      <w:marTop w:val="0"/>
      <w:marBottom w:val="0"/>
      <w:divBdr>
        <w:top w:val="none" w:sz="0" w:space="0" w:color="auto"/>
        <w:left w:val="none" w:sz="0" w:space="0" w:color="auto"/>
        <w:bottom w:val="none" w:sz="0" w:space="0" w:color="auto"/>
        <w:right w:val="none" w:sz="0" w:space="0" w:color="auto"/>
      </w:divBdr>
    </w:div>
    <w:div w:id="1439526675">
      <w:marLeft w:val="640"/>
      <w:marRight w:val="0"/>
      <w:marTop w:val="0"/>
      <w:marBottom w:val="0"/>
      <w:divBdr>
        <w:top w:val="none" w:sz="0" w:space="0" w:color="auto"/>
        <w:left w:val="none" w:sz="0" w:space="0" w:color="auto"/>
        <w:bottom w:val="none" w:sz="0" w:space="0" w:color="auto"/>
        <w:right w:val="none" w:sz="0" w:space="0" w:color="auto"/>
      </w:divBdr>
    </w:div>
    <w:div w:id="1439637482">
      <w:marLeft w:val="640"/>
      <w:marRight w:val="0"/>
      <w:marTop w:val="0"/>
      <w:marBottom w:val="0"/>
      <w:divBdr>
        <w:top w:val="none" w:sz="0" w:space="0" w:color="auto"/>
        <w:left w:val="none" w:sz="0" w:space="0" w:color="auto"/>
        <w:bottom w:val="none" w:sz="0" w:space="0" w:color="auto"/>
        <w:right w:val="none" w:sz="0" w:space="0" w:color="auto"/>
      </w:divBdr>
    </w:div>
    <w:div w:id="1439638158">
      <w:marLeft w:val="640"/>
      <w:marRight w:val="0"/>
      <w:marTop w:val="0"/>
      <w:marBottom w:val="0"/>
      <w:divBdr>
        <w:top w:val="none" w:sz="0" w:space="0" w:color="auto"/>
        <w:left w:val="none" w:sz="0" w:space="0" w:color="auto"/>
        <w:bottom w:val="none" w:sz="0" w:space="0" w:color="auto"/>
        <w:right w:val="none" w:sz="0" w:space="0" w:color="auto"/>
      </w:divBdr>
    </w:div>
    <w:div w:id="1439911084">
      <w:marLeft w:val="640"/>
      <w:marRight w:val="0"/>
      <w:marTop w:val="0"/>
      <w:marBottom w:val="0"/>
      <w:divBdr>
        <w:top w:val="none" w:sz="0" w:space="0" w:color="auto"/>
        <w:left w:val="none" w:sz="0" w:space="0" w:color="auto"/>
        <w:bottom w:val="none" w:sz="0" w:space="0" w:color="auto"/>
        <w:right w:val="none" w:sz="0" w:space="0" w:color="auto"/>
      </w:divBdr>
    </w:div>
    <w:div w:id="1439912814">
      <w:marLeft w:val="640"/>
      <w:marRight w:val="0"/>
      <w:marTop w:val="0"/>
      <w:marBottom w:val="0"/>
      <w:divBdr>
        <w:top w:val="none" w:sz="0" w:space="0" w:color="auto"/>
        <w:left w:val="none" w:sz="0" w:space="0" w:color="auto"/>
        <w:bottom w:val="none" w:sz="0" w:space="0" w:color="auto"/>
        <w:right w:val="none" w:sz="0" w:space="0" w:color="auto"/>
      </w:divBdr>
    </w:div>
    <w:div w:id="1439981833">
      <w:marLeft w:val="640"/>
      <w:marRight w:val="0"/>
      <w:marTop w:val="0"/>
      <w:marBottom w:val="0"/>
      <w:divBdr>
        <w:top w:val="none" w:sz="0" w:space="0" w:color="auto"/>
        <w:left w:val="none" w:sz="0" w:space="0" w:color="auto"/>
        <w:bottom w:val="none" w:sz="0" w:space="0" w:color="auto"/>
        <w:right w:val="none" w:sz="0" w:space="0" w:color="auto"/>
      </w:divBdr>
    </w:div>
    <w:div w:id="1439988171">
      <w:marLeft w:val="640"/>
      <w:marRight w:val="0"/>
      <w:marTop w:val="0"/>
      <w:marBottom w:val="0"/>
      <w:divBdr>
        <w:top w:val="none" w:sz="0" w:space="0" w:color="auto"/>
        <w:left w:val="none" w:sz="0" w:space="0" w:color="auto"/>
        <w:bottom w:val="none" w:sz="0" w:space="0" w:color="auto"/>
        <w:right w:val="none" w:sz="0" w:space="0" w:color="auto"/>
      </w:divBdr>
    </w:div>
    <w:div w:id="1440100498">
      <w:marLeft w:val="640"/>
      <w:marRight w:val="0"/>
      <w:marTop w:val="0"/>
      <w:marBottom w:val="0"/>
      <w:divBdr>
        <w:top w:val="none" w:sz="0" w:space="0" w:color="auto"/>
        <w:left w:val="none" w:sz="0" w:space="0" w:color="auto"/>
        <w:bottom w:val="none" w:sz="0" w:space="0" w:color="auto"/>
        <w:right w:val="none" w:sz="0" w:space="0" w:color="auto"/>
      </w:divBdr>
    </w:div>
    <w:div w:id="1440101527">
      <w:marLeft w:val="640"/>
      <w:marRight w:val="0"/>
      <w:marTop w:val="0"/>
      <w:marBottom w:val="0"/>
      <w:divBdr>
        <w:top w:val="none" w:sz="0" w:space="0" w:color="auto"/>
        <w:left w:val="none" w:sz="0" w:space="0" w:color="auto"/>
        <w:bottom w:val="none" w:sz="0" w:space="0" w:color="auto"/>
        <w:right w:val="none" w:sz="0" w:space="0" w:color="auto"/>
      </w:divBdr>
    </w:div>
    <w:div w:id="1440102080">
      <w:marLeft w:val="640"/>
      <w:marRight w:val="0"/>
      <w:marTop w:val="0"/>
      <w:marBottom w:val="0"/>
      <w:divBdr>
        <w:top w:val="none" w:sz="0" w:space="0" w:color="auto"/>
        <w:left w:val="none" w:sz="0" w:space="0" w:color="auto"/>
        <w:bottom w:val="none" w:sz="0" w:space="0" w:color="auto"/>
        <w:right w:val="none" w:sz="0" w:space="0" w:color="auto"/>
      </w:divBdr>
    </w:div>
    <w:div w:id="1440222854">
      <w:marLeft w:val="640"/>
      <w:marRight w:val="0"/>
      <w:marTop w:val="0"/>
      <w:marBottom w:val="0"/>
      <w:divBdr>
        <w:top w:val="none" w:sz="0" w:space="0" w:color="auto"/>
        <w:left w:val="none" w:sz="0" w:space="0" w:color="auto"/>
        <w:bottom w:val="none" w:sz="0" w:space="0" w:color="auto"/>
        <w:right w:val="none" w:sz="0" w:space="0" w:color="auto"/>
      </w:divBdr>
    </w:div>
    <w:div w:id="1440298359">
      <w:marLeft w:val="640"/>
      <w:marRight w:val="0"/>
      <w:marTop w:val="0"/>
      <w:marBottom w:val="0"/>
      <w:divBdr>
        <w:top w:val="none" w:sz="0" w:space="0" w:color="auto"/>
        <w:left w:val="none" w:sz="0" w:space="0" w:color="auto"/>
        <w:bottom w:val="none" w:sz="0" w:space="0" w:color="auto"/>
        <w:right w:val="none" w:sz="0" w:space="0" w:color="auto"/>
      </w:divBdr>
    </w:div>
    <w:div w:id="1440370177">
      <w:marLeft w:val="640"/>
      <w:marRight w:val="0"/>
      <w:marTop w:val="0"/>
      <w:marBottom w:val="0"/>
      <w:divBdr>
        <w:top w:val="none" w:sz="0" w:space="0" w:color="auto"/>
        <w:left w:val="none" w:sz="0" w:space="0" w:color="auto"/>
        <w:bottom w:val="none" w:sz="0" w:space="0" w:color="auto"/>
        <w:right w:val="none" w:sz="0" w:space="0" w:color="auto"/>
      </w:divBdr>
    </w:div>
    <w:div w:id="1440372966">
      <w:marLeft w:val="640"/>
      <w:marRight w:val="0"/>
      <w:marTop w:val="0"/>
      <w:marBottom w:val="0"/>
      <w:divBdr>
        <w:top w:val="none" w:sz="0" w:space="0" w:color="auto"/>
        <w:left w:val="none" w:sz="0" w:space="0" w:color="auto"/>
        <w:bottom w:val="none" w:sz="0" w:space="0" w:color="auto"/>
        <w:right w:val="none" w:sz="0" w:space="0" w:color="auto"/>
      </w:divBdr>
    </w:div>
    <w:div w:id="1440373778">
      <w:marLeft w:val="640"/>
      <w:marRight w:val="0"/>
      <w:marTop w:val="0"/>
      <w:marBottom w:val="0"/>
      <w:divBdr>
        <w:top w:val="none" w:sz="0" w:space="0" w:color="auto"/>
        <w:left w:val="none" w:sz="0" w:space="0" w:color="auto"/>
        <w:bottom w:val="none" w:sz="0" w:space="0" w:color="auto"/>
        <w:right w:val="none" w:sz="0" w:space="0" w:color="auto"/>
      </w:divBdr>
    </w:div>
    <w:div w:id="1440442371">
      <w:marLeft w:val="640"/>
      <w:marRight w:val="0"/>
      <w:marTop w:val="0"/>
      <w:marBottom w:val="0"/>
      <w:divBdr>
        <w:top w:val="none" w:sz="0" w:space="0" w:color="auto"/>
        <w:left w:val="none" w:sz="0" w:space="0" w:color="auto"/>
        <w:bottom w:val="none" w:sz="0" w:space="0" w:color="auto"/>
        <w:right w:val="none" w:sz="0" w:space="0" w:color="auto"/>
      </w:divBdr>
    </w:div>
    <w:div w:id="1440488708">
      <w:marLeft w:val="640"/>
      <w:marRight w:val="0"/>
      <w:marTop w:val="0"/>
      <w:marBottom w:val="0"/>
      <w:divBdr>
        <w:top w:val="none" w:sz="0" w:space="0" w:color="auto"/>
        <w:left w:val="none" w:sz="0" w:space="0" w:color="auto"/>
        <w:bottom w:val="none" w:sz="0" w:space="0" w:color="auto"/>
        <w:right w:val="none" w:sz="0" w:space="0" w:color="auto"/>
      </w:divBdr>
    </w:div>
    <w:div w:id="1440493332">
      <w:marLeft w:val="640"/>
      <w:marRight w:val="0"/>
      <w:marTop w:val="0"/>
      <w:marBottom w:val="0"/>
      <w:divBdr>
        <w:top w:val="none" w:sz="0" w:space="0" w:color="auto"/>
        <w:left w:val="none" w:sz="0" w:space="0" w:color="auto"/>
        <w:bottom w:val="none" w:sz="0" w:space="0" w:color="auto"/>
        <w:right w:val="none" w:sz="0" w:space="0" w:color="auto"/>
      </w:divBdr>
    </w:div>
    <w:div w:id="1440565614">
      <w:marLeft w:val="640"/>
      <w:marRight w:val="0"/>
      <w:marTop w:val="0"/>
      <w:marBottom w:val="0"/>
      <w:divBdr>
        <w:top w:val="none" w:sz="0" w:space="0" w:color="auto"/>
        <w:left w:val="none" w:sz="0" w:space="0" w:color="auto"/>
        <w:bottom w:val="none" w:sz="0" w:space="0" w:color="auto"/>
        <w:right w:val="none" w:sz="0" w:space="0" w:color="auto"/>
      </w:divBdr>
    </w:div>
    <w:div w:id="1440567387">
      <w:marLeft w:val="640"/>
      <w:marRight w:val="0"/>
      <w:marTop w:val="0"/>
      <w:marBottom w:val="0"/>
      <w:divBdr>
        <w:top w:val="none" w:sz="0" w:space="0" w:color="auto"/>
        <w:left w:val="none" w:sz="0" w:space="0" w:color="auto"/>
        <w:bottom w:val="none" w:sz="0" w:space="0" w:color="auto"/>
        <w:right w:val="none" w:sz="0" w:space="0" w:color="auto"/>
      </w:divBdr>
    </w:div>
    <w:div w:id="1440637595">
      <w:marLeft w:val="640"/>
      <w:marRight w:val="0"/>
      <w:marTop w:val="0"/>
      <w:marBottom w:val="0"/>
      <w:divBdr>
        <w:top w:val="none" w:sz="0" w:space="0" w:color="auto"/>
        <w:left w:val="none" w:sz="0" w:space="0" w:color="auto"/>
        <w:bottom w:val="none" w:sz="0" w:space="0" w:color="auto"/>
        <w:right w:val="none" w:sz="0" w:space="0" w:color="auto"/>
      </w:divBdr>
    </w:div>
    <w:div w:id="1440644584">
      <w:marLeft w:val="640"/>
      <w:marRight w:val="0"/>
      <w:marTop w:val="0"/>
      <w:marBottom w:val="0"/>
      <w:divBdr>
        <w:top w:val="none" w:sz="0" w:space="0" w:color="auto"/>
        <w:left w:val="none" w:sz="0" w:space="0" w:color="auto"/>
        <w:bottom w:val="none" w:sz="0" w:space="0" w:color="auto"/>
        <w:right w:val="none" w:sz="0" w:space="0" w:color="auto"/>
      </w:divBdr>
    </w:div>
    <w:div w:id="1440754371">
      <w:marLeft w:val="640"/>
      <w:marRight w:val="0"/>
      <w:marTop w:val="0"/>
      <w:marBottom w:val="0"/>
      <w:divBdr>
        <w:top w:val="none" w:sz="0" w:space="0" w:color="auto"/>
        <w:left w:val="none" w:sz="0" w:space="0" w:color="auto"/>
        <w:bottom w:val="none" w:sz="0" w:space="0" w:color="auto"/>
        <w:right w:val="none" w:sz="0" w:space="0" w:color="auto"/>
      </w:divBdr>
    </w:div>
    <w:div w:id="1440876585">
      <w:marLeft w:val="640"/>
      <w:marRight w:val="0"/>
      <w:marTop w:val="0"/>
      <w:marBottom w:val="0"/>
      <w:divBdr>
        <w:top w:val="none" w:sz="0" w:space="0" w:color="auto"/>
        <w:left w:val="none" w:sz="0" w:space="0" w:color="auto"/>
        <w:bottom w:val="none" w:sz="0" w:space="0" w:color="auto"/>
        <w:right w:val="none" w:sz="0" w:space="0" w:color="auto"/>
      </w:divBdr>
    </w:div>
    <w:div w:id="1440905486">
      <w:marLeft w:val="640"/>
      <w:marRight w:val="0"/>
      <w:marTop w:val="0"/>
      <w:marBottom w:val="0"/>
      <w:divBdr>
        <w:top w:val="none" w:sz="0" w:space="0" w:color="auto"/>
        <w:left w:val="none" w:sz="0" w:space="0" w:color="auto"/>
        <w:bottom w:val="none" w:sz="0" w:space="0" w:color="auto"/>
        <w:right w:val="none" w:sz="0" w:space="0" w:color="auto"/>
      </w:divBdr>
    </w:div>
    <w:div w:id="1440906875">
      <w:marLeft w:val="640"/>
      <w:marRight w:val="0"/>
      <w:marTop w:val="0"/>
      <w:marBottom w:val="0"/>
      <w:divBdr>
        <w:top w:val="none" w:sz="0" w:space="0" w:color="auto"/>
        <w:left w:val="none" w:sz="0" w:space="0" w:color="auto"/>
        <w:bottom w:val="none" w:sz="0" w:space="0" w:color="auto"/>
        <w:right w:val="none" w:sz="0" w:space="0" w:color="auto"/>
      </w:divBdr>
    </w:div>
    <w:div w:id="1440955427">
      <w:marLeft w:val="640"/>
      <w:marRight w:val="0"/>
      <w:marTop w:val="0"/>
      <w:marBottom w:val="0"/>
      <w:divBdr>
        <w:top w:val="none" w:sz="0" w:space="0" w:color="auto"/>
        <w:left w:val="none" w:sz="0" w:space="0" w:color="auto"/>
        <w:bottom w:val="none" w:sz="0" w:space="0" w:color="auto"/>
        <w:right w:val="none" w:sz="0" w:space="0" w:color="auto"/>
      </w:divBdr>
    </w:div>
    <w:div w:id="1441025668">
      <w:marLeft w:val="640"/>
      <w:marRight w:val="0"/>
      <w:marTop w:val="0"/>
      <w:marBottom w:val="0"/>
      <w:divBdr>
        <w:top w:val="none" w:sz="0" w:space="0" w:color="auto"/>
        <w:left w:val="none" w:sz="0" w:space="0" w:color="auto"/>
        <w:bottom w:val="none" w:sz="0" w:space="0" w:color="auto"/>
        <w:right w:val="none" w:sz="0" w:space="0" w:color="auto"/>
      </w:divBdr>
    </w:div>
    <w:div w:id="1441071797">
      <w:marLeft w:val="640"/>
      <w:marRight w:val="0"/>
      <w:marTop w:val="0"/>
      <w:marBottom w:val="0"/>
      <w:divBdr>
        <w:top w:val="none" w:sz="0" w:space="0" w:color="auto"/>
        <w:left w:val="none" w:sz="0" w:space="0" w:color="auto"/>
        <w:bottom w:val="none" w:sz="0" w:space="0" w:color="auto"/>
        <w:right w:val="none" w:sz="0" w:space="0" w:color="auto"/>
      </w:divBdr>
    </w:div>
    <w:div w:id="1441073881">
      <w:marLeft w:val="640"/>
      <w:marRight w:val="0"/>
      <w:marTop w:val="0"/>
      <w:marBottom w:val="0"/>
      <w:divBdr>
        <w:top w:val="none" w:sz="0" w:space="0" w:color="auto"/>
        <w:left w:val="none" w:sz="0" w:space="0" w:color="auto"/>
        <w:bottom w:val="none" w:sz="0" w:space="0" w:color="auto"/>
        <w:right w:val="none" w:sz="0" w:space="0" w:color="auto"/>
      </w:divBdr>
    </w:div>
    <w:div w:id="1441101351">
      <w:marLeft w:val="640"/>
      <w:marRight w:val="0"/>
      <w:marTop w:val="0"/>
      <w:marBottom w:val="0"/>
      <w:divBdr>
        <w:top w:val="none" w:sz="0" w:space="0" w:color="auto"/>
        <w:left w:val="none" w:sz="0" w:space="0" w:color="auto"/>
        <w:bottom w:val="none" w:sz="0" w:space="0" w:color="auto"/>
        <w:right w:val="none" w:sz="0" w:space="0" w:color="auto"/>
      </w:divBdr>
    </w:div>
    <w:div w:id="1441142037">
      <w:marLeft w:val="640"/>
      <w:marRight w:val="0"/>
      <w:marTop w:val="0"/>
      <w:marBottom w:val="0"/>
      <w:divBdr>
        <w:top w:val="none" w:sz="0" w:space="0" w:color="auto"/>
        <w:left w:val="none" w:sz="0" w:space="0" w:color="auto"/>
        <w:bottom w:val="none" w:sz="0" w:space="0" w:color="auto"/>
        <w:right w:val="none" w:sz="0" w:space="0" w:color="auto"/>
      </w:divBdr>
    </w:div>
    <w:div w:id="1441334089">
      <w:marLeft w:val="640"/>
      <w:marRight w:val="0"/>
      <w:marTop w:val="0"/>
      <w:marBottom w:val="0"/>
      <w:divBdr>
        <w:top w:val="none" w:sz="0" w:space="0" w:color="auto"/>
        <w:left w:val="none" w:sz="0" w:space="0" w:color="auto"/>
        <w:bottom w:val="none" w:sz="0" w:space="0" w:color="auto"/>
        <w:right w:val="none" w:sz="0" w:space="0" w:color="auto"/>
      </w:divBdr>
    </w:div>
    <w:div w:id="1441410399">
      <w:marLeft w:val="640"/>
      <w:marRight w:val="0"/>
      <w:marTop w:val="0"/>
      <w:marBottom w:val="0"/>
      <w:divBdr>
        <w:top w:val="none" w:sz="0" w:space="0" w:color="auto"/>
        <w:left w:val="none" w:sz="0" w:space="0" w:color="auto"/>
        <w:bottom w:val="none" w:sz="0" w:space="0" w:color="auto"/>
        <w:right w:val="none" w:sz="0" w:space="0" w:color="auto"/>
      </w:divBdr>
    </w:div>
    <w:div w:id="1441562244">
      <w:marLeft w:val="640"/>
      <w:marRight w:val="0"/>
      <w:marTop w:val="0"/>
      <w:marBottom w:val="0"/>
      <w:divBdr>
        <w:top w:val="none" w:sz="0" w:space="0" w:color="auto"/>
        <w:left w:val="none" w:sz="0" w:space="0" w:color="auto"/>
        <w:bottom w:val="none" w:sz="0" w:space="0" w:color="auto"/>
        <w:right w:val="none" w:sz="0" w:space="0" w:color="auto"/>
      </w:divBdr>
    </w:div>
    <w:div w:id="1441610776">
      <w:marLeft w:val="640"/>
      <w:marRight w:val="0"/>
      <w:marTop w:val="0"/>
      <w:marBottom w:val="0"/>
      <w:divBdr>
        <w:top w:val="none" w:sz="0" w:space="0" w:color="auto"/>
        <w:left w:val="none" w:sz="0" w:space="0" w:color="auto"/>
        <w:bottom w:val="none" w:sz="0" w:space="0" w:color="auto"/>
        <w:right w:val="none" w:sz="0" w:space="0" w:color="auto"/>
      </w:divBdr>
    </w:div>
    <w:div w:id="1441681967">
      <w:marLeft w:val="640"/>
      <w:marRight w:val="0"/>
      <w:marTop w:val="0"/>
      <w:marBottom w:val="0"/>
      <w:divBdr>
        <w:top w:val="none" w:sz="0" w:space="0" w:color="auto"/>
        <w:left w:val="none" w:sz="0" w:space="0" w:color="auto"/>
        <w:bottom w:val="none" w:sz="0" w:space="0" w:color="auto"/>
        <w:right w:val="none" w:sz="0" w:space="0" w:color="auto"/>
      </w:divBdr>
    </w:div>
    <w:div w:id="1441684691">
      <w:marLeft w:val="640"/>
      <w:marRight w:val="0"/>
      <w:marTop w:val="0"/>
      <w:marBottom w:val="0"/>
      <w:divBdr>
        <w:top w:val="none" w:sz="0" w:space="0" w:color="auto"/>
        <w:left w:val="none" w:sz="0" w:space="0" w:color="auto"/>
        <w:bottom w:val="none" w:sz="0" w:space="0" w:color="auto"/>
        <w:right w:val="none" w:sz="0" w:space="0" w:color="auto"/>
      </w:divBdr>
    </w:div>
    <w:div w:id="1441805100">
      <w:marLeft w:val="640"/>
      <w:marRight w:val="0"/>
      <w:marTop w:val="0"/>
      <w:marBottom w:val="0"/>
      <w:divBdr>
        <w:top w:val="none" w:sz="0" w:space="0" w:color="auto"/>
        <w:left w:val="none" w:sz="0" w:space="0" w:color="auto"/>
        <w:bottom w:val="none" w:sz="0" w:space="0" w:color="auto"/>
        <w:right w:val="none" w:sz="0" w:space="0" w:color="auto"/>
      </w:divBdr>
    </w:div>
    <w:div w:id="1441993464">
      <w:marLeft w:val="640"/>
      <w:marRight w:val="0"/>
      <w:marTop w:val="0"/>
      <w:marBottom w:val="0"/>
      <w:divBdr>
        <w:top w:val="none" w:sz="0" w:space="0" w:color="auto"/>
        <w:left w:val="none" w:sz="0" w:space="0" w:color="auto"/>
        <w:bottom w:val="none" w:sz="0" w:space="0" w:color="auto"/>
        <w:right w:val="none" w:sz="0" w:space="0" w:color="auto"/>
      </w:divBdr>
    </w:div>
    <w:div w:id="1441996940">
      <w:marLeft w:val="640"/>
      <w:marRight w:val="0"/>
      <w:marTop w:val="0"/>
      <w:marBottom w:val="0"/>
      <w:divBdr>
        <w:top w:val="none" w:sz="0" w:space="0" w:color="auto"/>
        <w:left w:val="none" w:sz="0" w:space="0" w:color="auto"/>
        <w:bottom w:val="none" w:sz="0" w:space="0" w:color="auto"/>
        <w:right w:val="none" w:sz="0" w:space="0" w:color="auto"/>
      </w:divBdr>
    </w:div>
    <w:div w:id="1442144049">
      <w:marLeft w:val="640"/>
      <w:marRight w:val="0"/>
      <w:marTop w:val="0"/>
      <w:marBottom w:val="0"/>
      <w:divBdr>
        <w:top w:val="none" w:sz="0" w:space="0" w:color="auto"/>
        <w:left w:val="none" w:sz="0" w:space="0" w:color="auto"/>
        <w:bottom w:val="none" w:sz="0" w:space="0" w:color="auto"/>
        <w:right w:val="none" w:sz="0" w:space="0" w:color="auto"/>
      </w:divBdr>
    </w:div>
    <w:div w:id="1442144672">
      <w:marLeft w:val="640"/>
      <w:marRight w:val="0"/>
      <w:marTop w:val="0"/>
      <w:marBottom w:val="0"/>
      <w:divBdr>
        <w:top w:val="none" w:sz="0" w:space="0" w:color="auto"/>
        <w:left w:val="none" w:sz="0" w:space="0" w:color="auto"/>
        <w:bottom w:val="none" w:sz="0" w:space="0" w:color="auto"/>
        <w:right w:val="none" w:sz="0" w:space="0" w:color="auto"/>
      </w:divBdr>
    </w:div>
    <w:div w:id="1442214887">
      <w:marLeft w:val="640"/>
      <w:marRight w:val="0"/>
      <w:marTop w:val="0"/>
      <w:marBottom w:val="0"/>
      <w:divBdr>
        <w:top w:val="none" w:sz="0" w:space="0" w:color="auto"/>
        <w:left w:val="none" w:sz="0" w:space="0" w:color="auto"/>
        <w:bottom w:val="none" w:sz="0" w:space="0" w:color="auto"/>
        <w:right w:val="none" w:sz="0" w:space="0" w:color="auto"/>
      </w:divBdr>
    </w:div>
    <w:div w:id="1442266018">
      <w:marLeft w:val="640"/>
      <w:marRight w:val="0"/>
      <w:marTop w:val="0"/>
      <w:marBottom w:val="0"/>
      <w:divBdr>
        <w:top w:val="none" w:sz="0" w:space="0" w:color="auto"/>
        <w:left w:val="none" w:sz="0" w:space="0" w:color="auto"/>
        <w:bottom w:val="none" w:sz="0" w:space="0" w:color="auto"/>
        <w:right w:val="none" w:sz="0" w:space="0" w:color="auto"/>
      </w:divBdr>
    </w:div>
    <w:div w:id="1442454553">
      <w:marLeft w:val="640"/>
      <w:marRight w:val="0"/>
      <w:marTop w:val="0"/>
      <w:marBottom w:val="0"/>
      <w:divBdr>
        <w:top w:val="none" w:sz="0" w:space="0" w:color="auto"/>
        <w:left w:val="none" w:sz="0" w:space="0" w:color="auto"/>
        <w:bottom w:val="none" w:sz="0" w:space="0" w:color="auto"/>
        <w:right w:val="none" w:sz="0" w:space="0" w:color="auto"/>
      </w:divBdr>
    </w:div>
    <w:div w:id="1442528755">
      <w:marLeft w:val="640"/>
      <w:marRight w:val="0"/>
      <w:marTop w:val="0"/>
      <w:marBottom w:val="0"/>
      <w:divBdr>
        <w:top w:val="none" w:sz="0" w:space="0" w:color="auto"/>
        <w:left w:val="none" w:sz="0" w:space="0" w:color="auto"/>
        <w:bottom w:val="none" w:sz="0" w:space="0" w:color="auto"/>
        <w:right w:val="none" w:sz="0" w:space="0" w:color="auto"/>
      </w:divBdr>
    </w:div>
    <w:div w:id="1442606512">
      <w:marLeft w:val="640"/>
      <w:marRight w:val="0"/>
      <w:marTop w:val="0"/>
      <w:marBottom w:val="0"/>
      <w:divBdr>
        <w:top w:val="none" w:sz="0" w:space="0" w:color="auto"/>
        <w:left w:val="none" w:sz="0" w:space="0" w:color="auto"/>
        <w:bottom w:val="none" w:sz="0" w:space="0" w:color="auto"/>
        <w:right w:val="none" w:sz="0" w:space="0" w:color="auto"/>
      </w:divBdr>
    </w:div>
    <w:div w:id="1442653344">
      <w:marLeft w:val="640"/>
      <w:marRight w:val="0"/>
      <w:marTop w:val="0"/>
      <w:marBottom w:val="0"/>
      <w:divBdr>
        <w:top w:val="none" w:sz="0" w:space="0" w:color="auto"/>
        <w:left w:val="none" w:sz="0" w:space="0" w:color="auto"/>
        <w:bottom w:val="none" w:sz="0" w:space="0" w:color="auto"/>
        <w:right w:val="none" w:sz="0" w:space="0" w:color="auto"/>
      </w:divBdr>
    </w:div>
    <w:div w:id="1442719798">
      <w:marLeft w:val="640"/>
      <w:marRight w:val="0"/>
      <w:marTop w:val="0"/>
      <w:marBottom w:val="0"/>
      <w:divBdr>
        <w:top w:val="none" w:sz="0" w:space="0" w:color="auto"/>
        <w:left w:val="none" w:sz="0" w:space="0" w:color="auto"/>
        <w:bottom w:val="none" w:sz="0" w:space="0" w:color="auto"/>
        <w:right w:val="none" w:sz="0" w:space="0" w:color="auto"/>
      </w:divBdr>
    </w:div>
    <w:div w:id="1442719897">
      <w:marLeft w:val="640"/>
      <w:marRight w:val="0"/>
      <w:marTop w:val="0"/>
      <w:marBottom w:val="0"/>
      <w:divBdr>
        <w:top w:val="none" w:sz="0" w:space="0" w:color="auto"/>
        <w:left w:val="none" w:sz="0" w:space="0" w:color="auto"/>
        <w:bottom w:val="none" w:sz="0" w:space="0" w:color="auto"/>
        <w:right w:val="none" w:sz="0" w:space="0" w:color="auto"/>
      </w:divBdr>
    </w:div>
    <w:div w:id="1442841692">
      <w:marLeft w:val="640"/>
      <w:marRight w:val="0"/>
      <w:marTop w:val="0"/>
      <w:marBottom w:val="0"/>
      <w:divBdr>
        <w:top w:val="none" w:sz="0" w:space="0" w:color="auto"/>
        <w:left w:val="none" w:sz="0" w:space="0" w:color="auto"/>
        <w:bottom w:val="none" w:sz="0" w:space="0" w:color="auto"/>
        <w:right w:val="none" w:sz="0" w:space="0" w:color="auto"/>
      </w:divBdr>
    </w:div>
    <w:div w:id="1442912671">
      <w:marLeft w:val="640"/>
      <w:marRight w:val="0"/>
      <w:marTop w:val="0"/>
      <w:marBottom w:val="0"/>
      <w:divBdr>
        <w:top w:val="none" w:sz="0" w:space="0" w:color="auto"/>
        <w:left w:val="none" w:sz="0" w:space="0" w:color="auto"/>
        <w:bottom w:val="none" w:sz="0" w:space="0" w:color="auto"/>
        <w:right w:val="none" w:sz="0" w:space="0" w:color="auto"/>
      </w:divBdr>
    </w:div>
    <w:div w:id="1442914997">
      <w:marLeft w:val="640"/>
      <w:marRight w:val="0"/>
      <w:marTop w:val="0"/>
      <w:marBottom w:val="0"/>
      <w:divBdr>
        <w:top w:val="none" w:sz="0" w:space="0" w:color="auto"/>
        <w:left w:val="none" w:sz="0" w:space="0" w:color="auto"/>
        <w:bottom w:val="none" w:sz="0" w:space="0" w:color="auto"/>
        <w:right w:val="none" w:sz="0" w:space="0" w:color="auto"/>
      </w:divBdr>
    </w:div>
    <w:div w:id="1443184393">
      <w:marLeft w:val="640"/>
      <w:marRight w:val="0"/>
      <w:marTop w:val="0"/>
      <w:marBottom w:val="0"/>
      <w:divBdr>
        <w:top w:val="none" w:sz="0" w:space="0" w:color="auto"/>
        <w:left w:val="none" w:sz="0" w:space="0" w:color="auto"/>
        <w:bottom w:val="none" w:sz="0" w:space="0" w:color="auto"/>
        <w:right w:val="none" w:sz="0" w:space="0" w:color="auto"/>
      </w:divBdr>
    </w:div>
    <w:div w:id="1443262365">
      <w:marLeft w:val="640"/>
      <w:marRight w:val="0"/>
      <w:marTop w:val="0"/>
      <w:marBottom w:val="0"/>
      <w:divBdr>
        <w:top w:val="none" w:sz="0" w:space="0" w:color="auto"/>
        <w:left w:val="none" w:sz="0" w:space="0" w:color="auto"/>
        <w:bottom w:val="none" w:sz="0" w:space="0" w:color="auto"/>
        <w:right w:val="none" w:sz="0" w:space="0" w:color="auto"/>
      </w:divBdr>
    </w:div>
    <w:div w:id="1443299343">
      <w:marLeft w:val="640"/>
      <w:marRight w:val="0"/>
      <w:marTop w:val="0"/>
      <w:marBottom w:val="0"/>
      <w:divBdr>
        <w:top w:val="none" w:sz="0" w:space="0" w:color="auto"/>
        <w:left w:val="none" w:sz="0" w:space="0" w:color="auto"/>
        <w:bottom w:val="none" w:sz="0" w:space="0" w:color="auto"/>
        <w:right w:val="none" w:sz="0" w:space="0" w:color="auto"/>
      </w:divBdr>
    </w:div>
    <w:div w:id="1443307096">
      <w:marLeft w:val="640"/>
      <w:marRight w:val="0"/>
      <w:marTop w:val="0"/>
      <w:marBottom w:val="0"/>
      <w:divBdr>
        <w:top w:val="none" w:sz="0" w:space="0" w:color="auto"/>
        <w:left w:val="none" w:sz="0" w:space="0" w:color="auto"/>
        <w:bottom w:val="none" w:sz="0" w:space="0" w:color="auto"/>
        <w:right w:val="none" w:sz="0" w:space="0" w:color="auto"/>
      </w:divBdr>
    </w:div>
    <w:div w:id="1443308726">
      <w:marLeft w:val="640"/>
      <w:marRight w:val="0"/>
      <w:marTop w:val="0"/>
      <w:marBottom w:val="0"/>
      <w:divBdr>
        <w:top w:val="none" w:sz="0" w:space="0" w:color="auto"/>
        <w:left w:val="none" w:sz="0" w:space="0" w:color="auto"/>
        <w:bottom w:val="none" w:sz="0" w:space="0" w:color="auto"/>
        <w:right w:val="none" w:sz="0" w:space="0" w:color="auto"/>
      </w:divBdr>
    </w:div>
    <w:div w:id="1443379917">
      <w:marLeft w:val="640"/>
      <w:marRight w:val="0"/>
      <w:marTop w:val="0"/>
      <w:marBottom w:val="0"/>
      <w:divBdr>
        <w:top w:val="none" w:sz="0" w:space="0" w:color="auto"/>
        <w:left w:val="none" w:sz="0" w:space="0" w:color="auto"/>
        <w:bottom w:val="none" w:sz="0" w:space="0" w:color="auto"/>
        <w:right w:val="none" w:sz="0" w:space="0" w:color="auto"/>
      </w:divBdr>
    </w:div>
    <w:div w:id="1443381387">
      <w:marLeft w:val="640"/>
      <w:marRight w:val="0"/>
      <w:marTop w:val="0"/>
      <w:marBottom w:val="0"/>
      <w:divBdr>
        <w:top w:val="none" w:sz="0" w:space="0" w:color="auto"/>
        <w:left w:val="none" w:sz="0" w:space="0" w:color="auto"/>
        <w:bottom w:val="none" w:sz="0" w:space="0" w:color="auto"/>
        <w:right w:val="none" w:sz="0" w:space="0" w:color="auto"/>
      </w:divBdr>
    </w:div>
    <w:div w:id="1443527285">
      <w:marLeft w:val="640"/>
      <w:marRight w:val="0"/>
      <w:marTop w:val="0"/>
      <w:marBottom w:val="0"/>
      <w:divBdr>
        <w:top w:val="none" w:sz="0" w:space="0" w:color="auto"/>
        <w:left w:val="none" w:sz="0" w:space="0" w:color="auto"/>
        <w:bottom w:val="none" w:sz="0" w:space="0" w:color="auto"/>
        <w:right w:val="none" w:sz="0" w:space="0" w:color="auto"/>
      </w:divBdr>
    </w:div>
    <w:div w:id="1443649004">
      <w:marLeft w:val="640"/>
      <w:marRight w:val="0"/>
      <w:marTop w:val="0"/>
      <w:marBottom w:val="0"/>
      <w:divBdr>
        <w:top w:val="none" w:sz="0" w:space="0" w:color="auto"/>
        <w:left w:val="none" w:sz="0" w:space="0" w:color="auto"/>
        <w:bottom w:val="none" w:sz="0" w:space="0" w:color="auto"/>
        <w:right w:val="none" w:sz="0" w:space="0" w:color="auto"/>
      </w:divBdr>
    </w:div>
    <w:div w:id="1443843581">
      <w:marLeft w:val="640"/>
      <w:marRight w:val="0"/>
      <w:marTop w:val="0"/>
      <w:marBottom w:val="0"/>
      <w:divBdr>
        <w:top w:val="none" w:sz="0" w:space="0" w:color="auto"/>
        <w:left w:val="none" w:sz="0" w:space="0" w:color="auto"/>
        <w:bottom w:val="none" w:sz="0" w:space="0" w:color="auto"/>
        <w:right w:val="none" w:sz="0" w:space="0" w:color="auto"/>
      </w:divBdr>
    </w:div>
    <w:div w:id="1443916829">
      <w:marLeft w:val="640"/>
      <w:marRight w:val="0"/>
      <w:marTop w:val="0"/>
      <w:marBottom w:val="0"/>
      <w:divBdr>
        <w:top w:val="none" w:sz="0" w:space="0" w:color="auto"/>
        <w:left w:val="none" w:sz="0" w:space="0" w:color="auto"/>
        <w:bottom w:val="none" w:sz="0" w:space="0" w:color="auto"/>
        <w:right w:val="none" w:sz="0" w:space="0" w:color="auto"/>
      </w:divBdr>
    </w:div>
    <w:div w:id="1443956888">
      <w:marLeft w:val="640"/>
      <w:marRight w:val="0"/>
      <w:marTop w:val="0"/>
      <w:marBottom w:val="0"/>
      <w:divBdr>
        <w:top w:val="none" w:sz="0" w:space="0" w:color="auto"/>
        <w:left w:val="none" w:sz="0" w:space="0" w:color="auto"/>
        <w:bottom w:val="none" w:sz="0" w:space="0" w:color="auto"/>
        <w:right w:val="none" w:sz="0" w:space="0" w:color="auto"/>
      </w:divBdr>
    </w:div>
    <w:div w:id="1444112579">
      <w:marLeft w:val="640"/>
      <w:marRight w:val="0"/>
      <w:marTop w:val="0"/>
      <w:marBottom w:val="0"/>
      <w:divBdr>
        <w:top w:val="none" w:sz="0" w:space="0" w:color="auto"/>
        <w:left w:val="none" w:sz="0" w:space="0" w:color="auto"/>
        <w:bottom w:val="none" w:sz="0" w:space="0" w:color="auto"/>
        <w:right w:val="none" w:sz="0" w:space="0" w:color="auto"/>
      </w:divBdr>
    </w:div>
    <w:div w:id="1444113029">
      <w:marLeft w:val="640"/>
      <w:marRight w:val="0"/>
      <w:marTop w:val="0"/>
      <w:marBottom w:val="0"/>
      <w:divBdr>
        <w:top w:val="none" w:sz="0" w:space="0" w:color="auto"/>
        <w:left w:val="none" w:sz="0" w:space="0" w:color="auto"/>
        <w:bottom w:val="none" w:sz="0" w:space="0" w:color="auto"/>
        <w:right w:val="none" w:sz="0" w:space="0" w:color="auto"/>
      </w:divBdr>
    </w:div>
    <w:div w:id="1444114655">
      <w:marLeft w:val="640"/>
      <w:marRight w:val="0"/>
      <w:marTop w:val="0"/>
      <w:marBottom w:val="0"/>
      <w:divBdr>
        <w:top w:val="none" w:sz="0" w:space="0" w:color="auto"/>
        <w:left w:val="none" w:sz="0" w:space="0" w:color="auto"/>
        <w:bottom w:val="none" w:sz="0" w:space="0" w:color="auto"/>
        <w:right w:val="none" w:sz="0" w:space="0" w:color="auto"/>
      </w:divBdr>
    </w:div>
    <w:div w:id="1444181920">
      <w:marLeft w:val="640"/>
      <w:marRight w:val="0"/>
      <w:marTop w:val="0"/>
      <w:marBottom w:val="0"/>
      <w:divBdr>
        <w:top w:val="none" w:sz="0" w:space="0" w:color="auto"/>
        <w:left w:val="none" w:sz="0" w:space="0" w:color="auto"/>
        <w:bottom w:val="none" w:sz="0" w:space="0" w:color="auto"/>
        <w:right w:val="none" w:sz="0" w:space="0" w:color="auto"/>
      </w:divBdr>
    </w:div>
    <w:div w:id="1444224335">
      <w:marLeft w:val="640"/>
      <w:marRight w:val="0"/>
      <w:marTop w:val="0"/>
      <w:marBottom w:val="0"/>
      <w:divBdr>
        <w:top w:val="none" w:sz="0" w:space="0" w:color="auto"/>
        <w:left w:val="none" w:sz="0" w:space="0" w:color="auto"/>
        <w:bottom w:val="none" w:sz="0" w:space="0" w:color="auto"/>
        <w:right w:val="none" w:sz="0" w:space="0" w:color="auto"/>
      </w:divBdr>
    </w:div>
    <w:div w:id="1444228083">
      <w:marLeft w:val="640"/>
      <w:marRight w:val="0"/>
      <w:marTop w:val="0"/>
      <w:marBottom w:val="0"/>
      <w:divBdr>
        <w:top w:val="none" w:sz="0" w:space="0" w:color="auto"/>
        <w:left w:val="none" w:sz="0" w:space="0" w:color="auto"/>
        <w:bottom w:val="none" w:sz="0" w:space="0" w:color="auto"/>
        <w:right w:val="none" w:sz="0" w:space="0" w:color="auto"/>
      </w:divBdr>
    </w:div>
    <w:div w:id="1444230346">
      <w:marLeft w:val="640"/>
      <w:marRight w:val="0"/>
      <w:marTop w:val="0"/>
      <w:marBottom w:val="0"/>
      <w:divBdr>
        <w:top w:val="none" w:sz="0" w:space="0" w:color="auto"/>
        <w:left w:val="none" w:sz="0" w:space="0" w:color="auto"/>
        <w:bottom w:val="none" w:sz="0" w:space="0" w:color="auto"/>
        <w:right w:val="none" w:sz="0" w:space="0" w:color="auto"/>
      </w:divBdr>
    </w:div>
    <w:div w:id="1444350358">
      <w:marLeft w:val="640"/>
      <w:marRight w:val="0"/>
      <w:marTop w:val="0"/>
      <w:marBottom w:val="0"/>
      <w:divBdr>
        <w:top w:val="none" w:sz="0" w:space="0" w:color="auto"/>
        <w:left w:val="none" w:sz="0" w:space="0" w:color="auto"/>
        <w:bottom w:val="none" w:sz="0" w:space="0" w:color="auto"/>
        <w:right w:val="none" w:sz="0" w:space="0" w:color="auto"/>
      </w:divBdr>
    </w:div>
    <w:div w:id="1444423758">
      <w:marLeft w:val="640"/>
      <w:marRight w:val="0"/>
      <w:marTop w:val="0"/>
      <w:marBottom w:val="0"/>
      <w:divBdr>
        <w:top w:val="none" w:sz="0" w:space="0" w:color="auto"/>
        <w:left w:val="none" w:sz="0" w:space="0" w:color="auto"/>
        <w:bottom w:val="none" w:sz="0" w:space="0" w:color="auto"/>
        <w:right w:val="none" w:sz="0" w:space="0" w:color="auto"/>
      </w:divBdr>
    </w:div>
    <w:div w:id="1444492645">
      <w:marLeft w:val="640"/>
      <w:marRight w:val="0"/>
      <w:marTop w:val="0"/>
      <w:marBottom w:val="0"/>
      <w:divBdr>
        <w:top w:val="none" w:sz="0" w:space="0" w:color="auto"/>
        <w:left w:val="none" w:sz="0" w:space="0" w:color="auto"/>
        <w:bottom w:val="none" w:sz="0" w:space="0" w:color="auto"/>
        <w:right w:val="none" w:sz="0" w:space="0" w:color="auto"/>
      </w:divBdr>
    </w:div>
    <w:div w:id="1444642639">
      <w:marLeft w:val="640"/>
      <w:marRight w:val="0"/>
      <w:marTop w:val="0"/>
      <w:marBottom w:val="0"/>
      <w:divBdr>
        <w:top w:val="none" w:sz="0" w:space="0" w:color="auto"/>
        <w:left w:val="none" w:sz="0" w:space="0" w:color="auto"/>
        <w:bottom w:val="none" w:sz="0" w:space="0" w:color="auto"/>
        <w:right w:val="none" w:sz="0" w:space="0" w:color="auto"/>
      </w:divBdr>
    </w:div>
    <w:div w:id="1444691965">
      <w:marLeft w:val="640"/>
      <w:marRight w:val="0"/>
      <w:marTop w:val="0"/>
      <w:marBottom w:val="0"/>
      <w:divBdr>
        <w:top w:val="none" w:sz="0" w:space="0" w:color="auto"/>
        <w:left w:val="none" w:sz="0" w:space="0" w:color="auto"/>
        <w:bottom w:val="none" w:sz="0" w:space="0" w:color="auto"/>
        <w:right w:val="none" w:sz="0" w:space="0" w:color="auto"/>
      </w:divBdr>
    </w:div>
    <w:div w:id="1444762568">
      <w:marLeft w:val="640"/>
      <w:marRight w:val="0"/>
      <w:marTop w:val="0"/>
      <w:marBottom w:val="0"/>
      <w:divBdr>
        <w:top w:val="none" w:sz="0" w:space="0" w:color="auto"/>
        <w:left w:val="none" w:sz="0" w:space="0" w:color="auto"/>
        <w:bottom w:val="none" w:sz="0" w:space="0" w:color="auto"/>
        <w:right w:val="none" w:sz="0" w:space="0" w:color="auto"/>
      </w:divBdr>
    </w:div>
    <w:div w:id="1444766857">
      <w:marLeft w:val="640"/>
      <w:marRight w:val="0"/>
      <w:marTop w:val="0"/>
      <w:marBottom w:val="0"/>
      <w:divBdr>
        <w:top w:val="none" w:sz="0" w:space="0" w:color="auto"/>
        <w:left w:val="none" w:sz="0" w:space="0" w:color="auto"/>
        <w:bottom w:val="none" w:sz="0" w:space="0" w:color="auto"/>
        <w:right w:val="none" w:sz="0" w:space="0" w:color="auto"/>
      </w:divBdr>
    </w:div>
    <w:div w:id="1444768749">
      <w:marLeft w:val="640"/>
      <w:marRight w:val="0"/>
      <w:marTop w:val="0"/>
      <w:marBottom w:val="0"/>
      <w:divBdr>
        <w:top w:val="none" w:sz="0" w:space="0" w:color="auto"/>
        <w:left w:val="none" w:sz="0" w:space="0" w:color="auto"/>
        <w:bottom w:val="none" w:sz="0" w:space="0" w:color="auto"/>
        <w:right w:val="none" w:sz="0" w:space="0" w:color="auto"/>
      </w:divBdr>
    </w:div>
    <w:div w:id="1444768906">
      <w:marLeft w:val="640"/>
      <w:marRight w:val="0"/>
      <w:marTop w:val="0"/>
      <w:marBottom w:val="0"/>
      <w:divBdr>
        <w:top w:val="none" w:sz="0" w:space="0" w:color="auto"/>
        <w:left w:val="none" w:sz="0" w:space="0" w:color="auto"/>
        <w:bottom w:val="none" w:sz="0" w:space="0" w:color="auto"/>
        <w:right w:val="none" w:sz="0" w:space="0" w:color="auto"/>
      </w:divBdr>
    </w:div>
    <w:div w:id="1444836918">
      <w:marLeft w:val="640"/>
      <w:marRight w:val="0"/>
      <w:marTop w:val="0"/>
      <w:marBottom w:val="0"/>
      <w:divBdr>
        <w:top w:val="none" w:sz="0" w:space="0" w:color="auto"/>
        <w:left w:val="none" w:sz="0" w:space="0" w:color="auto"/>
        <w:bottom w:val="none" w:sz="0" w:space="0" w:color="auto"/>
        <w:right w:val="none" w:sz="0" w:space="0" w:color="auto"/>
      </w:divBdr>
    </w:div>
    <w:div w:id="1444838836">
      <w:marLeft w:val="640"/>
      <w:marRight w:val="0"/>
      <w:marTop w:val="0"/>
      <w:marBottom w:val="0"/>
      <w:divBdr>
        <w:top w:val="none" w:sz="0" w:space="0" w:color="auto"/>
        <w:left w:val="none" w:sz="0" w:space="0" w:color="auto"/>
        <w:bottom w:val="none" w:sz="0" w:space="0" w:color="auto"/>
        <w:right w:val="none" w:sz="0" w:space="0" w:color="auto"/>
      </w:divBdr>
    </w:div>
    <w:div w:id="1444956342">
      <w:marLeft w:val="640"/>
      <w:marRight w:val="0"/>
      <w:marTop w:val="0"/>
      <w:marBottom w:val="0"/>
      <w:divBdr>
        <w:top w:val="none" w:sz="0" w:space="0" w:color="auto"/>
        <w:left w:val="none" w:sz="0" w:space="0" w:color="auto"/>
        <w:bottom w:val="none" w:sz="0" w:space="0" w:color="auto"/>
        <w:right w:val="none" w:sz="0" w:space="0" w:color="auto"/>
      </w:divBdr>
    </w:div>
    <w:div w:id="1445224908">
      <w:marLeft w:val="640"/>
      <w:marRight w:val="0"/>
      <w:marTop w:val="0"/>
      <w:marBottom w:val="0"/>
      <w:divBdr>
        <w:top w:val="none" w:sz="0" w:space="0" w:color="auto"/>
        <w:left w:val="none" w:sz="0" w:space="0" w:color="auto"/>
        <w:bottom w:val="none" w:sz="0" w:space="0" w:color="auto"/>
        <w:right w:val="none" w:sz="0" w:space="0" w:color="auto"/>
      </w:divBdr>
    </w:div>
    <w:div w:id="1445230488">
      <w:marLeft w:val="640"/>
      <w:marRight w:val="0"/>
      <w:marTop w:val="0"/>
      <w:marBottom w:val="0"/>
      <w:divBdr>
        <w:top w:val="none" w:sz="0" w:space="0" w:color="auto"/>
        <w:left w:val="none" w:sz="0" w:space="0" w:color="auto"/>
        <w:bottom w:val="none" w:sz="0" w:space="0" w:color="auto"/>
        <w:right w:val="none" w:sz="0" w:space="0" w:color="auto"/>
      </w:divBdr>
    </w:div>
    <w:div w:id="1445272149">
      <w:marLeft w:val="640"/>
      <w:marRight w:val="0"/>
      <w:marTop w:val="0"/>
      <w:marBottom w:val="0"/>
      <w:divBdr>
        <w:top w:val="none" w:sz="0" w:space="0" w:color="auto"/>
        <w:left w:val="none" w:sz="0" w:space="0" w:color="auto"/>
        <w:bottom w:val="none" w:sz="0" w:space="0" w:color="auto"/>
        <w:right w:val="none" w:sz="0" w:space="0" w:color="auto"/>
      </w:divBdr>
    </w:div>
    <w:div w:id="1445421213">
      <w:marLeft w:val="640"/>
      <w:marRight w:val="0"/>
      <w:marTop w:val="0"/>
      <w:marBottom w:val="0"/>
      <w:divBdr>
        <w:top w:val="none" w:sz="0" w:space="0" w:color="auto"/>
        <w:left w:val="none" w:sz="0" w:space="0" w:color="auto"/>
        <w:bottom w:val="none" w:sz="0" w:space="0" w:color="auto"/>
        <w:right w:val="none" w:sz="0" w:space="0" w:color="auto"/>
      </w:divBdr>
    </w:div>
    <w:div w:id="1445464635">
      <w:marLeft w:val="640"/>
      <w:marRight w:val="0"/>
      <w:marTop w:val="0"/>
      <w:marBottom w:val="0"/>
      <w:divBdr>
        <w:top w:val="none" w:sz="0" w:space="0" w:color="auto"/>
        <w:left w:val="none" w:sz="0" w:space="0" w:color="auto"/>
        <w:bottom w:val="none" w:sz="0" w:space="0" w:color="auto"/>
        <w:right w:val="none" w:sz="0" w:space="0" w:color="auto"/>
      </w:divBdr>
    </w:div>
    <w:div w:id="1445611597">
      <w:marLeft w:val="640"/>
      <w:marRight w:val="0"/>
      <w:marTop w:val="0"/>
      <w:marBottom w:val="0"/>
      <w:divBdr>
        <w:top w:val="none" w:sz="0" w:space="0" w:color="auto"/>
        <w:left w:val="none" w:sz="0" w:space="0" w:color="auto"/>
        <w:bottom w:val="none" w:sz="0" w:space="0" w:color="auto"/>
        <w:right w:val="none" w:sz="0" w:space="0" w:color="auto"/>
      </w:divBdr>
    </w:div>
    <w:div w:id="1445618440">
      <w:marLeft w:val="640"/>
      <w:marRight w:val="0"/>
      <w:marTop w:val="0"/>
      <w:marBottom w:val="0"/>
      <w:divBdr>
        <w:top w:val="none" w:sz="0" w:space="0" w:color="auto"/>
        <w:left w:val="none" w:sz="0" w:space="0" w:color="auto"/>
        <w:bottom w:val="none" w:sz="0" w:space="0" w:color="auto"/>
        <w:right w:val="none" w:sz="0" w:space="0" w:color="auto"/>
      </w:divBdr>
    </w:div>
    <w:div w:id="1445687935">
      <w:marLeft w:val="640"/>
      <w:marRight w:val="0"/>
      <w:marTop w:val="0"/>
      <w:marBottom w:val="0"/>
      <w:divBdr>
        <w:top w:val="none" w:sz="0" w:space="0" w:color="auto"/>
        <w:left w:val="none" w:sz="0" w:space="0" w:color="auto"/>
        <w:bottom w:val="none" w:sz="0" w:space="0" w:color="auto"/>
        <w:right w:val="none" w:sz="0" w:space="0" w:color="auto"/>
      </w:divBdr>
    </w:div>
    <w:div w:id="1445728097">
      <w:marLeft w:val="640"/>
      <w:marRight w:val="0"/>
      <w:marTop w:val="0"/>
      <w:marBottom w:val="0"/>
      <w:divBdr>
        <w:top w:val="none" w:sz="0" w:space="0" w:color="auto"/>
        <w:left w:val="none" w:sz="0" w:space="0" w:color="auto"/>
        <w:bottom w:val="none" w:sz="0" w:space="0" w:color="auto"/>
        <w:right w:val="none" w:sz="0" w:space="0" w:color="auto"/>
      </w:divBdr>
    </w:div>
    <w:div w:id="1445803332">
      <w:marLeft w:val="640"/>
      <w:marRight w:val="0"/>
      <w:marTop w:val="0"/>
      <w:marBottom w:val="0"/>
      <w:divBdr>
        <w:top w:val="none" w:sz="0" w:space="0" w:color="auto"/>
        <w:left w:val="none" w:sz="0" w:space="0" w:color="auto"/>
        <w:bottom w:val="none" w:sz="0" w:space="0" w:color="auto"/>
        <w:right w:val="none" w:sz="0" w:space="0" w:color="auto"/>
      </w:divBdr>
    </w:div>
    <w:div w:id="1445997561">
      <w:marLeft w:val="640"/>
      <w:marRight w:val="0"/>
      <w:marTop w:val="0"/>
      <w:marBottom w:val="0"/>
      <w:divBdr>
        <w:top w:val="none" w:sz="0" w:space="0" w:color="auto"/>
        <w:left w:val="none" w:sz="0" w:space="0" w:color="auto"/>
        <w:bottom w:val="none" w:sz="0" w:space="0" w:color="auto"/>
        <w:right w:val="none" w:sz="0" w:space="0" w:color="auto"/>
      </w:divBdr>
    </w:div>
    <w:div w:id="1446003590">
      <w:marLeft w:val="640"/>
      <w:marRight w:val="0"/>
      <w:marTop w:val="0"/>
      <w:marBottom w:val="0"/>
      <w:divBdr>
        <w:top w:val="none" w:sz="0" w:space="0" w:color="auto"/>
        <w:left w:val="none" w:sz="0" w:space="0" w:color="auto"/>
        <w:bottom w:val="none" w:sz="0" w:space="0" w:color="auto"/>
        <w:right w:val="none" w:sz="0" w:space="0" w:color="auto"/>
      </w:divBdr>
    </w:div>
    <w:div w:id="1446118974">
      <w:marLeft w:val="640"/>
      <w:marRight w:val="0"/>
      <w:marTop w:val="0"/>
      <w:marBottom w:val="0"/>
      <w:divBdr>
        <w:top w:val="none" w:sz="0" w:space="0" w:color="auto"/>
        <w:left w:val="none" w:sz="0" w:space="0" w:color="auto"/>
        <w:bottom w:val="none" w:sz="0" w:space="0" w:color="auto"/>
        <w:right w:val="none" w:sz="0" w:space="0" w:color="auto"/>
      </w:divBdr>
    </w:div>
    <w:div w:id="1446198332">
      <w:marLeft w:val="640"/>
      <w:marRight w:val="0"/>
      <w:marTop w:val="0"/>
      <w:marBottom w:val="0"/>
      <w:divBdr>
        <w:top w:val="none" w:sz="0" w:space="0" w:color="auto"/>
        <w:left w:val="none" w:sz="0" w:space="0" w:color="auto"/>
        <w:bottom w:val="none" w:sz="0" w:space="0" w:color="auto"/>
        <w:right w:val="none" w:sz="0" w:space="0" w:color="auto"/>
      </w:divBdr>
    </w:div>
    <w:div w:id="1446346593">
      <w:marLeft w:val="640"/>
      <w:marRight w:val="0"/>
      <w:marTop w:val="0"/>
      <w:marBottom w:val="0"/>
      <w:divBdr>
        <w:top w:val="none" w:sz="0" w:space="0" w:color="auto"/>
        <w:left w:val="none" w:sz="0" w:space="0" w:color="auto"/>
        <w:bottom w:val="none" w:sz="0" w:space="0" w:color="auto"/>
        <w:right w:val="none" w:sz="0" w:space="0" w:color="auto"/>
      </w:divBdr>
    </w:div>
    <w:div w:id="1446388937">
      <w:marLeft w:val="640"/>
      <w:marRight w:val="0"/>
      <w:marTop w:val="0"/>
      <w:marBottom w:val="0"/>
      <w:divBdr>
        <w:top w:val="none" w:sz="0" w:space="0" w:color="auto"/>
        <w:left w:val="none" w:sz="0" w:space="0" w:color="auto"/>
        <w:bottom w:val="none" w:sz="0" w:space="0" w:color="auto"/>
        <w:right w:val="none" w:sz="0" w:space="0" w:color="auto"/>
      </w:divBdr>
    </w:div>
    <w:div w:id="1446457708">
      <w:marLeft w:val="640"/>
      <w:marRight w:val="0"/>
      <w:marTop w:val="0"/>
      <w:marBottom w:val="0"/>
      <w:divBdr>
        <w:top w:val="none" w:sz="0" w:space="0" w:color="auto"/>
        <w:left w:val="none" w:sz="0" w:space="0" w:color="auto"/>
        <w:bottom w:val="none" w:sz="0" w:space="0" w:color="auto"/>
        <w:right w:val="none" w:sz="0" w:space="0" w:color="auto"/>
      </w:divBdr>
    </w:div>
    <w:div w:id="1446460705">
      <w:marLeft w:val="640"/>
      <w:marRight w:val="0"/>
      <w:marTop w:val="0"/>
      <w:marBottom w:val="0"/>
      <w:divBdr>
        <w:top w:val="none" w:sz="0" w:space="0" w:color="auto"/>
        <w:left w:val="none" w:sz="0" w:space="0" w:color="auto"/>
        <w:bottom w:val="none" w:sz="0" w:space="0" w:color="auto"/>
        <w:right w:val="none" w:sz="0" w:space="0" w:color="auto"/>
      </w:divBdr>
    </w:div>
    <w:div w:id="1446461569">
      <w:bodyDiv w:val="1"/>
      <w:marLeft w:val="0"/>
      <w:marRight w:val="0"/>
      <w:marTop w:val="0"/>
      <w:marBottom w:val="0"/>
      <w:divBdr>
        <w:top w:val="none" w:sz="0" w:space="0" w:color="auto"/>
        <w:left w:val="none" w:sz="0" w:space="0" w:color="auto"/>
        <w:bottom w:val="none" w:sz="0" w:space="0" w:color="auto"/>
        <w:right w:val="none" w:sz="0" w:space="0" w:color="auto"/>
      </w:divBdr>
    </w:div>
    <w:div w:id="1446534150">
      <w:marLeft w:val="640"/>
      <w:marRight w:val="0"/>
      <w:marTop w:val="0"/>
      <w:marBottom w:val="0"/>
      <w:divBdr>
        <w:top w:val="none" w:sz="0" w:space="0" w:color="auto"/>
        <w:left w:val="none" w:sz="0" w:space="0" w:color="auto"/>
        <w:bottom w:val="none" w:sz="0" w:space="0" w:color="auto"/>
        <w:right w:val="none" w:sz="0" w:space="0" w:color="auto"/>
      </w:divBdr>
    </w:div>
    <w:div w:id="1446539401">
      <w:marLeft w:val="640"/>
      <w:marRight w:val="0"/>
      <w:marTop w:val="0"/>
      <w:marBottom w:val="0"/>
      <w:divBdr>
        <w:top w:val="none" w:sz="0" w:space="0" w:color="auto"/>
        <w:left w:val="none" w:sz="0" w:space="0" w:color="auto"/>
        <w:bottom w:val="none" w:sz="0" w:space="0" w:color="auto"/>
        <w:right w:val="none" w:sz="0" w:space="0" w:color="auto"/>
      </w:divBdr>
    </w:div>
    <w:div w:id="1446582736">
      <w:marLeft w:val="640"/>
      <w:marRight w:val="0"/>
      <w:marTop w:val="0"/>
      <w:marBottom w:val="0"/>
      <w:divBdr>
        <w:top w:val="none" w:sz="0" w:space="0" w:color="auto"/>
        <w:left w:val="none" w:sz="0" w:space="0" w:color="auto"/>
        <w:bottom w:val="none" w:sz="0" w:space="0" w:color="auto"/>
        <w:right w:val="none" w:sz="0" w:space="0" w:color="auto"/>
      </w:divBdr>
    </w:div>
    <w:div w:id="1446652851">
      <w:marLeft w:val="640"/>
      <w:marRight w:val="0"/>
      <w:marTop w:val="0"/>
      <w:marBottom w:val="0"/>
      <w:divBdr>
        <w:top w:val="none" w:sz="0" w:space="0" w:color="auto"/>
        <w:left w:val="none" w:sz="0" w:space="0" w:color="auto"/>
        <w:bottom w:val="none" w:sz="0" w:space="0" w:color="auto"/>
        <w:right w:val="none" w:sz="0" w:space="0" w:color="auto"/>
      </w:divBdr>
    </w:div>
    <w:div w:id="1446655549">
      <w:marLeft w:val="640"/>
      <w:marRight w:val="0"/>
      <w:marTop w:val="0"/>
      <w:marBottom w:val="0"/>
      <w:divBdr>
        <w:top w:val="none" w:sz="0" w:space="0" w:color="auto"/>
        <w:left w:val="none" w:sz="0" w:space="0" w:color="auto"/>
        <w:bottom w:val="none" w:sz="0" w:space="0" w:color="auto"/>
        <w:right w:val="none" w:sz="0" w:space="0" w:color="auto"/>
      </w:divBdr>
    </w:div>
    <w:div w:id="1446970763">
      <w:marLeft w:val="640"/>
      <w:marRight w:val="0"/>
      <w:marTop w:val="0"/>
      <w:marBottom w:val="0"/>
      <w:divBdr>
        <w:top w:val="none" w:sz="0" w:space="0" w:color="auto"/>
        <w:left w:val="none" w:sz="0" w:space="0" w:color="auto"/>
        <w:bottom w:val="none" w:sz="0" w:space="0" w:color="auto"/>
        <w:right w:val="none" w:sz="0" w:space="0" w:color="auto"/>
      </w:divBdr>
    </w:div>
    <w:div w:id="1446997982">
      <w:marLeft w:val="640"/>
      <w:marRight w:val="0"/>
      <w:marTop w:val="0"/>
      <w:marBottom w:val="0"/>
      <w:divBdr>
        <w:top w:val="none" w:sz="0" w:space="0" w:color="auto"/>
        <w:left w:val="none" w:sz="0" w:space="0" w:color="auto"/>
        <w:bottom w:val="none" w:sz="0" w:space="0" w:color="auto"/>
        <w:right w:val="none" w:sz="0" w:space="0" w:color="auto"/>
      </w:divBdr>
    </w:div>
    <w:div w:id="1447045432">
      <w:marLeft w:val="640"/>
      <w:marRight w:val="0"/>
      <w:marTop w:val="0"/>
      <w:marBottom w:val="0"/>
      <w:divBdr>
        <w:top w:val="none" w:sz="0" w:space="0" w:color="auto"/>
        <w:left w:val="none" w:sz="0" w:space="0" w:color="auto"/>
        <w:bottom w:val="none" w:sz="0" w:space="0" w:color="auto"/>
        <w:right w:val="none" w:sz="0" w:space="0" w:color="auto"/>
      </w:divBdr>
    </w:div>
    <w:div w:id="1447237800">
      <w:marLeft w:val="640"/>
      <w:marRight w:val="0"/>
      <w:marTop w:val="0"/>
      <w:marBottom w:val="0"/>
      <w:divBdr>
        <w:top w:val="none" w:sz="0" w:space="0" w:color="auto"/>
        <w:left w:val="none" w:sz="0" w:space="0" w:color="auto"/>
        <w:bottom w:val="none" w:sz="0" w:space="0" w:color="auto"/>
        <w:right w:val="none" w:sz="0" w:space="0" w:color="auto"/>
      </w:divBdr>
    </w:div>
    <w:div w:id="1447306707">
      <w:marLeft w:val="640"/>
      <w:marRight w:val="0"/>
      <w:marTop w:val="0"/>
      <w:marBottom w:val="0"/>
      <w:divBdr>
        <w:top w:val="none" w:sz="0" w:space="0" w:color="auto"/>
        <w:left w:val="none" w:sz="0" w:space="0" w:color="auto"/>
        <w:bottom w:val="none" w:sz="0" w:space="0" w:color="auto"/>
        <w:right w:val="none" w:sz="0" w:space="0" w:color="auto"/>
      </w:divBdr>
    </w:div>
    <w:div w:id="1447384046">
      <w:marLeft w:val="640"/>
      <w:marRight w:val="0"/>
      <w:marTop w:val="0"/>
      <w:marBottom w:val="0"/>
      <w:divBdr>
        <w:top w:val="none" w:sz="0" w:space="0" w:color="auto"/>
        <w:left w:val="none" w:sz="0" w:space="0" w:color="auto"/>
        <w:bottom w:val="none" w:sz="0" w:space="0" w:color="auto"/>
        <w:right w:val="none" w:sz="0" w:space="0" w:color="auto"/>
      </w:divBdr>
    </w:div>
    <w:div w:id="1447387123">
      <w:marLeft w:val="640"/>
      <w:marRight w:val="0"/>
      <w:marTop w:val="0"/>
      <w:marBottom w:val="0"/>
      <w:divBdr>
        <w:top w:val="none" w:sz="0" w:space="0" w:color="auto"/>
        <w:left w:val="none" w:sz="0" w:space="0" w:color="auto"/>
        <w:bottom w:val="none" w:sz="0" w:space="0" w:color="auto"/>
        <w:right w:val="none" w:sz="0" w:space="0" w:color="auto"/>
      </w:divBdr>
    </w:div>
    <w:div w:id="1447387635">
      <w:marLeft w:val="640"/>
      <w:marRight w:val="0"/>
      <w:marTop w:val="0"/>
      <w:marBottom w:val="0"/>
      <w:divBdr>
        <w:top w:val="none" w:sz="0" w:space="0" w:color="auto"/>
        <w:left w:val="none" w:sz="0" w:space="0" w:color="auto"/>
        <w:bottom w:val="none" w:sz="0" w:space="0" w:color="auto"/>
        <w:right w:val="none" w:sz="0" w:space="0" w:color="auto"/>
      </w:divBdr>
    </w:div>
    <w:div w:id="1447388993">
      <w:marLeft w:val="640"/>
      <w:marRight w:val="0"/>
      <w:marTop w:val="0"/>
      <w:marBottom w:val="0"/>
      <w:divBdr>
        <w:top w:val="none" w:sz="0" w:space="0" w:color="auto"/>
        <w:left w:val="none" w:sz="0" w:space="0" w:color="auto"/>
        <w:bottom w:val="none" w:sz="0" w:space="0" w:color="auto"/>
        <w:right w:val="none" w:sz="0" w:space="0" w:color="auto"/>
      </w:divBdr>
    </w:div>
    <w:div w:id="1447432889">
      <w:marLeft w:val="640"/>
      <w:marRight w:val="0"/>
      <w:marTop w:val="0"/>
      <w:marBottom w:val="0"/>
      <w:divBdr>
        <w:top w:val="none" w:sz="0" w:space="0" w:color="auto"/>
        <w:left w:val="none" w:sz="0" w:space="0" w:color="auto"/>
        <w:bottom w:val="none" w:sz="0" w:space="0" w:color="auto"/>
        <w:right w:val="none" w:sz="0" w:space="0" w:color="auto"/>
      </w:divBdr>
    </w:div>
    <w:div w:id="1447460388">
      <w:marLeft w:val="640"/>
      <w:marRight w:val="0"/>
      <w:marTop w:val="0"/>
      <w:marBottom w:val="0"/>
      <w:divBdr>
        <w:top w:val="none" w:sz="0" w:space="0" w:color="auto"/>
        <w:left w:val="none" w:sz="0" w:space="0" w:color="auto"/>
        <w:bottom w:val="none" w:sz="0" w:space="0" w:color="auto"/>
        <w:right w:val="none" w:sz="0" w:space="0" w:color="auto"/>
      </w:divBdr>
    </w:div>
    <w:div w:id="1447502351">
      <w:marLeft w:val="640"/>
      <w:marRight w:val="0"/>
      <w:marTop w:val="0"/>
      <w:marBottom w:val="0"/>
      <w:divBdr>
        <w:top w:val="none" w:sz="0" w:space="0" w:color="auto"/>
        <w:left w:val="none" w:sz="0" w:space="0" w:color="auto"/>
        <w:bottom w:val="none" w:sz="0" w:space="0" w:color="auto"/>
        <w:right w:val="none" w:sz="0" w:space="0" w:color="auto"/>
      </w:divBdr>
    </w:div>
    <w:div w:id="1447502808">
      <w:marLeft w:val="640"/>
      <w:marRight w:val="0"/>
      <w:marTop w:val="0"/>
      <w:marBottom w:val="0"/>
      <w:divBdr>
        <w:top w:val="none" w:sz="0" w:space="0" w:color="auto"/>
        <w:left w:val="none" w:sz="0" w:space="0" w:color="auto"/>
        <w:bottom w:val="none" w:sz="0" w:space="0" w:color="auto"/>
        <w:right w:val="none" w:sz="0" w:space="0" w:color="auto"/>
      </w:divBdr>
    </w:div>
    <w:div w:id="1447507097">
      <w:marLeft w:val="640"/>
      <w:marRight w:val="0"/>
      <w:marTop w:val="0"/>
      <w:marBottom w:val="0"/>
      <w:divBdr>
        <w:top w:val="none" w:sz="0" w:space="0" w:color="auto"/>
        <w:left w:val="none" w:sz="0" w:space="0" w:color="auto"/>
        <w:bottom w:val="none" w:sz="0" w:space="0" w:color="auto"/>
        <w:right w:val="none" w:sz="0" w:space="0" w:color="auto"/>
      </w:divBdr>
    </w:div>
    <w:div w:id="1447582417">
      <w:marLeft w:val="640"/>
      <w:marRight w:val="0"/>
      <w:marTop w:val="0"/>
      <w:marBottom w:val="0"/>
      <w:divBdr>
        <w:top w:val="none" w:sz="0" w:space="0" w:color="auto"/>
        <w:left w:val="none" w:sz="0" w:space="0" w:color="auto"/>
        <w:bottom w:val="none" w:sz="0" w:space="0" w:color="auto"/>
        <w:right w:val="none" w:sz="0" w:space="0" w:color="auto"/>
      </w:divBdr>
    </w:div>
    <w:div w:id="1447583535">
      <w:marLeft w:val="640"/>
      <w:marRight w:val="0"/>
      <w:marTop w:val="0"/>
      <w:marBottom w:val="0"/>
      <w:divBdr>
        <w:top w:val="none" w:sz="0" w:space="0" w:color="auto"/>
        <w:left w:val="none" w:sz="0" w:space="0" w:color="auto"/>
        <w:bottom w:val="none" w:sz="0" w:space="0" w:color="auto"/>
        <w:right w:val="none" w:sz="0" w:space="0" w:color="auto"/>
      </w:divBdr>
    </w:div>
    <w:div w:id="1447698533">
      <w:marLeft w:val="640"/>
      <w:marRight w:val="0"/>
      <w:marTop w:val="0"/>
      <w:marBottom w:val="0"/>
      <w:divBdr>
        <w:top w:val="none" w:sz="0" w:space="0" w:color="auto"/>
        <w:left w:val="none" w:sz="0" w:space="0" w:color="auto"/>
        <w:bottom w:val="none" w:sz="0" w:space="0" w:color="auto"/>
        <w:right w:val="none" w:sz="0" w:space="0" w:color="auto"/>
      </w:divBdr>
    </w:div>
    <w:div w:id="1447702218">
      <w:marLeft w:val="640"/>
      <w:marRight w:val="0"/>
      <w:marTop w:val="0"/>
      <w:marBottom w:val="0"/>
      <w:divBdr>
        <w:top w:val="none" w:sz="0" w:space="0" w:color="auto"/>
        <w:left w:val="none" w:sz="0" w:space="0" w:color="auto"/>
        <w:bottom w:val="none" w:sz="0" w:space="0" w:color="auto"/>
        <w:right w:val="none" w:sz="0" w:space="0" w:color="auto"/>
      </w:divBdr>
    </w:div>
    <w:div w:id="1447772533">
      <w:marLeft w:val="640"/>
      <w:marRight w:val="0"/>
      <w:marTop w:val="0"/>
      <w:marBottom w:val="0"/>
      <w:divBdr>
        <w:top w:val="none" w:sz="0" w:space="0" w:color="auto"/>
        <w:left w:val="none" w:sz="0" w:space="0" w:color="auto"/>
        <w:bottom w:val="none" w:sz="0" w:space="0" w:color="auto"/>
        <w:right w:val="none" w:sz="0" w:space="0" w:color="auto"/>
      </w:divBdr>
    </w:div>
    <w:div w:id="1447888378">
      <w:marLeft w:val="640"/>
      <w:marRight w:val="0"/>
      <w:marTop w:val="0"/>
      <w:marBottom w:val="0"/>
      <w:divBdr>
        <w:top w:val="none" w:sz="0" w:space="0" w:color="auto"/>
        <w:left w:val="none" w:sz="0" w:space="0" w:color="auto"/>
        <w:bottom w:val="none" w:sz="0" w:space="0" w:color="auto"/>
        <w:right w:val="none" w:sz="0" w:space="0" w:color="auto"/>
      </w:divBdr>
    </w:div>
    <w:div w:id="1447894133">
      <w:marLeft w:val="640"/>
      <w:marRight w:val="0"/>
      <w:marTop w:val="0"/>
      <w:marBottom w:val="0"/>
      <w:divBdr>
        <w:top w:val="none" w:sz="0" w:space="0" w:color="auto"/>
        <w:left w:val="none" w:sz="0" w:space="0" w:color="auto"/>
        <w:bottom w:val="none" w:sz="0" w:space="0" w:color="auto"/>
        <w:right w:val="none" w:sz="0" w:space="0" w:color="auto"/>
      </w:divBdr>
    </w:div>
    <w:div w:id="1447969036">
      <w:marLeft w:val="640"/>
      <w:marRight w:val="0"/>
      <w:marTop w:val="0"/>
      <w:marBottom w:val="0"/>
      <w:divBdr>
        <w:top w:val="none" w:sz="0" w:space="0" w:color="auto"/>
        <w:left w:val="none" w:sz="0" w:space="0" w:color="auto"/>
        <w:bottom w:val="none" w:sz="0" w:space="0" w:color="auto"/>
        <w:right w:val="none" w:sz="0" w:space="0" w:color="auto"/>
      </w:divBdr>
    </w:div>
    <w:div w:id="1448037887">
      <w:marLeft w:val="640"/>
      <w:marRight w:val="0"/>
      <w:marTop w:val="0"/>
      <w:marBottom w:val="0"/>
      <w:divBdr>
        <w:top w:val="none" w:sz="0" w:space="0" w:color="auto"/>
        <w:left w:val="none" w:sz="0" w:space="0" w:color="auto"/>
        <w:bottom w:val="none" w:sz="0" w:space="0" w:color="auto"/>
        <w:right w:val="none" w:sz="0" w:space="0" w:color="auto"/>
      </w:divBdr>
    </w:div>
    <w:div w:id="1448039358">
      <w:marLeft w:val="640"/>
      <w:marRight w:val="0"/>
      <w:marTop w:val="0"/>
      <w:marBottom w:val="0"/>
      <w:divBdr>
        <w:top w:val="none" w:sz="0" w:space="0" w:color="auto"/>
        <w:left w:val="none" w:sz="0" w:space="0" w:color="auto"/>
        <w:bottom w:val="none" w:sz="0" w:space="0" w:color="auto"/>
        <w:right w:val="none" w:sz="0" w:space="0" w:color="auto"/>
      </w:divBdr>
    </w:div>
    <w:div w:id="1448112701">
      <w:marLeft w:val="640"/>
      <w:marRight w:val="0"/>
      <w:marTop w:val="0"/>
      <w:marBottom w:val="0"/>
      <w:divBdr>
        <w:top w:val="none" w:sz="0" w:space="0" w:color="auto"/>
        <w:left w:val="none" w:sz="0" w:space="0" w:color="auto"/>
        <w:bottom w:val="none" w:sz="0" w:space="0" w:color="auto"/>
        <w:right w:val="none" w:sz="0" w:space="0" w:color="auto"/>
      </w:divBdr>
    </w:div>
    <w:div w:id="1448234867">
      <w:marLeft w:val="640"/>
      <w:marRight w:val="0"/>
      <w:marTop w:val="0"/>
      <w:marBottom w:val="0"/>
      <w:divBdr>
        <w:top w:val="none" w:sz="0" w:space="0" w:color="auto"/>
        <w:left w:val="none" w:sz="0" w:space="0" w:color="auto"/>
        <w:bottom w:val="none" w:sz="0" w:space="0" w:color="auto"/>
        <w:right w:val="none" w:sz="0" w:space="0" w:color="auto"/>
      </w:divBdr>
    </w:div>
    <w:div w:id="1448307698">
      <w:marLeft w:val="640"/>
      <w:marRight w:val="0"/>
      <w:marTop w:val="0"/>
      <w:marBottom w:val="0"/>
      <w:divBdr>
        <w:top w:val="none" w:sz="0" w:space="0" w:color="auto"/>
        <w:left w:val="none" w:sz="0" w:space="0" w:color="auto"/>
        <w:bottom w:val="none" w:sz="0" w:space="0" w:color="auto"/>
        <w:right w:val="none" w:sz="0" w:space="0" w:color="auto"/>
      </w:divBdr>
    </w:div>
    <w:div w:id="1448308364">
      <w:marLeft w:val="640"/>
      <w:marRight w:val="0"/>
      <w:marTop w:val="0"/>
      <w:marBottom w:val="0"/>
      <w:divBdr>
        <w:top w:val="none" w:sz="0" w:space="0" w:color="auto"/>
        <w:left w:val="none" w:sz="0" w:space="0" w:color="auto"/>
        <w:bottom w:val="none" w:sz="0" w:space="0" w:color="auto"/>
        <w:right w:val="none" w:sz="0" w:space="0" w:color="auto"/>
      </w:divBdr>
    </w:div>
    <w:div w:id="1448348114">
      <w:marLeft w:val="640"/>
      <w:marRight w:val="0"/>
      <w:marTop w:val="0"/>
      <w:marBottom w:val="0"/>
      <w:divBdr>
        <w:top w:val="none" w:sz="0" w:space="0" w:color="auto"/>
        <w:left w:val="none" w:sz="0" w:space="0" w:color="auto"/>
        <w:bottom w:val="none" w:sz="0" w:space="0" w:color="auto"/>
        <w:right w:val="none" w:sz="0" w:space="0" w:color="auto"/>
      </w:divBdr>
    </w:div>
    <w:div w:id="1448425845">
      <w:marLeft w:val="640"/>
      <w:marRight w:val="0"/>
      <w:marTop w:val="0"/>
      <w:marBottom w:val="0"/>
      <w:divBdr>
        <w:top w:val="none" w:sz="0" w:space="0" w:color="auto"/>
        <w:left w:val="none" w:sz="0" w:space="0" w:color="auto"/>
        <w:bottom w:val="none" w:sz="0" w:space="0" w:color="auto"/>
        <w:right w:val="none" w:sz="0" w:space="0" w:color="auto"/>
      </w:divBdr>
    </w:div>
    <w:div w:id="1448502264">
      <w:marLeft w:val="640"/>
      <w:marRight w:val="0"/>
      <w:marTop w:val="0"/>
      <w:marBottom w:val="0"/>
      <w:divBdr>
        <w:top w:val="none" w:sz="0" w:space="0" w:color="auto"/>
        <w:left w:val="none" w:sz="0" w:space="0" w:color="auto"/>
        <w:bottom w:val="none" w:sz="0" w:space="0" w:color="auto"/>
        <w:right w:val="none" w:sz="0" w:space="0" w:color="auto"/>
      </w:divBdr>
    </w:div>
    <w:div w:id="1448542620">
      <w:marLeft w:val="640"/>
      <w:marRight w:val="0"/>
      <w:marTop w:val="0"/>
      <w:marBottom w:val="0"/>
      <w:divBdr>
        <w:top w:val="none" w:sz="0" w:space="0" w:color="auto"/>
        <w:left w:val="none" w:sz="0" w:space="0" w:color="auto"/>
        <w:bottom w:val="none" w:sz="0" w:space="0" w:color="auto"/>
        <w:right w:val="none" w:sz="0" w:space="0" w:color="auto"/>
      </w:divBdr>
    </w:div>
    <w:div w:id="1448550355">
      <w:marLeft w:val="640"/>
      <w:marRight w:val="0"/>
      <w:marTop w:val="0"/>
      <w:marBottom w:val="0"/>
      <w:divBdr>
        <w:top w:val="none" w:sz="0" w:space="0" w:color="auto"/>
        <w:left w:val="none" w:sz="0" w:space="0" w:color="auto"/>
        <w:bottom w:val="none" w:sz="0" w:space="0" w:color="auto"/>
        <w:right w:val="none" w:sz="0" w:space="0" w:color="auto"/>
      </w:divBdr>
    </w:div>
    <w:div w:id="1448620741">
      <w:marLeft w:val="640"/>
      <w:marRight w:val="0"/>
      <w:marTop w:val="0"/>
      <w:marBottom w:val="0"/>
      <w:divBdr>
        <w:top w:val="none" w:sz="0" w:space="0" w:color="auto"/>
        <w:left w:val="none" w:sz="0" w:space="0" w:color="auto"/>
        <w:bottom w:val="none" w:sz="0" w:space="0" w:color="auto"/>
        <w:right w:val="none" w:sz="0" w:space="0" w:color="auto"/>
      </w:divBdr>
    </w:div>
    <w:div w:id="1448741185">
      <w:marLeft w:val="640"/>
      <w:marRight w:val="0"/>
      <w:marTop w:val="0"/>
      <w:marBottom w:val="0"/>
      <w:divBdr>
        <w:top w:val="none" w:sz="0" w:space="0" w:color="auto"/>
        <w:left w:val="none" w:sz="0" w:space="0" w:color="auto"/>
        <w:bottom w:val="none" w:sz="0" w:space="0" w:color="auto"/>
        <w:right w:val="none" w:sz="0" w:space="0" w:color="auto"/>
      </w:divBdr>
    </w:div>
    <w:div w:id="1448741757">
      <w:marLeft w:val="640"/>
      <w:marRight w:val="0"/>
      <w:marTop w:val="0"/>
      <w:marBottom w:val="0"/>
      <w:divBdr>
        <w:top w:val="none" w:sz="0" w:space="0" w:color="auto"/>
        <w:left w:val="none" w:sz="0" w:space="0" w:color="auto"/>
        <w:bottom w:val="none" w:sz="0" w:space="0" w:color="auto"/>
        <w:right w:val="none" w:sz="0" w:space="0" w:color="auto"/>
      </w:divBdr>
    </w:div>
    <w:div w:id="1448742714">
      <w:marLeft w:val="640"/>
      <w:marRight w:val="0"/>
      <w:marTop w:val="0"/>
      <w:marBottom w:val="0"/>
      <w:divBdr>
        <w:top w:val="none" w:sz="0" w:space="0" w:color="auto"/>
        <w:left w:val="none" w:sz="0" w:space="0" w:color="auto"/>
        <w:bottom w:val="none" w:sz="0" w:space="0" w:color="auto"/>
        <w:right w:val="none" w:sz="0" w:space="0" w:color="auto"/>
      </w:divBdr>
    </w:div>
    <w:div w:id="1448816416">
      <w:marLeft w:val="640"/>
      <w:marRight w:val="0"/>
      <w:marTop w:val="0"/>
      <w:marBottom w:val="0"/>
      <w:divBdr>
        <w:top w:val="none" w:sz="0" w:space="0" w:color="auto"/>
        <w:left w:val="none" w:sz="0" w:space="0" w:color="auto"/>
        <w:bottom w:val="none" w:sz="0" w:space="0" w:color="auto"/>
        <w:right w:val="none" w:sz="0" w:space="0" w:color="auto"/>
      </w:divBdr>
    </w:div>
    <w:div w:id="1448816534">
      <w:marLeft w:val="640"/>
      <w:marRight w:val="0"/>
      <w:marTop w:val="0"/>
      <w:marBottom w:val="0"/>
      <w:divBdr>
        <w:top w:val="none" w:sz="0" w:space="0" w:color="auto"/>
        <w:left w:val="none" w:sz="0" w:space="0" w:color="auto"/>
        <w:bottom w:val="none" w:sz="0" w:space="0" w:color="auto"/>
        <w:right w:val="none" w:sz="0" w:space="0" w:color="auto"/>
      </w:divBdr>
    </w:div>
    <w:div w:id="1448966022">
      <w:marLeft w:val="640"/>
      <w:marRight w:val="0"/>
      <w:marTop w:val="0"/>
      <w:marBottom w:val="0"/>
      <w:divBdr>
        <w:top w:val="none" w:sz="0" w:space="0" w:color="auto"/>
        <w:left w:val="none" w:sz="0" w:space="0" w:color="auto"/>
        <w:bottom w:val="none" w:sz="0" w:space="0" w:color="auto"/>
        <w:right w:val="none" w:sz="0" w:space="0" w:color="auto"/>
      </w:divBdr>
    </w:div>
    <w:div w:id="1449008050">
      <w:marLeft w:val="640"/>
      <w:marRight w:val="0"/>
      <w:marTop w:val="0"/>
      <w:marBottom w:val="0"/>
      <w:divBdr>
        <w:top w:val="none" w:sz="0" w:space="0" w:color="auto"/>
        <w:left w:val="none" w:sz="0" w:space="0" w:color="auto"/>
        <w:bottom w:val="none" w:sz="0" w:space="0" w:color="auto"/>
        <w:right w:val="none" w:sz="0" w:space="0" w:color="auto"/>
      </w:divBdr>
    </w:div>
    <w:div w:id="1449008699">
      <w:marLeft w:val="640"/>
      <w:marRight w:val="0"/>
      <w:marTop w:val="0"/>
      <w:marBottom w:val="0"/>
      <w:divBdr>
        <w:top w:val="none" w:sz="0" w:space="0" w:color="auto"/>
        <w:left w:val="none" w:sz="0" w:space="0" w:color="auto"/>
        <w:bottom w:val="none" w:sz="0" w:space="0" w:color="auto"/>
        <w:right w:val="none" w:sz="0" w:space="0" w:color="auto"/>
      </w:divBdr>
    </w:div>
    <w:div w:id="1449078951">
      <w:marLeft w:val="640"/>
      <w:marRight w:val="0"/>
      <w:marTop w:val="0"/>
      <w:marBottom w:val="0"/>
      <w:divBdr>
        <w:top w:val="none" w:sz="0" w:space="0" w:color="auto"/>
        <w:left w:val="none" w:sz="0" w:space="0" w:color="auto"/>
        <w:bottom w:val="none" w:sz="0" w:space="0" w:color="auto"/>
        <w:right w:val="none" w:sz="0" w:space="0" w:color="auto"/>
      </w:divBdr>
    </w:div>
    <w:div w:id="1449083131">
      <w:marLeft w:val="640"/>
      <w:marRight w:val="0"/>
      <w:marTop w:val="0"/>
      <w:marBottom w:val="0"/>
      <w:divBdr>
        <w:top w:val="none" w:sz="0" w:space="0" w:color="auto"/>
        <w:left w:val="none" w:sz="0" w:space="0" w:color="auto"/>
        <w:bottom w:val="none" w:sz="0" w:space="0" w:color="auto"/>
        <w:right w:val="none" w:sz="0" w:space="0" w:color="auto"/>
      </w:divBdr>
    </w:div>
    <w:div w:id="1449159302">
      <w:marLeft w:val="640"/>
      <w:marRight w:val="0"/>
      <w:marTop w:val="0"/>
      <w:marBottom w:val="0"/>
      <w:divBdr>
        <w:top w:val="none" w:sz="0" w:space="0" w:color="auto"/>
        <w:left w:val="none" w:sz="0" w:space="0" w:color="auto"/>
        <w:bottom w:val="none" w:sz="0" w:space="0" w:color="auto"/>
        <w:right w:val="none" w:sz="0" w:space="0" w:color="auto"/>
      </w:divBdr>
    </w:div>
    <w:div w:id="1449397666">
      <w:marLeft w:val="640"/>
      <w:marRight w:val="0"/>
      <w:marTop w:val="0"/>
      <w:marBottom w:val="0"/>
      <w:divBdr>
        <w:top w:val="none" w:sz="0" w:space="0" w:color="auto"/>
        <w:left w:val="none" w:sz="0" w:space="0" w:color="auto"/>
        <w:bottom w:val="none" w:sz="0" w:space="0" w:color="auto"/>
        <w:right w:val="none" w:sz="0" w:space="0" w:color="auto"/>
      </w:divBdr>
    </w:div>
    <w:div w:id="1449425379">
      <w:marLeft w:val="640"/>
      <w:marRight w:val="0"/>
      <w:marTop w:val="0"/>
      <w:marBottom w:val="0"/>
      <w:divBdr>
        <w:top w:val="none" w:sz="0" w:space="0" w:color="auto"/>
        <w:left w:val="none" w:sz="0" w:space="0" w:color="auto"/>
        <w:bottom w:val="none" w:sz="0" w:space="0" w:color="auto"/>
        <w:right w:val="none" w:sz="0" w:space="0" w:color="auto"/>
      </w:divBdr>
    </w:div>
    <w:div w:id="1449471318">
      <w:marLeft w:val="640"/>
      <w:marRight w:val="0"/>
      <w:marTop w:val="0"/>
      <w:marBottom w:val="0"/>
      <w:divBdr>
        <w:top w:val="none" w:sz="0" w:space="0" w:color="auto"/>
        <w:left w:val="none" w:sz="0" w:space="0" w:color="auto"/>
        <w:bottom w:val="none" w:sz="0" w:space="0" w:color="auto"/>
        <w:right w:val="none" w:sz="0" w:space="0" w:color="auto"/>
      </w:divBdr>
    </w:div>
    <w:div w:id="1449473086">
      <w:marLeft w:val="640"/>
      <w:marRight w:val="0"/>
      <w:marTop w:val="0"/>
      <w:marBottom w:val="0"/>
      <w:divBdr>
        <w:top w:val="none" w:sz="0" w:space="0" w:color="auto"/>
        <w:left w:val="none" w:sz="0" w:space="0" w:color="auto"/>
        <w:bottom w:val="none" w:sz="0" w:space="0" w:color="auto"/>
        <w:right w:val="none" w:sz="0" w:space="0" w:color="auto"/>
      </w:divBdr>
    </w:div>
    <w:div w:id="1449618077">
      <w:marLeft w:val="640"/>
      <w:marRight w:val="0"/>
      <w:marTop w:val="0"/>
      <w:marBottom w:val="0"/>
      <w:divBdr>
        <w:top w:val="none" w:sz="0" w:space="0" w:color="auto"/>
        <w:left w:val="none" w:sz="0" w:space="0" w:color="auto"/>
        <w:bottom w:val="none" w:sz="0" w:space="0" w:color="auto"/>
        <w:right w:val="none" w:sz="0" w:space="0" w:color="auto"/>
      </w:divBdr>
    </w:div>
    <w:div w:id="1449659234">
      <w:marLeft w:val="640"/>
      <w:marRight w:val="0"/>
      <w:marTop w:val="0"/>
      <w:marBottom w:val="0"/>
      <w:divBdr>
        <w:top w:val="none" w:sz="0" w:space="0" w:color="auto"/>
        <w:left w:val="none" w:sz="0" w:space="0" w:color="auto"/>
        <w:bottom w:val="none" w:sz="0" w:space="0" w:color="auto"/>
        <w:right w:val="none" w:sz="0" w:space="0" w:color="auto"/>
      </w:divBdr>
    </w:div>
    <w:div w:id="1449740306">
      <w:marLeft w:val="640"/>
      <w:marRight w:val="0"/>
      <w:marTop w:val="0"/>
      <w:marBottom w:val="0"/>
      <w:divBdr>
        <w:top w:val="none" w:sz="0" w:space="0" w:color="auto"/>
        <w:left w:val="none" w:sz="0" w:space="0" w:color="auto"/>
        <w:bottom w:val="none" w:sz="0" w:space="0" w:color="auto"/>
        <w:right w:val="none" w:sz="0" w:space="0" w:color="auto"/>
      </w:divBdr>
    </w:div>
    <w:div w:id="1449743116">
      <w:marLeft w:val="640"/>
      <w:marRight w:val="0"/>
      <w:marTop w:val="0"/>
      <w:marBottom w:val="0"/>
      <w:divBdr>
        <w:top w:val="none" w:sz="0" w:space="0" w:color="auto"/>
        <w:left w:val="none" w:sz="0" w:space="0" w:color="auto"/>
        <w:bottom w:val="none" w:sz="0" w:space="0" w:color="auto"/>
        <w:right w:val="none" w:sz="0" w:space="0" w:color="auto"/>
      </w:divBdr>
    </w:div>
    <w:div w:id="1449931524">
      <w:marLeft w:val="640"/>
      <w:marRight w:val="0"/>
      <w:marTop w:val="0"/>
      <w:marBottom w:val="0"/>
      <w:divBdr>
        <w:top w:val="none" w:sz="0" w:space="0" w:color="auto"/>
        <w:left w:val="none" w:sz="0" w:space="0" w:color="auto"/>
        <w:bottom w:val="none" w:sz="0" w:space="0" w:color="auto"/>
        <w:right w:val="none" w:sz="0" w:space="0" w:color="auto"/>
      </w:divBdr>
    </w:div>
    <w:div w:id="1449936373">
      <w:marLeft w:val="640"/>
      <w:marRight w:val="0"/>
      <w:marTop w:val="0"/>
      <w:marBottom w:val="0"/>
      <w:divBdr>
        <w:top w:val="none" w:sz="0" w:space="0" w:color="auto"/>
        <w:left w:val="none" w:sz="0" w:space="0" w:color="auto"/>
        <w:bottom w:val="none" w:sz="0" w:space="0" w:color="auto"/>
        <w:right w:val="none" w:sz="0" w:space="0" w:color="auto"/>
      </w:divBdr>
    </w:div>
    <w:div w:id="1450003986">
      <w:marLeft w:val="640"/>
      <w:marRight w:val="0"/>
      <w:marTop w:val="0"/>
      <w:marBottom w:val="0"/>
      <w:divBdr>
        <w:top w:val="none" w:sz="0" w:space="0" w:color="auto"/>
        <w:left w:val="none" w:sz="0" w:space="0" w:color="auto"/>
        <w:bottom w:val="none" w:sz="0" w:space="0" w:color="auto"/>
        <w:right w:val="none" w:sz="0" w:space="0" w:color="auto"/>
      </w:divBdr>
    </w:div>
    <w:div w:id="1450054631">
      <w:marLeft w:val="640"/>
      <w:marRight w:val="0"/>
      <w:marTop w:val="0"/>
      <w:marBottom w:val="0"/>
      <w:divBdr>
        <w:top w:val="none" w:sz="0" w:space="0" w:color="auto"/>
        <w:left w:val="none" w:sz="0" w:space="0" w:color="auto"/>
        <w:bottom w:val="none" w:sz="0" w:space="0" w:color="auto"/>
        <w:right w:val="none" w:sz="0" w:space="0" w:color="auto"/>
      </w:divBdr>
    </w:div>
    <w:div w:id="1450201969">
      <w:marLeft w:val="640"/>
      <w:marRight w:val="0"/>
      <w:marTop w:val="0"/>
      <w:marBottom w:val="0"/>
      <w:divBdr>
        <w:top w:val="none" w:sz="0" w:space="0" w:color="auto"/>
        <w:left w:val="none" w:sz="0" w:space="0" w:color="auto"/>
        <w:bottom w:val="none" w:sz="0" w:space="0" w:color="auto"/>
        <w:right w:val="none" w:sz="0" w:space="0" w:color="auto"/>
      </w:divBdr>
    </w:div>
    <w:div w:id="1450202314">
      <w:marLeft w:val="640"/>
      <w:marRight w:val="0"/>
      <w:marTop w:val="0"/>
      <w:marBottom w:val="0"/>
      <w:divBdr>
        <w:top w:val="none" w:sz="0" w:space="0" w:color="auto"/>
        <w:left w:val="none" w:sz="0" w:space="0" w:color="auto"/>
        <w:bottom w:val="none" w:sz="0" w:space="0" w:color="auto"/>
        <w:right w:val="none" w:sz="0" w:space="0" w:color="auto"/>
      </w:divBdr>
    </w:div>
    <w:div w:id="1450247339">
      <w:marLeft w:val="640"/>
      <w:marRight w:val="0"/>
      <w:marTop w:val="0"/>
      <w:marBottom w:val="0"/>
      <w:divBdr>
        <w:top w:val="none" w:sz="0" w:space="0" w:color="auto"/>
        <w:left w:val="none" w:sz="0" w:space="0" w:color="auto"/>
        <w:bottom w:val="none" w:sz="0" w:space="0" w:color="auto"/>
        <w:right w:val="none" w:sz="0" w:space="0" w:color="auto"/>
      </w:divBdr>
    </w:div>
    <w:div w:id="1450583984">
      <w:marLeft w:val="640"/>
      <w:marRight w:val="0"/>
      <w:marTop w:val="0"/>
      <w:marBottom w:val="0"/>
      <w:divBdr>
        <w:top w:val="none" w:sz="0" w:space="0" w:color="auto"/>
        <w:left w:val="none" w:sz="0" w:space="0" w:color="auto"/>
        <w:bottom w:val="none" w:sz="0" w:space="0" w:color="auto"/>
        <w:right w:val="none" w:sz="0" w:space="0" w:color="auto"/>
      </w:divBdr>
    </w:div>
    <w:div w:id="1450592289">
      <w:marLeft w:val="640"/>
      <w:marRight w:val="0"/>
      <w:marTop w:val="0"/>
      <w:marBottom w:val="0"/>
      <w:divBdr>
        <w:top w:val="none" w:sz="0" w:space="0" w:color="auto"/>
        <w:left w:val="none" w:sz="0" w:space="0" w:color="auto"/>
        <w:bottom w:val="none" w:sz="0" w:space="0" w:color="auto"/>
        <w:right w:val="none" w:sz="0" w:space="0" w:color="auto"/>
      </w:divBdr>
    </w:div>
    <w:div w:id="1450667427">
      <w:marLeft w:val="640"/>
      <w:marRight w:val="0"/>
      <w:marTop w:val="0"/>
      <w:marBottom w:val="0"/>
      <w:divBdr>
        <w:top w:val="none" w:sz="0" w:space="0" w:color="auto"/>
        <w:left w:val="none" w:sz="0" w:space="0" w:color="auto"/>
        <w:bottom w:val="none" w:sz="0" w:space="0" w:color="auto"/>
        <w:right w:val="none" w:sz="0" w:space="0" w:color="auto"/>
      </w:divBdr>
    </w:div>
    <w:div w:id="1450709694">
      <w:marLeft w:val="640"/>
      <w:marRight w:val="0"/>
      <w:marTop w:val="0"/>
      <w:marBottom w:val="0"/>
      <w:divBdr>
        <w:top w:val="none" w:sz="0" w:space="0" w:color="auto"/>
        <w:left w:val="none" w:sz="0" w:space="0" w:color="auto"/>
        <w:bottom w:val="none" w:sz="0" w:space="0" w:color="auto"/>
        <w:right w:val="none" w:sz="0" w:space="0" w:color="auto"/>
      </w:divBdr>
    </w:div>
    <w:div w:id="1450776922">
      <w:marLeft w:val="640"/>
      <w:marRight w:val="0"/>
      <w:marTop w:val="0"/>
      <w:marBottom w:val="0"/>
      <w:divBdr>
        <w:top w:val="none" w:sz="0" w:space="0" w:color="auto"/>
        <w:left w:val="none" w:sz="0" w:space="0" w:color="auto"/>
        <w:bottom w:val="none" w:sz="0" w:space="0" w:color="auto"/>
        <w:right w:val="none" w:sz="0" w:space="0" w:color="auto"/>
      </w:divBdr>
    </w:div>
    <w:div w:id="1450782846">
      <w:marLeft w:val="640"/>
      <w:marRight w:val="0"/>
      <w:marTop w:val="0"/>
      <w:marBottom w:val="0"/>
      <w:divBdr>
        <w:top w:val="none" w:sz="0" w:space="0" w:color="auto"/>
        <w:left w:val="none" w:sz="0" w:space="0" w:color="auto"/>
        <w:bottom w:val="none" w:sz="0" w:space="0" w:color="auto"/>
        <w:right w:val="none" w:sz="0" w:space="0" w:color="auto"/>
      </w:divBdr>
    </w:div>
    <w:div w:id="1450785012">
      <w:marLeft w:val="640"/>
      <w:marRight w:val="0"/>
      <w:marTop w:val="0"/>
      <w:marBottom w:val="0"/>
      <w:divBdr>
        <w:top w:val="none" w:sz="0" w:space="0" w:color="auto"/>
        <w:left w:val="none" w:sz="0" w:space="0" w:color="auto"/>
        <w:bottom w:val="none" w:sz="0" w:space="0" w:color="auto"/>
        <w:right w:val="none" w:sz="0" w:space="0" w:color="auto"/>
      </w:divBdr>
    </w:div>
    <w:div w:id="1450931206">
      <w:marLeft w:val="640"/>
      <w:marRight w:val="0"/>
      <w:marTop w:val="0"/>
      <w:marBottom w:val="0"/>
      <w:divBdr>
        <w:top w:val="none" w:sz="0" w:space="0" w:color="auto"/>
        <w:left w:val="none" w:sz="0" w:space="0" w:color="auto"/>
        <w:bottom w:val="none" w:sz="0" w:space="0" w:color="auto"/>
        <w:right w:val="none" w:sz="0" w:space="0" w:color="auto"/>
      </w:divBdr>
    </w:div>
    <w:div w:id="1450971192">
      <w:marLeft w:val="640"/>
      <w:marRight w:val="0"/>
      <w:marTop w:val="0"/>
      <w:marBottom w:val="0"/>
      <w:divBdr>
        <w:top w:val="none" w:sz="0" w:space="0" w:color="auto"/>
        <w:left w:val="none" w:sz="0" w:space="0" w:color="auto"/>
        <w:bottom w:val="none" w:sz="0" w:space="0" w:color="auto"/>
        <w:right w:val="none" w:sz="0" w:space="0" w:color="auto"/>
      </w:divBdr>
    </w:div>
    <w:div w:id="1451050791">
      <w:marLeft w:val="640"/>
      <w:marRight w:val="0"/>
      <w:marTop w:val="0"/>
      <w:marBottom w:val="0"/>
      <w:divBdr>
        <w:top w:val="none" w:sz="0" w:space="0" w:color="auto"/>
        <w:left w:val="none" w:sz="0" w:space="0" w:color="auto"/>
        <w:bottom w:val="none" w:sz="0" w:space="0" w:color="auto"/>
        <w:right w:val="none" w:sz="0" w:space="0" w:color="auto"/>
      </w:divBdr>
    </w:div>
    <w:div w:id="1451124059">
      <w:marLeft w:val="640"/>
      <w:marRight w:val="0"/>
      <w:marTop w:val="0"/>
      <w:marBottom w:val="0"/>
      <w:divBdr>
        <w:top w:val="none" w:sz="0" w:space="0" w:color="auto"/>
        <w:left w:val="none" w:sz="0" w:space="0" w:color="auto"/>
        <w:bottom w:val="none" w:sz="0" w:space="0" w:color="auto"/>
        <w:right w:val="none" w:sz="0" w:space="0" w:color="auto"/>
      </w:divBdr>
    </w:div>
    <w:div w:id="1451125874">
      <w:marLeft w:val="640"/>
      <w:marRight w:val="0"/>
      <w:marTop w:val="0"/>
      <w:marBottom w:val="0"/>
      <w:divBdr>
        <w:top w:val="none" w:sz="0" w:space="0" w:color="auto"/>
        <w:left w:val="none" w:sz="0" w:space="0" w:color="auto"/>
        <w:bottom w:val="none" w:sz="0" w:space="0" w:color="auto"/>
        <w:right w:val="none" w:sz="0" w:space="0" w:color="auto"/>
      </w:divBdr>
    </w:div>
    <w:div w:id="1451167263">
      <w:marLeft w:val="640"/>
      <w:marRight w:val="0"/>
      <w:marTop w:val="0"/>
      <w:marBottom w:val="0"/>
      <w:divBdr>
        <w:top w:val="none" w:sz="0" w:space="0" w:color="auto"/>
        <w:left w:val="none" w:sz="0" w:space="0" w:color="auto"/>
        <w:bottom w:val="none" w:sz="0" w:space="0" w:color="auto"/>
        <w:right w:val="none" w:sz="0" w:space="0" w:color="auto"/>
      </w:divBdr>
    </w:div>
    <w:div w:id="1451171299">
      <w:marLeft w:val="640"/>
      <w:marRight w:val="0"/>
      <w:marTop w:val="0"/>
      <w:marBottom w:val="0"/>
      <w:divBdr>
        <w:top w:val="none" w:sz="0" w:space="0" w:color="auto"/>
        <w:left w:val="none" w:sz="0" w:space="0" w:color="auto"/>
        <w:bottom w:val="none" w:sz="0" w:space="0" w:color="auto"/>
        <w:right w:val="none" w:sz="0" w:space="0" w:color="auto"/>
      </w:divBdr>
    </w:div>
    <w:div w:id="1451171808">
      <w:marLeft w:val="640"/>
      <w:marRight w:val="0"/>
      <w:marTop w:val="0"/>
      <w:marBottom w:val="0"/>
      <w:divBdr>
        <w:top w:val="none" w:sz="0" w:space="0" w:color="auto"/>
        <w:left w:val="none" w:sz="0" w:space="0" w:color="auto"/>
        <w:bottom w:val="none" w:sz="0" w:space="0" w:color="auto"/>
        <w:right w:val="none" w:sz="0" w:space="0" w:color="auto"/>
      </w:divBdr>
    </w:div>
    <w:div w:id="1451172035">
      <w:marLeft w:val="640"/>
      <w:marRight w:val="0"/>
      <w:marTop w:val="0"/>
      <w:marBottom w:val="0"/>
      <w:divBdr>
        <w:top w:val="none" w:sz="0" w:space="0" w:color="auto"/>
        <w:left w:val="none" w:sz="0" w:space="0" w:color="auto"/>
        <w:bottom w:val="none" w:sz="0" w:space="0" w:color="auto"/>
        <w:right w:val="none" w:sz="0" w:space="0" w:color="auto"/>
      </w:divBdr>
    </w:div>
    <w:div w:id="1451241241">
      <w:marLeft w:val="640"/>
      <w:marRight w:val="0"/>
      <w:marTop w:val="0"/>
      <w:marBottom w:val="0"/>
      <w:divBdr>
        <w:top w:val="none" w:sz="0" w:space="0" w:color="auto"/>
        <w:left w:val="none" w:sz="0" w:space="0" w:color="auto"/>
        <w:bottom w:val="none" w:sz="0" w:space="0" w:color="auto"/>
        <w:right w:val="none" w:sz="0" w:space="0" w:color="auto"/>
      </w:divBdr>
    </w:div>
    <w:div w:id="1451313414">
      <w:marLeft w:val="640"/>
      <w:marRight w:val="0"/>
      <w:marTop w:val="0"/>
      <w:marBottom w:val="0"/>
      <w:divBdr>
        <w:top w:val="none" w:sz="0" w:space="0" w:color="auto"/>
        <w:left w:val="none" w:sz="0" w:space="0" w:color="auto"/>
        <w:bottom w:val="none" w:sz="0" w:space="0" w:color="auto"/>
        <w:right w:val="none" w:sz="0" w:space="0" w:color="auto"/>
      </w:divBdr>
    </w:div>
    <w:div w:id="1451318656">
      <w:marLeft w:val="640"/>
      <w:marRight w:val="0"/>
      <w:marTop w:val="0"/>
      <w:marBottom w:val="0"/>
      <w:divBdr>
        <w:top w:val="none" w:sz="0" w:space="0" w:color="auto"/>
        <w:left w:val="none" w:sz="0" w:space="0" w:color="auto"/>
        <w:bottom w:val="none" w:sz="0" w:space="0" w:color="auto"/>
        <w:right w:val="none" w:sz="0" w:space="0" w:color="auto"/>
      </w:divBdr>
    </w:div>
    <w:div w:id="1451321241">
      <w:marLeft w:val="640"/>
      <w:marRight w:val="0"/>
      <w:marTop w:val="0"/>
      <w:marBottom w:val="0"/>
      <w:divBdr>
        <w:top w:val="none" w:sz="0" w:space="0" w:color="auto"/>
        <w:left w:val="none" w:sz="0" w:space="0" w:color="auto"/>
        <w:bottom w:val="none" w:sz="0" w:space="0" w:color="auto"/>
        <w:right w:val="none" w:sz="0" w:space="0" w:color="auto"/>
      </w:divBdr>
    </w:div>
    <w:div w:id="1451361964">
      <w:marLeft w:val="640"/>
      <w:marRight w:val="0"/>
      <w:marTop w:val="0"/>
      <w:marBottom w:val="0"/>
      <w:divBdr>
        <w:top w:val="none" w:sz="0" w:space="0" w:color="auto"/>
        <w:left w:val="none" w:sz="0" w:space="0" w:color="auto"/>
        <w:bottom w:val="none" w:sz="0" w:space="0" w:color="auto"/>
        <w:right w:val="none" w:sz="0" w:space="0" w:color="auto"/>
      </w:divBdr>
    </w:div>
    <w:div w:id="1451389136">
      <w:marLeft w:val="640"/>
      <w:marRight w:val="0"/>
      <w:marTop w:val="0"/>
      <w:marBottom w:val="0"/>
      <w:divBdr>
        <w:top w:val="none" w:sz="0" w:space="0" w:color="auto"/>
        <w:left w:val="none" w:sz="0" w:space="0" w:color="auto"/>
        <w:bottom w:val="none" w:sz="0" w:space="0" w:color="auto"/>
        <w:right w:val="none" w:sz="0" w:space="0" w:color="auto"/>
      </w:divBdr>
    </w:div>
    <w:div w:id="1451624390">
      <w:marLeft w:val="640"/>
      <w:marRight w:val="0"/>
      <w:marTop w:val="0"/>
      <w:marBottom w:val="0"/>
      <w:divBdr>
        <w:top w:val="none" w:sz="0" w:space="0" w:color="auto"/>
        <w:left w:val="none" w:sz="0" w:space="0" w:color="auto"/>
        <w:bottom w:val="none" w:sz="0" w:space="0" w:color="auto"/>
        <w:right w:val="none" w:sz="0" w:space="0" w:color="auto"/>
      </w:divBdr>
    </w:div>
    <w:div w:id="1451628254">
      <w:marLeft w:val="640"/>
      <w:marRight w:val="0"/>
      <w:marTop w:val="0"/>
      <w:marBottom w:val="0"/>
      <w:divBdr>
        <w:top w:val="none" w:sz="0" w:space="0" w:color="auto"/>
        <w:left w:val="none" w:sz="0" w:space="0" w:color="auto"/>
        <w:bottom w:val="none" w:sz="0" w:space="0" w:color="auto"/>
        <w:right w:val="none" w:sz="0" w:space="0" w:color="auto"/>
      </w:divBdr>
    </w:div>
    <w:div w:id="1451630011">
      <w:marLeft w:val="640"/>
      <w:marRight w:val="0"/>
      <w:marTop w:val="0"/>
      <w:marBottom w:val="0"/>
      <w:divBdr>
        <w:top w:val="none" w:sz="0" w:space="0" w:color="auto"/>
        <w:left w:val="none" w:sz="0" w:space="0" w:color="auto"/>
        <w:bottom w:val="none" w:sz="0" w:space="0" w:color="auto"/>
        <w:right w:val="none" w:sz="0" w:space="0" w:color="auto"/>
      </w:divBdr>
    </w:div>
    <w:div w:id="1451632749">
      <w:marLeft w:val="640"/>
      <w:marRight w:val="0"/>
      <w:marTop w:val="0"/>
      <w:marBottom w:val="0"/>
      <w:divBdr>
        <w:top w:val="none" w:sz="0" w:space="0" w:color="auto"/>
        <w:left w:val="none" w:sz="0" w:space="0" w:color="auto"/>
        <w:bottom w:val="none" w:sz="0" w:space="0" w:color="auto"/>
        <w:right w:val="none" w:sz="0" w:space="0" w:color="auto"/>
      </w:divBdr>
    </w:div>
    <w:div w:id="1451633027">
      <w:marLeft w:val="640"/>
      <w:marRight w:val="0"/>
      <w:marTop w:val="0"/>
      <w:marBottom w:val="0"/>
      <w:divBdr>
        <w:top w:val="none" w:sz="0" w:space="0" w:color="auto"/>
        <w:left w:val="none" w:sz="0" w:space="0" w:color="auto"/>
        <w:bottom w:val="none" w:sz="0" w:space="0" w:color="auto"/>
        <w:right w:val="none" w:sz="0" w:space="0" w:color="auto"/>
      </w:divBdr>
    </w:div>
    <w:div w:id="1451705425">
      <w:marLeft w:val="640"/>
      <w:marRight w:val="0"/>
      <w:marTop w:val="0"/>
      <w:marBottom w:val="0"/>
      <w:divBdr>
        <w:top w:val="none" w:sz="0" w:space="0" w:color="auto"/>
        <w:left w:val="none" w:sz="0" w:space="0" w:color="auto"/>
        <w:bottom w:val="none" w:sz="0" w:space="0" w:color="auto"/>
        <w:right w:val="none" w:sz="0" w:space="0" w:color="auto"/>
      </w:divBdr>
    </w:div>
    <w:div w:id="1451706683">
      <w:marLeft w:val="640"/>
      <w:marRight w:val="0"/>
      <w:marTop w:val="0"/>
      <w:marBottom w:val="0"/>
      <w:divBdr>
        <w:top w:val="none" w:sz="0" w:space="0" w:color="auto"/>
        <w:left w:val="none" w:sz="0" w:space="0" w:color="auto"/>
        <w:bottom w:val="none" w:sz="0" w:space="0" w:color="auto"/>
        <w:right w:val="none" w:sz="0" w:space="0" w:color="auto"/>
      </w:divBdr>
    </w:div>
    <w:div w:id="1451778246">
      <w:marLeft w:val="640"/>
      <w:marRight w:val="0"/>
      <w:marTop w:val="0"/>
      <w:marBottom w:val="0"/>
      <w:divBdr>
        <w:top w:val="none" w:sz="0" w:space="0" w:color="auto"/>
        <w:left w:val="none" w:sz="0" w:space="0" w:color="auto"/>
        <w:bottom w:val="none" w:sz="0" w:space="0" w:color="auto"/>
        <w:right w:val="none" w:sz="0" w:space="0" w:color="auto"/>
      </w:divBdr>
    </w:div>
    <w:div w:id="1451821808">
      <w:marLeft w:val="640"/>
      <w:marRight w:val="0"/>
      <w:marTop w:val="0"/>
      <w:marBottom w:val="0"/>
      <w:divBdr>
        <w:top w:val="none" w:sz="0" w:space="0" w:color="auto"/>
        <w:left w:val="none" w:sz="0" w:space="0" w:color="auto"/>
        <w:bottom w:val="none" w:sz="0" w:space="0" w:color="auto"/>
        <w:right w:val="none" w:sz="0" w:space="0" w:color="auto"/>
      </w:divBdr>
    </w:div>
    <w:div w:id="1451824787">
      <w:marLeft w:val="640"/>
      <w:marRight w:val="0"/>
      <w:marTop w:val="0"/>
      <w:marBottom w:val="0"/>
      <w:divBdr>
        <w:top w:val="none" w:sz="0" w:space="0" w:color="auto"/>
        <w:left w:val="none" w:sz="0" w:space="0" w:color="auto"/>
        <w:bottom w:val="none" w:sz="0" w:space="0" w:color="auto"/>
        <w:right w:val="none" w:sz="0" w:space="0" w:color="auto"/>
      </w:divBdr>
    </w:div>
    <w:div w:id="1452095368">
      <w:marLeft w:val="640"/>
      <w:marRight w:val="0"/>
      <w:marTop w:val="0"/>
      <w:marBottom w:val="0"/>
      <w:divBdr>
        <w:top w:val="none" w:sz="0" w:space="0" w:color="auto"/>
        <w:left w:val="none" w:sz="0" w:space="0" w:color="auto"/>
        <w:bottom w:val="none" w:sz="0" w:space="0" w:color="auto"/>
        <w:right w:val="none" w:sz="0" w:space="0" w:color="auto"/>
      </w:divBdr>
    </w:div>
    <w:div w:id="1452238871">
      <w:marLeft w:val="640"/>
      <w:marRight w:val="0"/>
      <w:marTop w:val="0"/>
      <w:marBottom w:val="0"/>
      <w:divBdr>
        <w:top w:val="none" w:sz="0" w:space="0" w:color="auto"/>
        <w:left w:val="none" w:sz="0" w:space="0" w:color="auto"/>
        <w:bottom w:val="none" w:sz="0" w:space="0" w:color="auto"/>
        <w:right w:val="none" w:sz="0" w:space="0" w:color="auto"/>
      </w:divBdr>
    </w:div>
    <w:div w:id="1452432222">
      <w:marLeft w:val="640"/>
      <w:marRight w:val="0"/>
      <w:marTop w:val="0"/>
      <w:marBottom w:val="0"/>
      <w:divBdr>
        <w:top w:val="none" w:sz="0" w:space="0" w:color="auto"/>
        <w:left w:val="none" w:sz="0" w:space="0" w:color="auto"/>
        <w:bottom w:val="none" w:sz="0" w:space="0" w:color="auto"/>
        <w:right w:val="none" w:sz="0" w:space="0" w:color="auto"/>
      </w:divBdr>
    </w:div>
    <w:div w:id="1452433366">
      <w:marLeft w:val="640"/>
      <w:marRight w:val="0"/>
      <w:marTop w:val="0"/>
      <w:marBottom w:val="0"/>
      <w:divBdr>
        <w:top w:val="none" w:sz="0" w:space="0" w:color="auto"/>
        <w:left w:val="none" w:sz="0" w:space="0" w:color="auto"/>
        <w:bottom w:val="none" w:sz="0" w:space="0" w:color="auto"/>
        <w:right w:val="none" w:sz="0" w:space="0" w:color="auto"/>
      </w:divBdr>
    </w:div>
    <w:div w:id="1452435858">
      <w:marLeft w:val="640"/>
      <w:marRight w:val="0"/>
      <w:marTop w:val="0"/>
      <w:marBottom w:val="0"/>
      <w:divBdr>
        <w:top w:val="none" w:sz="0" w:space="0" w:color="auto"/>
        <w:left w:val="none" w:sz="0" w:space="0" w:color="auto"/>
        <w:bottom w:val="none" w:sz="0" w:space="0" w:color="auto"/>
        <w:right w:val="none" w:sz="0" w:space="0" w:color="auto"/>
      </w:divBdr>
    </w:div>
    <w:div w:id="1452436239">
      <w:marLeft w:val="640"/>
      <w:marRight w:val="0"/>
      <w:marTop w:val="0"/>
      <w:marBottom w:val="0"/>
      <w:divBdr>
        <w:top w:val="none" w:sz="0" w:space="0" w:color="auto"/>
        <w:left w:val="none" w:sz="0" w:space="0" w:color="auto"/>
        <w:bottom w:val="none" w:sz="0" w:space="0" w:color="auto"/>
        <w:right w:val="none" w:sz="0" w:space="0" w:color="auto"/>
      </w:divBdr>
    </w:div>
    <w:div w:id="1452551522">
      <w:marLeft w:val="640"/>
      <w:marRight w:val="0"/>
      <w:marTop w:val="0"/>
      <w:marBottom w:val="0"/>
      <w:divBdr>
        <w:top w:val="none" w:sz="0" w:space="0" w:color="auto"/>
        <w:left w:val="none" w:sz="0" w:space="0" w:color="auto"/>
        <w:bottom w:val="none" w:sz="0" w:space="0" w:color="auto"/>
        <w:right w:val="none" w:sz="0" w:space="0" w:color="auto"/>
      </w:divBdr>
    </w:div>
    <w:div w:id="1452555611">
      <w:marLeft w:val="640"/>
      <w:marRight w:val="0"/>
      <w:marTop w:val="0"/>
      <w:marBottom w:val="0"/>
      <w:divBdr>
        <w:top w:val="none" w:sz="0" w:space="0" w:color="auto"/>
        <w:left w:val="none" w:sz="0" w:space="0" w:color="auto"/>
        <w:bottom w:val="none" w:sz="0" w:space="0" w:color="auto"/>
        <w:right w:val="none" w:sz="0" w:space="0" w:color="auto"/>
      </w:divBdr>
    </w:div>
    <w:div w:id="1452630687">
      <w:marLeft w:val="640"/>
      <w:marRight w:val="0"/>
      <w:marTop w:val="0"/>
      <w:marBottom w:val="0"/>
      <w:divBdr>
        <w:top w:val="none" w:sz="0" w:space="0" w:color="auto"/>
        <w:left w:val="none" w:sz="0" w:space="0" w:color="auto"/>
        <w:bottom w:val="none" w:sz="0" w:space="0" w:color="auto"/>
        <w:right w:val="none" w:sz="0" w:space="0" w:color="auto"/>
      </w:divBdr>
    </w:div>
    <w:div w:id="1452675017">
      <w:marLeft w:val="640"/>
      <w:marRight w:val="0"/>
      <w:marTop w:val="0"/>
      <w:marBottom w:val="0"/>
      <w:divBdr>
        <w:top w:val="none" w:sz="0" w:space="0" w:color="auto"/>
        <w:left w:val="none" w:sz="0" w:space="0" w:color="auto"/>
        <w:bottom w:val="none" w:sz="0" w:space="0" w:color="auto"/>
        <w:right w:val="none" w:sz="0" w:space="0" w:color="auto"/>
      </w:divBdr>
    </w:div>
    <w:div w:id="1452748971">
      <w:marLeft w:val="640"/>
      <w:marRight w:val="0"/>
      <w:marTop w:val="0"/>
      <w:marBottom w:val="0"/>
      <w:divBdr>
        <w:top w:val="none" w:sz="0" w:space="0" w:color="auto"/>
        <w:left w:val="none" w:sz="0" w:space="0" w:color="auto"/>
        <w:bottom w:val="none" w:sz="0" w:space="0" w:color="auto"/>
        <w:right w:val="none" w:sz="0" w:space="0" w:color="auto"/>
      </w:divBdr>
    </w:div>
    <w:div w:id="1452817643">
      <w:marLeft w:val="640"/>
      <w:marRight w:val="0"/>
      <w:marTop w:val="0"/>
      <w:marBottom w:val="0"/>
      <w:divBdr>
        <w:top w:val="none" w:sz="0" w:space="0" w:color="auto"/>
        <w:left w:val="none" w:sz="0" w:space="0" w:color="auto"/>
        <w:bottom w:val="none" w:sz="0" w:space="0" w:color="auto"/>
        <w:right w:val="none" w:sz="0" w:space="0" w:color="auto"/>
      </w:divBdr>
    </w:div>
    <w:div w:id="1452893203">
      <w:marLeft w:val="640"/>
      <w:marRight w:val="0"/>
      <w:marTop w:val="0"/>
      <w:marBottom w:val="0"/>
      <w:divBdr>
        <w:top w:val="none" w:sz="0" w:space="0" w:color="auto"/>
        <w:left w:val="none" w:sz="0" w:space="0" w:color="auto"/>
        <w:bottom w:val="none" w:sz="0" w:space="0" w:color="auto"/>
        <w:right w:val="none" w:sz="0" w:space="0" w:color="auto"/>
      </w:divBdr>
    </w:div>
    <w:div w:id="1452896849">
      <w:marLeft w:val="640"/>
      <w:marRight w:val="0"/>
      <w:marTop w:val="0"/>
      <w:marBottom w:val="0"/>
      <w:divBdr>
        <w:top w:val="none" w:sz="0" w:space="0" w:color="auto"/>
        <w:left w:val="none" w:sz="0" w:space="0" w:color="auto"/>
        <w:bottom w:val="none" w:sz="0" w:space="0" w:color="auto"/>
        <w:right w:val="none" w:sz="0" w:space="0" w:color="auto"/>
      </w:divBdr>
    </w:div>
    <w:div w:id="1452939934">
      <w:marLeft w:val="640"/>
      <w:marRight w:val="0"/>
      <w:marTop w:val="0"/>
      <w:marBottom w:val="0"/>
      <w:divBdr>
        <w:top w:val="none" w:sz="0" w:space="0" w:color="auto"/>
        <w:left w:val="none" w:sz="0" w:space="0" w:color="auto"/>
        <w:bottom w:val="none" w:sz="0" w:space="0" w:color="auto"/>
        <w:right w:val="none" w:sz="0" w:space="0" w:color="auto"/>
      </w:divBdr>
    </w:div>
    <w:div w:id="1453019965">
      <w:marLeft w:val="640"/>
      <w:marRight w:val="0"/>
      <w:marTop w:val="0"/>
      <w:marBottom w:val="0"/>
      <w:divBdr>
        <w:top w:val="none" w:sz="0" w:space="0" w:color="auto"/>
        <w:left w:val="none" w:sz="0" w:space="0" w:color="auto"/>
        <w:bottom w:val="none" w:sz="0" w:space="0" w:color="auto"/>
        <w:right w:val="none" w:sz="0" w:space="0" w:color="auto"/>
      </w:divBdr>
    </w:div>
    <w:div w:id="1453088065">
      <w:marLeft w:val="640"/>
      <w:marRight w:val="0"/>
      <w:marTop w:val="0"/>
      <w:marBottom w:val="0"/>
      <w:divBdr>
        <w:top w:val="none" w:sz="0" w:space="0" w:color="auto"/>
        <w:left w:val="none" w:sz="0" w:space="0" w:color="auto"/>
        <w:bottom w:val="none" w:sz="0" w:space="0" w:color="auto"/>
        <w:right w:val="none" w:sz="0" w:space="0" w:color="auto"/>
      </w:divBdr>
    </w:div>
    <w:div w:id="1453205014">
      <w:marLeft w:val="640"/>
      <w:marRight w:val="0"/>
      <w:marTop w:val="0"/>
      <w:marBottom w:val="0"/>
      <w:divBdr>
        <w:top w:val="none" w:sz="0" w:space="0" w:color="auto"/>
        <w:left w:val="none" w:sz="0" w:space="0" w:color="auto"/>
        <w:bottom w:val="none" w:sz="0" w:space="0" w:color="auto"/>
        <w:right w:val="none" w:sz="0" w:space="0" w:color="auto"/>
      </w:divBdr>
    </w:div>
    <w:div w:id="1453212623">
      <w:marLeft w:val="640"/>
      <w:marRight w:val="0"/>
      <w:marTop w:val="0"/>
      <w:marBottom w:val="0"/>
      <w:divBdr>
        <w:top w:val="none" w:sz="0" w:space="0" w:color="auto"/>
        <w:left w:val="none" w:sz="0" w:space="0" w:color="auto"/>
        <w:bottom w:val="none" w:sz="0" w:space="0" w:color="auto"/>
        <w:right w:val="none" w:sz="0" w:space="0" w:color="auto"/>
      </w:divBdr>
    </w:div>
    <w:div w:id="1453284373">
      <w:marLeft w:val="640"/>
      <w:marRight w:val="0"/>
      <w:marTop w:val="0"/>
      <w:marBottom w:val="0"/>
      <w:divBdr>
        <w:top w:val="none" w:sz="0" w:space="0" w:color="auto"/>
        <w:left w:val="none" w:sz="0" w:space="0" w:color="auto"/>
        <w:bottom w:val="none" w:sz="0" w:space="0" w:color="auto"/>
        <w:right w:val="none" w:sz="0" w:space="0" w:color="auto"/>
      </w:divBdr>
    </w:div>
    <w:div w:id="1453399589">
      <w:marLeft w:val="640"/>
      <w:marRight w:val="0"/>
      <w:marTop w:val="0"/>
      <w:marBottom w:val="0"/>
      <w:divBdr>
        <w:top w:val="none" w:sz="0" w:space="0" w:color="auto"/>
        <w:left w:val="none" w:sz="0" w:space="0" w:color="auto"/>
        <w:bottom w:val="none" w:sz="0" w:space="0" w:color="auto"/>
        <w:right w:val="none" w:sz="0" w:space="0" w:color="auto"/>
      </w:divBdr>
    </w:div>
    <w:div w:id="1453406355">
      <w:marLeft w:val="640"/>
      <w:marRight w:val="0"/>
      <w:marTop w:val="0"/>
      <w:marBottom w:val="0"/>
      <w:divBdr>
        <w:top w:val="none" w:sz="0" w:space="0" w:color="auto"/>
        <w:left w:val="none" w:sz="0" w:space="0" w:color="auto"/>
        <w:bottom w:val="none" w:sz="0" w:space="0" w:color="auto"/>
        <w:right w:val="none" w:sz="0" w:space="0" w:color="auto"/>
      </w:divBdr>
    </w:div>
    <w:div w:id="1453477091">
      <w:marLeft w:val="640"/>
      <w:marRight w:val="0"/>
      <w:marTop w:val="0"/>
      <w:marBottom w:val="0"/>
      <w:divBdr>
        <w:top w:val="none" w:sz="0" w:space="0" w:color="auto"/>
        <w:left w:val="none" w:sz="0" w:space="0" w:color="auto"/>
        <w:bottom w:val="none" w:sz="0" w:space="0" w:color="auto"/>
        <w:right w:val="none" w:sz="0" w:space="0" w:color="auto"/>
      </w:divBdr>
    </w:div>
    <w:div w:id="1453590777">
      <w:marLeft w:val="640"/>
      <w:marRight w:val="0"/>
      <w:marTop w:val="0"/>
      <w:marBottom w:val="0"/>
      <w:divBdr>
        <w:top w:val="none" w:sz="0" w:space="0" w:color="auto"/>
        <w:left w:val="none" w:sz="0" w:space="0" w:color="auto"/>
        <w:bottom w:val="none" w:sz="0" w:space="0" w:color="auto"/>
        <w:right w:val="none" w:sz="0" w:space="0" w:color="auto"/>
      </w:divBdr>
    </w:div>
    <w:div w:id="1453667715">
      <w:marLeft w:val="640"/>
      <w:marRight w:val="0"/>
      <w:marTop w:val="0"/>
      <w:marBottom w:val="0"/>
      <w:divBdr>
        <w:top w:val="none" w:sz="0" w:space="0" w:color="auto"/>
        <w:left w:val="none" w:sz="0" w:space="0" w:color="auto"/>
        <w:bottom w:val="none" w:sz="0" w:space="0" w:color="auto"/>
        <w:right w:val="none" w:sz="0" w:space="0" w:color="auto"/>
      </w:divBdr>
    </w:div>
    <w:div w:id="1453749254">
      <w:marLeft w:val="640"/>
      <w:marRight w:val="0"/>
      <w:marTop w:val="0"/>
      <w:marBottom w:val="0"/>
      <w:divBdr>
        <w:top w:val="none" w:sz="0" w:space="0" w:color="auto"/>
        <w:left w:val="none" w:sz="0" w:space="0" w:color="auto"/>
        <w:bottom w:val="none" w:sz="0" w:space="0" w:color="auto"/>
        <w:right w:val="none" w:sz="0" w:space="0" w:color="auto"/>
      </w:divBdr>
    </w:div>
    <w:div w:id="1453941135">
      <w:marLeft w:val="640"/>
      <w:marRight w:val="0"/>
      <w:marTop w:val="0"/>
      <w:marBottom w:val="0"/>
      <w:divBdr>
        <w:top w:val="none" w:sz="0" w:space="0" w:color="auto"/>
        <w:left w:val="none" w:sz="0" w:space="0" w:color="auto"/>
        <w:bottom w:val="none" w:sz="0" w:space="0" w:color="auto"/>
        <w:right w:val="none" w:sz="0" w:space="0" w:color="auto"/>
      </w:divBdr>
    </w:div>
    <w:div w:id="1454057907">
      <w:marLeft w:val="640"/>
      <w:marRight w:val="0"/>
      <w:marTop w:val="0"/>
      <w:marBottom w:val="0"/>
      <w:divBdr>
        <w:top w:val="none" w:sz="0" w:space="0" w:color="auto"/>
        <w:left w:val="none" w:sz="0" w:space="0" w:color="auto"/>
        <w:bottom w:val="none" w:sz="0" w:space="0" w:color="auto"/>
        <w:right w:val="none" w:sz="0" w:space="0" w:color="auto"/>
      </w:divBdr>
    </w:div>
    <w:div w:id="1454245704">
      <w:marLeft w:val="640"/>
      <w:marRight w:val="0"/>
      <w:marTop w:val="0"/>
      <w:marBottom w:val="0"/>
      <w:divBdr>
        <w:top w:val="none" w:sz="0" w:space="0" w:color="auto"/>
        <w:left w:val="none" w:sz="0" w:space="0" w:color="auto"/>
        <w:bottom w:val="none" w:sz="0" w:space="0" w:color="auto"/>
        <w:right w:val="none" w:sz="0" w:space="0" w:color="auto"/>
      </w:divBdr>
    </w:div>
    <w:div w:id="1454247458">
      <w:marLeft w:val="640"/>
      <w:marRight w:val="0"/>
      <w:marTop w:val="0"/>
      <w:marBottom w:val="0"/>
      <w:divBdr>
        <w:top w:val="none" w:sz="0" w:space="0" w:color="auto"/>
        <w:left w:val="none" w:sz="0" w:space="0" w:color="auto"/>
        <w:bottom w:val="none" w:sz="0" w:space="0" w:color="auto"/>
        <w:right w:val="none" w:sz="0" w:space="0" w:color="auto"/>
      </w:divBdr>
    </w:div>
    <w:div w:id="1454323738">
      <w:marLeft w:val="640"/>
      <w:marRight w:val="0"/>
      <w:marTop w:val="0"/>
      <w:marBottom w:val="0"/>
      <w:divBdr>
        <w:top w:val="none" w:sz="0" w:space="0" w:color="auto"/>
        <w:left w:val="none" w:sz="0" w:space="0" w:color="auto"/>
        <w:bottom w:val="none" w:sz="0" w:space="0" w:color="auto"/>
        <w:right w:val="none" w:sz="0" w:space="0" w:color="auto"/>
      </w:divBdr>
    </w:div>
    <w:div w:id="1454400545">
      <w:marLeft w:val="640"/>
      <w:marRight w:val="0"/>
      <w:marTop w:val="0"/>
      <w:marBottom w:val="0"/>
      <w:divBdr>
        <w:top w:val="none" w:sz="0" w:space="0" w:color="auto"/>
        <w:left w:val="none" w:sz="0" w:space="0" w:color="auto"/>
        <w:bottom w:val="none" w:sz="0" w:space="0" w:color="auto"/>
        <w:right w:val="none" w:sz="0" w:space="0" w:color="auto"/>
      </w:divBdr>
    </w:div>
    <w:div w:id="1454516347">
      <w:marLeft w:val="640"/>
      <w:marRight w:val="0"/>
      <w:marTop w:val="0"/>
      <w:marBottom w:val="0"/>
      <w:divBdr>
        <w:top w:val="none" w:sz="0" w:space="0" w:color="auto"/>
        <w:left w:val="none" w:sz="0" w:space="0" w:color="auto"/>
        <w:bottom w:val="none" w:sz="0" w:space="0" w:color="auto"/>
        <w:right w:val="none" w:sz="0" w:space="0" w:color="auto"/>
      </w:divBdr>
    </w:div>
    <w:div w:id="1454518235">
      <w:marLeft w:val="640"/>
      <w:marRight w:val="0"/>
      <w:marTop w:val="0"/>
      <w:marBottom w:val="0"/>
      <w:divBdr>
        <w:top w:val="none" w:sz="0" w:space="0" w:color="auto"/>
        <w:left w:val="none" w:sz="0" w:space="0" w:color="auto"/>
        <w:bottom w:val="none" w:sz="0" w:space="0" w:color="auto"/>
        <w:right w:val="none" w:sz="0" w:space="0" w:color="auto"/>
      </w:divBdr>
    </w:div>
    <w:div w:id="1454598820">
      <w:marLeft w:val="640"/>
      <w:marRight w:val="0"/>
      <w:marTop w:val="0"/>
      <w:marBottom w:val="0"/>
      <w:divBdr>
        <w:top w:val="none" w:sz="0" w:space="0" w:color="auto"/>
        <w:left w:val="none" w:sz="0" w:space="0" w:color="auto"/>
        <w:bottom w:val="none" w:sz="0" w:space="0" w:color="auto"/>
        <w:right w:val="none" w:sz="0" w:space="0" w:color="auto"/>
      </w:divBdr>
    </w:div>
    <w:div w:id="1454664883">
      <w:marLeft w:val="640"/>
      <w:marRight w:val="0"/>
      <w:marTop w:val="0"/>
      <w:marBottom w:val="0"/>
      <w:divBdr>
        <w:top w:val="none" w:sz="0" w:space="0" w:color="auto"/>
        <w:left w:val="none" w:sz="0" w:space="0" w:color="auto"/>
        <w:bottom w:val="none" w:sz="0" w:space="0" w:color="auto"/>
        <w:right w:val="none" w:sz="0" w:space="0" w:color="auto"/>
      </w:divBdr>
    </w:div>
    <w:div w:id="1454710375">
      <w:marLeft w:val="640"/>
      <w:marRight w:val="0"/>
      <w:marTop w:val="0"/>
      <w:marBottom w:val="0"/>
      <w:divBdr>
        <w:top w:val="none" w:sz="0" w:space="0" w:color="auto"/>
        <w:left w:val="none" w:sz="0" w:space="0" w:color="auto"/>
        <w:bottom w:val="none" w:sz="0" w:space="0" w:color="auto"/>
        <w:right w:val="none" w:sz="0" w:space="0" w:color="auto"/>
      </w:divBdr>
    </w:div>
    <w:div w:id="1454788650">
      <w:marLeft w:val="640"/>
      <w:marRight w:val="0"/>
      <w:marTop w:val="0"/>
      <w:marBottom w:val="0"/>
      <w:divBdr>
        <w:top w:val="none" w:sz="0" w:space="0" w:color="auto"/>
        <w:left w:val="none" w:sz="0" w:space="0" w:color="auto"/>
        <w:bottom w:val="none" w:sz="0" w:space="0" w:color="auto"/>
        <w:right w:val="none" w:sz="0" w:space="0" w:color="auto"/>
      </w:divBdr>
    </w:div>
    <w:div w:id="1454864162">
      <w:marLeft w:val="640"/>
      <w:marRight w:val="0"/>
      <w:marTop w:val="0"/>
      <w:marBottom w:val="0"/>
      <w:divBdr>
        <w:top w:val="none" w:sz="0" w:space="0" w:color="auto"/>
        <w:left w:val="none" w:sz="0" w:space="0" w:color="auto"/>
        <w:bottom w:val="none" w:sz="0" w:space="0" w:color="auto"/>
        <w:right w:val="none" w:sz="0" w:space="0" w:color="auto"/>
      </w:divBdr>
    </w:div>
    <w:div w:id="1454902768">
      <w:marLeft w:val="640"/>
      <w:marRight w:val="0"/>
      <w:marTop w:val="0"/>
      <w:marBottom w:val="0"/>
      <w:divBdr>
        <w:top w:val="none" w:sz="0" w:space="0" w:color="auto"/>
        <w:left w:val="none" w:sz="0" w:space="0" w:color="auto"/>
        <w:bottom w:val="none" w:sz="0" w:space="0" w:color="auto"/>
        <w:right w:val="none" w:sz="0" w:space="0" w:color="auto"/>
      </w:divBdr>
    </w:div>
    <w:div w:id="1454903274">
      <w:marLeft w:val="640"/>
      <w:marRight w:val="0"/>
      <w:marTop w:val="0"/>
      <w:marBottom w:val="0"/>
      <w:divBdr>
        <w:top w:val="none" w:sz="0" w:space="0" w:color="auto"/>
        <w:left w:val="none" w:sz="0" w:space="0" w:color="auto"/>
        <w:bottom w:val="none" w:sz="0" w:space="0" w:color="auto"/>
        <w:right w:val="none" w:sz="0" w:space="0" w:color="auto"/>
      </w:divBdr>
    </w:div>
    <w:div w:id="1454903607">
      <w:marLeft w:val="640"/>
      <w:marRight w:val="0"/>
      <w:marTop w:val="0"/>
      <w:marBottom w:val="0"/>
      <w:divBdr>
        <w:top w:val="none" w:sz="0" w:space="0" w:color="auto"/>
        <w:left w:val="none" w:sz="0" w:space="0" w:color="auto"/>
        <w:bottom w:val="none" w:sz="0" w:space="0" w:color="auto"/>
        <w:right w:val="none" w:sz="0" w:space="0" w:color="auto"/>
      </w:divBdr>
    </w:div>
    <w:div w:id="1454977461">
      <w:marLeft w:val="640"/>
      <w:marRight w:val="0"/>
      <w:marTop w:val="0"/>
      <w:marBottom w:val="0"/>
      <w:divBdr>
        <w:top w:val="none" w:sz="0" w:space="0" w:color="auto"/>
        <w:left w:val="none" w:sz="0" w:space="0" w:color="auto"/>
        <w:bottom w:val="none" w:sz="0" w:space="0" w:color="auto"/>
        <w:right w:val="none" w:sz="0" w:space="0" w:color="auto"/>
      </w:divBdr>
    </w:div>
    <w:div w:id="1454981868">
      <w:marLeft w:val="640"/>
      <w:marRight w:val="0"/>
      <w:marTop w:val="0"/>
      <w:marBottom w:val="0"/>
      <w:divBdr>
        <w:top w:val="none" w:sz="0" w:space="0" w:color="auto"/>
        <w:left w:val="none" w:sz="0" w:space="0" w:color="auto"/>
        <w:bottom w:val="none" w:sz="0" w:space="0" w:color="auto"/>
        <w:right w:val="none" w:sz="0" w:space="0" w:color="auto"/>
      </w:divBdr>
    </w:div>
    <w:div w:id="1454982656">
      <w:marLeft w:val="640"/>
      <w:marRight w:val="0"/>
      <w:marTop w:val="0"/>
      <w:marBottom w:val="0"/>
      <w:divBdr>
        <w:top w:val="none" w:sz="0" w:space="0" w:color="auto"/>
        <w:left w:val="none" w:sz="0" w:space="0" w:color="auto"/>
        <w:bottom w:val="none" w:sz="0" w:space="0" w:color="auto"/>
        <w:right w:val="none" w:sz="0" w:space="0" w:color="auto"/>
      </w:divBdr>
    </w:div>
    <w:div w:id="1455052959">
      <w:marLeft w:val="640"/>
      <w:marRight w:val="0"/>
      <w:marTop w:val="0"/>
      <w:marBottom w:val="0"/>
      <w:divBdr>
        <w:top w:val="none" w:sz="0" w:space="0" w:color="auto"/>
        <w:left w:val="none" w:sz="0" w:space="0" w:color="auto"/>
        <w:bottom w:val="none" w:sz="0" w:space="0" w:color="auto"/>
        <w:right w:val="none" w:sz="0" w:space="0" w:color="auto"/>
      </w:divBdr>
    </w:div>
    <w:div w:id="1455101742">
      <w:marLeft w:val="640"/>
      <w:marRight w:val="0"/>
      <w:marTop w:val="0"/>
      <w:marBottom w:val="0"/>
      <w:divBdr>
        <w:top w:val="none" w:sz="0" w:space="0" w:color="auto"/>
        <w:left w:val="none" w:sz="0" w:space="0" w:color="auto"/>
        <w:bottom w:val="none" w:sz="0" w:space="0" w:color="auto"/>
        <w:right w:val="none" w:sz="0" w:space="0" w:color="auto"/>
      </w:divBdr>
    </w:div>
    <w:div w:id="1455102605">
      <w:marLeft w:val="640"/>
      <w:marRight w:val="0"/>
      <w:marTop w:val="0"/>
      <w:marBottom w:val="0"/>
      <w:divBdr>
        <w:top w:val="none" w:sz="0" w:space="0" w:color="auto"/>
        <w:left w:val="none" w:sz="0" w:space="0" w:color="auto"/>
        <w:bottom w:val="none" w:sz="0" w:space="0" w:color="auto"/>
        <w:right w:val="none" w:sz="0" w:space="0" w:color="auto"/>
      </w:divBdr>
    </w:div>
    <w:div w:id="1455175248">
      <w:marLeft w:val="640"/>
      <w:marRight w:val="0"/>
      <w:marTop w:val="0"/>
      <w:marBottom w:val="0"/>
      <w:divBdr>
        <w:top w:val="none" w:sz="0" w:space="0" w:color="auto"/>
        <w:left w:val="none" w:sz="0" w:space="0" w:color="auto"/>
        <w:bottom w:val="none" w:sz="0" w:space="0" w:color="auto"/>
        <w:right w:val="none" w:sz="0" w:space="0" w:color="auto"/>
      </w:divBdr>
    </w:div>
    <w:div w:id="1455178370">
      <w:marLeft w:val="640"/>
      <w:marRight w:val="0"/>
      <w:marTop w:val="0"/>
      <w:marBottom w:val="0"/>
      <w:divBdr>
        <w:top w:val="none" w:sz="0" w:space="0" w:color="auto"/>
        <w:left w:val="none" w:sz="0" w:space="0" w:color="auto"/>
        <w:bottom w:val="none" w:sz="0" w:space="0" w:color="auto"/>
        <w:right w:val="none" w:sz="0" w:space="0" w:color="auto"/>
      </w:divBdr>
    </w:div>
    <w:div w:id="1455295882">
      <w:marLeft w:val="640"/>
      <w:marRight w:val="0"/>
      <w:marTop w:val="0"/>
      <w:marBottom w:val="0"/>
      <w:divBdr>
        <w:top w:val="none" w:sz="0" w:space="0" w:color="auto"/>
        <w:left w:val="none" w:sz="0" w:space="0" w:color="auto"/>
        <w:bottom w:val="none" w:sz="0" w:space="0" w:color="auto"/>
        <w:right w:val="none" w:sz="0" w:space="0" w:color="auto"/>
      </w:divBdr>
    </w:div>
    <w:div w:id="1455324825">
      <w:marLeft w:val="640"/>
      <w:marRight w:val="0"/>
      <w:marTop w:val="0"/>
      <w:marBottom w:val="0"/>
      <w:divBdr>
        <w:top w:val="none" w:sz="0" w:space="0" w:color="auto"/>
        <w:left w:val="none" w:sz="0" w:space="0" w:color="auto"/>
        <w:bottom w:val="none" w:sz="0" w:space="0" w:color="auto"/>
        <w:right w:val="none" w:sz="0" w:space="0" w:color="auto"/>
      </w:divBdr>
    </w:div>
    <w:div w:id="1455556291">
      <w:marLeft w:val="640"/>
      <w:marRight w:val="0"/>
      <w:marTop w:val="0"/>
      <w:marBottom w:val="0"/>
      <w:divBdr>
        <w:top w:val="none" w:sz="0" w:space="0" w:color="auto"/>
        <w:left w:val="none" w:sz="0" w:space="0" w:color="auto"/>
        <w:bottom w:val="none" w:sz="0" w:space="0" w:color="auto"/>
        <w:right w:val="none" w:sz="0" w:space="0" w:color="auto"/>
      </w:divBdr>
    </w:div>
    <w:div w:id="1455558752">
      <w:marLeft w:val="640"/>
      <w:marRight w:val="0"/>
      <w:marTop w:val="0"/>
      <w:marBottom w:val="0"/>
      <w:divBdr>
        <w:top w:val="none" w:sz="0" w:space="0" w:color="auto"/>
        <w:left w:val="none" w:sz="0" w:space="0" w:color="auto"/>
        <w:bottom w:val="none" w:sz="0" w:space="0" w:color="auto"/>
        <w:right w:val="none" w:sz="0" w:space="0" w:color="auto"/>
      </w:divBdr>
    </w:div>
    <w:div w:id="1455563542">
      <w:marLeft w:val="640"/>
      <w:marRight w:val="0"/>
      <w:marTop w:val="0"/>
      <w:marBottom w:val="0"/>
      <w:divBdr>
        <w:top w:val="none" w:sz="0" w:space="0" w:color="auto"/>
        <w:left w:val="none" w:sz="0" w:space="0" w:color="auto"/>
        <w:bottom w:val="none" w:sz="0" w:space="0" w:color="auto"/>
        <w:right w:val="none" w:sz="0" w:space="0" w:color="auto"/>
      </w:divBdr>
    </w:div>
    <w:div w:id="1455634624">
      <w:marLeft w:val="640"/>
      <w:marRight w:val="0"/>
      <w:marTop w:val="0"/>
      <w:marBottom w:val="0"/>
      <w:divBdr>
        <w:top w:val="none" w:sz="0" w:space="0" w:color="auto"/>
        <w:left w:val="none" w:sz="0" w:space="0" w:color="auto"/>
        <w:bottom w:val="none" w:sz="0" w:space="0" w:color="auto"/>
        <w:right w:val="none" w:sz="0" w:space="0" w:color="auto"/>
      </w:divBdr>
    </w:div>
    <w:div w:id="1455637307">
      <w:marLeft w:val="640"/>
      <w:marRight w:val="0"/>
      <w:marTop w:val="0"/>
      <w:marBottom w:val="0"/>
      <w:divBdr>
        <w:top w:val="none" w:sz="0" w:space="0" w:color="auto"/>
        <w:left w:val="none" w:sz="0" w:space="0" w:color="auto"/>
        <w:bottom w:val="none" w:sz="0" w:space="0" w:color="auto"/>
        <w:right w:val="none" w:sz="0" w:space="0" w:color="auto"/>
      </w:divBdr>
    </w:div>
    <w:div w:id="1455711304">
      <w:marLeft w:val="640"/>
      <w:marRight w:val="0"/>
      <w:marTop w:val="0"/>
      <w:marBottom w:val="0"/>
      <w:divBdr>
        <w:top w:val="none" w:sz="0" w:space="0" w:color="auto"/>
        <w:left w:val="none" w:sz="0" w:space="0" w:color="auto"/>
        <w:bottom w:val="none" w:sz="0" w:space="0" w:color="auto"/>
        <w:right w:val="none" w:sz="0" w:space="0" w:color="auto"/>
      </w:divBdr>
    </w:div>
    <w:div w:id="1455908073">
      <w:marLeft w:val="640"/>
      <w:marRight w:val="0"/>
      <w:marTop w:val="0"/>
      <w:marBottom w:val="0"/>
      <w:divBdr>
        <w:top w:val="none" w:sz="0" w:space="0" w:color="auto"/>
        <w:left w:val="none" w:sz="0" w:space="0" w:color="auto"/>
        <w:bottom w:val="none" w:sz="0" w:space="0" w:color="auto"/>
        <w:right w:val="none" w:sz="0" w:space="0" w:color="auto"/>
      </w:divBdr>
    </w:div>
    <w:div w:id="1456095861">
      <w:marLeft w:val="640"/>
      <w:marRight w:val="0"/>
      <w:marTop w:val="0"/>
      <w:marBottom w:val="0"/>
      <w:divBdr>
        <w:top w:val="none" w:sz="0" w:space="0" w:color="auto"/>
        <w:left w:val="none" w:sz="0" w:space="0" w:color="auto"/>
        <w:bottom w:val="none" w:sz="0" w:space="0" w:color="auto"/>
        <w:right w:val="none" w:sz="0" w:space="0" w:color="auto"/>
      </w:divBdr>
    </w:div>
    <w:div w:id="1456096191">
      <w:marLeft w:val="640"/>
      <w:marRight w:val="0"/>
      <w:marTop w:val="0"/>
      <w:marBottom w:val="0"/>
      <w:divBdr>
        <w:top w:val="none" w:sz="0" w:space="0" w:color="auto"/>
        <w:left w:val="none" w:sz="0" w:space="0" w:color="auto"/>
        <w:bottom w:val="none" w:sz="0" w:space="0" w:color="auto"/>
        <w:right w:val="none" w:sz="0" w:space="0" w:color="auto"/>
      </w:divBdr>
    </w:div>
    <w:div w:id="1456100735">
      <w:marLeft w:val="640"/>
      <w:marRight w:val="0"/>
      <w:marTop w:val="0"/>
      <w:marBottom w:val="0"/>
      <w:divBdr>
        <w:top w:val="none" w:sz="0" w:space="0" w:color="auto"/>
        <w:left w:val="none" w:sz="0" w:space="0" w:color="auto"/>
        <w:bottom w:val="none" w:sz="0" w:space="0" w:color="auto"/>
        <w:right w:val="none" w:sz="0" w:space="0" w:color="auto"/>
      </w:divBdr>
    </w:div>
    <w:div w:id="1456101110">
      <w:marLeft w:val="640"/>
      <w:marRight w:val="0"/>
      <w:marTop w:val="0"/>
      <w:marBottom w:val="0"/>
      <w:divBdr>
        <w:top w:val="none" w:sz="0" w:space="0" w:color="auto"/>
        <w:left w:val="none" w:sz="0" w:space="0" w:color="auto"/>
        <w:bottom w:val="none" w:sz="0" w:space="0" w:color="auto"/>
        <w:right w:val="none" w:sz="0" w:space="0" w:color="auto"/>
      </w:divBdr>
    </w:div>
    <w:div w:id="1456145429">
      <w:marLeft w:val="640"/>
      <w:marRight w:val="0"/>
      <w:marTop w:val="0"/>
      <w:marBottom w:val="0"/>
      <w:divBdr>
        <w:top w:val="none" w:sz="0" w:space="0" w:color="auto"/>
        <w:left w:val="none" w:sz="0" w:space="0" w:color="auto"/>
        <w:bottom w:val="none" w:sz="0" w:space="0" w:color="auto"/>
        <w:right w:val="none" w:sz="0" w:space="0" w:color="auto"/>
      </w:divBdr>
    </w:div>
    <w:div w:id="1456213311">
      <w:marLeft w:val="640"/>
      <w:marRight w:val="0"/>
      <w:marTop w:val="0"/>
      <w:marBottom w:val="0"/>
      <w:divBdr>
        <w:top w:val="none" w:sz="0" w:space="0" w:color="auto"/>
        <w:left w:val="none" w:sz="0" w:space="0" w:color="auto"/>
        <w:bottom w:val="none" w:sz="0" w:space="0" w:color="auto"/>
        <w:right w:val="none" w:sz="0" w:space="0" w:color="auto"/>
      </w:divBdr>
    </w:div>
    <w:div w:id="1456213724">
      <w:marLeft w:val="640"/>
      <w:marRight w:val="0"/>
      <w:marTop w:val="0"/>
      <w:marBottom w:val="0"/>
      <w:divBdr>
        <w:top w:val="none" w:sz="0" w:space="0" w:color="auto"/>
        <w:left w:val="none" w:sz="0" w:space="0" w:color="auto"/>
        <w:bottom w:val="none" w:sz="0" w:space="0" w:color="auto"/>
        <w:right w:val="none" w:sz="0" w:space="0" w:color="auto"/>
      </w:divBdr>
    </w:div>
    <w:div w:id="1456213741">
      <w:marLeft w:val="640"/>
      <w:marRight w:val="0"/>
      <w:marTop w:val="0"/>
      <w:marBottom w:val="0"/>
      <w:divBdr>
        <w:top w:val="none" w:sz="0" w:space="0" w:color="auto"/>
        <w:left w:val="none" w:sz="0" w:space="0" w:color="auto"/>
        <w:bottom w:val="none" w:sz="0" w:space="0" w:color="auto"/>
        <w:right w:val="none" w:sz="0" w:space="0" w:color="auto"/>
      </w:divBdr>
    </w:div>
    <w:div w:id="1456363122">
      <w:marLeft w:val="640"/>
      <w:marRight w:val="0"/>
      <w:marTop w:val="0"/>
      <w:marBottom w:val="0"/>
      <w:divBdr>
        <w:top w:val="none" w:sz="0" w:space="0" w:color="auto"/>
        <w:left w:val="none" w:sz="0" w:space="0" w:color="auto"/>
        <w:bottom w:val="none" w:sz="0" w:space="0" w:color="auto"/>
        <w:right w:val="none" w:sz="0" w:space="0" w:color="auto"/>
      </w:divBdr>
    </w:div>
    <w:div w:id="1456364611">
      <w:marLeft w:val="640"/>
      <w:marRight w:val="0"/>
      <w:marTop w:val="0"/>
      <w:marBottom w:val="0"/>
      <w:divBdr>
        <w:top w:val="none" w:sz="0" w:space="0" w:color="auto"/>
        <w:left w:val="none" w:sz="0" w:space="0" w:color="auto"/>
        <w:bottom w:val="none" w:sz="0" w:space="0" w:color="auto"/>
        <w:right w:val="none" w:sz="0" w:space="0" w:color="auto"/>
      </w:divBdr>
    </w:div>
    <w:div w:id="1456367228">
      <w:marLeft w:val="640"/>
      <w:marRight w:val="0"/>
      <w:marTop w:val="0"/>
      <w:marBottom w:val="0"/>
      <w:divBdr>
        <w:top w:val="none" w:sz="0" w:space="0" w:color="auto"/>
        <w:left w:val="none" w:sz="0" w:space="0" w:color="auto"/>
        <w:bottom w:val="none" w:sz="0" w:space="0" w:color="auto"/>
        <w:right w:val="none" w:sz="0" w:space="0" w:color="auto"/>
      </w:divBdr>
    </w:div>
    <w:div w:id="1456407745">
      <w:marLeft w:val="640"/>
      <w:marRight w:val="0"/>
      <w:marTop w:val="0"/>
      <w:marBottom w:val="0"/>
      <w:divBdr>
        <w:top w:val="none" w:sz="0" w:space="0" w:color="auto"/>
        <w:left w:val="none" w:sz="0" w:space="0" w:color="auto"/>
        <w:bottom w:val="none" w:sz="0" w:space="0" w:color="auto"/>
        <w:right w:val="none" w:sz="0" w:space="0" w:color="auto"/>
      </w:divBdr>
    </w:div>
    <w:div w:id="1456414212">
      <w:marLeft w:val="640"/>
      <w:marRight w:val="0"/>
      <w:marTop w:val="0"/>
      <w:marBottom w:val="0"/>
      <w:divBdr>
        <w:top w:val="none" w:sz="0" w:space="0" w:color="auto"/>
        <w:left w:val="none" w:sz="0" w:space="0" w:color="auto"/>
        <w:bottom w:val="none" w:sz="0" w:space="0" w:color="auto"/>
        <w:right w:val="none" w:sz="0" w:space="0" w:color="auto"/>
      </w:divBdr>
    </w:div>
    <w:div w:id="1456481062">
      <w:marLeft w:val="640"/>
      <w:marRight w:val="0"/>
      <w:marTop w:val="0"/>
      <w:marBottom w:val="0"/>
      <w:divBdr>
        <w:top w:val="none" w:sz="0" w:space="0" w:color="auto"/>
        <w:left w:val="none" w:sz="0" w:space="0" w:color="auto"/>
        <w:bottom w:val="none" w:sz="0" w:space="0" w:color="auto"/>
        <w:right w:val="none" w:sz="0" w:space="0" w:color="auto"/>
      </w:divBdr>
    </w:div>
    <w:div w:id="1456485587">
      <w:marLeft w:val="640"/>
      <w:marRight w:val="0"/>
      <w:marTop w:val="0"/>
      <w:marBottom w:val="0"/>
      <w:divBdr>
        <w:top w:val="none" w:sz="0" w:space="0" w:color="auto"/>
        <w:left w:val="none" w:sz="0" w:space="0" w:color="auto"/>
        <w:bottom w:val="none" w:sz="0" w:space="0" w:color="auto"/>
        <w:right w:val="none" w:sz="0" w:space="0" w:color="auto"/>
      </w:divBdr>
    </w:div>
    <w:div w:id="1456561322">
      <w:marLeft w:val="640"/>
      <w:marRight w:val="0"/>
      <w:marTop w:val="0"/>
      <w:marBottom w:val="0"/>
      <w:divBdr>
        <w:top w:val="none" w:sz="0" w:space="0" w:color="auto"/>
        <w:left w:val="none" w:sz="0" w:space="0" w:color="auto"/>
        <w:bottom w:val="none" w:sz="0" w:space="0" w:color="auto"/>
        <w:right w:val="none" w:sz="0" w:space="0" w:color="auto"/>
      </w:divBdr>
    </w:div>
    <w:div w:id="1456749709">
      <w:marLeft w:val="640"/>
      <w:marRight w:val="0"/>
      <w:marTop w:val="0"/>
      <w:marBottom w:val="0"/>
      <w:divBdr>
        <w:top w:val="none" w:sz="0" w:space="0" w:color="auto"/>
        <w:left w:val="none" w:sz="0" w:space="0" w:color="auto"/>
        <w:bottom w:val="none" w:sz="0" w:space="0" w:color="auto"/>
        <w:right w:val="none" w:sz="0" w:space="0" w:color="auto"/>
      </w:divBdr>
    </w:div>
    <w:div w:id="1456752037">
      <w:marLeft w:val="640"/>
      <w:marRight w:val="0"/>
      <w:marTop w:val="0"/>
      <w:marBottom w:val="0"/>
      <w:divBdr>
        <w:top w:val="none" w:sz="0" w:space="0" w:color="auto"/>
        <w:left w:val="none" w:sz="0" w:space="0" w:color="auto"/>
        <w:bottom w:val="none" w:sz="0" w:space="0" w:color="auto"/>
        <w:right w:val="none" w:sz="0" w:space="0" w:color="auto"/>
      </w:divBdr>
    </w:div>
    <w:div w:id="1456800664">
      <w:marLeft w:val="640"/>
      <w:marRight w:val="0"/>
      <w:marTop w:val="0"/>
      <w:marBottom w:val="0"/>
      <w:divBdr>
        <w:top w:val="none" w:sz="0" w:space="0" w:color="auto"/>
        <w:left w:val="none" w:sz="0" w:space="0" w:color="auto"/>
        <w:bottom w:val="none" w:sz="0" w:space="0" w:color="auto"/>
        <w:right w:val="none" w:sz="0" w:space="0" w:color="auto"/>
      </w:divBdr>
    </w:div>
    <w:div w:id="1456874045">
      <w:marLeft w:val="640"/>
      <w:marRight w:val="0"/>
      <w:marTop w:val="0"/>
      <w:marBottom w:val="0"/>
      <w:divBdr>
        <w:top w:val="none" w:sz="0" w:space="0" w:color="auto"/>
        <w:left w:val="none" w:sz="0" w:space="0" w:color="auto"/>
        <w:bottom w:val="none" w:sz="0" w:space="0" w:color="auto"/>
        <w:right w:val="none" w:sz="0" w:space="0" w:color="auto"/>
      </w:divBdr>
    </w:div>
    <w:div w:id="1456944228">
      <w:marLeft w:val="640"/>
      <w:marRight w:val="0"/>
      <w:marTop w:val="0"/>
      <w:marBottom w:val="0"/>
      <w:divBdr>
        <w:top w:val="none" w:sz="0" w:space="0" w:color="auto"/>
        <w:left w:val="none" w:sz="0" w:space="0" w:color="auto"/>
        <w:bottom w:val="none" w:sz="0" w:space="0" w:color="auto"/>
        <w:right w:val="none" w:sz="0" w:space="0" w:color="auto"/>
      </w:divBdr>
    </w:div>
    <w:div w:id="1457065763">
      <w:marLeft w:val="640"/>
      <w:marRight w:val="0"/>
      <w:marTop w:val="0"/>
      <w:marBottom w:val="0"/>
      <w:divBdr>
        <w:top w:val="none" w:sz="0" w:space="0" w:color="auto"/>
        <w:left w:val="none" w:sz="0" w:space="0" w:color="auto"/>
        <w:bottom w:val="none" w:sz="0" w:space="0" w:color="auto"/>
        <w:right w:val="none" w:sz="0" w:space="0" w:color="auto"/>
      </w:divBdr>
    </w:div>
    <w:div w:id="1457067685">
      <w:marLeft w:val="640"/>
      <w:marRight w:val="0"/>
      <w:marTop w:val="0"/>
      <w:marBottom w:val="0"/>
      <w:divBdr>
        <w:top w:val="none" w:sz="0" w:space="0" w:color="auto"/>
        <w:left w:val="none" w:sz="0" w:space="0" w:color="auto"/>
        <w:bottom w:val="none" w:sz="0" w:space="0" w:color="auto"/>
        <w:right w:val="none" w:sz="0" w:space="0" w:color="auto"/>
      </w:divBdr>
    </w:div>
    <w:div w:id="1457139017">
      <w:marLeft w:val="640"/>
      <w:marRight w:val="0"/>
      <w:marTop w:val="0"/>
      <w:marBottom w:val="0"/>
      <w:divBdr>
        <w:top w:val="none" w:sz="0" w:space="0" w:color="auto"/>
        <w:left w:val="none" w:sz="0" w:space="0" w:color="auto"/>
        <w:bottom w:val="none" w:sz="0" w:space="0" w:color="auto"/>
        <w:right w:val="none" w:sz="0" w:space="0" w:color="auto"/>
      </w:divBdr>
    </w:div>
    <w:div w:id="1457144730">
      <w:marLeft w:val="640"/>
      <w:marRight w:val="0"/>
      <w:marTop w:val="0"/>
      <w:marBottom w:val="0"/>
      <w:divBdr>
        <w:top w:val="none" w:sz="0" w:space="0" w:color="auto"/>
        <w:left w:val="none" w:sz="0" w:space="0" w:color="auto"/>
        <w:bottom w:val="none" w:sz="0" w:space="0" w:color="auto"/>
        <w:right w:val="none" w:sz="0" w:space="0" w:color="auto"/>
      </w:divBdr>
    </w:div>
    <w:div w:id="1457328554">
      <w:marLeft w:val="640"/>
      <w:marRight w:val="0"/>
      <w:marTop w:val="0"/>
      <w:marBottom w:val="0"/>
      <w:divBdr>
        <w:top w:val="none" w:sz="0" w:space="0" w:color="auto"/>
        <w:left w:val="none" w:sz="0" w:space="0" w:color="auto"/>
        <w:bottom w:val="none" w:sz="0" w:space="0" w:color="auto"/>
        <w:right w:val="none" w:sz="0" w:space="0" w:color="auto"/>
      </w:divBdr>
    </w:div>
    <w:div w:id="1457409052">
      <w:marLeft w:val="640"/>
      <w:marRight w:val="0"/>
      <w:marTop w:val="0"/>
      <w:marBottom w:val="0"/>
      <w:divBdr>
        <w:top w:val="none" w:sz="0" w:space="0" w:color="auto"/>
        <w:left w:val="none" w:sz="0" w:space="0" w:color="auto"/>
        <w:bottom w:val="none" w:sz="0" w:space="0" w:color="auto"/>
        <w:right w:val="none" w:sz="0" w:space="0" w:color="auto"/>
      </w:divBdr>
    </w:div>
    <w:div w:id="1457411253">
      <w:marLeft w:val="640"/>
      <w:marRight w:val="0"/>
      <w:marTop w:val="0"/>
      <w:marBottom w:val="0"/>
      <w:divBdr>
        <w:top w:val="none" w:sz="0" w:space="0" w:color="auto"/>
        <w:left w:val="none" w:sz="0" w:space="0" w:color="auto"/>
        <w:bottom w:val="none" w:sz="0" w:space="0" w:color="auto"/>
        <w:right w:val="none" w:sz="0" w:space="0" w:color="auto"/>
      </w:divBdr>
    </w:div>
    <w:div w:id="1457411655">
      <w:marLeft w:val="640"/>
      <w:marRight w:val="0"/>
      <w:marTop w:val="0"/>
      <w:marBottom w:val="0"/>
      <w:divBdr>
        <w:top w:val="none" w:sz="0" w:space="0" w:color="auto"/>
        <w:left w:val="none" w:sz="0" w:space="0" w:color="auto"/>
        <w:bottom w:val="none" w:sz="0" w:space="0" w:color="auto"/>
        <w:right w:val="none" w:sz="0" w:space="0" w:color="auto"/>
      </w:divBdr>
    </w:div>
    <w:div w:id="1457603169">
      <w:marLeft w:val="640"/>
      <w:marRight w:val="0"/>
      <w:marTop w:val="0"/>
      <w:marBottom w:val="0"/>
      <w:divBdr>
        <w:top w:val="none" w:sz="0" w:space="0" w:color="auto"/>
        <w:left w:val="none" w:sz="0" w:space="0" w:color="auto"/>
        <w:bottom w:val="none" w:sz="0" w:space="0" w:color="auto"/>
        <w:right w:val="none" w:sz="0" w:space="0" w:color="auto"/>
      </w:divBdr>
    </w:div>
    <w:div w:id="1457677389">
      <w:marLeft w:val="640"/>
      <w:marRight w:val="0"/>
      <w:marTop w:val="0"/>
      <w:marBottom w:val="0"/>
      <w:divBdr>
        <w:top w:val="none" w:sz="0" w:space="0" w:color="auto"/>
        <w:left w:val="none" w:sz="0" w:space="0" w:color="auto"/>
        <w:bottom w:val="none" w:sz="0" w:space="0" w:color="auto"/>
        <w:right w:val="none" w:sz="0" w:space="0" w:color="auto"/>
      </w:divBdr>
    </w:div>
    <w:div w:id="1457790538">
      <w:marLeft w:val="640"/>
      <w:marRight w:val="0"/>
      <w:marTop w:val="0"/>
      <w:marBottom w:val="0"/>
      <w:divBdr>
        <w:top w:val="none" w:sz="0" w:space="0" w:color="auto"/>
        <w:left w:val="none" w:sz="0" w:space="0" w:color="auto"/>
        <w:bottom w:val="none" w:sz="0" w:space="0" w:color="auto"/>
        <w:right w:val="none" w:sz="0" w:space="0" w:color="auto"/>
      </w:divBdr>
    </w:div>
    <w:div w:id="1457798135">
      <w:marLeft w:val="640"/>
      <w:marRight w:val="0"/>
      <w:marTop w:val="0"/>
      <w:marBottom w:val="0"/>
      <w:divBdr>
        <w:top w:val="none" w:sz="0" w:space="0" w:color="auto"/>
        <w:left w:val="none" w:sz="0" w:space="0" w:color="auto"/>
        <w:bottom w:val="none" w:sz="0" w:space="0" w:color="auto"/>
        <w:right w:val="none" w:sz="0" w:space="0" w:color="auto"/>
      </w:divBdr>
    </w:div>
    <w:div w:id="1457917583">
      <w:marLeft w:val="640"/>
      <w:marRight w:val="0"/>
      <w:marTop w:val="0"/>
      <w:marBottom w:val="0"/>
      <w:divBdr>
        <w:top w:val="none" w:sz="0" w:space="0" w:color="auto"/>
        <w:left w:val="none" w:sz="0" w:space="0" w:color="auto"/>
        <w:bottom w:val="none" w:sz="0" w:space="0" w:color="auto"/>
        <w:right w:val="none" w:sz="0" w:space="0" w:color="auto"/>
      </w:divBdr>
    </w:div>
    <w:div w:id="1458256676">
      <w:marLeft w:val="640"/>
      <w:marRight w:val="0"/>
      <w:marTop w:val="0"/>
      <w:marBottom w:val="0"/>
      <w:divBdr>
        <w:top w:val="none" w:sz="0" w:space="0" w:color="auto"/>
        <w:left w:val="none" w:sz="0" w:space="0" w:color="auto"/>
        <w:bottom w:val="none" w:sz="0" w:space="0" w:color="auto"/>
        <w:right w:val="none" w:sz="0" w:space="0" w:color="auto"/>
      </w:divBdr>
    </w:div>
    <w:div w:id="1458259238">
      <w:marLeft w:val="640"/>
      <w:marRight w:val="0"/>
      <w:marTop w:val="0"/>
      <w:marBottom w:val="0"/>
      <w:divBdr>
        <w:top w:val="none" w:sz="0" w:space="0" w:color="auto"/>
        <w:left w:val="none" w:sz="0" w:space="0" w:color="auto"/>
        <w:bottom w:val="none" w:sz="0" w:space="0" w:color="auto"/>
        <w:right w:val="none" w:sz="0" w:space="0" w:color="auto"/>
      </w:divBdr>
    </w:div>
    <w:div w:id="1458333114">
      <w:marLeft w:val="640"/>
      <w:marRight w:val="0"/>
      <w:marTop w:val="0"/>
      <w:marBottom w:val="0"/>
      <w:divBdr>
        <w:top w:val="none" w:sz="0" w:space="0" w:color="auto"/>
        <w:left w:val="none" w:sz="0" w:space="0" w:color="auto"/>
        <w:bottom w:val="none" w:sz="0" w:space="0" w:color="auto"/>
        <w:right w:val="none" w:sz="0" w:space="0" w:color="auto"/>
      </w:divBdr>
    </w:div>
    <w:div w:id="1458375389">
      <w:marLeft w:val="640"/>
      <w:marRight w:val="0"/>
      <w:marTop w:val="0"/>
      <w:marBottom w:val="0"/>
      <w:divBdr>
        <w:top w:val="none" w:sz="0" w:space="0" w:color="auto"/>
        <w:left w:val="none" w:sz="0" w:space="0" w:color="auto"/>
        <w:bottom w:val="none" w:sz="0" w:space="0" w:color="auto"/>
        <w:right w:val="none" w:sz="0" w:space="0" w:color="auto"/>
      </w:divBdr>
    </w:div>
    <w:div w:id="1458376665">
      <w:marLeft w:val="640"/>
      <w:marRight w:val="0"/>
      <w:marTop w:val="0"/>
      <w:marBottom w:val="0"/>
      <w:divBdr>
        <w:top w:val="none" w:sz="0" w:space="0" w:color="auto"/>
        <w:left w:val="none" w:sz="0" w:space="0" w:color="auto"/>
        <w:bottom w:val="none" w:sz="0" w:space="0" w:color="auto"/>
        <w:right w:val="none" w:sz="0" w:space="0" w:color="auto"/>
      </w:divBdr>
    </w:div>
    <w:div w:id="1458380022">
      <w:marLeft w:val="640"/>
      <w:marRight w:val="0"/>
      <w:marTop w:val="0"/>
      <w:marBottom w:val="0"/>
      <w:divBdr>
        <w:top w:val="none" w:sz="0" w:space="0" w:color="auto"/>
        <w:left w:val="none" w:sz="0" w:space="0" w:color="auto"/>
        <w:bottom w:val="none" w:sz="0" w:space="0" w:color="auto"/>
        <w:right w:val="none" w:sz="0" w:space="0" w:color="auto"/>
      </w:divBdr>
    </w:div>
    <w:div w:id="1458448973">
      <w:marLeft w:val="640"/>
      <w:marRight w:val="0"/>
      <w:marTop w:val="0"/>
      <w:marBottom w:val="0"/>
      <w:divBdr>
        <w:top w:val="none" w:sz="0" w:space="0" w:color="auto"/>
        <w:left w:val="none" w:sz="0" w:space="0" w:color="auto"/>
        <w:bottom w:val="none" w:sz="0" w:space="0" w:color="auto"/>
        <w:right w:val="none" w:sz="0" w:space="0" w:color="auto"/>
      </w:divBdr>
    </w:div>
    <w:div w:id="1458449306">
      <w:marLeft w:val="640"/>
      <w:marRight w:val="0"/>
      <w:marTop w:val="0"/>
      <w:marBottom w:val="0"/>
      <w:divBdr>
        <w:top w:val="none" w:sz="0" w:space="0" w:color="auto"/>
        <w:left w:val="none" w:sz="0" w:space="0" w:color="auto"/>
        <w:bottom w:val="none" w:sz="0" w:space="0" w:color="auto"/>
        <w:right w:val="none" w:sz="0" w:space="0" w:color="auto"/>
      </w:divBdr>
    </w:div>
    <w:div w:id="1458455381">
      <w:marLeft w:val="640"/>
      <w:marRight w:val="0"/>
      <w:marTop w:val="0"/>
      <w:marBottom w:val="0"/>
      <w:divBdr>
        <w:top w:val="none" w:sz="0" w:space="0" w:color="auto"/>
        <w:left w:val="none" w:sz="0" w:space="0" w:color="auto"/>
        <w:bottom w:val="none" w:sz="0" w:space="0" w:color="auto"/>
        <w:right w:val="none" w:sz="0" w:space="0" w:color="auto"/>
      </w:divBdr>
    </w:div>
    <w:div w:id="1458527763">
      <w:marLeft w:val="640"/>
      <w:marRight w:val="0"/>
      <w:marTop w:val="0"/>
      <w:marBottom w:val="0"/>
      <w:divBdr>
        <w:top w:val="none" w:sz="0" w:space="0" w:color="auto"/>
        <w:left w:val="none" w:sz="0" w:space="0" w:color="auto"/>
        <w:bottom w:val="none" w:sz="0" w:space="0" w:color="auto"/>
        <w:right w:val="none" w:sz="0" w:space="0" w:color="auto"/>
      </w:divBdr>
    </w:div>
    <w:div w:id="1458599439">
      <w:marLeft w:val="640"/>
      <w:marRight w:val="0"/>
      <w:marTop w:val="0"/>
      <w:marBottom w:val="0"/>
      <w:divBdr>
        <w:top w:val="none" w:sz="0" w:space="0" w:color="auto"/>
        <w:left w:val="none" w:sz="0" w:space="0" w:color="auto"/>
        <w:bottom w:val="none" w:sz="0" w:space="0" w:color="auto"/>
        <w:right w:val="none" w:sz="0" w:space="0" w:color="auto"/>
      </w:divBdr>
    </w:div>
    <w:div w:id="1458639481">
      <w:marLeft w:val="640"/>
      <w:marRight w:val="0"/>
      <w:marTop w:val="0"/>
      <w:marBottom w:val="0"/>
      <w:divBdr>
        <w:top w:val="none" w:sz="0" w:space="0" w:color="auto"/>
        <w:left w:val="none" w:sz="0" w:space="0" w:color="auto"/>
        <w:bottom w:val="none" w:sz="0" w:space="0" w:color="auto"/>
        <w:right w:val="none" w:sz="0" w:space="0" w:color="auto"/>
      </w:divBdr>
    </w:div>
    <w:div w:id="1458720648">
      <w:marLeft w:val="640"/>
      <w:marRight w:val="0"/>
      <w:marTop w:val="0"/>
      <w:marBottom w:val="0"/>
      <w:divBdr>
        <w:top w:val="none" w:sz="0" w:space="0" w:color="auto"/>
        <w:left w:val="none" w:sz="0" w:space="0" w:color="auto"/>
        <w:bottom w:val="none" w:sz="0" w:space="0" w:color="auto"/>
        <w:right w:val="none" w:sz="0" w:space="0" w:color="auto"/>
      </w:divBdr>
    </w:div>
    <w:div w:id="1458912491">
      <w:marLeft w:val="640"/>
      <w:marRight w:val="0"/>
      <w:marTop w:val="0"/>
      <w:marBottom w:val="0"/>
      <w:divBdr>
        <w:top w:val="none" w:sz="0" w:space="0" w:color="auto"/>
        <w:left w:val="none" w:sz="0" w:space="0" w:color="auto"/>
        <w:bottom w:val="none" w:sz="0" w:space="0" w:color="auto"/>
        <w:right w:val="none" w:sz="0" w:space="0" w:color="auto"/>
      </w:divBdr>
    </w:div>
    <w:div w:id="1458985257">
      <w:marLeft w:val="640"/>
      <w:marRight w:val="0"/>
      <w:marTop w:val="0"/>
      <w:marBottom w:val="0"/>
      <w:divBdr>
        <w:top w:val="none" w:sz="0" w:space="0" w:color="auto"/>
        <w:left w:val="none" w:sz="0" w:space="0" w:color="auto"/>
        <w:bottom w:val="none" w:sz="0" w:space="0" w:color="auto"/>
        <w:right w:val="none" w:sz="0" w:space="0" w:color="auto"/>
      </w:divBdr>
    </w:div>
    <w:div w:id="1459033028">
      <w:marLeft w:val="640"/>
      <w:marRight w:val="0"/>
      <w:marTop w:val="0"/>
      <w:marBottom w:val="0"/>
      <w:divBdr>
        <w:top w:val="none" w:sz="0" w:space="0" w:color="auto"/>
        <w:left w:val="none" w:sz="0" w:space="0" w:color="auto"/>
        <w:bottom w:val="none" w:sz="0" w:space="0" w:color="auto"/>
        <w:right w:val="none" w:sz="0" w:space="0" w:color="auto"/>
      </w:divBdr>
    </w:div>
    <w:div w:id="1459034235">
      <w:marLeft w:val="640"/>
      <w:marRight w:val="0"/>
      <w:marTop w:val="0"/>
      <w:marBottom w:val="0"/>
      <w:divBdr>
        <w:top w:val="none" w:sz="0" w:space="0" w:color="auto"/>
        <w:left w:val="none" w:sz="0" w:space="0" w:color="auto"/>
        <w:bottom w:val="none" w:sz="0" w:space="0" w:color="auto"/>
        <w:right w:val="none" w:sz="0" w:space="0" w:color="auto"/>
      </w:divBdr>
    </w:div>
    <w:div w:id="1459059138">
      <w:marLeft w:val="640"/>
      <w:marRight w:val="0"/>
      <w:marTop w:val="0"/>
      <w:marBottom w:val="0"/>
      <w:divBdr>
        <w:top w:val="none" w:sz="0" w:space="0" w:color="auto"/>
        <w:left w:val="none" w:sz="0" w:space="0" w:color="auto"/>
        <w:bottom w:val="none" w:sz="0" w:space="0" w:color="auto"/>
        <w:right w:val="none" w:sz="0" w:space="0" w:color="auto"/>
      </w:divBdr>
    </w:div>
    <w:div w:id="1459059561">
      <w:marLeft w:val="640"/>
      <w:marRight w:val="0"/>
      <w:marTop w:val="0"/>
      <w:marBottom w:val="0"/>
      <w:divBdr>
        <w:top w:val="none" w:sz="0" w:space="0" w:color="auto"/>
        <w:left w:val="none" w:sz="0" w:space="0" w:color="auto"/>
        <w:bottom w:val="none" w:sz="0" w:space="0" w:color="auto"/>
        <w:right w:val="none" w:sz="0" w:space="0" w:color="auto"/>
      </w:divBdr>
    </w:div>
    <w:div w:id="1459102528">
      <w:marLeft w:val="640"/>
      <w:marRight w:val="0"/>
      <w:marTop w:val="0"/>
      <w:marBottom w:val="0"/>
      <w:divBdr>
        <w:top w:val="none" w:sz="0" w:space="0" w:color="auto"/>
        <w:left w:val="none" w:sz="0" w:space="0" w:color="auto"/>
        <w:bottom w:val="none" w:sz="0" w:space="0" w:color="auto"/>
        <w:right w:val="none" w:sz="0" w:space="0" w:color="auto"/>
      </w:divBdr>
    </w:div>
    <w:div w:id="1459105704">
      <w:marLeft w:val="640"/>
      <w:marRight w:val="0"/>
      <w:marTop w:val="0"/>
      <w:marBottom w:val="0"/>
      <w:divBdr>
        <w:top w:val="none" w:sz="0" w:space="0" w:color="auto"/>
        <w:left w:val="none" w:sz="0" w:space="0" w:color="auto"/>
        <w:bottom w:val="none" w:sz="0" w:space="0" w:color="auto"/>
        <w:right w:val="none" w:sz="0" w:space="0" w:color="auto"/>
      </w:divBdr>
    </w:div>
    <w:div w:id="1459253748">
      <w:marLeft w:val="640"/>
      <w:marRight w:val="0"/>
      <w:marTop w:val="0"/>
      <w:marBottom w:val="0"/>
      <w:divBdr>
        <w:top w:val="none" w:sz="0" w:space="0" w:color="auto"/>
        <w:left w:val="none" w:sz="0" w:space="0" w:color="auto"/>
        <w:bottom w:val="none" w:sz="0" w:space="0" w:color="auto"/>
        <w:right w:val="none" w:sz="0" w:space="0" w:color="auto"/>
      </w:divBdr>
    </w:div>
    <w:div w:id="1459256995">
      <w:marLeft w:val="640"/>
      <w:marRight w:val="0"/>
      <w:marTop w:val="0"/>
      <w:marBottom w:val="0"/>
      <w:divBdr>
        <w:top w:val="none" w:sz="0" w:space="0" w:color="auto"/>
        <w:left w:val="none" w:sz="0" w:space="0" w:color="auto"/>
        <w:bottom w:val="none" w:sz="0" w:space="0" w:color="auto"/>
        <w:right w:val="none" w:sz="0" w:space="0" w:color="auto"/>
      </w:divBdr>
    </w:div>
    <w:div w:id="1459297970">
      <w:marLeft w:val="640"/>
      <w:marRight w:val="0"/>
      <w:marTop w:val="0"/>
      <w:marBottom w:val="0"/>
      <w:divBdr>
        <w:top w:val="none" w:sz="0" w:space="0" w:color="auto"/>
        <w:left w:val="none" w:sz="0" w:space="0" w:color="auto"/>
        <w:bottom w:val="none" w:sz="0" w:space="0" w:color="auto"/>
        <w:right w:val="none" w:sz="0" w:space="0" w:color="auto"/>
      </w:divBdr>
    </w:div>
    <w:div w:id="1459491927">
      <w:marLeft w:val="640"/>
      <w:marRight w:val="0"/>
      <w:marTop w:val="0"/>
      <w:marBottom w:val="0"/>
      <w:divBdr>
        <w:top w:val="none" w:sz="0" w:space="0" w:color="auto"/>
        <w:left w:val="none" w:sz="0" w:space="0" w:color="auto"/>
        <w:bottom w:val="none" w:sz="0" w:space="0" w:color="auto"/>
        <w:right w:val="none" w:sz="0" w:space="0" w:color="auto"/>
      </w:divBdr>
    </w:div>
    <w:div w:id="1459492483">
      <w:marLeft w:val="640"/>
      <w:marRight w:val="0"/>
      <w:marTop w:val="0"/>
      <w:marBottom w:val="0"/>
      <w:divBdr>
        <w:top w:val="none" w:sz="0" w:space="0" w:color="auto"/>
        <w:left w:val="none" w:sz="0" w:space="0" w:color="auto"/>
        <w:bottom w:val="none" w:sz="0" w:space="0" w:color="auto"/>
        <w:right w:val="none" w:sz="0" w:space="0" w:color="auto"/>
      </w:divBdr>
    </w:div>
    <w:div w:id="1459494468">
      <w:marLeft w:val="640"/>
      <w:marRight w:val="0"/>
      <w:marTop w:val="0"/>
      <w:marBottom w:val="0"/>
      <w:divBdr>
        <w:top w:val="none" w:sz="0" w:space="0" w:color="auto"/>
        <w:left w:val="none" w:sz="0" w:space="0" w:color="auto"/>
        <w:bottom w:val="none" w:sz="0" w:space="0" w:color="auto"/>
        <w:right w:val="none" w:sz="0" w:space="0" w:color="auto"/>
      </w:divBdr>
    </w:div>
    <w:div w:id="1459564997">
      <w:marLeft w:val="640"/>
      <w:marRight w:val="0"/>
      <w:marTop w:val="0"/>
      <w:marBottom w:val="0"/>
      <w:divBdr>
        <w:top w:val="none" w:sz="0" w:space="0" w:color="auto"/>
        <w:left w:val="none" w:sz="0" w:space="0" w:color="auto"/>
        <w:bottom w:val="none" w:sz="0" w:space="0" w:color="auto"/>
        <w:right w:val="none" w:sz="0" w:space="0" w:color="auto"/>
      </w:divBdr>
    </w:div>
    <w:div w:id="1459566405">
      <w:marLeft w:val="640"/>
      <w:marRight w:val="0"/>
      <w:marTop w:val="0"/>
      <w:marBottom w:val="0"/>
      <w:divBdr>
        <w:top w:val="none" w:sz="0" w:space="0" w:color="auto"/>
        <w:left w:val="none" w:sz="0" w:space="0" w:color="auto"/>
        <w:bottom w:val="none" w:sz="0" w:space="0" w:color="auto"/>
        <w:right w:val="none" w:sz="0" w:space="0" w:color="auto"/>
      </w:divBdr>
    </w:div>
    <w:div w:id="1459570806">
      <w:marLeft w:val="640"/>
      <w:marRight w:val="0"/>
      <w:marTop w:val="0"/>
      <w:marBottom w:val="0"/>
      <w:divBdr>
        <w:top w:val="none" w:sz="0" w:space="0" w:color="auto"/>
        <w:left w:val="none" w:sz="0" w:space="0" w:color="auto"/>
        <w:bottom w:val="none" w:sz="0" w:space="0" w:color="auto"/>
        <w:right w:val="none" w:sz="0" w:space="0" w:color="auto"/>
      </w:divBdr>
    </w:div>
    <w:div w:id="1459687120">
      <w:marLeft w:val="640"/>
      <w:marRight w:val="0"/>
      <w:marTop w:val="0"/>
      <w:marBottom w:val="0"/>
      <w:divBdr>
        <w:top w:val="none" w:sz="0" w:space="0" w:color="auto"/>
        <w:left w:val="none" w:sz="0" w:space="0" w:color="auto"/>
        <w:bottom w:val="none" w:sz="0" w:space="0" w:color="auto"/>
        <w:right w:val="none" w:sz="0" w:space="0" w:color="auto"/>
      </w:divBdr>
    </w:div>
    <w:div w:id="1459763600">
      <w:marLeft w:val="640"/>
      <w:marRight w:val="0"/>
      <w:marTop w:val="0"/>
      <w:marBottom w:val="0"/>
      <w:divBdr>
        <w:top w:val="none" w:sz="0" w:space="0" w:color="auto"/>
        <w:left w:val="none" w:sz="0" w:space="0" w:color="auto"/>
        <w:bottom w:val="none" w:sz="0" w:space="0" w:color="auto"/>
        <w:right w:val="none" w:sz="0" w:space="0" w:color="auto"/>
      </w:divBdr>
    </w:div>
    <w:div w:id="1459837098">
      <w:marLeft w:val="640"/>
      <w:marRight w:val="0"/>
      <w:marTop w:val="0"/>
      <w:marBottom w:val="0"/>
      <w:divBdr>
        <w:top w:val="none" w:sz="0" w:space="0" w:color="auto"/>
        <w:left w:val="none" w:sz="0" w:space="0" w:color="auto"/>
        <w:bottom w:val="none" w:sz="0" w:space="0" w:color="auto"/>
        <w:right w:val="none" w:sz="0" w:space="0" w:color="auto"/>
      </w:divBdr>
    </w:div>
    <w:div w:id="1459838401">
      <w:marLeft w:val="640"/>
      <w:marRight w:val="0"/>
      <w:marTop w:val="0"/>
      <w:marBottom w:val="0"/>
      <w:divBdr>
        <w:top w:val="none" w:sz="0" w:space="0" w:color="auto"/>
        <w:left w:val="none" w:sz="0" w:space="0" w:color="auto"/>
        <w:bottom w:val="none" w:sz="0" w:space="0" w:color="auto"/>
        <w:right w:val="none" w:sz="0" w:space="0" w:color="auto"/>
      </w:divBdr>
    </w:div>
    <w:div w:id="1459881668">
      <w:marLeft w:val="640"/>
      <w:marRight w:val="0"/>
      <w:marTop w:val="0"/>
      <w:marBottom w:val="0"/>
      <w:divBdr>
        <w:top w:val="none" w:sz="0" w:space="0" w:color="auto"/>
        <w:left w:val="none" w:sz="0" w:space="0" w:color="auto"/>
        <w:bottom w:val="none" w:sz="0" w:space="0" w:color="auto"/>
        <w:right w:val="none" w:sz="0" w:space="0" w:color="auto"/>
      </w:divBdr>
    </w:div>
    <w:div w:id="1459907737">
      <w:marLeft w:val="640"/>
      <w:marRight w:val="0"/>
      <w:marTop w:val="0"/>
      <w:marBottom w:val="0"/>
      <w:divBdr>
        <w:top w:val="none" w:sz="0" w:space="0" w:color="auto"/>
        <w:left w:val="none" w:sz="0" w:space="0" w:color="auto"/>
        <w:bottom w:val="none" w:sz="0" w:space="0" w:color="auto"/>
        <w:right w:val="none" w:sz="0" w:space="0" w:color="auto"/>
      </w:divBdr>
    </w:div>
    <w:div w:id="1459951790">
      <w:marLeft w:val="640"/>
      <w:marRight w:val="0"/>
      <w:marTop w:val="0"/>
      <w:marBottom w:val="0"/>
      <w:divBdr>
        <w:top w:val="none" w:sz="0" w:space="0" w:color="auto"/>
        <w:left w:val="none" w:sz="0" w:space="0" w:color="auto"/>
        <w:bottom w:val="none" w:sz="0" w:space="0" w:color="auto"/>
        <w:right w:val="none" w:sz="0" w:space="0" w:color="auto"/>
      </w:divBdr>
    </w:div>
    <w:div w:id="1459954608">
      <w:marLeft w:val="640"/>
      <w:marRight w:val="0"/>
      <w:marTop w:val="0"/>
      <w:marBottom w:val="0"/>
      <w:divBdr>
        <w:top w:val="none" w:sz="0" w:space="0" w:color="auto"/>
        <w:left w:val="none" w:sz="0" w:space="0" w:color="auto"/>
        <w:bottom w:val="none" w:sz="0" w:space="0" w:color="auto"/>
        <w:right w:val="none" w:sz="0" w:space="0" w:color="auto"/>
      </w:divBdr>
    </w:div>
    <w:div w:id="1460144201">
      <w:marLeft w:val="640"/>
      <w:marRight w:val="0"/>
      <w:marTop w:val="0"/>
      <w:marBottom w:val="0"/>
      <w:divBdr>
        <w:top w:val="none" w:sz="0" w:space="0" w:color="auto"/>
        <w:left w:val="none" w:sz="0" w:space="0" w:color="auto"/>
        <w:bottom w:val="none" w:sz="0" w:space="0" w:color="auto"/>
        <w:right w:val="none" w:sz="0" w:space="0" w:color="auto"/>
      </w:divBdr>
    </w:div>
    <w:div w:id="1460146173">
      <w:marLeft w:val="640"/>
      <w:marRight w:val="0"/>
      <w:marTop w:val="0"/>
      <w:marBottom w:val="0"/>
      <w:divBdr>
        <w:top w:val="none" w:sz="0" w:space="0" w:color="auto"/>
        <w:left w:val="none" w:sz="0" w:space="0" w:color="auto"/>
        <w:bottom w:val="none" w:sz="0" w:space="0" w:color="auto"/>
        <w:right w:val="none" w:sz="0" w:space="0" w:color="auto"/>
      </w:divBdr>
    </w:div>
    <w:div w:id="1460151776">
      <w:marLeft w:val="640"/>
      <w:marRight w:val="0"/>
      <w:marTop w:val="0"/>
      <w:marBottom w:val="0"/>
      <w:divBdr>
        <w:top w:val="none" w:sz="0" w:space="0" w:color="auto"/>
        <w:left w:val="none" w:sz="0" w:space="0" w:color="auto"/>
        <w:bottom w:val="none" w:sz="0" w:space="0" w:color="auto"/>
        <w:right w:val="none" w:sz="0" w:space="0" w:color="auto"/>
      </w:divBdr>
    </w:div>
    <w:div w:id="1460222715">
      <w:marLeft w:val="640"/>
      <w:marRight w:val="0"/>
      <w:marTop w:val="0"/>
      <w:marBottom w:val="0"/>
      <w:divBdr>
        <w:top w:val="none" w:sz="0" w:space="0" w:color="auto"/>
        <w:left w:val="none" w:sz="0" w:space="0" w:color="auto"/>
        <w:bottom w:val="none" w:sz="0" w:space="0" w:color="auto"/>
        <w:right w:val="none" w:sz="0" w:space="0" w:color="auto"/>
      </w:divBdr>
    </w:div>
    <w:div w:id="1460340139">
      <w:marLeft w:val="640"/>
      <w:marRight w:val="0"/>
      <w:marTop w:val="0"/>
      <w:marBottom w:val="0"/>
      <w:divBdr>
        <w:top w:val="none" w:sz="0" w:space="0" w:color="auto"/>
        <w:left w:val="none" w:sz="0" w:space="0" w:color="auto"/>
        <w:bottom w:val="none" w:sz="0" w:space="0" w:color="auto"/>
        <w:right w:val="none" w:sz="0" w:space="0" w:color="auto"/>
      </w:divBdr>
    </w:div>
    <w:div w:id="1460418941">
      <w:marLeft w:val="640"/>
      <w:marRight w:val="0"/>
      <w:marTop w:val="0"/>
      <w:marBottom w:val="0"/>
      <w:divBdr>
        <w:top w:val="none" w:sz="0" w:space="0" w:color="auto"/>
        <w:left w:val="none" w:sz="0" w:space="0" w:color="auto"/>
        <w:bottom w:val="none" w:sz="0" w:space="0" w:color="auto"/>
        <w:right w:val="none" w:sz="0" w:space="0" w:color="auto"/>
      </w:divBdr>
    </w:div>
    <w:div w:id="1460492096">
      <w:marLeft w:val="640"/>
      <w:marRight w:val="0"/>
      <w:marTop w:val="0"/>
      <w:marBottom w:val="0"/>
      <w:divBdr>
        <w:top w:val="none" w:sz="0" w:space="0" w:color="auto"/>
        <w:left w:val="none" w:sz="0" w:space="0" w:color="auto"/>
        <w:bottom w:val="none" w:sz="0" w:space="0" w:color="auto"/>
        <w:right w:val="none" w:sz="0" w:space="0" w:color="auto"/>
      </w:divBdr>
    </w:div>
    <w:div w:id="1460495494">
      <w:marLeft w:val="640"/>
      <w:marRight w:val="0"/>
      <w:marTop w:val="0"/>
      <w:marBottom w:val="0"/>
      <w:divBdr>
        <w:top w:val="none" w:sz="0" w:space="0" w:color="auto"/>
        <w:left w:val="none" w:sz="0" w:space="0" w:color="auto"/>
        <w:bottom w:val="none" w:sz="0" w:space="0" w:color="auto"/>
        <w:right w:val="none" w:sz="0" w:space="0" w:color="auto"/>
      </w:divBdr>
    </w:div>
    <w:div w:id="1460562507">
      <w:marLeft w:val="640"/>
      <w:marRight w:val="0"/>
      <w:marTop w:val="0"/>
      <w:marBottom w:val="0"/>
      <w:divBdr>
        <w:top w:val="none" w:sz="0" w:space="0" w:color="auto"/>
        <w:left w:val="none" w:sz="0" w:space="0" w:color="auto"/>
        <w:bottom w:val="none" w:sz="0" w:space="0" w:color="auto"/>
        <w:right w:val="none" w:sz="0" w:space="0" w:color="auto"/>
      </w:divBdr>
    </w:div>
    <w:div w:id="1460606451">
      <w:marLeft w:val="640"/>
      <w:marRight w:val="0"/>
      <w:marTop w:val="0"/>
      <w:marBottom w:val="0"/>
      <w:divBdr>
        <w:top w:val="none" w:sz="0" w:space="0" w:color="auto"/>
        <w:left w:val="none" w:sz="0" w:space="0" w:color="auto"/>
        <w:bottom w:val="none" w:sz="0" w:space="0" w:color="auto"/>
        <w:right w:val="none" w:sz="0" w:space="0" w:color="auto"/>
      </w:divBdr>
    </w:div>
    <w:div w:id="1460608437">
      <w:marLeft w:val="640"/>
      <w:marRight w:val="0"/>
      <w:marTop w:val="0"/>
      <w:marBottom w:val="0"/>
      <w:divBdr>
        <w:top w:val="none" w:sz="0" w:space="0" w:color="auto"/>
        <w:left w:val="none" w:sz="0" w:space="0" w:color="auto"/>
        <w:bottom w:val="none" w:sz="0" w:space="0" w:color="auto"/>
        <w:right w:val="none" w:sz="0" w:space="0" w:color="auto"/>
      </w:divBdr>
    </w:div>
    <w:div w:id="1460614358">
      <w:marLeft w:val="640"/>
      <w:marRight w:val="0"/>
      <w:marTop w:val="0"/>
      <w:marBottom w:val="0"/>
      <w:divBdr>
        <w:top w:val="none" w:sz="0" w:space="0" w:color="auto"/>
        <w:left w:val="none" w:sz="0" w:space="0" w:color="auto"/>
        <w:bottom w:val="none" w:sz="0" w:space="0" w:color="auto"/>
        <w:right w:val="none" w:sz="0" w:space="0" w:color="auto"/>
      </w:divBdr>
    </w:div>
    <w:div w:id="1460614534">
      <w:marLeft w:val="640"/>
      <w:marRight w:val="0"/>
      <w:marTop w:val="0"/>
      <w:marBottom w:val="0"/>
      <w:divBdr>
        <w:top w:val="none" w:sz="0" w:space="0" w:color="auto"/>
        <w:left w:val="none" w:sz="0" w:space="0" w:color="auto"/>
        <w:bottom w:val="none" w:sz="0" w:space="0" w:color="auto"/>
        <w:right w:val="none" w:sz="0" w:space="0" w:color="auto"/>
      </w:divBdr>
    </w:div>
    <w:div w:id="1460761279">
      <w:marLeft w:val="640"/>
      <w:marRight w:val="0"/>
      <w:marTop w:val="0"/>
      <w:marBottom w:val="0"/>
      <w:divBdr>
        <w:top w:val="none" w:sz="0" w:space="0" w:color="auto"/>
        <w:left w:val="none" w:sz="0" w:space="0" w:color="auto"/>
        <w:bottom w:val="none" w:sz="0" w:space="0" w:color="auto"/>
        <w:right w:val="none" w:sz="0" w:space="0" w:color="auto"/>
      </w:divBdr>
    </w:div>
    <w:div w:id="1460798694">
      <w:marLeft w:val="640"/>
      <w:marRight w:val="0"/>
      <w:marTop w:val="0"/>
      <w:marBottom w:val="0"/>
      <w:divBdr>
        <w:top w:val="none" w:sz="0" w:space="0" w:color="auto"/>
        <w:left w:val="none" w:sz="0" w:space="0" w:color="auto"/>
        <w:bottom w:val="none" w:sz="0" w:space="0" w:color="auto"/>
        <w:right w:val="none" w:sz="0" w:space="0" w:color="auto"/>
      </w:divBdr>
    </w:div>
    <w:div w:id="1460874693">
      <w:marLeft w:val="640"/>
      <w:marRight w:val="0"/>
      <w:marTop w:val="0"/>
      <w:marBottom w:val="0"/>
      <w:divBdr>
        <w:top w:val="none" w:sz="0" w:space="0" w:color="auto"/>
        <w:left w:val="none" w:sz="0" w:space="0" w:color="auto"/>
        <w:bottom w:val="none" w:sz="0" w:space="0" w:color="auto"/>
        <w:right w:val="none" w:sz="0" w:space="0" w:color="auto"/>
      </w:divBdr>
    </w:div>
    <w:div w:id="1460882995">
      <w:marLeft w:val="640"/>
      <w:marRight w:val="0"/>
      <w:marTop w:val="0"/>
      <w:marBottom w:val="0"/>
      <w:divBdr>
        <w:top w:val="none" w:sz="0" w:space="0" w:color="auto"/>
        <w:left w:val="none" w:sz="0" w:space="0" w:color="auto"/>
        <w:bottom w:val="none" w:sz="0" w:space="0" w:color="auto"/>
        <w:right w:val="none" w:sz="0" w:space="0" w:color="auto"/>
      </w:divBdr>
    </w:div>
    <w:div w:id="1460883291">
      <w:marLeft w:val="640"/>
      <w:marRight w:val="0"/>
      <w:marTop w:val="0"/>
      <w:marBottom w:val="0"/>
      <w:divBdr>
        <w:top w:val="none" w:sz="0" w:space="0" w:color="auto"/>
        <w:left w:val="none" w:sz="0" w:space="0" w:color="auto"/>
        <w:bottom w:val="none" w:sz="0" w:space="0" w:color="auto"/>
        <w:right w:val="none" w:sz="0" w:space="0" w:color="auto"/>
      </w:divBdr>
    </w:div>
    <w:div w:id="1460995701">
      <w:marLeft w:val="640"/>
      <w:marRight w:val="0"/>
      <w:marTop w:val="0"/>
      <w:marBottom w:val="0"/>
      <w:divBdr>
        <w:top w:val="none" w:sz="0" w:space="0" w:color="auto"/>
        <w:left w:val="none" w:sz="0" w:space="0" w:color="auto"/>
        <w:bottom w:val="none" w:sz="0" w:space="0" w:color="auto"/>
        <w:right w:val="none" w:sz="0" w:space="0" w:color="auto"/>
      </w:divBdr>
    </w:div>
    <w:div w:id="1461026082">
      <w:marLeft w:val="640"/>
      <w:marRight w:val="0"/>
      <w:marTop w:val="0"/>
      <w:marBottom w:val="0"/>
      <w:divBdr>
        <w:top w:val="none" w:sz="0" w:space="0" w:color="auto"/>
        <w:left w:val="none" w:sz="0" w:space="0" w:color="auto"/>
        <w:bottom w:val="none" w:sz="0" w:space="0" w:color="auto"/>
        <w:right w:val="none" w:sz="0" w:space="0" w:color="auto"/>
      </w:divBdr>
    </w:div>
    <w:div w:id="1461341505">
      <w:marLeft w:val="640"/>
      <w:marRight w:val="0"/>
      <w:marTop w:val="0"/>
      <w:marBottom w:val="0"/>
      <w:divBdr>
        <w:top w:val="none" w:sz="0" w:space="0" w:color="auto"/>
        <w:left w:val="none" w:sz="0" w:space="0" w:color="auto"/>
        <w:bottom w:val="none" w:sz="0" w:space="0" w:color="auto"/>
        <w:right w:val="none" w:sz="0" w:space="0" w:color="auto"/>
      </w:divBdr>
    </w:div>
    <w:div w:id="1461412302">
      <w:marLeft w:val="640"/>
      <w:marRight w:val="0"/>
      <w:marTop w:val="0"/>
      <w:marBottom w:val="0"/>
      <w:divBdr>
        <w:top w:val="none" w:sz="0" w:space="0" w:color="auto"/>
        <w:left w:val="none" w:sz="0" w:space="0" w:color="auto"/>
        <w:bottom w:val="none" w:sz="0" w:space="0" w:color="auto"/>
        <w:right w:val="none" w:sz="0" w:space="0" w:color="auto"/>
      </w:divBdr>
    </w:div>
    <w:div w:id="1461412453">
      <w:marLeft w:val="640"/>
      <w:marRight w:val="0"/>
      <w:marTop w:val="0"/>
      <w:marBottom w:val="0"/>
      <w:divBdr>
        <w:top w:val="none" w:sz="0" w:space="0" w:color="auto"/>
        <w:left w:val="none" w:sz="0" w:space="0" w:color="auto"/>
        <w:bottom w:val="none" w:sz="0" w:space="0" w:color="auto"/>
        <w:right w:val="none" w:sz="0" w:space="0" w:color="auto"/>
      </w:divBdr>
    </w:div>
    <w:div w:id="1461417013">
      <w:marLeft w:val="640"/>
      <w:marRight w:val="0"/>
      <w:marTop w:val="0"/>
      <w:marBottom w:val="0"/>
      <w:divBdr>
        <w:top w:val="none" w:sz="0" w:space="0" w:color="auto"/>
        <w:left w:val="none" w:sz="0" w:space="0" w:color="auto"/>
        <w:bottom w:val="none" w:sz="0" w:space="0" w:color="auto"/>
        <w:right w:val="none" w:sz="0" w:space="0" w:color="auto"/>
      </w:divBdr>
    </w:div>
    <w:div w:id="1461458748">
      <w:marLeft w:val="640"/>
      <w:marRight w:val="0"/>
      <w:marTop w:val="0"/>
      <w:marBottom w:val="0"/>
      <w:divBdr>
        <w:top w:val="none" w:sz="0" w:space="0" w:color="auto"/>
        <w:left w:val="none" w:sz="0" w:space="0" w:color="auto"/>
        <w:bottom w:val="none" w:sz="0" w:space="0" w:color="auto"/>
        <w:right w:val="none" w:sz="0" w:space="0" w:color="auto"/>
      </w:divBdr>
    </w:div>
    <w:div w:id="1461531250">
      <w:marLeft w:val="640"/>
      <w:marRight w:val="0"/>
      <w:marTop w:val="0"/>
      <w:marBottom w:val="0"/>
      <w:divBdr>
        <w:top w:val="none" w:sz="0" w:space="0" w:color="auto"/>
        <w:left w:val="none" w:sz="0" w:space="0" w:color="auto"/>
        <w:bottom w:val="none" w:sz="0" w:space="0" w:color="auto"/>
        <w:right w:val="none" w:sz="0" w:space="0" w:color="auto"/>
      </w:divBdr>
    </w:div>
    <w:div w:id="1461533319">
      <w:marLeft w:val="640"/>
      <w:marRight w:val="0"/>
      <w:marTop w:val="0"/>
      <w:marBottom w:val="0"/>
      <w:divBdr>
        <w:top w:val="none" w:sz="0" w:space="0" w:color="auto"/>
        <w:left w:val="none" w:sz="0" w:space="0" w:color="auto"/>
        <w:bottom w:val="none" w:sz="0" w:space="0" w:color="auto"/>
        <w:right w:val="none" w:sz="0" w:space="0" w:color="auto"/>
      </w:divBdr>
    </w:div>
    <w:div w:id="1461536318">
      <w:marLeft w:val="640"/>
      <w:marRight w:val="0"/>
      <w:marTop w:val="0"/>
      <w:marBottom w:val="0"/>
      <w:divBdr>
        <w:top w:val="none" w:sz="0" w:space="0" w:color="auto"/>
        <w:left w:val="none" w:sz="0" w:space="0" w:color="auto"/>
        <w:bottom w:val="none" w:sz="0" w:space="0" w:color="auto"/>
        <w:right w:val="none" w:sz="0" w:space="0" w:color="auto"/>
      </w:divBdr>
    </w:div>
    <w:div w:id="1461537563">
      <w:marLeft w:val="640"/>
      <w:marRight w:val="0"/>
      <w:marTop w:val="0"/>
      <w:marBottom w:val="0"/>
      <w:divBdr>
        <w:top w:val="none" w:sz="0" w:space="0" w:color="auto"/>
        <w:left w:val="none" w:sz="0" w:space="0" w:color="auto"/>
        <w:bottom w:val="none" w:sz="0" w:space="0" w:color="auto"/>
        <w:right w:val="none" w:sz="0" w:space="0" w:color="auto"/>
      </w:divBdr>
    </w:div>
    <w:div w:id="1461611321">
      <w:marLeft w:val="640"/>
      <w:marRight w:val="0"/>
      <w:marTop w:val="0"/>
      <w:marBottom w:val="0"/>
      <w:divBdr>
        <w:top w:val="none" w:sz="0" w:space="0" w:color="auto"/>
        <w:left w:val="none" w:sz="0" w:space="0" w:color="auto"/>
        <w:bottom w:val="none" w:sz="0" w:space="0" w:color="auto"/>
        <w:right w:val="none" w:sz="0" w:space="0" w:color="auto"/>
      </w:divBdr>
    </w:div>
    <w:div w:id="1461723674">
      <w:marLeft w:val="640"/>
      <w:marRight w:val="0"/>
      <w:marTop w:val="0"/>
      <w:marBottom w:val="0"/>
      <w:divBdr>
        <w:top w:val="none" w:sz="0" w:space="0" w:color="auto"/>
        <w:left w:val="none" w:sz="0" w:space="0" w:color="auto"/>
        <w:bottom w:val="none" w:sz="0" w:space="0" w:color="auto"/>
        <w:right w:val="none" w:sz="0" w:space="0" w:color="auto"/>
      </w:divBdr>
    </w:div>
    <w:div w:id="1461728298">
      <w:marLeft w:val="640"/>
      <w:marRight w:val="0"/>
      <w:marTop w:val="0"/>
      <w:marBottom w:val="0"/>
      <w:divBdr>
        <w:top w:val="none" w:sz="0" w:space="0" w:color="auto"/>
        <w:left w:val="none" w:sz="0" w:space="0" w:color="auto"/>
        <w:bottom w:val="none" w:sz="0" w:space="0" w:color="auto"/>
        <w:right w:val="none" w:sz="0" w:space="0" w:color="auto"/>
      </w:divBdr>
    </w:div>
    <w:div w:id="1461729313">
      <w:marLeft w:val="640"/>
      <w:marRight w:val="0"/>
      <w:marTop w:val="0"/>
      <w:marBottom w:val="0"/>
      <w:divBdr>
        <w:top w:val="none" w:sz="0" w:space="0" w:color="auto"/>
        <w:left w:val="none" w:sz="0" w:space="0" w:color="auto"/>
        <w:bottom w:val="none" w:sz="0" w:space="0" w:color="auto"/>
        <w:right w:val="none" w:sz="0" w:space="0" w:color="auto"/>
      </w:divBdr>
    </w:div>
    <w:div w:id="1461800967">
      <w:bodyDiv w:val="1"/>
      <w:marLeft w:val="0"/>
      <w:marRight w:val="0"/>
      <w:marTop w:val="0"/>
      <w:marBottom w:val="0"/>
      <w:divBdr>
        <w:top w:val="none" w:sz="0" w:space="0" w:color="auto"/>
        <w:left w:val="none" w:sz="0" w:space="0" w:color="auto"/>
        <w:bottom w:val="none" w:sz="0" w:space="0" w:color="auto"/>
        <w:right w:val="none" w:sz="0" w:space="0" w:color="auto"/>
      </w:divBdr>
      <w:divsChild>
        <w:div w:id="67384344">
          <w:marLeft w:val="640"/>
          <w:marRight w:val="0"/>
          <w:marTop w:val="0"/>
          <w:marBottom w:val="0"/>
          <w:divBdr>
            <w:top w:val="none" w:sz="0" w:space="0" w:color="auto"/>
            <w:left w:val="none" w:sz="0" w:space="0" w:color="auto"/>
            <w:bottom w:val="none" w:sz="0" w:space="0" w:color="auto"/>
            <w:right w:val="none" w:sz="0" w:space="0" w:color="auto"/>
          </w:divBdr>
        </w:div>
        <w:div w:id="140390574">
          <w:marLeft w:val="640"/>
          <w:marRight w:val="0"/>
          <w:marTop w:val="0"/>
          <w:marBottom w:val="0"/>
          <w:divBdr>
            <w:top w:val="none" w:sz="0" w:space="0" w:color="auto"/>
            <w:left w:val="none" w:sz="0" w:space="0" w:color="auto"/>
            <w:bottom w:val="none" w:sz="0" w:space="0" w:color="auto"/>
            <w:right w:val="none" w:sz="0" w:space="0" w:color="auto"/>
          </w:divBdr>
        </w:div>
        <w:div w:id="153106035">
          <w:marLeft w:val="640"/>
          <w:marRight w:val="0"/>
          <w:marTop w:val="0"/>
          <w:marBottom w:val="0"/>
          <w:divBdr>
            <w:top w:val="none" w:sz="0" w:space="0" w:color="auto"/>
            <w:left w:val="none" w:sz="0" w:space="0" w:color="auto"/>
            <w:bottom w:val="none" w:sz="0" w:space="0" w:color="auto"/>
            <w:right w:val="none" w:sz="0" w:space="0" w:color="auto"/>
          </w:divBdr>
        </w:div>
        <w:div w:id="208959443">
          <w:marLeft w:val="640"/>
          <w:marRight w:val="0"/>
          <w:marTop w:val="0"/>
          <w:marBottom w:val="0"/>
          <w:divBdr>
            <w:top w:val="none" w:sz="0" w:space="0" w:color="auto"/>
            <w:left w:val="none" w:sz="0" w:space="0" w:color="auto"/>
            <w:bottom w:val="none" w:sz="0" w:space="0" w:color="auto"/>
            <w:right w:val="none" w:sz="0" w:space="0" w:color="auto"/>
          </w:divBdr>
        </w:div>
        <w:div w:id="250357284">
          <w:marLeft w:val="640"/>
          <w:marRight w:val="0"/>
          <w:marTop w:val="0"/>
          <w:marBottom w:val="0"/>
          <w:divBdr>
            <w:top w:val="none" w:sz="0" w:space="0" w:color="auto"/>
            <w:left w:val="none" w:sz="0" w:space="0" w:color="auto"/>
            <w:bottom w:val="none" w:sz="0" w:space="0" w:color="auto"/>
            <w:right w:val="none" w:sz="0" w:space="0" w:color="auto"/>
          </w:divBdr>
        </w:div>
        <w:div w:id="274413775">
          <w:marLeft w:val="640"/>
          <w:marRight w:val="0"/>
          <w:marTop w:val="0"/>
          <w:marBottom w:val="0"/>
          <w:divBdr>
            <w:top w:val="none" w:sz="0" w:space="0" w:color="auto"/>
            <w:left w:val="none" w:sz="0" w:space="0" w:color="auto"/>
            <w:bottom w:val="none" w:sz="0" w:space="0" w:color="auto"/>
            <w:right w:val="none" w:sz="0" w:space="0" w:color="auto"/>
          </w:divBdr>
        </w:div>
        <w:div w:id="350036818">
          <w:marLeft w:val="640"/>
          <w:marRight w:val="0"/>
          <w:marTop w:val="0"/>
          <w:marBottom w:val="0"/>
          <w:divBdr>
            <w:top w:val="none" w:sz="0" w:space="0" w:color="auto"/>
            <w:left w:val="none" w:sz="0" w:space="0" w:color="auto"/>
            <w:bottom w:val="none" w:sz="0" w:space="0" w:color="auto"/>
            <w:right w:val="none" w:sz="0" w:space="0" w:color="auto"/>
          </w:divBdr>
        </w:div>
        <w:div w:id="355890472">
          <w:marLeft w:val="640"/>
          <w:marRight w:val="0"/>
          <w:marTop w:val="0"/>
          <w:marBottom w:val="0"/>
          <w:divBdr>
            <w:top w:val="none" w:sz="0" w:space="0" w:color="auto"/>
            <w:left w:val="none" w:sz="0" w:space="0" w:color="auto"/>
            <w:bottom w:val="none" w:sz="0" w:space="0" w:color="auto"/>
            <w:right w:val="none" w:sz="0" w:space="0" w:color="auto"/>
          </w:divBdr>
        </w:div>
        <w:div w:id="429814918">
          <w:marLeft w:val="640"/>
          <w:marRight w:val="0"/>
          <w:marTop w:val="0"/>
          <w:marBottom w:val="0"/>
          <w:divBdr>
            <w:top w:val="none" w:sz="0" w:space="0" w:color="auto"/>
            <w:left w:val="none" w:sz="0" w:space="0" w:color="auto"/>
            <w:bottom w:val="none" w:sz="0" w:space="0" w:color="auto"/>
            <w:right w:val="none" w:sz="0" w:space="0" w:color="auto"/>
          </w:divBdr>
        </w:div>
        <w:div w:id="500699755">
          <w:marLeft w:val="640"/>
          <w:marRight w:val="0"/>
          <w:marTop w:val="0"/>
          <w:marBottom w:val="0"/>
          <w:divBdr>
            <w:top w:val="none" w:sz="0" w:space="0" w:color="auto"/>
            <w:left w:val="none" w:sz="0" w:space="0" w:color="auto"/>
            <w:bottom w:val="none" w:sz="0" w:space="0" w:color="auto"/>
            <w:right w:val="none" w:sz="0" w:space="0" w:color="auto"/>
          </w:divBdr>
        </w:div>
        <w:div w:id="587807561">
          <w:marLeft w:val="640"/>
          <w:marRight w:val="0"/>
          <w:marTop w:val="0"/>
          <w:marBottom w:val="0"/>
          <w:divBdr>
            <w:top w:val="none" w:sz="0" w:space="0" w:color="auto"/>
            <w:left w:val="none" w:sz="0" w:space="0" w:color="auto"/>
            <w:bottom w:val="none" w:sz="0" w:space="0" w:color="auto"/>
            <w:right w:val="none" w:sz="0" w:space="0" w:color="auto"/>
          </w:divBdr>
        </w:div>
        <w:div w:id="605506694">
          <w:marLeft w:val="640"/>
          <w:marRight w:val="0"/>
          <w:marTop w:val="0"/>
          <w:marBottom w:val="0"/>
          <w:divBdr>
            <w:top w:val="none" w:sz="0" w:space="0" w:color="auto"/>
            <w:left w:val="none" w:sz="0" w:space="0" w:color="auto"/>
            <w:bottom w:val="none" w:sz="0" w:space="0" w:color="auto"/>
            <w:right w:val="none" w:sz="0" w:space="0" w:color="auto"/>
          </w:divBdr>
        </w:div>
        <w:div w:id="655036470">
          <w:marLeft w:val="640"/>
          <w:marRight w:val="0"/>
          <w:marTop w:val="0"/>
          <w:marBottom w:val="0"/>
          <w:divBdr>
            <w:top w:val="none" w:sz="0" w:space="0" w:color="auto"/>
            <w:left w:val="none" w:sz="0" w:space="0" w:color="auto"/>
            <w:bottom w:val="none" w:sz="0" w:space="0" w:color="auto"/>
            <w:right w:val="none" w:sz="0" w:space="0" w:color="auto"/>
          </w:divBdr>
        </w:div>
        <w:div w:id="686250361">
          <w:marLeft w:val="640"/>
          <w:marRight w:val="0"/>
          <w:marTop w:val="0"/>
          <w:marBottom w:val="0"/>
          <w:divBdr>
            <w:top w:val="none" w:sz="0" w:space="0" w:color="auto"/>
            <w:left w:val="none" w:sz="0" w:space="0" w:color="auto"/>
            <w:bottom w:val="none" w:sz="0" w:space="0" w:color="auto"/>
            <w:right w:val="none" w:sz="0" w:space="0" w:color="auto"/>
          </w:divBdr>
        </w:div>
        <w:div w:id="702444758">
          <w:marLeft w:val="640"/>
          <w:marRight w:val="0"/>
          <w:marTop w:val="0"/>
          <w:marBottom w:val="0"/>
          <w:divBdr>
            <w:top w:val="none" w:sz="0" w:space="0" w:color="auto"/>
            <w:left w:val="none" w:sz="0" w:space="0" w:color="auto"/>
            <w:bottom w:val="none" w:sz="0" w:space="0" w:color="auto"/>
            <w:right w:val="none" w:sz="0" w:space="0" w:color="auto"/>
          </w:divBdr>
        </w:div>
        <w:div w:id="825055366">
          <w:marLeft w:val="640"/>
          <w:marRight w:val="0"/>
          <w:marTop w:val="0"/>
          <w:marBottom w:val="0"/>
          <w:divBdr>
            <w:top w:val="none" w:sz="0" w:space="0" w:color="auto"/>
            <w:left w:val="none" w:sz="0" w:space="0" w:color="auto"/>
            <w:bottom w:val="none" w:sz="0" w:space="0" w:color="auto"/>
            <w:right w:val="none" w:sz="0" w:space="0" w:color="auto"/>
          </w:divBdr>
        </w:div>
        <w:div w:id="837812699">
          <w:marLeft w:val="640"/>
          <w:marRight w:val="0"/>
          <w:marTop w:val="0"/>
          <w:marBottom w:val="0"/>
          <w:divBdr>
            <w:top w:val="none" w:sz="0" w:space="0" w:color="auto"/>
            <w:left w:val="none" w:sz="0" w:space="0" w:color="auto"/>
            <w:bottom w:val="none" w:sz="0" w:space="0" w:color="auto"/>
            <w:right w:val="none" w:sz="0" w:space="0" w:color="auto"/>
          </w:divBdr>
        </w:div>
        <w:div w:id="924463063">
          <w:marLeft w:val="640"/>
          <w:marRight w:val="0"/>
          <w:marTop w:val="0"/>
          <w:marBottom w:val="0"/>
          <w:divBdr>
            <w:top w:val="none" w:sz="0" w:space="0" w:color="auto"/>
            <w:left w:val="none" w:sz="0" w:space="0" w:color="auto"/>
            <w:bottom w:val="none" w:sz="0" w:space="0" w:color="auto"/>
            <w:right w:val="none" w:sz="0" w:space="0" w:color="auto"/>
          </w:divBdr>
        </w:div>
        <w:div w:id="926231126">
          <w:marLeft w:val="640"/>
          <w:marRight w:val="0"/>
          <w:marTop w:val="0"/>
          <w:marBottom w:val="0"/>
          <w:divBdr>
            <w:top w:val="none" w:sz="0" w:space="0" w:color="auto"/>
            <w:left w:val="none" w:sz="0" w:space="0" w:color="auto"/>
            <w:bottom w:val="none" w:sz="0" w:space="0" w:color="auto"/>
            <w:right w:val="none" w:sz="0" w:space="0" w:color="auto"/>
          </w:divBdr>
        </w:div>
        <w:div w:id="1054810774">
          <w:marLeft w:val="640"/>
          <w:marRight w:val="0"/>
          <w:marTop w:val="0"/>
          <w:marBottom w:val="0"/>
          <w:divBdr>
            <w:top w:val="none" w:sz="0" w:space="0" w:color="auto"/>
            <w:left w:val="none" w:sz="0" w:space="0" w:color="auto"/>
            <w:bottom w:val="none" w:sz="0" w:space="0" w:color="auto"/>
            <w:right w:val="none" w:sz="0" w:space="0" w:color="auto"/>
          </w:divBdr>
        </w:div>
        <w:div w:id="1135022425">
          <w:marLeft w:val="640"/>
          <w:marRight w:val="0"/>
          <w:marTop w:val="0"/>
          <w:marBottom w:val="0"/>
          <w:divBdr>
            <w:top w:val="none" w:sz="0" w:space="0" w:color="auto"/>
            <w:left w:val="none" w:sz="0" w:space="0" w:color="auto"/>
            <w:bottom w:val="none" w:sz="0" w:space="0" w:color="auto"/>
            <w:right w:val="none" w:sz="0" w:space="0" w:color="auto"/>
          </w:divBdr>
        </w:div>
        <w:div w:id="1156410836">
          <w:marLeft w:val="640"/>
          <w:marRight w:val="0"/>
          <w:marTop w:val="0"/>
          <w:marBottom w:val="0"/>
          <w:divBdr>
            <w:top w:val="none" w:sz="0" w:space="0" w:color="auto"/>
            <w:left w:val="none" w:sz="0" w:space="0" w:color="auto"/>
            <w:bottom w:val="none" w:sz="0" w:space="0" w:color="auto"/>
            <w:right w:val="none" w:sz="0" w:space="0" w:color="auto"/>
          </w:divBdr>
        </w:div>
        <w:div w:id="1239363274">
          <w:marLeft w:val="640"/>
          <w:marRight w:val="0"/>
          <w:marTop w:val="0"/>
          <w:marBottom w:val="0"/>
          <w:divBdr>
            <w:top w:val="none" w:sz="0" w:space="0" w:color="auto"/>
            <w:left w:val="none" w:sz="0" w:space="0" w:color="auto"/>
            <w:bottom w:val="none" w:sz="0" w:space="0" w:color="auto"/>
            <w:right w:val="none" w:sz="0" w:space="0" w:color="auto"/>
          </w:divBdr>
        </w:div>
        <w:div w:id="1282153715">
          <w:marLeft w:val="640"/>
          <w:marRight w:val="0"/>
          <w:marTop w:val="0"/>
          <w:marBottom w:val="0"/>
          <w:divBdr>
            <w:top w:val="none" w:sz="0" w:space="0" w:color="auto"/>
            <w:left w:val="none" w:sz="0" w:space="0" w:color="auto"/>
            <w:bottom w:val="none" w:sz="0" w:space="0" w:color="auto"/>
            <w:right w:val="none" w:sz="0" w:space="0" w:color="auto"/>
          </w:divBdr>
        </w:div>
        <w:div w:id="1323967404">
          <w:marLeft w:val="640"/>
          <w:marRight w:val="0"/>
          <w:marTop w:val="0"/>
          <w:marBottom w:val="0"/>
          <w:divBdr>
            <w:top w:val="none" w:sz="0" w:space="0" w:color="auto"/>
            <w:left w:val="none" w:sz="0" w:space="0" w:color="auto"/>
            <w:bottom w:val="none" w:sz="0" w:space="0" w:color="auto"/>
            <w:right w:val="none" w:sz="0" w:space="0" w:color="auto"/>
          </w:divBdr>
        </w:div>
        <w:div w:id="1384021611">
          <w:marLeft w:val="640"/>
          <w:marRight w:val="0"/>
          <w:marTop w:val="0"/>
          <w:marBottom w:val="0"/>
          <w:divBdr>
            <w:top w:val="none" w:sz="0" w:space="0" w:color="auto"/>
            <w:left w:val="none" w:sz="0" w:space="0" w:color="auto"/>
            <w:bottom w:val="none" w:sz="0" w:space="0" w:color="auto"/>
            <w:right w:val="none" w:sz="0" w:space="0" w:color="auto"/>
          </w:divBdr>
        </w:div>
        <w:div w:id="1504277476">
          <w:marLeft w:val="640"/>
          <w:marRight w:val="0"/>
          <w:marTop w:val="0"/>
          <w:marBottom w:val="0"/>
          <w:divBdr>
            <w:top w:val="none" w:sz="0" w:space="0" w:color="auto"/>
            <w:left w:val="none" w:sz="0" w:space="0" w:color="auto"/>
            <w:bottom w:val="none" w:sz="0" w:space="0" w:color="auto"/>
            <w:right w:val="none" w:sz="0" w:space="0" w:color="auto"/>
          </w:divBdr>
        </w:div>
        <w:div w:id="1512136917">
          <w:marLeft w:val="640"/>
          <w:marRight w:val="0"/>
          <w:marTop w:val="0"/>
          <w:marBottom w:val="0"/>
          <w:divBdr>
            <w:top w:val="none" w:sz="0" w:space="0" w:color="auto"/>
            <w:left w:val="none" w:sz="0" w:space="0" w:color="auto"/>
            <w:bottom w:val="none" w:sz="0" w:space="0" w:color="auto"/>
            <w:right w:val="none" w:sz="0" w:space="0" w:color="auto"/>
          </w:divBdr>
        </w:div>
        <w:div w:id="1526796579">
          <w:marLeft w:val="640"/>
          <w:marRight w:val="0"/>
          <w:marTop w:val="0"/>
          <w:marBottom w:val="0"/>
          <w:divBdr>
            <w:top w:val="none" w:sz="0" w:space="0" w:color="auto"/>
            <w:left w:val="none" w:sz="0" w:space="0" w:color="auto"/>
            <w:bottom w:val="none" w:sz="0" w:space="0" w:color="auto"/>
            <w:right w:val="none" w:sz="0" w:space="0" w:color="auto"/>
          </w:divBdr>
        </w:div>
        <w:div w:id="1615943449">
          <w:marLeft w:val="640"/>
          <w:marRight w:val="0"/>
          <w:marTop w:val="0"/>
          <w:marBottom w:val="0"/>
          <w:divBdr>
            <w:top w:val="none" w:sz="0" w:space="0" w:color="auto"/>
            <w:left w:val="none" w:sz="0" w:space="0" w:color="auto"/>
            <w:bottom w:val="none" w:sz="0" w:space="0" w:color="auto"/>
            <w:right w:val="none" w:sz="0" w:space="0" w:color="auto"/>
          </w:divBdr>
        </w:div>
        <w:div w:id="1669089220">
          <w:marLeft w:val="640"/>
          <w:marRight w:val="0"/>
          <w:marTop w:val="0"/>
          <w:marBottom w:val="0"/>
          <w:divBdr>
            <w:top w:val="none" w:sz="0" w:space="0" w:color="auto"/>
            <w:left w:val="none" w:sz="0" w:space="0" w:color="auto"/>
            <w:bottom w:val="none" w:sz="0" w:space="0" w:color="auto"/>
            <w:right w:val="none" w:sz="0" w:space="0" w:color="auto"/>
          </w:divBdr>
        </w:div>
        <w:div w:id="1683319845">
          <w:marLeft w:val="640"/>
          <w:marRight w:val="0"/>
          <w:marTop w:val="0"/>
          <w:marBottom w:val="0"/>
          <w:divBdr>
            <w:top w:val="none" w:sz="0" w:space="0" w:color="auto"/>
            <w:left w:val="none" w:sz="0" w:space="0" w:color="auto"/>
            <w:bottom w:val="none" w:sz="0" w:space="0" w:color="auto"/>
            <w:right w:val="none" w:sz="0" w:space="0" w:color="auto"/>
          </w:divBdr>
        </w:div>
        <w:div w:id="1720591553">
          <w:marLeft w:val="640"/>
          <w:marRight w:val="0"/>
          <w:marTop w:val="0"/>
          <w:marBottom w:val="0"/>
          <w:divBdr>
            <w:top w:val="none" w:sz="0" w:space="0" w:color="auto"/>
            <w:left w:val="none" w:sz="0" w:space="0" w:color="auto"/>
            <w:bottom w:val="none" w:sz="0" w:space="0" w:color="auto"/>
            <w:right w:val="none" w:sz="0" w:space="0" w:color="auto"/>
          </w:divBdr>
        </w:div>
        <w:div w:id="1730153170">
          <w:marLeft w:val="640"/>
          <w:marRight w:val="0"/>
          <w:marTop w:val="0"/>
          <w:marBottom w:val="0"/>
          <w:divBdr>
            <w:top w:val="none" w:sz="0" w:space="0" w:color="auto"/>
            <w:left w:val="none" w:sz="0" w:space="0" w:color="auto"/>
            <w:bottom w:val="none" w:sz="0" w:space="0" w:color="auto"/>
            <w:right w:val="none" w:sz="0" w:space="0" w:color="auto"/>
          </w:divBdr>
        </w:div>
      </w:divsChild>
    </w:div>
    <w:div w:id="1461991580">
      <w:marLeft w:val="640"/>
      <w:marRight w:val="0"/>
      <w:marTop w:val="0"/>
      <w:marBottom w:val="0"/>
      <w:divBdr>
        <w:top w:val="none" w:sz="0" w:space="0" w:color="auto"/>
        <w:left w:val="none" w:sz="0" w:space="0" w:color="auto"/>
        <w:bottom w:val="none" w:sz="0" w:space="0" w:color="auto"/>
        <w:right w:val="none" w:sz="0" w:space="0" w:color="auto"/>
      </w:divBdr>
    </w:div>
    <w:div w:id="1462115945">
      <w:marLeft w:val="640"/>
      <w:marRight w:val="0"/>
      <w:marTop w:val="0"/>
      <w:marBottom w:val="0"/>
      <w:divBdr>
        <w:top w:val="none" w:sz="0" w:space="0" w:color="auto"/>
        <w:left w:val="none" w:sz="0" w:space="0" w:color="auto"/>
        <w:bottom w:val="none" w:sz="0" w:space="0" w:color="auto"/>
        <w:right w:val="none" w:sz="0" w:space="0" w:color="auto"/>
      </w:divBdr>
    </w:div>
    <w:div w:id="1462310730">
      <w:marLeft w:val="640"/>
      <w:marRight w:val="0"/>
      <w:marTop w:val="0"/>
      <w:marBottom w:val="0"/>
      <w:divBdr>
        <w:top w:val="none" w:sz="0" w:space="0" w:color="auto"/>
        <w:left w:val="none" w:sz="0" w:space="0" w:color="auto"/>
        <w:bottom w:val="none" w:sz="0" w:space="0" w:color="auto"/>
        <w:right w:val="none" w:sz="0" w:space="0" w:color="auto"/>
      </w:divBdr>
    </w:div>
    <w:div w:id="1462335413">
      <w:marLeft w:val="640"/>
      <w:marRight w:val="0"/>
      <w:marTop w:val="0"/>
      <w:marBottom w:val="0"/>
      <w:divBdr>
        <w:top w:val="none" w:sz="0" w:space="0" w:color="auto"/>
        <w:left w:val="none" w:sz="0" w:space="0" w:color="auto"/>
        <w:bottom w:val="none" w:sz="0" w:space="0" w:color="auto"/>
        <w:right w:val="none" w:sz="0" w:space="0" w:color="auto"/>
      </w:divBdr>
    </w:div>
    <w:div w:id="1462384535">
      <w:marLeft w:val="640"/>
      <w:marRight w:val="0"/>
      <w:marTop w:val="0"/>
      <w:marBottom w:val="0"/>
      <w:divBdr>
        <w:top w:val="none" w:sz="0" w:space="0" w:color="auto"/>
        <w:left w:val="none" w:sz="0" w:space="0" w:color="auto"/>
        <w:bottom w:val="none" w:sz="0" w:space="0" w:color="auto"/>
        <w:right w:val="none" w:sz="0" w:space="0" w:color="auto"/>
      </w:divBdr>
    </w:div>
    <w:div w:id="1462385332">
      <w:marLeft w:val="640"/>
      <w:marRight w:val="0"/>
      <w:marTop w:val="0"/>
      <w:marBottom w:val="0"/>
      <w:divBdr>
        <w:top w:val="none" w:sz="0" w:space="0" w:color="auto"/>
        <w:left w:val="none" w:sz="0" w:space="0" w:color="auto"/>
        <w:bottom w:val="none" w:sz="0" w:space="0" w:color="auto"/>
        <w:right w:val="none" w:sz="0" w:space="0" w:color="auto"/>
      </w:divBdr>
    </w:div>
    <w:div w:id="1462454485">
      <w:marLeft w:val="640"/>
      <w:marRight w:val="0"/>
      <w:marTop w:val="0"/>
      <w:marBottom w:val="0"/>
      <w:divBdr>
        <w:top w:val="none" w:sz="0" w:space="0" w:color="auto"/>
        <w:left w:val="none" w:sz="0" w:space="0" w:color="auto"/>
        <w:bottom w:val="none" w:sz="0" w:space="0" w:color="auto"/>
        <w:right w:val="none" w:sz="0" w:space="0" w:color="auto"/>
      </w:divBdr>
    </w:div>
    <w:div w:id="1462454829">
      <w:marLeft w:val="640"/>
      <w:marRight w:val="0"/>
      <w:marTop w:val="0"/>
      <w:marBottom w:val="0"/>
      <w:divBdr>
        <w:top w:val="none" w:sz="0" w:space="0" w:color="auto"/>
        <w:left w:val="none" w:sz="0" w:space="0" w:color="auto"/>
        <w:bottom w:val="none" w:sz="0" w:space="0" w:color="auto"/>
        <w:right w:val="none" w:sz="0" w:space="0" w:color="auto"/>
      </w:divBdr>
    </w:div>
    <w:div w:id="1462457411">
      <w:marLeft w:val="640"/>
      <w:marRight w:val="0"/>
      <w:marTop w:val="0"/>
      <w:marBottom w:val="0"/>
      <w:divBdr>
        <w:top w:val="none" w:sz="0" w:space="0" w:color="auto"/>
        <w:left w:val="none" w:sz="0" w:space="0" w:color="auto"/>
        <w:bottom w:val="none" w:sz="0" w:space="0" w:color="auto"/>
        <w:right w:val="none" w:sz="0" w:space="0" w:color="auto"/>
      </w:divBdr>
    </w:div>
    <w:div w:id="1462458549">
      <w:marLeft w:val="640"/>
      <w:marRight w:val="0"/>
      <w:marTop w:val="0"/>
      <w:marBottom w:val="0"/>
      <w:divBdr>
        <w:top w:val="none" w:sz="0" w:space="0" w:color="auto"/>
        <w:left w:val="none" w:sz="0" w:space="0" w:color="auto"/>
        <w:bottom w:val="none" w:sz="0" w:space="0" w:color="auto"/>
        <w:right w:val="none" w:sz="0" w:space="0" w:color="auto"/>
      </w:divBdr>
    </w:div>
    <w:div w:id="1462460294">
      <w:marLeft w:val="640"/>
      <w:marRight w:val="0"/>
      <w:marTop w:val="0"/>
      <w:marBottom w:val="0"/>
      <w:divBdr>
        <w:top w:val="none" w:sz="0" w:space="0" w:color="auto"/>
        <w:left w:val="none" w:sz="0" w:space="0" w:color="auto"/>
        <w:bottom w:val="none" w:sz="0" w:space="0" w:color="auto"/>
        <w:right w:val="none" w:sz="0" w:space="0" w:color="auto"/>
      </w:divBdr>
    </w:div>
    <w:div w:id="1462501939">
      <w:marLeft w:val="640"/>
      <w:marRight w:val="0"/>
      <w:marTop w:val="0"/>
      <w:marBottom w:val="0"/>
      <w:divBdr>
        <w:top w:val="none" w:sz="0" w:space="0" w:color="auto"/>
        <w:left w:val="none" w:sz="0" w:space="0" w:color="auto"/>
        <w:bottom w:val="none" w:sz="0" w:space="0" w:color="auto"/>
        <w:right w:val="none" w:sz="0" w:space="0" w:color="auto"/>
      </w:divBdr>
    </w:div>
    <w:div w:id="1462529781">
      <w:marLeft w:val="640"/>
      <w:marRight w:val="0"/>
      <w:marTop w:val="0"/>
      <w:marBottom w:val="0"/>
      <w:divBdr>
        <w:top w:val="none" w:sz="0" w:space="0" w:color="auto"/>
        <w:left w:val="none" w:sz="0" w:space="0" w:color="auto"/>
        <w:bottom w:val="none" w:sz="0" w:space="0" w:color="auto"/>
        <w:right w:val="none" w:sz="0" w:space="0" w:color="auto"/>
      </w:divBdr>
    </w:div>
    <w:div w:id="1462578182">
      <w:marLeft w:val="640"/>
      <w:marRight w:val="0"/>
      <w:marTop w:val="0"/>
      <w:marBottom w:val="0"/>
      <w:divBdr>
        <w:top w:val="none" w:sz="0" w:space="0" w:color="auto"/>
        <w:left w:val="none" w:sz="0" w:space="0" w:color="auto"/>
        <w:bottom w:val="none" w:sz="0" w:space="0" w:color="auto"/>
        <w:right w:val="none" w:sz="0" w:space="0" w:color="auto"/>
      </w:divBdr>
    </w:div>
    <w:div w:id="1462648791">
      <w:marLeft w:val="640"/>
      <w:marRight w:val="0"/>
      <w:marTop w:val="0"/>
      <w:marBottom w:val="0"/>
      <w:divBdr>
        <w:top w:val="none" w:sz="0" w:space="0" w:color="auto"/>
        <w:left w:val="none" w:sz="0" w:space="0" w:color="auto"/>
        <w:bottom w:val="none" w:sz="0" w:space="0" w:color="auto"/>
        <w:right w:val="none" w:sz="0" w:space="0" w:color="auto"/>
      </w:divBdr>
    </w:div>
    <w:div w:id="1462728950">
      <w:marLeft w:val="640"/>
      <w:marRight w:val="0"/>
      <w:marTop w:val="0"/>
      <w:marBottom w:val="0"/>
      <w:divBdr>
        <w:top w:val="none" w:sz="0" w:space="0" w:color="auto"/>
        <w:left w:val="none" w:sz="0" w:space="0" w:color="auto"/>
        <w:bottom w:val="none" w:sz="0" w:space="0" w:color="auto"/>
        <w:right w:val="none" w:sz="0" w:space="0" w:color="auto"/>
      </w:divBdr>
    </w:div>
    <w:div w:id="1462960786">
      <w:marLeft w:val="640"/>
      <w:marRight w:val="0"/>
      <w:marTop w:val="0"/>
      <w:marBottom w:val="0"/>
      <w:divBdr>
        <w:top w:val="none" w:sz="0" w:space="0" w:color="auto"/>
        <w:left w:val="none" w:sz="0" w:space="0" w:color="auto"/>
        <w:bottom w:val="none" w:sz="0" w:space="0" w:color="auto"/>
        <w:right w:val="none" w:sz="0" w:space="0" w:color="auto"/>
      </w:divBdr>
    </w:div>
    <w:div w:id="1462963854">
      <w:marLeft w:val="640"/>
      <w:marRight w:val="0"/>
      <w:marTop w:val="0"/>
      <w:marBottom w:val="0"/>
      <w:divBdr>
        <w:top w:val="none" w:sz="0" w:space="0" w:color="auto"/>
        <w:left w:val="none" w:sz="0" w:space="0" w:color="auto"/>
        <w:bottom w:val="none" w:sz="0" w:space="0" w:color="auto"/>
        <w:right w:val="none" w:sz="0" w:space="0" w:color="auto"/>
      </w:divBdr>
    </w:div>
    <w:div w:id="1462965285">
      <w:marLeft w:val="640"/>
      <w:marRight w:val="0"/>
      <w:marTop w:val="0"/>
      <w:marBottom w:val="0"/>
      <w:divBdr>
        <w:top w:val="none" w:sz="0" w:space="0" w:color="auto"/>
        <w:left w:val="none" w:sz="0" w:space="0" w:color="auto"/>
        <w:bottom w:val="none" w:sz="0" w:space="0" w:color="auto"/>
        <w:right w:val="none" w:sz="0" w:space="0" w:color="auto"/>
      </w:divBdr>
    </w:div>
    <w:div w:id="1462966812">
      <w:marLeft w:val="640"/>
      <w:marRight w:val="0"/>
      <w:marTop w:val="0"/>
      <w:marBottom w:val="0"/>
      <w:divBdr>
        <w:top w:val="none" w:sz="0" w:space="0" w:color="auto"/>
        <w:left w:val="none" w:sz="0" w:space="0" w:color="auto"/>
        <w:bottom w:val="none" w:sz="0" w:space="0" w:color="auto"/>
        <w:right w:val="none" w:sz="0" w:space="0" w:color="auto"/>
      </w:divBdr>
    </w:div>
    <w:div w:id="1463034756">
      <w:marLeft w:val="640"/>
      <w:marRight w:val="0"/>
      <w:marTop w:val="0"/>
      <w:marBottom w:val="0"/>
      <w:divBdr>
        <w:top w:val="none" w:sz="0" w:space="0" w:color="auto"/>
        <w:left w:val="none" w:sz="0" w:space="0" w:color="auto"/>
        <w:bottom w:val="none" w:sz="0" w:space="0" w:color="auto"/>
        <w:right w:val="none" w:sz="0" w:space="0" w:color="auto"/>
      </w:divBdr>
    </w:div>
    <w:div w:id="1463117151">
      <w:marLeft w:val="640"/>
      <w:marRight w:val="0"/>
      <w:marTop w:val="0"/>
      <w:marBottom w:val="0"/>
      <w:divBdr>
        <w:top w:val="none" w:sz="0" w:space="0" w:color="auto"/>
        <w:left w:val="none" w:sz="0" w:space="0" w:color="auto"/>
        <w:bottom w:val="none" w:sz="0" w:space="0" w:color="auto"/>
        <w:right w:val="none" w:sz="0" w:space="0" w:color="auto"/>
      </w:divBdr>
    </w:div>
    <w:div w:id="1463187734">
      <w:marLeft w:val="640"/>
      <w:marRight w:val="0"/>
      <w:marTop w:val="0"/>
      <w:marBottom w:val="0"/>
      <w:divBdr>
        <w:top w:val="none" w:sz="0" w:space="0" w:color="auto"/>
        <w:left w:val="none" w:sz="0" w:space="0" w:color="auto"/>
        <w:bottom w:val="none" w:sz="0" w:space="0" w:color="auto"/>
        <w:right w:val="none" w:sz="0" w:space="0" w:color="auto"/>
      </w:divBdr>
    </w:div>
    <w:div w:id="1463303557">
      <w:marLeft w:val="640"/>
      <w:marRight w:val="0"/>
      <w:marTop w:val="0"/>
      <w:marBottom w:val="0"/>
      <w:divBdr>
        <w:top w:val="none" w:sz="0" w:space="0" w:color="auto"/>
        <w:left w:val="none" w:sz="0" w:space="0" w:color="auto"/>
        <w:bottom w:val="none" w:sz="0" w:space="0" w:color="auto"/>
        <w:right w:val="none" w:sz="0" w:space="0" w:color="auto"/>
      </w:divBdr>
    </w:div>
    <w:div w:id="1463381723">
      <w:marLeft w:val="640"/>
      <w:marRight w:val="0"/>
      <w:marTop w:val="0"/>
      <w:marBottom w:val="0"/>
      <w:divBdr>
        <w:top w:val="none" w:sz="0" w:space="0" w:color="auto"/>
        <w:left w:val="none" w:sz="0" w:space="0" w:color="auto"/>
        <w:bottom w:val="none" w:sz="0" w:space="0" w:color="auto"/>
        <w:right w:val="none" w:sz="0" w:space="0" w:color="auto"/>
      </w:divBdr>
    </w:div>
    <w:div w:id="1463383091">
      <w:marLeft w:val="640"/>
      <w:marRight w:val="0"/>
      <w:marTop w:val="0"/>
      <w:marBottom w:val="0"/>
      <w:divBdr>
        <w:top w:val="none" w:sz="0" w:space="0" w:color="auto"/>
        <w:left w:val="none" w:sz="0" w:space="0" w:color="auto"/>
        <w:bottom w:val="none" w:sz="0" w:space="0" w:color="auto"/>
        <w:right w:val="none" w:sz="0" w:space="0" w:color="auto"/>
      </w:divBdr>
    </w:div>
    <w:div w:id="1463421795">
      <w:marLeft w:val="640"/>
      <w:marRight w:val="0"/>
      <w:marTop w:val="0"/>
      <w:marBottom w:val="0"/>
      <w:divBdr>
        <w:top w:val="none" w:sz="0" w:space="0" w:color="auto"/>
        <w:left w:val="none" w:sz="0" w:space="0" w:color="auto"/>
        <w:bottom w:val="none" w:sz="0" w:space="0" w:color="auto"/>
        <w:right w:val="none" w:sz="0" w:space="0" w:color="auto"/>
      </w:divBdr>
    </w:div>
    <w:div w:id="1463494736">
      <w:marLeft w:val="640"/>
      <w:marRight w:val="0"/>
      <w:marTop w:val="0"/>
      <w:marBottom w:val="0"/>
      <w:divBdr>
        <w:top w:val="none" w:sz="0" w:space="0" w:color="auto"/>
        <w:left w:val="none" w:sz="0" w:space="0" w:color="auto"/>
        <w:bottom w:val="none" w:sz="0" w:space="0" w:color="auto"/>
        <w:right w:val="none" w:sz="0" w:space="0" w:color="auto"/>
      </w:divBdr>
    </w:div>
    <w:div w:id="1463502113">
      <w:marLeft w:val="640"/>
      <w:marRight w:val="0"/>
      <w:marTop w:val="0"/>
      <w:marBottom w:val="0"/>
      <w:divBdr>
        <w:top w:val="none" w:sz="0" w:space="0" w:color="auto"/>
        <w:left w:val="none" w:sz="0" w:space="0" w:color="auto"/>
        <w:bottom w:val="none" w:sz="0" w:space="0" w:color="auto"/>
        <w:right w:val="none" w:sz="0" w:space="0" w:color="auto"/>
      </w:divBdr>
    </w:div>
    <w:div w:id="1463574475">
      <w:marLeft w:val="640"/>
      <w:marRight w:val="0"/>
      <w:marTop w:val="0"/>
      <w:marBottom w:val="0"/>
      <w:divBdr>
        <w:top w:val="none" w:sz="0" w:space="0" w:color="auto"/>
        <w:left w:val="none" w:sz="0" w:space="0" w:color="auto"/>
        <w:bottom w:val="none" w:sz="0" w:space="0" w:color="auto"/>
        <w:right w:val="none" w:sz="0" w:space="0" w:color="auto"/>
      </w:divBdr>
    </w:div>
    <w:div w:id="1463619801">
      <w:marLeft w:val="640"/>
      <w:marRight w:val="0"/>
      <w:marTop w:val="0"/>
      <w:marBottom w:val="0"/>
      <w:divBdr>
        <w:top w:val="none" w:sz="0" w:space="0" w:color="auto"/>
        <w:left w:val="none" w:sz="0" w:space="0" w:color="auto"/>
        <w:bottom w:val="none" w:sz="0" w:space="0" w:color="auto"/>
        <w:right w:val="none" w:sz="0" w:space="0" w:color="auto"/>
      </w:divBdr>
    </w:div>
    <w:div w:id="1463621484">
      <w:marLeft w:val="640"/>
      <w:marRight w:val="0"/>
      <w:marTop w:val="0"/>
      <w:marBottom w:val="0"/>
      <w:divBdr>
        <w:top w:val="none" w:sz="0" w:space="0" w:color="auto"/>
        <w:left w:val="none" w:sz="0" w:space="0" w:color="auto"/>
        <w:bottom w:val="none" w:sz="0" w:space="0" w:color="auto"/>
        <w:right w:val="none" w:sz="0" w:space="0" w:color="auto"/>
      </w:divBdr>
    </w:div>
    <w:div w:id="1463763745">
      <w:marLeft w:val="640"/>
      <w:marRight w:val="0"/>
      <w:marTop w:val="0"/>
      <w:marBottom w:val="0"/>
      <w:divBdr>
        <w:top w:val="none" w:sz="0" w:space="0" w:color="auto"/>
        <w:left w:val="none" w:sz="0" w:space="0" w:color="auto"/>
        <w:bottom w:val="none" w:sz="0" w:space="0" w:color="auto"/>
        <w:right w:val="none" w:sz="0" w:space="0" w:color="auto"/>
      </w:divBdr>
    </w:div>
    <w:div w:id="1463769986">
      <w:marLeft w:val="640"/>
      <w:marRight w:val="0"/>
      <w:marTop w:val="0"/>
      <w:marBottom w:val="0"/>
      <w:divBdr>
        <w:top w:val="none" w:sz="0" w:space="0" w:color="auto"/>
        <w:left w:val="none" w:sz="0" w:space="0" w:color="auto"/>
        <w:bottom w:val="none" w:sz="0" w:space="0" w:color="auto"/>
        <w:right w:val="none" w:sz="0" w:space="0" w:color="auto"/>
      </w:divBdr>
    </w:div>
    <w:div w:id="1463843124">
      <w:marLeft w:val="640"/>
      <w:marRight w:val="0"/>
      <w:marTop w:val="0"/>
      <w:marBottom w:val="0"/>
      <w:divBdr>
        <w:top w:val="none" w:sz="0" w:space="0" w:color="auto"/>
        <w:left w:val="none" w:sz="0" w:space="0" w:color="auto"/>
        <w:bottom w:val="none" w:sz="0" w:space="0" w:color="auto"/>
        <w:right w:val="none" w:sz="0" w:space="0" w:color="auto"/>
      </w:divBdr>
    </w:div>
    <w:div w:id="1463883322">
      <w:marLeft w:val="640"/>
      <w:marRight w:val="0"/>
      <w:marTop w:val="0"/>
      <w:marBottom w:val="0"/>
      <w:divBdr>
        <w:top w:val="none" w:sz="0" w:space="0" w:color="auto"/>
        <w:left w:val="none" w:sz="0" w:space="0" w:color="auto"/>
        <w:bottom w:val="none" w:sz="0" w:space="0" w:color="auto"/>
        <w:right w:val="none" w:sz="0" w:space="0" w:color="auto"/>
      </w:divBdr>
    </w:div>
    <w:div w:id="1463883706">
      <w:marLeft w:val="640"/>
      <w:marRight w:val="0"/>
      <w:marTop w:val="0"/>
      <w:marBottom w:val="0"/>
      <w:divBdr>
        <w:top w:val="none" w:sz="0" w:space="0" w:color="auto"/>
        <w:left w:val="none" w:sz="0" w:space="0" w:color="auto"/>
        <w:bottom w:val="none" w:sz="0" w:space="0" w:color="auto"/>
        <w:right w:val="none" w:sz="0" w:space="0" w:color="auto"/>
      </w:divBdr>
    </w:div>
    <w:div w:id="1464082543">
      <w:marLeft w:val="640"/>
      <w:marRight w:val="0"/>
      <w:marTop w:val="0"/>
      <w:marBottom w:val="0"/>
      <w:divBdr>
        <w:top w:val="none" w:sz="0" w:space="0" w:color="auto"/>
        <w:left w:val="none" w:sz="0" w:space="0" w:color="auto"/>
        <w:bottom w:val="none" w:sz="0" w:space="0" w:color="auto"/>
        <w:right w:val="none" w:sz="0" w:space="0" w:color="auto"/>
      </w:divBdr>
    </w:div>
    <w:div w:id="1464083754">
      <w:marLeft w:val="640"/>
      <w:marRight w:val="0"/>
      <w:marTop w:val="0"/>
      <w:marBottom w:val="0"/>
      <w:divBdr>
        <w:top w:val="none" w:sz="0" w:space="0" w:color="auto"/>
        <w:left w:val="none" w:sz="0" w:space="0" w:color="auto"/>
        <w:bottom w:val="none" w:sz="0" w:space="0" w:color="auto"/>
        <w:right w:val="none" w:sz="0" w:space="0" w:color="auto"/>
      </w:divBdr>
    </w:div>
    <w:div w:id="1464151552">
      <w:marLeft w:val="640"/>
      <w:marRight w:val="0"/>
      <w:marTop w:val="0"/>
      <w:marBottom w:val="0"/>
      <w:divBdr>
        <w:top w:val="none" w:sz="0" w:space="0" w:color="auto"/>
        <w:left w:val="none" w:sz="0" w:space="0" w:color="auto"/>
        <w:bottom w:val="none" w:sz="0" w:space="0" w:color="auto"/>
        <w:right w:val="none" w:sz="0" w:space="0" w:color="auto"/>
      </w:divBdr>
    </w:div>
    <w:div w:id="1464152753">
      <w:marLeft w:val="640"/>
      <w:marRight w:val="0"/>
      <w:marTop w:val="0"/>
      <w:marBottom w:val="0"/>
      <w:divBdr>
        <w:top w:val="none" w:sz="0" w:space="0" w:color="auto"/>
        <w:left w:val="none" w:sz="0" w:space="0" w:color="auto"/>
        <w:bottom w:val="none" w:sz="0" w:space="0" w:color="auto"/>
        <w:right w:val="none" w:sz="0" w:space="0" w:color="auto"/>
      </w:divBdr>
    </w:div>
    <w:div w:id="1464156487">
      <w:marLeft w:val="640"/>
      <w:marRight w:val="0"/>
      <w:marTop w:val="0"/>
      <w:marBottom w:val="0"/>
      <w:divBdr>
        <w:top w:val="none" w:sz="0" w:space="0" w:color="auto"/>
        <w:left w:val="none" w:sz="0" w:space="0" w:color="auto"/>
        <w:bottom w:val="none" w:sz="0" w:space="0" w:color="auto"/>
        <w:right w:val="none" w:sz="0" w:space="0" w:color="auto"/>
      </w:divBdr>
    </w:div>
    <w:div w:id="1464230775">
      <w:marLeft w:val="640"/>
      <w:marRight w:val="0"/>
      <w:marTop w:val="0"/>
      <w:marBottom w:val="0"/>
      <w:divBdr>
        <w:top w:val="none" w:sz="0" w:space="0" w:color="auto"/>
        <w:left w:val="none" w:sz="0" w:space="0" w:color="auto"/>
        <w:bottom w:val="none" w:sz="0" w:space="0" w:color="auto"/>
        <w:right w:val="none" w:sz="0" w:space="0" w:color="auto"/>
      </w:divBdr>
    </w:div>
    <w:div w:id="1464230837">
      <w:marLeft w:val="640"/>
      <w:marRight w:val="0"/>
      <w:marTop w:val="0"/>
      <w:marBottom w:val="0"/>
      <w:divBdr>
        <w:top w:val="none" w:sz="0" w:space="0" w:color="auto"/>
        <w:left w:val="none" w:sz="0" w:space="0" w:color="auto"/>
        <w:bottom w:val="none" w:sz="0" w:space="0" w:color="auto"/>
        <w:right w:val="none" w:sz="0" w:space="0" w:color="auto"/>
      </w:divBdr>
    </w:div>
    <w:div w:id="1464301770">
      <w:marLeft w:val="640"/>
      <w:marRight w:val="0"/>
      <w:marTop w:val="0"/>
      <w:marBottom w:val="0"/>
      <w:divBdr>
        <w:top w:val="none" w:sz="0" w:space="0" w:color="auto"/>
        <w:left w:val="none" w:sz="0" w:space="0" w:color="auto"/>
        <w:bottom w:val="none" w:sz="0" w:space="0" w:color="auto"/>
        <w:right w:val="none" w:sz="0" w:space="0" w:color="auto"/>
      </w:divBdr>
    </w:div>
    <w:div w:id="1464346719">
      <w:marLeft w:val="640"/>
      <w:marRight w:val="0"/>
      <w:marTop w:val="0"/>
      <w:marBottom w:val="0"/>
      <w:divBdr>
        <w:top w:val="none" w:sz="0" w:space="0" w:color="auto"/>
        <w:left w:val="none" w:sz="0" w:space="0" w:color="auto"/>
        <w:bottom w:val="none" w:sz="0" w:space="0" w:color="auto"/>
        <w:right w:val="none" w:sz="0" w:space="0" w:color="auto"/>
      </w:divBdr>
    </w:div>
    <w:div w:id="1464419104">
      <w:marLeft w:val="640"/>
      <w:marRight w:val="0"/>
      <w:marTop w:val="0"/>
      <w:marBottom w:val="0"/>
      <w:divBdr>
        <w:top w:val="none" w:sz="0" w:space="0" w:color="auto"/>
        <w:left w:val="none" w:sz="0" w:space="0" w:color="auto"/>
        <w:bottom w:val="none" w:sz="0" w:space="0" w:color="auto"/>
        <w:right w:val="none" w:sz="0" w:space="0" w:color="auto"/>
      </w:divBdr>
    </w:div>
    <w:div w:id="1464423648">
      <w:marLeft w:val="640"/>
      <w:marRight w:val="0"/>
      <w:marTop w:val="0"/>
      <w:marBottom w:val="0"/>
      <w:divBdr>
        <w:top w:val="none" w:sz="0" w:space="0" w:color="auto"/>
        <w:left w:val="none" w:sz="0" w:space="0" w:color="auto"/>
        <w:bottom w:val="none" w:sz="0" w:space="0" w:color="auto"/>
        <w:right w:val="none" w:sz="0" w:space="0" w:color="auto"/>
      </w:divBdr>
    </w:div>
    <w:div w:id="1464427751">
      <w:marLeft w:val="640"/>
      <w:marRight w:val="0"/>
      <w:marTop w:val="0"/>
      <w:marBottom w:val="0"/>
      <w:divBdr>
        <w:top w:val="none" w:sz="0" w:space="0" w:color="auto"/>
        <w:left w:val="none" w:sz="0" w:space="0" w:color="auto"/>
        <w:bottom w:val="none" w:sz="0" w:space="0" w:color="auto"/>
        <w:right w:val="none" w:sz="0" w:space="0" w:color="auto"/>
      </w:divBdr>
    </w:div>
    <w:div w:id="1464469679">
      <w:marLeft w:val="640"/>
      <w:marRight w:val="0"/>
      <w:marTop w:val="0"/>
      <w:marBottom w:val="0"/>
      <w:divBdr>
        <w:top w:val="none" w:sz="0" w:space="0" w:color="auto"/>
        <w:left w:val="none" w:sz="0" w:space="0" w:color="auto"/>
        <w:bottom w:val="none" w:sz="0" w:space="0" w:color="auto"/>
        <w:right w:val="none" w:sz="0" w:space="0" w:color="auto"/>
      </w:divBdr>
    </w:div>
    <w:div w:id="1464469935">
      <w:marLeft w:val="640"/>
      <w:marRight w:val="0"/>
      <w:marTop w:val="0"/>
      <w:marBottom w:val="0"/>
      <w:divBdr>
        <w:top w:val="none" w:sz="0" w:space="0" w:color="auto"/>
        <w:left w:val="none" w:sz="0" w:space="0" w:color="auto"/>
        <w:bottom w:val="none" w:sz="0" w:space="0" w:color="auto"/>
        <w:right w:val="none" w:sz="0" w:space="0" w:color="auto"/>
      </w:divBdr>
    </w:div>
    <w:div w:id="1464470062">
      <w:marLeft w:val="640"/>
      <w:marRight w:val="0"/>
      <w:marTop w:val="0"/>
      <w:marBottom w:val="0"/>
      <w:divBdr>
        <w:top w:val="none" w:sz="0" w:space="0" w:color="auto"/>
        <w:left w:val="none" w:sz="0" w:space="0" w:color="auto"/>
        <w:bottom w:val="none" w:sz="0" w:space="0" w:color="auto"/>
        <w:right w:val="none" w:sz="0" w:space="0" w:color="auto"/>
      </w:divBdr>
    </w:div>
    <w:div w:id="1464495583">
      <w:marLeft w:val="640"/>
      <w:marRight w:val="0"/>
      <w:marTop w:val="0"/>
      <w:marBottom w:val="0"/>
      <w:divBdr>
        <w:top w:val="none" w:sz="0" w:space="0" w:color="auto"/>
        <w:left w:val="none" w:sz="0" w:space="0" w:color="auto"/>
        <w:bottom w:val="none" w:sz="0" w:space="0" w:color="auto"/>
        <w:right w:val="none" w:sz="0" w:space="0" w:color="auto"/>
      </w:divBdr>
    </w:div>
    <w:div w:id="1464807277">
      <w:marLeft w:val="640"/>
      <w:marRight w:val="0"/>
      <w:marTop w:val="0"/>
      <w:marBottom w:val="0"/>
      <w:divBdr>
        <w:top w:val="none" w:sz="0" w:space="0" w:color="auto"/>
        <w:left w:val="none" w:sz="0" w:space="0" w:color="auto"/>
        <w:bottom w:val="none" w:sz="0" w:space="0" w:color="auto"/>
        <w:right w:val="none" w:sz="0" w:space="0" w:color="auto"/>
      </w:divBdr>
    </w:div>
    <w:div w:id="1464814503">
      <w:marLeft w:val="640"/>
      <w:marRight w:val="0"/>
      <w:marTop w:val="0"/>
      <w:marBottom w:val="0"/>
      <w:divBdr>
        <w:top w:val="none" w:sz="0" w:space="0" w:color="auto"/>
        <w:left w:val="none" w:sz="0" w:space="0" w:color="auto"/>
        <w:bottom w:val="none" w:sz="0" w:space="0" w:color="auto"/>
        <w:right w:val="none" w:sz="0" w:space="0" w:color="auto"/>
      </w:divBdr>
    </w:div>
    <w:div w:id="1464814609">
      <w:marLeft w:val="640"/>
      <w:marRight w:val="0"/>
      <w:marTop w:val="0"/>
      <w:marBottom w:val="0"/>
      <w:divBdr>
        <w:top w:val="none" w:sz="0" w:space="0" w:color="auto"/>
        <w:left w:val="none" w:sz="0" w:space="0" w:color="auto"/>
        <w:bottom w:val="none" w:sz="0" w:space="0" w:color="auto"/>
        <w:right w:val="none" w:sz="0" w:space="0" w:color="auto"/>
      </w:divBdr>
    </w:div>
    <w:div w:id="1464881304">
      <w:marLeft w:val="640"/>
      <w:marRight w:val="0"/>
      <w:marTop w:val="0"/>
      <w:marBottom w:val="0"/>
      <w:divBdr>
        <w:top w:val="none" w:sz="0" w:space="0" w:color="auto"/>
        <w:left w:val="none" w:sz="0" w:space="0" w:color="auto"/>
        <w:bottom w:val="none" w:sz="0" w:space="0" w:color="auto"/>
        <w:right w:val="none" w:sz="0" w:space="0" w:color="auto"/>
      </w:divBdr>
    </w:div>
    <w:div w:id="1464928749">
      <w:marLeft w:val="640"/>
      <w:marRight w:val="0"/>
      <w:marTop w:val="0"/>
      <w:marBottom w:val="0"/>
      <w:divBdr>
        <w:top w:val="none" w:sz="0" w:space="0" w:color="auto"/>
        <w:left w:val="none" w:sz="0" w:space="0" w:color="auto"/>
        <w:bottom w:val="none" w:sz="0" w:space="0" w:color="auto"/>
        <w:right w:val="none" w:sz="0" w:space="0" w:color="auto"/>
      </w:divBdr>
    </w:div>
    <w:div w:id="1465003767">
      <w:marLeft w:val="640"/>
      <w:marRight w:val="0"/>
      <w:marTop w:val="0"/>
      <w:marBottom w:val="0"/>
      <w:divBdr>
        <w:top w:val="none" w:sz="0" w:space="0" w:color="auto"/>
        <w:left w:val="none" w:sz="0" w:space="0" w:color="auto"/>
        <w:bottom w:val="none" w:sz="0" w:space="0" w:color="auto"/>
        <w:right w:val="none" w:sz="0" w:space="0" w:color="auto"/>
      </w:divBdr>
    </w:div>
    <w:div w:id="1465149953">
      <w:marLeft w:val="640"/>
      <w:marRight w:val="0"/>
      <w:marTop w:val="0"/>
      <w:marBottom w:val="0"/>
      <w:divBdr>
        <w:top w:val="none" w:sz="0" w:space="0" w:color="auto"/>
        <w:left w:val="none" w:sz="0" w:space="0" w:color="auto"/>
        <w:bottom w:val="none" w:sz="0" w:space="0" w:color="auto"/>
        <w:right w:val="none" w:sz="0" w:space="0" w:color="auto"/>
      </w:divBdr>
    </w:div>
    <w:div w:id="1465193486">
      <w:marLeft w:val="640"/>
      <w:marRight w:val="0"/>
      <w:marTop w:val="0"/>
      <w:marBottom w:val="0"/>
      <w:divBdr>
        <w:top w:val="none" w:sz="0" w:space="0" w:color="auto"/>
        <w:left w:val="none" w:sz="0" w:space="0" w:color="auto"/>
        <w:bottom w:val="none" w:sz="0" w:space="0" w:color="auto"/>
        <w:right w:val="none" w:sz="0" w:space="0" w:color="auto"/>
      </w:divBdr>
    </w:div>
    <w:div w:id="1465347627">
      <w:marLeft w:val="640"/>
      <w:marRight w:val="0"/>
      <w:marTop w:val="0"/>
      <w:marBottom w:val="0"/>
      <w:divBdr>
        <w:top w:val="none" w:sz="0" w:space="0" w:color="auto"/>
        <w:left w:val="none" w:sz="0" w:space="0" w:color="auto"/>
        <w:bottom w:val="none" w:sz="0" w:space="0" w:color="auto"/>
        <w:right w:val="none" w:sz="0" w:space="0" w:color="auto"/>
      </w:divBdr>
    </w:div>
    <w:div w:id="1465393194">
      <w:marLeft w:val="640"/>
      <w:marRight w:val="0"/>
      <w:marTop w:val="0"/>
      <w:marBottom w:val="0"/>
      <w:divBdr>
        <w:top w:val="none" w:sz="0" w:space="0" w:color="auto"/>
        <w:left w:val="none" w:sz="0" w:space="0" w:color="auto"/>
        <w:bottom w:val="none" w:sz="0" w:space="0" w:color="auto"/>
        <w:right w:val="none" w:sz="0" w:space="0" w:color="auto"/>
      </w:divBdr>
    </w:div>
    <w:div w:id="1465393826">
      <w:marLeft w:val="640"/>
      <w:marRight w:val="0"/>
      <w:marTop w:val="0"/>
      <w:marBottom w:val="0"/>
      <w:divBdr>
        <w:top w:val="none" w:sz="0" w:space="0" w:color="auto"/>
        <w:left w:val="none" w:sz="0" w:space="0" w:color="auto"/>
        <w:bottom w:val="none" w:sz="0" w:space="0" w:color="auto"/>
        <w:right w:val="none" w:sz="0" w:space="0" w:color="auto"/>
      </w:divBdr>
    </w:div>
    <w:div w:id="1465462435">
      <w:marLeft w:val="640"/>
      <w:marRight w:val="0"/>
      <w:marTop w:val="0"/>
      <w:marBottom w:val="0"/>
      <w:divBdr>
        <w:top w:val="none" w:sz="0" w:space="0" w:color="auto"/>
        <w:left w:val="none" w:sz="0" w:space="0" w:color="auto"/>
        <w:bottom w:val="none" w:sz="0" w:space="0" w:color="auto"/>
        <w:right w:val="none" w:sz="0" w:space="0" w:color="auto"/>
      </w:divBdr>
    </w:div>
    <w:div w:id="1465541872">
      <w:marLeft w:val="640"/>
      <w:marRight w:val="0"/>
      <w:marTop w:val="0"/>
      <w:marBottom w:val="0"/>
      <w:divBdr>
        <w:top w:val="none" w:sz="0" w:space="0" w:color="auto"/>
        <w:left w:val="none" w:sz="0" w:space="0" w:color="auto"/>
        <w:bottom w:val="none" w:sz="0" w:space="0" w:color="auto"/>
        <w:right w:val="none" w:sz="0" w:space="0" w:color="auto"/>
      </w:divBdr>
    </w:div>
    <w:div w:id="1465544026">
      <w:marLeft w:val="640"/>
      <w:marRight w:val="0"/>
      <w:marTop w:val="0"/>
      <w:marBottom w:val="0"/>
      <w:divBdr>
        <w:top w:val="none" w:sz="0" w:space="0" w:color="auto"/>
        <w:left w:val="none" w:sz="0" w:space="0" w:color="auto"/>
        <w:bottom w:val="none" w:sz="0" w:space="0" w:color="auto"/>
        <w:right w:val="none" w:sz="0" w:space="0" w:color="auto"/>
      </w:divBdr>
    </w:div>
    <w:div w:id="1465612427">
      <w:marLeft w:val="640"/>
      <w:marRight w:val="0"/>
      <w:marTop w:val="0"/>
      <w:marBottom w:val="0"/>
      <w:divBdr>
        <w:top w:val="none" w:sz="0" w:space="0" w:color="auto"/>
        <w:left w:val="none" w:sz="0" w:space="0" w:color="auto"/>
        <w:bottom w:val="none" w:sz="0" w:space="0" w:color="auto"/>
        <w:right w:val="none" w:sz="0" w:space="0" w:color="auto"/>
      </w:divBdr>
    </w:div>
    <w:div w:id="1465662936">
      <w:marLeft w:val="640"/>
      <w:marRight w:val="0"/>
      <w:marTop w:val="0"/>
      <w:marBottom w:val="0"/>
      <w:divBdr>
        <w:top w:val="none" w:sz="0" w:space="0" w:color="auto"/>
        <w:left w:val="none" w:sz="0" w:space="0" w:color="auto"/>
        <w:bottom w:val="none" w:sz="0" w:space="0" w:color="auto"/>
        <w:right w:val="none" w:sz="0" w:space="0" w:color="auto"/>
      </w:divBdr>
    </w:div>
    <w:div w:id="1465733385">
      <w:marLeft w:val="640"/>
      <w:marRight w:val="0"/>
      <w:marTop w:val="0"/>
      <w:marBottom w:val="0"/>
      <w:divBdr>
        <w:top w:val="none" w:sz="0" w:space="0" w:color="auto"/>
        <w:left w:val="none" w:sz="0" w:space="0" w:color="auto"/>
        <w:bottom w:val="none" w:sz="0" w:space="0" w:color="auto"/>
        <w:right w:val="none" w:sz="0" w:space="0" w:color="auto"/>
      </w:divBdr>
    </w:div>
    <w:div w:id="1465737245">
      <w:marLeft w:val="640"/>
      <w:marRight w:val="0"/>
      <w:marTop w:val="0"/>
      <w:marBottom w:val="0"/>
      <w:divBdr>
        <w:top w:val="none" w:sz="0" w:space="0" w:color="auto"/>
        <w:left w:val="none" w:sz="0" w:space="0" w:color="auto"/>
        <w:bottom w:val="none" w:sz="0" w:space="0" w:color="auto"/>
        <w:right w:val="none" w:sz="0" w:space="0" w:color="auto"/>
      </w:divBdr>
    </w:div>
    <w:div w:id="1465780133">
      <w:marLeft w:val="640"/>
      <w:marRight w:val="0"/>
      <w:marTop w:val="0"/>
      <w:marBottom w:val="0"/>
      <w:divBdr>
        <w:top w:val="none" w:sz="0" w:space="0" w:color="auto"/>
        <w:left w:val="none" w:sz="0" w:space="0" w:color="auto"/>
        <w:bottom w:val="none" w:sz="0" w:space="0" w:color="auto"/>
        <w:right w:val="none" w:sz="0" w:space="0" w:color="auto"/>
      </w:divBdr>
    </w:div>
    <w:div w:id="1465804645">
      <w:marLeft w:val="640"/>
      <w:marRight w:val="0"/>
      <w:marTop w:val="0"/>
      <w:marBottom w:val="0"/>
      <w:divBdr>
        <w:top w:val="none" w:sz="0" w:space="0" w:color="auto"/>
        <w:left w:val="none" w:sz="0" w:space="0" w:color="auto"/>
        <w:bottom w:val="none" w:sz="0" w:space="0" w:color="auto"/>
        <w:right w:val="none" w:sz="0" w:space="0" w:color="auto"/>
      </w:divBdr>
    </w:div>
    <w:div w:id="1465856500">
      <w:marLeft w:val="640"/>
      <w:marRight w:val="0"/>
      <w:marTop w:val="0"/>
      <w:marBottom w:val="0"/>
      <w:divBdr>
        <w:top w:val="none" w:sz="0" w:space="0" w:color="auto"/>
        <w:left w:val="none" w:sz="0" w:space="0" w:color="auto"/>
        <w:bottom w:val="none" w:sz="0" w:space="0" w:color="auto"/>
        <w:right w:val="none" w:sz="0" w:space="0" w:color="auto"/>
      </w:divBdr>
    </w:div>
    <w:div w:id="1465924460">
      <w:marLeft w:val="640"/>
      <w:marRight w:val="0"/>
      <w:marTop w:val="0"/>
      <w:marBottom w:val="0"/>
      <w:divBdr>
        <w:top w:val="none" w:sz="0" w:space="0" w:color="auto"/>
        <w:left w:val="none" w:sz="0" w:space="0" w:color="auto"/>
        <w:bottom w:val="none" w:sz="0" w:space="0" w:color="auto"/>
        <w:right w:val="none" w:sz="0" w:space="0" w:color="auto"/>
      </w:divBdr>
    </w:div>
    <w:div w:id="1465927912">
      <w:marLeft w:val="640"/>
      <w:marRight w:val="0"/>
      <w:marTop w:val="0"/>
      <w:marBottom w:val="0"/>
      <w:divBdr>
        <w:top w:val="none" w:sz="0" w:space="0" w:color="auto"/>
        <w:left w:val="none" w:sz="0" w:space="0" w:color="auto"/>
        <w:bottom w:val="none" w:sz="0" w:space="0" w:color="auto"/>
        <w:right w:val="none" w:sz="0" w:space="0" w:color="auto"/>
      </w:divBdr>
    </w:div>
    <w:div w:id="1465931169">
      <w:marLeft w:val="640"/>
      <w:marRight w:val="0"/>
      <w:marTop w:val="0"/>
      <w:marBottom w:val="0"/>
      <w:divBdr>
        <w:top w:val="none" w:sz="0" w:space="0" w:color="auto"/>
        <w:left w:val="none" w:sz="0" w:space="0" w:color="auto"/>
        <w:bottom w:val="none" w:sz="0" w:space="0" w:color="auto"/>
        <w:right w:val="none" w:sz="0" w:space="0" w:color="auto"/>
      </w:divBdr>
    </w:div>
    <w:div w:id="1466001805">
      <w:marLeft w:val="640"/>
      <w:marRight w:val="0"/>
      <w:marTop w:val="0"/>
      <w:marBottom w:val="0"/>
      <w:divBdr>
        <w:top w:val="none" w:sz="0" w:space="0" w:color="auto"/>
        <w:left w:val="none" w:sz="0" w:space="0" w:color="auto"/>
        <w:bottom w:val="none" w:sz="0" w:space="0" w:color="auto"/>
        <w:right w:val="none" w:sz="0" w:space="0" w:color="auto"/>
      </w:divBdr>
    </w:div>
    <w:div w:id="1466117566">
      <w:marLeft w:val="640"/>
      <w:marRight w:val="0"/>
      <w:marTop w:val="0"/>
      <w:marBottom w:val="0"/>
      <w:divBdr>
        <w:top w:val="none" w:sz="0" w:space="0" w:color="auto"/>
        <w:left w:val="none" w:sz="0" w:space="0" w:color="auto"/>
        <w:bottom w:val="none" w:sz="0" w:space="0" w:color="auto"/>
        <w:right w:val="none" w:sz="0" w:space="0" w:color="auto"/>
      </w:divBdr>
    </w:div>
    <w:div w:id="1466200064">
      <w:marLeft w:val="640"/>
      <w:marRight w:val="0"/>
      <w:marTop w:val="0"/>
      <w:marBottom w:val="0"/>
      <w:divBdr>
        <w:top w:val="none" w:sz="0" w:space="0" w:color="auto"/>
        <w:left w:val="none" w:sz="0" w:space="0" w:color="auto"/>
        <w:bottom w:val="none" w:sz="0" w:space="0" w:color="auto"/>
        <w:right w:val="none" w:sz="0" w:space="0" w:color="auto"/>
      </w:divBdr>
    </w:div>
    <w:div w:id="1466268754">
      <w:marLeft w:val="640"/>
      <w:marRight w:val="0"/>
      <w:marTop w:val="0"/>
      <w:marBottom w:val="0"/>
      <w:divBdr>
        <w:top w:val="none" w:sz="0" w:space="0" w:color="auto"/>
        <w:left w:val="none" w:sz="0" w:space="0" w:color="auto"/>
        <w:bottom w:val="none" w:sz="0" w:space="0" w:color="auto"/>
        <w:right w:val="none" w:sz="0" w:space="0" w:color="auto"/>
      </w:divBdr>
    </w:div>
    <w:div w:id="1466313711">
      <w:marLeft w:val="640"/>
      <w:marRight w:val="0"/>
      <w:marTop w:val="0"/>
      <w:marBottom w:val="0"/>
      <w:divBdr>
        <w:top w:val="none" w:sz="0" w:space="0" w:color="auto"/>
        <w:left w:val="none" w:sz="0" w:space="0" w:color="auto"/>
        <w:bottom w:val="none" w:sz="0" w:space="0" w:color="auto"/>
        <w:right w:val="none" w:sz="0" w:space="0" w:color="auto"/>
      </w:divBdr>
    </w:div>
    <w:div w:id="1466314523">
      <w:marLeft w:val="640"/>
      <w:marRight w:val="0"/>
      <w:marTop w:val="0"/>
      <w:marBottom w:val="0"/>
      <w:divBdr>
        <w:top w:val="none" w:sz="0" w:space="0" w:color="auto"/>
        <w:left w:val="none" w:sz="0" w:space="0" w:color="auto"/>
        <w:bottom w:val="none" w:sz="0" w:space="0" w:color="auto"/>
        <w:right w:val="none" w:sz="0" w:space="0" w:color="auto"/>
      </w:divBdr>
    </w:div>
    <w:div w:id="1466508634">
      <w:marLeft w:val="640"/>
      <w:marRight w:val="0"/>
      <w:marTop w:val="0"/>
      <w:marBottom w:val="0"/>
      <w:divBdr>
        <w:top w:val="none" w:sz="0" w:space="0" w:color="auto"/>
        <w:left w:val="none" w:sz="0" w:space="0" w:color="auto"/>
        <w:bottom w:val="none" w:sz="0" w:space="0" w:color="auto"/>
        <w:right w:val="none" w:sz="0" w:space="0" w:color="auto"/>
      </w:divBdr>
    </w:div>
    <w:div w:id="1466511980">
      <w:marLeft w:val="640"/>
      <w:marRight w:val="0"/>
      <w:marTop w:val="0"/>
      <w:marBottom w:val="0"/>
      <w:divBdr>
        <w:top w:val="none" w:sz="0" w:space="0" w:color="auto"/>
        <w:left w:val="none" w:sz="0" w:space="0" w:color="auto"/>
        <w:bottom w:val="none" w:sz="0" w:space="0" w:color="auto"/>
        <w:right w:val="none" w:sz="0" w:space="0" w:color="auto"/>
      </w:divBdr>
    </w:div>
    <w:div w:id="1466577621">
      <w:marLeft w:val="640"/>
      <w:marRight w:val="0"/>
      <w:marTop w:val="0"/>
      <w:marBottom w:val="0"/>
      <w:divBdr>
        <w:top w:val="none" w:sz="0" w:space="0" w:color="auto"/>
        <w:left w:val="none" w:sz="0" w:space="0" w:color="auto"/>
        <w:bottom w:val="none" w:sz="0" w:space="0" w:color="auto"/>
        <w:right w:val="none" w:sz="0" w:space="0" w:color="auto"/>
      </w:divBdr>
    </w:div>
    <w:div w:id="1466578876">
      <w:marLeft w:val="640"/>
      <w:marRight w:val="0"/>
      <w:marTop w:val="0"/>
      <w:marBottom w:val="0"/>
      <w:divBdr>
        <w:top w:val="none" w:sz="0" w:space="0" w:color="auto"/>
        <w:left w:val="none" w:sz="0" w:space="0" w:color="auto"/>
        <w:bottom w:val="none" w:sz="0" w:space="0" w:color="auto"/>
        <w:right w:val="none" w:sz="0" w:space="0" w:color="auto"/>
      </w:divBdr>
    </w:div>
    <w:div w:id="1466584960">
      <w:marLeft w:val="640"/>
      <w:marRight w:val="0"/>
      <w:marTop w:val="0"/>
      <w:marBottom w:val="0"/>
      <w:divBdr>
        <w:top w:val="none" w:sz="0" w:space="0" w:color="auto"/>
        <w:left w:val="none" w:sz="0" w:space="0" w:color="auto"/>
        <w:bottom w:val="none" w:sz="0" w:space="0" w:color="auto"/>
        <w:right w:val="none" w:sz="0" w:space="0" w:color="auto"/>
      </w:divBdr>
    </w:div>
    <w:div w:id="1466585913">
      <w:marLeft w:val="640"/>
      <w:marRight w:val="0"/>
      <w:marTop w:val="0"/>
      <w:marBottom w:val="0"/>
      <w:divBdr>
        <w:top w:val="none" w:sz="0" w:space="0" w:color="auto"/>
        <w:left w:val="none" w:sz="0" w:space="0" w:color="auto"/>
        <w:bottom w:val="none" w:sz="0" w:space="0" w:color="auto"/>
        <w:right w:val="none" w:sz="0" w:space="0" w:color="auto"/>
      </w:divBdr>
    </w:div>
    <w:div w:id="1466656940">
      <w:marLeft w:val="640"/>
      <w:marRight w:val="0"/>
      <w:marTop w:val="0"/>
      <w:marBottom w:val="0"/>
      <w:divBdr>
        <w:top w:val="none" w:sz="0" w:space="0" w:color="auto"/>
        <w:left w:val="none" w:sz="0" w:space="0" w:color="auto"/>
        <w:bottom w:val="none" w:sz="0" w:space="0" w:color="auto"/>
        <w:right w:val="none" w:sz="0" w:space="0" w:color="auto"/>
      </w:divBdr>
    </w:div>
    <w:div w:id="1466696460">
      <w:marLeft w:val="640"/>
      <w:marRight w:val="0"/>
      <w:marTop w:val="0"/>
      <w:marBottom w:val="0"/>
      <w:divBdr>
        <w:top w:val="none" w:sz="0" w:space="0" w:color="auto"/>
        <w:left w:val="none" w:sz="0" w:space="0" w:color="auto"/>
        <w:bottom w:val="none" w:sz="0" w:space="0" w:color="auto"/>
        <w:right w:val="none" w:sz="0" w:space="0" w:color="auto"/>
      </w:divBdr>
    </w:div>
    <w:div w:id="1466775169">
      <w:marLeft w:val="640"/>
      <w:marRight w:val="0"/>
      <w:marTop w:val="0"/>
      <w:marBottom w:val="0"/>
      <w:divBdr>
        <w:top w:val="none" w:sz="0" w:space="0" w:color="auto"/>
        <w:left w:val="none" w:sz="0" w:space="0" w:color="auto"/>
        <w:bottom w:val="none" w:sz="0" w:space="0" w:color="auto"/>
        <w:right w:val="none" w:sz="0" w:space="0" w:color="auto"/>
      </w:divBdr>
    </w:div>
    <w:div w:id="1466778221">
      <w:marLeft w:val="640"/>
      <w:marRight w:val="0"/>
      <w:marTop w:val="0"/>
      <w:marBottom w:val="0"/>
      <w:divBdr>
        <w:top w:val="none" w:sz="0" w:space="0" w:color="auto"/>
        <w:left w:val="none" w:sz="0" w:space="0" w:color="auto"/>
        <w:bottom w:val="none" w:sz="0" w:space="0" w:color="auto"/>
        <w:right w:val="none" w:sz="0" w:space="0" w:color="auto"/>
      </w:divBdr>
    </w:div>
    <w:div w:id="1466848359">
      <w:marLeft w:val="640"/>
      <w:marRight w:val="0"/>
      <w:marTop w:val="0"/>
      <w:marBottom w:val="0"/>
      <w:divBdr>
        <w:top w:val="none" w:sz="0" w:space="0" w:color="auto"/>
        <w:left w:val="none" w:sz="0" w:space="0" w:color="auto"/>
        <w:bottom w:val="none" w:sz="0" w:space="0" w:color="auto"/>
        <w:right w:val="none" w:sz="0" w:space="0" w:color="auto"/>
      </w:divBdr>
    </w:div>
    <w:div w:id="1466892407">
      <w:marLeft w:val="640"/>
      <w:marRight w:val="0"/>
      <w:marTop w:val="0"/>
      <w:marBottom w:val="0"/>
      <w:divBdr>
        <w:top w:val="none" w:sz="0" w:space="0" w:color="auto"/>
        <w:left w:val="none" w:sz="0" w:space="0" w:color="auto"/>
        <w:bottom w:val="none" w:sz="0" w:space="0" w:color="auto"/>
        <w:right w:val="none" w:sz="0" w:space="0" w:color="auto"/>
      </w:divBdr>
    </w:div>
    <w:div w:id="1467089611">
      <w:marLeft w:val="640"/>
      <w:marRight w:val="0"/>
      <w:marTop w:val="0"/>
      <w:marBottom w:val="0"/>
      <w:divBdr>
        <w:top w:val="none" w:sz="0" w:space="0" w:color="auto"/>
        <w:left w:val="none" w:sz="0" w:space="0" w:color="auto"/>
        <w:bottom w:val="none" w:sz="0" w:space="0" w:color="auto"/>
        <w:right w:val="none" w:sz="0" w:space="0" w:color="auto"/>
      </w:divBdr>
    </w:div>
    <w:div w:id="1467355987">
      <w:marLeft w:val="640"/>
      <w:marRight w:val="0"/>
      <w:marTop w:val="0"/>
      <w:marBottom w:val="0"/>
      <w:divBdr>
        <w:top w:val="none" w:sz="0" w:space="0" w:color="auto"/>
        <w:left w:val="none" w:sz="0" w:space="0" w:color="auto"/>
        <w:bottom w:val="none" w:sz="0" w:space="0" w:color="auto"/>
        <w:right w:val="none" w:sz="0" w:space="0" w:color="auto"/>
      </w:divBdr>
    </w:div>
    <w:div w:id="1467358116">
      <w:marLeft w:val="640"/>
      <w:marRight w:val="0"/>
      <w:marTop w:val="0"/>
      <w:marBottom w:val="0"/>
      <w:divBdr>
        <w:top w:val="none" w:sz="0" w:space="0" w:color="auto"/>
        <w:left w:val="none" w:sz="0" w:space="0" w:color="auto"/>
        <w:bottom w:val="none" w:sz="0" w:space="0" w:color="auto"/>
        <w:right w:val="none" w:sz="0" w:space="0" w:color="auto"/>
      </w:divBdr>
    </w:div>
    <w:div w:id="1467435006">
      <w:marLeft w:val="640"/>
      <w:marRight w:val="0"/>
      <w:marTop w:val="0"/>
      <w:marBottom w:val="0"/>
      <w:divBdr>
        <w:top w:val="none" w:sz="0" w:space="0" w:color="auto"/>
        <w:left w:val="none" w:sz="0" w:space="0" w:color="auto"/>
        <w:bottom w:val="none" w:sz="0" w:space="0" w:color="auto"/>
        <w:right w:val="none" w:sz="0" w:space="0" w:color="auto"/>
      </w:divBdr>
    </w:div>
    <w:div w:id="1467435215">
      <w:marLeft w:val="640"/>
      <w:marRight w:val="0"/>
      <w:marTop w:val="0"/>
      <w:marBottom w:val="0"/>
      <w:divBdr>
        <w:top w:val="none" w:sz="0" w:space="0" w:color="auto"/>
        <w:left w:val="none" w:sz="0" w:space="0" w:color="auto"/>
        <w:bottom w:val="none" w:sz="0" w:space="0" w:color="auto"/>
        <w:right w:val="none" w:sz="0" w:space="0" w:color="auto"/>
      </w:divBdr>
    </w:div>
    <w:div w:id="1467501681">
      <w:marLeft w:val="640"/>
      <w:marRight w:val="0"/>
      <w:marTop w:val="0"/>
      <w:marBottom w:val="0"/>
      <w:divBdr>
        <w:top w:val="none" w:sz="0" w:space="0" w:color="auto"/>
        <w:left w:val="none" w:sz="0" w:space="0" w:color="auto"/>
        <w:bottom w:val="none" w:sz="0" w:space="0" w:color="auto"/>
        <w:right w:val="none" w:sz="0" w:space="0" w:color="auto"/>
      </w:divBdr>
    </w:div>
    <w:div w:id="1467504028">
      <w:marLeft w:val="640"/>
      <w:marRight w:val="0"/>
      <w:marTop w:val="0"/>
      <w:marBottom w:val="0"/>
      <w:divBdr>
        <w:top w:val="none" w:sz="0" w:space="0" w:color="auto"/>
        <w:left w:val="none" w:sz="0" w:space="0" w:color="auto"/>
        <w:bottom w:val="none" w:sz="0" w:space="0" w:color="auto"/>
        <w:right w:val="none" w:sz="0" w:space="0" w:color="auto"/>
      </w:divBdr>
    </w:div>
    <w:div w:id="1467506809">
      <w:marLeft w:val="640"/>
      <w:marRight w:val="0"/>
      <w:marTop w:val="0"/>
      <w:marBottom w:val="0"/>
      <w:divBdr>
        <w:top w:val="none" w:sz="0" w:space="0" w:color="auto"/>
        <w:left w:val="none" w:sz="0" w:space="0" w:color="auto"/>
        <w:bottom w:val="none" w:sz="0" w:space="0" w:color="auto"/>
        <w:right w:val="none" w:sz="0" w:space="0" w:color="auto"/>
      </w:divBdr>
    </w:div>
    <w:div w:id="1467577499">
      <w:marLeft w:val="640"/>
      <w:marRight w:val="0"/>
      <w:marTop w:val="0"/>
      <w:marBottom w:val="0"/>
      <w:divBdr>
        <w:top w:val="none" w:sz="0" w:space="0" w:color="auto"/>
        <w:left w:val="none" w:sz="0" w:space="0" w:color="auto"/>
        <w:bottom w:val="none" w:sz="0" w:space="0" w:color="auto"/>
        <w:right w:val="none" w:sz="0" w:space="0" w:color="auto"/>
      </w:divBdr>
    </w:div>
    <w:div w:id="1467746272">
      <w:marLeft w:val="640"/>
      <w:marRight w:val="0"/>
      <w:marTop w:val="0"/>
      <w:marBottom w:val="0"/>
      <w:divBdr>
        <w:top w:val="none" w:sz="0" w:space="0" w:color="auto"/>
        <w:left w:val="none" w:sz="0" w:space="0" w:color="auto"/>
        <w:bottom w:val="none" w:sz="0" w:space="0" w:color="auto"/>
        <w:right w:val="none" w:sz="0" w:space="0" w:color="auto"/>
      </w:divBdr>
    </w:div>
    <w:div w:id="1467771823">
      <w:marLeft w:val="640"/>
      <w:marRight w:val="0"/>
      <w:marTop w:val="0"/>
      <w:marBottom w:val="0"/>
      <w:divBdr>
        <w:top w:val="none" w:sz="0" w:space="0" w:color="auto"/>
        <w:left w:val="none" w:sz="0" w:space="0" w:color="auto"/>
        <w:bottom w:val="none" w:sz="0" w:space="0" w:color="auto"/>
        <w:right w:val="none" w:sz="0" w:space="0" w:color="auto"/>
      </w:divBdr>
    </w:div>
    <w:div w:id="1467776135">
      <w:marLeft w:val="640"/>
      <w:marRight w:val="0"/>
      <w:marTop w:val="0"/>
      <w:marBottom w:val="0"/>
      <w:divBdr>
        <w:top w:val="none" w:sz="0" w:space="0" w:color="auto"/>
        <w:left w:val="none" w:sz="0" w:space="0" w:color="auto"/>
        <w:bottom w:val="none" w:sz="0" w:space="0" w:color="auto"/>
        <w:right w:val="none" w:sz="0" w:space="0" w:color="auto"/>
      </w:divBdr>
    </w:div>
    <w:div w:id="1467892819">
      <w:marLeft w:val="640"/>
      <w:marRight w:val="0"/>
      <w:marTop w:val="0"/>
      <w:marBottom w:val="0"/>
      <w:divBdr>
        <w:top w:val="none" w:sz="0" w:space="0" w:color="auto"/>
        <w:left w:val="none" w:sz="0" w:space="0" w:color="auto"/>
        <w:bottom w:val="none" w:sz="0" w:space="0" w:color="auto"/>
        <w:right w:val="none" w:sz="0" w:space="0" w:color="auto"/>
      </w:divBdr>
    </w:div>
    <w:div w:id="1467969577">
      <w:marLeft w:val="640"/>
      <w:marRight w:val="0"/>
      <w:marTop w:val="0"/>
      <w:marBottom w:val="0"/>
      <w:divBdr>
        <w:top w:val="none" w:sz="0" w:space="0" w:color="auto"/>
        <w:left w:val="none" w:sz="0" w:space="0" w:color="auto"/>
        <w:bottom w:val="none" w:sz="0" w:space="0" w:color="auto"/>
        <w:right w:val="none" w:sz="0" w:space="0" w:color="auto"/>
      </w:divBdr>
    </w:div>
    <w:div w:id="1467970037">
      <w:marLeft w:val="640"/>
      <w:marRight w:val="0"/>
      <w:marTop w:val="0"/>
      <w:marBottom w:val="0"/>
      <w:divBdr>
        <w:top w:val="none" w:sz="0" w:space="0" w:color="auto"/>
        <w:left w:val="none" w:sz="0" w:space="0" w:color="auto"/>
        <w:bottom w:val="none" w:sz="0" w:space="0" w:color="auto"/>
        <w:right w:val="none" w:sz="0" w:space="0" w:color="auto"/>
      </w:divBdr>
    </w:div>
    <w:div w:id="1468009109">
      <w:marLeft w:val="640"/>
      <w:marRight w:val="0"/>
      <w:marTop w:val="0"/>
      <w:marBottom w:val="0"/>
      <w:divBdr>
        <w:top w:val="none" w:sz="0" w:space="0" w:color="auto"/>
        <w:left w:val="none" w:sz="0" w:space="0" w:color="auto"/>
        <w:bottom w:val="none" w:sz="0" w:space="0" w:color="auto"/>
        <w:right w:val="none" w:sz="0" w:space="0" w:color="auto"/>
      </w:divBdr>
    </w:div>
    <w:div w:id="1468086978">
      <w:marLeft w:val="640"/>
      <w:marRight w:val="0"/>
      <w:marTop w:val="0"/>
      <w:marBottom w:val="0"/>
      <w:divBdr>
        <w:top w:val="none" w:sz="0" w:space="0" w:color="auto"/>
        <w:left w:val="none" w:sz="0" w:space="0" w:color="auto"/>
        <w:bottom w:val="none" w:sz="0" w:space="0" w:color="auto"/>
        <w:right w:val="none" w:sz="0" w:space="0" w:color="auto"/>
      </w:divBdr>
    </w:div>
    <w:div w:id="1468164629">
      <w:marLeft w:val="640"/>
      <w:marRight w:val="0"/>
      <w:marTop w:val="0"/>
      <w:marBottom w:val="0"/>
      <w:divBdr>
        <w:top w:val="none" w:sz="0" w:space="0" w:color="auto"/>
        <w:left w:val="none" w:sz="0" w:space="0" w:color="auto"/>
        <w:bottom w:val="none" w:sz="0" w:space="0" w:color="auto"/>
        <w:right w:val="none" w:sz="0" w:space="0" w:color="auto"/>
      </w:divBdr>
    </w:div>
    <w:div w:id="1468205389">
      <w:marLeft w:val="640"/>
      <w:marRight w:val="0"/>
      <w:marTop w:val="0"/>
      <w:marBottom w:val="0"/>
      <w:divBdr>
        <w:top w:val="none" w:sz="0" w:space="0" w:color="auto"/>
        <w:left w:val="none" w:sz="0" w:space="0" w:color="auto"/>
        <w:bottom w:val="none" w:sz="0" w:space="0" w:color="auto"/>
        <w:right w:val="none" w:sz="0" w:space="0" w:color="auto"/>
      </w:divBdr>
    </w:div>
    <w:div w:id="1468275662">
      <w:marLeft w:val="640"/>
      <w:marRight w:val="0"/>
      <w:marTop w:val="0"/>
      <w:marBottom w:val="0"/>
      <w:divBdr>
        <w:top w:val="none" w:sz="0" w:space="0" w:color="auto"/>
        <w:left w:val="none" w:sz="0" w:space="0" w:color="auto"/>
        <w:bottom w:val="none" w:sz="0" w:space="0" w:color="auto"/>
        <w:right w:val="none" w:sz="0" w:space="0" w:color="auto"/>
      </w:divBdr>
    </w:div>
    <w:div w:id="1468279850">
      <w:marLeft w:val="640"/>
      <w:marRight w:val="0"/>
      <w:marTop w:val="0"/>
      <w:marBottom w:val="0"/>
      <w:divBdr>
        <w:top w:val="none" w:sz="0" w:space="0" w:color="auto"/>
        <w:left w:val="none" w:sz="0" w:space="0" w:color="auto"/>
        <w:bottom w:val="none" w:sz="0" w:space="0" w:color="auto"/>
        <w:right w:val="none" w:sz="0" w:space="0" w:color="auto"/>
      </w:divBdr>
    </w:div>
    <w:div w:id="1468280828">
      <w:marLeft w:val="640"/>
      <w:marRight w:val="0"/>
      <w:marTop w:val="0"/>
      <w:marBottom w:val="0"/>
      <w:divBdr>
        <w:top w:val="none" w:sz="0" w:space="0" w:color="auto"/>
        <w:left w:val="none" w:sz="0" w:space="0" w:color="auto"/>
        <w:bottom w:val="none" w:sz="0" w:space="0" w:color="auto"/>
        <w:right w:val="none" w:sz="0" w:space="0" w:color="auto"/>
      </w:divBdr>
    </w:div>
    <w:div w:id="1468284066">
      <w:marLeft w:val="640"/>
      <w:marRight w:val="0"/>
      <w:marTop w:val="0"/>
      <w:marBottom w:val="0"/>
      <w:divBdr>
        <w:top w:val="none" w:sz="0" w:space="0" w:color="auto"/>
        <w:left w:val="none" w:sz="0" w:space="0" w:color="auto"/>
        <w:bottom w:val="none" w:sz="0" w:space="0" w:color="auto"/>
        <w:right w:val="none" w:sz="0" w:space="0" w:color="auto"/>
      </w:divBdr>
    </w:div>
    <w:div w:id="1468400327">
      <w:marLeft w:val="640"/>
      <w:marRight w:val="0"/>
      <w:marTop w:val="0"/>
      <w:marBottom w:val="0"/>
      <w:divBdr>
        <w:top w:val="none" w:sz="0" w:space="0" w:color="auto"/>
        <w:left w:val="none" w:sz="0" w:space="0" w:color="auto"/>
        <w:bottom w:val="none" w:sz="0" w:space="0" w:color="auto"/>
        <w:right w:val="none" w:sz="0" w:space="0" w:color="auto"/>
      </w:divBdr>
    </w:div>
    <w:div w:id="1468401915">
      <w:marLeft w:val="640"/>
      <w:marRight w:val="0"/>
      <w:marTop w:val="0"/>
      <w:marBottom w:val="0"/>
      <w:divBdr>
        <w:top w:val="none" w:sz="0" w:space="0" w:color="auto"/>
        <w:left w:val="none" w:sz="0" w:space="0" w:color="auto"/>
        <w:bottom w:val="none" w:sz="0" w:space="0" w:color="auto"/>
        <w:right w:val="none" w:sz="0" w:space="0" w:color="auto"/>
      </w:divBdr>
    </w:div>
    <w:div w:id="1468618866">
      <w:marLeft w:val="640"/>
      <w:marRight w:val="0"/>
      <w:marTop w:val="0"/>
      <w:marBottom w:val="0"/>
      <w:divBdr>
        <w:top w:val="none" w:sz="0" w:space="0" w:color="auto"/>
        <w:left w:val="none" w:sz="0" w:space="0" w:color="auto"/>
        <w:bottom w:val="none" w:sz="0" w:space="0" w:color="auto"/>
        <w:right w:val="none" w:sz="0" w:space="0" w:color="auto"/>
      </w:divBdr>
    </w:div>
    <w:div w:id="1468626198">
      <w:marLeft w:val="640"/>
      <w:marRight w:val="0"/>
      <w:marTop w:val="0"/>
      <w:marBottom w:val="0"/>
      <w:divBdr>
        <w:top w:val="none" w:sz="0" w:space="0" w:color="auto"/>
        <w:left w:val="none" w:sz="0" w:space="0" w:color="auto"/>
        <w:bottom w:val="none" w:sz="0" w:space="0" w:color="auto"/>
        <w:right w:val="none" w:sz="0" w:space="0" w:color="auto"/>
      </w:divBdr>
    </w:div>
    <w:div w:id="1468669378">
      <w:marLeft w:val="640"/>
      <w:marRight w:val="0"/>
      <w:marTop w:val="0"/>
      <w:marBottom w:val="0"/>
      <w:divBdr>
        <w:top w:val="none" w:sz="0" w:space="0" w:color="auto"/>
        <w:left w:val="none" w:sz="0" w:space="0" w:color="auto"/>
        <w:bottom w:val="none" w:sz="0" w:space="0" w:color="auto"/>
        <w:right w:val="none" w:sz="0" w:space="0" w:color="auto"/>
      </w:divBdr>
    </w:div>
    <w:div w:id="1468746114">
      <w:marLeft w:val="640"/>
      <w:marRight w:val="0"/>
      <w:marTop w:val="0"/>
      <w:marBottom w:val="0"/>
      <w:divBdr>
        <w:top w:val="none" w:sz="0" w:space="0" w:color="auto"/>
        <w:left w:val="none" w:sz="0" w:space="0" w:color="auto"/>
        <w:bottom w:val="none" w:sz="0" w:space="0" w:color="auto"/>
        <w:right w:val="none" w:sz="0" w:space="0" w:color="auto"/>
      </w:divBdr>
    </w:div>
    <w:div w:id="1468890238">
      <w:marLeft w:val="640"/>
      <w:marRight w:val="0"/>
      <w:marTop w:val="0"/>
      <w:marBottom w:val="0"/>
      <w:divBdr>
        <w:top w:val="none" w:sz="0" w:space="0" w:color="auto"/>
        <w:left w:val="none" w:sz="0" w:space="0" w:color="auto"/>
        <w:bottom w:val="none" w:sz="0" w:space="0" w:color="auto"/>
        <w:right w:val="none" w:sz="0" w:space="0" w:color="auto"/>
      </w:divBdr>
    </w:div>
    <w:div w:id="1469011598">
      <w:marLeft w:val="640"/>
      <w:marRight w:val="0"/>
      <w:marTop w:val="0"/>
      <w:marBottom w:val="0"/>
      <w:divBdr>
        <w:top w:val="none" w:sz="0" w:space="0" w:color="auto"/>
        <w:left w:val="none" w:sz="0" w:space="0" w:color="auto"/>
        <w:bottom w:val="none" w:sz="0" w:space="0" w:color="auto"/>
        <w:right w:val="none" w:sz="0" w:space="0" w:color="auto"/>
      </w:divBdr>
    </w:div>
    <w:div w:id="1469055868">
      <w:marLeft w:val="640"/>
      <w:marRight w:val="0"/>
      <w:marTop w:val="0"/>
      <w:marBottom w:val="0"/>
      <w:divBdr>
        <w:top w:val="none" w:sz="0" w:space="0" w:color="auto"/>
        <w:left w:val="none" w:sz="0" w:space="0" w:color="auto"/>
        <w:bottom w:val="none" w:sz="0" w:space="0" w:color="auto"/>
        <w:right w:val="none" w:sz="0" w:space="0" w:color="auto"/>
      </w:divBdr>
    </w:div>
    <w:div w:id="1469056011">
      <w:marLeft w:val="640"/>
      <w:marRight w:val="0"/>
      <w:marTop w:val="0"/>
      <w:marBottom w:val="0"/>
      <w:divBdr>
        <w:top w:val="none" w:sz="0" w:space="0" w:color="auto"/>
        <w:left w:val="none" w:sz="0" w:space="0" w:color="auto"/>
        <w:bottom w:val="none" w:sz="0" w:space="0" w:color="auto"/>
        <w:right w:val="none" w:sz="0" w:space="0" w:color="auto"/>
      </w:divBdr>
    </w:div>
    <w:div w:id="1469127216">
      <w:marLeft w:val="640"/>
      <w:marRight w:val="0"/>
      <w:marTop w:val="0"/>
      <w:marBottom w:val="0"/>
      <w:divBdr>
        <w:top w:val="none" w:sz="0" w:space="0" w:color="auto"/>
        <w:left w:val="none" w:sz="0" w:space="0" w:color="auto"/>
        <w:bottom w:val="none" w:sz="0" w:space="0" w:color="auto"/>
        <w:right w:val="none" w:sz="0" w:space="0" w:color="auto"/>
      </w:divBdr>
    </w:div>
    <w:div w:id="1469131989">
      <w:marLeft w:val="640"/>
      <w:marRight w:val="0"/>
      <w:marTop w:val="0"/>
      <w:marBottom w:val="0"/>
      <w:divBdr>
        <w:top w:val="none" w:sz="0" w:space="0" w:color="auto"/>
        <w:left w:val="none" w:sz="0" w:space="0" w:color="auto"/>
        <w:bottom w:val="none" w:sz="0" w:space="0" w:color="auto"/>
        <w:right w:val="none" w:sz="0" w:space="0" w:color="auto"/>
      </w:divBdr>
    </w:div>
    <w:div w:id="1469132112">
      <w:marLeft w:val="640"/>
      <w:marRight w:val="0"/>
      <w:marTop w:val="0"/>
      <w:marBottom w:val="0"/>
      <w:divBdr>
        <w:top w:val="none" w:sz="0" w:space="0" w:color="auto"/>
        <w:left w:val="none" w:sz="0" w:space="0" w:color="auto"/>
        <w:bottom w:val="none" w:sz="0" w:space="0" w:color="auto"/>
        <w:right w:val="none" w:sz="0" w:space="0" w:color="auto"/>
      </w:divBdr>
    </w:div>
    <w:div w:id="1469321606">
      <w:marLeft w:val="640"/>
      <w:marRight w:val="0"/>
      <w:marTop w:val="0"/>
      <w:marBottom w:val="0"/>
      <w:divBdr>
        <w:top w:val="none" w:sz="0" w:space="0" w:color="auto"/>
        <w:left w:val="none" w:sz="0" w:space="0" w:color="auto"/>
        <w:bottom w:val="none" w:sz="0" w:space="0" w:color="auto"/>
        <w:right w:val="none" w:sz="0" w:space="0" w:color="auto"/>
      </w:divBdr>
    </w:div>
    <w:div w:id="1469401435">
      <w:marLeft w:val="640"/>
      <w:marRight w:val="0"/>
      <w:marTop w:val="0"/>
      <w:marBottom w:val="0"/>
      <w:divBdr>
        <w:top w:val="none" w:sz="0" w:space="0" w:color="auto"/>
        <w:left w:val="none" w:sz="0" w:space="0" w:color="auto"/>
        <w:bottom w:val="none" w:sz="0" w:space="0" w:color="auto"/>
        <w:right w:val="none" w:sz="0" w:space="0" w:color="auto"/>
      </w:divBdr>
    </w:div>
    <w:div w:id="1469401779">
      <w:marLeft w:val="640"/>
      <w:marRight w:val="0"/>
      <w:marTop w:val="0"/>
      <w:marBottom w:val="0"/>
      <w:divBdr>
        <w:top w:val="none" w:sz="0" w:space="0" w:color="auto"/>
        <w:left w:val="none" w:sz="0" w:space="0" w:color="auto"/>
        <w:bottom w:val="none" w:sz="0" w:space="0" w:color="auto"/>
        <w:right w:val="none" w:sz="0" w:space="0" w:color="auto"/>
      </w:divBdr>
    </w:div>
    <w:div w:id="1469470745">
      <w:marLeft w:val="640"/>
      <w:marRight w:val="0"/>
      <w:marTop w:val="0"/>
      <w:marBottom w:val="0"/>
      <w:divBdr>
        <w:top w:val="none" w:sz="0" w:space="0" w:color="auto"/>
        <w:left w:val="none" w:sz="0" w:space="0" w:color="auto"/>
        <w:bottom w:val="none" w:sz="0" w:space="0" w:color="auto"/>
        <w:right w:val="none" w:sz="0" w:space="0" w:color="auto"/>
      </w:divBdr>
    </w:div>
    <w:div w:id="1469545702">
      <w:marLeft w:val="640"/>
      <w:marRight w:val="0"/>
      <w:marTop w:val="0"/>
      <w:marBottom w:val="0"/>
      <w:divBdr>
        <w:top w:val="none" w:sz="0" w:space="0" w:color="auto"/>
        <w:left w:val="none" w:sz="0" w:space="0" w:color="auto"/>
        <w:bottom w:val="none" w:sz="0" w:space="0" w:color="auto"/>
        <w:right w:val="none" w:sz="0" w:space="0" w:color="auto"/>
      </w:divBdr>
    </w:div>
    <w:div w:id="1469585307">
      <w:marLeft w:val="640"/>
      <w:marRight w:val="0"/>
      <w:marTop w:val="0"/>
      <w:marBottom w:val="0"/>
      <w:divBdr>
        <w:top w:val="none" w:sz="0" w:space="0" w:color="auto"/>
        <w:left w:val="none" w:sz="0" w:space="0" w:color="auto"/>
        <w:bottom w:val="none" w:sz="0" w:space="0" w:color="auto"/>
        <w:right w:val="none" w:sz="0" w:space="0" w:color="auto"/>
      </w:divBdr>
    </w:div>
    <w:div w:id="1469587686">
      <w:marLeft w:val="640"/>
      <w:marRight w:val="0"/>
      <w:marTop w:val="0"/>
      <w:marBottom w:val="0"/>
      <w:divBdr>
        <w:top w:val="none" w:sz="0" w:space="0" w:color="auto"/>
        <w:left w:val="none" w:sz="0" w:space="0" w:color="auto"/>
        <w:bottom w:val="none" w:sz="0" w:space="0" w:color="auto"/>
        <w:right w:val="none" w:sz="0" w:space="0" w:color="auto"/>
      </w:divBdr>
    </w:div>
    <w:div w:id="1469780147">
      <w:marLeft w:val="640"/>
      <w:marRight w:val="0"/>
      <w:marTop w:val="0"/>
      <w:marBottom w:val="0"/>
      <w:divBdr>
        <w:top w:val="none" w:sz="0" w:space="0" w:color="auto"/>
        <w:left w:val="none" w:sz="0" w:space="0" w:color="auto"/>
        <w:bottom w:val="none" w:sz="0" w:space="0" w:color="auto"/>
        <w:right w:val="none" w:sz="0" w:space="0" w:color="auto"/>
      </w:divBdr>
    </w:div>
    <w:div w:id="1469784831">
      <w:marLeft w:val="640"/>
      <w:marRight w:val="0"/>
      <w:marTop w:val="0"/>
      <w:marBottom w:val="0"/>
      <w:divBdr>
        <w:top w:val="none" w:sz="0" w:space="0" w:color="auto"/>
        <w:left w:val="none" w:sz="0" w:space="0" w:color="auto"/>
        <w:bottom w:val="none" w:sz="0" w:space="0" w:color="auto"/>
        <w:right w:val="none" w:sz="0" w:space="0" w:color="auto"/>
      </w:divBdr>
    </w:div>
    <w:div w:id="1469786086">
      <w:marLeft w:val="640"/>
      <w:marRight w:val="0"/>
      <w:marTop w:val="0"/>
      <w:marBottom w:val="0"/>
      <w:divBdr>
        <w:top w:val="none" w:sz="0" w:space="0" w:color="auto"/>
        <w:left w:val="none" w:sz="0" w:space="0" w:color="auto"/>
        <w:bottom w:val="none" w:sz="0" w:space="0" w:color="auto"/>
        <w:right w:val="none" w:sz="0" w:space="0" w:color="auto"/>
      </w:divBdr>
    </w:div>
    <w:div w:id="1469977847">
      <w:marLeft w:val="640"/>
      <w:marRight w:val="0"/>
      <w:marTop w:val="0"/>
      <w:marBottom w:val="0"/>
      <w:divBdr>
        <w:top w:val="none" w:sz="0" w:space="0" w:color="auto"/>
        <w:left w:val="none" w:sz="0" w:space="0" w:color="auto"/>
        <w:bottom w:val="none" w:sz="0" w:space="0" w:color="auto"/>
        <w:right w:val="none" w:sz="0" w:space="0" w:color="auto"/>
      </w:divBdr>
    </w:div>
    <w:div w:id="1470048117">
      <w:marLeft w:val="640"/>
      <w:marRight w:val="0"/>
      <w:marTop w:val="0"/>
      <w:marBottom w:val="0"/>
      <w:divBdr>
        <w:top w:val="none" w:sz="0" w:space="0" w:color="auto"/>
        <w:left w:val="none" w:sz="0" w:space="0" w:color="auto"/>
        <w:bottom w:val="none" w:sz="0" w:space="0" w:color="auto"/>
        <w:right w:val="none" w:sz="0" w:space="0" w:color="auto"/>
      </w:divBdr>
    </w:div>
    <w:div w:id="1470049712">
      <w:marLeft w:val="640"/>
      <w:marRight w:val="0"/>
      <w:marTop w:val="0"/>
      <w:marBottom w:val="0"/>
      <w:divBdr>
        <w:top w:val="none" w:sz="0" w:space="0" w:color="auto"/>
        <w:left w:val="none" w:sz="0" w:space="0" w:color="auto"/>
        <w:bottom w:val="none" w:sz="0" w:space="0" w:color="auto"/>
        <w:right w:val="none" w:sz="0" w:space="0" w:color="auto"/>
      </w:divBdr>
    </w:div>
    <w:div w:id="1470053072">
      <w:marLeft w:val="640"/>
      <w:marRight w:val="0"/>
      <w:marTop w:val="0"/>
      <w:marBottom w:val="0"/>
      <w:divBdr>
        <w:top w:val="none" w:sz="0" w:space="0" w:color="auto"/>
        <w:left w:val="none" w:sz="0" w:space="0" w:color="auto"/>
        <w:bottom w:val="none" w:sz="0" w:space="0" w:color="auto"/>
        <w:right w:val="none" w:sz="0" w:space="0" w:color="auto"/>
      </w:divBdr>
    </w:div>
    <w:div w:id="1470171521">
      <w:marLeft w:val="640"/>
      <w:marRight w:val="0"/>
      <w:marTop w:val="0"/>
      <w:marBottom w:val="0"/>
      <w:divBdr>
        <w:top w:val="none" w:sz="0" w:space="0" w:color="auto"/>
        <w:left w:val="none" w:sz="0" w:space="0" w:color="auto"/>
        <w:bottom w:val="none" w:sz="0" w:space="0" w:color="auto"/>
        <w:right w:val="none" w:sz="0" w:space="0" w:color="auto"/>
      </w:divBdr>
    </w:div>
    <w:div w:id="1470201575">
      <w:marLeft w:val="640"/>
      <w:marRight w:val="0"/>
      <w:marTop w:val="0"/>
      <w:marBottom w:val="0"/>
      <w:divBdr>
        <w:top w:val="none" w:sz="0" w:space="0" w:color="auto"/>
        <w:left w:val="none" w:sz="0" w:space="0" w:color="auto"/>
        <w:bottom w:val="none" w:sz="0" w:space="0" w:color="auto"/>
        <w:right w:val="none" w:sz="0" w:space="0" w:color="auto"/>
      </w:divBdr>
    </w:div>
    <w:div w:id="1470394457">
      <w:marLeft w:val="640"/>
      <w:marRight w:val="0"/>
      <w:marTop w:val="0"/>
      <w:marBottom w:val="0"/>
      <w:divBdr>
        <w:top w:val="none" w:sz="0" w:space="0" w:color="auto"/>
        <w:left w:val="none" w:sz="0" w:space="0" w:color="auto"/>
        <w:bottom w:val="none" w:sz="0" w:space="0" w:color="auto"/>
        <w:right w:val="none" w:sz="0" w:space="0" w:color="auto"/>
      </w:divBdr>
    </w:div>
    <w:div w:id="1470443391">
      <w:marLeft w:val="640"/>
      <w:marRight w:val="0"/>
      <w:marTop w:val="0"/>
      <w:marBottom w:val="0"/>
      <w:divBdr>
        <w:top w:val="none" w:sz="0" w:space="0" w:color="auto"/>
        <w:left w:val="none" w:sz="0" w:space="0" w:color="auto"/>
        <w:bottom w:val="none" w:sz="0" w:space="0" w:color="auto"/>
        <w:right w:val="none" w:sz="0" w:space="0" w:color="auto"/>
      </w:divBdr>
    </w:div>
    <w:div w:id="1470514251">
      <w:marLeft w:val="640"/>
      <w:marRight w:val="0"/>
      <w:marTop w:val="0"/>
      <w:marBottom w:val="0"/>
      <w:divBdr>
        <w:top w:val="none" w:sz="0" w:space="0" w:color="auto"/>
        <w:left w:val="none" w:sz="0" w:space="0" w:color="auto"/>
        <w:bottom w:val="none" w:sz="0" w:space="0" w:color="auto"/>
        <w:right w:val="none" w:sz="0" w:space="0" w:color="auto"/>
      </w:divBdr>
    </w:div>
    <w:div w:id="1470636088">
      <w:marLeft w:val="640"/>
      <w:marRight w:val="0"/>
      <w:marTop w:val="0"/>
      <w:marBottom w:val="0"/>
      <w:divBdr>
        <w:top w:val="none" w:sz="0" w:space="0" w:color="auto"/>
        <w:left w:val="none" w:sz="0" w:space="0" w:color="auto"/>
        <w:bottom w:val="none" w:sz="0" w:space="0" w:color="auto"/>
        <w:right w:val="none" w:sz="0" w:space="0" w:color="auto"/>
      </w:divBdr>
    </w:div>
    <w:div w:id="1470705080">
      <w:marLeft w:val="640"/>
      <w:marRight w:val="0"/>
      <w:marTop w:val="0"/>
      <w:marBottom w:val="0"/>
      <w:divBdr>
        <w:top w:val="none" w:sz="0" w:space="0" w:color="auto"/>
        <w:left w:val="none" w:sz="0" w:space="0" w:color="auto"/>
        <w:bottom w:val="none" w:sz="0" w:space="0" w:color="auto"/>
        <w:right w:val="none" w:sz="0" w:space="0" w:color="auto"/>
      </w:divBdr>
    </w:div>
    <w:div w:id="1470705852">
      <w:marLeft w:val="640"/>
      <w:marRight w:val="0"/>
      <w:marTop w:val="0"/>
      <w:marBottom w:val="0"/>
      <w:divBdr>
        <w:top w:val="none" w:sz="0" w:space="0" w:color="auto"/>
        <w:left w:val="none" w:sz="0" w:space="0" w:color="auto"/>
        <w:bottom w:val="none" w:sz="0" w:space="0" w:color="auto"/>
        <w:right w:val="none" w:sz="0" w:space="0" w:color="auto"/>
      </w:divBdr>
    </w:div>
    <w:div w:id="1470971912">
      <w:marLeft w:val="640"/>
      <w:marRight w:val="0"/>
      <w:marTop w:val="0"/>
      <w:marBottom w:val="0"/>
      <w:divBdr>
        <w:top w:val="none" w:sz="0" w:space="0" w:color="auto"/>
        <w:left w:val="none" w:sz="0" w:space="0" w:color="auto"/>
        <w:bottom w:val="none" w:sz="0" w:space="0" w:color="auto"/>
        <w:right w:val="none" w:sz="0" w:space="0" w:color="auto"/>
      </w:divBdr>
    </w:div>
    <w:div w:id="1471022591">
      <w:marLeft w:val="640"/>
      <w:marRight w:val="0"/>
      <w:marTop w:val="0"/>
      <w:marBottom w:val="0"/>
      <w:divBdr>
        <w:top w:val="none" w:sz="0" w:space="0" w:color="auto"/>
        <w:left w:val="none" w:sz="0" w:space="0" w:color="auto"/>
        <w:bottom w:val="none" w:sz="0" w:space="0" w:color="auto"/>
        <w:right w:val="none" w:sz="0" w:space="0" w:color="auto"/>
      </w:divBdr>
    </w:div>
    <w:div w:id="1471052911">
      <w:marLeft w:val="640"/>
      <w:marRight w:val="0"/>
      <w:marTop w:val="0"/>
      <w:marBottom w:val="0"/>
      <w:divBdr>
        <w:top w:val="none" w:sz="0" w:space="0" w:color="auto"/>
        <w:left w:val="none" w:sz="0" w:space="0" w:color="auto"/>
        <w:bottom w:val="none" w:sz="0" w:space="0" w:color="auto"/>
        <w:right w:val="none" w:sz="0" w:space="0" w:color="auto"/>
      </w:divBdr>
    </w:div>
    <w:div w:id="1471090286">
      <w:marLeft w:val="640"/>
      <w:marRight w:val="0"/>
      <w:marTop w:val="0"/>
      <w:marBottom w:val="0"/>
      <w:divBdr>
        <w:top w:val="none" w:sz="0" w:space="0" w:color="auto"/>
        <w:left w:val="none" w:sz="0" w:space="0" w:color="auto"/>
        <w:bottom w:val="none" w:sz="0" w:space="0" w:color="auto"/>
        <w:right w:val="none" w:sz="0" w:space="0" w:color="auto"/>
      </w:divBdr>
    </w:div>
    <w:div w:id="1471167634">
      <w:marLeft w:val="640"/>
      <w:marRight w:val="0"/>
      <w:marTop w:val="0"/>
      <w:marBottom w:val="0"/>
      <w:divBdr>
        <w:top w:val="none" w:sz="0" w:space="0" w:color="auto"/>
        <w:left w:val="none" w:sz="0" w:space="0" w:color="auto"/>
        <w:bottom w:val="none" w:sz="0" w:space="0" w:color="auto"/>
        <w:right w:val="none" w:sz="0" w:space="0" w:color="auto"/>
      </w:divBdr>
    </w:div>
    <w:div w:id="1471170105">
      <w:marLeft w:val="640"/>
      <w:marRight w:val="0"/>
      <w:marTop w:val="0"/>
      <w:marBottom w:val="0"/>
      <w:divBdr>
        <w:top w:val="none" w:sz="0" w:space="0" w:color="auto"/>
        <w:left w:val="none" w:sz="0" w:space="0" w:color="auto"/>
        <w:bottom w:val="none" w:sz="0" w:space="0" w:color="auto"/>
        <w:right w:val="none" w:sz="0" w:space="0" w:color="auto"/>
      </w:divBdr>
    </w:div>
    <w:div w:id="1471170598">
      <w:marLeft w:val="640"/>
      <w:marRight w:val="0"/>
      <w:marTop w:val="0"/>
      <w:marBottom w:val="0"/>
      <w:divBdr>
        <w:top w:val="none" w:sz="0" w:space="0" w:color="auto"/>
        <w:left w:val="none" w:sz="0" w:space="0" w:color="auto"/>
        <w:bottom w:val="none" w:sz="0" w:space="0" w:color="auto"/>
        <w:right w:val="none" w:sz="0" w:space="0" w:color="auto"/>
      </w:divBdr>
    </w:div>
    <w:div w:id="1471171938">
      <w:marLeft w:val="640"/>
      <w:marRight w:val="0"/>
      <w:marTop w:val="0"/>
      <w:marBottom w:val="0"/>
      <w:divBdr>
        <w:top w:val="none" w:sz="0" w:space="0" w:color="auto"/>
        <w:left w:val="none" w:sz="0" w:space="0" w:color="auto"/>
        <w:bottom w:val="none" w:sz="0" w:space="0" w:color="auto"/>
        <w:right w:val="none" w:sz="0" w:space="0" w:color="auto"/>
      </w:divBdr>
    </w:div>
    <w:div w:id="1471240929">
      <w:marLeft w:val="640"/>
      <w:marRight w:val="0"/>
      <w:marTop w:val="0"/>
      <w:marBottom w:val="0"/>
      <w:divBdr>
        <w:top w:val="none" w:sz="0" w:space="0" w:color="auto"/>
        <w:left w:val="none" w:sz="0" w:space="0" w:color="auto"/>
        <w:bottom w:val="none" w:sz="0" w:space="0" w:color="auto"/>
        <w:right w:val="none" w:sz="0" w:space="0" w:color="auto"/>
      </w:divBdr>
    </w:div>
    <w:div w:id="1471249190">
      <w:marLeft w:val="640"/>
      <w:marRight w:val="0"/>
      <w:marTop w:val="0"/>
      <w:marBottom w:val="0"/>
      <w:divBdr>
        <w:top w:val="none" w:sz="0" w:space="0" w:color="auto"/>
        <w:left w:val="none" w:sz="0" w:space="0" w:color="auto"/>
        <w:bottom w:val="none" w:sz="0" w:space="0" w:color="auto"/>
        <w:right w:val="none" w:sz="0" w:space="0" w:color="auto"/>
      </w:divBdr>
    </w:div>
    <w:div w:id="1471360119">
      <w:marLeft w:val="640"/>
      <w:marRight w:val="0"/>
      <w:marTop w:val="0"/>
      <w:marBottom w:val="0"/>
      <w:divBdr>
        <w:top w:val="none" w:sz="0" w:space="0" w:color="auto"/>
        <w:left w:val="none" w:sz="0" w:space="0" w:color="auto"/>
        <w:bottom w:val="none" w:sz="0" w:space="0" w:color="auto"/>
        <w:right w:val="none" w:sz="0" w:space="0" w:color="auto"/>
      </w:divBdr>
    </w:div>
    <w:div w:id="1471362824">
      <w:marLeft w:val="640"/>
      <w:marRight w:val="0"/>
      <w:marTop w:val="0"/>
      <w:marBottom w:val="0"/>
      <w:divBdr>
        <w:top w:val="none" w:sz="0" w:space="0" w:color="auto"/>
        <w:left w:val="none" w:sz="0" w:space="0" w:color="auto"/>
        <w:bottom w:val="none" w:sz="0" w:space="0" w:color="auto"/>
        <w:right w:val="none" w:sz="0" w:space="0" w:color="auto"/>
      </w:divBdr>
    </w:div>
    <w:div w:id="1471365645">
      <w:marLeft w:val="640"/>
      <w:marRight w:val="0"/>
      <w:marTop w:val="0"/>
      <w:marBottom w:val="0"/>
      <w:divBdr>
        <w:top w:val="none" w:sz="0" w:space="0" w:color="auto"/>
        <w:left w:val="none" w:sz="0" w:space="0" w:color="auto"/>
        <w:bottom w:val="none" w:sz="0" w:space="0" w:color="auto"/>
        <w:right w:val="none" w:sz="0" w:space="0" w:color="auto"/>
      </w:divBdr>
    </w:div>
    <w:div w:id="1471366495">
      <w:marLeft w:val="640"/>
      <w:marRight w:val="0"/>
      <w:marTop w:val="0"/>
      <w:marBottom w:val="0"/>
      <w:divBdr>
        <w:top w:val="none" w:sz="0" w:space="0" w:color="auto"/>
        <w:left w:val="none" w:sz="0" w:space="0" w:color="auto"/>
        <w:bottom w:val="none" w:sz="0" w:space="0" w:color="auto"/>
        <w:right w:val="none" w:sz="0" w:space="0" w:color="auto"/>
      </w:divBdr>
    </w:div>
    <w:div w:id="1471433603">
      <w:marLeft w:val="640"/>
      <w:marRight w:val="0"/>
      <w:marTop w:val="0"/>
      <w:marBottom w:val="0"/>
      <w:divBdr>
        <w:top w:val="none" w:sz="0" w:space="0" w:color="auto"/>
        <w:left w:val="none" w:sz="0" w:space="0" w:color="auto"/>
        <w:bottom w:val="none" w:sz="0" w:space="0" w:color="auto"/>
        <w:right w:val="none" w:sz="0" w:space="0" w:color="auto"/>
      </w:divBdr>
    </w:div>
    <w:div w:id="1471436848">
      <w:marLeft w:val="640"/>
      <w:marRight w:val="0"/>
      <w:marTop w:val="0"/>
      <w:marBottom w:val="0"/>
      <w:divBdr>
        <w:top w:val="none" w:sz="0" w:space="0" w:color="auto"/>
        <w:left w:val="none" w:sz="0" w:space="0" w:color="auto"/>
        <w:bottom w:val="none" w:sz="0" w:space="0" w:color="auto"/>
        <w:right w:val="none" w:sz="0" w:space="0" w:color="auto"/>
      </w:divBdr>
    </w:div>
    <w:div w:id="1471439046">
      <w:marLeft w:val="640"/>
      <w:marRight w:val="0"/>
      <w:marTop w:val="0"/>
      <w:marBottom w:val="0"/>
      <w:divBdr>
        <w:top w:val="none" w:sz="0" w:space="0" w:color="auto"/>
        <w:left w:val="none" w:sz="0" w:space="0" w:color="auto"/>
        <w:bottom w:val="none" w:sz="0" w:space="0" w:color="auto"/>
        <w:right w:val="none" w:sz="0" w:space="0" w:color="auto"/>
      </w:divBdr>
    </w:div>
    <w:div w:id="1471479990">
      <w:marLeft w:val="640"/>
      <w:marRight w:val="0"/>
      <w:marTop w:val="0"/>
      <w:marBottom w:val="0"/>
      <w:divBdr>
        <w:top w:val="none" w:sz="0" w:space="0" w:color="auto"/>
        <w:left w:val="none" w:sz="0" w:space="0" w:color="auto"/>
        <w:bottom w:val="none" w:sz="0" w:space="0" w:color="auto"/>
        <w:right w:val="none" w:sz="0" w:space="0" w:color="auto"/>
      </w:divBdr>
    </w:div>
    <w:div w:id="1471509554">
      <w:marLeft w:val="640"/>
      <w:marRight w:val="0"/>
      <w:marTop w:val="0"/>
      <w:marBottom w:val="0"/>
      <w:divBdr>
        <w:top w:val="none" w:sz="0" w:space="0" w:color="auto"/>
        <w:left w:val="none" w:sz="0" w:space="0" w:color="auto"/>
        <w:bottom w:val="none" w:sz="0" w:space="0" w:color="auto"/>
        <w:right w:val="none" w:sz="0" w:space="0" w:color="auto"/>
      </w:divBdr>
    </w:div>
    <w:div w:id="1471511052">
      <w:marLeft w:val="640"/>
      <w:marRight w:val="0"/>
      <w:marTop w:val="0"/>
      <w:marBottom w:val="0"/>
      <w:divBdr>
        <w:top w:val="none" w:sz="0" w:space="0" w:color="auto"/>
        <w:left w:val="none" w:sz="0" w:space="0" w:color="auto"/>
        <w:bottom w:val="none" w:sz="0" w:space="0" w:color="auto"/>
        <w:right w:val="none" w:sz="0" w:space="0" w:color="auto"/>
      </w:divBdr>
    </w:div>
    <w:div w:id="1471677298">
      <w:marLeft w:val="640"/>
      <w:marRight w:val="0"/>
      <w:marTop w:val="0"/>
      <w:marBottom w:val="0"/>
      <w:divBdr>
        <w:top w:val="none" w:sz="0" w:space="0" w:color="auto"/>
        <w:left w:val="none" w:sz="0" w:space="0" w:color="auto"/>
        <w:bottom w:val="none" w:sz="0" w:space="0" w:color="auto"/>
        <w:right w:val="none" w:sz="0" w:space="0" w:color="auto"/>
      </w:divBdr>
    </w:div>
    <w:div w:id="1471745168">
      <w:marLeft w:val="640"/>
      <w:marRight w:val="0"/>
      <w:marTop w:val="0"/>
      <w:marBottom w:val="0"/>
      <w:divBdr>
        <w:top w:val="none" w:sz="0" w:space="0" w:color="auto"/>
        <w:left w:val="none" w:sz="0" w:space="0" w:color="auto"/>
        <w:bottom w:val="none" w:sz="0" w:space="0" w:color="auto"/>
        <w:right w:val="none" w:sz="0" w:space="0" w:color="auto"/>
      </w:divBdr>
    </w:div>
    <w:div w:id="1471820297">
      <w:marLeft w:val="640"/>
      <w:marRight w:val="0"/>
      <w:marTop w:val="0"/>
      <w:marBottom w:val="0"/>
      <w:divBdr>
        <w:top w:val="none" w:sz="0" w:space="0" w:color="auto"/>
        <w:left w:val="none" w:sz="0" w:space="0" w:color="auto"/>
        <w:bottom w:val="none" w:sz="0" w:space="0" w:color="auto"/>
        <w:right w:val="none" w:sz="0" w:space="0" w:color="auto"/>
      </w:divBdr>
    </w:div>
    <w:div w:id="1471820602">
      <w:marLeft w:val="640"/>
      <w:marRight w:val="0"/>
      <w:marTop w:val="0"/>
      <w:marBottom w:val="0"/>
      <w:divBdr>
        <w:top w:val="none" w:sz="0" w:space="0" w:color="auto"/>
        <w:left w:val="none" w:sz="0" w:space="0" w:color="auto"/>
        <w:bottom w:val="none" w:sz="0" w:space="0" w:color="auto"/>
        <w:right w:val="none" w:sz="0" w:space="0" w:color="auto"/>
      </w:divBdr>
    </w:div>
    <w:div w:id="1471821518">
      <w:marLeft w:val="640"/>
      <w:marRight w:val="0"/>
      <w:marTop w:val="0"/>
      <w:marBottom w:val="0"/>
      <w:divBdr>
        <w:top w:val="none" w:sz="0" w:space="0" w:color="auto"/>
        <w:left w:val="none" w:sz="0" w:space="0" w:color="auto"/>
        <w:bottom w:val="none" w:sz="0" w:space="0" w:color="auto"/>
        <w:right w:val="none" w:sz="0" w:space="0" w:color="auto"/>
      </w:divBdr>
    </w:div>
    <w:div w:id="1471939336">
      <w:marLeft w:val="640"/>
      <w:marRight w:val="0"/>
      <w:marTop w:val="0"/>
      <w:marBottom w:val="0"/>
      <w:divBdr>
        <w:top w:val="none" w:sz="0" w:space="0" w:color="auto"/>
        <w:left w:val="none" w:sz="0" w:space="0" w:color="auto"/>
        <w:bottom w:val="none" w:sz="0" w:space="0" w:color="auto"/>
        <w:right w:val="none" w:sz="0" w:space="0" w:color="auto"/>
      </w:divBdr>
    </w:div>
    <w:div w:id="1472020266">
      <w:marLeft w:val="640"/>
      <w:marRight w:val="0"/>
      <w:marTop w:val="0"/>
      <w:marBottom w:val="0"/>
      <w:divBdr>
        <w:top w:val="none" w:sz="0" w:space="0" w:color="auto"/>
        <w:left w:val="none" w:sz="0" w:space="0" w:color="auto"/>
        <w:bottom w:val="none" w:sz="0" w:space="0" w:color="auto"/>
        <w:right w:val="none" w:sz="0" w:space="0" w:color="auto"/>
      </w:divBdr>
    </w:div>
    <w:div w:id="1472090780">
      <w:marLeft w:val="640"/>
      <w:marRight w:val="0"/>
      <w:marTop w:val="0"/>
      <w:marBottom w:val="0"/>
      <w:divBdr>
        <w:top w:val="none" w:sz="0" w:space="0" w:color="auto"/>
        <w:left w:val="none" w:sz="0" w:space="0" w:color="auto"/>
        <w:bottom w:val="none" w:sz="0" w:space="0" w:color="auto"/>
        <w:right w:val="none" w:sz="0" w:space="0" w:color="auto"/>
      </w:divBdr>
    </w:div>
    <w:div w:id="1472164224">
      <w:marLeft w:val="640"/>
      <w:marRight w:val="0"/>
      <w:marTop w:val="0"/>
      <w:marBottom w:val="0"/>
      <w:divBdr>
        <w:top w:val="none" w:sz="0" w:space="0" w:color="auto"/>
        <w:left w:val="none" w:sz="0" w:space="0" w:color="auto"/>
        <w:bottom w:val="none" w:sz="0" w:space="0" w:color="auto"/>
        <w:right w:val="none" w:sz="0" w:space="0" w:color="auto"/>
      </w:divBdr>
    </w:div>
    <w:div w:id="1472213204">
      <w:marLeft w:val="640"/>
      <w:marRight w:val="0"/>
      <w:marTop w:val="0"/>
      <w:marBottom w:val="0"/>
      <w:divBdr>
        <w:top w:val="none" w:sz="0" w:space="0" w:color="auto"/>
        <w:left w:val="none" w:sz="0" w:space="0" w:color="auto"/>
        <w:bottom w:val="none" w:sz="0" w:space="0" w:color="auto"/>
        <w:right w:val="none" w:sz="0" w:space="0" w:color="auto"/>
      </w:divBdr>
    </w:div>
    <w:div w:id="1472285105">
      <w:marLeft w:val="640"/>
      <w:marRight w:val="0"/>
      <w:marTop w:val="0"/>
      <w:marBottom w:val="0"/>
      <w:divBdr>
        <w:top w:val="none" w:sz="0" w:space="0" w:color="auto"/>
        <w:left w:val="none" w:sz="0" w:space="0" w:color="auto"/>
        <w:bottom w:val="none" w:sz="0" w:space="0" w:color="auto"/>
        <w:right w:val="none" w:sz="0" w:space="0" w:color="auto"/>
      </w:divBdr>
    </w:div>
    <w:div w:id="1472285873">
      <w:marLeft w:val="640"/>
      <w:marRight w:val="0"/>
      <w:marTop w:val="0"/>
      <w:marBottom w:val="0"/>
      <w:divBdr>
        <w:top w:val="none" w:sz="0" w:space="0" w:color="auto"/>
        <w:left w:val="none" w:sz="0" w:space="0" w:color="auto"/>
        <w:bottom w:val="none" w:sz="0" w:space="0" w:color="auto"/>
        <w:right w:val="none" w:sz="0" w:space="0" w:color="auto"/>
      </w:divBdr>
    </w:div>
    <w:div w:id="1472291375">
      <w:marLeft w:val="640"/>
      <w:marRight w:val="0"/>
      <w:marTop w:val="0"/>
      <w:marBottom w:val="0"/>
      <w:divBdr>
        <w:top w:val="none" w:sz="0" w:space="0" w:color="auto"/>
        <w:left w:val="none" w:sz="0" w:space="0" w:color="auto"/>
        <w:bottom w:val="none" w:sz="0" w:space="0" w:color="auto"/>
        <w:right w:val="none" w:sz="0" w:space="0" w:color="auto"/>
      </w:divBdr>
    </w:div>
    <w:div w:id="1472476096">
      <w:marLeft w:val="640"/>
      <w:marRight w:val="0"/>
      <w:marTop w:val="0"/>
      <w:marBottom w:val="0"/>
      <w:divBdr>
        <w:top w:val="none" w:sz="0" w:space="0" w:color="auto"/>
        <w:left w:val="none" w:sz="0" w:space="0" w:color="auto"/>
        <w:bottom w:val="none" w:sz="0" w:space="0" w:color="auto"/>
        <w:right w:val="none" w:sz="0" w:space="0" w:color="auto"/>
      </w:divBdr>
    </w:div>
    <w:div w:id="1472482979">
      <w:marLeft w:val="640"/>
      <w:marRight w:val="0"/>
      <w:marTop w:val="0"/>
      <w:marBottom w:val="0"/>
      <w:divBdr>
        <w:top w:val="none" w:sz="0" w:space="0" w:color="auto"/>
        <w:left w:val="none" w:sz="0" w:space="0" w:color="auto"/>
        <w:bottom w:val="none" w:sz="0" w:space="0" w:color="auto"/>
        <w:right w:val="none" w:sz="0" w:space="0" w:color="auto"/>
      </w:divBdr>
    </w:div>
    <w:div w:id="1472484028">
      <w:marLeft w:val="640"/>
      <w:marRight w:val="0"/>
      <w:marTop w:val="0"/>
      <w:marBottom w:val="0"/>
      <w:divBdr>
        <w:top w:val="none" w:sz="0" w:space="0" w:color="auto"/>
        <w:left w:val="none" w:sz="0" w:space="0" w:color="auto"/>
        <w:bottom w:val="none" w:sz="0" w:space="0" w:color="auto"/>
        <w:right w:val="none" w:sz="0" w:space="0" w:color="auto"/>
      </w:divBdr>
    </w:div>
    <w:div w:id="1472553667">
      <w:marLeft w:val="640"/>
      <w:marRight w:val="0"/>
      <w:marTop w:val="0"/>
      <w:marBottom w:val="0"/>
      <w:divBdr>
        <w:top w:val="none" w:sz="0" w:space="0" w:color="auto"/>
        <w:left w:val="none" w:sz="0" w:space="0" w:color="auto"/>
        <w:bottom w:val="none" w:sz="0" w:space="0" w:color="auto"/>
        <w:right w:val="none" w:sz="0" w:space="0" w:color="auto"/>
      </w:divBdr>
    </w:div>
    <w:div w:id="1472600527">
      <w:marLeft w:val="640"/>
      <w:marRight w:val="0"/>
      <w:marTop w:val="0"/>
      <w:marBottom w:val="0"/>
      <w:divBdr>
        <w:top w:val="none" w:sz="0" w:space="0" w:color="auto"/>
        <w:left w:val="none" w:sz="0" w:space="0" w:color="auto"/>
        <w:bottom w:val="none" w:sz="0" w:space="0" w:color="auto"/>
        <w:right w:val="none" w:sz="0" w:space="0" w:color="auto"/>
      </w:divBdr>
    </w:div>
    <w:div w:id="1472863645">
      <w:marLeft w:val="640"/>
      <w:marRight w:val="0"/>
      <w:marTop w:val="0"/>
      <w:marBottom w:val="0"/>
      <w:divBdr>
        <w:top w:val="none" w:sz="0" w:space="0" w:color="auto"/>
        <w:left w:val="none" w:sz="0" w:space="0" w:color="auto"/>
        <w:bottom w:val="none" w:sz="0" w:space="0" w:color="auto"/>
        <w:right w:val="none" w:sz="0" w:space="0" w:color="auto"/>
      </w:divBdr>
    </w:div>
    <w:div w:id="1472866037">
      <w:marLeft w:val="640"/>
      <w:marRight w:val="0"/>
      <w:marTop w:val="0"/>
      <w:marBottom w:val="0"/>
      <w:divBdr>
        <w:top w:val="none" w:sz="0" w:space="0" w:color="auto"/>
        <w:left w:val="none" w:sz="0" w:space="0" w:color="auto"/>
        <w:bottom w:val="none" w:sz="0" w:space="0" w:color="auto"/>
        <w:right w:val="none" w:sz="0" w:space="0" w:color="auto"/>
      </w:divBdr>
    </w:div>
    <w:div w:id="1472868464">
      <w:marLeft w:val="640"/>
      <w:marRight w:val="0"/>
      <w:marTop w:val="0"/>
      <w:marBottom w:val="0"/>
      <w:divBdr>
        <w:top w:val="none" w:sz="0" w:space="0" w:color="auto"/>
        <w:left w:val="none" w:sz="0" w:space="0" w:color="auto"/>
        <w:bottom w:val="none" w:sz="0" w:space="0" w:color="auto"/>
        <w:right w:val="none" w:sz="0" w:space="0" w:color="auto"/>
      </w:divBdr>
    </w:div>
    <w:div w:id="1472938290">
      <w:marLeft w:val="640"/>
      <w:marRight w:val="0"/>
      <w:marTop w:val="0"/>
      <w:marBottom w:val="0"/>
      <w:divBdr>
        <w:top w:val="none" w:sz="0" w:space="0" w:color="auto"/>
        <w:left w:val="none" w:sz="0" w:space="0" w:color="auto"/>
        <w:bottom w:val="none" w:sz="0" w:space="0" w:color="auto"/>
        <w:right w:val="none" w:sz="0" w:space="0" w:color="auto"/>
      </w:divBdr>
    </w:div>
    <w:div w:id="1472944145">
      <w:marLeft w:val="640"/>
      <w:marRight w:val="0"/>
      <w:marTop w:val="0"/>
      <w:marBottom w:val="0"/>
      <w:divBdr>
        <w:top w:val="none" w:sz="0" w:space="0" w:color="auto"/>
        <w:left w:val="none" w:sz="0" w:space="0" w:color="auto"/>
        <w:bottom w:val="none" w:sz="0" w:space="0" w:color="auto"/>
        <w:right w:val="none" w:sz="0" w:space="0" w:color="auto"/>
      </w:divBdr>
    </w:div>
    <w:div w:id="1473017748">
      <w:marLeft w:val="640"/>
      <w:marRight w:val="0"/>
      <w:marTop w:val="0"/>
      <w:marBottom w:val="0"/>
      <w:divBdr>
        <w:top w:val="none" w:sz="0" w:space="0" w:color="auto"/>
        <w:left w:val="none" w:sz="0" w:space="0" w:color="auto"/>
        <w:bottom w:val="none" w:sz="0" w:space="0" w:color="auto"/>
        <w:right w:val="none" w:sz="0" w:space="0" w:color="auto"/>
      </w:divBdr>
    </w:div>
    <w:div w:id="1473057063">
      <w:marLeft w:val="640"/>
      <w:marRight w:val="0"/>
      <w:marTop w:val="0"/>
      <w:marBottom w:val="0"/>
      <w:divBdr>
        <w:top w:val="none" w:sz="0" w:space="0" w:color="auto"/>
        <w:left w:val="none" w:sz="0" w:space="0" w:color="auto"/>
        <w:bottom w:val="none" w:sz="0" w:space="0" w:color="auto"/>
        <w:right w:val="none" w:sz="0" w:space="0" w:color="auto"/>
      </w:divBdr>
    </w:div>
    <w:div w:id="1473061842">
      <w:marLeft w:val="640"/>
      <w:marRight w:val="0"/>
      <w:marTop w:val="0"/>
      <w:marBottom w:val="0"/>
      <w:divBdr>
        <w:top w:val="none" w:sz="0" w:space="0" w:color="auto"/>
        <w:left w:val="none" w:sz="0" w:space="0" w:color="auto"/>
        <w:bottom w:val="none" w:sz="0" w:space="0" w:color="auto"/>
        <w:right w:val="none" w:sz="0" w:space="0" w:color="auto"/>
      </w:divBdr>
    </w:div>
    <w:div w:id="1473137266">
      <w:marLeft w:val="640"/>
      <w:marRight w:val="0"/>
      <w:marTop w:val="0"/>
      <w:marBottom w:val="0"/>
      <w:divBdr>
        <w:top w:val="none" w:sz="0" w:space="0" w:color="auto"/>
        <w:left w:val="none" w:sz="0" w:space="0" w:color="auto"/>
        <w:bottom w:val="none" w:sz="0" w:space="0" w:color="auto"/>
        <w:right w:val="none" w:sz="0" w:space="0" w:color="auto"/>
      </w:divBdr>
    </w:div>
    <w:div w:id="1473210013">
      <w:marLeft w:val="640"/>
      <w:marRight w:val="0"/>
      <w:marTop w:val="0"/>
      <w:marBottom w:val="0"/>
      <w:divBdr>
        <w:top w:val="none" w:sz="0" w:space="0" w:color="auto"/>
        <w:left w:val="none" w:sz="0" w:space="0" w:color="auto"/>
        <w:bottom w:val="none" w:sz="0" w:space="0" w:color="auto"/>
        <w:right w:val="none" w:sz="0" w:space="0" w:color="auto"/>
      </w:divBdr>
    </w:div>
    <w:div w:id="1473251387">
      <w:marLeft w:val="640"/>
      <w:marRight w:val="0"/>
      <w:marTop w:val="0"/>
      <w:marBottom w:val="0"/>
      <w:divBdr>
        <w:top w:val="none" w:sz="0" w:space="0" w:color="auto"/>
        <w:left w:val="none" w:sz="0" w:space="0" w:color="auto"/>
        <w:bottom w:val="none" w:sz="0" w:space="0" w:color="auto"/>
        <w:right w:val="none" w:sz="0" w:space="0" w:color="auto"/>
      </w:divBdr>
    </w:div>
    <w:div w:id="1473325206">
      <w:marLeft w:val="640"/>
      <w:marRight w:val="0"/>
      <w:marTop w:val="0"/>
      <w:marBottom w:val="0"/>
      <w:divBdr>
        <w:top w:val="none" w:sz="0" w:space="0" w:color="auto"/>
        <w:left w:val="none" w:sz="0" w:space="0" w:color="auto"/>
        <w:bottom w:val="none" w:sz="0" w:space="0" w:color="auto"/>
        <w:right w:val="none" w:sz="0" w:space="0" w:color="auto"/>
      </w:divBdr>
    </w:div>
    <w:div w:id="1473404724">
      <w:marLeft w:val="640"/>
      <w:marRight w:val="0"/>
      <w:marTop w:val="0"/>
      <w:marBottom w:val="0"/>
      <w:divBdr>
        <w:top w:val="none" w:sz="0" w:space="0" w:color="auto"/>
        <w:left w:val="none" w:sz="0" w:space="0" w:color="auto"/>
        <w:bottom w:val="none" w:sz="0" w:space="0" w:color="auto"/>
        <w:right w:val="none" w:sz="0" w:space="0" w:color="auto"/>
      </w:divBdr>
    </w:div>
    <w:div w:id="1473595978">
      <w:marLeft w:val="640"/>
      <w:marRight w:val="0"/>
      <w:marTop w:val="0"/>
      <w:marBottom w:val="0"/>
      <w:divBdr>
        <w:top w:val="none" w:sz="0" w:space="0" w:color="auto"/>
        <w:left w:val="none" w:sz="0" w:space="0" w:color="auto"/>
        <w:bottom w:val="none" w:sz="0" w:space="0" w:color="auto"/>
        <w:right w:val="none" w:sz="0" w:space="0" w:color="auto"/>
      </w:divBdr>
    </w:div>
    <w:div w:id="1473713583">
      <w:marLeft w:val="640"/>
      <w:marRight w:val="0"/>
      <w:marTop w:val="0"/>
      <w:marBottom w:val="0"/>
      <w:divBdr>
        <w:top w:val="none" w:sz="0" w:space="0" w:color="auto"/>
        <w:left w:val="none" w:sz="0" w:space="0" w:color="auto"/>
        <w:bottom w:val="none" w:sz="0" w:space="0" w:color="auto"/>
        <w:right w:val="none" w:sz="0" w:space="0" w:color="auto"/>
      </w:divBdr>
    </w:div>
    <w:div w:id="1473791792">
      <w:marLeft w:val="640"/>
      <w:marRight w:val="0"/>
      <w:marTop w:val="0"/>
      <w:marBottom w:val="0"/>
      <w:divBdr>
        <w:top w:val="none" w:sz="0" w:space="0" w:color="auto"/>
        <w:left w:val="none" w:sz="0" w:space="0" w:color="auto"/>
        <w:bottom w:val="none" w:sz="0" w:space="0" w:color="auto"/>
        <w:right w:val="none" w:sz="0" w:space="0" w:color="auto"/>
      </w:divBdr>
    </w:div>
    <w:div w:id="1473978893">
      <w:marLeft w:val="640"/>
      <w:marRight w:val="0"/>
      <w:marTop w:val="0"/>
      <w:marBottom w:val="0"/>
      <w:divBdr>
        <w:top w:val="none" w:sz="0" w:space="0" w:color="auto"/>
        <w:left w:val="none" w:sz="0" w:space="0" w:color="auto"/>
        <w:bottom w:val="none" w:sz="0" w:space="0" w:color="auto"/>
        <w:right w:val="none" w:sz="0" w:space="0" w:color="auto"/>
      </w:divBdr>
    </w:div>
    <w:div w:id="1473987552">
      <w:marLeft w:val="640"/>
      <w:marRight w:val="0"/>
      <w:marTop w:val="0"/>
      <w:marBottom w:val="0"/>
      <w:divBdr>
        <w:top w:val="none" w:sz="0" w:space="0" w:color="auto"/>
        <w:left w:val="none" w:sz="0" w:space="0" w:color="auto"/>
        <w:bottom w:val="none" w:sz="0" w:space="0" w:color="auto"/>
        <w:right w:val="none" w:sz="0" w:space="0" w:color="auto"/>
      </w:divBdr>
    </w:div>
    <w:div w:id="1474132465">
      <w:marLeft w:val="640"/>
      <w:marRight w:val="0"/>
      <w:marTop w:val="0"/>
      <w:marBottom w:val="0"/>
      <w:divBdr>
        <w:top w:val="none" w:sz="0" w:space="0" w:color="auto"/>
        <w:left w:val="none" w:sz="0" w:space="0" w:color="auto"/>
        <w:bottom w:val="none" w:sz="0" w:space="0" w:color="auto"/>
        <w:right w:val="none" w:sz="0" w:space="0" w:color="auto"/>
      </w:divBdr>
    </w:div>
    <w:div w:id="1474175634">
      <w:marLeft w:val="640"/>
      <w:marRight w:val="0"/>
      <w:marTop w:val="0"/>
      <w:marBottom w:val="0"/>
      <w:divBdr>
        <w:top w:val="none" w:sz="0" w:space="0" w:color="auto"/>
        <w:left w:val="none" w:sz="0" w:space="0" w:color="auto"/>
        <w:bottom w:val="none" w:sz="0" w:space="0" w:color="auto"/>
        <w:right w:val="none" w:sz="0" w:space="0" w:color="auto"/>
      </w:divBdr>
    </w:div>
    <w:div w:id="1474179032">
      <w:marLeft w:val="640"/>
      <w:marRight w:val="0"/>
      <w:marTop w:val="0"/>
      <w:marBottom w:val="0"/>
      <w:divBdr>
        <w:top w:val="none" w:sz="0" w:space="0" w:color="auto"/>
        <w:left w:val="none" w:sz="0" w:space="0" w:color="auto"/>
        <w:bottom w:val="none" w:sz="0" w:space="0" w:color="auto"/>
        <w:right w:val="none" w:sz="0" w:space="0" w:color="auto"/>
      </w:divBdr>
    </w:div>
    <w:div w:id="1474251324">
      <w:marLeft w:val="640"/>
      <w:marRight w:val="0"/>
      <w:marTop w:val="0"/>
      <w:marBottom w:val="0"/>
      <w:divBdr>
        <w:top w:val="none" w:sz="0" w:space="0" w:color="auto"/>
        <w:left w:val="none" w:sz="0" w:space="0" w:color="auto"/>
        <w:bottom w:val="none" w:sz="0" w:space="0" w:color="auto"/>
        <w:right w:val="none" w:sz="0" w:space="0" w:color="auto"/>
      </w:divBdr>
    </w:div>
    <w:div w:id="1474326655">
      <w:marLeft w:val="640"/>
      <w:marRight w:val="0"/>
      <w:marTop w:val="0"/>
      <w:marBottom w:val="0"/>
      <w:divBdr>
        <w:top w:val="none" w:sz="0" w:space="0" w:color="auto"/>
        <w:left w:val="none" w:sz="0" w:space="0" w:color="auto"/>
        <w:bottom w:val="none" w:sz="0" w:space="0" w:color="auto"/>
        <w:right w:val="none" w:sz="0" w:space="0" w:color="auto"/>
      </w:divBdr>
    </w:div>
    <w:div w:id="1474372963">
      <w:marLeft w:val="640"/>
      <w:marRight w:val="0"/>
      <w:marTop w:val="0"/>
      <w:marBottom w:val="0"/>
      <w:divBdr>
        <w:top w:val="none" w:sz="0" w:space="0" w:color="auto"/>
        <w:left w:val="none" w:sz="0" w:space="0" w:color="auto"/>
        <w:bottom w:val="none" w:sz="0" w:space="0" w:color="auto"/>
        <w:right w:val="none" w:sz="0" w:space="0" w:color="auto"/>
      </w:divBdr>
    </w:div>
    <w:div w:id="1474520255">
      <w:marLeft w:val="640"/>
      <w:marRight w:val="0"/>
      <w:marTop w:val="0"/>
      <w:marBottom w:val="0"/>
      <w:divBdr>
        <w:top w:val="none" w:sz="0" w:space="0" w:color="auto"/>
        <w:left w:val="none" w:sz="0" w:space="0" w:color="auto"/>
        <w:bottom w:val="none" w:sz="0" w:space="0" w:color="auto"/>
        <w:right w:val="none" w:sz="0" w:space="0" w:color="auto"/>
      </w:divBdr>
    </w:div>
    <w:div w:id="1474563189">
      <w:marLeft w:val="640"/>
      <w:marRight w:val="0"/>
      <w:marTop w:val="0"/>
      <w:marBottom w:val="0"/>
      <w:divBdr>
        <w:top w:val="none" w:sz="0" w:space="0" w:color="auto"/>
        <w:left w:val="none" w:sz="0" w:space="0" w:color="auto"/>
        <w:bottom w:val="none" w:sz="0" w:space="0" w:color="auto"/>
        <w:right w:val="none" w:sz="0" w:space="0" w:color="auto"/>
      </w:divBdr>
    </w:div>
    <w:div w:id="1474592542">
      <w:marLeft w:val="640"/>
      <w:marRight w:val="0"/>
      <w:marTop w:val="0"/>
      <w:marBottom w:val="0"/>
      <w:divBdr>
        <w:top w:val="none" w:sz="0" w:space="0" w:color="auto"/>
        <w:left w:val="none" w:sz="0" w:space="0" w:color="auto"/>
        <w:bottom w:val="none" w:sz="0" w:space="0" w:color="auto"/>
        <w:right w:val="none" w:sz="0" w:space="0" w:color="auto"/>
      </w:divBdr>
    </w:div>
    <w:div w:id="1474637157">
      <w:marLeft w:val="640"/>
      <w:marRight w:val="0"/>
      <w:marTop w:val="0"/>
      <w:marBottom w:val="0"/>
      <w:divBdr>
        <w:top w:val="none" w:sz="0" w:space="0" w:color="auto"/>
        <w:left w:val="none" w:sz="0" w:space="0" w:color="auto"/>
        <w:bottom w:val="none" w:sz="0" w:space="0" w:color="auto"/>
        <w:right w:val="none" w:sz="0" w:space="0" w:color="auto"/>
      </w:divBdr>
    </w:div>
    <w:div w:id="1474638308">
      <w:marLeft w:val="640"/>
      <w:marRight w:val="0"/>
      <w:marTop w:val="0"/>
      <w:marBottom w:val="0"/>
      <w:divBdr>
        <w:top w:val="none" w:sz="0" w:space="0" w:color="auto"/>
        <w:left w:val="none" w:sz="0" w:space="0" w:color="auto"/>
        <w:bottom w:val="none" w:sz="0" w:space="0" w:color="auto"/>
        <w:right w:val="none" w:sz="0" w:space="0" w:color="auto"/>
      </w:divBdr>
    </w:div>
    <w:div w:id="1474758244">
      <w:marLeft w:val="640"/>
      <w:marRight w:val="0"/>
      <w:marTop w:val="0"/>
      <w:marBottom w:val="0"/>
      <w:divBdr>
        <w:top w:val="none" w:sz="0" w:space="0" w:color="auto"/>
        <w:left w:val="none" w:sz="0" w:space="0" w:color="auto"/>
        <w:bottom w:val="none" w:sz="0" w:space="0" w:color="auto"/>
        <w:right w:val="none" w:sz="0" w:space="0" w:color="auto"/>
      </w:divBdr>
    </w:div>
    <w:div w:id="1474786118">
      <w:marLeft w:val="640"/>
      <w:marRight w:val="0"/>
      <w:marTop w:val="0"/>
      <w:marBottom w:val="0"/>
      <w:divBdr>
        <w:top w:val="none" w:sz="0" w:space="0" w:color="auto"/>
        <w:left w:val="none" w:sz="0" w:space="0" w:color="auto"/>
        <w:bottom w:val="none" w:sz="0" w:space="0" w:color="auto"/>
        <w:right w:val="none" w:sz="0" w:space="0" w:color="auto"/>
      </w:divBdr>
    </w:div>
    <w:div w:id="1474836095">
      <w:marLeft w:val="640"/>
      <w:marRight w:val="0"/>
      <w:marTop w:val="0"/>
      <w:marBottom w:val="0"/>
      <w:divBdr>
        <w:top w:val="none" w:sz="0" w:space="0" w:color="auto"/>
        <w:left w:val="none" w:sz="0" w:space="0" w:color="auto"/>
        <w:bottom w:val="none" w:sz="0" w:space="0" w:color="auto"/>
        <w:right w:val="none" w:sz="0" w:space="0" w:color="auto"/>
      </w:divBdr>
    </w:div>
    <w:div w:id="1474910854">
      <w:marLeft w:val="640"/>
      <w:marRight w:val="0"/>
      <w:marTop w:val="0"/>
      <w:marBottom w:val="0"/>
      <w:divBdr>
        <w:top w:val="none" w:sz="0" w:space="0" w:color="auto"/>
        <w:left w:val="none" w:sz="0" w:space="0" w:color="auto"/>
        <w:bottom w:val="none" w:sz="0" w:space="0" w:color="auto"/>
        <w:right w:val="none" w:sz="0" w:space="0" w:color="auto"/>
      </w:divBdr>
    </w:div>
    <w:div w:id="1475029095">
      <w:marLeft w:val="640"/>
      <w:marRight w:val="0"/>
      <w:marTop w:val="0"/>
      <w:marBottom w:val="0"/>
      <w:divBdr>
        <w:top w:val="none" w:sz="0" w:space="0" w:color="auto"/>
        <w:left w:val="none" w:sz="0" w:space="0" w:color="auto"/>
        <w:bottom w:val="none" w:sz="0" w:space="0" w:color="auto"/>
        <w:right w:val="none" w:sz="0" w:space="0" w:color="auto"/>
      </w:divBdr>
    </w:div>
    <w:div w:id="1475100570">
      <w:marLeft w:val="640"/>
      <w:marRight w:val="0"/>
      <w:marTop w:val="0"/>
      <w:marBottom w:val="0"/>
      <w:divBdr>
        <w:top w:val="none" w:sz="0" w:space="0" w:color="auto"/>
        <w:left w:val="none" w:sz="0" w:space="0" w:color="auto"/>
        <w:bottom w:val="none" w:sz="0" w:space="0" w:color="auto"/>
        <w:right w:val="none" w:sz="0" w:space="0" w:color="auto"/>
      </w:divBdr>
    </w:div>
    <w:div w:id="1475175629">
      <w:marLeft w:val="640"/>
      <w:marRight w:val="0"/>
      <w:marTop w:val="0"/>
      <w:marBottom w:val="0"/>
      <w:divBdr>
        <w:top w:val="none" w:sz="0" w:space="0" w:color="auto"/>
        <w:left w:val="none" w:sz="0" w:space="0" w:color="auto"/>
        <w:bottom w:val="none" w:sz="0" w:space="0" w:color="auto"/>
        <w:right w:val="none" w:sz="0" w:space="0" w:color="auto"/>
      </w:divBdr>
    </w:div>
    <w:div w:id="1475176313">
      <w:marLeft w:val="640"/>
      <w:marRight w:val="0"/>
      <w:marTop w:val="0"/>
      <w:marBottom w:val="0"/>
      <w:divBdr>
        <w:top w:val="none" w:sz="0" w:space="0" w:color="auto"/>
        <w:left w:val="none" w:sz="0" w:space="0" w:color="auto"/>
        <w:bottom w:val="none" w:sz="0" w:space="0" w:color="auto"/>
        <w:right w:val="none" w:sz="0" w:space="0" w:color="auto"/>
      </w:divBdr>
    </w:div>
    <w:div w:id="1475221908">
      <w:marLeft w:val="640"/>
      <w:marRight w:val="0"/>
      <w:marTop w:val="0"/>
      <w:marBottom w:val="0"/>
      <w:divBdr>
        <w:top w:val="none" w:sz="0" w:space="0" w:color="auto"/>
        <w:left w:val="none" w:sz="0" w:space="0" w:color="auto"/>
        <w:bottom w:val="none" w:sz="0" w:space="0" w:color="auto"/>
        <w:right w:val="none" w:sz="0" w:space="0" w:color="auto"/>
      </w:divBdr>
    </w:div>
    <w:div w:id="1475368359">
      <w:marLeft w:val="640"/>
      <w:marRight w:val="0"/>
      <w:marTop w:val="0"/>
      <w:marBottom w:val="0"/>
      <w:divBdr>
        <w:top w:val="none" w:sz="0" w:space="0" w:color="auto"/>
        <w:left w:val="none" w:sz="0" w:space="0" w:color="auto"/>
        <w:bottom w:val="none" w:sz="0" w:space="0" w:color="auto"/>
        <w:right w:val="none" w:sz="0" w:space="0" w:color="auto"/>
      </w:divBdr>
    </w:div>
    <w:div w:id="1475412193">
      <w:marLeft w:val="640"/>
      <w:marRight w:val="0"/>
      <w:marTop w:val="0"/>
      <w:marBottom w:val="0"/>
      <w:divBdr>
        <w:top w:val="none" w:sz="0" w:space="0" w:color="auto"/>
        <w:left w:val="none" w:sz="0" w:space="0" w:color="auto"/>
        <w:bottom w:val="none" w:sz="0" w:space="0" w:color="auto"/>
        <w:right w:val="none" w:sz="0" w:space="0" w:color="auto"/>
      </w:divBdr>
    </w:div>
    <w:div w:id="1475414767">
      <w:marLeft w:val="640"/>
      <w:marRight w:val="0"/>
      <w:marTop w:val="0"/>
      <w:marBottom w:val="0"/>
      <w:divBdr>
        <w:top w:val="none" w:sz="0" w:space="0" w:color="auto"/>
        <w:left w:val="none" w:sz="0" w:space="0" w:color="auto"/>
        <w:bottom w:val="none" w:sz="0" w:space="0" w:color="auto"/>
        <w:right w:val="none" w:sz="0" w:space="0" w:color="auto"/>
      </w:divBdr>
    </w:div>
    <w:div w:id="1475609967">
      <w:marLeft w:val="640"/>
      <w:marRight w:val="0"/>
      <w:marTop w:val="0"/>
      <w:marBottom w:val="0"/>
      <w:divBdr>
        <w:top w:val="none" w:sz="0" w:space="0" w:color="auto"/>
        <w:left w:val="none" w:sz="0" w:space="0" w:color="auto"/>
        <w:bottom w:val="none" w:sz="0" w:space="0" w:color="auto"/>
        <w:right w:val="none" w:sz="0" w:space="0" w:color="auto"/>
      </w:divBdr>
    </w:div>
    <w:div w:id="1475637005">
      <w:marLeft w:val="640"/>
      <w:marRight w:val="0"/>
      <w:marTop w:val="0"/>
      <w:marBottom w:val="0"/>
      <w:divBdr>
        <w:top w:val="none" w:sz="0" w:space="0" w:color="auto"/>
        <w:left w:val="none" w:sz="0" w:space="0" w:color="auto"/>
        <w:bottom w:val="none" w:sz="0" w:space="0" w:color="auto"/>
        <w:right w:val="none" w:sz="0" w:space="0" w:color="auto"/>
      </w:divBdr>
    </w:div>
    <w:div w:id="1475760870">
      <w:marLeft w:val="640"/>
      <w:marRight w:val="0"/>
      <w:marTop w:val="0"/>
      <w:marBottom w:val="0"/>
      <w:divBdr>
        <w:top w:val="none" w:sz="0" w:space="0" w:color="auto"/>
        <w:left w:val="none" w:sz="0" w:space="0" w:color="auto"/>
        <w:bottom w:val="none" w:sz="0" w:space="0" w:color="auto"/>
        <w:right w:val="none" w:sz="0" w:space="0" w:color="auto"/>
      </w:divBdr>
    </w:div>
    <w:div w:id="1475833116">
      <w:marLeft w:val="640"/>
      <w:marRight w:val="0"/>
      <w:marTop w:val="0"/>
      <w:marBottom w:val="0"/>
      <w:divBdr>
        <w:top w:val="none" w:sz="0" w:space="0" w:color="auto"/>
        <w:left w:val="none" w:sz="0" w:space="0" w:color="auto"/>
        <w:bottom w:val="none" w:sz="0" w:space="0" w:color="auto"/>
        <w:right w:val="none" w:sz="0" w:space="0" w:color="auto"/>
      </w:divBdr>
    </w:div>
    <w:div w:id="1475872269">
      <w:marLeft w:val="640"/>
      <w:marRight w:val="0"/>
      <w:marTop w:val="0"/>
      <w:marBottom w:val="0"/>
      <w:divBdr>
        <w:top w:val="none" w:sz="0" w:space="0" w:color="auto"/>
        <w:left w:val="none" w:sz="0" w:space="0" w:color="auto"/>
        <w:bottom w:val="none" w:sz="0" w:space="0" w:color="auto"/>
        <w:right w:val="none" w:sz="0" w:space="0" w:color="auto"/>
      </w:divBdr>
    </w:div>
    <w:div w:id="1475945928">
      <w:marLeft w:val="640"/>
      <w:marRight w:val="0"/>
      <w:marTop w:val="0"/>
      <w:marBottom w:val="0"/>
      <w:divBdr>
        <w:top w:val="none" w:sz="0" w:space="0" w:color="auto"/>
        <w:left w:val="none" w:sz="0" w:space="0" w:color="auto"/>
        <w:bottom w:val="none" w:sz="0" w:space="0" w:color="auto"/>
        <w:right w:val="none" w:sz="0" w:space="0" w:color="auto"/>
      </w:divBdr>
    </w:div>
    <w:div w:id="1476020938">
      <w:marLeft w:val="640"/>
      <w:marRight w:val="0"/>
      <w:marTop w:val="0"/>
      <w:marBottom w:val="0"/>
      <w:divBdr>
        <w:top w:val="none" w:sz="0" w:space="0" w:color="auto"/>
        <w:left w:val="none" w:sz="0" w:space="0" w:color="auto"/>
        <w:bottom w:val="none" w:sz="0" w:space="0" w:color="auto"/>
        <w:right w:val="none" w:sz="0" w:space="0" w:color="auto"/>
      </w:divBdr>
    </w:div>
    <w:div w:id="1476024640">
      <w:marLeft w:val="640"/>
      <w:marRight w:val="0"/>
      <w:marTop w:val="0"/>
      <w:marBottom w:val="0"/>
      <w:divBdr>
        <w:top w:val="none" w:sz="0" w:space="0" w:color="auto"/>
        <w:left w:val="none" w:sz="0" w:space="0" w:color="auto"/>
        <w:bottom w:val="none" w:sz="0" w:space="0" w:color="auto"/>
        <w:right w:val="none" w:sz="0" w:space="0" w:color="auto"/>
      </w:divBdr>
    </w:div>
    <w:div w:id="1476024840">
      <w:marLeft w:val="640"/>
      <w:marRight w:val="0"/>
      <w:marTop w:val="0"/>
      <w:marBottom w:val="0"/>
      <w:divBdr>
        <w:top w:val="none" w:sz="0" w:space="0" w:color="auto"/>
        <w:left w:val="none" w:sz="0" w:space="0" w:color="auto"/>
        <w:bottom w:val="none" w:sz="0" w:space="0" w:color="auto"/>
        <w:right w:val="none" w:sz="0" w:space="0" w:color="auto"/>
      </w:divBdr>
    </w:div>
    <w:div w:id="1476140810">
      <w:marLeft w:val="640"/>
      <w:marRight w:val="0"/>
      <w:marTop w:val="0"/>
      <w:marBottom w:val="0"/>
      <w:divBdr>
        <w:top w:val="none" w:sz="0" w:space="0" w:color="auto"/>
        <w:left w:val="none" w:sz="0" w:space="0" w:color="auto"/>
        <w:bottom w:val="none" w:sz="0" w:space="0" w:color="auto"/>
        <w:right w:val="none" w:sz="0" w:space="0" w:color="auto"/>
      </w:divBdr>
    </w:div>
    <w:div w:id="1476145701">
      <w:marLeft w:val="640"/>
      <w:marRight w:val="0"/>
      <w:marTop w:val="0"/>
      <w:marBottom w:val="0"/>
      <w:divBdr>
        <w:top w:val="none" w:sz="0" w:space="0" w:color="auto"/>
        <w:left w:val="none" w:sz="0" w:space="0" w:color="auto"/>
        <w:bottom w:val="none" w:sz="0" w:space="0" w:color="auto"/>
        <w:right w:val="none" w:sz="0" w:space="0" w:color="auto"/>
      </w:divBdr>
    </w:div>
    <w:div w:id="1476222698">
      <w:marLeft w:val="640"/>
      <w:marRight w:val="0"/>
      <w:marTop w:val="0"/>
      <w:marBottom w:val="0"/>
      <w:divBdr>
        <w:top w:val="none" w:sz="0" w:space="0" w:color="auto"/>
        <w:left w:val="none" w:sz="0" w:space="0" w:color="auto"/>
        <w:bottom w:val="none" w:sz="0" w:space="0" w:color="auto"/>
        <w:right w:val="none" w:sz="0" w:space="0" w:color="auto"/>
      </w:divBdr>
    </w:div>
    <w:div w:id="1476264131">
      <w:marLeft w:val="640"/>
      <w:marRight w:val="0"/>
      <w:marTop w:val="0"/>
      <w:marBottom w:val="0"/>
      <w:divBdr>
        <w:top w:val="none" w:sz="0" w:space="0" w:color="auto"/>
        <w:left w:val="none" w:sz="0" w:space="0" w:color="auto"/>
        <w:bottom w:val="none" w:sz="0" w:space="0" w:color="auto"/>
        <w:right w:val="none" w:sz="0" w:space="0" w:color="auto"/>
      </w:divBdr>
    </w:div>
    <w:div w:id="1476295828">
      <w:marLeft w:val="640"/>
      <w:marRight w:val="0"/>
      <w:marTop w:val="0"/>
      <w:marBottom w:val="0"/>
      <w:divBdr>
        <w:top w:val="none" w:sz="0" w:space="0" w:color="auto"/>
        <w:left w:val="none" w:sz="0" w:space="0" w:color="auto"/>
        <w:bottom w:val="none" w:sz="0" w:space="0" w:color="auto"/>
        <w:right w:val="none" w:sz="0" w:space="0" w:color="auto"/>
      </w:divBdr>
    </w:div>
    <w:div w:id="1476529596">
      <w:marLeft w:val="640"/>
      <w:marRight w:val="0"/>
      <w:marTop w:val="0"/>
      <w:marBottom w:val="0"/>
      <w:divBdr>
        <w:top w:val="none" w:sz="0" w:space="0" w:color="auto"/>
        <w:left w:val="none" w:sz="0" w:space="0" w:color="auto"/>
        <w:bottom w:val="none" w:sz="0" w:space="0" w:color="auto"/>
        <w:right w:val="none" w:sz="0" w:space="0" w:color="auto"/>
      </w:divBdr>
    </w:div>
    <w:div w:id="1476723885">
      <w:marLeft w:val="640"/>
      <w:marRight w:val="0"/>
      <w:marTop w:val="0"/>
      <w:marBottom w:val="0"/>
      <w:divBdr>
        <w:top w:val="none" w:sz="0" w:space="0" w:color="auto"/>
        <w:left w:val="none" w:sz="0" w:space="0" w:color="auto"/>
        <w:bottom w:val="none" w:sz="0" w:space="0" w:color="auto"/>
        <w:right w:val="none" w:sz="0" w:space="0" w:color="auto"/>
      </w:divBdr>
    </w:div>
    <w:div w:id="1476726906">
      <w:marLeft w:val="640"/>
      <w:marRight w:val="0"/>
      <w:marTop w:val="0"/>
      <w:marBottom w:val="0"/>
      <w:divBdr>
        <w:top w:val="none" w:sz="0" w:space="0" w:color="auto"/>
        <w:left w:val="none" w:sz="0" w:space="0" w:color="auto"/>
        <w:bottom w:val="none" w:sz="0" w:space="0" w:color="auto"/>
        <w:right w:val="none" w:sz="0" w:space="0" w:color="auto"/>
      </w:divBdr>
    </w:div>
    <w:div w:id="1476752380">
      <w:marLeft w:val="640"/>
      <w:marRight w:val="0"/>
      <w:marTop w:val="0"/>
      <w:marBottom w:val="0"/>
      <w:divBdr>
        <w:top w:val="none" w:sz="0" w:space="0" w:color="auto"/>
        <w:left w:val="none" w:sz="0" w:space="0" w:color="auto"/>
        <w:bottom w:val="none" w:sz="0" w:space="0" w:color="auto"/>
        <w:right w:val="none" w:sz="0" w:space="0" w:color="auto"/>
      </w:divBdr>
    </w:div>
    <w:div w:id="1476869309">
      <w:marLeft w:val="640"/>
      <w:marRight w:val="0"/>
      <w:marTop w:val="0"/>
      <w:marBottom w:val="0"/>
      <w:divBdr>
        <w:top w:val="none" w:sz="0" w:space="0" w:color="auto"/>
        <w:left w:val="none" w:sz="0" w:space="0" w:color="auto"/>
        <w:bottom w:val="none" w:sz="0" w:space="0" w:color="auto"/>
        <w:right w:val="none" w:sz="0" w:space="0" w:color="auto"/>
      </w:divBdr>
    </w:div>
    <w:div w:id="1476948309">
      <w:marLeft w:val="640"/>
      <w:marRight w:val="0"/>
      <w:marTop w:val="0"/>
      <w:marBottom w:val="0"/>
      <w:divBdr>
        <w:top w:val="none" w:sz="0" w:space="0" w:color="auto"/>
        <w:left w:val="none" w:sz="0" w:space="0" w:color="auto"/>
        <w:bottom w:val="none" w:sz="0" w:space="0" w:color="auto"/>
        <w:right w:val="none" w:sz="0" w:space="0" w:color="auto"/>
      </w:divBdr>
    </w:div>
    <w:div w:id="1476990640">
      <w:marLeft w:val="640"/>
      <w:marRight w:val="0"/>
      <w:marTop w:val="0"/>
      <w:marBottom w:val="0"/>
      <w:divBdr>
        <w:top w:val="none" w:sz="0" w:space="0" w:color="auto"/>
        <w:left w:val="none" w:sz="0" w:space="0" w:color="auto"/>
        <w:bottom w:val="none" w:sz="0" w:space="0" w:color="auto"/>
        <w:right w:val="none" w:sz="0" w:space="0" w:color="auto"/>
      </w:divBdr>
    </w:div>
    <w:div w:id="1477182410">
      <w:marLeft w:val="640"/>
      <w:marRight w:val="0"/>
      <w:marTop w:val="0"/>
      <w:marBottom w:val="0"/>
      <w:divBdr>
        <w:top w:val="none" w:sz="0" w:space="0" w:color="auto"/>
        <w:left w:val="none" w:sz="0" w:space="0" w:color="auto"/>
        <w:bottom w:val="none" w:sz="0" w:space="0" w:color="auto"/>
        <w:right w:val="none" w:sz="0" w:space="0" w:color="auto"/>
      </w:divBdr>
    </w:div>
    <w:div w:id="1477188831">
      <w:marLeft w:val="640"/>
      <w:marRight w:val="0"/>
      <w:marTop w:val="0"/>
      <w:marBottom w:val="0"/>
      <w:divBdr>
        <w:top w:val="none" w:sz="0" w:space="0" w:color="auto"/>
        <w:left w:val="none" w:sz="0" w:space="0" w:color="auto"/>
        <w:bottom w:val="none" w:sz="0" w:space="0" w:color="auto"/>
        <w:right w:val="none" w:sz="0" w:space="0" w:color="auto"/>
      </w:divBdr>
    </w:div>
    <w:div w:id="1477255837">
      <w:marLeft w:val="640"/>
      <w:marRight w:val="0"/>
      <w:marTop w:val="0"/>
      <w:marBottom w:val="0"/>
      <w:divBdr>
        <w:top w:val="none" w:sz="0" w:space="0" w:color="auto"/>
        <w:left w:val="none" w:sz="0" w:space="0" w:color="auto"/>
        <w:bottom w:val="none" w:sz="0" w:space="0" w:color="auto"/>
        <w:right w:val="none" w:sz="0" w:space="0" w:color="auto"/>
      </w:divBdr>
    </w:div>
    <w:div w:id="1477258609">
      <w:marLeft w:val="640"/>
      <w:marRight w:val="0"/>
      <w:marTop w:val="0"/>
      <w:marBottom w:val="0"/>
      <w:divBdr>
        <w:top w:val="none" w:sz="0" w:space="0" w:color="auto"/>
        <w:left w:val="none" w:sz="0" w:space="0" w:color="auto"/>
        <w:bottom w:val="none" w:sz="0" w:space="0" w:color="auto"/>
        <w:right w:val="none" w:sz="0" w:space="0" w:color="auto"/>
      </w:divBdr>
    </w:div>
    <w:div w:id="1477379663">
      <w:marLeft w:val="640"/>
      <w:marRight w:val="0"/>
      <w:marTop w:val="0"/>
      <w:marBottom w:val="0"/>
      <w:divBdr>
        <w:top w:val="none" w:sz="0" w:space="0" w:color="auto"/>
        <w:left w:val="none" w:sz="0" w:space="0" w:color="auto"/>
        <w:bottom w:val="none" w:sz="0" w:space="0" w:color="auto"/>
        <w:right w:val="none" w:sz="0" w:space="0" w:color="auto"/>
      </w:divBdr>
    </w:div>
    <w:div w:id="1477406710">
      <w:marLeft w:val="640"/>
      <w:marRight w:val="0"/>
      <w:marTop w:val="0"/>
      <w:marBottom w:val="0"/>
      <w:divBdr>
        <w:top w:val="none" w:sz="0" w:space="0" w:color="auto"/>
        <w:left w:val="none" w:sz="0" w:space="0" w:color="auto"/>
        <w:bottom w:val="none" w:sz="0" w:space="0" w:color="auto"/>
        <w:right w:val="none" w:sz="0" w:space="0" w:color="auto"/>
      </w:divBdr>
    </w:div>
    <w:div w:id="1477448735">
      <w:marLeft w:val="640"/>
      <w:marRight w:val="0"/>
      <w:marTop w:val="0"/>
      <w:marBottom w:val="0"/>
      <w:divBdr>
        <w:top w:val="none" w:sz="0" w:space="0" w:color="auto"/>
        <w:left w:val="none" w:sz="0" w:space="0" w:color="auto"/>
        <w:bottom w:val="none" w:sz="0" w:space="0" w:color="auto"/>
        <w:right w:val="none" w:sz="0" w:space="0" w:color="auto"/>
      </w:divBdr>
    </w:div>
    <w:div w:id="1477456610">
      <w:marLeft w:val="640"/>
      <w:marRight w:val="0"/>
      <w:marTop w:val="0"/>
      <w:marBottom w:val="0"/>
      <w:divBdr>
        <w:top w:val="none" w:sz="0" w:space="0" w:color="auto"/>
        <w:left w:val="none" w:sz="0" w:space="0" w:color="auto"/>
        <w:bottom w:val="none" w:sz="0" w:space="0" w:color="auto"/>
        <w:right w:val="none" w:sz="0" w:space="0" w:color="auto"/>
      </w:divBdr>
    </w:div>
    <w:div w:id="1477524432">
      <w:marLeft w:val="640"/>
      <w:marRight w:val="0"/>
      <w:marTop w:val="0"/>
      <w:marBottom w:val="0"/>
      <w:divBdr>
        <w:top w:val="none" w:sz="0" w:space="0" w:color="auto"/>
        <w:left w:val="none" w:sz="0" w:space="0" w:color="auto"/>
        <w:bottom w:val="none" w:sz="0" w:space="0" w:color="auto"/>
        <w:right w:val="none" w:sz="0" w:space="0" w:color="auto"/>
      </w:divBdr>
    </w:div>
    <w:div w:id="1477532138">
      <w:marLeft w:val="640"/>
      <w:marRight w:val="0"/>
      <w:marTop w:val="0"/>
      <w:marBottom w:val="0"/>
      <w:divBdr>
        <w:top w:val="none" w:sz="0" w:space="0" w:color="auto"/>
        <w:left w:val="none" w:sz="0" w:space="0" w:color="auto"/>
        <w:bottom w:val="none" w:sz="0" w:space="0" w:color="auto"/>
        <w:right w:val="none" w:sz="0" w:space="0" w:color="auto"/>
      </w:divBdr>
    </w:div>
    <w:div w:id="1477600557">
      <w:marLeft w:val="640"/>
      <w:marRight w:val="0"/>
      <w:marTop w:val="0"/>
      <w:marBottom w:val="0"/>
      <w:divBdr>
        <w:top w:val="none" w:sz="0" w:space="0" w:color="auto"/>
        <w:left w:val="none" w:sz="0" w:space="0" w:color="auto"/>
        <w:bottom w:val="none" w:sz="0" w:space="0" w:color="auto"/>
        <w:right w:val="none" w:sz="0" w:space="0" w:color="auto"/>
      </w:divBdr>
    </w:div>
    <w:div w:id="1477603389">
      <w:marLeft w:val="640"/>
      <w:marRight w:val="0"/>
      <w:marTop w:val="0"/>
      <w:marBottom w:val="0"/>
      <w:divBdr>
        <w:top w:val="none" w:sz="0" w:space="0" w:color="auto"/>
        <w:left w:val="none" w:sz="0" w:space="0" w:color="auto"/>
        <w:bottom w:val="none" w:sz="0" w:space="0" w:color="auto"/>
        <w:right w:val="none" w:sz="0" w:space="0" w:color="auto"/>
      </w:divBdr>
    </w:div>
    <w:div w:id="1477607206">
      <w:marLeft w:val="640"/>
      <w:marRight w:val="0"/>
      <w:marTop w:val="0"/>
      <w:marBottom w:val="0"/>
      <w:divBdr>
        <w:top w:val="none" w:sz="0" w:space="0" w:color="auto"/>
        <w:left w:val="none" w:sz="0" w:space="0" w:color="auto"/>
        <w:bottom w:val="none" w:sz="0" w:space="0" w:color="auto"/>
        <w:right w:val="none" w:sz="0" w:space="0" w:color="auto"/>
      </w:divBdr>
    </w:div>
    <w:div w:id="1477649784">
      <w:marLeft w:val="640"/>
      <w:marRight w:val="0"/>
      <w:marTop w:val="0"/>
      <w:marBottom w:val="0"/>
      <w:divBdr>
        <w:top w:val="none" w:sz="0" w:space="0" w:color="auto"/>
        <w:left w:val="none" w:sz="0" w:space="0" w:color="auto"/>
        <w:bottom w:val="none" w:sz="0" w:space="0" w:color="auto"/>
        <w:right w:val="none" w:sz="0" w:space="0" w:color="auto"/>
      </w:divBdr>
    </w:div>
    <w:div w:id="1477724714">
      <w:marLeft w:val="640"/>
      <w:marRight w:val="0"/>
      <w:marTop w:val="0"/>
      <w:marBottom w:val="0"/>
      <w:divBdr>
        <w:top w:val="none" w:sz="0" w:space="0" w:color="auto"/>
        <w:left w:val="none" w:sz="0" w:space="0" w:color="auto"/>
        <w:bottom w:val="none" w:sz="0" w:space="0" w:color="auto"/>
        <w:right w:val="none" w:sz="0" w:space="0" w:color="auto"/>
      </w:divBdr>
    </w:div>
    <w:div w:id="1477800434">
      <w:marLeft w:val="640"/>
      <w:marRight w:val="0"/>
      <w:marTop w:val="0"/>
      <w:marBottom w:val="0"/>
      <w:divBdr>
        <w:top w:val="none" w:sz="0" w:space="0" w:color="auto"/>
        <w:left w:val="none" w:sz="0" w:space="0" w:color="auto"/>
        <w:bottom w:val="none" w:sz="0" w:space="0" w:color="auto"/>
        <w:right w:val="none" w:sz="0" w:space="0" w:color="auto"/>
      </w:divBdr>
    </w:div>
    <w:div w:id="1477995184">
      <w:marLeft w:val="640"/>
      <w:marRight w:val="0"/>
      <w:marTop w:val="0"/>
      <w:marBottom w:val="0"/>
      <w:divBdr>
        <w:top w:val="none" w:sz="0" w:space="0" w:color="auto"/>
        <w:left w:val="none" w:sz="0" w:space="0" w:color="auto"/>
        <w:bottom w:val="none" w:sz="0" w:space="0" w:color="auto"/>
        <w:right w:val="none" w:sz="0" w:space="0" w:color="auto"/>
      </w:divBdr>
    </w:div>
    <w:div w:id="1478106159">
      <w:marLeft w:val="640"/>
      <w:marRight w:val="0"/>
      <w:marTop w:val="0"/>
      <w:marBottom w:val="0"/>
      <w:divBdr>
        <w:top w:val="none" w:sz="0" w:space="0" w:color="auto"/>
        <w:left w:val="none" w:sz="0" w:space="0" w:color="auto"/>
        <w:bottom w:val="none" w:sz="0" w:space="0" w:color="auto"/>
        <w:right w:val="none" w:sz="0" w:space="0" w:color="auto"/>
      </w:divBdr>
    </w:div>
    <w:div w:id="1478109485">
      <w:marLeft w:val="640"/>
      <w:marRight w:val="0"/>
      <w:marTop w:val="0"/>
      <w:marBottom w:val="0"/>
      <w:divBdr>
        <w:top w:val="none" w:sz="0" w:space="0" w:color="auto"/>
        <w:left w:val="none" w:sz="0" w:space="0" w:color="auto"/>
        <w:bottom w:val="none" w:sz="0" w:space="0" w:color="auto"/>
        <w:right w:val="none" w:sz="0" w:space="0" w:color="auto"/>
      </w:divBdr>
    </w:div>
    <w:div w:id="1478372660">
      <w:marLeft w:val="640"/>
      <w:marRight w:val="0"/>
      <w:marTop w:val="0"/>
      <w:marBottom w:val="0"/>
      <w:divBdr>
        <w:top w:val="none" w:sz="0" w:space="0" w:color="auto"/>
        <w:left w:val="none" w:sz="0" w:space="0" w:color="auto"/>
        <w:bottom w:val="none" w:sz="0" w:space="0" w:color="auto"/>
        <w:right w:val="none" w:sz="0" w:space="0" w:color="auto"/>
      </w:divBdr>
    </w:div>
    <w:div w:id="1478376029">
      <w:marLeft w:val="640"/>
      <w:marRight w:val="0"/>
      <w:marTop w:val="0"/>
      <w:marBottom w:val="0"/>
      <w:divBdr>
        <w:top w:val="none" w:sz="0" w:space="0" w:color="auto"/>
        <w:left w:val="none" w:sz="0" w:space="0" w:color="auto"/>
        <w:bottom w:val="none" w:sz="0" w:space="0" w:color="auto"/>
        <w:right w:val="none" w:sz="0" w:space="0" w:color="auto"/>
      </w:divBdr>
    </w:div>
    <w:div w:id="1478566776">
      <w:marLeft w:val="640"/>
      <w:marRight w:val="0"/>
      <w:marTop w:val="0"/>
      <w:marBottom w:val="0"/>
      <w:divBdr>
        <w:top w:val="none" w:sz="0" w:space="0" w:color="auto"/>
        <w:left w:val="none" w:sz="0" w:space="0" w:color="auto"/>
        <w:bottom w:val="none" w:sz="0" w:space="0" w:color="auto"/>
        <w:right w:val="none" w:sz="0" w:space="0" w:color="auto"/>
      </w:divBdr>
    </w:div>
    <w:div w:id="1478570159">
      <w:marLeft w:val="640"/>
      <w:marRight w:val="0"/>
      <w:marTop w:val="0"/>
      <w:marBottom w:val="0"/>
      <w:divBdr>
        <w:top w:val="none" w:sz="0" w:space="0" w:color="auto"/>
        <w:left w:val="none" w:sz="0" w:space="0" w:color="auto"/>
        <w:bottom w:val="none" w:sz="0" w:space="0" w:color="auto"/>
        <w:right w:val="none" w:sz="0" w:space="0" w:color="auto"/>
      </w:divBdr>
    </w:div>
    <w:div w:id="1478690807">
      <w:marLeft w:val="640"/>
      <w:marRight w:val="0"/>
      <w:marTop w:val="0"/>
      <w:marBottom w:val="0"/>
      <w:divBdr>
        <w:top w:val="none" w:sz="0" w:space="0" w:color="auto"/>
        <w:left w:val="none" w:sz="0" w:space="0" w:color="auto"/>
        <w:bottom w:val="none" w:sz="0" w:space="0" w:color="auto"/>
        <w:right w:val="none" w:sz="0" w:space="0" w:color="auto"/>
      </w:divBdr>
    </w:div>
    <w:div w:id="1478691480">
      <w:marLeft w:val="640"/>
      <w:marRight w:val="0"/>
      <w:marTop w:val="0"/>
      <w:marBottom w:val="0"/>
      <w:divBdr>
        <w:top w:val="none" w:sz="0" w:space="0" w:color="auto"/>
        <w:left w:val="none" w:sz="0" w:space="0" w:color="auto"/>
        <w:bottom w:val="none" w:sz="0" w:space="0" w:color="auto"/>
        <w:right w:val="none" w:sz="0" w:space="0" w:color="auto"/>
      </w:divBdr>
    </w:div>
    <w:div w:id="1478766927">
      <w:marLeft w:val="640"/>
      <w:marRight w:val="0"/>
      <w:marTop w:val="0"/>
      <w:marBottom w:val="0"/>
      <w:divBdr>
        <w:top w:val="none" w:sz="0" w:space="0" w:color="auto"/>
        <w:left w:val="none" w:sz="0" w:space="0" w:color="auto"/>
        <w:bottom w:val="none" w:sz="0" w:space="0" w:color="auto"/>
        <w:right w:val="none" w:sz="0" w:space="0" w:color="auto"/>
      </w:divBdr>
    </w:div>
    <w:div w:id="1479030794">
      <w:marLeft w:val="640"/>
      <w:marRight w:val="0"/>
      <w:marTop w:val="0"/>
      <w:marBottom w:val="0"/>
      <w:divBdr>
        <w:top w:val="none" w:sz="0" w:space="0" w:color="auto"/>
        <w:left w:val="none" w:sz="0" w:space="0" w:color="auto"/>
        <w:bottom w:val="none" w:sz="0" w:space="0" w:color="auto"/>
        <w:right w:val="none" w:sz="0" w:space="0" w:color="auto"/>
      </w:divBdr>
    </w:div>
    <w:div w:id="1479033458">
      <w:marLeft w:val="640"/>
      <w:marRight w:val="0"/>
      <w:marTop w:val="0"/>
      <w:marBottom w:val="0"/>
      <w:divBdr>
        <w:top w:val="none" w:sz="0" w:space="0" w:color="auto"/>
        <w:left w:val="none" w:sz="0" w:space="0" w:color="auto"/>
        <w:bottom w:val="none" w:sz="0" w:space="0" w:color="auto"/>
        <w:right w:val="none" w:sz="0" w:space="0" w:color="auto"/>
      </w:divBdr>
    </w:div>
    <w:div w:id="1479105431">
      <w:marLeft w:val="640"/>
      <w:marRight w:val="0"/>
      <w:marTop w:val="0"/>
      <w:marBottom w:val="0"/>
      <w:divBdr>
        <w:top w:val="none" w:sz="0" w:space="0" w:color="auto"/>
        <w:left w:val="none" w:sz="0" w:space="0" w:color="auto"/>
        <w:bottom w:val="none" w:sz="0" w:space="0" w:color="auto"/>
        <w:right w:val="none" w:sz="0" w:space="0" w:color="auto"/>
      </w:divBdr>
    </w:div>
    <w:div w:id="1479109312">
      <w:marLeft w:val="640"/>
      <w:marRight w:val="0"/>
      <w:marTop w:val="0"/>
      <w:marBottom w:val="0"/>
      <w:divBdr>
        <w:top w:val="none" w:sz="0" w:space="0" w:color="auto"/>
        <w:left w:val="none" w:sz="0" w:space="0" w:color="auto"/>
        <w:bottom w:val="none" w:sz="0" w:space="0" w:color="auto"/>
        <w:right w:val="none" w:sz="0" w:space="0" w:color="auto"/>
      </w:divBdr>
    </w:div>
    <w:div w:id="1479149637">
      <w:marLeft w:val="640"/>
      <w:marRight w:val="0"/>
      <w:marTop w:val="0"/>
      <w:marBottom w:val="0"/>
      <w:divBdr>
        <w:top w:val="none" w:sz="0" w:space="0" w:color="auto"/>
        <w:left w:val="none" w:sz="0" w:space="0" w:color="auto"/>
        <w:bottom w:val="none" w:sz="0" w:space="0" w:color="auto"/>
        <w:right w:val="none" w:sz="0" w:space="0" w:color="auto"/>
      </w:divBdr>
    </w:div>
    <w:div w:id="1479223893">
      <w:marLeft w:val="640"/>
      <w:marRight w:val="0"/>
      <w:marTop w:val="0"/>
      <w:marBottom w:val="0"/>
      <w:divBdr>
        <w:top w:val="none" w:sz="0" w:space="0" w:color="auto"/>
        <w:left w:val="none" w:sz="0" w:space="0" w:color="auto"/>
        <w:bottom w:val="none" w:sz="0" w:space="0" w:color="auto"/>
        <w:right w:val="none" w:sz="0" w:space="0" w:color="auto"/>
      </w:divBdr>
    </w:div>
    <w:div w:id="1479225671">
      <w:marLeft w:val="640"/>
      <w:marRight w:val="0"/>
      <w:marTop w:val="0"/>
      <w:marBottom w:val="0"/>
      <w:divBdr>
        <w:top w:val="none" w:sz="0" w:space="0" w:color="auto"/>
        <w:left w:val="none" w:sz="0" w:space="0" w:color="auto"/>
        <w:bottom w:val="none" w:sz="0" w:space="0" w:color="auto"/>
        <w:right w:val="none" w:sz="0" w:space="0" w:color="auto"/>
      </w:divBdr>
    </w:div>
    <w:div w:id="1479227538">
      <w:marLeft w:val="640"/>
      <w:marRight w:val="0"/>
      <w:marTop w:val="0"/>
      <w:marBottom w:val="0"/>
      <w:divBdr>
        <w:top w:val="none" w:sz="0" w:space="0" w:color="auto"/>
        <w:left w:val="none" w:sz="0" w:space="0" w:color="auto"/>
        <w:bottom w:val="none" w:sz="0" w:space="0" w:color="auto"/>
        <w:right w:val="none" w:sz="0" w:space="0" w:color="auto"/>
      </w:divBdr>
    </w:div>
    <w:div w:id="1479374415">
      <w:marLeft w:val="640"/>
      <w:marRight w:val="0"/>
      <w:marTop w:val="0"/>
      <w:marBottom w:val="0"/>
      <w:divBdr>
        <w:top w:val="none" w:sz="0" w:space="0" w:color="auto"/>
        <w:left w:val="none" w:sz="0" w:space="0" w:color="auto"/>
        <w:bottom w:val="none" w:sz="0" w:space="0" w:color="auto"/>
        <w:right w:val="none" w:sz="0" w:space="0" w:color="auto"/>
      </w:divBdr>
    </w:div>
    <w:div w:id="1479491338">
      <w:marLeft w:val="640"/>
      <w:marRight w:val="0"/>
      <w:marTop w:val="0"/>
      <w:marBottom w:val="0"/>
      <w:divBdr>
        <w:top w:val="none" w:sz="0" w:space="0" w:color="auto"/>
        <w:left w:val="none" w:sz="0" w:space="0" w:color="auto"/>
        <w:bottom w:val="none" w:sz="0" w:space="0" w:color="auto"/>
        <w:right w:val="none" w:sz="0" w:space="0" w:color="auto"/>
      </w:divBdr>
    </w:div>
    <w:div w:id="1479615005">
      <w:marLeft w:val="640"/>
      <w:marRight w:val="0"/>
      <w:marTop w:val="0"/>
      <w:marBottom w:val="0"/>
      <w:divBdr>
        <w:top w:val="none" w:sz="0" w:space="0" w:color="auto"/>
        <w:left w:val="none" w:sz="0" w:space="0" w:color="auto"/>
        <w:bottom w:val="none" w:sz="0" w:space="0" w:color="auto"/>
        <w:right w:val="none" w:sz="0" w:space="0" w:color="auto"/>
      </w:divBdr>
    </w:div>
    <w:div w:id="1479686931">
      <w:marLeft w:val="640"/>
      <w:marRight w:val="0"/>
      <w:marTop w:val="0"/>
      <w:marBottom w:val="0"/>
      <w:divBdr>
        <w:top w:val="none" w:sz="0" w:space="0" w:color="auto"/>
        <w:left w:val="none" w:sz="0" w:space="0" w:color="auto"/>
        <w:bottom w:val="none" w:sz="0" w:space="0" w:color="auto"/>
        <w:right w:val="none" w:sz="0" w:space="0" w:color="auto"/>
      </w:divBdr>
    </w:div>
    <w:div w:id="1479885130">
      <w:marLeft w:val="640"/>
      <w:marRight w:val="0"/>
      <w:marTop w:val="0"/>
      <w:marBottom w:val="0"/>
      <w:divBdr>
        <w:top w:val="none" w:sz="0" w:space="0" w:color="auto"/>
        <w:left w:val="none" w:sz="0" w:space="0" w:color="auto"/>
        <w:bottom w:val="none" w:sz="0" w:space="0" w:color="auto"/>
        <w:right w:val="none" w:sz="0" w:space="0" w:color="auto"/>
      </w:divBdr>
    </w:div>
    <w:div w:id="1480000324">
      <w:marLeft w:val="640"/>
      <w:marRight w:val="0"/>
      <w:marTop w:val="0"/>
      <w:marBottom w:val="0"/>
      <w:divBdr>
        <w:top w:val="none" w:sz="0" w:space="0" w:color="auto"/>
        <w:left w:val="none" w:sz="0" w:space="0" w:color="auto"/>
        <w:bottom w:val="none" w:sz="0" w:space="0" w:color="auto"/>
        <w:right w:val="none" w:sz="0" w:space="0" w:color="auto"/>
      </w:divBdr>
    </w:div>
    <w:div w:id="1480074960">
      <w:marLeft w:val="640"/>
      <w:marRight w:val="0"/>
      <w:marTop w:val="0"/>
      <w:marBottom w:val="0"/>
      <w:divBdr>
        <w:top w:val="none" w:sz="0" w:space="0" w:color="auto"/>
        <w:left w:val="none" w:sz="0" w:space="0" w:color="auto"/>
        <w:bottom w:val="none" w:sz="0" w:space="0" w:color="auto"/>
        <w:right w:val="none" w:sz="0" w:space="0" w:color="auto"/>
      </w:divBdr>
    </w:div>
    <w:div w:id="1480146741">
      <w:marLeft w:val="640"/>
      <w:marRight w:val="0"/>
      <w:marTop w:val="0"/>
      <w:marBottom w:val="0"/>
      <w:divBdr>
        <w:top w:val="none" w:sz="0" w:space="0" w:color="auto"/>
        <w:left w:val="none" w:sz="0" w:space="0" w:color="auto"/>
        <w:bottom w:val="none" w:sz="0" w:space="0" w:color="auto"/>
        <w:right w:val="none" w:sz="0" w:space="0" w:color="auto"/>
      </w:divBdr>
    </w:div>
    <w:div w:id="1480267105">
      <w:marLeft w:val="640"/>
      <w:marRight w:val="0"/>
      <w:marTop w:val="0"/>
      <w:marBottom w:val="0"/>
      <w:divBdr>
        <w:top w:val="none" w:sz="0" w:space="0" w:color="auto"/>
        <w:left w:val="none" w:sz="0" w:space="0" w:color="auto"/>
        <w:bottom w:val="none" w:sz="0" w:space="0" w:color="auto"/>
        <w:right w:val="none" w:sz="0" w:space="0" w:color="auto"/>
      </w:divBdr>
    </w:div>
    <w:div w:id="1480269095">
      <w:marLeft w:val="640"/>
      <w:marRight w:val="0"/>
      <w:marTop w:val="0"/>
      <w:marBottom w:val="0"/>
      <w:divBdr>
        <w:top w:val="none" w:sz="0" w:space="0" w:color="auto"/>
        <w:left w:val="none" w:sz="0" w:space="0" w:color="auto"/>
        <w:bottom w:val="none" w:sz="0" w:space="0" w:color="auto"/>
        <w:right w:val="none" w:sz="0" w:space="0" w:color="auto"/>
      </w:divBdr>
    </w:div>
    <w:div w:id="1480271351">
      <w:marLeft w:val="640"/>
      <w:marRight w:val="0"/>
      <w:marTop w:val="0"/>
      <w:marBottom w:val="0"/>
      <w:divBdr>
        <w:top w:val="none" w:sz="0" w:space="0" w:color="auto"/>
        <w:left w:val="none" w:sz="0" w:space="0" w:color="auto"/>
        <w:bottom w:val="none" w:sz="0" w:space="0" w:color="auto"/>
        <w:right w:val="none" w:sz="0" w:space="0" w:color="auto"/>
      </w:divBdr>
    </w:div>
    <w:div w:id="1480338296">
      <w:marLeft w:val="640"/>
      <w:marRight w:val="0"/>
      <w:marTop w:val="0"/>
      <w:marBottom w:val="0"/>
      <w:divBdr>
        <w:top w:val="none" w:sz="0" w:space="0" w:color="auto"/>
        <w:left w:val="none" w:sz="0" w:space="0" w:color="auto"/>
        <w:bottom w:val="none" w:sz="0" w:space="0" w:color="auto"/>
        <w:right w:val="none" w:sz="0" w:space="0" w:color="auto"/>
      </w:divBdr>
    </w:div>
    <w:div w:id="1480344810">
      <w:marLeft w:val="640"/>
      <w:marRight w:val="0"/>
      <w:marTop w:val="0"/>
      <w:marBottom w:val="0"/>
      <w:divBdr>
        <w:top w:val="none" w:sz="0" w:space="0" w:color="auto"/>
        <w:left w:val="none" w:sz="0" w:space="0" w:color="auto"/>
        <w:bottom w:val="none" w:sz="0" w:space="0" w:color="auto"/>
        <w:right w:val="none" w:sz="0" w:space="0" w:color="auto"/>
      </w:divBdr>
    </w:div>
    <w:div w:id="1480422711">
      <w:marLeft w:val="640"/>
      <w:marRight w:val="0"/>
      <w:marTop w:val="0"/>
      <w:marBottom w:val="0"/>
      <w:divBdr>
        <w:top w:val="none" w:sz="0" w:space="0" w:color="auto"/>
        <w:left w:val="none" w:sz="0" w:space="0" w:color="auto"/>
        <w:bottom w:val="none" w:sz="0" w:space="0" w:color="auto"/>
        <w:right w:val="none" w:sz="0" w:space="0" w:color="auto"/>
      </w:divBdr>
    </w:div>
    <w:div w:id="1480459541">
      <w:marLeft w:val="640"/>
      <w:marRight w:val="0"/>
      <w:marTop w:val="0"/>
      <w:marBottom w:val="0"/>
      <w:divBdr>
        <w:top w:val="none" w:sz="0" w:space="0" w:color="auto"/>
        <w:left w:val="none" w:sz="0" w:space="0" w:color="auto"/>
        <w:bottom w:val="none" w:sz="0" w:space="0" w:color="auto"/>
        <w:right w:val="none" w:sz="0" w:space="0" w:color="auto"/>
      </w:divBdr>
    </w:div>
    <w:div w:id="1480732127">
      <w:marLeft w:val="640"/>
      <w:marRight w:val="0"/>
      <w:marTop w:val="0"/>
      <w:marBottom w:val="0"/>
      <w:divBdr>
        <w:top w:val="none" w:sz="0" w:space="0" w:color="auto"/>
        <w:left w:val="none" w:sz="0" w:space="0" w:color="auto"/>
        <w:bottom w:val="none" w:sz="0" w:space="0" w:color="auto"/>
        <w:right w:val="none" w:sz="0" w:space="0" w:color="auto"/>
      </w:divBdr>
    </w:div>
    <w:div w:id="1480734509">
      <w:marLeft w:val="640"/>
      <w:marRight w:val="0"/>
      <w:marTop w:val="0"/>
      <w:marBottom w:val="0"/>
      <w:divBdr>
        <w:top w:val="none" w:sz="0" w:space="0" w:color="auto"/>
        <w:left w:val="none" w:sz="0" w:space="0" w:color="auto"/>
        <w:bottom w:val="none" w:sz="0" w:space="0" w:color="auto"/>
        <w:right w:val="none" w:sz="0" w:space="0" w:color="auto"/>
      </w:divBdr>
    </w:div>
    <w:div w:id="1480804125">
      <w:marLeft w:val="640"/>
      <w:marRight w:val="0"/>
      <w:marTop w:val="0"/>
      <w:marBottom w:val="0"/>
      <w:divBdr>
        <w:top w:val="none" w:sz="0" w:space="0" w:color="auto"/>
        <w:left w:val="none" w:sz="0" w:space="0" w:color="auto"/>
        <w:bottom w:val="none" w:sz="0" w:space="0" w:color="auto"/>
        <w:right w:val="none" w:sz="0" w:space="0" w:color="auto"/>
      </w:divBdr>
    </w:div>
    <w:div w:id="1480807982">
      <w:marLeft w:val="640"/>
      <w:marRight w:val="0"/>
      <w:marTop w:val="0"/>
      <w:marBottom w:val="0"/>
      <w:divBdr>
        <w:top w:val="none" w:sz="0" w:space="0" w:color="auto"/>
        <w:left w:val="none" w:sz="0" w:space="0" w:color="auto"/>
        <w:bottom w:val="none" w:sz="0" w:space="0" w:color="auto"/>
        <w:right w:val="none" w:sz="0" w:space="0" w:color="auto"/>
      </w:divBdr>
    </w:div>
    <w:div w:id="1480808774">
      <w:marLeft w:val="640"/>
      <w:marRight w:val="0"/>
      <w:marTop w:val="0"/>
      <w:marBottom w:val="0"/>
      <w:divBdr>
        <w:top w:val="none" w:sz="0" w:space="0" w:color="auto"/>
        <w:left w:val="none" w:sz="0" w:space="0" w:color="auto"/>
        <w:bottom w:val="none" w:sz="0" w:space="0" w:color="auto"/>
        <w:right w:val="none" w:sz="0" w:space="0" w:color="auto"/>
      </w:divBdr>
    </w:div>
    <w:div w:id="1480879964">
      <w:marLeft w:val="640"/>
      <w:marRight w:val="0"/>
      <w:marTop w:val="0"/>
      <w:marBottom w:val="0"/>
      <w:divBdr>
        <w:top w:val="none" w:sz="0" w:space="0" w:color="auto"/>
        <w:left w:val="none" w:sz="0" w:space="0" w:color="auto"/>
        <w:bottom w:val="none" w:sz="0" w:space="0" w:color="auto"/>
        <w:right w:val="none" w:sz="0" w:space="0" w:color="auto"/>
      </w:divBdr>
    </w:div>
    <w:div w:id="1480922307">
      <w:marLeft w:val="640"/>
      <w:marRight w:val="0"/>
      <w:marTop w:val="0"/>
      <w:marBottom w:val="0"/>
      <w:divBdr>
        <w:top w:val="none" w:sz="0" w:space="0" w:color="auto"/>
        <w:left w:val="none" w:sz="0" w:space="0" w:color="auto"/>
        <w:bottom w:val="none" w:sz="0" w:space="0" w:color="auto"/>
        <w:right w:val="none" w:sz="0" w:space="0" w:color="auto"/>
      </w:divBdr>
    </w:div>
    <w:div w:id="1480999074">
      <w:marLeft w:val="640"/>
      <w:marRight w:val="0"/>
      <w:marTop w:val="0"/>
      <w:marBottom w:val="0"/>
      <w:divBdr>
        <w:top w:val="none" w:sz="0" w:space="0" w:color="auto"/>
        <w:left w:val="none" w:sz="0" w:space="0" w:color="auto"/>
        <w:bottom w:val="none" w:sz="0" w:space="0" w:color="auto"/>
        <w:right w:val="none" w:sz="0" w:space="0" w:color="auto"/>
      </w:divBdr>
    </w:div>
    <w:div w:id="1481069505">
      <w:marLeft w:val="640"/>
      <w:marRight w:val="0"/>
      <w:marTop w:val="0"/>
      <w:marBottom w:val="0"/>
      <w:divBdr>
        <w:top w:val="none" w:sz="0" w:space="0" w:color="auto"/>
        <w:left w:val="none" w:sz="0" w:space="0" w:color="auto"/>
        <w:bottom w:val="none" w:sz="0" w:space="0" w:color="auto"/>
        <w:right w:val="none" w:sz="0" w:space="0" w:color="auto"/>
      </w:divBdr>
    </w:div>
    <w:div w:id="1481074047">
      <w:marLeft w:val="640"/>
      <w:marRight w:val="0"/>
      <w:marTop w:val="0"/>
      <w:marBottom w:val="0"/>
      <w:divBdr>
        <w:top w:val="none" w:sz="0" w:space="0" w:color="auto"/>
        <w:left w:val="none" w:sz="0" w:space="0" w:color="auto"/>
        <w:bottom w:val="none" w:sz="0" w:space="0" w:color="auto"/>
        <w:right w:val="none" w:sz="0" w:space="0" w:color="auto"/>
      </w:divBdr>
    </w:div>
    <w:div w:id="1481264741">
      <w:marLeft w:val="640"/>
      <w:marRight w:val="0"/>
      <w:marTop w:val="0"/>
      <w:marBottom w:val="0"/>
      <w:divBdr>
        <w:top w:val="none" w:sz="0" w:space="0" w:color="auto"/>
        <w:left w:val="none" w:sz="0" w:space="0" w:color="auto"/>
        <w:bottom w:val="none" w:sz="0" w:space="0" w:color="auto"/>
        <w:right w:val="none" w:sz="0" w:space="0" w:color="auto"/>
      </w:divBdr>
    </w:div>
    <w:div w:id="1481271639">
      <w:marLeft w:val="640"/>
      <w:marRight w:val="0"/>
      <w:marTop w:val="0"/>
      <w:marBottom w:val="0"/>
      <w:divBdr>
        <w:top w:val="none" w:sz="0" w:space="0" w:color="auto"/>
        <w:left w:val="none" w:sz="0" w:space="0" w:color="auto"/>
        <w:bottom w:val="none" w:sz="0" w:space="0" w:color="auto"/>
        <w:right w:val="none" w:sz="0" w:space="0" w:color="auto"/>
      </w:divBdr>
    </w:div>
    <w:div w:id="1481387064">
      <w:marLeft w:val="640"/>
      <w:marRight w:val="0"/>
      <w:marTop w:val="0"/>
      <w:marBottom w:val="0"/>
      <w:divBdr>
        <w:top w:val="none" w:sz="0" w:space="0" w:color="auto"/>
        <w:left w:val="none" w:sz="0" w:space="0" w:color="auto"/>
        <w:bottom w:val="none" w:sz="0" w:space="0" w:color="auto"/>
        <w:right w:val="none" w:sz="0" w:space="0" w:color="auto"/>
      </w:divBdr>
    </w:div>
    <w:div w:id="1481387264">
      <w:marLeft w:val="640"/>
      <w:marRight w:val="0"/>
      <w:marTop w:val="0"/>
      <w:marBottom w:val="0"/>
      <w:divBdr>
        <w:top w:val="none" w:sz="0" w:space="0" w:color="auto"/>
        <w:left w:val="none" w:sz="0" w:space="0" w:color="auto"/>
        <w:bottom w:val="none" w:sz="0" w:space="0" w:color="auto"/>
        <w:right w:val="none" w:sz="0" w:space="0" w:color="auto"/>
      </w:divBdr>
    </w:div>
    <w:div w:id="1481388913">
      <w:marLeft w:val="640"/>
      <w:marRight w:val="0"/>
      <w:marTop w:val="0"/>
      <w:marBottom w:val="0"/>
      <w:divBdr>
        <w:top w:val="none" w:sz="0" w:space="0" w:color="auto"/>
        <w:left w:val="none" w:sz="0" w:space="0" w:color="auto"/>
        <w:bottom w:val="none" w:sz="0" w:space="0" w:color="auto"/>
        <w:right w:val="none" w:sz="0" w:space="0" w:color="auto"/>
      </w:divBdr>
    </w:div>
    <w:div w:id="1481456704">
      <w:marLeft w:val="640"/>
      <w:marRight w:val="0"/>
      <w:marTop w:val="0"/>
      <w:marBottom w:val="0"/>
      <w:divBdr>
        <w:top w:val="none" w:sz="0" w:space="0" w:color="auto"/>
        <w:left w:val="none" w:sz="0" w:space="0" w:color="auto"/>
        <w:bottom w:val="none" w:sz="0" w:space="0" w:color="auto"/>
        <w:right w:val="none" w:sz="0" w:space="0" w:color="auto"/>
      </w:divBdr>
    </w:div>
    <w:div w:id="1481533344">
      <w:marLeft w:val="640"/>
      <w:marRight w:val="0"/>
      <w:marTop w:val="0"/>
      <w:marBottom w:val="0"/>
      <w:divBdr>
        <w:top w:val="none" w:sz="0" w:space="0" w:color="auto"/>
        <w:left w:val="none" w:sz="0" w:space="0" w:color="auto"/>
        <w:bottom w:val="none" w:sz="0" w:space="0" w:color="auto"/>
        <w:right w:val="none" w:sz="0" w:space="0" w:color="auto"/>
      </w:divBdr>
    </w:div>
    <w:div w:id="1481656870">
      <w:marLeft w:val="640"/>
      <w:marRight w:val="0"/>
      <w:marTop w:val="0"/>
      <w:marBottom w:val="0"/>
      <w:divBdr>
        <w:top w:val="none" w:sz="0" w:space="0" w:color="auto"/>
        <w:left w:val="none" w:sz="0" w:space="0" w:color="auto"/>
        <w:bottom w:val="none" w:sz="0" w:space="0" w:color="auto"/>
        <w:right w:val="none" w:sz="0" w:space="0" w:color="auto"/>
      </w:divBdr>
    </w:div>
    <w:div w:id="1481726312">
      <w:marLeft w:val="640"/>
      <w:marRight w:val="0"/>
      <w:marTop w:val="0"/>
      <w:marBottom w:val="0"/>
      <w:divBdr>
        <w:top w:val="none" w:sz="0" w:space="0" w:color="auto"/>
        <w:left w:val="none" w:sz="0" w:space="0" w:color="auto"/>
        <w:bottom w:val="none" w:sz="0" w:space="0" w:color="auto"/>
        <w:right w:val="none" w:sz="0" w:space="0" w:color="auto"/>
      </w:divBdr>
    </w:div>
    <w:div w:id="1481772237">
      <w:marLeft w:val="640"/>
      <w:marRight w:val="0"/>
      <w:marTop w:val="0"/>
      <w:marBottom w:val="0"/>
      <w:divBdr>
        <w:top w:val="none" w:sz="0" w:space="0" w:color="auto"/>
        <w:left w:val="none" w:sz="0" w:space="0" w:color="auto"/>
        <w:bottom w:val="none" w:sz="0" w:space="0" w:color="auto"/>
        <w:right w:val="none" w:sz="0" w:space="0" w:color="auto"/>
      </w:divBdr>
    </w:div>
    <w:div w:id="1481775913">
      <w:marLeft w:val="640"/>
      <w:marRight w:val="0"/>
      <w:marTop w:val="0"/>
      <w:marBottom w:val="0"/>
      <w:divBdr>
        <w:top w:val="none" w:sz="0" w:space="0" w:color="auto"/>
        <w:left w:val="none" w:sz="0" w:space="0" w:color="auto"/>
        <w:bottom w:val="none" w:sz="0" w:space="0" w:color="auto"/>
        <w:right w:val="none" w:sz="0" w:space="0" w:color="auto"/>
      </w:divBdr>
    </w:div>
    <w:div w:id="1481850385">
      <w:marLeft w:val="640"/>
      <w:marRight w:val="0"/>
      <w:marTop w:val="0"/>
      <w:marBottom w:val="0"/>
      <w:divBdr>
        <w:top w:val="none" w:sz="0" w:space="0" w:color="auto"/>
        <w:left w:val="none" w:sz="0" w:space="0" w:color="auto"/>
        <w:bottom w:val="none" w:sz="0" w:space="0" w:color="auto"/>
        <w:right w:val="none" w:sz="0" w:space="0" w:color="auto"/>
      </w:divBdr>
    </w:div>
    <w:div w:id="1481924134">
      <w:marLeft w:val="640"/>
      <w:marRight w:val="0"/>
      <w:marTop w:val="0"/>
      <w:marBottom w:val="0"/>
      <w:divBdr>
        <w:top w:val="none" w:sz="0" w:space="0" w:color="auto"/>
        <w:left w:val="none" w:sz="0" w:space="0" w:color="auto"/>
        <w:bottom w:val="none" w:sz="0" w:space="0" w:color="auto"/>
        <w:right w:val="none" w:sz="0" w:space="0" w:color="auto"/>
      </w:divBdr>
    </w:div>
    <w:div w:id="1481927147">
      <w:marLeft w:val="640"/>
      <w:marRight w:val="0"/>
      <w:marTop w:val="0"/>
      <w:marBottom w:val="0"/>
      <w:divBdr>
        <w:top w:val="none" w:sz="0" w:space="0" w:color="auto"/>
        <w:left w:val="none" w:sz="0" w:space="0" w:color="auto"/>
        <w:bottom w:val="none" w:sz="0" w:space="0" w:color="auto"/>
        <w:right w:val="none" w:sz="0" w:space="0" w:color="auto"/>
      </w:divBdr>
    </w:div>
    <w:div w:id="1482116547">
      <w:marLeft w:val="640"/>
      <w:marRight w:val="0"/>
      <w:marTop w:val="0"/>
      <w:marBottom w:val="0"/>
      <w:divBdr>
        <w:top w:val="none" w:sz="0" w:space="0" w:color="auto"/>
        <w:left w:val="none" w:sz="0" w:space="0" w:color="auto"/>
        <w:bottom w:val="none" w:sz="0" w:space="0" w:color="auto"/>
        <w:right w:val="none" w:sz="0" w:space="0" w:color="auto"/>
      </w:divBdr>
    </w:div>
    <w:div w:id="1482117657">
      <w:marLeft w:val="640"/>
      <w:marRight w:val="0"/>
      <w:marTop w:val="0"/>
      <w:marBottom w:val="0"/>
      <w:divBdr>
        <w:top w:val="none" w:sz="0" w:space="0" w:color="auto"/>
        <w:left w:val="none" w:sz="0" w:space="0" w:color="auto"/>
        <w:bottom w:val="none" w:sz="0" w:space="0" w:color="auto"/>
        <w:right w:val="none" w:sz="0" w:space="0" w:color="auto"/>
      </w:divBdr>
    </w:div>
    <w:div w:id="1482119967">
      <w:marLeft w:val="640"/>
      <w:marRight w:val="0"/>
      <w:marTop w:val="0"/>
      <w:marBottom w:val="0"/>
      <w:divBdr>
        <w:top w:val="none" w:sz="0" w:space="0" w:color="auto"/>
        <w:left w:val="none" w:sz="0" w:space="0" w:color="auto"/>
        <w:bottom w:val="none" w:sz="0" w:space="0" w:color="auto"/>
        <w:right w:val="none" w:sz="0" w:space="0" w:color="auto"/>
      </w:divBdr>
    </w:div>
    <w:div w:id="1482163007">
      <w:marLeft w:val="640"/>
      <w:marRight w:val="0"/>
      <w:marTop w:val="0"/>
      <w:marBottom w:val="0"/>
      <w:divBdr>
        <w:top w:val="none" w:sz="0" w:space="0" w:color="auto"/>
        <w:left w:val="none" w:sz="0" w:space="0" w:color="auto"/>
        <w:bottom w:val="none" w:sz="0" w:space="0" w:color="auto"/>
        <w:right w:val="none" w:sz="0" w:space="0" w:color="auto"/>
      </w:divBdr>
    </w:div>
    <w:div w:id="1482232567">
      <w:marLeft w:val="640"/>
      <w:marRight w:val="0"/>
      <w:marTop w:val="0"/>
      <w:marBottom w:val="0"/>
      <w:divBdr>
        <w:top w:val="none" w:sz="0" w:space="0" w:color="auto"/>
        <w:left w:val="none" w:sz="0" w:space="0" w:color="auto"/>
        <w:bottom w:val="none" w:sz="0" w:space="0" w:color="auto"/>
        <w:right w:val="none" w:sz="0" w:space="0" w:color="auto"/>
      </w:divBdr>
    </w:div>
    <w:div w:id="1482238214">
      <w:marLeft w:val="640"/>
      <w:marRight w:val="0"/>
      <w:marTop w:val="0"/>
      <w:marBottom w:val="0"/>
      <w:divBdr>
        <w:top w:val="none" w:sz="0" w:space="0" w:color="auto"/>
        <w:left w:val="none" w:sz="0" w:space="0" w:color="auto"/>
        <w:bottom w:val="none" w:sz="0" w:space="0" w:color="auto"/>
        <w:right w:val="none" w:sz="0" w:space="0" w:color="auto"/>
      </w:divBdr>
    </w:div>
    <w:div w:id="1482379502">
      <w:marLeft w:val="640"/>
      <w:marRight w:val="0"/>
      <w:marTop w:val="0"/>
      <w:marBottom w:val="0"/>
      <w:divBdr>
        <w:top w:val="none" w:sz="0" w:space="0" w:color="auto"/>
        <w:left w:val="none" w:sz="0" w:space="0" w:color="auto"/>
        <w:bottom w:val="none" w:sz="0" w:space="0" w:color="auto"/>
        <w:right w:val="none" w:sz="0" w:space="0" w:color="auto"/>
      </w:divBdr>
    </w:div>
    <w:div w:id="1482379884">
      <w:marLeft w:val="640"/>
      <w:marRight w:val="0"/>
      <w:marTop w:val="0"/>
      <w:marBottom w:val="0"/>
      <w:divBdr>
        <w:top w:val="none" w:sz="0" w:space="0" w:color="auto"/>
        <w:left w:val="none" w:sz="0" w:space="0" w:color="auto"/>
        <w:bottom w:val="none" w:sz="0" w:space="0" w:color="auto"/>
        <w:right w:val="none" w:sz="0" w:space="0" w:color="auto"/>
      </w:divBdr>
    </w:div>
    <w:div w:id="1482427806">
      <w:marLeft w:val="640"/>
      <w:marRight w:val="0"/>
      <w:marTop w:val="0"/>
      <w:marBottom w:val="0"/>
      <w:divBdr>
        <w:top w:val="none" w:sz="0" w:space="0" w:color="auto"/>
        <w:left w:val="none" w:sz="0" w:space="0" w:color="auto"/>
        <w:bottom w:val="none" w:sz="0" w:space="0" w:color="auto"/>
        <w:right w:val="none" w:sz="0" w:space="0" w:color="auto"/>
      </w:divBdr>
    </w:div>
    <w:div w:id="1482428193">
      <w:marLeft w:val="640"/>
      <w:marRight w:val="0"/>
      <w:marTop w:val="0"/>
      <w:marBottom w:val="0"/>
      <w:divBdr>
        <w:top w:val="none" w:sz="0" w:space="0" w:color="auto"/>
        <w:left w:val="none" w:sz="0" w:space="0" w:color="auto"/>
        <w:bottom w:val="none" w:sz="0" w:space="0" w:color="auto"/>
        <w:right w:val="none" w:sz="0" w:space="0" w:color="auto"/>
      </w:divBdr>
    </w:div>
    <w:div w:id="1482575560">
      <w:marLeft w:val="640"/>
      <w:marRight w:val="0"/>
      <w:marTop w:val="0"/>
      <w:marBottom w:val="0"/>
      <w:divBdr>
        <w:top w:val="none" w:sz="0" w:space="0" w:color="auto"/>
        <w:left w:val="none" w:sz="0" w:space="0" w:color="auto"/>
        <w:bottom w:val="none" w:sz="0" w:space="0" w:color="auto"/>
        <w:right w:val="none" w:sz="0" w:space="0" w:color="auto"/>
      </w:divBdr>
    </w:div>
    <w:div w:id="1482576299">
      <w:marLeft w:val="640"/>
      <w:marRight w:val="0"/>
      <w:marTop w:val="0"/>
      <w:marBottom w:val="0"/>
      <w:divBdr>
        <w:top w:val="none" w:sz="0" w:space="0" w:color="auto"/>
        <w:left w:val="none" w:sz="0" w:space="0" w:color="auto"/>
        <w:bottom w:val="none" w:sz="0" w:space="0" w:color="auto"/>
        <w:right w:val="none" w:sz="0" w:space="0" w:color="auto"/>
      </w:divBdr>
    </w:div>
    <w:div w:id="1482576735">
      <w:marLeft w:val="640"/>
      <w:marRight w:val="0"/>
      <w:marTop w:val="0"/>
      <w:marBottom w:val="0"/>
      <w:divBdr>
        <w:top w:val="none" w:sz="0" w:space="0" w:color="auto"/>
        <w:left w:val="none" w:sz="0" w:space="0" w:color="auto"/>
        <w:bottom w:val="none" w:sz="0" w:space="0" w:color="auto"/>
        <w:right w:val="none" w:sz="0" w:space="0" w:color="auto"/>
      </w:divBdr>
    </w:div>
    <w:div w:id="1482579447">
      <w:marLeft w:val="640"/>
      <w:marRight w:val="0"/>
      <w:marTop w:val="0"/>
      <w:marBottom w:val="0"/>
      <w:divBdr>
        <w:top w:val="none" w:sz="0" w:space="0" w:color="auto"/>
        <w:left w:val="none" w:sz="0" w:space="0" w:color="auto"/>
        <w:bottom w:val="none" w:sz="0" w:space="0" w:color="auto"/>
        <w:right w:val="none" w:sz="0" w:space="0" w:color="auto"/>
      </w:divBdr>
    </w:div>
    <w:div w:id="1482649054">
      <w:marLeft w:val="640"/>
      <w:marRight w:val="0"/>
      <w:marTop w:val="0"/>
      <w:marBottom w:val="0"/>
      <w:divBdr>
        <w:top w:val="none" w:sz="0" w:space="0" w:color="auto"/>
        <w:left w:val="none" w:sz="0" w:space="0" w:color="auto"/>
        <w:bottom w:val="none" w:sz="0" w:space="0" w:color="auto"/>
        <w:right w:val="none" w:sz="0" w:space="0" w:color="auto"/>
      </w:divBdr>
    </w:div>
    <w:div w:id="1482652033">
      <w:marLeft w:val="640"/>
      <w:marRight w:val="0"/>
      <w:marTop w:val="0"/>
      <w:marBottom w:val="0"/>
      <w:divBdr>
        <w:top w:val="none" w:sz="0" w:space="0" w:color="auto"/>
        <w:left w:val="none" w:sz="0" w:space="0" w:color="auto"/>
        <w:bottom w:val="none" w:sz="0" w:space="0" w:color="auto"/>
        <w:right w:val="none" w:sz="0" w:space="0" w:color="auto"/>
      </w:divBdr>
    </w:div>
    <w:div w:id="1482693013">
      <w:marLeft w:val="640"/>
      <w:marRight w:val="0"/>
      <w:marTop w:val="0"/>
      <w:marBottom w:val="0"/>
      <w:divBdr>
        <w:top w:val="none" w:sz="0" w:space="0" w:color="auto"/>
        <w:left w:val="none" w:sz="0" w:space="0" w:color="auto"/>
        <w:bottom w:val="none" w:sz="0" w:space="0" w:color="auto"/>
        <w:right w:val="none" w:sz="0" w:space="0" w:color="auto"/>
      </w:divBdr>
    </w:div>
    <w:div w:id="1482841894">
      <w:marLeft w:val="640"/>
      <w:marRight w:val="0"/>
      <w:marTop w:val="0"/>
      <w:marBottom w:val="0"/>
      <w:divBdr>
        <w:top w:val="none" w:sz="0" w:space="0" w:color="auto"/>
        <w:left w:val="none" w:sz="0" w:space="0" w:color="auto"/>
        <w:bottom w:val="none" w:sz="0" w:space="0" w:color="auto"/>
        <w:right w:val="none" w:sz="0" w:space="0" w:color="auto"/>
      </w:divBdr>
    </w:div>
    <w:div w:id="1482848994">
      <w:marLeft w:val="640"/>
      <w:marRight w:val="0"/>
      <w:marTop w:val="0"/>
      <w:marBottom w:val="0"/>
      <w:divBdr>
        <w:top w:val="none" w:sz="0" w:space="0" w:color="auto"/>
        <w:left w:val="none" w:sz="0" w:space="0" w:color="auto"/>
        <w:bottom w:val="none" w:sz="0" w:space="0" w:color="auto"/>
        <w:right w:val="none" w:sz="0" w:space="0" w:color="auto"/>
      </w:divBdr>
    </w:div>
    <w:div w:id="1482962244">
      <w:marLeft w:val="640"/>
      <w:marRight w:val="0"/>
      <w:marTop w:val="0"/>
      <w:marBottom w:val="0"/>
      <w:divBdr>
        <w:top w:val="none" w:sz="0" w:space="0" w:color="auto"/>
        <w:left w:val="none" w:sz="0" w:space="0" w:color="auto"/>
        <w:bottom w:val="none" w:sz="0" w:space="0" w:color="auto"/>
        <w:right w:val="none" w:sz="0" w:space="0" w:color="auto"/>
      </w:divBdr>
    </w:div>
    <w:div w:id="1482966753">
      <w:marLeft w:val="640"/>
      <w:marRight w:val="0"/>
      <w:marTop w:val="0"/>
      <w:marBottom w:val="0"/>
      <w:divBdr>
        <w:top w:val="none" w:sz="0" w:space="0" w:color="auto"/>
        <w:left w:val="none" w:sz="0" w:space="0" w:color="auto"/>
        <w:bottom w:val="none" w:sz="0" w:space="0" w:color="auto"/>
        <w:right w:val="none" w:sz="0" w:space="0" w:color="auto"/>
      </w:divBdr>
    </w:div>
    <w:div w:id="1483040701">
      <w:marLeft w:val="640"/>
      <w:marRight w:val="0"/>
      <w:marTop w:val="0"/>
      <w:marBottom w:val="0"/>
      <w:divBdr>
        <w:top w:val="none" w:sz="0" w:space="0" w:color="auto"/>
        <w:left w:val="none" w:sz="0" w:space="0" w:color="auto"/>
        <w:bottom w:val="none" w:sz="0" w:space="0" w:color="auto"/>
        <w:right w:val="none" w:sz="0" w:space="0" w:color="auto"/>
      </w:divBdr>
    </w:div>
    <w:div w:id="1483157810">
      <w:marLeft w:val="640"/>
      <w:marRight w:val="0"/>
      <w:marTop w:val="0"/>
      <w:marBottom w:val="0"/>
      <w:divBdr>
        <w:top w:val="none" w:sz="0" w:space="0" w:color="auto"/>
        <w:left w:val="none" w:sz="0" w:space="0" w:color="auto"/>
        <w:bottom w:val="none" w:sz="0" w:space="0" w:color="auto"/>
        <w:right w:val="none" w:sz="0" w:space="0" w:color="auto"/>
      </w:divBdr>
    </w:div>
    <w:div w:id="1483229487">
      <w:marLeft w:val="640"/>
      <w:marRight w:val="0"/>
      <w:marTop w:val="0"/>
      <w:marBottom w:val="0"/>
      <w:divBdr>
        <w:top w:val="none" w:sz="0" w:space="0" w:color="auto"/>
        <w:left w:val="none" w:sz="0" w:space="0" w:color="auto"/>
        <w:bottom w:val="none" w:sz="0" w:space="0" w:color="auto"/>
        <w:right w:val="none" w:sz="0" w:space="0" w:color="auto"/>
      </w:divBdr>
    </w:div>
    <w:div w:id="1483236256">
      <w:marLeft w:val="640"/>
      <w:marRight w:val="0"/>
      <w:marTop w:val="0"/>
      <w:marBottom w:val="0"/>
      <w:divBdr>
        <w:top w:val="none" w:sz="0" w:space="0" w:color="auto"/>
        <w:left w:val="none" w:sz="0" w:space="0" w:color="auto"/>
        <w:bottom w:val="none" w:sz="0" w:space="0" w:color="auto"/>
        <w:right w:val="none" w:sz="0" w:space="0" w:color="auto"/>
      </w:divBdr>
    </w:div>
    <w:div w:id="1483279363">
      <w:marLeft w:val="640"/>
      <w:marRight w:val="0"/>
      <w:marTop w:val="0"/>
      <w:marBottom w:val="0"/>
      <w:divBdr>
        <w:top w:val="none" w:sz="0" w:space="0" w:color="auto"/>
        <w:left w:val="none" w:sz="0" w:space="0" w:color="auto"/>
        <w:bottom w:val="none" w:sz="0" w:space="0" w:color="auto"/>
        <w:right w:val="none" w:sz="0" w:space="0" w:color="auto"/>
      </w:divBdr>
    </w:div>
    <w:div w:id="1483422196">
      <w:marLeft w:val="640"/>
      <w:marRight w:val="0"/>
      <w:marTop w:val="0"/>
      <w:marBottom w:val="0"/>
      <w:divBdr>
        <w:top w:val="none" w:sz="0" w:space="0" w:color="auto"/>
        <w:left w:val="none" w:sz="0" w:space="0" w:color="auto"/>
        <w:bottom w:val="none" w:sz="0" w:space="0" w:color="auto"/>
        <w:right w:val="none" w:sz="0" w:space="0" w:color="auto"/>
      </w:divBdr>
    </w:div>
    <w:div w:id="1483423096">
      <w:marLeft w:val="640"/>
      <w:marRight w:val="0"/>
      <w:marTop w:val="0"/>
      <w:marBottom w:val="0"/>
      <w:divBdr>
        <w:top w:val="none" w:sz="0" w:space="0" w:color="auto"/>
        <w:left w:val="none" w:sz="0" w:space="0" w:color="auto"/>
        <w:bottom w:val="none" w:sz="0" w:space="0" w:color="auto"/>
        <w:right w:val="none" w:sz="0" w:space="0" w:color="auto"/>
      </w:divBdr>
    </w:div>
    <w:div w:id="1483539428">
      <w:marLeft w:val="640"/>
      <w:marRight w:val="0"/>
      <w:marTop w:val="0"/>
      <w:marBottom w:val="0"/>
      <w:divBdr>
        <w:top w:val="none" w:sz="0" w:space="0" w:color="auto"/>
        <w:left w:val="none" w:sz="0" w:space="0" w:color="auto"/>
        <w:bottom w:val="none" w:sz="0" w:space="0" w:color="auto"/>
        <w:right w:val="none" w:sz="0" w:space="0" w:color="auto"/>
      </w:divBdr>
    </w:div>
    <w:div w:id="1483615391">
      <w:marLeft w:val="640"/>
      <w:marRight w:val="0"/>
      <w:marTop w:val="0"/>
      <w:marBottom w:val="0"/>
      <w:divBdr>
        <w:top w:val="none" w:sz="0" w:space="0" w:color="auto"/>
        <w:left w:val="none" w:sz="0" w:space="0" w:color="auto"/>
        <w:bottom w:val="none" w:sz="0" w:space="0" w:color="auto"/>
        <w:right w:val="none" w:sz="0" w:space="0" w:color="auto"/>
      </w:divBdr>
    </w:div>
    <w:div w:id="1483692029">
      <w:marLeft w:val="640"/>
      <w:marRight w:val="0"/>
      <w:marTop w:val="0"/>
      <w:marBottom w:val="0"/>
      <w:divBdr>
        <w:top w:val="none" w:sz="0" w:space="0" w:color="auto"/>
        <w:left w:val="none" w:sz="0" w:space="0" w:color="auto"/>
        <w:bottom w:val="none" w:sz="0" w:space="0" w:color="auto"/>
        <w:right w:val="none" w:sz="0" w:space="0" w:color="auto"/>
      </w:divBdr>
    </w:div>
    <w:div w:id="1483694371">
      <w:marLeft w:val="640"/>
      <w:marRight w:val="0"/>
      <w:marTop w:val="0"/>
      <w:marBottom w:val="0"/>
      <w:divBdr>
        <w:top w:val="none" w:sz="0" w:space="0" w:color="auto"/>
        <w:left w:val="none" w:sz="0" w:space="0" w:color="auto"/>
        <w:bottom w:val="none" w:sz="0" w:space="0" w:color="auto"/>
        <w:right w:val="none" w:sz="0" w:space="0" w:color="auto"/>
      </w:divBdr>
    </w:div>
    <w:div w:id="1483695074">
      <w:marLeft w:val="640"/>
      <w:marRight w:val="0"/>
      <w:marTop w:val="0"/>
      <w:marBottom w:val="0"/>
      <w:divBdr>
        <w:top w:val="none" w:sz="0" w:space="0" w:color="auto"/>
        <w:left w:val="none" w:sz="0" w:space="0" w:color="auto"/>
        <w:bottom w:val="none" w:sz="0" w:space="0" w:color="auto"/>
        <w:right w:val="none" w:sz="0" w:space="0" w:color="auto"/>
      </w:divBdr>
    </w:div>
    <w:div w:id="1483935002">
      <w:marLeft w:val="640"/>
      <w:marRight w:val="0"/>
      <w:marTop w:val="0"/>
      <w:marBottom w:val="0"/>
      <w:divBdr>
        <w:top w:val="none" w:sz="0" w:space="0" w:color="auto"/>
        <w:left w:val="none" w:sz="0" w:space="0" w:color="auto"/>
        <w:bottom w:val="none" w:sz="0" w:space="0" w:color="auto"/>
        <w:right w:val="none" w:sz="0" w:space="0" w:color="auto"/>
      </w:divBdr>
    </w:div>
    <w:div w:id="1484194602">
      <w:marLeft w:val="640"/>
      <w:marRight w:val="0"/>
      <w:marTop w:val="0"/>
      <w:marBottom w:val="0"/>
      <w:divBdr>
        <w:top w:val="none" w:sz="0" w:space="0" w:color="auto"/>
        <w:left w:val="none" w:sz="0" w:space="0" w:color="auto"/>
        <w:bottom w:val="none" w:sz="0" w:space="0" w:color="auto"/>
        <w:right w:val="none" w:sz="0" w:space="0" w:color="auto"/>
      </w:divBdr>
    </w:div>
    <w:div w:id="1484201191">
      <w:marLeft w:val="640"/>
      <w:marRight w:val="0"/>
      <w:marTop w:val="0"/>
      <w:marBottom w:val="0"/>
      <w:divBdr>
        <w:top w:val="none" w:sz="0" w:space="0" w:color="auto"/>
        <w:left w:val="none" w:sz="0" w:space="0" w:color="auto"/>
        <w:bottom w:val="none" w:sz="0" w:space="0" w:color="auto"/>
        <w:right w:val="none" w:sz="0" w:space="0" w:color="auto"/>
      </w:divBdr>
    </w:div>
    <w:div w:id="1484345959">
      <w:marLeft w:val="640"/>
      <w:marRight w:val="0"/>
      <w:marTop w:val="0"/>
      <w:marBottom w:val="0"/>
      <w:divBdr>
        <w:top w:val="none" w:sz="0" w:space="0" w:color="auto"/>
        <w:left w:val="none" w:sz="0" w:space="0" w:color="auto"/>
        <w:bottom w:val="none" w:sz="0" w:space="0" w:color="auto"/>
        <w:right w:val="none" w:sz="0" w:space="0" w:color="auto"/>
      </w:divBdr>
    </w:div>
    <w:div w:id="1484390881">
      <w:marLeft w:val="640"/>
      <w:marRight w:val="0"/>
      <w:marTop w:val="0"/>
      <w:marBottom w:val="0"/>
      <w:divBdr>
        <w:top w:val="none" w:sz="0" w:space="0" w:color="auto"/>
        <w:left w:val="none" w:sz="0" w:space="0" w:color="auto"/>
        <w:bottom w:val="none" w:sz="0" w:space="0" w:color="auto"/>
        <w:right w:val="none" w:sz="0" w:space="0" w:color="auto"/>
      </w:divBdr>
    </w:div>
    <w:div w:id="1484422331">
      <w:marLeft w:val="640"/>
      <w:marRight w:val="0"/>
      <w:marTop w:val="0"/>
      <w:marBottom w:val="0"/>
      <w:divBdr>
        <w:top w:val="none" w:sz="0" w:space="0" w:color="auto"/>
        <w:left w:val="none" w:sz="0" w:space="0" w:color="auto"/>
        <w:bottom w:val="none" w:sz="0" w:space="0" w:color="auto"/>
        <w:right w:val="none" w:sz="0" w:space="0" w:color="auto"/>
      </w:divBdr>
    </w:div>
    <w:div w:id="1484538975">
      <w:marLeft w:val="640"/>
      <w:marRight w:val="0"/>
      <w:marTop w:val="0"/>
      <w:marBottom w:val="0"/>
      <w:divBdr>
        <w:top w:val="none" w:sz="0" w:space="0" w:color="auto"/>
        <w:left w:val="none" w:sz="0" w:space="0" w:color="auto"/>
        <w:bottom w:val="none" w:sz="0" w:space="0" w:color="auto"/>
        <w:right w:val="none" w:sz="0" w:space="0" w:color="auto"/>
      </w:divBdr>
    </w:div>
    <w:div w:id="1484619653">
      <w:marLeft w:val="640"/>
      <w:marRight w:val="0"/>
      <w:marTop w:val="0"/>
      <w:marBottom w:val="0"/>
      <w:divBdr>
        <w:top w:val="none" w:sz="0" w:space="0" w:color="auto"/>
        <w:left w:val="none" w:sz="0" w:space="0" w:color="auto"/>
        <w:bottom w:val="none" w:sz="0" w:space="0" w:color="auto"/>
        <w:right w:val="none" w:sz="0" w:space="0" w:color="auto"/>
      </w:divBdr>
    </w:div>
    <w:div w:id="1484735082">
      <w:marLeft w:val="640"/>
      <w:marRight w:val="0"/>
      <w:marTop w:val="0"/>
      <w:marBottom w:val="0"/>
      <w:divBdr>
        <w:top w:val="none" w:sz="0" w:space="0" w:color="auto"/>
        <w:left w:val="none" w:sz="0" w:space="0" w:color="auto"/>
        <w:bottom w:val="none" w:sz="0" w:space="0" w:color="auto"/>
        <w:right w:val="none" w:sz="0" w:space="0" w:color="auto"/>
      </w:divBdr>
    </w:div>
    <w:div w:id="1484737928">
      <w:marLeft w:val="640"/>
      <w:marRight w:val="0"/>
      <w:marTop w:val="0"/>
      <w:marBottom w:val="0"/>
      <w:divBdr>
        <w:top w:val="none" w:sz="0" w:space="0" w:color="auto"/>
        <w:left w:val="none" w:sz="0" w:space="0" w:color="auto"/>
        <w:bottom w:val="none" w:sz="0" w:space="0" w:color="auto"/>
        <w:right w:val="none" w:sz="0" w:space="0" w:color="auto"/>
      </w:divBdr>
    </w:div>
    <w:div w:id="1484856564">
      <w:marLeft w:val="640"/>
      <w:marRight w:val="0"/>
      <w:marTop w:val="0"/>
      <w:marBottom w:val="0"/>
      <w:divBdr>
        <w:top w:val="none" w:sz="0" w:space="0" w:color="auto"/>
        <w:left w:val="none" w:sz="0" w:space="0" w:color="auto"/>
        <w:bottom w:val="none" w:sz="0" w:space="0" w:color="auto"/>
        <w:right w:val="none" w:sz="0" w:space="0" w:color="auto"/>
      </w:divBdr>
    </w:div>
    <w:div w:id="1484932316">
      <w:marLeft w:val="640"/>
      <w:marRight w:val="0"/>
      <w:marTop w:val="0"/>
      <w:marBottom w:val="0"/>
      <w:divBdr>
        <w:top w:val="none" w:sz="0" w:space="0" w:color="auto"/>
        <w:left w:val="none" w:sz="0" w:space="0" w:color="auto"/>
        <w:bottom w:val="none" w:sz="0" w:space="0" w:color="auto"/>
        <w:right w:val="none" w:sz="0" w:space="0" w:color="auto"/>
      </w:divBdr>
    </w:div>
    <w:div w:id="1485125329">
      <w:marLeft w:val="640"/>
      <w:marRight w:val="0"/>
      <w:marTop w:val="0"/>
      <w:marBottom w:val="0"/>
      <w:divBdr>
        <w:top w:val="none" w:sz="0" w:space="0" w:color="auto"/>
        <w:left w:val="none" w:sz="0" w:space="0" w:color="auto"/>
        <w:bottom w:val="none" w:sz="0" w:space="0" w:color="auto"/>
        <w:right w:val="none" w:sz="0" w:space="0" w:color="auto"/>
      </w:divBdr>
    </w:div>
    <w:div w:id="1485194845">
      <w:marLeft w:val="640"/>
      <w:marRight w:val="0"/>
      <w:marTop w:val="0"/>
      <w:marBottom w:val="0"/>
      <w:divBdr>
        <w:top w:val="none" w:sz="0" w:space="0" w:color="auto"/>
        <w:left w:val="none" w:sz="0" w:space="0" w:color="auto"/>
        <w:bottom w:val="none" w:sz="0" w:space="0" w:color="auto"/>
        <w:right w:val="none" w:sz="0" w:space="0" w:color="auto"/>
      </w:divBdr>
    </w:div>
    <w:div w:id="1485315449">
      <w:marLeft w:val="640"/>
      <w:marRight w:val="0"/>
      <w:marTop w:val="0"/>
      <w:marBottom w:val="0"/>
      <w:divBdr>
        <w:top w:val="none" w:sz="0" w:space="0" w:color="auto"/>
        <w:left w:val="none" w:sz="0" w:space="0" w:color="auto"/>
        <w:bottom w:val="none" w:sz="0" w:space="0" w:color="auto"/>
        <w:right w:val="none" w:sz="0" w:space="0" w:color="auto"/>
      </w:divBdr>
    </w:div>
    <w:div w:id="1485396384">
      <w:marLeft w:val="640"/>
      <w:marRight w:val="0"/>
      <w:marTop w:val="0"/>
      <w:marBottom w:val="0"/>
      <w:divBdr>
        <w:top w:val="none" w:sz="0" w:space="0" w:color="auto"/>
        <w:left w:val="none" w:sz="0" w:space="0" w:color="auto"/>
        <w:bottom w:val="none" w:sz="0" w:space="0" w:color="auto"/>
        <w:right w:val="none" w:sz="0" w:space="0" w:color="auto"/>
      </w:divBdr>
    </w:div>
    <w:div w:id="1485469143">
      <w:marLeft w:val="640"/>
      <w:marRight w:val="0"/>
      <w:marTop w:val="0"/>
      <w:marBottom w:val="0"/>
      <w:divBdr>
        <w:top w:val="none" w:sz="0" w:space="0" w:color="auto"/>
        <w:left w:val="none" w:sz="0" w:space="0" w:color="auto"/>
        <w:bottom w:val="none" w:sz="0" w:space="0" w:color="auto"/>
        <w:right w:val="none" w:sz="0" w:space="0" w:color="auto"/>
      </w:divBdr>
    </w:div>
    <w:div w:id="1485471440">
      <w:marLeft w:val="640"/>
      <w:marRight w:val="0"/>
      <w:marTop w:val="0"/>
      <w:marBottom w:val="0"/>
      <w:divBdr>
        <w:top w:val="none" w:sz="0" w:space="0" w:color="auto"/>
        <w:left w:val="none" w:sz="0" w:space="0" w:color="auto"/>
        <w:bottom w:val="none" w:sz="0" w:space="0" w:color="auto"/>
        <w:right w:val="none" w:sz="0" w:space="0" w:color="auto"/>
      </w:divBdr>
    </w:div>
    <w:div w:id="1485508150">
      <w:marLeft w:val="640"/>
      <w:marRight w:val="0"/>
      <w:marTop w:val="0"/>
      <w:marBottom w:val="0"/>
      <w:divBdr>
        <w:top w:val="none" w:sz="0" w:space="0" w:color="auto"/>
        <w:left w:val="none" w:sz="0" w:space="0" w:color="auto"/>
        <w:bottom w:val="none" w:sz="0" w:space="0" w:color="auto"/>
        <w:right w:val="none" w:sz="0" w:space="0" w:color="auto"/>
      </w:divBdr>
    </w:div>
    <w:div w:id="1485513090">
      <w:marLeft w:val="640"/>
      <w:marRight w:val="0"/>
      <w:marTop w:val="0"/>
      <w:marBottom w:val="0"/>
      <w:divBdr>
        <w:top w:val="none" w:sz="0" w:space="0" w:color="auto"/>
        <w:left w:val="none" w:sz="0" w:space="0" w:color="auto"/>
        <w:bottom w:val="none" w:sz="0" w:space="0" w:color="auto"/>
        <w:right w:val="none" w:sz="0" w:space="0" w:color="auto"/>
      </w:divBdr>
    </w:div>
    <w:div w:id="1485656820">
      <w:marLeft w:val="640"/>
      <w:marRight w:val="0"/>
      <w:marTop w:val="0"/>
      <w:marBottom w:val="0"/>
      <w:divBdr>
        <w:top w:val="none" w:sz="0" w:space="0" w:color="auto"/>
        <w:left w:val="none" w:sz="0" w:space="0" w:color="auto"/>
        <w:bottom w:val="none" w:sz="0" w:space="0" w:color="auto"/>
        <w:right w:val="none" w:sz="0" w:space="0" w:color="auto"/>
      </w:divBdr>
    </w:div>
    <w:div w:id="1485702135">
      <w:marLeft w:val="640"/>
      <w:marRight w:val="0"/>
      <w:marTop w:val="0"/>
      <w:marBottom w:val="0"/>
      <w:divBdr>
        <w:top w:val="none" w:sz="0" w:space="0" w:color="auto"/>
        <w:left w:val="none" w:sz="0" w:space="0" w:color="auto"/>
        <w:bottom w:val="none" w:sz="0" w:space="0" w:color="auto"/>
        <w:right w:val="none" w:sz="0" w:space="0" w:color="auto"/>
      </w:divBdr>
    </w:div>
    <w:div w:id="1485702942">
      <w:marLeft w:val="640"/>
      <w:marRight w:val="0"/>
      <w:marTop w:val="0"/>
      <w:marBottom w:val="0"/>
      <w:divBdr>
        <w:top w:val="none" w:sz="0" w:space="0" w:color="auto"/>
        <w:left w:val="none" w:sz="0" w:space="0" w:color="auto"/>
        <w:bottom w:val="none" w:sz="0" w:space="0" w:color="auto"/>
        <w:right w:val="none" w:sz="0" w:space="0" w:color="auto"/>
      </w:divBdr>
    </w:div>
    <w:div w:id="1485776563">
      <w:marLeft w:val="640"/>
      <w:marRight w:val="0"/>
      <w:marTop w:val="0"/>
      <w:marBottom w:val="0"/>
      <w:divBdr>
        <w:top w:val="none" w:sz="0" w:space="0" w:color="auto"/>
        <w:left w:val="none" w:sz="0" w:space="0" w:color="auto"/>
        <w:bottom w:val="none" w:sz="0" w:space="0" w:color="auto"/>
        <w:right w:val="none" w:sz="0" w:space="0" w:color="auto"/>
      </w:divBdr>
    </w:div>
    <w:div w:id="1485777063">
      <w:marLeft w:val="640"/>
      <w:marRight w:val="0"/>
      <w:marTop w:val="0"/>
      <w:marBottom w:val="0"/>
      <w:divBdr>
        <w:top w:val="none" w:sz="0" w:space="0" w:color="auto"/>
        <w:left w:val="none" w:sz="0" w:space="0" w:color="auto"/>
        <w:bottom w:val="none" w:sz="0" w:space="0" w:color="auto"/>
        <w:right w:val="none" w:sz="0" w:space="0" w:color="auto"/>
      </w:divBdr>
    </w:div>
    <w:div w:id="1485849726">
      <w:marLeft w:val="640"/>
      <w:marRight w:val="0"/>
      <w:marTop w:val="0"/>
      <w:marBottom w:val="0"/>
      <w:divBdr>
        <w:top w:val="none" w:sz="0" w:space="0" w:color="auto"/>
        <w:left w:val="none" w:sz="0" w:space="0" w:color="auto"/>
        <w:bottom w:val="none" w:sz="0" w:space="0" w:color="auto"/>
        <w:right w:val="none" w:sz="0" w:space="0" w:color="auto"/>
      </w:divBdr>
    </w:div>
    <w:div w:id="1485853767">
      <w:marLeft w:val="640"/>
      <w:marRight w:val="0"/>
      <w:marTop w:val="0"/>
      <w:marBottom w:val="0"/>
      <w:divBdr>
        <w:top w:val="none" w:sz="0" w:space="0" w:color="auto"/>
        <w:left w:val="none" w:sz="0" w:space="0" w:color="auto"/>
        <w:bottom w:val="none" w:sz="0" w:space="0" w:color="auto"/>
        <w:right w:val="none" w:sz="0" w:space="0" w:color="auto"/>
      </w:divBdr>
    </w:div>
    <w:div w:id="1485901418">
      <w:marLeft w:val="640"/>
      <w:marRight w:val="0"/>
      <w:marTop w:val="0"/>
      <w:marBottom w:val="0"/>
      <w:divBdr>
        <w:top w:val="none" w:sz="0" w:space="0" w:color="auto"/>
        <w:left w:val="none" w:sz="0" w:space="0" w:color="auto"/>
        <w:bottom w:val="none" w:sz="0" w:space="0" w:color="auto"/>
        <w:right w:val="none" w:sz="0" w:space="0" w:color="auto"/>
      </w:divBdr>
    </w:div>
    <w:div w:id="1485929467">
      <w:marLeft w:val="480"/>
      <w:marRight w:val="0"/>
      <w:marTop w:val="0"/>
      <w:marBottom w:val="0"/>
      <w:divBdr>
        <w:top w:val="none" w:sz="0" w:space="0" w:color="auto"/>
        <w:left w:val="none" w:sz="0" w:space="0" w:color="auto"/>
        <w:bottom w:val="none" w:sz="0" w:space="0" w:color="auto"/>
        <w:right w:val="none" w:sz="0" w:space="0" w:color="auto"/>
      </w:divBdr>
    </w:div>
    <w:div w:id="1485967379">
      <w:marLeft w:val="640"/>
      <w:marRight w:val="0"/>
      <w:marTop w:val="0"/>
      <w:marBottom w:val="0"/>
      <w:divBdr>
        <w:top w:val="none" w:sz="0" w:space="0" w:color="auto"/>
        <w:left w:val="none" w:sz="0" w:space="0" w:color="auto"/>
        <w:bottom w:val="none" w:sz="0" w:space="0" w:color="auto"/>
        <w:right w:val="none" w:sz="0" w:space="0" w:color="auto"/>
      </w:divBdr>
    </w:div>
    <w:div w:id="1485968186">
      <w:marLeft w:val="640"/>
      <w:marRight w:val="0"/>
      <w:marTop w:val="0"/>
      <w:marBottom w:val="0"/>
      <w:divBdr>
        <w:top w:val="none" w:sz="0" w:space="0" w:color="auto"/>
        <w:left w:val="none" w:sz="0" w:space="0" w:color="auto"/>
        <w:bottom w:val="none" w:sz="0" w:space="0" w:color="auto"/>
        <w:right w:val="none" w:sz="0" w:space="0" w:color="auto"/>
      </w:divBdr>
    </w:div>
    <w:div w:id="1486042424">
      <w:marLeft w:val="640"/>
      <w:marRight w:val="0"/>
      <w:marTop w:val="0"/>
      <w:marBottom w:val="0"/>
      <w:divBdr>
        <w:top w:val="none" w:sz="0" w:space="0" w:color="auto"/>
        <w:left w:val="none" w:sz="0" w:space="0" w:color="auto"/>
        <w:bottom w:val="none" w:sz="0" w:space="0" w:color="auto"/>
        <w:right w:val="none" w:sz="0" w:space="0" w:color="auto"/>
      </w:divBdr>
    </w:div>
    <w:div w:id="1486044067">
      <w:marLeft w:val="640"/>
      <w:marRight w:val="0"/>
      <w:marTop w:val="0"/>
      <w:marBottom w:val="0"/>
      <w:divBdr>
        <w:top w:val="none" w:sz="0" w:space="0" w:color="auto"/>
        <w:left w:val="none" w:sz="0" w:space="0" w:color="auto"/>
        <w:bottom w:val="none" w:sz="0" w:space="0" w:color="auto"/>
        <w:right w:val="none" w:sz="0" w:space="0" w:color="auto"/>
      </w:divBdr>
    </w:div>
    <w:div w:id="1486044606">
      <w:marLeft w:val="640"/>
      <w:marRight w:val="0"/>
      <w:marTop w:val="0"/>
      <w:marBottom w:val="0"/>
      <w:divBdr>
        <w:top w:val="none" w:sz="0" w:space="0" w:color="auto"/>
        <w:left w:val="none" w:sz="0" w:space="0" w:color="auto"/>
        <w:bottom w:val="none" w:sz="0" w:space="0" w:color="auto"/>
        <w:right w:val="none" w:sz="0" w:space="0" w:color="auto"/>
      </w:divBdr>
    </w:div>
    <w:div w:id="1486050348">
      <w:marLeft w:val="640"/>
      <w:marRight w:val="0"/>
      <w:marTop w:val="0"/>
      <w:marBottom w:val="0"/>
      <w:divBdr>
        <w:top w:val="none" w:sz="0" w:space="0" w:color="auto"/>
        <w:left w:val="none" w:sz="0" w:space="0" w:color="auto"/>
        <w:bottom w:val="none" w:sz="0" w:space="0" w:color="auto"/>
        <w:right w:val="none" w:sz="0" w:space="0" w:color="auto"/>
      </w:divBdr>
    </w:div>
    <w:div w:id="1486165237">
      <w:marLeft w:val="640"/>
      <w:marRight w:val="0"/>
      <w:marTop w:val="0"/>
      <w:marBottom w:val="0"/>
      <w:divBdr>
        <w:top w:val="none" w:sz="0" w:space="0" w:color="auto"/>
        <w:left w:val="none" w:sz="0" w:space="0" w:color="auto"/>
        <w:bottom w:val="none" w:sz="0" w:space="0" w:color="auto"/>
        <w:right w:val="none" w:sz="0" w:space="0" w:color="auto"/>
      </w:divBdr>
    </w:div>
    <w:div w:id="1486168984">
      <w:marLeft w:val="640"/>
      <w:marRight w:val="0"/>
      <w:marTop w:val="0"/>
      <w:marBottom w:val="0"/>
      <w:divBdr>
        <w:top w:val="none" w:sz="0" w:space="0" w:color="auto"/>
        <w:left w:val="none" w:sz="0" w:space="0" w:color="auto"/>
        <w:bottom w:val="none" w:sz="0" w:space="0" w:color="auto"/>
        <w:right w:val="none" w:sz="0" w:space="0" w:color="auto"/>
      </w:divBdr>
    </w:div>
    <w:div w:id="1486169960">
      <w:marLeft w:val="640"/>
      <w:marRight w:val="0"/>
      <w:marTop w:val="0"/>
      <w:marBottom w:val="0"/>
      <w:divBdr>
        <w:top w:val="none" w:sz="0" w:space="0" w:color="auto"/>
        <w:left w:val="none" w:sz="0" w:space="0" w:color="auto"/>
        <w:bottom w:val="none" w:sz="0" w:space="0" w:color="auto"/>
        <w:right w:val="none" w:sz="0" w:space="0" w:color="auto"/>
      </w:divBdr>
    </w:div>
    <w:div w:id="1486242666">
      <w:marLeft w:val="640"/>
      <w:marRight w:val="0"/>
      <w:marTop w:val="0"/>
      <w:marBottom w:val="0"/>
      <w:divBdr>
        <w:top w:val="none" w:sz="0" w:space="0" w:color="auto"/>
        <w:left w:val="none" w:sz="0" w:space="0" w:color="auto"/>
        <w:bottom w:val="none" w:sz="0" w:space="0" w:color="auto"/>
        <w:right w:val="none" w:sz="0" w:space="0" w:color="auto"/>
      </w:divBdr>
    </w:div>
    <w:div w:id="1486318223">
      <w:marLeft w:val="640"/>
      <w:marRight w:val="0"/>
      <w:marTop w:val="0"/>
      <w:marBottom w:val="0"/>
      <w:divBdr>
        <w:top w:val="none" w:sz="0" w:space="0" w:color="auto"/>
        <w:left w:val="none" w:sz="0" w:space="0" w:color="auto"/>
        <w:bottom w:val="none" w:sz="0" w:space="0" w:color="auto"/>
        <w:right w:val="none" w:sz="0" w:space="0" w:color="auto"/>
      </w:divBdr>
    </w:div>
    <w:div w:id="1486386976">
      <w:marLeft w:val="640"/>
      <w:marRight w:val="0"/>
      <w:marTop w:val="0"/>
      <w:marBottom w:val="0"/>
      <w:divBdr>
        <w:top w:val="none" w:sz="0" w:space="0" w:color="auto"/>
        <w:left w:val="none" w:sz="0" w:space="0" w:color="auto"/>
        <w:bottom w:val="none" w:sz="0" w:space="0" w:color="auto"/>
        <w:right w:val="none" w:sz="0" w:space="0" w:color="auto"/>
      </w:divBdr>
    </w:div>
    <w:div w:id="1486512586">
      <w:marLeft w:val="640"/>
      <w:marRight w:val="0"/>
      <w:marTop w:val="0"/>
      <w:marBottom w:val="0"/>
      <w:divBdr>
        <w:top w:val="none" w:sz="0" w:space="0" w:color="auto"/>
        <w:left w:val="none" w:sz="0" w:space="0" w:color="auto"/>
        <w:bottom w:val="none" w:sz="0" w:space="0" w:color="auto"/>
        <w:right w:val="none" w:sz="0" w:space="0" w:color="auto"/>
      </w:divBdr>
    </w:div>
    <w:div w:id="1486622858">
      <w:marLeft w:val="640"/>
      <w:marRight w:val="0"/>
      <w:marTop w:val="0"/>
      <w:marBottom w:val="0"/>
      <w:divBdr>
        <w:top w:val="none" w:sz="0" w:space="0" w:color="auto"/>
        <w:left w:val="none" w:sz="0" w:space="0" w:color="auto"/>
        <w:bottom w:val="none" w:sz="0" w:space="0" w:color="auto"/>
        <w:right w:val="none" w:sz="0" w:space="0" w:color="auto"/>
      </w:divBdr>
    </w:div>
    <w:div w:id="1486626038">
      <w:marLeft w:val="640"/>
      <w:marRight w:val="0"/>
      <w:marTop w:val="0"/>
      <w:marBottom w:val="0"/>
      <w:divBdr>
        <w:top w:val="none" w:sz="0" w:space="0" w:color="auto"/>
        <w:left w:val="none" w:sz="0" w:space="0" w:color="auto"/>
        <w:bottom w:val="none" w:sz="0" w:space="0" w:color="auto"/>
        <w:right w:val="none" w:sz="0" w:space="0" w:color="auto"/>
      </w:divBdr>
    </w:div>
    <w:div w:id="1486628976">
      <w:marLeft w:val="640"/>
      <w:marRight w:val="0"/>
      <w:marTop w:val="0"/>
      <w:marBottom w:val="0"/>
      <w:divBdr>
        <w:top w:val="none" w:sz="0" w:space="0" w:color="auto"/>
        <w:left w:val="none" w:sz="0" w:space="0" w:color="auto"/>
        <w:bottom w:val="none" w:sz="0" w:space="0" w:color="auto"/>
        <w:right w:val="none" w:sz="0" w:space="0" w:color="auto"/>
      </w:divBdr>
    </w:div>
    <w:div w:id="1486773163">
      <w:marLeft w:val="640"/>
      <w:marRight w:val="0"/>
      <w:marTop w:val="0"/>
      <w:marBottom w:val="0"/>
      <w:divBdr>
        <w:top w:val="none" w:sz="0" w:space="0" w:color="auto"/>
        <w:left w:val="none" w:sz="0" w:space="0" w:color="auto"/>
        <w:bottom w:val="none" w:sz="0" w:space="0" w:color="auto"/>
        <w:right w:val="none" w:sz="0" w:space="0" w:color="auto"/>
      </w:divBdr>
    </w:div>
    <w:div w:id="1486778407">
      <w:marLeft w:val="640"/>
      <w:marRight w:val="0"/>
      <w:marTop w:val="0"/>
      <w:marBottom w:val="0"/>
      <w:divBdr>
        <w:top w:val="none" w:sz="0" w:space="0" w:color="auto"/>
        <w:left w:val="none" w:sz="0" w:space="0" w:color="auto"/>
        <w:bottom w:val="none" w:sz="0" w:space="0" w:color="auto"/>
        <w:right w:val="none" w:sz="0" w:space="0" w:color="auto"/>
      </w:divBdr>
    </w:div>
    <w:div w:id="1486780010">
      <w:marLeft w:val="640"/>
      <w:marRight w:val="0"/>
      <w:marTop w:val="0"/>
      <w:marBottom w:val="0"/>
      <w:divBdr>
        <w:top w:val="none" w:sz="0" w:space="0" w:color="auto"/>
        <w:left w:val="none" w:sz="0" w:space="0" w:color="auto"/>
        <w:bottom w:val="none" w:sz="0" w:space="0" w:color="auto"/>
        <w:right w:val="none" w:sz="0" w:space="0" w:color="auto"/>
      </w:divBdr>
    </w:div>
    <w:div w:id="1486972056">
      <w:marLeft w:val="640"/>
      <w:marRight w:val="0"/>
      <w:marTop w:val="0"/>
      <w:marBottom w:val="0"/>
      <w:divBdr>
        <w:top w:val="none" w:sz="0" w:space="0" w:color="auto"/>
        <w:left w:val="none" w:sz="0" w:space="0" w:color="auto"/>
        <w:bottom w:val="none" w:sz="0" w:space="0" w:color="auto"/>
        <w:right w:val="none" w:sz="0" w:space="0" w:color="auto"/>
      </w:divBdr>
    </w:div>
    <w:div w:id="1486975434">
      <w:marLeft w:val="640"/>
      <w:marRight w:val="0"/>
      <w:marTop w:val="0"/>
      <w:marBottom w:val="0"/>
      <w:divBdr>
        <w:top w:val="none" w:sz="0" w:space="0" w:color="auto"/>
        <w:left w:val="none" w:sz="0" w:space="0" w:color="auto"/>
        <w:bottom w:val="none" w:sz="0" w:space="0" w:color="auto"/>
        <w:right w:val="none" w:sz="0" w:space="0" w:color="auto"/>
      </w:divBdr>
    </w:div>
    <w:div w:id="1487015343">
      <w:marLeft w:val="640"/>
      <w:marRight w:val="0"/>
      <w:marTop w:val="0"/>
      <w:marBottom w:val="0"/>
      <w:divBdr>
        <w:top w:val="none" w:sz="0" w:space="0" w:color="auto"/>
        <w:left w:val="none" w:sz="0" w:space="0" w:color="auto"/>
        <w:bottom w:val="none" w:sz="0" w:space="0" w:color="auto"/>
        <w:right w:val="none" w:sz="0" w:space="0" w:color="auto"/>
      </w:divBdr>
    </w:div>
    <w:div w:id="1487089759">
      <w:marLeft w:val="640"/>
      <w:marRight w:val="0"/>
      <w:marTop w:val="0"/>
      <w:marBottom w:val="0"/>
      <w:divBdr>
        <w:top w:val="none" w:sz="0" w:space="0" w:color="auto"/>
        <w:left w:val="none" w:sz="0" w:space="0" w:color="auto"/>
        <w:bottom w:val="none" w:sz="0" w:space="0" w:color="auto"/>
        <w:right w:val="none" w:sz="0" w:space="0" w:color="auto"/>
      </w:divBdr>
    </w:div>
    <w:div w:id="1487240183">
      <w:marLeft w:val="640"/>
      <w:marRight w:val="0"/>
      <w:marTop w:val="0"/>
      <w:marBottom w:val="0"/>
      <w:divBdr>
        <w:top w:val="none" w:sz="0" w:space="0" w:color="auto"/>
        <w:left w:val="none" w:sz="0" w:space="0" w:color="auto"/>
        <w:bottom w:val="none" w:sz="0" w:space="0" w:color="auto"/>
        <w:right w:val="none" w:sz="0" w:space="0" w:color="auto"/>
      </w:divBdr>
    </w:div>
    <w:div w:id="1487283222">
      <w:marLeft w:val="640"/>
      <w:marRight w:val="0"/>
      <w:marTop w:val="0"/>
      <w:marBottom w:val="0"/>
      <w:divBdr>
        <w:top w:val="none" w:sz="0" w:space="0" w:color="auto"/>
        <w:left w:val="none" w:sz="0" w:space="0" w:color="auto"/>
        <w:bottom w:val="none" w:sz="0" w:space="0" w:color="auto"/>
        <w:right w:val="none" w:sz="0" w:space="0" w:color="auto"/>
      </w:divBdr>
    </w:div>
    <w:div w:id="1487356494">
      <w:marLeft w:val="640"/>
      <w:marRight w:val="0"/>
      <w:marTop w:val="0"/>
      <w:marBottom w:val="0"/>
      <w:divBdr>
        <w:top w:val="none" w:sz="0" w:space="0" w:color="auto"/>
        <w:left w:val="none" w:sz="0" w:space="0" w:color="auto"/>
        <w:bottom w:val="none" w:sz="0" w:space="0" w:color="auto"/>
        <w:right w:val="none" w:sz="0" w:space="0" w:color="auto"/>
      </w:divBdr>
    </w:div>
    <w:div w:id="1487356801">
      <w:marLeft w:val="640"/>
      <w:marRight w:val="0"/>
      <w:marTop w:val="0"/>
      <w:marBottom w:val="0"/>
      <w:divBdr>
        <w:top w:val="none" w:sz="0" w:space="0" w:color="auto"/>
        <w:left w:val="none" w:sz="0" w:space="0" w:color="auto"/>
        <w:bottom w:val="none" w:sz="0" w:space="0" w:color="auto"/>
        <w:right w:val="none" w:sz="0" w:space="0" w:color="auto"/>
      </w:divBdr>
    </w:div>
    <w:div w:id="1487474646">
      <w:marLeft w:val="640"/>
      <w:marRight w:val="0"/>
      <w:marTop w:val="0"/>
      <w:marBottom w:val="0"/>
      <w:divBdr>
        <w:top w:val="none" w:sz="0" w:space="0" w:color="auto"/>
        <w:left w:val="none" w:sz="0" w:space="0" w:color="auto"/>
        <w:bottom w:val="none" w:sz="0" w:space="0" w:color="auto"/>
        <w:right w:val="none" w:sz="0" w:space="0" w:color="auto"/>
      </w:divBdr>
    </w:div>
    <w:div w:id="1487477212">
      <w:marLeft w:val="640"/>
      <w:marRight w:val="0"/>
      <w:marTop w:val="0"/>
      <w:marBottom w:val="0"/>
      <w:divBdr>
        <w:top w:val="none" w:sz="0" w:space="0" w:color="auto"/>
        <w:left w:val="none" w:sz="0" w:space="0" w:color="auto"/>
        <w:bottom w:val="none" w:sz="0" w:space="0" w:color="auto"/>
        <w:right w:val="none" w:sz="0" w:space="0" w:color="auto"/>
      </w:divBdr>
    </w:div>
    <w:div w:id="1487629399">
      <w:marLeft w:val="640"/>
      <w:marRight w:val="0"/>
      <w:marTop w:val="0"/>
      <w:marBottom w:val="0"/>
      <w:divBdr>
        <w:top w:val="none" w:sz="0" w:space="0" w:color="auto"/>
        <w:left w:val="none" w:sz="0" w:space="0" w:color="auto"/>
        <w:bottom w:val="none" w:sz="0" w:space="0" w:color="auto"/>
        <w:right w:val="none" w:sz="0" w:space="0" w:color="auto"/>
      </w:divBdr>
    </w:div>
    <w:div w:id="1487630020">
      <w:marLeft w:val="640"/>
      <w:marRight w:val="0"/>
      <w:marTop w:val="0"/>
      <w:marBottom w:val="0"/>
      <w:divBdr>
        <w:top w:val="none" w:sz="0" w:space="0" w:color="auto"/>
        <w:left w:val="none" w:sz="0" w:space="0" w:color="auto"/>
        <w:bottom w:val="none" w:sz="0" w:space="0" w:color="auto"/>
        <w:right w:val="none" w:sz="0" w:space="0" w:color="auto"/>
      </w:divBdr>
    </w:div>
    <w:div w:id="1487670206">
      <w:marLeft w:val="640"/>
      <w:marRight w:val="0"/>
      <w:marTop w:val="0"/>
      <w:marBottom w:val="0"/>
      <w:divBdr>
        <w:top w:val="none" w:sz="0" w:space="0" w:color="auto"/>
        <w:left w:val="none" w:sz="0" w:space="0" w:color="auto"/>
        <w:bottom w:val="none" w:sz="0" w:space="0" w:color="auto"/>
        <w:right w:val="none" w:sz="0" w:space="0" w:color="auto"/>
      </w:divBdr>
    </w:div>
    <w:div w:id="1487672402">
      <w:marLeft w:val="640"/>
      <w:marRight w:val="0"/>
      <w:marTop w:val="0"/>
      <w:marBottom w:val="0"/>
      <w:divBdr>
        <w:top w:val="none" w:sz="0" w:space="0" w:color="auto"/>
        <w:left w:val="none" w:sz="0" w:space="0" w:color="auto"/>
        <w:bottom w:val="none" w:sz="0" w:space="0" w:color="auto"/>
        <w:right w:val="none" w:sz="0" w:space="0" w:color="auto"/>
      </w:divBdr>
    </w:div>
    <w:div w:id="1487745550">
      <w:marLeft w:val="640"/>
      <w:marRight w:val="0"/>
      <w:marTop w:val="0"/>
      <w:marBottom w:val="0"/>
      <w:divBdr>
        <w:top w:val="none" w:sz="0" w:space="0" w:color="auto"/>
        <w:left w:val="none" w:sz="0" w:space="0" w:color="auto"/>
        <w:bottom w:val="none" w:sz="0" w:space="0" w:color="auto"/>
        <w:right w:val="none" w:sz="0" w:space="0" w:color="auto"/>
      </w:divBdr>
    </w:div>
    <w:div w:id="1487817849">
      <w:marLeft w:val="640"/>
      <w:marRight w:val="0"/>
      <w:marTop w:val="0"/>
      <w:marBottom w:val="0"/>
      <w:divBdr>
        <w:top w:val="none" w:sz="0" w:space="0" w:color="auto"/>
        <w:left w:val="none" w:sz="0" w:space="0" w:color="auto"/>
        <w:bottom w:val="none" w:sz="0" w:space="0" w:color="auto"/>
        <w:right w:val="none" w:sz="0" w:space="0" w:color="auto"/>
      </w:divBdr>
    </w:div>
    <w:div w:id="1487891321">
      <w:marLeft w:val="640"/>
      <w:marRight w:val="0"/>
      <w:marTop w:val="0"/>
      <w:marBottom w:val="0"/>
      <w:divBdr>
        <w:top w:val="none" w:sz="0" w:space="0" w:color="auto"/>
        <w:left w:val="none" w:sz="0" w:space="0" w:color="auto"/>
        <w:bottom w:val="none" w:sz="0" w:space="0" w:color="auto"/>
        <w:right w:val="none" w:sz="0" w:space="0" w:color="auto"/>
      </w:divBdr>
    </w:div>
    <w:div w:id="1487933088">
      <w:marLeft w:val="640"/>
      <w:marRight w:val="0"/>
      <w:marTop w:val="0"/>
      <w:marBottom w:val="0"/>
      <w:divBdr>
        <w:top w:val="none" w:sz="0" w:space="0" w:color="auto"/>
        <w:left w:val="none" w:sz="0" w:space="0" w:color="auto"/>
        <w:bottom w:val="none" w:sz="0" w:space="0" w:color="auto"/>
        <w:right w:val="none" w:sz="0" w:space="0" w:color="auto"/>
      </w:divBdr>
    </w:div>
    <w:div w:id="1487942617">
      <w:marLeft w:val="640"/>
      <w:marRight w:val="0"/>
      <w:marTop w:val="0"/>
      <w:marBottom w:val="0"/>
      <w:divBdr>
        <w:top w:val="none" w:sz="0" w:space="0" w:color="auto"/>
        <w:left w:val="none" w:sz="0" w:space="0" w:color="auto"/>
        <w:bottom w:val="none" w:sz="0" w:space="0" w:color="auto"/>
        <w:right w:val="none" w:sz="0" w:space="0" w:color="auto"/>
      </w:divBdr>
    </w:div>
    <w:div w:id="1488011767">
      <w:marLeft w:val="640"/>
      <w:marRight w:val="0"/>
      <w:marTop w:val="0"/>
      <w:marBottom w:val="0"/>
      <w:divBdr>
        <w:top w:val="none" w:sz="0" w:space="0" w:color="auto"/>
        <w:left w:val="none" w:sz="0" w:space="0" w:color="auto"/>
        <w:bottom w:val="none" w:sz="0" w:space="0" w:color="auto"/>
        <w:right w:val="none" w:sz="0" w:space="0" w:color="auto"/>
      </w:divBdr>
    </w:div>
    <w:div w:id="1488085041">
      <w:marLeft w:val="640"/>
      <w:marRight w:val="0"/>
      <w:marTop w:val="0"/>
      <w:marBottom w:val="0"/>
      <w:divBdr>
        <w:top w:val="none" w:sz="0" w:space="0" w:color="auto"/>
        <w:left w:val="none" w:sz="0" w:space="0" w:color="auto"/>
        <w:bottom w:val="none" w:sz="0" w:space="0" w:color="auto"/>
        <w:right w:val="none" w:sz="0" w:space="0" w:color="auto"/>
      </w:divBdr>
    </w:div>
    <w:div w:id="1488127382">
      <w:marLeft w:val="640"/>
      <w:marRight w:val="0"/>
      <w:marTop w:val="0"/>
      <w:marBottom w:val="0"/>
      <w:divBdr>
        <w:top w:val="none" w:sz="0" w:space="0" w:color="auto"/>
        <w:left w:val="none" w:sz="0" w:space="0" w:color="auto"/>
        <w:bottom w:val="none" w:sz="0" w:space="0" w:color="auto"/>
        <w:right w:val="none" w:sz="0" w:space="0" w:color="auto"/>
      </w:divBdr>
    </w:div>
    <w:div w:id="1488132678">
      <w:marLeft w:val="640"/>
      <w:marRight w:val="0"/>
      <w:marTop w:val="0"/>
      <w:marBottom w:val="0"/>
      <w:divBdr>
        <w:top w:val="none" w:sz="0" w:space="0" w:color="auto"/>
        <w:left w:val="none" w:sz="0" w:space="0" w:color="auto"/>
        <w:bottom w:val="none" w:sz="0" w:space="0" w:color="auto"/>
        <w:right w:val="none" w:sz="0" w:space="0" w:color="auto"/>
      </w:divBdr>
    </w:div>
    <w:div w:id="1488134541">
      <w:marLeft w:val="640"/>
      <w:marRight w:val="0"/>
      <w:marTop w:val="0"/>
      <w:marBottom w:val="0"/>
      <w:divBdr>
        <w:top w:val="none" w:sz="0" w:space="0" w:color="auto"/>
        <w:left w:val="none" w:sz="0" w:space="0" w:color="auto"/>
        <w:bottom w:val="none" w:sz="0" w:space="0" w:color="auto"/>
        <w:right w:val="none" w:sz="0" w:space="0" w:color="auto"/>
      </w:divBdr>
    </w:div>
    <w:div w:id="1488204812">
      <w:marLeft w:val="640"/>
      <w:marRight w:val="0"/>
      <w:marTop w:val="0"/>
      <w:marBottom w:val="0"/>
      <w:divBdr>
        <w:top w:val="none" w:sz="0" w:space="0" w:color="auto"/>
        <w:left w:val="none" w:sz="0" w:space="0" w:color="auto"/>
        <w:bottom w:val="none" w:sz="0" w:space="0" w:color="auto"/>
        <w:right w:val="none" w:sz="0" w:space="0" w:color="auto"/>
      </w:divBdr>
    </w:div>
    <w:div w:id="1488205477">
      <w:marLeft w:val="640"/>
      <w:marRight w:val="0"/>
      <w:marTop w:val="0"/>
      <w:marBottom w:val="0"/>
      <w:divBdr>
        <w:top w:val="none" w:sz="0" w:space="0" w:color="auto"/>
        <w:left w:val="none" w:sz="0" w:space="0" w:color="auto"/>
        <w:bottom w:val="none" w:sz="0" w:space="0" w:color="auto"/>
        <w:right w:val="none" w:sz="0" w:space="0" w:color="auto"/>
      </w:divBdr>
    </w:div>
    <w:div w:id="1488208628">
      <w:marLeft w:val="640"/>
      <w:marRight w:val="0"/>
      <w:marTop w:val="0"/>
      <w:marBottom w:val="0"/>
      <w:divBdr>
        <w:top w:val="none" w:sz="0" w:space="0" w:color="auto"/>
        <w:left w:val="none" w:sz="0" w:space="0" w:color="auto"/>
        <w:bottom w:val="none" w:sz="0" w:space="0" w:color="auto"/>
        <w:right w:val="none" w:sz="0" w:space="0" w:color="auto"/>
      </w:divBdr>
    </w:div>
    <w:div w:id="1488285349">
      <w:marLeft w:val="640"/>
      <w:marRight w:val="0"/>
      <w:marTop w:val="0"/>
      <w:marBottom w:val="0"/>
      <w:divBdr>
        <w:top w:val="none" w:sz="0" w:space="0" w:color="auto"/>
        <w:left w:val="none" w:sz="0" w:space="0" w:color="auto"/>
        <w:bottom w:val="none" w:sz="0" w:space="0" w:color="auto"/>
        <w:right w:val="none" w:sz="0" w:space="0" w:color="auto"/>
      </w:divBdr>
    </w:div>
    <w:div w:id="1488352282">
      <w:marLeft w:val="640"/>
      <w:marRight w:val="0"/>
      <w:marTop w:val="0"/>
      <w:marBottom w:val="0"/>
      <w:divBdr>
        <w:top w:val="none" w:sz="0" w:space="0" w:color="auto"/>
        <w:left w:val="none" w:sz="0" w:space="0" w:color="auto"/>
        <w:bottom w:val="none" w:sz="0" w:space="0" w:color="auto"/>
        <w:right w:val="none" w:sz="0" w:space="0" w:color="auto"/>
      </w:divBdr>
    </w:div>
    <w:div w:id="1488549300">
      <w:marLeft w:val="640"/>
      <w:marRight w:val="0"/>
      <w:marTop w:val="0"/>
      <w:marBottom w:val="0"/>
      <w:divBdr>
        <w:top w:val="none" w:sz="0" w:space="0" w:color="auto"/>
        <w:left w:val="none" w:sz="0" w:space="0" w:color="auto"/>
        <w:bottom w:val="none" w:sz="0" w:space="0" w:color="auto"/>
        <w:right w:val="none" w:sz="0" w:space="0" w:color="auto"/>
      </w:divBdr>
    </w:div>
    <w:div w:id="1488549830">
      <w:marLeft w:val="640"/>
      <w:marRight w:val="0"/>
      <w:marTop w:val="0"/>
      <w:marBottom w:val="0"/>
      <w:divBdr>
        <w:top w:val="none" w:sz="0" w:space="0" w:color="auto"/>
        <w:left w:val="none" w:sz="0" w:space="0" w:color="auto"/>
        <w:bottom w:val="none" w:sz="0" w:space="0" w:color="auto"/>
        <w:right w:val="none" w:sz="0" w:space="0" w:color="auto"/>
      </w:divBdr>
    </w:div>
    <w:div w:id="1488591586">
      <w:marLeft w:val="640"/>
      <w:marRight w:val="0"/>
      <w:marTop w:val="0"/>
      <w:marBottom w:val="0"/>
      <w:divBdr>
        <w:top w:val="none" w:sz="0" w:space="0" w:color="auto"/>
        <w:left w:val="none" w:sz="0" w:space="0" w:color="auto"/>
        <w:bottom w:val="none" w:sz="0" w:space="0" w:color="auto"/>
        <w:right w:val="none" w:sz="0" w:space="0" w:color="auto"/>
      </w:divBdr>
    </w:div>
    <w:div w:id="1488592377">
      <w:marLeft w:val="640"/>
      <w:marRight w:val="0"/>
      <w:marTop w:val="0"/>
      <w:marBottom w:val="0"/>
      <w:divBdr>
        <w:top w:val="none" w:sz="0" w:space="0" w:color="auto"/>
        <w:left w:val="none" w:sz="0" w:space="0" w:color="auto"/>
        <w:bottom w:val="none" w:sz="0" w:space="0" w:color="auto"/>
        <w:right w:val="none" w:sz="0" w:space="0" w:color="auto"/>
      </w:divBdr>
    </w:div>
    <w:div w:id="1488597078">
      <w:marLeft w:val="640"/>
      <w:marRight w:val="0"/>
      <w:marTop w:val="0"/>
      <w:marBottom w:val="0"/>
      <w:divBdr>
        <w:top w:val="none" w:sz="0" w:space="0" w:color="auto"/>
        <w:left w:val="none" w:sz="0" w:space="0" w:color="auto"/>
        <w:bottom w:val="none" w:sz="0" w:space="0" w:color="auto"/>
        <w:right w:val="none" w:sz="0" w:space="0" w:color="auto"/>
      </w:divBdr>
    </w:div>
    <w:div w:id="1488787793">
      <w:marLeft w:val="640"/>
      <w:marRight w:val="0"/>
      <w:marTop w:val="0"/>
      <w:marBottom w:val="0"/>
      <w:divBdr>
        <w:top w:val="none" w:sz="0" w:space="0" w:color="auto"/>
        <w:left w:val="none" w:sz="0" w:space="0" w:color="auto"/>
        <w:bottom w:val="none" w:sz="0" w:space="0" w:color="auto"/>
        <w:right w:val="none" w:sz="0" w:space="0" w:color="auto"/>
      </w:divBdr>
    </w:div>
    <w:div w:id="1488788230">
      <w:marLeft w:val="640"/>
      <w:marRight w:val="0"/>
      <w:marTop w:val="0"/>
      <w:marBottom w:val="0"/>
      <w:divBdr>
        <w:top w:val="none" w:sz="0" w:space="0" w:color="auto"/>
        <w:left w:val="none" w:sz="0" w:space="0" w:color="auto"/>
        <w:bottom w:val="none" w:sz="0" w:space="0" w:color="auto"/>
        <w:right w:val="none" w:sz="0" w:space="0" w:color="auto"/>
      </w:divBdr>
    </w:div>
    <w:div w:id="1488788909">
      <w:marLeft w:val="640"/>
      <w:marRight w:val="0"/>
      <w:marTop w:val="0"/>
      <w:marBottom w:val="0"/>
      <w:divBdr>
        <w:top w:val="none" w:sz="0" w:space="0" w:color="auto"/>
        <w:left w:val="none" w:sz="0" w:space="0" w:color="auto"/>
        <w:bottom w:val="none" w:sz="0" w:space="0" w:color="auto"/>
        <w:right w:val="none" w:sz="0" w:space="0" w:color="auto"/>
      </w:divBdr>
    </w:div>
    <w:div w:id="1488981681">
      <w:marLeft w:val="640"/>
      <w:marRight w:val="0"/>
      <w:marTop w:val="0"/>
      <w:marBottom w:val="0"/>
      <w:divBdr>
        <w:top w:val="none" w:sz="0" w:space="0" w:color="auto"/>
        <w:left w:val="none" w:sz="0" w:space="0" w:color="auto"/>
        <w:bottom w:val="none" w:sz="0" w:space="0" w:color="auto"/>
        <w:right w:val="none" w:sz="0" w:space="0" w:color="auto"/>
      </w:divBdr>
    </w:div>
    <w:div w:id="1489054133">
      <w:marLeft w:val="640"/>
      <w:marRight w:val="0"/>
      <w:marTop w:val="0"/>
      <w:marBottom w:val="0"/>
      <w:divBdr>
        <w:top w:val="none" w:sz="0" w:space="0" w:color="auto"/>
        <w:left w:val="none" w:sz="0" w:space="0" w:color="auto"/>
        <w:bottom w:val="none" w:sz="0" w:space="0" w:color="auto"/>
        <w:right w:val="none" w:sz="0" w:space="0" w:color="auto"/>
      </w:divBdr>
    </w:div>
    <w:div w:id="1489054703">
      <w:marLeft w:val="640"/>
      <w:marRight w:val="0"/>
      <w:marTop w:val="0"/>
      <w:marBottom w:val="0"/>
      <w:divBdr>
        <w:top w:val="none" w:sz="0" w:space="0" w:color="auto"/>
        <w:left w:val="none" w:sz="0" w:space="0" w:color="auto"/>
        <w:bottom w:val="none" w:sz="0" w:space="0" w:color="auto"/>
        <w:right w:val="none" w:sz="0" w:space="0" w:color="auto"/>
      </w:divBdr>
    </w:div>
    <w:div w:id="1489056861">
      <w:marLeft w:val="640"/>
      <w:marRight w:val="0"/>
      <w:marTop w:val="0"/>
      <w:marBottom w:val="0"/>
      <w:divBdr>
        <w:top w:val="none" w:sz="0" w:space="0" w:color="auto"/>
        <w:left w:val="none" w:sz="0" w:space="0" w:color="auto"/>
        <w:bottom w:val="none" w:sz="0" w:space="0" w:color="auto"/>
        <w:right w:val="none" w:sz="0" w:space="0" w:color="auto"/>
      </w:divBdr>
    </w:div>
    <w:div w:id="1489131537">
      <w:marLeft w:val="640"/>
      <w:marRight w:val="0"/>
      <w:marTop w:val="0"/>
      <w:marBottom w:val="0"/>
      <w:divBdr>
        <w:top w:val="none" w:sz="0" w:space="0" w:color="auto"/>
        <w:left w:val="none" w:sz="0" w:space="0" w:color="auto"/>
        <w:bottom w:val="none" w:sz="0" w:space="0" w:color="auto"/>
        <w:right w:val="none" w:sz="0" w:space="0" w:color="auto"/>
      </w:divBdr>
    </w:div>
    <w:div w:id="1489177800">
      <w:marLeft w:val="640"/>
      <w:marRight w:val="0"/>
      <w:marTop w:val="0"/>
      <w:marBottom w:val="0"/>
      <w:divBdr>
        <w:top w:val="none" w:sz="0" w:space="0" w:color="auto"/>
        <w:left w:val="none" w:sz="0" w:space="0" w:color="auto"/>
        <w:bottom w:val="none" w:sz="0" w:space="0" w:color="auto"/>
        <w:right w:val="none" w:sz="0" w:space="0" w:color="auto"/>
      </w:divBdr>
    </w:div>
    <w:div w:id="1489246309">
      <w:marLeft w:val="640"/>
      <w:marRight w:val="0"/>
      <w:marTop w:val="0"/>
      <w:marBottom w:val="0"/>
      <w:divBdr>
        <w:top w:val="none" w:sz="0" w:space="0" w:color="auto"/>
        <w:left w:val="none" w:sz="0" w:space="0" w:color="auto"/>
        <w:bottom w:val="none" w:sz="0" w:space="0" w:color="auto"/>
        <w:right w:val="none" w:sz="0" w:space="0" w:color="auto"/>
      </w:divBdr>
    </w:div>
    <w:div w:id="1489324937">
      <w:marLeft w:val="640"/>
      <w:marRight w:val="0"/>
      <w:marTop w:val="0"/>
      <w:marBottom w:val="0"/>
      <w:divBdr>
        <w:top w:val="none" w:sz="0" w:space="0" w:color="auto"/>
        <w:left w:val="none" w:sz="0" w:space="0" w:color="auto"/>
        <w:bottom w:val="none" w:sz="0" w:space="0" w:color="auto"/>
        <w:right w:val="none" w:sz="0" w:space="0" w:color="auto"/>
      </w:divBdr>
    </w:div>
    <w:div w:id="1489396875">
      <w:marLeft w:val="640"/>
      <w:marRight w:val="0"/>
      <w:marTop w:val="0"/>
      <w:marBottom w:val="0"/>
      <w:divBdr>
        <w:top w:val="none" w:sz="0" w:space="0" w:color="auto"/>
        <w:left w:val="none" w:sz="0" w:space="0" w:color="auto"/>
        <w:bottom w:val="none" w:sz="0" w:space="0" w:color="auto"/>
        <w:right w:val="none" w:sz="0" w:space="0" w:color="auto"/>
      </w:divBdr>
    </w:div>
    <w:div w:id="1489398905">
      <w:marLeft w:val="640"/>
      <w:marRight w:val="0"/>
      <w:marTop w:val="0"/>
      <w:marBottom w:val="0"/>
      <w:divBdr>
        <w:top w:val="none" w:sz="0" w:space="0" w:color="auto"/>
        <w:left w:val="none" w:sz="0" w:space="0" w:color="auto"/>
        <w:bottom w:val="none" w:sz="0" w:space="0" w:color="auto"/>
        <w:right w:val="none" w:sz="0" w:space="0" w:color="auto"/>
      </w:divBdr>
    </w:div>
    <w:div w:id="1489520344">
      <w:marLeft w:val="640"/>
      <w:marRight w:val="0"/>
      <w:marTop w:val="0"/>
      <w:marBottom w:val="0"/>
      <w:divBdr>
        <w:top w:val="none" w:sz="0" w:space="0" w:color="auto"/>
        <w:left w:val="none" w:sz="0" w:space="0" w:color="auto"/>
        <w:bottom w:val="none" w:sz="0" w:space="0" w:color="auto"/>
        <w:right w:val="none" w:sz="0" w:space="0" w:color="auto"/>
      </w:divBdr>
    </w:div>
    <w:div w:id="1489589292">
      <w:marLeft w:val="640"/>
      <w:marRight w:val="0"/>
      <w:marTop w:val="0"/>
      <w:marBottom w:val="0"/>
      <w:divBdr>
        <w:top w:val="none" w:sz="0" w:space="0" w:color="auto"/>
        <w:left w:val="none" w:sz="0" w:space="0" w:color="auto"/>
        <w:bottom w:val="none" w:sz="0" w:space="0" w:color="auto"/>
        <w:right w:val="none" w:sz="0" w:space="0" w:color="auto"/>
      </w:divBdr>
    </w:div>
    <w:div w:id="1489593784">
      <w:marLeft w:val="640"/>
      <w:marRight w:val="0"/>
      <w:marTop w:val="0"/>
      <w:marBottom w:val="0"/>
      <w:divBdr>
        <w:top w:val="none" w:sz="0" w:space="0" w:color="auto"/>
        <w:left w:val="none" w:sz="0" w:space="0" w:color="auto"/>
        <w:bottom w:val="none" w:sz="0" w:space="0" w:color="auto"/>
        <w:right w:val="none" w:sz="0" w:space="0" w:color="auto"/>
      </w:divBdr>
    </w:div>
    <w:div w:id="1489665497">
      <w:marLeft w:val="640"/>
      <w:marRight w:val="0"/>
      <w:marTop w:val="0"/>
      <w:marBottom w:val="0"/>
      <w:divBdr>
        <w:top w:val="none" w:sz="0" w:space="0" w:color="auto"/>
        <w:left w:val="none" w:sz="0" w:space="0" w:color="auto"/>
        <w:bottom w:val="none" w:sz="0" w:space="0" w:color="auto"/>
        <w:right w:val="none" w:sz="0" w:space="0" w:color="auto"/>
      </w:divBdr>
    </w:div>
    <w:div w:id="1489708482">
      <w:marLeft w:val="640"/>
      <w:marRight w:val="0"/>
      <w:marTop w:val="0"/>
      <w:marBottom w:val="0"/>
      <w:divBdr>
        <w:top w:val="none" w:sz="0" w:space="0" w:color="auto"/>
        <w:left w:val="none" w:sz="0" w:space="0" w:color="auto"/>
        <w:bottom w:val="none" w:sz="0" w:space="0" w:color="auto"/>
        <w:right w:val="none" w:sz="0" w:space="0" w:color="auto"/>
      </w:divBdr>
    </w:div>
    <w:div w:id="1489712258">
      <w:marLeft w:val="640"/>
      <w:marRight w:val="0"/>
      <w:marTop w:val="0"/>
      <w:marBottom w:val="0"/>
      <w:divBdr>
        <w:top w:val="none" w:sz="0" w:space="0" w:color="auto"/>
        <w:left w:val="none" w:sz="0" w:space="0" w:color="auto"/>
        <w:bottom w:val="none" w:sz="0" w:space="0" w:color="auto"/>
        <w:right w:val="none" w:sz="0" w:space="0" w:color="auto"/>
      </w:divBdr>
    </w:div>
    <w:div w:id="1489712715">
      <w:marLeft w:val="640"/>
      <w:marRight w:val="0"/>
      <w:marTop w:val="0"/>
      <w:marBottom w:val="0"/>
      <w:divBdr>
        <w:top w:val="none" w:sz="0" w:space="0" w:color="auto"/>
        <w:left w:val="none" w:sz="0" w:space="0" w:color="auto"/>
        <w:bottom w:val="none" w:sz="0" w:space="0" w:color="auto"/>
        <w:right w:val="none" w:sz="0" w:space="0" w:color="auto"/>
      </w:divBdr>
    </w:div>
    <w:div w:id="1489982085">
      <w:marLeft w:val="640"/>
      <w:marRight w:val="0"/>
      <w:marTop w:val="0"/>
      <w:marBottom w:val="0"/>
      <w:divBdr>
        <w:top w:val="none" w:sz="0" w:space="0" w:color="auto"/>
        <w:left w:val="none" w:sz="0" w:space="0" w:color="auto"/>
        <w:bottom w:val="none" w:sz="0" w:space="0" w:color="auto"/>
        <w:right w:val="none" w:sz="0" w:space="0" w:color="auto"/>
      </w:divBdr>
    </w:div>
    <w:div w:id="1490054379">
      <w:marLeft w:val="640"/>
      <w:marRight w:val="0"/>
      <w:marTop w:val="0"/>
      <w:marBottom w:val="0"/>
      <w:divBdr>
        <w:top w:val="none" w:sz="0" w:space="0" w:color="auto"/>
        <w:left w:val="none" w:sz="0" w:space="0" w:color="auto"/>
        <w:bottom w:val="none" w:sz="0" w:space="0" w:color="auto"/>
        <w:right w:val="none" w:sz="0" w:space="0" w:color="auto"/>
      </w:divBdr>
    </w:div>
    <w:div w:id="1490319185">
      <w:marLeft w:val="640"/>
      <w:marRight w:val="0"/>
      <w:marTop w:val="0"/>
      <w:marBottom w:val="0"/>
      <w:divBdr>
        <w:top w:val="none" w:sz="0" w:space="0" w:color="auto"/>
        <w:left w:val="none" w:sz="0" w:space="0" w:color="auto"/>
        <w:bottom w:val="none" w:sz="0" w:space="0" w:color="auto"/>
        <w:right w:val="none" w:sz="0" w:space="0" w:color="auto"/>
      </w:divBdr>
    </w:div>
    <w:div w:id="1490361869">
      <w:marLeft w:val="640"/>
      <w:marRight w:val="0"/>
      <w:marTop w:val="0"/>
      <w:marBottom w:val="0"/>
      <w:divBdr>
        <w:top w:val="none" w:sz="0" w:space="0" w:color="auto"/>
        <w:left w:val="none" w:sz="0" w:space="0" w:color="auto"/>
        <w:bottom w:val="none" w:sz="0" w:space="0" w:color="auto"/>
        <w:right w:val="none" w:sz="0" w:space="0" w:color="auto"/>
      </w:divBdr>
    </w:div>
    <w:div w:id="1490363804">
      <w:marLeft w:val="640"/>
      <w:marRight w:val="0"/>
      <w:marTop w:val="0"/>
      <w:marBottom w:val="0"/>
      <w:divBdr>
        <w:top w:val="none" w:sz="0" w:space="0" w:color="auto"/>
        <w:left w:val="none" w:sz="0" w:space="0" w:color="auto"/>
        <w:bottom w:val="none" w:sz="0" w:space="0" w:color="auto"/>
        <w:right w:val="none" w:sz="0" w:space="0" w:color="auto"/>
      </w:divBdr>
    </w:div>
    <w:div w:id="1490369721">
      <w:marLeft w:val="640"/>
      <w:marRight w:val="0"/>
      <w:marTop w:val="0"/>
      <w:marBottom w:val="0"/>
      <w:divBdr>
        <w:top w:val="none" w:sz="0" w:space="0" w:color="auto"/>
        <w:left w:val="none" w:sz="0" w:space="0" w:color="auto"/>
        <w:bottom w:val="none" w:sz="0" w:space="0" w:color="auto"/>
        <w:right w:val="none" w:sz="0" w:space="0" w:color="auto"/>
      </w:divBdr>
    </w:div>
    <w:div w:id="1490439653">
      <w:marLeft w:val="640"/>
      <w:marRight w:val="0"/>
      <w:marTop w:val="0"/>
      <w:marBottom w:val="0"/>
      <w:divBdr>
        <w:top w:val="none" w:sz="0" w:space="0" w:color="auto"/>
        <w:left w:val="none" w:sz="0" w:space="0" w:color="auto"/>
        <w:bottom w:val="none" w:sz="0" w:space="0" w:color="auto"/>
        <w:right w:val="none" w:sz="0" w:space="0" w:color="auto"/>
      </w:divBdr>
    </w:div>
    <w:div w:id="1490442420">
      <w:marLeft w:val="640"/>
      <w:marRight w:val="0"/>
      <w:marTop w:val="0"/>
      <w:marBottom w:val="0"/>
      <w:divBdr>
        <w:top w:val="none" w:sz="0" w:space="0" w:color="auto"/>
        <w:left w:val="none" w:sz="0" w:space="0" w:color="auto"/>
        <w:bottom w:val="none" w:sz="0" w:space="0" w:color="auto"/>
        <w:right w:val="none" w:sz="0" w:space="0" w:color="auto"/>
      </w:divBdr>
    </w:div>
    <w:div w:id="1490512271">
      <w:marLeft w:val="640"/>
      <w:marRight w:val="0"/>
      <w:marTop w:val="0"/>
      <w:marBottom w:val="0"/>
      <w:divBdr>
        <w:top w:val="none" w:sz="0" w:space="0" w:color="auto"/>
        <w:left w:val="none" w:sz="0" w:space="0" w:color="auto"/>
        <w:bottom w:val="none" w:sz="0" w:space="0" w:color="auto"/>
        <w:right w:val="none" w:sz="0" w:space="0" w:color="auto"/>
      </w:divBdr>
    </w:div>
    <w:div w:id="1490556391">
      <w:marLeft w:val="640"/>
      <w:marRight w:val="0"/>
      <w:marTop w:val="0"/>
      <w:marBottom w:val="0"/>
      <w:divBdr>
        <w:top w:val="none" w:sz="0" w:space="0" w:color="auto"/>
        <w:left w:val="none" w:sz="0" w:space="0" w:color="auto"/>
        <w:bottom w:val="none" w:sz="0" w:space="0" w:color="auto"/>
        <w:right w:val="none" w:sz="0" w:space="0" w:color="auto"/>
      </w:divBdr>
    </w:div>
    <w:div w:id="1490557854">
      <w:marLeft w:val="640"/>
      <w:marRight w:val="0"/>
      <w:marTop w:val="0"/>
      <w:marBottom w:val="0"/>
      <w:divBdr>
        <w:top w:val="none" w:sz="0" w:space="0" w:color="auto"/>
        <w:left w:val="none" w:sz="0" w:space="0" w:color="auto"/>
        <w:bottom w:val="none" w:sz="0" w:space="0" w:color="auto"/>
        <w:right w:val="none" w:sz="0" w:space="0" w:color="auto"/>
      </w:divBdr>
    </w:div>
    <w:div w:id="1490635904">
      <w:marLeft w:val="640"/>
      <w:marRight w:val="0"/>
      <w:marTop w:val="0"/>
      <w:marBottom w:val="0"/>
      <w:divBdr>
        <w:top w:val="none" w:sz="0" w:space="0" w:color="auto"/>
        <w:left w:val="none" w:sz="0" w:space="0" w:color="auto"/>
        <w:bottom w:val="none" w:sz="0" w:space="0" w:color="auto"/>
        <w:right w:val="none" w:sz="0" w:space="0" w:color="auto"/>
      </w:divBdr>
    </w:div>
    <w:div w:id="1490710549">
      <w:marLeft w:val="640"/>
      <w:marRight w:val="0"/>
      <w:marTop w:val="0"/>
      <w:marBottom w:val="0"/>
      <w:divBdr>
        <w:top w:val="none" w:sz="0" w:space="0" w:color="auto"/>
        <w:left w:val="none" w:sz="0" w:space="0" w:color="auto"/>
        <w:bottom w:val="none" w:sz="0" w:space="0" w:color="auto"/>
        <w:right w:val="none" w:sz="0" w:space="0" w:color="auto"/>
      </w:divBdr>
    </w:div>
    <w:div w:id="1490710930">
      <w:marLeft w:val="640"/>
      <w:marRight w:val="0"/>
      <w:marTop w:val="0"/>
      <w:marBottom w:val="0"/>
      <w:divBdr>
        <w:top w:val="none" w:sz="0" w:space="0" w:color="auto"/>
        <w:left w:val="none" w:sz="0" w:space="0" w:color="auto"/>
        <w:bottom w:val="none" w:sz="0" w:space="0" w:color="auto"/>
        <w:right w:val="none" w:sz="0" w:space="0" w:color="auto"/>
      </w:divBdr>
    </w:div>
    <w:div w:id="1490748277">
      <w:marLeft w:val="640"/>
      <w:marRight w:val="0"/>
      <w:marTop w:val="0"/>
      <w:marBottom w:val="0"/>
      <w:divBdr>
        <w:top w:val="none" w:sz="0" w:space="0" w:color="auto"/>
        <w:left w:val="none" w:sz="0" w:space="0" w:color="auto"/>
        <w:bottom w:val="none" w:sz="0" w:space="0" w:color="auto"/>
        <w:right w:val="none" w:sz="0" w:space="0" w:color="auto"/>
      </w:divBdr>
    </w:div>
    <w:div w:id="1490750793">
      <w:marLeft w:val="640"/>
      <w:marRight w:val="0"/>
      <w:marTop w:val="0"/>
      <w:marBottom w:val="0"/>
      <w:divBdr>
        <w:top w:val="none" w:sz="0" w:space="0" w:color="auto"/>
        <w:left w:val="none" w:sz="0" w:space="0" w:color="auto"/>
        <w:bottom w:val="none" w:sz="0" w:space="0" w:color="auto"/>
        <w:right w:val="none" w:sz="0" w:space="0" w:color="auto"/>
      </w:divBdr>
    </w:div>
    <w:div w:id="1490752781">
      <w:marLeft w:val="640"/>
      <w:marRight w:val="0"/>
      <w:marTop w:val="0"/>
      <w:marBottom w:val="0"/>
      <w:divBdr>
        <w:top w:val="none" w:sz="0" w:space="0" w:color="auto"/>
        <w:left w:val="none" w:sz="0" w:space="0" w:color="auto"/>
        <w:bottom w:val="none" w:sz="0" w:space="0" w:color="auto"/>
        <w:right w:val="none" w:sz="0" w:space="0" w:color="auto"/>
      </w:divBdr>
    </w:div>
    <w:div w:id="1490755104">
      <w:marLeft w:val="640"/>
      <w:marRight w:val="0"/>
      <w:marTop w:val="0"/>
      <w:marBottom w:val="0"/>
      <w:divBdr>
        <w:top w:val="none" w:sz="0" w:space="0" w:color="auto"/>
        <w:left w:val="none" w:sz="0" w:space="0" w:color="auto"/>
        <w:bottom w:val="none" w:sz="0" w:space="0" w:color="auto"/>
        <w:right w:val="none" w:sz="0" w:space="0" w:color="auto"/>
      </w:divBdr>
    </w:div>
    <w:div w:id="1490822978">
      <w:marLeft w:val="640"/>
      <w:marRight w:val="0"/>
      <w:marTop w:val="0"/>
      <w:marBottom w:val="0"/>
      <w:divBdr>
        <w:top w:val="none" w:sz="0" w:space="0" w:color="auto"/>
        <w:left w:val="none" w:sz="0" w:space="0" w:color="auto"/>
        <w:bottom w:val="none" w:sz="0" w:space="0" w:color="auto"/>
        <w:right w:val="none" w:sz="0" w:space="0" w:color="auto"/>
      </w:divBdr>
    </w:div>
    <w:div w:id="1490829366">
      <w:marLeft w:val="640"/>
      <w:marRight w:val="0"/>
      <w:marTop w:val="0"/>
      <w:marBottom w:val="0"/>
      <w:divBdr>
        <w:top w:val="none" w:sz="0" w:space="0" w:color="auto"/>
        <w:left w:val="none" w:sz="0" w:space="0" w:color="auto"/>
        <w:bottom w:val="none" w:sz="0" w:space="0" w:color="auto"/>
        <w:right w:val="none" w:sz="0" w:space="0" w:color="auto"/>
      </w:divBdr>
    </w:div>
    <w:div w:id="1490900221">
      <w:marLeft w:val="640"/>
      <w:marRight w:val="0"/>
      <w:marTop w:val="0"/>
      <w:marBottom w:val="0"/>
      <w:divBdr>
        <w:top w:val="none" w:sz="0" w:space="0" w:color="auto"/>
        <w:left w:val="none" w:sz="0" w:space="0" w:color="auto"/>
        <w:bottom w:val="none" w:sz="0" w:space="0" w:color="auto"/>
        <w:right w:val="none" w:sz="0" w:space="0" w:color="auto"/>
      </w:divBdr>
    </w:div>
    <w:div w:id="1490947253">
      <w:marLeft w:val="640"/>
      <w:marRight w:val="0"/>
      <w:marTop w:val="0"/>
      <w:marBottom w:val="0"/>
      <w:divBdr>
        <w:top w:val="none" w:sz="0" w:space="0" w:color="auto"/>
        <w:left w:val="none" w:sz="0" w:space="0" w:color="auto"/>
        <w:bottom w:val="none" w:sz="0" w:space="0" w:color="auto"/>
        <w:right w:val="none" w:sz="0" w:space="0" w:color="auto"/>
      </w:divBdr>
    </w:div>
    <w:div w:id="1490950053">
      <w:marLeft w:val="640"/>
      <w:marRight w:val="0"/>
      <w:marTop w:val="0"/>
      <w:marBottom w:val="0"/>
      <w:divBdr>
        <w:top w:val="none" w:sz="0" w:space="0" w:color="auto"/>
        <w:left w:val="none" w:sz="0" w:space="0" w:color="auto"/>
        <w:bottom w:val="none" w:sz="0" w:space="0" w:color="auto"/>
        <w:right w:val="none" w:sz="0" w:space="0" w:color="auto"/>
      </w:divBdr>
    </w:div>
    <w:div w:id="1490973984">
      <w:marLeft w:val="640"/>
      <w:marRight w:val="0"/>
      <w:marTop w:val="0"/>
      <w:marBottom w:val="0"/>
      <w:divBdr>
        <w:top w:val="none" w:sz="0" w:space="0" w:color="auto"/>
        <w:left w:val="none" w:sz="0" w:space="0" w:color="auto"/>
        <w:bottom w:val="none" w:sz="0" w:space="0" w:color="auto"/>
        <w:right w:val="none" w:sz="0" w:space="0" w:color="auto"/>
      </w:divBdr>
    </w:div>
    <w:div w:id="1490974026">
      <w:marLeft w:val="640"/>
      <w:marRight w:val="0"/>
      <w:marTop w:val="0"/>
      <w:marBottom w:val="0"/>
      <w:divBdr>
        <w:top w:val="none" w:sz="0" w:space="0" w:color="auto"/>
        <w:left w:val="none" w:sz="0" w:space="0" w:color="auto"/>
        <w:bottom w:val="none" w:sz="0" w:space="0" w:color="auto"/>
        <w:right w:val="none" w:sz="0" w:space="0" w:color="auto"/>
      </w:divBdr>
    </w:div>
    <w:div w:id="1491016106">
      <w:marLeft w:val="640"/>
      <w:marRight w:val="0"/>
      <w:marTop w:val="0"/>
      <w:marBottom w:val="0"/>
      <w:divBdr>
        <w:top w:val="none" w:sz="0" w:space="0" w:color="auto"/>
        <w:left w:val="none" w:sz="0" w:space="0" w:color="auto"/>
        <w:bottom w:val="none" w:sz="0" w:space="0" w:color="auto"/>
        <w:right w:val="none" w:sz="0" w:space="0" w:color="auto"/>
      </w:divBdr>
    </w:div>
    <w:div w:id="1491024850">
      <w:marLeft w:val="640"/>
      <w:marRight w:val="0"/>
      <w:marTop w:val="0"/>
      <w:marBottom w:val="0"/>
      <w:divBdr>
        <w:top w:val="none" w:sz="0" w:space="0" w:color="auto"/>
        <w:left w:val="none" w:sz="0" w:space="0" w:color="auto"/>
        <w:bottom w:val="none" w:sz="0" w:space="0" w:color="auto"/>
        <w:right w:val="none" w:sz="0" w:space="0" w:color="auto"/>
      </w:divBdr>
    </w:div>
    <w:div w:id="1491096408">
      <w:marLeft w:val="480"/>
      <w:marRight w:val="0"/>
      <w:marTop w:val="0"/>
      <w:marBottom w:val="0"/>
      <w:divBdr>
        <w:top w:val="none" w:sz="0" w:space="0" w:color="auto"/>
        <w:left w:val="none" w:sz="0" w:space="0" w:color="auto"/>
        <w:bottom w:val="none" w:sz="0" w:space="0" w:color="auto"/>
        <w:right w:val="none" w:sz="0" w:space="0" w:color="auto"/>
      </w:divBdr>
    </w:div>
    <w:div w:id="1491142721">
      <w:marLeft w:val="640"/>
      <w:marRight w:val="0"/>
      <w:marTop w:val="0"/>
      <w:marBottom w:val="0"/>
      <w:divBdr>
        <w:top w:val="none" w:sz="0" w:space="0" w:color="auto"/>
        <w:left w:val="none" w:sz="0" w:space="0" w:color="auto"/>
        <w:bottom w:val="none" w:sz="0" w:space="0" w:color="auto"/>
        <w:right w:val="none" w:sz="0" w:space="0" w:color="auto"/>
      </w:divBdr>
    </w:div>
    <w:div w:id="1491143155">
      <w:marLeft w:val="640"/>
      <w:marRight w:val="0"/>
      <w:marTop w:val="0"/>
      <w:marBottom w:val="0"/>
      <w:divBdr>
        <w:top w:val="none" w:sz="0" w:space="0" w:color="auto"/>
        <w:left w:val="none" w:sz="0" w:space="0" w:color="auto"/>
        <w:bottom w:val="none" w:sz="0" w:space="0" w:color="auto"/>
        <w:right w:val="none" w:sz="0" w:space="0" w:color="auto"/>
      </w:divBdr>
    </w:div>
    <w:div w:id="1491286530">
      <w:marLeft w:val="640"/>
      <w:marRight w:val="0"/>
      <w:marTop w:val="0"/>
      <w:marBottom w:val="0"/>
      <w:divBdr>
        <w:top w:val="none" w:sz="0" w:space="0" w:color="auto"/>
        <w:left w:val="none" w:sz="0" w:space="0" w:color="auto"/>
        <w:bottom w:val="none" w:sz="0" w:space="0" w:color="auto"/>
        <w:right w:val="none" w:sz="0" w:space="0" w:color="auto"/>
      </w:divBdr>
    </w:div>
    <w:div w:id="1491362461">
      <w:marLeft w:val="640"/>
      <w:marRight w:val="0"/>
      <w:marTop w:val="0"/>
      <w:marBottom w:val="0"/>
      <w:divBdr>
        <w:top w:val="none" w:sz="0" w:space="0" w:color="auto"/>
        <w:left w:val="none" w:sz="0" w:space="0" w:color="auto"/>
        <w:bottom w:val="none" w:sz="0" w:space="0" w:color="auto"/>
        <w:right w:val="none" w:sz="0" w:space="0" w:color="auto"/>
      </w:divBdr>
    </w:div>
    <w:div w:id="1491367228">
      <w:marLeft w:val="640"/>
      <w:marRight w:val="0"/>
      <w:marTop w:val="0"/>
      <w:marBottom w:val="0"/>
      <w:divBdr>
        <w:top w:val="none" w:sz="0" w:space="0" w:color="auto"/>
        <w:left w:val="none" w:sz="0" w:space="0" w:color="auto"/>
        <w:bottom w:val="none" w:sz="0" w:space="0" w:color="auto"/>
        <w:right w:val="none" w:sz="0" w:space="0" w:color="auto"/>
      </w:divBdr>
    </w:div>
    <w:div w:id="1491480339">
      <w:marLeft w:val="640"/>
      <w:marRight w:val="0"/>
      <w:marTop w:val="0"/>
      <w:marBottom w:val="0"/>
      <w:divBdr>
        <w:top w:val="none" w:sz="0" w:space="0" w:color="auto"/>
        <w:left w:val="none" w:sz="0" w:space="0" w:color="auto"/>
        <w:bottom w:val="none" w:sz="0" w:space="0" w:color="auto"/>
        <w:right w:val="none" w:sz="0" w:space="0" w:color="auto"/>
      </w:divBdr>
    </w:div>
    <w:div w:id="1491482319">
      <w:marLeft w:val="640"/>
      <w:marRight w:val="0"/>
      <w:marTop w:val="0"/>
      <w:marBottom w:val="0"/>
      <w:divBdr>
        <w:top w:val="none" w:sz="0" w:space="0" w:color="auto"/>
        <w:left w:val="none" w:sz="0" w:space="0" w:color="auto"/>
        <w:bottom w:val="none" w:sz="0" w:space="0" w:color="auto"/>
        <w:right w:val="none" w:sz="0" w:space="0" w:color="auto"/>
      </w:divBdr>
    </w:div>
    <w:div w:id="1491631981">
      <w:marLeft w:val="640"/>
      <w:marRight w:val="0"/>
      <w:marTop w:val="0"/>
      <w:marBottom w:val="0"/>
      <w:divBdr>
        <w:top w:val="none" w:sz="0" w:space="0" w:color="auto"/>
        <w:left w:val="none" w:sz="0" w:space="0" w:color="auto"/>
        <w:bottom w:val="none" w:sz="0" w:space="0" w:color="auto"/>
        <w:right w:val="none" w:sz="0" w:space="0" w:color="auto"/>
      </w:divBdr>
    </w:div>
    <w:div w:id="1491676148">
      <w:marLeft w:val="640"/>
      <w:marRight w:val="0"/>
      <w:marTop w:val="0"/>
      <w:marBottom w:val="0"/>
      <w:divBdr>
        <w:top w:val="none" w:sz="0" w:space="0" w:color="auto"/>
        <w:left w:val="none" w:sz="0" w:space="0" w:color="auto"/>
        <w:bottom w:val="none" w:sz="0" w:space="0" w:color="auto"/>
        <w:right w:val="none" w:sz="0" w:space="0" w:color="auto"/>
      </w:divBdr>
    </w:div>
    <w:div w:id="1491750665">
      <w:marLeft w:val="640"/>
      <w:marRight w:val="0"/>
      <w:marTop w:val="0"/>
      <w:marBottom w:val="0"/>
      <w:divBdr>
        <w:top w:val="none" w:sz="0" w:space="0" w:color="auto"/>
        <w:left w:val="none" w:sz="0" w:space="0" w:color="auto"/>
        <w:bottom w:val="none" w:sz="0" w:space="0" w:color="auto"/>
        <w:right w:val="none" w:sz="0" w:space="0" w:color="auto"/>
      </w:divBdr>
    </w:div>
    <w:div w:id="1491752658">
      <w:marLeft w:val="640"/>
      <w:marRight w:val="0"/>
      <w:marTop w:val="0"/>
      <w:marBottom w:val="0"/>
      <w:divBdr>
        <w:top w:val="none" w:sz="0" w:space="0" w:color="auto"/>
        <w:left w:val="none" w:sz="0" w:space="0" w:color="auto"/>
        <w:bottom w:val="none" w:sz="0" w:space="0" w:color="auto"/>
        <w:right w:val="none" w:sz="0" w:space="0" w:color="auto"/>
      </w:divBdr>
    </w:div>
    <w:div w:id="1491796451">
      <w:marLeft w:val="640"/>
      <w:marRight w:val="0"/>
      <w:marTop w:val="0"/>
      <w:marBottom w:val="0"/>
      <w:divBdr>
        <w:top w:val="none" w:sz="0" w:space="0" w:color="auto"/>
        <w:left w:val="none" w:sz="0" w:space="0" w:color="auto"/>
        <w:bottom w:val="none" w:sz="0" w:space="0" w:color="auto"/>
        <w:right w:val="none" w:sz="0" w:space="0" w:color="auto"/>
      </w:divBdr>
    </w:div>
    <w:div w:id="1491797835">
      <w:marLeft w:val="640"/>
      <w:marRight w:val="0"/>
      <w:marTop w:val="0"/>
      <w:marBottom w:val="0"/>
      <w:divBdr>
        <w:top w:val="none" w:sz="0" w:space="0" w:color="auto"/>
        <w:left w:val="none" w:sz="0" w:space="0" w:color="auto"/>
        <w:bottom w:val="none" w:sz="0" w:space="0" w:color="auto"/>
        <w:right w:val="none" w:sz="0" w:space="0" w:color="auto"/>
      </w:divBdr>
    </w:div>
    <w:div w:id="1491821862">
      <w:marLeft w:val="640"/>
      <w:marRight w:val="0"/>
      <w:marTop w:val="0"/>
      <w:marBottom w:val="0"/>
      <w:divBdr>
        <w:top w:val="none" w:sz="0" w:space="0" w:color="auto"/>
        <w:left w:val="none" w:sz="0" w:space="0" w:color="auto"/>
        <w:bottom w:val="none" w:sz="0" w:space="0" w:color="auto"/>
        <w:right w:val="none" w:sz="0" w:space="0" w:color="auto"/>
      </w:divBdr>
    </w:div>
    <w:div w:id="1491873609">
      <w:marLeft w:val="640"/>
      <w:marRight w:val="0"/>
      <w:marTop w:val="0"/>
      <w:marBottom w:val="0"/>
      <w:divBdr>
        <w:top w:val="none" w:sz="0" w:space="0" w:color="auto"/>
        <w:left w:val="none" w:sz="0" w:space="0" w:color="auto"/>
        <w:bottom w:val="none" w:sz="0" w:space="0" w:color="auto"/>
        <w:right w:val="none" w:sz="0" w:space="0" w:color="auto"/>
      </w:divBdr>
    </w:div>
    <w:div w:id="1491943081">
      <w:marLeft w:val="640"/>
      <w:marRight w:val="0"/>
      <w:marTop w:val="0"/>
      <w:marBottom w:val="0"/>
      <w:divBdr>
        <w:top w:val="none" w:sz="0" w:space="0" w:color="auto"/>
        <w:left w:val="none" w:sz="0" w:space="0" w:color="auto"/>
        <w:bottom w:val="none" w:sz="0" w:space="0" w:color="auto"/>
        <w:right w:val="none" w:sz="0" w:space="0" w:color="auto"/>
      </w:divBdr>
    </w:div>
    <w:div w:id="1492210286">
      <w:marLeft w:val="640"/>
      <w:marRight w:val="0"/>
      <w:marTop w:val="0"/>
      <w:marBottom w:val="0"/>
      <w:divBdr>
        <w:top w:val="none" w:sz="0" w:space="0" w:color="auto"/>
        <w:left w:val="none" w:sz="0" w:space="0" w:color="auto"/>
        <w:bottom w:val="none" w:sz="0" w:space="0" w:color="auto"/>
        <w:right w:val="none" w:sz="0" w:space="0" w:color="auto"/>
      </w:divBdr>
    </w:div>
    <w:div w:id="1492212864">
      <w:marLeft w:val="640"/>
      <w:marRight w:val="0"/>
      <w:marTop w:val="0"/>
      <w:marBottom w:val="0"/>
      <w:divBdr>
        <w:top w:val="none" w:sz="0" w:space="0" w:color="auto"/>
        <w:left w:val="none" w:sz="0" w:space="0" w:color="auto"/>
        <w:bottom w:val="none" w:sz="0" w:space="0" w:color="auto"/>
        <w:right w:val="none" w:sz="0" w:space="0" w:color="auto"/>
      </w:divBdr>
    </w:div>
    <w:div w:id="1492217915">
      <w:marLeft w:val="640"/>
      <w:marRight w:val="0"/>
      <w:marTop w:val="0"/>
      <w:marBottom w:val="0"/>
      <w:divBdr>
        <w:top w:val="none" w:sz="0" w:space="0" w:color="auto"/>
        <w:left w:val="none" w:sz="0" w:space="0" w:color="auto"/>
        <w:bottom w:val="none" w:sz="0" w:space="0" w:color="auto"/>
        <w:right w:val="none" w:sz="0" w:space="0" w:color="auto"/>
      </w:divBdr>
    </w:div>
    <w:div w:id="1492255704">
      <w:marLeft w:val="640"/>
      <w:marRight w:val="0"/>
      <w:marTop w:val="0"/>
      <w:marBottom w:val="0"/>
      <w:divBdr>
        <w:top w:val="none" w:sz="0" w:space="0" w:color="auto"/>
        <w:left w:val="none" w:sz="0" w:space="0" w:color="auto"/>
        <w:bottom w:val="none" w:sz="0" w:space="0" w:color="auto"/>
        <w:right w:val="none" w:sz="0" w:space="0" w:color="auto"/>
      </w:divBdr>
    </w:div>
    <w:div w:id="1492405393">
      <w:marLeft w:val="640"/>
      <w:marRight w:val="0"/>
      <w:marTop w:val="0"/>
      <w:marBottom w:val="0"/>
      <w:divBdr>
        <w:top w:val="none" w:sz="0" w:space="0" w:color="auto"/>
        <w:left w:val="none" w:sz="0" w:space="0" w:color="auto"/>
        <w:bottom w:val="none" w:sz="0" w:space="0" w:color="auto"/>
        <w:right w:val="none" w:sz="0" w:space="0" w:color="auto"/>
      </w:divBdr>
    </w:div>
    <w:div w:id="1492520978">
      <w:marLeft w:val="640"/>
      <w:marRight w:val="0"/>
      <w:marTop w:val="0"/>
      <w:marBottom w:val="0"/>
      <w:divBdr>
        <w:top w:val="none" w:sz="0" w:space="0" w:color="auto"/>
        <w:left w:val="none" w:sz="0" w:space="0" w:color="auto"/>
        <w:bottom w:val="none" w:sz="0" w:space="0" w:color="auto"/>
        <w:right w:val="none" w:sz="0" w:space="0" w:color="auto"/>
      </w:divBdr>
    </w:div>
    <w:div w:id="1492521200">
      <w:marLeft w:val="640"/>
      <w:marRight w:val="0"/>
      <w:marTop w:val="0"/>
      <w:marBottom w:val="0"/>
      <w:divBdr>
        <w:top w:val="none" w:sz="0" w:space="0" w:color="auto"/>
        <w:left w:val="none" w:sz="0" w:space="0" w:color="auto"/>
        <w:bottom w:val="none" w:sz="0" w:space="0" w:color="auto"/>
        <w:right w:val="none" w:sz="0" w:space="0" w:color="auto"/>
      </w:divBdr>
    </w:div>
    <w:div w:id="1492676318">
      <w:marLeft w:val="640"/>
      <w:marRight w:val="0"/>
      <w:marTop w:val="0"/>
      <w:marBottom w:val="0"/>
      <w:divBdr>
        <w:top w:val="none" w:sz="0" w:space="0" w:color="auto"/>
        <w:left w:val="none" w:sz="0" w:space="0" w:color="auto"/>
        <w:bottom w:val="none" w:sz="0" w:space="0" w:color="auto"/>
        <w:right w:val="none" w:sz="0" w:space="0" w:color="auto"/>
      </w:divBdr>
    </w:div>
    <w:div w:id="1492713729">
      <w:marLeft w:val="640"/>
      <w:marRight w:val="0"/>
      <w:marTop w:val="0"/>
      <w:marBottom w:val="0"/>
      <w:divBdr>
        <w:top w:val="none" w:sz="0" w:space="0" w:color="auto"/>
        <w:left w:val="none" w:sz="0" w:space="0" w:color="auto"/>
        <w:bottom w:val="none" w:sz="0" w:space="0" w:color="auto"/>
        <w:right w:val="none" w:sz="0" w:space="0" w:color="auto"/>
      </w:divBdr>
    </w:div>
    <w:div w:id="1492790803">
      <w:marLeft w:val="640"/>
      <w:marRight w:val="0"/>
      <w:marTop w:val="0"/>
      <w:marBottom w:val="0"/>
      <w:divBdr>
        <w:top w:val="none" w:sz="0" w:space="0" w:color="auto"/>
        <w:left w:val="none" w:sz="0" w:space="0" w:color="auto"/>
        <w:bottom w:val="none" w:sz="0" w:space="0" w:color="auto"/>
        <w:right w:val="none" w:sz="0" w:space="0" w:color="auto"/>
      </w:divBdr>
    </w:div>
    <w:div w:id="1492866431">
      <w:marLeft w:val="640"/>
      <w:marRight w:val="0"/>
      <w:marTop w:val="0"/>
      <w:marBottom w:val="0"/>
      <w:divBdr>
        <w:top w:val="none" w:sz="0" w:space="0" w:color="auto"/>
        <w:left w:val="none" w:sz="0" w:space="0" w:color="auto"/>
        <w:bottom w:val="none" w:sz="0" w:space="0" w:color="auto"/>
        <w:right w:val="none" w:sz="0" w:space="0" w:color="auto"/>
      </w:divBdr>
    </w:div>
    <w:div w:id="1492910158">
      <w:marLeft w:val="640"/>
      <w:marRight w:val="0"/>
      <w:marTop w:val="0"/>
      <w:marBottom w:val="0"/>
      <w:divBdr>
        <w:top w:val="none" w:sz="0" w:space="0" w:color="auto"/>
        <w:left w:val="none" w:sz="0" w:space="0" w:color="auto"/>
        <w:bottom w:val="none" w:sz="0" w:space="0" w:color="auto"/>
        <w:right w:val="none" w:sz="0" w:space="0" w:color="auto"/>
      </w:divBdr>
    </w:div>
    <w:div w:id="1492915266">
      <w:marLeft w:val="640"/>
      <w:marRight w:val="0"/>
      <w:marTop w:val="0"/>
      <w:marBottom w:val="0"/>
      <w:divBdr>
        <w:top w:val="none" w:sz="0" w:space="0" w:color="auto"/>
        <w:left w:val="none" w:sz="0" w:space="0" w:color="auto"/>
        <w:bottom w:val="none" w:sz="0" w:space="0" w:color="auto"/>
        <w:right w:val="none" w:sz="0" w:space="0" w:color="auto"/>
      </w:divBdr>
    </w:div>
    <w:div w:id="1492941096">
      <w:marLeft w:val="640"/>
      <w:marRight w:val="0"/>
      <w:marTop w:val="0"/>
      <w:marBottom w:val="0"/>
      <w:divBdr>
        <w:top w:val="none" w:sz="0" w:space="0" w:color="auto"/>
        <w:left w:val="none" w:sz="0" w:space="0" w:color="auto"/>
        <w:bottom w:val="none" w:sz="0" w:space="0" w:color="auto"/>
        <w:right w:val="none" w:sz="0" w:space="0" w:color="auto"/>
      </w:divBdr>
    </w:div>
    <w:div w:id="1492986862">
      <w:marLeft w:val="640"/>
      <w:marRight w:val="0"/>
      <w:marTop w:val="0"/>
      <w:marBottom w:val="0"/>
      <w:divBdr>
        <w:top w:val="none" w:sz="0" w:space="0" w:color="auto"/>
        <w:left w:val="none" w:sz="0" w:space="0" w:color="auto"/>
        <w:bottom w:val="none" w:sz="0" w:space="0" w:color="auto"/>
        <w:right w:val="none" w:sz="0" w:space="0" w:color="auto"/>
      </w:divBdr>
    </w:div>
    <w:div w:id="1493132784">
      <w:marLeft w:val="640"/>
      <w:marRight w:val="0"/>
      <w:marTop w:val="0"/>
      <w:marBottom w:val="0"/>
      <w:divBdr>
        <w:top w:val="none" w:sz="0" w:space="0" w:color="auto"/>
        <w:left w:val="none" w:sz="0" w:space="0" w:color="auto"/>
        <w:bottom w:val="none" w:sz="0" w:space="0" w:color="auto"/>
        <w:right w:val="none" w:sz="0" w:space="0" w:color="auto"/>
      </w:divBdr>
    </w:div>
    <w:div w:id="1493177518">
      <w:marLeft w:val="640"/>
      <w:marRight w:val="0"/>
      <w:marTop w:val="0"/>
      <w:marBottom w:val="0"/>
      <w:divBdr>
        <w:top w:val="none" w:sz="0" w:space="0" w:color="auto"/>
        <w:left w:val="none" w:sz="0" w:space="0" w:color="auto"/>
        <w:bottom w:val="none" w:sz="0" w:space="0" w:color="auto"/>
        <w:right w:val="none" w:sz="0" w:space="0" w:color="auto"/>
      </w:divBdr>
    </w:div>
    <w:div w:id="1493183999">
      <w:marLeft w:val="640"/>
      <w:marRight w:val="0"/>
      <w:marTop w:val="0"/>
      <w:marBottom w:val="0"/>
      <w:divBdr>
        <w:top w:val="none" w:sz="0" w:space="0" w:color="auto"/>
        <w:left w:val="none" w:sz="0" w:space="0" w:color="auto"/>
        <w:bottom w:val="none" w:sz="0" w:space="0" w:color="auto"/>
        <w:right w:val="none" w:sz="0" w:space="0" w:color="auto"/>
      </w:divBdr>
    </w:div>
    <w:div w:id="1493251585">
      <w:marLeft w:val="640"/>
      <w:marRight w:val="0"/>
      <w:marTop w:val="0"/>
      <w:marBottom w:val="0"/>
      <w:divBdr>
        <w:top w:val="none" w:sz="0" w:space="0" w:color="auto"/>
        <w:left w:val="none" w:sz="0" w:space="0" w:color="auto"/>
        <w:bottom w:val="none" w:sz="0" w:space="0" w:color="auto"/>
        <w:right w:val="none" w:sz="0" w:space="0" w:color="auto"/>
      </w:divBdr>
    </w:div>
    <w:div w:id="1493328727">
      <w:marLeft w:val="640"/>
      <w:marRight w:val="0"/>
      <w:marTop w:val="0"/>
      <w:marBottom w:val="0"/>
      <w:divBdr>
        <w:top w:val="none" w:sz="0" w:space="0" w:color="auto"/>
        <w:left w:val="none" w:sz="0" w:space="0" w:color="auto"/>
        <w:bottom w:val="none" w:sz="0" w:space="0" w:color="auto"/>
        <w:right w:val="none" w:sz="0" w:space="0" w:color="auto"/>
      </w:divBdr>
    </w:div>
    <w:div w:id="1493374094">
      <w:marLeft w:val="640"/>
      <w:marRight w:val="0"/>
      <w:marTop w:val="0"/>
      <w:marBottom w:val="0"/>
      <w:divBdr>
        <w:top w:val="none" w:sz="0" w:space="0" w:color="auto"/>
        <w:left w:val="none" w:sz="0" w:space="0" w:color="auto"/>
        <w:bottom w:val="none" w:sz="0" w:space="0" w:color="auto"/>
        <w:right w:val="none" w:sz="0" w:space="0" w:color="auto"/>
      </w:divBdr>
    </w:div>
    <w:div w:id="1493451866">
      <w:marLeft w:val="640"/>
      <w:marRight w:val="0"/>
      <w:marTop w:val="0"/>
      <w:marBottom w:val="0"/>
      <w:divBdr>
        <w:top w:val="none" w:sz="0" w:space="0" w:color="auto"/>
        <w:left w:val="none" w:sz="0" w:space="0" w:color="auto"/>
        <w:bottom w:val="none" w:sz="0" w:space="0" w:color="auto"/>
        <w:right w:val="none" w:sz="0" w:space="0" w:color="auto"/>
      </w:divBdr>
    </w:div>
    <w:div w:id="1493596181">
      <w:marLeft w:val="640"/>
      <w:marRight w:val="0"/>
      <w:marTop w:val="0"/>
      <w:marBottom w:val="0"/>
      <w:divBdr>
        <w:top w:val="none" w:sz="0" w:space="0" w:color="auto"/>
        <w:left w:val="none" w:sz="0" w:space="0" w:color="auto"/>
        <w:bottom w:val="none" w:sz="0" w:space="0" w:color="auto"/>
        <w:right w:val="none" w:sz="0" w:space="0" w:color="auto"/>
      </w:divBdr>
    </w:div>
    <w:div w:id="1493643648">
      <w:marLeft w:val="640"/>
      <w:marRight w:val="0"/>
      <w:marTop w:val="0"/>
      <w:marBottom w:val="0"/>
      <w:divBdr>
        <w:top w:val="none" w:sz="0" w:space="0" w:color="auto"/>
        <w:left w:val="none" w:sz="0" w:space="0" w:color="auto"/>
        <w:bottom w:val="none" w:sz="0" w:space="0" w:color="auto"/>
        <w:right w:val="none" w:sz="0" w:space="0" w:color="auto"/>
      </w:divBdr>
    </w:div>
    <w:div w:id="1493714160">
      <w:marLeft w:val="640"/>
      <w:marRight w:val="0"/>
      <w:marTop w:val="0"/>
      <w:marBottom w:val="0"/>
      <w:divBdr>
        <w:top w:val="none" w:sz="0" w:space="0" w:color="auto"/>
        <w:left w:val="none" w:sz="0" w:space="0" w:color="auto"/>
        <w:bottom w:val="none" w:sz="0" w:space="0" w:color="auto"/>
        <w:right w:val="none" w:sz="0" w:space="0" w:color="auto"/>
      </w:divBdr>
    </w:div>
    <w:div w:id="1493719591">
      <w:marLeft w:val="640"/>
      <w:marRight w:val="0"/>
      <w:marTop w:val="0"/>
      <w:marBottom w:val="0"/>
      <w:divBdr>
        <w:top w:val="none" w:sz="0" w:space="0" w:color="auto"/>
        <w:left w:val="none" w:sz="0" w:space="0" w:color="auto"/>
        <w:bottom w:val="none" w:sz="0" w:space="0" w:color="auto"/>
        <w:right w:val="none" w:sz="0" w:space="0" w:color="auto"/>
      </w:divBdr>
    </w:div>
    <w:div w:id="1493793699">
      <w:marLeft w:val="640"/>
      <w:marRight w:val="0"/>
      <w:marTop w:val="0"/>
      <w:marBottom w:val="0"/>
      <w:divBdr>
        <w:top w:val="none" w:sz="0" w:space="0" w:color="auto"/>
        <w:left w:val="none" w:sz="0" w:space="0" w:color="auto"/>
        <w:bottom w:val="none" w:sz="0" w:space="0" w:color="auto"/>
        <w:right w:val="none" w:sz="0" w:space="0" w:color="auto"/>
      </w:divBdr>
    </w:div>
    <w:div w:id="1493830418">
      <w:marLeft w:val="640"/>
      <w:marRight w:val="0"/>
      <w:marTop w:val="0"/>
      <w:marBottom w:val="0"/>
      <w:divBdr>
        <w:top w:val="none" w:sz="0" w:space="0" w:color="auto"/>
        <w:left w:val="none" w:sz="0" w:space="0" w:color="auto"/>
        <w:bottom w:val="none" w:sz="0" w:space="0" w:color="auto"/>
        <w:right w:val="none" w:sz="0" w:space="0" w:color="auto"/>
      </w:divBdr>
    </w:div>
    <w:div w:id="1493833507">
      <w:marLeft w:val="640"/>
      <w:marRight w:val="0"/>
      <w:marTop w:val="0"/>
      <w:marBottom w:val="0"/>
      <w:divBdr>
        <w:top w:val="none" w:sz="0" w:space="0" w:color="auto"/>
        <w:left w:val="none" w:sz="0" w:space="0" w:color="auto"/>
        <w:bottom w:val="none" w:sz="0" w:space="0" w:color="auto"/>
        <w:right w:val="none" w:sz="0" w:space="0" w:color="auto"/>
      </w:divBdr>
    </w:div>
    <w:div w:id="1493834268">
      <w:marLeft w:val="640"/>
      <w:marRight w:val="0"/>
      <w:marTop w:val="0"/>
      <w:marBottom w:val="0"/>
      <w:divBdr>
        <w:top w:val="none" w:sz="0" w:space="0" w:color="auto"/>
        <w:left w:val="none" w:sz="0" w:space="0" w:color="auto"/>
        <w:bottom w:val="none" w:sz="0" w:space="0" w:color="auto"/>
        <w:right w:val="none" w:sz="0" w:space="0" w:color="auto"/>
      </w:divBdr>
    </w:div>
    <w:div w:id="1493910866">
      <w:marLeft w:val="640"/>
      <w:marRight w:val="0"/>
      <w:marTop w:val="0"/>
      <w:marBottom w:val="0"/>
      <w:divBdr>
        <w:top w:val="none" w:sz="0" w:space="0" w:color="auto"/>
        <w:left w:val="none" w:sz="0" w:space="0" w:color="auto"/>
        <w:bottom w:val="none" w:sz="0" w:space="0" w:color="auto"/>
        <w:right w:val="none" w:sz="0" w:space="0" w:color="auto"/>
      </w:divBdr>
    </w:div>
    <w:div w:id="1494024399">
      <w:marLeft w:val="640"/>
      <w:marRight w:val="0"/>
      <w:marTop w:val="0"/>
      <w:marBottom w:val="0"/>
      <w:divBdr>
        <w:top w:val="none" w:sz="0" w:space="0" w:color="auto"/>
        <w:left w:val="none" w:sz="0" w:space="0" w:color="auto"/>
        <w:bottom w:val="none" w:sz="0" w:space="0" w:color="auto"/>
        <w:right w:val="none" w:sz="0" w:space="0" w:color="auto"/>
      </w:divBdr>
    </w:div>
    <w:div w:id="1494032361">
      <w:marLeft w:val="640"/>
      <w:marRight w:val="0"/>
      <w:marTop w:val="0"/>
      <w:marBottom w:val="0"/>
      <w:divBdr>
        <w:top w:val="none" w:sz="0" w:space="0" w:color="auto"/>
        <w:left w:val="none" w:sz="0" w:space="0" w:color="auto"/>
        <w:bottom w:val="none" w:sz="0" w:space="0" w:color="auto"/>
        <w:right w:val="none" w:sz="0" w:space="0" w:color="auto"/>
      </w:divBdr>
    </w:div>
    <w:div w:id="1494106290">
      <w:marLeft w:val="640"/>
      <w:marRight w:val="0"/>
      <w:marTop w:val="0"/>
      <w:marBottom w:val="0"/>
      <w:divBdr>
        <w:top w:val="none" w:sz="0" w:space="0" w:color="auto"/>
        <w:left w:val="none" w:sz="0" w:space="0" w:color="auto"/>
        <w:bottom w:val="none" w:sz="0" w:space="0" w:color="auto"/>
        <w:right w:val="none" w:sz="0" w:space="0" w:color="auto"/>
      </w:divBdr>
    </w:div>
    <w:div w:id="1494175331">
      <w:marLeft w:val="640"/>
      <w:marRight w:val="0"/>
      <w:marTop w:val="0"/>
      <w:marBottom w:val="0"/>
      <w:divBdr>
        <w:top w:val="none" w:sz="0" w:space="0" w:color="auto"/>
        <w:left w:val="none" w:sz="0" w:space="0" w:color="auto"/>
        <w:bottom w:val="none" w:sz="0" w:space="0" w:color="auto"/>
        <w:right w:val="none" w:sz="0" w:space="0" w:color="auto"/>
      </w:divBdr>
    </w:div>
    <w:div w:id="1494445802">
      <w:marLeft w:val="640"/>
      <w:marRight w:val="0"/>
      <w:marTop w:val="0"/>
      <w:marBottom w:val="0"/>
      <w:divBdr>
        <w:top w:val="none" w:sz="0" w:space="0" w:color="auto"/>
        <w:left w:val="none" w:sz="0" w:space="0" w:color="auto"/>
        <w:bottom w:val="none" w:sz="0" w:space="0" w:color="auto"/>
        <w:right w:val="none" w:sz="0" w:space="0" w:color="auto"/>
      </w:divBdr>
    </w:div>
    <w:div w:id="1494447182">
      <w:marLeft w:val="640"/>
      <w:marRight w:val="0"/>
      <w:marTop w:val="0"/>
      <w:marBottom w:val="0"/>
      <w:divBdr>
        <w:top w:val="none" w:sz="0" w:space="0" w:color="auto"/>
        <w:left w:val="none" w:sz="0" w:space="0" w:color="auto"/>
        <w:bottom w:val="none" w:sz="0" w:space="0" w:color="auto"/>
        <w:right w:val="none" w:sz="0" w:space="0" w:color="auto"/>
      </w:divBdr>
    </w:div>
    <w:div w:id="1494568691">
      <w:marLeft w:val="640"/>
      <w:marRight w:val="0"/>
      <w:marTop w:val="0"/>
      <w:marBottom w:val="0"/>
      <w:divBdr>
        <w:top w:val="none" w:sz="0" w:space="0" w:color="auto"/>
        <w:left w:val="none" w:sz="0" w:space="0" w:color="auto"/>
        <w:bottom w:val="none" w:sz="0" w:space="0" w:color="auto"/>
        <w:right w:val="none" w:sz="0" w:space="0" w:color="auto"/>
      </w:divBdr>
    </w:div>
    <w:div w:id="1494643230">
      <w:marLeft w:val="640"/>
      <w:marRight w:val="0"/>
      <w:marTop w:val="0"/>
      <w:marBottom w:val="0"/>
      <w:divBdr>
        <w:top w:val="none" w:sz="0" w:space="0" w:color="auto"/>
        <w:left w:val="none" w:sz="0" w:space="0" w:color="auto"/>
        <w:bottom w:val="none" w:sz="0" w:space="0" w:color="auto"/>
        <w:right w:val="none" w:sz="0" w:space="0" w:color="auto"/>
      </w:divBdr>
    </w:div>
    <w:div w:id="1494688610">
      <w:marLeft w:val="640"/>
      <w:marRight w:val="0"/>
      <w:marTop w:val="0"/>
      <w:marBottom w:val="0"/>
      <w:divBdr>
        <w:top w:val="none" w:sz="0" w:space="0" w:color="auto"/>
        <w:left w:val="none" w:sz="0" w:space="0" w:color="auto"/>
        <w:bottom w:val="none" w:sz="0" w:space="0" w:color="auto"/>
        <w:right w:val="none" w:sz="0" w:space="0" w:color="auto"/>
      </w:divBdr>
    </w:div>
    <w:div w:id="1494758872">
      <w:marLeft w:val="640"/>
      <w:marRight w:val="0"/>
      <w:marTop w:val="0"/>
      <w:marBottom w:val="0"/>
      <w:divBdr>
        <w:top w:val="none" w:sz="0" w:space="0" w:color="auto"/>
        <w:left w:val="none" w:sz="0" w:space="0" w:color="auto"/>
        <w:bottom w:val="none" w:sz="0" w:space="0" w:color="auto"/>
        <w:right w:val="none" w:sz="0" w:space="0" w:color="auto"/>
      </w:divBdr>
    </w:div>
    <w:div w:id="1494761376">
      <w:marLeft w:val="640"/>
      <w:marRight w:val="0"/>
      <w:marTop w:val="0"/>
      <w:marBottom w:val="0"/>
      <w:divBdr>
        <w:top w:val="none" w:sz="0" w:space="0" w:color="auto"/>
        <w:left w:val="none" w:sz="0" w:space="0" w:color="auto"/>
        <w:bottom w:val="none" w:sz="0" w:space="0" w:color="auto"/>
        <w:right w:val="none" w:sz="0" w:space="0" w:color="auto"/>
      </w:divBdr>
    </w:div>
    <w:div w:id="1494837624">
      <w:marLeft w:val="640"/>
      <w:marRight w:val="0"/>
      <w:marTop w:val="0"/>
      <w:marBottom w:val="0"/>
      <w:divBdr>
        <w:top w:val="none" w:sz="0" w:space="0" w:color="auto"/>
        <w:left w:val="none" w:sz="0" w:space="0" w:color="auto"/>
        <w:bottom w:val="none" w:sz="0" w:space="0" w:color="auto"/>
        <w:right w:val="none" w:sz="0" w:space="0" w:color="auto"/>
      </w:divBdr>
    </w:div>
    <w:div w:id="1494877066">
      <w:marLeft w:val="640"/>
      <w:marRight w:val="0"/>
      <w:marTop w:val="0"/>
      <w:marBottom w:val="0"/>
      <w:divBdr>
        <w:top w:val="none" w:sz="0" w:space="0" w:color="auto"/>
        <w:left w:val="none" w:sz="0" w:space="0" w:color="auto"/>
        <w:bottom w:val="none" w:sz="0" w:space="0" w:color="auto"/>
        <w:right w:val="none" w:sz="0" w:space="0" w:color="auto"/>
      </w:divBdr>
    </w:div>
    <w:div w:id="1494877919">
      <w:marLeft w:val="640"/>
      <w:marRight w:val="0"/>
      <w:marTop w:val="0"/>
      <w:marBottom w:val="0"/>
      <w:divBdr>
        <w:top w:val="none" w:sz="0" w:space="0" w:color="auto"/>
        <w:left w:val="none" w:sz="0" w:space="0" w:color="auto"/>
        <w:bottom w:val="none" w:sz="0" w:space="0" w:color="auto"/>
        <w:right w:val="none" w:sz="0" w:space="0" w:color="auto"/>
      </w:divBdr>
    </w:div>
    <w:div w:id="1495217276">
      <w:marLeft w:val="640"/>
      <w:marRight w:val="0"/>
      <w:marTop w:val="0"/>
      <w:marBottom w:val="0"/>
      <w:divBdr>
        <w:top w:val="none" w:sz="0" w:space="0" w:color="auto"/>
        <w:left w:val="none" w:sz="0" w:space="0" w:color="auto"/>
        <w:bottom w:val="none" w:sz="0" w:space="0" w:color="auto"/>
        <w:right w:val="none" w:sz="0" w:space="0" w:color="auto"/>
      </w:divBdr>
    </w:div>
    <w:div w:id="1495295787">
      <w:marLeft w:val="640"/>
      <w:marRight w:val="0"/>
      <w:marTop w:val="0"/>
      <w:marBottom w:val="0"/>
      <w:divBdr>
        <w:top w:val="none" w:sz="0" w:space="0" w:color="auto"/>
        <w:left w:val="none" w:sz="0" w:space="0" w:color="auto"/>
        <w:bottom w:val="none" w:sz="0" w:space="0" w:color="auto"/>
        <w:right w:val="none" w:sz="0" w:space="0" w:color="auto"/>
      </w:divBdr>
    </w:div>
    <w:div w:id="1495298623">
      <w:marLeft w:val="640"/>
      <w:marRight w:val="0"/>
      <w:marTop w:val="0"/>
      <w:marBottom w:val="0"/>
      <w:divBdr>
        <w:top w:val="none" w:sz="0" w:space="0" w:color="auto"/>
        <w:left w:val="none" w:sz="0" w:space="0" w:color="auto"/>
        <w:bottom w:val="none" w:sz="0" w:space="0" w:color="auto"/>
        <w:right w:val="none" w:sz="0" w:space="0" w:color="auto"/>
      </w:divBdr>
    </w:div>
    <w:div w:id="1495336559">
      <w:marLeft w:val="640"/>
      <w:marRight w:val="0"/>
      <w:marTop w:val="0"/>
      <w:marBottom w:val="0"/>
      <w:divBdr>
        <w:top w:val="none" w:sz="0" w:space="0" w:color="auto"/>
        <w:left w:val="none" w:sz="0" w:space="0" w:color="auto"/>
        <w:bottom w:val="none" w:sz="0" w:space="0" w:color="auto"/>
        <w:right w:val="none" w:sz="0" w:space="0" w:color="auto"/>
      </w:divBdr>
    </w:div>
    <w:div w:id="1495338669">
      <w:marLeft w:val="640"/>
      <w:marRight w:val="0"/>
      <w:marTop w:val="0"/>
      <w:marBottom w:val="0"/>
      <w:divBdr>
        <w:top w:val="none" w:sz="0" w:space="0" w:color="auto"/>
        <w:left w:val="none" w:sz="0" w:space="0" w:color="auto"/>
        <w:bottom w:val="none" w:sz="0" w:space="0" w:color="auto"/>
        <w:right w:val="none" w:sz="0" w:space="0" w:color="auto"/>
      </w:divBdr>
    </w:div>
    <w:div w:id="1495339524">
      <w:marLeft w:val="640"/>
      <w:marRight w:val="0"/>
      <w:marTop w:val="0"/>
      <w:marBottom w:val="0"/>
      <w:divBdr>
        <w:top w:val="none" w:sz="0" w:space="0" w:color="auto"/>
        <w:left w:val="none" w:sz="0" w:space="0" w:color="auto"/>
        <w:bottom w:val="none" w:sz="0" w:space="0" w:color="auto"/>
        <w:right w:val="none" w:sz="0" w:space="0" w:color="auto"/>
      </w:divBdr>
    </w:div>
    <w:div w:id="1495341158">
      <w:marLeft w:val="640"/>
      <w:marRight w:val="0"/>
      <w:marTop w:val="0"/>
      <w:marBottom w:val="0"/>
      <w:divBdr>
        <w:top w:val="none" w:sz="0" w:space="0" w:color="auto"/>
        <w:left w:val="none" w:sz="0" w:space="0" w:color="auto"/>
        <w:bottom w:val="none" w:sz="0" w:space="0" w:color="auto"/>
        <w:right w:val="none" w:sz="0" w:space="0" w:color="auto"/>
      </w:divBdr>
    </w:div>
    <w:div w:id="1495410473">
      <w:marLeft w:val="640"/>
      <w:marRight w:val="0"/>
      <w:marTop w:val="0"/>
      <w:marBottom w:val="0"/>
      <w:divBdr>
        <w:top w:val="none" w:sz="0" w:space="0" w:color="auto"/>
        <w:left w:val="none" w:sz="0" w:space="0" w:color="auto"/>
        <w:bottom w:val="none" w:sz="0" w:space="0" w:color="auto"/>
        <w:right w:val="none" w:sz="0" w:space="0" w:color="auto"/>
      </w:divBdr>
    </w:div>
    <w:div w:id="1495415144">
      <w:marLeft w:val="640"/>
      <w:marRight w:val="0"/>
      <w:marTop w:val="0"/>
      <w:marBottom w:val="0"/>
      <w:divBdr>
        <w:top w:val="none" w:sz="0" w:space="0" w:color="auto"/>
        <w:left w:val="none" w:sz="0" w:space="0" w:color="auto"/>
        <w:bottom w:val="none" w:sz="0" w:space="0" w:color="auto"/>
        <w:right w:val="none" w:sz="0" w:space="0" w:color="auto"/>
      </w:divBdr>
    </w:div>
    <w:div w:id="1495487183">
      <w:marLeft w:val="640"/>
      <w:marRight w:val="0"/>
      <w:marTop w:val="0"/>
      <w:marBottom w:val="0"/>
      <w:divBdr>
        <w:top w:val="none" w:sz="0" w:space="0" w:color="auto"/>
        <w:left w:val="none" w:sz="0" w:space="0" w:color="auto"/>
        <w:bottom w:val="none" w:sz="0" w:space="0" w:color="auto"/>
        <w:right w:val="none" w:sz="0" w:space="0" w:color="auto"/>
      </w:divBdr>
    </w:div>
    <w:div w:id="1495494482">
      <w:marLeft w:val="640"/>
      <w:marRight w:val="0"/>
      <w:marTop w:val="0"/>
      <w:marBottom w:val="0"/>
      <w:divBdr>
        <w:top w:val="none" w:sz="0" w:space="0" w:color="auto"/>
        <w:left w:val="none" w:sz="0" w:space="0" w:color="auto"/>
        <w:bottom w:val="none" w:sz="0" w:space="0" w:color="auto"/>
        <w:right w:val="none" w:sz="0" w:space="0" w:color="auto"/>
      </w:divBdr>
    </w:div>
    <w:div w:id="1495532142">
      <w:marLeft w:val="640"/>
      <w:marRight w:val="0"/>
      <w:marTop w:val="0"/>
      <w:marBottom w:val="0"/>
      <w:divBdr>
        <w:top w:val="none" w:sz="0" w:space="0" w:color="auto"/>
        <w:left w:val="none" w:sz="0" w:space="0" w:color="auto"/>
        <w:bottom w:val="none" w:sz="0" w:space="0" w:color="auto"/>
        <w:right w:val="none" w:sz="0" w:space="0" w:color="auto"/>
      </w:divBdr>
    </w:div>
    <w:div w:id="1495730001">
      <w:marLeft w:val="640"/>
      <w:marRight w:val="0"/>
      <w:marTop w:val="0"/>
      <w:marBottom w:val="0"/>
      <w:divBdr>
        <w:top w:val="none" w:sz="0" w:space="0" w:color="auto"/>
        <w:left w:val="none" w:sz="0" w:space="0" w:color="auto"/>
        <w:bottom w:val="none" w:sz="0" w:space="0" w:color="auto"/>
        <w:right w:val="none" w:sz="0" w:space="0" w:color="auto"/>
      </w:divBdr>
    </w:div>
    <w:div w:id="1495755447">
      <w:marLeft w:val="640"/>
      <w:marRight w:val="0"/>
      <w:marTop w:val="0"/>
      <w:marBottom w:val="0"/>
      <w:divBdr>
        <w:top w:val="none" w:sz="0" w:space="0" w:color="auto"/>
        <w:left w:val="none" w:sz="0" w:space="0" w:color="auto"/>
        <w:bottom w:val="none" w:sz="0" w:space="0" w:color="auto"/>
        <w:right w:val="none" w:sz="0" w:space="0" w:color="auto"/>
      </w:divBdr>
    </w:div>
    <w:div w:id="1495874613">
      <w:marLeft w:val="640"/>
      <w:marRight w:val="0"/>
      <w:marTop w:val="0"/>
      <w:marBottom w:val="0"/>
      <w:divBdr>
        <w:top w:val="none" w:sz="0" w:space="0" w:color="auto"/>
        <w:left w:val="none" w:sz="0" w:space="0" w:color="auto"/>
        <w:bottom w:val="none" w:sz="0" w:space="0" w:color="auto"/>
        <w:right w:val="none" w:sz="0" w:space="0" w:color="auto"/>
      </w:divBdr>
    </w:div>
    <w:div w:id="1495955647">
      <w:marLeft w:val="640"/>
      <w:marRight w:val="0"/>
      <w:marTop w:val="0"/>
      <w:marBottom w:val="0"/>
      <w:divBdr>
        <w:top w:val="none" w:sz="0" w:space="0" w:color="auto"/>
        <w:left w:val="none" w:sz="0" w:space="0" w:color="auto"/>
        <w:bottom w:val="none" w:sz="0" w:space="0" w:color="auto"/>
        <w:right w:val="none" w:sz="0" w:space="0" w:color="auto"/>
      </w:divBdr>
    </w:div>
    <w:div w:id="1495995090">
      <w:marLeft w:val="640"/>
      <w:marRight w:val="0"/>
      <w:marTop w:val="0"/>
      <w:marBottom w:val="0"/>
      <w:divBdr>
        <w:top w:val="none" w:sz="0" w:space="0" w:color="auto"/>
        <w:left w:val="none" w:sz="0" w:space="0" w:color="auto"/>
        <w:bottom w:val="none" w:sz="0" w:space="0" w:color="auto"/>
        <w:right w:val="none" w:sz="0" w:space="0" w:color="auto"/>
      </w:divBdr>
    </w:div>
    <w:div w:id="1496072466">
      <w:marLeft w:val="640"/>
      <w:marRight w:val="0"/>
      <w:marTop w:val="0"/>
      <w:marBottom w:val="0"/>
      <w:divBdr>
        <w:top w:val="none" w:sz="0" w:space="0" w:color="auto"/>
        <w:left w:val="none" w:sz="0" w:space="0" w:color="auto"/>
        <w:bottom w:val="none" w:sz="0" w:space="0" w:color="auto"/>
        <w:right w:val="none" w:sz="0" w:space="0" w:color="auto"/>
      </w:divBdr>
    </w:div>
    <w:div w:id="1496073750">
      <w:marLeft w:val="640"/>
      <w:marRight w:val="0"/>
      <w:marTop w:val="0"/>
      <w:marBottom w:val="0"/>
      <w:divBdr>
        <w:top w:val="none" w:sz="0" w:space="0" w:color="auto"/>
        <w:left w:val="none" w:sz="0" w:space="0" w:color="auto"/>
        <w:bottom w:val="none" w:sz="0" w:space="0" w:color="auto"/>
        <w:right w:val="none" w:sz="0" w:space="0" w:color="auto"/>
      </w:divBdr>
    </w:div>
    <w:div w:id="1496215844">
      <w:marLeft w:val="640"/>
      <w:marRight w:val="0"/>
      <w:marTop w:val="0"/>
      <w:marBottom w:val="0"/>
      <w:divBdr>
        <w:top w:val="none" w:sz="0" w:space="0" w:color="auto"/>
        <w:left w:val="none" w:sz="0" w:space="0" w:color="auto"/>
        <w:bottom w:val="none" w:sz="0" w:space="0" w:color="auto"/>
        <w:right w:val="none" w:sz="0" w:space="0" w:color="auto"/>
      </w:divBdr>
    </w:div>
    <w:div w:id="1496259543">
      <w:marLeft w:val="640"/>
      <w:marRight w:val="0"/>
      <w:marTop w:val="0"/>
      <w:marBottom w:val="0"/>
      <w:divBdr>
        <w:top w:val="none" w:sz="0" w:space="0" w:color="auto"/>
        <w:left w:val="none" w:sz="0" w:space="0" w:color="auto"/>
        <w:bottom w:val="none" w:sz="0" w:space="0" w:color="auto"/>
        <w:right w:val="none" w:sz="0" w:space="0" w:color="auto"/>
      </w:divBdr>
    </w:div>
    <w:div w:id="1496413080">
      <w:marLeft w:val="640"/>
      <w:marRight w:val="0"/>
      <w:marTop w:val="0"/>
      <w:marBottom w:val="0"/>
      <w:divBdr>
        <w:top w:val="none" w:sz="0" w:space="0" w:color="auto"/>
        <w:left w:val="none" w:sz="0" w:space="0" w:color="auto"/>
        <w:bottom w:val="none" w:sz="0" w:space="0" w:color="auto"/>
        <w:right w:val="none" w:sz="0" w:space="0" w:color="auto"/>
      </w:divBdr>
    </w:div>
    <w:div w:id="1496457915">
      <w:marLeft w:val="640"/>
      <w:marRight w:val="0"/>
      <w:marTop w:val="0"/>
      <w:marBottom w:val="0"/>
      <w:divBdr>
        <w:top w:val="none" w:sz="0" w:space="0" w:color="auto"/>
        <w:left w:val="none" w:sz="0" w:space="0" w:color="auto"/>
        <w:bottom w:val="none" w:sz="0" w:space="0" w:color="auto"/>
        <w:right w:val="none" w:sz="0" w:space="0" w:color="auto"/>
      </w:divBdr>
    </w:div>
    <w:div w:id="1496608757">
      <w:marLeft w:val="640"/>
      <w:marRight w:val="0"/>
      <w:marTop w:val="0"/>
      <w:marBottom w:val="0"/>
      <w:divBdr>
        <w:top w:val="none" w:sz="0" w:space="0" w:color="auto"/>
        <w:left w:val="none" w:sz="0" w:space="0" w:color="auto"/>
        <w:bottom w:val="none" w:sz="0" w:space="0" w:color="auto"/>
        <w:right w:val="none" w:sz="0" w:space="0" w:color="auto"/>
      </w:divBdr>
    </w:div>
    <w:div w:id="1496726215">
      <w:marLeft w:val="640"/>
      <w:marRight w:val="0"/>
      <w:marTop w:val="0"/>
      <w:marBottom w:val="0"/>
      <w:divBdr>
        <w:top w:val="none" w:sz="0" w:space="0" w:color="auto"/>
        <w:left w:val="none" w:sz="0" w:space="0" w:color="auto"/>
        <w:bottom w:val="none" w:sz="0" w:space="0" w:color="auto"/>
        <w:right w:val="none" w:sz="0" w:space="0" w:color="auto"/>
      </w:divBdr>
    </w:div>
    <w:div w:id="1496799219">
      <w:marLeft w:val="640"/>
      <w:marRight w:val="0"/>
      <w:marTop w:val="0"/>
      <w:marBottom w:val="0"/>
      <w:divBdr>
        <w:top w:val="none" w:sz="0" w:space="0" w:color="auto"/>
        <w:left w:val="none" w:sz="0" w:space="0" w:color="auto"/>
        <w:bottom w:val="none" w:sz="0" w:space="0" w:color="auto"/>
        <w:right w:val="none" w:sz="0" w:space="0" w:color="auto"/>
      </w:divBdr>
    </w:div>
    <w:div w:id="1496800780">
      <w:marLeft w:val="640"/>
      <w:marRight w:val="0"/>
      <w:marTop w:val="0"/>
      <w:marBottom w:val="0"/>
      <w:divBdr>
        <w:top w:val="none" w:sz="0" w:space="0" w:color="auto"/>
        <w:left w:val="none" w:sz="0" w:space="0" w:color="auto"/>
        <w:bottom w:val="none" w:sz="0" w:space="0" w:color="auto"/>
        <w:right w:val="none" w:sz="0" w:space="0" w:color="auto"/>
      </w:divBdr>
    </w:div>
    <w:div w:id="1496844619">
      <w:marLeft w:val="640"/>
      <w:marRight w:val="0"/>
      <w:marTop w:val="0"/>
      <w:marBottom w:val="0"/>
      <w:divBdr>
        <w:top w:val="none" w:sz="0" w:space="0" w:color="auto"/>
        <w:left w:val="none" w:sz="0" w:space="0" w:color="auto"/>
        <w:bottom w:val="none" w:sz="0" w:space="0" w:color="auto"/>
        <w:right w:val="none" w:sz="0" w:space="0" w:color="auto"/>
      </w:divBdr>
    </w:div>
    <w:div w:id="1496872650">
      <w:marLeft w:val="640"/>
      <w:marRight w:val="0"/>
      <w:marTop w:val="0"/>
      <w:marBottom w:val="0"/>
      <w:divBdr>
        <w:top w:val="none" w:sz="0" w:space="0" w:color="auto"/>
        <w:left w:val="none" w:sz="0" w:space="0" w:color="auto"/>
        <w:bottom w:val="none" w:sz="0" w:space="0" w:color="auto"/>
        <w:right w:val="none" w:sz="0" w:space="0" w:color="auto"/>
      </w:divBdr>
    </w:div>
    <w:div w:id="1497040559">
      <w:marLeft w:val="640"/>
      <w:marRight w:val="0"/>
      <w:marTop w:val="0"/>
      <w:marBottom w:val="0"/>
      <w:divBdr>
        <w:top w:val="none" w:sz="0" w:space="0" w:color="auto"/>
        <w:left w:val="none" w:sz="0" w:space="0" w:color="auto"/>
        <w:bottom w:val="none" w:sz="0" w:space="0" w:color="auto"/>
        <w:right w:val="none" w:sz="0" w:space="0" w:color="auto"/>
      </w:divBdr>
    </w:div>
    <w:div w:id="1497065137">
      <w:marLeft w:val="480"/>
      <w:marRight w:val="0"/>
      <w:marTop w:val="0"/>
      <w:marBottom w:val="0"/>
      <w:divBdr>
        <w:top w:val="none" w:sz="0" w:space="0" w:color="auto"/>
        <w:left w:val="none" w:sz="0" w:space="0" w:color="auto"/>
        <w:bottom w:val="none" w:sz="0" w:space="0" w:color="auto"/>
        <w:right w:val="none" w:sz="0" w:space="0" w:color="auto"/>
      </w:divBdr>
    </w:div>
    <w:div w:id="1497065251">
      <w:marLeft w:val="640"/>
      <w:marRight w:val="0"/>
      <w:marTop w:val="0"/>
      <w:marBottom w:val="0"/>
      <w:divBdr>
        <w:top w:val="none" w:sz="0" w:space="0" w:color="auto"/>
        <w:left w:val="none" w:sz="0" w:space="0" w:color="auto"/>
        <w:bottom w:val="none" w:sz="0" w:space="0" w:color="auto"/>
        <w:right w:val="none" w:sz="0" w:space="0" w:color="auto"/>
      </w:divBdr>
    </w:div>
    <w:div w:id="1497068687">
      <w:marLeft w:val="640"/>
      <w:marRight w:val="0"/>
      <w:marTop w:val="0"/>
      <w:marBottom w:val="0"/>
      <w:divBdr>
        <w:top w:val="none" w:sz="0" w:space="0" w:color="auto"/>
        <w:left w:val="none" w:sz="0" w:space="0" w:color="auto"/>
        <w:bottom w:val="none" w:sz="0" w:space="0" w:color="auto"/>
        <w:right w:val="none" w:sz="0" w:space="0" w:color="auto"/>
      </w:divBdr>
    </w:div>
    <w:div w:id="1497109401">
      <w:marLeft w:val="640"/>
      <w:marRight w:val="0"/>
      <w:marTop w:val="0"/>
      <w:marBottom w:val="0"/>
      <w:divBdr>
        <w:top w:val="none" w:sz="0" w:space="0" w:color="auto"/>
        <w:left w:val="none" w:sz="0" w:space="0" w:color="auto"/>
        <w:bottom w:val="none" w:sz="0" w:space="0" w:color="auto"/>
        <w:right w:val="none" w:sz="0" w:space="0" w:color="auto"/>
      </w:divBdr>
    </w:div>
    <w:div w:id="1497110306">
      <w:marLeft w:val="640"/>
      <w:marRight w:val="0"/>
      <w:marTop w:val="0"/>
      <w:marBottom w:val="0"/>
      <w:divBdr>
        <w:top w:val="none" w:sz="0" w:space="0" w:color="auto"/>
        <w:left w:val="none" w:sz="0" w:space="0" w:color="auto"/>
        <w:bottom w:val="none" w:sz="0" w:space="0" w:color="auto"/>
        <w:right w:val="none" w:sz="0" w:space="0" w:color="auto"/>
      </w:divBdr>
    </w:div>
    <w:div w:id="1497261957">
      <w:marLeft w:val="640"/>
      <w:marRight w:val="0"/>
      <w:marTop w:val="0"/>
      <w:marBottom w:val="0"/>
      <w:divBdr>
        <w:top w:val="none" w:sz="0" w:space="0" w:color="auto"/>
        <w:left w:val="none" w:sz="0" w:space="0" w:color="auto"/>
        <w:bottom w:val="none" w:sz="0" w:space="0" w:color="auto"/>
        <w:right w:val="none" w:sz="0" w:space="0" w:color="auto"/>
      </w:divBdr>
    </w:div>
    <w:div w:id="1497266030">
      <w:marLeft w:val="640"/>
      <w:marRight w:val="0"/>
      <w:marTop w:val="0"/>
      <w:marBottom w:val="0"/>
      <w:divBdr>
        <w:top w:val="none" w:sz="0" w:space="0" w:color="auto"/>
        <w:left w:val="none" w:sz="0" w:space="0" w:color="auto"/>
        <w:bottom w:val="none" w:sz="0" w:space="0" w:color="auto"/>
        <w:right w:val="none" w:sz="0" w:space="0" w:color="auto"/>
      </w:divBdr>
    </w:div>
    <w:div w:id="1497306306">
      <w:marLeft w:val="640"/>
      <w:marRight w:val="0"/>
      <w:marTop w:val="0"/>
      <w:marBottom w:val="0"/>
      <w:divBdr>
        <w:top w:val="none" w:sz="0" w:space="0" w:color="auto"/>
        <w:left w:val="none" w:sz="0" w:space="0" w:color="auto"/>
        <w:bottom w:val="none" w:sz="0" w:space="0" w:color="auto"/>
        <w:right w:val="none" w:sz="0" w:space="0" w:color="auto"/>
      </w:divBdr>
    </w:div>
    <w:div w:id="1497308324">
      <w:marLeft w:val="640"/>
      <w:marRight w:val="0"/>
      <w:marTop w:val="0"/>
      <w:marBottom w:val="0"/>
      <w:divBdr>
        <w:top w:val="none" w:sz="0" w:space="0" w:color="auto"/>
        <w:left w:val="none" w:sz="0" w:space="0" w:color="auto"/>
        <w:bottom w:val="none" w:sz="0" w:space="0" w:color="auto"/>
        <w:right w:val="none" w:sz="0" w:space="0" w:color="auto"/>
      </w:divBdr>
    </w:div>
    <w:div w:id="1497501900">
      <w:marLeft w:val="640"/>
      <w:marRight w:val="0"/>
      <w:marTop w:val="0"/>
      <w:marBottom w:val="0"/>
      <w:divBdr>
        <w:top w:val="none" w:sz="0" w:space="0" w:color="auto"/>
        <w:left w:val="none" w:sz="0" w:space="0" w:color="auto"/>
        <w:bottom w:val="none" w:sz="0" w:space="0" w:color="auto"/>
        <w:right w:val="none" w:sz="0" w:space="0" w:color="auto"/>
      </w:divBdr>
    </w:div>
    <w:div w:id="1497529792">
      <w:marLeft w:val="640"/>
      <w:marRight w:val="0"/>
      <w:marTop w:val="0"/>
      <w:marBottom w:val="0"/>
      <w:divBdr>
        <w:top w:val="none" w:sz="0" w:space="0" w:color="auto"/>
        <w:left w:val="none" w:sz="0" w:space="0" w:color="auto"/>
        <w:bottom w:val="none" w:sz="0" w:space="0" w:color="auto"/>
        <w:right w:val="none" w:sz="0" w:space="0" w:color="auto"/>
      </w:divBdr>
    </w:div>
    <w:div w:id="1497645994">
      <w:marLeft w:val="640"/>
      <w:marRight w:val="0"/>
      <w:marTop w:val="0"/>
      <w:marBottom w:val="0"/>
      <w:divBdr>
        <w:top w:val="none" w:sz="0" w:space="0" w:color="auto"/>
        <w:left w:val="none" w:sz="0" w:space="0" w:color="auto"/>
        <w:bottom w:val="none" w:sz="0" w:space="0" w:color="auto"/>
        <w:right w:val="none" w:sz="0" w:space="0" w:color="auto"/>
      </w:divBdr>
    </w:div>
    <w:div w:id="1497646197">
      <w:marLeft w:val="640"/>
      <w:marRight w:val="0"/>
      <w:marTop w:val="0"/>
      <w:marBottom w:val="0"/>
      <w:divBdr>
        <w:top w:val="none" w:sz="0" w:space="0" w:color="auto"/>
        <w:left w:val="none" w:sz="0" w:space="0" w:color="auto"/>
        <w:bottom w:val="none" w:sz="0" w:space="0" w:color="auto"/>
        <w:right w:val="none" w:sz="0" w:space="0" w:color="auto"/>
      </w:divBdr>
    </w:div>
    <w:div w:id="1497719625">
      <w:marLeft w:val="640"/>
      <w:marRight w:val="0"/>
      <w:marTop w:val="0"/>
      <w:marBottom w:val="0"/>
      <w:divBdr>
        <w:top w:val="none" w:sz="0" w:space="0" w:color="auto"/>
        <w:left w:val="none" w:sz="0" w:space="0" w:color="auto"/>
        <w:bottom w:val="none" w:sz="0" w:space="0" w:color="auto"/>
        <w:right w:val="none" w:sz="0" w:space="0" w:color="auto"/>
      </w:divBdr>
    </w:div>
    <w:div w:id="1497722142">
      <w:marLeft w:val="640"/>
      <w:marRight w:val="0"/>
      <w:marTop w:val="0"/>
      <w:marBottom w:val="0"/>
      <w:divBdr>
        <w:top w:val="none" w:sz="0" w:space="0" w:color="auto"/>
        <w:left w:val="none" w:sz="0" w:space="0" w:color="auto"/>
        <w:bottom w:val="none" w:sz="0" w:space="0" w:color="auto"/>
        <w:right w:val="none" w:sz="0" w:space="0" w:color="auto"/>
      </w:divBdr>
    </w:div>
    <w:div w:id="1497724397">
      <w:marLeft w:val="640"/>
      <w:marRight w:val="0"/>
      <w:marTop w:val="0"/>
      <w:marBottom w:val="0"/>
      <w:divBdr>
        <w:top w:val="none" w:sz="0" w:space="0" w:color="auto"/>
        <w:left w:val="none" w:sz="0" w:space="0" w:color="auto"/>
        <w:bottom w:val="none" w:sz="0" w:space="0" w:color="auto"/>
        <w:right w:val="none" w:sz="0" w:space="0" w:color="auto"/>
      </w:divBdr>
    </w:div>
    <w:div w:id="1497841973">
      <w:marLeft w:val="640"/>
      <w:marRight w:val="0"/>
      <w:marTop w:val="0"/>
      <w:marBottom w:val="0"/>
      <w:divBdr>
        <w:top w:val="none" w:sz="0" w:space="0" w:color="auto"/>
        <w:left w:val="none" w:sz="0" w:space="0" w:color="auto"/>
        <w:bottom w:val="none" w:sz="0" w:space="0" w:color="auto"/>
        <w:right w:val="none" w:sz="0" w:space="0" w:color="auto"/>
      </w:divBdr>
    </w:div>
    <w:div w:id="1497845321">
      <w:marLeft w:val="640"/>
      <w:marRight w:val="0"/>
      <w:marTop w:val="0"/>
      <w:marBottom w:val="0"/>
      <w:divBdr>
        <w:top w:val="none" w:sz="0" w:space="0" w:color="auto"/>
        <w:left w:val="none" w:sz="0" w:space="0" w:color="auto"/>
        <w:bottom w:val="none" w:sz="0" w:space="0" w:color="auto"/>
        <w:right w:val="none" w:sz="0" w:space="0" w:color="auto"/>
      </w:divBdr>
    </w:div>
    <w:div w:id="1497914626">
      <w:marLeft w:val="640"/>
      <w:marRight w:val="0"/>
      <w:marTop w:val="0"/>
      <w:marBottom w:val="0"/>
      <w:divBdr>
        <w:top w:val="none" w:sz="0" w:space="0" w:color="auto"/>
        <w:left w:val="none" w:sz="0" w:space="0" w:color="auto"/>
        <w:bottom w:val="none" w:sz="0" w:space="0" w:color="auto"/>
        <w:right w:val="none" w:sz="0" w:space="0" w:color="auto"/>
      </w:divBdr>
    </w:div>
    <w:div w:id="1497921916">
      <w:marLeft w:val="640"/>
      <w:marRight w:val="0"/>
      <w:marTop w:val="0"/>
      <w:marBottom w:val="0"/>
      <w:divBdr>
        <w:top w:val="none" w:sz="0" w:space="0" w:color="auto"/>
        <w:left w:val="none" w:sz="0" w:space="0" w:color="auto"/>
        <w:bottom w:val="none" w:sz="0" w:space="0" w:color="auto"/>
        <w:right w:val="none" w:sz="0" w:space="0" w:color="auto"/>
      </w:divBdr>
    </w:div>
    <w:div w:id="1497962898">
      <w:marLeft w:val="640"/>
      <w:marRight w:val="0"/>
      <w:marTop w:val="0"/>
      <w:marBottom w:val="0"/>
      <w:divBdr>
        <w:top w:val="none" w:sz="0" w:space="0" w:color="auto"/>
        <w:left w:val="none" w:sz="0" w:space="0" w:color="auto"/>
        <w:bottom w:val="none" w:sz="0" w:space="0" w:color="auto"/>
        <w:right w:val="none" w:sz="0" w:space="0" w:color="auto"/>
      </w:divBdr>
    </w:div>
    <w:div w:id="1497989108">
      <w:marLeft w:val="640"/>
      <w:marRight w:val="0"/>
      <w:marTop w:val="0"/>
      <w:marBottom w:val="0"/>
      <w:divBdr>
        <w:top w:val="none" w:sz="0" w:space="0" w:color="auto"/>
        <w:left w:val="none" w:sz="0" w:space="0" w:color="auto"/>
        <w:bottom w:val="none" w:sz="0" w:space="0" w:color="auto"/>
        <w:right w:val="none" w:sz="0" w:space="0" w:color="auto"/>
      </w:divBdr>
    </w:div>
    <w:div w:id="1498224761">
      <w:marLeft w:val="640"/>
      <w:marRight w:val="0"/>
      <w:marTop w:val="0"/>
      <w:marBottom w:val="0"/>
      <w:divBdr>
        <w:top w:val="none" w:sz="0" w:space="0" w:color="auto"/>
        <w:left w:val="none" w:sz="0" w:space="0" w:color="auto"/>
        <w:bottom w:val="none" w:sz="0" w:space="0" w:color="auto"/>
        <w:right w:val="none" w:sz="0" w:space="0" w:color="auto"/>
      </w:divBdr>
    </w:div>
    <w:div w:id="1498230226">
      <w:marLeft w:val="640"/>
      <w:marRight w:val="0"/>
      <w:marTop w:val="0"/>
      <w:marBottom w:val="0"/>
      <w:divBdr>
        <w:top w:val="none" w:sz="0" w:space="0" w:color="auto"/>
        <w:left w:val="none" w:sz="0" w:space="0" w:color="auto"/>
        <w:bottom w:val="none" w:sz="0" w:space="0" w:color="auto"/>
        <w:right w:val="none" w:sz="0" w:space="0" w:color="auto"/>
      </w:divBdr>
    </w:div>
    <w:div w:id="1498300173">
      <w:marLeft w:val="640"/>
      <w:marRight w:val="0"/>
      <w:marTop w:val="0"/>
      <w:marBottom w:val="0"/>
      <w:divBdr>
        <w:top w:val="none" w:sz="0" w:space="0" w:color="auto"/>
        <w:left w:val="none" w:sz="0" w:space="0" w:color="auto"/>
        <w:bottom w:val="none" w:sz="0" w:space="0" w:color="auto"/>
        <w:right w:val="none" w:sz="0" w:space="0" w:color="auto"/>
      </w:divBdr>
    </w:div>
    <w:div w:id="1498301508">
      <w:marLeft w:val="640"/>
      <w:marRight w:val="0"/>
      <w:marTop w:val="0"/>
      <w:marBottom w:val="0"/>
      <w:divBdr>
        <w:top w:val="none" w:sz="0" w:space="0" w:color="auto"/>
        <w:left w:val="none" w:sz="0" w:space="0" w:color="auto"/>
        <w:bottom w:val="none" w:sz="0" w:space="0" w:color="auto"/>
        <w:right w:val="none" w:sz="0" w:space="0" w:color="auto"/>
      </w:divBdr>
    </w:div>
    <w:div w:id="1498302016">
      <w:marLeft w:val="640"/>
      <w:marRight w:val="0"/>
      <w:marTop w:val="0"/>
      <w:marBottom w:val="0"/>
      <w:divBdr>
        <w:top w:val="none" w:sz="0" w:space="0" w:color="auto"/>
        <w:left w:val="none" w:sz="0" w:space="0" w:color="auto"/>
        <w:bottom w:val="none" w:sz="0" w:space="0" w:color="auto"/>
        <w:right w:val="none" w:sz="0" w:space="0" w:color="auto"/>
      </w:divBdr>
    </w:div>
    <w:div w:id="1498307037">
      <w:marLeft w:val="640"/>
      <w:marRight w:val="0"/>
      <w:marTop w:val="0"/>
      <w:marBottom w:val="0"/>
      <w:divBdr>
        <w:top w:val="none" w:sz="0" w:space="0" w:color="auto"/>
        <w:left w:val="none" w:sz="0" w:space="0" w:color="auto"/>
        <w:bottom w:val="none" w:sz="0" w:space="0" w:color="auto"/>
        <w:right w:val="none" w:sz="0" w:space="0" w:color="auto"/>
      </w:divBdr>
    </w:div>
    <w:div w:id="1498375213">
      <w:marLeft w:val="640"/>
      <w:marRight w:val="0"/>
      <w:marTop w:val="0"/>
      <w:marBottom w:val="0"/>
      <w:divBdr>
        <w:top w:val="none" w:sz="0" w:space="0" w:color="auto"/>
        <w:left w:val="none" w:sz="0" w:space="0" w:color="auto"/>
        <w:bottom w:val="none" w:sz="0" w:space="0" w:color="auto"/>
        <w:right w:val="none" w:sz="0" w:space="0" w:color="auto"/>
      </w:divBdr>
    </w:div>
    <w:div w:id="1498378146">
      <w:marLeft w:val="640"/>
      <w:marRight w:val="0"/>
      <w:marTop w:val="0"/>
      <w:marBottom w:val="0"/>
      <w:divBdr>
        <w:top w:val="none" w:sz="0" w:space="0" w:color="auto"/>
        <w:left w:val="none" w:sz="0" w:space="0" w:color="auto"/>
        <w:bottom w:val="none" w:sz="0" w:space="0" w:color="auto"/>
        <w:right w:val="none" w:sz="0" w:space="0" w:color="auto"/>
      </w:divBdr>
    </w:div>
    <w:div w:id="1498496057">
      <w:marLeft w:val="640"/>
      <w:marRight w:val="0"/>
      <w:marTop w:val="0"/>
      <w:marBottom w:val="0"/>
      <w:divBdr>
        <w:top w:val="none" w:sz="0" w:space="0" w:color="auto"/>
        <w:left w:val="none" w:sz="0" w:space="0" w:color="auto"/>
        <w:bottom w:val="none" w:sz="0" w:space="0" w:color="auto"/>
        <w:right w:val="none" w:sz="0" w:space="0" w:color="auto"/>
      </w:divBdr>
    </w:div>
    <w:div w:id="1498500002">
      <w:marLeft w:val="640"/>
      <w:marRight w:val="0"/>
      <w:marTop w:val="0"/>
      <w:marBottom w:val="0"/>
      <w:divBdr>
        <w:top w:val="none" w:sz="0" w:space="0" w:color="auto"/>
        <w:left w:val="none" w:sz="0" w:space="0" w:color="auto"/>
        <w:bottom w:val="none" w:sz="0" w:space="0" w:color="auto"/>
        <w:right w:val="none" w:sz="0" w:space="0" w:color="auto"/>
      </w:divBdr>
    </w:div>
    <w:div w:id="1498571221">
      <w:marLeft w:val="640"/>
      <w:marRight w:val="0"/>
      <w:marTop w:val="0"/>
      <w:marBottom w:val="0"/>
      <w:divBdr>
        <w:top w:val="none" w:sz="0" w:space="0" w:color="auto"/>
        <w:left w:val="none" w:sz="0" w:space="0" w:color="auto"/>
        <w:bottom w:val="none" w:sz="0" w:space="0" w:color="auto"/>
        <w:right w:val="none" w:sz="0" w:space="0" w:color="auto"/>
      </w:divBdr>
    </w:div>
    <w:div w:id="1498689669">
      <w:marLeft w:val="640"/>
      <w:marRight w:val="0"/>
      <w:marTop w:val="0"/>
      <w:marBottom w:val="0"/>
      <w:divBdr>
        <w:top w:val="none" w:sz="0" w:space="0" w:color="auto"/>
        <w:left w:val="none" w:sz="0" w:space="0" w:color="auto"/>
        <w:bottom w:val="none" w:sz="0" w:space="0" w:color="auto"/>
        <w:right w:val="none" w:sz="0" w:space="0" w:color="auto"/>
      </w:divBdr>
    </w:div>
    <w:div w:id="1498690551">
      <w:marLeft w:val="640"/>
      <w:marRight w:val="0"/>
      <w:marTop w:val="0"/>
      <w:marBottom w:val="0"/>
      <w:divBdr>
        <w:top w:val="none" w:sz="0" w:space="0" w:color="auto"/>
        <w:left w:val="none" w:sz="0" w:space="0" w:color="auto"/>
        <w:bottom w:val="none" w:sz="0" w:space="0" w:color="auto"/>
        <w:right w:val="none" w:sz="0" w:space="0" w:color="auto"/>
      </w:divBdr>
    </w:div>
    <w:div w:id="1498765440">
      <w:marLeft w:val="640"/>
      <w:marRight w:val="0"/>
      <w:marTop w:val="0"/>
      <w:marBottom w:val="0"/>
      <w:divBdr>
        <w:top w:val="none" w:sz="0" w:space="0" w:color="auto"/>
        <w:left w:val="none" w:sz="0" w:space="0" w:color="auto"/>
        <w:bottom w:val="none" w:sz="0" w:space="0" w:color="auto"/>
        <w:right w:val="none" w:sz="0" w:space="0" w:color="auto"/>
      </w:divBdr>
    </w:div>
    <w:div w:id="1498811723">
      <w:marLeft w:val="480"/>
      <w:marRight w:val="0"/>
      <w:marTop w:val="0"/>
      <w:marBottom w:val="0"/>
      <w:divBdr>
        <w:top w:val="none" w:sz="0" w:space="0" w:color="auto"/>
        <w:left w:val="none" w:sz="0" w:space="0" w:color="auto"/>
        <w:bottom w:val="none" w:sz="0" w:space="0" w:color="auto"/>
        <w:right w:val="none" w:sz="0" w:space="0" w:color="auto"/>
      </w:divBdr>
    </w:div>
    <w:div w:id="1498886262">
      <w:marLeft w:val="640"/>
      <w:marRight w:val="0"/>
      <w:marTop w:val="0"/>
      <w:marBottom w:val="0"/>
      <w:divBdr>
        <w:top w:val="none" w:sz="0" w:space="0" w:color="auto"/>
        <w:left w:val="none" w:sz="0" w:space="0" w:color="auto"/>
        <w:bottom w:val="none" w:sz="0" w:space="0" w:color="auto"/>
        <w:right w:val="none" w:sz="0" w:space="0" w:color="auto"/>
      </w:divBdr>
    </w:div>
    <w:div w:id="1498956041">
      <w:marLeft w:val="640"/>
      <w:marRight w:val="0"/>
      <w:marTop w:val="0"/>
      <w:marBottom w:val="0"/>
      <w:divBdr>
        <w:top w:val="none" w:sz="0" w:space="0" w:color="auto"/>
        <w:left w:val="none" w:sz="0" w:space="0" w:color="auto"/>
        <w:bottom w:val="none" w:sz="0" w:space="0" w:color="auto"/>
        <w:right w:val="none" w:sz="0" w:space="0" w:color="auto"/>
      </w:divBdr>
    </w:div>
    <w:div w:id="1499031376">
      <w:marLeft w:val="640"/>
      <w:marRight w:val="0"/>
      <w:marTop w:val="0"/>
      <w:marBottom w:val="0"/>
      <w:divBdr>
        <w:top w:val="none" w:sz="0" w:space="0" w:color="auto"/>
        <w:left w:val="none" w:sz="0" w:space="0" w:color="auto"/>
        <w:bottom w:val="none" w:sz="0" w:space="0" w:color="auto"/>
        <w:right w:val="none" w:sz="0" w:space="0" w:color="auto"/>
      </w:divBdr>
    </w:div>
    <w:div w:id="1499031800">
      <w:marLeft w:val="640"/>
      <w:marRight w:val="0"/>
      <w:marTop w:val="0"/>
      <w:marBottom w:val="0"/>
      <w:divBdr>
        <w:top w:val="none" w:sz="0" w:space="0" w:color="auto"/>
        <w:left w:val="none" w:sz="0" w:space="0" w:color="auto"/>
        <w:bottom w:val="none" w:sz="0" w:space="0" w:color="auto"/>
        <w:right w:val="none" w:sz="0" w:space="0" w:color="auto"/>
      </w:divBdr>
    </w:div>
    <w:div w:id="1499032933">
      <w:marLeft w:val="640"/>
      <w:marRight w:val="0"/>
      <w:marTop w:val="0"/>
      <w:marBottom w:val="0"/>
      <w:divBdr>
        <w:top w:val="none" w:sz="0" w:space="0" w:color="auto"/>
        <w:left w:val="none" w:sz="0" w:space="0" w:color="auto"/>
        <w:bottom w:val="none" w:sz="0" w:space="0" w:color="auto"/>
        <w:right w:val="none" w:sz="0" w:space="0" w:color="auto"/>
      </w:divBdr>
    </w:div>
    <w:div w:id="1499032941">
      <w:marLeft w:val="640"/>
      <w:marRight w:val="0"/>
      <w:marTop w:val="0"/>
      <w:marBottom w:val="0"/>
      <w:divBdr>
        <w:top w:val="none" w:sz="0" w:space="0" w:color="auto"/>
        <w:left w:val="none" w:sz="0" w:space="0" w:color="auto"/>
        <w:bottom w:val="none" w:sz="0" w:space="0" w:color="auto"/>
        <w:right w:val="none" w:sz="0" w:space="0" w:color="auto"/>
      </w:divBdr>
    </w:div>
    <w:div w:id="1499073907">
      <w:marLeft w:val="640"/>
      <w:marRight w:val="0"/>
      <w:marTop w:val="0"/>
      <w:marBottom w:val="0"/>
      <w:divBdr>
        <w:top w:val="none" w:sz="0" w:space="0" w:color="auto"/>
        <w:left w:val="none" w:sz="0" w:space="0" w:color="auto"/>
        <w:bottom w:val="none" w:sz="0" w:space="0" w:color="auto"/>
        <w:right w:val="none" w:sz="0" w:space="0" w:color="auto"/>
      </w:divBdr>
    </w:div>
    <w:div w:id="1499150127">
      <w:marLeft w:val="640"/>
      <w:marRight w:val="0"/>
      <w:marTop w:val="0"/>
      <w:marBottom w:val="0"/>
      <w:divBdr>
        <w:top w:val="none" w:sz="0" w:space="0" w:color="auto"/>
        <w:left w:val="none" w:sz="0" w:space="0" w:color="auto"/>
        <w:bottom w:val="none" w:sz="0" w:space="0" w:color="auto"/>
        <w:right w:val="none" w:sz="0" w:space="0" w:color="auto"/>
      </w:divBdr>
    </w:div>
    <w:div w:id="1499156761">
      <w:marLeft w:val="640"/>
      <w:marRight w:val="0"/>
      <w:marTop w:val="0"/>
      <w:marBottom w:val="0"/>
      <w:divBdr>
        <w:top w:val="none" w:sz="0" w:space="0" w:color="auto"/>
        <w:left w:val="none" w:sz="0" w:space="0" w:color="auto"/>
        <w:bottom w:val="none" w:sz="0" w:space="0" w:color="auto"/>
        <w:right w:val="none" w:sz="0" w:space="0" w:color="auto"/>
      </w:divBdr>
    </w:div>
    <w:div w:id="1499157518">
      <w:marLeft w:val="640"/>
      <w:marRight w:val="0"/>
      <w:marTop w:val="0"/>
      <w:marBottom w:val="0"/>
      <w:divBdr>
        <w:top w:val="none" w:sz="0" w:space="0" w:color="auto"/>
        <w:left w:val="none" w:sz="0" w:space="0" w:color="auto"/>
        <w:bottom w:val="none" w:sz="0" w:space="0" w:color="auto"/>
        <w:right w:val="none" w:sz="0" w:space="0" w:color="auto"/>
      </w:divBdr>
    </w:div>
    <w:div w:id="1499225795">
      <w:marLeft w:val="640"/>
      <w:marRight w:val="0"/>
      <w:marTop w:val="0"/>
      <w:marBottom w:val="0"/>
      <w:divBdr>
        <w:top w:val="none" w:sz="0" w:space="0" w:color="auto"/>
        <w:left w:val="none" w:sz="0" w:space="0" w:color="auto"/>
        <w:bottom w:val="none" w:sz="0" w:space="0" w:color="auto"/>
        <w:right w:val="none" w:sz="0" w:space="0" w:color="auto"/>
      </w:divBdr>
    </w:div>
    <w:div w:id="1499229076">
      <w:marLeft w:val="640"/>
      <w:marRight w:val="0"/>
      <w:marTop w:val="0"/>
      <w:marBottom w:val="0"/>
      <w:divBdr>
        <w:top w:val="none" w:sz="0" w:space="0" w:color="auto"/>
        <w:left w:val="none" w:sz="0" w:space="0" w:color="auto"/>
        <w:bottom w:val="none" w:sz="0" w:space="0" w:color="auto"/>
        <w:right w:val="none" w:sz="0" w:space="0" w:color="auto"/>
      </w:divBdr>
    </w:div>
    <w:div w:id="1499270187">
      <w:marLeft w:val="640"/>
      <w:marRight w:val="0"/>
      <w:marTop w:val="0"/>
      <w:marBottom w:val="0"/>
      <w:divBdr>
        <w:top w:val="none" w:sz="0" w:space="0" w:color="auto"/>
        <w:left w:val="none" w:sz="0" w:space="0" w:color="auto"/>
        <w:bottom w:val="none" w:sz="0" w:space="0" w:color="auto"/>
        <w:right w:val="none" w:sz="0" w:space="0" w:color="auto"/>
      </w:divBdr>
    </w:div>
    <w:div w:id="1499272309">
      <w:marLeft w:val="640"/>
      <w:marRight w:val="0"/>
      <w:marTop w:val="0"/>
      <w:marBottom w:val="0"/>
      <w:divBdr>
        <w:top w:val="none" w:sz="0" w:space="0" w:color="auto"/>
        <w:left w:val="none" w:sz="0" w:space="0" w:color="auto"/>
        <w:bottom w:val="none" w:sz="0" w:space="0" w:color="auto"/>
        <w:right w:val="none" w:sz="0" w:space="0" w:color="auto"/>
      </w:divBdr>
    </w:div>
    <w:div w:id="1499274116">
      <w:marLeft w:val="640"/>
      <w:marRight w:val="0"/>
      <w:marTop w:val="0"/>
      <w:marBottom w:val="0"/>
      <w:divBdr>
        <w:top w:val="none" w:sz="0" w:space="0" w:color="auto"/>
        <w:left w:val="none" w:sz="0" w:space="0" w:color="auto"/>
        <w:bottom w:val="none" w:sz="0" w:space="0" w:color="auto"/>
        <w:right w:val="none" w:sz="0" w:space="0" w:color="auto"/>
      </w:divBdr>
    </w:div>
    <w:div w:id="1499345286">
      <w:marLeft w:val="640"/>
      <w:marRight w:val="0"/>
      <w:marTop w:val="0"/>
      <w:marBottom w:val="0"/>
      <w:divBdr>
        <w:top w:val="none" w:sz="0" w:space="0" w:color="auto"/>
        <w:left w:val="none" w:sz="0" w:space="0" w:color="auto"/>
        <w:bottom w:val="none" w:sz="0" w:space="0" w:color="auto"/>
        <w:right w:val="none" w:sz="0" w:space="0" w:color="auto"/>
      </w:divBdr>
    </w:div>
    <w:div w:id="1499540065">
      <w:marLeft w:val="640"/>
      <w:marRight w:val="0"/>
      <w:marTop w:val="0"/>
      <w:marBottom w:val="0"/>
      <w:divBdr>
        <w:top w:val="none" w:sz="0" w:space="0" w:color="auto"/>
        <w:left w:val="none" w:sz="0" w:space="0" w:color="auto"/>
        <w:bottom w:val="none" w:sz="0" w:space="0" w:color="auto"/>
        <w:right w:val="none" w:sz="0" w:space="0" w:color="auto"/>
      </w:divBdr>
    </w:div>
    <w:div w:id="1499540244">
      <w:marLeft w:val="640"/>
      <w:marRight w:val="0"/>
      <w:marTop w:val="0"/>
      <w:marBottom w:val="0"/>
      <w:divBdr>
        <w:top w:val="none" w:sz="0" w:space="0" w:color="auto"/>
        <w:left w:val="none" w:sz="0" w:space="0" w:color="auto"/>
        <w:bottom w:val="none" w:sz="0" w:space="0" w:color="auto"/>
        <w:right w:val="none" w:sz="0" w:space="0" w:color="auto"/>
      </w:divBdr>
    </w:div>
    <w:div w:id="1499808992">
      <w:marLeft w:val="640"/>
      <w:marRight w:val="0"/>
      <w:marTop w:val="0"/>
      <w:marBottom w:val="0"/>
      <w:divBdr>
        <w:top w:val="none" w:sz="0" w:space="0" w:color="auto"/>
        <w:left w:val="none" w:sz="0" w:space="0" w:color="auto"/>
        <w:bottom w:val="none" w:sz="0" w:space="0" w:color="auto"/>
        <w:right w:val="none" w:sz="0" w:space="0" w:color="auto"/>
      </w:divBdr>
    </w:div>
    <w:div w:id="1499882757">
      <w:marLeft w:val="640"/>
      <w:marRight w:val="0"/>
      <w:marTop w:val="0"/>
      <w:marBottom w:val="0"/>
      <w:divBdr>
        <w:top w:val="none" w:sz="0" w:space="0" w:color="auto"/>
        <w:left w:val="none" w:sz="0" w:space="0" w:color="auto"/>
        <w:bottom w:val="none" w:sz="0" w:space="0" w:color="auto"/>
        <w:right w:val="none" w:sz="0" w:space="0" w:color="auto"/>
      </w:divBdr>
    </w:div>
    <w:div w:id="1499887325">
      <w:marLeft w:val="640"/>
      <w:marRight w:val="0"/>
      <w:marTop w:val="0"/>
      <w:marBottom w:val="0"/>
      <w:divBdr>
        <w:top w:val="none" w:sz="0" w:space="0" w:color="auto"/>
        <w:left w:val="none" w:sz="0" w:space="0" w:color="auto"/>
        <w:bottom w:val="none" w:sz="0" w:space="0" w:color="auto"/>
        <w:right w:val="none" w:sz="0" w:space="0" w:color="auto"/>
      </w:divBdr>
    </w:div>
    <w:div w:id="1500079681">
      <w:marLeft w:val="640"/>
      <w:marRight w:val="0"/>
      <w:marTop w:val="0"/>
      <w:marBottom w:val="0"/>
      <w:divBdr>
        <w:top w:val="none" w:sz="0" w:space="0" w:color="auto"/>
        <w:left w:val="none" w:sz="0" w:space="0" w:color="auto"/>
        <w:bottom w:val="none" w:sz="0" w:space="0" w:color="auto"/>
        <w:right w:val="none" w:sz="0" w:space="0" w:color="auto"/>
      </w:divBdr>
    </w:div>
    <w:div w:id="1500080237">
      <w:marLeft w:val="640"/>
      <w:marRight w:val="0"/>
      <w:marTop w:val="0"/>
      <w:marBottom w:val="0"/>
      <w:divBdr>
        <w:top w:val="none" w:sz="0" w:space="0" w:color="auto"/>
        <w:left w:val="none" w:sz="0" w:space="0" w:color="auto"/>
        <w:bottom w:val="none" w:sz="0" w:space="0" w:color="auto"/>
        <w:right w:val="none" w:sz="0" w:space="0" w:color="auto"/>
      </w:divBdr>
    </w:div>
    <w:div w:id="1500151004">
      <w:marLeft w:val="640"/>
      <w:marRight w:val="0"/>
      <w:marTop w:val="0"/>
      <w:marBottom w:val="0"/>
      <w:divBdr>
        <w:top w:val="none" w:sz="0" w:space="0" w:color="auto"/>
        <w:left w:val="none" w:sz="0" w:space="0" w:color="auto"/>
        <w:bottom w:val="none" w:sz="0" w:space="0" w:color="auto"/>
        <w:right w:val="none" w:sz="0" w:space="0" w:color="auto"/>
      </w:divBdr>
    </w:div>
    <w:div w:id="1500191906">
      <w:marLeft w:val="640"/>
      <w:marRight w:val="0"/>
      <w:marTop w:val="0"/>
      <w:marBottom w:val="0"/>
      <w:divBdr>
        <w:top w:val="none" w:sz="0" w:space="0" w:color="auto"/>
        <w:left w:val="none" w:sz="0" w:space="0" w:color="auto"/>
        <w:bottom w:val="none" w:sz="0" w:space="0" w:color="auto"/>
        <w:right w:val="none" w:sz="0" w:space="0" w:color="auto"/>
      </w:divBdr>
    </w:div>
    <w:div w:id="1500193742">
      <w:marLeft w:val="640"/>
      <w:marRight w:val="0"/>
      <w:marTop w:val="0"/>
      <w:marBottom w:val="0"/>
      <w:divBdr>
        <w:top w:val="none" w:sz="0" w:space="0" w:color="auto"/>
        <w:left w:val="none" w:sz="0" w:space="0" w:color="auto"/>
        <w:bottom w:val="none" w:sz="0" w:space="0" w:color="auto"/>
        <w:right w:val="none" w:sz="0" w:space="0" w:color="auto"/>
      </w:divBdr>
    </w:div>
    <w:div w:id="1500387722">
      <w:marLeft w:val="640"/>
      <w:marRight w:val="0"/>
      <w:marTop w:val="0"/>
      <w:marBottom w:val="0"/>
      <w:divBdr>
        <w:top w:val="none" w:sz="0" w:space="0" w:color="auto"/>
        <w:left w:val="none" w:sz="0" w:space="0" w:color="auto"/>
        <w:bottom w:val="none" w:sz="0" w:space="0" w:color="auto"/>
        <w:right w:val="none" w:sz="0" w:space="0" w:color="auto"/>
      </w:divBdr>
    </w:div>
    <w:div w:id="1500389851">
      <w:marLeft w:val="640"/>
      <w:marRight w:val="0"/>
      <w:marTop w:val="0"/>
      <w:marBottom w:val="0"/>
      <w:divBdr>
        <w:top w:val="none" w:sz="0" w:space="0" w:color="auto"/>
        <w:left w:val="none" w:sz="0" w:space="0" w:color="auto"/>
        <w:bottom w:val="none" w:sz="0" w:space="0" w:color="auto"/>
        <w:right w:val="none" w:sz="0" w:space="0" w:color="auto"/>
      </w:divBdr>
    </w:div>
    <w:div w:id="1500391884">
      <w:marLeft w:val="640"/>
      <w:marRight w:val="0"/>
      <w:marTop w:val="0"/>
      <w:marBottom w:val="0"/>
      <w:divBdr>
        <w:top w:val="none" w:sz="0" w:space="0" w:color="auto"/>
        <w:left w:val="none" w:sz="0" w:space="0" w:color="auto"/>
        <w:bottom w:val="none" w:sz="0" w:space="0" w:color="auto"/>
        <w:right w:val="none" w:sz="0" w:space="0" w:color="auto"/>
      </w:divBdr>
    </w:div>
    <w:div w:id="1500466895">
      <w:marLeft w:val="640"/>
      <w:marRight w:val="0"/>
      <w:marTop w:val="0"/>
      <w:marBottom w:val="0"/>
      <w:divBdr>
        <w:top w:val="none" w:sz="0" w:space="0" w:color="auto"/>
        <w:left w:val="none" w:sz="0" w:space="0" w:color="auto"/>
        <w:bottom w:val="none" w:sz="0" w:space="0" w:color="auto"/>
        <w:right w:val="none" w:sz="0" w:space="0" w:color="auto"/>
      </w:divBdr>
    </w:div>
    <w:div w:id="1500538721">
      <w:marLeft w:val="640"/>
      <w:marRight w:val="0"/>
      <w:marTop w:val="0"/>
      <w:marBottom w:val="0"/>
      <w:divBdr>
        <w:top w:val="none" w:sz="0" w:space="0" w:color="auto"/>
        <w:left w:val="none" w:sz="0" w:space="0" w:color="auto"/>
        <w:bottom w:val="none" w:sz="0" w:space="0" w:color="auto"/>
        <w:right w:val="none" w:sz="0" w:space="0" w:color="auto"/>
      </w:divBdr>
    </w:div>
    <w:div w:id="1500578993">
      <w:marLeft w:val="640"/>
      <w:marRight w:val="0"/>
      <w:marTop w:val="0"/>
      <w:marBottom w:val="0"/>
      <w:divBdr>
        <w:top w:val="none" w:sz="0" w:space="0" w:color="auto"/>
        <w:left w:val="none" w:sz="0" w:space="0" w:color="auto"/>
        <w:bottom w:val="none" w:sz="0" w:space="0" w:color="auto"/>
        <w:right w:val="none" w:sz="0" w:space="0" w:color="auto"/>
      </w:divBdr>
    </w:div>
    <w:div w:id="1500579629">
      <w:marLeft w:val="640"/>
      <w:marRight w:val="0"/>
      <w:marTop w:val="0"/>
      <w:marBottom w:val="0"/>
      <w:divBdr>
        <w:top w:val="none" w:sz="0" w:space="0" w:color="auto"/>
        <w:left w:val="none" w:sz="0" w:space="0" w:color="auto"/>
        <w:bottom w:val="none" w:sz="0" w:space="0" w:color="auto"/>
        <w:right w:val="none" w:sz="0" w:space="0" w:color="auto"/>
      </w:divBdr>
    </w:div>
    <w:div w:id="1500580940">
      <w:marLeft w:val="640"/>
      <w:marRight w:val="0"/>
      <w:marTop w:val="0"/>
      <w:marBottom w:val="0"/>
      <w:divBdr>
        <w:top w:val="none" w:sz="0" w:space="0" w:color="auto"/>
        <w:left w:val="none" w:sz="0" w:space="0" w:color="auto"/>
        <w:bottom w:val="none" w:sz="0" w:space="0" w:color="auto"/>
        <w:right w:val="none" w:sz="0" w:space="0" w:color="auto"/>
      </w:divBdr>
    </w:div>
    <w:div w:id="1500582452">
      <w:marLeft w:val="640"/>
      <w:marRight w:val="0"/>
      <w:marTop w:val="0"/>
      <w:marBottom w:val="0"/>
      <w:divBdr>
        <w:top w:val="none" w:sz="0" w:space="0" w:color="auto"/>
        <w:left w:val="none" w:sz="0" w:space="0" w:color="auto"/>
        <w:bottom w:val="none" w:sz="0" w:space="0" w:color="auto"/>
        <w:right w:val="none" w:sz="0" w:space="0" w:color="auto"/>
      </w:divBdr>
    </w:div>
    <w:div w:id="1500654811">
      <w:marLeft w:val="640"/>
      <w:marRight w:val="0"/>
      <w:marTop w:val="0"/>
      <w:marBottom w:val="0"/>
      <w:divBdr>
        <w:top w:val="none" w:sz="0" w:space="0" w:color="auto"/>
        <w:left w:val="none" w:sz="0" w:space="0" w:color="auto"/>
        <w:bottom w:val="none" w:sz="0" w:space="0" w:color="auto"/>
        <w:right w:val="none" w:sz="0" w:space="0" w:color="auto"/>
      </w:divBdr>
    </w:div>
    <w:div w:id="1500775401">
      <w:marLeft w:val="640"/>
      <w:marRight w:val="0"/>
      <w:marTop w:val="0"/>
      <w:marBottom w:val="0"/>
      <w:divBdr>
        <w:top w:val="none" w:sz="0" w:space="0" w:color="auto"/>
        <w:left w:val="none" w:sz="0" w:space="0" w:color="auto"/>
        <w:bottom w:val="none" w:sz="0" w:space="0" w:color="auto"/>
        <w:right w:val="none" w:sz="0" w:space="0" w:color="auto"/>
      </w:divBdr>
    </w:div>
    <w:div w:id="1500845106">
      <w:marLeft w:val="640"/>
      <w:marRight w:val="0"/>
      <w:marTop w:val="0"/>
      <w:marBottom w:val="0"/>
      <w:divBdr>
        <w:top w:val="none" w:sz="0" w:space="0" w:color="auto"/>
        <w:left w:val="none" w:sz="0" w:space="0" w:color="auto"/>
        <w:bottom w:val="none" w:sz="0" w:space="0" w:color="auto"/>
        <w:right w:val="none" w:sz="0" w:space="0" w:color="auto"/>
      </w:divBdr>
    </w:div>
    <w:div w:id="1500847816">
      <w:marLeft w:val="640"/>
      <w:marRight w:val="0"/>
      <w:marTop w:val="0"/>
      <w:marBottom w:val="0"/>
      <w:divBdr>
        <w:top w:val="none" w:sz="0" w:space="0" w:color="auto"/>
        <w:left w:val="none" w:sz="0" w:space="0" w:color="auto"/>
        <w:bottom w:val="none" w:sz="0" w:space="0" w:color="auto"/>
        <w:right w:val="none" w:sz="0" w:space="0" w:color="auto"/>
      </w:divBdr>
    </w:div>
    <w:div w:id="1500851961">
      <w:marLeft w:val="640"/>
      <w:marRight w:val="0"/>
      <w:marTop w:val="0"/>
      <w:marBottom w:val="0"/>
      <w:divBdr>
        <w:top w:val="none" w:sz="0" w:space="0" w:color="auto"/>
        <w:left w:val="none" w:sz="0" w:space="0" w:color="auto"/>
        <w:bottom w:val="none" w:sz="0" w:space="0" w:color="auto"/>
        <w:right w:val="none" w:sz="0" w:space="0" w:color="auto"/>
      </w:divBdr>
    </w:div>
    <w:div w:id="1500926372">
      <w:marLeft w:val="640"/>
      <w:marRight w:val="0"/>
      <w:marTop w:val="0"/>
      <w:marBottom w:val="0"/>
      <w:divBdr>
        <w:top w:val="none" w:sz="0" w:space="0" w:color="auto"/>
        <w:left w:val="none" w:sz="0" w:space="0" w:color="auto"/>
        <w:bottom w:val="none" w:sz="0" w:space="0" w:color="auto"/>
        <w:right w:val="none" w:sz="0" w:space="0" w:color="auto"/>
      </w:divBdr>
    </w:div>
    <w:div w:id="1501236962">
      <w:marLeft w:val="640"/>
      <w:marRight w:val="0"/>
      <w:marTop w:val="0"/>
      <w:marBottom w:val="0"/>
      <w:divBdr>
        <w:top w:val="none" w:sz="0" w:space="0" w:color="auto"/>
        <w:left w:val="none" w:sz="0" w:space="0" w:color="auto"/>
        <w:bottom w:val="none" w:sz="0" w:space="0" w:color="auto"/>
        <w:right w:val="none" w:sz="0" w:space="0" w:color="auto"/>
      </w:divBdr>
    </w:div>
    <w:div w:id="1501238533">
      <w:marLeft w:val="640"/>
      <w:marRight w:val="0"/>
      <w:marTop w:val="0"/>
      <w:marBottom w:val="0"/>
      <w:divBdr>
        <w:top w:val="none" w:sz="0" w:space="0" w:color="auto"/>
        <w:left w:val="none" w:sz="0" w:space="0" w:color="auto"/>
        <w:bottom w:val="none" w:sz="0" w:space="0" w:color="auto"/>
        <w:right w:val="none" w:sz="0" w:space="0" w:color="auto"/>
      </w:divBdr>
    </w:div>
    <w:div w:id="1501384886">
      <w:marLeft w:val="640"/>
      <w:marRight w:val="0"/>
      <w:marTop w:val="0"/>
      <w:marBottom w:val="0"/>
      <w:divBdr>
        <w:top w:val="none" w:sz="0" w:space="0" w:color="auto"/>
        <w:left w:val="none" w:sz="0" w:space="0" w:color="auto"/>
        <w:bottom w:val="none" w:sz="0" w:space="0" w:color="auto"/>
        <w:right w:val="none" w:sz="0" w:space="0" w:color="auto"/>
      </w:divBdr>
    </w:div>
    <w:div w:id="1501386591">
      <w:marLeft w:val="640"/>
      <w:marRight w:val="0"/>
      <w:marTop w:val="0"/>
      <w:marBottom w:val="0"/>
      <w:divBdr>
        <w:top w:val="none" w:sz="0" w:space="0" w:color="auto"/>
        <w:left w:val="none" w:sz="0" w:space="0" w:color="auto"/>
        <w:bottom w:val="none" w:sz="0" w:space="0" w:color="auto"/>
        <w:right w:val="none" w:sz="0" w:space="0" w:color="auto"/>
      </w:divBdr>
    </w:div>
    <w:div w:id="1501391403">
      <w:marLeft w:val="640"/>
      <w:marRight w:val="0"/>
      <w:marTop w:val="0"/>
      <w:marBottom w:val="0"/>
      <w:divBdr>
        <w:top w:val="none" w:sz="0" w:space="0" w:color="auto"/>
        <w:left w:val="none" w:sz="0" w:space="0" w:color="auto"/>
        <w:bottom w:val="none" w:sz="0" w:space="0" w:color="auto"/>
        <w:right w:val="none" w:sz="0" w:space="0" w:color="auto"/>
      </w:divBdr>
    </w:div>
    <w:div w:id="1501505117">
      <w:marLeft w:val="640"/>
      <w:marRight w:val="0"/>
      <w:marTop w:val="0"/>
      <w:marBottom w:val="0"/>
      <w:divBdr>
        <w:top w:val="none" w:sz="0" w:space="0" w:color="auto"/>
        <w:left w:val="none" w:sz="0" w:space="0" w:color="auto"/>
        <w:bottom w:val="none" w:sz="0" w:space="0" w:color="auto"/>
        <w:right w:val="none" w:sz="0" w:space="0" w:color="auto"/>
      </w:divBdr>
    </w:div>
    <w:div w:id="1501583499">
      <w:marLeft w:val="640"/>
      <w:marRight w:val="0"/>
      <w:marTop w:val="0"/>
      <w:marBottom w:val="0"/>
      <w:divBdr>
        <w:top w:val="none" w:sz="0" w:space="0" w:color="auto"/>
        <w:left w:val="none" w:sz="0" w:space="0" w:color="auto"/>
        <w:bottom w:val="none" w:sz="0" w:space="0" w:color="auto"/>
        <w:right w:val="none" w:sz="0" w:space="0" w:color="auto"/>
      </w:divBdr>
    </w:div>
    <w:div w:id="1501627640">
      <w:marLeft w:val="640"/>
      <w:marRight w:val="0"/>
      <w:marTop w:val="0"/>
      <w:marBottom w:val="0"/>
      <w:divBdr>
        <w:top w:val="none" w:sz="0" w:space="0" w:color="auto"/>
        <w:left w:val="none" w:sz="0" w:space="0" w:color="auto"/>
        <w:bottom w:val="none" w:sz="0" w:space="0" w:color="auto"/>
        <w:right w:val="none" w:sz="0" w:space="0" w:color="auto"/>
      </w:divBdr>
    </w:div>
    <w:div w:id="1501695237">
      <w:marLeft w:val="640"/>
      <w:marRight w:val="0"/>
      <w:marTop w:val="0"/>
      <w:marBottom w:val="0"/>
      <w:divBdr>
        <w:top w:val="none" w:sz="0" w:space="0" w:color="auto"/>
        <w:left w:val="none" w:sz="0" w:space="0" w:color="auto"/>
        <w:bottom w:val="none" w:sz="0" w:space="0" w:color="auto"/>
        <w:right w:val="none" w:sz="0" w:space="0" w:color="auto"/>
      </w:divBdr>
    </w:div>
    <w:div w:id="1501888653">
      <w:marLeft w:val="640"/>
      <w:marRight w:val="0"/>
      <w:marTop w:val="0"/>
      <w:marBottom w:val="0"/>
      <w:divBdr>
        <w:top w:val="none" w:sz="0" w:space="0" w:color="auto"/>
        <w:left w:val="none" w:sz="0" w:space="0" w:color="auto"/>
        <w:bottom w:val="none" w:sz="0" w:space="0" w:color="auto"/>
        <w:right w:val="none" w:sz="0" w:space="0" w:color="auto"/>
      </w:divBdr>
    </w:div>
    <w:div w:id="1501970872">
      <w:marLeft w:val="640"/>
      <w:marRight w:val="0"/>
      <w:marTop w:val="0"/>
      <w:marBottom w:val="0"/>
      <w:divBdr>
        <w:top w:val="none" w:sz="0" w:space="0" w:color="auto"/>
        <w:left w:val="none" w:sz="0" w:space="0" w:color="auto"/>
        <w:bottom w:val="none" w:sz="0" w:space="0" w:color="auto"/>
        <w:right w:val="none" w:sz="0" w:space="0" w:color="auto"/>
      </w:divBdr>
    </w:div>
    <w:div w:id="1502039459">
      <w:marLeft w:val="640"/>
      <w:marRight w:val="0"/>
      <w:marTop w:val="0"/>
      <w:marBottom w:val="0"/>
      <w:divBdr>
        <w:top w:val="none" w:sz="0" w:space="0" w:color="auto"/>
        <w:left w:val="none" w:sz="0" w:space="0" w:color="auto"/>
        <w:bottom w:val="none" w:sz="0" w:space="0" w:color="auto"/>
        <w:right w:val="none" w:sz="0" w:space="0" w:color="auto"/>
      </w:divBdr>
    </w:div>
    <w:div w:id="1502043488">
      <w:marLeft w:val="640"/>
      <w:marRight w:val="0"/>
      <w:marTop w:val="0"/>
      <w:marBottom w:val="0"/>
      <w:divBdr>
        <w:top w:val="none" w:sz="0" w:space="0" w:color="auto"/>
        <w:left w:val="none" w:sz="0" w:space="0" w:color="auto"/>
        <w:bottom w:val="none" w:sz="0" w:space="0" w:color="auto"/>
        <w:right w:val="none" w:sz="0" w:space="0" w:color="auto"/>
      </w:divBdr>
    </w:div>
    <w:div w:id="1502087393">
      <w:marLeft w:val="640"/>
      <w:marRight w:val="0"/>
      <w:marTop w:val="0"/>
      <w:marBottom w:val="0"/>
      <w:divBdr>
        <w:top w:val="none" w:sz="0" w:space="0" w:color="auto"/>
        <w:left w:val="none" w:sz="0" w:space="0" w:color="auto"/>
        <w:bottom w:val="none" w:sz="0" w:space="0" w:color="auto"/>
        <w:right w:val="none" w:sz="0" w:space="0" w:color="auto"/>
      </w:divBdr>
    </w:div>
    <w:div w:id="1502115736">
      <w:marLeft w:val="640"/>
      <w:marRight w:val="0"/>
      <w:marTop w:val="0"/>
      <w:marBottom w:val="0"/>
      <w:divBdr>
        <w:top w:val="none" w:sz="0" w:space="0" w:color="auto"/>
        <w:left w:val="none" w:sz="0" w:space="0" w:color="auto"/>
        <w:bottom w:val="none" w:sz="0" w:space="0" w:color="auto"/>
        <w:right w:val="none" w:sz="0" w:space="0" w:color="auto"/>
      </w:divBdr>
    </w:div>
    <w:div w:id="1502156780">
      <w:marLeft w:val="640"/>
      <w:marRight w:val="0"/>
      <w:marTop w:val="0"/>
      <w:marBottom w:val="0"/>
      <w:divBdr>
        <w:top w:val="none" w:sz="0" w:space="0" w:color="auto"/>
        <w:left w:val="none" w:sz="0" w:space="0" w:color="auto"/>
        <w:bottom w:val="none" w:sz="0" w:space="0" w:color="auto"/>
        <w:right w:val="none" w:sz="0" w:space="0" w:color="auto"/>
      </w:divBdr>
    </w:div>
    <w:div w:id="1502156950">
      <w:marLeft w:val="640"/>
      <w:marRight w:val="0"/>
      <w:marTop w:val="0"/>
      <w:marBottom w:val="0"/>
      <w:divBdr>
        <w:top w:val="none" w:sz="0" w:space="0" w:color="auto"/>
        <w:left w:val="none" w:sz="0" w:space="0" w:color="auto"/>
        <w:bottom w:val="none" w:sz="0" w:space="0" w:color="auto"/>
        <w:right w:val="none" w:sz="0" w:space="0" w:color="auto"/>
      </w:divBdr>
    </w:div>
    <w:div w:id="1502231185">
      <w:marLeft w:val="640"/>
      <w:marRight w:val="0"/>
      <w:marTop w:val="0"/>
      <w:marBottom w:val="0"/>
      <w:divBdr>
        <w:top w:val="none" w:sz="0" w:space="0" w:color="auto"/>
        <w:left w:val="none" w:sz="0" w:space="0" w:color="auto"/>
        <w:bottom w:val="none" w:sz="0" w:space="0" w:color="auto"/>
        <w:right w:val="none" w:sz="0" w:space="0" w:color="auto"/>
      </w:divBdr>
    </w:div>
    <w:div w:id="1502308816">
      <w:marLeft w:val="640"/>
      <w:marRight w:val="0"/>
      <w:marTop w:val="0"/>
      <w:marBottom w:val="0"/>
      <w:divBdr>
        <w:top w:val="none" w:sz="0" w:space="0" w:color="auto"/>
        <w:left w:val="none" w:sz="0" w:space="0" w:color="auto"/>
        <w:bottom w:val="none" w:sz="0" w:space="0" w:color="auto"/>
        <w:right w:val="none" w:sz="0" w:space="0" w:color="auto"/>
      </w:divBdr>
    </w:div>
    <w:div w:id="1502349527">
      <w:marLeft w:val="640"/>
      <w:marRight w:val="0"/>
      <w:marTop w:val="0"/>
      <w:marBottom w:val="0"/>
      <w:divBdr>
        <w:top w:val="none" w:sz="0" w:space="0" w:color="auto"/>
        <w:left w:val="none" w:sz="0" w:space="0" w:color="auto"/>
        <w:bottom w:val="none" w:sz="0" w:space="0" w:color="auto"/>
        <w:right w:val="none" w:sz="0" w:space="0" w:color="auto"/>
      </w:divBdr>
    </w:div>
    <w:div w:id="1502355888">
      <w:marLeft w:val="640"/>
      <w:marRight w:val="0"/>
      <w:marTop w:val="0"/>
      <w:marBottom w:val="0"/>
      <w:divBdr>
        <w:top w:val="none" w:sz="0" w:space="0" w:color="auto"/>
        <w:left w:val="none" w:sz="0" w:space="0" w:color="auto"/>
        <w:bottom w:val="none" w:sz="0" w:space="0" w:color="auto"/>
        <w:right w:val="none" w:sz="0" w:space="0" w:color="auto"/>
      </w:divBdr>
    </w:div>
    <w:div w:id="1502357494">
      <w:marLeft w:val="640"/>
      <w:marRight w:val="0"/>
      <w:marTop w:val="0"/>
      <w:marBottom w:val="0"/>
      <w:divBdr>
        <w:top w:val="none" w:sz="0" w:space="0" w:color="auto"/>
        <w:left w:val="none" w:sz="0" w:space="0" w:color="auto"/>
        <w:bottom w:val="none" w:sz="0" w:space="0" w:color="auto"/>
        <w:right w:val="none" w:sz="0" w:space="0" w:color="auto"/>
      </w:divBdr>
    </w:div>
    <w:div w:id="1502425150">
      <w:marLeft w:val="640"/>
      <w:marRight w:val="0"/>
      <w:marTop w:val="0"/>
      <w:marBottom w:val="0"/>
      <w:divBdr>
        <w:top w:val="none" w:sz="0" w:space="0" w:color="auto"/>
        <w:left w:val="none" w:sz="0" w:space="0" w:color="auto"/>
        <w:bottom w:val="none" w:sz="0" w:space="0" w:color="auto"/>
        <w:right w:val="none" w:sz="0" w:space="0" w:color="auto"/>
      </w:divBdr>
    </w:div>
    <w:div w:id="1502426789">
      <w:marLeft w:val="640"/>
      <w:marRight w:val="0"/>
      <w:marTop w:val="0"/>
      <w:marBottom w:val="0"/>
      <w:divBdr>
        <w:top w:val="none" w:sz="0" w:space="0" w:color="auto"/>
        <w:left w:val="none" w:sz="0" w:space="0" w:color="auto"/>
        <w:bottom w:val="none" w:sz="0" w:space="0" w:color="auto"/>
        <w:right w:val="none" w:sz="0" w:space="0" w:color="auto"/>
      </w:divBdr>
    </w:div>
    <w:div w:id="1502504364">
      <w:marLeft w:val="640"/>
      <w:marRight w:val="0"/>
      <w:marTop w:val="0"/>
      <w:marBottom w:val="0"/>
      <w:divBdr>
        <w:top w:val="none" w:sz="0" w:space="0" w:color="auto"/>
        <w:left w:val="none" w:sz="0" w:space="0" w:color="auto"/>
        <w:bottom w:val="none" w:sz="0" w:space="0" w:color="auto"/>
        <w:right w:val="none" w:sz="0" w:space="0" w:color="auto"/>
      </w:divBdr>
    </w:div>
    <w:div w:id="1502624656">
      <w:marLeft w:val="640"/>
      <w:marRight w:val="0"/>
      <w:marTop w:val="0"/>
      <w:marBottom w:val="0"/>
      <w:divBdr>
        <w:top w:val="none" w:sz="0" w:space="0" w:color="auto"/>
        <w:left w:val="none" w:sz="0" w:space="0" w:color="auto"/>
        <w:bottom w:val="none" w:sz="0" w:space="0" w:color="auto"/>
        <w:right w:val="none" w:sz="0" w:space="0" w:color="auto"/>
      </w:divBdr>
    </w:div>
    <w:div w:id="1502625698">
      <w:marLeft w:val="480"/>
      <w:marRight w:val="0"/>
      <w:marTop w:val="0"/>
      <w:marBottom w:val="0"/>
      <w:divBdr>
        <w:top w:val="none" w:sz="0" w:space="0" w:color="auto"/>
        <w:left w:val="none" w:sz="0" w:space="0" w:color="auto"/>
        <w:bottom w:val="none" w:sz="0" w:space="0" w:color="auto"/>
        <w:right w:val="none" w:sz="0" w:space="0" w:color="auto"/>
      </w:divBdr>
    </w:div>
    <w:div w:id="1502626487">
      <w:marLeft w:val="640"/>
      <w:marRight w:val="0"/>
      <w:marTop w:val="0"/>
      <w:marBottom w:val="0"/>
      <w:divBdr>
        <w:top w:val="none" w:sz="0" w:space="0" w:color="auto"/>
        <w:left w:val="none" w:sz="0" w:space="0" w:color="auto"/>
        <w:bottom w:val="none" w:sz="0" w:space="0" w:color="auto"/>
        <w:right w:val="none" w:sz="0" w:space="0" w:color="auto"/>
      </w:divBdr>
    </w:div>
    <w:div w:id="1502697761">
      <w:marLeft w:val="640"/>
      <w:marRight w:val="0"/>
      <w:marTop w:val="0"/>
      <w:marBottom w:val="0"/>
      <w:divBdr>
        <w:top w:val="none" w:sz="0" w:space="0" w:color="auto"/>
        <w:left w:val="none" w:sz="0" w:space="0" w:color="auto"/>
        <w:bottom w:val="none" w:sz="0" w:space="0" w:color="auto"/>
        <w:right w:val="none" w:sz="0" w:space="0" w:color="auto"/>
      </w:divBdr>
    </w:div>
    <w:div w:id="1502700958">
      <w:marLeft w:val="640"/>
      <w:marRight w:val="0"/>
      <w:marTop w:val="0"/>
      <w:marBottom w:val="0"/>
      <w:divBdr>
        <w:top w:val="none" w:sz="0" w:space="0" w:color="auto"/>
        <w:left w:val="none" w:sz="0" w:space="0" w:color="auto"/>
        <w:bottom w:val="none" w:sz="0" w:space="0" w:color="auto"/>
        <w:right w:val="none" w:sz="0" w:space="0" w:color="auto"/>
      </w:divBdr>
    </w:div>
    <w:div w:id="1502815454">
      <w:marLeft w:val="640"/>
      <w:marRight w:val="0"/>
      <w:marTop w:val="0"/>
      <w:marBottom w:val="0"/>
      <w:divBdr>
        <w:top w:val="none" w:sz="0" w:space="0" w:color="auto"/>
        <w:left w:val="none" w:sz="0" w:space="0" w:color="auto"/>
        <w:bottom w:val="none" w:sz="0" w:space="0" w:color="auto"/>
        <w:right w:val="none" w:sz="0" w:space="0" w:color="auto"/>
      </w:divBdr>
    </w:div>
    <w:div w:id="1502817091">
      <w:marLeft w:val="640"/>
      <w:marRight w:val="0"/>
      <w:marTop w:val="0"/>
      <w:marBottom w:val="0"/>
      <w:divBdr>
        <w:top w:val="none" w:sz="0" w:space="0" w:color="auto"/>
        <w:left w:val="none" w:sz="0" w:space="0" w:color="auto"/>
        <w:bottom w:val="none" w:sz="0" w:space="0" w:color="auto"/>
        <w:right w:val="none" w:sz="0" w:space="0" w:color="auto"/>
      </w:divBdr>
    </w:div>
    <w:div w:id="1502817510">
      <w:marLeft w:val="640"/>
      <w:marRight w:val="0"/>
      <w:marTop w:val="0"/>
      <w:marBottom w:val="0"/>
      <w:divBdr>
        <w:top w:val="none" w:sz="0" w:space="0" w:color="auto"/>
        <w:left w:val="none" w:sz="0" w:space="0" w:color="auto"/>
        <w:bottom w:val="none" w:sz="0" w:space="0" w:color="auto"/>
        <w:right w:val="none" w:sz="0" w:space="0" w:color="auto"/>
      </w:divBdr>
    </w:div>
    <w:div w:id="1502887735">
      <w:marLeft w:val="640"/>
      <w:marRight w:val="0"/>
      <w:marTop w:val="0"/>
      <w:marBottom w:val="0"/>
      <w:divBdr>
        <w:top w:val="none" w:sz="0" w:space="0" w:color="auto"/>
        <w:left w:val="none" w:sz="0" w:space="0" w:color="auto"/>
        <w:bottom w:val="none" w:sz="0" w:space="0" w:color="auto"/>
        <w:right w:val="none" w:sz="0" w:space="0" w:color="auto"/>
      </w:divBdr>
    </w:div>
    <w:div w:id="1502894244">
      <w:marLeft w:val="640"/>
      <w:marRight w:val="0"/>
      <w:marTop w:val="0"/>
      <w:marBottom w:val="0"/>
      <w:divBdr>
        <w:top w:val="none" w:sz="0" w:space="0" w:color="auto"/>
        <w:left w:val="none" w:sz="0" w:space="0" w:color="auto"/>
        <w:bottom w:val="none" w:sz="0" w:space="0" w:color="auto"/>
        <w:right w:val="none" w:sz="0" w:space="0" w:color="auto"/>
      </w:divBdr>
    </w:div>
    <w:div w:id="1502966449">
      <w:marLeft w:val="640"/>
      <w:marRight w:val="0"/>
      <w:marTop w:val="0"/>
      <w:marBottom w:val="0"/>
      <w:divBdr>
        <w:top w:val="none" w:sz="0" w:space="0" w:color="auto"/>
        <w:left w:val="none" w:sz="0" w:space="0" w:color="auto"/>
        <w:bottom w:val="none" w:sz="0" w:space="0" w:color="auto"/>
        <w:right w:val="none" w:sz="0" w:space="0" w:color="auto"/>
      </w:divBdr>
    </w:div>
    <w:div w:id="1503158965">
      <w:marLeft w:val="640"/>
      <w:marRight w:val="0"/>
      <w:marTop w:val="0"/>
      <w:marBottom w:val="0"/>
      <w:divBdr>
        <w:top w:val="none" w:sz="0" w:space="0" w:color="auto"/>
        <w:left w:val="none" w:sz="0" w:space="0" w:color="auto"/>
        <w:bottom w:val="none" w:sz="0" w:space="0" w:color="auto"/>
        <w:right w:val="none" w:sz="0" w:space="0" w:color="auto"/>
      </w:divBdr>
    </w:div>
    <w:div w:id="1503159003">
      <w:marLeft w:val="640"/>
      <w:marRight w:val="0"/>
      <w:marTop w:val="0"/>
      <w:marBottom w:val="0"/>
      <w:divBdr>
        <w:top w:val="none" w:sz="0" w:space="0" w:color="auto"/>
        <w:left w:val="none" w:sz="0" w:space="0" w:color="auto"/>
        <w:bottom w:val="none" w:sz="0" w:space="0" w:color="auto"/>
        <w:right w:val="none" w:sz="0" w:space="0" w:color="auto"/>
      </w:divBdr>
    </w:div>
    <w:div w:id="1503162701">
      <w:marLeft w:val="640"/>
      <w:marRight w:val="0"/>
      <w:marTop w:val="0"/>
      <w:marBottom w:val="0"/>
      <w:divBdr>
        <w:top w:val="none" w:sz="0" w:space="0" w:color="auto"/>
        <w:left w:val="none" w:sz="0" w:space="0" w:color="auto"/>
        <w:bottom w:val="none" w:sz="0" w:space="0" w:color="auto"/>
        <w:right w:val="none" w:sz="0" w:space="0" w:color="auto"/>
      </w:divBdr>
    </w:div>
    <w:div w:id="1503202951">
      <w:marLeft w:val="640"/>
      <w:marRight w:val="0"/>
      <w:marTop w:val="0"/>
      <w:marBottom w:val="0"/>
      <w:divBdr>
        <w:top w:val="none" w:sz="0" w:space="0" w:color="auto"/>
        <w:left w:val="none" w:sz="0" w:space="0" w:color="auto"/>
        <w:bottom w:val="none" w:sz="0" w:space="0" w:color="auto"/>
        <w:right w:val="none" w:sz="0" w:space="0" w:color="auto"/>
      </w:divBdr>
    </w:div>
    <w:div w:id="1503276576">
      <w:marLeft w:val="640"/>
      <w:marRight w:val="0"/>
      <w:marTop w:val="0"/>
      <w:marBottom w:val="0"/>
      <w:divBdr>
        <w:top w:val="none" w:sz="0" w:space="0" w:color="auto"/>
        <w:left w:val="none" w:sz="0" w:space="0" w:color="auto"/>
        <w:bottom w:val="none" w:sz="0" w:space="0" w:color="auto"/>
        <w:right w:val="none" w:sz="0" w:space="0" w:color="auto"/>
      </w:divBdr>
    </w:div>
    <w:div w:id="1503278790">
      <w:marLeft w:val="640"/>
      <w:marRight w:val="0"/>
      <w:marTop w:val="0"/>
      <w:marBottom w:val="0"/>
      <w:divBdr>
        <w:top w:val="none" w:sz="0" w:space="0" w:color="auto"/>
        <w:left w:val="none" w:sz="0" w:space="0" w:color="auto"/>
        <w:bottom w:val="none" w:sz="0" w:space="0" w:color="auto"/>
        <w:right w:val="none" w:sz="0" w:space="0" w:color="auto"/>
      </w:divBdr>
    </w:div>
    <w:div w:id="1503351431">
      <w:marLeft w:val="640"/>
      <w:marRight w:val="0"/>
      <w:marTop w:val="0"/>
      <w:marBottom w:val="0"/>
      <w:divBdr>
        <w:top w:val="none" w:sz="0" w:space="0" w:color="auto"/>
        <w:left w:val="none" w:sz="0" w:space="0" w:color="auto"/>
        <w:bottom w:val="none" w:sz="0" w:space="0" w:color="auto"/>
        <w:right w:val="none" w:sz="0" w:space="0" w:color="auto"/>
      </w:divBdr>
    </w:div>
    <w:div w:id="1503354025">
      <w:marLeft w:val="640"/>
      <w:marRight w:val="0"/>
      <w:marTop w:val="0"/>
      <w:marBottom w:val="0"/>
      <w:divBdr>
        <w:top w:val="none" w:sz="0" w:space="0" w:color="auto"/>
        <w:left w:val="none" w:sz="0" w:space="0" w:color="auto"/>
        <w:bottom w:val="none" w:sz="0" w:space="0" w:color="auto"/>
        <w:right w:val="none" w:sz="0" w:space="0" w:color="auto"/>
      </w:divBdr>
    </w:div>
    <w:div w:id="1503474158">
      <w:marLeft w:val="640"/>
      <w:marRight w:val="0"/>
      <w:marTop w:val="0"/>
      <w:marBottom w:val="0"/>
      <w:divBdr>
        <w:top w:val="none" w:sz="0" w:space="0" w:color="auto"/>
        <w:left w:val="none" w:sz="0" w:space="0" w:color="auto"/>
        <w:bottom w:val="none" w:sz="0" w:space="0" w:color="auto"/>
        <w:right w:val="none" w:sz="0" w:space="0" w:color="auto"/>
      </w:divBdr>
    </w:div>
    <w:div w:id="1503619495">
      <w:marLeft w:val="640"/>
      <w:marRight w:val="0"/>
      <w:marTop w:val="0"/>
      <w:marBottom w:val="0"/>
      <w:divBdr>
        <w:top w:val="none" w:sz="0" w:space="0" w:color="auto"/>
        <w:left w:val="none" w:sz="0" w:space="0" w:color="auto"/>
        <w:bottom w:val="none" w:sz="0" w:space="0" w:color="auto"/>
        <w:right w:val="none" w:sz="0" w:space="0" w:color="auto"/>
      </w:divBdr>
    </w:div>
    <w:div w:id="1503742579">
      <w:marLeft w:val="640"/>
      <w:marRight w:val="0"/>
      <w:marTop w:val="0"/>
      <w:marBottom w:val="0"/>
      <w:divBdr>
        <w:top w:val="none" w:sz="0" w:space="0" w:color="auto"/>
        <w:left w:val="none" w:sz="0" w:space="0" w:color="auto"/>
        <w:bottom w:val="none" w:sz="0" w:space="0" w:color="auto"/>
        <w:right w:val="none" w:sz="0" w:space="0" w:color="auto"/>
      </w:divBdr>
    </w:div>
    <w:div w:id="1503814038">
      <w:marLeft w:val="640"/>
      <w:marRight w:val="0"/>
      <w:marTop w:val="0"/>
      <w:marBottom w:val="0"/>
      <w:divBdr>
        <w:top w:val="none" w:sz="0" w:space="0" w:color="auto"/>
        <w:left w:val="none" w:sz="0" w:space="0" w:color="auto"/>
        <w:bottom w:val="none" w:sz="0" w:space="0" w:color="auto"/>
        <w:right w:val="none" w:sz="0" w:space="0" w:color="auto"/>
      </w:divBdr>
    </w:div>
    <w:div w:id="1503855407">
      <w:marLeft w:val="640"/>
      <w:marRight w:val="0"/>
      <w:marTop w:val="0"/>
      <w:marBottom w:val="0"/>
      <w:divBdr>
        <w:top w:val="none" w:sz="0" w:space="0" w:color="auto"/>
        <w:left w:val="none" w:sz="0" w:space="0" w:color="auto"/>
        <w:bottom w:val="none" w:sz="0" w:space="0" w:color="auto"/>
        <w:right w:val="none" w:sz="0" w:space="0" w:color="auto"/>
      </w:divBdr>
    </w:div>
    <w:div w:id="1503861565">
      <w:marLeft w:val="640"/>
      <w:marRight w:val="0"/>
      <w:marTop w:val="0"/>
      <w:marBottom w:val="0"/>
      <w:divBdr>
        <w:top w:val="none" w:sz="0" w:space="0" w:color="auto"/>
        <w:left w:val="none" w:sz="0" w:space="0" w:color="auto"/>
        <w:bottom w:val="none" w:sz="0" w:space="0" w:color="auto"/>
        <w:right w:val="none" w:sz="0" w:space="0" w:color="auto"/>
      </w:divBdr>
    </w:div>
    <w:div w:id="1504013043">
      <w:marLeft w:val="640"/>
      <w:marRight w:val="0"/>
      <w:marTop w:val="0"/>
      <w:marBottom w:val="0"/>
      <w:divBdr>
        <w:top w:val="none" w:sz="0" w:space="0" w:color="auto"/>
        <w:left w:val="none" w:sz="0" w:space="0" w:color="auto"/>
        <w:bottom w:val="none" w:sz="0" w:space="0" w:color="auto"/>
        <w:right w:val="none" w:sz="0" w:space="0" w:color="auto"/>
      </w:divBdr>
    </w:div>
    <w:div w:id="1504081176">
      <w:marLeft w:val="640"/>
      <w:marRight w:val="0"/>
      <w:marTop w:val="0"/>
      <w:marBottom w:val="0"/>
      <w:divBdr>
        <w:top w:val="none" w:sz="0" w:space="0" w:color="auto"/>
        <w:left w:val="none" w:sz="0" w:space="0" w:color="auto"/>
        <w:bottom w:val="none" w:sz="0" w:space="0" w:color="auto"/>
        <w:right w:val="none" w:sz="0" w:space="0" w:color="auto"/>
      </w:divBdr>
    </w:div>
    <w:div w:id="1504082209">
      <w:marLeft w:val="640"/>
      <w:marRight w:val="0"/>
      <w:marTop w:val="0"/>
      <w:marBottom w:val="0"/>
      <w:divBdr>
        <w:top w:val="none" w:sz="0" w:space="0" w:color="auto"/>
        <w:left w:val="none" w:sz="0" w:space="0" w:color="auto"/>
        <w:bottom w:val="none" w:sz="0" w:space="0" w:color="auto"/>
        <w:right w:val="none" w:sz="0" w:space="0" w:color="auto"/>
      </w:divBdr>
    </w:div>
    <w:div w:id="1504082524">
      <w:marLeft w:val="640"/>
      <w:marRight w:val="0"/>
      <w:marTop w:val="0"/>
      <w:marBottom w:val="0"/>
      <w:divBdr>
        <w:top w:val="none" w:sz="0" w:space="0" w:color="auto"/>
        <w:left w:val="none" w:sz="0" w:space="0" w:color="auto"/>
        <w:bottom w:val="none" w:sz="0" w:space="0" w:color="auto"/>
        <w:right w:val="none" w:sz="0" w:space="0" w:color="auto"/>
      </w:divBdr>
    </w:div>
    <w:div w:id="1504083230">
      <w:marLeft w:val="640"/>
      <w:marRight w:val="0"/>
      <w:marTop w:val="0"/>
      <w:marBottom w:val="0"/>
      <w:divBdr>
        <w:top w:val="none" w:sz="0" w:space="0" w:color="auto"/>
        <w:left w:val="none" w:sz="0" w:space="0" w:color="auto"/>
        <w:bottom w:val="none" w:sz="0" w:space="0" w:color="auto"/>
        <w:right w:val="none" w:sz="0" w:space="0" w:color="auto"/>
      </w:divBdr>
    </w:div>
    <w:div w:id="1504125278">
      <w:marLeft w:val="640"/>
      <w:marRight w:val="0"/>
      <w:marTop w:val="0"/>
      <w:marBottom w:val="0"/>
      <w:divBdr>
        <w:top w:val="none" w:sz="0" w:space="0" w:color="auto"/>
        <w:left w:val="none" w:sz="0" w:space="0" w:color="auto"/>
        <w:bottom w:val="none" w:sz="0" w:space="0" w:color="auto"/>
        <w:right w:val="none" w:sz="0" w:space="0" w:color="auto"/>
      </w:divBdr>
    </w:div>
    <w:div w:id="1504125390">
      <w:marLeft w:val="640"/>
      <w:marRight w:val="0"/>
      <w:marTop w:val="0"/>
      <w:marBottom w:val="0"/>
      <w:divBdr>
        <w:top w:val="none" w:sz="0" w:space="0" w:color="auto"/>
        <w:left w:val="none" w:sz="0" w:space="0" w:color="auto"/>
        <w:bottom w:val="none" w:sz="0" w:space="0" w:color="auto"/>
        <w:right w:val="none" w:sz="0" w:space="0" w:color="auto"/>
      </w:divBdr>
    </w:div>
    <w:div w:id="1504200746">
      <w:marLeft w:val="640"/>
      <w:marRight w:val="0"/>
      <w:marTop w:val="0"/>
      <w:marBottom w:val="0"/>
      <w:divBdr>
        <w:top w:val="none" w:sz="0" w:space="0" w:color="auto"/>
        <w:left w:val="none" w:sz="0" w:space="0" w:color="auto"/>
        <w:bottom w:val="none" w:sz="0" w:space="0" w:color="auto"/>
        <w:right w:val="none" w:sz="0" w:space="0" w:color="auto"/>
      </w:divBdr>
    </w:div>
    <w:div w:id="1504200807">
      <w:marLeft w:val="640"/>
      <w:marRight w:val="0"/>
      <w:marTop w:val="0"/>
      <w:marBottom w:val="0"/>
      <w:divBdr>
        <w:top w:val="none" w:sz="0" w:space="0" w:color="auto"/>
        <w:left w:val="none" w:sz="0" w:space="0" w:color="auto"/>
        <w:bottom w:val="none" w:sz="0" w:space="0" w:color="auto"/>
        <w:right w:val="none" w:sz="0" w:space="0" w:color="auto"/>
      </w:divBdr>
    </w:div>
    <w:div w:id="1504203726">
      <w:marLeft w:val="640"/>
      <w:marRight w:val="0"/>
      <w:marTop w:val="0"/>
      <w:marBottom w:val="0"/>
      <w:divBdr>
        <w:top w:val="none" w:sz="0" w:space="0" w:color="auto"/>
        <w:left w:val="none" w:sz="0" w:space="0" w:color="auto"/>
        <w:bottom w:val="none" w:sz="0" w:space="0" w:color="auto"/>
        <w:right w:val="none" w:sz="0" w:space="0" w:color="auto"/>
      </w:divBdr>
    </w:div>
    <w:div w:id="1504204631">
      <w:marLeft w:val="640"/>
      <w:marRight w:val="0"/>
      <w:marTop w:val="0"/>
      <w:marBottom w:val="0"/>
      <w:divBdr>
        <w:top w:val="none" w:sz="0" w:space="0" w:color="auto"/>
        <w:left w:val="none" w:sz="0" w:space="0" w:color="auto"/>
        <w:bottom w:val="none" w:sz="0" w:space="0" w:color="auto"/>
        <w:right w:val="none" w:sz="0" w:space="0" w:color="auto"/>
      </w:divBdr>
    </w:div>
    <w:div w:id="1504272942">
      <w:marLeft w:val="640"/>
      <w:marRight w:val="0"/>
      <w:marTop w:val="0"/>
      <w:marBottom w:val="0"/>
      <w:divBdr>
        <w:top w:val="none" w:sz="0" w:space="0" w:color="auto"/>
        <w:left w:val="none" w:sz="0" w:space="0" w:color="auto"/>
        <w:bottom w:val="none" w:sz="0" w:space="0" w:color="auto"/>
        <w:right w:val="none" w:sz="0" w:space="0" w:color="auto"/>
      </w:divBdr>
    </w:div>
    <w:div w:id="1504273214">
      <w:marLeft w:val="640"/>
      <w:marRight w:val="0"/>
      <w:marTop w:val="0"/>
      <w:marBottom w:val="0"/>
      <w:divBdr>
        <w:top w:val="none" w:sz="0" w:space="0" w:color="auto"/>
        <w:left w:val="none" w:sz="0" w:space="0" w:color="auto"/>
        <w:bottom w:val="none" w:sz="0" w:space="0" w:color="auto"/>
        <w:right w:val="none" w:sz="0" w:space="0" w:color="auto"/>
      </w:divBdr>
    </w:div>
    <w:div w:id="1504317420">
      <w:marLeft w:val="640"/>
      <w:marRight w:val="0"/>
      <w:marTop w:val="0"/>
      <w:marBottom w:val="0"/>
      <w:divBdr>
        <w:top w:val="none" w:sz="0" w:space="0" w:color="auto"/>
        <w:left w:val="none" w:sz="0" w:space="0" w:color="auto"/>
        <w:bottom w:val="none" w:sz="0" w:space="0" w:color="auto"/>
        <w:right w:val="none" w:sz="0" w:space="0" w:color="auto"/>
      </w:divBdr>
    </w:div>
    <w:div w:id="1504321187">
      <w:marLeft w:val="640"/>
      <w:marRight w:val="0"/>
      <w:marTop w:val="0"/>
      <w:marBottom w:val="0"/>
      <w:divBdr>
        <w:top w:val="none" w:sz="0" w:space="0" w:color="auto"/>
        <w:left w:val="none" w:sz="0" w:space="0" w:color="auto"/>
        <w:bottom w:val="none" w:sz="0" w:space="0" w:color="auto"/>
        <w:right w:val="none" w:sz="0" w:space="0" w:color="auto"/>
      </w:divBdr>
    </w:div>
    <w:div w:id="1504390455">
      <w:marLeft w:val="640"/>
      <w:marRight w:val="0"/>
      <w:marTop w:val="0"/>
      <w:marBottom w:val="0"/>
      <w:divBdr>
        <w:top w:val="none" w:sz="0" w:space="0" w:color="auto"/>
        <w:left w:val="none" w:sz="0" w:space="0" w:color="auto"/>
        <w:bottom w:val="none" w:sz="0" w:space="0" w:color="auto"/>
        <w:right w:val="none" w:sz="0" w:space="0" w:color="auto"/>
      </w:divBdr>
    </w:div>
    <w:div w:id="1504514616">
      <w:marLeft w:val="640"/>
      <w:marRight w:val="0"/>
      <w:marTop w:val="0"/>
      <w:marBottom w:val="0"/>
      <w:divBdr>
        <w:top w:val="none" w:sz="0" w:space="0" w:color="auto"/>
        <w:left w:val="none" w:sz="0" w:space="0" w:color="auto"/>
        <w:bottom w:val="none" w:sz="0" w:space="0" w:color="auto"/>
        <w:right w:val="none" w:sz="0" w:space="0" w:color="auto"/>
      </w:divBdr>
    </w:div>
    <w:div w:id="1504541898">
      <w:marLeft w:val="640"/>
      <w:marRight w:val="0"/>
      <w:marTop w:val="0"/>
      <w:marBottom w:val="0"/>
      <w:divBdr>
        <w:top w:val="none" w:sz="0" w:space="0" w:color="auto"/>
        <w:left w:val="none" w:sz="0" w:space="0" w:color="auto"/>
        <w:bottom w:val="none" w:sz="0" w:space="0" w:color="auto"/>
        <w:right w:val="none" w:sz="0" w:space="0" w:color="auto"/>
      </w:divBdr>
    </w:div>
    <w:div w:id="1504667753">
      <w:marLeft w:val="640"/>
      <w:marRight w:val="0"/>
      <w:marTop w:val="0"/>
      <w:marBottom w:val="0"/>
      <w:divBdr>
        <w:top w:val="none" w:sz="0" w:space="0" w:color="auto"/>
        <w:left w:val="none" w:sz="0" w:space="0" w:color="auto"/>
        <w:bottom w:val="none" w:sz="0" w:space="0" w:color="auto"/>
        <w:right w:val="none" w:sz="0" w:space="0" w:color="auto"/>
      </w:divBdr>
    </w:div>
    <w:div w:id="1504782136">
      <w:marLeft w:val="640"/>
      <w:marRight w:val="0"/>
      <w:marTop w:val="0"/>
      <w:marBottom w:val="0"/>
      <w:divBdr>
        <w:top w:val="none" w:sz="0" w:space="0" w:color="auto"/>
        <w:left w:val="none" w:sz="0" w:space="0" w:color="auto"/>
        <w:bottom w:val="none" w:sz="0" w:space="0" w:color="auto"/>
        <w:right w:val="none" w:sz="0" w:space="0" w:color="auto"/>
      </w:divBdr>
    </w:div>
    <w:div w:id="1504855439">
      <w:marLeft w:val="640"/>
      <w:marRight w:val="0"/>
      <w:marTop w:val="0"/>
      <w:marBottom w:val="0"/>
      <w:divBdr>
        <w:top w:val="none" w:sz="0" w:space="0" w:color="auto"/>
        <w:left w:val="none" w:sz="0" w:space="0" w:color="auto"/>
        <w:bottom w:val="none" w:sz="0" w:space="0" w:color="auto"/>
        <w:right w:val="none" w:sz="0" w:space="0" w:color="auto"/>
      </w:divBdr>
    </w:div>
    <w:div w:id="1504903372">
      <w:marLeft w:val="640"/>
      <w:marRight w:val="0"/>
      <w:marTop w:val="0"/>
      <w:marBottom w:val="0"/>
      <w:divBdr>
        <w:top w:val="none" w:sz="0" w:space="0" w:color="auto"/>
        <w:left w:val="none" w:sz="0" w:space="0" w:color="auto"/>
        <w:bottom w:val="none" w:sz="0" w:space="0" w:color="auto"/>
        <w:right w:val="none" w:sz="0" w:space="0" w:color="auto"/>
      </w:divBdr>
    </w:div>
    <w:div w:id="1504932852">
      <w:marLeft w:val="640"/>
      <w:marRight w:val="0"/>
      <w:marTop w:val="0"/>
      <w:marBottom w:val="0"/>
      <w:divBdr>
        <w:top w:val="none" w:sz="0" w:space="0" w:color="auto"/>
        <w:left w:val="none" w:sz="0" w:space="0" w:color="auto"/>
        <w:bottom w:val="none" w:sz="0" w:space="0" w:color="auto"/>
        <w:right w:val="none" w:sz="0" w:space="0" w:color="auto"/>
      </w:divBdr>
    </w:div>
    <w:div w:id="1504979159">
      <w:marLeft w:val="640"/>
      <w:marRight w:val="0"/>
      <w:marTop w:val="0"/>
      <w:marBottom w:val="0"/>
      <w:divBdr>
        <w:top w:val="none" w:sz="0" w:space="0" w:color="auto"/>
        <w:left w:val="none" w:sz="0" w:space="0" w:color="auto"/>
        <w:bottom w:val="none" w:sz="0" w:space="0" w:color="auto"/>
        <w:right w:val="none" w:sz="0" w:space="0" w:color="auto"/>
      </w:divBdr>
    </w:div>
    <w:div w:id="1505045599">
      <w:marLeft w:val="640"/>
      <w:marRight w:val="0"/>
      <w:marTop w:val="0"/>
      <w:marBottom w:val="0"/>
      <w:divBdr>
        <w:top w:val="none" w:sz="0" w:space="0" w:color="auto"/>
        <w:left w:val="none" w:sz="0" w:space="0" w:color="auto"/>
        <w:bottom w:val="none" w:sz="0" w:space="0" w:color="auto"/>
        <w:right w:val="none" w:sz="0" w:space="0" w:color="auto"/>
      </w:divBdr>
    </w:div>
    <w:div w:id="1505047786">
      <w:marLeft w:val="640"/>
      <w:marRight w:val="0"/>
      <w:marTop w:val="0"/>
      <w:marBottom w:val="0"/>
      <w:divBdr>
        <w:top w:val="none" w:sz="0" w:space="0" w:color="auto"/>
        <w:left w:val="none" w:sz="0" w:space="0" w:color="auto"/>
        <w:bottom w:val="none" w:sz="0" w:space="0" w:color="auto"/>
        <w:right w:val="none" w:sz="0" w:space="0" w:color="auto"/>
      </w:divBdr>
    </w:div>
    <w:div w:id="1505052149">
      <w:marLeft w:val="640"/>
      <w:marRight w:val="0"/>
      <w:marTop w:val="0"/>
      <w:marBottom w:val="0"/>
      <w:divBdr>
        <w:top w:val="none" w:sz="0" w:space="0" w:color="auto"/>
        <w:left w:val="none" w:sz="0" w:space="0" w:color="auto"/>
        <w:bottom w:val="none" w:sz="0" w:space="0" w:color="auto"/>
        <w:right w:val="none" w:sz="0" w:space="0" w:color="auto"/>
      </w:divBdr>
    </w:div>
    <w:div w:id="1505052822">
      <w:marLeft w:val="640"/>
      <w:marRight w:val="0"/>
      <w:marTop w:val="0"/>
      <w:marBottom w:val="0"/>
      <w:divBdr>
        <w:top w:val="none" w:sz="0" w:space="0" w:color="auto"/>
        <w:left w:val="none" w:sz="0" w:space="0" w:color="auto"/>
        <w:bottom w:val="none" w:sz="0" w:space="0" w:color="auto"/>
        <w:right w:val="none" w:sz="0" w:space="0" w:color="auto"/>
      </w:divBdr>
    </w:div>
    <w:div w:id="1505122767">
      <w:marLeft w:val="640"/>
      <w:marRight w:val="0"/>
      <w:marTop w:val="0"/>
      <w:marBottom w:val="0"/>
      <w:divBdr>
        <w:top w:val="none" w:sz="0" w:space="0" w:color="auto"/>
        <w:left w:val="none" w:sz="0" w:space="0" w:color="auto"/>
        <w:bottom w:val="none" w:sz="0" w:space="0" w:color="auto"/>
        <w:right w:val="none" w:sz="0" w:space="0" w:color="auto"/>
      </w:divBdr>
    </w:div>
    <w:div w:id="1505241024">
      <w:marLeft w:val="640"/>
      <w:marRight w:val="0"/>
      <w:marTop w:val="0"/>
      <w:marBottom w:val="0"/>
      <w:divBdr>
        <w:top w:val="none" w:sz="0" w:space="0" w:color="auto"/>
        <w:left w:val="none" w:sz="0" w:space="0" w:color="auto"/>
        <w:bottom w:val="none" w:sz="0" w:space="0" w:color="auto"/>
        <w:right w:val="none" w:sz="0" w:space="0" w:color="auto"/>
      </w:divBdr>
    </w:div>
    <w:div w:id="1505317861">
      <w:marLeft w:val="640"/>
      <w:marRight w:val="0"/>
      <w:marTop w:val="0"/>
      <w:marBottom w:val="0"/>
      <w:divBdr>
        <w:top w:val="none" w:sz="0" w:space="0" w:color="auto"/>
        <w:left w:val="none" w:sz="0" w:space="0" w:color="auto"/>
        <w:bottom w:val="none" w:sz="0" w:space="0" w:color="auto"/>
        <w:right w:val="none" w:sz="0" w:space="0" w:color="auto"/>
      </w:divBdr>
    </w:div>
    <w:div w:id="1505394637">
      <w:marLeft w:val="640"/>
      <w:marRight w:val="0"/>
      <w:marTop w:val="0"/>
      <w:marBottom w:val="0"/>
      <w:divBdr>
        <w:top w:val="none" w:sz="0" w:space="0" w:color="auto"/>
        <w:left w:val="none" w:sz="0" w:space="0" w:color="auto"/>
        <w:bottom w:val="none" w:sz="0" w:space="0" w:color="auto"/>
        <w:right w:val="none" w:sz="0" w:space="0" w:color="auto"/>
      </w:divBdr>
    </w:div>
    <w:div w:id="1505584548">
      <w:marLeft w:val="640"/>
      <w:marRight w:val="0"/>
      <w:marTop w:val="0"/>
      <w:marBottom w:val="0"/>
      <w:divBdr>
        <w:top w:val="none" w:sz="0" w:space="0" w:color="auto"/>
        <w:left w:val="none" w:sz="0" w:space="0" w:color="auto"/>
        <w:bottom w:val="none" w:sz="0" w:space="0" w:color="auto"/>
        <w:right w:val="none" w:sz="0" w:space="0" w:color="auto"/>
      </w:divBdr>
    </w:div>
    <w:div w:id="1505585241">
      <w:marLeft w:val="640"/>
      <w:marRight w:val="0"/>
      <w:marTop w:val="0"/>
      <w:marBottom w:val="0"/>
      <w:divBdr>
        <w:top w:val="none" w:sz="0" w:space="0" w:color="auto"/>
        <w:left w:val="none" w:sz="0" w:space="0" w:color="auto"/>
        <w:bottom w:val="none" w:sz="0" w:space="0" w:color="auto"/>
        <w:right w:val="none" w:sz="0" w:space="0" w:color="auto"/>
      </w:divBdr>
    </w:div>
    <w:div w:id="1505780467">
      <w:marLeft w:val="640"/>
      <w:marRight w:val="0"/>
      <w:marTop w:val="0"/>
      <w:marBottom w:val="0"/>
      <w:divBdr>
        <w:top w:val="none" w:sz="0" w:space="0" w:color="auto"/>
        <w:left w:val="none" w:sz="0" w:space="0" w:color="auto"/>
        <w:bottom w:val="none" w:sz="0" w:space="0" w:color="auto"/>
        <w:right w:val="none" w:sz="0" w:space="0" w:color="auto"/>
      </w:divBdr>
    </w:div>
    <w:div w:id="1505899035">
      <w:marLeft w:val="640"/>
      <w:marRight w:val="0"/>
      <w:marTop w:val="0"/>
      <w:marBottom w:val="0"/>
      <w:divBdr>
        <w:top w:val="none" w:sz="0" w:space="0" w:color="auto"/>
        <w:left w:val="none" w:sz="0" w:space="0" w:color="auto"/>
        <w:bottom w:val="none" w:sz="0" w:space="0" w:color="auto"/>
        <w:right w:val="none" w:sz="0" w:space="0" w:color="auto"/>
      </w:divBdr>
    </w:div>
    <w:div w:id="1505900488">
      <w:marLeft w:val="640"/>
      <w:marRight w:val="0"/>
      <w:marTop w:val="0"/>
      <w:marBottom w:val="0"/>
      <w:divBdr>
        <w:top w:val="none" w:sz="0" w:space="0" w:color="auto"/>
        <w:left w:val="none" w:sz="0" w:space="0" w:color="auto"/>
        <w:bottom w:val="none" w:sz="0" w:space="0" w:color="auto"/>
        <w:right w:val="none" w:sz="0" w:space="0" w:color="auto"/>
      </w:divBdr>
    </w:div>
    <w:div w:id="1505901481">
      <w:marLeft w:val="640"/>
      <w:marRight w:val="0"/>
      <w:marTop w:val="0"/>
      <w:marBottom w:val="0"/>
      <w:divBdr>
        <w:top w:val="none" w:sz="0" w:space="0" w:color="auto"/>
        <w:left w:val="none" w:sz="0" w:space="0" w:color="auto"/>
        <w:bottom w:val="none" w:sz="0" w:space="0" w:color="auto"/>
        <w:right w:val="none" w:sz="0" w:space="0" w:color="auto"/>
      </w:divBdr>
    </w:div>
    <w:div w:id="1505971742">
      <w:marLeft w:val="640"/>
      <w:marRight w:val="0"/>
      <w:marTop w:val="0"/>
      <w:marBottom w:val="0"/>
      <w:divBdr>
        <w:top w:val="none" w:sz="0" w:space="0" w:color="auto"/>
        <w:left w:val="none" w:sz="0" w:space="0" w:color="auto"/>
        <w:bottom w:val="none" w:sz="0" w:space="0" w:color="auto"/>
        <w:right w:val="none" w:sz="0" w:space="0" w:color="auto"/>
      </w:divBdr>
    </w:div>
    <w:div w:id="1505977341">
      <w:marLeft w:val="640"/>
      <w:marRight w:val="0"/>
      <w:marTop w:val="0"/>
      <w:marBottom w:val="0"/>
      <w:divBdr>
        <w:top w:val="none" w:sz="0" w:space="0" w:color="auto"/>
        <w:left w:val="none" w:sz="0" w:space="0" w:color="auto"/>
        <w:bottom w:val="none" w:sz="0" w:space="0" w:color="auto"/>
        <w:right w:val="none" w:sz="0" w:space="0" w:color="auto"/>
      </w:divBdr>
    </w:div>
    <w:div w:id="1506164160">
      <w:marLeft w:val="640"/>
      <w:marRight w:val="0"/>
      <w:marTop w:val="0"/>
      <w:marBottom w:val="0"/>
      <w:divBdr>
        <w:top w:val="none" w:sz="0" w:space="0" w:color="auto"/>
        <w:left w:val="none" w:sz="0" w:space="0" w:color="auto"/>
        <w:bottom w:val="none" w:sz="0" w:space="0" w:color="auto"/>
        <w:right w:val="none" w:sz="0" w:space="0" w:color="auto"/>
      </w:divBdr>
    </w:div>
    <w:div w:id="1506165130">
      <w:marLeft w:val="640"/>
      <w:marRight w:val="0"/>
      <w:marTop w:val="0"/>
      <w:marBottom w:val="0"/>
      <w:divBdr>
        <w:top w:val="none" w:sz="0" w:space="0" w:color="auto"/>
        <w:left w:val="none" w:sz="0" w:space="0" w:color="auto"/>
        <w:bottom w:val="none" w:sz="0" w:space="0" w:color="auto"/>
        <w:right w:val="none" w:sz="0" w:space="0" w:color="auto"/>
      </w:divBdr>
    </w:div>
    <w:div w:id="1506357103">
      <w:marLeft w:val="640"/>
      <w:marRight w:val="0"/>
      <w:marTop w:val="0"/>
      <w:marBottom w:val="0"/>
      <w:divBdr>
        <w:top w:val="none" w:sz="0" w:space="0" w:color="auto"/>
        <w:left w:val="none" w:sz="0" w:space="0" w:color="auto"/>
        <w:bottom w:val="none" w:sz="0" w:space="0" w:color="auto"/>
        <w:right w:val="none" w:sz="0" w:space="0" w:color="auto"/>
      </w:divBdr>
    </w:div>
    <w:div w:id="1506363204">
      <w:marLeft w:val="640"/>
      <w:marRight w:val="0"/>
      <w:marTop w:val="0"/>
      <w:marBottom w:val="0"/>
      <w:divBdr>
        <w:top w:val="none" w:sz="0" w:space="0" w:color="auto"/>
        <w:left w:val="none" w:sz="0" w:space="0" w:color="auto"/>
        <w:bottom w:val="none" w:sz="0" w:space="0" w:color="auto"/>
        <w:right w:val="none" w:sz="0" w:space="0" w:color="auto"/>
      </w:divBdr>
    </w:div>
    <w:div w:id="1506555203">
      <w:marLeft w:val="640"/>
      <w:marRight w:val="0"/>
      <w:marTop w:val="0"/>
      <w:marBottom w:val="0"/>
      <w:divBdr>
        <w:top w:val="none" w:sz="0" w:space="0" w:color="auto"/>
        <w:left w:val="none" w:sz="0" w:space="0" w:color="auto"/>
        <w:bottom w:val="none" w:sz="0" w:space="0" w:color="auto"/>
        <w:right w:val="none" w:sz="0" w:space="0" w:color="auto"/>
      </w:divBdr>
    </w:div>
    <w:div w:id="1506555604">
      <w:marLeft w:val="640"/>
      <w:marRight w:val="0"/>
      <w:marTop w:val="0"/>
      <w:marBottom w:val="0"/>
      <w:divBdr>
        <w:top w:val="none" w:sz="0" w:space="0" w:color="auto"/>
        <w:left w:val="none" w:sz="0" w:space="0" w:color="auto"/>
        <w:bottom w:val="none" w:sz="0" w:space="0" w:color="auto"/>
        <w:right w:val="none" w:sz="0" w:space="0" w:color="auto"/>
      </w:divBdr>
    </w:div>
    <w:div w:id="1506556340">
      <w:marLeft w:val="640"/>
      <w:marRight w:val="0"/>
      <w:marTop w:val="0"/>
      <w:marBottom w:val="0"/>
      <w:divBdr>
        <w:top w:val="none" w:sz="0" w:space="0" w:color="auto"/>
        <w:left w:val="none" w:sz="0" w:space="0" w:color="auto"/>
        <w:bottom w:val="none" w:sz="0" w:space="0" w:color="auto"/>
        <w:right w:val="none" w:sz="0" w:space="0" w:color="auto"/>
      </w:divBdr>
    </w:div>
    <w:div w:id="1506702706">
      <w:marLeft w:val="640"/>
      <w:marRight w:val="0"/>
      <w:marTop w:val="0"/>
      <w:marBottom w:val="0"/>
      <w:divBdr>
        <w:top w:val="none" w:sz="0" w:space="0" w:color="auto"/>
        <w:left w:val="none" w:sz="0" w:space="0" w:color="auto"/>
        <w:bottom w:val="none" w:sz="0" w:space="0" w:color="auto"/>
        <w:right w:val="none" w:sz="0" w:space="0" w:color="auto"/>
      </w:divBdr>
    </w:div>
    <w:div w:id="1506941856">
      <w:marLeft w:val="640"/>
      <w:marRight w:val="0"/>
      <w:marTop w:val="0"/>
      <w:marBottom w:val="0"/>
      <w:divBdr>
        <w:top w:val="none" w:sz="0" w:space="0" w:color="auto"/>
        <w:left w:val="none" w:sz="0" w:space="0" w:color="auto"/>
        <w:bottom w:val="none" w:sz="0" w:space="0" w:color="auto"/>
        <w:right w:val="none" w:sz="0" w:space="0" w:color="auto"/>
      </w:divBdr>
    </w:div>
    <w:div w:id="1507138730">
      <w:marLeft w:val="640"/>
      <w:marRight w:val="0"/>
      <w:marTop w:val="0"/>
      <w:marBottom w:val="0"/>
      <w:divBdr>
        <w:top w:val="none" w:sz="0" w:space="0" w:color="auto"/>
        <w:left w:val="none" w:sz="0" w:space="0" w:color="auto"/>
        <w:bottom w:val="none" w:sz="0" w:space="0" w:color="auto"/>
        <w:right w:val="none" w:sz="0" w:space="0" w:color="auto"/>
      </w:divBdr>
    </w:div>
    <w:div w:id="1507211791">
      <w:marLeft w:val="640"/>
      <w:marRight w:val="0"/>
      <w:marTop w:val="0"/>
      <w:marBottom w:val="0"/>
      <w:divBdr>
        <w:top w:val="none" w:sz="0" w:space="0" w:color="auto"/>
        <w:left w:val="none" w:sz="0" w:space="0" w:color="auto"/>
        <w:bottom w:val="none" w:sz="0" w:space="0" w:color="auto"/>
        <w:right w:val="none" w:sz="0" w:space="0" w:color="auto"/>
      </w:divBdr>
    </w:div>
    <w:div w:id="1507287763">
      <w:marLeft w:val="640"/>
      <w:marRight w:val="0"/>
      <w:marTop w:val="0"/>
      <w:marBottom w:val="0"/>
      <w:divBdr>
        <w:top w:val="none" w:sz="0" w:space="0" w:color="auto"/>
        <w:left w:val="none" w:sz="0" w:space="0" w:color="auto"/>
        <w:bottom w:val="none" w:sz="0" w:space="0" w:color="auto"/>
        <w:right w:val="none" w:sz="0" w:space="0" w:color="auto"/>
      </w:divBdr>
    </w:div>
    <w:div w:id="1507360651">
      <w:marLeft w:val="640"/>
      <w:marRight w:val="0"/>
      <w:marTop w:val="0"/>
      <w:marBottom w:val="0"/>
      <w:divBdr>
        <w:top w:val="none" w:sz="0" w:space="0" w:color="auto"/>
        <w:left w:val="none" w:sz="0" w:space="0" w:color="auto"/>
        <w:bottom w:val="none" w:sz="0" w:space="0" w:color="auto"/>
        <w:right w:val="none" w:sz="0" w:space="0" w:color="auto"/>
      </w:divBdr>
    </w:div>
    <w:div w:id="1507401390">
      <w:marLeft w:val="640"/>
      <w:marRight w:val="0"/>
      <w:marTop w:val="0"/>
      <w:marBottom w:val="0"/>
      <w:divBdr>
        <w:top w:val="none" w:sz="0" w:space="0" w:color="auto"/>
        <w:left w:val="none" w:sz="0" w:space="0" w:color="auto"/>
        <w:bottom w:val="none" w:sz="0" w:space="0" w:color="auto"/>
        <w:right w:val="none" w:sz="0" w:space="0" w:color="auto"/>
      </w:divBdr>
    </w:div>
    <w:div w:id="1507551613">
      <w:marLeft w:val="640"/>
      <w:marRight w:val="0"/>
      <w:marTop w:val="0"/>
      <w:marBottom w:val="0"/>
      <w:divBdr>
        <w:top w:val="none" w:sz="0" w:space="0" w:color="auto"/>
        <w:left w:val="none" w:sz="0" w:space="0" w:color="auto"/>
        <w:bottom w:val="none" w:sz="0" w:space="0" w:color="auto"/>
        <w:right w:val="none" w:sz="0" w:space="0" w:color="auto"/>
      </w:divBdr>
    </w:div>
    <w:div w:id="1507552744">
      <w:marLeft w:val="640"/>
      <w:marRight w:val="0"/>
      <w:marTop w:val="0"/>
      <w:marBottom w:val="0"/>
      <w:divBdr>
        <w:top w:val="none" w:sz="0" w:space="0" w:color="auto"/>
        <w:left w:val="none" w:sz="0" w:space="0" w:color="auto"/>
        <w:bottom w:val="none" w:sz="0" w:space="0" w:color="auto"/>
        <w:right w:val="none" w:sz="0" w:space="0" w:color="auto"/>
      </w:divBdr>
    </w:div>
    <w:div w:id="1507553159">
      <w:marLeft w:val="640"/>
      <w:marRight w:val="0"/>
      <w:marTop w:val="0"/>
      <w:marBottom w:val="0"/>
      <w:divBdr>
        <w:top w:val="none" w:sz="0" w:space="0" w:color="auto"/>
        <w:left w:val="none" w:sz="0" w:space="0" w:color="auto"/>
        <w:bottom w:val="none" w:sz="0" w:space="0" w:color="auto"/>
        <w:right w:val="none" w:sz="0" w:space="0" w:color="auto"/>
      </w:divBdr>
    </w:div>
    <w:div w:id="1507555065">
      <w:marLeft w:val="640"/>
      <w:marRight w:val="0"/>
      <w:marTop w:val="0"/>
      <w:marBottom w:val="0"/>
      <w:divBdr>
        <w:top w:val="none" w:sz="0" w:space="0" w:color="auto"/>
        <w:left w:val="none" w:sz="0" w:space="0" w:color="auto"/>
        <w:bottom w:val="none" w:sz="0" w:space="0" w:color="auto"/>
        <w:right w:val="none" w:sz="0" w:space="0" w:color="auto"/>
      </w:divBdr>
    </w:div>
    <w:div w:id="1507555201">
      <w:marLeft w:val="640"/>
      <w:marRight w:val="0"/>
      <w:marTop w:val="0"/>
      <w:marBottom w:val="0"/>
      <w:divBdr>
        <w:top w:val="none" w:sz="0" w:space="0" w:color="auto"/>
        <w:left w:val="none" w:sz="0" w:space="0" w:color="auto"/>
        <w:bottom w:val="none" w:sz="0" w:space="0" w:color="auto"/>
        <w:right w:val="none" w:sz="0" w:space="0" w:color="auto"/>
      </w:divBdr>
    </w:div>
    <w:div w:id="1507600548">
      <w:marLeft w:val="640"/>
      <w:marRight w:val="0"/>
      <w:marTop w:val="0"/>
      <w:marBottom w:val="0"/>
      <w:divBdr>
        <w:top w:val="none" w:sz="0" w:space="0" w:color="auto"/>
        <w:left w:val="none" w:sz="0" w:space="0" w:color="auto"/>
        <w:bottom w:val="none" w:sz="0" w:space="0" w:color="auto"/>
        <w:right w:val="none" w:sz="0" w:space="0" w:color="auto"/>
      </w:divBdr>
    </w:div>
    <w:div w:id="1507790893">
      <w:marLeft w:val="640"/>
      <w:marRight w:val="0"/>
      <w:marTop w:val="0"/>
      <w:marBottom w:val="0"/>
      <w:divBdr>
        <w:top w:val="none" w:sz="0" w:space="0" w:color="auto"/>
        <w:left w:val="none" w:sz="0" w:space="0" w:color="auto"/>
        <w:bottom w:val="none" w:sz="0" w:space="0" w:color="auto"/>
        <w:right w:val="none" w:sz="0" w:space="0" w:color="auto"/>
      </w:divBdr>
    </w:div>
    <w:div w:id="1507793982">
      <w:marLeft w:val="640"/>
      <w:marRight w:val="0"/>
      <w:marTop w:val="0"/>
      <w:marBottom w:val="0"/>
      <w:divBdr>
        <w:top w:val="none" w:sz="0" w:space="0" w:color="auto"/>
        <w:left w:val="none" w:sz="0" w:space="0" w:color="auto"/>
        <w:bottom w:val="none" w:sz="0" w:space="0" w:color="auto"/>
        <w:right w:val="none" w:sz="0" w:space="0" w:color="auto"/>
      </w:divBdr>
    </w:div>
    <w:div w:id="1507865714">
      <w:marLeft w:val="640"/>
      <w:marRight w:val="0"/>
      <w:marTop w:val="0"/>
      <w:marBottom w:val="0"/>
      <w:divBdr>
        <w:top w:val="none" w:sz="0" w:space="0" w:color="auto"/>
        <w:left w:val="none" w:sz="0" w:space="0" w:color="auto"/>
        <w:bottom w:val="none" w:sz="0" w:space="0" w:color="auto"/>
        <w:right w:val="none" w:sz="0" w:space="0" w:color="auto"/>
      </w:divBdr>
    </w:div>
    <w:div w:id="1507935556">
      <w:marLeft w:val="640"/>
      <w:marRight w:val="0"/>
      <w:marTop w:val="0"/>
      <w:marBottom w:val="0"/>
      <w:divBdr>
        <w:top w:val="none" w:sz="0" w:space="0" w:color="auto"/>
        <w:left w:val="none" w:sz="0" w:space="0" w:color="auto"/>
        <w:bottom w:val="none" w:sz="0" w:space="0" w:color="auto"/>
        <w:right w:val="none" w:sz="0" w:space="0" w:color="auto"/>
      </w:divBdr>
    </w:div>
    <w:div w:id="1507944708">
      <w:marLeft w:val="640"/>
      <w:marRight w:val="0"/>
      <w:marTop w:val="0"/>
      <w:marBottom w:val="0"/>
      <w:divBdr>
        <w:top w:val="none" w:sz="0" w:space="0" w:color="auto"/>
        <w:left w:val="none" w:sz="0" w:space="0" w:color="auto"/>
        <w:bottom w:val="none" w:sz="0" w:space="0" w:color="auto"/>
        <w:right w:val="none" w:sz="0" w:space="0" w:color="auto"/>
      </w:divBdr>
    </w:div>
    <w:div w:id="1508015796">
      <w:marLeft w:val="640"/>
      <w:marRight w:val="0"/>
      <w:marTop w:val="0"/>
      <w:marBottom w:val="0"/>
      <w:divBdr>
        <w:top w:val="none" w:sz="0" w:space="0" w:color="auto"/>
        <w:left w:val="none" w:sz="0" w:space="0" w:color="auto"/>
        <w:bottom w:val="none" w:sz="0" w:space="0" w:color="auto"/>
        <w:right w:val="none" w:sz="0" w:space="0" w:color="auto"/>
      </w:divBdr>
    </w:div>
    <w:div w:id="1508207985">
      <w:marLeft w:val="640"/>
      <w:marRight w:val="0"/>
      <w:marTop w:val="0"/>
      <w:marBottom w:val="0"/>
      <w:divBdr>
        <w:top w:val="none" w:sz="0" w:space="0" w:color="auto"/>
        <w:left w:val="none" w:sz="0" w:space="0" w:color="auto"/>
        <w:bottom w:val="none" w:sz="0" w:space="0" w:color="auto"/>
        <w:right w:val="none" w:sz="0" w:space="0" w:color="auto"/>
      </w:divBdr>
    </w:div>
    <w:div w:id="1508211535">
      <w:marLeft w:val="640"/>
      <w:marRight w:val="0"/>
      <w:marTop w:val="0"/>
      <w:marBottom w:val="0"/>
      <w:divBdr>
        <w:top w:val="none" w:sz="0" w:space="0" w:color="auto"/>
        <w:left w:val="none" w:sz="0" w:space="0" w:color="auto"/>
        <w:bottom w:val="none" w:sz="0" w:space="0" w:color="auto"/>
        <w:right w:val="none" w:sz="0" w:space="0" w:color="auto"/>
      </w:divBdr>
    </w:div>
    <w:div w:id="1508255034">
      <w:marLeft w:val="640"/>
      <w:marRight w:val="0"/>
      <w:marTop w:val="0"/>
      <w:marBottom w:val="0"/>
      <w:divBdr>
        <w:top w:val="none" w:sz="0" w:space="0" w:color="auto"/>
        <w:left w:val="none" w:sz="0" w:space="0" w:color="auto"/>
        <w:bottom w:val="none" w:sz="0" w:space="0" w:color="auto"/>
        <w:right w:val="none" w:sz="0" w:space="0" w:color="auto"/>
      </w:divBdr>
    </w:div>
    <w:div w:id="1508399754">
      <w:marLeft w:val="640"/>
      <w:marRight w:val="0"/>
      <w:marTop w:val="0"/>
      <w:marBottom w:val="0"/>
      <w:divBdr>
        <w:top w:val="none" w:sz="0" w:space="0" w:color="auto"/>
        <w:left w:val="none" w:sz="0" w:space="0" w:color="auto"/>
        <w:bottom w:val="none" w:sz="0" w:space="0" w:color="auto"/>
        <w:right w:val="none" w:sz="0" w:space="0" w:color="auto"/>
      </w:divBdr>
    </w:div>
    <w:div w:id="1508473424">
      <w:marLeft w:val="640"/>
      <w:marRight w:val="0"/>
      <w:marTop w:val="0"/>
      <w:marBottom w:val="0"/>
      <w:divBdr>
        <w:top w:val="none" w:sz="0" w:space="0" w:color="auto"/>
        <w:left w:val="none" w:sz="0" w:space="0" w:color="auto"/>
        <w:bottom w:val="none" w:sz="0" w:space="0" w:color="auto"/>
        <w:right w:val="none" w:sz="0" w:space="0" w:color="auto"/>
      </w:divBdr>
    </w:div>
    <w:div w:id="1508522973">
      <w:marLeft w:val="640"/>
      <w:marRight w:val="0"/>
      <w:marTop w:val="0"/>
      <w:marBottom w:val="0"/>
      <w:divBdr>
        <w:top w:val="none" w:sz="0" w:space="0" w:color="auto"/>
        <w:left w:val="none" w:sz="0" w:space="0" w:color="auto"/>
        <w:bottom w:val="none" w:sz="0" w:space="0" w:color="auto"/>
        <w:right w:val="none" w:sz="0" w:space="0" w:color="auto"/>
      </w:divBdr>
    </w:div>
    <w:div w:id="1508591300">
      <w:marLeft w:val="640"/>
      <w:marRight w:val="0"/>
      <w:marTop w:val="0"/>
      <w:marBottom w:val="0"/>
      <w:divBdr>
        <w:top w:val="none" w:sz="0" w:space="0" w:color="auto"/>
        <w:left w:val="none" w:sz="0" w:space="0" w:color="auto"/>
        <w:bottom w:val="none" w:sz="0" w:space="0" w:color="auto"/>
        <w:right w:val="none" w:sz="0" w:space="0" w:color="auto"/>
      </w:divBdr>
    </w:div>
    <w:div w:id="1508666519">
      <w:marLeft w:val="640"/>
      <w:marRight w:val="0"/>
      <w:marTop w:val="0"/>
      <w:marBottom w:val="0"/>
      <w:divBdr>
        <w:top w:val="none" w:sz="0" w:space="0" w:color="auto"/>
        <w:left w:val="none" w:sz="0" w:space="0" w:color="auto"/>
        <w:bottom w:val="none" w:sz="0" w:space="0" w:color="auto"/>
        <w:right w:val="none" w:sz="0" w:space="0" w:color="auto"/>
      </w:divBdr>
    </w:div>
    <w:div w:id="1508786808">
      <w:marLeft w:val="640"/>
      <w:marRight w:val="0"/>
      <w:marTop w:val="0"/>
      <w:marBottom w:val="0"/>
      <w:divBdr>
        <w:top w:val="none" w:sz="0" w:space="0" w:color="auto"/>
        <w:left w:val="none" w:sz="0" w:space="0" w:color="auto"/>
        <w:bottom w:val="none" w:sz="0" w:space="0" w:color="auto"/>
        <w:right w:val="none" w:sz="0" w:space="0" w:color="auto"/>
      </w:divBdr>
    </w:div>
    <w:div w:id="1508860774">
      <w:marLeft w:val="640"/>
      <w:marRight w:val="0"/>
      <w:marTop w:val="0"/>
      <w:marBottom w:val="0"/>
      <w:divBdr>
        <w:top w:val="none" w:sz="0" w:space="0" w:color="auto"/>
        <w:left w:val="none" w:sz="0" w:space="0" w:color="auto"/>
        <w:bottom w:val="none" w:sz="0" w:space="0" w:color="auto"/>
        <w:right w:val="none" w:sz="0" w:space="0" w:color="auto"/>
      </w:divBdr>
    </w:div>
    <w:div w:id="1508866832">
      <w:marLeft w:val="640"/>
      <w:marRight w:val="0"/>
      <w:marTop w:val="0"/>
      <w:marBottom w:val="0"/>
      <w:divBdr>
        <w:top w:val="none" w:sz="0" w:space="0" w:color="auto"/>
        <w:left w:val="none" w:sz="0" w:space="0" w:color="auto"/>
        <w:bottom w:val="none" w:sz="0" w:space="0" w:color="auto"/>
        <w:right w:val="none" w:sz="0" w:space="0" w:color="auto"/>
      </w:divBdr>
    </w:div>
    <w:div w:id="1508902688">
      <w:marLeft w:val="640"/>
      <w:marRight w:val="0"/>
      <w:marTop w:val="0"/>
      <w:marBottom w:val="0"/>
      <w:divBdr>
        <w:top w:val="none" w:sz="0" w:space="0" w:color="auto"/>
        <w:left w:val="none" w:sz="0" w:space="0" w:color="auto"/>
        <w:bottom w:val="none" w:sz="0" w:space="0" w:color="auto"/>
        <w:right w:val="none" w:sz="0" w:space="0" w:color="auto"/>
      </w:divBdr>
    </w:div>
    <w:div w:id="1508986380">
      <w:marLeft w:val="640"/>
      <w:marRight w:val="0"/>
      <w:marTop w:val="0"/>
      <w:marBottom w:val="0"/>
      <w:divBdr>
        <w:top w:val="none" w:sz="0" w:space="0" w:color="auto"/>
        <w:left w:val="none" w:sz="0" w:space="0" w:color="auto"/>
        <w:bottom w:val="none" w:sz="0" w:space="0" w:color="auto"/>
        <w:right w:val="none" w:sz="0" w:space="0" w:color="auto"/>
      </w:divBdr>
    </w:div>
    <w:div w:id="1509055273">
      <w:marLeft w:val="640"/>
      <w:marRight w:val="0"/>
      <w:marTop w:val="0"/>
      <w:marBottom w:val="0"/>
      <w:divBdr>
        <w:top w:val="none" w:sz="0" w:space="0" w:color="auto"/>
        <w:left w:val="none" w:sz="0" w:space="0" w:color="auto"/>
        <w:bottom w:val="none" w:sz="0" w:space="0" w:color="auto"/>
        <w:right w:val="none" w:sz="0" w:space="0" w:color="auto"/>
      </w:divBdr>
    </w:div>
    <w:div w:id="1509056669">
      <w:marLeft w:val="640"/>
      <w:marRight w:val="0"/>
      <w:marTop w:val="0"/>
      <w:marBottom w:val="0"/>
      <w:divBdr>
        <w:top w:val="none" w:sz="0" w:space="0" w:color="auto"/>
        <w:left w:val="none" w:sz="0" w:space="0" w:color="auto"/>
        <w:bottom w:val="none" w:sz="0" w:space="0" w:color="auto"/>
        <w:right w:val="none" w:sz="0" w:space="0" w:color="auto"/>
      </w:divBdr>
    </w:div>
    <w:div w:id="1509098128">
      <w:marLeft w:val="640"/>
      <w:marRight w:val="0"/>
      <w:marTop w:val="0"/>
      <w:marBottom w:val="0"/>
      <w:divBdr>
        <w:top w:val="none" w:sz="0" w:space="0" w:color="auto"/>
        <w:left w:val="none" w:sz="0" w:space="0" w:color="auto"/>
        <w:bottom w:val="none" w:sz="0" w:space="0" w:color="auto"/>
        <w:right w:val="none" w:sz="0" w:space="0" w:color="auto"/>
      </w:divBdr>
    </w:div>
    <w:div w:id="1509179575">
      <w:marLeft w:val="640"/>
      <w:marRight w:val="0"/>
      <w:marTop w:val="0"/>
      <w:marBottom w:val="0"/>
      <w:divBdr>
        <w:top w:val="none" w:sz="0" w:space="0" w:color="auto"/>
        <w:left w:val="none" w:sz="0" w:space="0" w:color="auto"/>
        <w:bottom w:val="none" w:sz="0" w:space="0" w:color="auto"/>
        <w:right w:val="none" w:sz="0" w:space="0" w:color="auto"/>
      </w:divBdr>
    </w:div>
    <w:div w:id="1509322610">
      <w:marLeft w:val="640"/>
      <w:marRight w:val="0"/>
      <w:marTop w:val="0"/>
      <w:marBottom w:val="0"/>
      <w:divBdr>
        <w:top w:val="none" w:sz="0" w:space="0" w:color="auto"/>
        <w:left w:val="none" w:sz="0" w:space="0" w:color="auto"/>
        <w:bottom w:val="none" w:sz="0" w:space="0" w:color="auto"/>
        <w:right w:val="none" w:sz="0" w:space="0" w:color="auto"/>
      </w:divBdr>
    </w:div>
    <w:div w:id="1509326667">
      <w:marLeft w:val="640"/>
      <w:marRight w:val="0"/>
      <w:marTop w:val="0"/>
      <w:marBottom w:val="0"/>
      <w:divBdr>
        <w:top w:val="none" w:sz="0" w:space="0" w:color="auto"/>
        <w:left w:val="none" w:sz="0" w:space="0" w:color="auto"/>
        <w:bottom w:val="none" w:sz="0" w:space="0" w:color="auto"/>
        <w:right w:val="none" w:sz="0" w:space="0" w:color="auto"/>
      </w:divBdr>
    </w:div>
    <w:div w:id="1509366744">
      <w:marLeft w:val="640"/>
      <w:marRight w:val="0"/>
      <w:marTop w:val="0"/>
      <w:marBottom w:val="0"/>
      <w:divBdr>
        <w:top w:val="none" w:sz="0" w:space="0" w:color="auto"/>
        <w:left w:val="none" w:sz="0" w:space="0" w:color="auto"/>
        <w:bottom w:val="none" w:sz="0" w:space="0" w:color="auto"/>
        <w:right w:val="none" w:sz="0" w:space="0" w:color="auto"/>
      </w:divBdr>
    </w:div>
    <w:div w:id="1509372556">
      <w:marLeft w:val="640"/>
      <w:marRight w:val="0"/>
      <w:marTop w:val="0"/>
      <w:marBottom w:val="0"/>
      <w:divBdr>
        <w:top w:val="none" w:sz="0" w:space="0" w:color="auto"/>
        <w:left w:val="none" w:sz="0" w:space="0" w:color="auto"/>
        <w:bottom w:val="none" w:sz="0" w:space="0" w:color="auto"/>
        <w:right w:val="none" w:sz="0" w:space="0" w:color="auto"/>
      </w:divBdr>
    </w:div>
    <w:div w:id="1509516594">
      <w:marLeft w:val="640"/>
      <w:marRight w:val="0"/>
      <w:marTop w:val="0"/>
      <w:marBottom w:val="0"/>
      <w:divBdr>
        <w:top w:val="none" w:sz="0" w:space="0" w:color="auto"/>
        <w:left w:val="none" w:sz="0" w:space="0" w:color="auto"/>
        <w:bottom w:val="none" w:sz="0" w:space="0" w:color="auto"/>
        <w:right w:val="none" w:sz="0" w:space="0" w:color="auto"/>
      </w:divBdr>
    </w:div>
    <w:div w:id="1509518750">
      <w:marLeft w:val="640"/>
      <w:marRight w:val="0"/>
      <w:marTop w:val="0"/>
      <w:marBottom w:val="0"/>
      <w:divBdr>
        <w:top w:val="none" w:sz="0" w:space="0" w:color="auto"/>
        <w:left w:val="none" w:sz="0" w:space="0" w:color="auto"/>
        <w:bottom w:val="none" w:sz="0" w:space="0" w:color="auto"/>
        <w:right w:val="none" w:sz="0" w:space="0" w:color="auto"/>
      </w:divBdr>
    </w:div>
    <w:div w:id="1509559413">
      <w:marLeft w:val="640"/>
      <w:marRight w:val="0"/>
      <w:marTop w:val="0"/>
      <w:marBottom w:val="0"/>
      <w:divBdr>
        <w:top w:val="none" w:sz="0" w:space="0" w:color="auto"/>
        <w:left w:val="none" w:sz="0" w:space="0" w:color="auto"/>
        <w:bottom w:val="none" w:sz="0" w:space="0" w:color="auto"/>
        <w:right w:val="none" w:sz="0" w:space="0" w:color="auto"/>
      </w:divBdr>
    </w:div>
    <w:div w:id="1509636312">
      <w:marLeft w:val="640"/>
      <w:marRight w:val="0"/>
      <w:marTop w:val="0"/>
      <w:marBottom w:val="0"/>
      <w:divBdr>
        <w:top w:val="none" w:sz="0" w:space="0" w:color="auto"/>
        <w:left w:val="none" w:sz="0" w:space="0" w:color="auto"/>
        <w:bottom w:val="none" w:sz="0" w:space="0" w:color="auto"/>
        <w:right w:val="none" w:sz="0" w:space="0" w:color="auto"/>
      </w:divBdr>
    </w:div>
    <w:div w:id="1509636915">
      <w:marLeft w:val="640"/>
      <w:marRight w:val="0"/>
      <w:marTop w:val="0"/>
      <w:marBottom w:val="0"/>
      <w:divBdr>
        <w:top w:val="none" w:sz="0" w:space="0" w:color="auto"/>
        <w:left w:val="none" w:sz="0" w:space="0" w:color="auto"/>
        <w:bottom w:val="none" w:sz="0" w:space="0" w:color="auto"/>
        <w:right w:val="none" w:sz="0" w:space="0" w:color="auto"/>
      </w:divBdr>
    </w:div>
    <w:div w:id="1509638540">
      <w:marLeft w:val="640"/>
      <w:marRight w:val="0"/>
      <w:marTop w:val="0"/>
      <w:marBottom w:val="0"/>
      <w:divBdr>
        <w:top w:val="none" w:sz="0" w:space="0" w:color="auto"/>
        <w:left w:val="none" w:sz="0" w:space="0" w:color="auto"/>
        <w:bottom w:val="none" w:sz="0" w:space="0" w:color="auto"/>
        <w:right w:val="none" w:sz="0" w:space="0" w:color="auto"/>
      </w:divBdr>
    </w:div>
    <w:div w:id="1509709493">
      <w:marLeft w:val="640"/>
      <w:marRight w:val="0"/>
      <w:marTop w:val="0"/>
      <w:marBottom w:val="0"/>
      <w:divBdr>
        <w:top w:val="none" w:sz="0" w:space="0" w:color="auto"/>
        <w:left w:val="none" w:sz="0" w:space="0" w:color="auto"/>
        <w:bottom w:val="none" w:sz="0" w:space="0" w:color="auto"/>
        <w:right w:val="none" w:sz="0" w:space="0" w:color="auto"/>
      </w:divBdr>
    </w:div>
    <w:div w:id="1509713533">
      <w:marLeft w:val="640"/>
      <w:marRight w:val="0"/>
      <w:marTop w:val="0"/>
      <w:marBottom w:val="0"/>
      <w:divBdr>
        <w:top w:val="none" w:sz="0" w:space="0" w:color="auto"/>
        <w:left w:val="none" w:sz="0" w:space="0" w:color="auto"/>
        <w:bottom w:val="none" w:sz="0" w:space="0" w:color="auto"/>
        <w:right w:val="none" w:sz="0" w:space="0" w:color="auto"/>
      </w:divBdr>
    </w:div>
    <w:div w:id="1509752917">
      <w:marLeft w:val="640"/>
      <w:marRight w:val="0"/>
      <w:marTop w:val="0"/>
      <w:marBottom w:val="0"/>
      <w:divBdr>
        <w:top w:val="none" w:sz="0" w:space="0" w:color="auto"/>
        <w:left w:val="none" w:sz="0" w:space="0" w:color="auto"/>
        <w:bottom w:val="none" w:sz="0" w:space="0" w:color="auto"/>
        <w:right w:val="none" w:sz="0" w:space="0" w:color="auto"/>
      </w:divBdr>
    </w:div>
    <w:div w:id="1509758336">
      <w:marLeft w:val="640"/>
      <w:marRight w:val="0"/>
      <w:marTop w:val="0"/>
      <w:marBottom w:val="0"/>
      <w:divBdr>
        <w:top w:val="none" w:sz="0" w:space="0" w:color="auto"/>
        <w:left w:val="none" w:sz="0" w:space="0" w:color="auto"/>
        <w:bottom w:val="none" w:sz="0" w:space="0" w:color="auto"/>
        <w:right w:val="none" w:sz="0" w:space="0" w:color="auto"/>
      </w:divBdr>
    </w:div>
    <w:div w:id="1509902314">
      <w:marLeft w:val="640"/>
      <w:marRight w:val="0"/>
      <w:marTop w:val="0"/>
      <w:marBottom w:val="0"/>
      <w:divBdr>
        <w:top w:val="none" w:sz="0" w:space="0" w:color="auto"/>
        <w:left w:val="none" w:sz="0" w:space="0" w:color="auto"/>
        <w:bottom w:val="none" w:sz="0" w:space="0" w:color="auto"/>
        <w:right w:val="none" w:sz="0" w:space="0" w:color="auto"/>
      </w:divBdr>
    </w:div>
    <w:div w:id="1509950456">
      <w:marLeft w:val="640"/>
      <w:marRight w:val="0"/>
      <w:marTop w:val="0"/>
      <w:marBottom w:val="0"/>
      <w:divBdr>
        <w:top w:val="none" w:sz="0" w:space="0" w:color="auto"/>
        <w:left w:val="none" w:sz="0" w:space="0" w:color="auto"/>
        <w:bottom w:val="none" w:sz="0" w:space="0" w:color="auto"/>
        <w:right w:val="none" w:sz="0" w:space="0" w:color="auto"/>
      </w:divBdr>
    </w:div>
    <w:div w:id="1509978694">
      <w:marLeft w:val="640"/>
      <w:marRight w:val="0"/>
      <w:marTop w:val="0"/>
      <w:marBottom w:val="0"/>
      <w:divBdr>
        <w:top w:val="none" w:sz="0" w:space="0" w:color="auto"/>
        <w:left w:val="none" w:sz="0" w:space="0" w:color="auto"/>
        <w:bottom w:val="none" w:sz="0" w:space="0" w:color="auto"/>
        <w:right w:val="none" w:sz="0" w:space="0" w:color="auto"/>
      </w:divBdr>
    </w:div>
    <w:div w:id="1509981906">
      <w:marLeft w:val="640"/>
      <w:marRight w:val="0"/>
      <w:marTop w:val="0"/>
      <w:marBottom w:val="0"/>
      <w:divBdr>
        <w:top w:val="none" w:sz="0" w:space="0" w:color="auto"/>
        <w:left w:val="none" w:sz="0" w:space="0" w:color="auto"/>
        <w:bottom w:val="none" w:sz="0" w:space="0" w:color="auto"/>
        <w:right w:val="none" w:sz="0" w:space="0" w:color="auto"/>
      </w:divBdr>
    </w:div>
    <w:div w:id="1510020615">
      <w:marLeft w:val="640"/>
      <w:marRight w:val="0"/>
      <w:marTop w:val="0"/>
      <w:marBottom w:val="0"/>
      <w:divBdr>
        <w:top w:val="none" w:sz="0" w:space="0" w:color="auto"/>
        <w:left w:val="none" w:sz="0" w:space="0" w:color="auto"/>
        <w:bottom w:val="none" w:sz="0" w:space="0" w:color="auto"/>
        <w:right w:val="none" w:sz="0" w:space="0" w:color="auto"/>
      </w:divBdr>
    </w:div>
    <w:div w:id="1510024091">
      <w:marLeft w:val="640"/>
      <w:marRight w:val="0"/>
      <w:marTop w:val="0"/>
      <w:marBottom w:val="0"/>
      <w:divBdr>
        <w:top w:val="none" w:sz="0" w:space="0" w:color="auto"/>
        <w:left w:val="none" w:sz="0" w:space="0" w:color="auto"/>
        <w:bottom w:val="none" w:sz="0" w:space="0" w:color="auto"/>
        <w:right w:val="none" w:sz="0" w:space="0" w:color="auto"/>
      </w:divBdr>
    </w:div>
    <w:div w:id="1510024409">
      <w:marLeft w:val="640"/>
      <w:marRight w:val="0"/>
      <w:marTop w:val="0"/>
      <w:marBottom w:val="0"/>
      <w:divBdr>
        <w:top w:val="none" w:sz="0" w:space="0" w:color="auto"/>
        <w:left w:val="none" w:sz="0" w:space="0" w:color="auto"/>
        <w:bottom w:val="none" w:sz="0" w:space="0" w:color="auto"/>
        <w:right w:val="none" w:sz="0" w:space="0" w:color="auto"/>
      </w:divBdr>
    </w:div>
    <w:div w:id="1510025593">
      <w:marLeft w:val="640"/>
      <w:marRight w:val="0"/>
      <w:marTop w:val="0"/>
      <w:marBottom w:val="0"/>
      <w:divBdr>
        <w:top w:val="none" w:sz="0" w:space="0" w:color="auto"/>
        <w:left w:val="none" w:sz="0" w:space="0" w:color="auto"/>
        <w:bottom w:val="none" w:sz="0" w:space="0" w:color="auto"/>
        <w:right w:val="none" w:sz="0" w:space="0" w:color="auto"/>
      </w:divBdr>
    </w:div>
    <w:div w:id="1510097440">
      <w:marLeft w:val="640"/>
      <w:marRight w:val="0"/>
      <w:marTop w:val="0"/>
      <w:marBottom w:val="0"/>
      <w:divBdr>
        <w:top w:val="none" w:sz="0" w:space="0" w:color="auto"/>
        <w:left w:val="none" w:sz="0" w:space="0" w:color="auto"/>
        <w:bottom w:val="none" w:sz="0" w:space="0" w:color="auto"/>
        <w:right w:val="none" w:sz="0" w:space="0" w:color="auto"/>
      </w:divBdr>
    </w:div>
    <w:div w:id="1510098589">
      <w:marLeft w:val="480"/>
      <w:marRight w:val="0"/>
      <w:marTop w:val="0"/>
      <w:marBottom w:val="0"/>
      <w:divBdr>
        <w:top w:val="none" w:sz="0" w:space="0" w:color="auto"/>
        <w:left w:val="none" w:sz="0" w:space="0" w:color="auto"/>
        <w:bottom w:val="none" w:sz="0" w:space="0" w:color="auto"/>
        <w:right w:val="none" w:sz="0" w:space="0" w:color="auto"/>
      </w:divBdr>
    </w:div>
    <w:div w:id="1510103106">
      <w:marLeft w:val="640"/>
      <w:marRight w:val="0"/>
      <w:marTop w:val="0"/>
      <w:marBottom w:val="0"/>
      <w:divBdr>
        <w:top w:val="none" w:sz="0" w:space="0" w:color="auto"/>
        <w:left w:val="none" w:sz="0" w:space="0" w:color="auto"/>
        <w:bottom w:val="none" w:sz="0" w:space="0" w:color="auto"/>
        <w:right w:val="none" w:sz="0" w:space="0" w:color="auto"/>
      </w:divBdr>
    </w:div>
    <w:div w:id="1510290018">
      <w:marLeft w:val="640"/>
      <w:marRight w:val="0"/>
      <w:marTop w:val="0"/>
      <w:marBottom w:val="0"/>
      <w:divBdr>
        <w:top w:val="none" w:sz="0" w:space="0" w:color="auto"/>
        <w:left w:val="none" w:sz="0" w:space="0" w:color="auto"/>
        <w:bottom w:val="none" w:sz="0" w:space="0" w:color="auto"/>
        <w:right w:val="none" w:sz="0" w:space="0" w:color="auto"/>
      </w:divBdr>
    </w:div>
    <w:div w:id="1510292577">
      <w:marLeft w:val="640"/>
      <w:marRight w:val="0"/>
      <w:marTop w:val="0"/>
      <w:marBottom w:val="0"/>
      <w:divBdr>
        <w:top w:val="none" w:sz="0" w:space="0" w:color="auto"/>
        <w:left w:val="none" w:sz="0" w:space="0" w:color="auto"/>
        <w:bottom w:val="none" w:sz="0" w:space="0" w:color="auto"/>
        <w:right w:val="none" w:sz="0" w:space="0" w:color="auto"/>
      </w:divBdr>
    </w:div>
    <w:div w:id="1510556734">
      <w:marLeft w:val="640"/>
      <w:marRight w:val="0"/>
      <w:marTop w:val="0"/>
      <w:marBottom w:val="0"/>
      <w:divBdr>
        <w:top w:val="none" w:sz="0" w:space="0" w:color="auto"/>
        <w:left w:val="none" w:sz="0" w:space="0" w:color="auto"/>
        <w:bottom w:val="none" w:sz="0" w:space="0" w:color="auto"/>
        <w:right w:val="none" w:sz="0" w:space="0" w:color="auto"/>
      </w:divBdr>
    </w:div>
    <w:div w:id="1510606001">
      <w:marLeft w:val="640"/>
      <w:marRight w:val="0"/>
      <w:marTop w:val="0"/>
      <w:marBottom w:val="0"/>
      <w:divBdr>
        <w:top w:val="none" w:sz="0" w:space="0" w:color="auto"/>
        <w:left w:val="none" w:sz="0" w:space="0" w:color="auto"/>
        <w:bottom w:val="none" w:sz="0" w:space="0" w:color="auto"/>
        <w:right w:val="none" w:sz="0" w:space="0" w:color="auto"/>
      </w:divBdr>
    </w:div>
    <w:div w:id="1510632880">
      <w:marLeft w:val="640"/>
      <w:marRight w:val="0"/>
      <w:marTop w:val="0"/>
      <w:marBottom w:val="0"/>
      <w:divBdr>
        <w:top w:val="none" w:sz="0" w:space="0" w:color="auto"/>
        <w:left w:val="none" w:sz="0" w:space="0" w:color="auto"/>
        <w:bottom w:val="none" w:sz="0" w:space="0" w:color="auto"/>
        <w:right w:val="none" w:sz="0" w:space="0" w:color="auto"/>
      </w:divBdr>
    </w:div>
    <w:div w:id="1510633270">
      <w:marLeft w:val="640"/>
      <w:marRight w:val="0"/>
      <w:marTop w:val="0"/>
      <w:marBottom w:val="0"/>
      <w:divBdr>
        <w:top w:val="none" w:sz="0" w:space="0" w:color="auto"/>
        <w:left w:val="none" w:sz="0" w:space="0" w:color="auto"/>
        <w:bottom w:val="none" w:sz="0" w:space="0" w:color="auto"/>
        <w:right w:val="none" w:sz="0" w:space="0" w:color="auto"/>
      </w:divBdr>
    </w:div>
    <w:div w:id="1510675070">
      <w:marLeft w:val="640"/>
      <w:marRight w:val="0"/>
      <w:marTop w:val="0"/>
      <w:marBottom w:val="0"/>
      <w:divBdr>
        <w:top w:val="none" w:sz="0" w:space="0" w:color="auto"/>
        <w:left w:val="none" w:sz="0" w:space="0" w:color="auto"/>
        <w:bottom w:val="none" w:sz="0" w:space="0" w:color="auto"/>
        <w:right w:val="none" w:sz="0" w:space="0" w:color="auto"/>
      </w:divBdr>
    </w:div>
    <w:div w:id="1510830453">
      <w:marLeft w:val="640"/>
      <w:marRight w:val="0"/>
      <w:marTop w:val="0"/>
      <w:marBottom w:val="0"/>
      <w:divBdr>
        <w:top w:val="none" w:sz="0" w:space="0" w:color="auto"/>
        <w:left w:val="none" w:sz="0" w:space="0" w:color="auto"/>
        <w:bottom w:val="none" w:sz="0" w:space="0" w:color="auto"/>
        <w:right w:val="none" w:sz="0" w:space="0" w:color="auto"/>
      </w:divBdr>
    </w:div>
    <w:div w:id="1510832569">
      <w:marLeft w:val="640"/>
      <w:marRight w:val="0"/>
      <w:marTop w:val="0"/>
      <w:marBottom w:val="0"/>
      <w:divBdr>
        <w:top w:val="none" w:sz="0" w:space="0" w:color="auto"/>
        <w:left w:val="none" w:sz="0" w:space="0" w:color="auto"/>
        <w:bottom w:val="none" w:sz="0" w:space="0" w:color="auto"/>
        <w:right w:val="none" w:sz="0" w:space="0" w:color="auto"/>
      </w:divBdr>
    </w:div>
    <w:div w:id="1510833199">
      <w:marLeft w:val="640"/>
      <w:marRight w:val="0"/>
      <w:marTop w:val="0"/>
      <w:marBottom w:val="0"/>
      <w:divBdr>
        <w:top w:val="none" w:sz="0" w:space="0" w:color="auto"/>
        <w:left w:val="none" w:sz="0" w:space="0" w:color="auto"/>
        <w:bottom w:val="none" w:sz="0" w:space="0" w:color="auto"/>
        <w:right w:val="none" w:sz="0" w:space="0" w:color="auto"/>
      </w:divBdr>
    </w:div>
    <w:div w:id="1510868547">
      <w:marLeft w:val="640"/>
      <w:marRight w:val="0"/>
      <w:marTop w:val="0"/>
      <w:marBottom w:val="0"/>
      <w:divBdr>
        <w:top w:val="none" w:sz="0" w:space="0" w:color="auto"/>
        <w:left w:val="none" w:sz="0" w:space="0" w:color="auto"/>
        <w:bottom w:val="none" w:sz="0" w:space="0" w:color="auto"/>
        <w:right w:val="none" w:sz="0" w:space="0" w:color="auto"/>
      </w:divBdr>
    </w:div>
    <w:div w:id="1511026324">
      <w:marLeft w:val="640"/>
      <w:marRight w:val="0"/>
      <w:marTop w:val="0"/>
      <w:marBottom w:val="0"/>
      <w:divBdr>
        <w:top w:val="none" w:sz="0" w:space="0" w:color="auto"/>
        <w:left w:val="none" w:sz="0" w:space="0" w:color="auto"/>
        <w:bottom w:val="none" w:sz="0" w:space="0" w:color="auto"/>
        <w:right w:val="none" w:sz="0" w:space="0" w:color="auto"/>
      </w:divBdr>
    </w:div>
    <w:div w:id="1511068614">
      <w:marLeft w:val="640"/>
      <w:marRight w:val="0"/>
      <w:marTop w:val="0"/>
      <w:marBottom w:val="0"/>
      <w:divBdr>
        <w:top w:val="none" w:sz="0" w:space="0" w:color="auto"/>
        <w:left w:val="none" w:sz="0" w:space="0" w:color="auto"/>
        <w:bottom w:val="none" w:sz="0" w:space="0" w:color="auto"/>
        <w:right w:val="none" w:sz="0" w:space="0" w:color="auto"/>
      </w:divBdr>
    </w:div>
    <w:div w:id="1511214390">
      <w:marLeft w:val="640"/>
      <w:marRight w:val="0"/>
      <w:marTop w:val="0"/>
      <w:marBottom w:val="0"/>
      <w:divBdr>
        <w:top w:val="none" w:sz="0" w:space="0" w:color="auto"/>
        <w:left w:val="none" w:sz="0" w:space="0" w:color="auto"/>
        <w:bottom w:val="none" w:sz="0" w:space="0" w:color="auto"/>
        <w:right w:val="none" w:sz="0" w:space="0" w:color="auto"/>
      </w:divBdr>
    </w:div>
    <w:div w:id="1511334796">
      <w:marLeft w:val="640"/>
      <w:marRight w:val="0"/>
      <w:marTop w:val="0"/>
      <w:marBottom w:val="0"/>
      <w:divBdr>
        <w:top w:val="none" w:sz="0" w:space="0" w:color="auto"/>
        <w:left w:val="none" w:sz="0" w:space="0" w:color="auto"/>
        <w:bottom w:val="none" w:sz="0" w:space="0" w:color="auto"/>
        <w:right w:val="none" w:sz="0" w:space="0" w:color="auto"/>
      </w:divBdr>
    </w:div>
    <w:div w:id="1511413601">
      <w:marLeft w:val="640"/>
      <w:marRight w:val="0"/>
      <w:marTop w:val="0"/>
      <w:marBottom w:val="0"/>
      <w:divBdr>
        <w:top w:val="none" w:sz="0" w:space="0" w:color="auto"/>
        <w:left w:val="none" w:sz="0" w:space="0" w:color="auto"/>
        <w:bottom w:val="none" w:sz="0" w:space="0" w:color="auto"/>
        <w:right w:val="none" w:sz="0" w:space="0" w:color="auto"/>
      </w:divBdr>
    </w:div>
    <w:div w:id="1511489502">
      <w:marLeft w:val="640"/>
      <w:marRight w:val="0"/>
      <w:marTop w:val="0"/>
      <w:marBottom w:val="0"/>
      <w:divBdr>
        <w:top w:val="none" w:sz="0" w:space="0" w:color="auto"/>
        <w:left w:val="none" w:sz="0" w:space="0" w:color="auto"/>
        <w:bottom w:val="none" w:sz="0" w:space="0" w:color="auto"/>
        <w:right w:val="none" w:sz="0" w:space="0" w:color="auto"/>
      </w:divBdr>
    </w:div>
    <w:div w:id="1511600624">
      <w:marLeft w:val="640"/>
      <w:marRight w:val="0"/>
      <w:marTop w:val="0"/>
      <w:marBottom w:val="0"/>
      <w:divBdr>
        <w:top w:val="none" w:sz="0" w:space="0" w:color="auto"/>
        <w:left w:val="none" w:sz="0" w:space="0" w:color="auto"/>
        <w:bottom w:val="none" w:sz="0" w:space="0" w:color="auto"/>
        <w:right w:val="none" w:sz="0" w:space="0" w:color="auto"/>
      </w:divBdr>
    </w:div>
    <w:div w:id="1511602573">
      <w:marLeft w:val="640"/>
      <w:marRight w:val="0"/>
      <w:marTop w:val="0"/>
      <w:marBottom w:val="0"/>
      <w:divBdr>
        <w:top w:val="none" w:sz="0" w:space="0" w:color="auto"/>
        <w:left w:val="none" w:sz="0" w:space="0" w:color="auto"/>
        <w:bottom w:val="none" w:sz="0" w:space="0" w:color="auto"/>
        <w:right w:val="none" w:sz="0" w:space="0" w:color="auto"/>
      </w:divBdr>
    </w:div>
    <w:div w:id="1511677772">
      <w:marLeft w:val="640"/>
      <w:marRight w:val="0"/>
      <w:marTop w:val="0"/>
      <w:marBottom w:val="0"/>
      <w:divBdr>
        <w:top w:val="none" w:sz="0" w:space="0" w:color="auto"/>
        <w:left w:val="none" w:sz="0" w:space="0" w:color="auto"/>
        <w:bottom w:val="none" w:sz="0" w:space="0" w:color="auto"/>
        <w:right w:val="none" w:sz="0" w:space="0" w:color="auto"/>
      </w:divBdr>
    </w:div>
    <w:div w:id="1511680275">
      <w:marLeft w:val="640"/>
      <w:marRight w:val="0"/>
      <w:marTop w:val="0"/>
      <w:marBottom w:val="0"/>
      <w:divBdr>
        <w:top w:val="none" w:sz="0" w:space="0" w:color="auto"/>
        <w:left w:val="none" w:sz="0" w:space="0" w:color="auto"/>
        <w:bottom w:val="none" w:sz="0" w:space="0" w:color="auto"/>
        <w:right w:val="none" w:sz="0" w:space="0" w:color="auto"/>
      </w:divBdr>
    </w:div>
    <w:div w:id="1511748609">
      <w:marLeft w:val="640"/>
      <w:marRight w:val="0"/>
      <w:marTop w:val="0"/>
      <w:marBottom w:val="0"/>
      <w:divBdr>
        <w:top w:val="none" w:sz="0" w:space="0" w:color="auto"/>
        <w:left w:val="none" w:sz="0" w:space="0" w:color="auto"/>
        <w:bottom w:val="none" w:sz="0" w:space="0" w:color="auto"/>
        <w:right w:val="none" w:sz="0" w:space="0" w:color="auto"/>
      </w:divBdr>
    </w:div>
    <w:div w:id="1511750372">
      <w:marLeft w:val="640"/>
      <w:marRight w:val="0"/>
      <w:marTop w:val="0"/>
      <w:marBottom w:val="0"/>
      <w:divBdr>
        <w:top w:val="none" w:sz="0" w:space="0" w:color="auto"/>
        <w:left w:val="none" w:sz="0" w:space="0" w:color="auto"/>
        <w:bottom w:val="none" w:sz="0" w:space="0" w:color="auto"/>
        <w:right w:val="none" w:sz="0" w:space="0" w:color="auto"/>
      </w:divBdr>
    </w:div>
    <w:div w:id="1511945603">
      <w:marLeft w:val="640"/>
      <w:marRight w:val="0"/>
      <w:marTop w:val="0"/>
      <w:marBottom w:val="0"/>
      <w:divBdr>
        <w:top w:val="none" w:sz="0" w:space="0" w:color="auto"/>
        <w:left w:val="none" w:sz="0" w:space="0" w:color="auto"/>
        <w:bottom w:val="none" w:sz="0" w:space="0" w:color="auto"/>
        <w:right w:val="none" w:sz="0" w:space="0" w:color="auto"/>
      </w:divBdr>
    </w:div>
    <w:div w:id="1512061548">
      <w:marLeft w:val="640"/>
      <w:marRight w:val="0"/>
      <w:marTop w:val="0"/>
      <w:marBottom w:val="0"/>
      <w:divBdr>
        <w:top w:val="none" w:sz="0" w:space="0" w:color="auto"/>
        <w:left w:val="none" w:sz="0" w:space="0" w:color="auto"/>
        <w:bottom w:val="none" w:sz="0" w:space="0" w:color="auto"/>
        <w:right w:val="none" w:sz="0" w:space="0" w:color="auto"/>
      </w:divBdr>
    </w:div>
    <w:div w:id="1512136816">
      <w:marLeft w:val="640"/>
      <w:marRight w:val="0"/>
      <w:marTop w:val="0"/>
      <w:marBottom w:val="0"/>
      <w:divBdr>
        <w:top w:val="none" w:sz="0" w:space="0" w:color="auto"/>
        <w:left w:val="none" w:sz="0" w:space="0" w:color="auto"/>
        <w:bottom w:val="none" w:sz="0" w:space="0" w:color="auto"/>
        <w:right w:val="none" w:sz="0" w:space="0" w:color="auto"/>
      </w:divBdr>
    </w:div>
    <w:div w:id="1512141068">
      <w:marLeft w:val="640"/>
      <w:marRight w:val="0"/>
      <w:marTop w:val="0"/>
      <w:marBottom w:val="0"/>
      <w:divBdr>
        <w:top w:val="none" w:sz="0" w:space="0" w:color="auto"/>
        <w:left w:val="none" w:sz="0" w:space="0" w:color="auto"/>
        <w:bottom w:val="none" w:sz="0" w:space="0" w:color="auto"/>
        <w:right w:val="none" w:sz="0" w:space="0" w:color="auto"/>
      </w:divBdr>
    </w:div>
    <w:div w:id="1512253860">
      <w:marLeft w:val="640"/>
      <w:marRight w:val="0"/>
      <w:marTop w:val="0"/>
      <w:marBottom w:val="0"/>
      <w:divBdr>
        <w:top w:val="none" w:sz="0" w:space="0" w:color="auto"/>
        <w:left w:val="none" w:sz="0" w:space="0" w:color="auto"/>
        <w:bottom w:val="none" w:sz="0" w:space="0" w:color="auto"/>
        <w:right w:val="none" w:sz="0" w:space="0" w:color="auto"/>
      </w:divBdr>
    </w:div>
    <w:div w:id="1512253931">
      <w:marLeft w:val="640"/>
      <w:marRight w:val="0"/>
      <w:marTop w:val="0"/>
      <w:marBottom w:val="0"/>
      <w:divBdr>
        <w:top w:val="none" w:sz="0" w:space="0" w:color="auto"/>
        <w:left w:val="none" w:sz="0" w:space="0" w:color="auto"/>
        <w:bottom w:val="none" w:sz="0" w:space="0" w:color="auto"/>
        <w:right w:val="none" w:sz="0" w:space="0" w:color="auto"/>
      </w:divBdr>
    </w:div>
    <w:div w:id="1512259117">
      <w:marLeft w:val="640"/>
      <w:marRight w:val="0"/>
      <w:marTop w:val="0"/>
      <w:marBottom w:val="0"/>
      <w:divBdr>
        <w:top w:val="none" w:sz="0" w:space="0" w:color="auto"/>
        <w:left w:val="none" w:sz="0" w:space="0" w:color="auto"/>
        <w:bottom w:val="none" w:sz="0" w:space="0" w:color="auto"/>
        <w:right w:val="none" w:sz="0" w:space="0" w:color="auto"/>
      </w:divBdr>
    </w:div>
    <w:div w:id="1512332438">
      <w:marLeft w:val="640"/>
      <w:marRight w:val="0"/>
      <w:marTop w:val="0"/>
      <w:marBottom w:val="0"/>
      <w:divBdr>
        <w:top w:val="none" w:sz="0" w:space="0" w:color="auto"/>
        <w:left w:val="none" w:sz="0" w:space="0" w:color="auto"/>
        <w:bottom w:val="none" w:sz="0" w:space="0" w:color="auto"/>
        <w:right w:val="none" w:sz="0" w:space="0" w:color="auto"/>
      </w:divBdr>
    </w:div>
    <w:div w:id="1512377138">
      <w:marLeft w:val="640"/>
      <w:marRight w:val="0"/>
      <w:marTop w:val="0"/>
      <w:marBottom w:val="0"/>
      <w:divBdr>
        <w:top w:val="none" w:sz="0" w:space="0" w:color="auto"/>
        <w:left w:val="none" w:sz="0" w:space="0" w:color="auto"/>
        <w:bottom w:val="none" w:sz="0" w:space="0" w:color="auto"/>
        <w:right w:val="none" w:sz="0" w:space="0" w:color="auto"/>
      </w:divBdr>
    </w:div>
    <w:div w:id="1512640084">
      <w:marLeft w:val="640"/>
      <w:marRight w:val="0"/>
      <w:marTop w:val="0"/>
      <w:marBottom w:val="0"/>
      <w:divBdr>
        <w:top w:val="none" w:sz="0" w:space="0" w:color="auto"/>
        <w:left w:val="none" w:sz="0" w:space="0" w:color="auto"/>
        <w:bottom w:val="none" w:sz="0" w:space="0" w:color="auto"/>
        <w:right w:val="none" w:sz="0" w:space="0" w:color="auto"/>
      </w:divBdr>
    </w:div>
    <w:div w:id="1512642771">
      <w:marLeft w:val="640"/>
      <w:marRight w:val="0"/>
      <w:marTop w:val="0"/>
      <w:marBottom w:val="0"/>
      <w:divBdr>
        <w:top w:val="none" w:sz="0" w:space="0" w:color="auto"/>
        <w:left w:val="none" w:sz="0" w:space="0" w:color="auto"/>
        <w:bottom w:val="none" w:sz="0" w:space="0" w:color="auto"/>
        <w:right w:val="none" w:sz="0" w:space="0" w:color="auto"/>
      </w:divBdr>
    </w:div>
    <w:div w:id="1512721816">
      <w:marLeft w:val="640"/>
      <w:marRight w:val="0"/>
      <w:marTop w:val="0"/>
      <w:marBottom w:val="0"/>
      <w:divBdr>
        <w:top w:val="none" w:sz="0" w:space="0" w:color="auto"/>
        <w:left w:val="none" w:sz="0" w:space="0" w:color="auto"/>
        <w:bottom w:val="none" w:sz="0" w:space="0" w:color="auto"/>
        <w:right w:val="none" w:sz="0" w:space="0" w:color="auto"/>
      </w:divBdr>
    </w:div>
    <w:div w:id="1512791451">
      <w:marLeft w:val="640"/>
      <w:marRight w:val="0"/>
      <w:marTop w:val="0"/>
      <w:marBottom w:val="0"/>
      <w:divBdr>
        <w:top w:val="none" w:sz="0" w:space="0" w:color="auto"/>
        <w:left w:val="none" w:sz="0" w:space="0" w:color="auto"/>
        <w:bottom w:val="none" w:sz="0" w:space="0" w:color="auto"/>
        <w:right w:val="none" w:sz="0" w:space="0" w:color="auto"/>
      </w:divBdr>
    </w:div>
    <w:div w:id="1512795774">
      <w:marLeft w:val="640"/>
      <w:marRight w:val="0"/>
      <w:marTop w:val="0"/>
      <w:marBottom w:val="0"/>
      <w:divBdr>
        <w:top w:val="none" w:sz="0" w:space="0" w:color="auto"/>
        <w:left w:val="none" w:sz="0" w:space="0" w:color="auto"/>
        <w:bottom w:val="none" w:sz="0" w:space="0" w:color="auto"/>
        <w:right w:val="none" w:sz="0" w:space="0" w:color="auto"/>
      </w:divBdr>
    </w:div>
    <w:div w:id="1512911252">
      <w:marLeft w:val="640"/>
      <w:marRight w:val="0"/>
      <w:marTop w:val="0"/>
      <w:marBottom w:val="0"/>
      <w:divBdr>
        <w:top w:val="none" w:sz="0" w:space="0" w:color="auto"/>
        <w:left w:val="none" w:sz="0" w:space="0" w:color="auto"/>
        <w:bottom w:val="none" w:sz="0" w:space="0" w:color="auto"/>
        <w:right w:val="none" w:sz="0" w:space="0" w:color="auto"/>
      </w:divBdr>
    </w:div>
    <w:div w:id="1512990029">
      <w:marLeft w:val="640"/>
      <w:marRight w:val="0"/>
      <w:marTop w:val="0"/>
      <w:marBottom w:val="0"/>
      <w:divBdr>
        <w:top w:val="none" w:sz="0" w:space="0" w:color="auto"/>
        <w:left w:val="none" w:sz="0" w:space="0" w:color="auto"/>
        <w:bottom w:val="none" w:sz="0" w:space="0" w:color="auto"/>
        <w:right w:val="none" w:sz="0" w:space="0" w:color="auto"/>
      </w:divBdr>
    </w:div>
    <w:div w:id="1513031320">
      <w:marLeft w:val="640"/>
      <w:marRight w:val="0"/>
      <w:marTop w:val="0"/>
      <w:marBottom w:val="0"/>
      <w:divBdr>
        <w:top w:val="none" w:sz="0" w:space="0" w:color="auto"/>
        <w:left w:val="none" w:sz="0" w:space="0" w:color="auto"/>
        <w:bottom w:val="none" w:sz="0" w:space="0" w:color="auto"/>
        <w:right w:val="none" w:sz="0" w:space="0" w:color="auto"/>
      </w:divBdr>
    </w:div>
    <w:div w:id="1513034246">
      <w:marLeft w:val="640"/>
      <w:marRight w:val="0"/>
      <w:marTop w:val="0"/>
      <w:marBottom w:val="0"/>
      <w:divBdr>
        <w:top w:val="none" w:sz="0" w:space="0" w:color="auto"/>
        <w:left w:val="none" w:sz="0" w:space="0" w:color="auto"/>
        <w:bottom w:val="none" w:sz="0" w:space="0" w:color="auto"/>
        <w:right w:val="none" w:sz="0" w:space="0" w:color="auto"/>
      </w:divBdr>
    </w:div>
    <w:div w:id="1513103307">
      <w:marLeft w:val="640"/>
      <w:marRight w:val="0"/>
      <w:marTop w:val="0"/>
      <w:marBottom w:val="0"/>
      <w:divBdr>
        <w:top w:val="none" w:sz="0" w:space="0" w:color="auto"/>
        <w:left w:val="none" w:sz="0" w:space="0" w:color="auto"/>
        <w:bottom w:val="none" w:sz="0" w:space="0" w:color="auto"/>
        <w:right w:val="none" w:sz="0" w:space="0" w:color="auto"/>
      </w:divBdr>
    </w:div>
    <w:div w:id="1513104285">
      <w:marLeft w:val="640"/>
      <w:marRight w:val="0"/>
      <w:marTop w:val="0"/>
      <w:marBottom w:val="0"/>
      <w:divBdr>
        <w:top w:val="none" w:sz="0" w:space="0" w:color="auto"/>
        <w:left w:val="none" w:sz="0" w:space="0" w:color="auto"/>
        <w:bottom w:val="none" w:sz="0" w:space="0" w:color="auto"/>
        <w:right w:val="none" w:sz="0" w:space="0" w:color="auto"/>
      </w:divBdr>
    </w:div>
    <w:div w:id="1513299909">
      <w:marLeft w:val="640"/>
      <w:marRight w:val="0"/>
      <w:marTop w:val="0"/>
      <w:marBottom w:val="0"/>
      <w:divBdr>
        <w:top w:val="none" w:sz="0" w:space="0" w:color="auto"/>
        <w:left w:val="none" w:sz="0" w:space="0" w:color="auto"/>
        <w:bottom w:val="none" w:sz="0" w:space="0" w:color="auto"/>
        <w:right w:val="none" w:sz="0" w:space="0" w:color="auto"/>
      </w:divBdr>
    </w:div>
    <w:div w:id="1513378198">
      <w:marLeft w:val="640"/>
      <w:marRight w:val="0"/>
      <w:marTop w:val="0"/>
      <w:marBottom w:val="0"/>
      <w:divBdr>
        <w:top w:val="none" w:sz="0" w:space="0" w:color="auto"/>
        <w:left w:val="none" w:sz="0" w:space="0" w:color="auto"/>
        <w:bottom w:val="none" w:sz="0" w:space="0" w:color="auto"/>
        <w:right w:val="none" w:sz="0" w:space="0" w:color="auto"/>
      </w:divBdr>
    </w:div>
    <w:div w:id="1513379574">
      <w:marLeft w:val="640"/>
      <w:marRight w:val="0"/>
      <w:marTop w:val="0"/>
      <w:marBottom w:val="0"/>
      <w:divBdr>
        <w:top w:val="none" w:sz="0" w:space="0" w:color="auto"/>
        <w:left w:val="none" w:sz="0" w:space="0" w:color="auto"/>
        <w:bottom w:val="none" w:sz="0" w:space="0" w:color="auto"/>
        <w:right w:val="none" w:sz="0" w:space="0" w:color="auto"/>
      </w:divBdr>
    </w:div>
    <w:div w:id="1513448121">
      <w:marLeft w:val="640"/>
      <w:marRight w:val="0"/>
      <w:marTop w:val="0"/>
      <w:marBottom w:val="0"/>
      <w:divBdr>
        <w:top w:val="none" w:sz="0" w:space="0" w:color="auto"/>
        <w:left w:val="none" w:sz="0" w:space="0" w:color="auto"/>
        <w:bottom w:val="none" w:sz="0" w:space="0" w:color="auto"/>
        <w:right w:val="none" w:sz="0" w:space="0" w:color="auto"/>
      </w:divBdr>
    </w:div>
    <w:div w:id="1513716854">
      <w:marLeft w:val="640"/>
      <w:marRight w:val="0"/>
      <w:marTop w:val="0"/>
      <w:marBottom w:val="0"/>
      <w:divBdr>
        <w:top w:val="none" w:sz="0" w:space="0" w:color="auto"/>
        <w:left w:val="none" w:sz="0" w:space="0" w:color="auto"/>
        <w:bottom w:val="none" w:sz="0" w:space="0" w:color="auto"/>
        <w:right w:val="none" w:sz="0" w:space="0" w:color="auto"/>
      </w:divBdr>
    </w:div>
    <w:div w:id="1513759033">
      <w:marLeft w:val="640"/>
      <w:marRight w:val="0"/>
      <w:marTop w:val="0"/>
      <w:marBottom w:val="0"/>
      <w:divBdr>
        <w:top w:val="none" w:sz="0" w:space="0" w:color="auto"/>
        <w:left w:val="none" w:sz="0" w:space="0" w:color="auto"/>
        <w:bottom w:val="none" w:sz="0" w:space="0" w:color="auto"/>
        <w:right w:val="none" w:sz="0" w:space="0" w:color="auto"/>
      </w:divBdr>
    </w:div>
    <w:div w:id="1513764712">
      <w:marLeft w:val="640"/>
      <w:marRight w:val="0"/>
      <w:marTop w:val="0"/>
      <w:marBottom w:val="0"/>
      <w:divBdr>
        <w:top w:val="none" w:sz="0" w:space="0" w:color="auto"/>
        <w:left w:val="none" w:sz="0" w:space="0" w:color="auto"/>
        <w:bottom w:val="none" w:sz="0" w:space="0" w:color="auto"/>
        <w:right w:val="none" w:sz="0" w:space="0" w:color="auto"/>
      </w:divBdr>
    </w:div>
    <w:div w:id="1513910738">
      <w:marLeft w:val="640"/>
      <w:marRight w:val="0"/>
      <w:marTop w:val="0"/>
      <w:marBottom w:val="0"/>
      <w:divBdr>
        <w:top w:val="none" w:sz="0" w:space="0" w:color="auto"/>
        <w:left w:val="none" w:sz="0" w:space="0" w:color="auto"/>
        <w:bottom w:val="none" w:sz="0" w:space="0" w:color="auto"/>
        <w:right w:val="none" w:sz="0" w:space="0" w:color="auto"/>
      </w:divBdr>
    </w:div>
    <w:div w:id="1513953210">
      <w:marLeft w:val="640"/>
      <w:marRight w:val="0"/>
      <w:marTop w:val="0"/>
      <w:marBottom w:val="0"/>
      <w:divBdr>
        <w:top w:val="none" w:sz="0" w:space="0" w:color="auto"/>
        <w:left w:val="none" w:sz="0" w:space="0" w:color="auto"/>
        <w:bottom w:val="none" w:sz="0" w:space="0" w:color="auto"/>
        <w:right w:val="none" w:sz="0" w:space="0" w:color="auto"/>
      </w:divBdr>
    </w:div>
    <w:div w:id="1513958505">
      <w:marLeft w:val="640"/>
      <w:marRight w:val="0"/>
      <w:marTop w:val="0"/>
      <w:marBottom w:val="0"/>
      <w:divBdr>
        <w:top w:val="none" w:sz="0" w:space="0" w:color="auto"/>
        <w:left w:val="none" w:sz="0" w:space="0" w:color="auto"/>
        <w:bottom w:val="none" w:sz="0" w:space="0" w:color="auto"/>
        <w:right w:val="none" w:sz="0" w:space="0" w:color="auto"/>
      </w:divBdr>
    </w:div>
    <w:div w:id="1514027548">
      <w:marLeft w:val="640"/>
      <w:marRight w:val="0"/>
      <w:marTop w:val="0"/>
      <w:marBottom w:val="0"/>
      <w:divBdr>
        <w:top w:val="none" w:sz="0" w:space="0" w:color="auto"/>
        <w:left w:val="none" w:sz="0" w:space="0" w:color="auto"/>
        <w:bottom w:val="none" w:sz="0" w:space="0" w:color="auto"/>
        <w:right w:val="none" w:sz="0" w:space="0" w:color="auto"/>
      </w:divBdr>
    </w:div>
    <w:div w:id="1514148086">
      <w:marLeft w:val="640"/>
      <w:marRight w:val="0"/>
      <w:marTop w:val="0"/>
      <w:marBottom w:val="0"/>
      <w:divBdr>
        <w:top w:val="none" w:sz="0" w:space="0" w:color="auto"/>
        <w:left w:val="none" w:sz="0" w:space="0" w:color="auto"/>
        <w:bottom w:val="none" w:sz="0" w:space="0" w:color="auto"/>
        <w:right w:val="none" w:sz="0" w:space="0" w:color="auto"/>
      </w:divBdr>
    </w:div>
    <w:div w:id="1514219402">
      <w:marLeft w:val="640"/>
      <w:marRight w:val="0"/>
      <w:marTop w:val="0"/>
      <w:marBottom w:val="0"/>
      <w:divBdr>
        <w:top w:val="none" w:sz="0" w:space="0" w:color="auto"/>
        <w:left w:val="none" w:sz="0" w:space="0" w:color="auto"/>
        <w:bottom w:val="none" w:sz="0" w:space="0" w:color="auto"/>
        <w:right w:val="none" w:sz="0" w:space="0" w:color="auto"/>
      </w:divBdr>
    </w:div>
    <w:div w:id="1514226449">
      <w:marLeft w:val="640"/>
      <w:marRight w:val="0"/>
      <w:marTop w:val="0"/>
      <w:marBottom w:val="0"/>
      <w:divBdr>
        <w:top w:val="none" w:sz="0" w:space="0" w:color="auto"/>
        <w:left w:val="none" w:sz="0" w:space="0" w:color="auto"/>
        <w:bottom w:val="none" w:sz="0" w:space="0" w:color="auto"/>
        <w:right w:val="none" w:sz="0" w:space="0" w:color="auto"/>
      </w:divBdr>
    </w:div>
    <w:div w:id="1514295024">
      <w:marLeft w:val="640"/>
      <w:marRight w:val="0"/>
      <w:marTop w:val="0"/>
      <w:marBottom w:val="0"/>
      <w:divBdr>
        <w:top w:val="none" w:sz="0" w:space="0" w:color="auto"/>
        <w:left w:val="none" w:sz="0" w:space="0" w:color="auto"/>
        <w:bottom w:val="none" w:sz="0" w:space="0" w:color="auto"/>
        <w:right w:val="none" w:sz="0" w:space="0" w:color="auto"/>
      </w:divBdr>
    </w:div>
    <w:div w:id="1514298530">
      <w:marLeft w:val="640"/>
      <w:marRight w:val="0"/>
      <w:marTop w:val="0"/>
      <w:marBottom w:val="0"/>
      <w:divBdr>
        <w:top w:val="none" w:sz="0" w:space="0" w:color="auto"/>
        <w:left w:val="none" w:sz="0" w:space="0" w:color="auto"/>
        <w:bottom w:val="none" w:sz="0" w:space="0" w:color="auto"/>
        <w:right w:val="none" w:sz="0" w:space="0" w:color="auto"/>
      </w:divBdr>
    </w:div>
    <w:div w:id="1514299506">
      <w:marLeft w:val="640"/>
      <w:marRight w:val="0"/>
      <w:marTop w:val="0"/>
      <w:marBottom w:val="0"/>
      <w:divBdr>
        <w:top w:val="none" w:sz="0" w:space="0" w:color="auto"/>
        <w:left w:val="none" w:sz="0" w:space="0" w:color="auto"/>
        <w:bottom w:val="none" w:sz="0" w:space="0" w:color="auto"/>
        <w:right w:val="none" w:sz="0" w:space="0" w:color="auto"/>
      </w:divBdr>
    </w:div>
    <w:div w:id="1514488724">
      <w:marLeft w:val="640"/>
      <w:marRight w:val="0"/>
      <w:marTop w:val="0"/>
      <w:marBottom w:val="0"/>
      <w:divBdr>
        <w:top w:val="none" w:sz="0" w:space="0" w:color="auto"/>
        <w:left w:val="none" w:sz="0" w:space="0" w:color="auto"/>
        <w:bottom w:val="none" w:sz="0" w:space="0" w:color="auto"/>
        <w:right w:val="none" w:sz="0" w:space="0" w:color="auto"/>
      </w:divBdr>
    </w:div>
    <w:div w:id="1514489605">
      <w:marLeft w:val="640"/>
      <w:marRight w:val="0"/>
      <w:marTop w:val="0"/>
      <w:marBottom w:val="0"/>
      <w:divBdr>
        <w:top w:val="none" w:sz="0" w:space="0" w:color="auto"/>
        <w:left w:val="none" w:sz="0" w:space="0" w:color="auto"/>
        <w:bottom w:val="none" w:sz="0" w:space="0" w:color="auto"/>
        <w:right w:val="none" w:sz="0" w:space="0" w:color="auto"/>
      </w:divBdr>
    </w:div>
    <w:div w:id="1514490670">
      <w:marLeft w:val="640"/>
      <w:marRight w:val="0"/>
      <w:marTop w:val="0"/>
      <w:marBottom w:val="0"/>
      <w:divBdr>
        <w:top w:val="none" w:sz="0" w:space="0" w:color="auto"/>
        <w:left w:val="none" w:sz="0" w:space="0" w:color="auto"/>
        <w:bottom w:val="none" w:sz="0" w:space="0" w:color="auto"/>
        <w:right w:val="none" w:sz="0" w:space="0" w:color="auto"/>
      </w:divBdr>
    </w:div>
    <w:div w:id="1514566090">
      <w:marLeft w:val="640"/>
      <w:marRight w:val="0"/>
      <w:marTop w:val="0"/>
      <w:marBottom w:val="0"/>
      <w:divBdr>
        <w:top w:val="none" w:sz="0" w:space="0" w:color="auto"/>
        <w:left w:val="none" w:sz="0" w:space="0" w:color="auto"/>
        <w:bottom w:val="none" w:sz="0" w:space="0" w:color="auto"/>
        <w:right w:val="none" w:sz="0" w:space="0" w:color="auto"/>
      </w:divBdr>
    </w:div>
    <w:div w:id="1514606948">
      <w:marLeft w:val="640"/>
      <w:marRight w:val="0"/>
      <w:marTop w:val="0"/>
      <w:marBottom w:val="0"/>
      <w:divBdr>
        <w:top w:val="none" w:sz="0" w:space="0" w:color="auto"/>
        <w:left w:val="none" w:sz="0" w:space="0" w:color="auto"/>
        <w:bottom w:val="none" w:sz="0" w:space="0" w:color="auto"/>
        <w:right w:val="none" w:sz="0" w:space="0" w:color="auto"/>
      </w:divBdr>
    </w:div>
    <w:div w:id="1514683420">
      <w:marLeft w:val="640"/>
      <w:marRight w:val="0"/>
      <w:marTop w:val="0"/>
      <w:marBottom w:val="0"/>
      <w:divBdr>
        <w:top w:val="none" w:sz="0" w:space="0" w:color="auto"/>
        <w:left w:val="none" w:sz="0" w:space="0" w:color="auto"/>
        <w:bottom w:val="none" w:sz="0" w:space="0" w:color="auto"/>
        <w:right w:val="none" w:sz="0" w:space="0" w:color="auto"/>
      </w:divBdr>
    </w:div>
    <w:div w:id="1514683735">
      <w:marLeft w:val="640"/>
      <w:marRight w:val="0"/>
      <w:marTop w:val="0"/>
      <w:marBottom w:val="0"/>
      <w:divBdr>
        <w:top w:val="none" w:sz="0" w:space="0" w:color="auto"/>
        <w:left w:val="none" w:sz="0" w:space="0" w:color="auto"/>
        <w:bottom w:val="none" w:sz="0" w:space="0" w:color="auto"/>
        <w:right w:val="none" w:sz="0" w:space="0" w:color="auto"/>
      </w:divBdr>
    </w:div>
    <w:div w:id="1514684336">
      <w:marLeft w:val="640"/>
      <w:marRight w:val="0"/>
      <w:marTop w:val="0"/>
      <w:marBottom w:val="0"/>
      <w:divBdr>
        <w:top w:val="none" w:sz="0" w:space="0" w:color="auto"/>
        <w:left w:val="none" w:sz="0" w:space="0" w:color="auto"/>
        <w:bottom w:val="none" w:sz="0" w:space="0" w:color="auto"/>
        <w:right w:val="none" w:sz="0" w:space="0" w:color="auto"/>
      </w:divBdr>
    </w:div>
    <w:div w:id="1514757220">
      <w:marLeft w:val="640"/>
      <w:marRight w:val="0"/>
      <w:marTop w:val="0"/>
      <w:marBottom w:val="0"/>
      <w:divBdr>
        <w:top w:val="none" w:sz="0" w:space="0" w:color="auto"/>
        <w:left w:val="none" w:sz="0" w:space="0" w:color="auto"/>
        <w:bottom w:val="none" w:sz="0" w:space="0" w:color="auto"/>
        <w:right w:val="none" w:sz="0" w:space="0" w:color="auto"/>
      </w:divBdr>
    </w:div>
    <w:div w:id="1514758742">
      <w:marLeft w:val="640"/>
      <w:marRight w:val="0"/>
      <w:marTop w:val="0"/>
      <w:marBottom w:val="0"/>
      <w:divBdr>
        <w:top w:val="none" w:sz="0" w:space="0" w:color="auto"/>
        <w:left w:val="none" w:sz="0" w:space="0" w:color="auto"/>
        <w:bottom w:val="none" w:sz="0" w:space="0" w:color="auto"/>
        <w:right w:val="none" w:sz="0" w:space="0" w:color="auto"/>
      </w:divBdr>
    </w:div>
    <w:div w:id="1514760194">
      <w:marLeft w:val="640"/>
      <w:marRight w:val="0"/>
      <w:marTop w:val="0"/>
      <w:marBottom w:val="0"/>
      <w:divBdr>
        <w:top w:val="none" w:sz="0" w:space="0" w:color="auto"/>
        <w:left w:val="none" w:sz="0" w:space="0" w:color="auto"/>
        <w:bottom w:val="none" w:sz="0" w:space="0" w:color="auto"/>
        <w:right w:val="none" w:sz="0" w:space="0" w:color="auto"/>
      </w:divBdr>
    </w:div>
    <w:div w:id="1514881310">
      <w:marLeft w:val="640"/>
      <w:marRight w:val="0"/>
      <w:marTop w:val="0"/>
      <w:marBottom w:val="0"/>
      <w:divBdr>
        <w:top w:val="none" w:sz="0" w:space="0" w:color="auto"/>
        <w:left w:val="none" w:sz="0" w:space="0" w:color="auto"/>
        <w:bottom w:val="none" w:sz="0" w:space="0" w:color="auto"/>
        <w:right w:val="none" w:sz="0" w:space="0" w:color="auto"/>
      </w:divBdr>
    </w:div>
    <w:div w:id="1514956342">
      <w:marLeft w:val="640"/>
      <w:marRight w:val="0"/>
      <w:marTop w:val="0"/>
      <w:marBottom w:val="0"/>
      <w:divBdr>
        <w:top w:val="none" w:sz="0" w:space="0" w:color="auto"/>
        <w:left w:val="none" w:sz="0" w:space="0" w:color="auto"/>
        <w:bottom w:val="none" w:sz="0" w:space="0" w:color="auto"/>
        <w:right w:val="none" w:sz="0" w:space="0" w:color="auto"/>
      </w:divBdr>
    </w:div>
    <w:div w:id="1514957210">
      <w:marLeft w:val="640"/>
      <w:marRight w:val="0"/>
      <w:marTop w:val="0"/>
      <w:marBottom w:val="0"/>
      <w:divBdr>
        <w:top w:val="none" w:sz="0" w:space="0" w:color="auto"/>
        <w:left w:val="none" w:sz="0" w:space="0" w:color="auto"/>
        <w:bottom w:val="none" w:sz="0" w:space="0" w:color="auto"/>
        <w:right w:val="none" w:sz="0" w:space="0" w:color="auto"/>
      </w:divBdr>
    </w:div>
    <w:div w:id="1515001051">
      <w:marLeft w:val="640"/>
      <w:marRight w:val="0"/>
      <w:marTop w:val="0"/>
      <w:marBottom w:val="0"/>
      <w:divBdr>
        <w:top w:val="none" w:sz="0" w:space="0" w:color="auto"/>
        <w:left w:val="none" w:sz="0" w:space="0" w:color="auto"/>
        <w:bottom w:val="none" w:sz="0" w:space="0" w:color="auto"/>
        <w:right w:val="none" w:sz="0" w:space="0" w:color="auto"/>
      </w:divBdr>
    </w:div>
    <w:div w:id="1515148003">
      <w:marLeft w:val="640"/>
      <w:marRight w:val="0"/>
      <w:marTop w:val="0"/>
      <w:marBottom w:val="0"/>
      <w:divBdr>
        <w:top w:val="none" w:sz="0" w:space="0" w:color="auto"/>
        <w:left w:val="none" w:sz="0" w:space="0" w:color="auto"/>
        <w:bottom w:val="none" w:sz="0" w:space="0" w:color="auto"/>
        <w:right w:val="none" w:sz="0" w:space="0" w:color="auto"/>
      </w:divBdr>
    </w:div>
    <w:div w:id="1515149940">
      <w:marLeft w:val="640"/>
      <w:marRight w:val="0"/>
      <w:marTop w:val="0"/>
      <w:marBottom w:val="0"/>
      <w:divBdr>
        <w:top w:val="none" w:sz="0" w:space="0" w:color="auto"/>
        <w:left w:val="none" w:sz="0" w:space="0" w:color="auto"/>
        <w:bottom w:val="none" w:sz="0" w:space="0" w:color="auto"/>
        <w:right w:val="none" w:sz="0" w:space="0" w:color="auto"/>
      </w:divBdr>
    </w:div>
    <w:div w:id="1515338863">
      <w:bodyDiv w:val="1"/>
      <w:marLeft w:val="0"/>
      <w:marRight w:val="0"/>
      <w:marTop w:val="0"/>
      <w:marBottom w:val="0"/>
      <w:divBdr>
        <w:top w:val="none" w:sz="0" w:space="0" w:color="auto"/>
        <w:left w:val="none" w:sz="0" w:space="0" w:color="auto"/>
        <w:bottom w:val="none" w:sz="0" w:space="0" w:color="auto"/>
        <w:right w:val="none" w:sz="0" w:space="0" w:color="auto"/>
      </w:divBdr>
    </w:div>
    <w:div w:id="1515420310">
      <w:marLeft w:val="640"/>
      <w:marRight w:val="0"/>
      <w:marTop w:val="0"/>
      <w:marBottom w:val="0"/>
      <w:divBdr>
        <w:top w:val="none" w:sz="0" w:space="0" w:color="auto"/>
        <w:left w:val="none" w:sz="0" w:space="0" w:color="auto"/>
        <w:bottom w:val="none" w:sz="0" w:space="0" w:color="auto"/>
        <w:right w:val="none" w:sz="0" w:space="0" w:color="auto"/>
      </w:divBdr>
    </w:div>
    <w:div w:id="1515454922">
      <w:marLeft w:val="640"/>
      <w:marRight w:val="0"/>
      <w:marTop w:val="0"/>
      <w:marBottom w:val="0"/>
      <w:divBdr>
        <w:top w:val="none" w:sz="0" w:space="0" w:color="auto"/>
        <w:left w:val="none" w:sz="0" w:space="0" w:color="auto"/>
        <w:bottom w:val="none" w:sz="0" w:space="0" w:color="auto"/>
        <w:right w:val="none" w:sz="0" w:space="0" w:color="auto"/>
      </w:divBdr>
    </w:div>
    <w:div w:id="1515530377">
      <w:marLeft w:val="640"/>
      <w:marRight w:val="0"/>
      <w:marTop w:val="0"/>
      <w:marBottom w:val="0"/>
      <w:divBdr>
        <w:top w:val="none" w:sz="0" w:space="0" w:color="auto"/>
        <w:left w:val="none" w:sz="0" w:space="0" w:color="auto"/>
        <w:bottom w:val="none" w:sz="0" w:space="0" w:color="auto"/>
        <w:right w:val="none" w:sz="0" w:space="0" w:color="auto"/>
      </w:divBdr>
    </w:div>
    <w:div w:id="1515530420">
      <w:marLeft w:val="640"/>
      <w:marRight w:val="0"/>
      <w:marTop w:val="0"/>
      <w:marBottom w:val="0"/>
      <w:divBdr>
        <w:top w:val="none" w:sz="0" w:space="0" w:color="auto"/>
        <w:left w:val="none" w:sz="0" w:space="0" w:color="auto"/>
        <w:bottom w:val="none" w:sz="0" w:space="0" w:color="auto"/>
        <w:right w:val="none" w:sz="0" w:space="0" w:color="auto"/>
      </w:divBdr>
    </w:div>
    <w:div w:id="1515536918">
      <w:marLeft w:val="640"/>
      <w:marRight w:val="0"/>
      <w:marTop w:val="0"/>
      <w:marBottom w:val="0"/>
      <w:divBdr>
        <w:top w:val="none" w:sz="0" w:space="0" w:color="auto"/>
        <w:left w:val="none" w:sz="0" w:space="0" w:color="auto"/>
        <w:bottom w:val="none" w:sz="0" w:space="0" w:color="auto"/>
        <w:right w:val="none" w:sz="0" w:space="0" w:color="auto"/>
      </w:divBdr>
    </w:div>
    <w:div w:id="1515613754">
      <w:marLeft w:val="640"/>
      <w:marRight w:val="0"/>
      <w:marTop w:val="0"/>
      <w:marBottom w:val="0"/>
      <w:divBdr>
        <w:top w:val="none" w:sz="0" w:space="0" w:color="auto"/>
        <w:left w:val="none" w:sz="0" w:space="0" w:color="auto"/>
        <w:bottom w:val="none" w:sz="0" w:space="0" w:color="auto"/>
        <w:right w:val="none" w:sz="0" w:space="0" w:color="auto"/>
      </w:divBdr>
    </w:div>
    <w:div w:id="1515682368">
      <w:marLeft w:val="640"/>
      <w:marRight w:val="0"/>
      <w:marTop w:val="0"/>
      <w:marBottom w:val="0"/>
      <w:divBdr>
        <w:top w:val="none" w:sz="0" w:space="0" w:color="auto"/>
        <w:left w:val="none" w:sz="0" w:space="0" w:color="auto"/>
        <w:bottom w:val="none" w:sz="0" w:space="0" w:color="auto"/>
        <w:right w:val="none" w:sz="0" w:space="0" w:color="auto"/>
      </w:divBdr>
    </w:div>
    <w:div w:id="1515731127">
      <w:marLeft w:val="640"/>
      <w:marRight w:val="0"/>
      <w:marTop w:val="0"/>
      <w:marBottom w:val="0"/>
      <w:divBdr>
        <w:top w:val="none" w:sz="0" w:space="0" w:color="auto"/>
        <w:left w:val="none" w:sz="0" w:space="0" w:color="auto"/>
        <w:bottom w:val="none" w:sz="0" w:space="0" w:color="auto"/>
        <w:right w:val="none" w:sz="0" w:space="0" w:color="auto"/>
      </w:divBdr>
    </w:div>
    <w:div w:id="1515876014">
      <w:marLeft w:val="640"/>
      <w:marRight w:val="0"/>
      <w:marTop w:val="0"/>
      <w:marBottom w:val="0"/>
      <w:divBdr>
        <w:top w:val="none" w:sz="0" w:space="0" w:color="auto"/>
        <w:left w:val="none" w:sz="0" w:space="0" w:color="auto"/>
        <w:bottom w:val="none" w:sz="0" w:space="0" w:color="auto"/>
        <w:right w:val="none" w:sz="0" w:space="0" w:color="auto"/>
      </w:divBdr>
    </w:div>
    <w:div w:id="1516111859">
      <w:marLeft w:val="640"/>
      <w:marRight w:val="0"/>
      <w:marTop w:val="0"/>
      <w:marBottom w:val="0"/>
      <w:divBdr>
        <w:top w:val="none" w:sz="0" w:space="0" w:color="auto"/>
        <w:left w:val="none" w:sz="0" w:space="0" w:color="auto"/>
        <w:bottom w:val="none" w:sz="0" w:space="0" w:color="auto"/>
        <w:right w:val="none" w:sz="0" w:space="0" w:color="auto"/>
      </w:divBdr>
    </w:div>
    <w:div w:id="1516189838">
      <w:marLeft w:val="640"/>
      <w:marRight w:val="0"/>
      <w:marTop w:val="0"/>
      <w:marBottom w:val="0"/>
      <w:divBdr>
        <w:top w:val="none" w:sz="0" w:space="0" w:color="auto"/>
        <w:left w:val="none" w:sz="0" w:space="0" w:color="auto"/>
        <w:bottom w:val="none" w:sz="0" w:space="0" w:color="auto"/>
        <w:right w:val="none" w:sz="0" w:space="0" w:color="auto"/>
      </w:divBdr>
    </w:div>
    <w:div w:id="1516193890">
      <w:marLeft w:val="640"/>
      <w:marRight w:val="0"/>
      <w:marTop w:val="0"/>
      <w:marBottom w:val="0"/>
      <w:divBdr>
        <w:top w:val="none" w:sz="0" w:space="0" w:color="auto"/>
        <w:left w:val="none" w:sz="0" w:space="0" w:color="auto"/>
        <w:bottom w:val="none" w:sz="0" w:space="0" w:color="auto"/>
        <w:right w:val="none" w:sz="0" w:space="0" w:color="auto"/>
      </w:divBdr>
    </w:div>
    <w:div w:id="1516263638">
      <w:marLeft w:val="640"/>
      <w:marRight w:val="0"/>
      <w:marTop w:val="0"/>
      <w:marBottom w:val="0"/>
      <w:divBdr>
        <w:top w:val="none" w:sz="0" w:space="0" w:color="auto"/>
        <w:left w:val="none" w:sz="0" w:space="0" w:color="auto"/>
        <w:bottom w:val="none" w:sz="0" w:space="0" w:color="auto"/>
        <w:right w:val="none" w:sz="0" w:space="0" w:color="auto"/>
      </w:divBdr>
    </w:div>
    <w:div w:id="1516265792">
      <w:marLeft w:val="640"/>
      <w:marRight w:val="0"/>
      <w:marTop w:val="0"/>
      <w:marBottom w:val="0"/>
      <w:divBdr>
        <w:top w:val="none" w:sz="0" w:space="0" w:color="auto"/>
        <w:left w:val="none" w:sz="0" w:space="0" w:color="auto"/>
        <w:bottom w:val="none" w:sz="0" w:space="0" w:color="auto"/>
        <w:right w:val="none" w:sz="0" w:space="0" w:color="auto"/>
      </w:divBdr>
    </w:div>
    <w:div w:id="1516338132">
      <w:marLeft w:val="640"/>
      <w:marRight w:val="0"/>
      <w:marTop w:val="0"/>
      <w:marBottom w:val="0"/>
      <w:divBdr>
        <w:top w:val="none" w:sz="0" w:space="0" w:color="auto"/>
        <w:left w:val="none" w:sz="0" w:space="0" w:color="auto"/>
        <w:bottom w:val="none" w:sz="0" w:space="0" w:color="auto"/>
        <w:right w:val="none" w:sz="0" w:space="0" w:color="auto"/>
      </w:divBdr>
    </w:div>
    <w:div w:id="1516504350">
      <w:bodyDiv w:val="1"/>
      <w:marLeft w:val="0"/>
      <w:marRight w:val="0"/>
      <w:marTop w:val="0"/>
      <w:marBottom w:val="0"/>
      <w:divBdr>
        <w:top w:val="none" w:sz="0" w:space="0" w:color="auto"/>
        <w:left w:val="none" w:sz="0" w:space="0" w:color="auto"/>
        <w:bottom w:val="none" w:sz="0" w:space="0" w:color="auto"/>
        <w:right w:val="none" w:sz="0" w:space="0" w:color="auto"/>
      </w:divBdr>
      <w:divsChild>
        <w:div w:id="9845674">
          <w:marLeft w:val="640"/>
          <w:marRight w:val="0"/>
          <w:marTop w:val="0"/>
          <w:marBottom w:val="0"/>
          <w:divBdr>
            <w:top w:val="none" w:sz="0" w:space="0" w:color="auto"/>
            <w:left w:val="none" w:sz="0" w:space="0" w:color="auto"/>
            <w:bottom w:val="none" w:sz="0" w:space="0" w:color="auto"/>
            <w:right w:val="none" w:sz="0" w:space="0" w:color="auto"/>
          </w:divBdr>
        </w:div>
        <w:div w:id="50887205">
          <w:marLeft w:val="640"/>
          <w:marRight w:val="0"/>
          <w:marTop w:val="0"/>
          <w:marBottom w:val="0"/>
          <w:divBdr>
            <w:top w:val="none" w:sz="0" w:space="0" w:color="auto"/>
            <w:left w:val="none" w:sz="0" w:space="0" w:color="auto"/>
            <w:bottom w:val="none" w:sz="0" w:space="0" w:color="auto"/>
            <w:right w:val="none" w:sz="0" w:space="0" w:color="auto"/>
          </w:divBdr>
        </w:div>
        <w:div w:id="107092393">
          <w:marLeft w:val="640"/>
          <w:marRight w:val="0"/>
          <w:marTop w:val="0"/>
          <w:marBottom w:val="0"/>
          <w:divBdr>
            <w:top w:val="none" w:sz="0" w:space="0" w:color="auto"/>
            <w:left w:val="none" w:sz="0" w:space="0" w:color="auto"/>
            <w:bottom w:val="none" w:sz="0" w:space="0" w:color="auto"/>
            <w:right w:val="none" w:sz="0" w:space="0" w:color="auto"/>
          </w:divBdr>
        </w:div>
        <w:div w:id="170266499">
          <w:marLeft w:val="640"/>
          <w:marRight w:val="0"/>
          <w:marTop w:val="0"/>
          <w:marBottom w:val="0"/>
          <w:divBdr>
            <w:top w:val="none" w:sz="0" w:space="0" w:color="auto"/>
            <w:left w:val="none" w:sz="0" w:space="0" w:color="auto"/>
            <w:bottom w:val="none" w:sz="0" w:space="0" w:color="auto"/>
            <w:right w:val="none" w:sz="0" w:space="0" w:color="auto"/>
          </w:divBdr>
        </w:div>
        <w:div w:id="184292245">
          <w:marLeft w:val="640"/>
          <w:marRight w:val="0"/>
          <w:marTop w:val="0"/>
          <w:marBottom w:val="0"/>
          <w:divBdr>
            <w:top w:val="none" w:sz="0" w:space="0" w:color="auto"/>
            <w:left w:val="none" w:sz="0" w:space="0" w:color="auto"/>
            <w:bottom w:val="none" w:sz="0" w:space="0" w:color="auto"/>
            <w:right w:val="none" w:sz="0" w:space="0" w:color="auto"/>
          </w:divBdr>
        </w:div>
        <w:div w:id="285701610">
          <w:marLeft w:val="640"/>
          <w:marRight w:val="0"/>
          <w:marTop w:val="0"/>
          <w:marBottom w:val="0"/>
          <w:divBdr>
            <w:top w:val="none" w:sz="0" w:space="0" w:color="auto"/>
            <w:left w:val="none" w:sz="0" w:space="0" w:color="auto"/>
            <w:bottom w:val="none" w:sz="0" w:space="0" w:color="auto"/>
            <w:right w:val="none" w:sz="0" w:space="0" w:color="auto"/>
          </w:divBdr>
        </w:div>
        <w:div w:id="304092733">
          <w:marLeft w:val="640"/>
          <w:marRight w:val="0"/>
          <w:marTop w:val="0"/>
          <w:marBottom w:val="0"/>
          <w:divBdr>
            <w:top w:val="none" w:sz="0" w:space="0" w:color="auto"/>
            <w:left w:val="none" w:sz="0" w:space="0" w:color="auto"/>
            <w:bottom w:val="none" w:sz="0" w:space="0" w:color="auto"/>
            <w:right w:val="none" w:sz="0" w:space="0" w:color="auto"/>
          </w:divBdr>
        </w:div>
        <w:div w:id="455177570">
          <w:marLeft w:val="640"/>
          <w:marRight w:val="0"/>
          <w:marTop w:val="0"/>
          <w:marBottom w:val="0"/>
          <w:divBdr>
            <w:top w:val="none" w:sz="0" w:space="0" w:color="auto"/>
            <w:left w:val="none" w:sz="0" w:space="0" w:color="auto"/>
            <w:bottom w:val="none" w:sz="0" w:space="0" w:color="auto"/>
            <w:right w:val="none" w:sz="0" w:space="0" w:color="auto"/>
          </w:divBdr>
        </w:div>
        <w:div w:id="483357712">
          <w:marLeft w:val="640"/>
          <w:marRight w:val="0"/>
          <w:marTop w:val="0"/>
          <w:marBottom w:val="0"/>
          <w:divBdr>
            <w:top w:val="none" w:sz="0" w:space="0" w:color="auto"/>
            <w:left w:val="none" w:sz="0" w:space="0" w:color="auto"/>
            <w:bottom w:val="none" w:sz="0" w:space="0" w:color="auto"/>
            <w:right w:val="none" w:sz="0" w:space="0" w:color="auto"/>
          </w:divBdr>
        </w:div>
        <w:div w:id="549731770">
          <w:marLeft w:val="640"/>
          <w:marRight w:val="0"/>
          <w:marTop w:val="0"/>
          <w:marBottom w:val="0"/>
          <w:divBdr>
            <w:top w:val="none" w:sz="0" w:space="0" w:color="auto"/>
            <w:left w:val="none" w:sz="0" w:space="0" w:color="auto"/>
            <w:bottom w:val="none" w:sz="0" w:space="0" w:color="auto"/>
            <w:right w:val="none" w:sz="0" w:space="0" w:color="auto"/>
          </w:divBdr>
        </w:div>
        <w:div w:id="551498908">
          <w:marLeft w:val="640"/>
          <w:marRight w:val="0"/>
          <w:marTop w:val="0"/>
          <w:marBottom w:val="0"/>
          <w:divBdr>
            <w:top w:val="none" w:sz="0" w:space="0" w:color="auto"/>
            <w:left w:val="none" w:sz="0" w:space="0" w:color="auto"/>
            <w:bottom w:val="none" w:sz="0" w:space="0" w:color="auto"/>
            <w:right w:val="none" w:sz="0" w:space="0" w:color="auto"/>
          </w:divBdr>
        </w:div>
        <w:div w:id="559949353">
          <w:marLeft w:val="640"/>
          <w:marRight w:val="0"/>
          <w:marTop w:val="0"/>
          <w:marBottom w:val="0"/>
          <w:divBdr>
            <w:top w:val="none" w:sz="0" w:space="0" w:color="auto"/>
            <w:left w:val="none" w:sz="0" w:space="0" w:color="auto"/>
            <w:bottom w:val="none" w:sz="0" w:space="0" w:color="auto"/>
            <w:right w:val="none" w:sz="0" w:space="0" w:color="auto"/>
          </w:divBdr>
        </w:div>
        <w:div w:id="562107292">
          <w:marLeft w:val="640"/>
          <w:marRight w:val="0"/>
          <w:marTop w:val="0"/>
          <w:marBottom w:val="0"/>
          <w:divBdr>
            <w:top w:val="none" w:sz="0" w:space="0" w:color="auto"/>
            <w:left w:val="none" w:sz="0" w:space="0" w:color="auto"/>
            <w:bottom w:val="none" w:sz="0" w:space="0" w:color="auto"/>
            <w:right w:val="none" w:sz="0" w:space="0" w:color="auto"/>
          </w:divBdr>
        </w:div>
        <w:div w:id="585774788">
          <w:marLeft w:val="640"/>
          <w:marRight w:val="0"/>
          <w:marTop w:val="0"/>
          <w:marBottom w:val="0"/>
          <w:divBdr>
            <w:top w:val="none" w:sz="0" w:space="0" w:color="auto"/>
            <w:left w:val="none" w:sz="0" w:space="0" w:color="auto"/>
            <w:bottom w:val="none" w:sz="0" w:space="0" w:color="auto"/>
            <w:right w:val="none" w:sz="0" w:space="0" w:color="auto"/>
          </w:divBdr>
        </w:div>
        <w:div w:id="603654238">
          <w:marLeft w:val="640"/>
          <w:marRight w:val="0"/>
          <w:marTop w:val="0"/>
          <w:marBottom w:val="0"/>
          <w:divBdr>
            <w:top w:val="none" w:sz="0" w:space="0" w:color="auto"/>
            <w:left w:val="none" w:sz="0" w:space="0" w:color="auto"/>
            <w:bottom w:val="none" w:sz="0" w:space="0" w:color="auto"/>
            <w:right w:val="none" w:sz="0" w:space="0" w:color="auto"/>
          </w:divBdr>
        </w:div>
        <w:div w:id="613099831">
          <w:marLeft w:val="640"/>
          <w:marRight w:val="0"/>
          <w:marTop w:val="0"/>
          <w:marBottom w:val="0"/>
          <w:divBdr>
            <w:top w:val="none" w:sz="0" w:space="0" w:color="auto"/>
            <w:left w:val="none" w:sz="0" w:space="0" w:color="auto"/>
            <w:bottom w:val="none" w:sz="0" w:space="0" w:color="auto"/>
            <w:right w:val="none" w:sz="0" w:space="0" w:color="auto"/>
          </w:divBdr>
        </w:div>
        <w:div w:id="638152115">
          <w:marLeft w:val="640"/>
          <w:marRight w:val="0"/>
          <w:marTop w:val="0"/>
          <w:marBottom w:val="0"/>
          <w:divBdr>
            <w:top w:val="none" w:sz="0" w:space="0" w:color="auto"/>
            <w:left w:val="none" w:sz="0" w:space="0" w:color="auto"/>
            <w:bottom w:val="none" w:sz="0" w:space="0" w:color="auto"/>
            <w:right w:val="none" w:sz="0" w:space="0" w:color="auto"/>
          </w:divBdr>
        </w:div>
        <w:div w:id="654143617">
          <w:marLeft w:val="640"/>
          <w:marRight w:val="0"/>
          <w:marTop w:val="0"/>
          <w:marBottom w:val="0"/>
          <w:divBdr>
            <w:top w:val="none" w:sz="0" w:space="0" w:color="auto"/>
            <w:left w:val="none" w:sz="0" w:space="0" w:color="auto"/>
            <w:bottom w:val="none" w:sz="0" w:space="0" w:color="auto"/>
            <w:right w:val="none" w:sz="0" w:space="0" w:color="auto"/>
          </w:divBdr>
        </w:div>
        <w:div w:id="669716324">
          <w:marLeft w:val="640"/>
          <w:marRight w:val="0"/>
          <w:marTop w:val="0"/>
          <w:marBottom w:val="0"/>
          <w:divBdr>
            <w:top w:val="none" w:sz="0" w:space="0" w:color="auto"/>
            <w:left w:val="none" w:sz="0" w:space="0" w:color="auto"/>
            <w:bottom w:val="none" w:sz="0" w:space="0" w:color="auto"/>
            <w:right w:val="none" w:sz="0" w:space="0" w:color="auto"/>
          </w:divBdr>
        </w:div>
        <w:div w:id="676232327">
          <w:marLeft w:val="640"/>
          <w:marRight w:val="0"/>
          <w:marTop w:val="0"/>
          <w:marBottom w:val="0"/>
          <w:divBdr>
            <w:top w:val="none" w:sz="0" w:space="0" w:color="auto"/>
            <w:left w:val="none" w:sz="0" w:space="0" w:color="auto"/>
            <w:bottom w:val="none" w:sz="0" w:space="0" w:color="auto"/>
            <w:right w:val="none" w:sz="0" w:space="0" w:color="auto"/>
          </w:divBdr>
        </w:div>
        <w:div w:id="684021651">
          <w:marLeft w:val="640"/>
          <w:marRight w:val="0"/>
          <w:marTop w:val="0"/>
          <w:marBottom w:val="0"/>
          <w:divBdr>
            <w:top w:val="none" w:sz="0" w:space="0" w:color="auto"/>
            <w:left w:val="none" w:sz="0" w:space="0" w:color="auto"/>
            <w:bottom w:val="none" w:sz="0" w:space="0" w:color="auto"/>
            <w:right w:val="none" w:sz="0" w:space="0" w:color="auto"/>
          </w:divBdr>
        </w:div>
        <w:div w:id="695810756">
          <w:marLeft w:val="640"/>
          <w:marRight w:val="0"/>
          <w:marTop w:val="0"/>
          <w:marBottom w:val="0"/>
          <w:divBdr>
            <w:top w:val="none" w:sz="0" w:space="0" w:color="auto"/>
            <w:left w:val="none" w:sz="0" w:space="0" w:color="auto"/>
            <w:bottom w:val="none" w:sz="0" w:space="0" w:color="auto"/>
            <w:right w:val="none" w:sz="0" w:space="0" w:color="auto"/>
          </w:divBdr>
        </w:div>
        <w:div w:id="696614812">
          <w:marLeft w:val="640"/>
          <w:marRight w:val="0"/>
          <w:marTop w:val="0"/>
          <w:marBottom w:val="0"/>
          <w:divBdr>
            <w:top w:val="none" w:sz="0" w:space="0" w:color="auto"/>
            <w:left w:val="none" w:sz="0" w:space="0" w:color="auto"/>
            <w:bottom w:val="none" w:sz="0" w:space="0" w:color="auto"/>
            <w:right w:val="none" w:sz="0" w:space="0" w:color="auto"/>
          </w:divBdr>
        </w:div>
        <w:div w:id="706217815">
          <w:marLeft w:val="640"/>
          <w:marRight w:val="0"/>
          <w:marTop w:val="0"/>
          <w:marBottom w:val="0"/>
          <w:divBdr>
            <w:top w:val="none" w:sz="0" w:space="0" w:color="auto"/>
            <w:left w:val="none" w:sz="0" w:space="0" w:color="auto"/>
            <w:bottom w:val="none" w:sz="0" w:space="0" w:color="auto"/>
            <w:right w:val="none" w:sz="0" w:space="0" w:color="auto"/>
          </w:divBdr>
        </w:div>
        <w:div w:id="960377481">
          <w:marLeft w:val="640"/>
          <w:marRight w:val="0"/>
          <w:marTop w:val="0"/>
          <w:marBottom w:val="0"/>
          <w:divBdr>
            <w:top w:val="none" w:sz="0" w:space="0" w:color="auto"/>
            <w:left w:val="none" w:sz="0" w:space="0" w:color="auto"/>
            <w:bottom w:val="none" w:sz="0" w:space="0" w:color="auto"/>
            <w:right w:val="none" w:sz="0" w:space="0" w:color="auto"/>
          </w:divBdr>
        </w:div>
        <w:div w:id="992368948">
          <w:marLeft w:val="640"/>
          <w:marRight w:val="0"/>
          <w:marTop w:val="0"/>
          <w:marBottom w:val="0"/>
          <w:divBdr>
            <w:top w:val="none" w:sz="0" w:space="0" w:color="auto"/>
            <w:left w:val="none" w:sz="0" w:space="0" w:color="auto"/>
            <w:bottom w:val="none" w:sz="0" w:space="0" w:color="auto"/>
            <w:right w:val="none" w:sz="0" w:space="0" w:color="auto"/>
          </w:divBdr>
        </w:div>
        <w:div w:id="1000738701">
          <w:marLeft w:val="640"/>
          <w:marRight w:val="0"/>
          <w:marTop w:val="0"/>
          <w:marBottom w:val="0"/>
          <w:divBdr>
            <w:top w:val="none" w:sz="0" w:space="0" w:color="auto"/>
            <w:left w:val="none" w:sz="0" w:space="0" w:color="auto"/>
            <w:bottom w:val="none" w:sz="0" w:space="0" w:color="auto"/>
            <w:right w:val="none" w:sz="0" w:space="0" w:color="auto"/>
          </w:divBdr>
        </w:div>
        <w:div w:id="1053238703">
          <w:marLeft w:val="640"/>
          <w:marRight w:val="0"/>
          <w:marTop w:val="0"/>
          <w:marBottom w:val="0"/>
          <w:divBdr>
            <w:top w:val="none" w:sz="0" w:space="0" w:color="auto"/>
            <w:left w:val="none" w:sz="0" w:space="0" w:color="auto"/>
            <w:bottom w:val="none" w:sz="0" w:space="0" w:color="auto"/>
            <w:right w:val="none" w:sz="0" w:space="0" w:color="auto"/>
          </w:divBdr>
        </w:div>
        <w:div w:id="1065101570">
          <w:marLeft w:val="640"/>
          <w:marRight w:val="0"/>
          <w:marTop w:val="0"/>
          <w:marBottom w:val="0"/>
          <w:divBdr>
            <w:top w:val="none" w:sz="0" w:space="0" w:color="auto"/>
            <w:left w:val="none" w:sz="0" w:space="0" w:color="auto"/>
            <w:bottom w:val="none" w:sz="0" w:space="0" w:color="auto"/>
            <w:right w:val="none" w:sz="0" w:space="0" w:color="auto"/>
          </w:divBdr>
        </w:div>
        <w:div w:id="1080174113">
          <w:marLeft w:val="640"/>
          <w:marRight w:val="0"/>
          <w:marTop w:val="0"/>
          <w:marBottom w:val="0"/>
          <w:divBdr>
            <w:top w:val="none" w:sz="0" w:space="0" w:color="auto"/>
            <w:left w:val="none" w:sz="0" w:space="0" w:color="auto"/>
            <w:bottom w:val="none" w:sz="0" w:space="0" w:color="auto"/>
            <w:right w:val="none" w:sz="0" w:space="0" w:color="auto"/>
          </w:divBdr>
        </w:div>
        <w:div w:id="1149175805">
          <w:marLeft w:val="640"/>
          <w:marRight w:val="0"/>
          <w:marTop w:val="0"/>
          <w:marBottom w:val="0"/>
          <w:divBdr>
            <w:top w:val="none" w:sz="0" w:space="0" w:color="auto"/>
            <w:left w:val="none" w:sz="0" w:space="0" w:color="auto"/>
            <w:bottom w:val="none" w:sz="0" w:space="0" w:color="auto"/>
            <w:right w:val="none" w:sz="0" w:space="0" w:color="auto"/>
          </w:divBdr>
        </w:div>
        <w:div w:id="1179852080">
          <w:marLeft w:val="640"/>
          <w:marRight w:val="0"/>
          <w:marTop w:val="0"/>
          <w:marBottom w:val="0"/>
          <w:divBdr>
            <w:top w:val="none" w:sz="0" w:space="0" w:color="auto"/>
            <w:left w:val="none" w:sz="0" w:space="0" w:color="auto"/>
            <w:bottom w:val="none" w:sz="0" w:space="0" w:color="auto"/>
            <w:right w:val="none" w:sz="0" w:space="0" w:color="auto"/>
          </w:divBdr>
        </w:div>
        <w:div w:id="1179932099">
          <w:marLeft w:val="640"/>
          <w:marRight w:val="0"/>
          <w:marTop w:val="0"/>
          <w:marBottom w:val="0"/>
          <w:divBdr>
            <w:top w:val="none" w:sz="0" w:space="0" w:color="auto"/>
            <w:left w:val="none" w:sz="0" w:space="0" w:color="auto"/>
            <w:bottom w:val="none" w:sz="0" w:space="0" w:color="auto"/>
            <w:right w:val="none" w:sz="0" w:space="0" w:color="auto"/>
          </w:divBdr>
        </w:div>
        <w:div w:id="1198812724">
          <w:marLeft w:val="640"/>
          <w:marRight w:val="0"/>
          <w:marTop w:val="0"/>
          <w:marBottom w:val="0"/>
          <w:divBdr>
            <w:top w:val="none" w:sz="0" w:space="0" w:color="auto"/>
            <w:left w:val="none" w:sz="0" w:space="0" w:color="auto"/>
            <w:bottom w:val="none" w:sz="0" w:space="0" w:color="auto"/>
            <w:right w:val="none" w:sz="0" w:space="0" w:color="auto"/>
          </w:divBdr>
        </w:div>
        <w:div w:id="1216087385">
          <w:marLeft w:val="640"/>
          <w:marRight w:val="0"/>
          <w:marTop w:val="0"/>
          <w:marBottom w:val="0"/>
          <w:divBdr>
            <w:top w:val="none" w:sz="0" w:space="0" w:color="auto"/>
            <w:left w:val="none" w:sz="0" w:space="0" w:color="auto"/>
            <w:bottom w:val="none" w:sz="0" w:space="0" w:color="auto"/>
            <w:right w:val="none" w:sz="0" w:space="0" w:color="auto"/>
          </w:divBdr>
        </w:div>
        <w:div w:id="1228567437">
          <w:marLeft w:val="640"/>
          <w:marRight w:val="0"/>
          <w:marTop w:val="0"/>
          <w:marBottom w:val="0"/>
          <w:divBdr>
            <w:top w:val="none" w:sz="0" w:space="0" w:color="auto"/>
            <w:left w:val="none" w:sz="0" w:space="0" w:color="auto"/>
            <w:bottom w:val="none" w:sz="0" w:space="0" w:color="auto"/>
            <w:right w:val="none" w:sz="0" w:space="0" w:color="auto"/>
          </w:divBdr>
        </w:div>
        <w:div w:id="1254515577">
          <w:marLeft w:val="640"/>
          <w:marRight w:val="0"/>
          <w:marTop w:val="0"/>
          <w:marBottom w:val="0"/>
          <w:divBdr>
            <w:top w:val="none" w:sz="0" w:space="0" w:color="auto"/>
            <w:left w:val="none" w:sz="0" w:space="0" w:color="auto"/>
            <w:bottom w:val="none" w:sz="0" w:space="0" w:color="auto"/>
            <w:right w:val="none" w:sz="0" w:space="0" w:color="auto"/>
          </w:divBdr>
        </w:div>
        <w:div w:id="1273589959">
          <w:marLeft w:val="640"/>
          <w:marRight w:val="0"/>
          <w:marTop w:val="0"/>
          <w:marBottom w:val="0"/>
          <w:divBdr>
            <w:top w:val="none" w:sz="0" w:space="0" w:color="auto"/>
            <w:left w:val="none" w:sz="0" w:space="0" w:color="auto"/>
            <w:bottom w:val="none" w:sz="0" w:space="0" w:color="auto"/>
            <w:right w:val="none" w:sz="0" w:space="0" w:color="auto"/>
          </w:divBdr>
        </w:div>
        <w:div w:id="1286935294">
          <w:marLeft w:val="640"/>
          <w:marRight w:val="0"/>
          <w:marTop w:val="0"/>
          <w:marBottom w:val="0"/>
          <w:divBdr>
            <w:top w:val="none" w:sz="0" w:space="0" w:color="auto"/>
            <w:left w:val="none" w:sz="0" w:space="0" w:color="auto"/>
            <w:bottom w:val="none" w:sz="0" w:space="0" w:color="auto"/>
            <w:right w:val="none" w:sz="0" w:space="0" w:color="auto"/>
          </w:divBdr>
        </w:div>
        <w:div w:id="1311709631">
          <w:marLeft w:val="640"/>
          <w:marRight w:val="0"/>
          <w:marTop w:val="0"/>
          <w:marBottom w:val="0"/>
          <w:divBdr>
            <w:top w:val="none" w:sz="0" w:space="0" w:color="auto"/>
            <w:left w:val="none" w:sz="0" w:space="0" w:color="auto"/>
            <w:bottom w:val="none" w:sz="0" w:space="0" w:color="auto"/>
            <w:right w:val="none" w:sz="0" w:space="0" w:color="auto"/>
          </w:divBdr>
        </w:div>
        <w:div w:id="1378429325">
          <w:marLeft w:val="640"/>
          <w:marRight w:val="0"/>
          <w:marTop w:val="0"/>
          <w:marBottom w:val="0"/>
          <w:divBdr>
            <w:top w:val="none" w:sz="0" w:space="0" w:color="auto"/>
            <w:left w:val="none" w:sz="0" w:space="0" w:color="auto"/>
            <w:bottom w:val="none" w:sz="0" w:space="0" w:color="auto"/>
            <w:right w:val="none" w:sz="0" w:space="0" w:color="auto"/>
          </w:divBdr>
        </w:div>
        <w:div w:id="1452361338">
          <w:marLeft w:val="640"/>
          <w:marRight w:val="0"/>
          <w:marTop w:val="0"/>
          <w:marBottom w:val="0"/>
          <w:divBdr>
            <w:top w:val="none" w:sz="0" w:space="0" w:color="auto"/>
            <w:left w:val="none" w:sz="0" w:space="0" w:color="auto"/>
            <w:bottom w:val="none" w:sz="0" w:space="0" w:color="auto"/>
            <w:right w:val="none" w:sz="0" w:space="0" w:color="auto"/>
          </w:divBdr>
        </w:div>
        <w:div w:id="1574659667">
          <w:marLeft w:val="640"/>
          <w:marRight w:val="0"/>
          <w:marTop w:val="0"/>
          <w:marBottom w:val="0"/>
          <w:divBdr>
            <w:top w:val="none" w:sz="0" w:space="0" w:color="auto"/>
            <w:left w:val="none" w:sz="0" w:space="0" w:color="auto"/>
            <w:bottom w:val="none" w:sz="0" w:space="0" w:color="auto"/>
            <w:right w:val="none" w:sz="0" w:space="0" w:color="auto"/>
          </w:divBdr>
        </w:div>
        <w:div w:id="1619680482">
          <w:marLeft w:val="640"/>
          <w:marRight w:val="0"/>
          <w:marTop w:val="0"/>
          <w:marBottom w:val="0"/>
          <w:divBdr>
            <w:top w:val="none" w:sz="0" w:space="0" w:color="auto"/>
            <w:left w:val="none" w:sz="0" w:space="0" w:color="auto"/>
            <w:bottom w:val="none" w:sz="0" w:space="0" w:color="auto"/>
            <w:right w:val="none" w:sz="0" w:space="0" w:color="auto"/>
          </w:divBdr>
        </w:div>
        <w:div w:id="1642149888">
          <w:marLeft w:val="640"/>
          <w:marRight w:val="0"/>
          <w:marTop w:val="0"/>
          <w:marBottom w:val="0"/>
          <w:divBdr>
            <w:top w:val="none" w:sz="0" w:space="0" w:color="auto"/>
            <w:left w:val="none" w:sz="0" w:space="0" w:color="auto"/>
            <w:bottom w:val="none" w:sz="0" w:space="0" w:color="auto"/>
            <w:right w:val="none" w:sz="0" w:space="0" w:color="auto"/>
          </w:divBdr>
        </w:div>
        <w:div w:id="1700348635">
          <w:marLeft w:val="640"/>
          <w:marRight w:val="0"/>
          <w:marTop w:val="0"/>
          <w:marBottom w:val="0"/>
          <w:divBdr>
            <w:top w:val="none" w:sz="0" w:space="0" w:color="auto"/>
            <w:left w:val="none" w:sz="0" w:space="0" w:color="auto"/>
            <w:bottom w:val="none" w:sz="0" w:space="0" w:color="auto"/>
            <w:right w:val="none" w:sz="0" w:space="0" w:color="auto"/>
          </w:divBdr>
        </w:div>
      </w:divsChild>
    </w:div>
    <w:div w:id="1516528898">
      <w:marLeft w:val="640"/>
      <w:marRight w:val="0"/>
      <w:marTop w:val="0"/>
      <w:marBottom w:val="0"/>
      <w:divBdr>
        <w:top w:val="none" w:sz="0" w:space="0" w:color="auto"/>
        <w:left w:val="none" w:sz="0" w:space="0" w:color="auto"/>
        <w:bottom w:val="none" w:sz="0" w:space="0" w:color="auto"/>
        <w:right w:val="none" w:sz="0" w:space="0" w:color="auto"/>
      </w:divBdr>
    </w:div>
    <w:div w:id="1516530422">
      <w:marLeft w:val="640"/>
      <w:marRight w:val="0"/>
      <w:marTop w:val="0"/>
      <w:marBottom w:val="0"/>
      <w:divBdr>
        <w:top w:val="none" w:sz="0" w:space="0" w:color="auto"/>
        <w:left w:val="none" w:sz="0" w:space="0" w:color="auto"/>
        <w:bottom w:val="none" w:sz="0" w:space="0" w:color="auto"/>
        <w:right w:val="none" w:sz="0" w:space="0" w:color="auto"/>
      </w:divBdr>
    </w:div>
    <w:div w:id="1516531970">
      <w:marLeft w:val="640"/>
      <w:marRight w:val="0"/>
      <w:marTop w:val="0"/>
      <w:marBottom w:val="0"/>
      <w:divBdr>
        <w:top w:val="none" w:sz="0" w:space="0" w:color="auto"/>
        <w:left w:val="none" w:sz="0" w:space="0" w:color="auto"/>
        <w:bottom w:val="none" w:sz="0" w:space="0" w:color="auto"/>
        <w:right w:val="none" w:sz="0" w:space="0" w:color="auto"/>
      </w:divBdr>
    </w:div>
    <w:div w:id="1516579782">
      <w:marLeft w:val="640"/>
      <w:marRight w:val="0"/>
      <w:marTop w:val="0"/>
      <w:marBottom w:val="0"/>
      <w:divBdr>
        <w:top w:val="none" w:sz="0" w:space="0" w:color="auto"/>
        <w:left w:val="none" w:sz="0" w:space="0" w:color="auto"/>
        <w:bottom w:val="none" w:sz="0" w:space="0" w:color="auto"/>
        <w:right w:val="none" w:sz="0" w:space="0" w:color="auto"/>
      </w:divBdr>
    </w:div>
    <w:div w:id="1516648468">
      <w:marLeft w:val="640"/>
      <w:marRight w:val="0"/>
      <w:marTop w:val="0"/>
      <w:marBottom w:val="0"/>
      <w:divBdr>
        <w:top w:val="none" w:sz="0" w:space="0" w:color="auto"/>
        <w:left w:val="none" w:sz="0" w:space="0" w:color="auto"/>
        <w:bottom w:val="none" w:sz="0" w:space="0" w:color="auto"/>
        <w:right w:val="none" w:sz="0" w:space="0" w:color="auto"/>
      </w:divBdr>
    </w:div>
    <w:div w:id="1516649462">
      <w:marLeft w:val="640"/>
      <w:marRight w:val="0"/>
      <w:marTop w:val="0"/>
      <w:marBottom w:val="0"/>
      <w:divBdr>
        <w:top w:val="none" w:sz="0" w:space="0" w:color="auto"/>
        <w:left w:val="none" w:sz="0" w:space="0" w:color="auto"/>
        <w:bottom w:val="none" w:sz="0" w:space="0" w:color="auto"/>
        <w:right w:val="none" w:sz="0" w:space="0" w:color="auto"/>
      </w:divBdr>
    </w:div>
    <w:div w:id="1516649793">
      <w:marLeft w:val="640"/>
      <w:marRight w:val="0"/>
      <w:marTop w:val="0"/>
      <w:marBottom w:val="0"/>
      <w:divBdr>
        <w:top w:val="none" w:sz="0" w:space="0" w:color="auto"/>
        <w:left w:val="none" w:sz="0" w:space="0" w:color="auto"/>
        <w:bottom w:val="none" w:sz="0" w:space="0" w:color="auto"/>
        <w:right w:val="none" w:sz="0" w:space="0" w:color="auto"/>
      </w:divBdr>
    </w:div>
    <w:div w:id="1516729099">
      <w:marLeft w:val="640"/>
      <w:marRight w:val="0"/>
      <w:marTop w:val="0"/>
      <w:marBottom w:val="0"/>
      <w:divBdr>
        <w:top w:val="none" w:sz="0" w:space="0" w:color="auto"/>
        <w:left w:val="none" w:sz="0" w:space="0" w:color="auto"/>
        <w:bottom w:val="none" w:sz="0" w:space="0" w:color="auto"/>
        <w:right w:val="none" w:sz="0" w:space="0" w:color="auto"/>
      </w:divBdr>
    </w:div>
    <w:div w:id="1516765211">
      <w:marLeft w:val="640"/>
      <w:marRight w:val="0"/>
      <w:marTop w:val="0"/>
      <w:marBottom w:val="0"/>
      <w:divBdr>
        <w:top w:val="none" w:sz="0" w:space="0" w:color="auto"/>
        <w:left w:val="none" w:sz="0" w:space="0" w:color="auto"/>
        <w:bottom w:val="none" w:sz="0" w:space="0" w:color="auto"/>
        <w:right w:val="none" w:sz="0" w:space="0" w:color="auto"/>
      </w:divBdr>
    </w:div>
    <w:div w:id="1516842811">
      <w:marLeft w:val="640"/>
      <w:marRight w:val="0"/>
      <w:marTop w:val="0"/>
      <w:marBottom w:val="0"/>
      <w:divBdr>
        <w:top w:val="none" w:sz="0" w:space="0" w:color="auto"/>
        <w:left w:val="none" w:sz="0" w:space="0" w:color="auto"/>
        <w:bottom w:val="none" w:sz="0" w:space="0" w:color="auto"/>
        <w:right w:val="none" w:sz="0" w:space="0" w:color="auto"/>
      </w:divBdr>
    </w:div>
    <w:div w:id="1517231304">
      <w:marLeft w:val="640"/>
      <w:marRight w:val="0"/>
      <w:marTop w:val="0"/>
      <w:marBottom w:val="0"/>
      <w:divBdr>
        <w:top w:val="none" w:sz="0" w:space="0" w:color="auto"/>
        <w:left w:val="none" w:sz="0" w:space="0" w:color="auto"/>
        <w:bottom w:val="none" w:sz="0" w:space="0" w:color="auto"/>
        <w:right w:val="none" w:sz="0" w:space="0" w:color="auto"/>
      </w:divBdr>
    </w:div>
    <w:div w:id="1517306928">
      <w:marLeft w:val="640"/>
      <w:marRight w:val="0"/>
      <w:marTop w:val="0"/>
      <w:marBottom w:val="0"/>
      <w:divBdr>
        <w:top w:val="none" w:sz="0" w:space="0" w:color="auto"/>
        <w:left w:val="none" w:sz="0" w:space="0" w:color="auto"/>
        <w:bottom w:val="none" w:sz="0" w:space="0" w:color="auto"/>
        <w:right w:val="none" w:sz="0" w:space="0" w:color="auto"/>
      </w:divBdr>
    </w:div>
    <w:div w:id="1517386249">
      <w:marLeft w:val="640"/>
      <w:marRight w:val="0"/>
      <w:marTop w:val="0"/>
      <w:marBottom w:val="0"/>
      <w:divBdr>
        <w:top w:val="none" w:sz="0" w:space="0" w:color="auto"/>
        <w:left w:val="none" w:sz="0" w:space="0" w:color="auto"/>
        <w:bottom w:val="none" w:sz="0" w:space="0" w:color="auto"/>
        <w:right w:val="none" w:sz="0" w:space="0" w:color="auto"/>
      </w:divBdr>
    </w:div>
    <w:div w:id="1517424373">
      <w:marLeft w:val="640"/>
      <w:marRight w:val="0"/>
      <w:marTop w:val="0"/>
      <w:marBottom w:val="0"/>
      <w:divBdr>
        <w:top w:val="none" w:sz="0" w:space="0" w:color="auto"/>
        <w:left w:val="none" w:sz="0" w:space="0" w:color="auto"/>
        <w:bottom w:val="none" w:sz="0" w:space="0" w:color="auto"/>
        <w:right w:val="none" w:sz="0" w:space="0" w:color="auto"/>
      </w:divBdr>
    </w:div>
    <w:div w:id="1517425044">
      <w:marLeft w:val="640"/>
      <w:marRight w:val="0"/>
      <w:marTop w:val="0"/>
      <w:marBottom w:val="0"/>
      <w:divBdr>
        <w:top w:val="none" w:sz="0" w:space="0" w:color="auto"/>
        <w:left w:val="none" w:sz="0" w:space="0" w:color="auto"/>
        <w:bottom w:val="none" w:sz="0" w:space="0" w:color="auto"/>
        <w:right w:val="none" w:sz="0" w:space="0" w:color="auto"/>
      </w:divBdr>
    </w:div>
    <w:div w:id="1517498957">
      <w:marLeft w:val="480"/>
      <w:marRight w:val="0"/>
      <w:marTop w:val="0"/>
      <w:marBottom w:val="0"/>
      <w:divBdr>
        <w:top w:val="none" w:sz="0" w:space="0" w:color="auto"/>
        <w:left w:val="none" w:sz="0" w:space="0" w:color="auto"/>
        <w:bottom w:val="none" w:sz="0" w:space="0" w:color="auto"/>
        <w:right w:val="none" w:sz="0" w:space="0" w:color="auto"/>
      </w:divBdr>
    </w:div>
    <w:div w:id="1517697789">
      <w:marLeft w:val="640"/>
      <w:marRight w:val="0"/>
      <w:marTop w:val="0"/>
      <w:marBottom w:val="0"/>
      <w:divBdr>
        <w:top w:val="none" w:sz="0" w:space="0" w:color="auto"/>
        <w:left w:val="none" w:sz="0" w:space="0" w:color="auto"/>
        <w:bottom w:val="none" w:sz="0" w:space="0" w:color="auto"/>
        <w:right w:val="none" w:sz="0" w:space="0" w:color="auto"/>
      </w:divBdr>
    </w:div>
    <w:div w:id="1517815647">
      <w:marLeft w:val="640"/>
      <w:marRight w:val="0"/>
      <w:marTop w:val="0"/>
      <w:marBottom w:val="0"/>
      <w:divBdr>
        <w:top w:val="none" w:sz="0" w:space="0" w:color="auto"/>
        <w:left w:val="none" w:sz="0" w:space="0" w:color="auto"/>
        <w:bottom w:val="none" w:sz="0" w:space="0" w:color="auto"/>
        <w:right w:val="none" w:sz="0" w:space="0" w:color="auto"/>
      </w:divBdr>
    </w:div>
    <w:div w:id="1517887605">
      <w:marLeft w:val="640"/>
      <w:marRight w:val="0"/>
      <w:marTop w:val="0"/>
      <w:marBottom w:val="0"/>
      <w:divBdr>
        <w:top w:val="none" w:sz="0" w:space="0" w:color="auto"/>
        <w:left w:val="none" w:sz="0" w:space="0" w:color="auto"/>
        <w:bottom w:val="none" w:sz="0" w:space="0" w:color="auto"/>
        <w:right w:val="none" w:sz="0" w:space="0" w:color="auto"/>
      </w:divBdr>
    </w:div>
    <w:div w:id="1518078152">
      <w:marLeft w:val="640"/>
      <w:marRight w:val="0"/>
      <w:marTop w:val="0"/>
      <w:marBottom w:val="0"/>
      <w:divBdr>
        <w:top w:val="none" w:sz="0" w:space="0" w:color="auto"/>
        <w:left w:val="none" w:sz="0" w:space="0" w:color="auto"/>
        <w:bottom w:val="none" w:sz="0" w:space="0" w:color="auto"/>
        <w:right w:val="none" w:sz="0" w:space="0" w:color="auto"/>
      </w:divBdr>
    </w:div>
    <w:div w:id="1518078424">
      <w:marLeft w:val="640"/>
      <w:marRight w:val="0"/>
      <w:marTop w:val="0"/>
      <w:marBottom w:val="0"/>
      <w:divBdr>
        <w:top w:val="none" w:sz="0" w:space="0" w:color="auto"/>
        <w:left w:val="none" w:sz="0" w:space="0" w:color="auto"/>
        <w:bottom w:val="none" w:sz="0" w:space="0" w:color="auto"/>
        <w:right w:val="none" w:sz="0" w:space="0" w:color="auto"/>
      </w:divBdr>
    </w:div>
    <w:div w:id="1518081407">
      <w:marLeft w:val="640"/>
      <w:marRight w:val="0"/>
      <w:marTop w:val="0"/>
      <w:marBottom w:val="0"/>
      <w:divBdr>
        <w:top w:val="none" w:sz="0" w:space="0" w:color="auto"/>
        <w:left w:val="none" w:sz="0" w:space="0" w:color="auto"/>
        <w:bottom w:val="none" w:sz="0" w:space="0" w:color="auto"/>
        <w:right w:val="none" w:sz="0" w:space="0" w:color="auto"/>
      </w:divBdr>
    </w:div>
    <w:div w:id="1518084300">
      <w:marLeft w:val="640"/>
      <w:marRight w:val="0"/>
      <w:marTop w:val="0"/>
      <w:marBottom w:val="0"/>
      <w:divBdr>
        <w:top w:val="none" w:sz="0" w:space="0" w:color="auto"/>
        <w:left w:val="none" w:sz="0" w:space="0" w:color="auto"/>
        <w:bottom w:val="none" w:sz="0" w:space="0" w:color="auto"/>
        <w:right w:val="none" w:sz="0" w:space="0" w:color="auto"/>
      </w:divBdr>
    </w:div>
    <w:div w:id="1518152014">
      <w:marLeft w:val="640"/>
      <w:marRight w:val="0"/>
      <w:marTop w:val="0"/>
      <w:marBottom w:val="0"/>
      <w:divBdr>
        <w:top w:val="none" w:sz="0" w:space="0" w:color="auto"/>
        <w:left w:val="none" w:sz="0" w:space="0" w:color="auto"/>
        <w:bottom w:val="none" w:sz="0" w:space="0" w:color="auto"/>
        <w:right w:val="none" w:sz="0" w:space="0" w:color="auto"/>
      </w:divBdr>
    </w:div>
    <w:div w:id="1518153192">
      <w:marLeft w:val="640"/>
      <w:marRight w:val="0"/>
      <w:marTop w:val="0"/>
      <w:marBottom w:val="0"/>
      <w:divBdr>
        <w:top w:val="none" w:sz="0" w:space="0" w:color="auto"/>
        <w:left w:val="none" w:sz="0" w:space="0" w:color="auto"/>
        <w:bottom w:val="none" w:sz="0" w:space="0" w:color="auto"/>
        <w:right w:val="none" w:sz="0" w:space="0" w:color="auto"/>
      </w:divBdr>
    </w:div>
    <w:div w:id="1518154364">
      <w:marLeft w:val="640"/>
      <w:marRight w:val="0"/>
      <w:marTop w:val="0"/>
      <w:marBottom w:val="0"/>
      <w:divBdr>
        <w:top w:val="none" w:sz="0" w:space="0" w:color="auto"/>
        <w:left w:val="none" w:sz="0" w:space="0" w:color="auto"/>
        <w:bottom w:val="none" w:sz="0" w:space="0" w:color="auto"/>
        <w:right w:val="none" w:sz="0" w:space="0" w:color="auto"/>
      </w:divBdr>
    </w:div>
    <w:div w:id="1518278098">
      <w:marLeft w:val="640"/>
      <w:marRight w:val="0"/>
      <w:marTop w:val="0"/>
      <w:marBottom w:val="0"/>
      <w:divBdr>
        <w:top w:val="none" w:sz="0" w:space="0" w:color="auto"/>
        <w:left w:val="none" w:sz="0" w:space="0" w:color="auto"/>
        <w:bottom w:val="none" w:sz="0" w:space="0" w:color="auto"/>
        <w:right w:val="none" w:sz="0" w:space="0" w:color="auto"/>
      </w:divBdr>
    </w:div>
    <w:div w:id="1518427068">
      <w:marLeft w:val="640"/>
      <w:marRight w:val="0"/>
      <w:marTop w:val="0"/>
      <w:marBottom w:val="0"/>
      <w:divBdr>
        <w:top w:val="none" w:sz="0" w:space="0" w:color="auto"/>
        <w:left w:val="none" w:sz="0" w:space="0" w:color="auto"/>
        <w:bottom w:val="none" w:sz="0" w:space="0" w:color="auto"/>
        <w:right w:val="none" w:sz="0" w:space="0" w:color="auto"/>
      </w:divBdr>
    </w:div>
    <w:div w:id="1518537333">
      <w:marLeft w:val="640"/>
      <w:marRight w:val="0"/>
      <w:marTop w:val="0"/>
      <w:marBottom w:val="0"/>
      <w:divBdr>
        <w:top w:val="none" w:sz="0" w:space="0" w:color="auto"/>
        <w:left w:val="none" w:sz="0" w:space="0" w:color="auto"/>
        <w:bottom w:val="none" w:sz="0" w:space="0" w:color="auto"/>
        <w:right w:val="none" w:sz="0" w:space="0" w:color="auto"/>
      </w:divBdr>
    </w:div>
    <w:div w:id="1518540153">
      <w:marLeft w:val="640"/>
      <w:marRight w:val="0"/>
      <w:marTop w:val="0"/>
      <w:marBottom w:val="0"/>
      <w:divBdr>
        <w:top w:val="none" w:sz="0" w:space="0" w:color="auto"/>
        <w:left w:val="none" w:sz="0" w:space="0" w:color="auto"/>
        <w:bottom w:val="none" w:sz="0" w:space="0" w:color="auto"/>
        <w:right w:val="none" w:sz="0" w:space="0" w:color="auto"/>
      </w:divBdr>
    </w:div>
    <w:div w:id="1518542671">
      <w:marLeft w:val="640"/>
      <w:marRight w:val="0"/>
      <w:marTop w:val="0"/>
      <w:marBottom w:val="0"/>
      <w:divBdr>
        <w:top w:val="none" w:sz="0" w:space="0" w:color="auto"/>
        <w:left w:val="none" w:sz="0" w:space="0" w:color="auto"/>
        <w:bottom w:val="none" w:sz="0" w:space="0" w:color="auto"/>
        <w:right w:val="none" w:sz="0" w:space="0" w:color="auto"/>
      </w:divBdr>
    </w:div>
    <w:div w:id="1518615372">
      <w:marLeft w:val="640"/>
      <w:marRight w:val="0"/>
      <w:marTop w:val="0"/>
      <w:marBottom w:val="0"/>
      <w:divBdr>
        <w:top w:val="none" w:sz="0" w:space="0" w:color="auto"/>
        <w:left w:val="none" w:sz="0" w:space="0" w:color="auto"/>
        <w:bottom w:val="none" w:sz="0" w:space="0" w:color="auto"/>
        <w:right w:val="none" w:sz="0" w:space="0" w:color="auto"/>
      </w:divBdr>
    </w:div>
    <w:div w:id="1518692671">
      <w:marLeft w:val="640"/>
      <w:marRight w:val="0"/>
      <w:marTop w:val="0"/>
      <w:marBottom w:val="0"/>
      <w:divBdr>
        <w:top w:val="none" w:sz="0" w:space="0" w:color="auto"/>
        <w:left w:val="none" w:sz="0" w:space="0" w:color="auto"/>
        <w:bottom w:val="none" w:sz="0" w:space="0" w:color="auto"/>
        <w:right w:val="none" w:sz="0" w:space="0" w:color="auto"/>
      </w:divBdr>
    </w:div>
    <w:div w:id="1518694627">
      <w:marLeft w:val="640"/>
      <w:marRight w:val="0"/>
      <w:marTop w:val="0"/>
      <w:marBottom w:val="0"/>
      <w:divBdr>
        <w:top w:val="none" w:sz="0" w:space="0" w:color="auto"/>
        <w:left w:val="none" w:sz="0" w:space="0" w:color="auto"/>
        <w:bottom w:val="none" w:sz="0" w:space="0" w:color="auto"/>
        <w:right w:val="none" w:sz="0" w:space="0" w:color="auto"/>
      </w:divBdr>
    </w:div>
    <w:div w:id="1518738753">
      <w:marLeft w:val="640"/>
      <w:marRight w:val="0"/>
      <w:marTop w:val="0"/>
      <w:marBottom w:val="0"/>
      <w:divBdr>
        <w:top w:val="none" w:sz="0" w:space="0" w:color="auto"/>
        <w:left w:val="none" w:sz="0" w:space="0" w:color="auto"/>
        <w:bottom w:val="none" w:sz="0" w:space="0" w:color="auto"/>
        <w:right w:val="none" w:sz="0" w:space="0" w:color="auto"/>
      </w:divBdr>
    </w:div>
    <w:div w:id="1518739082">
      <w:marLeft w:val="640"/>
      <w:marRight w:val="0"/>
      <w:marTop w:val="0"/>
      <w:marBottom w:val="0"/>
      <w:divBdr>
        <w:top w:val="none" w:sz="0" w:space="0" w:color="auto"/>
        <w:left w:val="none" w:sz="0" w:space="0" w:color="auto"/>
        <w:bottom w:val="none" w:sz="0" w:space="0" w:color="auto"/>
        <w:right w:val="none" w:sz="0" w:space="0" w:color="auto"/>
      </w:divBdr>
    </w:div>
    <w:div w:id="1518957060">
      <w:marLeft w:val="640"/>
      <w:marRight w:val="0"/>
      <w:marTop w:val="0"/>
      <w:marBottom w:val="0"/>
      <w:divBdr>
        <w:top w:val="none" w:sz="0" w:space="0" w:color="auto"/>
        <w:left w:val="none" w:sz="0" w:space="0" w:color="auto"/>
        <w:bottom w:val="none" w:sz="0" w:space="0" w:color="auto"/>
        <w:right w:val="none" w:sz="0" w:space="0" w:color="auto"/>
      </w:divBdr>
    </w:div>
    <w:div w:id="1518958346">
      <w:marLeft w:val="640"/>
      <w:marRight w:val="0"/>
      <w:marTop w:val="0"/>
      <w:marBottom w:val="0"/>
      <w:divBdr>
        <w:top w:val="none" w:sz="0" w:space="0" w:color="auto"/>
        <w:left w:val="none" w:sz="0" w:space="0" w:color="auto"/>
        <w:bottom w:val="none" w:sz="0" w:space="0" w:color="auto"/>
        <w:right w:val="none" w:sz="0" w:space="0" w:color="auto"/>
      </w:divBdr>
    </w:div>
    <w:div w:id="1519078150">
      <w:marLeft w:val="640"/>
      <w:marRight w:val="0"/>
      <w:marTop w:val="0"/>
      <w:marBottom w:val="0"/>
      <w:divBdr>
        <w:top w:val="none" w:sz="0" w:space="0" w:color="auto"/>
        <w:left w:val="none" w:sz="0" w:space="0" w:color="auto"/>
        <w:bottom w:val="none" w:sz="0" w:space="0" w:color="auto"/>
        <w:right w:val="none" w:sz="0" w:space="0" w:color="auto"/>
      </w:divBdr>
    </w:div>
    <w:div w:id="1519198231">
      <w:marLeft w:val="640"/>
      <w:marRight w:val="0"/>
      <w:marTop w:val="0"/>
      <w:marBottom w:val="0"/>
      <w:divBdr>
        <w:top w:val="none" w:sz="0" w:space="0" w:color="auto"/>
        <w:left w:val="none" w:sz="0" w:space="0" w:color="auto"/>
        <w:bottom w:val="none" w:sz="0" w:space="0" w:color="auto"/>
        <w:right w:val="none" w:sz="0" w:space="0" w:color="auto"/>
      </w:divBdr>
    </w:div>
    <w:div w:id="1519199708">
      <w:marLeft w:val="640"/>
      <w:marRight w:val="0"/>
      <w:marTop w:val="0"/>
      <w:marBottom w:val="0"/>
      <w:divBdr>
        <w:top w:val="none" w:sz="0" w:space="0" w:color="auto"/>
        <w:left w:val="none" w:sz="0" w:space="0" w:color="auto"/>
        <w:bottom w:val="none" w:sz="0" w:space="0" w:color="auto"/>
        <w:right w:val="none" w:sz="0" w:space="0" w:color="auto"/>
      </w:divBdr>
    </w:div>
    <w:div w:id="1519346769">
      <w:marLeft w:val="640"/>
      <w:marRight w:val="0"/>
      <w:marTop w:val="0"/>
      <w:marBottom w:val="0"/>
      <w:divBdr>
        <w:top w:val="none" w:sz="0" w:space="0" w:color="auto"/>
        <w:left w:val="none" w:sz="0" w:space="0" w:color="auto"/>
        <w:bottom w:val="none" w:sz="0" w:space="0" w:color="auto"/>
        <w:right w:val="none" w:sz="0" w:space="0" w:color="auto"/>
      </w:divBdr>
    </w:div>
    <w:div w:id="1519346771">
      <w:marLeft w:val="640"/>
      <w:marRight w:val="0"/>
      <w:marTop w:val="0"/>
      <w:marBottom w:val="0"/>
      <w:divBdr>
        <w:top w:val="none" w:sz="0" w:space="0" w:color="auto"/>
        <w:left w:val="none" w:sz="0" w:space="0" w:color="auto"/>
        <w:bottom w:val="none" w:sz="0" w:space="0" w:color="auto"/>
        <w:right w:val="none" w:sz="0" w:space="0" w:color="auto"/>
      </w:divBdr>
    </w:div>
    <w:div w:id="1519352549">
      <w:marLeft w:val="640"/>
      <w:marRight w:val="0"/>
      <w:marTop w:val="0"/>
      <w:marBottom w:val="0"/>
      <w:divBdr>
        <w:top w:val="none" w:sz="0" w:space="0" w:color="auto"/>
        <w:left w:val="none" w:sz="0" w:space="0" w:color="auto"/>
        <w:bottom w:val="none" w:sz="0" w:space="0" w:color="auto"/>
        <w:right w:val="none" w:sz="0" w:space="0" w:color="auto"/>
      </w:divBdr>
    </w:div>
    <w:div w:id="1519464228">
      <w:marLeft w:val="640"/>
      <w:marRight w:val="0"/>
      <w:marTop w:val="0"/>
      <w:marBottom w:val="0"/>
      <w:divBdr>
        <w:top w:val="none" w:sz="0" w:space="0" w:color="auto"/>
        <w:left w:val="none" w:sz="0" w:space="0" w:color="auto"/>
        <w:bottom w:val="none" w:sz="0" w:space="0" w:color="auto"/>
        <w:right w:val="none" w:sz="0" w:space="0" w:color="auto"/>
      </w:divBdr>
    </w:div>
    <w:div w:id="1519465730">
      <w:marLeft w:val="640"/>
      <w:marRight w:val="0"/>
      <w:marTop w:val="0"/>
      <w:marBottom w:val="0"/>
      <w:divBdr>
        <w:top w:val="none" w:sz="0" w:space="0" w:color="auto"/>
        <w:left w:val="none" w:sz="0" w:space="0" w:color="auto"/>
        <w:bottom w:val="none" w:sz="0" w:space="0" w:color="auto"/>
        <w:right w:val="none" w:sz="0" w:space="0" w:color="auto"/>
      </w:divBdr>
    </w:div>
    <w:div w:id="1519468735">
      <w:marLeft w:val="640"/>
      <w:marRight w:val="0"/>
      <w:marTop w:val="0"/>
      <w:marBottom w:val="0"/>
      <w:divBdr>
        <w:top w:val="none" w:sz="0" w:space="0" w:color="auto"/>
        <w:left w:val="none" w:sz="0" w:space="0" w:color="auto"/>
        <w:bottom w:val="none" w:sz="0" w:space="0" w:color="auto"/>
        <w:right w:val="none" w:sz="0" w:space="0" w:color="auto"/>
      </w:divBdr>
    </w:div>
    <w:div w:id="1519586237">
      <w:marLeft w:val="640"/>
      <w:marRight w:val="0"/>
      <w:marTop w:val="0"/>
      <w:marBottom w:val="0"/>
      <w:divBdr>
        <w:top w:val="none" w:sz="0" w:space="0" w:color="auto"/>
        <w:left w:val="none" w:sz="0" w:space="0" w:color="auto"/>
        <w:bottom w:val="none" w:sz="0" w:space="0" w:color="auto"/>
        <w:right w:val="none" w:sz="0" w:space="0" w:color="auto"/>
      </w:divBdr>
    </w:div>
    <w:div w:id="1519731349">
      <w:marLeft w:val="640"/>
      <w:marRight w:val="0"/>
      <w:marTop w:val="0"/>
      <w:marBottom w:val="0"/>
      <w:divBdr>
        <w:top w:val="none" w:sz="0" w:space="0" w:color="auto"/>
        <w:left w:val="none" w:sz="0" w:space="0" w:color="auto"/>
        <w:bottom w:val="none" w:sz="0" w:space="0" w:color="auto"/>
        <w:right w:val="none" w:sz="0" w:space="0" w:color="auto"/>
      </w:divBdr>
    </w:div>
    <w:div w:id="1519731490">
      <w:marLeft w:val="640"/>
      <w:marRight w:val="0"/>
      <w:marTop w:val="0"/>
      <w:marBottom w:val="0"/>
      <w:divBdr>
        <w:top w:val="none" w:sz="0" w:space="0" w:color="auto"/>
        <w:left w:val="none" w:sz="0" w:space="0" w:color="auto"/>
        <w:bottom w:val="none" w:sz="0" w:space="0" w:color="auto"/>
        <w:right w:val="none" w:sz="0" w:space="0" w:color="auto"/>
      </w:divBdr>
    </w:div>
    <w:div w:id="1519739003">
      <w:marLeft w:val="640"/>
      <w:marRight w:val="0"/>
      <w:marTop w:val="0"/>
      <w:marBottom w:val="0"/>
      <w:divBdr>
        <w:top w:val="none" w:sz="0" w:space="0" w:color="auto"/>
        <w:left w:val="none" w:sz="0" w:space="0" w:color="auto"/>
        <w:bottom w:val="none" w:sz="0" w:space="0" w:color="auto"/>
        <w:right w:val="none" w:sz="0" w:space="0" w:color="auto"/>
      </w:divBdr>
    </w:div>
    <w:div w:id="1519739326">
      <w:marLeft w:val="640"/>
      <w:marRight w:val="0"/>
      <w:marTop w:val="0"/>
      <w:marBottom w:val="0"/>
      <w:divBdr>
        <w:top w:val="none" w:sz="0" w:space="0" w:color="auto"/>
        <w:left w:val="none" w:sz="0" w:space="0" w:color="auto"/>
        <w:bottom w:val="none" w:sz="0" w:space="0" w:color="auto"/>
        <w:right w:val="none" w:sz="0" w:space="0" w:color="auto"/>
      </w:divBdr>
    </w:div>
    <w:div w:id="1519807403">
      <w:marLeft w:val="640"/>
      <w:marRight w:val="0"/>
      <w:marTop w:val="0"/>
      <w:marBottom w:val="0"/>
      <w:divBdr>
        <w:top w:val="none" w:sz="0" w:space="0" w:color="auto"/>
        <w:left w:val="none" w:sz="0" w:space="0" w:color="auto"/>
        <w:bottom w:val="none" w:sz="0" w:space="0" w:color="auto"/>
        <w:right w:val="none" w:sz="0" w:space="0" w:color="auto"/>
      </w:divBdr>
    </w:div>
    <w:div w:id="1519812395">
      <w:marLeft w:val="640"/>
      <w:marRight w:val="0"/>
      <w:marTop w:val="0"/>
      <w:marBottom w:val="0"/>
      <w:divBdr>
        <w:top w:val="none" w:sz="0" w:space="0" w:color="auto"/>
        <w:left w:val="none" w:sz="0" w:space="0" w:color="auto"/>
        <w:bottom w:val="none" w:sz="0" w:space="0" w:color="auto"/>
        <w:right w:val="none" w:sz="0" w:space="0" w:color="auto"/>
      </w:divBdr>
    </w:div>
    <w:div w:id="1519850292">
      <w:marLeft w:val="640"/>
      <w:marRight w:val="0"/>
      <w:marTop w:val="0"/>
      <w:marBottom w:val="0"/>
      <w:divBdr>
        <w:top w:val="none" w:sz="0" w:space="0" w:color="auto"/>
        <w:left w:val="none" w:sz="0" w:space="0" w:color="auto"/>
        <w:bottom w:val="none" w:sz="0" w:space="0" w:color="auto"/>
        <w:right w:val="none" w:sz="0" w:space="0" w:color="auto"/>
      </w:divBdr>
    </w:div>
    <w:div w:id="1520043419">
      <w:marLeft w:val="640"/>
      <w:marRight w:val="0"/>
      <w:marTop w:val="0"/>
      <w:marBottom w:val="0"/>
      <w:divBdr>
        <w:top w:val="none" w:sz="0" w:space="0" w:color="auto"/>
        <w:left w:val="none" w:sz="0" w:space="0" w:color="auto"/>
        <w:bottom w:val="none" w:sz="0" w:space="0" w:color="auto"/>
        <w:right w:val="none" w:sz="0" w:space="0" w:color="auto"/>
      </w:divBdr>
    </w:div>
    <w:div w:id="1520044646">
      <w:marLeft w:val="640"/>
      <w:marRight w:val="0"/>
      <w:marTop w:val="0"/>
      <w:marBottom w:val="0"/>
      <w:divBdr>
        <w:top w:val="none" w:sz="0" w:space="0" w:color="auto"/>
        <w:left w:val="none" w:sz="0" w:space="0" w:color="auto"/>
        <w:bottom w:val="none" w:sz="0" w:space="0" w:color="auto"/>
        <w:right w:val="none" w:sz="0" w:space="0" w:color="auto"/>
      </w:divBdr>
    </w:div>
    <w:div w:id="1520047210">
      <w:marLeft w:val="640"/>
      <w:marRight w:val="0"/>
      <w:marTop w:val="0"/>
      <w:marBottom w:val="0"/>
      <w:divBdr>
        <w:top w:val="none" w:sz="0" w:space="0" w:color="auto"/>
        <w:left w:val="none" w:sz="0" w:space="0" w:color="auto"/>
        <w:bottom w:val="none" w:sz="0" w:space="0" w:color="auto"/>
        <w:right w:val="none" w:sz="0" w:space="0" w:color="auto"/>
      </w:divBdr>
    </w:div>
    <w:div w:id="1520050708">
      <w:marLeft w:val="640"/>
      <w:marRight w:val="0"/>
      <w:marTop w:val="0"/>
      <w:marBottom w:val="0"/>
      <w:divBdr>
        <w:top w:val="none" w:sz="0" w:space="0" w:color="auto"/>
        <w:left w:val="none" w:sz="0" w:space="0" w:color="auto"/>
        <w:bottom w:val="none" w:sz="0" w:space="0" w:color="auto"/>
        <w:right w:val="none" w:sz="0" w:space="0" w:color="auto"/>
      </w:divBdr>
    </w:div>
    <w:div w:id="1520123151">
      <w:marLeft w:val="640"/>
      <w:marRight w:val="0"/>
      <w:marTop w:val="0"/>
      <w:marBottom w:val="0"/>
      <w:divBdr>
        <w:top w:val="none" w:sz="0" w:space="0" w:color="auto"/>
        <w:left w:val="none" w:sz="0" w:space="0" w:color="auto"/>
        <w:bottom w:val="none" w:sz="0" w:space="0" w:color="auto"/>
        <w:right w:val="none" w:sz="0" w:space="0" w:color="auto"/>
      </w:divBdr>
    </w:div>
    <w:div w:id="1520196091">
      <w:marLeft w:val="640"/>
      <w:marRight w:val="0"/>
      <w:marTop w:val="0"/>
      <w:marBottom w:val="0"/>
      <w:divBdr>
        <w:top w:val="none" w:sz="0" w:space="0" w:color="auto"/>
        <w:left w:val="none" w:sz="0" w:space="0" w:color="auto"/>
        <w:bottom w:val="none" w:sz="0" w:space="0" w:color="auto"/>
        <w:right w:val="none" w:sz="0" w:space="0" w:color="auto"/>
      </w:divBdr>
    </w:div>
    <w:div w:id="1520241461">
      <w:marLeft w:val="640"/>
      <w:marRight w:val="0"/>
      <w:marTop w:val="0"/>
      <w:marBottom w:val="0"/>
      <w:divBdr>
        <w:top w:val="none" w:sz="0" w:space="0" w:color="auto"/>
        <w:left w:val="none" w:sz="0" w:space="0" w:color="auto"/>
        <w:bottom w:val="none" w:sz="0" w:space="0" w:color="auto"/>
        <w:right w:val="none" w:sz="0" w:space="0" w:color="auto"/>
      </w:divBdr>
    </w:div>
    <w:div w:id="1520318324">
      <w:marLeft w:val="640"/>
      <w:marRight w:val="0"/>
      <w:marTop w:val="0"/>
      <w:marBottom w:val="0"/>
      <w:divBdr>
        <w:top w:val="none" w:sz="0" w:space="0" w:color="auto"/>
        <w:left w:val="none" w:sz="0" w:space="0" w:color="auto"/>
        <w:bottom w:val="none" w:sz="0" w:space="0" w:color="auto"/>
        <w:right w:val="none" w:sz="0" w:space="0" w:color="auto"/>
      </w:divBdr>
    </w:div>
    <w:div w:id="1520388495">
      <w:marLeft w:val="640"/>
      <w:marRight w:val="0"/>
      <w:marTop w:val="0"/>
      <w:marBottom w:val="0"/>
      <w:divBdr>
        <w:top w:val="none" w:sz="0" w:space="0" w:color="auto"/>
        <w:left w:val="none" w:sz="0" w:space="0" w:color="auto"/>
        <w:bottom w:val="none" w:sz="0" w:space="0" w:color="auto"/>
        <w:right w:val="none" w:sz="0" w:space="0" w:color="auto"/>
      </w:divBdr>
    </w:div>
    <w:div w:id="1520435417">
      <w:marLeft w:val="640"/>
      <w:marRight w:val="0"/>
      <w:marTop w:val="0"/>
      <w:marBottom w:val="0"/>
      <w:divBdr>
        <w:top w:val="none" w:sz="0" w:space="0" w:color="auto"/>
        <w:left w:val="none" w:sz="0" w:space="0" w:color="auto"/>
        <w:bottom w:val="none" w:sz="0" w:space="0" w:color="auto"/>
        <w:right w:val="none" w:sz="0" w:space="0" w:color="auto"/>
      </w:divBdr>
    </w:div>
    <w:div w:id="1520436246">
      <w:marLeft w:val="640"/>
      <w:marRight w:val="0"/>
      <w:marTop w:val="0"/>
      <w:marBottom w:val="0"/>
      <w:divBdr>
        <w:top w:val="none" w:sz="0" w:space="0" w:color="auto"/>
        <w:left w:val="none" w:sz="0" w:space="0" w:color="auto"/>
        <w:bottom w:val="none" w:sz="0" w:space="0" w:color="auto"/>
        <w:right w:val="none" w:sz="0" w:space="0" w:color="auto"/>
      </w:divBdr>
    </w:div>
    <w:div w:id="1520462420">
      <w:marLeft w:val="640"/>
      <w:marRight w:val="0"/>
      <w:marTop w:val="0"/>
      <w:marBottom w:val="0"/>
      <w:divBdr>
        <w:top w:val="none" w:sz="0" w:space="0" w:color="auto"/>
        <w:left w:val="none" w:sz="0" w:space="0" w:color="auto"/>
        <w:bottom w:val="none" w:sz="0" w:space="0" w:color="auto"/>
        <w:right w:val="none" w:sz="0" w:space="0" w:color="auto"/>
      </w:divBdr>
    </w:div>
    <w:div w:id="1520462807">
      <w:marLeft w:val="640"/>
      <w:marRight w:val="0"/>
      <w:marTop w:val="0"/>
      <w:marBottom w:val="0"/>
      <w:divBdr>
        <w:top w:val="none" w:sz="0" w:space="0" w:color="auto"/>
        <w:left w:val="none" w:sz="0" w:space="0" w:color="auto"/>
        <w:bottom w:val="none" w:sz="0" w:space="0" w:color="auto"/>
        <w:right w:val="none" w:sz="0" w:space="0" w:color="auto"/>
      </w:divBdr>
    </w:div>
    <w:div w:id="1520506351">
      <w:marLeft w:val="640"/>
      <w:marRight w:val="0"/>
      <w:marTop w:val="0"/>
      <w:marBottom w:val="0"/>
      <w:divBdr>
        <w:top w:val="none" w:sz="0" w:space="0" w:color="auto"/>
        <w:left w:val="none" w:sz="0" w:space="0" w:color="auto"/>
        <w:bottom w:val="none" w:sz="0" w:space="0" w:color="auto"/>
        <w:right w:val="none" w:sz="0" w:space="0" w:color="auto"/>
      </w:divBdr>
    </w:div>
    <w:div w:id="1520508551">
      <w:marLeft w:val="640"/>
      <w:marRight w:val="0"/>
      <w:marTop w:val="0"/>
      <w:marBottom w:val="0"/>
      <w:divBdr>
        <w:top w:val="none" w:sz="0" w:space="0" w:color="auto"/>
        <w:left w:val="none" w:sz="0" w:space="0" w:color="auto"/>
        <w:bottom w:val="none" w:sz="0" w:space="0" w:color="auto"/>
        <w:right w:val="none" w:sz="0" w:space="0" w:color="auto"/>
      </w:divBdr>
    </w:div>
    <w:div w:id="1520582862">
      <w:marLeft w:val="640"/>
      <w:marRight w:val="0"/>
      <w:marTop w:val="0"/>
      <w:marBottom w:val="0"/>
      <w:divBdr>
        <w:top w:val="none" w:sz="0" w:space="0" w:color="auto"/>
        <w:left w:val="none" w:sz="0" w:space="0" w:color="auto"/>
        <w:bottom w:val="none" w:sz="0" w:space="0" w:color="auto"/>
        <w:right w:val="none" w:sz="0" w:space="0" w:color="auto"/>
      </w:divBdr>
    </w:div>
    <w:div w:id="1520659650">
      <w:marLeft w:val="640"/>
      <w:marRight w:val="0"/>
      <w:marTop w:val="0"/>
      <w:marBottom w:val="0"/>
      <w:divBdr>
        <w:top w:val="none" w:sz="0" w:space="0" w:color="auto"/>
        <w:left w:val="none" w:sz="0" w:space="0" w:color="auto"/>
        <w:bottom w:val="none" w:sz="0" w:space="0" w:color="auto"/>
        <w:right w:val="none" w:sz="0" w:space="0" w:color="auto"/>
      </w:divBdr>
    </w:div>
    <w:div w:id="1520703322">
      <w:marLeft w:val="640"/>
      <w:marRight w:val="0"/>
      <w:marTop w:val="0"/>
      <w:marBottom w:val="0"/>
      <w:divBdr>
        <w:top w:val="none" w:sz="0" w:space="0" w:color="auto"/>
        <w:left w:val="none" w:sz="0" w:space="0" w:color="auto"/>
        <w:bottom w:val="none" w:sz="0" w:space="0" w:color="auto"/>
        <w:right w:val="none" w:sz="0" w:space="0" w:color="auto"/>
      </w:divBdr>
    </w:div>
    <w:div w:id="1520775034">
      <w:marLeft w:val="640"/>
      <w:marRight w:val="0"/>
      <w:marTop w:val="0"/>
      <w:marBottom w:val="0"/>
      <w:divBdr>
        <w:top w:val="none" w:sz="0" w:space="0" w:color="auto"/>
        <w:left w:val="none" w:sz="0" w:space="0" w:color="auto"/>
        <w:bottom w:val="none" w:sz="0" w:space="0" w:color="auto"/>
        <w:right w:val="none" w:sz="0" w:space="0" w:color="auto"/>
      </w:divBdr>
    </w:div>
    <w:div w:id="1520856698">
      <w:marLeft w:val="640"/>
      <w:marRight w:val="0"/>
      <w:marTop w:val="0"/>
      <w:marBottom w:val="0"/>
      <w:divBdr>
        <w:top w:val="none" w:sz="0" w:space="0" w:color="auto"/>
        <w:left w:val="none" w:sz="0" w:space="0" w:color="auto"/>
        <w:bottom w:val="none" w:sz="0" w:space="0" w:color="auto"/>
        <w:right w:val="none" w:sz="0" w:space="0" w:color="auto"/>
      </w:divBdr>
    </w:div>
    <w:div w:id="1520896003">
      <w:marLeft w:val="640"/>
      <w:marRight w:val="0"/>
      <w:marTop w:val="0"/>
      <w:marBottom w:val="0"/>
      <w:divBdr>
        <w:top w:val="none" w:sz="0" w:space="0" w:color="auto"/>
        <w:left w:val="none" w:sz="0" w:space="0" w:color="auto"/>
        <w:bottom w:val="none" w:sz="0" w:space="0" w:color="auto"/>
        <w:right w:val="none" w:sz="0" w:space="0" w:color="auto"/>
      </w:divBdr>
    </w:div>
    <w:div w:id="1520924624">
      <w:marLeft w:val="640"/>
      <w:marRight w:val="0"/>
      <w:marTop w:val="0"/>
      <w:marBottom w:val="0"/>
      <w:divBdr>
        <w:top w:val="none" w:sz="0" w:space="0" w:color="auto"/>
        <w:left w:val="none" w:sz="0" w:space="0" w:color="auto"/>
        <w:bottom w:val="none" w:sz="0" w:space="0" w:color="auto"/>
        <w:right w:val="none" w:sz="0" w:space="0" w:color="auto"/>
      </w:divBdr>
    </w:div>
    <w:div w:id="1520971515">
      <w:marLeft w:val="640"/>
      <w:marRight w:val="0"/>
      <w:marTop w:val="0"/>
      <w:marBottom w:val="0"/>
      <w:divBdr>
        <w:top w:val="none" w:sz="0" w:space="0" w:color="auto"/>
        <w:left w:val="none" w:sz="0" w:space="0" w:color="auto"/>
        <w:bottom w:val="none" w:sz="0" w:space="0" w:color="auto"/>
        <w:right w:val="none" w:sz="0" w:space="0" w:color="auto"/>
      </w:divBdr>
    </w:div>
    <w:div w:id="1520972168">
      <w:marLeft w:val="640"/>
      <w:marRight w:val="0"/>
      <w:marTop w:val="0"/>
      <w:marBottom w:val="0"/>
      <w:divBdr>
        <w:top w:val="none" w:sz="0" w:space="0" w:color="auto"/>
        <w:left w:val="none" w:sz="0" w:space="0" w:color="auto"/>
        <w:bottom w:val="none" w:sz="0" w:space="0" w:color="auto"/>
        <w:right w:val="none" w:sz="0" w:space="0" w:color="auto"/>
      </w:divBdr>
    </w:div>
    <w:div w:id="1520973328">
      <w:marLeft w:val="640"/>
      <w:marRight w:val="0"/>
      <w:marTop w:val="0"/>
      <w:marBottom w:val="0"/>
      <w:divBdr>
        <w:top w:val="none" w:sz="0" w:space="0" w:color="auto"/>
        <w:left w:val="none" w:sz="0" w:space="0" w:color="auto"/>
        <w:bottom w:val="none" w:sz="0" w:space="0" w:color="auto"/>
        <w:right w:val="none" w:sz="0" w:space="0" w:color="auto"/>
      </w:divBdr>
    </w:div>
    <w:div w:id="1521043219">
      <w:marLeft w:val="640"/>
      <w:marRight w:val="0"/>
      <w:marTop w:val="0"/>
      <w:marBottom w:val="0"/>
      <w:divBdr>
        <w:top w:val="none" w:sz="0" w:space="0" w:color="auto"/>
        <w:left w:val="none" w:sz="0" w:space="0" w:color="auto"/>
        <w:bottom w:val="none" w:sz="0" w:space="0" w:color="auto"/>
        <w:right w:val="none" w:sz="0" w:space="0" w:color="auto"/>
      </w:divBdr>
    </w:div>
    <w:div w:id="1521043301">
      <w:marLeft w:val="640"/>
      <w:marRight w:val="0"/>
      <w:marTop w:val="0"/>
      <w:marBottom w:val="0"/>
      <w:divBdr>
        <w:top w:val="none" w:sz="0" w:space="0" w:color="auto"/>
        <w:left w:val="none" w:sz="0" w:space="0" w:color="auto"/>
        <w:bottom w:val="none" w:sz="0" w:space="0" w:color="auto"/>
        <w:right w:val="none" w:sz="0" w:space="0" w:color="auto"/>
      </w:divBdr>
    </w:div>
    <w:div w:id="1521117491">
      <w:marLeft w:val="640"/>
      <w:marRight w:val="0"/>
      <w:marTop w:val="0"/>
      <w:marBottom w:val="0"/>
      <w:divBdr>
        <w:top w:val="none" w:sz="0" w:space="0" w:color="auto"/>
        <w:left w:val="none" w:sz="0" w:space="0" w:color="auto"/>
        <w:bottom w:val="none" w:sz="0" w:space="0" w:color="auto"/>
        <w:right w:val="none" w:sz="0" w:space="0" w:color="auto"/>
      </w:divBdr>
    </w:div>
    <w:div w:id="1521119812">
      <w:marLeft w:val="640"/>
      <w:marRight w:val="0"/>
      <w:marTop w:val="0"/>
      <w:marBottom w:val="0"/>
      <w:divBdr>
        <w:top w:val="none" w:sz="0" w:space="0" w:color="auto"/>
        <w:left w:val="none" w:sz="0" w:space="0" w:color="auto"/>
        <w:bottom w:val="none" w:sz="0" w:space="0" w:color="auto"/>
        <w:right w:val="none" w:sz="0" w:space="0" w:color="auto"/>
      </w:divBdr>
    </w:div>
    <w:div w:id="1521160896">
      <w:marLeft w:val="640"/>
      <w:marRight w:val="0"/>
      <w:marTop w:val="0"/>
      <w:marBottom w:val="0"/>
      <w:divBdr>
        <w:top w:val="none" w:sz="0" w:space="0" w:color="auto"/>
        <w:left w:val="none" w:sz="0" w:space="0" w:color="auto"/>
        <w:bottom w:val="none" w:sz="0" w:space="0" w:color="auto"/>
        <w:right w:val="none" w:sz="0" w:space="0" w:color="auto"/>
      </w:divBdr>
    </w:div>
    <w:div w:id="1521354180">
      <w:marLeft w:val="640"/>
      <w:marRight w:val="0"/>
      <w:marTop w:val="0"/>
      <w:marBottom w:val="0"/>
      <w:divBdr>
        <w:top w:val="none" w:sz="0" w:space="0" w:color="auto"/>
        <w:left w:val="none" w:sz="0" w:space="0" w:color="auto"/>
        <w:bottom w:val="none" w:sz="0" w:space="0" w:color="auto"/>
        <w:right w:val="none" w:sz="0" w:space="0" w:color="auto"/>
      </w:divBdr>
    </w:div>
    <w:div w:id="1521360932">
      <w:marLeft w:val="640"/>
      <w:marRight w:val="0"/>
      <w:marTop w:val="0"/>
      <w:marBottom w:val="0"/>
      <w:divBdr>
        <w:top w:val="none" w:sz="0" w:space="0" w:color="auto"/>
        <w:left w:val="none" w:sz="0" w:space="0" w:color="auto"/>
        <w:bottom w:val="none" w:sz="0" w:space="0" w:color="auto"/>
        <w:right w:val="none" w:sz="0" w:space="0" w:color="auto"/>
      </w:divBdr>
    </w:div>
    <w:div w:id="1521507058">
      <w:marLeft w:val="640"/>
      <w:marRight w:val="0"/>
      <w:marTop w:val="0"/>
      <w:marBottom w:val="0"/>
      <w:divBdr>
        <w:top w:val="none" w:sz="0" w:space="0" w:color="auto"/>
        <w:left w:val="none" w:sz="0" w:space="0" w:color="auto"/>
        <w:bottom w:val="none" w:sz="0" w:space="0" w:color="auto"/>
        <w:right w:val="none" w:sz="0" w:space="0" w:color="auto"/>
      </w:divBdr>
    </w:div>
    <w:div w:id="1521507995">
      <w:marLeft w:val="640"/>
      <w:marRight w:val="0"/>
      <w:marTop w:val="0"/>
      <w:marBottom w:val="0"/>
      <w:divBdr>
        <w:top w:val="none" w:sz="0" w:space="0" w:color="auto"/>
        <w:left w:val="none" w:sz="0" w:space="0" w:color="auto"/>
        <w:bottom w:val="none" w:sz="0" w:space="0" w:color="auto"/>
        <w:right w:val="none" w:sz="0" w:space="0" w:color="auto"/>
      </w:divBdr>
    </w:div>
    <w:div w:id="1521553948">
      <w:marLeft w:val="640"/>
      <w:marRight w:val="0"/>
      <w:marTop w:val="0"/>
      <w:marBottom w:val="0"/>
      <w:divBdr>
        <w:top w:val="none" w:sz="0" w:space="0" w:color="auto"/>
        <w:left w:val="none" w:sz="0" w:space="0" w:color="auto"/>
        <w:bottom w:val="none" w:sz="0" w:space="0" w:color="auto"/>
        <w:right w:val="none" w:sz="0" w:space="0" w:color="auto"/>
      </w:divBdr>
    </w:div>
    <w:div w:id="1521696963">
      <w:marLeft w:val="640"/>
      <w:marRight w:val="0"/>
      <w:marTop w:val="0"/>
      <w:marBottom w:val="0"/>
      <w:divBdr>
        <w:top w:val="none" w:sz="0" w:space="0" w:color="auto"/>
        <w:left w:val="none" w:sz="0" w:space="0" w:color="auto"/>
        <w:bottom w:val="none" w:sz="0" w:space="0" w:color="auto"/>
        <w:right w:val="none" w:sz="0" w:space="0" w:color="auto"/>
      </w:divBdr>
    </w:div>
    <w:div w:id="1521814696">
      <w:marLeft w:val="640"/>
      <w:marRight w:val="0"/>
      <w:marTop w:val="0"/>
      <w:marBottom w:val="0"/>
      <w:divBdr>
        <w:top w:val="none" w:sz="0" w:space="0" w:color="auto"/>
        <w:left w:val="none" w:sz="0" w:space="0" w:color="auto"/>
        <w:bottom w:val="none" w:sz="0" w:space="0" w:color="auto"/>
        <w:right w:val="none" w:sz="0" w:space="0" w:color="auto"/>
      </w:divBdr>
    </w:div>
    <w:div w:id="1521819467">
      <w:marLeft w:val="640"/>
      <w:marRight w:val="0"/>
      <w:marTop w:val="0"/>
      <w:marBottom w:val="0"/>
      <w:divBdr>
        <w:top w:val="none" w:sz="0" w:space="0" w:color="auto"/>
        <w:left w:val="none" w:sz="0" w:space="0" w:color="auto"/>
        <w:bottom w:val="none" w:sz="0" w:space="0" w:color="auto"/>
        <w:right w:val="none" w:sz="0" w:space="0" w:color="auto"/>
      </w:divBdr>
    </w:div>
    <w:div w:id="1521895955">
      <w:marLeft w:val="640"/>
      <w:marRight w:val="0"/>
      <w:marTop w:val="0"/>
      <w:marBottom w:val="0"/>
      <w:divBdr>
        <w:top w:val="none" w:sz="0" w:space="0" w:color="auto"/>
        <w:left w:val="none" w:sz="0" w:space="0" w:color="auto"/>
        <w:bottom w:val="none" w:sz="0" w:space="0" w:color="auto"/>
        <w:right w:val="none" w:sz="0" w:space="0" w:color="auto"/>
      </w:divBdr>
    </w:div>
    <w:div w:id="1521897454">
      <w:marLeft w:val="640"/>
      <w:marRight w:val="0"/>
      <w:marTop w:val="0"/>
      <w:marBottom w:val="0"/>
      <w:divBdr>
        <w:top w:val="none" w:sz="0" w:space="0" w:color="auto"/>
        <w:left w:val="none" w:sz="0" w:space="0" w:color="auto"/>
        <w:bottom w:val="none" w:sz="0" w:space="0" w:color="auto"/>
        <w:right w:val="none" w:sz="0" w:space="0" w:color="auto"/>
      </w:divBdr>
    </w:div>
    <w:div w:id="1522040271">
      <w:marLeft w:val="640"/>
      <w:marRight w:val="0"/>
      <w:marTop w:val="0"/>
      <w:marBottom w:val="0"/>
      <w:divBdr>
        <w:top w:val="none" w:sz="0" w:space="0" w:color="auto"/>
        <w:left w:val="none" w:sz="0" w:space="0" w:color="auto"/>
        <w:bottom w:val="none" w:sz="0" w:space="0" w:color="auto"/>
        <w:right w:val="none" w:sz="0" w:space="0" w:color="auto"/>
      </w:divBdr>
    </w:div>
    <w:div w:id="1522086645">
      <w:marLeft w:val="640"/>
      <w:marRight w:val="0"/>
      <w:marTop w:val="0"/>
      <w:marBottom w:val="0"/>
      <w:divBdr>
        <w:top w:val="none" w:sz="0" w:space="0" w:color="auto"/>
        <w:left w:val="none" w:sz="0" w:space="0" w:color="auto"/>
        <w:bottom w:val="none" w:sz="0" w:space="0" w:color="auto"/>
        <w:right w:val="none" w:sz="0" w:space="0" w:color="auto"/>
      </w:divBdr>
    </w:div>
    <w:div w:id="1522088756">
      <w:marLeft w:val="640"/>
      <w:marRight w:val="0"/>
      <w:marTop w:val="0"/>
      <w:marBottom w:val="0"/>
      <w:divBdr>
        <w:top w:val="none" w:sz="0" w:space="0" w:color="auto"/>
        <w:left w:val="none" w:sz="0" w:space="0" w:color="auto"/>
        <w:bottom w:val="none" w:sz="0" w:space="0" w:color="auto"/>
        <w:right w:val="none" w:sz="0" w:space="0" w:color="auto"/>
      </w:divBdr>
    </w:div>
    <w:div w:id="1522166128">
      <w:marLeft w:val="640"/>
      <w:marRight w:val="0"/>
      <w:marTop w:val="0"/>
      <w:marBottom w:val="0"/>
      <w:divBdr>
        <w:top w:val="none" w:sz="0" w:space="0" w:color="auto"/>
        <w:left w:val="none" w:sz="0" w:space="0" w:color="auto"/>
        <w:bottom w:val="none" w:sz="0" w:space="0" w:color="auto"/>
        <w:right w:val="none" w:sz="0" w:space="0" w:color="auto"/>
      </w:divBdr>
    </w:div>
    <w:div w:id="1522166675">
      <w:marLeft w:val="640"/>
      <w:marRight w:val="0"/>
      <w:marTop w:val="0"/>
      <w:marBottom w:val="0"/>
      <w:divBdr>
        <w:top w:val="none" w:sz="0" w:space="0" w:color="auto"/>
        <w:left w:val="none" w:sz="0" w:space="0" w:color="auto"/>
        <w:bottom w:val="none" w:sz="0" w:space="0" w:color="auto"/>
        <w:right w:val="none" w:sz="0" w:space="0" w:color="auto"/>
      </w:divBdr>
    </w:div>
    <w:div w:id="1522284832">
      <w:marLeft w:val="640"/>
      <w:marRight w:val="0"/>
      <w:marTop w:val="0"/>
      <w:marBottom w:val="0"/>
      <w:divBdr>
        <w:top w:val="none" w:sz="0" w:space="0" w:color="auto"/>
        <w:left w:val="none" w:sz="0" w:space="0" w:color="auto"/>
        <w:bottom w:val="none" w:sz="0" w:space="0" w:color="auto"/>
        <w:right w:val="none" w:sz="0" w:space="0" w:color="auto"/>
      </w:divBdr>
    </w:div>
    <w:div w:id="1522285175">
      <w:marLeft w:val="640"/>
      <w:marRight w:val="0"/>
      <w:marTop w:val="0"/>
      <w:marBottom w:val="0"/>
      <w:divBdr>
        <w:top w:val="none" w:sz="0" w:space="0" w:color="auto"/>
        <w:left w:val="none" w:sz="0" w:space="0" w:color="auto"/>
        <w:bottom w:val="none" w:sz="0" w:space="0" w:color="auto"/>
        <w:right w:val="none" w:sz="0" w:space="0" w:color="auto"/>
      </w:divBdr>
    </w:div>
    <w:div w:id="1522351326">
      <w:marLeft w:val="640"/>
      <w:marRight w:val="0"/>
      <w:marTop w:val="0"/>
      <w:marBottom w:val="0"/>
      <w:divBdr>
        <w:top w:val="none" w:sz="0" w:space="0" w:color="auto"/>
        <w:left w:val="none" w:sz="0" w:space="0" w:color="auto"/>
        <w:bottom w:val="none" w:sz="0" w:space="0" w:color="auto"/>
        <w:right w:val="none" w:sz="0" w:space="0" w:color="auto"/>
      </w:divBdr>
    </w:div>
    <w:div w:id="1522469332">
      <w:marLeft w:val="640"/>
      <w:marRight w:val="0"/>
      <w:marTop w:val="0"/>
      <w:marBottom w:val="0"/>
      <w:divBdr>
        <w:top w:val="none" w:sz="0" w:space="0" w:color="auto"/>
        <w:left w:val="none" w:sz="0" w:space="0" w:color="auto"/>
        <w:bottom w:val="none" w:sz="0" w:space="0" w:color="auto"/>
        <w:right w:val="none" w:sz="0" w:space="0" w:color="auto"/>
      </w:divBdr>
    </w:div>
    <w:div w:id="1522473662">
      <w:marLeft w:val="640"/>
      <w:marRight w:val="0"/>
      <w:marTop w:val="0"/>
      <w:marBottom w:val="0"/>
      <w:divBdr>
        <w:top w:val="none" w:sz="0" w:space="0" w:color="auto"/>
        <w:left w:val="none" w:sz="0" w:space="0" w:color="auto"/>
        <w:bottom w:val="none" w:sz="0" w:space="0" w:color="auto"/>
        <w:right w:val="none" w:sz="0" w:space="0" w:color="auto"/>
      </w:divBdr>
    </w:div>
    <w:div w:id="1522548720">
      <w:marLeft w:val="640"/>
      <w:marRight w:val="0"/>
      <w:marTop w:val="0"/>
      <w:marBottom w:val="0"/>
      <w:divBdr>
        <w:top w:val="none" w:sz="0" w:space="0" w:color="auto"/>
        <w:left w:val="none" w:sz="0" w:space="0" w:color="auto"/>
        <w:bottom w:val="none" w:sz="0" w:space="0" w:color="auto"/>
        <w:right w:val="none" w:sz="0" w:space="0" w:color="auto"/>
      </w:divBdr>
    </w:div>
    <w:div w:id="1522627897">
      <w:marLeft w:val="640"/>
      <w:marRight w:val="0"/>
      <w:marTop w:val="0"/>
      <w:marBottom w:val="0"/>
      <w:divBdr>
        <w:top w:val="none" w:sz="0" w:space="0" w:color="auto"/>
        <w:left w:val="none" w:sz="0" w:space="0" w:color="auto"/>
        <w:bottom w:val="none" w:sz="0" w:space="0" w:color="auto"/>
        <w:right w:val="none" w:sz="0" w:space="0" w:color="auto"/>
      </w:divBdr>
    </w:div>
    <w:div w:id="1522628662">
      <w:marLeft w:val="640"/>
      <w:marRight w:val="0"/>
      <w:marTop w:val="0"/>
      <w:marBottom w:val="0"/>
      <w:divBdr>
        <w:top w:val="none" w:sz="0" w:space="0" w:color="auto"/>
        <w:left w:val="none" w:sz="0" w:space="0" w:color="auto"/>
        <w:bottom w:val="none" w:sz="0" w:space="0" w:color="auto"/>
        <w:right w:val="none" w:sz="0" w:space="0" w:color="auto"/>
      </w:divBdr>
    </w:div>
    <w:div w:id="1522669814">
      <w:marLeft w:val="640"/>
      <w:marRight w:val="0"/>
      <w:marTop w:val="0"/>
      <w:marBottom w:val="0"/>
      <w:divBdr>
        <w:top w:val="none" w:sz="0" w:space="0" w:color="auto"/>
        <w:left w:val="none" w:sz="0" w:space="0" w:color="auto"/>
        <w:bottom w:val="none" w:sz="0" w:space="0" w:color="auto"/>
        <w:right w:val="none" w:sz="0" w:space="0" w:color="auto"/>
      </w:divBdr>
    </w:div>
    <w:div w:id="1522815398">
      <w:marLeft w:val="640"/>
      <w:marRight w:val="0"/>
      <w:marTop w:val="0"/>
      <w:marBottom w:val="0"/>
      <w:divBdr>
        <w:top w:val="none" w:sz="0" w:space="0" w:color="auto"/>
        <w:left w:val="none" w:sz="0" w:space="0" w:color="auto"/>
        <w:bottom w:val="none" w:sz="0" w:space="0" w:color="auto"/>
        <w:right w:val="none" w:sz="0" w:space="0" w:color="auto"/>
      </w:divBdr>
    </w:div>
    <w:div w:id="1522889101">
      <w:marLeft w:val="640"/>
      <w:marRight w:val="0"/>
      <w:marTop w:val="0"/>
      <w:marBottom w:val="0"/>
      <w:divBdr>
        <w:top w:val="none" w:sz="0" w:space="0" w:color="auto"/>
        <w:left w:val="none" w:sz="0" w:space="0" w:color="auto"/>
        <w:bottom w:val="none" w:sz="0" w:space="0" w:color="auto"/>
        <w:right w:val="none" w:sz="0" w:space="0" w:color="auto"/>
      </w:divBdr>
    </w:div>
    <w:div w:id="1522890473">
      <w:marLeft w:val="640"/>
      <w:marRight w:val="0"/>
      <w:marTop w:val="0"/>
      <w:marBottom w:val="0"/>
      <w:divBdr>
        <w:top w:val="none" w:sz="0" w:space="0" w:color="auto"/>
        <w:left w:val="none" w:sz="0" w:space="0" w:color="auto"/>
        <w:bottom w:val="none" w:sz="0" w:space="0" w:color="auto"/>
        <w:right w:val="none" w:sz="0" w:space="0" w:color="auto"/>
      </w:divBdr>
    </w:div>
    <w:div w:id="1522933086">
      <w:marLeft w:val="640"/>
      <w:marRight w:val="0"/>
      <w:marTop w:val="0"/>
      <w:marBottom w:val="0"/>
      <w:divBdr>
        <w:top w:val="none" w:sz="0" w:space="0" w:color="auto"/>
        <w:left w:val="none" w:sz="0" w:space="0" w:color="auto"/>
        <w:bottom w:val="none" w:sz="0" w:space="0" w:color="auto"/>
        <w:right w:val="none" w:sz="0" w:space="0" w:color="auto"/>
      </w:divBdr>
    </w:div>
    <w:div w:id="1522935340">
      <w:marLeft w:val="640"/>
      <w:marRight w:val="0"/>
      <w:marTop w:val="0"/>
      <w:marBottom w:val="0"/>
      <w:divBdr>
        <w:top w:val="none" w:sz="0" w:space="0" w:color="auto"/>
        <w:left w:val="none" w:sz="0" w:space="0" w:color="auto"/>
        <w:bottom w:val="none" w:sz="0" w:space="0" w:color="auto"/>
        <w:right w:val="none" w:sz="0" w:space="0" w:color="auto"/>
      </w:divBdr>
    </w:div>
    <w:div w:id="1523203398">
      <w:marLeft w:val="640"/>
      <w:marRight w:val="0"/>
      <w:marTop w:val="0"/>
      <w:marBottom w:val="0"/>
      <w:divBdr>
        <w:top w:val="none" w:sz="0" w:space="0" w:color="auto"/>
        <w:left w:val="none" w:sz="0" w:space="0" w:color="auto"/>
        <w:bottom w:val="none" w:sz="0" w:space="0" w:color="auto"/>
        <w:right w:val="none" w:sz="0" w:space="0" w:color="auto"/>
      </w:divBdr>
    </w:div>
    <w:div w:id="1523203574">
      <w:marLeft w:val="640"/>
      <w:marRight w:val="0"/>
      <w:marTop w:val="0"/>
      <w:marBottom w:val="0"/>
      <w:divBdr>
        <w:top w:val="none" w:sz="0" w:space="0" w:color="auto"/>
        <w:left w:val="none" w:sz="0" w:space="0" w:color="auto"/>
        <w:bottom w:val="none" w:sz="0" w:space="0" w:color="auto"/>
        <w:right w:val="none" w:sz="0" w:space="0" w:color="auto"/>
      </w:divBdr>
    </w:div>
    <w:div w:id="1523205905">
      <w:marLeft w:val="640"/>
      <w:marRight w:val="0"/>
      <w:marTop w:val="0"/>
      <w:marBottom w:val="0"/>
      <w:divBdr>
        <w:top w:val="none" w:sz="0" w:space="0" w:color="auto"/>
        <w:left w:val="none" w:sz="0" w:space="0" w:color="auto"/>
        <w:bottom w:val="none" w:sz="0" w:space="0" w:color="auto"/>
        <w:right w:val="none" w:sz="0" w:space="0" w:color="auto"/>
      </w:divBdr>
    </w:div>
    <w:div w:id="1523283329">
      <w:marLeft w:val="640"/>
      <w:marRight w:val="0"/>
      <w:marTop w:val="0"/>
      <w:marBottom w:val="0"/>
      <w:divBdr>
        <w:top w:val="none" w:sz="0" w:space="0" w:color="auto"/>
        <w:left w:val="none" w:sz="0" w:space="0" w:color="auto"/>
        <w:bottom w:val="none" w:sz="0" w:space="0" w:color="auto"/>
        <w:right w:val="none" w:sz="0" w:space="0" w:color="auto"/>
      </w:divBdr>
    </w:div>
    <w:div w:id="1523319140">
      <w:marLeft w:val="480"/>
      <w:marRight w:val="0"/>
      <w:marTop w:val="0"/>
      <w:marBottom w:val="0"/>
      <w:divBdr>
        <w:top w:val="none" w:sz="0" w:space="0" w:color="auto"/>
        <w:left w:val="none" w:sz="0" w:space="0" w:color="auto"/>
        <w:bottom w:val="none" w:sz="0" w:space="0" w:color="auto"/>
        <w:right w:val="none" w:sz="0" w:space="0" w:color="auto"/>
      </w:divBdr>
    </w:div>
    <w:div w:id="1523323072">
      <w:marLeft w:val="640"/>
      <w:marRight w:val="0"/>
      <w:marTop w:val="0"/>
      <w:marBottom w:val="0"/>
      <w:divBdr>
        <w:top w:val="none" w:sz="0" w:space="0" w:color="auto"/>
        <w:left w:val="none" w:sz="0" w:space="0" w:color="auto"/>
        <w:bottom w:val="none" w:sz="0" w:space="0" w:color="auto"/>
        <w:right w:val="none" w:sz="0" w:space="0" w:color="auto"/>
      </w:divBdr>
    </w:div>
    <w:div w:id="1523393553">
      <w:marLeft w:val="640"/>
      <w:marRight w:val="0"/>
      <w:marTop w:val="0"/>
      <w:marBottom w:val="0"/>
      <w:divBdr>
        <w:top w:val="none" w:sz="0" w:space="0" w:color="auto"/>
        <w:left w:val="none" w:sz="0" w:space="0" w:color="auto"/>
        <w:bottom w:val="none" w:sz="0" w:space="0" w:color="auto"/>
        <w:right w:val="none" w:sz="0" w:space="0" w:color="auto"/>
      </w:divBdr>
    </w:div>
    <w:div w:id="1523474162">
      <w:marLeft w:val="640"/>
      <w:marRight w:val="0"/>
      <w:marTop w:val="0"/>
      <w:marBottom w:val="0"/>
      <w:divBdr>
        <w:top w:val="none" w:sz="0" w:space="0" w:color="auto"/>
        <w:left w:val="none" w:sz="0" w:space="0" w:color="auto"/>
        <w:bottom w:val="none" w:sz="0" w:space="0" w:color="auto"/>
        <w:right w:val="none" w:sz="0" w:space="0" w:color="auto"/>
      </w:divBdr>
    </w:div>
    <w:div w:id="1523586308">
      <w:marLeft w:val="640"/>
      <w:marRight w:val="0"/>
      <w:marTop w:val="0"/>
      <w:marBottom w:val="0"/>
      <w:divBdr>
        <w:top w:val="none" w:sz="0" w:space="0" w:color="auto"/>
        <w:left w:val="none" w:sz="0" w:space="0" w:color="auto"/>
        <w:bottom w:val="none" w:sz="0" w:space="0" w:color="auto"/>
        <w:right w:val="none" w:sz="0" w:space="0" w:color="auto"/>
      </w:divBdr>
    </w:div>
    <w:div w:id="1523590373">
      <w:marLeft w:val="640"/>
      <w:marRight w:val="0"/>
      <w:marTop w:val="0"/>
      <w:marBottom w:val="0"/>
      <w:divBdr>
        <w:top w:val="none" w:sz="0" w:space="0" w:color="auto"/>
        <w:left w:val="none" w:sz="0" w:space="0" w:color="auto"/>
        <w:bottom w:val="none" w:sz="0" w:space="0" w:color="auto"/>
        <w:right w:val="none" w:sz="0" w:space="0" w:color="auto"/>
      </w:divBdr>
    </w:div>
    <w:div w:id="1523591591">
      <w:marLeft w:val="640"/>
      <w:marRight w:val="0"/>
      <w:marTop w:val="0"/>
      <w:marBottom w:val="0"/>
      <w:divBdr>
        <w:top w:val="none" w:sz="0" w:space="0" w:color="auto"/>
        <w:left w:val="none" w:sz="0" w:space="0" w:color="auto"/>
        <w:bottom w:val="none" w:sz="0" w:space="0" w:color="auto"/>
        <w:right w:val="none" w:sz="0" w:space="0" w:color="auto"/>
      </w:divBdr>
    </w:div>
    <w:div w:id="1523742858">
      <w:marLeft w:val="640"/>
      <w:marRight w:val="0"/>
      <w:marTop w:val="0"/>
      <w:marBottom w:val="0"/>
      <w:divBdr>
        <w:top w:val="none" w:sz="0" w:space="0" w:color="auto"/>
        <w:left w:val="none" w:sz="0" w:space="0" w:color="auto"/>
        <w:bottom w:val="none" w:sz="0" w:space="0" w:color="auto"/>
        <w:right w:val="none" w:sz="0" w:space="0" w:color="auto"/>
      </w:divBdr>
    </w:div>
    <w:div w:id="1523862384">
      <w:marLeft w:val="640"/>
      <w:marRight w:val="0"/>
      <w:marTop w:val="0"/>
      <w:marBottom w:val="0"/>
      <w:divBdr>
        <w:top w:val="none" w:sz="0" w:space="0" w:color="auto"/>
        <w:left w:val="none" w:sz="0" w:space="0" w:color="auto"/>
        <w:bottom w:val="none" w:sz="0" w:space="0" w:color="auto"/>
        <w:right w:val="none" w:sz="0" w:space="0" w:color="auto"/>
      </w:divBdr>
    </w:div>
    <w:div w:id="1523974171">
      <w:marLeft w:val="640"/>
      <w:marRight w:val="0"/>
      <w:marTop w:val="0"/>
      <w:marBottom w:val="0"/>
      <w:divBdr>
        <w:top w:val="none" w:sz="0" w:space="0" w:color="auto"/>
        <w:left w:val="none" w:sz="0" w:space="0" w:color="auto"/>
        <w:bottom w:val="none" w:sz="0" w:space="0" w:color="auto"/>
        <w:right w:val="none" w:sz="0" w:space="0" w:color="auto"/>
      </w:divBdr>
    </w:div>
    <w:div w:id="1524049775">
      <w:marLeft w:val="640"/>
      <w:marRight w:val="0"/>
      <w:marTop w:val="0"/>
      <w:marBottom w:val="0"/>
      <w:divBdr>
        <w:top w:val="none" w:sz="0" w:space="0" w:color="auto"/>
        <w:left w:val="none" w:sz="0" w:space="0" w:color="auto"/>
        <w:bottom w:val="none" w:sz="0" w:space="0" w:color="auto"/>
        <w:right w:val="none" w:sz="0" w:space="0" w:color="auto"/>
      </w:divBdr>
    </w:div>
    <w:div w:id="1524054439">
      <w:marLeft w:val="640"/>
      <w:marRight w:val="0"/>
      <w:marTop w:val="0"/>
      <w:marBottom w:val="0"/>
      <w:divBdr>
        <w:top w:val="none" w:sz="0" w:space="0" w:color="auto"/>
        <w:left w:val="none" w:sz="0" w:space="0" w:color="auto"/>
        <w:bottom w:val="none" w:sz="0" w:space="0" w:color="auto"/>
        <w:right w:val="none" w:sz="0" w:space="0" w:color="auto"/>
      </w:divBdr>
    </w:div>
    <w:div w:id="1524057693">
      <w:marLeft w:val="640"/>
      <w:marRight w:val="0"/>
      <w:marTop w:val="0"/>
      <w:marBottom w:val="0"/>
      <w:divBdr>
        <w:top w:val="none" w:sz="0" w:space="0" w:color="auto"/>
        <w:left w:val="none" w:sz="0" w:space="0" w:color="auto"/>
        <w:bottom w:val="none" w:sz="0" w:space="0" w:color="auto"/>
        <w:right w:val="none" w:sz="0" w:space="0" w:color="auto"/>
      </w:divBdr>
    </w:div>
    <w:div w:id="1524129757">
      <w:marLeft w:val="640"/>
      <w:marRight w:val="0"/>
      <w:marTop w:val="0"/>
      <w:marBottom w:val="0"/>
      <w:divBdr>
        <w:top w:val="none" w:sz="0" w:space="0" w:color="auto"/>
        <w:left w:val="none" w:sz="0" w:space="0" w:color="auto"/>
        <w:bottom w:val="none" w:sz="0" w:space="0" w:color="auto"/>
        <w:right w:val="none" w:sz="0" w:space="0" w:color="auto"/>
      </w:divBdr>
    </w:div>
    <w:div w:id="1524129940">
      <w:marLeft w:val="640"/>
      <w:marRight w:val="0"/>
      <w:marTop w:val="0"/>
      <w:marBottom w:val="0"/>
      <w:divBdr>
        <w:top w:val="none" w:sz="0" w:space="0" w:color="auto"/>
        <w:left w:val="none" w:sz="0" w:space="0" w:color="auto"/>
        <w:bottom w:val="none" w:sz="0" w:space="0" w:color="auto"/>
        <w:right w:val="none" w:sz="0" w:space="0" w:color="auto"/>
      </w:divBdr>
    </w:div>
    <w:div w:id="1524245325">
      <w:marLeft w:val="640"/>
      <w:marRight w:val="0"/>
      <w:marTop w:val="0"/>
      <w:marBottom w:val="0"/>
      <w:divBdr>
        <w:top w:val="none" w:sz="0" w:space="0" w:color="auto"/>
        <w:left w:val="none" w:sz="0" w:space="0" w:color="auto"/>
        <w:bottom w:val="none" w:sz="0" w:space="0" w:color="auto"/>
        <w:right w:val="none" w:sz="0" w:space="0" w:color="auto"/>
      </w:divBdr>
    </w:div>
    <w:div w:id="1524247553">
      <w:marLeft w:val="640"/>
      <w:marRight w:val="0"/>
      <w:marTop w:val="0"/>
      <w:marBottom w:val="0"/>
      <w:divBdr>
        <w:top w:val="none" w:sz="0" w:space="0" w:color="auto"/>
        <w:left w:val="none" w:sz="0" w:space="0" w:color="auto"/>
        <w:bottom w:val="none" w:sz="0" w:space="0" w:color="auto"/>
        <w:right w:val="none" w:sz="0" w:space="0" w:color="auto"/>
      </w:divBdr>
    </w:div>
    <w:div w:id="1524399886">
      <w:marLeft w:val="640"/>
      <w:marRight w:val="0"/>
      <w:marTop w:val="0"/>
      <w:marBottom w:val="0"/>
      <w:divBdr>
        <w:top w:val="none" w:sz="0" w:space="0" w:color="auto"/>
        <w:left w:val="none" w:sz="0" w:space="0" w:color="auto"/>
        <w:bottom w:val="none" w:sz="0" w:space="0" w:color="auto"/>
        <w:right w:val="none" w:sz="0" w:space="0" w:color="auto"/>
      </w:divBdr>
    </w:div>
    <w:div w:id="1524443299">
      <w:marLeft w:val="640"/>
      <w:marRight w:val="0"/>
      <w:marTop w:val="0"/>
      <w:marBottom w:val="0"/>
      <w:divBdr>
        <w:top w:val="none" w:sz="0" w:space="0" w:color="auto"/>
        <w:left w:val="none" w:sz="0" w:space="0" w:color="auto"/>
        <w:bottom w:val="none" w:sz="0" w:space="0" w:color="auto"/>
        <w:right w:val="none" w:sz="0" w:space="0" w:color="auto"/>
      </w:divBdr>
    </w:div>
    <w:div w:id="1524513274">
      <w:marLeft w:val="640"/>
      <w:marRight w:val="0"/>
      <w:marTop w:val="0"/>
      <w:marBottom w:val="0"/>
      <w:divBdr>
        <w:top w:val="none" w:sz="0" w:space="0" w:color="auto"/>
        <w:left w:val="none" w:sz="0" w:space="0" w:color="auto"/>
        <w:bottom w:val="none" w:sz="0" w:space="0" w:color="auto"/>
        <w:right w:val="none" w:sz="0" w:space="0" w:color="auto"/>
      </w:divBdr>
    </w:div>
    <w:div w:id="1524514166">
      <w:marLeft w:val="640"/>
      <w:marRight w:val="0"/>
      <w:marTop w:val="0"/>
      <w:marBottom w:val="0"/>
      <w:divBdr>
        <w:top w:val="none" w:sz="0" w:space="0" w:color="auto"/>
        <w:left w:val="none" w:sz="0" w:space="0" w:color="auto"/>
        <w:bottom w:val="none" w:sz="0" w:space="0" w:color="auto"/>
        <w:right w:val="none" w:sz="0" w:space="0" w:color="auto"/>
      </w:divBdr>
    </w:div>
    <w:div w:id="1524517615">
      <w:marLeft w:val="640"/>
      <w:marRight w:val="0"/>
      <w:marTop w:val="0"/>
      <w:marBottom w:val="0"/>
      <w:divBdr>
        <w:top w:val="none" w:sz="0" w:space="0" w:color="auto"/>
        <w:left w:val="none" w:sz="0" w:space="0" w:color="auto"/>
        <w:bottom w:val="none" w:sz="0" w:space="0" w:color="auto"/>
        <w:right w:val="none" w:sz="0" w:space="0" w:color="auto"/>
      </w:divBdr>
    </w:div>
    <w:div w:id="1524592669">
      <w:marLeft w:val="640"/>
      <w:marRight w:val="0"/>
      <w:marTop w:val="0"/>
      <w:marBottom w:val="0"/>
      <w:divBdr>
        <w:top w:val="none" w:sz="0" w:space="0" w:color="auto"/>
        <w:left w:val="none" w:sz="0" w:space="0" w:color="auto"/>
        <w:bottom w:val="none" w:sz="0" w:space="0" w:color="auto"/>
        <w:right w:val="none" w:sz="0" w:space="0" w:color="auto"/>
      </w:divBdr>
    </w:div>
    <w:div w:id="1524632944">
      <w:marLeft w:val="640"/>
      <w:marRight w:val="0"/>
      <w:marTop w:val="0"/>
      <w:marBottom w:val="0"/>
      <w:divBdr>
        <w:top w:val="none" w:sz="0" w:space="0" w:color="auto"/>
        <w:left w:val="none" w:sz="0" w:space="0" w:color="auto"/>
        <w:bottom w:val="none" w:sz="0" w:space="0" w:color="auto"/>
        <w:right w:val="none" w:sz="0" w:space="0" w:color="auto"/>
      </w:divBdr>
    </w:div>
    <w:div w:id="1524707448">
      <w:marLeft w:val="640"/>
      <w:marRight w:val="0"/>
      <w:marTop w:val="0"/>
      <w:marBottom w:val="0"/>
      <w:divBdr>
        <w:top w:val="none" w:sz="0" w:space="0" w:color="auto"/>
        <w:left w:val="none" w:sz="0" w:space="0" w:color="auto"/>
        <w:bottom w:val="none" w:sz="0" w:space="0" w:color="auto"/>
        <w:right w:val="none" w:sz="0" w:space="0" w:color="auto"/>
      </w:divBdr>
    </w:div>
    <w:div w:id="1524710616">
      <w:marLeft w:val="640"/>
      <w:marRight w:val="0"/>
      <w:marTop w:val="0"/>
      <w:marBottom w:val="0"/>
      <w:divBdr>
        <w:top w:val="none" w:sz="0" w:space="0" w:color="auto"/>
        <w:left w:val="none" w:sz="0" w:space="0" w:color="auto"/>
        <w:bottom w:val="none" w:sz="0" w:space="0" w:color="auto"/>
        <w:right w:val="none" w:sz="0" w:space="0" w:color="auto"/>
      </w:divBdr>
    </w:div>
    <w:div w:id="1524779315">
      <w:bodyDiv w:val="1"/>
      <w:marLeft w:val="0"/>
      <w:marRight w:val="0"/>
      <w:marTop w:val="0"/>
      <w:marBottom w:val="0"/>
      <w:divBdr>
        <w:top w:val="none" w:sz="0" w:space="0" w:color="auto"/>
        <w:left w:val="none" w:sz="0" w:space="0" w:color="auto"/>
        <w:bottom w:val="none" w:sz="0" w:space="0" w:color="auto"/>
        <w:right w:val="none" w:sz="0" w:space="0" w:color="auto"/>
      </w:divBdr>
    </w:div>
    <w:div w:id="1524826193">
      <w:marLeft w:val="640"/>
      <w:marRight w:val="0"/>
      <w:marTop w:val="0"/>
      <w:marBottom w:val="0"/>
      <w:divBdr>
        <w:top w:val="none" w:sz="0" w:space="0" w:color="auto"/>
        <w:left w:val="none" w:sz="0" w:space="0" w:color="auto"/>
        <w:bottom w:val="none" w:sz="0" w:space="0" w:color="auto"/>
        <w:right w:val="none" w:sz="0" w:space="0" w:color="auto"/>
      </w:divBdr>
    </w:div>
    <w:div w:id="1524829478">
      <w:marLeft w:val="640"/>
      <w:marRight w:val="0"/>
      <w:marTop w:val="0"/>
      <w:marBottom w:val="0"/>
      <w:divBdr>
        <w:top w:val="none" w:sz="0" w:space="0" w:color="auto"/>
        <w:left w:val="none" w:sz="0" w:space="0" w:color="auto"/>
        <w:bottom w:val="none" w:sz="0" w:space="0" w:color="auto"/>
        <w:right w:val="none" w:sz="0" w:space="0" w:color="auto"/>
      </w:divBdr>
    </w:div>
    <w:div w:id="1524858757">
      <w:marLeft w:val="640"/>
      <w:marRight w:val="0"/>
      <w:marTop w:val="0"/>
      <w:marBottom w:val="0"/>
      <w:divBdr>
        <w:top w:val="none" w:sz="0" w:space="0" w:color="auto"/>
        <w:left w:val="none" w:sz="0" w:space="0" w:color="auto"/>
        <w:bottom w:val="none" w:sz="0" w:space="0" w:color="auto"/>
        <w:right w:val="none" w:sz="0" w:space="0" w:color="auto"/>
      </w:divBdr>
    </w:div>
    <w:div w:id="1524896683">
      <w:marLeft w:val="640"/>
      <w:marRight w:val="0"/>
      <w:marTop w:val="0"/>
      <w:marBottom w:val="0"/>
      <w:divBdr>
        <w:top w:val="none" w:sz="0" w:space="0" w:color="auto"/>
        <w:left w:val="none" w:sz="0" w:space="0" w:color="auto"/>
        <w:bottom w:val="none" w:sz="0" w:space="0" w:color="auto"/>
        <w:right w:val="none" w:sz="0" w:space="0" w:color="auto"/>
      </w:divBdr>
    </w:div>
    <w:div w:id="1524906189">
      <w:marLeft w:val="640"/>
      <w:marRight w:val="0"/>
      <w:marTop w:val="0"/>
      <w:marBottom w:val="0"/>
      <w:divBdr>
        <w:top w:val="none" w:sz="0" w:space="0" w:color="auto"/>
        <w:left w:val="none" w:sz="0" w:space="0" w:color="auto"/>
        <w:bottom w:val="none" w:sz="0" w:space="0" w:color="auto"/>
        <w:right w:val="none" w:sz="0" w:space="0" w:color="auto"/>
      </w:divBdr>
    </w:div>
    <w:div w:id="1524977379">
      <w:marLeft w:val="640"/>
      <w:marRight w:val="0"/>
      <w:marTop w:val="0"/>
      <w:marBottom w:val="0"/>
      <w:divBdr>
        <w:top w:val="none" w:sz="0" w:space="0" w:color="auto"/>
        <w:left w:val="none" w:sz="0" w:space="0" w:color="auto"/>
        <w:bottom w:val="none" w:sz="0" w:space="0" w:color="auto"/>
        <w:right w:val="none" w:sz="0" w:space="0" w:color="auto"/>
      </w:divBdr>
    </w:div>
    <w:div w:id="1524980870">
      <w:marLeft w:val="640"/>
      <w:marRight w:val="0"/>
      <w:marTop w:val="0"/>
      <w:marBottom w:val="0"/>
      <w:divBdr>
        <w:top w:val="none" w:sz="0" w:space="0" w:color="auto"/>
        <w:left w:val="none" w:sz="0" w:space="0" w:color="auto"/>
        <w:bottom w:val="none" w:sz="0" w:space="0" w:color="auto"/>
        <w:right w:val="none" w:sz="0" w:space="0" w:color="auto"/>
      </w:divBdr>
    </w:div>
    <w:div w:id="1525024240">
      <w:marLeft w:val="640"/>
      <w:marRight w:val="0"/>
      <w:marTop w:val="0"/>
      <w:marBottom w:val="0"/>
      <w:divBdr>
        <w:top w:val="none" w:sz="0" w:space="0" w:color="auto"/>
        <w:left w:val="none" w:sz="0" w:space="0" w:color="auto"/>
        <w:bottom w:val="none" w:sz="0" w:space="0" w:color="auto"/>
        <w:right w:val="none" w:sz="0" w:space="0" w:color="auto"/>
      </w:divBdr>
    </w:div>
    <w:div w:id="1525054056">
      <w:marLeft w:val="640"/>
      <w:marRight w:val="0"/>
      <w:marTop w:val="0"/>
      <w:marBottom w:val="0"/>
      <w:divBdr>
        <w:top w:val="none" w:sz="0" w:space="0" w:color="auto"/>
        <w:left w:val="none" w:sz="0" w:space="0" w:color="auto"/>
        <w:bottom w:val="none" w:sz="0" w:space="0" w:color="auto"/>
        <w:right w:val="none" w:sz="0" w:space="0" w:color="auto"/>
      </w:divBdr>
    </w:div>
    <w:div w:id="1525054070">
      <w:marLeft w:val="640"/>
      <w:marRight w:val="0"/>
      <w:marTop w:val="0"/>
      <w:marBottom w:val="0"/>
      <w:divBdr>
        <w:top w:val="none" w:sz="0" w:space="0" w:color="auto"/>
        <w:left w:val="none" w:sz="0" w:space="0" w:color="auto"/>
        <w:bottom w:val="none" w:sz="0" w:space="0" w:color="auto"/>
        <w:right w:val="none" w:sz="0" w:space="0" w:color="auto"/>
      </w:divBdr>
    </w:div>
    <w:div w:id="1525166137">
      <w:marLeft w:val="640"/>
      <w:marRight w:val="0"/>
      <w:marTop w:val="0"/>
      <w:marBottom w:val="0"/>
      <w:divBdr>
        <w:top w:val="none" w:sz="0" w:space="0" w:color="auto"/>
        <w:left w:val="none" w:sz="0" w:space="0" w:color="auto"/>
        <w:bottom w:val="none" w:sz="0" w:space="0" w:color="auto"/>
        <w:right w:val="none" w:sz="0" w:space="0" w:color="auto"/>
      </w:divBdr>
    </w:div>
    <w:div w:id="1525243057">
      <w:marLeft w:val="640"/>
      <w:marRight w:val="0"/>
      <w:marTop w:val="0"/>
      <w:marBottom w:val="0"/>
      <w:divBdr>
        <w:top w:val="none" w:sz="0" w:space="0" w:color="auto"/>
        <w:left w:val="none" w:sz="0" w:space="0" w:color="auto"/>
        <w:bottom w:val="none" w:sz="0" w:space="0" w:color="auto"/>
        <w:right w:val="none" w:sz="0" w:space="0" w:color="auto"/>
      </w:divBdr>
    </w:div>
    <w:div w:id="1525290747">
      <w:marLeft w:val="640"/>
      <w:marRight w:val="0"/>
      <w:marTop w:val="0"/>
      <w:marBottom w:val="0"/>
      <w:divBdr>
        <w:top w:val="none" w:sz="0" w:space="0" w:color="auto"/>
        <w:left w:val="none" w:sz="0" w:space="0" w:color="auto"/>
        <w:bottom w:val="none" w:sz="0" w:space="0" w:color="auto"/>
        <w:right w:val="none" w:sz="0" w:space="0" w:color="auto"/>
      </w:divBdr>
    </w:div>
    <w:div w:id="1525291104">
      <w:marLeft w:val="640"/>
      <w:marRight w:val="0"/>
      <w:marTop w:val="0"/>
      <w:marBottom w:val="0"/>
      <w:divBdr>
        <w:top w:val="none" w:sz="0" w:space="0" w:color="auto"/>
        <w:left w:val="none" w:sz="0" w:space="0" w:color="auto"/>
        <w:bottom w:val="none" w:sz="0" w:space="0" w:color="auto"/>
        <w:right w:val="none" w:sz="0" w:space="0" w:color="auto"/>
      </w:divBdr>
    </w:div>
    <w:div w:id="1525484440">
      <w:marLeft w:val="640"/>
      <w:marRight w:val="0"/>
      <w:marTop w:val="0"/>
      <w:marBottom w:val="0"/>
      <w:divBdr>
        <w:top w:val="none" w:sz="0" w:space="0" w:color="auto"/>
        <w:left w:val="none" w:sz="0" w:space="0" w:color="auto"/>
        <w:bottom w:val="none" w:sz="0" w:space="0" w:color="auto"/>
        <w:right w:val="none" w:sz="0" w:space="0" w:color="auto"/>
      </w:divBdr>
    </w:div>
    <w:div w:id="1525511414">
      <w:marLeft w:val="640"/>
      <w:marRight w:val="0"/>
      <w:marTop w:val="0"/>
      <w:marBottom w:val="0"/>
      <w:divBdr>
        <w:top w:val="none" w:sz="0" w:space="0" w:color="auto"/>
        <w:left w:val="none" w:sz="0" w:space="0" w:color="auto"/>
        <w:bottom w:val="none" w:sz="0" w:space="0" w:color="auto"/>
        <w:right w:val="none" w:sz="0" w:space="0" w:color="auto"/>
      </w:divBdr>
    </w:div>
    <w:div w:id="1525554397">
      <w:marLeft w:val="640"/>
      <w:marRight w:val="0"/>
      <w:marTop w:val="0"/>
      <w:marBottom w:val="0"/>
      <w:divBdr>
        <w:top w:val="none" w:sz="0" w:space="0" w:color="auto"/>
        <w:left w:val="none" w:sz="0" w:space="0" w:color="auto"/>
        <w:bottom w:val="none" w:sz="0" w:space="0" w:color="auto"/>
        <w:right w:val="none" w:sz="0" w:space="0" w:color="auto"/>
      </w:divBdr>
    </w:div>
    <w:div w:id="1525561626">
      <w:marLeft w:val="480"/>
      <w:marRight w:val="0"/>
      <w:marTop w:val="0"/>
      <w:marBottom w:val="0"/>
      <w:divBdr>
        <w:top w:val="none" w:sz="0" w:space="0" w:color="auto"/>
        <w:left w:val="none" w:sz="0" w:space="0" w:color="auto"/>
        <w:bottom w:val="none" w:sz="0" w:space="0" w:color="auto"/>
        <w:right w:val="none" w:sz="0" w:space="0" w:color="auto"/>
      </w:divBdr>
    </w:div>
    <w:div w:id="1525636195">
      <w:marLeft w:val="640"/>
      <w:marRight w:val="0"/>
      <w:marTop w:val="0"/>
      <w:marBottom w:val="0"/>
      <w:divBdr>
        <w:top w:val="none" w:sz="0" w:space="0" w:color="auto"/>
        <w:left w:val="none" w:sz="0" w:space="0" w:color="auto"/>
        <w:bottom w:val="none" w:sz="0" w:space="0" w:color="auto"/>
        <w:right w:val="none" w:sz="0" w:space="0" w:color="auto"/>
      </w:divBdr>
    </w:div>
    <w:div w:id="1525748041">
      <w:marLeft w:val="640"/>
      <w:marRight w:val="0"/>
      <w:marTop w:val="0"/>
      <w:marBottom w:val="0"/>
      <w:divBdr>
        <w:top w:val="none" w:sz="0" w:space="0" w:color="auto"/>
        <w:left w:val="none" w:sz="0" w:space="0" w:color="auto"/>
        <w:bottom w:val="none" w:sz="0" w:space="0" w:color="auto"/>
        <w:right w:val="none" w:sz="0" w:space="0" w:color="auto"/>
      </w:divBdr>
    </w:div>
    <w:div w:id="1525749265">
      <w:marLeft w:val="640"/>
      <w:marRight w:val="0"/>
      <w:marTop w:val="0"/>
      <w:marBottom w:val="0"/>
      <w:divBdr>
        <w:top w:val="none" w:sz="0" w:space="0" w:color="auto"/>
        <w:left w:val="none" w:sz="0" w:space="0" w:color="auto"/>
        <w:bottom w:val="none" w:sz="0" w:space="0" w:color="auto"/>
        <w:right w:val="none" w:sz="0" w:space="0" w:color="auto"/>
      </w:divBdr>
    </w:div>
    <w:div w:id="1525750752">
      <w:marLeft w:val="640"/>
      <w:marRight w:val="0"/>
      <w:marTop w:val="0"/>
      <w:marBottom w:val="0"/>
      <w:divBdr>
        <w:top w:val="none" w:sz="0" w:space="0" w:color="auto"/>
        <w:left w:val="none" w:sz="0" w:space="0" w:color="auto"/>
        <w:bottom w:val="none" w:sz="0" w:space="0" w:color="auto"/>
        <w:right w:val="none" w:sz="0" w:space="0" w:color="auto"/>
      </w:divBdr>
    </w:div>
    <w:div w:id="1525823282">
      <w:marLeft w:val="640"/>
      <w:marRight w:val="0"/>
      <w:marTop w:val="0"/>
      <w:marBottom w:val="0"/>
      <w:divBdr>
        <w:top w:val="none" w:sz="0" w:space="0" w:color="auto"/>
        <w:left w:val="none" w:sz="0" w:space="0" w:color="auto"/>
        <w:bottom w:val="none" w:sz="0" w:space="0" w:color="auto"/>
        <w:right w:val="none" w:sz="0" w:space="0" w:color="auto"/>
      </w:divBdr>
    </w:div>
    <w:div w:id="1525823602">
      <w:marLeft w:val="640"/>
      <w:marRight w:val="0"/>
      <w:marTop w:val="0"/>
      <w:marBottom w:val="0"/>
      <w:divBdr>
        <w:top w:val="none" w:sz="0" w:space="0" w:color="auto"/>
        <w:left w:val="none" w:sz="0" w:space="0" w:color="auto"/>
        <w:bottom w:val="none" w:sz="0" w:space="0" w:color="auto"/>
        <w:right w:val="none" w:sz="0" w:space="0" w:color="auto"/>
      </w:divBdr>
    </w:div>
    <w:div w:id="1525828720">
      <w:marLeft w:val="640"/>
      <w:marRight w:val="0"/>
      <w:marTop w:val="0"/>
      <w:marBottom w:val="0"/>
      <w:divBdr>
        <w:top w:val="none" w:sz="0" w:space="0" w:color="auto"/>
        <w:left w:val="none" w:sz="0" w:space="0" w:color="auto"/>
        <w:bottom w:val="none" w:sz="0" w:space="0" w:color="auto"/>
        <w:right w:val="none" w:sz="0" w:space="0" w:color="auto"/>
      </w:divBdr>
    </w:div>
    <w:div w:id="1525898699">
      <w:marLeft w:val="640"/>
      <w:marRight w:val="0"/>
      <w:marTop w:val="0"/>
      <w:marBottom w:val="0"/>
      <w:divBdr>
        <w:top w:val="none" w:sz="0" w:space="0" w:color="auto"/>
        <w:left w:val="none" w:sz="0" w:space="0" w:color="auto"/>
        <w:bottom w:val="none" w:sz="0" w:space="0" w:color="auto"/>
        <w:right w:val="none" w:sz="0" w:space="0" w:color="auto"/>
      </w:divBdr>
    </w:div>
    <w:div w:id="1526018774">
      <w:marLeft w:val="640"/>
      <w:marRight w:val="0"/>
      <w:marTop w:val="0"/>
      <w:marBottom w:val="0"/>
      <w:divBdr>
        <w:top w:val="none" w:sz="0" w:space="0" w:color="auto"/>
        <w:left w:val="none" w:sz="0" w:space="0" w:color="auto"/>
        <w:bottom w:val="none" w:sz="0" w:space="0" w:color="auto"/>
        <w:right w:val="none" w:sz="0" w:space="0" w:color="auto"/>
      </w:divBdr>
    </w:div>
    <w:div w:id="1526096429">
      <w:marLeft w:val="640"/>
      <w:marRight w:val="0"/>
      <w:marTop w:val="0"/>
      <w:marBottom w:val="0"/>
      <w:divBdr>
        <w:top w:val="none" w:sz="0" w:space="0" w:color="auto"/>
        <w:left w:val="none" w:sz="0" w:space="0" w:color="auto"/>
        <w:bottom w:val="none" w:sz="0" w:space="0" w:color="auto"/>
        <w:right w:val="none" w:sz="0" w:space="0" w:color="auto"/>
      </w:divBdr>
    </w:div>
    <w:div w:id="1526209798">
      <w:marLeft w:val="640"/>
      <w:marRight w:val="0"/>
      <w:marTop w:val="0"/>
      <w:marBottom w:val="0"/>
      <w:divBdr>
        <w:top w:val="none" w:sz="0" w:space="0" w:color="auto"/>
        <w:left w:val="none" w:sz="0" w:space="0" w:color="auto"/>
        <w:bottom w:val="none" w:sz="0" w:space="0" w:color="auto"/>
        <w:right w:val="none" w:sz="0" w:space="0" w:color="auto"/>
      </w:divBdr>
    </w:div>
    <w:div w:id="1526216834">
      <w:marLeft w:val="640"/>
      <w:marRight w:val="0"/>
      <w:marTop w:val="0"/>
      <w:marBottom w:val="0"/>
      <w:divBdr>
        <w:top w:val="none" w:sz="0" w:space="0" w:color="auto"/>
        <w:left w:val="none" w:sz="0" w:space="0" w:color="auto"/>
        <w:bottom w:val="none" w:sz="0" w:space="0" w:color="auto"/>
        <w:right w:val="none" w:sz="0" w:space="0" w:color="auto"/>
      </w:divBdr>
    </w:div>
    <w:div w:id="1526364806">
      <w:marLeft w:val="640"/>
      <w:marRight w:val="0"/>
      <w:marTop w:val="0"/>
      <w:marBottom w:val="0"/>
      <w:divBdr>
        <w:top w:val="none" w:sz="0" w:space="0" w:color="auto"/>
        <w:left w:val="none" w:sz="0" w:space="0" w:color="auto"/>
        <w:bottom w:val="none" w:sz="0" w:space="0" w:color="auto"/>
        <w:right w:val="none" w:sz="0" w:space="0" w:color="auto"/>
      </w:divBdr>
    </w:div>
    <w:div w:id="1526409606">
      <w:marLeft w:val="640"/>
      <w:marRight w:val="0"/>
      <w:marTop w:val="0"/>
      <w:marBottom w:val="0"/>
      <w:divBdr>
        <w:top w:val="none" w:sz="0" w:space="0" w:color="auto"/>
        <w:left w:val="none" w:sz="0" w:space="0" w:color="auto"/>
        <w:bottom w:val="none" w:sz="0" w:space="0" w:color="auto"/>
        <w:right w:val="none" w:sz="0" w:space="0" w:color="auto"/>
      </w:divBdr>
    </w:div>
    <w:div w:id="1526475802">
      <w:marLeft w:val="640"/>
      <w:marRight w:val="0"/>
      <w:marTop w:val="0"/>
      <w:marBottom w:val="0"/>
      <w:divBdr>
        <w:top w:val="none" w:sz="0" w:space="0" w:color="auto"/>
        <w:left w:val="none" w:sz="0" w:space="0" w:color="auto"/>
        <w:bottom w:val="none" w:sz="0" w:space="0" w:color="auto"/>
        <w:right w:val="none" w:sz="0" w:space="0" w:color="auto"/>
      </w:divBdr>
    </w:div>
    <w:div w:id="1526479937">
      <w:marLeft w:val="640"/>
      <w:marRight w:val="0"/>
      <w:marTop w:val="0"/>
      <w:marBottom w:val="0"/>
      <w:divBdr>
        <w:top w:val="none" w:sz="0" w:space="0" w:color="auto"/>
        <w:left w:val="none" w:sz="0" w:space="0" w:color="auto"/>
        <w:bottom w:val="none" w:sz="0" w:space="0" w:color="auto"/>
        <w:right w:val="none" w:sz="0" w:space="0" w:color="auto"/>
      </w:divBdr>
    </w:div>
    <w:div w:id="1526480065">
      <w:marLeft w:val="640"/>
      <w:marRight w:val="0"/>
      <w:marTop w:val="0"/>
      <w:marBottom w:val="0"/>
      <w:divBdr>
        <w:top w:val="none" w:sz="0" w:space="0" w:color="auto"/>
        <w:left w:val="none" w:sz="0" w:space="0" w:color="auto"/>
        <w:bottom w:val="none" w:sz="0" w:space="0" w:color="auto"/>
        <w:right w:val="none" w:sz="0" w:space="0" w:color="auto"/>
      </w:divBdr>
    </w:div>
    <w:div w:id="1526559378">
      <w:marLeft w:val="640"/>
      <w:marRight w:val="0"/>
      <w:marTop w:val="0"/>
      <w:marBottom w:val="0"/>
      <w:divBdr>
        <w:top w:val="none" w:sz="0" w:space="0" w:color="auto"/>
        <w:left w:val="none" w:sz="0" w:space="0" w:color="auto"/>
        <w:bottom w:val="none" w:sz="0" w:space="0" w:color="auto"/>
        <w:right w:val="none" w:sz="0" w:space="0" w:color="auto"/>
      </w:divBdr>
    </w:div>
    <w:div w:id="1526600053">
      <w:marLeft w:val="640"/>
      <w:marRight w:val="0"/>
      <w:marTop w:val="0"/>
      <w:marBottom w:val="0"/>
      <w:divBdr>
        <w:top w:val="none" w:sz="0" w:space="0" w:color="auto"/>
        <w:left w:val="none" w:sz="0" w:space="0" w:color="auto"/>
        <w:bottom w:val="none" w:sz="0" w:space="0" w:color="auto"/>
        <w:right w:val="none" w:sz="0" w:space="0" w:color="auto"/>
      </w:divBdr>
    </w:div>
    <w:div w:id="1526600142">
      <w:marLeft w:val="640"/>
      <w:marRight w:val="0"/>
      <w:marTop w:val="0"/>
      <w:marBottom w:val="0"/>
      <w:divBdr>
        <w:top w:val="none" w:sz="0" w:space="0" w:color="auto"/>
        <w:left w:val="none" w:sz="0" w:space="0" w:color="auto"/>
        <w:bottom w:val="none" w:sz="0" w:space="0" w:color="auto"/>
        <w:right w:val="none" w:sz="0" w:space="0" w:color="auto"/>
      </w:divBdr>
    </w:div>
    <w:div w:id="1526603507">
      <w:marLeft w:val="640"/>
      <w:marRight w:val="0"/>
      <w:marTop w:val="0"/>
      <w:marBottom w:val="0"/>
      <w:divBdr>
        <w:top w:val="none" w:sz="0" w:space="0" w:color="auto"/>
        <w:left w:val="none" w:sz="0" w:space="0" w:color="auto"/>
        <w:bottom w:val="none" w:sz="0" w:space="0" w:color="auto"/>
        <w:right w:val="none" w:sz="0" w:space="0" w:color="auto"/>
      </w:divBdr>
    </w:div>
    <w:div w:id="1526673246">
      <w:marLeft w:val="640"/>
      <w:marRight w:val="0"/>
      <w:marTop w:val="0"/>
      <w:marBottom w:val="0"/>
      <w:divBdr>
        <w:top w:val="none" w:sz="0" w:space="0" w:color="auto"/>
        <w:left w:val="none" w:sz="0" w:space="0" w:color="auto"/>
        <w:bottom w:val="none" w:sz="0" w:space="0" w:color="auto"/>
        <w:right w:val="none" w:sz="0" w:space="0" w:color="auto"/>
      </w:divBdr>
    </w:div>
    <w:div w:id="1526793160">
      <w:marLeft w:val="640"/>
      <w:marRight w:val="0"/>
      <w:marTop w:val="0"/>
      <w:marBottom w:val="0"/>
      <w:divBdr>
        <w:top w:val="none" w:sz="0" w:space="0" w:color="auto"/>
        <w:left w:val="none" w:sz="0" w:space="0" w:color="auto"/>
        <w:bottom w:val="none" w:sz="0" w:space="0" w:color="auto"/>
        <w:right w:val="none" w:sz="0" w:space="0" w:color="auto"/>
      </w:divBdr>
    </w:div>
    <w:div w:id="1526867139">
      <w:marLeft w:val="640"/>
      <w:marRight w:val="0"/>
      <w:marTop w:val="0"/>
      <w:marBottom w:val="0"/>
      <w:divBdr>
        <w:top w:val="none" w:sz="0" w:space="0" w:color="auto"/>
        <w:left w:val="none" w:sz="0" w:space="0" w:color="auto"/>
        <w:bottom w:val="none" w:sz="0" w:space="0" w:color="auto"/>
        <w:right w:val="none" w:sz="0" w:space="0" w:color="auto"/>
      </w:divBdr>
    </w:div>
    <w:div w:id="1526871713">
      <w:marLeft w:val="640"/>
      <w:marRight w:val="0"/>
      <w:marTop w:val="0"/>
      <w:marBottom w:val="0"/>
      <w:divBdr>
        <w:top w:val="none" w:sz="0" w:space="0" w:color="auto"/>
        <w:left w:val="none" w:sz="0" w:space="0" w:color="auto"/>
        <w:bottom w:val="none" w:sz="0" w:space="0" w:color="auto"/>
        <w:right w:val="none" w:sz="0" w:space="0" w:color="auto"/>
      </w:divBdr>
    </w:div>
    <w:div w:id="1526938297">
      <w:marLeft w:val="640"/>
      <w:marRight w:val="0"/>
      <w:marTop w:val="0"/>
      <w:marBottom w:val="0"/>
      <w:divBdr>
        <w:top w:val="none" w:sz="0" w:space="0" w:color="auto"/>
        <w:left w:val="none" w:sz="0" w:space="0" w:color="auto"/>
        <w:bottom w:val="none" w:sz="0" w:space="0" w:color="auto"/>
        <w:right w:val="none" w:sz="0" w:space="0" w:color="auto"/>
      </w:divBdr>
    </w:div>
    <w:div w:id="1526944356">
      <w:marLeft w:val="640"/>
      <w:marRight w:val="0"/>
      <w:marTop w:val="0"/>
      <w:marBottom w:val="0"/>
      <w:divBdr>
        <w:top w:val="none" w:sz="0" w:space="0" w:color="auto"/>
        <w:left w:val="none" w:sz="0" w:space="0" w:color="auto"/>
        <w:bottom w:val="none" w:sz="0" w:space="0" w:color="auto"/>
        <w:right w:val="none" w:sz="0" w:space="0" w:color="auto"/>
      </w:divBdr>
    </w:div>
    <w:div w:id="1526947026">
      <w:marLeft w:val="640"/>
      <w:marRight w:val="0"/>
      <w:marTop w:val="0"/>
      <w:marBottom w:val="0"/>
      <w:divBdr>
        <w:top w:val="none" w:sz="0" w:space="0" w:color="auto"/>
        <w:left w:val="none" w:sz="0" w:space="0" w:color="auto"/>
        <w:bottom w:val="none" w:sz="0" w:space="0" w:color="auto"/>
        <w:right w:val="none" w:sz="0" w:space="0" w:color="auto"/>
      </w:divBdr>
    </w:div>
    <w:div w:id="1527057060">
      <w:marLeft w:val="640"/>
      <w:marRight w:val="0"/>
      <w:marTop w:val="0"/>
      <w:marBottom w:val="0"/>
      <w:divBdr>
        <w:top w:val="none" w:sz="0" w:space="0" w:color="auto"/>
        <w:left w:val="none" w:sz="0" w:space="0" w:color="auto"/>
        <w:bottom w:val="none" w:sz="0" w:space="0" w:color="auto"/>
        <w:right w:val="none" w:sz="0" w:space="0" w:color="auto"/>
      </w:divBdr>
    </w:div>
    <w:div w:id="1527134332">
      <w:marLeft w:val="640"/>
      <w:marRight w:val="0"/>
      <w:marTop w:val="0"/>
      <w:marBottom w:val="0"/>
      <w:divBdr>
        <w:top w:val="none" w:sz="0" w:space="0" w:color="auto"/>
        <w:left w:val="none" w:sz="0" w:space="0" w:color="auto"/>
        <w:bottom w:val="none" w:sz="0" w:space="0" w:color="auto"/>
        <w:right w:val="none" w:sz="0" w:space="0" w:color="auto"/>
      </w:divBdr>
    </w:div>
    <w:div w:id="1527137319">
      <w:marLeft w:val="640"/>
      <w:marRight w:val="0"/>
      <w:marTop w:val="0"/>
      <w:marBottom w:val="0"/>
      <w:divBdr>
        <w:top w:val="none" w:sz="0" w:space="0" w:color="auto"/>
        <w:left w:val="none" w:sz="0" w:space="0" w:color="auto"/>
        <w:bottom w:val="none" w:sz="0" w:space="0" w:color="auto"/>
        <w:right w:val="none" w:sz="0" w:space="0" w:color="auto"/>
      </w:divBdr>
    </w:div>
    <w:div w:id="1527282278">
      <w:marLeft w:val="640"/>
      <w:marRight w:val="0"/>
      <w:marTop w:val="0"/>
      <w:marBottom w:val="0"/>
      <w:divBdr>
        <w:top w:val="none" w:sz="0" w:space="0" w:color="auto"/>
        <w:left w:val="none" w:sz="0" w:space="0" w:color="auto"/>
        <w:bottom w:val="none" w:sz="0" w:space="0" w:color="auto"/>
        <w:right w:val="none" w:sz="0" w:space="0" w:color="auto"/>
      </w:divBdr>
    </w:div>
    <w:div w:id="1527333169">
      <w:marLeft w:val="640"/>
      <w:marRight w:val="0"/>
      <w:marTop w:val="0"/>
      <w:marBottom w:val="0"/>
      <w:divBdr>
        <w:top w:val="none" w:sz="0" w:space="0" w:color="auto"/>
        <w:left w:val="none" w:sz="0" w:space="0" w:color="auto"/>
        <w:bottom w:val="none" w:sz="0" w:space="0" w:color="auto"/>
        <w:right w:val="none" w:sz="0" w:space="0" w:color="auto"/>
      </w:divBdr>
    </w:div>
    <w:div w:id="1527408399">
      <w:marLeft w:val="640"/>
      <w:marRight w:val="0"/>
      <w:marTop w:val="0"/>
      <w:marBottom w:val="0"/>
      <w:divBdr>
        <w:top w:val="none" w:sz="0" w:space="0" w:color="auto"/>
        <w:left w:val="none" w:sz="0" w:space="0" w:color="auto"/>
        <w:bottom w:val="none" w:sz="0" w:space="0" w:color="auto"/>
        <w:right w:val="none" w:sz="0" w:space="0" w:color="auto"/>
      </w:divBdr>
    </w:div>
    <w:div w:id="1527524601">
      <w:marLeft w:val="640"/>
      <w:marRight w:val="0"/>
      <w:marTop w:val="0"/>
      <w:marBottom w:val="0"/>
      <w:divBdr>
        <w:top w:val="none" w:sz="0" w:space="0" w:color="auto"/>
        <w:left w:val="none" w:sz="0" w:space="0" w:color="auto"/>
        <w:bottom w:val="none" w:sz="0" w:space="0" w:color="auto"/>
        <w:right w:val="none" w:sz="0" w:space="0" w:color="auto"/>
      </w:divBdr>
    </w:div>
    <w:div w:id="1527526784">
      <w:marLeft w:val="640"/>
      <w:marRight w:val="0"/>
      <w:marTop w:val="0"/>
      <w:marBottom w:val="0"/>
      <w:divBdr>
        <w:top w:val="none" w:sz="0" w:space="0" w:color="auto"/>
        <w:left w:val="none" w:sz="0" w:space="0" w:color="auto"/>
        <w:bottom w:val="none" w:sz="0" w:space="0" w:color="auto"/>
        <w:right w:val="none" w:sz="0" w:space="0" w:color="auto"/>
      </w:divBdr>
    </w:div>
    <w:div w:id="1527673696">
      <w:marLeft w:val="640"/>
      <w:marRight w:val="0"/>
      <w:marTop w:val="0"/>
      <w:marBottom w:val="0"/>
      <w:divBdr>
        <w:top w:val="none" w:sz="0" w:space="0" w:color="auto"/>
        <w:left w:val="none" w:sz="0" w:space="0" w:color="auto"/>
        <w:bottom w:val="none" w:sz="0" w:space="0" w:color="auto"/>
        <w:right w:val="none" w:sz="0" w:space="0" w:color="auto"/>
      </w:divBdr>
    </w:div>
    <w:div w:id="1527712232">
      <w:marLeft w:val="640"/>
      <w:marRight w:val="0"/>
      <w:marTop w:val="0"/>
      <w:marBottom w:val="0"/>
      <w:divBdr>
        <w:top w:val="none" w:sz="0" w:space="0" w:color="auto"/>
        <w:left w:val="none" w:sz="0" w:space="0" w:color="auto"/>
        <w:bottom w:val="none" w:sz="0" w:space="0" w:color="auto"/>
        <w:right w:val="none" w:sz="0" w:space="0" w:color="auto"/>
      </w:divBdr>
    </w:div>
    <w:div w:id="1527718691">
      <w:marLeft w:val="640"/>
      <w:marRight w:val="0"/>
      <w:marTop w:val="0"/>
      <w:marBottom w:val="0"/>
      <w:divBdr>
        <w:top w:val="none" w:sz="0" w:space="0" w:color="auto"/>
        <w:left w:val="none" w:sz="0" w:space="0" w:color="auto"/>
        <w:bottom w:val="none" w:sz="0" w:space="0" w:color="auto"/>
        <w:right w:val="none" w:sz="0" w:space="0" w:color="auto"/>
      </w:divBdr>
    </w:div>
    <w:div w:id="1527790922">
      <w:marLeft w:val="640"/>
      <w:marRight w:val="0"/>
      <w:marTop w:val="0"/>
      <w:marBottom w:val="0"/>
      <w:divBdr>
        <w:top w:val="none" w:sz="0" w:space="0" w:color="auto"/>
        <w:left w:val="none" w:sz="0" w:space="0" w:color="auto"/>
        <w:bottom w:val="none" w:sz="0" w:space="0" w:color="auto"/>
        <w:right w:val="none" w:sz="0" w:space="0" w:color="auto"/>
      </w:divBdr>
    </w:div>
    <w:div w:id="1527793509">
      <w:marLeft w:val="640"/>
      <w:marRight w:val="0"/>
      <w:marTop w:val="0"/>
      <w:marBottom w:val="0"/>
      <w:divBdr>
        <w:top w:val="none" w:sz="0" w:space="0" w:color="auto"/>
        <w:left w:val="none" w:sz="0" w:space="0" w:color="auto"/>
        <w:bottom w:val="none" w:sz="0" w:space="0" w:color="auto"/>
        <w:right w:val="none" w:sz="0" w:space="0" w:color="auto"/>
      </w:divBdr>
    </w:div>
    <w:div w:id="1527864247">
      <w:marLeft w:val="640"/>
      <w:marRight w:val="0"/>
      <w:marTop w:val="0"/>
      <w:marBottom w:val="0"/>
      <w:divBdr>
        <w:top w:val="none" w:sz="0" w:space="0" w:color="auto"/>
        <w:left w:val="none" w:sz="0" w:space="0" w:color="auto"/>
        <w:bottom w:val="none" w:sz="0" w:space="0" w:color="auto"/>
        <w:right w:val="none" w:sz="0" w:space="0" w:color="auto"/>
      </w:divBdr>
    </w:div>
    <w:div w:id="1527865073">
      <w:marLeft w:val="640"/>
      <w:marRight w:val="0"/>
      <w:marTop w:val="0"/>
      <w:marBottom w:val="0"/>
      <w:divBdr>
        <w:top w:val="none" w:sz="0" w:space="0" w:color="auto"/>
        <w:left w:val="none" w:sz="0" w:space="0" w:color="auto"/>
        <w:bottom w:val="none" w:sz="0" w:space="0" w:color="auto"/>
        <w:right w:val="none" w:sz="0" w:space="0" w:color="auto"/>
      </w:divBdr>
    </w:div>
    <w:div w:id="1527865638">
      <w:marLeft w:val="640"/>
      <w:marRight w:val="0"/>
      <w:marTop w:val="0"/>
      <w:marBottom w:val="0"/>
      <w:divBdr>
        <w:top w:val="none" w:sz="0" w:space="0" w:color="auto"/>
        <w:left w:val="none" w:sz="0" w:space="0" w:color="auto"/>
        <w:bottom w:val="none" w:sz="0" w:space="0" w:color="auto"/>
        <w:right w:val="none" w:sz="0" w:space="0" w:color="auto"/>
      </w:divBdr>
    </w:div>
    <w:div w:id="1527937917">
      <w:marLeft w:val="640"/>
      <w:marRight w:val="0"/>
      <w:marTop w:val="0"/>
      <w:marBottom w:val="0"/>
      <w:divBdr>
        <w:top w:val="none" w:sz="0" w:space="0" w:color="auto"/>
        <w:left w:val="none" w:sz="0" w:space="0" w:color="auto"/>
        <w:bottom w:val="none" w:sz="0" w:space="0" w:color="auto"/>
        <w:right w:val="none" w:sz="0" w:space="0" w:color="auto"/>
      </w:divBdr>
    </w:div>
    <w:div w:id="1527937966">
      <w:marLeft w:val="640"/>
      <w:marRight w:val="0"/>
      <w:marTop w:val="0"/>
      <w:marBottom w:val="0"/>
      <w:divBdr>
        <w:top w:val="none" w:sz="0" w:space="0" w:color="auto"/>
        <w:left w:val="none" w:sz="0" w:space="0" w:color="auto"/>
        <w:bottom w:val="none" w:sz="0" w:space="0" w:color="auto"/>
        <w:right w:val="none" w:sz="0" w:space="0" w:color="auto"/>
      </w:divBdr>
    </w:div>
    <w:div w:id="1527938501">
      <w:marLeft w:val="640"/>
      <w:marRight w:val="0"/>
      <w:marTop w:val="0"/>
      <w:marBottom w:val="0"/>
      <w:divBdr>
        <w:top w:val="none" w:sz="0" w:space="0" w:color="auto"/>
        <w:left w:val="none" w:sz="0" w:space="0" w:color="auto"/>
        <w:bottom w:val="none" w:sz="0" w:space="0" w:color="auto"/>
        <w:right w:val="none" w:sz="0" w:space="0" w:color="auto"/>
      </w:divBdr>
    </w:div>
    <w:div w:id="1527987806">
      <w:marLeft w:val="640"/>
      <w:marRight w:val="0"/>
      <w:marTop w:val="0"/>
      <w:marBottom w:val="0"/>
      <w:divBdr>
        <w:top w:val="none" w:sz="0" w:space="0" w:color="auto"/>
        <w:left w:val="none" w:sz="0" w:space="0" w:color="auto"/>
        <w:bottom w:val="none" w:sz="0" w:space="0" w:color="auto"/>
        <w:right w:val="none" w:sz="0" w:space="0" w:color="auto"/>
      </w:divBdr>
    </w:div>
    <w:div w:id="1528058096">
      <w:marLeft w:val="640"/>
      <w:marRight w:val="0"/>
      <w:marTop w:val="0"/>
      <w:marBottom w:val="0"/>
      <w:divBdr>
        <w:top w:val="none" w:sz="0" w:space="0" w:color="auto"/>
        <w:left w:val="none" w:sz="0" w:space="0" w:color="auto"/>
        <w:bottom w:val="none" w:sz="0" w:space="0" w:color="auto"/>
        <w:right w:val="none" w:sz="0" w:space="0" w:color="auto"/>
      </w:divBdr>
    </w:div>
    <w:div w:id="1528103837">
      <w:marLeft w:val="640"/>
      <w:marRight w:val="0"/>
      <w:marTop w:val="0"/>
      <w:marBottom w:val="0"/>
      <w:divBdr>
        <w:top w:val="none" w:sz="0" w:space="0" w:color="auto"/>
        <w:left w:val="none" w:sz="0" w:space="0" w:color="auto"/>
        <w:bottom w:val="none" w:sz="0" w:space="0" w:color="auto"/>
        <w:right w:val="none" w:sz="0" w:space="0" w:color="auto"/>
      </w:divBdr>
    </w:div>
    <w:div w:id="1528252835">
      <w:marLeft w:val="640"/>
      <w:marRight w:val="0"/>
      <w:marTop w:val="0"/>
      <w:marBottom w:val="0"/>
      <w:divBdr>
        <w:top w:val="none" w:sz="0" w:space="0" w:color="auto"/>
        <w:left w:val="none" w:sz="0" w:space="0" w:color="auto"/>
        <w:bottom w:val="none" w:sz="0" w:space="0" w:color="auto"/>
        <w:right w:val="none" w:sz="0" w:space="0" w:color="auto"/>
      </w:divBdr>
    </w:div>
    <w:div w:id="1528366682">
      <w:marLeft w:val="640"/>
      <w:marRight w:val="0"/>
      <w:marTop w:val="0"/>
      <w:marBottom w:val="0"/>
      <w:divBdr>
        <w:top w:val="none" w:sz="0" w:space="0" w:color="auto"/>
        <w:left w:val="none" w:sz="0" w:space="0" w:color="auto"/>
        <w:bottom w:val="none" w:sz="0" w:space="0" w:color="auto"/>
        <w:right w:val="none" w:sz="0" w:space="0" w:color="auto"/>
      </w:divBdr>
    </w:div>
    <w:div w:id="1528371799">
      <w:marLeft w:val="640"/>
      <w:marRight w:val="0"/>
      <w:marTop w:val="0"/>
      <w:marBottom w:val="0"/>
      <w:divBdr>
        <w:top w:val="none" w:sz="0" w:space="0" w:color="auto"/>
        <w:left w:val="none" w:sz="0" w:space="0" w:color="auto"/>
        <w:bottom w:val="none" w:sz="0" w:space="0" w:color="auto"/>
        <w:right w:val="none" w:sz="0" w:space="0" w:color="auto"/>
      </w:divBdr>
    </w:div>
    <w:div w:id="1528522156">
      <w:marLeft w:val="640"/>
      <w:marRight w:val="0"/>
      <w:marTop w:val="0"/>
      <w:marBottom w:val="0"/>
      <w:divBdr>
        <w:top w:val="none" w:sz="0" w:space="0" w:color="auto"/>
        <w:left w:val="none" w:sz="0" w:space="0" w:color="auto"/>
        <w:bottom w:val="none" w:sz="0" w:space="0" w:color="auto"/>
        <w:right w:val="none" w:sz="0" w:space="0" w:color="auto"/>
      </w:divBdr>
    </w:div>
    <w:div w:id="1528525714">
      <w:marLeft w:val="640"/>
      <w:marRight w:val="0"/>
      <w:marTop w:val="0"/>
      <w:marBottom w:val="0"/>
      <w:divBdr>
        <w:top w:val="none" w:sz="0" w:space="0" w:color="auto"/>
        <w:left w:val="none" w:sz="0" w:space="0" w:color="auto"/>
        <w:bottom w:val="none" w:sz="0" w:space="0" w:color="auto"/>
        <w:right w:val="none" w:sz="0" w:space="0" w:color="auto"/>
      </w:divBdr>
    </w:div>
    <w:div w:id="1528562583">
      <w:marLeft w:val="640"/>
      <w:marRight w:val="0"/>
      <w:marTop w:val="0"/>
      <w:marBottom w:val="0"/>
      <w:divBdr>
        <w:top w:val="none" w:sz="0" w:space="0" w:color="auto"/>
        <w:left w:val="none" w:sz="0" w:space="0" w:color="auto"/>
        <w:bottom w:val="none" w:sz="0" w:space="0" w:color="auto"/>
        <w:right w:val="none" w:sz="0" w:space="0" w:color="auto"/>
      </w:divBdr>
    </w:div>
    <w:div w:id="1528566795">
      <w:marLeft w:val="640"/>
      <w:marRight w:val="0"/>
      <w:marTop w:val="0"/>
      <w:marBottom w:val="0"/>
      <w:divBdr>
        <w:top w:val="none" w:sz="0" w:space="0" w:color="auto"/>
        <w:left w:val="none" w:sz="0" w:space="0" w:color="auto"/>
        <w:bottom w:val="none" w:sz="0" w:space="0" w:color="auto"/>
        <w:right w:val="none" w:sz="0" w:space="0" w:color="auto"/>
      </w:divBdr>
    </w:div>
    <w:div w:id="1528713650">
      <w:marLeft w:val="640"/>
      <w:marRight w:val="0"/>
      <w:marTop w:val="0"/>
      <w:marBottom w:val="0"/>
      <w:divBdr>
        <w:top w:val="none" w:sz="0" w:space="0" w:color="auto"/>
        <w:left w:val="none" w:sz="0" w:space="0" w:color="auto"/>
        <w:bottom w:val="none" w:sz="0" w:space="0" w:color="auto"/>
        <w:right w:val="none" w:sz="0" w:space="0" w:color="auto"/>
      </w:divBdr>
    </w:div>
    <w:div w:id="1528760873">
      <w:marLeft w:val="640"/>
      <w:marRight w:val="0"/>
      <w:marTop w:val="0"/>
      <w:marBottom w:val="0"/>
      <w:divBdr>
        <w:top w:val="none" w:sz="0" w:space="0" w:color="auto"/>
        <w:left w:val="none" w:sz="0" w:space="0" w:color="auto"/>
        <w:bottom w:val="none" w:sz="0" w:space="0" w:color="auto"/>
        <w:right w:val="none" w:sz="0" w:space="0" w:color="auto"/>
      </w:divBdr>
    </w:div>
    <w:div w:id="1528786333">
      <w:marLeft w:val="480"/>
      <w:marRight w:val="0"/>
      <w:marTop w:val="0"/>
      <w:marBottom w:val="0"/>
      <w:divBdr>
        <w:top w:val="none" w:sz="0" w:space="0" w:color="auto"/>
        <w:left w:val="none" w:sz="0" w:space="0" w:color="auto"/>
        <w:bottom w:val="none" w:sz="0" w:space="0" w:color="auto"/>
        <w:right w:val="none" w:sz="0" w:space="0" w:color="auto"/>
      </w:divBdr>
    </w:div>
    <w:div w:id="1528829237">
      <w:marLeft w:val="640"/>
      <w:marRight w:val="0"/>
      <w:marTop w:val="0"/>
      <w:marBottom w:val="0"/>
      <w:divBdr>
        <w:top w:val="none" w:sz="0" w:space="0" w:color="auto"/>
        <w:left w:val="none" w:sz="0" w:space="0" w:color="auto"/>
        <w:bottom w:val="none" w:sz="0" w:space="0" w:color="auto"/>
        <w:right w:val="none" w:sz="0" w:space="0" w:color="auto"/>
      </w:divBdr>
    </w:div>
    <w:div w:id="1528832957">
      <w:marLeft w:val="640"/>
      <w:marRight w:val="0"/>
      <w:marTop w:val="0"/>
      <w:marBottom w:val="0"/>
      <w:divBdr>
        <w:top w:val="none" w:sz="0" w:space="0" w:color="auto"/>
        <w:left w:val="none" w:sz="0" w:space="0" w:color="auto"/>
        <w:bottom w:val="none" w:sz="0" w:space="0" w:color="auto"/>
        <w:right w:val="none" w:sz="0" w:space="0" w:color="auto"/>
      </w:divBdr>
    </w:div>
    <w:div w:id="1528981526">
      <w:marLeft w:val="640"/>
      <w:marRight w:val="0"/>
      <w:marTop w:val="0"/>
      <w:marBottom w:val="0"/>
      <w:divBdr>
        <w:top w:val="none" w:sz="0" w:space="0" w:color="auto"/>
        <w:left w:val="none" w:sz="0" w:space="0" w:color="auto"/>
        <w:bottom w:val="none" w:sz="0" w:space="0" w:color="auto"/>
        <w:right w:val="none" w:sz="0" w:space="0" w:color="auto"/>
      </w:divBdr>
    </w:div>
    <w:div w:id="1528984835">
      <w:marLeft w:val="640"/>
      <w:marRight w:val="0"/>
      <w:marTop w:val="0"/>
      <w:marBottom w:val="0"/>
      <w:divBdr>
        <w:top w:val="none" w:sz="0" w:space="0" w:color="auto"/>
        <w:left w:val="none" w:sz="0" w:space="0" w:color="auto"/>
        <w:bottom w:val="none" w:sz="0" w:space="0" w:color="auto"/>
        <w:right w:val="none" w:sz="0" w:space="0" w:color="auto"/>
      </w:divBdr>
    </w:div>
    <w:div w:id="1529102435">
      <w:marLeft w:val="640"/>
      <w:marRight w:val="0"/>
      <w:marTop w:val="0"/>
      <w:marBottom w:val="0"/>
      <w:divBdr>
        <w:top w:val="none" w:sz="0" w:space="0" w:color="auto"/>
        <w:left w:val="none" w:sz="0" w:space="0" w:color="auto"/>
        <w:bottom w:val="none" w:sz="0" w:space="0" w:color="auto"/>
        <w:right w:val="none" w:sz="0" w:space="0" w:color="auto"/>
      </w:divBdr>
    </w:div>
    <w:div w:id="1529220625">
      <w:marLeft w:val="640"/>
      <w:marRight w:val="0"/>
      <w:marTop w:val="0"/>
      <w:marBottom w:val="0"/>
      <w:divBdr>
        <w:top w:val="none" w:sz="0" w:space="0" w:color="auto"/>
        <w:left w:val="none" w:sz="0" w:space="0" w:color="auto"/>
        <w:bottom w:val="none" w:sz="0" w:space="0" w:color="auto"/>
        <w:right w:val="none" w:sz="0" w:space="0" w:color="auto"/>
      </w:divBdr>
    </w:div>
    <w:div w:id="1529292452">
      <w:marLeft w:val="640"/>
      <w:marRight w:val="0"/>
      <w:marTop w:val="0"/>
      <w:marBottom w:val="0"/>
      <w:divBdr>
        <w:top w:val="none" w:sz="0" w:space="0" w:color="auto"/>
        <w:left w:val="none" w:sz="0" w:space="0" w:color="auto"/>
        <w:bottom w:val="none" w:sz="0" w:space="0" w:color="auto"/>
        <w:right w:val="none" w:sz="0" w:space="0" w:color="auto"/>
      </w:divBdr>
    </w:div>
    <w:div w:id="1529563672">
      <w:marLeft w:val="640"/>
      <w:marRight w:val="0"/>
      <w:marTop w:val="0"/>
      <w:marBottom w:val="0"/>
      <w:divBdr>
        <w:top w:val="none" w:sz="0" w:space="0" w:color="auto"/>
        <w:left w:val="none" w:sz="0" w:space="0" w:color="auto"/>
        <w:bottom w:val="none" w:sz="0" w:space="0" w:color="auto"/>
        <w:right w:val="none" w:sz="0" w:space="0" w:color="auto"/>
      </w:divBdr>
    </w:div>
    <w:div w:id="1529640468">
      <w:marLeft w:val="640"/>
      <w:marRight w:val="0"/>
      <w:marTop w:val="0"/>
      <w:marBottom w:val="0"/>
      <w:divBdr>
        <w:top w:val="none" w:sz="0" w:space="0" w:color="auto"/>
        <w:left w:val="none" w:sz="0" w:space="0" w:color="auto"/>
        <w:bottom w:val="none" w:sz="0" w:space="0" w:color="auto"/>
        <w:right w:val="none" w:sz="0" w:space="0" w:color="auto"/>
      </w:divBdr>
    </w:div>
    <w:div w:id="1529831707">
      <w:marLeft w:val="640"/>
      <w:marRight w:val="0"/>
      <w:marTop w:val="0"/>
      <w:marBottom w:val="0"/>
      <w:divBdr>
        <w:top w:val="none" w:sz="0" w:space="0" w:color="auto"/>
        <w:left w:val="none" w:sz="0" w:space="0" w:color="auto"/>
        <w:bottom w:val="none" w:sz="0" w:space="0" w:color="auto"/>
        <w:right w:val="none" w:sz="0" w:space="0" w:color="auto"/>
      </w:divBdr>
    </w:div>
    <w:div w:id="1529836002">
      <w:marLeft w:val="640"/>
      <w:marRight w:val="0"/>
      <w:marTop w:val="0"/>
      <w:marBottom w:val="0"/>
      <w:divBdr>
        <w:top w:val="none" w:sz="0" w:space="0" w:color="auto"/>
        <w:left w:val="none" w:sz="0" w:space="0" w:color="auto"/>
        <w:bottom w:val="none" w:sz="0" w:space="0" w:color="auto"/>
        <w:right w:val="none" w:sz="0" w:space="0" w:color="auto"/>
      </w:divBdr>
    </w:div>
    <w:div w:id="1529875989">
      <w:marLeft w:val="640"/>
      <w:marRight w:val="0"/>
      <w:marTop w:val="0"/>
      <w:marBottom w:val="0"/>
      <w:divBdr>
        <w:top w:val="none" w:sz="0" w:space="0" w:color="auto"/>
        <w:left w:val="none" w:sz="0" w:space="0" w:color="auto"/>
        <w:bottom w:val="none" w:sz="0" w:space="0" w:color="auto"/>
        <w:right w:val="none" w:sz="0" w:space="0" w:color="auto"/>
      </w:divBdr>
    </w:div>
    <w:div w:id="1529876289">
      <w:marLeft w:val="640"/>
      <w:marRight w:val="0"/>
      <w:marTop w:val="0"/>
      <w:marBottom w:val="0"/>
      <w:divBdr>
        <w:top w:val="none" w:sz="0" w:space="0" w:color="auto"/>
        <w:left w:val="none" w:sz="0" w:space="0" w:color="auto"/>
        <w:bottom w:val="none" w:sz="0" w:space="0" w:color="auto"/>
        <w:right w:val="none" w:sz="0" w:space="0" w:color="auto"/>
      </w:divBdr>
    </w:div>
    <w:div w:id="1529879107">
      <w:marLeft w:val="640"/>
      <w:marRight w:val="0"/>
      <w:marTop w:val="0"/>
      <w:marBottom w:val="0"/>
      <w:divBdr>
        <w:top w:val="none" w:sz="0" w:space="0" w:color="auto"/>
        <w:left w:val="none" w:sz="0" w:space="0" w:color="auto"/>
        <w:bottom w:val="none" w:sz="0" w:space="0" w:color="auto"/>
        <w:right w:val="none" w:sz="0" w:space="0" w:color="auto"/>
      </w:divBdr>
    </w:div>
    <w:div w:id="1529950116">
      <w:marLeft w:val="640"/>
      <w:marRight w:val="0"/>
      <w:marTop w:val="0"/>
      <w:marBottom w:val="0"/>
      <w:divBdr>
        <w:top w:val="none" w:sz="0" w:space="0" w:color="auto"/>
        <w:left w:val="none" w:sz="0" w:space="0" w:color="auto"/>
        <w:bottom w:val="none" w:sz="0" w:space="0" w:color="auto"/>
        <w:right w:val="none" w:sz="0" w:space="0" w:color="auto"/>
      </w:divBdr>
    </w:div>
    <w:div w:id="1530023151">
      <w:marLeft w:val="640"/>
      <w:marRight w:val="0"/>
      <w:marTop w:val="0"/>
      <w:marBottom w:val="0"/>
      <w:divBdr>
        <w:top w:val="none" w:sz="0" w:space="0" w:color="auto"/>
        <w:left w:val="none" w:sz="0" w:space="0" w:color="auto"/>
        <w:bottom w:val="none" w:sz="0" w:space="0" w:color="auto"/>
        <w:right w:val="none" w:sz="0" w:space="0" w:color="auto"/>
      </w:divBdr>
    </w:div>
    <w:div w:id="1530071461">
      <w:marLeft w:val="640"/>
      <w:marRight w:val="0"/>
      <w:marTop w:val="0"/>
      <w:marBottom w:val="0"/>
      <w:divBdr>
        <w:top w:val="none" w:sz="0" w:space="0" w:color="auto"/>
        <w:left w:val="none" w:sz="0" w:space="0" w:color="auto"/>
        <w:bottom w:val="none" w:sz="0" w:space="0" w:color="auto"/>
        <w:right w:val="none" w:sz="0" w:space="0" w:color="auto"/>
      </w:divBdr>
    </w:div>
    <w:div w:id="1530097440">
      <w:marLeft w:val="640"/>
      <w:marRight w:val="0"/>
      <w:marTop w:val="0"/>
      <w:marBottom w:val="0"/>
      <w:divBdr>
        <w:top w:val="none" w:sz="0" w:space="0" w:color="auto"/>
        <w:left w:val="none" w:sz="0" w:space="0" w:color="auto"/>
        <w:bottom w:val="none" w:sz="0" w:space="0" w:color="auto"/>
        <w:right w:val="none" w:sz="0" w:space="0" w:color="auto"/>
      </w:divBdr>
    </w:div>
    <w:div w:id="1530293304">
      <w:marLeft w:val="640"/>
      <w:marRight w:val="0"/>
      <w:marTop w:val="0"/>
      <w:marBottom w:val="0"/>
      <w:divBdr>
        <w:top w:val="none" w:sz="0" w:space="0" w:color="auto"/>
        <w:left w:val="none" w:sz="0" w:space="0" w:color="auto"/>
        <w:bottom w:val="none" w:sz="0" w:space="0" w:color="auto"/>
        <w:right w:val="none" w:sz="0" w:space="0" w:color="auto"/>
      </w:divBdr>
    </w:div>
    <w:div w:id="1530298043">
      <w:marLeft w:val="640"/>
      <w:marRight w:val="0"/>
      <w:marTop w:val="0"/>
      <w:marBottom w:val="0"/>
      <w:divBdr>
        <w:top w:val="none" w:sz="0" w:space="0" w:color="auto"/>
        <w:left w:val="none" w:sz="0" w:space="0" w:color="auto"/>
        <w:bottom w:val="none" w:sz="0" w:space="0" w:color="auto"/>
        <w:right w:val="none" w:sz="0" w:space="0" w:color="auto"/>
      </w:divBdr>
    </w:div>
    <w:div w:id="1530337171">
      <w:marLeft w:val="640"/>
      <w:marRight w:val="0"/>
      <w:marTop w:val="0"/>
      <w:marBottom w:val="0"/>
      <w:divBdr>
        <w:top w:val="none" w:sz="0" w:space="0" w:color="auto"/>
        <w:left w:val="none" w:sz="0" w:space="0" w:color="auto"/>
        <w:bottom w:val="none" w:sz="0" w:space="0" w:color="auto"/>
        <w:right w:val="none" w:sz="0" w:space="0" w:color="auto"/>
      </w:divBdr>
    </w:div>
    <w:div w:id="1530337680">
      <w:marLeft w:val="640"/>
      <w:marRight w:val="0"/>
      <w:marTop w:val="0"/>
      <w:marBottom w:val="0"/>
      <w:divBdr>
        <w:top w:val="none" w:sz="0" w:space="0" w:color="auto"/>
        <w:left w:val="none" w:sz="0" w:space="0" w:color="auto"/>
        <w:bottom w:val="none" w:sz="0" w:space="0" w:color="auto"/>
        <w:right w:val="none" w:sz="0" w:space="0" w:color="auto"/>
      </w:divBdr>
    </w:div>
    <w:div w:id="1530408913">
      <w:marLeft w:val="640"/>
      <w:marRight w:val="0"/>
      <w:marTop w:val="0"/>
      <w:marBottom w:val="0"/>
      <w:divBdr>
        <w:top w:val="none" w:sz="0" w:space="0" w:color="auto"/>
        <w:left w:val="none" w:sz="0" w:space="0" w:color="auto"/>
        <w:bottom w:val="none" w:sz="0" w:space="0" w:color="auto"/>
        <w:right w:val="none" w:sz="0" w:space="0" w:color="auto"/>
      </w:divBdr>
    </w:div>
    <w:div w:id="1530410841">
      <w:marLeft w:val="640"/>
      <w:marRight w:val="0"/>
      <w:marTop w:val="0"/>
      <w:marBottom w:val="0"/>
      <w:divBdr>
        <w:top w:val="none" w:sz="0" w:space="0" w:color="auto"/>
        <w:left w:val="none" w:sz="0" w:space="0" w:color="auto"/>
        <w:bottom w:val="none" w:sz="0" w:space="0" w:color="auto"/>
        <w:right w:val="none" w:sz="0" w:space="0" w:color="auto"/>
      </w:divBdr>
    </w:div>
    <w:div w:id="1530414857">
      <w:marLeft w:val="640"/>
      <w:marRight w:val="0"/>
      <w:marTop w:val="0"/>
      <w:marBottom w:val="0"/>
      <w:divBdr>
        <w:top w:val="none" w:sz="0" w:space="0" w:color="auto"/>
        <w:left w:val="none" w:sz="0" w:space="0" w:color="auto"/>
        <w:bottom w:val="none" w:sz="0" w:space="0" w:color="auto"/>
        <w:right w:val="none" w:sz="0" w:space="0" w:color="auto"/>
      </w:divBdr>
    </w:div>
    <w:div w:id="1530486694">
      <w:marLeft w:val="640"/>
      <w:marRight w:val="0"/>
      <w:marTop w:val="0"/>
      <w:marBottom w:val="0"/>
      <w:divBdr>
        <w:top w:val="none" w:sz="0" w:space="0" w:color="auto"/>
        <w:left w:val="none" w:sz="0" w:space="0" w:color="auto"/>
        <w:bottom w:val="none" w:sz="0" w:space="0" w:color="auto"/>
        <w:right w:val="none" w:sz="0" w:space="0" w:color="auto"/>
      </w:divBdr>
    </w:div>
    <w:div w:id="1530685058">
      <w:marLeft w:val="640"/>
      <w:marRight w:val="0"/>
      <w:marTop w:val="0"/>
      <w:marBottom w:val="0"/>
      <w:divBdr>
        <w:top w:val="none" w:sz="0" w:space="0" w:color="auto"/>
        <w:left w:val="none" w:sz="0" w:space="0" w:color="auto"/>
        <w:bottom w:val="none" w:sz="0" w:space="0" w:color="auto"/>
        <w:right w:val="none" w:sz="0" w:space="0" w:color="auto"/>
      </w:divBdr>
    </w:div>
    <w:div w:id="1530726725">
      <w:marLeft w:val="640"/>
      <w:marRight w:val="0"/>
      <w:marTop w:val="0"/>
      <w:marBottom w:val="0"/>
      <w:divBdr>
        <w:top w:val="none" w:sz="0" w:space="0" w:color="auto"/>
        <w:left w:val="none" w:sz="0" w:space="0" w:color="auto"/>
        <w:bottom w:val="none" w:sz="0" w:space="0" w:color="auto"/>
        <w:right w:val="none" w:sz="0" w:space="0" w:color="auto"/>
      </w:divBdr>
    </w:div>
    <w:div w:id="1530752814">
      <w:marLeft w:val="640"/>
      <w:marRight w:val="0"/>
      <w:marTop w:val="0"/>
      <w:marBottom w:val="0"/>
      <w:divBdr>
        <w:top w:val="none" w:sz="0" w:space="0" w:color="auto"/>
        <w:left w:val="none" w:sz="0" w:space="0" w:color="auto"/>
        <w:bottom w:val="none" w:sz="0" w:space="0" w:color="auto"/>
        <w:right w:val="none" w:sz="0" w:space="0" w:color="auto"/>
      </w:divBdr>
    </w:div>
    <w:div w:id="1530988010">
      <w:marLeft w:val="640"/>
      <w:marRight w:val="0"/>
      <w:marTop w:val="0"/>
      <w:marBottom w:val="0"/>
      <w:divBdr>
        <w:top w:val="none" w:sz="0" w:space="0" w:color="auto"/>
        <w:left w:val="none" w:sz="0" w:space="0" w:color="auto"/>
        <w:bottom w:val="none" w:sz="0" w:space="0" w:color="auto"/>
        <w:right w:val="none" w:sz="0" w:space="0" w:color="auto"/>
      </w:divBdr>
    </w:div>
    <w:div w:id="1531145597">
      <w:marLeft w:val="640"/>
      <w:marRight w:val="0"/>
      <w:marTop w:val="0"/>
      <w:marBottom w:val="0"/>
      <w:divBdr>
        <w:top w:val="none" w:sz="0" w:space="0" w:color="auto"/>
        <w:left w:val="none" w:sz="0" w:space="0" w:color="auto"/>
        <w:bottom w:val="none" w:sz="0" w:space="0" w:color="auto"/>
        <w:right w:val="none" w:sz="0" w:space="0" w:color="auto"/>
      </w:divBdr>
    </w:div>
    <w:div w:id="1531184466">
      <w:marLeft w:val="640"/>
      <w:marRight w:val="0"/>
      <w:marTop w:val="0"/>
      <w:marBottom w:val="0"/>
      <w:divBdr>
        <w:top w:val="none" w:sz="0" w:space="0" w:color="auto"/>
        <w:left w:val="none" w:sz="0" w:space="0" w:color="auto"/>
        <w:bottom w:val="none" w:sz="0" w:space="0" w:color="auto"/>
        <w:right w:val="none" w:sz="0" w:space="0" w:color="auto"/>
      </w:divBdr>
    </w:div>
    <w:div w:id="1531261509">
      <w:marLeft w:val="640"/>
      <w:marRight w:val="0"/>
      <w:marTop w:val="0"/>
      <w:marBottom w:val="0"/>
      <w:divBdr>
        <w:top w:val="none" w:sz="0" w:space="0" w:color="auto"/>
        <w:left w:val="none" w:sz="0" w:space="0" w:color="auto"/>
        <w:bottom w:val="none" w:sz="0" w:space="0" w:color="auto"/>
        <w:right w:val="none" w:sz="0" w:space="0" w:color="auto"/>
      </w:divBdr>
    </w:div>
    <w:div w:id="1531262143">
      <w:marLeft w:val="640"/>
      <w:marRight w:val="0"/>
      <w:marTop w:val="0"/>
      <w:marBottom w:val="0"/>
      <w:divBdr>
        <w:top w:val="none" w:sz="0" w:space="0" w:color="auto"/>
        <w:left w:val="none" w:sz="0" w:space="0" w:color="auto"/>
        <w:bottom w:val="none" w:sz="0" w:space="0" w:color="auto"/>
        <w:right w:val="none" w:sz="0" w:space="0" w:color="auto"/>
      </w:divBdr>
    </w:div>
    <w:div w:id="1531263909">
      <w:marLeft w:val="640"/>
      <w:marRight w:val="0"/>
      <w:marTop w:val="0"/>
      <w:marBottom w:val="0"/>
      <w:divBdr>
        <w:top w:val="none" w:sz="0" w:space="0" w:color="auto"/>
        <w:left w:val="none" w:sz="0" w:space="0" w:color="auto"/>
        <w:bottom w:val="none" w:sz="0" w:space="0" w:color="auto"/>
        <w:right w:val="none" w:sz="0" w:space="0" w:color="auto"/>
      </w:divBdr>
    </w:div>
    <w:div w:id="1531331362">
      <w:marLeft w:val="640"/>
      <w:marRight w:val="0"/>
      <w:marTop w:val="0"/>
      <w:marBottom w:val="0"/>
      <w:divBdr>
        <w:top w:val="none" w:sz="0" w:space="0" w:color="auto"/>
        <w:left w:val="none" w:sz="0" w:space="0" w:color="auto"/>
        <w:bottom w:val="none" w:sz="0" w:space="0" w:color="auto"/>
        <w:right w:val="none" w:sz="0" w:space="0" w:color="auto"/>
      </w:divBdr>
    </w:div>
    <w:div w:id="1531331726">
      <w:marLeft w:val="640"/>
      <w:marRight w:val="0"/>
      <w:marTop w:val="0"/>
      <w:marBottom w:val="0"/>
      <w:divBdr>
        <w:top w:val="none" w:sz="0" w:space="0" w:color="auto"/>
        <w:left w:val="none" w:sz="0" w:space="0" w:color="auto"/>
        <w:bottom w:val="none" w:sz="0" w:space="0" w:color="auto"/>
        <w:right w:val="none" w:sz="0" w:space="0" w:color="auto"/>
      </w:divBdr>
    </w:div>
    <w:div w:id="1531335260">
      <w:marLeft w:val="640"/>
      <w:marRight w:val="0"/>
      <w:marTop w:val="0"/>
      <w:marBottom w:val="0"/>
      <w:divBdr>
        <w:top w:val="none" w:sz="0" w:space="0" w:color="auto"/>
        <w:left w:val="none" w:sz="0" w:space="0" w:color="auto"/>
        <w:bottom w:val="none" w:sz="0" w:space="0" w:color="auto"/>
        <w:right w:val="none" w:sz="0" w:space="0" w:color="auto"/>
      </w:divBdr>
    </w:div>
    <w:div w:id="1531337234">
      <w:marLeft w:val="640"/>
      <w:marRight w:val="0"/>
      <w:marTop w:val="0"/>
      <w:marBottom w:val="0"/>
      <w:divBdr>
        <w:top w:val="none" w:sz="0" w:space="0" w:color="auto"/>
        <w:left w:val="none" w:sz="0" w:space="0" w:color="auto"/>
        <w:bottom w:val="none" w:sz="0" w:space="0" w:color="auto"/>
        <w:right w:val="none" w:sz="0" w:space="0" w:color="auto"/>
      </w:divBdr>
    </w:div>
    <w:div w:id="1531337847">
      <w:marLeft w:val="640"/>
      <w:marRight w:val="0"/>
      <w:marTop w:val="0"/>
      <w:marBottom w:val="0"/>
      <w:divBdr>
        <w:top w:val="none" w:sz="0" w:space="0" w:color="auto"/>
        <w:left w:val="none" w:sz="0" w:space="0" w:color="auto"/>
        <w:bottom w:val="none" w:sz="0" w:space="0" w:color="auto"/>
        <w:right w:val="none" w:sz="0" w:space="0" w:color="auto"/>
      </w:divBdr>
    </w:div>
    <w:div w:id="1531338710">
      <w:marLeft w:val="640"/>
      <w:marRight w:val="0"/>
      <w:marTop w:val="0"/>
      <w:marBottom w:val="0"/>
      <w:divBdr>
        <w:top w:val="none" w:sz="0" w:space="0" w:color="auto"/>
        <w:left w:val="none" w:sz="0" w:space="0" w:color="auto"/>
        <w:bottom w:val="none" w:sz="0" w:space="0" w:color="auto"/>
        <w:right w:val="none" w:sz="0" w:space="0" w:color="auto"/>
      </w:divBdr>
    </w:div>
    <w:div w:id="1531340553">
      <w:marLeft w:val="640"/>
      <w:marRight w:val="0"/>
      <w:marTop w:val="0"/>
      <w:marBottom w:val="0"/>
      <w:divBdr>
        <w:top w:val="none" w:sz="0" w:space="0" w:color="auto"/>
        <w:left w:val="none" w:sz="0" w:space="0" w:color="auto"/>
        <w:bottom w:val="none" w:sz="0" w:space="0" w:color="auto"/>
        <w:right w:val="none" w:sz="0" w:space="0" w:color="auto"/>
      </w:divBdr>
    </w:div>
    <w:div w:id="1531532017">
      <w:marLeft w:val="640"/>
      <w:marRight w:val="0"/>
      <w:marTop w:val="0"/>
      <w:marBottom w:val="0"/>
      <w:divBdr>
        <w:top w:val="none" w:sz="0" w:space="0" w:color="auto"/>
        <w:left w:val="none" w:sz="0" w:space="0" w:color="auto"/>
        <w:bottom w:val="none" w:sz="0" w:space="0" w:color="auto"/>
        <w:right w:val="none" w:sz="0" w:space="0" w:color="auto"/>
      </w:divBdr>
    </w:div>
    <w:div w:id="1531576685">
      <w:marLeft w:val="640"/>
      <w:marRight w:val="0"/>
      <w:marTop w:val="0"/>
      <w:marBottom w:val="0"/>
      <w:divBdr>
        <w:top w:val="none" w:sz="0" w:space="0" w:color="auto"/>
        <w:left w:val="none" w:sz="0" w:space="0" w:color="auto"/>
        <w:bottom w:val="none" w:sz="0" w:space="0" w:color="auto"/>
        <w:right w:val="none" w:sz="0" w:space="0" w:color="auto"/>
      </w:divBdr>
    </w:div>
    <w:div w:id="1531606057">
      <w:marLeft w:val="640"/>
      <w:marRight w:val="0"/>
      <w:marTop w:val="0"/>
      <w:marBottom w:val="0"/>
      <w:divBdr>
        <w:top w:val="none" w:sz="0" w:space="0" w:color="auto"/>
        <w:left w:val="none" w:sz="0" w:space="0" w:color="auto"/>
        <w:bottom w:val="none" w:sz="0" w:space="0" w:color="auto"/>
        <w:right w:val="none" w:sz="0" w:space="0" w:color="auto"/>
      </w:divBdr>
    </w:div>
    <w:div w:id="1531643621">
      <w:marLeft w:val="640"/>
      <w:marRight w:val="0"/>
      <w:marTop w:val="0"/>
      <w:marBottom w:val="0"/>
      <w:divBdr>
        <w:top w:val="none" w:sz="0" w:space="0" w:color="auto"/>
        <w:left w:val="none" w:sz="0" w:space="0" w:color="auto"/>
        <w:bottom w:val="none" w:sz="0" w:space="0" w:color="auto"/>
        <w:right w:val="none" w:sz="0" w:space="0" w:color="auto"/>
      </w:divBdr>
    </w:div>
    <w:div w:id="1531643765">
      <w:marLeft w:val="640"/>
      <w:marRight w:val="0"/>
      <w:marTop w:val="0"/>
      <w:marBottom w:val="0"/>
      <w:divBdr>
        <w:top w:val="none" w:sz="0" w:space="0" w:color="auto"/>
        <w:left w:val="none" w:sz="0" w:space="0" w:color="auto"/>
        <w:bottom w:val="none" w:sz="0" w:space="0" w:color="auto"/>
        <w:right w:val="none" w:sz="0" w:space="0" w:color="auto"/>
      </w:divBdr>
    </w:div>
    <w:div w:id="1531725633">
      <w:marLeft w:val="640"/>
      <w:marRight w:val="0"/>
      <w:marTop w:val="0"/>
      <w:marBottom w:val="0"/>
      <w:divBdr>
        <w:top w:val="none" w:sz="0" w:space="0" w:color="auto"/>
        <w:left w:val="none" w:sz="0" w:space="0" w:color="auto"/>
        <w:bottom w:val="none" w:sz="0" w:space="0" w:color="auto"/>
        <w:right w:val="none" w:sz="0" w:space="0" w:color="auto"/>
      </w:divBdr>
    </w:div>
    <w:div w:id="1531726226">
      <w:marLeft w:val="640"/>
      <w:marRight w:val="0"/>
      <w:marTop w:val="0"/>
      <w:marBottom w:val="0"/>
      <w:divBdr>
        <w:top w:val="none" w:sz="0" w:space="0" w:color="auto"/>
        <w:left w:val="none" w:sz="0" w:space="0" w:color="auto"/>
        <w:bottom w:val="none" w:sz="0" w:space="0" w:color="auto"/>
        <w:right w:val="none" w:sz="0" w:space="0" w:color="auto"/>
      </w:divBdr>
    </w:div>
    <w:div w:id="1531793348">
      <w:marLeft w:val="640"/>
      <w:marRight w:val="0"/>
      <w:marTop w:val="0"/>
      <w:marBottom w:val="0"/>
      <w:divBdr>
        <w:top w:val="none" w:sz="0" w:space="0" w:color="auto"/>
        <w:left w:val="none" w:sz="0" w:space="0" w:color="auto"/>
        <w:bottom w:val="none" w:sz="0" w:space="0" w:color="auto"/>
        <w:right w:val="none" w:sz="0" w:space="0" w:color="auto"/>
      </w:divBdr>
    </w:div>
    <w:div w:id="1531795924">
      <w:marLeft w:val="640"/>
      <w:marRight w:val="0"/>
      <w:marTop w:val="0"/>
      <w:marBottom w:val="0"/>
      <w:divBdr>
        <w:top w:val="none" w:sz="0" w:space="0" w:color="auto"/>
        <w:left w:val="none" w:sz="0" w:space="0" w:color="auto"/>
        <w:bottom w:val="none" w:sz="0" w:space="0" w:color="auto"/>
        <w:right w:val="none" w:sz="0" w:space="0" w:color="auto"/>
      </w:divBdr>
    </w:div>
    <w:div w:id="1531991993">
      <w:marLeft w:val="640"/>
      <w:marRight w:val="0"/>
      <w:marTop w:val="0"/>
      <w:marBottom w:val="0"/>
      <w:divBdr>
        <w:top w:val="none" w:sz="0" w:space="0" w:color="auto"/>
        <w:left w:val="none" w:sz="0" w:space="0" w:color="auto"/>
        <w:bottom w:val="none" w:sz="0" w:space="0" w:color="auto"/>
        <w:right w:val="none" w:sz="0" w:space="0" w:color="auto"/>
      </w:divBdr>
    </w:div>
    <w:div w:id="1531993055">
      <w:marLeft w:val="640"/>
      <w:marRight w:val="0"/>
      <w:marTop w:val="0"/>
      <w:marBottom w:val="0"/>
      <w:divBdr>
        <w:top w:val="none" w:sz="0" w:space="0" w:color="auto"/>
        <w:left w:val="none" w:sz="0" w:space="0" w:color="auto"/>
        <w:bottom w:val="none" w:sz="0" w:space="0" w:color="auto"/>
        <w:right w:val="none" w:sz="0" w:space="0" w:color="auto"/>
      </w:divBdr>
    </w:div>
    <w:div w:id="1532108579">
      <w:marLeft w:val="640"/>
      <w:marRight w:val="0"/>
      <w:marTop w:val="0"/>
      <w:marBottom w:val="0"/>
      <w:divBdr>
        <w:top w:val="none" w:sz="0" w:space="0" w:color="auto"/>
        <w:left w:val="none" w:sz="0" w:space="0" w:color="auto"/>
        <w:bottom w:val="none" w:sz="0" w:space="0" w:color="auto"/>
        <w:right w:val="none" w:sz="0" w:space="0" w:color="auto"/>
      </w:divBdr>
    </w:div>
    <w:div w:id="1532188404">
      <w:marLeft w:val="640"/>
      <w:marRight w:val="0"/>
      <w:marTop w:val="0"/>
      <w:marBottom w:val="0"/>
      <w:divBdr>
        <w:top w:val="none" w:sz="0" w:space="0" w:color="auto"/>
        <w:left w:val="none" w:sz="0" w:space="0" w:color="auto"/>
        <w:bottom w:val="none" w:sz="0" w:space="0" w:color="auto"/>
        <w:right w:val="none" w:sz="0" w:space="0" w:color="auto"/>
      </w:divBdr>
    </w:div>
    <w:div w:id="1532304069">
      <w:marLeft w:val="640"/>
      <w:marRight w:val="0"/>
      <w:marTop w:val="0"/>
      <w:marBottom w:val="0"/>
      <w:divBdr>
        <w:top w:val="none" w:sz="0" w:space="0" w:color="auto"/>
        <w:left w:val="none" w:sz="0" w:space="0" w:color="auto"/>
        <w:bottom w:val="none" w:sz="0" w:space="0" w:color="auto"/>
        <w:right w:val="none" w:sz="0" w:space="0" w:color="auto"/>
      </w:divBdr>
    </w:div>
    <w:div w:id="1532836911">
      <w:marLeft w:val="640"/>
      <w:marRight w:val="0"/>
      <w:marTop w:val="0"/>
      <w:marBottom w:val="0"/>
      <w:divBdr>
        <w:top w:val="none" w:sz="0" w:space="0" w:color="auto"/>
        <w:left w:val="none" w:sz="0" w:space="0" w:color="auto"/>
        <w:bottom w:val="none" w:sz="0" w:space="0" w:color="auto"/>
        <w:right w:val="none" w:sz="0" w:space="0" w:color="auto"/>
      </w:divBdr>
    </w:div>
    <w:div w:id="1532912327">
      <w:marLeft w:val="640"/>
      <w:marRight w:val="0"/>
      <w:marTop w:val="0"/>
      <w:marBottom w:val="0"/>
      <w:divBdr>
        <w:top w:val="none" w:sz="0" w:space="0" w:color="auto"/>
        <w:left w:val="none" w:sz="0" w:space="0" w:color="auto"/>
        <w:bottom w:val="none" w:sz="0" w:space="0" w:color="auto"/>
        <w:right w:val="none" w:sz="0" w:space="0" w:color="auto"/>
      </w:divBdr>
    </w:div>
    <w:div w:id="1533108523">
      <w:marLeft w:val="640"/>
      <w:marRight w:val="0"/>
      <w:marTop w:val="0"/>
      <w:marBottom w:val="0"/>
      <w:divBdr>
        <w:top w:val="none" w:sz="0" w:space="0" w:color="auto"/>
        <w:left w:val="none" w:sz="0" w:space="0" w:color="auto"/>
        <w:bottom w:val="none" w:sz="0" w:space="0" w:color="auto"/>
        <w:right w:val="none" w:sz="0" w:space="0" w:color="auto"/>
      </w:divBdr>
    </w:div>
    <w:div w:id="1533112502">
      <w:marLeft w:val="640"/>
      <w:marRight w:val="0"/>
      <w:marTop w:val="0"/>
      <w:marBottom w:val="0"/>
      <w:divBdr>
        <w:top w:val="none" w:sz="0" w:space="0" w:color="auto"/>
        <w:left w:val="none" w:sz="0" w:space="0" w:color="auto"/>
        <w:bottom w:val="none" w:sz="0" w:space="0" w:color="auto"/>
        <w:right w:val="none" w:sz="0" w:space="0" w:color="auto"/>
      </w:divBdr>
    </w:div>
    <w:div w:id="1533155252">
      <w:marLeft w:val="640"/>
      <w:marRight w:val="0"/>
      <w:marTop w:val="0"/>
      <w:marBottom w:val="0"/>
      <w:divBdr>
        <w:top w:val="none" w:sz="0" w:space="0" w:color="auto"/>
        <w:left w:val="none" w:sz="0" w:space="0" w:color="auto"/>
        <w:bottom w:val="none" w:sz="0" w:space="0" w:color="auto"/>
        <w:right w:val="none" w:sz="0" w:space="0" w:color="auto"/>
      </w:divBdr>
    </w:div>
    <w:div w:id="1533227539">
      <w:marLeft w:val="640"/>
      <w:marRight w:val="0"/>
      <w:marTop w:val="0"/>
      <w:marBottom w:val="0"/>
      <w:divBdr>
        <w:top w:val="none" w:sz="0" w:space="0" w:color="auto"/>
        <w:left w:val="none" w:sz="0" w:space="0" w:color="auto"/>
        <w:bottom w:val="none" w:sz="0" w:space="0" w:color="auto"/>
        <w:right w:val="none" w:sz="0" w:space="0" w:color="auto"/>
      </w:divBdr>
    </w:div>
    <w:div w:id="1533229892">
      <w:marLeft w:val="640"/>
      <w:marRight w:val="0"/>
      <w:marTop w:val="0"/>
      <w:marBottom w:val="0"/>
      <w:divBdr>
        <w:top w:val="none" w:sz="0" w:space="0" w:color="auto"/>
        <w:left w:val="none" w:sz="0" w:space="0" w:color="auto"/>
        <w:bottom w:val="none" w:sz="0" w:space="0" w:color="auto"/>
        <w:right w:val="none" w:sz="0" w:space="0" w:color="auto"/>
      </w:divBdr>
    </w:div>
    <w:div w:id="1533376923">
      <w:marLeft w:val="640"/>
      <w:marRight w:val="0"/>
      <w:marTop w:val="0"/>
      <w:marBottom w:val="0"/>
      <w:divBdr>
        <w:top w:val="none" w:sz="0" w:space="0" w:color="auto"/>
        <w:left w:val="none" w:sz="0" w:space="0" w:color="auto"/>
        <w:bottom w:val="none" w:sz="0" w:space="0" w:color="auto"/>
        <w:right w:val="none" w:sz="0" w:space="0" w:color="auto"/>
      </w:divBdr>
    </w:div>
    <w:div w:id="1533415640">
      <w:marLeft w:val="640"/>
      <w:marRight w:val="0"/>
      <w:marTop w:val="0"/>
      <w:marBottom w:val="0"/>
      <w:divBdr>
        <w:top w:val="none" w:sz="0" w:space="0" w:color="auto"/>
        <w:left w:val="none" w:sz="0" w:space="0" w:color="auto"/>
        <w:bottom w:val="none" w:sz="0" w:space="0" w:color="auto"/>
        <w:right w:val="none" w:sz="0" w:space="0" w:color="auto"/>
      </w:divBdr>
    </w:div>
    <w:div w:id="1533422795">
      <w:marLeft w:val="640"/>
      <w:marRight w:val="0"/>
      <w:marTop w:val="0"/>
      <w:marBottom w:val="0"/>
      <w:divBdr>
        <w:top w:val="none" w:sz="0" w:space="0" w:color="auto"/>
        <w:left w:val="none" w:sz="0" w:space="0" w:color="auto"/>
        <w:bottom w:val="none" w:sz="0" w:space="0" w:color="auto"/>
        <w:right w:val="none" w:sz="0" w:space="0" w:color="auto"/>
      </w:divBdr>
    </w:div>
    <w:div w:id="1533424693">
      <w:marLeft w:val="640"/>
      <w:marRight w:val="0"/>
      <w:marTop w:val="0"/>
      <w:marBottom w:val="0"/>
      <w:divBdr>
        <w:top w:val="none" w:sz="0" w:space="0" w:color="auto"/>
        <w:left w:val="none" w:sz="0" w:space="0" w:color="auto"/>
        <w:bottom w:val="none" w:sz="0" w:space="0" w:color="auto"/>
        <w:right w:val="none" w:sz="0" w:space="0" w:color="auto"/>
      </w:divBdr>
    </w:div>
    <w:div w:id="1533542516">
      <w:marLeft w:val="640"/>
      <w:marRight w:val="0"/>
      <w:marTop w:val="0"/>
      <w:marBottom w:val="0"/>
      <w:divBdr>
        <w:top w:val="none" w:sz="0" w:space="0" w:color="auto"/>
        <w:left w:val="none" w:sz="0" w:space="0" w:color="auto"/>
        <w:bottom w:val="none" w:sz="0" w:space="0" w:color="auto"/>
        <w:right w:val="none" w:sz="0" w:space="0" w:color="auto"/>
      </w:divBdr>
    </w:div>
    <w:div w:id="1533609349">
      <w:marLeft w:val="640"/>
      <w:marRight w:val="0"/>
      <w:marTop w:val="0"/>
      <w:marBottom w:val="0"/>
      <w:divBdr>
        <w:top w:val="none" w:sz="0" w:space="0" w:color="auto"/>
        <w:left w:val="none" w:sz="0" w:space="0" w:color="auto"/>
        <w:bottom w:val="none" w:sz="0" w:space="0" w:color="auto"/>
        <w:right w:val="none" w:sz="0" w:space="0" w:color="auto"/>
      </w:divBdr>
    </w:div>
    <w:div w:id="1533762992">
      <w:marLeft w:val="640"/>
      <w:marRight w:val="0"/>
      <w:marTop w:val="0"/>
      <w:marBottom w:val="0"/>
      <w:divBdr>
        <w:top w:val="none" w:sz="0" w:space="0" w:color="auto"/>
        <w:left w:val="none" w:sz="0" w:space="0" w:color="auto"/>
        <w:bottom w:val="none" w:sz="0" w:space="0" w:color="auto"/>
        <w:right w:val="none" w:sz="0" w:space="0" w:color="auto"/>
      </w:divBdr>
    </w:div>
    <w:div w:id="1533806382">
      <w:marLeft w:val="640"/>
      <w:marRight w:val="0"/>
      <w:marTop w:val="0"/>
      <w:marBottom w:val="0"/>
      <w:divBdr>
        <w:top w:val="none" w:sz="0" w:space="0" w:color="auto"/>
        <w:left w:val="none" w:sz="0" w:space="0" w:color="auto"/>
        <w:bottom w:val="none" w:sz="0" w:space="0" w:color="auto"/>
        <w:right w:val="none" w:sz="0" w:space="0" w:color="auto"/>
      </w:divBdr>
    </w:div>
    <w:div w:id="1533885015">
      <w:marLeft w:val="640"/>
      <w:marRight w:val="0"/>
      <w:marTop w:val="0"/>
      <w:marBottom w:val="0"/>
      <w:divBdr>
        <w:top w:val="none" w:sz="0" w:space="0" w:color="auto"/>
        <w:left w:val="none" w:sz="0" w:space="0" w:color="auto"/>
        <w:bottom w:val="none" w:sz="0" w:space="0" w:color="auto"/>
        <w:right w:val="none" w:sz="0" w:space="0" w:color="auto"/>
      </w:divBdr>
    </w:div>
    <w:div w:id="1533953353">
      <w:marLeft w:val="640"/>
      <w:marRight w:val="0"/>
      <w:marTop w:val="0"/>
      <w:marBottom w:val="0"/>
      <w:divBdr>
        <w:top w:val="none" w:sz="0" w:space="0" w:color="auto"/>
        <w:left w:val="none" w:sz="0" w:space="0" w:color="auto"/>
        <w:bottom w:val="none" w:sz="0" w:space="0" w:color="auto"/>
        <w:right w:val="none" w:sz="0" w:space="0" w:color="auto"/>
      </w:divBdr>
    </w:div>
    <w:div w:id="1533959718">
      <w:marLeft w:val="640"/>
      <w:marRight w:val="0"/>
      <w:marTop w:val="0"/>
      <w:marBottom w:val="0"/>
      <w:divBdr>
        <w:top w:val="none" w:sz="0" w:space="0" w:color="auto"/>
        <w:left w:val="none" w:sz="0" w:space="0" w:color="auto"/>
        <w:bottom w:val="none" w:sz="0" w:space="0" w:color="auto"/>
        <w:right w:val="none" w:sz="0" w:space="0" w:color="auto"/>
      </w:divBdr>
    </w:div>
    <w:div w:id="1534152420">
      <w:marLeft w:val="640"/>
      <w:marRight w:val="0"/>
      <w:marTop w:val="0"/>
      <w:marBottom w:val="0"/>
      <w:divBdr>
        <w:top w:val="none" w:sz="0" w:space="0" w:color="auto"/>
        <w:left w:val="none" w:sz="0" w:space="0" w:color="auto"/>
        <w:bottom w:val="none" w:sz="0" w:space="0" w:color="auto"/>
        <w:right w:val="none" w:sz="0" w:space="0" w:color="auto"/>
      </w:divBdr>
    </w:div>
    <w:div w:id="1534266716">
      <w:marLeft w:val="640"/>
      <w:marRight w:val="0"/>
      <w:marTop w:val="0"/>
      <w:marBottom w:val="0"/>
      <w:divBdr>
        <w:top w:val="none" w:sz="0" w:space="0" w:color="auto"/>
        <w:left w:val="none" w:sz="0" w:space="0" w:color="auto"/>
        <w:bottom w:val="none" w:sz="0" w:space="0" w:color="auto"/>
        <w:right w:val="none" w:sz="0" w:space="0" w:color="auto"/>
      </w:divBdr>
    </w:div>
    <w:div w:id="1534728039">
      <w:marLeft w:val="640"/>
      <w:marRight w:val="0"/>
      <w:marTop w:val="0"/>
      <w:marBottom w:val="0"/>
      <w:divBdr>
        <w:top w:val="none" w:sz="0" w:space="0" w:color="auto"/>
        <w:left w:val="none" w:sz="0" w:space="0" w:color="auto"/>
        <w:bottom w:val="none" w:sz="0" w:space="0" w:color="auto"/>
        <w:right w:val="none" w:sz="0" w:space="0" w:color="auto"/>
      </w:divBdr>
    </w:div>
    <w:div w:id="1534807029">
      <w:marLeft w:val="640"/>
      <w:marRight w:val="0"/>
      <w:marTop w:val="0"/>
      <w:marBottom w:val="0"/>
      <w:divBdr>
        <w:top w:val="none" w:sz="0" w:space="0" w:color="auto"/>
        <w:left w:val="none" w:sz="0" w:space="0" w:color="auto"/>
        <w:bottom w:val="none" w:sz="0" w:space="0" w:color="auto"/>
        <w:right w:val="none" w:sz="0" w:space="0" w:color="auto"/>
      </w:divBdr>
    </w:div>
    <w:div w:id="1534809701">
      <w:marLeft w:val="640"/>
      <w:marRight w:val="0"/>
      <w:marTop w:val="0"/>
      <w:marBottom w:val="0"/>
      <w:divBdr>
        <w:top w:val="none" w:sz="0" w:space="0" w:color="auto"/>
        <w:left w:val="none" w:sz="0" w:space="0" w:color="auto"/>
        <w:bottom w:val="none" w:sz="0" w:space="0" w:color="auto"/>
        <w:right w:val="none" w:sz="0" w:space="0" w:color="auto"/>
      </w:divBdr>
    </w:div>
    <w:div w:id="1534879232">
      <w:marLeft w:val="640"/>
      <w:marRight w:val="0"/>
      <w:marTop w:val="0"/>
      <w:marBottom w:val="0"/>
      <w:divBdr>
        <w:top w:val="none" w:sz="0" w:space="0" w:color="auto"/>
        <w:left w:val="none" w:sz="0" w:space="0" w:color="auto"/>
        <w:bottom w:val="none" w:sz="0" w:space="0" w:color="auto"/>
        <w:right w:val="none" w:sz="0" w:space="0" w:color="auto"/>
      </w:divBdr>
    </w:div>
    <w:div w:id="1534998610">
      <w:marLeft w:val="640"/>
      <w:marRight w:val="0"/>
      <w:marTop w:val="0"/>
      <w:marBottom w:val="0"/>
      <w:divBdr>
        <w:top w:val="none" w:sz="0" w:space="0" w:color="auto"/>
        <w:left w:val="none" w:sz="0" w:space="0" w:color="auto"/>
        <w:bottom w:val="none" w:sz="0" w:space="0" w:color="auto"/>
        <w:right w:val="none" w:sz="0" w:space="0" w:color="auto"/>
      </w:divBdr>
    </w:div>
    <w:div w:id="1535072558">
      <w:marLeft w:val="640"/>
      <w:marRight w:val="0"/>
      <w:marTop w:val="0"/>
      <w:marBottom w:val="0"/>
      <w:divBdr>
        <w:top w:val="none" w:sz="0" w:space="0" w:color="auto"/>
        <w:left w:val="none" w:sz="0" w:space="0" w:color="auto"/>
        <w:bottom w:val="none" w:sz="0" w:space="0" w:color="auto"/>
        <w:right w:val="none" w:sz="0" w:space="0" w:color="auto"/>
      </w:divBdr>
    </w:div>
    <w:div w:id="1535074810">
      <w:marLeft w:val="640"/>
      <w:marRight w:val="0"/>
      <w:marTop w:val="0"/>
      <w:marBottom w:val="0"/>
      <w:divBdr>
        <w:top w:val="none" w:sz="0" w:space="0" w:color="auto"/>
        <w:left w:val="none" w:sz="0" w:space="0" w:color="auto"/>
        <w:bottom w:val="none" w:sz="0" w:space="0" w:color="auto"/>
        <w:right w:val="none" w:sz="0" w:space="0" w:color="auto"/>
      </w:divBdr>
    </w:div>
    <w:div w:id="1535075072">
      <w:marLeft w:val="640"/>
      <w:marRight w:val="0"/>
      <w:marTop w:val="0"/>
      <w:marBottom w:val="0"/>
      <w:divBdr>
        <w:top w:val="none" w:sz="0" w:space="0" w:color="auto"/>
        <w:left w:val="none" w:sz="0" w:space="0" w:color="auto"/>
        <w:bottom w:val="none" w:sz="0" w:space="0" w:color="auto"/>
        <w:right w:val="none" w:sz="0" w:space="0" w:color="auto"/>
      </w:divBdr>
    </w:div>
    <w:div w:id="1535121043">
      <w:marLeft w:val="640"/>
      <w:marRight w:val="0"/>
      <w:marTop w:val="0"/>
      <w:marBottom w:val="0"/>
      <w:divBdr>
        <w:top w:val="none" w:sz="0" w:space="0" w:color="auto"/>
        <w:left w:val="none" w:sz="0" w:space="0" w:color="auto"/>
        <w:bottom w:val="none" w:sz="0" w:space="0" w:color="auto"/>
        <w:right w:val="none" w:sz="0" w:space="0" w:color="auto"/>
      </w:divBdr>
    </w:div>
    <w:div w:id="1535145457">
      <w:marLeft w:val="640"/>
      <w:marRight w:val="0"/>
      <w:marTop w:val="0"/>
      <w:marBottom w:val="0"/>
      <w:divBdr>
        <w:top w:val="none" w:sz="0" w:space="0" w:color="auto"/>
        <w:left w:val="none" w:sz="0" w:space="0" w:color="auto"/>
        <w:bottom w:val="none" w:sz="0" w:space="0" w:color="auto"/>
        <w:right w:val="none" w:sz="0" w:space="0" w:color="auto"/>
      </w:divBdr>
    </w:div>
    <w:div w:id="1535147279">
      <w:marLeft w:val="640"/>
      <w:marRight w:val="0"/>
      <w:marTop w:val="0"/>
      <w:marBottom w:val="0"/>
      <w:divBdr>
        <w:top w:val="none" w:sz="0" w:space="0" w:color="auto"/>
        <w:left w:val="none" w:sz="0" w:space="0" w:color="auto"/>
        <w:bottom w:val="none" w:sz="0" w:space="0" w:color="auto"/>
        <w:right w:val="none" w:sz="0" w:space="0" w:color="auto"/>
      </w:divBdr>
    </w:div>
    <w:div w:id="1535188538">
      <w:marLeft w:val="640"/>
      <w:marRight w:val="0"/>
      <w:marTop w:val="0"/>
      <w:marBottom w:val="0"/>
      <w:divBdr>
        <w:top w:val="none" w:sz="0" w:space="0" w:color="auto"/>
        <w:left w:val="none" w:sz="0" w:space="0" w:color="auto"/>
        <w:bottom w:val="none" w:sz="0" w:space="0" w:color="auto"/>
        <w:right w:val="none" w:sz="0" w:space="0" w:color="auto"/>
      </w:divBdr>
    </w:div>
    <w:div w:id="1535269983">
      <w:marLeft w:val="640"/>
      <w:marRight w:val="0"/>
      <w:marTop w:val="0"/>
      <w:marBottom w:val="0"/>
      <w:divBdr>
        <w:top w:val="none" w:sz="0" w:space="0" w:color="auto"/>
        <w:left w:val="none" w:sz="0" w:space="0" w:color="auto"/>
        <w:bottom w:val="none" w:sz="0" w:space="0" w:color="auto"/>
        <w:right w:val="none" w:sz="0" w:space="0" w:color="auto"/>
      </w:divBdr>
    </w:div>
    <w:div w:id="1535388558">
      <w:marLeft w:val="640"/>
      <w:marRight w:val="0"/>
      <w:marTop w:val="0"/>
      <w:marBottom w:val="0"/>
      <w:divBdr>
        <w:top w:val="none" w:sz="0" w:space="0" w:color="auto"/>
        <w:left w:val="none" w:sz="0" w:space="0" w:color="auto"/>
        <w:bottom w:val="none" w:sz="0" w:space="0" w:color="auto"/>
        <w:right w:val="none" w:sz="0" w:space="0" w:color="auto"/>
      </w:divBdr>
    </w:div>
    <w:div w:id="1535533776">
      <w:marLeft w:val="640"/>
      <w:marRight w:val="0"/>
      <w:marTop w:val="0"/>
      <w:marBottom w:val="0"/>
      <w:divBdr>
        <w:top w:val="none" w:sz="0" w:space="0" w:color="auto"/>
        <w:left w:val="none" w:sz="0" w:space="0" w:color="auto"/>
        <w:bottom w:val="none" w:sz="0" w:space="0" w:color="auto"/>
        <w:right w:val="none" w:sz="0" w:space="0" w:color="auto"/>
      </w:divBdr>
    </w:div>
    <w:div w:id="1535537143">
      <w:marLeft w:val="640"/>
      <w:marRight w:val="0"/>
      <w:marTop w:val="0"/>
      <w:marBottom w:val="0"/>
      <w:divBdr>
        <w:top w:val="none" w:sz="0" w:space="0" w:color="auto"/>
        <w:left w:val="none" w:sz="0" w:space="0" w:color="auto"/>
        <w:bottom w:val="none" w:sz="0" w:space="0" w:color="auto"/>
        <w:right w:val="none" w:sz="0" w:space="0" w:color="auto"/>
      </w:divBdr>
    </w:div>
    <w:div w:id="1535539999">
      <w:marLeft w:val="640"/>
      <w:marRight w:val="0"/>
      <w:marTop w:val="0"/>
      <w:marBottom w:val="0"/>
      <w:divBdr>
        <w:top w:val="none" w:sz="0" w:space="0" w:color="auto"/>
        <w:left w:val="none" w:sz="0" w:space="0" w:color="auto"/>
        <w:bottom w:val="none" w:sz="0" w:space="0" w:color="auto"/>
        <w:right w:val="none" w:sz="0" w:space="0" w:color="auto"/>
      </w:divBdr>
    </w:div>
    <w:div w:id="1535540892">
      <w:marLeft w:val="640"/>
      <w:marRight w:val="0"/>
      <w:marTop w:val="0"/>
      <w:marBottom w:val="0"/>
      <w:divBdr>
        <w:top w:val="none" w:sz="0" w:space="0" w:color="auto"/>
        <w:left w:val="none" w:sz="0" w:space="0" w:color="auto"/>
        <w:bottom w:val="none" w:sz="0" w:space="0" w:color="auto"/>
        <w:right w:val="none" w:sz="0" w:space="0" w:color="auto"/>
      </w:divBdr>
    </w:div>
    <w:div w:id="1535655564">
      <w:marLeft w:val="640"/>
      <w:marRight w:val="0"/>
      <w:marTop w:val="0"/>
      <w:marBottom w:val="0"/>
      <w:divBdr>
        <w:top w:val="none" w:sz="0" w:space="0" w:color="auto"/>
        <w:left w:val="none" w:sz="0" w:space="0" w:color="auto"/>
        <w:bottom w:val="none" w:sz="0" w:space="0" w:color="auto"/>
        <w:right w:val="none" w:sz="0" w:space="0" w:color="auto"/>
      </w:divBdr>
    </w:div>
    <w:div w:id="1535657467">
      <w:marLeft w:val="640"/>
      <w:marRight w:val="0"/>
      <w:marTop w:val="0"/>
      <w:marBottom w:val="0"/>
      <w:divBdr>
        <w:top w:val="none" w:sz="0" w:space="0" w:color="auto"/>
        <w:left w:val="none" w:sz="0" w:space="0" w:color="auto"/>
        <w:bottom w:val="none" w:sz="0" w:space="0" w:color="auto"/>
        <w:right w:val="none" w:sz="0" w:space="0" w:color="auto"/>
      </w:divBdr>
    </w:div>
    <w:div w:id="1535733055">
      <w:marLeft w:val="640"/>
      <w:marRight w:val="0"/>
      <w:marTop w:val="0"/>
      <w:marBottom w:val="0"/>
      <w:divBdr>
        <w:top w:val="none" w:sz="0" w:space="0" w:color="auto"/>
        <w:left w:val="none" w:sz="0" w:space="0" w:color="auto"/>
        <w:bottom w:val="none" w:sz="0" w:space="0" w:color="auto"/>
        <w:right w:val="none" w:sz="0" w:space="0" w:color="auto"/>
      </w:divBdr>
    </w:div>
    <w:div w:id="1535773244">
      <w:marLeft w:val="640"/>
      <w:marRight w:val="0"/>
      <w:marTop w:val="0"/>
      <w:marBottom w:val="0"/>
      <w:divBdr>
        <w:top w:val="none" w:sz="0" w:space="0" w:color="auto"/>
        <w:left w:val="none" w:sz="0" w:space="0" w:color="auto"/>
        <w:bottom w:val="none" w:sz="0" w:space="0" w:color="auto"/>
        <w:right w:val="none" w:sz="0" w:space="0" w:color="auto"/>
      </w:divBdr>
    </w:div>
    <w:div w:id="1535844077">
      <w:marLeft w:val="640"/>
      <w:marRight w:val="0"/>
      <w:marTop w:val="0"/>
      <w:marBottom w:val="0"/>
      <w:divBdr>
        <w:top w:val="none" w:sz="0" w:space="0" w:color="auto"/>
        <w:left w:val="none" w:sz="0" w:space="0" w:color="auto"/>
        <w:bottom w:val="none" w:sz="0" w:space="0" w:color="auto"/>
        <w:right w:val="none" w:sz="0" w:space="0" w:color="auto"/>
      </w:divBdr>
    </w:div>
    <w:div w:id="1535846395">
      <w:marLeft w:val="640"/>
      <w:marRight w:val="0"/>
      <w:marTop w:val="0"/>
      <w:marBottom w:val="0"/>
      <w:divBdr>
        <w:top w:val="none" w:sz="0" w:space="0" w:color="auto"/>
        <w:left w:val="none" w:sz="0" w:space="0" w:color="auto"/>
        <w:bottom w:val="none" w:sz="0" w:space="0" w:color="auto"/>
        <w:right w:val="none" w:sz="0" w:space="0" w:color="auto"/>
      </w:divBdr>
    </w:div>
    <w:div w:id="1535848322">
      <w:marLeft w:val="640"/>
      <w:marRight w:val="0"/>
      <w:marTop w:val="0"/>
      <w:marBottom w:val="0"/>
      <w:divBdr>
        <w:top w:val="none" w:sz="0" w:space="0" w:color="auto"/>
        <w:left w:val="none" w:sz="0" w:space="0" w:color="auto"/>
        <w:bottom w:val="none" w:sz="0" w:space="0" w:color="auto"/>
        <w:right w:val="none" w:sz="0" w:space="0" w:color="auto"/>
      </w:divBdr>
    </w:div>
    <w:div w:id="1535850885">
      <w:marLeft w:val="640"/>
      <w:marRight w:val="0"/>
      <w:marTop w:val="0"/>
      <w:marBottom w:val="0"/>
      <w:divBdr>
        <w:top w:val="none" w:sz="0" w:space="0" w:color="auto"/>
        <w:left w:val="none" w:sz="0" w:space="0" w:color="auto"/>
        <w:bottom w:val="none" w:sz="0" w:space="0" w:color="auto"/>
        <w:right w:val="none" w:sz="0" w:space="0" w:color="auto"/>
      </w:divBdr>
    </w:div>
    <w:div w:id="1535919466">
      <w:marLeft w:val="640"/>
      <w:marRight w:val="0"/>
      <w:marTop w:val="0"/>
      <w:marBottom w:val="0"/>
      <w:divBdr>
        <w:top w:val="none" w:sz="0" w:space="0" w:color="auto"/>
        <w:left w:val="none" w:sz="0" w:space="0" w:color="auto"/>
        <w:bottom w:val="none" w:sz="0" w:space="0" w:color="auto"/>
        <w:right w:val="none" w:sz="0" w:space="0" w:color="auto"/>
      </w:divBdr>
    </w:div>
    <w:div w:id="1535921068">
      <w:marLeft w:val="640"/>
      <w:marRight w:val="0"/>
      <w:marTop w:val="0"/>
      <w:marBottom w:val="0"/>
      <w:divBdr>
        <w:top w:val="none" w:sz="0" w:space="0" w:color="auto"/>
        <w:left w:val="none" w:sz="0" w:space="0" w:color="auto"/>
        <w:bottom w:val="none" w:sz="0" w:space="0" w:color="auto"/>
        <w:right w:val="none" w:sz="0" w:space="0" w:color="auto"/>
      </w:divBdr>
    </w:div>
    <w:div w:id="1535924754">
      <w:marLeft w:val="640"/>
      <w:marRight w:val="0"/>
      <w:marTop w:val="0"/>
      <w:marBottom w:val="0"/>
      <w:divBdr>
        <w:top w:val="none" w:sz="0" w:space="0" w:color="auto"/>
        <w:left w:val="none" w:sz="0" w:space="0" w:color="auto"/>
        <w:bottom w:val="none" w:sz="0" w:space="0" w:color="auto"/>
        <w:right w:val="none" w:sz="0" w:space="0" w:color="auto"/>
      </w:divBdr>
    </w:div>
    <w:div w:id="1536040382">
      <w:marLeft w:val="640"/>
      <w:marRight w:val="0"/>
      <w:marTop w:val="0"/>
      <w:marBottom w:val="0"/>
      <w:divBdr>
        <w:top w:val="none" w:sz="0" w:space="0" w:color="auto"/>
        <w:left w:val="none" w:sz="0" w:space="0" w:color="auto"/>
        <w:bottom w:val="none" w:sz="0" w:space="0" w:color="auto"/>
        <w:right w:val="none" w:sz="0" w:space="0" w:color="auto"/>
      </w:divBdr>
    </w:div>
    <w:div w:id="1536111630">
      <w:marLeft w:val="640"/>
      <w:marRight w:val="0"/>
      <w:marTop w:val="0"/>
      <w:marBottom w:val="0"/>
      <w:divBdr>
        <w:top w:val="none" w:sz="0" w:space="0" w:color="auto"/>
        <w:left w:val="none" w:sz="0" w:space="0" w:color="auto"/>
        <w:bottom w:val="none" w:sz="0" w:space="0" w:color="auto"/>
        <w:right w:val="none" w:sz="0" w:space="0" w:color="auto"/>
      </w:divBdr>
    </w:div>
    <w:div w:id="1536115881">
      <w:marLeft w:val="640"/>
      <w:marRight w:val="0"/>
      <w:marTop w:val="0"/>
      <w:marBottom w:val="0"/>
      <w:divBdr>
        <w:top w:val="none" w:sz="0" w:space="0" w:color="auto"/>
        <w:left w:val="none" w:sz="0" w:space="0" w:color="auto"/>
        <w:bottom w:val="none" w:sz="0" w:space="0" w:color="auto"/>
        <w:right w:val="none" w:sz="0" w:space="0" w:color="auto"/>
      </w:divBdr>
    </w:div>
    <w:div w:id="1536306127">
      <w:marLeft w:val="640"/>
      <w:marRight w:val="0"/>
      <w:marTop w:val="0"/>
      <w:marBottom w:val="0"/>
      <w:divBdr>
        <w:top w:val="none" w:sz="0" w:space="0" w:color="auto"/>
        <w:left w:val="none" w:sz="0" w:space="0" w:color="auto"/>
        <w:bottom w:val="none" w:sz="0" w:space="0" w:color="auto"/>
        <w:right w:val="none" w:sz="0" w:space="0" w:color="auto"/>
      </w:divBdr>
    </w:div>
    <w:div w:id="1536312873">
      <w:marLeft w:val="640"/>
      <w:marRight w:val="0"/>
      <w:marTop w:val="0"/>
      <w:marBottom w:val="0"/>
      <w:divBdr>
        <w:top w:val="none" w:sz="0" w:space="0" w:color="auto"/>
        <w:left w:val="none" w:sz="0" w:space="0" w:color="auto"/>
        <w:bottom w:val="none" w:sz="0" w:space="0" w:color="auto"/>
        <w:right w:val="none" w:sz="0" w:space="0" w:color="auto"/>
      </w:divBdr>
    </w:div>
    <w:div w:id="1536314357">
      <w:marLeft w:val="640"/>
      <w:marRight w:val="0"/>
      <w:marTop w:val="0"/>
      <w:marBottom w:val="0"/>
      <w:divBdr>
        <w:top w:val="none" w:sz="0" w:space="0" w:color="auto"/>
        <w:left w:val="none" w:sz="0" w:space="0" w:color="auto"/>
        <w:bottom w:val="none" w:sz="0" w:space="0" w:color="auto"/>
        <w:right w:val="none" w:sz="0" w:space="0" w:color="auto"/>
      </w:divBdr>
    </w:div>
    <w:div w:id="1536428591">
      <w:marLeft w:val="640"/>
      <w:marRight w:val="0"/>
      <w:marTop w:val="0"/>
      <w:marBottom w:val="0"/>
      <w:divBdr>
        <w:top w:val="none" w:sz="0" w:space="0" w:color="auto"/>
        <w:left w:val="none" w:sz="0" w:space="0" w:color="auto"/>
        <w:bottom w:val="none" w:sz="0" w:space="0" w:color="auto"/>
        <w:right w:val="none" w:sz="0" w:space="0" w:color="auto"/>
      </w:divBdr>
    </w:div>
    <w:div w:id="1536431574">
      <w:marLeft w:val="640"/>
      <w:marRight w:val="0"/>
      <w:marTop w:val="0"/>
      <w:marBottom w:val="0"/>
      <w:divBdr>
        <w:top w:val="none" w:sz="0" w:space="0" w:color="auto"/>
        <w:left w:val="none" w:sz="0" w:space="0" w:color="auto"/>
        <w:bottom w:val="none" w:sz="0" w:space="0" w:color="auto"/>
        <w:right w:val="none" w:sz="0" w:space="0" w:color="auto"/>
      </w:divBdr>
    </w:div>
    <w:div w:id="1536502605">
      <w:marLeft w:val="640"/>
      <w:marRight w:val="0"/>
      <w:marTop w:val="0"/>
      <w:marBottom w:val="0"/>
      <w:divBdr>
        <w:top w:val="none" w:sz="0" w:space="0" w:color="auto"/>
        <w:left w:val="none" w:sz="0" w:space="0" w:color="auto"/>
        <w:bottom w:val="none" w:sz="0" w:space="0" w:color="auto"/>
        <w:right w:val="none" w:sz="0" w:space="0" w:color="auto"/>
      </w:divBdr>
    </w:div>
    <w:div w:id="1536504302">
      <w:marLeft w:val="640"/>
      <w:marRight w:val="0"/>
      <w:marTop w:val="0"/>
      <w:marBottom w:val="0"/>
      <w:divBdr>
        <w:top w:val="none" w:sz="0" w:space="0" w:color="auto"/>
        <w:left w:val="none" w:sz="0" w:space="0" w:color="auto"/>
        <w:bottom w:val="none" w:sz="0" w:space="0" w:color="auto"/>
        <w:right w:val="none" w:sz="0" w:space="0" w:color="auto"/>
      </w:divBdr>
    </w:div>
    <w:div w:id="1536624734">
      <w:marLeft w:val="640"/>
      <w:marRight w:val="0"/>
      <w:marTop w:val="0"/>
      <w:marBottom w:val="0"/>
      <w:divBdr>
        <w:top w:val="none" w:sz="0" w:space="0" w:color="auto"/>
        <w:left w:val="none" w:sz="0" w:space="0" w:color="auto"/>
        <w:bottom w:val="none" w:sz="0" w:space="0" w:color="auto"/>
        <w:right w:val="none" w:sz="0" w:space="0" w:color="auto"/>
      </w:divBdr>
    </w:div>
    <w:div w:id="1536772996">
      <w:marLeft w:val="640"/>
      <w:marRight w:val="0"/>
      <w:marTop w:val="0"/>
      <w:marBottom w:val="0"/>
      <w:divBdr>
        <w:top w:val="none" w:sz="0" w:space="0" w:color="auto"/>
        <w:left w:val="none" w:sz="0" w:space="0" w:color="auto"/>
        <w:bottom w:val="none" w:sz="0" w:space="0" w:color="auto"/>
        <w:right w:val="none" w:sz="0" w:space="0" w:color="auto"/>
      </w:divBdr>
    </w:div>
    <w:div w:id="1536774356">
      <w:marLeft w:val="640"/>
      <w:marRight w:val="0"/>
      <w:marTop w:val="0"/>
      <w:marBottom w:val="0"/>
      <w:divBdr>
        <w:top w:val="none" w:sz="0" w:space="0" w:color="auto"/>
        <w:left w:val="none" w:sz="0" w:space="0" w:color="auto"/>
        <w:bottom w:val="none" w:sz="0" w:space="0" w:color="auto"/>
        <w:right w:val="none" w:sz="0" w:space="0" w:color="auto"/>
      </w:divBdr>
    </w:div>
    <w:div w:id="1536846657">
      <w:marLeft w:val="640"/>
      <w:marRight w:val="0"/>
      <w:marTop w:val="0"/>
      <w:marBottom w:val="0"/>
      <w:divBdr>
        <w:top w:val="none" w:sz="0" w:space="0" w:color="auto"/>
        <w:left w:val="none" w:sz="0" w:space="0" w:color="auto"/>
        <w:bottom w:val="none" w:sz="0" w:space="0" w:color="auto"/>
        <w:right w:val="none" w:sz="0" w:space="0" w:color="auto"/>
      </w:divBdr>
    </w:div>
    <w:div w:id="1536885053">
      <w:marLeft w:val="640"/>
      <w:marRight w:val="0"/>
      <w:marTop w:val="0"/>
      <w:marBottom w:val="0"/>
      <w:divBdr>
        <w:top w:val="none" w:sz="0" w:space="0" w:color="auto"/>
        <w:left w:val="none" w:sz="0" w:space="0" w:color="auto"/>
        <w:bottom w:val="none" w:sz="0" w:space="0" w:color="auto"/>
        <w:right w:val="none" w:sz="0" w:space="0" w:color="auto"/>
      </w:divBdr>
    </w:div>
    <w:div w:id="1536966498">
      <w:marLeft w:val="640"/>
      <w:marRight w:val="0"/>
      <w:marTop w:val="0"/>
      <w:marBottom w:val="0"/>
      <w:divBdr>
        <w:top w:val="none" w:sz="0" w:space="0" w:color="auto"/>
        <w:left w:val="none" w:sz="0" w:space="0" w:color="auto"/>
        <w:bottom w:val="none" w:sz="0" w:space="0" w:color="auto"/>
        <w:right w:val="none" w:sz="0" w:space="0" w:color="auto"/>
      </w:divBdr>
    </w:div>
    <w:div w:id="1536967127">
      <w:marLeft w:val="640"/>
      <w:marRight w:val="0"/>
      <w:marTop w:val="0"/>
      <w:marBottom w:val="0"/>
      <w:divBdr>
        <w:top w:val="none" w:sz="0" w:space="0" w:color="auto"/>
        <w:left w:val="none" w:sz="0" w:space="0" w:color="auto"/>
        <w:bottom w:val="none" w:sz="0" w:space="0" w:color="auto"/>
        <w:right w:val="none" w:sz="0" w:space="0" w:color="auto"/>
      </w:divBdr>
    </w:div>
    <w:div w:id="1536969475">
      <w:marLeft w:val="640"/>
      <w:marRight w:val="0"/>
      <w:marTop w:val="0"/>
      <w:marBottom w:val="0"/>
      <w:divBdr>
        <w:top w:val="none" w:sz="0" w:space="0" w:color="auto"/>
        <w:left w:val="none" w:sz="0" w:space="0" w:color="auto"/>
        <w:bottom w:val="none" w:sz="0" w:space="0" w:color="auto"/>
        <w:right w:val="none" w:sz="0" w:space="0" w:color="auto"/>
      </w:divBdr>
    </w:div>
    <w:div w:id="1537044005">
      <w:marLeft w:val="640"/>
      <w:marRight w:val="0"/>
      <w:marTop w:val="0"/>
      <w:marBottom w:val="0"/>
      <w:divBdr>
        <w:top w:val="none" w:sz="0" w:space="0" w:color="auto"/>
        <w:left w:val="none" w:sz="0" w:space="0" w:color="auto"/>
        <w:bottom w:val="none" w:sz="0" w:space="0" w:color="auto"/>
        <w:right w:val="none" w:sz="0" w:space="0" w:color="auto"/>
      </w:divBdr>
    </w:div>
    <w:div w:id="1537228894">
      <w:marLeft w:val="640"/>
      <w:marRight w:val="0"/>
      <w:marTop w:val="0"/>
      <w:marBottom w:val="0"/>
      <w:divBdr>
        <w:top w:val="none" w:sz="0" w:space="0" w:color="auto"/>
        <w:left w:val="none" w:sz="0" w:space="0" w:color="auto"/>
        <w:bottom w:val="none" w:sz="0" w:space="0" w:color="auto"/>
        <w:right w:val="none" w:sz="0" w:space="0" w:color="auto"/>
      </w:divBdr>
    </w:div>
    <w:div w:id="1537230480">
      <w:marLeft w:val="640"/>
      <w:marRight w:val="0"/>
      <w:marTop w:val="0"/>
      <w:marBottom w:val="0"/>
      <w:divBdr>
        <w:top w:val="none" w:sz="0" w:space="0" w:color="auto"/>
        <w:left w:val="none" w:sz="0" w:space="0" w:color="auto"/>
        <w:bottom w:val="none" w:sz="0" w:space="0" w:color="auto"/>
        <w:right w:val="none" w:sz="0" w:space="0" w:color="auto"/>
      </w:divBdr>
    </w:div>
    <w:div w:id="1537351310">
      <w:marLeft w:val="640"/>
      <w:marRight w:val="0"/>
      <w:marTop w:val="0"/>
      <w:marBottom w:val="0"/>
      <w:divBdr>
        <w:top w:val="none" w:sz="0" w:space="0" w:color="auto"/>
        <w:left w:val="none" w:sz="0" w:space="0" w:color="auto"/>
        <w:bottom w:val="none" w:sz="0" w:space="0" w:color="auto"/>
        <w:right w:val="none" w:sz="0" w:space="0" w:color="auto"/>
      </w:divBdr>
    </w:div>
    <w:div w:id="1537355453">
      <w:marLeft w:val="640"/>
      <w:marRight w:val="0"/>
      <w:marTop w:val="0"/>
      <w:marBottom w:val="0"/>
      <w:divBdr>
        <w:top w:val="none" w:sz="0" w:space="0" w:color="auto"/>
        <w:left w:val="none" w:sz="0" w:space="0" w:color="auto"/>
        <w:bottom w:val="none" w:sz="0" w:space="0" w:color="auto"/>
        <w:right w:val="none" w:sz="0" w:space="0" w:color="auto"/>
      </w:divBdr>
    </w:div>
    <w:div w:id="1537501317">
      <w:marLeft w:val="640"/>
      <w:marRight w:val="0"/>
      <w:marTop w:val="0"/>
      <w:marBottom w:val="0"/>
      <w:divBdr>
        <w:top w:val="none" w:sz="0" w:space="0" w:color="auto"/>
        <w:left w:val="none" w:sz="0" w:space="0" w:color="auto"/>
        <w:bottom w:val="none" w:sz="0" w:space="0" w:color="auto"/>
        <w:right w:val="none" w:sz="0" w:space="0" w:color="auto"/>
      </w:divBdr>
    </w:div>
    <w:div w:id="1537540381">
      <w:marLeft w:val="640"/>
      <w:marRight w:val="0"/>
      <w:marTop w:val="0"/>
      <w:marBottom w:val="0"/>
      <w:divBdr>
        <w:top w:val="none" w:sz="0" w:space="0" w:color="auto"/>
        <w:left w:val="none" w:sz="0" w:space="0" w:color="auto"/>
        <w:bottom w:val="none" w:sz="0" w:space="0" w:color="auto"/>
        <w:right w:val="none" w:sz="0" w:space="0" w:color="auto"/>
      </w:divBdr>
    </w:div>
    <w:div w:id="1537617098">
      <w:marLeft w:val="640"/>
      <w:marRight w:val="0"/>
      <w:marTop w:val="0"/>
      <w:marBottom w:val="0"/>
      <w:divBdr>
        <w:top w:val="none" w:sz="0" w:space="0" w:color="auto"/>
        <w:left w:val="none" w:sz="0" w:space="0" w:color="auto"/>
        <w:bottom w:val="none" w:sz="0" w:space="0" w:color="auto"/>
        <w:right w:val="none" w:sz="0" w:space="0" w:color="auto"/>
      </w:divBdr>
    </w:div>
    <w:div w:id="1537619096">
      <w:marLeft w:val="640"/>
      <w:marRight w:val="0"/>
      <w:marTop w:val="0"/>
      <w:marBottom w:val="0"/>
      <w:divBdr>
        <w:top w:val="none" w:sz="0" w:space="0" w:color="auto"/>
        <w:left w:val="none" w:sz="0" w:space="0" w:color="auto"/>
        <w:bottom w:val="none" w:sz="0" w:space="0" w:color="auto"/>
        <w:right w:val="none" w:sz="0" w:space="0" w:color="auto"/>
      </w:divBdr>
    </w:div>
    <w:div w:id="1537813903">
      <w:marLeft w:val="640"/>
      <w:marRight w:val="0"/>
      <w:marTop w:val="0"/>
      <w:marBottom w:val="0"/>
      <w:divBdr>
        <w:top w:val="none" w:sz="0" w:space="0" w:color="auto"/>
        <w:left w:val="none" w:sz="0" w:space="0" w:color="auto"/>
        <w:bottom w:val="none" w:sz="0" w:space="0" w:color="auto"/>
        <w:right w:val="none" w:sz="0" w:space="0" w:color="auto"/>
      </w:divBdr>
    </w:div>
    <w:div w:id="1537817298">
      <w:marLeft w:val="640"/>
      <w:marRight w:val="0"/>
      <w:marTop w:val="0"/>
      <w:marBottom w:val="0"/>
      <w:divBdr>
        <w:top w:val="none" w:sz="0" w:space="0" w:color="auto"/>
        <w:left w:val="none" w:sz="0" w:space="0" w:color="auto"/>
        <w:bottom w:val="none" w:sz="0" w:space="0" w:color="auto"/>
        <w:right w:val="none" w:sz="0" w:space="0" w:color="auto"/>
      </w:divBdr>
    </w:div>
    <w:div w:id="1537891976">
      <w:marLeft w:val="640"/>
      <w:marRight w:val="0"/>
      <w:marTop w:val="0"/>
      <w:marBottom w:val="0"/>
      <w:divBdr>
        <w:top w:val="none" w:sz="0" w:space="0" w:color="auto"/>
        <w:left w:val="none" w:sz="0" w:space="0" w:color="auto"/>
        <w:bottom w:val="none" w:sz="0" w:space="0" w:color="auto"/>
        <w:right w:val="none" w:sz="0" w:space="0" w:color="auto"/>
      </w:divBdr>
    </w:div>
    <w:div w:id="1537959918">
      <w:marLeft w:val="640"/>
      <w:marRight w:val="0"/>
      <w:marTop w:val="0"/>
      <w:marBottom w:val="0"/>
      <w:divBdr>
        <w:top w:val="none" w:sz="0" w:space="0" w:color="auto"/>
        <w:left w:val="none" w:sz="0" w:space="0" w:color="auto"/>
        <w:bottom w:val="none" w:sz="0" w:space="0" w:color="auto"/>
        <w:right w:val="none" w:sz="0" w:space="0" w:color="auto"/>
      </w:divBdr>
    </w:div>
    <w:div w:id="1537961625">
      <w:marLeft w:val="640"/>
      <w:marRight w:val="0"/>
      <w:marTop w:val="0"/>
      <w:marBottom w:val="0"/>
      <w:divBdr>
        <w:top w:val="none" w:sz="0" w:space="0" w:color="auto"/>
        <w:left w:val="none" w:sz="0" w:space="0" w:color="auto"/>
        <w:bottom w:val="none" w:sz="0" w:space="0" w:color="auto"/>
        <w:right w:val="none" w:sz="0" w:space="0" w:color="auto"/>
      </w:divBdr>
    </w:div>
    <w:div w:id="1537962232">
      <w:marLeft w:val="640"/>
      <w:marRight w:val="0"/>
      <w:marTop w:val="0"/>
      <w:marBottom w:val="0"/>
      <w:divBdr>
        <w:top w:val="none" w:sz="0" w:space="0" w:color="auto"/>
        <w:left w:val="none" w:sz="0" w:space="0" w:color="auto"/>
        <w:bottom w:val="none" w:sz="0" w:space="0" w:color="auto"/>
        <w:right w:val="none" w:sz="0" w:space="0" w:color="auto"/>
      </w:divBdr>
    </w:div>
    <w:div w:id="1538003729">
      <w:marLeft w:val="640"/>
      <w:marRight w:val="0"/>
      <w:marTop w:val="0"/>
      <w:marBottom w:val="0"/>
      <w:divBdr>
        <w:top w:val="none" w:sz="0" w:space="0" w:color="auto"/>
        <w:left w:val="none" w:sz="0" w:space="0" w:color="auto"/>
        <w:bottom w:val="none" w:sz="0" w:space="0" w:color="auto"/>
        <w:right w:val="none" w:sz="0" w:space="0" w:color="auto"/>
      </w:divBdr>
    </w:div>
    <w:div w:id="1538004943">
      <w:marLeft w:val="640"/>
      <w:marRight w:val="0"/>
      <w:marTop w:val="0"/>
      <w:marBottom w:val="0"/>
      <w:divBdr>
        <w:top w:val="none" w:sz="0" w:space="0" w:color="auto"/>
        <w:left w:val="none" w:sz="0" w:space="0" w:color="auto"/>
        <w:bottom w:val="none" w:sz="0" w:space="0" w:color="auto"/>
        <w:right w:val="none" w:sz="0" w:space="0" w:color="auto"/>
      </w:divBdr>
    </w:div>
    <w:div w:id="1538159457">
      <w:marLeft w:val="640"/>
      <w:marRight w:val="0"/>
      <w:marTop w:val="0"/>
      <w:marBottom w:val="0"/>
      <w:divBdr>
        <w:top w:val="none" w:sz="0" w:space="0" w:color="auto"/>
        <w:left w:val="none" w:sz="0" w:space="0" w:color="auto"/>
        <w:bottom w:val="none" w:sz="0" w:space="0" w:color="auto"/>
        <w:right w:val="none" w:sz="0" w:space="0" w:color="auto"/>
      </w:divBdr>
    </w:div>
    <w:div w:id="1538204531">
      <w:marLeft w:val="640"/>
      <w:marRight w:val="0"/>
      <w:marTop w:val="0"/>
      <w:marBottom w:val="0"/>
      <w:divBdr>
        <w:top w:val="none" w:sz="0" w:space="0" w:color="auto"/>
        <w:left w:val="none" w:sz="0" w:space="0" w:color="auto"/>
        <w:bottom w:val="none" w:sz="0" w:space="0" w:color="auto"/>
        <w:right w:val="none" w:sz="0" w:space="0" w:color="auto"/>
      </w:divBdr>
    </w:div>
    <w:div w:id="1538275255">
      <w:marLeft w:val="640"/>
      <w:marRight w:val="0"/>
      <w:marTop w:val="0"/>
      <w:marBottom w:val="0"/>
      <w:divBdr>
        <w:top w:val="none" w:sz="0" w:space="0" w:color="auto"/>
        <w:left w:val="none" w:sz="0" w:space="0" w:color="auto"/>
        <w:bottom w:val="none" w:sz="0" w:space="0" w:color="auto"/>
        <w:right w:val="none" w:sz="0" w:space="0" w:color="auto"/>
      </w:divBdr>
    </w:div>
    <w:div w:id="1538424641">
      <w:marLeft w:val="640"/>
      <w:marRight w:val="0"/>
      <w:marTop w:val="0"/>
      <w:marBottom w:val="0"/>
      <w:divBdr>
        <w:top w:val="none" w:sz="0" w:space="0" w:color="auto"/>
        <w:left w:val="none" w:sz="0" w:space="0" w:color="auto"/>
        <w:bottom w:val="none" w:sz="0" w:space="0" w:color="auto"/>
        <w:right w:val="none" w:sz="0" w:space="0" w:color="auto"/>
      </w:divBdr>
    </w:div>
    <w:div w:id="1538464617">
      <w:marLeft w:val="640"/>
      <w:marRight w:val="0"/>
      <w:marTop w:val="0"/>
      <w:marBottom w:val="0"/>
      <w:divBdr>
        <w:top w:val="none" w:sz="0" w:space="0" w:color="auto"/>
        <w:left w:val="none" w:sz="0" w:space="0" w:color="auto"/>
        <w:bottom w:val="none" w:sz="0" w:space="0" w:color="auto"/>
        <w:right w:val="none" w:sz="0" w:space="0" w:color="auto"/>
      </w:divBdr>
    </w:div>
    <w:div w:id="1538465384">
      <w:marLeft w:val="640"/>
      <w:marRight w:val="0"/>
      <w:marTop w:val="0"/>
      <w:marBottom w:val="0"/>
      <w:divBdr>
        <w:top w:val="none" w:sz="0" w:space="0" w:color="auto"/>
        <w:left w:val="none" w:sz="0" w:space="0" w:color="auto"/>
        <w:bottom w:val="none" w:sz="0" w:space="0" w:color="auto"/>
        <w:right w:val="none" w:sz="0" w:space="0" w:color="auto"/>
      </w:divBdr>
    </w:div>
    <w:div w:id="1538471503">
      <w:marLeft w:val="640"/>
      <w:marRight w:val="0"/>
      <w:marTop w:val="0"/>
      <w:marBottom w:val="0"/>
      <w:divBdr>
        <w:top w:val="none" w:sz="0" w:space="0" w:color="auto"/>
        <w:left w:val="none" w:sz="0" w:space="0" w:color="auto"/>
        <w:bottom w:val="none" w:sz="0" w:space="0" w:color="auto"/>
        <w:right w:val="none" w:sz="0" w:space="0" w:color="auto"/>
      </w:divBdr>
    </w:div>
    <w:div w:id="1538590798">
      <w:marLeft w:val="640"/>
      <w:marRight w:val="0"/>
      <w:marTop w:val="0"/>
      <w:marBottom w:val="0"/>
      <w:divBdr>
        <w:top w:val="none" w:sz="0" w:space="0" w:color="auto"/>
        <w:left w:val="none" w:sz="0" w:space="0" w:color="auto"/>
        <w:bottom w:val="none" w:sz="0" w:space="0" w:color="auto"/>
        <w:right w:val="none" w:sz="0" w:space="0" w:color="auto"/>
      </w:divBdr>
    </w:div>
    <w:div w:id="1538666003">
      <w:marLeft w:val="640"/>
      <w:marRight w:val="0"/>
      <w:marTop w:val="0"/>
      <w:marBottom w:val="0"/>
      <w:divBdr>
        <w:top w:val="none" w:sz="0" w:space="0" w:color="auto"/>
        <w:left w:val="none" w:sz="0" w:space="0" w:color="auto"/>
        <w:bottom w:val="none" w:sz="0" w:space="0" w:color="auto"/>
        <w:right w:val="none" w:sz="0" w:space="0" w:color="auto"/>
      </w:divBdr>
    </w:div>
    <w:div w:id="1538666981">
      <w:marLeft w:val="640"/>
      <w:marRight w:val="0"/>
      <w:marTop w:val="0"/>
      <w:marBottom w:val="0"/>
      <w:divBdr>
        <w:top w:val="none" w:sz="0" w:space="0" w:color="auto"/>
        <w:left w:val="none" w:sz="0" w:space="0" w:color="auto"/>
        <w:bottom w:val="none" w:sz="0" w:space="0" w:color="auto"/>
        <w:right w:val="none" w:sz="0" w:space="0" w:color="auto"/>
      </w:divBdr>
    </w:div>
    <w:div w:id="1538734603">
      <w:marLeft w:val="640"/>
      <w:marRight w:val="0"/>
      <w:marTop w:val="0"/>
      <w:marBottom w:val="0"/>
      <w:divBdr>
        <w:top w:val="none" w:sz="0" w:space="0" w:color="auto"/>
        <w:left w:val="none" w:sz="0" w:space="0" w:color="auto"/>
        <w:bottom w:val="none" w:sz="0" w:space="0" w:color="auto"/>
        <w:right w:val="none" w:sz="0" w:space="0" w:color="auto"/>
      </w:divBdr>
    </w:div>
    <w:div w:id="1538738977">
      <w:marLeft w:val="640"/>
      <w:marRight w:val="0"/>
      <w:marTop w:val="0"/>
      <w:marBottom w:val="0"/>
      <w:divBdr>
        <w:top w:val="none" w:sz="0" w:space="0" w:color="auto"/>
        <w:left w:val="none" w:sz="0" w:space="0" w:color="auto"/>
        <w:bottom w:val="none" w:sz="0" w:space="0" w:color="auto"/>
        <w:right w:val="none" w:sz="0" w:space="0" w:color="auto"/>
      </w:divBdr>
    </w:div>
    <w:div w:id="1538808116">
      <w:marLeft w:val="640"/>
      <w:marRight w:val="0"/>
      <w:marTop w:val="0"/>
      <w:marBottom w:val="0"/>
      <w:divBdr>
        <w:top w:val="none" w:sz="0" w:space="0" w:color="auto"/>
        <w:left w:val="none" w:sz="0" w:space="0" w:color="auto"/>
        <w:bottom w:val="none" w:sz="0" w:space="0" w:color="auto"/>
        <w:right w:val="none" w:sz="0" w:space="0" w:color="auto"/>
      </w:divBdr>
    </w:div>
    <w:div w:id="1538809799">
      <w:marLeft w:val="640"/>
      <w:marRight w:val="0"/>
      <w:marTop w:val="0"/>
      <w:marBottom w:val="0"/>
      <w:divBdr>
        <w:top w:val="none" w:sz="0" w:space="0" w:color="auto"/>
        <w:left w:val="none" w:sz="0" w:space="0" w:color="auto"/>
        <w:bottom w:val="none" w:sz="0" w:space="0" w:color="auto"/>
        <w:right w:val="none" w:sz="0" w:space="0" w:color="auto"/>
      </w:divBdr>
    </w:div>
    <w:div w:id="1538815449">
      <w:marLeft w:val="640"/>
      <w:marRight w:val="0"/>
      <w:marTop w:val="0"/>
      <w:marBottom w:val="0"/>
      <w:divBdr>
        <w:top w:val="none" w:sz="0" w:space="0" w:color="auto"/>
        <w:left w:val="none" w:sz="0" w:space="0" w:color="auto"/>
        <w:bottom w:val="none" w:sz="0" w:space="0" w:color="auto"/>
        <w:right w:val="none" w:sz="0" w:space="0" w:color="auto"/>
      </w:divBdr>
    </w:div>
    <w:div w:id="1538934508">
      <w:marLeft w:val="640"/>
      <w:marRight w:val="0"/>
      <w:marTop w:val="0"/>
      <w:marBottom w:val="0"/>
      <w:divBdr>
        <w:top w:val="none" w:sz="0" w:space="0" w:color="auto"/>
        <w:left w:val="none" w:sz="0" w:space="0" w:color="auto"/>
        <w:bottom w:val="none" w:sz="0" w:space="0" w:color="auto"/>
        <w:right w:val="none" w:sz="0" w:space="0" w:color="auto"/>
      </w:divBdr>
    </w:div>
    <w:div w:id="1538934836">
      <w:marLeft w:val="640"/>
      <w:marRight w:val="0"/>
      <w:marTop w:val="0"/>
      <w:marBottom w:val="0"/>
      <w:divBdr>
        <w:top w:val="none" w:sz="0" w:space="0" w:color="auto"/>
        <w:left w:val="none" w:sz="0" w:space="0" w:color="auto"/>
        <w:bottom w:val="none" w:sz="0" w:space="0" w:color="auto"/>
        <w:right w:val="none" w:sz="0" w:space="0" w:color="auto"/>
      </w:divBdr>
    </w:div>
    <w:div w:id="1539196678">
      <w:marLeft w:val="640"/>
      <w:marRight w:val="0"/>
      <w:marTop w:val="0"/>
      <w:marBottom w:val="0"/>
      <w:divBdr>
        <w:top w:val="none" w:sz="0" w:space="0" w:color="auto"/>
        <w:left w:val="none" w:sz="0" w:space="0" w:color="auto"/>
        <w:bottom w:val="none" w:sz="0" w:space="0" w:color="auto"/>
        <w:right w:val="none" w:sz="0" w:space="0" w:color="auto"/>
      </w:divBdr>
    </w:div>
    <w:div w:id="1539202015">
      <w:marLeft w:val="640"/>
      <w:marRight w:val="0"/>
      <w:marTop w:val="0"/>
      <w:marBottom w:val="0"/>
      <w:divBdr>
        <w:top w:val="none" w:sz="0" w:space="0" w:color="auto"/>
        <w:left w:val="none" w:sz="0" w:space="0" w:color="auto"/>
        <w:bottom w:val="none" w:sz="0" w:space="0" w:color="auto"/>
        <w:right w:val="none" w:sz="0" w:space="0" w:color="auto"/>
      </w:divBdr>
    </w:div>
    <w:div w:id="1539395002">
      <w:marLeft w:val="640"/>
      <w:marRight w:val="0"/>
      <w:marTop w:val="0"/>
      <w:marBottom w:val="0"/>
      <w:divBdr>
        <w:top w:val="none" w:sz="0" w:space="0" w:color="auto"/>
        <w:left w:val="none" w:sz="0" w:space="0" w:color="auto"/>
        <w:bottom w:val="none" w:sz="0" w:space="0" w:color="auto"/>
        <w:right w:val="none" w:sz="0" w:space="0" w:color="auto"/>
      </w:divBdr>
    </w:div>
    <w:div w:id="1539463775">
      <w:marLeft w:val="640"/>
      <w:marRight w:val="0"/>
      <w:marTop w:val="0"/>
      <w:marBottom w:val="0"/>
      <w:divBdr>
        <w:top w:val="none" w:sz="0" w:space="0" w:color="auto"/>
        <w:left w:val="none" w:sz="0" w:space="0" w:color="auto"/>
        <w:bottom w:val="none" w:sz="0" w:space="0" w:color="auto"/>
        <w:right w:val="none" w:sz="0" w:space="0" w:color="auto"/>
      </w:divBdr>
    </w:div>
    <w:div w:id="1539467444">
      <w:marLeft w:val="640"/>
      <w:marRight w:val="0"/>
      <w:marTop w:val="0"/>
      <w:marBottom w:val="0"/>
      <w:divBdr>
        <w:top w:val="none" w:sz="0" w:space="0" w:color="auto"/>
        <w:left w:val="none" w:sz="0" w:space="0" w:color="auto"/>
        <w:bottom w:val="none" w:sz="0" w:space="0" w:color="auto"/>
        <w:right w:val="none" w:sz="0" w:space="0" w:color="auto"/>
      </w:divBdr>
    </w:div>
    <w:div w:id="1539470512">
      <w:marLeft w:val="640"/>
      <w:marRight w:val="0"/>
      <w:marTop w:val="0"/>
      <w:marBottom w:val="0"/>
      <w:divBdr>
        <w:top w:val="none" w:sz="0" w:space="0" w:color="auto"/>
        <w:left w:val="none" w:sz="0" w:space="0" w:color="auto"/>
        <w:bottom w:val="none" w:sz="0" w:space="0" w:color="auto"/>
        <w:right w:val="none" w:sz="0" w:space="0" w:color="auto"/>
      </w:divBdr>
    </w:div>
    <w:div w:id="1539507671">
      <w:marLeft w:val="640"/>
      <w:marRight w:val="0"/>
      <w:marTop w:val="0"/>
      <w:marBottom w:val="0"/>
      <w:divBdr>
        <w:top w:val="none" w:sz="0" w:space="0" w:color="auto"/>
        <w:left w:val="none" w:sz="0" w:space="0" w:color="auto"/>
        <w:bottom w:val="none" w:sz="0" w:space="0" w:color="auto"/>
        <w:right w:val="none" w:sz="0" w:space="0" w:color="auto"/>
      </w:divBdr>
    </w:div>
    <w:div w:id="1539661315">
      <w:marLeft w:val="640"/>
      <w:marRight w:val="0"/>
      <w:marTop w:val="0"/>
      <w:marBottom w:val="0"/>
      <w:divBdr>
        <w:top w:val="none" w:sz="0" w:space="0" w:color="auto"/>
        <w:left w:val="none" w:sz="0" w:space="0" w:color="auto"/>
        <w:bottom w:val="none" w:sz="0" w:space="0" w:color="auto"/>
        <w:right w:val="none" w:sz="0" w:space="0" w:color="auto"/>
      </w:divBdr>
    </w:div>
    <w:div w:id="1539662631">
      <w:marLeft w:val="640"/>
      <w:marRight w:val="0"/>
      <w:marTop w:val="0"/>
      <w:marBottom w:val="0"/>
      <w:divBdr>
        <w:top w:val="none" w:sz="0" w:space="0" w:color="auto"/>
        <w:left w:val="none" w:sz="0" w:space="0" w:color="auto"/>
        <w:bottom w:val="none" w:sz="0" w:space="0" w:color="auto"/>
        <w:right w:val="none" w:sz="0" w:space="0" w:color="auto"/>
      </w:divBdr>
    </w:div>
    <w:div w:id="1539665320">
      <w:marLeft w:val="640"/>
      <w:marRight w:val="0"/>
      <w:marTop w:val="0"/>
      <w:marBottom w:val="0"/>
      <w:divBdr>
        <w:top w:val="none" w:sz="0" w:space="0" w:color="auto"/>
        <w:left w:val="none" w:sz="0" w:space="0" w:color="auto"/>
        <w:bottom w:val="none" w:sz="0" w:space="0" w:color="auto"/>
        <w:right w:val="none" w:sz="0" w:space="0" w:color="auto"/>
      </w:divBdr>
    </w:div>
    <w:div w:id="1539707631">
      <w:marLeft w:val="640"/>
      <w:marRight w:val="0"/>
      <w:marTop w:val="0"/>
      <w:marBottom w:val="0"/>
      <w:divBdr>
        <w:top w:val="none" w:sz="0" w:space="0" w:color="auto"/>
        <w:left w:val="none" w:sz="0" w:space="0" w:color="auto"/>
        <w:bottom w:val="none" w:sz="0" w:space="0" w:color="auto"/>
        <w:right w:val="none" w:sz="0" w:space="0" w:color="auto"/>
      </w:divBdr>
    </w:div>
    <w:div w:id="1539850690">
      <w:marLeft w:val="640"/>
      <w:marRight w:val="0"/>
      <w:marTop w:val="0"/>
      <w:marBottom w:val="0"/>
      <w:divBdr>
        <w:top w:val="none" w:sz="0" w:space="0" w:color="auto"/>
        <w:left w:val="none" w:sz="0" w:space="0" w:color="auto"/>
        <w:bottom w:val="none" w:sz="0" w:space="0" w:color="auto"/>
        <w:right w:val="none" w:sz="0" w:space="0" w:color="auto"/>
      </w:divBdr>
    </w:div>
    <w:div w:id="1539852179">
      <w:marLeft w:val="640"/>
      <w:marRight w:val="0"/>
      <w:marTop w:val="0"/>
      <w:marBottom w:val="0"/>
      <w:divBdr>
        <w:top w:val="none" w:sz="0" w:space="0" w:color="auto"/>
        <w:left w:val="none" w:sz="0" w:space="0" w:color="auto"/>
        <w:bottom w:val="none" w:sz="0" w:space="0" w:color="auto"/>
        <w:right w:val="none" w:sz="0" w:space="0" w:color="auto"/>
      </w:divBdr>
    </w:div>
    <w:div w:id="1539858765">
      <w:marLeft w:val="640"/>
      <w:marRight w:val="0"/>
      <w:marTop w:val="0"/>
      <w:marBottom w:val="0"/>
      <w:divBdr>
        <w:top w:val="none" w:sz="0" w:space="0" w:color="auto"/>
        <w:left w:val="none" w:sz="0" w:space="0" w:color="auto"/>
        <w:bottom w:val="none" w:sz="0" w:space="0" w:color="auto"/>
        <w:right w:val="none" w:sz="0" w:space="0" w:color="auto"/>
      </w:divBdr>
    </w:div>
    <w:div w:id="1539928073">
      <w:marLeft w:val="640"/>
      <w:marRight w:val="0"/>
      <w:marTop w:val="0"/>
      <w:marBottom w:val="0"/>
      <w:divBdr>
        <w:top w:val="none" w:sz="0" w:space="0" w:color="auto"/>
        <w:left w:val="none" w:sz="0" w:space="0" w:color="auto"/>
        <w:bottom w:val="none" w:sz="0" w:space="0" w:color="auto"/>
        <w:right w:val="none" w:sz="0" w:space="0" w:color="auto"/>
      </w:divBdr>
    </w:div>
    <w:div w:id="1539971798">
      <w:marLeft w:val="640"/>
      <w:marRight w:val="0"/>
      <w:marTop w:val="0"/>
      <w:marBottom w:val="0"/>
      <w:divBdr>
        <w:top w:val="none" w:sz="0" w:space="0" w:color="auto"/>
        <w:left w:val="none" w:sz="0" w:space="0" w:color="auto"/>
        <w:bottom w:val="none" w:sz="0" w:space="0" w:color="auto"/>
        <w:right w:val="none" w:sz="0" w:space="0" w:color="auto"/>
      </w:divBdr>
    </w:div>
    <w:div w:id="1540124420">
      <w:marLeft w:val="640"/>
      <w:marRight w:val="0"/>
      <w:marTop w:val="0"/>
      <w:marBottom w:val="0"/>
      <w:divBdr>
        <w:top w:val="none" w:sz="0" w:space="0" w:color="auto"/>
        <w:left w:val="none" w:sz="0" w:space="0" w:color="auto"/>
        <w:bottom w:val="none" w:sz="0" w:space="0" w:color="auto"/>
        <w:right w:val="none" w:sz="0" w:space="0" w:color="auto"/>
      </w:divBdr>
    </w:div>
    <w:div w:id="1540163315">
      <w:marLeft w:val="640"/>
      <w:marRight w:val="0"/>
      <w:marTop w:val="0"/>
      <w:marBottom w:val="0"/>
      <w:divBdr>
        <w:top w:val="none" w:sz="0" w:space="0" w:color="auto"/>
        <w:left w:val="none" w:sz="0" w:space="0" w:color="auto"/>
        <w:bottom w:val="none" w:sz="0" w:space="0" w:color="auto"/>
        <w:right w:val="none" w:sz="0" w:space="0" w:color="auto"/>
      </w:divBdr>
    </w:div>
    <w:div w:id="1540314252">
      <w:marLeft w:val="640"/>
      <w:marRight w:val="0"/>
      <w:marTop w:val="0"/>
      <w:marBottom w:val="0"/>
      <w:divBdr>
        <w:top w:val="none" w:sz="0" w:space="0" w:color="auto"/>
        <w:left w:val="none" w:sz="0" w:space="0" w:color="auto"/>
        <w:bottom w:val="none" w:sz="0" w:space="0" w:color="auto"/>
        <w:right w:val="none" w:sz="0" w:space="0" w:color="auto"/>
      </w:divBdr>
    </w:div>
    <w:div w:id="1540319526">
      <w:marLeft w:val="640"/>
      <w:marRight w:val="0"/>
      <w:marTop w:val="0"/>
      <w:marBottom w:val="0"/>
      <w:divBdr>
        <w:top w:val="none" w:sz="0" w:space="0" w:color="auto"/>
        <w:left w:val="none" w:sz="0" w:space="0" w:color="auto"/>
        <w:bottom w:val="none" w:sz="0" w:space="0" w:color="auto"/>
        <w:right w:val="none" w:sz="0" w:space="0" w:color="auto"/>
      </w:divBdr>
    </w:div>
    <w:div w:id="1540436421">
      <w:marLeft w:val="640"/>
      <w:marRight w:val="0"/>
      <w:marTop w:val="0"/>
      <w:marBottom w:val="0"/>
      <w:divBdr>
        <w:top w:val="none" w:sz="0" w:space="0" w:color="auto"/>
        <w:left w:val="none" w:sz="0" w:space="0" w:color="auto"/>
        <w:bottom w:val="none" w:sz="0" w:space="0" w:color="auto"/>
        <w:right w:val="none" w:sz="0" w:space="0" w:color="auto"/>
      </w:divBdr>
    </w:div>
    <w:div w:id="1540437600">
      <w:marLeft w:val="640"/>
      <w:marRight w:val="0"/>
      <w:marTop w:val="0"/>
      <w:marBottom w:val="0"/>
      <w:divBdr>
        <w:top w:val="none" w:sz="0" w:space="0" w:color="auto"/>
        <w:left w:val="none" w:sz="0" w:space="0" w:color="auto"/>
        <w:bottom w:val="none" w:sz="0" w:space="0" w:color="auto"/>
        <w:right w:val="none" w:sz="0" w:space="0" w:color="auto"/>
      </w:divBdr>
    </w:div>
    <w:div w:id="1540505441">
      <w:marLeft w:val="640"/>
      <w:marRight w:val="0"/>
      <w:marTop w:val="0"/>
      <w:marBottom w:val="0"/>
      <w:divBdr>
        <w:top w:val="none" w:sz="0" w:space="0" w:color="auto"/>
        <w:left w:val="none" w:sz="0" w:space="0" w:color="auto"/>
        <w:bottom w:val="none" w:sz="0" w:space="0" w:color="auto"/>
        <w:right w:val="none" w:sz="0" w:space="0" w:color="auto"/>
      </w:divBdr>
    </w:div>
    <w:div w:id="1540510014">
      <w:marLeft w:val="640"/>
      <w:marRight w:val="0"/>
      <w:marTop w:val="0"/>
      <w:marBottom w:val="0"/>
      <w:divBdr>
        <w:top w:val="none" w:sz="0" w:space="0" w:color="auto"/>
        <w:left w:val="none" w:sz="0" w:space="0" w:color="auto"/>
        <w:bottom w:val="none" w:sz="0" w:space="0" w:color="auto"/>
        <w:right w:val="none" w:sz="0" w:space="0" w:color="auto"/>
      </w:divBdr>
    </w:div>
    <w:div w:id="1540511326">
      <w:marLeft w:val="640"/>
      <w:marRight w:val="0"/>
      <w:marTop w:val="0"/>
      <w:marBottom w:val="0"/>
      <w:divBdr>
        <w:top w:val="none" w:sz="0" w:space="0" w:color="auto"/>
        <w:left w:val="none" w:sz="0" w:space="0" w:color="auto"/>
        <w:bottom w:val="none" w:sz="0" w:space="0" w:color="auto"/>
        <w:right w:val="none" w:sz="0" w:space="0" w:color="auto"/>
      </w:divBdr>
    </w:div>
    <w:div w:id="1540580611">
      <w:marLeft w:val="640"/>
      <w:marRight w:val="0"/>
      <w:marTop w:val="0"/>
      <w:marBottom w:val="0"/>
      <w:divBdr>
        <w:top w:val="none" w:sz="0" w:space="0" w:color="auto"/>
        <w:left w:val="none" w:sz="0" w:space="0" w:color="auto"/>
        <w:bottom w:val="none" w:sz="0" w:space="0" w:color="auto"/>
        <w:right w:val="none" w:sz="0" w:space="0" w:color="auto"/>
      </w:divBdr>
    </w:div>
    <w:div w:id="1540583684">
      <w:marLeft w:val="640"/>
      <w:marRight w:val="0"/>
      <w:marTop w:val="0"/>
      <w:marBottom w:val="0"/>
      <w:divBdr>
        <w:top w:val="none" w:sz="0" w:space="0" w:color="auto"/>
        <w:left w:val="none" w:sz="0" w:space="0" w:color="auto"/>
        <w:bottom w:val="none" w:sz="0" w:space="0" w:color="auto"/>
        <w:right w:val="none" w:sz="0" w:space="0" w:color="auto"/>
      </w:divBdr>
    </w:div>
    <w:div w:id="1540700690">
      <w:marLeft w:val="640"/>
      <w:marRight w:val="0"/>
      <w:marTop w:val="0"/>
      <w:marBottom w:val="0"/>
      <w:divBdr>
        <w:top w:val="none" w:sz="0" w:space="0" w:color="auto"/>
        <w:left w:val="none" w:sz="0" w:space="0" w:color="auto"/>
        <w:bottom w:val="none" w:sz="0" w:space="0" w:color="auto"/>
        <w:right w:val="none" w:sz="0" w:space="0" w:color="auto"/>
      </w:divBdr>
    </w:div>
    <w:div w:id="1540704759">
      <w:marLeft w:val="640"/>
      <w:marRight w:val="0"/>
      <w:marTop w:val="0"/>
      <w:marBottom w:val="0"/>
      <w:divBdr>
        <w:top w:val="none" w:sz="0" w:space="0" w:color="auto"/>
        <w:left w:val="none" w:sz="0" w:space="0" w:color="auto"/>
        <w:bottom w:val="none" w:sz="0" w:space="0" w:color="auto"/>
        <w:right w:val="none" w:sz="0" w:space="0" w:color="auto"/>
      </w:divBdr>
    </w:div>
    <w:div w:id="1540817461">
      <w:marLeft w:val="640"/>
      <w:marRight w:val="0"/>
      <w:marTop w:val="0"/>
      <w:marBottom w:val="0"/>
      <w:divBdr>
        <w:top w:val="none" w:sz="0" w:space="0" w:color="auto"/>
        <w:left w:val="none" w:sz="0" w:space="0" w:color="auto"/>
        <w:bottom w:val="none" w:sz="0" w:space="0" w:color="auto"/>
        <w:right w:val="none" w:sz="0" w:space="0" w:color="auto"/>
      </w:divBdr>
    </w:div>
    <w:div w:id="1540899876">
      <w:marLeft w:val="640"/>
      <w:marRight w:val="0"/>
      <w:marTop w:val="0"/>
      <w:marBottom w:val="0"/>
      <w:divBdr>
        <w:top w:val="none" w:sz="0" w:space="0" w:color="auto"/>
        <w:left w:val="none" w:sz="0" w:space="0" w:color="auto"/>
        <w:bottom w:val="none" w:sz="0" w:space="0" w:color="auto"/>
        <w:right w:val="none" w:sz="0" w:space="0" w:color="auto"/>
      </w:divBdr>
    </w:div>
    <w:div w:id="1540972251">
      <w:marLeft w:val="640"/>
      <w:marRight w:val="0"/>
      <w:marTop w:val="0"/>
      <w:marBottom w:val="0"/>
      <w:divBdr>
        <w:top w:val="none" w:sz="0" w:space="0" w:color="auto"/>
        <w:left w:val="none" w:sz="0" w:space="0" w:color="auto"/>
        <w:bottom w:val="none" w:sz="0" w:space="0" w:color="auto"/>
        <w:right w:val="none" w:sz="0" w:space="0" w:color="auto"/>
      </w:divBdr>
    </w:div>
    <w:div w:id="1540974402">
      <w:marLeft w:val="640"/>
      <w:marRight w:val="0"/>
      <w:marTop w:val="0"/>
      <w:marBottom w:val="0"/>
      <w:divBdr>
        <w:top w:val="none" w:sz="0" w:space="0" w:color="auto"/>
        <w:left w:val="none" w:sz="0" w:space="0" w:color="auto"/>
        <w:bottom w:val="none" w:sz="0" w:space="0" w:color="auto"/>
        <w:right w:val="none" w:sz="0" w:space="0" w:color="auto"/>
      </w:divBdr>
    </w:div>
    <w:div w:id="1541014397">
      <w:marLeft w:val="640"/>
      <w:marRight w:val="0"/>
      <w:marTop w:val="0"/>
      <w:marBottom w:val="0"/>
      <w:divBdr>
        <w:top w:val="none" w:sz="0" w:space="0" w:color="auto"/>
        <w:left w:val="none" w:sz="0" w:space="0" w:color="auto"/>
        <w:bottom w:val="none" w:sz="0" w:space="0" w:color="auto"/>
        <w:right w:val="none" w:sz="0" w:space="0" w:color="auto"/>
      </w:divBdr>
    </w:div>
    <w:div w:id="1541043931">
      <w:marLeft w:val="640"/>
      <w:marRight w:val="0"/>
      <w:marTop w:val="0"/>
      <w:marBottom w:val="0"/>
      <w:divBdr>
        <w:top w:val="none" w:sz="0" w:space="0" w:color="auto"/>
        <w:left w:val="none" w:sz="0" w:space="0" w:color="auto"/>
        <w:bottom w:val="none" w:sz="0" w:space="0" w:color="auto"/>
        <w:right w:val="none" w:sz="0" w:space="0" w:color="auto"/>
      </w:divBdr>
    </w:div>
    <w:div w:id="1541090839">
      <w:marLeft w:val="640"/>
      <w:marRight w:val="0"/>
      <w:marTop w:val="0"/>
      <w:marBottom w:val="0"/>
      <w:divBdr>
        <w:top w:val="none" w:sz="0" w:space="0" w:color="auto"/>
        <w:left w:val="none" w:sz="0" w:space="0" w:color="auto"/>
        <w:bottom w:val="none" w:sz="0" w:space="0" w:color="auto"/>
        <w:right w:val="none" w:sz="0" w:space="0" w:color="auto"/>
      </w:divBdr>
    </w:div>
    <w:div w:id="1541094321">
      <w:marLeft w:val="640"/>
      <w:marRight w:val="0"/>
      <w:marTop w:val="0"/>
      <w:marBottom w:val="0"/>
      <w:divBdr>
        <w:top w:val="none" w:sz="0" w:space="0" w:color="auto"/>
        <w:left w:val="none" w:sz="0" w:space="0" w:color="auto"/>
        <w:bottom w:val="none" w:sz="0" w:space="0" w:color="auto"/>
        <w:right w:val="none" w:sz="0" w:space="0" w:color="auto"/>
      </w:divBdr>
    </w:div>
    <w:div w:id="1541164656">
      <w:marLeft w:val="640"/>
      <w:marRight w:val="0"/>
      <w:marTop w:val="0"/>
      <w:marBottom w:val="0"/>
      <w:divBdr>
        <w:top w:val="none" w:sz="0" w:space="0" w:color="auto"/>
        <w:left w:val="none" w:sz="0" w:space="0" w:color="auto"/>
        <w:bottom w:val="none" w:sz="0" w:space="0" w:color="auto"/>
        <w:right w:val="none" w:sz="0" w:space="0" w:color="auto"/>
      </w:divBdr>
    </w:div>
    <w:div w:id="1541168617">
      <w:marLeft w:val="640"/>
      <w:marRight w:val="0"/>
      <w:marTop w:val="0"/>
      <w:marBottom w:val="0"/>
      <w:divBdr>
        <w:top w:val="none" w:sz="0" w:space="0" w:color="auto"/>
        <w:left w:val="none" w:sz="0" w:space="0" w:color="auto"/>
        <w:bottom w:val="none" w:sz="0" w:space="0" w:color="auto"/>
        <w:right w:val="none" w:sz="0" w:space="0" w:color="auto"/>
      </w:divBdr>
    </w:div>
    <w:div w:id="1541242409">
      <w:marLeft w:val="640"/>
      <w:marRight w:val="0"/>
      <w:marTop w:val="0"/>
      <w:marBottom w:val="0"/>
      <w:divBdr>
        <w:top w:val="none" w:sz="0" w:space="0" w:color="auto"/>
        <w:left w:val="none" w:sz="0" w:space="0" w:color="auto"/>
        <w:bottom w:val="none" w:sz="0" w:space="0" w:color="auto"/>
        <w:right w:val="none" w:sz="0" w:space="0" w:color="auto"/>
      </w:divBdr>
    </w:div>
    <w:div w:id="1541356277">
      <w:marLeft w:val="640"/>
      <w:marRight w:val="0"/>
      <w:marTop w:val="0"/>
      <w:marBottom w:val="0"/>
      <w:divBdr>
        <w:top w:val="none" w:sz="0" w:space="0" w:color="auto"/>
        <w:left w:val="none" w:sz="0" w:space="0" w:color="auto"/>
        <w:bottom w:val="none" w:sz="0" w:space="0" w:color="auto"/>
        <w:right w:val="none" w:sz="0" w:space="0" w:color="auto"/>
      </w:divBdr>
    </w:div>
    <w:div w:id="1541358499">
      <w:marLeft w:val="640"/>
      <w:marRight w:val="0"/>
      <w:marTop w:val="0"/>
      <w:marBottom w:val="0"/>
      <w:divBdr>
        <w:top w:val="none" w:sz="0" w:space="0" w:color="auto"/>
        <w:left w:val="none" w:sz="0" w:space="0" w:color="auto"/>
        <w:bottom w:val="none" w:sz="0" w:space="0" w:color="auto"/>
        <w:right w:val="none" w:sz="0" w:space="0" w:color="auto"/>
      </w:divBdr>
    </w:div>
    <w:div w:id="1541360309">
      <w:marLeft w:val="640"/>
      <w:marRight w:val="0"/>
      <w:marTop w:val="0"/>
      <w:marBottom w:val="0"/>
      <w:divBdr>
        <w:top w:val="none" w:sz="0" w:space="0" w:color="auto"/>
        <w:left w:val="none" w:sz="0" w:space="0" w:color="auto"/>
        <w:bottom w:val="none" w:sz="0" w:space="0" w:color="auto"/>
        <w:right w:val="none" w:sz="0" w:space="0" w:color="auto"/>
      </w:divBdr>
    </w:div>
    <w:div w:id="1541436211">
      <w:marLeft w:val="640"/>
      <w:marRight w:val="0"/>
      <w:marTop w:val="0"/>
      <w:marBottom w:val="0"/>
      <w:divBdr>
        <w:top w:val="none" w:sz="0" w:space="0" w:color="auto"/>
        <w:left w:val="none" w:sz="0" w:space="0" w:color="auto"/>
        <w:bottom w:val="none" w:sz="0" w:space="0" w:color="auto"/>
        <w:right w:val="none" w:sz="0" w:space="0" w:color="auto"/>
      </w:divBdr>
    </w:div>
    <w:div w:id="1541474207">
      <w:marLeft w:val="640"/>
      <w:marRight w:val="0"/>
      <w:marTop w:val="0"/>
      <w:marBottom w:val="0"/>
      <w:divBdr>
        <w:top w:val="none" w:sz="0" w:space="0" w:color="auto"/>
        <w:left w:val="none" w:sz="0" w:space="0" w:color="auto"/>
        <w:bottom w:val="none" w:sz="0" w:space="0" w:color="auto"/>
        <w:right w:val="none" w:sz="0" w:space="0" w:color="auto"/>
      </w:divBdr>
    </w:div>
    <w:div w:id="1541474288">
      <w:marLeft w:val="640"/>
      <w:marRight w:val="0"/>
      <w:marTop w:val="0"/>
      <w:marBottom w:val="0"/>
      <w:divBdr>
        <w:top w:val="none" w:sz="0" w:space="0" w:color="auto"/>
        <w:left w:val="none" w:sz="0" w:space="0" w:color="auto"/>
        <w:bottom w:val="none" w:sz="0" w:space="0" w:color="auto"/>
        <w:right w:val="none" w:sz="0" w:space="0" w:color="auto"/>
      </w:divBdr>
    </w:div>
    <w:div w:id="1541550467">
      <w:marLeft w:val="640"/>
      <w:marRight w:val="0"/>
      <w:marTop w:val="0"/>
      <w:marBottom w:val="0"/>
      <w:divBdr>
        <w:top w:val="none" w:sz="0" w:space="0" w:color="auto"/>
        <w:left w:val="none" w:sz="0" w:space="0" w:color="auto"/>
        <w:bottom w:val="none" w:sz="0" w:space="0" w:color="auto"/>
        <w:right w:val="none" w:sz="0" w:space="0" w:color="auto"/>
      </w:divBdr>
    </w:div>
    <w:div w:id="1541550700">
      <w:marLeft w:val="640"/>
      <w:marRight w:val="0"/>
      <w:marTop w:val="0"/>
      <w:marBottom w:val="0"/>
      <w:divBdr>
        <w:top w:val="none" w:sz="0" w:space="0" w:color="auto"/>
        <w:left w:val="none" w:sz="0" w:space="0" w:color="auto"/>
        <w:bottom w:val="none" w:sz="0" w:space="0" w:color="auto"/>
        <w:right w:val="none" w:sz="0" w:space="0" w:color="auto"/>
      </w:divBdr>
    </w:div>
    <w:div w:id="1541553518">
      <w:marLeft w:val="640"/>
      <w:marRight w:val="0"/>
      <w:marTop w:val="0"/>
      <w:marBottom w:val="0"/>
      <w:divBdr>
        <w:top w:val="none" w:sz="0" w:space="0" w:color="auto"/>
        <w:left w:val="none" w:sz="0" w:space="0" w:color="auto"/>
        <w:bottom w:val="none" w:sz="0" w:space="0" w:color="auto"/>
        <w:right w:val="none" w:sz="0" w:space="0" w:color="auto"/>
      </w:divBdr>
    </w:div>
    <w:div w:id="1541555703">
      <w:marLeft w:val="640"/>
      <w:marRight w:val="0"/>
      <w:marTop w:val="0"/>
      <w:marBottom w:val="0"/>
      <w:divBdr>
        <w:top w:val="none" w:sz="0" w:space="0" w:color="auto"/>
        <w:left w:val="none" w:sz="0" w:space="0" w:color="auto"/>
        <w:bottom w:val="none" w:sz="0" w:space="0" w:color="auto"/>
        <w:right w:val="none" w:sz="0" w:space="0" w:color="auto"/>
      </w:divBdr>
    </w:div>
    <w:div w:id="1541629943">
      <w:marLeft w:val="640"/>
      <w:marRight w:val="0"/>
      <w:marTop w:val="0"/>
      <w:marBottom w:val="0"/>
      <w:divBdr>
        <w:top w:val="none" w:sz="0" w:space="0" w:color="auto"/>
        <w:left w:val="none" w:sz="0" w:space="0" w:color="auto"/>
        <w:bottom w:val="none" w:sz="0" w:space="0" w:color="auto"/>
        <w:right w:val="none" w:sz="0" w:space="0" w:color="auto"/>
      </w:divBdr>
    </w:div>
    <w:div w:id="1541630922">
      <w:marLeft w:val="640"/>
      <w:marRight w:val="0"/>
      <w:marTop w:val="0"/>
      <w:marBottom w:val="0"/>
      <w:divBdr>
        <w:top w:val="none" w:sz="0" w:space="0" w:color="auto"/>
        <w:left w:val="none" w:sz="0" w:space="0" w:color="auto"/>
        <w:bottom w:val="none" w:sz="0" w:space="0" w:color="auto"/>
        <w:right w:val="none" w:sz="0" w:space="0" w:color="auto"/>
      </w:divBdr>
    </w:div>
    <w:div w:id="1541741581">
      <w:marLeft w:val="640"/>
      <w:marRight w:val="0"/>
      <w:marTop w:val="0"/>
      <w:marBottom w:val="0"/>
      <w:divBdr>
        <w:top w:val="none" w:sz="0" w:space="0" w:color="auto"/>
        <w:left w:val="none" w:sz="0" w:space="0" w:color="auto"/>
        <w:bottom w:val="none" w:sz="0" w:space="0" w:color="auto"/>
        <w:right w:val="none" w:sz="0" w:space="0" w:color="auto"/>
      </w:divBdr>
    </w:div>
    <w:div w:id="1541746193">
      <w:marLeft w:val="640"/>
      <w:marRight w:val="0"/>
      <w:marTop w:val="0"/>
      <w:marBottom w:val="0"/>
      <w:divBdr>
        <w:top w:val="none" w:sz="0" w:space="0" w:color="auto"/>
        <w:left w:val="none" w:sz="0" w:space="0" w:color="auto"/>
        <w:bottom w:val="none" w:sz="0" w:space="0" w:color="auto"/>
        <w:right w:val="none" w:sz="0" w:space="0" w:color="auto"/>
      </w:divBdr>
    </w:div>
    <w:div w:id="1541825230">
      <w:marLeft w:val="640"/>
      <w:marRight w:val="0"/>
      <w:marTop w:val="0"/>
      <w:marBottom w:val="0"/>
      <w:divBdr>
        <w:top w:val="none" w:sz="0" w:space="0" w:color="auto"/>
        <w:left w:val="none" w:sz="0" w:space="0" w:color="auto"/>
        <w:bottom w:val="none" w:sz="0" w:space="0" w:color="auto"/>
        <w:right w:val="none" w:sz="0" w:space="0" w:color="auto"/>
      </w:divBdr>
    </w:div>
    <w:div w:id="1541933620">
      <w:marLeft w:val="640"/>
      <w:marRight w:val="0"/>
      <w:marTop w:val="0"/>
      <w:marBottom w:val="0"/>
      <w:divBdr>
        <w:top w:val="none" w:sz="0" w:space="0" w:color="auto"/>
        <w:left w:val="none" w:sz="0" w:space="0" w:color="auto"/>
        <w:bottom w:val="none" w:sz="0" w:space="0" w:color="auto"/>
        <w:right w:val="none" w:sz="0" w:space="0" w:color="auto"/>
      </w:divBdr>
    </w:div>
    <w:div w:id="1541937229">
      <w:marLeft w:val="640"/>
      <w:marRight w:val="0"/>
      <w:marTop w:val="0"/>
      <w:marBottom w:val="0"/>
      <w:divBdr>
        <w:top w:val="none" w:sz="0" w:space="0" w:color="auto"/>
        <w:left w:val="none" w:sz="0" w:space="0" w:color="auto"/>
        <w:bottom w:val="none" w:sz="0" w:space="0" w:color="auto"/>
        <w:right w:val="none" w:sz="0" w:space="0" w:color="auto"/>
      </w:divBdr>
    </w:div>
    <w:div w:id="1542324292">
      <w:marLeft w:val="640"/>
      <w:marRight w:val="0"/>
      <w:marTop w:val="0"/>
      <w:marBottom w:val="0"/>
      <w:divBdr>
        <w:top w:val="none" w:sz="0" w:space="0" w:color="auto"/>
        <w:left w:val="none" w:sz="0" w:space="0" w:color="auto"/>
        <w:bottom w:val="none" w:sz="0" w:space="0" w:color="auto"/>
        <w:right w:val="none" w:sz="0" w:space="0" w:color="auto"/>
      </w:divBdr>
    </w:div>
    <w:div w:id="1542325937">
      <w:marLeft w:val="640"/>
      <w:marRight w:val="0"/>
      <w:marTop w:val="0"/>
      <w:marBottom w:val="0"/>
      <w:divBdr>
        <w:top w:val="none" w:sz="0" w:space="0" w:color="auto"/>
        <w:left w:val="none" w:sz="0" w:space="0" w:color="auto"/>
        <w:bottom w:val="none" w:sz="0" w:space="0" w:color="auto"/>
        <w:right w:val="none" w:sz="0" w:space="0" w:color="auto"/>
      </w:divBdr>
    </w:div>
    <w:div w:id="1542328448">
      <w:marLeft w:val="640"/>
      <w:marRight w:val="0"/>
      <w:marTop w:val="0"/>
      <w:marBottom w:val="0"/>
      <w:divBdr>
        <w:top w:val="none" w:sz="0" w:space="0" w:color="auto"/>
        <w:left w:val="none" w:sz="0" w:space="0" w:color="auto"/>
        <w:bottom w:val="none" w:sz="0" w:space="0" w:color="auto"/>
        <w:right w:val="none" w:sz="0" w:space="0" w:color="auto"/>
      </w:divBdr>
    </w:div>
    <w:div w:id="1542397962">
      <w:marLeft w:val="640"/>
      <w:marRight w:val="0"/>
      <w:marTop w:val="0"/>
      <w:marBottom w:val="0"/>
      <w:divBdr>
        <w:top w:val="none" w:sz="0" w:space="0" w:color="auto"/>
        <w:left w:val="none" w:sz="0" w:space="0" w:color="auto"/>
        <w:bottom w:val="none" w:sz="0" w:space="0" w:color="auto"/>
        <w:right w:val="none" w:sz="0" w:space="0" w:color="auto"/>
      </w:divBdr>
    </w:div>
    <w:div w:id="1542401655">
      <w:marLeft w:val="640"/>
      <w:marRight w:val="0"/>
      <w:marTop w:val="0"/>
      <w:marBottom w:val="0"/>
      <w:divBdr>
        <w:top w:val="none" w:sz="0" w:space="0" w:color="auto"/>
        <w:left w:val="none" w:sz="0" w:space="0" w:color="auto"/>
        <w:bottom w:val="none" w:sz="0" w:space="0" w:color="auto"/>
        <w:right w:val="none" w:sz="0" w:space="0" w:color="auto"/>
      </w:divBdr>
    </w:div>
    <w:div w:id="1542402827">
      <w:marLeft w:val="640"/>
      <w:marRight w:val="0"/>
      <w:marTop w:val="0"/>
      <w:marBottom w:val="0"/>
      <w:divBdr>
        <w:top w:val="none" w:sz="0" w:space="0" w:color="auto"/>
        <w:left w:val="none" w:sz="0" w:space="0" w:color="auto"/>
        <w:bottom w:val="none" w:sz="0" w:space="0" w:color="auto"/>
        <w:right w:val="none" w:sz="0" w:space="0" w:color="auto"/>
      </w:divBdr>
    </w:div>
    <w:div w:id="1542479494">
      <w:marLeft w:val="640"/>
      <w:marRight w:val="0"/>
      <w:marTop w:val="0"/>
      <w:marBottom w:val="0"/>
      <w:divBdr>
        <w:top w:val="none" w:sz="0" w:space="0" w:color="auto"/>
        <w:left w:val="none" w:sz="0" w:space="0" w:color="auto"/>
        <w:bottom w:val="none" w:sz="0" w:space="0" w:color="auto"/>
        <w:right w:val="none" w:sz="0" w:space="0" w:color="auto"/>
      </w:divBdr>
    </w:div>
    <w:div w:id="1542522894">
      <w:marLeft w:val="640"/>
      <w:marRight w:val="0"/>
      <w:marTop w:val="0"/>
      <w:marBottom w:val="0"/>
      <w:divBdr>
        <w:top w:val="none" w:sz="0" w:space="0" w:color="auto"/>
        <w:left w:val="none" w:sz="0" w:space="0" w:color="auto"/>
        <w:bottom w:val="none" w:sz="0" w:space="0" w:color="auto"/>
        <w:right w:val="none" w:sz="0" w:space="0" w:color="auto"/>
      </w:divBdr>
    </w:div>
    <w:div w:id="1542549647">
      <w:marLeft w:val="640"/>
      <w:marRight w:val="0"/>
      <w:marTop w:val="0"/>
      <w:marBottom w:val="0"/>
      <w:divBdr>
        <w:top w:val="none" w:sz="0" w:space="0" w:color="auto"/>
        <w:left w:val="none" w:sz="0" w:space="0" w:color="auto"/>
        <w:bottom w:val="none" w:sz="0" w:space="0" w:color="auto"/>
        <w:right w:val="none" w:sz="0" w:space="0" w:color="auto"/>
      </w:divBdr>
    </w:div>
    <w:div w:id="1542593482">
      <w:marLeft w:val="640"/>
      <w:marRight w:val="0"/>
      <w:marTop w:val="0"/>
      <w:marBottom w:val="0"/>
      <w:divBdr>
        <w:top w:val="none" w:sz="0" w:space="0" w:color="auto"/>
        <w:left w:val="none" w:sz="0" w:space="0" w:color="auto"/>
        <w:bottom w:val="none" w:sz="0" w:space="0" w:color="auto"/>
        <w:right w:val="none" w:sz="0" w:space="0" w:color="auto"/>
      </w:divBdr>
    </w:div>
    <w:div w:id="1542598245">
      <w:marLeft w:val="640"/>
      <w:marRight w:val="0"/>
      <w:marTop w:val="0"/>
      <w:marBottom w:val="0"/>
      <w:divBdr>
        <w:top w:val="none" w:sz="0" w:space="0" w:color="auto"/>
        <w:left w:val="none" w:sz="0" w:space="0" w:color="auto"/>
        <w:bottom w:val="none" w:sz="0" w:space="0" w:color="auto"/>
        <w:right w:val="none" w:sz="0" w:space="0" w:color="auto"/>
      </w:divBdr>
    </w:div>
    <w:div w:id="1542784892">
      <w:marLeft w:val="640"/>
      <w:marRight w:val="0"/>
      <w:marTop w:val="0"/>
      <w:marBottom w:val="0"/>
      <w:divBdr>
        <w:top w:val="none" w:sz="0" w:space="0" w:color="auto"/>
        <w:left w:val="none" w:sz="0" w:space="0" w:color="auto"/>
        <w:bottom w:val="none" w:sz="0" w:space="0" w:color="auto"/>
        <w:right w:val="none" w:sz="0" w:space="0" w:color="auto"/>
      </w:divBdr>
    </w:div>
    <w:div w:id="1542789847">
      <w:marLeft w:val="640"/>
      <w:marRight w:val="0"/>
      <w:marTop w:val="0"/>
      <w:marBottom w:val="0"/>
      <w:divBdr>
        <w:top w:val="none" w:sz="0" w:space="0" w:color="auto"/>
        <w:left w:val="none" w:sz="0" w:space="0" w:color="auto"/>
        <w:bottom w:val="none" w:sz="0" w:space="0" w:color="auto"/>
        <w:right w:val="none" w:sz="0" w:space="0" w:color="auto"/>
      </w:divBdr>
    </w:div>
    <w:div w:id="1542864656">
      <w:marLeft w:val="640"/>
      <w:marRight w:val="0"/>
      <w:marTop w:val="0"/>
      <w:marBottom w:val="0"/>
      <w:divBdr>
        <w:top w:val="none" w:sz="0" w:space="0" w:color="auto"/>
        <w:left w:val="none" w:sz="0" w:space="0" w:color="auto"/>
        <w:bottom w:val="none" w:sz="0" w:space="0" w:color="auto"/>
        <w:right w:val="none" w:sz="0" w:space="0" w:color="auto"/>
      </w:divBdr>
    </w:div>
    <w:div w:id="1542939580">
      <w:marLeft w:val="640"/>
      <w:marRight w:val="0"/>
      <w:marTop w:val="0"/>
      <w:marBottom w:val="0"/>
      <w:divBdr>
        <w:top w:val="none" w:sz="0" w:space="0" w:color="auto"/>
        <w:left w:val="none" w:sz="0" w:space="0" w:color="auto"/>
        <w:bottom w:val="none" w:sz="0" w:space="0" w:color="auto"/>
        <w:right w:val="none" w:sz="0" w:space="0" w:color="auto"/>
      </w:divBdr>
    </w:div>
    <w:div w:id="1542942147">
      <w:marLeft w:val="640"/>
      <w:marRight w:val="0"/>
      <w:marTop w:val="0"/>
      <w:marBottom w:val="0"/>
      <w:divBdr>
        <w:top w:val="none" w:sz="0" w:space="0" w:color="auto"/>
        <w:left w:val="none" w:sz="0" w:space="0" w:color="auto"/>
        <w:bottom w:val="none" w:sz="0" w:space="0" w:color="auto"/>
        <w:right w:val="none" w:sz="0" w:space="0" w:color="auto"/>
      </w:divBdr>
    </w:div>
    <w:div w:id="1543051211">
      <w:marLeft w:val="640"/>
      <w:marRight w:val="0"/>
      <w:marTop w:val="0"/>
      <w:marBottom w:val="0"/>
      <w:divBdr>
        <w:top w:val="none" w:sz="0" w:space="0" w:color="auto"/>
        <w:left w:val="none" w:sz="0" w:space="0" w:color="auto"/>
        <w:bottom w:val="none" w:sz="0" w:space="0" w:color="auto"/>
        <w:right w:val="none" w:sz="0" w:space="0" w:color="auto"/>
      </w:divBdr>
    </w:div>
    <w:div w:id="1543129868">
      <w:marLeft w:val="640"/>
      <w:marRight w:val="0"/>
      <w:marTop w:val="0"/>
      <w:marBottom w:val="0"/>
      <w:divBdr>
        <w:top w:val="none" w:sz="0" w:space="0" w:color="auto"/>
        <w:left w:val="none" w:sz="0" w:space="0" w:color="auto"/>
        <w:bottom w:val="none" w:sz="0" w:space="0" w:color="auto"/>
        <w:right w:val="none" w:sz="0" w:space="0" w:color="auto"/>
      </w:divBdr>
    </w:div>
    <w:div w:id="1543133502">
      <w:marLeft w:val="640"/>
      <w:marRight w:val="0"/>
      <w:marTop w:val="0"/>
      <w:marBottom w:val="0"/>
      <w:divBdr>
        <w:top w:val="none" w:sz="0" w:space="0" w:color="auto"/>
        <w:left w:val="none" w:sz="0" w:space="0" w:color="auto"/>
        <w:bottom w:val="none" w:sz="0" w:space="0" w:color="auto"/>
        <w:right w:val="none" w:sz="0" w:space="0" w:color="auto"/>
      </w:divBdr>
    </w:div>
    <w:div w:id="1543135117">
      <w:marLeft w:val="640"/>
      <w:marRight w:val="0"/>
      <w:marTop w:val="0"/>
      <w:marBottom w:val="0"/>
      <w:divBdr>
        <w:top w:val="none" w:sz="0" w:space="0" w:color="auto"/>
        <w:left w:val="none" w:sz="0" w:space="0" w:color="auto"/>
        <w:bottom w:val="none" w:sz="0" w:space="0" w:color="auto"/>
        <w:right w:val="none" w:sz="0" w:space="0" w:color="auto"/>
      </w:divBdr>
    </w:div>
    <w:div w:id="1543177661">
      <w:marLeft w:val="640"/>
      <w:marRight w:val="0"/>
      <w:marTop w:val="0"/>
      <w:marBottom w:val="0"/>
      <w:divBdr>
        <w:top w:val="none" w:sz="0" w:space="0" w:color="auto"/>
        <w:left w:val="none" w:sz="0" w:space="0" w:color="auto"/>
        <w:bottom w:val="none" w:sz="0" w:space="0" w:color="auto"/>
        <w:right w:val="none" w:sz="0" w:space="0" w:color="auto"/>
      </w:divBdr>
    </w:div>
    <w:div w:id="1543253255">
      <w:marLeft w:val="640"/>
      <w:marRight w:val="0"/>
      <w:marTop w:val="0"/>
      <w:marBottom w:val="0"/>
      <w:divBdr>
        <w:top w:val="none" w:sz="0" w:space="0" w:color="auto"/>
        <w:left w:val="none" w:sz="0" w:space="0" w:color="auto"/>
        <w:bottom w:val="none" w:sz="0" w:space="0" w:color="auto"/>
        <w:right w:val="none" w:sz="0" w:space="0" w:color="auto"/>
      </w:divBdr>
    </w:div>
    <w:div w:id="1543321373">
      <w:marLeft w:val="640"/>
      <w:marRight w:val="0"/>
      <w:marTop w:val="0"/>
      <w:marBottom w:val="0"/>
      <w:divBdr>
        <w:top w:val="none" w:sz="0" w:space="0" w:color="auto"/>
        <w:left w:val="none" w:sz="0" w:space="0" w:color="auto"/>
        <w:bottom w:val="none" w:sz="0" w:space="0" w:color="auto"/>
        <w:right w:val="none" w:sz="0" w:space="0" w:color="auto"/>
      </w:divBdr>
    </w:div>
    <w:div w:id="1543326191">
      <w:marLeft w:val="640"/>
      <w:marRight w:val="0"/>
      <w:marTop w:val="0"/>
      <w:marBottom w:val="0"/>
      <w:divBdr>
        <w:top w:val="none" w:sz="0" w:space="0" w:color="auto"/>
        <w:left w:val="none" w:sz="0" w:space="0" w:color="auto"/>
        <w:bottom w:val="none" w:sz="0" w:space="0" w:color="auto"/>
        <w:right w:val="none" w:sz="0" w:space="0" w:color="auto"/>
      </w:divBdr>
    </w:div>
    <w:div w:id="1543326449">
      <w:marLeft w:val="640"/>
      <w:marRight w:val="0"/>
      <w:marTop w:val="0"/>
      <w:marBottom w:val="0"/>
      <w:divBdr>
        <w:top w:val="none" w:sz="0" w:space="0" w:color="auto"/>
        <w:left w:val="none" w:sz="0" w:space="0" w:color="auto"/>
        <w:bottom w:val="none" w:sz="0" w:space="0" w:color="auto"/>
        <w:right w:val="none" w:sz="0" w:space="0" w:color="auto"/>
      </w:divBdr>
    </w:div>
    <w:div w:id="1543327749">
      <w:marLeft w:val="640"/>
      <w:marRight w:val="0"/>
      <w:marTop w:val="0"/>
      <w:marBottom w:val="0"/>
      <w:divBdr>
        <w:top w:val="none" w:sz="0" w:space="0" w:color="auto"/>
        <w:left w:val="none" w:sz="0" w:space="0" w:color="auto"/>
        <w:bottom w:val="none" w:sz="0" w:space="0" w:color="auto"/>
        <w:right w:val="none" w:sz="0" w:space="0" w:color="auto"/>
      </w:divBdr>
    </w:div>
    <w:div w:id="1543328255">
      <w:marLeft w:val="640"/>
      <w:marRight w:val="0"/>
      <w:marTop w:val="0"/>
      <w:marBottom w:val="0"/>
      <w:divBdr>
        <w:top w:val="none" w:sz="0" w:space="0" w:color="auto"/>
        <w:left w:val="none" w:sz="0" w:space="0" w:color="auto"/>
        <w:bottom w:val="none" w:sz="0" w:space="0" w:color="auto"/>
        <w:right w:val="none" w:sz="0" w:space="0" w:color="auto"/>
      </w:divBdr>
    </w:div>
    <w:div w:id="1543328756">
      <w:marLeft w:val="640"/>
      <w:marRight w:val="0"/>
      <w:marTop w:val="0"/>
      <w:marBottom w:val="0"/>
      <w:divBdr>
        <w:top w:val="none" w:sz="0" w:space="0" w:color="auto"/>
        <w:left w:val="none" w:sz="0" w:space="0" w:color="auto"/>
        <w:bottom w:val="none" w:sz="0" w:space="0" w:color="auto"/>
        <w:right w:val="none" w:sz="0" w:space="0" w:color="auto"/>
      </w:divBdr>
    </w:div>
    <w:div w:id="1543399193">
      <w:marLeft w:val="640"/>
      <w:marRight w:val="0"/>
      <w:marTop w:val="0"/>
      <w:marBottom w:val="0"/>
      <w:divBdr>
        <w:top w:val="none" w:sz="0" w:space="0" w:color="auto"/>
        <w:left w:val="none" w:sz="0" w:space="0" w:color="auto"/>
        <w:bottom w:val="none" w:sz="0" w:space="0" w:color="auto"/>
        <w:right w:val="none" w:sz="0" w:space="0" w:color="auto"/>
      </w:divBdr>
    </w:div>
    <w:div w:id="1543401022">
      <w:marLeft w:val="640"/>
      <w:marRight w:val="0"/>
      <w:marTop w:val="0"/>
      <w:marBottom w:val="0"/>
      <w:divBdr>
        <w:top w:val="none" w:sz="0" w:space="0" w:color="auto"/>
        <w:left w:val="none" w:sz="0" w:space="0" w:color="auto"/>
        <w:bottom w:val="none" w:sz="0" w:space="0" w:color="auto"/>
        <w:right w:val="none" w:sz="0" w:space="0" w:color="auto"/>
      </w:divBdr>
    </w:div>
    <w:div w:id="1543401838">
      <w:marLeft w:val="640"/>
      <w:marRight w:val="0"/>
      <w:marTop w:val="0"/>
      <w:marBottom w:val="0"/>
      <w:divBdr>
        <w:top w:val="none" w:sz="0" w:space="0" w:color="auto"/>
        <w:left w:val="none" w:sz="0" w:space="0" w:color="auto"/>
        <w:bottom w:val="none" w:sz="0" w:space="0" w:color="auto"/>
        <w:right w:val="none" w:sz="0" w:space="0" w:color="auto"/>
      </w:divBdr>
    </w:div>
    <w:div w:id="1543440301">
      <w:marLeft w:val="640"/>
      <w:marRight w:val="0"/>
      <w:marTop w:val="0"/>
      <w:marBottom w:val="0"/>
      <w:divBdr>
        <w:top w:val="none" w:sz="0" w:space="0" w:color="auto"/>
        <w:left w:val="none" w:sz="0" w:space="0" w:color="auto"/>
        <w:bottom w:val="none" w:sz="0" w:space="0" w:color="auto"/>
        <w:right w:val="none" w:sz="0" w:space="0" w:color="auto"/>
      </w:divBdr>
    </w:div>
    <w:div w:id="1543522393">
      <w:marLeft w:val="640"/>
      <w:marRight w:val="0"/>
      <w:marTop w:val="0"/>
      <w:marBottom w:val="0"/>
      <w:divBdr>
        <w:top w:val="none" w:sz="0" w:space="0" w:color="auto"/>
        <w:left w:val="none" w:sz="0" w:space="0" w:color="auto"/>
        <w:bottom w:val="none" w:sz="0" w:space="0" w:color="auto"/>
        <w:right w:val="none" w:sz="0" w:space="0" w:color="auto"/>
      </w:divBdr>
    </w:div>
    <w:div w:id="1543592521">
      <w:marLeft w:val="640"/>
      <w:marRight w:val="0"/>
      <w:marTop w:val="0"/>
      <w:marBottom w:val="0"/>
      <w:divBdr>
        <w:top w:val="none" w:sz="0" w:space="0" w:color="auto"/>
        <w:left w:val="none" w:sz="0" w:space="0" w:color="auto"/>
        <w:bottom w:val="none" w:sz="0" w:space="0" w:color="auto"/>
        <w:right w:val="none" w:sz="0" w:space="0" w:color="auto"/>
      </w:divBdr>
    </w:div>
    <w:div w:id="1543635129">
      <w:marLeft w:val="640"/>
      <w:marRight w:val="0"/>
      <w:marTop w:val="0"/>
      <w:marBottom w:val="0"/>
      <w:divBdr>
        <w:top w:val="none" w:sz="0" w:space="0" w:color="auto"/>
        <w:left w:val="none" w:sz="0" w:space="0" w:color="auto"/>
        <w:bottom w:val="none" w:sz="0" w:space="0" w:color="auto"/>
        <w:right w:val="none" w:sz="0" w:space="0" w:color="auto"/>
      </w:divBdr>
    </w:div>
    <w:div w:id="1543637539">
      <w:marLeft w:val="640"/>
      <w:marRight w:val="0"/>
      <w:marTop w:val="0"/>
      <w:marBottom w:val="0"/>
      <w:divBdr>
        <w:top w:val="none" w:sz="0" w:space="0" w:color="auto"/>
        <w:left w:val="none" w:sz="0" w:space="0" w:color="auto"/>
        <w:bottom w:val="none" w:sz="0" w:space="0" w:color="auto"/>
        <w:right w:val="none" w:sz="0" w:space="0" w:color="auto"/>
      </w:divBdr>
    </w:div>
    <w:div w:id="1543639736">
      <w:marLeft w:val="640"/>
      <w:marRight w:val="0"/>
      <w:marTop w:val="0"/>
      <w:marBottom w:val="0"/>
      <w:divBdr>
        <w:top w:val="none" w:sz="0" w:space="0" w:color="auto"/>
        <w:left w:val="none" w:sz="0" w:space="0" w:color="auto"/>
        <w:bottom w:val="none" w:sz="0" w:space="0" w:color="auto"/>
        <w:right w:val="none" w:sz="0" w:space="0" w:color="auto"/>
      </w:divBdr>
    </w:div>
    <w:div w:id="1543664124">
      <w:marLeft w:val="640"/>
      <w:marRight w:val="0"/>
      <w:marTop w:val="0"/>
      <w:marBottom w:val="0"/>
      <w:divBdr>
        <w:top w:val="none" w:sz="0" w:space="0" w:color="auto"/>
        <w:left w:val="none" w:sz="0" w:space="0" w:color="auto"/>
        <w:bottom w:val="none" w:sz="0" w:space="0" w:color="auto"/>
        <w:right w:val="none" w:sz="0" w:space="0" w:color="auto"/>
      </w:divBdr>
    </w:div>
    <w:div w:id="1543666877">
      <w:marLeft w:val="640"/>
      <w:marRight w:val="0"/>
      <w:marTop w:val="0"/>
      <w:marBottom w:val="0"/>
      <w:divBdr>
        <w:top w:val="none" w:sz="0" w:space="0" w:color="auto"/>
        <w:left w:val="none" w:sz="0" w:space="0" w:color="auto"/>
        <w:bottom w:val="none" w:sz="0" w:space="0" w:color="auto"/>
        <w:right w:val="none" w:sz="0" w:space="0" w:color="auto"/>
      </w:divBdr>
    </w:div>
    <w:div w:id="1543709209">
      <w:marLeft w:val="640"/>
      <w:marRight w:val="0"/>
      <w:marTop w:val="0"/>
      <w:marBottom w:val="0"/>
      <w:divBdr>
        <w:top w:val="none" w:sz="0" w:space="0" w:color="auto"/>
        <w:left w:val="none" w:sz="0" w:space="0" w:color="auto"/>
        <w:bottom w:val="none" w:sz="0" w:space="0" w:color="auto"/>
        <w:right w:val="none" w:sz="0" w:space="0" w:color="auto"/>
      </w:divBdr>
    </w:div>
    <w:div w:id="1543713750">
      <w:marLeft w:val="640"/>
      <w:marRight w:val="0"/>
      <w:marTop w:val="0"/>
      <w:marBottom w:val="0"/>
      <w:divBdr>
        <w:top w:val="none" w:sz="0" w:space="0" w:color="auto"/>
        <w:left w:val="none" w:sz="0" w:space="0" w:color="auto"/>
        <w:bottom w:val="none" w:sz="0" w:space="0" w:color="auto"/>
        <w:right w:val="none" w:sz="0" w:space="0" w:color="auto"/>
      </w:divBdr>
    </w:div>
    <w:div w:id="1543786741">
      <w:marLeft w:val="640"/>
      <w:marRight w:val="0"/>
      <w:marTop w:val="0"/>
      <w:marBottom w:val="0"/>
      <w:divBdr>
        <w:top w:val="none" w:sz="0" w:space="0" w:color="auto"/>
        <w:left w:val="none" w:sz="0" w:space="0" w:color="auto"/>
        <w:bottom w:val="none" w:sz="0" w:space="0" w:color="auto"/>
        <w:right w:val="none" w:sz="0" w:space="0" w:color="auto"/>
      </w:divBdr>
    </w:div>
    <w:div w:id="1543790793">
      <w:marLeft w:val="640"/>
      <w:marRight w:val="0"/>
      <w:marTop w:val="0"/>
      <w:marBottom w:val="0"/>
      <w:divBdr>
        <w:top w:val="none" w:sz="0" w:space="0" w:color="auto"/>
        <w:left w:val="none" w:sz="0" w:space="0" w:color="auto"/>
        <w:bottom w:val="none" w:sz="0" w:space="0" w:color="auto"/>
        <w:right w:val="none" w:sz="0" w:space="0" w:color="auto"/>
      </w:divBdr>
    </w:div>
    <w:div w:id="1543900301">
      <w:marLeft w:val="640"/>
      <w:marRight w:val="0"/>
      <w:marTop w:val="0"/>
      <w:marBottom w:val="0"/>
      <w:divBdr>
        <w:top w:val="none" w:sz="0" w:space="0" w:color="auto"/>
        <w:left w:val="none" w:sz="0" w:space="0" w:color="auto"/>
        <w:bottom w:val="none" w:sz="0" w:space="0" w:color="auto"/>
        <w:right w:val="none" w:sz="0" w:space="0" w:color="auto"/>
      </w:divBdr>
    </w:div>
    <w:div w:id="1543906935">
      <w:marLeft w:val="640"/>
      <w:marRight w:val="0"/>
      <w:marTop w:val="0"/>
      <w:marBottom w:val="0"/>
      <w:divBdr>
        <w:top w:val="none" w:sz="0" w:space="0" w:color="auto"/>
        <w:left w:val="none" w:sz="0" w:space="0" w:color="auto"/>
        <w:bottom w:val="none" w:sz="0" w:space="0" w:color="auto"/>
        <w:right w:val="none" w:sz="0" w:space="0" w:color="auto"/>
      </w:divBdr>
    </w:div>
    <w:div w:id="1543977562">
      <w:marLeft w:val="640"/>
      <w:marRight w:val="0"/>
      <w:marTop w:val="0"/>
      <w:marBottom w:val="0"/>
      <w:divBdr>
        <w:top w:val="none" w:sz="0" w:space="0" w:color="auto"/>
        <w:left w:val="none" w:sz="0" w:space="0" w:color="auto"/>
        <w:bottom w:val="none" w:sz="0" w:space="0" w:color="auto"/>
        <w:right w:val="none" w:sz="0" w:space="0" w:color="auto"/>
      </w:divBdr>
    </w:div>
    <w:div w:id="1543978503">
      <w:marLeft w:val="640"/>
      <w:marRight w:val="0"/>
      <w:marTop w:val="0"/>
      <w:marBottom w:val="0"/>
      <w:divBdr>
        <w:top w:val="none" w:sz="0" w:space="0" w:color="auto"/>
        <w:left w:val="none" w:sz="0" w:space="0" w:color="auto"/>
        <w:bottom w:val="none" w:sz="0" w:space="0" w:color="auto"/>
        <w:right w:val="none" w:sz="0" w:space="0" w:color="auto"/>
      </w:divBdr>
    </w:div>
    <w:div w:id="1543978821">
      <w:marLeft w:val="640"/>
      <w:marRight w:val="0"/>
      <w:marTop w:val="0"/>
      <w:marBottom w:val="0"/>
      <w:divBdr>
        <w:top w:val="none" w:sz="0" w:space="0" w:color="auto"/>
        <w:left w:val="none" w:sz="0" w:space="0" w:color="auto"/>
        <w:bottom w:val="none" w:sz="0" w:space="0" w:color="auto"/>
        <w:right w:val="none" w:sz="0" w:space="0" w:color="auto"/>
      </w:divBdr>
    </w:div>
    <w:div w:id="1544057260">
      <w:marLeft w:val="640"/>
      <w:marRight w:val="0"/>
      <w:marTop w:val="0"/>
      <w:marBottom w:val="0"/>
      <w:divBdr>
        <w:top w:val="none" w:sz="0" w:space="0" w:color="auto"/>
        <w:left w:val="none" w:sz="0" w:space="0" w:color="auto"/>
        <w:bottom w:val="none" w:sz="0" w:space="0" w:color="auto"/>
        <w:right w:val="none" w:sz="0" w:space="0" w:color="auto"/>
      </w:divBdr>
    </w:div>
    <w:div w:id="1544096316">
      <w:marLeft w:val="640"/>
      <w:marRight w:val="0"/>
      <w:marTop w:val="0"/>
      <w:marBottom w:val="0"/>
      <w:divBdr>
        <w:top w:val="none" w:sz="0" w:space="0" w:color="auto"/>
        <w:left w:val="none" w:sz="0" w:space="0" w:color="auto"/>
        <w:bottom w:val="none" w:sz="0" w:space="0" w:color="auto"/>
        <w:right w:val="none" w:sz="0" w:space="0" w:color="auto"/>
      </w:divBdr>
    </w:div>
    <w:div w:id="1544096935">
      <w:marLeft w:val="640"/>
      <w:marRight w:val="0"/>
      <w:marTop w:val="0"/>
      <w:marBottom w:val="0"/>
      <w:divBdr>
        <w:top w:val="none" w:sz="0" w:space="0" w:color="auto"/>
        <w:left w:val="none" w:sz="0" w:space="0" w:color="auto"/>
        <w:bottom w:val="none" w:sz="0" w:space="0" w:color="auto"/>
        <w:right w:val="none" w:sz="0" w:space="0" w:color="auto"/>
      </w:divBdr>
    </w:div>
    <w:div w:id="1544291736">
      <w:marLeft w:val="640"/>
      <w:marRight w:val="0"/>
      <w:marTop w:val="0"/>
      <w:marBottom w:val="0"/>
      <w:divBdr>
        <w:top w:val="none" w:sz="0" w:space="0" w:color="auto"/>
        <w:left w:val="none" w:sz="0" w:space="0" w:color="auto"/>
        <w:bottom w:val="none" w:sz="0" w:space="0" w:color="auto"/>
        <w:right w:val="none" w:sz="0" w:space="0" w:color="auto"/>
      </w:divBdr>
    </w:div>
    <w:div w:id="1544293796">
      <w:marLeft w:val="640"/>
      <w:marRight w:val="0"/>
      <w:marTop w:val="0"/>
      <w:marBottom w:val="0"/>
      <w:divBdr>
        <w:top w:val="none" w:sz="0" w:space="0" w:color="auto"/>
        <w:left w:val="none" w:sz="0" w:space="0" w:color="auto"/>
        <w:bottom w:val="none" w:sz="0" w:space="0" w:color="auto"/>
        <w:right w:val="none" w:sz="0" w:space="0" w:color="auto"/>
      </w:divBdr>
    </w:div>
    <w:div w:id="1544322131">
      <w:marLeft w:val="640"/>
      <w:marRight w:val="0"/>
      <w:marTop w:val="0"/>
      <w:marBottom w:val="0"/>
      <w:divBdr>
        <w:top w:val="none" w:sz="0" w:space="0" w:color="auto"/>
        <w:left w:val="none" w:sz="0" w:space="0" w:color="auto"/>
        <w:bottom w:val="none" w:sz="0" w:space="0" w:color="auto"/>
        <w:right w:val="none" w:sz="0" w:space="0" w:color="auto"/>
      </w:divBdr>
    </w:div>
    <w:div w:id="1544517606">
      <w:marLeft w:val="640"/>
      <w:marRight w:val="0"/>
      <w:marTop w:val="0"/>
      <w:marBottom w:val="0"/>
      <w:divBdr>
        <w:top w:val="none" w:sz="0" w:space="0" w:color="auto"/>
        <w:left w:val="none" w:sz="0" w:space="0" w:color="auto"/>
        <w:bottom w:val="none" w:sz="0" w:space="0" w:color="auto"/>
        <w:right w:val="none" w:sz="0" w:space="0" w:color="auto"/>
      </w:divBdr>
    </w:div>
    <w:div w:id="1544519381">
      <w:marLeft w:val="640"/>
      <w:marRight w:val="0"/>
      <w:marTop w:val="0"/>
      <w:marBottom w:val="0"/>
      <w:divBdr>
        <w:top w:val="none" w:sz="0" w:space="0" w:color="auto"/>
        <w:left w:val="none" w:sz="0" w:space="0" w:color="auto"/>
        <w:bottom w:val="none" w:sz="0" w:space="0" w:color="auto"/>
        <w:right w:val="none" w:sz="0" w:space="0" w:color="auto"/>
      </w:divBdr>
    </w:div>
    <w:div w:id="1544558157">
      <w:marLeft w:val="640"/>
      <w:marRight w:val="0"/>
      <w:marTop w:val="0"/>
      <w:marBottom w:val="0"/>
      <w:divBdr>
        <w:top w:val="none" w:sz="0" w:space="0" w:color="auto"/>
        <w:left w:val="none" w:sz="0" w:space="0" w:color="auto"/>
        <w:bottom w:val="none" w:sz="0" w:space="0" w:color="auto"/>
        <w:right w:val="none" w:sz="0" w:space="0" w:color="auto"/>
      </w:divBdr>
    </w:div>
    <w:div w:id="1544632205">
      <w:marLeft w:val="640"/>
      <w:marRight w:val="0"/>
      <w:marTop w:val="0"/>
      <w:marBottom w:val="0"/>
      <w:divBdr>
        <w:top w:val="none" w:sz="0" w:space="0" w:color="auto"/>
        <w:left w:val="none" w:sz="0" w:space="0" w:color="auto"/>
        <w:bottom w:val="none" w:sz="0" w:space="0" w:color="auto"/>
        <w:right w:val="none" w:sz="0" w:space="0" w:color="auto"/>
      </w:divBdr>
    </w:div>
    <w:div w:id="1544706452">
      <w:marLeft w:val="640"/>
      <w:marRight w:val="0"/>
      <w:marTop w:val="0"/>
      <w:marBottom w:val="0"/>
      <w:divBdr>
        <w:top w:val="none" w:sz="0" w:space="0" w:color="auto"/>
        <w:left w:val="none" w:sz="0" w:space="0" w:color="auto"/>
        <w:bottom w:val="none" w:sz="0" w:space="0" w:color="auto"/>
        <w:right w:val="none" w:sz="0" w:space="0" w:color="auto"/>
      </w:divBdr>
    </w:div>
    <w:div w:id="1544824209">
      <w:marLeft w:val="640"/>
      <w:marRight w:val="0"/>
      <w:marTop w:val="0"/>
      <w:marBottom w:val="0"/>
      <w:divBdr>
        <w:top w:val="none" w:sz="0" w:space="0" w:color="auto"/>
        <w:left w:val="none" w:sz="0" w:space="0" w:color="auto"/>
        <w:bottom w:val="none" w:sz="0" w:space="0" w:color="auto"/>
        <w:right w:val="none" w:sz="0" w:space="0" w:color="auto"/>
      </w:divBdr>
    </w:div>
    <w:div w:id="1544902104">
      <w:marLeft w:val="640"/>
      <w:marRight w:val="0"/>
      <w:marTop w:val="0"/>
      <w:marBottom w:val="0"/>
      <w:divBdr>
        <w:top w:val="none" w:sz="0" w:space="0" w:color="auto"/>
        <w:left w:val="none" w:sz="0" w:space="0" w:color="auto"/>
        <w:bottom w:val="none" w:sz="0" w:space="0" w:color="auto"/>
        <w:right w:val="none" w:sz="0" w:space="0" w:color="auto"/>
      </w:divBdr>
    </w:div>
    <w:div w:id="1544905934">
      <w:marLeft w:val="640"/>
      <w:marRight w:val="0"/>
      <w:marTop w:val="0"/>
      <w:marBottom w:val="0"/>
      <w:divBdr>
        <w:top w:val="none" w:sz="0" w:space="0" w:color="auto"/>
        <w:left w:val="none" w:sz="0" w:space="0" w:color="auto"/>
        <w:bottom w:val="none" w:sz="0" w:space="0" w:color="auto"/>
        <w:right w:val="none" w:sz="0" w:space="0" w:color="auto"/>
      </w:divBdr>
    </w:div>
    <w:div w:id="1544948092">
      <w:marLeft w:val="640"/>
      <w:marRight w:val="0"/>
      <w:marTop w:val="0"/>
      <w:marBottom w:val="0"/>
      <w:divBdr>
        <w:top w:val="none" w:sz="0" w:space="0" w:color="auto"/>
        <w:left w:val="none" w:sz="0" w:space="0" w:color="auto"/>
        <w:bottom w:val="none" w:sz="0" w:space="0" w:color="auto"/>
        <w:right w:val="none" w:sz="0" w:space="0" w:color="auto"/>
      </w:divBdr>
    </w:div>
    <w:div w:id="1544976140">
      <w:marLeft w:val="640"/>
      <w:marRight w:val="0"/>
      <w:marTop w:val="0"/>
      <w:marBottom w:val="0"/>
      <w:divBdr>
        <w:top w:val="none" w:sz="0" w:space="0" w:color="auto"/>
        <w:left w:val="none" w:sz="0" w:space="0" w:color="auto"/>
        <w:bottom w:val="none" w:sz="0" w:space="0" w:color="auto"/>
        <w:right w:val="none" w:sz="0" w:space="0" w:color="auto"/>
      </w:divBdr>
    </w:div>
    <w:div w:id="1545019051">
      <w:marLeft w:val="640"/>
      <w:marRight w:val="0"/>
      <w:marTop w:val="0"/>
      <w:marBottom w:val="0"/>
      <w:divBdr>
        <w:top w:val="none" w:sz="0" w:space="0" w:color="auto"/>
        <w:left w:val="none" w:sz="0" w:space="0" w:color="auto"/>
        <w:bottom w:val="none" w:sz="0" w:space="0" w:color="auto"/>
        <w:right w:val="none" w:sz="0" w:space="0" w:color="auto"/>
      </w:divBdr>
    </w:div>
    <w:div w:id="1545021086">
      <w:marLeft w:val="640"/>
      <w:marRight w:val="0"/>
      <w:marTop w:val="0"/>
      <w:marBottom w:val="0"/>
      <w:divBdr>
        <w:top w:val="none" w:sz="0" w:space="0" w:color="auto"/>
        <w:left w:val="none" w:sz="0" w:space="0" w:color="auto"/>
        <w:bottom w:val="none" w:sz="0" w:space="0" w:color="auto"/>
        <w:right w:val="none" w:sz="0" w:space="0" w:color="auto"/>
      </w:divBdr>
    </w:div>
    <w:div w:id="1545025904">
      <w:marLeft w:val="640"/>
      <w:marRight w:val="0"/>
      <w:marTop w:val="0"/>
      <w:marBottom w:val="0"/>
      <w:divBdr>
        <w:top w:val="none" w:sz="0" w:space="0" w:color="auto"/>
        <w:left w:val="none" w:sz="0" w:space="0" w:color="auto"/>
        <w:bottom w:val="none" w:sz="0" w:space="0" w:color="auto"/>
        <w:right w:val="none" w:sz="0" w:space="0" w:color="auto"/>
      </w:divBdr>
    </w:div>
    <w:div w:id="1545092756">
      <w:marLeft w:val="640"/>
      <w:marRight w:val="0"/>
      <w:marTop w:val="0"/>
      <w:marBottom w:val="0"/>
      <w:divBdr>
        <w:top w:val="none" w:sz="0" w:space="0" w:color="auto"/>
        <w:left w:val="none" w:sz="0" w:space="0" w:color="auto"/>
        <w:bottom w:val="none" w:sz="0" w:space="0" w:color="auto"/>
        <w:right w:val="none" w:sz="0" w:space="0" w:color="auto"/>
      </w:divBdr>
    </w:div>
    <w:div w:id="1545142847">
      <w:marLeft w:val="640"/>
      <w:marRight w:val="0"/>
      <w:marTop w:val="0"/>
      <w:marBottom w:val="0"/>
      <w:divBdr>
        <w:top w:val="none" w:sz="0" w:space="0" w:color="auto"/>
        <w:left w:val="none" w:sz="0" w:space="0" w:color="auto"/>
        <w:bottom w:val="none" w:sz="0" w:space="0" w:color="auto"/>
        <w:right w:val="none" w:sz="0" w:space="0" w:color="auto"/>
      </w:divBdr>
    </w:div>
    <w:div w:id="1545168040">
      <w:marLeft w:val="640"/>
      <w:marRight w:val="0"/>
      <w:marTop w:val="0"/>
      <w:marBottom w:val="0"/>
      <w:divBdr>
        <w:top w:val="none" w:sz="0" w:space="0" w:color="auto"/>
        <w:left w:val="none" w:sz="0" w:space="0" w:color="auto"/>
        <w:bottom w:val="none" w:sz="0" w:space="0" w:color="auto"/>
        <w:right w:val="none" w:sz="0" w:space="0" w:color="auto"/>
      </w:divBdr>
    </w:div>
    <w:div w:id="1545214835">
      <w:marLeft w:val="640"/>
      <w:marRight w:val="0"/>
      <w:marTop w:val="0"/>
      <w:marBottom w:val="0"/>
      <w:divBdr>
        <w:top w:val="none" w:sz="0" w:space="0" w:color="auto"/>
        <w:left w:val="none" w:sz="0" w:space="0" w:color="auto"/>
        <w:bottom w:val="none" w:sz="0" w:space="0" w:color="auto"/>
        <w:right w:val="none" w:sz="0" w:space="0" w:color="auto"/>
      </w:divBdr>
    </w:div>
    <w:div w:id="1545289235">
      <w:marLeft w:val="640"/>
      <w:marRight w:val="0"/>
      <w:marTop w:val="0"/>
      <w:marBottom w:val="0"/>
      <w:divBdr>
        <w:top w:val="none" w:sz="0" w:space="0" w:color="auto"/>
        <w:left w:val="none" w:sz="0" w:space="0" w:color="auto"/>
        <w:bottom w:val="none" w:sz="0" w:space="0" w:color="auto"/>
        <w:right w:val="none" w:sz="0" w:space="0" w:color="auto"/>
      </w:divBdr>
    </w:div>
    <w:div w:id="1545368348">
      <w:marLeft w:val="640"/>
      <w:marRight w:val="0"/>
      <w:marTop w:val="0"/>
      <w:marBottom w:val="0"/>
      <w:divBdr>
        <w:top w:val="none" w:sz="0" w:space="0" w:color="auto"/>
        <w:left w:val="none" w:sz="0" w:space="0" w:color="auto"/>
        <w:bottom w:val="none" w:sz="0" w:space="0" w:color="auto"/>
        <w:right w:val="none" w:sz="0" w:space="0" w:color="auto"/>
      </w:divBdr>
    </w:div>
    <w:div w:id="1545410391">
      <w:marLeft w:val="640"/>
      <w:marRight w:val="0"/>
      <w:marTop w:val="0"/>
      <w:marBottom w:val="0"/>
      <w:divBdr>
        <w:top w:val="none" w:sz="0" w:space="0" w:color="auto"/>
        <w:left w:val="none" w:sz="0" w:space="0" w:color="auto"/>
        <w:bottom w:val="none" w:sz="0" w:space="0" w:color="auto"/>
        <w:right w:val="none" w:sz="0" w:space="0" w:color="auto"/>
      </w:divBdr>
    </w:div>
    <w:div w:id="1545410860">
      <w:marLeft w:val="640"/>
      <w:marRight w:val="0"/>
      <w:marTop w:val="0"/>
      <w:marBottom w:val="0"/>
      <w:divBdr>
        <w:top w:val="none" w:sz="0" w:space="0" w:color="auto"/>
        <w:left w:val="none" w:sz="0" w:space="0" w:color="auto"/>
        <w:bottom w:val="none" w:sz="0" w:space="0" w:color="auto"/>
        <w:right w:val="none" w:sz="0" w:space="0" w:color="auto"/>
      </w:divBdr>
    </w:div>
    <w:div w:id="1545436028">
      <w:marLeft w:val="640"/>
      <w:marRight w:val="0"/>
      <w:marTop w:val="0"/>
      <w:marBottom w:val="0"/>
      <w:divBdr>
        <w:top w:val="none" w:sz="0" w:space="0" w:color="auto"/>
        <w:left w:val="none" w:sz="0" w:space="0" w:color="auto"/>
        <w:bottom w:val="none" w:sz="0" w:space="0" w:color="auto"/>
        <w:right w:val="none" w:sz="0" w:space="0" w:color="auto"/>
      </w:divBdr>
    </w:div>
    <w:div w:id="1545481574">
      <w:marLeft w:val="640"/>
      <w:marRight w:val="0"/>
      <w:marTop w:val="0"/>
      <w:marBottom w:val="0"/>
      <w:divBdr>
        <w:top w:val="none" w:sz="0" w:space="0" w:color="auto"/>
        <w:left w:val="none" w:sz="0" w:space="0" w:color="auto"/>
        <w:bottom w:val="none" w:sz="0" w:space="0" w:color="auto"/>
        <w:right w:val="none" w:sz="0" w:space="0" w:color="auto"/>
      </w:divBdr>
    </w:div>
    <w:div w:id="1545484705">
      <w:marLeft w:val="640"/>
      <w:marRight w:val="0"/>
      <w:marTop w:val="0"/>
      <w:marBottom w:val="0"/>
      <w:divBdr>
        <w:top w:val="none" w:sz="0" w:space="0" w:color="auto"/>
        <w:left w:val="none" w:sz="0" w:space="0" w:color="auto"/>
        <w:bottom w:val="none" w:sz="0" w:space="0" w:color="auto"/>
        <w:right w:val="none" w:sz="0" w:space="0" w:color="auto"/>
      </w:divBdr>
    </w:div>
    <w:div w:id="1545563373">
      <w:marLeft w:val="640"/>
      <w:marRight w:val="0"/>
      <w:marTop w:val="0"/>
      <w:marBottom w:val="0"/>
      <w:divBdr>
        <w:top w:val="none" w:sz="0" w:space="0" w:color="auto"/>
        <w:left w:val="none" w:sz="0" w:space="0" w:color="auto"/>
        <w:bottom w:val="none" w:sz="0" w:space="0" w:color="auto"/>
        <w:right w:val="none" w:sz="0" w:space="0" w:color="auto"/>
      </w:divBdr>
    </w:div>
    <w:div w:id="1545629388">
      <w:marLeft w:val="640"/>
      <w:marRight w:val="0"/>
      <w:marTop w:val="0"/>
      <w:marBottom w:val="0"/>
      <w:divBdr>
        <w:top w:val="none" w:sz="0" w:space="0" w:color="auto"/>
        <w:left w:val="none" w:sz="0" w:space="0" w:color="auto"/>
        <w:bottom w:val="none" w:sz="0" w:space="0" w:color="auto"/>
        <w:right w:val="none" w:sz="0" w:space="0" w:color="auto"/>
      </w:divBdr>
    </w:div>
    <w:div w:id="1545631324">
      <w:marLeft w:val="640"/>
      <w:marRight w:val="0"/>
      <w:marTop w:val="0"/>
      <w:marBottom w:val="0"/>
      <w:divBdr>
        <w:top w:val="none" w:sz="0" w:space="0" w:color="auto"/>
        <w:left w:val="none" w:sz="0" w:space="0" w:color="auto"/>
        <w:bottom w:val="none" w:sz="0" w:space="0" w:color="auto"/>
        <w:right w:val="none" w:sz="0" w:space="0" w:color="auto"/>
      </w:divBdr>
    </w:div>
    <w:div w:id="1545750260">
      <w:marLeft w:val="640"/>
      <w:marRight w:val="0"/>
      <w:marTop w:val="0"/>
      <w:marBottom w:val="0"/>
      <w:divBdr>
        <w:top w:val="none" w:sz="0" w:space="0" w:color="auto"/>
        <w:left w:val="none" w:sz="0" w:space="0" w:color="auto"/>
        <w:bottom w:val="none" w:sz="0" w:space="0" w:color="auto"/>
        <w:right w:val="none" w:sz="0" w:space="0" w:color="auto"/>
      </w:divBdr>
    </w:div>
    <w:div w:id="1545752572">
      <w:marLeft w:val="640"/>
      <w:marRight w:val="0"/>
      <w:marTop w:val="0"/>
      <w:marBottom w:val="0"/>
      <w:divBdr>
        <w:top w:val="none" w:sz="0" w:space="0" w:color="auto"/>
        <w:left w:val="none" w:sz="0" w:space="0" w:color="auto"/>
        <w:bottom w:val="none" w:sz="0" w:space="0" w:color="auto"/>
        <w:right w:val="none" w:sz="0" w:space="0" w:color="auto"/>
      </w:divBdr>
    </w:div>
    <w:div w:id="1545755476">
      <w:marLeft w:val="640"/>
      <w:marRight w:val="0"/>
      <w:marTop w:val="0"/>
      <w:marBottom w:val="0"/>
      <w:divBdr>
        <w:top w:val="none" w:sz="0" w:space="0" w:color="auto"/>
        <w:left w:val="none" w:sz="0" w:space="0" w:color="auto"/>
        <w:bottom w:val="none" w:sz="0" w:space="0" w:color="auto"/>
        <w:right w:val="none" w:sz="0" w:space="0" w:color="auto"/>
      </w:divBdr>
    </w:div>
    <w:div w:id="1545825255">
      <w:marLeft w:val="640"/>
      <w:marRight w:val="0"/>
      <w:marTop w:val="0"/>
      <w:marBottom w:val="0"/>
      <w:divBdr>
        <w:top w:val="none" w:sz="0" w:space="0" w:color="auto"/>
        <w:left w:val="none" w:sz="0" w:space="0" w:color="auto"/>
        <w:bottom w:val="none" w:sz="0" w:space="0" w:color="auto"/>
        <w:right w:val="none" w:sz="0" w:space="0" w:color="auto"/>
      </w:divBdr>
    </w:div>
    <w:div w:id="1545868211">
      <w:marLeft w:val="640"/>
      <w:marRight w:val="0"/>
      <w:marTop w:val="0"/>
      <w:marBottom w:val="0"/>
      <w:divBdr>
        <w:top w:val="none" w:sz="0" w:space="0" w:color="auto"/>
        <w:left w:val="none" w:sz="0" w:space="0" w:color="auto"/>
        <w:bottom w:val="none" w:sz="0" w:space="0" w:color="auto"/>
        <w:right w:val="none" w:sz="0" w:space="0" w:color="auto"/>
      </w:divBdr>
    </w:div>
    <w:div w:id="1545873259">
      <w:marLeft w:val="640"/>
      <w:marRight w:val="0"/>
      <w:marTop w:val="0"/>
      <w:marBottom w:val="0"/>
      <w:divBdr>
        <w:top w:val="none" w:sz="0" w:space="0" w:color="auto"/>
        <w:left w:val="none" w:sz="0" w:space="0" w:color="auto"/>
        <w:bottom w:val="none" w:sz="0" w:space="0" w:color="auto"/>
        <w:right w:val="none" w:sz="0" w:space="0" w:color="auto"/>
      </w:divBdr>
    </w:div>
    <w:div w:id="1545948324">
      <w:marLeft w:val="640"/>
      <w:marRight w:val="0"/>
      <w:marTop w:val="0"/>
      <w:marBottom w:val="0"/>
      <w:divBdr>
        <w:top w:val="none" w:sz="0" w:space="0" w:color="auto"/>
        <w:left w:val="none" w:sz="0" w:space="0" w:color="auto"/>
        <w:bottom w:val="none" w:sz="0" w:space="0" w:color="auto"/>
        <w:right w:val="none" w:sz="0" w:space="0" w:color="auto"/>
      </w:divBdr>
    </w:div>
    <w:div w:id="1546018479">
      <w:marLeft w:val="640"/>
      <w:marRight w:val="0"/>
      <w:marTop w:val="0"/>
      <w:marBottom w:val="0"/>
      <w:divBdr>
        <w:top w:val="none" w:sz="0" w:space="0" w:color="auto"/>
        <w:left w:val="none" w:sz="0" w:space="0" w:color="auto"/>
        <w:bottom w:val="none" w:sz="0" w:space="0" w:color="auto"/>
        <w:right w:val="none" w:sz="0" w:space="0" w:color="auto"/>
      </w:divBdr>
    </w:div>
    <w:div w:id="1546021041">
      <w:marLeft w:val="640"/>
      <w:marRight w:val="0"/>
      <w:marTop w:val="0"/>
      <w:marBottom w:val="0"/>
      <w:divBdr>
        <w:top w:val="none" w:sz="0" w:space="0" w:color="auto"/>
        <w:left w:val="none" w:sz="0" w:space="0" w:color="auto"/>
        <w:bottom w:val="none" w:sz="0" w:space="0" w:color="auto"/>
        <w:right w:val="none" w:sz="0" w:space="0" w:color="auto"/>
      </w:divBdr>
    </w:div>
    <w:div w:id="1546059890">
      <w:marLeft w:val="640"/>
      <w:marRight w:val="0"/>
      <w:marTop w:val="0"/>
      <w:marBottom w:val="0"/>
      <w:divBdr>
        <w:top w:val="none" w:sz="0" w:space="0" w:color="auto"/>
        <w:left w:val="none" w:sz="0" w:space="0" w:color="auto"/>
        <w:bottom w:val="none" w:sz="0" w:space="0" w:color="auto"/>
        <w:right w:val="none" w:sz="0" w:space="0" w:color="auto"/>
      </w:divBdr>
    </w:div>
    <w:div w:id="1546061318">
      <w:marLeft w:val="640"/>
      <w:marRight w:val="0"/>
      <w:marTop w:val="0"/>
      <w:marBottom w:val="0"/>
      <w:divBdr>
        <w:top w:val="none" w:sz="0" w:space="0" w:color="auto"/>
        <w:left w:val="none" w:sz="0" w:space="0" w:color="auto"/>
        <w:bottom w:val="none" w:sz="0" w:space="0" w:color="auto"/>
        <w:right w:val="none" w:sz="0" w:space="0" w:color="auto"/>
      </w:divBdr>
    </w:div>
    <w:div w:id="1546137317">
      <w:marLeft w:val="640"/>
      <w:marRight w:val="0"/>
      <w:marTop w:val="0"/>
      <w:marBottom w:val="0"/>
      <w:divBdr>
        <w:top w:val="none" w:sz="0" w:space="0" w:color="auto"/>
        <w:left w:val="none" w:sz="0" w:space="0" w:color="auto"/>
        <w:bottom w:val="none" w:sz="0" w:space="0" w:color="auto"/>
        <w:right w:val="none" w:sz="0" w:space="0" w:color="auto"/>
      </w:divBdr>
    </w:div>
    <w:div w:id="1546218231">
      <w:marLeft w:val="640"/>
      <w:marRight w:val="0"/>
      <w:marTop w:val="0"/>
      <w:marBottom w:val="0"/>
      <w:divBdr>
        <w:top w:val="none" w:sz="0" w:space="0" w:color="auto"/>
        <w:left w:val="none" w:sz="0" w:space="0" w:color="auto"/>
        <w:bottom w:val="none" w:sz="0" w:space="0" w:color="auto"/>
        <w:right w:val="none" w:sz="0" w:space="0" w:color="auto"/>
      </w:divBdr>
    </w:div>
    <w:div w:id="1546257553">
      <w:marLeft w:val="640"/>
      <w:marRight w:val="0"/>
      <w:marTop w:val="0"/>
      <w:marBottom w:val="0"/>
      <w:divBdr>
        <w:top w:val="none" w:sz="0" w:space="0" w:color="auto"/>
        <w:left w:val="none" w:sz="0" w:space="0" w:color="auto"/>
        <w:bottom w:val="none" w:sz="0" w:space="0" w:color="auto"/>
        <w:right w:val="none" w:sz="0" w:space="0" w:color="auto"/>
      </w:divBdr>
    </w:div>
    <w:div w:id="1546331061">
      <w:marLeft w:val="640"/>
      <w:marRight w:val="0"/>
      <w:marTop w:val="0"/>
      <w:marBottom w:val="0"/>
      <w:divBdr>
        <w:top w:val="none" w:sz="0" w:space="0" w:color="auto"/>
        <w:left w:val="none" w:sz="0" w:space="0" w:color="auto"/>
        <w:bottom w:val="none" w:sz="0" w:space="0" w:color="auto"/>
        <w:right w:val="none" w:sz="0" w:space="0" w:color="auto"/>
      </w:divBdr>
    </w:div>
    <w:div w:id="1546480462">
      <w:marLeft w:val="640"/>
      <w:marRight w:val="0"/>
      <w:marTop w:val="0"/>
      <w:marBottom w:val="0"/>
      <w:divBdr>
        <w:top w:val="none" w:sz="0" w:space="0" w:color="auto"/>
        <w:left w:val="none" w:sz="0" w:space="0" w:color="auto"/>
        <w:bottom w:val="none" w:sz="0" w:space="0" w:color="auto"/>
        <w:right w:val="none" w:sz="0" w:space="0" w:color="auto"/>
      </w:divBdr>
    </w:div>
    <w:div w:id="1546521332">
      <w:marLeft w:val="640"/>
      <w:marRight w:val="0"/>
      <w:marTop w:val="0"/>
      <w:marBottom w:val="0"/>
      <w:divBdr>
        <w:top w:val="none" w:sz="0" w:space="0" w:color="auto"/>
        <w:left w:val="none" w:sz="0" w:space="0" w:color="auto"/>
        <w:bottom w:val="none" w:sz="0" w:space="0" w:color="auto"/>
        <w:right w:val="none" w:sz="0" w:space="0" w:color="auto"/>
      </w:divBdr>
    </w:div>
    <w:div w:id="1546602442">
      <w:marLeft w:val="640"/>
      <w:marRight w:val="0"/>
      <w:marTop w:val="0"/>
      <w:marBottom w:val="0"/>
      <w:divBdr>
        <w:top w:val="none" w:sz="0" w:space="0" w:color="auto"/>
        <w:left w:val="none" w:sz="0" w:space="0" w:color="auto"/>
        <w:bottom w:val="none" w:sz="0" w:space="0" w:color="auto"/>
        <w:right w:val="none" w:sz="0" w:space="0" w:color="auto"/>
      </w:divBdr>
    </w:div>
    <w:div w:id="1546722984">
      <w:marLeft w:val="480"/>
      <w:marRight w:val="0"/>
      <w:marTop w:val="0"/>
      <w:marBottom w:val="0"/>
      <w:divBdr>
        <w:top w:val="none" w:sz="0" w:space="0" w:color="auto"/>
        <w:left w:val="none" w:sz="0" w:space="0" w:color="auto"/>
        <w:bottom w:val="none" w:sz="0" w:space="0" w:color="auto"/>
        <w:right w:val="none" w:sz="0" w:space="0" w:color="auto"/>
      </w:divBdr>
    </w:div>
    <w:div w:id="1546789320">
      <w:marLeft w:val="640"/>
      <w:marRight w:val="0"/>
      <w:marTop w:val="0"/>
      <w:marBottom w:val="0"/>
      <w:divBdr>
        <w:top w:val="none" w:sz="0" w:space="0" w:color="auto"/>
        <w:left w:val="none" w:sz="0" w:space="0" w:color="auto"/>
        <w:bottom w:val="none" w:sz="0" w:space="0" w:color="auto"/>
        <w:right w:val="none" w:sz="0" w:space="0" w:color="auto"/>
      </w:divBdr>
    </w:div>
    <w:div w:id="1546792965">
      <w:marLeft w:val="640"/>
      <w:marRight w:val="0"/>
      <w:marTop w:val="0"/>
      <w:marBottom w:val="0"/>
      <w:divBdr>
        <w:top w:val="none" w:sz="0" w:space="0" w:color="auto"/>
        <w:left w:val="none" w:sz="0" w:space="0" w:color="auto"/>
        <w:bottom w:val="none" w:sz="0" w:space="0" w:color="auto"/>
        <w:right w:val="none" w:sz="0" w:space="0" w:color="auto"/>
      </w:divBdr>
    </w:div>
    <w:div w:id="1546912316">
      <w:marLeft w:val="640"/>
      <w:marRight w:val="0"/>
      <w:marTop w:val="0"/>
      <w:marBottom w:val="0"/>
      <w:divBdr>
        <w:top w:val="none" w:sz="0" w:space="0" w:color="auto"/>
        <w:left w:val="none" w:sz="0" w:space="0" w:color="auto"/>
        <w:bottom w:val="none" w:sz="0" w:space="0" w:color="auto"/>
        <w:right w:val="none" w:sz="0" w:space="0" w:color="auto"/>
      </w:divBdr>
    </w:div>
    <w:div w:id="1546915354">
      <w:marLeft w:val="640"/>
      <w:marRight w:val="0"/>
      <w:marTop w:val="0"/>
      <w:marBottom w:val="0"/>
      <w:divBdr>
        <w:top w:val="none" w:sz="0" w:space="0" w:color="auto"/>
        <w:left w:val="none" w:sz="0" w:space="0" w:color="auto"/>
        <w:bottom w:val="none" w:sz="0" w:space="0" w:color="auto"/>
        <w:right w:val="none" w:sz="0" w:space="0" w:color="auto"/>
      </w:divBdr>
    </w:div>
    <w:div w:id="1546916770">
      <w:marLeft w:val="640"/>
      <w:marRight w:val="0"/>
      <w:marTop w:val="0"/>
      <w:marBottom w:val="0"/>
      <w:divBdr>
        <w:top w:val="none" w:sz="0" w:space="0" w:color="auto"/>
        <w:left w:val="none" w:sz="0" w:space="0" w:color="auto"/>
        <w:bottom w:val="none" w:sz="0" w:space="0" w:color="auto"/>
        <w:right w:val="none" w:sz="0" w:space="0" w:color="auto"/>
      </w:divBdr>
    </w:div>
    <w:div w:id="1546983468">
      <w:marLeft w:val="640"/>
      <w:marRight w:val="0"/>
      <w:marTop w:val="0"/>
      <w:marBottom w:val="0"/>
      <w:divBdr>
        <w:top w:val="none" w:sz="0" w:space="0" w:color="auto"/>
        <w:left w:val="none" w:sz="0" w:space="0" w:color="auto"/>
        <w:bottom w:val="none" w:sz="0" w:space="0" w:color="auto"/>
        <w:right w:val="none" w:sz="0" w:space="0" w:color="auto"/>
      </w:divBdr>
    </w:div>
    <w:div w:id="1547109095">
      <w:marLeft w:val="640"/>
      <w:marRight w:val="0"/>
      <w:marTop w:val="0"/>
      <w:marBottom w:val="0"/>
      <w:divBdr>
        <w:top w:val="none" w:sz="0" w:space="0" w:color="auto"/>
        <w:left w:val="none" w:sz="0" w:space="0" w:color="auto"/>
        <w:bottom w:val="none" w:sz="0" w:space="0" w:color="auto"/>
        <w:right w:val="none" w:sz="0" w:space="0" w:color="auto"/>
      </w:divBdr>
    </w:div>
    <w:div w:id="1547136862">
      <w:marLeft w:val="640"/>
      <w:marRight w:val="0"/>
      <w:marTop w:val="0"/>
      <w:marBottom w:val="0"/>
      <w:divBdr>
        <w:top w:val="none" w:sz="0" w:space="0" w:color="auto"/>
        <w:left w:val="none" w:sz="0" w:space="0" w:color="auto"/>
        <w:bottom w:val="none" w:sz="0" w:space="0" w:color="auto"/>
        <w:right w:val="none" w:sz="0" w:space="0" w:color="auto"/>
      </w:divBdr>
    </w:div>
    <w:div w:id="1547182831">
      <w:marLeft w:val="640"/>
      <w:marRight w:val="0"/>
      <w:marTop w:val="0"/>
      <w:marBottom w:val="0"/>
      <w:divBdr>
        <w:top w:val="none" w:sz="0" w:space="0" w:color="auto"/>
        <w:left w:val="none" w:sz="0" w:space="0" w:color="auto"/>
        <w:bottom w:val="none" w:sz="0" w:space="0" w:color="auto"/>
        <w:right w:val="none" w:sz="0" w:space="0" w:color="auto"/>
      </w:divBdr>
    </w:div>
    <w:div w:id="1547183185">
      <w:marLeft w:val="640"/>
      <w:marRight w:val="0"/>
      <w:marTop w:val="0"/>
      <w:marBottom w:val="0"/>
      <w:divBdr>
        <w:top w:val="none" w:sz="0" w:space="0" w:color="auto"/>
        <w:left w:val="none" w:sz="0" w:space="0" w:color="auto"/>
        <w:bottom w:val="none" w:sz="0" w:space="0" w:color="auto"/>
        <w:right w:val="none" w:sz="0" w:space="0" w:color="auto"/>
      </w:divBdr>
    </w:div>
    <w:div w:id="1547252276">
      <w:marLeft w:val="640"/>
      <w:marRight w:val="0"/>
      <w:marTop w:val="0"/>
      <w:marBottom w:val="0"/>
      <w:divBdr>
        <w:top w:val="none" w:sz="0" w:space="0" w:color="auto"/>
        <w:left w:val="none" w:sz="0" w:space="0" w:color="auto"/>
        <w:bottom w:val="none" w:sz="0" w:space="0" w:color="auto"/>
        <w:right w:val="none" w:sz="0" w:space="0" w:color="auto"/>
      </w:divBdr>
    </w:div>
    <w:div w:id="1547255920">
      <w:marLeft w:val="640"/>
      <w:marRight w:val="0"/>
      <w:marTop w:val="0"/>
      <w:marBottom w:val="0"/>
      <w:divBdr>
        <w:top w:val="none" w:sz="0" w:space="0" w:color="auto"/>
        <w:left w:val="none" w:sz="0" w:space="0" w:color="auto"/>
        <w:bottom w:val="none" w:sz="0" w:space="0" w:color="auto"/>
        <w:right w:val="none" w:sz="0" w:space="0" w:color="auto"/>
      </w:divBdr>
    </w:div>
    <w:div w:id="1547256378">
      <w:marLeft w:val="640"/>
      <w:marRight w:val="0"/>
      <w:marTop w:val="0"/>
      <w:marBottom w:val="0"/>
      <w:divBdr>
        <w:top w:val="none" w:sz="0" w:space="0" w:color="auto"/>
        <w:left w:val="none" w:sz="0" w:space="0" w:color="auto"/>
        <w:bottom w:val="none" w:sz="0" w:space="0" w:color="auto"/>
        <w:right w:val="none" w:sz="0" w:space="0" w:color="auto"/>
      </w:divBdr>
    </w:div>
    <w:div w:id="1547256867">
      <w:marLeft w:val="480"/>
      <w:marRight w:val="0"/>
      <w:marTop w:val="0"/>
      <w:marBottom w:val="0"/>
      <w:divBdr>
        <w:top w:val="none" w:sz="0" w:space="0" w:color="auto"/>
        <w:left w:val="none" w:sz="0" w:space="0" w:color="auto"/>
        <w:bottom w:val="none" w:sz="0" w:space="0" w:color="auto"/>
        <w:right w:val="none" w:sz="0" w:space="0" w:color="auto"/>
      </w:divBdr>
    </w:div>
    <w:div w:id="1547328750">
      <w:marLeft w:val="640"/>
      <w:marRight w:val="0"/>
      <w:marTop w:val="0"/>
      <w:marBottom w:val="0"/>
      <w:divBdr>
        <w:top w:val="none" w:sz="0" w:space="0" w:color="auto"/>
        <w:left w:val="none" w:sz="0" w:space="0" w:color="auto"/>
        <w:bottom w:val="none" w:sz="0" w:space="0" w:color="auto"/>
        <w:right w:val="none" w:sz="0" w:space="0" w:color="auto"/>
      </w:divBdr>
    </w:div>
    <w:div w:id="1547372084">
      <w:marLeft w:val="640"/>
      <w:marRight w:val="0"/>
      <w:marTop w:val="0"/>
      <w:marBottom w:val="0"/>
      <w:divBdr>
        <w:top w:val="none" w:sz="0" w:space="0" w:color="auto"/>
        <w:left w:val="none" w:sz="0" w:space="0" w:color="auto"/>
        <w:bottom w:val="none" w:sz="0" w:space="0" w:color="auto"/>
        <w:right w:val="none" w:sz="0" w:space="0" w:color="auto"/>
      </w:divBdr>
    </w:div>
    <w:div w:id="1547445091">
      <w:marLeft w:val="640"/>
      <w:marRight w:val="0"/>
      <w:marTop w:val="0"/>
      <w:marBottom w:val="0"/>
      <w:divBdr>
        <w:top w:val="none" w:sz="0" w:space="0" w:color="auto"/>
        <w:left w:val="none" w:sz="0" w:space="0" w:color="auto"/>
        <w:bottom w:val="none" w:sz="0" w:space="0" w:color="auto"/>
        <w:right w:val="none" w:sz="0" w:space="0" w:color="auto"/>
      </w:divBdr>
    </w:div>
    <w:div w:id="1547529260">
      <w:marLeft w:val="640"/>
      <w:marRight w:val="0"/>
      <w:marTop w:val="0"/>
      <w:marBottom w:val="0"/>
      <w:divBdr>
        <w:top w:val="none" w:sz="0" w:space="0" w:color="auto"/>
        <w:left w:val="none" w:sz="0" w:space="0" w:color="auto"/>
        <w:bottom w:val="none" w:sz="0" w:space="0" w:color="auto"/>
        <w:right w:val="none" w:sz="0" w:space="0" w:color="auto"/>
      </w:divBdr>
    </w:div>
    <w:div w:id="1547571859">
      <w:marLeft w:val="640"/>
      <w:marRight w:val="0"/>
      <w:marTop w:val="0"/>
      <w:marBottom w:val="0"/>
      <w:divBdr>
        <w:top w:val="none" w:sz="0" w:space="0" w:color="auto"/>
        <w:left w:val="none" w:sz="0" w:space="0" w:color="auto"/>
        <w:bottom w:val="none" w:sz="0" w:space="0" w:color="auto"/>
        <w:right w:val="none" w:sz="0" w:space="0" w:color="auto"/>
      </w:divBdr>
    </w:div>
    <w:div w:id="1547637736">
      <w:marLeft w:val="640"/>
      <w:marRight w:val="0"/>
      <w:marTop w:val="0"/>
      <w:marBottom w:val="0"/>
      <w:divBdr>
        <w:top w:val="none" w:sz="0" w:space="0" w:color="auto"/>
        <w:left w:val="none" w:sz="0" w:space="0" w:color="auto"/>
        <w:bottom w:val="none" w:sz="0" w:space="0" w:color="auto"/>
        <w:right w:val="none" w:sz="0" w:space="0" w:color="auto"/>
      </w:divBdr>
    </w:div>
    <w:div w:id="1547645401">
      <w:marLeft w:val="640"/>
      <w:marRight w:val="0"/>
      <w:marTop w:val="0"/>
      <w:marBottom w:val="0"/>
      <w:divBdr>
        <w:top w:val="none" w:sz="0" w:space="0" w:color="auto"/>
        <w:left w:val="none" w:sz="0" w:space="0" w:color="auto"/>
        <w:bottom w:val="none" w:sz="0" w:space="0" w:color="auto"/>
        <w:right w:val="none" w:sz="0" w:space="0" w:color="auto"/>
      </w:divBdr>
    </w:div>
    <w:div w:id="1547645638">
      <w:marLeft w:val="640"/>
      <w:marRight w:val="0"/>
      <w:marTop w:val="0"/>
      <w:marBottom w:val="0"/>
      <w:divBdr>
        <w:top w:val="none" w:sz="0" w:space="0" w:color="auto"/>
        <w:left w:val="none" w:sz="0" w:space="0" w:color="auto"/>
        <w:bottom w:val="none" w:sz="0" w:space="0" w:color="auto"/>
        <w:right w:val="none" w:sz="0" w:space="0" w:color="auto"/>
      </w:divBdr>
    </w:div>
    <w:div w:id="1547646383">
      <w:marLeft w:val="640"/>
      <w:marRight w:val="0"/>
      <w:marTop w:val="0"/>
      <w:marBottom w:val="0"/>
      <w:divBdr>
        <w:top w:val="none" w:sz="0" w:space="0" w:color="auto"/>
        <w:left w:val="none" w:sz="0" w:space="0" w:color="auto"/>
        <w:bottom w:val="none" w:sz="0" w:space="0" w:color="auto"/>
        <w:right w:val="none" w:sz="0" w:space="0" w:color="auto"/>
      </w:divBdr>
    </w:div>
    <w:div w:id="1547834244">
      <w:marLeft w:val="640"/>
      <w:marRight w:val="0"/>
      <w:marTop w:val="0"/>
      <w:marBottom w:val="0"/>
      <w:divBdr>
        <w:top w:val="none" w:sz="0" w:space="0" w:color="auto"/>
        <w:left w:val="none" w:sz="0" w:space="0" w:color="auto"/>
        <w:bottom w:val="none" w:sz="0" w:space="0" w:color="auto"/>
        <w:right w:val="none" w:sz="0" w:space="0" w:color="auto"/>
      </w:divBdr>
    </w:div>
    <w:div w:id="1547838681">
      <w:marLeft w:val="640"/>
      <w:marRight w:val="0"/>
      <w:marTop w:val="0"/>
      <w:marBottom w:val="0"/>
      <w:divBdr>
        <w:top w:val="none" w:sz="0" w:space="0" w:color="auto"/>
        <w:left w:val="none" w:sz="0" w:space="0" w:color="auto"/>
        <w:bottom w:val="none" w:sz="0" w:space="0" w:color="auto"/>
        <w:right w:val="none" w:sz="0" w:space="0" w:color="auto"/>
      </w:divBdr>
    </w:div>
    <w:div w:id="1547985254">
      <w:marLeft w:val="640"/>
      <w:marRight w:val="0"/>
      <w:marTop w:val="0"/>
      <w:marBottom w:val="0"/>
      <w:divBdr>
        <w:top w:val="none" w:sz="0" w:space="0" w:color="auto"/>
        <w:left w:val="none" w:sz="0" w:space="0" w:color="auto"/>
        <w:bottom w:val="none" w:sz="0" w:space="0" w:color="auto"/>
        <w:right w:val="none" w:sz="0" w:space="0" w:color="auto"/>
      </w:divBdr>
    </w:div>
    <w:div w:id="1548029470">
      <w:marLeft w:val="640"/>
      <w:marRight w:val="0"/>
      <w:marTop w:val="0"/>
      <w:marBottom w:val="0"/>
      <w:divBdr>
        <w:top w:val="none" w:sz="0" w:space="0" w:color="auto"/>
        <w:left w:val="none" w:sz="0" w:space="0" w:color="auto"/>
        <w:bottom w:val="none" w:sz="0" w:space="0" w:color="auto"/>
        <w:right w:val="none" w:sz="0" w:space="0" w:color="auto"/>
      </w:divBdr>
    </w:div>
    <w:div w:id="1548030230">
      <w:marLeft w:val="640"/>
      <w:marRight w:val="0"/>
      <w:marTop w:val="0"/>
      <w:marBottom w:val="0"/>
      <w:divBdr>
        <w:top w:val="none" w:sz="0" w:space="0" w:color="auto"/>
        <w:left w:val="none" w:sz="0" w:space="0" w:color="auto"/>
        <w:bottom w:val="none" w:sz="0" w:space="0" w:color="auto"/>
        <w:right w:val="none" w:sz="0" w:space="0" w:color="auto"/>
      </w:divBdr>
    </w:div>
    <w:div w:id="1548103278">
      <w:marLeft w:val="640"/>
      <w:marRight w:val="0"/>
      <w:marTop w:val="0"/>
      <w:marBottom w:val="0"/>
      <w:divBdr>
        <w:top w:val="none" w:sz="0" w:space="0" w:color="auto"/>
        <w:left w:val="none" w:sz="0" w:space="0" w:color="auto"/>
        <w:bottom w:val="none" w:sz="0" w:space="0" w:color="auto"/>
        <w:right w:val="none" w:sz="0" w:space="0" w:color="auto"/>
      </w:divBdr>
    </w:div>
    <w:div w:id="1548105191">
      <w:marLeft w:val="640"/>
      <w:marRight w:val="0"/>
      <w:marTop w:val="0"/>
      <w:marBottom w:val="0"/>
      <w:divBdr>
        <w:top w:val="none" w:sz="0" w:space="0" w:color="auto"/>
        <w:left w:val="none" w:sz="0" w:space="0" w:color="auto"/>
        <w:bottom w:val="none" w:sz="0" w:space="0" w:color="auto"/>
        <w:right w:val="none" w:sz="0" w:space="0" w:color="auto"/>
      </w:divBdr>
    </w:div>
    <w:div w:id="1548372433">
      <w:marLeft w:val="640"/>
      <w:marRight w:val="0"/>
      <w:marTop w:val="0"/>
      <w:marBottom w:val="0"/>
      <w:divBdr>
        <w:top w:val="none" w:sz="0" w:space="0" w:color="auto"/>
        <w:left w:val="none" w:sz="0" w:space="0" w:color="auto"/>
        <w:bottom w:val="none" w:sz="0" w:space="0" w:color="auto"/>
        <w:right w:val="none" w:sz="0" w:space="0" w:color="auto"/>
      </w:divBdr>
    </w:div>
    <w:div w:id="1548447394">
      <w:marLeft w:val="640"/>
      <w:marRight w:val="0"/>
      <w:marTop w:val="0"/>
      <w:marBottom w:val="0"/>
      <w:divBdr>
        <w:top w:val="none" w:sz="0" w:space="0" w:color="auto"/>
        <w:left w:val="none" w:sz="0" w:space="0" w:color="auto"/>
        <w:bottom w:val="none" w:sz="0" w:space="0" w:color="auto"/>
        <w:right w:val="none" w:sz="0" w:space="0" w:color="auto"/>
      </w:divBdr>
    </w:div>
    <w:div w:id="1548487641">
      <w:marLeft w:val="640"/>
      <w:marRight w:val="0"/>
      <w:marTop w:val="0"/>
      <w:marBottom w:val="0"/>
      <w:divBdr>
        <w:top w:val="none" w:sz="0" w:space="0" w:color="auto"/>
        <w:left w:val="none" w:sz="0" w:space="0" w:color="auto"/>
        <w:bottom w:val="none" w:sz="0" w:space="0" w:color="auto"/>
        <w:right w:val="none" w:sz="0" w:space="0" w:color="auto"/>
      </w:divBdr>
    </w:div>
    <w:div w:id="1548487725">
      <w:marLeft w:val="640"/>
      <w:marRight w:val="0"/>
      <w:marTop w:val="0"/>
      <w:marBottom w:val="0"/>
      <w:divBdr>
        <w:top w:val="none" w:sz="0" w:space="0" w:color="auto"/>
        <w:left w:val="none" w:sz="0" w:space="0" w:color="auto"/>
        <w:bottom w:val="none" w:sz="0" w:space="0" w:color="auto"/>
        <w:right w:val="none" w:sz="0" w:space="0" w:color="auto"/>
      </w:divBdr>
    </w:div>
    <w:div w:id="1548492013">
      <w:marLeft w:val="640"/>
      <w:marRight w:val="0"/>
      <w:marTop w:val="0"/>
      <w:marBottom w:val="0"/>
      <w:divBdr>
        <w:top w:val="none" w:sz="0" w:space="0" w:color="auto"/>
        <w:left w:val="none" w:sz="0" w:space="0" w:color="auto"/>
        <w:bottom w:val="none" w:sz="0" w:space="0" w:color="auto"/>
        <w:right w:val="none" w:sz="0" w:space="0" w:color="auto"/>
      </w:divBdr>
    </w:div>
    <w:div w:id="1548494185">
      <w:marLeft w:val="640"/>
      <w:marRight w:val="0"/>
      <w:marTop w:val="0"/>
      <w:marBottom w:val="0"/>
      <w:divBdr>
        <w:top w:val="none" w:sz="0" w:space="0" w:color="auto"/>
        <w:left w:val="none" w:sz="0" w:space="0" w:color="auto"/>
        <w:bottom w:val="none" w:sz="0" w:space="0" w:color="auto"/>
        <w:right w:val="none" w:sz="0" w:space="0" w:color="auto"/>
      </w:divBdr>
    </w:div>
    <w:div w:id="1548570182">
      <w:marLeft w:val="640"/>
      <w:marRight w:val="0"/>
      <w:marTop w:val="0"/>
      <w:marBottom w:val="0"/>
      <w:divBdr>
        <w:top w:val="none" w:sz="0" w:space="0" w:color="auto"/>
        <w:left w:val="none" w:sz="0" w:space="0" w:color="auto"/>
        <w:bottom w:val="none" w:sz="0" w:space="0" w:color="auto"/>
        <w:right w:val="none" w:sz="0" w:space="0" w:color="auto"/>
      </w:divBdr>
    </w:div>
    <w:div w:id="1548644504">
      <w:marLeft w:val="640"/>
      <w:marRight w:val="0"/>
      <w:marTop w:val="0"/>
      <w:marBottom w:val="0"/>
      <w:divBdr>
        <w:top w:val="none" w:sz="0" w:space="0" w:color="auto"/>
        <w:left w:val="none" w:sz="0" w:space="0" w:color="auto"/>
        <w:bottom w:val="none" w:sz="0" w:space="0" w:color="auto"/>
        <w:right w:val="none" w:sz="0" w:space="0" w:color="auto"/>
      </w:divBdr>
    </w:div>
    <w:div w:id="1548687145">
      <w:marLeft w:val="640"/>
      <w:marRight w:val="0"/>
      <w:marTop w:val="0"/>
      <w:marBottom w:val="0"/>
      <w:divBdr>
        <w:top w:val="none" w:sz="0" w:space="0" w:color="auto"/>
        <w:left w:val="none" w:sz="0" w:space="0" w:color="auto"/>
        <w:bottom w:val="none" w:sz="0" w:space="0" w:color="auto"/>
        <w:right w:val="none" w:sz="0" w:space="0" w:color="auto"/>
      </w:divBdr>
    </w:div>
    <w:div w:id="1548763703">
      <w:marLeft w:val="640"/>
      <w:marRight w:val="0"/>
      <w:marTop w:val="0"/>
      <w:marBottom w:val="0"/>
      <w:divBdr>
        <w:top w:val="none" w:sz="0" w:space="0" w:color="auto"/>
        <w:left w:val="none" w:sz="0" w:space="0" w:color="auto"/>
        <w:bottom w:val="none" w:sz="0" w:space="0" w:color="auto"/>
        <w:right w:val="none" w:sz="0" w:space="0" w:color="auto"/>
      </w:divBdr>
    </w:div>
    <w:div w:id="1548832579">
      <w:marLeft w:val="640"/>
      <w:marRight w:val="0"/>
      <w:marTop w:val="0"/>
      <w:marBottom w:val="0"/>
      <w:divBdr>
        <w:top w:val="none" w:sz="0" w:space="0" w:color="auto"/>
        <w:left w:val="none" w:sz="0" w:space="0" w:color="auto"/>
        <w:bottom w:val="none" w:sz="0" w:space="0" w:color="auto"/>
        <w:right w:val="none" w:sz="0" w:space="0" w:color="auto"/>
      </w:divBdr>
    </w:div>
    <w:div w:id="1548880874">
      <w:marLeft w:val="640"/>
      <w:marRight w:val="0"/>
      <w:marTop w:val="0"/>
      <w:marBottom w:val="0"/>
      <w:divBdr>
        <w:top w:val="none" w:sz="0" w:space="0" w:color="auto"/>
        <w:left w:val="none" w:sz="0" w:space="0" w:color="auto"/>
        <w:bottom w:val="none" w:sz="0" w:space="0" w:color="auto"/>
        <w:right w:val="none" w:sz="0" w:space="0" w:color="auto"/>
      </w:divBdr>
    </w:div>
    <w:div w:id="1549103351">
      <w:marLeft w:val="640"/>
      <w:marRight w:val="0"/>
      <w:marTop w:val="0"/>
      <w:marBottom w:val="0"/>
      <w:divBdr>
        <w:top w:val="none" w:sz="0" w:space="0" w:color="auto"/>
        <w:left w:val="none" w:sz="0" w:space="0" w:color="auto"/>
        <w:bottom w:val="none" w:sz="0" w:space="0" w:color="auto"/>
        <w:right w:val="none" w:sz="0" w:space="0" w:color="auto"/>
      </w:divBdr>
    </w:div>
    <w:div w:id="1549220846">
      <w:marLeft w:val="640"/>
      <w:marRight w:val="0"/>
      <w:marTop w:val="0"/>
      <w:marBottom w:val="0"/>
      <w:divBdr>
        <w:top w:val="none" w:sz="0" w:space="0" w:color="auto"/>
        <w:left w:val="none" w:sz="0" w:space="0" w:color="auto"/>
        <w:bottom w:val="none" w:sz="0" w:space="0" w:color="auto"/>
        <w:right w:val="none" w:sz="0" w:space="0" w:color="auto"/>
      </w:divBdr>
    </w:div>
    <w:div w:id="1549221503">
      <w:marLeft w:val="640"/>
      <w:marRight w:val="0"/>
      <w:marTop w:val="0"/>
      <w:marBottom w:val="0"/>
      <w:divBdr>
        <w:top w:val="none" w:sz="0" w:space="0" w:color="auto"/>
        <w:left w:val="none" w:sz="0" w:space="0" w:color="auto"/>
        <w:bottom w:val="none" w:sz="0" w:space="0" w:color="auto"/>
        <w:right w:val="none" w:sz="0" w:space="0" w:color="auto"/>
      </w:divBdr>
    </w:div>
    <w:div w:id="1549221528">
      <w:marLeft w:val="640"/>
      <w:marRight w:val="0"/>
      <w:marTop w:val="0"/>
      <w:marBottom w:val="0"/>
      <w:divBdr>
        <w:top w:val="none" w:sz="0" w:space="0" w:color="auto"/>
        <w:left w:val="none" w:sz="0" w:space="0" w:color="auto"/>
        <w:bottom w:val="none" w:sz="0" w:space="0" w:color="auto"/>
        <w:right w:val="none" w:sz="0" w:space="0" w:color="auto"/>
      </w:divBdr>
    </w:div>
    <w:div w:id="1549225304">
      <w:marLeft w:val="640"/>
      <w:marRight w:val="0"/>
      <w:marTop w:val="0"/>
      <w:marBottom w:val="0"/>
      <w:divBdr>
        <w:top w:val="none" w:sz="0" w:space="0" w:color="auto"/>
        <w:left w:val="none" w:sz="0" w:space="0" w:color="auto"/>
        <w:bottom w:val="none" w:sz="0" w:space="0" w:color="auto"/>
        <w:right w:val="none" w:sz="0" w:space="0" w:color="auto"/>
      </w:divBdr>
    </w:div>
    <w:div w:id="1549417526">
      <w:marLeft w:val="640"/>
      <w:marRight w:val="0"/>
      <w:marTop w:val="0"/>
      <w:marBottom w:val="0"/>
      <w:divBdr>
        <w:top w:val="none" w:sz="0" w:space="0" w:color="auto"/>
        <w:left w:val="none" w:sz="0" w:space="0" w:color="auto"/>
        <w:bottom w:val="none" w:sz="0" w:space="0" w:color="auto"/>
        <w:right w:val="none" w:sz="0" w:space="0" w:color="auto"/>
      </w:divBdr>
    </w:div>
    <w:div w:id="1549486830">
      <w:marLeft w:val="640"/>
      <w:marRight w:val="0"/>
      <w:marTop w:val="0"/>
      <w:marBottom w:val="0"/>
      <w:divBdr>
        <w:top w:val="none" w:sz="0" w:space="0" w:color="auto"/>
        <w:left w:val="none" w:sz="0" w:space="0" w:color="auto"/>
        <w:bottom w:val="none" w:sz="0" w:space="0" w:color="auto"/>
        <w:right w:val="none" w:sz="0" w:space="0" w:color="auto"/>
      </w:divBdr>
    </w:div>
    <w:div w:id="1549490346">
      <w:marLeft w:val="640"/>
      <w:marRight w:val="0"/>
      <w:marTop w:val="0"/>
      <w:marBottom w:val="0"/>
      <w:divBdr>
        <w:top w:val="none" w:sz="0" w:space="0" w:color="auto"/>
        <w:left w:val="none" w:sz="0" w:space="0" w:color="auto"/>
        <w:bottom w:val="none" w:sz="0" w:space="0" w:color="auto"/>
        <w:right w:val="none" w:sz="0" w:space="0" w:color="auto"/>
      </w:divBdr>
    </w:div>
    <w:div w:id="1549494326">
      <w:marLeft w:val="640"/>
      <w:marRight w:val="0"/>
      <w:marTop w:val="0"/>
      <w:marBottom w:val="0"/>
      <w:divBdr>
        <w:top w:val="none" w:sz="0" w:space="0" w:color="auto"/>
        <w:left w:val="none" w:sz="0" w:space="0" w:color="auto"/>
        <w:bottom w:val="none" w:sz="0" w:space="0" w:color="auto"/>
        <w:right w:val="none" w:sz="0" w:space="0" w:color="auto"/>
      </w:divBdr>
    </w:div>
    <w:div w:id="1549561704">
      <w:marLeft w:val="640"/>
      <w:marRight w:val="0"/>
      <w:marTop w:val="0"/>
      <w:marBottom w:val="0"/>
      <w:divBdr>
        <w:top w:val="none" w:sz="0" w:space="0" w:color="auto"/>
        <w:left w:val="none" w:sz="0" w:space="0" w:color="auto"/>
        <w:bottom w:val="none" w:sz="0" w:space="0" w:color="auto"/>
        <w:right w:val="none" w:sz="0" w:space="0" w:color="auto"/>
      </w:divBdr>
    </w:div>
    <w:div w:id="1549610038">
      <w:marLeft w:val="640"/>
      <w:marRight w:val="0"/>
      <w:marTop w:val="0"/>
      <w:marBottom w:val="0"/>
      <w:divBdr>
        <w:top w:val="none" w:sz="0" w:space="0" w:color="auto"/>
        <w:left w:val="none" w:sz="0" w:space="0" w:color="auto"/>
        <w:bottom w:val="none" w:sz="0" w:space="0" w:color="auto"/>
        <w:right w:val="none" w:sz="0" w:space="0" w:color="auto"/>
      </w:divBdr>
    </w:div>
    <w:div w:id="1549612664">
      <w:marLeft w:val="640"/>
      <w:marRight w:val="0"/>
      <w:marTop w:val="0"/>
      <w:marBottom w:val="0"/>
      <w:divBdr>
        <w:top w:val="none" w:sz="0" w:space="0" w:color="auto"/>
        <w:left w:val="none" w:sz="0" w:space="0" w:color="auto"/>
        <w:bottom w:val="none" w:sz="0" w:space="0" w:color="auto"/>
        <w:right w:val="none" w:sz="0" w:space="0" w:color="auto"/>
      </w:divBdr>
    </w:div>
    <w:div w:id="1549680032">
      <w:marLeft w:val="640"/>
      <w:marRight w:val="0"/>
      <w:marTop w:val="0"/>
      <w:marBottom w:val="0"/>
      <w:divBdr>
        <w:top w:val="none" w:sz="0" w:space="0" w:color="auto"/>
        <w:left w:val="none" w:sz="0" w:space="0" w:color="auto"/>
        <w:bottom w:val="none" w:sz="0" w:space="0" w:color="auto"/>
        <w:right w:val="none" w:sz="0" w:space="0" w:color="auto"/>
      </w:divBdr>
    </w:div>
    <w:div w:id="1549680907">
      <w:marLeft w:val="640"/>
      <w:marRight w:val="0"/>
      <w:marTop w:val="0"/>
      <w:marBottom w:val="0"/>
      <w:divBdr>
        <w:top w:val="none" w:sz="0" w:space="0" w:color="auto"/>
        <w:left w:val="none" w:sz="0" w:space="0" w:color="auto"/>
        <w:bottom w:val="none" w:sz="0" w:space="0" w:color="auto"/>
        <w:right w:val="none" w:sz="0" w:space="0" w:color="auto"/>
      </w:divBdr>
    </w:div>
    <w:div w:id="1549760723">
      <w:marLeft w:val="640"/>
      <w:marRight w:val="0"/>
      <w:marTop w:val="0"/>
      <w:marBottom w:val="0"/>
      <w:divBdr>
        <w:top w:val="none" w:sz="0" w:space="0" w:color="auto"/>
        <w:left w:val="none" w:sz="0" w:space="0" w:color="auto"/>
        <w:bottom w:val="none" w:sz="0" w:space="0" w:color="auto"/>
        <w:right w:val="none" w:sz="0" w:space="0" w:color="auto"/>
      </w:divBdr>
    </w:div>
    <w:div w:id="1549798642">
      <w:marLeft w:val="640"/>
      <w:marRight w:val="0"/>
      <w:marTop w:val="0"/>
      <w:marBottom w:val="0"/>
      <w:divBdr>
        <w:top w:val="none" w:sz="0" w:space="0" w:color="auto"/>
        <w:left w:val="none" w:sz="0" w:space="0" w:color="auto"/>
        <w:bottom w:val="none" w:sz="0" w:space="0" w:color="auto"/>
        <w:right w:val="none" w:sz="0" w:space="0" w:color="auto"/>
      </w:divBdr>
    </w:div>
    <w:div w:id="1549874194">
      <w:marLeft w:val="640"/>
      <w:marRight w:val="0"/>
      <w:marTop w:val="0"/>
      <w:marBottom w:val="0"/>
      <w:divBdr>
        <w:top w:val="none" w:sz="0" w:space="0" w:color="auto"/>
        <w:left w:val="none" w:sz="0" w:space="0" w:color="auto"/>
        <w:bottom w:val="none" w:sz="0" w:space="0" w:color="auto"/>
        <w:right w:val="none" w:sz="0" w:space="0" w:color="auto"/>
      </w:divBdr>
    </w:div>
    <w:div w:id="1549881493">
      <w:marLeft w:val="640"/>
      <w:marRight w:val="0"/>
      <w:marTop w:val="0"/>
      <w:marBottom w:val="0"/>
      <w:divBdr>
        <w:top w:val="none" w:sz="0" w:space="0" w:color="auto"/>
        <w:left w:val="none" w:sz="0" w:space="0" w:color="auto"/>
        <w:bottom w:val="none" w:sz="0" w:space="0" w:color="auto"/>
        <w:right w:val="none" w:sz="0" w:space="0" w:color="auto"/>
      </w:divBdr>
    </w:div>
    <w:div w:id="1549947672">
      <w:marLeft w:val="640"/>
      <w:marRight w:val="0"/>
      <w:marTop w:val="0"/>
      <w:marBottom w:val="0"/>
      <w:divBdr>
        <w:top w:val="none" w:sz="0" w:space="0" w:color="auto"/>
        <w:left w:val="none" w:sz="0" w:space="0" w:color="auto"/>
        <w:bottom w:val="none" w:sz="0" w:space="0" w:color="auto"/>
        <w:right w:val="none" w:sz="0" w:space="0" w:color="auto"/>
      </w:divBdr>
    </w:div>
    <w:div w:id="1550074119">
      <w:marLeft w:val="640"/>
      <w:marRight w:val="0"/>
      <w:marTop w:val="0"/>
      <w:marBottom w:val="0"/>
      <w:divBdr>
        <w:top w:val="none" w:sz="0" w:space="0" w:color="auto"/>
        <w:left w:val="none" w:sz="0" w:space="0" w:color="auto"/>
        <w:bottom w:val="none" w:sz="0" w:space="0" w:color="auto"/>
        <w:right w:val="none" w:sz="0" w:space="0" w:color="auto"/>
      </w:divBdr>
    </w:div>
    <w:div w:id="1550217075">
      <w:marLeft w:val="640"/>
      <w:marRight w:val="0"/>
      <w:marTop w:val="0"/>
      <w:marBottom w:val="0"/>
      <w:divBdr>
        <w:top w:val="none" w:sz="0" w:space="0" w:color="auto"/>
        <w:left w:val="none" w:sz="0" w:space="0" w:color="auto"/>
        <w:bottom w:val="none" w:sz="0" w:space="0" w:color="auto"/>
        <w:right w:val="none" w:sz="0" w:space="0" w:color="auto"/>
      </w:divBdr>
    </w:div>
    <w:div w:id="1550220928">
      <w:marLeft w:val="640"/>
      <w:marRight w:val="0"/>
      <w:marTop w:val="0"/>
      <w:marBottom w:val="0"/>
      <w:divBdr>
        <w:top w:val="none" w:sz="0" w:space="0" w:color="auto"/>
        <w:left w:val="none" w:sz="0" w:space="0" w:color="auto"/>
        <w:bottom w:val="none" w:sz="0" w:space="0" w:color="auto"/>
        <w:right w:val="none" w:sz="0" w:space="0" w:color="auto"/>
      </w:divBdr>
    </w:div>
    <w:div w:id="1550261327">
      <w:marLeft w:val="640"/>
      <w:marRight w:val="0"/>
      <w:marTop w:val="0"/>
      <w:marBottom w:val="0"/>
      <w:divBdr>
        <w:top w:val="none" w:sz="0" w:space="0" w:color="auto"/>
        <w:left w:val="none" w:sz="0" w:space="0" w:color="auto"/>
        <w:bottom w:val="none" w:sz="0" w:space="0" w:color="auto"/>
        <w:right w:val="none" w:sz="0" w:space="0" w:color="auto"/>
      </w:divBdr>
    </w:div>
    <w:div w:id="1550262863">
      <w:marLeft w:val="640"/>
      <w:marRight w:val="0"/>
      <w:marTop w:val="0"/>
      <w:marBottom w:val="0"/>
      <w:divBdr>
        <w:top w:val="none" w:sz="0" w:space="0" w:color="auto"/>
        <w:left w:val="none" w:sz="0" w:space="0" w:color="auto"/>
        <w:bottom w:val="none" w:sz="0" w:space="0" w:color="auto"/>
        <w:right w:val="none" w:sz="0" w:space="0" w:color="auto"/>
      </w:divBdr>
    </w:div>
    <w:div w:id="1550410988">
      <w:marLeft w:val="640"/>
      <w:marRight w:val="0"/>
      <w:marTop w:val="0"/>
      <w:marBottom w:val="0"/>
      <w:divBdr>
        <w:top w:val="none" w:sz="0" w:space="0" w:color="auto"/>
        <w:left w:val="none" w:sz="0" w:space="0" w:color="auto"/>
        <w:bottom w:val="none" w:sz="0" w:space="0" w:color="auto"/>
        <w:right w:val="none" w:sz="0" w:space="0" w:color="auto"/>
      </w:divBdr>
    </w:div>
    <w:div w:id="1550413243">
      <w:marLeft w:val="640"/>
      <w:marRight w:val="0"/>
      <w:marTop w:val="0"/>
      <w:marBottom w:val="0"/>
      <w:divBdr>
        <w:top w:val="none" w:sz="0" w:space="0" w:color="auto"/>
        <w:left w:val="none" w:sz="0" w:space="0" w:color="auto"/>
        <w:bottom w:val="none" w:sz="0" w:space="0" w:color="auto"/>
        <w:right w:val="none" w:sz="0" w:space="0" w:color="auto"/>
      </w:divBdr>
    </w:div>
    <w:div w:id="1550414450">
      <w:marLeft w:val="640"/>
      <w:marRight w:val="0"/>
      <w:marTop w:val="0"/>
      <w:marBottom w:val="0"/>
      <w:divBdr>
        <w:top w:val="none" w:sz="0" w:space="0" w:color="auto"/>
        <w:left w:val="none" w:sz="0" w:space="0" w:color="auto"/>
        <w:bottom w:val="none" w:sz="0" w:space="0" w:color="auto"/>
        <w:right w:val="none" w:sz="0" w:space="0" w:color="auto"/>
      </w:divBdr>
    </w:div>
    <w:div w:id="1550606315">
      <w:marLeft w:val="640"/>
      <w:marRight w:val="0"/>
      <w:marTop w:val="0"/>
      <w:marBottom w:val="0"/>
      <w:divBdr>
        <w:top w:val="none" w:sz="0" w:space="0" w:color="auto"/>
        <w:left w:val="none" w:sz="0" w:space="0" w:color="auto"/>
        <w:bottom w:val="none" w:sz="0" w:space="0" w:color="auto"/>
        <w:right w:val="none" w:sz="0" w:space="0" w:color="auto"/>
      </w:divBdr>
    </w:div>
    <w:div w:id="1550651523">
      <w:marLeft w:val="640"/>
      <w:marRight w:val="0"/>
      <w:marTop w:val="0"/>
      <w:marBottom w:val="0"/>
      <w:divBdr>
        <w:top w:val="none" w:sz="0" w:space="0" w:color="auto"/>
        <w:left w:val="none" w:sz="0" w:space="0" w:color="auto"/>
        <w:bottom w:val="none" w:sz="0" w:space="0" w:color="auto"/>
        <w:right w:val="none" w:sz="0" w:space="0" w:color="auto"/>
      </w:divBdr>
    </w:div>
    <w:div w:id="1550652750">
      <w:marLeft w:val="640"/>
      <w:marRight w:val="0"/>
      <w:marTop w:val="0"/>
      <w:marBottom w:val="0"/>
      <w:divBdr>
        <w:top w:val="none" w:sz="0" w:space="0" w:color="auto"/>
        <w:left w:val="none" w:sz="0" w:space="0" w:color="auto"/>
        <w:bottom w:val="none" w:sz="0" w:space="0" w:color="auto"/>
        <w:right w:val="none" w:sz="0" w:space="0" w:color="auto"/>
      </w:divBdr>
    </w:div>
    <w:div w:id="1550720748">
      <w:marLeft w:val="640"/>
      <w:marRight w:val="0"/>
      <w:marTop w:val="0"/>
      <w:marBottom w:val="0"/>
      <w:divBdr>
        <w:top w:val="none" w:sz="0" w:space="0" w:color="auto"/>
        <w:left w:val="none" w:sz="0" w:space="0" w:color="auto"/>
        <w:bottom w:val="none" w:sz="0" w:space="0" w:color="auto"/>
        <w:right w:val="none" w:sz="0" w:space="0" w:color="auto"/>
      </w:divBdr>
    </w:div>
    <w:div w:id="1550722069">
      <w:marLeft w:val="640"/>
      <w:marRight w:val="0"/>
      <w:marTop w:val="0"/>
      <w:marBottom w:val="0"/>
      <w:divBdr>
        <w:top w:val="none" w:sz="0" w:space="0" w:color="auto"/>
        <w:left w:val="none" w:sz="0" w:space="0" w:color="auto"/>
        <w:bottom w:val="none" w:sz="0" w:space="0" w:color="auto"/>
        <w:right w:val="none" w:sz="0" w:space="0" w:color="auto"/>
      </w:divBdr>
    </w:div>
    <w:div w:id="1550723214">
      <w:marLeft w:val="640"/>
      <w:marRight w:val="0"/>
      <w:marTop w:val="0"/>
      <w:marBottom w:val="0"/>
      <w:divBdr>
        <w:top w:val="none" w:sz="0" w:space="0" w:color="auto"/>
        <w:left w:val="none" w:sz="0" w:space="0" w:color="auto"/>
        <w:bottom w:val="none" w:sz="0" w:space="0" w:color="auto"/>
        <w:right w:val="none" w:sz="0" w:space="0" w:color="auto"/>
      </w:divBdr>
    </w:div>
    <w:div w:id="1550726007">
      <w:marLeft w:val="640"/>
      <w:marRight w:val="0"/>
      <w:marTop w:val="0"/>
      <w:marBottom w:val="0"/>
      <w:divBdr>
        <w:top w:val="none" w:sz="0" w:space="0" w:color="auto"/>
        <w:left w:val="none" w:sz="0" w:space="0" w:color="auto"/>
        <w:bottom w:val="none" w:sz="0" w:space="0" w:color="auto"/>
        <w:right w:val="none" w:sz="0" w:space="0" w:color="auto"/>
      </w:divBdr>
    </w:div>
    <w:div w:id="1550992585">
      <w:marLeft w:val="640"/>
      <w:marRight w:val="0"/>
      <w:marTop w:val="0"/>
      <w:marBottom w:val="0"/>
      <w:divBdr>
        <w:top w:val="none" w:sz="0" w:space="0" w:color="auto"/>
        <w:left w:val="none" w:sz="0" w:space="0" w:color="auto"/>
        <w:bottom w:val="none" w:sz="0" w:space="0" w:color="auto"/>
        <w:right w:val="none" w:sz="0" w:space="0" w:color="auto"/>
      </w:divBdr>
    </w:div>
    <w:div w:id="1550995503">
      <w:marLeft w:val="640"/>
      <w:marRight w:val="0"/>
      <w:marTop w:val="0"/>
      <w:marBottom w:val="0"/>
      <w:divBdr>
        <w:top w:val="none" w:sz="0" w:space="0" w:color="auto"/>
        <w:left w:val="none" w:sz="0" w:space="0" w:color="auto"/>
        <w:bottom w:val="none" w:sz="0" w:space="0" w:color="auto"/>
        <w:right w:val="none" w:sz="0" w:space="0" w:color="auto"/>
      </w:divBdr>
    </w:div>
    <w:div w:id="1551064845">
      <w:marLeft w:val="640"/>
      <w:marRight w:val="0"/>
      <w:marTop w:val="0"/>
      <w:marBottom w:val="0"/>
      <w:divBdr>
        <w:top w:val="none" w:sz="0" w:space="0" w:color="auto"/>
        <w:left w:val="none" w:sz="0" w:space="0" w:color="auto"/>
        <w:bottom w:val="none" w:sz="0" w:space="0" w:color="auto"/>
        <w:right w:val="none" w:sz="0" w:space="0" w:color="auto"/>
      </w:divBdr>
    </w:div>
    <w:div w:id="1551071703">
      <w:marLeft w:val="640"/>
      <w:marRight w:val="0"/>
      <w:marTop w:val="0"/>
      <w:marBottom w:val="0"/>
      <w:divBdr>
        <w:top w:val="none" w:sz="0" w:space="0" w:color="auto"/>
        <w:left w:val="none" w:sz="0" w:space="0" w:color="auto"/>
        <w:bottom w:val="none" w:sz="0" w:space="0" w:color="auto"/>
        <w:right w:val="none" w:sz="0" w:space="0" w:color="auto"/>
      </w:divBdr>
    </w:div>
    <w:div w:id="1551107682">
      <w:marLeft w:val="640"/>
      <w:marRight w:val="0"/>
      <w:marTop w:val="0"/>
      <w:marBottom w:val="0"/>
      <w:divBdr>
        <w:top w:val="none" w:sz="0" w:space="0" w:color="auto"/>
        <w:left w:val="none" w:sz="0" w:space="0" w:color="auto"/>
        <w:bottom w:val="none" w:sz="0" w:space="0" w:color="auto"/>
        <w:right w:val="none" w:sz="0" w:space="0" w:color="auto"/>
      </w:divBdr>
    </w:div>
    <w:div w:id="1551113793">
      <w:marLeft w:val="640"/>
      <w:marRight w:val="0"/>
      <w:marTop w:val="0"/>
      <w:marBottom w:val="0"/>
      <w:divBdr>
        <w:top w:val="none" w:sz="0" w:space="0" w:color="auto"/>
        <w:left w:val="none" w:sz="0" w:space="0" w:color="auto"/>
        <w:bottom w:val="none" w:sz="0" w:space="0" w:color="auto"/>
        <w:right w:val="none" w:sz="0" w:space="0" w:color="auto"/>
      </w:divBdr>
    </w:div>
    <w:div w:id="1551187382">
      <w:marLeft w:val="640"/>
      <w:marRight w:val="0"/>
      <w:marTop w:val="0"/>
      <w:marBottom w:val="0"/>
      <w:divBdr>
        <w:top w:val="none" w:sz="0" w:space="0" w:color="auto"/>
        <w:left w:val="none" w:sz="0" w:space="0" w:color="auto"/>
        <w:bottom w:val="none" w:sz="0" w:space="0" w:color="auto"/>
        <w:right w:val="none" w:sz="0" w:space="0" w:color="auto"/>
      </w:divBdr>
    </w:div>
    <w:div w:id="1551306381">
      <w:marLeft w:val="640"/>
      <w:marRight w:val="0"/>
      <w:marTop w:val="0"/>
      <w:marBottom w:val="0"/>
      <w:divBdr>
        <w:top w:val="none" w:sz="0" w:space="0" w:color="auto"/>
        <w:left w:val="none" w:sz="0" w:space="0" w:color="auto"/>
        <w:bottom w:val="none" w:sz="0" w:space="0" w:color="auto"/>
        <w:right w:val="none" w:sz="0" w:space="0" w:color="auto"/>
      </w:divBdr>
    </w:div>
    <w:div w:id="1551383137">
      <w:marLeft w:val="640"/>
      <w:marRight w:val="0"/>
      <w:marTop w:val="0"/>
      <w:marBottom w:val="0"/>
      <w:divBdr>
        <w:top w:val="none" w:sz="0" w:space="0" w:color="auto"/>
        <w:left w:val="none" w:sz="0" w:space="0" w:color="auto"/>
        <w:bottom w:val="none" w:sz="0" w:space="0" w:color="auto"/>
        <w:right w:val="none" w:sz="0" w:space="0" w:color="auto"/>
      </w:divBdr>
    </w:div>
    <w:div w:id="1551451730">
      <w:marLeft w:val="640"/>
      <w:marRight w:val="0"/>
      <w:marTop w:val="0"/>
      <w:marBottom w:val="0"/>
      <w:divBdr>
        <w:top w:val="none" w:sz="0" w:space="0" w:color="auto"/>
        <w:left w:val="none" w:sz="0" w:space="0" w:color="auto"/>
        <w:bottom w:val="none" w:sz="0" w:space="0" w:color="auto"/>
        <w:right w:val="none" w:sz="0" w:space="0" w:color="auto"/>
      </w:divBdr>
    </w:div>
    <w:div w:id="1551456274">
      <w:marLeft w:val="640"/>
      <w:marRight w:val="0"/>
      <w:marTop w:val="0"/>
      <w:marBottom w:val="0"/>
      <w:divBdr>
        <w:top w:val="none" w:sz="0" w:space="0" w:color="auto"/>
        <w:left w:val="none" w:sz="0" w:space="0" w:color="auto"/>
        <w:bottom w:val="none" w:sz="0" w:space="0" w:color="auto"/>
        <w:right w:val="none" w:sz="0" w:space="0" w:color="auto"/>
      </w:divBdr>
    </w:div>
    <w:div w:id="1551499536">
      <w:marLeft w:val="640"/>
      <w:marRight w:val="0"/>
      <w:marTop w:val="0"/>
      <w:marBottom w:val="0"/>
      <w:divBdr>
        <w:top w:val="none" w:sz="0" w:space="0" w:color="auto"/>
        <w:left w:val="none" w:sz="0" w:space="0" w:color="auto"/>
        <w:bottom w:val="none" w:sz="0" w:space="0" w:color="auto"/>
        <w:right w:val="none" w:sz="0" w:space="0" w:color="auto"/>
      </w:divBdr>
    </w:div>
    <w:div w:id="1551570424">
      <w:marLeft w:val="640"/>
      <w:marRight w:val="0"/>
      <w:marTop w:val="0"/>
      <w:marBottom w:val="0"/>
      <w:divBdr>
        <w:top w:val="none" w:sz="0" w:space="0" w:color="auto"/>
        <w:left w:val="none" w:sz="0" w:space="0" w:color="auto"/>
        <w:bottom w:val="none" w:sz="0" w:space="0" w:color="auto"/>
        <w:right w:val="none" w:sz="0" w:space="0" w:color="auto"/>
      </w:divBdr>
    </w:div>
    <w:div w:id="1551764146">
      <w:marLeft w:val="640"/>
      <w:marRight w:val="0"/>
      <w:marTop w:val="0"/>
      <w:marBottom w:val="0"/>
      <w:divBdr>
        <w:top w:val="none" w:sz="0" w:space="0" w:color="auto"/>
        <w:left w:val="none" w:sz="0" w:space="0" w:color="auto"/>
        <w:bottom w:val="none" w:sz="0" w:space="0" w:color="auto"/>
        <w:right w:val="none" w:sz="0" w:space="0" w:color="auto"/>
      </w:divBdr>
    </w:div>
    <w:div w:id="1551841816">
      <w:marLeft w:val="640"/>
      <w:marRight w:val="0"/>
      <w:marTop w:val="0"/>
      <w:marBottom w:val="0"/>
      <w:divBdr>
        <w:top w:val="none" w:sz="0" w:space="0" w:color="auto"/>
        <w:left w:val="none" w:sz="0" w:space="0" w:color="auto"/>
        <w:bottom w:val="none" w:sz="0" w:space="0" w:color="auto"/>
        <w:right w:val="none" w:sz="0" w:space="0" w:color="auto"/>
      </w:divBdr>
    </w:div>
    <w:div w:id="1551915176">
      <w:marLeft w:val="640"/>
      <w:marRight w:val="0"/>
      <w:marTop w:val="0"/>
      <w:marBottom w:val="0"/>
      <w:divBdr>
        <w:top w:val="none" w:sz="0" w:space="0" w:color="auto"/>
        <w:left w:val="none" w:sz="0" w:space="0" w:color="auto"/>
        <w:bottom w:val="none" w:sz="0" w:space="0" w:color="auto"/>
        <w:right w:val="none" w:sz="0" w:space="0" w:color="auto"/>
      </w:divBdr>
    </w:div>
    <w:div w:id="1551917097">
      <w:marLeft w:val="640"/>
      <w:marRight w:val="0"/>
      <w:marTop w:val="0"/>
      <w:marBottom w:val="0"/>
      <w:divBdr>
        <w:top w:val="none" w:sz="0" w:space="0" w:color="auto"/>
        <w:left w:val="none" w:sz="0" w:space="0" w:color="auto"/>
        <w:bottom w:val="none" w:sz="0" w:space="0" w:color="auto"/>
        <w:right w:val="none" w:sz="0" w:space="0" w:color="auto"/>
      </w:divBdr>
    </w:div>
    <w:div w:id="1551960500">
      <w:marLeft w:val="640"/>
      <w:marRight w:val="0"/>
      <w:marTop w:val="0"/>
      <w:marBottom w:val="0"/>
      <w:divBdr>
        <w:top w:val="none" w:sz="0" w:space="0" w:color="auto"/>
        <w:left w:val="none" w:sz="0" w:space="0" w:color="auto"/>
        <w:bottom w:val="none" w:sz="0" w:space="0" w:color="auto"/>
        <w:right w:val="none" w:sz="0" w:space="0" w:color="auto"/>
      </w:divBdr>
    </w:div>
    <w:div w:id="1552115882">
      <w:marLeft w:val="640"/>
      <w:marRight w:val="0"/>
      <w:marTop w:val="0"/>
      <w:marBottom w:val="0"/>
      <w:divBdr>
        <w:top w:val="none" w:sz="0" w:space="0" w:color="auto"/>
        <w:left w:val="none" w:sz="0" w:space="0" w:color="auto"/>
        <w:bottom w:val="none" w:sz="0" w:space="0" w:color="auto"/>
        <w:right w:val="none" w:sz="0" w:space="0" w:color="auto"/>
      </w:divBdr>
    </w:div>
    <w:div w:id="1552154675">
      <w:marLeft w:val="640"/>
      <w:marRight w:val="0"/>
      <w:marTop w:val="0"/>
      <w:marBottom w:val="0"/>
      <w:divBdr>
        <w:top w:val="none" w:sz="0" w:space="0" w:color="auto"/>
        <w:left w:val="none" w:sz="0" w:space="0" w:color="auto"/>
        <w:bottom w:val="none" w:sz="0" w:space="0" w:color="auto"/>
        <w:right w:val="none" w:sz="0" w:space="0" w:color="auto"/>
      </w:divBdr>
    </w:div>
    <w:div w:id="1552185312">
      <w:marLeft w:val="640"/>
      <w:marRight w:val="0"/>
      <w:marTop w:val="0"/>
      <w:marBottom w:val="0"/>
      <w:divBdr>
        <w:top w:val="none" w:sz="0" w:space="0" w:color="auto"/>
        <w:left w:val="none" w:sz="0" w:space="0" w:color="auto"/>
        <w:bottom w:val="none" w:sz="0" w:space="0" w:color="auto"/>
        <w:right w:val="none" w:sz="0" w:space="0" w:color="auto"/>
      </w:divBdr>
    </w:div>
    <w:div w:id="1552186157">
      <w:marLeft w:val="640"/>
      <w:marRight w:val="0"/>
      <w:marTop w:val="0"/>
      <w:marBottom w:val="0"/>
      <w:divBdr>
        <w:top w:val="none" w:sz="0" w:space="0" w:color="auto"/>
        <w:left w:val="none" w:sz="0" w:space="0" w:color="auto"/>
        <w:bottom w:val="none" w:sz="0" w:space="0" w:color="auto"/>
        <w:right w:val="none" w:sz="0" w:space="0" w:color="auto"/>
      </w:divBdr>
    </w:div>
    <w:div w:id="1552308038">
      <w:marLeft w:val="640"/>
      <w:marRight w:val="0"/>
      <w:marTop w:val="0"/>
      <w:marBottom w:val="0"/>
      <w:divBdr>
        <w:top w:val="none" w:sz="0" w:space="0" w:color="auto"/>
        <w:left w:val="none" w:sz="0" w:space="0" w:color="auto"/>
        <w:bottom w:val="none" w:sz="0" w:space="0" w:color="auto"/>
        <w:right w:val="none" w:sz="0" w:space="0" w:color="auto"/>
      </w:divBdr>
    </w:div>
    <w:div w:id="1552422027">
      <w:marLeft w:val="640"/>
      <w:marRight w:val="0"/>
      <w:marTop w:val="0"/>
      <w:marBottom w:val="0"/>
      <w:divBdr>
        <w:top w:val="none" w:sz="0" w:space="0" w:color="auto"/>
        <w:left w:val="none" w:sz="0" w:space="0" w:color="auto"/>
        <w:bottom w:val="none" w:sz="0" w:space="0" w:color="auto"/>
        <w:right w:val="none" w:sz="0" w:space="0" w:color="auto"/>
      </w:divBdr>
    </w:div>
    <w:div w:id="1552423281">
      <w:marLeft w:val="640"/>
      <w:marRight w:val="0"/>
      <w:marTop w:val="0"/>
      <w:marBottom w:val="0"/>
      <w:divBdr>
        <w:top w:val="none" w:sz="0" w:space="0" w:color="auto"/>
        <w:left w:val="none" w:sz="0" w:space="0" w:color="auto"/>
        <w:bottom w:val="none" w:sz="0" w:space="0" w:color="auto"/>
        <w:right w:val="none" w:sz="0" w:space="0" w:color="auto"/>
      </w:divBdr>
    </w:div>
    <w:div w:id="1552500288">
      <w:marLeft w:val="640"/>
      <w:marRight w:val="0"/>
      <w:marTop w:val="0"/>
      <w:marBottom w:val="0"/>
      <w:divBdr>
        <w:top w:val="none" w:sz="0" w:space="0" w:color="auto"/>
        <w:left w:val="none" w:sz="0" w:space="0" w:color="auto"/>
        <w:bottom w:val="none" w:sz="0" w:space="0" w:color="auto"/>
        <w:right w:val="none" w:sz="0" w:space="0" w:color="auto"/>
      </w:divBdr>
    </w:div>
    <w:div w:id="1552571592">
      <w:marLeft w:val="640"/>
      <w:marRight w:val="0"/>
      <w:marTop w:val="0"/>
      <w:marBottom w:val="0"/>
      <w:divBdr>
        <w:top w:val="none" w:sz="0" w:space="0" w:color="auto"/>
        <w:left w:val="none" w:sz="0" w:space="0" w:color="auto"/>
        <w:bottom w:val="none" w:sz="0" w:space="0" w:color="auto"/>
        <w:right w:val="none" w:sz="0" w:space="0" w:color="auto"/>
      </w:divBdr>
    </w:div>
    <w:div w:id="1552615822">
      <w:marLeft w:val="640"/>
      <w:marRight w:val="0"/>
      <w:marTop w:val="0"/>
      <w:marBottom w:val="0"/>
      <w:divBdr>
        <w:top w:val="none" w:sz="0" w:space="0" w:color="auto"/>
        <w:left w:val="none" w:sz="0" w:space="0" w:color="auto"/>
        <w:bottom w:val="none" w:sz="0" w:space="0" w:color="auto"/>
        <w:right w:val="none" w:sz="0" w:space="0" w:color="auto"/>
      </w:divBdr>
    </w:div>
    <w:div w:id="1552693583">
      <w:marLeft w:val="640"/>
      <w:marRight w:val="0"/>
      <w:marTop w:val="0"/>
      <w:marBottom w:val="0"/>
      <w:divBdr>
        <w:top w:val="none" w:sz="0" w:space="0" w:color="auto"/>
        <w:left w:val="none" w:sz="0" w:space="0" w:color="auto"/>
        <w:bottom w:val="none" w:sz="0" w:space="0" w:color="auto"/>
        <w:right w:val="none" w:sz="0" w:space="0" w:color="auto"/>
      </w:divBdr>
    </w:div>
    <w:div w:id="1552762635">
      <w:marLeft w:val="640"/>
      <w:marRight w:val="0"/>
      <w:marTop w:val="0"/>
      <w:marBottom w:val="0"/>
      <w:divBdr>
        <w:top w:val="none" w:sz="0" w:space="0" w:color="auto"/>
        <w:left w:val="none" w:sz="0" w:space="0" w:color="auto"/>
        <w:bottom w:val="none" w:sz="0" w:space="0" w:color="auto"/>
        <w:right w:val="none" w:sz="0" w:space="0" w:color="auto"/>
      </w:divBdr>
    </w:div>
    <w:div w:id="1552765125">
      <w:marLeft w:val="640"/>
      <w:marRight w:val="0"/>
      <w:marTop w:val="0"/>
      <w:marBottom w:val="0"/>
      <w:divBdr>
        <w:top w:val="none" w:sz="0" w:space="0" w:color="auto"/>
        <w:left w:val="none" w:sz="0" w:space="0" w:color="auto"/>
        <w:bottom w:val="none" w:sz="0" w:space="0" w:color="auto"/>
        <w:right w:val="none" w:sz="0" w:space="0" w:color="auto"/>
      </w:divBdr>
    </w:div>
    <w:div w:id="1552766766">
      <w:marLeft w:val="640"/>
      <w:marRight w:val="0"/>
      <w:marTop w:val="0"/>
      <w:marBottom w:val="0"/>
      <w:divBdr>
        <w:top w:val="none" w:sz="0" w:space="0" w:color="auto"/>
        <w:left w:val="none" w:sz="0" w:space="0" w:color="auto"/>
        <w:bottom w:val="none" w:sz="0" w:space="0" w:color="auto"/>
        <w:right w:val="none" w:sz="0" w:space="0" w:color="auto"/>
      </w:divBdr>
    </w:div>
    <w:div w:id="1552769489">
      <w:marLeft w:val="640"/>
      <w:marRight w:val="0"/>
      <w:marTop w:val="0"/>
      <w:marBottom w:val="0"/>
      <w:divBdr>
        <w:top w:val="none" w:sz="0" w:space="0" w:color="auto"/>
        <w:left w:val="none" w:sz="0" w:space="0" w:color="auto"/>
        <w:bottom w:val="none" w:sz="0" w:space="0" w:color="auto"/>
        <w:right w:val="none" w:sz="0" w:space="0" w:color="auto"/>
      </w:divBdr>
    </w:div>
    <w:div w:id="1552810150">
      <w:marLeft w:val="640"/>
      <w:marRight w:val="0"/>
      <w:marTop w:val="0"/>
      <w:marBottom w:val="0"/>
      <w:divBdr>
        <w:top w:val="none" w:sz="0" w:space="0" w:color="auto"/>
        <w:left w:val="none" w:sz="0" w:space="0" w:color="auto"/>
        <w:bottom w:val="none" w:sz="0" w:space="0" w:color="auto"/>
        <w:right w:val="none" w:sz="0" w:space="0" w:color="auto"/>
      </w:divBdr>
    </w:div>
    <w:div w:id="1552889627">
      <w:marLeft w:val="640"/>
      <w:marRight w:val="0"/>
      <w:marTop w:val="0"/>
      <w:marBottom w:val="0"/>
      <w:divBdr>
        <w:top w:val="none" w:sz="0" w:space="0" w:color="auto"/>
        <w:left w:val="none" w:sz="0" w:space="0" w:color="auto"/>
        <w:bottom w:val="none" w:sz="0" w:space="0" w:color="auto"/>
        <w:right w:val="none" w:sz="0" w:space="0" w:color="auto"/>
      </w:divBdr>
    </w:div>
    <w:div w:id="1552955855">
      <w:marLeft w:val="640"/>
      <w:marRight w:val="0"/>
      <w:marTop w:val="0"/>
      <w:marBottom w:val="0"/>
      <w:divBdr>
        <w:top w:val="none" w:sz="0" w:space="0" w:color="auto"/>
        <w:left w:val="none" w:sz="0" w:space="0" w:color="auto"/>
        <w:bottom w:val="none" w:sz="0" w:space="0" w:color="auto"/>
        <w:right w:val="none" w:sz="0" w:space="0" w:color="auto"/>
      </w:divBdr>
    </w:div>
    <w:div w:id="1552963678">
      <w:marLeft w:val="640"/>
      <w:marRight w:val="0"/>
      <w:marTop w:val="0"/>
      <w:marBottom w:val="0"/>
      <w:divBdr>
        <w:top w:val="none" w:sz="0" w:space="0" w:color="auto"/>
        <w:left w:val="none" w:sz="0" w:space="0" w:color="auto"/>
        <w:bottom w:val="none" w:sz="0" w:space="0" w:color="auto"/>
        <w:right w:val="none" w:sz="0" w:space="0" w:color="auto"/>
      </w:divBdr>
    </w:div>
    <w:div w:id="1553074154">
      <w:marLeft w:val="640"/>
      <w:marRight w:val="0"/>
      <w:marTop w:val="0"/>
      <w:marBottom w:val="0"/>
      <w:divBdr>
        <w:top w:val="none" w:sz="0" w:space="0" w:color="auto"/>
        <w:left w:val="none" w:sz="0" w:space="0" w:color="auto"/>
        <w:bottom w:val="none" w:sz="0" w:space="0" w:color="auto"/>
        <w:right w:val="none" w:sz="0" w:space="0" w:color="auto"/>
      </w:divBdr>
    </w:div>
    <w:div w:id="1553077822">
      <w:marLeft w:val="640"/>
      <w:marRight w:val="0"/>
      <w:marTop w:val="0"/>
      <w:marBottom w:val="0"/>
      <w:divBdr>
        <w:top w:val="none" w:sz="0" w:space="0" w:color="auto"/>
        <w:left w:val="none" w:sz="0" w:space="0" w:color="auto"/>
        <w:bottom w:val="none" w:sz="0" w:space="0" w:color="auto"/>
        <w:right w:val="none" w:sz="0" w:space="0" w:color="auto"/>
      </w:divBdr>
    </w:div>
    <w:div w:id="1553155796">
      <w:marLeft w:val="640"/>
      <w:marRight w:val="0"/>
      <w:marTop w:val="0"/>
      <w:marBottom w:val="0"/>
      <w:divBdr>
        <w:top w:val="none" w:sz="0" w:space="0" w:color="auto"/>
        <w:left w:val="none" w:sz="0" w:space="0" w:color="auto"/>
        <w:bottom w:val="none" w:sz="0" w:space="0" w:color="auto"/>
        <w:right w:val="none" w:sz="0" w:space="0" w:color="auto"/>
      </w:divBdr>
    </w:div>
    <w:div w:id="1553232565">
      <w:marLeft w:val="640"/>
      <w:marRight w:val="0"/>
      <w:marTop w:val="0"/>
      <w:marBottom w:val="0"/>
      <w:divBdr>
        <w:top w:val="none" w:sz="0" w:space="0" w:color="auto"/>
        <w:left w:val="none" w:sz="0" w:space="0" w:color="auto"/>
        <w:bottom w:val="none" w:sz="0" w:space="0" w:color="auto"/>
        <w:right w:val="none" w:sz="0" w:space="0" w:color="auto"/>
      </w:divBdr>
    </w:div>
    <w:div w:id="1553275257">
      <w:marLeft w:val="640"/>
      <w:marRight w:val="0"/>
      <w:marTop w:val="0"/>
      <w:marBottom w:val="0"/>
      <w:divBdr>
        <w:top w:val="none" w:sz="0" w:space="0" w:color="auto"/>
        <w:left w:val="none" w:sz="0" w:space="0" w:color="auto"/>
        <w:bottom w:val="none" w:sz="0" w:space="0" w:color="auto"/>
        <w:right w:val="none" w:sz="0" w:space="0" w:color="auto"/>
      </w:divBdr>
    </w:div>
    <w:div w:id="1553423312">
      <w:marLeft w:val="640"/>
      <w:marRight w:val="0"/>
      <w:marTop w:val="0"/>
      <w:marBottom w:val="0"/>
      <w:divBdr>
        <w:top w:val="none" w:sz="0" w:space="0" w:color="auto"/>
        <w:left w:val="none" w:sz="0" w:space="0" w:color="auto"/>
        <w:bottom w:val="none" w:sz="0" w:space="0" w:color="auto"/>
        <w:right w:val="none" w:sz="0" w:space="0" w:color="auto"/>
      </w:divBdr>
    </w:div>
    <w:div w:id="1553423941">
      <w:marLeft w:val="640"/>
      <w:marRight w:val="0"/>
      <w:marTop w:val="0"/>
      <w:marBottom w:val="0"/>
      <w:divBdr>
        <w:top w:val="none" w:sz="0" w:space="0" w:color="auto"/>
        <w:left w:val="none" w:sz="0" w:space="0" w:color="auto"/>
        <w:bottom w:val="none" w:sz="0" w:space="0" w:color="auto"/>
        <w:right w:val="none" w:sz="0" w:space="0" w:color="auto"/>
      </w:divBdr>
    </w:div>
    <w:div w:id="1553496604">
      <w:marLeft w:val="640"/>
      <w:marRight w:val="0"/>
      <w:marTop w:val="0"/>
      <w:marBottom w:val="0"/>
      <w:divBdr>
        <w:top w:val="none" w:sz="0" w:space="0" w:color="auto"/>
        <w:left w:val="none" w:sz="0" w:space="0" w:color="auto"/>
        <w:bottom w:val="none" w:sz="0" w:space="0" w:color="auto"/>
        <w:right w:val="none" w:sz="0" w:space="0" w:color="auto"/>
      </w:divBdr>
    </w:div>
    <w:div w:id="1553732644">
      <w:marLeft w:val="640"/>
      <w:marRight w:val="0"/>
      <w:marTop w:val="0"/>
      <w:marBottom w:val="0"/>
      <w:divBdr>
        <w:top w:val="none" w:sz="0" w:space="0" w:color="auto"/>
        <w:left w:val="none" w:sz="0" w:space="0" w:color="auto"/>
        <w:bottom w:val="none" w:sz="0" w:space="0" w:color="auto"/>
        <w:right w:val="none" w:sz="0" w:space="0" w:color="auto"/>
      </w:divBdr>
    </w:div>
    <w:div w:id="1553732831">
      <w:marLeft w:val="640"/>
      <w:marRight w:val="0"/>
      <w:marTop w:val="0"/>
      <w:marBottom w:val="0"/>
      <w:divBdr>
        <w:top w:val="none" w:sz="0" w:space="0" w:color="auto"/>
        <w:left w:val="none" w:sz="0" w:space="0" w:color="auto"/>
        <w:bottom w:val="none" w:sz="0" w:space="0" w:color="auto"/>
        <w:right w:val="none" w:sz="0" w:space="0" w:color="auto"/>
      </w:divBdr>
    </w:div>
    <w:div w:id="1553736715">
      <w:marLeft w:val="640"/>
      <w:marRight w:val="0"/>
      <w:marTop w:val="0"/>
      <w:marBottom w:val="0"/>
      <w:divBdr>
        <w:top w:val="none" w:sz="0" w:space="0" w:color="auto"/>
        <w:left w:val="none" w:sz="0" w:space="0" w:color="auto"/>
        <w:bottom w:val="none" w:sz="0" w:space="0" w:color="auto"/>
        <w:right w:val="none" w:sz="0" w:space="0" w:color="auto"/>
      </w:divBdr>
    </w:div>
    <w:div w:id="1553954878">
      <w:marLeft w:val="640"/>
      <w:marRight w:val="0"/>
      <w:marTop w:val="0"/>
      <w:marBottom w:val="0"/>
      <w:divBdr>
        <w:top w:val="none" w:sz="0" w:space="0" w:color="auto"/>
        <w:left w:val="none" w:sz="0" w:space="0" w:color="auto"/>
        <w:bottom w:val="none" w:sz="0" w:space="0" w:color="auto"/>
        <w:right w:val="none" w:sz="0" w:space="0" w:color="auto"/>
      </w:divBdr>
    </w:div>
    <w:div w:id="1554005561">
      <w:marLeft w:val="640"/>
      <w:marRight w:val="0"/>
      <w:marTop w:val="0"/>
      <w:marBottom w:val="0"/>
      <w:divBdr>
        <w:top w:val="none" w:sz="0" w:space="0" w:color="auto"/>
        <w:left w:val="none" w:sz="0" w:space="0" w:color="auto"/>
        <w:bottom w:val="none" w:sz="0" w:space="0" w:color="auto"/>
        <w:right w:val="none" w:sz="0" w:space="0" w:color="auto"/>
      </w:divBdr>
    </w:div>
    <w:div w:id="1554147871">
      <w:marLeft w:val="640"/>
      <w:marRight w:val="0"/>
      <w:marTop w:val="0"/>
      <w:marBottom w:val="0"/>
      <w:divBdr>
        <w:top w:val="none" w:sz="0" w:space="0" w:color="auto"/>
        <w:left w:val="none" w:sz="0" w:space="0" w:color="auto"/>
        <w:bottom w:val="none" w:sz="0" w:space="0" w:color="auto"/>
        <w:right w:val="none" w:sz="0" w:space="0" w:color="auto"/>
      </w:divBdr>
    </w:div>
    <w:div w:id="1554149366">
      <w:marLeft w:val="640"/>
      <w:marRight w:val="0"/>
      <w:marTop w:val="0"/>
      <w:marBottom w:val="0"/>
      <w:divBdr>
        <w:top w:val="none" w:sz="0" w:space="0" w:color="auto"/>
        <w:left w:val="none" w:sz="0" w:space="0" w:color="auto"/>
        <w:bottom w:val="none" w:sz="0" w:space="0" w:color="auto"/>
        <w:right w:val="none" w:sz="0" w:space="0" w:color="auto"/>
      </w:divBdr>
    </w:div>
    <w:div w:id="1554270885">
      <w:marLeft w:val="640"/>
      <w:marRight w:val="0"/>
      <w:marTop w:val="0"/>
      <w:marBottom w:val="0"/>
      <w:divBdr>
        <w:top w:val="none" w:sz="0" w:space="0" w:color="auto"/>
        <w:left w:val="none" w:sz="0" w:space="0" w:color="auto"/>
        <w:bottom w:val="none" w:sz="0" w:space="0" w:color="auto"/>
        <w:right w:val="none" w:sz="0" w:space="0" w:color="auto"/>
      </w:divBdr>
    </w:div>
    <w:div w:id="1554271973">
      <w:marLeft w:val="640"/>
      <w:marRight w:val="0"/>
      <w:marTop w:val="0"/>
      <w:marBottom w:val="0"/>
      <w:divBdr>
        <w:top w:val="none" w:sz="0" w:space="0" w:color="auto"/>
        <w:left w:val="none" w:sz="0" w:space="0" w:color="auto"/>
        <w:bottom w:val="none" w:sz="0" w:space="0" w:color="auto"/>
        <w:right w:val="none" w:sz="0" w:space="0" w:color="auto"/>
      </w:divBdr>
    </w:div>
    <w:div w:id="1554342808">
      <w:marLeft w:val="640"/>
      <w:marRight w:val="0"/>
      <w:marTop w:val="0"/>
      <w:marBottom w:val="0"/>
      <w:divBdr>
        <w:top w:val="none" w:sz="0" w:space="0" w:color="auto"/>
        <w:left w:val="none" w:sz="0" w:space="0" w:color="auto"/>
        <w:bottom w:val="none" w:sz="0" w:space="0" w:color="auto"/>
        <w:right w:val="none" w:sz="0" w:space="0" w:color="auto"/>
      </w:divBdr>
    </w:div>
    <w:div w:id="1554344193">
      <w:marLeft w:val="640"/>
      <w:marRight w:val="0"/>
      <w:marTop w:val="0"/>
      <w:marBottom w:val="0"/>
      <w:divBdr>
        <w:top w:val="none" w:sz="0" w:space="0" w:color="auto"/>
        <w:left w:val="none" w:sz="0" w:space="0" w:color="auto"/>
        <w:bottom w:val="none" w:sz="0" w:space="0" w:color="auto"/>
        <w:right w:val="none" w:sz="0" w:space="0" w:color="auto"/>
      </w:divBdr>
    </w:div>
    <w:div w:id="1554345244">
      <w:marLeft w:val="640"/>
      <w:marRight w:val="0"/>
      <w:marTop w:val="0"/>
      <w:marBottom w:val="0"/>
      <w:divBdr>
        <w:top w:val="none" w:sz="0" w:space="0" w:color="auto"/>
        <w:left w:val="none" w:sz="0" w:space="0" w:color="auto"/>
        <w:bottom w:val="none" w:sz="0" w:space="0" w:color="auto"/>
        <w:right w:val="none" w:sz="0" w:space="0" w:color="auto"/>
      </w:divBdr>
    </w:div>
    <w:div w:id="1554347452">
      <w:marLeft w:val="640"/>
      <w:marRight w:val="0"/>
      <w:marTop w:val="0"/>
      <w:marBottom w:val="0"/>
      <w:divBdr>
        <w:top w:val="none" w:sz="0" w:space="0" w:color="auto"/>
        <w:left w:val="none" w:sz="0" w:space="0" w:color="auto"/>
        <w:bottom w:val="none" w:sz="0" w:space="0" w:color="auto"/>
        <w:right w:val="none" w:sz="0" w:space="0" w:color="auto"/>
      </w:divBdr>
    </w:div>
    <w:div w:id="1554348160">
      <w:marLeft w:val="640"/>
      <w:marRight w:val="0"/>
      <w:marTop w:val="0"/>
      <w:marBottom w:val="0"/>
      <w:divBdr>
        <w:top w:val="none" w:sz="0" w:space="0" w:color="auto"/>
        <w:left w:val="none" w:sz="0" w:space="0" w:color="auto"/>
        <w:bottom w:val="none" w:sz="0" w:space="0" w:color="auto"/>
        <w:right w:val="none" w:sz="0" w:space="0" w:color="auto"/>
      </w:divBdr>
    </w:div>
    <w:div w:id="1554463009">
      <w:marLeft w:val="640"/>
      <w:marRight w:val="0"/>
      <w:marTop w:val="0"/>
      <w:marBottom w:val="0"/>
      <w:divBdr>
        <w:top w:val="none" w:sz="0" w:space="0" w:color="auto"/>
        <w:left w:val="none" w:sz="0" w:space="0" w:color="auto"/>
        <w:bottom w:val="none" w:sz="0" w:space="0" w:color="auto"/>
        <w:right w:val="none" w:sz="0" w:space="0" w:color="auto"/>
      </w:divBdr>
    </w:div>
    <w:div w:id="1554541243">
      <w:marLeft w:val="640"/>
      <w:marRight w:val="0"/>
      <w:marTop w:val="0"/>
      <w:marBottom w:val="0"/>
      <w:divBdr>
        <w:top w:val="none" w:sz="0" w:space="0" w:color="auto"/>
        <w:left w:val="none" w:sz="0" w:space="0" w:color="auto"/>
        <w:bottom w:val="none" w:sz="0" w:space="0" w:color="auto"/>
        <w:right w:val="none" w:sz="0" w:space="0" w:color="auto"/>
      </w:divBdr>
    </w:div>
    <w:div w:id="1554581258">
      <w:marLeft w:val="640"/>
      <w:marRight w:val="0"/>
      <w:marTop w:val="0"/>
      <w:marBottom w:val="0"/>
      <w:divBdr>
        <w:top w:val="none" w:sz="0" w:space="0" w:color="auto"/>
        <w:left w:val="none" w:sz="0" w:space="0" w:color="auto"/>
        <w:bottom w:val="none" w:sz="0" w:space="0" w:color="auto"/>
        <w:right w:val="none" w:sz="0" w:space="0" w:color="auto"/>
      </w:divBdr>
    </w:div>
    <w:div w:id="1554584055">
      <w:marLeft w:val="640"/>
      <w:marRight w:val="0"/>
      <w:marTop w:val="0"/>
      <w:marBottom w:val="0"/>
      <w:divBdr>
        <w:top w:val="none" w:sz="0" w:space="0" w:color="auto"/>
        <w:left w:val="none" w:sz="0" w:space="0" w:color="auto"/>
        <w:bottom w:val="none" w:sz="0" w:space="0" w:color="auto"/>
        <w:right w:val="none" w:sz="0" w:space="0" w:color="auto"/>
      </w:divBdr>
    </w:div>
    <w:div w:id="1554779994">
      <w:marLeft w:val="640"/>
      <w:marRight w:val="0"/>
      <w:marTop w:val="0"/>
      <w:marBottom w:val="0"/>
      <w:divBdr>
        <w:top w:val="none" w:sz="0" w:space="0" w:color="auto"/>
        <w:left w:val="none" w:sz="0" w:space="0" w:color="auto"/>
        <w:bottom w:val="none" w:sz="0" w:space="0" w:color="auto"/>
        <w:right w:val="none" w:sz="0" w:space="0" w:color="auto"/>
      </w:divBdr>
    </w:div>
    <w:div w:id="1554852908">
      <w:marLeft w:val="640"/>
      <w:marRight w:val="0"/>
      <w:marTop w:val="0"/>
      <w:marBottom w:val="0"/>
      <w:divBdr>
        <w:top w:val="none" w:sz="0" w:space="0" w:color="auto"/>
        <w:left w:val="none" w:sz="0" w:space="0" w:color="auto"/>
        <w:bottom w:val="none" w:sz="0" w:space="0" w:color="auto"/>
        <w:right w:val="none" w:sz="0" w:space="0" w:color="auto"/>
      </w:divBdr>
    </w:div>
    <w:div w:id="1554925391">
      <w:marLeft w:val="640"/>
      <w:marRight w:val="0"/>
      <w:marTop w:val="0"/>
      <w:marBottom w:val="0"/>
      <w:divBdr>
        <w:top w:val="none" w:sz="0" w:space="0" w:color="auto"/>
        <w:left w:val="none" w:sz="0" w:space="0" w:color="auto"/>
        <w:bottom w:val="none" w:sz="0" w:space="0" w:color="auto"/>
        <w:right w:val="none" w:sz="0" w:space="0" w:color="auto"/>
      </w:divBdr>
    </w:div>
    <w:div w:id="1554999972">
      <w:marLeft w:val="640"/>
      <w:marRight w:val="0"/>
      <w:marTop w:val="0"/>
      <w:marBottom w:val="0"/>
      <w:divBdr>
        <w:top w:val="none" w:sz="0" w:space="0" w:color="auto"/>
        <w:left w:val="none" w:sz="0" w:space="0" w:color="auto"/>
        <w:bottom w:val="none" w:sz="0" w:space="0" w:color="auto"/>
        <w:right w:val="none" w:sz="0" w:space="0" w:color="auto"/>
      </w:divBdr>
    </w:div>
    <w:div w:id="1555044402">
      <w:marLeft w:val="640"/>
      <w:marRight w:val="0"/>
      <w:marTop w:val="0"/>
      <w:marBottom w:val="0"/>
      <w:divBdr>
        <w:top w:val="none" w:sz="0" w:space="0" w:color="auto"/>
        <w:left w:val="none" w:sz="0" w:space="0" w:color="auto"/>
        <w:bottom w:val="none" w:sz="0" w:space="0" w:color="auto"/>
        <w:right w:val="none" w:sz="0" w:space="0" w:color="auto"/>
      </w:divBdr>
    </w:div>
    <w:div w:id="1555119038">
      <w:marLeft w:val="640"/>
      <w:marRight w:val="0"/>
      <w:marTop w:val="0"/>
      <w:marBottom w:val="0"/>
      <w:divBdr>
        <w:top w:val="none" w:sz="0" w:space="0" w:color="auto"/>
        <w:left w:val="none" w:sz="0" w:space="0" w:color="auto"/>
        <w:bottom w:val="none" w:sz="0" w:space="0" w:color="auto"/>
        <w:right w:val="none" w:sz="0" w:space="0" w:color="auto"/>
      </w:divBdr>
    </w:div>
    <w:div w:id="1555120780">
      <w:marLeft w:val="640"/>
      <w:marRight w:val="0"/>
      <w:marTop w:val="0"/>
      <w:marBottom w:val="0"/>
      <w:divBdr>
        <w:top w:val="none" w:sz="0" w:space="0" w:color="auto"/>
        <w:left w:val="none" w:sz="0" w:space="0" w:color="auto"/>
        <w:bottom w:val="none" w:sz="0" w:space="0" w:color="auto"/>
        <w:right w:val="none" w:sz="0" w:space="0" w:color="auto"/>
      </w:divBdr>
    </w:div>
    <w:div w:id="1555121395">
      <w:marLeft w:val="640"/>
      <w:marRight w:val="0"/>
      <w:marTop w:val="0"/>
      <w:marBottom w:val="0"/>
      <w:divBdr>
        <w:top w:val="none" w:sz="0" w:space="0" w:color="auto"/>
        <w:left w:val="none" w:sz="0" w:space="0" w:color="auto"/>
        <w:bottom w:val="none" w:sz="0" w:space="0" w:color="auto"/>
        <w:right w:val="none" w:sz="0" w:space="0" w:color="auto"/>
      </w:divBdr>
    </w:div>
    <w:div w:id="1555121836">
      <w:marLeft w:val="640"/>
      <w:marRight w:val="0"/>
      <w:marTop w:val="0"/>
      <w:marBottom w:val="0"/>
      <w:divBdr>
        <w:top w:val="none" w:sz="0" w:space="0" w:color="auto"/>
        <w:left w:val="none" w:sz="0" w:space="0" w:color="auto"/>
        <w:bottom w:val="none" w:sz="0" w:space="0" w:color="auto"/>
        <w:right w:val="none" w:sz="0" w:space="0" w:color="auto"/>
      </w:divBdr>
    </w:div>
    <w:div w:id="1555123426">
      <w:marLeft w:val="640"/>
      <w:marRight w:val="0"/>
      <w:marTop w:val="0"/>
      <w:marBottom w:val="0"/>
      <w:divBdr>
        <w:top w:val="none" w:sz="0" w:space="0" w:color="auto"/>
        <w:left w:val="none" w:sz="0" w:space="0" w:color="auto"/>
        <w:bottom w:val="none" w:sz="0" w:space="0" w:color="auto"/>
        <w:right w:val="none" w:sz="0" w:space="0" w:color="auto"/>
      </w:divBdr>
    </w:div>
    <w:div w:id="1555190753">
      <w:marLeft w:val="640"/>
      <w:marRight w:val="0"/>
      <w:marTop w:val="0"/>
      <w:marBottom w:val="0"/>
      <w:divBdr>
        <w:top w:val="none" w:sz="0" w:space="0" w:color="auto"/>
        <w:left w:val="none" w:sz="0" w:space="0" w:color="auto"/>
        <w:bottom w:val="none" w:sz="0" w:space="0" w:color="auto"/>
        <w:right w:val="none" w:sz="0" w:space="0" w:color="auto"/>
      </w:divBdr>
    </w:div>
    <w:div w:id="1555194537">
      <w:marLeft w:val="640"/>
      <w:marRight w:val="0"/>
      <w:marTop w:val="0"/>
      <w:marBottom w:val="0"/>
      <w:divBdr>
        <w:top w:val="none" w:sz="0" w:space="0" w:color="auto"/>
        <w:left w:val="none" w:sz="0" w:space="0" w:color="auto"/>
        <w:bottom w:val="none" w:sz="0" w:space="0" w:color="auto"/>
        <w:right w:val="none" w:sz="0" w:space="0" w:color="auto"/>
      </w:divBdr>
    </w:div>
    <w:div w:id="1555265337">
      <w:marLeft w:val="640"/>
      <w:marRight w:val="0"/>
      <w:marTop w:val="0"/>
      <w:marBottom w:val="0"/>
      <w:divBdr>
        <w:top w:val="none" w:sz="0" w:space="0" w:color="auto"/>
        <w:left w:val="none" w:sz="0" w:space="0" w:color="auto"/>
        <w:bottom w:val="none" w:sz="0" w:space="0" w:color="auto"/>
        <w:right w:val="none" w:sz="0" w:space="0" w:color="auto"/>
      </w:divBdr>
    </w:div>
    <w:div w:id="1555309496">
      <w:marLeft w:val="640"/>
      <w:marRight w:val="0"/>
      <w:marTop w:val="0"/>
      <w:marBottom w:val="0"/>
      <w:divBdr>
        <w:top w:val="none" w:sz="0" w:space="0" w:color="auto"/>
        <w:left w:val="none" w:sz="0" w:space="0" w:color="auto"/>
        <w:bottom w:val="none" w:sz="0" w:space="0" w:color="auto"/>
        <w:right w:val="none" w:sz="0" w:space="0" w:color="auto"/>
      </w:divBdr>
    </w:div>
    <w:div w:id="1555314105">
      <w:marLeft w:val="640"/>
      <w:marRight w:val="0"/>
      <w:marTop w:val="0"/>
      <w:marBottom w:val="0"/>
      <w:divBdr>
        <w:top w:val="none" w:sz="0" w:space="0" w:color="auto"/>
        <w:left w:val="none" w:sz="0" w:space="0" w:color="auto"/>
        <w:bottom w:val="none" w:sz="0" w:space="0" w:color="auto"/>
        <w:right w:val="none" w:sz="0" w:space="0" w:color="auto"/>
      </w:divBdr>
    </w:div>
    <w:div w:id="1555315443">
      <w:marLeft w:val="640"/>
      <w:marRight w:val="0"/>
      <w:marTop w:val="0"/>
      <w:marBottom w:val="0"/>
      <w:divBdr>
        <w:top w:val="none" w:sz="0" w:space="0" w:color="auto"/>
        <w:left w:val="none" w:sz="0" w:space="0" w:color="auto"/>
        <w:bottom w:val="none" w:sz="0" w:space="0" w:color="auto"/>
        <w:right w:val="none" w:sz="0" w:space="0" w:color="auto"/>
      </w:divBdr>
    </w:div>
    <w:div w:id="1555385816">
      <w:marLeft w:val="640"/>
      <w:marRight w:val="0"/>
      <w:marTop w:val="0"/>
      <w:marBottom w:val="0"/>
      <w:divBdr>
        <w:top w:val="none" w:sz="0" w:space="0" w:color="auto"/>
        <w:left w:val="none" w:sz="0" w:space="0" w:color="auto"/>
        <w:bottom w:val="none" w:sz="0" w:space="0" w:color="auto"/>
        <w:right w:val="none" w:sz="0" w:space="0" w:color="auto"/>
      </w:divBdr>
    </w:div>
    <w:div w:id="1555386723">
      <w:marLeft w:val="640"/>
      <w:marRight w:val="0"/>
      <w:marTop w:val="0"/>
      <w:marBottom w:val="0"/>
      <w:divBdr>
        <w:top w:val="none" w:sz="0" w:space="0" w:color="auto"/>
        <w:left w:val="none" w:sz="0" w:space="0" w:color="auto"/>
        <w:bottom w:val="none" w:sz="0" w:space="0" w:color="auto"/>
        <w:right w:val="none" w:sz="0" w:space="0" w:color="auto"/>
      </w:divBdr>
    </w:div>
    <w:div w:id="1555392233">
      <w:marLeft w:val="640"/>
      <w:marRight w:val="0"/>
      <w:marTop w:val="0"/>
      <w:marBottom w:val="0"/>
      <w:divBdr>
        <w:top w:val="none" w:sz="0" w:space="0" w:color="auto"/>
        <w:left w:val="none" w:sz="0" w:space="0" w:color="auto"/>
        <w:bottom w:val="none" w:sz="0" w:space="0" w:color="auto"/>
        <w:right w:val="none" w:sz="0" w:space="0" w:color="auto"/>
      </w:divBdr>
    </w:div>
    <w:div w:id="1555392485">
      <w:marLeft w:val="640"/>
      <w:marRight w:val="0"/>
      <w:marTop w:val="0"/>
      <w:marBottom w:val="0"/>
      <w:divBdr>
        <w:top w:val="none" w:sz="0" w:space="0" w:color="auto"/>
        <w:left w:val="none" w:sz="0" w:space="0" w:color="auto"/>
        <w:bottom w:val="none" w:sz="0" w:space="0" w:color="auto"/>
        <w:right w:val="none" w:sz="0" w:space="0" w:color="auto"/>
      </w:divBdr>
    </w:div>
    <w:div w:id="1555507395">
      <w:marLeft w:val="640"/>
      <w:marRight w:val="0"/>
      <w:marTop w:val="0"/>
      <w:marBottom w:val="0"/>
      <w:divBdr>
        <w:top w:val="none" w:sz="0" w:space="0" w:color="auto"/>
        <w:left w:val="none" w:sz="0" w:space="0" w:color="auto"/>
        <w:bottom w:val="none" w:sz="0" w:space="0" w:color="auto"/>
        <w:right w:val="none" w:sz="0" w:space="0" w:color="auto"/>
      </w:divBdr>
    </w:div>
    <w:div w:id="1555507721">
      <w:marLeft w:val="640"/>
      <w:marRight w:val="0"/>
      <w:marTop w:val="0"/>
      <w:marBottom w:val="0"/>
      <w:divBdr>
        <w:top w:val="none" w:sz="0" w:space="0" w:color="auto"/>
        <w:left w:val="none" w:sz="0" w:space="0" w:color="auto"/>
        <w:bottom w:val="none" w:sz="0" w:space="0" w:color="auto"/>
        <w:right w:val="none" w:sz="0" w:space="0" w:color="auto"/>
      </w:divBdr>
    </w:div>
    <w:div w:id="1555508173">
      <w:marLeft w:val="640"/>
      <w:marRight w:val="0"/>
      <w:marTop w:val="0"/>
      <w:marBottom w:val="0"/>
      <w:divBdr>
        <w:top w:val="none" w:sz="0" w:space="0" w:color="auto"/>
        <w:left w:val="none" w:sz="0" w:space="0" w:color="auto"/>
        <w:bottom w:val="none" w:sz="0" w:space="0" w:color="auto"/>
        <w:right w:val="none" w:sz="0" w:space="0" w:color="auto"/>
      </w:divBdr>
    </w:div>
    <w:div w:id="1555579553">
      <w:marLeft w:val="640"/>
      <w:marRight w:val="0"/>
      <w:marTop w:val="0"/>
      <w:marBottom w:val="0"/>
      <w:divBdr>
        <w:top w:val="none" w:sz="0" w:space="0" w:color="auto"/>
        <w:left w:val="none" w:sz="0" w:space="0" w:color="auto"/>
        <w:bottom w:val="none" w:sz="0" w:space="0" w:color="auto"/>
        <w:right w:val="none" w:sz="0" w:space="0" w:color="auto"/>
      </w:divBdr>
    </w:div>
    <w:div w:id="1555582285">
      <w:marLeft w:val="640"/>
      <w:marRight w:val="0"/>
      <w:marTop w:val="0"/>
      <w:marBottom w:val="0"/>
      <w:divBdr>
        <w:top w:val="none" w:sz="0" w:space="0" w:color="auto"/>
        <w:left w:val="none" w:sz="0" w:space="0" w:color="auto"/>
        <w:bottom w:val="none" w:sz="0" w:space="0" w:color="auto"/>
        <w:right w:val="none" w:sz="0" w:space="0" w:color="auto"/>
      </w:divBdr>
    </w:div>
    <w:div w:id="1555652769">
      <w:marLeft w:val="640"/>
      <w:marRight w:val="0"/>
      <w:marTop w:val="0"/>
      <w:marBottom w:val="0"/>
      <w:divBdr>
        <w:top w:val="none" w:sz="0" w:space="0" w:color="auto"/>
        <w:left w:val="none" w:sz="0" w:space="0" w:color="auto"/>
        <w:bottom w:val="none" w:sz="0" w:space="0" w:color="auto"/>
        <w:right w:val="none" w:sz="0" w:space="0" w:color="auto"/>
      </w:divBdr>
    </w:div>
    <w:div w:id="1555696360">
      <w:marLeft w:val="640"/>
      <w:marRight w:val="0"/>
      <w:marTop w:val="0"/>
      <w:marBottom w:val="0"/>
      <w:divBdr>
        <w:top w:val="none" w:sz="0" w:space="0" w:color="auto"/>
        <w:left w:val="none" w:sz="0" w:space="0" w:color="auto"/>
        <w:bottom w:val="none" w:sz="0" w:space="0" w:color="auto"/>
        <w:right w:val="none" w:sz="0" w:space="0" w:color="auto"/>
      </w:divBdr>
    </w:div>
    <w:div w:id="1555699029">
      <w:marLeft w:val="640"/>
      <w:marRight w:val="0"/>
      <w:marTop w:val="0"/>
      <w:marBottom w:val="0"/>
      <w:divBdr>
        <w:top w:val="none" w:sz="0" w:space="0" w:color="auto"/>
        <w:left w:val="none" w:sz="0" w:space="0" w:color="auto"/>
        <w:bottom w:val="none" w:sz="0" w:space="0" w:color="auto"/>
        <w:right w:val="none" w:sz="0" w:space="0" w:color="auto"/>
      </w:divBdr>
    </w:div>
    <w:div w:id="1555700896">
      <w:marLeft w:val="640"/>
      <w:marRight w:val="0"/>
      <w:marTop w:val="0"/>
      <w:marBottom w:val="0"/>
      <w:divBdr>
        <w:top w:val="none" w:sz="0" w:space="0" w:color="auto"/>
        <w:left w:val="none" w:sz="0" w:space="0" w:color="auto"/>
        <w:bottom w:val="none" w:sz="0" w:space="0" w:color="auto"/>
        <w:right w:val="none" w:sz="0" w:space="0" w:color="auto"/>
      </w:divBdr>
    </w:div>
    <w:div w:id="1555849947">
      <w:marLeft w:val="640"/>
      <w:marRight w:val="0"/>
      <w:marTop w:val="0"/>
      <w:marBottom w:val="0"/>
      <w:divBdr>
        <w:top w:val="none" w:sz="0" w:space="0" w:color="auto"/>
        <w:left w:val="none" w:sz="0" w:space="0" w:color="auto"/>
        <w:bottom w:val="none" w:sz="0" w:space="0" w:color="auto"/>
        <w:right w:val="none" w:sz="0" w:space="0" w:color="auto"/>
      </w:divBdr>
    </w:div>
    <w:div w:id="1556039164">
      <w:marLeft w:val="640"/>
      <w:marRight w:val="0"/>
      <w:marTop w:val="0"/>
      <w:marBottom w:val="0"/>
      <w:divBdr>
        <w:top w:val="none" w:sz="0" w:space="0" w:color="auto"/>
        <w:left w:val="none" w:sz="0" w:space="0" w:color="auto"/>
        <w:bottom w:val="none" w:sz="0" w:space="0" w:color="auto"/>
        <w:right w:val="none" w:sz="0" w:space="0" w:color="auto"/>
      </w:divBdr>
    </w:div>
    <w:div w:id="1556086890">
      <w:marLeft w:val="640"/>
      <w:marRight w:val="0"/>
      <w:marTop w:val="0"/>
      <w:marBottom w:val="0"/>
      <w:divBdr>
        <w:top w:val="none" w:sz="0" w:space="0" w:color="auto"/>
        <w:left w:val="none" w:sz="0" w:space="0" w:color="auto"/>
        <w:bottom w:val="none" w:sz="0" w:space="0" w:color="auto"/>
        <w:right w:val="none" w:sz="0" w:space="0" w:color="auto"/>
      </w:divBdr>
    </w:div>
    <w:div w:id="1556115746">
      <w:marLeft w:val="640"/>
      <w:marRight w:val="0"/>
      <w:marTop w:val="0"/>
      <w:marBottom w:val="0"/>
      <w:divBdr>
        <w:top w:val="none" w:sz="0" w:space="0" w:color="auto"/>
        <w:left w:val="none" w:sz="0" w:space="0" w:color="auto"/>
        <w:bottom w:val="none" w:sz="0" w:space="0" w:color="auto"/>
        <w:right w:val="none" w:sz="0" w:space="0" w:color="auto"/>
      </w:divBdr>
    </w:div>
    <w:div w:id="1556118464">
      <w:marLeft w:val="640"/>
      <w:marRight w:val="0"/>
      <w:marTop w:val="0"/>
      <w:marBottom w:val="0"/>
      <w:divBdr>
        <w:top w:val="none" w:sz="0" w:space="0" w:color="auto"/>
        <w:left w:val="none" w:sz="0" w:space="0" w:color="auto"/>
        <w:bottom w:val="none" w:sz="0" w:space="0" w:color="auto"/>
        <w:right w:val="none" w:sz="0" w:space="0" w:color="auto"/>
      </w:divBdr>
    </w:div>
    <w:div w:id="1556234251">
      <w:marLeft w:val="640"/>
      <w:marRight w:val="0"/>
      <w:marTop w:val="0"/>
      <w:marBottom w:val="0"/>
      <w:divBdr>
        <w:top w:val="none" w:sz="0" w:space="0" w:color="auto"/>
        <w:left w:val="none" w:sz="0" w:space="0" w:color="auto"/>
        <w:bottom w:val="none" w:sz="0" w:space="0" w:color="auto"/>
        <w:right w:val="none" w:sz="0" w:space="0" w:color="auto"/>
      </w:divBdr>
    </w:div>
    <w:div w:id="1556236911">
      <w:marLeft w:val="640"/>
      <w:marRight w:val="0"/>
      <w:marTop w:val="0"/>
      <w:marBottom w:val="0"/>
      <w:divBdr>
        <w:top w:val="none" w:sz="0" w:space="0" w:color="auto"/>
        <w:left w:val="none" w:sz="0" w:space="0" w:color="auto"/>
        <w:bottom w:val="none" w:sz="0" w:space="0" w:color="auto"/>
        <w:right w:val="none" w:sz="0" w:space="0" w:color="auto"/>
      </w:divBdr>
    </w:div>
    <w:div w:id="1556354401">
      <w:marLeft w:val="640"/>
      <w:marRight w:val="0"/>
      <w:marTop w:val="0"/>
      <w:marBottom w:val="0"/>
      <w:divBdr>
        <w:top w:val="none" w:sz="0" w:space="0" w:color="auto"/>
        <w:left w:val="none" w:sz="0" w:space="0" w:color="auto"/>
        <w:bottom w:val="none" w:sz="0" w:space="0" w:color="auto"/>
        <w:right w:val="none" w:sz="0" w:space="0" w:color="auto"/>
      </w:divBdr>
    </w:div>
    <w:div w:id="1556426878">
      <w:marLeft w:val="640"/>
      <w:marRight w:val="0"/>
      <w:marTop w:val="0"/>
      <w:marBottom w:val="0"/>
      <w:divBdr>
        <w:top w:val="none" w:sz="0" w:space="0" w:color="auto"/>
        <w:left w:val="none" w:sz="0" w:space="0" w:color="auto"/>
        <w:bottom w:val="none" w:sz="0" w:space="0" w:color="auto"/>
        <w:right w:val="none" w:sz="0" w:space="0" w:color="auto"/>
      </w:divBdr>
    </w:div>
    <w:div w:id="1556434043">
      <w:marLeft w:val="640"/>
      <w:marRight w:val="0"/>
      <w:marTop w:val="0"/>
      <w:marBottom w:val="0"/>
      <w:divBdr>
        <w:top w:val="none" w:sz="0" w:space="0" w:color="auto"/>
        <w:left w:val="none" w:sz="0" w:space="0" w:color="auto"/>
        <w:bottom w:val="none" w:sz="0" w:space="0" w:color="auto"/>
        <w:right w:val="none" w:sz="0" w:space="0" w:color="auto"/>
      </w:divBdr>
    </w:div>
    <w:div w:id="1556547081">
      <w:marLeft w:val="640"/>
      <w:marRight w:val="0"/>
      <w:marTop w:val="0"/>
      <w:marBottom w:val="0"/>
      <w:divBdr>
        <w:top w:val="none" w:sz="0" w:space="0" w:color="auto"/>
        <w:left w:val="none" w:sz="0" w:space="0" w:color="auto"/>
        <w:bottom w:val="none" w:sz="0" w:space="0" w:color="auto"/>
        <w:right w:val="none" w:sz="0" w:space="0" w:color="auto"/>
      </w:divBdr>
    </w:div>
    <w:div w:id="1556620684">
      <w:marLeft w:val="640"/>
      <w:marRight w:val="0"/>
      <w:marTop w:val="0"/>
      <w:marBottom w:val="0"/>
      <w:divBdr>
        <w:top w:val="none" w:sz="0" w:space="0" w:color="auto"/>
        <w:left w:val="none" w:sz="0" w:space="0" w:color="auto"/>
        <w:bottom w:val="none" w:sz="0" w:space="0" w:color="auto"/>
        <w:right w:val="none" w:sz="0" w:space="0" w:color="auto"/>
      </w:divBdr>
    </w:div>
    <w:div w:id="1556624679">
      <w:marLeft w:val="640"/>
      <w:marRight w:val="0"/>
      <w:marTop w:val="0"/>
      <w:marBottom w:val="0"/>
      <w:divBdr>
        <w:top w:val="none" w:sz="0" w:space="0" w:color="auto"/>
        <w:left w:val="none" w:sz="0" w:space="0" w:color="auto"/>
        <w:bottom w:val="none" w:sz="0" w:space="0" w:color="auto"/>
        <w:right w:val="none" w:sz="0" w:space="0" w:color="auto"/>
      </w:divBdr>
    </w:div>
    <w:div w:id="1556627669">
      <w:marLeft w:val="640"/>
      <w:marRight w:val="0"/>
      <w:marTop w:val="0"/>
      <w:marBottom w:val="0"/>
      <w:divBdr>
        <w:top w:val="none" w:sz="0" w:space="0" w:color="auto"/>
        <w:left w:val="none" w:sz="0" w:space="0" w:color="auto"/>
        <w:bottom w:val="none" w:sz="0" w:space="0" w:color="auto"/>
        <w:right w:val="none" w:sz="0" w:space="0" w:color="auto"/>
      </w:divBdr>
    </w:div>
    <w:div w:id="1556812652">
      <w:marLeft w:val="640"/>
      <w:marRight w:val="0"/>
      <w:marTop w:val="0"/>
      <w:marBottom w:val="0"/>
      <w:divBdr>
        <w:top w:val="none" w:sz="0" w:space="0" w:color="auto"/>
        <w:left w:val="none" w:sz="0" w:space="0" w:color="auto"/>
        <w:bottom w:val="none" w:sz="0" w:space="0" w:color="auto"/>
        <w:right w:val="none" w:sz="0" w:space="0" w:color="auto"/>
      </w:divBdr>
    </w:div>
    <w:div w:id="1557009942">
      <w:marLeft w:val="640"/>
      <w:marRight w:val="0"/>
      <w:marTop w:val="0"/>
      <w:marBottom w:val="0"/>
      <w:divBdr>
        <w:top w:val="none" w:sz="0" w:space="0" w:color="auto"/>
        <w:left w:val="none" w:sz="0" w:space="0" w:color="auto"/>
        <w:bottom w:val="none" w:sz="0" w:space="0" w:color="auto"/>
        <w:right w:val="none" w:sz="0" w:space="0" w:color="auto"/>
      </w:divBdr>
    </w:div>
    <w:div w:id="1557087558">
      <w:marLeft w:val="640"/>
      <w:marRight w:val="0"/>
      <w:marTop w:val="0"/>
      <w:marBottom w:val="0"/>
      <w:divBdr>
        <w:top w:val="none" w:sz="0" w:space="0" w:color="auto"/>
        <w:left w:val="none" w:sz="0" w:space="0" w:color="auto"/>
        <w:bottom w:val="none" w:sz="0" w:space="0" w:color="auto"/>
        <w:right w:val="none" w:sz="0" w:space="0" w:color="auto"/>
      </w:divBdr>
    </w:div>
    <w:div w:id="1557158854">
      <w:marLeft w:val="640"/>
      <w:marRight w:val="0"/>
      <w:marTop w:val="0"/>
      <w:marBottom w:val="0"/>
      <w:divBdr>
        <w:top w:val="none" w:sz="0" w:space="0" w:color="auto"/>
        <w:left w:val="none" w:sz="0" w:space="0" w:color="auto"/>
        <w:bottom w:val="none" w:sz="0" w:space="0" w:color="auto"/>
        <w:right w:val="none" w:sz="0" w:space="0" w:color="auto"/>
      </w:divBdr>
    </w:div>
    <w:div w:id="1557279813">
      <w:marLeft w:val="640"/>
      <w:marRight w:val="0"/>
      <w:marTop w:val="0"/>
      <w:marBottom w:val="0"/>
      <w:divBdr>
        <w:top w:val="none" w:sz="0" w:space="0" w:color="auto"/>
        <w:left w:val="none" w:sz="0" w:space="0" w:color="auto"/>
        <w:bottom w:val="none" w:sz="0" w:space="0" w:color="auto"/>
        <w:right w:val="none" w:sz="0" w:space="0" w:color="auto"/>
      </w:divBdr>
    </w:div>
    <w:div w:id="1557397758">
      <w:marLeft w:val="640"/>
      <w:marRight w:val="0"/>
      <w:marTop w:val="0"/>
      <w:marBottom w:val="0"/>
      <w:divBdr>
        <w:top w:val="none" w:sz="0" w:space="0" w:color="auto"/>
        <w:left w:val="none" w:sz="0" w:space="0" w:color="auto"/>
        <w:bottom w:val="none" w:sz="0" w:space="0" w:color="auto"/>
        <w:right w:val="none" w:sz="0" w:space="0" w:color="auto"/>
      </w:divBdr>
    </w:div>
    <w:div w:id="1557475107">
      <w:marLeft w:val="640"/>
      <w:marRight w:val="0"/>
      <w:marTop w:val="0"/>
      <w:marBottom w:val="0"/>
      <w:divBdr>
        <w:top w:val="none" w:sz="0" w:space="0" w:color="auto"/>
        <w:left w:val="none" w:sz="0" w:space="0" w:color="auto"/>
        <w:bottom w:val="none" w:sz="0" w:space="0" w:color="auto"/>
        <w:right w:val="none" w:sz="0" w:space="0" w:color="auto"/>
      </w:divBdr>
    </w:div>
    <w:div w:id="1557542965">
      <w:marLeft w:val="640"/>
      <w:marRight w:val="0"/>
      <w:marTop w:val="0"/>
      <w:marBottom w:val="0"/>
      <w:divBdr>
        <w:top w:val="none" w:sz="0" w:space="0" w:color="auto"/>
        <w:left w:val="none" w:sz="0" w:space="0" w:color="auto"/>
        <w:bottom w:val="none" w:sz="0" w:space="0" w:color="auto"/>
        <w:right w:val="none" w:sz="0" w:space="0" w:color="auto"/>
      </w:divBdr>
    </w:div>
    <w:div w:id="1557619926">
      <w:marLeft w:val="640"/>
      <w:marRight w:val="0"/>
      <w:marTop w:val="0"/>
      <w:marBottom w:val="0"/>
      <w:divBdr>
        <w:top w:val="none" w:sz="0" w:space="0" w:color="auto"/>
        <w:left w:val="none" w:sz="0" w:space="0" w:color="auto"/>
        <w:bottom w:val="none" w:sz="0" w:space="0" w:color="auto"/>
        <w:right w:val="none" w:sz="0" w:space="0" w:color="auto"/>
      </w:divBdr>
    </w:div>
    <w:div w:id="1557661129">
      <w:marLeft w:val="640"/>
      <w:marRight w:val="0"/>
      <w:marTop w:val="0"/>
      <w:marBottom w:val="0"/>
      <w:divBdr>
        <w:top w:val="none" w:sz="0" w:space="0" w:color="auto"/>
        <w:left w:val="none" w:sz="0" w:space="0" w:color="auto"/>
        <w:bottom w:val="none" w:sz="0" w:space="0" w:color="auto"/>
        <w:right w:val="none" w:sz="0" w:space="0" w:color="auto"/>
      </w:divBdr>
    </w:div>
    <w:div w:id="1557811411">
      <w:marLeft w:val="640"/>
      <w:marRight w:val="0"/>
      <w:marTop w:val="0"/>
      <w:marBottom w:val="0"/>
      <w:divBdr>
        <w:top w:val="none" w:sz="0" w:space="0" w:color="auto"/>
        <w:left w:val="none" w:sz="0" w:space="0" w:color="auto"/>
        <w:bottom w:val="none" w:sz="0" w:space="0" w:color="auto"/>
        <w:right w:val="none" w:sz="0" w:space="0" w:color="auto"/>
      </w:divBdr>
    </w:div>
    <w:div w:id="1557860641">
      <w:marLeft w:val="640"/>
      <w:marRight w:val="0"/>
      <w:marTop w:val="0"/>
      <w:marBottom w:val="0"/>
      <w:divBdr>
        <w:top w:val="none" w:sz="0" w:space="0" w:color="auto"/>
        <w:left w:val="none" w:sz="0" w:space="0" w:color="auto"/>
        <w:bottom w:val="none" w:sz="0" w:space="0" w:color="auto"/>
        <w:right w:val="none" w:sz="0" w:space="0" w:color="auto"/>
      </w:divBdr>
    </w:div>
    <w:div w:id="1557937622">
      <w:marLeft w:val="640"/>
      <w:marRight w:val="0"/>
      <w:marTop w:val="0"/>
      <w:marBottom w:val="0"/>
      <w:divBdr>
        <w:top w:val="none" w:sz="0" w:space="0" w:color="auto"/>
        <w:left w:val="none" w:sz="0" w:space="0" w:color="auto"/>
        <w:bottom w:val="none" w:sz="0" w:space="0" w:color="auto"/>
        <w:right w:val="none" w:sz="0" w:space="0" w:color="auto"/>
      </w:divBdr>
    </w:div>
    <w:div w:id="1558007997">
      <w:marLeft w:val="640"/>
      <w:marRight w:val="0"/>
      <w:marTop w:val="0"/>
      <w:marBottom w:val="0"/>
      <w:divBdr>
        <w:top w:val="none" w:sz="0" w:space="0" w:color="auto"/>
        <w:left w:val="none" w:sz="0" w:space="0" w:color="auto"/>
        <w:bottom w:val="none" w:sz="0" w:space="0" w:color="auto"/>
        <w:right w:val="none" w:sz="0" w:space="0" w:color="auto"/>
      </w:divBdr>
    </w:div>
    <w:div w:id="1558123697">
      <w:marLeft w:val="640"/>
      <w:marRight w:val="0"/>
      <w:marTop w:val="0"/>
      <w:marBottom w:val="0"/>
      <w:divBdr>
        <w:top w:val="none" w:sz="0" w:space="0" w:color="auto"/>
        <w:left w:val="none" w:sz="0" w:space="0" w:color="auto"/>
        <w:bottom w:val="none" w:sz="0" w:space="0" w:color="auto"/>
        <w:right w:val="none" w:sz="0" w:space="0" w:color="auto"/>
      </w:divBdr>
    </w:div>
    <w:div w:id="1558276341">
      <w:marLeft w:val="640"/>
      <w:marRight w:val="0"/>
      <w:marTop w:val="0"/>
      <w:marBottom w:val="0"/>
      <w:divBdr>
        <w:top w:val="none" w:sz="0" w:space="0" w:color="auto"/>
        <w:left w:val="none" w:sz="0" w:space="0" w:color="auto"/>
        <w:bottom w:val="none" w:sz="0" w:space="0" w:color="auto"/>
        <w:right w:val="none" w:sz="0" w:space="0" w:color="auto"/>
      </w:divBdr>
    </w:div>
    <w:div w:id="1558470697">
      <w:marLeft w:val="640"/>
      <w:marRight w:val="0"/>
      <w:marTop w:val="0"/>
      <w:marBottom w:val="0"/>
      <w:divBdr>
        <w:top w:val="none" w:sz="0" w:space="0" w:color="auto"/>
        <w:left w:val="none" w:sz="0" w:space="0" w:color="auto"/>
        <w:bottom w:val="none" w:sz="0" w:space="0" w:color="auto"/>
        <w:right w:val="none" w:sz="0" w:space="0" w:color="auto"/>
      </w:divBdr>
    </w:div>
    <w:div w:id="1558472201">
      <w:marLeft w:val="640"/>
      <w:marRight w:val="0"/>
      <w:marTop w:val="0"/>
      <w:marBottom w:val="0"/>
      <w:divBdr>
        <w:top w:val="none" w:sz="0" w:space="0" w:color="auto"/>
        <w:left w:val="none" w:sz="0" w:space="0" w:color="auto"/>
        <w:bottom w:val="none" w:sz="0" w:space="0" w:color="auto"/>
        <w:right w:val="none" w:sz="0" w:space="0" w:color="auto"/>
      </w:divBdr>
    </w:div>
    <w:div w:id="1558660705">
      <w:marLeft w:val="640"/>
      <w:marRight w:val="0"/>
      <w:marTop w:val="0"/>
      <w:marBottom w:val="0"/>
      <w:divBdr>
        <w:top w:val="none" w:sz="0" w:space="0" w:color="auto"/>
        <w:left w:val="none" w:sz="0" w:space="0" w:color="auto"/>
        <w:bottom w:val="none" w:sz="0" w:space="0" w:color="auto"/>
        <w:right w:val="none" w:sz="0" w:space="0" w:color="auto"/>
      </w:divBdr>
    </w:div>
    <w:div w:id="1558777854">
      <w:marLeft w:val="640"/>
      <w:marRight w:val="0"/>
      <w:marTop w:val="0"/>
      <w:marBottom w:val="0"/>
      <w:divBdr>
        <w:top w:val="none" w:sz="0" w:space="0" w:color="auto"/>
        <w:left w:val="none" w:sz="0" w:space="0" w:color="auto"/>
        <w:bottom w:val="none" w:sz="0" w:space="0" w:color="auto"/>
        <w:right w:val="none" w:sz="0" w:space="0" w:color="auto"/>
      </w:divBdr>
    </w:div>
    <w:div w:id="1558779080">
      <w:marLeft w:val="640"/>
      <w:marRight w:val="0"/>
      <w:marTop w:val="0"/>
      <w:marBottom w:val="0"/>
      <w:divBdr>
        <w:top w:val="none" w:sz="0" w:space="0" w:color="auto"/>
        <w:left w:val="none" w:sz="0" w:space="0" w:color="auto"/>
        <w:bottom w:val="none" w:sz="0" w:space="0" w:color="auto"/>
        <w:right w:val="none" w:sz="0" w:space="0" w:color="auto"/>
      </w:divBdr>
    </w:div>
    <w:div w:id="1558786724">
      <w:marLeft w:val="640"/>
      <w:marRight w:val="0"/>
      <w:marTop w:val="0"/>
      <w:marBottom w:val="0"/>
      <w:divBdr>
        <w:top w:val="none" w:sz="0" w:space="0" w:color="auto"/>
        <w:left w:val="none" w:sz="0" w:space="0" w:color="auto"/>
        <w:bottom w:val="none" w:sz="0" w:space="0" w:color="auto"/>
        <w:right w:val="none" w:sz="0" w:space="0" w:color="auto"/>
      </w:divBdr>
    </w:div>
    <w:div w:id="1558787039">
      <w:marLeft w:val="640"/>
      <w:marRight w:val="0"/>
      <w:marTop w:val="0"/>
      <w:marBottom w:val="0"/>
      <w:divBdr>
        <w:top w:val="none" w:sz="0" w:space="0" w:color="auto"/>
        <w:left w:val="none" w:sz="0" w:space="0" w:color="auto"/>
        <w:bottom w:val="none" w:sz="0" w:space="0" w:color="auto"/>
        <w:right w:val="none" w:sz="0" w:space="0" w:color="auto"/>
      </w:divBdr>
    </w:div>
    <w:div w:id="1558854187">
      <w:marLeft w:val="640"/>
      <w:marRight w:val="0"/>
      <w:marTop w:val="0"/>
      <w:marBottom w:val="0"/>
      <w:divBdr>
        <w:top w:val="none" w:sz="0" w:space="0" w:color="auto"/>
        <w:left w:val="none" w:sz="0" w:space="0" w:color="auto"/>
        <w:bottom w:val="none" w:sz="0" w:space="0" w:color="auto"/>
        <w:right w:val="none" w:sz="0" w:space="0" w:color="auto"/>
      </w:divBdr>
    </w:div>
    <w:div w:id="1558860592">
      <w:marLeft w:val="640"/>
      <w:marRight w:val="0"/>
      <w:marTop w:val="0"/>
      <w:marBottom w:val="0"/>
      <w:divBdr>
        <w:top w:val="none" w:sz="0" w:space="0" w:color="auto"/>
        <w:left w:val="none" w:sz="0" w:space="0" w:color="auto"/>
        <w:bottom w:val="none" w:sz="0" w:space="0" w:color="auto"/>
        <w:right w:val="none" w:sz="0" w:space="0" w:color="auto"/>
      </w:divBdr>
    </w:div>
    <w:div w:id="1558932820">
      <w:marLeft w:val="640"/>
      <w:marRight w:val="0"/>
      <w:marTop w:val="0"/>
      <w:marBottom w:val="0"/>
      <w:divBdr>
        <w:top w:val="none" w:sz="0" w:space="0" w:color="auto"/>
        <w:left w:val="none" w:sz="0" w:space="0" w:color="auto"/>
        <w:bottom w:val="none" w:sz="0" w:space="0" w:color="auto"/>
        <w:right w:val="none" w:sz="0" w:space="0" w:color="auto"/>
      </w:divBdr>
    </w:div>
    <w:div w:id="1558935193">
      <w:marLeft w:val="640"/>
      <w:marRight w:val="0"/>
      <w:marTop w:val="0"/>
      <w:marBottom w:val="0"/>
      <w:divBdr>
        <w:top w:val="none" w:sz="0" w:space="0" w:color="auto"/>
        <w:left w:val="none" w:sz="0" w:space="0" w:color="auto"/>
        <w:bottom w:val="none" w:sz="0" w:space="0" w:color="auto"/>
        <w:right w:val="none" w:sz="0" w:space="0" w:color="auto"/>
      </w:divBdr>
    </w:div>
    <w:div w:id="1558976633">
      <w:marLeft w:val="640"/>
      <w:marRight w:val="0"/>
      <w:marTop w:val="0"/>
      <w:marBottom w:val="0"/>
      <w:divBdr>
        <w:top w:val="none" w:sz="0" w:space="0" w:color="auto"/>
        <w:left w:val="none" w:sz="0" w:space="0" w:color="auto"/>
        <w:bottom w:val="none" w:sz="0" w:space="0" w:color="auto"/>
        <w:right w:val="none" w:sz="0" w:space="0" w:color="auto"/>
      </w:divBdr>
    </w:div>
    <w:div w:id="1559051834">
      <w:marLeft w:val="640"/>
      <w:marRight w:val="0"/>
      <w:marTop w:val="0"/>
      <w:marBottom w:val="0"/>
      <w:divBdr>
        <w:top w:val="none" w:sz="0" w:space="0" w:color="auto"/>
        <w:left w:val="none" w:sz="0" w:space="0" w:color="auto"/>
        <w:bottom w:val="none" w:sz="0" w:space="0" w:color="auto"/>
        <w:right w:val="none" w:sz="0" w:space="0" w:color="auto"/>
      </w:divBdr>
    </w:div>
    <w:div w:id="1559248857">
      <w:marLeft w:val="640"/>
      <w:marRight w:val="0"/>
      <w:marTop w:val="0"/>
      <w:marBottom w:val="0"/>
      <w:divBdr>
        <w:top w:val="none" w:sz="0" w:space="0" w:color="auto"/>
        <w:left w:val="none" w:sz="0" w:space="0" w:color="auto"/>
        <w:bottom w:val="none" w:sz="0" w:space="0" w:color="auto"/>
        <w:right w:val="none" w:sz="0" w:space="0" w:color="auto"/>
      </w:divBdr>
    </w:div>
    <w:div w:id="1559319977">
      <w:marLeft w:val="640"/>
      <w:marRight w:val="0"/>
      <w:marTop w:val="0"/>
      <w:marBottom w:val="0"/>
      <w:divBdr>
        <w:top w:val="none" w:sz="0" w:space="0" w:color="auto"/>
        <w:left w:val="none" w:sz="0" w:space="0" w:color="auto"/>
        <w:bottom w:val="none" w:sz="0" w:space="0" w:color="auto"/>
        <w:right w:val="none" w:sz="0" w:space="0" w:color="auto"/>
      </w:divBdr>
    </w:div>
    <w:div w:id="1559393820">
      <w:marLeft w:val="640"/>
      <w:marRight w:val="0"/>
      <w:marTop w:val="0"/>
      <w:marBottom w:val="0"/>
      <w:divBdr>
        <w:top w:val="none" w:sz="0" w:space="0" w:color="auto"/>
        <w:left w:val="none" w:sz="0" w:space="0" w:color="auto"/>
        <w:bottom w:val="none" w:sz="0" w:space="0" w:color="auto"/>
        <w:right w:val="none" w:sz="0" w:space="0" w:color="auto"/>
      </w:divBdr>
    </w:div>
    <w:div w:id="1559587225">
      <w:marLeft w:val="640"/>
      <w:marRight w:val="0"/>
      <w:marTop w:val="0"/>
      <w:marBottom w:val="0"/>
      <w:divBdr>
        <w:top w:val="none" w:sz="0" w:space="0" w:color="auto"/>
        <w:left w:val="none" w:sz="0" w:space="0" w:color="auto"/>
        <w:bottom w:val="none" w:sz="0" w:space="0" w:color="auto"/>
        <w:right w:val="none" w:sz="0" w:space="0" w:color="auto"/>
      </w:divBdr>
    </w:div>
    <w:div w:id="1559589848">
      <w:marLeft w:val="640"/>
      <w:marRight w:val="0"/>
      <w:marTop w:val="0"/>
      <w:marBottom w:val="0"/>
      <w:divBdr>
        <w:top w:val="none" w:sz="0" w:space="0" w:color="auto"/>
        <w:left w:val="none" w:sz="0" w:space="0" w:color="auto"/>
        <w:bottom w:val="none" w:sz="0" w:space="0" w:color="auto"/>
        <w:right w:val="none" w:sz="0" w:space="0" w:color="auto"/>
      </w:divBdr>
    </w:div>
    <w:div w:id="1559633956">
      <w:marLeft w:val="640"/>
      <w:marRight w:val="0"/>
      <w:marTop w:val="0"/>
      <w:marBottom w:val="0"/>
      <w:divBdr>
        <w:top w:val="none" w:sz="0" w:space="0" w:color="auto"/>
        <w:left w:val="none" w:sz="0" w:space="0" w:color="auto"/>
        <w:bottom w:val="none" w:sz="0" w:space="0" w:color="auto"/>
        <w:right w:val="none" w:sz="0" w:space="0" w:color="auto"/>
      </w:divBdr>
    </w:div>
    <w:div w:id="1559822532">
      <w:marLeft w:val="640"/>
      <w:marRight w:val="0"/>
      <w:marTop w:val="0"/>
      <w:marBottom w:val="0"/>
      <w:divBdr>
        <w:top w:val="none" w:sz="0" w:space="0" w:color="auto"/>
        <w:left w:val="none" w:sz="0" w:space="0" w:color="auto"/>
        <w:bottom w:val="none" w:sz="0" w:space="0" w:color="auto"/>
        <w:right w:val="none" w:sz="0" w:space="0" w:color="auto"/>
      </w:divBdr>
    </w:div>
    <w:div w:id="1559853303">
      <w:marLeft w:val="640"/>
      <w:marRight w:val="0"/>
      <w:marTop w:val="0"/>
      <w:marBottom w:val="0"/>
      <w:divBdr>
        <w:top w:val="none" w:sz="0" w:space="0" w:color="auto"/>
        <w:left w:val="none" w:sz="0" w:space="0" w:color="auto"/>
        <w:bottom w:val="none" w:sz="0" w:space="0" w:color="auto"/>
        <w:right w:val="none" w:sz="0" w:space="0" w:color="auto"/>
      </w:divBdr>
    </w:div>
    <w:div w:id="1559895034">
      <w:marLeft w:val="640"/>
      <w:marRight w:val="0"/>
      <w:marTop w:val="0"/>
      <w:marBottom w:val="0"/>
      <w:divBdr>
        <w:top w:val="none" w:sz="0" w:space="0" w:color="auto"/>
        <w:left w:val="none" w:sz="0" w:space="0" w:color="auto"/>
        <w:bottom w:val="none" w:sz="0" w:space="0" w:color="auto"/>
        <w:right w:val="none" w:sz="0" w:space="0" w:color="auto"/>
      </w:divBdr>
    </w:div>
    <w:div w:id="1559898478">
      <w:marLeft w:val="640"/>
      <w:marRight w:val="0"/>
      <w:marTop w:val="0"/>
      <w:marBottom w:val="0"/>
      <w:divBdr>
        <w:top w:val="none" w:sz="0" w:space="0" w:color="auto"/>
        <w:left w:val="none" w:sz="0" w:space="0" w:color="auto"/>
        <w:bottom w:val="none" w:sz="0" w:space="0" w:color="auto"/>
        <w:right w:val="none" w:sz="0" w:space="0" w:color="auto"/>
      </w:divBdr>
    </w:div>
    <w:div w:id="1559971869">
      <w:marLeft w:val="640"/>
      <w:marRight w:val="0"/>
      <w:marTop w:val="0"/>
      <w:marBottom w:val="0"/>
      <w:divBdr>
        <w:top w:val="none" w:sz="0" w:space="0" w:color="auto"/>
        <w:left w:val="none" w:sz="0" w:space="0" w:color="auto"/>
        <w:bottom w:val="none" w:sz="0" w:space="0" w:color="auto"/>
        <w:right w:val="none" w:sz="0" w:space="0" w:color="auto"/>
      </w:divBdr>
    </w:div>
    <w:div w:id="1559976241">
      <w:marLeft w:val="640"/>
      <w:marRight w:val="0"/>
      <w:marTop w:val="0"/>
      <w:marBottom w:val="0"/>
      <w:divBdr>
        <w:top w:val="none" w:sz="0" w:space="0" w:color="auto"/>
        <w:left w:val="none" w:sz="0" w:space="0" w:color="auto"/>
        <w:bottom w:val="none" w:sz="0" w:space="0" w:color="auto"/>
        <w:right w:val="none" w:sz="0" w:space="0" w:color="auto"/>
      </w:divBdr>
    </w:div>
    <w:div w:id="1560020577">
      <w:marLeft w:val="640"/>
      <w:marRight w:val="0"/>
      <w:marTop w:val="0"/>
      <w:marBottom w:val="0"/>
      <w:divBdr>
        <w:top w:val="none" w:sz="0" w:space="0" w:color="auto"/>
        <w:left w:val="none" w:sz="0" w:space="0" w:color="auto"/>
        <w:bottom w:val="none" w:sz="0" w:space="0" w:color="auto"/>
        <w:right w:val="none" w:sz="0" w:space="0" w:color="auto"/>
      </w:divBdr>
    </w:div>
    <w:div w:id="1560049715">
      <w:marLeft w:val="640"/>
      <w:marRight w:val="0"/>
      <w:marTop w:val="0"/>
      <w:marBottom w:val="0"/>
      <w:divBdr>
        <w:top w:val="none" w:sz="0" w:space="0" w:color="auto"/>
        <w:left w:val="none" w:sz="0" w:space="0" w:color="auto"/>
        <w:bottom w:val="none" w:sz="0" w:space="0" w:color="auto"/>
        <w:right w:val="none" w:sz="0" w:space="0" w:color="auto"/>
      </w:divBdr>
    </w:div>
    <w:div w:id="1560096114">
      <w:marLeft w:val="640"/>
      <w:marRight w:val="0"/>
      <w:marTop w:val="0"/>
      <w:marBottom w:val="0"/>
      <w:divBdr>
        <w:top w:val="none" w:sz="0" w:space="0" w:color="auto"/>
        <w:left w:val="none" w:sz="0" w:space="0" w:color="auto"/>
        <w:bottom w:val="none" w:sz="0" w:space="0" w:color="auto"/>
        <w:right w:val="none" w:sz="0" w:space="0" w:color="auto"/>
      </w:divBdr>
    </w:div>
    <w:div w:id="1560168580">
      <w:marLeft w:val="480"/>
      <w:marRight w:val="0"/>
      <w:marTop w:val="0"/>
      <w:marBottom w:val="0"/>
      <w:divBdr>
        <w:top w:val="none" w:sz="0" w:space="0" w:color="auto"/>
        <w:left w:val="none" w:sz="0" w:space="0" w:color="auto"/>
        <w:bottom w:val="none" w:sz="0" w:space="0" w:color="auto"/>
        <w:right w:val="none" w:sz="0" w:space="0" w:color="auto"/>
      </w:divBdr>
    </w:div>
    <w:div w:id="1560286967">
      <w:marLeft w:val="640"/>
      <w:marRight w:val="0"/>
      <w:marTop w:val="0"/>
      <w:marBottom w:val="0"/>
      <w:divBdr>
        <w:top w:val="none" w:sz="0" w:space="0" w:color="auto"/>
        <w:left w:val="none" w:sz="0" w:space="0" w:color="auto"/>
        <w:bottom w:val="none" w:sz="0" w:space="0" w:color="auto"/>
        <w:right w:val="none" w:sz="0" w:space="0" w:color="auto"/>
      </w:divBdr>
    </w:div>
    <w:div w:id="1560431995">
      <w:marLeft w:val="640"/>
      <w:marRight w:val="0"/>
      <w:marTop w:val="0"/>
      <w:marBottom w:val="0"/>
      <w:divBdr>
        <w:top w:val="none" w:sz="0" w:space="0" w:color="auto"/>
        <w:left w:val="none" w:sz="0" w:space="0" w:color="auto"/>
        <w:bottom w:val="none" w:sz="0" w:space="0" w:color="auto"/>
        <w:right w:val="none" w:sz="0" w:space="0" w:color="auto"/>
      </w:divBdr>
    </w:div>
    <w:div w:id="1560479370">
      <w:marLeft w:val="640"/>
      <w:marRight w:val="0"/>
      <w:marTop w:val="0"/>
      <w:marBottom w:val="0"/>
      <w:divBdr>
        <w:top w:val="none" w:sz="0" w:space="0" w:color="auto"/>
        <w:left w:val="none" w:sz="0" w:space="0" w:color="auto"/>
        <w:bottom w:val="none" w:sz="0" w:space="0" w:color="auto"/>
        <w:right w:val="none" w:sz="0" w:space="0" w:color="auto"/>
      </w:divBdr>
    </w:div>
    <w:div w:id="1560483763">
      <w:marLeft w:val="640"/>
      <w:marRight w:val="0"/>
      <w:marTop w:val="0"/>
      <w:marBottom w:val="0"/>
      <w:divBdr>
        <w:top w:val="none" w:sz="0" w:space="0" w:color="auto"/>
        <w:left w:val="none" w:sz="0" w:space="0" w:color="auto"/>
        <w:bottom w:val="none" w:sz="0" w:space="0" w:color="auto"/>
        <w:right w:val="none" w:sz="0" w:space="0" w:color="auto"/>
      </w:divBdr>
    </w:div>
    <w:div w:id="1560628953">
      <w:marLeft w:val="640"/>
      <w:marRight w:val="0"/>
      <w:marTop w:val="0"/>
      <w:marBottom w:val="0"/>
      <w:divBdr>
        <w:top w:val="none" w:sz="0" w:space="0" w:color="auto"/>
        <w:left w:val="none" w:sz="0" w:space="0" w:color="auto"/>
        <w:bottom w:val="none" w:sz="0" w:space="0" w:color="auto"/>
        <w:right w:val="none" w:sz="0" w:space="0" w:color="auto"/>
      </w:divBdr>
    </w:div>
    <w:div w:id="1560633733">
      <w:marLeft w:val="640"/>
      <w:marRight w:val="0"/>
      <w:marTop w:val="0"/>
      <w:marBottom w:val="0"/>
      <w:divBdr>
        <w:top w:val="none" w:sz="0" w:space="0" w:color="auto"/>
        <w:left w:val="none" w:sz="0" w:space="0" w:color="auto"/>
        <w:bottom w:val="none" w:sz="0" w:space="0" w:color="auto"/>
        <w:right w:val="none" w:sz="0" w:space="0" w:color="auto"/>
      </w:divBdr>
    </w:div>
    <w:div w:id="1560705343">
      <w:marLeft w:val="640"/>
      <w:marRight w:val="0"/>
      <w:marTop w:val="0"/>
      <w:marBottom w:val="0"/>
      <w:divBdr>
        <w:top w:val="none" w:sz="0" w:space="0" w:color="auto"/>
        <w:left w:val="none" w:sz="0" w:space="0" w:color="auto"/>
        <w:bottom w:val="none" w:sz="0" w:space="0" w:color="auto"/>
        <w:right w:val="none" w:sz="0" w:space="0" w:color="auto"/>
      </w:divBdr>
    </w:div>
    <w:div w:id="1560751554">
      <w:marLeft w:val="640"/>
      <w:marRight w:val="0"/>
      <w:marTop w:val="0"/>
      <w:marBottom w:val="0"/>
      <w:divBdr>
        <w:top w:val="none" w:sz="0" w:space="0" w:color="auto"/>
        <w:left w:val="none" w:sz="0" w:space="0" w:color="auto"/>
        <w:bottom w:val="none" w:sz="0" w:space="0" w:color="auto"/>
        <w:right w:val="none" w:sz="0" w:space="0" w:color="auto"/>
      </w:divBdr>
    </w:div>
    <w:div w:id="1560751650">
      <w:marLeft w:val="640"/>
      <w:marRight w:val="0"/>
      <w:marTop w:val="0"/>
      <w:marBottom w:val="0"/>
      <w:divBdr>
        <w:top w:val="none" w:sz="0" w:space="0" w:color="auto"/>
        <w:left w:val="none" w:sz="0" w:space="0" w:color="auto"/>
        <w:bottom w:val="none" w:sz="0" w:space="0" w:color="auto"/>
        <w:right w:val="none" w:sz="0" w:space="0" w:color="auto"/>
      </w:divBdr>
    </w:div>
    <w:div w:id="1560893995">
      <w:marLeft w:val="640"/>
      <w:marRight w:val="0"/>
      <w:marTop w:val="0"/>
      <w:marBottom w:val="0"/>
      <w:divBdr>
        <w:top w:val="none" w:sz="0" w:space="0" w:color="auto"/>
        <w:left w:val="none" w:sz="0" w:space="0" w:color="auto"/>
        <w:bottom w:val="none" w:sz="0" w:space="0" w:color="auto"/>
        <w:right w:val="none" w:sz="0" w:space="0" w:color="auto"/>
      </w:divBdr>
    </w:div>
    <w:div w:id="1560940250">
      <w:marLeft w:val="640"/>
      <w:marRight w:val="0"/>
      <w:marTop w:val="0"/>
      <w:marBottom w:val="0"/>
      <w:divBdr>
        <w:top w:val="none" w:sz="0" w:space="0" w:color="auto"/>
        <w:left w:val="none" w:sz="0" w:space="0" w:color="auto"/>
        <w:bottom w:val="none" w:sz="0" w:space="0" w:color="auto"/>
        <w:right w:val="none" w:sz="0" w:space="0" w:color="auto"/>
      </w:divBdr>
    </w:div>
    <w:div w:id="1560945034">
      <w:marLeft w:val="640"/>
      <w:marRight w:val="0"/>
      <w:marTop w:val="0"/>
      <w:marBottom w:val="0"/>
      <w:divBdr>
        <w:top w:val="none" w:sz="0" w:space="0" w:color="auto"/>
        <w:left w:val="none" w:sz="0" w:space="0" w:color="auto"/>
        <w:bottom w:val="none" w:sz="0" w:space="0" w:color="auto"/>
        <w:right w:val="none" w:sz="0" w:space="0" w:color="auto"/>
      </w:divBdr>
    </w:div>
    <w:div w:id="1561020965">
      <w:marLeft w:val="640"/>
      <w:marRight w:val="0"/>
      <w:marTop w:val="0"/>
      <w:marBottom w:val="0"/>
      <w:divBdr>
        <w:top w:val="none" w:sz="0" w:space="0" w:color="auto"/>
        <w:left w:val="none" w:sz="0" w:space="0" w:color="auto"/>
        <w:bottom w:val="none" w:sz="0" w:space="0" w:color="auto"/>
        <w:right w:val="none" w:sz="0" w:space="0" w:color="auto"/>
      </w:divBdr>
    </w:div>
    <w:div w:id="1561088635">
      <w:marLeft w:val="640"/>
      <w:marRight w:val="0"/>
      <w:marTop w:val="0"/>
      <w:marBottom w:val="0"/>
      <w:divBdr>
        <w:top w:val="none" w:sz="0" w:space="0" w:color="auto"/>
        <w:left w:val="none" w:sz="0" w:space="0" w:color="auto"/>
        <w:bottom w:val="none" w:sz="0" w:space="0" w:color="auto"/>
        <w:right w:val="none" w:sz="0" w:space="0" w:color="auto"/>
      </w:divBdr>
    </w:div>
    <w:div w:id="1561164230">
      <w:marLeft w:val="640"/>
      <w:marRight w:val="0"/>
      <w:marTop w:val="0"/>
      <w:marBottom w:val="0"/>
      <w:divBdr>
        <w:top w:val="none" w:sz="0" w:space="0" w:color="auto"/>
        <w:left w:val="none" w:sz="0" w:space="0" w:color="auto"/>
        <w:bottom w:val="none" w:sz="0" w:space="0" w:color="auto"/>
        <w:right w:val="none" w:sz="0" w:space="0" w:color="auto"/>
      </w:divBdr>
    </w:div>
    <w:div w:id="1561208328">
      <w:marLeft w:val="640"/>
      <w:marRight w:val="0"/>
      <w:marTop w:val="0"/>
      <w:marBottom w:val="0"/>
      <w:divBdr>
        <w:top w:val="none" w:sz="0" w:space="0" w:color="auto"/>
        <w:left w:val="none" w:sz="0" w:space="0" w:color="auto"/>
        <w:bottom w:val="none" w:sz="0" w:space="0" w:color="auto"/>
        <w:right w:val="none" w:sz="0" w:space="0" w:color="auto"/>
      </w:divBdr>
    </w:div>
    <w:div w:id="1561287342">
      <w:marLeft w:val="640"/>
      <w:marRight w:val="0"/>
      <w:marTop w:val="0"/>
      <w:marBottom w:val="0"/>
      <w:divBdr>
        <w:top w:val="none" w:sz="0" w:space="0" w:color="auto"/>
        <w:left w:val="none" w:sz="0" w:space="0" w:color="auto"/>
        <w:bottom w:val="none" w:sz="0" w:space="0" w:color="auto"/>
        <w:right w:val="none" w:sz="0" w:space="0" w:color="auto"/>
      </w:divBdr>
    </w:div>
    <w:div w:id="1561360430">
      <w:marLeft w:val="640"/>
      <w:marRight w:val="0"/>
      <w:marTop w:val="0"/>
      <w:marBottom w:val="0"/>
      <w:divBdr>
        <w:top w:val="none" w:sz="0" w:space="0" w:color="auto"/>
        <w:left w:val="none" w:sz="0" w:space="0" w:color="auto"/>
        <w:bottom w:val="none" w:sz="0" w:space="0" w:color="auto"/>
        <w:right w:val="none" w:sz="0" w:space="0" w:color="auto"/>
      </w:divBdr>
    </w:div>
    <w:div w:id="1561398692">
      <w:marLeft w:val="640"/>
      <w:marRight w:val="0"/>
      <w:marTop w:val="0"/>
      <w:marBottom w:val="0"/>
      <w:divBdr>
        <w:top w:val="none" w:sz="0" w:space="0" w:color="auto"/>
        <w:left w:val="none" w:sz="0" w:space="0" w:color="auto"/>
        <w:bottom w:val="none" w:sz="0" w:space="0" w:color="auto"/>
        <w:right w:val="none" w:sz="0" w:space="0" w:color="auto"/>
      </w:divBdr>
    </w:div>
    <w:div w:id="1561404556">
      <w:marLeft w:val="640"/>
      <w:marRight w:val="0"/>
      <w:marTop w:val="0"/>
      <w:marBottom w:val="0"/>
      <w:divBdr>
        <w:top w:val="none" w:sz="0" w:space="0" w:color="auto"/>
        <w:left w:val="none" w:sz="0" w:space="0" w:color="auto"/>
        <w:bottom w:val="none" w:sz="0" w:space="0" w:color="auto"/>
        <w:right w:val="none" w:sz="0" w:space="0" w:color="auto"/>
      </w:divBdr>
    </w:div>
    <w:div w:id="1561408100">
      <w:marLeft w:val="640"/>
      <w:marRight w:val="0"/>
      <w:marTop w:val="0"/>
      <w:marBottom w:val="0"/>
      <w:divBdr>
        <w:top w:val="none" w:sz="0" w:space="0" w:color="auto"/>
        <w:left w:val="none" w:sz="0" w:space="0" w:color="auto"/>
        <w:bottom w:val="none" w:sz="0" w:space="0" w:color="auto"/>
        <w:right w:val="none" w:sz="0" w:space="0" w:color="auto"/>
      </w:divBdr>
    </w:div>
    <w:div w:id="1561549768">
      <w:marLeft w:val="640"/>
      <w:marRight w:val="0"/>
      <w:marTop w:val="0"/>
      <w:marBottom w:val="0"/>
      <w:divBdr>
        <w:top w:val="none" w:sz="0" w:space="0" w:color="auto"/>
        <w:left w:val="none" w:sz="0" w:space="0" w:color="auto"/>
        <w:bottom w:val="none" w:sz="0" w:space="0" w:color="auto"/>
        <w:right w:val="none" w:sz="0" w:space="0" w:color="auto"/>
      </w:divBdr>
    </w:div>
    <w:div w:id="1561549858">
      <w:marLeft w:val="640"/>
      <w:marRight w:val="0"/>
      <w:marTop w:val="0"/>
      <w:marBottom w:val="0"/>
      <w:divBdr>
        <w:top w:val="none" w:sz="0" w:space="0" w:color="auto"/>
        <w:left w:val="none" w:sz="0" w:space="0" w:color="auto"/>
        <w:bottom w:val="none" w:sz="0" w:space="0" w:color="auto"/>
        <w:right w:val="none" w:sz="0" w:space="0" w:color="auto"/>
      </w:divBdr>
    </w:div>
    <w:div w:id="1561551010">
      <w:marLeft w:val="640"/>
      <w:marRight w:val="0"/>
      <w:marTop w:val="0"/>
      <w:marBottom w:val="0"/>
      <w:divBdr>
        <w:top w:val="none" w:sz="0" w:space="0" w:color="auto"/>
        <w:left w:val="none" w:sz="0" w:space="0" w:color="auto"/>
        <w:bottom w:val="none" w:sz="0" w:space="0" w:color="auto"/>
        <w:right w:val="none" w:sz="0" w:space="0" w:color="auto"/>
      </w:divBdr>
    </w:div>
    <w:div w:id="1561596898">
      <w:marLeft w:val="640"/>
      <w:marRight w:val="0"/>
      <w:marTop w:val="0"/>
      <w:marBottom w:val="0"/>
      <w:divBdr>
        <w:top w:val="none" w:sz="0" w:space="0" w:color="auto"/>
        <w:left w:val="none" w:sz="0" w:space="0" w:color="auto"/>
        <w:bottom w:val="none" w:sz="0" w:space="0" w:color="auto"/>
        <w:right w:val="none" w:sz="0" w:space="0" w:color="auto"/>
      </w:divBdr>
    </w:div>
    <w:div w:id="1561668267">
      <w:marLeft w:val="640"/>
      <w:marRight w:val="0"/>
      <w:marTop w:val="0"/>
      <w:marBottom w:val="0"/>
      <w:divBdr>
        <w:top w:val="none" w:sz="0" w:space="0" w:color="auto"/>
        <w:left w:val="none" w:sz="0" w:space="0" w:color="auto"/>
        <w:bottom w:val="none" w:sz="0" w:space="0" w:color="auto"/>
        <w:right w:val="none" w:sz="0" w:space="0" w:color="auto"/>
      </w:divBdr>
    </w:div>
    <w:div w:id="1561672185">
      <w:marLeft w:val="640"/>
      <w:marRight w:val="0"/>
      <w:marTop w:val="0"/>
      <w:marBottom w:val="0"/>
      <w:divBdr>
        <w:top w:val="none" w:sz="0" w:space="0" w:color="auto"/>
        <w:left w:val="none" w:sz="0" w:space="0" w:color="auto"/>
        <w:bottom w:val="none" w:sz="0" w:space="0" w:color="auto"/>
        <w:right w:val="none" w:sz="0" w:space="0" w:color="auto"/>
      </w:divBdr>
    </w:div>
    <w:div w:id="1561747554">
      <w:marLeft w:val="640"/>
      <w:marRight w:val="0"/>
      <w:marTop w:val="0"/>
      <w:marBottom w:val="0"/>
      <w:divBdr>
        <w:top w:val="none" w:sz="0" w:space="0" w:color="auto"/>
        <w:left w:val="none" w:sz="0" w:space="0" w:color="auto"/>
        <w:bottom w:val="none" w:sz="0" w:space="0" w:color="auto"/>
        <w:right w:val="none" w:sz="0" w:space="0" w:color="auto"/>
      </w:divBdr>
    </w:div>
    <w:div w:id="1561869865">
      <w:marLeft w:val="640"/>
      <w:marRight w:val="0"/>
      <w:marTop w:val="0"/>
      <w:marBottom w:val="0"/>
      <w:divBdr>
        <w:top w:val="none" w:sz="0" w:space="0" w:color="auto"/>
        <w:left w:val="none" w:sz="0" w:space="0" w:color="auto"/>
        <w:bottom w:val="none" w:sz="0" w:space="0" w:color="auto"/>
        <w:right w:val="none" w:sz="0" w:space="0" w:color="auto"/>
      </w:divBdr>
    </w:div>
    <w:div w:id="1562016956">
      <w:marLeft w:val="640"/>
      <w:marRight w:val="0"/>
      <w:marTop w:val="0"/>
      <w:marBottom w:val="0"/>
      <w:divBdr>
        <w:top w:val="none" w:sz="0" w:space="0" w:color="auto"/>
        <w:left w:val="none" w:sz="0" w:space="0" w:color="auto"/>
        <w:bottom w:val="none" w:sz="0" w:space="0" w:color="auto"/>
        <w:right w:val="none" w:sz="0" w:space="0" w:color="auto"/>
      </w:divBdr>
    </w:div>
    <w:div w:id="1562061253">
      <w:marLeft w:val="640"/>
      <w:marRight w:val="0"/>
      <w:marTop w:val="0"/>
      <w:marBottom w:val="0"/>
      <w:divBdr>
        <w:top w:val="none" w:sz="0" w:space="0" w:color="auto"/>
        <w:left w:val="none" w:sz="0" w:space="0" w:color="auto"/>
        <w:bottom w:val="none" w:sz="0" w:space="0" w:color="auto"/>
        <w:right w:val="none" w:sz="0" w:space="0" w:color="auto"/>
      </w:divBdr>
    </w:div>
    <w:div w:id="1562252335">
      <w:marLeft w:val="640"/>
      <w:marRight w:val="0"/>
      <w:marTop w:val="0"/>
      <w:marBottom w:val="0"/>
      <w:divBdr>
        <w:top w:val="none" w:sz="0" w:space="0" w:color="auto"/>
        <w:left w:val="none" w:sz="0" w:space="0" w:color="auto"/>
        <w:bottom w:val="none" w:sz="0" w:space="0" w:color="auto"/>
        <w:right w:val="none" w:sz="0" w:space="0" w:color="auto"/>
      </w:divBdr>
    </w:div>
    <w:div w:id="1562325641">
      <w:marLeft w:val="640"/>
      <w:marRight w:val="0"/>
      <w:marTop w:val="0"/>
      <w:marBottom w:val="0"/>
      <w:divBdr>
        <w:top w:val="none" w:sz="0" w:space="0" w:color="auto"/>
        <w:left w:val="none" w:sz="0" w:space="0" w:color="auto"/>
        <w:bottom w:val="none" w:sz="0" w:space="0" w:color="auto"/>
        <w:right w:val="none" w:sz="0" w:space="0" w:color="auto"/>
      </w:divBdr>
    </w:div>
    <w:div w:id="1562330467">
      <w:marLeft w:val="640"/>
      <w:marRight w:val="0"/>
      <w:marTop w:val="0"/>
      <w:marBottom w:val="0"/>
      <w:divBdr>
        <w:top w:val="none" w:sz="0" w:space="0" w:color="auto"/>
        <w:left w:val="none" w:sz="0" w:space="0" w:color="auto"/>
        <w:bottom w:val="none" w:sz="0" w:space="0" w:color="auto"/>
        <w:right w:val="none" w:sz="0" w:space="0" w:color="auto"/>
      </w:divBdr>
    </w:div>
    <w:div w:id="1562474610">
      <w:marLeft w:val="640"/>
      <w:marRight w:val="0"/>
      <w:marTop w:val="0"/>
      <w:marBottom w:val="0"/>
      <w:divBdr>
        <w:top w:val="none" w:sz="0" w:space="0" w:color="auto"/>
        <w:left w:val="none" w:sz="0" w:space="0" w:color="auto"/>
        <w:bottom w:val="none" w:sz="0" w:space="0" w:color="auto"/>
        <w:right w:val="none" w:sz="0" w:space="0" w:color="auto"/>
      </w:divBdr>
    </w:div>
    <w:div w:id="1562596409">
      <w:marLeft w:val="640"/>
      <w:marRight w:val="0"/>
      <w:marTop w:val="0"/>
      <w:marBottom w:val="0"/>
      <w:divBdr>
        <w:top w:val="none" w:sz="0" w:space="0" w:color="auto"/>
        <w:left w:val="none" w:sz="0" w:space="0" w:color="auto"/>
        <w:bottom w:val="none" w:sz="0" w:space="0" w:color="auto"/>
        <w:right w:val="none" w:sz="0" w:space="0" w:color="auto"/>
      </w:divBdr>
    </w:div>
    <w:div w:id="1562787383">
      <w:marLeft w:val="640"/>
      <w:marRight w:val="0"/>
      <w:marTop w:val="0"/>
      <w:marBottom w:val="0"/>
      <w:divBdr>
        <w:top w:val="none" w:sz="0" w:space="0" w:color="auto"/>
        <w:left w:val="none" w:sz="0" w:space="0" w:color="auto"/>
        <w:bottom w:val="none" w:sz="0" w:space="0" w:color="auto"/>
        <w:right w:val="none" w:sz="0" w:space="0" w:color="auto"/>
      </w:divBdr>
    </w:div>
    <w:div w:id="1562860412">
      <w:marLeft w:val="640"/>
      <w:marRight w:val="0"/>
      <w:marTop w:val="0"/>
      <w:marBottom w:val="0"/>
      <w:divBdr>
        <w:top w:val="none" w:sz="0" w:space="0" w:color="auto"/>
        <w:left w:val="none" w:sz="0" w:space="0" w:color="auto"/>
        <w:bottom w:val="none" w:sz="0" w:space="0" w:color="auto"/>
        <w:right w:val="none" w:sz="0" w:space="0" w:color="auto"/>
      </w:divBdr>
    </w:div>
    <w:div w:id="1562863011">
      <w:marLeft w:val="640"/>
      <w:marRight w:val="0"/>
      <w:marTop w:val="0"/>
      <w:marBottom w:val="0"/>
      <w:divBdr>
        <w:top w:val="none" w:sz="0" w:space="0" w:color="auto"/>
        <w:left w:val="none" w:sz="0" w:space="0" w:color="auto"/>
        <w:bottom w:val="none" w:sz="0" w:space="0" w:color="auto"/>
        <w:right w:val="none" w:sz="0" w:space="0" w:color="auto"/>
      </w:divBdr>
    </w:div>
    <w:div w:id="1562863733">
      <w:marLeft w:val="640"/>
      <w:marRight w:val="0"/>
      <w:marTop w:val="0"/>
      <w:marBottom w:val="0"/>
      <w:divBdr>
        <w:top w:val="none" w:sz="0" w:space="0" w:color="auto"/>
        <w:left w:val="none" w:sz="0" w:space="0" w:color="auto"/>
        <w:bottom w:val="none" w:sz="0" w:space="0" w:color="auto"/>
        <w:right w:val="none" w:sz="0" w:space="0" w:color="auto"/>
      </w:divBdr>
    </w:div>
    <w:div w:id="1562903139">
      <w:marLeft w:val="640"/>
      <w:marRight w:val="0"/>
      <w:marTop w:val="0"/>
      <w:marBottom w:val="0"/>
      <w:divBdr>
        <w:top w:val="none" w:sz="0" w:space="0" w:color="auto"/>
        <w:left w:val="none" w:sz="0" w:space="0" w:color="auto"/>
        <w:bottom w:val="none" w:sz="0" w:space="0" w:color="auto"/>
        <w:right w:val="none" w:sz="0" w:space="0" w:color="auto"/>
      </w:divBdr>
    </w:div>
    <w:div w:id="1562980413">
      <w:marLeft w:val="640"/>
      <w:marRight w:val="0"/>
      <w:marTop w:val="0"/>
      <w:marBottom w:val="0"/>
      <w:divBdr>
        <w:top w:val="none" w:sz="0" w:space="0" w:color="auto"/>
        <w:left w:val="none" w:sz="0" w:space="0" w:color="auto"/>
        <w:bottom w:val="none" w:sz="0" w:space="0" w:color="auto"/>
        <w:right w:val="none" w:sz="0" w:space="0" w:color="auto"/>
      </w:divBdr>
    </w:div>
    <w:div w:id="1563058594">
      <w:marLeft w:val="640"/>
      <w:marRight w:val="0"/>
      <w:marTop w:val="0"/>
      <w:marBottom w:val="0"/>
      <w:divBdr>
        <w:top w:val="none" w:sz="0" w:space="0" w:color="auto"/>
        <w:left w:val="none" w:sz="0" w:space="0" w:color="auto"/>
        <w:bottom w:val="none" w:sz="0" w:space="0" w:color="auto"/>
        <w:right w:val="none" w:sz="0" w:space="0" w:color="auto"/>
      </w:divBdr>
    </w:div>
    <w:div w:id="1563061262">
      <w:marLeft w:val="640"/>
      <w:marRight w:val="0"/>
      <w:marTop w:val="0"/>
      <w:marBottom w:val="0"/>
      <w:divBdr>
        <w:top w:val="none" w:sz="0" w:space="0" w:color="auto"/>
        <w:left w:val="none" w:sz="0" w:space="0" w:color="auto"/>
        <w:bottom w:val="none" w:sz="0" w:space="0" w:color="auto"/>
        <w:right w:val="none" w:sz="0" w:space="0" w:color="auto"/>
      </w:divBdr>
    </w:div>
    <w:div w:id="1563129307">
      <w:marLeft w:val="640"/>
      <w:marRight w:val="0"/>
      <w:marTop w:val="0"/>
      <w:marBottom w:val="0"/>
      <w:divBdr>
        <w:top w:val="none" w:sz="0" w:space="0" w:color="auto"/>
        <w:left w:val="none" w:sz="0" w:space="0" w:color="auto"/>
        <w:bottom w:val="none" w:sz="0" w:space="0" w:color="auto"/>
        <w:right w:val="none" w:sz="0" w:space="0" w:color="auto"/>
      </w:divBdr>
    </w:div>
    <w:div w:id="1563327661">
      <w:marLeft w:val="640"/>
      <w:marRight w:val="0"/>
      <w:marTop w:val="0"/>
      <w:marBottom w:val="0"/>
      <w:divBdr>
        <w:top w:val="none" w:sz="0" w:space="0" w:color="auto"/>
        <w:left w:val="none" w:sz="0" w:space="0" w:color="auto"/>
        <w:bottom w:val="none" w:sz="0" w:space="0" w:color="auto"/>
        <w:right w:val="none" w:sz="0" w:space="0" w:color="auto"/>
      </w:divBdr>
    </w:div>
    <w:div w:id="1563328409">
      <w:marLeft w:val="640"/>
      <w:marRight w:val="0"/>
      <w:marTop w:val="0"/>
      <w:marBottom w:val="0"/>
      <w:divBdr>
        <w:top w:val="none" w:sz="0" w:space="0" w:color="auto"/>
        <w:left w:val="none" w:sz="0" w:space="0" w:color="auto"/>
        <w:bottom w:val="none" w:sz="0" w:space="0" w:color="auto"/>
        <w:right w:val="none" w:sz="0" w:space="0" w:color="auto"/>
      </w:divBdr>
    </w:div>
    <w:div w:id="1563444311">
      <w:marLeft w:val="640"/>
      <w:marRight w:val="0"/>
      <w:marTop w:val="0"/>
      <w:marBottom w:val="0"/>
      <w:divBdr>
        <w:top w:val="none" w:sz="0" w:space="0" w:color="auto"/>
        <w:left w:val="none" w:sz="0" w:space="0" w:color="auto"/>
        <w:bottom w:val="none" w:sz="0" w:space="0" w:color="auto"/>
        <w:right w:val="none" w:sz="0" w:space="0" w:color="auto"/>
      </w:divBdr>
    </w:div>
    <w:div w:id="1563638918">
      <w:marLeft w:val="640"/>
      <w:marRight w:val="0"/>
      <w:marTop w:val="0"/>
      <w:marBottom w:val="0"/>
      <w:divBdr>
        <w:top w:val="none" w:sz="0" w:space="0" w:color="auto"/>
        <w:left w:val="none" w:sz="0" w:space="0" w:color="auto"/>
        <w:bottom w:val="none" w:sz="0" w:space="0" w:color="auto"/>
        <w:right w:val="none" w:sz="0" w:space="0" w:color="auto"/>
      </w:divBdr>
    </w:div>
    <w:div w:id="1563709076">
      <w:marLeft w:val="640"/>
      <w:marRight w:val="0"/>
      <w:marTop w:val="0"/>
      <w:marBottom w:val="0"/>
      <w:divBdr>
        <w:top w:val="none" w:sz="0" w:space="0" w:color="auto"/>
        <w:left w:val="none" w:sz="0" w:space="0" w:color="auto"/>
        <w:bottom w:val="none" w:sz="0" w:space="0" w:color="auto"/>
        <w:right w:val="none" w:sz="0" w:space="0" w:color="auto"/>
      </w:divBdr>
    </w:div>
    <w:div w:id="1563709526">
      <w:marLeft w:val="640"/>
      <w:marRight w:val="0"/>
      <w:marTop w:val="0"/>
      <w:marBottom w:val="0"/>
      <w:divBdr>
        <w:top w:val="none" w:sz="0" w:space="0" w:color="auto"/>
        <w:left w:val="none" w:sz="0" w:space="0" w:color="auto"/>
        <w:bottom w:val="none" w:sz="0" w:space="0" w:color="auto"/>
        <w:right w:val="none" w:sz="0" w:space="0" w:color="auto"/>
      </w:divBdr>
    </w:div>
    <w:div w:id="1563759064">
      <w:marLeft w:val="640"/>
      <w:marRight w:val="0"/>
      <w:marTop w:val="0"/>
      <w:marBottom w:val="0"/>
      <w:divBdr>
        <w:top w:val="none" w:sz="0" w:space="0" w:color="auto"/>
        <w:left w:val="none" w:sz="0" w:space="0" w:color="auto"/>
        <w:bottom w:val="none" w:sz="0" w:space="0" w:color="auto"/>
        <w:right w:val="none" w:sz="0" w:space="0" w:color="auto"/>
      </w:divBdr>
    </w:div>
    <w:div w:id="1563783939">
      <w:marLeft w:val="640"/>
      <w:marRight w:val="0"/>
      <w:marTop w:val="0"/>
      <w:marBottom w:val="0"/>
      <w:divBdr>
        <w:top w:val="none" w:sz="0" w:space="0" w:color="auto"/>
        <w:left w:val="none" w:sz="0" w:space="0" w:color="auto"/>
        <w:bottom w:val="none" w:sz="0" w:space="0" w:color="auto"/>
        <w:right w:val="none" w:sz="0" w:space="0" w:color="auto"/>
      </w:divBdr>
    </w:div>
    <w:div w:id="1563905764">
      <w:marLeft w:val="640"/>
      <w:marRight w:val="0"/>
      <w:marTop w:val="0"/>
      <w:marBottom w:val="0"/>
      <w:divBdr>
        <w:top w:val="none" w:sz="0" w:space="0" w:color="auto"/>
        <w:left w:val="none" w:sz="0" w:space="0" w:color="auto"/>
        <w:bottom w:val="none" w:sz="0" w:space="0" w:color="auto"/>
        <w:right w:val="none" w:sz="0" w:space="0" w:color="auto"/>
      </w:divBdr>
    </w:div>
    <w:div w:id="1563981495">
      <w:marLeft w:val="640"/>
      <w:marRight w:val="0"/>
      <w:marTop w:val="0"/>
      <w:marBottom w:val="0"/>
      <w:divBdr>
        <w:top w:val="none" w:sz="0" w:space="0" w:color="auto"/>
        <w:left w:val="none" w:sz="0" w:space="0" w:color="auto"/>
        <w:bottom w:val="none" w:sz="0" w:space="0" w:color="auto"/>
        <w:right w:val="none" w:sz="0" w:space="0" w:color="auto"/>
      </w:divBdr>
    </w:div>
    <w:div w:id="1563983339">
      <w:marLeft w:val="640"/>
      <w:marRight w:val="0"/>
      <w:marTop w:val="0"/>
      <w:marBottom w:val="0"/>
      <w:divBdr>
        <w:top w:val="none" w:sz="0" w:space="0" w:color="auto"/>
        <w:left w:val="none" w:sz="0" w:space="0" w:color="auto"/>
        <w:bottom w:val="none" w:sz="0" w:space="0" w:color="auto"/>
        <w:right w:val="none" w:sz="0" w:space="0" w:color="auto"/>
      </w:divBdr>
    </w:div>
    <w:div w:id="1564021368">
      <w:marLeft w:val="640"/>
      <w:marRight w:val="0"/>
      <w:marTop w:val="0"/>
      <w:marBottom w:val="0"/>
      <w:divBdr>
        <w:top w:val="none" w:sz="0" w:space="0" w:color="auto"/>
        <w:left w:val="none" w:sz="0" w:space="0" w:color="auto"/>
        <w:bottom w:val="none" w:sz="0" w:space="0" w:color="auto"/>
        <w:right w:val="none" w:sz="0" w:space="0" w:color="auto"/>
      </w:divBdr>
    </w:div>
    <w:div w:id="1564024812">
      <w:marLeft w:val="640"/>
      <w:marRight w:val="0"/>
      <w:marTop w:val="0"/>
      <w:marBottom w:val="0"/>
      <w:divBdr>
        <w:top w:val="none" w:sz="0" w:space="0" w:color="auto"/>
        <w:left w:val="none" w:sz="0" w:space="0" w:color="auto"/>
        <w:bottom w:val="none" w:sz="0" w:space="0" w:color="auto"/>
        <w:right w:val="none" w:sz="0" w:space="0" w:color="auto"/>
      </w:divBdr>
    </w:div>
    <w:div w:id="1564102918">
      <w:marLeft w:val="640"/>
      <w:marRight w:val="0"/>
      <w:marTop w:val="0"/>
      <w:marBottom w:val="0"/>
      <w:divBdr>
        <w:top w:val="none" w:sz="0" w:space="0" w:color="auto"/>
        <w:left w:val="none" w:sz="0" w:space="0" w:color="auto"/>
        <w:bottom w:val="none" w:sz="0" w:space="0" w:color="auto"/>
        <w:right w:val="none" w:sz="0" w:space="0" w:color="auto"/>
      </w:divBdr>
    </w:div>
    <w:div w:id="1564172065">
      <w:marLeft w:val="640"/>
      <w:marRight w:val="0"/>
      <w:marTop w:val="0"/>
      <w:marBottom w:val="0"/>
      <w:divBdr>
        <w:top w:val="none" w:sz="0" w:space="0" w:color="auto"/>
        <w:left w:val="none" w:sz="0" w:space="0" w:color="auto"/>
        <w:bottom w:val="none" w:sz="0" w:space="0" w:color="auto"/>
        <w:right w:val="none" w:sz="0" w:space="0" w:color="auto"/>
      </w:divBdr>
    </w:div>
    <w:div w:id="1564218778">
      <w:marLeft w:val="640"/>
      <w:marRight w:val="0"/>
      <w:marTop w:val="0"/>
      <w:marBottom w:val="0"/>
      <w:divBdr>
        <w:top w:val="none" w:sz="0" w:space="0" w:color="auto"/>
        <w:left w:val="none" w:sz="0" w:space="0" w:color="auto"/>
        <w:bottom w:val="none" w:sz="0" w:space="0" w:color="auto"/>
        <w:right w:val="none" w:sz="0" w:space="0" w:color="auto"/>
      </w:divBdr>
    </w:div>
    <w:div w:id="1564218834">
      <w:marLeft w:val="640"/>
      <w:marRight w:val="0"/>
      <w:marTop w:val="0"/>
      <w:marBottom w:val="0"/>
      <w:divBdr>
        <w:top w:val="none" w:sz="0" w:space="0" w:color="auto"/>
        <w:left w:val="none" w:sz="0" w:space="0" w:color="auto"/>
        <w:bottom w:val="none" w:sz="0" w:space="0" w:color="auto"/>
        <w:right w:val="none" w:sz="0" w:space="0" w:color="auto"/>
      </w:divBdr>
    </w:div>
    <w:div w:id="1564366298">
      <w:marLeft w:val="640"/>
      <w:marRight w:val="0"/>
      <w:marTop w:val="0"/>
      <w:marBottom w:val="0"/>
      <w:divBdr>
        <w:top w:val="none" w:sz="0" w:space="0" w:color="auto"/>
        <w:left w:val="none" w:sz="0" w:space="0" w:color="auto"/>
        <w:bottom w:val="none" w:sz="0" w:space="0" w:color="auto"/>
        <w:right w:val="none" w:sz="0" w:space="0" w:color="auto"/>
      </w:divBdr>
    </w:div>
    <w:div w:id="1564410269">
      <w:marLeft w:val="640"/>
      <w:marRight w:val="0"/>
      <w:marTop w:val="0"/>
      <w:marBottom w:val="0"/>
      <w:divBdr>
        <w:top w:val="none" w:sz="0" w:space="0" w:color="auto"/>
        <w:left w:val="none" w:sz="0" w:space="0" w:color="auto"/>
        <w:bottom w:val="none" w:sz="0" w:space="0" w:color="auto"/>
        <w:right w:val="none" w:sz="0" w:space="0" w:color="auto"/>
      </w:divBdr>
    </w:div>
    <w:div w:id="1564440124">
      <w:marLeft w:val="640"/>
      <w:marRight w:val="0"/>
      <w:marTop w:val="0"/>
      <w:marBottom w:val="0"/>
      <w:divBdr>
        <w:top w:val="none" w:sz="0" w:space="0" w:color="auto"/>
        <w:left w:val="none" w:sz="0" w:space="0" w:color="auto"/>
        <w:bottom w:val="none" w:sz="0" w:space="0" w:color="auto"/>
        <w:right w:val="none" w:sz="0" w:space="0" w:color="auto"/>
      </w:divBdr>
    </w:div>
    <w:div w:id="1564485459">
      <w:marLeft w:val="640"/>
      <w:marRight w:val="0"/>
      <w:marTop w:val="0"/>
      <w:marBottom w:val="0"/>
      <w:divBdr>
        <w:top w:val="none" w:sz="0" w:space="0" w:color="auto"/>
        <w:left w:val="none" w:sz="0" w:space="0" w:color="auto"/>
        <w:bottom w:val="none" w:sz="0" w:space="0" w:color="auto"/>
        <w:right w:val="none" w:sz="0" w:space="0" w:color="auto"/>
      </w:divBdr>
    </w:div>
    <w:div w:id="1564560260">
      <w:marLeft w:val="640"/>
      <w:marRight w:val="0"/>
      <w:marTop w:val="0"/>
      <w:marBottom w:val="0"/>
      <w:divBdr>
        <w:top w:val="none" w:sz="0" w:space="0" w:color="auto"/>
        <w:left w:val="none" w:sz="0" w:space="0" w:color="auto"/>
        <w:bottom w:val="none" w:sz="0" w:space="0" w:color="auto"/>
        <w:right w:val="none" w:sz="0" w:space="0" w:color="auto"/>
      </w:divBdr>
    </w:div>
    <w:div w:id="1564562661">
      <w:marLeft w:val="640"/>
      <w:marRight w:val="0"/>
      <w:marTop w:val="0"/>
      <w:marBottom w:val="0"/>
      <w:divBdr>
        <w:top w:val="none" w:sz="0" w:space="0" w:color="auto"/>
        <w:left w:val="none" w:sz="0" w:space="0" w:color="auto"/>
        <w:bottom w:val="none" w:sz="0" w:space="0" w:color="auto"/>
        <w:right w:val="none" w:sz="0" w:space="0" w:color="auto"/>
      </w:divBdr>
    </w:div>
    <w:div w:id="1564636508">
      <w:marLeft w:val="640"/>
      <w:marRight w:val="0"/>
      <w:marTop w:val="0"/>
      <w:marBottom w:val="0"/>
      <w:divBdr>
        <w:top w:val="none" w:sz="0" w:space="0" w:color="auto"/>
        <w:left w:val="none" w:sz="0" w:space="0" w:color="auto"/>
        <w:bottom w:val="none" w:sz="0" w:space="0" w:color="auto"/>
        <w:right w:val="none" w:sz="0" w:space="0" w:color="auto"/>
      </w:divBdr>
    </w:div>
    <w:div w:id="1564753202">
      <w:marLeft w:val="640"/>
      <w:marRight w:val="0"/>
      <w:marTop w:val="0"/>
      <w:marBottom w:val="0"/>
      <w:divBdr>
        <w:top w:val="none" w:sz="0" w:space="0" w:color="auto"/>
        <w:left w:val="none" w:sz="0" w:space="0" w:color="auto"/>
        <w:bottom w:val="none" w:sz="0" w:space="0" w:color="auto"/>
        <w:right w:val="none" w:sz="0" w:space="0" w:color="auto"/>
      </w:divBdr>
    </w:div>
    <w:div w:id="1564757948">
      <w:marLeft w:val="640"/>
      <w:marRight w:val="0"/>
      <w:marTop w:val="0"/>
      <w:marBottom w:val="0"/>
      <w:divBdr>
        <w:top w:val="none" w:sz="0" w:space="0" w:color="auto"/>
        <w:left w:val="none" w:sz="0" w:space="0" w:color="auto"/>
        <w:bottom w:val="none" w:sz="0" w:space="0" w:color="auto"/>
        <w:right w:val="none" w:sz="0" w:space="0" w:color="auto"/>
      </w:divBdr>
    </w:div>
    <w:div w:id="1564759195">
      <w:marLeft w:val="640"/>
      <w:marRight w:val="0"/>
      <w:marTop w:val="0"/>
      <w:marBottom w:val="0"/>
      <w:divBdr>
        <w:top w:val="none" w:sz="0" w:space="0" w:color="auto"/>
        <w:left w:val="none" w:sz="0" w:space="0" w:color="auto"/>
        <w:bottom w:val="none" w:sz="0" w:space="0" w:color="auto"/>
        <w:right w:val="none" w:sz="0" w:space="0" w:color="auto"/>
      </w:divBdr>
    </w:div>
    <w:div w:id="1564759429">
      <w:marLeft w:val="640"/>
      <w:marRight w:val="0"/>
      <w:marTop w:val="0"/>
      <w:marBottom w:val="0"/>
      <w:divBdr>
        <w:top w:val="none" w:sz="0" w:space="0" w:color="auto"/>
        <w:left w:val="none" w:sz="0" w:space="0" w:color="auto"/>
        <w:bottom w:val="none" w:sz="0" w:space="0" w:color="auto"/>
        <w:right w:val="none" w:sz="0" w:space="0" w:color="auto"/>
      </w:divBdr>
    </w:div>
    <w:div w:id="1564833000">
      <w:marLeft w:val="640"/>
      <w:marRight w:val="0"/>
      <w:marTop w:val="0"/>
      <w:marBottom w:val="0"/>
      <w:divBdr>
        <w:top w:val="none" w:sz="0" w:space="0" w:color="auto"/>
        <w:left w:val="none" w:sz="0" w:space="0" w:color="auto"/>
        <w:bottom w:val="none" w:sz="0" w:space="0" w:color="auto"/>
        <w:right w:val="none" w:sz="0" w:space="0" w:color="auto"/>
      </w:divBdr>
    </w:div>
    <w:div w:id="1564877590">
      <w:marLeft w:val="640"/>
      <w:marRight w:val="0"/>
      <w:marTop w:val="0"/>
      <w:marBottom w:val="0"/>
      <w:divBdr>
        <w:top w:val="none" w:sz="0" w:space="0" w:color="auto"/>
        <w:left w:val="none" w:sz="0" w:space="0" w:color="auto"/>
        <w:bottom w:val="none" w:sz="0" w:space="0" w:color="auto"/>
        <w:right w:val="none" w:sz="0" w:space="0" w:color="auto"/>
      </w:divBdr>
    </w:div>
    <w:div w:id="1565020078">
      <w:marLeft w:val="640"/>
      <w:marRight w:val="0"/>
      <w:marTop w:val="0"/>
      <w:marBottom w:val="0"/>
      <w:divBdr>
        <w:top w:val="none" w:sz="0" w:space="0" w:color="auto"/>
        <w:left w:val="none" w:sz="0" w:space="0" w:color="auto"/>
        <w:bottom w:val="none" w:sz="0" w:space="0" w:color="auto"/>
        <w:right w:val="none" w:sz="0" w:space="0" w:color="auto"/>
      </w:divBdr>
    </w:div>
    <w:div w:id="1565025438">
      <w:marLeft w:val="640"/>
      <w:marRight w:val="0"/>
      <w:marTop w:val="0"/>
      <w:marBottom w:val="0"/>
      <w:divBdr>
        <w:top w:val="none" w:sz="0" w:space="0" w:color="auto"/>
        <w:left w:val="none" w:sz="0" w:space="0" w:color="auto"/>
        <w:bottom w:val="none" w:sz="0" w:space="0" w:color="auto"/>
        <w:right w:val="none" w:sz="0" w:space="0" w:color="auto"/>
      </w:divBdr>
    </w:div>
    <w:div w:id="1565065824">
      <w:marLeft w:val="640"/>
      <w:marRight w:val="0"/>
      <w:marTop w:val="0"/>
      <w:marBottom w:val="0"/>
      <w:divBdr>
        <w:top w:val="none" w:sz="0" w:space="0" w:color="auto"/>
        <w:left w:val="none" w:sz="0" w:space="0" w:color="auto"/>
        <w:bottom w:val="none" w:sz="0" w:space="0" w:color="auto"/>
        <w:right w:val="none" w:sz="0" w:space="0" w:color="auto"/>
      </w:divBdr>
    </w:div>
    <w:div w:id="1565094722">
      <w:marLeft w:val="640"/>
      <w:marRight w:val="0"/>
      <w:marTop w:val="0"/>
      <w:marBottom w:val="0"/>
      <w:divBdr>
        <w:top w:val="none" w:sz="0" w:space="0" w:color="auto"/>
        <w:left w:val="none" w:sz="0" w:space="0" w:color="auto"/>
        <w:bottom w:val="none" w:sz="0" w:space="0" w:color="auto"/>
        <w:right w:val="none" w:sz="0" w:space="0" w:color="auto"/>
      </w:divBdr>
    </w:div>
    <w:div w:id="1565143043">
      <w:marLeft w:val="640"/>
      <w:marRight w:val="0"/>
      <w:marTop w:val="0"/>
      <w:marBottom w:val="0"/>
      <w:divBdr>
        <w:top w:val="none" w:sz="0" w:space="0" w:color="auto"/>
        <w:left w:val="none" w:sz="0" w:space="0" w:color="auto"/>
        <w:bottom w:val="none" w:sz="0" w:space="0" w:color="auto"/>
        <w:right w:val="none" w:sz="0" w:space="0" w:color="auto"/>
      </w:divBdr>
    </w:div>
    <w:div w:id="1565216279">
      <w:marLeft w:val="640"/>
      <w:marRight w:val="0"/>
      <w:marTop w:val="0"/>
      <w:marBottom w:val="0"/>
      <w:divBdr>
        <w:top w:val="none" w:sz="0" w:space="0" w:color="auto"/>
        <w:left w:val="none" w:sz="0" w:space="0" w:color="auto"/>
        <w:bottom w:val="none" w:sz="0" w:space="0" w:color="auto"/>
        <w:right w:val="none" w:sz="0" w:space="0" w:color="auto"/>
      </w:divBdr>
    </w:div>
    <w:div w:id="1565407233">
      <w:marLeft w:val="640"/>
      <w:marRight w:val="0"/>
      <w:marTop w:val="0"/>
      <w:marBottom w:val="0"/>
      <w:divBdr>
        <w:top w:val="none" w:sz="0" w:space="0" w:color="auto"/>
        <w:left w:val="none" w:sz="0" w:space="0" w:color="auto"/>
        <w:bottom w:val="none" w:sz="0" w:space="0" w:color="auto"/>
        <w:right w:val="none" w:sz="0" w:space="0" w:color="auto"/>
      </w:divBdr>
    </w:div>
    <w:div w:id="1565487187">
      <w:marLeft w:val="640"/>
      <w:marRight w:val="0"/>
      <w:marTop w:val="0"/>
      <w:marBottom w:val="0"/>
      <w:divBdr>
        <w:top w:val="none" w:sz="0" w:space="0" w:color="auto"/>
        <w:left w:val="none" w:sz="0" w:space="0" w:color="auto"/>
        <w:bottom w:val="none" w:sz="0" w:space="0" w:color="auto"/>
        <w:right w:val="none" w:sz="0" w:space="0" w:color="auto"/>
      </w:divBdr>
    </w:div>
    <w:div w:id="1565527956">
      <w:marLeft w:val="640"/>
      <w:marRight w:val="0"/>
      <w:marTop w:val="0"/>
      <w:marBottom w:val="0"/>
      <w:divBdr>
        <w:top w:val="none" w:sz="0" w:space="0" w:color="auto"/>
        <w:left w:val="none" w:sz="0" w:space="0" w:color="auto"/>
        <w:bottom w:val="none" w:sz="0" w:space="0" w:color="auto"/>
        <w:right w:val="none" w:sz="0" w:space="0" w:color="auto"/>
      </w:divBdr>
    </w:div>
    <w:div w:id="1565599936">
      <w:marLeft w:val="640"/>
      <w:marRight w:val="0"/>
      <w:marTop w:val="0"/>
      <w:marBottom w:val="0"/>
      <w:divBdr>
        <w:top w:val="none" w:sz="0" w:space="0" w:color="auto"/>
        <w:left w:val="none" w:sz="0" w:space="0" w:color="auto"/>
        <w:bottom w:val="none" w:sz="0" w:space="0" w:color="auto"/>
        <w:right w:val="none" w:sz="0" w:space="0" w:color="auto"/>
      </w:divBdr>
    </w:div>
    <w:div w:id="1565601893">
      <w:marLeft w:val="640"/>
      <w:marRight w:val="0"/>
      <w:marTop w:val="0"/>
      <w:marBottom w:val="0"/>
      <w:divBdr>
        <w:top w:val="none" w:sz="0" w:space="0" w:color="auto"/>
        <w:left w:val="none" w:sz="0" w:space="0" w:color="auto"/>
        <w:bottom w:val="none" w:sz="0" w:space="0" w:color="auto"/>
        <w:right w:val="none" w:sz="0" w:space="0" w:color="auto"/>
      </w:divBdr>
    </w:div>
    <w:div w:id="1565607085">
      <w:marLeft w:val="640"/>
      <w:marRight w:val="0"/>
      <w:marTop w:val="0"/>
      <w:marBottom w:val="0"/>
      <w:divBdr>
        <w:top w:val="none" w:sz="0" w:space="0" w:color="auto"/>
        <w:left w:val="none" w:sz="0" w:space="0" w:color="auto"/>
        <w:bottom w:val="none" w:sz="0" w:space="0" w:color="auto"/>
        <w:right w:val="none" w:sz="0" w:space="0" w:color="auto"/>
      </w:divBdr>
    </w:div>
    <w:div w:id="1565750347">
      <w:marLeft w:val="640"/>
      <w:marRight w:val="0"/>
      <w:marTop w:val="0"/>
      <w:marBottom w:val="0"/>
      <w:divBdr>
        <w:top w:val="none" w:sz="0" w:space="0" w:color="auto"/>
        <w:left w:val="none" w:sz="0" w:space="0" w:color="auto"/>
        <w:bottom w:val="none" w:sz="0" w:space="0" w:color="auto"/>
        <w:right w:val="none" w:sz="0" w:space="0" w:color="auto"/>
      </w:divBdr>
    </w:div>
    <w:div w:id="1565868657">
      <w:marLeft w:val="640"/>
      <w:marRight w:val="0"/>
      <w:marTop w:val="0"/>
      <w:marBottom w:val="0"/>
      <w:divBdr>
        <w:top w:val="none" w:sz="0" w:space="0" w:color="auto"/>
        <w:left w:val="none" w:sz="0" w:space="0" w:color="auto"/>
        <w:bottom w:val="none" w:sz="0" w:space="0" w:color="auto"/>
        <w:right w:val="none" w:sz="0" w:space="0" w:color="auto"/>
      </w:divBdr>
    </w:div>
    <w:div w:id="1565874989">
      <w:marLeft w:val="640"/>
      <w:marRight w:val="0"/>
      <w:marTop w:val="0"/>
      <w:marBottom w:val="0"/>
      <w:divBdr>
        <w:top w:val="none" w:sz="0" w:space="0" w:color="auto"/>
        <w:left w:val="none" w:sz="0" w:space="0" w:color="auto"/>
        <w:bottom w:val="none" w:sz="0" w:space="0" w:color="auto"/>
        <w:right w:val="none" w:sz="0" w:space="0" w:color="auto"/>
      </w:divBdr>
    </w:div>
    <w:div w:id="1565918814">
      <w:marLeft w:val="640"/>
      <w:marRight w:val="0"/>
      <w:marTop w:val="0"/>
      <w:marBottom w:val="0"/>
      <w:divBdr>
        <w:top w:val="none" w:sz="0" w:space="0" w:color="auto"/>
        <w:left w:val="none" w:sz="0" w:space="0" w:color="auto"/>
        <w:bottom w:val="none" w:sz="0" w:space="0" w:color="auto"/>
        <w:right w:val="none" w:sz="0" w:space="0" w:color="auto"/>
      </w:divBdr>
    </w:div>
    <w:div w:id="1565949172">
      <w:marLeft w:val="640"/>
      <w:marRight w:val="0"/>
      <w:marTop w:val="0"/>
      <w:marBottom w:val="0"/>
      <w:divBdr>
        <w:top w:val="none" w:sz="0" w:space="0" w:color="auto"/>
        <w:left w:val="none" w:sz="0" w:space="0" w:color="auto"/>
        <w:bottom w:val="none" w:sz="0" w:space="0" w:color="auto"/>
        <w:right w:val="none" w:sz="0" w:space="0" w:color="auto"/>
      </w:divBdr>
    </w:div>
    <w:div w:id="1565992768">
      <w:marLeft w:val="640"/>
      <w:marRight w:val="0"/>
      <w:marTop w:val="0"/>
      <w:marBottom w:val="0"/>
      <w:divBdr>
        <w:top w:val="none" w:sz="0" w:space="0" w:color="auto"/>
        <w:left w:val="none" w:sz="0" w:space="0" w:color="auto"/>
        <w:bottom w:val="none" w:sz="0" w:space="0" w:color="auto"/>
        <w:right w:val="none" w:sz="0" w:space="0" w:color="auto"/>
      </w:divBdr>
    </w:div>
    <w:div w:id="1566069318">
      <w:marLeft w:val="640"/>
      <w:marRight w:val="0"/>
      <w:marTop w:val="0"/>
      <w:marBottom w:val="0"/>
      <w:divBdr>
        <w:top w:val="none" w:sz="0" w:space="0" w:color="auto"/>
        <w:left w:val="none" w:sz="0" w:space="0" w:color="auto"/>
        <w:bottom w:val="none" w:sz="0" w:space="0" w:color="auto"/>
        <w:right w:val="none" w:sz="0" w:space="0" w:color="auto"/>
      </w:divBdr>
    </w:div>
    <w:div w:id="1566140253">
      <w:marLeft w:val="640"/>
      <w:marRight w:val="0"/>
      <w:marTop w:val="0"/>
      <w:marBottom w:val="0"/>
      <w:divBdr>
        <w:top w:val="none" w:sz="0" w:space="0" w:color="auto"/>
        <w:left w:val="none" w:sz="0" w:space="0" w:color="auto"/>
        <w:bottom w:val="none" w:sz="0" w:space="0" w:color="auto"/>
        <w:right w:val="none" w:sz="0" w:space="0" w:color="auto"/>
      </w:divBdr>
    </w:div>
    <w:div w:id="1566179340">
      <w:marLeft w:val="640"/>
      <w:marRight w:val="0"/>
      <w:marTop w:val="0"/>
      <w:marBottom w:val="0"/>
      <w:divBdr>
        <w:top w:val="none" w:sz="0" w:space="0" w:color="auto"/>
        <w:left w:val="none" w:sz="0" w:space="0" w:color="auto"/>
        <w:bottom w:val="none" w:sz="0" w:space="0" w:color="auto"/>
        <w:right w:val="none" w:sz="0" w:space="0" w:color="auto"/>
      </w:divBdr>
    </w:div>
    <w:div w:id="1566179905">
      <w:marLeft w:val="640"/>
      <w:marRight w:val="0"/>
      <w:marTop w:val="0"/>
      <w:marBottom w:val="0"/>
      <w:divBdr>
        <w:top w:val="none" w:sz="0" w:space="0" w:color="auto"/>
        <w:left w:val="none" w:sz="0" w:space="0" w:color="auto"/>
        <w:bottom w:val="none" w:sz="0" w:space="0" w:color="auto"/>
        <w:right w:val="none" w:sz="0" w:space="0" w:color="auto"/>
      </w:divBdr>
    </w:div>
    <w:div w:id="1566184170">
      <w:marLeft w:val="640"/>
      <w:marRight w:val="0"/>
      <w:marTop w:val="0"/>
      <w:marBottom w:val="0"/>
      <w:divBdr>
        <w:top w:val="none" w:sz="0" w:space="0" w:color="auto"/>
        <w:left w:val="none" w:sz="0" w:space="0" w:color="auto"/>
        <w:bottom w:val="none" w:sz="0" w:space="0" w:color="auto"/>
        <w:right w:val="none" w:sz="0" w:space="0" w:color="auto"/>
      </w:divBdr>
    </w:div>
    <w:div w:id="1566185477">
      <w:marLeft w:val="640"/>
      <w:marRight w:val="0"/>
      <w:marTop w:val="0"/>
      <w:marBottom w:val="0"/>
      <w:divBdr>
        <w:top w:val="none" w:sz="0" w:space="0" w:color="auto"/>
        <w:left w:val="none" w:sz="0" w:space="0" w:color="auto"/>
        <w:bottom w:val="none" w:sz="0" w:space="0" w:color="auto"/>
        <w:right w:val="none" w:sz="0" w:space="0" w:color="auto"/>
      </w:divBdr>
    </w:div>
    <w:div w:id="1566186292">
      <w:marLeft w:val="640"/>
      <w:marRight w:val="0"/>
      <w:marTop w:val="0"/>
      <w:marBottom w:val="0"/>
      <w:divBdr>
        <w:top w:val="none" w:sz="0" w:space="0" w:color="auto"/>
        <w:left w:val="none" w:sz="0" w:space="0" w:color="auto"/>
        <w:bottom w:val="none" w:sz="0" w:space="0" w:color="auto"/>
        <w:right w:val="none" w:sz="0" w:space="0" w:color="auto"/>
      </w:divBdr>
    </w:div>
    <w:div w:id="1566255201">
      <w:marLeft w:val="640"/>
      <w:marRight w:val="0"/>
      <w:marTop w:val="0"/>
      <w:marBottom w:val="0"/>
      <w:divBdr>
        <w:top w:val="none" w:sz="0" w:space="0" w:color="auto"/>
        <w:left w:val="none" w:sz="0" w:space="0" w:color="auto"/>
        <w:bottom w:val="none" w:sz="0" w:space="0" w:color="auto"/>
        <w:right w:val="none" w:sz="0" w:space="0" w:color="auto"/>
      </w:divBdr>
    </w:div>
    <w:div w:id="1566261801">
      <w:marLeft w:val="640"/>
      <w:marRight w:val="0"/>
      <w:marTop w:val="0"/>
      <w:marBottom w:val="0"/>
      <w:divBdr>
        <w:top w:val="none" w:sz="0" w:space="0" w:color="auto"/>
        <w:left w:val="none" w:sz="0" w:space="0" w:color="auto"/>
        <w:bottom w:val="none" w:sz="0" w:space="0" w:color="auto"/>
        <w:right w:val="none" w:sz="0" w:space="0" w:color="auto"/>
      </w:divBdr>
    </w:div>
    <w:div w:id="1566263162">
      <w:marLeft w:val="640"/>
      <w:marRight w:val="0"/>
      <w:marTop w:val="0"/>
      <w:marBottom w:val="0"/>
      <w:divBdr>
        <w:top w:val="none" w:sz="0" w:space="0" w:color="auto"/>
        <w:left w:val="none" w:sz="0" w:space="0" w:color="auto"/>
        <w:bottom w:val="none" w:sz="0" w:space="0" w:color="auto"/>
        <w:right w:val="none" w:sz="0" w:space="0" w:color="auto"/>
      </w:divBdr>
    </w:div>
    <w:div w:id="1566330923">
      <w:marLeft w:val="640"/>
      <w:marRight w:val="0"/>
      <w:marTop w:val="0"/>
      <w:marBottom w:val="0"/>
      <w:divBdr>
        <w:top w:val="none" w:sz="0" w:space="0" w:color="auto"/>
        <w:left w:val="none" w:sz="0" w:space="0" w:color="auto"/>
        <w:bottom w:val="none" w:sz="0" w:space="0" w:color="auto"/>
        <w:right w:val="none" w:sz="0" w:space="0" w:color="auto"/>
      </w:divBdr>
    </w:div>
    <w:div w:id="1566333773">
      <w:marLeft w:val="640"/>
      <w:marRight w:val="0"/>
      <w:marTop w:val="0"/>
      <w:marBottom w:val="0"/>
      <w:divBdr>
        <w:top w:val="none" w:sz="0" w:space="0" w:color="auto"/>
        <w:left w:val="none" w:sz="0" w:space="0" w:color="auto"/>
        <w:bottom w:val="none" w:sz="0" w:space="0" w:color="auto"/>
        <w:right w:val="none" w:sz="0" w:space="0" w:color="auto"/>
      </w:divBdr>
    </w:div>
    <w:div w:id="1566336122">
      <w:marLeft w:val="480"/>
      <w:marRight w:val="0"/>
      <w:marTop w:val="0"/>
      <w:marBottom w:val="0"/>
      <w:divBdr>
        <w:top w:val="none" w:sz="0" w:space="0" w:color="auto"/>
        <w:left w:val="none" w:sz="0" w:space="0" w:color="auto"/>
        <w:bottom w:val="none" w:sz="0" w:space="0" w:color="auto"/>
        <w:right w:val="none" w:sz="0" w:space="0" w:color="auto"/>
      </w:divBdr>
    </w:div>
    <w:div w:id="1566407345">
      <w:marLeft w:val="640"/>
      <w:marRight w:val="0"/>
      <w:marTop w:val="0"/>
      <w:marBottom w:val="0"/>
      <w:divBdr>
        <w:top w:val="none" w:sz="0" w:space="0" w:color="auto"/>
        <w:left w:val="none" w:sz="0" w:space="0" w:color="auto"/>
        <w:bottom w:val="none" w:sz="0" w:space="0" w:color="auto"/>
        <w:right w:val="none" w:sz="0" w:space="0" w:color="auto"/>
      </w:divBdr>
    </w:div>
    <w:div w:id="1566716764">
      <w:marLeft w:val="640"/>
      <w:marRight w:val="0"/>
      <w:marTop w:val="0"/>
      <w:marBottom w:val="0"/>
      <w:divBdr>
        <w:top w:val="none" w:sz="0" w:space="0" w:color="auto"/>
        <w:left w:val="none" w:sz="0" w:space="0" w:color="auto"/>
        <w:bottom w:val="none" w:sz="0" w:space="0" w:color="auto"/>
        <w:right w:val="none" w:sz="0" w:space="0" w:color="auto"/>
      </w:divBdr>
    </w:div>
    <w:div w:id="1566795777">
      <w:marLeft w:val="640"/>
      <w:marRight w:val="0"/>
      <w:marTop w:val="0"/>
      <w:marBottom w:val="0"/>
      <w:divBdr>
        <w:top w:val="none" w:sz="0" w:space="0" w:color="auto"/>
        <w:left w:val="none" w:sz="0" w:space="0" w:color="auto"/>
        <w:bottom w:val="none" w:sz="0" w:space="0" w:color="auto"/>
        <w:right w:val="none" w:sz="0" w:space="0" w:color="auto"/>
      </w:divBdr>
    </w:div>
    <w:div w:id="1566797807">
      <w:marLeft w:val="640"/>
      <w:marRight w:val="0"/>
      <w:marTop w:val="0"/>
      <w:marBottom w:val="0"/>
      <w:divBdr>
        <w:top w:val="none" w:sz="0" w:space="0" w:color="auto"/>
        <w:left w:val="none" w:sz="0" w:space="0" w:color="auto"/>
        <w:bottom w:val="none" w:sz="0" w:space="0" w:color="auto"/>
        <w:right w:val="none" w:sz="0" w:space="0" w:color="auto"/>
      </w:divBdr>
    </w:div>
    <w:div w:id="1566987919">
      <w:marLeft w:val="640"/>
      <w:marRight w:val="0"/>
      <w:marTop w:val="0"/>
      <w:marBottom w:val="0"/>
      <w:divBdr>
        <w:top w:val="none" w:sz="0" w:space="0" w:color="auto"/>
        <w:left w:val="none" w:sz="0" w:space="0" w:color="auto"/>
        <w:bottom w:val="none" w:sz="0" w:space="0" w:color="auto"/>
        <w:right w:val="none" w:sz="0" w:space="0" w:color="auto"/>
      </w:divBdr>
    </w:div>
    <w:div w:id="1566989775">
      <w:marLeft w:val="640"/>
      <w:marRight w:val="0"/>
      <w:marTop w:val="0"/>
      <w:marBottom w:val="0"/>
      <w:divBdr>
        <w:top w:val="none" w:sz="0" w:space="0" w:color="auto"/>
        <w:left w:val="none" w:sz="0" w:space="0" w:color="auto"/>
        <w:bottom w:val="none" w:sz="0" w:space="0" w:color="auto"/>
        <w:right w:val="none" w:sz="0" w:space="0" w:color="auto"/>
      </w:divBdr>
    </w:div>
    <w:div w:id="1567031898">
      <w:marLeft w:val="640"/>
      <w:marRight w:val="0"/>
      <w:marTop w:val="0"/>
      <w:marBottom w:val="0"/>
      <w:divBdr>
        <w:top w:val="none" w:sz="0" w:space="0" w:color="auto"/>
        <w:left w:val="none" w:sz="0" w:space="0" w:color="auto"/>
        <w:bottom w:val="none" w:sz="0" w:space="0" w:color="auto"/>
        <w:right w:val="none" w:sz="0" w:space="0" w:color="auto"/>
      </w:divBdr>
    </w:div>
    <w:div w:id="1567034556">
      <w:marLeft w:val="640"/>
      <w:marRight w:val="0"/>
      <w:marTop w:val="0"/>
      <w:marBottom w:val="0"/>
      <w:divBdr>
        <w:top w:val="none" w:sz="0" w:space="0" w:color="auto"/>
        <w:left w:val="none" w:sz="0" w:space="0" w:color="auto"/>
        <w:bottom w:val="none" w:sz="0" w:space="0" w:color="auto"/>
        <w:right w:val="none" w:sz="0" w:space="0" w:color="auto"/>
      </w:divBdr>
    </w:div>
    <w:div w:id="1567060064">
      <w:marLeft w:val="640"/>
      <w:marRight w:val="0"/>
      <w:marTop w:val="0"/>
      <w:marBottom w:val="0"/>
      <w:divBdr>
        <w:top w:val="none" w:sz="0" w:space="0" w:color="auto"/>
        <w:left w:val="none" w:sz="0" w:space="0" w:color="auto"/>
        <w:bottom w:val="none" w:sz="0" w:space="0" w:color="auto"/>
        <w:right w:val="none" w:sz="0" w:space="0" w:color="auto"/>
      </w:divBdr>
    </w:div>
    <w:div w:id="1567107913">
      <w:marLeft w:val="640"/>
      <w:marRight w:val="0"/>
      <w:marTop w:val="0"/>
      <w:marBottom w:val="0"/>
      <w:divBdr>
        <w:top w:val="none" w:sz="0" w:space="0" w:color="auto"/>
        <w:left w:val="none" w:sz="0" w:space="0" w:color="auto"/>
        <w:bottom w:val="none" w:sz="0" w:space="0" w:color="auto"/>
        <w:right w:val="none" w:sz="0" w:space="0" w:color="auto"/>
      </w:divBdr>
    </w:div>
    <w:div w:id="1567253905">
      <w:marLeft w:val="640"/>
      <w:marRight w:val="0"/>
      <w:marTop w:val="0"/>
      <w:marBottom w:val="0"/>
      <w:divBdr>
        <w:top w:val="none" w:sz="0" w:space="0" w:color="auto"/>
        <w:left w:val="none" w:sz="0" w:space="0" w:color="auto"/>
        <w:bottom w:val="none" w:sz="0" w:space="0" w:color="auto"/>
        <w:right w:val="none" w:sz="0" w:space="0" w:color="auto"/>
      </w:divBdr>
    </w:div>
    <w:div w:id="1567254837">
      <w:marLeft w:val="640"/>
      <w:marRight w:val="0"/>
      <w:marTop w:val="0"/>
      <w:marBottom w:val="0"/>
      <w:divBdr>
        <w:top w:val="none" w:sz="0" w:space="0" w:color="auto"/>
        <w:left w:val="none" w:sz="0" w:space="0" w:color="auto"/>
        <w:bottom w:val="none" w:sz="0" w:space="0" w:color="auto"/>
        <w:right w:val="none" w:sz="0" w:space="0" w:color="auto"/>
      </w:divBdr>
    </w:div>
    <w:div w:id="1567256289">
      <w:marLeft w:val="640"/>
      <w:marRight w:val="0"/>
      <w:marTop w:val="0"/>
      <w:marBottom w:val="0"/>
      <w:divBdr>
        <w:top w:val="none" w:sz="0" w:space="0" w:color="auto"/>
        <w:left w:val="none" w:sz="0" w:space="0" w:color="auto"/>
        <w:bottom w:val="none" w:sz="0" w:space="0" w:color="auto"/>
        <w:right w:val="none" w:sz="0" w:space="0" w:color="auto"/>
      </w:divBdr>
    </w:div>
    <w:div w:id="1567257774">
      <w:marLeft w:val="640"/>
      <w:marRight w:val="0"/>
      <w:marTop w:val="0"/>
      <w:marBottom w:val="0"/>
      <w:divBdr>
        <w:top w:val="none" w:sz="0" w:space="0" w:color="auto"/>
        <w:left w:val="none" w:sz="0" w:space="0" w:color="auto"/>
        <w:bottom w:val="none" w:sz="0" w:space="0" w:color="auto"/>
        <w:right w:val="none" w:sz="0" w:space="0" w:color="auto"/>
      </w:divBdr>
    </w:div>
    <w:div w:id="1567305017">
      <w:marLeft w:val="640"/>
      <w:marRight w:val="0"/>
      <w:marTop w:val="0"/>
      <w:marBottom w:val="0"/>
      <w:divBdr>
        <w:top w:val="none" w:sz="0" w:space="0" w:color="auto"/>
        <w:left w:val="none" w:sz="0" w:space="0" w:color="auto"/>
        <w:bottom w:val="none" w:sz="0" w:space="0" w:color="auto"/>
        <w:right w:val="none" w:sz="0" w:space="0" w:color="auto"/>
      </w:divBdr>
    </w:div>
    <w:div w:id="1567377967">
      <w:marLeft w:val="640"/>
      <w:marRight w:val="0"/>
      <w:marTop w:val="0"/>
      <w:marBottom w:val="0"/>
      <w:divBdr>
        <w:top w:val="none" w:sz="0" w:space="0" w:color="auto"/>
        <w:left w:val="none" w:sz="0" w:space="0" w:color="auto"/>
        <w:bottom w:val="none" w:sz="0" w:space="0" w:color="auto"/>
        <w:right w:val="none" w:sz="0" w:space="0" w:color="auto"/>
      </w:divBdr>
    </w:div>
    <w:div w:id="1567449316">
      <w:marLeft w:val="640"/>
      <w:marRight w:val="0"/>
      <w:marTop w:val="0"/>
      <w:marBottom w:val="0"/>
      <w:divBdr>
        <w:top w:val="none" w:sz="0" w:space="0" w:color="auto"/>
        <w:left w:val="none" w:sz="0" w:space="0" w:color="auto"/>
        <w:bottom w:val="none" w:sz="0" w:space="0" w:color="auto"/>
        <w:right w:val="none" w:sz="0" w:space="0" w:color="auto"/>
      </w:divBdr>
    </w:div>
    <w:div w:id="1567491919">
      <w:marLeft w:val="640"/>
      <w:marRight w:val="0"/>
      <w:marTop w:val="0"/>
      <w:marBottom w:val="0"/>
      <w:divBdr>
        <w:top w:val="none" w:sz="0" w:space="0" w:color="auto"/>
        <w:left w:val="none" w:sz="0" w:space="0" w:color="auto"/>
        <w:bottom w:val="none" w:sz="0" w:space="0" w:color="auto"/>
        <w:right w:val="none" w:sz="0" w:space="0" w:color="auto"/>
      </w:divBdr>
    </w:div>
    <w:div w:id="1567496710">
      <w:marLeft w:val="640"/>
      <w:marRight w:val="0"/>
      <w:marTop w:val="0"/>
      <w:marBottom w:val="0"/>
      <w:divBdr>
        <w:top w:val="none" w:sz="0" w:space="0" w:color="auto"/>
        <w:left w:val="none" w:sz="0" w:space="0" w:color="auto"/>
        <w:bottom w:val="none" w:sz="0" w:space="0" w:color="auto"/>
        <w:right w:val="none" w:sz="0" w:space="0" w:color="auto"/>
      </w:divBdr>
    </w:div>
    <w:div w:id="1567496981">
      <w:marLeft w:val="640"/>
      <w:marRight w:val="0"/>
      <w:marTop w:val="0"/>
      <w:marBottom w:val="0"/>
      <w:divBdr>
        <w:top w:val="none" w:sz="0" w:space="0" w:color="auto"/>
        <w:left w:val="none" w:sz="0" w:space="0" w:color="auto"/>
        <w:bottom w:val="none" w:sz="0" w:space="0" w:color="auto"/>
        <w:right w:val="none" w:sz="0" w:space="0" w:color="auto"/>
      </w:divBdr>
    </w:div>
    <w:div w:id="1567497124">
      <w:marLeft w:val="640"/>
      <w:marRight w:val="0"/>
      <w:marTop w:val="0"/>
      <w:marBottom w:val="0"/>
      <w:divBdr>
        <w:top w:val="none" w:sz="0" w:space="0" w:color="auto"/>
        <w:left w:val="none" w:sz="0" w:space="0" w:color="auto"/>
        <w:bottom w:val="none" w:sz="0" w:space="0" w:color="auto"/>
        <w:right w:val="none" w:sz="0" w:space="0" w:color="auto"/>
      </w:divBdr>
    </w:div>
    <w:div w:id="1567564899">
      <w:marLeft w:val="640"/>
      <w:marRight w:val="0"/>
      <w:marTop w:val="0"/>
      <w:marBottom w:val="0"/>
      <w:divBdr>
        <w:top w:val="none" w:sz="0" w:space="0" w:color="auto"/>
        <w:left w:val="none" w:sz="0" w:space="0" w:color="auto"/>
        <w:bottom w:val="none" w:sz="0" w:space="0" w:color="auto"/>
        <w:right w:val="none" w:sz="0" w:space="0" w:color="auto"/>
      </w:divBdr>
    </w:div>
    <w:div w:id="1567565354">
      <w:marLeft w:val="640"/>
      <w:marRight w:val="0"/>
      <w:marTop w:val="0"/>
      <w:marBottom w:val="0"/>
      <w:divBdr>
        <w:top w:val="none" w:sz="0" w:space="0" w:color="auto"/>
        <w:left w:val="none" w:sz="0" w:space="0" w:color="auto"/>
        <w:bottom w:val="none" w:sz="0" w:space="0" w:color="auto"/>
        <w:right w:val="none" w:sz="0" w:space="0" w:color="auto"/>
      </w:divBdr>
    </w:div>
    <w:div w:id="1567567705">
      <w:marLeft w:val="640"/>
      <w:marRight w:val="0"/>
      <w:marTop w:val="0"/>
      <w:marBottom w:val="0"/>
      <w:divBdr>
        <w:top w:val="none" w:sz="0" w:space="0" w:color="auto"/>
        <w:left w:val="none" w:sz="0" w:space="0" w:color="auto"/>
        <w:bottom w:val="none" w:sz="0" w:space="0" w:color="auto"/>
        <w:right w:val="none" w:sz="0" w:space="0" w:color="auto"/>
      </w:divBdr>
    </w:div>
    <w:div w:id="1567570522">
      <w:marLeft w:val="640"/>
      <w:marRight w:val="0"/>
      <w:marTop w:val="0"/>
      <w:marBottom w:val="0"/>
      <w:divBdr>
        <w:top w:val="none" w:sz="0" w:space="0" w:color="auto"/>
        <w:left w:val="none" w:sz="0" w:space="0" w:color="auto"/>
        <w:bottom w:val="none" w:sz="0" w:space="0" w:color="auto"/>
        <w:right w:val="none" w:sz="0" w:space="0" w:color="auto"/>
      </w:divBdr>
    </w:div>
    <w:div w:id="1567686866">
      <w:marLeft w:val="640"/>
      <w:marRight w:val="0"/>
      <w:marTop w:val="0"/>
      <w:marBottom w:val="0"/>
      <w:divBdr>
        <w:top w:val="none" w:sz="0" w:space="0" w:color="auto"/>
        <w:left w:val="none" w:sz="0" w:space="0" w:color="auto"/>
        <w:bottom w:val="none" w:sz="0" w:space="0" w:color="auto"/>
        <w:right w:val="none" w:sz="0" w:space="0" w:color="auto"/>
      </w:divBdr>
    </w:div>
    <w:div w:id="1567687932">
      <w:marLeft w:val="640"/>
      <w:marRight w:val="0"/>
      <w:marTop w:val="0"/>
      <w:marBottom w:val="0"/>
      <w:divBdr>
        <w:top w:val="none" w:sz="0" w:space="0" w:color="auto"/>
        <w:left w:val="none" w:sz="0" w:space="0" w:color="auto"/>
        <w:bottom w:val="none" w:sz="0" w:space="0" w:color="auto"/>
        <w:right w:val="none" w:sz="0" w:space="0" w:color="auto"/>
      </w:divBdr>
    </w:div>
    <w:div w:id="1567689629">
      <w:marLeft w:val="640"/>
      <w:marRight w:val="0"/>
      <w:marTop w:val="0"/>
      <w:marBottom w:val="0"/>
      <w:divBdr>
        <w:top w:val="none" w:sz="0" w:space="0" w:color="auto"/>
        <w:left w:val="none" w:sz="0" w:space="0" w:color="auto"/>
        <w:bottom w:val="none" w:sz="0" w:space="0" w:color="auto"/>
        <w:right w:val="none" w:sz="0" w:space="0" w:color="auto"/>
      </w:divBdr>
    </w:div>
    <w:div w:id="1567691000">
      <w:marLeft w:val="640"/>
      <w:marRight w:val="0"/>
      <w:marTop w:val="0"/>
      <w:marBottom w:val="0"/>
      <w:divBdr>
        <w:top w:val="none" w:sz="0" w:space="0" w:color="auto"/>
        <w:left w:val="none" w:sz="0" w:space="0" w:color="auto"/>
        <w:bottom w:val="none" w:sz="0" w:space="0" w:color="auto"/>
        <w:right w:val="none" w:sz="0" w:space="0" w:color="auto"/>
      </w:divBdr>
    </w:div>
    <w:div w:id="1567716898">
      <w:marLeft w:val="640"/>
      <w:marRight w:val="0"/>
      <w:marTop w:val="0"/>
      <w:marBottom w:val="0"/>
      <w:divBdr>
        <w:top w:val="none" w:sz="0" w:space="0" w:color="auto"/>
        <w:left w:val="none" w:sz="0" w:space="0" w:color="auto"/>
        <w:bottom w:val="none" w:sz="0" w:space="0" w:color="auto"/>
        <w:right w:val="none" w:sz="0" w:space="0" w:color="auto"/>
      </w:divBdr>
    </w:div>
    <w:div w:id="1567758275">
      <w:marLeft w:val="640"/>
      <w:marRight w:val="0"/>
      <w:marTop w:val="0"/>
      <w:marBottom w:val="0"/>
      <w:divBdr>
        <w:top w:val="none" w:sz="0" w:space="0" w:color="auto"/>
        <w:left w:val="none" w:sz="0" w:space="0" w:color="auto"/>
        <w:bottom w:val="none" w:sz="0" w:space="0" w:color="auto"/>
        <w:right w:val="none" w:sz="0" w:space="0" w:color="auto"/>
      </w:divBdr>
    </w:div>
    <w:div w:id="1567883551">
      <w:marLeft w:val="640"/>
      <w:marRight w:val="0"/>
      <w:marTop w:val="0"/>
      <w:marBottom w:val="0"/>
      <w:divBdr>
        <w:top w:val="none" w:sz="0" w:space="0" w:color="auto"/>
        <w:left w:val="none" w:sz="0" w:space="0" w:color="auto"/>
        <w:bottom w:val="none" w:sz="0" w:space="0" w:color="auto"/>
        <w:right w:val="none" w:sz="0" w:space="0" w:color="auto"/>
      </w:divBdr>
    </w:div>
    <w:div w:id="1567915086">
      <w:marLeft w:val="640"/>
      <w:marRight w:val="0"/>
      <w:marTop w:val="0"/>
      <w:marBottom w:val="0"/>
      <w:divBdr>
        <w:top w:val="none" w:sz="0" w:space="0" w:color="auto"/>
        <w:left w:val="none" w:sz="0" w:space="0" w:color="auto"/>
        <w:bottom w:val="none" w:sz="0" w:space="0" w:color="auto"/>
        <w:right w:val="none" w:sz="0" w:space="0" w:color="auto"/>
      </w:divBdr>
    </w:div>
    <w:div w:id="1567915692">
      <w:marLeft w:val="640"/>
      <w:marRight w:val="0"/>
      <w:marTop w:val="0"/>
      <w:marBottom w:val="0"/>
      <w:divBdr>
        <w:top w:val="none" w:sz="0" w:space="0" w:color="auto"/>
        <w:left w:val="none" w:sz="0" w:space="0" w:color="auto"/>
        <w:bottom w:val="none" w:sz="0" w:space="0" w:color="auto"/>
        <w:right w:val="none" w:sz="0" w:space="0" w:color="auto"/>
      </w:divBdr>
    </w:div>
    <w:div w:id="1568035215">
      <w:marLeft w:val="640"/>
      <w:marRight w:val="0"/>
      <w:marTop w:val="0"/>
      <w:marBottom w:val="0"/>
      <w:divBdr>
        <w:top w:val="none" w:sz="0" w:space="0" w:color="auto"/>
        <w:left w:val="none" w:sz="0" w:space="0" w:color="auto"/>
        <w:bottom w:val="none" w:sz="0" w:space="0" w:color="auto"/>
        <w:right w:val="none" w:sz="0" w:space="0" w:color="auto"/>
      </w:divBdr>
    </w:div>
    <w:div w:id="1568035838">
      <w:marLeft w:val="640"/>
      <w:marRight w:val="0"/>
      <w:marTop w:val="0"/>
      <w:marBottom w:val="0"/>
      <w:divBdr>
        <w:top w:val="none" w:sz="0" w:space="0" w:color="auto"/>
        <w:left w:val="none" w:sz="0" w:space="0" w:color="auto"/>
        <w:bottom w:val="none" w:sz="0" w:space="0" w:color="auto"/>
        <w:right w:val="none" w:sz="0" w:space="0" w:color="auto"/>
      </w:divBdr>
    </w:div>
    <w:div w:id="1568104703">
      <w:marLeft w:val="640"/>
      <w:marRight w:val="0"/>
      <w:marTop w:val="0"/>
      <w:marBottom w:val="0"/>
      <w:divBdr>
        <w:top w:val="none" w:sz="0" w:space="0" w:color="auto"/>
        <w:left w:val="none" w:sz="0" w:space="0" w:color="auto"/>
        <w:bottom w:val="none" w:sz="0" w:space="0" w:color="auto"/>
        <w:right w:val="none" w:sz="0" w:space="0" w:color="auto"/>
      </w:divBdr>
    </w:div>
    <w:div w:id="1568343296">
      <w:marLeft w:val="640"/>
      <w:marRight w:val="0"/>
      <w:marTop w:val="0"/>
      <w:marBottom w:val="0"/>
      <w:divBdr>
        <w:top w:val="none" w:sz="0" w:space="0" w:color="auto"/>
        <w:left w:val="none" w:sz="0" w:space="0" w:color="auto"/>
        <w:bottom w:val="none" w:sz="0" w:space="0" w:color="auto"/>
        <w:right w:val="none" w:sz="0" w:space="0" w:color="auto"/>
      </w:divBdr>
    </w:div>
    <w:div w:id="1568345890">
      <w:marLeft w:val="640"/>
      <w:marRight w:val="0"/>
      <w:marTop w:val="0"/>
      <w:marBottom w:val="0"/>
      <w:divBdr>
        <w:top w:val="none" w:sz="0" w:space="0" w:color="auto"/>
        <w:left w:val="none" w:sz="0" w:space="0" w:color="auto"/>
        <w:bottom w:val="none" w:sz="0" w:space="0" w:color="auto"/>
        <w:right w:val="none" w:sz="0" w:space="0" w:color="auto"/>
      </w:divBdr>
    </w:div>
    <w:div w:id="1568417778">
      <w:marLeft w:val="640"/>
      <w:marRight w:val="0"/>
      <w:marTop w:val="0"/>
      <w:marBottom w:val="0"/>
      <w:divBdr>
        <w:top w:val="none" w:sz="0" w:space="0" w:color="auto"/>
        <w:left w:val="none" w:sz="0" w:space="0" w:color="auto"/>
        <w:bottom w:val="none" w:sz="0" w:space="0" w:color="auto"/>
        <w:right w:val="none" w:sz="0" w:space="0" w:color="auto"/>
      </w:divBdr>
    </w:div>
    <w:div w:id="1568497858">
      <w:marLeft w:val="640"/>
      <w:marRight w:val="0"/>
      <w:marTop w:val="0"/>
      <w:marBottom w:val="0"/>
      <w:divBdr>
        <w:top w:val="none" w:sz="0" w:space="0" w:color="auto"/>
        <w:left w:val="none" w:sz="0" w:space="0" w:color="auto"/>
        <w:bottom w:val="none" w:sz="0" w:space="0" w:color="auto"/>
        <w:right w:val="none" w:sz="0" w:space="0" w:color="auto"/>
      </w:divBdr>
    </w:div>
    <w:div w:id="1568564533">
      <w:marLeft w:val="640"/>
      <w:marRight w:val="0"/>
      <w:marTop w:val="0"/>
      <w:marBottom w:val="0"/>
      <w:divBdr>
        <w:top w:val="none" w:sz="0" w:space="0" w:color="auto"/>
        <w:left w:val="none" w:sz="0" w:space="0" w:color="auto"/>
        <w:bottom w:val="none" w:sz="0" w:space="0" w:color="auto"/>
        <w:right w:val="none" w:sz="0" w:space="0" w:color="auto"/>
      </w:divBdr>
    </w:div>
    <w:div w:id="1568568176">
      <w:marLeft w:val="640"/>
      <w:marRight w:val="0"/>
      <w:marTop w:val="0"/>
      <w:marBottom w:val="0"/>
      <w:divBdr>
        <w:top w:val="none" w:sz="0" w:space="0" w:color="auto"/>
        <w:left w:val="none" w:sz="0" w:space="0" w:color="auto"/>
        <w:bottom w:val="none" w:sz="0" w:space="0" w:color="auto"/>
        <w:right w:val="none" w:sz="0" w:space="0" w:color="auto"/>
      </w:divBdr>
    </w:div>
    <w:div w:id="1568568724">
      <w:marLeft w:val="640"/>
      <w:marRight w:val="0"/>
      <w:marTop w:val="0"/>
      <w:marBottom w:val="0"/>
      <w:divBdr>
        <w:top w:val="none" w:sz="0" w:space="0" w:color="auto"/>
        <w:left w:val="none" w:sz="0" w:space="0" w:color="auto"/>
        <w:bottom w:val="none" w:sz="0" w:space="0" w:color="auto"/>
        <w:right w:val="none" w:sz="0" w:space="0" w:color="auto"/>
      </w:divBdr>
    </w:div>
    <w:div w:id="1568570407">
      <w:marLeft w:val="640"/>
      <w:marRight w:val="0"/>
      <w:marTop w:val="0"/>
      <w:marBottom w:val="0"/>
      <w:divBdr>
        <w:top w:val="none" w:sz="0" w:space="0" w:color="auto"/>
        <w:left w:val="none" w:sz="0" w:space="0" w:color="auto"/>
        <w:bottom w:val="none" w:sz="0" w:space="0" w:color="auto"/>
        <w:right w:val="none" w:sz="0" w:space="0" w:color="auto"/>
      </w:divBdr>
    </w:div>
    <w:div w:id="1568607414">
      <w:marLeft w:val="480"/>
      <w:marRight w:val="0"/>
      <w:marTop w:val="0"/>
      <w:marBottom w:val="0"/>
      <w:divBdr>
        <w:top w:val="none" w:sz="0" w:space="0" w:color="auto"/>
        <w:left w:val="none" w:sz="0" w:space="0" w:color="auto"/>
        <w:bottom w:val="none" w:sz="0" w:space="0" w:color="auto"/>
        <w:right w:val="none" w:sz="0" w:space="0" w:color="auto"/>
      </w:divBdr>
    </w:div>
    <w:div w:id="1568689403">
      <w:marLeft w:val="640"/>
      <w:marRight w:val="0"/>
      <w:marTop w:val="0"/>
      <w:marBottom w:val="0"/>
      <w:divBdr>
        <w:top w:val="none" w:sz="0" w:space="0" w:color="auto"/>
        <w:left w:val="none" w:sz="0" w:space="0" w:color="auto"/>
        <w:bottom w:val="none" w:sz="0" w:space="0" w:color="auto"/>
        <w:right w:val="none" w:sz="0" w:space="0" w:color="auto"/>
      </w:divBdr>
    </w:div>
    <w:div w:id="1568805746">
      <w:marLeft w:val="640"/>
      <w:marRight w:val="0"/>
      <w:marTop w:val="0"/>
      <w:marBottom w:val="0"/>
      <w:divBdr>
        <w:top w:val="none" w:sz="0" w:space="0" w:color="auto"/>
        <w:left w:val="none" w:sz="0" w:space="0" w:color="auto"/>
        <w:bottom w:val="none" w:sz="0" w:space="0" w:color="auto"/>
        <w:right w:val="none" w:sz="0" w:space="0" w:color="auto"/>
      </w:divBdr>
    </w:div>
    <w:div w:id="1568806151">
      <w:marLeft w:val="640"/>
      <w:marRight w:val="0"/>
      <w:marTop w:val="0"/>
      <w:marBottom w:val="0"/>
      <w:divBdr>
        <w:top w:val="none" w:sz="0" w:space="0" w:color="auto"/>
        <w:left w:val="none" w:sz="0" w:space="0" w:color="auto"/>
        <w:bottom w:val="none" w:sz="0" w:space="0" w:color="auto"/>
        <w:right w:val="none" w:sz="0" w:space="0" w:color="auto"/>
      </w:divBdr>
    </w:div>
    <w:div w:id="1568833327">
      <w:marLeft w:val="640"/>
      <w:marRight w:val="0"/>
      <w:marTop w:val="0"/>
      <w:marBottom w:val="0"/>
      <w:divBdr>
        <w:top w:val="none" w:sz="0" w:space="0" w:color="auto"/>
        <w:left w:val="none" w:sz="0" w:space="0" w:color="auto"/>
        <w:bottom w:val="none" w:sz="0" w:space="0" w:color="auto"/>
        <w:right w:val="none" w:sz="0" w:space="0" w:color="auto"/>
      </w:divBdr>
    </w:div>
    <w:div w:id="1568874961">
      <w:marLeft w:val="640"/>
      <w:marRight w:val="0"/>
      <w:marTop w:val="0"/>
      <w:marBottom w:val="0"/>
      <w:divBdr>
        <w:top w:val="none" w:sz="0" w:space="0" w:color="auto"/>
        <w:left w:val="none" w:sz="0" w:space="0" w:color="auto"/>
        <w:bottom w:val="none" w:sz="0" w:space="0" w:color="auto"/>
        <w:right w:val="none" w:sz="0" w:space="0" w:color="auto"/>
      </w:divBdr>
    </w:div>
    <w:div w:id="1568884320">
      <w:marLeft w:val="640"/>
      <w:marRight w:val="0"/>
      <w:marTop w:val="0"/>
      <w:marBottom w:val="0"/>
      <w:divBdr>
        <w:top w:val="none" w:sz="0" w:space="0" w:color="auto"/>
        <w:left w:val="none" w:sz="0" w:space="0" w:color="auto"/>
        <w:bottom w:val="none" w:sz="0" w:space="0" w:color="auto"/>
        <w:right w:val="none" w:sz="0" w:space="0" w:color="auto"/>
      </w:divBdr>
    </w:div>
    <w:div w:id="1569150015">
      <w:marLeft w:val="640"/>
      <w:marRight w:val="0"/>
      <w:marTop w:val="0"/>
      <w:marBottom w:val="0"/>
      <w:divBdr>
        <w:top w:val="none" w:sz="0" w:space="0" w:color="auto"/>
        <w:left w:val="none" w:sz="0" w:space="0" w:color="auto"/>
        <w:bottom w:val="none" w:sz="0" w:space="0" w:color="auto"/>
        <w:right w:val="none" w:sz="0" w:space="0" w:color="auto"/>
      </w:divBdr>
    </w:div>
    <w:div w:id="1569271177">
      <w:marLeft w:val="640"/>
      <w:marRight w:val="0"/>
      <w:marTop w:val="0"/>
      <w:marBottom w:val="0"/>
      <w:divBdr>
        <w:top w:val="none" w:sz="0" w:space="0" w:color="auto"/>
        <w:left w:val="none" w:sz="0" w:space="0" w:color="auto"/>
        <w:bottom w:val="none" w:sz="0" w:space="0" w:color="auto"/>
        <w:right w:val="none" w:sz="0" w:space="0" w:color="auto"/>
      </w:divBdr>
    </w:div>
    <w:div w:id="1569346197">
      <w:marLeft w:val="640"/>
      <w:marRight w:val="0"/>
      <w:marTop w:val="0"/>
      <w:marBottom w:val="0"/>
      <w:divBdr>
        <w:top w:val="none" w:sz="0" w:space="0" w:color="auto"/>
        <w:left w:val="none" w:sz="0" w:space="0" w:color="auto"/>
        <w:bottom w:val="none" w:sz="0" w:space="0" w:color="auto"/>
        <w:right w:val="none" w:sz="0" w:space="0" w:color="auto"/>
      </w:divBdr>
    </w:div>
    <w:div w:id="1569413633">
      <w:marLeft w:val="640"/>
      <w:marRight w:val="0"/>
      <w:marTop w:val="0"/>
      <w:marBottom w:val="0"/>
      <w:divBdr>
        <w:top w:val="none" w:sz="0" w:space="0" w:color="auto"/>
        <w:left w:val="none" w:sz="0" w:space="0" w:color="auto"/>
        <w:bottom w:val="none" w:sz="0" w:space="0" w:color="auto"/>
        <w:right w:val="none" w:sz="0" w:space="0" w:color="auto"/>
      </w:divBdr>
    </w:div>
    <w:div w:id="1569419647">
      <w:marLeft w:val="640"/>
      <w:marRight w:val="0"/>
      <w:marTop w:val="0"/>
      <w:marBottom w:val="0"/>
      <w:divBdr>
        <w:top w:val="none" w:sz="0" w:space="0" w:color="auto"/>
        <w:left w:val="none" w:sz="0" w:space="0" w:color="auto"/>
        <w:bottom w:val="none" w:sz="0" w:space="0" w:color="auto"/>
        <w:right w:val="none" w:sz="0" w:space="0" w:color="auto"/>
      </w:divBdr>
    </w:div>
    <w:div w:id="1569533765">
      <w:marLeft w:val="640"/>
      <w:marRight w:val="0"/>
      <w:marTop w:val="0"/>
      <w:marBottom w:val="0"/>
      <w:divBdr>
        <w:top w:val="none" w:sz="0" w:space="0" w:color="auto"/>
        <w:left w:val="none" w:sz="0" w:space="0" w:color="auto"/>
        <w:bottom w:val="none" w:sz="0" w:space="0" w:color="auto"/>
        <w:right w:val="none" w:sz="0" w:space="0" w:color="auto"/>
      </w:divBdr>
    </w:div>
    <w:div w:id="1569536516">
      <w:marLeft w:val="640"/>
      <w:marRight w:val="0"/>
      <w:marTop w:val="0"/>
      <w:marBottom w:val="0"/>
      <w:divBdr>
        <w:top w:val="none" w:sz="0" w:space="0" w:color="auto"/>
        <w:left w:val="none" w:sz="0" w:space="0" w:color="auto"/>
        <w:bottom w:val="none" w:sz="0" w:space="0" w:color="auto"/>
        <w:right w:val="none" w:sz="0" w:space="0" w:color="auto"/>
      </w:divBdr>
    </w:div>
    <w:div w:id="1569657214">
      <w:marLeft w:val="640"/>
      <w:marRight w:val="0"/>
      <w:marTop w:val="0"/>
      <w:marBottom w:val="0"/>
      <w:divBdr>
        <w:top w:val="none" w:sz="0" w:space="0" w:color="auto"/>
        <w:left w:val="none" w:sz="0" w:space="0" w:color="auto"/>
        <w:bottom w:val="none" w:sz="0" w:space="0" w:color="auto"/>
        <w:right w:val="none" w:sz="0" w:space="0" w:color="auto"/>
      </w:divBdr>
    </w:div>
    <w:div w:id="1569802992">
      <w:marLeft w:val="640"/>
      <w:marRight w:val="0"/>
      <w:marTop w:val="0"/>
      <w:marBottom w:val="0"/>
      <w:divBdr>
        <w:top w:val="none" w:sz="0" w:space="0" w:color="auto"/>
        <w:left w:val="none" w:sz="0" w:space="0" w:color="auto"/>
        <w:bottom w:val="none" w:sz="0" w:space="0" w:color="auto"/>
        <w:right w:val="none" w:sz="0" w:space="0" w:color="auto"/>
      </w:divBdr>
    </w:div>
    <w:div w:id="1569805339">
      <w:marLeft w:val="640"/>
      <w:marRight w:val="0"/>
      <w:marTop w:val="0"/>
      <w:marBottom w:val="0"/>
      <w:divBdr>
        <w:top w:val="none" w:sz="0" w:space="0" w:color="auto"/>
        <w:left w:val="none" w:sz="0" w:space="0" w:color="auto"/>
        <w:bottom w:val="none" w:sz="0" w:space="0" w:color="auto"/>
        <w:right w:val="none" w:sz="0" w:space="0" w:color="auto"/>
      </w:divBdr>
    </w:div>
    <w:div w:id="1569805668">
      <w:marLeft w:val="640"/>
      <w:marRight w:val="0"/>
      <w:marTop w:val="0"/>
      <w:marBottom w:val="0"/>
      <w:divBdr>
        <w:top w:val="none" w:sz="0" w:space="0" w:color="auto"/>
        <w:left w:val="none" w:sz="0" w:space="0" w:color="auto"/>
        <w:bottom w:val="none" w:sz="0" w:space="0" w:color="auto"/>
        <w:right w:val="none" w:sz="0" w:space="0" w:color="auto"/>
      </w:divBdr>
    </w:div>
    <w:div w:id="1569807306">
      <w:marLeft w:val="640"/>
      <w:marRight w:val="0"/>
      <w:marTop w:val="0"/>
      <w:marBottom w:val="0"/>
      <w:divBdr>
        <w:top w:val="none" w:sz="0" w:space="0" w:color="auto"/>
        <w:left w:val="none" w:sz="0" w:space="0" w:color="auto"/>
        <w:bottom w:val="none" w:sz="0" w:space="0" w:color="auto"/>
        <w:right w:val="none" w:sz="0" w:space="0" w:color="auto"/>
      </w:divBdr>
    </w:div>
    <w:div w:id="1569850872">
      <w:marLeft w:val="640"/>
      <w:marRight w:val="0"/>
      <w:marTop w:val="0"/>
      <w:marBottom w:val="0"/>
      <w:divBdr>
        <w:top w:val="none" w:sz="0" w:space="0" w:color="auto"/>
        <w:left w:val="none" w:sz="0" w:space="0" w:color="auto"/>
        <w:bottom w:val="none" w:sz="0" w:space="0" w:color="auto"/>
        <w:right w:val="none" w:sz="0" w:space="0" w:color="auto"/>
      </w:divBdr>
    </w:div>
    <w:div w:id="1569877077">
      <w:marLeft w:val="640"/>
      <w:marRight w:val="0"/>
      <w:marTop w:val="0"/>
      <w:marBottom w:val="0"/>
      <w:divBdr>
        <w:top w:val="none" w:sz="0" w:space="0" w:color="auto"/>
        <w:left w:val="none" w:sz="0" w:space="0" w:color="auto"/>
        <w:bottom w:val="none" w:sz="0" w:space="0" w:color="auto"/>
        <w:right w:val="none" w:sz="0" w:space="0" w:color="auto"/>
      </w:divBdr>
    </w:div>
    <w:div w:id="1569880364">
      <w:marLeft w:val="640"/>
      <w:marRight w:val="0"/>
      <w:marTop w:val="0"/>
      <w:marBottom w:val="0"/>
      <w:divBdr>
        <w:top w:val="none" w:sz="0" w:space="0" w:color="auto"/>
        <w:left w:val="none" w:sz="0" w:space="0" w:color="auto"/>
        <w:bottom w:val="none" w:sz="0" w:space="0" w:color="auto"/>
        <w:right w:val="none" w:sz="0" w:space="0" w:color="auto"/>
      </w:divBdr>
    </w:div>
    <w:div w:id="1569880638">
      <w:marLeft w:val="640"/>
      <w:marRight w:val="0"/>
      <w:marTop w:val="0"/>
      <w:marBottom w:val="0"/>
      <w:divBdr>
        <w:top w:val="none" w:sz="0" w:space="0" w:color="auto"/>
        <w:left w:val="none" w:sz="0" w:space="0" w:color="auto"/>
        <w:bottom w:val="none" w:sz="0" w:space="0" w:color="auto"/>
        <w:right w:val="none" w:sz="0" w:space="0" w:color="auto"/>
      </w:divBdr>
    </w:div>
    <w:div w:id="1569925287">
      <w:marLeft w:val="640"/>
      <w:marRight w:val="0"/>
      <w:marTop w:val="0"/>
      <w:marBottom w:val="0"/>
      <w:divBdr>
        <w:top w:val="none" w:sz="0" w:space="0" w:color="auto"/>
        <w:left w:val="none" w:sz="0" w:space="0" w:color="auto"/>
        <w:bottom w:val="none" w:sz="0" w:space="0" w:color="auto"/>
        <w:right w:val="none" w:sz="0" w:space="0" w:color="auto"/>
      </w:divBdr>
    </w:div>
    <w:div w:id="1569994398">
      <w:marLeft w:val="640"/>
      <w:marRight w:val="0"/>
      <w:marTop w:val="0"/>
      <w:marBottom w:val="0"/>
      <w:divBdr>
        <w:top w:val="none" w:sz="0" w:space="0" w:color="auto"/>
        <w:left w:val="none" w:sz="0" w:space="0" w:color="auto"/>
        <w:bottom w:val="none" w:sz="0" w:space="0" w:color="auto"/>
        <w:right w:val="none" w:sz="0" w:space="0" w:color="auto"/>
      </w:divBdr>
    </w:div>
    <w:div w:id="1570118724">
      <w:marLeft w:val="640"/>
      <w:marRight w:val="0"/>
      <w:marTop w:val="0"/>
      <w:marBottom w:val="0"/>
      <w:divBdr>
        <w:top w:val="none" w:sz="0" w:space="0" w:color="auto"/>
        <w:left w:val="none" w:sz="0" w:space="0" w:color="auto"/>
        <w:bottom w:val="none" w:sz="0" w:space="0" w:color="auto"/>
        <w:right w:val="none" w:sz="0" w:space="0" w:color="auto"/>
      </w:divBdr>
    </w:div>
    <w:div w:id="1570268286">
      <w:marLeft w:val="640"/>
      <w:marRight w:val="0"/>
      <w:marTop w:val="0"/>
      <w:marBottom w:val="0"/>
      <w:divBdr>
        <w:top w:val="none" w:sz="0" w:space="0" w:color="auto"/>
        <w:left w:val="none" w:sz="0" w:space="0" w:color="auto"/>
        <w:bottom w:val="none" w:sz="0" w:space="0" w:color="auto"/>
        <w:right w:val="none" w:sz="0" w:space="0" w:color="auto"/>
      </w:divBdr>
    </w:div>
    <w:div w:id="1570308536">
      <w:marLeft w:val="640"/>
      <w:marRight w:val="0"/>
      <w:marTop w:val="0"/>
      <w:marBottom w:val="0"/>
      <w:divBdr>
        <w:top w:val="none" w:sz="0" w:space="0" w:color="auto"/>
        <w:left w:val="none" w:sz="0" w:space="0" w:color="auto"/>
        <w:bottom w:val="none" w:sz="0" w:space="0" w:color="auto"/>
        <w:right w:val="none" w:sz="0" w:space="0" w:color="auto"/>
      </w:divBdr>
    </w:div>
    <w:div w:id="1570312570">
      <w:marLeft w:val="640"/>
      <w:marRight w:val="0"/>
      <w:marTop w:val="0"/>
      <w:marBottom w:val="0"/>
      <w:divBdr>
        <w:top w:val="none" w:sz="0" w:space="0" w:color="auto"/>
        <w:left w:val="none" w:sz="0" w:space="0" w:color="auto"/>
        <w:bottom w:val="none" w:sz="0" w:space="0" w:color="auto"/>
        <w:right w:val="none" w:sz="0" w:space="0" w:color="auto"/>
      </w:divBdr>
    </w:div>
    <w:div w:id="1570336498">
      <w:marLeft w:val="640"/>
      <w:marRight w:val="0"/>
      <w:marTop w:val="0"/>
      <w:marBottom w:val="0"/>
      <w:divBdr>
        <w:top w:val="none" w:sz="0" w:space="0" w:color="auto"/>
        <w:left w:val="none" w:sz="0" w:space="0" w:color="auto"/>
        <w:bottom w:val="none" w:sz="0" w:space="0" w:color="auto"/>
        <w:right w:val="none" w:sz="0" w:space="0" w:color="auto"/>
      </w:divBdr>
    </w:div>
    <w:div w:id="1570462681">
      <w:marLeft w:val="640"/>
      <w:marRight w:val="0"/>
      <w:marTop w:val="0"/>
      <w:marBottom w:val="0"/>
      <w:divBdr>
        <w:top w:val="none" w:sz="0" w:space="0" w:color="auto"/>
        <w:left w:val="none" w:sz="0" w:space="0" w:color="auto"/>
        <w:bottom w:val="none" w:sz="0" w:space="0" w:color="auto"/>
        <w:right w:val="none" w:sz="0" w:space="0" w:color="auto"/>
      </w:divBdr>
    </w:div>
    <w:div w:id="1570579308">
      <w:marLeft w:val="640"/>
      <w:marRight w:val="0"/>
      <w:marTop w:val="0"/>
      <w:marBottom w:val="0"/>
      <w:divBdr>
        <w:top w:val="none" w:sz="0" w:space="0" w:color="auto"/>
        <w:left w:val="none" w:sz="0" w:space="0" w:color="auto"/>
        <w:bottom w:val="none" w:sz="0" w:space="0" w:color="auto"/>
        <w:right w:val="none" w:sz="0" w:space="0" w:color="auto"/>
      </w:divBdr>
    </w:div>
    <w:div w:id="1570925314">
      <w:marLeft w:val="640"/>
      <w:marRight w:val="0"/>
      <w:marTop w:val="0"/>
      <w:marBottom w:val="0"/>
      <w:divBdr>
        <w:top w:val="none" w:sz="0" w:space="0" w:color="auto"/>
        <w:left w:val="none" w:sz="0" w:space="0" w:color="auto"/>
        <w:bottom w:val="none" w:sz="0" w:space="0" w:color="auto"/>
        <w:right w:val="none" w:sz="0" w:space="0" w:color="auto"/>
      </w:divBdr>
    </w:div>
    <w:div w:id="1570966504">
      <w:marLeft w:val="640"/>
      <w:marRight w:val="0"/>
      <w:marTop w:val="0"/>
      <w:marBottom w:val="0"/>
      <w:divBdr>
        <w:top w:val="none" w:sz="0" w:space="0" w:color="auto"/>
        <w:left w:val="none" w:sz="0" w:space="0" w:color="auto"/>
        <w:bottom w:val="none" w:sz="0" w:space="0" w:color="auto"/>
        <w:right w:val="none" w:sz="0" w:space="0" w:color="auto"/>
      </w:divBdr>
    </w:div>
    <w:div w:id="1570967068">
      <w:marLeft w:val="640"/>
      <w:marRight w:val="0"/>
      <w:marTop w:val="0"/>
      <w:marBottom w:val="0"/>
      <w:divBdr>
        <w:top w:val="none" w:sz="0" w:space="0" w:color="auto"/>
        <w:left w:val="none" w:sz="0" w:space="0" w:color="auto"/>
        <w:bottom w:val="none" w:sz="0" w:space="0" w:color="auto"/>
        <w:right w:val="none" w:sz="0" w:space="0" w:color="auto"/>
      </w:divBdr>
    </w:div>
    <w:div w:id="1571034085">
      <w:marLeft w:val="640"/>
      <w:marRight w:val="0"/>
      <w:marTop w:val="0"/>
      <w:marBottom w:val="0"/>
      <w:divBdr>
        <w:top w:val="none" w:sz="0" w:space="0" w:color="auto"/>
        <w:left w:val="none" w:sz="0" w:space="0" w:color="auto"/>
        <w:bottom w:val="none" w:sz="0" w:space="0" w:color="auto"/>
        <w:right w:val="none" w:sz="0" w:space="0" w:color="auto"/>
      </w:divBdr>
    </w:div>
    <w:div w:id="1571036559">
      <w:marLeft w:val="640"/>
      <w:marRight w:val="0"/>
      <w:marTop w:val="0"/>
      <w:marBottom w:val="0"/>
      <w:divBdr>
        <w:top w:val="none" w:sz="0" w:space="0" w:color="auto"/>
        <w:left w:val="none" w:sz="0" w:space="0" w:color="auto"/>
        <w:bottom w:val="none" w:sz="0" w:space="0" w:color="auto"/>
        <w:right w:val="none" w:sz="0" w:space="0" w:color="auto"/>
      </w:divBdr>
    </w:div>
    <w:div w:id="1571038366">
      <w:marLeft w:val="640"/>
      <w:marRight w:val="0"/>
      <w:marTop w:val="0"/>
      <w:marBottom w:val="0"/>
      <w:divBdr>
        <w:top w:val="none" w:sz="0" w:space="0" w:color="auto"/>
        <w:left w:val="none" w:sz="0" w:space="0" w:color="auto"/>
        <w:bottom w:val="none" w:sz="0" w:space="0" w:color="auto"/>
        <w:right w:val="none" w:sz="0" w:space="0" w:color="auto"/>
      </w:divBdr>
    </w:div>
    <w:div w:id="1571039187">
      <w:marLeft w:val="640"/>
      <w:marRight w:val="0"/>
      <w:marTop w:val="0"/>
      <w:marBottom w:val="0"/>
      <w:divBdr>
        <w:top w:val="none" w:sz="0" w:space="0" w:color="auto"/>
        <w:left w:val="none" w:sz="0" w:space="0" w:color="auto"/>
        <w:bottom w:val="none" w:sz="0" w:space="0" w:color="auto"/>
        <w:right w:val="none" w:sz="0" w:space="0" w:color="auto"/>
      </w:divBdr>
    </w:div>
    <w:div w:id="1571111159">
      <w:marLeft w:val="640"/>
      <w:marRight w:val="0"/>
      <w:marTop w:val="0"/>
      <w:marBottom w:val="0"/>
      <w:divBdr>
        <w:top w:val="none" w:sz="0" w:space="0" w:color="auto"/>
        <w:left w:val="none" w:sz="0" w:space="0" w:color="auto"/>
        <w:bottom w:val="none" w:sz="0" w:space="0" w:color="auto"/>
        <w:right w:val="none" w:sz="0" w:space="0" w:color="auto"/>
      </w:divBdr>
    </w:div>
    <w:div w:id="1571115556">
      <w:marLeft w:val="640"/>
      <w:marRight w:val="0"/>
      <w:marTop w:val="0"/>
      <w:marBottom w:val="0"/>
      <w:divBdr>
        <w:top w:val="none" w:sz="0" w:space="0" w:color="auto"/>
        <w:left w:val="none" w:sz="0" w:space="0" w:color="auto"/>
        <w:bottom w:val="none" w:sz="0" w:space="0" w:color="auto"/>
        <w:right w:val="none" w:sz="0" w:space="0" w:color="auto"/>
      </w:divBdr>
    </w:div>
    <w:div w:id="1571115699">
      <w:marLeft w:val="640"/>
      <w:marRight w:val="0"/>
      <w:marTop w:val="0"/>
      <w:marBottom w:val="0"/>
      <w:divBdr>
        <w:top w:val="none" w:sz="0" w:space="0" w:color="auto"/>
        <w:left w:val="none" w:sz="0" w:space="0" w:color="auto"/>
        <w:bottom w:val="none" w:sz="0" w:space="0" w:color="auto"/>
        <w:right w:val="none" w:sz="0" w:space="0" w:color="auto"/>
      </w:divBdr>
    </w:div>
    <w:div w:id="1571160558">
      <w:marLeft w:val="640"/>
      <w:marRight w:val="0"/>
      <w:marTop w:val="0"/>
      <w:marBottom w:val="0"/>
      <w:divBdr>
        <w:top w:val="none" w:sz="0" w:space="0" w:color="auto"/>
        <w:left w:val="none" w:sz="0" w:space="0" w:color="auto"/>
        <w:bottom w:val="none" w:sz="0" w:space="0" w:color="auto"/>
        <w:right w:val="none" w:sz="0" w:space="0" w:color="auto"/>
      </w:divBdr>
    </w:div>
    <w:div w:id="1571232405">
      <w:marLeft w:val="640"/>
      <w:marRight w:val="0"/>
      <w:marTop w:val="0"/>
      <w:marBottom w:val="0"/>
      <w:divBdr>
        <w:top w:val="none" w:sz="0" w:space="0" w:color="auto"/>
        <w:left w:val="none" w:sz="0" w:space="0" w:color="auto"/>
        <w:bottom w:val="none" w:sz="0" w:space="0" w:color="auto"/>
        <w:right w:val="none" w:sz="0" w:space="0" w:color="auto"/>
      </w:divBdr>
    </w:div>
    <w:div w:id="1571307194">
      <w:marLeft w:val="640"/>
      <w:marRight w:val="0"/>
      <w:marTop w:val="0"/>
      <w:marBottom w:val="0"/>
      <w:divBdr>
        <w:top w:val="none" w:sz="0" w:space="0" w:color="auto"/>
        <w:left w:val="none" w:sz="0" w:space="0" w:color="auto"/>
        <w:bottom w:val="none" w:sz="0" w:space="0" w:color="auto"/>
        <w:right w:val="none" w:sz="0" w:space="0" w:color="auto"/>
      </w:divBdr>
    </w:div>
    <w:div w:id="1571307659">
      <w:bodyDiv w:val="1"/>
      <w:marLeft w:val="0"/>
      <w:marRight w:val="0"/>
      <w:marTop w:val="0"/>
      <w:marBottom w:val="0"/>
      <w:divBdr>
        <w:top w:val="none" w:sz="0" w:space="0" w:color="auto"/>
        <w:left w:val="none" w:sz="0" w:space="0" w:color="auto"/>
        <w:bottom w:val="none" w:sz="0" w:space="0" w:color="auto"/>
        <w:right w:val="none" w:sz="0" w:space="0" w:color="auto"/>
      </w:divBdr>
    </w:div>
    <w:div w:id="1571382821">
      <w:marLeft w:val="640"/>
      <w:marRight w:val="0"/>
      <w:marTop w:val="0"/>
      <w:marBottom w:val="0"/>
      <w:divBdr>
        <w:top w:val="none" w:sz="0" w:space="0" w:color="auto"/>
        <w:left w:val="none" w:sz="0" w:space="0" w:color="auto"/>
        <w:bottom w:val="none" w:sz="0" w:space="0" w:color="auto"/>
        <w:right w:val="none" w:sz="0" w:space="0" w:color="auto"/>
      </w:divBdr>
    </w:div>
    <w:div w:id="1571497543">
      <w:marLeft w:val="640"/>
      <w:marRight w:val="0"/>
      <w:marTop w:val="0"/>
      <w:marBottom w:val="0"/>
      <w:divBdr>
        <w:top w:val="none" w:sz="0" w:space="0" w:color="auto"/>
        <w:left w:val="none" w:sz="0" w:space="0" w:color="auto"/>
        <w:bottom w:val="none" w:sz="0" w:space="0" w:color="auto"/>
        <w:right w:val="none" w:sz="0" w:space="0" w:color="auto"/>
      </w:divBdr>
    </w:div>
    <w:div w:id="1571503519">
      <w:marLeft w:val="640"/>
      <w:marRight w:val="0"/>
      <w:marTop w:val="0"/>
      <w:marBottom w:val="0"/>
      <w:divBdr>
        <w:top w:val="none" w:sz="0" w:space="0" w:color="auto"/>
        <w:left w:val="none" w:sz="0" w:space="0" w:color="auto"/>
        <w:bottom w:val="none" w:sz="0" w:space="0" w:color="auto"/>
        <w:right w:val="none" w:sz="0" w:space="0" w:color="auto"/>
      </w:divBdr>
    </w:div>
    <w:div w:id="1571575647">
      <w:marLeft w:val="640"/>
      <w:marRight w:val="0"/>
      <w:marTop w:val="0"/>
      <w:marBottom w:val="0"/>
      <w:divBdr>
        <w:top w:val="none" w:sz="0" w:space="0" w:color="auto"/>
        <w:left w:val="none" w:sz="0" w:space="0" w:color="auto"/>
        <w:bottom w:val="none" w:sz="0" w:space="0" w:color="auto"/>
        <w:right w:val="none" w:sz="0" w:space="0" w:color="auto"/>
      </w:divBdr>
    </w:div>
    <w:div w:id="1571580505">
      <w:marLeft w:val="640"/>
      <w:marRight w:val="0"/>
      <w:marTop w:val="0"/>
      <w:marBottom w:val="0"/>
      <w:divBdr>
        <w:top w:val="none" w:sz="0" w:space="0" w:color="auto"/>
        <w:left w:val="none" w:sz="0" w:space="0" w:color="auto"/>
        <w:bottom w:val="none" w:sz="0" w:space="0" w:color="auto"/>
        <w:right w:val="none" w:sz="0" w:space="0" w:color="auto"/>
      </w:divBdr>
    </w:div>
    <w:div w:id="1571649801">
      <w:marLeft w:val="640"/>
      <w:marRight w:val="0"/>
      <w:marTop w:val="0"/>
      <w:marBottom w:val="0"/>
      <w:divBdr>
        <w:top w:val="none" w:sz="0" w:space="0" w:color="auto"/>
        <w:left w:val="none" w:sz="0" w:space="0" w:color="auto"/>
        <w:bottom w:val="none" w:sz="0" w:space="0" w:color="auto"/>
        <w:right w:val="none" w:sz="0" w:space="0" w:color="auto"/>
      </w:divBdr>
    </w:div>
    <w:div w:id="1571691278">
      <w:marLeft w:val="640"/>
      <w:marRight w:val="0"/>
      <w:marTop w:val="0"/>
      <w:marBottom w:val="0"/>
      <w:divBdr>
        <w:top w:val="none" w:sz="0" w:space="0" w:color="auto"/>
        <w:left w:val="none" w:sz="0" w:space="0" w:color="auto"/>
        <w:bottom w:val="none" w:sz="0" w:space="0" w:color="auto"/>
        <w:right w:val="none" w:sz="0" w:space="0" w:color="auto"/>
      </w:divBdr>
    </w:div>
    <w:div w:id="1571770291">
      <w:marLeft w:val="640"/>
      <w:marRight w:val="0"/>
      <w:marTop w:val="0"/>
      <w:marBottom w:val="0"/>
      <w:divBdr>
        <w:top w:val="none" w:sz="0" w:space="0" w:color="auto"/>
        <w:left w:val="none" w:sz="0" w:space="0" w:color="auto"/>
        <w:bottom w:val="none" w:sz="0" w:space="0" w:color="auto"/>
        <w:right w:val="none" w:sz="0" w:space="0" w:color="auto"/>
      </w:divBdr>
    </w:div>
    <w:div w:id="1571770915">
      <w:marLeft w:val="640"/>
      <w:marRight w:val="0"/>
      <w:marTop w:val="0"/>
      <w:marBottom w:val="0"/>
      <w:divBdr>
        <w:top w:val="none" w:sz="0" w:space="0" w:color="auto"/>
        <w:left w:val="none" w:sz="0" w:space="0" w:color="auto"/>
        <w:bottom w:val="none" w:sz="0" w:space="0" w:color="auto"/>
        <w:right w:val="none" w:sz="0" w:space="0" w:color="auto"/>
      </w:divBdr>
    </w:div>
    <w:div w:id="1571845388">
      <w:marLeft w:val="640"/>
      <w:marRight w:val="0"/>
      <w:marTop w:val="0"/>
      <w:marBottom w:val="0"/>
      <w:divBdr>
        <w:top w:val="none" w:sz="0" w:space="0" w:color="auto"/>
        <w:left w:val="none" w:sz="0" w:space="0" w:color="auto"/>
        <w:bottom w:val="none" w:sz="0" w:space="0" w:color="auto"/>
        <w:right w:val="none" w:sz="0" w:space="0" w:color="auto"/>
      </w:divBdr>
    </w:div>
    <w:div w:id="1571890248">
      <w:marLeft w:val="640"/>
      <w:marRight w:val="0"/>
      <w:marTop w:val="0"/>
      <w:marBottom w:val="0"/>
      <w:divBdr>
        <w:top w:val="none" w:sz="0" w:space="0" w:color="auto"/>
        <w:left w:val="none" w:sz="0" w:space="0" w:color="auto"/>
        <w:bottom w:val="none" w:sz="0" w:space="0" w:color="auto"/>
        <w:right w:val="none" w:sz="0" w:space="0" w:color="auto"/>
      </w:divBdr>
    </w:div>
    <w:div w:id="1572042816">
      <w:marLeft w:val="640"/>
      <w:marRight w:val="0"/>
      <w:marTop w:val="0"/>
      <w:marBottom w:val="0"/>
      <w:divBdr>
        <w:top w:val="none" w:sz="0" w:space="0" w:color="auto"/>
        <w:left w:val="none" w:sz="0" w:space="0" w:color="auto"/>
        <w:bottom w:val="none" w:sz="0" w:space="0" w:color="auto"/>
        <w:right w:val="none" w:sz="0" w:space="0" w:color="auto"/>
      </w:divBdr>
    </w:div>
    <w:div w:id="1572109372">
      <w:marLeft w:val="640"/>
      <w:marRight w:val="0"/>
      <w:marTop w:val="0"/>
      <w:marBottom w:val="0"/>
      <w:divBdr>
        <w:top w:val="none" w:sz="0" w:space="0" w:color="auto"/>
        <w:left w:val="none" w:sz="0" w:space="0" w:color="auto"/>
        <w:bottom w:val="none" w:sz="0" w:space="0" w:color="auto"/>
        <w:right w:val="none" w:sz="0" w:space="0" w:color="auto"/>
      </w:divBdr>
    </w:div>
    <w:div w:id="1572109890">
      <w:marLeft w:val="640"/>
      <w:marRight w:val="0"/>
      <w:marTop w:val="0"/>
      <w:marBottom w:val="0"/>
      <w:divBdr>
        <w:top w:val="none" w:sz="0" w:space="0" w:color="auto"/>
        <w:left w:val="none" w:sz="0" w:space="0" w:color="auto"/>
        <w:bottom w:val="none" w:sz="0" w:space="0" w:color="auto"/>
        <w:right w:val="none" w:sz="0" w:space="0" w:color="auto"/>
      </w:divBdr>
    </w:div>
    <w:div w:id="1572228378">
      <w:marLeft w:val="640"/>
      <w:marRight w:val="0"/>
      <w:marTop w:val="0"/>
      <w:marBottom w:val="0"/>
      <w:divBdr>
        <w:top w:val="none" w:sz="0" w:space="0" w:color="auto"/>
        <w:left w:val="none" w:sz="0" w:space="0" w:color="auto"/>
        <w:bottom w:val="none" w:sz="0" w:space="0" w:color="auto"/>
        <w:right w:val="none" w:sz="0" w:space="0" w:color="auto"/>
      </w:divBdr>
    </w:div>
    <w:div w:id="1572230053">
      <w:marLeft w:val="640"/>
      <w:marRight w:val="0"/>
      <w:marTop w:val="0"/>
      <w:marBottom w:val="0"/>
      <w:divBdr>
        <w:top w:val="none" w:sz="0" w:space="0" w:color="auto"/>
        <w:left w:val="none" w:sz="0" w:space="0" w:color="auto"/>
        <w:bottom w:val="none" w:sz="0" w:space="0" w:color="auto"/>
        <w:right w:val="none" w:sz="0" w:space="0" w:color="auto"/>
      </w:divBdr>
    </w:div>
    <w:div w:id="1572274222">
      <w:marLeft w:val="640"/>
      <w:marRight w:val="0"/>
      <w:marTop w:val="0"/>
      <w:marBottom w:val="0"/>
      <w:divBdr>
        <w:top w:val="none" w:sz="0" w:space="0" w:color="auto"/>
        <w:left w:val="none" w:sz="0" w:space="0" w:color="auto"/>
        <w:bottom w:val="none" w:sz="0" w:space="0" w:color="auto"/>
        <w:right w:val="none" w:sz="0" w:space="0" w:color="auto"/>
      </w:divBdr>
    </w:div>
    <w:div w:id="1572306627">
      <w:marLeft w:val="640"/>
      <w:marRight w:val="0"/>
      <w:marTop w:val="0"/>
      <w:marBottom w:val="0"/>
      <w:divBdr>
        <w:top w:val="none" w:sz="0" w:space="0" w:color="auto"/>
        <w:left w:val="none" w:sz="0" w:space="0" w:color="auto"/>
        <w:bottom w:val="none" w:sz="0" w:space="0" w:color="auto"/>
        <w:right w:val="none" w:sz="0" w:space="0" w:color="auto"/>
      </w:divBdr>
    </w:div>
    <w:div w:id="1572351995">
      <w:marLeft w:val="640"/>
      <w:marRight w:val="0"/>
      <w:marTop w:val="0"/>
      <w:marBottom w:val="0"/>
      <w:divBdr>
        <w:top w:val="none" w:sz="0" w:space="0" w:color="auto"/>
        <w:left w:val="none" w:sz="0" w:space="0" w:color="auto"/>
        <w:bottom w:val="none" w:sz="0" w:space="0" w:color="auto"/>
        <w:right w:val="none" w:sz="0" w:space="0" w:color="auto"/>
      </w:divBdr>
    </w:div>
    <w:div w:id="1572353180">
      <w:marLeft w:val="640"/>
      <w:marRight w:val="0"/>
      <w:marTop w:val="0"/>
      <w:marBottom w:val="0"/>
      <w:divBdr>
        <w:top w:val="none" w:sz="0" w:space="0" w:color="auto"/>
        <w:left w:val="none" w:sz="0" w:space="0" w:color="auto"/>
        <w:bottom w:val="none" w:sz="0" w:space="0" w:color="auto"/>
        <w:right w:val="none" w:sz="0" w:space="0" w:color="auto"/>
      </w:divBdr>
    </w:div>
    <w:div w:id="1572428750">
      <w:marLeft w:val="640"/>
      <w:marRight w:val="0"/>
      <w:marTop w:val="0"/>
      <w:marBottom w:val="0"/>
      <w:divBdr>
        <w:top w:val="none" w:sz="0" w:space="0" w:color="auto"/>
        <w:left w:val="none" w:sz="0" w:space="0" w:color="auto"/>
        <w:bottom w:val="none" w:sz="0" w:space="0" w:color="auto"/>
        <w:right w:val="none" w:sz="0" w:space="0" w:color="auto"/>
      </w:divBdr>
    </w:div>
    <w:div w:id="1572496088">
      <w:marLeft w:val="640"/>
      <w:marRight w:val="0"/>
      <w:marTop w:val="0"/>
      <w:marBottom w:val="0"/>
      <w:divBdr>
        <w:top w:val="none" w:sz="0" w:space="0" w:color="auto"/>
        <w:left w:val="none" w:sz="0" w:space="0" w:color="auto"/>
        <w:bottom w:val="none" w:sz="0" w:space="0" w:color="auto"/>
        <w:right w:val="none" w:sz="0" w:space="0" w:color="auto"/>
      </w:divBdr>
    </w:div>
    <w:div w:id="1572500051">
      <w:marLeft w:val="640"/>
      <w:marRight w:val="0"/>
      <w:marTop w:val="0"/>
      <w:marBottom w:val="0"/>
      <w:divBdr>
        <w:top w:val="none" w:sz="0" w:space="0" w:color="auto"/>
        <w:left w:val="none" w:sz="0" w:space="0" w:color="auto"/>
        <w:bottom w:val="none" w:sz="0" w:space="0" w:color="auto"/>
        <w:right w:val="none" w:sz="0" w:space="0" w:color="auto"/>
      </w:divBdr>
    </w:div>
    <w:div w:id="1572617806">
      <w:marLeft w:val="640"/>
      <w:marRight w:val="0"/>
      <w:marTop w:val="0"/>
      <w:marBottom w:val="0"/>
      <w:divBdr>
        <w:top w:val="none" w:sz="0" w:space="0" w:color="auto"/>
        <w:left w:val="none" w:sz="0" w:space="0" w:color="auto"/>
        <w:bottom w:val="none" w:sz="0" w:space="0" w:color="auto"/>
        <w:right w:val="none" w:sz="0" w:space="0" w:color="auto"/>
      </w:divBdr>
    </w:div>
    <w:div w:id="1572689418">
      <w:marLeft w:val="640"/>
      <w:marRight w:val="0"/>
      <w:marTop w:val="0"/>
      <w:marBottom w:val="0"/>
      <w:divBdr>
        <w:top w:val="none" w:sz="0" w:space="0" w:color="auto"/>
        <w:left w:val="none" w:sz="0" w:space="0" w:color="auto"/>
        <w:bottom w:val="none" w:sz="0" w:space="0" w:color="auto"/>
        <w:right w:val="none" w:sz="0" w:space="0" w:color="auto"/>
      </w:divBdr>
    </w:div>
    <w:div w:id="1572740266">
      <w:marLeft w:val="640"/>
      <w:marRight w:val="0"/>
      <w:marTop w:val="0"/>
      <w:marBottom w:val="0"/>
      <w:divBdr>
        <w:top w:val="none" w:sz="0" w:space="0" w:color="auto"/>
        <w:left w:val="none" w:sz="0" w:space="0" w:color="auto"/>
        <w:bottom w:val="none" w:sz="0" w:space="0" w:color="auto"/>
        <w:right w:val="none" w:sz="0" w:space="0" w:color="auto"/>
      </w:divBdr>
    </w:div>
    <w:div w:id="1572808253">
      <w:marLeft w:val="640"/>
      <w:marRight w:val="0"/>
      <w:marTop w:val="0"/>
      <w:marBottom w:val="0"/>
      <w:divBdr>
        <w:top w:val="none" w:sz="0" w:space="0" w:color="auto"/>
        <w:left w:val="none" w:sz="0" w:space="0" w:color="auto"/>
        <w:bottom w:val="none" w:sz="0" w:space="0" w:color="auto"/>
        <w:right w:val="none" w:sz="0" w:space="0" w:color="auto"/>
      </w:divBdr>
    </w:div>
    <w:div w:id="1572815547">
      <w:marLeft w:val="640"/>
      <w:marRight w:val="0"/>
      <w:marTop w:val="0"/>
      <w:marBottom w:val="0"/>
      <w:divBdr>
        <w:top w:val="none" w:sz="0" w:space="0" w:color="auto"/>
        <w:left w:val="none" w:sz="0" w:space="0" w:color="auto"/>
        <w:bottom w:val="none" w:sz="0" w:space="0" w:color="auto"/>
        <w:right w:val="none" w:sz="0" w:space="0" w:color="auto"/>
      </w:divBdr>
    </w:div>
    <w:div w:id="1572887358">
      <w:marLeft w:val="640"/>
      <w:marRight w:val="0"/>
      <w:marTop w:val="0"/>
      <w:marBottom w:val="0"/>
      <w:divBdr>
        <w:top w:val="none" w:sz="0" w:space="0" w:color="auto"/>
        <w:left w:val="none" w:sz="0" w:space="0" w:color="auto"/>
        <w:bottom w:val="none" w:sz="0" w:space="0" w:color="auto"/>
        <w:right w:val="none" w:sz="0" w:space="0" w:color="auto"/>
      </w:divBdr>
    </w:div>
    <w:div w:id="1573004714">
      <w:marLeft w:val="640"/>
      <w:marRight w:val="0"/>
      <w:marTop w:val="0"/>
      <w:marBottom w:val="0"/>
      <w:divBdr>
        <w:top w:val="none" w:sz="0" w:space="0" w:color="auto"/>
        <w:left w:val="none" w:sz="0" w:space="0" w:color="auto"/>
        <w:bottom w:val="none" w:sz="0" w:space="0" w:color="auto"/>
        <w:right w:val="none" w:sz="0" w:space="0" w:color="auto"/>
      </w:divBdr>
    </w:div>
    <w:div w:id="1573153409">
      <w:marLeft w:val="640"/>
      <w:marRight w:val="0"/>
      <w:marTop w:val="0"/>
      <w:marBottom w:val="0"/>
      <w:divBdr>
        <w:top w:val="none" w:sz="0" w:space="0" w:color="auto"/>
        <w:left w:val="none" w:sz="0" w:space="0" w:color="auto"/>
        <w:bottom w:val="none" w:sz="0" w:space="0" w:color="auto"/>
        <w:right w:val="none" w:sz="0" w:space="0" w:color="auto"/>
      </w:divBdr>
    </w:div>
    <w:div w:id="1573193670">
      <w:marLeft w:val="640"/>
      <w:marRight w:val="0"/>
      <w:marTop w:val="0"/>
      <w:marBottom w:val="0"/>
      <w:divBdr>
        <w:top w:val="none" w:sz="0" w:space="0" w:color="auto"/>
        <w:left w:val="none" w:sz="0" w:space="0" w:color="auto"/>
        <w:bottom w:val="none" w:sz="0" w:space="0" w:color="auto"/>
        <w:right w:val="none" w:sz="0" w:space="0" w:color="auto"/>
      </w:divBdr>
    </w:div>
    <w:div w:id="1573196575">
      <w:marLeft w:val="640"/>
      <w:marRight w:val="0"/>
      <w:marTop w:val="0"/>
      <w:marBottom w:val="0"/>
      <w:divBdr>
        <w:top w:val="none" w:sz="0" w:space="0" w:color="auto"/>
        <w:left w:val="none" w:sz="0" w:space="0" w:color="auto"/>
        <w:bottom w:val="none" w:sz="0" w:space="0" w:color="auto"/>
        <w:right w:val="none" w:sz="0" w:space="0" w:color="auto"/>
      </w:divBdr>
    </w:div>
    <w:div w:id="1573389899">
      <w:marLeft w:val="640"/>
      <w:marRight w:val="0"/>
      <w:marTop w:val="0"/>
      <w:marBottom w:val="0"/>
      <w:divBdr>
        <w:top w:val="none" w:sz="0" w:space="0" w:color="auto"/>
        <w:left w:val="none" w:sz="0" w:space="0" w:color="auto"/>
        <w:bottom w:val="none" w:sz="0" w:space="0" w:color="auto"/>
        <w:right w:val="none" w:sz="0" w:space="0" w:color="auto"/>
      </w:divBdr>
    </w:div>
    <w:div w:id="1573393165">
      <w:marLeft w:val="640"/>
      <w:marRight w:val="0"/>
      <w:marTop w:val="0"/>
      <w:marBottom w:val="0"/>
      <w:divBdr>
        <w:top w:val="none" w:sz="0" w:space="0" w:color="auto"/>
        <w:left w:val="none" w:sz="0" w:space="0" w:color="auto"/>
        <w:bottom w:val="none" w:sz="0" w:space="0" w:color="auto"/>
        <w:right w:val="none" w:sz="0" w:space="0" w:color="auto"/>
      </w:divBdr>
    </w:div>
    <w:div w:id="1573471021">
      <w:marLeft w:val="640"/>
      <w:marRight w:val="0"/>
      <w:marTop w:val="0"/>
      <w:marBottom w:val="0"/>
      <w:divBdr>
        <w:top w:val="none" w:sz="0" w:space="0" w:color="auto"/>
        <w:left w:val="none" w:sz="0" w:space="0" w:color="auto"/>
        <w:bottom w:val="none" w:sz="0" w:space="0" w:color="auto"/>
        <w:right w:val="none" w:sz="0" w:space="0" w:color="auto"/>
      </w:divBdr>
    </w:div>
    <w:div w:id="1573541204">
      <w:marLeft w:val="640"/>
      <w:marRight w:val="0"/>
      <w:marTop w:val="0"/>
      <w:marBottom w:val="0"/>
      <w:divBdr>
        <w:top w:val="none" w:sz="0" w:space="0" w:color="auto"/>
        <w:left w:val="none" w:sz="0" w:space="0" w:color="auto"/>
        <w:bottom w:val="none" w:sz="0" w:space="0" w:color="auto"/>
        <w:right w:val="none" w:sz="0" w:space="0" w:color="auto"/>
      </w:divBdr>
    </w:div>
    <w:div w:id="1573542742">
      <w:marLeft w:val="640"/>
      <w:marRight w:val="0"/>
      <w:marTop w:val="0"/>
      <w:marBottom w:val="0"/>
      <w:divBdr>
        <w:top w:val="none" w:sz="0" w:space="0" w:color="auto"/>
        <w:left w:val="none" w:sz="0" w:space="0" w:color="auto"/>
        <w:bottom w:val="none" w:sz="0" w:space="0" w:color="auto"/>
        <w:right w:val="none" w:sz="0" w:space="0" w:color="auto"/>
      </w:divBdr>
    </w:div>
    <w:div w:id="1573734417">
      <w:marLeft w:val="640"/>
      <w:marRight w:val="0"/>
      <w:marTop w:val="0"/>
      <w:marBottom w:val="0"/>
      <w:divBdr>
        <w:top w:val="none" w:sz="0" w:space="0" w:color="auto"/>
        <w:left w:val="none" w:sz="0" w:space="0" w:color="auto"/>
        <w:bottom w:val="none" w:sz="0" w:space="0" w:color="auto"/>
        <w:right w:val="none" w:sz="0" w:space="0" w:color="auto"/>
      </w:divBdr>
    </w:div>
    <w:div w:id="1573814154">
      <w:marLeft w:val="640"/>
      <w:marRight w:val="0"/>
      <w:marTop w:val="0"/>
      <w:marBottom w:val="0"/>
      <w:divBdr>
        <w:top w:val="none" w:sz="0" w:space="0" w:color="auto"/>
        <w:left w:val="none" w:sz="0" w:space="0" w:color="auto"/>
        <w:bottom w:val="none" w:sz="0" w:space="0" w:color="auto"/>
        <w:right w:val="none" w:sz="0" w:space="0" w:color="auto"/>
      </w:divBdr>
    </w:div>
    <w:div w:id="1573925497">
      <w:marLeft w:val="640"/>
      <w:marRight w:val="0"/>
      <w:marTop w:val="0"/>
      <w:marBottom w:val="0"/>
      <w:divBdr>
        <w:top w:val="none" w:sz="0" w:space="0" w:color="auto"/>
        <w:left w:val="none" w:sz="0" w:space="0" w:color="auto"/>
        <w:bottom w:val="none" w:sz="0" w:space="0" w:color="auto"/>
        <w:right w:val="none" w:sz="0" w:space="0" w:color="auto"/>
      </w:divBdr>
    </w:div>
    <w:div w:id="1573932008">
      <w:marLeft w:val="640"/>
      <w:marRight w:val="0"/>
      <w:marTop w:val="0"/>
      <w:marBottom w:val="0"/>
      <w:divBdr>
        <w:top w:val="none" w:sz="0" w:space="0" w:color="auto"/>
        <w:left w:val="none" w:sz="0" w:space="0" w:color="auto"/>
        <w:bottom w:val="none" w:sz="0" w:space="0" w:color="auto"/>
        <w:right w:val="none" w:sz="0" w:space="0" w:color="auto"/>
      </w:divBdr>
    </w:div>
    <w:div w:id="1574003444">
      <w:marLeft w:val="640"/>
      <w:marRight w:val="0"/>
      <w:marTop w:val="0"/>
      <w:marBottom w:val="0"/>
      <w:divBdr>
        <w:top w:val="none" w:sz="0" w:space="0" w:color="auto"/>
        <w:left w:val="none" w:sz="0" w:space="0" w:color="auto"/>
        <w:bottom w:val="none" w:sz="0" w:space="0" w:color="auto"/>
        <w:right w:val="none" w:sz="0" w:space="0" w:color="auto"/>
      </w:divBdr>
    </w:div>
    <w:div w:id="1574047685">
      <w:marLeft w:val="640"/>
      <w:marRight w:val="0"/>
      <w:marTop w:val="0"/>
      <w:marBottom w:val="0"/>
      <w:divBdr>
        <w:top w:val="none" w:sz="0" w:space="0" w:color="auto"/>
        <w:left w:val="none" w:sz="0" w:space="0" w:color="auto"/>
        <w:bottom w:val="none" w:sz="0" w:space="0" w:color="auto"/>
        <w:right w:val="none" w:sz="0" w:space="0" w:color="auto"/>
      </w:divBdr>
    </w:div>
    <w:div w:id="1574047792">
      <w:marLeft w:val="640"/>
      <w:marRight w:val="0"/>
      <w:marTop w:val="0"/>
      <w:marBottom w:val="0"/>
      <w:divBdr>
        <w:top w:val="none" w:sz="0" w:space="0" w:color="auto"/>
        <w:left w:val="none" w:sz="0" w:space="0" w:color="auto"/>
        <w:bottom w:val="none" w:sz="0" w:space="0" w:color="auto"/>
        <w:right w:val="none" w:sz="0" w:space="0" w:color="auto"/>
      </w:divBdr>
    </w:div>
    <w:div w:id="1574049398">
      <w:marLeft w:val="640"/>
      <w:marRight w:val="0"/>
      <w:marTop w:val="0"/>
      <w:marBottom w:val="0"/>
      <w:divBdr>
        <w:top w:val="none" w:sz="0" w:space="0" w:color="auto"/>
        <w:left w:val="none" w:sz="0" w:space="0" w:color="auto"/>
        <w:bottom w:val="none" w:sz="0" w:space="0" w:color="auto"/>
        <w:right w:val="none" w:sz="0" w:space="0" w:color="auto"/>
      </w:divBdr>
    </w:div>
    <w:div w:id="1574119372">
      <w:marLeft w:val="640"/>
      <w:marRight w:val="0"/>
      <w:marTop w:val="0"/>
      <w:marBottom w:val="0"/>
      <w:divBdr>
        <w:top w:val="none" w:sz="0" w:space="0" w:color="auto"/>
        <w:left w:val="none" w:sz="0" w:space="0" w:color="auto"/>
        <w:bottom w:val="none" w:sz="0" w:space="0" w:color="auto"/>
        <w:right w:val="none" w:sz="0" w:space="0" w:color="auto"/>
      </w:divBdr>
    </w:div>
    <w:div w:id="1574197962">
      <w:marLeft w:val="640"/>
      <w:marRight w:val="0"/>
      <w:marTop w:val="0"/>
      <w:marBottom w:val="0"/>
      <w:divBdr>
        <w:top w:val="none" w:sz="0" w:space="0" w:color="auto"/>
        <w:left w:val="none" w:sz="0" w:space="0" w:color="auto"/>
        <w:bottom w:val="none" w:sz="0" w:space="0" w:color="auto"/>
        <w:right w:val="none" w:sz="0" w:space="0" w:color="auto"/>
      </w:divBdr>
    </w:div>
    <w:div w:id="1574242689">
      <w:marLeft w:val="640"/>
      <w:marRight w:val="0"/>
      <w:marTop w:val="0"/>
      <w:marBottom w:val="0"/>
      <w:divBdr>
        <w:top w:val="none" w:sz="0" w:space="0" w:color="auto"/>
        <w:left w:val="none" w:sz="0" w:space="0" w:color="auto"/>
        <w:bottom w:val="none" w:sz="0" w:space="0" w:color="auto"/>
        <w:right w:val="none" w:sz="0" w:space="0" w:color="auto"/>
      </w:divBdr>
    </w:div>
    <w:div w:id="1574271776">
      <w:marLeft w:val="640"/>
      <w:marRight w:val="0"/>
      <w:marTop w:val="0"/>
      <w:marBottom w:val="0"/>
      <w:divBdr>
        <w:top w:val="none" w:sz="0" w:space="0" w:color="auto"/>
        <w:left w:val="none" w:sz="0" w:space="0" w:color="auto"/>
        <w:bottom w:val="none" w:sz="0" w:space="0" w:color="auto"/>
        <w:right w:val="none" w:sz="0" w:space="0" w:color="auto"/>
      </w:divBdr>
    </w:div>
    <w:div w:id="1574311232">
      <w:marLeft w:val="640"/>
      <w:marRight w:val="0"/>
      <w:marTop w:val="0"/>
      <w:marBottom w:val="0"/>
      <w:divBdr>
        <w:top w:val="none" w:sz="0" w:space="0" w:color="auto"/>
        <w:left w:val="none" w:sz="0" w:space="0" w:color="auto"/>
        <w:bottom w:val="none" w:sz="0" w:space="0" w:color="auto"/>
        <w:right w:val="none" w:sz="0" w:space="0" w:color="auto"/>
      </w:divBdr>
    </w:div>
    <w:div w:id="1574318586">
      <w:marLeft w:val="640"/>
      <w:marRight w:val="0"/>
      <w:marTop w:val="0"/>
      <w:marBottom w:val="0"/>
      <w:divBdr>
        <w:top w:val="none" w:sz="0" w:space="0" w:color="auto"/>
        <w:left w:val="none" w:sz="0" w:space="0" w:color="auto"/>
        <w:bottom w:val="none" w:sz="0" w:space="0" w:color="auto"/>
        <w:right w:val="none" w:sz="0" w:space="0" w:color="auto"/>
      </w:divBdr>
    </w:div>
    <w:div w:id="1574464960">
      <w:marLeft w:val="640"/>
      <w:marRight w:val="0"/>
      <w:marTop w:val="0"/>
      <w:marBottom w:val="0"/>
      <w:divBdr>
        <w:top w:val="none" w:sz="0" w:space="0" w:color="auto"/>
        <w:left w:val="none" w:sz="0" w:space="0" w:color="auto"/>
        <w:bottom w:val="none" w:sz="0" w:space="0" w:color="auto"/>
        <w:right w:val="none" w:sz="0" w:space="0" w:color="auto"/>
      </w:divBdr>
    </w:div>
    <w:div w:id="1574581197">
      <w:marLeft w:val="640"/>
      <w:marRight w:val="0"/>
      <w:marTop w:val="0"/>
      <w:marBottom w:val="0"/>
      <w:divBdr>
        <w:top w:val="none" w:sz="0" w:space="0" w:color="auto"/>
        <w:left w:val="none" w:sz="0" w:space="0" w:color="auto"/>
        <w:bottom w:val="none" w:sz="0" w:space="0" w:color="auto"/>
        <w:right w:val="none" w:sz="0" w:space="0" w:color="auto"/>
      </w:divBdr>
    </w:div>
    <w:div w:id="1574581817">
      <w:marLeft w:val="640"/>
      <w:marRight w:val="0"/>
      <w:marTop w:val="0"/>
      <w:marBottom w:val="0"/>
      <w:divBdr>
        <w:top w:val="none" w:sz="0" w:space="0" w:color="auto"/>
        <w:left w:val="none" w:sz="0" w:space="0" w:color="auto"/>
        <w:bottom w:val="none" w:sz="0" w:space="0" w:color="auto"/>
        <w:right w:val="none" w:sz="0" w:space="0" w:color="auto"/>
      </w:divBdr>
    </w:div>
    <w:div w:id="1574777285">
      <w:marLeft w:val="640"/>
      <w:marRight w:val="0"/>
      <w:marTop w:val="0"/>
      <w:marBottom w:val="0"/>
      <w:divBdr>
        <w:top w:val="none" w:sz="0" w:space="0" w:color="auto"/>
        <w:left w:val="none" w:sz="0" w:space="0" w:color="auto"/>
        <w:bottom w:val="none" w:sz="0" w:space="0" w:color="auto"/>
        <w:right w:val="none" w:sz="0" w:space="0" w:color="auto"/>
      </w:divBdr>
    </w:div>
    <w:div w:id="1574780026">
      <w:marLeft w:val="640"/>
      <w:marRight w:val="0"/>
      <w:marTop w:val="0"/>
      <w:marBottom w:val="0"/>
      <w:divBdr>
        <w:top w:val="none" w:sz="0" w:space="0" w:color="auto"/>
        <w:left w:val="none" w:sz="0" w:space="0" w:color="auto"/>
        <w:bottom w:val="none" w:sz="0" w:space="0" w:color="auto"/>
        <w:right w:val="none" w:sz="0" w:space="0" w:color="auto"/>
      </w:divBdr>
    </w:div>
    <w:div w:id="1574850447">
      <w:marLeft w:val="640"/>
      <w:marRight w:val="0"/>
      <w:marTop w:val="0"/>
      <w:marBottom w:val="0"/>
      <w:divBdr>
        <w:top w:val="none" w:sz="0" w:space="0" w:color="auto"/>
        <w:left w:val="none" w:sz="0" w:space="0" w:color="auto"/>
        <w:bottom w:val="none" w:sz="0" w:space="0" w:color="auto"/>
        <w:right w:val="none" w:sz="0" w:space="0" w:color="auto"/>
      </w:divBdr>
    </w:div>
    <w:div w:id="1574926086">
      <w:marLeft w:val="640"/>
      <w:marRight w:val="0"/>
      <w:marTop w:val="0"/>
      <w:marBottom w:val="0"/>
      <w:divBdr>
        <w:top w:val="none" w:sz="0" w:space="0" w:color="auto"/>
        <w:left w:val="none" w:sz="0" w:space="0" w:color="auto"/>
        <w:bottom w:val="none" w:sz="0" w:space="0" w:color="auto"/>
        <w:right w:val="none" w:sz="0" w:space="0" w:color="auto"/>
      </w:divBdr>
    </w:div>
    <w:div w:id="1574966904">
      <w:marLeft w:val="640"/>
      <w:marRight w:val="0"/>
      <w:marTop w:val="0"/>
      <w:marBottom w:val="0"/>
      <w:divBdr>
        <w:top w:val="none" w:sz="0" w:space="0" w:color="auto"/>
        <w:left w:val="none" w:sz="0" w:space="0" w:color="auto"/>
        <w:bottom w:val="none" w:sz="0" w:space="0" w:color="auto"/>
        <w:right w:val="none" w:sz="0" w:space="0" w:color="auto"/>
      </w:divBdr>
    </w:div>
    <w:div w:id="1575046732">
      <w:marLeft w:val="640"/>
      <w:marRight w:val="0"/>
      <w:marTop w:val="0"/>
      <w:marBottom w:val="0"/>
      <w:divBdr>
        <w:top w:val="none" w:sz="0" w:space="0" w:color="auto"/>
        <w:left w:val="none" w:sz="0" w:space="0" w:color="auto"/>
        <w:bottom w:val="none" w:sz="0" w:space="0" w:color="auto"/>
        <w:right w:val="none" w:sz="0" w:space="0" w:color="auto"/>
      </w:divBdr>
    </w:div>
    <w:div w:id="1575092238">
      <w:marLeft w:val="640"/>
      <w:marRight w:val="0"/>
      <w:marTop w:val="0"/>
      <w:marBottom w:val="0"/>
      <w:divBdr>
        <w:top w:val="none" w:sz="0" w:space="0" w:color="auto"/>
        <w:left w:val="none" w:sz="0" w:space="0" w:color="auto"/>
        <w:bottom w:val="none" w:sz="0" w:space="0" w:color="auto"/>
        <w:right w:val="none" w:sz="0" w:space="0" w:color="auto"/>
      </w:divBdr>
    </w:div>
    <w:div w:id="1575121245">
      <w:marLeft w:val="640"/>
      <w:marRight w:val="0"/>
      <w:marTop w:val="0"/>
      <w:marBottom w:val="0"/>
      <w:divBdr>
        <w:top w:val="none" w:sz="0" w:space="0" w:color="auto"/>
        <w:left w:val="none" w:sz="0" w:space="0" w:color="auto"/>
        <w:bottom w:val="none" w:sz="0" w:space="0" w:color="auto"/>
        <w:right w:val="none" w:sz="0" w:space="0" w:color="auto"/>
      </w:divBdr>
    </w:div>
    <w:div w:id="1575237639">
      <w:marLeft w:val="640"/>
      <w:marRight w:val="0"/>
      <w:marTop w:val="0"/>
      <w:marBottom w:val="0"/>
      <w:divBdr>
        <w:top w:val="none" w:sz="0" w:space="0" w:color="auto"/>
        <w:left w:val="none" w:sz="0" w:space="0" w:color="auto"/>
        <w:bottom w:val="none" w:sz="0" w:space="0" w:color="auto"/>
        <w:right w:val="none" w:sz="0" w:space="0" w:color="auto"/>
      </w:divBdr>
    </w:div>
    <w:div w:id="1575312900">
      <w:marLeft w:val="640"/>
      <w:marRight w:val="0"/>
      <w:marTop w:val="0"/>
      <w:marBottom w:val="0"/>
      <w:divBdr>
        <w:top w:val="none" w:sz="0" w:space="0" w:color="auto"/>
        <w:left w:val="none" w:sz="0" w:space="0" w:color="auto"/>
        <w:bottom w:val="none" w:sz="0" w:space="0" w:color="auto"/>
        <w:right w:val="none" w:sz="0" w:space="0" w:color="auto"/>
      </w:divBdr>
    </w:div>
    <w:div w:id="1575354439">
      <w:marLeft w:val="640"/>
      <w:marRight w:val="0"/>
      <w:marTop w:val="0"/>
      <w:marBottom w:val="0"/>
      <w:divBdr>
        <w:top w:val="none" w:sz="0" w:space="0" w:color="auto"/>
        <w:left w:val="none" w:sz="0" w:space="0" w:color="auto"/>
        <w:bottom w:val="none" w:sz="0" w:space="0" w:color="auto"/>
        <w:right w:val="none" w:sz="0" w:space="0" w:color="auto"/>
      </w:divBdr>
    </w:div>
    <w:div w:id="1575355023">
      <w:marLeft w:val="640"/>
      <w:marRight w:val="0"/>
      <w:marTop w:val="0"/>
      <w:marBottom w:val="0"/>
      <w:divBdr>
        <w:top w:val="none" w:sz="0" w:space="0" w:color="auto"/>
        <w:left w:val="none" w:sz="0" w:space="0" w:color="auto"/>
        <w:bottom w:val="none" w:sz="0" w:space="0" w:color="auto"/>
        <w:right w:val="none" w:sz="0" w:space="0" w:color="auto"/>
      </w:divBdr>
    </w:div>
    <w:div w:id="1575431328">
      <w:marLeft w:val="640"/>
      <w:marRight w:val="0"/>
      <w:marTop w:val="0"/>
      <w:marBottom w:val="0"/>
      <w:divBdr>
        <w:top w:val="none" w:sz="0" w:space="0" w:color="auto"/>
        <w:left w:val="none" w:sz="0" w:space="0" w:color="auto"/>
        <w:bottom w:val="none" w:sz="0" w:space="0" w:color="auto"/>
        <w:right w:val="none" w:sz="0" w:space="0" w:color="auto"/>
      </w:divBdr>
    </w:div>
    <w:div w:id="1575433963">
      <w:marLeft w:val="640"/>
      <w:marRight w:val="0"/>
      <w:marTop w:val="0"/>
      <w:marBottom w:val="0"/>
      <w:divBdr>
        <w:top w:val="none" w:sz="0" w:space="0" w:color="auto"/>
        <w:left w:val="none" w:sz="0" w:space="0" w:color="auto"/>
        <w:bottom w:val="none" w:sz="0" w:space="0" w:color="auto"/>
        <w:right w:val="none" w:sz="0" w:space="0" w:color="auto"/>
      </w:divBdr>
    </w:div>
    <w:div w:id="1575505242">
      <w:marLeft w:val="640"/>
      <w:marRight w:val="0"/>
      <w:marTop w:val="0"/>
      <w:marBottom w:val="0"/>
      <w:divBdr>
        <w:top w:val="none" w:sz="0" w:space="0" w:color="auto"/>
        <w:left w:val="none" w:sz="0" w:space="0" w:color="auto"/>
        <w:bottom w:val="none" w:sz="0" w:space="0" w:color="auto"/>
        <w:right w:val="none" w:sz="0" w:space="0" w:color="auto"/>
      </w:divBdr>
    </w:div>
    <w:div w:id="1575508920">
      <w:marLeft w:val="640"/>
      <w:marRight w:val="0"/>
      <w:marTop w:val="0"/>
      <w:marBottom w:val="0"/>
      <w:divBdr>
        <w:top w:val="none" w:sz="0" w:space="0" w:color="auto"/>
        <w:left w:val="none" w:sz="0" w:space="0" w:color="auto"/>
        <w:bottom w:val="none" w:sz="0" w:space="0" w:color="auto"/>
        <w:right w:val="none" w:sz="0" w:space="0" w:color="auto"/>
      </w:divBdr>
    </w:div>
    <w:div w:id="1575622794">
      <w:marLeft w:val="640"/>
      <w:marRight w:val="0"/>
      <w:marTop w:val="0"/>
      <w:marBottom w:val="0"/>
      <w:divBdr>
        <w:top w:val="none" w:sz="0" w:space="0" w:color="auto"/>
        <w:left w:val="none" w:sz="0" w:space="0" w:color="auto"/>
        <w:bottom w:val="none" w:sz="0" w:space="0" w:color="auto"/>
        <w:right w:val="none" w:sz="0" w:space="0" w:color="auto"/>
      </w:divBdr>
    </w:div>
    <w:div w:id="1575625955">
      <w:marLeft w:val="640"/>
      <w:marRight w:val="0"/>
      <w:marTop w:val="0"/>
      <w:marBottom w:val="0"/>
      <w:divBdr>
        <w:top w:val="none" w:sz="0" w:space="0" w:color="auto"/>
        <w:left w:val="none" w:sz="0" w:space="0" w:color="auto"/>
        <w:bottom w:val="none" w:sz="0" w:space="0" w:color="auto"/>
        <w:right w:val="none" w:sz="0" w:space="0" w:color="auto"/>
      </w:divBdr>
    </w:div>
    <w:div w:id="1575626303">
      <w:marLeft w:val="640"/>
      <w:marRight w:val="0"/>
      <w:marTop w:val="0"/>
      <w:marBottom w:val="0"/>
      <w:divBdr>
        <w:top w:val="none" w:sz="0" w:space="0" w:color="auto"/>
        <w:left w:val="none" w:sz="0" w:space="0" w:color="auto"/>
        <w:bottom w:val="none" w:sz="0" w:space="0" w:color="auto"/>
        <w:right w:val="none" w:sz="0" w:space="0" w:color="auto"/>
      </w:divBdr>
    </w:div>
    <w:div w:id="1575777120">
      <w:marLeft w:val="640"/>
      <w:marRight w:val="0"/>
      <w:marTop w:val="0"/>
      <w:marBottom w:val="0"/>
      <w:divBdr>
        <w:top w:val="none" w:sz="0" w:space="0" w:color="auto"/>
        <w:left w:val="none" w:sz="0" w:space="0" w:color="auto"/>
        <w:bottom w:val="none" w:sz="0" w:space="0" w:color="auto"/>
        <w:right w:val="none" w:sz="0" w:space="0" w:color="auto"/>
      </w:divBdr>
    </w:div>
    <w:div w:id="1575779362">
      <w:marLeft w:val="640"/>
      <w:marRight w:val="0"/>
      <w:marTop w:val="0"/>
      <w:marBottom w:val="0"/>
      <w:divBdr>
        <w:top w:val="none" w:sz="0" w:space="0" w:color="auto"/>
        <w:left w:val="none" w:sz="0" w:space="0" w:color="auto"/>
        <w:bottom w:val="none" w:sz="0" w:space="0" w:color="auto"/>
        <w:right w:val="none" w:sz="0" w:space="0" w:color="auto"/>
      </w:divBdr>
    </w:div>
    <w:div w:id="1575818336">
      <w:marLeft w:val="640"/>
      <w:marRight w:val="0"/>
      <w:marTop w:val="0"/>
      <w:marBottom w:val="0"/>
      <w:divBdr>
        <w:top w:val="none" w:sz="0" w:space="0" w:color="auto"/>
        <w:left w:val="none" w:sz="0" w:space="0" w:color="auto"/>
        <w:bottom w:val="none" w:sz="0" w:space="0" w:color="auto"/>
        <w:right w:val="none" w:sz="0" w:space="0" w:color="auto"/>
      </w:divBdr>
    </w:div>
    <w:div w:id="1576011875">
      <w:marLeft w:val="640"/>
      <w:marRight w:val="0"/>
      <w:marTop w:val="0"/>
      <w:marBottom w:val="0"/>
      <w:divBdr>
        <w:top w:val="none" w:sz="0" w:space="0" w:color="auto"/>
        <w:left w:val="none" w:sz="0" w:space="0" w:color="auto"/>
        <w:bottom w:val="none" w:sz="0" w:space="0" w:color="auto"/>
        <w:right w:val="none" w:sz="0" w:space="0" w:color="auto"/>
      </w:divBdr>
    </w:div>
    <w:div w:id="1576206692">
      <w:marLeft w:val="640"/>
      <w:marRight w:val="0"/>
      <w:marTop w:val="0"/>
      <w:marBottom w:val="0"/>
      <w:divBdr>
        <w:top w:val="none" w:sz="0" w:space="0" w:color="auto"/>
        <w:left w:val="none" w:sz="0" w:space="0" w:color="auto"/>
        <w:bottom w:val="none" w:sz="0" w:space="0" w:color="auto"/>
        <w:right w:val="none" w:sz="0" w:space="0" w:color="auto"/>
      </w:divBdr>
    </w:div>
    <w:div w:id="1576282360">
      <w:marLeft w:val="480"/>
      <w:marRight w:val="0"/>
      <w:marTop w:val="0"/>
      <w:marBottom w:val="0"/>
      <w:divBdr>
        <w:top w:val="none" w:sz="0" w:space="0" w:color="auto"/>
        <w:left w:val="none" w:sz="0" w:space="0" w:color="auto"/>
        <w:bottom w:val="none" w:sz="0" w:space="0" w:color="auto"/>
        <w:right w:val="none" w:sz="0" w:space="0" w:color="auto"/>
      </w:divBdr>
    </w:div>
    <w:div w:id="1576353594">
      <w:marLeft w:val="640"/>
      <w:marRight w:val="0"/>
      <w:marTop w:val="0"/>
      <w:marBottom w:val="0"/>
      <w:divBdr>
        <w:top w:val="none" w:sz="0" w:space="0" w:color="auto"/>
        <w:left w:val="none" w:sz="0" w:space="0" w:color="auto"/>
        <w:bottom w:val="none" w:sz="0" w:space="0" w:color="auto"/>
        <w:right w:val="none" w:sz="0" w:space="0" w:color="auto"/>
      </w:divBdr>
    </w:div>
    <w:div w:id="1576358580">
      <w:marLeft w:val="640"/>
      <w:marRight w:val="0"/>
      <w:marTop w:val="0"/>
      <w:marBottom w:val="0"/>
      <w:divBdr>
        <w:top w:val="none" w:sz="0" w:space="0" w:color="auto"/>
        <w:left w:val="none" w:sz="0" w:space="0" w:color="auto"/>
        <w:bottom w:val="none" w:sz="0" w:space="0" w:color="auto"/>
        <w:right w:val="none" w:sz="0" w:space="0" w:color="auto"/>
      </w:divBdr>
    </w:div>
    <w:div w:id="1576403092">
      <w:marLeft w:val="640"/>
      <w:marRight w:val="0"/>
      <w:marTop w:val="0"/>
      <w:marBottom w:val="0"/>
      <w:divBdr>
        <w:top w:val="none" w:sz="0" w:space="0" w:color="auto"/>
        <w:left w:val="none" w:sz="0" w:space="0" w:color="auto"/>
        <w:bottom w:val="none" w:sz="0" w:space="0" w:color="auto"/>
        <w:right w:val="none" w:sz="0" w:space="0" w:color="auto"/>
      </w:divBdr>
    </w:div>
    <w:div w:id="1576426925">
      <w:marLeft w:val="640"/>
      <w:marRight w:val="0"/>
      <w:marTop w:val="0"/>
      <w:marBottom w:val="0"/>
      <w:divBdr>
        <w:top w:val="none" w:sz="0" w:space="0" w:color="auto"/>
        <w:left w:val="none" w:sz="0" w:space="0" w:color="auto"/>
        <w:bottom w:val="none" w:sz="0" w:space="0" w:color="auto"/>
        <w:right w:val="none" w:sz="0" w:space="0" w:color="auto"/>
      </w:divBdr>
    </w:div>
    <w:div w:id="1576473838">
      <w:marLeft w:val="640"/>
      <w:marRight w:val="0"/>
      <w:marTop w:val="0"/>
      <w:marBottom w:val="0"/>
      <w:divBdr>
        <w:top w:val="none" w:sz="0" w:space="0" w:color="auto"/>
        <w:left w:val="none" w:sz="0" w:space="0" w:color="auto"/>
        <w:bottom w:val="none" w:sz="0" w:space="0" w:color="auto"/>
        <w:right w:val="none" w:sz="0" w:space="0" w:color="auto"/>
      </w:divBdr>
    </w:div>
    <w:div w:id="1576478257">
      <w:marLeft w:val="640"/>
      <w:marRight w:val="0"/>
      <w:marTop w:val="0"/>
      <w:marBottom w:val="0"/>
      <w:divBdr>
        <w:top w:val="none" w:sz="0" w:space="0" w:color="auto"/>
        <w:left w:val="none" w:sz="0" w:space="0" w:color="auto"/>
        <w:bottom w:val="none" w:sz="0" w:space="0" w:color="auto"/>
        <w:right w:val="none" w:sz="0" w:space="0" w:color="auto"/>
      </w:divBdr>
    </w:div>
    <w:div w:id="1576627577">
      <w:marLeft w:val="640"/>
      <w:marRight w:val="0"/>
      <w:marTop w:val="0"/>
      <w:marBottom w:val="0"/>
      <w:divBdr>
        <w:top w:val="none" w:sz="0" w:space="0" w:color="auto"/>
        <w:left w:val="none" w:sz="0" w:space="0" w:color="auto"/>
        <w:bottom w:val="none" w:sz="0" w:space="0" w:color="auto"/>
        <w:right w:val="none" w:sz="0" w:space="0" w:color="auto"/>
      </w:divBdr>
    </w:div>
    <w:div w:id="1576671840">
      <w:marLeft w:val="640"/>
      <w:marRight w:val="0"/>
      <w:marTop w:val="0"/>
      <w:marBottom w:val="0"/>
      <w:divBdr>
        <w:top w:val="none" w:sz="0" w:space="0" w:color="auto"/>
        <w:left w:val="none" w:sz="0" w:space="0" w:color="auto"/>
        <w:bottom w:val="none" w:sz="0" w:space="0" w:color="auto"/>
        <w:right w:val="none" w:sz="0" w:space="0" w:color="auto"/>
      </w:divBdr>
    </w:div>
    <w:div w:id="1576744571">
      <w:marLeft w:val="640"/>
      <w:marRight w:val="0"/>
      <w:marTop w:val="0"/>
      <w:marBottom w:val="0"/>
      <w:divBdr>
        <w:top w:val="none" w:sz="0" w:space="0" w:color="auto"/>
        <w:left w:val="none" w:sz="0" w:space="0" w:color="auto"/>
        <w:bottom w:val="none" w:sz="0" w:space="0" w:color="auto"/>
        <w:right w:val="none" w:sz="0" w:space="0" w:color="auto"/>
      </w:divBdr>
    </w:div>
    <w:div w:id="1576821173">
      <w:marLeft w:val="640"/>
      <w:marRight w:val="0"/>
      <w:marTop w:val="0"/>
      <w:marBottom w:val="0"/>
      <w:divBdr>
        <w:top w:val="none" w:sz="0" w:space="0" w:color="auto"/>
        <w:left w:val="none" w:sz="0" w:space="0" w:color="auto"/>
        <w:bottom w:val="none" w:sz="0" w:space="0" w:color="auto"/>
        <w:right w:val="none" w:sz="0" w:space="0" w:color="auto"/>
      </w:divBdr>
    </w:div>
    <w:div w:id="1576822567">
      <w:marLeft w:val="640"/>
      <w:marRight w:val="0"/>
      <w:marTop w:val="0"/>
      <w:marBottom w:val="0"/>
      <w:divBdr>
        <w:top w:val="none" w:sz="0" w:space="0" w:color="auto"/>
        <w:left w:val="none" w:sz="0" w:space="0" w:color="auto"/>
        <w:bottom w:val="none" w:sz="0" w:space="0" w:color="auto"/>
        <w:right w:val="none" w:sz="0" w:space="0" w:color="auto"/>
      </w:divBdr>
    </w:div>
    <w:div w:id="1576892131">
      <w:marLeft w:val="640"/>
      <w:marRight w:val="0"/>
      <w:marTop w:val="0"/>
      <w:marBottom w:val="0"/>
      <w:divBdr>
        <w:top w:val="none" w:sz="0" w:space="0" w:color="auto"/>
        <w:left w:val="none" w:sz="0" w:space="0" w:color="auto"/>
        <w:bottom w:val="none" w:sz="0" w:space="0" w:color="auto"/>
        <w:right w:val="none" w:sz="0" w:space="0" w:color="auto"/>
      </w:divBdr>
    </w:div>
    <w:div w:id="1576935861">
      <w:marLeft w:val="640"/>
      <w:marRight w:val="0"/>
      <w:marTop w:val="0"/>
      <w:marBottom w:val="0"/>
      <w:divBdr>
        <w:top w:val="none" w:sz="0" w:space="0" w:color="auto"/>
        <w:left w:val="none" w:sz="0" w:space="0" w:color="auto"/>
        <w:bottom w:val="none" w:sz="0" w:space="0" w:color="auto"/>
        <w:right w:val="none" w:sz="0" w:space="0" w:color="auto"/>
      </w:divBdr>
    </w:div>
    <w:div w:id="1576939160">
      <w:marLeft w:val="640"/>
      <w:marRight w:val="0"/>
      <w:marTop w:val="0"/>
      <w:marBottom w:val="0"/>
      <w:divBdr>
        <w:top w:val="none" w:sz="0" w:space="0" w:color="auto"/>
        <w:left w:val="none" w:sz="0" w:space="0" w:color="auto"/>
        <w:bottom w:val="none" w:sz="0" w:space="0" w:color="auto"/>
        <w:right w:val="none" w:sz="0" w:space="0" w:color="auto"/>
      </w:divBdr>
    </w:div>
    <w:div w:id="1577009253">
      <w:marLeft w:val="640"/>
      <w:marRight w:val="0"/>
      <w:marTop w:val="0"/>
      <w:marBottom w:val="0"/>
      <w:divBdr>
        <w:top w:val="none" w:sz="0" w:space="0" w:color="auto"/>
        <w:left w:val="none" w:sz="0" w:space="0" w:color="auto"/>
        <w:bottom w:val="none" w:sz="0" w:space="0" w:color="auto"/>
        <w:right w:val="none" w:sz="0" w:space="0" w:color="auto"/>
      </w:divBdr>
    </w:div>
    <w:div w:id="1577087621">
      <w:marLeft w:val="640"/>
      <w:marRight w:val="0"/>
      <w:marTop w:val="0"/>
      <w:marBottom w:val="0"/>
      <w:divBdr>
        <w:top w:val="none" w:sz="0" w:space="0" w:color="auto"/>
        <w:left w:val="none" w:sz="0" w:space="0" w:color="auto"/>
        <w:bottom w:val="none" w:sz="0" w:space="0" w:color="auto"/>
        <w:right w:val="none" w:sz="0" w:space="0" w:color="auto"/>
      </w:divBdr>
    </w:div>
    <w:div w:id="1577284183">
      <w:marLeft w:val="640"/>
      <w:marRight w:val="0"/>
      <w:marTop w:val="0"/>
      <w:marBottom w:val="0"/>
      <w:divBdr>
        <w:top w:val="none" w:sz="0" w:space="0" w:color="auto"/>
        <w:left w:val="none" w:sz="0" w:space="0" w:color="auto"/>
        <w:bottom w:val="none" w:sz="0" w:space="0" w:color="auto"/>
        <w:right w:val="none" w:sz="0" w:space="0" w:color="auto"/>
      </w:divBdr>
    </w:div>
    <w:div w:id="1577325557">
      <w:marLeft w:val="640"/>
      <w:marRight w:val="0"/>
      <w:marTop w:val="0"/>
      <w:marBottom w:val="0"/>
      <w:divBdr>
        <w:top w:val="none" w:sz="0" w:space="0" w:color="auto"/>
        <w:left w:val="none" w:sz="0" w:space="0" w:color="auto"/>
        <w:bottom w:val="none" w:sz="0" w:space="0" w:color="auto"/>
        <w:right w:val="none" w:sz="0" w:space="0" w:color="auto"/>
      </w:divBdr>
    </w:div>
    <w:div w:id="1577394656">
      <w:marLeft w:val="640"/>
      <w:marRight w:val="0"/>
      <w:marTop w:val="0"/>
      <w:marBottom w:val="0"/>
      <w:divBdr>
        <w:top w:val="none" w:sz="0" w:space="0" w:color="auto"/>
        <w:left w:val="none" w:sz="0" w:space="0" w:color="auto"/>
        <w:bottom w:val="none" w:sz="0" w:space="0" w:color="auto"/>
        <w:right w:val="none" w:sz="0" w:space="0" w:color="auto"/>
      </w:divBdr>
    </w:div>
    <w:div w:id="1577469325">
      <w:marLeft w:val="640"/>
      <w:marRight w:val="0"/>
      <w:marTop w:val="0"/>
      <w:marBottom w:val="0"/>
      <w:divBdr>
        <w:top w:val="none" w:sz="0" w:space="0" w:color="auto"/>
        <w:left w:val="none" w:sz="0" w:space="0" w:color="auto"/>
        <w:bottom w:val="none" w:sz="0" w:space="0" w:color="auto"/>
        <w:right w:val="none" w:sz="0" w:space="0" w:color="auto"/>
      </w:divBdr>
    </w:div>
    <w:div w:id="1577473488">
      <w:marLeft w:val="640"/>
      <w:marRight w:val="0"/>
      <w:marTop w:val="0"/>
      <w:marBottom w:val="0"/>
      <w:divBdr>
        <w:top w:val="none" w:sz="0" w:space="0" w:color="auto"/>
        <w:left w:val="none" w:sz="0" w:space="0" w:color="auto"/>
        <w:bottom w:val="none" w:sz="0" w:space="0" w:color="auto"/>
        <w:right w:val="none" w:sz="0" w:space="0" w:color="auto"/>
      </w:divBdr>
    </w:div>
    <w:div w:id="1577475479">
      <w:marLeft w:val="640"/>
      <w:marRight w:val="0"/>
      <w:marTop w:val="0"/>
      <w:marBottom w:val="0"/>
      <w:divBdr>
        <w:top w:val="none" w:sz="0" w:space="0" w:color="auto"/>
        <w:left w:val="none" w:sz="0" w:space="0" w:color="auto"/>
        <w:bottom w:val="none" w:sz="0" w:space="0" w:color="auto"/>
        <w:right w:val="none" w:sz="0" w:space="0" w:color="auto"/>
      </w:divBdr>
    </w:div>
    <w:div w:id="1577589428">
      <w:marLeft w:val="640"/>
      <w:marRight w:val="0"/>
      <w:marTop w:val="0"/>
      <w:marBottom w:val="0"/>
      <w:divBdr>
        <w:top w:val="none" w:sz="0" w:space="0" w:color="auto"/>
        <w:left w:val="none" w:sz="0" w:space="0" w:color="auto"/>
        <w:bottom w:val="none" w:sz="0" w:space="0" w:color="auto"/>
        <w:right w:val="none" w:sz="0" w:space="0" w:color="auto"/>
      </w:divBdr>
    </w:div>
    <w:div w:id="1577591731">
      <w:marLeft w:val="640"/>
      <w:marRight w:val="0"/>
      <w:marTop w:val="0"/>
      <w:marBottom w:val="0"/>
      <w:divBdr>
        <w:top w:val="none" w:sz="0" w:space="0" w:color="auto"/>
        <w:left w:val="none" w:sz="0" w:space="0" w:color="auto"/>
        <w:bottom w:val="none" w:sz="0" w:space="0" w:color="auto"/>
        <w:right w:val="none" w:sz="0" w:space="0" w:color="auto"/>
      </w:divBdr>
    </w:div>
    <w:div w:id="1577662903">
      <w:marLeft w:val="640"/>
      <w:marRight w:val="0"/>
      <w:marTop w:val="0"/>
      <w:marBottom w:val="0"/>
      <w:divBdr>
        <w:top w:val="none" w:sz="0" w:space="0" w:color="auto"/>
        <w:left w:val="none" w:sz="0" w:space="0" w:color="auto"/>
        <w:bottom w:val="none" w:sz="0" w:space="0" w:color="auto"/>
        <w:right w:val="none" w:sz="0" w:space="0" w:color="auto"/>
      </w:divBdr>
    </w:div>
    <w:div w:id="1577738120">
      <w:marLeft w:val="640"/>
      <w:marRight w:val="0"/>
      <w:marTop w:val="0"/>
      <w:marBottom w:val="0"/>
      <w:divBdr>
        <w:top w:val="none" w:sz="0" w:space="0" w:color="auto"/>
        <w:left w:val="none" w:sz="0" w:space="0" w:color="auto"/>
        <w:bottom w:val="none" w:sz="0" w:space="0" w:color="auto"/>
        <w:right w:val="none" w:sz="0" w:space="0" w:color="auto"/>
      </w:divBdr>
    </w:div>
    <w:div w:id="1577738431">
      <w:marLeft w:val="640"/>
      <w:marRight w:val="0"/>
      <w:marTop w:val="0"/>
      <w:marBottom w:val="0"/>
      <w:divBdr>
        <w:top w:val="none" w:sz="0" w:space="0" w:color="auto"/>
        <w:left w:val="none" w:sz="0" w:space="0" w:color="auto"/>
        <w:bottom w:val="none" w:sz="0" w:space="0" w:color="auto"/>
        <w:right w:val="none" w:sz="0" w:space="0" w:color="auto"/>
      </w:divBdr>
    </w:div>
    <w:div w:id="1577787355">
      <w:marLeft w:val="640"/>
      <w:marRight w:val="0"/>
      <w:marTop w:val="0"/>
      <w:marBottom w:val="0"/>
      <w:divBdr>
        <w:top w:val="none" w:sz="0" w:space="0" w:color="auto"/>
        <w:left w:val="none" w:sz="0" w:space="0" w:color="auto"/>
        <w:bottom w:val="none" w:sz="0" w:space="0" w:color="auto"/>
        <w:right w:val="none" w:sz="0" w:space="0" w:color="auto"/>
      </w:divBdr>
    </w:div>
    <w:div w:id="1577788078">
      <w:marLeft w:val="640"/>
      <w:marRight w:val="0"/>
      <w:marTop w:val="0"/>
      <w:marBottom w:val="0"/>
      <w:divBdr>
        <w:top w:val="none" w:sz="0" w:space="0" w:color="auto"/>
        <w:left w:val="none" w:sz="0" w:space="0" w:color="auto"/>
        <w:bottom w:val="none" w:sz="0" w:space="0" w:color="auto"/>
        <w:right w:val="none" w:sz="0" w:space="0" w:color="auto"/>
      </w:divBdr>
    </w:div>
    <w:div w:id="1577860659">
      <w:marLeft w:val="640"/>
      <w:marRight w:val="0"/>
      <w:marTop w:val="0"/>
      <w:marBottom w:val="0"/>
      <w:divBdr>
        <w:top w:val="none" w:sz="0" w:space="0" w:color="auto"/>
        <w:left w:val="none" w:sz="0" w:space="0" w:color="auto"/>
        <w:bottom w:val="none" w:sz="0" w:space="0" w:color="auto"/>
        <w:right w:val="none" w:sz="0" w:space="0" w:color="auto"/>
      </w:divBdr>
    </w:div>
    <w:div w:id="1577864573">
      <w:marLeft w:val="640"/>
      <w:marRight w:val="0"/>
      <w:marTop w:val="0"/>
      <w:marBottom w:val="0"/>
      <w:divBdr>
        <w:top w:val="none" w:sz="0" w:space="0" w:color="auto"/>
        <w:left w:val="none" w:sz="0" w:space="0" w:color="auto"/>
        <w:bottom w:val="none" w:sz="0" w:space="0" w:color="auto"/>
        <w:right w:val="none" w:sz="0" w:space="0" w:color="auto"/>
      </w:divBdr>
    </w:div>
    <w:div w:id="1577935967">
      <w:marLeft w:val="640"/>
      <w:marRight w:val="0"/>
      <w:marTop w:val="0"/>
      <w:marBottom w:val="0"/>
      <w:divBdr>
        <w:top w:val="none" w:sz="0" w:space="0" w:color="auto"/>
        <w:left w:val="none" w:sz="0" w:space="0" w:color="auto"/>
        <w:bottom w:val="none" w:sz="0" w:space="0" w:color="auto"/>
        <w:right w:val="none" w:sz="0" w:space="0" w:color="auto"/>
      </w:divBdr>
    </w:div>
    <w:div w:id="1577936307">
      <w:marLeft w:val="640"/>
      <w:marRight w:val="0"/>
      <w:marTop w:val="0"/>
      <w:marBottom w:val="0"/>
      <w:divBdr>
        <w:top w:val="none" w:sz="0" w:space="0" w:color="auto"/>
        <w:left w:val="none" w:sz="0" w:space="0" w:color="auto"/>
        <w:bottom w:val="none" w:sz="0" w:space="0" w:color="auto"/>
        <w:right w:val="none" w:sz="0" w:space="0" w:color="auto"/>
      </w:divBdr>
    </w:div>
    <w:div w:id="1577978112">
      <w:marLeft w:val="640"/>
      <w:marRight w:val="0"/>
      <w:marTop w:val="0"/>
      <w:marBottom w:val="0"/>
      <w:divBdr>
        <w:top w:val="none" w:sz="0" w:space="0" w:color="auto"/>
        <w:left w:val="none" w:sz="0" w:space="0" w:color="auto"/>
        <w:bottom w:val="none" w:sz="0" w:space="0" w:color="auto"/>
        <w:right w:val="none" w:sz="0" w:space="0" w:color="auto"/>
      </w:divBdr>
    </w:div>
    <w:div w:id="1578006514">
      <w:marLeft w:val="640"/>
      <w:marRight w:val="0"/>
      <w:marTop w:val="0"/>
      <w:marBottom w:val="0"/>
      <w:divBdr>
        <w:top w:val="none" w:sz="0" w:space="0" w:color="auto"/>
        <w:left w:val="none" w:sz="0" w:space="0" w:color="auto"/>
        <w:bottom w:val="none" w:sz="0" w:space="0" w:color="auto"/>
        <w:right w:val="none" w:sz="0" w:space="0" w:color="auto"/>
      </w:divBdr>
    </w:div>
    <w:div w:id="1578051683">
      <w:marLeft w:val="640"/>
      <w:marRight w:val="0"/>
      <w:marTop w:val="0"/>
      <w:marBottom w:val="0"/>
      <w:divBdr>
        <w:top w:val="none" w:sz="0" w:space="0" w:color="auto"/>
        <w:left w:val="none" w:sz="0" w:space="0" w:color="auto"/>
        <w:bottom w:val="none" w:sz="0" w:space="0" w:color="auto"/>
        <w:right w:val="none" w:sz="0" w:space="0" w:color="auto"/>
      </w:divBdr>
    </w:div>
    <w:div w:id="1578129958">
      <w:marLeft w:val="640"/>
      <w:marRight w:val="0"/>
      <w:marTop w:val="0"/>
      <w:marBottom w:val="0"/>
      <w:divBdr>
        <w:top w:val="none" w:sz="0" w:space="0" w:color="auto"/>
        <w:left w:val="none" w:sz="0" w:space="0" w:color="auto"/>
        <w:bottom w:val="none" w:sz="0" w:space="0" w:color="auto"/>
        <w:right w:val="none" w:sz="0" w:space="0" w:color="auto"/>
      </w:divBdr>
    </w:div>
    <w:div w:id="1578249885">
      <w:marLeft w:val="640"/>
      <w:marRight w:val="0"/>
      <w:marTop w:val="0"/>
      <w:marBottom w:val="0"/>
      <w:divBdr>
        <w:top w:val="none" w:sz="0" w:space="0" w:color="auto"/>
        <w:left w:val="none" w:sz="0" w:space="0" w:color="auto"/>
        <w:bottom w:val="none" w:sz="0" w:space="0" w:color="auto"/>
        <w:right w:val="none" w:sz="0" w:space="0" w:color="auto"/>
      </w:divBdr>
    </w:div>
    <w:div w:id="1578251406">
      <w:marLeft w:val="640"/>
      <w:marRight w:val="0"/>
      <w:marTop w:val="0"/>
      <w:marBottom w:val="0"/>
      <w:divBdr>
        <w:top w:val="none" w:sz="0" w:space="0" w:color="auto"/>
        <w:left w:val="none" w:sz="0" w:space="0" w:color="auto"/>
        <w:bottom w:val="none" w:sz="0" w:space="0" w:color="auto"/>
        <w:right w:val="none" w:sz="0" w:space="0" w:color="auto"/>
      </w:divBdr>
    </w:div>
    <w:div w:id="1578395757">
      <w:marLeft w:val="640"/>
      <w:marRight w:val="0"/>
      <w:marTop w:val="0"/>
      <w:marBottom w:val="0"/>
      <w:divBdr>
        <w:top w:val="none" w:sz="0" w:space="0" w:color="auto"/>
        <w:left w:val="none" w:sz="0" w:space="0" w:color="auto"/>
        <w:bottom w:val="none" w:sz="0" w:space="0" w:color="auto"/>
        <w:right w:val="none" w:sz="0" w:space="0" w:color="auto"/>
      </w:divBdr>
    </w:div>
    <w:div w:id="1578399280">
      <w:marLeft w:val="640"/>
      <w:marRight w:val="0"/>
      <w:marTop w:val="0"/>
      <w:marBottom w:val="0"/>
      <w:divBdr>
        <w:top w:val="none" w:sz="0" w:space="0" w:color="auto"/>
        <w:left w:val="none" w:sz="0" w:space="0" w:color="auto"/>
        <w:bottom w:val="none" w:sz="0" w:space="0" w:color="auto"/>
        <w:right w:val="none" w:sz="0" w:space="0" w:color="auto"/>
      </w:divBdr>
    </w:div>
    <w:div w:id="1578436381">
      <w:marLeft w:val="640"/>
      <w:marRight w:val="0"/>
      <w:marTop w:val="0"/>
      <w:marBottom w:val="0"/>
      <w:divBdr>
        <w:top w:val="none" w:sz="0" w:space="0" w:color="auto"/>
        <w:left w:val="none" w:sz="0" w:space="0" w:color="auto"/>
        <w:bottom w:val="none" w:sz="0" w:space="0" w:color="auto"/>
        <w:right w:val="none" w:sz="0" w:space="0" w:color="auto"/>
      </w:divBdr>
    </w:div>
    <w:div w:id="1578439827">
      <w:marLeft w:val="640"/>
      <w:marRight w:val="0"/>
      <w:marTop w:val="0"/>
      <w:marBottom w:val="0"/>
      <w:divBdr>
        <w:top w:val="none" w:sz="0" w:space="0" w:color="auto"/>
        <w:left w:val="none" w:sz="0" w:space="0" w:color="auto"/>
        <w:bottom w:val="none" w:sz="0" w:space="0" w:color="auto"/>
        <w:right w:val="none" w:sz="0" w:space="0" w:color="auto"/>
      </w:divBdr>
    </w:div>
    <w:div w:id="1578440262">
      <w:marLeft w:val="640"/>
      <w:marRight w:val="0"/>
      <w:marTop w:val="0"/>
      <w:marBottom w:val="0"/>
      <w:divBdr>
        <w:top w:val="none" w:sz="0" w:space="0" w:color="auto"/>
        <w:left w:val="none" w:sz="0" w:space="0" w:color="auto"/>
        <w:bottom w:val="none" w:sz="0" w:space="0" w:color="auto"/>
        <w:right w:val="none" w:sz="0" w:space="0" w:color="auto"/>
      </w:divBdr>
    </w:div>
    <w:div w:id="1578514166">
      <w:marLeft w:val="640"/>
      <w:marRight w:val="0"/>
      <w:marTop w:val="0"/>
      <w:marBottom w:val="0"/>
      <w:divBdr>
        <w:top w:val="none" w:sz="0" w:space="0" w:color="auto"/>
        <w:left w:val="none" w:sz="0" w:space="0" w:color="auto"/>
        <w:bottom w:val="none" w:sz="0" w:space="0" w:color="auto"/>
        <w:right w:val="none" w:sz="0" w:space="0" w:color="auto"/>
      </w:divBdr>
    </w:div>
    <w:div w:id="1578637118">
      <w:marLeft w:val="640"/>
      <w:marRight w:val="0"/>
      <w:marTop w:val="0"/>
      <w:marBottom w:val="0"/>
      <w:divBdr>
        <w:top w:val="none" w:sz="0" w:space="0" w:color="auto"/>
        <w:left w:val="none" w:sz="0" w:space="0" w:color="auto"/>
        <w:bottom w:val="none" w:sz="0" w:space="0" w:color="auto"/>
        <w:right w:val="none" w:sz="0" w:space="0" w:color="auto"/>
      </w:divBdr>
    </w:div>
    <w:div w:id="1578706543">
      <w:marLeft w:val="640"/>
      <w:marRight w:val="0"/>
      <w:marTop w:val="0"/>
      <w:marBottom w:val="0"/>
      <w:divBdr>
        <w:top w:val="none" w:sz="0" w:space="0" w:color="auto"/>
        <w:left w:val="none" w:sz="0" w:space="0" w:color="auto"/>
        <w:bottom w:val="none" w:sz="0" w:space="0" w:color="auto"/>
        <w:right w:val="none" w:sz="0" w:space="0" w:color="auto"/>
      </w:divBdr>
    </w:div>
    <w:div w:id="1578707420">
      <w:marLeft w:val="640"/>
      <w:marRight w:val="0"/>
      <w:marTop w:val="0"/>
      <w:marBottom w:val="0"/>
      <w:divBdr>
        <w:top w:val="none" w:sz="0" w:space="0" w:color="auto"/>
        <w:left w:val="none" w:sz="0" w:space="0" w:color="auto"/>
        <w:bottom w:val="none" w:sz="0" w:space="0" w:color="auto"/>
        <w:right w:val="none" w:sz="0" w:space="0" w:color="auto"/>
      </w:divBdr>
    </w:div>
    <w:div w:id="1578781768">
      <w:marLeft w:val="640"/>
      <w:marRight w:val="0"/>
      <w:marTop w:val="0"/>
      <w:marBottom w:val="0"/>
      <w:divBdr>
        <w:top w:val="none" w:sz="0" w:space="0" w:color="auto"/>
        <w:left w:val="none" w:sz="0" w:space="0" w:color="auto"/>
        <w:bottom w:val="none" w:sz="0" w:space="0" w:color="auto"/>
        <w:right w:val="none" w:sz="0" w:space="0" w:color="auto"/>
      </w:divBdr>
    </w:div>
    <w:div w:id="1578785698">
      <w:marLeft w:val="640"/>
      <w:marRight w:val="0"/>
      <w:marTop w:val="0"/>
      <w:marBottom w:val="0"/>
      <w:divBdr>
        <w:top w:val="none" w:sz="0" w:space="0" w:color="auto"/>
        <w:left w:val="none" w:sz="0" w:space="0" w:color="auto"/>
        <w:bottom w:val="none" w:sz="0" w:space="0" w:color="auto"/>
        <w:right w:val="none" w:sz="0" w:space="0" w:color="auto"/>
      </w:divBdr>
    </w:div>
    <w:div w:id="1578830689">
      <w:marLeft w:val="640"/>
      <w:marRight w:val="0"/>
      <w:marTop w:val="0"/>
      <w:marBottom w:val="0"/>
      <w:divBdr>
        <w:top w:val="none" w:sz="0" w:space="0" w:color="auto"/>
        <w:left w:val="none" w:sz="0" w:space="0" w:color="auto"/>
        <w:bottom w:val="none" w:sz="0" w:space="0" w:color="auto"/>
        <w:right w:val="none" w:sz="0" w:space="0" w:color="auto"/>
      </w:divBdr>
    </w:div>
    <w:div w:id="1578856050">
      <w:marLeft w:val="640"/>
      <w:marRight w:val="0"/>
      <w:marTop w:val="0"/>
      <w:marBottom w:val="0"/>
      <w:divBdr>
        <w:top w:val="none" w:sz="0" w:space="0" w:color="auto"/>
        <w:left w:val="none" w:sz="0" w:space="0" w:color="auto"/>
        <w:bottom w:val="none" w:sz="0" w:space="0" w:color="auto"/>
        <w:right w:val="none" w:sz="0" w:space="0" w:color="auto"/>
      </w:divBdr>
    </w:div>
    <w:div w:id="1578898089">
      <w:marLeft w:val="640"/>
      <w:marRight w:val="0"/>
      <w:marTop w:val="0"/>
      <w:marBottom w:val="0"/>
      <w:divBdr>
        <w:top w:val="none" w:sz="0" w:space="0" w:color="auto"/>
        <w:left w:val="none" w:sz="0" w:space="0" w:color="auto"/>
        <w:bottom w:val="none" w:sz="0" w:space="0" w:color="auto"/>
        <w:right w:val="none" w:sz="0" w:space="0" w:color="auto"/>
      </w:divBdr>
    </w:div>
    <w:div w:id="1578905162">
      <w:marLeft w:val="640"/>
      <w:marRight w:val="0"/>
      <w:marTop w:val="0"/>
      <w:marBottom w:val="0"/>
      <w:divBdr>
        <w:top w:val="none" w:sz="0" w:space="0" w:color="auto"/>
        <w:left w:val="none" w:sz="0" w:space="0" w:color="auto"/>
        <w:bottom w:val="none" w:sz="0" w:space="0" w:color="auto"/>
        <w:right w:val="none" w:sz="0" w:space="0" w:color="auto"/>
      </w:divBdr>
    </w:div>
    <w:div w:id="1578979668">
      <w:marLeft w:val="640"/>
      <w:marRight w:val="0"/>
      <w:marTop w:val="0"/>
      <w:marBottom w:val="0"/>
      <w:divBdr>
        <w:top w:val="none" w:sz="0" w:space="0" w:color="auto"/>
        <w:left w:val="none" w:sz="0" w:space="0" w:color="auto"/>
        <w:bottom w:val="none" w:sz="0" w:space="0" w:color="auto"/>
        <w:right w:val="none" w:sz="0" w:space="0" w:color="auto"/>
      </w:divBdr>
    </w:div>
    <w:div w:id="1578980805">
      <w:marLeft w:val="640"/>
      <w:marRight w:val="0"/>
      <w:marTop w:val="0"/>
      <w:marBottom w:val="0"/>
      <w:divBdr>
        <w:top w:val="none" w:sz="0" w:space="0" w:color="auto"/>
        <w:left w:val="none" w:sz="0" w:space="0" w:color="auto"/>
        <w:bottom w:val="none" w:sz="0" w:space="0" w:color="auto"/>
        <w:right w:val="none" w:sz="0" w:space="0" w:color="auto"/>
      </w:divBdr>
    </w:div>
    <w:div w:id="1579048551">
      <w:marLeft w:val="640"/>
      <w:marRight w:val="0"/>
      <w:marTop w:val="0"/>
      <w:marBottom w:val="0"/>
      <w:divBdr>
        <w:top w:val="none" w:sz="0" w:space="0" w:color="auto"/>
        <w:left w:val="none" w:sz="0" w:space="0" w:color="auto"/>
        <w:bottom w:val="none" w:sz="0" w:space="0" w:color="auto"/>
        <w:right w:val="none" w:sz="0" w:space="0" w:color="auto"/>
      </w:divBdr>
    </w:div>
    <w:div w:id="1579094986">
      <w:marLeft w:val="640"/>
      <w:marRight w:val="0"/>
      <w:marTop w:val="0"/>
      <w:marBottom w:val="0"/>
      <w:divBdr>
        <w:top w:val="none" w:sz="0" w:space="0" w:color="auto"/>
        <w:left w:val="none" w:sz="0" w:space="0" w:color="auto"/>
        <w:bottom w:val="none" w:sz="0" w:space="0" w:color="auto"/>
        <w:right w:val="none" w:sz="0" w:space="0" w:color="auto"/>
      </w:divBdr>
    </w:div>
    <w:div w:id="1579250361">
      <w:marLeft w:val="640"/>
      <w:marRight w:val="0"/>
      <w:marTop w:val="0"/>
      <w:marBottom w:val="0"/>
      <w:divBdr>
        <w:top w:val="none" w:sz="0" w:space="0" w:color="auto"/>
        <w:left w:val="none" w:sz="0" w:space="0" w:color="auto"/>
        <w:bottom w:val="none" w:sz="0" w:space="0" w:color="auto"/>
        <w:right w:val="none" w:sz="0" w:space="0" w:color="auto"/>
      </w:divBdr>
    </w:div>
    <w:div w:id="1579359876">
      <w:marLeft w:val="640"/>
      <w:marRight w:val="0"/>
      <w:marTop w:val="0"/>
      <w:marBottom w:val="0"/>
      <w:divBdr>
        <w:top w:val="none" w:sz="0" w:space="0" w:color="auto"/>
        <w:left w:val="none" w:sz="0" w:space="0" w:color="auto"/>
        <w:bottom w:val="none" w:sz="0" w:space="0" w:color="auto"/>
        <w:right w:val="none" w:sz="0" w:space="0" w:color="auto"/>
      </w:divBdr>
    </w:div>
    <w:div w:id="1579362794">
      <w:marLeft w:val="640"/>
      <w:marRight w:val="0"/>
      <w:marTop w:val="0"/>
      <w:marBottom w:val="0"/>
      <w:divBdr>
        <w:top w:val="none" w:sz="0" w:space="0" w:color="auto"/>
        <w:left w:val="none" w:sz="0" w:space="0" w:color="auto"/>
        <w:bottom w:val="none" w:sz="0" w:space="0" w:color="auto"/>
        <w:right w:val="none" w:sz="0" w:space="0" w:color="auto"/>
      </w:divBdr>
    </w:div>
    <w:div w:id="1579485761">
      <w:marLeft w:val="640"/>
      <w:marRight w:val="0"/>
      <w:marTop w:val="0"/>
      <w:marBottom w:val="0"/>
      <w:divBdr>
        <w:top w:val="none" w:sz="0" w:space="0" w:color="auto"/>
        <w:left w:val="none" w:sz="0" w:space="0" w:color="auto"/>
        <w:bottom w:val="none" w:sz="0" w:space="0" w:color="auto"/>
        <w:right w:val="none" w:sz="0" w:space="0" w:color="auto"/>
      </w:divBdr>
    </w:div>
    <w:div w:id="1579515255">
      <w:marLeft w:val="640"/>
      <w:marRight w:val="0"/>
      <w:marTop w:val="0"/>
      <w:marBottom w:val="0"/>
      <w:divBdr>
        <w:top w:val="none" w:sz="0" w:space="0" w:color="auto"/>
        <w:left w:val="none" w:sz="0" w:space="0" w:color="auto"/>
        <w:bottom w:val="none" w:sz="0" w:space="0" w:color="auto"/>
        <w:right w:val="none" w:sz="0" w:space="0" w:color="auto"/>
      </w:divBdr>
    </w:div>
    <w:div w:id="1579559486">
      <w:marLeft w:val="640"/>
      <w:marRight w:val="0"/>
      <w:marTop w:val="0"/>
      <w:marBottom w:val="0"/>
      <w:divBdr>
        <w:top w:val="none" w:sz="0" w:space="0" w:color="auto"/>
        <w:left w:val="none" w:sz="0" w:space="0" w:color="auto"/>
        <w:bottom w:val="none" w:sz="0" w:space="0" w:color="auto"/>
        <w:right w:val="none" w:sz="0" w:space="0" w:color="auto"/>
      </w:divBdr>
    </w:div>
    <w:div w:id="1579629964">
      <w:marLeft w:val="640"/>
      <w:marRight w:val="0"/>
      <w:marTop w:val="0"/>
      <w:marBottom w:val="0"/>
      <w:divBdr>
        <w:top w:val="none" w:sz="0" w:space="0" w:color="auto"/>
        <w:left w:val="none" w:sz="0" w:space="0" w:color="auto"/>
        <w:bottom w:val="none" w:sz="0" w:space="0" w:color="auto"/>
        <w:right w:val="none" w:sz="0" w:space="0" w:color="auto"/>
      </w:divBdr>
    </w:div>
    <w:div w:id="1579704610">
      <w:marLeft w:val="640"/>
      <w:marRight w:val="0"/>
      <w:marTop w:val="0"/>
      <w:marBottom w:val="0"/>
      <w:divBdr>
        <w:top w:val="none" w:sz="0" w:space="0" w:color="auto"/>
        <w:left w:val="none" w:sz="0" w:space="0" w:color="auto"/>
        <w:bottom w:val="none" w:sz="0" w:space="0" w:color="auto"/>
        <w:right w:val="none" w:sz="0" w:space="0" w:color="auto"/>
      </w:divBdr>
    </w:div>
    <w:div w:id="1579748368">
      <w:marLeft w:val="640"/>
      <w:marRight w:val="0"/>
      <w:marTop w:val="0"/>
      <w:marBottom w:val="0"/>
      <w:divBdr>
        <w:top w:val="none" w:sz="0" w:space="0" w:color="auto"/>
        <w:left w:val="none" w:sz="0" w:space="0" w:color="auto"/>
        <w:bottom w:val="none" w:sz="0" w:space="0" w:color="auto"/>
        <w:right w:val="none" w:sz="0" w:space="0" w:color="auto"/>
      </w:divBdr>
    </w:div>
    <w:div w:id="1579749466">
      <w:marLeft w:val="640"/>
      <w:marRight w:val="0"/>
      <w:marTop w:val="0"/>
      <w:marBottom w:val="0"/>
      <w:divBdr>
        <w:top w:val="none" w:sz="0" w:space="0" w:color="auto"/>
        <w:left w:val="none" w:sz="0" w:space="0" w:color="auto"/>
        <w:bottom w:val="none" w:sz="0" w:space="0" w:color="auto"/>
        <w:right w:val="none" w:sz="0" w:space="0" w:color="auto"/>
      </w:divBdr>
    </w:div>
    <w:div w:id="1579825281">
      <w:marLeft w:val="640"/>
      <w:marRight w:val="0"/>
      <w:marTop w:val="0"/>
      <w:marBottom w:val="0"/>
      <w:divBdr>
        <w:top w:val="none" w:sz="0" w:space="0" w:color="auto"/>
        <w:left w:val="none" w:sz="0" w:space="0" w:color="auto"/>
        <w:bottom w:val="none" w:sz="0" w:space="0" w:color="auto"/>
        <w:right w:val="none" w:sz="0" w:space="0" w:color="auto"/>
      </w:divBdr>
    </w:div>
    <w:div w:id="1579825718">
      <w:marLeft w:val="640"/>
      <w:marRight w:val="0"/>
      <w:marTop w:val="0"/>
      <w:marBottom w:val="0"/>
      <w:divBdr>
        <w:top w:val="none" w:sz="0" w:space="0" w:color="auto"/>
        <w:left w:val="none" w:sz="0" w:space="0" w:color="auto"/>
        <w:bottom w:val="none" w:sz="0" w:space="0" w:color="auto"/>
        <w:right w:val="none" w:sz="0" w:space="0" w:color="auto"/>
      </w:divBdr>
    </w:div>
    <w:div w:id="1579827120">
      <w:marLeft w:val="640"/>
      <w:marRight w:val="0"/>
      <w:marTop w:val="0"/>
      <w:marBottom w:val="0"/>
      <w:divBdr>
        <w:top w:val="none" w:sz="0" w:space="0" w:color="auto"/>
        <w:left w:val="none" w:sz="0" w:space="0" w:color="auto"/>
        <w:bottom w:val="none" w:sz="0" w:space="0" w:color="auto"/>
        <w:right w:val="none" w:sz="0" w:space="0" w:color="auto"/>
      </w:divBdr>
    </w:div>
    <w:div w:id="1579899558">
      <w:marLeft w:val="640"/>
      <w:marRight w:val="0"/>
      <w:marTop w:val="0"/>
      <w:marBottom w:val="0"/>
      <w:divBdr>
        <w:top w:val="none" w:sz="0" w:space="0" w:color="auto"/>
        <w:left w:val="none" w:sz="0" w:space="0" w:color="auto"/>
        <w:bottom w:val="none" w:sz="0" w:space="0" w:color="auto"/>
        <w:right w:val="none" w:sz="0" w:space="0" w:color="auto"/>
      </w:divBdr>
    </w:div>
    <w:div w:id="1579900100">
      <w:marLeft w:val="640"/>
      <w:marRight w:val="0"/>
      <w:marTop w:val="0"/>
      <w:marBottom w:val="0"/>
      <w:divBdr>
        <w:top w:val="none" w:sz="0" w:space="0" w:color="auto"/>
        <w:left w:val="none" w:sz="0" w:space="0" w:color="auto"/>
        <w:bottom w:val="none" w:sz="0" w:space="0" w:color="auto"/>
        <w:right w:val="none" w:sz="0" w:space="0" w:color="auto"/>
      </w:divBdr>
    </w:div>
    <w:div w:id="1580020300">
      <w:marLeft w:val="640"/>
      <w:marRight w:val="0"/>
      <w:marTop w:val="0"/>
      <w:marBottom w:val="0"/>
      <w:divBdr>
        <w:top w:val="none" w:sz="0" w:space="0" w:color="auto"/>
        <w:left w:val="none" w:sz="0" w:space="0" w:color="auto"/>
        <w:bottom w:val="none" w:sz="0" w:space="0" w:color="auto"/>
        <w:right w:val="none" w:sz="0" w:space="0" w:color="auto"/>
      </w:divBdr>
    </w:div>
    <w:div w:id="1580166192">
      <w:marLeft w:val="640"/>
      <w:marRight w:val="0"/>
      <w:marTop w:val="0"/>
      <w:marBottom w:val="0"/>
      <w:divBdr>
        <w:top w:val="none" w:sz="0" w:space="0" w:color="auto"/>
        <w:left w:val="none" w:sz="0" w:space="0" w:color="auto"/>
        <w:bottom w:val="none" w:sz="0" w:space="0" w:color="auto"/>
        <w:right w:val="none" w:sz="0" w:space="0" w:color="auto"/>
      </w:divBdr>
    </w:div>
    <w:div w:id="1580168367">
      <w:marLeft w:val="640"/>
      <w:marRight w:val="0"/>
      <w:marTop w:val="0"/>
      <w:marBottom w:val="0"/>
      <w:divBdr>
        <w:top w:val="none" w:sz="0" w:space="0" w:color="auto"/>
        <w:left w:val="none" w:sz="0" w:space="0" w:color="auto"/>
        <w:bottom w:val="none" w:sz="0" w:space="0" w:color="auto"/>
        <w:right w:val="none" w:sz="0" w:space="0" w:color="auto"/>
      </w:divBdr>
    </w:div>
    <w:div w:id="1580211990">
      <w:marLeft w:val="640"/>
      <w:marRight w:val="0"/>
      <w:marTop w:val="0"/>
      <w:marBottom w:val="0"/>
      <w:divBdr>
        <w:top w:val="none" w:sz="0" w:space="0" w:color="auto"/>
        <w:left w:val="none" w:sz="0" w:space="0" w:color="auto"/>
        <w:bottom w:val="none" w:sz="0" w:space="0" w:color="auto"/>
        <w:right w:val="none" w:sz="0" w:space="0" w:color="auto"/>
      </w:divBdr>
    </w:div>
    <w:div w:id="1580215190">
      <w:marLeft w:val="640"/>
      <w:marRight w:val="0"/>
      <w:marTop w:val="0"/>
      <w:marBottom w:val="0"/>
      <w:divBdr>
        <w:top w:val="none" w:sz="0" w:space="0" w:color="auto"/>
        <w:left w:val="none" w:sz="0" w:space="0" w:color="auto"/>
        <w:bottom w:val="none" w:sz="0" w:space="0" w:color="auto"/>
        <w:right w:val="none" w:sz="0" w:space="0" w:color="auto"/>
      </w:divBdr>
    </w:div>
    <w:div w:id="1580478269">
      <w:marLeft w:val="640"/>
      <w:marRight w:val="0"/>
      <w:marTop w:val="0"/>
      <w:marBottom w:val="0"/>
      <w:divBdr>
        <w:top w:val="none" w:sz="0" w:space="0" w:color="auto"/>
        <w:left w:val="none" w:sz="0" w:space="0" w:color="auto"/>
        <w:bottom w:val="none" w:sz="0" w:space="0" w:color="auto"/>
        <w:right w:val="none" w:sz="0" w:space="0" w:color="auto"/>
      </w:divBdr>
    </w:div>
    <w:div w:id="1580484357">
      <w:marLeft w:val="640"/>
      <w:marRight w:val="0"/>
      <w:marTop w:val="0"/>
      <w:marBottom w:val="0"/>
      <w:divBdr>
        <w:top w:val="none" w:sz="0" w:space="0" w:color="auto"/>
        <w:left w:val="none" w:sz="0" w:space="0" w:color="auto"/>
        <w:bottom w:val="none" w:sz="0" w:space="0" w:color="auto"/>
        <w:right w:val="none" w:sz="0" w:space="0" w:color="auto"/>
      </w:divBdr>
    </w:div>
    <w:div w:id="1580485667">
      <w:marLeft w:val="640"/>
      <w:marRight w:val="0"/>
      <w:marTop w:val="0"/>
      <w:marBottom w:val="0"/>
      <w:divBdr>
        <w:top w:val="none" w:sz="0" w:space="0" w:color="auto"/>
        <w:left w:val="none" w:sz="0" w:space="0" w:color="auto"/>
        <w:bottom w:val="none" w:sz="0" w:space="0" w:color="auto"/>
        <w:right w:val="none" w:sz="0" w:space="0" w:color="auto"/>
      </w:divBdr>
    </w:div>
    <w:div w:id="1580557144">
      <w:marLeft w:val="640"/>
      <w:marRight w:val="0"/>
      <w:marTop w:val="0"/>
      <w:marBottom w:val="0"/>
      <w:divBdr>
        <w:top w:val="none" w:sz="0" w:space="0" w:color="auto"/>
        <w:left w:val="none" w:sz="0" w:space="0" w:color="auto"/>
        <w:bottom w:val="none" w:sz="0" w:space="0" w:color="auto"/>
        <w:right w:val="none" w:sz="0" w:space="0" w:color="auto"/>
      </w:divBdr>
    </w:div>
    <w:div w:id="1580629432">
      <w:marLeft w:val="640"/>
      <w:marRight w:val="0"/>
      <w:marTop w:val="0"/>
      <w:marBottom w:val="0"/>
      <w:divBdr>
        <w:top w:val="none" w:sz="0" w:space="0" w:color="auto"/>
        <w:left w:val="none" w:sz="0" w:space="0" w:color="auto"/>
        <w:bottom w:val="none" w:sz="0" w:space="0" w:color="auto"/>
        <w:right w:val="none" w:sz="0" w:space="0" w:color="auto"/>
      </w:divBdr>
    </w:div>
    <w:div w:id="1580673593">
      <w:marLeft w:val="640"/>
      <w:marRight w:val="0"/>
      <w:marTop w:val="0"/>
      <w:marBottom w:val="0"/>
      <w:divBdr>
        <w:top w:val="none" w:sz="0" w:space="0" w:color="auto"/>
        <w:left w:val="none" w:sz="0" w:space="0" w:color="auto"/>
        <w:bottom w:val="none" w:sz="0" w:space="0" w:color="auto"/>
        <w:right w:val="none" w:sz="0" w:space="0" w:color="auto"/>
      </w:divBdr>
    </w:div>
    <w:div w:id="1580677358">
      <w:marLeft w:val="640"/>
      <w:marRight w:val="0"/>
      <w:marTop w:val="0"/>
      <w:marBottom w:val="0"/>
      <w:divBdr>
        <w:top w:val="none" w:sz="0" w:space="0" w:color="auto"/>
        <w:left w:val="none" w:sz="0" w:space="0" w:color="auto"/>
        <w:bottom w:val="none" w:sz="0" w:space="0" w:color="auto"/>
        <w:right w:val="none" w:sz="0" w:space="0" w:color="auto"/>
      </w:divBdr>
    </w:div>
    <w:div w:id="1580865894">
      <w:marLeft w:val="640"/>
      <w:marRight w:val="0"/>
      <w:marTop w:val="0"/>
      <w:marBottom w:val="0"/>
      <w:divBdr>
        <w:top w:val="none" w:sz="0" w:space="0" w:color="auto"/>
        <w:left w:val="none" w:sz="0" w:space="0" w:color="auto"/>
        <w:bottom w:val="none" w:sz="0" w:space="0" w:color="auto"/>
        <w:right w:val="none" w:sz="0" w:space="0" w:color="auto"/>
      </w:divBdr>
    </w:div>
    <w:div w:id="1580946823">
      <w:marLeft w:val="640"/>
      <w:marRight w:val="0"/>
      <w:marTop w:val="0"/>
      <w:marBottom w:val="0"/>
      <w:divBdr>
        <w:top w:val="none" w:sz="0" w:space="0" w:color="auto"/>
        <w:left w:val="none" w:sz="0" w:space="0" w:color="auto"/>
        <w:bottom w:val="none" w:sz="0" w:space="0" w:color="auto"/>
        <w:right w:val="none" w:sz="0" w:space="0" w:color="auto"/>
      </w:divBdr>
    </w:div>
    <w:div w:id="1581056825">
      <w:marLeft w:val="640"/>
      <w:marRight w:val="0"/>
      <w:marTop w:val="0"/>
      <w:marBottom w:val="0"/>
      <w:divBdr>
        <w:top w:val="none" w:sz="0" w:space="0" w:color="auto"/>
        <w:left w:val="none" w:sz="0" w:space="0" w:color="auto"/>
        <w:bottom w:val="none" w:sz="0" w:space="0" w:color="auto"/>
        <w:right w:val="none" w:sz="0" w:space="0" w:color="auto"/>
      </w:divBdr>
    </w:div>
    <w:div w:id="1581063869">
      <w:marLeft w:val="640"/>
      <w:marRight w:val="0"/>
      <w:marTop w:val="0"/>
      <w:marBottom w:val="0"/>
      <w:divBdr>
        <w:top w:val="none" w:sz="0" w:space="0" w:color="auto"/>
        <w:left w:val="none" w:sz="0" w:space="0" w:color="auto"/>
        <w:bottom w:val="none" w:sz="0" w:space="0" w:color="auto"/>
        <w:right w:val="none" w:sz="0" w:space="0" w:color="auto"/>
      </w:divBdr>
    </w:div>
    <w:div w:id="1581065486">
      <w:marLeft w:val="640"/>
      <w:marRight w:val="0"/>
      <w:marTop w:val="0"/>
      <w:marBottom w:val="0"/>
      <w:divBdr>
        <w:top w:val="none" w:sz="0" w:space="0" w:color="auto"/>
        <w:left w:val="none" w:sz="0" w:space="0" w:color="auto"/>
        <w:bottom w:val="none" w:sz="0" w:space="0" w:color="auto"/>
        <w:right w:val="none" w:sz="0" w:space="0" w:color="auto"/>
      </w:divBdr>
    </w:div>
    <w:div w:id="1581133749">
      <w:marLeft w:val="640"/>
      <w:marRight w:val="0"/>
      <w:marTop w:val="0"/>
      <w:marBottom w:val="0"/>
      <w:divBdr>
        <w:top w:val="none" w:sz="0" w:space="0" w:color="auto"/>
        <w:left w:val="none" w:sz="0" w:space="0" w:color="auto"/>
        <w:bottom w:val="none" w:sz="0" w:space="0" w:color="auto"/>
        <w:right w:val="none" w:sz="0" w:space="0" w:color="auto"/>
      </w:divBdr>
    </w:div>
    <w:div w:id="1581137516">
      <w:marLeft w:val="640"/>
      <w:marRight w:val="0"/>
      <w:marTop w:val="0"/>
      <w:marBottom w:val="0"/>
      <w:divBdr>
        <w:top w:val="none" w:sz="0" w:space="0" w:color="auto"/>
        <w:left w:val="none" w:sz="0" w:space="0" w:color="auto"/>
        <w:bottom w:val="none" w:sz="0" w:space="0" w:color="auto"/>
        <w:right w:val="none" w:sz="0" w:space="0" w:color="auto"/>
      </w:divBdr>
    </w:div>
    <w:div w:id="1581138172">
      <w:marLeft w:val="640"/>
      <w:marRight w:val="0"/>
      <w:marTop w:val="0"/>
      <w:marBottom w:val="0"/>
      <w:divBdr>
        <w:top w:val="none" w:sz="0" w:space="0" w:color="auto"/>
        <w:left w:val="none" w:sz="0" w:space="0" w:color="auto"/>
        <w:bottom w:val="none" w:sz="0" w:space="0" w:color="auto"/>
        <w:right w:val="none" w:sz="0" w:space="0" w:color="auto"/>
      </w:divBdr>
    </w:div>
    <w:div w:id="1581208614">
      <w:marLeft w:val="480"/>
      <w:marRight w:val="0"/>
      <w:marTop w:val="0"/>
      <w:marBottom w:val="0"/>
      <w:divBdr>
        <w:top w:val="none" w:sz="0" w:space="0" w:color="auto"/>
        <w:left w:val="none" w:sz="0" w:space="0" w:color="auto"/>
        <w:bottom w:val="none" w:sz="0" w:space="0" w:color="auto"/>
        <w:right w:val="none" w:sz="0" w:space="0" w:color="auto"/>
      </w:divBdr>
    </w:div>
    <w:div w:id="1581215574">
      <w:marLeft w:val="640"/>
      <w:marRight w:val="0"/>
      <w:marTop w:val="0"/>
      <w:marBottom w:val="0"/>
      <w:divBdr>
        <w:top w:val="none" w:sz="0" w:space="0" w:color="auto"/>
        <w:left w:val="none" w:sz="0" w:space="0" w:color="auto"/>
        <w:bottom w:val="none" w:sz="0" w:space="0" w:color="auto"/>
        <w:right w:val="none" w:sz="0" w:space="0" w:color="auto"/>
      </w:divBdr>
    </w:div>
    <w:div w:id="1581216406">
      <w:marLeft w:val="640"/>
      <w:marRight w:val="0"/>
      <w:marTop w:val="0"/>
      <w:marBottom w:val="0"/>
      <w:divBdr>
        <w:top w:val="none" w:sz="0" w:space="0" w:color="auto"/>
        <w:left w:val="none" w:sz="0" w:space="0" w:color="auto"/>
        <w:bottom w:val="none" w:sz="0" w:space="0" w:color="auto"/>
        <w:right w:val="none" w:sz="0" w:space="0" w:color="auto"/>
      </w:divBdr>
    </w:div>
    <w:div w:id="1581259000">
      <w:marLeft w:val="640"/>
      <w:marRight w:val="0"/>
      <w:marTop w:val="0"/>
      <w:marBottom w:val="0"/>
      <w:divBdr>
        <w:top w:val="none" w:sz="0" w:space="0" w:color="auto"/>
        <w:left w:val="none" w:sz="0" w:space="0" w:color="auto"/>
        <w:bottom w:val="none" w:sz="0" w:space="0" w:color="auto"/>
        <w:right w:val="none" w:sz="0" w:space="0" w:color="auto"/>
      </w:divBdr>
    </w:div>
    <w:div w:id="1581325679">
      <w:marLeft w:val="640"/>
      <w:marRight w:val="0"/>
      <w:marTop w:val="0"/>
      <w:marBottom w:val="0"/>
      <w:divBdr>
        <w:top w:val="none" w:sz="0" w:space="0" w:color="auto"/>
        <w:left w:val="none" w:sz="0" w:space="0" w:color="auto"/>
        <w:bottom w:val="none" w:sz="0" w:space="0" w:color="auto"/>
        <w:right w:val="none" w:sz="0" w:space="0" w:color="auto"/>
      </w:divBdr>
    </w:div>
    <w:div w:id="1581406730">
      <w:marLeft w:val="640"/>
      <w:marRight w:val="0"/>
      <w:marTop w:val="0"/>
      <w:marBottom w:val="0"/>
      <w:divBdr>
        <w:top w:val="none" w:sz="0" w:space="0" w:color="auto"/>
        <w:left w:val="none" w:sz="0" w:space="0" w:color="auto"/>
        <w:bottom w:val="none" w:sz="0" w:space="0" w:color="auto"/>
        <w:right w:val="none" w:sz="0" w:space="0" w:color="auto"/>
      </w:divBdr>
    </w:div>
    <w:div w:id="1581409423">
      <w:marLeft w:val="640"/>
      <w:marRight w:val="0"/>
      <w:marTop w:val="0"/>
      <w:marBottom w:val="0"/>
      <w:divBdr>
        <w:top w:val="none" w:sz="0" w:space="0" w:color="auto"/>
        <w:left w:val="none" w:sz="0" w:space="0" w:color="auto"/>
        <w:bottom w:val="none" w:sz="0" w:space="0" w:color="auto"/>
        <w:right w:val="none" w:sz="0" w:space="0" w:color="auto"/>
      </w:divBdr>
    </w:div>
    <w:div w:id="1581477531">
      <w:marLeft w:val="640"/>
      <w:marRight w:val="0"/>
      <w:marTop w:val="0"/>
      <w:marBottom w:val="0"/>
      <w:divBdr>
        <w:top w:val="none" w:sz="0" w:space="0" w:color="auto"/>
        <w:left w:val="none" w:sz="0" w:space="0" w:color="auto"/>
        <w:bottom w:val="none" w:sz="0" w:space="0" w:color="auto"/>
        <w:right w:val="none" w:sz="0" w:space="0" w:color="auto"/>
      </w:divBdr>
    </w:div>
    <w:div w:id="1581519973">
      <w:marLeft w:val="640"/>
      <w:marRight w:val="0"/>
      <w:marTop w:val="0"/>
      <w:marBottom w:val="0"/>
      <w:divBdr>
        <w:top w:val="none" w:sz="0" w:space="0" w:color="auto"/>
        <w:left w:val="none" w:sz="0" w:space="0" w:color="auto"/>
        <w:bottom w:val="none" w:sz="0" w:space="0" w:color="auto"/>
        <w:right w:val="none" w:sz="0" w:space="0" w:color="auto"/>
      </w:divBdr>
    </w:div>
    <w:div w:id="1581524255">
      <w:marLeft w:val="640"/>
      <w:marRight w:val="0"/>
      <w:marTop w:val="0"/>
      <w:marBottom w:val="0"/>
      <w:divBdr>
        <w:top w:val="none" w:sz="0" w:space="0" w:color="auto"/>
        <w:left w:val="none" w:sz="0" w:space="0" w:color="auto"/>
        <w:bottom w:val="none" w:sz="0" w:space="0" w:color="auto"/>
        <w:right w:val="none" w:sz="0" w:space="0" w:color="auto"/>
      </w:divBdr>
    </w:div>
    <w:div w:id="1581525309">
      <w:marLeft w:val="640"/>
      <w:marRight w:val="0"/>
      <w:marTop w:val="0"/>
      <w:marBottom w:val="0"/>
      <w:divBdr>
        <w:top w:val="none" w:sz="0" w:space="0" w:color="auto"/>
        <w:left w:val="none" w:sz="0" w:space="0" w:color="auto"/>
        <w:bottom w:val="none" w:sz="0" w:space="0" w:color="auto"/>
        <w:right w:val="none" w:sz="0" w:space="0" w:color="auto"/>
      </w:divBdr>
    </w:div>
    <w:div w:id="1581595761">
      <w:marLeft w:val="640"/>
      <w:marRight w:val="0"/>
      <w:marTop w:val="0"/>
      <w:marBottom w:val="0"/>
      <w:divBdr>
        <w:top w:val="none" w:sz="0" w:space="0" w:color="auto"/>
        <w:left w:val="none" w:sz="0" w:space="0" w:color="auto"/>
        <w:bottom w:val="none" w:sz="0" w:space="0" w:color="auto"/>
        <w:right w:val="none" w:sz="0" w:space="0" w:color="auto"/>
      </w:divBdr>
    </w:div>
    <w:div w:id="1581674665">
      <w:marLeft w:val="640"/>
      <w:marRight w:val="0"/>
      <w:marTop w:val="0"/>
      <w:marBottom w:val="0"/>
      <w:divBdr>
        <w:top w:val="none" w:sz="0" w:space="0" w:color="auto"/>
        <w:left w:val="none" w:sz="0" w:space="0" w:color="auto"/>
        <w:bottom w:val="none" w:sz="0" w:space="0" w:color="auto"/>
        <w:right w:val="none" w:sz="0" w:space="0" w:color="auto"/>
      </w:divBdr>
    </w:div>
    <w:div w:id="1581789163">
      <w:marLeft w:val="640"/>
      <w:marRight w:val="0"/>
      <w:marTop w:val="0"/>
      <w:marBottom w:val="0"/>
      <w:divBdr>
        <w:top w:val="none" w:sz="0" w:space="0" w:color="auto"/>
        <w:left w:val="none" w:sz="0" w:space="0" w:color="auto"/>
        <w:bottom w:val="none" w:sz="0" w:space="0" w:color="auto"/>
        <w:right w:val="none" w:sz="0" w:space="0" w:color="auto"/>
      </w:divBdr>
    </w:div>
    <w:div w:id="1581910813">
      <w:marLeft w:val="640"/>
      <w:marRight w:val="0"/>
      <w:marTop w:val="0"/>
      <w:marBottom w:val="0"/>
      <w:divBdr>
        <w:top w:val="none" w:sz="0" w:space="0" w:color="auto"/>
        <w:left w:val="none" w:sz="0" w:space="0" w:color="auto"/>
        <w:bottom w:val="none" w:sz="0" w:space="0" w:color="auto"/>
        <w:right w:val="none" w:sz="0" w:space="0" w:color="auto"/>
      </w:divBdr>
    </w:div>
    <w:div w:id="1581939527">
      <w:marLeft w:val="640"/>
      <w:marRight w:val="0"/>
      <w:marTop w:val="0"/>
      <w:marBottom w:val="0"/>
      <w:divBdr>
        <w:top w:val="none" w:sz="0" w:space="0" w:color="auto"/>
        <w:left w:val="none" w:sz="0" w:space="0" w:color="auto"/>
        <w:bottom w:val="none" w:sz="0" w:space="0" w:color="auto"/>
        <w:right w:val="none" w:sz="0" w:space="0" w:color="auto"/>
      </w:divBdr>
    </w:div>
    <w:div w:id="1582058595">
      <w:marLeft w:val="640"/>
      <w:marRight w:val="0"/>
      <w:marTop w:val="0"/>
      <w:marBottom w:val="0"/>
      <w:divBdr>
        <w:top w:val="none" w:sz="0" w:space="0" w:color="auto"/>
        <w:left w:val="none" w:sz="0" w:space="0" w:color="auto"/>
        <w:bottom w:val="none" w:sz="0" w:space="0" w:color="auto"/>
        <w:right w:val="none" w:sz="0" w:space="0" w:color="auto"/>
      </w:divBdr>
    </w:div>
    <w:div w:id="1582135109">
      <w:marLeft w:val="640"/>
      <w:marRight w:val="0"/>
      <w:marTop w:val="0"/>
      <w:marBottom w:val="0"/>
      <w:divBdr>
        <w:top w:val="none" w:sz="0" w:space="0" w:color="auto"/>
        <w:left w:val="none" w:sz="0" w:space="0" w:color="auto"/>
        <w:bottom w:val="none" w:sz="0" w:space="0" w:color="auto"/>
        <w:right w:val="none" w:sz="0" w:space="0" w:color="auto"/>
      </w:divBdr>
    </w:div>
    <w:div w:id="1582177670">
      <w:marLeft w:val="640"/>
      <w:marRight w:val="0"/>
      <w:marTop w:val="0"/>
      <w:marBottom w:val="0"/>
      <w:divBdr>
        <w:top w:val="none" w:sz="0" w:space="0" w:color="auto"/>
        <w:left w:val="none" w:sz="0" w:space="0" w:color="auto"/>
        <w:bottom w:val="none" w:sz="0" w:space="0" w:color="auto"/>
        <w:right w:val="none" w:sz="0" w:space="0" w:color="auto"/>
      </w:divBdr>
    </w:div>
    <w:div w:id="1582249525">
      <w:marLeft w:val="640"/>
      <w:marRight w:val="0"/>
      <w:marTop w:val="0"/>
      <w:marBottom w:val="0"/>
      <w:divBdr>
        <w:top w:val="none" w:sz="0" w:space="0" w:color="auto"/>
        <w:left w:val="none" w:sz="0" w:space="0" w:color="auto"/>
        <w:bottom w:val="none" w:sz="0" w:space="0" w:color="auto"/>
        <w:right w:val="none" w:sz="0" w:space="0" w:color="auto"/>
      </w:divBdr>
    </w:div>
    <w:div w:id="1582254728">
      <w:marLeft w:val="640"/>
      <w:marRight w:val="0"/>
      <w:marTop w:val="0"/>
      <w:marBottom w:val="0"/>
      <w:divBdr>
        <w:top w:val="none" w:sz="0" w:space="0" w:color="auto"/>
        <w:left w:val="none" w:sz="0" w:space="0" w:color="auto"/>
        <w:bottom w:val="none" w:sz="0" w:space="0" w:color="auto"/>
        <w:right w:val="none" w:sz="0" w:space="0" w:color="auto"/>
      </w:divBdr>
    </w:div>
    <w:div w:id="1582325122">
      <w:marLeft w:val="640"/>
      <w:marRight w:val="0"/>
      <w:marTop w:val="0"/>
      <w:marBottom w:val="0"/>
      <w:divBdr>
        <w:top w:val="none" w:sz="0" w:space="0" w:color="auto"/>
        <w:left w:val="none" w:sz="0" w:space="0" w:color="auto"/>
        <w:bottom w:val="none" w:sz="0" w:space="0" w:color="auto"/>
        <w:right w:val="none" w:sz="0" w:space="0" w:color="auto"/>
      </w:divBdr>
    </w:div>
    <w:div w:id="1582328869">
      <w:marLeft w:val="640"/>
      <w:marRight w:val="0"/>
      <w:marTop w:val="0"/>
      <w:marBottom w:val="0"/>
      <w:divBdr>
        <w:top w:val="none" w:sz="0" w:space="0" w:color="auto"/>
        <w:left w:val="none" w:sz="0" w:space="0" w:color="auto"/>
        <w:bottom w:val="none" w:sz="0" w:space="0" w:color="auto"/>
        <w:right w:val="none" w:sz="0" w:space="0" w:color="auto"/>
      </w:divBdr>
    </w:div>
    <w:div w:id="1582367017">
      <w:marLeft w:val="640"/>
      <w:marRight w:val="0"/>
      <w:marTop w:val="0"/>
      <w:marBottom w:val="0"/>
      <w:divBdr>
        <w:top w:val="none" w:sz="0" w:space="0" w:color="auto"/>
        <w:left w:val="none" w:sz="0" w:space="0" w:color="auto"/>
        <w:bottom w:val="none" w:sz="0" w:space="0" w:color="auto"/>
        <w:right w:val="none" w:sz="0" w:space="0" w:color="auto"/>
      </w:divBdr>
    </w:div>
    <w:div w:id="1582373235">
      <w:marLeft w:val="640"/>
      <w:marRight w:val="0"/>
      <w:marTop w:val="0"/>
      <w:marBottom w:val="0"/>
      <w:divBdr>
        <w:top w:val="none" w:sz="0" w:space="0" w:color="auto"/>
        <w:left w:val="none" w:sz="0" w:space="0" w:color="auto"/>
        <w:bottom w:val="none" w:sz="0" w:space="0" w:color="auto"/>
        <w:right w:val="none" w:sz="0" w:space="0" w:color="auto"/>
      </w:divBdr>
    </w:div>
    <w:div w:id="1582521439">
      <w:marLeft w:val="640"/>
      <w:marRight w:val="0"/>
      <w:marTop w:val="0"/>
      <w:marBottom w:val="0"/>
      <w:divBdr>
        <w:top w:val="none" w:sz="0" w:space="0" w:color="auto"/>
        <w:left w:val="none" w:sz="0" w:space="0" w:color="auto"/>
        <w:bottom w:val="none" w:sz="0" w:space="0" w:color="auto"/>
        <w:right w:val="none" w:sz="0" w:space="0" w:color="auto"/>
      </w:divBdr>
    </w:div>
    <w:div w:id="1582594734">
      <w:marLeft w:val="640"/>
      <w:marRight w:val="0"/>
      <w:marTop w:val="0"/>
      <w:marBottom w:val="0"/>
      <w:divBdr>
        <w:top w:val="none" w:sz="0" w:space="0" w:color="auto"/>
        <w:left w:val="none" w:sz="0" w:space="0" w:color="auto"/>
        <w:bottom w:val="none" w:sz="0" w:space="0" w:color="auto"/>
        <w:right w:val="none" w:sz="0" w:space="0" w:color="auto"/>
      </w:divBdr>
    </w:div>
    <w:div w:id="1582711172">
      <w:marLeft w:val="640"/>
      <w:marRight w:val="0"/>
      <w:marTop w:val="0"/>
      <w:marBottom w:val="0"/>
      <w:divBdr>
        <w:top w:val="none" w:sz="0" w:space="0" w:color="auto"/>
        <w:left w:val="none" w:sz="0" w:space="0" w:color="auto"/>
        <w:bottom w:val="none" w:sz="0" w:space="0" w:color="auto"/>
        <w:right w:val="none" w:sz="0" w:space="0" w:color="auto"/>
      </w:divBdr>
    </w:div>
    <w:div w:id="1582713426">
      <w:marLeft w:val="640"/>
      <w:marRight w:val="0"/>
      <w:marTop w:val="0"/>
      <w:marBottom w:val="0"/>
      <w:divBdr>
        <w:top w:val="none" w:sz="0" w:space="0" w:color="auto"/>
        <w:left w:val="none" w:sz="0" w:space="0" w:color="auto"/>
        <w:bottom w:val="none" w:sz="0" w:space="0" w:color="auto"/>
        <w:right w:val="none" w:sz="0" w:space="0" w:color="auto"/>
      </w:divBdr>
    </w:div>
    <w:div w:id="1582714116">
      <w:marLeft w:val="640"/>
      <w:marRight w:val="0"/>
      <w:marTop w:val="0"/>
      <w:marBottom w:val="0"/>
      <w:divBdr>
        <w:top w:val="none" w:sz="0" w:space="0" w:color="auto"/>
        <w:left w:val="none" w:sz="0" w:space="0" w:color="auto"/>
        <w:bottom w:val="none" w:sz="0" w:space="0" w:color="auto"/>
        <w:right w:val="none" w:sz="0" w:space="0" w:color="auto"/>
      </w:divBdr>
    </w:div>
    <w:div w:id="1582715870">
      <w:marLeft w:val="640"/>
      <w:marRight w:val="0"/>
      <w:marTop w:val="0"/>
      <w:marBottom w:val="0"/>
      <w:divBdr>
        <w:top w:val="none" w:sz="0" w:space="0" w:color="auto"/>
        <w:left w:val="none" w:sz="0" w:space="0" w:color="auto"/>
        <w:bottom w:val="none" w:sz="0" w:space="0" w:color="auto"/>
        <w:right w:val="none" w:sz="0" w:space="0" w:color="auto"/>
      </w:divBdr>
    </w:div>
    <w:div w:id="1582792154">
      <w:marLeft w:val="640"/>
      <w:marRight w:val="0"/>
      <w:marTop w:val="0"/>
      <w:marBottom w:val="0"/>
      <w:divBdr>
        <w:top w:val="none" w:sz="0" w:space="0" w:color="auto"/>
        <w:left w:val="none" w:sz="0" w:space="0" w:color="auto"/>
        <w:bottom w:val="none" w:sz="0" w:space="0" w:color="auto"/>
        <w:right w:val="none" w:sz="0" w:space="0" w:color="auto"/>
      </w:divBdr>
    </w:div>
    <w:div w:id="1582829112">
      <w:marLeft w:val="640"/>
      <w:marRight w:val="0"/>
      <w:marTop w:val="0"/>
      <w:marBottom w:val="0"/>
      <w:divBdr>
        <w:top w:val="none" w:sz="0" w:space="0" w:color="auto"/>
        <w:left w:val="none" w:sz="0" w:space="0" w:color="auto"/>
        <w:bottom w:val="none" w:sz="0" w:space="0" w:color="auto"/>
        <w:right w:val="none" w:sz="0" w:space="0" w:color="auto"/>
      </w:divBdr>
    </w:div>
    <w:div w:id="1582905339">
      <w:marLeft w:val="640"/>
      <w:marRight w:val="0"/>
      <w:marTop w:val="0"/>
      <w:marBottom w:val="0"/>
      <w:divBdr>
        <w:top w:val="none" w:sz="0" w:space="0" w:color="auto"/>
        <w:left w:val="none" w:sz="0" w:space="0" w:color="auto"/>
        <w:bottom w:val="none" w:sz="0" w:space="0" w:color="auto"/>
        <w:right w:val="none" w:sz="0" w:space="0" w:color="auto"/>
      </w:divBdr>
    </w:div>
    <w:div w:id="1583026182">
      <w:marLeft w:val="640"/>
      <w:marRight w:val="0"/>
      <w:marTop w:val="0"/>
      <w:marBottom w:val="0"/>
      <w:divBdr>
        <w:top w:val="none" w:sz="0" w:space="0" w:color="auto"/>
        <w:left w:val="none" w:sz="0" w:space="0" w:color="auto"/>
        <w:bottom w:val="none" w:sz="0" w:space="0" w:color="auto"/>
        <w:right w:val="none" w:sz="0" w:space="0" w:color="auto"/>
      </w:divBdr>
    </w:div>
    <w:div w:id="1583029508">
      <w:marLeft w:val="640"/>
      <w:marRight w:val="0"/>
      <w:marTop w:val="0"/>
      <w:marBottom w:val="0"/>
      <w:divBdr>
        <w:top w:val="none" w:sz="0" w:space="0" w:color="auto"/>
        <w:left w:val="none" w:sz="0" w:space="0" w:color="auto"/>
        <w:bottom w:val="none" w:sz="0" w:space="0" w:color="auto"/>
        <w:right w:val="none" w:sz="0" w:space="0" w:color="auto"/>
      </w:divBdr>
    </w:div>
    <w:div w:id="1583102723">
      <w:marLeft w:val="640"/>
      <w:marRight w:val="0"/>
      <w:marTop w:val="0"/>
      <w:marBottom w:val="0"/>
      <w:divBdr>
        <w:top w:val="none" w:sz="0" w:space="0" w:color="auto"/>
        <w:left w:val="none" w:sz="0" w:space="0" w:color="auto"/>
        <w:bottom w:val="none" w:sz="0" w:space="0" w:color="auto"/>
        <w:right w:val="none" w:sz="0" w:space="0" w:color="auto"/>
      </w:divBdr>
    </w:div>
    <w:div w:id="1583107327">
      <w:marLeft w:val="640"/>
      <w:marRight w:val="0"/>
      <w:marTop w:val="0"/>
      <w:marBottom w:val="0"/>
      <w:divBdr>
        <w:top w:val="none" w:sz="0" w:space="0" w:color="auto"/>
        <w:left w:val="none" w:sz="0" w:space="0" w:color="auto"/>
        <w:bottom w:val="none" w:sz="0" w:space="0" w:color="auto"/>
        <w:right w:val="none" w:sz="0" w:space="0" w:color="auto"/>
      </w:divBdr>
    </w:div>
    <w:div w:id="1583177696">
      <w:marLeft w:val="640"/>
      <w:marRight w:val="0"/>
      <w:marTop w:val="0"/>
      <w:marBottom w:val="0"/>
      <w:divBdr>
        <w:top w:val="none" w:sz="0" w:space="0" w:color="auto"/>
        <w:left w:val="none" w:sz="0" w:space="0" w:color="auto"/>
        <w:bottom w:val="none" w:sz="0" w:space="0" w:color="auto"/>
        <w:right w:val="none" w:sz="0" w:space="0" w:color="auto"/>
      </w:divBdr>
    </w:div>
    <w:div w:id="1583178604">
      <w:marLeft w:val="640"/>
      <w:marRight w:val="0"/>
      <w:marTop w:val="0"/>
      <w:marBottom w:val="0"/>
      <w:divBdr>
        <w:top w:val="none" w:sz="0" w:space="0" w:color="auto"/>
        <w:left w:val="none" w:sz="0" w:space="0" w:color="auto"/>
        <w:bottom w:val="none" w:sz="0" w:space="0" w:color="auto"/>
        <w:right w:val="none" w:sz="0" w:space="0" w:color="auto"/>
      </w:divBdr>
    </w:div>
    <w:div w:id="1583180846">
      <w:marLeft w:val="640"/>
      <w:marRight w:val="0"/>
      <w:marTop w:val="0"/>
      <w:marBottom w:val="0"/>
      <w:divBdr>
        <w:top w:val="none" w:sz="0" w:space="0" w:color="auto"/>
        <w:left w:val="none" w:sz="0" w:space="0" w:color="auto"/>
        <w:bottom w:val="none" w:sz="0" w:space="0" w:color="auto"/>
        <w:right w:val="none" w:sz="0" w:space="0" w:color="auto"/>
      </w:divBdr>
    </w:div>
    <w:div w:id="1583223841">
      <w:marLeft w:val="640"/>
      <w:marRight w:val="0"/>
      <w:marTop w:val="0"/>
      <w:marBottom w:val="0"/>
      <w:divBdr>
        <w:top w:val="none" w:sz="0" w:space="0" w:color="auto"/>
        <w:left w:val="none" w:sz="0" w:space="0" w:color="auto"/>
        <w:bottom w:val="none" w:sz="0" w:space="0" w:color="auto"/>
        <w:right w:val="none" w:sz="0" w:space="0" w:color="auto"/>
      </w:divBdr>
    </w:div>
    <w:div w:id="1583297668">
      <w:marLeft w:val="640"/>
      <w:marRight w:val="0"/>
      <w:marTop w:val="0"/>
      <w:marBottom w:val="0"/>
      <w:divBdr>
        <w:top w:val="none" w:sz="0" w:space="0" w:color="auto"/>
        <w:left w:val="none" w:sz="0" w:space="0" w:color="auto"/>
        <w:bottom w:val="none" w:sz="0" w:space="0" w:color="auto"/>
        <w:right w:val="none" w:sz="0" w:space="0" w:color="auto"/>
      </w:divBdr>
    </w:div>
    <w:div w:id="1583446020">
      <w:marLeft w:val="640"/>
      <w:marRight w:val="0"/>
      <w:marTop w:val="0"/>
      <w:marBottom w:val="0"/>
      <w:divBdr>
        <w:top w:val="none" w:sz="0" w:space="0" w:color="auto"/>
        <w:left w:val="none" w:sz="0" w:space="0" w:color="auto"/>
        <w:bottom w:val="none" w:sz="0" w:space="0" w:color="auto"/>
        <w:right w:val="none" w:sz="0" w:space="0" w:color="auto"/>
      </w:divBdr>
    </w:div>
    <w:div w:id="1583487830">
      <w:marLeft w:val="640"/>
      <w:marRight w:val="0"/>
      <w:marTop w:val="0"/>
      <w:marBottom w:val="0"/>
      <w:divBdr>
        <w:top w:val="none" w:sz="0" w:space="0" w:color="auto"/>
        <w:left w:val="none" w:sz="0" w:space="0" w:color="auto"/>
        <w:bottom w:val="none" w:sz="0" w:space="0" w:color="auto"/>
        <w:right w:val="none" w:sz="0" w:space="0" w:color="auto"/>
      </w:divBdr>
    </w:div>
    <w:div w:id="1583488744">
      <w:marLeft w:val="640"/>
      <w:marRight w:val="0"/>
      <w:marTop w:val="0"/>
      <w:marBottom w:val="0"/>
      <w:divBdr>
        <w:top w:val="none" w:sz="0" w:space="0" w:color="auto"/>
        <w:left w:val="none" w:sz="0" w:space="0" w:color="auto"/>
        <w:bottom w:val="none" w:sz="0" w:space="0" w:color="auto"/>
        <w:right w:val="none" w:sz="0" w:space="0" w:color="auto"/>
      </w:divBdr>
    </w:div>
    <w:div w:id="1583565413">
      <w:marLeft w:val="640"/>
      <w:marRight w:val="0"/>
      <w:marTop w:val="0"/>
      <w:marBottom w:val="0"/>
      <w:divBdr>
        <w:top w:val="none" w:sz="0" w:space="0" w:color="auto"/>
        <w:left w:val="none" w:sz="0" w:space="0" w:color="auto"/>
        <w:bottom w:val="none" w:sz="0" w:space="0" w:color="auto"/>
        <w:right w:val="none" w:sz="0" w:space="0" w:color="auto"/>
      </w:divBdr>
    </w:div>
    <w:div w:id="1583567230">
      <w:marLeft w:val="640"/>
      <w:marRight w:val="0"/>
      <w:marTop w:val="0"/>
      <w:marBottom w:val="0"/>
      <w:divBdr>
        <w:top w:val="none" w:sz="0" w:space="0" w:color="auto"/>
        <w:left w:val="none" w:sz="0" w:space="0" w:color="auto"/>
        <w:bottom w:val="none" w:sz="0" w:space="0" w:color="auto"/>
        <w:right w:val="none" w:sz="0" w:space="0" w:color="auto"/>
      </w:divBdr>
    </w:div>
    <w:div w:id="1583641473">
      <w:marLeft w:val="640"/>
      <w:marRight w:val="0"/>
      <w:marTop w:val="0"/>
      <w:marBottom w:val="0"/>
      <w:divBdr>
        <w:top w:val="none" w:sz="0" w:space="0" w:color="auto"/>
        <w:left w:val="none" w:sz="0" w:space="0" w:color="auto"/>
        <w:bottom w:val="none" w:sz="0" w:space="0" w:color="auto"/>
        <w:right w:val="none" w:sz="0" w:space="0" w:color="auto"/>
      </w:divBdr>
    </w:div>
    <w:div w:id="1583677560">
      <w:marLeft w:val="640"/>
      <w:marRight w:val="0"/>
      <w:marTop w:val="0"/>
      <w:marBottom w:val="0"/>
      <w:divBdr>
        <w:top w:val="none" w:sz="0" w:space="0" w:color="auto"/>
        <w:left w:val="none" w:sz="0" w:space="0" w:color="auto"/>
        <w:bottom w:val="none" w:sz="0" w:space="0" w:color="auto"/>
        <w:right w:val="none" w:sz="0" w:space="0" w:color="auto"/>
      </w:divBdr>
    </w:div>
    <w:div w:id="1583754520">
      <w:marLeft w:val="640"/>
      <w:marRight w:val="0"/>
      <w:marTop w:val="0"/>
      <w:marBottom w:val="0"/>
      <w:divBdr>
        <w:top w:val="none" w:sz="0" w:space="0" w:color="auto"/>
        <w:left w:val="none" w:sz="0" w:space="0" w:color="auto"/>
        <w:bottom w:val="none" w:sz="0" w:space="0" w:color="auto"/>
        <w:right w:val="none" w:sz="0" w:space="0" w:color="auto"/>
      </w:divBdr>
    </w:div>
    <w:div w:id="1583874816">
      <w:marLeft w:val="640"/>
      <w:marRight w:val="0"/>
      <w:marTop w:val="0"/>
      <w:marBottom w:val="0"/>
      <w:divBdr>
        <w:top w:val="none" w:sz="0" w:space="0" w:color="auto"/>
        <w:left w:val="none" w:sz="0" w:space="0" w:color="auto"/>
        <w:bottom w:val="none" w:sz="0" w:space="0" w:color="auto"/>
        <w:right w:val="none" w:sz="0" w:space="0" w:color="auto"/>
      </w:divBdr>
    </w:div>
    <w:div w:id="1583875701">
      <w:marLeft w:val="640"/>
      <w:marRight w:val="0"/>
      <w:marTop w:val="0"/>
      <w:marBottom w:val="0"/>
      <w:divBdr>
        <w:top w:val="none" w:sz="0" w:space="0" w:color="auto"/>
        <w:left w:val="none" w:sz="0" w:space="0" w:color="auto"/>
        <w:bottom w:val="none" w:sz="0" w:space="0" w:color="auto"/>
        <w:right w:val="none" w:sz="0" w:space="0" w:color="auto"/>
      </w:divBdr>
    </w:div>
    <w:div w:id="1583876552">
      <w:marLeft w:val="640"/>
      <w:marRight w:val="0"/>
      <w:marTop w:val="0"/>
      <w:marBottom w:val="0"/>
      <w:divBdr>
        <w:top w:val="none" w:sz="0" w:space="0" w:color="auto"/>
        <w:left w:val="none" w:sz="0" w:space="0" w:color="auto"/>
        <w:bottom w:val="none" w:sz="0" w:space="0" w:color="auto"/>
        <w:right w:val="none" w:sz="0" w:space="0" w:color="auto"/>
      </w:divBdr>
    </w:div>
    <w:div w:id="1584024177">
      <w:marLeft w:val="640"/>
      <w:marRight w:val="0"/>
      <w:marTop w:val="0"/>
      <w:marBottom w:val="0"/>
      <w:divBdr>
        <w:top w:val="none" w:sz="0" w:space="0" w:color="auto"/>
        <w:left w:val="none" w:sz="0" w:space="0" w:color="auto"/>
        <w:bottom w:val="none" w:sz="0" w:space="0" w:color="auto"/>
        <w:right w:val="none" w:sz="0" w:space="0" w:color="auto"/>
      </w:divBdr>
    </w:div>
    <w:div w:id="1584070844">
      <w:marLeft w:val="640"/>
      <w:marRight w:val="0"/>
      <w:marTop w:val="0"/>
      <w:marBottom w:val="0"/>
      <w:divBdr>
        <w:top w:val="none" w:sz="0" w:space="0" w:color="auto"/>
        <w:left w:val="none" w:sz="0" w:space="0" w:color="auto"/>
        <w:bottom w:val="none" w:sz="0" w:space="0" w:color="auto"/>
        <w:right w:val="none" w:sz="0" w:space="0" w:color="auto"/>
      </w:divBdr>
    </w:div>
    <w:div w:id="1584098912">
      <w:marLeft w:val="640"/>
      <w:marRight w:val="0"/>
      <w:marTop w:val="0"/>
      <w:marBottom w:val="0"/>
      <w:divBdr>
        <w:top w:val="none" w:sz="0" w:space="0" w:color="auto"/>
        <w:left w:val="none" w:sz="0" w:space="0" w:color="auto"/>
        <w:bottom w:val="none" w:sz="0" w:space="0" w:color="auto"/>
        <w:right w:val="none" w:sz="0" w:space="0" w:color="auto"/>
      </w:divBdr>
    </w:div>
    <w:div w:id="1584101396">
      <w:marLeft w:val="640"/>
      <w:marRight w:val="0"/>
      <w:marTop w:val="0"/>
      <w:marBottom w:val="0"/>
      <w:divBdr>
        <w:top w:val="none" w:sz="0" w:space="0" w:color="auto"/>
        <w:left w:val="none" w:sz="0" w:space="0" w:color="auto"/>
        <w:bottom w:val="none" w:sz="0" w:space="0" w:color="auto"/>
        <w:right w:val="none" w:sz="0" w:space="0" w:color="auto"/>
      </w:divBdr>
    </w:div>
    <w:div w:id="1584139584">
      <w:marLeft w:val="640"/>
      <w:marRight w:val="0"/>
      <w:marTop w:val="0"/>
      <w:marBottom w:val="0"/>
      <w:divBdr>
        <w:top w:val="none" w:sz="0" w:space="0" w:color="auto"/>
        <w:left w:val="none" w:sz="0" w:space="0" w:color="auto"/>
        <w:bottom w:val="none" w:sz="0" w:space="0" w:color="auto"/>
        <w:right w:val="none" w:sz="0" w:space="0" w:color="auto"/>
      </w:divBdr>
    </w:div>
    <w:div w:id="1584223181">
      <w:marLeft w:val="640"/>
      <w:marRight w:val="0"/>
      <w:marTop w:val="0"/>
      <w:marBottom w:val="0"/>
      <w:divBdr>
        <w:top w:val="none" w:sz="0" w:space="0" w:color="auto"/>
        <w:left w:val="none" w:sz="0" w:space="0" w:color="auto"/>
        <w:bottom w:val="none" w:sz="0" w:space="0" w:color="auto"/>
        <w:right w:val="none" w:sz="0" w:space="0" w:color="auto"/>
      </w:divBdr>
    </w:div>
    <w:div w:id="1584298023">
      <w:marLeft w:val="640"/>
      <w:marRight w:val="0"/>
      <w:marTop w:val="0"/>
      <w:marBottom w:val="0"/>
      <w:divBdr>
        <w:top w:val="none" w:sz="0" w:space="0" w:color="auto"/>
        <w:left w:val="none" w:sz="0" w:space="0" w:color="auto"/>
        <w:bottom w:val="none" w:sz="0" w:space="0" w:color="auto"/>
        <w:right w:val="none" w:sz="0" w:space="0" w:color="auto"/>
      </w:divBdr>
    </w:div>
    <w:div w:id="1584299092">
      <w:marLeft w:val="640"/>
      <w:marRight w:val="0"/>
      <w:marTop w:val="0"/>
      <w:marBottom w:val="0"/>
      <w:divBdr>
        <w:top w:val="none" w:sz="0" w:space="0" w:color="auto"/>
        <w:left w:val="none" w:sz="0" w:space="0" w:color="auto"/>
        <w:bottom w:val="none" w:sz="0" w:space="0" w:color="auto"/>
        <w:right w:val="none" w:sz="0" w:space="0" w:color="auto"/>
      </w:divBdr>
    </w:div>
    <w:div w:id="1584332804">
      <w:marLeft w:val="640"/>
      <w:marRight w:val="0"/>
      <w:marTop w:val="0"/>
      <w:marBottom w:val="0"/>
      <w:divBdr>
        <w:top w:val="none" w:sz="0" w:space="0" w:color="auto"/>
        <w:left w:val="none" w:sz="0" w:space="0" w:color="auto"/>
        <w:bottom w:val="none" w:sz="0" w:space="0" w:color="auto"/>
        <w:right w:val="none" w:sz="0" w:space="0" w:color="auto"/>
      </w:divBdr>
    </w:div>
    <w:div w:id="1584340698">
      <w:marLeft w:val="640"/>
      <w:marRight w:val="0"/>
      <w:marTop w:val="0"/>
      <w:marBottom w:val="0"/>
      <w:divBdr>
        <w:top w:val="none" w:sz="0" w:space="0" w:color="auto"/>
        <w:left w:val="none" w:sz="0" w:space="0" w:color="auto"/>
        <w:bottom w:val="none" w:sz="0" w:space="0" w:color="auto"/>
        <w:right w:val="none" w:sz="0" w:space="0" w:color="auto"/>
      </w:divBdr>
    </w:div>
    <w:div w:id="1584411679">
      <w:marLeft w:val="640"/>
      <w:marRight w:val="0"/>
      <w:marTop w:val="0"/>
      <w:marBottom w:val="0"/>
      <w:divBdr>
        <w:top w:val="none" w:sz="0" w:space="0" w:color="auto"/>
        <w:left w:val="none" w:sz="0" w:space="0" w:color="auto"/>
        <w:bottom w:val="none" w:sz="0" w:space="0" w:color="auto"/>
        <w:right w:val="none" w:sz="0" w:space="0" w:color="auto"/>
      </w:divBdr>
    </w:div>
    <w:div w:id="1584416082">
      <w:marLeft w:val="640"/>
      <w:marRight w:val="0"/>
      <w:marTop w:val="0"/>
      <w:marBottom w:val="0"/>
      <w:divBdr>
        <w:top w:val="none" w:sz="0" w:space="0" w:color="auto"/>
        <w:left w:val="none" w:sz="0" w:space="0" w:color="auto"/>
        <w:bottom w:val="none" w:sz="0" w:space="0" w:color="auto"/>
        <w:right w:val="none" w:sz="0" w:space="0" w:color="auto"/>
      </w:divBdr>
    </w:div>
    <w:div w:id="1584608445">
      <w:marLeft w:val="640"/>
      <w:marRight w:val="0"/>
      <w:marTop w:val="0"/>
      <w:marBottom w:val="0"/>
      <w:divBdr>
        <w:top w:val="none" w:sz="0" w:space="0" w:color="auto"/>
        <w:left w:val="none" w:sz="0" w:space="0" w:color="auto"/>
        <w:bottom w:val="none" w:sz="0" w:space="0" w:color="auto"/>
        <w:right w:val="none" w:sz="0" w:space="0" w:color="auto"/>
      </w:divBdr>
    </w:div>
    <w:div w:id="1584677688">
      <w:marLeft w:val="640"/>
      <w:marRight w:val="0"/>
      <w:marTop w:val="0"/>
      <w:marBottom w:val="0"/>
      <w:divBdr>
        <w:top w:val="none" w:sz="0" w:space="0" w:color="auto"/>
        <w:left w:val="none" w:sz="0" w:space="0" w:color="auto"/>
        <w:bottom w:val="none" w:sz="0" w:space="0" w:color="auto"/>
        <w:right w:val="none" w:sz="0" w:space="0" w:color="auto"/>
      </w:divBdr>
    </w:div>
    <w:div w:id="1584682798">
      <w:marLeft w:val="640"/>
      <w:marRight w:val="0"/>
      <w:marTop w:val="0"/>
      <w:marBottom w:val="0"/>
      <w:divBdr>
        <w:top w:val="none" w:sz="0" w:space="0" w:color="auto"/>
        <w:left w:val="none" w:sz="0" w:space="0" w:color="auto"/>
        <w:bottom w:val="none" w:sz="0" w:space="0" w:color="auto"/>
        <w:right w:val="none" w:sz="0" w:space="0" w:color="auto"/>
      </w:divBdr>
    </w:div>
    <w:div w:id="1584683795">
      <w:marLeft w:val="640"/>
      <w:marRight w:val="0"/>
      <w:marTop w:val="0"/>
      <w:marBottom w:val="0"/>
      <w:divBdr>
        <w:top w:val="none" w:sz="0" w:space="0" w:color="auto"/>
        <w:left w:val="none" w:sz="0" w:space="0" w:color="auto"/>
        <w:bottom w:val="none" w:sz="0" w:space="0" w:color="auto"/>
        <w:right w:val="none" w:sz="0" w:space="0" w:color="auto"/>
      </w:divBdr>
    </w:div>
    <w:div w:id="1584755123">
      <w:marLeft w:val="640"/>
      <w:marRight w:val="0"/>
      <w:marTop w:val="0"/>
      <w:marBottom w:val="0"/>
      <w:divBdr>
        <w:top w:val="none" w:sz="0" w:space="0" w:color="auto"/>
        <w:left w:val="none" w:sz="0" w:space="0" w:color="auto"/>
        <w:bottom w:val="none" w:sz="0" w:space="0" w:color="auto"/>
        <w:right w:val="none" w:sz="0" w:space="0" w:color="auto"/>
      </w:divBdr>
    </w:div>
    <w:div w:id="1584758398">
      <w:marLeft w:val="640"/>
      <w:marRight w:val="0"/>
      <w:marTop w:val="0"/>
      <w:marBottom w:val="0"/>
      <w:divBdr>
        <w:top w:val="none" w:sz="0" w:space="0" w:color="auto"/>
        <w:left w:val="none" w:sz="0" w:space="0" w:color="auto"/>
        <w:bottom w:val="none" w:sz="0" w:space="0" w:color="auto"/>
        <w:right w:val="none" w:sz="0" w:space="0" w:color="auto"/>
      </w:divBdr>
    </w:div>
    <w:div w:id="1584795438">
      <w:marLeft w:val="640"/>
      <w:marRight w:val="0"/>
      <w:marTop w:val="0"/>
      <w:marBottom w:val="0"/>
      <w:divBdr>
        <w:top w:val="none" w:sz="0" w:space="0" w:color="auto"/>
        <w:left w:val="none" w:sz="0" w:space="0" w:color="auto"/>
        <w:bottom w:val="none" w:sz="0" w:space="0" w:color="auto"/>
        <w:right w:val="none" w:sz="0" w:space="0" w:color="auto"/>
      </w:divBdr>
    </w:div>
    <w:div w:id="1584874917">
      <w:marLeft w:val="640"/>
      <w:marRight w:val="0"/>
      <w:marTop w:val="0"/>
      <w:marBottom w:val="0"/>
      <w:divBdr>
        <w:top w:val="none" w:sz="0" w:space="0" w:color="auto"/>
        <w:left w:val="none" w:sz="0" w:space="0" w:color="auto"/>
        <w:bottom w:val="none" w:sz="0" w:space="0" w:color="auto"/>
        <w:right w:val="none" w:sz="0" w:space="0" w:color="auto"/>
      </w:divBdr>
    </w:div>
    <w:div w:id="1584996151">
      <w:marLeft w:val="640"/>
      <w:marRight w:val="0"/>
      <w:marTop w:val="0"/>
      <w:marBottom w:val="0"/>
      <w:divBdr>
        <w:top w:val="none" w:sz="0" w:space="0" w:color="auto"/>
        <w:left w:val="none" w:sz="0" w:space="0" w:color="auto"/>
        <w:bottom w:val="none" w:sz="0" w:space="0" w:color="auto"/>
        <w:right w:val="none" w:sz="0" w:space="0" w:color="auto"/>
      </w:divBdr>
    </w:div>
    <w:div w:id="1585020789">
      <w:marLeft w:val="640"/>
      <w:marRight w:val="0"/>
      <w:marTop w:val="0"/>
      <w:marBottom w:val="0"/>
      <w:divBdr>
        <w:top w:val="none" w:sz="0" w:space="0" w:color="auto"/>
        <w:left w:val="none" w:sz="0" w:space="0" w:color="auto"/>
        <w:bottom w:val="none" w:sz="0" w:space="0" w:color="auto"/>
        <w:right w:val="none" w:sz="0" w:space="0" w:color="auto"/>
      </w:divBdr>
    </w:div>
    <w:div w:id="1585139416">
      <w:marLeft w:val="640"/>
      <w:marRight w:val="0"/>
      <w:marTop w:val="0"/>
      <w:marBottom w:val="0"/>
      <w:divBdr>
        <w:top w:val="none" w:sz="0" w:space="0" w:color="auto"/>
        <w:left w:val="none" w:sz="0" w:space="0" w:color="auto"/>
        <w:bottom w:val="none" w:sz="0" w:space="0" w:color="auto"/>
        <w:right w:val="none" w:sz="0" w:space="0" w:color="auto"/>
      </w:divBdr>
    </w:div>
    <w:div w:id="1585188667">
      <w:marLeft w:val="640"/>
      <w:marRight w:val="0"/>
      <w:marTop w:val="0"/>
      <w:marBottom w:val="0"/>
      <w:divBdr>
        <w:top w:val="none" w:sz="0" w:space="0" w:color="auto"/>
        <w:left w:val="none" w:sz="0" w:space="0" w:color="auto"/>
        <w:bottom w:val="none" w:sz="0" w:space="0" w:color="auto"/>
        <w:right w:val="none" w:sz="0" w:space="0" w:color="auto"/>
      </w:divBdr>
    </w:div>
    <w:div w:id="1585188685">
      <w:marLeft w:val="640"/>
      <w:marRight w:val="0"/>
      <w:marTop w:val="0"/>
      <w:marBottom w:val="0"/>
      <w:divBdr>
        <w:top w:val="none" w:sz="0" w:space="0" w:color="auto"/>
        <w:left w:val="none" w:sz="0" w:space="0" w:color="auto"/>
        <w:bottom w:val="none" w:sz="0" w:space="0" w:color="auto"/>
        <w:right w:val="none" w:sz="0" w:space="0" w:color="auto"/>
      </w:divBdr>
    </w:div>
    <w:div w:id="1585188767">
      <w:marLeft w:val="640"/>
      <w:marRight w:val="0"/>
      <w:marTop w:val="0"/>
      <w:marBottom w:val="0"/>
      <w:divBdr>
        <w:top w:val="none" w:sz="0" w:space="0" w:color="auto"/>
        <w:left w:val="none" w:sz="0" w:space="0" w:color="auto"/>
        <w:bottom w:val="none" w:sz="0" w:space="0" w:color="auto"/>
        <w:right w:val="none" w:sz="0" w:space="0" w:color="auto"/>
      </w:divBdr>
    </w:div>
    <w:div w:id="1585190505">
      <w:marLeft w:val="640"/>
      <w:marRight w:val="0"/>
      <w:marTop w:val="0"/>
      <w:marBottom w:val="0"/>
      <w:divBdr>
        <w:top w:val="none" w:sz="0" w:space="0" w:color="auto"/>
        <w:left w:val="none" w:sz="0" w:space="0" w:color="auto"/>
        <w:bottom w:val="none" w:sz="0" w:space="0" w:color="auto"/>
        <w:right w:val="none" w:sz="0" w:space="0" w:color="auto"/>
      </w:divBdr>
    </w:div>
    <w:div w:id="1585332356">
      <w:marLeft w:val="640"/>
      <w:marRight w:val="0"/>
      <w:marTop w:val="0"/>
      <w:marBottom w:val="0"/>
      <w:divBdr>
        <w:top w:val="none" w:sz="0" w:space="0" w:color="auto"/>
        <w:left w:val="none" w:sz="0" w:space="0" w:color="auto"/>
        <w:bottom w:val="none" w:sz="0" w:space="0" w:color="auto"/>
        <w:right w:val="none" w:sz="0" w:space="0" w:color="auto"/>
      </w:divBdr>
    </w:div>
    <w:div w:id="1585333939">
      <w:marLeft w:val="640"/>
      <w:marRight w:val="0"/>
      <w:marTop w:val="0"/>
      <w:marBottom w:val="0"/>
      <w:divBdr>
        <w:top w:val="none" w:sz="0" w:space="0" w:color="auto"/>
        <w:left w:val="none" w:sz="0" w:space="0" w:color="auto"/>
        <w:bottom w:val="none" w:sz="0" w:space="0" w:color="auto"/>
        <w:right w:val="none" w:sz="0" w:space="0" w:color="auto"/>
      </w:divBdr>
    </w:div>
    <w:div w:id="1585341438">
      <w:marLeft w:val="640"/>
      <w:marRight w:val="0"/>
      <w:marTop w:val="0"/>
      <w:marBottom w:val="0"/>
      <w:divBdr>
        <w:top w:val="none" w:sz="0" w:space="0" w:color="auto"/>
        <w:left w:val="none" w:sz="0" w:space="0" w:color="auto"/>
        <w:bottom w:val="none" w:sz="0" w:space="0" w:color="auto"/>
        <w:right w:val="none" w:sz="0" w:space="0" w:color="auto"/>
      </w:divBdr>
    </w:div>
    <w:div w:id="1585409302">
      <w:marLeft w:val="640"/>
      <w:marRight w:val="0"/>
      <w:marTop w:val="0"/>
      <w:marBottom w:val="0"/>
      <w:divBdr>
        <w:top w:val="none" w:sz="0" w:space="0" w:color="auto"/>
        <w:left w:val="none" w:sz="0" w:space="0" w:color="auto"/>
        <w:bottom w:val="none" w:sz="0" w:space="0" w:color="auto"/>
        <w:right w:val="none" w:sz="0" w:space="0" w:color="auto"/>
      </w:divBdr>
    </w:div>
    <w:div w:id="1585531087">
      <w:marLeft w:val="640"/>
      <w:marRight w:val="0"/>
      <w:marTop w:val="0"/>
      <w:marBottom w:val="0"/>
      <w:divBdr>
        <w:top w:val="none" w:sz="0" w:space="0" w:color="auto"/>
        <w:left w:val="none" w:sz="0" w:space="0" w:color="auto"/>
        <w:bottom w:val="none" w:sz="0" w:space="0" w:color="auto"/>
        <w:right w:val="none" w:sz="0" w:space="0" w:color="auto"/>
      </w:divBdr>
    </w:div>
    <w:div w:id="1585601469">
      <w:marLeft w:val="640"/>
      <w:marRight w:val="0"/>
      <w:marTop w:val="0"/>
      <w:marBottom w:val="0"/>
      <w:divBdr>
        <w:top w:val="none" w:sz="0" w:space="0" w:color="auto"/>
        <w:left w:val="none" w:sz="0" w:space="0" w:color="auto"/>
        <w:bottom w:val="none" w:sz="0" w:space="0" w:color="auto"/>
        <w:right w:val="none" w:sz="0" w:space="0" w:color="auto"/>
      </w:divBdr>
    </w:div>
    <w:div w:id="1585650284">
      <w:marLeft w:val="640"/>
      <w:marRight w:val="0"/>
      <w:marTop w:val="0"/>
      <w:marBottom w:val="0"/>
      <w:divBdr>
        <w:top w:val="none" w:sz="0" w:space="0" w:color="auto"/>
        <w:left w:val="none" w:sz="0" w:space="0" w:color="auto"/>
        <w:bottom w:val="none" w:sz="0" w:space="0" w:color="auto"/>
        <w:right w:val="none" w:sz="0" w:space="0" w:color="auto"/>
      </w:divBdr>
    </w:div>
    <w:div w:id="1585727863">
      <w:marLeft w:val="640"/>
      <w:marRight w:val="0"/>
      <w:marTop w:val="0"/>
      <w:marBottom w:val="0"/>
      <w:divBdr>
        <w:top w:val="none" w:sz="0" w:space="0" w:color="auto"/>
        <w:left w:val="none" w:sz="0" w:space="0" w:color="auto"/>
        <w:bottom w:val="none" w:sz="0" w:space="0" w:color="auto"/>
        <w:right w:val="none" w:sz="0" w:space="0" w:color="auto"/>
      </w:divBdr>
    </w:div>
    <w:div w:id="1585794759">
      <w:marLeft w:val="640"/>
      <w:marRight w:val="0"/>
      <w:marTop w:val="0"/>
      <w:marBottom w:val="0"/>
      <w:divBdr>
        <w:top w:val="none" w:sz="0" w:space="0" w:color="auto"/>
        <w:left w:val="none" w:sz="0" w:space="0" w:color="auto"/>
        <w:bottom w:val="none" w:sz="0" w:space="0" w:color="auto"/>
        <w:right w:val="none" w:sz="0" w:space="0" w:color="auto"/>
      </w:divBdr>
    </w:div>
    <w:div w:id="1585870360">
      <w:marLeft w:val="640"/>
      <w:marRight w:val="0"/>
      <w:marTop w:val="0"/>
      <w:marBottom w:val="0"/>
      <w:divBdr>
        <w:top w:val="none" w:sz="0" w:space="0" w:color="auto"/>
        <w:left w:val="none" w:sz="0" w:space="0" w:color="auto"/>
        <w:bottom w:val="none" w:sz="0" w:space="0" w:color="auto"/>
        <w:right w:val="none" w:sz="0" w:space="0" w:color="auto"/>
      </w:divBdr>
    </w:div>
    <w:div w:id="1585872038">
      <w:marLeft w:val="640"/>
      <w:marRight w:val="0"/>
      <w:marTop w:val="0"/>
      <w:marBottom w:val="0"/>
      <w:divBdr>
        <w:top w:val="none" w:sz="0" w:space="0" w:color="auto"/>
        <w:left w:val="none" w:sz="0" w:space="0" w:color="auto"/>
        <w:bottom w:val="none" w:sz="0" w:space="0" w:color="auto"/>
        <w:right w:val="none" w:sz="0" w:space="0" w:color="auto"/>
      </w:divBdr>
    </w:div>
    <w:div w:id="1585872516">
      <w:marLeft w:val="640"/>
      <w:marRight w:val="0"/>
      <w:marTop w:val="0"/>
      <w:marBottom w:val="0"/>
      <w:divBdr>
        <w:top w:val="none" w:sz="0" w:space="0" w:color="auto"/>
        <w:left w:val="none" w:sz="0" w:space="0" w:color="auto"/>
        <w:bottom w:val="none" w:sz="0" w:space="0" w:color="auto"/>
        <w:right w:val="none" w:sz="0" w:space="0" w:color="auto"/>
      </w:divBdr>
    </w:div>
    <w:div w:id="1585911937">
      <w:marLeft w:val="640"/>
      <w:marRight w:val="0"/>
      <w:marTop w:val="0"/>
      <w:marBottom w:val="0"/>
      <w:divBdr>
        <w:top w:val="none" w:sz="0" w:space="0" w:color="auto"/>
        <w:left w:val="none" w:sz="0" w:space="0" w:color="auto"/>
        <w:bottom w:val="none" w:sz="0" w:space="0" w:color="auto"/>
        <w:right w:val="none" w:sz="0" w:space="0" w:color="auto"/>
      </w:divBdr>
    </w:div>
    <w:div w:id="1585914364">
      <w:marLeft w:val="640"/>
      <w:marRight w:val="0"/>
      <w:marTop w:val="0"/>
      <w:marBottom w:val="0"/>
      <w:divBdr>
        <w:top w:val="none" w:sz="0" w:space="0" w:color="auto"/>
        <w:left w:val="none" w:sz="0" w:space="0" w:color="auto"/>
        <w:bottom w:val="none" w:sz="0" w:space="0" w:color="auto"/>
        <w:right w:val="none" w:sz="0" w:space="0" w:color="auto"/>
      </w:divBdr>
    </w:div>
    <w:div w:id="1585914942">
      <w:marLeft w:val="640"/>
      <w:marRight w:val="0"/>
      <w:marTop w:val="0"/>
      <w:marBottom w:val="0"/>
      <w:divBdr>
        <w:top w:val="none" w:sz="0" w:space="0" w:color="auto"/>
        <w:left w:val="none" w:sz="0" w:space="0" w:color="auto"/>
        <w:bottom w:val="none" w:sz="0" w:space="0" w:color="auto"/>
        <w:right w:val="none" w:sz="0" w:space="0" w:color="auto"/>
      </w:divBdr>
    </w:div>
    <w:div w:id="1585918220">
      <w:marLeft w:val="640"/>
      <w:marRight w:val="0"/>
      <w:marTop w:val="0"/>
      <w:marBottom w:val="0"/>
      <w:divBdr>
        <w:top w:val="none" w:sz="0" w:space="0" w:color="auto"/>
        <w:left w:val="none" w:sz="0" w:space="0" w:color="auto"/>
        <w:bottom w:val="none" w:sz="0" w:space="0" w:color="auto"/>
        <w:right w:val="none" w:sz="0" w:space="0" w:color="auto"/>
      </w:divBdr>
    </w:div>
    <w:div w:id="1585989017">
      <w:marLeft w:val="640"/>
      <w:marRight w:val="0"/>
      <w:marTop w:val="0"/>
      <w:marBottom w:val="0"/>
      <w:divBdr>
        <w:top w:val="none" w:sz="0" w:space="0" w:color="auto"/>
        <w:left w:val="none" w:sz="0" w:space="0" w:color="auto"/>
        <w:bottom w:val="none" w:sz="0" w:space="0" w:color="auto"/>
        <w:right w:val="none" w:sz="0" w:space="0" w:color="auto"/>
      </w:divBdr>
    </w:div>
    <w:div w:id="1586112205">
      <w:marLeft w:val="640"/>
      <w:marRight w:val="0"/>
      <w:marTop w:val="0"/>
      <w:marBottom w:val="0"/>
      <w:divBdr>
        <w:top w:val="none" w:sz="0" w:space="0" w:color="auto"/>
        <w:left w:val="none" w:sz="0" w:space="0" w:color="auto"/>
        <w:bottom w:val="none" w:sz="0" w:space="0" w:color="auto"/>
        <w:right w:val="none" w:sz="0" w:space="0" w:color="auto"/>
      </w:divBdr>
    </w:div>
    <w:div w:id="1586259131">
      <w:marLeft w:val="640"/>
      <w:marRight w:val="0"/>
      <w:marTop w:val="0"/>
      <w:marBottom w:val="0"/>
      <w:divBdr>
        <w:top w:val="none" w:sz="0" w:space="0" w:color="auto"/>
        <w:left w:val="none" w:sz="0" w:space="0" w:color="auto"/>
        <w:bottom w:val="none" w:sz="0" w:space="0" w:color="auto"/>
        <w:right w:val="none" w:sz="0" w:space="0" w:color="auto"/>
      </w:divBdr>
    </w:div>
    <w:div w:id="1586300303">
      <w:marLeft w:val="640"/>
      <w:marRight w:val="0"/>
      <w:marTop w:val="0"/>
      <w:marBottom w:val="0"/>
      <w:divBdr>
        <w:top w:val="none" w:sz="0" w:space="0" w:color="auto"/>
        <w:left w:val="none" w:sz="0" w:space="0" w:color="auto"/>
        <w:bottom w:val="none" w:sz="0" w:space="0" w:color="auto"/>
        <w:right w:val="none" w:sz="0" w:space="0" w:color="auto"/>
      </w:divBdr>
    </w:div>
    <w:div w:id="1586306474">
      <w:marLeft w:val="640"/>
      <w:marRight w:val="0"/>
      <w:marTop w:val="0"/>
      <w:marBottom w:val="0"/>
      <w:divBdr>
        <w:top w:val="none" w:sz="0" w:space="0" w:color="auto"/>
        <w:left w:val="none" w:sz="0" w:space="0" w:color="auto"/>
        <w:bottom w:val="none" w:sz="0" w:space="0" w:color="auto"/>
        <w:right w:val="none" w:sz="0" w:space="0" w:color="auto"/>
      </w:divBdr>
    </w:div>
    <w:div w:id="1586575374">
      <w:marLeft w:val="640"/>
      <w:marRight w:val="0"/>
      <w:marTop w:val="0"/>
      <w:marBottom w:val="0"/>
      <w:divBdr>
        <w:top w:val="none" w:sz="0" w:space="0" w:color="auto"/>
        <w:left w:val="none" w:sz="0" w:space="0" w:color="auto"/>
        <w:bottom w:val="none" w:sz="0" w:space="0" w:color="auto"/>
        <w:right w:val="none" w:sz="0" w:space="0" w:color="auto"/>
      </w:divBdr>
    </w:div>
    <w:div w:id="1586575617">
      <w:marLeft w:val="640"/>
      <w:marRight w:val="0"/>
      <w:marTop w:val="0"/>
      <w:marBottom w:val="0"/>
      <w:divBdr>
        <w:top w:val="none" w:sz="0" w:space="0" w:color="auto"/>
        <w:left w:val="none" w:sz="0" w:space="0" w:color="auto"/>
        <w:bottom w:val="none" w:sz="0" w:space="0" w:color="auto"/>
        <w:right w:val="none" w:sz="0" w:space="0" w:color="auto"/>
      </w:divBdr>
    </w:div>
    <w:div w:id="1586644024">
      <w:marLeft w:val="640"/>
      <w:marRight w:val="0"/>
      <w:marTop w:val="0"/>
      <w:marBottom w:val="0"/>
      <w:divBdr>
        <w:top w:val="none" w:sz="0" w:space="0" w:color="auto"/>
        <w:left w:val="none" w:sz="0" w:space="0" w:color="auto"/>
        <w:bottom w:val="none" w:sz="0" w:space="0" w:color="auto"/>
        <w:right w:val="none" w:sz="0" w:space="0" w:color="auto"/>
      </w:divBdr>
    </w:div>
    <w:div w:id="1586644755">
      <w:marLeft w:val="640"/>
      <w:marRight w:val="0"/>
      <w:marTop w:val="0"/>
      <w:marBottom w:val="0"/>
      <w:divBdr>
        <w:top w:val="none" w:sz="0" w:space="0" w:color="auto"/>
        <w:left w:val="none" w:sz="0" w:space="0" w:color="auto"/>
        <w:bottom w:val="none" w:sz="0" w:space="0" w:color="auto"/>
        <w:right w:val="none" w:sz="0" w:space="0" w:color="auto"/>
      </w:divBdr>
    </w:div>
    <w:div w:id="1586693039">
      <w:marLeft w:val="640"/>
      <w:marRight w:val="0"/>
      <w:marTop w:val="0"/>
      <w:marBottom w:val="0"/>
      <w:divBdr>
        <w:top w:val="none" w:sz="0" w:space="0" w:color="auto"/>
        <w:left w:val="none" w:sz="0" w:space="0" w:color="auto"/>
        <w:bottom w:val="none" w:sz="0" w:space="0" w:color="auto"/>
        <w:right w:val="none" w:sz="0" w:space="0" w:color="auto"/>
      </w:divBdr>
    </w:div>
    <w:div w:id="1586718847">
      <w:marLeft w:val="640"/>
      <w:marRight w:val="0"/>
      <w:marTop w:val="0"/>
      <w:marBottom w:val="0"/>
      <w:divBdr>
        <w:top w:val="none" w:sz="0" w:space="0" w:color="auto"/>
        <w:left w:val="none" w:sz="0" w:space="0" w:color="auto"/>
        <w:bottom w:val="none" w:sz="0" w:space="0" w:color="auto"/>
        <w:right w:val="none" w:sz="0" w:space="0" w:color="auto"/>
      </w:divBdr>
    </w:div>
    <w:div w:id="1586843711">
      <w:marLeft w:val="640"/>
      <w:marRight w:val="0"/>
      <w:marTop w:val="0"/>
      <w:marBottom w:val="0"/>
      <w:divBdr>
        <w:top w:val="none" w:sz="0" w:space="0" w:color="auto"/>
        <w:left w:val="none" w:sz="0" w:space="0" w:color="auto"/>
        <w:bottom w:val="none" w:sz="0" w:space="0" w:color="auto"/>
        <w:right w:val="none" w:sz="0" w:space="0" w:color="auto"/>
      </w:divBdr>
    </w:div>
    <w:div w:id="1586959790">
      <w:marLeft w:val="640"/>
      <w:marRight w:val="0"/>
      <w:marTop w:val="0"/>
      <w:marBottom w:val="0"/>
      <w:divBdr>
        <w:top w:val="none" w:sz="0" w:space="0" w:color="auto"/>
        <w:left w:val="none" w:sz="0" w:space="0" w:color="auto"/>
        <w:bottom w:val="none" w:sz="0" w:space="0" w:color="auto"/>
        <w:right w:val="none" w:sz="0" w:space="0" w:color="auto"/>
      </w:divBdr>
    </w:div>
    <w:div w:id="1586959984">
      <w:marLeft w:val="640"/>
      <w:marRight w:val="0"/>
      <w:marTop w:val="0"/>
      <w:marBottom w:val="0"/>
      <w:divBdr>
        <w:top w:val="none" w:sz="0" w:space="0" w:color="auto"/>
        <w:left w:val="none" w:sz="0" w:space="0" w:color="auto"/>
        <w:bottom w:val="none" w:sz="0" w:space="0" w:color="auto"/>
        <w:right w:val="none" w:sz="0" w:space="0" w:color="auto"/>
      </w:divBdr>
    </w:div>
    <w:div w:id="1587036706">
      <w:marLeft w:val="640"/>
      <w:marRight w:val="0"/>
      <w:marTop w:val="0"/>
      <w:marBottom w:val="0"/>
      <w:divBdr>
        <w:top w:val="none" w:sz="0" w:space="0" w:color="auto"/>
        <w:left w:val="none" w:sz="0" w:space="0" w:color="auto"/>
        <w:bottom w:val="none" w:sz="0" w:space="0" w:color="auto"/>
        <w:right w:val="none" w:sz="0" w:space="0" w:color="auto"/>
      </w:divBdr>
    </w:div>
    <w:div w:id="1587109077">
      <w:marLeft w:val="640"/>
      <w:marRight w:val="0"/>
      <w:marTop w:val="0"/>
      <w:marBottom w:val="0"/>
      <w:divBdr>
        <w:top w:val="none" w:sz="0" w:space="0" w:color="auto"/>
        <w:left w:val="none" w:sz="0" w:space="0" w:color="auto"/>
        <w:bottom w:val="none" w:sz="0" w:space="0" w:color="auto"/>
        <w:right w:val="none" w:sz="0" w:space="0" w:color="auto"/>
      </w:divBdr>
    </w:div>
    <w:div w:id="1587183397">
      <w:marLeft w:val="640"/>
      <w:marRight w:val="0"/>
      <w:marTop w:val="0"/>
      <w:marBottom w:val="0"/>
      <w:divBdr>
        <w:top w:val="none" w:sz="0" w:space="0" w:color="auto"/>
        <w:left w:val="none" w:sz="0" w:space="0" w:color="auto"/>
        <w:bottom w:val="none" w:sz="0" w:space="0" w:color="auto"/>
        <w:right w:val="none" w:sz="0" w:space="0" w:color="auto"/>
      </w:divBdr>
    </w:div>
    <w:div w:id="1587374508">
      <w:marLeft w:val="640"/>
      <w:marRight w:val="0"/>
      <w:marTop w:val="0"/>
      <w:marBottom w:val="0"/>
      <w:divBdr>
        <w:top w:val="none" w:sz="0" w:space="0" w:color="auto"/>
        <w:left w:val="none" w:sz="0" w:space="0" w:color="auto"/>
        <w:bottom w:val="none" w:sz="0" w:space="0" w:color="auto"/>
        <w:right w:val="none" w:sz="0" w:space="0" w:color="auto"/>
      </w:divBdr>
    </w:div>
    <w:div w:id="1587425578">
      <w:marLeft w:val="640"/>
      <w:marRight w:val="0"/>
      <w:marTop w:val="0"/>
      <w:marBottom w:val="0"/>
      <w:divBdr>
        <w:top w:val="none" w:sz="0" w:space="0" w:color="auto"/>
        <w:left w:val="none" w:sz="0" w:space="0" w:color="auto"/>
        <w:bottom w:val="none" w:sz="0" w:space="0" w:color="auto"/>
        <w:right w:val="none" w:sz="0" w:space="0" w:color="auto"/>
      </w:divBdr>
    </w:div>
    <w:div w:id="1587499096">
      <w:marLeft w:val="640"/>
      <w:marRight w:val="0"/>
      <w:marTop w:val="0"/>
      <w:marBottom w:val="0"/>
      <w:divBdr>
        <w:top w:val="none" w:sz="0" w:space="0" w:color="auto"/>
        <w:left w:val="none" w:sz="0" w:space="0" w:color="auto"/>
        <w:bottom w:val="none" w:sz="0" w:space="0" w:color="auto"/>
        <w:right w:val="none" w:sz="0" w:space="0" w:color="auto"/>
      </w:divBdr>
    </w:div>
    <w:div w:id="1587690275">
      <w:marLeft w:val="640"/>
      <w:marRight w:val="0"/>
      <w:marTop w:val="0"/>
      <w:marBottom w:val="0"/>
      <w:divBdr>
        <w:top w:val="none" w:sz="0" w:space="0" w:color="auto"/>
        <w:left w:val="none" w:sz="0" w:space="0" w:color="auto"/>
        <w:bottom w:val="none" w:sz="0" w:space="0" w:color="auto"/>
        <w:right w:val="none" w:sz="0" w:space="0" w:color="auto"/>
      </w:divBdr>
    </w:div>
    <w:div w:id="1587690822">
      <w:marLeft w:val="640"/>
      <w:marRight w:val="0"/>
      <w:marTop w:val="0"/>
      <w:marBottom w:val="0"/>
      <w:divBdr>
        <w:top w:val="none" w:sz="0" w:space="0" w:color="auto"/>
        <w:left w:val="none" w:sz="0" w:space="0" w:color="auto"/>
        <w:bottom w:val="none" w:sz="0" w:space="0" w:color="auto"/>
        <w:right w:val="none" w:sz="0" w:space="0" w:color="auto"/>
      </w:divBdr>
    </w:div>
    <w:div w:id="1587691985">
      <w:marLeft w:val="640"/>
      <w:marRight w:val="0"/>
      <w:marTop w:val="0"/>
      <w:marBottom w:val="0"/>
      <w:divBdr>
        <w:top w:val="none" w:sz="0" w:space="0" w:color="auto"/>
        <w:left w:val="none" w:sz="0" w:space="0" w:color="auto"/>
        <w:bottom w:val="none" w:sz="0" w:space="0" w:color="auto"/>
        <w:right w:val="none" w:sz="0" w:space="0" w:color="auto"/>
      </w:divBdr>
    </w:div>
    <w:div w:id="1587877727">
      <w:marLeft w:val="640"/>
      <w:marRight w:val="0"/>
      <w:marTop w:val="0"/>
      <w:marBottom w:val="0"/>
      <w:divBdr>
        <w:top w:val="none" w:sz="0" w:space="0" w:color="auto"/>
        <w:left w:val="none" w:sz="0" w:space="0" w:color="auto"/>
        <w:bottom w:val="none" w:sz="0" w:space="0" w:color="auto"/>
        <w:right w:val="none" w:sz="0" w:space="0" w:color="auto"/>
      </w:divBdr>
    </w:div>
    <w:div w:id="1587879619">
      <w:marLeft w:val="640"/>
      <w:marRight w:val="0"/>
      <w:marTop w:val="0"/>
      <w:marBottom w:val="0"/>
      <w:divBdr>
        <w:top w:val="none" w:sz="0" w:space="0" w:color="auto"/>
        <w:left w:val="none" w:sz="0" w:space="0" w:color="auto"/>
        <w:bottom w:val="none" w:sz="0" w:space="0" w:color="auto"/>
        <w:right w:val="none" w:sz="0" w:space="0" w:color="auto"/>
      </w:divBdr>
    </w:div>
    <w:div w:id="1587957527">
      <w:marLeft w:val="640"/>
      <w:marRight w:val="0"/>
      <w:marTop w:val="0"/>
      <w:marBottom w:val="0"/>
      <w:divBdr>
        <w:top w:val="none" w:sz="0" w:space="0" w:color="auto"/>
        <w:left w:val="none" w:sz="0" w:space="0" w:color="auto"/>
        <w:bottom w:val="none" w:sz="0" w:space="0" w:color="auto"/>
        <w:right w:val="none" w:sz="0" w:space="0" w:color="auto"/>
      </w:divBdr>
    </w:div>
    <w:div w:id="1588003409">
      <w:marLeft w:val="640"/>
      <w:marRight w:val="0"/>
      <w:marTop w:val="0"/>
      <w:marBottom w:val="0"/>
      <w:divBdr>
        <w:top w:val="none" w:sz="0" w:space="0" w:color="auto"/>
        <w:left w:val="none" w:sz="0" w:space="0" w:color="auto"/>
        <w:bottom w:val="none" w:sz="0" w:space="0" w:color="auto"/>
        <w:right w:val="none" w:sz="0" w:space="0" w:color="auto"/>
      </w:divBdr>
    </w:div>
    <w:div w:id="1588032756">
      <w:marLeft w:val="640"/>
      <w:marRight w:val="0"/>
      <w:marTop w:val="0"/>
      <w:marBottom w:val="0"/>
      <w:divBdr>
        <w:top w:val="none" w:sz="0" w:space="0" w:color="auto"/>
        <w:left w:val="none" w:sz="0" w:space="0" w:color="auto"/>
        <w:bottom w:val="none" w:sz="0" w:space="0" w:color="auto"/>
        <w:right w:val="none" w:sz="0" w:space="0" w:color="auto"/>
      </w:divBdr>
    </w:div>
    <w:div w:id="1588076614">
      <w:marLeft w:val="640"/>
      <w:marRight w:val="0"/>
      <w:marTop w:val="0"/>
      <w:marBottom w:val="0"/>
      <w:divBdr>
        <w:top w:val="none" w:sz="0" w:space="0" w:color="auto"/>
        <w:left w:val="none" w:sz="0" w:space="0" w:color="auto"/>
        <w:bottom w:val="none" w:sz="0" w:space="0" w:color="auto"/>
        <w:right w:val="none" w:sz="0" w:space="0" w:color="auto"/>
      </w:divBdr>
    </w:div>
    <w:div w:id="1588078459">
      <w:marLeft w:val="640"/>
      <w:marRight w:val="0"/>
      <w:marTop w:val="0"/>
      <w:marBottom w:val="0"/>
      <w:divBdr>
        <w:top w:val="none" w:sz="0" w:space="0" w:color="auto"/>
        <w:left w:val="none" w:sz="0" w:space="0" w:color="auto"/>
        <w:bottom w:val="none" w:sz="0" w:space="0" w:color="auto"/>
        <w:right w:val="none" w:sz="0" w:space="0" w:color="auto"/>
      </w:divBdr>
    </w:div>
    <w:div w:id="1588152666">
      <w:marLeft w:val="640"/>
      <w:marRight w:val="0"/>
      <w:marTop w:val="0"/>
      <w:marBottom w:val="0"/>
      <w:divBdr>
        <w:top w:val="none" w:sz="0" w:space="0" w:color="auto"/>
        <w:left w:val="none" w:sz="0" w:space="0" w:color="auto"/>
        <w:bottom w:val="none" w:sz="0" w:space="0" w:color="auto"/>
        <w:right w:val="none" w:sz="0" w:space="0" w:color="auto"/>
      </w:divBdr>
    </w:div>
    <w:div w:id="1588152894">
      <w:marLeft w:val="640"/>
      <w:marRight w:val="0"/>
      <w:marTop w:val="0"/>
      <w:marBottom w:val="0"/>
      <w:divBdr>
        <w:top w:val="none" w:sz="0" w:space="0" w:color="auto"/>
        <w:left w:val="none" w:sz="0" w:space="0" w:color="auto"/>
        <w:bottom w:val="none" w:sz="0" w:space="0" w:color="auto"/>
        <w:right w:val="none" w:sz="0" w:space="0" w:color="auto"/>
      </w:divBdr>
    </w:div>
    <w:div w:id="1588223347">
      <w:marLeft w:val="640"/>
      <w:marRight w:val="0"/>
      <w:marTop w:val="0"/>
      <w:marBottom w:val="0"/>
      <w:divBdr>
        <w:top w:val="none" w:sz="0" w:space="0" w:color="auto"/>
        <w:left w:val="none" w:sz="0" w:space="0" w:color="auto"/>
        <w:bottom w:val="none" w:sz="0" w:space="0" w:color="auto"/>
        <w:right w:val="none" w:sz="0" w:space="0" w:color="auto"/>
      </w:divBdr>
    </w:div>
    <w:div w:id="1588227050">
      <w:marLeft w:val="640"/>
      <w:marRight w:val="0"/>
      <w:marTop w:val="0"/>
      <w:marBottom w:val="0"/>
      <w:divBdr>
        <w:top w:val="none" w:sz="0" w:space="0" w:color="auto"/>
        <w:left w:val="none" w:sz="0" w:space="0" w:color="auto"/>
        <w:bottom w:val="none" w:sz="0" w:space="0" w:color="auto"/>
        <w:right w:val="none" w:sz="0" w:space="0" w:color="auto"/>
      </w:divBdr>
    </w:div>
    <w:div w:id="1588273271">
      <w:marLeft w:val="640"/>
      <w:marRight w:val="0"/>
      <w:marTop w:val="0"/>
      <w:marBottom w:val="0"/>
      <w:divBdr>
        <w:top w:val="none" w:sz="0" w:space="0" w:color="auto"/>
        <w:left w:val="none" w:sz="0" w:space="0" w:color="auto"/>
        <w:bottom w:val="none" w:sz="0" w:space="0" w:color="auto"/>
        <w:right w:val="none" w:sz="0" w:space="0" w:color="auto"/>
      </w:divBdr>
    </w:div>
    <w:div w:id="1588341731">
      <w:marLeft w:val="640"/>
      <w:marRight w:val="0"/>
      <w:marTop w:val="0"/>
      <w:marBottom w:val="0"/>
      <w:divBdr>
        <w:top w:val="none" w:sz="0" w:space="0" w:color="auto"/>
        <w:left w:val="none" w:sz="0" w:space="0" w:color="auto"/>
        <w:bottom w:val="none" w:sz="0" w:space="0" w:color="auto"/>
        <w:right w:val="none" w:sz="0" w:space="0" w:color="auto"/>
      </w:divBdr>
    </w:div>
    <w:div w:id="1588345154">
      <w:marLeft w:val="640"/>
      <w:marRight w:val="0"/>
      <w:marTop w:val="0"/>
      <w:marBottom w:val="0"/>
      <w:divBdr>
        <w:top w:val="none" w:sz="0" w:space="0" w:color="auto"/>
        <w:left w:val="none" w:sz="0" w:space="0" w:color="auto"/>
        <w:bottom w:val="none" w:sz="0" w:space="0" w:color="auto"/>
        <w:right w:val="none" w:sz="0" w:space="0" w:color="auto"/>
      </w:divBdr>
    </w:div>
    <w:div w:id="1588347413">
      <w:marLeft w:val="640"/>
      <w:marRight w:val="0"/>
      <w:marTop w:val="0"/>
      <w:marBottom w:val="0"/>
      <w:divBdr>
        <w:top w:val="none" w:sz="0" w:space="0" w:color="auto"/>
        <w:left w:val="none" w:sz="0" w:space="0" w:color="auto"/>
        <w:bottom w:val="none" w:sz="0" w:space="0" w:color="auto"/>
        <w:right w:val="none" w:sz="0" w:space="0" w:color="auto"/>
      </w:divBdr>
    </w:div>
    <w:div w:id="1588416189">
      <w:marLeft w:val="640"/>
      <w:marRight w:val="0"/>
      <w:marTop w:val="0"/>
      <w:marBottom w:val="0"/>
      <w:divBdr>
        <w:top w:val="none" w:sz="0" w:space="0" w:color="auto"/>
        <w:left w:val="none" w:sz="0" w:space="0" w:color="auto"/>
        <w:bottom w:val="none" w:sz="0" w:space="0" w:color="auto"/>
        <w:right w:val="none" w:sz="0" w:space="0" w:color="auto"/>
      </w:divBdr>
    </w:div>
    <w:div w:id="1588420988">
      <w:marLeft w:val="640"/>
      <w:marRight w:val="0"/>
      <w:marTop w:val="0"/>
      <w:marBottom w:val="0"/>
      <w:divBdr>
        <w:top w:val="none" w:sz="0" w:space="0" w:color="auto"/>
        <w:left w:val="none" w:sz="0" w:space="0" w:color="auto"/>
        <w:bottom w:val="none" w:sz="0" w:space="0" w:color="auto"/>
        <w:right w:val="none" w:sz="0" w:space="0" w:color="auto"/>
      </w:divBdr>
    </w:div>
    <w:div w:id="1588424583">
      <w:marLeft w:val="640"/>
      <w:marRight w:val="0"/>
      <w:marTop w:val="0"/>
      <w:marBottom w:val="0"/>
      <w:divBdr>
        <w:top w:val="none" w:sz="0" w:space="0" w:color="auto"/>
        <w:left w:val="none" w:sz="0" w:space="0" w:color="auto"/>
        <w:bottom w:val="none" w:sz="0" w:space="0" w:color="auto"/>
        <w:right w:val="none" w:sz="0" w:space="0" w:color="auto"/>
      </w:divBdr>
    </w:div>
    <w:div w:id="1588533616">
      <w:marLeft w:val="640"/>
      <w:marRight w:val="0"/>
      <w:marTop w:val="0"/>
      <w:marBottom w:val="0"/>
      <w:divBdr>
        <w:top w:val="none" w:sz="0" w:space="0" w:color="auto"/>
        <w:left w:val="none" w:sz="0" w:space="0" w:color="auto"/>
        <w:bottom w:val="none" w:sz="0" w:space="0" w:color="auto"/>
        <w:right w:val="none" w:sz="0" w:space="0" w:color="auto"/>
      </w:divBdr>
    </w:div>
    <w:div w:id="1588616247">
      <w:marLeft w:val="640"/>
      <w:marRight w:val="0"/>
      <w:marTop w:val="0"/>
      <w:marBottom w:val="0"/>
      <w:divBdr>
        <w:top w:val="none" w:sz="0" w:space="0" w:color="auto"/>
        <w:left w:val="none" w:sz="0" w:space="0" w:color="auto"/>
        <w:bottom w:val="none" w:sz="0" w:space="0" w:color="auto"/>
        <w:right w:val="none" w:sz="0" w:space="0" w:color="auto"/>
      </w:divBdr>
    </w:div>
    <w:div w:id="1588684484">
      <w:marLeft w:val="640"/>
      <w:marRight w:val="0"/>
      <w:marTop w:val="0"/>
      <w:marBottom w:val="0"/>
      <w:divBdr>
        <w:top w:val="none" w:sz="0" w:space="0" w:color="auto"/>
        <w:left w:val="none" w:sz="0" w:space="0" w:color="auto"/>
        <w:bottom w:val="none" w:sz="0" w:space="0" w:color="auto"/>
        <w:right w:val="none" w:sz="0" w:space="0" w:color="auto"/>
      </w:divBdr>
    </w:div>
    <w:div w:id="1588685289">
      <w:marLeft w:val="640"/>
      <w:marRight w:val="0"/>
      <w:marTop w:val="0"/>
      <w:marBottom w:val="0"/>
      <w:divBdr>
        <w:top w:val="none" w:sz="0" w:space="0" w:color="auto"/>
        <w:left w:val="none" w:sz="0" w:space="0" w:color="auto"/>
        <w:bottom w:val="none" w:sz="0" w:space="0" w:color="auto"/>
        <w:right w:val="none" w:sz="0" w:space="0" w:color="auto"/>
      </w:divBdr>
    </w:div>
    <w:div w:id="1588687905">
      <w:marLeft w:val="640"/>
      <w:marRight w:val="0"/>
      <w:marTop w:val="0"/>
      <w:marBottom w:val="0"/>
      <w:divBdr>
        <w:top w:val="none" w:sz="0" w:space="0" w:color="auto"/>
        <w:left w:val="none" w:sz="0" w:space="0" w:color="auto"/>
        <w:bottom w:val="none" w:sz="0" w:space="0" w:color="auto"/>
        <w:right w:val="none" w:sz="0" w:space="0" w:color="auto"/>
      </w:divBdr>
    </w:div>
    <w:div w:id="1588728621">
      <w:marLeft w:val="640"/>
      <w:marRight w:val="0"/>
      <w:marTop w:val="0"/>
      <w:marBottom w:val="0"/>
      <w:divBdr>
        <w:top w:val="none" w:sz="0" w:space="0" w:color="auto"/>
        <w:left w:val="none" w:sz="0" w:space="0" w:color="auto"/>
        <w:bottom w:val="none" w:sz="0" w:space="0" w:color="auto"/>
        <w:right w:val="none" w:sz="0" w:space="0" w:color="auto"/>
      </w:divBdr>
    </w:div>
    <w:div w:id="1588731011">
      <w:marLeft w:val="640"/>
      <w:marRight w:val="0"/>
      <w:marTop w:val="0"/>
      <w:marBottom w:val="0"/>
      <w:divBdr>
        <w:top w:val="none" w:sz="0" w:space="0" w:color="auto"/>
        <w:left w:val="none" w:sz="0" w:space="0" w:color="auto"/>
        <w:bottom w:val="none" w:sz="0" w:space="0" w:color="auto"/>
        <w:right w:val="none" w:sz="0" w:space="0" w:color="auto"/>
      </w:divBdr>
    </w:div>
    <w:div w:id="1588733342">
      <w:marLeft w:val="640"/>
      <w:marRight w:val="0"/>
      <w:marTop w:val="0"/>
      <w:marBottom w:val="0"/>
      <w:divBdr>
        <w:top w:val="none" w:sz="0" w:space="0" w:color="auto"/>
        <w:left w:val="none" w:sz="0" w:space="0" w:color="auto"/>
        <w:bottom w:val="none" w:sz="0" w:space="0" w:color="auto"/>
        <w:right w:val="none" w:sz="0" w:space="0" w:color="auto"/>
      </w:divBdr>
    </w:div>
    <w:div w:id="1588921143">
      <w:marLeft w:val="640"/>
      <w:marRight w:val="0"/>
      <w:marTop w:val="0"/>
      <w:marBottom w:val="0"/>
      <w:divBdr>
        <w:top w:val="none" w:sz="0" w:space="0" w:color="auto"/>
        <w:left w:val="none" w:sz="0" w:space="0" w:color="auto"/>
        <w:bottom w:val="none" w:sz="0" w:space="0" w:color="auto"/>
        <w:right w:val="none" w:sz="0" w:space="0" w:color="auto"/>
      </w:divBdr>
    </w:div>
    <w:div w:id="1588926755">
      <w:marLeft w:val="640"/>
      <w:marRight w:val="0"/>
      <w:marTop w:val="0"/>
      <w:marBottom w:val="0"/>
      <w:divBdr>
        <w:top w:val="none" w:sz="0" w:space="0" w:color="auto"/>
        <w:left w:val="none" w:sz="0" w:space="0" w:color="auto"/>
        <w:bottom w:val="none" w:sz="0" w:space="0" w:color="auto"/>
        <w:right w:val="none" w:sz="0" w:space="0" w:color="auto"/>
      </w:divBdr>
    </w:div>
    <w:div w:id="1589001703">
      <w:marLeft w:val="640"/>
      <w:marRight w:val="0"/>
      <w:marTop w:val="0"/>
      <w:marBottom w:val="0"/>
      <w:divBdr>
        <w:top w:val="none" w:sz="0" w:space="0" w:color="auto"/>
        <w:left w:val="none" w:sz="0" w:space="0" w:color="auto"/>
        <w:bottom w:val="none" w:sz="0" w:space="0" w:color="auto"/>
        <w:right w:val="none" w:sz="0" w:space="0" w:color="auto"/>
      </w:divBdr>
    </w:div>
    <w:div w:id="1589071990">
      <w:marLeft w:val="640"/>
      <w:marRight w:val="0"/>
      <w:marTop w:val="0"/>
      <w:marBottom w:val="0"/>
      <w:divBdr>
        <w:top w:val="none" w:sz="0" w:space="0" w:color="auto"/>
        <w:left w:val="none" w:sz="0" w:space="0" w:color="auto"/>
        <w:bottom w:val="none" w:sz="0" w:space="0" w:color="auto"/>
        <w:right w:val="none" w:sz="0" w:space="0" w:color="auto"/>
      </w:divBdr>
    </w:div>
    <w:div w:id="1589122575">
      <w:marLeft w:val="640"/>
      <w:marRight w:val="0"/>
      <w:marTop w:val="0"/>
      <w:marBottom w:val="0"/>
      <w:divBdr>
        <w:top w:val="none" w:sz="0" w:space="0" w:color="auto"/>
        <w:left w:val="none" w:sz="0" w:space="0" w:color="auto"/>
        <w:bottom w:val="none" w:sz="0" w:space="0" w:color="auto"/>
        <w:right w:val="none" w:sz="0" w:space="0" w:color="auto"/>
      </w:divBdr>
    </w:div>
    <w:div w:id="1589191876">
      <w:marLeft w:val="640"/>
      <w:marRight w:val="0"/>
      <w:marTop w:val="0"/>
      <w:marBottom w:val="0"/>
      <w:divBdr>
        <w:top w:val="none" w:sz="0" w:space="0" w:color="auto"/>
        <w:left w:val="none" w:sz="0" w:space="0" w:color="auto"/>
        <w:bottom w:val="none" w:sz="0" w:space="0" w:color="auto"/>
        <w:right w:val="none" w:sz="0" w:space="0" w:color="auto"/>
      </w:divBdr>
    </w:div>
    <w:div w:id="1589270561">
      <w:marLeft w:val="640"/>
      <w:marRight w:val="0"/>
      <w:marTop w:val="0"/>
      <w:marBottom w:val="0"/>
      <w:divBdr>
        <w:top w:val="none" w:sz="0" w:space="0" w:color="auto"/>
        <w:left w:val="none" w:sz="0" w:space="0" w:color="auto"/>
        <w:bottom w:val="none" w:sz="0" w:space="0" w:color="auto"/>
        <w:right w:val="none" w:sz="0" w:space="0" w:color="auto"/>
      </w:divBdr>
    </w:div>
    <w:div w:id="1589339019">
      <w:marLeft w:val="640"/>
      <w:marRight w:val="0"/>
      <w:marTop w:val="0"/>
      <w:marBottom w:val="0"/>
      <w:divBdr>
        <w:top w:val="none" w:sz="0" w:space="0" w:color="auto"/>
        <w:left w:val="none" w:sz="0" w:space="0" w:color="auto"/>
        <w:bottom w:val="none" w:sz="0" w:space="0" w:color="auto"/>
        <w:right w:val="none" w:sz="0" w:space="0" w:color="auto"/>
      </w:divBdr>
    </w:div>
    <w:div w:id="1589343725">
      <w:marLeft w:val="640"/>
      <w:marRight w:val="0"/>
      <w:marTop w:val="0"/>
      <w:marBottom w:val="0"/>
      <w:divBdr>
        <w:top w:val="none" w:sz="0" w:space="0" w:color="auto"/>
        <w:left w:val="none" w:sz="0" w:space="0" w:color="auto"/>
        <w:bottom w:val="none" w:sz="0" w:space="0" w:color="auto"/>
        <w:right w:val="none" w:sz="0" w:space="0" w:color="auto"/>
      </w:divBdr>
    </w:div>
    <w:div w:id="1589343859">
      <w:marLeft w:val="640"/>
      <w:marRight w:val="0"/>
      <w:marTop w:val="0"/>
      <w:marBottom w:val="0"/>
      <w:divBdr>
        <w:top w:val="none" w:sz="0" w:space="0" w:color="auto"/>
        <w:left w:val="none" w:sz="0" w:space="0" w:color="auto"/>
        <w:bottom w:val="none" w:sz="0" w:space="0" w:color="auto"/>
        <w:right w:val="none" w:sz="0" w:space="0" w:color="auto"/>
      </w:divBdr>
    </w:div>
    <w:div w:id="1589459873">
      <w:marLeft w:val="640"/>
      <w:marRight w:val="0"/>
      <w:marTop w:val="0"/>
      <w:marBottom w:val="0"/>
      <w:divBdr>
        <w:top w:val="none" w:sz="0" w:space="0" w:color="auto"/>
        <w:left w:val="none" w:sz="0" w:space="0" w:color="auto"/>
        <w:bottom w:val="none" w:sz="0" w:space="0" w:color="auto"/>
        <w:right w:val="none" w:sz="0" w:space="0" w:color="auto"/>
      </w:divBdr>
    </w:div>
    <w:div w:id="1589650936">
      <w:marLeft w:val="640"/>
      <w:marRight w:val="0"/>
      <w:marTop w:val="0"/>
      <w:marBottom w:val="0"/>
      <w:divBdr>
        <w:top w:val="none" w:sz="0" w:space="0" w:color="auto"/>
        <w:left w:val="none" w:sz="0" w:space="0" w:color="auto"/>
        <w:bottom w:val="none" w:sz="0" w:space="0" w:color="auto"/>
        <w:right w:val="none" w:sz="0" w:space="0" w:color="auto"/>
      </w:divBdr>
    </w:div>
    <w:div w:id="1589659199">
      <w:marLeft w:val="640"/>
      <w:marRight w:val="0"/>
      <w:marTop w:val="0"/>
      <w:marBottom w:val="0"/>
      <w:divBdr>
        <w:top w:val="none" w:sz="0" w:space="0" w:color="auto"/>
        <w:left w:val="none" w:sz="0" w:space="0" w:color="auto"/>
        <w:bottom w:val="none" w:sz="0" w:space="0" w:color="auto"/>
        <w:right w:val="none" w:sz="0" w:space="0" w:color="auto"/>
      </w:divBdr>
    </w:div>
    <w:div w:id="1589726829">
      <w:marLeft w:val="640"/>
      <w:marRight w:val="0"/>
      <w:marTop w:val="0"/>
      <w:marBottom w:val="0"/>
      <w:divBdr>
        <w:top w:val="none" w:sz="0" w:space="0" w:color="auto"/>
        <w:left w:val="none" w:sz="0" w:space="0" w:color="auto"/>
        <w:bottom w:val="none" w:sz="0" w:space="0" w:color="auto"/>
        <w:right w:val="none" w:sz="0" w:space="0" w:color="auto"/>
      </w:divBdr>
    </w:div>
    <w:div w:id="1589849234">
      <w:marLeft w:val="640"/>
      <w:marRight w:val="0"/>
      <w:marTop w:val="0"/>
      <w:marBottom w:val="0"/>
      <w:divBdr>
        <w:top w:val="none" w:sz="0" w:space="0" w:color="auto"/>
        <w:left w:val="none" w:sz="0" w:space="0" w:color="auto"/>
        <w:bottom w:val="none" w:sz="0" w:space="0" w:color="auto"/>
        <w:right w:val="none" w:sz="0" w:space="0" w:color="auto"/>
      </w:divBdr>
    </w:div>
    <w:div w:id="1589923835">
      <w:marLeft w:val="640"/>
      <w:marRight w:val="0"/>
      <w:marTop w:val="0"/>
      <w:marBottom w:val="0"/>
      <w:divBdr>
        <w:top w:val="none" w:sz="0" w:space="0" w:color="auto"/>
        <w:left w:val="none" w:sz="0" w:space="0" w:color="auto"/>
        <w:bottom w:val="none" w:sz="0" w:space="0" w:color="auto"/>
        <w:right w:val="none" w:sz="0" w:space="0" w:color="auto"/>
      </w:divBdr>
    </w:div>
    <w:div w:id="1590044418">
      <w:marLeft w:val="640"/>
      <w:marRight w:val="0"/>
      <w:marTop w:val="0"/>
      <w:marBottom w:val="0"/>
      <w:divBdr>
        <w:top w:val="none" w:sz="0" w:space="0" w:color="auto"/>
        <w:left w:val="none" w:sz="0" w:space="0" w:color="auto"/>
        <w:bottom w:val="none" w:sz="0" w:space="0" w:color="auto"/>
        <w:right w:val="none" w:sz="0" w:space="0" w:color="auto"/>
      </w:divBdr>
    </w:div>
    <w:div w:id="1590046016">
      <w:marLeft w:val="640"/>
      <w:marRight w:val="0"/>
      <w:marTop w:val="0"/>
      <w:marBottom w:val="0"/>
      <w:divBdr>
        <w:top w:val="none" w:sz="0" w:space="0" w:color="auto"/>
        <w:left w:val="none" w:sz="0" w:space="0" w:color="auto"/>
        <w:bottom w:val="none" w:sz="0" w:space="0" w:color="auto"/>
        <w:right w:val="none" w:sz="0" w:space="0" w:color="auto"/>
      </w:divBdr>
    </w:div>
    <w:div w:id="1590236437">
      <w:marLeft w:val="640"/>
      <w:marRight w:val="0"/>
      <w:marTop w:val="0"/>
      <w:marBottom w:val="0"/>
      <w:divBdr>
        <w:top w:val="none" w:sz="0" w:space="0" w:color="auto"/>
        <w:left w:val="none" w:sz="0" w:space="0" w:color="auto"/>
        <w:bottom w:val="none" w:sz="0" w:space="0" w:color="auto"/>
        <w:right w:val="none" w:sz="0" w:space="0" w:color="auto"/>
      </w:divBdr>
    </w:div>
    <w:div w:id="1590314739">
      <w:marLeft w:val="640"/>
      <w:marRight w:val="0"/>
      <w:marTop w:val="0"/>
      <w:marBottom w:val="0"/>
      <w:divBdr>
        <w:top w:val="none" w:sz="0" w:space="0" w:color="auto"/>
        <w:left w:val="none" w:sz="0" w:space="0" w:color="auto"/>
        <w:bottom w:val="none" w:sz="0" w:space="0" w:color="auto"/>
        <w:right w:val="none" w:sz="0" w:space="0" w:color="auto"/>
      </w:divBdr>
    </w:div>
    <w:div w:id="1590456918">
      <w:marLeft w:val="640"/>
      <w:marRight w:val="0"/>
      <w:marTop w:val="0"/>
      <w:marBottom w:val="0"/>
      <w:divBdr>
        <w:top w:val="none" w:sz="0" w:space="0" w:color="auto"/>
        <w:left w:val="none" w:sz="0" w:space="0" w:color="auto"/>
        <w:bottom w:val="none" w:sz="0" w:space="0" w:color="auto"/>
        <w:right w:val="none" w:sz="0" w:space="0" w:color="auto"/>
      </w:divBdr>
    </w:div>
    <w:div w:id="1590499721">
      <w:marLeft w:val="640"/>
      <w:marRight w:val="0"/>
      <w:marTop w:val="0"/>
      <w:marBottom w:val="0"/>
      <w:divBdr>
        <w:top w:val="none" w:sz="0" w:space="0" w:color="auto"/>
        <w:left w:val="none" w:sz="0" w:space="0" w:color="auto"/>
        <w:bottom w:val="none" w:sz="0" w:space="0" w:color="auto"/>
        <w:right w:val="none" w:sz="0" w:space="0" w:color="auto"/>
      </w:divBdr>
    </w:div>
    <w:div w:id="1590501757">
      <w:marLeft w:val="640"/>
      <w:marRight w:val="0"/>
      <w:marTop w:val="0"/>
      <w:marBottom w:val="0"/>
      <w:divBdr>
        <w:top w:val="none" w:sz="0" w:space="0" w:color="auto"/>
        <w:left w:val="none" w:sz="0" w:space="0" w:color="auto"/>
        <w:bottom w:val="none" w:sz="0" w:space="0" w:color="auto"/>
        <w:right w:val="none" w:sz="0" w:space="0" w:color="auto"/>
      </w:divBdr>
    </w:div>
    <w:div w:id="1590503293">
      <w:marLeft w:val="480"/>
      <w:marRight w:val="0"/>
      <w:marTop w:val="0"/>
      <w:marBottom w:val="0"/>
      <w:divBdr>
        <w:top w:val="none" w:sz="0" w:space="0" w:color="auto"/>
        <w:left w:val="none" w:sz="0" w:space="0" w:color="auto"/>
        <w:bottom w:val="none" w:sz="0" w:space="0" w:color="auto"/>
        <w:right w:val="none" w:sz="0" w:space="0" w:color="auto"/>
      </w:divBdr>
    </w:div>
    <w:div w:id="1590698784">
      <w:marLeft w:val="640"/>
      <w:marRight w:val="0"/>
      <w:marTop w:val="0"/>
      <w:marBottom w:val="0"/>
      <w:divBdr>
        <w:top w:val="none" w:sz="0" w:space="0" w:color="auto"/>
        <w:left w:val="none" w:sz="0" w:space="0" w:color="auto"/>
        <w:bottom w:val="none" w:sz="0" w:space="0" w:color="auto"/>
        <w:right w:val="none" w:sz="0" w:space="0" w:color="auto"/>
      </w:divBdr>
    </w:div>
    <w:div w:id="1590889225">
      <w:marLeft w:val="640"/>
      <w:marRight w:val="0"/>
      <w:marTop w:val="0"/>
      <w:marBottom w:val="0"/>
      <w:divBdr>
        <w:top w:val="none" w:sz="0" w:space="0" w:color="auto"/>
        <w:left w:val="none" w:sz="0" w:space="0" w:color="auto"/>
        <w:bottom w:val="none" w:sz="0" w:space="0" w:color="auto"/>
        <w:right w:val="none" w:sz="0" w:space="0" w:color="auto"/>
      </w:divBdr>
    </w:div>
    <w:div w:id="1590970114">
      <w:marLeft w:val="640"/>
      <w:marRight w:val="0"/>
      <w:marTop w:val="0"/>
      <w:marBottom w:val="0"/>
      <w:divBdr>
        <w:top w:val="none" w:sz="0" w:space="0" w:color="auto"/>
        <w:left w:val="none" w:sz="0" w:space="0" w:color="auto"/>
        <w:bottom w:val="none" w:sz="0" w:space="0" w:color="auto"/>
        <w:right w:val="none" w:sz="0" w:space="0" w:color="auto"/>
      </w:divBdr>
    </w:div>
    <w:div w:id="1591044252">
      <w:marLeft w:val="640"/>
      <w:marRight w:val="0"/>
      <w:marTop w:val="0"/>
      <w:marBottom w:val="0"/>
      <w:divBdr>
        <w:top w:val="none" w:sz="0" w:space="0" w:color="auto"/>
        <w:left w:val="none" w:sz="0" w:space="0" w:color="auto"/>
        <w:bottom w:val="none" w:sz="0" w:space="0" w:color="auto"/>
        <w:right w:val="none" w:sz="0" w:space="0" w:color="auto"/>
      </w:divBdr>
    </w:div>
    <w:div w:id="1591156047">
      <w:marLeft w:val="640"/>
      <w:marRight w:val="0"/>
      <w:marTop w:val="0"/>
      <w:marBottom w:val="0"/>
      <w:divBdr>
        <w:top w:val="none" w:sz="0" w:space="0" w:color="auto"/>
        <w:left w:val="none" w:sz="0" w:space="0" w:color="auto"/>
        <w:bottom w:val="none" w:sz="0" w:space="0" w:color="auto"/>
        <w:right w:val="none" w:sz="0" w:space="0" w:color="auto"/>
      </w:divBdr>
    </w:div>
    <w:div w:id="1591423165">
      <w:marLeft w:val="640"/>
      <w:marRight w:val="0"/>
      <w:marTop w:val="0"/>
      <w:marBottom w:val="0"/>
      <w:divBdr>
        <w:top w:val="none" w:sz="0" w:space="0" w:color="auto"/>
        <w:left w:val="none" w:sz="0" w:space="0" w:color="auto"/>
        <w:bottom w:val="none" w:sz="0" w:space="0" w:color="auto"/>
        <w:right w:val="none" w:sz="0" w:space="0" w:color="auto"/>
      </w:divBdr>
    </w:div>
    <w:div w:id="1591425420">
      <w:marLeft w:val="640"/>
      <w:marRight w:val="0"/>
      <w:marTop w:val="0"/>
      <w:marBottom w:val="0"/>
      <w:divBdr>
        <w:top w:val="none" w:sz="0" w:space="0" w:color="auto"/>
        <w:left w:val="none" w:sz="0" w:space="0" w:color="auto"/>
        <w:bottom w:val="none" w:sz="0" w:space="0" w:color="auto"/>
        <w:right w:val="none" w:sz="0" w:space="0" w:color="auto"/>
      </w:divBdr>
    </w:div>
    <w:div w:id="1591432409">
      <w:marLeft w:val="640"/>
      <w:marRight w:val="0"/>
      <w:marTop w:val="0"/>
      <w:marBottom w:val="0"/>
      <w:divBdr>
        <w:top w:val="none" w:sz="0" w:space="0" w:color="auto"/>
        <w:left w:val="none" w:sz="0" w:space="0" w:color="auto"/>
        <w:bottom w:val="none" w:sz="0" w:space="0" w:color="auto"/>
        <w:right w:val="none" w:sz="0" w:space="0" w:color="auto"/>
      </w:divBdr>
    </w:div>
    <w:div w:id="1591500630">
      <w:marLeft w:val="640"/>
      <w:marRight w:val="0"/>
      <w:marTop w:val="0"/>
      <w:marBottom w:val="0"/>
      <w:divBdr>
        <w:top w:val="none" w:sz="0" w:space="0" w:color="auto"/>
        <w:left w:val="none" w:sz="0" w:space="0" w:color="auto"/>
        <w:bottom w:val="none" w:sz="0" w:space="0" w:color="auto"/>
        <w:right w:val="none" w:sz="0" w:space="0" w:color="auto"/>
      </w:divBdr>
    </w:div>
    <w:div w:id="1591547099">
      <w:marLeft w:val="640"/>
      <w:marRight w:val="0"/>
      <w:marTop w:val="0"/>
      <w:marBottom w:val="0"/>
      <w:divBdr>
        <w:top w:val="none" w:sz="0" w:space="0" w:color="auto"/>
        <w:left w:val="none" w:sz="0" w:space="0" w:color="auto"/>
        <w:bottom w:val="none" w:sz="0" w:space="0" w:color="auto"/>
        <w:right w:val="none" w:sz="0" w:space="0" w:color="auto"/>
      </w:divBdr>
    </w:div>
    <w:div w:id="1591617372">
      <w:marLeft w:val="640"/>
      <w:marRight w:val="0"/>
      <w:marTop w:val="0"/>
      <w:marBottom w:val="0"/>
      <w:divBdr>
        <w:top w:val="none" w:sz="0" w:space="0" w:color="auto"/>
        <w:left w:val="none" w:sz="0" w:space="0" w:color="auto"/>
        <w:bottom w:val="none" w:sz="0" w:space="0" w:color="auto"/>
        <w:right w:val="none" w:sz="0" w:space="0" w:color="auto"/>
      </w:divBdr>
    </w:div>
    <w:div w:id="1591618094">
      <w:marLeft w:val="640"/>
      <w:marRight w:val="0"/>
      <w:marTop w:val="0"/>
      <w:marBottom w:val="0"/>
      <w:divBdr>
        <w:top w:val="none" w:sz="0" w:space="0" w:color="auto"/>
        <w:left w:val="none" w:sz="0" w:space="0" w:color="auto"/>
        <w:bottom w:val="none" w:sz="0" w:space="0" w:color="auto"/>
        <w:right w:val="none" w:sz="0" w:space="0" w:color="auto"/>
      </w:divBdr>
    </w:div>
    <w:div w:id="1591620925">
      <w:marLeft w:val="640"/>
      <w:marRight w:val="0"/>
      <w:marTop w:val="0"/>
      <w:marBottom w:val="0"/>
      <w:divBdr>
        <w:top w:val="none" w:sz="0" w:space="0" w:color="auto"/>
        <w:left w:val="none" w:sz="0" w:space="0" w:color="auto"/>
        <w:bottom w:val="none" w:sz="0" w:space="0" w:color="auto"/>
        <w:right w:val="none" w:sz="0" w:space="0" w:color="auto"/>
      </w:divBdr>
    </w:div>
    <w:div w:id="1591623815">
      <w:marLeft w:val="640"/>
      <w:marRight w:val="0"/>
      <w:marTop w:val="0"/>
      <w:marBottom w:val="0"/>
      <w:divBdr>
        <w:top w:val="none" w:sz="0" w:space="0" w:color="auto"/>
        <w:left w:val="none" w:sz="0" w:space="0" w:color="auto"/>
        <w:bottom w:val="none" w:sz="0" w:space="0" w:color="auto"/>
        <w:right w:val="none" w:sz="0" w:space="0" w:color="auto"/>
      </w:divBdr>
    </w:div>
    <w:div w:id="1591769558">
      <w:marLeft w:val="640"/>
      <w:marRight w:val="0"/>
      <w:marTop w:val="0"/>
      <w:marBottom w:val="0"/>
      <w:divBdr>
        <w:top w:val="none" w:sz="0" w:space="0" w:color="auto"/>
        <w:left w:val="none" w:sz="0" w:space="0" w:color="auto"/>
        <w:bottom w:val="none" w:sz="0" w:space="0" w:color="auto"/>
        <w:right w:val="none" w:sz="0" w:space="0" w:color="auto"/>
      </w:divBdr>
    </w:div>
    <w:div w:id="1591889972">
      <w:marLeft w:val="640"/>
      <w:marRight w:val="0"/>
      <w:marTop w:val="0"/>
      <w:marBottom w:val="0"/>
      <w:divBdr>
        <w:top w:val="none" w:sz="0" w:space="0" w:color="auto"/>
        <w:left w:val="none" w:sz="0" w:space="0" w:color="auto"/>
        <w:bottom w:val="none" w:sz="0" w:space="0" w:color="auto"/>
        <w:right w:val="none" w:sz="0" w:space="0" w:color="auto"/>
      </w:divBdr>
    </w:div>
    <w:div w:id="1592003478">
      <w:marLeft w:val="640"/>
      <w:marRight w:val="0"/>
      <w:marTop w:val="0"/>
      <w:marBottom w:val="0"/>
      <w:divBdr>
        <w:top w:val="none" w:sz="0" w:space="0" w:color="auto"/>
        <w:left w:val="none" w:sz="0" w:space="0" w:color="auto"/>
        <w:bottom w:val="none" w:sz="0" w:space="0" w:color="auto"/>
        <w:right w:val="none" w:sz="0" w:space="0" w:color="auto"/>
      </w:divBdr>
    </w:div>
    <w:div w:id="1592011790">
      <w:marLeft w:val="640"/>
      <w:marRight w:val="0"/>
      <w:marTop w:val="0"/>
      <w:marBottom w:val="0"/>
      <w:divBdr>
        <w:top w:val="none" w:sz="0" w:space="0" w:color="auto"/>
        <w:left w:val="none" w:sz="0" w:space="0" w:color="auto"/>
        <w:bottom w:val="none" w:sz="0" w:space="0" w:color="auto"/>
        <w:right w:val="none" w:sz="0" w:space="0" w:color="auto"/>
      </w:divBdr>
    </w:div>
    <w:div w:id="1592011849">
      <w:marLeft w:val="640"/>
      <w:marRight w:val="0"/>
      <w:marTop w:val="0"/>
      <w:marBottom w:val="0"/>
      <w:divBdr>
        <w:top w:val="none" w:sz="0" w:space="0" w:color="auto"/>
        <w:left w:val="none" w:sz="0" w:space="0" w:color="auto"/>
        <w:bottom w:val="none" w:sz="0" w:space="0" w:color="auto"/>
        <w:right w:val="none" w:sz="0" w:space="0" w:color="auto"/>
      </w:divBdr>
    </w:div>
    <w:div w:id="1592155636">
      <w:marLeft w:val="640"/>
      <w:marRight w:val="0"/>
      <w:marTop w:val="0"/>
      <w:marBottom w:val="0"/>
      <w:divBdr>
        <w:top w:val="none" w:sz="0" w:space="0" w:color="auto"/>
        <w:left w:val="none" w:sz="0" w:space="0" w:color="auto"/>
        <w:bottom w:val="none" w:sz="0" w:space="0" w:color="auto"/>
        <w:right w:val="none" w:sz="0" w:space="0" w:color="auto"/>
      </w:divBdr>
    </w:div>
    <w:div w:id="1592355605">
      <w:marLeft w:val="640"/>
      <w:marRight w:val="0"/>
      <w:marTop w:val="0"/>
      <w:marBottom w:val="0"/>
      <w:divBdr>
        <w:top w:val="none" w:sz="0" w:space="0" w:color="auto"/>
        <w:left w:val="none" w:sz="0" w:space="0" w:color="auto"/>
        <w:bottom w:val="none" w:sz="0" w:space="0" w:color="auto"/>
        <w:right w:val="none" w:sz="0" w:space="0" w:color="auto"/>
      </w:divBdr>
    </w:div>
    <w:div w:id="1592397756">
      <w:marLeft w:val="640"/>
      <w:marRight w:val="0"/>
      <w:marTop w:val="0"/>
      <w:marBottom w:val="0"/>
      <w:divBdr>
        <w:top w:val="none" w:sz="0" w:space="0" w:color="auto"/>
        <w:left w:val="none" w:sz="0" w:space="0" w:color="auto"/>
        <w:bottom w:val="none" w:sz="0" w:space="0" w:color="auto"/>
        <w:right w:val="none" w:sz="0" w:space="0" w:color="auto"/>
      </w:divBdr>
    </w:div>
    <w:div w:id="1592465539">
      <w:marLeft w:val="640"/>
      <w:marRight w:val="0"/>
      <w:marTop w:val="0"/>
      <w:marBottom w:val="0"/>
      <w:divBdr>
        <w:top w:val="none" w:sz="0" w:space="0" w:color="auto"/>
        <w:left w:val="none" w:sz="0" w:space="0" w:color="auto"/>
        <w:bottom w:val="none" w:sz="0" w:space="0" w:color="auto"/>
        <w:right w:val="none" w:sz="0" w:space="0" w:color="auto"/>
      </w:divBdr>
    </w:div>
    <w:div w:id="1592470473">
      <w:marLeft w:val="640"/>
      <w:marRight w:val="0"/>
      <w:marTop w:val="0"/>
      <w:marBottom w:val="0"/>
      <w:divBdr>
        <w:top w:val="none" w:sz="0" w:space="0" w:color="auto"/>
        <w:left w:val="none" w:sz="0" w:space="0" w:color="auto"/>
        <w:bottom w:val="none" w:sz="0" w:space="0" w:color="auto"/>
        <w:right w:val="none" w:sz="0" w:space="0" w:color="auto"/>
      </w:divBdr>
    </w:div>
    <w:div w:id="1592542070">
      <w:marLeft w:val="640"/>
      <w:marRight w:val="0"/>
      <w:marTop w:val="0"/>
      <w:marBottom w:val="0"/>
      <w:divBdr>
        <w:top w:val="none" w:sz="0" w:space="0" w:color="auto"/>
        <w:left w:val="none" w:sz="0" w:space="0" w:color="auto"/>
        <w:bottom w:val="none" w:sz="0" w:space="0" w:color="auto"/>
        <w:right w:val="none" w:sz="0" w:space="0" w:color="auto"/>
      </w:divBdr>
    </w:div>
    <w:div w:id="1592547805">
      <w:marLeft w:val="640"/>
      <w:marRight w:val="0"/>
      <w:marTop w:val="0"/>
      <w:marBottom w:val="0"/>
      <w:divBdr>
        <w:top w:val="none" w:sz="0" w:space="0" w:color="auto"/>
        <w:left w:val="none" w:sz="0" w:space="0" w:color="auto"/>
        <w:bottom w:val="none" w:sz="0" w:space="0" w:color="auto"/>
        <w:right w:val="none" w:sz="0" w:space="0" w:color="auto"/>
      </w:divBdr>
    </w:div>
    <w:div w:id="1592659639">
      <w:marLeft w:val="640"/>
      <w:marRight w:val="0"/>
      <w:marTop w:val="0"/>
      <w:marBottom w:val="0"/>
      <w:divBdr>
        <w:top w:val="none" w:sz="0" w:space="0" w:color="auto"/>
        <w:left w:val="none" w:sz="0" w:space="0" w:color="auto"/>
        <w:bottom w:val="none" w:sz="0" w:space="0" w:color="auto"/>
        <w:right w:val="none" w:sz="0" w:space="0" w:color="auto"/>
      </w:divBdr>
    </w:div>
    <w:div w:id="1592662763">
      <w:marLeft w:val="640"/>
      <w:marRight w:val="0"/>
      <w:marTop w:val="0"/>
      <w:marBottom w:val="0"/>
      <w:divBdr>
        <w:top w:val="none" w:sz="0" w:space="0" w:color="auto"/>
        <w:left w:val="none" w:sz="0" w:space="0" w:color="auto"/>
        <w:bottom w:val="none" w:sz="0" w:space="0" w:color="auto"/>
        <w:right w:val="none" w:sz="0" w:space="0" w:color="auto"/>
      </w:divBdr>
    </w:div>
    <w:div w:id="1592667039">
      <w:marLeft w:val="640"/>
      <w:marRight w:val="0"/>
      <w:marTop w:val="0"/>
      <w:marBottom w:val="0"/>
      <w:divBdr>
        <w:top w:val="none" w:sz="0" w:space="0" w:color="auto"/>
        <w:left w:val="none" w:sz="0" w:space="0" w:color="auto"/>
        <w:bottom w:val="none" w:sz="0" w:space="0" w:color="auto"/>
        <w:right w:val="none" w:sz="0" w:space="0" w:color="auto"/>
      </w:divBdr>
    </w:div>
    <w:div w:id="1592735458">
      <w:marLeft w:val="640"/>
      <w:marRight w:val="0"/>
      <w:marTop w:val="0"/>
      <w:marBottom w:val="0"/>
      <w:divBdr>
        <w:top w:val="none" w:sz="0" w:space="0" w:color="auto"/>
        <w:left w:val="none" w:sz="0" w:space="0" w:color="auto"/>
        <w:bottom w:val="none" w:sz="0" w:space="0" w:color="auto"/>
        <w:right w:val="none" w:sz="0" w:space="0" w:color="auto"/>
      </w:divBdr>
    </w:div>
    <w:div w:id="1592813661">
      <w:marLeft w:val="640"/>
      <w:marRight w:val="0"/>
      <w:marTop w:val="0"/>
      <w:marBottom w:val="0"/>
      <w:divBdr>
        <w:top w:val="none" w:sz="0" w:space="0" w:color="auto"/>
        <w:left w:val="none" w:sz="0" w:space="0" w:color="auto"/>
        <w:bottom w:val="none" w:sz="0" w:space="0" w:color="auto"/>
        <w:right w:val="none" w:sz="0" w:space="0" w:color="auto"/>
      </w:divBdr>
    </w:div>
    <w:div w:id="1592815112">
      <w:marLeft w:val="640"/>
      <w:marRight w:val="0"/>
      <w:marTop w:val="0"/>
      <w:marBottom w:val="0"/>
      <w:divBdr>
        <w:top w:val="none" w:sz="0" w:space="0" w:color="auto"/>
        <w:left w:val="none" w:sz="0" w:space="0" w:color="auto"/>
        <w:bottom w:val="none" w:sz="0" w:space="0" w:color="auto"/>
        <w:right w:val="none" w:sz="0" w:space="0" w:color="auto"/>
      </w:divBdr>
    </w:div>
    <w:div w:id="1592854875">
      <w:marLeft w:val="640"/>
      <w:marRight w:val="0"/>
      <w:marTop w:val="0"/>
      <w:marBottom w:val="0"/>
      <w:divBdr>
        <w:top w:val="none" w:sz="0" w:space="0" w:color="auto"/>
        <w:left w:val="none" w:sz="0" w:space="0" w:color="auto"/>
        <w:bottom w:val="none" w:sz="0" w:space="0" w:color="auto"/>
        <w:right w:val="none" w:sz="0" w:space="0" w:color="auto"/>
      </w:divBdr>
    </w:div>
    <w:div w:id="1593009749">
      <w:marLeft w:val="640"/>
      <w:marRight w:val="0"/>
      <w:marTop w:val="0"/>
      <w:marBottom w:val="0"/>
      <w:divBdr>
        <w:top w:val="none" w:sz="0" w:space="0" w:color="auto"/>
        <w:left w:val="none" w:sz="0" w:space="0" w:color="auto"/>
        <w:bottom w:val="none" w:sz="0" w:space="0" w:color="auto"/>
        <w:right w:val="none" w:sz="0" w:space="0" w:color="auto"/>
      </w:divBdr>
    </w:div>
    <w:div w:id="1593196985">
      <w:marLeft w:val="640"/>
      <w:marRight w:val="0"/>
      <w:marTop w:val="0"/>
      <w:marBottom w:val="0"/>
      <w:divBdr>
        <w:top w:val="none" w:sz="0" w:space="0" w:color="auto"/>
        <w:left w:val="none" w:sz="0" w:space="0" w:color="auto"/>
        <w:bottom w:val="none" w:sz="0" w:space="0" w:color="auto"/>
        <w:right w:val="none" w:sz="0" w:space="0" w:color="auto"/>
      </w:divBdr>
    </w:div>
    <w:div w:id="1593203970">
      <w:marLeft w:val="640"/>
      <w:marRight w:val="0"/>
      <w:marTop w:val="0"/>
      <w:marBottom w:val="0"/>
      <w:divBdr>
        <w:top w:val="none" w:sz="0" w:space="0" w:color="auto"/>
        <w:left w:val="none" w:sz="0" w:space="0" w:color="auto"/>
        <w:bottom w:val="none" w:sz="0" w:space="0" w:color="auto"/>
        <w:right w:val="none" w:sz="0" w:space="0" w:color="auto"/>
      </w:divBdr>
    </w:div>
    <w:div w:id="1593275112">
      <w:marLeft w:val="640"/>
      <w:marRight w:val="0"/>
      <w:marTop w:val="0"/>
      <w:marBottom w:val="0"/>
      <w:divBdr>
        <w:top w:val="none" w:sz="0" w:space="0" w:color="auto"/>
        <w:left w:val="none" w:sz="0" w:space="0" w:color="auto"/>
        <w:bottom w:val="none" w:sz="0" w:space="0" w:color="auto"/>
        <w:right w:val="none" w:sz="0" w:space="0" w:color="auto"/>
      </w:divBdr>
    </w:div>
    <w:div w:id="1593320626">
      <w:marLeft w:val="640"/>
      <w:marRight w:val="0"/>
      <w:marTop w:val="0"/>
      <w:marBottom w:val="0"/>
      <w:divBdr>
        <w:top w:val="none" w:sz="0" w:space="0" w:color="auto"/>
        <w:left w:val="none" w:sz="0" w:space="0" w:color="auto"/>
        <w:bottom w:val="none" w:sz="0" w:space="0" w:color="auto"/>
        <w:right w:val="none" w:sz="0" w:space="0" w:color="auto"/>
      </w:divBdr>
    </w:div>
    <w:div w:id="1593322459">
      <w:marLeft w:val="640"/>
      <w:marRight w:val="0"/>
      <w:marTop w:val="0"/>
      <w:marBottom w:val="0"/>
      <w:divBdr>
        <w:top w:val="none" w:sz="0" w:space="0" w:color="auto"/>
        <w:left w:val="none" w:sz="0" w:space="0" w:color="auto"/>
        <w:bottom w:val="none" w:sz="0" w:space="0" w:color="auto"/>
        <w:right w:val="none" w:sz="0" w:space="0" w:color="auto"/>
      </w:divBdr>
    </w:div>
    <w:div w:id="1593394872">
      <w:marLeft w:val="640"/>
      <w:marRight w:val="0"/>
      <w:marTop w:val="0"/>
      <w:marBottom w:val="0"/>
      <w:divBdr>
        <w:top w:val="none" w:sz="0" w:space="0" w:color="auto"/>
        <w:left w:val="none" w:sz="0" w:space="0" w:color="auto"/>
        <w:bottom w:val="none" w:sz="0" w:space="0" w:color="auto"/>
        <w:right w:val="none" w:sz="0" w:space="0" w:color="auto"/>
      </w:divBdr>
    </w:div>
    <w:div w:id="1593510662">
      <w:marLeft w:val="640"/>
      <w:marRight w:val="0"/>
      <w:marTop w:val="0"/>
      <w:marBottom w:val="0"/>
      <w:divBdr>
        <w:top w:val="none" w:sz="0" w:space="0" w:color="auto"/>
        <w:left w:val="none" w:sz="0" w:space="0" w:color="auto"/>
        <w:bottom w:val="none" w:sz="0" w:space="0" w:color="auto"/>
        <w:right w:val="none" w:sz="0" w:space="0" w:color="auto"/>
      </w:divBdr>
    </w:div>
    <w:div w:id="1593514938">
      <w:marLeft w:val="640"/>
      <w:marRight w:val="0"/>
      <w:marTop w:val="0"/>
      <w:marBottom w:val="0"/>
      <w:divBdr>
        <w:top w:val="none" w:sz="0" w:space="0" w:color="auto"/>
        <w:left w:val="none" w:sz="0" w:space="0" w:color="auto"/>
        <w:bottom w:val="none" w:sz="0" w:space="0" w:color="auto"/>
        <w:right w:val="none" w:sz="0" w:space="0" w:color="auto"/>
      </w:divBdr>
    </w:div>
    <w:div w:id="1593775687">
      <w:marLeft w:val="640"/>
      <w:marRight w:val="0"/>
      <w:marTop w:val="0"/>
      <w:marBottom w:val="0"/>
      <w:divBdr>
        <w:top w:val="none" w:sz="0" w:space="0" w:color="auto"/>
        <w:left w:val="none" w:sz="0" w:space="0" w:color="auto"/>
        <w:bottom w:val="none" w:sz="0" w:space="0" w:color="auto"/>
        <w:right w:val="none" w:sz="0" w:space="0" w:color="auto"/>
      </w:divBdr>
    </w:div>
    <w:div w:id="1593853943">
      <w:marLeft w:val="640"/>
      <w:marRight w:val="0"/>
      <w:marTop w:val="0"/>
      <w:marBottom w:val="0"/>
      <w:divBdr>
        <w:top w:val="none" w:sz="0" w:space="0" w:color="auto"/>
        <w:left w:val="none" w:sz="0" w:space="0" w:color="auto"/>
        <w:bottom w:val="none" w:sz="0" w:space="0" w:color="auto"/>
        <w:right w:val="none" w:sz="0" w:space="0" w:color="auto"/>
      </w:divBdr>
    </w:div>
    <w:div w:id="1593856775">
      <w:marLeft w:val="640"/>
      <w:marRight w:val="0"/>
      <w:marTop w:val="0"/>
      <w:marBottom w:val="0"/>
      <w:divBdr>
        <w:top w:val="none" w:sz="0" w:space="0" w:color="auto"/>
        <w:left w:val="none" w:sz="0" w:space="0" w:color="auto"/>
        <w:bottom w:val="none" w:sz="0" w:space="0" w:color="auto"/>
        <w:right w:val="none" w:sz="0" w:space="0" w:color="auto"/>
      </w:divBdr>
    </w:div>
    <w:div w:id="1593968544">
      <w:marLeft w:val="640"/>
      <w:marRight w:val="0"/>
      <w:marTop w:val="0"/>
      <w:marBottom w:val="0"/>
      <w:divBdr>
        <w:top w:val="none" w:sz="0" w:space="0" w:color="auto"/>
        <w:left w:val="none" w:sz="0" w:space="0" w:color="auto"/>
        <w:bottom w:val="none" w:sz="0" w:space="0" w:color="auto"/>
        <w:right w:val="none" w:sz="0" w:space="0" w:color="auto"/>
      </w:divBdr>
    </w:div>
    <w:div w:id="1593977910">
      <w:marLeft w:val="640"/>
      <w:marRight w:val="0"/>
      <w:marTop w:val="0"/>
      <w:marBottom w:val="0"/>
      <w:divBdr>
        <w:top w:val="none" w:sz="0" w:space="0" w:color="auto"/>
        <w:left w:val="none" w:sz="0" w:space="0" w:color="auto"/>
        <w:bottom w:val="none" w:sz="0" w:space="0" w:color="auto"/>
        <w:right w:val="none" w:sz="0" w:space="0" w:color="auto"/>
      </w:divBdr>
    </w:div>
    <w:div w:id="1594125676">
      <w:marLeft w:val="640"/>
      <w:marRight w:val="0"/>
      <w:marTop w:val="0"/>
      <w:marBottom w:val="0"/>
      <w:divBdr>
        <w:top w:val="none" w:sz="0" w:space="0" w:color="auto"/>
        <w:left w:val="none" w:sz="0" w:space="0" w:color="auto"/>
        <w:bottom w:val="none" w:sz="0" w:space="0" w:color="auto"/>
        <w:right w:val="none" w:sz="0" w:space="0" w:color="auto"/>
      </w:divBdr>
    </w:div>
    <w:div w:id="1594163745">
      <w:marLeft w:val="640"/>
      <w:marRight w:val="0"/>
      <w:marTop w:val="0"/>
      <w:marBottom w:val="0"/>
      <w:divBdr>
        <w:top w:val="none" w:sz="0" w:space="0" w:color="auto"/>
        <w:left w:val="none" w:sz="0" w:space="0" w:color="auto"/>
        <w:bottom w:val="none" w:sz="0" w:space="0" w:color="auto"/>
        <w:right w:val="none" w:sz="0" w:space="0" w:color="auto"/>
      </w:divBdr>
    </w:div>
    <w:div w:id="1594239316">
      <w:marLeft w:val="640"/>
      <w:marRight w:val="0"/>
      <w:marTop w:val="0"/>
      <w:marBottom w:val="0"/>
      <w:divBdr>
        <w:top w:val="none" w:sz="0" w:space="0" w:color="auto"/>
        <w:left w:val="none" w:sz="0" w:space="0" w:color="auto"/>
        <w:bottom w:val="none" w:sz="0" w:space="0" w:color="auto"/>
        <w:right w:val="none" w:sz="0" w:space="0" w:color="auto"/>
      </w:divBdr>
    </w:div>
    <w:div w:id="1594242750">
      <w:marLeft w:val="640"/>
      <w:marRight w:val="0"/>
      <w:marTop w:val="0"/>
      <w:marBottom w:val="0"/>
      <w:divBdr>
        <w:top w:val="none" w:sz="0" w:space="0" w:color="auto"/>
        <w:left w:val="none" w:sz="0" w:space="0" w:color="auto"/>
        <w:bottom w:val="none" w:sz="0" w:space="0" w:color="auto"/>
        <w:right w:val="none" w:sz="0" w:space="0" w:color="auto"/>
      </w:divBdr>
    </w:div>
    <w:div w:id="1594245687">
      <w:marLeft w:val="640"/>
      <w:marRight w:val="0"/>
      <w:marTop w:val="0"/>
      <w:marBottom w:val="0"/>
      <w:divBdr>
        <w:top w:val="none" w:sz="0" w:space="0" w:color="auto"/>
        <w:left w:val="none" w:sz="0" w:space="0" w:color="auto"/>
        <w:bottom w:val="none" w:sz="0" w:space="0" w:color="auto"/>
        <w:right w:val="none" w:sz="0" w:space="0" w:color="auto"/>
      </w:divBdr>
    </w:div>
    <w:div w:id="1594314278">
      <w:marLeft w:val="640"/>
      <w:marRight w:val="0"/>
      <w:marTop w:val="0"/>
      <w:marBottom w:val="0"/>
      <w:divBdr>
        <w:top w:val="none" w:sz="0" w:space="0" w:color="auto"/>
        <w:left w:val="none" w:sz="0" w:space="0" w:color="auto"/>
        <w:bottom w:val="none" w:sz="0" w:space="0" w:color="auto"/>
        <w:right w:val="none" w:sz="0" w:space="0" w:color="auto"/>
      </w:divBdr>
    </w:div>
    <w:div w:id="1594361600">
      <w:marLeft w:val="640"/>
      <w:marRight w:val="0"/>
      <w:marTop w:val="0"/>
      <w:marBottom w:val="0"/>
      <w:divBdr>
        <w:top w:val="none" w:sz="0" w:space="0" w:color="auto"/>
        <w:left w:val="none" w:sz="0" w:space="0" w:color="auto"/>
        <w:bottom w:val="none" w:sz="0" w:space="0" w:color="auto"/>
        <w:right w:val="none" w:sz="0" w:space="0" w:color="auto"/>
      </w:divBdr>
    </w:div>
    <w:div w:id="1594432644">
      <w:marLeft w:val="640"/>
      <w:marRight w:val="0"/>
      <w:marTop w:val="0"/>
      <w:marBottom w:val="0"/>
      <w:divBdr>
        <w:top w:val="none" w:sz="0" w:space="0" w:color="auto"/>
        <w:left w:val="none" w:sz="0" w:space="0" w:color="auto"/>
        <w:bottom w:val="none" w:sz="0" w:space="0" w:color="auto"/>
        <w:right w:val="none" w:sz="0" w:space="0" w:color="auto"/>
      </w:divBdr>
    </w:div>
    <w:div w:id="1594513069">
      <w:marLeft w:val="640"/>
      <w:marRight w:val="0"/>
      <w:marTop w:val="0"/>
      <w:marBottom w:val="0"/>
      <w:divBdr>
        <w:top w:val="none" w:sz="0" w:space="0" w:color="auto"/>
        <w:left w:val="none" w:sz="0" w:space="0" w:color="auto"/>
        <w:bottom w:val="none" w:sz="0" w:space="0" w:color="auto"/>
        <w:right w:val="none" w:sz="0" w:space="0" w:color="auto"/>
      </w:divBdr>
    </w:div>
    <w:div w:id="1594782976">
      <w:marLeft w:val="640"/>
      <w:marRight w:val="0"/>
      <w:marTop w:val="0"/>
      <w:marBottom w:val="0"/>
      <w:divBdr>
        <w:top w:val="none" w:sz="0" w:space="0" w:color="auto"/>
        <w:left w:val="none" w:sz="0" w:space="0" w:color="auto"/>
        <w:bottom w:val="none" w:sz="0" w:space="0" w:color="auto"/>
        <w:right w:val="none" w:sz="0" w:space="0" w:color="auto"/>
      </w:divBdr>
    </w:div>
    <w:div w:id="1594783845">
      <w:marLeft w:val="640"/>
      <w:marRight w:val="0"/>
      <w:marTop w:val="0"/>
      <w:marBottom w:val="0"/>
      <w:divBdr>
        <w:top w:val="none" w:sz="0" w:space="0" w:color="auto"/>
        <w:left w:val="none" w:sz="0" w:space="0" w:color="auto"/>
        <w:bottom w:val="none" w:sz="0" w:space="0" w:color="auto"/>
        <w:right w:val="none" w:sz="0" w:space="0" w:color="auto"/>
      </w:divBdr>
    </w:div>
    <w:div w:id="1594824207">
      <w:marLeft w:val="640"/>
      <w:marRight w:val="0"/>
      <w:marTop w:val="0"/>
      <w:marBottom w:val="0"/>
      <w:divBdr>
        <w:top w:val="none" w:sz="0" w:space="0" w:color="auto"/>
        <w:left w:val="none" w:sz="0" w:space="0" w:color="auto"/>
        <w:bottom w:val="none" w:sz="0" w:space="0" w:color="auto"/>
        <w:right w:val="none" w:sz="0" w:space="0" w:color="auto"/>
      </w:divBdr>
    </w:div>
    <w:div w:id="1594972218">
      <w:marLeft w:val="640"/>
      <w:marRight w:val="0"/>
      <w:marTop w:val="0"/>
      <w:marBottom w:val="0"/>
      <w:divBdr>
        <w:top w:val="none" w:sz="0" w:space="0" w:color="auto"/>
        <w:left w:val="none" w:sz="0" w:space="0" w:color="auto"/>
        <w:bottom w:val="none" w:sz="0" w:space="0" w:color="auto"/>
        <w:right w:val="none" w:sz="0" w:space="0" w:color="auto"/>
      </w:divBdr>
    </w:div>
    <w:div w:id="1594973932">
      <w:marLeft w:val="640"/>
      <w:marRight w:val="0"/>
      <w:marTop w:val="0"/>
      <w:marBottom w:val="0"/>
      <w:divBdr>
        <w:top w:val="none" w:sz="0" w:space="0" w:color="auto"/>
        <w:left w:val="none" w:sz="0" w:space="0" w:color="auto"/>
        <w:bottom w:val="none" w:sz="0" w:space="0" w:color="auto"/>
        <w:right w:val="none" w:sz="0" w:space="0" w:color="auto"/>
      </w:divBdr>
    </w:div>
    <w:div w:id="1595017250">
      <w:marLeft w:val="640"/>
      <w:marRight w:val="0"/>
      <w:marTop w:val="0"/>
      <w:marBottom w:val="0"/>
      <w:divBdr>
        <w:top w:val="none" w:sz="0" w:space="0" w:color="auto"/>
        <w:left w:val="none" w:sz="0" w:space="0" w:color="auto"/>
        <w:bottom w:val="none" w:sz="0" w:space="0" w:color="auto"/>
        <w:right w:val="none" w:sz="0" w:space="0" w:color="auto"/>
      </w:divBdr>
    </w:div>
    <w:div w:id="1595094772">
      <w:marLeft w:val="640"/>
      <w:marRight w:val="0"/>
      <w:marTop w:val="0"/>
      <w:marBottom w:val="0"/>
      <w:divBdr>
        <w:top w:val="none" w:sz="0" w:space="0" w:color="auto"/>
        <w:left w:val="none" w:sz="0" w:space="0" w:color="auto"/>
        <w:bottom w:val="none" w:sz="0" w:space="0" w:color="auto"/>
        <w:right w:val="none" w:sz="0" w:space="0" w:color="auto"/>
      </w:divBdr>
    </w:div>
    <w:div w:id="1595167766">
      <w:marLeft w:val="640"/>
      <w:marRight w:val="0"/>
      <w:marTop w:val="0"/>
      <w:marBottom w:val="0"/>
      <w:divBdr>
        <w:top w:val="none" w:sz="0" w:space="0" w:color="auto"/>
        <w:left w:val="none" w:sz="0" w:space="0" w:color="auto"/>
        <w:bottom w:val="none" w:sz="0" w:space="0" w:color="auto"/>
        <w:right w:val="none" w:sz="0" w:space="0" w:color="auto"/>
      </w:divBdr>
    </w:div>
    <w:div w:id="1595280862">
      <w:marLeft w:val="640"/>
      <w:marRight w:val="0"/>
      <w:marTop w:val="0"/>
      <w:marBottom w:val="0"/>
      <w:divBdr>
        <w:top w:val="none" w:sz="0" w:space="0" w:color="auto"/>
        <w:left w:val="none" w:sz="0" w:space="0" w:color="auto"/>
        <w:bottom w:val="none" w:sz="0" w:space="0" w:color="auto"/>
        <w:right w:val="none" w:sz="0" w:space="0" w:color="auto"/>
      </w:divBdr>
    </w:div>
    <w:div w:id="1595280937">
      <w:marLeft w:val="640"/>
      <w:marRight w:val="0"/>
      <w:marTop w:val="0"/>
      <w:marBottom w:val="0"/>
      <w:divBdr>
        <w:top w:val="none" w:sz="0" w:space="0" w:color="auto"/>
        <w:left w:val="none" w:sz="0" w:space="0" w:color="auto"/>
        <w:bottom w:val="none" w:sz="0" w:space="0" w:color="auto"/>
        <w:right w:val="none" w:sz="0" w:space="0" w:color="auto"/>
      </w:divBdr>
    </w:div>
    <w:div w:id="1595357730">
      <w:marLeft w:val="640"/>
      <w:marRight w:val="0"/>
      <w:marTop w:val="0"/>
      <w:marBottom w:val="0"/>
      <w:divBdr>
        <w:top w:val="none" w:sz="0" w:space="0" w:color="auto"/>
        <w:left w:val="none" w:sz="0" w:space="0" w:color="auto"/>
        <w:bottom w:val="none" w:sz="0" w:space="0" w:color="auto"/>
        <w:right w:val="none" w:sz="0" w:space="0" w:color="auto"/>
      </w:divBdr>
    </w:div>
    <w:div w:id="1595361379">
      <w:marLeft w:val="640"/>
      <w:marRight w:val="0"/>
      <w:marTop w:val="0"/>
      <w:marBottom w:val="0"/>
      <w:divBdr>
        <w:top w:val="none" w:sz="0" w:space="0" w:color="auto"/>
        <w:left w:val="none" w:sz="0" w:space="0" w:color="auto"/>
        <w:bottom w:val="none" w:sz="0" w:space="0" w:color="auto"/>
        <w:right w:val="none" w:sz="0" w:space="0" w:color="auto"/>
      </w:divBdr>
    </w:div>
    <w:div w:id="1595477232">
      <w:marLeft w:val="640"/>
      <w:marRight w:val="0"/>
      <w:marTop w:val="0"/>
      <w:marBottom w:val="0"/>
      <w:divBdr>
        <w:top w:val="none" w:sz="0" w:space="0" w:color="auto"/>
        <w:left w:val="none" w:sz="0" w:space="0" w:color="auto"/>
        <w:bottom w:val="none" w:sz="0" w:space="0" w:color="auto"/>
        <w:right w:val="none" w:sz="0" w:space="0" w:color="auto"/>
      </w:divBdr>
    </w:div>
    <w:div w:id="1595549309">
      <w:marLeft w:val="640"/>
      <w:marRight w:val="0"/>
      <w:marTop w:val="0"/>
      <w:marBottom w:val="0"/>
      <w:divBdr>
        <w:top w:val="none" w:sz="0" w:space="0" w:color="auto"/>
        <w:left w:val="none" w:sz="0" w:space="0" w:color="auto"/>
        <w:bottom w:val="none" w:sz="0" w:space="0" w:color="auto"/>
        <w:right w:val="none" w:sz="0" w:space="0" w:color="auto"/>
      </w:divBdr>
    </w:div>
    <w:div w:id="1595550531">
      <w:marLeft w:val="640"/>
      <w:marRight w:val="0"/>
      <w:marTop w:val="0"/>
      <w:marBottom w:val="0"/>
      <w:divBdr>
        <w:top w:val="none" w:sz="0" w:space="0" w:color="auto"/>
        <w:left w:val="none" w:sz="0" w:space="0" w:color="auto"/>
        <w:bottom w:val="none" w:sz="0" w:space="0" w:color="auto"/>
        <w:right w:val="none" w:sz="0" w:space="0" w:color="auto"/>
      </w:divBdr>
    </w:div>
    <w:div w:id="1595555594">
      <w:marLeft w:val="640"/>
      <w:marRight w:val="0"/>
      <w:marTop w:val="0"/>
      <w:marBottom w:val="0"/>
      <w:divBdr>
        <w:top w:val="none" w:sz="0" w:space="0" w:color="auto"/>
        <w:left w:val="none" w:sz="0" w:space="0" w:color="auto"/>
        <w:bottom w:val="none" w:sz="0" w:space="0" w:color="auto"/>
        <w:right w:val="none" w:sz="0" w:space="0" w:color="auto"/>
      </w:divBdr>
    </w:div>
    <w:div w:id="1595624551">
      <w:marLeft w:val="640"/>
      <w:marRight w:val="0"/>
      <w:marTop w:val="0"/>
      <w:marBottom w:val="0"/>
      <w:divBdr>
        <w:top w:val="none" w:sz="0" w:space="0" w:color="auto"/>
        <w:left w:val="none" w:sz="0" w:space="0" w:color="auto"/>
        <w:bottom w:val="none" w:sz="0" w:space="0" w:color="auto"/>
        <w:right w:val="none" w:sz="0" w:space="0" w:color="auto"/>
      </w:divBdr>
    </w:div>
    <w:div w:id="1595699546">
      <w:marLeft w:val="640"/>
      <w:marRight w:val="0"/>
      <w:marTop w:val="0"/>
      <w:marBottom w:val="0"/>
      <w:divBdr>
        <w:top w:val="none" w:sz="0" w:space="0" w:color="auto"/>
        <w:left w:val="none" w:sz="0" w:space="0" w:color="auto"/>
        <w:bottom w:val="none" w:sz="0" w:space="0" w:color="auto"/>
        <w:right w:val="none" w:sz="0" w:space="0" w:color="auto"/>
      </w:divBdr>
    </w:div>
    <w:div w:id="1595747553">
      <w:marLeft w:val="640"/>
      <w:marRight w:val="0"/>
      <w:marTop w:val="0"/>
      <w:marBottom w:val="0"/>
      <w:divBdr>
        <w:top w:val="none" w:sz="0" w:space="0" w:color="auto"/>
        <w:left w:val="none" w:sz="0" w:space="0" w:color="auto"/>
        <w:bottom w:val="none" w:sz="0" w:space="0" w:color="auto"/>
        <w:right w:val="none" w:sz="0" w:space="0" w:color="auto"/>
      </w:divBdr>
    </w:div>
    <w:div w:id="1595747837">
      <w:marLeft w:val="640"/>
      <w:marRight w:val="0"/>
      <w:marTop w:val="0"/>
      <w:marBottom w:val="0"/>
      <w:divBdr>
        <w:top w:val="none" w:sz="0" w:space="0" w:color="auto"/>
        <w:left w:val="none" w:sz="0" w:space="0" w:color="auto"/>
        <w:bottom w:val="none" w:sz="0" w:space="0" w:color="auto"/>
        <w:right w:val="none" w:sz="0" w:space="0" w:color="auto"/>
      </w:divBdr>
    </w:div>
    <w:div w:id="1595867499">
      <w:marLeft w:val="640"/>
      <w:marRight w:val="0"/>
      <w:marTop w:val="0"/>
      <w:marBottom w:val="0"/>
      <w:divBdr>
        <w:top w:val="none" w:sz="0" w:space="0" w:color="auto"/>
        <w:left w:val="none" w:sz="0" w:space="0" w:color="auto"/>
        <w:bottom w:val="none" w:sz="0" w:space="0" w:color="auto"/>
        <w:right w:val="none" w:sz="0" w:space="0" w:color="auto"/>
      </w:divBdr>
    </w:div>
    <w:div w:id="1595936819">
      <w:marLeft w:val="640"/>
      <w:marRight w:val="0"/>
      <w:marTop w:val="0"/>
      <w:marBottom w:val="0"/>
      <w:divBdr>
        <w:top w:val="none" w:sz="0" w:space="0" w:color="auto"/>
        <w:left w:val="none" w:sz="0" w:space="0" w:color="auto"/>
        <w:bottom w:val="none" w:sz="0" w:space="0" w:color="auto"/>
        <w:right w:val="none" w:sz="0" w:space="0" w:color="auto"/>
      </w:divBdr>
    </w:div>
    <w:div w:id="1595943978">
      <w:marLeft w:val="640"/>
      <w:marRight w:val="0"/>
      <w:marTop w:val="0"/>
      <w:marBottom w:val="0"/>
      <w:divBdr>
        <w:top w:val="none" w:sz="0" w:space="0" w:color="auto"/>
        <w:left w:val="none" w:sz="0" w:space="0" w:color="auto"/>
        <w:bottom w:val="none" w:sz="0" w:space="0" w:color="auto"/>
        <w:right w:val="none" w:sz="0" w:space="0" w:color="auto"/>
      </w:divBdr>
    </w:div>
    <w:div w:id="1596016104">
      <w:marLeft w:val="640"/>
      <w:marRight w:val="0"/>
      <w:marTop w:val="0"/>
      <w:marBottom w:val="0"/>
      <w:divBdr>
        <w:top w:val="none" w:sz="0" w:space="0" w:color="auto"/>
        <w:left w:val="none" w:sz="0" w:space="0" w:color="auto"/>
        <w:bottom w:val="none" w:sz="0" w:space="0" w:color="auto"/>
        <w:right w:val="none" w:sz="0" w:space="0" w:color="auto"/>
      </w:divBdr>
    </w:div>
    <w:div w:id="1596088624">
      <w:marLeft w:val="640"/>
      <w:marRight w:val="0"/>
      <w:marTop w:val="0"/>
      <w:marBottom w:val="0"/>
      <w:divBdr>
        <w:top w:val="none" w:sz="0" w:space="0" w:color="auto"/>
        <w:left w:val="none" w:sz="0" w:space="0" w:color="auto"/>
        <w:bottom w:val="none" w:sz="0" w:space="0" w:color="auto"/>
        <w:right w:val="none" w:sz="0" w:space="0" w:color="auto"/>
      </w:divBdr>
    </w:div>
    <w:div w:id="1596133696">
      <w:marLeft w:val="640"/>
      <w:marRight w:val="0"/>
      <w:marTop w:val="0"/>
      <w:marBottom w:val="0"/>
      <w:divBdr>
        <w:top w:val="none" w:sz="0" w:space="0" w:color="auto"/>
        <w:left w:val="none" w:sz="0" w:space="0" w:color="auto"/>
        <w:bottom w:val="none" w:sz="0" w:space="0" w:color="auto"/>
        <w:right w:val="none" w:sz="0" w:space="0" w:color="auto"/>
      </w:divBdr>
    </w:div>
    <w:div w:id="1596160706">
      <w:marLeft w:val="640"/>
      <w:marRight w:val="0"/>
      <w:marTop w:val="0"/>
      <w:marBottom w:val="0"/>
      <w:divBdr>
        <w:top w:val="none" w:sz="0" w:space="0" w:color="auto"/>
        <w:left w:val="none" w:sz="0" w:space="0" w:color="auto"/>
        <w:bottom w:val="none" w:sz="0" w:space="0" w:color="auto"/>
        <w:right w:val="none" w:sz="0" w:space="0" w:color="auto"/>
      </w:divBdr>
    </w:div>
    <w:div w:id="1596211927">
      <w:marLeft w:val="640"/>
      <w:marRight w:val="0"/>
      <w:marTop w:val="0"/>
      <w:marBottom w:val="0"/>
      <w:divBdr>
        <w:top w:val="none" w:sz="0" w:space="0" w:color="auto"/>
        <w:left w:val="none" w:sz="0" w:space="0" w:color="auto"/>
        <w:bottom w:val="none" w:sz="0" w:space="0" w:color="auto"/>
        <w:right w:val="none" w:sz="0" w:space="0" w:color="auto"/>
      </w:divBdr>
    </w:div>
    <w:div w:id="1596481153">
      <w:marLeft w:val="640"/>
      <w:marRight w:val="0"/>
      <w:marTop w:val="0"/>
      <w:marBottom w:val="0"/>
      <w:divBdr>
        <w:top w:val="none" w:sz="0" w:space="0" w:color="auto"/>
        <w:left w:val="none" w:sz="0" w:space="0" w:color="auto"/>
        <w:bottom w:val="none" w:sz="0" w:space="0" w:color="auto"/>
        <w:right w:val="none" w:sz="0" w:space="0" w:color="auto"/>
      </w:divBdr>
    </w:div>
    <w:div w:id="1596551916">
      <w:marLeft w:val="640"/>
      <w:marRight w:val="0"/>
      <w:marTop w:val="0"/>
      <w:marBottom w:val="0"/>
      <w:divBdr>
        <w:top w:val="none" w:sz="0" w:space="0" w:color="auto"/>
        <w:left w:val="none" w:sz="0" w:space="0" w:color="auto"/>
        <w:bottom w:val="none" w:sz="0" w:space="0" w:color="auto"/>
        <w:right w:val="none" w:sz="0" w:space="0" w:color="auto"/>
      </w:divBdr>
    </w:div>
    <w:div w:id="1596666447">
      <w:marLeft w:val="640"/>
      <w:marRight w:val="0"/>
      <w:marTop w:val="0"/>
      <w:marBottom w:val="0"/>
      <w:divBdr>
        <w:top w:val="none" w:sz="0" w:space="0" w:color="auto"/>
        <w:left w:val="none" w:sz="0" w:space="0" w:color="auto"/>
        <w:bottom w:val="none" w:sz="0" w:space="0" w:color="auto"/>
        <w:right w:val="none" w:sz="0" w:space="0" w:color="auto"/>
      </w:divBdr>
    </w:div>
    <w:div w:id="1596669602">
      <w:marLeft w:val="640"/>
      <w:marRight w:val="0"/>
      <w:marTop w:val="0"/>
      <w:marBottom w:val="0"/>
      <w:divBdr>
        <w:top w:val="none" w:sz="0" w:space="0" w:color="auto"/>
        <w:left w:val="none" w:sz="0" w:space="0" w:color="auto"/>
        <w:bottom w:val="none" w:sz="0" w:space="0" w:color="auto"/>
        <w:right w:val="none" w:sz="0" w:space="0" w:color="auto"/>
      </w:divBdr>
    </w:div>
    <w:div w:id="1596673017">
      <w:marLeft w:val="640"/>
      <w:marRight w:val="0"/>
      <w:marTop w:val="0"/>
      <w:marBottom w:val="0"/>
      <w:divBdr>
        <w:top w:val="none" w:sz="0" w:space="0" w:color="auto"/>
        <w:left w:val="none" w:sz="0" w:space="0" w:color="auto"/>
        <w:bottom w:val="none" w:sz="0" w:space="0" w:color="auto"/>
        <w:right w:val="none" w:sz="0" w:space="0" w:color="auto"/>
      </w:divBdr>
    </w:div>
    <w:div w:id="1596747520">
      <w:marLeft w:val="480"/>
      <w:marRight w:val="0"/>
      <w:marTop w:val="0"/>
      <w:marBottom w:val="0"/>
      <w:divBdr>
        <w:top w:val="none" w:sz="0" w:space="0" w:color="auto"/>
        <w:left w:val="none" w:sz="0" w:space="0" w:color="auto"/>
        <w:bottom w:val="none" w:sz="0" w:space="0" w:color="auto"/>
        <w:right w:val="none" w:sz="0" w:space="0" w:color="auto"/>
      </w:divBdr>
    </w:div>
    <w:div w:id="1596815999">
      <w:marLeft w:val="640"/>
      <w:marRight w:val="0"/>
      <w:marTop w:val="0"/>
      <w:marBottom w:val="0"/>
      <w:divBdr>
        <w:top w:val="none" w:sz="0" w:space="0" w:color="auto"/>
        <w:left w:val="none" w:sz="0" w:space="0" w:color="auto"/>
        <w:bottom w:val="none" w:sz="0" w:space="0" w:color="auto"/>
        <w:right w:val="none" w:sz="0" w:space="0" w:color="auto"/>
      </w:divBdr>
    </w:div>
    <w:div w:id="1596816575">
      <w:marLeft w:val="640"/>
      <w:marRight w:val="0"/>
      <w:marTop w:val="0"/>
      <w:marBottom w:val="0"/>
      <w:divBdr>
        <w:top w:val="none" w:sz="0" w:space="0" w:color="auto"/>
        <w:left w:val="none" w:sz="0" w:space="0" w:color="auto"/>
        <w:bottom w:val="none" w:sz="0" w:space="0" w:color="auto"/>
        <w:right w:val="none" w:sz="0" w:space="0" w:color="auto"/>
      </w:divBdr>
    </w:div>
    <w:div w:id="1597053550">
      <w:marLeft w:val="640"/>
      <w:marRight w:val="0"/>
      <w:marTop w:val="0"/>
      <w:marBottom w:val="0"/>
      <w:divBdr>
        <w:top w:val="none" w:sz="0" w:space="0" w:color="auto"/>
        <w:left w:val="none" w:sz="0" w:space="0" w:color="auto"/>
        <w:bottom w:val="none" w:sz="0" w:space="0" w:color="auto"/>
        <w:right w:val="none" w:sz="0" w:space="0" w:color="auto"/>
      </w:divBdr>
    </w:div>
    <w:div w:id="1597132628">
      <w:marLeft w:val="640"/>
      <w:marRight w:val="0"/>
      <w:marTop w:val="0"/>
      <w:marBottom w:val="0"/>
      <w:divBdr>
        <w:top w:val="none" w:sz="0" w:space="0" w:color="auto"/>
        <w:left w:val="none" w:sz="0" w:space="0" w:color="auto"/>
        <w:bottom w:val="none" w:sz="0" w:space="0" w:color="auto"/>
        <w:right w:val="none" w:sz="0" w:space="0" w:color="auto"/>
      </w:divBdr>
    </w:div>
    <w:div w:id="1597202354">
      <w:marLeft w:val="640"/>
      <w:marRight w:val="0"/>
      <w:marTop w:val="0"/>
      <w:marBottom w:val="0"/>
      <w:divBdr>
        <w:top w:val="none" w:sz="0" w:space="0" w:color="auto"/>
        <w:left w:val="none" w:sz="0" w:space="0" w:color="auto"/>
        <w:bottom w:val="none" w:sz="0" w:space="0" w:color="auto"/>
        <w:right w:val="none" w:sz="0" w:space="0" w:color="auto"/>
      </w:divBdr>
    </w:div>
    <w:div w:id="1597596171">
      <w:marLeft w:val="640"/>
      <w:marRight w:val="0"/>
      <w:marTop w:val="0"/>
      <w:marBottom w:val="0"/>
      <w:divBdr>
        <w:top w:val="none" w:sz="0" w:space="0" w:color="auto"/>
        <w:left w:val="none" w:sz="0" w:space="0" w:color="auto"/>
        <w:bottom w:val="none" w:sz="0" w:space="0" w:color="auto"/>
        <w:right w:val="none" w:sz="0" w:space="0" w:color="auto"/>
      </w:divBdr>
    </w:div>
    <w:div w:id="1597597168">
      <w:marLeft w:val="640"/>
      <w:marRight w:val="0"/>
      <w:marTop w:val="0"/>
      <w:marBottom w:val="0"/>
      <w:divBdr>
        <w:top w:val="none" w:sz="0" w:space="0" w:color="auto"/>
        <w:left w:val="none" w:sz="0" w:space="0" w:color="auto"/>
        <w:bottom w:val="none" w:sz="0" w:space="0" w:color="auto"/>
        <w:right w:val="none" w:sz="0" w:space="0" w:color="auto"/>
      </w:divBdr>
    </w:div>
    <w:div w:id="1597637743">
      <w:marLeft w:val="640"/>
      <w:marRight w:val="0"/>
      <w:marTop w:val="0"/>
      <w:marBottom w:val="0"/>
      <w:divBdr>
        <w:top w:val="none" w:sz="0" w:space="0" w:color="auto"/>
        <w:left w:val="none" w:sz="0" w:space="0" w:color="auto"/>
        <w:bottom w:val="none" w:sz="0" w:space="0" w:color="auto"/>
        <w:right w:val="none" w:sz="0" w:space="0" w:color="auto"/>
      </w:divBdr>
    </w:div>
    <w:div w:id="1597664423">
      <w:marLeft w:val="640"/>
      <w:marRight w:val="0"/>
      <w:marTop w:val="0"/>
      <w:marBottom w:val="0"/>
      <w:divBdr>
        <w:top w:val="none" w:sz="0" w:space="0" w:color="auto"/>
        <w:left w:val="none" w:sz="0" w:space="0" w:color="auto"/>
        <w:bottom w:val="none" w:sz="0" w:space="0" w:color="auto"/>
        <w:right w:val="none" w:sz="0" w:space="0" w:color="auto"/>
      </w:divBdr>
    </w:div>
    <w:div w:id="1597668347">
      <w:marLeft w:val="640"/>
      <w:marRight w:val="0"/>
      <w:marTop w:val="0"/>
      <w:marBottom w:val="0"/>
      <w:divBdr>
        <w:top w:val="none" w:sz="0" w:space="0" w:color="auto"/>
        <w:left w:val="none" w:sz="0" w:space="0" w:color="auto"/>
        <w:bottom w:val="none" w:sz="0" w:space="0" w:color="auto"/>
        <w:right w:val="none" w:sz="0" w:space="0" w:color="auto"/>
      </w:divBdr>
    </w:div>
    <w:div w:id="1597862031">
      <w:marLeft w:val="640"/>
      <w:marRight w:val="0"/>
      <w:marTop w:val="0"/>
      <w:marBottom w:val="0"/>
      <w:divBdr>
        <w:top w:val="none" w:sz="0" w:space="0" w:color="auto"/>
        <w:left w:val="none" w:sz="0" w:space="0" w:color="auto"/>
        <w:bottom w:val="none" w:sz="0" w:space="0" w:color="auto"/>
        <w:right w:val="none" w:sz="0" w:space="0" w:color="auto"/>
      </w:divBdr>
    </w:div>
    <w:div w:id="1597865962">
      <w:marLeft w:val="640"/>
      <w:marRight w:val="0"/>
      <w:marTop w:val="0"/>
      <w:marBottom w:val="0"/>
      <w:divBdr>
        <w:top w:val="none" w:sz="0" w:space="0" w:color="auto"/>
        <w:left w:val="none" w:sz="0" w:space="0" w:color="auto"/>
        <w:bottom w:val="none" w:sz="0" w:space="0" w:color="auto"/>
        <w:right w:val="none" w:sz="0" w:space="0" w:color="auto"/>
      </w:divBdr>
    </w:div>
    <w:div w:id="1597901175">
      <w:marLeft w:val="640"/>
      <w:marRight w:val="0"/>
      <w:marTop w:val="0"/>
      <w:marBottom w:val="0"/>
      <w:divBdr>
        <w:top w:val="none" w:sz="0" w:space="0" w:color="auto"/>
        <w:left w:val="none" w:sz="0" w:space="0" w:color="auto"/>
        <w:bottom w:val="none" w:sz="0" w:space="0" w:color="auto"/>
        <w:right w:val="none" w:sz="0" w:space="0" w:color="auto"/>
      </w:divBdr>
    </w:div>
    <w:div w:id="1597903203">
      <w:marLeft w:val="640"/>
      <w:marRight w:val="0"/>
      <w:marTop w:val="0"/>
      <w:marBottom w:val="0"/>
      <w:divBdr>
        <w:top w:val="none" w:sz="0" w:space="0" w:color="auto"/>
        <w:left w:val="none" w:sz="0" w:space="0" w:color="auto"/>
        <w:bottom w:val="none" w:sz="0" w:space="0" w:color="auto"/>
        <w:right w:val="none" w:sz="0" w:space="0" w:color="auto"/>
      </w:divBdr>
    </w:div>
    <w:div w:id="1598051161">
      <w:marLeft w:val="640"/>
      <w:marRight w:val="0"/>
      <w:marTop w:val="0"/>
      <w:marBottom w:val="0"/>
      <w:divBdr>
        <w:top w:val="none" w:sz="0" w:space="0" w:color="auto"/>
        <w:left w:val="none" w:sz="0" w:space="0" w:color="auto"/>
        <w:bottom w:val="none" w:sz="0" w:space="0" w:color="auto"/>
        <w:right w:val="none" w:sz="0" w:space="0" w:color="auto"/>
      </w:divBdr>
    </w:div>
    <w:div w:id="1598052605">
      <w:marLeft w:val="640"/>
      <w:marRight w:val="0"/>
      <w:marTop w:val="0"/>
      <w:marBottom w:val="0"/>
      <w:divBdr>
        <w:top w:val="none" w:sz="0" w:space="0" w:color="auto"/>
        <w:left w:val="none" w:sz="0" w:space="0" w:color="auto"/>
        <w:bottom w:val="none" w:sz="0" w:space="0" w:color="auto"/>
        <w:right w:val="none" w:sz="0" w:space="0" w:color="auto"/>
      </w:divBdr>
    </w:div>
    <w:div w:id="1598102211">
      <w:marLeft w:val="640"/>
      <w:marRight w:val="0"/>
      <w:marTop w:val="0"/>
      <w:marBottom w:val="0"/>
      <w:divBdr>
        <w:top w:val="none" w:sz="0" w:space="0" w:color="auto"/>
        <w:left w:val="none" w:sz="0" w:space="0" w:color="auto"/>
        <w:bottom w:val="none" w:sz="0" w:space="0" w:color="auto"/>
        <w:right w:val="none" w:sz="0" w:space="0" w:color="auto"/>
      </w:divBdr>
    </w:div>
    <w:div w:id="1598246566">
      <w:marLeft w:val="640"/>
      <w:marRight w:val="0"/>
      <w:marTop w:val="0"/>
      <w:marBottom w:val="0"/>
      <w:divBdr>
        <w:top w:val="none" w:sz="0" w:space="0" w:color="auto"/>
        <w:left w:val="none" w:sz="0" w:space="0" w:color="auto"/>
        <w:bottom w:val="none" w:sz="0" w:space="0" w:color="auto"/>
        <w:right w:val="none" w:sz="0" w:space="0" w:color="auto"/>
      </w:divBdr>
    </w:div>
    <w:div w:id="1598247246">
      <w:marLeft w:val="640"/>
      <w:marRight w:val="0"/>
      <w:marTop w:val="0"/>
      <w:marBottom w:val="0"/>
      <w:divBdr>
        <w:top w:val="none" w:sz="0" w:space="0" w:color="auto"/>
        <w:left w:val="none" w:sz="0" w:space="0" w:color="auto"/>
        <w:bottom w:val="none" w:sz="0" w:space="0" w:color="auto"/>
        <w:right w:val="none" w:sz="0" w:space="0" w:color="auto"/>
      </w:divBdr>
    </w:div>
    <w:div w:id="1598370046">
      <w:marLeft w:val="640"/>
      <w:marRight w:val="0"/>
      <w:marTop w:val="0"/>
      <w:marBottom w:val="0"/>
      <w:divBdr>
        <w:top w:val="none" w:sz="0" w:space="0" w:color="auto"/>
        <w:left w:val="none" w:sz="0" w:space="0" w:color="auto"/>
        <w:bottom w:val="none" w:sz="0" w:space="0" w:color="auto"/>
        <w:right w:val="none" w:sz="0" w:space="0" w:color="auto"/>
      </w:divBdr>
    </w:div>
    <w:div w:id="1598517562">
      <w:marLeft w:val="640"/>
      <w:marRight w:val="0"/>
      <w:marTop w:val="0"/>
      <w:marBottom w:val="0"/>
      <w:divBdr>
        <w:top w:val="none" w:sz="0" w:space="0" w:color="auto"/>
        <w:left w:val="none" w:sz="0" w:space="0" w:color="auto"/>
        <w:bottom w:val="none" w:sz="0" w:space="0" w:color="auto"/>
        <w:right w:val="none" w:sz="0" w:space="0" w:color="auto"/>
      </w:divBdr>
    </w:div>
    <w:div w:id="1598557921">
      <w:marLeft w:val="640"/>
      <w:marRight w:val="0"/>
      <w:marTop w:val="0"/>
      <w:marBottom w:val="0"/>
      <w:divBdr>
        <w:top w:val="none" w:sz="0" w:space="0" w:color="auto"/>
        <w:left w:val="none" w:sz="0" w:space="0" w:color="auto"/>
        <w:bottom w:val="none" w:sz="0" w:space="0" w:color="auto"/>
        <w:right w:val="none" w:sz="0" w:space="0" w:color="auto"/>
      </w:divBdr>
    </w:div>
    <w:div w:id="1598564480">
      <w:marLeft w:val="640"/>
      <w:marRight w:val="0"/>
      <w:marTop w:val="0"/>
      <w:marBottom w:val="0"/>
      <w:divBdr>
        <w:top w:val="none" w:sz="0" w:space="0" w:color="auto"/>
        <w:left w:val="none" w:sz="0" w:space="0" w:color="auto"/>
        <w:bottom w:val="none" w:sz="0" w:space="0" w:color="auto"/>
        <w:right w:val="none" w:sz="0" w:space="0" w:color="auto"/>
      </w:divBdr>
    </w:div>
    <w:div w:id="1598639175">
      <w:marLeft w:val="640"/>
      <w:marRight w:val="0"/>
      <w:marTop w:val="0"/>
      <w:marBottom w:val="0"/>
      <w:divBdr>
        <w:top w:val="none" w:sz="0" w:space="0" w:color="auto"/>
        <w:left w:val="none" w:sz="0" w:space="0" w:color="auto"/>
        <w:bottom w:val="none" w:sz="0" w:space="0" w:color="auto"/>
        <w:right w:val="none" w:sz="0" w:space="0" w:color="auto"/>
      </w:divBdr>
    </w:div>
    <w:div w:id="1598706421">
      <w:marLeft w:val="640"/>
      <w:marRight w:val="0"/>
      <w:marTop w:val="0"/>
      <w:marBottom w:val="0"/>
      <w:divBdr>
        <w:top w:val="none" w:sz="0" w:space="0" w:color="auto"/>
        <w:left w:val="none" w:sz="0" w:space="0" w:color="auto"/>
        <w:bottom w:val="none" w:sz="0" w:space="0" w:color="auto"/>
        <w:right w:val="none" w:sz="0" w:space="0" w:color="auto"/>
      </w:divBdr>
    </w:div>
    <w:div w:id="1598827873">
      <w:marLeft w:val="640"/>
      <w:marRight w:val="0"/>
      <w:marTop w:val="0"/>
      <w:marBottom w:val="0"/>
      <w:divBdr>
        <w:top w:val="none" w:sz="0" w:space="0" w:color="auto"/>
        <w:left w:val="none" w:sz="0" w:space="0" w:color="auto"/>
        <w:bottom w:val="none" w:sz="0" w:space="0" w:color="auto"/>
        <w:right w:val="none" w:sz="0" w:space="0" w:color="auto"/>
      </w:divBdr>
    </w:div>
    <w:div w:id="1598831361">
      <w:marLeft w:val="640"/>
      <w:marRight w:val="0"/>
      <w:marTop w:val="0"/>
      <w:marBottom w:val="0"/>
      <w:divBdr>
        <w:top w:val="none" w:sz="0" w:space="0" w:color="auto"/>
        <w:left w:val="none" w:sz="0" w:space="0" w:color="auto"/>
        <w:bottom w:val="none" w:sz="0" w:space="0" w:color="auto"/>
        <w:right w:val="none" w:sz="0" w:space="0" w:color="auto"/>
      </w:divBdr>
    </w:div>
    <w:div w:id="1598832282">
      <w:marLeft w:val="640"/>
      <w:marRight w:val="0"/>
      <w:marTop w:val="0"/>
      <w:marBottom w:val="0"/>
      <w:divBdr>
        <w:top w:val="none" w:sz="0" w:space="0" w:color="auto"/>
        <w:left w:val="none" w:sz="0" w:space="0" w:color="auto"/>
        <w:bottom w:val="none" w:sz="0" w:space="0" w:color="auto"/>
        <w:right w:val="none" w:sz="0" w:space="0" w:color="auto"/>
      </w:divBdr>
    </w:div>
    <w:div w:id="1598832478">
      <w:marLeft w:val="640"/>
      <w:marRight w:val="0"/>
      <w:marTop w:val="0"/>
      <w:marBottom w:val="0"/>
      <w:divBdr>
        <w:top w:val="none" w:sz="0" w:space="0" w:color="auto"/>
        <w:left w:val="none" w:sz="0" w:space="0" w:color="auto"/>
        <w:bottom w:val="none" w:sz="0" w:space="0" w:color="auto"/>
        <w:right w:val="none" w:sz="0" w:space="0" w:color="auto"/>
      </w:divBdr>
    </w:div>
    <w:div w:id="1598902896">
      <w:marLeft w:val="640"/>
      <w:marRight w:val="0"/>
      <w:marTop w:val="0"/>
      <w:marBottom w:val="0"/>
      <w:divBdr>
        <w:top w:val="none" w:sz="0" w:space="0" w:color="auto"/>
        <w:left w:val="none" w:sz="0" w:space="0" w:color="auto"/>
        <w:bottom w:val="none" w:sz="0" w:space="0" w:color="auto"/>
        <w:right w:val="none" w:sz="0" w:space="0" w:color="auto"/>
      </w:divBdr>
    </w:div>
    <w:div w:id="1598977290">
      <w:marLeft w:val="640"/>
      <w:marRight w:val="0"/>
      <w:marTop w:val="0"/>
      <w:marBottom w:val="0"/>
      <w:divBdr>
        <w:top w:val="none" w:sz="0" w:space="0" w:color="auto"/>
        <w:left w:val="none" w:sz="0" w:space="0" w:color="auto"/>
        <w:bottom w:val="none" w:sz="0" w:space="0" w:color="auto"/>
        <w:right w:val="none" w:sz="0" w:space="0" w:color="auto"/>
      </w:divBdr>
    </w:div>
    <w:div w:id="1599287531">
      <w:marLeft w:val="640"/>
      <w:marRight w:val="0"/>
      <w:marTop w:val="0"/>
      <w:marBottom w:val="0"/>
      <w:divBdr>
        <w:top w:val="none" w:sz="0" w:space="0" w:color="auto"/>
        <w:left w:val="none" w:sz="0" w:space="0" w:color="auto"/>
        <w:bottom w:val="none" w:sz="0" w:space="0" w:color="auto"/>
        <w:right w:val="none" w:sz="0" w:space="0" w:color="auto"/>
      </w:divBdr>
    </w:div>
    <w:div w:id="1599294329">
      <w:marLeft w:val="640"/>
      <w:marRight w:val="0"/>
      <w:marTop w:val="0"/>
      <w:marBottom w:val="0"/>
      <w:divBdr>
        <w:top w:val="none" w:sz="0" w:space="0" w:color="auto"/>
        <w:left w:val="none" w:sz="0" w:space="0" w:color="auto"/>
        <w:bottom w:val="none" w:sz="0" w:space="0" w:color="auto"/>
        <w:right w:val="none" w:sz="0" w:space="0" w:color="auto"/>
      </w:divBdr>
    </w:div>
    <w:div w:id="1599369118">
      <w:marLeft w:val="640"/>
      <w:marRight w:val="0"/>
      <w:marTop w:val="0"/>
      <w:marBottom w:val="0"/>
      <w:divBdr>
        <w:top w:val="none" w:sz="0" w:space="0" w:color="auto"/>
        <w:left w:val="none" w:sz="0" w:space="0" w:color="auto"/>
        <w:bottom w:val="none" w:sz="0" w:space="0" w:color="auto"/>
        <w:right w:val="none" w:sz="0" w:space="0" w:color="auto"/>
      </w:divBdr>
    </w:div>
    <w:div w:id="1599408021">
      <w:marLeft w:val="640"/>
      <w:marRight w:val="0"/>
      <w:marTop w:val="0"/>
      <w:marBottom w:val="0"/>
      <w:divBdr>
        <w:top w:val="none" w:sz="0" w:space="0" w:color="auto"/>
        <w:left w:val="none" w:sz="0" w:space="0" w:color="auto"/>
        <w:bottom w:val="none" w:sz="0" w:space="0" w:color="auto"/>
        <w:right w:val="none" w:sz="0" w:space="0" w:color="auto"/>
      </w:divBdr>
    </w:div>
    <w:div w:id="1599483001">
      <w:marLeft w:val="640"/>
      <w:marRight w:val="0"/>
      <w:marTop w:val="0"/>
      <w:marBottom w:val="0"/>
      <w:divBdr>
        <w:top w:val="none" w:sz="0" w:space="0" w:color="auto"/>
        <w:left w:val="none" w:sz="0" w:space="0" w:color="auto"/>
        <w:bottom w:val="none" w:sz="0" w:space="0" w:color="auto"/>
        <w:right w:val="none" w:sz="0" w:space="0" w:color="auto"/>
      </w:divBdr>
    </w:div>
    <w:div w:id="1599563298">
      <w:marLeft w:val="640"/>
      <w:marRight w:val="0"/>
      <w:marTop w:val="0"/>
      <w:marBottom w:val="0"/>
      <w:divBdr>
        <w:top w:val="none" w:sz="0" w:space="0" w:color="auto"/>
        <w:left w:val="none" w:sz="0" w:space="0" w:color="auto"/>
        <w:bottom w:val="none" w:sz="0" w:space="0" w:color="auto"/>
        <w:right w:val="none" w:sz="0" w:space="0" w:color="auto"/>
      </w:divBdr>
    </w:div>
    <w:div w:id="1599634698">
      <w:marLeft w:val="640"/>
      <w:marRight w:val="0"/>
      <w:marTop w:val="0"/>
      <w:marBottom w:val="0"/>
      <w:divBdr>
        <w:top w:val="none" w:sz="0" w:space="0" w:color="auto"/>
        <w:left w:val="none" w:sz="0" w:space="0" w:color="auto"/>
        <w:bottom w:val="none" w:sz="0" w:space="0" w:color="auto"/>
        <w:right w:val="none" w:sz="0" w:space="0" w:color="auto"/>
      </w:divBdr>
    </w:div>
    <w:div w:id="1599675923">
      <w:marLeft w:val="640"/>
      <w:marRight w:val="0"/>
      <w:marTop w:val="0"/>
      <w:marBottom w:val="0"/>
      <w:divBdr>
        <w:top w:val="none" w:sz="0" w:space="0" w:color="auto"/>
        <w:left w:val="none" w:sz="0" w:space="0" w:color="auto"/>
        <w:bottom w:val="none" w:sz="0" w:space="0" w:color="auto"/>
        <w:right w:val="none" w:sz="0" w:space="0" w:color="auto"/>
      </w:divBdr>
    </w:div>
    <w:div w:id="1599831561">
      <w:marLeft w:val="640"/>
      <w:marRight w:val="0"/>
      <w:marTop w:val="0"/>
      <w:marBottom w:val="0"/>
      <w:divBdr>
        <w:top w:val="none" w:sz="0" w:space="0" w:color="auto"/>
        <w:left w:val="none" w:sz="0" w:space="0" w:color="auto"/>
        <w:bottom w:val="none" w:sz="0" w:space="0" w:color="auto"/>
        <w:right w:val="none" w:sz="0" w:space="0" w:color="auto"/>
      </w:divBdr>
    </w:div>
    <w:div w:id="1600018405">
      <w:marLeft w:val="640"/>
      <w:marRight w:val="0"/>
      <w:marTop w:val="0"/>
      <w:marBottom w:val="0"/>
      <w:divBdr>
        <w:top w:val="none" w:sz="0" w:space="0" w:color="auto"/>
        <w:left w:val="none" w:sz="0" w:space="0" w:color="auto"/>
        <w:bottom w:val="none" w:sz="0" w:space="0" w:color="auto"/>
        <w:right w:val="none" w:sz="0" w:space="0" w:color="auto"/>
      </w:divBdr>
    </w:div>
    <w:div w:id="1600142441">
      <w:marLeft w:val="640"/>
      <w:marRight w:val="0"/>
      <w:marTop w:val="0"/>
      <w:marBottom w:val="0"/>
      <w:divBdr>
        <w:top w:val="none" w:sz="0" w:space="0" w:color="auto"/>
        <w:left w:val="none" w:sz="0" w:space="0" w:color="auto"/>
        <w:bottom w:val="none" w:sz="0" w:space="0" w:color="auto"/>
        <w:right w:val="none" w:sz="0" w:space="0" w:color="auto"/>
      </w:divBdr>
    </w:div>
    <w:div w:id="1600209911">
      <w:marLeft w:val="640"/>
      <w:marRight w:val="0"/>
      <w:marTop w:val="0"/>
      <w:marBottom w:val="0"/>
      <w:divBdr>
        <w:top w:val="none" w:sz="0" w:space="0" w:color="auto"/>
        <w:left w:val="none" w:sz="0" w:space="0" w:color="auto"/>
        <w:bottom w:val="none" w:sz="0" w:space="0" w:color="auto"/>
        <w:right w:val="none" w:sz="0" w:space="0" w:color="auto"/>
      </w:divBdr>
    </w:div>
    <w:div w:id="1600288149">
      <w:marLeft w:val="640"/>
      <w:marRight w:val="0"/>
      <w:marTop w:val="0"/>
      <w:marBottom w:val="0"/>
      <w:divBdr>
        <w:top w:val="none" w:sz="0" w:space="0" w:color="auto"/>
        <w:left w:val="none" w:sz="0" w:space="0" w:color="auto"/>
        <w:bottom w:val="none" w:sz="0" w:space="0" w:color="auto"/>
        <w:right w:val="none" w:sz="0" w:space="0" w:color="auto"/>
      </w:divBdr>
    </w:div>
    <w:div w:id="1600330046">
      <w:marLeft w:val="640"/>
      <w:marRight w:val="0"/>
      <w:marTop w:val="0"/>
      <w:marBottom w:val="0"/>
      <w:divBdr>
        <w:top w:val="none" w:sz="0" w:space="0" w:color="auto"/>
        <w:left w:val="none" w:sz="0" w:space="0" w:color="auto"/>
        <w:bottom w:val="none" w:sz="0" w:space="0" w:color="auto"/>
        <w:right w:val="none" w:sz="0" w:space="0" w:color="auto"/>
      </w:divBdr>
    </w:div>
    <w:div w:id="1600331329">
      <w:marLeft w:val="640"/>
      <w:marRight w:val="0"/>
      <w:marTop w:val="0"/>
      <w:marBottom w:val="0"/>
      <w:divBdr>
        <w:top w:val="none" w:sz="0" w:space="0" w:color="auto"/>
        <w:left w:val="none" w:sz="0" w:space="0" w:color="auto"/>
        <w:bottom w:val="none" w:sz="0" w:space="0" w:color="auto"/>
        <w:right w:val="none" w:sz="0" w:space="0" w:color="auto"/>
      </w:divBdr>
    </w:div>
    <w:div w:id="1600332210">
      <w:marLeft w:val="640"/>
      <w:marRight w:val="0"/>
      <w:marTop w:val="0"/>
      <w:marBottom w:val="0"/>
      <w:divBdr>
        <w:top w:val="none" w:sz="0" w:space="0" w:color="auto"/>
        <w:left w:val="none" w:sz="0" w:space="0" w:color="auto"/>
        <w:bottom w:val="none" w:sz="0" w:space="0" w:color="auto"/>
        <w:right w:val="none" w:sz="0" w:space="0" w:color="auto"/>
      </w:divBdr>
    </w:div>
    <w:div w:id="1600336788">
      <w:marLeft w:val="640"/>
      <w:marRight w:val="0"/>
      <w:marTop w:val="0"/>
      <w:marBottom w:val="0"/>
      <w:divBdr>
        <w:top w:val="none" w:sz="0" w:space="0" w:color="auto"/>
        <w:left w:val="none" w:sz="0" w:space="0" w:color="auto"/>
        <w:bottom w:val="none" w:sz="0" w:space="0" w:color="auto"/>
        <w:right w:val="none" w:sz="0" w:space="0" w:color="auto"/>
      </w:divBdr>
    </w:div>
    <w:div w:id="1600403539">
      <w:marLeft w:val="640"/>
      <w:marRight w:val="0"/>
      <w:marTop w:val="0"/>
      <w:marBottom w:val="0"/>
      <w:divBdr>
        <w:top w:val="none" w:sz="0" w:space="0" w:color="auto"/>
        <w:left w:val="none" w:sz="0" w:space="0" w:color="auto"/>
        <w:bottom w:val="none" w:sz="0" w:space="0" w:color="auto"/>
        <w:right w:val="none" w:sz="0" w:space="0" w:color="auto"/>
      </w:divBdr>
    </w:div>
    <w:div w:id="1600406765">
      <w:marLeft w:val="640"/>
      <w:marRight w:val="0"/>
      <w:marTop w:val="0"/>
      <w:marBottom w:val="0"/>
      <w:divBdr>
        <w:top w:val="none" w:sz="0" w:space="0" w:color="auto"/>
        <w:left w:val="none" w:sz="0" w:space="0" w:color="auto"/>
        <w:bottom w:val="none" w:sz="0" w:space="0" w:color="auto"/>
        <w:right w:val="none" w:sz="0" w:space="0" w:color="auto"/>
      </w:divBdr>
    </w:div>
    <w:div w:id="1600411524">
      <w:marLeft w:val="640"/>
      <w:marRight w:val="0"/>
      <w:marTop w:val="0"/>
      <w:marBottom w:val="0"/>
      <w:divBdr>
        <w:top w:val="none" w:sz="0" w:space="0" w:color="auto"/>
        <w:left w:val="none" w:sz="0" w:space="0" w:color="auto"/>
        <w:bottom w:val="none" w:sz="0" w:space="0" w:color="auto"/>
        <w:right w:val="none" w:sz="0" w:space="0" w:color="auto"/>
      </w:divBdr>
    </w:div>
    <w:div w:id="1600598005">
      <w:marLeft w:val="640"/>
      <w:marRight w:val="0"/>
      <w:marTop w:val="0"/>
      <w:marBottom w:val="0"/>
      <w:divBdr>
        <w:top w:val="none" w:sz="0" w:space="0" w:color="auto"/>
        <w:left w:val="none" w:sz="0" w:space="0" w:color="auto"/>
        <w:bottom w:val="none" w:sz="0" w:space="0" w:color="auto"/>
        <w:right w:val="none" w:sz="0" w:space="0" w:color="auto"/>
      </w:divBdr>
    </w:div>
    <w:div w:id="1600674260">
      <w:marLeft w:val="640"/>
      <w:marRight w:val="0"/>
      <w:marTop w:val="0"/>
      <w:marBottom w:val="0"/>
      <w:divBdr>
        <w:top w:val="none" w:sz="0" w:space="0" w:color="auto"/>
        <w:left w:val="none" w:sz="0" w:space="0" w:color="auto"/>
        <w:bottom w:val="none" w:sz="0" w:space="0" w:color="auto"/>
        <w:right w:val="none" w:sz="0" w:space="0" w:color="auto"/>
      </w:divBdr>
    </w:div>
    <w:div w:id="1600674261">
      <w:marLeft w:val="640"/>
      <w:marRight w:val="0"/>
      <w:marTop w:val="0"/>
      <w:marBottom w:val="0"/>
      <w:divBdr>
        <w:top w:val="none" w:sz="0" w:space="0" w:color="auto"/>
        <w:left w:val="none" w:sz="0" w:space="0" w:color="auto"/>
        <w:bottom w:val="none" w:sz="0" w:space="0" w:color="auto"/>
        <w:right w:val="none" w:sz="0" w:space="0" w:color="auto"/>
      </w:divBdr>
    </w:div>
    <w:div w:id="1600719183">
      <w:marLeft w:val="640"/>
      <w:marRight w:val="0"/>
      <w:marTop w:val="0"/>
      <w:marBottom w:val="0"/>
      <w:divBdr>
        <w:top w:val="none" w:sz="0" w:space="0" w:color="auto"/>
        <w:left w:val="none" w:sz="0" w:space="0" w:color="auto"/>
        <w:bottom w:val="none" w:sz="0" w:space="0" w:color="auto"/>
        <w:right w:val="none" w:sz="0" w:space="0" w:color="auto"/>
      </w:divBdr>
    </w:div>
    <w:div w:id="1600719256">
      <w:marLeft w:val="640"/>
      <w:marRight w:val="0"/>
      <w:marTop w:val="0"/>
      <w:marBottom w:val="0"/>
      <w:divBdr>
        <w:top w:val="none" w:sz="0" w:space="0" w:color="auto"/>
        <w:left w:val="none" w:sz="0" w:space="0" w:color="auto"/>
        <w:bottom w:val="none" w:sz="0" w:space="0" w:color="auto"/>
        <w:right w:val="none" w:sz="0" w:space="0" w:color="auto"/>
      </w:divBdr>
    </w:div>
    <w:div w:id="1600793611">
      <w:marLeft w:val="640"/>
      <w:marRight w:val="0"/>
      <w:marTop w:val="0"/>
      <w:marBottom w:val="0"/>
      <w:divBdr>
        <w:top w:val="none" w:sz="0" w:space="0" w:color="auto"/>
        <w:left w:val="none" w:sz="0" w:space="0" w:color="auto"/>
        <w:bottom w:val="none" w:sz="0" w:space="0" w:color="auto"/>
        <w:right w:val="none" w:sz="0" w:space="0" w:color="auto"/>
      </w:divBdr>
    </w:div>
    <w:div w:id="1600795776">
      <w:marLeft w:val="640"/>
      <w:marRight w:val="0"/>
      <w:marTop w:val="0"/>
      <w:marBottom w:val="0"/>
      <w:divBdr>
        <w:top w:val="none" w:sz="0" w:space="0" w:color="auto"/>
        <w:left w:val="none" w:sz="0" w:space="0" w:color="auto"/>
        <w:bottom w:val="none" w:sz="0" w:space="0" w:color="auto"/>
        <w:right w:val="none" w:sz="0" w:space="0" w:color="auto"/>
      </w:divBdr>
    </w:div>
    <w:div w:id="1600871162">
      <w:marLeft w:val="640"/>
      <w:marRight w:val="0"/>
      <w:marTop w:val="0"/>
      <w:marBottom w:val="0"/>
      <w:divBdr>
        <w:top w:val="none" w:sz="0" w:space="0" w:color="auto"/>
        <w:left w:val="none" w:sz="0" w:space="0" w:color="auto"/>
        <w:bottom w:val="none" w:sz="0" w:space="0" w:color="auto"/>
        <w:right w:val="none" w:sz="0" w:space="0" w:color="auto"/>
      </w:divBdr>
    </w:div>
    <w:div w:id="1600871658">
      <w:marLeft w:val="640"/>
      <w:marRight w:val="0"/>
      <w:marTop w:val="0"/>
      <w:marBottom w:val="0"/>
      <w:divBdr>
        <w:top w:val="none" w:sz="0" w:space="0" w:color="auto"/>
        <w:left w:val="none" w:sz="0" w:space="0" w:color="auto"/>
        <w:bottom w:val="none" w:sz="0" w:space="0" w:color="auto"/>
        <w:right w:val="none" w:sz="0" w:space="0" w:color="auto"/>
      </w:divBdr>
    </w:div>
    <w:div w:id="1600874503">
      <w:marLeft w:val="640"/>
      <w:marRight w:val="0"/>
      <w:marTop w:val="0"/>
      <w:marBottom w:val="0"/>
      <w:divBdr>
        <w:top w:val="none" w:sz="0" w:space="0" w:color="auto"/>
        <w:left w:val="none" w:sz="0" w:space="0" w:color="auto"/>
        <w:bottom w:val="none" w:sz="0" w:space="0" w:color="auto"/>
        <w:right w:val="none" w:sz="0" w:space="0" w:color="auto"/>
      </w:divBdr>
    </w:div>
    <w:div w:id="1600915406">
      <w:marLeft w:val="640"/>
      <w:marRight w:val="0"/>
      <w:marTop w:val="0"/>
      <w:marBottom w:val="0"/>
      <w:divBdr>
        <w:top w:val="none" w:sz="0" w:space="0" w:color="auto"/>
        <w:left w:val="none" w:sz="0" w:space="0" w:color="auto"/>
        <w:bottom w:val="none" w:sz="0" w:space="0" w:color="auto"/>
        <w:right w:val="none" w:sz="0" w:space="0" w:color="auto"/>
      </w:divBdr>
    </w:div>
    <w:div w:id="1600943029">
      <w:marLeft w:val="640"/>
      <w:marRight w:val="0"/>
      <w:marTop w:val="0"/>
      <w:marBottom w:val="0"/>
      <w:divBdr>
        <w:top w:val="none" w:sz="0" w:space="0" w:color="auto"/>
        <w:left w:val="none" w:sz="0" w:space="0" w:color="auto"/>
        <w:bottom w:val="none" w:sz="0" w:space="0" w:color="auto"/>
        <w:right w:val="none" w:sz="0" w:space="0" w:color="auto"/>
      </w:divBdr>
    </w:div>
    <w:div w:id="1601135783">
      <w:marLeft w:val="640"/>
      <w:marRight w:val="0"/>
      <w:marTop w:val="0"/>
      <w:marBottom w:val="0"/>
      <w:divBdr>
        <w:top w:val="none" w:sz="0" w:space="0" w:color="auto"/>
        <w:left w:val="none" w:sz="0" w:space="0" w:color="auto"/>
        <w:bottom w:val="none" w:sz="0" w:space="0" w:color="auto"/>
        <w:right w:val="none" w:sz="0" w:space="0" w:color="auto"/>
      </w:divBdr>
    </w:div>
    <w:div w:id="1601182315">
      <w:marLeft w:val="640"/>
      <w:marRight w:val="0"/>
      <w:marTop w:val="0"/>
      <w:marBottom w:val="0"/>
      <w:divBdr>
        <w:top w:val="none" w:sz="0" w:space="0" w:color="auto"/>
        <w:left w:val="none" w:sz="0" w:space="0" w:color="auto"/>
        <w:bottom w:val="none" w:sz="0" w:space="0" w:color="auto"/>
        <w:right w:val="none" w:sz="0" w:space="0" w:color="auto"/>
      </w:divBdr>
    </w:div>
    <w:div w:id="1601251829">
      <w:marLeft w:val="640"/>
      <w:marRight w:val="0"/>
      <w:marTop w:val="0"/>
      <w:marBottom w:val="0"/>
      <w:divBdr>
        <w:top w:val="none" w:sz="0" w:space="0" w:color="auto"/>
        <w:left w:val="none" w:sz="0" w:space="0" w:color="auto"/>
        <w:bottom w:val="none" w:sz="0" w:space="0" w:color="auto"/>
        <w:right w:val="none" w:sz="0" w:space="0" w:color="auto"/>
      </w:divBdr>
    </w:div>
    <w:div w:id="1601259400">
      <w:marLeft w:val="640"/>
      <w:marRight w:val="0"/>
      <w:marTop w:val="0"/>
      <w:marBottom w:val="0"/>
      <w:divBdr>
        <w:top w:val="none" w:sz="0" w:space="0" w:color="auto"/>
        <w:left w:val="none" w:sz="0" w:space="0" w:color="auto"/>
        <w:bottom w:val="none" w:sz="0" w:space="0" w:color="auto"/>
        <w:right w:val="none" w:sz="0" w:space="0" w:color="auto"/>
      </w:divBdr>
    </w:div>
    <w:div w:id="1601331891">
      <w:marLeft w:val="640"/>
      <w:marRight w:val="0"/>
      <w:marTop w:val="0"/>
      <w:marBottom w:val="0"/>
      <w:divBdr>
        <w:top w:val="none" w:sz="0" w:space="0" w:color="auto"/>
        <w:left w:val="none" w:sz="0" w:space="0" w:color="auto"/>
        <w:bottom w:val="none" w:sz="0" w:space="0" w:color="auto"/>
        <w:right w:val="none" w:sz="0" w:space="0" w:color="auto"/>
      </w:divBdr>
    </w:div>
    <w:div w:id="1601332041">
      <w:marLeft w:val="640"/>
      <w:marRight w:val="0"/>
      <w:marTop w:val="0"/>
      <w:marBottom w:val="0"/>
      <w:divBdr>
        <w:top w:val="none" w:sz="0" w:space="0" w:color="auto"/>
        <w:left w:val="none" w:sz="0" w:space="0" w:color="auto"/>
        <w:bottom w:val="none" w:sz="0" w:space="0" w:color="auto"/>
        <w:right w:val="none" w:sz="0" w:space="0" w:color="auto"/>
      </w:divBdr>
    </w:div>
    <w:div w:id="1601374042">
      <w:marLeft w:val="640"/>
      <w:marRight w:val="0"/>
      <w:marTop w:val="0"/>
      <w:marBottom w:val="0"/>
      <w:divBdr>
        <w:top w:val="none" w:sz="0" w:space="0" w:color="auto"/>
        <w:left w:val="none" w:sz="0" w:space="0" w:color="auto"/>
        <w:bottom w:val="none" w:sz="0" w:space="0" w:color="auto"/>
        <w:right w:val="none" w:sz="0" w:space="0" w:color="auto"/>
      </w:divBdr>
    </w:div>
    <w:div w:id="1601378672">
      <w:marLeft w:val="640"/>
      <w:marRight w:val="0"/>
      <w:marTop w:val="0"/>
      <w:marBottom w:val="0"/>
      <w:divBdr>
        <w:top w:val="none" w:sz="0" w:space="0" w:color="auto"/>
        <w:left w:val="none" w:sz="0" w:space="0" w:color="auto"/>
        <w:bottom w:val="none" w:sz="0" w:space="0" w:color="auto"/>
        <w:right w:val="none" w:sz="0" w:space="0" w:color="auto"/>
      </w:divBdr>
    </w:div>
    <w:div w:id="1601451265">
      <w:marLeft w:val="640"/>
      <w:marRight w:val="0"/>
      <w:marTop w:val="0"/>
      <w:marBottom w:val="0"/>
      <w:divBdr>
        <w:top w:val="none" w:sz="0" w:space="0" w:color="auto"/>
        <w:left w:val="none" w:sz="0" w:space="0" w:color="auto"/>
        <w:bottom w:val="none" w:sz="0" w:space="0" w:color="auto"/>
        <w:right w:val="none" w:sz="0" w:space="0" w:color="auto"/>
      </w:divBdr>
    </w:div>
    <w:div w:id="1601524338">
      <w:marLeft w:val="640"/>
      <w:marRight w:val="0"/>
      <w:marTop w:val="0"/>
      <w:marBottom w:val="0"/>
      <w:divBdr>
        <w:top w:val="none" w:sz="0" w:space="0" w:color="auto"/>
        <w:left w:val="none" w:sz="0" w:space="0" w:color="auto"/>
        <w:bottom w:val="none" w:sz="0" w:space="0" w:color="auto"/>
        <w:right w:val="none" w:sz="0" w:space="0" w:color="auto"/>
      </w:divBdr>
    </w:div>
    <w:div w:id="1601600602">
      <w:marLeft w:val="640"/>
      <w:marRight w:val="0"/>
      <w:marTop w:val="0"/>
      <w:marBottom w:val="0"/>
      <w:divBdr>
        <w:top w:val="none" w:sz="0" w:space="0" w:color="auto"/>
        <w:left w:val="none" w:sz="0" w:space="0" w:color="auto"/>
        <w:bottom w:val="none" w:sz="0" w:space="0" w:color="auto"/>
        <w:right w:val="none" w:sz="0" w:space="0" w:color="auto"/>
      </w:divBdr>
    </w:div>
    <w:div w:id="1601641571">
      <w:marLeft w:val="640"/>
      <w:marRight w:val="0"/>
      <w:marTop w:val="0"/>
      <w:marBottom w:val="0"/>
      <w:divBdr>
        <w:top w:val="none" w:sz="0" w:space="0" w:color="auto"/>
        <w:left w:val="none" w:sz="0" w:space="0" w:color="auto"/>
        <w:bottom w:val="none" w:sz="0" w:space="0" w:color="auto"/>
        <w:right w:val="none" w:sz="0" w:space="0" w:color="auto"/>
      </w:divBdr>
    </w:div>
    <w:div w:id="1601645778">
      <w:marLeft w:val="640"/>
      <w:marRight w:val="0"/>
      <w:marTop w:val="0"/>
      <w:marBottom w:val="0"/>
      <w:divBdr>
        <w:top w:val="none" w:sz="0" w:space="0" w:color="auto"/>
        <w:left w:val="none" w:sz="0" w:space="0" w:color="auto"/>
        <w:bottom w:val="none" w:sz="0" w:space="0" w:color="auto"/>
        <w:right w:val="none" w:sz="0" w:space="0" w:color="auto"/>
      </w:divBdr>
    </w:div>
    <w:div w:id="1601716674">
      <w:marLeft w:val="640"/>
      <w:marRight w:val="0"/>
      <w:marTop w:val="0"/>
      <w:marBottom w:val="0"/>
      <w:divBdr>
        <w:top w:val="none" w:sz="0" w:space="0" w:color="auto"/>
        <w:left w:val="none" w:sz="0" w:space="0" w:color="auto"/>
        <w:bottom w:val="none" w:sz="0" w:space="0" w:color="auto"/>
        <w:right w:val="none" w:sz="0" w:space="0" w:color="auto"/>
      </w:divBdr>
    </w:div>
    <w:div w:id="1601717112">
      <w:marLeft w:val="640"/>
      <w:marRight w:val="0"/>
      <w:marTop w:val="0"/>
      <w:marBottom w:val="0"/>
      <w:divBdr>
        <w:top w:val="none" w:sz="0" w:space="0" w:color="auto"/>
        <w:left w:val="none" w:sz="0" w:space="0" w:color="auto"/>
        <w:bottom w:val="none" w:sz="0" w:space="0" w:color="auto"/>
        <w:right w:val="none" w:sz="0" w:space="0" w:color="auto"/>
      </w:divBdr>
    </w:div>
    <w:div w:id="1601717938">
      <w:marLeft w:val="640"/>
      <w:marRight w:val="0"/>
      <w:marTop w:val="0"/>
      <w:marBottom w:val="0"/>
      <w:divBdr>
        <w:top w:val="none" w:sz="0" w:space="0" w:color="auto"/>
        <w:left w:val="none" w:sz="0" w:space="0" w:color="auto"/>
        <w:bottom w:val="none" w:sz="0" w:space="0" w:color="auto"/>
        <w:right w:val="none" w:sz="0" w:space="0" w:color="auto"/>
      </w:divBdr>
    </w:div>
    <w:div w:id="1601719177">
      <w:marLeft w:val="640"/>
      <w:marRight w:val="0"/>
      <w:marTop w:val="0"/>
      <w:marBottom w:val="0"/>
      <w:divBdr>
        <w:top w:val="none" w:sz="0" w:space="0" w:color="auto"/>
        <w:left w:val="none" w:sz="0" w:space="0" w:color="auto"/>
        <w:bottom w:val="none" w:sz="0" w:space="0" w:color="auto"/>
        <w:right w:val="none" w:sz="0" w:space="0" w:color="auto"/>
      </w:divBdr>
    </w:div>
    <w:div w:id="1601765857">
      <w:marLeft w:val="640"/>
      <w:marRight w:val="0"/>
      <w:marTop w:val="0"/>
      <w:marBottom w:val="0"/>
      <w:divBdr>
        <w:top w:val="none" w:sz="0" w:space="0" w:color="auto"/>
        <w:left w:val="none" w:sz="0" w:space="0" w:color="auto"/>
        <w:bottom w:val="none" w:sz="0" w:space="0" w:color="auto"/>
        <w:right w:val="none" w:sz="0" w:space="0" w:color="auto"/>
      </w:divBdr>
    </w:div>
    <w:div w:id="1601795062">
      <w:marLeft w:val="640"/>
      <w:marRight w:val="0"/>
      <w:marTop w:val="0"/>
      <w:marBottom w:val="0"/>
      <w:divBdr>
        <w:top w:val="none" w:sz="0" w:space="0" w:color="auto"/>
        <w:left w:val="none" w:sz="0" w:space="0" w:color="auto"/>
        <w:bottom w:val="none" w:sz="0" w:space="0" w:color="auto"/>
        <w:right w:val="none" w:sz="0" w:space="0" w:color="auto"/>
      </w:divBdr>
    </w:div>
    <w:div w:id="1601837164">
      <w:marLeft w:val="640"/>
      <w:marRight w:val="0"/>
      <w:marTop w:val="0"/>
      <w:marBottom w:val="0"/>
      <w:divBdr>
        <w:top w:val="none" w:sz="0" w:space="0" w:color="auto"/>
        <w:left w:val="none" w:sz="0" w:space="0" w:color="auto"/>
        <w:bottom w:val="none" w:sz="0" w:space="0" w:color="auto"/>
        <w:right w:val="none" w:sz="0" w:space="0" w:color="auto"/>
      </w:divBdr>
    </w:div>
    <w:div w:id="1601983387">
      <w:marLeft w:val="640"/>
      <w:marRight w:val="0"/>
      <w:marTop w:val="0"/>
      <w:marBottom w:val="0"/>
      <w:divBdr>
        <w:top w:val="none" w:sz="0" w:space="0" w:color="auto"/>
        <w:left w:val="none" w:sz="0" w:space="0" w:color="auto"/>
        <w:bottom w:val="none" w:sz="0" w:space="0" w:color="auto"/>
        <w:right w:val="none" w:sz="0" w:space="0" w:color="auto"/>
      </w:divBdr>
    </w:div>
    <w:div w:id="1601988053">
      <w:marLeft w:val="640"/>
      <w:marRight w:val="0"/>
      <w:marTop w:val="0"/>
      <w:marBottom w:val="0"/>
      <w:divBdr>
        <w:top w:val="none" w:sz="0" w:space="0" w:color="auto"/>
        <w:left w:val="none" w:sz="0" w:space="0" w:color="auto"/>
        <w:bottom w:val="none" w:sz="0" w:space="0" w:color="auto"/>
        <w:right w:val="none" w:sz="0" w:space="0" w:color="auto"/>
      </w:divBdr>
    </w:div>
    <w:div w:id="1602032233">
      <w:marLeft w:val="640"/>
      <w:marRight w:val="0"/>
      <w:marTop w:val="0"/>
      <w:marBottom w:val="0"/>
      <w:divBdr>
        <w:top w:val="none" w:sz="0" w:space="0" w:color="auto"/>
        <w:left w:val="none" w:sz="0" w:space="0" w:color="auto"/>
        <w:bottom w:val="none" w:sz="0" w:space="0" w:color="auto"/>
        <w:right w:val="none" w:sz="0" w:space="0" w:color="auto"/>
      </w:divBdr>
    </w:div>
    <w:div w:id="1602058599">
      <w:marLeft w:val="640"/>
      <w:marRight w:val="0"/>
      <w:marTop w:val="0"/>
      <w:marBottom w:val="0"/>
      <w:divBdr>
        <w:top w:val="none" w:sz="0" w:space="0" w:color="auto"/>
        <w:left w:val="none" w:sz="0" w:space="0" w:color="auto"/>
        <w:bottom w:val="none" w:sz="0" w:space="0" w:color="auto"/>
        <w:right w:val="none" w:sz="0" w:space="0" w:color="auto"/>
      </w:divBdr>
    </w:div>
    <w:div w:id="1602108898">
      <w:marLeft w:val="640"/>
      <w:marRight w:val="0"/>
      <w:marTop w:val="0"/>
      <w:marBottom w:val="0"/>
      <w:divBdr>
        <w:top w:val="none" w:sz="0" w:space="0" w:color="auto"/>
        <w:left w:val="none" w:sz="0" w:space="0" w:color="auto"/>
        <w:bottom w:val="none" w:sz="0" w:space="0" w:color="auto"/>
        <w:right w:val="none" w:sz="0" w:space="0" w:color="auto"/>
      </w:divBdr>
    </w:div>
    <w:div w:id="1602109961">
      <w:marLeft w:val="640"/>
      <w:marRight w:val="0"/>
      <w:marTop w:val="0"/>
      <w:marBottom w:val="0"/>
      <w:divBdr>
        <w:top w:val="none" w:sz="0" w:space="0" w:color="auto"/>
        <w:left w:val="none" w:sz="0" w:space="0" w:color="auto"/>
        <w:bottom w:val="none" w:sz="0" w:space="0" w:color="auto"/>
        <w:right w:val="none" w:sz="0" w:space="0" w:color="auto"/>
      </w:divBdr>
    </w:div>
    <w:div w:id="1602377966">
      <w:marLeft w:val="640"/>
      <w:marRight w:val="0"/>
      <w:marTop w:val="0"/>
      <w:marBottom w:val="0"/>
      <w:divBdr>
        <w:top w:val="none" w:sz="0" w:space="0" w:color="auto"/>
        <w:left w:val="none" w:sz="0" w:space="0" w:color="auto"/>
        <w:bottom w:val="none" w:sz="0" w:space="0" w:color="auto"/>
        <w:right w:val="none" w:sz="0" w:space="0" w:color="auto"/>
      </w:divBdr>
    </w:div>
    <w:div w:id="1602448277">
      <w:marLeft w:val="640"/>
      <w:marRight w:val="0"/>
      <w:marTop w:val="0"/>
      <w:marBottom w:val="0"/>
      <w:divBdr>
        <w:top w:val="none" w:sz="0" w:space="0" w:color="auto"/>
        <w:left w:val="none" w:sz="0" w:space="0" w:color="auto"/>
        <w:bottom w:val="none" w:sz="0" w:space="0" w:color="auto"/>
        <w:right w:val="none" w:sz="0" w:space="0" w:color="auto"/>
      </w:divBdr>
    </w:div>
    <w:div w:id="1602449767">
      <w:marLeft w:val="640"/>
      <w:marRight w:val="0"/>
      <w:marTop w:val="0"/>
      <w:marBottom w:val="0"/>
      <w:divBdr>
        <w:top w:val="none" w:sz="0" w:space="0" w:color="auto"/>
        <w:left w:val="none" w:sz="0" w:space="0" w:color="auto"/>
        <w:bottom w:val="none" w:sz="0" w:space="0" w:color="auto"/>
        <w:right w:val="none" w:sz="0" w:space="0" w:color="auto"/>
      </w:divBdr>
    </w:div>
    <w:div w:id="1602449989">
      <w:marLeft w:val="640"/>
      <w:marRight w:val="0"/>
      <w:marTop w:val="0"/>
      <w:marBottom w:val="0"/>
      <w:divBdr>
        <w:top w:val="none" w:sz="0" w:space="0" w:color="auto"/>
        <w:left w:val="none" w:sz="0" w:space="0" w:color="auto"/>
        <w:bottom w:val="none" w:sz="0" w:space="0" w:color="auto"/>
        <w:right w:val="none" w:sz="0" w:space="0" w:color="auto"/>
      </w:divBdr>
    </w:div>
    <w:div w:id="1602452845">
      <w:marLeft w:val="640"/>
      <w:marRight w:val="0"/>
      <w:marTop w:val="0"/>
      <w:marBottom w:val="0"/>
      <w:divBdr>
        <w:top w:val="none" w:sz="0" w:space="0" w:color="auto"/>
        <w:left w:val="none" w:sz="0" w:space="0" w:color="auto"/>
        <w:bottom w:val="none" w:sz="0" w:space="0" w:color="auto"/>
        <w:right w:val="none" w:sz="0" w:space="0" w:color="auto"/>
      </w:divBdr>
    </w:div>
    <w:div w:id="1602562891">
      <w:marLeft w:val="640"/>
      <w:marRight w:val="0"/>
      <w:marTop w:val="0"/>
      <w:marBottom w:val="0"/>
      <w:divBdr>
        <w:top w:val="none" w:sz="0" w:space="0" w:color="auto"/>
        <w:left w:val="none" w:sz="0" w:space="0" w:color="auto"/>
        <w:bottom w:val="none" w:sz="0" w:space="0" w:color="auto"/>
        <w:right w:val="none" w:sz="0" w:space="0" w:color="auto"/>
      </w:divBdr>
    </w:div>
    <w:div w:id="1602564016">
      <w:marLeft w:val="640"/>
      <w:marRight w:val="0"/>
      <w:marTop w:val="0"/>
      <w:marBottom w:val="0"/>
      <w:divBdr>
        <w:top w:val="none" w:sz="0" w:space="0" w:color="auto"/>
        <w:left w:val="none" w:sz="0" w:space="0" w:color="auto"/>
        <w:bottom w:val="none" w:sz="0" w:space="0" w:color="auto"/>
        <w:right w:val="none" w:sz="0" w:space="0" w:color="auto"/>
      </w:divBdr>
    </w:div>
    <w:div w:id="1602566042">
      <w:marLeft w:val="640"/>
      <w:marRight w:val="0"/>
      <w:marTop w:val="0"/>
      <w:marBottom w:val="0"/>
      <w:divBdr>
        <w:top w:val="none" w:sz="0" w:space="0" w:color="auto"/>
        <w:left w:val="none" w:sz="0" w:space="0" w:color="auto"/>
        <w:bottom w:val="none" w:sz="0" w:space="0" w:color="auto"/>
        <w:right w:val="none" w:sz="0" w:space="0" w:color="auto"/>
      </w:divBdr>
    </w:div>
    <w:div w:id="1602640902">
      <w:marLeft w:val="640"/>
      <w:marRight w:val="0"/>
      <w:marTop w:val="0"/>
      <w:marBottom w:val="0"/>
      <w:divBdr>
        <w:top w:val="none" w:sz="0" w:space="0" w:color="auto"/>
        <w:left w:val="none" w:sz="0" w:space="0" w:color="auto"/>
        <w:bottom w:val="none" w:sz="0" w:space="0" w:color="auto"/>
        <w:right w:val="none" w:sz="0" w:space="0" w:color="auto"/>
      </w:divBdr>
    </w:div>
    <w:div w:id="1602646917">
      <w:marLeft w:val="640"/>
      <w:marRight w:val="0"/>
      <w:marTop w:val="0"/>
      <w:marBottom w:val="0"/>
      <w:divBdr>
        <w:top w:val="none" w:sz="0" w:space="0" w:color="auto"/>
        <w:left w:val="none" w:sz="0" w:space="0" w:color="auto"/>
        <w:bottom w:val="none" w:sz="0" w:space="0" w:color="auto"/>
        <w:right w:val="none" w:sz="0" w:space="0" w:color="auto"/>
      </w:divBdr>
    </w:div>
    <w:div w:id="1602713900">
      <w:marLeft w:val="640"/>
      <w:marRight w:val="0"/>
      <w:marTop w:val="0"/>
      <w:marBottom w:val="0"/>
      <w:divBdr>
        <w:top w:val="none" w:sz="0" w:space="0" w:color="auto"/>
        <w:left w:val="none" w:sz="0" w:space="0" w:color="auto"/>
        <w:bottom w:val="none" w:sz="0" w:space="0" w:color="auto"/>
        <w:right w:val="none" w:sz="0" w:space="0" w:color="auto"/>
      </w:divBdr>
    </w:div>
    <w:div w:id="1602765000">
      <w:marLeft w:val="640"/>
      <w:marRight w:val="0"/>
      <w:marTop w:val="0"/>
      <w:marBottom w:val="0"/>
      <w:divBdr>
        <w:top w:val="none" w:sz="0" w:space="0" w:color="auto"/>
        <w:left w:val="none" w:sz="0" w:space="0" w:color="auto"/>
        <w:bottom w:val="none" w:sz="0" w:space="0" w:color="auto"/>
        <w:right w:val="none" w:sz="0" w:space="0" w:color="auto"/>
      </w:divBdr>
    </w:div>
    <w:div w:id="1602907263">
      <w:marLeft w:val="640"/>
      <w:marRight w:val="0"/>
      <w:marTop w:val="0"/>
      <w:marBottom w:val="0"/>
      <w:divBdr>
        <w:top w:val="none" w:sz="0" w:space="0" w:color="auto"/>
        <w:left w:val="none" w:sz="0" w:space="0" w:color="auto"/>
        <w:bottom w:val="none" w:sz="0" w:space="0" w:color="auto"/>
        <w:right w:val="none" w:sz="0" w:space="0" w:color="auto"/>
      </w:divBdr>
    </w:div>
    <w:div w:id="1602955623">
      <w:marLeft w:val="640"/>
      <w:marRight w:val="0"/>
      <w:marTop w:val="0"/>
      <w:marBottom w:val="0"/>
      <w:divBdr>
        <w:top w:val="none" w:sz="0" w:space="0" w:color="auto"/>
        <w:left w:val="none" w:sz="0" w:space="0" w:color="auto"/>
        <w:bottom w:val="none" w:sz="0" w:space="0" w:color="auto"/>
        <w:right w:val="none" w:sz="0" w:space="0" w:color="auto"/>
      </w:divBdr>
    </w:div>
    <w:div w:id="1602955678">
      <w:marLeft w:val="640"/>
      <w:marRight w:val="0"/>
      <w:marTop w:val="0"/>
      <w:marBottom w:val="0"/>
      <w:divBdr>
        <w:top w:val="none" w:sz="0" w:space="0" w:color="auto"/>
        <w:left w:val="none" w:sz="0" w:space="0" w:color="auto"/>
        <w:bottom w:val="none" w:sz="0" w:space="0" w:color="auto"/>
        <w:right w:val="none" w:sz="0" w:space="0" w:color="auto"/>
      </w:divBdr>
    </w:div>
    <w:div w:id="1603025445">
      <w:marLeft w:val="640"/>
      <w:marRight w:val="0"/>
      <w:marTop w:val="0"/>
      <w:marBottom w:val="0"/>
      <w:divBdr>
        <w:top w:val="none" w:sz="0" w:space="0" w:color="auto"/>
        <w:left w:val="none" w:sz="0" w:space="0" w:color="auto"/>
        <w:bottom w:val="none" w:sz="0" w:space="0" w:color="auto"/>
        <w:right w:val="none" w:sz="0" w:space="0" w:color="auto"/>
      </w:divBdr>
    </w:div>
    <w:div w:id="1603142930">
      <w:marLeft w:val="640"/>
      <w:marRight w:val="0"/>
      <w:marTop w:val="0"/>
      <w:marBottom w:val="0"/>
      <w:divBdr>
        <w:top w:val="none" w:sz="0" w:space="0" w:color="auto"/>
        <w:left w:val="none" w:sz="0" w:space="0" w:color="auto"/>
        <w:bottom w:val="none" w:sz="0" w:space="0" w:color="auto"/>
        <w:right w:val="none" w:sz="0" w:space="0" w:color="auto"/>
      </w:divBdr>
    </w:div>
    <w:div w:id="1603222475">
      <w:marLeft w:val="640"/>
      <w:marRight w:val="0"/>
      <w:marTop w:val="0"/>
      <w:marBottom w:val="0"/>
      <w:divBdr>
        <w:top w:val="none" w:sz="0" w:space="0" w:color="auto"/>
        <w:left w:val="none" w:sz="0" w:space="0" w:color="auto"/>
        <w:bottom w:val="none" w:sz="0" w:space="0" w:color="auto"/>
        <w:right w:val="none" w:sz="0" w:space="0" w:color="auto"/>
      </w:divBdr>
    </w:div>
    <w:div w:id="1603223117">
      <w:marLeft w:val="640"/>
      <w:marRight w:val="0"/>
      <w:marTop w:val="0"/>
      <w:marBottom w:val="0"/>
      <w:divBdr>
        <w:top w:val="none" w:sz="0" w:space="0" w:color="auto"/>
        <w:left w:val="none" w:sz="0" w:space="0" w:color="auto"/>
        <w:bottom w:val="none" w:sz="0" w:space="0" w:color="auto"/>
        <w:right w:val="none" w:sz="0" w:space="0" w:color="auto"/>
      </w:divBdr>
    </w:div>
    <w:div w:id="1603224673">
      <w:marLeft w:val="640"/>
      <w:marRight w:val="0"/>
      <w:marTop w:val="0"/>
      <w:marBottom w:val="0"/>
      <w:divBdr>
        <w:top w:val="none" w:sz="0" w:space="0" w:color="auto"/>
        <w:left w:val="none" w:sz="0" w:space="0" w:color="auto"/>
        <w:bottom w:val="none" w:sz="0" w:space="0" w:color="auto"/>
        <w:right w:val="none" w:sz="0" w:space="0" w:color="auto"/>
      </w:divBdr>
    </w:div>
    <w:div w:id="1603342672">
      <w:marLeft w:val="640"/>
      <w:marRight w:val="0"/>
      <w:marTop w:val="0"/>
      <w:marBottom w:val="0"/>
      <w:divBdr>
        <w:top w:val="none" w:sz="0" w:space="0" w:color="auto"/>
        <w:left w:val="none" w:sz="0" w:space="0" w:color="auto"/>
        <w:bottom w:val="none" w:sz="0" w:space="0" w:color="auto"/>
        <w:right w:val="none" w:sz="0" w:space="0" w:color="auto"/>
      </w:divBdr>
    </w:div>
    <w:div w:id="1603342791">
      <w:marLeft w:val="640"/>
      <w:marRight w:val="0"/>
      <w:marTop w:val="0"/>
      <w:marBottom w:val="0"/>
      <w:divBdr>
        <w:top w:val="none" w:sz="0" w:space="0" w:color="auto"/>
        <w:left w:val="none" w:sz="0" w:space="0" w:color="auto"/>
        <w:bottom w:val="none" w:sz="0" w:space="0" w:color="auto"/>
        <w:right w:val="none" w:sz="0" w:space="0" w:color="auto"/>
      </w:divBdr>
    </w:div>
    <w:div w:id="1603416316">
      <w:marLeft w:val="640"/>
      <w:marRight w:val="0"/>
      <w:marTop w:val="0"/>
      <w:marBottom w:val="0"/>
      <w:divBdr>
        <w:top w:val="none" w:sz="0" w:space="0" w:color="auto"/>
        <w:left w:val="none" w:sz="0" w:space="0" w:color="auto"/>
        <w:bottom w:val="none" w:sz="0" w:space="0" w:color="auto"/>
        <w:right w:val="none" w:sz="0" w:space="0" w:color="auto"/>
      </w:divBdr>
    </w:div>
    <w:div w:id="1603416759">
      <w:marLeft w:val="640"/>
      <w:marRight w:val="0"/>
      <w:marTop w:val="0"/>
      <w:marBottom w:val="0"/>
      <w:divBdr>
        <w:top w:val="none" w:sz="0" w:space="0" w:color="auto"/>
        <w:left w:val="none" w:sz="0" w:space="0" w:color="auto"/>
        <w:bottom w:val="none" w:sz="0" w:space="0" w:color="auto"/>
        <w:right w:val="none" w:sz="0" w:space="0" w:color="auto"/>
      </w:divBdr>
    </w:div>
    <w:div w:id="1603492094">
      <w:marLeft w:val="640"/>
      <w:marRight w:val="0"/>
      <w:marTop w:val="0"/>
      <w:marBottom w:val="0"/>
      <w:divBdr>
        <w:top w:val="none" w:sz="0" w:space="0" w:color="auto"/>
        <w:left w:val="none" w:sz="0" w:space="0" w:color="auto"/>
        <w:bottom w:val="none" w:sz="0" w:space="0" w:color="auto"/>
        <w:right w:val="none" w:sz="0" w:space="0" w:color="auto"/>
      </w:divBdr>
    </w:div>
    <w:div w:id="1603495933">
      <w:marLeft w:val="640"/>
      <w:marRight w:val="0"/>
      <w:marTop w:val="0"/>
      <w:marBottom w:val="0"/>
      <w:divBdr>
        <w:top w:val="none" w:sz="0" w:space="0" w:color="auto"/>
        <w:left w:val="none" w:sz="0" w:space="0" w:color="auto"/>
        <w:bottom w:val="none" w:sz="0" w:space="0" w:color="auto"/>
        <w:right w:val="none" w:sz="0" w:space="0" w:color="auto"/>
      </w:divBdr>
    </w:div>
    <w:div w:id="1603567520">
      <w:marLeft w:val="640"/>
      <w:marRight w:val="0"/>
      <w:marTop w:val="0"/>
      <w:marBottom w:val="0"/>
      <w:divBdr>
        <w:top w:val="none" w:sz="0" w:space="0" w:color="auto"/>
        <w:left w:val="none" w:sz="0" w:space="0" w:color="auto"/>
        <w:bottom w:val="none" w:sz="0" w:space="0" w:color="auto"/>
        <w:right w:val="none" w:sz="0" w:space="0" w:color="auto"/>
      </w:divBdr>
    </w:div>
    <w:div w:id="1603609876">
      <w:marLeft w:val="640"/>
      <w:marRight w:val="0"/>
      <w:marTop w:val="0"/>
      <w:marBottom w:val="0"/>
      <w:divBdr>
        <w:top w:val="none" w:sz="0" w:space="0" w:color="auto"/>
        <w:left w:val="none" w:sz="0" w:space="0" w:color="auto"/>
        <w:bottom w:val="none" w:sz="0" w:space="0" w:color="auto"/>
        <w:right w:val="none" w:sz="0" w:space="0" w:color="auto"/>
      </w:divBdr>
    </w:div>
    <w:div w:id="1603805595">
      <w:marLeft w:val="640"/>
      <w:marRight w:val="0"/>
      <w:marTop w:val="0"/>
      <w:marBottom w:val="0"/>
      <w:divBdr>
        <w:top w:val="none" w:sz="0" w:space="0" w:color="auto"/>
        <w:left w:val="none" w:sz="0" w:space="0" w:color="auto"/>
        <w:bottom w:val="none" w:sz="0" w:space="0" w:color="auto"/>
        <w:right w:val="none" w:sz="0" w:space="0" w:color="auto"/>
      </w:divBdr>
    </w:div>
    <w:div w:id="1603882059">
      <w:marLeft w:val="640"/>
      <w:marRight w:val="0"/>
      <w:marTop w:val="0"/>
      <w:marBottom w:val="0"/>
      <w:divBdr>
        <w:top w:val="none" w:sz="0" w:space="0" w:color="auto"/>
        <w:left w:val="none" w:sz="0" w:space="0" w:color="auto"/>
        <w:bottom w:val="none" w:sz="0" w:space="0" w:color="auto"/>
        <w:right w:val="none" w:sz="0" w:space="0" w:color="auto"/>
      </w:divBdr>
    </w:div>
    <w:div w:id="1603957251">
      <w:marLeft w:val="640"/>
      <w:marRight w:val="0"/>
      <w:marTop w:val="0"/>
      <w:marBottom w:val="0"/>
      <w:divBdr>
        <w:top w:val="none" w:sz="0" w:space="0" w:color="auto"/>
        <w:left w:val="none" w:sz="0" w:space="0" w:color="auto"/>
        <w:bottom w:val="none" w:sz="0" w:space="0" w:color="auto"/>
        <w:right w:val="none" w:sz="0" w:space="0" w:color="auto"/>
      </w:divBdr>
    </w:div>
    <w:div w:id="1603997315">
      <w:marLeft w:val="640"/>
      <w:marRight w:val="0"/>
      <w:marTop w:val="0"/>
      <w:marBottom w:val="0"/>
      <w:divBdr>
        <w:top w:val="none" w:sz="0" w:space="0" w:color="auto"/>
        <w:left w:val="none" w:sz="0" w:space="0" w:color="auto"/>
        <w:bottom w:val="none" w:sz="0" w:space="0" w:color="auto"/>
        <w:right w:val="none" w:sz="0" w:space="0" w:color="auto"/>
      </w:divBdr>
    </w:div>
    <w:div w:id="1604024732">
      <w:marLeft w:val="640"/>
      <w:marRight w:val="0"/>
      <w:marTop w:val="0"/>
      <w:marBottom w:val="0"/>
      <w:divBdr>
        <w:top w:val="none" w:sz="0" w:space="0" w:color="auto"/>
        <w:left w:val="none" w:sz="0" w:space="0" w:color="auto"/>
        <w:bottom w:val="none" w:sz="0" w:space="0" w:color="auto"/>
        <w:right w:val="none" w:sz="0" w:space="0" w:color="auto"/>
      </w:divBdr>
    </w:div>
    <w:div w:id="1604067020">
      <w:marLeft w:val="640"/>
      <w:marRight w:val="0"/>
      <w:marTop w:val="0"/>
      <w:marBottom w:val="0"/>
      <w:divBdr>
        <w:top w:val="none" w:sz="0" w:space="0" w:color="auto"/>
        <w:left w:val="none" w:sz="0" w:space="0" w:color="auto"/>
        <w:bottom w:val="none" w:sz="0" w:space="0" w:color="auto"/>
        <w:right w:val="none" w:sz="0" w:space="0" w:color="auto"/>
      </w:divBdr>
    </w:div>
    <w:div w:id="1604073519">
      <w:marLeft w:val="640"/>
      <w:marRight w:val="0"/>
      <w:marTop w:val="0"/>
      <w:marBottom w:val="0"/>
      <w:divBdr>
        <w:top w:val="none" w:sz="0" w:space="0" w:color="auto"/>
        <w:left w:val="none" w:sz="0" w:space="0" w:color="auto"/>
        <w:bottom w:val="none" w:sz="0" w:space="0" w:color="auto"/>
        <w:right w:val="none" w:sz="0" w:space="0" w:color="auto"/>
      </w:divBdr>
    </w:div>
    <w:div w:id="1604264846">
      <w:marLeft w:val="640"/>
      <w:marRight w:val="0"/>
      <w:marTop w:val="0"/>
      <w:marBottom w:val="0"/>
      <w:divBdr>
        <w:top w:val="none" w:sz="0" w:space="0" w:color="auto"/>
        <w:left w:val="none" w:sz="0" w:space="0" w:color="auto"/>
        <w:bottom w:val="none" w:sz="0" w:space="0" w:color="auto"/>
        <w:right w:val="none" w:sz="0" w:space="0" w:color="auto"/>
      </w:divBdr>
    </w:div>
    <w:div w:id="1604344082">
      <w:marLeft w:val="640"/>
      <w:marRight w:val="0"/>
      <w:marTop w:val="0"/>
      <w:marBottom w:val="0"/>
      <w:divBdr>
        <w:top w:val="none" w:sz="0" w:space="0" w:color="auto"/>
        <w:left w:val="none" w:sz="0" w:space="0" w:color="auto"/>
        <w:bottom w:val="none" w:sz="0" w:space="0" w:color="auto"/>
        <w:right w:val="none" w:sz="0" w:space="0" w:color="auto"/>
      </w:divBdr>
    </w:div>
    <w:div w:id="1604413407">
      <w:marLeft w:val="640"/>
      <w:marRight w:val="0"/>
      <w:marTop w:val="0"/>
      <w:marBottom w:val="0"/>
      <w:divBdr>
        <w:top w:val="none" w:sz="0" w:space="0" w:color="auto"/>
        <w:left w:val="none" w:sz="0" w:space="0" w:color="auto"/>
        <w:bottom w:val="none" w:sz="0" w:space="0" w:color="auto"/>
        <w:right w:val="none" w:sz="0" w:space="0" w:color="auto"/>
      </w:divBdr>
    </w:div>
    <w:div w:id="1604456959">
      <w:marLeft w:val="640"/>
      <w:marRight w:val="0"/>
      <w:marTop w:val="0"/>
      <w:marBottom w:val="0"/>
      <w:divBdr>
        <w:top w:val="none" w:sz="0" w:space="0" w:color="auto"/>
        <w:left w:val="none" w:sz="0" w:space="0" w:color="auto"/>
        <w:bottom w:val="none" w:sz="0" w:space="0" w:color="auto"/>
        <w:right w:val="none" w:sz="0" w:space="0" w:color="auto"/>
      </w:divBdr>
    </w:div>
    <w:div w:id="1604460768">
      <w:marLeft w:val="640"/>
      <w:marRight w:val="0"/>
      <w:marTop w:val="0"/>
      <w:marBottom w:val="0"/>
      <w:divBdr>
        <w:top w:val="none" w:sz="0" w:space="0" w:color="auto"/>
        <w:left w:val="none" w:sz="0" w:space="0" w:color="auto"/>
        <w:bottom w:val="none" w:sz="0" w:space="0" w:color="auto"/>
        <w:right w:val="none" w:sz="0" w:space="0" w:color="auto"/>
      </w:divBdr>
    </w:div>
    <w:div w:id="1604533646">
      <w:marLeft w:val="640"/>
      <w:marRight w:val="0"/>
      <w:marTop w:val="0"/>
      <w:marBottom w:val="0"/>
      <w:divBdr>
        <w:top w:val="none" w:sz="0" w:space="0" w:color="auto"/>
        <w:left w:val="none" w:sz="0" w:space="0" w:color="auto"/>
        <w:bottom w:val="none" w:sz="0" w:space="0" w:color="auto"/>
        <w:right w:val="none" w:sz="0" w:space="0" w:color="auto"/>
      </w:divBdr>
    </w:div>
    <w:div w:id="1604722377">
      <w:marLeft w:val="640"/>
      <w:marRight w:val="0"/>
      <w:marTop w:val="0"/>
      <w:marBottom w:val="0"/>
      <w:divBdr>
        <w:top w:val="none" w:sz="0" w:space="0" w:color="auto"/>
        <w:left w:val="none" w:sz="0" w:space="0" w:color="auto"/>
        <w:bottom w:val="none" w:sz="0" w:space="0" w:color="auto"/>
        <w:right w:val="none" w:sz="0" w:space="0" w:color="auto"/>
      </w:divBdr>
    </w:div>
    <w:div w:id="1604801601">
      <w:marLeft w:val="640"/>
      <w:marRight w:val="0"/>
      <w:marTop w:val="0"/>
      <w:marBottom w:val="0"/>
      <w:divBdr>
        <w:top w:val="none" w:sz="0" w:space="0" w:color="auto"/>
        <w:left w:val="none" w:sz="0" w:space="0" w:color="auto"/>
        <w:bottom w:val="none" w:sz="0" w:space="0" w:color="auto"/>
        <w:right w:val="none" w:sz="0" w:space="0" w:color="auto"/>
      </w:divBdr>
    </w:div>
    <w:div w:id="1604802853">
      <w:marLeft w:val="640"/>
      <w:marRight w:val="0"/>
      <w:marTop w:val="0"/>
      <w:marBottom w:val="0"/>
      <w:divBdr>
        <w:top w:val="none" w:sz="0" w:space="0" w:color="auto"/>
        <w:left w:val="none" w:sz="0" w:space="0" w:color="auto"/>
        <w:bottom w:val="none" w:sz="0" w:space="0" w:color="auto"/>
        <w:right w:val="none" w:sz="0" w:space="0" w:color="auto"/>
      </w:divBdr>
    </w:div>
    <w:div w:id="1604991496">
      <w:marLeft w:val="640"/>
      <w:marRight w:val="0"/>
      <w:marTop w:val="0"/>
      <w:marBottom w:val="0"/>
      <w:divBdr>
        <w:top w:val="none" w:sz="0" w:space="0" w:color="auto"/>
        <w:left w:val="none" w:sz="0" w:space="0" w:color="auto"/>
        <w:bottom w:val="none" w:sz="0" w:space="0" w:color="auto"/>
        <w:right w:val="none" w:sz="0" w:space="0" w:color="auto"/>
      </w:divBdr>
    </w:div>
    <w:div w:id="1604997314">
      <w:marLeft w:val="640"/>
      <w:marRight w:val="0"/>
      <w:marTop w:val="0"/>
      <w:marBottom w:val="0"/>
      <w:divBdr>
        <w:top w:val="none" w:sz="0" w:space="0" w:color="auto"/>
        <w:left w:val="none" w:sz="0" w:space="0" w:color="auto"/>
        <w:bottom w:val="none" w:sz="0" w:space="0" w:color="auto"/>
        <w:right w:val="none" w:sz="0" w:space="0" w:color="auto"/>
      </w:divBdr>
    </w:div>
    <w:div w:id="1605074566">
      <w:marLeft w:val="640"/>
      <w:marRight w:val="0"/>
      <w:marTop w:val="0"/>
      <w:marBottom w:val="0"/>
      <w:divBdr>
        <w:top w:val="none" w:sz="0" w:space="0" w:color="auto"/>
        <w:left w:val="none" w:sz="0" w:space="0" w:color="auto"/>
        <w:bottom w:val="none" w:sz="0" w:space="0" w:color="auto"/>
        <w:right w:val="none" w:sz="0" w:space="0" w:color="auto"/>
      </w:divBdr>
    </w:div>
    <w:div w:id="1605111618">
      <w:bodyDiv w:val="1"/>
      <w:marLeft w:val="0"/>
      <w:marRight w:val="0"/>
      <w:marTop w:val="0"/>
      <w:marBottom w:val="0"/>
      <w:divBdr>
        <w:top w:val="none" w:sz="0" w:space="0" w:color="auto"/>
        <w:left w:val="none" w:sz="0" w:space="0" w:color="auto"/>
        <w:bottom w:val="none" w:sz="0" w:space="0" w:color="auto"/>
        <w:right w:val="none" w:sz="0" w:space="0" w:color="auto"/>
      </w:divBdr>
      <w:divsChild>
        <w:div w:id="42564331">
          <w:marLeft w:val="640"/>
          <w:marRight w:val="0"/>
          <w:marTop w:val="0"/>
          <w:marBottom w:val="0"/>
          <w:divBdr>
            <w:top w:val="none" w:sz="0" w:space="0" w:color="auto"/>
            <w:left w:val="none" w:sz="0" w:space="0" w:color="auto"/>
            <w:bottom w:val="none" w:sz="0" w:space="0" w:color="auto"/>
            <w:right w:val="none" w:sz="0" w:space="0" w:color="auto"/>
          </w:divBdr>
        </w:div>
        <w:div w:id="104422948">
          <w:marLeft w:val="640"/>
          <w:marRight w:val="0"/>
          <w:marTop w:val="0"/>
          <w:marBottom w:val="0"/>
          <w:divBdr>
            <w:top w:val="none" w:sz="0" w:space="0" w:color="auto"/>
            <w:left w:val="none" w:sz="0" w:space="0" w:color="auto"/>
            <w:bottom w:val="none" w:sz="0" w:space="0" w:color="auto"/>
            <w:right w:val="none" w:sz="0" w:space="0" w:color="auto"/>
          </w:divBdr>
        </w:div>
        <w:div w:id="425267679">
          <w:marLeft w:val="640"/>
          <w:marRight w:val="0"/>
          <w:marTop w:val="0"/>
          <w:marBottom w:val="0"/>
          <w:divBdr>
            <w:top w:val="none" w:sz="0" w:space="0" w:color="auto"/>
            <w:left w:val="none" w:sz="0" w:space="0" w:color="auto"/>
            <w:bottom w:val="none" w:sz="0" w:space="0" w:color="auto"/>
            <w:right w:val="none" w:sz="0" w:space="0" w:color="auto"/>
          </w:divBdr>
        </w:div>
        <w:div w:id="981426034">
          <w:marLeft w:val="640"/>
          <w:marRight w:val="0"/>
          <w:marTop w:val="0"/>
          <w:marBottom w:val="0"/>
          <w:divBdr>
            <w:top w:val="none" w:sz="0" w:space="0" w:color="auto"/>
            <w:left w:val="none" w:sz="0" w:space="0" w:color="auto"/>
            <w:bottom w:val="none" w:sz="0" w:space="0" w:color="auto"/>
            <w:right w:val="none" w:sz="0" w:space="0" w:color="auto"/>
          </w:divBdr>
        </w:div>
        <w:div w:id="1074280875">
          <w:marLeft w:val="640"/>
          <w:marRight w:val="0"/>
          <w:marTop w:val="0"/>
          <w:marBottom w:val="0"/>
          <w:divBdr>
            <w:top w:val="none" w:sz="0" w:space="0" w:color="auto"/>
            <w:left w:val="none" w:sz="0" w:space="0" w:color="auto"/>
            <w:bottom w:val="none" w:sz="0" w:space="0" w:color="auto"/>
            <w:right w:val="none" w:sz="0" w:space="0" w:color="auto"/>
          </w:divBdr>
        </w:div>
        <w:div w:id="1428381111">
          <w:marLeft w:val="640"/>
          <w:marRight w:val="0"/>
          <w:marTop w:val="0"/>
          <w:marBottom w:val="0"/>
          <w:divBdr>
            <w:top w:val="none" w:sz="0" w:space="0" w:color="auto"/>
            <w:left w:val="none" w:sz="0" w:space="0" w:color="auto"/>
            <w:bottom w:val="none" w:sz="0" w:space="0" w:color="auto"/>
            <w:right w:val="none" w:sz="0" w:space="0" w:color="auto"/>
          </w:divBdr>
        </w:div>
        <w:div w:id="1482382277">
          <w:marLeft w:val="640"/>
          <w:marRight w:val="0"/>
          <w:marTop w:val="0"/>
          <w:marBottom w:val="0"/>
          <w:divBdr>
            <w:top w:val="none" w:sz="0" w:space="0" w:color="auto"/>
            <w:left w:val="none" w:sz="0" w:space="0" w:color="auto"/>
            <w:bottom w:val="none" w:sz="0" w:space="0" w:color="auto"/>
            <w:right w:val="none" w:sz="0" w:space="0" w:color="auto"/>
          </w:divBdr>
        </w:div>
        <w:div w:id="1555510409">
          <w:marLeft w:val="640"/>
          <w:marRight w:val="0"/>
          <w:marTop w:val="0"/>
          <w:marBottom w:val="0"/>
          <w:divBdr>
            <w:top w:val="none" w:sz="0" w:space="0" w:color="auto"/>
            <w:left w:val="none" w:sz="0" w:space="0" w:color="auto"/>
            <w:bottom w:val="none" w:sz="0" w:space="0" w:color="auto"/>
            <w:right w:val="none" w:sz="0" w:space="0" w:color="auto"/>
          </w:divBdr>
        </w:div>
      </w:divsChild>
    </w:div>
    <w:div w:id="1605111837">
      <w:marLeft w:val="640"/>
      <w:marRight w:val="0"/>
      <w:marTop w:val="0"/>
      <w:marBottom w:val="0"/>
      <w:divBdr>
        <w:top w:val="none" w:sz="0" w:space="0" w:color="auto"/>
        <w:left w:val="none" w:sz="0" w:space="0" w:color="auto"/>
        <w:bottom w:val="none" w:sz="0" w:space="0" w:color="auto"/>
        <w:right w:val="none" w:sz="0" w:space="0" w:color="auto"/>
      </w:divBdr>
    </w:div>
    <w:div w:id="1605116605">
      <w:marLeft w:val="640"/>
      <w:marRight w:val="0"/>
      <w:marTop w:val="0"/>
      <w:marBottom w:val="0"/>
      <w:divBdr>
        <w:top w:val="none" w:sz="0" w:space="0" w:color="auto"/>
        <w:left w:val="none" w:sz="0" w:space="0" w:color="auto"/>
        <w:bottom w:val="none" w:sz="0" w:space="0" w:color="auto"/>
        <w:right w:val="none" w:sz="0" w:space="0" w:color="auto"/>
      </w:divBdr>
    </w:div>
    <w:div w:id="1605186348">
      <w:marLeft w:val="640"/>
      <w:marRight w:val="0"/>
      <w:marTop w:val="0"/>
      <w:marBottom w:val="0"/>
      <w:divBdr>
        <w:top w:val="none" w:sz="0" w:space="0" w:color="auto"/>
        <w:left w:val="none" w:sz="0" w:space="0" w:color="auto"/>
        <w:bottom w:val="none" w:sz="0" w:space="0" w:color="auto"/>
        <w:right w:val="none" w:sz="0" w:space="0" w:color="auto"/>
      </w:divBdr>
    </w:div>
    <w:div w:id="1605458841">
      <w:marLeft w:val="640"/>
      <w:marRight w:val="0"/>
      <w:marTop w:val="0"/>
      <w:marBottom w:val="0"/>
      <w:divBdr>
        <w:top w:val="none" w:sz="0" w:space="0" w:color="auto"/>
        <w:left w:val="none" w:sz="0" w:space="0" w:color="auto"/>
        <w:bottom w:val="none" w:sz="0" w:space="0" w:color="auto"/>
        <w:right w:val="none" w:sz="0" w:space="0" w:color="auto"/>
      </w:divBdr>
    </w:div>
    <w:div w:id="1605528169">
      <w:marLeft w:val="640"/>
      <w:marRight w:val="0"/>
      <w:marTop w:val="0"/>
      <w:marBottom w:val="0"/>
      <w:divBdr>
        <w:top w:val="none" w:sz="0" w:space="0" w:color="auto"/>
        <w:left w:val="none" w:sz="0" w:space="0" w:color="auto"/>
        <w:bottom w:val="none" w:sz="0" w:space="0" w:color="auto"/>
        <w:right w:val="none" w:sz="0" w:space="0" w:color="auto"/>
      </w:divBdr>
    </w:div>
    <w:div w:id="1605650787">
      <w:marLeft w:val="640"/>
      <w:marRight w:val="0"/>
      <w:marTop w:val="0"/>
      <w:marBottom w:val="0"/>
      <w:divBdr>
        <w:top w:val="none" w:sz="0" w:space="0" w:color="auto"/>
        <w:left w:val="none" w:sz="0" w:space="0" w:color="auto"/>
        <w:bottom w:val="none" w:sz="0" w:space="0" w:color="auto"/>
        <w:right w:val="none" w:sz="0" w:space="0" w:color="auto"/>
      </w:divBdr>
    </w:div>
    <w:div w:id="1605728060">
      <w:marLeft w:val="640"/>
      <w:marRight w:val="0"/>
      <w:marTop w:val="0"/>
      <w:marBottom w:val="0"/>
      <w:divBdr>
        <w:top w:val="none" w:sz="0" w:space="0" w:color="auto"/>
        <w:left w:val="none" w:sz="0" w:space="0" w:color="auto"/>
        <w:bottom w:val="none" w:sz="0" w:space="0" w:color="auto"/>
        <w:right w:val="none" w:sz="0" w:space="0" w:color="auto"/>
      </w:divBdr>
    </w:div>
    <w:div w:id="1605765718">
      <w:marLeft w:val="640"/>
      <w:marRight w:val="0"/>
      <w:marTop w:val="0"/>
      <w:marBottom w:val="0"/>
      <w:divBdr>
        <w:top w:val="none" w:sz="0" w:space="0" w:color="auto"/>
        <w:left w:val="none" w:sz="0" w:space="0" w:color="auto"/>
        <w:bottom w:val="none" w:sz="0" w:space="0" w:color="auto"/>
        <w:right w:val="none" w:sz="0" w:space="0" w:color="auto"/>
      </w:divBdr>
    </w:div>
    <w:div w:id="1605769949">
      <w:bodyDiv w:val="1"/>
      <w:marLeft w:val="0"/>
      <w:marRight w:val="0"/>
      <w:marTop w:val="0"/>
      <w:marBottom w:val="0"/>
      <w:divBdr>
        <w:top w:val="none" w:sz="0" w:space="0" w:color="auto"/>
        <w:left w:val="none" w:sz="0" w:space="0" w:color="auto"/>
        <w:bottom w:val="none" w:sz="0" w:space="0" w:color="auto"/>
        <w:right w:val="none" w:sz="0" w:space="0" w:color="auto"/>
      </w:divBdr>
      <w:divsChild>
        <w:div w:id="31538198">
          <w:marLeft w:val="640"/>
          <w:marRight w:val="0"/>
          <w:marTop w:val="0"/>
          <w:marBottom w:val="0"/>
          <w:divBdr>
            <w:top w:val="none" w:sz="0" w:space="0" w:color="auto"/>
            <w:left w:val="none" w:sz="0" w:space="0" w:color="auto"/>
            <w:bottom w:val="none" w:sz="0" w:space="0" w:color="auto"/>
            <w:right w:val="none" w:sz="0" w:space="0" w:color="auto"/>
          </w:divBdr>
        </w:div>
        <w:div w:id="63918638">
          <w:marLeft w:val="640"/>
          <w:marRight w:val="0"/>
          <w:marTop w:val="0"/>
          <w:marBottom w:val="0"/>
          <w:divBdr>
            <w:top w:val="none" w:sz="0" w:space="0" w:color="auto"/>
            <w:left w:val="none" w:sz="0" w:space="0" w:color="auto"/>
            <w:bottom w:val="none" w:sz="0" w:space="0" w:color="auto"/>
            <w:right w:val="none" w:sz="0" w:space="0" w:color="auto"/>
          </w:divBdr>
        </w:div>
        <w:div w:id="106313177">
          <w:marLeft w:val="640"/>
          <w:marRight w:val="0"/>
          <w:marTop w:val="0"/>
          <w:marBottom w:val="0"/>
          <w:divBdr>
            <w:top w:val="none" w:sz="0" w:space="0" w:color="auto"/>
            <w:left w:val="none" w:sz="0" w:space="0" w:color="auto"/>
            <w:bottom w:val="none" w:sz="0" w:space="0" w:color="auto"/>
            <w:right w:val="none" w:sz="0" w:space="0" w:color="auto"/>
          </w:divBdr>
        </w:div>
        <w:div w:id="123276334">
          <w:marLeft w:val="640"/>
          <w:marRight w:val="0"/>
          <w:marTop w:val="0"/>
          <w:marBottom w:val="0"/>
          <w:divBdr>
            <w:top w:val="none" w:sz="0" w:space="0" w:color="auto"/>
            <w:left w:val="none" w:sz="0" w:space="0" w:color="auto"/>
            <w:bottom w:val="none" w:sz="0" w:space="0" w:color="auto"/>
            <w:right w:val="none" w:sz="0" w:space="0" w:color="auto"/>
          </w:divBdr>
        </w:div>
        <w:div w:id="123698091">
          <w:marLeft w:val="640"/>
          <w:marRight w:val="0"/>
          <w:marTop w:val="0"/>
          <w:marBottom w:val="0"/>
          <w:divBdr>
            <w:top w:val="none" w:sz="0" w:space="0" w:color="auto"/>
            <w:left w:val="none" w:sz="0" w:space="0" w:color="auto"/>
            <w:bottom w:val="none" w:sz="0" w:space="0" w:color="auto"/>
            <w:right w:val="none" w:sz="0" w:space="0" w:color="auto"/>
          </w:divBdr>
        </w:div>
        <w:div w:id="263415890">
          <w:marLeft w:val="640"/>
          <w:marRight w:val="0"/>
          <w:marTop w:val="0"/>
          <w:marBottom w:val="0"/>
          <w:divBdr>
            <w:top w:val="none" w:sz="0" w:space="0" w:color="auto"/>
            <w:left w:val="none" w:sz="0" w:space="0" w:color="auto"/>
            <w:bottom w:val="none" w:sz="0" w:space="0" w:color="auto"/>
            <w:right w:val="none" w:sz="0" w:space="0" w:color="auto"/>
          </w:divBdr>
        </w:div>
        <w:div w:id="281814622">
          <w:marLeft w:val="640"/>
          <w:marRight w:val="0"/>
          <w:marTop w:val="0"/>
          <w:marBottom w:val="0"/>
          <w:divBdr>
            <w:top w:val="none" w:sz="0" w:space="0" w:color="auto"/>
            <w:left w:val="none" w:sz="0" w:space="0" w:color="auto"/>
            <w:bottom w:val="none" w:sz="0" w:space="0" w:color="auto"/>
            <w:right w:val="none" w:sz="0" w:space="0" w:color="auto"/>
          </w:divBdr>
        </w:div>
        <w:div w:id="310839933">
          <w:marLeft w:val="640"/>
          <w:marRight w:val="0"/>
          <w:marTop w:val="0"/>
          <w:marBottom w:val="0"/>
          <w:divBdr>
            <w:top w:val="none" w:sz="0" w:space="0" w:color="auto"/>
            <w:left w:val="none" w:sz="0" w:space="0" w:color="auto"/>
            <w:bottom w:val="none" w:sz="0" w:space="0" w:color="auto"/>
            <w:right w:val="none" w:sz="0" w:space="0" w:color="auto"/>
          </w:divBdr>
        </w:div>
        <w:div w:id="424695499">
          <w:marLeft w:val="640"/>
          <w:marRight w:val="0"/>
          <w:marTop w:val="0"/>
          <w:marBottom w:val="0"/>
          <w:divBdr>
            <w:top w:val="none" w:sz="0" w:space="0" w:color="auto"/>
            <w:left w:val="none" w:sz="0" w:space="0" w:color="auto"/>
            <w:bottom w:val="none" w:sz="0" w:space="0" w:color="auto"/>
            <w:right w:val="none" w:sz="0" w:space="0" w:color="auto"/>
          </w:divBdr>
        </w:div>
        <w:div w:id="435829947">
          <w:marLeft w:val="640"/>
          <w:marRight w:val="0"/>
          <w:marTop w:val="0"/>
          <w:marBottom w:val="0"/>
          <w:divBdr>
            <w:top w:val="none" w:sz="0" w:space="0" w:color="auto"/>
            <w:left w:val="none" w:sz="0" w:space="0" w:color="auto"/>
            <w:bottom w:val="none" w:sz="0" w:space="0" w:color="auto"/>
            <w:right w:val="none" w:sz="0" w:space="0" w:color="auto"/>
          </w:divBdr>
        </w:div>
        <w:div w:id="469174462">
          <w:marLeft w:val="640"/>
          <w:marRight w:val="0"/>
          <w:marTop w:val="0"/>
          <w:marBottom w:val="0"/>
          <w:divBdr>
            <w:top w:val="none" w:sz="0" w:space="0" w:color="auto"/>
            <w:left w:val="none" w:sz="0" w:space="0" w:color="auto"/>
            <w:bottom w:val="none" w:sz="0" w:space="0" w:color="auto"/>
            <w:right w:val="none" w:sz="0" w:space="0" w:color="auto"/>
          </w:divBdr>
        </w:div>
        <w:div w:id="514273216">
          <w:marLeft w:val="640"/>
          <w:marRight w:val="0"/>
          <w:marTop w:val="0"/>
          <w:marBottom w:val="0"/>
          <w:divBdr>
            <w:top w:val="none" w:sz="0" w:space="0" w:color="auto"/>
            <w:left w:val="none" w:sz="0" w:space="0" w:color="auto"/>
            <w:bottom w:val="none" w:sz="0" w:space="0" w:color="auto"/>
            <w:right w:val="none" w:sz="0" w:space="0" w:color="auto"/>
          </w:divBdr>
        </w:div>
        <w:div w:id="619071967">
          <w:marLeft w:val="640"/>
          <w:marRight w:val="0"/>
          <w:marTop w:val="0"/>
          <w:marBottom w:val="0"/>
          <w:divBdr>
            <w:top w:val="none" w:sz="0" w:space="0" w:color="auto"/>
            <w:left w:val="none" w:sz="0" w:space="0" w:color="auto"/>
            <w:bottom w:val="none" w:sz="0" w:space="0" w:color="auto"/>
            <w:right w:val="none" w:sz="0" w:space="0" w:color="auto"/>
          </w:divBdr>
        </w:div>
        <w:div w:id="646982598">
          <w:marLeft w:val="640"/>
          <w:marRight w:val="0"/>
          <w:marTop w:val="0"/>
          <w:marBottom w:val="0"/>
          <w:divBdr>
            <w:top w:val="none" w:sz="0" w:space="0" w:color="auto"/>
            <w:left w:val="none" w:sz="0" w:space="0" w:color="auto"/>
            <w:bottom w:val="none" w:sz="0" w:space="0" w:color="auto"/>
            <w:right w:val="none" w:sz="0" w:space="0" w:color="auto"/>
          </w:divBdr>
        </w:div>
        <w:div w:id="658534774">
          <w:marLeft w:val="640"/>
          <w:marRight w:val="0"/>
          <w:marTop w:val="0"/>
          <w:marBottom w:val="0"/>
          <w:divBdr>
            <w:top w:val="none" w:sz="0" w:space="0" w:color="auto"/>
            <w:left w:val="none" w:sz="0" w:space="0" w:color="auto"/>
            <w:bottom w:val="none" w:sz="0" w:space="0" w:color="auto"/>
            <w:right w:val="none" w:sz="0" w:space="0" w:color="auto"/>
          </w:divBdr>
        </w:div>
        <w:div w:id="662511976">
          <w:marLeft w:val="640"/>
          <w:marRight w:val="0"/>
          <w:marTop w:val="0"/>
          <w:marBottom w:val="0"/>
          <w:divBdr>
            <w:top w:val="none" w:sz="0" w:space="0" w:color="auto"/>
            <w:left w:val="none" w:sz="0" w:space="0" w:color="auto"/>
            <w:bottom w:val="none" w:sz="0" w:space="0" w:color="auto"/>
            <w:right w:val="none" w:sz="0" w:space="0" w:color="auto"/>
          </w:divBdr>
        </w:div>
        <w:div w:id="694185823">
          <w:marLeft w:val="640"/>
          <w:marRight w:val="0"/>
          <w:marTop w:val="0"/>
          <w:marBottom w:val="0"/>
          <w:divBdr>
            <w:top w:val="none" w:sz="0" w:space="0" w:color="auto"/>
            <w:left w:val="none" w:sz="0" w:space="0" w:color="auto"/>
            <w:bottom w:val="none" w:sz="0" w:space="0" w:color="auto"/>
            <w:right w:val="none" w:sz="0" w:space="0" w:color="auto"/>
          </w:divBdr>
        </w:div>
        <w:div w:id="740103549">
          <w:marLeft w:val="640"/>
          <w:marRight w:val="0"/>
          <w:marTop w:val="0"/>
          <w:marBottom w:val="0"/>
          <w:divBdr>
            <w:top w:val="none" w:sz="0" w:space="0" w:color="auto"/>
            <w:left w:val="none" w:sz="0" w:space="0" w:color="auto"/>
            <w:bottom w:val="none" w:sz="0" w:space="0" w:color="auto"/>
            <w:right w:val="none" w:sz="0" w:space="0" w:color="auto"/>
          </w:divBdr>
        </w:div>
        <w:div w:id="751587427">
          <w:marLeft w:val="640"/>
          <w:marRight w:val="0"/>
          <w:marTop w:val="0"/>
          <w:marBottom w:val="0"/>
          <w:divBdr>
            <w:top w:val="none" w:sz="0" w:space="0" w:color="auto"/>
            <w:left w:val="none" w:sz="0" w:space="0" w:color="auto"/>
            <w:bottom w:val="none" w:sz="0" w:space="0" w:color="auto"/>
            <w:right w:val="none" w:sz="0" w:space="0" w:color="auto"/>
          </w:divBdr>
        </w:div>
        <w:div w:id="760294579">
          <w:marLeft w:val="640"/>
          <w:marRight w:val="0"/>
          <w:marTop w:val="0"/>
          <w:marBottom w:val="0"/>
          <w:divBdr>
            <w:top w:val="none" w:sz="0" w:space="0" w:color="auto"/>
            <w:left w:val="none" w:sz="0" w:space="0" w:color="auto"/>
            <w:bottom w:val="none" w:sz="0" w:space="0" w:color="auto"/>
            <w:right w:val="none" w:sz="0" w:space="0" w:color="auto"/>
          </w:divBdr>
        </w:div>
        <w:div w:id="786582938">
          <w:marLeft w:val="640"/>
          <w:marRight w:val="0"/>
          <w:marTop w:val="0"/>
          <w:marBottom w:val="0"/>
          <w:divBdr>
            <w:top w:val="none" w:sz="0" w:space="0" w:color="auto"/>
            <w:left w:val="none" w:sz="0" w:space="0" w:color="auto"/>
            <w:bottom w:val="none" w:sz="0" w:space="0" w:color="auto"/>
            <w:right w:val="none" w:sz="0" w:space="0" w:color="auto"/>
          </w:divBdr>
        </w:div>
        <w:div w:id="837157377">
          <w:marLeft w:val="640"/>
          <w:marRight w:val="0"/>
          <w:marTop w:val="0"/>
          <w:marBottom w:val="0"/>
          <w:divBdr>
            <w:top w:val="none" w:sz="0" w:space="0" w:color="auto"/>
            <w:left w:val="none" w:sz="0" w:space="0" w:color="auto"/>
            <w:bottom w:val="none" w:sz="0" w:space="0" w:color="auto"/>
            <w:right w:val="none" w:sz="0" w:space="0" w:color="auto"/>
          </w:divBdr>
        </w:div>
        <w:div w:id="864293656">
          <w:marLeft w:val="640"/>
          <w:marRight w:val="0"/>
          <w:marTop w:val="0"/>
          <w:marBottom w:val="0"/>
          <w:divBdr>
            <w:top w:val="none" w:sz="0" w:space="0" w:color="auto"/>
            <w:left w:val="none" w:sz="0" w:space="0" w:color="auto"/>
            <w:bottom w:val="none" w:sz="0" w:space="0" w:color="auto"/>
            <w:right w:val="none" w:sz="0" w:space="0" w:color="auto"/>
          </w:divBdr>
        </w:div>
        <w:div w:id="891501267">
          <w:marLeft w:val="640"/>
          <w:marRight w:val="0"/>
          <w:marTop w:val="0"/>
          <w:marBottom w:val="0"/>
          <w:divBdr>
            <w:top w:val="none" w:sz="0" w:space="0" w:color="auto"/>
            <w:left w:val="none" w:sz="0" w:space="0" w:color="auto"/>
            <w:bottom w:val="none" w:sz="0" w:space="0" w:color="auto"/>
            <w:right w:val="none" w:sz="0" w:space="0" w:color="auto"/>
          </w:divBdr>
        </w:div>
        <w:div w:id="901525575">
          <w:marLeft w:val="640"/>
          <w:marRight w:val="0"/>
          <w:marTop w:val="0"/>
          <w:marBottom w:val="0"/>
          <w:divBdr>
            <w:top w:val="none" w:sz="0" w:space="0" w:color="auto"/>
            <w:left w:val="none" w:sz="0" w:space="0" w:color="auto"/>
            <w:bottom w:val="none" w:sz="0" w:space="0" w:color="auto"/>
            <w:right w:val="none" w:sz="0" w:space="0" w:color="auto"/>
          </w:divBdr>
        </w:div>
        <w:div w:id="915941841">
          <w:marLeft w:val="640"/>
          <w:marRight w:val="0"/>
          <w:marTop w:val="0"/>
          <w:marBottom w:val="0"/>
          <w:divBdr>
            <w:top w:val="none" w:sz="0" w:space="0" w:color="auto"/>
            <w:left w:val="none" w:sz="0" w:space="0" w:color="auto"/>
            <w:bottom w:val="none" w:sz="0" w:space="0" w:color="auto"/>
            <w:right w:val="none" w:sz="0" w:space="0" w:color="auto"/>
          </w:divBdr>
        </w:div>
        <w:div w:id="945693266">
          <w:marLeft w:val="640"/>
          <w:marRight w:val="0"/>
          <w:marTop w:val="0"/>
          <w:marBottom w:val="0"/>
          <w:divBdr>
            <w:top w:val="none" w:sz="0" w:space="0" w:color="auto"/>
            <w:left w:val="none" w:sz="0" w:space="0" w:color="auto"/>
            <w:bottom w:val="none" w:sz="0" w:space="0" w:color="auto"/>
            <w:right w:val="none" w:sz="0" w:space="0" w:color="auto"/>
          </w:divBdr>
        </w:div>
        <w:div w:id="997685126">
          <w:marLeft w:val="640"/>
          <w:marRight w:val="0"/>
          <w:marTop w:val="0"/>
          <w:marBottom w:val="0"/>
          <w:divBdr>
            <w:top w:val="none" w:sz="0" w:space="0" w:color="auto"/>
            <w:left w:val="none" w:sz="0" w:space="0" w:color="auto"/>
            <w:bottom w:val="none" w:sz="0" w:space="0" w:color="auto"/>
            <w:right w:val="none" w:sz="0" w:space="0" w:color="auto"/>
          </w:divBdr>
        </w:div>
        <w:div w:id="1001153568">
          <w:marLeft w:val="640"/>
          <w:marRight w:val="0"/>
          <w:marTop w:val="0"/>
          <w:marBottom w:val="0"/>
          <w:divBdr>
            <w:top w:val="none" w:sz="0" w:space="0" w:color="auto"/>
            <w:left w:val="none" w:sz="0" w:space="0" w:color="auto"/>
            <w:bottom w:val="none" w:sz="0" w:space="0" w:color="auto"/>
            <w:right w:val="none" w:sz="0" w:space="0" w:color="auto"/>
          </w:divBdr>
        </w:div>
        <w:div w:id="1002009935">
          <w:marLeft w:val="640"/>
          <w:marRight w:val="0"/>
          <w:marTop w:val="0"/>
          <w:marBottom w:val="0"/>
          <w:divBdr>
            <w:top w:val="none" w:sz="0" w:space="0" w:color="auto"/>
            <w:left w:val="none" w:sz="0" w:space="0" w:color="auto"/>
            <w:bottom w:val="none" w:sz="0" w:space="0" w:color="auto"/>
            <w:right w:val="none" w:sz="0" w:space="0" w:color="auto"/>
          </w:divBdr>
        </w:div>
        <w:div w:id="1119910228">
          <w:marLeft w:val="640"/>
          <w:marRight w:val="0"/>
          <w:marTop w:val="0"/>
          <w:marBottom w:val="0"/>
          <w:divBdr>
            <w:top w:val="none" w:sz="0" w:space="0" w:color="auto"/>
            <w:left w:val="none" w:sz="0" w:space="0" w:color="auto"/>
            <w:bottom w:val="none" w:sz="0" w:space="0" w:color="auto"/>
            <w:right w:val="none" w:sz="0" w:space="0" w:color="auto"/>
          </w:divBdr>
        </w:div>
        <w:div w:id="1229807339">
          <w:marLeft w:val="640"/>
          <w:marRight w:val="0"/>
          <w:marTop w:val="0"/>
          <w:marBottom w:val="0"/>
          <w:divBdr>
            <w:top w:val="none" w:sz="0" w:space="0" w:color="auto"/>
            <w:left w:val="none" w:sz="0" w:space="0" w:color="auto"/>
            <w:bottom w:val="none" w:sz="0" w:space="0" w:color="auto"/>
            <w:right w:val="none" w:sz="0" w:space="0" w:color="auto"/>
          </w:divBdr>
        </w:div>
        <w:div w:id="1316379593">
          <w:marLeft w:val="640"/>
          <w:marRight w:val="0"/>
          <w:marTop w:val="0"/>
          <w:marBottom w:val="0"/>
          <w:divBdr>
            <w:top w:val="none" w:sz="0" w:space="0" w:color="auto"/>
            <w:left w:val="none" w:sz="0" w:space="0" w:color="auto"/>
            <w:bottom w:val="none" w:sz="0" w:space="0" w:color="auto"/>
            <w:right w:val="none" w:sz="0" w:space="0" w:color="auto"/>
          </w:divBdr>
        </w:div>
        <w:div w:id="1338575910">
          <w:marLeft w:val="640"/>
          <w:marRight w:val="0"/>
          <w:marTop w:val="0"/>
          <w:marBottom w:val="0"/>
          <w:divBdr>
            <w:top w:val="none" w:sz="0" w:space="0" w:color="auto"/>
            <w:left w:val="none" w:sz="0" w:space="0" w:color="auto"/>
            <w:bottom w:val="none" w:sz="0" w:space="0" w:color="auto"/>
            <w:right w:val="none" w:sz="0" w:space="0" w:color="auto"/>
          </w:divBdr>
        </w:div>
        <w:div w:id="1342119877">
          <w:marLeft w:val="640"/>
          <w:marRight w:val="0"/>
          <w:marTop w:val="0"/>
          <w:marBottom w:val="0"/>
          <w:divBdr>
            <w:top w:val="none" w:sz="0" w:space="0" w:color="auto"/>
            <w:left w:val="none" w:sz="0" w:space="0" w:color="auto"/>
            <w:bottom w:val="none" w:sz="0" w:space="0" w:color="auto"/>
            <w:right w:val="none" w:sz="0" w:space="0" w:color="auto"/>
          </w:divBdr>
        </w:div>
        <w:div w:id="1343312265">
          <w:marLeft w:val="640"/>
          <w:marRight w:val="0"/>
          <w:marTop w:val="0"/>
          <w:marBottom w:val="0"/>
          <w:divBdr>
            <w:top w:val="none" w:sz="0" w:space="0" w:color="auto"/>
            <w:left w:val="none" w:sz="0" w:space="0" w:color="auto"/>
            <w:bottom w:val="none" w:sz="0" w:space="0" w:color="auto"/>
            <w:right w:val="none" w:sz="0" w:space="0" w:color="auto"/>
          </w:divBdr>
        </w:div>
        <w:div w:id="1359500751">
          <w:marLeft w:val="640"/>
          <w:marRight w:val="0"/>
          <w:marTop w:val="0"/>
          <w:marBottom w:val="0"/>
          <w:divBdr>
            <w:top w:val="none" w:sz="0" w:space="0" w:color="auto"/>
            <w:left w:val="none" w:sz="0" w:space="0" w:color="auto"/>
            <w:bottom w:val="none" w:sz="0" w:space="0" w:color="auto"/>
            <w:right w:val="none" w:sz="0" w:space="0" w:color="auto"/>
          </w:divBdr>
        </w:div>
        <w:div w:id="1382095903">
          <w:marLeft w:val="640"/>
          <w:marRight w:val="0"/>
          <w:marTop w:val="0"/>
          <w:marBottom w:val="0"/>
          <w:divBdr>
            <w:top w:val="none" w:sz="0" w:space="0" w:color="auto"/>
            <w:left w:val="none" w:sz="0" w:space="0" w:color="auto"/>
            <w:bottom w:val="none" w:sz="0" w:space="0" w:color="auto"/>
            <w:right w:val="none" w:sz="0" w:space="0" w:color="auto"/>
          </w:divBdr>
        </w:div>
        <w:div w:id="1455099870">
          <w:marLeft w:val="640"/>
          <w:marRight w:val="0"/>
          <w:marTop w:val="0"/>
          <w:marBottom w:val="0"/>
          <w:divBdr>
            <w:top w:val="none" w:sz="0" w:space="0" w:color="auto"/>
            <w:left w:val="none" w:sz="0" w:space="0" w:color="auto"/>
            <w:bottom w:val="none" w:sz="0" w:space="0" w:color="auto"/>
            <w:right w:val="none" w:sz="0" w:space="0" w:color="auto"/>
          </w:divBdr>
        </w:div>
        <w:div w:id="1504198757">
          <w:marLeft w:val="640"/>
          <w:marRight w:val="0"/>
          <w:marTop w:val="0"/>
          <w:marBottom w:val="0"/>
          <w:divBdr>
            <w:top w:val="none" w:sz="0" w:space="0" w:color="auto"/>
            <w:left w:val="none" w:sz="0" w:space="0" w:color="auto"/>
            <w:bottom w:val="none" w:sz="0" w:space="0" w:color="auto"/>
            <w:right w:val="none" w:sz="0" w:space="0" w:color="auto"/>
          </w:divBdr>
        </w:div>
        <w:div w:id="1507556324">
          <w:marLeft w:val="640"/>
          <w:marRight w:val="0"/>
          <w:marTop w:val="0"/>
          <w:marBottom w:val="0"/>
          <w:divBdr>
            <w:top w:val="none" w:sz="0" w:space="0" w:color="auto"/>
            <w:left w:val="none" w:sz="0" w:space="0" w:color="auto"/>
            <w:bottom w:val="none" w:sz="0" w:space="0" w:color="auto"/>
            <w:right w:val="none" w:sz="0" w:space="0" w:color="auto"/>
          </w:divBdr>
        </w:div>
        <w:div w:id="1563784281">
          <w:marLeft w:val="640"/>
          <w:marRight w:val="0"/>
          <w:marTop w:val="0"/>
          <w:marBottom w:val="0"/>
          <w:divBdr>
            <w:top w:val="none" w:sz="0" w:space="0" w:color="auto"/>
            <w:left w:val="none" w:sz="0" w:space="0" w:color="auto"/>
            <w:bottom w:val="none" w:sz="0" w:space="0" w:color="auto"/>
            <w:right w:val="none" w:sz="0" w:space="0" w:color="auto"/>
          </w:divBdr>
        </w:div>
        <w:div w:id="1581326980">
          <w:marLeft w:val="640"/>
          <w:marRight w:val="0"/>
          <w:marTop w:val="0"/>
          <w:marBottom w:val="0"/>
          <w:divBdr>
            <w:top w:val="none" w:sz="0" w:space="0" w:color="auto"/>
            <w:left w:val="none" w:sz="0" w:space="0" w:color="auto"/>
            <w:bottom w:val="none" w:sz="0" w:space="0" w:color="auto"/>
            <w:right w:val="none" w:sz="0" w:space="0" w:color="auto"/>
          </w:divBdr>
        </w:div>
        <w:div w:id="1703051193">
          <w:marLeft w:val="640"/>
          <w:marRight w:val="0"/>
          <w:marTop w:val="0"/>
          <w:marBottom w:val="0"/>
          <w:divBdr>
            <w:top w:val="none" w:sz="0" w:space="0" w:color="auto"/>
            <w:left w:val="none" w:sz="0" w:space="0" w:color="auto"/>
            <w:bottom w:val="none" w:sz="0" w:space="0" w:color="auto"/>
            <w:right w:val="none" w:sz="0" w:space="0" w:color="auto"/>
          </w:divBdr>
        </w:div>
        <w:div w:id="1719817208">
          <w:marLeft w:val="640"/>
          <w:marRight w:val="0"/>
          <w:marTop w:val="0"/>
          <w:marBottom w:val="0"/>
          <w:divBdr>
            <w:top w:val="none" w:sz="0" w:space="0" w:color="auto"/>
            <w:left w:val="none" w:sz="0" w:space="0" w:color="auto"/>
            <w:bottom w:val="none" w:sz="0" w:space="0" w:color="auto"/>
            <w:right w:val="none" w:sz="0" w:space="0" w:color="auto"/>
          </w:divBdr>
        </w:div>
        <w:div w:id="1734770137">
          <w:marLeft w:val="640"/>
          <w:marRight w:val="0"/>
          <w:marTop w:val="0"/>
          <w:marBottom w:val="0"/>
          <w:divBdr>
            <w:top w:val="none" w:sz="0" w:space="0" w:color="auto"/>
            <w:left w:val="none" w:sz="0" w:space="0" w:color="auto"/>
            <w:bottom w:val="none" w:sz="0" w:space="0" w:color="auto"/>
            <w:right w:val="none" w:sz="0" w:space="0" w:color="auto"/>
          </w:divBdr>
        </w:div>
      </w:divsChild>
    </w:div>
    <w:div w:id="1605960296">
      <w:marLeft w:val="640"/>
      <w:marRight w:val="0"/>
      <w:marTop w:val="0"/>
      <w:marBottom w:val="0"/>
      <w:divBdr>
        <w:top w:val="none" w:sz="0" w:space="0" w:color="auto"/>
        <w:left w:val="none" w:sz="0" w:space="0" w:color="auto"/>
        <w:bottom w:val="none" w:sz="0" w:space="0" w:color="auto"/>
        <w:right w:val="none" w:sz="0" w:space="0" w:color="auto"/>
      </w:divBdr>
    </w:div>
    <w:div w:id="1605964507">
      <w:marLeft w:val="640"/>
      <w:marRight w:val="0"/>
      <w:marTop w:val="0"/>
      <w:marBottom w:val="0"/>
      <w:divBdr>
        <w:top w:val="none" w:sz="0" w:space="0" w:color="auto"/>
        <w:left w:val="none" w:sz="0" w:space="0" w:color="auto"/>
        <w:bottom w:val="none" w:sz="0" w:space="0" w:color="auto"/>
        <w:right w:val="none" w:sz="0" w:space="0" w:color="auto"/>
      </w:divBdr>
    </w:div>
    <w:div w:id="1605965854">
      <w:marLeft w:val="640"/>
      <w:marRight w:val="0"/>
      <w:marTop w:val="0"/>
      <w:marBottom w:val="0"/>
      <w:divBdr>
        <w:top w:val="none" w:sz="0" w:space="0" w:color="auto"/>
        <w:left w:val="none" w:sz="0" w:space="0" w:color="auto"/>
        <w:bottom w:val="none" w:sz="0" w:space="0" w:color="auto"/>
        <w:right w:val="none" w:sz="0" w:space="0" w:color="auto"/>
      </w:divBdr>
    </w:div>
    <w:div w:id="1606040112">
      <w:marLeft w:val="640"/>
      <w:marRight w:val="0"/>
      <w:marTop w:val="0"/>
      <w:marBottom w:val="0"/>
      <w:divBdr>
        <w:top w:val="none" w:sz="0" w:space="0" w:color="auto"/>
        <w:left w:val="none" w:sz="0" w:space="0" w:color="auto"/>
        <w:bottom w:val="none" w:sz="0" w:space="0" w:color="auto"/>
        <w:right w:val="none" w:sz="0" w:space="0" w:color="auto"/>
      </w:divBdr>
    </w:div>
    <w:div w:id="1606183025">
      <w:marLeft w:val="640"/>
      <w:marRight w:val="0"/>
      <w:marTop w:val="0"/>
      <w:marBottom w:val="0"/>
      <w:divBdr>
        <w:top w:val="none" w:sz="0" w:space="0" w:color="auto"/>
        <w:left w:val="none" w:sz="0" w:space="0" w:color="auto"/>
        <w:bottom w:val="none" w:sz="0" w:space="0" w:color="auto"/>
        <w:right w:val="none" w:sz="0" w:space="0" w:color="auto"/>
      </w:divBdr>
    </w:div>
    <w:div w:id="1606185142">
      <w:bodyDiv w:val="1"/>
      <w:marLeft w:val="0"/>
      <w:marRight w:val="0"/>
      <w:marTop w:val="0"/>
      <w:marBottom w:val="0"/>
      <w:divBdr>
        <w:top w:val="none" w:sz="0" w:space="0" w:color="auto"/>
        <w:left w:val="none" w:sz="0" w:space="0" w:color="auto"/>
        <w:bottom w:val="none" w:sz="0" w:space="0" w:color="auto"/>
        <w:right w:val="none" w:sz="0" w:space="0" w:color="auto"/>
      </w:divBdr>
    </w:div>
    <w:div w:id="1606186170">
      <w:marLeft w:val="640"/>
      <w:marRight w:val="0"/>
      <w:marTop w:val="0"/>
      <w:marBottom w:val="0"/>
      <w:divBdr>
        <w:top w:val="none" w:sz="0" w:space="0" w:color="auto"/>
        <w:left w:val="none" w:sz="0" w:space="0" w:color="auto"/>
        <w:bottom w:val="none" w:sz="0" w:space="0" w:color="auto"/>
        <w:right w:val="none" w:sz="0" w:space="0" w:color="auto"/>
      </w:divBdr>
    </w:div>
    <w:div w:id="1606234501">
      <w:marLeft w:val="640"/>
      <w:marRight w:val="0"/>
      <w:marTop w:val="0"/>
      <w:marBottom w:val="0"/>
      <w:divBdr>
        <w:top w:val="none" w:sz="0" w:space="0" w:color="auto"/>
        <w:left w:val="none" w:sz="0" w:space="0" w:color="auto"/>
        <w:bottom w:val="none" w:sz="0" w:space="0" w:color="auto"/>
        <w:right w:val="none" w:sz="0" w:space="0" w:color="auto"/>
      </w:divBdr>
    </w:div>
    <w:div w:id="1606303178">
      <w:marLeft w:val="640"/>
      <w:marRight w:val="0"/>
      <w:marTop w:val="0"/>
      <w:marBottom w:val="0"/>
      <w:divBdr>
        <w:top w:val="none" w:sz="0" w:space="0" w:color="auto"/>
        <w:left w:val="none" w:sz="0" w:space="0" w:color="auto"/>
        <w:bottom w:val="none" w:sz="0" w:space="0" w:color="auto"/>
        <w:right w:val="none" w:sz="0" w:space="0" w:color="auto"/>
      </w:divBdr>
    </w:div>
    <w:div w:id="1606303453">
      <w:marLeft w:val="640"/>
      <w:marRight w:val="0"/>
      <w:marTop w:val="0"/>
      <w:marBottom w:val="0"/>
      <w:divBdr>
        <w:top w:val="none" w:sz="0" w:space="0" w:color="auto"/>
        <w:left w:val="none" w:sz="0" w:space="0" w:color="auto"/>
        <w:bottom w:val="none" w:sz="0" w:space="0" w:color="auto"/>
        <w:right w:val="none" w:sz="0" w:space="0" w:color="auto"/>
      </w:divBdr>
    </w:div>
    <w:div w:id="1606307515">
      <w:marLeft w:val="640"/>
      <w:marRight w:val="0"/>
      <w:marTop w:val="0"/>
      <w:marBottom w:val="0"/>
      <w:divBdr>
        <w:top w:val="none" w:sz="0" w:space="0" w:color="auto"/>
        <w:left w:val="none" w:sz="0" w:space="0" w:color="auto"/>
        <w:bottom w:val="none" w:sz="0" w:space="0" w:color="auto"/>
        <w:right w:val="none" w:sz="0" w:space="0" w:color="auto"/>
      </w:divBdr>
    </w:div>
    <w:div w:id="1606424147">
      <w:marLeft w:val="640"/>
      <w:marRight w:val="0"/>
      <w:marTop w:val="0"/>
      <w:marBottom w:val="0"/>
      <w:divBdr>
        <w:top w:val="none" w:sz="0" w:space="0" w:color="auto"/>
        <w:left w:val="none" w:sz="0" w:space="0" w:color="auto"/>
        <w:bottom w:val="none" w:sz="0" w:space="0" w:color="auto"/>
        <w:right w:val="none" w:sz="0" w:space="0" w:color="auto"/>
      </w:divBdr>
    </w:div>
    <w:div w:id="1606499244">
      <w:marLeft w:val="640"/>
      <w:marRight w:val="0"/>
      <w:marTop w:val="0"/>
      <w:marBottom w:val="0"/>
      <w:divBdr>
        <w:top w:val="none" w:sz="0" w:space="0" w:color="auto"/>
        <w:left w:val="none" w:sz="0" w:space="0" w:color="auto"/>
        <w:bottom w:val="none" w:sz="0" w:space="0" w:color="auto"/>
        <w:right w:val="none" w:sz="0" w:space="0" w:color="auto"/>
      </w:divBdr>
    </w:div>
    <w:div w:id="1606500812">
      <w:marLeft w:val="640"/>
      <w:marRight w:val="0"/>
      <w:marTop w:val="0"/>
      <w:marBottom w:val="0"/>
      <w:divBdr>
        <w:top w:val="none" w:sz="0" w:space="0" w:color="auto"/>
        <w:left w:val="none" w:sz="0" w:space="0" w:color="auto"/>
        <w:bottom w:val="none" w:sz="0" w:space="0" w:color="auto"/>
        <w:right w:val="none" w:sz="0" w:space="0" w:color="auto"/>
      </w:divBdr>
    </w:div>
    <w:div w:id="1606574969">
      <w:marLeft w:val="640"/>
      <w:marRight w:val="0"/>
      <w:marTop w:val="0"/>
      <w:marBottom w:val="0"/>
      <w:divBdr>
        <w:top w:val="none" w:sz="0" w:space="0" w:color="auto"/>
        <w:left w:val="none" w:sz="0" w:space="0" w:color="auto"/>
        <w:bottom w:val="none" w:sz="0" w:space="0" w:color="auto"/>
        <w:right w:val="none" w:sz="0" w:space="0" w:color="auto"/>
      </w:divBdr>
    </w:div>
    <w:div w:id="1606812903">
      <w:marLeft w:val="640"/>
      <w:marRight w:val="0"/>
      <w:marTop w:val="0"/>
      <w:marBottom w:val="0"/>
      <w:divBdr>
        <w:top w:val="none" w:sz="0" w:space="0" w:color="auto"/>
        <w:left w:val="none" w:sz="0" w:space="0" w:color="auto"/>
        <w:bottom w:val="none" w:sz="0" w:space="0" w:color="auto"/>
        <w:right w:val="none" w:sz="0" w:space="0" w:color="auto"/>
      </w:divBdr>
    </w:div>
    <w:div w:id="1606843032">
      <w:marLeft w:val="640"/>
      <w:marRight w:val="0"/>
      <w:marTop w:val="0"/>
      <w:marBottom w:val="0"/>
      <w:divBdr>
        <w:top w:val="none" w:sz="0" w:space="0" w:color="auto"/>
        <w:left w:val="none" w:sz="0" w:space="0" w:color="auto"/>
        <w:bottom w:val="none" w:sz="0" w:space="0" w:color="auto"/>
        <w:right w:val="none" w:sz="0" w:space="0" w:color="auto"/>
      </w:divBdr>
    </w:div>
    <w:div w:id="1607032664">
      <w:marLeft w:val="640"/>
      <w:marRight w:val="0"/>
      <w:marTop w:val="0"/>
      <w:marBottom w:val="0"/>
      <w:divBdr>
        <w:top w:val="none" w:sz="0" w:space="0" w:color="auto"/>
        <w:left w:val="none" w:sz="0" w:space="0" w:color="auto"/>
        <w:bottom w:val="none" w:sz="0" w:space="0" w:color="auto"/>
        <w:right w:val="none" w:sz="0" w:space="0" w:color="auto"/>
      </w:divBdr>
    </w:div>
    <w:div w:id="1607035031">
      <w:marLeft w:val="640"/>
      <w:marRight w:val="0"/>
      <w:marTop w:val="0"/>
      <w:marBottom w:val="0"/>
      <w:divBdr>
        <w:top w:val="none" w:sz="0" w:space="0" w:color="auto"/>
        <w:left w:val="none" w:sz="0" w:space="0" w:color="auto"/>
        <w:bottom w:val="none" w:sz="0" w:space="0" w:color="auto"/>
        <w:right w:val="none" w:sz="0" w:space="0" w:color="auto"/>
      </w:divBdr>
    </w:div>
    <w:div w:id="1607035304">
      <w:marLeft w:val="640"/>
      <w:marRight w:val="0"/>
      <w:marTop w:val="0"/>
      <w:marBottom w:val="0"/>
      <w:divBdr>
        <w:top w:val="none" w:sz="0" w:space="0" w:color="auto"/>
        <w:left w:val="none" w:sz="0" w:space="0" w:color="auto"/>
        <w:bottom w:val="none" w:sz="0" w:space="0" w:color="auto"/>
        <w:right w:val="none" w:sz="0" w:space="0" w:color="auto"/>
      </w:divBdr>
    </w:div>
    <w:div w:id="1607036298">
      <w:marLeft w:val="640"/>
      <w:marRight w:val="0"/>
      <w:marTop w:val="0"/>
      <w:marBottom w:val="0"/>
      <w:divBdr>
        <w:top w:val="none" w:sz="0" w:space="0" w:color="auto"/>
        <w:left w:val="none" w:sz="0" w:space="0" w:color="auto"/>
        <w:bottom w:val="none" w:sz="0" w:space="0" w:color="auto"/>
        <w:right w:val="none" w:sz="0" w:space="0" w:color="auto"/>
      </w:divBdr>
    </w:div>
    <w:div w:id="1607036561">
      <w:marLeft w:val="640"/>
      <w:marRight w:val="0"/>
      <w:marTop w:val="0"/>
      <w:marBottom w:val="0"/>
      <w:divBdr>
        <w:top w:val="none" w:sz="0" w:space="0" w:color="auto"/>
        <w:left w:val="none" w:sz="0" w:space="0" w:color="auto"/>
        <w:bottom w:val="none" w:sz="0" w:space="0" w:color="auto"/>
        <w:right w:val="none" w:sz="0" w:space="0" w:color="auto"/>
      </w:divBdr>
    </w:div>
    <w:div w:id="1607149656">
      <w:marLeft w:val="640"/>
      <w:marRight w:val="0"/>
      <w:marTop w:val="0"/>
      <w:marBottom w:val="0"/>
      <w:divBdr>
        <w:top w:val="none" w:sz="0" w:space="0" w:color="auto"/>
        <w:left w:val="none" w:sz="0" w:space="0" w:color="auto"/>
        <w:bottom w:val="none" w:sz="0" w:space="0" w:color="auto"/>
        <w:right w:val="none" w:sz="0" w:space="0" w:color="auto"/>
      </w:divBdr>
    </w:div>
    <w:div w:id="1607149724">
      <w:marLeft w:val="640"/>
      <w:marRight w:val="0"/>
      <w:marTop w:val="0"/>
      <w:marBottom w:val="0"/>
      <w:divBdr>
        <w:top w:val="none" w:sz="0" w:space="0" w:color="auto"/>
        <w:left w:val="none" w:sz="0" w:space="0" w:color="auto"/>
        <w:bottom w:val="none" w:sz="0" w:space="0" w:color="auto"/>
        <w:right w:val="none" w:sz="0" w:space="0" w:color="auto"/>
      </w:divBdr>
    </w:div>
    <w:div w:id="1607152130">
      <w:marLeft w:val="640"/>
      <w:marRight w:val="0"/>
      <w:marTop w:val="0"/>
      <w:marBottom w:val="0"/>
      <w:divBdr>
        <w:top w:val="none" w:sz="0" w:space="0" w:color="auto"/>
        <w:left w:val="none" w:sz="0" w:space="0" w:color="auto"/>
        <w:bottom w:val="none" w:sz="0" w:space="0" w:color="auto"/>
        <w:right w:val="none" w:sz="0" w:space="0" w:color="auto"/>
      </w:divBdr>
    </w:div>
    <w:div w:id="1607225723">
      <w:marLeft w:val="640"/>
      <w:marRight w:val="0"/>
      <w:marTop w:val="0"/>
      <w:marBottom w:val="0"/>
      <w:divBdr>
        <w:top w:val="none" w:sz="0" w:space="0" w:color="auto"/>
        <w:left w:val="none" w:sz="0" w:space="0" w:color="auto"/>
        <w:bottom w:val="none" w:sz="0" w:space="0" w:color="auto"/>
        <w:right w:val="none" w:sz="0" w:space="0" w:color="auto"/>
      </w:divBdr>
    </w:div>
    <w:div w:id="1607230198">
      <w:marLeft w:val="640"/>
      <w:marRight w:val="0"/>
      <w:marTop w:val="0"/>
      <w:marBottom w:val="0"/>
      <w:divBdr>
        <w:top w:val="none" w:sz="0" w:space="0" w:color="auto"/>
        <w:left w:val="none" w:sz="0" w:space="0" w:color="auto"/>
        <w:bottom w:val="none" w:sz="0" w:space="0" w:color="auto"/>
        <w:right w:val="none" w:sz="0" w:space="0" w:color="auto"/>
      </w:divBdr>
    </w:div>
    <w:div w:id="1607273890">
      <w:marLeft w:val="640"/>
      <w:marRight w:val="0"/>
      <w:marTop w:val="0"/>
      <w:marBottom w:val="0"/>
      <w:divBdr>
        <w:top w:val="none" w:sz="0" w:space="0" w:color="auto"/>
        <w:left w:val="none" w:sz="0" w:space="0" w:color="auto"/>
        <w:bottom w:val="none" w:sz="0" w:space="0" w:color="auto"/>
        <w:right w:val="none" w:sz="0" w:space="0" w:color="auto"/>
      </w:divBdr>
    </w:div>
    <w:div w:id="1607493942">
      <w:marLeft w:val="640"/>
      <w:marRight w:val="0"/>
      <w:marTop w:val="0"/>
      <w:marBottom w:val="0"/>
      <w:divBdr>
        <w:top w:val="none" w:sz="0" w:space="0" w:color="auto"/>
        <w:left w:val="none" w:sz="0" w:space="0" w:color="auto"/>
        <w:bottom w:val="none" w:sz="0" w:space="0" w:color="auto"/>
        <w:right w:val="none" w:sz="0" w:space="0" w:color="auto"/>
      </w:divBdr>
    </w:div>
    <w:div w:id="1607616971">
      <w:marLeft w:val="640"/>
      <w:marRight w:val="0"/>
      <w:marTop w:val="0"/>
      <w:marBottom w:val="0"/>
      <w:divBdr>
        <w:top w:val="none" w:sz="0" w:space="0" w:color="auto"/>
        <w:left w:val="none" w:sz="0" w:space="0" w:color="auto"/>
        <w:bottom w:val="none" w:sz="0" w:space="0" w:color="auto"/>
        <w:right w:val="none" w:sz="0" w:space="0" w:color="auto"/>
      </w:divBdr>
    </w:div>
    <w:div w:id="1607619515">
      <w:marLeft w:val="640"/>
      <w:marRight w:val="0"/>
      <w:marTop w:val="0"/>
      <w:marBottom w:val="0"/>
      <w:divBdr>
        <w:top w:val="none" w:sz="0" w:space="0" w:color="auto"/>
        <w:left w:val="none" w:sz="0" w:space="0" w:color="auto"/>
        <w:bottom w:val="none" w:sz="0" w:space="0" w:color="auto"/>
        <w:right w:val="none" w:sz="0" w:space="0" w:color="auto"/>
      </w:divBdr>
    </w:div>
    <w:div w:id="1607619547">
      <w:marLeft w:val="640"/>
      <w:marRight w:val="0"/>
      <w:marTop w:val="0"/>
      <w:marBottom w:val="0"/>
      <w:divBdr>
        <w:top w:val="none" w:sz="0" w:space="0" w:color="auto"/>
        <w:left w:val="none" w:sz="0" w:space="0" w:color="auto"/>
        <w:bottom w:val="none" w:sz="0" w:space="0" w:color="auto"/>
        <w:right w:val="none" w:sz="0" w:space="0" w:color="auto"/>
      </w:divBdr>
    </w:div>
    <w:div w:id="1608000598">
      <w:marLeft w:val="640"/>
      <w:marRight w:val="0"/>
      <w:marTop w:val="0"/>
      <w:marBottom w:val="0"/>
      <w:divBdr>
        <w:top w:val="none" w:sz="0" w:space="0" w:color="auto"/>
        <w:left w:val="none" w:sz="0" w:space="0" w:color="auto"/>
        <w:bottom w:val="none" w:sz="0" w:space="0" w:color="auto"/>
        <w:right w:val="none" w:sz="0" w:space="0" w:color="auto"/>
      </w:divBdr>
    </w:div>
    <w:div w:id="1608007398">
      <w:marLeft w:val="640"/>
      <w:marRight w:val="0"/>
      <w:marTop w:val="0"/>
      <w:marBottom w:val="0"/>
      <w:divBdr>
        <w:top w:val="none" w:sz="0" w:space="0" w:color="auto"/>
        <w:left w:val="none" w:sz="0" w:space="0" w:color="auto"/>
        <w:bottom w:val="none" w:sz="0" w:space="0" w:color="auto"/>
        <w:right w:val="none" w:sz="0" w:space="0" w:color="auto"/>
      </w:divBdr>
    </w:div>
    <w:div w:id="1608073154">
      <w:marLeft w:val="640"/>
      <w:marRight w:val="0"/>
      <w:marTop w:val="0"/>
      <w:marBottom w:val="0"/>
      <w:divBdr>
        <w:top w:val="none" w:sz="0" w:space="0" w:color="auto"/>
        <w:left w:val="none" w:sz="0" w:space="0" w:color="auto"/>
        <w:bottom w:val="none" w:sz="0" w:space="0" w:color="auto"/>
        <w:right w:val="none" w:sz="0" w:space="0" w:color="auto"/>
      </w:divBdr>
    </w:div>
    <w:div w:id="1608082781">
      <w:marLeft w:val="640"/>
      <w:marRight w:val="0"/>
      <w:marTop w:val="0"/>
      <w:marBottom w:val="0"/>
      <w:divBdr>
        <w:top w:val="none" w:sz="0" w:space="0" w:color="auto"/>
        <w:left w:val="none" w:sz="0" w:space="0" w:color="auto"/>
        <w:bottom w:val="none" w:sz="0" w:space="0" w:color="auto"/>
        <w:right w:val="none" w:sz="0" w:space="0" w:color="auto"/>
      </w:divBdr>
    </w:div>
    <w:div w:id="1608123265">
      <w:marLeft w:val="640"/>
      <w:marRight w:val="0"/>
      <w:marTop w:val="0"/>
      <w:marBottom w:val="0"/>
      <w:divBdr>
        <w:top w:val="none" w:sz="0" w:space="0" w:color="auto"/>
        <w:left w:val="none" w:sz="0" w:space="0" w:color="auto"/>
        <w:bottom w:val="none" w:sz="0" w:space="0" w:color="auto"/>
        <w:right w:val="none" w:sz="0" w:space="0" w:color="auto"/>
      </w:divBdr>
    </w:div>
    <w:div w:id="1608153021">
      <w:marLeft w:val="640"/>
      <w:marRight w:val="0"/>
      <w:marTop w:val="0"/>
      <w:marBottom w:val="0"/>
      <w:divBdr>
        <w:top w:val="none" w:sz="0" w:space="0" w:color="auto"/>
        <w:left w:val="none" w:sz="0" w:space="0" w:color="auto"/>
        <w:bottom w:val="none" w:sz="0" w:space="0" w:color="auto"/>
        <w:right w:val="none" w:sz="0" w:space="0" w:color="auto"/>
      </w:divBdr>
    </w:div>
    <w:div w:id="1608195484">
      <w:marLeft w:val="640"/>
      <w:marRight w:val="0"/>
      <w:marTop w:val="0"/>
      <w:marBottom w:val="0"/>
      <w:divBdr>
        <w:top w:val="none" w:sz="0" w:space="0" w:color="auto"/>
        <w:left w:val="none" w:sz="0" w:space="0" w:color="auto"/>
        <w:bottom w:val="none" w:sz="0" w:space="0" w:color="auto"/>
        <w:right w:val="none" w:sz="0" w:space="0" w:color="auto"/>
      </w:divBdr>
    </w:div>
    <w:div w:id="1608196987">
      <w:marLeft w:val="640"/>
      <w:marRight w:val="0"/>
      <w:marTop w:val="0"/>
      <w:marBottom w:val="0"/>
      <w:divBdr>
        <w:top w:val="none" w:sz="0" w:space="0" w:color="auto"/>
        <w:left w:val="none" w:sz="0" w:space="0" w:color="auto"/>
        <w:bottom w:val="none" w:sz="0" w:space="0" w:color="auto"/>
        <w:right w:val="none" w:sz="0" w:space="0" w:color="auto"/>
      </w:divBdr>
    </w:div>
    <w:div w:id="1608197172">
      <w:marLeft w:val="640"/>
      <w:marRight w:val="0"/>
      <w:marTop w:val="0"/>
      <w:marBottom w:val="0"/>
      <w:divBdr>
        <w:top w:val="none" w:sz="0" w:space="0" w:color="auto"/>
        <w:left w:val="none" w:sz="0" w:space="0" w:color="auto"/>
        <w:bottom w:val="none" w:sz="0" w:space="0" w:color="auto"/>
        <w:right w:val="none" w:sz="0" w:space="0" w:color="auto"/>
      </w:divBdr>
    </w:div>
    <w:div w:id="1608199704">
      <w:marLeft w:val="640"/>
      <w:marRight w:val="0"/>
      <w:marTop w:val="0"/>
      <w:marBottom w:val="0"/>
      <w:divBdr>
        <w:top w:val="none" w:sz="0" w:space="0" w:color="auto"/>
        <w:left w:val="none" w:sz="0" w:space="0" w:color="auto"/>
        <w:bottom w:val="none" w:sz="0" w:space="0" w:color="auto"/>
        <w:right w:val="none" w:sz="0" w:space="0" w:color="auto"/>
      </w:divBdr>
    </w:div>
    <w:div w:id="1608266959">
      <w:marLeft w:val="640"/>
      <w:marRight w:val="0"/>
      <w:marTop w:val="0"/>
      <w:marBottom w:val="0"/>
      <w:divBdr>
        <w:top w:val="none" w:sz="0" w:space="0" w:color="auto"/>
        <w:left w:val="none" w:sz="0" w:space="0" w:color="auto"/>
        <w:bottom w:val="none" w:sz="0" w:space="0" w:color="auto"/>
        <w:right w:val="none" w:sz="0" w:space="0" w:color="auto"/>
      </w:divBdr>
    </w:div>
    <w:div w:id="1608393418">
      <w:marLeft w:val="640"/>
      <w:marRight w:val="0"/>
      <w:marTop w:val="0"/>
      <w:marBottom w:val="0"/>
      <w:divBdr>
        <w:top w:val="none" w:sz="0" w:space="0" w:color="auto"/>
        <w:left w:val="none" w:sz="0" w:space="0" w:color="auto"/>
        <w:bottom w:val="none" w:sz="0" w:space="0" w:color="auto"/>
        <w:right w:val="none" w:sz="0" w:space="0" w:color="auto"/>
      </w:divBdr>
    </w:div>
    <w:div w:id="1608737424">
      <w:marLeft w:val="640"/>
      <w:marRight w:val="0"/>
      <w:marTop w:val="0"/>
      <w:marBottom w:val="0"/>
      <w:divBdr>
        <w:top w:val="none" w:sz="0" w:space="0" w:color="auto"/>
        <w:left w:val="none" w:sz="0" w:space="0" w:color="auto"/>
        <w:bottom w:val="none" w:sz="0" w:space="0" w:color="auto"/>
        <w:right w:val="none" w:sz="0" w:space="0" w:color="auto"/>
      </w:divBdr>
    </w:div>
    <w:div w:id="1608846518">
      <w:marLeft w:val="640"/>
      <w:marRight w:val="0"/>
      <w:marTop w:val="0"/>
      <w:marBottom w:val="0"/>
      <w:divBdr>
        <w:top w:val="none" w:sz="0" w:space="0" w:color="auto"/>
        <w:left w:val="none" w:sz="0" w:space="0" w:color="auto"/>
        <w:bottom w:val="none" w:sz="0" w:space="0" w:color="auto"/>
        <w:right w:val="none" w:sz="0" w:space="0" w:color="auto"/>
      </w:divBdr>
    </w:div>
    <w:div w:id="1608850067">
      <w:marLeft w:val="640"/>
      <w:marRight w:val="0"/>
      <w:marTop w:val="0"/>
      <w:marBottom w:val="0"/>
      <w:divBdr>
        <w:top w:val="none" w:sz="0" w:space="0" w:color="auto"/>
        <w:left w:val="none" w:sz="0" w:space="0" w:color="auto"/>
        <w:bottom w:val="none" w:sz="0" w:space="0" w:color="auto"/>
        <w:right w:val="none" w:sz="0" w:space="0" w:color="auto"/>
      </w:divBdr>
    </w:div>
    <w:div w:id="1608852818">
      <w:marLeft w:val="640"/>
      <w:marRight w:val="0"/>
      <w:marTop w:val="0"/>
      <w:marBottom w:val="0"/>
      <w:divBdr>
        <w:top w:val="none" w:sz="0" w:space="0" w:color="auto"/>
        <w:left w:val="none" w:sz="0" w:space="0" w:color="auto"/>
        <w:bottom w:val="none" w:sz="0" w:space="0" w:color="auto"/>
        <w:right w:val="none" w:sz="0" w:space="0" w:color="auto"/>
      </w:divBdr>
    </w:div>
    <w:div w:id="1608854033">
      <w:marLeft w:val="640"/>
      <w:marRight w:val="0"/>
      <w:marTop w:val="0"/>
      <w:marBottom w:val="0"/>
      <w:divBdr>
        <w:top w:val="none" w:sz="0" w:space="0" w:color="auto"/>
        <w:left w:val="none" w:sz="0" w:space="0" w:color="auto"/>
        <w:bottom w:val="none" w:sz="0" w:space="0" w:color="auto"/>
        <w:right w:val="none" w:sz="0" w:space="0" w:color="auto"/>
      </w:divBdr>
    </w:div>
    <w:div w:id="1609041097">
      <w:marLeft w:val="640"/>
      <w:marRight w:val="0"/>
      <w:marTop w:val="0"/>
      <w:marBottom w:val="0"/>
      <w:divBdr>
        <w:top w:val="none" w:sz="0" w:space="0" w:color="auto"/>
        <w:left w:val="none" w:sz="0" w:space="0" w:color="auto"/>
        <w:bottom w:val="none" w:sz="0" w:space="0" w:color="auto"/>
        <w:right w:val="none" w:sz="0" w:space="0" w:color="auto"/>
      </w:divBdr>
    </w:div>
    <w:div w:id="1609043647">
      <w:marLeft w:val="640"/>
      <w:marRight w:val="0"/>
      <w:marTop w:val="0"/>
      <w:marBottom w:val="0"/>
      <w:divBdr>
        <w:top w:val="none" w:sz="0" w:space="0" w:color="auto"/>
        <w:left w:val="none" w:sz="0" w:space="0" w:color="auto"/>
        <w:bottom w:val="none" w:sz="0" w:space="0" w:color="auto"/>
        <w:right w:val="none" w:sz="0" w:space="0" w:color="auto"/>
      </w:divBdr>
    </w:div>
    <w:div w:id="1609385680">
      <w:marLeft w:val="640"/>
      <w:marRight w:val="0"/>
      <w:marTop w:val="0"/>
      <w:marBottom w:val="0"/>
      <w:divBdr>
        <w:top w:val="none" w:sz="0" w:space="0" w:color="auto"/>
        <w:left w:val="none" w:sz="0" w:space="0" w:color="auto"/>
        <w:bottom w:val="none" w:sz="0" w:space="0" w:color="auto"/>
        <w:right w:val="none" w:sz="0" w:space="0" w:color="auto"/>
      </w:divBdr>
    </w:div>
    <w:div w:id="1609391250">
      <w:marLeft w:val="640"/>
      <w:marRight w:val="0"/>
      <w:marTop w:val="0"/>
      <w:marBottom w:val="0"/>
      <w:divBdr>
        <w:top w:val="none" w:sz="0" w:space="0" w:color="auto"/>
        <w:left w:val="none" w:sz="0" w:space="0" w:color="auto"/>
        <w:bottom w:val="none" w:sz="0" w:space="0" w:color="auto"/>
        <w:right w:val="none" w:sz="0" w:space="0" w:color="auto"/>
      </w:divBdr>
    </w:div>
    <w:div w:id="1609463778">
      <w:marLeft w:val="640"/>
      <w:marRight w:val="0"/>
      <w:marTop w:val="0"/>
      <w:marBottom w:val="0"/>
      <w:divBdr>
        <w:top w:val="none" w:sz="0" w:space="0" w:color="auto"/>
        <w:left w:val="none" w:sz="0" w:space="0" w:color="auto"/>
        <w:bottom w:val="none" w:sz="0" w:space="0" w:color="auto"/>
        <w:right w:val="none" w:sz="0" w:space="0" w:color="auto"/>
      </w:divBdr>
    </w:div>
    <w:div w:id="1609508267">
      <w:marLeft w:val="640"/>
      <w:marRight w:val="0"/>
      <w:marTop w:val="0"/>
      <w:marBottom w:val="0"/>
      <w:divBdr>
        <w:top w:val="none" w:sz="0" w:space="0" w:color="auto"/>
        <w:left w:val="none" w:sz="0" w:space="0" w:color="auto"/>
        <w:bottom w:val="none" w:sz="0" w:space="0" w:color="auto"/>
        <w:right w:val="none" w:sz="0" w:space="0" w:color="auto"/>
      </w:divBdr>
    </w:div>
    <w:div w:id="1609700512">
      <w:marLeft w:val="640"/>
      <w:marRight w:val="0"/>
      <w:marTop w:val="0"/>
      <w:marBottom w:val="0"/>
      <w:divBdr>
        <w:top w:val="none" w:sz="0" w:space="0" w:color="auto"/>
        <w:left w:val="none" w:sz="0" w:space="0" w:color="auto"/>
        <w:bottom w:val="none" w:sz="0" w:space="0" w:color="auto"/>
        <w:right w:val="none" w:sz="0" w:space="0" w:color="auto"/>
      </w:divBdr>
    </w:div>
    <w:div w:id="1609703000">
      <w:marLeft w:val="640"/>
      <w:marRight w:val="0"/>
      <w:marTop w:val="0"/>
      <w:marBottom w:val="0"/>
      <w:divBdr>
        <w:top w:val="none" w:sz="0" w:space="0" w:color="auto"/>
        <w:left w:val="none" w:sz="0" w:space="0" w:color="auto"/>
        <w:bottom w:val="none" w:sz="0" w:space="0" w:color="auto"/>
        <w:right w:val="none" w:sz="0" w:space="0" w:color="auto"/>
      </w:divBdr>
    </w:div>
    <w:div w:id="1609770963">
      <w:marLeft w:val="640"/>
      <w:marRight w:val="0"/>
      <w:marTop w:val="0"/>
      <w:marBottom w:val="0"/>
      <w:divBdr>
        <w:top w:val="none" w:sz="0" w:space="0" w:color="auto"/>
        <w:left w:val="none" w:sz="0" w:space="0" w:color="auto"/>
        <w:bottom w:val="none" w:sz="0" w:space="0" w:color="auto"/>
        <w:right w:val="none" w:sz="0" w:space="0" w:color="auto"/>
      </w:divBdr>
    </w:div>
    <w:div w:id="1609845880">
      <w:marLeft w:val="640"/>
      <w:marRight w:val="0"/>
      <w:marTop w:val="0"/>
      <w:marBottom w:val="0"/>
      <w:divBdr>
        <w:top w:val="none" w:sz="0" w:space="0" w:color="auto"/>
        <w:left w:val="none" w:sz="0" w:space="0" w:color="auto"/>
        <w:bottom w:val="none" w:sz="0" w:space="0" w:color="auto"/>
        <w:right w:val="none" w:sz="0" w:space="0" w:color="auto"/>
      </w:divBdr>
    </w:div>
    <w:div w:id="1609894914">
      <w:marLeft w:val="640"/>
      <w:marRight w:val="0"/>
      <w:marTop w:val="0"/>
      <w:marBottom w:val="0"/>
      <w:divBdr>
        <w:top w:val="none" w:sz="0" w:space="0" w:color="auto"/>
        <w:left w:val="none" w:sz="0" w:space="0" w:color="auto"/>
        <w:bottom w:val="none" w:sz="0" w:space="0" w:color="auto"/>
        <w:right w:val="none" w:sz="0" w:space="0" w:color="auto"/>
      </w:divBdr>
    </w:div>
    <w:div w:id="1610042364">
      <w:marLeft w:val="640"/>
      <w:marRight w:val="0"/>
      <w:marTop w:val="0"/>
      <w:marBottom w:val="0"/>
      <w:divBdr>
        <w:top w:val="none" w:sz="0" w:space="0" w:color="auto"/>
        <w:left w:val="none" w:sz="0" w:space="0" w:color="auto"/>
        <w:bottom w:val="none" w:sz="0" w:space="0" w:color="auto"/>
        <w:right w:val="none" w:sz="0" w:space="0" w:color="auto"/>
      </w:divBdr>
    </w:div>
    <w:div w:id="1610046425">
      <w:marLeft w:val="640"/>
      <w:marRight w:val="0"/>
      <w:marTop w:val="0"/>
      <w:marBottom w:val="0"/>
      <w:divBdr>
        <w:top w:val="none" w:sz="0" w:space="0" w:color="auto"/>
        <w:left w:val="none" w:sz="0" w:space="0" w:color="auto"/>
        <w:bottom w:val="none" w:sz="0" w:space="0" w:color="auto"/>
        <w:right w:val="none" w:sz="0" w:space="0" w:color="auto"/>
      </w:divBdr>
    </w:div>
    <w:div w:id="1610233254">
      <w:marLeft w:val="640"/>
      <w:marRight w:val="0"/>
      <w:marTop w:val="0"/>
      <w:marBottom w:val="0"/>
      <w:divBdr>
        <w:top w:val="none" w:sz="0" w:space="0" w:color="auto"/>
        <w:left w:val="none" w:sz="0" w:space="0" w:color="auto"/>
        <w:bottom w:val="none" w:sz="0" w:space="0" w:color="auto"/>
        <w:right w:val="none" w:sz="0" w:space="0" w:color="auto"/>
      </w:divBdr>
    </w:div>
    <w:div w:id="1610235738">
      <w:marLeft w:val="640"/>
      <w:marRight w:val="0"/>
      <w:marTop w:val="0"/>
      <w:marBottom w:val="0"/>
      <w:divBdr>
        <w:top w:val="none" w:sz="0" w:space="0" w:color="auto"/>
        <w:left w:val="none" w:sz="0" w:space="0" w:color="auto"/>
        <w:bottom w:val="none" w:sz="0" w:space="0" w:color="auto"/>
        <w:right w:val="none" w:sz="0" w:space="0" w:color="auto"/>
      </w:divBdr>
    </w:div>
    <w:div w:id="1610315239">
      <w:marLeft w:val="640"/>
      <w:marRight w:val="0"/>
      <w:marTop w:val="0"/>
      <w:marBottom w:val="0"/>
      <w:divBdr>
        <w:top w:val="none" w:sz="0" w:space="0" w:color="auto"/>
        <w:left w:val="none" w:sz="0" w:space="0" w:color="auto"/>
        <w:bottom w:val="none" w:sz="0" w:space="0" w:color="auto"/>
        <w:right w:val="none" w:sz="0" w:space="0" w:color="auto"/>
      </w:divBdr>
    </w:div>
    <w:div w:id="1610428667">
      <w:marLeft w:val="640"/>
      <w:marRight w:val="0"/>
      <w:marTop w:val="0"/>
      <w:marBottom w:val="0"/>
      <w:divBdr>
        <w:top w:val="none" w:sz="0" w:space="0" w:color="auto"/>
        <w:left w:val="none" w:sz="0" w:space="0" w:color="auto"/>
        <w:bottom w:val="none" w:sz="0" w:space="0" w:color="auto"/>
        <w:right w:val="none" w:sz="0" w:space="0" w:color="auto"/>
      </w:divBdr>
    </w:div>
    <w:div w:id="1610432418">
      <w:marLeft w:val="640"/>
      <w:marRight w:val="0"/>
      <w:marTop w:val="0"/>
      <w:marBottom w:val="0"/>
      <w:divBdr>
        <w:top w:val="none" w:sz="0" w:space="0" w:color="auto"/>
        <w:left w:val="none" w:sz="0" w:space="0" w:color="auto"/>
        <w:bottom w:val="none" w:sz="0" w:space="0" w:color="auto"/>
        <w:right w:val="none" w:sz="0" w:space="0" w:color="auto"/>
      </w:divBdr>
    </w:div>
    <w:div w:id="1610432823">
      <w:marLeft w:val="640"/>
      <w:marRight w:val="0"/>
      <w:marTop w:val="0"/>
      <w:marBottom w:val="0"/>
      <w:divBdr>
        <w:top w:val="none" w:sz="0" w:space="0" w:color="auto"/>
        <w:left w:val="none" w:sz="0" w:space="0" w:color="auto"/>
        <w:bottom w:val="none" w:sz="0" w:space="0" w:color="auto"/>
        <w:right w:val="none" w:sz="0" w:space="0" w:color="auto"/>
      </w:divBdr>
    </w:div>
    <w:div w:id="1610622270">
      <w:marLeft w:val="640"/>
      <w:marRight w:val="0"/>
      <w:marTop w:val="0"/>
      <w:marBottom w:val="0"/>
      <w:divBdr>
        <w:top w:val="none" w:sz="0" w:space="0" w:color="auto"/>
        <w:left w:val="none" w:sz="0" w:space="0" w:color="auto"/>
        <w:bottom w:val="none" w:sz="0" w:space="0" w:color="auto"/>
        <w:right w:val="none" w:sz="0" w:space="0" w:color="auto"/>
      </w:divBdr>
    </w:div>
    <w:div w:id="1610626320">
      <w:marLeft w:val="640"/>
      <w:marRight w:val="0"/>
      <w:marTop w:val="0"/>
      <w:marBottom w:val="0"/>
      <w:divBdr>
        <w:top w:val="none" w:sz="0" w:space="0" w:color="auto"/>
        <w:left w:val="none" w:sz="0" w:space="0" w:color="auto"/>
        <w:bottom w:val="none" w:sz="0" w:space="0" w:color="auto"/>
        <w:right w:val="none" w:sz="0" w:space="0" w:color="auto"/>
      </w:divBdr>
    </w:div>
    <w:div w:id="1610627595">
      <w:marLeft w:val="640"/>
      <w:marRight w:val="0"/>
      <w:marTop w:val="0"/>
      <w:marBottom w:val="0"/>
      <w:divBdr>
        <w:top w:val="none" w:sz="0" w:space="0" w:color="auto"/>
        <w:left w:val="none" w:sz="0" w:space="0" w:color="auto"/>
        <w:bottom w:val="none" w:sz="0" w:space="0" w:color="auto"/>
        <w:right w:val="none" w:sz="0" w:space="0" w:color="auto"/>
      </w:divBdr>
    </w:div>
    <w:div w:id="1610695180">
      <w:marLeft w:val="640"/>
      <w:marRight w:val="0"/>
      <w:marTop w:val="0"/>
      <w:marBottom w:val="0"/>
      <w:divBdr>
        <w:top w:val="none" w:sz="0" w:space="0" w:color="auto"/>
        <w:left w:val="none" w:sz="0" w:space="0" w:color="auto"/>
        <w:bottom w:val="none" w:sz="0" w:space="0" w:color="auto"/>
        <w:right w:val="none" w:sz="0" w:space="0" w:color="auto"/>
      </w:divBdr>
    </w:div>
    <w:div w:id="1610700564">
      <w:marLeft w:val="640"/>
      <w:marRight w:val="0"/>
      <w:marTop w:val="0"/>
      <w:marBottom w:val="0"/>
      <w:divBdr>
        <w:top w:val="none" w:sz="0" w:space="0" w:color="auto"/>
        <w:left w:val="none" w:sz="0" w:space="0" w:color="auto"/>
        <w:bottom w:val="none" w:sz="0" w:space="0" w:color="auto"/>
        <w:right w:val="none" w:sz="0" w:space="0" w:color="auto"/>
      </w:divBdr>
    </w:div>
    <w:div w:id="1610702937">
      <w:marLeft w:val="640"/>
      <w:marRight w:val="0"/>
      <w:marTop w:val="0"/>
      <w:marBottom w:val="0"/>
      <w:divBdr>
        <w:top w:val="none" w:sz="0" w:space="0" w:color="auto"/>
        <w:left w:val="none" w:sz="0" w:space="0" w:color="auto"/>
        <w:bottom w:val="none" w:sz="0" w:space="0" w:color="auto"/>
        <w:right w:val="none" w:sz="0" w:space="0" w:color="auto"/>
      </w:divBdr>
    </w:div>
    <w:div w:id="1610703832">
      <w:marLeft w:val="640"/>
      <w:marRight w:val="0"/>
      <w:marTop w:val="0"/>
      <w:marBottom w:val="0"/>
      <w:divBdr>
        <w:top w:val="none" w:sz="0" w:space="0" w:color="auto"/>
        <w:left w:val="none" w:sz="0" w:space="0" w:color="auto"/>
        <w:bottom w:val="none" w:sz="0" w:space="0" w:color="auto"/>
        <w:right w:val="none" w:sz="0" w:space="0" w:color="auto"/>
      </w:divBdr>
    </w:div>
    <w:div w:id="1610770273">
      <w:bodyDiv w:val="1"/>
      <w:marLeft w:val="0"/>
      <w:marRight w:val="0"/>
      <w:marTop w:val="0"/>
      <w:marBottom w:val="0"/>
      <w:divBdr>
        <w:top w:val="none" w:sz="0" w:space="0" w:color="auto"/>
        <w:left w:val="none" w:sz="0" w:space="0" w:color="auto"/>
        <w:bottom w:val="none" w:sz="0" w:space="0" w:color="auto"/>
        <w:right w:val="none" w:sz="0" w:space="0" w:color="auto"/>
      </w:divBdr>
    </w:div>
    <w:div w:id="1610772189">
      <w:marLeft w:val="640"/>
      <w:marRight w:val="0"/>
      <w:marTop w:val="0"/>
      <w:marBottom w:val="0"/>
      <w:divBdr>
        <w:top w:val="none" w:sz="0" w:space="0" w:color="auto"/>
        <w:left w:val="none" w:sz="0" w:space="0" w:color="auto"/>
        <w:bottom w:val="none" w:sz="0" w:space="0" w:color="auto"/>
        <w:right w:val="none" w:sz="0" w:space="0" w:color="auto"/>
      </w:divBdr>
    </w:div>
    <w:div w:id="1610774699">
      <w:marLeft w:val="640"/>
      <w:marRight w:val="0"/>
      <w:marTop w:val="0"/>
      <w:marBottom w:val="0"/>
      <w:divBdr>
        <w:top w:val="none" w:sz="0" w:space="0" w:color="auto"/>
        <w:left w:val="none" w:sz="0" w:space="0" w:color="auto"/>
        <w:bottom w:val="none" w:sz="0" w:space="0" w:color="auto"/>
        <w:right w:val="none" w:sz="0" w:space="0" w:color="auto"/>
      </w:divBdr>
    </w:div>
    <w:div w:id="1610775240">
      <w:marLeft w:val="640"/>
      <w:marRight w:val="0"/>
      <w:marTop w:val="0"/>
      <w:marBottom w:val="0"/>
      <w:divBdr>
        <w:top w:val="none" w:sz="0" w:space="0" w:color="auto"/>
        <w:left w:val="none" w:sz="0" w:space="0" w:color="auto"/>
        <w:bottom w:val="none" w:sz="0" w:space="0" w:color="auto"/>
        <w:right w:val="none" w:sz="0" w:space="0" w:color="auto"/>
      </w:divBdr>
    </w:div>
    <w:div w:id="1610968499">
      <w:marLeft w:val="640"/>
      <w:marRight w:val="0"/>
      <w:marTop w:val="0"/>
      <w:marBottom w:val="0"/>
      <w:divBdr>
        <w:top w:val="none" w:sz="0" w:space="0" w:color="auto"/>
        <w:left w:val="none" w:sz="0" w:space="0" w:color="auto"/>
        <w:bottom w:val="none" w:sz="0" w:space="0" w:color="auto"/>
        <w:right w:val="none" w:sz="0" w:space="0" w:color="auto"/>
      </w:divBdr>
    </w:div>
    <w:div w:id="1611081852">
      <w:marLeft w:val="640"/>
      <w:marRight w:val="0"/>
      <w:marTop w:val="0"/>
      <w:marBottom w:val="0"/>
      <w:divBdr>
        <w:top w:val="none" w:sz="0" w:space="0" w:color="auto"/>
        <w:left w:val="none" w:sz="0" w:space="0" w:color="auto"/>
        <w:bottom w:val="none" w:sz="0" w:space="0" w:color="auto"/>
        <w:right w:val="none" w:sz="0" w:space="0" w:color="auto"/>
      </w:divBdr>
    </w:div>
    <w:div w:id="1611086141">
      <w:marLeft w:val="640"/>
      <w:marRight w:val="0"/>
      <w:marTop w:val="0"/>
      <w:marBottom w:val="0"/>
      <w:divBdr>
        <w:top w:val="none" w:sz="0" w:space="0" w:color="auto"/>
        <w:left w:val="none" w:sz="0" w:space="0" w:color="auto"/>
        <w:bottom w:val="none" w:sz="0" w:space="0" w:color="auto"/>
        <w:right w:val="none" w:sz="0" w:space="0" w:color="auto"/>
      </w:divBdr>
    </w:div>
    <w:div w:id="1611159260">
      <w:marLeft w:val="640"/>
      <w:marRight w:val="0"/>
      <w:marTop w:val="0"/>
      <w:marBottom w:val="0"/>
      <w:divBdr>
        <w:top w:val="none" w:sz="0" w:space="0" w:color="auto"/>
        <w:left w:val="none" w:sz="0" w:space="0" w:color="auto"/>
        <w:bottom w:val="none" w:sz="0" w:space="0" w:color="auto"/>
        <w:right w:val="none" w:sz="0" w:space="0" w:color="auto"/>
      </w:divBdr>
    </w:div>
    <w:div w:id="1611159348">
      <w:marLeft w:val="640"/>
      <w:marRight w:val="0"/>
      <w:marTop w:val="0"/>
      <w:marBottom w:val="0"/>
      <w:divBdr>
        <w:top w:val="none" w:sz="0" w:space="0" w:color="auto"/>
        <w:left w:val="none" w:sz="0" w:space="0" w:color="auto"/>
        <w:bottom w:val="none" w:sz="0" w:space="0" w:color="auto"/>
        <w:right w:val="none" w:sz="0" w:space="0" w:color="auto"/>
      </w:divBdr>
    </w:div>
    <w:div w:id="1611205154">
      <w:marLeft w:val="640"/>
      <w:marRight w:val="0"/>
      <w:marTop w:val="0"/>
      <w:marBottom w:val="0"/>
      <w:divBdr>
        <w:top w:val="none" w:sz="0" w:space="0" w:color="auto"/>
        <w:left w:val="none" w:sz="0" w:space="0" w:color="auto"/>
        <w:bottom w:val="none" w:sz="0" w:space="0" w:color="auto"/>
        <w:right w:val="none" w:sz="0" w:space="0" w:color="auto"/>
      </w:divBdr>
    </w:div>
    <w:div w:id="1611207809">
      <w:marLeft w:val="640"/>
      <w:marRight w:val="0"/>
      <w:marTop w:val="0"/>
      <w:marBottom w:val="0"/>
      <w:divBdr>
        <w:top w:val="none" w:sz="0" w:space="0" w:color="auto"/>
        <w:left w:val="none" w:sz="0" w:space="0" w:color="auto"/>
        <w:bottom w:val="none" w:sz="0" w:space="0" w:color="auto"/>
        <w:right w:val="none" w:sz="0" w:space="0" w:color="auto"/>
      </w:divBdr>
    </w:div>
    <w:div w:id="1611232451">
      <w:marLeft w:val="640"/>
      <w:marRight w:val="0"/>
      <w:marTop w:val="0"/>
      <w:marBottom w:val="0"/>
      <w:divBdr>
        <w:top w:val="none" w:sz="0" w:space="0" w:color="auto"/>
        <w:left w:val="none" w:sz="0" w:space="0" w:color="auto"/>
        <w:bottom w:val="none" w:sz="0" w:space="0" w:color="auto"/>
        <w:right w:val="none" w:sz="0" w:space="0" w:color="auto"/>
      </w:divBdr>
    </w:div>
    <w:div w:id="1611350523">
      <w:marLeft w:val="640"/>
      <w:marRight w:val="0"/>
      <w:marTop w:val="0"/>
      <w:marBottom w:val="0"/>
      <w:divBdr>
        <w:top w:val="none" w:sz="0" w:space="0" w:color="auto"/>
        <w:left w:val="none" w:sz="0" w:space="0" w:color="auto"/>
        <w:bottom w:val="none" w:sz="0" w:space="0" w:color="auto"/>
        <w:right w:val="none" w:sz="0" w:space="0" w:color="auto"/>
      </w:divBdr>
    </w:div>
    <w:div w:id="1611467491">
      <w:marLeft w:val="640"/>
      <w:marRight w:val="0"/>
      <w:marTop w:val="0"/>
      <w:marBottom w:val="0"/>
      <w:divBdr>
        <w:top w:val="none" w:sz="0" w:space="0" w:color="auto"/>
        <w:left w:val="none" w:sz="0" w:space="0" w:color="auto"/>
        <w:bottom w:val="none" w:sz="0" w:space="0" w:color="auto"/>
        <w:right w:val="none" w:sz="0" w:space="0" w:color="auto"/>
      </w:divBdr>
    </w:div>
    <w:div w:id="1611545396">
      <w:marLeft w:val="640"/>
      <w:marRight w:val="0"/>
      <w:marTop w:val="0"/>
      <w:marBottom w:val="0"/>
      <w:divBdr>
        <w:top w:val="none" w:sz="0" w:space="0" w:color="auto"/>
        <w:left w:val="none" w:sz="0" w:space="0" w:color="auto"/>
        <w:bottom w:val="none" w:sz="0" w:space="0" w:color="auto"/>
        <w:right w:val="none" w:sz="0" w:space="0" w:color="auto"/>
      </w:divBdr>
    </w:div>
    <w:div w:id="1611548514">
      <w:marLeft w:val="480"/>
      <w:marRight w:val="0"/>
      <w:marTop w:val="0"/>
      <w:marBottom w:val="0"/>
      <w:divBdr>
        <w:top w:val="none" w:sz="0" w:space="0" w:color="auto"/>
        <w:left w:val="none" w:sz="0" w:space="0" w:color="auto"/>
        <w:bottom w:val="none" w:sz="0" w:space="0" w:color="auto"/>
        <w:right w:val="none" w:sz="0" w:space="0" w:color="auto"/>
      </w:divBdr>
    </w:div>
    <w:div w:id="1611549624">
      <w:marLeft w:val="640"/>
      <w:marRight w:val="0"/>
      <w:marTop w:val="0"/>
      <w:marBottom w:val="0"/>
      <w:divBdr>
        <w:top w:val="none" w:sz="0" w:space="0" w:color="auto"/>
        <w:left w:val="none" w:sz="0" w:space="0" w:color="auto"/>
        <w:bottom w:val="none" w:sz="0" w:space="0" w:color="auto"/>
        <w:right w:val="none" w:sz="0" w:space="0" w:color="auto"/>
      </w:divBdr>
    </w:div>
    <w:div w:id="1611745712">
      <w:marLeft w:val="640"/>
      <w:marRight w:val="0"/>
      <w:marTop w:val="0"/>
      <w:marBottom w:val="0"/>
      <w:divBdr>
        <w:top w:val="none" w:sz="0" w:space="0" w:color="auto"/>
        <w:left w:val="none" w:sz="0" w:space="0" w:color="auto"/>
        <w:bottom w:val="none" w:sz="0" w:space="0" w:color="auto"/>
        <w:right w:val="none" w:sz="0" w:space="0" w:color="auto"/>
      </w:divBdr>
    </w:div>
    <w:div w:id="1611813373">
      <w:marLeft w:val="640"/>
      <w:marRight w:val="0"/>
      <w:marTop w:val="0"/>
      <w:marBottom w:val="0"/>
      <w:divBdr>
        <w:top w:val="none" w:sz="0" w:space="0" w:color="auto"/>
        <w:left w:val="none" w:sz="0" w:space="0" w:color="auto"/>
        <w:bottom w:val="none" w:sz="0" w:space="0" w:color="auto"/>
        <w:right w:val="none" w:sz="0" w:space="0" w:color="auto"/>
      </w:divBdr>
    </w:div>
    <w:div w:id="1611819606">
      <w:marLeft w:val="640"/>
      <w:marRight w:val="0"/>
      <w:marTop w:val="0"/>
      <w:marBottom w:val="0"/>
      <w:divBdr>
        <w:top w:val="none" w:sz="0" w:space="0" w:color="auto"/>
        <w:left w:val="none" w:sz="0" w:space="0" w:color="auto"/>
        <w:bottom w:val="none" w:sz="0" w:space="0" w:color="auto"/>
        <w:right w:val="none" w:sz="0" w:space="0" w:color="auto"/>
      </w:divBdr>
    </w:div>
    <w:div w:id="1611861549">
      <w:marLeft w:val="640"/>
      <w:marRight w:val="0"/>
      <w:marTop w:val="0"/>
      <w:marBottom w:val="0"/>
      <w:divBdr>
        <w:top w:val="none" w:sz="0" w:space="0" w:color="auto"/>
        <w:left w:val="none" w:sz="0" w:space="0" w:color="auto"/>
        <w:bottom w:val="none" w:sz="0" w:space="0" w:color="auto"/>
        <w:right w:val="none" w:sz="0" w:space="0" w:color="auto"/>
      </w:divBdr>
    </w:div>
    <w:div w:id="1612013523">
      <w:marLeft w:val="640"/>
      <w:marRight w:val="0"/>
      <w:marTop w:val="0"/>
      <w:marBottom w:val="0"/>
      <w:divBdr>
        <w:top w:val="none" w:sz="0" w:space="0" w:color="auto"/>
        <w:left w:val="none" w:sz="0" w:space="0" w:color="auto"/>
        <w:bottom w:val="none" w:sz="0" w:space="0" w:color="auto"/>
        <w:right w:val="none" w:sz="0" w:space="0" w:color="auto"/>
      </w:divBdr>
    </w:div>
    <w:div w:id="1612054576">
      <w:marLeft w:val="640"/>
      <w:marRight w:val="0"/>
      <w:marTop w:val="0"/>
      <w:marBottom w:val="0"/>
      <w:divBdr>
        <w:top w:val="none" w:sz="0" w:space="0" w:color="auto"/>
        <w:left w:val="none" w:sz="0" w:space="0" w:color="auto"/>
        <w:bottom w:val="none" w:sz="0" w:space="0" w:color="auto"/>
        <w:right w:val="none" w:sz="0" w:space="0" w:color="auto"/>
      </w:divBdr>
    </w:div>
    <w:div w:id="1612125136">
      <w:marLeft w:val="640"/>
      <w:marRight w:val="0"/>
      <w:marTop w:val="0"/>
      <w:marBottom w:val="0"/>
      <w:divBdr>
        <w:top w:val="none" w:sz="0" w:space="0" w:color="auto"/>
        <w:left w:val="none" w:sz="0" w:space="0" w:color="auto"/>
        <w:bottom w:val="none" w:sz="0" w:space="0" w:color="auto"/>
        <w:right w:val="none" w:sz="0" w:space="0" w:color="auto"/>
      </w:divBdr>
    </w:div>
    <w:div w:id="1612203770">
      <w:marLeft w:val="640"/>
      <w:marRight w:val="0"/>
      <w:marTop w:val="0"/>
      <w:marBottom w:val="0"/>
      <w:divBdr>
        <w:top w:val="none" w:sz="0" w:space="0" w:color="auto"/>
        <w:left w:val="none" w:sz="0" w:space="0" w:color="auto"/>
        <w:bottom w:val="none" w:sz="0" w:space="0" w:color="auto"/>
        <w:right w:val="none" w:sz="0" w:space="0" w:color="auto"/>
      </w:divBdr>
    </w:div>
    <w:div w:id="1612395377">
      <w:marLeft w:val="640"/>
      <w:marRight w:val="0"/>
      <w:marTop w:val="0"/>
      <w:marBottom w:val="0"/>
      <w:divBdr>
        <w:top w:val="none" w:sz="0" w:space="0" w:color="auto"/>
        <w:left w:val="none" w:sz="0" w:space="0" w:color="auto"/>
        <w:bottom w:val="none" w:sz="0" w:space="0" w:color="auto"/>
        <w:right w:val="none" w:sz="0" w:space="0" w:color="auto"/>
      </w:divBdr>
    </w:div>
    <w:div w:id="1612397487">
      <w:marLeft w:val="640"/>
      <w:marRight w:val="0"/>
      <w:marTop w:val="0"/>
      <w:marBottom w:val="0"/>
      <w:divBdr>
        <w:top w:val="none" w:sz="0" w:space="0" w:color="auto"/>
        <w:left w:val="none" w:sz="0" w:space="0" w:color="auto"/>
        <w:bottom w:val="none" w:sz="0" w:space="0" w:color="auto"/>
        <w:right w:val="none" w:sz="0" w:space="0" w:color="auto"/>
      </w:divBdr>
    </w:div>
    <w:div w:id="1612471840">
      <w:marLeft w:val="640"/>
      <w:marRight w:val="0"/>
      <w:marTop w:val="0"/>
      <w:marBottom w:val="0"/>
      <w:divBdr>
        <w:top w:val="none" w:sz="0" w:space="0" w:color="auto"/>
        <w:left w:val="none" w:sz="0" w:space="0" w:color="auto"/>
        <w:bottom w:val="none" w:sz="0" w:space="0" w:color="auto"/>
        <w:right w:val="none" w:sz="0" w:space="0" w:color="auto"/>
      </w:divBdr>
    </w:div>
    <w:div w:id="1612472603">
      <w:marLeft w:val="640"/>
      <w:marRight w:val="0"/>
      <w:marTop w:val="0"/>
      <w:marBottom w:val="0"/>
      <w:divBdr>
        <w:top w:val="none" w:sz="0" w:space="0" w:color="auto"/>
        <w:left w:val="none" w:sz="0" w:space="0" w:color="auto"/>
        <w:bottom w:val="none" w:sz="0" w:space="0" w:color="auto"/>
        <w:right w:val="none" w:sz="0" w:space="0" w:color="auto"/>
      </w:divBdr>
    </w:div>
    <w:div w:id="1612585232">
      <w:marLeft w:val="640"/>
      <w:marRight w:val="0"/>
      <w:marTop w:val="0"/>
      <w:marBottom w:val="0"/>
      <w:divBdr>
        <w:top w:val="none" w:sz="0" w:space="0" w:color="auto"/>
        <w:left w:val="none" w:sz="0" w:space="0" w:color="auto"/>
        <w:bottom w:val="none" w:sz="0" w:space="0" w:color="auto"/>
        <w:right w:val="none" w:sz="0" w:space="0" w:color="auto"/>
      </w:divBdr>
    </w:div>
    <w:div w:id="1612585509">
      <w:marLeft w:val="640"/>
      <w:marRight w:val="0"/>
      <w:marTop w:val="0"/>
      <w:marBottom w:val="0"/>
      <w:divBdr>
        <w:top w:val="none" w:sz="0" w:space="0" w:color="auto"/>
        <w:left w:val="none" w:sz="0" w:space="0" w:color="auto"/>
        <w:bottom w:val="none" w:sz="0" w:space="0" w:color="auto"/>
        <w:right w:val="none" w:sz="0" w:space="0" w:color="auto"/>
      </w:divBdr>
    </w:div>
    <w:div w:id="1612666085">
      <w:marLeft w:val="640"/>
      <w:marRight w:val="0"/>
      <w:marTop w:val="0"/>
      <w:marBottom w:val="0"/>
      <w:divBdr>
        <w:top w:val="none" w:sz="0" w:space="0" w:color="auto"/>
        <w:left w:val="none" w:sz="0" w:space="0" w:color="auto"/>
        <w:bottom w:val="none" w:sz="0" w:space="0" w:color="auto"/>
        <w:right w:val="none" w:sz="0" w:space="0" w:color="auto"/>
      </w:divBdr>
    </w:div>
    <w:div w:id="1612667935">
      <w:marLeft w:val="640"/>
      <w:marRight w:val="0"/>
      <w:marTop w:val="0"/>
      <w:marBottom w:val="0"/>
      <w:divBdr>
        <w:top w:val="none" w:sz="0" w:space="0" w:color="auto"/>
        <w:left w:val="none" w:sz="0" w:space="0" w:color="auto"/>
        <w:bottom w:val="none" w:sz="0" w:space="0" w:color="auto"/>
        <w:right w:val="none" w:sz="0" w:space="0" w:color="auto"/>
      </w:divBdr>
    </w:div>
    <w:div w:id="1612711409">
      <w:marLeft w:val="640"/>
      <w:marRight w:val="0"/>
      <w:marTop w:val="0"/>
      <w:marBottom w:val="0"/>
      <w:divBdr>
        <w:top w:val="none" w:sz="0" w:space="0" w:color="auto"/>
        <w:left w:val="none" w:sz="0" w:space="0" w:color="auto"/>
        <w:bottom w:val="none" w:sz="0" w:space="0" w:color="auto"/>
        <w:right w:val="none" w:sz="0" w:space="0" w:color="auto"/>
      </w:divBdr>
    </w:div>
    <w:div w:id="1612779490">
      <w:marLeft w:val="640"/>
      <w:marRight w:val="0"/>
      <w:marTop w:val="0"/>
      <w:marBottom w:val="0"/>
      <w:divBdr>
        <w:top w:val="none" w:sz="0" w:space="0" w:color="auto"/>
        <w:left w:val="none" w:sz="0" w:space="0" w:color="auto"/>
        <w:bottom w:val="none" w:sz="0" w:space="0" w:color="auto"/>
        <w:right w:val="none" w:sz="0" w:space="0" w:color="auto"/>
      </w:divBdr>
    </w:div>
    <w:div w:id="1612783050">
      <w:marLeft w:val="640"/>
      <w:marRight w:val="0"/>
      <w:marTop w:val="0"/>
      <w:marBottom w:val="0"/>
      <w:divBdr>
        <w:top w:val="none" w:sz="0" w:space="0" w:color="auto"/>
        <w:left w:val="none" w:sz="0" w:space="0" w:color="auto"/>
        <w:bottom w:val="none" w:sz="0" w:space="0" w:color="auto"/>
        <w:right w:val="none" w:sz="0" w:space="0" w:color="auto"/>
      </w:divBdr>
    </w:div>
    <w:div w:id="1612858612">
      <w:marLeft w:val="640"/>
      <w:marRight w:val="0"/>
      <w:marTop w:val="0"/>
      <w:marBottom w:val="0"/>
      <w:divBdr>
        <w:top w:val="none" w:sz="0" w:space="0" w:color="auto"/>
        <w:left w:val="none" w:sz="0" w:space="0" w:color="auto"/>
        <w:bottom w:val="none" w:sz="0" w:space="0" w:color="auto"/>
        <w:right w:val="none" w:sz="0" w:space="0" w:color="auto"/>
      </w:divBdr>
    </w:div>
    <w:div w:id="1612861700">
      <w:marLeft w:val="640"/>
      <w:marRight w:val="0"/>
      <w:marTop w:val="0"/>
      <w:marBottom w:val="0"/>
      <w:divBdr>
        <w:top w:val="none" w:sz="0" w:space="0" w:color="auto"/>
        <w:left w:val="none" w:sz="0" w:space="0" w:color="auto"/>
        <w:bottom w:val="none" w:sz="0" w:space="0" w:color="auto"/>
        <w:right w:val="none" w:sz="0" w:space="0" w:color="auto"/>
      </w:divBdr>
    </w:div>
    <w:div w:id="1612976439">
      <w:marLeft w:val="640"/>
      <w:marRight w:val="0"/>
      <w:marTop w:val="0"/>
      <w:marBottom w:val="0"/>
      <w:divBdr>
        <w:top w:val="none" w:sz="0" w:space="0" w:color="auto"/>
        <w:left w:val="none" w:sz="0" w:space="0" w:color="auto"/>
        <w:bottom w:val="none" w:sz="0" w:space="0" w:color="auto"/>
        <w:right w:val="none" w:sz="0" w:space="0" w:color="auto"/>
      </w:divBdr>
    </w:div>
    <w:div w:id="1612977196">
      <w:marLeft w:val="640"/>
      <w:marRight w:val="0"/>
      <w:marTop w:val="0"/>
      <w:marBottom w:val="0"/>
      <w:divBdr>
        <w:top w:val="none" w:sz="0" w:space="0" w:color="auto"/>
        <w:left w:val="none" w:sz="0" w:space="0" w:color="auto"/>
        <w:bottom w:val="none" w:sz="0" w:space="0" w:color="auto"/>
        <w:right w:val="none" w:sz="0" w:space="0" w:color="auto"/>
      </w:divBdr>
    </w:div>
    <w:div w:id="1612980249">
      <w:marLeft w:val="640"/>
      <w:marRight w:val="0"/>
      <w:marTop w:val="0"/>
      <w:marBottom w:val="0"/>
      <w:divBdr>
        <w:top w:val="none" w:sz="0" w:space="0" w:color="auto"/>
        <w:left w:val="none" w:sz="0" w:space="0" w:color="auto"/>
        <w:bottom w:val="none" w:sz="0" w:space="0" w:color="auto"/>
        <w:right w:val="none" w:sz="0" w:space="0" w:color="auto"/>
      </w:divBdr>
    </w:div>
    <w:div w:id="1613054103">
      <w:marLeft w:val="640"/>
      <w:marRight w:val="0"/>
      <w:marTop w:val="0"/>
      <w:marBottom w:val="0"/>
      <w:divBdr>
        <w:top w:val="none" w:sz="0" w:space="0" w:color="auto"/>
        <w:left w:val="none" w:sz="0" w:space="0" w:color="auto"/>
        <w:bottom w:val="none" w:sz="0" w:space="0" w:color="auto"/>
        <w:right w:val="none" w:sz="0" w:space="0" w:color="auto"/>
      </w:divBdr>
    </w:div>
    <w:div w:id="1613130936">
      <w:marLeft w:val="640"/>
      <w:marRight w:val="0"/>
      <w:marTop w:val="0"/>
      <w:marBottom w:val="0"/>
      <w:divBdr>
        <w:top w:val="none" w:sz="0" w:space="0" w:color="auto"/>
        <w:left w:val="none" w:sz="0" w:space="0" w:color="auto"/>
        <w:bottom w:val="none" w:sz="0" w:space="0" w:color="auto"/>
        <w:right w:val="none" w:sz="0" w:space="0" w:color="auto"/>
      </w:divBdr>
    </w:div>
    <w:div w:id="1613170862">
      <w:marLeft w:val="640"/>
      <w:marRight w:val="0"/>
      <w:marTop w:val="0"/>
      <w:marBottom w:val="0"/>
      <w:divBdr>
        <w:top w:val="none" w:sz="0" w:space="0" w:color="auto"/>
        <w:left w:val="none" w:sz="0" w:space="0" w:color="auto"/>
        <w:bottom w:val="none" w:sz="0" w:space="0" w:color="auto"/>
        <w:right w:val="none" w:sz="0" w:space="0" w:color="auto"/>
      </w:divBdr>
    </w:div>
    <w:div w:id="1613172594">
      <w:marLeft w:val="640"/>
      <w:marRight w:val="0"/>
      <w:marTop w:val="0"/>
      <w:marBottom w:val="0"/>
      <w:divBdr>
        <w:top w:val="none" w:sz="0" w:space="0" w:color="auto"/>
        <w:left w:val="none" w:sz="0" w:space="0" w:color="auto"/>
        <w:bottom w:val="none" w:sz="0" w:space="0" w:color="auto"/>
        <w:right w:val="none" w:sz="0" w:space="0" w:color="auto"/>
      </w:divBdr>
    </w:div>
    <w:div w:id="1613172840">
      <w:marLeft w:val="640"/>
      <w:marRight w:val="0"/>
      <w:marTop w:val="0"/>
      <w:marBottom w:val="0"/>
      <w:divBdr>
        <w:top w:val="none" w:sz="0" w:space="0" w:color="auto"/>
        <w:left w:val="none" w:sz="0" w:space="0" w:color="auto"/>
        <w:bottom w:val="none" w:sz="0" w:space="0" w:color="auto"/>
        <w:right w:val="none" w:sz="0" w:space="0" w:color="auto"/>
      </w:divBdr>
    </w:div>
    <w:div w:id="1613241095">
      <w:marLeft w:val="640"/>
      <w:marRight w:val="0"/>
      <w:marTop w:val="0"/>
      <w:marBottom w:val="0"/>
      <w:divBdr>
        <w:top w:val="none" w:sz="0" w:space="0" w:color="auto"/>
        <w:left w:val="none" w:sz="0" w:space="0" w:color="auto"/>
        <w:bottom w:val="none" w:sz="0" w:space="0" w:color="auto"/>
        <w:right w:val="none" w:sz="0" w:space="0" w:color="auto"/>
      </w:divBdr>
    </w:div>
    <w:div w:id="1613249171">
      <w:marLeft w:val="640"/>
      <w:marRight w:val="0"/>
      <w:marTop w:val="0"/>
      <w:marBottom w:val="0"/>
      <w:divBdr>
        <w:top w:val="none" w:sz="0" w:space="0" w:color="auto"/>
        <w:left w:val="none" w:sz="0" w:space="0" w:color="auto"/>
        <w:bottom w:val="none" w:sz="0" w:space="0" w:color="auto"/>
        <w:right w:val="none" w:sz="0" w:space="0" w:color="auto"/>
      </w:divBdr>
    </w:div>
    <w:div w:id="1613706575">
      <w:marLeft w:val="640"/>
      <w:marRight w:val="0"/>
      <w:marTop w:val="0"/>
      <w:marBottom w:val="0"/>
      <w:divBdr>
        <w:top w:val="none" w:sz="0" w:space="0" w:color="auto"/>
        <w:left w:val="none" w:sz="0" w:space="0" w:color="auto"/>
        <w:bottom w:val="none" w:sz="0" w:space="0" w:color="auto"/>
        <w:right w:val="none" w:sz="0" w:space="0" w:color="auto"/>
      </w:divBdr>
    </w:div>
    <w:div w:id="1613777698">
      <w:marLeft w:val="640"/>
      <w:marRight w:val="0"/>
      <w:marTop w:val="0"/>
      <w:marBottom w:val="0"/>
      <w:divBdr>
        <w:top w:val="none" w:sz="0" w:space="0" w:color="auto"/>
        <w:left w:val="none" w:sz="0" w:space="0" w:color="auto"/>
        <w:bottom w:val="none" w:sz="0" w:space="0" w:color="auto"/>
        <w:right w:val="none" w:sz="0" w:space="0" w:color="auto"/>
      </w:divBdr>
    </w:div>
    <w:div w:id="1613827168">
      <w:marLeft w:val="640"/>
      <w:marRight w:val="0"/>
      <w:marTop w:val="0"/>
      <w:marBottom w:val="0"/>
      <w:divBdr>
        <w:top w:val="none" w:sz="0" w:space="0" w:color="auto"/>
        <w:left w:val="none" w:sz="0" w:space="0" w:color="auto"/>
        <w:bottom w:val="none" w:sz="0" w:space="0" w:color="auto"/>
        <w:right w:val="none" w:sz="0" w:space="0" w:color="auto"/>
      </w:divBdr>
    </w:div>
    <w:div w:id="1613855901">
      <w:marLeft w:val="640"/>
      <w:marRight w:val="0"/>
      <w:marTop w:val="0"/>
      <w:marBottom w:val="0"/>
      <w:divBdr>
        <w:top w:val="none" w:sz="0" w:space="0" w:color="auto"/>
        <w:left w:val="none" w:sz="0" w:space="0" w:color="auto"/>
        <w:bottom w:val="none" w:sz="0" w:space="0" w:color="auto"/>
        <w:right w:val="none" w:sz="0" w:space="0" w:color="auto"/>
      </w:divBdr>
    </w:div>
    <w:div w:id="1614089113">
      <w:marLeft w:val="640"/>
      <w:marRight w:val="0"/>
      <w:marTop w:val="0"/>
      <w:marBottom w:val="0"/>
      <w:divBdr>
        <w:top w:val="none" w:sz="0" w:space="0" w:color="auto"/>
        <w:left w:val="none" w:sz="0" w:space="0" w:color="auto"/>
        <w:bottom w:val="none" w:sz="0" w:space="0" w:color="auto"/>
        <w:right w:val="none" w:sz="0" w:space="0" w:color="auto"/>
      </w:divBdr>
    </w:div>
    <w:div w:id="1614095457">
      <w:marLeft w:val="640"/>
      <w:marRight w:val="0"/>
      <w:marTop w:val="0"/>
      <w:marBottom w:val="0"/>
      <w:divBdr>
        <w:top w:val="none" w:sz="0" w:space="0" w:color="auto"/>
        <w:left w:val="none" w:sz="0" w:space="0" w:color="auto"/>
        <w:bottom w:val="none" w:sz="0" w:space="0" w:color="auto"/>
        <w:right w:val="none" w:sz="0" w:space="0" w:color="auto"/>
      </w:divBdr>
    </w:div>
    <w:div w:id="1614164668">
      <w:marLeft w:val="640"/>
      <w:marRight w:val="0"/>
      <w:marTop w:val="0"/>
      <w:marBottom w:val="0"/>
      <w:divBdr>
        <w:top w:val="none" w:sz="0" w:space="0" w:color="auto"/>
        <w:left w:val="none" w:sz="0" w:space="0" w:color="auto"/>
        <w:bottom w:val="none" w:sz="0" w:space="0" w:color="auto"/>
        <w:right w:val="none" w:sz="0" w:space="0" w:color="auto"/>
      </w:divBdr>
    </w:div>
    <w:div w:id="1614243814">
      <w:marLeft w:val="640"/>
      <w:marRight w:val="0"/>
      <w:marTop w:val="0"/>
      <w:marBottom w:val="0"/>
      <w:divBdr>
        <w:top w:val="none" w:sz="0" w:space="0" w:color="auto"/>
        <w:left w:val="none" w:sz="0" w:space="0" w:color="auto"/>
        <w:bottom w:val="none" w:sz="0" w:space="0" w:color="auto"/>
        <w:right w:val="none" w:sz="0" w:space="0" w:color="auto"/>
      </w:divBdr>
    </w:div>
    <w:div w:id="1614362869">
      <w:marLeft w:val="640"/>
      <w:marRight w:val="0"/>
      <w:marTop w:val="0"/>
      <w:marBottom w:val="0"/>
      <w:divBdr>
        <w:top w:val="none" w:sz="0" w:space="0" w:color="auto"/>
        <w:left w:val="none" w:sz="0" w:space="0" w:color="auto"/>
        <w:bottom w:val="none" w:sz="0" w:space="0" w:color="auto"/>
        <w:right w:val="none" w:sz="0" w:space="0" w:color="auto"/>
      </w:divBdr>
    </w:div>
    <w:div w:id="1614365004">
      <w:marLeft w:val="640"/>
      <w:marRight w:val="0"/>
      <w:marTop w:val="0"/>
      <w:marBottom w:val="0"/>
      <w:divBdr>
        <w:top w:val="none" w:sz="0" w:space="0" w:color="auto"/>
        <w:left w:val="none" w:sz="0" w:space="0" w:color="auto"/>
        <w:bottom w:val="none" w:sz="0" w:space="0" w:color="auto"/>
        <w:right w:val="none" w:sz="0" w:space="0" w:color="auto"/>
      </w:divBdr>
    </w:div>
    <w:div w:id="1614479683">
      <w:marLeft w:val="640"/>
      <w:marRight w:val="0"/>
      <w:marTop w:val="0"/>
      <w:marBottom w:val="0"/>
      <w:divBdr>
        <w:top w:val="none" w:sz="0" w:space="0" w:color="auto"/>
        <w:left w:val="none" w:sz="0" w:space="0" w:color="auto"/>
        <w:bottom w:val="none" w:sz="0" w:space="0" w:color="auto"/>
        <w:right w:val="none" w:sz="0" w:space="0" w:color="auto"/>
      </w:divBdr>
    </w:div>
    <w:div w:id="1614484152">
      <w:marLeft w:val="640"/>
      <w:marRight w:val="0"/>
      <w:marTop w:val="0"/>
      <w:marBottom w:val="0"/>
      <w:divBdr>
        <w:top w:val="none" w:sz="0" w:space="0" w:color="auto"/>
        <w:left w:val="none" w:sz="0" w:space="0" w:color="auto"/>
        <w:bottom w:val="none" w:sz="0" w:space="0" w:color="auto"/>
        <w:right w:val="none" w:sz="0" w:space="0" w:color="auto"/>
      </w:divBdr>
    </w:div>
    <w:div w:id="1614553567">
      <w:marLeft w:val="640"/>
      <w:marRight w:val="0"/>
      <w:marTop w:val="0"/>
      <w:marBottom w:val="0"/>
      <w:divBdr>
        <w:top w:val="none" w:sz="0" w:space="0" w:color="auto"/>
        <w:left w:val="none" w:sz="0" w:space="0" w:color="auto"/>
        <w:bottom w:val="none" w:sz="0" w:space="0" w:color="auto"/>
        <w:right w:val="none" w:sz="0" w:space="0" w:color="auto"/>
      </w:divBdr>
    </w:div>
    <w:div w:id="1614631941">
      <w:marLeft w:val="640"/>
      <w:marRight w:val="0"/>
      <w:marTop w:val="0"/>
      <w:marBottom w:val="0"/>
      <w:divBdr>
        <w:top w:val="none" w:sz="0" w:space="0" w:color="auto"/>
        <w:left w:val="none" w:sz="0" w:space="0" w:color="auto"/>
        <w:bottom w:val="none" w:sz="0" w:space="0" w:color="auto"/>
        <w:right w:val="none" w:sz="0" w:space="0" w:color="auto"/>
      </w:divBdr>
    </w:div>
    <w:div w:id="1614635569">
      <w:marLeft w:val="640"/>
      <w:marRight w:val="0"/>
      <w:marTop w:val="0"/>
      <w:marBottom w:val="0"/>
      <w:divBdr>
        <w:top w:val="none" w:sz="0" w:space="0" w:color="auto"/>
        <w:left w:val="none" w:sz="0" w:space="0" w:color="auto"/>
        <w:bottom w:val="none" w:sz="0" w:space="0" w:color="auto"/>
        <w:right w:val="none" w:sz="0" w:space="0" w:color="auto"/>
      </w:divBdr>
    </w:div>
    <w:div w:id="1614676105">
      <w:marLeft w:val="640"/>
      <w:marRight w:val="0"/>
      <w:marTop w:val="0"/>
      <w:marBottom w:val="0"/>
      <w:divBdr>
        <w:top w:val="none" w:sz="0" w:space="0" w:color="auto"/>
        <w:left w:val="none" w:sz="0" w:space="0" w:color="auto"/>
        <w:bottom w:val="none" w:sz="0" w:space="0" w:color="auto"/>
        <w:right w:val="none" w:sz="0" w:space="0" w:color="auto"/>
      </w:divBdr>
    </w:div>
    <w:div w:id="1614677095">
      <w:marLeft w:val="640"/>
      <w:marRight w:val="0"/>
      <w:marTop w:val="0"/>
      <w:marBottom w:val="0"/>
      <w:divBdr>
        <w:top w:val="none" w:sz="0" w:space="0" w:color="auto"/>
        <w:left w:val="none" w:sz="0" w:space="0" w:color="auto"/>
        <w:bottom w:val="none" w:sz="0" w:space="0" w:color="auto"/>
        <w:right w:val="none" w:sz="0" w:space="0" w:color="auto"/>
      </w:divBdr>
    </w:div>
    <w:div w:id="1614703038">
      <w:marLeft w:val="640"/>
      <w:marRight w:val="0"/>
      <w:marTop w:val="0"/>
      <w:marBottom w:val="0"/>
      <w:divBdr>
        <w:top w:val="none" w:sz="0" w:space="0" w:color="auto"/>
        <w:left w:val="none" w:sz="0" w:space="0" w:color="auto"/>
        <w:bottom w:val="none" w:sz="0" w:space="0" w:color="auto"/>
        <w:right w:val="none" w:sz="0" w:space="0" w:color="auto"/>
      </w:divBdr>
    </w:div>
    <w:div w:id="1614828517">
      <w:marLeft w:val="640"/>
      <w:marRight w:val="0"/>
      <w:marTop w:val="0"/>
      <w:marBottom w:val="0"/>
      <w:divBdr>
        <w:top w:val="none" w:sz="0" w:space="0" w:color="auto"/>
        <w:left w:val="none" w:sz="0" w:space="0" w:color="auto"/>
        <w:bottom w:val="none" w:sz="0" w:space="0" w:color="auto"/>
        <w:right w:val="none" w:sz="0" w:space="0" w:color="auto"/>
      </w:divBdr>
    </w:div>
    <w:div w:id="1615014755">
      <w:marLeft w:val="640"/>
      <w:marRight w:val="0"/>
      <w:marTop w:val="0"/>
      <w:marBottom w:val="0"/>
      <w:divBdr>
        <w:top w:val="none" w:sz="0" w:space="0" w:color="auto"/>
        <w:left w:val="none" w:sz="0" w:space="0" w:color="auto"/>
        <w:bottom w:val="none" w:sz="0" w:space="0" w:color="auto"/>
        <w:right w:val="none" w:sz="0" w:space="0" w:color="auto"/>
      </w:divBdr>
    </w:div>
    <w:div w:id="1615016059">
      <w:marLeft w:val="640"/>
      <w:marRight w:val="0"/>
      <w:marTop w:val="0"/>
      <w:marBottom w:val="0"/>
      <w:divBdr>
        <w:top w:val="none" w:sz="0" w:space="0" w:color="auto"/>
        <w:left w:val="none" w:sz="0" w:space="0" w:color="auto"/>
        <w:bottom w:val="none" w:sz="0" w:space="0" w:color="auto"/>
        <w:right w:val="none" w:sz="0" w:space="0" w:color="auto"/>
      </w:divBdr>
    </w:div>
    <w:div w:id="1615134817">
      <w:marLeft w:val="640"/>
      <w:marRight w:val="0"/>
      <w:marTop w:val="0"/>
      <w:marBottom w:val="0"/>
      <w:divBdr>
        <w:top w:val="none" w:sz="0" w:space="0" w:color="auto"/>
        <w:left w:val="none" w:sz="0" w:space="0" w:color="auto"/>
        <w:bottom w:val="none" w:sz="0" w:space="0" w:color="auto"/>
        <w:right w:val="none" w:sz="0" w:space="0" w:color="auto"/>
      </w:divBdr>
    </w:div>
    <w:div w:id="1615208242">
      <w:marLeft w:val="640"/>
      <w:marRight w:val="0"/>
      <w:marTop w:val="0"/>
      <w:marBottom w:val="0"/>
      <w:divBdr>
        <w:top w:val="none" w:sz="0" w:space="0" w:color="auto"/>
        <w:left w:val="none" w:sz="0" w:space="0" w:color="auto"/>
        <w:bottom w:val="none" w:sz="0" w:space="0" w:color="auto"/>
        <w:right w:val="none" w:sz="0" w:space="0" w:color="auto"/>
      </w:divBdr>
    </w:div>
    <w:div w:id="1615214271">
      <w:marLeft w:val="640"/>
      <w:marRight w:val="0"/>
      <w:marTop w:val="0"/>
      <w:marBottom w:val="0"/>
      <w:divBdr>
        <w:top w:val="none" w:sz="0" w:space="0" w:color="auto"/>
        <w:left w:val="none" w:sz="0" w:space="0" w:color="auto"/>
        <w:bottom w:val="none" w:sz="0" w:space="0" w:color="auto"/>
        <w:right w:val="none" w:sz="0" w:space="0" w:color="auto"/>
      </w:divBdr>
    </w:div>
    <w:div w:id="1615289052">
      <w:marLeft w:val="640"/>
      <w:marRight w:val="0"/>
      <w:marTop w:val="0"/>
      <w:marBottom w:val="0"/>
      <w:divBdr>
        <w:top w:val="none" w:sz="0" w:space="0" w:color="auto"/>
        <w:left w:val="none" w:sz="0" w:space="0" w:color="auto"/>
        <w:bottom w:val="none" w:sz="0" w:space="0" w:color="auto"/>
        <w:right w:val="none" w:sz="0" w:space="0" w:color="auto"/>
      </w:divBdr>
    </w:div>
    <w:div w:id="1615479002">
      <w:marLeft w:val="640"/>
      <w:marRight w:val="0"/>
      <w:marTop w:val="0"/>
      <w:marBottom w:val="0"/>
      <w:divBdr>
        <w:top w:val="none" w:sz="0" w:space="0" w:color="auto"/>
        <w:left w:val="none" w:sz="0" w:space="0" w:color="auto"/>
        <w:bottom w:val="none" w:sz="0" w:space="0" w:color="auto"/>
        <w:right w:val="none" w:sz="0" w:space="0" w:color="auto"/>
      </w:divBdr>
    </w:div>
    <w:div w:id="1615743420">
      <w:marLeft w:val="640"/>
      <w:marRight w:val="0"/>
      <w:marTop w:val="0"/>
      <w:marBottom w:val="0"/>
      <w:divBdr>
        <w:top w:val="none" w:sz="0" w:space="0" w:color="auto"/>
        <w:left w:val="none" w:sz="0" w:space="0" w:color="auto"/>
        <w:bottom w:val="none" w:sz="0" w:space="0" w:color="auto"/>
        <w:right w:val="none" w:sz="0" w:space="0" w:color="auto"/>
      </w:divBdr>
    </w:div>
    <w:div w:id="1615743914">
      <w:marLeft w:val="640"/>
      <w:marRight w:val="0"/>
      <w:marTop w:val="0"/>
      <w:marBottom w:val="0"/>
      <w:divBdr>
        <w:top w:val="none" w:sz="0" w:space="0" w:color="auto"/>
        <w:left w:val="none" w:sz="0" w:space="0" w:color="auto"/>
        <w:bottom w:val="none" w:sz="0" w:space="0" w:color="auto"/>
        <w:right w:val="none" w:sz="0" w:space="0" w:color="auto"/>
      </w:divBdr>
    </w:div>
    <w:div w:id="1615792312">
      <w:marLeft w:val="640"/>
      <w:marRight w:val="0"/>
      <w:marTop w:val="0"/>
      <w:marBottom w:val="0"/>
      <w:divBdr>
        <w:top w:val="none" w:sz="0" w:space="0" w:color="auto"/>
        <w:left w:val="none" w:sz="0" w:space="0" w:color="auto"/>
        <w:bottom w:val="none" w:sz="0" w:space="0" w:color="auto"/>
        <w:right w:val="none" w:sz="0" w:space="0" w:color="auto"/>
      </w:divBdr>
    </w:div>
    <w:div w:id="1615819965">
      <w:marLeft w:val="640"/>
      <w:marRight w:val="0"/>
      <w:marTop w:val="0"/>
      <w:marBottom w:val="0"/>
      <w:divBdr>
        <w:top w:val="none" w:sz="0" w:space="0" w:color="auto"/>
        <w:left w:val="none" w:sz="0" w:space="0" w:color="auto"/>
        <w:bottom w:val="none" w:sz="0" w:space="0" w:color="auto"/>
        <w:right w:val="none" w:sz="0" w:space="0" w:color="auto"/>
      </w:divBdr>
    </w:div>
    <w:div w:id="1615866747">
      <w:marLeft w:val="640"/>
      <w:marRight w:val="0"/>
      <w:marTop w:val="0"/>
      <w:marBottom w:val="0"/>
      <w:divBdr>
        <w:top w:val="none" w:sz="0" w:space="0" w:color="auto"/>
        <w:left w:val="none" w:sz="0" w:space="0" w:color="auto"/>
        <w:bottom w:val="none" w:sz="0" w:space="0" w:color="auto"/>
        <w:right w:val="none" w:sz="0" w:space="0" w:color="auto"/>
      </w:divBdr>
    </w:div>
    <w:div w:id="1616057282">
      <w:marLeft w:val="640"/>
      <w:marRight w:val="0"/>
      <w:marTop w:val="0"/>
      <w:marBottom w:val="0"/>
      <w:divBdr>
        <w:top w:val="none" w:sz="0" w:space="0" w:color="auto"/>
        <w:left w:val="none" w:sz="0" w:space="0" w:color="auto"/>
        <w:bottom w:val="none" w:sz="0" w:space="0" w:color="auto"/>
        <w:right w:val="none" w:sz="0" w:space="0" w:color="auto"/>
      </w:divBdr>
    </w:div>
    <w:div w:id="1616131066">
      <w:marLeft w:val="640"/>
      <w:marRight w:val="0"/>
      <w:marTop w:val="0"/>
      <w:marBottom w:val="0"/>
      <w:divBdr>
        <w:top w:val="none" w:sz="0" w:space="0" w:color="auto"/>
        <w:left w:val="none" w:sz="0" w:space="0" w:color="auto"/>
        <w:bottom w:val="none" w:sz="0" w:space="0" w:color="auto"/>
        <w:right w:val="none" w:sz="0" w:space="0" w:color="auto"/>
      </w:divBdr>
    </w:div>
    <w:div w:id="1616131261">
      <w:marLeft w:val="640"/>
      <w:marRight w:val="0"/>
      <w:marTop w:val="0"/>
      <w:marBottom w:val="0"/>
      <w:divBdr>
        <w:top w:val="none" w:sz="0" w:space="0" w:color="auto"/>
        <w:left w:val="none" w:sz="0" w:space="0" w:color="auto"/>
        <w:bottom w:val="none" w:sz="0" w:space="0" w:color="auto"/>
        <w:right w:val="none" w:sz="0" w:space="0" w:color="auto"/>
      </w:divBdr>
    </w:div>
    <w:div w:id="1616255399">
      <w:marLeft w:val="640"/>
      <w:marRight w:val="0"/>
      <w:marTop w:val="0"/>
      <w:marBottom w:val="0"/>
      <w:divBdr>
        <w:top w:val="none" w:sz="0" w:space="0" w:color="auto"/>
        <w:left w:val="none" w:sz="0" w:space="0" w:color="auto"/>
        <w:bottom w:val="none" w:sz="0" w:space="0" w:color="auto"/>
        <w:right w:val="none" w:sz="0" w:space="0" w:color="auto"/>
      </w:divBdr>
    </w:div>
    <w:div w:id="1616330719">
      <w:marLeft w:val="640"/>
      <w:marRight w:val="0"/>
      <w:marTop w:val="0"/>
      <w:marBottom w:val="0"/>
      <w:divBdr>
        <w:top w:val="none" w:sz="0" w:space="0" w:color="auto"/>
        <w:left w:val="none" w:sz="0" w:space="0" w:color="auto"/>
        <w:bottom w:val="none" w:sz="0" w:space="0" w:color="auto"/>
        <w:right w:val="none" w:sz="0" w:space="0" w:color="auto"/>
      </w:divBdr>
    </w:div>
    <w:div w:id="1616406958">
      <w:marLeft w:val="640"/>
      <w:marRight w:val="0"/>
      <w:marTop w:val="0"/>
      <w:marBottom w:val="0"/>
      <w:divBdr>
        <w:top w:val="none" w:sz="0" w:space="0" w:color="auto"/>
        <w:left w:val="none" w:sz="0" w:space="0" w:color="auto"/>
        <w:bottom w:val="none" w:sz="0" w:space="0" w:color="auto"/>
        <w:right w:val="none" w:sz="0" w:space="0" w:color="auto"/>
      </w:divBdr>
    </w:div>
    <w:div w:id="1616475247">
      <w:marLeft w:val="640"/>
      <w:marRight w:val="0"/>
      <w:marTop w:val="0"/>
      <w:marBottom w:val="0"/>
      <w:divBdr>
        <w:top w:val="none" w:sz="0" w:space="0" w:color="auto"/>
        <w:left w:val="none" w:sz="0" w:space="0" w:color="auto"/>
        <w:bottom w:val="none" w:sz="0" w:space="0" w:color="auto"/>
        <w:right w:val="none" w:sz="0" w:space="0" w:color="auto"/>
      </w:divBdr>
    </w:div>
    <w:div w:id="1616522562">
      <w:marLeft w:val="640"/>
      <w:marRight w:val="0"/>
      <w:marTop w:val="0"/>
      <w:marBottom w:val="0"/>
      <w:divBdr>
        <w:top w:val="none" w:sz="0" w:space="0" w:color="auto"/>
        <w:left w:val="none" w:sz="0" w:space="0" w:color="auto"/>
        <w:bottom w:val="none" w:sz="0" w:space="0" w:color="auto"/>
        <w:right w:val="none" w:sz="0" w:space="0" w:color="auto"/>
      </w:divBdr>
    </w:div>
    <w:div w:id="1616525058">
      <w:marLeft w:val="640"/>
      <w:marRight w:val="0"/>
      <w:marTop w:val="0"/>
      <w:marBottom w:val="0"/>
      <w:divBdr>
        <w:top w:val="none" w:sz="0" w:space="0" w:color="auto"/>
        <w:left w:val="none" w:sz="0" w:space="0" w:color="auto"/>
        <w:bottom w:val="none" w:sz="0" w:space="0" w:color="auto"/>
        <w:right w:val="none" w:sz="0" w:space="0" w:color="auto"/>
      </w:divBdr>
    </w:div>
    <w:div w:id="1616642562">
      <w:marLeft w:val="640"/>
      <w:marRight w:val="0"/>
      <w:marTop w:val="0"/>
      <w:marBottom w:val="0"/>
      <w:divBdr>
        <w:top w:val="none" w:sz="0" w:space="0" w:color="auto"/>
        <w:left w:val="none" w:sz="0" w:space="0" w:color="auto"/>
        <w:bottom w:val="none" w:sz="0" w:space="0" w:color="auto"/>
        <w:right w:val="none" w:sz="0" w:space="0" w:color="auto"/>
      </w:divBdr>
    </w:div>
    <w:div w:id="1616668908">
      <w:marLeft w:val="640"/>
      <w:marRight w:val="0"/>
      <w:marTop w:val="0"/>
      <w:marBottom w:val="0"/>
      <w:divBdr>
        <w:top w:val="none" w:sz="0" w:space="0" w:color="auto"/>
        <w:left w:val="none" w:sz="0" w:space="0" w:color="auto"/>
        <w:bottom w:val="none" w:sz="0" w:space="0" w:color="auto"/>
        <w:right w:val="none" w:sz="0" w:space="0" w:color="auto"/>
      </w:divBdr>
    </w:div>
    <w:div w:id="1616673784">
      <w:marLeft w:val="640"/>
      <w:marRight w:val="0"/>
      <w:marTop w:val="0"/>
      <w:marBottom w:val="0"/>
      <w:divBdr>
        <w:top w:val="none" w:sz="0" w:space="0" w:color="auto"/>
        <w:left w:val="none" w:sz="0" w:space="0" w:color="auto"/>
        <w:bottom w:val="none" w:sz="0" w:space="0" w:color="auto"/>
        <w:right w:val="none" w:sz="0" w:space="0" w:color="auto"/>
      </w:divBdr>
    </w:div>
    <w:div w:id="1616715554">
      <w:marLeft w:val="640"/>
      <w:marRight w:val="0"/>
      <w:marTop w:val="0"/>
      <w:marBottom w:val="0"/>
      <w:divBdr>
        <w:top w:val="none" w:sz="0" w:space="0" w:color="auto"/>
        <w:left w:val="none" w:sz="0" w:space="0" w:color="auto"/>
        <w:bottom w:val="none" w:sz="0" w:space="0" w:color="auto"/>
        <w:right w:val="none" w:sz="0" w:space="0" w:color="auto"/>
      </w:divBdr>
    </w:div>
    <w:div w:id="1616716439">
      <w:marLeft w:val="640"/>
      <w:marRight w:val="0"/>
      <w:marTop w:val="0"/>
      <w:marBottom w:val="0"/>
      <w:divBdr>
        <w:top w:val="none" w:sz="0" w:space="0" w:color="auto"/>
        <w:left w:val="none" w:sz="0" w:space="0" w:color="auto"/>
        <w:bottom w:val="none" w:sz="0" w:space="0" w:color="auto"/>
        <w:right w:val="none" w:sz="0" w:space="0" w:color="auto"/>
      </w:divBdr>
    </w:div>
    <w:div w:id="1616717603">
      <w:marLeft w:val="640"/>
      <w:marRight w:val="0"/>
      <w:marTop w:val="0"/>
      <w:marBottom w:val="0"/>
      <w:divBdr>
        <w:top w:val="none" w:sz="0" w:space="0" w:color="auto"/>
        <w:left w:val="none" w:sz="0" w:space="0" w:color="auto"/>
        <w:bottom w:val="none" w:sz="0" w:space="0" w:color="auto"/>
        <w:right w:val="none" w:sz="0" w:space="0" w:color="auto"/>
      </w:divBdr>
    </w:div>
    <w:div w:id="1616787059">
      <w:marLeft w:val="640"/>
      <w:marRight w:val="0"/>
      <w:marTop w:val="0"/>
      <w:marBottom w:val="0"/>
      <w:divBdr>
        <w:top w:val="none" w:sz="0" w:space="0" w:color="auto"/>
        <w:left w:val="none" w:sz="0" w:space="0" w:color="auto"/>
        <w:bottom w:val="none" w:sz="0" w:space="0" w:color="auto"/>
        <w:right w:val="none" w:sz="0" w:space="0" w:color="auto"/>
      </w:divBdr>
    </w:div>
    <w:div w:id="1616861584">
      <w:marLeft w:val="640"/>
      <w:marRight w:val="0"/>
      <w:marTop w:val="0"/>
      <w:marBottom w:val="0"/>
      <w:divBdr>
        <w:top w:val="none" w:sz="0" w:space="0" w:color="auto"/>
        <w:left w:val="none" w:sz="0" w:space="0" w:color="auto"/>
        <w:bottom w:val="none" w:sz="0" w:space="0" w:color="auto"/>
        <w:right w:val="none" w:sz="0" w:space="0" w:color="auto"/>
      </w:divBdr>
    </w:div>
    <w:div w:id="1616864762">
      <w:marLeft w:val="640"/>
      <w:marRight w:val="0"/>
      <w:marTop w:val="0"/>
      <w:marBottom w:val="0"/>
      <w:divBdr>
        <w:top w:val="none" w:sz="0" w:space="0" w:color="auto"/>
        <w:left w:val="none" w:sz="0" w:space="0" w:color="auto"/>
        <w:bottom w:val="none" w:sz="0" w:space="0" w:color="auto"/>
        <w:right w:val="none" w:sz="0" w:space="0" w:color="auto"/>
      </w:divBdr>
    </w:div>
    <w:div w:id="1616868250">
      <w:marLeft w:val="640"/>
      <w:marRight w:val="0"/>
      <w:marTop w:val="0"/>
      <w:marBottom w:val="0"/>
      <w:divBdr>
        <w:top w:val="none" w:sz="0" w:space="0" w:color="auto"/>
        <w:left w:val="none" w:sz="0" w:space="0" w:color="auto"/>
        <w:bottom w:val="none" w:sz="0" w:space="0" w:color="auto"/>
        <w:right w:val="none" w:sz="0" w:space="0" w:color="auto"/>
      </w:divBdr>
    </w:div>
    <w:div w:id="1616905760">
      <w:marLeft w:val="640"/>
      <w:marRight w:val="0"/>
      <w:marTop w:val="0"/>
      <w:marBottom w:val="0"/>
      <w:divBdr>
        <w:top w:val="none" w:sz="0" w:space="0" w:color="auto"/>
        <w:left w:val="none" w:sz="0" w:space="0" w:color="auto"/>
        <w:bottom w:val="none" w:sz="0" w:space="0" w:color="auto"/>
        <w:right w:val="none" w:sz="0" w:space="0" w:color="auto"/>
      </w:divBdr>
    </w:div>
    <w:div w:id="1616910137">
      <w:marLeft w:val="640"/>
      <w:marRight w:val="0"/>
      <w:marTop w:val="0"/>
      <w:marBottom w:val="0"/>
      <w:divBdr>
        <w:top w:val="none" w:sz="0" w:space="0" w:color="auto"/>
        <w:left w:val="none" w:sz="0" w:space="0" w:color="auto"/>
        <w:bottom w:val="none" w:sz="0" w:space="0" w:color="auto"/>
        <w:right w:val="none" w:sz="0" w:space="0" w:color="auto"/>
      </w:divBdr>
    </w:div>
    <w:div w:id="1616984481">
      <w:marLeft w:val="640"/>
      <w:marRight w:val="0"/>
      <w:marTop w:val="0"/>
      <w:marBottom w:val="0"/>
      <w:divBdr>
        <w:top w:val="none" w:sz="0" w:space="0" w:color="auto"/>
        <w:left w:val="none" w:sz="0" w:space="0" w:color="auto"/>
        <w:bottom w:val="none" w:sz="0" w:space="0" w:color="auto"/>
        <w:right w:val="none" w:sz="0" w:space="0" w:color="auto"/>
      </w:divBdr>
    </w:div>
    <w:div w:id="1617101142">
      <w:marLeft w:val="640"/>
      <w:marRight w:val="0"/>
      <w:marTop w:val="0"/>
      <w:marBottom w:val="0"/>
      <w:divBdr>
        <w:top w:val="none" w:sz="0" w:space="0" w:color="auto"/>
        <w:left w:val="none" w:sz="0" w:space="0" w:color="auto"/>
        <w:bottom w:val="none" w:sz="0" w:space="0" w:color="auto"/>
        <w:right w:val="none" w:sz="0" w:space="0" w:color="auto"/>
      </w:divBdr>
    </w:div>
    <w:div w:id="1617105210">
      <w:marLeft w:val="640"/>
      <w:marRight w:val="0"/>
      <w:marTop w:val="0"/>
      <w:marBottom w:val="0"/>
      <w:divBdr>
        <w:top w:val="none" w:sz="0" w:space="0" w:color="auto"/>
        <w:left w:val="none" w:sz="0" w:space="0" w:color="auto"/>
        <w:bottom w:val="none" w:sz="0" w:space="0" w:color="auto"/>
        <w:right w:val="none" w:sz="0" w:space="0" w:color="auto"/>
      </w:divBdr>
    </w:div>
    <w:div w:id="1617322745">
      <w:marLeft w:val="640"/>
      <w:marRight w:val="0"/>
      <w:marTop w:val="0"/>
      <w:marBottom w:val="0"/>
      <w:divBdr>
        <w:top w:val="none" w:sz="0" w:space="0" w:color="auto"/>
        <w:left w:val="none" w:sz="0" w:space="0" w:color="auto"/>
        <w:bottom w:val="none" w:sz="0" w:space="0" w:color="auto"/>
        <w:right w:val="none" w:sz="0" w:space="0" w:color="auto"/>
      </w:divBdr>
    </w:div>
    <w:div w:id="1617372467">
      <w:marLeft w:val="640"/>
      <w:marRight w:val="0"/>
      <w:marTop w:val="0"/>
      <w:marBottom w:val="0"/>
      <w:divBdr>
        <w:top w:val="none" w:sz="0" w:space="0" w:color="auto"/>
        <w:left w:val="none" w:sz="0" w:space="0" w:color="auto"/>
        <w:bottom w:val="none" w:sz="0" w:space="0" w:color="auto"/>
        <w:right w:val="none" w:sz="0" w:space="0" w:color="auto"/>
      </w:divBdr>
    </w:div>
    <w:div w:id="1617592031">
      <w:marLeft w:val="640"/>
      <w:marRight w:val="0"/>
      <w:marTop w:val="0"/>
      <w:marBottom w:val="0"/>
      <w:divBdr>
        <w:top w:val="none" w:sz="0" w:space="0" w:color="auto"/>
        <w:left w:val="none" w:sz="0" w:space="0" w:color="auto"/>
        <w:bottom w:val="none" w:sz="0" w:space="0" w:color="auto"/>
        <w:right w:val="none" w:sz="0" w:space="0" w:color="auto"/>
      </w:divBdr>
    </w:div>
    <w:div w:id="1617788442">
      <w:marLeft w:val="640"/>
      <w:marRight w:val="0"/>
      <w:marTop w:val="0"/>
      <w:marBottom w:val="0"/>
      <w:divBdr>
        <w:top w:val="none" w:sz="0" w:space="0" w:color="auto"/>
        <w:left w:val="none" w:sz="0" w:space="0" w:color="auto"/>
        <w:bottom w:val="none" w:sz="0" w:space="0" w:color="auto"/>
        <w:right w:val="none" w:sz="0" w:space="0" w:color="auto"/>
      </w:divBdr>
    </w:div>
    <w:div w:id="1617908599">
      <w:marLeft w:val="640"/>
      <w:marRight w:val="0"/>
      <w:marTop w:val="0"/>
      <w:marBottom w:val="0"/>
      <w:divBdr>
        <w:top w:val="none" w:sz="0" w:space="0" w:color="auto"/>
        <w:left w:val="none" w:sz="0" w:space="0" w:color="auto"/>
        <w:bottom w:val="none" w:sz="0" w:space="0" w:color="auto"/>
        <w:right w:val="none" w:sz="0" w:space="0" w:color="auto"/>
      </w:divBdr>
    </w:div>
    <w:div w:id="1617982979">
      <w:marLeft w:val="640"/>
      <w:marRight w:val="0"/>
      <w:marTop w:val="0"/>
      <w:marBottom w:val="0"/>
      <w:divBdr>
        <w:top w:val="none" w:sz="0" w:space="0" w:color="auto"/>
        <w:left w:val="none" w:sz="0" w:space="0" w:color="auto"/>
        <w:bottom w:val="none" w:sz="0" w:space="0" w:color="auto"/>
        <w:right w:val="none" w:sz="0" w:space="0" w:color="auto"/>
      </w:divBdr>
    </w:div>
    <w:div w:id="1617983305">
      <w:marLeft w:val="640"/>
      <w:marRight w:val="0"/>
      <w:marTop w:val="0"/>
      <w:marBottom w:val="0"/>
      <w:divBdr>
        <w:top w:val="none" w:sz="0" w:space="0" w:color="auto"/>
        <w:left w:val="none" w:sz="0" w:space="0" w:color="auto"/>
        <w:bottom w:val="none" w:sz="0" w:space="0" w:color="auto"/>
        <w:right w:val="none" w:sz="0" w:space="0" w:color="auto"/>
      </w:divBdr>
    </w:div>
    <w:div w:id="1618026809">
      <w:marLeft w:val="640"/>
      <w:marRight w:val="0"/>
      <w:marTop w:val="0"/>
      <w:marBottom w:val="0"/>
      <w:divBdr>
        <w:top w:val="none" w:sz="0" w:space="0" w:color="auto"/>
        <w:left w:val="none" w:sz="0" w:space="0" w:color="auto"/>
        <w:bottom w:val="none" w:sz="0" w:space="0" w:color="auto"/>
        <w:right w:val="none" w:sz="0" w:space="0" w:color="auto"/>
      </w:divBdr>
    </w:div>
    <w:div w:id="1618100941">
      <w:marLeft w:val="480"/>
      <w:marRight w:val="0"/>
      <w:marTop w:val="0"/>
      <w:marBottom w:val="0"/>
      <w:divBdr>
        <w:top w:val="none" w:sz="0" w:space="0" w:color="auto"/>
        <w:left w:val="none" w:sz="0" w:space="0" w:color="auto"/>
        <w:bottom w:val="none" w:sz="0" w:space="0" w:color="auto"/>
        <w:right w:val="none" w:sz="0" w:space="0" w:color="auto"/>
      </w:divBdr>
    </w:div>
    <w:div w:id="1618102143">
      <w:marLeft w:val="640"/>
      <w:marRight w:val="0"/>
      <w:marTop w:val="0"/>
      <w:marBottom w:val="0"/>
      <w:divBdr>
        <w:top w:val="none" w:sz="0" w:space="0" w:color="auto"/>
        <w:left w:val="none" w:sz="0" w:space="0" w:color="auto"/>
        <w:bottom w:val="none" w:sz="0" w:space="0" w:color="auto"/>
        <w:right w:val="none" w:sz="0" w:space="0" w:color="auto"/>
      </w:divBdr>
    </w:div>
    <w:div w:id="1618102255">
      <w:marLeft w:val="640"/>
      <w:marRight w:val="0"/>
      <w:marTop w:val="0"/>
      <w:marBottom w:val="0"/>
      <w:divBdr>
        <w:top w:val="none" w:sz="0" w:space="0" w:color="auto"/>
        <w:left w:val="none" w:sz="0" w:space="0" w:color="auto"/>
        <w:bottom w:val="none" w:sz="0" w:space="0" w:color="auto"/>
        <w:right w:val="none" w:sz="0" w:space="0" w:color="auto"/>
      </w:divBdr>
    </w:div>
    <w:div w:id="1618104311">
      <w:marLeft w:val="640"/>
      <w:marRight w:val="0"/>
      <w:marTop w:val="0"/>
      <w:marBottom w:val="0"/>
      <w:divBdr>
        <w:top w:val="none" w:sz="0" w:space="0" w:color="auto"/>
        <w:left w:val="none" w:sz="0" w:space="0" w:color="auto"/>
        <w:bottom w:val="none" w:sz="0" w:space="0" w:color="auto"/>
        <w:right w:val="none" w:sz="0" w:space="0" w:color="auto"/>
      </w:divBdr>
    </w:div>
    <w:div w:id="1618219728">
      <w:marLeft w:val="640"/>
      <w:marRight w:val="0"/>
      <w:marTop w:val="0"/>
      <w:marBottom w:val="0"/>
      <w:divBdr>
        <w:top w:val="none" w:sz="0" w:space="0" w:color="auto"/>
        <w:left w:val="none" w:sz="0" w:space="0" w:color="auto"/>
        <w:bottom w:val="none" w:sz="0" w:space="0" w:color="auto"/>
        <w:right w:val="none" w:sz="0" w:space="0" w:color="auto"/>
      </w:divBdr>
    </w:div>
    <w:div w:id="1618289290">
      <w:marLeft w:val="640"/>
      <w:marRight w:val="0"/>
      <w:marTop w:val="0"/>
      <w:marBottom w:val="0"/>
      <w:divBdr>
        <w:top w:val="none" w:sz="0" w:space="0" w:color="auto"/>
        <w:left w:val="none" w:sz="0" w:space="0" w:color="auto"/>
        <w:bottom w:val="none" w:sz="0" w:space="0" w:color="auto"/>
        <w:right w:val="none" w:sz="0" w:space="0" w:color="auto"/>
      </w:divBdr>
    </w:div>
    <w:div w:id="1618365753">
      <w:marLeft w:val="640"/>
      <w:marRight w:val="0"/>
      <w:marTop w:val="0"/>
      <w:marBottom w:val="0"/>
      <w:divBdr>
        <w:top w:val="none" w:sz="0" w:space="0" w:color="auto"/>
        <w:left w:val="none" w:sz="0" w:space="0" w:color="auto"/>
        <w:bottom w:val="none" w:sz="0" w:space="0" w:color="auto"/>
        <w:right w:val="none" w:sz="0" w:space="0" w:color="auto"/>
      </w:divBdr>
    </w:div>
    <w:div w:id="1618488953">
      <w:marLeft w:val="640"/>
      <w:marRight w:val="0"/>
      <w:marTop w:val="0"/>
      <w:marBottom w:val="0"/>
      <w:divBdr>
        <w:top w:val="none" w:sz="0" w:space="0" w:color="auto"/>
        <w:left w:val="none" w:sz="0" w:space="0" w:color="auto"/>
        <w:bottom w:val="none" w:sz="0" w:space="0" w:color="auto"/>
        <w:right w:val="none" w:sz="0" w:space="0" w:color="auto"/>
      </w:divBdr>
    </w:div>
    <w:div w:id="1618558767">
      <w:marLeft w:val="640"/>
      <w:marRight w:val="0"/>
      <w:marTop w:val="0"/>
      <w:marBottom w:val="0"/>
      <w:divBdr>
        <w:top w:val="none" w:sz="0" w:space="0" w:color="auto"/>
        <w:left w:val="none" w:sz="0" w:space="0" w:color="auto"/>
        <w:bottom w:val="none" w:sz="0" w:space="0" w:color="auto"/>
        <w:right w:val="none" w:sz="0" w:space="0" w:color="auto"/>
      </w:divBdr>
    </w:div>
    <w:div w:id="1618634830">
      <w:marLeft w:val="640"/>
      <w:marRight w:val="0"/>
      <w:marTop w:val="0"/>
      <w:marBottom w:val="0"/>
      <w:divBdr>
        <w:top w:val="none" w:sz="0" w:space="0" w:color="auto"/>
        <w:left w:val="none" w:sz="0" w:space="0" w:color="auto"/>
        <w:bottom w:val="none" w:sz="0" w:space="0" w:color="auto"/>
        <w:right w:val="none" w:sz="0" w:space="0" w:color="auto"/>
      </w:divBdr>
    </w:div>
    <w:div w:id="1618638853">
      <w:marLeft w:val="640"/>
      <w:marRight w:val="0"/>
      <w:marTop w:val="0"/>
      <w:marBottom w:val="0"/>
      <w:divBdr>
        <w:top w:val="none" w:sz="0" w:space="0" w:color="auto"/>
        <w:left w:val="none" w:sz="0" w:space="0" w:color="auto"/>
        <w:bottom w:val="none" w:sz="0" w:space="0" w:color="auto"/>
        <w:right w:val="none" w:sz="0" w:space="0" w:color="auto"/>
      </w:divBdr>
    </w:div>
    <w:div w:id="1618678773">
      <w:marLeft w:val="640"/>
      <w:marRight w:val="0"/>
      <w:marTop w:val="0"/>
      <w:marBottom w:val="0"/>
      <w:divBdr>
        <w:top w:val="none" w:sz="0" w:space="0" w:color="auto"/>
        <w:left w:val="none" w:sz="0" w:space="0" w:color="auto"/>
        <w:bottom w:val="none" w:sz="0" w:space="0" w:color="auto"/>
        <w:right w:val="none" w:sz="0" w:space="0" w:color="auto"/>
      </w:divBdr>
    </w:div>
    <w:div w:id="1618680309">
      <w:marLeft w:val="640"/>
      <w:marRight w:val="0"/>
      <w:marTop w:val="0"/>
      <w:marBottom w:val="0"/>
      <w:divBdr>
        <w:top w:val="none" w:sz="0" w:space="0" w:color="auto"/>
        <w:left w:val="none" w:sz="0" w:space="0" w:color="auto"/>
        <w:bottom w:val="none" w:sz="0" w:space="0" w:color="auto"/>
        <w:right w:val="none" w:sz="0" w:space="0" w:color="auto"/>
      </w:divBdr>
    </w:div>
    <w:div w:id="1618826267">
      <w:marLeft w:val="640"/>
      <w:marRight w:val="0"/>
      <w:marTop w:val="0"/>
      <w:marBottom w:val="0"/>
      <w:divBdr>
        <w:top w:val="none" w:sz="0" w:space="0" w:color="auto"/>
        <w:left w:val="none" w:sz="0" w:space="0" w:color="auto"/>
        <w:bottom w:val="none" w:sz="0" w:space="0" w:color="auto"/>
        <w:right w:val="none" w:sz="0" w:space="0" w:color="auto"/>
      </w:divBdr>
    </w:div>
    <w:div w:id="1618826361">
      <w:marLeft w:val="640"/>
      <w:marRight w:val="0"/>
      <w:marTop w:val="0"/>
      <w:marBottom w:val="0"/>
      <w:divBdr>
        <w:top w:val="none" w:sz="0" w:space="0" w:color="auto"/>
        <w:left w:val="none" w:sz="0" w:space="0" w:color="auto"/>
        <w:bottom w:val="none" w:sz="0" w:space="0" w:color="auto"/>
        <w:right w:val="none" w:sz="0" w:space="0" w:color="auto"/>
      </w:divBdr>
    </w:div>
    <w:div w:id="1618826656">
      <w:marLeft w:val="640"/>
      <w:marRight w:val="0"/>
      <w:marTop w:val="0"/>
      <w:marBottom w:val="0"/>
      <w:divBdr>
        <w:top w:val="none" w:sz="0" w:space="0" w:color="auto"/>
        <w:left w:val="none" w:sz="0" w:space="0" w:color="auto"/>
        <w:bottom w:val="none" w:sz="0" w:space="0" w:color="auto"/>
        <w:right w:val="none" w:sz="0" w:space="0" w:color="auto"/>
      </w:divBdr>
    </w:div>
    <w:div w:id="1618878133">
      <w:marLeft w:val="640"/>
      <w:marRight w:val="0"/>
      <w:marTop w:val="0"/>
      <w:marBottom w:val="0"/>
      <w:divBdr>
        <w:top w:val="none" w:sz="0" w:space="0" w:color="auto"/>
        <w:left w:val="none" w:sz="0" w:space="0" w:color="auto"/>
        <w:bottom w:val="none" w:sz="0" w:space="0" w:color="auto"/>
        <w:right w:val="none" w:sz="0" w:space="0" w:color="auto"/>
      </w:divBdr>
    </w:div>
    <w:div w:id="1618947715">
      <w:marLeft w:val="640"/>
      <w:marRight w:val="0"/>
      <w:marTop w:val="0"/>
      <w:marBottom w:val="0"/>
      <w:divBdr>
        <w:top w:val="none" w:sz="0" w:space="0" w:color="auto"/>
        <w:left w:val="none" w:sz="0" w:space="0" w:color="auto"/>
        <w:bottom w:val="none" w:sz="0" w:space="0" w:color="auto"/>
        <w:right w:val="none" w:sz="0" w:space="0" w:color="auto"/>
      </w:divBdr>
    </w:div>
    <w:div w:id="1619020597">
      <w:marLeft w:val="640"/>
      <w:marRight w:val="0"/>
      <w:marTop w:val="0"/>
      <w:marBottom w:val="0"/>
      <w:divBdr>
        <w:top w:val="none" w:sz="0" w:space="0" w:color="auto"/>
        <w:left w:val="none" w:sz="0" w:space="0" w:color="auto"/>
        <w:bottom w:val="none" w:sz="0" w:space="0" w:color="auto"/>
        <w:right w:val="none" w:sz="0" w:space="0" w:color="auto"/>
      </w:divBdr>
    </w:div>
    <w:div w:id="1619097245">
      <w:marLeft w:val="640"/>
      <w:marRight w:val="0"/>
      <w:marTop w:val="0"/>
      <w:marBottom w:val="0"/>
      <w:divBdr>
        <w:top w:val="none" w:sz="0" w:space="0" w:color="auto"/>
        <w:left w:val="none" w:sz="0" w:space="0" w:color="auto"/>
        <w:bottom w:val="none" w:sz="0" w:space="0" w:color="auto"/>
        <w:right w:val="none" w:sz="0" w:space="0" w:color="auto"/>
      </w:divBdr>
    </w:div>
    <w:div w:id="1619139100">
      <w:marLeft w:val="640"/>
      <w:marRight w:val="0"/>
      <w:marTop w:val="0"/>
      <w:marBottom w:val="0"/>
      <w:divBdr>
        <w:top w:val="none" w:sz="0" w:space="0" w:color="auto"/>
        <w:left w:val="none" w:sz="0" w:space="0" w:color="auto"/>
        <w:bottom w:val="none" w:sz="0" w:space="0" w:color="auto"/>
        <w:right w:val="none" w:sz="0" w:space="0" w:color="auto"/>
      </w:divBdr>
    </w:div>
    <w:div w:id="1619143175">
      <w:marLeft w:val="640"/>
      <w:marRight w:val="0"/>
      <w:marTop w:val="0"/>
      <w:marBottom w:val="0"/>
      <w:divBdr>
        <w:top w:val="none" w:sz="0" w:space="0" w:color="auto"/>
        <w:left w:val="none" w:sz="0" w:space="0" w:color="auto"/>
        <w:bottom w:val="none" w:sz="0" w:space="0" w:color="auto"/>
        <w:right w:val="none" w:sz="0" w:space="0" w:color="auto"/>
      </w:divBdr>
    </w:div>
    <w:div w:id="1619220310">
      <w:marLeft w:val="640"/>
      <w:marRight w:val="0"/>
      <w:marTop w:val="0"/>
      <w:marBottom w:val="0"/>
      <w:divBdr>
        <w:top w:val="none" w:sz="0" w:space="0" w:color="auto"/>
        <w:left w:val="none" w:sz="0" w:space="0" w:color="auto"/>
        <w:bottom w:val="none" w:sz="0" w:space="0" w:color="auto"/>
        <w:right w:val="none" w:sz="0" w:space="0" w:color="auto"/>
      </w:divBdr>
    </w:div>
    <w:div w:id="1619330973">
      <w:marLeft w:val="640"/>
      <w:marRight w:val="0"/>
      <w:marTop w:val="0"/>
      <w:marBottom w:val="0"/>
      <w:divBdr>
        <w:top w:val="none" w:sz="0" w:space="0" w:color="auto"/>
        <w:left w:val="none" w:sz="0" w:space="0" w:color="auto"/>
        <w:bottom w:val="none" w:sz="0" w:space="0" w:color="auto"/>
        <w:right w:val="none" w:sz="0" w:space="0" w:color="auto"/>
      </w:divBdr>
    </w:div>
    <w:div w:id="1619410773">
      <w:marLeft w:val="640"/>
      <w:marRight w:val="0"/>
      <w:marTop w:val="0"/>
      <w:marBottom w:val="0"/>
      <w:divBdr>
        <w:top w:val="none" w:sz="0" w:space="0" w:color="auto"/>
        <w:left w:val="none" w:sz="0" w:space="0" w:color="auto"/>
        <w:bottom w:val="none" w:sz="0" w:space="0" w:color="auto"/>
        <w:right w:val="none" w:sz="0" w:space="0" w:color="auto"/>
      </w:divBdr>
    </w:div>
    <w:div w:id="1619482707">
      <w:marLeft w:val="640"/>
      <w:marRight w:val="0"/>
      <w:marTop w:val="0"/>
      <w:marBottom w:val="0"/>
      <w:divBdr>
        <w:top w:val="none" w:sz="0" w:space="0" w:color="auto"/>
        <w:left w:val="none" w:sz="0" w:space="0" w:color="auto"/>
        <w:bottom w:val="none" w:sz="0" w:space="0" w:color="auto"/>
        <w:right w:val="none" w:sz="0" w:space="0" w:color="auto"/>
      </w:divBdr>
    </w:div>
    <w:div w:id="1619484944">
      <w:marLeft w:val="640"/>
      <w:marRight w:val="0"/>
      <w:marTop w:val="0"/>
      <w:marBottom w:val="0"/>
      <w:divBdr>
        <w:top w:val="none" w:sz="0" w:space="0" w:color="auto"/>
        <w:left w:val="none" w:sz="0" w:space="0" w:color="auto"/>
        <w:bottom w:val="none" w:sz="0" w:space="0" w:color="auto"/>
        <w:right w:val="none" w:sz="0" w:space="0" w:color="auto"/>
      </w:divBdr>
    </w:div>
    <w:div w:id="1619526450">
      <w:marLeft w:val="640"/>
      <w:marRight w:val="0"/>
      <w:marTop w:val="0"/>
      <w:marBottom w:val="0"/>
      <w:divBdr>
        <w:top w:val="none" w:sz="0" w:space="0" w:color="auto"/>
        <w:left w:val="none" w:sz="0" w:space="0" w:color="auto"/>
        <w:bottom w:val="none" w:sz="0" w:space="0" w:color="auto"/>
        <w:right w:val="none" w:sz="0" w:space="0" w:color="auto"/>
      </w:divBdr>
    </w:div>
    <w:div w:id="1619676250">
      <w:marLeft w:val="640"/>
      <w:marRight w:val="0"/>
      <w:marTop w:val="0"/>
      <w:marBottom w:val="0"/>
      <w:divBdr>
        <w:top w:val="none" w:sz="0" w:space="0" w:color="auto"/>
        <w:left w:val="none" w:sz="0" w:space="0" w:color="auto"/>
        <w:bottom w:val="none" w:sz="0" w:space="0" w:color="auto"/>
        <w:right w:val="none" w:sz="0" w:space="0" w:color="auto"/>
      </w:divBdr>
    </w:div>
    <w:div w:id="1619677653">
      <w:marLeft w:val="640"/>
      <w:marRight w:val="0"/>
      <w:marTop w:val="0"/>
      <w:marBottom w:val="0"/>
      <w:divBdr>
        <w:top w:val="none" w:sz="0" w:space="0" w:color="auto"/>
        <w:left w:val="none" w:sz="0" w:space="0" w:color="auto"/>
        <w:bottom w:val="none" w:sz="0" w:space="0" w:color="auto"/>
        <w:right w:val="none" w:sz="0" w:space="0" w:color="auto"/>
      </w:divBdr>
    </w:div>
    <w:div w:id="1619722983">
      <w:marLeft w:val="640"/>
      <w:marRight w:val="0"/>
      <w:marTop w:val="0"/>
      <w:marBottom w:val="0"/>
      <w:divBdr>
        <w:top w:val="none" w:sz="0" w:space="0" w:color="auto"/>
        <w:left w:val="none" w:sz="0" w:space="0" w:color="auto"/>
        <w:bottom w:val="none" w:sz="0" w:space="0" w:color="auto"/>
        <w:right w:val="none" w:sz="0" w:space="0" w:color="auto"/>
      </w:divBdr>
    </w:div>
    <w:div w:id="1619723317">
      <w:marLeft w:val="640"/>
      <w:marRight w:val="0"/>
      <w:marTop w:val="0"/>
      <w:marBottom w:val="0"/>
      <w:divBdr>
        <w:top w:val="none" w:sz="0" w:space="0" w:color="auto"/>
        <w:left w:val="none" w:sz="0" w:space="0" w:color="auto"/>
        <w:bottom w:val="none" w:sz="0" w:space="0" w:color="auto"/>
        <w:right w:val="none" w:sz="0" w:space="0" w:color="auto"/>
      </w:divBdr>
    </w:div>
    <w:div w:id="1619727050">
      <w:marLeft w:val="640"/>
      <w:marRight w:val="0"/>
      <w:marTop w:val="0"/>
      <w:marBottom w:val="0"/>
      <w:divBdr>
        <w:top w:val="none" w:sz="0" w:space="0" w:color="auto"/>
        <w:left w:val="none" w:sz="0" w:space="0" w:color="auto"/>
        <w:bottom w:val="none" w:sz="0" w:space="0" w:color="auto"/>
        <w:right w:val="none" w:sz="0" w:space="0" w:color="auto"/>
      </w:divBdr>
    </w:div>
    <w:div w:id="1619753170">
      <w:marLeft w:val="640"/>
      <w:marRight w:val="0"/>
      <w:marTop w:val="0"/>
      <w:marBottom w:val="0"/>
      <w:divBdr>
        <w:top w:val="none" w:sz="0" w:space="0" w:color="auto"/>
        <w:left w:val="none" w:sz="0" w:space="0" w:color="auto"/>
        <w:bottom w:val="none" w:sz="0" w:space="0" w:color="auto"/>
        <w:right w:val="none" w:sz="0" w:space="0" w:color="auto"/>
      </w:divBdr>
    </w:div>
    <w:div w:id="1619871936">
      <w:marLeft w:val="640"/>
      <w:marRight w:val="0"/>
      <w:marTop w:val="0"/>
      <w:marBottom w:val="0"/>
      <w:divBdr>
        <w:top w:val="none" w:sz="0" w:space="0" w:color="auto"/>
        <w:left w:val="none" w:sz="0" w:space="0" w:color="auto"/>
        <w:bottom w:val="none" w:sz="0" w:space="0" w:color="auto"/>
        <w:right w:val="none" w:sz="0" w:space="0" w:color="auto"/>
      </w:divBdr>
    </w:div>
    <w:div w:id="1619873963">
      <w:marLeft w:val="640"/>
      <w:marRight w:val="0"/>
      <w:marTop w:val="0"/>
      <w:marBottom w:val="0"/>
      <w:divBdr>
        <w:top w:val="none" w:sz="0" w:space="0" w:color="auto"/>
        <w:left w:val="none" w:sz="0" w:space="0" w:color="auto"/>
        <w:bottom w:val="none" w:sz="0" w:space="0" w:color="auto"/>
        <w:right w:val="none" w:sz="0" w:space="0" w:color="auto"/>
      </w:divBdr>
    </w:div>
    <w:div w:id="1619944055">
      <w:marLeft w:val="640"/>
      <w:marRight w:val="0"/>
      <w:marTop w:val="0"/>
      <w:marBottom w:val="0"/>
      <w:divBdr>
        <w:top w:val="none" w:sz="0" w:space="0" w:color="auto"/>
        <w:left w:val="none" w:sz="0" w:space="0" w:color="auto"/>
        <w:bottom w:val="none" w:sz="0" w:space="0" w:color="auto"/>
        <w:right w:val="none" w:sz="0" w:space="0" w:color="auto"/>
      </w:divBdr>
    </w:div>
    <w:div w:id="1620067872">
      <w:marLeft w:val="640"/>
      <w:marRight w:val="0"/>
      <w:marTop w:val="0"/>
      <w:marBottom w:val="0"/>
      <w:divBdr>
        <w:top w:val="none" w:sz="0" w:space="0" w:color="auto"/>
        <w:left w:val="none" w:sz="0" w:space="0" w:color="auto"/>
        <w:bottom w:val="none" w:sz="0" w:space="0" w:color="auto"/>
        <w:right w:val="none" w:sz="0" w:space="0" w:color="auto"/>
      </w:divBdr>
    </w:div>
    <w:div w:id="1620070791">
      <w:marLeft w:val="640"/>
      <w:marRight w:val="0"/>
      <w:marTop w:val="0"/>
      <w:marBottom w:val="0"/>
      <w:divBdr>
        <w:top w:val="none" w:sz="0" w:space="0" w:color="auto"/>
        <w:left w:val="none" w:sz="0" w:space="0" w:color="auto"/>
        <w:bottom w:val="none" w:sz="0" w:space="0" w:color="auto"/>
        <w:right w:val="none" w:sz="0" w:space="0" w:color="auto"/>
      </w:divBdr>
    </w:div>
    <w:div w:id="1620183391">
      <w:marLeft w:val="640"/>
      <w:marRight w:val="0"/>
      <w:marTop w:val="0"/>
      <w:marBottom w:val="0"/>
      <w:divBdr>
        <w:top w:val="none" w:sz="0" w:space="0" w:color="auto"/>
        <w:left w:val="none" w:sz="0" w:space="0" w:color="auto"/>
        <w:bottom w:val="none" w:sz="0" w:space="0" w:color="auto"/>
        <w:right w:val="none" w:sz="0" w:space="0" w:color="auto"/>
      </w:divBdr>
    </w:div>
    <w:div w:id="1620183528">
      <w:marLeft w:val="640"/>
      <w:marRight w:val="0"/>
      <w:marTop w:val="0"/>
      <w:marBottom w:val="0"/>
      <w:divBdr>
        <w:top w:val="none" w:sz="0" w:space="0" w:color="auto"/>
        <w:left w:val="none" w:sz="0" w:space="0" w:color="auto"/>
        <w:bottom w:val="none" w:sz="0" w:space="0" w:color="auto"/>
        <w:right w:val="none" w:sz="0" w:space="0" w:color="auto"/>
      </w:divBdr>
    </w:div>
    <w:div w:id="1620188567">
      <w:marLeft w:val="640"/>
      <w:marRight w:val="0"/>
      <w:marTop w:val="0"/>
      <w:marBottom w:val="0"/>
      <w:divBdr>
        <w:top w:val="none" w:sz="0" w:space="0" w:color="auto"/>
        <w:left w:val="none" w:sz="0" w:space="0" w:color="auto"/>
        <w:bottom w:val="none" w:sz="0" w:space="0" w:color="auto"/>
        <w:right w:val="none" w:sz="0" w:space="0" w:color="auto"/>
      </w:divBdr>
    </w:div>
    <w:div w:id="1620720363">
      <w:marLeft w:val="640"/>
      <w:marRight w:val="0"/>
      <w:marTop w:val="0"/>
      <w:marBottom w:val="0"/>
      <w:divBdr>
        <w:top w:val="none" w:sz="0" w:space="0" w:color="auto"/>
        <w:left w:val="none" w:sz="0" w:space="0" w:color="auto"/>
        <w:bottom w:val="none" w:sz="0" w:space="0" w:color="auto"/>
        <w:right w:val="none" w:sz="0" w:space="0" w:color="auto"/>
      </w:divBdr>
    </w:div>
    <w:div w:id="1620799515">
      <w:marLeft w:val="640"/>
      <w:marRight w:val="0"/>
      <w:marTop w:val="0"/>
      <w:marBottom w:val="0"/>
      <w:divBdr>
        <w:top w:val="none" w:sz="0" w:space="0" w:color="auto"/>
        <w:left w:val="none" w:sz="0" w:space="0" w:color="auto"/>
        <w:bottom w:val="none" w:sz="0" w:space="0" w:color="auto"/>
        <w:right w:val="none" w:sz="0" w:space="0" w:color="auto"/>
      </w:divBdr>
    </w:div>
    <w:div w:id="1620992320">
      <w:marLeft w:val="640"/>
      <w:marRight w:val="0"/>
      <w:marTop w:val="0"/>
      <w:marBottom w:val="0"/>
      <w:divBdr>
        <w:top w:val="none" w:sz="0" w:space="0" w:color="auto"/>
        <w:left w:val="none" w:sz="0" w:space="0" w:color="auto"/>
        <w:bottom w:val="none" w:sz="0" w:space="0" w:color="auto"/>
        <w:right w:val="none" w:sz="0" w:space="0" w:color="auto"/>
      </w:divBdr>
    </w:div>
    <w:div w:id="1621033615">
      <w:marLeft w:val="640"/>
      <w:marRight w:val="0"/>
      <w:marTop w:val="0"/>
      <w:marBottom w:val="0"/>
      <w:divBdr>
        <w:top w:val="none" w:sz="0" w:space="0" w:color="auto"/>
        <w:left w:val="none" w:sz="0" w:space="0" w:color="auto"/>
        <w:bottom w:val="none" w:sz="0" w:space="0" w:color="auto"/>
        <w:right w:val="none" w:sz="0" w:space="0" w:color="auto"/>
      </w:divBdr>
    </w:div>
    <w:div w:id="1621033794">
      <w:marLeft w:val="640"/>
      <w:marRight w:val="0"/>
      <w:marTop w:val="0"/>
      <w:marBottom w:val="0"/>
      <w:divBdr>
        <w:top w:val="none" w:sz="0" w:space="0" w:color="auto"/>
        <w:left w:val="none" w:sz="0" w:space="0" w:color="auto"/>
        <w:bottom w:val="none" w:sz="0" w:space="0" w:color="auto"/>
        <w:right w:val="none" w:sz="0" w:space="0" w:color="auto"/>
      </w:divBdr>
    </w:div>
    <w:div w:id="1621061347">
      <w:marLeft w:val="640"/>
      <w:marRight w:val="0"/>
      <w:marTop w:val="0"/>
      <w:marBottom w:val="0"/>
      <w:divBdr>
        <w:top w:val="none" w:sz="0" w:space="0" w:color="auto"/>
        <w:left w:val="none" w:sz="0" w:space="0" w:color="auto"/>
        <w:bottom w:val="none" w:sz="0" w:space="0" w:color="auto"/>
        <w:right w:val="none" w:sz="0" w:space="0" w:color="auto"/>
      </w:divBdr>
    </w:div>
    <w:div w:id="1621065424">
      <w:marLeft w:val="640"/>
      <w:marRight w:val="0"/>
      <w:marTop w:val="0"/>
      <w:marBottom w:val="0"/>
      <w:divBdr>
        <w:top w:val="none" w:sz="0" w:space="0" w:color="auto"/>
        <w:left w:val="none" w:sz="0" w:space="0" w:color="auto"/>
        <w:bottom w:val="none" w:sz="0" w:space="0" w:color="auto"/>
        <w:right w:val="none" w:sz="0" w:space="0" w:color="auto"/>
      </w:divBdr>
    </w:div>
    <w:div w:id="1621108943">
      <w:marLeft w:val="640"/>
      <w:marRight w:val="0"/>
      <w:marTop w:val="0"/>
      <w:marBottom w:val="0"/>
      <w:divBdr>
        <w:top w:val="none" w:sz="0" w:space="0" w:color="auto"/>
        <w:left w:val="none" w:sz="0" w:space="0" w:color="auto"/>
        <w:bottom w:val="none" w:sz="0" w:space="0" w:color="auto"/>
        <w:right w:val="none" w:sz="0" w:space="0" w:color="auto"/>
      </w:divBdr>
    </w:div>
    <w:div w:id="1621182076">
      <w:marLeft w:val="640"/>
      <w:marRight w:val="0"/>
      <w:marTop w:val="0"/>
      <w:marBottom w:val="0"/>
      <w:divBdr>
        <w:top w:val="none" w:sz="0" w:space="0" w:color="auto"/>
        <w:left w:val="none" w:sz="0" w:space="0" w:color="auto"/>
        <w:bottom w:val="none" w:sz="0" w:space="0" w:color="auto"/>
        <w:right w:val="none" w:sz="0" w:space="0" w:color="auto"/>
      </w:divBdr>
    </w:div>
    <w:div w:id="1621183650">
      <w:marLeft w:val="640"/>
      <w:marRight w:val="0"/>
      <w:marTop w:val="0"/>
      <w:marBottom w:val="0"/>
      <w:divBdr>
        <w:top w:val="none" w:sz="0" w:space="0" w:color="auto"/>
        <w:left w:val="none" w:sz="0" w:space="0" w:color="auto"/>
        <w:bottom w:val="none" w:sz="0" w:space="0" w:color="auto"/>
        <w:right w:val="none" w:sz="0" w:space="0" w:color="auto"/>
      </w:divBdr>
    </w:div>
    <w:div w:id="1621258517">
      <w:marLeft w:val="640"/>
      <w:marRight w:val="0"/>
      <w:marTop w:val="0"/>
      <w:marBottom w:val="0"/>
      <w:divBdr>
        <w:top w:val="none" w:sz="0" w:space="0" w:color="auto"/>
        <w:left w:val="none" w:sz="0" w:space="0" w:color="auto"/>
        <w:bottom w:val="none" w:sz="0" w:space="0" w:color="auto"/>
        <w:right w:val="none" w:sz="0" w:space="0" w:color="auto"/>
      </w:divBdr>
    </w:div>
    <w:div w:id="1621260782">
      <w:marLeft w:val="640"/>
      <w:marRight w:val="0"/>
      <w:marTop w:val="0"/>
      <w:marBottom w:val="0"/>
      <w:divBdr>
        <w:top w:val="none" w:sz="0" w:space="0" w:color="auto"/>
        <w:left w:val="none" w:sz="0" w:space="0" w:color="auto"/>
        <w:bottom w:val="none" w:sz="0" w:space="0" w:color="auto"/>
        <w:right w:val="none" w:sz="0" w:space="0" w:color="auto"/>
      </w:divBdr>
    </w:div>
    <w:div w:id="1621375235">
      <w:marLeft w:val="640"/>
      <w:marRight w:val="0"/>
      <w:marTop w:val="0"/>
      <w:marBottom w:val="0"/>
      <w:divBdr>
        <w:top w:val="none" w:sz="0" w:space="0" w:color="auto"/>
        <w:left w:val="none" w:sz="0" w:space="0" w:color="auto"/>
        <w:bottom w:val="none" w:sz="0" w:space="0" w:color="auto"/>
        <w:right w:val="none" w:sz="0" w:space="0" w:color="auto"/>
      </w:divBdr>
    </w:div>
    <w:div w:id="1621448806">
      <w:marLeft w:val="640"/>
      <w:marRight w:val="0"/>
      <w:marTop w:val="0"/>
      <w:marBottom w:val="0"/>
      <w:divBdr>
        <w:top w:val="none" w:sz="0" w:space="0" w:color="auto"/>
        <w:left w:val="none" w:sz="0" w:space="0" w:color="auto"/>
        <w:bottom w:val="none" w:sz="0" w:space="0" w:color="auto"/>
        <w:right w:val="none" w:sz="0" w:space="0" w:color="auto"/>
      </w:divBdr>
    </w:div>
    <w:div w:id="1621491914">
      <w:marLeft w:val="640"/>
      <w:marRight w:val="0"/>
      <w:marTop w:val="0"/>
      <w:marBottom w:val="0"/>
      <w:divBdr>
        <w:top w:val="none" w:sz="0" w:space="0" w:color="auto"/>
        <w:left w:val="none" w:sz="0" w:space="0" w:color="auto"/>
        <w:bottom w:val="none" w:sz="0" w:space="0" w:color="auto"/>
        <w:right w:val="none" w:sz="0" w:space="0" w:color="auto"/>
      </w:divBdr>
    </w:div>
    <w:div w:id="1621493331">
      <w:marLeft w:val="640"/>
      <w:marRight w:val="0"/>
      <w:marTop w:val="0"/>
      <w:marBottom w:val="0"/>
      <w:divBdr>
        <w:top w:val="none" w:sz="0" w:space="0" w:color="auto"/>
        <w:left w:val="none" w:sz="0" w:space="0" w:color="auto"/>
        <w:bottom w:val="none" w:sz="0" w:space="0" w:color="auto"/>
        <w:right w:val="none" w:sz="0" w:space="0" w:color="auto"/>
      </w:divBdr>
    </w:div>
    <w:div w:id="1621497940">
      <w:marLeft w:val="640"/>
      <w:marRight w:val="0"/>
      <w:marTop w:val="0"/>
      <w:marBottom w:val="0"/>
      <w:divBdr>
        <w:top w:val="none" w:sz="0" w:space="0" w:color="auto"/>
        <w:left w:val="none" w:sz="0" w:space="0" w:color="auto"/>
        <w:bottom w:val="none" w:sz="0" w:space="0" w:color="auto"/>
        <w:right w:val="none" w:sz="0" w:space="0" w:color="auto"/>
      </w:divBdr>
    </w:div>
    <w:div w:id="1621498407">
      <w:marLeft w:val="640"/>
      <w:marRight w:val="0"/>
      <w:marTop w:val="0"/>
      <w:marBottom w:val="0"/>
      <w:divBdr>
        <w:top w:val="none" w:sz="0" w:space="0" w:color="auto"/>
        <w:left w:val="none" w:sz="0" w:space="0" w:color="auto"/>
        <w:bottom w:val="none" w:sz="0" w:space="0" w:color="auto"/>
        <w:right w:val="none" w:sz="0" w:space="0" w:color="auto"/>
      </w:divBdr>
    </w:div>
    <w:div w:id="1621523063">
      <w:marLeft w:val="640"/>
      <w:marRight w:val="0"/>
      <w:marTop w:val="0"/>
      <w:marBottom w:val="0"/>
      <w:divBdr>
        <w:top w:val="none" w:sz="0" w:space="0" w:color="auto"/>
        <w:left w:val="none" w:sz="0" w:space="0" w:color="auto"/>
        <w:bottom w:val="none" w:sz="0" w:space="0" w:color="auto"/>
        <w:right w:val="none" w:sz="0" w:space="0" w:color="auto"/>
      </w:divBdr>
    </w:div>
    <w:div w:id="1621523504">
      <w:marLeft w:val="640"/>
      <w:marRight w:val="0"/>
      <w:marTop w:val="0"/>
      <w:marBottom w:val="0"/>
      <w:divBdr>
        <w:top w:val="none" w:sz="0" w:space="0" w:color="auto"/>
        <w:left w:val="none" w:sz="0" w:space="0" w:color="auto"/>
        <w:bottom w:val="none" w:sz="0" w:space="0" w:color="auto"/>
        <w:right w:val="none" w:sz="0" w:space="0" w:color="auto"/>
      </w:divBdr>
    </w:div>
    <w:div w:id="1621523705">
      <w:marLeft w:val="640"/>
      <w:marRight w:val="0"/>
      <w:marTop w:val="0"/>
      <w:marBottom w:val="0"/>
      <w:divBdr>
        <w:top w:val="none" w:sz="0" w:space="0" w:color="auto"/>
        <w:left w:val="none" w:sz="0" w:space="0" w:color="auto"/>
        <w:bottom w:val="none" w:sz="0" w:space="0" w:color="auto"/>
        <w:right w:val="none" w:sz="0" w:space="0" w:color="auto"/>
      </w:divBdr>
    </w:div>
    <w:div w:id="1621567297">
      <w:marLeft w:val="640"/>
      <w:marRight w:val="0"/>
      <w:marTop w:val="0"/>
      <w:marBottom w:val="0"/>
      <w:divBdr>
        <w:top w:val="none" w:sz="0" w:space="0" w:color="auto"/>
        <w:left w:val="none" w:sz="0" w:space="0" w:color="auto"/>
        <w:bottom w:val="none" w:sz="0" w:space="0" w:color="auto"/>
        <w:right w:val="none" w:sz="0" w:space="0" w:color="auto"/>
      </w:divBdr>
    </w:div>
    <w:div w:id="1621643790">
      <w:marLeft w:val="640"/>
      <w:marRight w:val="0"/>
      <w:marTop w:val="0"/>
      <w:marBottom w:val="0"/>
      <w:divBdr>
        <w:top w:val="none" w:sz="0" w:space="0" w:color="auto"/>
        <w:left w:val="none" w:sz="0" w:space="0" w:color="auto"/>
        <w:bottom w:val="none" w:sz="0" w:space="0" w:color="auto"/>
        <w:right w:val="none" w:sz="0" w:space="0" w:color="auto"/>
      </w:divBdr>
    </w:div>
    <w:div w:id="1621836402">
      <w:marLeft w:val="640"/>
      <w:marRight w:val="0"/>
      <w:marTop w:val="0"/>
      <w:marBottom w:val="0"/>
      <w:divBdr>
        <w:top w:val="none" w:sz="0" w:space="0" w:color="auto"/>
        <w:left w:val="none" w:sz="0" w:space="0" w:color="auto"/>
        <w:bottom w:val="none" w:sz="0" w:space="0" w:color="auto"/>
        <w:right w:val="none" w:sz="0" w:space="0" w:color="auto"/>
      </w:divBdr>
    </w:div>
    <w:div w:id="1621842849">
      <w:marLeft w:val="640"/>
      <w:marRight w:val="0"/>
      <w:marTop w:val="0"/>
      <w:marBottom w:val="0"/>
      <w:divBdr>
        <w:top w:val="none" w:sz="0" w:space="0" w:color="auto"/>
        <w:left w:val="none" w:sz="0" w:space="0" w:color="auto"/>
        <w:bottom w:val="none" w:sz="0" w:space="0" w:color="auto"/>
        <w:right w:val="none" w:sz="0" w:space="0" w:color="auto"/>
      </w:divBdr>
    </w:div>
    <w:div w:id="1621915867">
      <w:marLeft w:val="640"/>
      <w:marRight w:val="0"/>
      <w:marTop w:val="0"/>
      <w:marBottom w:val="0"/>
      <w:divBdr>
        <w:top w:val="none" w:sz="0" w:space="0" w:color="auto"/>
        <w:left w:val="none" w:sz="0" w:space="0" w:color="auto"/>
        <w:bottom w:val="none" w:sz="0" w:space="0" w:color="auto"/>
        <w:right w:val="none" w:sz="0" w:space="0" w:color="auto"/>
      </w:divBdr>
    </w:div>
    <w:div w:id="1621916628">
      <w:marLeft w:val="640"/>
      <w:marRight w:val="0"/>
      <w:marTop w:val="0"/>
      <w:marBottom w:val="0"/>
      <w:divBdr>
        <w:top w:val="none" w:sz="0" w:space="0" w:color="auto"/>
        <w:left w:val="none" w:sz="0" w:space="0" w:color="auto"/>
        <w:bottom w:val="none" w:sz="0" w:space="0" w:color="auto"/>
        <w:right w:val="none" w:sz="0" w:space="0" w:color="auto"/>
      </w:divBdr>
    </w:div>
    <w:div w:id="1621957722">
      <w:marLeft w:val="640"/>
      <w:marRight w:val="0"/>
      <w:marTop w:val="0"/>
      <w:marBottom w:val="0"/>
      <w:divBdr>
        <w:top w:val="none" w:sz="0" w:space="0" w:color="auto"/>
        <w:left w:val="none" w:sz="0" w:space="0" w:color="auto"/>
        <w:bottom w:val="none" w:sz="0" w:space="0" w:color="auto"/>
        <w:right w:val="none" w:sz="0" w:space="0" w:color="auto"/>
      </w:divBdr>
    </w:div>
    <w:div w:id="1622030059">
      <w:marLeft w:val="640"/>
      <w:marRight w:val="0"/>
      <w:marTop w:val="0"/>
      <w:marBottom w:val="0"/>
      <w:divBdr>
        <w:top w:val="none" w:sz="0" w:space="0" w:color="auto"/>
        <w:left w:val="none" w:sz="0" w:space="0" w:color="auto"/>
        <w:bottom w:val="none" w:sz="0" w:space="0" w:color="auto"/>
        <w:right w:val="none" w:sz="0" w:space="0" w:color="auto"/>
      </w:divBdr>
    </w:div>
    <w:div w:id="1622301404">
      <w:marLeft w:val="640"/>
      <w:marRight w:val="0"/>
      <w:marTop w:val="0"/>
      <w:marBottom w:val="0"/>
      <w:divBdr>
        <w:top w:val="none" w:sz="0" w:space="0" w:color="auto"/>
        <w:left w:val="none" w:sz="0" w:space="0" w:color="auto"/>
        <w:bottom w:val="none" w:sz="0" w:space="0" w:color="auto"/>
        <w:right w:val="none" w:sz="0" w:space="0" w:color="auto"/>
      </w:divBdr>
    </w:div>
    <w:div w:id="1622344600">
      <w:marLeft w:val="640"/>
      <w:marRight w:val="0"/>
      <w:marTop w:val="0"/>
      <w:marBottom w:val="0"/>
      <w:divBdr>
        <w:top w:val="none" w:sz="0" w:space="0" w:color="auto"/>
        <w:left w:val="none" w:sz="0" w:space="0" w:color="auto"/>
        <w:bottom w:val="none" w:sz="0" w:space="0" w:color="auto"/>
        <w:right w:val="none" w:sz="0" w:space="0" w:color="auto"/>
      </w:divBdr>
    </w:div>
    <w:div w:id="1622374439">
      <w:marLeft w:val="640"/>
      <w:marRight w:val="0"/>
      <w:marTop w:val="0"/>
      <w:marBottom w:val="0"/>
      <w:divBdr>
        <w:top w:val="none" w:sz="0" w:space="0" w:color="auto"/>
        <w:left w:val="none" w:sz="0" w:space="0" w:color="auto"/>
        <w:bottom w:val="none" w:sz="0" w:space="0" w:color="auto"/>
        <w:right w:val="none" w:sz="0" w:space="0" w:color="auto"/>
      </w:divBdr>
    </w:div>
    <w:div w:id="1622421607">
      <w:marLeft w:val="640"/>
      <w:marRight w:val="0"/>
      <w:marTop w:val="0"/>
      <w:marBottom w:val="0"/>
      <w:divBdr>
        <w:top w:val="none" w:sz="0" w:space="0" w:color="auto"/>
        <w:left w:val="none" w:sz="0" w:space="0" w:color="auto"/>
        <w:bottom w:val="none" w:sz="0" w:space="0" w:color="auto"/>
        <w:right w:val="none" w:sz="0" w:space="0" w:color="auto"/>
      </w:divBdr>
    </w:div>
    <w:div w:id="1622421720">
      <w:marLeft w:val="640"/>
      <w:marRight w:val="0"/>
      <w:marTop w:val="0"/>
      <w:marBottom w:val="0"/>
      <w:divBdr>
        <w:top w:val="none" w:sz="0" w:space="0" w:color="auto"/>
        <w:left w:val="none" w:sz="0" w:space="0" w:color="auto"/>
        <w:bottom w:val="none" w:sz="0" w:space="0" w:color="auto"/>
        <w:right w:val="none" w:sz="0" w:space="0" w:color="auto"/>
      </w:divBdr>
    </w:div>
    <w:div w:id="1622421973">
      <w:marLeft w:val="640"/>
      <w:marRight w:val="0"/>
      <w:marTop w:val="0"/>
      <w:marBottom w:val="0"/>
      <w:divBdr>
        <w:top w:val="none" w:sz="0" w:space="0" w:color="auto"/>
        <w:left w:val="none" w:sz="0" w:space="0" w:color="auto"/>
        <w:bottom w:val="none" w:sz="0" w:space="0" w:color="auto"/>
        <w:right w:val="none" w:sz="0" w:space="0" w:color="auto"/>
      </w:divBdr>
    </w:div>
    <w:div w:id="1622498848">
      <w:marLeft w:val="640"/>
      <w:marRight w:val="0"/>
      <w:marTop w:val="0"/>
      <w:marBottom w:val="0"/>
      <w:divBdr>
        <w:top w:val="none" w:sz="0" w:space="0" w:color="auto"/>
        <w:left w:val="none" w:sz="0" w:space="0" w:color="auto"/>
        <w:bottom w:val="none" w:sz="0" w:space="0" w:color="auto"/>
        <w:right w:val="none" w:sz="0" w:space="0" w:color="auto"/>
      </w:divBdr>
    </w:div>
    <w:div w:id="1622540451">
      <w:marLeft w:val="640"/>
      <w:marRight w:val="0"/>
      <w:marTop w:val="0"/>
      <w:marBottom w:val="0"/>
      <w:divBdr>
        <w:top w:val="none" w:sz="0" w:space="0" w:color="auto"/>
        <w:left w:val="none" w:sz="0" w:space="0" w:color="auto"/>
        <w:bottom w:val="none" w:sz="0" w:space="0" w:color="auto"/>
        <w:right w:val="none" w:sz="0" w:space="0" w:color="auto"/>
      </w:divBdr>
    </w:div>
    <w:div w:id="1622567946">
      <w:marLeft w:val="640"/>
      <w:marRight w:val="0"/>
      <w:marTop w:val="0"/>
      <w:marBottom w:val="0"/>
      <w:divBdr>
        <w:top w:val="none" w:sz="0" w:space="0" w:color="auto"/>
        <w:left w:val="none" w:sz="0" w:space="0" w:color="auto"/>
        <w:bottom w:val="none" w:sz="0" w:space="0" w:color="auto"/>
        <w:right w:val="none" w:sz="0" w:space="0" w:color="auto"/>
      </w:divBdr>
    </w:div>
    <w:div w:id="1622569155">
      <w:marLeft w:val="640"/>
      <w:marRight w:val="0"/>
      <w:marTop w:val="0"/>
      <w:marBottom w:val="0"/>
      <w:divBdr>
        <w:top w:val="none" w:sz="0" w:space="0" w:color="auto"/>
        <w:left w:val="none" w:sz="0" w:space="0" w:color="auto"/>
        <w:bottom w:val="none" w:sz="0" w:space="0" w:color="auto"/>
        <w:right w:val="none" w:sz="0" w:space="0" w:color="auto"/>
      </w:divBdr>
    </w:div>
    <w:div w:id="1622610031">
      <w:marLeft w:val="640"/>
      <w:marRight w:val="0"/>
      <w:marTop w:val="0"/>
      <w:marBottom w:val="0"/>
      <w:divBdr>
        <w:top w:val="none" w:sz="0" w:space="0" w:color="auto"/>
        <w:left w:val="none" w:sz="0" w:space="0" w:color="auto"/>
        <w:bottom w:val="none" w:sz="0" w:space="0" w:color="auto"/>
        <w:right w:val="none" w:sz="0" w:space="0" w:color="auto"/>
      </w:divBdr>
    </w:div>
    <w:div w:id="1622611426">
      <w:marLeft w:val="640"/>
      <w:marRight w:val="0"/>
      <w:marTop w:val="0"/>
      <w:marBottom w:val="0"/>
      <w:divBdr>
        <w:top w:val="none" w:sz="0" w:space="0" w:color="auto"/>
        <w:left w:val="none" w:sz="0" w:space="0" w:color="auto"/>
        <w:bottom w:val="none" w:sz="0" w:space="0" w:color="auto"/>
        <w:right w:val="none" w:sz="0" w:space="0" w:color="auto"/>
      </w:divBdr>
    </w:div>
    <w:div w:id="1622689957">
      <w:marLeft w:val="640"/>
      <w:marRight w:val="0"/>
      <w:marTop w:val="0"/>
      <w:marBottom w:val="0"/>
      <w:divBdr>
        <w:top w:val="none" w:sz="0" w:space="0" w:color="auto"/>
        <w:left w:val="none" w:sz="0" w:space="0" w:color="auto"/>
        <w:bottom w:val="none" w:sz="0" w:space="0" w:color="auto"/>
        <w:right w:val="none" w:sz="0" w:space="0" w:color="auto"/>
      </w:divBdr>
    </w:div>
    <w:div w:id="1622762134">
      <w:marLeft w:val="640"/>
      <w:marRight w:val="0"/>
      <w:marTop w:val="0"/>
      <w:marBottom w:val="0"/>
      <w:divBdr>
        <w:top w:val="none" w:sz="0" w:space="0" w:color="auto"/>
        <w:left w:val="none" w:sz="0" w:space="0" w:color="auto"/>
        <w:bottom w:val="none" w:sz="0" w:space="0" w:color="auto"/>
        <w:right w:val="none" w:sz="0" w:space="0" w:color="auto"/>
      </w:divBdr>
    </w:div>
    <w:div w:id="1622764883">
      <w:marLeft w:val="640"/>
      <w:marRight w:val="0"/>
      <w:marTop w:val="0"/>
      <w:marBottom w:val="0"/>
      <w:divBdr>
        <w:top w:val="none" w:sz="0" w:space="0" w:color="auto"/>
        <w:left w:val="none" w:sz="0" w:space="0" w:color="auto"/>
        <w:bottom w:val="none" w:sz="0" w:space="0" w:color="auto"/>
        <w:right w:val="none" w:sz="0" w:space="0" w:color="auto"/>
      </w:divBdr>
    </w:div>
    <w:div w:id="1622803420">
      <w:marLeft w:val="640"/>
      <w:marRight w:val="0"/>
      <w:marTop w:val="0"/>
      <w:marBottom w:val="0"/>
      <w:divBdr>
        <w:top w:val="none" w:sz="0" w:space="0" w:color="auto"/>
        <w:left w:val="none" w:sz="0" w:space="0" w:color="auto"/>
        <w:bottom w:val="none" w:sz="0" w:space="0" w:color="auto"/>
        <w:right w:val="none" w:sz="0" w:space="0" w:color="auto"/>
      </w:divBdr>
    </w:div>
    <w:div w:id="1622877746">
      <w:marLeft w:val="640"/>
      <w:marRight w:val="0"/>
      <w:marTop w:val="0"/>
      <w:marBottom w:val="0"/>
      <w:divBdr>
        <w:top w:val="none" w:sz="0" w:space="0" w:color="auto"/>
        <w:left w:val="none" w:sz="0" w:space="0" w:color="auto"/>
        <w:bottom w:val="none" w:sz="0" w:space="0" w:color="auto"/>
        <w:right w:val="none" w:sz="0" w:space="0" w:color="auto"/>
      </w:divBdr>
    </w:div>
    <w:div w:id="1622884693">
      <w:marLeft w:val="640"/>
      <w:marRight w:val="0"/>
      <w:marTop w:val="0"/>
      <w:marBottom w:val="0"/>
      <w:divBdr>
        <w:top w:val="none" w:sz="0" w:space="0" w:color="auto"/>
        <w:left w:val="none" w:sz="0" w:space="0" w:color="auto"/>
        <w:bottom w:val="none" w:sz="0" w:space="0" w:color="auto"/>
        <w:right w:val="none" w:sz="0" w:space="0" w:color="auto"/>
      </w:divBdr>
    </w:div>
    <w:div w:id="1622954356">
      <w:marLeft w:val="640"/>
      <w:marRight w:val="0"/>
      <w:marTop w:val="0"/>
      <w:marBottom w:val="0"/>
      <w:divBdr>
        <w:top w:val="none" w:sz="0" w:space="0" w:color="auto"/>
        <w:left w:val="none" w:sz="0" w:space="0" w:color="auto"/>
        <w:bottom w:val="none" w:sz="0" w:space="0" w:color="auto"/>
        <w:right w:val="none" w:sz="0" w:space="0" w:color="auto"/>
      </w:divBdr>
    </w:div>
    <w:div w:id="1622958139">
      <w:marLeft w:val="640"/>
      <w:marRight w:val="0"/>
      <w:marTop w:val="0"/>
      <w:marBottom w:val="0"/>
      <w:divBdr>
        <w:top w:val="none" w:sz="0" w:space="0" w:color="auto"/>
        <w:left w:val="none" w:sz="0" w:space="0" w:color="auto"/>
        <w:bottom w:val="none" w:sz="0" w:space="0" w:color="auto"/>
        <w:right w:val="none" w:sz="0" w:space="0" w:color="auto"/>
      </w:divBdr>
    </w:div>
    <w:div w:id="1623074052">
      <w:marLeft w:val="640"/>
      <w:marRight w:val="0"/>
      <w:marTop w:val="0"/>
      <w:marBottom w:val="0"/>
      <w:divBdr>
        <w:top w:val="none" w:sz="0" w:space="0" w:color="auto"/>
        <w:left w:val="none" w:sz="0" w:space="0" w:color="auto"/>
        <w:bottom w:val="none" w:sz="0" w:space="0" w:color="auto"/>
        <w:right w:val="none" w:sz="0" w:space="0" w:color="auto"/>
      </w:divBdr>
    </w:div>
    <w:div w:id="1623144859">
      <w:marLeft w:val="640"/>
      <w:marRight w:val="0"/>
      <w:marTop w:val="0"/>
      <w:marBottom w:val="0"/>
      <w:divBdr>
        <w:top w:val="none" w:sz="0" w:space="0" w:color="auto"/>
        <w:left w:val="none" w:sz="0" w:space="0" w:color="auto"/>
        <w:bottom w:val="none" w:sz="0" w:space="0" w:color="auto"/>
        <w:right w:val="none" w:sz="0" w:space="0" w:color="auto"/>
      </w:divBdr>
    </w:div>
    <w:div w:id="1623148709">
      <w:marLeft w:val="640"/>
      <w:marRight w:val="0"/>
      <w:marTop w:val="0"/>
      <w:marBottom w:val="0"/>
      <w:divBdr>
        <w:top w:val="none" w:sz="0" w:space="0" w:color="auto"/>
        <w:left w:val="none" w:sz="0" w:space="0" w:color="auto"/>
        <w:bottom w:val="none" w:sz="0" w:space="0" w:color="auto"/>
        <w:right w:val="none" w:sz="0" w:space="0" w:color="auto"/>
      </w:divBdr>
    </w:div>
    <w:div w:id="1623225995">
      <w:marLeft w:val="640"/>
      <w:marRight w:val="0"/>
      <w:marTop w:val="0"/>
      <w:marBottom w:val="0"/>
      <w:divBdr>
        <w:top w:val="none" w:sz="0" w:space="0" w:color="auto"/>
        <w:left w:val="none" w:sz="0" w:space="0" w:color="auto"/>
        <w:bottom w:val="none" w:sz="0" w:space="0" w:color="auto"/>
        <w:right w:val="none" w:sz="0" w:space="0" w:color="auto"/>
      </w:divBdr>
    </w:div>
    <w:div w:id="1623270713">
      <w:marLeft w:val="640"/>
      <w:marRight w:val="0"/>
      <w:marTop w:val="0"/>
      <w:marBottom w:val="0"/>
      <w:divBdr>
        <w:top w:val="none" w:sz="0" w:space="0" w:color="auto"/>
        <w:left w:val="none" w:sz="0" w:space="0" w:color="auto"/>
        <w:bottom w:val="none" w:sz="0" w:space="0" w:color="auto"/>
        <w:right w:val="none" w:sz="0" w:space="0" w:color="auto"/>
      </w:divBdr>
    </w:div>
    <w:div w:id="1623339763">
      <w:marLeft w:val="640"/>
      <w:marRight w:val="0"/>
      <w:marTop w:val="0"/>
      <w:marBottom w:val="0"/>
      <w:divBdr>
        <w:top w:val="none" w:sz="0" w:space="0" w:color="auto"/>
        <w:left w:val="none" w:sz="0" w:space="0" w:color="auto"/>
        <w:bottom w:val="none" w:sz="0" w:space="0" w:color="auto"/>
        <w:right w:val="none" w:sz="0" w:space="0" w:color="auto"/>
      </w:divBdr>
    </w:div>
    <w:div w:id="1623419792">
      <w:marLeft w:val="640"/>
      <w:marRight w:val="0"/>
      <w:marTop w:val="0"/>
      <w:marBottom w:val="0"/>
      <w:divBdr>
        <w:top w:val="none" w:sz="0" w:space="0" w:color="auto"/>
        <w:left w:val="none" w:sz="0" w:space="0" w:color="auto"/>
        <w:bottom w:val="none" w:sz="0" w:space="0" w:color="auto"/>
        <w:right w:val="none" w:sz="0" w:space="0" w:color="auto"/>
      </w:divBdr>
    </w:div>
    <w:div w:id="1623461986">
      <w:marLeft w:val="640"/>
      <w:marRight w:val="0"/>
      <w:marTop w:val="0"/>
      <w:marBottom w:val="0"/>
      <w:divBdr>
        <w:top w:val="none" w:sz="0" w:space="0" w:color="auto"/>
        <w:left w:val="none" w:sz="0" w:space="0" w:color="auto"/>
        <w:bottom w:val="none" w:sz="0" w:space="0" w:color="auto"/>
        <w:right w:val="none" w:sz="0" w:space="0" w:color="auto"/>
      </w:divBdr>
    </w:div>
    <w:div w:id="1623538844">
      <w:marLeft w:val="640"/>
      <w:marRight w:val="0"/>
      <w:marTop w:val="0"/>
      <w:marBottom w:val="0"/>
      <w:divBdr>
        <w:top w:val="none" w:sz="0" w:space="0" w:color="auto"/>
        <w:left w:val="none" w:sz="0" w:space="0" w:color="auto"/>
        <w:bottom w:val="none" w:sz="0" w:space="0" w:color="auto"/>
        <w:right w:val="none" w:sz="0" w:space="0" w:color="auto"/>
      </w:divBdr>
    </w:div>
    <w:div w:id="1623606739">
      <w:marLeft w:val="640"/>
      <w:marRight w:val="0"/>
      <w:marTop w:val="0"/>
      <w:marBottom w:val="0"/>
      <w:divBdr>
        <w:top w:val="none" w:sz="0" w:space="0" w:color="auto"/>
        <w:left w:val="none" w:sz="0" w:space="0" w:color="auto"/>
        <w:bottom w:val="none" w:sz="0" w:space="0" w:color="auto"/>
        <w:right w:val="none" w:sz="0" w:space="0" w:color="auto"/>
      </w:divBdr>
    </w:div>
    <w:div w:id="1623684147">
      <w:marLeft w:val="640"/>
      <w:marRight w:val="0"/>
      <w:marTop w:val="0"/>
      <w:marBottom w:val="0"/>
      <w:divBdr>
        <w:top w:val="none" w:sz="0" w:space="0" w:color="auto"/>
        <w:left w:val="none" w:sz="0" w:space="0" w:color="auto"/>
        <w:bottom w:val="none" w:sz="0" w:space="0" w:color="auto"/>
        <w:right w:val="none" w:sz="0" w:space="0" w:color="auto"/>
      </w:divBdr>
    </w:div>
    <w:div w:id="1623685246">
      <w:marLeft w:val="640"/>
      <w:marRight w:val="0"/>
      <w:marTop w:val="0"/>
      <w:marBottom w:val="0"/>
      <w:divBdr>
        <w:top w:val="none" w:sz="0" w:space="0" w:color="auto"/>
        <w:left w:val="none" w:sz="0" w:space="0" w:color="auto"/>
        <w:bottom w:val="none" w:sz="0" w:space="0" w:color="auto"/>
        <w:right w:val="none" w:sz="0" w:space="0" w:color="auto"/>
      </w:divBdr>
    </w:div>
    <w:div w:id="1623800361">
      <w:marLeft w:val="640"/>
      <w:marRight w:val="0"/>
      <w:marTop w:val="0"/>
      <w:marBottom w:val="0"/>
      <w:divBdr>
        <w:top w:val="none" w:sz="0" w:space="0" w:color="auto"/>
        <w:left w:val="none" w:sz="0" w:space="0" w:color="auto"/>
        <w:bottom w:val="none" w:sz="0" w:space="0" w:color="auto"/>
        <w:right w:val="none" w:sz="0" w:space="0" w:color="auto"/>
      </w:divBdr>
    </w:div>
    <w:div w:id="1623802827">
      <w:marLeft w:val="640"/>
      <w:marRight w:val="0"/>
      <w:marTop w:val="0"/>
      <w:marBottom w:val="0"/>
      <w:divBdr>
        <w:top w:val="none" w:sz="0" w:space="0" w:color="auto"/>
        <w:left w:val="none" w:sz="0" w:space="0" w:color="auto"/>
        <w:bottom w:val="none" w:sz="0" w:space="0" w:color="auto"/>
        <w:right w:val="none" w:sz="0" w:space="0" w:color="auto"/>
      </w:divBdr>
    </w:div>
    <w:div w:id="1623806082">
      <w:marLeft w:val="640"/>
      <w:marRight w:val="0"/>
      <w:marTop w:val="0"/>
      <w:marBottom w:val="0"/>
      <w:divBdr>
        <w:top w:val="none" w:sz="0" w:space="0" w:color="auto"/>
        <w:left w:val="none" w:sz="0" w:space="0" w:color="auto"/>
        <w:bottom w:val="none" w:sz="0" w:space="0" w:color="auto"/>
        <w:right w:val="none" w:sz="0" w:space="0" w:color="auto"/>
      </w:divBdr>
    </w:div>
    <w:div w:id="1623807258">
      <w:marLeft w:val="640"/>
      <w:marRight w:val="0"/>
      <w:marTop w:val="0"/>
      <w:marBottom w:val="0"/>
      <w:divBdr>
        <w:top w:val="none" w:sz="0" w:space="0" w:color="auto"/>
        <w:left w:val="none" w:sz="0" w:space="0" w:color="auto"/>
        <w:bottom w:val="none" w:sz="0" w:space="0" w:color="auto"/>
        <w:right w:val="none" w:sz="0" w:space="0" w:color="auto"/>
      </w:divBdr>
    </w:div>
    <w:div w:id="1623808513">
      <w:marLeft w:val="640"/>
      <w:marRight w:val="0"/>
      <w:marTop w:val="0"/>
      <w:marBottom w:val="0"/>
      <w:divBdr>
        <w:top w:val="none" w:sz="0" w:space="0" w:color="auto"/>
        <w:left w:val="none" w:sz="0" w:space="0" w:color="auto"/>
        <w:bottom w:val="none" w:sz="0" w:space="0" w:color="auto"/>
        <w:right w:val="none" w:sz="0" w:space="0" w:color="auto"/>
      </w:divBdr>
    </w:div>
    <w:div w:id="1624000856">
      <w:marLeft w:val="640"/>
      <w:marRight w:val="0"/>
      <w:marTop w:val="0"/>
      <w:marBottom w:val="0"/>
      <w:divBdr>
        <w:top w:val="none" w:sz="0" w:space="0" w:color="auto"/>
        <w:left w:val="none" w:sz="0" w:space="0" w:color="auto"/>
        <w:bottom w:val="none" w:sz="0" w:space="0" w:color="auto"/>
        <w:right w:val="none" w:sz="0" w:space="0" w:color="auto"/>
      </w:divBdr>
    </w:div>
    <w:div w:id="1624194886">
      <w:marLeft w:val="640"/>
      <w:marRight w:val="0"/>
      <w:marTop w:val="0"/>
      <w:marBottom w:val="0"/>
      <w:divBdr>
        <w:top w:val="none" w:sz="0" w:space="0" w:color="auto"/>
        <w:left w:val="none" w:sz="0" w:space="0" w:color="auto"/>
        <w:bottom w:val="none" w:sz="0" w:space="0" w:color="auto"/>
        <w:right w:val="none" w:sz="0" w:space="0" w:color="auto"/>
      </w:divBdr>
    </w:div>
    <w:div w:id="1624262766">
      <w:marLeft w:val="640"/>
      <w:marRight w:val="0"/>
      <w:marTop w:val="0"/>
      <w:marBottom w:val="0"/>
      <w:divBdr>
        <w:top w:val="none" w:sz="0" w:space="0" w:color="auto"/>
        <w:left w:val="none" w:sz="0" w:space="0" w:color="auto"/>
        <w:bottom w:val="none" w:sz="0" w:space="0" w:color="auto"/>
        <w:right w:val="none" w:sz="0" w:space="0" w:color="auto"/>
      </w:divBdr>
    </w:div>
    <w:div w:id="1624337266">
      <w:marLeft w:val="640"/>
      <w:marRight w:val="0"/>
      <w:marTop w:val="0"/>
      <w:marBottom w:val="0"/>
      <w:divBdr>
        <w:top w:val="none" w:sz="0" w:space="0" w:color="auto"/>
        <w:left w:val="none" w:sz="0" w:space="0" w:color="auto"/>
        <w:bottom w:val="none" w:sz="0" w:space="0" w:color="auto"/>
        <w:right w:val="none" w:sz="0" w:space="0" w:color="auto"/>
      </w:divBdr>
    </w:div>
    <w:div w:id="1624337989">
      <w:marLeft w:val="640"/>
      <w:marRight w:val="0"/>
      <w:marTop w:val="0"/>
      <w:marBottom w:val="0"/>
      <w:divBdr>
        <w:top w:val="none" w:sz="0" w:space="0" w:color="auto"/>
        <w:left w:val="none" w:sz="0" w:space="0" w:color="auto"/>
        <w:bottom w:val="none" w:sz="0" w:space="0" w:color="auto"/>
        <w:right w:val="none" w:sz="0" w:space="0" w:color="auto"/>
      </w:divBdr>
    </w:div>
    <w:div w:id="1624339093">
      <w:marLeft w:val="640"/>
      <w:marRight w:val="0"/>
      <w:marTop w:val="0"/>
      <w:marBottom w:val="0"/>
      <w:divBdr>
        <w:top w:val="none" w:sz="0" w:space="0" w:color="auto"/>
        <w:left w:val="none" w:sz="0" w:space="0" w:color="auto"/>
        <w:bottom w:val="none" w:sz="0" w:space="0" w:color="auto"/>
        <w:right w:val="none" w:sz="0" w:space="0" w:color="auto"/>
      </w:divBdr>
    </w:div>
    <w:div w:id="1624382962">
      <w:marLeft w:val="640"/>
      <w:marRight w:val="0"/>
      <w:marTop w:val="0"/>
      <w:marBottom w:val="0"/>
      <w:divBdr>
        <w:top w:val="none" w:sz="0" w:space="0" w:color="auto"/>
        <w:left w:val="none" w:sz="0" w:space="0" w:color="auto"/>
        <w:bottom w:val="none" w:sz="0" w:space="0" w:color="auto"/>
        <w:right w:val="none" w:sz="0" w:space="0" w:color="auto"/>
      </w:divBdr>
    </w:div>
    <w:div w:id="1624386411">
      <w:marLeft w:val="640"/>
      <w:marRight w:val="0"/>
      <w:marTop w:val="0"/>
      <w:marBottom w:val="0"/>
      <w:divBdr>
        <w:top w:val="none" w:sz="0" w:space="0" w:color="auto"/>
        <w:left w:val="none" w:sz="0" w:space="0" w:color="auto"/>
        <w:bottom w:val="none" w:sz="0" w:space="0" w:color="auto"/>
        <w:right w:val="none" w:sz="0" w:space="0" w:color="auto"/>
      </w:divBdr>
    </w:div>
    <w:div w:id="1624463693">
      <w:marLeft w:val="640"/>
      <w:marRight w:val="0"/>
      <w:marTop w:val="0"/>
      <w:marBottom w:val="0"/>
      <w:divBdr>
        <w:top w:val="none" w:sz="0" w:space="0" w:color="auto"/>
        <w:left w:val="none" w:sz="0" w:space="0" w:color="auto"/>
        <w:bottom w:val="none" w:sz="0" w:space="0" w:color="auto"/>
        <w:right w:val="none" w:sz="0" w:space="0" w:color="auto"/>
      </w:divBdr>
    </w:div>
    <w:div w:id="1624531457">
      <w:marLeft w:val="640"/>
      <w:marRight w:val="0"/>
      <w:marTop w:val="0"/>
      <w:marBottom w:val="0"/>
      <w:divBdr>
        <w:top w:val="none" w:sz="0" w:space="0" w:color="auto"/>
        <w:left w:val="none" w:sz="0" w:space="0" w:color="auto"/>
        <w:bottom w:val="none" w:sz="0" w:space="0" w:color="auto"/>
        <w:right w:val="none" w:sz="0" w:space="0" w:color="auto"/>
      </w:divBdr>
    </w:div>
    <w:div w:id="1624725569">
      <w:marLeft w:val="640"/>
      <w:marRight w:val="0"/>
      <w:marTop w:val="0"/>
      <w:marBottom w:val="0"/>
      <w:divBdr>
        <w:top w:val="none" w:sz="0" w:space="0" w:color="auto"/>
        <w:left w:val="none" w:sz="0" w:space="0" w:color="auto"/>
        <w:bottom w:val="none" w:sz="0" w:space="0" w:color="auto"/>
        <w:right w:val="none" w:sz="0" w:space="0" w:color="auto"/>
      </w:divBdr>
    </w:div>
    <w:div w:id="1624728903">
      <w:marLeft w:val="640"/>
      <w:marRight w:val="0"/>
      <w:marTop w:val="0"/>
      <w:marBottom w:val="0"/>
      <w:divBdr>
        <w:top w:val="none" w:sz="0" w:space="0" w:color="auto"/>
        <w:left w:val="none" w:sz="0" w:space="0" w:color="auto"/>
        <w:bottom w:val="none" w:sz="0" w:space="0" w:color="auto"/>
        <w:right w:val="none" w:sz="0" w:space="0" w:color="auto"/>
      </w:divBdr>
    </w:div>
    <w:div w:id="1624729128">
      <w:marLeft w:val="640"/>
      <w:marRight w:val="0"/>
      <w:marTop w:val="0"/>
      <w:marBottom w:val="0"/>
      <w:divBdr>
        <w:top w:val="none" w:sz="0" w:space="0" w:color="auto"/>
        <w:left w:val="none" w:sz="0" w:space="0" w:color="auto"/>
        <w:bottom w:val="none" w:sz="0" w:space="0" w:color="auto"/>
        <w:right w:val="none" w:sz="0" w:space="0" w:color="auto"/>
      </w:divBdr>
    </w:div>
    <w:div w:id="1624842793">
      <w:marLeft w:val="640"/>
      <w:marRight w:val="0"/>
      <w:marTop w:val="0"/>
      <w:marBottom w:val="0"/>
      <w:divBdr>
        <w:top w:val="none" w:sz="0" w:space="0" w:color="auto"/>
        <w:left w:val="none" w:sz="0" w:space="0" w:color="auto"/>
        <w:bottom w:val="none" w:sz="0" w:space="0" w:color="auto"/>
        <w:right w:val="none" w:sz="0" w:space="0" w:color="auto"/>
      </w:divBdr>
    </w:div>
    <w:div w:id="1624917979">
      <w:marLeft w:val="640"/>
      <w:marRight w:val="0"/>
      <w:marTop w:val="0"/>
      <w:marBottom w:val="0"/>
      <w:divBdr>
        <w:top w:val="none" w:sz="0" w:space="0" w:color="auto"/>
        <w:left w:val="none" w:sz="0" w:space="0" w:color="auto"/>
        <w:bottom w:val="none" w:sz="0" w:space="0" w:color="auto"/>
        <w:right w:val="none" w:sz="0" w:space="0" w:color="auto"/>
      </w:divBdr>
    </w:div>
    <w:div w:id="1624921537">
      <w:marLeft w:val="480"/>
      <w:marRight w:val="0"/>
      <w:marTop w:val="0"/>
      <w:marBottom w:val="0"/>
      <w:divBdr>
        <w:top w:val="none" w:sz="0" w:space="0" w:color="auto"/>
        <w:left w:val="none" w:sz="0" w:space="0" w:color="auto"/>
        <w:bottom w:val="none" w:sz="0" w:space="0" w:color="auto"/>
        <w:right w:val="none" w:sz="0" w:space="0" w:color="auto"/>
      </w:divBdr>
    </w:div>
    <w:div w:id="1625038180">
      <w:marLeft w:val="640"/>
      <w:marRight w:val="0"/>
      <w:marTop w:val="0"/>
      <w:marBottom w:val="0"/>
      <w:divBdr>
        <w:top w:val="none" w:sz="0" w:space="0" w:color="auto"/>
        <w:left w:val="none" w:sz="0" w:space="0" w:color="auto"/>
        <w:bottom w:val="none" w:sz="0" w:space="0" w:color="auto"/>
        <w:right w:val="none" w:sz="0" w:space="0" w:color="auto"/>
      </w:divBdr>
    </w:div>
    <w:div w:id="1625043183">
      <w:marLeft w:val="640"/>
      <w:marRight w:val="0"/>
      <w:marTop w:val="0"/>
      <w:marBottom w:val="0"/>
      <w:divBdr>
        <w:top w:val="none" w:sz="0" w:space="0" w:color="auto"/>
        <w:left w:val="none" w:sz="0" w:space="0" w:color="auto"/>
        <w:bottom w:val="none" w:sz="0" w:space="0" w:color="auto"/>
        <w:right w:val="none" w:sz="0" w:space="0" w:color="auto"/>
      </w:divBdr>
    </w:div>
    <w:div w:id="1625110599">
      <w:marLeft w:val="640"/>
      <w:marRight w:val="0"/>
      <w:marTop w:val="0"/>
      <w:marBottom w:val="0"/>
      <w:divBdr>
        <w:top w:val="none" w:sz="0" w:space="0" w:color="auto"/>
        <w:left w:val="none" w:sz="0" w:space="0" w:color="auto"/>
        <w:bottom w:val="none" w:sz="0" w:space="0" w:color="auto"/>
        <w:right w:val="none" w:sz="0" w:space="0" w:color="auto"/>
      </w:divBdr>
    </w:div>
    <w:div w:id="1625113967">
      <w:marLeft w:val="640"/>
      <w:marRight w:val="0"/>
      <w:marTop w:val="0"/>
      <w:marBottom w:val="0"/>
      <w:divBdr>
        <w:top w:val="none" w:sz="0" w:space="0" w:color="auto"/>
        <w:left w:val="none" w:sz="0" w:space="0" w:color="auto"/>
        <w:bottom w:val="none" w:sz="0" w:space="0" w:color="auto"/>
        <w:right w:val="none" w:sz="0" w:space="0" w:color="auto"/>
      </w:divBdr>
    </w:div>
    <w:div w:id="1625187369">
      <w:marLeft w:val="640"/>
      <w:marRight w:val="0"/>
      <w:marTop w:val="0"/>
      <w:marBottom w:val="0"/>
      <w:divBdr>
        <w:top w:val="none" w:sz="0" w:space="0" w:color="auto"/>
        <w:left w:val="none" w:sz="0" w:space="0" w:color="auto"/>
        <w:bottom w:val="none" w:sz="0" w:space="0" w:color="auto"/>
        <w:right w:val="none" w:sz="0" w:space="0" w:color="auto"/>
      </w:divBdr>
    </w:div>
    <w:div w:id="1625192445">
      <w:marLeft w:val="640"/>
      <w:marRight w:val="0"/>
      <w:marTop w:val="0"/>
      <w:marBottom w:val="0"/>
      <w:divBdr>
        <w:top w:val="none" w:sz="0" w:space="0" w:color="auto"/>
        <w:left w:val="none" w:sz="0" w:space="0" w:color="auto"/>
        <w:bottom w:val="none" w:sz="0" w:space="0" w:color="auto"/>
        <w:right w:val="none" w:sz="0" w:space="0" w:color="auto"/>
      </w:divBdr>
    </w:div>
    <w:div w:id="1625303620">
      <w:marLeft w:val="640"/>
      <w:marRight w:val="0"/>
      <w:marTop w:val="0"/>
      <w:marBottom w:val="0"/>
      <w:divBdr>
        <w:top w:val="none" w:sz="0" w:space="0" w:color="auto"/>
        <w:left w:val="none" w:sz="0" w:space="0" w:color="auto"/>
        <w:bottom w:val="none" w:sz="0" w:space="0" w:color="auto"/>
        <w:right w:val="none" w:sz="0" w:space="0" w:color="auto"/>
      </w:divBdr>
    </w:div>
    <w:div w:id="1625383482">
      <w:marLeft w:val="640"/>
      <w:marRight w:val="0"/>
      <w:marTop w:val="0"/>
      <w:marBottom w:val="0"/>
      <w:divBdr>
        <w:top w:val="none" w:sz="0" w:space="0" w:color="auto"/>
        <w:left w:val="none" w:sz="0" w:space="0" w:color="auto"/>
        <w:bottom w:val="none" w:sz="0" w:space="0" w:color="auto"/>
        <w:right w:val="none" w:sz="0" w:space="0" w:color="auto"/>
      </w:divBdr>
    </w:div>
    <w:div w:id="1625386990">
      <w:marLeft w:val="640"/>
      <w:marRight w:val="0"/>
      <w:marTop w:val="0"/>
      <w:marBottom w:val="0"/>
      <w:divBdr>
        <w:top w:val="none" w:sz="0" w:space="0" w:color="auto"/>
        <w:left w:val="none" w:sz="0" w:space="0" w:color="auto"/>
        <w:bottom w:val="none" w:sz="0" w:space="0" w:color="auto"/>
        <w:right w:val="none" w:sz="0" w:space="0" w:color="auto"/>
      </w:divBdr>
    </w:div>
    <w:div w:id="1625424117">
      <w:marLeft w:val="640"/>
      <w:marRight w:val="0"/>
      <w:marTop w:val="0"/>
      <w:marBottom w:val="0"/>
      <w:divBdr>
        <w:top w:val="none" w:sz="0" w:space="0" w:color="auto"/>
        <w:left w:val="none" w:sz="0" w:space="0" w:color="auto"/>
        <w:bottom w:val="none" w:sz="0" w:space="0" w:color="auto"/>
        <w:right w:val="none" w:sz="0" w:space="0" w:color="auto"/>
      </w:divBdr>
    </w:div>
    <w:div w:id="1625504112">
      <w:marLeft w:val="640"/>
      <w:marRight w:val="0"/>
      <w:marTop w:val="0"/>
      <w:marBottom w:val="0"/>
      <w:divBdr>
        <w:top w:val="none" w:sz="0" w:space="0" w:color="auto"/>
        <w:left w:val="none" w:sz="0" w:space="0" w:color="auto"/>
        <w:bottom w:val="none" w:sz="0" w:space="0" w:color="auto"/>
        <w:right w:val="none" w:sz="0" w:space="0" w:color="auto"/>
      </w:divBdr>
    </w:div>
    <w:div w:id="1625766195">
      <w:marLeft w:val="640"/>
      <w:marRight w:val="0"/>
      <w:marTop w:val="0"/>
      <w:marBottom w:val="0"/>
      <w:divBdr>
        <w:top w:val="none" w:sz="0" w:space="0" w:color="auto"/>
        <w:left w:val="none" w:sz="0" w:space="0" w:color="auto"/>
        <w:bottom w:val="none" w:sz="0" w:space="0" w:color="auto"/>
        <w:right w:val="none" w:sz="0" w:space="0" w:color="auto"/>
      </w:divBdr>
    </w:div>
    <w:div w:id="1625769135">
      <w:marLeft w:val="640"/>
      <w:marRight w:val="0"/>
      <w:marTop w:val="0"/>
      <w:marBottom w:val="0"/>
      <w:divBdr>
        <w:top w:val="none" w:sz="0" w:space="0" w:color="auto"/>
        <w:left w:val="none" w:sz="0" w:space="0" w:color="auto"/>
        <w:bottom w:val="none" w:sz="0" w:space="0" w:color="auto"/>
        <w:right w:val="none" w:sz="0" w:space="0" w:color="auto"/>
      </w:divBdr>
    </w:div>
    <w:div w:id="1625773009">
      <w:marLeft w:val="640"/>
      <w:marRight w:val="0"/>
      <w:marTop w:val="0"/>
      <w:marBottom w:val="0"/>
      <w:divBdr>
        <w:top w:val="none" w:sz="0" w:space="0" w:color="auto"/>
        <w:left w:val="none" w:sz="0" w:space="0" w:color="auto"/>
        <w:bottom w:val="none" w:sz="0" w:space="0" w:color="auto"/>
        <w:right w:val="none" w:sz="0" w:space="0" w:color="auto"/>
      </w:divBdr>
    </w:div>
    <w:div w:id="1625841349">
      <w:marLeft w:val="640"/>
      <w:marRight w:val="0"/>
      <w:marTop w:val="0"/>
      <w:marBottom w:val="0"/>
      <w:divBdr>
        <w:top w:val="none" w:sz="0" w:space="0" w:color="auto"/>
        <w:left w:val="none" w:sz="0" w:space="0" w:color="auto"/>
        <w:bottom w:val="none" w:sz="0" w:space="0" w:color="auto"/>
        <w:right w:val="none" w:sz="0" w:space="0" w:color="auto"/>
      </w:divBdr>
    </w:div>
    <w:div w:id="1625885155">
      <w:marLeft w:val="640"/>
      <w:marRight w:val="0"/>
      <w:marTop w:val="0"/>
      <w:marBottom w:val="0"/>
      <w:divBdr>
        <w:top w:val="none" w:sz="0" w:space="0" w:color="auto"/>
        <w:left w:val="none" w:sz="0" w:space="0" w:color="auto"/>
        <w:bottom w:val="none" w:sz="0" w:space="0" w:color="auto"/>
        <w:right w:val="none" w:sz="0" w:space="0" w:color="auto"/>
      </w:divBdr>
    </w:div>
    <w:div w:id="1625887104">
      <w:marLeft w:val="640"/>
      <w:marRight w:val="0"/>
      <w:marTop w:val="0"/>
      <w:marBottom w:val="0"/>
      <w:divBdr>
        <w:top w:val="none" w:sz="0" w:space="0" w:color="auto"/>
        <w:left w:val="none" w:sz="0" w:space="0" w:color="auto"/>
        <w:bottom w:val="none" w:sz="0" w:space="0" w:color="auto"/>
        <w:right w:val="none" w:sz="0" w:space="0" w:color="auto"/>
      </w:divBdr>
    </w:div>
    <w:div w:id="1625888437">
      <w:marLeft w:val="640"/>
      <w:marRight w:val="0"/>
      <w:marTop w:val="0"/>
      <w:marBottom w:val="0"/>
      <w:divBdr>
        <w:top w:val="none" w:sz="0" w:space="0" w:color="auto"/>
        <w:left w:val="none" w:sz="0" w:space="0" w:color="auto"/>
        <w:bottom w:val="none" w:sz="0" w:space="0" w:color="auto"/>
        <w:right w:val="none" w:sz="0" w:space="0" w:color="auto"/>
      </w:divBdr>
    </w:div>
    <w:div w:id="1625961616">
      <w:marLeft w:val="640"/>
      <w:marRight w:val="0"/>
      <w:marTop w:val="0"/>
      <w:marBottom w:val="0"/>
      <w:divBdr>
        <w:top w:val="none" w:sz="0" w:space="0" w:color="auto"/>
        <w:left w:val="none" w:sz="0" w:space="0" w:color="auto"/>
        <w:bottom w:val="none" w:sz="0" w:space="0" w:color="auto"/>
        <w:right w:val="none" w:sz="0" w:space="0" w:color="auto"/>
      </w:divBdr>
    </w:div>
    <w:div w:id="1625965517">
      <w:marLeft w:val="640"/>
      <w:marRight w:val="0"/>
      <w:marTop w:val="0"/>
      <w:marBottom w:val="0"/>
      <w:divBdr>
        <w:top w:val="none" w:sz="0" w:space="0" w:color="auto"/>
        <w:left w:val="none" w:sz="0" w:space="0" w:color="auto"/>
        <w:bottom w:val="none" w:sz="0" w:space="0" w:color="auto"/>
        <w:right w:val="none" w:sz="0" w:space="0" w:color="auto"/>
      </w:divBdr>
    </w:div>
    <w:div w:id="1626035300">
      <w:marLeft w:val="640"/>
      <w:marRight w:val="0"/>
      <w:marTop w:val="0"/>
      <w:marBottom w:val="0"/>
      <w:divBdr>
        <w:top w:val="none" w:sz="0" w:space="0" w:color="auto"/>
        <w:left w:val="none" w:sz="0" w:space="0" w:color="auto"/>
        <w:bottom w:val="none" w:sz="0" w:space="0" w:color="auto"/>
        <w:right w:val="none" w:sz="0" w:space="0" w:color="auto"/>
      </w:divBdr>
    </w:div>
    <w:div w:id="1626040200">
      <w:marLeft w:val="640"/>
      <w:marRight w:val="0"/>
      <w:marTop w:val="0"/>
      <w:marBottom w:val="0"/>
      <w:divBdr>
        <w:top w:val="none" w:sz="0" w:space="0" w:color="auto"/>
        <w:left w:val="none" w:sz="0" w:space="0" w:color="auto"/>
        <w:bottom w:val="none" w:sz="0" w:space="0" w:color="auto"/>
        <w:right w:val="none" w:sz="0" w:space="0" w:color="auto"/>
      </w:divBdr>
    </w:div>
    <w:div w:id="1626040727">
      <w:marLeft w:val="640"/>
      <w:marRight w:val="0"/>
      <w:marTop w:val="0"/>
      <w:marBottom w:val="0"/>
      <w:divBdr>
        <w:top w:val="none" w:sz="0" w:space="0" w:color="auto"/>
        <w:left w:val="none" w:sz="0" w:space="0" w:color="auto"/>
        <w:bottom w:val="none" w:sz="0" w:space="0" w:color="auto"/>
        <w:right w:val="none" w:sz="0" w:space="0" w:color="auto"/>
      </w:divBdr>
    </w:div>
    <w:div w:id="1626081034">
      <w:marLeft w:val="640"/>
      <w:marRight w:val="0"/>
      <w:marTop w:val="0"/>
      <w:marBottom w:val="0"/>
      <w:divBdr>
        <w:top w:val="none" w:sz="0" w:space="0" w:color="auto"/>
        <w:left w:val="none" w:sz="0" w:space="0" w:color="auto"/>
        <w:bottom w:val="none" w:sz="0" w:space="0" w:color="auto"/>
        <w:right w:val="none" w:sz="0" w:space="0" w:color="auto"/>
      </w:divBdr>
    </w:div>
    <w:div w:id="1626083310">
      <w:marLeft w:val="640"/>
      <w:marRight w:val="0"/>
      <w:marTop w:val="0"/>
      <w:marBottom w:val="0"/>
      <w:divBdr>
        <w:top w:val="none" w:sz="0" w:space="0" w:color="auto"/>
        <w:left w:val="none" w:sz="0" w:space="0" w:color="auto"/>
        <w:bottom w:val="none" w:sz="0" w:space="0" w:color="auto"/>
        <w:right w:val="none" w:sz="0" w:space="0" w:color="auto"/>
      </w:divBdr>
    </w:div>
    <w:div w:id="1626109449">
      <w:marLeft w:val="640"/>
      <w:marRight w:val="0"/>
      <w:marTop w:val="0"/>
      <w:marBottom w:val="0"/>
      <w:divBdr>
        <w:top w:val="none" w:sz="0" w:space="0" w:color="auto"/>
        <w:left w:val="none" w:sz="0" w:space="0" w:color="auto"/>
        <w:bottom w:val="none" w:sz="0" w:space="0" w:color="auto"/>
        <w:right w:val="none" w:sz="0" w:space="0" w:color="auto"/>
      </w:divBdr>
    </w:div>
    <w:div w:id="1626229668">
      <w:marLeft w:val="640"/>
      <w:marRight w:val="0"/>
      <w:marTop w:val="0"/>
      <w:marBottom w:val="0"/>
      <w:divBdr>
        <w:top w:val="none" w:sz="0" w:space="0" w:color="auto"/>
        <w:left w:val="none" w:sz="0" w:space="0" w:color="auto"/>
        <w:bottom w:val="none" w:sz="0" w:space="0" w:color="auto"/>
        <w:right w:val="none" w:sz="0" w:space="0" w:color="auto"/>
      </w:divBdr>
    </w:div>
    <w:div w:id="1626231341">
      <w:marLeft w:val="640"/>
      <w:marRight w:val="0"/>
      <w:marTop w:val="0"/>
      <w:marBottom w:val="0"/>
      <w:divBdr>
        <w:top w:val="none" w:sz="0" w:space="0" w:color="auto"/>
        <w:left w:val="none" w:sz="0" w:space="0" w:color="auto"/>
        <w:bottom w:val="none" w:sz="0" w:space="0" w:color="auto"/>
        <w:right w:val="none" w:sz="0" w:space="0" w:color="auto"/>
      </w:divBdr>
    </w:div>
    <w:div w:id="1626232202">
      <w:marLeft w:val="640"/>
      <w:marRight w:val="0"/>
      <w:marTop w:val="0"/>
      <w:marBottom w:val="0"/>
      <w:divBdr>
        <w:top w:val="none" w:sz="0" w:space="0" w:color="auto"/>
        <w:left w:val="none" w:sz="0" w:space="0" w:color="auto"/>
        <w:bottom w:val="none" w:sz="0" w:space="0" w:color="auto"/>
        <w:right w:val="none" w:sz="0" w:space="0" w:color="auto"/>
      </w:divBdr>
    </w:div>
    <w:div w:id="1626426305">
      <w:marLeft w:val="640"/>
      <w:marRight w:val="0"/>
      <w:marTop w:val="0"/>
      <w:marBottom w:val="0"/>
      <w:divBdr>
        <w:top w:val="none" w:sz="0" w:space="0" w:color="auto"/>
        <w:left w:val="none" w:sz="0" w:space="0" w:color="auto"/>
        <w:bottom w:val="none" w:sz="0" w:space="0" w:color="auto"/>
        <w:right w:val="none" w:sz="0" w:space="0" w:color="auto"/>
      </w:divBdr>
    </w:div>
    <w:div w:id="1626430137">
      <w:marLeft w:val="640"/>
      <w:marRight w:val="0"/>
      <w:marTop w:val="0"/>
      <w:marBottom w:val="0"/>
      <w:divBdr>
        <w:top w:val="none" w:sz="0" w:space="0" w:color="auto"/>
        <w:left w:val="none" w:sz="0" w:space="0" w:color="auto"/>
        <w:bottom w:val="none" w:sz="0" w:space="0" w:color="auto"/>
        <w:right w:val="none" w:sz="0" w:space="0" w:color="auto"/>
      </w:divBdr>
    </w:div>
    <w:div w:id="1626499590">
      <w:marLeft w:val="640"/>
      <w:marRight w:val="0"/>
      <w:marTop w:val="0"/>
      <w:marBottom w:val="0"/>
      <w:divBdr>
        <w:top w:val="none" w:sz="0" w:space="0" w:color="auto"/>
        <w:left w:val="none" w:sz="0" w:space="0" w:color="auto"/>
        <w:bottom w:val="none" w:sz="0" w:space="0" w:color="auto"/>
        <w:right w:val="none" w:sz="0" w:space="0" w:color="auto"/>
      </w:divBdr>
    </w:div>
    <w:div w:id="1626547087">
      <w:marLeft w:val="640"/>
      <w:marRight w:val="0"/>
      <w:marTop w:val="0"/>
      <w:marBottom w:val="0"/>
      <w:divBdr>
        <w:top w:val="none" w:sz="0" w:space="0" w:color="auto"/>
        <w:left w:val="none" w:sz="0" w:space="0" w:color="auto"/>
        <w:bottom w:val="none" w:sz="0" w:space="0" w:color="auto"/>
        <w:right w:val="none" w:sz="0" w:space="0" w:color="auto"/>
      </w:divBdr>
    </w:div>
    <w:div w:id="1626693016">
      <w:marLeft w:val="640"/>
      <w:marRight w:val="0"/>
      <w:marTop w:val="0"/>
      <w:marBottom w:val="0"/>
      <w:divBdr>
        <w:top w:val="none" w:sz="0" w:space="0" w:color="auto"/>
        <w:left w:val="none" w:sz="0" w:space="0" w:color="auto"/>
        <w:bottom w:val="none" w:sz="0" w:space="0" w:color="auto"/>
        <w:right w:val="none" w:sz="0" w:space="0" w:color="auto"/>
      </w:divBdr>
    </w:div>
    <w:div w:id="1626693955">
      <w:marLeft w:val="640"/>
      <w:marRight w:val="0"/>
      <w:marTop w:val="0"/>
      <w:marBottom w:val="0"/>
      <w:divBdr>
        <w:top w:val="none" w:sz="0" w:space="0" w:color="auto"/>
        <w:left w:val="none" w:sz="0" w:space="0" w:color="auto"/>
        <w:bottom w:val="none" w:sz="0" w:space="0" w:color="auto"/>
        <w:right w:val="none" w:sz="0" w:space="0" w:color="auto"/>
      </w:divBdr>
    </w:div>
    <w:div w:id="1626740596">
      <w:marLeft w:val="640"/>
      <w:marRight w:val="0"/>
      <w:marTop w:val="0"/>
      <w:marBottom w:val="0"/>
      <w:divBdr>
        <w:top w:val="none" w:sz="0" w:space="0" w:color="auto"/>
        <w:left w:val="none" w:sz="0" w:space="0" w:color="auto"/>
        <w:bottom w:val="none" w:sz="0" w:space="0" w:color="auto"/>
        <w:right w:val="none" w:sz="0" w:space="0" w:color="auto"/>
      </w:divBdr>
    </w:div>
    <w:div w:id="1626765340">
      <w:marLeft w:val="640"/>
      <w:marRight w:val="0"/>
      <w:marTop w:val="0"/>
      <w:marBottom w:val="0"/>
      <w:divBdr>
        <w:top w:val="none" w:sz="0" w:space="0" w:color="auto"/>
        <w:left w:val="none" w:sz="0" w:space="0" w:color="auto"/>
        <w:bottom w:val="none" w:sz="0" w:space="0" w:color="auto"/>
        <w:right w:val="none" w:sz="0" w:space="0" w:color="auto"/>
      </w:divBdr>
    </w:div>
    <w:div w:id="1626810482">
      <w:marLeft w:val="640"/>
      <w:marRight w:val="0"/>
      <w:marTop w:val="0"/>
      <w:marBottom w:val="0"/>
      <w:divBdr>
        <w:top w:val="none" w:sz="0" w:space="0" w:color="auto"/>
        <w:left w:val="none" w:sz="0" w:space="0" w:color="auto"/>
        <w:bottom w:val="none" w:sz="0" w:space="0" w:color="auto"/>
        <w:right w:val="none" w:sz="0" w:space="0" w:color="auto"/>
      </w:divBdr>
    </w:div>
    <w:div w:id="1626815840">
      <w:marLeft w:val="640"/>
      <w:marRight w:val="0"/>
      <w:marTop w:val="0"/>
      <w:marBottom w:val="0"/>
      <w:divBdr>
        <w:top w:val="none" w:sz="0" w:space="0" w:color="auto"/>
        <w:left w:val="none" w:sz="0" w:space="0" w:color="auto"/>
        <w:bottom w:val="none" w:sz="0" w:space="0" w:color="auto"/>
        <w:right w:val="none" w:sz="0" w:space="0" w:color="auto"/>
      </w:divBdr>
    </w:div>
    <w:div w:id="1626888944">
      <w:marLeft w:val="640"/>
      <w:marRight w:val="0"/>
      <w:marTop w:val="0"/>
      <w:marBottom w:val="0"/>
      <w:divBdr>
        <w:top w:val="none" w:sz="0" w:space="0" w:color="auto"/>
        <w:left w:val="none" w:sz="0" w:space="0" w:color="auto"/>
        <w:bottom w:val="none" w:sz="0" w:space="0" w:color="auto"/>
        <w:right w:val="none" w:sz="0" w:space="0" w:color="auto"/>
      </w:divBdr>
    </w:div>
    <w:div w:id="1626891459">
      <w:marLeft w:val="640"/>
      <w:marRight w:val="0"/>
      <w:marTop w:val="0"/>
      <w:marBottom w:val="0"/>
      <w:divBdr>
        <w:top w:val="none" w:sz="0" w:space="0" w:color="auto"/>
        <w:left w:val="none" w:sz="0" w:space="0" w:color="auto"/>
        <w:bottom w:val="none" w:sz="0" w:space="0" w:color="auto"/>
        <w:right w:val="none" w:sz="0" w:space="0" w:color="auto"/>
      </w:divBdr>
    </w:div>
    <w:div w:id="1627080639">
      <w:marLeft w:val="640"/>
      <w:marRight w:val="0"/>
      <w:marTop w:val="0"/>
      <w:marBottom w:val="0"/>
      <w:divBdr>
        <w:top w:val="none" w:sz="0" w:space="0" w:color="auto"/>
        <w:left w:val="none" w:sz="0" w:space="0" w:color="auto"/>
        <w:bottom w:val="none" w:sz="0" w:space="0" w:color="auto"/>
        <w:right w:val="none" w:sz="0" w:space="0" w:color="auto"/>
      </w:divBdr>
    </w:div>
    <w:div w:id="1627269467">
      <w:marLeft w:val="640"/>
      <w:marRight w:val="0"/>
      <w:marTop w:val="0"/>
      <w:marBottom w:val="0"/>
      <w:divBdr>
        <w:top w:val="none" w:sz="0" w:space="0" w:color="auto"/>
        <w:left w:val="none" w:sz="0" w:space="0" w:color="auto"/>
        <w:bottom w:val="none" w:sz="0" w:space="0" w:color="auto"/>
        <w:right w:val="none" w:sz="0" w:space="0" w:color="auto"/>
      </w:divBdr>
    </w:div>
    <w:div w:id="1627273880">
      <w:marLeft w:val="640"/>
      <w:marRight w:val="0"/>
      <w:marTop w:val="0"/>
      <w:marBottom w:val="0"/>
      <w:divBdr>
        <w:top w:val="none" w:sz="0" w:space="0" w:color="auto"/>
        <w:left w:val="none" w:sz="0" w:space="0" w:color="auto"/>
        <w:bottom w:val="none" w:sz="0" w:space="0" w:color="auto"/>
        <w:right w:val="none" w:sz="0" w:space="0" w:color="auto"/>
      </w:divBdr>
    </w:div>
    <w:div w:id="1627352085">
      <w:marLeft w:val="640"/>
      <w:marRight w:val="0"/>
      <w:marTop w:val="0"/>
      <w:marBottom w:val="0"/>
      <w:divBdr>
        <w:top w:val="none" w:sz="0" w:space="0" w:color="auto"/>
        <w:left w:val="none" w:sz="0" w:space="0" w:color="auto"/>
        <w:bottom w:val="none" w:sz="0" w:space="0" w:color="auto"/>
        <w:right w:val="none" w:sz="0" w:space="0" w:color="auto"/>
      </w:divBdr>
    </w:div>
    <w:div w:id="1627545789">
      <w:marLeft w:val="640"/>
      <w:marRight w:val="0"/>
      <w:marTop w:val="0"/>
      <w:marBottom w:val="0"/>
      <w:divBdr>
        <w:top w:val="none" w:sz="0" w:space="0" w:color="auto"/>
        <w:left w:val="none" w:sz="0" w:space="0" w:color="auto"/>
        <w:bottom w:val="none" w:sz="0" w:space="0" w:color="auto"/>
        <w:right w:val="none" w:sz="0" w:space="0" w:color="auto"/>
      </w:divBdr>
    </w:div>
    <w:div w:id="1627615709">
      <w:marLeft w:val="640"/>
      <w:marRight w:val="0"/>
      <w:marTop w:val="0"/>
      <w:marBottom w:val="0"/>
      <w:divBdr>
        <w:top w:val="none" w:sz="0" w:space="0" w:color="auto"/>
        <w:left w:val="none" w:sz="0" w:space="0" w:color="auto"/>
        <w:bottom w:val="none" w:sz="0" w:space="0" w:color="auto"/>
        <w:right w:val="none" w:sz="0" w:space="0" w:color="auto"/>
      </w:divBdr>
    </w:div>
    <w:div w:id="1627658566">
      <w:marLeft w:val="640"/>
      <w:marRight w:val="0"/>
      <w:marTop w:val="0"/>
      <w:marBottom w:val="0"/>
      <w:divBdr>
        <w:top w:val="none" w:sz="0" w:space="0" w:color="auto"/>
        <w:left w:val="none" w:sz="0" w:space="0" w:color="auto"/>
        <w:bottom w:val="none" w:sz="0" w:space="0" w:color="auto"/>
        <w:right w:val="none" w:sz="0" w:space="0" w:color="auto"/>
      </w:divBdr>
    </w:div>
    <w:div w:id="1627660061">
      <w:marLeft w:val="640"/>
      <w:marRight w:val="0"/>
      <w:marTop w:val="0"/>
      <w:marBottom w:val="0"/>
      <w:divBdr>
        <w:top w:val="none" w:sz="0" w:space="0" w:color="auto"/>
        <w:left w:val="none" w:sz="0" w:space="0" w:color="auto"/>
        <w:bottom w:val="none" w:sz="0" w:space="0" w:color="auto"/>
        <w:right w:val="none" w:sz="0" w:space="0" w:color="auto"/>
      </w:divBdr>
    </w:div>
    <w:div w:id="1627665399">
      <w:marLeft w:val="640"/>
      <w:marRight w:val="0"/>
      <w:marTop w:val="0"/>
      <w:marBottom w:val="0"/>
      <w:divBdr>
        <w:top w:val="none" w:sz="0" w:space="0" w:color="auto"/>
        <w:left w:val="none" w:sz="0" w:space="0" w:color="auto"/>
        <w:bottom w:val="none" w:sz="0" w:space="0" w:color="auto"/>
        <w:right w:val="none" w:sz="0" w:space="0" w:color="auto"/>
      </w:divBdr>
    </w:div>
    <w:div w:id="1627732348">
      <w:marLeft w:val="640"/>
      <w:marRight w:val="0"/>
      <w:marTop w:val="0"/>
      <w:marBottom w:val="0"/>
      <w:divBdr>
        <w:top w:val="none" w:sz="0" w:space="0" w:color="auto"/>
        <w:left w:val="none" w:sz="0" w:space="0" w:color="auto"/>
        <w:bottom w:val="none" w:sz="0" w:space="0" w:color="auto"/>
        <w:right w:val="none" w:sz="0" w:space="0" w:color="auto"/>
      </w:divBdr>
    </w:div>
    <w:div w:id="1627732992">
      <w:marLeft w:val="640"/>
      <w:marRight w:val="0"/>
      <w:marTop w:val="0"/>
      <w:marBottom w:val="0"/>
      <w:divBdr>
        <w:top w:val="none" w:sz="0" w:space="0" w:color="auto"/>
        <w:left w:val="none" w:sz="0" w:space="0" w:color="auto"/>
        <w:bottom w:val="none" w:sz="0" w:space="0" w:color="auto"/>
        <w:right w:val="none" w:sz="0" w:space="0" w:color="auto"/>
      </w:divBdr>
    </w:div>
    <w:div w:id="1627737588">
      <w:marLeft w:val="640"/>
      <w:marRight w:val="0"/>
      <w:marTop w:val="0"/>
      <w:marBottom w:val="0"/>
      <w:divBdr>
        <w:top w:val="none" w:sz="0" w:space="0" w:color="auto"/>
        <w:left w:val="none" w:sz="0" w:space="0" w:color="auto"/>
        <w:bottom w:val="none" w:sz="0" w:space="0" w:color="auto"/>
        <w:right w:val="none" w:sz="0" w:space="0" w:color="auto"/>
      </w:divBdr>
    </w:div>
    <w:div w:id="1627813013">
      <w:marLeft w:val="640"/>
      <w:marRight w:val="0"/>
      <w:marTop w:val="0"/>
      <w:marBottom w:val="0"/>
      <w:divBdr>
        <w:top w:val="none" w:sz="0" w:space="0" w:color="auto"/>
        <w:left w:val="none" w:sz="0" w:space="0" w:color="auto"/>
        <w:bottom w:val="none" w:sz="0" w:space="0" w:color="auto"/>
        <w:right w:val="none" w:sz="0" w:space="0" w:color="auto"/>
      </w:divBdr>
    </w:div>
    <w:div w:id="1627855954">
      <w:bodyDiv w:val="1"/>
      <w:marLeft w:val="0"/>
      <w:marRight w:val="0"/>
      <w:marTop w:val="0"/>
      <w:marBottom w:val="0"/>
      <w:divBdr>
        <w:top w:val="none" w:sz="0" w:space="0" w:color="auto"/>
        <w:left w:val="none" w:sz="0" w:space="0" w:color="auto"/>
        <w:bottom w:val="none" w:sz="0" w:space="0" w:color="auto"/>
        <w:right w:val="none" w:sz="0" w:space="0" w:color="auto"/>
      </w:divBdr>
    </w:div>
    <w:div w:id="1627857000">
      <w:marLeft w:val="640"/>
      <w:marRight w:val="0"/>
      <w:marTop w:val="0"/>
      <w:marBottom w:val="0"/>
      <w:divBdr>
        <w:top w:val="none" w:sz="0" w:space="0" w:color="auto"/>
        <w:left w:val="none" w:sz="0" w:space="0" w:color="auto"/>
        <w:bottom w:val="none" w:sz="0" w:space="0" w:color="auto"/>
        <w:right w:val="none" w:sz="0" w:space="0" w:color="auto"/>
      </w:divBdr>
    </w:div>
    <w:div w:id="1627925010">
      <w:marLeft w:val="640"/>
      <w:marRight w:val="0"/>
      <w:marTop w:val="0"/>
      <w:marBottom w:val="0"/>
      <w:divBdr>
        <w:top w:val="none" w:sz="0" w:space="0" w:color="auto"/>
        <w:left w:val="none" w:sz="0" w:space="0" w:color="auto"/>
        <w:bottom w:val="none" w:sz="0" w:space="0" w:color="auto"/>
        <w:right w:val="none" w:sz="0" w:space="0" w:color="auto"/>
      </w:divBdr>
    </w:div>
    <w:div w:id="1627925232">
      <w:marLeft w:val="640"/>
      <w:marRight w:val="0"/>
      <w:marTop w:val="0"/>
      <w:marBottom w:val="0"/>
      <w:divBdr>
        <w:top w:val="none" w:sz="0" w:space="0" w:color="auto"/>
        <w:left w:val="none" w:sz="0" w:space="0" w:color="auto"/>
        <w:bottom w:val="none" w:sz="0" w:space="0" w:color="auto"/>
        <w:right w:val="none" w:sz="0" w:space="0" w:color="auto"/>
      </w:divBdr>
    </w:div>
    <w:div w:id="1628050940">
      <w:marLeft w:val="640"/>
      <w:marRight w:val="0"/>
      <w:marTop w:val="0"/>
      <w:marBottom w:val="0"/>
      <w:divBdr>
        <w:top w:val="none" w:sz="0" w:space="0" w:color="auto"/>
        <w:left w:val="none" w:sz="0" w:space="0" w:color="auto"/>
        <w:bottom w:val="none" w:sz="0" w:space="0" w:color="auto"/>
        <w:right w:val="none" w:sz="0" w:space="0" w:color="auto"/>
      </w:divBdr>
    </w:div>
    <w:div w:id="1628197341">
      <w:marLeft w:val="640"/>
      <w:marRight w:val="0"/>
      <w:marTop w:val="0"/>
      <w:marBottom w:val="0"/>
      <w:divBdr>
        <w:top w:val="none" w:sz="0" w:space="0" w:color="auto"/>
        <w:left w:val="none" w:sz="0" w:space="0" w:color="auto"/>
        <w:bottom w:val="none" w:sz="0" w:space="0" w:color="auto"/>
        <w:right w:val="none" w:sz="0" w:space="0" w:color="auto"/>
      </w:divBdr>
    </w:div>
    <w:div w:id="1628200745">
      <w:marLeft w:val="640"/>
      <w:marRight w:val="0"/>
      <w:marTop w:val="0"/>
      <w:marBottom w:val="0"/>
      <w:divBdr>
        <w:top w:val="none" w:sz="0" w:space="0" w:color="auto"/>
        <w:left w:val="none" w:sz="0" w:space="0" w:color="auto"/>
        <w:bottom w:val="none" w:sz="0" w:space="0" w:color="auto"/>
        <w:right w:val="none" w:sz="0" w:space="0" w:color="auto"/>
      </w:divBdr>
    </w:div>
    <w:div w:id="1628202277">
      <w:marLeft w:val="640"/>
      <w:marRight w:val="0"/>
      <w:marTop w:val="0"/>
      <w:marBottom w:val="0"/>
      <w:divBdr>
        <w:top w:val="none" w:sz="0" w:space="0" w:color="auto"/>
        <w:left w:val="none" w:sz="0" w:space="0" w:color="auto"/>
        <w:bottom w:val="none" w:sz="0" w:space="0" w:color="auto"/>
        <w:right w:val="none" w:sz="0" w:space="0" w:color="auto"/>
      </w:divBdr>
    </w:div>
    <w:div w:id="1628389358">
      <w:marLeft w:val="640"/>
      <w:marRight w:val="0"/>
      <w:marTop w:val="0"/>
      <w:marBottom w:val="0"/>
      <w:divBdr>
        <w:top w:val="none" w:sz="0" w:space="0" w:color="auto"/>
        <w:left w:val="none" w:sz="0" w:space="0" w:color="auto"/>
        <w:bottom w:val="none" w:sz="0" w:space="0" w:color="auto"/>
        <w:right w:val="none" w:sz="0" w:space="0" w:color="auto"/>
      </w:divBdr>
    </w:div>
    <w:div w:id="1628506861">
      <w:marLeft w:val="640"/>
      <w:marRight w:val="0"/>
      <w:marTop w:val="0"/>
      <w:marBottom w:val="0"/>
      <w:divBdr>
        <w:top w:val="none" w:sz="0" w:space="0" w:color="auto"/>
        <w:left w:val="none" w:sz="0" w:space="0" w:color="auto"/>
        <w:bottom w:val="none" w:sz="0" w:space="0" w:color="auto"/>
        <w:right w:val="none" w:sz="0" w:space="0" w:color="auto"/>
      </w:divBdr>
    </w:div>
    <w:div w:id="1628507357">
      <w:marLeft w:val="640"/>
      <w:marRight w:val="0"/>
      <w:marTop w:val="0"/>
      <w:marBottom w:val="0"/>
      <w:divBdr>
        <w:top w:val="none" w:sz="0" w:space="0" w:color="auto"/>
        <w:left w:val="none" w:sz="0" w:space="0" w:color="auto"/>
        <w:bottom w:val="none" w:sz="0" w:space="0" w:color="auto"/>
        <w:right w:val="none" w:sz="0" w:space="0" w:color="auto"/>
      </w:divBdr>
    </w:div>
    <w:div w:id="1628513638">
      <w:marLeft w:val="640"/>
      <w:marRight w:val="0"/>
      <w:marTop w:val="0"/>
      <w:marBottom w:val="0"/>
      <w:divBdr>
        <w:top w:val="none" w:sz="0" w:space="0" w:color="auto"/>
        <w:left w:val="none" w:sz="0" w:space="0" w:color="auto"/>
        <w:bottom w:val="none" w:sz="0" w:space="0" w:color="auto"/>
        <w:right w:val="none" w:sz="0" w:space="0" w:color="auto"/>
      </w:divBdr>
    </w:div>
    <w:div w:id="1628705942">
      <w:marLeft w:val="640"/>
      <w:marRight w:val="0"/>
      <w:marTop w:val="0"/>
      <w:marBottom w:val="0"/>
      <w:divBdr>
        <w:top w:val="none" w:sz="0" w:space="0" w:color="auto"/>
        <w:left w:val="none" w:sz="0" w:space="0" w:color="auto"/>
        <w:bottom w:val="none" w:sz="0" w:space="0" w:color="auto"/>
        <w:right w:val="none" w:sz="0" w:space="0" w:color="auto"/>
      </w:divBdr>
    </w:div>
    <w:div w:id="1628732373">
      <w:marLeft w:val="640"/>
      <w:marRight w:val="0"/>
      <w:marTop w:val="0"/>
      <w:marBottom w:val="0"/>
      <w:divBdr>
        <w:top w:val="none" w:sz="0" w:space="0" w:color="auto"/>
        <w:left w:val="none" w:sz="0" w:space="0" w:color="auto"/>
        <w:bottom w:val="none" w:sz="0" w:space="0" w:color="auto"/>
        <w:right w:val="none" w:sz="0" w:space="0" w:color="auto"/>
      </w:divBdr>
    </w:div>
    <w:div w:id="1628773872">
      <w:marLeft w:val="640"/>
      <w:marRight w:val="0"/>
      <w:marTop w:val="0"/>
      <w:marBottom w:val="0"/>
      <w:divBdr>
        <w:top w:val="none" w:sz="0" w:space="0" w:color="auto"/>
        <w:left w:val="none" w:sz="0" w:space="0" w:color="auto"/>
        <w:bottom w:val="none" w:sz="0" w:space="0" w:color="auto"/>
        <w:right w:val="none" w:sz="0" w:space="0" w:color="auto"/>
      </w:divBdr>
    </w:div>
    <w:div w:id="1628778219">
      <w:marLeft w:val="640"/>
      <w:marRight w:val="0"/>
      <w:marTop w:val="0"/>
      <w:marBottom w:val="0"/>
      <w:divBdr>
        <w:top w:val="none" w:sz="0" w:space="0" w:color="auto"/>
        <w:left w:val="none" w:sz="0" w:space="0" w:color="auto"/>
        <w:bottom w:val="none" w:sz="0" w:space="0" w:color="auto"/>
        <w:right w:val="none" w:sz="0" w:space="0" w:color="auto"/>
      </w:divBdr>
    </w:div>
    <w:div w:id="1628857371">
      <w:marLeft w:val="640"/>
      <w:marRight w:val="0"/>
      <w:marTop w:val="0"/>
      <w:marBottom w:val="0"/>
      <w:divBdr>
        <w:top w:val="none" w:sz="0" w:space="0" w:color="auto"/>
        <w:left w:val="none" w:sz="0" w:space="0" w:color="auto"/>
        <w:bottom w:val="none" w:sz="0" w:space="0" w:color="auto"/>
        <w:right w:val="none" w:sz="0" w:space="0" w:color="auto"/>
      </w:divBdr>
    </w:div>
    <w:div w:id="1628972285">
      <w:marLeft w:val="640"/>
      <w:marRight w:val="0"/>
      <w:marTop w:val="0"/>
      <w:marBottom w:val="0"/>
      <w:divBdr>
        <w:top w:val="none" w:sz="0" w:space="0" w:color="auto"/>
        <w:left w:val="none" w:sz="0" w:space="0" w:color="auto"/>
        <w:bottom w:val="none" w:sz="0" w:space="0" w:color="auto"/>
        <w:right w:val="none" w:sz="0" w:space="0" w:color="auto"/>
      </w:divBdr>
    </w:div>
    <w:div w:id="1629044654">
      <w:marLeft w:val="640"/>
      <w:marRight w:val="0"/>
      <w:marTop w:val="0"/>
      <w:marBottom w:val="0"/>
      <w:divBdr>
        <w:top w:val="none" w:sz="0" w:space="0" w:color="auto"/>
        <w:left w:val="none" w:sz="0" w:space="0" w:color="auto"/>
        <w:bottom w:val="none" w:sz="0" w:space="0" w:color="auto"/>
        <w:right w:val="none" w:sz="0" w:space="0" w:color="auto"/>
      </w:divBdr>
    </w:div>
    <w:div w:id="1629167868">
      <w:marLeft w:val="640"/>
      <w:marRight w:val="0"/>
      <w:marTop w:val="0"/>
      <w:marBottom w:val="0"/>
      <w:divBdr>
        <w:top w:val="none" w:sz="0" w:space="0" w:color="auto"/>
        <w:left w:val="none" w:sz="0" w:space="0" w:color="auto"/>
        <w:bottom w:val="none" w:sz="0" w:space="0" w:color="auto"/>
        <w:right w:val="none" w:sz="0" w:space="0" w:color="auto"/>
      </w:divBdr>
    </w:div>
    <w:div w:id="1629242417">
      <w:marLeft w:val="640"/>
      <w:marRight w:val="0"/>
      <w:marTop w:val="0"/>
      <w:marBottom w:val="0"/>
      <w:divBdr>
        <w:top w:val="none" w:sz="0" w:space="0" w:color="auto"/>
        <w:left w:val="none" w:sz="0" w:space="0" w:color="auto"/>
        <w:bottom w:val="none" w:sz="0" w:space="0" w:color="auto"/>
        <w:right w:val="none" w:sz="0" w:space="0" w:color="auto"/>
      </w:divBdr>
    </w:div>
    <w:div w:id="1629361848">
      <w:marLeft w:val="640"/>
      <w:marRight w:val="0"/>
      <w:marTop w:val="0"/>
      <w:marBottom w:val="0"/>
      <w:divBdr>
        <w:top w:val="none" w:sz="0" w:space="0" w:color="auto"/>
        <w:left w:val="none" w:sz="0" w:space="0" w:color="auto"/>
        <w:bottom w:val="none" w:sz="0" w:space="0" w:color="auto"/>
        <w:right w:val="none" w:sz="0" w:space="0" w:color="auto"/>
      </w:divBdr>
    </w:div>
    <w:div w:id="1629437357">
      <w:marLeft w:val="640"/>
      <w:marRight w:val="0"/>
      <w:marTop w:val="0"/>
      <w:marBottom w:val="0"/>
      <w:divBdr>
        <w:top w:val="none" w:sz="0" w:space="0" w:color="auto"/>
        <w:left w:val="none" w:sz="0" w:space="0" w:color="auto"/>
        <w:bottom w:val="none" w:sz="0" w:space="0" w:color="auto"/>
        <w:right w:val="none" w:sz="0" w:space="0" w:color="auto"/>
      </w:divBdr>
    </w:div>
    <w:div w:id="1629702308">
      <w:marLeft w:val="640"/>
      <w:marRight w:val="0"/>
      <w:marTop w:val="0"/>
      <w:marBottom w:val="0"/>
      <w:divBdr>
        <w:top w:val="none" w:sz="0" w:space="0" w:color="auto"/>
        <w:left w:val="none" w:sz="0" w:space="0" w:color="auto"/>
        <w:bottom w:val="none" w:sz="0" w:space="0" w:color="auto"/>
        <w:right w:val="none" w:sz="0" w:space="0" w:color="auto"/>
      </w:divBdr>
    </w:div>
    <w:div w:id="1629706439">
      <w:marLeft w:val="640"/>
      <w:marRight w:val="0"/>
      <w:marTop w:val="0"/>
      <w:marBottom w:val="0"/>
      <w:divBdr>
        <w:top w:val="none" w:sz="0" w:space="0" w:color="auto"/>
        <w:left w:val="none" w:sz="0" w:space="0" w:color="auto"/>
        <w:bottom w:val="none" w:sz="0" w:space="0" w:color="auto"/>
        <w:right w:val="none" w:sz="0" w:space="0" w:color="auto"/>
      </w:divBdr>
    </w:div>
    <w:div w:id="1629818570">
      <w:marLeft w:val="640"/>
      <w:marRight w:val="0"/>
      <w:marTop w:val="0"/>
      <w:marBottom w:val="0"/>
      <w:divBdr>
        <w:top w:val="none" w:sz="0" w:space="0" w:color="auto"/>
        <w:left w:val="none" w:sz="0" w:space="0" w:color="auto"/>
        <w:bottom w:val="none" w:sz="0" w:space="0" w:color="auto"/>
        <w:right w:val="none" w:sz="0" w:space="0" w:color="auto"/>
      </w:divBdr>
    </w:div>
    <w:div w:id="1629820180">
      <w:marLeft w:val="640"/>
      <w:marRight w:val="0"/>
      <w:marTop w:val="0"/>
      <w:marBottom w:val="0"/>
      <w:divBdr>
        <w:top w:val="none" w:sz="0" w:space="0" w:color="auto"/>
        <w:left w:val="none" w:sz="0" w:space="0" w:color="auto"/>
        <w:bottom w:val="none" w:sz="0" w:space="0" w:color="auto"/>
        <w:right w:val="none" w:sz="0" w:space="0" w:color="auto"/>
      </w:divBdr>
    </w:div>
    <w:div w:id="1629823796">
      <w:marLeft w:val="640"/>
      <w:marRight w:val="0"/>
      <w:marTop w:val="0"/>
      <w:marBottom w:val="0"/>
      <w:divBdr>
        <w:top w:val="none" w:sz="0" w:space="0" w:color="auto"/>
        <w:left w:val="none" w:sz="0" w:space="0" w:color="auto"/>
        <w:bottom w:val="none" w:sz="0" w:space="0" w:color="auto"/>
        <w:right w:val="none" w:sz="0" w:space="0" w:color="auto"/>
      </w:divBdr>
    </w:div>
    <w:div w:id="1630086472">
      <w:marLeft w:val="640"/>
      <w:marRight w:val="0"/>
      <w:marTop w:val="0"/>
      <w:marBottom w:val="0"/>
      <w:divBdr>
        <w:top w:val="none" w:sz="0" w:space="0" w:color="auto"/>
        <w:left w:val="none" w:sz="0" w:space="0" w:color="auto"/>
        <w:bottom w:val="none" w:sz="0" w:space="0" w:color="auto"/>
        <w:right w:val="none" w:sz="0" w:space="0" w:color="auto"/>
      </w:divBdr>
    </w:div>
    <w:div w:id="1630089053">
      <w:marLeft w:val="640"/>
      <w:marRight w:val="0"/>
      <w:marTop w:val="0"/>
      <w:marBottom w:val="0"/>
      <w:divBdr>
        <w:top w:val="none" w:sz="0" w:space="0" w:color="auto"/>
        <w:left w:val="none" w:sz="0" w:space="0" w:color="auto"/>
        <w:bottom w:val="none" w:sz="0" w:space="0" w:color="auto"/>
        <w:right w:val="none" w:sz="0" w:space="0" w:color="auto"/>
      </w:divBdr>
    </w:div>
    <w:div w:id="1630159951">
      <w:marLeft w:val="640"/>
      <w:marRight w:val="0"/>
      <w:marTop w:val="0"/>
      <w:marBottom w:val="0"/>
      <w:divBdr>
        <w:top w:val="none" w:sz="0" w:space="0" w:color="auto"/>
        <w:left w:val="none" w:sz="0" w:space="0" w:color="auto"/>
        <w:bottom w:val="none" w:sz="0" w:space="0" w:color="auto"/>
        <w:right w:val="none" w:sz="0" w:space="0" w:color="auto"/>
      </w:divBdr>
    </w:div>
    <w:div w:id="1630165157">
      <w:marLeft w:val="640"/>
      <w:marRight w:val="0"/>
      <w:marTop w:val="0"/>
      <w:marBottom w:val="0"/>
      <w:divBdr>
        <w:top w:val="none" w:sz="0" w:space="0" w:color="auto"/>
        <w:left w:val="none" w:sz="0" w:space="0" w:color="auto"/>
        <w:bottom w:val="none" w:sz="0" w:space="0" w:color="auto"/>
        <w:right w:val="none" w:sz="0" w:space="0" w:color="auto"/>
      </w:divBdr>
    </w:div>
    <w:div w:id="1630234642">
      <w:marLeft w:val="640"/>
      <w:marRight w:val="0"/>
      <w:marTop w:val="0"/>
      <w:marBottom w:val="0"/>
      <w:divBdr>
        <w:top w:val="none" w:sz="0" w:space="0" w:color="auto"/>
        <w:left w:val="none" w:sz="0" w:space="0" w:color="auto"/>
        <w:bottom w:val="none" w:sz="0" w:space="0" w:color="auto"/>
        <w:right w:val="none" w:sz="0" w:space="0" w:color="auto"/>
      </w:divBdr>
    </w:div>
    <w:div w:id="1630239605">
      <w:marLeft w:val="640"/>
      <w:marRight w:val="0"/>
      <w:marTop w:val="0"/>
      <w:marBottom w:val="0"/>
      <w:divBdr>
        <w:top w:val="none" w:sz="0" w:space="0" w:color="auto"/>
        <w:left w:val="none" w:sz="0" w:space="0" w:color="auto"/>
        <w:bottom w:val="none" w:sz="0" w:space="0" w:color="auto"/>
        <w:right w:val="none" w:sz="0" w:space="0" w:color="auto"/>
      </w:divBdr>
    </w:div>
    <w:div w:id="1630355795">
      <w:marLeft w:val="640"/>
      <w:marRight w:val="0"/>
      <w:marTop w:val="0"/>
      <w:marBottom w:val="0"/>
      <w:divBdr>
        <w:top w:val="none" w:sz="0" w:space="0" w:color="auto"/>
        <w:left w:val="none" w:sz="0" w:space="0" w:color="auto"/>
        <w:bottom w:val="none" w:sz="0" w:space="0" w:color="auto"/>
        <w:right w:val="none" w:sz="0" w:space="0" w:color="auto"/>
      </w:divBdr>
    </w:div>
    <w:div w:id="1630428736">
      <w:marLeft w:val="640"/>
      <w:marRight w:val="0"/>
      <w:marTop w:val="0"/>
      <w:marBottom w:val="0"/>
      <w:divBdr>
        <w:top w:val="none" w:sz="0" w:space="0" w:color="auto"/>
        <w:left w:val="none" w:sz="0" w:space="0" w:color="auto"/>
        <w:bottom w:val="none" w:sz="0" w:space="0" w:color="auto"/>
        <w:right w:val="none" w:sz="0" w:space="0" w:color="auto"/>
      </w:divBdr>
    </w:div>
    <w:div w:id="1630429103">
      <w:marLeft w:val="640"/>
      <w:marRight w:val="0"/>
      <w:marTop w:val="0"/>
      <w:marBottom w:val="0"/>
      <w:divBdr>
        <w:top w:val="none" w:sz="0" w:space="0" w:color="auto"/>
        <w:left w:val="none" w:sz="0" w:space="0" w:color="auto"/>
        <w:bottom w:val="none" w:sz="0" w:space="0" w:color="auto"/>
        <w:right w:val="none" w:sz="0" w:space="0" w:color="auto"/>
      </w:divBdr>
    </w:div>
    <w:div w:id="1630624345">
      <w:marLeft w:val="640"/>
      <w:marRight w:val="0"/>
      <w:marTop w:val="0"/>
      <w:marBottom w:val="0"/>
      <w:divBdr>
        <w:top w:val="none" w:sz="0" w:space="0" w:color="auto"/>
        <w:left w:val="none" w:sz="0" w:space="0" w:color="auto"/>
        <w:bottom w:val="none" w:sz="0" w:space="0" w:color="auto"/>
        <w:right w:val="none" w:sz="0" w:space="0" w:color="auto"/>
      </w:divBdr>
    </w:div>
    <w:div w:id="1630630576">
      <w:marLeft w:val="640"/>
      <w:marRight w:val="0"/>
      <w:marTop w:val="0"/>
      <w:marBottom w:val="0"/>
      <w:divBdr>
        <w:top w:val="none" w:sz="0" w:space="0" w:color="auto"/>
        <w:left w:val="none" w:sz="0" w:space="0" w:color="auto"/>
        <w:bottom w:val="none" w:sz="0" w:space="0" w:color="auto"/>
        <w:right w:val="none" w:sz="0" w:space="0" w:color="auto"/>
      </w:divBdr>
    </w:div>
    <w:div w:id="1630892139">
      <w:marLeft w:val="640"/>
      <w:marRight w:val="0"/>
      <w:marTop w:val="0"/>
      <w:marBottom w:val="0"/>
      <w:divBdr>
        <w:top w:val="none" w:sz="0" w:space="0" w:color="auto"/>
        <w:left w:val="none" w:sz="0" w:space="0" w:color="auto"/>
        <w:bottom w:val="none" w:sz="0" w:space="0" w:color="auto"/>
        <w:right w:val="none" w:sz="0" w:space="0" w:color="auto"/>
      </w:divBdr>
    </w:div>
    <w:div w:id="1630894064">
      <w:marLeft w:val="640"/>
      <w:marRight w:val="0"/>
      <w:marTop w:val="0"/>
      <w:marBottom w:val="0"/>
      <w:divBdr>
        <w:top w:val="none" w:sz="0" w:space="0" w:color="auto"/>
        <w:left w:val="none" w:sz="0" w:space="0" w:color="auto"/>
        <w:bottom w:val="none" w:sz="0" w:space="0" w:color="auto"/>
        <w:right w:val="none" w:sz="0" w:space="0" w:color="auto"/>
      </w:divBdr>
    </w:div>
    <w:div w:id="1630938901">
      <w:marLeft w:val="640"/>
      <w:marRight w:val="0"/>
      <w:marTop w:val="0"/>
      <w:marBottom w:val="0"/>
      <w:divBdr>
        <w:top w:val="none" w:sz="0" w:space="0" w:color="auto"/>
        <w:left w:val="none" w:sz="0" w:space="0" w:color="auto"/>
        <w:bottom w:val="none" w:sz="0" w:space="0" w:color="auto"/>
        <w:right w:val="none" w:sz="0" w:space="0" w:color="auto"/>
      </w:divBdr>
    </w:div>
    <w:div w:id="1631083006">
      <w:marLeft w:val="640"/>
      <w:marRight w:val="0"/>
      <w:marTop w:val="0"/>
      <w:marBottom w:val="0"/>
      <w:divBdr>
        <w:top w:val="none" w:sz="0" w:space="0" w:color="auto"/>
        <w:left w:val="none" w:sz="0" w:space="0" w:color="auto"/>
        <w:bottom w:val="none" w:sz="0" w:space="0" w:color="auto"/>
        <w:right w:val="none" w:sz="0" w:space="0" w:color="auto"/>
      </w:divBdr>
    </w:div>
    <w:div w:id="1631086656">
      <w:marLeft w:val="640"/>
      <w:marRight w:val="0"/>
      <w:marTop w:val="0"/>
      <w:marBottom w:val="0"/>
      <w:divBdr>
        <w:top w:val="none" w:sz="0" w:space="0" w:color="auto"/>
        <w:left w:val="none" w:sz="0" w:space="0" w:color="auto"/>
        <w:bottom w:val="none" w:sz="0" w:space="0" w:color="auto"/>
        <w:right w:val="none" w:sz="0" w:space="0" w:color="auto"/>
      </w:divBdr>
    </w:div>
    <w:div w:id="1631087483">
      <w:marLeft w:val="640"/>
      <w:marRight w:val="0"/>
      <w:marTop w:val="0"/>
      <w:marBottom w:val="0"/>
      <w:divBdr>
        <w:top w:val="none" w:sz="0" w:space="0" w:color="auto"/>
        <w:left w:val="none" w:sz="0" w:space="0" w:color="auto"/>
        <w:bottom w:val="none" w:sz="0" w:space="0" w:color="auto"/>
        <w:right w:val="none" w:sz="0" w:space="0" w:color="auto"/>
      </w:divBdr>
    </w:div>
    <w:div w:id="1631130666">
      <w:marLeft w:val="640"/>
      <w:marRight w:val="0"/>
      <w:marTop w:val="0"/>
      <w:marBottom w:val="0"/>
      <w:divBdr>
        <w:top w:val="none" w:sz="0" w:space="0" w:color="auto"/>
        <w:left w:val="none" w:sz="0" w:space="0" w:color="auto"/>
        <w:bottom w:val="none" w:sz="0" w:space="0" w:color="auto"/>
        <w:right w:val="none" w:sz="0" w:space="0" w:color="auto"/>
      </w:divBdr>
    </w:div>
    <w:div w:id="1631203068">
      <w:marLeft w:val="640"/>
      <w:marRight w:val="0"/>
      <w:marTop w:val="0"/>
      <w:marBottom w:val="0"/>
      <w:divBdr>
        <w:top w:val="none" w:sz="0" w:space="0" w:color="auto"/>
        <w:left w:val="none" w:sz="0" w:space="0" w:color="auto"/>
        <w:bottom w:val="none" w:sz="0" w:space="0" w:color="auto"/>
        <w:right w:val="none" w:sz="0" w:space="0" w:color="auto"/>
      </w:divBdr>
    </w:div>
    <w:div w:id="1631203263">
      <w:marLeft w:val="640"/>
      <w:marRight w:val="0"/>
      <w:marTop w:val="0"/>
      <w:marBottom w:val="0"/>
      <w:divBdr>
        <w:top w:val="none" w:sz="0" w:space="0" w:color="auto"/>
        <w:left w:val="none" w:sz="0" w:space="0" w:color="auto"/>
        <w:bottom w:val="none" w:sz="0" w:space="0" w:color="auto"/>
        <w:right w:val="none" w:sz="0" w:space="0" w:color="auto"/>
      </w:divBdr>
    </w:div>
    <w:div w:id="1631203534">
      <w:marLeft w:val="640"/>
      <w:marRight w:val="0"/>
      <w:marTop w:val="0"/>
      <w:marBottom w:val="0"/>
      <w:divBdr>
        <w:top w:val="none" w:sz="0" w:space="0" w:color="auto"/>
        <w:left w:val="none" w:sz="0" w:space="0" w:color="auto"/>
        <w:bottom w:val="none" w:sz="0" w:space="0" w:color="auto"/>
        <w:right w:val="none" w:sz="0" w:space="0" w:color="auto"/>
      </w:divBdr>
    </w:div>
    <w:div w:id="1631205285">
      <w:marLeft w:val="640"/>
      <w:marRight w:val="0"/>
      <w:marTop w:val="0"/>
      <w:marBottom w:val="0"/>
      <w:divBdr>
        <w:top w:val="none" w:sz="0" w:space="0" w:color="auto"/>
        <w:left w:val="none" w:sz="0" w:space="0" w:color="auto"/>
        <w:bottom w:val="none" w:sz="0" w:space="0" w:color="auto"/>
        <w:right w:val="none" w:sz="0" w:space="0" w:color="auto"/>
      </w:divBdr>
    </w:div>
    <w:div w:id="1631401370">
      <w:marLeft w:val="640"/>
      <w:marRight w:val="0"/>
      <w:marTop w:val="0"/>
      <w:marBottom w:val="0"/>
      <w:divBdr>
        <w:top w:val="none" w:sz="0" w:space="0" w:color="auto"/>
        <w:left w:val="none" w:sz="0" w:space="0" w:color="auto"/>
        <w:bottom w:val="none" w:sz="0" w:space="0" w:color="auto"/>
        <w:right w:val="none" w:sz="0" w:space="0" w:color="auto"/>
      </w:divBdr>
    </w:div>
    <w:div w:id="1631548868">
      <w:marLeft w:val="640"/>
      <w:marRight w:val="0"/>
      <w:marTop w:val="0"/>
      <w:marBottom w:val="0"/>
      <w:divBdr>
        <w:top w:val="none" w:sz="0" w:space="0" w:color="auto"/>
        <w:left w:val="none" w:sz="0" w:space="0" w:color="auto"/>
        <w:bottom w:val="none" w:sz="0" w:space="0" w:color="auto"/>
        <w:right w:val="none" w:sz="0" w:space="0" w:color="auto"/>
      </w:divBdr>
    </w:div>
    <w:div w:id="1631548967">
      <w:marLeft w:val="640"/>
      <w:marRight w:val="0"/>
      <w:marTop w:val="0"/>
      <w:marBottom w:val="0"/>
      <w:divBdr>
        <w:top w:val="none" w:sz="0" w:space="0" w:color="auto"/>
        <w:left w:val="none" w:sz="0" w:space="0" w:color="auto"/>
        <w:bottom w:val="none" w:sz="0" w:space="0" w:color="auto"/>
        <w:right w:val="none" w:sz="0" w:space="0" w:color="auto"/>
      </w:divBdr>
    </w:div>
    <w:div w:id="1631551034">
      <w:marLeft w:val="640"/>
      <w:marRight w:val="0"/>
      <w:marTop w:val="0"/>
      <w:marBottom w:val="0"/>
      <w:divBdr>
        <w:top w:val="none" w:sz="0" w:space="0" w:color="auto"/>
        <w:left w:val="none" w:sz="0" w:space="0" w:color="auto"/>
        <w:bottom w:val="none" w:sz="0" w:space="0" w:color="auto"/>
        <w:right w:val="none" w:sz="0" w:space="0" w:color="auto"/>
      </w:divBdr>
    </w:div>
    <w:div w:id="1631594673">
      <w:marLeft w:val="640"/>
      <w:marRight w:val="0"/>
      <w:marTop w:val="0"/>
      <w:marBottom w:val="0"/>
      <w:divBdr>
        <w:top w:val="none" w:sz="0" w:space="0" w:color="auto"/>
        <w:left w:val="none" w:sz="0" w:space="0" w:color="auto"/>
        <w:bottom w:val="none" w:sz="0" w:space="0" w:color="auto"/>
        <w:right w:val="none" w:sz="0" w:space="0" w:color="auto"/>
      </w:divBdr>
    </w:div>
    <w:div w:id="1631664243">
      <w:marLeft w:val="640"/>
      <w:marRight w:val="0"/>
      <w:marTop w:val="0"/>
      <w:marBottom w:val="0"/>
      <w:divBdr>
        <w:top w:val="none" w:sz="0" w:space="0" w:color="auto"/>
        <w:left w:val="none" w:sz="0" w:space="0" w:color="auto"/>
        <w:bottom w:val="none" w:sz="0" w:space="0" w:color="auto"/>
        <w:right w:val="none" w:sz="0" w:space="0" w:color="auto"/>
      </w:divBdr>
    </w:div>
    <w:div w:id="1632053012">
      <w:marLeft w:val="640"/>
      <w:marRight w:val="0"/>
      <w:marTop w:val="0"/>
      <w:marBottom w:val="0"/>
      <w:divBdr>
        <w:top w:val="none" w:sz="0" w:space="0" w:color="auto"/>
        <w:left w:val="none" w:sz="0" w:space="0" w:color="auto"/>
        <w:bottom w:val="none" w:sz="0" w:space="0" w:color="auto"/>
        <w:right w:val="none" w:sz="0" w:space="0" w:color="auto"/>
      </w:divBdr>
    </w:div>
    <w:div w:id="1632249635">
      <w:marLeft w:val="640"/>
      <w:marRight w:val="0"/>
      <w:marTop w:val="0"/>
      <w:marBottom w:val="0"/>
      <w:divBdr>
        <w:top w:val="none" w:sz="0" w:space="0" w:color="auto"/>
        <w:left w:val="none" w:sz="0" w:space="0" w:color="auto"/>
        <w:bottom w:val="none" w:sz="0" w:space="0" w:color="auto"/>
        <w:right w:val="none" w:sz="0" w:space="0" w:color="auto"/>
      </w:divBdr>
    </w:div>
    <w:div w:id="1632318723">
      <w:marLeft w:val="480"/>
      <w:marRight w:val="0"/>
      <w:marTop w:val="0"/>
      <w:marBottom w:val="0"/>
      <w:divBdr>
        <w:top w:val="none" w:sz="0" w:space="0" w:color="auto"/>
        <w:left w:val="none" w:sz="0" w:space="0" w:color="auto"/>
        <w:bottom w:val="none" w:sz="0" w:space="0" w:color="auto"/>
        <w:right w:val="none" w:sz="0" w:space="0" w:color="auto"/>
      </w:divBdr>
    </w:div>
    <w:div w:id="1632324092">
      <w:marLeft w:val="640"/>
      <w:marRight w:val="0"/>
      <w:marTop w:val="0"/>
      <w:marBottom w:val="0"/>
      <w:divBdr>
        <w:top w:val="none" w:sz="0" w:space="0" w:color="auto"/>
        <w:left w:val="none" w:sz="0" w:space="0" w:color="auto"/>
        <w:bottom w:val="none" w:sz="0" w:space="0" w:color="auto"/>
        <w:right w:val="none" w:sz="0" w:space="0" w:color="auto"/>
      </w:divBdr>
    </w:div>
    <w:div w:id="1632396715">
      <w:marLeft w:val="640"/>
      <w:marRight w:val="0"/>
      <w:marTop w:val="0"/>
      <w:marBottom w:val="0"/>
      <w:divBdr>
        <w:top w:val="none" w:sz="0" w:space="0" w:color="auto"/>
        <w:left w:val="none" w:sz="0" w:space="0" w:color="auto"/>
        <w:bottom w:val="none" w:sz="0" w:space="0" w:color="auto"/>
        <w:right w:val="none" w:sz="0" w:space="0" w:color="auto"/>
      </w:divBdr>
    </w:div>
    <w:div w:id="1632398248">
      <w:marLeft w:val="640"/>
      <w:marRight w:val="0"/>
      <w:marTop w:val="0"/>
      <w:marBottom w:val="0"/>
      <w:divBdr>
        <w:top w:val="none" w:sz="0" w:space="0" w:color="auto"/>
        <w:left w:val="none" w:sz="0" w:space="0" w:color="auto"/>
        <w:bottom w:val="none" w:sz="0" w:space="0" w:color="auto"/>
        <w:right w:val="none" w:sz="0" w:space="0" w:color="auto"/>
      </w:divBdr>
    </w:div>
    <w:div w:id="1632438552">
      <w:marLeft w:val="640"/>
      <w:marRight w:val="0"/>
      <w:marTop w:val="0"/>
      <w:marBottom w:val="0"/>
      <w:divBdr>
        <w:top w:val="none" w:sz="0" w:space="0" w:color="auto"/>
        <w:left w:val="none" w:sz="0" w:space="0" w:color="auto"/>
        <w:bottom w:val="none" w:sz="0" w:space="0" w:color="auto"/>
        <w:right w:val="none" w:sz="0" w:space="0" w:color="auto"/>
      </w:divBdr>
    </w:div>
    <w:div w:id="1632516270">
      <w:marLeft w:val="640"/>
      <w:marRight w:val="0"/>
      <w:marTop w:val="0"/>
      <w:marBottom w:val="0"/>
      <w:divBdr>
        <w:top w:val="none" w:sz="0" w:space="0" w:color="auto"/>
        <w:left w:val="none" w:sz="0" w:space="0" w:color="auto"/>
        <w:bottom w:val="none" w:sz="0" w:space="0" w:color="auto"/>
        <w:right w:val="none" w:sz="0" w:space="0" w:color="auto"/>
      </w:divBdr>
    </w:div>
    <w:div w:id="1632592775">
      <w:marLeft w:val="640"/>
      <w:marRight w:val="0"/>
      <w:marTop w:val="0"/>
      <w:marBottom w:val="0"/>
      <w:divBdr>
        <w:top w:val="none" w:sz="0" w:space="0" w:color="auto"/>
        <w:left w:val="none" w:sz="0" w:space="0" w:color="auto"/>
        <w:bottom w:val="none" w:sz="0" w:space="0" w:color="auto"/>
        <w:right w:val="none" w:sz="0" w:space="0" w:color="auto"/>
      </w:divBdr>
    </w:div>
    <w:div w:id="1632633361">
      <w:marLeft w:val="640"/>
      <w:marRight w:val="0"/>
      <w:marTop w:val="0"/>
      <w:marBottom w:val="0"/>
      <w:divBdr>
        <w:top w:val="none" w:sz="0" w:space="0" w:color="auto"/>
        <w:left w:val="none" w:sz="0" w:space="0" w:color="auto"/>
        <w:bottom w:val="none" w:sz="0" w:space="0" w:color="auto"/>
        <w:right w:val="none" w:sz="0" w:space="0" w:color="auto"/>
      </w:divBdr>
    </w:div>
    <w:div w:id="1632663252">
      <w:marLeft w:val="640"/>
      <w:marRight w:val="0"/>
      <w:marTop w:val="0"/>
      <w:marBottom w:val="0"/>
      <w:divBdr>
        <w:top w:val="none" w:sz="0" w:space="0" w:color="auto"/>
        <w:left w:val="none" w:sz="0" w:space="0" w:color="auto"/>
        <w:bottom w:val="none" w:sz="0" w:space="0" w:color="auto"/>
        <w:right w:val="none" w:sz="0" w:space="0" w:color="auto"/>
      </w:divBdr>
    </w:div>
    <w:div w:id="1632711835">
      <w:marLeft w:val="640"/>
      <w:marRight w:val="0"/>
      <w:marTop w:val="0"/>
      <w:marBottom w:val="0"/>
      <w:divBdr>
        <w:top w:val="none" w:sz="0" w:space="0" w:color="auto"/>
        <w:left w:val="none" w:sz="0" w:space="0" w:color="auto"/>
        <w:bottom w:val="none" w:sz="0" w:space="0" w:color="auto"/>
        <w:right w:val="none" w:sz="0" w:space="0" w:color="auto"/>
      </w:divBdr>
    </w:div>
    <w:div w:id="1632788972">
      <w:marLeft w:val="640"/>
      <w:marRight w:val="0"/>
      <w:marTop w:val="0"/>
      <w:marBottom w:val="0"/>
      <w:divBdr>
        <w:top w:val="none" w:sz="0" w:space="0" w:color="auto"/>
        <w:left w:val="none" w:sz="0" w:space="0" w:color="auto"/>
        <w:bottom w:val="none" w:sz="0" w:space="0" w:color="auto"/>
        <w:right w:val="none" w:sz="0" w:space="0" w:color="auto"/>
      </w:divBdr>
    </w:div>
    <w:div w:id="1632899219">
      <w:marLeft w:val="640"/>
      <w:marRight w:val="0"/>
      <w:marTop w:val="0"/>
      <w:marBottom w:val="0"/>
      <w:divBdr>
        <w:top w:val="none" w:sz="0" w:space="0" w:color="auto"/>
        <w:left w:val="none" w:sz="0" w:space="0" w:color="auto"/>
        <w:bottom w:val="none" w:sz="0" w:space="0" w:color="auto"/>
        <w:right w:val="none" w:sz="0" w:space="0" w:color="auto"/>
      </w:divBdr>
    </w:div>
    <w:div w:id="1632975874">
      <w:marLeft w:val="640"/>
      <w:marRight w:val="0"/>
      <w:marTop w:val="0"/>
      <w:marBottom w:val="0"/>
      <w:divBdr>
        <w:top w:val="none" w:sz="0" w:space="0" w:color="auto"/>
        <w:left w:val="none" w:sz="0" w:space="0" w:color="auto"/>
        <w:bottom w:val="none" w:sz="0" w:space="0" w:color="auto"/>
        <w:right w:val="none" w:sz="0" w:space="0" w:color="auto"/>
      </w:divBdr>
    </w:div>
    <w:div w:id="1632977406">
      <w:marLeft w:val="640"/>
      <w:marRight w:val="0"/>
      <w:marTop w:val="0"/>
      <w:marBottom w:val="0"/>
      <w:divBdr>
        <w:top w:val="none" w:sz="0" w:space="0" w:color="auto"/>
        <w:left w:val="none" w:sz="0" w:space="0" w:color="auto"/>
        <w:bottom w:val="none" w:sz="0" w:space="0" w:color="auto"/>
        <w:right w:val="none" w:sz="0" w:space="0" w:color="auto"/>
      </w:divBdr>
    </w:div>
    <w:div w:id="1633052828">
      <w:marLeft w:val="640"/>
      <w:marRight w:val="0"/>
      <w:marTop w:val="0"/>
      <w:marBottom w:val="0"/>
      <w:divBdr>
        <w:top w:val="none" w:sz="0" w:space="0" w:color="auto"/>
        <w:left w:val="none" w:sz="0" w:space="0" w:color="auto"/>
        <w:bottom w:val="none" w:sz="0" w:space="0" w:color="auto"/>
        <w:right w:val="none" w:sz="0" w:space="0" w:color="auto"/>
      </w:divBdr>
    </w:div>
    <w:div w:id="1633318489">
      <w:marLeft w:val="640"/>
      <w:marRight w:val="0"/>
      <w:marTop w:val="0"/>
      <w:marBottom w:val="0"/>
      <w:divBdr>
        <w:top w:val="none" w:sz="0" w:space="0" w:color="auto"/>
        <w:left w:val="none" w:sz="0" w:space="0" w:color="auto"/>
        <w:bottom w:val="none" w:sz="0" w:space="0" w:color="auto"/>
        <w:right w:val="none" w:sz="0" w:space="0" w:color="auto"/>
      </w:divBdr>
    </w:div>
    <w:div w:id="1633435474">
      <w:marLeft w:val="640"/>
      <w:marRight w:val="0"/>
      <w:marTop w:val="0"/>
      <w:marBottom w:val="0"/>
      <w:divBdr>
        <w:top w:val="none" w:sz="0" w:space="0" w:color="auto"/>
        <w:left w:val="none" w:sz="0" w:space="0" w:color="auto"/>
        <w:bottom w:val="none" w:sz="0" w:space="0" w:color="auto"/>
        <w:right w:val="none" w:sz="0" w:space="0" w:color="auto"/>
      </w:divBdr>
    </w:div>
    <w:div w:id="1633438948">
      <w:marLeft w:val="640"/>
      <w:marRight w:val="0"/>
      <w:marTop w:val="0"/>
      <w:marBottom w:val="0"/>
      <w:divBdr>
        <w:top w:val="none" w:sz="0" w:space="0" w:color="auto"/>
        <w:left w:val="none" w:sz="0" w:space="0" w:color="auto"/>
        <w:bottom w:val="none" w:sz="0" w:space="0" w:color="auto"/>
        <w:right w:val="none" w:sz="0" w:space="0" w:color="auto"/>
      </w:divBdr>
    </w:div>
    <w:div w:id="1633441074">
      <w:marLeft w:val="640"/>
      <w:marRight w:val="0"/>
      <w:marTop w:val="0"/>
      <w:marBottom w:val="0"/>
      <w:divBdr>
        <w:top w:val="none" w:sz="0" w:space="0" w:color="auto"/>
        <w:left w:val="none" w:sz="0" w:space="0" w:color="auto"/>
        <w:bottom w:val="none" w:sz="0" w:space="0" w:color="auto"/>
        <w:right w:val="none" w:sz="0" w:space="0" w:color="auto"/>
      </w:divBdr>
    </w:div>
    <w:div w:id="1633442214">
      <w:marLeft w:val="640"/>
      <w:marRight w:val="0"/>
      <w:marTop w:val="0"/>
      <w:marBottom w:val="0"/>
      <w:divBdr>
        <w:top w:val="none" w:sz="0" w:space="0" w:color="auto"/>
        <w:left w:val="none" w:sz="0" w:space="0" w:color="auto"/>
        <w:bottom w:val="none" w:sz="0" w:space="0" w:color="auto"/>
        <w:right w:val="none" w:sz="0" w:space="0" w:color="auto"/>
      </w:divBdr>
    </w:div>
    <w:div w:id="1633486286">
      <w:marLeft w:val="640"/>
      <w:marRight w:val="0"/>
      <w:marTop w:val="0"/>
      <w:marBottom w:val="0"/>
      <w:divBdr>
        <w:top w:val="none" w:sz="0" w:space="0" w:color="auto"/>
        <w:left w:val="none" w:sz="0" w:space="0" w:color="auto"/>
        <w:bottom w:val="none" w:sz="0" w:space="0" w:color="auto"/>
        <w:right w:val="none" w:sz="0" w:space="0" w:color="auto"/>
      </w:divBdr>
    </w:div>
    <w:div w:id="1633514707">
      <w:marLeft w:val="640"/>
      <w:marRight w:val="0"/>
      <w:marTop w:val="0"/>
      <w:marBottom w:val="0"/>
      <w:divBdr>
        <w:top w:val="none" w:sz="0" w:space="0" w:color="auto"/>
        <w:left w:val="none" w:sz="0" w:space="0" w:color="auto"/>
        <w:bottom w:val="none" w:sz="0" w:space="0" w:color="auto"/>
        <w:right w:val="none" w:sz="0" w:space="0" w:color="auto"/>
      </w:divBdr>
    </w:div>
    <w:div w:id="1633558024">
      <w:marLeft w:val="640"/>
      <w:marRight w:val="0"/>
      <w:marTop w:val="0"/>
      <w:marBottom w:val="0"/>
      <w:divBdr>
        <w:top w:val="none" w:sz="0" w:space="0" w:color="auto"/>
        <w:left w:val="none" w:sz="0" w:space="0" w:color="auto"/>
        <w:bottom w:val="none" w:sz="0" w:space="0" w:color="auto"/>
        <w:right w:val="none" w:sz="0" w:space="0" w:color="auto"/>
      </w:divBdr>
    </w:div>
    <w:div w:id="1633709033">
      <w:marLeft w:val="640"/>
      <w:marRight w:val="0"/>
      <w:marTop w:val="0"/>
      <w:marBottom w:val="0"/>
      <w:divBdr>
        <w:top w:val="none" w:sz="0" w:space="0" w:color="auto"/>
        <w:left w:val="none" w:sz="0" w:space="0" w:color="auto"/>
        <w:bottom w:val="none" w:sz="0" w:space="0" w:color="auto"/>
        <w:right w:val="none" w:sz="0" w:space="0" w:color="auto"/>
      </w:divBdr>
    </w:div>
    <w:div w:id="1633711067">
      <w:marLeft w:val="640"/>
      <w:marRight w:val="0"/>
      <w:marTop w:val="0"/>
      <w:marBottom w:val="0"/>
      <w:divBdr>
        <w:top w:val="none" w:sz="0" w:space="0" w:color="auto"/>
        <w:left w:val="none" w:sz="0" w:space="0" w:color="auto"/>
        <w:bottom w:val="none" w:sz="0" w:space="0" w:color="auto"/>
        <w:right w:val="none" w:sz="0" w:space="0" w:color="auto"/>
      </w:divBdr>
    </w:div>
    <w:div w:id="1633748558">
      <w:marLeft w:val="640"/>
      <w:marRight w:val="0"/>
      <w:marTop w:val="0"/>
      <w:marBottom w:val="0"/>
      <w:divBdr>
        <w:top w:val="none" w:sz="0" w:space="0" w:color="auto"/>
        <w:left w:val="none" w:sz="0" w:space="0" w:color="auto"/>
        <w:bottom w:val="none" w:sz="0" w:space="0" w:color="auto"/>
        <w:right w:val="none" w:sz="0" w:space="0" w:color="auto"/>
      </w:divBdr>
    </w:div>
    <w:div w:id="1633944086">
      <w:marLeft w:val="640"/>
      <w:marRight w:val="0"/>
      <w:marTop w:val="0"/>
      <w:marBottom w:val="0"/>
      <w:divBdr>
        <w:top w:val="none" w:sz="0" w:space="0" w:color="auto"/>
        <w:left w:val="none" w:sz="0" w:space="0" w:color="auto"/>
        <w:bottom w:val="none" w:sz="0" w:space="0" w:color="auto"/>
        <w:right w:val="none" w:sz="0" w:space="0" w:color="auto"/>
      </w:divBdr>
    </w:div>
    <w:div w:id="1633975111">
      <w:marLeft w:val="640"/>
      <w:marRight w:val="0"/>
      <w:marTop w:val="0"/>
      <w:marBottom w:val="0"/>
      <w:divBdr>
        <w:top w:val="none" w:sz="0" w:space="0" w:color="auto"/>
        <w:left w:val="none" w:sz="0" w:space="0" w:color="auto"/>
        <w:bottom w:val="none" w:sz="0" w:space="0" w:color="auto"/>
        <w:right w:val="none" w:sz="0" w:space="0" w:color="auto"/>
      </w:divBdr>
    </w:div>
    <w:div w:id="1634022930">
      <w:marLeft w:val="640"/>
      <w:marRight w:val="0"/>
      <w:marTop w:val="0"/>
      <w:marBottom w:val="0"/>
      <w:divBdr>
        <w:top w:val="none" w:sz="0" w:space="0" w:color="auto"/>
        <w:left w:val="none" w:sz="0" w:space="0" w:color="auto"/>
        <w:bottom w:val="none" w:sz="0" w:space="0" w:color="auto"/>
        <w:right w:val="none" w:sz="0" w:space="0" w:color="auto"/>
      </w:divBdr>
    </w:div>
    <w:div w:id="1634091492">
      <w:marLeft w:val="640"/>
      <w:marRight w:val="0"/>
      <w:marTop w:val="0"/>
      <w:marBottom w:val="0"/>
      <w:divBdr>
        <w:top w:val="none" w:sz="0" w:space="0" w:color="auto"/>
        <w:left w:val="none" w:sz="0" w:space="0" w:color="auto"/>
        <w:bottom w:val="none" w:sz="0" w:space="0" w:color="auto"/>
        <w:right w:val="none" w:sz="0" w:space="0" w:color="auto"/>
      </w:divBdr>
    </w:div>
    <w:div w:id="1634094941">
      <w:marLeft w:val="640"/>
      <w:marRight w:val="0"/>
      <w:marTop w:val="0"/>
      <w:marBottom w:val="0"/>
      <w:divBdr>
        <w:top w:val="none" w:sz="0" w:space="0" w:color="auto"/>
        <w:left w:val="none" w:sz="0" w:space="0" w:color="auto"/>
        <w:bottom w:val="none" w:sz="0" w:space="0" w:color="auto"/>
        <w:right w:val="none" w:sz="0" w:space="0" w:color="auto"/>
      </w:divBdr>
    </w:div>
    <w:div w:id="1634099699">
      <w:marLeft w:val="640"/>
      <w:marRight w:val="0"/>
      <w:marTop w:val="0"/>
      <w:marBottom w:val="0"/>
      <w:divBdr>
        <w:top w:val="none" w:sz="0" w:space="0" w:color="auto"/>
        <w:left w:val="none" w:sz="0" w:space="0" w:color="auto"/>
        <w:bottom w:val="none" w:sz="0" w:space="0" w:color="auto"/>
        <w:right w:val="none" w:sz="0" w:space="0" w:color="auto"/>
      </w:divBdr>
    </w:div>
    <w:div w:id="1634168183">
      <w:marLeft w:val="640"/>
      <w:marRight w:val="0"/>
      <w:marTop w:val="0"/>
      <w:marBottom w:val="0"/>
      <w:divBdr>
        <w:top w:val="none" w:sz="0" w:space="0" w:color="auto"/>
        <w:left w:val="none" w:sz="0" w:space="0" w:color="auto"/>
        <w:bottom w:val="none" w:sz="0" w:space="0" w:color="auto"/>
        <w:right w:val="none" w:sz="0" w:space="0" w:color="auto"/>
      </w:divBdr>
    </w:div>
    <w:div w:id="1634360300">
      <w:marLeft w:val="640"/>
      <w:marRight w:val="0"/>
      <w:marTop w:val="0"/>
      <w:marBottom w:val="0"/>
      <w:divBdr>
        <w:top w:val="none" w:sz="0" w:space="0" w:color="auto"/>
        <w:left w:val="none" w:sz="0" w:space="0" w:color="auto"/>
        <w:bottom w:val="none" w:sz="0" w:space="0" w:color="auto"/>
        <w:right w:val="none" w:sz="0" w:space="0" w:color="auto"/>
      </w:divBdr>
    </w:div>
    <w:div w:id="1634361527">
      <w:marLeft w:val="640"/>
      <w:marRight w:val="0"/>
      <w:marTop w:val="0"/>
      <w:marBottom w:val="0"/>
      <w:divBdr>
        <w:top w:val="none" w:sz="0" w:space="0" w:color="auto"/>
        <w:left w:val="none" w:sz="0" w:space="0" w:color="auto"/>
        <w:bottom w:val="none" w:sz="0" w:space="0" w:color="auto"/>
        <w:right w:val="none" w:sz="0" w:space="0" w:color="auto"/>
      </w:divBdr>
    </w:div>
    <w:div w:id="1634478492">
      <w:marLeft w:val="640"/>
      <w:marRight w:val="0"/>
      <w:marTop w:val="0"/>
      <w:marBottom w:val="0"/>
      <w:divBdr>
        <w:top w:val="none" w:sz="0" w:space="0" w:color="auto"/>
        <w:left w:val="none" w:sz="0" w:space="0" w:color="auto"/>
        <w:bottom w:val="none" w:sz="0" w:space="0" w:color="auto"/>
        <w:right w:val="none" w:sz="0" w:space="0" w:color="auto"/>
      </w:divBdr>
    </w:div>
    <w:div w:id="1634482827">
      <w:marLeft w:val="640"/>
      <w:marRight w:val="0"/>
      <w:marTop w:val="0"/>
      <w:marBottom w:val="0"/>
      <w:divBdr>
        <w:top w:val="none" w:sz="0" w:space="0" w:color="auto"/>
        <w:left w:val="none" w:sz="0" w:space="0" w:color="auto"/>
        <w:bottom w:val="none" w:sz="0" w:space="0" w:color="auto"/>
        <w:right w:val="none" w:sz="0" w:space="0" w:color="auto"/>
      </w:divBdr>
    </w:div>
    <w:div w:id="1634558422">
      <w:marLeft w:val="640"/>
      <w:marRight w:val="0"/>
      <w:marTop w:val="0"/>
      <w:marBottom w:val="0"/>
      <w:divBdr>
        <w:top w:val="none" w:sz="0" w:space="0" w:color="auto"/>
        <w:left w:val="none" w:sz="0" w:space="0" w:color="auto"/>
        <w:bottom w:val="none" w:sz="0" w:space="0" w:color="auto"/>
        <w:right w:val="none" w:sz="0" w:space="0" w:color="auto"/>
      </w:divBdr>
    </w:div>
    <w:div w:id="1634559188">
      <w:marLeft w:val="640"/>
      <w:marRight w:val="0"/>
      <w:marTop w:val="0"/>
      <w:marBottom w:val="0"/>
      <w:divBdr>
        <w:top w:val="none" w:sz="0" w:space="0" w:color="auto"/>
        <w:left w:val="none" w:sz="0" w:space="0" w:color="auto"/>
        <w:bottom w:val="none" w:sz="0" w:space="0" w:color="auto"/>
        <w:right w:val="none" w:sz="0" w:space="0" w:color="auto"/>
      </w:divBdr>
    </w:div>
    <w:div w:id="1634602622">
      <w:marLeft w:val="640"/>
      <w:marRight w:val="0"/>
      <w:marTop w:val="0"/>
      <w:marBottom w:val="0"/>
      <w:divBdr>
        <w:top w:val="none" w:sz="0" w:space="0" w:color="auto"/>
        <w:left w:val="none" w:sz="0" w:space="0" w:color="auto"/>
        <w:bottom w:val="none" w:sz="0" w:space="0" w:color="auto"/>
        <w:right w:val="none" w:sz="0" w:space="0" w:color="auto"/>
      </w:divBdr>
    </w:div>
    <w:div w:id="1634864901">
      <w:marLeft w:val="640"/>
      <w:marRight w:val="0"/>
      <w:marTop w:val="0"/>
      <w:marBottom w:val="0"/>
      <w:divBdr>
        <w:top w:val="none" w:sz="0" w:space="0" w:color="auto"/>
        <w:left w:val="none" w:sz="0" w:space="0" w:color="auto"/>
        <w:bottom w:val="none" w:sz="0" w:space="0" w:color="auto"/>
        <w:right w:val="none" w:sz="0" w:space="0" w:color="auto"/>
      </w:divBdr>
    </w:div>
    <w:div w:id="1635023987">
      <w:marLeft w:val="640"/>
      <w:marRight w:val="0"/>
      <w:marTop w:val="0"/>
      <w:marBottom w:val="0"/>
      <w:divBdr>
        <w:top w:val="none" w:sz="0" w:space="0" w:color="auto"/>
        <w:left w:val="none" w:sz="0" w:space="0" w:color="auto"/>
        <w:bottom w:val="none" w:sz="0" w:space="0" w:color="auto"/>
        <w:right w:val="none" w:sz="0" w:space="0" w:color="auto"/>
      </w:divBdr>
    </w:div>
    <w:div w:id="1635058392">
      <w:marLeft w:val="640"/>
      <w:marRight w:val="0"/>
      <w:marTop w:val="0"/>
      <w:marBottom w:val="0"/>
      <w:divBdr>
        <w:top w:val="none" w:sz="0" w:space="0" w:color="auto"/>
        <w:left w:val="none" w:sz="0" w:space="0" w:color="auto"/>
        <w:bottom w:val="none" w:sz="0" w:space="0" w:color="auto"/>
        <w:right w:val="none" w:sz="0" w:space="0" w:color="auto"/>
      </w:divBdr>
    </w:div>
    <w:div w:id="1635060528">
      <w:marLeft w:val="640"/>
      <w:marRight w:val="0"/>
      <w:marTop w:val="0"/>
      <w:marBottom w:val="0"/>
      <w:divBdr>
        <w:top w:val="none" w:sz="0" w:space="0" w:color="auto"/>
        <w:left w:val="none" w:sz="0" w:space="0" w:color="auto"/>
        <w:bottom w:val="none" w:sz="0" w:space="0" w:color="auto"/>
        <w:right w:val="none" w:sz="0" w:space="0" w:color="auto"/>
      </w:divBdr>
    </w:div>
    <w:div w:id="1635061549">
      <w:marLeft w:val="640"/>
      <w:marRight w:val="0"/>
      <w:marTop w:val="0"/>
      <w:marBottom w:val="0"/>
      <w:divBdr>
        <w:top w:val="none" w:sz="0" w:space="0" w:color="auto"/>
        <w:left w:val="none" w:sz="0" w:space="0" w:color="auto"/>
        <w:bottom w:val="none" w:sz="0" w:space="0" w:color="auto"/>
        <w:right w:val="none" w:sz="0" w:space="0" w:color="auto"/>
      </w:divBdr>
    </w:div>
    <w:div w:id="1635063815">
      <w:marLeft w:val="640"/>
      <w:marRight w:val="0"/>
      <w:marTop w:val="0"/>
      <w:marBottom w:val="0"/>
      <w:divBdr>
        <w:top w:val="none" w:sz="0" w:space="0" w:color="auto"/>
        <w:left w:val="none" w:sz="0" w:space="0" w:color="auto"/>
        <w:bottom w:val="none" w:sz="0" w:space="0" w:color="auto"/>
        <w:right w:val="none" w:sz="0" w:space="0" w:color="auto"/>
      </w:divBdr>
    </w:div>
    <w:div w:id="1635065671">
      <w:marLeft w:val="640"/>
      <w:marRight w:val="0"/>
      <w:marTop w:val="0"/>
      <w:marBottom w:val="0"/>
      <w:divBdr>
        <w:top w:val="none" w:sz="0" w:space="0" w:color="auto"/>
        <w:left w:val="none" w:sz="0" w:space="0" w:color="auto"/>
        <w:bottom w:val="none" w:sz="0" w:space="0" w:color="auto"/>
        <w:right w:val="none" w:sz="0" w:space="0" w:color="auto"/>
      </w:divBdr>
    </w:div>
    <w:div w:id="1635137638">
      <w:marLeft w:val="640"/>
      <w:marRight w:val="0"/>
      <w:marTop w:val="0"/>
      <w:marBottom w:val="0"/>
      <w:divBdr>
        <w:top w:val="none" w:sz="0" w:space="0" w:color="auto"/>
        <w:left w:val="none" w:sz="0" w:space="0" w:color="auto"/>
        <w:bottom w:val="none" w:sz="0" w:space="0" w:color="auto"/>
        <w:right w:val="none" w:sz="0" w:space="0" w:color="auto"/>
      </w:divBdr>
    </w:div>
    <w:div w:id="1635217246">
      <w:marLeft w:val="640"/>
      <w:marRight w:val="0"/>
      <w:marTop w:val="0"/>
      <w:marBottom w:val="0"/>
      <w:divBdr>
        <w:top w:val="none" w:sz="0" w:space="0" w:color="auto"/>
        <w:left w:val="none" w:sz="0" w:space="0" w:color="auto"/>
        <w:bottom w:val="none" w:sz="0" w:space="0" w:color="auto"/>
        <w:right w:val="none" w:sz="0" w:space="0" w:color="auto"/>
      </w:divBdr>
    </w:div>
    <w:div w:id="1635255644">
      <w:marLeft w:val="640"/>
      <w:marRight w:val="0"/>
      <w:marTop w:val="0"/>
      <w:marBottom w:val="0"/>
      <w:divBdr>
        <w:top w:val="none" w:sz="0" w:space="0" w:color="auto"/>
        <w:left w:val="none" w:sz="0" w:space="0" w:color="auto"/>
        <w:bottom w:val="none" w:sz="0" w:space="0" w:color="auto"/>
        <w:right w:val="none" w:sz="0" w:space="0" w:color="auto"/>
      </w:divBdr>
    </w:div>
    <w:div w:id="1635284074">
      <w:marLeft w:val="640"/>
      <w:marRight w:val="0"/>
      <w:marTop w:val="0"/>
      <w:marBottom w:val="0"/>
      <w:divBdr>
        <w:top w:val="none" w:sz="0" w:space="0" w:color="auto"/>
        <w:left w:val="none" w:sz="0" w:space="0" w:color="auto"/>
        <w:bottom w:val="none" w:sz="0" w:space="0" w:color="auto"/>
        <w:right w:val="none" w:sz="0" w:space="0" w:color="auto"/>
      </w:divBdr>
    </w:div>
    <w:div w:id="1635284107">
      <w:marLeft w:val="640"/>
      <w:marRight w:val="0"/>
      <w:marTop w:val="0"/>
      <w:marBottom w:val="0"/>
      <w:divBdr>
        <w:top w:val="none" w:sz="0" w:space="0" w:color="auto"/>
        <w:left w:val="none" w:sz="0" w:space="0" w:color="auto"/>
        <w:bottom w:val="none" w:sz="0" w:space="0" w:color="auto"/>
        <w:right w:val="none" w:sz="0" w:space="0" w:color="auto"/>
      </w:divBdr>
    </w:div>
    <w:div w:id="1635408920">
      <w:marLeft w:val="640"/>
      <w:marRight w:val="0"/>
      <w:marTop w:val="0"/>
      <w:marBottom w:val="0"/>
      <w:divBdr>
        <w:top w:val="none" w:sz="0" w:space="0" w:color="auto"/>
        <w:left w:val="none" w:sz="0" w:space="0" w:color="auto"/>
        <w:bottom w:val="none" w:sz="0" w:space="0" w:color="auto"/>
        <w:right w:val="none" w:sz="0" w:space="0" w:color="auto"/>
      </w:divBdr>
    </w:div>
    <w:div w:id="1635451814">
      <w:marLeft w:val="640"/>
      <w:marRight w:val="0"/>
      <w:marTop w:val="0"/>
      <w:marBottom w:val="0"/>
      <w:divBdr>
        <w:top w:val="none" w:sz="0" w:space="0" w:color="auto"/>
        <w:left w:val="none" w:sz="0" w:space="0" w:color="auto"/>
        <w:bottom w:val="none" w:sz="0" w:space="0" w:color="auto"/>
        <w:right w:val="none" w:sz="0" w:space="0" w:color="auto"/>
      </w:divBdr>
    </w:div>
    <w:div w:id="1635522096">
      <w:marLeft w:val="640"/>
      <w:marRight w:val="0"/>
      <w:marTop w:val="0"/>
      <w:marBottom w:val="0"/>
      <w:divBdr>
        <w:top w:val="none" w:sz="0" w:space="0" w:color="auto"/>
        <w:left w:val="none" w:sz="0" w:space="0" w:color="auto"/>
        <w:bottom w:val="none" w:sz="0" w:space="0" w:color="auto"/>
        <w:right w:val="none" w:sz="0" w:space="0" w:color="auto"/>
      </w:divBdr>
    </w:div>
    <w:div w:id="1635528594">
      <w:marLeft w:val="640"/>
      <w:marRight w:val="0"/>
      <w:marTop w:val="0"/>
      <w:marBottom w:val="0"/>
      <w:divBdr>
        <w:top w:val="none" w:sz="0" w:space="0" w:color="auto"/>
        <w:left w:val="none" w:sz="0" w:space="0" w:color="auto"/>
        <w:bottom w:val="none" w:sz="0" w:space="0" w:color="auto"/>
        <w:right w:val="none" w:sz="0" w:space="0" w:color="auto"/>
      </w:divBdr>
    </w:div>
    <w:div w:id="1635528798">
      <w:marLeft w:val="640"/>
      <w:marRight w:val="0"/>
      <w:marTop w:val="0"/>
      <w:marBottom w:val="0"/>
      <w:divBdr>
        <w:top w:val="none" w:sz="0" w:space="0" w:color="auto"/>
        <w:left w:val="none" w:sz="0" w:space="0" w:color="auto"/>
        <w:bottom w:val="none" w:sz="0" w:space="0" w:color="auto"/>
        <w:right w:val="none" w:sz="0" w:space="0" w:color="auto"/>
      </w:divBdr>
    </w:div>
    <w:div w:id="1635792186">
      <w:marLeft w:val="640"/>
      <w:marRight w:val="0"/>
      <w:marTop w:val="0"/>
      <w:marBottom w:val="0"/>
      <w:divBdr>
        <w:top w:val="none" w:sz="0" w:space="0" w:color="auto"/>
        <w:left w:val="none" w:sz="0" w:space="0" w:color="auto"/>
        <w:bottom w:val="none" w:sz="0" w:space="0" w:color="auto"/>
        <w:right w:val="none" w:sz="0" w:space="0" w:color="auto"/>
      </w:divBdr>
    </w:div>
    <w:div w:id="1635794602">
      <w:marLeft w:val="640"/>
      <w:marRight w:val="0"/>
      <w:marTop w:val="0"/>
      <w:marBottom w:val="0"/>
      <w:divBdr>
        <w:top w:val="none" w:sz="0" w:space="0" w:color="auto"/>
        <w:left w:val="none" w:sz="0" w:space="0" w:color="auto"/>
        <w:bottom w:val="none" w:sz="0" w:space="0" w:color="auto"/>
        <w:right w:val="none" w:sz="0" w:space="0" w:color="auto"/>
      </w:divBdr>
    </w:div>
    <w:div w:id="1635796096">
      <w:marLeft w:val="640"/>
      <w:marRight w:val="0"/>
      <w:marTop w:val="0"/>
      <w:marBottom w:val="0"/>
      <w:divBdr>
        <w:top w:val="none" w:sz="0" w:space="0" w:color="auto"/>
        <w:left w:val="none" w:sz="0" w:space="0" w:color="auto"/>
        <w:bottom w:val="none" w:sz="0" w:space="0" w:color="auto"/>
        <w:right w:val="none" w:sz="0" w:space="0" w:color="auto"/>
      </w:divBdr>
    </w:div>
    <w:div w:id="1636057903">
      <w:marLeft w:val="640"/>
      <w:marRight w:val="0"/>
      <w:marTop w:val="0"/>
      <w:marBottom w:val="0"/>
      <w:divBdr>
        <w:top w:val="none" w:sz="0" w:space="0" w:color="auto"/>
        <w:left w:val="none" w:sz="0" w:space="0" w:color="auto"/>
        <w:bottom w:val="none" w:sz="0" w:space="0" w:color="auto"/>
        <w:right w:val="none" w:sz="0" w:space="0" w:color="auto"/>
      </w:divBdr>
    </w:div>
    <w:div w:id="1636138238">
      <w:marLeft w:val="640"/>
      <w:marRight w:val="0"/>
      <w:marTop w:val="0"/>
      <w:marBottom w:val="0"/>
      <w:divBdr>
        <w:top w:val="none" w:sz="0" w:space="0" w:color="auto"/>
        <w:left w:val="none" w:sz="0" w:space="0" w:color="auto"/>
        <w:bottom w:val="none" w:sz="0" w:space="0" w:color="auto"/>
        <w:right w:val="none" w:sz="0" w:space="0" w:color="auto"/>
      </w:divBdr>
    </w:div>
    <w:div w:id="1636325411">
      <w:marLeft w:val="640"/>
      <w:marRight w:val="0"/>
      <w:marTop w:val="0"/>
      <w:marBottom w:val="0"/>
      <w:divBdr>
        <w:top w:val="none" w:sz="0" w:space="0" w:color="auto"/>
        <w:left w:val="none" w:sz="0" w:space="0" w:color="auto"/>
        <w:bottom w:val="none" w:sz="0" w:space="0" w:color="auto"/>
        <w:right w:val="none" w:sz="0" w:space="0" w:color="auto"/>
      </w:divBdr>
    </w:div>
    <w:div w:id="1636333437">
      <w:marLeft w:val="640"/>
      <w:marRight w:val="0"/>
      <w:marTop w:val="0"/>
      <w:marBottom w:val="0"/>
      <w:divBdr>
        <w:top w:val="none" w:sz="0" w:space="0" w:color="auto"/>
        <w:left w:val="none" w:sz="0" w:space="0" w:color="auto"/>
        <w:bottom w:val="none" w:sz="0" w:space="0" w:color="auto"/>
        <w:right w:val="none" w:sz="0" w:space="0" w:color="auto"/>
      </w:divBdr>
    </w:div>
    <w:div w:id="1636373008">
      <w:marLeft w:val="640"/>
      <w:marRight w:val="0"/>
      <w:marTop w:val="0"/>
      <w:marBottom w:val="0"/>
      <w:divBdr>
        <w:top w:val="none" w:sz="0" w:space="0" w:color="auto"/>
        <w:left w:val="none" w:sz="0" w:space="0" w:color="auto"/>
        <w:bottom w:val="none" w:sz="0" w:space="0" w:color="auto"/>
        <w:right w:val="none" w:sz="0" w:space="0" w:color="auto"/>
      </w:divBdr>
    </w:div>
    <w:div w:id="1636374852">
      <w:marLeft w:val="640"/>
      <w:marRight w:val="0"/>
      <w:marTop w:val="0"/>
      <w:marBottom w:val="0"/>
      <w:divBdr>
        <w:top w:val="none" w:sz="0" w:space="0" w:color="auto"/>
        <w:left w:val="none" w:sz="0" w:space="0" w:color="auto"/>
        <w:bottom w:val="none" w:sz="0" w:space="0" w:color="auto"/>
        <w:right w:val="none" w:sz="0" w:space="0" w:color="auto"/>
      </w:divBdr>
    </w:div>
    <w:div w:id="1636375906">
      <w:marLeft w:val="640"/>
      <w:marRight w:val="0"/>
      <w:marTop w:val="0"/>
      <w:marBottom w:val="0"/>
      <w:divBdr>
        <w:top w:val="none" w:sz="0" w:space="0" w:color="auto"/>
        <w:left w:val="none" w:sz="0" w:space="0" w:color="auto"/>
        <w:bottom w:val="none" w:sz="0" w:space="0" w:color="auto"/>
        <w:right w:val="none" w:sz="0" w:space="0" w:color="auto"/>
      </w:divBdr>
    </w:div>
    <w:div w:id="1636445838">
      <w:marLeft w:val="640"/>
      <w:marRight w:val="0"/>
      <w:marTop w:val="0"/>
      <w:marBottom w:val="0"/>
      <w:divBdr>
        <w:top w:val="none" w:sz="0" w:space="0" w:color="auto"/>
        <w:left w:val="none" w:sz="0" w:space="0" w:color="auto"/>
        <w:bottom w:val="none" w:sz="0" w:space="0" w:color="auto"/>
        <w:right w:val="none" w:sz="0" w:space="0" w:color="auto"/>
      </w:divBdr>
    </w:div>
    <w:div w:id="1636525432">
      <w:marLeft w:val="640"/>
      <w:marRight w:val="0"/>
      <w:marTop w:val="0"/>
      <w:marBottom w:val="0"/>
      <w:divBdr>
        <w:top w:val="none" w:sz="0" w:space="0" w:color="auto"/>
        <w:left w:val="none" w:sz="0" w:space="0" w:color="auto"/>
        <w:bottom w:val="none" w:sz="0" w:space="0" w:color="auto"/>
        <w:right w:val="none" w:sz="0" w:space="0" w:color="auto"/>
      </w:divBdr>
    </w:div>
    <w:div w:id="1636566840">
      <w:marLeft w:val="640"/>
      <w:marRight w:val="0"/>
      <w:marTop w:val="0"/>
      <w:marBottom w:val="0"/>
      <w:divBdr>
        <w:top w:val="none" w:sz="0" w:space="0" w:color="auto"/>
        <w:left w:val="none" w:sz="0" w:space="0" w:color="auto"/>
        <w:bottom w:val="none" w:sz="0" w:space="0" w:color="auto"/>
        <w:right w:val="none" w:sz="0" w:space="0" w:color="auto"/>
      </w:divBdr>
    </w:div>
    <w:div w:id="1636638124">
      <w:marLeft w:val="640"/>
      <w:marRight w:val="0"/>
      <w:marTop w:val="0"/>
      <w:marBottom w:val="0"/>
      <w:divBdr>
        <w:top w:val="none" w:sz="0" w:space="0" w:color="auto"/>
        <w:left w:val="none" w:sz="0" w:space="0" w:color="auto"/>
        <w:bottom w:val="none" w:sz="0" w:space="0" w:color="auto"/>
        <w:right w:val="none" w:sz="0" w:space="0" w:color="auto"/>
      </w:divBdr>
    </w:div>
    <w:div w:id="1636713642">
      <w:marLeft w:val="640"/>
      <w:marRight w:val="0"/>
      <w:marTop w:val="0"/>
      <w:marBottom w:val="0"/>
      <w:divBdr>
        <w:top w:val="none" w:sz="0" w:space="0" w:color="auto"/>
        <w:left w:val="none" w:sz="0" w:space="0" w:color="auto"/>
        <w:bottom w:val="none" w:sz="0" w:space="0" w:color="auto"/>
        <w:right w:val="none" w:sz="0" w:space="0" w:color="auto"/>
      </w:divBdr>
    </w:div>
    <w:div w:id="1636793404">
      <w:marLeft w:val="640"/>
      <w:marRight w:val="0"/>
      <w:marTop w:val="0"/>
      <w:marBottom w:val="0"/>
      <w:divBdr>
        <w:top w:val="none" w:sz="0" w:space="0" w:color="auto"/>
        <w:left w:val="none" w:sz="0" w:space="0" w:color="auto"/>
        <w:bottom w:val="none" w:sz="0" w:space="0" w:color="auto"/>
        <w:right w:val="none" w:sz="0" w:space="0" w:color="auto"/>
      </w:divBdr>
    </w:div>
    <w:div w:id="1636832686">
      <w:marLeft w:val="640"/>
      <w:marRight w:val="0"/>
      <w:marTop w:val="0"/>
      <w:marBottom w:val="0"/>
      <w:divBdr>
        <w:top w:val="none" w:sz="0" w:space="0" w:color="auto"/>
        <w:left w:val="none" w:sz="0" w:space="0" w:color="auto"/>
        <w:bottom w:val="none" w:sz="0" w:space="0" w:color="auto"/>
        <w:right w:val="none" w:sz="0" w:space="0" w:color="auto"/>
      </w:divBdr>
    </w:div>
    <w:div w:id="1636836172">
      <w:marLeft w:val="640"/>
      <w:marRight w:val="0"/>
      <w:marTop w:val="0"/>
      <w:marBottom w:val="0"/>
      <w:divBdr>
        <w:top w:val="none" w:sz="0" w:space="0" w:color="auto"/>
        <w:left w:val="none" w:sz="0" w:space="0" w:color="auto"/>
        <w:bottom w:val="none" w:sz="0" w:space="0" w:color="auto"/>
        <w:right w:val="none" w:sz="0" w:space="0" w:color="auto"/>
      </w:divBdr>
    </w:div>
    <w:div w:id="1637025395">
      <w:marLeft w:val="640"/>
      <w:marRight w:val="0"/>
      <w:marTop w:val="0"/>
      <w:marBottom w:val="0"/>
      <w:divBdr>
        <w:top w:val="none" w:sz="0" w:space="0" w:color="auto"/>
        <w:left w:val="none" w:sz="0" w:space="0" w:color="auto"/>
        <w:bottom w:val="none" w:sz="0" w:space="0" w:color="auto"/>
        <w:right w:val="none" w:sz="0" w:space="0" w:color="auto"/>
      </w:divBdr>
    </w:div>
    <w:div w:id="1637102319">
      <w:marLeft w:val="640"/>
      <w:marRight w:val="0"/>
      <w:marTop w:val="0"/>
      <w:marBottom w:val="0"/>
      <w:divBdr>
        <w:top w:val="none" w:sz="0" w:space="0" w:color="auto"/>
        <w:left w:val="none" w:sz="0" w:space="0" w:color="auto"/>
        <w:bottom w:val="none" w:sz="0" w:space="0" w:color="auto"/>
        <w:right w:val="none" w:sz="0" w:space="0" w:color="auto"/>
      </w:divBdr>
    </w:div>
    <w:div w:id="1637102498">
      <w:marLeft w:val="640"/>
      <w:marRight w:val="0"/>
      <w:marTop w:val="0"/>
      <w:marBottom w:val="0"/>
      <w:divBdr>
        <w:top w:val="none" w:sz="0" w:space="0" w:color="auto"/>
        <w:left w:val="none" w:sz="0" w:space="0" w:color="auto"/>
        <w:bottom w:val="none" w:sz="0" w:space="0" w:color="auto"/>
        <w:right w:val="none" w:sz="0" w:space="0" w:color="auto"/>
      </w:divBdr>
    </w:div>
    <w:div w:id="1637177552">
      <w:marLeft w:val="640"/>
      <w:marRight w:val="0"/>
      <w:marTop w:val="0"/>
      <w:marBottom w:val="0"/>
      <w:divBdr>
        <w:top w:val="none" w:sz="0" w:space="0" w:color="auto"/>
        <w:left w:val="none" w:sz="0" w:space="0" w:color="auto"/>
        <w:bottom w:val="none" w:sz="0" w:space="0" w:color="auto"/>
        <w:right w:val="none" w:sz="0" w:space="0" w:color="auto"/>
      </w:divBdr>
    </w:div>
    <w:div w:id="1637181850">
      <w:marLeft w:val="640"/>
      <w:marRight w:val="0"/>
      <w:marTop w:val="0"/>
      <w:marBottom w:val="0"/>
      <w:divBdr>
        <w:top w:val="none" w:sz="0" w:space="0" w:color="auto"/>
        <w:left w:val="none" w:sz="0" w:space="0" w:color="auto"/>
        <w:bottom w:val="none" w:sz="0" w:space="0" w:color="auto"/>
        <w:right w:val="none" w:sz="0" w:space="0" w:color="auto"/>
      </w:divBdr>
    </w:div>
    <w:div w:id="1637298627">
      <w:marLeft w:val="640"/>
      <w:marRight w:val="0"/>
      <w:marTop w:val="0"/>
      <w:marBottom w:val="0"/>
      <w:divBdr>
        <w:top w:val="none" w:sz="0" w:space="0" w:color="auto"/>
        <w:left w:val="none" w:sz="0" w:space="0" w:color="auto"/>
        <w:bottom w:val="none" w:sz="0" w:space="0" w:color="auto"/>
        <w:right w:val="none" w:sz="0" w:space="0" w:color="auto"/>
      </w:divBdr>
    </w:div>
    <w:div w:id="1637418181">
      <w:marLeft w:val="640"/>
      <w:marRight w:val="0"/>
      <w:marTop w:val="0"/>
      <w:marBottom w:val="0"/>
      <w:divBdr>
        <w:top w:val="none" w:sz="0" w:space="0" w:color="auto"/>
        <w:left w:val="none" w:sz="0" w:space="0" w:color="auto"/>
        <w:bottom w:val="none" w:sz="0" w:space="0" w:color="auto"/>
        <w:right w:val="none" w:sz="0" w:space="0" w:color="auto"/>
      </w:divBdr>
    </w:div>
    <w:div w:id="1637491052">
      <w:marLeft w:val="640"/>
      <w:marRight w:val="0"/>
      <w:marTop w:val="0"/>
      <w:marBottom w:val="0"/>
      <w:divBdr>
        <w:top w:val="none" w:sz="0" w:space="0" w:color="auto"/>
        <w:left w:val="none" w:sz="0" w:space="0" w:color="auto"/>
        <w:bottom w:val="none" w:sz="0" w:space="0" w:color="auto"/>
        <w:right w:val="none" w:sz="0" w:space="0" w:color="auto"/>
      </w:divBdr>
    </w:div>
    <w:div w:id="1637560630">
      <w:marLeft w:val="640"/>
      <w:marRight w:val="0"/>
      <w:marTop w:val="0"/>
      <w:marBottom w:val="0"/>
      <w:divBdr>
        <w:top w:val="none" w:sz="0" w:space="0" w:color="auto"/>
        <w:left w:val="none" w:sz="0" w:space="0" w:color="auto"/>
        <w:bottom w:val="none" w:sz="0" w:space="0" w:color="auto"/>
        <w:right w:val="none" w:sz="0" w:space="0" w:color="auto"/>
      </w:divBdr>
    </w:div>
    <w:div w:id="1637568386">
      <w:marLeft w:val="640"/>
      <w:marRight w:val="0"/>
      <w:marTop w:val="0"/>
      <w:marBottom w:val="0"/>
      <w:divBdr>
        <w:top w:val="none" w:sz="0" w:space="0" w:color="auto"/>
        <w:left w:val="none" w:sz="0" w:space="0" w:color="auto"/>
        <w:bottom w:val="none" w:sz="0" w:space="0" w:color="auto"/>
        <w:right w:val="none" w:sz="0" w:space="0" w:color="auto"/>
      </w:divBdr>
    </w:div>
    <w:div w:id="1637636149">
      <w:marLeft w:val="640"/>
      <w:marRight w:val="0"/>
      <w:marTop w:val="0"/>
      <w:marBottom w:val="0"/>
      <w:divBdr>
        <w:top w:val="none" w:sz="0" w:space="0" w:color="auto"/>
        <w:left w:val="none" w:sz="0" w:space="0" w:color="auto"/>
        <w:bottom w:val="none" w:sz="0" w:space="0" w:color="auto"/>
        <w:right w:val="none" w:sz="0" w:space="0" w:color="auto"/>
      </w:divBdr>
    </w:div>
    <w:div w:id="1637755313">
      <w:marLeft w:val="640"/>
      <w:marRight w:val="0"/>
      <w:marTop w:val="0"/>
      <w:marBottom w:val="0"/>
      <w:divBdr>
        <w:top w:val="none" w:sz="0" w:space="0" w:color="auto"/>
        <w:left w:val="none" w:sz="0" w:space="0" w:color="auto"/>
        <w:bottom w:val="none" w:sz="0" w:space="0" w:color="auto"/>
        <w:right w:val="none" w:sz="0" w:space="0" w:color="auto"/>
      </w:divBdr>
    </w:div>
    <w:div w:id="1637757970">
      <w:marLeft w:val="640"/>
      <w:marRight w:val="0"/>
      <w:marTop w:val="0"/>
      <w:marBottom w:val="0"/>
      <w:divBdr>
        <w:top w:val="none" w:sz="0" w:space="0" w:color="auto"/>
        <w:left w:val="none" w:sz="0" w:space="0" w:color="auto"/>
        <w:bottom w:val="none" w:sz="0" w:space="0" w:color="auto"/>
        <w:right w:val="none" w:sz="0" w:space="0" w:color="auto"/>
      </w:divBdr>
    </w:div>
    <w:div w:id="1637834241">
      <w:marLeft w:val="640"/>
      <w:marRight w:val="0"/>
      <w:marTop w:val="0"/>
      <w:marBottom w:val="0"/>
      <w:divBdr>
        <w:top w:val="none" w:sz="0" w:space="0" w:color="auto"/>
        <w:left w:val="none" w:sz="0" w:space="0" w:color="auto"/>
        <w:bottom w:val="none" w:sz="0" w:space="0" w:color="auto"/>
        <w:right w:val="none" w:sz="0" w:space="0" w:color="auto"/>
      </w:divBdr>
    </w:div>
    <w:div w:id="1637904343">
      <w:marLeft w:val="640"/>
      <w:marRight w:val="0"/>
      <w:marTop w:val="0"/>
      <w:marBottom w:val="0"/>
      <w:divBdr>
        <w:top w:val="none" w:sz="0" w:space="0" w:color="auto"/>
        <w:left w:val="none" w:sz="0" w:space="0" w:color="auto"/>
        <w:bottom w:val="none" w:sz="0" w:space="0" w:color="auto"/>
        <w:right w:val="none" w:sz="0" w:space="0" w:color="auto"/>
      </w:divBdr>
    </w:div>
    <w:div w:id="1638147924">
      <w:marLeft w:val="640"/>
      <w:marRight w:val="0"/>
      <w:marTop w:val="0"/>
      <w:marBottom w:val="0"/>
      <w:divBdr>
        <w:top w:val="none" w:sz="0" w:space="0" w:color="auto"/>
        <w:left w:val="none" w:sz="0" w:space="0" w:color="auto"/>
        <w:bottom w:val="none" w:sz="0" w:space="0" w:color="auto"/>
        <w:right w:val="none" w:sz="0" w:space="0" w:color="auto"/>
      </w:divBdr>
    </w:div>
    <w:div w:id="1638216826">
      <w:marLeft w:val="640"/>
      <w:marRight w:val="0"/>
      <w:marTop w:val="0"/>
      <w:marBottom w:val="0"/>
      <w:divBdr>
        <w:top w:val="none" w:sz="0" w:space="0" w:color="auto"/>
        <w:left w:val="none" w:sz="0" w:space="0" w:color="auto"/>
        <w:bottom w:val="none" w:sz="0" w:space="0" w:color="auto"/>
        <w:right w:val="none" w:sz="0" w:space="0" w:color="auto"/>
      </w:divBdr>
    </w:div>
    <w:div w:id="1638291699">
      <w:marLeft w:val="640"/>
      <w:marRight w:val="0"/>
      <w:marTop w:val="0"/>
      <w:marBottom w:val="0"/>
      <w:divBdr>
        <w:top w:val="none" w:sz="0" w:space="0" w:color="auto"/>
        <w:left w:val="none" w:sz="0" w:space="0" w:color="auto"/>
        <w:bottom w:val="none" w:sz="0" w:space="0" w:color="auto"/>
        <w:right w:val="none" w:sz="0" w:space="0" w:color="auto"/>
      </w:divBdr>
    </w:div>
    <w:div w:id="1638299070">
      <w:marLeft w:val="640"/>
      <w:marRight w:val="0"/>
      <w:marTop w:val="0"/>
      <w:marBottom w:val="0"/>
      <w:divBdr>
        <w:top w:val="none" w:sz="0" w:space="0" w:color="auto"/>
        <w:left w:val="none" w:sz="0" w:space="0" w:color="auto"/>
        <w:bottom w:val="none" w:sz="0" w:space="0" w:color="auto"/>
        <w:right w:val="none" w:sz="0" w:space="0" w:color="auto"/>
      </w:divBdr>
    </w:div>
    <w:div w:id="1638336549">
      <w:bodyDiv w:val="1"/>
      <w:marLeft w:val="0"/>
      <w:marRight w:val="0"/>
      <w:marTop w:val="0"/>
      <w:marBottom w:val="0"/>
      <w:divBdr>
        <w:top w:val="none" w:sz="0" w:space="0" w:color="auto"/>
        <w:left w:val="none" w:sz="0" w:space="0" w:color="auto"/>
        <w:bottom w:val="none" w:sz="0" w:space="0" w:color="auto"/>
        <w:right w:val="none" w:sz="0" w:space="0" w:color="auto"/>
      </w:divBdr>
    </w:div>
    <w:div w:id="1638336897">
      <w:marLeft w:val="640"/>
      <w:marRight w:val="0"/>
      <w:marTop w:val="0"/>
      <w:marBottom w:val="0"/>
      <w:divBdr>
        <w:top w:val="none" w:sz="0" w:space="0" w:color="auto"/>
        <w:left w:val="none" w:sz="0" w:space="0" w:color="auto"/>
        <w:bottom w:val="none" w:sz="0" w:space="0" w:color="auto"/>
        <w:right w:val="none" w:sz="0" w:space="0" w:color="auto"/>
      </w:divBdr>
    </w:div>
    <w:div w:id="1638338339">
      <w:marLeft w:val="640"/>
      <w:marRight w:val="0"/>
      <w:marTop w:val="0"/>
      <w:marBottom w:val="0"/>
      <w:divBdr>
        <w:top w:val="none" w:sz="0" w:space="0" w:color="auto"/>
        <w:left w:val="none" w:sz="0" w:space="0" w:color="auto"/>
        <w:bottom w:val="none" w:sz="0" w:space="0" w:color="auto"/>
        <w:right w:val="none" w:sz="0" w:space="0" w:color="auto"/>
      </w:divBdr>
    </w:div>
    <w:div w:id="1638416542">
      <w:marLeft w:val="640"/>
      <w:marRight w:val="0"/>
      <w:marTop w:val="0"/>
      <w:marBottom w:val="0"/>
      <w:divBdr>
        <w:top w:val="none" w:sz="0" w:space="0" w:color="auto"/>
        <w:left w:val="none" w:sz="0" w:space="0" w:color="auto"/>
        <w:bottom w:val="none" w:sz="0" w:space="0" w:color="auto"/>
        <w:right w:val="none" w:sz="0" w:space="0" w:color="auto"/>
      </w:divBdr>
    </w:div>
    <w:div w:id="1638561351">
      <w:marLeft w:val="640"/>
      <w:marRight w:val="0"/>
      <w:marTop w:val="0"/>
      <w:marBottom w:val="0"/>
      <w:divBdr>
        <w:top w:val="none" w:sz="0" w:space="0" w:color="auto"/>
        <w:left w:val="none" w:sz="0" w:space="0" w:color="auto"/>
        <w:bottom w:val="none" w:sz="0" w:space="0" w:color="auto"/>
        <w:right w:val="none" w:sz="0" w:space="0" w:color="auto"/>
      </w:divBdr>
    </w:div>
    <w:div w:id="1638680127">
      <w:marLeft w:val="640"/>
      <w:marRight w:val="0"/>
      <w:marTop w:val="0"/>
      <w:marBottom w:val="0"/>
      <w:divBdr>
        <w:top w:val="none" w:sz="0" w:space="0" w:color="auto"/>
        <w:left w:val="none" w:sz="0" w:space="0" w:color="auto"/>
        <w:bottom w:val="none" w:sz="0" w:space="0" w:color="auto"/>
        <w:right w:val="none" w:sz="0" w:space="0" w:color="auto"/>
      </w:divBdr>
    </w:div>
    <w:div w:id="1638683285">
      <w:marLeft w:val="640"/>
      <w:marRight w:val="0"/>
      <w:marTop w:val="0"/>
      <w:marBottom w:val="0"/>
      <w:divBdr>
        <w:top w:val="none" w:sz="0" w:space="0" w:color="auto"/>
        <w:left w:val="none" w:sz="0" w:space="0" w:color="auto"/>
        <w:bottom w:val="none" w:sz="0" w:space="0" w:color="auto"/>
        <w:right w:val="none" w:sz="0" w:space="0" w:color="auto"/>
      </w:divBdr>
    </w:div>
    <w:div w:id="1638684165">
      <w:marLeft w:val="640"/>
      <w:marRight w:val="0"/>
      <w:marTop w:val="0"/>
      <w:marBottom w:val="0"/>
      <w:divBdr>
        <w:top w:val="none" w:sz="0" w:space="0" w:color="auto"/>
        <w:left w:val="none" w:sz="0" w:space="0" w:color="auto"/>
        <w:bottom w:val="none" w:sz="0" w:space="0" w:color="auto"/>
        <w:right w:val="none" w:sz="0" w:space="0" w:color="auto"/>
      </w:divBdr>
    </w:div>
    <w:div w:id="1638686240">
      <w:marLeft w:val="640"/>
      <w:marRight w:val="0"/>
      <w:marTop w:val="0"/>
      <w:marBottom w:val="0"/>
      <w:divBdr>
        <w:top w:val="none" w:sz="0" w:space="0" w:color="auto"/>
        <w:left w:val="none" w:sz="0" w:space="0" w:color="auto"/>
        <w:bottom w:val="none" w:sz="0" w:space="0" w:color="auto"/>
        <w:right w:val="none" w:sz="0" w:space="0" w:color="auto"/>
      </w:divBdr>
    </w:div>
    <w:div w:id="1638686921">
      <w:marLeft w:val="640"/>
      <w:marRight w:val="0"/>
      <w:marTop w:val="0"/>
      <w:marBottom w:val="0"/>
      <w:divBdr>
        <w:top w:val="none" w:sz="0" w:space="0" w:color="auto"/>
        <w:left w:val="none" w:sz="0" w:space="0" w:color="auto"/>
        <w:bottom w:val="none" w:sz="0" w:space="0" w:color="auto"/>
        <w:right w:val="none" w:sz="0" w:space="0" w:color="auto"/>
      </w:divBdr>
    </w:div>
    <w:div w:id="1638876086">
      <w:marLeft w:val="640"/>
      <w:marRight w:val="0"/>
      <w:marTop w:val="0"/>
      <w:marBottom w:val="0"/>
      <w:divBdr>
        <w:top w:val="none" w:sz="0" w:space="0" w:color="auto"/>
        <w:left w:val="none" w:sz="0" w:space="0" w:color="auto"/>
        <w:bottom w:val="none" w:sz="0" w:space="0" w:color="auto"/>
        <w:right w:val="none" w:sz="0" w:space="0" w:color="auto"/>
      </w:divBdr>
    </w:div>
    <w:div w:id="1638877092">
      <w:marLeft w:val="640"/>
      <w:marRight w:val="0"/>
      <w:marTop w:val="0"/>
      <w:marBottom w:val="0"/>
      <w:divBdr>
        <w:top w:val="none" w:sz="0" w:space="0" w:color="auto"/>
        <w:left w:val="none" w:sz="0" w:space="0" w:color="auto"/>
        <w:bottom w:val="none" w:sz="0" w:space="0" w:color="auto"/>
        <w:right w:val="none" w:sz="0" w:space="0" w:color="auto"/>
      </w:divBdr>
    </w:div>
    <w:div w:id="1638878611">
      <w:marLeft w:val="640"/>
      <w:marRight w:val="0"/>
      <w:marTop w:val="0"/>
      <w:marBottom w:val="0"/>
      <w:divBdr>
        <w:top w:val="none" w:sz="0" w:space="0" w:color="auto"/>
        <w:left w:val="none" w:sz="0" w:space="0" w:color="auto"/>
        <w:bottom w:val="none" w:sz="0" w:space="0" w:color="auto"/>
        <w:right w:val="none" w:sz="0" w:space="0" w:color="auto"/>
      </w:divBdr>
    </w:div>
    <w:div w:id="1638949790">
      <w:marLeft w:val="640"/>
      <w:marRight w:val="0"/>
      <w:marTop w:val="0"/>
      <w:marBottom w:val="0"/>
      <w:divBdr>
        <w:top w:val="none" w:sz="0" w:space="0" w:color="auto"/>
        <w:left w:val="none" w:sz="0" w:space="0" w:color="auto"/>
        <w:bottom w:val="none" w:sz="0" w:space="0" w:color="auto"/>
        <w:right w:val="none" w:sz="0" w:space="0" w:color="auto"/>
      </w:divBdr>
    </w:div>
    <w:div w:id="1638992484">
      <w:marLeft w:val="640"/>
      <w:marRight w:val="0"/>
      <w:marTop w:val="0"/>
      <w:marBottom w:val="0"/>
      <w:divBdr>
        <w:top w:val="none" w:sz="0" w:space="0" w:color="auto"/>
        <w:left w:val="none" w:sz="0" w:space="0" w:color="auto"/>
        <w:bottom w:val="none" w:sz="0" w:space="0" w:color="auto"/>
        <w:right w:val="none" w:sz="0" w:space="0" w:color="auto"/>
      </w:divBdr>
    </w:div>
    <w:div w:id="1638993831">
      <w:marLeft w:val="640"/>
      <w:marRight w:val="0"/>
      <w:marTop w:val="0"/>
      <w:marBottom w:val="0"/>
      <w:divBdr>
        <w:top w:val="none" w:sz="0" w:space="0" w:color="auto"/>
        <w:left w:val="none" w:sz="0" w:space="0" w:color="auto"/>
        <w:bottom w:val="none" w:sz="0" w:space="0" w:color="auto"/>
        <w:right w:val="none" w:sz="0" w:space="0" w:color="auto"/>
      </w:divBdr>
    </w:div>
    <w:div w:id="1639070244">
      <w:marLeft w:val="640"/>
      <w:marRight w:val="0"/>
      <w:marTop w:val="0"/>
      <w:marBottom w:val="0"/>
      <w:divBdr>
        <w:top w:val="none" w:sz="0" w:space="0" w:color="auto"/>
        <w:left w:val="none" w:sz="0" w:space="0" w:color="auto"/>
        <w:bottom w:val="none" w:sz="0" w:space="0" w:color="auto"/>
        <w:right w:val="none" w:sz="0" w:space="0" w:color="auto"/>
      </w:divBdr>
    </w:div>
    <w:div w:id="1639145322">
      <w:marLeft w:val="640"/>
      <w:marRight w:val="0"/>
      <w:marTop w:val="0"/>
      <w:marBottom w:val="0"/>
      <w:divBdr>
        <w:top w:val="none" w:sz="0" w:space="0" w:color="auto"/>
        <w:left w:val="none" w:sz="0" w:space="0" w:color="auto"/>
        <w:bottom w:val="none" w:sz="0" w:space="0" w:color="auto"/>
        <w:right w:val="none" w:sz="0" w:space="0" w:color="auto"/>
      </w:divBdr>
    </w:div>
    <w:div w:id="1639147249">
      <w:marLeft w:val="640"/>
      <w:marRight w:val="0"/>
      <w:marTop w:val="0"/>
      <w:marBottom w:val="0"/>
      <w:divBdr>
        <w:top w:val="none" w:sz="0" w:space="0" w:color="auto"/>
        <w:left w:val="none" w:sz="0" w:space="0" w:color="auto"/>
        <w:bottom w:val="none" w:sz="0" w:space="0" w:color="auto"/>
        <w:right w:val="none" w:sz="0" w:space="0" w:color="auto"/>
      </w:divBdr>
    </w:div>
    <w:div w:id="1639262078">
      <w:marLeft w:val="640"/>
      <w:marRight w:val="0"/>
      <w:marTop w:val="0"/>
      <w:marBottom w:val="0"/>
      <w:divBdr>
        <w:top w:val="none" w:sz="0" w:space="0" w:color="auto"/>
        <w:left w:val="none" w:sz="0" w:space="0" w:color="auto"/>
        <w:bottom w:val="none" w:sz="0" w:space="0" w:color="auto"/>
        <w:right w:val="none" w:sz="0" w:space="0" w:color="auto"/>
      </w:divBdr>
    </w:div>
    <w:div w:id="1639264815">
      <w:marLeft w:val="640"/>
      <w:marRight w:val="0"/>
      <w:marTop w:val="0"/>
      <w:marBottom w:val="0"/>
      <w:divBdr>
        <w:top w:val="none" w:sz="0" w:space="0" w:color="auto"/>
        <w:left w:val="none" w:sz="0" w:space="0" w:color="auto"/>
        <w:bottom w:val="none" w:sz="0" w:space="0" w:color="auto"/>
        <w:right w:val="none" w:sz="0" w:space="0" w:color="auto"/>
      </w:divBdr>
    </w:div>
    <w:div w:id="1639264824">
      <w:marLeft w:val="640"/>
      <w:marRight w:val="0"/>
      <w:marTop w:val="0"/>
      <w:marBottom w:val="0"/>
      <w:divBdr>
        <w:top w:val="none" w:sz="0" w:space="0" w:color="auto"/>
        <w:left w:val="none" w:sz="0" w:space="0" w:color="auto"/>
        <w:bottom w:val="none" w:sz="0" w:space="0" w:color="auto"/>
        <w:right w:val="none" w:sz="0" w:space="0" w:color="auto"/>
      </w:divBdr>
    </w:div>
    <w:div w:id="1639384613">
      <w:marLeft w:val="640"/>
      <w:marRight w:val="0"/>
      <w:marTop w:val="0"/>
      <w:marBottom w:val="0"/>
      <w:divBdr>
        <w:top w:val="none" w:sz="0" w:space="0" w:color="auto"/>
        <w:left w:val="none" w:sz="0" w:space="0" w:color="auto"/>
        <w:bottom w:val="none" w:sz="0" w:space="0" w:color="auto"/>
        <w:right w:val="none" w:sz="0" w:space="0" w:color="auto"/>
      </w:divBdr>
    </w:div>
    <w:div w:id="1639413213">
      <w:marLeft w:val="640"/>
      <w:marRight w:val="0"/>
      <w:marTop w:val="0"/>
      <w:marBottom w:val="0"/>
      <w:divBdr>
        <w:top w:val="none" w:sz="0" w:space="0" w:color="auto"/>
        <w:left w:val="none" w:sz="0" w:space="0" w:color="auto"/>
        <w:bottom w:val="none" w:sz="0" w:space="0" w:color="auto"/>
        <w:right w:val="none" w:sz="0" w:space="0" w:color="auto"/>
      </w:divBdr>
    </w:div>
    <w:div w:id="1639453635">
      <w:marLeft w:val="640"/>
      <w:marRight w:val="0"/>
      <w:marTop w:val="0"/>
      <w:marBottom w:val="0"/>
      <w:divBdr>
        <w:top w:val="none" w:sz="0" w:space="0" w:color="auto"/>
        <w:left w:val="none" w:sz="0" w:space="0" w:color="auto"/>
        <w:bottom w:val="none" w:sz="0" w:space="0" w:color="auto"/>
        <w:right w:val="none" w:sz="0" w:space="0" w:color="auto"/>
      </w:divBdr>
    </w:div>
    <w:div w:id="1639454009">
      <w:marLeft w:val="640"/>
      <w:marRight w:val="0"/>
      <w:marTop w:val="0"/>
      <w:marBottom w:val="0"/>
      <w:divBdr>
        <w:top w:val="none" w:sz="0" w:space="0" w:color="auto"/>
        <w:left w:val="none" w:sz="0" w:space="0" w:color="auto"/>
        <w:bottom w:val="none" w:sz="0" w:space="0" w:color="auto"/>
        <w:right w:val="none" w:sz="0" w:space="0" w:color="auto"/>
      </w:divBdr>
    </w:div>
    <w:div w:id="1639609719">
      <w:marLeft w:val="640"/>
      <w:marRight w:val="0"/>
      <w:marTop w:val="0"/>
      <w:marBottom w:val="0"/>
      <w:divBdr>
        <w:top w:val="none" w:sz="0" w:space="0" w:color="auto"/>
        <w:left w:val="none" w:sz="0" w:space="0" w:color="auto"/>
        <w:bottom w:val="none" w:sz="0" w:space="0" w:color="auto"/>
        <w:right w:val="none" w:sz="0" w:space="0" w:color="auto"/>
      </w:divBdr>
    </w:div>
    <w:div w:id="1639610760">
      <w:marLeft w:val="640"/>
      <w:marRight w:val="0"/>
      <w:marTop w:val="0"/>
      <w:marBottom w:val="0"/>
      <w:divBdr>
        <w:top w:val="none" w:sz="0" w:space="0" w:color="auto"/>
        <w:left w:val="none" w:sz="0" w:space="0" w:color="auto"/>
        <w:bottom w:val="none" w:sz="0" w:space="0" w:color="auto"/>
        <w:right w:val="none" w:sz="0" w:space="0" w:color="auto"/>
      </w:divBdr>
    </w:div>
    <w:div w:id="1639647446">
      <w:marLeft w:val="640"/>
      <w:marRight w:val="0"/>
      <w:marTop w:val="0"/>
      <w:marBottom w:val="0"/>
      <w:divBdr>
        <w:top w:val="none" w:sz="0" w:space="0" w:color="auto"/>
        <w:left w:val="none" w:sz="0" w:space="0" w:color="auto"/>
        <w:bottom w:val="none" w:sz="0" w:space="0" w:color="auto"/>
        <w:right w:val="none" w:sz="0" w:space="0" w:color="auto"/>
      </w:divBdr>
    </w:div>
    <w:div w:id="1639719922">
      <w:marLeft w:val="640"/>
      <w:marRight w:val="0"/>
      <w:marTop w:val="0"/>
      <w:marBottom w:val="0"/>
      <w:divBdr>
        <w:top w:val="none" w:sz="0" w:space="0" w:color="auto"/>
        <w:left w:val="none" w:sz="0" w:space="0" w:color="auto"/>
        <w:bottom w:val="none" w:sz="0" w:space="0" w:color="auto"/>
        <w:right w:val="none" w:sz="0" w:space="0" w:color="auto"/>
      </w:divBdr>
    </w:div>
    <w:div w:id="1639721619">
      <w:marLeft w:val="640"/>
      <w:marRight w:val="0"/>
      <w:marTop w:val="0"/>
      <w:marBottom w:val="0"/>
      <w:divBdr>
        <w:top w:val="none" w:sz="0" w:space="0" w:color="auto"/>
        <w:left w:val="none" w:sz="0" w:space="0" w:color="auto"/>
        <w:bottom w:val="none" w:sz="0" w:space="0" w:color="auto"/>
        <w:right w:val="none" w:sz="0" w:space="0" w:color="auto"/>
      </w:divBdr>
    </w:div>
    <w:div w:id="1639800721">
      <w:marLeft w:val="640"/>
      <w:marRight w:val="0"/>
      <w:marTop w:val="0"/>
      <w:marBottom w:val="0"/>
      <w:divBdr>
        <w:top w:val="none" w:sz="0" w:space="0" w:color="auto"/>
        <w:left w:val="none" w:sz="0" w:space="0" w:color="auto"/>
        <w:bottom w:val="none" w:sz="0" w:space="0" w:color="auto"/>
        <w:right w:val="none" w:sz="0" w:space="0" w:color="auto"/>
      </w:divBdr>
    </w:div>
    <w:div w:id="1639917074">
      <w:marLeft w:val="640"/>
      <w:marRight w:val="0"/>
      <w:marTop w:val="0"/>
      <w:marBottom w:val="0"/>
      <w:divBdr>
        <w:top w:val="none" w:sz="0" w:space="0" w:color="auto"/>
        <w:left w:val="none" w:sz="0" w:space="0" w:color="auto"/>
        <w:bottom w:val="none" w:sz="0" w:space="0" w:color="auto"/>
        <w:right w:val="none" w:sz="0" w:space="0" w:color="auto"/>
      </w:divBdr>
    </w:div>
    <w:div w:id="1639990173">
      <w:marLeft w:val="640"/>
      <w:marRight w:val="0"/>
      <w:marTop w:val="0"/>
      <w:marBottom w:val="0"/>
      <w:divBdr>
        <w:top w:val="none" w:sz="0" w:space="0" w:color="auto"/>
        <w:left w:val="none" w:sz="0" w:space="0" w:color="auto"/>
        <w:bottom w:val="none" w:sz="0" w:space="0" w:color="auto"/>
        <w:right w:val="none" w:sz="0" w:space="0" w:color="auto"/>
      </w:divBdr>
    </w:div>
    <w:div w:id="1640182488">
      <w:marLeft w:val="640"/>
      <w:marRight w:val="0"/>
      <w:marTop w:val="0"/>
      <w:marBottom w:val="0"/>
      <w:divBdr>
        <w:top w:val="none" w:sz="0" w:space="0" w:color="auto"/>
        <w:left w:val="none" w:sz="0" w:space="0" w:color="auto"/>
        <w:bottom w:val="none" w:sz="0" w:space="0" w:color="auto"/>
        <w:right w:val="none" w:sz="0" w:space="0" w:color="auto"/>
      </w:divBdr>
    </w:div>
    <w:div w:id="1640258638">
      <w:marLeft w:val="640"/>
      <w:marRight w:val="0"/>
      <w:marTop w:val="0"/>
      <w:marBottom w:val="0"/>
      <w:divBdr>
        <w:top w:val="none" w:sz="0" w:space="0" w:color="auto"/>
        <w:left w:val="none" w:sz="0" w:space="0" w:color="auto"/>
        <w:bottom w:val="none" w:sz="0" w:space="0" w:color="auto"/>
        <w:right w:val="none" w:sz="0" w:space="0" w:color="auto"/>
      </w:divBdr>
    </w:div>
    <w:div w:id="1640259825">
      <w:marLeft w:val="640"/>
      <w:marRight w:val="0"/>
      <w:marTop w:val="0"/>
      <w:marBottom w:val="0"/>
      <w:divBdr>
        <w:top w:val="none" w:sz="0" w:space="0" w:color="auto"/>
        <w:left w:val="none" w:sz="0" w:space="0" w:color="auto"/>
        <w:bottom w:val="none" w:sz="0" w:space="0" w:color="auto"/>
        <w:right w:val="none" w:sz="0" w:space="0" w:color="auto"/>
      </w:divBdr>
    </w:div>
    <w:div w:id="1640260702">
      <w:marLeft w:val="640"/>
      <w:marRight w:val="0"/>
      <w:marTop w:val="0"/>
      <w:marBottom w:val="0"/>
      <w:divBdr>
        <w:top w:val="none" w:sz="0" w:space="0" w:color="auto"/>
        <w:left w:val="none" w:sz="0" w:space="0" w:color="auto"/>
        <w:bottom w:val="none" w:sz="0" w:space="0" w:color="auto"/>
        <w:right w:val="none" w:sz="0" w:space="0" w:color="auto"/>
      </w:divBdr>
    </w:div>
    <w:div w:id="1640264274">
      <w:marLeft w:val="640"/>
      <w:marRight w:val="0"/>
      <w:marTop w:val="0"/>
      <w:marBottom w:val="0"/>
      <w:divBdr>
        <w:top w:val="none" w:sz="0" w:space="0" w:color="auto"/>
        <w:left w:val="none" w:sz="0" w:space="0" w:color="auto"/>
        <w:bottom w:val="none" w:sz="0" w:space="0" w:color="auto"/>
        <w:right w:val="none" w:sz="0" w:space="0" w:color="auto"/>
      </w:divBdr>
    </w:div>
    <w:div w:id="1640303299">
      <w:marLeft w:val="640"/>
      <w:marRight w:val="0"/>
      <w:marTop w:val="0"/>
      <w:marBottom w:val="0"/>
      <w:divBdr>
        <w:top w:val="none" w:sz="0" w:space="0" w:color="auto"/>
        <w:left w:val="none" w:sz="0" w:space="0" w:color="auto"/>
        <w:bottom w:val="none" w:sz="0" w:space="0" w:color="auto"/>
        <w:right w:val="none" w:sz="0" w:space="0" w:color="auto"/>
      </w:divBdr>
    </w:div>
    <w:div w:id="1640308778">
      <w:marLeft w:val="640"/>
      <w:marRight w:val="0"/>
      <w:marTop w:val="0"/>
      <w:marBottom w:val="0"/>
      <w:divBdr>
        <w:top w:val="none" w:sz="0" w:space="0" w:color="auto"/>
        <w:left w:val="none" w:sz="0" w:space="0" w:color="auto"/>
        <w:bottom w:val="none" w:sz="0" w:space="0" w:color="auto"/>
        <w:right w:val="none" w:sz="0" w:space="0" w:color="auto"/>
      </w:divBdr>
    </w:div>
    <w:div w:id="1640377129">
      <w:marLeft w:val="640"/>
      <w:marRight w:val="0"/>
      <w:marTop w:val="0"/>
      <w:marBottom w:val="0"/>
      <w:divBdr>
        <w:top w:val="none" w:sz="0" w:space="0" w:color="auto"/>
        <w:left w:val="none" w:sz="0" w:space="0" w:color="auto"/>
        <w:bottom w:val="none" w:sz="0" w:space="0" w:color="auto"/>
        <w:right w:val="none" w:sz="0" w:space="0" w:color="auto"/>
      </w:divBdr>
    </w:div>
    <w:div w:id="1640380275">
      <w:marLeft w:val="640"/>
      <w:marRight w:val="0"/>
      <w:marTop w:val="0"/>
      <w:marBottom w:val="0"/>
      <w:divBdr>
        <w:top w:val="none" w:sz="0" w:space="0" w:color="auto"/>
        <w:left w:val="none" w:sz="0" w:space="0" w:color="auto"/>
        <w:bottom w:val="none" w:sz="0" w:space="0" w:color="auto"/>
        <w:right w:val="none" w:sz="0" w:space="0" w:color="auto"/>
      </w:divBdr>
    </w:div>
    <w:div w:id="1640452489">
      <w:marLeft w:val="640"/>
      <w:marRight w:val="0"/>
      <w:marTop w:val="0"/>
      <w:marBottom w:val="0"/>
      <w:divBdr>
        <w:top w:val="none" w:sz="0" w:space="0" w:color="auto"/>
        <w:left w:val="none" w:sz="0" w:space="0" w:color="auto"/>
        <w:bottom w:val="none" w:sz="0" w:space="0" w:color="auto"/>
        <w:right w:val="none" w:sz="0" w:space="0" w:color="auto"/>
      </w:divBdr>
    </w:div>
    <w:div w:id="1640501721">
      <w:marLeft w:val="640"/>
      <w:marRight w:val="0"/>
      <w:marTop w:val="0"/>
      <w:marBottom w:val="0"/>
      <w:divBdr>
        <w:top w:val="none" w:sz="0" w:space="0" w:color="auto"/>
        <w:left w:val="none" w:sz="0" w:space="0" w:color="auto"/>
        <w:bottom w:val="none" w:sz="0" w:space="0" w:color="auto"/>
        <w:right w:val="none" w:sz="0" w:space="0" w:color="auto"/>
      </w:divBdr>
    </w:div>
    <w:div w:id="1640527937">
      <w:marLeft w:val="640"/>
      <w:marRight w:val="0"/>
      <w:marTop w:val="0"/>
      <w:marBottom w:val="0"/>
      <w:divBdr>
        <w:top w:val="none" w:sz="0" w:space="0" w:color="auto"/>
        <w:left w:val="none" w:sz="0" w:space="0" w:color="auto"/>
        <w:bottom w:val="none" w:sz="0" w:space="0" w:color="auto"/>
        <w:right w:val="none" w:sz="0" w:space="0" w:color="auto"/>
      </w:divBdr>
    </w:div>
    <w:div w:id="1640575422">
      <w:marLeft w:val="640"/>
      <w:marRight w:val="0"/>
      <w:marTop w:val="0"/>
      <w:marBottom w:val="0"/>
      <w:divBdr>
        <w:top w:val="none" w:sz="0" w:space="0" w:color="auto"/>
        <w:left w:val="none" w:sz="0" w:space="0" w:color="auto"/>
        <w:bottom w:val="none" w:sz="0" w:space="0" w:color="auto"/>
        <w:right w:val="none" w:sz="0" w:space="0" w:color="auto"/>
      </w:divBdr>
    </w:div>
    <w:div w:id="1640763987">
      <w:marLeft w:val="640"/>
      <w:marRight w:val="0"/>
      <w:marTop w:val="0"/>
      <w:marBottom w:val="0"/>
      <w:divBdr>
        <w:top w:val="none" w:sz="0" w:space="0" w:color="auto"/>
        <w:left w:val="none" w:sz="0" w:space="0" w:color="auto"/>
        <w:bottom w:val="none" w:sz="0" w:space="0" w:color="auto"/>
        <w:right w:val="none" w:sz="0" w:space="0" w:color="auto"/>
      </w:divBdr>
    </w:div>
    <w:div w:id="1640764163">
      <w:marLeft w:val="640"/>
      <w:marRight w:val="0"/>
      <w:marTop w:val="0"/>
      <w:marBottom w:val="0"/>
      <w:divBdr>
        <w:top w:val="none" w:sz="0" w:space="0" w:color="auto"/>
        <w:left w:val="none" w:sz="0" w:space="0" w:color="auto"/>
        <w:bottom w:val="none" w:sz="0" w:space="0" w:color="auto"/>
        <w:right w:val="none" w:sz="0" w:space="0" w:color="auto"/>
      </w:divBdr>
    </w:div>
    <w:div w:id="1640916081">
      <w:marLeft w:val="640"/>
      <w:marRight w:val="0"/>
      <w:marTop w:val="0"/>
      <w:marBottom w:val="0"/>
      <w:divBdr>
        <w:top w:val="none" w:sz="0" w:space="0" w:color="auto"/>
        <w:left w:val="none" w:sz="0" w:space="0" w:color="auto"/>
        <w:bottom w:val="none" w:sz="0" w:space="0" w:color="auto"/>
        <w:right w:val="none" w:sz="0" w:space="0" w:color="auto"/>
      </w:divBdr>
    </w:div>
    <w:div w:id="1641037810">
      <w:marLeft w:val="640"/>
      <w:marRight w:val="0"/>
      <w:marTop w:val="0"/>
      <w:marBottom w:val="0"/>
      <w:divBdr>
        <w:top w:val="none" w:sz="0" w:space="0" w:color="auto"/>
        <w:left w:val="none" w:sz="0" w:space="0" w:color="auto"/>
        <w:bottom w:val="none" w:sz="0" w:space="0" w:color="auto"/>
        <w:right w:val="none" w:sz="0" w:space="0" w:color="auto"/>
      </w:divBdr>
    </w:div>
    <w:div w:id="1641154946">
      <w:marLeft w:val="640"/>
      <w:marRight w:val="0"/>
      <w:marTop w:val="0"/>
      <w:marBottom w:val="0"/>
      <w:divBdr>
        <w:top w:val="none" w:sz="0" w:space="0" w:color="auto"/>
        <w:left w:val="none" w:sz="0" w:space="0" w:color="auto"/>
        <w:bottom w:val="none" w:sz="0" w:space="0" w:color="auto"/>
        <w:right w:val="none" w:sz="0" w:space="0" w:color="auto"/>
      </w:divBdr>
    </w:div>
    <w:div w:id="1641155527">
      <w:marLeft w:val="640"/>
      <w:marRight w:val="0"/>
      <w:marTop w:val="0"/>
      <w:marBottom w:val="0"/>
      <w:divBdr>
        <w:top w:val="none" w:sz="0" w:space="0" w:color="auto"/>
        <w:left w:val="none" w:sz="0" w:space="0" w:color="auto"/>
        <w:bottom w:val="none" w:sz="0" w:space="0" w:color="auto"/>
        <w:right w:val="none" w:sz="0" w:space="0" w:color="auto"/>
      </w:divBdr>
    </w:div>
    <w:div w:id="1641183750">
      <w:marLeft w:val="640"/>
      <w:marRight w:val="0"/>
      <w:marTop w:val="0"/>
      <w:marBottom w:val="0"/>
      <w:divBdr>
        <w:top w:val="none" w:sz="0" w:space="0" w:color="auto"/>
        <w:left w:val="none" w:sz="0" w:space="0" w:color="auto"/>
        <w:bottom w:val="none" w:sz="0" w:space="0" w:color="auto"/>
        <w:right w:val="none" w:sz="0" w:space="0" w:color="auto"/>
      </w:divBdr>
    </w:div>
    <w:div w:id="1641306737">
      <w:marLeft w:val="640"/>
      <w:marRight w:val="0"/>
      <w:marTop w:val="0"/>
      <w:marBottom w:val="0"/>
      <w:divBdr>
        <w:top w:val="none" w:sz="0" w:space="0" w:color="auto"/>
        <w:left w:val="none" w:sz="0" w:space="0" w:color="auto"/>
        <w:bottom w:val="none" w:sz="0" w:space="0" w:color="auto"/>
        <w:right w:val="none" w:sz="0" w:space="0" w:color="auto"/>
      </w:divBdr>
    </w:div>
    <w:div w:id="1641570767">
      <w:marLeft w:val="640"/>
      <w:marRight w:val="0"/>
      <w:marTop w:val="0"/>
      <w:marBottom w:val="0"/>
      <w:divBdr>
        <w:top w:val="none" w:sz="0" w:space="0" w:color="auto"/>
        <w:left w:val="none" w:sz="0" w:space="0" w:color="auto"/>
        <w:bottom w:val="none" w:sz="0" w:space="0" w:color="auto"/>
        <w:right w:val="none" w:sz="0" w:space="0" w:color="auto"/>
      </w:divBdr>
    </w:div>
    <w:div w:id="1641880191">
      <w:marLeft w:val="640"/>
      <w:marRight w:val="0"/>
      <w:marTop w:val="0"/>
      <w:marBottom w:val="0"/>
      <w:divBdr>
        <w:top w:val="none" w:sz="0" w:space="0" w:color="auto"/>
        <w:left w:val="none" w:sz="0" w:space="0" w:color="auto"/>
        <w:bottom w:val="none" w:sz="0" w:space="0" w:color="auto"/>
        <w:right w:val="none" w:sz="0" w:space="0" w:color="auto"/>
      </w:divBdr>
    </w:div>
    <w:div w:id="1641882987">
      <w:marLeft w:val="640"/>
      <w:marRight w:val="0"/>
      <w:marTop w:val="0"/>
      <w:marBottom w:val="0"/>
      <w:divBdr>
        <w:top w:val="none" w:sz="0" w:space="0" w:color="auto"/>
        <w:left w:val="none" w:sz="0" w:space="0" w:color="auto"/>
        <w:bottom w:val="none" w:sz="0" w:space="0" w:color="auto"/>
        <w:right w:val="none" w:sz="0" w:space="0" w:color="auto"/>
      </w:divBdr>
    </w:div>
    <w:div w:id="1642075634">
      <w:marLeft w:val="640"/>
      <w:marRight w:val="0"/>
      <w:marTop w:val="0"/>
      <w:marBottom w:val="0"/>
      <w:divBdr>
        <w:top w:val="none" w:sz="0" w:space="0" w:color="auto"/>
        <w:left w:val="none" w:sz="0" w:space="0" w:color="auto"/>
        <w:bottom w:val="none" w:sz="0" w:space="0" w:color="auto"/>
        <w:right w:val="none" w:sz="0" w:space="0" w:color="auto"/>
      </w:divBdr>
    </w:div>
    <w:div w:id="1642076114">
      <w:marLeft w:val="640"/>
      <w:marRight w:val="0"/>
      <w:marTop w:val="0"/>
      <w:marBottom w:val="0"/>
      <w:divBdr>
        <w:top w:val="none" w:sz="0" w:space="0" w:color="auto"/>
        <w:left w:val="none" w:sz="0" w:space="0" w:color="auto"/>
        <w:bottom w:val="none" w:sz="0" w:space="0" w:color="auto"/>
        <w:right w:val="none" w:sz="0" w:space="0" w:color="auto"/>
      </w:divBdr>
    </w:div>
    <w:div w:id="1642147897">
      <w:marLeft w:val="640"/>
      <w:marRight w:val="0"/>
      <w:marTop w:val="0"/>
      <w:marBottom w:val="0"/>
      <w:divBdr>
        <w:top w:val="none" w:sz="0" w:space="0" w:color="auto"/>
        <w:left w:val="none" w:sz="0" w:space="0" w:color="auto"/>
        <w:bottom w:val="none" w:sz="0" w:space="0" w:color="auto"/>
        <w:right w:val="none" w:sz="0" w:space="0" w:color="auto"/>
      </w:divBdr>
    </w:div>
    <w:div w:id="1642225999">
      <w:marLeft w:val="640"/>
      <w:marRight w:val="0"/>
      <w:marTop w:val="0"/>
      <w:marBottom w:val="0"/>
      <w:divBdr>
        <w:top w:val="none" w:sz="0" w:space="0" w:color="auto"/>
        <w:left w:val="none" w:sz="0" w:space="0" w:color="auto"/>
        <w:bottom w:val="none" w:sz="0" w:space="0" w:color="auto"/>
        <w:right w:val="none" w:sz="0" w:space="0" w:color="auto"/>
      </w:divBdr>
    </w:div>
    <w:div w:id="1642229165">
      <w:marLeft w:val="640"/>
      <w:marRight w:val="0"/>
      <w:marTop w:val="0"/>
      <w:marBottom w:val="0"/>
      <w:divBdr>
        <w:top w:val="none" w:sz="0" w:space="0" w:color="auto"/>
        <w:left w:val="none" w:sz="0" w:space="0" w:color="auto"/>
        <w:bottom w:val="none" w:sz="0" w:space="0" w:color="auto"/>
        <w:right w:val="none" w:sz="0" w:space="0" w:color="auto"/>
      </w:divBdr>
    </w:div>
    <w:div w:id="1642421357">
      <w:marLeft w:val="640"/>
      <w:marRight w:val="0"/>
      <w:marTop w:val="0"/>
      <w:marBottom w:val="0"/>
      <w:divBdr>
        <w:top w:val="none" w:sz="0" w:space="0" w:color="auto"/>
        <w:left w:val="none" w:sz="0" w:space="0" w:color="auto"/>
        <w:bottom w:val="none" w:sz="0" w:space="0" w:color="auto"/>
        <w:right w:val="none" w:sz="0" w:space="0" w:color="auto"/>
      </w:divBdr>
    </w:div>
    <w:div w:id="1642491581">
      <w:marLeft w:val="640"/>
      <w:marRight w:val="0"/>
      <w:marTop w:val="0"/>
      <w:marBottom w:val="0"/>
      <w:divBdr>
        <w:top w:val="none" w:sz="0" w:space="0" w:color="auto"/>
        <w:left w:val="none" w:sz="0" w:space="0" w:color="auto"/>
        <w:bottom w:val="none" w:sz="0" w:space="0" w:color="auto"/>
        <w:right w:val="none" w:sz="0" w:space="0" w:color="auto"/>
      </w:divBdr>
    </w:div>
    <w:div w:id="1642535920">
      <w:marLeft w:val="640"/>
      <w:marRight w:val="0"/>
      <w:marTop w:val="0"/>
      <w:marBottom w:val="0"/>
      <w:divBdr>
        <w:top w:val="none" w:sz="0" w:space="0" w:color="auto"/>
        <w:left w:val="none" w:sz="0" w:space="0" w:color="auto"/>
        <w:bottom w:val="none" w:sz="0" w:space="0" w:color="auto"/>
        <w:right w:val="none" w:sz="0" w:space="0" w:color="auto"/>
      </w:divBdr>
    </w:div>
    <w:div w:id="1642729159">
      <w:marLeft w:val="640"/>
      <w:marRight w:val="0"/>
      <w:marTop w:val="0"/>
      <w:marBottom w:val="0"/>
      <w:divBdr>
        <w:top w:val="none" w:sz="0" w:space="0" w:color="auto"/>
        <w:left w:val="none" w:sz="0" w:space="0" w:color="auto"/>
        <w:bottom w:val="none" w:sz="0" w:space="0" w:color="auto"/>
        <w:right w:val="none" w:sz="0" w:space="0" w:color="auto"/>
      </w:divBdr>
    </w:div>
    <w:div w:id="1643119206">
      <w:marLeft w:val="640"/>
      <w:marRight w:val="0"/>
      <w:marTop w:val="0"/>
      <w:marBottom w:val="0"/>
      <w:divBdr>
        <w:top w:val="none" w:sz="0" w:space="0" w:color="auto"/>
        <w:left w:val="none" w:sz="0" w:space="0" w:color="auto"/>
        <w:bottom w:val="none" w:sz="0" w:space="0" w:color="auto"/>
        <w:right w:val="none" w:sz="0" w:space="0" w:color="auto"/>
      </w:divBdr>
    </w:div>
    <w:div w:id="1643121477">
      <w:marLeft w:val="640"/>
      <w:marRight w:val="0"/>
      <w:marTop w:val="0"/>
      <w:marBottom w:val="0"/>
      <w:divBdr>
        <w:top w:val="none" w:sz="0" w:space="0" w:color="auto"/>
        <w:left w:val="none" w:sz="0" w:space="0" w:color="auto"/>
        <w:bottom w:val="none" w:sz="0" w:space="0" w:color="auto"/>
        <w:right w:val="none" w:sz="0" w:space="0" w:color="auto"/>
      </w:divBdr>
    </w:div>
    <w:div w:id="1643194771">
      <w:marLeft w:val="640"/>
      <w:marRight w:val="0"/>
      <w:marTop w:val="0"/>
      <w:marBottom w:val="0"/>
      <w:divBdr>
        <w:top w:val="none" w:sz="0" w:space="0" w:color="auto"/>
        <w:left w:val="none" w:sz="0" w:space="0" w:color="auto"/>
        <w:bottom w:val="none" w:sz="0" w:space="0" w:color="auto"/>
        <w:right w:val="none" w:sz="0" w:space="0" w:color="auto"/>
      </w:divBdr>
    </w:div>
    <w:div w:id="1643269786">
      <w:marLeft w:val="640"/>
      <w:marRight w:val="0"/>
      <w:marTop w:val="0"/>
      <w:marBottom w:val="0"/>
      <w:divBdr>
        <w:top w:val="none" w:sz="0" w:space="0" w:color="auto"/>
        <w:left w:val="none" w:sz="0" w:space="0" w:color="auto"/>
        <w:bottom w:val="none" w:sz="0" w:space="0" w:color="auto"/>
        <w:right w:val="none" w:sz="0" w:space="0" w:color="auto"/>
      </w:divBdr>
    </w:div>
    <w:div w:id="1643273427">
      <w:marLeft w:val="640"/>
      <w:marRight w:val="0"/>
      <w:marTop w:val="0"/>
      <w:marBottom w:val="0"/>
      <w:divBdr>
        <w:top w:val="none" w:sz="0" w:space="0" w:color="auto"/>
        <w:left w:val="none" w:sz="0" w:space="0" w:color="auto"/>
        <w:bottom w:val="none" w:sz="0" w:space="0" w:color="auto"/>
        <w:right w:val="none" w:sz="0" w:space="0" w:color="auto"/>
      </w:divBdr>
    </w:div>
    <w:div w:id="1643341663">
      <w:marLeft w:val="640"/>
      <w:marRight w:val="0"/>
      <w:marTop w:val="0"/>
      <w:marBottom w:val="0"/>
      <w:divBdr>
        <w:top w:val="none" w:sz="0" w:space="0" w:color="auto"/>
        <w:left w:val="none" w:sz="0" w:space="0" w:color="auto"/>
        <w:bottom w:val="none" w:sz="0" w:space="0" w:color="auto"/>
        <w:right w:val="none" w:sz="0" w:space="0" w:color="auto"/>
      </w:divBdr>
    </w:div>
    <w:div w:id="1643383324">
      <w:marLeft w:val="640"/>
      <w:marRight w:val="0"/>
      <w:marTop w:val="0"/>
      <w:marBottom w:val="0"/>
      <w:divBdr>
        <w:top w:val="none" w:sz="0" w:space="0" w:color="auto"/>
        <w:left w:val="none" w:sz="0" w:space="0" w:color="auto"/>
        <w:bottom w:val="none" w:sz="0" w:space="0" w:color="auto"/>
        <w:right w:val="none" w:sz="0" w:space="0" w:color="auto"/>
      </w:divBdr>
    </w:div>
    <w:div w:id="1643534601">
      <w:marLeft w:val="640"/>
      <w:marRight w:val="0"/>
      <w:marTop w:val="0"/>
      <w:marBottom w:val="0"/>
      <w:divBdr>
        <w:top w:val="none" w:sz="0" w:space="0" w:color="auto"/>
        <w:left w:val="none" w:sz="0" w:space="0" w:color="auto"/>
        <w:bottom w:val="none" w:sz="0" w:space="0" w:color="auto"/>
        <w:right w:val="none" w:sz="0" w:space="0" w:color="auto"/>
      </w:divBdr>
    </w:div>
    <w:div w:id="1643535462">
      <w:marLeft w:val="640"/>
      <w:marRight w:val="0"/>
      <w:marTop w:val="0"/>
      <w:marBottom w:val="0"/>
      <w:divBdr>
        <w:top w:val="none" w:sz="0" w:space="0" w:color="auto"/>
        <w:left w:val="none" w:sz="0" w:space="0" w:color="auto"/>
        <w:bottom w:val="none" w:sz="0" w:space="0" w:color="auto"/>
        <w:right w:val="none" w:sz="0" w:space="0" w:color="auto"/>
      </w:divBdr>
    </w:div>
    <w:div w:id="1643542205">
      <w:marLeft w:val="640"/>
      <w:marRight w:val="0"/>
      <w:marTop w:val="0"/>
      <w:marBottom w:val="0"/>
      <w:divBdr>
        <w:top w:val="none" w:sz="0" w:space="0" w:color="auto"/>
        <w:left w:val="none" w:sz="0" w:space="0" w:color="auto"/>
        <w:bottom w:val="none" w:sz="0" w:space="0" w:color="auto"/>
        <w:right w:val="none" w:sz="0" w:space="0" w:color="auto"/>
      </w:divBdr>
    </w:div>
    <w:div w:id="1643655672">
      <w:marLeft w:val="640"/>
      <w:marRight w:val="0"/>
      <w:marTop w:val="0"/>
      <w:marBottom w:val="0"/>
      <w:divBdr>
        <w:top w:val="none" w:sz="0" w:space="0" w:color="auto"/>
        <w:left w:val="none" w:sz="0" w:space="0" w:color="auto"/>
        <w:bottom w:val="none" w:sz="0" w:space="0" w:color="auto"/>
        <w:right w:val="none" w:sz="0" w:space="0" w:color="auto"/>
      </w:divBdr>
    </w:div>
    <w:div w:id="1643657402">
      <w:marLeft w:val="640"/>
      <w:marRight w:val="0"/>
      <w:marTop w:val="0"/>
      <w:marBottom w:val="0"/>
      <w:divBdr>
        <w:top w:val="none" w:sz="0" w:space="0" w:color="auto"/>
        <w:left w:val="none" w:sz="0" w:space="0" w:color="auto"/>
        <w:bottom w:val="none" w:sz="0" w:space="0" w:color="auto"/>
        <w:right w:val="none" w:sz="0" w:space="0" w:color="auto"/>
      </w:divBdr>
    </w:div>
    <w:div w:id="1643727186">
      <w:marLeft w:val="640"/>
      <w:marRight w:val="0"/>
      <w:marTop w:val="0"/>
      <w:marBottom w:val="0"/>
      <w:divBdr>
        <w:top w:val="none" w:sz="0" w:space="0" w:color="auto"/>
        <w:left w:val="none" w:sz="0" w:space="0" w:color="auto"/>
        <w:bottom w:val="none" w:sz="0" w:space="0" w:color="auto"/>
        <w:right w:val="none" w:sz="0" w:space="0" w:color="auto"/>
      </w:divBdr>
    </w:div>
    <w:div w:id="1643735532">
      <w:marLeft w:val="640"/>
      <w:marRight w:val="0"/>
      <w:marTop w:val="0"/>
      <w:marBottom w:val="0"/>
      <w:divBdr>
        <w:top w:val="none" w:sz="0" w:space="0" w:color="auto"/>
        <w:left w:val="none" w:sz="0" w:space="0" w:color="auto"/>
        <w:bottom w:val="none" w:sz="0" w:space="0" w:color="auto"/>
        <w:right w:val="none" w:sz="0" w:space="0" w:color="auto"/>
      </w:divBdr>
    </w:div>
    <w:div w:id="1643803538">
      <w:marLeft w:val="640"/>
      <w:marRight w:val="0"/>
      <w:marTop w:val="0"/>
      <w:marBottom w:val="0"/>
      <w:divBdr>
        <w:top w:val="none" w:sz="0" w:space="0" w:color="auto"/>
        <w:left w:val="none" w:sz="0" w:space="0" w:color="auto"/>
        <w:bottom w:val="none" w:sz="0" w:space="0" w:color="auto"/>
        <w:right w:val="none" w:sz="0" w:space="0" w:color="auto"/>
      </w:divBdr>
    </w:div>
    <w:div w:id="1643805371">
      <w:marLeft w:val="640"/>
      <w:marRight w:val="0"/>
      <w:marTop w:val="0"/>
      <w:marBottom w:val="0"/>
      <w:divBdr>
        <w:top w:val="none" w:sz="0" w:space="0" w:color="auto"/>
        <w:left w:val="none" w:sz="0" w:space="0" w:color="auto"/>
        <w:bottom w:val="none" w:sz="0" w:space="0" w:color="auto"/>
        <w:right w:val="none" w:sz="0" w:space="0" w:color="auto"/>
      </w:divBdr>
    </w:div>
    <w:div w:id="1643849430">
      <w:marLeft w:val="640"/>
      <w:marRight w:val="0"/>
      <w:marTop w:val="0"/>
      <w:marBottom w:val="0"/>
      <w:divBdr>
        <w:top w:val="none" w:sz="0" w:space="0" w:color="auto"/>
        <w:left w:val="none" w:sz="0" w:space="0" w:color="auto"/>
        <w:bottom w:val="none" w:sz="0" w:space="0" w:color="auto"/>
        <w:right w:val="none" w:sz="0" w:space="0" w:color="auto"/>
      </w:divBdr>
    </w:div>
    <w:div w:id="1643852304">
      <w:marLeft w:val="640"/>
      <w:marRight w:val="0"/>
      <w:marTop w:val="0"/>
      <w:marBottom w:val="0"/>
      <w:divBdr>
        <w:top w:val="none" w:sz="0" w:space="0" w:color="auto"/>
        <w:left w:val="none" w:sz="0" w:space="0" w:color="auto"/>
        <w:bottom w:val="none" w:sz="0" w:space="0" w:color="auto"/>
        <w:right w:val="none" w:sz="0" w:space="0" w:color="auto"/>
      </w:divBdr>
    </w:div>
    <w:div w:id="1643853740">
      <w:marLeft w:val="640"/>
      <w:marRight w:val="0"/>
      <w:marTop w:val="0"/>
      <w:marBottom w:val="0"/>
      <w:divBdr>
        <w:top w:val="none" w:sz="0" w:space="0" w:color="auto"/>
        <w:left w:val="none" w:sz="0" w:space="0" w:color="auto"/>
        <w:bottom w:val="none" w:sz="0" w:space="0" w:color="auto"/>
        <w:right w:val="none" w:sz="0" w:space="0" w:color="auto"/>
      </w:divBdr>
    </w:div>
    <w:div w:id="1643919696">
      <w:marLeft w:val="640"/>
      <w:marRight w:val="0"/>
      <w:marTop w:val="0"/>
      <w:marBottom w:val="0"/>
      <w:divBdr>
        <w:top w:val="none" w:sz="0" w:space="0" w:color="auto"/>
        <w:left w:val="none" w:sz="0" w:space="0" w:color="auto"/>
        <w:bottom w:val="none" w:sz="0" w:space="0" w:color="auto"/>
        <w:right w:val="none" w:sz="0" w:space="0" w:color="auto"/>
      </w:divBdr>
    </w:div>
    <w:div w:id="1643924770">
      <w:marLeft w:val="640"/>
      <w:marRight w:val="0"/>
      <w:marTop w:val="0"/>
      <w:marBottom w:val="0"/>
      <w:divBdr>
        <w:top w:val="none" w:sz="0" w:space="0" w:color="auto"/>
        <w:left w:val="none" w:sz="0" w:space="0" w:color="auto"/>
        <w:bottom w:val="none" w:sz="0" w:space="0" w:color="auto"/>
        <w:right w:val="none" w:sz="0" w:space="0" w:color="auto"/>
      </w:divBdr>
    </w:div>
    <w:div w:id="1643926045">
      <w:marLeft w:val="640"/>
      <w:marRight w:val="0"/>
      <w:marTop w:val="0"/>
      <w:marBottom w:val="0"/>
      <w:divBdr>
        <w:top w:val="none" w:sz="0" w:space="0" w:color="auto"/>
        <w:left w:val="none" w:sz="0" w:space="0" w:color="auto"/>
        <w:bottom w:val="none" w:sz="0" w:space="0" w:color="auto"/>
        <w:right w:val="none" w:sz="0" w:space="0" w:color="auto"/>
      </w:divBdr>
    </w:div>
    <w:div w:id="1643972003">
      <w:marLeft w:val="640"/>
      <w:marRight w:val="0"/>
      <w:marTop w:val="0"/>
      <w:marBottom w:val="0"/>
      <w:divBdr>
        <w:top w:val="none" w:sz="0" w:space="0" w:color="auto"/>
        <w:left w:val="none" w:sz="0" w:space="0" w:color="auto"/>
        <w:bottom w:val="none" w:sz="0" w:space="0" w:color="auto"/>
        <w:right w:val="none" w:sz="0" w:space="0" w:color="auto"/>
      </w:divBdr>
    </w:div>
    <w:div w:id="1644040449">
      <w:marLeft w:val="640"/>
      <w:marRight w:val="0"/>
      <w:marTop w:val="0"/>
      <w:marBottom w:val="0"/>
      <w:divBdr>
        <w:top w:val="none" w:sz="0" w:space="0" w:color="auto"/>
        <w:left w:val="none" w:sz="0" w:space="0" w:color="auto"/>
        <w:bottom w:val="none" w:sz="0" w:space="0" w:color="auto"/>
        <w:right w:val="none" w:sz="0" w:space="0" w:color="auto"/>
      </w:divBdr>
    </w:div>
    <w:div w:id="1644264791">
      <w:marLeft w:val="640"/>
      <w:marRight w:val="0"/>
      <w:marTop w:val="0"/>
      <w:marBottom w:val="0"/>
      <w:divBdr>
        <w:top w:val="none" w:sz="0" w:space="0" w:color="auto"/>
        <w:left w:val="none" w:sz="0" w:space="0" w:color="auto"/>
        <w:bottom w:val="none" w:sz="0" w:space="0" w:color="auto"/>
        <w:right w:val="none" w:sz="0" w:space="0" w:color="auto"/>
      </w:divBdr>
    </w:div>
    <w:div w:id="1644264902">
      <w:marLeft w:val="640"/>
      <w:marRight w:val="0"/>
      <w:marTop w:val="0"/>
      <w:marBottom w:val="0"/>
      <w:divBdr>
        <w:top w:val="none" w:sz="0" w:space="0" w:color="auto"/>
        <w:left w:val="none" w:sz="0" w:space="0" w:color="auto"/>
        <w:bottom w:val="none" w:sz="0" w:space="0" w:color="auto"/>
        <w:right w:val="none" w:sz="0" w:space="0" w:color="auto"/>
      </w:divBdr>
    </w:div>
    <w:div w:id="1644383076">
      <w:marLeft w:val="640"/>
      <w:marRight w:val="0"/>
      <w:marTop w:val="0"/>
      <w:marBottom w:val="0"/>
      <w:divBdr>
        <w:top w:val="none" w:sz="0" w:space="0" w:color="auto"/>
        <w:left w:val="none" w:sz="0" w:space="0" w:color="auto"/>
        <w:bottom w:val="none" w:sz="0" w:space="0" w:color="auto"/>
        <w:right w:val="none" w:sz="0" w:space="0" w:color="auto"/>
      </w:divBdr>
    </w:div>
    <w:div w:id="1644388231">
      <w:marLeft w:val="640"/>
      <w:marRight w:val="0"/>
      <w:marTop w:val="0"/>
      <w:marBottom w:val="0"/>
      <w:divBdr>
        <w:top w:val="none" w:sz="0" w:space="0" w:color="auto"/>
        <w:left w:val="none" w:sz="0" w:space="0" w:color="auto"/>
        <w:bottom w:val="none" w:sz="0" w:space="0" w:color="auto"/>
        <w:right w:val="none" w:sz="0" w:space="0" w:color="auto"/>
      </w:divBdr>
    </w:div>
    <w:div w:id="1644461984">
      <w:marLeft w:val="640"/>
      <w:marRight w:val="0"/>
      <w:marTop w:val="0"/>
      <w:marBottom w:val="0"/>
      <w:divBdr>
        <w:top w:val="none" w:sz="0" w:space="0" w:color="auto"/>
        <w:left w:val="none" w:sz="0" w:space="0" w:color="auto"/>
        <w:bottom w:val="none" w:sz="0" w:space="0" w:color="auto"/>
        <w:right w:val="none" w:sz="0" w:space="0" w:color="auto"/>
      </w:divBdr>
    </w:div>
    <w:div w:id="1644501237">
      <w:marLeft w:val="640"/>
      <w:marRight w:val="0"/>
      <w:marTop w:val="0"/>
      <w:marBottom w:val="0"/>
      <w:divBdr>
        <w:top w:val="none" w:sz="0" w:space="0" w:color="auto"/>
        <w:left w:val="none" w:sz="0" w:space="0" w:color="auto"/>
        <w:bottom w:val="none" w:sz="0" w:space="0" w:color="auto"/>
        <w:right w:val="none" w:sz="0" w:space="0" w:color="auto"/>
      </w:divBdr>
    </w:div>
    <w:div w:id="1644581918">
      <w:marLeft w:val="640"/>
      <w:marRight w:val="0"/>
      <w:marTop w:val="0"/>
      <w:marBottom w:val="0"/>
      <w:divBdr>
        <w:top w:val="none" w:sz="0" w:space="0" w:color="auto"/>
        <w:left w:val="none" w:sz="0" w:space="0" w:color="auto"/>
        <w:bottom w:val="none" w:sz="0" w:space="0" w:color="auto"/>
        <w:right w:val="none" w:sz="0" w:space="0" w:color="auto"/>
      </w:divBdr>
    </w:div>
    <w:div w:id="1644652164">
      <w:marLeft w:val="640"/>
      <w:marRight w:val="0"/>
      <w:marTop w:val="0"/>
      <w:marBottom w:val="0"/>
      <w:divBdr>
        <w:top w:val="none" w:sz="0" w:space="0" w:color="auto"/>
        <w:left w:val="none" w:sz="0" w:space="0" w:color="auto"/>
        <w:bottom w:val="none" w:sz="0" w:space="0" w:color="auto"/>
        <w:right w:val="none" w:sz="0" w:space="0" w:color="auto"/>
      </w:divBdr>
    </w:div>
    <w:div w:id="1644657994">
      <w:marLeft w:val="640"/>
      <w:marRight w:val="0"/>
      <w:marTop w:val="0"/>
      <w:marBottom w:val="0"/>
      <w:divBdr>
        <w:top w:val="none" w:sz="0" w:space="0" w:color="auto"/>
        <w:left w:val="none" w:sz="0" w:space="0" w:color="auto"/>
        <w:bottom w:val="none" w:sz="0" w:space="0" w:color="auto"/>
        <w:right w:val="none" w:sz="0" w:space="0" w:color="auto"/>
      </w:divBdr>
    </w:div>
    <w:div w:id="1644699081">
      <w:marLeft w:val="640"/>
      <w:marRight w:val="0"/>
      <w:marTop w:val="0"/>
      <w:marBottom w:val="0"/>
      <w:divBdr>
        <w:top w:val="none" w:sz="0" w:space="0" w:color="auto"/>
        <w:left w:val="none" w:sz="0" w:space="0" w:color="auto"/>
        <w:bottom w:val="none" w:sz="0" w:space="0" w:color="auto"/>
        <w:right w:val="none" w:sz="0" w:space="0" w:color="auto"/>
      </w:divBdr>
    </w:div>
    <w:div w:id="1644845578">
      <w:marLeft w:val="640"/>
      <w:marRight w:val="0"/>
      <w:marTop w:val="0"/>
      <w:marBottom w:val="0"/>
      <w:divBdr>
        <w:top w:val="none" w:sz="0" w:space="0" w:color="auto"/>
        <w:left w:val="none" w:sz="0" w:space="0" w:color="auto"/>
        <w:bottom w:val="none" w:sz="0" w:space="0" w:color="auto"/>
        <w:right w:val="none" w:sz="0" w:space="0" w:color="auto"/>
      </w:divBdr>
    </w:div>
    <w:div w:id="1644848146">
      <w:marLeft w:val="640"/>
      <w:marRight w:val="0"/>
      <w:marTop w:val="0"/>
      <w:marBottom w:val="0"/>
      <w:divBdr>
        <w:top w:val="none" w:sz="0" w:space="0" w:color="auto"/>
        <w:left w:val="none" w:sz="0" w:space="0" w:color="auto"/>
        <w:bottom w:val="none" w:sz="0" w:space="0" w:color="auto"/>
        <w:right w:val="none" w:sz="0" w:space="0" w:color="auto"/>
      </w:divBdr>
    </w:div>
    <w:div w:id="1644889478">
      <w:marLeft w:val="640"/>
      <w:marRight w:val="0"/>
      <w:marTop w:val="0"/>
      <w:marBottom w:val="0"/>
      <w:divBdr>
        <w:top w:val="none" w:sz="0" w:space="0" w:color="auto"/>
        <w:left w:val="none" w:sz="0" w:space="0" w:color="auto"/>
        <w:bottom w:val="none" w:sz="0" w:space="0" w:color="auto"/>
        <w:right w:val="none" w:sz="0" w:space="0" w:color="auto"/>
      </w:divBdr>
    </w:div>
    <w:div w:id="1644889506">
      <w:marLeft w:val="640"/>
      <w:marRight w:val="0"/>
      <w:marTop w:val="0"/>
      <w:marBottom w:val="0"/>
      <w:divBdr>
        <w:top w:val="none" w:sz="0" w:space="0" w:color="auto"/>
        <w:left w:val="none" w:sz="0" w:space="0" w:color="auto"/>
        <w:bottom w:val="none" w:sz="0" w:space="0" w:color="auto"/>
        <w:right w:val="none" w:sz="0" w:space="0" w:color="auto"/>
      </w:divBdr>
    </w:div>
    <w:div w:id="1644892602">
      <w:marLeft w:val="640"/>
      <w:marRight w:val="0"/>
      <w:marTop w:val="0"/>
      <w:marBottom w:val="0"/>
      <w:divBdr>
        <w:top w:val="none" w:sz="0" w:space="0" w:color="auto"/>
        <w:left w:val="none" w:sz="0" w:space="0" w:color="auto"/>
        <w:bottom w:val="none" w:sz="0" w:space="0" w:color="auto"/>
        <w:right w:val="none" w:sz="0" w:space="0" w:color="auto"/>
      </w:divBdr>
    </w:div>
    <w:div w:id="1644919981">
      <w:marLeft w:val="640"/>
      <w:marRight w:val="0"/>
      <w:marTop w:val="0"/>
      <w:marBottom w:val="0"/>
      <w:divBdr>
        <w:top w:val="none" w:sz="0" w:space="0" w:color="auto"/>
        <w:left w:val="none" w:sz="0" w:space="0" w:color="auto"/>
        <w:bottom w:val="none" w:sz="0" w:space="0" w:color="auto"/>
        <w:right w:val="none" w:sz="0" w:space="0" w:color="auto"/>
      </w:divBdr>
    </w:div>
    <w:div w:id="1644961492">
      <w:marLeft w:val="640"/>
      <w:marRight w:val="0"/>
      <w:marTop w:val="0"/>
      <w:marBottom w:val="0"/>
      <w:divBdr>
        <w:top w:val="none" w:sz="0" w:space="0" w:color="auto"/>
        <w:left w:val="none" w:sz="0" w:space="0" w:color="auto"/>
        <w:bottom w:val="none" w:sz="0" w:space="0" w:color="auto"/>
        <w:right w:val="none" w:sz="0" w:space="0" w:color="auto"/>
      </w:divBdr>
    </w:div>
    <w:div w:id="1644965286">
      <w:marLeft w:val="640"/>
      <w:marRight w:val="0"/>
      <w:marTop w:val="0"/>
      <w:marBottom w:val="0"/>
      <w:divBdr>
        <w:top w:val="none" w:sz="0" w:space="0" w:color="auto"/>
        <w:left w:val="none" w:sz="0" w:space="0" w:color="auto"/>
        <w:bottom w:val="none" w:sz="0" w:space="0" w:color="auto"/>
        <w:right w:val="none" w:sz="0" w:space="0" w:color="auto"/>
      </w:divBdr>
    </w:div>
    <w:div w:id="1645039063">
      <w:marLeft w:val="640"/>
      <w:marRight w:val="0"/>
      <w:marTop w:val="0"/>
      <w:marBottom w:val="0"/>
      <w:divBdr>
        <w:top w:val="none" w:sz="0" w:space="0" w:color="auto"/>
        <w:left w:val="none" w:sz="0" w:space="0" w:color="auto"/>
        <w:bottom w:val="none" w:sz="0" w:space="0" w:color="auto"/>
        <w:right w:val="none" w:sz="0" w:space="0" w:color="auto"/>
      </w:divBdr>
    </w:div>
    <w:div w:id="1645039849">
      <w:marLeft w:val="640"/>
      <w:marRight w:val="0"/>
      <w:marTop w:val="0"/>
      <w:marBottom w:val="0"/>
      <w:divBdr>
        <w:top w:val="none" w:sz="0" w:space="0" w:color="auto"/>
        <w:left w:val="none" w:sz="0" w:space="0" w:color="auto"/>
        <w:bottom w:val="none" w:sz="0" w:space="0" w:color="auto"/>
        <w:right w:val="none" w:sz="0" w:space="0" w:color="auto"/>
      </w:divBdr>
    </w:div>
    <w:div w:id="1645086436">
      <w:marLeft w:val="640"/>
      <w:marRight w:val="0"/>
      <w:marTop w:val="0"/>
      <w:marBottom w:val="0"/>
      <w:divBdr>
        <w:top w:val="none" w:sz="0" w:space="0" w:color="auto"/>
        <w:left w:val="none" w:sz="0" w:space="0" w:color="auto"/>
        <w:bottom w:val="none" w:sz="0" w:space="0" w:color="auto"/>
        <w:right w:val="none" w:sz="0" w:space="0" w:color="auto"/>
      </w:divBdr>
    </w:div>
    <w:div w:id="1645161998">
      <w:marLeft w:val="640"/>
      <w:marRight w:val="0"/>
      <w:marTop w:val="0"/>
      <w:marBottom w:val="0"/>
      <w:divBdr>
        <w:top w:val="none" w:sz="0" w:space="0" w:color="auto"/>
        <w:left w:val="none" w:sz="0" w:space="0" w:color="auto"/>
        <w:bottom w:val="none" w:sz="0" w:space="0" w:color="auto"/>
        <w:right w:val="none" w:sz="0" w:space="0" w:color="auto"/>
      </w:divBdr>
    </w:div>
    <w:div w:id="1645350335">
      <w:marLeft w:val="640"/>
      <w:marRight w:val="0"/>
      <w:marTop w:val="0"/>
      <w:marBottom w:val="0"/>
      <w:divBdr>
        <w:top w:val="none" w:sz="0" w:space="0" w:color="auto"/>
        <w:left w:val="none" w:sz="0" w:space="0" w:color="auto"/>
        <w:bottom w:val="none" w:sz="0" w:space="0" w:color="auto"/>
        <w:right w:val="none" w:sz="0" w:space="0" w:color="auto"/>
      </w:divBdr>
    </w:div>
    <w:div w:id="1645354585">
      <w:marLeft w:val="640"/>
      <w:marRight w:val="0"/>
      <w:marTop w:val="0"/>
      <w:marBottom w:val="0"/>
      <w:divBdr>
        <w:top w:val="none" w:sz="0" w:space="0" w:color="auto"/>
        <w:left w:val="none" w:sz="0" w:space="0" w:color="auto"/>
        <w:bottom w:val="none" w:sz="0" w:space="0" w:color="auto"/>
        <w:right w:val="none" w:sz="0" w:space="0" w:color="auto"/>
      </w:divBdr>
    </w:div>
    <w:div w:id="1645425909">
      <w:marLeft w:val="640"/>
      <w:marRight w:val="0"/>
      <w:marTop w:val="0"/>
      <w:marBottom w:val="0"/>
      <w:divBdr>
        <w:top w:val="none" w:sz="0" w:space="0" w:color="auto"/>
        <w:left w:val="none" w:sz="0" w:space="0" w:color="auto"/>
        <w:bottom w:val="none" w:sz="0" w:space="0" w:color="auto"/>
        <w:right w:val="none" w:sz="0" w:space="0" w:color="auto"/>
      </w:divBdr>
    </w:div>
    <w:div w:id="1645432070">
      <w:marLeft w:val="640"/>
      <w:marRight w:val="0"/>
      <w:marTop w:val="0"/>
      <w:marBottom w:val="0"/>
      <w:divBdr>
        <w:top w:val="none" w:sz="0" w:space="0" w:color="auto"/>
        <w:left w:val="none" w:sz="0" w:space="0" w:color="auto"/>
        <w:bottom w:val="none" w:sz="0" w:space="0" w:color="auto"/>
        <w:right w:val="none" w:sz="0" w:space="0" w:color="auto"/>
      </w:divBdr>
    </w:div>
    <w:div w:id="1645499159">
      <w:marLeft w:val="640"/>
      <w:marRight w:val="0"/>
      <w:marTop w:val="0"/>
      <w:marBottom w:val="0"/>
      <w:divBdr>
        <w:top w:val="none" w:sz="0" w:space="0" w:color="auto"/>
        <w:left w:val="none" w:sz="0" w:space="0" w:color="auto"/>
        <w:bottom w:val="none" w:sz="0" w:space="0" w:color="auto"/>
        <w:right w:val="none" w:sz="0" w:space="0" w:color="auto"/>
      </w:divBdr>
    </w:div>
    <w:div w:id="1645499335">
      <w:marLeft w:val="640"/>
      <w:marRight w:val="0"/>
      <w:marTop w:val="0"/>
      <w:marBottom w:val="0"/>
      <w:divBdr>
        <w:top w:val="none" w:sz="0" w:space="0" w:color="auto"/>
        <w:left w:val="none" w:sz="0" w:space="0" w:color="auto"/>
        <w:bottom w:val="none" w:sz="0" w:space="0" w:color="auto"/>
        <w:right w:val="none" w:sz="0" w:space="0" w:color="auto"/>
      </w:divBdr>
    </w:div>
    <w:div w:id="1645499486">
      <w:marLeft w:val="640"/>
      <w:marRight w:val="0"/>
      <w:marTop w:val="0"/>
      <w:marBottom w:val="0"/>
      <w:divBdr>
        <w:top w:val="none" w:sz="0" w:space="0" w:color="auto"/>
        <w:left w:val="none" w:sz="0" w:space="0" w:color="auto"/>
        <w:bottom w:val="none" w:sz="0" w:space="0" w:color="auto"/>
        <w:right w:val="none" w:sz="0" w:space="0" w:color="auto"/>
      </w:divBdr>
    </w:div>
    <w:div w:id="1645507334">
      <w:marLeft w:val="640"/>
      <w:marRight w:val="0"/>
      <w:marTop w:val="0"/>
      <w:marBottom w:val="0"/>
      <w:divBdr>
        <w:top w:val="none" w:sz="0" w:space="0" w:color="auto"/>
        <w:left w:val="none" w:sz="0" w:space="0" w:color="auto"/>
        <w:bottom w:val="none" w:sz="0" w:space="0" w:color="auto"/>
        <w:right w:val="none" w:sz="0" w:space="0" w:color="auto"/>
      </w:divBdr>
    </w:div>
    <w:div w:id="1645508595">
      <w:marLeft w:val="640"/>
      <w:marRight w:val="0"/>
      <w:marTop w:val="0"/>
      <w:marBottom w:val="0"/>
      <w:divBdr>
        <w:top w:val="none" w:sz="0" w:space="0" w:color="auto"/>
        <w:left w:val="none" w:sz="0" w:space="0" w:color="auto"/>
        <w:bottom w:val="none" w:sz="0" w:space="0" w:color="auto"/>
        <w:right w:val="none" w:sz="0" w:space="0" w:color="auto"/>
      </w:divBdr>
    </w:div>
    <w:div w:id="1645771170">
      <w:marLeft w:val="640"/>
      <w:marRight w:val="0"/>
      <w:marTop w:val="0"/>
      <w:marBottom w:val="0"/>
      <w:divBdr>
        <w:top w:val="none" w:sz="0" w:space="0" w:color="auto"/>
        <w:left w:val="none" w:sz="0" w:space="0" w:color="auto"/>
        <w:bottom w:val="none" w:sz="0" w:space="0" w:color="auto"/>
        <w:right w:val="none" w:sz="0" w:space="0" w:color="auto"/>
      </w:divBdr>
    </w:div>
    <w:div w:id="1645813347">
      <w:marLeft w:val="640"/>
      <w:marRight w:val="0"/>
      <w:marTop w:val="0"/>
      <w:marBottom w:val="0"/>
      <w:divBdr>
        <w:top w:val="none" w:sz="0" w:space="0" w:color="auto"/>
        <w:left w:val="none" w:sz="0" w:space="0" w:color="auto"/>
        <w:bottom w:val="none" w:sz="0" w:space="0" w:color="auto"/>
        <w:right w:val="none" w:sz="0" w:space="0" w:color="auto"/>
      </w:divBdr>
    </w:div>
    <w:div w:id="1645815834">
      <w:marLeft w:val="640"/>
      <w:marRight w:val="0"/>
      <w:marTop w:val="0"/>
      <w:marBottom w:val="0"/>
      <w:divBdr>
        <w:top w:val="none" w:sz="0" w:space="0" w:color="auto"/>
        <w:left w:val="none" w:sz="0" w:space="0" w:color="auto"/>
        <w:bottom w:val="none" w:sz="0" w:space="0" w:color="auto"/>
        <w:right w:val="none" w:sz="0" w:space="0" w:color="auto"/>
      </w:divBdr>
    </w:div>
    <w:div w:id="1645818198">
      <w:marLeft w:val="640"/>
      <w:marRight w:val="0"/>
      <w:marTop w:val="0"/>
      <w:marBottom w:val="0"/>
      <w:divBdr>
        <w:top w:val="none" w:sz="0" w:space="0" w:color="auto"/>
        <w:left w:val="none" w:sz="0" w:space="0" w:color="auto"/>
        <w:bottom w:val="none" w:sz="0" w:space="0" w:color="auto"/>
        <w:right w:val="none" w:sz="0" w:space="0" w:color="auto"/>
      </w:divBdr>
    </w:div>
    <w:div w:id="1645889660">
      <w:marLeft w:val="640"/>
      <w:marRight w:val="0"/>
      <w:marTop w:val="0"/>
      <w:marBottom w:val="0"/>
      <w:divBdr>
        <w:top w:val="none" w:sz="0" w:space="0" w:color="auto"/>
        <w:left w:val="none" w:sz="0" w:space="0" w:color="auto"/>
        <w:bottom w:val="none" w:sz="0" w:space="0" w:color="auto"/>
        <w:right w:val="none" w:sz="0" w:space="0" w:color="auto"/>
      </w:divBdr>
    </w:div>
    <w:div w:id="1645966055">
      <w:marLeft w:val="640"/>
      <w:marRight w:val="0"/>
      <w:marTop w:val="0"/>
      <w:marBottom w:val="0"/>
      <w:divBdr>
        <w:top w:val="none" w:sz="0" w:space="0" w:color="auto"/>
        <w:left w:val="none" w:sz="0" w:space="0" w:color="auto"/>
        <w:bottom w:val="none" w:sz="0" w:space="0" w:color="auto"/>
        <w:right w:val="none" w:sz="0" w:space="0" w:color="auto"/>
      </w:divBdr>
    </w:div>
    <w:div w:id="1645968897">
      <w:marLeft w:val="640"/>
      <w:marRight w:val="0"/>
      <w:marTop w:val="0"/>
      <w:marBottom w:val="0"/>
      <w:divBdr>
        <w:top w:val="none" w:sz="0" w:space="0" w:color="auto"/>
        <w:left w:val="none" w:sz="0" w:space="0" w:color="auto"/>
        <w:bottom w:val="none" w:sz="0" w:space="0" w:color="auto"/>
        <w:right w:val="none" w:sz="0" w:space="0" w:color="auto"/>
      </w:divBdr>
    </w:div>
    <w:div w:id="1646005447">
      <w:marLeft w:val="640"/>
      <w:marRight w:val="0"/>
      <w:marTop w:val="0"/>
      <w:marBottom w:val="0"/>
      <w:divBdr>
        <w:top w:val="none" w:sz="0" w:space="0" w:color="auto"/>
        <w:left w:val="none" w:sz="0" w:space="0" w:color="auto"/>
        <w:bottom w:val="none" w:sz="0" w:space="0" w:color="auto"/>
        <w:right w:val="none" w:sz="0" w:space="0" w:color="auto"/>
      </w:divBdr>
    </w:div>
    <w:div w:id="1646009016">
      <w:marLeft w:val="640"/>
      <w:marRight w:val="0"/>
      <w:marTop w:val="0"/>
      <w:marBottom w:val="0"/>
      <w:divBdr>
        <w:top w:val="none" w:sz="0" w:space="0" w:color="auto"/>
        <w:left w:val="none" w:sz="0" w:space="0" w:color="auto"/>
        <w:bottom w:val="none" w:sz="0" w:space="0" w:color="auto"/>
        <w:right w:val="none" w:sz="0" w:space="0" w:color="auto"/>
      </w:divBdr>
    </w:div>
    <w:div w:id="1646011379">
      <w:marLeft w:val="640"/>
      <w:marRight w:val="0"/>
      <w:marTop w:val="0"/>
      <w:marBottom w:val="0"/>
      <w:divBdr>
        <w:top w:val="none" w:sz="0" w:space="0" w:color="auto"/>
        <w:left w:val="none" w:sz="0" w:space="0" w:color="auto"/>
        <w:bottom w:val="none" w:sz="0" w:space="0" w:color="auto"/>
        <w:right w:val="none" w:sz="0" w:space="0" w:color="auto"/>
      </w:divBdr>
    </w:div>
    <w:div w:id="1646159765">
      <w:marLeft w:val="640"/>
      <w:marRight w:val="0"/>
      <w:marTop w:val="0"/>
      <w:marBottom w:val="0"/>
      <w:divBdr>
        <w:top w:val="none" w:sz="0" w:space="0" w:color="auto"/>
        <w:left w:val="none" w:sz="0" w:space="0" w:color="auto"/>
        <w:bottom w:val="none" w:sz="0" w:space="0" w:color="auto"/>
        <w:right w:val="none" w:sz="0" w:space="0" w:color="auto"/>
      </w:divBdr>
    </w:div>
    <w:div w:id="1646273939">
      <w:marLeft w:val="640"/>
      <w:marRight w:val="0"/>
      <w:marTop w:val="0"/>
      <w:marBottom w:val="0"/>
      <w:divBdr>
        <w:top w:val="none" w:sz="0" w:space="0" w:color="auto"/>
        <w:left w:val="none" w:sz="0" w:space="0" w:color="auto"/>
        <w:bottom w:val="none" w:sz="0" w:space="0" w:color="auto"/>
        <w:right w:val="none" w:sz="0" w:space="0" w:color="auto"/>
      </w:divBdr>
    </w:div>
    <w:div w:id="1646348595">
      <w:marLeft w:val="640"/>
      <w:marRight w:val="0"/>
      <w:marTop w:val="0"/>
      <w:marBottom w:val="0"/>
      <w:divBdr>
        <w:top w:val="none" w:sz="0" w:space="0" w:color="auto"/>
        <w:left w:val="none" w:sz="0" w:space="0" w:color="auto"/>
        <w:bottom w:val="none" w:sz="0" w:space="0" w:color="auto"/>
        <w:right w:val="none" w:sz="0" w:space="0" w:color="auto"/>
      </w:divBdr>
    </w:div>
    <w:div w:id="1646396793">
      <w:marLeft w:val="640"/>
      <w:marRight w:val="0"/>
      <w:marTop w:val="0"/>
      <w:marBottom w:val="0"/>
      <w:divBdr>
        <w:top w:val="none" w:sz="0" w:space="0" w:color="auto"/>
        <w:left w:val="none" w:sz="0" w:space="0" w:color="auto"/>
        <w:bottom w:val="none" w:sz="0" w:space="0" w:color="auto"/>
        <w:right w:val="none" w:sz="0" w:space="0" w:color="auto"/>
      </w:divBdr>
    </w:div>
    <w:div w:id="1646426829">
      <w:marLeft w:val="640"/>
      <w:marRight w:val="0"/>
      <w:marTop w:val="0"/>
      <w:marBottom w:val="0"/>
      <w:divBdr>
        <w:top w:val="none" w:sz="0" w:space="0" w:color="auto"/>
        <w:left w:val="none" w:sz="0" w:space="0" w:color="auto"/>
        <w:bottom w:val="none" w:sz="0" w:space="0" w:color="auto"/>
        <w:right w:val="none" w:sz="0" w:space="0" w:color="auto"/>
      </w:divBdr>
    </w:div>
    <w:div w:id="1646662760">
      <w:marLeft w:val="640"/>
      <w:marRight w:val="0"/>
      <w:marTop w:val="0"/>
      <w:marBottom w:val="0"/>
      <w:divBdr>
        <w:top w:val="none" w:sz="0" w:space="0" w:color="auto"/>
        <w:left w:val="none" w:sz="0" w:space="0" w:color="auto"/>
        <w:bottom w:val="none" w:sz="0" w:space="0" w:color="auto"/>
        <w:right w:val="none" w:sz="0" w:space="0" w:color="auto"/>
      </w:divBdr>
    </w:div>
    <w:div w:id="1646734712">
      <w:marLeft w:val="640"/>
      <w:marRight w:val="0"/>
      <w:marTop w:val="0"/>
      <w:marBottom w:val="0"/>
      <w:divBdr>
        <w:top w:val="none" w:sz="0" w:space="0" w:color="auto"/>
        <w:left w:val="none" w:sz="0" w:space="0" w:color="auto"/>
        <w:bottom w:val="none" w:sz="0" w:space="0" w:color="auto"/>
        <w:right w:val="none" w:sz="0" w:space="0" w:color="auto"/>
      </w:divBdr>
    </w:div>
    <w:div w:id="1646738789">
      <w:marLeft w:val="640"/>
      <w:marRight w:val="0"/>
      <w:marTop w:val="0"/>
      <w:marBottom w:val="0"/>
      <w:divBdr>
        <w:top w:val="none" w:sz="0" w:space="0" w:color="auto"/>
        <w:left w:val="none" w:sz="0" w:space="0" w:color="auto"/>
        <w:bottom w:val="none" w:sz="0" w:space="0" w:color="auto"/>
        <w:right w:val="none" w:sz="0" w:space="0" w:color="auto"/>
      </w:divBdr>
    </w:div>
    <w:div w:id="1646812329">
      <w:marLeft w:val="640"/>
      <w:marRight w:val="0"/>
      <w:marTop w:val="0"/>
      <w:marBottom w:val="0"/>
      <w:divBdr>
        <w:top w:val="none" w:sz="0" w:space="0" w:color="auto"/>
        <w:left w:val="none" w:sz="0" w:space="0" w:color="auto"/>
        <w:bottom w:val="none" w:sz="0" w:space="0" w:color="auto"/>
        <w:right w:val="none" w:sz="0" w:space="0" w:color="auto"/>
      </w:divBdr>
    </w:div>
    <w:div w:id="1646884858">
      <w:marLeft w:val="640"/>
      <w:marRight w:val="0"/>
      <w:marTop w:val="0"/>
      <w:marBottom w:val="0"/>
      <w:divBdr>
        <w:top w:val="none" w:sz="0" w:space="0" w:color="auto"/>
        <w:left w:val="none" w:sz="0" w:space="0" w:color="auto"/>
        <w:bottom w:val="none" w:sz="0" w:space="0" w:color="auto"/>
        <w:right w:val="none" w:sz="0" w:space="0" w:color="auto"/>
      </w:divBdr>
    </w:div>
    <w:div w:id="1647003831">
      <w:marLeft w:val="640"/>
      <w:marRight w:val="0"/>
      <w:marTop w:val="0"/>
      <w:marBottom w:val="0"/>
      <w:divBdr>
        <w:top w:val="none" w:sz="0" w:space="0" w:color="auto"/>
        <w:left w:val="none" w:sz="0" w:space="0" w:color="auto"/>
        <w:bottom w:val="none" w:sz="0" w:space="0" w:color="auto"/>
        <w:right w:val="none" w:sz="0" w:space="0" w:color="auto"/>
      </w:divBdr>
    </w:div>
    <w:div w:id="1647052293">
      <w:marLeft w:val="640"/>
      <w:marRight w:val="0"/>
      <w:marTop w:val="0"/>
      <w:marBottom w:val="0"/>
      <w:divBdr>
        <w:top w:val="none" w:sz="0" w:space="0" w:color="auto"/>
        <w:left w:val="none" w:sz="0" w:space="0" w:color="auto"/>
        <w:bottom w:val="none" w:sz="0" w:space="0" w:color="auto"/>
        <w:right w:val="none" w:sz="0" w:space="0" w:color="auto"/>
      </w:divBdr>
    </w:div>
    <w:div w:id="1647052367">
      <w:marLeft w:val="640"/>
      <w:marRight w:val="0"/>
      <w:marTop w:val="0"/>
      <w:marBottom w:val="0"/>
      <w:divBdr>
        <w:top w:val="none" w:sz="0" w:space="0" w:color="auto"/>
        <w:left w:val="none" w:sz="0" w:space="0" w:color="auto"/>
        <w:bottom w:val="none" w:sz="0" w:space="0" w:color="auto"/>
        <w:right w:val="none" w:sz="0" w:space="0" w:color="auto"/>
      </w:divBdr>
    </w:div>
    <w:div w:id="1647079210">
      <w:marLeft w:val="640"/>
      <w:marRight w:val="0"/>
      <w:marTop w:val="0"/>
      <w:marBottom w:val="0"/>
      <w:divBdr>
        <w:top w:val="none" w:sz="0" w:space="0" w:color="auto"/>
        <w:left w:val="none" w:sz="0" w:space="0" w:color="auto"/>
        <w:bottom w:val="none" w:sz="0" w:space="0" w:color="auto"/>
        <w:right w:val="none" w:sz="0" w:space="0" w:color="auto"/>
      </w:divBdr>
    </w:div>
    <w:div w:id="1647082328">
      <w:marLeft w:val="640"/>
      <w:marRight w:val="0"/>
      <w:marTop w:val="0"/>
      <w:marBottom w:val="0"/>
      <w:divBdr>
        <w:top w:val="none" w:sz="0" w:space="0" w:color="auto"/>
        <w:left w:val="none" w:sz="0" w:space="0" w:color="auto"/>
        <w:bottom w:val="none" w:sz="0" w:space="0" w:color="auto"/>
        <w:right w:val="none" w:sz="0" w:space="0" w:color="auto"/>
      </w:divBdr>
    </w:div>
    <w:div w:id="1647122239">
      <w:marLeft w:val="640"/>
      <w:marRight w:val="0"/>
      <w:marTop w:val="0"/>
      <w:marBottom w:val="0"/>
      <w:divBdr>
        <w:top w:val="none" w:sz="0" w:space="0" w:color="auto"/>
        <w:left w:val="none" w:sz="0" w:space="0" w:color="auto"/>
        <w:bottom w:val="none" w:sz="0" w:space="0" w:color="auto"/>
        <w:right w:val="none" w:sz="0" w:space="0" w:color="auto"/>
      </w:divBdr>
    </w:div>
    <w:div w:id="1647199758">
      <w:marLeft w:val="640"/>
      <w:marRight w:val="0"/>
      <w:marTop w:val="0"/>
      <w:marBottom w:val="0"/>
      <w:divBdr>
        <w:top w:val="none" w:sz="0" w:space="0" w:color="auto"/>
        <w:left w:val="none" w:sz="0" w:space="0" w:color="auto"/>
        <w:bottom w:val="none" w:sz="0" w:space="0" w:color="auto"/>
        <w:right w:val="none" w:sz="0" w:space="0" w:color="auto"/>
      </w:divBdr>
    </w:div>
    <w:div w:id="1647276699">
      <w:marLeft w:val="640"/>
      <w:marRight w:val="0"/>
      <w:marTop w:val="0"/>
      <w:marBottom w:val="0"/>
      <w:divBdr>
        <w:top w:val="none" w:sz="0" w:space="0" w:color="auto"/>
        <w:left w:val="none" w:sz="0" w:space="0" w:color="auto"/>
        <w:bottom w:val="none" w:sz="0" w:space="0" w:color="auto"/>
        <w:right w:val="none" w:sz="0" w:space="0" w:color="auto"/>
      </w:divBdr>
    </w:div>
    <w:div w:id="1647276979">
      <w:marLeft w:val="640"/>
      <w:marRight w:val="0"/>
      <w:marTop w:val="0"/>
      <w:marBottom w:val="0"/>
      <w:divBdr>
        <w:top w:val="none" w:sz="0" w:space="0" w:color="auto"/>
        <w:left w:val="none" w:sz="0" w:space="0" w:color="auto"/>
        <w:bottom w:val="none" w:sz="0" w:space="0" w:color="auto"/>
        <w:right w:val="none" w:sz="0" w:space="0" w:color="auto"/>
      </w:divBdr>
    </w:div>
    <w:div w:id="1647319000">
      <w:marLeft w:val="640"/>
      <w:marRight w:val="0"/>
      <w:marTop w:val="0"/>
      <w:marBottom w:val="0"/>
      <w:divBdr>
        <w:top w:val="none" w:sz="0" w:space="0" w:color="auto"/>
        <w:left w:val="none" w:sz="0" w:space="0" w:color="auto"/>
        <w:bottom w:val="none" w:sz="0" w:space="0" w:color="auto"/>
        <w:right w:val="none" w:sz="0" w:space="0" w:color="auto"/>
      </w:divBdr>
    </w:div>
    <w:div w:id="1647389501">
      <w:marLeft w:val="640"/>
      <w:marRight w:val="0"/>
      <w:marTop w:val="0"/>
      <w:marBottom w:val="0"/>
      <w:divBdr>
        <w:top w:val="none" w:sz="0" w:space="0" w:color="auto"/>
        <w:left w:val="none" w:sz="0" w:space="0" w:color="auto"/>
        <w:bottom w:val="none" w:sz="0" w:space="0" w:color="auto"/>
        <w:right w:val="none" w:sz="0" w:space="0" w:color="auto"/>
      </w:divBdr>
    </w:div>
    <w:div w:id="1647509777">
      <w:marLeft w:val="640"/>
      <w:marRight w:val="0"/>
      <w:marTop w:val="0"/>
      <w:marBottom w:val="0"/>
      <w:divBdr>
        <w:top w:val="none" w:sz="0" w:space="0" w:color="auto"/>
        <w:left w:val="none" w:sz="0" w:space="0" w:color="auto"/>
        <w:bottom w:val="none" w:sz="0" w:space="0" w:color="auto"/>
        <w:right w:val="none" w:sz="0" w:space="0" w:color="auto"/>
      </w:divBdr>
    </w:div>
    <w:div w:id="1647511594">
      <w:marLeft w:val="640"/>
      <w:marRight w:val="0"/>
      <w:marTop w:val="0"/>
      <w:marBottom w:val="0"/>
      <w:divBdr>
        <w:top w:val="none" w:sz="0" w:space="0" w:color="auto"/>
        <w:left w:val="none" w:sz="0" w:space="0" w:color="auto"/>
        <w:bottom w:val="none" w:sz="0" w:space="0" w:color="auto"/>
        <w:right w:val="none" w:sz="0" w:space="0" w:color="auto"/>
      </w:divBdr>
    </w:div>
    <w:div w:id="1647589238">
      <w:marLeft w:val="640"/>
      <w:marRight w:val="0"/>
      <w:marTop w:val="0"/>
      <w:marBottom w:val="0"/>
      <w:divBdr>
        <w:top w:val="none" w:sz="0" w:space="0" w:color="auto"/>
        <w:left w:val="none" w:sz="0" w:space="0" w:color="auto"/>
        <w:bottom w:val="none" w:sz="0" w:space="0" w:color="auto"/>
        <w:right w:val="none" w:sz="0" w:space="0" w:color="auto"/>
      </w:divBdr>
    </w:div>
    <w:div w:id="1647659499">
      <w:marLeft w:val="480"/>
      <w:marRight w:val="0"/>
      <w:marTop w:val="0"/>
      <w:marBottom w:val="0"/>
      <w:divBdr>
        <w:top w:val="none" w:sz="0" w:space="0" w:color="auto"/>
        <w:left w:val="none" w:sz="0" w:space="0" w:color="auto"/>
        <w:bottom w:val="none" w:sz="0" w:space="0" w:color="auto"/>
        <w:right w:val="none" w:sz="0" w:space="0" w:color="auto"/>
      </w:divBdr>
    </w:div>
    <w:div w:id="1647665637">
      <w:marLeft w:val="640"/>
      <w:marRight w:val="0"/>
      <w:marTop w:val="0"/>
      <w:marBottom w:val="0"/>
      <w:divBdr>
        <w:top w:val="none" w:sz="0" w:space="0" w:color="auto"/>
        <w:left w:val="none" w:sz="0" w:space="0" w:color="auto"/>
        <w:bottom w:val="none" w:sz="0" w:space="0" w:color="auto"/>
        <w:right w:val="none" w:sz="0" w:space="0" w:color="auto"/>
      </w:divBdr>
    </w:div>
    <w:div w:id="1647707876">
      <w:marLeft w:val="640"/>
      <w:marRight w:val="0"/>
      <w:marTop w:val="0"/>
      <w:marBottom w:val="0"/>
      <w:divBdr>
        <w:top w:val="none" w:sz="0" w:space="0" w:color="auto"/>
        <w:left w:val="none" w:sz="0" w:space="0" w:color="auto"/>
        <w:bottom w:val="none" w:sz="0" w:space="0" w:color="auto"/>
        <w:right w:val="none" w:sz="0" w:space="0" w:color="auto"/>
      </w:divBdr>
    </w:div>
    <w:div w:id="1647778708">
      <w:marLeft w:val="640"/>
      <w:marRight w:val="0"/>
      <w:marTop w:val="0"/>
      <w:marBottom w:val="0"/>
      <w:divBdr>
        <w:top w:val="none" w:sz="0" w:space="0" w:color="auto"/>
        <w:left w:val="none" w:sz="0" w:space="0" w:color="auto"/>
        <w:bottom w:val="none" w:sz="0" w:space="0" w:color="auto"/>
        <w:right w:val="none" w:sz="0" w:space="0" w:color="auto"/>
      </w:divBdr>
    </w:div>
    <w:div w:id="1647859054">
      <w:marLeft w:val="640"/>
      <w:marRight w:val="0"/>
      <w:marTop w:val="0"/>
      <w:marBottom w:val="0"/>
      <w:divBdr>
        <w:top w:val="none" w:sz="0" w:space="0" w:color="auto"/>
        <w:left w:val="none" w:sz="0" w:space="0" w:color="auto"/>
        <w:bottom w:val="none" w:sz="0" w:space="0" w:color="auto"/>
        <w:right w:val="none" w:sz="0" w:space="0" w:color="auto"/>
      </w:divBdr>
    </w:div>
    <w:div w:id="1647928939">
      <w:marLeft w:val="640"/>
      <w:marRight w:val="0"/>
      <w:marTop w:val="0"/>
      <w:marBottom w:val="0"/>
      <w:divBdr>
        <w:top w:val="none" w:sz="0" w:space="0" w:color="auto"/>
        <w:left w:val="none" w:sz="0" w:space="0" w:color="auto"/>
        <w:bottom w:val="none" w:sz="0" w:space="0" w:color="auto"/>
        <w:right w:val="none" w:sz="0" w:space="0" w:color="auto"/>
      </w:divBdr>
    </w:div>
    <w:div w:id="1647932094">
      <w:marLeft w:val="640"/>
      <w:marRight w:val="0"/>
      <w:marTop w:val="0"/>
      <w:marBottom w:val="0"/>
      <w:divBdr>
        <w:top w:val="none" w:sz="0" w:space="0" w:color="auto"/>
        <w:left w:val="none" w:sz="0" w:space="0" w:color="auto"/>
        <w:bottom w:val="none" w:sz="0" w:space="0" w:color="auto"/>
        <w:right w:val="none" w:sz="0" w:space="0" w:color="auto"/>
      </w:divBdr>
    </w:div>
    <w:div w:id="1648240424">
      <w:marLeft w:val="640"/>
      <w:marRight w:val="0"/>
      <w:marTop w:val="0"/>
      <w:marBottom w:val="0"/>
      <w:divBdr>
        <w:top w:val="none" w:sz="0" w:space="0" w:color="auto"/>
        <w:left w:val="none" w:sz="0" w:space="0" w:color="auto"/>
        <w:bottom w:val="none" w:sz="0" w:space="0" w:color="auto"/>
        <w:right w:val="none" w:sz="0" w:space="0" w:color="auto"/>
      </w:divBdr>
    </w:div>
    <w:div w:id="1648388628">
      <w:marLeft w:val="640"/>
      <w:marRight w:val="0"/>
      <w:marTop w:val="0"/>
      <w:marBottom w:val="0"/>
      <w:divBdr>
        <w:top w:val="none" w:sz="0" w:space="0" w:color="auto"/>
        <w:left w:val="none" w:sz="0" w:space="0" w:color="auto"/>
        <w:bottom w:val="none" w:sz="0" w:space="0" w:color="auto"/>
        <w:right w:val="none" w:sz="0" w:space="0" w:color="auto"/>
      </w:divBdr>
    </w:div>
    <w:div w:id="1648393120">
      <w:marLeft w:val="640"/>
      <w:marRight w:val="0"/>
      <w:marTop w:val="0"/>
      <w:marBottom w:val="0"/>
      <w:divBdr>
        <w:top w:val="none" w:sz="0" w:space="0" w:color="auto"/>
        <w:left w:val="none" w:sz="0" w:space="0" w:color="auto"/>
        <w:bottom w:val="none" w:sz="0" w:space="0" w:color="auto"/>
        <w:right w:val="none" w:sz="0" w:space="0" w:color="auto"/>
      </w:divBdr>
    </w:div>
    <w:div w:id="1648438101">
      <w:marLeft w:val="640"/>
      <w:marRight w:val="0"/>
      <w:marTop w:val="0"/>
      <w:marBottom w:val="0"/>
      <w:divBdr>
        <w:top w:val="none" w:sz="0" w:space="0" w:color="auto"/>
        <w:left w:val="none" w:sz="0" w:space="0" w:color="auto"/>
        <w:bottom w:val="none" w:sz="0" w:space="0" w:color="auto"/>
        <w:right w:val="none" w:sz="0" w:space="0" w:color="auto"/>
      </w:divBdr>
    </w:div>
    <w:div w:id="1648440748">
      <w:marLeft w:val="640"/>
      <w:marRight w:val="0"/>
      <w:marTop w:val="0"/>
      <w:marBottom w:val="0"/>
      <w:divBdr>
        <w:top w:val="none" w:sz="0" w:space="0" w:color="auto"/>
        <w:left w:val="none" w:sz="0" w:space="0" w:color="auto"/>
        <w:bottom w:val="none" w:sz="0" w:space="0" w:color="auto"/>
        <w:right w:val="none" w:sz="0" w:space="0" w:color="auto"/>
      </w:divBdr>
    </w:div>
    <w:div w:id="1648512048">
      <w:marLeft w:val="640"/>
      <w:marRight w:val="0"/>
      <w:marTop w:val="0"/>
      <w:marBottom w:val="0"/>
      <w:divBdr>
        <w:top w:val="none" w:sz="0" w:space="0" w:color="auto"/>
        <w:left w:val="none" w:sz="0" w:space="0" w:color="auto"/>
        <w:bottom w:val="none" w:sz="0" w:space="0" w:color="auto"/>
        <w:right w:val="none" w:sz="0" w:space="0" w:color="auto"/>
      </w:divBdr>
    </w:div>
    <w:div w:id="1648701956">
      <w:marLeft w:val="640"/>
      <w:marRight w:val="0"/>
      <w:marTop w:val="0"/>
      <w:marBottom w:val="0"/>
      <w:divBdr>
        <w:top w:val="none" w:sz="0" w:space="0" w:color="auto"/>
        <w:left w:val="none" w:sz="0" w:space="0" w:color="auto"/>
        <w:bottom w:val="none" w:sz="0" w:space="0" w:color="auto"/>
        <w:right w:val="none" w:sz="0" w:space="0" w:color="auto"/>
      </w:divBdr>
    </w:div>
    <w:div w:id="1648709090">
      <w:marLeft w:val="640"/>
      <w:marRight w:val="0"/>
      <w:marTop w:val="0"/>
      <w:marBottom w:val="0"/>
      <w:divBdr>
        <w:top w:val="none" w:sz="0" w:space="0" w:color="auto"/>
        <w:left w:val="none" w:sz="0" w:space="0" w:color="auto"/>
        <w:bottom w:val="none" w:sz="0" w:space="0" w:color="auto"/>
        <w:right w:val="none" w:sz="0" w:space="0" w:color="auto"/>
      </w:divBdr>
    </w:div>
    <w:div w:id="1648782738">
      <w:marLeft w:val="640"/>
      <w:marRight w:val="0"/>
      <w:marTop w:val="0"/>
      <w:marBottom w:val="0"/>
      <w:divBdr>
        <w:top w:val="none" w:sz="0" w:space="0" w:color="auto"/>
        <w:left w:val="none" w:sz="0" w:space="0" w:color="auto"/>
        <w:bottom w:val="none" w:sz="0" w:space="0" w:color="auto"/>
        <w:right w:val="none" w:sz="0" w:space="0" w:color="auto"/>
      </w:divBdr>
    </w:div>
    <w:div w:id="1648969389">
      <w:marLeft w:val="640"/>
      <w:marRight w:val="0"/>
      <w:marTop w:val="0"/>
      <w:marBottom w:val="0"/>
      <w:divBdr>
        <w:top w:val="none" w:sz="0" w:space="0" w:color="auto"/>
        <w:left w:val="none" w:sz="0" w:space="0" w:color="auto"/>
        <w:bottom w:val="none" w:sz="0" w:space="0" w:color="auto"/>
        <w:right w:val="none" w:sz="0" w:space="0" w:color="auto"/>
      </w:divBdr>
    </w:div>
    <w:div w:id="1648971073">
      <w:marLeft w:val="640"/>
      <w:marRight w:val="0"/>
      <w:marTop w:val="0"/>
      <w:marBottom w:val="0"/>
      <w:divBdr>
        <w:top w:val="none" w:sz="0" w:space="0" w:color="auto"/>
        <w:left w:val="none" w:sz="0" w:space="0" w:color="auto"/>
        <w:bottom w:val="none" w:sz="0" w:space="0" w:color="auto"/>
        <w:right w:val="none" w:sz="0" w:space="0" w:color="auto"/>
      </w:divBdr>
    </w:div>
    <w:div w:id="1648972263">
      <w:marLeft w:val="640"/>
      <w:marRight w:val="0"/>
      <w:marTop w:val="0"/>
      <w:marBottom w:val="0"/>
      <w:divBdr>
        <w:top w:val="none" w:sz="0" w:space="0" w:color="auto"/>
        <w:left w:val="none" w:sz="0" w:space="0" w:color="auto"/>
        <w:bottom w:val="none" w:sz="0" w:space="0" w:color="auto"/>
        <w:right w:val="none" w:sz="0" w:space="0" w:color="auto"/>
      </w:divBdr>
    </w:div>
    <w:div w:id="1649088065">
      <w:marLeft w:val="640"/>
      <w:marRight w:val="0"/>
      <w:marTop w:val="0"/>
      <w:marBottom w:val="0"/>
      <w:divBdr>
        <w:top w:val="none" w:sz="0" w:space="0" w:color="auto"/>
        <w:left w:val="none" w:sz="0" w:space="0" w:color="auto"/>
        <w:bottom w:val="none" w:sz="0" w:space="0" w:color="auto"/>
        <w:right w:val="none" w:sz="0" w:space="0" w:color="auto"/>
      </w:divBdr>
    </w:div>
    <w:div w:id="1649165303">
      <w:marLeft w:val="640"/>
      <w:marRight w:val="0"/>
      <w:marTop w:val="0"/>
      <w:marBottom w:val="0"/>
      <w:divBdr>
        <w:top w:val="none" w:sz="0" w:space="0" w:color="auto"/>
        <w:left w:val="none" w:sz="0" w:space="0" w:color="auto"/>
        <w:bottom w:val="none" w:sz="0" w:space="0" w:color="auto"/>
        <w:right w:val="none" w:sz="0" w:space="0" w:color="auto"/>
      </w:divBdr>
    </w:div>
    <w:div w:id="1649167456">
      <w:marLeft w:val="640"/>
      <w:marRight w:val="0"/>
      <w:marTop w:val="0"/>
      <w:marBottom w:val="0"/>
      <w:divBdr>
        <w:top w:val="none" w:sz="0" w:space="0" w:color="auto"/>
        <w:left w:val="none" w:sz="0" w:space="0" w:color="auto"/>
        <w:bottom w:val="none" w:sz="0" w:space="0" w:color="auto"/>
        <w:right w:val="none" w:sz="0" w:space="0" w:color="auto"/>
      </w:divBdr>
    </w:div>
    <w:div w:id="1649244521">
      <w:marLeft w:val="640"/>
      <w:marRight w:val="0"/>
      <w:marTop w:val="0"/>
      <w:marBottom w:val="0"/>
      <w:divBdr>
        <w:top w:val="none" w:sz="0" w:space="0" w:color="auto"/>
        <w:left w:val="none" w:sz="0" w:space="0" w:color="auto"/>
        <w:bottom w:val="none" w:sz="0" w:space="0" w:color="auto"/>
        <w:right w:val="none" w:sz="0" w:space="0" w:color="auto"/>
      </w:divBdr>
    </w:div>
    <w:div w:id="1649286413">
      <w:marLeft w:val="640"/>
      <w:marRight w:val="0"/>
      <w:marTop w:val="0"/>
      <w:marBottom w:val="0"/>
      <w:divBdr>
        <w:top w:val="none" w:sz="0" w:space="0" w:color="auto"/>
        <w:left w:val="none" w:sz="0" w:space="0" w:color="auto"/>
        <w:bottom w:val="none" w:sz="0" w:space="0" w:color="auto"/>
        <w:right w:val="none" w:sz="0" w:space="0" w:color="auto"/>
      </w:divBdr>
    </w:div>
    <w:div w:id="1649432815">
      <w:marLeft w:val="640"/>
      <w:marRight w:val="0"/>
      <w:marTop w:val="0"/>
      <w:marBottom w:val="0"/>
      <w:divBdr>
        <w:top w:val="none" w:sz="0" w:space="0" w:color="auto"/>
        <w:left w:val="none" w:sz="0" w:space="0" w:color="auto"/>
        <w:bottom w:val="none" w:sz="0" w:space="0" w:color="auto"/>
        <w:right w:val="none" w:sz="0" w:space="0" w:color="auto"/>
      </w:divBdr>
    </w:div>
    <w:div w:id="1649433606">
      <w:marLeft w:val="640"/>
      <w:marRight w:val="0"/>
      <w:marTop w:val="0"/>
      <w:marBottom w:val="0"/>
      <w:divBdr>
        <w:top w:val="none" w:sz="0" w:space="0" w:color="auto"/>
        <w:left w:val="none" w:sz="0" w:space="0" w:color="auto"/>
        <w:bottom w:val="none" w:sz="0" w:space="0" w:color="auto"/>
        <w:right w:val="none" w:sz="0" w:space="0" w:color="auto"/>
      </w:divBdr>
    </w:div>
    <w:div w:id="1649434454">
      <w:marLeft w:val="640"/>
      <w:marRight w:val="0"/>
      <w:marTop w:val="0"/>
      <w:marBottom w:val="0"/>
      <w:divBdr>
        <w:top w:val="none" w:sz="0" w:space="0" w:color="auto"/>
        <w:left w:val="none" w:sz="0" w:space="0" w:color="auto"/>
        <w:bottom w:val="none" w:sz="0" w:space="0" w:color="auto"/>
        <w:right w:val="none" w:sz="0" w:space="0" w:color="auto"/>
      </w:divBdr>
    </w:div>
    <w:div w:id="1649557718">
      <w:marLeft w:val="480"/>
      <w:marRight w:val="0"/>
      <w:marTop w:val="0"/>
      <w:marBottom w:val="0"/>
      <w:divBdr>
        <w:top w:val="none" w:sz="0" w:space="0" w:color="auto"/>
        <w:left w:val="none" w:sz="0" w:space="0" w:color="auto"/>
        <w:bottom w:val="none" w:sz="0" w:space="0" w:color="auto"/>
        <w:right w:val="none" w:sz="0" w:space="0" w:color="auto"/>
      </w:divBdr>
    </w:div>
    <w:div w:id="1649631028">
      <w:marLeft w:val="640"/>
      <w:marRight w:val="0"/>
      <w:marTop w:val="0"/>
      <w:marBottom w:val="0"/>
      <w:divBdr>
        <w:top w:val="none" w:sz="0" w:space="0" w:color="auto"/>
        <w:left w:val="none" w:sz="0" w:space="0" w:color="auto"/>
        <w:bottom w:val="none" w:sz="0" w:space="0" w:color="auto"/>
        <w:right w:val="none" w:sz="0" w:space="0" w:color="auto"/>
      </w:divBdr>
    </w:div>
    <w:div w:id="1649746373">
      <w:marLeft w:val="640"/>
      <w:marRight w:val="0"/>
      <w:marTop w:val="0"/>
      <w:marBottom w:val="0"/>
      <w:divBdr>
        <w:top w:val="none" w:sz="0" w:space="0" w:color="auto"/>
        <w:left w:val="none" w:sz="0" w:space="0" w:color="auto"/>
        <w:bottom w:val="none" w:sz="0" w:space="0" w:color="auto"/>
        <w:right w:val="none" w:sz="0" w:space="0" w:color="auto"/>
      </w:divBdr>
    </w:div>
    <w:div w:id="1649746897">
      <w:marLeft w:val="640"/>
      <w:marRight w:val="0"/>
      <w:marTop w:val="0"/>
      <w:marBottom w:val="0"/>
      <w:divBdr>
        <w:top w:val="none" w:sz="0" w:space="0" w:color="auto"/>
        <w:left w:val="none" w:sz="0" w:space="0" w:color="auto"/>
        <w:bottom w:val="none" w:sz="0" w:space="0" w:color="auto"/>
        <w:right w:val="none" w:sz="0" w:space="0" w:color="auto"/>
      </w:divBdr>
    </w:div>
    <w:div w:id="1650018115">
      <w:marLeft w:val="640"/>
      <w:marRight w:val="0"/>
      <w:marTop w:val="0"/>
      <w:marBottom w:val="0"/>
      <w:divBdr>
        <w:top w:val="none" w:sz="0" w:space="0" w:color="auto"/>
        <w:left w:val="none" w:sz="0" w:space="0" w:color="auto"/>
        <w:bottom w:val="none" w:sz="0" w:space="0" w:color="auto"/>
        <w:right w:val="none" w:sz="0" w:space="0" w:color="auto"/>
      </w:divBdr>
    </w:div>
    <w:div w:id="1650094457">
      <w:marLeft w:val="640"/>
      <w:marRight w:val="0"/>
      <w:marTop w:val="0"/>
      <w:marBottom w:val="0"/>
      <w:divBdr>
        <w:top w:val="none" w:sz="0" w:space="0" w:color="auto"/>
        <w:left w:val="none" w:sz="0" w:space="0" w:color="auto"/>
        <w:bottom w:val="none" w:sz="0" w:space="0" w:color="auto"/>
        <w:right w:val="none" w:sz="0" w:space="0" w:color="auto"/>
      </w:divBdr>
    </w:div>
    <w:div w:id="1650288769">
      <w:marLeft w:val="640"/>
      <w:marRight w:val="0"/>
      <w:marTop w:val="0"/>
      <w:marBottom w:val="0"/>
      <w:divBdr>
        <w:top w:val="none" w:sz="0" w:space="0" w:color="auto"/>
        <w:left w:val="none" w:sz="0" w:space="0" w:color="auto"/>
        <w:bottom w:val="none" w:sz="0" w:space="0" w:color="auto"/>
        <w:right w:val="none" w:sz="0" w:space="0" w:color="auto"/>
      </w:divBdr>
    </w:div>
    <w:div w:id="1650354713">
      <w:marLeft w:val="640"/>
      <w:marRight w:val="0"/>
      <w:marTop w:val="0"/>
      <w:marBottom w:val="0"/>
      <w:divBdr>
        <w:top w:val="none" w:sz="0" w:space="0" w:color="auto"/>
        <w:left w:val="none" w:sz="0" w:space="0" w:color="auto"/>
        <w:bottom w:val="none" w:sz="0" w:space="0" w:color="auto"/>
        <w:right w:val="none" w:sz="0" w:space="0" w:color="auto"/>
      </w:divBdr>
    </w:div>
    <w:div w:id="1650403002">
      <w:marLeft w:val="640"/>
      <w:marRight w:val="0"/>
      <w:marTop w:val="0"/>
      <w:marBottom w:val="0"/>
      <w:divBdr>
        <w:top w:val="none" w:sz="0" w:space="0" w:color="auto"/>
        <w:left w:val="none" w:sz="0" w:space="0" w:color="auto"/>
        <w:bottom w:val="none" w:sz="0" w:space="0" w:color="auto"/>
        <w:right w:val="none" w:sz="0" w:space="0" w:color="auto"/>
      </w:divBdr>
    </w:div>
    <w:div w:id="1650479258">
      <w:marLeft w:val="640"/>
      <w:marRight w:val="0"/>
      <w:marTop w:val="0"/>
      <w:marBottom w:val="0"/>
      <w:divBdr>
        <w:top w:val="none" w:sz="0" w:space="0" w:color="auto"/>
        <w:left w:val="none" w:sz="0" w:space="0" w:color="auto"/>
        <w:bottom w:val="none" w:sz="0" w:space="0" w:color="auto"/>
        <w:right w:val="none" w:sz="0" w:space="0" w:color="auto"/>
      </w:divBdr>
    </w:div>
    <w:div w:id="1650548451">
      <w:marLeft w:val="640"/>
      <w:marRight w:val="0"/>
      <w:marTop w:val="0"/>
      <w:marBottom w:val="0"/>
      <w:divBdr>
        <w:top w:val="none" w:sz="0" w:space="0" w:color="auto"/>
        <w:left w:val="none" w:sz="0" w:space="0" w:color="auto"/>
        <w:bottom w:val="none" w:sz="0" w:space="0" w:color="auto"/>
        <w:right w:val="none" w:sz="0" w:space="0" w:color="auto"/>
      </w:divBdr>
    </w:div>
    <w:div w:id="1650555809">
      <w:marLeft w:val="640"/>
      <w:marRight w:val="0"/>
      <w:marTop w:val="0"/>
      <w:marBottom w:val="0"/>
      <w:divBdr>
        <w:top w:val="none" w:sz="0" w:space="0" w:color="auto"/>
        <w:left w:val="none" w:sz="0" w:space="0" w:color="auto"/>
        <w:bottom w:val="none" w:sz="0" w:space="0" w:color="auto"/>
        <w:right w:val="none" w:sz="0" w:space="0" w:color="auto"/>
      </w:divBdr>
    </w:div>
    <w:div w:id="1650665628">
      <w:marLeft w:val="640"/>
      <w:marRight w:val="0"/>
      <w:marTop w:val="0"/>
      <w:marBottom w:val="0"/>
      <w:divBdr>
        <w:top w:val="none" w:sz="0" w:space="0" w:color="auto"/>
        <w:left w:val="none" w:sz="0" w:space="0" w:color="auto"/>
        <w:bottom w:val="none" w:sz="0" w:space="0" w:color="auto"/>
        <w:right w:val="none" w:sz="0" w:space="0" w:color="auto"/>
      </w:divBdr>
    </w:div>
    <w:div w:id="1650666589">
      <w:marLeft w:val="640"/>
      <w:marRight w:val="0"/>
      <w:marTop w:val="0"/>
      <w:marBottom w:val="0"/>
      <w:divBdr>
        <w:top w:val="none" w:sz="0" w:space="0" w:color="auto"/>
        <w:left w:val="none" w:sz="0" w:space="0" w:color="auto"/>
        <w:bottom w:val="none" w:sz="0" w:space="0" w:color="auto"/>
        <w:right w:val="none" w:sz="0" w:space="0" w:color="auto"/>
      </w:divBdr>
    </w:div>
    <w:div w:id="1650668489">
      <w:marLeft w:val="640"/>
      <w:marRight w:val="0"/>
      <w:marTop w:val="0"/>
      <w:marBottom w:val="0"/>
      <w:divBdr>
        <w:top w:val="none" w:sz="0" w:space="0" w:color="auto"/>
        <w:left w:val="none" w:sz="0" w:space="0" w:color="auto"/>
        <w:bottom w:val="none" w:sz="0" w:space="0" w:color="auto"/>
        <w:right w:val="none" w:sz="0" w:space="0" w:color="auto"/>
      </w:divBdr>
    </w:div>
    <w:div w:id="1650742368">
      <w:marLeft w:val="640"/>
      <w:marRight w:val="0"/>
      <w:marTop w:val="0"/>
      <w:marBottom w:val="0"/>
      <w:divBdr>
        <w:top w:val="none" w:sz="0" w:space="0" w:color="auto"/>
        <w:left w:val="none" w:sz="0" w:space="0" w:color="auto"/>
        <w:bottom w:val="none" w:sz="0" w:space="0" w:color="auto"/>
        <w:right w:val="none" w:sz="0" w:space="0" w:color="auto"/>
      </w:divBdr>
    </w:div>
    <w:div w:id="1650747974">
      <w:marLeft w:val="640"/>
      <w:marRight w:val="0"/>
      <w:marTop w:val="0"/>
      <w:marBottom w:val="0"/>
      <w:divBdr>
        <w:top w:val="none" w:sz="0" w:space="0" w:color="auto"/>
        <w:left w:val="none" w:sz="0" w:space="0" w:color="auto"/>
        <w:bottom w:val="none" w:sz="0" w:space="0" w:color="auto"/>
        <w:right w:val="none" w:sz="0" w:space="0" w:color="auto"/>
      </w:divBdr>
    </w:div>
    <w:div w:id="1650787592">
      <w:marLeft w:val="640"/>
      <w:marRight w:val="0"/>
      <w:marTop w:val="0"/>
      <w:marBottom w:val="0"/>
      <w:divBdr>
        <w:top w:val="none" w:sz="0" w:space="0" w:color="auto"/>
        <w:left w:val="none" w:sz="0" w:space="0" w:color="auto"/>
        <w:bottom w:val="none" w:sz="0" w:space="0" w:color="auto"/>
        <w:right w:val="none" w:sz="0" w:space="0" w:color="auto"/>
      </w:divBdr>
    </w:div>
    <w:div w:id="1650863511">
      <w:marLeft w:val="640"/>
      <w:marRight w:val="0"/>
      <w:marTop w:val="0"/>
      <w:marBottom w:val="0"/>
      <w:divBdr>
        <w:top w:val="none" w:sz="0" w:space="0" w:color="auto"/>
        <w:left w:val="none" w:sz="0" w:space="0" w:color="auto"/>
        <w:bottom w:val="none" w:sz="0" w:space="0" w:color="auto"/>
        <w:right w:val="none" w:sz="0" w:space="0" w:color="auto"/>
      </w:divBdr>
    </w:div>
    <w:div w:id="1650867170">
      <w:marLeft w:val="640"/>
      <w:marRight w:val="0"/>
      <w:marTop w:val="0"/>
      <w:marBottom w:val="0"/>
      <w:divBdr>
        <w:top w:val="none" w:sz="0" w:space="0" w:color="auto"/>
        <w:left w:val="none" w:sz="0" w:space="0" w:color="auto"/>
        <w:bottom w:val="none" w:sz="0" w:space="0" w:color="auto"/>
        <w:right w:val="none" w:sz="0" w:space="0" w:color="auto"/>
      </w:divBdr>
    </w:div>
    <w:div w:id="1650867880">
      <w:marLeft w:val="640"/>
      <w:marRight w:val="0"/>
      <w:marTop w:val="0"/>
      <w:marBottom w:val="0"/>
      <w:divBdr>
        <w:top w:val="none" w:sz="0" w:space="0" w:color="auto"/>
        <w:left w:val="none" w:sz="0" w:space="0" w:color="auto"/>
        <w:bottom w:val="none" w:sz="0" w:space="0" w:color="auto"/>
        <w:right w:val="none" w:sz="0" w:space="0" w:color="auto"/>
      </w:divBdr>
    </w:div>
    <w:div w:id="1650938644">
      <w:marLeft w:val="640"/>
      <w:marRight w:val="0"/>
      <w:marTop w:val="0"/>
      <w:marBottom w:val="0"/>
      <w:divBdr>
        <w:top w:val="none" w:sz="0" w:space="0" w:color="auto"/>
        <w:left w:val="none" w:sz="0" w:space="0" w:color="auto"/>
        <w:bottom w:val="none" w:sz="0" w:space="0" w:color="auto"/>
        <w:right w:val="none" w:sz="0" w:space="0" w:color="auto"/>
      </w:divBdr>
    </w:div>
    <w:div w:id="1651055542">
      <w:marLeft w:val="640"/>
      <w:marRight w:val="0"/>
      <w:marTop w:val="0"/>
      <w:marBottom w:val="0"/>
      <w:divBdr>
        <w:top w:val="none" w:sz="0" w:space="0" w:color="auto"/>
        <w:left w:val="none" w:sz="0" w:space="0" w:color="auto"/>
        <w:bottom w:val="none" w:sz="0" w:space="0" w:color="auto"/>
        <w:right w:val="none" w:sz="0" w:space="0" w:color="auto"/>
      </w:divBdr>
    </w:div>
    <w:div w:id="1651061341">
      <w:marLeft w:val="640"/>
      <w:marRight w:val="0"/>
      <w:marTop w:val="0"/>
      <w:marBottom w:val="0"/>
      <w:divBdr>
        <w:top w:val="none" w:sz="0" w:space="0" w:color="auto"/>
        <w:left w:val="none" w:sz="0" w:space="0" w:color="auto"/>
        <w:bottom w:val="none" w:sz="0" w:space="0" w:color="auto"/>
        <w:right w:val="none" w:sz="0" w:space="0" w:color="auto"/>
      </w:divBdr>
    </w:div>
    <w:div w:id="1651398682">
      <w:marLeft w:val="640"/>
      <w:marRight w:val="0"/>
      <w:marTop w:val="0"/>
      <w:marBottom w:val="0"/>
      <w:divBdr>
        <w:top w:val="none" w:sz="0" w:space="0" w:color="auto"/>
        <w:left w:val="none" w:sz="0" w:space="0" w:color="auto"/>
        <w:bottom w:val="none" w:sz="0" w:space="0" w:color="auto"/>
        <w:right w:val="none" w:sz="0" w:space="0" w:color="auto"/>
      </w:divBdr>
    </w:div>
    <w:div w:id="1651403962">
      <w:marLeft w:val="640"/>
      <w:marRight w:val="0"/>
      <w:marTop w:val="0"/>
      <w:marBottom w:val="0"/>
      <w:divBdr>
        <w:top w:val="none" w:sz="0" w:space="0" w:color="auto"/>
        <w:left w:val="none" w:sz="0" w:space="0" w:color="auto"/>
        <w:bottom w:val="none" w:sz="0" w:space="0" w:color="auto"/>
        <w:right w:val="none" w:sz="0" w:space="0" w:color="auto"/>
      </w:divBdr>
    </w:div>
    <w:div w:id="1651405588">
      <w:marLeft w:val="640"/>
      <w:marRight w:val="0"/>
      <w:marTop w:val="0"/>
      <w:marBottom w:val="0"/>
      <w:divBdr>
        <w:top w:val="none" w:sz="0" w:space="0" w:color="auto"/>
        <w:left w:val="none" w:sz="0" w:space="0" w:color="auto"/>
        <w:bottom w:val="none" w:sz="0" w:space="0" w:color="auto"/>
        <w:right w:val="none" w:sz="0" w:space="0" w:color="auto"/>
      </w:divBdr>
    </w:div>
    <w:div w:id="1651591442">
      <w:marLeft w:val="640"/>
      <w:marRight w:val="0"/>
      <w:marTop w:val="0"/>
      <w:marBottom w:val="0"/>
      <w:divBdr>
        <w:top w:val="none" w:sz="0" w:space="0" w:color="auto"/>
        <w:left w:val="none" w:sz="0" w:space="0" w:color="auto"/>
        <w:bottom w:val="none" w:sz="0" w:space="0" w:color="auto"/>
        <w:right w:val="none" w:sz="0" w:space="0" w:color="auto"/>
      </w:divBdr>
    </w:div>
    <w:div w:id="1651640458">
      <w:marLeft w:val="640"/>
      <w:marRight w:val="0"/>
      <w:marTop w:val="0"/>
      <w:marBottom w:val="0"/>
      <w:divBdr>
        <w:top w:val="none" w:sz="0" w:space="0" w:color="auto"/>
        <w:left w:val="none" w:sz="0" w:space="0" w:color="auto"/>
        <w:bottom w:val="none" w:sz="0" w:space="0" w:color="auto"/>
        <w:right w:val="none" w:sz="0" w:space="0" w:color="auto"/>
      </w:divBdr>
    </w:div>
    <w:div w:id="1651708936">
      <w:marLeft w:val="640"/>
      <w:marRight w:val="0"/>
      <w:marTop w:val="0"/>
      <w:marBottom w:val="0"/>
      <w:divBdr>
        <w:top w:val="none" w:sz="0" w:space="0" w:color="auto"/>
        <w:left w:val="none" w:sz="0" w:space="0" w:color="auto"/>
        <w:bottom w:val="none" w:sz="0" w:space="0" w:color="auto"/>
        <w:right w:val="none" w:sz="0" w:space="0" w:color="auto"/>
      </w:divBdr>
    </w:div>
    <w:div w:id="1651859560">
      <w:marLeft w:val="640"/>
      <w:marRight w:val="0"/>
      <w:marTop w:val="0"/>
      <w:marBottom w:val="0"/>
      <w:divBdr>
        <w:top w:val="none" w:sz="0" w:space="0" w:color="auto"/>
        <w:left w:val="none" w:sz="0" w:space="0" w:color="auto"/>
        <w:bottom w:val="none" w:sz="0" w:space="0" w:color="auto"/>
        <w:right w:val="none" w:sz="0" w:space="0" w:color="auto"/>
      </w:divBdr>
    </w:div>
    <w:div w:id="1651866959">
      <w:marLeft w:val="640"/>
      <w:marRight w:val="0"/>
      <w:marTop w:val="0"/>
      <w:marBottom w:val="0"/>
      <w:divBdr>
        <w:top w:val="none" w:sz="0" w:space="0" w:color="auto"/>
        <w:left w:val="none" w:sz="0" w:space="0" w:color="auto"/>
        <w:bottom w:val="none" w:sz="0" w:space="0" w:color="auto"/>
        <w:right w:val="none" w:sz="0" w:space="0" w:color="auto"/>
      </w:divBdr>
    </w:div>
    <w:div w:id="1652060074">
      <w:marLeft w:val="640"/>
      <w:marRight w:val="0"/>
      <w:marTop w:val="0"/>
      <w:marBottom w:val="0"/>
      <w:divBdr>
        <w:top w:val="none" w:sz="0" w:space="0" w:color="auto"/>
        <w:left w:val="none" w:sz="0" w:space="0" w:color="auto"/>
        <w:bottom w:val="none" w:sz="0" w:space="0" w:color="auto"/>
        <w:right w:val="none" w:sz="0" w:space="0" w:color="auto"/>
      </w:divBdr>
    </w:div>
    <w:div w:id="1652171930">
      <w:marLeft w:val="640"/>
      <w:marRight w:val="0"/>
      <w:marTop w:val="0"/>
      <w:marBottom w:val="0"/>
      <w:divBdr>
        <w:top w:val="none" w:sz="0" w:space="0" w:color="auto"/>
        <w:left w:val="none" w:sz="0" w:space="0" w:color="auto"/>
        <w:bottom w:val="none" w:sz="0" w:space="0" w:color="auto"/>
        <w:right w:val="none" w:sz="0" w:space="0" w:color="auto"/>
      </w:divBdr>
    </w:div>
    <w:div w:id="1652250124">
      <w:marLeft w:val="640"/>
      <w:marRight w:val="0"/>
      <w:marTop w:val="0"/>
      <w:marBottom w:val="0"/>
      <w:divBdr>
        <w:top w:val="none" w:sz="0" w:space="0" w:color="auto"/>
        <w:left w:val="none" w:sz="0" w:space="0" w:color="auto"/>
        <w:bottom w:val="none" w:sz="0" w:space="0" w:color="auto"/>
        <w:right w:val="none" w:sz="0" w:space="0" w:color="auto"/>
      </w:divBdr>
    </w:div>
    <w:div w:id="1652252201">
      <w:marLeft w:val="640"/>
      <w:marRight w:val="0"/>
      <w:marTop w:val="0"/>
      <w:marBottom w:val="0"/>
      <w:divBdr>
        <w:top w:val="none" w:sz="0" w:space="0" w:color="auto"/>
        <w:left w:val="none" w:sz="0" w:space="0" w:color="auto"/>
        <w:bottom w:val="none" w:sz="0" w:space="0" w:color="auto"/>
        <w:right w:val="none" w:sz="0" w:space="0" w:color="auto"/>
      </w:divBdr>
    </w:div>
    <w:div w:id="1652294354">
      <w:marLeft w:val="640"/>
      <w:marRight w:val="0"/>
      <w:marTop w:val="0"/>
      <w:marBottom w:val="0"/>
      <w:divBdr>
        <w:top w:val="none" w:sz="0" w:space="0" w:color="auto"/>
        <w:left w:val="none" w:sz="0" w:space="0" w:color="auto"/>
        <w:bottom w:val="none" w:sz="0" w:space="0" w:color="auto"/>
        <w:right w:val="none" w:sz="0" w:space="0" w:color="auto"/>
      </w:divBdr>
    </w:div>
    <w:div w:id="1652295343">
      <w:marLeft w:val="640"/>
      <w:marRight w:val="0"/>
      <w:marTop w:val="0"/>
      <w:marBottom w:val="0"/>
      <w:divBdr>
        <w:top w:val="none" w:sz="0" w:space="0" w:color="auto"/>
        <w:left w:val="none" w:sz="0" w:space="0" w:color="auto"/>
        <w:bottom w:val="none" w:sz="0" w:space="0" w:color="auto"/>
        <w:right w:val="none" w:sz="0" w:space="0" w:color="auto"/>
      </w:divBdr>
    </w:div>
    <w:div w:id="1652296737">
      <w:marLeft w:val="640"/>
      <w:marRight w:val="0"/>
      <w:marTop w:val="0"/>
      <w:marBottom w:val="0"/>
      <w:divBdr>
        <w:top w:val="none" w:sz="0" w:space="0" w:color="auto"/>
        <w:left w:val="none" w:sz="0" w:space="0" w:color="auto"/>
        <w:bottom w:val="none" w:sz="0" w:space="0" w:color="auto"/>
        <w:right w:val="none" w:sz="0" w:space="0" w:color="auto"/>
      </w:divBdr>
    </w:div>
    <w:div w:id="1652371227">
      <w:marLeft w:val="640"/>
      <w:marRight w:val="0"/>
      <w:marTop w:val="0"/>
      <w:marBottom w:val="0"/>
      <w:divBdr>
        <w:top w:val="none" w:sz="0" w:space="0" w:color="auto"/>
        <w:left w:val="none" w:sz="0" w:space="0" w:color="auto"/>
        <w:bottom w:val="none" w:sz="0" w:space="0" w:color="auto"/>
        <w:right w:val="none" w:sz="0" w:space="0" w:color="auto"/>
      </w:divBdr>
    </w:div>
    <w:div w:id="1652441758">
      <w:marLeft w:val="640"/>
      <w:marRight w:val="0"/>
      <w:marTop w:val="0"/>
      <w:marBottom w:val="0"/>
      <w:divBdr>
        <w:top w:val="none" w:sz="0" w:space="0" w:color="auto"/>
        <w:left w:val="none" w:sz="0" w:space="0" w:color="auto"/>
        <w:bottom w:val="none" w:sz="0" w:space="0" w:color="auto"/>
        <w:right w:val="none" w:sz="0" w:space="0" w:color="auto"/>
      </w:divBdr>
    </w:div>
    <w:div w:id="1652445790">
      <w:marLeft w:val="640"/>
      <w:marRight w:val="0"/>
      <w:marTop w:val="0"/>
      <w:marBottom w:val="0"/>
      <w:divBdr>
        <w:top w:val="none" w:sz="0" w:space="0" w:color="auto"/>
        <w:left w:val="none" w:sz="0" w:space="0" w:color="auto"/>
        <w:bottom w:val="none" w:sz="0" w:space="0" w:color="auto"/>
        <w:right w:val="none" w:sz="0" w:space="0" w:color="auto"/>
      </w:divBdr>
    </w:div>
    <w:div w:id="1652563375">
      <w:marLeft w:val="640"/>
      <w:marRight w:val="0"/>
      <w:marTop w:val="0"/>
      <w:marBottom w:val="0"/>
      <w:divBdr>
        <w:top w:val="none" w:sz="0" w:space="0" w:color="auto"/>
        <w:left w:val="none" w:sz="0" w:space="0" w:color="auto"/>
        <w:bottom w:val="none" w:sz="0" w:space="0" w:color="auto"/>
        <w:right w:val="none" w:sz="0" w:space="0" w:color="auto"/>
      </w:divBdr>
    </w:div>
    <w:div w:id="1652633105">
      <w:marLeft w:val="640"/>
      <w:marRight w:val="0"/>
      <w:marTop w:val="0"/>
      <w:marBottom w:val="0"/>
      <w:divBdr>
        <w:top w:val="none" w:sz="0" w:space="0" w:color="auto"/>
        <w:left w:val="none" w:sz="0" w:space="0" w:color="auto"/>
        <w:bottom w:val="none" w:sz="0" w:space="0" w:color="auto"/>
        <w:right w:val="none" w:sz="0" w:space="0" w:color="auto"/>
      </w:divBdr>
    </w:div>
    <w:div w:id="1652633507">
      <w:marLeft w:val="640"/>
      <w:marRight w:val="0"/>
      <w:marTop w:val="0"/>
      <w:marBottom w:val="0"/>
      <w:divBdr>
        <w:top w:val="none" w:sz="0" w:space="0" w:color="auto"/>
        <w:left w:val="none" w:sz="0" w:space="0" w:color="auto"/>
        <w:bottom w:val="none" w:sz="0" w:space="0" w:color="auto"/>
        <w:right w:val="none" w:sz="0" w:space="0" w:color="auto"/>
      </w:divBdr>
    </w:div>
    <w:div w:id="1652635874">
      <w:marLeft w:val="640"/>
      <w:marRight w:val="0"/>
      <w:marTop w:val="0"/>
      <w:marBottom w:val="0"/>
      <w:divBdr>
        <w:top w:val="none" w:sz="0" w:space="0" w:color="auto"/>
        <w:left w:val="none" w:sz="0" w:space="0" w:color="auto"/>
        <w:bottom w:val="none" w:sz="0" w:space="0" w:color="auto"/>
        <w:right w:val="none" w:sz="0" w:space="0" w:color="auto"/>
      </w:divBdr>
    </w:div>
    <w:div w:id="1652714845">
      <w:marLeft w:val="640"/>
      <w:marRight w:val="0"/>
      <w:marTop w:val="0"/>
      <w:marBottom w:val="0"/>
      <w:divBdr>
        <w:top w:val="none" w:sz="0" w:space="0" w:color="auto"/>
        <w:left w:val="none" w:sz="0" w:space="0" w:color="auto"/>
        <w:bottom w:val="none" w:sz="0" w:space="0" w:color="auto"/>
        <w:right w:val="none" w:sz="0" w:space="0" w:color="auto"/>
      </w:divBdr>
    </w:div>
    <w:div w:id="1652758178">
      <w:marLeft w:val="640"/>
      <w:marRight w:val="0"/>
      <w:marTop w:val="0"/>
      <w:marBottom w:val="0"/>
      <w:divBdr>
        <w:top w:val="none" w:sz="0" w:space="0" w:color="auto"/>
        <w:left w:val="none" w:sz="0" w:space="0" w:color="auto"/>
        <w:bottom w:val="none" w:sz="0" w:space="0" w:color="auto"/>
        <w:right w:val="none" w:sz="0" w:space="0" w:color="auto"/>
      </w:divBdr>
    </w:div>
    <w:div w:id="1652782696">
      <w:marLeft w:val="640"/>
      <w:marRight w:val="0"/>
      <w:marTop w:val="0"/>
      <w:marBottom w:val="0"/>
      <w:divBdr>
        <w:top w:val="none" w:sz="0" w:space="0" w:color="auto"/>
        <w:left w:val="none" w:sz="0" w:space="0" w:color="auto"/>
        <w:bottom w:val="none" w:sz="0" w:space="0" w:color="auto"/>
        <w:right w:val="none" w:sz="0" w:space="0" w:color="auto"/>
      </w:divBdr>
    </w:div>
    <w:div w:id="1652783841">
      <w:marLeft w:val="640"/>
      <w:marRight w:val="0"/>
      <w:marTop w:val="0"/>
      <w:marBottom w:val="0"/>
      <w:divBdr>
        <w:top w:val="none" w:sz="0" w:space="0" w:color="auto"/>
        <w:left w:val="none" w:sz="0" w:space="0" w:color="auto"/>
        <w:bottom w:val="none" w:sz="0" w:space="0" w:color="auto"/>
        <w:right w:val="none" w:sz="0" w:space="0" w:color="auto"/>
      </w:divBdr>
    </w:div>
    <w:div w:id="1652906614">
      <w:marLeft w:val="640"/>
      <w:marRight w:val="0"/>
      <w:marTop w:val="0"/>
      <w:marBottom w:val="0"/>
      <w:divBdr>
        <w:top w:val="none" w:sz="0" w:space="0" w:color="auto"/>
        <w:left w:val="none" w:sz="0" w:space="0" w:color="auto"/>
        <w:bottom w:val="none" w:sz="0" w:space="0" w:color="auto"/>
        <w:right w:val="none" w:sz="0" w:space="0" w:color="auto"/>
      </w:divBdr>
    </w:div>
    <w:div w:id="1652981543">
      <w:marLeft w:val="640"/>
      <w:marRight w:val="0"/>
      <w:marTop w:val="0"/>
      <w:marBottom w:val="0"/>
      <w:divBdr>
        <w:top w:val="none" w:sz="0" w:space="0" w:color="auto"/>
        <w:left w:val="none" w:sz="0" w:space="0" w:color="auto"/>
        <w:bottom w:val="none" w:sz="0" w:space="0" w:color="auto"/>
        <w:right w:val="none" w:sz="0" w:space="0" w:color="auto"/>
      </w:divBdr>
    </w:div>
    <w:div w:id="1653098009">
      <w:marLeft w:val="640"/>
      <w:marRight w:val="0"/>
      <w:marTop w:val="0"/>
      <w:marBottom w:val="0"/>
      <w:divBdr>
        <w:top w:val="none" w:sz="0" w:space="0" w:color="auto"/>
        <w:left w:val="none" w:sz="0" w:space="0" w:color="auto"/>
        <w:bottom w:val="none" w:sz="0" w:space="0" w:color="auto"/>
        <w:right w:val="none" w:sz="0" w:space="0" w:color="auto"/>
      </w:divBdr>
    </w:div>
    <w:div w:id="1653171768">
      <w:marLeft w:val="640"/>
      <w:marRight w:val="0"/>
      <w:marTop w:val="0"/>
      <w:marBottom w:val="0"/>
      <w:divBdr>
        <w:top w:val="none" w:sz="0" w:space="0" w:color="auto"/>
        <w:left w:val="none" w:sz="0" w:space="0" w:color="auto"/>
        <w:bottom w:val="none" w:sz="0" w:space="0" w:color="auto"/>
        <w:right w:val="none" w:sz="0" w:space="0" w:color="auto"/>
      </w:divBdr>
    </w:div>
    <w:div w:id="1653177790">
      <w:marLeft w:val="640"/>
      <w:marRight w:val="0"/>
      <w:marTop w:val="0"/>
      <w:marBottom w:val="0"/>
      <w:divBdr>
        <w:top w:val="none" w:sz="0" w:space="0" w:color="auto"/>
        <w:left w:val="none" w:sz="0" w:space="0" w:color="auto"/>
        <w:bottom w:val="none" w:sz="0" w:space="0" w:color="auto"/>
        <w:right w:val="none" w:sz="0" w:space="0" w:color="auto"/>
      </w:divBdr>
    </w:div>
    <w:div w:id="1653217540">
      <w:marLeft w:val="640"/>
      <w:marRight w:val="0"/>
      <w:marTop w:val="0"/>
      <w:marBottom w:val="0"/>
      <w:divBdr>
        <w:top w:val="none" w:sz="0" w:space="0" w:color="auto"/>
        <w:left w:val="none" w:sz="0" w:space="0" w:color="auto"/>
        <w:bottom w:val="none" w:sz="0" w:space="0" w:color="auto"/>
        <w:right w:val="none" w:sz="0" w:space="0" w:color="auto"/>
      </w:divBdr>
    </w:div>
    <w:div w:id="1653288674">
      <w:marLeft w:val="640"/>
      <w:marRight w:val="0"/>
      <w:marTop w:val="0"/>
      <w:marBottom w:val="0"/>
      <w:divBdr>
        <w:top w:val="none" w:sz="0" w:space="0" w:color="auto"/>
        <w:left w:val="none" w:sz="0" w:space="0" w:color="auto"/>
        <w:bottom w:val="none" w:sz="0" w:space="0" w:color="auto"/>
        <w:right w:val="none" w:sz="0" w:space="0" w:color="auto"/>
      </w:divBdr>
    </w:div>
    <w:div w:id="1653289627">
      <w:marLeft w:val="640"/>
      <w:marRight w:val="0"/>
      <w:marTop w:val="0"/>
      <w:marBottom w:val="0"/>
      <w:divBdr>
        <w:top w:val="none" w:sz="0" w:space="0" w:color="auto"/>
        <w:left w:val="none" w:sz="0" w:space="0" w:color="auto"/>
        <w:bottom w:val="none" w:sz="0" w:space="0" w:color="auto"/>
        <w:right w:val="none" w:sz="0" w:space="0" w:color="auto"/>
      </w:divBdr>
    </w:div>
    <w:div w:id="1653408660">
      <w:marLeft w:val="640"/>
      <w:marRight w:val="0"/>
      <w:marTop w:val="0"/>
      <w:marBottom w:val="0"/>
      <w:divBdr>
        <w:top w:val="none" w:sz="0" w:space="0" w:color="auto"/>
        <w:left w:val="none" w:sz="0" w:space="0" w:color="auto"/>
        <w:bottom w:val="none" w:sz="0" w:space="0" w:color="auto"/>
        <w:right w:val="none" w:sz="0" w:space="0" w:color="auto"/>
      </w:divBdr>
    </w:div>
    <w:div w:id="1653410904">
      <w:marLeft w:val="640"/>
      <w:marRight w:val="0"/>
      <w:marTop w:val="0"/>
      <w:marBottom w:val="0"/>
      <w:divBdr>
        <w:top w:val="none" w:sz="0" w:space="0" w:color="auto"/>
        <w:left w:val="none" w:sz="0" w:space="0" w:color="auto"/>
        <w:bottom w:val="none" w:sz="0" w:space="0" w:color="auto"/>
        <w:right w:val="none" w:sz="0" w:space="0" w:color="auto"/>
      </w:divBdr>
    </w:div>
    <w:div w:id="1653485621">
      <w:marLeft w:val="640"/>
      <w:marRight w:val="0"/>
      <w:marTop w:val="0"/>
      <w:marBottom w:val="0"/>
      <w:divBdr>
        <w:top w:val="none" w:sz="0" w:space="0" w:color="auto"/>
        <w:left w:val="none" w:sz="0" w:space="0" w:color="auto"/>
        <w:bottom w:val="none" w:sz="0" w:space="0" w:color="auto"/>
        <w:right w:val="none" w:sz="0" w:space="0" w:color="auto"/>
      </w:divBdr>
    </w:div>
    <w:div w:id="1653556328">
      <w:marLeft w:val="640"/>
      <w:marRight w:val="0"/>
      <w:marTop w:val="0"/>
      <w:marBottom w:val="0"/>
      <w:divBdr>
        <w:top w:val="none" w:sz="0" w:space="0" w:color="auto"/>
        <w:left w:val="none" w:sz="0" w:space="0" w:color="auto"/>
        <w:bottom w:val="none" w:sz="0" w:space="0" w:color="auto"/>
        <w:right w:val="none" w:sz="0" w:space="0" w:color="auto"/>
      </w:divBdr>
    </w:div>
    <w:div w:id="1653564457">
      <w:marLeft w:val="640"/>
      <w:marRight w:val="0"/>
      <w:marTop w:val="0"/>
      <w:marBottom w:val="0"/>
      <w:divBdr>
        <w:top w:val="none" w:sz="0" w:space="0" w:color="auto"/>
        <w:left w:val="none" w:sz="0" w:space="0" w:color="auto"/>
        <w:bottom w:val="none" w:sz="0" w:space="0" w:color="auto"/>
        <w:right w:val="none" w:sz="0" w:space="0" w:color="auto"/>
      </w:divBdr>
    </w:div>
    <w:div w:id="1653607712">
      <w:marLeft w:val="640"/>
      <w:marRight w:val="0"/>
      <w:marTop w:val="0"/>
      <w:marBottom w:val="0"/>
      <w:divBdr>
        <w:top w:val="none" w:sz="0" w:space="0" w:color="auto"/>
        <w:left w:val="none" w:sz="0" w:space="0" w:color="auto"/>
        <w:bottom w:val="none" w:sz="0" w:space="0" w:color="auto"/>
        <w:right w:val="none" w:sz="0" w:space="0" w:color="auto"/>
      </w:divBdr>
    </w:div>
    <w:div w:id="1653825456">
      <w:marLeft w:val="640"/>
      <w:marRight w:val="0"/>
      <w:marTop w:val="0"/>
      <w:marBottom w:val="0"/>
      <w:divBdr>
        <w:top w:val="none" w:sz="0" w:space="0" w:color="auto"/>
        <w:left w:val="none" w:sz="0" w:space="0" w:color="auto"/>
        <w:bottom w:val="none" w:sz="0" w:space="0" w:color="auto"/>
        <w:right w:val="none" w:sz="0" w:space="0" w:color="auto"/>
      </w:divBdr>
    </w:div>
    <w:div w:id="1653829386">
      <w:marLeft w:val="640"/>
      <w:marRight w:val="0"/>
      <w:marTop w:val="0"/>
      <w:marBottom w:val="0"/>
      <w:divBdr>
        <w:top w:val="none" w:sz="0" w:space="0" w:color="auto"/>
        <w:left w:val="none" w:sz="0" w:space="0" w:color="auto"/>
        <w:bottom w:val="none" w:sz="0" w:space="0" w:color="auto"/>
        <w:right w:val="none" w:sz="0" w:space="0" w:color="auto"/>
      </w:divBdr>
    </w:div>
    <w:div w:id="1653832761">
      <w:marLeft w:val="640"/>
      <w:marRight w:val="0"/>
      <w:marTop w:val="0"/>
      <w:marBottom w:val="0"/>
      <w:divBdr>
        <w:top w:val="none" w:sz="0" w:space="0" w:color="auto"/>
        <w:left w:val="none" w:sz="0" w:space="0" w:color="auto"/>
        <w:bottom w:val="none" w:sz="0" w:space="0" w:color="auto"/>
        <w:right w:val="none" w:sz="0" w:space="0" w:color="auto"/>
      </w:divBdr>
    </w:div>
    <w:div w:id="1653942210">
      <w:marLeft w:val="640"/>
      <w:marRight w:val="0"/>
      <w:marTop w:val="0"/>
      <w:marBottom w:val="0"/>
      <w:divBdr>
        <w:top w:val="none" w:sz="0" w:space="0" w:color="auto"/>
        <w:left w:val="none" w:sz="0" w:space="0" w:color="auto"/>
        <w:bottom w:val="none" w:sz="0" w:space="0" w:color="auto"/>
        <w:right w:val="none" w:sz="0" w:space="0" w:color="auto"/>
      </w:divBdr>
    </w:div>
    <w:div w:id="1653943959">
      <w:marLeft w:val="640"/>
      <w:marRight w:val="0"/>
      <w:marTop w:val="0"/>
      <w:marBottom w:val="0"/>
      <w:divBdr>
        <w:top w:val="none" w:sz="0" w:space="0" w:color="auto"/>
        <w:left w:val="none" w:sz="0" w:space="0" w:color="auto"/>
        <w:bottom w:val="none" w:sz="0" w:space="0" w:color="auto"/>
        <w:right w:val="none" w:sz="0" w:space="0" w:color="auto"/>
      </w:divBdr>
    </w:div>
    <w:div w:id="1654262800">
      <w:marLeft w:val="640"/>
      <w:marRight w:val="0"/>
      <w:marTop w:val="0"/>
      <w:marBottom w:val="0"/>
      <w:divBdr>
        <w:top w:val="none" w:sz="0" w:space="0" w:color="auto"/>
        <w:left w:val="none" w:sz="0" w:space="0" w:color="auto"/>
        <w:bottom w:val="none" w:sz="0" w:space="0" w:color="auto"/>
        <w:right w:val="none" w:sz="0" w:space="0" w:color="auto"/>
      </w:divBdr>
    </w:div>
    <w:div w:id="1654488090">
      <w:marLeft w:val="640"/>
      <w:marRight w:val="0"/>
      <w:marTop w:val="0"/>
      <w:marBottom w:val="0"/>
      <w:divBdr>
        <w:top w:val="none" w:sz="0" w:space="0" w:color="auto"/>
        <w:left w:val="none" w:sz="0" w:space="0" w:color="auto"/>
        <w:bottom w:val="none" w:sz="0" w:space="0" w:color="auto"/>
        <w:right w:val="none" w:sz="0" w:space="0" w:color="auto"/>
      </w:divBdr>
    </w:div>
    <w:div w:id="1654527303">
      <w:marLeft w:val="640"/>
      <w:marRight w:val="0"/>
      <w:marTop w:val="0"/>
      <w:marBottom w:val="0"/>
      <w:divBdr>
        <w:top w:val="none" w:sz="0" w:space="0" w:color="auto"/>
        <w:left w:val="none" w:sz="0" w:space="0" w:color="auto"/>
        <w:bottom w:val="none" w:sz="0" w:space="0" w:color="auto"/>
        <w:right w:val="none" w:sz="0" w:space="0" w:color="auto"/>
      </w:divBdr>
    </w:div>
    <w:div w:id="1654597411">
      <w:marLeft w:val="640"/>
      <w:marRight w:val="0"/>
      <w:marTop w:val="0"/>
      <w:marBottom w:val="0"/>
      <w:divBdr>
        <w:top w:val="none" w:sz="0" w:space="0" w:color="auto"/>
        <w:left w:val="none" w:sz="0" w:space="0" w:color="auto"/>
        <w:bottom w:val="none" w:sz="0" w:space="0" w:color="auto"/>
        <w:right w:val="none" w:sz="0" w:space="0" w:color="auto"/>
      </w:divBdr>
    </w:div>
    <w:div w:id="1654604001">
      <w:marLeft w:val="640"/>
      <w:marRight w:val="0"/>
      <w:marTop w:val="0"/>
      <w:marBottom w:val="0"/>
      <w:divBdr>
        <w:top w:val="none" w:sz="0" w:space="0" w:color="auto"/>
        <w:left w:val="none" w:sz="0" w:space="0" w:color="auto"/>
        <w:bottom w:val="none" w:sz="0" w:space="0" w:color="auto"/>
        <w:right w:val="none" w:sz="0" w:space="0" w:color="auto"/>
      </w:divBdr>
    </w:div>
    <w:div w:id="1654604295">
      <w:marLeft w:val="640"/>
      <w:marRight w:val="0"/>
      <w:marTop w:val="0"/>
      <w:marBottom w:val="0"/>
      <w:divBdr>
        <w:top w:val="none" w:sz="0" w:space="0" w:color="auto"/>
        <w:left w:val="none" w:sz="0" w:space="0" w:color="auto"/>
        <w:bottom w:val="none" w:sz="0" w:space="0" w:color="auto"/>
        <w:right w:val="none" w:sz="0" w:space="0" w:color="auto"/>
      </w:divBdr>
    </w:div>
    <w:div w:id="1654677465">
      <w:marLeft w:val="640"/>
      <w:marRight w:val="0"/>
      <w:marTop w:val="0"/>
      <w:marBottom w:val="0"/>
      <w:divBdr>
        <w:top w:val="none" w:sz="0" w:space="0" w:color="auto"/>
        <w:left w:val="none" w:sz="0" w:space="0" w:color="auto"/>
        <w:bottom w:val="none" w:sz="0" w:space="0" w:color="auto"/>
        <w:right w:val="none" w:sz="0" w:space="0" w:color="auto"/>
      </w:divBdr>
    </w:div>
    <w:div w:id="1654681190">
      <w:marLeft w:val="640"/>
      <w:marRight w:val="0"/>
      <w:marTop w:val="0"/>
      <w:marBottom w:val="0"/>
      <w:divBdr>
        <w:top w:val="none" w:sz="0" w:space="0" w:color="auto"/>
        <w:left w:val="none" w:sz="0" w:space="0" w:color="auto"/>
        <w:bottom w:val="none" w:sz="0" w:space="0" w:color="auto"/>
        <w:right w:val="none" w:sz="0" w:space="0" w:color="auto"/>
      </w:divBdr>
    </w:div>
    <w:div w:id="1654720791">
      <w:marLeft w:val="640"/>
      <w:marRight w:val="0"/>
      <w:marTop w:val="0"/>
      <w:marBottom w:val="0"/>
      <w:divBdr>
        <w:top w:val="none" w:sz="0" w:space="0" w:color="auto"/>
        <w:left w:val="none" w:sz="0" w:space="0" w:color="auto"/>
        <w:bottom w:val="none" w:sz="0" w:space="0" w:color="auto"/>
        <w:right w:val="none" w:sz="0" w:space="0" w:color="auto"/>
      </w:divBdr>
    </w:div>
    <w:div w:id="1654724424">
      <w:marLeft w:val="640"/>
      <w:marRight w:val="0"/>
      <w:marTop w:val="0"/>
      <w:marBottom w:val="0"/>
      <w:divBdr>
        <w:top w:val="none" w:sz="0" w:space="0" w:color="auto"/>
        <w:left w:val="none" w:sz="0" w:space="0" w:color="auto"/>
        <w:bottom w:val="none" w:sz="0" w:space="0" w:color="auto"/>
        <w:right w:val="none" w:sz="0" w:space="0" w:color="auto"/>
      </w:divBdr>
    </w:div>
    <w:div w:id="1654985515">
      <w:marLeft w:val="640"/>
      <w:marRight w:val="0"/>
      <w:marTop w:val="0"/>
      <w:marBottom w:val="0"/>
      <w:divBdr>
        <w:top w:val="none" w:sz="0" w:space="0" w:color="auto"/>
        <w:left w:val="none" w:sz="0" w:space="0" w:color="auto"/>
        <w:bottom w:val="none" w:sz="0" w:space="0" w:color="auto"/>
        <w:right w:val="none" w:sz="0" w:space="0" w:color="auto"/>
      </w:divBdr>
    </w:div>
    <w:div w:id="1655138906">
      <w:marLeft w:val="640"/>
      <w:marRight w:val="0"/>
      <w:marTop w:val="0"/>
      <w:marBottom w:val="0"/>
      <w:divBdr>
        <w:top w:val="none" w:sz="0" w:space="0" w:color="auto"/>
        <w:left w:val="none" w:sz="0" w:space="0" w:color="auto"/>
        <w:bottom w:val="none" w:sz="0" w:space="0" w:color="auto"/>
        <w:right w:val="none" w:sz="0" w:space="0" w:color="auto"/>
      </w:divBdr>
    </w:div>
    <w:div w:id="1655142730">
      <w:marLeft w:val="640"/>
      <w:marRight w:val="0"/>
      <w:marTop w:val="0"/>
      <w:marBottom w:val="0"/>
      <w:divBdr>
        <w:top w:val="none" w:sz="0" w:space="0" w:color="auto"/>
        <w:left w:val="none" w:sz="0" w:space="0" w:color="auto"/>
        <w:bottom w:val="none" w:sz="0" w:space="0" w:color="auto"/>
        <w:right w:val="none" w:sz="0" w:space="0" w:color="auto"/>
      </w:divBdr>
    </w:div>
    <w:div w:id="1655522950">
      <w:marLeft w:val="640"/>
      <w:marRight w:val="0"/>
      <w:marTop w:val="0"/>
      <w:marBottom w:val="0"/>
      <w:divBdr>
        <w:top w:val="none" w:sz="0" w:space="0" w:color="auto"/>
        <w:left w:val="none" w:sz="0" w:space="0" w:color="auto"/>
        <w:bottom w:val="none" w:sz="0" w:space="0" w:color="auto"/>
        <w:right w:val="none" w:sz="0" w:space="0" w:color="auto"/>
      </w:divBdr>
    </w:div>
    <w:div w:id="1655571119">
      <w:marLeft w:val="640"/>
      <w:marRight w:val="0"/>
      <w:marTop w:val="0"/>
      <w:marBottom w:val="0"/>
      <w:divBdr>
        <w:top w:val="none" w:sz="0" w:space="0" w:color="auto"/>
        <w:left w:val="none" w:sz="0" w:space="0" w:color="auto"/>
        <w:bottom w:val="none" w:sz="0" w:space="0" w:color="auto"/>
        <w:right w:val="none" w:sz="0" w:space="0" w:color="auto"/>
      </w:divBdr>
    </w:div>
    <w:div w:id="1655602506">
      <w:marLeft w:val="640"/>
      <w:marRight w:val="0"/>
      <w:marTop w:val="0"/>
      <w:marBottom w:val="0"/>
      <w:divBdr>
        <w:top w:val="none" w:sz="0" w:space="0" w:color="auto"/>
        <w:left w:val="none" w:sz="0" w:space="0" w:color="auto"/>
        <w:bottom w:val="none" w:sz="0" w:space="0" w:color="auto"/>
        <w:right w:val="none" w:sz="0" w:space="0" w:color="auto"/>
      </w:divBdr>
    </w:div>
    <w:div w:id="1655644137">
      <w:marLeft w:val="640"/>
      <w:marRight w:val="0"/>
      <w:marTop w:val="0"/>
      <w:marBottom w:val="0"/>
      <w:divBdr>
        <w:top w:val="none" w:sz="0" w:space="0" w:color="auto"/>
        <w:left w:val="none" w:sz="0" w:space="0" w:color="auto"/>
        <w:bottom w:val="none" w:sz="0" w:space="0" w:color="auto"/>
        <w:right w:val="none" w:sz="0" w:space="0" w:color="auto"/>
      </w:divBdr>
    </w:div>
    <w:div w:id="1655790688">
      <w:marLeft w:val="640"/>
      <w:marRight w:val="0"/>
      <w:marTop w:val="0"/>
      <w:marBottom w:val="0"/>
      <w:divBdr>
        <w:top w:val="none" w:sz="0" w:space="0" w:color="auto"/>
        <w:left w:val="none" w:sz="0" w:space="0" w:color="auto"/>
        <w:bottom w:val="none" w:sz="0" w:space="0" w:color="auto"/>
        <w:right w:val="none" w:sz="0" w:space="0" w:color="auto"/>
      </w:divBdr>
    </w:div>
    <w:div w:id="1655907916">
      <w:marLeft w:val="640"/>
      <w:marRight w:val="0"/>
      <w:marTop w:val="0"/>
      <w:marBottom w:val="0"/>
      <w:divBdr>
        <w:top w:val="none" w:sz="0" w:space="0" w:color="auto"/>
        <w:left w:val="none" w:sz="0" w:space="0" w:color="auto"/>
        <w:bottom w:val="none" w:sz="0" w:space="0" w:color="auto"/>
        <w:right w:val="none" w:sz="0" w:space="0" w:color="auto"/>
      </w:divBdr>
    </w:div>
    <w:div w:id="1655913193">
      <w:marLeft w:val="640"/>
      <w:marRight w:val="0"/>
      <w:marTop w:val="0"/>
      <w:marBottom w:val="0"/>
      <w:divBdr>
        <w:top w:val="none" w:sz="0" w:space="0" w:color="auto"/>
        <w:left w:val="none" w:sz="0" w:space="0" w:color="auto"/>
        <w:bottom w:val="none" w:sz="0" w:space="0" w:color="auto"/>
        <w:right w:val="none" w:sz="0" w:space="0" w:color="auto"/>
      </w:divBdr>
    </w:div>
    <w:div w:id="1655915346">
      <w:marLeft w:val="640"/>
      <w:marRight w:val="0"/>
      <w:marTop w:val="0"/>
      <w:marBottom w:val="0"/>
      <w:divBdr>
        <w:top w:val="none" w:sz="0" w:space="0" w:color="auto"/>
        <w:left w:val="none" w:sz="0" w:space="0" w:color="auto"/>
        <w:bottom w:val="none" w:sz="0" w:space="0" w:color="auto"/>
        <w:right w:val="none" w:sz="0" w:space="0" w:color="auto"/>
      </w:divBdr>
    </w:div>
    <w:div w:id="1655985749">
      <w:marLeft w:val="640"/>
      <w:marRight w:val="0"/>
      <w:marTop w:val="0"/>
      <w:marBottom w:val="0"/>
      <w:divBdr>
        <w:top w:val="none" w:sz="0" w:space="0" w:color="auto"/>
        <w:left w:val="none" w:sz="0" w:space="0" w:color="auto"/>
        <w:bottom w:val="none" w:sz="0" w:space="0" w:color="auto"/>
        <w:right w:val="none" w:sz="0" w:space="0" w:color="auto"/>
      </w:divBdr>
    </w:div>
    <w:div w:id="1656029271">
      <w:marLeft w:val="640"/>
      <w:marRight w:val="0"/>
      <w:marTop w:val="0"/>
      <w:marBottom w:val="0"/>
      <w:divBdr>
        <w:top w:val="none" w:sz="0" w:space="0" w:color="auto"/>
        <w:left w:val="none" w:sz="0" w:space="0" w:color="auto"/>
        <w:bottom w:val="none" w:sz="0" w:space="0" w:color="auto"/>
        <w:right w:val="none" w:sz="0" w:space="0" w:color="auto"/>
      </w:divBdr>
    </w:div>
    <w:div w:id="1656033978">
      <w:marLeft w:val="640"/>
      <w:marRight w:val="0"/>
      <w:marTop w:val="0"/>
      <w:marBottom w:val="0"/>
      <w:divBdr>
        <w:top w:val="none" w:sz="0" w:space="0" w:color="auto"/>
        <w:left w:val="none" w:sz="0" w:space="0" w:color="auto"/>
        <w:bottom w:val="none" w:sz="0" w:space="0" w:color="auto"/>
        <w:right w:val="none" w:sz="0" w:space="0" w:color="auto"/>
      </w:divBdr>
    </w:div>
    <w:div w:id="1656034031">
      <w:marLeft w:val="640"/>
      <w:marRight w:val="0"/>
      <w:marTop w:val="0"/>
      <w:marBottom w:val="0"/>
      <w:divBdr>
        <w:top w:val="none" w:sz="0" w:space="0" w:color="auto"/>
        <w:left w:val="none" w:sz="0" w:space="0" w:color="auto"/>
        <w:bottom w:val="none" w:sz="0" w:space="0" w:color="auto"/>
        <w:right w:val="none" w:sz="0" w:space="0" w:color="auto"/>
      </w:divBdr>
    </w:div>
    <w:div w:id="1656059124">
      <w:marLeft w:val="640"/>
      <w:marRight w:val="0"/>
      <w:marTop w:val="0"/>
      <w:marBottom w:val="0"/>
      <w:divBdr>
        <w:top w:val="none" w:sz="0" w:space="0" w:color="auto"/>
        <w:left w:val="none" w:sz="0" w:space="0" w:color="auto"/>
        <w:bottom w:val="none" w:sz="0" w:space="0" w:color="auto"/>
        <w:right w:val="none" w:sz="0" w:space="0" w:color="auto"/>
      </w:divBdr>
    </w:div>
    <w:div w:id="1656258404">
      <w:marLeft w:val="640"/>
      <w:marRight w:val="0"/>
      <w:marTop w:val="0"/>
      <w:marBottom w:val="0"/>
      <w:divBdr>
        <w:top w:val="none" w:sz="0" w:space="0" w:color="auto"/>
        <w:left w:val="none" w:sz="0" w:space="0" w:color="auto"/>
        <w:bottom w:val="none" w:sz="0" w:space="0" w:color="auto"/>
        <w:right w:val="none" w:sz="0" w:space="0" w:color="auto"/>
      </w:divBdr>
    </w:div>
    <w:div w:id="1656299226">
      <w:marLeft w:val="640"/>
      <w:marRight w:val="0"/>
      <w:marTop w:val="0"/>
      <w:marBottom w:val="0"/>
      <w:divBdr>
        <w:top w:val="none" w:sz="0" w:space="0" w:color="auto"/>
        <w:left w:val="none" w:sz="0" w:space="0" w:color="auto"/>
        <w:bottom w:val="none" w:sz="0" w:space="0" w:color="auto"/>
        <w:right w:val="none" w:sz="0" w:space="0" w:color="auto"/>
      </w:divBdr>
    </w:div>
    <w:div w:id="1656301715">
      <w:marLeft w:val="640"/>
      <w:marRight w:val="0"/>
      <w:marTop w:val="0"/>
      <w:marBottom w:val="0"/>
      <w:divBdr>
        <w:top w:val="none" w:sz="0" w:space="0" w:color="auto"/>
        <w:left w:val="none" w:sz="0" w:space="0" w:color="auto"/>
        <w:bottom w:val="none" w:sz="0" w:space="0" w:color="auto"/>
        <w:right w:val="none" w:sz="0" w:space="0" w:color="auto"/>
      </w:divBdr>
    </w:div>
    <w:div w:id="1656372602">
      <w:marLeft w:val="640"/>
      <w:marRight w:val="0"/>
      <w:marTop w:val="0"/>
      <w:marBottom w:val="0"/>
      <w:divBdr>
        <w:top w:val="none" w:sz="0" w:space="0" w:color="auto"/>
        <w:left w:val="none" w:sz="0" w:space="0" w:color="auto"/>
        <w:bottom w:val="none" w:sz="0" w:space="0" w:color="auto"/>
        <w:right w:val="none" w:sz="0" w:space="0" w:color="auto"/>
      </w:divBdr>
    </w:div>
    <w:div w:id="1656448581">
      <w:marLeft w:val="640"/>
      <w:marRight w:val="0"/>
      <w:marTop w:val="0"/>
      <w:marBottom w:val="0"/>
      <w:divBdr>
        <w:top w:val="none" w:sz="0" w:space="0" w:color="auto"/>
        <w:left w:val="none" w:sz="0" w:space="0" w:color="auto"/>
        <w:bottom w:val="none" w:sz="0" w:space="0" w:color="auto"/>
        <w:right w:val="none" w:sz="0" w:space="0" w:color="auto"/>
      </w:divBdr>
    </w:div>
    <w:div w:id="1656491703">
      <w:marLeft w:val="640"/>
      <w:marRight w:val="0"/>
      <w:marTop w:val="0"/>
      <w:marBottom w:val="0"/>
      <w:divBdr>
        <w:top w:val="none" w:sz="0" w:space="0" w:color="auto"/>
        <w:left w:val="none" w:sz="0" w:space="0" w:color="auto"/>
        <w:bottom w:val="none" w:sz="0" w:space="0" w:color="auto"/>
        <w:right w:val="none" w:sz="0" w:space="0" w:color="auto"/>
      </w:divBdr>
    </w:div>
    <w:div w:id="1656492141">
      <w:marLeft w:val="640"/>
      <w:marRight w:val="0"/>
      <w:marTop w:val="0"/>
      <w:marBottom w:val="0"/>
      <w:divBdr>
        <w:top w:val="none" w:sz="0" w:space="0" w:color="auto"/>
        <w:left w:val="none" w:sz="0" w:space="0" w:color="auto"/>
        <w:bottom w:val="none" w:sz="0" w:space="0" w:color="auto"/>
        <w:right w:val="none" w:sz="0" w:space="0" w:color="auto"/>
      </w:divBdr>
    </w:div>
    <w:div w:id="1656492299">
      <w:marLeft w:val="640"/>
      <w:marRight w:val="0"/>
      <w:marTop w:val="0"/>
      <w:marBottom w:val="0"/>
      <w:divBdr>
        <w:top w:val="none" w:sz="0" w:space="0" w:color="auto"/>
        <w:left w:val="none" w:sz="0" w:space="0" w:color="auto"/>
        <w:bottom w:val="none" w:sz="0" w:space="0" w:color="auto"/>
        <w:right w:val="none" w:sz="0" w:space="0" w:color="auto"/>
      </w:divBdr>
    </w:div>
    <w:div w:id="1656644967">
      <w:marLeft w:val="640"/>
      <w:marRight w:val="0"/>
      <w:marTop w:val="0"/>
      <w:marBottom w:val="0"/>
      <w:divBdr>
        <w:top w:val="none" w:sz="0" w:space="0" w:color="auto"/>
        <w:left w:val="none" w:sz="0" w:space="0" w:color="auto"/>
        <w:bottom w:val="none" w:sz="0" w:space="0" w:color="auto"/>
        <w:right w:val="none" w:sz="0" w:space="0" w:color="auto"/>
      </w:divBdr>
    </w:div>
    <w:div w:id="1656647456">
      <w:marLeft w:val="640"/>
      <w:marRight w:val="0"/>
      <w:marTop w:val="0"/>
      <w:marBottom w:val="0"/>
      <w:divBdr>
        <w:top w:val="none" w:sz="0" w:space="0" w:color="auto"/>
        <w:left w:val="none" w:sz="0" w:space="0" w:color="auto"/>
        <w:bottom w:val="none" w:sz="0" w:space="0" w:color="auto"/>
        <w:right w:val="none" w:sz="0" w:space="0" w:color="auto"/>
      </w:divBdr>
    </w:div>
    <w:div w:id="1656688179">
      <w:marLeft w:val="640"/>
      <w:marRight w:val="0"/>
      <w:marTop w:val="0"/>
      <w:marBottom w:val="0"/>
      <w:divBdr>
        <w:top w:val="none" w:sz="0" w:space="0" w:color="auto"/>
        <w:left w:val="none" w:sz="0" w:space="0" w:color="auto"/>
        <w:bottom w:val="none" w:sz="0" w:space="0" w:color="auto"/>
        <w:right w:val="none" w:sz="0" w:space="0" w:color="auto"/>
      </w:divBdr>
    </w:div>
    <w:div w:id="1656833106">
      <w:marLeft w:val="640"/>
      <w:marRight w:val="0"/>
      <w:marTop w:val="0"/>
      <w:marBottom w:val="0"/>
      <w:divBdr>
        <w:top w:val="none" w:sz="0" w:space="0" w:color="auto"/>
        <w:left w:val="none" w:sz="0" w:space="0" w:color="auto"/>
        <w:bottom w:val="none" w:sz="0" w:space="0" w:color="auto"/>
        <w:right w:val="none" w:sz="0" w:space="0" w:color="auto"/>
      </w:divBdr>
    </w:div>
    <w:div w:id="1656839973">
      <w:marLeft w:val="640"/>
      <w:marRight w:val="0"/>
      <w:marTop w:val="0"/>
      <w:marBottom w:val="0"/>
      <w:divBdr>
        <w:top w:val="none" w:sz="0" w:space="0" w:color="auto"/>
        <w:left w:val="none" w:sz="0" w:space="0" w:color="auto"/>
        <w:bottom w:val="none" w:sz="0" w:space="0" w:color="auto"/>
        <w:right w:val="none" w:sz="0" w:space="0" w:color="auto"/>
      </w:divBdr>
    </w:div>
    <w:div w:id="1656957853">
      <w:marLeft w:val="640"/>
      <w:marRight w:val="0"/>
      <w:marTop w:val="0"/>
      <w:marBottom w:val="0"/>
      <w:divBdr>
        <w:top w:val="none" w:sz="0" w:space="0" w:color="auto"/>
        <w:left w:val="none" w:sz="0" w:space="0" w:color="auto"/>
        <w:bottom w:val="none" w:sz="0" w:space="0" w:color="auto"/>
        <w:right w:val="none" w:sz="0" w:space="0" w:color="auto"/>
      </w:divBdr>
    </w:div>
    <w:div w:id="1657025486">
      <w:marLeft w:val="640"/>
      <w:marRight w:val="0"/>
      <w:marTop w:val="0"/>
      <w:marBottom w:val="0"/>
      <w:divBdr>
        <w:top w:val="none" w:sz="0" w:space="0" w:color="auto"/>
        <w:left w:val="none" w:sz="0" w:space="0" w:color="auto"/>
        <w:bottom w:val="none" w:sz="0" w:space="0" w:color="auto"/>
        <w:right w:val="none" w:sz="0" w:space="0" w:color="auto"/>
      </w:divBdr>
    </w:div>
    <w:div w:id="1657027042">
      <w:marLeft w:val="640"/>
      <w:marRight w:val="0"/>
      <w:marTop w:val="0"/>
      <w:marBottom w:val="0"/>
      <w:divBdr>
        <w:top w:val="none" w:sz="0" w:space="0" w:color="auto"/>
        <w:left w:val="none" w:sz="0" w:space="0" w:color="auto"/>
        <w:bottom w:val="none" w:sz="0" w:space="0" w:color="auto"/>
        <w:right w:val="none" w:sz="0" w:space="0" w:color="auto"/>
      </w:divBdr>
    </w:div>
    <w:div w:id="1657031667">
      <w:marLeft w:val="640"/>
      <w:marRight w:val="0"/>
      <w:marTop w:val="0"/>
      <w:marBottom w:val="0"/>
      <w:divBdr>
        <w:top w:val="none" w:sz="0" w:space="0" w:color="auto"/>
        <w:left w:val="none" w:sz="0" w:space="0" w:color="auto"/>
        <w:bottom w:val="none" w:sz="0" w:space="0" w:color="auto"/>
        <w:right w:val="none" w:sz="0" w:space="0" w:color="auto"/>
      </w:divBdr>
    </w:div>
    <w:div w:id="1657034297">
      <w:marLeft w:val="640"/>
      <w:marRight w:val="0"/>
      <w:marTop w:val="0"/>
      <w:marBottom w:val="0"/>
      <w:divBdr>
        <w:top w:val="none" w:sz="0" w:space="0" w:color="auto"/>
        <w:left w:val="none" w:sz="0" w:space="0" w:color="auto"/>
        <w:bottom w:val="none" w:sz="0" w:space="0" w:color="auto"/>
        <w:right w:val="none" w:sz="0" w:space="0" w:color="auto"/>
      </w:divBdr>
    </w:div>
    <w:div w:id="1657101644">
      <w:marLeft w:val="640"/>
      <w:marRight w:val="0"/>
      <w:marTop w:val="0"/>
      <w:marBottom w:val="0"/>
      <w:divBdr>
        <w:top w:val="none" w:sz="0" w:space="0" w:color="auto"/>
        <w:left w:val="none" w:sz="0" w:space="0" w:color="auto"/>
        <w:bottom w:val="none" w:sz="0" w:space="0" w:color="auto"/>
        <w:right w:val="none" w:sz="0" w:space="0" w:color="auto"/>
      </w:divBdr>
    </w:div>
    <w:div w:id="1657104218">
      <w:marLeft w:val="640"/>
      <w:marRight w:val="0"/>
      <w:marTop w:val="0"/>
      <w:marBottom w:val="0"/>
      <w:divBdr>
        <w:top w:val="none" w:sz="0" w:space="0" w:color="auto"/>
        <w:left w:val="none" w:sz="0" w:space="0" w:color="auto"/>
        <w:bottom w:val="none" w:sz="0" w:space="0" w:color="auto"/>
        <w:right w:val="none" w:sz="0" w:space="0" w:color="auto"/>
      </w:divBdr>
    </w:div>
    <w:div w:id="1657143988">
      <w:marLeft w:val="640"/>
      <w:marRight w:val="0"/>
      <w:marTop w:val="0"/>
      <w:marBottom w:val="0"/>
      <w:divBdr>
        <w:top w:val="none" w:sz="0" w:space="0" w:color="auto"/>
        <w:left w:val="none" w:sz="0" w:space="0" w:color="auto"/>
        <w:bottom w:val="none" w:sz="0" w:space="0" w:color="auto"/>
        <w:right w:val="none" w:sz="0" w:space="0" w:color="auto"/>
      </w:divBdr>
    </w:div>
    <w:div w:id="1657227347">
      <w:marLeft w:val="640"/>
      <w:marRight w:val="0"/>
      <w:marTop w:val="0"/>
      <w:marBottom w:val="0"/>
      <w:divBdr>
        <w:top w:val="none" w:sz="0" w:space="0" w:color="auto"/>
        <w:left w:val="none" w:sz="0" w:space="0" w:color="auto"/>
        <w:bottom w:val="none" w:sz="0" w:space="0" w:color="auto"/>
        <w:right w:val="none" w:sz="0" w:space="0" w:color="auto"/>
      </w:divBdr>
    </w:div>
    <w:div w:id="1657342670">
      <w:marLeft w:val="640"/>
      <w:marRight w:val="0"/>
      <w:marTop w:val="0"/>
      <w:marBottom w:val="0"/>
      <w:divBdr>
        <w:top w:val="none" w:sz="0" w:space="0" w:color="auto"/>
        <w:left w:val="none" w:sz="0" w:space="0" w:color="auto"/>
        <w:bottom w:val="none" w:sz="0" w:space="0" w:color="auto"/>
        <w:right w:val="none" w:sz="0" w:space="0" w:color="auto"/>
      </w:divBdr>
    </w:div>
    <w:div w:id="1657369197">
      <w:marLeft w:val="640"/>
      <w:marRight w:val="0"/>
      <w:marTop w:val="0"/>
      <w:marBottom w:val="0"/>
      <w:divBdr>
        <w:top w:val="none" w:sz="0" w:space="0" w:color="auto"/>
        <w:left w:val="none" w:sz="0" w:space="0" w:color="auto"/>
        <w:bottom w:val="none" w:sz="0" w:space="0" w:color="auto"/>
        <w:right w:val="none" w:sz="0" w:space="0" w:color="auto"/>
      </w:divBdr>
    </w:div>
    <w:div w:id="1657562686">
      <w:marLeft w:val="640"/>
      <w:marRight w:val="0"/>
      <w:marTop w:val="0"/>
      <w:marBottom w:val="0"/>
      <w:divBdr>
        <w:top w:val="none" w:sz="0" w:space="0" w:color="auto"/>
        <w:left w:val="none" w:sz="0" w:space="0" w:color="auto"/>
        <w:bottom w:val="none" w:sz="0" w:space="0" w:color="auto"/>
        <w:right w:val="none" w:sz="0" w:space="0" w:color="auto"/>
      </w:divBdr>
    </w:div>
    <w:div w:id="1657568954">
      <w:marLeft w:val="640"/>
      <w:marRight w:val="0"/>
      <w:marTop w:val="0"/>
      <w:marBottom w:val="0"/>
      <w:divBdr>
        <w:top w:val="none" w:sz="0" w:space="0" w:color="auto"/>
        <w:left w:val="none" w:sz="0" w:space="0" w:color="auto"/>
        <w:bottom w:val="none" w:sz="0" w:space="0" w:color="auto"/>
        <w:right w:val="none" w:sz="0" w:space="0" w:color="auto"/>
      </w:divBdr>
    </w:div>
    <w:div w:id="1657613793">
      <w:marLeft w:val="640"/>
      <w:marRight w:val="0"/>
      <w:marTop w:val="0"/>
      <w:marBottom w:val="0"/>
      <w:divBdr>
        <w:top w:val="none" w:sz="0" w:space="0" w:color="auto"/>
        <w:left w:val="none" w:sz="0" w:space="0" w:color="auto"/>
        <w:bottom w:val="none" w:sz="0" w:space="0" w:color="auto"/>
        <w:right w:val="none" w:sz="0" w:space="0" w:color="auto"/>
      </w:divBdr>
    </w:div>
    <w:div w:id="1657614041">
      <w:marLeft w:val="640"/>
      <w:marRight w:val="0"/>
      <w:marTop w:val="0"/>
      <w:marBottom w:val="0"/>
      <w:divBdr>
        <w:top w:val="none" w:sz="0" w:space="0" w:color="auto"/>
        <w:left w:val="none" w:sz="0" w:space="0" w:color="auto"/>
        <w:bottom w:val="none" w:sz="0" w:space="0" w:color="auto"/>
        <w:right w:val="none" w:sz="0" w:space="0" w:color="auto"/>
      </w:divBdr>
    </w:div>
    <w:div w:id="1657683774">
      <w:marLeft w:val="640"/>
      <w:marRight w:val="0"/>
      <w:marTop w:val="0"/>
      <w:marBottom w:val="0"/>
      <w:divBdr>
        <w:top w:val="none" w:sz="0" w:space="0" w:color="auto"/>
        <w:left w:val="none" w:sz="0" w:space="0" w:color="auto"/>
        <w:bottom w:val="none" w:sz="0" w:space="0" w:color="auto"/>
        <w:right w:val="none" w:sz="0" w:space="0" w:color="auto"/>
      </w:divBdr>
    </w:div>
    <w:div w:id="1657687981">
      <w:marLeft w:val="640"/>
      <w:marRight w:val="0"/>
      <w:marTop w:val="0"/>
      <w:marBottom w:val="0"/>
      <w:divBdr>
        <w:top w:val="none" w:sz="0" w:space="0" w:color="auto"/>
        <w:left w:val="none" w:sz="0" w:space="0" w:color="auto"/>
        <w:bottom w:val="none" w:sz="0" w:space="0" w:color="auto"/>
        <w:right w:val="none" w:sz="0" w:space="0" w:color="auto"/>
      </w:divBdr>
    </w:div>
    <w:div w:id="1657802132">
      <w:marLeft w:val="640"/>
      <w:marRight w:val="0"/>
      <w:marTop w:val="0"/>
      <w:marBottom w:val="0"/>
      <w:divBdr>
        <w:top w:val="none" w:sz="0" w:space="0" w:color="auto"/>
        <w:left w:val="none" w:sz="0" w:space="0" w:color="auto"/>
        <w:bottom w:val="none" w:sz="0" w:space="0" w:color="auto"/>
        <w:right w:val="none" w:sz="0" w:space="0" w:color="auto"/>
      </w:divBdr>
    </w:div>
    <w:div w:id="1657956325">
      <w:marLeft w:val="640"/>
      <w:marRight w:val="0"/>
      <w:marTop w:val="0"/>
      <w:marBottom w:val="0"/>
      <w:divBdr>
        <w:top w:val="none" w:sz="0" w:space="0" w:color="auto"/>
        <w:left w:val="none" w:sz="0" w:space="0" w:color="auto"/>
        <w:bottom w:val="none" w:sz="0" w:space="0" w:color="auto"/>
        <w:right w:val="none" w:sz="0" w:space="0" w:color="auto"/>
      </w:divBdr>
    </w:div>
    <w:div w:id="1657957010">
      <w:marLeft w:val="640"/>
      <w:marRight w:val="0"/>
      <w:marTop w:val="0"/>
      <w:marBottom w:val="0"/>
      <w:divBdr>
        <w:top w:val="none" w:sz="0" w:space="0" w:color="auto"/>
        <w:left w:val="none" w:sz="0" w:space="0" w:color="auto"/>
        <w:bottom w:val="none" w:sz="0" w:space="0" w:color="auto"/>
        <w:right w:val="none" w:sz="0" w:space="0" w:color="auto"/>
      </w:divBdr>
    </w:div>
    <w:div w:id="1657997381">
      <w:marLeft w:val="640"/>
      <w:marRight w:val="0"/>
      <w:marTop w:val="0"/>
      <w:marBottom w:val="0"/>
      <w:divBdr>
        <w:top w:val="none" w:sz="0" w:space="0" w:color="auto"/>
        <w:left w:val="none" w:sz="0" w:space="0" w:color="auto"/>
        <w:bottom w:val="none" w:sz="0" w:space="0" w:color="auto"/>
        <w:right w:val="none" w:sz="0" w:space="0" w:color="auto"/>
      </w:divBdr>
    </w:div>
    <w:div w:id="1658069133">
      <w:marLeft w:val="640"/>
      <w:marRight w:val="0"/>
      <w:marTop w:val="0"/>
      <w:marBottom w:val="0"/>
      <w:divBdr>
        <w:top w:val="none" w:sz="0" w:space="0" w:color="auto"/>
        <w:left w:val="none" w:sz="0" w:space="0" w:color="auto"/>
        <w:bottom w:val="none" w:sz="0" w:space="0" w:color="auto"/>
        <w:right w:val="none" w:sz="0" w:space="0" w:color="auto"/>
      </w:divBdr>
    </w:div>
    <w:div w:id="1658073788">
      <w:marLeft w:val="640"/>
      <w:marRight w:val="0"/>
      <w:marTop w:val="0"/>
      <w:marBottom w:val="0"/>
      <w:divBdr>
        <w:top w:val="none" w:sz="0" w:space="0" w:color="auto"/>
        <w:left w:val="none" w:sz="0" w:space="0" w:color="auto"/>
        <w:bottom w:val="none" w:sz="0" w:space="0" w:color="auto"/>
        <w:right w:val="none" w:sz="0" w:space="0" w:color="auto"/>
      </w:divBdr>
    </w:div>
    <w:div w:id="1658219034">
      <w:marLeft w:val="640"/>
      <w:marRight w:val="0"/>
      <w:marTop w:val="0"/>
      <w:marBottom w:val="0"/>
      <w:divBdr>
        <w:top w:val="none" w:sz="0" w:space="0" w:color="auto"/>
        <w:left w:val="none" w:sz="0" w:space="0" w:color="auto"/>
        <w:bottom w:val="none" w:sz="0" w:space="0" w:color="auto"/>
        <w:right w:val="none" w:sz="0" w:space="0" w:color="auto"/>
      </w:divBdr>
    </w:div>
    <w:div w:id="1658222841">
      <w:marLeft w:val="640"/>
      <w:marRight w:val="0"/>
      <w:marTop w:val="0"/>
      <w:marBottom w:val="0"/>
      <w:divBdr>
        <w:top w:val="none" w:sz="0" w:space="0" w:color="auto"/>
        <w:left w:val="none" w:sz="0" w:space="0" w:color="auto"/>
        <w:bottom w:val="none" w:sz="0" w:space="0" w:color="auto"/>
        <w:right w:val="none" w:sz="0" w:space="0" w:color="auto"/>
      </w:divBdr>
    </w:div>
    <w:div w:id="1658260358">
      <w:marLeft w:val="640"/>
      <w:marRight w:val="0"/>
      <w:marTop w:val="0"/>
      <w:marBottom w:val="0"/>
      <w:divBdr>
        <w:top w:val="none" w:sz="0" w:space="0" w:color="auto"/>
        <w:left w:val="none" w:sz="0" w:space="0" w:color="auto"/>
        <w:bottom w:val="none" w:sz="0" w:space="0" w:color="auto"/>
        <w:right w:val="none" w:sz="0" w:space="0" w:color="auto"/>
      </w:divBdr>
    </w:div>
    <w:div w:id="1658267050">
      <w:marLeft w:val="640"/>
      <w:marRight w:val="0"/>
      <w:marTop w:val="0"/>
      <w:marBottom w:val="0"/>
      <w:divBdr>
        <w:top w:val="none" w:sz="0" w:space="0" w:color="auto"/>
        <w:left w:val="none" w:sz="0" w:space="0" w:color="auto"/>
        <w:bottom w:val="none" w:sz="0" w:space="0" w:color="auto"/>
        <w:right w:val="none" w:sz="0" w:space="0" w:color="auto"/>
      </w:divBdr>
    </w:div>
    <w:div w:id="1658461864">
      <w:marLeft w:val="640"/>
      <w:marRight w:val="0"/>
      <w:marTop w:val="0"/>
      <w:marBottom w:val="0"/>
      <w:divBdr>
        <w:top w:val="none" w:sz="0" w:space="0" w:color="auto"/>
        <w:left w:val="none" w:sz="0" w:space="0" w:color="auto"/>
        <w:bottom w:val="none" w:sz="0" w:space="0" w:color="auto"/>
        <w:right w:val="none" w:sz="0" w:space="0" w:color="auto"/>
      </w:divBdr>
    </w:div>
    <w:div w:id="1658537961">
      <w:marLeft w:val="640"/>
      <w:marRight w:val="0"/>
      <w:marTop w:val="0"/>
      <w:marBottom w:val="0"/>
      <w:divBdr>
        <w:top w:val="none" w:sz="0" w:space="0" w:color="auto"/>
        <w:left w:val="none" w:sz="0" w:space="0" w:color="auto"/>
        <w:bottom w:val="none" w:sz="0" w:space="0" w:color="auto"/>
        <w:right w:val="none" w:sz="0" w:space="0" w:color="auto"/>
      </w:divBdr>
    </w:div>
    <w:div w:id="1658606209">
      <w:marLeft w:val="640"/>
      <w:marRight w:val="0"/>
      <w:marTop w:val="0"/>
      <w:marBottom w:val="0"/>
      <w:divBdr>
        <w:top w:val="none" w:sz="0" w:space="0" w:color="auto"/>
        <w:left w:val="none" w:sz="0" w:space="0" w:color="auto"/>
        <w:bottom w:val="none" w:sz="0" w:space="0" w:color="auto"/>
        <w:right w:val="none" w:sz="0" w:space="0" w:color="auto"/>
      </w:divBdr>
    </w:div>
    <w:div w:id="1658608581">
      <w:marLeft w:val="640"/>
      <w:marRight w:val="0"/>
      <w:marTop w:val="0"/>
      <w:marBottom w:val="0"/>
      <w:divBdr>
        <w:top w:val="none" w:sz="0" w:space="0" w:color="auto"/>
        <w:left w:val="none" w:sz="0" w:space="0" w:color="auto"/>
        <w:bottom w:val="none" w:sz="0" w:space="0" w:color="auto"/>
        <w:right w:val="none" w:sz="0" w:space="0" w:color="auto"/>
      </w:divBdr>
    </w:div>
    <w:div w:id="1658681845">
      <w:marLeft w:val="640"/>
      <w:marRight w:val="0"/>
      <w:marTop w:val="0"/>
      <w:marBottom w:val="0"/>
      <w:divBdr>
        <w:top w:val="none" w:sz="0" w:space="0" w:color="auto"/>
        <w:left w:val="none" w:sz="0" w:space="0" w:color="auto"/>
        <w:bottom w:val="none" w:sz="0" w:space="0" w:color="auto"/>
        <w:right w:val="none" w:sz="0" w:space="0" w:color="auto"/>
      </w:divBdr>
    </w:div>
    <w:div w:id="1658797709">
      <w:marLeft w:val="640"/>
      <w:marRight w:val="0"/>
      <w:marTop w:val="0"/>
      <w:marBottom w:val="0"/>
      <w:divBdr>
        <w:top w:val="none" w:sz="0" w:space="0" w:color="auto"/>
        <w:left w:val="none" w:sz="0" w:space="0" w:color="auto"/>
        <w:bottom w:val="none" w:sz="0" w:space="0" w:color="auto"/>
        <w:right w:val="none" w:sz="0" w:space="0" w:color="auto"/>
      </w:divBdr>
    </w:div>
    <w:div w:id="1659075866">
      <w:marLeft w:val="640"/>
      <w:marRight w:val="0"/>
      <w:marTop w:val="0"/>
      <w:marBottom w:val="0"/>
      <w:divBdr>
        <w:top w:val="none" w:sz="0" w:space="0" w:color="auto"/>
        <w:left w:val="none" w:sz="0" w:space="0" w:color="auto"/>
        <w:bottom w:val="none" w:sz="0" w:space="0" w:color="auto"/>
        <w:right w:val="none" w:sz="0" w:space="0" w:color="auto"/>
      </w:divBdr>
    </w:div>
    <w:div w:id="1659115519">
      <w:marLeft w:val="640"/>
      <w:marRight w:val="0"/>
      <w:marTop w:val="0"/>
      <w:marBottom w:val="0"/>
      <w:divBdr>
        <w:top w:val="none" w:sz="0" w:space="0" w:color="auto"/>
        <w:left w:val="none" w:sz="0" w:space="0" w:color="auto"/>
        <w:bottom w:val="none" w:sz="0" w:space="0" w:color="auto"/>
        <w:right w:val="none" w:sz="0" w:space="0" w:color="auto"/>
      </w:divBdr>
    </w:div>
    <w:div w:id="1659186615">
      <w:marLeft w:val="640"/>
      <w:marRight w:val="0"/>
      <w:marTop w:val="0"/>
      <w:marBottom w:val="0"/>
      <w:divBdr>
        <w:top w:val="none" w:sz="0" w:space="0" w:color="auto"/>
        <w:left w:val="none" w:sz="0" w:space="0" w:color="auto"/>
        <w:bottom w:val="none" w:sz="0" w:space="0" w:color="auto"/>
        <w:right w:val="none" w:sz="0" w:space="0" w:color="auto"/>
      </w:divBdr>
    </w:div>
    <w:div w:id="1659262218">
      <w:marLeft w:val="640"/>
      <w:marRight w:val="0"/>
      <w:marTop w:val="0"/>
      <w:marBottom w:val="0"/>
      <w:divBdr>
        <w:top w:val="none" w:sz="0" w:space="0" w:color="auto"/>
        <w:left w:val="none" w:sz="0" w:space="0" w:color="auto"/>
        <w:bottom w:val="none" w:sz="0" w:space="0" w:color="auto"/>
        <w:right w:val="none" w:sz="0" w:space="0" w:color="auto"/>
      </w:divBdr>
    </w:div>
    <w:div w:id="1659266495">
      <w:marLeft w:val="640"/>
      <w:marRight w:val="0"/>
      <w:marTop w:val="0"/>
      <w:marBottom w:val="0"/>
      <w:divBdr>
        <w:top w:val="none" w:sz="0" w:space="0" w:color="auto"/>
        <w:left w:val="none" w:sz="0" w:space="0" w:color="auto"/>
        <w:bottom w:val="none" w:sz="0" w:space="0" w:color="auto"/>
        <w:right w:val="none" w:sz="0" w:space="0" w:color="auto"/>
      </w:divBdr>
    </w:div>
    <w:div w:id="1659267833">
      <w:marLeft w:val="640"/>
      <w:marRight w:val="0"/>
      <w:marTop w:val="0"/>
      <w:marBottom w:val="0"/>
      <w:divBdr>
        <w:top w:val="none" w:sz="0" w:space="0" w:color="auto"/>
        <w:left w:val="none" w:sz="0" w:space="0" w:color="auto"/>
        <w:bottom w:val="none" w:sz="0" w:space="0" w:color="auto"/>
        <w:right w:val="none" w:sz="0" w:space="0" w:color="auto"/>
      </w:divBdr>
    </w:div>
    <w:div w:id="1659380100">
      <w:marLeft w:val="640"/>
      <w:marRight w:val="0"/>
      <w:marTop w:val="0"/>
      <w:marBottom w:val="0"/>
      <w:divBdr>
        <w:top w:val="none" w:sz="0" w:space="0" w:color="auto"/>
        <w:left w:val="none" w:sz="0" w:space="0" w:color="auto"/>
        <w:bottom w:val="none" w:sz="0" w:space="0" w:color="auto"/>
        <w:right w:val="none" w:sz="0" w:space="0" w:color="auto"/>
      </w:divBdr>
    </w:div>
    <w:div w:id="1659531967">
      <w:marLeft w:val="640"/>
      <w:marRight w:val="0"/>
      <w:marTop w:val="0"/>
      <w:marBottom w:val="0"/>
      <w:divBdr>
        <w:top w:val="none" w:sz="0" w:space="0" w:color="auto"/>
        <w:left w:val="none" w:sz="0" w:space="0" w:color="auto"/>
        <w:bottom w:val="none" w:sz="0" w:space="0" w:color="auto"/>
        <w:right w:val="none" w:sz="0" w:space="0" w:color="auto"/>
      </w:divBdr>
    </w:div>
    <w:div w:id="1659576331">
      <w:marLeft w:val="640"/>
      <w:marRight w:val="0"/>
      <w:marTop w:val="0"/>
      <w:marBottom w:val="0"/>
      <w:divBdr>
        <w:top w:val="none" w:sz="0" w:space="0" w:color="auto"/>
        <w:left w:val="none" w:sz="0" w:space="0" w:color="auto"/>
        <w:bottom w:val="none" w:sz="0" w:space="0" w:color="auto"/>
        <w:right w:val="none" w:sz="0" w:space="0" w:color="auto"/>
      </w:divBdr>
    </w:div>
    <w:div w:id="1659651085">
      <w:marLeft w:val="480"/>
      <w:marRight w:val="0"/>
      <w:marTop w:val="0"/>
      <w:marBottom w:val="0"/>
      <w:divBdr>
        <w:top w:val="none" w:sz="0" w:space="0" w:color="auto"/>
        <w:left w:val="none" w:sz="0" w:space="0" w:color="auto"/>
        <w:bottom w:val="none" w:sz="0" w:space="0" w:color="auto"/>
        <w:right w:val="none" w:sz="0" w:space="0" w:color="auto"/>
      </w:divBdr>
    </w:div>
    <w:div w:id="1659721874">
      <w:marLeft w:val="640"/>
      <w:marRight w:val="0"/>
      <w:marTop w:val="0"/>
      <w:marBottom w:val="0"/>
      <w:divBdr>
        <w:top w:val="none" w:sz="0" w:space="0" w:color="auto"/>
        <w:left w:val="none" w:sz="0" w:space="0" w:color="auto"/>
        <w:bottom w:val="none" w:sz="0" w:space="0" w:color="auto"/>
        <w:right w:val="none" w:sz="0" w:space="0" w:color="auto"/>
      </w:divBdr>
    </w:div>
    <w:div w:id="1659771967">
      <w:marLeft w:val="640"/>
      <w:marRight w:val="0"/>
      <w:marTop w:val="0"/>
      <w:marBottom w:val="0"/>
      <w:divBdr>
        <w:top w:val="none" w:sz="0" w:space="0" w:color="auto"/>
        <w:left w:val="none" w:sz="0" w:space="0" w:color="auto"/>
        <w:bottom w:val="none" w:sz="0" w:space="0" w:color="auto"/>
        <w:right w:val="none" w:sz="0" w:space="0" w:color="auto"/>
      </w:divBdr>
    </w:div>
    <w:div w:id="1659963204">
      <w:marLeft w:val="640"/>
      <w:marRight w:val="0"/>
      <w:marTop w:val="0"/>
      <w:marBottom w:val="0"/>
      <w:divBdr>
        <w:top w:val="none" w:sz="0" w:space="0" w:color="auto"/>
        <w:left w:val="none" w:sz="0" w:space="0" w:color="auto"/>
        <w:bottom w:val="none" w:sz="0" w:space="0" w:color="auto"/>
        <w:right w:val="none" w:sz="0" w:space="0" w:color="auto"/>
      </w:divBdr>
    </w:div>
    <w:div w:id="1660035027">
      <w:marLeft w:val="640"/>
      <w:marRight w:val="0"/>
      <w:marTop w:val="0"/>
      <w:marBottom w:val="0"/>
      <w:divBdr>
        <w:top w:val="none" w:sz="0" w:space="0" w:color="auto"/>
        <w:left w:val="none" w:sz="0" w:space="0" w:color="auto"/>
        <w:bottom w:val="none" w:sz="0" w:space="0" w:color="auto"/>
        <w:right w:val="none" w:sz="0" w:space="0" w:color="auto"/>
      </w:divBdr>
    </w:div>
    <w:div w:id="1660042372">
      <w:marLeft w:val="640"/>
      <w:marRight w:val="0"/>
      <w:marTop w:val="0"/>
      <w:marBottom w:val="0"/>
      <w:divBdr>
        <w:top w:val="none" w:sz="0" w:space="0" w:color="auto"/>
        <w:left w:val="none" w:sz="0" w:space="0" w:color="auto"/>
        <w:bottom w:val="none" w:sz="0" w:space="0" w:color="auto"/>
        <w:right w:val="none" w:sz="0" w:space="0" w:color="auto"/>
      </w:divBdr>
    </w:div>
    <w:div w:id="1660115398">
      <w:marLeft w:val="640"/>
      <w:marRight w:val="0"/>
      <w:marTop w:val="0"/>
      <w:marBottom w:val="0"/>
      <w:divBdr>
        <w:top w:val="none" w:sz="0" w:space="0" w:color="auto"/>
        <w:left w:val="none" w:sz="0" w:space="0" w:color="auto"/>
        <w:bottom w:val="none" w:sz="0" w:space="0" w:color="auto"/>
        <w:right w:val="none" w:sz="0" w:space="0" w:color="auto"/>
      </w:divBdr>
    </w:div>
    <w:div w:id="1660233958">
      <w:marLeft w:val="640"/>
      <w:marRight w:val="0"/>
      <w:marTop w:val="0"/>
      <w:marBottom w:val="0"/>
      <w:divBdr>
        <w:top w:val="none" w:sz="0" w:space="0" w:color="auto"/>
        <w:left w:val="none" w:sz="0" w:space="0" w:color="auto"/>
        <w:bottom w:val="none" w:sz="0" w:space="0" w:color="auto"/>
        <w:right w:val="none" w:sz="0" w:space="0" w:color="auto"/>
      </w:divBdr>
    </w:div>
    <w:div w:id="1660306467">
      <w:marLeft w:val="640"/>
      <w:marRight w:val="0"/>
      <w:marTop w:val="0"/>
      <w:marBottom w:val="0"/>
      <w:divBdr>
        <w:top w:val="none" w:sz="0" w:space="0" w:color="auto"/>
        <w:left w:val="none" w:sz="0" w:space="0" w:color="auto"/>
        <w:bottom w:val="none" w:sz="0" w:space="0" w:color="auto"/>
        <w:right w:val="none" w:sz="0" w:space="0" w:color="auto"/>
      </w:divBdr>
    </w:div>
    <w:div w:id="1660306567">
      <w:marLeft w:val="640"/>
      <w:marRight w:val="0"/>
      <w:marTop w:val="0"/>
      <w:marBottom w:val="0"/>
      <w:divBdr>
        <w:top w:val="none" w:sz="0" w:space="0" w:color="auto"/>
        <w:left w:val="none" w:sz="0" w:space="0" w:color="auto"/>
        <w:bottom w:val="none" w:sz="0" w:space="0" w:color="auto"/>
        <w:right w:val="none" w:sz="0" w:space="0" w:color="auto"/>
      </w:divBdr>
    </w:div>
    <w:div w:id="1660308210">
      <w:marLeft w:val="640"/>
      <w:marRight w:val="0"/>
      <w:marTop w:val="0"/>
      <w:marBottom w:val="0"/>
      <w:divBdr>
        <w:top w:val="none" w:sz="0" w:space="0" w:color="auto"/>
        <w:left w:val="none" w:sz="0" w:space="0" w:color="auto"/>
        <w:bottom w:val="none" w:sz="0" w:space="0" w:color="auto"/>
        <w:right w:val="none" w:sz="0" w:space="0" w:color="auto"/>
      </w:divBdr>
    </w:div>
    <w:div w:id="1660381070">
      <w:marLeft w:val="640"/>
      <w:marRight w:val="0"/>
      <w:marTop w:val="0"/>
      <w:marBottom w:val="0"/>
      <w:divBdr>
        <w:top w:val="none" w:sz="0" w:space="0" w:color="auto"/>
        <w:left w:val="none" w:sz="0" w:space="0" w:color="auto"/>
        <w:bottom w:val="none" w:sz="0" w:space="0" w:color="auto"/>
        <w:right w:val="none" w:sz="0" w:space="0" w:color="auto"/>
      </w:divBdr>
    </w:div>
    <w:div w:id="1660495743">
      <w:marLeft w:val="640"/>
      <w:marRight w:val="0"/>
      <w:marTop w:val="0"/>
      <w:marBottom w:val="0"/>
      <w:divBdr>
        <w:top w:val="none" w:sz="0" w:space="0" w:color="auto"/>
        <w:left w:val="none" w:sz="0" w:space="0" w:color="auto"/>
        <w:bottom w:val="none" w:sz="0" w:space="0" w:color="auto"/>
        <w:right w:val="none" w:sz="0" w:space="0" w:color="auto"/>
      </w:divBdr>
    </w:div>
    <w:div w:id="1660496774">
      <w:marLeft w:val="640"/>
      <w:marRight w:val="0"/>
      <w:marTop w:val="0"/>
      <w:marBottom w:val="0"/>
      <w:divBdr>
        <w:top w:val="none" w:sz="0" w:space="0" w:color="auto"/>
        <w:left w:val="none" w:sz="0" w:space="0" w:color="auto"/>
        <w:bottom w:val="none" w:sz="0" w:space="0" w:color="auto"/>
        <w:right w:val="none" w:sz="0" w:space="0" w:color="auto"/>
      </w:divBdr>
    </w:div>
    <w:div w:id="1660764620">
      <w:marLeft w:val="640"/>
      <w:marRight w:val="0"/>
      <w:marTop w:val="0"/>
      <w:marBottom w:val="0"/>
      <w:divBdr>
        <w:top w:val="none" w:sz="0" w:space="0" w:color="auto"/>
        <w:left w:val="none" w:sz="0" w:space="0" w:color="auto"/>
        <w:bottom w:val="none" w:sz="0" w:space="0" w:color="auto"/>
        <w:right w:val="none" w:sz="0" w:space="0" w:color="auto"/>
      </w:divBdr>
    </w:div>
    <w:div w:id="1660765837">
      <w:marLeft w:val="640"/>
      <w:marRight w:val="0"/>
      <w:marTop w:val="0"/>
      <w:marBottom w:val="0"/>
      <w:divBdr>
        <w:top w:val="none" w:sz="0" w:space="0" w:color="auto"/>
        <w:left w:val="none" w:sz="0" w:space="0" w:color="auto"/>
        <w:bottom w:val="none" w:sz="0" w:space="0" w:color="auto"/>
        <w:right w:val="none" w:sz="0" w:space="0" w:color="auto"/>
      </w:divBdr>
    </w:div>
    <w:div w:id="1660770012">
      <w:marLeft w:val="640"/>
      <w:marRight w:val="0"/>
      <w:marTop w:val="0"/>
      <w:marBottom w:val="0"/>
      <w:divBdr>
        <w:top w:val="none" w:sz="0" w:space="0" w:color="auto"/>
        <w:left w:val="none" w:sz="0" w:space="0" w:color="auto"/>
        <w:bottom w:val="none" w:sz="0" w:space="0" w:color="auto"/>
        <w:right w:val="none" w:sz="0" w:space="0" w:color="auto"/>
      </w:divBdr>
    </w:div>
    <w:div w:id="1660813728">
      <w:marLeft w:val="640"/>
      <w:marRight w:val="0"/>
      <w:marTop w:val="0"/>
      <w:marBottom w:val="0"/>
      <w:divBdr>
        <w:top w:val="none" w:sz="0" w:space="0" w:color="auto"/>
        <w:left w:val="none" w:sz="0" w:space="0" w:color="auto"/>
        <w:bottom w:val="none" w:sz="0" w:space="0" w:color="auto"/>
        <w:right w:val="none" w:sz="0" w:space="0" w:color="auto"/>
      </w:divBdr>
    </w:div>
    <w:div w:id="1660844962">
      <w:marLeft w:val="640"/>
      <w:marRight w:val="0"/>
      <w:marTop w:val="0"/>
      <w:marBottom w:val="0"/>
      <w:divBdr>
        <w:top w:val="none" w:sz="0" w:space="0" w:color="auto"/>
        <w:left w:val="none" w:sz="0" w:space="0" w:color="auto"/>
        <w:bottom w:val="none" w:sz="0" w:space="0" w:color="auto"/>
        <w:right w:val="none" w:sz="0" w:space="0" w:color="auto"/>
      </w:divBdr>
    </w:div>
    <w:div w:id="1660884333">
      <w:marLeft w:val="640"/>
      <w:marRight w:val="0"/>
      <w:marTop w:val="0"/>
      <w:marBottom w:val="0"/>
      <w:divBdr>
        <w:top w:val="none" w:sz="0" w:space="0" w:color="auto"/>
        <w:left w:val="none" w:sz="0" w:space="0" w:color="auto"/>
        <w:bottom w:val="none" w:sz="0" w:space="0" w:color="auto"/>
        <w:right w:val="none" w:sz="0" w:space="0" w:color="auto"/>
      </w:divBdr>
    </w:div>
    <w:div w:id="1661078781">
      <w:marLeft w:val="640"/>
      <w:marRight w:val="0"/>
      <w:marTop w:val="0"/>
      <w:marBottom w:val="0"/>
      <w:divBdr>
        <w:top w:val="none" w:sz="0" w:space="0" w:color="auto"/>
        <w:left w:val="none" w:sz="0" w:space="0" w:color="auto"/>
        <w:bottom w:val="none" w:sz="0" w:space="0" w:color="auto"/>
        <w:right w:val="none" w:sz="0" w:space="0" w:color="auto"/>
      </w:divBdr>
    </w:div>
    <w:div w:id="1661082456">
      <w:marLeft w:val="640"/>
      <w:marRight w:val="0"/>
      <w:marTop w:val="0"/>
      <w:marBottom w:val="0"/>
      <w:divBdr>
        <w:top w:val="none" w:sz="0" w:space="0" w:color="auto"/>
        <w:left w:val="none" w:sz="0" w:space="0" w:color="auto"/>
        <w:bottom w:val="none" w:sz="0" w:space="0" w:color="auto"/>
        <w:right w:val="none" w:sz="0" w:space="0" w:color="auto"/>
      </w:divBdr>
    </w:div>
    <w:div w:id="1661083989">
      <w:marLeft w:val="640"/>
      <w:marRight w:val="0"/>
      <w:marTop w:val="0"/>
      <w:marBottom w:val="0"/>
      <w:divBdr>
        <w:top w:val="none" w:sz="0" w:space="0" w:color="auto"/>
        <w:left w:val="none" w:sz="0" w:space="0" w:color="auto"/>
        <w:bottom w:val="none" w:sz="0" w:space="0" w:color="auto"/>
        <w:right w:val="none" w:sz="0" w:space="0" w:color="auto"/>
      </w:divBdr>
    </w:div>
    <w:div w:id="1661152865">
      <w:marLeft w:val="640"/>
      <w:marRight w:val="0"/>
      <w:marTop w:val="0"/>
      <w:marBottom w:val="0"/>
      <w:divBdr>
        <w:top w:val="none" w:sz="0" w:space="0" w:color="auto"/>
        <w:left w:val="none" w:sz="0" w:space="0" w:color="auto"/>
        <w:bottom w:val="none" w:sz="0" w:space="0" w:color="auto"/>
        <w:right w:val="none" w:sz="0" w:space="0" w:color="auto"/>
      </w:divBdr>
    </w:div>
    <w:div w:id="1661158531">
      <w:marLeft w:val="640"/>
      <w:marRight w:val="0"/>
      <w:marTop w:val="0"/>
      <w:marBottom w:val="0"/>
      <w:divBdr>
        <w:top w:val="none" w:sz="0" w:space="0" w:color="auto"/>
        <w:left w:val="none" w:sz="0" w:space="0" w:color="auto"/>
        <w:bottom w:val="none" w:sz="0" w:space="0" w:color="auto"/>
        <w:right w:val="none" w:sz="0" w:space="0" w:color="auto"/>
      </w:divBdr>
    </w:div>
    <w:div w:id="1661231367">
      <w:marLeft w:val="640"/>
      <w:marRight w:val="0"/>
      <w:marTop w:val="0"/>
      <w:marBottom w:val="0"/>
      <w:divBdr>
        <w:top w:val="none" w:sz="0" w:space="0" w:color="auto"/>
        <w:left w:val="none" w:sz="0" w:space="0" w:color="auto"/>
        <w:bottom w:val="none" w:sz="0" w:space="0" w:color="auto"/>
        <w:right w:val="none" w:sz="0" w:space="0" w:color="auto"/>
      </w:divBdr>
    </w:div>
    <w:div w:id="1661303258">
      <w:marLeft w:val="640"/>
      <w:marRight w:val="0"/>
      <w:marTop w:val="0"/>
      <w:marBottom w:val="0"/>
      <w:divBdr>
        <w:top w:val="none" w:sz="0" w:space="0" w:color="auto"/>
        <w:left w:val="none" w:sz="0" w:space="0" w:color="auto"/>
        <w:bottom w:val="none" w:sz="0" w:space="0" w:color="auto"/>
        <w:right w:val="none" w:sz="0" w:space="0" w:color="auto"/>
      </w:divBdr>
    </w:div>
    <w:div w:id="1661345165">
      <w:marLeft w:val="640"/>
      <w:marRight w:val="0"/>
      <w:marTop w:val="0"/>
      <w:marBottom w:val="0"/>
      <w:divBdr>
        <w:top w:val="none" w:sz="0" w:space="0" w:color="auto"/>
        <w:left w:val="none" w:sz="0" w:space="0" w:color="auto"/>
        <w:bottom w:val="none" w:sz="0" w:space="0" w:color="auto"/>
        <w:right w:val="none" w:sz="0" w:space="0" w:color="auto"/>
      </w:divBdr>
    </w:div>
    <w:div w:id="1661348892">
      <w:marLeft w:val="640"/>
      <w:marRight w:val="0"/>
      <w:marTop w:val="0"/>
      <w:marBottom w:val="0"/>
      <w:divBdr>
        <w:top w:val="none" w:sz="0" w:space="0" w:color="auto"/>
        <w:left w:val="none" w:sz="0" w:space="0" w:color="auto"/>
        <w:bottom w:val="none" w:sz="0" w:space="0" w:color="auto"/>
        <w:right w:val="none" w:sz="0" w:space="0" w:color="auto"/>
      </w:divBdr>
    </w:div>
    <w:div w:id="1661421712">
      <w:marLeft w:val="640"/>
      <w:marRight w:val="0"/>
      <w:marTop w:val="0"/>
      <w:marBottom w:val="0"/>
      <w:divBdr>
        <w:top w:val="none" w:sz="0" w:space="0" w:color="auto"/>
        <w:left w:val="none" w:sz="0" w:space="0" w:color="auto"/>
        <w:bottom w:val="none" w:sz="0" w:space="0" w:color="auto"/>
        <w:right w:val="none" w:sz="0" w:space="0" w:color="auto"/>
      </w:divBdr>
    </w:div>
    <w:div w:id="1661425389">
      <w:marLeft w:val="640"/>
      <w:marRight w:val="0"/>
      <w:marTop w:val="0"/>
      <w:marBottom w:val="0"/>
      <w:divBdr>
        <w:top w:val="none" w:sz="0" w:space="0" w:color="auto"/>
        <w:left w:val="none" w:sz="0" w:space="0" w:color="auto"/>
        <w:bottom w:val="none" w:sz="0" w:space="0" w:color="auto"/>
        <w:right w:val="none" w:sz="0" w:space="0" w:color="auto"/>
      </w:divBdr>
    </w:div>
    <w:div w:id="1661469422">
      <w:marLeft w:val="640"/>
      <w:marRight w:val="0"/>
      <w:marTop w:val="0"/>
      <w:marBottom w:val="0"/>
      <w:divBdr>
        <w:top w:val="none" w:sz="0" w:space="0" w:color="auto"/>
        <w:left w:val="none" w:sz="0" w:space="0" w:color="auto"/>
        <w:bottom w:val="none" w:sz="0" w:space="0" w:color="auto"/>
        <w:right w:val="none" w:sz="0" w:space="0" w:color="auto"/>
      </w:divBdr>
    </w:div>
    <w:div w:id="1661736857">
      <w:marLeft w:val="640"/>
      <w:marRight w:val="0"/>
      <w:marTop w:val="0"/>
      <w:marBottom w:val="0"/>
      <w:divBdr>
        <w:top w:val="none" w:sz="0" w:space="0" w:color="auto"/>
        <w:left w:val="none" w:sz="0" w:space="0" w:color="auto"/>
        <w:bottom w:val="none" w:sz="0" w:space="0" w:color="auto"/>
        <w:right w:val="none" w:sz="0" w:space="0" w:color="auto"/>
      </w:divBdr>
    </w:div>
    <w:div w:id="1661738665">
      <w:marLeft w:val="640"/>
      <w:marRight w:val="0"/>
      <w:marTop w:val="0"/>
      <w:marBottom w:val="0"/>
      <w:divBdr>
        <w:top w:val="none" w:sz="0" w:space="0" w:color="auto"/>
        <w:left w:val="none" w:sz="0" w:space="0" w:color="auto"/>
        <w:bottom w:val="none" w:sz="0" w:space="0" w:color="auto"/>
        <w:right w:val="none" w:sz="0" w:space="0" w:color="auto"/>
      </w:divBdr>
    </w:div>
    <w:div w:id="1661739030">
      <w:marLeft w:val="640"/>
      <w:marRight w:val="0"/>
      <w:marTop w:val="0"/>
      <w:marBottom w:val="0"/>
      <w:divBdr>
        <w:top w:val="none" w:sz="0" w:space="0" w:color="auto"/>
        <w:left w:val="none" w:sz="0" w:space="0" w:color="auto"/>
        <w:bottom w:val="none" w:sz="0" w:space="0" w:color="auto"/>
        <w:right w:val="none" w:sz="0" w:space="0" w:color="auto"/>
      </w:divBdr>
    </w:div>
    <w:div w:id="1661881409">
      <w:marLeft w:val="640"/>
      <w:marRight w:val="0"/>
      <w:marTop w:val="0"/>
      <w:marBottom w:val="0"/>
      <w:divBdr>
        <w:top w:val="none" w:sz="0" w:space="0" w:color="auto"/>
        <w:left w:val="none" w:sz="0" w:space="0" w:color="auto"/>
        <w:bottom w:val="none" w:sz="0" w:space="0" w:color="auto"/>
        <w:right w:val="none" w:sz="0" w:space="0" w:color="auto"/>
      </w:divBdr>
    </w:div>
    <w:div w:id="1661957093">
      <w:marLeft w:val="640"/>
      <w:marRight w:val="0"/>
      <w:marTop w:val="0"/>
      <w:marBottom w:val="0"/>
      <w:divBdr>
        <w:top w:val="none" w:sz="0" w:space="0" w:color="auto"/>
        <w:left w:val="none" w:sz="0" w:space="0" w:color="auto"/>
        <w:bottom w:val="none" w:sz="0" w:space="0" w:color="auto"/>
        <w:right w:val="none" w:sz="0" w:space="0" w:color="auto"/>
      </w:divBdr>
    </w:div>
    <w:div w:id="1661959644">
      <w:marLeft w:val="640"/>
      <w:marRight w:val="0"/>
      <w:marTop w:val="0"/>
      <w:marBottom w:val="0"/>
      <w:divBdr>
        <w:top w:val="none" w:sz="0" w:space="0" w:color="auto"/>
        <w:left w:val="none" w:sz="0" w:space="0" w:color="auto"/>
        <w:bottom w:val="none" w:sz="0" w:space="0" w:color="auto"/>
        <w:right w:val="none" w:sz="0" w:space="0" w:color="auto"/>
      </w:divBdr>
    </w:div>
    <w:div w:id="1662074256">
      <w:marLeft w:val="640"/>
      <w:marRight w:val="0"/>
      <w:marTop w:val="0"/>
      <w:marBottom w:val="0"/>
      <w:divBdr>
        <w:top w:val="none" w:sz="0" w:space="0" w:color="auto"/>
        <w:left w:val="none" w:sz="0" w:space="0" w:color="auto"/>
        <w:bottom w:val="none" w:sz="0" w:space="0" w:color="auto"/>
        <w:right w:val="none" w:sz="0" w:space="0" w:color="auto"/>
      </w:divBdr>
    </w:div>
    <w:div w:id="1662156784">
      <w:marLeft w:val="640"/>
      <w:marRight w:val="0"/>
      <w:marTop w:val="0"/>
      <w:marBottom w:val="0"/>
      <w:divBdr>
        <w:top w:val="none" w:sz="0" w:space="0" w:color="auto"/>
        <w:left w:val="none" w:sz="0" w:space="0" w:color="auto"/>
        <w:bottom w:val="none" w:sz="0" w:space="0" w:color="auto"/>
        <w:right w:val="none" w:sz="0" w:space="0" w:color="auto"/>
      </w:divBdr>
    </w:div>
    <w:div w:id="1662273548">
      <w:marLeft w:val="640"/>
      <w:marRight w:val="0"/>
      <w:marTop w:val="0"/>
      <w:marBottom w:val="0"/>
      <w:divBdr>
        <w:top w:val="none" w:sz="0" w:space="0" w:color="auto"/>
        <w:left w:val="none" w:sz="0" w:space="0" w:color="auto"/>
        <w:bottom w:val="none" w:sz="0" w:space="0" w:color="auto"/>
        <w:right w:val="none" w:sz="0" w:space="0" w:color="auto"/>
      </w:divBdr>
    </w:div>
    <w:div w:id="1662273997">
      <w:marLeft w:val="640"/>
      <w:marRight w:val="0"/>
      <w:marTop w:val="0"/>
      <w:marBottom w:val="0"/>
      <w:divBdr>
        <w:top w:val="none" w:sz="0" w:space="0" w:color="auto"/>
        <w:left w:val="none" w:sz="0" w:space="0" w:color="auto"/>
        <w:bottom w:val="none" w:sz="0" w:space="0" w:color="auto"/>
        <w:right w:val="none" w:sz="0" w:space="0" w:color="auto"/>
      </w:divBdr>
    </w:div>
    <w:div w:id="1662276017">
      <w:marLeft w:val="640"/>
      <w:marRight w:val="0"/>
      <w:marTop w:val="0"/>
      <w:marBottom w:val="0"/>
      <w:divBdr>
        <w:top w:val="none" w:sz="0" w:space="0" w:color="auto"/>
        <w:left w:val="none" w:sz="0" w:space="0" w:color="auto"/>
        <w:bottom w:val="none" w:sz="0" w:space="0" w:color="auto"/>
        <w:right w:val="none" w:sz="0" w:space="0" w:color="auto"/>
      </w:divBdr>
    </w:div>
    <w:div w:id="1662342807">
      <w:marLeft w:val="640"/>
      <w:marRight w:val="0"/>
      <w:marTop w:val="0"/>
      <w:marBottom w:val="0"/>
      <w:divBdr>
        <w:top w:val="none" w:sz="0" w:space="0" w:color="auto"/>
        <w:left w:val="none" w:sz="0" w:space="0" w:color="auto"/>
        <w:bottom w:val="none" w:sz="0" w:space="0" w:color="auto"/>
        <w:right w:val="none" w:sz="0" w:space="0" w:color="auto"/>
      </w:divBdr>
    </w:div>
    <w:div w:id="1662346793">
      <w:marLeft w:val="640"/>
      <w:marRight w:val="0"/>
      <w:marTop w:val="0"/>
      <w:marBottom w:val="0"/>
      <w:divBdr>
        <w:top w:val="none" w:sz="0" w:space="0" w:color="auto"/>
        <w:left w:val="none" w:sz="0" w:space="0" w:color="auto"/>
        <w:bottom w:val="none" w:sz="0" w:space="0" w:color="auto"/>
        <w:right w:val="none" w:sz="0" w:space="0" w:color="auto"/>
      </w:divBdr>
    </w:div>
    <w:div w:id="1662389524">
      <w:marLeft w:val="640"/>
      <w:marRight w:val="0"/>
      <w:marTop w:val="0"/>
      <w:marBottom w:val="0"/>
      <w:divBdr>
        <w:top w:val="none" w:sz="0" w:space="0" w:color="auto"/>
        <w:left w:val="none" w:sz="0" w:space="0" w:color="auto"/>
        <w:bottom w:val="none" w:sz="0" w:space="0" w:color="auto"/>
        <w:right w:val="none" w:sz="0" w:space="0" w:color="auto"/>
      </w:divBdr>
    </w:div>
    <w:div w:id="1662465324">
      <w:marLeft w:val="640"/>
      <w:marRight w:val="0"/>
      <w:marTop w:val="0"/>
      <w:marBottom w:val="0"/>
      <w:divBdr>
        <w:top w:val="none" w:sz="0" w:space="0" w:color="auto"/>
        <w:left w:val="none" w:sz="0" w:space="0" w:color="auto"/>
        <w:bottom w:val="none" w:sz="0" w:space="0" w:color="auto"/>
        <w:right w:val="none" w:sz="0" w:space="0" w:color="auto"/>
      </w:divBdr>
    </w:div>
    <w:div w:id="1662614699">
      <w:marLeft w:val="640"/>
      <w:marRight w:val="0"/>
      <w:marTop w:val="0"/>
      <w:marBottom w:val="0"/>
      <w:divBdr>
        <w:top w:val="none" w:sz="0" w:space="0" w:color="auto"/>
        <w:left w:val="none" w:sz="0" w:space="0" w:color="auto"/>
        <w:bottom w:val="none" w:sz="0" w:space="0" w:color="auto"/>
        <w:right w:val="none" w:sz="0" w:space="0" w:color="auto"/>
      </w:divBdr>
    </w:div>
    <w:div w:id="1662654082">
      <w:marLeft w:val="640"/>
      <w:marRight w:val="0"/>
      <w:marTop w:val="0"/>
      <w:marBottom w:val="0"/>
      <w:divBdr>
        <w:top w:val="none" w:sz="0" w:space="0" w:color="auto"/>
        <w:left w:val="none" w:sz="0" w:space="0" w:color="auto"/>
        <w:bottom w:val="none" w:sz="0" w:space="0" w:color="auto"/>
        <w:right w:val="none" w:sz="0" w:space="0" w:color="auto"/>
      </w:divBdr>
    </w:div>
    <w:div w:id="1662656763">
      <w:marLeft w:val="640"/>
      <w:marRight w:val="0"/>
      <w:marTop w:val="0"/>
      <w:marBottom w:val="0"/>
      <w:divBdr>
        <w:top w:val="none" w:sz="0" w:space="0" w:color="auto"/>
        <w:left w:val="none" w:sz="0" w:space="0" w:color="auto"/>
        <w:bottom w:val="none" w:sz="0" w:space="0" w:color="auto"/>
        <w:right w:val="none" w:sz="0" w:space="0" w:color="auto"/>
      </w:divBdr>
    </w:div>
    <w:div w:id="1662729158">
      <w:marLeft w:val="640"/>
      <w:marRight w:val="0"/>
      <w:marTop w:val="0"/>
      <w:marBottom w:val="0"/>
      <w:divBdr>
        <w:top w:val="none" w:sz="0" w:space="0" w:color="auto"/>
        <w:left w:val="none" w:sz="0" w:space="0" w:color="auto"/>
        <w:bottom w:val="none" w:sz="0" w:space="0" w:color="auto"/>
        <w:right w:val="none" w:sz="0" w:space="0" w:color="auto"/>
      </w:divBdr>
    </w:div>
    <w:div w:id="1662729720">
      <w:marLeft w:val="640"/>
      <w:marRight w:val="0"/>
      <w:marTop w:val="0"/>
      <w:marBottom w:val="0"/>
      <w:divBdr>
        <w:top w:val="none" w:sz="0" w:space="0" w:color="auto"/>
        <w:left w:val="none" w:sz="0" w:space="0" w:color="auto"/>
        <w:bottom w:val="none" w:sz="0" w:space="0" w:color="auto"/>
        <w:right w:val="none" w:sz="0" w:space="0" w:color="auto"/>
      </w:divBdr>
    </w:div>
    <w:div w:id="1662738809">
      <w:marLeft w:val="640"/>
      <w:marRight w:val="0"/>
      <w:marTop w:val="0"/>
      <w:marBottom w:val="0"/>
      <w:divBdr>
        <w:top w:val="none" w:sz="0" w:space="0" w:color="auto"/>
        <w:left w:val="none" w:sz="0" w:space="0" w:color="auto"/>
        <w:bottom w:val="none" w:sz="0" w:space="0" w:color="auto"/>
        <w:right w:val="none" w:sz="0" w:space="0" w:color="auto"/>
      </w:divBdr>
    </w:div>
    <w:div w:id="1662851224">
      <w:marLeft w:val="640"/>
      <w:marRight w:val="0"/>
      <w:marTop w:val="0"/>
      <w:marBottom w:val="0"/>
      <w:divBdr>
        <w:top w:val="none" w:sz="0" w:space="0" w:color="auto"/>
        <w:left w:val="none" w:sz="0" w:space="0" w:color="auto"/>
        <w:bottom w:val="none" w:sz="0" w:space="0" w:color="auto"/>
        <w:right w:val="none" w:sz="0" w:space="0" w:color="auto"/>
      </w:divBdr>
    </w:div>
    <w:div w:id="1662923901">
      <w:marLeft w:val="640"/>
      <w:marRight w:val="0"/>
      <w:marTop w:val="0"/>
      <w:marBottom w:val="0"/>
      <w:divBdr>
        <w:top w:val="none" w:sz="0" w:space="0" w:color="auto"/>
        <w:left w:val="none" w:sz="0" w:space="0" w:color="auto"/>
        <w:bottom w:val="none" w:sz="0" w:space="0" w:color="auto"/>
        <w:right w:val="none" w:sz="0" w:space="0" w:color="auto"/>
      </w:divBdr>
    </w:div>
    <w:div w:id="1663002464">
      <w:marLeft w:val="640"/>
      <w:marRight w:val="0"/>
      <w:marTop w:val="0"/>
      <w:marBottom w:val="0"/>
      <w:divBdr>
        <w:top w:val="none" w:sz="0" w:space="0" w:color="auto"/>
        <w:left w:val="none" w:sz="0" w:space="0" w:color="auto"/>
        <w:bottom w:val="none" w:sz="0" w:space="0" w:color="auto"/>
        <w:right w:val="none" w:sz="0" w:space="0" w:color="auto"/>
      </w:divBdr>
    </w:div>
    <w:div w:id="1663005513">
      <w:marLeft w:val="640"/>
      <w:marRight w:val="0"/>
      <w:marTop w:val="0"/>
      <w:marBottom w:val="0"/>
      <w:divBdr>
        <w:top w:val="none" w:sz="0" w:space="0" w:color="auto"/>
        <w:left w:val="none" w:sz="0" w:space="0" w:color="auto"/>
        <w:bottom w:val="none" w:sz="0" w:space="0" w:color="auto"/>
        <w:right w:val="none" w:sz="0" w:space="0" w:color="auto"/>
      </w:divBdr>
    </w:div>
    <w:div w:id="1663048664">
      <w:marLeft w:val="640"/>
      <w:marRight w:val="0"/>
      <w:marTop w:val="0"/>
      <w:marBottom w:val="0"/>
      <w:divBdr>
        <w:top w:val="none" w:sz="0" w:space="0" w:color="auto"/>
        <w:left w:val="none" w:sz="0" w:space="0" w:color="auto"/>
        <w:bottom w:val="none" w:sz="0" w:space="0" w:color="auto"/>
        <w:right w:val="none" w:sz="0" w:space="0" w:color="auto"/>
      </w:divBdr>
    </w:div>
    <w:div w:id="1663073441">
      <w:marLeft w:val="640"/>
      <w:marRight w:val="0"/>
      <w:marTop w:val="0"/>
      <w:marBottom w:val="0"/>
      <w:divBdr>
        <w:top w:val="none" w:sz="0" w:space="0" w:color="auto"/>
        <w:left w:val="none" w:sz="0" w:space="0" w:color="auto"/>
        <w:bottom w:val="none" w:sz="0" w:space="0" w:color="auto"/>
        <w:right w:val="none" w:sz="0" w:space="0" w:color="auto"/>
      </w:divBdr>
    </w:div>
    <w:div w:id="1663073485">
      <w:marLeft w:val="640"/>
      <w:marRight w:val="0"/>
      <w:marTop w:val="0"/>
      <w:marBottom w:val="0"/>
      <w:divBdr>
        <w:top w:val="none" w:sz="0" w:space="0" w:color="auto"/>
        <w:left w:val="none" w:sz="0" w:space="0" w:color="auto"/>
        <w:bottom w:val="none" w:sz="0" w:space="0" w:color="auto"/>
        <w:right w:val="none" w:sz="0" w:space="0" w:color="auto"/>
      </w:divBdr>
    </w:div>
    <w:div w:id="1663241706">
      <w:marLeft w:val="640"/>
      <w:marRight w:val="0"/>
      <w:marTop w:val="0"/>
      <w:marBottom w:val="0"/>
      <w:divBdr>
        <w:top w:val="none" w:sz="0" w:space="0" w:color="auto"/>
        <w:left w:val="none" w:sz="0" w:space="0" w:color="auto"/>
        <w:bottom w:val="none" w:sz="0" w:space="0" w:color="auto"/>
        <w:right w:val="none" w:sz="0" w:space="0" w:color="auto"/>
      </w:divBdr>
    </w:div>
    <w:div w:id="1663267399">
      <w:marLeft w:val="640"/>
      <w:marRight w:val="0"/>
      <w:marTop w:val="0"/>
      <w:marBottom w:val="0"/>
      <w:divBdr>
        <w:top w:val="none" w:sz="0" w:space="0" w:color="auto"/>
        <w:left w:val="none" w:sz="0" w:space="0" w:color="auto"/>
        <w:bottom w:val="none" w:sz="0" w:space="0" w:color="auto"/>
        <w:right w:val="none" w:sz="0" w:space="0" w:color="auto"/>
      </w:divBdr>
    </w:div>
    <w:div w:id="1663313364">
      <w:marLeft w:val="640"/>
      <w:marRight w:val="0"/>
      <w:marTop w:val="0"/>
      <w:marBottom w:val="0"/>
      <w:divBdr>
        <w:top w:val="none" w:sz="0" w:space="0" w:color="auto"/>
        <w:left w:val="none" w:sz="0" w:space="0" w:color="auto"/>
        <w:bottom w:val="none" w:sz="0" w:space="0" w:color="auto"/>
        <w:right w:val="none" w:sz="0" w:space="0" w:color="auto"/>
      </w:divBdr>
    </w:div>
    <w:div w:id="1663389850">
      <w:marLeft w:val="640"/>
      <w:marRight w:val="0"/>
      <w:marTop w:val="0"/>
      <w:marBottom w:val="0"/>
      <w:divBdr>
        <w:top w:val="none" w:sz="0" w:space="0" w:color="auto"/>
        <w:left w:val="none" w:sz="0" w:space="0" w:color="auto"/>
        <w:bottom w:val="none" w:sz="0" w:space="0" w:color="auto"/>
        <w:right w:val="none" w:sz="0" w:space="0" w:color="auto"/>
      </w:divBdr>
    </w:div>
    <w:div w:id="1663436226">
      <w:marLeft w:val="640"/>
      <w:marRight w:val="0"/>
      <w:marTop w:val="0"/>
      <w:marBottom w:val="0"/>
      <w:divBdr>
        <w:top w:val="none" w:sz="0" w:space="0" w:color="auto"/>
        <w:left w:val="none" w:sz="0" w:space="0" w:color="auto"/>
        <w:bottom w:val="none" w:sz="0" w:space="0" w:color="auto"/>
        <w:right w:val="none" w:sz="0" w:space="0" w:color="auto"/>
      </w:divBdr>
    </w:div>
    <w:div w:id="1663464424">
      <w:marLeft w:val="640"/>
      <w:marRight w:val="0"/>
      <w:marTop w:val="0"/>
      <w:marBottom w:val="0"/>
      <w:divBdr>
        <w:top w:val="none" w:sz="0" w:space="0" w:color="auto"/>
        <w:left w:val="none" w:sz="0" w:space="0" w:color="auto"/>
        <w:bottom w:val="none" w:sz="0" w:space="0" w:color="auto"/>
        <w:right w:val="none" w:sz="0" w:space="0" w:color="auto"/>
      </w:divBdr>
    </w:div>
    <w:div w:id="1663509160">
      <w:marLeft w:val="640"/>
      <w:marRight w:val="0"/>
      <w:marTop w:val="0"/>
      <w:marBottom w:val="0"/>
      <w:divBdr>
        <w:top w:val="none" w:sz="0" w:space="0" w:color="auto"/>
        <w:left w:val="none" w:sz="0" w:space="0" w:color="auto"/>
        <w:bottom w:val="none" w:sz="0" w:space="0" w:color="auto"/>
        <w:right w:val="none" w:sz="0" w:space="0" w:color="auto"/>
      </w:divBdr>
    </w:div>
    <w:div w:id="1663660956">
      <w:marLeft w:val="640"/>
      <w:marRight w:val="0"/>
      <w:marTop w:val="0"/>
      <w:marBottom w:val="0"/>
      <w:divBdr>
        <w:top w:val="none" w:sz="0" w:space="0" w:color="auto"/>
        <w:left w:val="none" w:sz="0" w:space="0" w:color="auto"/>
        <w:bottom w:val="none" w:sz="0" w:space="0" w:color="auto"/>
        <w:right w:val="none" w:sz="0" w:space="0" w:color="auto"/>
      </w:divBdr>
    </w:div>
    <w:div w:id="1663697994">
      <w:marLeft w:val="640"/>
      <w:marRight w:val="0"/>
      <w:marTop w:val="0"/>
      <w:marBottom w:val="0"/>
      <w:divBdr>
        <w:top w:val="none" w:sz="0" w:space="0" w:color="auto"/>
        <w:left w:val="none" w:sz="0" w:space="0" w:color="auto"/>
        <w:bottom w:val="none" w:sz="0" w:space="0" w:color="auto"/>
        <w:right w:val="none" w:sz="0" w:space="0" w:color="auto"/>
      </w:divBdr>
    </w:div>
    <w:div w:id="1663778022">
      <w:marLeft w:val="640"/>
      <w:marRight w:val="0"/>
      <w:marTop w:val="0"/>
      <w:marBottom w:val="0"/>
      <w:divBdr>
        <w:top w:val="none" w:sz="0" w:space="0" w:color="auto"/>
        <w:left w:val="none" w:sz="0" w:space="0" w:color="auto"/>
        <w:bottom w:val="none" w:sz="0" w:space="0" w:color="auto"/>
        <w:right w:val="none" w:sz="0" w:space="0" w:color="auto"/>
      </w:divBdr>
    </w:div>
    <w:div w:id="1663779985">
      <w:marLeft w:val="640"/>
      <w:marRight w:val="0"/>
      <w:marTop w:val="0"/>
      <w:marBottom w:val="0"/>
      <w:divBdr>
        <w:top w:val="none" w:sz="0" w:space="0" w:color="auto"/>
        <w:left w:val="none" w:sz="0" w:space="0" w:color="auto"/>
        <w:bottom w:val="none" w:sz="0" w:space="0" w:color="auto"/>
        <w:right w:val="none" w:sz="0" w:space="0" w:color="auto"/>
      </w:divBdr>
    </w:div>
    <w:div w:id="1663848250">
      <w:marLeft w:val="640"/>
      <w:marRight w:val="0"/>
      <w:marTop w:val="0"/>
      <w:marBottom w:val="0"/>
      <w:divBdr>
        <w:top w:val="none" w:sz="0" w:space="0" w:color="auto"/>
        <w:left w:val="none" w:sz="0" w:space="0" w:color="auto"/>
        <w:bottom w:val="none" w:sz="0" w:space="0" w:color="auto"/>
        <w:right w:val="none" w:sz="0" w:space="0" w:color="auto"/>
      </w:divBdr>
    </w:div>
    <w:div w:id="1663853113">
      <w:marLeft w:val="640"/>
      <w:marRight w:val="0"/>
      <w:marTop w:val="0"/>
      <w:marBottom w:val="0"/>
      <w:divBdr>
        <w:top w:val="none" w:sz="0" w:space="0" w:color="auto"/>
        <w:left w:val="none" w:sz="0" w:space="0" w:color="auto"/>
        <w:bottom w:val="none" w:sz="0" w:space="0" w:color="auto"/>
        <w:right w:val="none" w:sz="0" w:space="0" w:color="auto"/>
      </w:divBdr>
    </w:div>
    <w:div w:id="1663966557">
      <w:marLeft w:val="640"/>
      <w:marRight w:val="0"/>
      <w:marTop w:val="0"/>
      <w:marBottom w:val="0"/>
      <w:divBdr>
        <w:top w:val="none" w:sz="0" w:space="0" w:color="auto"/>
        <w:left w:val="none" w:sz="0" w:space="0" w:color="auto"/>
        <w:bottom w:val="none" w:sz="0" w:space="0" w:color="auto"/>
        <w:right w:val="none" w:sz="0" w:space="0" w:color="auto"/>
      </w:divBdr>
    </w:div>
    <w:div w:id="1663972929">
      <w:marLeft w:val="640"/>
      <w:marRight w:val="0"/>
      <w:marTop w:val="0"/>
      <w:marBottom w:val="0"/>
      <w:divBdr>
        <w:top w:val="none" w:sz="0" w:space="0" w:color="auto"/>
        <w:left w:val="none" w:sz="0" w:space="0" w:color="auto"/>
        <w:bottom w:val="none" w:sz="0" w:space="0" w:color="auto"/>
        <w:right w:val="none" w:sz="0" w:space="0" w:color="auto"/>
      </w:divBdr>
    </w:div>
    <w:div w:id="1664119796">
      <w:marLeft w:val="640"/>
      <w:marRight w:val="0"/>
      <w:marTop w:val="0"/>
      <w:marBottom w:val="0"/>
      <w:divBdr>
        <w:top w:val="none" w:sz="0" w:space="0" w:color="auto"/>
        <w:left w:val="none" w:sz="0" w:space="0" w:color="auto"/>
        <w:bottom w:val="none" w:sz="0" w:space="0" w:color="auto"/>
        <w:right w:val="none" w:sz="0" w:space="0" w:color="auto"/>
      </w:divBdr>
    </w:div>
    <w:div w:id="1664162451">
      <w:marLeft w:val="640"/>
      <w:marRight w:val="0"/>
      <w:marTop w:val="0"/>
      <w:marBottom w:val="0"/>
      <w:divBdr>
        <w:top w:val="none" w:sz="0" w:space="0" w:color="auto"/>
        <w:left w:val="none" w:sz="0" w:space="0" w:color="auto"/>
        <w:bottom w:val="none" w:sz="0" w:space="0" w:color="auto"/>
        <w:right w:val="none" w:sz="0" w:space="0" w:color="auto"/>
      </w:divBdr>
    </w:div>
    <w:div w:id="1664239067">
      <w:marLeft w:val="640"/>
      <w:marRight w:val="0"/>
      <w:marTop w:val="0"/>
      <w:marBottom w:val="0"/>
      <w:divBdr>
        <w:top w:val="none" w:sz="0" w:space="0" w:color="auto"/>
        <w:left w:val="none" w:sz="0" w:space="0" w:color="auto"/>
        <w:bottom w:val="none" w:sz="0" w:space="0" w:color="auto"/>
        <w:right w:val="none" w:sz="0" w:space="0" w:color="auto"/>
      </w:divBdr>
    </w:div>
    <w:div w:id="1664239762">
      <w:marLeft w:val="640"/>
      <w:marRight w:val="0"/>
      <w:marTop w:val="0"/>
      <w:marBottom w:val="0"/>
      <w:divBdr>
        <w:top w:val="none" w:sz="0" w:space="0" w:color="auto"/>
        <w:left w:val="none" w:sz="0" w:space="0" w:color="auto"/>
        <w:bottom w:val="none" w:sz="0" w:space="0" w:color="auto"/>
        <w:right w:val="none" w:sz="0" w:space="0" w:color="auto"/>
      </w:divBdr>
    </w:div>
    <w:div w:id="1664503205">
      <w:marLeft w:val="640"/>
      <w:marRight w:val="0"/>
      <w:marTop w:val="0"/>
      <w:marBottom w:val="0"/>
      <w:divBdr>
        <w:top w:val="none" w:sz="0" w:space="0" w:color="auto"/>
        <w:left w:val="none" w:sz="0" w:space="0" w:color="auto"/>
        <w:bottom w:val="none" w:sz="0" w:space="0" w:color="auto"/>
        <w:right w:val="none" w:sz="0" w:space="0" w:color="auto"/>
      </w:divBdr>
    </w:div>
    <w:div w:id="1664508859">
      <w:marLeft w:val="640"/>
      <w:marRight w:val="0"/>
      <w:marTop w:val="0"/>
      <w:marBottom w:val="0"/>
      <w:divBdr>
        <w:top w:val="none" w:sz="0" w:space="0" w:color="auto"/>
        <w:left w:val="none" w:sz="0" w:space="0" w:color="auto"/>
        <w:bottom w:val="none" w:sz="0" w:space="0" w:color="auto"/>
        <w:right w:val="none" w:sz="0" w:space="0" w:color="auto"/>
      </w:divBdr>
    </w:div>
    <w:div w:id="1664553229">
      <w:marLeft w:val="640"/>
      <w:marRight w:val="0"/>
      <w:marTop w:val="0"/>
      <w:marBottom w:val="0"/>
      <w:divBdr>
        <w:top w:val="none" w:sz="0" w:space="0" w:color="auto"/>
        <w:left w:val="none" w:sz="0" w:space="0" w:color="auto"/>
        <w:bottom w:val="none" w:sz="0" w:space="0" w:color="auto"/>
        <w:right w:val="none" w:sz="0" w:space="0" w:color="auto"/>
      </w:divBdr>
    </w:div>
    <w:div w:id="1664821324">
      <w:marLeft w:val="640"/>
      <w:marRight w:val="0"/>
      <w:marTop w:val="0"/>
      <w:marBottom w:val="0"/>
      <w:divBdr>
        <w:top w:val="none" w:sz="0" w:space="0" w:color="auto"/>
        <w:left w:val="none" w:sz="0" w:space="0" w:color="auto"/>
        <w:bottom w:val="none" w:sz="0" w:space="0" w:color="auto"/>
        <w:right w:val="none" w:sz="0" w:space="0" w:color="auto"/>
      </w:divBdr>
    </w:div>
    <w:div w:id="1664895152">
      <w:marLeft w:val="640"/>
      <w:marRight w:val="0"/>
      <w:marTop w:val="0"/>
      <w:marBottom w:val="0"/>
      <w:divBdr>
        <w:top w:val="none" w:sz="0" w:space="0" w:color="auto"/>
        <w:left w:val="none" w:sz="0" w:space="0" w:color="auto"/>
        <w:bottom w:val="none" w:sz="0" w:space="0" w:color="auto"/>
        <w:right w:val="none" w:sz="0" w:space="0" w:color="auto"/>
      </w:divBdr>
    </w:div>
    <w:div w:id="1664973049">
      <w:marLeft w:val="640"/>
      <w:marRight w:val="0"/>
      <w:marTop w:val="0"/>
      <w:marBottom w:val="0"/>
      <w:divBdr>
        <w:top w:val="none" w:sz="0" w:space="0" w:color="auto"/>
        <w:left w:val="none" w:sz="0" w:space="0" w:color="auto"/>
        <w:bottom w:val="none" w:sz="0" w:space="0" w:color="auto"/>
        <w:right w:val="none" w:sz="0" w:space="0" w:color="auto"/>
      </w:divBdr>
    </w:div>
    <w:div w:id="1665007644">
      <w:marLeft w:val="640"/>
      <w:marRight w:val="0"/>
      <w:marTop w:val="0"/>
      <w:marBottom w:val="0"/>
      <w:divBdr>
        <w:top w:val="none" w:sz="0" w:space="0" w:color="auto"/>
        <w:left w:val="none" w:sz="0" w:space="0" w:color="auto"/>
        <w:bottom w:val="none" w:sz="0" w:space="0" w:color="auto"/>
        <w:right w:val="none" w:sz="0" w:space="0" w:color="auto"/>
      </w:divBdr>
    </w:div>
    <w:div w:id="1665087246">
      <w:marLeft w:val="640"/>
      <w:marRight w:val="0"/>
      <w:marTop w:val="0"/>
      <w:marBottom w:val="0"/>
      <w:divBdr>
        <w:top w:val="none" w:sz="0" w:space="0" w:color="auto"/>
        <w:left w:val="none" w:sz="0" w:space="0" w:color="auto"/>
        <w:bottom w:val="none" w:sz="0" w:space="0" w:color="auto"/>
        <w:right w:val="none" w:sz="0" w:space="0" w:color="auto"/>
      </w:divBdr>
    </w:div>
    <w:div w:id="1665090242">
      <w:marLeft w:val="640"/>
      <w:marRight w:val="0"/>
      <w:marTop w:val="0"/>
      <w:marBottom w:val="0"/>
      <w:divBdr>
        <w:top w:val="none" w:sz="0" w:space="0" w:color="auto"/>
        <w:left w:val="none" w:sz="0" w:space="0" w:color="auto"/>
        <w:bottom w:val="none" w:sz="0" w:space="0" w:color="auto"/>
        <w:right w:val="none" w:sz="0" w:space="0" w:color="auto"/>
      </w:divBdr>
    </w:div>
    <w:div w:id="1665159401">
      <w:marLeft w:val="640"/>
      <w:marRight w:val="0"/>
      <w:marTop w:val="0"/>
      <w:marBottom w:val="0"/>
      <w:divBdr>
        <w:top w:val="none" w:sz="0" w:space="0" w:color="auto"/>
        <w:left w:val="none" w:sz="0" w:space="0" w:color="auto"/>
        <w:bottom w:val="none" w:sz="0" w:space="0" w:color="auto"/>
        <w:right w:val="none" w:sz="0" w:space="0" w:color="auto"/>
      </w:divBdr>
    </w:div>
    <w:div w:id="1665160654">
      <w:marLeft w:val="640"/>
      <w:marRight w:val="0"/>
      <w:marTop w:val="0"/>
      <w:marBottom w:val="0"/>
      <w:divBdr>
        <w:top w:val="none" w:sz="0" w:space="0" w:color="auto"/>
        <w:left w:val="none" w:sz="0" w:space="0" w:color="auto"/>
        <w:bottom w:val="none" w:sz="0" w:space="0" w:color="auto"/>
        <w:right w:val="none" w:sz="0" w:space="0" w:color="auto"/>
      </w:divBdr>
    </w:div>
    <w:div w:id="1665275827">
      <w:marLeft w:val="640"/>
      <w:marRight w:val="0"/>
      <w:marTop w:val="0"/>
      <w:marBottom w:val="0"/>
      <w:divBdr>
        <w:top w:val="none" w:sz="0" w:space="0" w:color="auto"/>
        <w:left w:val="none" w:sz="0" w:space="0" w:color="auto"/>
        <w:bottom w:val="none" w:sz="0" w:space="0" w:color="auto"/>
        <w:right w:val="none" w:sz="0" w:space="0" w:color="auto"/>
      </w:divBdr>
    </w:div>
    <w:div w:id="1665353505">
      <w:marLeft w:val="640"/>
      <w:marRight w:val="0"/>
      <w:marTop w:val="0"/>
      <w:marBottom w:val="0"/>
      <w:divBdr>
        <w:top w:val="none" w:sz="0" w:space="0" w:color="auto"/>
        <w:left w:val="none" w:sz="0" w:space="0" w:color="auto"/>
        <w:bottom w:val="none" w:sz="0" w:space="0" w:color="auto"/>
        <w:right w:val="none" w:sz="0" w:space="0" w:color="auto"/>
      </w:divBdr>
    </w:div>
    <w:div w:id="1665355722">
      <w:marLeft w:val="640"/>
      <w:marRight w:val="0"/>
      <w:marTop w:val="0"/>
      <w:marBottom w:val="0"/>
      <w:divBdr>
        <w:top w:val="none" w:sz="0" w:space="0" w:color="auto"/>
        <w:left w:val="none" w:sz="0" w:space="0" w:color="auto"/>
        <w:bottom w:val="none" w:sz="0" w:space="0" w:color="auto"/>
        <w:right w:val="none" w:sz="0" w:space="0" w:color="auto"/>
      </w:divBdr>
    </w:div>
    <w:div w:id="1665471232">
      <w:marLeft w:val="640"/>
      <w:marRight w:val="0"/>
      <w:marTop w:val="0"/>
      <w:marBottom w:val="0"/>
      <w:divBdr>
        <w:top w:val="none" w:sz="0" w:space="0" w:color="auto"/>
        <w:left w:val="none" w:sz="0" w:space="0" w:color="auto"/>
        <w:bottom w:val="none" w:sz="0" w:space="0" w:color="auto"/>
        <w:right w:val="none" w:sz="0" w:space="0" w:color="auto"/>
      </w:divBdr>
    </w:div>
    <w:div w:id="1665473729">
      <w:marLeft w:val="640"/>
      <w:marRight w:val="0"/>
      <w:marTop w:val="0"/>
      <w:marBottom w:val="0"/>
      <w:divBdr>
        <w:top w:val="none" w:sz="0" w:space="0" w:color="auto"/>
        <w:left w:val="none" w:sz="0" w:space="0" w:color="auto"/>
        <w:bottom w:val="none" w:sz="0" w:space="0" w:color="auto"/>
        <w:right w:val="none" w:sz="0" w:space="0" w:color="auto"/>
      </w:divBdr>
    </w:div>
    <w:div w:id="1665474560">
      <w:marLeft w:val="640"/>
      <w:marRight w:val="0"/>
      <w:marTop w:val="0"/>
      <w:marBottom w:val="0"/>
      <w:divBdr>
        <w:top w:val="none" w:sz="0" w:space="0" w:color="auto"/>
        <w:left w:val="none" w:sz="0" w:space="0" w:color="auto"/>
        <w:bottom w:val="none" w:sz="0" w:space="0" w:color="auto"/>
        <w:right w:val="none" w:sz="0" w:space="0" w:color="auto"/>
      </w:divBdr>
    </w:div>
    <w:div w:id="1665549638">
      <w:marLeft w:val="640"/>
      <w:marRight w:val="0"/>
      <w:marTop w:val="0"/>
      <w:marBottom w:val="0"/>
      <w:divBdr>
        <w:top w:val="none" w:sz="0" w:space="0" w:color="auto"/>
        <w:left w:val="none" w:sz="0" w:space="0" w:color="auto"/>
        <w:bottom w:val="none" w:sz="0" w:space="0" w:color="auto"/>
        <w:right w:val="none" w:sz="0" w:space="0" w:color="auto"/>
      </w:divBdr>
    </w:div>
    <w:div w:id="1665622115">
      <w:marLeft w:val="640"/>
      <w:marRight w:val="0"/>
      <w:marTop w:val="0"/>
      <w:marBottom w:val="0"/>
      <w:divBdr>
        <w:top w:val="none" w:sz="0" w:space="0" w:color="auto"/>
        <w:left w:val="none" w:sz="0" w:space="0" w:color="auto"/>
        <w:bottom w:val="none" w:sz="0" w:space="0" w:color="auto"/>
        <w:right w:val="none" w:sz="0" w:space="0" w:color="auto"/>
      </w:divBdr>
    </w:div>
    <w:div w:id="1665627524">
      <w:marLeft w:val="640"/>
      <w:marRight w:val="0"/>
      <w:marTop w:val="0"/>
      <w:marBottom w:val="0"/>
      <w:divBdr>
        <w:top w:val="none" w:sz="0" w:space="0" w:color="auto"/>
        <w:left w:val="none" w:sz="0" w:space="0" w:color="auto"/>
        <w:bottom w:val="none" w:sz="0" w:space="0" w:color="auto"/>
        <w:right w:val="none" w:sz="0" w:space="0" w:color="auto"/>
      </w:divBdr>
    </w:div>
    <w:div w:id="1665668115">
      <w:marLeft w:val="640"/>
      <w:marRight w:val="0"/>
      <w:marTop w:val="0"/>
      <w:marBottom w:val="0"/>
      <w:divBdr>
        <w:top w:val="none" w:sz="0" w:space="0" w:color="auto"/>
        <w:left w:val="none" w:sz="0" w:space="0" w:color="auto"/>
        <w:bottom w:val="none" w:sz="0" w:space="0" w:color="auto"/>
        <w:right w:val="none" w:sz="0" w:space="0" w:color="auto"/>
      </w:divBdr>
    </w:div>
    <w:div w:id="1665737527">
      <w:marLeft w:val="640"/>
      <w:marRight w:val="0"/>
      <w:marTop w:val="0"/>
      <w:marBottom w:val="0"/>
      <w:divBdr>
        <w:top w:val="none" w:sz="0" w:space="0" w:color="auto"/>
        <w:left w:val="none" w:sz="0" w:space="0" w:color="auto"/>
        <w:bottom w:val="none" w:sz="0" w:space="0" w:color="auto"/>
        <w:right w:val="none" w:sz="0" w:space="0" w:color="auto"/>
      </w:divBdr>
    </w:div>
    <w:div w:id="1665891523">
      <w:marLeft w:val="640"/>
      <w:marRight w:val="0"/>
      <w:marTop w:val="0"/>
      <w:marBottom w:val="0"/>
      <w:divBdr>
        <w:top w:val="none" w:sz="0" w:space="0" w:color="auto"/>
        <w:left w:val="none" w:sz="0" w:space="0" w:color="auto"/>
        <w:bottom w:val="none" w:sz="0" w:space="0" w:color="auto"/>
        <w:right w:val="none" w:sz="0" w:space="0" w:color="auto"/>
      </w:divBdr>
    </w:div>
    <w:div w:id="1665931954">
      <w:marLeft w:val="640"/>
      <w:marRight w:val="0"/>
      <w:marTop w:val="0"/>
      <w:marBottom w:val="0"/>
      <w:divBdr>
        <w:top w:val="none" w:sz="0" w:space="0" w:color="auto"/>
        <w:left w:val="none" w:sz="0" w:space="0" w:color="auto"/>
        <w:bottom w:val="none" w:sz="0" w:space="0" w:color="auto"/>
        <w:right w:val="none" w:sz="0" w:space="0" w:color="auto"/>
      </w:divBdr>
    </w:div>
    <w:div w:id="1665932277">
      <w:marLeft w:val="640"/>
      <w:marRight w:val="0"/>
      <w:marTop w:val="0"/>
      <w:marBottom w:val="0"/>
      <w:divBdr>
        <w:top w:val="none" w:sz="0" w:space="0" w:color="auto"/>
        <w:left w:val="none" w:sz="0" w:space="0" w:color="auto"/>
        <w:bottom w:val="none" w:sz="0" w:space="0" w:color="auto"/>
        <w:right w:val="none" w:sz="0" w:space="0" w:color="auto"/>
      </w:divBdr>
    </w:div>
    <w:div w:id="1666056280">
      <w:marLeft w:val="640"/>
      <w:marRight w:val="0"/>
      <w:marTop w:val="0"/>
      <w:marBottom w:val="0"/>
      <w:divBdr>
        <w:top w:val="none" w:sz="0" w:space="0" w:color="auto"/>
        <w:left w:val="none" w:sz="0" w:space="0" w:color="auto"/>
        <w:bottom w:val="none" w:sz="0" w:space="0" w:color="auto"/>
        <w:right w:val="none" w:sz="0" w:space="0" w:color="auto"/>
      </w:divBdr>
    </w:div>
    <w:div w:id="1666082402">
      <w:marLeft w:val="640"/>
      <w:marRight w:val="0"/>
      <w:marTop w:val="0"/>
      <w:marBottom w:val="0"/>
      <w:divBdr>
        <w:top w:val="none" w:sz="0" w:space="0" w:color="auto"/>
        <w:left w:val="none" w:sz="0" w:space="0" w:color="auto"/>
        <w:bottom w:val="none" w:sz="0" w:space="0" w:color="auto"/>
        <w:right w:val="none" w:sz="0" w:space="0" w:color="auto"/>
      </w:divBdr>
    </w:div>
    <w:div w:id="1666207292">
      <w:marLeft w:val="640"/>
      <w:marRight w:val="0"/>
      <w:marTop w:val="0"/>
      <w:marBottom w:val="0"/>
      <w:divBdr>
        <w:top w:val="none" w:sz="0" w:space="0" w:color="auto"/>
        <w:left w:val="none" w:sz="0" w:space="0" w:color="auto"/>
        <w:bottom w:val="none" w:sz="0" w:space="0" w:color="auto"/>
        <w:right w:val="none" w:sz="0" w:space="0" w:color="auto"/>
      </w:divBdr>
    </w:div>
    <w:div w:id="1666395715">
      <w:marLeft w:val="640"/>
      <w:marRight w:val="0"/>
      <w:marTop w:val="0"/>
      <w:marBottom w:val="0"/>
      <w:divBdr>
        <w:top w:val="none" w:sz="0" w:space="0" w:color="auto"/>
        <w:left w:val="none" w:sz="0" w:space="0" w:color="auto"/>
        <w:bottom w:val="none" w:sz="0" w:space="0" w:color="auto"/>
        <w:right w:val="none" w:sz="0" w:space="0" w:color="auto"/>
      </w:divBdr>
    </w:div>
    <w:div w:id="1666472099">
      <w:marLeft w:val="640"/>
      <w:marRight w:val="0"/>
      <w:marTop w:val="0"/>
      <w:marBottom w:val="0"/>
      <w:divBdr>
        <w:top w:val="none" w:sz="0" w:space="0" w:color="auto"/>
        <w:left w:val="none" w:sz="0" w:space="0" w:color="auto"/>
        <w:bottom w:val="none" w:sz="0" w:space="0" w:color="auto"/>
        <w:right w:val="none" w:sz="0" w:space="0" w:color="auto"/>
      </w:divBdr>
    </w:div>
    <w:div w:id="1666473272">
      <w:marLeft w:val="640"/>
      <w:marRight w:val="0"/>
      <w:marTop w:val="0"/>
      <w:marBottom w:val="0"/>
      <w:divBdr>
        <w:top w:val="none" w:sz="0" w:space="0" w:color="auto"/>
        <w:left w:val="none" w:sz="0" w:space="0" w:color="auto"/>
        <w:bottom w:val="none" w:sz="0" w:space="0" w:color="auto"/>
        <w:right w:val="none" w:sz="0" w:space="0" w:color="auto"/>
      </w:divBdr>
    </w:div>
    <w:div w:id="1666475419">
      <w:marLeft w:val="640"/>
      <w:marRight w:val="0"/>
      <w:marTop w:val="0"/>
      <w:marBottom w:val="0"/>
      <w:divBdr>
        <w:top w:val="none" w:sz="0" w:space="0" w:color="auto"/>
        <w:left w:val="none" w:sz="0" w:space="0" w:color="auto"/>
        <w:bottom w:val="none" w:sz="0" w:space="0" w:color="auto"/>
        <w:right w:val="none" w:sz="0" w:space="0" w:color="auto"/>
      </w:divBdr>
    </w:div>
    <w:div w:id="1666518711">
      <w:marLeft w:val="640"/>
      <w:marRight w:val="0"/>
      <w:marTop w:val="0"/>
      <w:marBottom w:val="0"/>
      <w:divBdr>
        <w:top w:val="none" w:sz="0" w:space="0" w:color="auto"/>
        <w:left w:val="none" w:sz="0" w:space="0" w:color="auto"/>
        <w:bottom w:val="none" w:sz="0" w:space="0" w:color="auto"/>
        <w:right w:val="none" w:sz="0" w:space="0" w:color="auto"/>
      </w:divBdr>
    </w:div>
    <w:div w:id="1666543340">
      <w:marLeft w:val="640"/>
      <w:marRight w:val="0"/>
      <w:marTop w:val="0"/>
      <w:marBottom w:val="0"/>
      <w:divBdr>
        <w:top w:val="none" w:sz="0" w:space="0" w:color="auto"/>
        <w:left w:val="none" w:sz="0" w:space="0" w:color="auto"/>
        <w:bottom w:val="none" w:sz="0" w:space="0" w:color="auto"/>
        <w:right w:val="none" w:sz="0" w:space="0" w:color="auto"/>
      </w:divBdr>
    </w:div>
    <w:div w:id="1666587802">
      <w:marLeft w:val="640"/>
      <w:marRight w:val="0"/>
      <w:marTop w:val="0"/>
      <w:marBottom w:val="0"/>
      <w:divBdr>
        <w:top w:val="none" w:sz="0" w:space="0" w:color="auto"/>
        <w:left w:val="none" w:sz="0" w:space="0" w:color="auto"/>
        <w:bottom w:val="none" w:sz="0" w:space="0" w:color="auto"/>
        <w:right w:val="none" w:sz="0" w:space="0" w:color="auto"/>
      </w:divBdr>
    </w:div>
    <w:div w:id="1666589587">
      <w:marLeft w:val="640"/>
      <w:marRight w:val="0"/>
      <w:marTop w:val="0"/>
      <w:marBottom w:val="0"/>
      <w:divBdr>
        <w:top w:val="none" w:sz="0" w:space="0" w:color="auto"/>
        <w:left w:val="none" w:sz="0" w:space="0" w:color="auto"/>
        <w:bottom w:val="none" w:sz="0" w:space="0" w:color="auto"/>
        <w:right w:val="none" w:sz="0" w:space="0" w:color="auto"/>
      </w:divBdr>
    </w:div>
    <w:div w:id="1666664322">
      <w:marLeft w:val="640"/>
      <w:marRight w:val="0"/>
      <w:marTop w:val="0"/>
      <w:marBottom w:val="0"/>
      <w:divBdr>
        <w:top w:val="none" w:sz="0" w:space="0" w:color="auto"/>
        <w:left w:val="none" w:sz="0" w:space="0" w:color="auto"/>
        <w:bottom w:val="none" w:sz="0" w:space="0" w:color="auto"/>
        <w:right w:val="none" w:sz="0" w:space="0" w:color="auto"/>
      </w:divBdr>
    </w:div>
    <w:div w:id="1666780069">
      <w:marLeft w:val="640"/>
      <w:marRight w:val="0"/>
      <w:marTop w:val="0"/>
      <w:marBottom w:val="0"/>
      <w:divBdr>
        <w:top w:val="none" w:sz="0" w:space="0" w:color="auto"/>
        <w:left w:val="none" w:sz="0" w:space="0" w:color="auto"/>
        <w:bottom w:val="none" w:sz="0" w:space="0" w:color="auto"/>
        <w:right w:val="none" w:sz="0" w:space="0" w:color="auto"/>
      </w:divBdr>
    </w:div>
    <w:div w:id="1666780310">
      <w:marLeft w:val="640"/>
      <w:marRight w:val="0"/>
      <w:marTop w:val="0"/>
      <w:marBottom w:val="0"/>
      <w:divBdr>
        <w:top w:val="none" w:sz="0" w:space="0" w:color="auto"/>
        <w:left w:val="none" w:sz="0" w:space="0" w:color="auto"/>
        <w:bottom w:val="none" w:sz="0" w:space="0" w:color="auto"/>
        <w:right w:val="none" w:sz="0" w:space="0" w:color="auto"/>
      </w:divBdr>
    </w:div>
    <w:div w:id="1666781430">
      <w:marLeft w:val="640"/>
      <w:marRight w:val="0"/>
      <w:marTop w:val="0"/>
      <w:marBottom w:val="0"/>
      <w:divBdr>
        <w:top w:val="none" w:sz="0" w:space="0" w:color="auto"/>
        <w:left w:val="none" w:sz="0" w:space="0" w:color="auto"/>
        <w:bottom w:val="none" w:sz="0" w:space="0" w:color="auto"/>
        <w:right w:val="none" w:sz="0" w:space="0" w:color="auto"/>
      </w:divBdr>
    </w:div>
    <w:div w:id="1666859393">
      <w:marLeft w:val="640"/>
      <w:marRight w:val="0"/>
      <w:marTop w:val="0"/>
      <w:marBottom w:val="0"/>
      <w:divBdr>
        <w:top w:val="none" w:sz="0" w:space="0" w:color="auto"/>
        <w:left w:val="none" w:sz="0" w:space="0" w:color="auto"/>
        <w:bottom w:val="none" w:sz="0" w:space="0" w:color="auto"/>
        <w:right w:val="none" w:sz="0" w:space="0" w:color="auto"/>
      </w:divBdr>
    </w:div>
    <w:div w:id="1666936383">
      <w:marLeft w:val="640"/>
      <w:marRight w:val="0"/>
      <w:marTop w:val="0"/>
      <w:marBottom w:val="0"/>
      <w:divBdr>
        <w:top w:val="none" w:sz="0" w:space="0" w:color="auto"/>
        <w:left w:val="none" w:sz="0" w:space="0" w:color="auto"/>
        <w:bottom w:val="none" w:sz="0" w:space="0" w:color="auto"/>
        <w:right w:val="none" w:sz="0" w:space="0" w:color="auto"/>
      </w:divBdr>
    </w:div>
    <w:div w:id="1666980827">
      <w:marLeft w:val="640"/>
      <w:marRight w:val="0"/>
      <w:marTop w:val="0"/>
      <w:marBottom w:val="0"/>
      <w:divBdr>
        <w:top w:val="none" w:sz="0" w:space="0" w:color="auto"/>
        <w:left w:val="none" w:sz="0" w:space="0" w:color="auto"/>
        <w:bottom w:val="none" w:sz="0" w:space="0" w:color="auto"/>
        <w:right w:val="none" w:sz="0" w:space="0" w:color="auto"/>
      </w:divBdr>
    </w:div>
    <w:div w:id="1667005217">
      <w:marLeft w:val="640"/>
      <w:marRight w:val="0"/>
      <w:marTop w:val="0"/>
      <w:marBottom w:val="0"/>
      <w:divBdr>
        <w:top w:val="none" w:sz="0" w:space="0" w:color="auto"/>
        <w:left w:val="none" w:sz="0" w:space="0" w:color="auto"/>
        <w:bottom w:val="none" w:sz="0" w:space="0" w:color="auto"/>
        <w:right w:val="none" w:sz="0" w:space="0" w:color="auto"/>
      </w:divBdr>
    </w:div>
    <w:div w:id="1667052087">
      <w:marLeft w:val="640"/>
      <w:marRight w:val="0"/>
      <w:marTop w:val="0"/>
      <w:marBottom w:val="0"/>
      <w:divBdr>
        <w:top w:val="none" w:sz="0" w:space="0" w:color="auto"/>
        <w:left w:val="none" w:sz="0" w:space="0" w:color="auto"/>
        <w:bottom w:val="none" w:sz="0" w:space="0" w:color="auto"/>
        <w:right w:val="none" w:sz="0" w:space="0" w:color="auto"/>
      </w:divBdr>
    </w:div>
    <w:div w:id="1667172551">
      <w:marLeft w:val="640"/>
      <w:marRight w:val="0"/>
      <w:marTop w:val="0"/>
      <w:marBottom w:val="0"/>
      <w:divBdr>
        <w:top w:val="none" w:sz="0" w:space="0" w:color="auto"/>
        <w:left w:val="none" w:sz="0" w:space="0" w:color="auto"/>
        <w:bottom w:val="none" w:sz="0" w:space="0" w:color="auto"/>
        <w:right w:val="none" w:sz="0" w:space="0" w:color="auto"/>
      </w:divBdr>
    </w:div>
    <w:div w:id="1667245049">
      <w:marLeft w:val="640"/>
      <w:marRight w:val="0"/>
      <w:marTop w:val="0"/>
      <w:marBottom w:val="0"/>
      <w:divBdr>
        <w:top w:val="none" w:sz="0" w:space="0" w:color="auto"/>
        <w:left w:val="none" w:sz="0" w:space="0" w:color="auto"/>
        <w:bottom w:val="none" w:sz="0" w:space="0" w:color="auto"/>
        <w:right w:val="none" w:sz="0" w:space="0" w:color="auto"/>
      </w:divBdr>
    </w:div>
    <w:div w:id="1667246793">
      <w:marLeft w:val="640"/>
      <w:marRight w:val="0"/>
      <w:marTop w:val="0"/>
      <w:marBottom w:val="0"/>
      <w:divBdr>
        <w:top w:val="none" w:sz="0" w:space="0" w:color="auto"/>
        <w:left w:val="none" w:sz="0" w:space="0" w:color="auto"/>
        <w:bottom w:val="none" w:sz="0" w:space="0" w:color="auto"/>
        <w:right w:val="none" w:sz="0" w:space="0" w:color="auto"/>
      </w:divBdr>
    </w:div>
    <w:div w:id="1667319933">
      <w:marLeft w:val="640"/>
      <w:marRight w:val="0"/>
      <w:marTop w:val="0"/>
      <w:marBottom w:val="0"/>
      <w:divBdr>
        <w:top w:val="none" w:sz="0" w:space="0" w:color="auto"/>
        <w:left w:val="none" w:sz="0" w:space="0" w:color="auto"/>
        <w:bottom w:val="none" w:sz="0" w:space="0" w:color="auto"/>
        <w:right w:val="none" w:sz="0" w:space="0" w:color="auto"/>
      </w:divBdr>
    </w:div>
    <w:div w:id="1667320848">
      <w:marLeft w:val="640"/>
      <w:marRight w:val="0"/>
      <w:marTop w:val="0"/>
      <w:marBottom w:val="0"/>
      <w:divBdr>
        <w:top w:val="none" w:sz="0" w:space="0" w:color="auto"/>
        <w:left w:val="none" w:sz="0" w:space="0" w:color="auto"/>
        <w:bottom w:val="none" w:sz="0" w:space="0" w:color="auto"/>
        <w:right w:val="none" w:sz="0" w:space="0" w:color="auto"/>
      </w:divBdr>
    </w:div>
    <w:div w:id="1667323158">
      <w:marLeft w:val="640"/>
      <w:marRight w:val="0"/>
      <w:marTop w:val="0"/>
      <w:marBottom w:val="0"/>
      <w:divBdr>
        <w:top w:val="none" w:sz="0" w:space="0" w:color="auto"/>
        <w:left w:val="none" w:sz="0" w:space="0" w:color="auto"/>
        <w:bottom w:val="none" w:sz="0" w:space="0" w:color="auto"/>
        <w:right w:val="none" w:sz="0" w:space="0" w:color="auto"/>
      </w:divBdr>
    </w:div>
    <w:div w:id="1667398973">
      <w:marLeft w:val="640"/>
      <w:marRight w:val="0"/>
      <w:marTop w:val="0"/>
      <w:marBottom w:val="0"/>
      <w:divBdr>
        <w:top w:val="none" w:sz="0" w:space="0" w:color="auto"/>
        <w:left w:val="none" w:sz="0" w:space="0" w:color="auto"/>
        <w:bottom w:val="none" w:sz="0" w:space="0" w:color="auto"/>
        <w:right w:val="none" w:sz="0" w:space="0" w:color="auto"/>
      </w:divBdr>
    </w:div>
    <w:div w:id="1667437437">
      <w:marLeft w:val="640"/>
      <w:marRight w:val="0"/>
      <w:marTop w:val="0"/>
      <w:marBottom w:val="0"/>
      <w:divBdr>
        <w:top w:val="none" w:sz="0" w:space="0" w:color="auto"/>
        <w:left w:val="none" w:sz="0" w:space="0" w:color="auto"/>
        <w:bottom w:val="none" w:sz="0" w:space="0" w:color="auto"/>
        <w:right w:val="none" w:sz="0" w:space="0" w:color="auto"/>
      </w:divBdr>
    </w:div>
    <w:div w:id="1667517498">
      <w:marLeft w:val="640"/>
      <w:marRight w:val="0"/>
      <w:marTop w:val="0"/>
      <w:marBottom w:val="0"/>
      <w:divBdr>
        <w:top w:val="none" w:sz="0" w:space="0" w:color="auto"/>
        <w:left w:val="none" w:sz="0" w:space="0" w:color="auto"/>
        <w:bottom w:val="none" w:sz="0" w:space="0" w:color="auto"/>
        <w:right w:val="none" w:sz="0" w:space="0" w:color="auto"/>
      </w:divBdr>
    </w:div>
    <w:div w:id="1667592536">
      <w:marLeft w:val="640"/>
      <w:marRight w:val="0"/>
      <w:marTop w:val="0"/>
      <w:marBottom w:val="0"/>
      <w:divBdr>
        <w:top w:val="none" w:sz="0" w:space="0" w:color="auto"/>
        <w:left w:val="none" w:sz="0" w:space="0" w:color="auto"/>
        <w:bottom w:val="none" w:sz="0" w:space="0" w:color="auto"/>
        <w:right w:val="none" w:sz="0" w:space="0" w:color="auto"/>
      </w:divBdr>
    </w:div>
    <w:div w:id="1667708358">
      <w:marLeft w:val="640"/>
      <w:marRight w:val="0"/>
      <w:marTop w:val="0"/>
      <w:marBottom w:val="0"/>
      <w:divBdr>
        <w:top w:val="none" w:sz="0" w:space="0" w:color="auto"/>
        <w:left w:val="none" w:sz="0" w:space="0" w:color="auto"/>
        <w:bottom w:val="none" w:sz="0" w:space="0" w:color="auto"/>
        <w:right w:val="none" w:sz="0" w:space="0" w:color="auto"/>
      </w:divBdr>
    </w:div>
    <w:div w:id="1667780290">
      <w:marLeft w:val="640"/>
      <w:marRight w:val="0"/>
      <w:marTop w:val="0"/>
      <w:marBottom w:val="0"/>
      <w:divBdr>
        <w:top w:val="none" w:sz="0" w:space="0" w:color="auto"/>
        <w:left w:val="none" w:sz="0" w:space="0" w:color="auto"/>
        <w:bottom w:val="none" w:sz="0" w:space="0" w:color="auto"/>
        <w:right w:val="none" w:sz="0" w:space="0" w:color="auto"/>
      </w:divBdr>
    </w:div>
    <w:div w:id="1667976444">
      <w:marLeft w:val="640"/>
      <w:marRight w:val="0"/>
      <w:marTop w:val="0"/>
      <w:marBottom w:val="0"/>
      <w:divBdr>
        <w:top w:val="none" w:sz="0" w:space="0" w:color="auto"/>
        <w:left w:val="none" w:sz="0" w:space="0" w:color="auto"/>
        <w:bottom w:val="none" w:sz="0" w:space="0" w:color="auto"/>
        <w:right w:val="none" w:sz="0" w:space="0" w:color="auto"/>
      </w:divBdr>
    </w:div>
    <w:div w:id="1668050789">
      <w:marLeft w:val="640"/>
      <w:marRight w:val="0"/>
      <w:marTop w:val="0"/>
      <w:marBottom w:val="0"/>
      <w:divBdr>
        <w:top w:val="none" w:sz="0" w:space="0" w:color="auto"/>
        <w:left w:val="none" w:sz="0" w:space="0" w:color="auto"/>
        <w:bottom w:val="none" w:sz="0" w:space="0" w:color="auto"/>
        <w:right w:val="none" w:sz="0" w:space="0" w:color="auto"/>
      </w:divBdr>
    </w:div>
    <w:div w:id="1668050923">
      <w:marLeft w:val="640"/>
      <w:marRight w:val="0"/>
      <w:marTop w:val="0"/>
      <w:marBottom w:val="0"/>
      <w:divBdr>
        <w:top w:val="none" w:sz="0" w:space="0" w:color="auto"/>
        <w:left w:val="none" w:sz="0" w:space="0" w:color="auto"/>
        <w:bottom w:val="none" w:sz="0" w:space="0" w:color="auto"/>
        <w:right w:val="none" w:sz="0" w:space="0" w:color="auto"/>
      </w:divBdr>
    </w:div>
    <w:div w:id="1668091037">
      <w:marLeft w:val="640"/>
      <w:marRight w:val="0"/>
      <w:marTop w:val="0"/>
      <w:marBottom w:val="0"/>
      <w:divBdr>
        <w:top w:val="none" w:sz="0" w:space="0" w:color="auto"/>
        <w:left w:val="none" w:sz="0" w:space="0" w:color="auto"/>
        <w:bottom w:val="none" w:sz="0" w:space="0" w:color="auto"/>
        <w:right w:val="none" w:sz="0" w:space="0" w:color="auto"/>
      </w:divBdr>
    </w:div>
    <w:div w:id="1668168998">
      <w:marLeft w:val="640"/>
      <w:marRight w:val="0"/>
      <w:marTop w:val="0"/>
      <w:marBottom w:val="0"/>
      <w:divBdr>
        <w:top w:val="none" w:sz="0" w:space="0" w:color="auto"/>
        <w:left w:val="none" w:sz="0" w:space="0" w:color="auto"/>
        <w:bottom w:val="none" w:sz="0" w:space="0" w:color="auto"/>
        <w:right w:val="none" w:sz="0" w:space="0" w:color="auto"/>
      </w:divBdr>
    </w:div>
    <w:div w:id="1668170795">
      <w:marLeft w:val="640"/>
      <w:marRight w:val="0"/>
      <w:marTop w:val="0"/>
      <w:marBottom w:val="0"/>
      <w:divBdr>
        <w:top w:val="none" w:sz="0" w:space="0" w:color="auto"/>
        <w:left w:val="none" w:sz="0" w:space="0" w:color="auto"/>
        <w:bottom w:val="none" w:sz="0" w:space="0" w:color="auto"/>
        <w:right w:val="none" w:sz="0" w:space="0" w:color="auto"/>
      </w:divBdr>
    </w:div>
    <w:div w:id="1668240672">
      <w:marLeft w:val="640"/>
      <w:marRight w:val="0"/>
      <w:marTop w:val="0"/>
      <w:marBottom w:val="0"/>
      <w:divBdr>
        <w:top w:val="none" w:sz="0" w:space="0" w:color="auto"/>
        <w:left w:val="none" w:sz="0" w:space="0" w:color="auto"/>
        <w:bottom w:val="none" w:sz="0" w:space="0" w:color="auto"/>
        <w:right w:val="none" w:sz="0" w:space="0" w:color="auto"/>
      </w:divBdr>
    </w:div>
    <w:div w:id="1668241840">
      <w:marLeft w:val="640"/>
      <w:marRight w:val="0"/>
      <w:marTop w:val="0"/>
      <w:marBottom w:val="0"/>
      <w:divBdr>
        <w:top w:val="none" w:sz="0" w:space="0" w:color="auto"/>
        <w:left w:val="none" w:sz="0" w:space="0" w:color="auto"/>
        <w:bottom w:val="none" w:sz="0" w:space="0" w:color="auto"/>
        <w:right w:val="none" w:sz="0" w:space="0" w:color="auto"/>
      </w:divBdr>
    </w:div>
    <w:div w:id="1668316312">
      <w:marLeft w:val="640"/>
      <w:marRight w:val="0"/>
      <w:marTop w:val="0"/>
      <w:marBottom w:val="0"/>
      <w:divBdr>
        <w:top w:val="none" w:sz="0" w:space="0" w:color="auto"/>
        <w:left w:val="none" w:sz="0" w:space="0" w:color="auto"/>
        <w:bottom w:val="none" w:sz="0" w:space="0" w:color="auto"/>
        <w:right w:val="none" w:sz="0" w:space="0" w:color="auto"/>
      </w:divBdr>
    </w:div>
    <w:div w:id="1668360626">
      <w:marLeft w:val="640"/>
      <w:marRight w:val="0"/>
      <w:marTop w:val="0"/>
      <w:marBottom w:val="0"/>
      <w:divBdr>
        <w:top w:val="none" w:sz="0" w:space="0" w:color="auto"/>
        <w:left w:val="none" w:sz="0" w:space="0" w:color="auto"/>
        <w:bottom w:val="none" w:sz="0" w:space="0" w:color="auto"/>
        <w:right w:val="none" w:sz="0" w:space="0" w:color="auto"/>
      </w:divBdr>
    </w:div>
    <w:div w:id="1668362134">
      <w:marLeft w:val="640"/>
      <w:marRight w:val="0"/>
      <w:marTop w:val="0"/>
      <w:marBottom w:val="0"/>
      <w:divBdr>
        <w:top w:val="none" w:sz="0" w:space="0" w:color="auto"/>
        <w:left w:val="none" w:sz="0" w:space="0" w:color="auto"/>
        <w:bottom w:val="none" w:sz="0" w:space="0" w:color="auto"/>
        <w:right w:val="none" w:sz="0" w:space="0" w:color="auto"/>
      </w:divBdr>
    </w:div>
    <w:div w:id="1668441271">
      <w:marLeft w:val="640"/>
      <w:marRight w:val="0"/>
      <w:marTop w:val="0"/>
      <w:marBottom w:val="0"/>
      <w:divBdr>
        <w:top w:val="none" w:sz="0" w:space="0" w:color="auto"/>
        <w:left w:val="none" w:sz="0" w:space="0" w:color="auto"/>
        <w:bottom w:val="none" w:sz="0" w:space="0" w:color="auto"/>
        <w:right w:val="none" w:sz="0" w:space="0" w:color="auto"/>
      </w:divBdr>
    </w:div>
    <w:div w:id="1668551335">
      <w:marLeft w:val="640"/>
      <w:marRight w:val="0"/>
      <w:marTop w:val="0"/>
      <w:marBottom w:val="0"/>
      <w:divBdr>
        <w:top w:val="none" w:sz="0" w:space="0" w:color="auto"/>
        <w:left w:val="none" w:sz="0" w:space="0" w:color="auto"/>
        <w:bottom w:val="none" w:sz="0" w:space="0" w:color="auto"/>
        <w:right w:val="none" w:sz="0" w:space="0" w:color="auto"/>
      </w:divBdr>
    </w:div>
    <w:div w:id="1668703901">
      <w:marLeft w:val="640"/>
      <w:marRight w:val="0"/>
      <w:marTop w:val="0"/>
      <w:marBottom w:val="0"/>
      <w:divBdr>
        <w:top w:val="none" w:sz="0" w:space="0" w:color="auto"/>
        <w:left w:val="none" w:sz="0" w:space="0" w:color="auto"/>
        <w:bottom w:val="none" w:sz="0" w:space="0" w:color="auto"/>
        <w:right w:val="none" w:sz="0" w:space="0" w:color="auto"/>
      </w:divBdr>
    </w:div>
    <w:div w:id="1668705349">
      <w:marLeft w:val="480"/>
      <w:marRight w:val="0"/>
      <w:marTop w:val="0"/>
      <w:marBottom w:val="0"/>
      <w:divBdr>
        <w:top w:val="none" w:sz="0" w:space="0" w:color="auto"/>
        <w:left w:val="none" w:sz="0" w:space="0" w:color="auto"/>
        <w:bottom w:val="none" w:sz="0" w:space="0" w:color="auto"/>
        <w:right w:val="none" w:sz="0" w:space="0" w:color="auto"/>
      </w:divBdr>
    </w:div>
    <w:div w:id="1668749841">
      <w:marLeft w:val="640"/>
      <w:marRight w:val="0"/>
      <w:marTop w:val="0"/>
      <w:marBottom w:val="0"/>
      <w:divBdr>
        <w:top w:val="none" w:sz="0" w:space="0" w:color="auto"/>
        <w:left w:val="none" w:sz="0" w:space="0" w:color="auto"/>
        <w:bottom w:val="none" w:sz="0" w:space="0" w:color="auto"/>
        <w:right w:val="none" w:sz="0" w:space="0" w:color="auto"/>
      </w:divBdr>
    </w:div>
    <w:div w:id="1668752659">
      <w:marLeft w:val="640"/>
      <w:marRight w:val="0"/>
      <w:marTop w:val="0"/>
      <w:marBottom w:val="0"/>
      <w:divBdr>
        <w:top w:val="none" w:sz="0" w:space="0" w:color="auto"/>
        <w:left w:val="none" w:sz="0" w:space="0" w:color="auto"/>
        <w:bottom w:val="none" w:sz="0" w:space="0" w:color="auto"/>
        <w:right w:val="none" w:sz="0" w:space="0" w:color="auto"/>
      </w:divBdr>
    </w:div>
    <w:div w:id="1668820291">
      <w:marLeft w:val="640"/>
      <w:marRight w:val="0"/>
      <w:marTop w:val="0"/>
      <w:marBottom w:val="0"/>
      <w:divBdr>
        <w:top w:val="none" w:sz="0" w:space="0" w:color="auto"/>
        <w:left w:val="none" w:sz="0" w:space="0" w:color="auto"/>
        <w:bottom w:val="none" w:sz="0" w:space="0" w:color="auto"/>
        <w:right w:val="none" w:sz="0" w:space="0" w:color="auto"/>
      </w:divBdr>
    </w:div>
    <w:div w:id="1668826924">
      <w:marLeft w:val="640"/>
      <w:marRight w:val="0"/>
      <w:marTop w:val="0"/>
      <w:marBottom w:val="0"/>
      <w:divBdr>
        <w:top w:val="none" w:sz="0" w:space="0" w:color="auto"/>
        <w:left w:val="none" w:sz="0" w:space="0" w:color="auto"/>
        <w:bottom w:val="none" w:sz="0" w:space="0" w:color="auto"/>
        <w:right w:val="none" w:sz="0" w:space="0" w:color="auto"/>
      </w:divBdr>
    </w:div>
    <w:div w:id="1668827675">
      <w:marLeft w:val="640"/>
      <w:marRight w:val="0"/>
      <w:marTop w:val="0"/>
      <w:marBottom w:val="0"/>
      <w:divBdr>
        <w:top w:val="none" w:sz="0" w:space="0" w:color="auto"/>
        <w:left w:val="none" w:sz="0" w:space="0" w:color="auto"/>
        <w:bottom w:val="none" w:sz="0" w:space="0" w:color="auto"/>
        <w:right w:val="none" w:sz="0" w:space="0" w:color="auto"/>
      </w:divBdr>
    </w:div>
    <w:div w:id="1668902041">
      <w:marLeft w:val="640"/>
      <w:marRight w:val="0"/>
      <w:marTop w:val="0"/>
      <w:marBottom w:val="0"/>
      <w:divBdr>
        <w:top w:val="none" w:sz="0" w:space="0" w:color="auto"/>
        <w:left w:val="none" w:sz="0" w:space="0" w:color="auto"/>
        <w:bottom w:val="none" w:sz="0" w:space="0" w:color="auto"/>
        <w:right w:val="none" w:sz="0" w:space="0" w:color="auto"/>
      </w:divBdr>
    </w:div>
    <w:div w:id="1668902971">
      <w:marLeft w:val="640"/>
      <w:marRight w:val="0"/>
      <w:marTop w:val="0"/>
      <w:marBottom w:val="0"/>
      <w:divBdr>
        <w:top w:val="none" w:sz="0" w:space="0" w:color="auto"/>
        <w:left w:val="none" w:sz="0" w:space="0" w:color="auto"/>
        <w:bottom w:val="none" w:sz="0" w:space="0" w:color="auto"/>
        <w:right w:val="none" w:sz="0" w:space="0" w:color="auto"/>
      </w:divBdr>
    </w:div>
    <w:div w:id="1669021788">
      <w:marLeft w:val="640"/>
      <w:marRight w:val="0"/>
      <w:marTop w:val="0"/>
      <w:marBottom w:val="0"/>
      <w:divBdr>
        <w:top w:val="none" w:sz="0" w:space="0" w:color="auto"/>
        <w:left w:val="none" w:sz="0" w:space="0" w:color="auto"/>
        <w:bottom w:val="none" w:sz="0" w:space="0" w:color="auto"/>
        <w:right w:val="none" w:sz="0" w:space="0" w:color="auto"/>
      </w:divBdr>
    </w:div>
    <w:div w:id="1669136427">
      <w:marLeft w:val="640"/>
      <w:marRight w:val="0"/>
      <w:marTop w:val="0"/>
      <w:marBottom w:val="0"/>
      <w:divBdr>
        <w:top w:val="none" w:sz="0" w:space="0" w:color="auto"/>
        <w:left w:val="none" w:sz="0" w:space="0" w:color="auto"/>
        <w:bottom w:val="none" w:sz="0" w:space="0" w:color="auto"/>
        <w:right w:val="none" w:sz="0" w:space="0" w:color="auto"/>
      </w:divBdr>
    </w:div>
    <w:div w:id="1669289804">
      <w:marLeft w:val="640"/>
      <w:marRight w:val="0"/>
      <w:marTop w:val="0"/>
      <w:marBottom w:val="0"/>
      <w:divBdr>
        <w:top w:val="none" w:sz="0" w:space="0" w:color="auto"/>
        <w:left w:val="none" w:sz="0" w:space="0" w:color="auto"/>
        <w:bottom w:val="none" w:sz="0" w:space="0" w:color="auto"/>
        <w:right w:val="none" w:sz="0" w:space="0" w:color="auto"/>
      </w:divBdr>
    </w:div>
    <w:div w:id="1669291455">
      <w:marLeft w:val="640"/>
      <w:marRight w:val="0"/>
      <w:marTop w:val="0"/>
      <w:marBottom w:val="0"/>
      <w:divBdr>
        <w:top w:val="none" w:sz="0" w:space="0" w:color="auto"/>
        <w:left w:val="none" w:sz="0" w:space="0" w:color="auto"/>
        <w:bottom w:val="none" w:sz="0" w:space="0" w:color="auto"/>
        <w:right w:val="none" w:sz="0" w:space="0" w:color="auto"/>
      </w:divBdr>
    </w:div>
    <w:div w:id="1669357903">
      <w:marLeft w:val="640"/>
      <w:marRight w:val="0"/>
      <w:marTop w:val="0"/>
      <w:marBottom w:val="0"/>
      <w:divBdr>
        <w:top w:val="none" w:sz="0" w:space="0" w:color="auto"/>
        <w:left w:val="none" w:sz="0" w:space="0" w:color="auto"/>
        <w:bottom w:val="none" w:sz="0" w:space="0" w:color="auto"/>
        <w:right w:val="none" w:sz="0" w:space="0" w:color="auto"/>
      </w:divBdr>
    </w:div>
    <w:div w:id="1669399800">
      <w:marLeft w:val="640"/>
      <w:marRight w:val="0"/>
      <w:marTop w:val="0"/>
      <w:marBottom w:val="0"/>
      <w:divBdr>
        <w:top w:val="none" w:sz="0" w:space="0" w:color="auto"/>
        <w:left w:val="none" w:sz="0" w:space="0" w:color="auto"/>
        <w:bottom w:val="none" w:sz="0" w:space="0" w:color="auto"/>
        <w:right w:val="none" w:sz="0" w:space="0" w:color="auto"/>
      </w:divBdr>
    </w:div>
    <w:div w:id="1669483427">
      <w:marLeft w:val="640"/>
      <w:marRight w:val="0"/>
      <w:marTop w:val="0"/>
      <w:marBottom w:val="0"/>
      <w:divBdr>
        <w:top w:val="none" w:sz="0" w:space="0" w:color="auto"/>
        <w:left w:val="none" w:sz="0" w:space="0" w:color="auto"/>
        <w:bottom w:val="none" w:sz="0" w:space="0" w:color="auto"/>
        <w:right w:val="none" w:sz="0" w:space="0" w:color="auto"/>
      </w:divBdr>
    </w:div>
    <w:div w:id="1669674297">
      <w:marLeft w:val="640"/>
      <w:marRight w:val="0"/>
      <w:marTop w:val="0"/>
      <w:marBottom w:val="0"/>
      <w:divBdr>
        <w:top w:val="none" w:sz="0" w:space="0" w:color="auto"/>
        <w:left w:val="none" w:sz="0" w:space="0" w:color="auto"/>
        <w:bottom w:val="none" w:sz="0" w:space="0" w:color="auto"/>
        <w:right w:val="none" w:sz="0" w:space="0" w:color="auto"/>
      </w:divBdr>
    </w:div>
    <w:div w:id="1669677573">
      <w:marLeft w:val="640"/>
      <w:marRight w:val="0"/>
      <w:marTop w:val="0"/>
      <w:marBottom w:val="0"/>
      <w:divBdr>
        <w:top w:val="none" w:sz="0" w:space="0" w:color="auto"/>
        <w:left w:val="none" w:sz="0" w:space="0" w:color="auto"/>
        <w:bottom w:val="none" w:sz="0" w:space="0" w:color="auto"/>
        <w:right w:val="none" w:sz="0" w:space="0" w:color="auto"/>
      </w:divBdr>
    </w:div>
    <w:div w:id="1669750023">
      <w:marLeft w:val="640"/>
      <w:marRight w:val="0"/>
      <w:marTop w:val="0"/>
      <w:marBottom w:val="0"/>
      <w:divBdr>
        <w:top w:val="none" w:sz="0" w:space="0" w:color="auto"/>
        <w:left w:val="none" w:sz="0" w:space="0" w:color="auto"/>
        <w:bottom w:val="none" w:sz="0" w:space="0" w:color="auto"/>
        <w:right w:val="none" w:sz="0" w:space="0" w:color="auto"/>
      </w:divBdr>
    </w:div>
    <w:div w:id="1669938115">
      <w:marLeft w:val="640"/>
      <w:marRight w:val="0"/>
      <w:marTop w:val="0"/>
      <w:marBottom w:val="0"/>
      <w:divBdr>
        <w:top w:val="none" w:sz="0" w:space="0" w:color="auto"/>
        <w:left w:val="none" w:sz="0" w:space="0" w:color="auto"/>
        <w:bottom w:val="none" w:sz="0" w:space="0" w:color="auto"/>
        <w:right w:val="none" w:sz="0" w:space="0" w:color="auto"/>
      </w:divBdr>
    </w:div>
    <w:div w:id="1669943431">
      <w:marLeft w:val="640"/>
      <w:marRight w:val="0"/>
      <w:marTop w:val="0"/>
      <w:marBottom w:val="0"/>
      <w:divBdr>
        <w:top w:val="none" w:sz="0" w:space="0" w:color="auto"/>
        <w:left w:val="none" w:sz="0" w:space="0" w:color="auto"/>
        <w:bottom w:val="none" w:sz="0" w:space="0" w:color="auto"/>
        <w:right w:val="none" w:sz="0" w:space="0" w:color="auto"/>
      </w:divBdr>
    </w:div>
    <w:div w:id="1669944576">
      <w:marLeft w:val="640"/>
      <w:marRight w:val="0"/>
      <w:marTop w:val="0"/>
      <w:marBottom w:val="0"/>
      <w:divBdr>
        <w:top w:val="none" w:sz="0" w:space="0" w:color="auto"/>
        <w:left w:val="none" w:sz="0" w:space="0" w:color="auto"/>
        <w:bottom w:val="none" w:sz="0" w:space="0" w:color="auto"/>
        <w:right w:val="none" w:sz="0" w:space="0" w:color="auto"/>
      </w:divBdr>
    </w:div>
    <w:div w:id="1670208534">
      <w:marLeft w:val="640"/>
      <w:marRight w:val="0"/>
      <w:marTop w:val="0"/>
      <w:marBottom w:val="0"/>
      <w:divBdr>
        <w:top w:val="none" w:sz="0" w:space="0" w:color="auto"/>
        <w:left w:val="none" w:sz="0" w:space="0" w:color="auto"/>
        <w:bottom w:val="none" w:sz="0" w:space="0" w:color="auto"/>
        <w:right w:val="none" w:sz="0" w:space="0" w:color="auto"/>
      </w:divBdr>
    </w:div>
    <w:div w:id="1670281088">
      <w:marLeft w:val="640"/>
      <w:marRight w:val="0"/>
      <w:marTop w:val="0"/>
      <w:marBottom w:val="0"/>
      <w:divBdr>
        <w:top w:val="none" w:sz="0" w:space="0" w:color="auto"/>
        <w:left w:val="none" w:sz="0" w:space="0" w:color="auto"/>
        <w:bottom w:val="none" w:sz="0" w:space="0" w:color="auto"/>
        <w:right w:val="none" w:sz="0" w:space="0" w:color="auto"/>
      </w:divBdr>
    </w:div>
    <w:div w:id="1670331109">
      <w:marLeft w:val="640"/>
      <w:marRight w:val="0"/>
      <w:marTop w:val="0"/>
      <w:marBottom w:val="0"/>
      <w:divBdr>
        <w:top w:val="none" w:sz="0" w:space="0" w:color="auto"/>
        <w:left w:val="none" w:sz="0" w:space="0" w:color="auto"/>
        <w:bottom w:val="none" w:sz="0" w:space="0" w:color="auto"/>
        <w:right w:val="none" w:sz="0" w:space="0" w:color="auto"/>
      </w:divBdr>
    </w:div>
    <w:div w:id="1670404968">
      <w:marLeft w:val="640"/>
      <w:marRight w:val="0"/>
      <w:marTop w:val="0"/>
      <w:marBottom w:val="0"/>
      <w:divBdr>
        <w:top w:val="none" w:sz="0" w:space="0" w:color="auto"/>
        <w:left w:val="none" w:sz="0" w:space="0" w:color="auto"/>
        <w:bottom w:val="none" w:sz="0" w:space="0" w:color="auto"/>
        <w:right w:val="none" w:sz="0" w:space="0" w:color="auto"/>
      </w:divBdr>
    </w:div>
    <w:div w:id="1670408423">
      <w:marLeft w:val="640"/>
      <w:marRight w:val="0"/>
      <w:marTop w:val="0"/>
      <w:marBottom w:val="0"/>
      <w:divBdr>
        <w:top w:val="none" w:sz="0" w:space="0" w:color="auto"/>
        <w:left w:val="none" w:sz="0" w:space="0" w:color="auto"/>
        <w:bottom w:val="none" w:sz="0" w:space="0" w:color="auto"/>
        <w:right w:val="none" w:sz="0" w:space="0" w:color="auto"/>
      </w:divBdr>
    </w:div>
    <w:div w:id="1670477519">
      <w:marLeft w:val="640"/>
      <w:marRight w:val="0"/>
      <w:marTop w:val="0"/>
      <w:marBottom w:val="0"/>
      <w:divBdr>
        <w:top w:val="none" w:sz="0" w:space="0" w:color="auto"/>
        <w:left w:val="none" w:sz="0" w:space="0" w:color="auto"/>
        <w:bottom w:val="none" w:sz="0" w:space="0" w:color="auto"/>
        <w:right w:val="none" w:sz="0" w:space="0" w:color="auto"/>
      </w:divBdr>
    </w:div>
    <w:div w:id="1670520688">
      <w:marLeft w:val="640"/>
      <w:marRight w:val="0"/>
      <w:marTop w:val="0"/>
      <w:marBottom w:val="0"/>
      <w:divBdr>
        <w:top w:val="none" w:sz="0" w:space="0" w:color="auto"/>
        <w:left w:val="none" w:sz="0" w:space="0" w:color="auto"/>
        <w:bottom w:val="none" w:sz="0" w:space="0" w:color="auto"/>
        <w:right w:val="none" w:sz="0" w:space="0" w:color="auto"/>
      </w:divBdr>
    </w:div>
    <w:div w:id="1670524352">
      <w:marLeft w:val="640"/>
      <w:marRight w:val="0"/>
      <w:marTop w:val="0"/>
      <w:marBottom w:val="0"/>
      <w:divBdr>
        <w:top w:val="none" w:sz="0" w:space="0" w:color="auto"/>
        <w:left w:val="none" w:sz="0" w:space="0" w:color="auto"/>
        <w:bottom w:val="none" w:sz="0" w:space="0" w:color="auto"/>
        <w:right w:val="none" w:sz="0" w:space="0" w:color="auto"/>
      </w:divBdr>
    </w:div>
    <w:div w:id="1670525540">
      <w:marLeft w:val="640"/>
      <w:marRight w:val="0"/>
      <w:marTop w:val="0"/>
      <w:marBottom w:val="0"/>
      <w:divBdr>
        <w:top w:val="none" w:sz="0" w:space="0" w:color="auto"/>
        <w:left w:val="none" w:sz="0" w:space="0" w:color="auto"/>
        <w:bottom w:val="none" w:sz="0" w:space="0" w:color="auto"/>
        <w:right w:val="none" w:sz="0" w:space="0" w:color="auto"/>
      </w:divBdr>
    </w:div>
    <w:div w:id="1670668130">
      <w:marLeft w:val="640"/>
      <w:marRight w:val="0"/>
      <w:marTop w:val="0"/>
      <w:marBottom w:val="0"/>
      <w:divBdr>
        <w:top w:val="none" w:sz="0" w:space="0" w:color="auto"/>
        <w:left w:val="none" w:sz="0" w:space="0" w:color="auto"/>
        <w:bottom w:val="none" w:sz="0" w:space="0" w:color="auto"/>
        <w:right w:val="none" w:sz="0" w:space="0" w:color="auto"/>
      </w:divBdr>
    </w:div>
    <w:div w:id="1670712161">
      <w:marLeft w:val="640"/>
      <w:marRight w:val="0"/>
      <w:marTop w:val="0"/>
      <w:marBottom w:val="0"/>
      <w:divBdr>
        <w:top w:val="none" w:sz="0" w:space="0" w:color="auto"/>
        <w:left w:val="none" w:sz="0" w:space="0" w:color="auto"/>
        <w:bottom w:val="none" w:sz="0" w:space="0" w:color="auto"/>
        <w:right w:val="none" w:sz="0" w:space="0" w:color="auto"/>
      </w:divBdr>
    </w:div>
    <w:div w:id="1670715462">
      <w:marLeft w:val="640"/>
      <w:marRight w:val="0"/>
      <w:marTop w:val="0"/>
      <w:marBottom w:val="0"/>
      <w:divBdr>
        <w:top w:val="none" w:sz="0" w:space="0" w:color="auto"/>
        <w:left w:val="none" w:sz="0" w:space="0" w:color="auto"/>
        <w:bottom w:val="none" w:sz="0" w:space="0" w:color="auto"/>
        <w:right w:val="none" w:sz="0" w:space="0" w:color="auto"/>
      </w:divBdr>
    </w:div>
    <w:div w:id="1670794164">
      <w:marLeft w:val="640"/>
      <w:marRight w:val="0"/>
      <w:marTop w:val="0"/>
      <w:marBottom w:val="0"/>
      <w:divBdr>
        <w:top w:val="none" w:sz="0" w:space="0" w:color="auto"/>
        <w:left w:val="none" w:sz="0" w:space="0" w:color="auto"/>
        <w:bottom w:val="none" w:sz="0" w:space="0" w:color="auto"/>
        <w:right w:val="none" w:sz="0" w:space="0" w:color="auto"/>
      </w:divBdr>
    </w:div>
    <w:div w:id="1670867947">
      <w:marLeft w:val="640"/>
      <w:marRight w:val="0"/>
      <w:marTop w:val="0"/>
      <w:marBottom w:val="0"/>
      <w:divBdr>
        <w:top w:val="none" w:sz="0" w:space="0" w:color="auto"/>
        <w:left w:val="none" w:sz="0" w:space="0" w:color="auto"/>
        <w:bottom w:val="none" w:sz="0" w:space="0" w:color="auto"/>
        <w:right w:val="none" w:sz="0" w:space="0" w:color="auto"/>
      </w:divBdr>
    </w:div>
    <w:div w:id="1670869168">
      <w:marLeft w:val="640"/>
      <w:marRight w:val="0"/>
      <w:marTop w:val="0"/>
      <w:marBottom w:val="0"/>
      <w:divBdr>
        <w:top w:val="none" w:sz="0" w:space="0" w:color="auto"/>
        <w:left w:val="none" w:sz="0" w:space="0" w:color="auto"/>
        <w:bottom w:val="none" w:sz="0" w:space="0" w:color="auto"/>
        <w:right w:val="none" w:sz="0" w:space="0" w:color="auto"/>
      </w:divBdr>
    </w:div>
    <w:div w:id="1670908052">
      <w:bodyDiv w:val="1"/>
      <w:marLeft w:val="0"/>
      <w:marRight w:val="0"/>
      <w:marTop w:val="0"/>
      <w:marBottom w:val="0"/>
      <w:divBdr>
        <w:top w:val="none" w:sz="0" w:space="0" w:color="auto"/>
        <w:left w:val="none" w:sz="0" w:space="0" w:color="auto"/>
        <w:bottom w:val="none" w:sz="0" w:space="0" w:color="auto"/>
        <w:right w:val="none" w:sz="0" w:space="0" w:color="auto"/>
      </w:divBdr>
    </w:div>
    <w:div w:id="1671256713">
      <w:marLeft w:val="640"/>
      <w:marRight w:val="0"/>
      <w:marTop w:val="0"/>
      <w:marBottom w:val="0"/>
      <w:divBdr>
        <w:top w:val="none" w:sz="0" w:space="0" w:color="auto"/>
        <w:left w:val="none" w:sz="0" w:space="0" w:color="auto"/>
        <w:bottom w:val="none" w:sz="0" w:space="0" w:color="auto"/>
        <w:right w:val="none" w:sz="0" w:space="0" w:color="auto"/>
      </w:divBdr>
    </w:div>
    <w:div w:id="1671447233">
      <w:marLeft w:val="640"/>
      <w:marRight w:val="0"/>
      <w:marTop w:val="0"/>
      <w:marBottom w:val="0"/>
      <w:divBdr>
        <w:top w:val="none" w:sz="0" w:space="0" w:color="auto"/>
        <w:left w:val="none" w:sz="0" w:space="0" w:color="auto"/>
        <w:bottom w:val="none" w:sz="0" w:space="0" w:color="auto"/>
        <w:right w:val="none" w:sz="0" w:space="0" w:color="auto"/>
      </w:divBdr>
    </w:div>
    <w:div w:id="1671521201">
      <w:marLeft w:val="640"/>
      <w:marRight w:val="0"/>
      <w:marTop w:val="0"/>
      <w:marBottom w:val="0"/>
      <w:divBdr>
        <w:top w:val="none" w:sz="0" w:space="0" w:color="auto"/>
        <w:left w:val="none" w:sz="0" w:space="0" w:color="auto"/>
        <w:bottom w:val="none" w:sz="0" w:space="0" w:color="auto"/>
        <w:right w:val="none" w:sz="0" w:space="0" w:color="auto"/>
      </w:divBdr>
    </w:div>
    <w:div w:id="1671592078">
      <w:marLeft w:val="640"/>
      <w:marRight w:val="0"/>
      <w:marTop w:val="0"/>
      <w:marBottom w:val="0"/>
      <w:divBdr>
        <w:top w:val="none" w:sz="0" w:space="0" w:color="auto"/>
        <w:left w:val="none" w:sz="0" w:space="0" w:color="auto"/>
        <w:bottom w:val="none" w:sz="0" w:space="0" w:color="auto"/>
        <w:right w:val="none" w:sz="0" w:space="0" w:color="auto"/>
      </w:divBdr>
    </w:div>
    <w:div w:id="1671712193">
      <w:marLeft w:val="640"/>
      <w:marRight w:val="0"/>
      <w:marTop w:val="0"/>
      <w:marBottom w:val="0"/>
      <w:divBdr>
        <w:top w:val="none" w:sz="0" w:space="0" w:color="auto"/>
        <w:left w:val="none" w:sz="0" w:space="0" w:color="auto"/>
        <w:bottom w:val="none" w:sz="0" w:space="0" w:color="auto"/>
        <w:right w:val="none" w:sz="0" w:space="0" w:color="auto"/>
      </w:divBdr>
    </w:div>
    <w:div w:id="1671758655">
      <w:marLeft w:val="640"/>
      <w:marRight w:val="0"/>
      <w:marTop w:val="0"/>
      <w:marBottom w:val="0"/>
      <w:divBdr>
        <w:top w:val="none" w:sz="0" w:space="0" w:color="auto"/>
        <w:left w:val="none" w:sz="0" w:space="0" w:color="auto"/>
        <w:bottom w:val="none" w:sz="0" w:space="0" w:color="auto"/>
        <w:right w:val="none" w:sz="0" w:space="0" w:color="auto"/>
      </w:divBdr>
    </w:div>
    <w:div w:id="1671785768">
      <w:marLeft w:val="640"/>
      <w:marRight w:val="0"/>
      <w:marTop w:val="0"/>
      <w:marBottom w:val="0"/>
      <w:divBdr>
        <w:top w:val="none" w:sz="0" w:space="0" w:color="auto"/>
        <w:left w:val="none" w:sz="0" w:space="0" w:color="auto"/>
        <w:bottom w:val="none" w:sz="0" w:space="0" w:color="auto"/>
        <w:right w:val="none" w:sz="0" w:space="0" w:color="auto"/>
      </w:divBdr>
    </w:div>
    <w:div w:id="1671789510">
      <w:marLeft w:val="640"/>
      <w:marRight w:val="0"/>
      <w:marTop w:val="0"/>
      <w:marBottom w:val="0"/>
      <w:divBdr>
        <w:top w:val="none" w:sz="0" w:space="0" w:color="auto"/>
        <w:left w:val="none" w:sz="0" w:space="0" w:color="auto"/>
        <w:bottom w:val="none" w:sz="0" w:space="0" w:color="auto"/>
        <w:right w:val="none" w:sz="0" w:space="0" w:color="auto"/>
      </w:divBdr>
    </w:div>
    <w:div w:id="1671981349">
      <w:marLeft w:val="640"/>
      <w:marRight w:val="0"/>
      <w:marTop w:val="0"/>
      <w:marBottom w:val="0"/>
      <w:divBdr>
        <w:top w:val="none" w:sz="0" w:space="0" w:color="auto"/>
        <w:left w:val="none" w:sz="0" w:space="0" w:color="auto"/>
        <w:bottom w:val="none" w:sz="0" w:space="0" w:color="auto"/>
        <w:right w:val="none" w:sz="0" w:space="0" w:color="auto"/>
      </w:divBdr>
    </w:div>
    <w:div w:id="1671986842">
      <w:marLeft w:val="640"/>
      <w:marRight w:val="0"/>
      <w:marTop w:val="0"/>
      <w:marBottom w:val="0"/>
      <w:divBdr>
        <w:top w:val="none" w:sz="0" w:space="0" w:color="auto"/>
        <w:left w:val="none" w:sz="0" w:space="0" w:color="auto"/>
        <w:bottom w:val="none" w:sz="0" w:space="0" w:color="auto"/>
        <w:right w:val="none" w:sz="0" w:space="0" w:color="auto"/>
      </w:divBdr>
    </w:div>
    <w:div w:id="1672026766">
      <w:marLeft w:val="640"/>
      <w:marRight w:val="0"/>
      <w:marTop w:val="0"/>
      <w:marBottom w:val="0"/>
      <w:divBdr>
        <w:top w:val="none" w:sz="0" w:space="0" w:color="auto"/>
        <w:left w:val="none" w:sz="0" w:space="0" w:color="auto"/>
        <w:bottom w:val="none" w:sz="0" w:space="0" w:color="auto"/>
        <w:right w:val="none" w:sz="0" w:space="0" w:color="auto"/>
      </w:divBdr>
    </w:div>
    <w:div w:id="1672028278">
      <w:marLeft w:val="640"/>
      <w:marRight w:val="0"/>
      <w:marTop w:val="0"/>
      <w:marBottom w:val="0"/>
      <w:divBdr>
        <w:top w:val="none" w:sz="0" w:space="0" w:color="auto"/>
        <w:left w:val="none" w:sz="0" w:space="0" w:color="auto"/>
        <w:bottom w:val="none" w:sz="0" w:space="0" w:color="auto"/>
        <w:right w:val="none" w:sz="0" w:space="0" w:color="auto"/>
      </w:divBdr>
    </w:div>
    <w:div w:id="1672030097">
      <w:marLeft w:val="640"/>
      <w:marRight w:val="0"/>
      <w:marTop w:val="0"/>
      <w:marBottom w:val="0"/>
      <w:divBdr>
        <w:top w:val="none" w:sz="0" w:space="0" w:color="auto"/>
        <w:left w:val="none" w:sz="0" w:space="0" w:color="auto"/>
        <w:bottom w:val="none" w:sz="0" w:space="0" w:color="auto"/>
        <w:right w:val="none" w:sz="0" w:space="0" w:color="auto"/>
      </w:divBdr>
    </w:div>
    <w:div w:id="1672175659">
      <w:marLeft w:val="640"/>
      <w:marRight w:val="0"/>
      <w:marTop w:val="0"/>
      <w:marBottom w:val="0"/>
      <w:divBdr>
        <w:top w:val="none" w:sz="0" w:space="0" w:color="auto"/>
        <w:left w:val="none" w:sz="0" w:space="0" w:color="auto"/>
        <w:bottom w:val="none" w:sz="0" w:space="0" w:color="auto"/>
        <w:right w:val="none" w:sz="0" w:space="0" w:color="auto"/>
      </w:divBdr>
    </w:div>
    <w:div w:id="1672223370">
      <w:marLeft w:val="640"/>
      <w:marRight w:val="0"/>
      <w:marTop w:val="0"/>
      <w:marBottom w:val="0"/>
      <w:divBdr>
        <w:top w:val="none" w:sz="0" w:space="0" w:color="auto"/>
        <w:left w:val="none" w:sz="0" w:space="0" w:color="auto"/>
        <w:bottom w:val="none" w:sz="0" w:space="0" w:color="auto"/>
        <w:right w:val="none" w:sz="0" w:space="0" w:color="auto"/>
      </w:divBdr>
    </w:div>
    <w:div w:id="1672247439">
      <w:marLeft w:val="640"/>
      <w:marRight w:val="0"/>
      <w:marTop w:val="0"/>
      <w:marBottom w:val="0"/>
      <w:divBdr>
        <w:top w:val="none" w:sz="0" w:space="0" w:color="auto"/>
        <w:left w:val="none" w:sz="0" w:space="0" w:color="auto"/>
        <w:bottom w:val="none" w:sz="0" w:space="0" w:color="auto"/>
        <w:right w:val="none" w:sz="0" w:space="0" w:color="auto"/>
      </w:divBdr>
    </w:div>
    <w:div w:id="1672370071">
      <w:marLeft w:val="640"/>
      <w:marRight w:val="0"/>
      <w:marTop w:val="0"/>
      <w:marBottom w:val="0"/>
      <w:divBdr>
        <w:top w:val="none" w:sz="0" w:space="0" w:color="auto"/>
        <w:left w:val="none" w:sz="0" w:space="0" w:color="auto"/>
        <w:bottom w:val="none" w:sz="0" w:space="0" w:color="auto"/>
        <w:right w:val="none" w:sz="0" w:space="0" w:color="auto"/>
      </w:divBdr>
    </w:div>
    <w:div w:id="1672374208">
      <w:marLeft w:val="640"/>
      <w:marRight w:val="0"/>
      <w:marTop w:val="0"/>
      <w:marBottom w:val="0"/>
      <w:divBdr>
        <w:top w:val="none" w:sz="0" w:space="0" w:color="auto"/>
        <w:left w:val="none" w:sz="0" w:space="0" w:color="auto"/>
        <w:bottom w:val="none" w:sz="0" w:space="0" w:color="auto"/>
        <w:right w:val="none" w:sz="0" w:space="0" w:color="auto"/>
      </w:divBdr>
    </w:div>
    <w:div w:id="1672414213">
      <w:marLeft w:val="640"/>
      <w:marRight w:val="0"/>
      <w:marTop w:val="0"/>
      <w:marBottom w:val="0"/>
      <w:divBdr>
        <w:top w:val="none" w:sz="0" w:space="0" w:color="auto"/>
        <w:left w:val="none" w:sz="0" w:space="0" w:color="auto"/>
        <w:bottom w:val="none" w:sz="0" w:space="0" w:color="auto"/>
        <w:right w:val="none" w:sz="0" w:space="0" w:color="auto"/>
      </w:divBdr>
    </w:div>
    <w:div w:id="1672444294">
      <w:marLeft w:val="640"/>
      <w:marRight w:val="0"/>
      <w:marTop w:val="0"/>
      <w:marBottom w:val="0"/>
      <w:divBdr>
        <w:top w:val="none" w:sz="0" w:space="0" w:color="auto"/>
        <w:left w:val="none" w:sz="0" w:space="0" w:color="auto"/>
        <w:bottom w:val="none" w:sz="0" w:space="0" w:color="auto"/>
        <w:right w:val="none" w:sz="0" w:space="0" w:color="auto"/>
      </w:divBdr>
    </w:div>
    <w:div w:id="1672491107">
      <w:marLeft w:val="640"/>
      <w:marRight w:val="0"/>
      <w:marTop w:val="0"/>
      <w:marBottom w:val="0"/>
      <w:divBdr>
        <w:top w:val="none" w:sz="0" w:space="0" w:color="auto"/>
        <w:left w:val="none" w:sz="0" w:space="0" w:color="auto"/>
        <w:bottom w:val="none" w:sz="0" w:space="0" w:color="auto"/>
        <w:right w:val="none" w:sz="0" w:space="0" w:color="auto"/>
      </w:divBdr>
    </w:div>
    <w:div w:id="1672492536">
      <w:marLeft w:val="640"/>
      <w:marRight w:val="0"/>
      <w:marTop w:val="0"/>
      <w:marBottom w:val="0"/>
      <w:divBdr>
        <w:top w:val="none" w:sz="0" w:space="0" w:color="auto"/>
        <w:left w:val="none" w:sz="0" w:space="0" w:color="auto"/>
        <w:bottom w:val="none" w:sz="0" w:space="0" w:color="auto"/>
        <w:right w:val="none" w:sz="0" w:space="0" w:color="auto"/>
      </w:divBdr>
    </w:div>
    <w:div w:id="1672564510">
      <w:marLeft w:val="640"/>
      <w:marRight w:val="0"/>
      <w:marTop w:val="0"/>
      <w:marBottom w:val="0"/>
      <w:divBdr>
        <w:top w:val="none" w:sz="0" w:space="0" w:color="auto"/>
        <w:left w:val="none" w:sz="0" w:space="0" w:color="auto"/>
        <w:bottom w:val="none" w:sz="0" w:space="0" w:color="auto"/>
        <w:right w:val="none" w:sz="0" w:space="0" w:color="auto"/>
      </w:divBdr>
    </w:div>
    <w:div w:id="1673100819">
      <w:marLeft w:val="640"/>
      <w:marRight w:val="0"/>
      <w:marTop w:val="0"/>
      <w:marBottom w:val="0"/>
      <w:divBdr>
        <w:top w:val="none" w:sz="0" w:space="0" w:color="auto"/>
        <w:left w:val="none" w:sz="0" w:space="0" w:color="auto"/>
        <w:bottom w:val="none" w:sz="0" w:space="0" w:color="auto"/>
        <w:right w:val="none" w:sz="0" w:space="0" w:color="auto"/>
      </w:divBdr>
    </w:div>
    <w:div w:id="1673100971">
      <w:marLeft w:val="640"/>
      <w:marRight w:val="0"/>
      <w:marTop w:val="0"/>
      <w:marBottom w:val="0"/>
      <w:divBdr>
        <w:top w:val="none" w:sz="0" w:space="0" w:color="auto"/>
        <w:left w:val="none" w:sz="0" w:space="0" w:color="auto"/>
        <w:bottom w:val="none" w:sz="0" w:space="0" w:color="auto"/>
        <w:right w:val="none" w:sz="0" w:space="0" w:color="auto"/>
      </w:divBdr>
    </w:div>
    <w:div w:id="1673142121">
      <w:marLeft w:val="640"/>
      <w:marRight w:val="0"/>
      <w:marTop w:val="0"/>
      <w:marBottom w:val="0"/>
      <w:divBdr>
        <w:top w:val="none" w:sz="0" w:space="0" w:color="auto"/>
        <w:left w:val="none" w:sz="0" w:space="0" w:color="auto"/>
        <w:bottom w:val="none" w:sz="0" w:space="0" w:color="auto"/>
        <w:right w:val="none" w:sz="0" w:space="0" w:color="auto"/>
      </w:divBdr>
    </w:div>
    <w:div w:id="1673216141">
      <w:marLeft w:val="640"/>
      <w:marRight w:val="0"/>
      <w:marTop w:val="0"/>
      <w:marBottom w:val="0"/>
      <w:divBdr>
        <w:top w:val="none" w:sz="0" w:space="0" w:color="auto"/>
        <w:left w:val="none" w:sz="0" w:space="0" w:color="auto"/>
        <w:bottom w:val="none" w:sz="0" w:space="0" w:color="auto"/>
        <w:right w:val="none" w:sz="0" w:space="0" w:color="auto"/>
      </w:divBdr>
    </w:div>
    <w:div w:id="1673293450">
      <w:marLeft w:val="640"/>
      <w:marRight w:val="0"/>
      <w:marTop w:val="0"/>
      <w:marBottom w:val="0"/>
      <w:divBdr>
        <w:top w:val="none" w:sz="0" w:space="0" w:color="auto"/>
        <w:left w:val="none" w:sz="0" w:space="0" w:color="auto"/>
        <w:bottom w:val="none" w:sz="0" w:space="0" w:color="auto"/>
        <w:right w:val="none" w:sz="0" w:space="0" w:color="auto"/>
      </w:divBdr>
    </w:div>
    <w:div w:id="1673410831">
      <w:marLeft w:val="640"/>
      <w:marRight w:val="0"/>
      <w:marTop w:val="0"/>
      <w:marBottom w:val="0"/>
      <w:divBdr>
        <w:top w:val="none" w:sz="0" w:space="0" w:color="auto"/>
        <w:left w:val="none" w:sz="0" w:space="0" w:color="auto"/>
        <w:bottom w:val="none" w:sz="0" w:space="0" w:color="auto"/>
        <w:right w:val="none" w:sz="0" w:space="0" w:color="auto"/>
      </w:divBdr>
    </w:div>
    <w:div w:id="1673529365">
      <w:marLeft w:val="640"/>
      <w:marRight w:val="0"/>
      <w:marTop w:val="0"/>
      <w:marBottom w:val="0"/>
      <w:divBdr>
        <w:top w:val="none" w:sz="0" w:space="0" w:color="auto"/>
        <w:left w:val="none" w:sz="0" w:space="0" w:color="auto"/>
        <w:bottom w:val="none" w:sz="0" w:space="0" w:color="auto"/>
        <w:right w:val="none" w:sz="0" w:space="0" w:color="auto"/>
      </w:divBdr>
    </w:div>
    <w:div w:id="1673533795">
      <w:marLeft w:val="640"/>
      <w:marRight w:val="0"/>
      <w:marTop w:val="0"/>
      <w:marBottom w:val="0"/>
      <w:divBdr>
        <w:top w:val="none" w:sz="0" w:space="0" w:color="auto"/>
        <w:left w:val="none" w:sz="0" w:space="0" w:color="auto"/>
        <w:bottom w:val="none" w:sz="0" w:space="0" w:color="auto"/>
        <w:right w:val="none" w:sz="0" w:space="0" w:color="auto"/>
      </w:divBdr>
    </w:div>
    <w:div w:id="1673678359">
      <w:marLeft w:val="640"/>
      <w:marRight w:val="0"/>
      <w:marTop w:val="0"/>
      <w:marBottom w:val="0"/>
      <w:divBdr>
        <w:top w:val="none" w:sz="0" w:space="0" w:color="auto"/>
        <w:left w:val="none" w:sz="0" w:space="0" w:color="auto"/>
        <w:bottom w:val="none" w:sz="0" w:space="0" w:color="auto"/>
        <w:right w:val="none" w:sz="0" w:space="0" w:color="auto"/>
      </w:divBdr>
    </w:div>
    <w:div w:id="1673684872">
      <w:marLeft w:val="640"/>
      <w:marRight w:val="0"/>
      <w:marTop w:val="0"/>
      <w:marBottom w:val="0"/>
      <w:divBdr>
        <w:top w:val="none" w:sz="0" w:space="0" w:color="auto"/>
        <w:left w:val="none" w:sz="0" w:space="0" w:color="auto"/>
        <w:bottom w:val="none" w:sz="0" w:space="0" w:color="auto"/>
        <w:right w:val="none" w:sz="0" w:space="0" w:color="auto"/>
      </w:divBdr>
    </w:div>
    <w:div w:id="1673797542">
      <w:marLeft w:val="640"/>
      <w:marRight w:val="0"/>
      <w:marTop w:val="0"/>
      <w:marBottom w:val="0"/>
      <w:divBdr>
        <w:top w:val="none" w:sz="0" w:space="0" w:color="auto"/>
        <w:left w:val="none" w:sz="0" w:space="0" w:color="auto"/>
        <w:bottom w:val="none" w:sz="0" w:space="0" w:color="auto"/>
        <w:right w:val="none" w:sz="0" w:space="0" w:color="auto"/>
      </w:divBdr>
    </w:div>
    <w:div w:id="1673800633">
      <w:marLeft w:val="640"/>
      <w:marRight w:val="0"/>
      <w:marTop w:val="0"/>
      <w:marBottom w:val="0"/>
      <w:divBdr>
        <w:top w:val="none" w:sz="0" w:space="0" w:color="auto"/>
        <w:left w:val="none" w:sz="0" w:space="0" w:color="auto"/>
        <w:bottom w:val="none" w:sz="0" w:space="0" w:color="auto"/>
        <w:right w:val="none" w:sz="0" w:space="0" w:color="auto"/>
      </w:divBdr>
    </w:div>
    <w:div w:id="1673920932">
      <w:marLeft w:val="640"/>
      <w:marRight w:val="0"/>
      <w:marTop w:val="0"/>
      <w:marBottom w:val="0"/>
      <w:divBdr>
        <w:top w:val="none" w:sz="0" w:space="0" w:color="auto"/>
        <w:left w:val="none" w:sz="0" w:space="0" w:color="auto"/>
        <w:bottom w:val="none" w:sz="0" w:space="0" w:color="auto"/>
        <w:right w:val="none" w:sz="0" w:space="0" w:color="auto"/>
      </w:divBdr>
    </w:div>
    <w:div w:id="1674065625">
      <w:marLeft w:val="640"/>
      <w:marRight w:val="0"/>
      <w:marTop w:val="0"/>
      <w:marBottom w:val="0"/>
      <w:divBdr>
        <w:top w:val="none" w:sz="0" w:space="0" w:color="auto"/>
        <w:left w:val="none" w:sz="0" w:space="0" w:color="auto"/>
        <w:bottom w:val="none" w:sz="0" w:space="0" w:color="auto"/>
        <w:right w:val="none" w:sz="0" w:space="0" w:color="auto"/>
      </w:divBdr>
    </w:div>
    <w:div w:id="1674213414">
      <w:marLeft w:val="640"/>
      <w:marRight w:val="0"/>
      <w:marTop w:val="0"/>
      <w:marBottom w:val="0"/>
      <w:divBdr>
        <w:top w:val="none" w:sz="0" w:space="0" w:color="auto"/>
        <w:left w:val="none" w:sz="0" w:space="0" w:color="auto"/>
        <w:bottom w:val="none" w:sz="0" w:space="0" w:color="auto"/>
        <w:right w:val="none" w:sz="0" w:space="0" w:color="auto"/>
      </w:divBdr>
    </w:div>
    <w:div w:id="1674259968">
      <w:marLeft w:val="640"/>
      <w:marRight w:val="0"/>
      <w:marTop w:val="0"/>
      <w:marBottom w:val="0"/>
      <w:divBdr>
        <w:top w:val="none" w:sz="0" w:space="0" w:color="auto"/>
        <w:left w:val="none" w:sz="0" w:space="0" w:color="auto"/>
        <w:bottom w:val="none" w:sz="0" w:space="0" w:color="auto"/>
        <w:right w:val="none" w:sz="0" w:space="0" w:color="auto"/>
      </w:divBdr>
    </w:div>
    <w:div w:id="1674263719">
      <w:marLeft w:val="640"/>
      <w:marRight w:val="0"/>
      <w:marTop w:val="0"/>
      <w:marBottom w:val="0"/>
      <w:divBdr>
        <w:top w:val="none" w:sz="0" w:space="0" w:color="auto"/>
        <w:left w:val="none" w:sz="0" w:space="0" w:color="auto"/>
        <w:bottom w:val="none" w:sz="0" w:space="0" w:color="auto"/>
        <w:right w:val="none" w:sz="0" w:space="0" w:color="auto"/>
      </w:divBdr>
    </w:div>
    <w:div w:id="1674407916">
      <w:marLeft w:val="640"/>
      <w:marRight w:val="0"/>
      <w:marTop w:val="0"/>
      <w:marBottom w:val="0"/>
      <w:divBdr>
        <w:top w:val="none" w:sz="0" w:space="0" w:color="auto"/>
        <w:left w:val="none" w:sz="0" w:space="0" w:color="auto"/>
        <w:bottom w:val="none" w:sz="0" w:space="0" w:color="auto"/>
        <w:right w:val="none" w:sz="0" w:space="0" w:color="auto"/>
      </w:divBdr>
    </w:div>
    <w:div w:id="1674410242">
      <w:marLeft w:val="640"/>
      <w:marRight w:val="0"/>
      <w:marTop w:val="0"/>
      <w:marBottom w:val="0"/>
      <w:divBdr>
        <w:top w:val="none" w:sz="0" w:space="0" w:color="auto"/>
        <w:left w:val="none" w:sz="0" w:space="0" w:color="auto"/>
        <w:bottom w:val="none" w:sz="0" w:space="0" w:color="auto"/>
        <w:right w:val="none" w:sz="0" w:space="0" w:color="auto"/>
      </w:divBdr>
    </w:div>
    <w:div w:id="1674410911">
      <w:marLeft w:val="640"/>
      <w:marRight w:val="0"/>
      <w:marTop w:val="0"/>
      <w:marBottom w:val="0"/>
      <w:divBdr>
        <w:top w:val="none" w:sz="0" w:space="0" w:color="auto"/>
        <w:left w:val="none" w:sz="0" w:space="0" w:color="auto"/>
        <w:bottom w:val="none" w:sz="0" w:space="0" w:color="auto"/>
        <w:right w:val="none" w:sz="0" w:space="0" w:color="auto"/>
      </w:divBdr>
    </w:div>
    <w:div w:id="1674451127">
      <w:marLeft w:val="640"/>
      <w:marRight w:val="0"/>
      <w:marTop w:val="0"/>
      <w:marBottom w:val="0"/>
      <w:divBdr>
        <w:top w:val="none" w:sz="0" w:space="0" w:color="auto"/>
        <w:left w:val="none" w:sz="0" w:space="0" w:color="auto"/>
        <w:bottom w:val="none" w:sz="0" w:space="0" w:color="auto"/>
        <w:right w:val="none" w:sz="0" w:space="0" w:color="auto"/>
      </w:divBdr>
    </w:div>
    <w:div w:id="1674453034">
      <w:marLeft w:val="640"/>
      <w:marRight w:val="0"/>
      <w:marTop w:val="0"/>
      <w:marBottom w:val="0"/>
      <w:divBdr>
        <w:top w:val="none" w:sz="0" w:space="0" w:color="auto"/>
        <w:left w:val="none" w:sz="0" w:space="0" w:color="auto"/>
        <w:bottom w:val="none" w:sz="0" w:space="0" w:color="auto"/>
        <w:right w:val="none" w:sz="0" w:space="0" w:color="auto"/>
      </w:divBdr>
    </w:div>
    <w:div w:id="1674455207">
      <w:marLeft w:val="640"/>
      <w:marRight w:val="0"/>
      <w:marTop w:val="0"/>
      <w:marBottom w:val="0"/>
      <w:divBdr>
        <w:top w:val="none" w:sz="0" w:space="0" w:color="auto"/>
        <w:left w:val="none" w:sz="0" w:space="0" w:color="auto"/>
        <w:bottom w:val="none" w:sz="0" w:space="0" w:color="auto"/>
        <w:right w:val="none" w:sz="0" w:space="0" w:color="auto"/>
      </w:divBdr>
    </w:div>
    <w:div w:id="1674524802">
      <w:marLeft w:val="640"/>
      <w:marRight w:val="0"/>
      <w:marTop w:val="0"/>
      <w:marBottom w:val="0"/>
      <w:divBdr>
        <w:top w:val="none" w:sz="0" w:space="0" w:color="auto"/>
        <w:left w:val="none" w:sz="0" w:space="0" w:color="auto"/>
        <w:bottom w:val="none" w:sz="0" w:space="0" w:color="auto"/>
        <w:right w:val="none" w:sz="0" w:space="0" w:color="auto"/>
      </w:divBdr>
    </w:div>
    <w:div w:id="1674527763">
      <w:marLeft w:val="640"/>
      <w:marRight w:val="0"/>
      <w:marTop w:val="0"/>
      <w:marBottom w:val="0"/>
      <w:divBdr>
        <w:top w:val="none" w:sz="0" w:space="0" w:color="auto"/>
        <w:left w:val="none" w:sz="0" w:space="0" w:color="auto"/>
        <w:bottom w:val="none" w:sz="0" w:space="0" w:color="auto"/>
        <w:right w:val="none" w:sz="0" w:space="0" w:color="auto"/>
      </w:divBdr>
    </w:div>
    <w:div w:id="1674529208">
      <w:marLeft w:val="640"/>
      <w:marRight w:val="0"/>
      <w:marTop w:val="0"/>
      <w:marBottom w:val="0"/>
      <w:divBdr>
        <w:top w:val="none" w:sz="0" w:space="0" w:color="auto"/>
        <w:left w:val="none" w:sz="0" w:space="0" w:color="auto"/>
        <w:bottom w:val="none" w:sz="0" w:space="0" w:color="auto"/>
        <w:right w:val="none" w:sz="0" w:space="0" w:color="auto"/>
      </w:divBdr>
    </w:div>
    <w:div w:id="1674530117">
      <w:marLeft w:val="640"/>
      <w:marRight w:val="0"/>
      <w:marTop w:val="0"/>
      <w:marBottom w:val="0"/>
      <w:divBdr>
        <w:top w:val="none" w:sz="0" w:space="0" w:color="auto"/>
        <w:left w:val="none" w:sz="0" w:space="0" w:color="auto"/>
        <w:bottom w:val="none" w:sz="0" w:space="0" w:color="auto"/>
        <w:right w:val="none" w:sz="0" w:space="0" w:color="auto"/>
      </w:divBdr>
    </w:div>
    <w:div w:id="1674576126">
      <w:marLeft w:val="640"/>
      <w:marRight w:val="0"/>
      <w:marTop w:val="0"/>
      <w:marBottom w:val="0"/>
      <w:divBdr>
        <w:top w:val="none" w:sz="0" w:space="0" w:color="auto"/>
        <w:left w:val="none" w:sz="0" w:space="0" w:color="auto"/>
        <w:bottom w:val="none" w:sz="0" w:space="0" w:color="auto"/>
        <w:right w:val="none" w:sz="0" w:space="0" w:color="auto"/>
      </w:divBdr>
    </w:div>
    <w:div w:id="1674602572">
      <w:marLeft w:val="640"/>
      <w:marRight w:val="0"/>
      <w:marTop w:val="0"/>
      <w:marBottom w:val="0"/>
      <w:divBdr>
        <w:top w:val="none" w:sz="0" w:space="0" w:color="auto"/>
        <w:left w:val="none" w:sz="0" w:space="0" w:color="auto"/>
        <w:bottom w:val="none" w:sz="0" w:space="0" w:color="auto"/>
        <w:right w:val="none" w:sz="0" w:space="0" w:color="auto"/>
      </w:divBdr>
    </w:div>
    <w:div w:id="1674647118">
      <w:marLeft w:val="640"/>
      <w:marRight w:val="0"/>
      <w:marTop w:val="0"/>
      <w:marBottom w:val="0"/>
      <w:divBdr>
        <w:top w:val="none" w:sz="0" w:space="0" w:color="auto"/>
        <w:left w:val="none" w:sz="0" w:space="0" w:color="auto"/>
        <w:bottom w:val="none" w:sz="0" w:space="0" w:color="auto"/>
        <w:right w:val="none" w:sz="0" w:space="0" w:color="auto"/>
      </w:divBdr>
    </w:div>
    <w:div w:id="1674721982">
      <w:marLeft w:val="640"/>
      <w:marRight w:val="0"/>
      <w:marTop w:val="0"/>
      <w:marBottom w:val="0"/>
      <w:divBdr>
        <w:top w:val="none" w:sz="0" w:space="0" w:color="auto"/>
        <w:left w:val="none" w:sz="0" w:space="0" w:color="auto"/>
        <w:bottom w:val="none" w:sz="0" w:space="0" w:color="auto"/>
        <w:right w:val="none" w:sz="0" w:space="0" w:color="auto"/>
      </w:divBdr>
    </w:div>
    <w:div w:id="1674795913">
      <w:marLeft w:val="640"/>
      <w:marRight w:val="0"/>
      <w:marTop w:val="0"/>
      <w:marBottom w:val="0"/>
      <w:divBdr>
        <w:top w:val="none" w:sz="0" w:space="0" w:color="auto"/>
        <w:left w:val="none" w:sz="0" w:space="0" w:color="auto"/>
        <w:bottom w:val="none" w:sz="0" w:space="0" w:color="auto"/>
        <w:right w:val="none" w:sz="0" w:space="0" w:color="auto"/>
      </w:divBdr>
    </w:div>
    <w:div w:id="1674799777">
      <w:marLeft w:val="640"/>
      <w:marRight w:val="0"/>
      <w:marTop w:val="0"/>
      <w:marBottom w:val="0"/>
      <w:divBdr>
        <w:top w:val="none" w:sz="0" w:space="0" w:color="auto"/>
        <w:left w:val="none" w:sz="0" w:space="0" w:color="auto"/>
        <w:bottom w:val="none" w:sz="0" w:space="0" w:color="auto"/>
        <w:right w:val="none" w:sz="0" w:space="0" w:color="auto"/>
      </w:divBdr>
    </w:div>
    <w:div w:id="1674844464">
      <w:marLeft w:val="640"/>
      <w:marRight w:val="0"/>
      <w:marTop w:val="0"/>
      <w:marBottom w:val="0"/>
      <w:divBdr>
        <w:top w:val="none" w:sz="0" w:space="0" w:color="auto"/>
        <w:left w:val="none" w:sz="0" w:space="0" w:color="auto"/>
        <w:bottom w:val="none" w:sz="0" w:space="0" w:color="auto"/>
        <w:right w:val="none" w:sz="0" w:space="0" w:color="auto"/>
      </w:divBdr>
    </w:div>
    <w:div w:id="1674986132">
      <w:marLeft w:val="640"/>
      <w:marRight w:val="0"/>
      <w:marTop w:val="0"/>
      <w:marBottom w:val="0"/>
      <w:divBdr>
        <w:top w:val="none" w:sz="0" w:space="0" w:color="auto"/>
        <w:left w:val="none" w:sz="0" w:space="0" w:color="auto"/>
        <w:bottom w:val="none" w:sz="0" w:space="0" w:color="auto"/>
        <w:right w:val="none" w:sz="0" w:space="0" w:color="auto"/>
      </w:divBdr>
    </w:div>
    <w:div w:id="1675104967">
      <w:marLeft w:val="640"/>
      <w:marRight w:val="0"/>
      <w:marTop w:val="0"/>
      <w:marBottom w:val="0"/>
      <w:divBdr>
        <w:top w:val="none" w:sz="0" w:space="0" w:color="auto"/>
        <w:left w:val="none" w:sz="0" w:space="0" w:color="auto"/>
        <w:bottom w:val="none" w:sz="0" w:space="0" w:color="auto"/>
        <w:right w:val="none" w:sz="0" w:space="0" w:color="auto"/>
      </w:divBdr>
    </w:div>
    <w:div w:id="1675109467">
      <w:marLeft w:val="640"/>
      <w:marRight w:val="0"/>
      <w:marTop w:val="0"/>
      <w:marBottom w:val="0"/>
      <w:divBdr>
        <w:top w:val="none" w:sz="0" w:space="0" w:color="auto"/>
        <w:left w:val="none" w:sz="0" w:space="0" w:color="auto"/>
        <w:bottom w:val="none" w:sz="0" w:space="0" w:color="auto"/>
        <w:right w:val="none" w:sz="0" w:space="0" w:color="auto"/>
      </w:divBdr>
    </w:div>
    <w:div w:id="1675179688">
      <w:marLeft w:val="640"/>
      <w:marRight w:val="0"/>
      <w:marTop w:val="0"/>
      <w:marBottom w:val="0"/>
      <w:divBdr>
        <w:top w:val="none" w:sz="0" w:space="0" w:color="auto"/>
        <w:left w:val="none" w:sz="0" w:space="0" w:color="auto"/>
        <w:bottom w:val="none" w:sz="0" w:space="0" w:color="auto"/>
        <w:right w:val="none" w:sz="0" w:space="0" w:color="auto"/>
      </w:divBdr>
    </w:div>
    <w:div w:id="1675259556">
      <w:marLeft w:val="640"/>
      <w:marRight w:val="0"/>
      <w:marTop w:val="0"/>
      <w:marBottom w:val="0"/>
      <w:divBdr>
        <w:top w:val="none" w:sz="0" w:space="0" w:color="auto"/>
        <w:left w:val="none" w:sz="0" w:space="0" w:color="auto"/>
        <w:bottom w:val="none" w:sz="0" w:space="0" w:color="auto"/>
        <w:right w:val="none" w:sz="0" w:space="0" w:color="auto"/>
      </w:divBdr>
    </w:div>
    <w:div w:id="1675301867">
      <w:marLeft w:val="640"/>
      <w:marRight w:val="0"/>
      <w:marTop w:val="0"/>
      <w:marBottom w:val="0"/>
      <w:divBdr>
        <w:top w:val="none" w:sz="0" w:space="0" w:color="auto"/>
        <w:left w:val="none" w:sz="0" w:space="0" w:color="auto"/>
        <w:bottom w:val="none" w:sz="0" w:space="0" w:color="auto"/>
        <w:right w:val="none" w:sz="0" w:space="0" w:color="auto"/>
      </w:divBdr>
    </w:div>
    <w:div w:id="1675381827">
      <w:marLeft w:val="640"/>
      <w:marRight w:val="0"/>
      <w:marTop w:val="0"/>
      <w:marBottom w:val="0"/>
      <w:divBdr>
        <w:top w:val="none" w:sz="0" w:space="0" w:color="auto"/>
        <w:left w:val="none" w:sz="0" w:space="0" w:color="auto"/>
        <w:bottom w:val="none" w:sz="0" w:space="0" w:color="auto"/>
        <w:right w:val="none" w:sz="0" w:space="0" w:color="auto"/>
      </w:divBdr>
    </w:div>
    <w:div w:id="1675455261">
      <w:marLeft w:val="640"/>
      <w:marRight w:val="0"/>
      <w:marTop w:val="0"/>
      <w:marBottom w:val="0"/>
      <w:divBdr>
        <w:top w:val="none" w:sz="0" w:space="0" w:color="auto"/>
        <w:left w:val="none" w:sz="0" w:space="0" w:color="auto"/>
        <w:bottom w:val="none" w:sz="0" w:space="0" w:color="auto"/>
        <w:right w:val="none" w:sz="0" w:space="0" w:color="auto"/>
      </w:divBdr>
    </w:div>
    <w:div w:id="1675456722">
      <w:marLeft w:val="640"/>
      <w:marRight w:val="0"/>
      <w:marTop w:val="0"/>
      <w:marBottom w:val="0"/>
      <w:divBdr>
        <w:top w:val="none" w:sz="0" w:space="0" w:color="auto"/>
        <w:left w:val="none" w:sz="0" w:space="0" w:color="auto"/>
        <w:bottom w:val="none" w:sz="0" w:space="0" w:color="auto"/>
        <w:right w:val="none" w:sz="0" w:space="0" w:color="auto"/>
      </w:divBdr>
    </w:div>
    <w:div w:id="1675646241">
      <w:marLeft w:val="640"/>
      <w:marRight w:val="0"/>
      <w:marTop w:val="0"/>
      <w:marBottom w:val="0"/>
      <w:divBdr>
        <w:top w:val="none" w:sz="0" w:space="0" w:color="auto"/>
        <w:left w:val="none" w:sz="0" w:space="0" w:color="auto"/>
        <w:bottom w:val="none" w:sz="0" w:space="0" w:color="auto"/>
        <w:right w:val="none" w:sz="0" w:space="0" w:color="auto"/>
      </w:divBdr>
    </w:div>
    <w:div w:id="1675690254">
      <w:marLeft w:val="640"/>
      <w:marRight w:val="0"/>
      <w:marTop w:val="0"/>
      <w:marBottom w:val="0"/>
      <w:divBdr>
        <w:top w:val="none" w:sz="0" w:space="0" w:color="auto"/>
        <w:left w:val="none" w:sz="0" w:space="0" w:color="auto"/>
        <w:bottom w:val="none" w:sz="0" w:space="0" w:color="auto"/>
        <w:right w:val="none" w:sz="0" w:space="0" w:color="auto"/>
      </w:divBdr>
    </w:div>
    <w:div w:id="1675719575">
      <w:marLeft w:val="640"/>
      <w:marRight w:val="0"/>
      <w:marTop w:val="0"/>
      <w:marBottom w:val="0"/>
      <w:divBdr>
        <w:top w:val="none" w:sz="0" w:space="0" w:color="auto"/>
        <w:left w:val="none" w:sz="0" w:space="0" w:color="auto"/>
        <w:bottom w:val="none" w:sz="0" w:space="0" w:color="auto"/>
        <w:right w:val="none" w:sz="0" w:space="0" w:color="auto"/>
      </w:divBdr>
    </w:div>
    <w:div w:id="1675763909">
      <w:marLeft w:val="640"/>
      <w:marRight w:val="0"/>
      <w:marTop w:val="0"/>
      <w:marBottom w:val="0"/>
      <w:divBdr>
        <w:top w:val="none" w:sz="0" w:space="0" w:color="auto"/>
        <w:left w:val="none" w:sz="0" w:space="0" w:color="auto"/>
        <w:bottom w:val="none" w:sz="0" w:space="0" w:color="auto"/>
        <w:right w:val="none" w:sz="0" w:space="0" w:color="auto"/>
      </w:divBdr>
    </w:div>
    <w:div w:id="1675764813">
      <w:marLeft w:val="640"/>
      <w:marRight w:val="0"/>
      <w:marTop w:val="0"/>
      <w:marBottom w:val="0"/>
      <w:divBdr>
        <w:top w:val="none" w:sz="0" w:space="0" w:color="auto"/>
        <w:left w:val="none" w:sz="0" w:space="0" w:color="auto"/>
        <w:bottom w:val="none" w:sz="0" w:space="0" w:color="auto"/>
        <w:right w:val="none" w:sz="0" w:space="0" w:color="auto"/>
      </w:divBdr>
    </w:div>
    <w:div w:id="1675838126">
      <w:marLeft w:val="640"/>
      <w:marRight w:val="0"/>
      <w:marTop w:val="0"/>
      <w:marBottom w:val="0"/>
      <w:divBdr>
        <w:top w:val="none" w:sz="0" w:space="0" w:color="auto"/>
        <w:left w:val="none" w:sz="0" w:space="0" w:color="auto"/>
        <w:bottom w:val="none" w:sz="0" w:space="0" w:color="auto"/>
        <w:right w:val="none" w:sz="0" w:space="0" w:color="auto"/>
      </w:divBdr>
    </w:div>
    <w:div w:id="1675843757">
      <w:marLeft w:val="640"/>
      <w:marRight w:val="0"/>
      <w:marTop w:val="0"/>
      <w:marBottom w:val="0"/>
      <w:divBdr>
        <w:top w:val="none" w:sz="0" w:space="0" w:color="auto"/>
        <w:left w:val="none" w:sz="0" w:space="0" w:color="auto"/>
        <w:bottom w:val="none" w:sz="0" w:space="0" w:color="auto"/>
        <w:right w:val="none" w:sz="0" w:space="0" w:color="auto"/>
      </w:divBdr>
    </w:div>
    <w:div w:id="1675914458">
      <w:marLeft w:val="640"/>
      <w:marRight w:val="0"/>
      <w:marTop w:val="0"/>
      <w:marBottom w:val="0"/>
      <w:divBdr>
        <w:top w:val="none" w:sz="0" w:space="0" w:color="auto"/>
        <w:left w:val="none" w:sz="0" w:space="0" w:color="auto"/>
        <w:bottom w:val="none" w:sz="0" w:space="0" w:color="auto"/>
        <w:right w:val="none" w:sz="0" w:space="0" w:color="auto"/>
      </w:divBdr>
    </w:div>
    <w:div w:id="1676036244">
      <w:marLeft w:val="640"/>
      <w:marRight w:val="0"/>
      <w:marTop w:val="0"/>
      <w:marBottom w:val="0"/>
      <w:divBdr>
        <w:top w:val="none" w:sz="0" w:space="0" w:color="auto"/>
        <w:left w:val="none" w:sz="0" w:space="0" w:color="auto"/>
        <w:bottom w:val="none" w:sz="0" w:space="0" w:color="auto"/>
        <w:right w:val="none" w:sz="0" w:space="0" w:color="auto"/>
      </w:divBdr>
    </w:div>
    <w:div w:id="1676104198">
      <w:marLeft w:val="640"/>
      <w:marRight w:val="0"/>
      <w:marTop w:val="0"/>
      <w:marBottom w:val="0"/>
      <w:divBdr>
        <w:top w:val="none" w:sz="0" w:space="0" w:color="auto"/>
        <w:left w:val="none" w:sz="0" w:space="0" w:color="auto"/>
        <w:bottom w:val="none" w:sz="0" w:space="0" w:color="auto"/>
        <w:right w:val="none" w:sz="0" w:space="0" w:color="auto"/>
      </w:divBdr>
    </w:div>
    <w:div w:id="1676178687">
      <w:marLeft w:val="640"/>
      <w:marRight w:val="0"/>
      <w:marTop w:val="0"/>
      <w:marBottom w:val="0"/>
      <w:divBdr>
        <w:top w:val="none" w:sz="0" w:space="0" w:color="auto"/>
        <w:left w:val="none" w:sz="0" w:space="0" w:color="auto"/>
        <w:bottom w:val="none" w:sz="0" w:space="0" w:color="auto"/>
        <w:right w:val="none" w:sz="0" w:space="0" w:color="auto"/>
      </w:divBdr>
    </w:div>
    <w:div w:id="1676222972">
      <w:marLeft w:val="640"/>
      <w:marRight w:val="0"/>
      <w:marTop w:val="0"/>
      <w:marBottom w:val="0"/>
      <w:divBdr>
        <w:top w:val="none" w:sz="0" w:space="0" w:color="auto"/>
        <w:left w:val="none" w:sz="0" w:space="0" w:color="auto"/>
        <w:bottom w:val="none" w:sz="0" w:space="0" w:color="auto"/>
        <w:right w:val="none" w:sz="0" w:space="0" w:color="auto"/>
      </w:divBdr>
    </w:div>
    <w:div w:id="1676300681">
      <w:marLeft w:val="640"/>
      <w:marRight w:val="0"/>
      <w:marTop w:val="0"/>
      <w:marBottom w:val="0"/>
      <w:divBdr>
        <w:top w:val="none" w:sz="0" w:space="0" w:color="auto"/>
        <w:left w:val="none" w:sz="0" w:space="0" w:color="auto"/>
        <w:bottom w:val="none" w:sz="0" w:space="0" w:color="auto"/>
        <w:right w:val="none" w:sz="0" w:space="0" w:color="auto"/>
      </w:divBdr>
    </w:div>
    <w:div w:id="1676375545">
      <w:marLeft w:val="640"/>
      <w:marRight w:val="0"/>
      <w:marTop w:val="0"/>
      <w:marBottom w:val="0"/>
      <w:divBdr>
        <w:top w:val="none" w:sz="0" w:space="0" w:color="auto"/>
        <w:left w:val="none" w:sz="0" w:space="0" w:color="auto"/>
        <w:bottom w:val="none" w:sz="0" w:space="0" w:color="auto"/>
        <w:right w:val="none" w:sz="0" w:space="0" w:color="auto"/>
      </w:divBdr>
    </w:div>
    <w:div w:id="1676376075">
      <w:marLeft w:val="640"/>
      <w:marRight w:val="0"/>
      <w:marTop w:val="0"/>
      <w:marBottom w:val="0"/>
      <w:divBdr>
        <w:top w:val="none" w:sz="0" w:space="0" w:color="auto"/>
        <w:left w:val="none" w:sz="0" w:space="0" w:color="auto"/>
        <w:bottom w:val="none" w:sz="0" w:space="0" w:color="auto"/>
        <w:right w:val="none" w:sz="0" w:space="0" w:color="auto"/>
      </w:divBdr>
    </w:div>
    <w:div w:id="1676616031">
      <w:marLeft w:val="640"/>
      <w:marRight w:val="0"/>
      <w:marTop w:val="0"/>
      <w:marBottom w:val="0"/>
      <w:divBdr>
        <w:top w:val="none" w:sz="0" w:space="0" w:color="auto"/>
        <w:left w:val="none" w:sz="0" w:space="0" w:color="auto"/>
        <w:bottom w:val="none" w:sz="0" w:space="0" w:color="auto"/>
        <w:right w:val="none" w:sz="0" w:space="0" w:color="auto"/>
      </w:divBdr>
    </w:div>
    <w:div w:id="1676763111">
      <w:marLeft w:val="640"/>
      <w:marRight w:val="0"/>
      <w:marTop w:val="0"/>
      <w:marBottom w:val="0"/>
      <w:divBdr>
        <w:top w:val="none" w:sz="0" w:space="0" w:color="auto"/>
        <w:left w:val="none" w:sz="0" w:space="0" w:color="auto"/>
        <w:bottom w:val="none" w:sz="0" w:space="0" w:color="auto"/>
        <w:right w:val="none" w:sz="0" w:space="0" w:color="auto"/>
      </w:divBdr>
    </w:div>
    <w:div w:id="1676767328">
      <w:marLeft w:val="640"/>
      <w:marRight w:val="0"/>
      <w:marTop w:val="0"/>
      <w:marBottom w:val="0"/>
      <w:divBdr>
        <w:top w:val="none" w:sz="0" w:space="0" w:color="auto"/>
        <w:left w:val="none" w:sz="0" w:space="0" w:color="auto"/>
        <w:bottom w:val="none" w:sz="0" w:space="0" w:color="auto"/>
        <w:right w:val="none" w:sz="0" w:space="0" w:color="auto"/>
      </w:divBdr>
    </w:div>
    <w:div w:id="1676808900">
      <w:marLeft w:val="640"/>
      <w:marRight w:val="0"/>
      <w:marTop w:val="0"/>
      <w:marBottom w:val="0"/>
      <w:divBdr>
        <w:top w:val="none" w:sz="0" w:space="0" w:color="auto"/>
        <w:left w:val="none" w:sz="0" w:space="0" w:color="auto"/>
        <w:bottom w:val="none" w:sz="0" w:space="0" w:color="auto"/>
        <w:right w:val="none" w:sz="0" w:space="0" w:color="auto"/>
      </w:divBdr>
    </w:div>
    <w:div w:id="1676879075">
      <w:marLeft w:val="640"/>
      <w:marRight w:val="0"/>
      <w:marTop w:val="0"/>
      <w:marBottom w:val="0"/>
      <w:divBdr>
        <w:top w:val="none" w:sz="0" w:space="0" w:color="auto"/>
        <w:left w:val="none" w:sz="0" w:space="0" w:color="auto"/>
        <w:bottom w:val="none" w:sz="0" w:space="0" w:color="auto"/>
        <w:right w:val="none" w:sz="0" w:space="0" w:color="auto"/>
      </w:divBdr>
    </w:div>
    <w:div w:id="1677032450">
      <w:marLeft w:val="640"/>
      <w:marRight w:val="0"/>
      <w:marTop w:val="0"/>
      <w:marBottom w:val="0"/>
      <w:divBdr>
        <w:top w:val="none" w:sz="0" w:space="0" w:color="auto"/>
        <w:left w:val="none" w:sz="0" w:space="0" w:color="auto"/>
        <w:bottom w:val="none" w:sz="0" w:space="0" w:color="auto"/>
        <w:right w:val="none" w:sz="0" w:space="0" w:color="auto"/>
      </w:divBdr>
    </w:div>
    <w:div w:id="1677078304">
      <w:marLeft w:val="640"/>
      <w:marRight w:val="0"/>
      <w:marTop w:val="0"/>
      <w:marBottom w:val="0"/>
      <w:divBdr>
        <w:top w:val="none" w:sz="0" w:space="0" w:color="auto"/>
        <w:left w:val="none" w:sz="0" w:space="0" w:color="auto"/>
        <w:bottom w:val="none" w:sz="0" w:space="0" w:color="auto"/>
        <w:right w:val="none" w:sz="0" w:space="0" w:color="auto"/>
      </w:divBdr>
    </w:div>
    <w:div w:id="1677152019">
      <w:marLeft w:val="640"/>
      <w:marRight w:val="0"/>
      <w:marTop w:val="0"/>
      <w:marBottom w:val="0"/>
      <w:divBdr>
        <w:top w:val="none" w:sz="0" w:space="0" w:color="auto"/>
        <w:left w:val="none" w:sz="0" w:space="0" w:color="auto"/>
        <w:bottom w:val="none" w:sz="0" w:space="0" w:color="auto"/>
        <w:right w:val="none" w:sz="0" w:space="0" w:color="auto"/>
      </w:divBdr>
    </w:div>
    <w:div w:id="1677153394">
      <w:marLeft w:val="640"/>
      <w:marRight w:val="0"/>
      <w:marTop w:val="0"/>
      <w:marBottom w:val="0"/>
      <w:divBdr>
        <w:top w:val="none" w:sz="0" w:space="0" w:color="auto"/>
        <w:left w:val="none" w:sz="0" w:space="0" w:color="auto"/>
        <w:bottom w:val="none" w:sz="0" w:space="0" w:color="auto"/>
        <w:right w:val="none" w:sz="0" w:space="0" w:color="auto"/>
      </w:divBdr>
    </w:div>
    <w:div w:id="1677225042">
      <w:marLeft w:val="640"/>
      <w:marRight w:val="0"/>
      <w:marTop w:val="0"/>
      <w:marBottom w:val="0"/>
      <w:divBdr>
        <w:top w:val="none" w:sz="0" w:space="0" w:color="auto"/>
        <w:left w:val="none" w:sz="0" w:space="0" w:color="auto"/>
        <w:bottom w:val="none" w:sz="0" w:space="0" w:color="auto"/>
        <w:right w:val="none" w:sz="0" w:space="0" w:color="auto"/>
      </w:divBdr>
    </w:div>
    <w:div w:id="1677229970">
      <w:marLeft w:val="640"/>
      <w:marRight w:val="0"/>
      <w:marTop w:val="0"/>
      <w:marBottom w:val="0"/>
      <w:divBdr>
        <w:top w:val="none" w:sz="0" w:space="0" w:color="auto"/>
        <w:left w:val="none" w:sz="0" w:space="0" w:color="auto"/>
        <w:bottom w:val="none" w:sz="0" w:space="0" w:color="auto"/>
        <w:right w:val="none" w:sz="0" w:space="0" w:color="auto"/>
      </w:divBdr>
    </w:div>
    <w:div w:id="1677230027">
      <w:marLeft w:val="640"/>
      <w:marRight w:val="0"/>
      <w:marTop w:val="0"/>
      <w:marBottom w:val="0"/>
      <w:divBdr>
        <w:top w:val="none" w:sz="0" w:space="0" w:color="auto"/>
        <w:left w:val="none" w:sz="0" w:space="0" w:color="auto"/>
        <w:bottom w:val="none" w:sz="0" w:space="0" w:color="auto"/>
        <w:right w:val="none" w:sz="0" w:space="0" w:color="auto"/>
      </w:divBdr>
    </w:div>
    <w:div w:id="1677267196">
      <w:marLeft w:val="640"/>
      <w:marRight w:val="0"/>
      <w:marTop w:val="0"/>
      <w:marBottom w:val="0"/>
      <w:divBdr>
        <w:top w:val="none" w:sz="0" w:space="0" w:color="auto"/>
        <w:left w:val="none" w:sz="0" w:space="0" w:color="auto"/>
        <w:bottom w:val="none" w:sz="0" w:space="0" w:color="auto"/>
        <w:right w:val="none" w:sz="0" w:space="0" w:color="auto"/>
      </w:divBdr>
    </w:div>
    <w:div w:id="1677271097">
      <w:marLeft w:val="640"/>
      <w:marRight w:val="0"/>
      <w:marTop w:val="0"/>
      <w:marBottom w:val="0"/>
      <w:divBdr>
        <w:top w:val="none" w:sz="0" w:space="0" w:color="auto"/>
        <w:left w:val="none" w:sz="0" w:space="0" w:color="auto"/>
        <w:bottom w:val="none" w:sz="0" w:space="0" w:color="auto"/>
        <w:right w:val="none" w:sz="0" w:space="0" w:color="auto"/>
      </w:divBdr>
    </w:div>
    <w:div w:id="1677341293">
      <w:marLeft w:val="640"/>
      <w:marRight w:val="0"/>
      <w:marTop w:val="0"/>
      <w:marBottom w:val="0"/>
      <w:divBdr>
        <w:top w:val="none" w:sz="0" w:space="0" w:color="auto"/>
        <w:left w:val="none" w:sz="0" w:space="0" w:color="auto"/>
        <w:bottom w:val="none" w:sz="0" w:space="0" w:color="auto"/>
        <w:right w:val="none" w:sz="0" w:space="0" w:color="auto"/>
      </w:divBdr>
    </w:div>
    <w:div w:id="1677460720">
      <w:marLeft w:val="640"/>
      <w:marRight w:val="0"/>
      <w:marTop w:val="0"/>
      <w:marBottom w:val="0"/>
      <w:divBdr>
        <w:top w:val="none" w:sz="0" w:space="0" w:color="auto"/>
        <w:left w:val="none" w:sz="0" w:space="0" w:color="auto"/>
        <w:bottom w:val="none" w:sz="0" w:space="0" w:color="auto"/>
        <w:right w:val="none" w:sz="0" w:space="0" w:color="auto"/>
      </w:divBdr>
    </w:div>
    <w:div w:id="1677462587">
      <w:marLeft w:val="640"/>
      <w:marRight w:val="0"/>
      <w:marTop w:val="0"/>
      <w:marBottom w:val="0"/>
      <w:divBdr>
        <w:top w:val="none" w:sz="0" w:space="0" w:color="auto"/>
        <w:left w:val="none" w:sz="0" w:space="0" w:color="auto"/>
        <w:bottom w:val="none" w:sz="0" w:space="0" w:color="auto"/>
        <w:right w:val="none" w:sz="0" w:space="0" w:color="auto"/>
      </w:divBdr>
    </w:div>
    <w:div w:id="1677464728">
      <w:marLeft w:val="640"/>
      <w:marRight w:val="0"/>
      <w:marTop w:val="0"/>
      <w:marBottom w:val="0"/>
      <w:divBdr>
        <w:top w:val="none" w:sz="0" w:space="0" w:color="auto"/>
        <w:left w:val="none" w:sz="0" w:space="0" w:color="auto"/>
        <w:bottom w:val="none" w:sz="0" w:space="0" w:color="auto"/>
        <w:right w:val="none" w:sz="0" w:space="0" w:color="auto"/>
      </w:divBdr>
    </w:div>
    <w:div w:id="1677540497">
      <w:marLeft w:val="640"/>
      <w:marRight w:val="0"/>
      <w:marTop w:val="0"/>
      <w:marBottom w:val="0"/>
      <w:divBdr>
        <w:top w:val="none" w:sz="0" w:space="0" w:color="auto"/>
        <w:left w:val="none" w:sz="0" w:space="0" w:color="auto"/>
        <w:bottom w:val="none" w:sz="0" w:space="0" w:color="auto"/>
        <w:right w:val="none" w:sz="0" w:space="0" w:color="auto"/>
      </w:divBdr>
    </w:div>
    <w:div w:id="1677807477">
      <w:bodyDiv w:val="1"/>
      <w:marLeft w:val="0"/>
      <w:marRight w:val="0"/>
      <w:marTop w:val="0"/>
      <w:marBottom w:val="0"/>
      <w:divBdr>
        <w:top w:val="none" w:sz="0" w:space="0" w:color="auto"/>
        <w:left w:val="none" w:sz="0" w:space="0" w:color="auto"/>
        <w:bottom w:val="none" w:sz="0" w:space="0" w:color="auto"/>
        <w:right w:val="none" w:sz="0" w:space="0" w:color="auto"/>
      </w:divBdr>
      <w:divsChild>
        <w:div w:id="17660052">
          <w:marLeft w:val="640"/>
          <w:marRight w:val="0"/>
          <w:marTop w:val="0"/>
          <w:marBottom w:val="0"/>
          <w:divBdr>
            <w:top w:val="none" w:sz="0" w:space="0" w:color="auto"/>
            <w:left w:val="none" w:sz="0" w:space="0" w:color="auto"/>
            <w:bottom w:val="none" w:sz="0" w:space="0" w:color="auto"/>
            <w:right w:val="none" w:sz="0" w:space="0" w:color="auto"/>
          </w:divBdr>
        </w:div>
        <w:div w:id="122815457">
          <w:marLeft w:val="640"/>
          <w:marRight w:val="0"/>
          <w:marTop w:val="0"/>
          <w:marBottom w:val="0"/>
          <w:divBdr>
            <w:top w:val="none" w:sz="0" w:space="0" w:color="auto"/>
            <w:left w:val="none" w:sz="0" w:space="0" w:color="auto"/>
            <w:bottom w:val="none" w:sz="0" w:space="0" w:color="auto"/>
            <w:right w:val="none" w:sz="0" w:space="0" w:color="auto"/>
          </w:divBdr>
        </w:div>
        <w:div w:id="144323080">
          <w:marLeft w:val="640"/>
          <w:marRight w:val="0"/>
          <w:marTop w:val="0"/>
          <w:marBottom w:val="0"/>
          <w:divBdr>
            <w:top w:val="none" w:sz="0" w:space="0" w:color="auto"/>
            <w:left w:val="none" w:sz="0" w:space="0" w:color="auto"/>
            <w:bottom w:val="none" w:sz="0" w:space="0" w:color="auto"/>
            <w:right w:val="none" w:sz="0" w:space="0" w:color="auto"/>
          </w:divBdr>
        </w:div>
        <w:div w:id="348795254">
          <w:marLeft w:val="640"/>
          <w:marRight w:val="0"/>
          <w:marTop w:val="0"/>
          <w:marBottom w:val="0"/>
          <w:divBdr>
            <w:top w:val="none" w:sz="0" w:space="0" w:color="auto"/>
            <w:left w:val="none" w:sz="0" w:space="0" w:color="auto"/>
            <w:bottom w:val="none" w:sz="0" w:space="0" w:color="auto"/>
            <w:right w:val="none" w:sz="0" w:space="0" w:color="auto"/>
          </w:divBdr>
        </w:div>
        <w:div w:id="417211899">
          <w:marLeft w:val="640"/>
          <w:marRight w:val="0"/>
          <w:marTop w:val="0"/>
          <w:marBottom w:val="0"/>
          <w:divBdr>
            <w:top w:val="none" w:sz="0" w:space="0" w:color="auto"/>
            <w:left w:val="none" w:sz="0" w:space="0" w:color="auto"/>
            <w:bottom w:val="none" w:sz="0" w:space="0" w:color="auto"/>
            <w:right w:val="none" w:sz="0" w:space="0" w:color="auto"/>
          </w:divBdr>
        </w:div>
        <w:div w:id="475998780">
          <w:marLeft w:val="640"/>
          <w:marRight w:val="0"/>
          <w:marTop w:val="0"/>
          <w:marBottom w:val="0"/>
          <w:divBdr>
            <w:top w:val="none" w:sz="0" w:space="0" w:color="auto"/>
            <w:left w:val="none" w:sz="0" w:space="0" w:color="auto"/>
            <w:bottom w:val="none" w:sz="0" w:space="0" w:color="auto"/>
            <w:right w:val="none" w:sz="0" w:space="0" w:color="auto"/>
          </w:divBdr>
        </w:div>
        <w:div w:id="562250721">
          <w:marLeft w:val="640"/>
          <w:marRight w:val="0"/>
          <w:marTop w:val="0"/>
          <w:marBottom w:val="0"/>
          <w:divBdr>
            <w:top w:val="none" w:sz="0" w:space="0" w:color="auto"/>
            <w:left w:val="none" w:sz="0" w:space="0" w:color="auto"/>
            <w:bottom w:val="none" w:sz="0" w:space="0" w:color="auto"/>
            <w:right w:val="none" w:sz="0" w:space="0" w:color="auto"/>
          </w:divBdr>
        </w:div>
        <w:div w:id="599875299">
          <w:marLeft w:val="640"/>
          <w:marRight w:val="0"/>
          <w:marTop w:val="0"/>
          <w:marBottom w:val="0"/>
          <w:divBdr>
            <w:top w:val="none" w:sz="0" w:space="0" w:color="auto"/>
            <w:left w:val="none" w:sz="0" w:space="0" w:color="auto"/>
            <w:bottom w:val="none" w:sz="0" w:space="0" w:color="auto"/>
            <w:right w:val="none" w:sz="0" w:space="0" w:color="auto"/>
          </w:divBdr>
        </w:div>
        <w:div w:id="600183339">
          <w:marLeft w:val="640"/>
          <w:marRight w:val="0"/>
          <w:marTop w:val="0"/>
          <w:marBottom w:val="0"/>
          <w:divBdr>
            <w:top w:val="none" w:sz="0" w:space="0" w:color="auto"/>
            <w:left w:val="none" w:sz="0" w:space="0" w:color="auto"/>
            <w:bottom w:val="none" w:sz="0" w:space="0" w:color="auto"/>
            <w:right w:val="none" w:sz="0" w:space="0" w:color="auto"/>
          </w:divBdr>
        </w:div>
        <w:div w:id="614992245">
          <w:marLeft w:val="640"/>
          <w:marRight w:val="0"/>
          <w:marTop w:val="0"/>
          <w:marBottom w:val="0"/>
          <w:divBdr>
            <w:top w:val="none" w:sz="0" w:space="0" w:color="auto"/>
            <w:left w:val="none" w:sz="0" w:space="0" w:color="auto"/>
            <w:bottom w:val="none" w:sz="0" w:space="0" w:color="auto"/>
            <w:right w:val="none" w:sz="0" w:space="0" w:color="auto"/>
          </w:divBdr>
        </w:div>
        <w:div w:id="735932656">
          <w:marLeft w:val="640"/>
          <w:marRight w:val="0"/>
          <w:marTop w:val="0"/>
          <w:marBottom w:val="0"/>
          <w:divBdr>
            <w:top w:val="none" w:sz="0" w:space="0" w:color="auto"/>
            <w:left w:val="none" w:sz="0" w:space="0" w:color="auto"/>
            <w:bottom w:val="none" w:sz="0" w:space="0" w:color="auto"/>
            <w:right w:val="none" w:sz="0" w:space="0" w:color="auto"/>
          </w:divBdr>
        </w:div>
        <w:div w:id="846822754">
          <w:marLeft w:val="640"/>
          <w:marRight w:val="0"/>
          <w:marTop w:val="0"/>
          <w:marBottom w:val="0"/>
          <w:divBdr>
            <w:top w:val="none" w:sz="0" w:space="0" w:color="auto"/>
            <w:left w:val="none" w:sz="0" w:space="0" w:color="auto"/>
            <w:bottom w:val="none" w:sz="0" w:space="0" w:color="auto"/>
            <w:right w:val="none" w:sz="0" w:space="0" w:color="auto"/>
          </w:divBdr>
        </w:div>
        <w:div w:id="847673280">
          <w:marLeft w:val="640"/>
          <w:marRight w:val="0"/>
          <w:marTop w:val="0"/>
          <w:marBottom w:val="0"/>
          <w:divBdr>
            <w:top w:val="none" w:sz="0" w:space="0" w:color="auto"/>
            <w:left w:val="none" w:sz="0" w:space="0" w:color="auto"/>
            <w:bottom w:val="none" w:sz="0" w:space="0" w:color="auto"/>
            <w:right w:val="none" w:sz="0" w:space="0" w:color="auto"/>
          </w:divBdr>
        </w:div>
        <w:div w:id="880635354">
          <w:marLeft w:val="640"/>
          <w:marRight w:val="0"/>
          <w:marTop w:val="0"/>
          <w:marBottom w:val="0"/>
          <w:divBdr>
            <w:top w:val="none" w:sz="0" w:space="0" w:color="auto"/>
            <w:left w:val="none" w:sz="0" w:space="0" w:color="auto"/>
            <w:bottom w:val="none" w:sz="0" w:space="0" w:color="auto"/>
            <w:right w:val="none" w:sz="0" w:space="0" w:color="auto"/>
          </w:divBdr>
        </w:div>
        <w:div w:id="929388134">
          <w:marLeft w:val="640"/>
          <w:marRight w:val="0"/>
          <w:marTop w:val="0"/>
          <w:marBottom w:val="0"/>
          <w:divBdr>
            <w:top w:val="none" w:sz="0" w:space="0" w:color="auto"/>
            <w:left w:val="none" w:sz="0" w:space="0" w:color="auto"/>
            <w:bottom w:val="none" w:sz="0" w:space="0" w:color="auto"/>
            <w:right w:val="none" w:sz="0" w:space="0" w:color="auto"/>
          </w:divBdr>
        </w:div>
        <w:div w:id="929656632">
          <w:marLeft w:val="640"/>
          <w:marRight w:val="0"/>
          <w:marTop w:val="0"/>
          <w:marBottom w:val="0"/>
          <w:divBdr>
            <w:top w:val="none" w:sz="0" w:space="0" w:color="auto"/>
            <w:left w:val="none" w:sz="0" w:space="0" w:color="auto"/>
            <w:bottom w:val="none" w:sz="0" w:space="0" w:color="auto"/>
            <w:right w:val="none" w:sz="0" w:space="0" w:color="auto"/>
          </w:divBdr>
        </w:div>
        <w:div w:id="1004019182">
          <w:marLeft w:val="640"/>
          <w:marRight w:val="0"/>
          <w:marTop w:val="0"/>
          <w:marBottom w:val="0"/>
          <w:divBdr>
            <w:top w:val="none" w:sz="0" w:space="0" w:color="auto"/>
            <w:left w:val="none" w:sz="0" w:space="0" w:color="auto"/>
            <w:bottom w:val="none" w:sz="0" w:space="0" w:color="auto"/>
            <w:right w:val="none" w:sz="0" w:space="0" w:color="auto"/>
          </w:divBdr>
        </w:div>
        <w:div w:id="1042052236">
          <w:marLeft w:val="640"/>
          <w:marRight w:val="0"/>
          <w:marTop w:val="0"/>
          <w:marBottom w:val="0"/>
          <w:divBdr>
            <w:top w:val="none" w:sz="0" w:space="0" w:color="auto"/>
            <w:left w:val="none" w:sz="0" w:space="0" w:color="auto"/>
            <w:bottom w:val="none" w:sz="0" w:space="0" w:color="auto"/>
            <w:right w:val="none" w:sz="0" w:space="0" w:color="auto"/>
          </w:divBdr>
        </w:div>
        <w:div w:id="1097289589">
          <w:marLeft w:val="640"/>
          <w:marRight w:val="0"/>
          <w:marTop w:val="0"/>
          <w:marBottom w:val="0"/>
          <w:divBdr>
            <w:top w:val="none" w:sz="0" w:space="0" w:color="auto"/>
            <w:left w:val="none" w:sz="0" w:space="0" w:color="auto"/>
            <w:bottom w:val="none" w:sz="0" w:space="0" w:color="auto"/>
            <w:right w:val="none" w:sz="0" w:space="0" w:color="auto"/>
          </w:divBdr>
        </w:div>
        <w:div w:id="1099831403">
          <w:marLeft w:val="640"/>
          <w:marRight w:val="0"/>
          <w:marTop w:val="0"/>
          <w:marBottom w:val="0"/>
          <w:divBdr>
            <w:top w:val="none" w:sz="0" w:space="0" w:color="auto"/>
            <w:left w:val="none" w:sz="0" w:space="0" w:color="auto"/>
            <w:bottom w:val="none" w:sz="0" w:space="0" w:color="auto"/>
            <w:right w:val="none" w:sz="0" w:space="0" w:color="auto"/>
          </w:divBdr>
        </w:div>
        <w:div w:id="1111242329">
          <w:marLeft w:val="640"/>
          <w:marRight w:val="0"/>
          <w:marTop w:val="0"/>
          <w:marBottom w:val="0"/>
          <w:divBdr>
            <w:top w:val="none" w:sz="0" w:space="0" w:color="auto"/>
            <w:left w:val="none" w:sz="0" w:space="0" w:color="auto"/>
            <w:bottom w:val="none" w:sz="0" w:space="0" w:color="auto"/>
            <w:right w:val="none" w:sz="0" w:space="0" w:color="auto"/>
          </w:divBdr>
        </w:div>
        <w:div w:id="1112362040">
          <w:marLeft w:val="640"/>
          <w:marRight w:val="0"/>
          <w:marTop w:val="0"/>
          <w:marBottom w:val="0"/>
          <w:divBdr>
            <w:top w:val="none" w:sz="0" w:space="0" w:color="auto"/>
            <w:left w:val="none" w:sz="0" w:space="0" w:color="auto"/>
            <w:bottom w:val="none" w:sz="0" w:space="0" w:color="auto"/>
            <w:right w:val="none" w:sz="0" w:space="0" w:color="auto"/>
          </w:divBdr>
        </w:div>
        <w:div w:id="1112699609">
          <w:marLeft w:val="640"/>
          <w:marRight w:val="0"/>
          <w:marTop w:val="0"/>
          <w:marBottom w:val="0"/>
          <w:divBdr>
            <w:top w:val="none" w:sz="0" w:space="0" w:color="auto"/>
            <w:left w:val="none" w:sz="0" w:space="0" w:color="auto"/>
            <w:bottom w:val="none" w:sz="0" w:space="0" w:color="auto"/>
            <w:right w:val="none" w:sz="0" w:space="0" w:color="auto"/>
          </w:divBdr>
        </w:div>
        <w:div w:id="1146505950">
          <w:marLeft w:val="640"/>
          <w:marRight w:val="0"/>
          <w:marTop w:val="0"/>
          <w:marBottom w:val="0"/>
          <w:divBdr>
            <w:top w:val="none" w:sz="0" w:space="0" w:color="auto"/>
            <w:left w:val="none" w:sz="0" w:space="0" w:color="auto"/>
            <w:bottom w:val="none" w:sz="0" w:space="0" w:color="auto"/>
            <w:right w:val="none" w:sz="0" w:space="0" w:color="auto"/>
          </w:divBdr>
        </w:div>
        <w:div w:id="1157070623">
          <w:marLeft w:val="640"/>
          <w:marRight w:val="0"/>
          <w:marTop w:val="0"/>
          <w:marBottom w:val="0"/>
          <w:divBdr>
            <w:top w:val="none" w:sz="0" w:space="0" w:color="auto"/>
            <w:left w:val="none" w:sz="0" w:space="0" w:color="auto"/>
            <w:bottom w:val="none" w:sz="0" w:space="0" w:color="auto"/>
            <w:right w:val="none" w:sz="0" w:space="0" w:color="auto"/>
          </w:divBdr>
        </w:div>
        <w:div w:id="1329286657">
          <w:marLeft w:val="640"/>
          <w:marRight w:val="0"/>
          <w:marTop w:val="0"/>
          <w:marBottom w:val="0"/>
          <w:divBdr>
            <w:top w:val="none" w:sz="0" w:space="0" w:color="auto"/>
            <w:left w:val="none" w:sz="0" w:space="0" w:color="auto"/>
            <w:bottom w:val="none" w:sz="0" w:space="0" w:color="auto"/>
            <w:right w:val="none" w:sz="0" w:space="0" w:color="auto"/>
          </w:divBdr>
        </w:div>
        <w:div w:id="1337608362">
          <w:marLeft w:val="640"/>
          <w:marRight w:val="0"/>
          <w:marTop w:val="0"/>
          <w:marBottom w:val="0"/>
          <w:divBdr>
            <w:top w:val="none" w:sz="0" w:space="0" w:color="auto"/>
            <w:left w:val="none" w:sz="0" w:space="0" w:color="auto"/>
            <w:bottom w:val="none" w:sz="0" w:space="0" w:color="auto"/>
            <w:right w:val="none" w:sz="0" w:space="0" w:color="auto"/>
          </w:divBdr>
        </w:div>
        <w:div w:id="1358386112">
          <w:marLeft w:val="640"/>
          <w:marRight w:val="0"/>
          <w:marTop w:val="0"/>
          <w:marBottom w:val="0"/>
          <w:divBdr>
            <w:top w:val="none" w:sz="0" w:space="0" w:color="auto"/>
            <w:left w:val="none" w:sz="0" w:space="0" w:color="auto"/>
            <w:bottom w:val="none" w:sz="0" w:space="0" w:color="auto"/>
            <w:right w:val="none" w:sz="0" w:space="0" w:color="auto"/>
          </w:divBdr>
        </w:div>
        <w:div w:id="1371300402">
          <w:marLeft w:val="640"/>
          <w:marRight w:val="0"/>
          <w:marTop w:val="0"/>
          <w:marBottom w:val="0"/>
          <w:divBdr>
            <w:top w:val="none" w:sz="0" w:space="0" w:color="auto"/>
            <w:left w:val="none" w:sz="0" w:space="0" w:color="auto"/>
            <w:bottom w:val="none" w:sz="0" w:space="0" w:color="auto"/>
            <w:right w:val="none" w:sz="0" w:space="0" w:color="auto"/>
          </w:divBdr>
        </w:div>
        <w:div w:id="1428041897">
          <w:marLeft w:val="640"/>
          <w:marRight w:val="0"/>
          <w:marTop w:val="0"/>
          <w:marBottom w:val="0"/>
          <w:divBdr>
            <w:top w:val="none" w:sz="0" w:space="0" w:color="auto"/>
            <w:left w:val="none" w:sz="0" w:space="0" w:color="auto"/>
            <w:bottom w:val="none" w:sz="0" w:space="0" w:color="auto"/>
            <w:right w:val="none" w:sz="0" w:space="0" w:color="auto"/>
          </w:divBdr>
        </w:div>
        <w:div w:id="1434398993">
          <w:marLeft w:val="640"/>
          <w:marRight w:val="0"/>
          <w:marTop w:val="0"/>
          <w:marBottom w:val="0"/>
          <w:divBdr>
            <w:top w:val="none" w:sz="0" w:space="0" w:color="auto"/>
            <w:left w:val="none" w:sz="0" w:space="0" w:color="auto"/>
            <w:bottom w:val="none" w:sz="0" w:space="0" w:color="auto"/>
            <w:right w:val="none" w:sz="0" w:space="0" w:color="auto"/>
          </w:divBdr>
        </w:div>
        <w:div w:id="1441025058">
          <w:marLeft w:val="640"/>
          <w:marRight w:val="0"/>
          <w:marTop w:val="0"/>
          <w:marBottom w:val="0"/>
          <w:divBdr>
            <w:top w:val="none" w:sz="0" w:space="0" w:color="auto"/>
            <w:left w:val="none" w:sz="0" w:space="0" w:color="auto"/>
            <w:bottom w:val="none" w:sz="0" w:space="0" w:color="auto"/>
            <w:right w:val="none" w:sz="0" w:space="0" w:color="auto"/>
          </w:divBdr>
        </w:div>
        <w:div w:id="1497184783">
          <w:marLeft w:val="640"/>
          <w:marRight w:val="0"/>
          <w:marTop w:val="0"/>
          <w:marBottom w:val="0"/>
          <w:divBdr>
            <w:top w:val="none" w:sz="0" w:space="0" w:color="auto"/>
            <w:left w:val="none" w:sz="0" w:space="0" w:color="auto"/>
            <w:bottom w:val="none" w:sz="0" w:space="0" w:color="auto"/>
            <w:right w:val="none" w:sz="0" w:space="0" w:color="auto"/>
          </w:divBdr>
        </w:div>
        <w:div w:id="1565337818">
          <w:marLeft w:val="640"/>
          <w:marRight w:val="0"/>
          <w:marTop w:val="0"/>
          <w:marBottom w:val="0"/>
          <w:divBdr>
            <w:top w:val="none" w:sz="0" w:space="0" w:color="auto"/>
            <w:left w:val="none" w:sz="0" w:space="0" w:color="auto"/>
            <w:bottom w:val="none" w:sz="0" w:space="0" w:color="auto"/>
            <w:right w:val="none" w:sz="0" w:space="0" w:color="auto"/>
          </w:divBdr>
        </w:div>
        <w:div w:id="1680039431">
          <w:marLeft w:val="640"/>
          <w:marRight w:val="0"/>
          <w:marTop w:val="0"/>
          <w:marBottom w:val="0"/>
          <w:divBdr>
            <w:top w:val="none" w:sz="0" w:space="0" w:color="auto"/>
            <w:left w:val="none" w:sz="0" w:space="0" w:color="auto"/>
            <w:bottom w:val="none" w:sz="0" w:space="0" w:color="auto"/>
            <w:right w:val="none" w:sz="0" w:space="0" w:color="auto"/>
          </w:divBdr>
        </w:div>
        <w:div w:id="1682976065">
          <w:marLeft w:val="640"/>
          <w:marRight w:val="0"/>
          <w:marTop w:val="0"/>
          <w:marBottom w:val="0"/>
          <w:divBdr>
            <w:top w:val="none" w:sz="0" w:space="0" w:color="auto"/>
            <w:left w:val="none" w:sz="0" w:space="0" w:color="auto"/>
            <w:bottom w:val="none" w:sz="0" w:space="0" w:color="auto"/>
            <w:right w:val="none" w:sz="0" w:space="0" w:color="auto"/>
          </w:divBdr>
        </w:div>
        <w:div w:id="1745907872">
          <w:marLeft w:val="640"/>
          <w:marRight w:val="0"/>
          <w:marTop w:val="0"/>
          <w:marBottom w:val="0"/>
          <w:divBdr>
            <w:top w:val="none" w:sz="0" w:space="0" w:color="auto"/>
            <w:left w:val="none" w:sz="0" w:space="0" w:color="auto"/>
            <w:bottom w:val="none" w:sz="0" w:space="0" w:color="auto"/>
            <w:right w:val="none" w:sz="0" w:space="0" w:color="auto"/>
          </w:divBdr>
        </w:div>
      </w:divsChild>
    </w:div>
    <w:div w:id="1677808907">
      <w:marLeft w:val="640"/>
      <w:marRight w:val="0"/>
      <w:marTop w:val="0"/>
      <w:marBottom w:val="0"/>
      <w:divBdr>
        <w:top w:val="none" w:sz="0" w:space="0" w:color="auto"/>
        <w:left w:val="none" w:sz="0" w:space="0" w:color="auto"/>
        <w:bottom w:val="none" w:sz="0" w:space="0" w:color="auto"/>
        <w:right w:val="none" w:sz="0" w:space="0" w:color="auto"/>
      </w:divBdr>
    </w:div>
    <w:div w:id="1677923564">
      <w:marLeft w:val="640"/>
      <w:marRight w:val="0"/>
      <w:marTop w:val="0"/>
      <w:marBottom w:val="0"/>
      <w:divBdr>
        <w:top w:val="none" w:sz="0" w:space="0" w:color="auto"/>
        <w:left w:val="none" w:sz="0" w:space="0" w:color="auto"/>
        <w:bottom w:val="none" w:sz="0" w:space="0" w:color="auto"/>
        <w:right w:val="none" w:sz="0" w:space="0" w:color="auto"/>
      </w:divBdr>
    </w:div>
    <w:div w:id="1677994262">
      <w:marLeft w:val="640"/>
      <w:marRight w:val="0"/>
      <w:marTop w:val="0"/>
      <w:marBottom w:val="0"/>
      <w:divBdr>
        <w:top w:val="none" w:sz="0" w:space="0" w:color="auto"/>
        <w:left w:val="none" w:sz="0" w:space="0" w:color="auto"/>
        <w:bottom w:val="none" w:sz="0" w:space="0" w:color="auto"/>
        <w:right w:val="none" w:sz="0" w:space="0" w:color="auto"/>
      </w:divBdr>
    </w:div>
    <w:div w:id="1678073215">
      <w:marLeft w:val="640"/>
      <w:marRight w:val="0"/>
      <w:marTop w:val="0"/>
      <w:marBottom w:val="0"/>
      <w:divBdr>
        <w:top w:val="none" w:sz="0" w:space="0" w:color="auto"/>
        <w:left w:val="none" w:sz="0" w:space="0" w:color="auto"/>
        <w:bottom w:val="none" w:sz="0" w:space="0" w:color="auto"/>
        <w:right w:val="none" w:sz="0" w:space="0" w:color="auto"/>
      </w:divBdr>
    </w:div>
    <w:div w:id="1678118365">
      <w:marLeft w:val="640"/>
      <w:marRight w:val="0"/>
      <w:marTop w:val="0"/>
      <w:marBottom w:val="0"/>
      <w:divBdr>
        <w:top w:val="none" w:sz="0" w:space="0" w:color="auto"/>
        <w:left w:val="none" w:sz="0" w:space="0" w:color="auto"/>
        <w:bottom w:val="none" w:sz="0" w:space="0" w:color="auto"/>
        <w:right w:val="none" w:sz="0" w:space="0" w:color="auto"/>
      </w:divBdr>
    </w:div>
    <w:div w:id="1678119828">
      <w:marLeft w:val="640"/>
      <w:marRight w:val="0"/>
      <w:marTop w:val="0"/>
      <w:marBottom w:val="0"/>
      <w:divBdr>
        <w:top w:val="none" w:sz="0" w:space="0" w:color="auto"/>
        <w:left w:val="none" w:sz="0" w:space="0" w:color="auto"/>
        <w:bottom w:val="none" w:sz="0" w:space="0" w:color="auto"/>
        <w:right w:val="none" w:sz="0" w:space="0" w:color="auto"/>
      </w:divBdr>
    </w:div>
    <w:div w:id="1678144414">
      <w:marLeft w:val="640"/>
      <w:marRight w:val="0"/>
      <w:marTop w:val="0"/>
      <w:marBottom w:val="0"/>
      <w:divBdr>
        <w:top w:val="none" w:sz="0" w:space="0" w:color="auto"/>
        <w:left w:val="none" w:sz="0" w:space="0" w:color="auto"/>
        <w:bottom w:val="none" w:sz="0" w:space="0" w:color="auto"/>
        <w:right w:val="none" w:sz="0" w:space="0" w:color="auto"/>
      </w:divBdr>
    </w:div>
    <w:div w:id="1678263956">
      <w:marLeft w:val="640"/>
      <w:marRight w:val="0"/>
      <w:marTop w:val="0"/>
      <w:marBottom w:val="0"/>
      <w:divBdr>
        <w:top w:val="none" w:sz="0" w:space="0" w:color="auto"/>
        <w:left w:val="none" w:sz="0" w:space="0" w:color="auto"/>
        <w:bottom w:val="none" w:sz="0" w:space="0" w:color="auto"/>
        <w:right w:val="none" w:sz="0" w:space="0" w:color="auto"/>
      </w:divBdr>
    </w:div>
    <w:div w:id="1678270354">
      <w:marLeft w:val="640"/>
      <w:marRight w:val="0"/>
      <w:marTop w:val="0"/>
      <w:marBottom w:val="0"/>
      <w:divBdr>
        <w:top w:val="none" w:sz="0" w:space="0" w:color="auto"/>
        <w:left w:val="none" w:sz="0" w:space="0" w:color="auto"/>
        <w:bottom w:val="none" w:sz="0" w:space="0" w:color="auto"/>
        <w:right w:val="none" w:sz="0" w:space="0" w:color="auto"/>
      </w:divBdr>
    </w:div>
    <w:div w:id="1678382783">
      <w:marLeft w:val="640"/>
      <w:marRight w:val="0"/>
      <w:marTop w:val="0"/>
      <w:marBottom w:val="0"/>
      <w:divBdr>
        <w:top w:val="none" w:sz="0" w:space="0" w:color="auto"/>
        <w:left w:val="none" w:sz="0" w:space="0" w:color="auto"/>
        <w:bottom w:val="none" w:sz="0" w:space="0" w:color="auto"/>
        <w:right w:val="none" w:sz="0" w:space="0" w:color="auto"/>
      </w:divBdr>
    </w:div>
    <w:div w:id="1678573960">
      <w:marLeft w:val="640"/>
      <w:marRight w:val="0"/>
      <w:marTop w:val="0"/>
      <w:marBottom w:val="0"/>
      <w:divBdr>
        <w:top w:val="none" w:sz="0" w:space="0" w:color="auto"/>
        <w:left w:val="none" w:sz="0" w:space="0" w:color="auto"/>
        <w:bottom w:val="none" w:sz="0" w:space="0" w:color="auto"/>
        <w:right w:val="none" w:sz="0" w:space="0" w:color="auto"/>
      </w:divBdr>
    </w:div>
    <w:div w:id="1678579088">
      <w:marLeft w:val="640"/>
      <w:marRight w:val="0"/>
      <w:marTop w:val="0"/>
      <w:marBottom w:val="0"/>
      <w:divBdr>
        <w:top w:val="none" w:sz="0" w:space="0" w:color="auto"/>
        <w:left w:val="none" w:sz="0" w:space="0" w:color="auto"/>
        <w:bottom w:val="none" w:sz="0" w:space="0" w:color="auto"/>
        <w:right w:val="none" w:sz="0" w:space="0" w:color="auto"/>
      </w:divBdr>
    </w:div>
    <w:div w:id="1678581990">
      <w:marLeft w:val="640"/>
      <w:marRight w:val="0"/>
      <w:marTop w:val="0"/>
      <w:marBottom w:val="0"/>
      <w:divBdr>
        <w:top w:val="none" w:sz="0" w:space="0" w:color="auto"/>
        <w:left w:val="none" w:sz="0" w:space="0" w:color="auto"/>
        <w:bottom w:val="none" w:sz="0" w:space="0" w:color="auto"/>
        <w:right w:val="none" w:sz="0" w:space="0" w:color="auto"/>
      </w:divBdr>
    </w:div>
    <w:div w:id="1678653410">
      <w:marLeft w:val="640"/>
      <w:marRight w:val="0"/>
      <w:marTop w:val="0"/>
      <w:marBottom w:val="0"/>
      <w:divBdr>
        <w:top w:val="none" w:sz="0" w:space="0" w:color="auto"/>
        <w:left w:val="none" w:sz="0" w:space="0" w:color="auto"/>
        <w:bottom w:val="none" w:sz="0" w:space="0" w:color="auto"/>
        <w:right w:val="none" w:sz="0" w:space="0" w:color="auto"/>
      </w:divBdr>
    </w:div>
    <w:div w:id="1678655633">
      <w:marLeft w:val="640"/>
      <w:marRight w:val="0"/>
      <w:marTop w:val="0"/>
      <w:marBottom w:val="0"/>
      <w:divBdr>
        <w:top w:val="none" w:sz="0" w:space="0" w:color="auto"/>
        <w:left w:val="none" w:sz="0" w:space="0" w:color="auto"/>
        <w:bottom w:val="none" w:sz="0" w:space="0" w:color="auto"/>
        <w:right w:val="none" w:sz="0" w:space="0" w:color="auto"/>
      </w:divBdr>
    </w:div>
    <w:div w:id="1678729416">
      <w:marLeft w:val="640"/>
      <w:marRight w:val="0"/>
      <w:marTop w:val="0"/>
      <w:marBottom w:val="0"/>
      <w:divBdr>
        <w:top w:val="none" w:sz="0" w:space="0" w:color="auto"/>
        <w:left w:val="none" w:sz="0" w:space="0" w:color="auto"/>
        <w:bottom w:val="none" w:sz="0" w:space="0" w:color="auto"/>
        <w:right w:val="none" w:sz="0" w:space="0" w:color="auto"/>
      </w:divBdr>
    </w:div>
    <w:div w:id="1678844803">
      <w:marLeft w:val="640"/>
      <w:marRight w:val="0"/>
      <w:marTop w:val="0"/>
      <w:marBottom w:val="0"/>
      <w:divBdr>
        <w:top w:val="none" w:sz="0" w:space="0" w:color="auto"/>
        <w:left w:val="none" w:sz="0" w:space="0" w:color="auto"/>
        <w:bottom w:val="none" w:sz="0" w:space="0" w:color="auto"/>
        <w:right w:val="none" w:sz="0" w:space="0" w:color="auto"/>
      </w:divBdr>
    </w:div>
    <w:div w:id="1678920202">
      <w:marLeft w:val="640"/>
      <w:marRight w:val="0"/>
      <w:marTop w:val="0"/>
      <w:marBottom w:val="0"/>
      <w:divBdr>
        <w:top w:val="none" w:sz="0" w:space="0" w:color="auto"/>
        <w:left w:val="none" w:sz="0" w:space="0" w:color="auto"/>
        <w:bottom w:val="none" w:sz="0" w:space="0" w:color="auto"/>
        <w:right w:val="none" w:sz="0" w:space="0" w:color="auto"/>
      </w:divBdr>
    </w:div>
    <w:div w:id="1679040671">
      <w:marLeft w:val="640"/>
      <w:marRight w:val="0"/>
      <w:marTop w:val="0"/>
      <w:marBottom w:val="0"/>
      <w:divBdr>
        <w:top w:val="none" w:sz="0" w:space="0" w:color="auto"/>
        <w:left w:val="none" w:sz="0" w:space="0" w:color="auto"/>
        <w:bottom w:val="none" w:sz="0" w:space="0" w:color="auto"/>
        <w:right w:val="none" w:sz="0" w:space="0" w:color="auto"/>
      </w:divBdr>
    </w:div>
    <w:div w:id="1679042527">
      <w:marLeft w:val="640"/>
      <w:marRight w:val="0"/>
      <w:marTop w:val="0"/>
      <w:marBottom w:val="0"/>
      <w:divBdr>
        <w:top w:val="none" w:sz="0" w:space="0" w:color="auto"/>
        <w:left w:val="none" w:sz="0" w:space="0" w:color="auto"/>
        <w:bottom w:val="none" w:sz="0" w:space="0" w:color="auto"/>
        <w:right w:val="none" w:sz="0" w:space="0" w:color="auto"/>
      </w:divBdr>
    </w:div>
    <w:div w:id="1679045115">
      <w:marLeft w:val="640"/>
      <w:marRight w:val="0"/>
      <w:marTop w:val="0"/>
      <w:marBottom w:val="0"/>
      <w:divBdr>
        <w:top w:val="none" w:sz="0" w:space="0" w:color="auto"/>
        <w:left w:val="none" w:sz="0" w:space="0" w:color="auto"/>
        <w:bottom w:val="none" w:sz="0" w:space="0" w:color="auto"/>
        <w:right w:val="none" w:sz="0" w:space="0" w:color="auto"/>
      </w:divBdr>
    </w:div>
    <w:div w:id="1679120530">
      <w:marLeft w:val="640"/>
      <w:marRight w:val="0"/>
      <w:marTop w:val="0"/>
      <w:marBottom w:val="0"/>
      <w:divBdr>
        <w:top w:val="none" w:sz="0" w:space="0" w:color="auto"/>
        <w:left w:val="none" w:sz="0" w:space="0" w:color="auto"/>
        <w:bottom w:val="none" w:sz="0" w:space="0" w:color="auto"/>
        <w:right w:val="none" w:sz="0" w:space="0" w:color="auto"/>
      </w:divBdr>
    </w:div>
    <w:div w:id="1679187659">
      <w:marLeft w:val="640"/>
      <w:marRight w:val="0"/>
      <w:marTop w:val="0"/>
      <w:marBottom w:val="0"/>
      <w:divBdr>
        <w:top w:val="none" w:sz="0" w:space="0" w:color="auto"/>
        <w:left w:val="none" w:sz="0" w:space="0" w:color="auto"/>
        <w:bottom w:val="none" w:sz="0" w:space="0" w:color="auto"/>
        <w:right w:val="none" w:sz="0" w:space="0" w:color="auto"/>
      </w:divBdr>
    </w:div>
    <w:div w:id="1679232134">
      <w:marLeft w:val="640"/>
      <w:marRight w:val="0"/>
      <w:marTop w:val="0"/>
      <w:marBottom w:val="0"/>
      <w:divBdr>
        <w:top w:val="none" w:sz="0" w:space="0" w:color="auto"/>
        <w:left w:val="none" w:sz="0" w:space="0" w:color="auto"/>
        <w:bottom w:val="none" w:sz="0" w:space="0" w:color="auto"/>
        <w:right w:val="none" w:sz="0" w:space="0" w:color="auto"/>
      </w:divBdr>
    </w:div>
    <w:div w:id="1679234234">
      <w:marLeft w:val="640"/>
      <w:marRight w:val="0"/>
      <w:marTop w:val="0"/>
      <w:marBottom w:val="0"/>
      <w:divBdr>
        <w:top w:val="none" w:sz="0" w:space="0" w:color="auto"/>
        <w:left w:val="none" w:sz="0" w:space="0" w:color="auto"/>
        <w:bottom w:val="none" w:sz="0" w:space="0" w:color="auto"/>
        <w:right w:val="none" w:sz="0" w:space="0" w:color="auto"/>
      </w:divBdr>
    </w:div>
    <w:div w:id="1679427202">
      <w:marLeft w:val="640"/>
      <w:marRight w:val="0"/>
      <w:marTop w:val="0"/>
      <w:marBottom w:val="0"/>
      <w:divBdr>
        <w:top w:val="none" w:sz="0" w:space="0" w:color="auto"/>
        <w:left w:val="none" w:sz="0" w:space="0" w:color="auto"/>
        <w:bottom w:val="none" w:sz="0" w:space="0" w:color="auto"/>
        <w:right w:val="none" w:sz="0" w:space="0" w:color="auto"/>
      </w:divBdr>
    </w:div>
    <w:div w:id="1679455646">
      <w:marLeft w:val="640"/>
      <w:marRight w:val="0"/>
      <w:marTop w:val="0"/>
      <w:marBottom w:val="0"/>
      <w:divBdr>
        <w:top w:val="none" w:sz="0" w:space="0" w:color="auto"/>
        <w:left w:val="none" w:sz="0" w:space="0" w:color="auto"/>
        <w:bottom w:val="none" w:sz="0" w:space="0" w:color="auto"/>
        <w:right w:val="none" w:sz="0" w:space="0" w:color="auto"/>
      </w:divBdr>
    </w:div>
    <w:div w:id="1679500345">
      <w:marLeft w:val="640"/>
      <w:marRight w:val="0"/>
      <w:marTop w:val="0"/>
      <w:marBottom w:val="0"/>
      <w:divBdr>
        <w:top w:val="none" w:sz="0" w:space="0" w:color="auto"/>
        <w:left w:val="none" w:sz="0" w:space="0" w:color="auto"/>
        <w:bottom w:val="none" w:sz="0" w:space="0" w:color="auto"/>
        <w:right w:val="none" w:sz="0" w:space="0" w:color="auto"/>
      </w:divBdr>
    </w:div>
    <w:div w:id="1679577917">
      <w:marLeft w:val="640"/>
      <w:marRight w:val="0"/>
      <w:marTop w:val="0"/>
      <w:marBottom w:val="0"/>
      <w:divBdr>
        <w:top w:val="none" w:sz="0" w:space="0" w:color="auto"/>
        <w:left w:val="none" w:sz="0" w:space="0" w:color="auto"/>
        <w:bottom w:val="none" w:sz="0" w:space="0" w:color="auto"/>
        <w:right w:val="none" w:sz="0" w:space="0" w:color="auto"/>
      </w:divBdr>
    </w:div>
    <w:div w:id="1679581449">
      <w:marLeft w:val="640"/>
      <w:marRight w:val="0"/>
      <w:marTop w:val="0"/>
      <w:marBottom w:val="0"/>
      <w:divBdr>
        <w:top w:val="none" w:sz="0" w:space="0" w:color="auto"/>
        <w:left w:val="none" w:sz="0" w:space="0" w:color="auto"/>
        <w:bottom w:val="none" w:sz="0" w:space="0" w:color="auto"/>
        <w:right w:val="none" w:sz="0" w:space="0" w:color="auto"/>
      </w:divBdr>
    </w:div>
    <w:div w:id="1679582543">
      <w:marLeft w:val="640"/>
      <w:marRight w:val="0"/>
      <w:marTop w:val="0"/>
      <w:marBottom w:val="0"/>
      <w:divBdr>
        <w:top w:val="none" w:sz="0" w:space="0" w:color="auto"/>
        <w:left w:val="none" w:sz="0" w:space="0" w:color="auto"/>
        <w:bottom w:val="none" w:sz="0" w:space="0" w:color="auto"/>
        <w:right w:val="none" w:sz="0" w:space="0" w:color="auto"/>
      </w:divBdr>
    </w:div>
    <w:div w:id="1679690836">
      <w:marLeft w:val="640"/>
      <w:marRight w:val="0"/>
      <w:marTop w:val="0"/>
      <w:marBottom w:val="0"/>
      <w:divBdr>
        <w:top w:val="none" w:sz="0" w:space="0" w:color="auto"/>
        <w:left w:val="none" w:sz="0" w:space="0" w:color="auto"/>
        <w:bottom w:val="none" w:sz="0" w:space="0" w:color="auto"/>
        <w:right w:val="none" w:sz="0" w:space="0" w:color="auto"/>
      </w:divBdr>
    </w:div>
    <w:div w:id="1679696069">
      <w:marLeft w:val="640"/>
      <w:marRight w:val="0"/>
      <w:marTop w:val="0"/>
      <w:marBottom w:val="0"/>
      <w:divBdr>
        <w:top w:val="none" w:sz="0" w:space="0" w:color="auto"/>
        <w:left w:val="none" w:sz="0" w:space="0" w:color="auto"/>
        <w:bottom w:val="none" w:sz="0" w:space="0" w:color="auto"/>
        <w:right w:val="none" w:sz="0" w:space="0" w:color="auto"/>
      </w:divBdr>
    </w:div>
    <w:div w:id="1679844330">
      <w:marLeft w:val="640"/>
      <w:marRight w:val="0"/>
      <w:marTop w:val="0"/>
      <w:marBottom w:val="0"/>
      <w:divBdr>
        <w:top w:val="none" w:sz="0" w:space="0" w:color="auto"/>
        <w:left w:val="none" w:sz="0" w:space="0" w:color="auto"/>
        <w:bottom w:val="none" w:sz="0" w:space="0" w:color="auto"/>
        <w:right w:val="none" w:sz="0" w:space="0" w:color="auto"/>
      </w:divBdr>
    </w:div>
    <w:div w:id="1679850015">
      <w:marLeft w:val="640"/>
      <w:marRight w:val="0"/>
      <w:marTop w:val="0"/>
      <w:marBottom w:val="0"/>
      <w:divBdr>
        <w:top w:val="none" w:sz="0" w:space="0" w:color="auto"/>
        <w:left w:val="none" w:sz="0" w:space="0" w:color="auto"/>
        <w:bottom w:val="none" w:sz="0" w:space="0" w:color="auto"/>
        <w:right w:val="none" w:sz="0" w:space="0" w:color="auto"/>
      </w:divBdr>
    </w:div>
    <w:div w:id="1679960610">
      <w:marLeft w:val="640"/>
      <w:marRight w:val="0"/>
      <w:marTop w:val="0"/>
      <w:marBottom w:val="0"/>
      <w:divBdr>
        <w:top w:val="none" w:sz="0" w:space="0" w:color="auto"/>
        <w:left w:val="none" w:sz="0" w:space="0" w:color="auto"/>
        <w:bottom w:val="none" w:sz="0" w:space="0" w:color="auto"/>
        <w:right w:val="none" w:sz="0" w:space="0" w:color="auto"/>
      </w:divBdr>
    </w:div>
    <w:div w:id="1680086400">
      <w:marLeft w:val="640"/>
      <w:marRight w:val="0"/>
      <w:marTop w:val="0"/>
      <w:marBottom w:val="0"/>
      <w:divBdr>
        <w:top w:val="none" w:sz="0" w:space="0" w:color="auto"/>
        <w:left w:val="none" w:sz="0" w:space="0" w:color="auto"/>
        <w:bottom w:val="none" w:sz="0" w:space="0" w:color="auto"/>
        <w:right w:val="none" w:sz="0" w:space="0" w:color="auto"/>
      </w:divBdr>
    </w:div>
    <w:div w:id="1680158557">
      <w:marLeft w:val="640"/>
      <w:marRight w:val="0"/>
      <w:marTop w:val="0"/>
      <w:marBottom w:val="0"/>
      <w:divBdr>
        <w:top w:val="none" w:sz="0" w:space="0" w:color="auto"/>
        <w:left w:val="none" w:sz="0" w:space="0" w:color="auto"/>
        <w:bottom w:val="none" w:sz="0" w:space="0" w:color="auto"/>
        <w:right w:val="none" w:sz="0" w:space="0" w:color="auto"/>
      </w:divBdr>
    </w:div>
    <w:div w:id="1680228194">
      <w:marLeft w:val="640"/>
      <w:marRight w:val="0"/>
      <w:marTop w:val="0"/>
      <w:marBottom w:val="0"/>
      <w:divBdr>
        <w:top w:val="none" w:sz="0" w:space="0" w:color="auto"/>
        <w:left w:val="none" w:sz="0" w:space="0" w:color="auto"/>
        <w:bottom w:val="none" w:sz="0" w:space="0" w:color="auto"/>
        <w:right w:val="none" w:sz="0" w:space="0" w:color="auto"/>
      </w:divBdr>
    </w:div>
    <w:div w:id="1680235708">
      <w:marLeft w:val="640"/>
      <w:marRight w:val="0"/>
      <w:marTop w:val="0"/>
      <w:marBottom w:val="0"/>
      <w:divBdr>
        <w:top w:val="none" w:sz="0" w:space="0" w:color="auto"/>
        <w:left w:val="none" w:sz="0" w:space="0" w:color="auto"/>
        <w:bottom w:val="none" w:sz="0" w:space="0" w:color="auto"/>
        <w:right w:val="none" w:sz="0" w:space="0" w:color="auto"/>
      </w:divBdr>
    </w:div>
    <w:div w:id="1680279301">
      <w:marLeft w:val="640"/>
      <w:marRight w:val="0"/>
      <w:marTop w:val="0"/>
      <w:marBottom w:val="0"/>
      <w:divBdr>
        <w:top w:val="none" w:sz="0" w:space="0" w:color="auto"/>
        <w:left w:val="none" w:sz="0" w:space="0" w:color="auto"/>
        <w:bottom w:val="none" w:sz="0" w:space="0" w:color="auto"/>
        <w:right w:val="none" w:sz="0" w:space="0" w:color="auto"/>
      </w:divBdr>
    </w:div>
    <w:div w:id="1680279325">
      <w:marLeft w:val="640"/>
      <w:marRight w:val="0"/>
      <w:marTop w:val="0"/>
      <w:marBottom w:val="0"/>
      <w:divBdr>
        <w:top w:val="none" w:sz="0" w:space="0" w:color="auto"/>
        <w:left w:val="none" w:sz="0" w:space="0" w:color="auto"/>
        <w:bottom w:val="none" w:sz="0" w:space="0" w:color="auto"/>
        <w:right w:val="none" w:sz="0" w:space="0" w:color="auto"/>
      </w:divBdr>
    </w:div>
    <w:div w:id="1680426369">
      <w:marLeft w:val="640"/>
      <w:marRight w:val="0"/>
      <w:marTop w:val="0"/>
      <w:marBottom w:val="0"/>
      <w:divBdr>
        <w:top w:val="none" w:sz="0" w:space="0" w:color="auto"/>
        <w:left w:val="none" w:sz="0" w:space="0" w:color="auto"/>
        <w:bottom w:val="none" w:sz="0" w:space="0" w:color="auto"/>
        <w:right w:val="none" w:sz="0" w:space="0" w:color="auto"/>
      </w:divBdr>
    </w:div>
    <w:div w:id="1680427296">
      <w:marLeft w:val="640"/>
      <w:marRight w:val="0"/>
      <w:marTop w:val="0"/>
      <w:marBottom w:val="0"/>
      <w:divBdr>
        <w:top w:val="none" w:sz="0" w:space="0" w:color="auto"/>
        <w:left w:val="none" w:sz="0" w:space="0" w:color="auto"/>
        <w:bottom w:val="none" w:sz="0" w:space="0" w:color="auto"/>
        <w:right w:val="none" w:sz="0" w:space="0" w:color="auto"/>
      </w:divBdr>
    </w:div>
    <w:div w:id="1680428606">
      <w:marLeft w:val="640"/>
      <w:marRight w:val="0"/>
      <w:marTop w:val="0"/>
      <w:marBottom w:val="0"/>
      <w:divBdr>
        <w:top w:val="none" w:sz="0" w:space="0" w:color="auto"/>
        <w:left w:val="none" w:sz="0" w:space="0" w:color="auto"/>
        <w:bottom w:val="none" w:sz="0" w:space="0" w:color="auto"/>
        <w:right w:val="none" w:sz="0" w:space="0" w:color="auto"/>
      </w:divBdr>
    </w:div>
    <w:div w:id="1680429684">
      <w:marLeft w:val="640"/>
      <w:marRight w:val="0"/>
      <w:marTop w:val="0"/>
      <w:marBottom w:val="0"/>
      <w:divBdr>
        <w:top w:val="none" w:sz="0" w:space="0" w:color="auto"/>
        <w:left w:val="none" w:sz="0" w:space="0" w:color="auto"/>
        <w:bottom w:val="none" w:sz="0" w:space="0" w:color="auto"/>
        <w:right w:val="none" w:sz="0" w:space="0" w:color="auto"/>
      </w:divBdr>
    </w:div>
    <w:div w:id="1680548892">
      <w:marLeft w:val="640"/>
      <w:marRight w:val="0"/>
      <w:marTop w:val="0"/>
      <w:marBottom w:val="0"/>
      <w:divBdr>
        <w:top w:val="none" w:sz="0" w:space="0" w:color="auto"/>
        <w:left w:val="none" w:sz="0" w:space="0" w:color="auto"/>
        <w:bottom w:val="none" w:sz="0" w:space="0" w:color="auto"/>
        <w:right w:val="none" w:sz="0" w:space="0" w:color="auto"/>
      </w:divBdr>
    </w:div>
    <w:div w:id="1680699429">
      <w:marLeft w:val="640"/>
      <w:marRight w:val="0"/>
      <w:marTop w:val="0"/>
      <w:marBottom w:val="0"/>
      <w:divBdr>
        <w:top w:val="none" w:sz="0" w:space="0" w:color="auto"/>
        <w:left w:val="none" w:sz="0" w:space="0" w:color="auto"/>
        <w:bottom w:val="none" w:sz="0" w:space="0" w:color="auto"/>
        <w:right w:val="none" w:sz="0" w:space="0" w:color="auto"/>
      </w:divBdr>
    </w:div>
    <w:div w:id="1680816978">
      <w:marLeft w:val="640"/>
      <w:marRight w:val="0"/>
      <w:marTop w:val="0"/>
      <w:marBottom w:val="0"/>
      <w:divBdr>
        <w:top w:val="none" w:sz="0" w:space="0" w:color="auto"/>
        <w:left w:val="none" w:sz="0" w:space="0" w:color="auto"/>
        <w:bottom w:val="none" w:sz="0" w:space="0" w:color="auto"/>
        <w:right w:val="none" w:sz="0" w:space="0" w:color="auto"/>
      </w:divBdr>
    </w:div>
    <w:div w:id="1680884897">
      <w:marLeft w:val="640"/>
      <w:marRight w:val="0"/>
      <w:marTop w:val="0"/>
      <w:marBottom w:val="0"/>
      <w:divBdr>
        <w:top w:val="none" w:sz="0" w:space="0" w:color="auto"/>
        <w:left w:val="none" w:sz="0" w:space="0" w:color="auto"/>
        <w:bottom w:val="none" w:sz="0" w:space="0" w:color="auto"/>
        <w:right w:val="none" w:sz="0" w:space="0" w:color="auto"/>
      </w:divBdr>
    </w:div>
    <w:div w:id="1680885066">
      <w:marLeft w:val="640"/>
      <w:marRight w:val="0"/>
      <w:marTop w:val="0"/>
      <w:marBottom w:val="0"/>
      <w:divBdr>
        <w:top w:val="none" w:sz="0" w:space="0" w:color="auto"/>
        <w:left w:val="none" w:sz="0" w:space="0" w:color="auto"/>
        <w:bottom w:val="none" w:sz="0" w:space="0" w:color="auto"/>
        <w:right w:val="none" w:sz="0" w:space="0" w:color="auto"/>
      </w:divBdr>
    </w:div>
    <w:div w:id="1680891294">
      <w:marLeft w:val="640"/>
      <w:marRight w:val="0"/>
      <w:marTop w:val="0"/>
      <w:marBottom w:val="0"/>
      <w:divBdr>
        <w:top w:val="none" w:sz="0" w:space="0" w:color="auto"/>
        <w:left w:val="none" w:sz="0" w:space="0" w:color="auto"/>
        <w:bottom w:val="none" w:sz="0" w:space="0" w:color="auto"/>
        <w:right w:val="none" w:sz="0" w:space="0" w:color="auto"/>
      </w:divBdr>
    </w:div>
    <w:div w:id="1680891723">
      <w:marLeft w:val="640"/>
      <w:marRight w:val="0"/>
      <w:marTop w:val="0"/>
      <w:marBottom w:val="0"/>
      <w:divBdr>
        <w:top w:val="none" w:sz="0" w:space="0" w:color="auto"/>
        <w:left w:val="none" w:sz="0" w:space="0" w:color="auto"/>
        <w:bottom w:val="none" w:sz="0" w:space="0" w:color="auto"/>
        <w:right w:val="none" w:sz="0" w:space="0" w:color="auto"/>
      </w:divBdr>
    </w:div>
    <w:div w:id="1680961592">
      <w:marLeft w:val="640"/>
      <w:marRight w:val="0"/>
      <w:marTop w:val="0"/>
      <w:marBottom w:val="0"/>
      <w:divBdr>
        <w:top w:val="none" w:sz="0" w:space="0" w:color="auto"/>
        <w:left w:val="none" w:sz="0" w:space="0" w:color="auto"/>
        <w:bottom w:val="none" w:sz="0" w:space="0" w:color="auto"/>
        <w:right w:val="none" w:sz="0" w:space="0" w:color="auto"/>
      </w:divBdr>
    </w:div>
    <w:div w:id="1680962733">
      <w:marLeft w:val="640"/>
      <w:marRight w:val="0"/>
      <w:marTop w:val="0"/>
      <w:marBottom w:val="0"/>
      <w:divBdr>
        <w:top w:val="none" w:sz="0" w:space="0" w:color="auto"/>
        <w:left w:val="none" w:sz="0" w:space="0" w:color="auto"/>
        <w:bottom w:val="none" w:sz="0" w:space="0" w:color="auto"/>
        <w:right w:val="none" w:sz="0" w:space="0" w:color="auto"/>
      </w:divBdr>
    </w:div>
    <w:div w:id="1681002231">
      <w:marLeft w:val="640"/>
      <w:marRight w:val="0"/>
      <w:marTop w:val="0"/>
      <w:marBottom w:val="0"/>
      <w:divBdr>
        <w:top w:val="none" w:sz="0" w:space="0" w:color="auto"/>
        <w:left w:val="none" w:sz="0" w:space="0" w:color="auto"/>
        <w:bottom w:val="none" w:sz="0" w:space="0" w:color="auto"/>
        <w:right w:val="none" w:sz="0" w:space="0" w:color="auto"/>
      </w:divBdr>
    </w:div>
    <w:div w:id="1681003840">
      <w:marLeft w:val="640"/>
      <w:marRight w:val="0"/>
      <w:marTop w:val="0"/>
      <w:marBottom w:val="0"/>
      <w:divBdr>
        <w:top w:val="none" w:sz="0" w:space="0" w:color="auto"/>
        <w:left w:val="none" w:sz="0" w:space="0" w:color="auto"/>
        <w:bottom w:val="none" w:sz="0" w:space="0" w:color="auto"/>
        <w:right w:val="none" w:sz="0" w:space="0" w:color="auto"/>
      </w:divBdr>
    </w:div>
    <w:div w:id="1681005617">
      <w:marLeft w:val="640"/>
      <w:marRight w:val="0"/>
      <w:marTop w:val="0"/>
      <w:marBottom w:val="0"/>
      <w:divBdr>
        <w:top w:val="none" w:sz="0" w:space="0" w:color="auto"/>
        <w:left w:val="none" w:sz="0" w:space="0" w:color="auto"/>
        <w:bottom w:val="none" w:sz="0" w:space="0" w:color="auto"/>
        <w:right w:val="none" w:sz="0" w:space="0" w:color="auto"/>
      </w:divBdr>
    </w:div>
    <w:div w:id="1681008135">
      <w:marLeft w:val="640"/>
      <w:marRight w:val="0"/>
      <w:marTop w:val="0"/>
      <w:marBottom w:val="0"/>
      <w:divBdr>
        <w:top w:val="none" w:sz="0" w:space="0" w:color="auto"/>
        <w:left w:val="none" w:sz="0" w:space="0" w:color="auto"/>
        <w:bottom w:val="none" w:sz="0" w:space="0" w:color="auto"/>
        <w:right w:val="none" w:sz="0" w:space="0" w:color="auto"/>
      </w:divBdr>
    </w:div>
    <w:div w:id="1681085012">
      <w:marLeft w:val="640"/>
      <w:marRight w:val="0"/>
      <w:marTop w:val="0"/>
      <w:marBottom w:val="0"/>
      <w:divBdr>
        <w:top w:val="none" w:sz="0" w:space="0" w:color="auto"/>
        <w:left w:val="none" w:sz="0" w:space="0" w:color="auto"/>
        <w:bottom w:val="none" w:sz="0" w:space="0" w:color="auto"/>
        <w:right w:val="none" w:sz="0" w:space="0" w:color="auto"/>
      </w:divBdr>
    </w:div>
    <w:div w:id="1681152930">
      <w:marLeft w:val="640"/>
      <w:marRight w:val="0"/>
      <w:marTop w:val="0"/>
      <w:marBottom w:val="0"/>
      <w:divBdr>
        <w:top w:val="none" w:sz="0" w:space="0" w:color="auto"/>
        <w:left w:val="none" w:sz="0" w:space="0" w:color="auto"/>
        <w:bottom w:val="none" w:sz="0" w:space="0" w:color="auto"/>
        <w:right w:val="none" w:sz="0" w:space="0" w:color="auto"/>
      </w:divBdr>
    </w:div>
    <w:div w:id="1681156559">
      <w:marLeft w:val="640"/>
      <w:marRight w:val="0"/>
      <w:marTop w:val="0"/>
      <w:marBottom w:val="0"/>
      <w:divBdr>
        <w:top w:val="none" w:sz="0" w:space="0" w:color="auto"/>
        <w:left w:val="none" w:sz="0" w:space="0" w:color="auto"/>
        <w:bottom w:val="none" w:sz="0" w:space="0" w:color="auto"/>
        <w:right w:val="none" w:sz="0" w:space="0" w:color="auto"/>
      </w:divBdr>
    </w:div>
    <w:div w:id="1681159102">
      <w:marLeft w:val="640"/>
      <w:marRight w:val="0"/>
      <w:marTop w:val="0"/>
      <w:marBottom w:val="0"/>
      <w:divBdr>
        <w:top w:val="none" w:sz="0" w:space="0" w:color="auto"/>
        <w:left w:val="none" w:sz="0" w:space="0" w:color="auto"/>
        <w:bottom w:val="none" w:sz="0" w:space="0" w:color="auto"/>
        <w:right w:val="none" w:sz="0" w:space="0" w:color="auto"/>
      </w:divBdr>
    </w:div>
    <w:div w:id="1681200644">
      <w:marLeft w:val="640"/>
      <w:marRight w:val="0"/>
      <w:marTop w:val="0"/>
      <w:marBottom w:val="0"/>
      <w:divBdr>
        <w:top w:val="none" w:sz="0" w:space="0" w:color="auto"/>
        <w:left w:val="none" w:sz="0" w:space="0" w:color="auto"/>
        <w:bottom w:val="none" w:sz="0" w:space="0" w:color="auto"/>
        <w:right w:val="none" w:sz="0" w:space="0" w:color="auto"/>
      </w:divBdr>
    </w:div>
    <w:div w:id="1681200859">
      <w:marLeft w:val="640"/>
      <w:marRight w:val="0"/>
      <w:marTop w:val="0"/>
      <w:marBottom w:val="0"/>
      <w:divBdr>
        <w:top w:val="none" w:sz="0" w:space="0" w:color="auto"/>
        <w:left w:val="none" w:sz="0" w:space="0" w:color="auto"/>
        <w:bottom w:val="none" w:sz="0" w:space="0" w:color="auto"/>
        <w:right w:val="none" w:sz="0" w:space="0" w:color="auto"/>
      </w:divBdr>
    </w:div>
    <w:div w:id="1681278635">
      <w:marLeft w:val="640"/>
      <w:marRight w:val="0"/>
      <w:marTop w:val="0"/>
      <w:marBottom w:val="0"/>
      <w:divBdr>
        <w:top w:val="none" w:sz="0" w:space="0" w:color="auto"/>
        <w:left w:val="none" w:sz="0" w:space="0" w:color="auto"/>
        <w:bottom w:val="none" w:sz="0" w:space="0" w:color="auto"/>
        <w:right w:val="none" w:sz="0" w:space="0" w:color="auto"/>
      </w:divBdr>
    </w:div>
    <w:div w:id="1681352860">
      <w:marLeft w:val="640"/>
      <w:marRight w:val="0"/>
      <w:marTop w:val="0"/>
      <w:marBottom w:val="0"/>
      <w:divBdr>
        <w:top w:val="none" w:sz="0" w:space="0" w:color="auto"/>
        <w:left w:val="none" w:sz="0" w:space="0" w:color="auto"/>
        <w:bottom w:val="none" w:sz="0" w:space="0" w:color="auto"/>
        <w:right w:val="none" w:sz="0" w:space="0" w:color="auto"/>
      </w:divBdr>
    </w:div>
    <w:div w:id="1681397375">
      <w:marLeft w:val="640"/>
      <w:marRight w:val="0"/>
      <w:marTop w:val="0"/>
      <w:marBottom w:val="0"/>
      <w:divBdr>
        <w:top w:val="none" w:sz="0" w:space="0" w:color="auto"/>
        <w:left w:val="none" w:sz="0" w:space="0" w:color="auto"/>
        <w:bottom w:val="none" w:sz="0" w:space="0" w:color="auto"/>
        <w:right w:val="none" w:sz="0" w:space="0" w:color="auto"/>
      </w:divBdr>
    </w:div>
    <w:div w:id="1681590226">
      <w:marLeft w:val="640"/>
      <w:marRight w:val="0"/>
      <w:marTop w:val="0"/>
      <w:marBottom w:val="0"/>
      <w:divBdr>
        <w:top w:val="none" w:sz="0" w:space="0" w:color="auto"/>
        <w:left w:val="none" w:sz="0" w:space="0" w:color="auto"/>
        <w:bottom w:val="none" w:sz="0" w:space="0" w:color="auto"/>
        <w:right w:val="none" w:sz="0" w:space="0" w:color="auto"/>
      </w:divBdr>
    </w:div>
    <w:div w:id="1681659291">
      <w:marLeft w:val="640"/>
      <w:marRight w:val="0"/>
      <w:marTop w:val="0"/>
      <w:marBottom w:val="0"/>
      <w:divBdr>
        <w:top w:val="none" w:sz="0" w:space="0" w:color="auto"/>
        <w:left w:val="none" w:sz="0" w:space="0" w:color="auto"/>
        <w:bottom w:val="none" w:sz="0" w:space="0" w:color="auto"/>
        <w:right w:val="none" w:sz="0" w:space="0" w:color="auto"/>
      </w:divBdr>
    </w:div>
    <w:div w:id="1681660027">
      <w:marLeft w:val="640"/>
      <w:marRight w:val="0"/>
      <w:marTop w:val="0"/>
      <w:marBottom w:val="0"/>
      <w:divBdr>
        <w:top w:val="none" w:sz="0" w:space="0" w:color="auto"/>
        <w:left w:val="none" w:sz="0" w:space="0" w:color="auto"/>
        <w:bottom w:val="none" w:sz="0" w:space="0" w:color="auto"/>
        <w:right w:val="none" w:sz="0" w:space="0" w:color="auto"/>
      </w:divBdr>
    </w:div>
    <w:div w:id="1681660910">
      <w:marLeft w:val="640"/>
      <w:marRight w:val="0"/>
      <w:marTop w:val="0"/>
      <w:marBottom w:val="0"/>
      <w:divBdr>
        <w:top w:val="none" w:sz="0" w:space="0" w:color="auto"/>
        <w:left w:val="none" w:sz="0" w:space="0" w:color="auto"/>
        <w:bottom w:val="none" w:sz="0" w:space="0" w:color="auto"/>
        <w:right w:val="none" w:sz="0" w:space="0" w:color="auto"/>
      </w:divBdr>
    </w:div>
    <w:div w:id="1681741441">
      <w:marLeft w:val="640"/>
      <w:marRight w:val="0"/>
      <w:marTop w:val="0"/>
      <w:marBottom w:val="0"/>
      <w:divBdr>
        <w:top w:val="none" w:sz="0" w:space="0" w:color="auto"/>
        <w:left w:val="none" w:sz="0" w:space="0" w:color="auto"/>
        <w:bottom w:val="none" w:sz="0" w:space="0" w:color="auto"/>
        <w:right w:val="none" w:sz="0" w:space="0" w:color="auto"/>
      </w:divBdr>
    </w:div>
    <w:div w:id="1681854900">
      <w:marLeft w:val="480"/>
      <w:marRight w:val="0"/>
      <w:marTop w:val="0"/>
      <w:marBottom w:val="0"/>
      <w:divBdr>
        <w:top w:val="none" w:sz="0" w:space="0" w:color="auto"/>
        <w:left w:val="none" w:sz="0" w:space="0" w:color="auto"/>
        <w:bottom w:val="none" w:sz="0" w:space="0" w:color="auto"/>
        <w:right w:val="none" w:sz="0" w:space="0" w:color="auto"/>
      </w:divBdr>
    </w:div>
    <w:div w:id="1681927013">
      <w:marLeft w:val="640"/>
      <w:marRight w:val="0"/>
      <w:marTop w:val="0"/>
      <w:marBottom w:val="0"/>
      <w:divBdr>
        <w:top w:val="none" w:sz="0" w:space="0" w:color="auto"/>
        <w:left w:val="none" w:sz="0" w:space="0" w:color="auto"/>
        <w:bottom w:val="none" w:sz="0" w:space="0" w:color="auto"/>
        <w:right w:val="none" w:sz="0" w:space="0" w:color="auto"/>
      </w:divBdr>
    </w:div>
    <w:div w:id="1681928209">
      <w:marLeft w:val="640"/>
      <w:marRight w:val="0"/>
      <w:marTop w:val="0"/>
      <w:marBottom w:val="0"/>
      <w:divBdr>
        <w:top w:val="none" w:sz="0" w:space="0" w:color="auto"/>
        <w:left w:val="none" w:sz="0" w:space="0" w:color="auto"/>
        <w:bottom w:val="none" w:sz="0" w:space="0" w:color="auto"/>
        <w:right w:val="none" w:sz="0" w:space="0" w:color="auto"/>
      </w:divBdr>
    </w:div>
    <w:div w:id="1681933422">
      <w:marLeft w:val="640"/>
      <w:marRight w:val="0"/>
      <w:marTop w:val="0"/>
      <w:marBottom w:val="0"/>
      <w:divBdr>
        <w:top w:val="none" w:sz="0" w:space="0" w:color="auto"/>
        <w:left w:val="none" w:sz="0" w:space="0" w:color="auto"/>
        <w:bottom w:val="none" w:sz="0" w:space="0" w:color="auto"/>
        <w:right w:val="none" w:sz="0" w:space="0" w:color="auto"/>
      </w:divBdr>
    </w:div>
    <w:div w:id="1682003877">
      <w:marLeft w:val="640"/>
      <w:marRight w:val="0"/>
      <w:marTop w:val="0"/>
      <w:marBottom w:val="0"/>
      <w:divBdr>
        <w:top w:val="none" w:sz="0" w:space="0" w:color="auto"/>
        <w:left w:val="none" w:sz="0" w:space="0" w:color="auto"/>
        <w:bottom w:val="none" w:sz="0" w:space="0" w:color="auto"/>
        <w:right w:val="none" w:sz="0" w:space="0" w:color="auto"/>
      </w:divBdr>
    </w:div>
    <w:div w:id="1682005273">
      <w:marLeft w:val="640"/>
      <w:marRight w:val="0"/>
      <w:marTop w:val="0"/>
      <w:marBottom w:val="0"/>
      <w:divBdr>
        <w:top w:val="none" w:sz="0" w:space="0" w:color="auto"/>
        <w:left w:val="none" w:sz="0" w:space="0" w:color="auto"/>
        <w:bottom w:val="none" w:sz="0" w:space="0" w:color="auto"/>
        <w:right w:val="none" w:sz="0" w:space="0" w:color="auto"/>
      </w:divBdr>
    </w:div>
    <w:div w:id="1682048326">
      <w:marLeft w:val="640"/>
      <w:marRight w:val="0"/>
      <w:marTop w:val="0"/>
      <w:marBottom w:val="0"/>
      <w:divBdr>
        <w:top w:val="none" w:sz="0" w:space="0" w:color="auto"/>
        <w:left w:val="none" w:sz="0" w:space="0" w:color="auto"/>
        <w:bottom w:val="none" w:sz="0" w:space="0" w:color="auto"/>
        <w:right w:val="none" w:sz="0" w:space="0" w:color="auto"/>
      </w:divBdr>
    </w:div>
    <w:div w:id="1682051398">
      <w:marLeft w:val="640"/>
      <w:marRight w:val="0"/>
      <w:marTop w:val="0"/>
      <w:marBottom w:val="0"/>
      <w:divBdr>
        <w:top w:val="none" w:sz="0" w:space="0" w:color="auto"/>
        <w:left w:val="none" w:sz="0" w:space="0" w:color="auto"/>
        <w:bottom w:val="none" w:sz="0" w:space="0" w:color="auto"/>
        <w:right w:val="none" w:sz="0" w:space="0" w:color="auto"/>
      </w:divBdr>
    </w:div>
    <w:div w:id="1682124897">
      <w:marLeft w:val="640"/>
      <w:marRight w:val="0"/>
      <w:marTop w:val="0"/>
      <w:marBottom w:val="0"/>
      <w:divBdr>
        <w:top w:val="none" w:sz="0" w:space="0" w:color="auto"/>
        <w:left w:val="none" w:sz="0" w:space="0" w:color="auto"/>
        <w:bottom w:val="none" w:sz="0" w:space="0" w:color="auto"/>
        <w:right w:val="none" w:sz="0" w:space="0" w:color="auto"/>
      </w:divBdr>
    </w:div>
    <w:div w:id="1682196247">
      <w:marLeft w:val="640"/>
      <w:marRight w:val="0"/>
      <w:marTop w:val="0"/>
      <w:marBottom w:val="0"/>
      <w:divBdr>
        <w:top w:val="none" w:sz="0" w:space="0" w:color="auto"/>
        <w:left w:val="none" w:sz="0" w:space="0" w:color="auto"/>
        <w:bottom w:val="none" w:sz="0" w:space="0" w:color="auto"/>
        <w:right w:val="none" w:sz="0" w:space="0" w:color="auto"/>
      </w:divBdr>
    </w:div>
    <w:div w:id="1682272683">
      <w:marLeft w:val="640"/>
      <w:marRight w:val="0"/>
      <w:marTop w:val="0"/>
      <w:marBottom w:val="0"/>
      <w:divBdr>
        <w:top w:val="none" w:sz="0" w:space="0" w:color="auto"/>
        <w:left w:val="none" w:sz="0" w:space="0" w:color="auto"/>
        <w:bottom w:val="none" w:sz="0" w:space="0" w:color="auto"/>
        <w:right w:val="none" w:sz="0" w:space="0" w:color="auto"/>
      </w:divBdr>
    </w:div>
    <w:div w:id="1682319127">
      <w:marLeft w:val="640"/>
      <w:marRight w:val="0"/>
      <w:marTop w:val="0"/>
      <w:marBottom w:val="0"/>
      <w:divBdr>
        <w:top w:val="none" w:sz="0" w:space="0" w:color="auto"/>
        <w:left w:val="none" w:sz="0" w:space="0" w:color="auto"/>
        <w:bottom w:val="none" w:sz="0" w:space="0" w:color="auto"/>
        <w:right w:val="none" w:sz="0" w:space="0" w:color="auto"/>
      </w:divBdr>
    </w:div>
    <w:div w:id="1682467823">
      <w:marLeft w:val="640"/>
      <w:marRight w:val="0"/>
      <w:marTop w:val="0"/>
      <w:marBottom w:val="0"/>
      <w:divBdr>
        <w:top w:val="none" w:sz="0" w:space="0" w:color="auto"/>
        <w:left w:val="none" w:sz="0" w:space="0" w:color="auto"/>
        <w:bottom w:val="none" w:sz="0" w:space="0" w:color="auto"/>
        <w:right w:val="none" w:sz="0" w:space="0" w:color="auto"/>
      </w:divBdr>
    </w:div>
    <w:div w:id="1682514076">
      <w:marLeft w:val="640"/>
      <w:marRight w:val="0"/>
      <w:marTop w:val="0"/>
      <w:marBottom w:val="0"/>
      <w:divBdr>
        <w:top w:val="none" w:sz="0" w:space="0" w:color="auto"/>
        <w:left w:val="none" w:sz="0" w:space="0" w:color="auto"/>
        <w:bottom w:val="none" w:sz="0" w:space="0" w:color="auto"/>
        <w:right w:val="none" w:sz="0" w:space="0" w:color="auto"/>
      </w:divBdr>
    </w:div>
    <w:div w:id="1682588009">
      <w:marLeft w:val="640"/>
      <w:marRight w:val="0"/>
      <w:marTop w:val="0"/>
      <w:marBottom w:val="0"/>
      <w:divBdr>
        <w:top w:val="none" w:sz="0" w:space="0" w:color="auto"/>
        <w:left w:val="none" w:sz="0" w:space="0" w:color="auto"/>
        <w:bottom w:val="none" w:sz="0" w:space="0" w:color="auto"/>
        <w:right w:val="none" w:sz="0" w:space="0" w:color="auto"/>
      </w:divBdr>
    </w:div>
    <w:div w:id="1682660543">
      <w:marLeft w:val="640"/>
      <w:marRight w:val="0"/>
      <w:marTop w:val="0"/>
      <w:marBottom w:val="0"/>
      <w:divBdr>
        <w:top w:val="none" w:sz="0" w:space="0" w:color="auto"/>
        <w:left w:val="none" w:sz="0" w:space="0" w:color="auto"/>
        <w:bottom w:val="none" w:sz="0" w:space="0" w:color="auto"/>
        <w:right w:val="none" w:sz="0" w:space="0" w:color="auto"/>
      </w:divBdr>
    </w:div>
    <w:div w:id="1682660734">
      <w:marLeft w:val="640"/>
      <w:marRight w:val="0"/>
      <w:marTop w:val="0"/>
      <w:marBottom w:val="0"/>
      <w:divBdr>
        <w:top w:val="none" w:sz="0" w:space="0" w:color="auto"/>
        <w:left w:val="none" w:sz="0" w:space="0" w:color="auto"/>
        <w:bottom w:val="none" w:sz="0" w:space="0" w:color="auto"/>
        <w:right w:val="none" w:sz="0" w:space="0" w:color="auto"/>
      </w:divBdr>
    </w:div>
    <w:div w:id="1682706438">
      <w:marLeft w:val="640"/>
      <w:marRight w:val="0"/>
      <w:marTop w:val="0"/>
      <w:marBottom w:val="0"/>
      <w:divBdr>
        <w:top w:val="none" w:sz="0" w:space="0" w:color="auto"/>
        <w:left w:val="none" w:sz="0" w:space="0" w:color="auto"/>
        <w:bottom w:val="none" w:sz="0" w:space="0" w:color="auto"/>
        <w:right w:val="none" w:sz="0" w:space="0" w:color="auto"/>
      </w:divBdr>
    </w:div>
    <w:div w:id="1682733053">
      <w:marLeft w:val="640"/>
      <w:marRight w:val="0"/>
      <w:marTop w:val="0"/>
      <w:marBottom w:val="0"/>
      <w:divBdr>
        <w:top w:val="none" w:sz="0" w:space="0" w:color="auto"/>
        <w:left w:val="none" w:sz="0" w:space="0" w:color="auto"/>
        <w:bottom w:val="none" w:sz="0" w:space="0" w:color="auto"/>
        <w:right w:val="none" w:sz="0" w:space="0" w:color="auto"/>
      </w:divBdr>
    </w:div>
    <w:div w:id="1682775579">
      <w:marLeft w:val="640"/>
      <w:marRight w:val="0"/>
      <w:marTop w:val="0"/>
      <w:marBottom w:val="0"/>
      <w:divBdr>
        <w:top w:val="none" w:sz="0" w:space="0" w:color="auto"/>
        <w:left w:val="none" w:sz="0" w:space="0" w:color="auto"/>
        <w:bottom w:val="none" w:sz="0" w:space="0" w:color="auto"/>
        <w:right w:val="none" w:sz="0" w:space="0" w:color="auto"/>
      </w:divBdr>
    </w:div>
    <w:div w:id="1682779001">
      <w:marLeft w:val="640"/>
      <w:marRight w:val="0"/>
      <w:marTop w:val="0"/>
      <w:marBottom w:val="0"/>
      <w:divBdr>
        <w:top w:val="none" w:sz="0" w:space="0" w:color="auto"/>
        <w:left w:val="none" w:sz="0" w:space="0" w:color="auto"/>
        <w:bottom w:val="none" w:sz="0" w:space="0" w:color="auto"/>
        <w:right w:val="none" w:sz="0" w:space="0" w:color="auto"/>
      </w:divBdr>
    </w:div>
    <w:div w:id="1682857437">
      <w:marLeft w:val="640"/>
      <w:marRight w:val="0"/>
      <w:marTop w:val="0"/>
      <w:marBottom w:val="0"/>
      <w:divBdr>
        <w:top w:val="none" w:sz="0" w:space="0" w:color="auto"/>
        <w:left w:val="none" w:sz="0" w:space="0" w:color="auto"/>
        <w:bottom w:val="none" w:sz="0" w:space="0" w:color="auto"/>
        <w:right w:val="none" w:sz="0" w:space="0" w:color="auto"/>
      </w:divBdr>
    </w:div>
    <w:div w:id="1682931598">
      <w:marLeft w:val="640"/>
      <w:marRight w:val="0"/>
      <w:marTop w:val="0"/>
      <w:marBottom w:val="0"/>
      <w:divBdr>
        <w:top w:val="none" w:sz="0" w:space="0" w:color="auto"/>
        <w:left w:val="none" w:sz="0" w:space="0" w:color="auto"/>
        <w:bottom w:val="none" w:sz="0" w:space="0" w:color="auto"/>
        <w:right w:val="none" w:sz="0" w:space="0" w:color="auto"/>
      </w:divBdr>
    </w:div>
    <w:div w:id="1683049962">
      <w:marLeft w:val="640"/>
      <w:marRight w:val="0"/>
      <w:marTop w:val="0"/>
      <w:marBottom w:val="0"/>
      <w:divBdr>
        <w:top w:val="none" w:sz="0" w:space="0" w:color="auto"/>
        <w:left w:val="none" w:sz="0" w:space="0" w:color="auto"/>
        <w:bottom w:val="none" w:sz="0" w:space="0" w:color="auto"/>
        <w:right w:val="none" w:sz="0" w:space="0" w:color="auto"/>
      </w:divBdr>
    </w:div>
    <w:div w:id="1683118882">
      <w:marLeft w:val="640"/>
      <w:marRight w:val="0"/>
      <w:marTop w:val="0"/>
      <w:marBottom w:val="0"/>
      <w:divBdr>
        <w:top w:val="none" w:sz="0" w:space="0" w:color="auto"/>
        <w:left w:val="none" w:sz="0" w:space="0" w:color="auto"/>
        <w:bottom w:val="none" w:sz="0" w:space="0" w:color="auto"/>
        <w:right w:val="none" w:sz="0" w:space="0" w:color="auto"/>
      </w:divBdr>
    </w:div>
    <w:div w:id="1683161412">
      <w:marLeft w:val="640"/>
      <w:marRight w:val="0"/>
      <w:marTop w:val="0"/>
      <w:marBottom w:val="0"/>
      <w:divBdr>
        <w:top w:val="none" w:sz="0" w:space="0" w:color="auto"/>
        <w:left w:val="none" w:sz="0" w:space="0" w:color="auto"/>
        <w:bottom w:val="none" w:sz="0" w:space="0" w:color="auto"/>
        <w:right w:val="none" w:sz="0" w:space="0" w:color="auto"/>
      </w:divBdr>
    </w:div>
    <w:div w:id="1683166917">
      <w:marLeft w:val="640"/>
      <w:marRight w:val="0"/>
      <w:marTop w:val="0"/>
      <w:marBottom w:val="0"/>
      <w:divBdr>
        <w:top w:val="none" w:sz="0" w:space="0" w:color="auto"/>
        <w:left w:val="none" w:sz="0" w:space="0" w:color="auto"/>
        <w:bottom w:val="none" w:sz="0" w:space="0" w:color="auto"/>
        <w:right w:val="none" w:sz="0" w:space="0" w:color="auto"/>
      </w:divBdr>
    </w:div>
    <w:div w:id="1683168852">
      <w:marLeft w:val="640"/>
      <w:marRight w:val="0"/>
      <w:marTop w:val="0"/>
      <w:marBottom w:val="0"/>
      <w:divBdr>
        <w:top w:val="none" w:sz="0" w:space="0" w:color="auto"/>
        <w:left w:val="none" w:sz="0" w:space="0" w:color="auto"/>
        <w:bottom w:val="none" w:sz="0" w:space="0" w:color="auto"/>
        <w:right w:val="none" w:sz="0" w:space="0" w:color="auto"/>
      </w:divBdr>
    </w:div>
    <w:div w:id="1683244850">
      <w:marLeft w:val="640"/>
      <w:marRight w:val="0"/>
      <w:marTop w:val="0"/>
      <w:marBottom w:val="0"/>
      <w:divBdr>
        <w:top w:val="none" w:sz="0" w:space="0" w:color="auto"/>
        <w:left w:val="none" w:sz="0" w:space="0" w:color="auto"/>
        <w:bottom w:val="none" w:sz="0" w:space="0" w:color="auto"/>
        <w:right w:val="none" w:sz="0" w:space="0" w:color="auto"/>
      </w:divBdr>
    </w:div>
    <w:div w:id="1683505265">
      <w:marLeft w:val="640"/>
      <w:marRight w:val="0"/>
      <w:marTop w:val="0"/>
      <w:marBottom w:val="0"/>
      <w:divBdr>
        <w:top w:val="none" w:sz="0" w:space="0" w:color="auto"/>
        <w:left w:val="none" w:sz="0" w:space="0" w:color="auto"/>
        <w:bottom w:val="none" w:sz="0" w:space="0" w:color="auto"/>
        <w:right w:val="none" w:sz="0" w:space="0" w:color="auto"/>
      </w:divBdr>
    </w:div>
    <w:div w:id="1683507509">
      <w:marLeft w:val="640"/>
      <w:marRight w:val="0"/>
      <w:marTop w:val="0"/>
      <w:marBottom w:val="0"/>
      <w:divBdr>
        <w:top w:val="none" w:sz="0" w:space="0" w:color="auto"/>
        <w:left w:val="none" w:sz="0" w:space="0" w:color="auto"/>
        <w:bottom w:val="none" w:sz="0" w:space="0" w:color="auto"/>
        <w:right w:val="none" w:sz="0" w:space="0" w:color="auto"/>
      </w:divBdr>
    </w:div>
    <w:div w:id="1683700467">
      <w:marLeft w:val="640"/>
      <w:marRight w:val="0"/>
      <w:marTop w:val="0"/>
      <w:marBottom w:val="0"/>
      <w:divBdr>
        <w:top w:val="none" w:sz="0" w:space="0" w:color="auto"/>
        <w:left w:val="none" w:sz="0" w:space="0" w:color="auto"/>
        <w:bottom w:val="none" w:sz="0" w:space="0" w:color="auto"/>
        <w:right w:val="none" w:sz="0" w:space="0" w:color="auto"/>
      </w:divBdr>
    </w:div>
    <w:div w:id="1683773190">
      <w:marLeft w:val="640"/>
      <w:marRight w:val="0"/>
      <w:marTop w:val="0"/>
      <w:marBottom w:val="0"/>
      <w:divBdr>
        <w:top w:val="none" w:sz="0" w:space="0" w:color="auto"/>
        <w:left w:val="none" w:sz="0" w:space="0" w:color="auto"/>
        <w:bottom w:val="none" w:sz="0" w:space="0" w:color="auto"/>
        <w:right w:val="none" w:sz="0" w:space="0" w:color="auto"/>
      </w:divBdr>
    </w:div>
    <w:div w:id="1683774407">
      <w:marLeft w:val="640"/>
      <w:marRight w:val="0"/>
      <w:marTop w:val="0"/>
      <w:marBottom w:val="0"/>
      <w:divBdr>
        <w:top w:val="none" w:sz="0" w:space="0" w:color="auto"/>
        <w:left w:val="none" w:sz="0" w:space="0" w:color="auto"/>
        <w:bottom w:val="none" w:sz="0" w:space="0" w:color="auto"/>
        <w:right w:val="none" w:sz="0" w:space="0" w:color="auto"/>
      </w:divBdr>
    </w:div>
    <w:div w:id="1683821040">
      <w:marLeft w:val="640"/>
      <w:marRight w:val="0"/>
      <w:marTop w:val="0"/>
      <w:marBottom w:val="0"/>
      <w:divBdr>
        <w:top w:val="none" w:sz="0" w:space="0" w:color="auto"/>
        <w:left w:val="none" w:sz="0" w:space="0" w:color="auto"/>
        <w:bottom w:val="none" w:sz="0" w:space="0" w:color="auto"/>
        <w:right w:val="none" w:sz="0" w:space="0" w:color="auto"/>
      </w:divBdr>
    </w:div>
    <w:div w:id="1683969352">
      <w:marLeft w:val="640"/>
      <w:marRight w:val="0"/>
      <w:marTop w:val="0"/>
      <w:marBottom w:val="0"/>
      <w:divBdr>
        <w:top w:val="none" w:sz="0" w:space="0" w:color="auto"/>
        <w:left w:val="none" w:sz="0" w:space="0" w:color="auto"/>
        <w:bottom w:val="none" w:sz="0" w:space="0" w:color="auto"/>
        <w:right w:val="none" w:sz="0" w:space="0" w:color="auto"/>
      </w:divBdr>
    </w:div>
    <w:div w:id="1684042418">
      <w:marLeft w:val="640"/>
      <w:marRight w:val="0"/>
      <w:marTop w:val="0"/>
      <w:marBottom w:val="0"/>
      <w:divBdr>
        <w:top w:val="none" w:sz="0" w:space="0" w:color="auto"/>
        <w:left w:val="none" w:sz="0" w:space="0" w:color="auto"/>
        <w:bottom w:val="none" w:sz="0" w:space="0" w:color="auto"/>
        <w:right w:val="none" w:sz="0" w:space="0" w:color="auto"/>
      </w:divBdr>
    </w:div>
    <w:div w:id="1684087816">
      <w:marLeft w:val="640"/>
      <w:marRight w:val="0"/>
      <w:marTop w:val="0"/>
      <w:marBottom w:val="0"/>
      <w:divBdr>
        <w:top w:val="none" w:sz="0" w:space="0" w:color="auto"/>
        <w:left w:val="none" w:sz="0" w:space="0" w:color="auto"/>
        <w:bottom w:val="none" w:sz="0" w:space="0" w:color="auto"/>
        <w:right w:val="none" w:sz="0" w:space="0" w:color="auto"/>
      </w:divBdr>
    </w:div>
    <w:div w:id="1684090763">
      <w:marLeft w:val="640"/>
      <w:marRight w:val="0"/>
      <w:marTop w:val="0"/>
      <w:marBottom w:val="0"/>
      <w:divBdr>
        <w:top w:val="none" w:sz="0" w:space="0" w:color="auto"/>
        <w:left w:val="none" w:sz="0" w:space="0" w:color="auto"/>
        <w:bottom w:val="none" w:sz="0" w:space="0" w:color="auto"/>
        <w:right w:val="none" w:sz="0" w:space="0" w:color="auto"/>
      </w:divBdr>
    </w:div>
    <w:div w:id="1684160475">
      <w:marLeft w:val="640"/>
      <w:marRight w:val="0"/>
      <w:marTop w:val="0"/>
      <w:marBottom w:val="0"/>
      <w:divBdr>
        <w:top w:val="none" w:sz="0" w:space="0" w:color="auto"/>
        <w:left w:val="none" w:sz="0" w:space="0" w:color="auto"/>
        <w:bottom w:val="none" w:sz="0" w:space="0" w:color="auto"/>
        <w:right w:val="none" w:sz="0" w:space="0" w:color="auto"/>
      </w:divBdr>
    </w:div>
    <w:div w:id="1684359204">
      <w:marLeft w:val="640"/>
      <w:marRight w:val="0"/>
      <w:marTop w:val="0"/>
      <w:marBottom w:val="0"/>
      <w:divBdr>
        <w:top w:val="none" w:sz="0" w:space="0" w:color="auto"/>
        <w:left w:val="none" w:sz="0" w:space="0" w:color="auto"/>
        <w:bottom w:val="none" w:sz="0" w:space="0" w:color="auto"/>
        <w:right w:val="none" w:sz="0" w:space="0" w:color="auto"/>
      </w:divBdr>
    </w:div>
    <w:div w:id="1684359348">
      <w:marLeft w:val="640"/>
      <w:marRight w:val="0"/>
      <w:marTop w:val="0"/>
      <w:marBottom w:val="0"/>
      <w:divBdr>
        <w:top w:val="none" w:sz="0" w:space="0" w:color="auto"/>
        <w:left w:val="none" w:sz="0" w:space="0" w:color="auto"/>
        <w:bottom w:val="none" w:sz="0" w:space="0" w:color="auto"/>
        <w:right w:val="none" w:sz="0" w:space="0" w:color="auto"/>
      </w:divBdr>
    </w:div>
    <w:div w:id="1684430955">
      <w:marLeft w:val="640"/>
      <w:marRight w:val="0"/>
      <w:marTop w:val="0"/>
      <w:marBottom w:val="0"/>
      <w:divBdr>
        <w:top w:val="none" w:sz="0" w:space="0" w:color="auto"/>
        <w:left w:val="none" w:sz="0" w:space="0" w:color="auto"/>
        <w:bottom w:val="none" w:sz="0" w:space="0" w:color="auto"/>
        <w:right w:val="none" w:sz="0" w:space="0" w:color="auto"/>
      </w:divBdr>
    </w:div>
    <w:div w:id="1684548740">
      <w:marLeft w:val="640"/>
      <w:marRight w:val="0"/>
      <w:marTop w:val="0"/>
      <w:marBottom w:val="0"/>
      <w:divBdr>
        <w:top w:val="none" w:sz="0" w:space="0" w:color="auto"/>
        <w:left w:val="none" w:sz="0" w:space="0" w:color="auto"/>
        <w:bottom w:val="none" w:sz="0" w:space="0" w:color="auto"/>
        <w:right w:val="none" w:sz="0" w:space="0" w:color="auto"/>
      </w:divBdr>
    </w:div>
    <w:div w:id="1684621657">
      <w:marLeft w:val="640"/>
      <w:marRight w:val="0"/>
      <w:marTop w:val="0"/>
      <w:marBottom w:val="0"/>
      <w:divBdr>
        <w:top w:val="none" w:sz="0" w:space="0" w:color="auto"/>
        <w:left w:val="none" w:sz="0" w:space="0" w:color="auto"/>
        <w:bottom w:val="none" w:sz="0" w:space="0" w:color="auto"/>
        <w:right w:val="none" w:sz="0" w:space="0" w:color="auto"/>
      </w:divBdr>
    </w:div>
    <w:div w:id="1684669088">
      <w:marLeft w:val="640"/>
      <w:marRight w:val="0"/>
      <w:marTop w:val="0"/>
      <w:marBottom w:val="0"/>
      <w:divBdr>
        <w:top w:val="none" w:sz="0" w:space="0" w:color="auto"/>
        <w:left w:val="none" w:sz="0" w:space="0" w:color="auto"/>
        <w:bottom w:val="none" w:sz="0" w:space="0" w:color="auto"/>
        <w:right w:val="none" w:sz="0" w:space="0" w:color="auto"/>
      </w:divBdr>
    </w:div>
    <w:div w:id="1684669135">
      <w:marLeft w:val="640"/>
      <w:marRight w:val="0"/>
      <w:marTop w:val="0"/>
      <w:marBottom w:val="0"/>
      <w:divBdr>
        <w:top w:val="none" w:sz="0" w:space="0" w:color="auto"/>
        <w:left w:val="none" w:sz="0" w:space="0" w:color="auto"/>
        <w:bottom w:val="none" w:sz="0" w:space="0" w:color="auto"/>
        <w:right w:val="none" w:sz="0" w:space="0" w:color="auto"/>
      </w:divBdr>
    </w:div>
    <w:div w:id="1684670391">
      <w:marLeft w:val="640"/>
      <w:marRight w:val="0"/>
      <w:marTop w:val="0"/>
      <w:marBottom w:val="0"/>
      <w:divBdr>
        <w:top w:val="none" w:sz="0" w:space="0" w:color="auto"/>
        <w:left w:val="none" w:sz="0" w:space="0" w:color="auto"/>
        <w:bottom w:val="none" w:sz="0" w:space="0" w:color="auto"/>
        <w:right w:val="none" w:sz="0" w:space="0" w:color="auto"/>
      </w:divBdr>
    </w:div>
    <w:div w:id="1684865856">
      <w:marLeft w:val="640"/>
      <w:marRight w:val="0"/>
      <w:marTop w:val="0"/>
      <w:marBottom w:val="0"/>
      <w:divBdr>
        <w:top w:val="none" w:sz="0" w:space="0" w:color="auto"/>
        <w:left w:val="none" w:sz="0" w:space="0" w:color="auto"/>
        <w:bottom w:val="none" w:sz="0" w:space="0" w:color="auto"/>
        <w:right w:val="none" w:sz="0" w:space="0" w:color="auto"/>
      </w:divBdr>
    </w:div>
    <w:div w:id="1684866276">
      <w:marLeft w:val="640"/>
      <w:marRight w:val="0"/>
      <w:marTop w:val="0"/>
      <w:marBottom w:val="0"/>
      <w:divBdr>
        <w:top w:val="none" w:sz="0" w:space="0" w:color="auto"/>
        <w:left w:val="none" w:sz="0" w:space="0" w:color="auto"/>
        <w:bottom w:val="none" w:sz="0" w:space="0" w:color="auto"/>
        <w:right w:val="none" w:sz="0" w:space="0" w:color="auto"/>
      </w:divBdr>
    </w:div>
    <w:div w:id="1684939674">
      <w:marLeft w:val="640"/>
      <w:marRight w:val="0"/>
      <w:marTop w:val="0"/>
      <w:marBottom w:val="0"/>
      <w:divBdr>
        <w:top w:val="none" w:sz="0" w:space="0" w:color="auto"/>
        <w:left w:val="none" w:sz="0" w:space="0" w:color="auto"/>
        <w:bottom w:val="none" w:sz="0" w:space="0" w:color="auto"/>
        <w:right w:val="none" w:sz="0" w:space="0" w:color="auto"/>
      </w:divBdr>
    </w:div>
    <w:div w:id="1685009277">
      <w:marLeft w:val="640"/>
      <w:marRight w:val="0"/>
      <w:marTop w:val="0"/>
      <w:marBottom w:val="0"/>
      <w:divBdr>
        <w:top w:val="none" w:sz="0" w:space="0" w:color="auto"/>
        <w:left w:val="none" w:sz="0" w:space="0" w:color="auto"/>
        <w:bottom w:val="none" w:sz="0" w:space="0" w:color="auto"/>
        <w:right w:val="none" w:sz="0" w:space="0" w:color="auto"/>
      </w:divBdr>
    </w:div>
    <w:div w:id="1685014578">
      <w:marLeft w:val="640"/>
      <w:marRight w:val="0"/>
      <w:marTop w:val="0"/>
      <w:marBottom w:val="0"/>
      <w:divBdr>
        <w:top w:val="none" w:sz="0" w:space="0" w:color="auto"/>
        <w:left w:val="none" w:sz="0" w:space="0" w:color="auto"/>
        <w:bottom w:val="none" w:sz="0" w:space="0" w:color="auto"/>
        <w:right w:val="none" w:sz="0" w:space="0" w:color="auto"/>
      </w:divBdr>
    </w:div>
    <w:div w:id="1685083984">
      <w:marLeft w:val="640"/>
      <w:marRight w:val="0"/>
      <w:marTop w:val="0"/>
      <w:marBottom w:val="0"/>
      <w:divBdr>
        <w:top w:val="none" w:sz="0" w:space="0" w:color="auto"/>
        <w:left w:val="none" w:sz="0" w:space="0" w:color="auto"/>
        <w:bottom w:val="none" w:sz="0" w:space="0" w:color="auto"/>
        <w:right w:val="none" w:sz="0" w:space="0" w:color="auto"/>
      </w:divBdr>
    </w:div>
    <w:div w:id="1685089111">
      <w:marLeft w:val="640"/>
      <w:marRight w:val="0"/>
      <w:marTop w:val="0"/>
      <w:marBottom w:val="0"/>
      <w:divBdr>
        <w:top w:val="none" w:sz="0" w:space="0" w:color="auto"/>
        <w:left w:val="none" w:sz="0" w:space="0" w:color="auto"/>
        <w:bottom w:val="none" w:sz="0" w:space="0" w:color="auto"/>
        <w:right w:val="none" w:sz="0" w:space="0" w:color="auto"/>
      </w:divBdr>
    </w:div>
    <w:div w:id="1685091208">
      <w:marLeft w:val="640"/>
      <w:marRight w:val="0"/>
      <w:marTop w:val="0"/>
      <w:marBottom w:val="0"/>
      <w:divBdr>
        <w:top w:val="none" w:sz="0" w:space="0" w:color="auto"/>
        <w:left w:val="none" w:sz="0" w:space="0" w:color="auto"/>
        <w:bottom w:val="none" w:sz="0" w:space="0" w:color="auto"/>
        <w:right w:val="none" w:sz="0" w:space="0" w:color="auto"/>
      </w:divBdr>
    </w:div>
    <w:div w:id="1685131309">
      <w:marLeft w:val="640"/>
      <w:marRight w:val="0"/>
      <w:marTop w:val="0"/>
      <w:marBottom w:val="0"/>
      <w:divBdr>
        <w:top w:val="none" w:sz="0" w:space="0" w:color="auto"/>
        <w:left w:val="none" w:sz="0" w:space="0" w:color="auto"/>
        <w:bottom w:val="none" w:sz="0" w:space="0" w:color="auto"/>
        <w:right w:val="none" w:sz="0" w:space="0" w:color="auto"/>
      </w:divBdr>
    </w:div>
    <w:div w:id="1685132292">
      <w:marLeft w:val="640"/>
      <w:marRight w:val="0"/>
      <w:marTop w:val="0"/>
      <w:marBottom w:val="0"/>
      <w:divBdr>
        <w:top w:val="none" w:sz="0" w:space="0" w:color="auto"/>
        <w:left w:val="none" w:sz="0" w:space="0" w:color="auto"/>
        <w:bottom w:val="none" w:sz="0" w:space="0" w:color="auto"/>
        <w:right w:val="none" w:sz="0" w:space="0" w:color="auto"/>
      </w:divBdr>
    </w:div>
    <w:div w:id="1685202637">
      <w:marLeft w:val="640"/>
      <w:marRight w:val="0"/>
      <w:marTop w:val="0"/>
      <w:marBottom w:val="0"/>
      <w:divBdr>
        <w:top w:val="none" w:sz="0" w:space="0" w:color="auto"/>
        <w:left w:val="none" w:sz="0" w:space="0" w:color="auto"/>
        <w:bottom w:val="none" w:sz="0" w:space="0" w:color="auto"/>
        <w:right w:val="none" w:sz="0" w:space="0" w:color="auto"/>
      </w:divBdr>
    </w:div>
    <w:div w:id="1685285130">
      <w:marLeft w:val="640"/>
      <w:marRight w:val="0"/>
      <w:marTop w:val="0"/>
      <w:marBottom w:val="0"/>
      <w:divBdr>
        <w:top w:val="none" w:sz="0" w:space="0" w:color="auto"/>
        <w:left w:val="none" w:sz="0" w:space="0" w:color="auto"/>
        <w:bottom w:val="none" w:sz="0" w:space="0" w:color="auto"/>
        <w:right w:val="none" w:sz="0" w:space="0" w:color="auto"/>
      </w:divBdr>
    </w:div>
    <w:div w:id="1685395419">
      <w:marLeft w:val="640"/>
      <w:marRight w:val="0"/>
      <w:marTop w:val="0"/>
      <w:marBottom w:val="0"/>
      <w:divBdr>
        <w:top w:val="none" w:sz="0" w:space="0" w:color="auto"/>
        <w:left w:val="none" w:sz="0" w:space="0" w:color="auto"/>
        <w:bottom w:val="none" w:sz="0" w:space="0" w:color="auto"/>
        <w:right w:val="none" w:sz="0" w:space="0" w:color="auto"/>
      </w:divBdr>
    </w:div>
    <w:div w:id="1685396336">
      <w:marLeft w:val="640"/>
      <w:marRight w:val="0"/>
      <w:marTop w:val="0"/>
      <w:marBottom w:val="0"/>
      <w:divBdr>
        <w:top w:val="none" w:sz="0" w:space="0" w:color="auto"/>
        <w:left w:val="none" w:sz="0" w:space="0" w:color="auto"/>
        <w:bottom w:val="none" w:sz="0" w:space="0" w:color="auto"/>
        <w:right w:val="none" w:sz="0" w:space="0" w:color="auto"/>
      </w:divBdr>
    </w:div>
    <w:div w:id="1685396593">
      <w:marLeft w:val="640"/>
      <w:marRight w:val="0"/>
      <w:marTop w:val="0"/>
      <w:marBottom w:val="0"/>
      <w:divBdr>
        <w:top w:val="none" w:sz="0" w:space="0" w:color="auto"/>
        <w:left w:val="none" w:sz="0" w:space="0" w:color="auto"/>
        <w:bottom w:val="none" w:sz="0" w:space="0" w:color="auto"/>
        <w:right w:val="none" w:sz="0" w:space="0" w:color="auto"/>
      </w:divBdr>
    </w:div>
    <w:div w:id="1685400412">
      <w:marLeft w:val="640"/>
      <w:marRight w:val="0"/>
      <w:marTop w:val="0"/>
      <w:marBottom w:val="0"/>
      <w:divBdr>
        <w:top w:val="none" w:sz="0" w:space="0" w:color="auto"/>
        <w:left w:val="none" w:sz="0" w:space="0" w:color="auto"/>
        <w:bottom w:val="none" w:sz="0" w:space="0" w:color="auto"/>
        <w:right w:val="none" w:sz="0" w:space="0" w:color="auto"/>
      </w:divBdr>
    </w:div>
    <w:div w:id="1685470556">
      <w:marLeft w:val="640"/>
      <w:marRight w:val="0"/>
      <w:marTop w:val="0"/>
      <w:marBottom w:val="0"/>
      <w:divBdr>
        <w:top w:val="none" w:sz="0" w:space="0" w:color="auto"/>
        <w:left w:val="none" w:sz="0" w:space="0" w:color="auto"/>
        <w:bottom w:val="none" w:sz="0" w:space="0" w:color="auto"/>
        <w:right w:val="none" w:sz="0" w:space="0" w:color="auto"/>
      </w:divBdr>
    </w:div>
    <w:div w:id="1685471362">
      <w:marLeft w:val="640"/>
      <w:marRight w:val="0"/>
      <w:marTop w:val="0"/>
      <w:marBottom w:val="0"/>
      <w:divBdr>
        <w:top w:val="none" w:sz="0" w:space="0" w:color="auto"/>
        <w:left w:val="none" w:sz="0" w:space="0" w:color="auto"/>
        <w:bottom w:val="none" w:sz="0" w:space="0" w:color="auto"/>
        <w:right w:val="none" w:sz="0" w:space="0" w:color="auto"/>
      </w:divBdr>
    </w:div>
    <w:div w:id="1685472540">
      <w:marLeft w:val="640"/>
      <w:marRight w:val="0"/>
      <w:marTop w:val="0"/>
      <w:marBottom w:val="0"/>
      <w:divBdr>
        <w:top w:val="none" w:sz="0" w:space="0" w:color="auto"/>
        <w:left w:val="none" w:sz="0" w:space="0" w:color="auto"/>
        <w:bottom w:val="none" w:sz="0" w:space="0" w:color="auto"/>
        <w:right w:val="none" w:sz="0" w:space="0" w:color="auto"/>
      </w:divBdr>
    </w:div>
    <w:div w:id="1685520776">
      <w:marLeft w:val="640"/>
      <w:marRight w:val="0"/>
      <w:marTop w:val="0"/>
      <w:marBottom w:val="0"/>
      <w:divBdr>
        <w:top w:val="none" w:sz="0" w:space="0" w:color="auto"/>
        <w:left w:val="none" w:sz="0" w:space="0" w:color="auto"/>
        <w:bottom w:val="none" w:sz="0" w:space="0" w:color="auto"/>
        <w:right w:val="none" w:sz="0" w:space="0" w:color="auto"/>
      </w:divBdr>
    </w:div>
    <w:div w:id="1685550822">
      <w:marLeft w:val="640"/>
      <w:marRight w:val="0"/>
      <w:marTop w:val="0"/>
      <w:marBottom w:val="0"/>
      <w:divBdr>
        <w:top w:val="none" w:sz="0" w:space="0" w:color="auto"/>
        <w:left w:val="none" w:sz="0" w:space="0" w:color="auto"/>
        <w:bottom w:val="none" w:sz="0" w:space="0" w:color="auto"/>
        <w:right w:val="none" w:sz="0" w:space="0" w:color="auto"/>
      </w:divBdr>
    </w:div>
    <w:div w:id="1685552195">
      <w:marLeft w:val="640"/>
      <w:marRight w:val="0"/>
      <w:marTop w:val="0"/>
      <w:marBottom w:val="0"/>
      <w:divBdr>
        <w:top w:val="none" w:sz="0" w:space="0" w:color="auto"/>
        <w:left w:val="none" w:sz="0" w:space="0" w:color="auto"/>
        <w:bottom w:val="none" w:sz="0" w:space="0" w:color="auto"/>
        <w:right w:val="none" w:sz="0" w:space="0" w:color="auto"/>
      </w:divBdr>
    </w:div>
    <w:div w:id="1685592221">
      <w:marLeft w:val="640"/>
      <w:marRight w:val="0"/>
      <w:marTop w:val="0"/>
      <w:marBottom w:val="0"/>
      <w:divBdr>
        <w:top w:val="none" w:sz="0" w:space="0" w:color="auto"/>
        <w:left w:val="none" w:sz="0" w:space="0" w:color="auto"/>
        <w:bottom w:val="none" w:sz="0" w:space="0" w:color="auto"/>
        <w:right w:val="none" w:sz="0" w:space="0" w:color="auto"/>
      </w:divBdr>
    </w:div>
    <w:div w:id="1685670035">
      <w:marLeft w:val="640"/>
      <w:marRight w:val="0"/>
      <w:marTop w:val="0"/>
      <w:marBottom w:val="0"/>
      <w:divBdr>
        <w:top w:val="none" w:sz="0" w:space="0" w:color="auto"/>
        <w:left w:val="none" w:sz="0" w:space="0" w:color="auto"/>
        <w:bottom w:val="none" w:sz="0" w:space="0" w:color="auto"/>
        <w:right w:val="none" w:sz="0" w:space="0" w:color="auto"/>
      </w:divBdr>
    </w:div>
    <w:div w:id="1685673327">
      <w:marLeft w:val="640"/>
      <w:marRight w:val="0"/>
      <w:marTop w:val="0"/>
      <w:marBottom w:val="0"/>
      <w:divBdr>
        <w:top w:val="none" w:sz="0" w:space="0" w:color="auto"/>
        <w:left w:val="none" w:sz="0" w:space="0" w:color="auto"/>
        <w:bottom w:val="none" w:sz="0" w:space="0" w:color="auto"/>
        <w:right w:val="none" w:sz="0" w:space="0" w:color="auto"/>
      </w:divBdr>
    </w:div>
    <w:div w:id="1685741705">
      <w:marLeft w:val="640"/>
      <w:marRight w:val="0"/>
      <w:marTop w:val="0"/>
      <w:marBottom w:val="0"/>
      <w:divBdr>
        <w:top w:val="none" w:sz="0" w:space="0" w:color="auto"/>
        <w:left w:val="none" w:sz="0" w:space="0" w:color="auto"/>
        <w:bottom w:val="none" w:sz="0" w:space="0" w:color="auto"/>
        <w:right w:val="none" w:sz="0" w:space="0" w:color="auto"/>
      </w:divBdr>
    </w:div>
    <w:div w:id="1685857379">
      <w:marLeft w:val="640"/>
      <w:marRight w:val="0"/>
      <w:marTop w:val="0"/>
      <w:marBottom w:val="0"/>
      <w:divBdr>
        <w:top w:val="none" w:sz="0" w:space="0" w:color="auto"/>
        <w:left w:val="none" w:sz="0" w:space="0" w:color="auto"/>
        <w:bottom w:val="none" w:sz="0" w:space="0" w:color="auto"/>
        <w:right w:val="none" w:sz="0" w:space="0" w:color="auto"/>
      </w:divBdr>
    </w:div>
    <w:div w:id="1685864160">
      <w:marLeft w:val="640"/>
      <w:marRight w:val="0"/>
      <w:marTop w:val="0"/>
      <w:marBottom w:val="0"/>
      <w:divBdr>
        <w:top w:val="none" w:sz="0" w:space="0" w:color="auto"/>
        <w:left w:val="none" w:sz="0" w:space="0" w:color="auto"/>
        <w:bottom w:val="none" w:sz="0" w:space="0" w:color="auto"/>
        <w:right w:val="none" w:sz="0" w:space="0" w:color="auto"/>
      </w:divBdr>
    </w:div>
    <w:div w:id="1685939657">
      <w:marLeft w:val="640"/>
      <w:marRight w:val="0"/>
      <w:marTop w:val="0"/>
      <w:marBottom w:val="0"/>
      <w:divBdr>
        <w:top w:val="none" w:sz="0" w:space="0" w:color="auto"/>
        <w:left w:val="none" w:sz="0" w:space="0" w:color="auto"/>
        <w:bottom w:val="none" w:sz="0" w:space="0" w:color="auto"/>
        <w:right w:val="none" w:sz="0" w:space="0" w:color="auto"/>
      </w:divBdr>
    </w:div>
    <w:div w:id="1685979795">
      <w:marLeft w:val="640"/>
      <w:marRight w:val="0"/>
      <w:marTop w:val="0"/>
      <w:marBottom w:val="0"/>
      <w:divBdr>
        <w:top w:val="none" w:sz="0" w:space="0" w:color="auto"/>
        <w:left w:val="none" w:sz="0" w:space="0" w:color="auto"/>
        <w:bottom w:val="none" w:sz="0" w:space="0" w:color="auto"/>
        <w:right w:val="none" w:sz="0" w:space="0" w:color="auto"/>
      </w:divBdr>
    </w:div>
    <w:div w:id="1686129194">
      <w:marLeft w:val="640"/>
      <w:marRight w:val="0"/>
      <w:marTop w:val="0"/>
      <w:marBottom w:val="0"/>
      <w:divBdr>
        <w:top w:val="none" w:sz="0" w:space="0" w:color="auto"/>
        <w:left w:val="none" w:sz="0" w:space="0" w:color="auto"/>
        <w:bottom w:val="none" w:sz="0" w:space="0" w:color="auto"/>
        <w:right w:val="none" w:sz="0" w:space="0" w:color="auto"/>
      </w:divBdr>
    </w:div>
    <w:div w:id="1686134875">
      <w:marLeft w:val="640"/>
      <w:marRight w:val="0"/>
      <w:marTop w:val="0"/>
      <w:marBottom w:val="0"/>
      <w:divBdr>
        <w:top w:val="none" w:sz="0" w:space="0" w:color="auto"/>
        <w:left w:val="none" w:sz="0" w:space="0" w:color="auto"/>
        <w:bottom w:val="none" w:sz="0" w:space="0" w:color="auto"/>
        <w:right w:val="none" w:sz="0" w:space="0" w:color="auto"/>
      </w:divBdr>
    </w:div>
    <w:div w:id="1686248570">
      <w:marLeft w:val="640"/>
      <w:marRight w:val="0"/>
      <w:marTop w:val="0"/>
      <w:marBottom w:val="0"/>
      <w:divBdr>
        <w:top w:val="none" w:sz="0" w:space="0" w:color="auto"/>
        <w:left w:val="none" w:sz="0" w:space="0" w:color="auto"/>
        <w:bottom w:val="none" w:sz="0" w:space="0" w:color="auto"/>
        <w:right w:val="none" w:sz="0" w:space="0" w:color="auto"/>
      </w:divBdr>
    </w:div>
    <w:div w:id="1686319900">
      <w:marLeft w:val="640"/>
      <w:marRight w:val="0"/>
      <w:marTop w:val="0"/>
      <w:marBottom w:val="0"/>
      <w:divBdr>
        <w:top w:val="none" w:sz="0" w:space="0" w:color="auto"/>
        <w:left w:val="none" w:sz="0" w:space="0" w:color="auto"/>
        <w:bottom w:val="none" w:sz="0" w:space="0" w:color="auto"/>
        <w:right w:val="none" w:sz="0" w:space="0" w:color="auto"/>
      </w:divBdr>
    </w:div>
    <w:div w:id="1686323315">
      <w:marLeft w:val="640"/>
      <w:marRight w:val="0"/>
      <w:marTop w:val="0"/>
      <w:marBottom w:val="0"/>
      <w:divBdr>
        <w:top w:val="none" w:sz="0" w:space="0" w:color="auto"/>
        <w:left w:val="none" w:sz="0" w:space="0" w:color="auto"/>
        <w:bottom w:val="none" w:sz="0" w:space="0" w:color="auto"/>
        <w:right w:val="none" w:sz="0" w:space="0" w:color="auto"/>
      </w:divBdr>
    </w:div>
    <w:div w:id="1686327403">
      <w:marLeft w:val="640"/>
      <w:marRight w:val="0"/>
      <w:marTop w:val="0"/>
      <w:marBottom w:val="0"/>
      <w:divBdr>
        <w:top w:val="none" w:sz="0" w:space="0" w:color="auto"/>
        <w:left w:val="none" w:sz="0" w:space="0" w:color="auto"/>
        <w:bottom w:val="none" w:sz="0" w:space="0" w:color="auto"/>
        <w:right w:val="none" w:sz="0" w:space="0" w:color="auto"/>
      </w:divBdr>
    </w:div>
    <w:div w:id="1686397715">
      <w:marLeft w:val="640"/>
      <w:marRight w:val="0"/>
      <w:marTop w:val="0"/>
      <w:marBottom w:val="0"/>
      <w:divBdr>
        <w:top w:val="none" w:sz="0" w:space="0" w:color="auto"/>
        <w:left w:val="none" w:sz="0" w:space="0" w:color="auto"/>
        <w:bottom w:val="none" w:sz="0" w:space="0" w:color="auto"/>
        <w:right w:val="none" w:sz="0" w:space="0" w:color="auto"/>
      </w:divBdr>
    </w:div>
    <w:div w:id="1686517232">
      <w:marLeft w:val="640"/>
      <w:marRight w:val="0"/>
      <w:marTop w:val="0"/>
      <w:marBottom w:val="0"/>
      <w:divBdr>
        <w:top w:val="none" w:sz="0" w:space="0" w:color="auto"/>
        <w:left w:val="none" w:sz="0" w:space="0" w:color="auto"/>
        <w:bottom w:val="none" w:sz="0" w:space="0" w:color="auto"/>
        <w:right w:val="none" w:sz="0" w:space="0" w:color="auto"/>
      </w:divBdr>
    </w:div>
    <w:div w:id="1686519813">
      <w:marLeft w:val="640"/>
      <w:marRight w:val="0"/>
      <w:marTop w:val="0"/>
      <w:marBottom w:val="0"/>
      <w:divBdr>
        <w:top w:val="none" w:sz="0" w:space="0" w:color="auto"/>
        <w:left w:val="none" w:sz="0" w:space="0" w:color="auto"/>
        <w:bottom w:val="none" w:sz="0" w:space="0" w:color="auto"/>
        <w:right w:val="none" w:sz="0" w:space="0" w:color="auto"/>
      </w:divBdr>
    </w:div>
    <w:div w:id="1686714530">
      <w:marLeft w:val="640"/>
      <w:marRight w:val="0"/>
      <w:marTop w:val="0"/>
      <w:marBottom w:val="0"/>
      <w:divBdr>
        <w:top w:val="none" w:sz="0" w:space="0" w:color="auto"/>
        <w:left w:val="none" w:sz="0" w:space="0" w:color="auto"/>
        <w:bottom w:val="none" w:sz="0" w:space="0" w:color="auto"/>
        <w:right w:val="none" w:sz="0" w:space="0" w:color="auto"/>
      </w:divBdr>
    </w:div>
    <w:div w:id="1686788030">
      <w:marLeft w:val="640"/>
      <w:marRight w:val="0"/>
      <w:marTop w:val="0"/>
      <w:marBottom w:val="0"/>
      <w:divBdr>
        <w:top w:val="none" w:sz="0" w:space="0" w:color="auto"/>
        <w:left w:val="none" w:sz="0" w:space="0" w:color="auto"/>
        <w:bottom w:val="none" w:sz="0" w:space="0" w:color="auto"/>
        <w:right w:val="none" w:sz="0" w:space="0" w:color="auto"/>
      </w:divBdr>
    </w:div>
    <w:div w:id="1686857435">
      <w:marLeft w:val="640"/>
      <w:marRight w:val="0"/>
      <w:marTop w:val="0"/>
      <w:marBottom w:val="0"/>
      <w:divBdr>
        <w:top w:val="none" w:sz="0" w:space="0" w:color="auto"/>
        <w:left w:val="none" w:sz="0" w:space="0" w:color="auto"/>
        <w:bottom w:val="none" w:sz="0" w:space="0" w:color="auto"/>
        <w:right w:val="none" w:sz="0" w:space="0" w:color="auto"/>
      </w:divBdr>
    </w:div>
    <w:div w:id="1686858866">
      <w:marLeft w:val="640"/>
      <w:marRight w:val="0"/>
      <w:marTop w:val="0"/>
      <w:marBottom w:val="0"/>
      <w:divBdr>
        <w:top w:val="none" w:sz="0" w:space="0" w:color="auto"/>
        <w:left w:val="none" w:sz="0" w:space="0" w:color="auto"/>
        <w:bottom w:val="none" w:sz="0" w:space="0" w:color="auto"/>
        <w:right w:val="none" w:sz="0" w:space="0" w:color="auto"/>
      </w:divBdr>
    </w:div>
    <w:div w:id="1686862827">
      <w:marLeft w:val="640"/>
      <w:marRight w:val="0"/>
      <w:marTop w:val="0"/>
      <w:marBottom w:val="0"/>
      <w:divBdr>
        <w:top w:val="none" w:sz="0" w:space="0" w:color="auto"/>
        <w:left w:val="none" w:sz="0" w:space="0" w:color="auto"/>
        <w:bottom w:val="none" w:sz="0" w:space="0" w:color="auto"/>
        <w:right w:val="none" w:sz="0" w:space="0" w:color="auto"/>
      </w:divBdr>
    </w:div>
    <w:div w:id="1686908215">
      <w:marLeft w:val="640"/>
      <w:marRight w:val="0"/>
      <w:marTop w:val="0"/>
      <w:marBottom w:val="0"/>
      <w:divBdr>
        <w:top w:val="none" w:sz="0" w:space="0" w:color="auto"/>
        <w:left w:val="none" w:sz="0" w:space="0" w:color="auto"/>
        <w:bottom w:val="none" w:sz="0" w:space="0" w:color="auto"/>
        <w:right w:val="none" w:sz="0" w:space="0" w:color="auto"/>
      </w:divBdr>
    </w:div>
    <w:div w:id="1686979288">
      <w:marLeft w:val="640"/>
      <w:marRight w:val="0"/>
      <w:marTop w:val="0"/>
      <w:marBottom w:val="0"/>
      <w:divBdr>
        <w:top w:val="none" w:sz="0" w:space="0" w:color="auto"/>
        <w:left w:val="none" w:sz="0" w:space="0" w:color="auto"/>
        <w:bottom w:val="none" w:sz="0" w:space="0" w:color="auto"/>
        <w:right w:val="none" w:sz="0" w:space="0" w:color="auto"/>
      </w:divBdr>
    </w:div>
    <w:div w:id="1687054022">
      <w:marLeft w:val="640"/>
      <w:marRight w:val="0"/>
      <w:marTop w:val="0"/>
      <w:marBottom w:val="0"/>
      <w:divBdr>
        <w:top w:val="none" w:sz="0" w:space="0" w:color="auto"/>
        <w:left w:val="none" w:sz="0" w:space="0" w:color="auto"/>
        <w:bottom w:val="none" w:sz="0" w:space="0" w:color="auto"/>
        <w:right w:val="none" w:sz="0" w:space="0" w:color="auto"/>
      </w:divBdr>
    </w:div>
    <w:div w:id="1687251096">
      <w:marLeft w:val="640"/>
      <w:marRight w:val="0"/>
      <w:marTop w:val="0"/>
      <w:marBottom w:val="0"/>
      <w:divBdr>
        <w:top w:val="none" w:sz="0" w:space="0" w:color="auto"/>
        <w:left w:val="none" w:sz="0" w:space="0" w:color="auto"/>
        <w:bottom w:val="none" w:sz="0" w:space="0" w:color="auto"/>
        <w:right w:val="none" w:sz="0" w:space="0" w:color="auto"/>
      </w:divBdr>
    </w:div>
    <w:div w:id="1687321736">
      <w:marLeft w:val="640"/>
      <w:marRight w:val="0"/>
      <w:marTop w:val="0"/>
      <w:marBottom w:val="0"/>
      <w:divBdr>
        <w:top w:val="none" w:sz="0" w:space="0" w:color="auto"/>
        <w:left w:val="none" w:sz="0" w:space="0" w:color="auto"/>
        <w:bottom w:val="none" w:sz="0" w:space="0" w:color="auto"/>
        <w:right w:val="none" w:sz="0" w:space="0" w:color="auto"/>
      </w:divBdr>
    </w:div>
    <w:div w:id="1687364693">
      <w:marLeft w:val="640"/>
      <w:marRight w:val="0"/>
      <w:marTop w:val="0"/>
      <w:marBottom w:val="0"/>
      <w:divBdr>
        <w:top w:val="none" w:sz="0" w:space="0" w:color="auto"/>
        <w:left w:val="none" w:sz="0" w:space="0" w:color="auto"/>
        <w:bottom w:val="none" w:sz="0" w:space="0" w:color="auto"/>
        <w:right w:val="none" w:sz="0" w:space="0" w:color="auto"/>
      </w:divBdr>
    </w:div>
    <w:div w:id="1687367608">
      <w:marLeft w:val="640"/>
      <w:marRight w:val="0"/>
      <w:marTop w:val="0"/>
      <w:marBottom w:val="0"/>
      <w:divBdr>
        <w:top w:val="none" w:sz="0" w:space="0" w:color="auto"/>
        <w:left w:val="none" w:sz="0" w:space="0" w:color="auto"/>
        <w:bottom w:val="none" w:sz="0" w:space="0" w:color="auto"/>
        <w:right w:val="none" w:sz="0" w:space="0" w:color="auto"/>
      </w:divBdr>
    </w:div>
    <w:div w:id="1687559376">
      <w:marLeft w:val="640"/>
      <w:marRight w:val="0"/>
      <w:marTop w:val="0"/>
      <w:marBottom w:val="0"/>
      <w:divBdr>
        <w:top w:val="none" w:sz="0" w:space="0" w:color="auto"/>
        <w:left w:val="none" w:sz="0" w:space="0" w:color="auto"/>
        <w:bottom w:val="none" w:sz="0" w:space="0" w:color="auto"/>
        <w:right w:val="none" w:sz="0" w:space="0" w:color="auto"/>
      </w:divBdr>
    </w:div>
    <w:div w:id="1687632463">
      <w:marLeft w:val="640"/>
      <w:marRight w:val="0"/>
      <w:marTop w:val="0"/>
      <w:marBottom w:val="0"/>
      <w:divBdr>
        <w:top w:val="none" w:sz="0" w:space="0" w:color="auto"/>
        <w:left w:val="none" w:sz="0" w:space="0" w:color="auto"/>
        <w:bottom w:val="none" w:sz="0" w:space="0" w:color="auto"/>
        <w:right w:val="none" w:sz="0" w:space="0" w:color="auto"/>
      </w:divBdr>
    </w:div>
    <w:div w:id="1687705154">
      <w:marLeft w:val="640"/>
      <w:marRight w:val="0"/>
      <w:marTop w:val="0"/>
      <w:marBottom w:val="0"/>
      <w:divBdr>
        <w:top w:val="none" w:sz="0" w:space="0" w:color="auto"/>
        <w:left w:val="none" w:sz="0" w:space="0" w:color="auto"/>
        <w:bottom w:val="none" w:sz="0" w:space="0" w:color="auto"/>
        <w:right w:val="none" w:sz="0" w:space="0" w:color="auto"/>
      </w:divBdr>
    </w:div>
    <w:div w:id="1687905161">
      <w:marLeft w:val="640"/>
      <w:marRight w:val="0"/>
      <w:marTop w:val="0"/>
      <w:marBottom w:val="0"/>
      <w:divBdr>
        <w:top w:val="none" w:sz="0" w:space="0" w:color="auto"/>
        <w:left w:val="none" w:sz="0" w:space="0" w:color="auto"/>
        <w:bottom w:val="none" w:sz="0" w:space="0" w:color="auto"/>
        <w:right w:val="none" w:sz="0" w:space="0" w:color="auto"/>
      </w:divBdr>
    </w:div>
    <w:div w:id="1687946212">
      <w:marLeft w:val="640"/>
      <w:marRight w:val="0"/>
      <w:marTop w:val="0"/>
      <w:marBottom w:val="0"/>
      <w:divBdr>
        <w:top w:val="none" w:sz="0" w:space="0" w:color="auto"/>
        <w:left w:val="none" w:sz="0" w:space="0" w:color="auto"/>
        <w:bottom w:val="none" w:sz="0" w:space="0" w:color="auto"/>
        <w:right w:val="none" w:sz="0" w:space="0" w:color="auto"/>
      </w:divBdr>
    </w:div>
    <w:div w:id="1687976805">
      <w:marLeft w:val="640"/>
      <w:marRight w:val="0"/>
      <w:marTop w:val="0"/>
      <w:marBottom w:val="0"/>
      <w:divBdr>
        <w:top w:val="none" w:sz="0" w:space="0" w:color="auto"/>
        <w:left w:val="none" w:sz="0" w:space="0" w:color="auto"/>
        <w:bottom w:val="none" w:sz="0" w:space="0" w:color="auto"/>
        <w:right w:val="none" w:sz="0" w:space="0" w:color="auto"/>
      </w:divBdr>
    </w:div>
    <w:div w:id="1688092418">
      <w:marLeft w:val="640"/>
      <w:marRight w:val="0"/>
      <w:marTop w:val="0"/>
      <w:marBottom w:val="0"/>
      <w:divBdr>
        <w:top w:val="none" w:sz="0" w:space="0" w:color="auto"/>
        <w:left w:val="none" w:sz="0" w:space="0" w:color="auto"/>
        <w:bottom w:val="none" w:sz="0" w:space="0" w:color="auto"/>
        <w:right w:val="none" w:sz="0" w:space="0" w:color="auto"/>
      </w:divBdr>
    </w:div>
    <w:div w:id="1688094698">
      <w:marLeft w:val="640"/>
      <w:marRight w:val="0"/>
      <w:marTop w:val="0"/>
      <w:marBottom w:val="0"/>
      <w:divBdr>
        <w:top w:val="none" w:sz="0" w:space="0" w:color="auto"/>
        <w:left w:val="none" w:sz="0" w:space="0" w:color="auto"/>
        <w:bottom w:val="none" w:sz="0" w:space="0" w:color="auto"/>
        <w:right w:val="none" w:sz="0" w:space="0" w:color="auto"/>
      </w:divBdr>
    </w:div>
    <w:div w:id="1688172448">
      <w:marLeft w:val="640"/>
      <w:marRight w:val="0"/>
      <w:marTop w:val="0"/>
      <w:marBottom w:val="0"/>
      <w:divBdr>
        <w:top w:val="none" w:sz="0" w:space="0" w:color="auto"/>
        <w:left w:val="none" w:sz="0" w:space="0" w:color="auto"/>
        <w:bottom w:val="none" w:sz="0" w:space="0" w:color="auto"/>
        <w:right w:val="none" w:sz="0" w:space="0" w:color="auto"/>
      </w:divBdr>
    </w:div>
    <w:div w:id="1688360123">
      <w:marLeft w:val="640"/>
      <w:marRight w:val="0"/>
      <w:marTop w:val="0"/>
      <w:marBottom w:val="0"/>
      <w:divBdr>
        <w:top w:val="none" w:sz="0" w:space="0" w:color="auto"/>
        <w:left w:val="none" w:sz="0" w:space="0" w:color="auto"/>
        <w:bottom w:val="none" w:sz="0" w:space="0" w:color="auto"/>
        <w:right w:val="none" w:sz="0" w:space="0" w:color="auto"/>
      </w:divBdr>
    </w:div>
    <w:div w:id="1688367903">
      <w:marLeft w:val="640"/>
      <w:marRight w:val="0"/>
      <w:marTop w:val="0"/>
      <w:marBottom w:val="0"/>
      <w:divBdr>
        <w:top w:val="none" w:sz="0" w:space="0" w:color="auto"/>
        <w:left w:val="none" w:sz="0" w:space="0" w:color="auto"/>
        <w:bottom w:val="none" w:sz="0" w:space="0" w:color="auto"/>
        <w:right w:val="none" w:sz="0" w:space="0" w:color="auto"/>
      </w:divBdr>
    </w:div>
    <w:div w:id="1688404465">
      <w:marLeft w:val="640"/>
      <w:marRight w:val="0"/>
      <w:marTop w:val="0"/>
      <w:marBottom w:val="0"/>
      <w:divBdr>
        <w:top w:val="none" w:sz="0" w:space="0" w:color="auto"/>
        <w:left w:val="none" w:sz="0" w:space="0" w:color="auto"/>
        <w:bottom w:val="none" w:sz="0" w:space="0" w:color="auto"/>
        <w:right w:val="none" w:sz="0" w:space="0" w:color="auto"/>
      </w:divBdr>
    </w:div>
    <w:div w:id="1688479397">
      <w:marLeft w:val="640"/>
      <w:marRight w:val="0"/>
      <w:marTop w:val="0"/>
      <w:marBottom w:val="0"/>
      <w:divBdr>
        <w:top w:val="none" w:sz="0" w:space="0" w:color="auto"/>
        <w:left w:val="none" w:sz="0" w:space="0" w:color="auto"/>
        <w:bottom w:val="none" w:sz="0" w:space="0" w:color="auto"/>
        <w:right w:val="none" w:sz="0" w:space="0" w:color="auto"/>
      </w:divBdr>
    </w:div>
    <w:div w:id="1688554498">
      <w:marLeft w:val="640"/>
      <w:marRight w:val="0"/>
      <w:marTop w:val="0"/>
      <w:marBottom w:val="0"/>
      <w:divBdr>
        <w:top w:val="none" w:sz="0" w:space="0" w:color="auto"/>
        <w:left w:val="none" w:sz="0" w:space="0" w:color="auto"/>
        <w:bottom w:val="none" w:sz="0" w:space="0" w:color="auto"/>
        <w:right w:val="none" w:sz="0" w:space="0" w:color="auto"/>
      </w:divBdr>
    </w:div>
    <w:div w:id="1688747325">
      <w:marLeft w:val="640"/>
      <w:marRight w:val="0"/>
      <w:marTop w:val="0"/>
      <w:marBottom w:val="0"/>
      <w:divBdr>
        <w:top w:val="none" w:sz="0" w:space="0" w:color="auto"/>
        <w:left w:val="none" w:sz="0" w:space="0" w:color="auto"/>
        <w:bottom w:val="none" w:sz="0" w:space="0" w:color="auto"/>
        <w:right w:val="none" w:sz="0" w:space="0" w:color="auto"/>
      </w:divBdr>
    </w:div>
    <w:div w:id="1688750246">
      <w:marLeft w:val="640"/>
      <w:marRight w:val="0"/>
      <w:marTop w:val="0"/>
      <w:marBottom w:val="0"/>
      <w:divBdr>
        <w:top w:val="none" w:sz="0" w:space="0" w:color="auto"/>
        <w:left w:val="none" w:sz="0" w:space="0" w:color="auto"/>
        <w:bottom w:val="none" w:sz="0" w:space="0" w:color="auto"/>
        <w:right w:val="none" w:sz="0" w:space="0" w:color="auto"/>
      </w:divBdr>
    </w:div>
    <w:div w:id="1688940999">
      <w:marLeft w:val="640"/>
      <w:marRight w:val="0"/>
      <w:marTop w:val="0"/>
      <w:marBottom w:val="0"/>
      <w:divBdr>
        <w:top w:val="none" w:sz="0" w:space="0" w:color="auto"/>
        <w:left w:val="none" w:sz="0" w:space="0" w:color="auto"/>
        <w:bottom w:val="none" w:sz="0" w:space="0" w:color="auto"/>
        <w:right w:val="none" w:sz="0" w:space="0" w:color="auto"/>
      </w:divBdr>
    </w:div>
    <w:div w:id="1688941743">
      <w:marLeft w:val="640"/>
      <w:marRight w:val="0"/>
      <w:marTop w:val="0"/>
      <w:marBottom w:val="0"/>
      <w:divBdr>
        <w:top w:val="none" w:sz="0" w:space="0" w:color="auto"/>
        <w:left w:val="none" w:sz="0" w:space="0" w:color="auto"/>
        <w:bottom w:val="none" w:sz="0" w:space="0" w:color="auto"/>
        <w:right w:val="none" w:sz="0" w:space="0" w:color="auto"/>
      </w:divBdr>
    </w:div>
    <w:div w:id="1689061531">
      <w:marLeft w:val="640"/>
      <w:marRight w:val="0"/>
      <w:marTop w:val="0"/>
      <w:marBottom w:val="0"/>
      <w:divBdr>
        <w:top w:val="none" w:sz="0" w:space="0" w:color="auto"/>
        <w:left w:val="none" w:sz="0" w:space="0" w:color="auto"/>
        <w:bottom w:val="none" w:sz="0" w:space="0" w:color="auto"/>
        <w:right w:val="none" w:sz="0" w:space="0" w:color="auto"/>
      </w:divBdr>
    </w:div>
    <w:div w:id="1689065649">
      <w:marLeft w:val="640"/>
      <w:marRight w:val="0"/>
      <w:marTop w:val="0"/>
      <w:marBottom w:val="0"/>
      <w:divBdr>
        <w:top w:val="none" w:sz="0" w:space="0" w:color="auto"/>
        <w:left w:val="none" w:sz="0" w:space="0" w:color="auto"/>
        <w:bottom w:val="none" w:sz="0" w:space="0" w:color="auto"/>
        <w:right w:val="none" w:sz="0" w:space="0" w:color="auto"/>
      </w:divBdr>
    </w:div>
    <w:div w:id="1689142882">
      <w:marLeft w:val="640"/>
      <w:marRight w:val="0"/>
      <w:marTop w:val="0"/>
      <w:marBottom w:val="0"/>
      <w:divBdr>
        <w:top w:val="none" w:sz="0" w:space="0" w:color="auto"/>
        <w:left w:val="none" w:sz="0" w:space="0" w:color="auto"/>
        <w:bottom w:val="none" w:sz="0" w:space="0" w:color="auto"/>
        <w:right w:val="none" w:sz="0" w:space="0" w:color="auto"/>
      </w:divBdr>
    </w:div>
    <w:div w:id="1689403878">
      <w:marLeft w:val="640"/>
      <w:marRight w:val="0"/>
      <w:marTop w:val="0"/>
      <w:marBottom w:val="0"/>
      <w:divBdr>
        <w:top w:val="none" w:sz="0" w:space="0" w:color="auto"/>
        <w:left w:val="none" w:sz="0" w:space="0" w:color="auto"/>
        <w:bottom w:val="none" w:sz="0" w:space="0" w:color="auto"/>
        <w:right w:val="none" w:sz="0" w:space="0" w:color="auto"/>
      </w:divBdr>
    </w:div>
    <w:div w:id="1689409942">
      <w:marLeft w:val="640"/>
      <w:marRight w:val="0"/>
      <w:marTop w:val="0"/>
      <w:marBottom w:val="0"/>
      <w:divBdr>
        <w:top w:val="none" w:sz="0" w:space="0" w:color="auto"/>
        <w:left w:val="none" w:sz="0" w:space="0" w:color="auto"/>
        <w:bottom w:val="none" w:sz="0" w:space="0" w:color="auto"/>
        <w:right w:val="none" w:sz="0" w:space="0" w:color="auto"/>
      </w:divBdr>
    </w:div>
    <w:div w:id="1689453334">
      <w:marLeft w:val="640"/>
      <w:marRight w:val="0"/>
      <w:marTop w:val="0"/>
      <w:marBottom w:val="0"/>
      <w:divBdr>
        <w:top w:val="none" w:sz="0" w:space="0" w:color="auto"/>
        <w:left w:val="none" w:sz="0" w:space="0" w:color="auto"/>
        <w:bottom w:val="none" w:sz="0" w:space="0" w:color="auto"/>
        <w:right w:val="none" w:sz="0" w:space="0" w:color="auto"/>
      </w:divBdr>
    </w:div>
    <w:div w:id="1689480701">
      <w:marLeft w:val="640"/>
      <w:marRight w:val="0"/>
      <w:marTop w:val="0"/>
      <w:marBottom w:val="0"/>
      <w:divBdr>
        <w:top w:val="none" w:sz="0" w:space="0" w:color="auto"/>
        <w:left w:val="none" w:sz="0" w:space="0" w:color="auto"/>
        <w:bottom w:val="none" w:sz="0" w:space="0" w:color="auto"/>
        <w:right w:val="none" w:sz="0" w:space="0" w:color="auto"/>
      </w:divBdr>
    </w:div>
    <w:div w:id="1689483662">
      <w:marLeft w:val="640"/>
      <w:marRight w:val="0"/>
      <w:marTop w:val="0"/>
      <w:marBottom w:val="0"/>
      <w:divBdr>
        <w:top w:val="none" w:sz="0" w:space="0" w:color="auto"/>
        <w:left w:val="none" w:sz="0" w:space="0" w:color="auto"/>
        <w:bottom w:val="none" w:sz="0" w:space="0" w:color="auto"/>
        <w:right w:val="none" w:sz="0" w:space="0" w:color="auto"/>
      </w:divBdr>
    </w:div>
    <w:div w:id="1689528515">
      <w:marLeft w:val="640"/>
      <w:marRight w:val="0"/>
      <w:marTop w:val="0"/>
      <w:marBottom w:val="0"/>
      <w:divBdr>
        <w:top w:val="none" w:sz="0" w:space="0" w:color="auto"/>
        <w:left w:val="none" w:sz="0" w:space="0" w:color="auto"/>
        <w:bottom w:val="none" w:sz="0" w:space="0" w:color="auto"/>
        <w:right w:val="none" w:sz="0" w:space="0" w:color="auto"/>
      </w:divBdr>
    </w:div>
    <w:div w:id="1689600108">
      <w:marLeft w:val="640"/>
      <w:marRight w:val="0"/>
      <w:marTop w:val="0"/>
      <w:marBottom w:val="0"/>
      <w:divBdr>
        <w:top w:val="none" w:sz="0" w:space="0" w:color="auto"/>
        <w:left w:val="none" w:sz="0" w:space="0" w:color="auto"/>
        <w:bottom w:val="none" w:sz="0" w:space="0" w:color="auto"/>
        <w:right w:val="none" w:sz="0" w:space="0" w:color="auto"/>
      </w:divBdr>
    </w:div>
    <w:div w:id="1689717425">
      <w:marLeft w:val="640"/>
      <w:marRight w:val="0"/>
      <w:marTop w:val="0"/>
      <w:marBottom w:val="0"/>
      <w:divBdr>
        <w:top w:val="none" w:sz="0" w:space="0" w:color="auto"/>
        <w:left w:val="none" w:sz="0" w:space="0" w:color="auto"/>
        <w:bottom w:val="none" w:sz="0" w:space="0" w:color="auto"/>
        <w:right w:val="none" w:sz="0" w:space="0" w:color="auto"/>
      </w:divBdr>
    </w:div>
    <w:div w:id="1689719153">
      <w:marLeft w:val="640"/>
      <w:marRight w:val="0"/>
      <w:marTop w:val="0"/>
      <w:marBottom w:val="0"/>
      <w:divBdr>
        <w:top w:val="none" w:sz="0" w:space="0" w:color="auto"/>
        <w:left w:val="none" w:sz="0" w:space="0" w:color="auto"/>
        <w:bottom w:val="none" w:sz="0" w:space="0" w:color="auto"/>
        <w:right w:val="none" w:sz="0" w:space="0" w:color="auto"/>
      </w:divBdr>
    </w:div>
    <w:div w:id="1689747285">
      <w:marLeft w:val="640"/>
      <w:marRight w:val="0"/>
      <w:marTop w:val="0"/>
      <w:marBottom w:val="0"/>
      <w:divBdr>
        <w:top w:val="none" w:sz="0" w:space="0" w:color="auto"/>
        <w:left w:val="none" w:sz="0" w:space="0" w:color="auto"/>
        <w:bottom w:val="none" w:sz="0" w:space="0" w:color="auto"/>
        <w:right w:val="none" w:sz="0" w:space="0" w:color="auto"/>
      </w:divBdr>
    </w:div>
    <w:div w:id="1689747356">
      <w:marLeft w:val="640"/>
      <w:marRight w:val="0"/>
      <w:marTop w:val="0"/>
      <w:marBottom w:val="0"/>
      <w:divBdr>
        <w:top w:val="none" w:sz="0" w:space="0" w:color="auto"/>
        <w:left w:val="none" w:sz="0" w:space="0" w:color="auto"/>
        <w:bottom w:val="none" w:sz="0" w:space="0" w:color="auto"/>
        <w:right w:val="none" w:sz="0" w:space="0" w:color="auto"/>
      </w:divBdr>
    </w:div>
    <w:div w:id="1689791369">
      <w:marLeft w:val="640"/>
      <w:marRight w:val="0"/>
      <w:marTop w:val="0"/>
      <w:marBottom w:val="0"/>
      <w:divBdr>
        <w:top w:val="none" w:sz="0" w:space="0" w:color="auto"/>
        <w:left w:val="none" w:sz="0" w:space="0" w:color="auto"/>
        <w:bottom w:val="none" w:sz="0" w:space="0" w:color="auto"/>
        <w:right w:val="none" w:sz="0" w:space="0" w:color="auto"/>
      </w:divBdr>
    </w:div>
    <w:div w:id="1689870129">
      <w:marLeft w:val="640"/>
      <w:marRight w:val="0"/>
      <w:marTop w:val="0"/>
      <w:marBottom w:val="0"/>
      <w:divBdr>
        <w:top w:val="none" w:sz="0" w:space="0" w:color="auto"/>
        <w:left w:val="none" w:sz="0" w:space="0" w:color="auto"/>
        <w:bottom w:val="none" w:sz="0" w:space="0" w:color="auto"/>
        <w:right w:val="none" w:sz="0" w:space="0" w:color="auto"/>
      </w:divBdr>
    </w:div>
    <w:div w:id="1689912704">
      <w:marLeft w:val="640"/>
      <w:marRight w:val="0"/>
      <w:marTop w:val="0"/>
      <w:marBottom w:val="0"/>
      <w:divBdr>
        <w:top w:val="none" w:sz="0" w:space="0" w:color="auto"/>
        <w:left w:val="none" w:sz="0" w:space="0" w:color="auto"/>
        <w:bottom w:val="none" w:sz="0" w:space="0" w:color="auto"/>
        <w:right w:val="none" w:sz="0" w:space="0" w:color="auto"/>
      </w:divBdr>
    </w:div>
    <w:div w:id="1689914579">
      <w:marLeft w:val="640"/>
      <w:marRight w:val="0"/>
      <w:marTop w:val="0"/>
      <w:marBottom w:val="0"/>
      <w:divBdr>
        <w:top w:val="none" w:sz="0" w:space="0" w:color="auto"/>
        <w:left w:val="none" w:sz="0" w:space="0" w:color="auto"/>
        <w:bottom w:val="none" w:sz="0" w:space="0" w:color="auto"/>
        <w:right w:val="none" w:sz="0" w:space="0" w:color="auto"/>
      </w:divBdr>
    </w:div>
    <w:div w:id="1689941167">
      <w:marLeft w:val="640"/>
      <w:marRight w:val="0"/>
      <w:marTop w:val="0"/>
      <w:marBottom w:val="0"/>
      <w:divBdr>
        <w:top w:val="none" w:sz="0" w:space="0" w:color="auto"/>
        <w:left w:val="none" w:sz="0" w:space="0" w:color="auto"/>
        <w:bottom w:val="none" w:sz="0" w:space="0" w:color="auto"/>
        <w:right w:val="none" w:sz="0" w:space="0" w:color="auto"/>
      </w:divBdr>
    </w:div>
    <w:div w:id="1689988607">
      <w:marLeft w:val="640"/>
      <w:marRight w:val="0"/>
      <w:marTop w:val="0"/>
      <w:marBottom w:val="0"/>
      <w:divBdr>
        <w:top w:val="none" w:sz="0" w:space="0" w:color="auto"/>
        <w:left w:val="none" w:sz="0" w:space="0" w:color="auto"/>
        <w:bottom w:val="none" w:sz="0" w:space="0" w:color="auto"/>
        <w:right w:val="none" w:sz="0" w:space="0" w:color="auto"/>
      </w:divBdr>
    </w:div>
    <w:div w:id="1690133554">
      <w:marLeft w:val="640"/>
      <w:marRight w:val="0"/>
      <w:marTop w:val="0"/>
      <w:marBottom w:val="0"/>
      <w:divBdr>
        <w:top w:val="none" w:sz="0" w:space="0" w:color="auto"/>
        <w:left w:val="none" w:sz="0" w:space="0" w:color="auto"/>
        <w:bottom w:val="none" w:sz="0" w:space="0" w:color="auto"/>
        <w:right w:val="none" w:sz="0" w:space="0" w:color="auto"/>
      </w:divBdr>
    </w:div>
    <w:div w:id="1690179347">
      <w:bodyDiv w:val="1"/>
      <w:marLeft w:val="0"/>
      <w:marRight w:val="0"/>
      <w:marTop w:val="0"/>
      <w:marBottom w:val="0"/>
      <w:divBdr>
        <w:top w:val="none" w:sz="0" w:space="0" w:color="auto"/>
        <w:left w:val="none" w:sz="0" w:space="0" w:color="auto"/>
        <w:bottom w:val="none" w:sz="0" w:space="0" w:color="auto"/>
        <w:right w:val="none" w:sz="0" w:space="0" w:color="auto"/>
      </w:divBdr>
    </w:div>
    <w:div w:id="1690181062">
      <w:marLeft w:val="640"/>
      <w:marRight w:val="0"/>
      <w:marTop w:val="0"/>
      <w:marBottom w:val="0"/>
      <w:divBdr>
        <w:top w:val="none" w:sz="0" w:space="0" w:color="auto"/>
        <w:left w:val="none" w:sz="0" w:space="0" w:color="auto"/>
        <w:bottom w:val="none" w:sz="0" w:space="0" w:color="auto"/>
        <w:right w:val="none" w:sz="0" w:space="0" w:color="auto"/>
      </w:divBdr>
    </w:div>
    <w:div w:id="1690326112">
      <w:marLeft w:val="640"/>
      <w:marRight w:val="0"/>
      <w:marTop w:val="0"/>
      <w:marBottom w:val="0"/>
      <w:divBdr>
        <w:top w:val="none" w:sz="0" w:space="0" w:color="auto"/>
        <w:left w:val="none" w:sz="0" w:space="0" w:color="auto"/>
        <w:bottom w:val="none" w:sz="0" w:space="0" w:color="auto"/>
        <w:right w:val="none" w:sz="0" w:space="0" w:color="auto"/>
      </w:divBdr>
    </w:div>
    <w:div w:id="1690527186">
      <w:marLeft w:val="640"/>
      <w:marRight w:val="0"/>
      <w:marTop w:val="0"/>
      <w:marBottom w:val="0"/>
      <w:divBdr>
        <w:top w:val="none" w:sz="0" w:space="0" w:color="auto"/>
        <w:left w:val="none" w:sz="0" w:space="0" w:color="auto"/>
        <w:bottom w:val="none" w:sz="0" w:space="0" w:color="auto"/>
        <w:right w:val="none" w:sz="0" w:space="0" w:color="auto"/>
      </w:divBdr>
    </w:div>
    <w:div w:id="1690568301">
      <w:marLeft w:val="640"/>
      <w:marRight w:val="0"/>
      <w:marTop w:val="0"/>
      <w:marBottom w:val="0"/>
      <w:divBdr>
        <w:top w:val="none" w:sz="0" w:space="0" w:color="auto"/>
        <w:left w:val="none" w:sz="0" w:space="0" w:color="auto"/>
        <w:bottom w:val="none" w:sz="0" w:space="0" w:color="auto"/>
        <w:right w:val="none" w:sz="0" w:space="0" w:color="auto"/>
      </w:divBdr>
    </w:div>
    <w:div w:id="1690640376">
      <w:marLeft w:val="640"/>
      <w:marRight w:val="0"/>
      <w:marTop w:val="0"/>
      <w:marBottom w:val="0"/>
      <w:divBdr>
        <w:top w:val="none" w:sz="0" w:space="0" w:color="auto"/>
        <w:left w:val="none" w:sz="0" w:space="0" w:color="auto"/>
        <w:bottom w:val="none" w:sz="0" w:space="0" w:color="auto"/>
        <w:right w:val="none" w:sz="0" w:space="0" w:color="auto"/>
      </w:divBdr>
    </w:div>
    <w:div w:id="1690644917">
      <w:marLeft w:val="640"/>
      <w:marRight w:val="0"/>
      <w:marTop w:val="0"/>
      <w:marBottom w:val="0"/>
      <w:divBdr>
        <w:top w:val="none" w:sz="0" w:space="0" w:color="auto"/>
        <w:left w:val="none" w:sz="0" w:space="0" w:color="auto"/>
        <w:bottom w:val="none" w:sz="0" w:space="0" w:color="auto"/>
        <w:right w:val="none" w:sz="0" w:space="0" w:color="auto"/>
      </w:divBdr>
    </w:div>
    <w:div w:id="1690717161">
      <w:marLeft w:val="640"/>
      <w:marRight w:val="0"/>
      <w:marTop w:val="0"/>
      <w:marBottom w:val="0"/>
      <w:divBdr>
        <w:top w:val="none" w:sz="0" w:space="0" w:color="auto"/>
        <w:left w:val="none" w:sz="0" w:space="0" w:color="auto"/>
        <w:bottom w:val="none" w:sz="0" w:space="0" w:color="auto"/>
        <w:right w:val="none" w:sz="0" w:space="0" w:color="auto"/>
      </w:divBdr>
    </w:div>
    <w:div w:id="1690791726">
      <w:marLeft w:val="640"/>
      <w:marRight w:val="0"/>
      <w:marTop w:val="0"/>
      <w:marBottom w:val="0"/>
      <w:divBdr>
        <w:top w:val="none" w:sz="0" w:space="0" w:color="auto"/>
        <w:left w:val="none" w:sz="0" w:space="0" w:color="auto"/>
        <w:bottom w:val="none" w:sz="0" w:space="0" w:color="auto"/>
        <w:right w:val="none" w:sz="0" w:space="0" w:color="auto"/>
      </w:divBdr>
    </w:div>
    <w:div w:id="1690792331">
      <w:marLeft w:val="640"/>
      <w:marRight w:val="0"/>
      <w:marTop w:val="0"/>
      <w:marBottom w:val="0"/>
      <w:divBdr>
        <w:top w:val="none" w:sz="0" w:space="0" w:color="auto"/>
        <w:left w:val="none" w:sz="0" w:space="0" w:color="auto"/>
        <w:bottom w:val="none" w:sz="0" w:space="0" w:color="auto"/>
        <w:right w:val="none" w:sz="0" w:space="0" w:color="auto"/>
      </w:divBdr>
    </w:div>
    <w:div w:id="1690905869">
      <w:marLeft w:val="640"/>
      <w:marRight w:val="0"/>
      <w:marTop w:val="0"/>
      <w:marBottom w:val="0"/>
      <w:divBdr>
        <w:top w:val="none" w:sz="0" w:space="0" w:color="auto"/>
        <w:left w:val="none" w:sz="0" w:space="0" w:color="auto"/>
        <w:bottom w:val="none" w:sz="0" w:space="0" w:color="auto"/>
        <w:right w:val="none" w:sz="0" w:space="0" w:color="auto"/>
      </w:divBdr>
    </w:div>
    <w:div w:id="1690909159">
      <w:marLeft w:val="640"/>
      <w:marRight w:val="0"/>
      <w:marTop w:val="0"/>
      <w:marBottom w:val="0"/>
      <w:divBdr>
        <w:top w:val="none" w:sz="0" w:space="0" w:color="auto"/>
        <w:left w:val="none" w:sz="0" w:space="0" w:color="auto"/>
        <w:bottom w:val="none" w:sz="0" w:space="0" w:color="auto"/>
        <w:right w:val="none" w:sz="0" w:space="0" w:color="auto"/>
      </w:divBdr>
    </w:div>
    <w:div w:id="1690911351">
      <w:marLeft w:val="640"/>
      <w:marRight w:val="0"/>
      <w:marTop w:val="0"/>
      <w:marBottom w:val="0"/>
      <w:divBdr>
        <w:top w:val="none" w:sz="0" w:space="0" w:color="auto"/>
        <w:left w:val="none" w:sz="0" w:space="0" w:color="auto"/>
        <w:bottom w:val="none" w:sz="0" w:space="0" w:color="auto"/>
        <w:right w:val="none" w:sz="0" w:space="0" w:color="auto"/>
      </w:divBdr>
    </w:div>
    <w:div w:id="1691056750">
      <w:marLeft w:val="640"/>
      <w:marRight w:val="0"/>
      <w:marTop w:val="0"/>
      <w:marBottom w:val="0"/>
      <w:divBdr>
        <w:top w:val="none" w:sz="0" w:space="0" w:color="auto"/>
        <w:left w:val="none" w:sz="0" w:space="0" w:color="auto"/>
        <w:bottom w:val="none" w:sz="0" w:space="0" w:color="auto"/>
        <w:right w:val="none" w:sz="0" w:space="0" w:color="auto"/>
      </w:divBdr>
    </w:div>
    <w:div w:id="1691103717">
      <w:marLeft w:val="640"/>
      <w:marRight w:val="0"/>
      <w:marTop w:val="0"/>
      <w:marBottom w:val="0"/>
      <w:divBdr>
        <w:top w:val="none" w:sz="0" w:space="0" w:color="auto"/>
        <w:left w:val="none" w:sz="0" w:space="0" w:color="auto"/>
        <w:bottom w:val="none" w:sz="0" w:space="0" w:color="auto"/>
        <w:right w:val="none" w:sz="0" w:space="0" w:color="auto"/>
      </w:divBdr>
    </w:div>
    <w:div w:id="1691181996">
      <w:marLeft w:val="640"/>
      <w:marRight w:val="0"/>
      <w:marTop w:val="0"/>
      <w:marBottom w:val="0"/>
      <w:divBdr>
        <w:top w:val="none" w:sz="0" w:space="0" w:color="auto"/>
        <w:left w:val="none" w:sz="0" w:space="0" w:color="auto"/>
        <w:bottom w:val="none" w:sz="0" w:space="0" w:color="auto"/>
        <w:right w:val="none" w:sz="0" w:space="0" w:color="auto"/>
      </w:divBdr>
    </w:div>
    <w:div w:id="1691253092">
      <w:marLeft w:val="640"/>
      <w:marRight w:val="0"/>
      <w:marTop w:val="0"/>
      <w:marBottom w:val="0"/>
      <w:divBdr>
        <w:top w:val="none" w:sz="0" w:space="0" w:color="auto"/>
        <w:left w:val="none" w:sz="0" w:space="0" w:color="auto"/>
        <w:bottom w:val="none" w:sz="0" w:space="0" w:color="auto"/>
        <w:right w:val="none" w:sz="0" w:space="0" w:color="auto"/>
      </w:divBdr>
    </w:div>
    <w:div w:id="1691297923">
      <w:marLeft w:val="640"/>
      <w:marRight w:val="0"/>
      <w:marTop w:val="0"/>
      <w:marBottom w:val="0"/>
      <w:divBdr>
        <w:top w:val="none" w:sz="0" w:space="0" w:color="auto"/>
        <w:left w:val="none" w:sz="0" w:space="0" w:color="auto"/>
        <w:bottom w:val="none" w:sz="0" w:space="0" w:color="auto"/>
        <w:right w:val="none" w:sz="0" w:space="0" w:color="auto"/>
      </w:divBdr>
    </w:div>
    <w:div w:id="1691301490">
      <w:marLeft w:val="640"/>
      <w:marRight w:val="0"/>
      <w:marTop w:val="0"/>
      <w:marBottom w:val="0"/>
      <w:divBdr>
        <w:top w:val="none" w:sz="0" w:space="0" w:color="auto"/>
        <w:left w:val="none" w:sz="0" w:space="0" w:color="auto"/>
        <w:bottom w:val="none" w:sz="0" w:space="0" w:color="auto"/>
        <w:right w:val="none" w:sz="0" w:space="0" w:color="auto"/>
      </w:divBdr>
    </w:div>
    <w:div w:id="1691371845">
      <w:marLeft w:val="640"/>
      <w:marRight w:val="0"/>
      <w:marTop w:val="0"/>
      <w:marBottom w:val="0"/>
      <w:divBdr>
        <w:top w:val="none" w:sz="0" w:space="0" w:color="auto"/>
        <w:left w:val="none" w:sz="0" w:space="0" w:color="auto"/>
        <w:bottom w:val="none" w:sz="0" w:space="0" w:color="auto"/>
        <w:right w:val="none" w:sz="0" w:space="0" w:color="auto"/>
      </w:divBdr>
    </w:div>
    <w:div w:id="1691494432">
      <w:bodyDiv w:val="1"/>
      <w:marLeft w:val="0"/>
      <w:marRight w:val="0"/>
      <w:marTop w:val="0"/>
      <w:marBottom w:val="0"/>
      <w:divBdr>
        <w:top w:val="none" w:sz="0" w:space="0" w:color="auto"/>
        <w:left w:val="none" w:sz="0" w:space="0" w:color="auto"/>
        <w:bottom w:val="none" w:sz="0" w:space="0" w:color="auto"/>
        <w:right w:val="none" w:sz="0" w:space="0" w:color="auto"/>
      </w:divBdr>
      <w:divsChild>
        <w:div w:id="1072045351">
          <w:marLeft w:val="0"/>
          <w:marRight w:val="0"/>
          <w:marTop w:val="0"/>
          <w:marBottom w:val="0"/>
          <w:divBdr>
            <w:top w:val="none" w:sz="0" w:space="0" w:color="auto"/>
            <w:left w:val="none" w:sz="0" w:space="0" w:color="auto"/>
            <w:bottom w:val="none" w:sz="0" w:space="0" w:color="auto"/>
            <w:right w:val="none" w:sz="0" w:space="0" w:color="auto"/>
          </w:divBdr>
        </w:div>
        <w:div w:id="1739984939">
          <w:marLeft w:val="0"/>
          <w:marRight w:val="0"/>
          <w:marTop w:val="0"/>
          <w:marBottom w:val="0"/>
          <w:divBdr>
            <w:top w:val="none" w:sz="0" w:space="0" w:color="auto"/>
            <w:left w:val="none" w:sz="0" w:space="0" w:color="auto"/>
            <w:bottom w:val="none" w:sz="0" w:space="0" w:color="auto"/>
            <w:right w:val="none" w:sz="0" w:space="0" w:color="auto"/>
          </w:divBdr>
        </w:div>
      </w:divsChild>
    </w:div>
    <w:div w:id="1691568179">
      <w:marLeft w:val="640"/>
      <w:marRight w:val="0"/>
      <w:marTop w:val="0"/>
      <w:marBottom w:val="0"/>
      <w:divBdr>
        <w:top w:val="none" w:sz="0" w:space="0" w:color="auto"/>
        <w:left w:val="none" w:sz="0" w:space="0" w:color="auto"/>
        <w:bottom w:val="none" w:sz="0" w:space="0" w:color="auto"/>
        <w:right w:val="none" w:sz="0" w:space="0" w:color="auto"/>
      </w:divBdr>
    </w:div>
    <w:div w:id="1691643742">
      <w:marLeft w:val="640"/>
      <w:marRight w:val="0"/>
      <w:marTop w:val="0"/>
      <w:marBottom w:val="0"/>
      <w:divBdr>
        <w:top w:val="none" w:sz="0" w:space="0" w:color="auto"/>
        <w:left w:val="none" w:sz="0" w:space="0" w:color="auto"/>
        <w:bottom w:val="none" w:sz="0" w:space="0" w:color="auto"/>
        <w:right w:val="none" w:sz="0" w:space="0" w:color="auto"/>
      </w:divBdr>
    </w:div>
    <w:div w:id="1691645522">
      <w:marLeft w:val="640"/>
      <w:marRight w:val="0"/>
      <w:marTop w:val="0"/>
      <w:marBottom w:val="0"/>
      <w:divBdr>
        <w:top w:val="none" w:sz="0" w:space="0" w:color="auto"/>
        <w:left w:val="none" w:sz="0" w:space="0" w:color="auto"/>
        <w:bottom w:val="none" w:sz="0" w:space="0" w:color="auto"/>
        <w:right w:val="none" w:sz="0" w:space="0" w:color="auto"/>
      </w:divBdr>
    </w:div>
    <w:div w:id="1691683380">
      <w:marLeft w:val="640"/>
      <w:marRight w:val="0"/>
      <w:marTop w:val="0"/>
      <w:marBottom w:val="0"/>
      <w:divBdr>
        <w:top w:val="none" w:sz="0" w:space="0" w:color="auto"/>
        <w:left w:val="none" w:sz="0" w:space="0" w:color="auto"/>
        <w:bottom w:val="none" w:sz="0" w:space="0" w:color="auto"/>
        <w:right w:val="none" w:sz="0" w:space="0" w:color="auto"/>
      </w:divBdr>
    </w:div>
    <w:div w:id="1691686425">
      <w:marLeft w:val="640"/>
      <w:marRight w:val="0"/>
      <w:marTop w:val="0"/>
      <w:marBottom w:val="0"/>
      <w:divBdr>
        <w:top w:val="none" w:sz="0" w:space="0" w:color="auto"/>
        <w:left w:val="none" w:sz="0" w:space="0" w:color="auto"/>
        <w:bottom w:val="none" w:sz="0" w:space="0" w:color="auto"/>
        <w:right w:val="none" w:sz="0" w:space="0" w:color="auto"/>
      </w:divBdr>
    </w:div>
    <w:div w:id="1691829972">
      <w:marLeft w:val="640"/>
      <w:marRight w:val="0"/>
      <w:marTop w:val="0"/>
      <w:marBottom w:val="0"/>
      <w:divBdr>
        <w:top w:val="none" w:sz="0" w:space="0" w:color="auto"/>
        <w:left w:val="none" w:sz="0" w:space="0" w:color="auto"/>
        <w:bottom w:val="none" w:sz="0" w:space="0" w:color="auto"/>
        <w:right w:val="none" w:sz="0" w:space="0" w:color="auto"/>
      </w:divBdr>
    </w:div>
    <w:div w:id="1691834734">
      <w:marLeft w:val="640"/>
      <w:marRight w:val="0"/>
      <w:marTop w:val="0"/>
      <w:marBottom w:val="0"/>
      <w:divBdr>
        <w:top w:val="none" w:sz="0" w:space="0" w:color="auto"/>
        <w:left w:val="none" w:sz="0" w:space="0" w:color="auto"/>
        <w:bottom w:val="none" w:sz="0" w:space="0" w:color="auto"/>
        <w:right w:val="none" w:sz="0" w:space="0" w:color="auto"/>
      </w:divBdr>
    </w:div>
    <w:div w:id="1691836754">
      <w:marLeft w:val="640"/>
      <w:marRight w:val="0"/>
      <w:marTop w:val="0"/>
      <w:marBottom w:val="0"/>
      <w:divBdr>
        <w:top w:val="none" w:sz="0" w:space="0" w:color="auto"/>
        <w:left w:val="none" w:sz="0" w:space="0" w:color="auto"/>
        <w:bottom w:val="none" w:sz="0" w:space="0" w:color="auto"/>
        <w:right w:val="none" w:sz="0" w:space="0" w:color="auto"/>
      </w:divBdr>
    </w:div>
    <w:div w:id="1691880060">
      <w:marLeft w:val="640"/>
      <w:marRight w:val="0"/>
      <w:marTop w:val="0"/>
      <w:marBottom w:val="0"/>
      <w:divBdr>
        <w:top w:val="none" w:sz="0" w:space="0" w:color="auto"/>
        <w:left w:val="none" w:sz="0" w:space="0" w:color="auto"/>
        <w:bottom w:val="none" w:sz="0" w:space="0" w:color="auto"/>
        <w:right w:val="none" w:sz="0" w:space="0" w:color="auto"/>
      </w:divBdr>
    </w:div>
    <w:div w:id="1691948219">
      <w:marLeft w:val="640"/>
      <w:marRight w:val="0"/>
      <w:marTop w:val="0"/>
      <w:marBottom w:val="0"/>
      <w:divBdr>
        <w:top w:val="none" w:sz="0" w:space="0" w:color="auto"/>
        <w:left w:val="none" w:sz="0" w:space="0" w:color="auto"/>
        <w:bottom w:val="none" w:sz="0" w:space="0" w:color="auto"/>
        <w:right w:val="none" w:sz="0" w:space="0" w:color="auto"/>
      </w:divBdr>
    </w:div>
    <w:div w:id="1691948964">
      <w:marLeft w:val="640"/>
      <w:marRight w:val="0"/>
      <w:marTop w:val="0"/>
      <w:marBottom w:val="0"/>
      <w:divBdr>
        <w:top w:val="none" w:sz="0" w:space="0" w:color="auto"/>
        <w:left w:val="none" w:sz="0" w:space="0" w:color="auto"/>
        <w:bottom w:val="none" w:sz="0" w:space="0" w:color="auto"/>
        <w:right w:val="none" w:sz="0" w:space="0" w:color="auto"/>
      </w:divBdr>
    </w:div>
    <w:div w:id="1691956673">
      <w:marLeft w:val="640"/>
      <w:marRight w:val="0"/>
      <w:marTop w:val="0"/>
      <w:marBottom w:val="0"/>
      <w:divBdr>
        <w:top w:val="none" w:sz="0" w:space="0" w:color="auto"/>
        <w:left w:val="none" w:sz="0" w:space="0" w:color="auto"/>
        <w:bottom w:val="none" w:sz="0" w:space="0" w:color="auto"/>
        <w:right w:val="none" w:sz="0" w:space="0" w:color="auto"/>
      </w:divBdr>
    </w:div>
    <w:div w:id="1692218702">
      <w:marLeft w:val="640"/>
      <w:marRight w:val="0"/>
      <w:marTop w:val="0"/>
      <w:marBottom w:val="0"/>
      <w:divBdr>
        <w:top w:val="none" w:sz="0" w:space="0" w:color="auto"/>
        <w:left w:val="none" w:sz="0" w:space="0" w:color="auto"/>
        <w:bottom w:val="none" w:sz="0" w:space="0" w:color="auto"/>
        <w:right w:val="none" w:sz="0" w:space="0" w:color="auto"/>
      </w:divBdr>
    </w:div>
    <w:div w:id="1692292671">
      <w:marLeft w:val="640"/>
      <w:marRight w:val="0"/>
      <w:marTop w:val="0"/>
      <w:marBottom w:val="0"/>
      <w:divBdr>
        <w:top w:val="none" w:sz="0" w:space="0" w:color="auto"/>
        <w:left w:val="none" w:sz="0" w:space="0" w:color="auto"/>
        <w:bottom w:val="none" w:sz="0" w:space="0" w:color="auto"/>
        <w:right w:val="none" w:sz="0" w:space="0" w:color="auto"/>
      </w:divBdr>
    </w:div>
    <w:div w:id="1692294858">
      <w:marLeft w:val="640"/>
      <w:marRight w:val="0"/>
      <w:marTop w:val="0"/>
      <w:marBottom w:val="0"/>
      <w:divBdr>
        <w:top w:val="none" w:sz="0" w:space="0" w:color="auto"/>
        <w:left w:val="none" w:sz="0" w:space="0" w:color="auto"/>
        <w:bottom w:val="none" w:sz="0" w:space="0" w:color="auto"/>
        <w:right w:val="none" w:sz="0" w:space="0" w:color="auto"/>
      </w:divBdr>
    </w:div>
    <w:div w:id="1692339054">
      <w:marLeft w:val="640"/>
      <w:marRight w:val="0"/>
      <w:marTop w:val="0"/>
      <w:marBottom w:val="0"/>
      <w:divBdr>
        <w:top w:val="none" w:sz="0" w:space="0" w:color="auto"/>
        <w:left w:val="none" w:sz="0" w:space="0" w:color="auto"/>
        <w:bottom w:val="none" w:sz="0" w:space="0" w:color="auto"/>
        <w:right w:val="none" w:sz="0" w:space="0" w:color="auto"/>
      </w:divBdr>
    </w:div>
    <w:div w:id="1692409520">
      <w:marLeft w:val="640"/>
      <w:marRight w:val="0"/>
      <w:marTop w:val="0"/>
      <w:marBottom w:val="0"/>
      <w:divBdr>
        <w:top w:val="none" w:sz="0" w:space="0" w:color="auto"/>
        <w:left w:val="none" w:sz="0" w:space="0" w:color="auto"/>
        <w:bottom w:val="none" w:sz="0" w:space="0" w:color="auto"/>
        <w:right w:val="none" w:sz="0" w:space="0" w:color="auto"/>
      </w:divBdr>
    </w:div>
    <w:div w:id="1692562439">
      <w:marLeft w:val="640"/>
      <w:marRight w:val="0"/>
      <w:marTop w:val="0"/>
      <w:marBottom w:val="0"/>
      <w:divBdr>
        <w:top w:val="none" w:sz="0" w:space="0" w:color="auto"/>
        <w:left w:val="none" w:sz="0" w:space="0" w:color="auto"/>
        <w:bottom w:val="none" w:sz="0" w:space="0" w:color="auto"/>
        <w:right w:val="none" w:sz="0" w:space="0" w:color="auto"/>
      </w:divBdr>
    </w:div>
    <w:div w:id="1692562493">
      <w:bodyDiv w:val="1"/>
      <w:marLeft w:val="0"/>
      <w:marRight w:val="0"/>
      <w:marTop w:val="0"/>
      <w:marBottom w:val="0"/>
      <w:divBdr>
        <w:top w:val="none" w:sz="0" w:space="0" w:color="auto"/>
        <w:left w:val="none" w:sz="0" w:space="0" w:color="auto"/>
        <w:bottom w:val="none" w:sz="0" w:space="0" w:color="auto"/>
        <w:right w:val="none" w:sz="0" w:space="0" w:color="auto"/>
      </w:divBdr>
      <w:divsChild>
        <w:div w:id="57215775">
          <w:marLeft w:val="480"/>
          <w:marRight w:val="0"/>
          <w:marTop w:val="0"/>
          <w:marBottom w:val="0"/>
          <w:divBdr>
            <w:top w:val="none" w:sz="0" w:space="0" w:color="auto"/>
            <w:left w:val="none" w:sz="0" w:space="0" w:color="auto"/>
            <w:bottom w:val="none" w:sz="0" w:space="0" w:color="auto"/>
            <w:right w:val="none" w:sz="0" w:space="0" w:color="auto"/>
          </w:divBdr>
        </w:div>
        <w:div w:id="91823613">
          <w:marLeft w:val="480"/>
          <w:marRight w:val="0"/>
          <w:marTop w:val="0"/>
          <w:marBottom w:val="0"/>
          <w:divBdr>
            <w:top w:val="none" w:sz="0" w:space="0" w:color="auto"/>
            <w:left w:val="none" w:sz="0" w:space="0" w:color="auto"/>
            <w:bottom w:val="none" w:sz="0" w:space="0" w:color="auto"/>
            <w:right w:val="none" w:sz="0" w:space="0" w:color="auto"/>
          </w:divBdr>
        </w:div>
        <w:div w:id="93092795">
          <w:marLeft w:val="480"/>
          <w:marRight w:val="0"/>
          <w:marTop w:val="0"/>
          <w:marBottom w:val="0"/>
          <w:divBdr>
            <w:top w:val="none" w:sz="0" w:space="0" w:color="auto"/>
            <w:left w:val="none" w:sz="0" w:space="0" w:color="auto"/>
            <w:bottom w:val="none" w:sz="0" w:space="0" w:color="auto"/>
            <w:right w:val="none" w:sz="0" w:space="0" w:color="auto"/>
          </w:divBdr>
        </w:div>
        <w:div w:id="105581126">
          <w:marLeft w:val="480"/>
          <w:marRight w:val="0"/>
          <w:marTop w:val="0"/>
          <w:marBottom w:val="0"/>
          <w:divBdr>
            <w:top w:val="none" w:sz="0" w:space="0" w:color="auto"/>
            <w:left w:val="none" w:sz="0" w:space="0" w:color="auto"/>
            <w:bottom w:val="none" w:sz="0" w:space="0" w:color="auto"/>
            <w:right w:val="none" w:sz="0" w:space="0" w:color="auto"/>
          </w:divBdr>
        </w:div>
        <w:div w:id="133572520">
          <w:marLeft w:val="480"/>
          <w:marRight w:val="0"/>
          <w:marTop w:val="0"/>
          <w:marBottom w:val="0"/>
          <w:divBdr>
            <w:top w:val="none" w:sz="0" w:space="0" w:color="auto"/>
            <w:left w:val="none" w:sz="0" w:space="0" w:color="auto"/>
            <w:bottom w:val="none" w:sz="0" w:space="0" w:color="auto"/>
            <w:right w:val="none" w:sz="0" w:space="0" w:color="auto"/>
          </w:divBdr>
        </w:div>
        <w:div w:id="147982988">
          <w:marLeft w:val="480"/>
          <w:marRight w:val="0"/>
          <w:marTop w:val="0"/>
          <w:marBottom w:val="0"/>
          <w:divBdr>
            <w:top w:val="none" w:sz="0" w:space="0" w:color="auto"/>
            <w:left w:val="none" w:sz="0" w:space="0" w:color="auto"/>
            <w:bottom w:val="none" w:sz="0" w:space="0" w:color="auto"/>
            <w:right w:val="none" w:sz="0" w:space="0" w:color="auto"/>
          </w:divBdr>
        </w:div>
        <w:div w:id="603225362">
          <w:marLeft w:val="480"/>
          <w:marRight w:val="0"/>
          <w:marTop w:val="0"/>
          <w:marBottom w:val="0"/>
          <w:divBdr>
            <w:top w:val="none" w:sz="0" w:space="0" w:color="auto"/>
            <w:left w:val="none" w:sz="0" w:space="0" w:color="auto"/>
            <w:bottom w:val="none" w:sz="0" w:space="0" w:color="auto"/>
            <w:right w:val="none" w:sz="0" w:space="0" w:color="auto"/>
          </w:divBdr>
        </w:div>
        <w:div w:id="613094835">
          <w:marLeft w:val="480"/>
          <w:marRight w:val="0"/>
          <w:marTop w:val="0"/>
          <w:marBottom w:val="0"/>
          <w:divBdr>
            <w:top w:val="none" w:sz="0" w:space="0" w:color="auto"/>
            <w:left w:val="none" w:sz="0" w:space="0" w:color="auto"/>
            <w:bottom w:val="none" w:sz="0" w:space="0" w:color="auto"/>
            <w:right w:val="none" w:sz="0" w:space="0" w:color="auto"/>
          </w:divBdr>
        </w:div>
        <w:div w:id="627902354">
          <w:marLeft w:val="480"/>
          <w:marRight w:val="0"/>
          <w:marTop w:val="0"/>
          <w:marBottom w:val="0"/>
          <w:divBdr>
            <w:top w:val="none" w:sz="0" w:space="0" w:color="auto"/>
            <w:left w:val="none" w:sz="0" w:space="0" w:color="auto"/>
            <w:bottom w:val="none" w:sz="0" w:space="0" w:color="auto"/>
            <w:right w:val="none" w:sz="0" w:space="0" w:color="auto"/>
          </w:divBdr>
        </w:div>
        <w:div w:id="653872268">
          <w:marLeft w:val="480"/>
          <w:marRight w:val="0"/>
          <w:marTop w:val="0"/>
          <w:marBottom w:val="0"/>
          <w:divBdr>
            <w:top w:val="none" w:sz="0" w:space="0" w:color="auto"/>
            <w:left w:val="none" w:sz="0" w:space="0" w:color="auto"/>
            <w:bottom w:val="none" w:sz="0" w:space="0" w:color="auto"/>
            <w:right w:val="none" w:sz="0" w:space="0" w:color="auto"/>
          </w:divBdr>
        </w:div>
        <w:div w:id="663512175">
          <w:marLeft w:val="480"/>
          <w:marRight w:val="0"/>
          <w:marTop w:val="0"/>
          <w:marBottom w:val="0"/>
          <w:divBdr>
            <w:top w:val="none" w:sz="0" w:space="0" w:color="auto"/>
            <w:left w:val="none" w:sz="0" w:space="0" w:color="auto"/>
            <w:bottom w:val="none" w:sz="0" w:space="0" w:color="auto"/>
            <w:right w:val="none" w:sz="0" w:space="0" w:color="auto"/>
          </w:divBdr>
        </w:div>
        <w:div w:id="709184132">
          <w:marLeft w:val="480"/>
          <w:marRight w:val="0"/>
          <w:marTop w:val="0"/>
          <w:marBottom w:val="0"/>
          <w:divBdr>
            <w:top w:val="none" w:sz="0" w:space="0" w:color="auto"/>
            <w:left w:val="none" w:sz="0" w:space="0" w:color="auto"/>
            <w:bottom w:val="none" w:sz="0" w:space="0" w:color="auto"/>
            <w:right w:val="none" w:sz="0" w:space="0" w:color="auto"/>
          </w:divBdr>
        </w:div>
        <w:div w:id="739057908">
          <w:marLeft w:val="480"/>
          <w:marRight w:val="0"/>
          <w:marTop w:val="0"/>
          <w:marBottom w:val="0"/>
          <w:divBdr>
            <w:top w:val="none" w:sz="0" w:space="0" w:color="auto"/>
            <w:left w:val="none" w:sz="0" w:space="0" w:color="auto"/>
            <w:bottom w:val="none" w:sz="0" w:space="0" w:color="auto"/>
            <w:right w:val="none" w:sz="0" w:space="0" w:color="auto"/>
          </w:divBdr>
        </w:div>
        <w:div w:id="740644098">
          <w:marLeft w:val="480"/>
          <w:marRight w:val="0"/>
          <w:marTop w:val="0"/>
          <w:marBottom w:val="0"/>
          <w:divBdr>
            <w:top w:val="none" w:sz="0" w:space="0" w:color="auto"/>
            <w:left w:val="none" w:sz="0" w:space="0" w:color="auto"/>
            <w:bottom w:val="none" w:sz="0" w:space="0" w:color="auto"/>
            <w:right w:val="none" w:sz="0" w:space="0" w:color="auto"/>
          </w:divBdr>
        </w:div>
        <w:div w:id="786922760">
          <w:marLeft w:val="480"/>
          <w:marRight w:val="0"/>
          <w:marTop w:val="0"/>
          <w:marBottom w:val="0"/>
          <w:divBdr>
            <w:top w:val="none" w:sz="0" w:space="0" w:color="auto"/>
            <w:left w:val="none" w:sz="0" w:space="0" w:color="auto"/>
            <w:bottom w:val="none" w:sz="0" w:space="0" w:color="auto"/>
            <w:right w:val="none" w:sz="0" w:space="0" w:color="auto"/>
          </w:divBdr>
        </w:div>
        <w:div w:id="803355700">
          <w:marLeft w:val="480"/>
          <w:marRight w:val="0"/>
          <w:marTop w:val="0"/>
          <w:marBottom w:val="0"/>
          <w:divBdr>
            <w:top w:val="none" w:sz="0" w:space="0" w:color="auto"/>
            <w:left w:val="none" w:sz="0" w:space="0" w:color="auto"/>
            <w:bottom w:val="none" w:sz="0" w:space="0" w:color="auto"/>
            <w:right w:val="none" w:sz="0" w:space="0" w:color="auto"/>
          </w:divBdr>
        </w:div>
        <w:div w:id="883761479">
          <w:marLeft w:val="480"/>
          <w:marRight w:val="0"/>
          <w:marTop w:val="0"/>
          <w:marBottom w:val="0"/>
          <w:divBdr>
            <w:top w:val="none" w:sz="0" w:space="0" w:color="auto"/>
            <w:left w:val="none" w:sz="0" w:space="0" w:color="auto"/>
            <w:bottom w:val="none" w:sz="0" w:space="0" w:color="auto"/>
            <w:right w:val="none" w:sz="0" w:space="0" w:color="auto"/>
          </w:divBdr>
        </w:div>
        <w:div w:id="891816956">
          <w:marLeft w:val="480"/>
          <w:marRight w:val="0"/>
          <w:marTop w:val="0"/>
          <w:marBottom w:val="0"/>
          <w:divBdr>
            <w:top w:val="none" w:sz="0" w:space="0" w:color="auto"/>
            <w:left w:val="none" w:sz="0" w:space="0" w:color="auto"/>
            <w:bottom w:val="none" w:sz="0" w:space="0" w:color="auto"/>
            <w:right w:val="none" w:sz="0" w:space="0" w:color="auto"/>
          </w:divBdr>
        </w:div>
        <w:div w:id="939603573">
          <w:marLeft w:val="480"/>
          <w:marRight w:val="0"/>
          <w:marTop w:val="0"/>
          <w:marBottom w:val="0"/>
          <w:divBdr>
            <w:top w:val="none" w:sz="0" w:space="0" w:color="auto"/>
            <w:left w:val="none" w:sz="0" w:space="0" w:color="auto"/>
            <w:bottom w:val="none" w:sz="0" w:space="0" w:color="auto"/>
            <w:right w:val="none" w:sz="0" w:space="0" w:color="auto"/>
          </w:divBdr>
        </w:div>
        <w:div w:id="964582348">
          <w:marLeft w:val="480"/>
          <w:marRight w:val="0"/>
          <w:marTop w:val="0"/>
          <w:marBottom w:val="0"/>
          <w:divBdr>
            <w:top w:val="none" w:sz="0" w:space="0" w:color="auto"/>
            <w:left w:val="none" w:sz="0" w:space="0" w:color="auto"/>
            <w:bottom w:val="none" w:sz="0" w:space="0" w:color="auto"/>
            <w:right w:val="none" w:sz="0" w:space="0" w:color="auto"/>
          </w:divBdr>
        </w:div>
        <w:div w:id="979502228">
          <w:marLeft w:val="480"/>
          <w:marRight w:val="0"/>
          <w:marTop w:val="0"/>
          <w:marBottom w:val="0"/>
          <w:divBdr>
            <w:top w:val="none" w:sz="0" w:space="0" w:color="auto"/>
            <w:left w:val="none" w:sz="0" w:space="0" w:color="auto"/>
            <w:bottom w:val="none" w:sz="0" w:space="0" w:color="auto"/>
            <w:right w:val="none" w:sz="0" w:space="0" w:color="auto"/>
          </w:divBdr>
        </w:div>
        <w:div w:id="1018851729">
          <w:marLeft w:val="480"/>
          <w:marRight w:val="0"/>
          <w:marTop w:val="0"/>
          <w:marBottom w:val="0"/>
          <w:divBdr>
            <w:top w:val="none" w:sz="0" w:space="0" w:color="auto"/>
            <w:left w:val="none" w:sz="0" w:space="0" w:color="auto"/>
            <w:bottom w:val="none" w:sz="0" w:space="0" w:color="auto"/>
            <w:right w:val="none" w:sz="0" w:space="0" w:color="auto"/>
          </w:divBdr>
        </w:div>
        <w:div w:id="1020932579">
          <w:marLeft w:val="480"/>
          <w:marRight w:val="0"/>
          <w:marTop w:val="0"/>
          <w:marBottom w:val="0"/>
          <w:divBdr>
            <w:top w:val="none" w:sz="0" w:space="0" w:color="auto"/>
            <w:left w:val="none" w:sz="0" w:space="0" w:color="auto"/>
            <w:bottom w:val="none" w:sz="0" w:space="0" w:color="auto"/>
            <w:right w:val="none" w:sz="0" w:space="0" w:color="auto"/>
          </w:divBdr>
        </w:div>
        <w:div w:id="1027756828">
          <w:marLeft w:val="480"/>
          <w:marRight w:val="0"/>
          <w:marTop w:val="0"/>
          <w:marBottom w:val="0"/>
          <w:divBdr>
            <w:top w:val="none" w:sz="0" w:space="0" w:color="auto"/>
            <w:left w:val="none" w:sz="0" w:space="0" w:color="auto"/>
            <w:bottom w:val="none" w:sz="0" w:space="0" w:color="auto"/>
            <w:right w:val="none" w:sz="0" w:space="0" w:color="auto"/>
          </w:divBdr>
        </w:div>
        <w:div w:id="1036277291">
          <w:marLeft w:val="480"/>
          <w:marRight w:val="0"/>
          <w:marTop w:val="0"/>
          <w:marBottom w:val="0"/>
          <w:divBdr>
            <w:top w:val="none" w:sz="0" w:space="0" w:color="auto"/>
            <w:left w:val="none" w:sz="0" w:space="0" w:color="auto"/>
            <w:bottom w:val="none" w:sz="0" w:space="0" w:color="auto"/>
            <w:right w:val="none" w:sz="0" w:space="0" w:color="auto"/>
          </w:divBdr>
        </w:div>
        <w:div w:id="1071348003">
          <w:marLeft w:val="480"/>
          <w:marRight w:val="0"/>
          <w:marTop w:val="0"/>
          <w:marBottom w:val="0"/>
          <w:divBdr>
            <w:top w:val="none" w:sz="0" w:space="0" w:color="auto"/>
            <w:left w:val="none" w:sz="0" w:space="0" w:color="auto"/>
            <w:bottom w:val="none" w:sz="0" w:space="0" w:color="auto"/>
            <w:right w:val="none" w:sz="0" w:space="0" w:color="auto"/>
          </w:divBdr>
        </w:div>
        <w:div w:id="1077359828">
          <w:marLeft w:val="480"/>
          <w:marRight w:val="0"/>
          <w:marTop w:val="0"/>
          <w:marBottom w:val="0"/>
          <w:divBdr>
            <w:top w:val="none" w:sz="0" w:space="0" w:color="auto"/>
            <w:left w:val="none" w:sz="0" w:space="0" w:color="auto"/>
            <w:bottom w:val="none" w:sz="0" w:space="0" w:color="auto"/>
            <w:right w:val="none" w:sz="0" w:space="0" w:color="auto"/>
          </w:divBdr>
        </w:div>
        <w:div w:id="1096562942">
          <w:marLeft w:val="480"/>
          <w:marRight w:val="0"/>
          <w:marTop w:val="0"/>
          <w:marBottom w:val="0"/>
          <w:divBdr>
            <w:top w:val="none" w:sz="0" w:space="0" w:color="auto"/>
            <w:left w:val="none" w:sz="0" w:space="0" w:color="auto"/>
            <w:bottom w:val="none" w:sz="0" w:space="0" w:color="auto"/>
            <w:right w:val="none" w:sz="0" w:space="0" w:color="auto"/>
          </w:divBdr>
        </w:div>
        <w:div w:id="1174799990">
          <w:marLeft w:val="480"/>
          <w:marRight w:val="0"/>
          <w:marTop w:val="0"/>
          <w:marBottom w:val="0"/>
          <w:divBdr>
            <w:top w:val="none" w:sz="0" w:space="0" w:color="auto"/>
            <w:left w:val="none" w:sz="0" w:space="0" w:color="auto"/>
            <w:bottom w:val="none" w:sz="0" w:space="0" w:color="auto"/>
            <w:right w:val="none" w:sz="0" w:space="0" w:color="auto"/>
          </w:divBdr>
        </w:div>
        <w:div w:id="1197540960">
          <w:marLeft w:val="480"/>
          <w:marRight w:val="0"/>
          <w:marTop w:val="0"/>
          <w:marBottom w:val="0"/>
          <w:divBdr>
            <w:top w:val="none" w:sz="0" w:space="0" w:color="auto"/>
            <w:left w:val="none" w:sz="0" w:space="0" w:color="auto"/>
            <w:bottom w:val="none" w:sz="0" w:space="0" w:color="auto"/>
            <w:right w:val="none" w:sz="0" w:space="0" w:color="auto"/>
          </w:divBdr>
        </w:div>
        <w:div w:id="1253201697">
          <w:marLeft w:val="480"/>
          <w:marRight w:val="0"/>
          <w:marTop w:val="0"/>
          <w:marBottom w:val="0"/>
          <w:divBdr>
            <w:top w:val="none" w:sz="0" w:space="0" w:color="auto"/>
            <w:left w:val="none" w:sz="0" w:space="0" w:color="auto"/>
            <w:bottom w:val="none" w:sz="0" w:space="0" w:color="auto"/>
            <w:right w:val="none" w:sz="0" w:space="0" w:color="auto"/>
          </w:divBdr>
        </w:div>
        <w:div w:id="1258169686">
          <w:marLeft w:val="480"/>
          <w:marRight w:val="0"/>
          <w:marTop w:val="0"/>
          <w:marBottom w:val="0"/>
          <w:divBdr>
            <w:top w:val="none" w:sz="0" w:space="0" w:color="auto"/>
            <w:left w:val="none" w:sz="0" w:space="0" w:color="auto"/>
            <w:bottom w:val="none" w:sz="0" w:space="0" w:color="auto"/>
            <w:right w:val="none" w:sz="0" w:space="0" w:color="auto"/>
          </w:divBdr>
        </w:div>
        <w:div w:id="1280137330">
          <w:marLeft w:val="480"/>
          <w:marRight w:val="0"/>
          <w:marTop w:val="0"/>
          <w:marBottom w:val="0"/>
          <w:divBdr>
            <w:top w:val="none" w:sz="0" w:space="0" w:color="auto"/>
            <w:left w:val="none" w:sz="0" w:space="0" w:color="auto"/>
            <w:bottom w:val="none" w:sz="0" w:space="0" w:color="auto"/>
            <w:right w:val="none" w:sz="0" w:space="0" w:color="auto"/>
          </w:divBdr>
        </w:div>
        <w:div w:id="1323696955">
          <w:marLeft w:val="480"/>
          <w:marRight w:val="0"/>
          <w:marTop w:val="0"/>
          <w:marBottom w:val="0"/>
          <w:divBdr>
            <w:top w:val="none" w:sz="0" w:space="0" w:color="auto"/>
            <w:left w:val="none" w:sz="0" w:space="0" w:color="auto"/>
            <w:bottom w:val="none" w:sz="0" w:space="0" w:color="auto"/>
            <w:right w:val="none" w:sz="0" w:space="0" w:color="auto"/>
          </w:divBdr>
        </w:div>
        <w:div w:id="1344669496">
          <w:marLeft w:val="480"/>
          <w:marRight w:val="0"/>
          <w:marTop w:val="0"/>
          <w:marBottom w:val="0"/>
          <w:divBdr>
            <w:top w:val="none" w:sz="0" w:space="0" w:color="auto"/>
            <w:left w:val="none" w:sz="0" w:space="0" w:color="auto"/>
            <w:bottom w:val="none" w:sz="0" w:space="0" w:color="auto"/>
            <w:right w:val="none" w:sz="0" w:space="0" w:color="auto"/>
          </w:divBdr>
        </w:div>
        <w:div w:id="1360813043">
          <w:marLeft w:val="480"/>
          <w:marRight w:val="0"/>
          <w:marTop w:val="0"/>
          <w:marBottom w:val="0"/>
          <w:divBdr>
            <w:top w:val="none" w:sz="0" w:space="0" w:color="auto"/>
            <w:left w:val="none" w:sz="0" w:space="0" w:color="auto"/>
            <w:bottom w:val="none" w:sz="0" w:space="0" w:color="auto"/>
            <w:right w:val="none" w:sz="0" w:space="0" w:color="auto"/>
          </w:divBdr>
        </w:div>
        <w:div w:id="1372262077">
          <w:marLeft w:val="480"/>
          <w:marRight w:val="0"/>
          <w:marTop w:val="0"/>
          <w:marBottom w:val="0"/>
          <w:divBdr>
            <w:top w:val="none" w:sz="0" w:space="0" w:color="auto"/>
            <w:left w:val="none" w:sz="0" w:space="0" w:color="auto"/>
            <w:bottom w:val="none" w:sz="0" w:space="0" w:color="auto"/>
            <w:right w:val="none" w:sz="0" w:space="0" w:color="auto"/>
          </w:divBdr>
        </w:div>
        <w:div w:id="1427726742">
          <w:marLeft w:val="480"/>
          <w:marRight w:val="0"/>
          <w:marTop w:val="0"/>
          <w:marBottom w:val="0"/>
          <w:divBdr>
            <w:top w:val="none" w:sz="0" w:space="0" w:color="auto"/>
            <w:left w:val="none" w:sz="0" w:space="0" w:color="auto"/>
            <w:bottom w:val="none" w:sz="0" w:space="0" w:color="auto"/>
            <w:right w:val="none" w:sz="0" w:space="0" w:color="auto"/>
          </w:divBdr>
        </w:div>
        <w:div w:id="1457681721">
          <w:marLeft w:val="480"/>
          <w:marRight w:val="0"/>
          <w:marTop w:val="0"/>
          <w:marBottom w:val="0"/>
          <w:divBdr>
            <w:top w:val="none" w:sz="0" w:space="0" w:color="auto"/>
            <w:left w:val="none" w:sz="0" w:space="0" w:color="auto"/>
            <w:bottom w:val="none" w:sz="0" w:space="0" w:color="auto"/>
            <w:right w:val="none" w:sz="0" w:space="0" w:color="auto"/>
          </w:divBdr>
        </w:div>
        <w:div w:id="1470904072">
          <w:marLeft w:val="480"/>
          <w:marRight w:val="0"/>
          <w:marTop w:val="0"/>
          <w:marBottom w:val="0"/>
          <w:divBdr>
            <w:top w:val="none" w:sz="0" w:space="0" w:color="auto"/>
            <w:left w:val="none" w:sz="0" w:space="0" w:color="auto"/>
            <w:bottom w:val="none" w:sz="0" w:space="0" w:color="auto"/>
            <w:right w:val="none" w:sz="0" w:space="0" w:color="auto"/>
          </w:divBdr>
        </w:div>
        <w:div w:id="1539511400">
          <w:marLeft w:val="480"/>
          <w:marRight w:val="0"/>
          <w:marTop w:val="0"/>
          <w:marBottom w:val="0"/>
          <w:divBdr>
            <w:top w:val="none" w:sz="0" w:space="0" w:color="auto"/>
            <w:left w:val="none" w:sz="0" w:space="0" w:color="auto"/>
            <w:bottom w:val="none" w:sz="0" w:space="0" w:color="auto"/>
            <w:right w:val="none" w:sz="0" w:space="0" w:color="auto"/>
          </w:divBdr>
        </w:div>
        <w:div w:id="1599948634">
          <w:marLeft w:val="480"/>
          <w:marRight w:val="0"/>
          <w:marTop w:val="0"/>
          <w:marBottom w:val="0"/>
          <w:divBdr>
            <w:top w:val="none" w:sz="0" w:space="0" w:color="auto"/>
            <w:left w:val="none" w:sz="0" w:space="0" w:color="auto"/>
            <w:bottom w:val="none" w:sz="0" w:space="0" w:color="auto"/>
            <w:right w:val="none" w:sz="0" w:space="0" w:color="auto"/>
          </w:divBdr>
        </w:div>
        <w:div w:id="1612516293">
          <w:marLeft w:val="480"/>
          <w:marRight w:val="0"/>
          <w:marTop w:val="0"/>
          <w:marBottom w:val="0"/>
          <w:divBdr>
            <w:top w:val="none" w:sz="0" w:space="0" w:color="auto"/>
            <w:left w:val="none" w:sz="0" w:space="0" w:color="auto"/>
            <w:bottom w:val="none" w:sz="0" w:space="0" w:color="auto"/>
            <w:right w:val="none" w:sz="0" w:space="0" w:color="auto"/>
          </w:divBdr>
        </w:div>
      </w:divsChild>
    </w:div>
    <w:div w:id="1692604155">
      <w:marLeft w:val="640"/>
      <w:marRight w:val="0"/>
      <w:marTop w:val="0"/>
      <w:marBottom w:val="0"/>
      <w:divBdr>
        <w:top w:val="none" w:sz="0" w:space="0" w:color="auto"/>
        <w:left w:val="none" w:sz="0" w:space="0" w:color="auto"/>
        <w:bottom w:val="none" w:sz="0" w:space="0" w:color="auto"/>
        <w:right w:val="none" w:sz="0" w:space="0" w:color="auto"/>
      </w:divBdr>
    </w:div>
    <w:div w:id="1692682190">
      <w:marLeft w:val="640"/>
      <w:marRight w:val="0"/>
      <w:marTop w:val="0"/>
      <w:marBottom w:val="0"/>
      <w:divBdr>
        <w:top w:val="none" w:sz="0" w:space="0" w:color="auto"/>
        <w:left w:val="none" w:sz="0" w:space="0" w:color="auto"/>
        <w:bottom w:val="none" w:sz="0" w:space="0" w:color="auto"/>
        <w:right w:val="none" w:sz="0" w:space="0" w:color="auto"/>
      </w:divBdr>
    </w:div>
    <w:div w:id="1692754426">
      <w:marLeft w:val="640"/>
      <w:marRight w:val="0"/>
      <w:marTop w:val="0"/>
      <w:marBottom w:val="0"/>
      <w:divBdr>
        <w:top w:val="none" w:sz="0" w:space="0" w:color="auto"/>
        <w:left w:val="none" w:sz="0" w:space="0" w:color="auto"/>
        <w:bottom w:val="none" w:sz="0" w:space="0" w:color="auto"/>
        <w:right w:val="none" w:sz="0" w:space="0" w:color="auto"/>
      </w:divBdr>
    </w:div>
    <w:div w:id="1692802319">
      <w:marLeft w:val="640"/>
      <w:marRight w:val="0"/>
      <w:marTop w:val="0"/>
      <w:marBottom w:val="0"/>
      <w:divBdr>
        <w:top w:val="none" w:sz="0" w:space="0" w:color="auto"/>
        <w:left w:val="none" w:sz="0" w:space="0" w:color="auto"/>
        <w:bottom w:val="none" w:sz="0" w:space="0" w:color="auto"/>
        <w:right w:val="none" w:sz="0" w:space="0" w:color="auto"/>
      </w:divBdr>
    </w:div>
    <w:div w:id="1692803953">
      <w:marLeft w:val="640"/>
      <w:marRight w:val="0"/>
      <w:marTop w:val="0"/>
      <w:marBottom w:val="0"/>
      <w:divBdr>
        <w:top w:val="none" w:sz="0" w:space="0" w:color="auto"/>
        <w:left w:val="none" w:sz="0" w:space="0" w:color="auto"/>
        <w:bottom w:val="none" w:sz="0" w:space="0" w:color="auto"/>
        <w:right w:val="none" w:sz="0" w:space="0" w:color="auto"/>
      </w:divBdr>
    </w:div>
    <w:div w:id="1692874867">
      <w:marLeft w:val="640"/>
      <w:marRight w:val="0"/>
      <w:marTop w:val="0"/>
      <w:marBottom w:val="0"/>
      <w:divBdr>
        <w:top w:val="none" w:sz="0" w:space="0" w:color="auto"/>
        <w:left w:val="none" w:sz="0" w:space="0" w:color="auto"/>
        <w:bottom w:val="none" w:sz="0" w:space="0" w:color="auto"/>
        <w:right w:val="none" w:sz="0" w:space="0" w:color="auto"/>
      </w:divBdr>
    </w:div>
    <w:div w:id="1692881034">
      <w:marLeft w:val="640"/>
      <w:marRight w:val="0"/>
      <w:marTop w:val="0"/>
      <w:marBottom w:val="0"/>
      <w:divBdr>
        <w:top w:val="none" w:sz="0" w:space="0" w:color="auto"/>
        <w:left w:val="none" w:sz="0" w:space="0" w:color="auto"/>
        <w:bottom w:val="none" w:sz="0" w:space="0" w:color="auto"/>
        <w:right w:val="none" w:sz="0" w:space="0" w:color="auto"/>
      </w:divBdr>
    </w:div>
    <w:div w:id="1692949025">
      <w:marLeft w:val="640"/>
      <w:marRight w:val="0"/>
      <w:marTop w:val="0"/>
      <w:marBottom w:val="0"/>
      <w:divBdr>
        <w:top w:val="none" w:sz="0" w:space="0" w:color="auto"/>
        <w:left w:val="none" w:sz="0" w:space="0" w:color="auto"/>
        <w:bottom w:val="none" w:sz="0" w:space="0" w:color="auto"/>
        <w:right w:val="none" w:sz="0" w:space="0" w:color="auto"/>
      </w:divBdr>
    </w:div>
    <w:div w:id="1692952104">
      <w:bodyDiv w:val="1"/>
      <w:marLeft w:val="0"/>
      <w:marRight w:val="0"/>
      <w:marTop w:val="0"/>
      <w:marBottom w:val="0"/>
      <w:divBdr>
        <w:top w:val="none" w:sz="0" w:space="0" w:color="auto"/>
        <w:left w:val="none" w:sz="0" w:space="0" w:color="auto"/>
        <w:bottom w:val="none" w:sz="0" w:space="0" w:color="auto"/>
        <w:right w:val="none" w:sz="0" w:space="0" w:color="auto"/>
      </w:divBdr>
    </w:div>
    <w:div w:id="1692953739">
      <w:marLeft w:val="640"/>
      <w:marRight w:val="0"/>
      <w:marTop w:val="0"/>
      <w:marBottom w:val="0"/>
      <w:divBdr>
        <w:top w:val="none" w:sz="0" w:space="0" w:color="auto"/>
        <w:left w:val="none" w:sz="0" w:space="0" w:color="auto"/>
        <w:bottom w:val="none" w:sz="0" w:space="0" w:color="auto"/>
        <w:right w:val="none" w:sz="0" w:space="0" w:color="auto"/>
      </w:divBdr>
    </w:div>
    <w:div w:id="1692993218">
      <w:marLeft w:val="640"/>
      <w:marRight w:val="0"/>
      <w:marTop w:val="0"/>
      <w:marBottom w:val="0"/>
      <w:divBdr>
        <w:top w:val="none" w:sz="0" w:space="0" w:color="auto"/>
        <w:left w:val="none" w:sz="0" w:space="0" w:color="auto"/>
        <w:bottom w:val="none" w:sz="0" w:space="0" w:color="auto"/>
        <w:right w:val="none" w:sz="0" w:space="0" w:color="auto"/>
      </w:divBdr>
    </w:div>
    <w:div w:id="1693191874">
      <w:marLeft w:val="640"/>
      <w:marRight w:val="0"/>
      <w:marTop w:val="0"/>
      <w:marBottom w:val="0"/>
      <w:divBdr>
        <w:top w:val="none" w:sz="0" w:space="0" w:color="auto"/>
        <w:left w:val="none" w:sz="0" w:space="0" w:color="auto"/>
        <w:bottom w:val="none" w:sz="0" w:space="0" w:color="auto"/>
        <w:right w:val="none" w:sz="0" w:space="0" w:color="auto"/>
      </w:divBdr>
    </w:div>
    <w:div w:id="1693218022">
      <w:marLeft w:val="640"/>
      <w:marRight w:val="0"/>
      <w:marTop w:val="0"/>
      <w:marBottom w:val="0"/>
      <w:divBdr>
        <w:top w:val="none" w:sz="0" w:space="0" w:color="auto"/>
        <w:left w:val="none" w:sz="0" w:space="0" w:color="auto"/>
        <w:bottom w:val="none" w:sz="0" w:space="0" w:color="auto"/>
        <w:right w:val="none" w:sz="0" w:space="0" w:color="auto"/>
      </w:divBdr>
    </w:div>
    <w:div w:id="1693263219">
      <w:marLeft w:val="640"/>
      <w:marRight w:val="0"/>
      <w:marTop w:val="0"/>
      <w:marBottom w:val="0"/>
      <w:divBdr>
        <w:top w:val="none" w:sz="0" w:space="0" w:color="auto"/>
        <w:left w:val="none" w:sz="0" w:space="0" w:color="auto"/>
        <w:bottom w:val="none" w:sz="0" w:space="0" w:color="auto"/>
        <w:right w:val="none" w:sz="0" w:space="0" w:color="auto"/>
      </w:divBdr>
    </w:div>
    <w:div w:id="1693265431">
      <w:marLeft w:val="640"/>
      <w:marRight w:val="0"/>
      <w:marTop w:val="0"/>
      <w:marBottom w:val="0"/>
      <w:divBdr>
        <w:top w:val="none" w:sz="0" w:space="0" w:color="auto"/>
        <w:left w:val="none" w:sz="0" w:space="0" w:color="auto"/>
        <w:bottom w:val="none" w:sz="0" w:space="0" w:color="auto"/>
        <w:right w:val="none" w:sz="0" w:space="0" w:color="auto"/>
      </w:divBdr>
    </w:div>
    <w:div w:id="1693334033">
      <w:marLeft w:val="640"/>
      <w:marRight w:val="0"/>
      <w:marTop w:val="0"/>
      <w:marBottom w:val="0"/>
      <w:divBdr>
        <w:top w:val="none" w:sz="0" w:space="0" w:color="auto"/>
        <w:left w:val="none" w:sz="0" w:space="0" w:color="auto"/>
        <w:bottom w:val="none" w:sz="0" w:space="0" w:color="auto"/>
        <w:right w:val="none" w:sz="0" w:space="0" w:color="auto"/>
      </w:divBdr>
    </w:div>
    <w:div w:id="1693414071">
      <w:marLeft w:val="640"/>
      <w:marRight w:val="0"/>
      <w:marTop w:val="0"/>
      <w:marBottom w:val="0"/>
      <w:divBdr>
        <w:top w:val="none" w:sz="0" w:space="0" w:color="auto"/>
        <w:left w:val="none" w:sz="0" w:space="0" w:color="auto"/>
        <w:bottom w:val="none" w:sz="0" w:space="0" w:color="auto"/>
        <w:right w:val="none" w:sz="0" w:space="0" w:color="auto"/>
      </w:divBdr>
    </w:div>
    <w:div w:id="1693414901">
      <w:marLeft w:val="640"/>
      <w:marRight w:val="0"/>
      <w:marTop w:val="0"/>
      <w:marBottom w:val="0"/>
      <w:divBdr>
        <w:top w:val="none" w:sz="0" w:space="0" w:color="auto"/>
        <w:left w:val="none" w:sz="0" w:space="0" w:color="auto"/>
        <w:bottom w:val="none" w:sz="0" w:space="0" w:color="auto"/>
        <w:right w:val="none" w:sz="0" w:space="0" w:color="auto"/>
      </w:divBdr>
    </w:div>
    <w:div w:id="1693453450">
      <w:marLeft w:val="640"/>
      <w:marRight w:val="0"/>
      <w:marTop w:val="0"/>
      <w:marBottom w:val="0"/>
      <w:divBdr>
        <w:top w:val="none" w:sz="0" w:space="0" w:color="auto"/>
        <w:left w:val="none" w:sz="0" w:space="0" w:color="auto"/>
        <w:bottom w:val="none" w:sz="0" w:space="0" w:color="auto"/>
        <w:right w:val="none" w:sz="0" w:space="0" w:color="auto"/>
      </w:divBdr>
    </w:div>
    <w:div w:id="1693455855">
      <w:marLeft w:val="640"/>
      <w:marRight w:val="0"/>
      <w:marTop w:val="0"/>
      <w:marBottom w:val="0"/>
      <w:divBdr>
        <w:top w:val="none" w:sz="0" w:space="0" w:color="auto"/>
        <w:left w:val="none" w:sz="0" w:space="0" w:color="auto"/>
        <w:bottom w:val="none" w:sz="0" w:space="0" w:color="auto"/>
        <w:right w:val="none" w:sz="0" w:space="0" w:color="auto"/>
      </w:divBdr>
    </w:div>
    <w:div w:id="1693460421">
      <w:marLeft w:val="640"/>
      <w:marRight w:val="0"/>
      <w:marTop w:val="0"/>
      <w:marBottom w:val="0"/>
      <w:divBdr>
        <w:top w:val="none" w:sz="0" w:space="0" w:color="auto"/>
        <w:left w:val="none" w:sz="0" w:space="0" w:color="auto"/>
        <w:bottom w:val="none" w:sz="0" w:space="0" w:color="auto"/>
        <w:right w:val="none" w:sz="0" w:space="0" w:color="auto"/>
      </w:divBdr>
    </w:div>
    <w:div w:id="1693535952">
      <w:marLeft w:val="640"/>
      <w:marRight w:val="0"/>
      <w:marTop w:val="0"/>
      <w:marBottom w:val="0"/>
      <w:divBdr>
        <w:top w:val="none" w:sz="0" w:space="0" w:color="auto"/>
        <w:left w:val="none" w:sz="0" w:space="0" w:color="auto"/>
        <w:bottom w:val="none" w:sz="0" w:space="0" w:color="auto"/>
        <w:right w:val="none" w:sz="0" w:space="0" w:color="auto"/>
      </w:divBdr>
    </w:div>
    <w:div w:id="1693602540">
      <w:marLeft w:val="640"/>
      <w:marRight w:val="0"/>
      <w:marTop w:val="0"/>
      <w:marBottom w:val="0"/>
      <w:divBdr>
        <w:top w:val="none" w:sz="0" w:space="0" w:color="auto"/>
        <w:left w:val="none" w:sz="0" w:space="0" w:color="auto"/>
        <w:bottom w:val="none" w:sz="0" w:space="0" w:color="auto"/>
        <w:right w:val="none" w:sz="0" w:space="0" w:color="auto"/>
      </w:divBdr>
    </w:div>
    <w:div w:id="1693800563">
      <w:marLeft w:val="640"/>
      <w:marRight w:val="0"/>
      <w:marTop w:val="0"/>
      <w:marBottom w:val="0"/>
      <w:divBdr>
        <w:top w:val="none" w:sz="0" w:space="0" w:color="auto"/>
        <w:left w:val="none" w:sz="0" w:space="0" w:color="auto"/>
        <w:bottom w:val="none" w:sz="0" w:space="0" w:color="auto"/>
        <w:right w:val="none" w:sz="0" w:space="0" w:color="auto"/>
      </w:divBdr>
    </w:div>
    <w:div w:id="1693803084">
      <w:marLeft w:val="640"/>
      <w:marRight w:val="0"/>
      <w:marTop w:val="0"/>
      <w:marBottom w:val="0"/>
      <w:divBdr>
        <w:top w:val="none" w:sz="0" w:space="0" w:color="auto"/>
        <w:left w:val="none" w:sz="0" w:space="0" w:color="auto"/>
        <w:bottom w:val="none" w:sz="0" w:space="0" w:color="auto"/>
        <w:right w:val="none" w:sz="0" w:space="0" w:color="auto"/>
      </w:divBdr>
    </w:div>
    <w:div w:id="1693805170">
      <w:marLeft w:val="640"/>
      <w:marRight w:val="0"/>
      <w:marTop w:val="0"/>
      <w:marBottom w:val="0"/>
      <w:divBdr>
        <w:top w:val="none" w:sz="0" w:space="0" w:color="auto"/>
        <w:left w:val="none" w:sz="0" w:space="0" w:color="auto"/>
        <w:bottom w:val="none" w:sz="0" w:space="0" w:color="auto"/>
        <w:right w:val="none" w:sz="0" w:space="0" w:color="auto"/>
      </w:divBdr>
    </w:div>
    <w:div w:id="1693843845">
      <w:marLeft w:val="640"/>
      <w:marRight w:val="0"/>
      <w:marTop w:val="0"/>
      <w:marBottom w:val="0"/>
      <w:divBdr>
        <w:top w:val="none" w:sz="0" w:space="0" w:color="auto"/>
        <w:left w:val="none" w:sz="0" w:space="0" w:color="auto"/>
        <w:bottom w:val="none" w:sz="0" w:space="0" w:color="auto"/>
        <w:right w:val="none" w:sz="0" w:space="0" w:color="auto"/>
      </w:divBdr>
    </w:div>
    <w:div w:id="1693989834">
      <w:marLeft w:val="640"/>
      <w:marRight w:val="0"/>
      <w:marTop w:val="0"/>
      <w:marBottom w:val="0"/>
      <w:divBdr>
        <w:top w:val="none" w:sz="0" w:space="0" w:color="auto"/>
        <w:left w:val="none" w:sz="0" w:space="0" w:color="auto"/>
        <w:bottom w:val="none" w:sz="0" w:space="0" w:color="auto"/>
        <w:right w:val="none" w:sz="0" w:space="0" w:color="auto"/>
      </w:divBdr>
    </w:div>
    <w:div w:id="1694115318">
      <w:marLeft w:val="640"/>
      <w:marRight w:val="0"/>
      <w:marTop w:val="0"/>
      <w:marBottom w:val="0"/>
      <w:divBdr>
        <w:top w:val="none" w:sz="0" w:space="0" w:color="auto"/>
        <w:left w:val="none" w:sz="0" w:space="0" w:color="auto"/>
        <w:bottom w:val="none" w:sz="0" w:space="0" w:color="auto"/>
        <w:right w:val="none" w:sz="0" w:space="0" w:color="auto"/>
      </w:divBdr>
    </w:div>
    <w:div w:id="1694183058">
      <w:marLeft w:val="640"/>
      <w:marRight w:val="0"/>
      <w:marTop w:val="0"/>
      <w:marBottom w:val="0"/>
      <w:divBdr>
        <w:top w:val="none" w:sz="0" w:space="0" w:color="auto"/>
        <w:left w:val="none" w:sz="0" w:space="0" w:color="auto"/>
        <w:bottom w:val="none" w:sz="0" w:space="0" w:color="auto"/>
        <w:right w:val="none" w:sz="0" w:space="0" w:color="auto"/>
      </w:divBdr>
    </w:div>
    <w:div w:id="1694186625">
      <w:marLeft w:val="640"/>
      <w:marRight w:val="0"/>
      <w:marTop w:val="0"/>
      <w:marBottom w:val="0"/>
      <w:divBdr>
        <w:top w:val="none" w:sz="0" w:space="0" w:color="auto"/>
        <w:left w:val="none" w:sz="0" w:space="0" w:color="auto"/>
        <w:bottom w:val="none" w:sz="0" w:space="0" w:color="auto"/>
        <w:right w:val="none" w:sz="0" w:space="0" w:color="auto"/>
      </w:divBdr>
    </w:div>
    <w:div w:id="1694188306">
      <w:marLeft w:val="640"/>
      <w:marRight w:val="0"/>
      <w:marTop w:val="0"/>
      <w:marBottom w:val="0"/>
      <w:divBdr>
        <w:top w:val="none" w:sz="0" w:space="0" w:color="auto"/>
        <w:left w:val="none" w:sz="0" w:space="0" w:color="auto"/>
        <w:bottom w:val="none" w:sz="0" w:space="0" w:color="auto"/>
        <w:right w:val="none" w:sz="0" w:space="0" w:color="auto"/>
      </w:divBdr>
    </w:div>
    <w:div w:id="1694188707">
      <w:marLeft w:val="640"/>
      <w:marRight w:val="0"/>
      <w:marTop w:val="0"/>
      <w:marBottom w:val="0"/>
      <w:divBdr>
        <w:top w:val="none" w:sz="0" w:space="0" w:color="auto"/>
        <w:left w:val="none" w:sz="0" w:space="0" w:color="auto"/>
        <w:bottom w:val="none" w:sz="0" w:space="0" w:color="auto"/>
        <w:right w:val="none" w:sz="0" w:space="0" w:color="auto"/>
      </w:divBdr>
    </w:div>
    <w:div w:id="1694263735">
      <w:marLeft w:val="640"/>
      <w:marRight w:val="0"/>
      <w:marTop w:val="0"/>
      <w:marBottom w:val="0"/>
      <w:divBdr>
        <w:top w:val="none" w:sz="0" w:space="0" w:color="auto"/>
        <w:left w:val="none" w:sz="0" w:space="0" w:color="auto"/>
        <w:bottom w:val="none" w:sz="0" w:space="0" w:color="auto"/>
        <w:right w:val="none" w:sz="0" w:space="0" w:color="auto"/>
      </w:divBdr>
    </w:div>
    <w:div w:id="1694305680">
      <w:marLeft w:val="640"/>
      <w:marRight w:val="0"/>
      <w:marTop w:val="0"/>
      <w:marBottom w:val="0"/>
      <w:divBdr>
        <w:top w:val="none" w:sz="0" w:space="0" w:color="auto"/>
        <w:left w:val="none" w:sz="0" w:space="0" w:color="auto"/>
        <w:bottom w:val="none" w:sz="0" w:space="0" w:color="auto"/>
        <w:right w:val="none" w:sz="0" w:space="0" w:color="auto"/>
      </w:divBdr>
    </w:div>
    <w:div w:id="1694381684">
      <w:marLeft w:val="640"/>
      <w:marRight w:val="0"/>
      <w:marTop w:val="0"/>
      <w:marBottom w:val="0"/>
      <w:divBdr>
        <w:top w:val="none" w:sz="0" w:space="0" w:color="auto"/>
        <w:left w:val="none" w:sz="0" w:space="0" w:color="auto"/>
        <w:bottom w:val="none" w:sz="0" w:space="0" w:color="auto"/>
        <w:right w:val="none" w:sz="0" w:space="0" w:color="auto"/>
      </w:divBdr>
    </w:div>
    <w:div w:id="1694458343">
      <w:marLeft w:val="640"/>
      <w:marRight w:val="0"/>
      <w:marTop w:val="0"/>
      <w:marBottom w:val="0"/>
      <w:divBdr>
        <w:top w:val="none" w:sz="0" w:space="0" w:color="auto"/>
        <w:left w:val="none" w:sz="0" w:space="0" w:color="auto"/>
        <w:bottom w:val="none" w:sz="0" w:space="0" w:color="auto"/>
        <w:right w:val="none" w:sz="0" w:space="0" w:color="auto"/>
      </w:divBdr>
    </w:div>
    <w:div w:id="1694526342">
      <w:marLeft w:val="640"/>
      <w:marRight w:val="0"/>
      <w:marTop w:val="0"/>
      <w:marBottom w:val="0"/>
      <w:divBdr>
        <w:top w:val="none" w:sz="0" w:space="0" w:color="auto"/>
        <w:left w:val="none" w:sz="0" w:space="0" w:color="auto"/>
        <w:bottom w:val="none" w:sz="0" w:space="0" w:color="auto"/>
        <w:right w:val="none" w:sz="0" w:space="0" w:color="auto"/>
      </w:divBdr>
    </w:div>
    <w:div w:id="1694530161">
      <w:marLeft w:val="640"/>
      <w:marRight w:val="0"/>
      <w:marTop w:val="0"/>
      <w:marBottom w:val="0"/>
      <w:divBdr>
        <w:top w:val="none" w:sz="0" w:space="0" w:color="auto"/>
        <w:left w:val="none" w:sz="0" w:space="0" w:color="auto"/>
        <w:bottom w:val="none" w:sz="0" w:space="0" w:color="auto"/>
        <w:right w:val="none" w:sz="0" w:space="0" w:color="auto"/>
      </w:divBdr>
    </w:div>
    <w:div w:id="1694571999">
      <w:marLeft w:val="640"/>
      <w:marRight w:val="0"/>
      <w:marTop w:val="0"/>
      <w:marBottom w:val="0"/>
      <w:divBdr>
        <w:top w:val="none" w:sz="0" w:space="0" w:color="auto"/>
        <w:left w:val="none" w:sz="0" w:space="0" w:color="auto"/>
        <w:bottom w:val="none" w:sz="0" w:space="0" w:color="auto"/>
        <w:right w:val="none" w:sz="0" w:space="0" w:color="auto"/>
      </w:divBdr>
    </w:div>
    <w:div w:id="1694575692">
      <w:marLeft w:val="640"/>
      <w:marRight w:val="0"/>
      <w:marTop w:val="0"/>
      <w:marBottom w:val="0"/>
      <w:divBdr>
        <w:top w:val="none" w:sz="0" w:space="0" w:color="auto"/>
        <w:left w:val="none" w:sz="0" w:space="0" w:color="auto"/>
        <w:bottom w:val="none" w:sz="0" w:space="0" w:color="auto"/>
        <w:right w:val="none" w:sz="0" w:space="0" w:color="auto"/>
      </w:divBdr>
    </w:div>
    <w:div w:id="1694646959">
      <w:marLeft w:val="640"/>
      <w:marRight w:val="0"/>
      <w:marTop w:val="0"/>
      <w:marBottom w:val="0"/>
      <w:divBdr>
        <w:top w:val="none" w:sz="0" w:space="0" w:color="auto"/>
        <w:left w:val="none" w:sz="0" w:space="0" w:color="auto"/>
        <w:bottom w:val="none" w:sz="0" w:space="0" w:color="auto"/>
        <w:right w:val="none" w:sz="0" w:space="0" w:color="auto"/>
      </w:divBdr>
    </w:div>
    <w:div w:id="1694722718">
      <w:marLeft w:val="640"/>
      <w:marRight w:val="0"/>
      <w:marTop w:val="0"/>
      <w:marBottom w:val="0"/>
      <w:divBdr>
        <w:top w:val="none" w:sz="0" w:space="0" w:color="auto"/>
        <w:left w:val="none" w:sz="0" w:space="0" w:color="auto"/>
        <w:bottom w:val="none" w:sz="0" w:space="0" w:color="auto"/>
        <w:right w:val="none" w:sz="0" w:space="0" w:color="auto"/>
      </w:divBdr>
    </w:div>
    <w:div w:id="1694762748">
      <w:marLeft w:val="640"/>
      <w:marRight w:val="0"/>
      <w:marTop w:val="0"/>
      <w:marBottom w:val="0"/>
      <w:divBdr>
        <w:top w:val="none" w:sz="0" w:space="0" w:color="auto"/>
        <w:left w:val="none" w:sz="0" w:space="0" w:color="auto"/>
        <w:bottom w:val="none" w:sz="0" w:space="0" w:color="auto"/>
        <w:right w:val="none" w:sz="0" w:space="0" w:color="auto"/>
      </w:divBdr>
    </w:div>
    <w:div w:id="1694837950">
      <w:marLeft w:val="640"/>
      <w:marRight w:val="0"/>
      <w:marTop w:val="0"/>
      <w:marBottom w:val="0"/>
      <w:divBdr>
        <w:top w:val="none" w:sz="0" w:space="0" w:color="auto"/>
        <w:left w:val="none" w:sz="0" w:space="0" w:color="auto"/>
        <w:bottom w:val="none" w:sz="0" w:space="0" w:color="auto"/>
        <w:right w:val="none" w:sz="0" w:space="0" w:color="auto"/>
      </w:divBdr>
    </w:div>
    <w:div w:id="1694845529">
      <w:marLeft w:val="640"/>
      <w:marRight w:val="0"/>
      <w:marTop w:val="0"/>
      <w:marBottom w:val="0"/>
      <w:divBdr>
        <w:top w:val="none" w:sz="0" w:space="0" w:color="auto"/>
        <w:left w:val="none" w:sz="0" w:space="0" w:color="auto"/>
        <w:bottom w:val="none" w:sz="0" w:space="0" w:color="auto"/>
        <w:right w:val="none" w:sz="0" w:space="0" w:color="auto"/>
      </w:divBdr>
    </w:div>
    <w:div w:id="1695030809">
      <w:marLeft w:val="640"/>
      <w:marRight w:val="0"/>
      <w:marTop w:val="0"/>
      <w:marBottom w:val="0"/>
      <w:divBdr>
        <w:top w:val="none" w:sz="0" w:space="0" w:color="auto"/>
        <w:left w:val="none" w:sz="0" w:space="0" w:color="auto"/>
        <w:bottom w:val="none" w:sz="0" w:space="0" w:color="auto"/>
        <w:right w:val="none" w:sz="0" w:space="0" w:color="auto"/>
      </w:divBdr>
    </w:div>
    <w:div w:id="1695031422">
      <w:marLeft w:val="640"/>
      <w:marRight w:val="0"/>
      <w:marTop w:val="0"/>
      <w:marBottom w:val="0"/>
      <w:divBdr>
        <w:top w:val="none" w:sz="0" w:space="0" w:color="auto"/>
        <w:left w:val="none" w:sz="0" w:space="0" w:color="auto"/>
        <w:bottom w:val="none" w:sz="0" w:space="0" w:color="auto"/>
        <w:right w:val="none" w:sz="0" w:space="0" w:color="auto"/>
      </w:divBdr>
    </w:div>
    <w:div w:id="1695111814">
      <w:marLeft w:val="640"/>
      <w:marRight w:val="0"/>
      <w:marTop w:val="0"/>
      <w:marBottom w:val="0"/>
      <w:divBdr>
        <w:top w:val="none" w:sz="0" w:space="0" w:color="auto"/>
        <w:left w:val="none" w:sz="0" w:space="0" w:color="auto"/>
        <w:bottom w:val="none" w:sz="0" w:space="0" w:color="auto"/>
        <w:right w:val="none" w:sz="0" w:space="0" w:color="auto"/>
      </w:divBdr>
    </w:div>
    <w:div w:id="1695229002">
      <w:marLeft w:val="640"/>
      <w:marRight w:val="0"/>
      <w:marTop w:val="0"/>
      <w:marBottom w:val="0"/>
      <w:divBdr>
        <w:top w:val="none" w:sz="0" w:space="0" w:color="auto"/>
        <w:left w:val="none" w:sz="0" w:space="0" w:color="auto"/>
        <w:bottom w:val="none" w:sz="0" w:space="0" w:color="auto"/>
        <w:right w:val="none" w:sz="0" w:space="0" w:color="auto"/>
      </w:divBdr>
    </w:div>
    <w:div w:id="1695233586">
      <w:marLeft w:val="640"/>
      <w:marRight w:val="0"/>
      <w:marTop w:val="0"/>
      <w:marBottom w:val="0"/>
      <w:divBdr>
        <w:top w:val="none" w:sz="0" w:space="0" w:color="auto"/>
        <w:left w:val="none" w:sz="0" w:space="0" w:color="auto"/>
        <w:bottom w:val="none" w:sz="0" w:space="0" w:color="auto"/>
        <w:right w:val="none" w:sz="0" w:space="0" w:color="auto"/>
      </w:divBdr>
    </w:div>
    <w:div w:id="1695300391">
      <w:marLeft w:val="640"/>
      <w:marRight w:val="0"/>
      <w:marTop w:val="0"/>
      <w:marBottom w:val="0"/>
      <w:divBdr>
        <w:top w:val="none" w:sz="0" w:space="0" w:color="auto"/>
        <w:left w:val="none" w:sz="0" w:space="0" w:color="auto"/>
        <w:bottom w:val="none" w:sz="0" w:space="0" w:color="auto"/>
        <w:right w:val="none" w:sz="0" w:space="0" w:color="auto"/>
      </w:divBdr>
    </w:div>
    <w:div w:id="1695380111">
      <w:marLeft w:val="640"/>
      <w:marRight w:val="0"/>
      <w:marTop w:val="0"/>
      <w:marBottom w:val="0"/>
      <w:divBdr>
        <w:top w:val="none" w:sz="0" w:space="0" w:color="auto"/>
        <w:left w:val="none" w:sz="0" w:space="0" w:color="auto"/>
        <w:bottom w:val="none" w:sz="0" w:space="0" w:color="auto"/>
        <w:right w:val="none" w:sz="0" w:space="0" w:color="auto"/>
      </w:divBdr>
    </w:div>
    <w:div w:id="1695417714">
      <w:marLeft w:val="640"/>
      <w:marRight w:val="0"/>
      <w:marTop w:val="0"/>
      <w:marBottom w:val="0"/>
      <w:divBdr>
        <w:top w:val="none" w:sz="0" w:space="0" w:color="auto"/>
        <w:left w:val="none" w:sz="0" w:space="0" w:color="auto"/>
        <w:bottom w:val="none" w:sz="0" w:space="0" w:color="auto"/>
        <w:right w:val="none" w:sz="0" w:space="0" w:color="auto"/>
      </w:divBdr>
    </w:div>
    <w:div w:id="1695426496">
      <w:marLeft w:val="640"/>
      <w:marRight w:val="0"/>
      <w:marTop w:val="0"/>
      <w:marBottom w:val="0"/>
      <w:divBdr>
        <w:top w:val="none" w:sz="0" w:space="0" w:color="auto"/>
        <w:left w:val="none" w:sz="0" w:space="0" w:color="auto"/>
        <w:bottom w:val="none" w:sz="0" w:space="0" w:color="auto"/>
        <w:right w:val="none" w:sz="0" w:space="0" w:color="auto"/>
      </w:divBdr>
    </w:div>
    <w:div w:id="1695496621">
      <w:marLeft w:val="640"/>
      <w:marRight w:val="0"/>
      <w:marTop w:val="0"/>
      <w:marBottom w:val="0"/>
      <w:divBdr>
        <w:top w:val="none" w:sz="0" w:space="0" w:color="auto"/>
        <w:left w:val="none" w:sz="0" w:space="0" w:color="auto"/>
        <w:bottom w:val="none" w:sz="0" w:space="0" w:color="auto"/>
        <w:right w:val="none" w:sz="0" w:space="0" w:color="auto"/>
      </w:divBdr>
    </w:div>
    <w:div w:id="1695497104">
      <w:marLeft w:val="640"/>
      <w:marRight w:val="0"/>
      <w:marTop w:val="0"/>
      <w:marBottom w:val="0"/>
      <w:divBdr>
        <w:top w:val="none" w:sz="0" w:space="0" w:color="auto"/>
        <w:left w:val="none" w:sz="0" w:space="0" w:color="auto"/>
        <w:bottom w:val="none" w:sz="0" w:space="0" w:color="auto"/>
        <w:right w:val="none" w:sz="0" w:space="0" w:color="auto"/>
      </w:divBdr>
    </w:div>
    <w:div w:id="1695499297">
      <w:marLeft w:val="640"/>
      <w:marRight w:val="0"/>
      <w:marTop w:val="0"/>
      <w:marBottom w:val="0"/>
      <w:divBdr>
        <w:top w:val="none" w:sz="0" w:space="0" w:color="auto"/>
        <w:left w:val="none" w:sz="0" w:space="0" w:color="auto"/>
        <w:bottom w:val="none" w:sz="0" w:space="0" w:color="auto"/>
        <w:right w:val="none" w:sz="0" w:space="0" w:color="auto"/>
      </w:divBdr>
    </w:div>
    <w:div w:id="1695576942">
      <w:marLeft w:val="640"/>
      <w:marRight w:val="0"/>
      <w:marTop w:val="0"/>
      <w:marBottom w:val="0"/>
      <w:divBdr>
        <w:top w:val="none" w:sz="0" w:space="0" w:color="auto"/>
        <w:left w:val="none" w:sz="0" w:space="0" w:color="auto"/>
        <w:bottom w:val="none" w:sz="0" w:space="0" w:color="auto"/>
        <w:right w:val="none" w:sz="0" w:space="0" w:color="auto"/>
      </w:divBdr>
    </w:div>
    <w:div w:id="1695577160">
      <w:marLeft w:val="640"/>
      <w:marRight w:val="0"/>
      <w:marTop w:val="0"/>
      <w:marBottom w:val="0"/>
      <w:divBdr>
        <w:top w:val="none" w:sz="0" w:space="0" w:color="auto"/>
        <w:left w:val="none" w:sz="0" w:space="0" w:color="auto"/>
        <w:bottom w:val="none" w:sz="0" w:space="0" w:color="auto"/>
        <w:right w:val="none" w:sz="0" w:space="0" w:color="auto"/>
      </w:divBdr>
    </w:div>
    <w:div w:id="1695691708">
      <w:marLeft w:val="640"/>
      <w:marRight w:val="0"/>
      <w:marTop w:val="0"/>
      <w:marBottom w:val="0"/>
      <w:divBdr>
        <w:top w:val="none" w:sz="0" w:space="0" w:color="auto"/>
        <w:left w:val="none" w:sz="0" w:space="0" w:color="auto"/>
        <w:bottom w:val="none" w:sz="0" w:space="0" w:color="auto"/>
        <w:right w:val="none" w:sz="0" w:space="0" w:color="auto"/>
      </w:divBdr>
    </w:div>
    <w:div w:id="1695761369">
      <w:marLeft w:val="640"/>
      <w:marRight w:val="0"/>
      <w:marTop w:val="0"/>
      <w:marBottom w:val="0"/>
      <w:divBdr>
        <w:top w:val="none" w:sz="0" w:space="0" w:color="auto"/>
        <w:left w:val="none" w:sz="0" w:space="0" w:color="auto"/>
        <w:bottom w:val="none" w:sz="0" w:space="0" w:color="auto"/>
        <w:right w:val="none" w:sz="0" w:space="0" w:color="auto"/>
      </w:divBdr>
    </w:div>
    <w:div w:id="1695764765">
      <w:marLeft w:val="640"/>
      <w:marRight w:val="0"/>
      <w:marTop w:val="0"/>
      <w:marBottom w:val="0"/>
      <w:divBdr>
        <w:top w:val="none" w:sz="0" w:space="0" w:color="auto"/>
        <w:left w:val="none" w:sz="0" w:space="0" w:color="auto"/>
        <w:bottom w:val="none" w:sz="0" w:space="0" w:color="auto"/>
        <w:right w:val="none" w:sz="0" w:space="0" w:color="auto"/>
      </w:divBdr>
    </w:div>
    <w:div w:id="1695810653">
      <w:marLeft w:val="640"/>
      <w:marRight w:val="0"/>
      <w:marTop w:val="0"/>
      <w:marBottom w:val="0"/>
      <w:divBdr>
        <w:top w:val="none" w:sz="0" w:space="0" w:color="auto"/>
        <w:left w:val="none" w:sz="0" w:space="0" w:color="auto"/>
        <w:bottom w:val="none" w:sz="0" w:space="0" w:color="auto"/>
        <w:right w:val="none" w:sz="0" w:space="0" w:color="auto"/>
      </w:divBdr>
    </w:div>
    <w:div w:id="1695810993">
      <w:marLeft w:val="640"/>
      <w:marRight w:val="0"/>
      <w:marTop w:val="0"/>
      <w:marBottom w:val="0"/>
      <w:divBdr>
        <w:top w:val="none" w:sz="0" w:space="0" w:color="auto"/>
        <w:left w:val="none" w:sz="0" w:space="0" w:color="auto"/>
        <w:bottom w:val="none" w:sz="0" w:space="0" w:color="auto"/>
        <w:right w:val="none" w:sz="0" w:space="0" w:color="auto"/>
      </w:divBdr>
    </w:div>
    <w:div w:id="1695954728">
      <w:marLeft w:val="640"/>
      <w:marRight w:val="0"/>
      <w:marTop w:val="0"/>
      <w:marBottom w:val="0"/>
      <w:divBdr>
        <w:top w:val="none" w:sz="0" w:space="0" w:color="auto"/>
        <w:left w:val="none" w:sz="0" w:space="0" w:color="auto"/>
        <w:bottom w:val="none" w:sz="0" w:space="0" w:color="auto"/>
        <w:right w:val="none" w:sz="0" w:space="0" w:color="auto"/>
      </w:divBdr>
    </w:div>
    <w:div w:id="1695961442">
      <w:marLeft w:val="640"/>
      <w:marRight w:val="0"/>
      <w:marTop w:val="0"/>
      <w:marBottom w:val="0"/>
      <w:divBdr>
        <w:top w:val="none" w:sz="0" w:space="0" w:color="auto"/>
        <w:left w:val="none" w:sz="0" w:space="0" w:color="auto"/>
        <w:bottom w:val="none" w:sz="0" w:space="0" w:color="auto"/>
        <w:right w:val="none" w:sz="0" w:space="0" w:color="auto"/>
      </w:divBdr>
    </w:div>
    <w:div w:id="1696080825">
      <w:marLeft w:val="640"/>
      <w:marRight w:val="0"/>
      <w:marTop w:val="0"/>
      <w:marBottom w:val="0"/>
      <w:divBdr>
        <w:top w:val="none" w:sz="0" w:space="0" w:color="auto"/>
        <w:left w:val="none" w:sz="0" w:space="0" w:color="auto"/>
        <w:bottom w:val="none" w:sz="0" w:space="0" w:color="auto"/>
        <w:right w:val="none" w:sz="0" w:space="0" w:color="auto"/>
      </w:divBdr>
    </w:div>
    <w:div w:id="1696231967">
      <w:marLeft w:val="640"/>
      <w:marRight w:val="0"/>
      <w:marTop w:val="0"/>
      <w:marBottom w:val="0"/>
      <w:divBdr>
        <w:top w:val="none" w:sz="0" w:space="0" w:color="auto"/>
        <w:left w:val="none" w:sz="0" w:space="0" w:color="auto"/>
        <w:bottom w:val="none" w:sz="0" w:space="0" w:color="auto"/>
        <w:right w:val="none" w:sz="0" w:space="0" w:color="auto"/>
      </w:divBdr>
    </w:div>
    <w:div w:id="1696346917">
      <w:marLeft w:val="640"/>
      <w:marRight w:val="0"/>
      <w:marTop w:val="0"/>
      <w:marBottom w:val="0"/>
      <w:divBdr>
        <w:top w:val="none" w:sz="0" w:space="0" w:color="auto"/>
        <w:left w:val="none" w:sz="0" w:space="0" w:color="auto"/>
        <w:bottom w:val="none" w:sz="0" w:space="0" w:color="auto"/>
        <w:right w:val="none" w:sz="0" w:space="0" w:color="auto"/>
      </w:divBdr>
    </w:div>
    <w:div w:id="1696350141">
      <w:marLeft w:val="640"/>
      <w:marRight w:val="0"/>
      <w:marTop w:val="0"/>
      <w:marBottom w:val="0"/>
      <w:divBdr>
        <w:top w:val="none" w:sz="0" w:space="0" w:color="auto"/>
        <w:left w:val="none" w:sz="0" w:space="0" w:color="auto"/>
        <w:bottom w:val="none" w:sz="0" w:space="0" w:color="auto"/>
        <w:right w:val="none" w:sz="0" w:space="0" w:color="auto"/>
      </w:divBdr>
    </w:div>
    <w:div w:id="1696420424">
      <w:marLeft w:val="640"/>
      <w:marRight w:val="0"/>
      <w:marTop w:val="0"/>
      <w:marBottom w:val="0"/>
      <w:divBdr>
        <w:top w:val="none" w:sz="0" w:space="0" w:color="auto"/>
        <w:left w:val="none" w:sz="0" w:space="0" w:color="auto"/>
        <w:bottom w:val="none" w:sz="0" w:space="0" w:color="auto"/>
        <w:right w:val="none" w:sz="0" w:space="0" w:color="auto"/>
      </w:divBdr>
    </w:div>
    <w:div w:id="1696492874">
      <w:marLeft w:val="640"/>
      <w:marRight w:val="0"/>
      <w:marTop w:val="0"/>
      <w:marBottom w:val="0"/>
      <w:divBdr>
        <w:top w:val="none" w:sz="0" w:space="0" w:color="auto"/>
        <w:left w:val="none" w:sz="0" w:space="0" w:color="auto"/>
        <w:bottom w:val="none" w:sz="0" w:space="0" w:color="auto"/>
        <w:right w:val="none" w:sz="0" w:space="0" w:color="auto"/>
      </w:divBdr>
    </w:div>
    <w:div w:id="1696495670">
      <w:marLeft w:val="640"/>
      <w:marRight w:val="0"/>
      <w:marTop w:val="0"/>
      <w:marBottom w:val="0"/>
      <w:divBdr>
        <w:top w:val="none" w:sz="0" w:space="0" w:color="auto"/>
        <w:left w:val="none" w:sz="0" w:space="0" w:color="auto"/>
        <w:bottom w:val="none" w:sz="0" w:space="0" w:color="auto"/>
        <w:right w:val="none" w:sz="0" w:space="0" w:color="auto"/>
      </w:divBdr>
    </w:div>
    <w:div w:id="1696806219">
      <w:marLeft w:val="640"/>
      <w:marRight w:val="0"/>
      <w:marTop w:val="0"/>
      <w:marBottom w:val="0"/>
      <w:divBdr>
        <w:top w:val="none" w:sz="0" w:space="0" w:color="auto"/>
        <w:left w:val="none" w:sz="0" w:space="0" w:color="auto"/>
        <w:bottom w:val="none" w:sz="0" w:space="0" w:color="auto"/>
        <w:right w:val="none" w:sz="0" w:space="0" w:color="auto"/>
      </w:divBdr>
    </w:div>
    <w:div w:id="1696806955">
      <w:marLeft w:val="640"/>
      <w:marRight w:val="0"/>
      <w:marTop w:val="0"/>
      <w:marBottom w:val="0"/>
      <w:divBdr>
        <w:top w:val="none" w:sz="0" w:space="0" w:color="auto"/>
        <w:left w:val="none" w:sz="0" w:space="0" w:color="auto"/>
        <w:bottom w:val="none" w:sz="0" w:space="0" w:color="auto"/>
        <w:right w:val="none" w:sz="0" w:space="0" w:color="auto"/>
      </w:divBdr>
    </w:div>
    <w:div w:id="1696878697">
      <w:marLeft w:val="640"/>
      <w:marRight w:val="0"/>
      <w:marTop w:val="0"/>
      <w:marBottom w:val="0"/>
      <w:divBdr>
        <w:top w:val="none" w:sz="0" w:space="0" w:color="auto"/>
        <w:left w:val="none" w:sz="0" w:space="0" w:color="auto"/>
        <w:bottom w:val="none" w:sz="0" w:space="0" w:color="auto"/>
        <w:right w:val="none" w:sz="0" w:space="0" w:color="auto"/>
      </w:divBdr>
    </w:div>
    <w:div w:id="1696927713">
      <w:marLeft w:val="640"/>
      <w:marRight w:val="0"/>
      <w:marTop w:val="0"/>
      <w:marBottom w:val="0"/>
      <w:divBdr>
        <w:top w:val="none" w:sz="0" w:space="0" w:color="auto"/>
        <w:left w:val="none" w:sz="0" w:space="0" w:color="auto"/>
        <w:bottom w:val="none" w:sz="0" w:space="0" w:color="auto"/>
        <w:right w:val="none" w:sz="0" w:space="0" w:color="auto"/>
      </w:divBdr>
    </w:div>
    <w:div w:id="1697000248">
      <w:marLeft w:val="480"/>
      <w:marRight w:val="0"/>
      <w:marTop w:val="0"/>
      <w:marBottom w:val="0"/>
      <w:divBdr>
        <w:top w:val="none" w:sz="0" w:space="0" w:color="auto"/>
        <w:left w:val="none" w:sz="0" w:space="0" w:color="auto"/>
        <w:bottom w:val="none" w:sz="0" w:space="0" w:color="auto"/>
        <w:right w:val="none" w:sz="0" w:space="0" w:color="auto"/>
      </w:divBdr>
    </w:div>
    <w:div w:id="1697147607">
      <w:marLeft w:val="640"/>
      <w:marRight w:val="0"/>
      <w:marTop w:val="0"/>
      <w:marBottom w:val="0"/>
      <w:divBdr>
        <w:top w:val="none" w:sz="0" w:space="0" w:color="auto"/>
        <w:left w:val="none" w:sz="0" w:space="0" w:color="auto"/>
        <w:bottom w:val="none" w:sz="0" w:space="0" w:color="auto"/>
        <w:right w:val="none" w:sz="0" w:space="0" w:color="auto"/>
      </w:divBdr>
    </w:div>
    <w:div w:id="1697148092">
      <w:marLeft w:val="640"/>
      <w:marRight w:val="0"/>
      <w:marTop w:val="0"/>
      <w:marBottom w:val="0"/>
      <w:divBdr>
        <w:top w:val="none" w:sz="0" w:space="0" w:color="auto"/>
        <w:left w:val="none" w:sz="0" w:space="0" w:color="auto"/>
        <w:bottom w:val="none" w:sz="0" w:space="0" w:color="auto"/>
        <w:right w:val="none" w:sz="0" w:space="0" w:color="auto"/>
      </w:divBdr>
    </w:div>
    <w:div w:id="1697271020">
      <w:marLeft w:val="640"/>
      <w:marRight w:val="0"/>
      <w:marTop w:val="0"/>
      <w:marBottom w:val="0"/>
      <w:divBdr>
        <w:top w:val="none" w:sz="0" w:space="0" w:color="auto"/>
        <w:left w:val="none" w:sz="0" w:space="0" w:color="auto"/>
        <w:bottom w:val="none" w:sz="0" w:space="0" w:color="auto"/>
        <w:right w:val="none" w:sz="0" w:space="0" w:color="auto"/>
      </w:divBdr>
    </w:div>
    <w:div w:id="1697347534">
      <w:marLeft w:val="640"/>
      <w:marRight w:val="0"/>
      <w:marTop w:val="0"/>
      <w:marBottom w:val="0"/>
      <w:divBdr>
        <w:top w:val="none" w:sz="0" w:space="0" w:color="auto"/>
        <w:left w:val="none" w:sz="0" w:space="0" w:color="auto"/>
        <w:bottom w:val="none" w:sz="0" w:space="0" w:color="auto"/>
        <w:right w:val="none" w:sz="0" w:space="0" w:color="auto"/>
      </w:divBdr>
    </w:div>
    <w:div w:id="1697348508">
      <w:marLeft w:val="640"/>
      <w:marRight w:val="0"/>
      <w:marTop w:val="0"/>
      <w:marBottom w:val="0"/>
      <w:divBdr>
        <w:top w:val="none" w:sz="0" w:space="0" w:color="auto"/>
        <w:left w:val="none" w:sz="0" w:space="0" w:color="auto"/>
        <w:bottom w:val="none" w:sz="0" w:space="0" w:color="auto"/>
        <w:right w:val="none" w:sz="0" w:space="0" w:color="auto"/>
      </w:divBdr>
    </w:div>
    <w:div w:id="1697465572">
      <w:marLeft w:val="640"/>
      <w:marRight w:val="0"/>
      <w:marTop w:val="0"/>
      <w:marBottom w:val="0"/>
      <w:divBdr>
        <w:top w:val="none" w:sz="0" w:space="0" w:color="auto"/>
        <w:left w:val="none" w:sz="0" w:space="0" w:color="auto"/>
        <w:bottom w:val="none" w:sz="0" w:space="0" w:color="auto"/>
        <w:right w:val="none" w:sz="0" w:space="0" w:color="auto"/>
      </w:divBdr>
    </w:div>
    <w:div w:id="1697541313">
      <w:marLeft w:val="640"/>
      <w:marRight w:val="0"/>
      <w:marTop w:val="0"/>
      <w:marBottom w:val="0"/>
      <w:divBdr>
        <w:top w:val="none" w:sz="0" w:space="0" w:color="auto"/>
        <w:left w:val="none" w:sz="0" w:space="0" w:color="auto"/>
        <w:bottom w:val="none" w:sz="0" w:space="0" w:color="auto"/>
        <w:right w:val="none" w:sz="0" w:space="0" w:color="auto"/>
      </w:divBdr>
    </w:div>
    <w:div w:id="1697584738">
      <w:marLeft w:val="640"/>
      <w:marRight w:val="0"/>
      <w:marTop w:val="0"/>
      <w:marBottom w:val="0"/>
      <w:divBdr>
        <w:top w:val="none" w:sz="0" w:space="0" w:color="auto"/>
        <w:left w:val="none" w:sz="0" w:space="0" w:color="auto"/>
        <w:bottom w:val="none" w:sz="0" w:space="0" w:color="auto"/>
        <w:right w:val="none" w:sz="0" w:space="0" w:color="auto"/>
      </w:divBdr>
    </w:div>
    <w:div w:id="1697658693">
      <w:marLeft w:val="640"/>
      <w:marRight w:val="0"/>
      <w:marTop w:val="0"/>
      <w:marBottom w:val="0"/>
      <w:divBdr>
        <w:top w:val="none" w:sz="0" w:space="0" w:color="auto"/>
        <w:left w:val="none" w:sz="0" w:space="0" w:color="auto"/>
        <w:bottom w:val="none" w:sz="0" w:space="0" w:color="auto"/>
        <w:right w:val="none" w:sz="0" w:space="0" w:color="auto"/>
      </w:divBdr>
    </w:div>
    <w:div w:id="1697806270">
      <w:marLeft w:val="640"/>
      <w:marRight w:val="0"/>
      <w:marTop w:val="0"/>
      <w:marBottom w:val="0"/>
      <w:divBdr>
        <w:top w:val="none" w:sz="0" w:space="0" w:color="auto"/>
        <w:left w:val="none" w:sz="0" w:space="0" w:color="auto"/>
        <w:bottom w:val="none" w:sz="0" w:space="0" w:color="auto"/>
        <w:right w:val="none" w:sz="0" w:space="0" w:color="auto"/>
      </w:divBdr>
    </w:div>
    <w:div w:id="1698003886">
      <w:marLeft w:val="640"/>
      <w:marRight w:val="0"/>
      <w:marTop w:val="0"/>
      <w:marBottom w:val="0"/>
      <w:divBdr>
        <w:top w:val="none" w:sz="0" w:space="0" w:color="auto"/>
        <w:left w:val="none" w:sz="0" w:space="0" w:color="auto"/>
        <w:bottom w:val="none" w:sz="0" w:space="0" w:color="auto"/>
        <w:right w:val="none" w:sz="0" w:space="0" w:color="auto"/>
      </w:divBdr>
    </w:div>
    <w:div w:id="1698193222">
      <w:marLeft w:val="640"/>
      <w:marRight w:val="0"/>
      <w:marTop w:val="0"/>
      <w:marBottom w:val="0"/>
      <w:divBdr>
        <w:top w:val="none" w:sz="0" w:space="0" w:color="auto"/>
        <w:left w:val="none" w:sz="0" w:space="0" w:color="auto"/>
        <w:bottom w:val="none" w:sz="0" w:space="0" w:color="auto"/>
        <w:right w:val="none" w:sz="0" w:space="0" w:color="auto"/>
      </w:divBdr>
    </w:div>
    <w:div w:id="1698194030">
      <w:marLeft w:val="640"/>
      <w:marRight w:val="0"/>
      <w:marTop w:val="0"/>
      <w:marBottom w:val="0"/>
      <w:divBdr>
        <w:top w:val="none" w:sz="0" w:space="0" w:color="auto"/>
        <w:left w:val="none" w:sz="0" w:space="0" w:color="auto"/>
        <w:bottom w:val="none" w:sz="0" w:space="0" w:color="auto"/>
        <w:right w:val="none" w:sz="0" w:space="0" w:color="auto"/>
      </w:divBdr>
    </w:div>
    <w:div w:id="1698236388">
      <w:marLeft w:val="640"/>
      <w:marRight w:val="0"/>
      <w:marTop w:val="0"/>
      <w:marBottom w:val="0"/>
      <w:divBdr>
        <w:top w:val="none" w:sz="0" w:space="0" w:color="auto"/>
        <w:left w:val="none" w:sz="0" w:space="0" w:color="auto"/>
        <w:bottom w:val="none" w:sz="0" w:space="0" w:color="auto"/>
        <w:right w:val="none" w:sz="0" w:space="0" w:color="auto"/>
      </w:divBdr>
    </w:div>
    <w:div w:id="1698387565">
      <w:marLeft w:val="640"/>
      <w:marRight w:val="0"/>
      <w:marTop w:val="0"/>
      <w:marBottom w:val="0"/>
      <w:divBdr>
        <w:top w:val="none" w:sz="0" w:space="0" w:color="auto"/>
        <w:left w:val="none" w:sz="0" w:space="0" w:color="auto"/>
        <w:bottom w:val="none" w:sz="0" w:space="0" w:color="auto"/>
        <w:right w:val="none" w:sz="0" w:space="0" w:color="auto"/>
      </w:divBdr>
    </w:div>
    <w:div w:id="1698431756">
      <w:marLeft w:val="640"/>
      <w:marRight w:val="0"/>
      <w:marTop w:val="0"/>
      <w:marBottom w:val="0"/>
      <w:divBdr>
        <w:top w:val="none" w:sz="0" w:space="0" w:color="auto"/>
        <w:left w:val="none" w:sz="0" w:space="0" w:color="auto"/>
        <w:bottom w:val="none" w:sz="0" w:space="0" w:color="auto"/>
        <w:right w:val="none" w:sz="0" w:space="0" w:color="auto"/>
      </w:divBdr>
    </w:div>
    <w:div w:id="1698846241">
      <w:marLeft w:val="640"/>
      <w:marRight w:val="0"/>
      <w:marTop w:val="0"/>
      <w:marBottom w:val="0"/>
      <w:divBdr>
        <w:top w:val="none" w:sz="0" w:space="0" w:color="auto"/>
        <w:left w:val="none" w:sz="0" w:space="0" w:color="auto"/>
        <w:bottom w:val="none" w:sz="0" w:space="0" w:color="auto"/>
        <w:right w:val="none" w:sz="0" w:space="0" w:color="auto"/>
      </w:divBdr>
    </w:div>
    <w:div w:id="1698847525">
      <w:marLeft w:val="640"/>
      <w:marRight w:val="0"/>
      <w:marTop w:val="0"/>
      <w:marBottom w:val="0"/>
      <w:divBdr>
        <w:top w:val="none" w:sz="0" w:space="0" w:color="auto"/>
        <w:left w:val="none" w:sz="0" w:space="0" w:color="auto"/>
        <w:bottom w:val="none" w:sz="0" w:space="0" w:color="auto"/>
        <w:right w:val="none" w:sz="0" w:space="0" w:color="auto"/>
      </w:divBdr>
    </w:div>
    <w:div w:id="1698851273">
      <w:marLeft w:val="640"/>
      <w:marRight w:val="0"/>
      <w:marTop w:val="0"/>
      <w:marBottom w:val="0"/>
      <w:divBdr>
        <w:top w:val="none" w:sz="0" w:space="0" w:color="auto"/>
        <w:left w:val="none" w:sz="0" w:space="0" w:color="auto"/>
        <w:bottom w:val="none" w:sz="0" w:space="0" w:color="auto"/>
        <w:right w:val="none" w:sz="0" w:space="0" w:color="auto"/>
      </w:divBdr>
    </w:div>
    <w:div w:id="1698921126">
      <w:marLeft w:val="640"/>
      <w:marRight w:val="0"/>
      <w:marTop w:val="0"/>
      <w:marBottom w:val="0"/>
      <w:divBdr>
        <w:top w:val="none" w:sz="0" w:space="0" w:color="auto"/>
        <w:left w:val="none" w:sz="0" w:space="0" w:color="auto"/>
        <w:bottom w:val="none" w:sz="0" w:space="0" w:color="auto"/>
        <w:right w:val="none" w:sz="0" w:space="0" w:color="auto"/>
      </w:divBdr>
    </w:div>
    <w:div w:id="1698962444">
      <w:marLeft w:val="640"/>
      <w:marRight w:val="0"/>
      <w:marTop w:val="0"/>
      <w:marBottom w:val="0"/>
      <w:divBdr>
        <w:top w:val="none" w:sz="0" w:space="0" w:color="auto"/>
        <w:left w:val="none" w:sz="0" w:space="0" w:color="auto"/>
        <w:bottom w:val="none" w:sz="0" w:space="0" w:color="auto"/>
        <w:right w:val="none" w:sz="0" w:space="0" w:color="auto"/>
      </w:divBdr>
    </w:div>
    <w:div w:id="1698964781">
      <w:marLeft w:val="480"/>
      <w:marRight w:val="0"/>
      <w:marTop w:val="0"/>
      <w:marBottom w:val="0"/>
      <w:divBdr>
        <w:top w:val="none" w:sz="0" w:space="0" w:color="auto"/>
        <w:left w:val="none" w:sz="0" w:space="0" w:color="auto"/>
        <w:bottom w:val="none" w:sz="0" w:space="0" w:color="auto"/>
        <w:right w:val="none" w:sz="0" w:space="0" w:color="auto"/>
      </w:divBdr>
    </w:div>
    <w:div w:id="1699041058">
      <w:marLeft w:val="640"/>
      <w:marRight w:val="0"/>
      <w:marTop w:val="0"/>
      <w:marBottom w:val="0"/>
      <w:divBdr>
        <w:top w:val="none" w:sz="0" w:space="0" w:color="auto"/>
        <w:left w:val="none" w:sz="0" w:space="0" w:color="auto"/>
        <w:bottom w:val="none" w:sz="0" w:space="0" w:color="auto"/>
        <w:right w:val="none" w:sz="0" w:space="0" w:color="auto"/>
      </w:divBdr>
    </w:div>
    <w:div w:id="1699088007">
      <w:marLeft w:val="640"/>
      <w:marRight w:val="0"/>
      <w:marTop w:val="0"/>
      <w:marBottom w:val="0"/>
      <w:divBdr>
        <w:top w:val="none" w:sz="0" w:space="0" w:color="auto"/>
        <w:left w:val="none" w:sz="0" w:space="0" w:color="auto"/>
        <w:bottom w:val="none" w:sz="0" w:space="0" w:color="auto"/>
        <w:right w:val="none" w:sz="0" w:space="0" w:color="auto"/>
      </w:divBdr>
    </w:div>
    <w:div w:id="1699157803">
      <w:marLeft w:val="640"/>
      <w:marRight w:val="0"/>
      <w:marTop w:val="0"/>
      <w:marBottom w:val="0"/>
      <w:divBdr>
        <w:top w:val="none" w:sz="0" w:space="0" w:color="auto"/>
        <w:left w:val="none" w:sz="0" w:space="0" w:color="auto"/>
        <w:bottom w:val="none" w:sz="0" w:space="0" w:color="auto"/>
        <w:right w:val="none" w:sz="0" w:space="0" w:color="auto"/>
      </w:divBdr>
    </w:div>
    <w:div w:id="1699159613">
      <w:marLeft w:val="640"/>
      <w:marRight w:val="0"/>
      <w:marTop w:val="0"/>
      <w:marBottom w:val="0"/>
      <w:divBdr>
        <w:top w:val="none" w:sz="0" w:space="0" w:color="auto"/>
        <w:left w:val="none" w:sz="0" w:space="0" w:color="auto"/>
        <w:bottom w:val="none" w:sz="0" w:space="0" w:color="auto"/>
        <w:right w:val="none" w:sz="0" w:space="0" w:color="auto"/>
      </w:divBdr>
    </w:div>
    <w:div w:id="1699313324">
      <w:marLeft w:val="640"/>
      <w:marRight w:val="0"/>
      <w:marTop w:val="0"/>
      <w:marBottom w:val="0"/>
      <w:divBdr>
        <w:top w:val="none" w:sz="0" w:space="0" w:color="auto"/>
        <w:left w:val="none" w:sz="0" w:space="0" w:color="auto"/>
        <w:bottom w:val="none" w:sz="0" w:space="0" w:color="auto"/>
        <w:right w:val="none" w:sz="0" w:space="0" w:color="auto"/>
      </w:divBdr>
    </w:div>
    <w:div w:id="1699550402">
      <w:marLeft w:val="640"/>
      <w:marRight w:val="0"/>
      <w:marTop w:val="0"/>
      <w:marBottom w:val="0"/>
      <w:divBdr>
        <w:top w:val="none" w:sz="0" w:space="0" w:color="auto"/>
        <w:left w:val="none" w:sz="0" w:space="0" w:color="auto"/>
        <w:bottom w:val="none" w:sz="0" w:space="0" w:color="auto"/>
        <w:right w:val="none" w:sz="0" w:space="0" w:color="auto"/>
      </w:divBdr>
    </w:div>
    <w:div w:id="1699625572">
      <w:marLeft w:val="640"/>
      <w:marRight w:val="0"/>
      <w:marTop w:val="0"/>
      <w:marBottom w:val="0"/>
      <w:divBdr>
        <w:top w:val="none" w:sz="0" w:space="0" w:color="auto"/>
        <w:left w:val="none" w:sz="0" w:space="0" w:color="auto"/>
        <w:bottom w:val="none" w:sz="0" w:space="0" w:color="auto"/>
        <w:right w:val="none" w:sz="0" w:space="0" w:color="auto"/>
      </w:divBdr>
    </w:div>
    <w:div w:id="1699627184">
      <w:marLeft w:val="640"/>
      <w:marRight w:val="0"/>
      <w:marTop w:val="0"/>
      <w:marBottom w:val="0"/>
      <w:divBdr>
        <w:top w:val="none" w:sz="0" w:space="0" w:color="auto"/>
        <w:left w:val="none" w:sz="0" w:space="0" w:color="auto"/>
        <w:bottom w:val="none" w:sz="0" w:space="0" w:color="auto"/>
        <w:right w:val="none" w:sz="0" w:space="0" w:color="auto"/>
      </w:divBdr>
    </w:div>
    <w:div w:id="1699694955">
      <w:marLeft w:val="640"/>
      <w:marRight w:val="0"/>
      <w:marTop w:val="0"/>
      <w:marBottom w:val="0"/>
      <w:divBdr>
        <w:top w:val="none" w:sz="0" w:space="0" w:color="auto"/>
        <w:left w:val="none" w:sz="0" w:space="0" w:color="auto"/>
        <w:bottom w:val="none" w:sz="0" w:space="0" w:color="auto"/>
        <w:right w:val="none" w:sz="0" w:space="0" w:color="auto"/>
      </w:divBdr>
    </w:div>
    <w:div w:id="1699771377">
      <w:marLeft w:val="640"/>
      <w:marRight w:val="0"/>
      <w:marTop w:val="0"/>
      <w:marBottom w:val="0"/>
      <w:divBdr>
        <w:top w:val="none" w:sz="0" w:space="0" w:color="auto"/>
        <w:left w:val="none" w:sz="0" w:space="0" w:color="auto"/>
        <w:bottom w:val="none" w:sz="0" w:space="0" w:color="auto"/>
        <w:right w:val="none" w:sz="0" w:space="0" w:color="auto"/>
      </w:divBdr>
    </w:div>
    <w:div w:id="1699813883">
      <w:marLeft w:val="640"/>
      <w:marRight w:val="0"/>
      <w:marTop w:val="0"/>
      <w:marBottom w:val="0"/>
      <w:divBdr>
        <w:top w:val="none" w:sz="0" w:space="0" w:color="auto"/>
        <w:left w:val="none" w:sz="0" w:space="0" w:color="auto"/>
        <w:bottom w:val="none" w:sz="0" w:space="0" w:color="auto"/>
        <w:right w:val="none" w:sz="0" w:space="0" w:color="auto"/>
      </w:divBdr>
    </w:div>
    <w:div w:id="1699938525">
      <w:marLeft w:val="640"/>
      <w:marRight w:val="0"/>
      <w:marTop w:val="0"/>
      <w:marBottom w:val="0"/>
      <w:divBdr>
        <w:top w:val="none" w:sz="0" w:space="0" w:color="auto"/>
        <w:left w:val="none" w:sz="0" w:space="0" w:color="auto"/>
        <w:bottom w:val="none" w:sz="0" w:space="0" w:color="auto"/>
        <w:right w:val="none" w:sz="0" w:space="0" w:color="auto"/>
      </w:divBdr>
    </w:div>
    <w:div w:id="1699969587">
      <w:marLeft w:val="640"/>
      <w:marRight w:val="0"/>
      <w:marTop w:val="0"/>
      <w:marBottom w:val="0"/>
      <w:divBdr>
        <w:top w:val="none" w:sz="0" w:space="0" w:color="auto"/>
        <w:left w:val="none" w:sz="0" w:space="0" w:color="auto"/>
        <w:bottom w:val="none" w:sz="0" w:space="0" w:color="auto"/>
        <w:right w:val="none" w:sz="0" w:space="0" w:color="auto"/>
      </w:divBdr>
    </w:div>
    <w:div w:id="1700004162">
      <w:marLeft w:val="640"/>
      <w:marRight w:val="0"/>
      <w:marTop w:val="0"/>
      <w:marBottom w:val="0"/>
      <w:divBdr>
        <w:top w:val="none" w:sz="0" w:space="0" w:color="auto"/>
        <w:left w:val="none" w:sz="0" w:space="0" w:color="auto"/>
        <w:bottom w:val="none" w:sz="0" w:space="0" w:color="auto"/>
        <w:right w:val="none" w:sz="0" w:space="0" w:color="auto"/>
      </w:divBdr>
    </w:div>
    <w:div w:id="1700079663">
      <w:bodyDiv w:val="1"/>
      <w:marLeft w:val="0"/>
      <w:marRight w:val="0"/>
      <w:marTop w:val="0"/>
      <w:marBottom w:val="0"/>
      <w:divBdr>
        <w:top w:val="none" w:sz="0" w:space="0" w:color="auto"/>
        <w:left w:val="none" w:sz="0" w:space="0" w:color="auto"/>
        <w:bottom w:val="none" w:sz="0" w:space="0" w:color="auto"/>
        <w:right w:val="none" w:sz="0" w:space="0" w:color="auto"/>
      </w:divBdr>
    </w:div>
    <w:div w:id="1700277405">
      <w:marLeft w:val="640"/>
      <w:marRight w:val="0"/>
      <w:marTop w:val="0"/>
      <w:marBottom w:val="0"/>
      <w:divBdr>
        <w:top w:val="none" w:sz="0" w:space="0" w:color="auto"/>
        <w:left w:val="none" w:sz="0" w:space="0" w:color="auto"/>
        <w:bottom w:val="none" w:sz="0" w:space="0" w:color="auto"/>
        <w:right w:val="none" w:sz="0" w:space="0" w:color="auto"/>
      </w:divBdr>
    </w:div>
    <w:div w:id="1700429154">
      <w:marLeft w:val="640"/>
      <w:marRight w:val="0"/>
      <w:marTop w:val="0"/>
      <w:marBottom w:val="0"/>
      <w:divBdr>
        <w:top w:val="none" w:sz="0" w:space="0" w:color="auto"/>
        <w:left w:val="none" w:sz="0" w:space="0" w:color="auto"/>
        <w:bottom w:val="none" w:sz="0" w:space="0" w:color="auto"/>
        <w:right w:val="none" w:sz="0" w:space="0" w:color="auto"/>
      </w:divBdr>
    </w:div>
    <w:div w:id="1700542674">
      <w:marLeft w:val="640"/>
      <w:marRight w:val="0"/>
      <w:marTop w:val="0"/>
      <w:marBottom w:val="0"/>
      <w:divBdr>
        <w:top w:val="none" w:sz="0" w:space="0" w:color="auto"/>
        <w:left w:val="none" w:sz="0" w:space="0" w:color="auto"/>
        <w:bottom w:val="none" w:sz="0" w:space="0" w:color="auto"/>
        <w:right w:val="none" w:sz="0" w:space="0" w:color="auto"/>
      </w:divBdr>
    </w:div>
    <w:div w:id="1700735956">
      <w:marLeft w:val="640"/>
      <w:marRight w:val="0"/>
      <w:marTop w:val="0"/>
      <w:marBottom w:val="0"/>
      <w:divBdr>
        <w:top w:val="none" w:sz="0" w:space="0" w:color="auto"/>
        <w:left w:val="none" w:sz="0" w:space="0" w:color="auto"/>
        <w:bottom w:val="none" w:sz="0" w:space="0" w:color="auto"/>
        <w:right w:val="none" w:sz="0" w:space="0" w:color="auto"/>
      </w:divBdr>
    </w:div>
    <w:div w:id="1700737133">
      <w:marLeft w:val="640"/>
      <w:marRight w:val="0"/>
      <w:marTop w:val="0"/>
      <w:marBottom w:val="0"/>
      <w:divBdr>
        <w:top w:val="none" w:sz="0" w:space="0" w:color="auto"/>
        <w:left w:val="none" w:sz="0" w:space="0" w:color="auto"/>
        <w:bottom w:val="none" w:sz="0" w:space="0" w:color="auto"/>
        <w:right w:val="none" w:sz="0" w:space="0" w:color="auto"/>
      </w:divBdr>
    </w:div>
    <w:div w:id="1700744427">
      <w:marLeft w:val="640"/>
      <w:marRight w:val="0"/>
      <w:marTop w:val="0"/>
      <w:marBottom w:val="0"/>
      <w:divBdr>
        <w:top w:val="none" w:sz="0" w:space="0" w:color="auto"/>
        <w:left w:val="none" w:sz="0" w:space="0" w:color="auto"/>
        <w:bottom w:val="none" w:sz="0" w:space="0" w:color="auto"/>
        <w:right w:val="none" w:sz="0" w:space="0" w:color="auto"/>
      </w:divBdr>
    </w:div>
    <w:div w:id="1700812675">
      <w:marLeft w:val="640"/>
      <w:marRight w:val="0"/>
      <w:marTop w:val="0"/>
      <w:marBottom w:val="0"/>
      <w:divBdr>
        <w:top w:val="none" w:sz="0" w:space="0" w:color="auto"/>
        <w:left w:val="none" w:sz="0" w:space="0" w:color="auto"/>
        <w:bottom w:val="none" w:sz="0" w:space="0" w:color="auto"/>
        <w:right w:val="none" w:sz="0" w:space="0" w:color="auto"/>
      </w:divBdr>
    </w:div>
    <w:div w:id="1700860721">
      <w:marLeft w:val="640"/>
      <w:marRight w:val="0"/>
      <w:marTop w:val="0"/>
      <w:marBottom w:val="0"/>
      <w:divBdr>
        <w:top w:val="none" w:sz="0" w:space="0" w:color="auto"/>
        <w:left w:val="none" w:sz="0" w:space="0" w:color="auto"/>
        <w:bottom w:val="none" w:sz="0" w:space="0" w:color="auto"/>
        <w:right w:val="none" w:sz="0" w:space="0" w:color="auto"/>
      </w:divBdr>
    </w:div>
    <w:div w:id="1701003959">
      <w:marLeft w:val="640"/>
      <w:marRight w:val="0"/>
      <w:marTop w:val="0"/>
      <w:marBottom w:val="0"/>
      <w:divBdr>
        <w:top w:val="none" w:sz="0" w:space="0" w:color="auto"/>
        <w:left w:val="none" w:sz="0" w:space="0" w:color="auto"/>
        <w:bottom w:val="none" w:sz="0" w:space="0" w:color="auto"/>
        <w:right w:val="none" w:sz="0" w:space="0" w:color="auto"/>
      </w:divBdr>
    </w:div>
    <w:div w:id="1701005392">
      <w:marLeft w:val="640"/>
      <w:marRight w:val="0"/>
      <w:marTop w:val="0"/>
      <w:marBottom w:val="0"/>
      <w:divBdr>
        <w:top w:val="none" w:sz="0" w:space="0" w:color="auto"/>
        <w:left w:val="none" w:sz="0" w:space="0" w:color="auto"/>
        <w:bottom w:val="none" w:sz="0" w:space="0" w:color="auto"/>
        <w:right w:val="none" w:sz="0" w:space="0" w:color="auto"/>
      </w:divBdr>
    </w:div>
    <w:div w:id="1701200110">
      <w:marLeft w:val="640"/>
      <w:marRight w:val="0"/>
      <w:marTop w:val="0"/>
      <w:marBottom w:val="0"/>
      <w:divBdr>
        <w:top w:val="none" w:sz="0" w:space="0" w:color="auto"/>
        <w:left w:val="none" w:sz="0" w:space="0" w:color="auto"/>
        <w:bottom w:val="none" w:sz="0" w:space="0" w:color="auto"/>
        <w:right w:val="none" w:sz="0" w:space="0" w:color="auto"/>
      </w:divBdr>
    </w:div>
    <w:div w:id="1701204256">
      <w:marLeft w:val="640"/>
      <w:marRight w:val="0"/>
      <w:marTop w:val="0"/>
      <w:marBottom w:val="0"/>
      <w:divBdr>
        <w:top w:val="none" w:sz="0" w:space="0" w:color="auto"/>
        <w:left w:val="none" w:sz="0" w:space="0" w:color="auto"/>
        <w:bottom w:val="none" w:sz="0" w:space="0" w:color="auto"/>
        <w:right w:val="none" w:sz="0" w:space="0" w:color="auto"/>
      </w:divBdr>
    </w:div>
    <w:div w:id="1701318552">
      <w:marLeft w:val="640"/>
      <w:marRight w:val="0"/>
      <w:marTop w:val="0"/>
      <w:marBottom w:val="0"/>
      <w:divBdr>
        <w:top w:val="none" w:sz="0" w:space="0" w:color="auto"/>
        <w:left w:val="none" w:sz="0" w:space="0" w:color="auto"/>
        <w:bottom w:val="none" w:sz="0" w:space="0" w:color="auto"/>
        <w:right w:val="none" w:sz="0" w:space="0" w:color="auto"/>
      </w:divBdr>
    </w:div>
    <w:div w:id="1701390172">
      <w:marLeft w:val="640"/>
      <w:marRight w:val="0"/>
      <w:marTop w:val="0"/>
      <w:marBottom w:val="0"/>
      <w:divBdr>
        <w:top w:val="none" w:sz="0" w:space="0" w:color="auto"/>
        <w:left w:val="none" w:sz="0" w:space="0" w:color="auto"/>
        <w:bottom w:val="none" w:sz="0" w:space="0" w:color="auto"/>
        <w:right w:val="none" w:sz="0" w:space="0" w:color="auto"/>
      </w:divBdr>
    </w:div>
    <w:div w:id="1701394780">
      <w:marLeft w:val="640"/>
      <w:marRight w:val="0"/>
      <w:marTop w:val="0"/>
      <w:marBottom w:val="0"/>
      <w:divBdr>
        <w:top w:val="none" w:sz="0" w:space="0" w:color="auto"/>
        <w:left w:val="none" w:sz="0" w:space="0" w:color="auto"/>
        <w:bottom w:val="none" w:sz="0" w:space="0" w:color="auto"/>
        <w:right w:val="none" w:sz="0" w:space="0" w:color="auto"/>
      </w:divBdr>
    </w:div>
    <w:div w:id="1701396462">
      <w:marLeft w:val="640"/>
      <w:marRight w:val="0"/>
      <w:marTop w:val="0"/>
      <w:marBottom w:val="0"/>
      <w:divBdr>
        <w:top w:val="none" w:sz="0" w:space="0" w:color="auto"/>
        <w:left w:val="none" w:sz="0" w:space="0" w:color="auto"/>
        <w:bottom w:val="none" w:sz="0" w:space="0" w:color="auto"/>
        <w:right w:val="none" w:sz="0" w:space="0" w:color="auto"/>
      </w:divBdr>
    </w:div>
    <w:div w:id="1701468606">
      <w:marLeft w:val="640"/>
      <w:marRight w:val="0"/>
      <w:marTop w:val="0"/>
      <w:marBottom w:val="0"/>
      <w:divBdr>
        <w:top w:val="none" w:sz="0" w:space="0" w:color="auto"/>
        <w:left w:val="none" w:sz="0" w:space="0" w:color="auto"/>
        <w:bottom w:val="none" w:sz="0" w:space="0" w:color="auto"/>
        <w:right w:val="none" w:sz="0" w:space="0" w:color="auto"/>
      </w:divBdr>
    </w:div>
    <w:div w:id="1701470540">
      <w:marLeft w:val="640"/>
      <w:marRight w:val="0"/>
      <w:marTop w:val="0"/>
      <w:marBottom w:val="0"/>
      <w:divBdr>
        <w:top w:val="none" w:sz="0" w:space="0" w:color="auto"/>
        <w:left w:val="none" w:sz="0" w:space="0" w:color="auto"/>
        <w:bottom w:val="none" w:sz="0" w:space="0" w:color="auto"/>
        <w:right w:val="none" w:sz="0" w:space="0" w:color="auto"/>
      </w:divBdr>
    </w:div>
    <w:div w:id="1701512781">
      <w:marLeft w:val="640"/>
      <w:marRight w:val="0"/>
      <w:marTop w:val="0"/>
      <w:marBottom w:val="0"/>
      <w:divBdr>
        <w:top w:val="none" w:sz="0" w:space="0" w:color="auto"/>
        <w:left w:val="none" w:sz="0" w:space="0" w:color="auto"/>
        <w:bottom w:val="none" w:sz="0" w:space="0" w:color="auto"/>
        <w:right w:val="none" w:sz="0" w:space="0" w:color="auto"/>
      </w:divBdr>
    </w:div>
    <w:div w:id="1701663763">
      <w:marLeft w:val="640"/>
      <w:marRight w:val="0"/>
      <w:marTop w:val="0"/>
      <w:marBottom w:val="0"/>
      <w:divBdr>
        <w:top w:val="none" w:sz="0" w:space="0" w:color="auto"/>
        <w:left w:val="none" w:sz="0" w:space="0" w:color="auto"/>
        <w:bottom w:val="none" w:sz="0" w:space="0" w:color="auto"/>
        <w:right w:val="none" w:sz="0" w:space="0" w:color="auto"/>
      </w:divBdr>
    </w:div>
    <w:div w:id="1701780166">
      <w:marLeft w:val="640"/>
      <w:marRight w:val="0"/>
      <w:marTop w:val="0"/>
      <w:marBottom w:val="0"/>
      <w:divBdr>
        <w:top w:val="none" w:sz="0" w:space="0" w:color="auto"/>
        <w:left w:val="none" w:sz="0" w:space="0" w:color="auto"/>
        <w:bottom w:val="none" w:sz="0" w:space="0" w:color="auto"/>
        <w:right w:val="none" w:sz="0" w:space="0" w:color="auto"/>
      </w:divBdr>
    </w:div>
    <w:div w:id="1701784952">
      <w:marLeft w:val="640"/>
      <w:marRight w:val="0"/>
      <w:marTop w:val="0"/>
      <w:marBottom w:val="0"/>
      <w:divBdr>
        <w:top w:val="none" w:sz="0" w:space="0" w:color="auto"/>
        <w:left w:val="none" w:sz="0" w:space="0" w:color="auto"/>
        <w:bottom w:val="none" w:sz="0" w:space="0" w:color="auto"/>
        <w:right w:val="none" w:sz="0" w:space="0" w:color="auto"/>
      </w:divBdr>
    </w:div>
    <w:div w:id="1701930940">
      <w:marLeft w:val="640"/>
      <w:marRight w:val="0"/>
      <w:marTop w:val="0"/>
      <w:marBottom w:val="0"/>
      <w:divBdr>
        <w:top w:val="none" w:sz="0" w:space="0" w:color="auto"/>
        <w:left w:val="none" w:sz="0" w:space="0" w:color="auto"/>
        <w:bottom w:val="none" w:sz="0" w:space="0" w:color="auto"/>
        <w:right w:val="none" w:sz="0" w:space="0" w:color="auto"/>
      </w:divBdr>
    </w:div>
    <w:div w:id="1701977452">
      <w:marLeft w:val="640"/>
      <w:marRight w:val="0"/>
      <w:marTop w:val="0"/>
      <w:marBottom w:val="0"/>
      <w:divBdr>
        <w:top w:val="none" w:sz="0" w:space="0" w:color="auto"/>
        <w:left w:val="none" w:sz="0" w:space="0" w:color="auto"/>
        <w:bottom w:val="none" w:sz="0" w:space="0" w:color="auto"/>
        <w:right w:val="none" w:sz="0" w:space="0" w:color="auto"/>
      </w:divBdr>
    </w:div>
    <w:div w:id="1701978206">
      <w:marLeft w:val="640"/>
      <w:marRight w:val="0"/>
      <w:marTop w:val="0"/>
      <w:marBottom w:val="0"/>
      <w:divBdr>
        <w:top w:val="none" w:sz="0" w:space="0" w:color="auto"/>
        <w:left w:val="none" w:sz="0" w:space="0" w:color="auto"/>
        <w:bottom w:val="none" w:sz="0" w:space="0" w:color="auto"/>
        <w:right w:val="none" w:sz="0" w:space="0" w:color="auto"/>
      </w:divBdr>
    </w:div>
    <w:div w:id="1702126537">
      <w:marLeft w:val="640"/>
      <w:marRight w:val="0"/>
      <w:marTop w:val="0"/>
      <w:marBottom w:val="0"/>
      <w:divBdr>
        <w:top w:val="none" w:sz="0" w:space="0" w:color="auto"/>
        <w:left w:val="none" w:sz="0" w:space="0" w:color="auto"/>
        <w:bottom w:val="none" w:sz="0" w:space="0" w:color="auto"/>
        <w:right w:val="none" w:sz="0" w:space="0" w:color="auto"/>
      </w:divBdr>
    </w:div>
    <w:div w:id="1702129104">
      <w:marLeft w:val="640"/>
      <w:marRight w:val="0"/>
      <w:marTop w:val="0"/>
      <w:marBottom w:val="0"/>
      <w:divBdr>
        <w:top w:val="none" w:sz="0" w:space="0" w:color="auto"/>
        <w:left w:val="none" w:sz="0" w:space="0" w:color="auto"/>
        <w:bottom w:val="none" w:sz="0" w:space="0" w:color="auto"/>
        <w:right w:val="none" w:sz="0" w:space="0" w:color="auto"/>
      </w:divBdr>
    </w:div>
    <w:div w:id="1702166622">
      <w:marLeft w:val="640"/>
      <w:marRight w:val="0"/>
      <w:marTop w:val="0"/>
      <w:marBottom w:val="0"/>
      <w:divBdr>
        <w:top w:val="none" w:sz="0" w:space="0" w:color="auto"/>
        <w:left w:val="none" w:sz="0" w:space="0" w:color="auto"/>
        <w:bottom w:val="none" w:sz="0" w:space="0" w:color="auto"/>
        <w:right w:val="none" w:sz="0" w:space="0" w:color="auto"/>
      </w:divBdr>
    </w:div>
    <w:div w:id="1702197120">
      <w:marLeft w:val="640"/>
      <w:marRight w:val="0"/>
      <w:marTop w:val="0"/>
      <w:marBottom w:val="0"/>
      <w:divBdr>
        <w:top w:val="none" w:sz="0" w:space="0" w:color="auto"/>
        <w:left w:val="none" w:sz="0" w:space="0" w:color="auto"/>
        <w:bottom w:val="none" w:sz="0" w:space="0" w:color="auto"/>
        <w:right w:val="none" w:sz="0" w:space="0" w:color="auto"/>
      </w:divBdr>
    </w:div>
    <w:div w:id="1702245111">
      <w:marLeft w:val="640"/>
      <w:marRight w:val="0"/>
      <w:marTop w:val="0"/>
      <w:marBottom w:val="0"/>
      <w:divBdr>
        <w:top w:val="none" w:sz="0" w:space="0" w:color="auto"/>
        <w:left w:val="none" w:sz="0" w:space="0" w:color="auto"/>
        <w:bottom w:val="none" w:sz="0" w:space="0" w:color="auto"/>
        <w:right w:val="none" w:sz="0" w:space="0" w:color="auto"/>
      </w:divBdr>
    </w:div>
    <w:div w:id="1702315839">
      <w:marLeft w:val="640"/>
      <w:marRight w:val="0"/>
      <w:marTop w:val="0"/>
      <w:marBottom w:val="0"/>
      <w:divBdr>
        <w:top w:val="none" w:sz="0" w:space="0" w:color="auto"/>
        <w:left w:val="none" w:sz="0" w:space="0" w:color="auto"/>
        <w:bottom w:val="none" w:sz="0" w:space="0" w:color="auto"/>
        <w:right w:val="none" w:sz="0" w:space="0" w:color="auto"/>
      </w:divBdr>
    </w:div>
    <w:div w:id="1702363622">
      <w:marLeft w:val="640"/>
      <w:marRight w:val="0"/>
      <w:marTop w:val="0"/>
      <w:marBottom w:val="0"/>
      <w:divBdr>
        <w:top w:val="none" w:sz="0" w:space="0" w:color="auto"/>
        <w:left w:val="none" w:sz="0" w:space="0" w:color="auto"/>
        <w:bottom w:val="none" w:sz="0" w:space="0" w:color="auto"/>
        <w:right w:val="none" w:sz="0" w:space="0" w:color="auto"/>
      </w:divBdr>
    </w:div>
    <w:div w:id="1702391279">
      <w:marLeft w:val="640"/>
      <w:marRight w:val="0"/>
      <w:marTop w:val="0"/>
      <w:marBottom w:val="0"/>
      <w:divBdr>
        <w:top w:val="none" w:sz="0" w:space="0" w:color="auto"/>
        <w:left w:val="none" w:sz="0" w:space="0" w:color="auto"/>
        <w:bottom w:val="none" w:sz="0" w:space="0" w:color="auto"/>
        <w:right w:val="none" w:sz="0" w:space="0" w:color="auto"/>
      </w:divBdr>
    </w:div>
    <w:div w:id="1702393902">
      <w:marLeft w:val="640"/>
      <w:marRight w:val="0"/>
      <w:marTop w:val="0"/>
      <w:marBottom w:val="0"/>
      <w:divBdr>
        <w:top w:val="none" w:sz="0" w:space="0" w:color="auto"/>
        <w:left w:val="none" w:sz="0" w:space="0" w:color="auto"/>
        <w:bottom w:val="none" w:sz="0" w:space="0" w:color="auto"/>
        <w:right w:val="none" w:sz="0" w:space="0" w:color="auto"/>
      </w:divBdr>
    </w:div>
    <w:div w:id="1702394543">
      <w:marLeft w:val="640"/>
      <w:marRight w:val="0"/>
      <w:marTop w:val="0"/>
      <w:marBottom w:val="0"/>
      <w:divBdr>
        <w:top w:val="none" w:sz="0" w:space="0" w:color="auto"/>
        <w:left w:val="none" w:sz="0" w:space="0" w:color="auto"/>
        <w:bottom w:val="none" w:sz="0" w:space="0" w:color="auto"/>
        <w:right w:val="none" w:sz="0" w:space="0" w:color="auto"/>
      </w:divBdr>
    </w:div>
    <w:div w:id="1702436501">
      <w:marLeft w:val="640"/>
      <w:marRight w:val="0"/>
      <w:marTop w:val="0"/>
      <w:marBottom w:val="0"/>
      <w:divBdr>
        <w:top w:val="none" w:sz="0" w:space="0" w:color="auto"/>
        <w:left w:val="none" w:sz="0" w:space="0" w:color="auto"/>
        <w:bottom w:val="none" w:sz="0" w:space="0" w:color="auto"/>
        <w:right w:val="none" w:sz="0" w:space="0" w:color="auto"/>
      </w:divBdr>
    </w:div>
    <w:div w:id="1702436873">
      <w:marLeft w:val="640"/>
      <w:marRight w:val="0"/>
      <w:marTop w:val="0"/>
      <w:marBottom w:val="0"/>
      <w:divBdr>
        <w:top w:val="none" w:sz="0" w:space="0" w:color="auto"/>
        <w:left w:val="none" w:sz="0" w:space="0" w:color="auto"/>
        <w:bottom w:val="none" w:sz="0" w:space="0" w:color="auto"/>
        <w:right w:val="none" w:sz="0" w:space="0" w:color="auto"/>
      </w:divBdr>
    </w:div>
    <w:div w:id="1702439197">
      <w:marLeft w:val="640"/>
      <w:marRight w:val="0"/>
      <w:marTop w:val="0"/>
      <w:marBottom w:val="0"/>
      <w:divBdr>
        <w:top w:val="none" w:sz="0" w:space="0" w:color="auto"/>
        <w:left w:val="none" w:sz="0" w:space="0" w:color="auto"/>
        <w:bottom w:val="none" w:sz="0" w:space="0" w:color="auto"/>
        <w:right w:val="none" w:sz="0" w:space="0" w:color="auto"/>
      </w:divBdr>
    </w:div>
    <w:div w:id="1702440327">
      <w:marLeft w:val="640"/>
      <w:marRight w:val="0"/>
      <w:marTop w:val="0"/>
      <w:marBottom w:val="0"/>
      <w:divBdr>
        <w:top w:val="none" w:sz="0" w:space="0" w:color="auto"/>
        <w:left w:val="none" w:sz="0" w:space="0" w:color="auto"/>
        <w:bottom w:val="none" w:sz="0" w:space="0" w:color="auto"/>
        <w:right w:val="none" w:sz="0" w:space="0" w:color="auto"/>
      </w:divBdr>
    </w:div>
    <w:div w:id="1702515418">
      <w:marLeft w:val="640"/>
      <w:marRight w:val="0"/>
      <w:marTop w:val="0"/>
      <w:marBottom w:val="0"/>
      <w:divBdr>
        <w:top w:val="none" w:sz="0" w:space="0" w:color="auto"/>
        <w:left w:val="none" w:sz="0" w:space="0" w:color="auto"/>
        <w:bottom w:val="none" w:sz="0" w:space="0" w:color="auto"/>
        <w:right w:val="none" w:sz="0" w:space="0" w:color="auto"/>
      </w:divBdr>
    </w:div>
    <w:div w:id="1702516292">
      <w:marLeft w:val="640"/>
      <w:marRight w:val="0"/>
      <w:marTop w:val="0"/>
      <w:marBottom w:val="0"/>
      <w:divBdr>
        <w:top w:val="none" w:sz="0" w:space="0" w:color="auto"/>
        <w:left w:val="none" w:sz="0" w:space="0" w:color="auto"/>
        <w:bottom w:val="none" w:sz="0" w:space="0" w:color="auto"/>
        <w:right w:val="none" w:sz="0" w:space="0" w:color="auto"/>
      </w:divBdr>
    </w:div>
    <w:div w:id="1702584637">
      <w:marLeft w:val="640"/>
      <w:marRight w:val="0"/>
      <w:marTop w:val="0"/>
      <w:marBottom w:val="0"/>
      <w:divBdr>
        <w:top w:val="none" w:sz="0" w:space="0" w:color="auto"/>
        <w:left w:val="none" w:sz="0" w:space="0" w:color="auto"/>
        <w:bottom w:val="none" w:sz="0" w:space="0" w:color="auto"/>
        <w:right w:val="none" w:sz="0" w:space="0" w:color="auto"/>
      </w:divBdr>
    </w:div>
    <w:div w:id="1702591181">
      <w:marLeft w:val="640"/>
      <w:marRight w:val="0"/>
      <w:marTop w:val="0"/>
      <w:marBottom w:val="0"/>
      <w:divBdr>
        <w:top w:val="none" w:sz="0" w:space="0" w:color="auto"/>
        <w:left w:val="none" w:sz="0" w:space="0" w:color="auto"/>
        <w:bottom w:val="none" w:sz="0" w:space="0" w:color="auto"/>
        <w:right w:val="none" w:sz="0" w:space="0" w:color="auto"/>
      </w:divBdr>
    </w:div>
    <w:div w:id="1702778308">
      <w:marLeft w:val="640"/>
      <w:marRight w:val="0"/>
      <w:marTop w:val="0"/>
      <w:marBottom w:val="0"/>
      <w:divBdr>
        <w:top w:val="none" w:sz="0" w:space="0" w:color="auto"/>
        <w:left w:val="none" w:sz="0" w:space="0" w:color="auto"/>
        <w:bottom w:val="none" w:sz="0" w:space="0" w:color="auto"/>
        <w:right w:val="none" w:sz="0" w:space="0" w:color="auto"/>
      </w:divBdr>
    </w:div>
    <w:div w:id="1702826796">
      <w:marLeft w:val="640"/>
      <w:marRight w:val="0"/>
      <w:marTop w:val="0"/>
      <w:marBottom w:val="0"/>
      <w:divBdr>
        <w:top w:val="none" w:sz="0" w:space="0" w:color="auto"/>
        <w:left w:val="none" w:sz="0" w:space="0" w:color="auto"/>
        <w:bottom w:val="none" w:sz="0" w:space="0" w:color="auto"/>
        <w:right w:val="none" w:sz="0" w:space="0" w:color="auto"/>
      </w:divBdr>
    </w:div>
    <w:div w:id="1702897357">
      <w:marLeft w:val="640"/>
      <w:marRight w:val="0"/>
      <w:marTop w:val="0"/>
      <w:marBottom w:val="0"/>
      <w:divBdr>
        <w:top w:val="none" w:sz="0" w:space="0" w:color="auto"/>
        <w:left w:val="none" w:sz="0" w:space="0" w:color="auto"/>
        <w:bottom w:val="none" w:sz="0" w:space="0" w:color="auto"/>
        <w:right w:val="none" w:sz="0" w:space="0" w:color="auto"/>
      </w:divBdr>
    </w:div>
    <w:div w:id="1702902932">
      <w:marLeft w:val="640"/>
      <w:marRight w:val="0"/>
      <w:marTop w:val="0"/>
      <w:marBottom w:val="0"/>
      <w:divBdr>
        <w:top w:val="none" w:sz="0" w:space="0" w:color="auto"/>
        <w:left w:val="none" w:sz="0" w:space="0" w:color="auto"/>
        <w:bottom w:val="none" w:sz="0" w:space="0" w:color="auto"/>
        <w:right w:val="none" w:sz="0" w:space="0" w:color="auto"/>
      </w:divBdr>
    </w:div>
    <w:div w:id="1702903468">
      <w:marLeft w:val="640"/>
      <w:marRight w:val="0"/>
      <w:marTop w:val="0"/>
      <w:marBottom w:val="0"/>
      <w:divBdr>
        <w:top w:val="none" w:sz="0" w:space="0" w:color="auto"/>
        <w:left w:val="none" w:sz="0" w:space="0" w:color="auto"/>
        <w:bottom w:val="none" w:sz="0" w:space="0" w:color="auto"/>
        <w:right w:val="none" w:sz="0" w:space="0" w:color="auto"/>
      </w:divBdr>
    </w:div>
    <w:div w:id="1702972972">
      <w:marLeft w:val="640"/>
      <w:marRight w:val="0"/>
      <w:marTop w:val="0"/>
      <w:marBottom w:val="0"/>
      <w:divBdr>
        <w:top w:val="none" w:sz="0" w:space="0" w:color="auto"/>
        <w:left w:val="none" w:sz="0" w:space="0" w:color="auto"/>
        <w:bottom w:val="none" w:sz="0" w:space="0" w:color="auto"/>
        <w:right w:val="none" w:sz="0" w:space="0" w:color="auto"/>
      </w:divBdr>
    </w:div>
    <w:div w:id="1703049570">
      <w:marLeft w:val="640"/>
      <w:marRight w:val="0"/>
      <w:marTop w:val="0"/>
      <w:marBottom w:val="0"/>
      <w:divBdr>
        <w:top w:val="none" w:sz="0" w:space="0" w:color="auto"/>
        <w:left w:val="none" w:sz="0" w:space="0" w:color="auto"/>
        <w:bottom w:val="none" w:sz="0" w:space="0" w:color="auto"/>
        <w:right w:val="none" w:sz="0" w:space="0" w:color="auto"/>
      </w:divBdr>
    </w:div>
    <w:div w:id="1703090028">
      <w:marLeft w:val="640"/>
      <w:marRight w:val="0"/>
      <w:marTop w:val="0"/>
      <w:marBottom w:val="0"/>
      <w:divBdr>
        <w:top w:val="none" w:sz="0" w:space="0" w:color="auto"/>
        <w:left w:val="none" w:sz="0" w:space="0" w:color="auto"/>
        <w:bottom w:val="none" w:sz="0" w:space="0" w:color="auto"/>
        <w:right w:val="none" w:sz="0" w:space="0" w:color="auto"/>
      </w:divBdr>
    </w:div>
    <w:div w:id="1703090963">
      <w:marLeft w:val="640"/>
      <w:marRight w:val="0"/>
      <w:marTop w:val="0"/>
      <w:marBottom w:val="0"/>
      <w:divBdr>
        <w:top w:val="none" w:sz="0" w:space="0" w:color="auto"/>
        <w:left w:val="none" w:sz="0" w:space="0" w:color="auto"/>
        <w:bottom w:val="none" w:sz="0" w:space="0" w:color="auto"/>
        <w:right w:val="none" w:sz="0" w:space="0" w:color="auto"/>
      </w:divBdr>
    </w:div>
    <w:div w:id="1703091913">
      <w:marLeft w:val="640"/>
      <w:marRight w:val="0"/>
      <w:marTop w:val="0"/>
      <w:marBottom w:val="0"/>
      <w:divBdr>
        <w:top w:val="none" w:sz="0" w:space="0" w:color="auto"/>
        <w:left w:val="none" w:sz="0" w:space="0" w:color="auto"/>
        <w:bottom w:val="none" w:sz="0" w:space="0" w:color="auto"/>
        <w:right w:val="none" w:sz="0" w:space="0" w:color="auto"/>
      </w:divBdr>
    </w:div>
    <w:div w:id="1703093308">
      <w:marLeft w:val="640"/>
      <w:marRight w:val="0"/>
      <w:marTop w:val="0"/>
      <w:marBottom w:val="0"/>
      <w:divBdr>
        <w:top w:val="none" w:sz="0" w:space="0" w:color="auto"/>
        <w:left w:val="none" w:sz="0" w:space="0" w:color="auto"/>
        <w:bottom w:val="none" w:sz="0" w:space="0" w:color="auto"/>
        <w:right w:val="none" w:sz="0" w:space="0" w:color="auto"/>
      </w:divBdr>
    </w:div>
    <w:div w:id="1703165679">
      <w:marLeft w:val="640"/>
      <w:marRight w:val="0"/>
      <w:marTop w:val="0"/>
      <w:marBottom w:val="0"/>
      <w:divBdr>
        <w:top w:val="none" w:sz="0" w:space="0" w:color="auto"/>
        <w:left w:val="none" w:sz="0" w:space="0" w:color="auto"/>
        <w:bottom w:val="none" w:sz="0" w:space="0" w:color="auto"/>
        <w:right w:val="none" w:sz="0" w:space="0" w:color="auto"/>
      </w:divBdr>
    </w:div>
    <w:div w:id="1703166586">
      <w:marLeft w:val="640"/>
      <w:marRight w:val="0"/>
      <w:marTop w:val="0"/>
      <w:marBottom w:val="0"/>
      <w:divBdr>
        <w:top w:val="none" w:sz="0" w:space="0" w:color="auto"/>
        <w:left w:val="none" w:sz="0" w:space="0" w:color="auto"/>
        <w:bottom w:val="none" w:sz="0" w:space="0" w:color="auto"/>
        <w:right w:val="none" w:sz="0" w:space="0" w:color="auto"/>
      </w:divBdr>
    </w:div>
    <w:div w:id="1703244408">
      <w:marLeft w:val="640"/>
      <w:marRight w:val="0"/>
      <w:marTop w:val="0"/>
      <w:marBottom w:val="0"/>
      <w:divBdr>
        <w:top w:val="none" w:sz="0" w:space="0" w:color="auto"/>
        <w:left w:val="none" w:sz="0" w:space="0" w:color="auto"/>
        <w:bottom w:val="none" w:sz="0" w:space="0" w:color="auto"/>
        <w:right w:val="none" w:sz="0" w:space="0" w:color="auto"/>
      </w:divBdr>
    </w:div>
    <w:div w:id="1703284937">
      <w:marLeft w:val="640"/>
      <w:marRight w:val="0"/>
      <w:marTop w:val="0"/>
      <w:marBottom w:val="0"/>
      <w:divBdr>
        <w:top w:val="none" w:sz="0" w:space="0" w:color="auto"/>
        <w:left w:val="none" w:sz="0" w:space="0" w:color="auto"/>
        <w:bottom w:val="none" w:sz="0" w:space="0" w:color="auto"/>
        <w:right w:val="none" w:sz="0" w:space="0" w:color="auto"/>
      </w:divBdr>
    </w:div>
    <w:div w:id="1703357454">
      <w:marLeft w:val="640"/>
      <w:marRight w:val="0"/>
      <w:marTop w:val="0"/>
      <w:marBottom w:val="0"/>
      <w:divBdr>
        <w:top w:val="none" w:sz="0" w:space="0" w:color="auto"/>
        <w:left w:val="none" w:sz="0" w:space="0" w:color="auto"/>
        <w:bottom w:val="none" w:sz="0" w:space="0" w:color="auto"/>
        <w:right w:val="none" w:sz="0" w:space="0" w:color="auto"/>
      </w:divBdr>
    </w:div>
    <w:div w:id="1703359541">
      <w:marLeft w:val="640"/>
      <w:marRight w:val="0"/>
      <w:marTop w:val="0"/>
      <w:marBottom w:val="0"/>
      <w:divBdr>
        <w:top w:val="none" w:sz="0" w:space="0" w:color="auto"/>
        <w:left w:val="none" w:sz="0" w:space="0" w:color="auto"/>
        <w:bottom w:val="none" w:sz="0" w:space="0" w:color="auto"/>
        <w:right w:val="none" w:sz="0" w:space="0" w:color="auto"/>
      </w:divBdr>
    </w:div>
    <w:div w:id="1703431413">
      <w:marLeft w:val="640"/>
      <w:marRight w:val="0"/>
      <w:marTop w:val="0"/>
      <w:marBottom w:val="0"/>
      <w:divBdr>
        <w:top w:val="none" w:sz="0" w:space="0" w:color="auto"/>
        <w:left w:val="none" w:sz="0" w:space="0" w:color="auto"/>
        <w:bottom w:val="none" w:sz="0" w:space="0" w:color="auto"/>
        <w:right w:val="none" w:sz="0" w:space="0" w:color="auto"/>
      </w:divBdr>
    </w:div>
    <w:div w:id="1703440248">
      <w:marLeft w:val="640"/>
      <w:marRight w:val="0"/>
      <w:marTop w:val="0"/>
      <w:marBottom w:val="0"/>
      <w:divBdr>
        <w:top w:val="none" w:sz="0" w:space="0" w:color="auto"/>
        <w:left w:val="none" w:sz="0" w:space="0" w:color="auto"/>
        <w:bottom w:val="none" w:sz="0" w:space="0" w:color="auto"/>
        <w:right w:val="none" w:sz="0" w:space="0" w:color="auto"/>
      </w:divBdr>
    </w:div>
    <w:div w:id="1703480290">
      <w:marLeft w:val="640"/>
      <w:marRight w:val="0"/>
      <w:marTop w:val="0"/>
      <w:marBottom w:val="0"/>
      <w:divBdr>
        <w:top w:val="none" w:sz="0" w:space="0" w:color="auto"/>
        <w:left w:val="none" w:sz="0" w:space="0" w:color="auto"/>
        <w:bottom w:val="none" w:sz="0" w:space="0" w:color="auto"/>
        <w:right w:val="none" w:sz="0" w:space="0" w:color="auto"/>
      </w:divBdr>
    </w:div>
    <w:div w:id="1703507987">
      <w:marLeft w:val="640"/>
      <w:marRight w:val="0"/>
      <w:marTop w:val="0"/>
      <w:marBottom w:val="0"/>
      <w:divBdr>
        <w:top w:val="none" w:sz="0" w:space="0" w:color="auto"/>
        <w:left w:val="none" w:sz="0" w:space="0" w:color="auto"/>
        <w:bottom w:val="none" w:sz="0" w:space="0" w:color="auto"/>
        <w:right w:val="none" w:sz="0" w:space="0" w:color="auto"/>
      </w:divBdr>
    </w:div>
    <w:div w:id="1703509505">
      <w:marLeft w:val="640"/>
      <w:marRight w:val="0"/>
      <w:marTop w:val="0"/>
      <w:marBottom w:val="0"/>
      <w:divBdr>
        <w:top w:val="none" w:sz="0" w:space="0" w:color="auto"/>
        <w:left w:val="none" w:sz="0" w:space="0" w:color="auto"/>
        <w:bottom w:val="none" w:sz="0" w:space="0" w:color="auto"/>
        <w:right w:val="none" w:sz="0" w:space="0" w:color="auto"/>
      </w:divBdr>
    </w:div>
    <w:div w:id="1703631106">
      <w:marLeft w:val="640"/>
      <w:marRight w:val="0"/>
      <w:marTop w:val="0"/>
      <w:marBottom w:val="0"/>
      <w:divBdr>
        <w:top w:val="none" w:sz="0" w:space="0" w:color="auto"/>
        <w:left w:val="none" w:sz="0" w:space="0" w:color="auto"/>
        <w:bottom w:val="none" w:sz="0" w:space="0" w:color="auto"/>
        <w:right w:val="none" w:sz="0" w:space="0" w:color="auto"/>
      </w:divBdr>
    </w:div>
    <w:div w:id="1703702023">
      <w:marLeft w:val="640"/>
      <w:marRight w:val="0"/>
      <w:marTop w:val="0"/>
      <w:marBottom w:val="0"/>
      <w:divBdr>
        <w:top w:val="none" w:sz="0" w:space="0" w:color="auto"/>
        <w:left w:val="none" w:sz="0" w:space="0" w:color="auto"/>
        <w:bottom w:val="none" w:sz="0" w:space="0" w:color="auto"/>
        <w:right w:val="none" w:sz="0" w:space="0" w:color="auto"/>
      </w:divBdr>
    </w:div>
    <w:div w:id="1703742393">
      <w:marLeft w:val="640"/>
      <w:marRight w:val="0"/>
      <w:marTop w:val="0"/>
      <w:marBottom w:val="0"/>
      <w:divBdr>
        <w:top w:val="none" w:sz="0" w:space="0" w:color="auto"/>
        <w:left w:val="none" w:sz="0" w:space="0" w:color="auto"/>
        <w:bottom w:val="none" w:sz="0" w:space="0" w:color="auto"/>
        <w:right w:val="none" w:sz="0" w:space="0" w:color="auto"/>
      </w:divBdr>
    </w:div>
    <w:div w:id="1703824228">
      <w:marLeft w:val="640"/>
      <w:marRight w:val="0"/>
      <w:marTop w:val="0"/>
      <w:marBottom w:val="0"/>
      <w:divBdr>
        <w:top w:val="none" w:sz="0" w:space="0" w:color="auto"/>
        <w:left w:val="none" w:sz="0" w:space="0" w:color="auto"/>
        <w:bottom w:val="none" w:sz="0" w:space="0" w:color="auto"/>
        <w:right w:val="none" w:sz="0" w:space="0" w:color="auto"/>
      </w:divBdr>
    </w:div>
    <w:div w:id="1703897703">
      <w:marLeft w:val="640"/>
      <w:marRight w:val="0"/>
      <w:marTop w:val="0"/>
      <w:marBottom w:val="0"/>
      <w:divBdr>
        <w:top w:val="none" w:sz="0" w:space="0" w:color="auto"/>
        <w:left w:val="none" w:sz="0" w:space="0" w:color="auto"/>
        <w:bottom w:val="none" w:sz="0" w:space="0" w:color="auto"/>
        <w:right w:val="none" w:sz="0" w:space="0" w:color="auto"/>
      </w:divBdr>
    </w:div>
    <w:div w:id="1703899631">
      <w:marLeft w:val="640"/>
      <w:marRight w:val="0"/>
      <w:marTop w:val="0"/>
      <w:marBottom w:val="0"/>
      <w:divBdr>
        <w:top w:val="none" w:sz="0" w:space="0" w:color="auto"/>
        <w:left w:val="none" w:sz="0" w:space="0" w:color="auto"/>
        <w:bottom w:val="none" w:sz="0" w:space="0" w:color="auto"/>
        <w:right w:val="none" w:sz="0" w:space="0" w:color="auto"/>
      </w:divBdr>
    </w:div>
    <w:div w:id="1704089760">
      <w:marLeft w:val="640"/>
      <w:marRight w:val="0"/>
      <w:marTop w:val="0"/>
      <w:marBottom w:val="0"/>
      <w:divBdr>
        <w:top w:val="none" w:sz="0" w:space="0" w:color="auto"/>
        <w:left w:val="none" w:sz="0" w:space="0" w:color="auto"/>
        <w:bottom w:val="none" w:sz="0" w:space="0" w:color="auto"/>
        <w:right w:val="none" w:sz="0" w:space="0" w:color="auto"/>
      </w:divBdr>
    </w:div>
    <w:div w:id="1704138298">
      <w:marLeft w:val="640"/>
      <w:marRight w:val="0"/>
      <w:marTop w:val="0"/>
      <w:marBottom w:val="0"/>
      <w:divBdr>
        <w:top w:val="none" w:sz="0" w:space="0" w:color="auto"/>
        <w:left w:val="none" w:sz="0" w:space="0" w:color="auto"/>
        <w:bottom w:val="none" w:sz="0" w:space="0" w:color="auto"/>
        <w:right w:val="none" w:sz="0" w:space="0" w:color="auto"/>
      </w:divBdr>
    </w:div>
    <w:div w:id="1704282680">
      <w:marLeft w:val="640"/>
      <w:marRight w:val="0"/>
      <w:marTop w:val="0"/>
      <w:marBottom w:val="0"/>
      <w:divBdr>
        <w:top w:val="none" w:sz="0" w:space="0" w:color="auto"/>
        <w:left w:val="none" w:sz="0" w:space="0" w:color="auto"/>
        <w:bottom w:val="none" w:sz="0" w:space="0" w:color="auto"/>
        <w:right w:val="none" w:sz="0" w:space="0" w:color="auto"/>
      </w:divBdr>
    </w:div>
    <w:div w:id="1704287441">
      <w:marLeft w:val="640"/>
      <w:marRight w:val="0"/>
      <w:marTop w:val="0"/>
      <w:marBottom w:val="0"/>
      <w:divBdr>
        <w:top w:val="none" w:sz="0" w:space="0" w:color="auto"/>
        <w:left w:val="none" w:sz="0" w:space="0" w:color="auto"/>
        <w:bottom w:val="none" w:sz="0" w:space="0" w:color="auto"/>
        <w:right w:val="none" w:sz="0" w:space="0" w:color="auto"/>
      </w:divBdr>
    </w:div>
    <w:div w:id="1704355767">
      <w:marLeft w:val="640"/>
      <w:marRight w:val="0"/>
      <w:marTop w:val="0"/>
      <w:marBottom w:val="0"/>
      <w:divBdr>
        <w:top w:val="none" w:sz="0" w:space="0" w:color="auto"/>
        <w:left w:val="none" w:sz="0" w:space="0" w:color="auto"/>
        <w:bottom w:val="none" w:sz="0" w:space="0" w:color="auto"/>
        <w:right w:val="none" w:sz="0" w:space="0" w:color="auto"/>
      </w:divBdr>
    </w:div>
    <w:div w:id="1704356395">
      <w:marLeft w:val="640"/>
      <w:marRight w:val="0"/>
      <w:marTop w:val="0"/>
      <w:marBottom w:val="0"/>
      <w:divBdr>
        <w:top w:val="none" w:sz="0" w:space="0" w:color="auto"/>
        <w:left w:val="none" w:sz="0" w:space="0" w:color="auto"/>
        <w:bottom w:val="none" w:sz="0" w:space="0" w:color="auto"/>
        <w:right w:val="none" w:sz="0" w:space="0" w:color="auto"/>
      </w:divBdr>
    </w:div>
    <w:div w:id="1704360679">
      <w:marLeft w:val="640"/>
      <w:marRight w:val="0"/>
      <w:marTop w:val="0"/>
      <w:marBottom w:val="0"/>
      <w:divBdr>
        <w:top w:val="none" w:sz="0" w:space="0" w:color="auto"/>
        <w:left w:val="none" w:sz="0" w:space="0" w:color="auto"/>
        <w:bottom w:val="none" w:sz="0" w:space="0" w:color="auto"/>
        <w:right w:val="none" w:sz="0" w:space="0" w:color="auto"/>
      </w:divBdr>
    </w:div>
    <w:div w:id="1704361422">
      <w:marLeft w:val="640"/>
      <w:marRight w:val="0"/>
      <w:marTop w:val="0"/>
      <w:marBottom w:val="0"/>
      <w:divBdr>
        <w:top w:val="none" w:sz="0" w:space="0" w:color="auto"/>
        <w:left w:val="none" w:sz="0" w:space="0" w:color="auto"/>
        <w:bottom w:val="none" w:sz="0" w:space="0" w:color="auto"/>
        <w:right w:val="none" w:sz="0" w:space="0" w:color="auto"/>
      </w:divBdr>
    </w:div>
    <w:div w:id="1704474174">
      <w:marLeft w:val="640"/>
      <w:marRight w:val="0"/>
      <w:marTop w:val="0"/>
      <w:marBottom w:val="0"/>
      <w:divBdr>
        <w:top w:val="none" w:sz="0" w:space="0" w:color="auto"/>
        <w:left w:val="none" w:sz="0" w:space="0" w:color="auto"/>
        <w:bottom w:val="none" w:sz="0" w:space="0" w:color="auto"/>
        <w:right w:val="none" w:sz="0" w:space="0" w:color="auto"/>
      </w:divBdr>
    </w:div>
    <w:div w:id="1704597677">
      <w:marLeft w:val="640"/>
      <w:marRight w:val="0"/>
      <w:marTop w:val="0"/>
      <w:marBottom w:val="0"/>
      <w:divBdr>
        <w:top w:val="none" w:sz="0" w:space="0" w:color="auto"/>
        <w:left w:val="none" w:sz="0" w:space="0" w:color="auto"/>
        <w:bottom w:val="none" w:sz="0" w:space="0" w:color="auto"/>
        <w:right w:val="none" w:sz="0" w:space="0" w:color="auto"/>
      </w:divBdr>
    </w:div>
    <w:div w:id="1704599800">
      <w:marLeft w:val="640"/>
      <w:marRight w:val="0"/>
      <w:marTop w:val="0"/>
      <w:marBottom w:val="0"/>
      <w:divBdr>
        <w:top w:val="none" w:sz="0" w:space="0" w:color="auto"/>
        <w:left w:val="none" w:sz="0" w:space="0" w:color="auto"/>
        <w:bottom w:val="none" w:sz="0" w:space="0" w:color="auto"/>
        <w:right w:val="none" w:sz="0" w:space="0" w:color="auto"/>
      </w:divBdr>
    </w:div>
    <w:div w:id="1704672130">
      <w:marLeft w:val="640"/>
      <w:marRight w:val="0"/>
      <w:marTop w:val="0"/>
      <w:marBottom w:val="0"/>
      <w:divBdr>
        <w:top w:val="none" w:sz="0" w:space="0" w:color="auto"/>
        <w:left w:val="none" w:sz="0" w:space="0" w:color="auto"/>
        <w:bottom w:val="none" w:sz="0" w:space="0" w:color="auto"/>
        <w:right w:val="none" w:sz="0" w:space="0" w:color="auto"/>
      </w:divBdr>
    </w:div>
    <w:div w:id="1704674514">
      <w:marLeft w:val="640"/>
      <w:marRight w:val="0"/>
      <w:marTop w:val="0"/>
      <w:marBottom w:val="0"/>
      <w:divBdr>
        <w:top w:val="none" w:sz="0" w:space="0" w:color="auto"/>
        <w:left w:val="none" w:sz="0" w:space="0" w:color="auto"/>
        <w:bottom w:val="none" w:sz="0" w:space="0" w:color="auto"/>
        <w:right w:val="none" w:sz="0" w:space="0" w:color="auto"/>
      </w:divBdr>
    </w:div>
    <w:div w:id="1704743230">
      <w:bodyDiv w:val="1"/>
      <w:marLeft w:val="0"/>
      <w:marRight w:val="0"/>
      <w:marTop w:val="0"/>
      <w:marBottom w:val="0"/>
      <w:divBdr>
        <w:top w:val="none" w:sz="0" w:space="0" w:color="auto"/>
        <w:left w:val="none" w:sz="0" w:space="0" w:color="auto"/>
        <w:bottom w:val="none" w:sz="0" w:space="0" w:color="auto"/>
        <w:right w:val="none" w:sz="0" w:space="0" w:color="auto"/>
      </w:divBdr>
    </w:div>
    <w:div w:id="1704865740">
      <w:marLeft w:val="640"/>
      <w:marRight w:val="0"/>
      <w:marTop w:val="0"/>
      <w:marBottom w:val="0"/>
      <w:divBdr>
        <w:top w:val="none" w:sz="0" w:space="0" w:color="auto"/>
        <w:left w:val="none" w:sz="0" w:space="0" w:color="auto"/>
        <w:bottom w:val="none" w:sz="0" w:space="0" w:color="auto"/>
        <w:right w:val="none" w:sz="0" w:space="0" w:color="auto"/>
      </w:divBdr>
    </w:div>
    <w:div w:id="1704939391">
      <w:marLeft w:val="640"/>
      <w:marRight w:val="0"/>
      <w:marTop w:val="0"/>
      <w:marBottom w:val="0"/>
      <w:divBdr>
        <w:top w:val="none" w:sz="0" w:space="0" w:color="auto"/>
        <w:left w:val="none" w:sz="0" w:space="0" w:color="auto"/>
        <w:bottom w:val="none" w:sz="0" w:space="0" w:color="auto"/>
        <w:right w:val="none" w:sz="0" w:space="0" w:color="auto"/>
      </w:divBdr>
    </w:div>
    <w:div w:id="1705013768">
      <w:marLeft w:val="640"/>
      <w:marRight w:val="0"/>
      <w:marTop w:val="0"/>
      <w:marBottom w:val="0"/>
      <w:divBdr>
        <w:top w:val="none" w:sz="0" w:space="0" w:color="auto"/>
        <w:left w:val="none" w:sz="0" w:space="0" w:color="auto"/>
        <w:bottom w:val="none" w:sz="0" w:space="0" w:color="auto"/>
        <w:right w:val="none" w:sz="0" w:space="0" w:color="auto"/>
      </w:divBdr>
    </w:div>
    <w:div w:id="1705015828">
      <w:marLeft w:val="640"/>
      <w:marRight w:val="0"/>
      <w:marTop w:val="0"/>
      <w:marBottom w:val="0"/>
      <w:divBdr>
        <w:top w:val="none" w:sz="0" w:space="0" w:color="auto"/>
        <w:left w:val="none" w:sz="0" w:space="0" w:color="auto"/>
        <w:bottom w:val="none" w:sz="0" w:space="0" w:color="auto"/>
        <w:right w:val="none" w:sz="0" w:space="0" w:color="auto"/>
      </w:divBdr>
    </w:div>
    <w:div w:id="1705135247">
      <w:marLeft w:val="640"/>
      <w:marRight w:val="0"/>
      <w:marTop w:val="0"/>
      <w:marBottom w:val="0"/>
      <w:divBdr>
        <w:top w:val="none" w:sz="0" w:space="0" w:color="auto"/>
        <w:left w:val="none" w:sz="0" w:space="0" w:color="auto"/>
        <w:bottom w:val="none" w:sz="0" w:space="0" w:color="auto"/>
        <w:right w:val="none" w:sz="0" w:space="0" w:color="auto"/>
      </w:divBdr>
    </w:div>
    <w:div w:id="1705138095">
      <w:marLeft w:val="640"/>
      <w:marRight w:val="0"/>
      <w:marTop w:val="0"/>
      <w:marBottom w:val="0"/>
      <w:divBdr>
        <w:top w:val="none" w:sz="0" w:space="0" w:color="auto"/>
        <w:left w:val="none" w:sz="0" w:space="0" w:color="auto"/>
        <w:bottom w:val="none" w:sz="0" w:space="0" w:color="auto"/>
        <w:right w:val="none" w:sz="0" w:space="0" w:color="auto"/>
      </w:divBdr>
    </w:div>
    <w:div w:id="1705206070">
      <w:marLeft w:val="640"/>
      <w:marRight w:val="0"/>
      <w:marTop w:val="0"/>
      <w:marBottom w:val="0"/>
      <w:divBdr>
        <w:top w:val="none" w:sz="0" w:space="0" w:color="auto"/>
        <w:left w:val="none" w:sz="0" w:space="0" w:color="auto"/>
        <w:bottom w:val="none" w:sz="0" w:space="0" w:color="auto"/>
        <w:right w:val="none" w:sz="0" w:space="0" w:color="auto"/>
      </w:divBdr>
    </w:div>
    <w:div w:id="1705211213">
      <w:marLeft w:val="640"/>
      <w:marRight w:val="0"/>
      <w:marTop w:val="0"/>
      <w:marBottom w:val="0"/>
      <w:divBdr>
        <w:top w:val="none" w:sz="0" w:space="0" w:color="auto"/>
        <w:left w:val="none" w:sz="0" w:space="0" w:color="auto"/>
        <w:bottom w:val="none" w:sz="0" w:space="0" w:color="auto"/>
        <w:right w:val="none" w:sz="0" w:space="0" w:color="auto"/>
      </w:divBdr>
    </w:div>
    <w:div w:id="1705247606">
      <w:marLeft w:val="640"/>
      <w:marRight w:val="0"/>
      <w:marTop w:val="0"/>
      <w:marBottom w:val="0"/>
      <w:divBdr>
        <w:top w:val="none" w:sz="0" w:space="0" w:color="auto"/>
        <w:left w:val="none" w:sz="0" w:space="0" w:color="auto"/>
        <w:bottom w:val="none" w:sz="0" w:space="0" w:color="auto"/>
        <w:right w:val="none" w:sz="0" w:space="0" w:color="auto"/>
      </w:divBdr>
    </w:div>
    <w:div w:id="1705255870">
      <w:marLeft w:val="640"/>
      <w:marRight w:val="0"/>
      <w:marTop w:val="0"/>
      <w:marBottom w:val="0"/>
      <w:divBdr>
        <w:top w:val="none" w:sz="0" w:space="0" w:color="auto"/>
        <w:left w:val="none" w:sz="0" w:space="0" w:color="auto"/>
        <w:bottom w:val="none" w:sz="0" w:space="0" w:color="auto"/>
        <w:right w:val="none" w:sz="0" w:space="0" w:color="auto"/>
      </w:divBdr>
    </w:div>
    <w:div w:id="1705321865">
      <w:marLeft w:val="640"/>
      <w:marRight w:val="0"/>
      <w:marTop w:val="0"/>
      <w:marBottom w:val="0"/>
      <w:divBdr>
        <w:top w:val="none" w:sz="0" w:space="0" w:color="auto"/>
        <w:left w:val="none" w:sz="0" w:space="0" w:color="auto"/>
        <w:bottom w:val="none" w:sz="0" w:space="0" w:color="auto"/>
        <w:right w:val="none" w:sz="0" w:space="0" w:color="auto"/>
      </w:divBdr>
    </w:div>
    <w:div w:id="1705322082">
      <w:marLeft w:val="640"/>
      <w:marRight w:val="0"/>
      <w:marTop w:val="0"/>
      <w:marBottom w:val="0"/>
      <w:divBdr>
        <w:top w:val="none" w:sz="0" w:space="0" w:color="auto"/>
        <w:left w:val="none" w:sz="0" w:space="0" w:color="auto"/>
        <w:bottom w:val="none" w:sz="0" w:space="0" w:color="auto"/>
        <w:right w:val="none" w:sz="0" w:space="0" w:color="auto"/>
      </w:divBdr>
    </w:div>
    <w:div w:id="1705331150">
      <w:marLeft w:val="640"/>
      <w:marRight w:val="0"/>
      <w:marTop w:val="0"/>
      <w:marBottom w:val="0"/>
      <w:divBdr>
        <w:top w:val="none" w:sz="0" w:space="0" w:color="auto"/>
        <w:left w:val="none" w:sz="0" w:space="0" w:color="auto"/>
        <w:bottom w:val="none" w:sz="0" w:space="0" w:color="auto"/>
        <w:right w:val="none" w:sz="0" w:space="0" w:color="auto"/>
      </w:divBdr>
    </w:div>
    <w:div w:id="1705404449">
      <w:marLeft w:val="640"/>
      <w:marRight w:val="0"/>
      <w:marTop w:val="0"/>
      <w:marBottom w:val="0"/>
      <w:divBdr>
        <w:top w:val="none" w:sz="0" w:space="0" w:color="auto"/>
        <w:left w:val="none" w:sz="0" w:space="0" w:color="auto"/>
        <w:bottom w:val="none" w:sz="0" w:space="0" w:color="auto"/>
        <w:right w:val="none" w:sz="0" w:space="0" w:color="auto"/>
      </w:divBdr>
    </w:div>
    <w:div w:id="1705474365">
      <w:marLeft w:val="640"/>
      <w:marRight w:val="0"/>
      <w:marTop w:val="0"/>
      <w:marBottom w:val="0"/>
      <w:divBdr>
        <w:top w:val="none" w:sz="0" w:space="0" w:color="auto"/>
        <w:left w:val="none" w:sz="0" w:space="0" w:color="auto"/>
        <w:bottom w:val="none" w:sz="0" w:space="0" w:color="auto"/>
        <w:right w:val="none" w:sz="0" w:space="0" w:color="auto"/>
      </w:divBdr>
    </w:div>
    <w:div w:id="1705590332">
      <w:marLeft w:val="640"/>
      <w:marRight w:val="0"/>
      <w:marTop w:val="0"/>
      <w:marBottom w:val="0"/>
      <w:divBdr>
        <w:top w:val="none" w:sz="0" w:space="0" w:color="auto"/>
        <w:left w:val="none" w:sz="0" w:space="0" w:color="auto"/>
        <w:bottom w:val="none" w:sz="0" w:space="0" w:color="auto"/>
        <w:right w:val="none" w:sz="0" w:space="0" w:color="auto"/>
      </w:divBdr>
    </w:div>
    <w:div w:id="1705593464">
      <w:marLeft w:val="640"/>
      <w:marRight w:val="0"/>
      <w:marTop w:val="0"/>
      <w:marBottom w:val="0"/>
      <w:divBdr>
        <w:top w:val="none" w:sz="0" w:space="0" w:color="auto"/>
        <w:left w:val="none" w:sz="0" w:space="0" w:color="auto"/>
        <w:bottom w:val="none" w:sz="0" w:space="0" w:color="auto"/>
        <w:right w:val="none" w:sz="0" w:space="0" w:color="auto"/>
      </w:divBdr>
    </w:div>
    <w:div w:id="1705596606">
      <w:marLeft w:val="640"/>
      <w:marRight w:val="0"/>
      <w:marTop w:val="0"/>
      <w:marBottom w:val="0"/>
      <w:divBdr>
        <w:top w:val="none" w:sz="0" w:space="0" w:color="auto"/>
        <w:left w:val="none" w:sz="0" w:space="0" w:color="auto"/>
        <w:bottom w:val="none" w:sz="0" w:space="0" w:color="auto"/>
        <w:right w:val="none" w:sz="0" w:space="0" w:color="auto"/>
      </w:divBdr>
    </w:div>
    <w:div w:id="1705670082">
      <w:marLeft w:val="640"/>
      <w:marRight w:val="0"/>
      <w:marTop w:val="0"/>
      <w:marBottom w:val="0"/>
      <w:divBdr>
        <w:top w:val="none" w:sz="0" w:space="0" w:color="auto"/>
        <w:left w:val="none" w:sz="0" w:space="0" w:color="auto"/>
        <w:bottom w:val="none" w:sz="0" w:space="0" w:color="auto"/>
        <w:right w:val="none" w:sz="0" w:space="0" w:color="auto"/>
      </w:divBdr>
    </w:div>
    <w:div w:id="1705786969">
      <w:marLeft w:val="640"/>
      <w:marRight w:val="0"/>
      <w:marTop w:val="0"/>
      <w:marBottom w:val="0"/>
      <w:divBdr>
        <w:top w:val="none" w:sz="0" w:space="0" w:color="auto"/>
        <w:left w:val="none" w:sz="0" w:space="0" w:color="auto"/>
        <w:bottom w:val="none" w:sz="0" w:space="0" w:color="auto"/>
        <w:right w:val="none" w:sz="0" w:space="0" w:color="auto"/>
      </w:divBdr>
    </w:div>
    <w:div w:id="1705788752">
      <w:marLeft w:val="640"/>
      <w:marRight w:val="0"/>
      <w:marTop w:val="0"/>
      <w:marBottom w:val="0"/>
      <w:divBdr>
        <w:top w:val="none" w:sz="0" w:space="0" w:color="auto"/>
        <w:left w:val="none" w:sz="0" w:space="0" w:color="auto"/>
        <w:bottom w:val="none" w:sz="0" w:space="0" w:color="auto"/>
        <w:right w:val="none" w:sz="0" w:space="0" w:color="auto"/>
      </w:divBdr>
    </w:div>
    <w:div w:id="1705862052">
      <w:marLeft w:val="640"/>
      <w:marRight w:val="0"/>
      <w:marTop w:val="0"/>
      <w:marBottom w:val="0"/>
      <w:divBdr>
        <w:top w:val="none" w:sz="0" w:space="0" w:color="auto"/>
        <w:left w:val="none" w:sz="0" w:space="0" w:color="auto"/>
        <w:bottom w:val="none" w:sz="0" w:space="0" w:color="auto"/>
        <w:right w:val="none" w:sz="0" w:space="0" w:color="auto"/>
      </w:divBdr>
    </w:div>
    <w:div w:id="1705902856">
      <w:marLeft w:val="640"/>
      <w:marRight w:val="0"/>
      <w:marTop w:val="0"/>
      <w:marBottom w:val="0"/>
      <w:divBdr>
        <w:top w:val="none" w:sz="0" w:space="0" w:color="auto"/>
        <w:left w:val="none" w:sz="0" w:space="0" w:color="auto"/>
        <w:bottom w:val="none" w:sz="0" w:space="0" w:color="auto"/>
        <w:right w:val="none" w:sz="0" w:space="0" w:color="auto"/>
      </w:divBdr>
    </w:div>
    <w:div w:id="1706054317">
      <w:marLeft w:val="640"/>
      <w:marRight w:val="0"/>
      <w:marTop w:val="0"/>
      <w:marBottom w:val="0"/>
      <w:divBdr>
        <w:top w:val="none" w:sz="0" w:space="0" w:color="auto"/>
        <w:left w:val="none" w:sz="0" w:space="0" w:color="auto"/>
        <w:bottom w:val="none" w:sz="0" w:space="0" w:color="auto"/>
        <w:right w:val="none" w:sz="0" w:space="0" w:color="auto"/>
      </w:divBdr>
    </w:div>
    <w:div w:id="1706176865">
      <w:marLeft w:val="640"/>
      <w:marRight w:val="0"/>
      <w:marTop w:val="0"/>
      <w:marBottom w:val="0"/>
      <w:divBdr>
        <w:top w:val="none" w:sz="0" w:space="0" w:color="auto"/>
        <w:left w:val="none" w:sz="0" w:space="0" w:color="auto"/>
        <w:bottom w:val="none" w:sz="0" w:space="0" w:color="auto"/>
        <w:right w:val="none" w:sz="0" w:space="0" w:color="auto"/>
      </w:divBdr>
    </w:div>
    <w:div w:id="1706363802">
      <w:marLeft w:val="640"/>
      <w:marRight w:val="0"/>
      <w:marTop w:val="0"/>
      <w:marBottom w:val="0"/>
      <w:divBdr>
        <w:top w:val="none" w:sz="0" w:space="0" w:color="auto"/>
        <w:left w:val="none" w:sz="0" w:space="0" w:color="auto"/>
        <w:bottom w:val="none" w:sz="0" w:space="0" w:color="auto"/>
        <w:right w:val="none" w:sz="0" w:space="0" w:color="auto"/>
      </w:divBdr>
    </w:div>
    <w:div w:id="1706442566">
      <w:marLeft w:val="640"/>
      <w:marRight w:val="0"/>
      <w:marTop w:val="0"/>
      <w:marBottom w:val="0"/>
      <w:divBdr>
        <w:top w:val="none" w:sz="0" w:space="0" w:color="auto"/>
        <w:left w:val="none" w:sz="0" w:space="0" w:color="auto"/>
        <w:bottom w:val="none" w:sz="0" w:space="0" w:color="auto"/>
        <w:right w:val="none" w:sz="0" w:space="0" w:color="auto"/>
      </w:divBdr>
    </w:div>
    <w:div w:id="1706442636">
      <w:marLeft w:val="640"/>
      <w:marRight w:val="0"/>
      <w:marTop w:val="0"/>
      <w:marBottom w:val="0"/>
      <w:divBdr>
        <w:top w:val="none" w:sz="0" w:space="0" w:color="auto"/>
        <w:left w:val="none" w:sz="0" w:space="0" w:color="auto"/>
        <w:bottom w:val="none" w:sz="0" w:space="0" w:color="auto"/>
        <w:right w:val="none" w:sz="0" w:space="0" w:color="auto"/>
      </w:divBdr>
    </w:div>
    <w:div w:id="1706443563">
      <w:marLeft w:val="640"/>
      <w:marRight w:val="0"/>
      <w:marTop w:val="0"/>
      <w:marBottom w:val="0"/>
      <w:divBdr>
        <w:top w:val="none" w:sz="0" w:space="0" w:color="auto"/>
        <w:left w:val="none" w:sz="0" w:space="0" w:color="auto"/>
        <w:bottom w:val="none" w:sz="0" w:space="0" w:color="auto"/>
        <w:right w:val="none" w:sz="0" w:space="0" w:color="auto"/>
      </w:divBdr>
    </w:div>
    <w:div w:id="1706519493">
      <w:marLeft w:val="640"/>
      <w:marRight w:val="0"/>
      <w:marTop w:val="0"/>
      <w:marBottom w:val="0"/>
      <w:divBdr>
        <w:top w:val="none" w:sz="0" w:space="0" w:color="auto"/>
        <w:left w:val="none" w:sz="0" w:space="0" w:color="auto"/>
        <w:bottom w:val="none" w:sz="0" w:space="0" w:color="auto"/>
        <w:right w:val="none" w:sz="0" w:space="0" w:color="auto"/>
      </w:divBdr>
    </w:div>
    <w:div w:id="1706636459">
      <w:marLeft w:val="640"/>
      <w:marRight w:val="0"/>
      <w:marTop w:val="0"/>
      <w:marBottom w:val="0"/>
      <w:divBdr>
        <w:top w:val="none" w:sz="0" w:space="0" w:color="auto"/>
        <w:left w:val="none" w:sz="0" w:space="0" w:color="auto"/>
        <w:bottom w:val="none" w:sz="0" w:space="0" w:color="auto"/>
        <w:right w:val="none" w:sz="0" w:space="0" w:color="auto"/>
      </w:divBdr>
    </w:div>
    <w:div w:id="1706713071">
      <w:marLeft w:val="640"/>
      <w:marRight w:val="0"/>
      <w:marTop w:val="0"/>
      <w:marBottom w:val="0"/>
      <w:divBdr>
        <w:top w:val="none" w:sz="0" w:space="0" w:color="auto"/>
        <w:left w:val="none" w:sz="0" w:space="0" w:color="auto"/>
        <w:bottom w:val="none" w:sz="0" w:space="0" w:color="auto"/>
        <w:right w:val="none" w:sz="0" w:space="0" w:color="auto"/>
      </w:divBdr>
    </w:div>
    <w:div w:id="1706826208">
      <w:marLeft w:val="640"/>
      <w:marRight w:val="0"/>
      <w:marTop w:val="0"/>
      <w:marBottom w:val="0"/>
      <w:divBdr>
        <w:top w:val="none" w:sz="0" w:space="0" w:color="auto"/>
        <w:left w:val="none" w:sz="0" w:space="0" w:color="auto"/>
        <w:bottom w:val="none" w:sz="0" w:space="0" w:color="auto"/>
        <w:right w:val="none" w:sz="0" w:space="0" w:color="auto"/>
      </w:divBdr>
    </w:div>
    <w:div w:id="1706826422">
      <w:marLeft w:val="640"/>
      <w:marRight w:val="0"/>
      <w:marTop w:val="0"/>
      <w:marBottom w:val="0"/>
      <w:divBdr>
        <w:top w:val="none" w:sz="0" w:space="0" w:color="auto"/>
        <w:left w:val="none" w:sz="0" w:space="0" w:color="auto"/>
        <w:bottom w:val="none" w:sz="0" w:space="0" w:color="auto"/>
        <w:right w:val="none" w:sz="0" w:space="0" w:color="auto"/>
      </w:divBdr>
    </w:div>
    <w:div w:id="1706976818">
      <w:marLeft w:val="640"/>
      <w:marRight w:val="0"/>
      <w:marTop w:val="0"/>
      <w:marBottom w:val="0"/>
      <w:divBdr>
        <w:top w:val="none" w:sz="0" w:space="0" w:color="auto"/>
        <w:left w:val="none" w:sz="0" w:space="0" w:color="auto"/>
        <w:bottom w:val="none" w:sz="0" w:space="0" w:color="auto"/>
        <w:right w:val="none" w:sz="0" w:space="0" w:color="auto"/>
      </w:divBdr>
    </w:div>
    <w:div w:id="1706983186">
      <w:marLeft w:val="640"/>
      <w:marRight w:val="0"/>
      <w:marTop w:val="0"/>
      <w:marBottom w:val="0"/>
      <w:divBdr>
        <w:top w:val="none" w:sz="0" w:space="0" w:color="auto"/>
        <w:left w:val="none" w:sz="0" w:space="0" w:color="auto"/>
        <w:bottom w:val="none" w:sz="0" w:space="0" w:color="auto"/>
        <w:right w:val="none" w:sz="0" w:space="0" w:color="auto"/>
      </w:divBdr>
    </w:div>
    <w:div w:id="1707022046">
      <w:marLeft w:val="640"/>
      <w:marRight w:val="0"/>
      <w:marTop w:val="0"/>
      <w:marBottom w:val="0"/>
      <w:divBdr>
        <w:top w:val="none" w:sz="0" w:space="0" w:color="auto"/>
        <w:left w:val="none" w:sz="0" w:space="0" w:color="auto"/>
        <w:bottom w:val="none" w:sz="0" w:space="0" w:color="auto"/>
        <w:right w:val="none" w:sz="0" w:space="0" w:color="auto"/>
      </w:divBdr>
    </w:div>
    <w:div w:id="1707094699">
      <w:marLeft w:val="640"/>
      <w:marRight w:val="0"/>
      <w:marTop w:val="0"/>
      <w:marBottom w:val="0"/>
      <w:divBdr>
        <w:top w:val="none" w:sz="0" w:space="0" w:color="auto"/>
        <w:left w:val="none" w:sz="0" w:space="0" w:color="auto"/>
        <w:bottom w:val="none" w:sz="0" w:space="0" w:color="auto"/>
        <w:right w:val="none" w:sz="0" w:space="0" w:color="auto"/>
      </w:divBdr>
    </w:div>
    <w:div w:id="1707100359">
      <w:marLeft w:val="640"/>
      <w:marRight w:val="0"/>
      <w:marTop w:val="0"/>
      <w:marBottom w:val="0"/>
      <w:divBdr>
        <w:top w:val="none" w:sz="0" w:space="0" w:color="auto"/>
        <w:left w:val="none" w:sz="0" w:space="0" w:color="auto"/>
        <w:bottom w:val="none" w:sz="0" w:space="0" w:color="auto"/>
        <w:right w:val="none" w:sz="0" w:space="0" w:color="auto"/>
      </w:divBdr>
    </w:div>
    <w:div w:id="1707290388">
      <w:marLeft w:val="640"/>
      <w:marRight w:val="0"/>
      <w:marTop w:val="0"/>
      <w:marBottom w:val="0"/>
      <w:divBdr>
        <w:top w:val="none" w:sz="0" w:space="0" w:color="auto"/>
        <w:left w:val="none" w:sz="0" w:space="0" w:color="auto"/>
        <w:bottom w:val="none" w:sz="0" w:space="0" w:color="auto"/>
        <w:right w:val="none" w:sz="0" w:space="0" w:color="auto"/>
      </w:divBdr>
    </w:div>
    <w:div w:id="1707291734">
      <w:marLeft w:val="640"/>
      <w:marRight w:val="0"/>
      <w:marTop w:val="0"/>
      <w:marBottom w:val="0"/>
      <w:divBdr>
        <w:top w:val="none" w:sz="0" w:space="0" w:color="auto"/>
        <w:left w:val="none" w:sz="0" w:space="0" w:color="auto"/>
        <w:bottom w:val="none" w:sz="0" w:space="0" w:color="auto"/>
        <w:right w:val="none" w:sz="0" w:space="0" w:color="auto"/>
      </w:divBdr>
    </w:div>
    <w:div w:id="1707292773">
      <w:marLeft w:val="640"/>
      <w:marRight w:val="0"/>
      <w:marTop w:val="0"/>
      <w:marBottom w:val="0"/>
      <w:divBdr>
        <w:top w:val="none" w:sz="0" w:space="0" w:color="auto"/>
        <w:left w:val="none" w:sz="0" w:space="0" w:color="auto"/>
        <w:bottom w:val="none" w:sz="0" w:space="0" w:color="auto"/>
        <w:right w:val="none" w:sz="0" w:space="0" w:color="auto"/>
      </w:divBdr>
    </w:div>
    <w:div w:id="1707364690">
      <w:marLeft w:val="640"/>
      <w:marRight w:val="0"/>
      <w:marTop w:val="0"/>
      <w:marBottom w:val="0"/>
      <w:divBdr>
        <w:top w:val="none" w:sz="0" w:space="0" w:color="auto"/>
        <w:left w:val="none" w:sz="0" w:space="0" w:color="auto"/>
        <w:bottom w:val="none" w:sz="0" w:space="0" w:color="auto"/>
        <w:right w:val="none" w:sz="0" w:space="0" w:color="auto"/>
      </w:divBdr>
    </w:div>
    <w:div w:id="1707409742">
      <w:marLeft w:val="640"/>
      <w:marRight w:val="0"/>
      <w:marTop w:val="0"/>
      <w:marBottom w:val="0"/>
      <w:divBdr>
        <w:top w:val="none" w:sz="0" w:space="0" w:color="auto"/>
        <w:left w:val="none" w:sz="0" w:space="0" w:color="auto"/>
        <w:bottom w:val="none" w:sz="0" w:space="0" w:color="auto"/>
        <w:right w:val="none" w:sz="0" w:space="0" w:color="auto"/>
      </w:divBdr>
    </w:div>
    <w:div w:id="1707440109">
      <w:marLeft w:val="640"/>
      <w:marRight w:val="0"/>
      <w:marTop w:val="0"/>
      <w:marBottom w:val="0"/>
      <w:divBdr>
        <w:top w:val="none" w:sz="0" w:space="0" w:color="auto"/>
        <w:left w:val="none" w:sz="0" w:space="0" w:color="auto"/>
        <w:bottom w:val="none" w:sz="0" w:space="0" w:color="auto"/>
        <w:right w:val="none" w:sz="0" w:space="0" w:color="auto"/>
      </w:divBdr>
    </w:div>
    <w:div w:id="1707561824">
      <w:marLeft w:val="640"/>
      <w:marRight w:val="0"/>
      <w:marTop w:val="0"/>
      <w:marBottom w:val="0"/>
      <w:divBdr>
        <w:top w:val="none" w:sz="0" w:space="0" w:color="auto"/>
        <w:left w:val="none" w:sz="0" w:space="0" w:color="auto"/>
        <w:bottom w:val="none" w:sz="0" w:space="0" w:color="auto"/>
        <w:right w:val="none" w:sz="0" w:space="0" w:color="auto"/>
      </w:divBdr>
    </w:div>
    <w:div w:id="1707608341">
      <w:marLeft w:val="640"/>
      <w:marRight w:val="0"/>
      <w:marTop w:val="0"/>
      <w:marBottom w:val="0"/>
      <w:divBdr>
        <w:top w:val="none" w:sz="0" w:space="0" w:color="auto"/>
        <w:left w:val="none" w:sz="0" w:space="0" w:color="auto"/>
        <w:bottom w:val="none" w:sz="0" w:space="0" w:color="auto"/>
        <w:right w:val="none" w:sz="0" w:space="0" w:color="auto"/>
      </w:divBdr>
    </w:div>
    <w:div w:id="1707632615">
      <w:marLeft w:val="640"/>
      <w:marRight w:val="0"/>
      <w:marTop w:val="0"/>
      <w:marBottom w:val="0"/>
      <w:divBdr>
        <w:top w:val="none" w:sz="0" w:space="0" w:color="auto"/>
        <w:left w:val="none" w:sz="0" w:space="0" w:color="auto"/>
        <w:bottom w:val="none" w:sz="0" w:space="0" w:color="auto"/>
        <w:right w:val="none" w:sz="0" w:space="0" w:color="auto"/>
      </w:divBdr>
    </w:div>
    <w:div w:id="1707676480">
      <w:marLeft w:val="640"/>
      <w:marRight w:val="0"/>
      <w:marTop w:val="0"/>
      <w:marBottom w:val="0"/>
      <w:divBdr>
        <w:top w:val="none" w:sz="0" w:space="0" w:color="auto"/>
        <w:left w:val="none" w:sz="0" w:space="0" w:color="auto"/>
        <w:bottom w:val="none" w:sz="0" w:space="0" w:color="auto"/>
        <w:right w:val="none" w:sz="0" w:space="0" w:color="auto"/>
      </w:divBdr>
    </w:div>
    <w:div w:id="1707678754">
      <w:marLeft w:val="640"/>
      <w:marRight w:val="0"/>
      <w:marTop w:val="0"/>
      <w:marBottom w:val="0"/>
      <w:divBdr>
        <w:top w:val="none" w:sz="0" w:space="0" w:color="auto"/>
        <w:left w:val="none" w:sz="0" w:space="0" w:color="auto"/>
        <w:bottom w:val="none" w:sz="0" w:space="0" w:color="auto"/>
        <w:right w:val="none" w:sz="0" w:space="0" w:color="auto"/>
      </w:divBdr>
    </w:div>
    <w:div w:id="1707680998">
      <w:marLeft w:val="640"/>
      <w:marRight w:val="0"/>
      <w:marTop w:val="0"/>
      <w:marBottom w:val="0"/>
      <w:divBdr>
        <w:top w:val="none" w:sz="0" w:space="0" w:color="auto"/>
        <w:left w:val="none" w:sz="0" w:space="0" w:color="auto"/>
        <w:bottom w:val="none" w:sz="0" w:space="0" w:color="auto"/>
        <w:right w:val="none" w:sz="0" w:space="0" w:color="auto"/>
      </w:divBdr>
    </w:div>
    <w:div w:id="1707753640">
      <w:marLeft w:val="640"/>
      <w:marRight w:val="0"/>
      <w:marTop w:val="0"/>
      <w:marBottom w:val="0"/>
      <w:divBdr>
        <w:top w:val="none" w:sz="0" w:space="0" w:color="auto"/>
        <w:left w:val="none" w:sz="0" w:space="0" w:color="auto"/>
        <w:bottom w:val="none" w:sz="0" w:space="0" w:color="auto"/>
        <w:right w:val="none" w:sz="0" w:space="0" w:color="auto"/>
      </w:divBdr>
    </w:div>
    <w:div w:id="1707826531">
      <w:marLeft w:val="640"/>
      <w:marRight w:val="0"/>
      <w:marTop w:val="0"/>
      <w:marBottom w:val="0"/>
      <w:divBdr>
        <w:top w:val="none" w:sz="0" w:space="0" w:color="auto"/>
        <w:left w:val="none" w:sz="0" w:space="0" w:color="auto"/>
        <w:bottom w:val="none" w:sz="0" w:space="0" w:color="auto"/>
        <w:right w:val="none" w:sz="0" w:space="0" w:color="auto"/>
      </w:divBdr>
    </w:div>
    <w:div w:id="1707830980">
      <w:marLeft w:val="640"/>
      <w:marRight w:val="0"/>
      <w:marTop w:val="0"/>
      <w:marBottom w:val="0"/>
      <w:divBdr>
        <w:top w:val="none" w:sz="0" w:space="0" w:color="auto"/>
        <w:left w:val="none" w:sz="0" w:space="0" w:color="auto"/>
        <w:bottom w:val="none" w:sz="0" w:space="0" w:color="auto"/>
        <w:right w:val="none" w:sz="0" w:space="0" w:color="auto"/>
      </w:divBdr>
    </w:div>
    <w:div w:id="1707871323">
      <w:marLeft w:val="640"/>
      <w:marRight w:val="0"/>
      <w:marTop w:val="0"/>
      <w:marBottom w:val="0"/>
      <w:divBdr>
        <w:top w:val="none" w:sz="0" w:space="0" w:color="auto"/>
        <w:left w:val="none" w:sz="0" w:space="0" w:color="auto"/>
        <w:bottom w:val="none" w:sz="0" w:space="0" w:color="auto"/>
        <w:right w:val="none" w:sz="0" w:space="0" w:color="auto"/>
      </w:divBdr>
    </w:div>
    <w:div w:id="1707872607">
      <w:marLeft w:val="640"/>
      <w:marRight w:val="0"/>
      <w:marTop w:val="0"/>
      <w:marBottom w:val="0"/>
      <w:divBdr>
        <w:top w:val="none" w:sz="0" w:space="0" w:color="auto"/>
        <w:left w:val="none" w:sz="0" w:space="0" w:color="auto"/>
        <w:bottom w:val="none" w:sz="0" w:space="0" w:color="auto"/>
        <w:right w:val="none" w:sz="0" w:space="0" w:color="auto"/>
      </w:divBdr>
    </w:div>
    <w:div w:id="1707946644">
      <w:marLeft w:val="640"/>
      <w:marRight w:val="0"/>
      <w:marTop w:val="0"/>
      <w:marBottom w:val="0"/>
      <w:divBdr>
        <w:top w:val="none" w:sz="0" w:space="0" w:color="auto"/>
        <w:left w:val="none" w:sz="0" w:space="0" w:color="auto"/>
        <w:bottom w:val="none" w:sz="0" w:space="0" w:color="auto"/>
        <w:right w:val="none" w:sz="0" w:space="0" w:color="auto"/>
      </w:divBdr>
    </w:div>
    <w:div w:id="1707947491">
      <w:marLeft w:val="640"/>
      <w:marRight w:val="0"/>
      <w:marTop w:val="0"/>
      <w:marBottom w:val="0"/>
      <w:divBdr>
        <w:top w:val="none" w:sz="0" w:space="0" w:color="auto"/>
        <w:left w:val="none" w:sz="0" w:space="0" w:color="auto"/>
        <w:bottom w:val="none" w:sz="0" w:space="0" w:color="auto"/>
        <w:right w:val="none" w:sz="0" w:space="0" w:color="auto"/>
      </w:divBdr>
    </w:div>
    <w:div w:id="1708023577">
      <w:marLeft w:val="640"/>
      <w:marRight w:val="0"/>
      <w:marTop w:val="0"/>
      <w:marBottom w:val="0"/>
      <w:divBdr>
        <w:top w:val="none" w:sz="0" w:space="0" w:color="auto"/>
        <w:left w:val="none" w:sz="0" w:space="0" w:color="auto"/>
        <w:bottom w:val="none" w:sz="0" w:space="0" w:color="auto"/>
        <w:right w:val="none" w:sz="0" w:space="0" w:color="auto"/>
      </w:divBdr>
    </w:div>
    <w:div w:id="1708140518">
      <w:marLeft w:val="640"/>
      <w:marRight w:val="0"/>
      <w:marTop w:val="0"/>
      <w:marBottom w:val="0"/>
      <w:divBdr>
        <w:top w:val="none" w:sz="0" w:space="0" w:color="auto"/>
        <w:left w:val="none" w:sz="0" w:space="0" w:color="auto"/>
        <w:bottom w:val="none" w:sz="0" w:space="0" w:color="auto"/>
        <w:right w:val="none" w:sz="0" w:space="0" w:color="auto"/>
      </w:divBdr>
    </w:div>
    <w:div w:id="1708142488">
      <w:marLeft w:val="640"/>
      <w:marRight w:val="0"/>
      <w:marTop w:val="0"/>
      <w:marBottom w:val="0"/>
      <w:divBdr>
        <w:top w:val="none" w:sz="0" w:space="0" w:color="auto"/>
        <w:left w:val="none" w:sz="0" w:space="0" w:color="auto"/>
        <w:bottom w:val="none" w:sz="0" w:space="0" w:color="auto"/>
        <w:right w:val="none" w:sz="0" w:space="0" w:color="auto"/>
      </w:divBdr>
    </w:div>
    <w:div w:id="1708216133">
      <w:marLeft w:val="640"/>
      <w:marRight w:val="0"/>
      <w:marTop w:val="0"/>
      <w:marBottom w:val="0"/>
      <w:divBdr>
        <w:top w:val="none" w:sz="0" w:space="0" w:color="auto"/>
        <w:left w:val="none" w:sz="0" w:space="0" w:color="auto"/>
        <w:bottom w:val="none" w:sz="0" w:space="0" w:color="auto"/>
        <w:right w:val="none" w:sz="0" w:space="0" w:color="auto"/>
      </w:divBdr>
    </w:div>
    <w:div w:id="1708219312">
      <w:marLeft w:val="640"/>
      <w:marRight w:val="0"/>
      <w:marTop w:val="0"/>
      <w:marBottom w:val="0"/>
      <w:divBdr>
        <w:top w:val="none" w:sz="0" w:space="0" w:color="auto"/>
        <w:left w:val="none" w:sz="0" w:space="0" w:color="auto"/>
        <w:bottom w:val="none" w:sz="0" w:space="0" w:color="auto"/>
        <w:right w:val="none" w:sz="0" w:space="0" w:color="auto"/>
      </w:divBdr>
    </w:div>
    <w:div w:id="1708409721">
      <w:marLeft w:val="640"/>
      <w:marRight w:val="0"/>
      <w:marTop w:val="0"/>
      <w:marBottom w:val="0"/>
      <w:divBdr>
        <w:top w:val="none" w:sz="0" w:space="0" w:color="auto"/>
        <w:left w:val="none" w:sz="0" w:space="0" w:color="auto"/>
        <w:bottom w:val="none" w:sz="0" w:space="0" w:color="auto"/>
        <w:right w:val="none" w:sz="0" w:space="0" w:color="auto"/>
      </w:divBdr>
    </w:div>
    <w:div w:id="1708480874">
      <w:marLeft w:val="640"/>
      <w:marRight w:val="0"/>
      <w:marTop w:val="0"/>
      <w:marBottom w:val="0"/>
      <w:divBdr>
        <w:top w:val="none" w:sz="0" w:space="0" w:color="auto"/>
        <w:left w:val="none" w:sz="0" w:space="0" w:color="auto"/>
        <w:bottom w:val="none" w:sz="0" w:space="0" w:color="auto"/>
        <w:right w:val="none" w:sz="0" w:space="0" w:color="auto"/>
      </w:divBdr>
    </w:div>
    <w:div w:id="1708606963">
      <w:marLeft w:val="640"/>
      <w:marRight w:val="0"/>
      <w:marTop w:val="0"/>
      <w:marBottom w:val="0"/>
      <w:divBdr>
        <w:top w:val="none" w:sz="0" w:space="0" w:color="auto"/>
        <w:left w:val="none" w:sz="0" w:space="0" w:color="auto"/>
        <w:bottom w:val="none" w:sz="0" w:space="0" w:color="auto"/>
        <w:right w:val="none" w:sz="0" w:space="0" w:color="auto"/>
      </w:divBdr>
    </w:div>
    <w:div w:id="1708680891">
      <w:marLeft w:val="640"/>
      <w:marRight w:val="0"/>
      <w:marTop w:val="0"/>
      <w:marBottom w:val="0"/>
      <w:divBdr>
        <w:top w:val="none" w:sz="0" w:space="0" w:color="auto"/>
        <w:left w:val="none" w:sz="0" w:space="0" w:color="auto"/>
        <w:bottom w:val="none" w:sz="0" w:space="0" w:color="auto"/>
        <w:right w:val="none" w:sz="0" w:space="0" w:color="auto"/>
      </w:divBdr>
    </w:div>
    <w:div w:id="1708749737">
      <w:marLeft w:val="640"/>
      <w:marRight w:val="0"/>
      <w:marTop w:val="0"/>
      <w:marBottom w:val="0"/>
      <w:divBdr>
        <w:top w:val="none" w:sz="0" w:space="0" w:color="auto"/>
        <w:left w:val="none" w:sz="0" w:space="0" w:color="auto"/>
        <w:bottom w:val="none" w:sz="0" w:space="0" w:color="auto"/>
        <w:right w:val="none" w:sz="0" w:space="0" w:color="auto"/>
      </w:divBdr>
    </w:div>
    <w:div w:id="1708867374">
      <w:marLeft w:val="640"/>
      <w:marRight w:val="0"/>
      <w:marTop w:val="0"/>
      <w:marBottom w:val="0"/>
      <w:divBdr>
        <w:top w:val="none" w:sz="0" w:space="0" w:color="auto"/>
        <w:left w:val="none" w:sz="0" w:space="0" w:color="auto"/>
        <w:bottom w:val="none" w:sz="0" w:space="0" w:color="auto"/>
        <w:right w:val="none" w:sz="0" w:space="0" w:color="auto"/>
      </w:divBdr>
    </w:div>
    <w:div w:id="1708869498">
      <w:marLeft w:val="640"/>
      <w:marRight w:val="0"/>
      <w:marTop w:val="0"/>
      <w:marBottom w:val="0"/>
      <w:divBdr>
        <w:top w:val="none" w:sz="0" w:space="0" w:color="auto"/>
        <w:left w:val="none" w:sz="0" w:space="0" w:color="auto"/>
        <w:bottom w:val="none" w:sz="0" w:space="0" w:color="auto"/>
        <w:right w:val="none" w:sz="0" w:space="0" w:color="auto"/>
      </w:divBdr>
    </w:div>
    <w:div w:id="1708918769">
      <w:marLeft w:val="640"/>
      <w:marRight w:val="0"/>
      <w:marTop w:val="0"/>
      <w:marBottom w:val="0"/>
      <w:divBdr>
        <w:top w:val="none" w:sz="0" w:space="0" w:color="auto"/>
        <w:left w:val="none" w:sz="0" w:space="0" w:color="auto"/>
        <w:bottom w:val="none" w:sz="0" w:space="0" w:color="auto"/>
        <w:right w:val="none" w:sz="0" w:space="0" w:color="auto"/>
      </w:divBdr>
    </w:div>
    <w:div w:id="1709069029">
      <w:marLeft w:val="640"/>
      <w:marRight w:val="0"/>
      <w:marTop w:val="0"/>
      <w:marBottom w:val="0"/>
      <w:divBdr>
        <w:top w:val="none" w:sz="0" w:space="0" w:color="auto"/>
        <w:left w:val="none" w:sz="0" w:space="0" w:color="auto"/>
        <w:bottom w:val="none" w:sz="0" w:space="0" w:color="auto"/>
        <w:right w:val="none" w:sz="0" w:space="0" w:color="auto"/>
      </w:divBdr>
    </w:div>
    <w:div w:id="1709262594">
      <w:marLeft w:val="640"/>
      <w:marRight w:val="0"/>
      <w:marTop w:val="0"/>
      <w:marBottom w:val="0"/>
      <w:divBdr>
        <w:top w:val="none" w:sz="0" w:space="0" w:color="auto"/>
        <w:left w:val="none" w:sz="0" w:space="0" w:color="auto"/>
        <w:bottom w:val="none" w:sz="0" w:space="0" w:color="auto"/>
        <w:right w:val="none" w:sz="0" w:space="0" w:color="auto"/>
      </w:divBdr>
    </w:div>
    <w:div w:id="1709338286">
      <w:marLeft w:val="640"/>
      <w:marRight w:val="0"/>
      <w:marTop w:val="0"/>
      <w:marBottom w:val="0"/>
      <w:divBdr>
        <w:top w:val="none" w:sz="0" w:space="0" w:color="auto"/>
        <w:left w:val="none" w:sz="0" w:space="0" w:color="auto"/>
        <w:bottom w:val="none" w:sz="0" w:space="0" w:color="auto"/>
        <w:right w:val="none" w:sz="0" w:space="0" w:color="auto"/>
      </w:divBdr>
    </w:div>
    <w:div w:id="1709376792">
      <w:marLeft w:val="640"/>
      <w:marRight w:val="0"/>
      <w:marTop w:val="0"/>
      <w:marBottom w:val="0"/>
      <w:divBdr>
        <w:top w:val="none" w:sz="0" w:space="0" w:color="auto"/>
        <w:left w:val="none" w:sz="0" w:space="0" w:color="auto"/>
        <w:bottom w:val="none" w:sz="0" w:space="0" w:color="auto"/>
        <w:right w:val="none" w:sz="0" w:space="0" w:color="auto"/>
      </w:divBdr>
    </w:div>
    <w:div w:id="1709380782">
      <w:marLeft w:val="640"/>
      <w:marRight w:val="0"/>
      <w:marTop w:val="0"/>
      <w:marBottom w:val="0"/>
      <w:divBdr>
        <w:top w:val="none" w:sz="0" w:space="0" w:color="auto"/>
        <w:left w:val="none" w:sz="0" w:space="0" w:color="auto"/>
        <w:bottom w:val="none" w:sz="0" w:space="0" w:color="auto"/>
        <w:right w:val="none" w:sz="0" w:space="0" w:color="auto"/>
      </w:divBdr>
    </w:div>
    <w:div w:id="1709452169">
      <w:marLeft w:val="640"/>
      <w:marRight w:val="0"/>
      <w:marTop w:val="0"/>
      <w:marBottom w:val="0"/>
      <w:divBdr>
        <w:top w:val="none" w:sz="0" w:space="0" w:color="auto"/>
        <w:left w:val="none" w:sz="0" w:space="0" w:color="auto"/>
        <w:bottom w:val="none" w:sz="0" w:space="0" w:color="auto"/>
        <w:right w:val="none" w:sz="0" w:space="0" w:color="auto"/>
      </w:divBdr>
    </w:div>
    <w:div w:id="1709524506">
      <w:marLeft w:val="640"/>
      <w:marRight w:val="0"/>
      <w:marTop w:val="0"/>
      <w:marBottom w:val="0"/>
      <w:divBdr>
        <w:top w:val="none" w:sz="0" w:space="0" w:color="auto"/>
        <w:left w:val="none" w:sz="0" w:space="0" w:color="auto"/>
        <w:bottom w:val="none" w:sz="0" w:space="0" w:color="auto"/>
        <w:right w:val="none" w:sz="0" w:space="0" w:color="auto"/>
      </w:divBdr>
    </w:div>
    <w:div w:id="1709530927">
      <w:marLeft w:val="640"/>
      <w:marRight w:val="0"/>
      <w:marTop w:val="0"/>
      <w:marBottom w:val="0"/>
      <w:divBdr>
        <w:top w:val="none" w:sz="0" w:space="0" w:color="auto"/>
        <w:left w:val="none" w:sz="0" w:space="0" w:color="auto"/>
        <w:bottom w:val="none" w:sz="0" w:space="0" w:color="auto"/>
        <w:right w:val="none" w:sz="0" w:space="0" w:color="auto"/>
      </w:divBdr>
    </w:div>
    <w:div w:id="1709601343">
      <w:marLeft w:val="640"/>
      <w:marRight w:val="0"/>
      <w:marTop w:val="0"/>
      <w:marBottom w:val="0"/>
      <w:divBdr>
        <w:top w:val="none" w:sz="0" w:space="0" w:color="auto"/>
        <w:left w:val="none" w:sz="0" w:space="0" w:color="auto"/>
        <w:bottom w:val="none" w:sz="0" w:space="0" w:color="auto"/>
        <w:right w:val="none" w:sz="0" w:space="0" w:color="auto"/>
      </w:divBdr>
    </w:div>
    <w:div w:id="1709602725">
      <w:marLeft w:val="640"/>
      <w:marRight w:val="0"/>
      <w:marTop w:val="0"/>
      <w:marBottom w:val="0"/>
      <w:divBdr>
        <w:top w:val="none" w:sz="0" w:space="0" w:color="auto"/>
        <w:left w:val="none" w:sz="0" w:space="0" w:color="auto"/>
        <w:bottom w:val="none" w:sz="0" w:space="0" w:color="auto"/>
        <w:right w:val="none" w:sz="0" w:space="0" w:color="auto"/>
      </w:divBdr>
    </w:div>
    <w:div w:id="1709647172">
      <w:marLeft w:val="640"/>
      <w:marRight w:val="0"/>
      <w:marTop w:val="0"/>
      <w:marBottom w:val="0"/>
      <w:divBdr>
        <w:top w:val="none" w:sz="0" w:space="0" w:color="auto"/>
        <w:left w:val="none" w:sz="0" w:space="0" w:color="auto"/>
        <w:bottom w:val="none" w:sz="0" w:space="0" w:color="auto"/>
        <w:right w:val="none" w:sz="0" w:space="0" w:color="auto"/>
      </w:divBdr>
    </w:div>
    <w:div w:id="1709649149">
      <w:marLeft w:val="640"/>
      <w:marRight w:val="0"/>
      <w:marTop w:val="0"/>
      <w:marBottom w:val="0"/>
      <w:divBdr>
        <w:top w:val="none" w:sz="0" w:space="0" w:color="auto"/>
        <w:left w:val="none" w:sz="0" w:space="0" w:color="auto"/>
        <w:bottom w:val="none" w:sz="0" w:space="0" w:color="auto"/>
        <w:right w:val="none" w:sz="0" w:space="0" w:color="auto"/>
      </w:divBdr>
    </w:div>
    <w:div w:id="1709718879">
      <w:marLeft w:val="640"/>
      <w:marRight w:val="0"/>
      <w:marTop w:val="0"/>
      <w:marBottom w:val="0"/>
      <w:divBdr>
        <w:top w:val="none" w:sz="0" w:space="0" w:color="auto"/>
        <w:left w:val="none" w:sz="0" w:space="0" w:color="auto"/>
        <w:bottom w:val="none" w:sz="0" w:space="0" w:color="auto"/>
        <w:right w:val="none" w:sz="0" w:space="0" w:color="auto"/>
      </w:divBdr>
    </w:div>
    <w:div w:id="1709721158">
      <w:marLeft w:val="640"/>
      <w:marRight w:val="0"/>
      <w:marTop w:val="0"/>
      <w:marBottom w:val="0"/>
      <w:divBdr>
        <w:top w:val="none" w:sz="0" w:space="0" w:color="auto"/>
        <w:left w:val="none" w:sz="0" w:space="0" w:color="auto"/>
        <w:bottom w:val="none" w:sz="0" w:space="0" w:color="auto"/>
        <w:right w:val="none" w:sz="0" w:space="0" w:color="auto"/>
      </w:divBdr>
    </w:div>
    <w:div w:id="1709912591">
      <w:marLeft w:val="640"/>
      <w:marRight w:val="0"/>
      <w:marTop w:val="0"/>
      <w:marBottom w:val="0"/>
      <w:divBdr>
        <w:top w:val="none" w:sz="0" w:space="0" w:color="auto"/>
        <w:left w:val="none" w:sz="0" w:space="0" w:color="auto"/>
        <w:bottom w:val="none" w:sz="0" w:space="0" w:color="auto"/>
        <w:right w:val="none" w:sz="0" w:space="0" w:color="auto"/>
      </w:divBdr>
    </w:div>
    <w:div w:id="1709913168">
      <w:marLeft w:val="640"/>
      <w:marRight w:val="0"/>
      <w:marTop w:val="0"/>
      <w:marBottom w:val="0"/>
      <w:divBdr>
        <w:top w:val="none" w:sz="0" w:space="0" w:color="auto"/>
        <w:left w:val="none" w:sz="0" w:space="0" w:color="auto"/>
        <w:bottom w:val="none" w:sz="0" w:space="0" w:color="auto"/>
        <w:right w:val="none" w:sz="0" w:space="0" w:color="auto"/>
      </w:divBdr>
    </w:div>
    <w:div w:id="1709913688">
      <w:marLeft w:val="640"/>
      <w:marRight w:val="0"/>
      <w:marTop w:val="0"/>
      <w:marBottom w:val="0"/>
      <w:divBdr>
        <w:top w:val="none" w:sz="0" w:space="0" w:color="auto"/>
        <w:left w:val="none" w:sz="0" w:space="0" w:color="auto"/>
        <w:bottom w:val="none" w:sz="0" w:space="0" w:color="auto"/>
        <w:right w:val="none" w:sz="0" w:space="0" w:color="auto"/>
      </w:divBdr>
    </w:div>
    <w:div w:id="1709915340">
      <w:marLeft w:val="640"/>
      <w:marRight w:val="0"/>
      <w:marTop w:val="0"/>
      <w:marBottom w:val="0"/>
      <w:divBdr>
        <w:top w:val="none" w:sz="0" w:space="0" w:color="auto"/>
        <w:left w:val="none" w:sz="0" w:space="0" w:color="auto"/>
        <w:bottom w:val="none" w:sz="0" w:space="0" w:color="auto"/>
        <w:right w:val="none" w:sz="0" w:space="0" w:color="auto"/>
      </w:divBdr>
    </w:div>
    <w:div w:id="1709989854">
      <w:marLeft w:val="640"/>
      <w:marRight w:val="0"/>
      <w:marTop w:val="0"/>
      <w:marBottom w:val="0"/>
      <w:divBdr>
        <w:top w:val="none" w:sz="0" w:space="0" w:color="auto"/>
        <w:left w:val="none" w:sz="0" w:space="0" w:color="auto"/>
        <w:bottom w:val="none" w:sz="0" w:space="0" w:color="auto"/>
        <w:right w:val="none" w:sz="0" w:space="0" w:color="auto"/>
      </w:divBdr>
    </w:div>
    <w:div w:id="1710033083">
      <w:marLeft w:val="640"/>
      <w:marRight w:val="0"/>
      <w:marTop w:val="0"/>
      <w:marBottom w:val="0"/>
      <w:divBdr>
        <w:top w:val="none" w:sz="0" w:space="0" w:color="auto"/>
        <w:left w:val="none" w:sz="0" w:space="0" w:color="auto"/>
        <w:bottom w:val="none" w:sz="0" w:space="0" w:color="auto"/>
        <w:right w:val="none" w:sz="0" w:space="0" w:color="auto"/>
      </w:divBdr>
    </w:div>
    <w:div w:id="1710033648">
      <w:marLeft w:val="640"/>
      <w:marRight w:val="0"/>
      <w:marTop w:val="0"/>
      <w:marBottom w:val="0"/>
      <w:divBdr>
        <w:top w:val="none" w:sz="0" w:space="0" w:color="auto"/>
        <w:left w:val="none" w:sz="0" w:space="0" w:color="auto"/>
        <w:bottom w:val="none" w:sz="0" w:space="0" w:color="auto"/>
        <w:right w:val="none" w:sz="0" w:space="0" w:color="auto"/>
      </w:divBdr>
    </w:div>
    <w:div w:id="1710060650">
      <w:marLeft w:val="640"/>
      <w:marRight w:val="0"/>
      <w:marTop w:val="0"/>
      <w:marBottom w:val="0"/>
      <w:divBdr>
        <w:top w:val="none" w:sz="0" w:space="0" w:color="auto"/>
        <w:left w:val="none" w:sz="0" w:space="0" w:color="auto"/>
        <w:bottom w:val="none" w:sz="0" w:space="0" w:color="auto"/>
        <w:right w:val="none" w:sz="0" w:space="0" w:color="auto"/>
      </w:divBdr>
    </w:div>
    <w:div w:id="1710106923">
      <w:marLeft w:val="640"/>
      <w:marRight w:val="0"/>
      <w:marTop w:val="0"/>
      <w:marBottom w:val="0"/>
      <w:divBdr>
        <w:top w:val="none" w:sz="0" w:space="0" w:color="auto"/>
        <w:left w:val="none" w:sz="0" w:space="0" w:color="auto"/>
        <w:bottom w:val="none" w:sz="0" w:space="0" w:color="auto"/>
        <w:right w:val="none" w:sz="0" w:space="0" w:color="auto"/>
      </w:divBdr>
    </w:div>
    <w:div w:id="1710107241">
      <w:marLeft w:val="640"/>
      <w:marRight w:val="0"/>
      <w:marTop w:val="0"/>
      <w:marBottom w:val="0"/>
      <w:divBdr>
        <w:top w:val="none" w:sz="0" w:space="0" w:color="auto"/>
        <w:left w:val="none" w:sz="0" w:space="0" w:color="auto"/>
        <w:bottom w:val="none" w:sz="0" w:space="0" w:color="auto"/>
        <w:right w:val="none" w:sz="0" w:space="0" w:color="auto"/>
      </w:divBdr>
    </w:div>
    <w:div w:id="1710108177">
      <w:marLeft w:val="640"/>
      <w:marRight w:val="0"/>
      <w:marTop w:val="0"/>
      <w:marBottom w:val="0"/>
      <w:divBdr>
        <w:top w:val="none" w:sz="0" w:space="0" w:color="auto"/>
        <w:left w:val="none" w:sz="0" w:space="0" w:color="auto"/>
        <w:bottom w:val="none" w:sz="0" w:space="0" w:color="auto"/>
        <w:right w:val="none" w:sz="0" w:space="0" w:color="auto"/>
      </w:divBdr>
    </w:div>
    <w:div w:id="1710257822">
      <w:marLeft w:val="640"/>
      <w:marRight w:val="0"/>
      <w:marTop w:val="0"/>
      <w:marBottom w:val="0"/>
      <w:divBdr>
        <w:top w:val="none" w:sz="0" w:space="0" w:color="auto"/>
        <w:left w:val="none" w:sz="0" w:space="0" w:color="auto"/>
        <w:bottom w:val="none" w:sz="0" w:space="0" w:color="auto"/>
        <w:right w:val="none" w:sz="0" w:space="0" w:color="auto"/>
      </w:divBdr>
    </w:div>
    <w:div w:id="1710296718">
      <w:marLeft w:val="640"/>
      <w:marRight w:val="0"/>
      <w:marTop w:val="0"/>
      <w:marBottom w:val="0"/>
      <w:divBdr>
        <w:top w:val="none" w:sz="0" w:space="0" w:color="auto"/>
        <w:left w:val="none" w:sz="0" w:space="0" w:color="auto"/>
        <w:bottom w:val="none" w:sz="0" w:space="0" w:color="auto"/>
        <w:right w:val="none" w:sz="0" w:space="0" w:color="auto"/>
      </w:divBdr>
    </w:div>
    <w:div w:id="1710299075">
      <w:marLeft w:val="640"/>
      <w:marRight w:val="0"/>
      <w:marTop w:val="0"/>
      <w:marBottom w:val="0"/>
      <w:divBdr>
        <w:top w:val="none" w:sz="0" w:space="0" w:color="auto"/>
        <w:left w:val="none" w:sz="0" w:space="0" w:color="auto"/>
        <w:bottom w:val="none" w:sz="0" w:space="0" w:color="auto"/>
        <w:right w:val="none" w:sz="0" w:space="0" w:color="auto"/>
      </w:divBdr>
    </w:div>
    <w:div w:id="1710299164">
      <w:marLeft w:val="640"/>
      <w:marRight w:val="0"/>
      <w:marTop w:val="0"/>
      <w:marBottom w:val="0"/>
      <w:divBdr>
        <w:top w:val="none" w:sz="0" w:space="0" w:color="auto"/>
        <w:left w:val="none" w:sz="0" w:space="0" w:color="auto"/>
        <w:bottom w:val="none" w:sz="0" w:space="0" w:color="auto"/>
        <w:right w:val="none" w:sz="0" w:space="0" w:color="auto"/>
      </w:divBdr>
    </w:div>
    <w:div w:id="1710642505">
      <w:marLeft w:val="640"/>
      <w:marRight w:val="0"/>
      <w:marTop w:val="0"/>
      <w:marBottom w:val="0"/>
      <w:divBdr>
        <w:top w:val="none" w:sz="0" w:space="0" w:color="auto"/>
        <w:left w:val="none" w:sz="0" w:space="0" w:color="auto"/>
        <w:bottom w:val="none" w:sz="0" w:space="0" w:color="auto"/>
        <w:right w:val="none" w:sz="0" w:space="0" w:color="auto"/>
      </w:divBdr>
    </w:div>
    <w:div w:id="1710716520">
      <w:marLeft w:val="640"/>
      <w:marRight w:val="0"/>
      <w:marTop w:val="0"/>
      <w:marBottom w:val="0"/>
      <w:divBdr>
        <w:top w:val="none" w:sz="0" w:space="0" w:color="auto"/>
        <w:left w:val="none" w:sz="0" w:space="0" w:color="auto"/>
        <w:bottom w:val="none" w:sz="0" w:space="0" w:color="auto"/>
        <w:right w:val="none" w:sz="0" w:space="0" w:color="auto"/>
      </w:divBdr>
    </w:div>
    <w:div w:id="1710832991">
      <w:marLeft w:val="640"/>
      <w:marRight w:val="0"/>
      <w:marTop w:val="0"/>
      <w:marBottom w:val="0"/>
      <w:divBdr>
        <w:top w:val="none" w:sz="0" w:space="0" w:color="auto"/>
        <w:left w:val="none" w:sz="0" w:space="0" w:color="auto"/>
        <w:bottom w:val="none" w:sz="0" w:space="0" w:color="auto"/>
        <w:right w:val="none" w:sz="0" w:space="0" w:color="auto"/>
      </w:divBdr>
    </w:div>
    <w:div w:id="1710914988">
      <w:marLeft w:val="640"/>
      <w:marRight w:val="0"/>
      <w:marTop w:val="0"/>
      <w:marBottom w:val="0"/>
      <w:divBdr>
        <w:top w:val="none" w:sz="0" w:space="0" w:color="auto"/>
        <w:left w:val="none" w:sz="0" w:space="0" w:color="auto"/>
        <w:bottom w:val="none" w:sz="0" w:space="0" w:color="auto"/>
        <w:right w:val="none" w:sz="0" w:space="0" w:color="auto"/>
      </w:divBdr>
    </w:div>
    <w:div w:id="1710960057">
      <w:marLeft w:val="640"/>
      <w:marRight w:val="0"/>
      <w:marTop w:val="0"/>
      <w:marBottom w:val="0"/>
      <w:divBdr>
        <w:top w:val="none" w:sz="0" w:space="0" w:color="auto"/>
        <w:left w:val="none" w:sz="0" w:space="0" w:color="auto"/>
        <w:bottom w:val="none" w:sz="0" w:space="0" w:color="auto"/>
        <w:right w:val="none" w:sz="0" w:space="0" w:color="auto"/>
      </w:divBdr>
    </w:div>
    <w:div w:id="1711149302">
      <w:marLeft w:val="640"/>
      <w:marRight w:val="0"/>
      <w:marTop w:val="0"/>
      <w:marBottom w:val="0"/>
      <w:divBdr>
        <w:top w:val="none" w:sz="0" w:space="0" w:color="auto"/>
        <w:left w:val="none" w:sz="0" w:space="0" w:color="auto"/>
        <w:bottom w:val="none" w:sz="0" w:space="0" w:color="auto"/>
        <w:right w:val="none" w:sz="0" w:space="0" w:color="auto"/>
      </w:divBdr>
    </w:div>
    <w:div w:id="1711219810">
      <w:marLeft w:val="640"/>
      <w:marRight w:val="0"/>
      <w:marTop w:val="0"/>
      <w:marBottom w:val="0"/>
      <w:divBdr>
        <w:top w:val="none" w:sz="0" w:space="0" w:color="auto"/>
        <w:left w:val="none" w:sz="0" w:space="0" w:color="auto"/>
        <w:bottom w:val="none" w:sz="0" w:space="0" w:color="auto"/>
        <w:right w:val="none" w:sz="0" w:space="0" w:color="auto"/>
      </w:divBdr>
    </w:div>
    <w:div w:id="1711221091">
      <w:marLeft w:val="640"/>
      <w:marRight w:val="0"/>
      <w:marTop w:val="0"/>
      <w:marBottom w:val="0"/>
      <w:divBdr>
        <w:top w:val="none" w:sz="0" w:space="0" w:color="auto"/>
        <w:left w:val="none" w:sz="0" w:space="0" w:color="auto"/>
        <w:bottom w:val="none" w:sz="0" w:space="0" w:color="auto"/>
        <w:right w:val="none" w:sz="0" w:space="0" w:color="auto"/>
      </w:divBdr>
    </w:div>
    <w:div w:id="1711487710">
      <w:marLeft w:val="640"/>
      <w:marRight w:val="0"/>
      <w:marTop w:val="0"/>
      <w:marBottom w:val="0"/>
      <w:divBdr>
        <w:top w:val="none" w:sz="0" w:space="0" w:color="auto"/>
        <w:left w:val="none" w:sz="0" w:space="0" w:color="auto"/>
        <w:bottom w:val="none" w:sz="0" w:space="0" w:color="auto"/>
        <w:right w:val="none" w:sz="0" w:space="0" w:color="auto"/>
      </w:divBdr>
    </w:div>
    <w:div w:id="1711488106">
      <w:marLeft w:val="640"/>
      <w:marRight w:val="0"/>
      <w:marTop w:val="0"/>
      <w:marBottom w:val="0"/>
      <w:divBdr>
        <w:top w:val="none" w:sz="0" w:space="0" w:color="auto"/>
        <w:left w:val="none" w:sz="0" w:space="0" w:color="auto"/>
        <w:bottom w:val="none" w:sz="0" w:space="0" w:color="auto"/>
        <w:right w:val="none" w:sz="0" w:space="0" w:color="auto"/>
      </w:divBdr>
    </w:div>
    <w:div w:id="1711488374">
      <w:marLeft w:val="640"/>
      <w:marRight w:val="0"/>
      <w:marTop w:val="0"/>
      <w:marBottom w:val="0"/>
      <w:divBdr>
        <w:top w:val="none" w:sz="0" w:space="0" w:color="auto"/>
        <w:left w:val="none" w:sz="0" w:space="0" w:color="auto"/>
        <w:bottom w:val="none" w:sz="0" w:space="0" w:color="auto"/>
        <w:right w:val="none" w:sz="0" w:space="0" w:color="auto"/>
      </w:divBdr>
    </w:div>
    <w:div w:id="1711761102">
      <w:marLeft w:val="640"/>
      <w:marRight w:val="0"/>
      <w:marTop w:val="0"/>
      <w:marBottom w:val="0"/>
      <w:divBdr>
        <w:top w:val="none" w:sz="0" w:space="0" w:color="auto"/>
        <w:left w:val="none" w:sz="0" w:space="0" w:color="auto"/>
        <w:bottom w:val="none" w:sz="0" w:space="0" w:color="auto"/>
        <w:right w:val="none" w:sz="0" w:space="0" w:color="auto"/>
      </w:divBdr>
    </w:div>
    <w:div w:id="1711765425">
      <w:marLeft w:val="640"/>
      <w:marRight w:val="0"/>
      <w:marTop w:val="0"/>
      <w:marBottom w:val="0"/>
      <w:divBdr>
        <w:top w:val="none" w:sz="0" w:space="0" w:color="auto"/>
        <w:left w:val="none" w:sz="0" w:space="0" w:color="auto"/>
        <w:bottom w:val="none" w:sz="0" w:space="0" w:color="auto"/>
        <w:right w:val="none" w:sz="0" w:space="0" w:color="auto"/>
      </w:divBdr>
    </w:div>
    <w:div w:id="1711804894">
      <w:marLeft w:val="640"/>
      <w:marRight w:val="0"/>
      <w:marTop w:val="0"/>
      <w:marBottom w:val="0"/>
      <w:divBdr>
        <w:top w:val="none" w:sz="0" w:space="0" w:color="auto"/>
        <w:left w:val="none" w:sz="0" w:space="0" w:color="auto"/>
        <w:bottom w:val="none" w:sz="0" w:space="0" w:color="auto"/>
        <w:right w:val="none" w:sz="0" w:space="0" w:color="auto"/>
      </w:divBdr>
    </w:div>
    <w:div w:id="1711832938">
      <w:marLeft w:val="640"/>
      <w:marRight w:val="0"/>
      <w:marTop w:val="0"/>
      <w:marBottom w:val="0"/>
      <w:divBdr>
        <w:top w:val="none" w:sz="0" w:space="0" w:color="auto"/>
        <w:left w:val="none" w:sz="0" w:space="0" w:color="auto"/>
        <w:bottom w:val="none" w:sz="0" w:space="0" w:color="auto"/>
        <w:right w:val="none" w:sz="0" w:space="0" w:color="auto"/>
      </w:divBdr>
    </w:div>
    <w:div w:id="1711881360">
      <w:marLeft w:val="640"/>
      <w:marRight w:val="0"/>
      <w:marTop w:val="0"/>
      <w:marBottom w:val="0"/>
      <w:divBdr>
        <w:top w:val="none" w:sz="0" w:space="0" w:color="auto"/>
        <w:left w:val="none" w:sz="0" w:space="0" w:color="auto"/>
        <w:bottom w:val="none" w:sz="0" w:space="0" w:color="auto"/>
        <w:right w:val="none" w:sz="0" w:space="0" w:color="auto"/>
      </w:divBdr>
    </w:div>
    <w:div w:id="1711999952">
      <w:marLeft w:val="640"/>
      <w:marRight w:val="0"/>
      <w:marTop w:val="0"/>
      <w:marBottom w:val="0"/>
      <w:divBdr>
        <w:top w:val="none" w:sz="0" w:space="0" w:color="auto"/>
        <w:left w:val="none" w:sz="0" w:space="0" w:color="auto"/>
        <w:bottom w:val="none" w:sz="0" w:space="0" w:color="auto"/>
        <w:right w:val="none" w:sz="0" w:space="0" w:color="auto"/>
      </w:divBdr>
    </w:div>
    <w:div w:id="1712001370">
      <w:marLeft w:val="640"/>
      <w:marRight w:val="0"/>
      <w:marTop w:val="0"/>
      <w:marBottom w:val="0"/>
      <w:divBdr>
        <w:top w:val="none" w:sz="0" w:space="0" w:color="auto"/>
        <w:left w:val="none" w:sz="0" w:space="0" w:color="auto"/>
        <w:bottom w:val="none" w:sz="0" w:space="0" w:color="auto"/>
        <w:right w:val="none" w:sz="0" w:space="0" w:color="auto"/>
      </w:divBdr>
    </w:div>
    <w:div w:id="1712074924">
      <w:marLeft w:val="640"/>
      <w:marRight w:val="0"/>
      <w:marTop w:val="0"/>
      <w:marBottom w:val="0"/>
      <w:divBdr>
        <w:top w:val="none" w:sz="0" w:space="0" w:color="auto"/>
        <w:left w:val="none" w:sz="0" w:space="0" w:color="auto"/>
        <w:bottom w:val="none" w:sz="0" w:space="0" w:color="auto"/>
        <w:right w:val="none" w:sz="0" w:space="0" w:color="auto"/>
      </w:divBdr>
    </w:div>
    <w:div w:id="1712145958">
      <w:marLeft w:val="640"/>
      <w:marRight w:val="0"/>
      <w:marTop w:val="0"/>
      <w:marBottom w:val="0"/>
      <w:divBdr>
        <w:top w:val="none" w:sz="0" w:space="0" w:color="auto"/>
        <w:left w:val="none" w:sz="0" w:space="0" w:color="auto"/>
        <w:bottom w:val="none" w:sz="0" w:space="0" w:color="auto"/>
        <w:right w:val="none" w:sz="0" w:space="0" w:color="auto"/>
      </w:divBdr>
    </w:div>
    <w:div w:id="1712150530">
      <w:marLeft w:val="640"/>
      <w:marRight w:val="0"/>
      <w:marTop w:val="0"/>
      <w:marBottom w:val="0"/>
      <w:divBdr>
        <w:top w:val="none" w:sz="0" w:space="0" w:color="auto"/>
        <w:left w:val="none" w:sz="0" w:space="0" w:color="auto"/>
        <w:bottom w:val="none" w:sz="0" w:space="0" w:color="auto"/>
        <w:right w:val="none" w:sz="0" w:space="0" w:color="auto"/>
      </w:divBdr>
    </w:div>
    <w:div w:id="1712151907">
      <w:marLeft w:val="640"/>
      <w:marRight w:val="0"/>
      <w:marTop w:val="0"/>
      <w:marBottom w:val="0"/>
      <w:divBdr>
        <w:top w:val="none" w:sz="0" w:space="0" w:color="auto"/>
        <w:left w:val="none" w:sz="0" w:space="0" w:color="auto"/>
        <w:bottom w:val="none" w:sz="0" w:space="0" w:color="auto"/>
        <w:right w:val="none" w:sz="0" w:space="0" w:color="auto"/>
      </w:divBdr>
    </w:div>
    <w:div w:id="1712224749">
      <w:marLeft w:val="640"/>
      <w:marRight w:val="0"/>
      <w:marTop w:val="0"/>
      <w:marBottom w:val="0"/>
      <w:divBdr>
        <w:top w:val="none" w:sz="0" w:space="0" w:color="auto"/>
        <w:left w:val="none" w:sz="0" w:space="0" w:color="auto"/>
        <w:bottom w:val="none" w:sz="0" w:space="0" w:color="auto"/>
        <w:right w:val="none" w:sz="0" w:space="0" w:color="auto"/>
      </w:divBdr>
    </w:div>
    <w:div w:id="1712345229">
      <w:marLeft w:val="640"/>
      <w:marRight w:val="0"/>
      <w:marTop w:val="0"/>
      <w:marBottom w:val="0"/>
      <w:divBdr>
        <w:top w:val="none" w:sz="0" w:space="0" w:color="auto"/>
        <w:left w:val="none" w:sz="0" w:space="0" w:color="auto"/>
        <w:bottom w:val="none" w:sz="0" w:space="0" w:color="auto"/>
        <w:right w:val="none" w:sz="0" w:space="0" w:color="auto"/>
      </w:divBdr>
    </w:div>
    <w:div w:id="1712414289">
      <w:marLeft w:val="640"/>
      <w:marRight w:val="0"/>
      <w:marTop w:val="0"/>
      <w:marBottom w:val="0"/>
      <w:divBdr>
        <w:top w:val="none" w:sz="0" w:space="0" w:color="auto"/>
        <w:left w:val="none" w:sz="0" w:space="0" w:color="auto"/>
        <w:bottom w:val="none" w:sz="0" w:space="0" w:color="auto"/>
        <w:right w:val="none" w:sz="0" w:space="0" w:color="auto"/>
      </w:divBdr>
    </w:div>
    <w:div w:id="1712463391">
      <w:marLeft w:val="640"/>
      <w:marRight w:val="0"/>
      <w:marTop w:val="0"/>
      <w:marBottom w:val="0"/>
      <w:divBdr>
        <w:top w:val="none" w:sz="0" w:space="0" w:color="auto"/>
        <w:left w:val="none" w:sz="0" w:space="0" w:color="auto"/>
        <w:bottom w:val="none" w:sz="0" w:space="0" w:color="auto"/>
        <w:right w:val="none" w:sz="0" w:space="0" w:color="auto"/>
      </w:divBdr>
    </w:div>
    <w:div w:id="1712487916">
      <w:marLeft w:val="640"/>
      <w:marRight w:val="0"/>
      <w:marTop w:val="0"/>
      <w:marBottom w:val="0"/>
      <w:divBdr>
        <w:top w:val="none" w:sz="0" w:space="0" w:color="auto"/>
        <w:left w:val="none" w:sz="0" w:space="0" w:color="auto"/>
        <w:bottom w:val="none" w:sz="0" w:space="0" w:color="auto"/>
        <w:right w:val="none" w:sz="0" w:space="0" w:color="auto"/>
      </w:divBdr>
    </w:div>
    <w:div w:id="1712610405">
      <w:marLeft w:val="640"/>
      <w:marRight w:val="0"/>
      <w:marTop w:val="0"/>
      <w:marBottom w:val="0"/>
      <w:divBdr>
        <w:top w:val="none" w:sz="0" w:space="0" w:color="auto"/>
        <w:left w:val="none" w:sz="0" w:space="0" w:color="auto"/>
        <w:bottom w:val="none" w:sz="0" w:space="0" w:color="auto"/>
        <w:right w:val="none" w:sz="0" w:space="0" w:color="auto"/>
      </w:divBdr>
    </w:div>
    <w:div w:id="1712612262">
      <w:marLeft w:val="640"/>
      <w:marRight w:val="0"/>
      <w:marTop w:val="0"/>
      <w:marBottom w:val="0"/>
      <w:divBdr>
        <w:top w:val="none" w:sz="0" w:space="0" w:color="auto"/>
        <w:left w:val="none" w:sz="0" w:space="0" w:color="auto"/>
        <w:bottom w:val="none" w:sz="0" w:space="0" w:color="auto"/>
        <w:right w:val="none" w:sz="0" w:space="0" w:color="auto"/>
      </w:divBdr>
    </w:div>
    <w:div w:id="1712683819">
      <w:marLeft w:val="640"/>
      <w:marRight w:val="0"/>
      <w:marTop w:val="0"/>
      <w:marBottom w:val="0"/>
      <w:divBdr>
        <w:top w:val="none" w:sz="0" w:space="0" w:color="auto"/>
        <w:left w:val="none" w:sz="0" w:space="0" w:color="auto"/>
        <w:bottom w:val="none" w:sz="0" w:space="0" w:color="auto"/>
        <w:right w:val="none" w:sz="0" w:space="0" w:color="auto"/>
      </w:divBdr>
    </w:div>
    <w:div w:id="1712732244">
      <w:marLeft w:val="640"/>
      <w:marRight w:val="0"/>
      <w:marTop w:val="0"/>
      <w:marBottom w:val="0"/>
      <w:divBdr>
        <w:top w:val="none" w:sz="0" w:space="0" w:color="auto"/>
        <w:left w:val="none" w:sz="0" w:space="0" w:color="auto"/>
        <w:bottom w:val="none" w:sz="0" w:space="0" w:color="auto"/>
        <w:right w:val="none" w:sz="0" w:space="0" w:color="auto"/>
      </w:divBdr>
    </w:div>
    <w:div w:id="1712849653">
      <w:marLeft w:val="640"/>
      <w:marRight w:val="0"/>
      <w:marTop w:val="0"/>
      <w:marBottom w:val="0"/>
      <w:divBdr>
        <w:top w:val="none" w:sz="0" w:space="0" w:color="auto"/>
        <w:left w:val="none" w:sz="0" w:space="0" w:color="auto"/>
        <w:bottom w:val="none" w:sz="0" w:space="0" w:color="auto"/>
        <w:right w:val="none" w:sz="0" w:space="0" w:color="auto"/>
      </w:divBdr>
    </w:div>
    <w:div w:id="1712881270">
      <w:marLeft w:val="640"/>
      <w:marRight w:val="0"/>
      <w:marTop w:val="0"/>
      <w:marBottom w:val="0"/>
      <w:divBdr>
        <w:top w:val="none" w:sz="0" w:space="0" w:color="auto"/>
        <w:left w:val="none" w:sz="0" w:space="0" w:color="auto"/>
        <w:bottom w:val="none" w:sz="0" w:space="0" w:color="auto"/>
        <w:right w:val="none" w:sz="0" w:space="0" w:color="auto"/>
      </w:divBdr>
    </w:div>
    <w:div w:id="1712916349">
      <w:marLeft w:val="640"/>
      <w:marRight w:val="0"/>
      <w:marTop w:val="0"/>
      <w:marBottom w:val="0"/>
      <w:divBdr>
        <w:top w:val="none" w:sz="0" w:space="0" w:color="auto"/>
        <w:left w:val="none" w:sz="0" w:space="0" w:color="auto"/>
        <w:bottom w:val="none" w:sz="0" w:space="0" w:color="auto"/>
        <w:right w:val="none" w:sz="0" w:space="0" w:color="auto"/>
      </w:divBdr>
    </w:div>
    <w:div w:id="1712920820">
      <w:marLeft w:val="640"/>
      <w:marRight w:val="0"/>
      <w:marTop w:val="0"/>
      <w:marBottom w:val="0"/>
      <w:divBdr>
        <w:top w:val="none" w:sz="0" w:space="0" w:color="auto"/>
        <w:left w:val="none" w:sz="0" w:space="0" w:color="auto"/>
        <w:bottom w:val="none" w:sz="0" w:space="0" w:color="auto"/>
        <w:right w:val="none" w:sz="0" w:space="0" w:color="auto"/>
      </w:divBdr>
    </w:div>
    <w:div w:id="1713072023">
      <w:marLeft w:val="640"/>
      <w:marRight w:val="0"/>
      <w:marTop w:val="0"/>
      <w:marBottom w:val="0"/>
      <w:divBdr>
        <w:top w:val="none" w:sz="0" w:space="0" w:color="auto"/>
        <w:left w:val="none" w:sz="0" w:space="0" w:color="auto"/>
        <w:bottom w:val="none" w:sz="0" w:space="0" w:color="auto"/>
        <w:right w:val="none" w:sz="0" w:space="0" w:color="auto"/>
      </w:divBdr>
    </w:div>
    <w:div w:id="1713073500">
      <w:marLeft w:val="640"/>
      <w:marRight w:val="0"/>
      <w:marTop w:val="0"/>
      <w:marBottom w:val="0"/>
      <w:divBdr>
        <w:top w:val="none" w:sz="0" w:space="0" w:color="auto"/>
        <w:left w:val="none" w:sz="0" w:space="0" w:color="auto"/>
        <w:bottom w:val="none" w:sz="0" w:space="0" w:color="auto"/>
        <w:right w:val="none" w:sz="0" w:space="0" w:color="auto"/>
      </w:divBdr>
    </w:div>
    <w:div w:id="1713115019">
      <w:marLeft w:val="640"/>
      <w:marRight w:val="0"/>
      <w:marTop w:val="0"/>
      <w:marBottom w:val="0"/>
      <w:divBdr>
        <w:top w:val="none" w:sz="0" w:space="0" w:color="auto"/>
        <w:left w:val="none" w:sz="0" w:space="0" w:color="auto"/>
        <w:bottom w:val="none" w:sz="0" w:space="0" w:color="auto"/>
        <w:right w:val="none" w:sz="0" w:space="0" w:color="auto"/>
      </w:divBdr>
    </w:div>
    <w:div w:id="1713191919">
      <w:marLeft w:val="640"/>
      <w:marRight w:val="0"/>
      <w:marTop w:val="0"/>
      <w:marBottom w:val="0"/>
      <w:divBdr>
        <w:top w:val="none" w:sz="0" w:space="0" w:color="auto"/>
        <w:left w:val="none" w:sz="0" w:space="0" w:color="auto"/>
        <w:bottom w:val="none" w:sz="0" w:space="0" w:color="auto"/>
        <w:right w:val="none" w:sz="0" w:space="0" w:color="auto"/>
      </w:divBdr>
    </w:div>
    <w:div w:id="1713260737">
      <w:marLeft w:val="640"/>
      <w:marRight w:val="0"/>
      <w:marTop w:val="0"/>
      <w:marBottom w:val="0"/>
      <w:divBdr>
        <w:top w:val="none" w:sz="0" w:space="0" w:color="auto"/>
        <w:left w:val="none" w:sz="0" w:space="0" w:color="auto"/>
        <w:bottom w:val="none" w:sz="0" w:space="0" w:color="auto"/>
        <w:right w:val="none" w:sz="0" w:space="0" w:color="auto"/>
      </w:divBdr>
    </w:div>
    <w:div w:id="1713311680">
      <w:marLeft w:val="640"/>
      <w:marRight w:val="0"/>
      <w:marTop w:val="0"/>
      <w:marBottom w:val="0"/>
      <w:divBdr>
        <w:top w:val="none" w:sz="0" w:space="0" w:color="auto"/>
        <w:left w:val="none" w:sz="0" w:space="0" w:color="auto"/>
        <w:bottom w:val="none" w:sz="0" w:space="0" w:color="auto"/>
        <w:right w:val="none" w:sz="0" w:space="0" w:color="auto"/>
      </w:divBdr>
    </w:div>
    <w:div w:id="1713380179">
      <w:marLeft w:val="640"/>
      <w:marRight w:val="0"/>
      <w:marTop w:val="0"/>
      <w:marBottom w:val="0"/>
      <w:divBdr>
        <w:top w:val="none" w:sz="0" w:space="0" w:color="auto"/>
        <w:left w:val="none" w:sz="0" w:space="0" w:color="auto"/>
        <w:bottom w:val="none" w:sz="0" w:space="0" w:color="auto"/>
        <w:right w:val="none" w:sz="0" w:space="0" w:color="auto"/>
      </w:divBdr>
    </w:div>
    <w:div w:id="1713382373">
      <w:marLeft w:val="640"/>
      <w:marRight w:val="0"/>
      <w:marTop w:val="0"/>
      <w:marBottom w:val="0"/>
      <w:divBdr>
        <w:top w:val="none" w:sz="0" w:space="0" w:color="auto"/>
        <w:left w:val="none" w:sz="0" w:space="0" w:color="auto"/>
        <w:bottom w:val="none" w:sz="0" w:space="0" w:color="auto"/>
        <w:right w:val="none" w:sz="0" w:space="0" w:color="auto"/>
      </w:divBdr>
    </w:div>
    <w:div w:id="1713384641">
      <w:marLeft w:val="640"/>
      <w:marRight w:val="0"/>
      <w:marTop w:val="0"/>
      <w:marBottom w:val="0"/>
      <w:divBdr>
        <w:top w:val="none" w:sz="0" w:space="0" w:color="auto"/>
        <w:left w:val="none" w:sz="0" w:space="0" w:color="auto"/>
        <w:bottom w:val="none" w:sz="0" w:space="0" w:color="auto"/>
        <w:right w:val="none" w:sz="0" w:space="0" w:color="auto"/>
      </w:divBdr>
    </w:div>
    <w:div w:id="1713530208">
      <w:marLeft w:val="640"/>
      <w:marRight w:val="0"/>
      <w:marTop w:val="0"/>
      <w:marBottom w:val="0"/>
      <w:divBdr>
        <w:top w:val="none" w:sz="0" w:space="0" w:color="auto"/>
        <w:left w:val="none" w:sz="0" w:space="0" w:color="auto"/>
        <w:bottom w:val="none" w:sz="0" w:space="0" w:color="auto"/>
        <w:right w:val="none" w:sz="0" w:space="0" w:color="auto"/>
      </w:divBdr>
    </w:div>
    <w:div w:id="1713579971">
      <w:marLeft w:val="640"/>
      <w:marRight w:val="0"/>
      <w:marTop w:val="0"/>
      <w:marBottom w:val="0"/>
      <w:divBdr>
        <w:top w:val="none" w:sz="0" w:space="0" w:color="auto"/>
        <w:left w:val="none" w:sz="0" w:space="0" w:color="auto"/>
        <w:bottom w:val="none" w:sz="0" w:space="0" w:color="auto"/>
        <w:right w:val="none" w:sz="0" w:space="0" w:color="auto"/>
      </w:divBdr>
    </w:div>
    <w:div w:id="1713648196">
      <w:marLeft w:val="640"/>
      <w:marRight w:val="0"/>
      <w:marTop w:val="0"/>
      <w:marBottom w:val="0"/>
      <w:divBdr>
        <w:top w:val="none" w:sz="0" w:space="0" w:color="auto"/>
        <w:left w:val="none" w:sz="0" w:space="0" w:color="auto"/>
        <w:bottom w:val="none" w:sz="0" w:space="0" w:color="auto"/>
        <w:right w:val="none" w:sz="0" w:space="0" w:color="auto"/>
      </w:divBdr>
    </w:div>
    <w:div w:id="1713654413">
      <w:marLeft w:val="640"/>
      <w:marRight w:val="0"/>
      <w:marTop w:val="0"/>
      <w:marBottom w:val="0"/>
      <w:divBdr>
        <w:top w:val="none" w:sz="0" w:space="0" w:color="auto"/>
        <w:left w:val="none" w:sz="0" w:space="0" w:color="auto"/>
        <w:bottom w:val="none" w:sz="0" w:space="0" w:color="auto"/>
        <w:right w:val="none" w:sz="0" w:space="0" w:color="auto"/>
      </w:divBdr>
    </w:div>
    <w:div w:id="1713656428">
      <w:marLeft w:val="640"/>
      <w:marRight w:val="0"/>
      <w:marTop w:val="0"/>
      <w:marBottom w:val="0"/>
      <w:divBdr>
        <w:top w:val="none" w:sz="0" w:space="0" w:color="auto"/>
        <w:left w:val="none" w:sz="0" w:space="0" w:color="auto"/>
        <w:bottom w:val="none" w:sz="0" w:space="0" w:color="auto"/>
        <w:right w:val="none" w:sz="0" w:space="0" w:color="auto"/>
      </w:divBdr>
    </w:div>
    <w:div w:id="1713771935">
      <w:marLeft w:val="640"/>
      <w:marRight w:val="0"/>
      <w:marTop w:val="0"/>
      <w:marBottom w:val="0"/>
      <w:divBdr>
        <w:top w:val="none" w:sz="0" w:space="0" w:color="auto"/>
        <w:left w:val="none" w:sz="0" w:space="0" w:color="auto"/>
        <w:bottom w:val="none" w:sz="0" w:space="0" w:color="auto"/>
        <w:right w:val="none" w:sz="0" w:space="0" w:color="auto"/>
      </w:divBdr>
    </w:div>
    <w:div w:id="1713840533">
      <w:marLeft w:val="640"/>
      <w:marRight w:val="0"/>
      <w:marTop w:val="0"/>
      <w:marBottom w:val="0"/>
      <w:divBdr>
        <w:top w:val="none" w:sz="0" w:space="0" w:color="auto"/>
        <w:left w:val="none" w:sz="0" w:space="0" w:color="auto"/>
        <w:bottom w:val="none" w:sz="0" w:space="0" w:color="auto"/>
        <w:right w:val="none" w:sz="0" w:space="0" w:color="auto"/>
      </w:divBdr>
    </w:div>
    <w:div w:id="1713846794">
      <w:marLeft w:val="640"/>
      <w:marRight w:val="0"/>
      <w:marTop w:val="0"/>
      <w:marBottom w:val="0"/>
      <w:divBdr>
        <w:top w:val="none" w:sz="0" w:space="0" w:color="auto"/>
        <w:left w:val="none" w:sz="0" w:space="0" w:color="auto"/>
        <w:bottom w:val="none" w:sz="0" w:space="0" w:color="auto"/>
        <w:right w:val="none" w:sz="0" w:space="0" w:color="auto"/>
      </w:divBdr>
    </w:div>
    <w:div w:id="1714039918">
      <w:marLeft w:val="640"/>
      <w:marRight w:val="0"/>
      <w:marTop w:val="0"/>
      <w:marBottom w:val="0"/>
      <w:divBdr>
        <w:top w:val="none" w:sz="0" w:space="0" w:color="auto"/>
        <w:left w:val="none" w:sz="0" w:space="0" w:color="auto"/>
        <w:bottom w:val="none" w:sz="0" w:space="0" w:color="auto"/>
        <w:right w:val="none" w:sz="0" w:space="0" w:color="auto"/>
      </w:divBdr>
    </w:div>
    <w:div w:id="1714191046">
      <w:marLeft w:val="640"/>
      <w:marRight w:val="0"/>
      <w:marTop w:val="0"/>
      <w:marBottom w:val="0"/>
      <w:divBdr>
        <w:top w:val="none" w:sz="0" w:space="0" w:color="auto"/>
        <w:left w:val="none" w:sz="0" w:space="0" w:color="auto"/>
        <w:bottom w:val="none" w:sz="0" w:space="0" w:color="auto"/>
        <w:right w:val="none" w:sz="0" w:space="0" w:color="auto"/>
      </w:divBdr>
    </w:div>
    <w:div w:id="1714227770">
      <w:marLeft w:val="640"/>
      <w:marRight w:val="0"/>
      <w:marTop w:val="0"/>
      <w:marBottom w:val="0"/>
      <w:divBdr>
        <w:top w:val="none" w:sz="0" w:space="0" w:color="auto"/>
        <w:left w:val="none" w:sz="0" w:space="0" w:color="auto"/>
        <w:bottom w:val="none" w:sz="0" w:space="0" w:color="auto"/>
        <w:right w:val="none" w:sz="0" w:space="0" w:color="auto"/>
      </w:divBdr>
    </w:div>
    <w:div w:id="1714230151">
      <w:marLeft w:val="640"/>
      <w:marRight w:val="0"/>
      <w:marTop w:val="0"/>
      <w:marBottom w:val="0"/>
      <w:divBdr>
        <w:top w:val="none" w:sz="0" w:space="0" w:color="auto"/>
        <w:left w:val="none" w:sz="0" w:space="0" w:color="auto"/>
        <w:bottom w:val="none" w:sz="0" w:space="0" w:color="auto"/>
        <w:right w:val="none" w:sz="0" w:space="0" w:color="auto"/>
      </w:divBdr>
    </w:div>
    <w:div w:id="1714231815">
      <w:marLeft w:val="640"/>
      <w:marRight w:val="0"/>
      <w:marTop w:val="0"/>
      <w:marBottom w:val="0"/>
      <w:divBdr>
        <w:top w:val="none" w:sz="0" w:space="0" w:color="auto"/>
        <w:left w:val="none" w:sz="0" w:space="0" w:color="auto"/>
        <w:bottom w:val="none" w:sz="0" w:space="0" w:color="auto"/>
        <w:right w:val="none" w:sz="0" w:space="0" w:color="auto"/>
      </w:divBdr>
    </w:div>
    <w:div w:id="1714305164">
      <w:marLeft w:val="640"/>
      <w:marRight w:val="0"/>
      <w:marTop w:val="0"/>
      <w:marBottom w:val="0"/>
      <w:divBdr>
        <w:top w:val="none" w:sz="0" w:space="0" w:color="auto"/>
        <w:left w:val="none" w:sz="0" w:space="0" w:color="auto"/>
        <w:bottom w:val="none" w:sz="0" w:space="0" w:color="auto"/>
        <w:right w:val="none" w:sz="0" w:space="0" w:color="auto"/>
      </w:divBdr>
    </w:div>
    <w:div w:id="1714307294">
      <w:marLeft w:val="640"/>
      <w:marRight w:val="0"/>
      <w:marTop w:val="0"/>
      <w:marBottom w:val="0"/>
      <w:divBdr>
        <w:top w:val="none" w:sz="0" w:space="0" w:color="auto"/>
        <w:left w:val="none" w:sz="0" w:space="0" w:color="auto"/>
        <w:bottom w:val="none" w:sz="0" w:space="0" w:color="auto"/>
        <w:right w:val="none" w:sz="0" w:space="0" w:color="auto"/>
      </w:divBdr>
    </w:div>
    <w:div w:id="1714310289">
      <w:marLeft w:val="640"/>
      <w:marRight w:val="0"/>
      <w:marTop w:val="0"/>
      <w:marBottom w:val="0"/>
      <w:divBdr>
        <w:top w:val="none" w:sz="0" w:space="0" w:color="auto"/>
        <w:left w:val="none" w:sz="0" w:space="0" w:color="auto"/>
        <w:bottom w:val="none" w:sz="0" w:space="0" w:color="auto"/>
        <w:right w:val="none" w:sz="0" w:space="0" w:color="auto"/>
      </w:divBdr>
    </w:div>
    <w:div w:id="1714311100">
      <w:marLeft w:val="640"/>
      <w:marRight w:val="0"/>
      <w:marTop w:val="0"/>
      <w:marBottom w:val="0"/>
      <w:divBdr>
        <w:top w:val="none" w:sz="0" w:space="0" w:color="auto"/>
        <w:left w:val="none" w:sz="0" w:space="0" w:color="auto"/>
        <w:bottom w:val="none" w:sz="0" w:space="0" w:color="auto"/>
        <w:right w:val="none" w:sz="0" w:space="0" w:color="auto"/>
      </w:divBdr>
    </w:div>
    <w:div w:id="1714428502">
      <w:marLeft w:val="640"/>
      <w:marRight w:val="0"/>
      <w:marTop w:val="0"/>
      <w:marBottom w:val="0"/>
      <w:divBdr>
        <w:top w:val="none" w:sz="0" w:space="0" w:color="auto"/>
        <w:left w:val="none" w:sz="0" w:space="0" w:color="auto"/>
        <w:bottom w:val="none" w:sz="0" w:space="0" w:color="auto"/>
        <w:right w:val="none" w:sz="0" w:space="0" w:color="auto"/>
      </w:divBdr>
    </w:div>
    <w:div w:id="1714453323">
      <w:marLeft w:val="640"/>
      <w:marRight w:val="0"/>
      <w:marTop w:val="0"/>
      <w:marBottom w:val="0"/>
      <w:divBdr>
        <w:top w:val="none" w:sz="0" w:space="0" w:color="auto"/>
        <w:left w:val="none" w:sz="0" w:space="0" w:color="auto"/>
        <w:bottom w:val="none" w:sz="0" w:space="0" w:color="auto"/>
        <w:right w:val="none" w:sz="0" w:space="0" w:color="auto"/>
      </w:divBdr>
    </w:div>
    <w:div w:id="1714503178">
      <w:marLeft w:val="640"/>
      <w:marRight w:val="0"/>
      <w:marTop w:val="0"/>
      <w:marBottom w:val="0"/>
      <w:divBdr>
        <w:top w:val="none" w:sz="0" w:space="0" w:color="auto"/>
        <w:left w:val="none" w:sz="0" w:space="0" w:color="auto"/>
        <w:bottom w:val="none" w:sz="0" w:space="0" w:color="auto"/>
        <w:right w:val="none" w:sz="0" w:space="0" w:color="auto"/>
      </w:divBdr>
    </w:div>
    <w:div w:id="1714648451">
      <w:marLeft w:val="640"/>
      <w:marRight w:val="0"/>
      <w:marTop w:val="0"/>
      <w:marBottom w:val="0"/>
      <w:divBdr>
        <w:top w:val="none" w:sz="0" w:space="0" w:color="auto"/>
        <w:left w:val="none" w:sz="0" w:space="0" w:color="auto"/>
        <w:bottom w:val="none" w:sz="0" w:space="0" w:color="auto"/>
        <w:right w:val="none" w:sz="0" w:space="0" w:color="auto"/>
      </w:divBdr>
    </w:div>
    <w:div w:id="1714649008">
      <w:marLeft w:val="640"/>
      <w:marRight w:val="0"/>
      <w:marTop w:val="0"/>
      <w:marBottom w:val="0"/>
      <w:divBdr>
        <w:top w:val="none" w:sz="0" w:space="0" w:color="auto"/>
        <w:left w:val="none" w:sz="0" w:space="0" w:color="auto"/>
        <w:bottom w:val="none" w:sz="0" w:space="0" w:color="auto"/>
        <w:right w:val="none" w:sz="0" w:space="0" w:color="auto"/>
      </w:divBdr>
    </w:div>
    <w:div w:id="1714697063">
      <w:marLeft w:val="640"/>
      <w:marRight w:val="0"/>
      <w:marTop w:val="0"/>
      <w:marBottom w:val="0"/>
      <w:divBdr>
        <w:top w:val="none" w:sz="0" w:space="0" w:color="auto"/>
        <w:left w:val="none" w:sz="0" w:space="0" w:color="auto"/>
        <w:bottom w:val="none" w:sz="0" w:space="0" w:color="auto"/>
        <w:right w:val="none" w:sz="0" w:space="0" w:color="auto"/>
      </w:divBdr>
    </w:div>
    <w:div w:id="1715036613">
      <w:marLeft w:val="640"/>
      <w:marRight w:val="0"/>
      <w:marTop w:val="0"/>
      <w:marBottom w:val="0"/>
      <w:divBdr>
        <w:top w:val="none" w:sz="0" w:space="0" w:color="auto"/>
        <w:left w:val="none" w:sz="0" w:space="0" w:color="auto"/>
        <w:bottom w:val="none" w:sz="0" w:space="0" w:color="auto"/>
        <w:right w:val="none" w:sz="0" w:space="0" w:color="auto"/>
      </w:divBdr>
    </w:div>
    <w:div w:id="1715037531">
      <w:marLeft w:val="640"/>
      <w:marRight w:val="0"/>
      <w:marTop w:val="0"/>
      <w:marBottom w:val="0"/>
      <w:divBdr>
        <w:top w:val="none" w:sz="0" w:space="0" w:color="auto"/>
        <w:left w:val="none" w:sz="0" w:space="0" w:color="auto"/>
        <w:bottom w:val="none" w:sz="0" w:space="0" w:color="auto"/>
        <w:right w:val="none" w:sz="0" w:space="0" w:color="auto"/>
      </w:divBdr>
    </w:div>
    <w:div w:id="1715231681">
      <w:marLeft w:val="640"/>
      <w:marRight w:val="0"/>
      <w:marTop w:val="0"/>
      <w:marBottom w:val="0"/>
      <w:divBdr>
        <w:top w:val="none" w:sz="0" w:space="0" w:color="auto"/>
        <w:left w:val="none" w:sz="0" w:space="0" w:color="auto"/>
        <w:bottom w:val="none" w:sz="0" w:space="0" w:color="auto"/>
        <w:right w:val="none" w:sz="0" w:space="0" w:color="auto"/>
      </w:divBdr>
    </w:div>
    <w:div w:id="1715276773">
      <w:marLeft w:val="640"/>
      <w:marRight w:val="0"/>
      <w:marTop w:val="0"/>
      <w:marBottom w:val="0"/>
      <w:divBdr>
        <w:top w:val="none" w:sz="0" w:space="0" w:color="auto"/>
        <w:left w:val="none" w:sz="0" w:space="0" w:color="auto"/>
        <w:bottom w:val="none" w:sz="0" w:space="0" w:color="auto"/>
        <w:right w:val="none" w:sz="0" w:space="0" w:color="auto"/>
      </w:divBdr>
    </w:div>
    <w:div w:id="1715305129">
      <w:marLeft w:val="640"/>
      <w:marRight w:val="0"/>
      <w:marTop w:val="0"/>
      <w:marBottom w:val="0"/>
      <w:divBdr>
        <w:top w:val="none" w:sz="0" w:space="0" w:color="auto"/>
        <w:left w:val="none" w:sz="0" w:space="0" w:color="auto"/>
        <w:bottom w:val="none" w:sz="0" w:space="0" w:color="auto"/>
        <w:right w:val="none" w:sz="0" w:space="0" w:color="auto"/>
      </w:divBdr>
    </w:div>
    <w:div w:id="1715305177">
      <w:marLeft w:val="640"/>
      <w:marRight w:val="0"/>
      <w:marTop w:val="0"/>
      <w:marBottom w:val="0"/>
      <w:divBdr>
        <w:top w:val="none" w:sz="0" w:space="0" w:color="auto"/>
        <w:left w:val="none" w:sz="0" w:space="0" w:color="auto"/>
        <w:bottom w:val="none" w:sz="0" w:space="0" w:color="auto"/>
        <w:right w:val="none" w:sz="0" w:space="0" w:color="auto"/>
      </w:divBdr>
    </w:div>
    <w:div w:id="1715345943">
      <w:marLeft w:val="640"/>
      <w:marRight w:val="0"/>
      <w:marTop w:val="0"/>
      <w:marBottom w:val="0"/>
      <w:divBdr>
        <w:top w:val="none" w:sz="0" w:space="0" w:color="auto"/>
        <w:left w:val="none" w:sz="0" w:space="0" w:color="auto"/>
        <w:bottom w:val="none" w:sz="0" w:space="0" w:color="auto"/>
        <w:right w:val="none" w:sz="0" w:space="0" w:color="auto"/>
      </w:divBdr>
    </w:div>
    <w:div w:id="1715419952">
      <w:marLeft w:val="640"/>
      <w:marRight w:val="0"/>
      <w:marTop w:val="0"/>
      <w:marBottom w:val="0"/>
      <w:divBdr>
        <w:top w:val="none" w:sz="0" w:space="0" w:color="auto"/>
        <w:left w:val="none" w:sz="0" w:space="0" w:color="auto"/>
        <w:bottom w:val="none" w:sz="0" w:space="0" w:color="auto"/>
        <w:right w:val="none" w:sz="0" w:space="0" w:color="auto"/>
      </w:divBdr>
    </w:div>
    <w:div w:id="1715427082">
      <w:marLeft w:val="640"/>
      <w:marRight w:val="0"/>
      <w:marTop w:val="0"/>
      <w:marBottom w:val="0"/>
      <w:divBdr>
        <w:top w:val="none" w:sz="0" w:space="0" w:color="auto"/>
        <w:left w:val="none" w:sz="0" w:space="0" w:color="auto"/>
        <w:bottom w:val="none" w:sz="0" w:space="0" w:color="auto"/>
        <w:right w:val="none" w:sz="0" w:space="0" w:color="auto"/>
      </w:divBdr>
    </w:div>
    <w:div w:id="1715427093">
      <w:marLeft w:val="640"/>
      <w:marRight w:val="0"/>
      <w:marTop w:val="0"/>
      <w:marBottom w:val="0"/>
      <w:divBdr>
        <w:top w:val="none" w:sz="0" w:space="0" w:color="auto"/>
        <w:left w:val="none" w:sz="0" w:space="0" w:color="auto"/>
        <w:bottom w:val="none" w:sz="0" w:space="0" w:color="auto"/>
        <w:right w:val="none" w:sz="0" w:space="0" w:color="auto"/>
      </w:divBdr>
    </w:div>
    <w:div w:id="1715428295">
      <w:marLeft w:val="640"/>
      <w:marRight w:val="0"/>
      <w:marTop w:val="0"/>
      <w:marBottom w:val="0"/>
      <w:divBdr>
        <w:top w:val="none" w:sz="0" w:space="0" w:color="auto"/>
        <w:left w:val="none" w:sz="0" w:space="0" w:color="auto"/>
        <w:bottom w:val="none" w:sz="0" w:space="0" w:color="auto"/>
        <w:right w:val="none" w:sz="0" w:space="0" w:color="auto"/>
      </w:divBdr>
    </w:div>
    <w:div w:id="1715428874">
      <w:marLeft w:val="640"/>
      <w:marRight w:val="0"/>
      <w:marTop w:val="0"/>
      <w:marBottom w:val="0"/>
      <w:divBdr>
        <w:top w:val="none" w:sz="0" w:space="0" w:color="auto"/>
        <w:left w:val="none" w:sz="0" w:space="0" w:color="auto"/>
        <w:bottom w:val="none" w:sz="0" w:space="0" w:color="auto"/>
        <w:right w:val="none" w:sz="0" w:space="0" w:color="auto"/>
      </w:divBdr>
    </w:div>
    <w:div w:id="1715471266">
      <w:marLeft w:val="640"/>
      <w:marRight w:val="0"/>
      <w:marTop w:val="0"/>
      <w:marBottom w:val="0"/>
      <w:divBdr>
        <w:top w:val="none" w:sz="0" w:space="0" w:color="auto"/>
        <w:left w:val="none" w:sz="0" w:space="0" w:color="auto"/>
        <w:bottom w:val="none" w:sz="0" w:space="0" w:color="auto"/>
        <w:right w:val="none" w:sz="0" w:space="0" w:color="auto"/>
      </w:divBdr>
    </w:div>
    <w:div w:id="1715540876">
      <w:marLeft w:val="640"/>
      <w:marRight w:val="0"/>
      <w:marTop w:val="0"/>
      <w:marBottom w:val="0"/>
      <w:divBdr>
        <w:top w:val="none" w:sz="0" w:space="0" w:color="auto"/>
        <w:left w:val="none" w:sz="0" w:space="0" w:color="auto"/>
        <w:bottom w:val="none" w:sz="0" w:space="0" w:color="auto"/>
        <w:right w:val="none" w:sz="0" w:space="0" w:color="auto"/>
      </w:divBdr>
    </w:div>
    <w:div w:id="1715540885">
      <w:marLeft w:val="640"/>
      <w:marRight w:val="0"/>
      <w:marTop w:val="0"/>
      <w:marBottom w:val="0"/>
      <w:divBdr>
        <w:top w:val="none" w:sz="0" w:space="0" w:color="auto"/>
        <w:left w:val="none" w:sz="0" w:space="0" w:color="auto"/>
        <w:bottom w:val="none" w:sz="0" w:space="0" w:color="auto"/>
        <w:right w:val="none" w:sz="0" w:space="0" w:color="auto"/>
      </w:divBdr>
    </w:div>
    <w:div w:id="1715617474">
      <w:marLeft w:val="640"/>
      <w:marRight w:val="0"/>
      <w:marTop w:val="0"/>
      <w:marBottom w:val="0"/>
      <w:divBdr>
        <w:top w:val="none" w:sz="0" w:space="0" w:color="auto"/>
        <w:left w:val="none" w:sz="0" w:space="0" w:color="auto"/>
        <w:bottom w:val="none" w:sz="0" w:space="0" w:color="auto"/>
        <w:right w:val="none" w:sz="0" w:space="0" w:color="auto"/>
      </w:divBdr>
    </w:div>
    <w:div w:id="1715619106">
      <w:marLeft w:val="640"/>
      <w:marRight w:val="0"/>
      <w:marTop w:val="0"/>
      <w:marBottom w:val="0"/>
      <w:divBdr>
        <w:top w:val="none" w:sz="0" w:space="0" w:color="auto"/>
        <w:left w:val="none" w:sz="0" w:space="0" w:color="auto"/>
        <w:bottom w:val="none" w:sz="0" w:space="0" w:color="auto"/>
        <w:right w:val="none" w:sz="0" w:space="0" w:color="auto"/>
      </w:divBdr>
    </w:div>
    <w:div w:id="1715622395">
      <w:marLeft w:val="640"/>
      <w:marRight w:val="0"/>
      <w:marTop w:val="0"/>
      <w:marBottom w:val="0"/>
      <w:divBdr>
        <w:top w:val="none" w:sz="0" w:space="0" w:color="auto"/>
        <w:left w:val="none" w:sz="0" w:space="0" w:color="auto"/>
        <w:bottom w:val="none" w:sz="0" w:space="0" w:color="auto"/>
        <w:right w:val="none" w:sz="0" w:space="0" w:color="auto"/>
      </w:divBdr>
    </w:div>
    <w:div w:id="1715765195">
      <w:marLeft w:val="640"/>
      <w:marRight w:val="0"/>
      <w:marTop w:val="0"/>
      <w:marBottom w:val="0"/>
      <w:divBdr>
        <w:top w:val="none" w:sz="0" w:space="0" w:color="auto"/>
        <w:left w:val="none" w:sz="0" w:space="0" w:color="auto"/>
        <w:bottom w:val="none" w:sz="0" w:space="0" w:color="auto"/>
        <w:right w:val="none" w:sz="0" w:space="0" w:color="auto"/>
      </w:divBdr>
    </w:div>
    <w:div w:id="1715807858">
      <w:marLeft w:val="640"/>
      <w:marRight w:val="0"/>
      <w:marTop w:val="0"/>
      <w:marBottom w:val="0"/>
      <w:divBdr>
        <w:top w:val="none" w:sz="0" w:space="0" w:color="auto"/>
        <w:left w:val="none" w:sz="0" w:space="0" w:color="auto"/>
        <w:bottom w:val="none" w:sz="0" w:space="0" w:color="auto"/>
        <w:right w:val="none" w:sz="0" w:space="0" w:color="auto"/>
      </w:divBdr>
    </w:div>
    <w:div w:id="1716001131">
      <w:marLeft w:val="640"/>
      <w:marRight w:val="0"/>
      <w:marTop w:val="0"/>
      <w:marBottom w:val="0"/>
      <w:divBdr>
        <w:top w:val="none" w:sz="0" w:space="0" w:color="auto"/>
        <w:left w:val="none" w:sz="0" w:space="0" w:color="auto"/>
        <w:bottom w:val="none" w:sz="0" w:space="0" w:color="auto"/>
        <w:right w:val="none" w:sz="0" w:space="0" w:color="auto"/>
      </w:divBdr>
    </w:div>
    <w:div w:id="1716006772">
      <w:marLeft w:val="640"/>
      <w:marRight w:val="0"/>
      <w:marTop w:val="0"/>
      <w:marBottom w:val="0"/>
      <w:divBdr>
        <w:top w:val="none" w:sz="0" w:space="0" w:color="auto"/>
        <w:left w:val="none" w:sz="0" w:space="0" w:color="auto"/>
        <w:bottom w:val="none" w:sz="0" w:space="0" w:color="auto"/>
        <w:right w:val="none" w:sz="0" w:space="0" w:color="auto"/>
      </w:divBdr>
    </w:div>
    <w:div w:id="1716271967">
      <w:marLeft w:val="640"/>
      <w:marRight w:val="0"/>
      <w:marTop w:val="0"/>
      <w:marBottom w:val="0"/>
      <w:divBdr>
        <w:top w:val="none" w:sz="0" w:space="0" w:color="auto"/>
        <w:left w:val="none" w:sz="0" w:space="0" w:color="auto"/>
        <w:bottom w:val="none" w:sz="0" w:space="0" w:color="auto"/>
        <w:right w:val="none" w:sz="0" w:space="0" w:color="auto"/>
      </w:divBdr>
    </w:div>
    <w:div w:id="1716346310">
      <w:marLeft w:val="640"/>
      <w:marRight w:val="0"/>
      <w:marTop w:val="0"/>
      <w:marBottom w:val="0"/>
      <w:divBdr>
        <w:top w:val="none" w:sz="0" w:space="0" w:color="auto"/>
        <w:left w:val="none" w:sz="0" w:space="0" w:color="auto"/>
        <w:bottom w:val="none" w:sz="0" w:space="0" w:color="auto"/>
        <w:right w:val="none" w:sz="0" w:space="0" w:color="auto"/>
      </w:divBdr>
    </w:div>
    <w:div w:id="1716347522">
      <w:marLeft w:val="640"/>
      <w:marRight w:val="0"/>
      <w:marTop w:val="0"/>
      <w:marBottom w:val="0"/>
      <w:divBdr>
        <w:top w:val="none" w:sz="0" w:space="0" w:color="auto"/>
        <w:left w:val="none" w:sz="0" w:space="0" w:color="auto"/>
        <w:bottom w:val="none" w:sz="0" w:space="0" w:color="auto"/>
        <w:right w:val="none" w:sz="0" w:space="0" w:color="auto"/>
      </w:divBdr>
    </w:div>
    <w:div w:id="1716347801">
      <w:marLeft w:val="640"/>
      <w:marRight w:val="0"/>
      <w:marTop w:val="0"/>
      <w:marBottom w:val="0"/>
      <w:divBdr>
        <w:top w:val="none" w:sz="0" w:space="0" w:color="auto"/>
        <w:left w:val="none" w:sz="0" w:space="0" w:color="auto"/>
        <w:bottom w:val="none" w:sz="0" w:space="0" w:color="auto"/>
        <w:right w:val="none" w:sz="0" w:space="0" w:color="auto"/>
      </w:divBdr>
    </w:div>
    <w:div w:id="1716393548">
      <w:marLeft w:val="640"/>
      <w:marRight w:val="0"/>
      <w:marTop w:val="0"/>
      <w:marBottom w:val="0"/>
      <w:divBdr>
        <w:top w:val="none" w:sz="0" w:space="0" w:color="auto"/>
        <w:left w:val="none" w:sz="0" w:space="0" w:color="auto"/>
        <w:bottom w:val="none" w:sz="0" w:space="0" w:color="auto"/>
        <w:right w:val="none" w:sz="0" w:space="0" w:color="auto"/>
      </w:divBdr>
    </w:div>
    <w:div w:id="1716393904">
      <w:marLeft w:val="640"/>
      <w:marRight w:val="0"/>
      <w:marTop w:val="0"/>
      <w:marBottom w:val="0"/>
      <w:divBdr>
        <w:top w:val="none" w:sz="0" w:space="0" w:color="auto"/>
        <w:left w:val="none" w:sz="0" w:space="0" w:color="auto"/>
        <w:bottom w:val="none" w:sz="0" w:space="0" w:color="auto"/>
        <w:right w:val="none" w:sz="0" w:space="0" w:color="auto"/>
      </w:divBdr>
    </w:div>
    <w:div w:id="1716656410">
      <w:marLeft w:val="640"/>
      <w:marRight w:val="0"/>
      <w:marTop w:val="0"/>
      <w:marBottom w:val="0"/>
      <w:divBdr>
        <w:top w:val="none" w:sz="0" w:space="0" w:color="auto"/>
        <w:left w:val="none" w:sz="0" w:space="0" w:color="auto"/>
        <w:bottom w:val="none" w:sz="0" w:space="0" w:color="auto"/>
        <w:right w:val="none" w:sz="0" w:space="0" w:color="auto"/>
      </w:divBdr>
    </w:div>
    <w:div w:id="1716663134">
      <w:marLeft w:val="640"/>
      <w:marRight w:val="0"/>
      <w:marTop w:val="0"/>
      <w:marBottom w:val="0"/>
      <w:divBdr>
        <w:top w:val="none" w:sz="0" w:space="0" w:color="auto"/>
        <w:left w:val="none" w:sz="0" w:space="0" w:color="auto"/>
        <w:bottom w:val="none" w:sz="0" w:space="0" w:color="auto"/>
        <w:right w:val="none" w:sz="0" w:space="0" w:color="auto"/>
      </w:divBdr>
    </w:div>
    <w:div w:id="1716781293">
      <w:marLeft w:val="640"/>
      <w:marRight w:val="0"/>
      <w:marTop w:val="0"/>
      <w:marBottom w:val="0"/>
      <w:divBdr>
        <w:top w:val="none" w:sz="0" w:space="0" w:color="auto"/>
        <w:left w:val="none" w:sz="0" w:space="0" w:color="auto"/>
        <w:bottom w:val="none" w:sz="0" w:space="0" w:color="auto"/>
        <w:right w:val="none" w:sz="0" w:space="0" w:color="auto"/>
      </w:divBdr>
    </w:div>
    <w:div w:id="1716930255">
      <w:bodyDiv w:val="1"/>
      <w:marLeft w:val="0"/>
      <w:marRight w:val="0"/>
      <w:marTop w:val="0"/>
      <w:marBottom w:val="0"/>
      <w:divBdr>
        <w:top w:val="none" w:sz="0" w:space="0" w:color="auto"/>
        <w:left w:val="none" w:sz="0" w:space="0" w:color="auto"/>
        <w:bottom w:val="none" w:sz="0" w:space="0" w:color="auto"/>
        <w:right w:val="none" w:sz="0" w:space="0" w:color="auto"/>
      </w:divBdr>
    </w:div>
    <w:div w:id="1717006383">
      <w:marLeft w:val="640"/>
      <w:marRight w:val="0"/>
      <w:marTop w:val="0"/>
      <w:marBottom w:val="0"/>
      <w:divBdr>
        <w:top w:val="none" w:sz="0" w:space="0" w:color="auto"/>
        <w:left w:val="none" w:sz="0" w:space="0" w:color="auto"/>
        <w:bottom w:val="none" w:sz="0" w:space="0" w:color="auto"/>
        <w:right w:val="none" w:sz="0" w:space="0" w:color="auto"/>
      </w:divBdr>
    </w:div>
    <w:div w:id="1717008295">
      <w:marLeft w:val="640"/>
      <w:marRight w:val="0"/>
      <w:marTop w:val="0"/>
      <w:marBottom w:val="0"/>
      <w:divBdr>
        <w:top w:val="none" w:sz="0" w:space="0" w:color="auto"/>
        <w:left w:val="none" w:sz="0" w:space="0" w:color="auto"/>
        <w:bottom w:val="none" w:sz="0" w:space="0" w:color="auto"/>
        <w:right w:val="none" w:sz="0" w:space="0" w:color="auto"/>
      </w:divBdr>
    </w:div>
    <w:div w:id="1717046193">
      <w:marLeft w:val="640"/>
      <w:marRight w:val="0"/>
      <w:marTop w:val="0"/>
      <w:marBottom w:val="0"/>
      <w:divBdr>
        <w:top w:val="none" w:sz="0" w:space="0" w:color="auto"/>
        <w:left w:val="none" w:sz="0" w:space="0" w:color="auto"/>
        <w:bottom w:val="none" w:sz="0" w:space="0" w:color="auto"/>
        <w:right w:val="none" w:sz="0" w:space="0" w:color="auto"/>
      </w:divBdr>
    </w:div>
    <w:div w:id="1717047375">
      <w:marLeft w:val="640"/>
      <w:marRight w:val="0"/>
      <w:marTop w:val="0"/>
      <w:marBottom w:val="0"/>
      <w:divBdr>
        <w:top w:val="none" w:sz="0" w:space="0" w:color="auto"/>
        <w:left w:val="none" w:sz="0" w:space="0" w:color="auto"/>
        <w:bottom w:val="none" w:sz="0" w:space="0" w:color="auto"/>
        <w:right w:val="none" w:sz="0" w:space="0" w:color="auto"/>
      </w:divBdr>
    </w:div>
    <w:div w:id="1717193045">
      <w:marLeft w:val="640"/>
      <w:marRight w:val="0"/>
      <w:marTop w:val="0"/>
      <w:marBottom w:val="0"/>
      <w:divBdr>
        <w:top w:val="none" w:sz="0" w:space="0" w:color="auto"/>
        <w:left w:val="none" w:sz="0" w:space="0" w:color="auto"/>
        <w:bottom w:val="none" w:sz="0" w:space="0" w:color="auto"/>
        <w:right w:val="none" w:sz="0" w:space="0" w:color="auto"/>
      </w:divBdr>
    </w:div>
    <w:div w:id="1717313877">
      <w:marLeft w:val="640"/>
      <w:marRight w:val="0"/>
      <w:marTop w:val="0"/>
      <w:marBottom w:val="0"/>
      <w:divBdr>
        <w:top w:val="none" w:sz="0" w:space="0" w:color="auto"/>
        <w:left w:val="none" w:sz="0" w:space="0" w:color="auto"/>
        <w:bottom w:val="none" w:sz="0" w:space="0" w:color="auto"/>
        <w:right w:val="none" w:sz="0" w:space="0" w:color="auto"/>
      </w:divBdr>
    </w:div>
    <w:div w:id="1717314497">
      <w:marLeft w:val="640"/>
      <w:marRight w:val="0"/>
      <w:marTop w:val="0"/>
      <w:marBottom w:val="0"/>
      <w:divBdr>
        <w:top w:val="none" w:sz="0" w:space="0" w:color="auto"/>
        <w:left w:val="none" w:sz="0" w:space="0" w:color="auto"/>
        <w:bottom w:val="none" w:sz="0" w:space="0" w:color="auto"/>
        <w:right w:val="none" w:sz="0" w:space="0" w:color="auto"/>
      </w:divBdr>
    </w:div>
    <w:div w:id="1717386962">
      <w:marLeft w:val="640"/>
      <w:marRight w:val="0"/>
      <w:marTop w:val="0"/>
      <w:marBottom w:val="0"/>
      <w:divBdr>
        <w:top w:val="none" w:sz="0" w:space="0" w:color="auto"/>
        <w:left w:val="none" w:sz="0" w:space="0" w:color="auto"/>
        <w:bottom w:val="none" w:sz="0" w:space="0" w:color="auto"/>
        <w:right w:val="none" w:sz="0" w:space="0" w:color="auto"/>
      </w:divBdr>
    </w:div>
    <w:div w:id="1717389096">
      <w:marLeft w:val="640"/>
      <w:marRight w:val="0"/>
      <w:marTop w:val="0"/>
      <w:marBottom w:val="0"/>
      <w:divBdr>
        <w:top w:val="none" w:sz="0" w:space="0" w:color="auto"/>
        <w:left w:val="none" w:sz="0" w:space="0" w:color="auto"/>
        <w:bottom w:val="none" w:sz="0" w:space="0" w:color="auto"/>
        <w:right w:val="none" w:sz="0" w:space="0" w:color="auto"/>
      </w:divBdr>
    </w:div>
    <w:div w:id="1717466187">
      <w:marLeft w:val="640"/>
      <w:marRight w:val="0"/>
      <w:marTop w:val="0"/>
      <w:marBottom w:val="0"/>
      <w:divBdr>
        <w:top w:val="none" w:sz="0" w:space="0" w:color="auto"/>
        <w:left w:val="none" w:sz="0" w:space="0" w:color="auto"/>
        <w:bottom w:val="none" w:sz="0" w:space="0" w:color="auto"/>
        <w:right w:val="none" w:sz="0" w:space="0" w:color="auto"/>
      </w:divBdr>
    </w:div>
    <w:div w:id="1717581743">
      <w:marLeft w:val="640"/>
      <w:marRight w:val="0"/>
      <w:marTop w:val="0"/>
      <w:marBottom w:val="0"/>
      <w:divBdr>
        <w:top w:val="none" w:sz="0" w:space="0" w:color="auto"/>
        <w:left w:val="none" w:sz="0" w:space="0" w:color="auto"/>
        <w:bottom w:val="none" w:sz="0" w:space="0" w:color="auto"/>
        <w:right w:val="none" w:sz="0" w:space="0" w:color="auto"/>
      </w:divBdr>
    </w:div>
    <w:div w:id="1717582019">
      <w:marLeft w:val="640"/>
      <w:marRight w:val="0"/>
      <w:marTop w:val="0"/>
      <w:marBottom w:val="0"/>
      <w:divBdr>
        <w:top w:val="none" w:sz="0" w:space="0" w:color="auto"/>
        <w:left w:val="none" w:sz="0" w:space="0" w:color="auto"/>
        <w:bottom w:val="none" w:sz="0" w:space="0" w:color="auto"/>
        <w:right w:val="none" w:sz="0" w:space="0" w:color="auto"/>
      </w:divBdr>
    </w:div>
    <w:div w:id="1717585697">
      <w:marLeft w:val="640"/>
      <w:marRight w:val="0"/>
      <w:marTop w:val="0"/>
      <w:marBottom w:val="0"/>
      <w:divBdr>
        <w:top w:val="none" w:sz="0" w:space="0" w:color="auto"/>
        <w:left w:val="none" w:sz="0" w:space="0" w:color="auto"/>
        <w:bottom w:val="none" w:sz="0" w:space="0" w:color="auto"/>
        <w:right w:val="none" w:sz="0" w:space="0" w:color="auto"/>
      </w:divBdr>
    </w:div>
    <w:div w:id="1717587353">
      <w:marLeft w:val="640"/>
      <w:marRight w:val="0"/>
      <w:marTop w:val="0"/>
      <w:marBottom w:val="0"/>
      <w:divBdr>
        <w:top w:val="none" w:sz="0" w:space="0" w:color="auto"/>
        <w:left w:val="none" w:sz="0" w:space="0" w:color="auto"/>
        <w:bottom w:val="none" w:sz="0" w:space="0" w:color="auto"/>
        <w:right w:val="none" w:sz="0" w:space="0" w:color="auto"/>
      </w:divBdr>
    </w:div>
    <w:div w:id="1717729884">
      <w:marLeft w:val="640"/>
      <w:marRight w:val="0"/>
      <w:marTop w:val="0"/>
      <w:marBottom w:val="0"/>
      <w:divBdr>
        <w:top w:val="none" w:sz="0" w:space="0" w:color="auto"/>
        <w:left w:val="none" w:sz="0" w:space="0" w:color="auto"/>
        <w:bottom w:val="none" w:sz="0" w:space="0" w:color="auto"/>
        <w:right w:val="none" w:sz="0" w:space="0" w:color="auto"/>
      </w:divBdr>
    </w:div>
    <w:div w:id="1717779119">
      <w:marLeft w:val="640"/>
      <w:marRight w:val="0"/>
      <w:marTop w:val="0"/>
      <w:marBottom w:val="0"/>
      <w:divBdr>
        <w:top w:val="none" w:sz="0" w:space="0" w:color="auto"/>
        <w:left w:val="none" w:sz="0" w:space="0" w:color="auto"/>
        <w:bottom w:val="none" w:sz="0" w:space="0" w:color="auto"/>
        <w:right w:val="none" w:sz="0" w:space="0" w:color="auto"/>
      </w:divBdr>
    </w:div>
    <w:div w:id="1717853903">
      <w:marLeft w:val="640"/>
      <w:marRight w:val="0"/>
      <w:marTop w:val="0"/>
      <w:marBottom w:val="0"/>
      <w:divBdr>
        <w:top w:val="none" w:sz="0" w:space="0" w:color="auto"/>
        <w:left w:val="none" w:sz="0" w:space="0" w:color="auto"/>
        <w:bottom w:val="none" w:sz="0" w:space="0" w:color="auto"/>
        <w:right w:val="none" w:sz="0" w:space="0" w:color="auto"/>
      </w:divBdr>
    </w:div>
    <w:div w:id="1717927248">
      <w:marLeft w:val="640"/>
      <w:marRight w:val="0"/>
      <w:marTop w:val="0"/>
      <w:marBottom w:val="0"/>
      <w:divBdr>
        <w:top w:val="none" w:sz="0" w:space="0" w:color="auto"/>
        <w:left w:val="none" w:sz="0" w:space="0" w:color="auto"/>
        <w:bottom w:val="none" w:sz="0" w:space="0" w:color="auto"/>
        <w:right w:val="none" w:sz="0" w:space="0" w:color="auto"/>
      </w:divBdr>
    </w:div>
    <w:div w:id="1718158950">
      <w:marLeft w:val="640"/>
      <w:marRight w:val="0"/>
      <w:marTop w:val="0"/>
      <w:marBottom w:val="0"/>
      <w:divBdr>
        <w:top w:val="none" w:sz="0" w:space="0" w:color="auto"/>
        <w:left w:val="none" w:sz="0" w:space="0" w:color="auto"/>
        <w:bottom w:val="none" w:sz="0" w:space="0" w:color="auto"/>
        <w:right w:val="none" w:sz="0" w:space="0" w:color="auto"/>
      </w:divBdr>
    </w:div>
    <w:div w:id="1718162229">
      <w:marLeft w:val="640"/>
      <w:marRight w:val="0"/>
      <w:marTop w:val="0"/>
      <w:marBottom w:val="0"/>
      <w:divBdr>
        <w:top w:val="none" w:sz="0" w:space="0" w:color="auto"/>
        <w:left w:val="none" w:sz="0" w:space="0" w:color="auto"/>
        <w:bottom w:val="none" w:sz="0" w:space="0" w:color="auto"/>
        <w:right w:val="none" w:sz="0" w:space="0" w:color="auto"/>
      </w:divBdr>
    </w:div>
    <w:div w:id="1718167451">
      <w:marLeft w:val="640"/>
      <w:marRight w:val="0"/>
      <w:marTop w:val="0"/>
      <w:marBottom w:val="0"/>
      <w:divBdr>
        <w:top w:val="none" w:sz="0" w:space="0" w:color="auto"/>
        <w:left w:val="none" w:sz="0" w:space="0" w:color="auto"/>
        <w:bottom w:val="none" w:sz="0" w:space="0" w:color="auto"/>
        <w:right w:val="none" w:sz="0" w:space="0" w:color="auto"/>
      </w:divBdr>
    </w:div>
    <w:div w:id="1718316630">
      <w:marLeft w:val="640"/>
      <w:marRight w:val="0"/>
      <w:marTop w:val="0"/>
      <w:marBottom w:val="0"/>
      <w:divBdr>
        <w:top w:val="none" w:sz="0" w:space="0" w:color="auto"/>
        <w:left w:val="none" w:sz="0" w:space="0" w:color="auto"/>
        <w:bottom w:val="none" w:sz="0" w:space="0" w:color="auto"/>
        <w:right w:val="none" w:sz="0" w:space="0" w:color="auto"/>
      </w:divBdr>
    </w:div>
    <w:div w:id="1718384561">
      <w:marLeft w:val="640"/>
      <w:marRight w:val="0"/>
      <w:marTop w:val="0"/>
      <w:marBottom w:val="0"/>
      <w:divBdr>
        <w:top w:val="none" w:sz="0" w:space="0" w:color="auto"/>
        <w:left w:val="none" w:sz="0" w:space="0" w:color="auto"/>
        <w:bottom w:val="none" w:sz="0" w:space="0" w:color="auto"/>
        <w:right w:val="none" w:sz="0" w:space="0" w:color="auto"/>
      </w:divBdr>
    </w:div>
    <w:div w:id="1718384793">
      <w:marLeft w:val="640"/>
      <w:marRight w:val="0"/>
      <w:marTop w:val="0"/>
      <w:marBottom w:val="0"/>
      <w:divBdr>
        <w:top w:val="none" w:sz="0" w:space="0" w:color="auto"/>
        <w:left w:val="none" w:sz="0" w:space="0" w:color="auto"/>
        <w:bottom w:val="none" w:sz="0" w:space="0" w:color="auto"/>
        <w:right w:val="none" w:sz="0" w:space="0" w:color="auto"/>
      </w:divBdr>
    </w:div>
    <w:div w:id="1718620393">
      <w:marLeft w:val="640"/>
      <w:marRight w:val="0"/>
      <w:marTop w:val="0"/>
      <w:marBottom w:val="0"/>
      <w:divBdr>
        <w:top w:val="none" w:sz="0" w:space="0" w:color="auto"/>
        <w:left w:val="none" w:sz="0" w:space="0" w:color="auto"/>
        <w:bottom w:val="none" w:sz="0" w:space="0" w:color="auto"/>
        <w:right w:val="none" w:sz="0" w:space="0" w:color="auto"/>
      </w:divBdr>
    </w:div>
    <w:div w:id="1718624898">
      <w:marLeft w:val="640"/>
      <w:marRight w:val="0"/>
      <w:marTop w:val="0"/>
      <w:marBottom w:val="0"/>
      <w:divBdr>
        <w:top w:val="none" w:sz="0" w:space="0" w:color="auto"/>
        <w:left w:val="none" w:sz="0" w:space="0" w:color="auto"/>
        <w:bottom w:val="none" w:sz="0" w:space="0" w:color="auto"/>
        <w:right w:val="none" w:sz="0" w:space="0" w:color="auto"/>
      </w:divBdr>
    </w:div>
    <w:div w:id="1718698234">
      <w:marLeft w:val="640"/>
      <w:marRight w:val="0"/>
      <w:marTop w:val="0"/>
      <w:marBottom w:val="0"/>
      <w:divBdr>
        <w:top w:val="none" w:sz="0" w:space="0" w:color="auto"/>
        <w:left w:val="none" w:sz="0" w:space="0" w:color="auto"/>
        <w:bottom w:val="none" w:sz="0" w:space="0" w:color="auto"/>
        <w:right w:val="none" w:sz="0" w:space="0" w:color="auto"/>
      </w:divBdr>
    </w:div>
    <w:div w:id="1718704280">
      <w:marLeft w:val="640"/>
      <w:marRight w:val="0"/>
      <w:marTop w:val="0"/>
      <w:marBottom w:val="0"/>
      <w:divBdr>
        <w:top w:val="none" w:sz="0" w:space="0" w:color="auto"/>
        <w:left w:val="none" w:sz="0" w:space="0" w:color="auto"/>
        <w:bottom w:val="none" w:sz="0" w:space="0" w:color="auto"/>
        <w:right w:val="none" w:sz="0" w:space="0" w:color="auto"/>
      </w:divBdr>
    </w:div>
    <w:div w:id="1718704317">
      <w:marLeft w:val="640"/>
      <w:marRight w:val="0"/>
      <w:marTop w:val="0"/>
      <w:marBottom w:val="0"/>
      <w:divBdr>
        <w:top w:val="none" w:sz="0" w:space="0" w:color="auto"/>
        <w:left w:val="none" w:sz="0" w:space="0" w:color="auto"/>
        <w:bottom w:val="none" w:sz="0" w:space="0" w:color="auto"/>
        <w:right w:val="none" w:sz="0" w:space="0" w:color="auto"/>
      </w:divBdr>
    </w:div>
    <w:div w:id="1718747572">
      <w:marLeft w:val="640"/>
      <w:marRight w:val="0"/>
      <w:marTop w:val="0"/>
      <w:marBottom w:val="0"/>
      <w:divBdr>
        <w:top w:val="none" w:sz="0" w:space="0" w:color="auto"/>
        <w:left w:val="none" w:sz="0" w:space="0" w:color="auto"/>
        <w:bottom w:val="none" w:sz="0" w:space="0" w:color="auto"/>
        <w:right w:val="none" w:sz="0" w:space="0" w:color="auto"/>
      </w:divBdr>
    </w:div>
    <w:div w:id="1718775557">
      <w:marLeft w:val="640"/>
      <w:marRight w:val="0"/>
      <w:marTop w:val="0"/>
      <w:marBottom w:val="0"/>
      <w:divBdr>
        <w:top w:val="none" w:sz="0" w:space="0" w:color="auto"/>
        <w:left w:val="none" w:sz="0" w:space="0" w:color="auto"/>
        <w:bottom w:val="none" w:sz="0" w:space="0" w:color="auto"/>
        <w:right w:val="none" w:sz="0" w:space="0" w:color="auto"/>
      </w:divBdr>
    </w:div>
    <w:div w:id="1718898184">
      <w:marLeft w:val="640"/>
      <w:marRight w:val="0"/>
      <w:marTop w:val="0"/>
      <w:marBottom w:val="0"/>
      <w:divBdr>
        <w:top w:val="none" w:sz="0" w:space="0" w:color="auto"/>
        <w:left w:val="none" w:sz="0" w:space="0" w:color="auto"/>
        <w:bottom w:val="none" w:sz="0" w:space="0" w:color="auto"/>
        <w:right w:val="none" w:sz="0" w:space="0" w:color="auto"/>
      </w:divBdr>
    </w:div>
    <w:div w:id="1719162854">
      <w:marLeft w:val="640"/>
      <w:marRight w:val="0"/>
      <w:marTop w:val="0"/>
      <w:marBottom w:val="0"/>
      <w:divBdr>
        <w:top w:val="none" w:sz="0" w:space="0" w:color="auto"/>
        <w:left w:val="none" w:sz="0" w:space="0" w:color="auto"/>
        <w:bottom w:val="none" w:sz="0" w:space="0" w:color="auto"/>
        <w:right w:val="none" w:sz="0" w:space="0" w:color="auto"/>
      </w:divBdr>
    </w:div>
    <w:div w:id="1719237351">
      <w:marLeft w:val="640"/>
      <w:marRight w:val="0"/>
      <w:marTop w:val="0"/>
      <w:marBottom w:val="0"/>
      <w:divBdr>
        <w:top w:val="none" w:sz="0" w:space="0" w:color="auto"/>
        <w:left w:val="none" w:sz="0" w:space="0" w:color="auto"/>
        <w:bottom w:val="none" w:sz="0" w:space="0" w:color="auto"/>
        <w:right w:val="none" w:sz="0" w:space="0" w:color="auto"/>
      </w:divBdr>
    </w:div>
    <w:div w:id="1719238434">
      <w:marLeft w:val="640"/>
      <w:marRight w:val="0"/>
      <w:marTop w:val="0"/>
      <w:marBottom w:val="0"/>
      <w:divBdr>
        <w:top w:val="none" w:sz="0" w:space="0" w:color="auto"/>
        <w:left w:val="none" w:sz="0" w:space="0" w:color="auto"/>
        <w:bottom w:val="none" w:sz="0" w:space="0" w:color="auto"/>
        <w:right w:val="none" w:sz="0" w:space="0" w:color="auto"/>
      </w:divBdr>
    </w:div>
    <w:div w:id="1719356703">
      <w:marLeft w:val="640"/>
      <w:marRight w:val="0"/>
      <w:marTop w:val="0"/>
      <w:marBottom w:val="0"/>
      <w:divBdr>
        <w:top w:val="none" w:sz="0" w:space="0" w:color="auto"/>
        <w:left w:val="none" w:sz="0" w:space="0" w:color="auto"/>
        <w:bottom w:val="none" w:sz="0" w:space="0" w:color="auto"/>
        <w:right w:val="none" w:sz="0" w:space="0" w:color="auto"/>
      </w:divBdr>
    </w:div>
    <w:div w:id="1719670661">
      <w:marLeft w:val="640"/>
      <w:marRight w:val="0"/>
      <w:marTop w:val="0"/>
      <w:marBottom w:val="0"/>
      <w:divBdr>
        <w:top w:val="none" w:sz="0" w:space="0" w:color="auto"/>
        <w:left w:val="none" w:sz="0" w:space="0" w:color="auto"/>
        <w:bottom w:val="none" w:sz="0" w:space="0" w:color="auto"/>
        <w:right w:val="none" w:sz="0" w:space="0" w:color="auto"/>
      </w:divBdr>
    </w:div>
    <w:div w:id="1719863402">
      <w:marLeft w:val="640"/>
      <w:marRight w:val="0"/>
      <w:marTop w:val="0"/>
      <w:marBottom w:val="0"/>
      <w:divBdr>
        <w:top w:val="none" w:sz="0" w:space="0" w:color="auto"/>
        <w:left w:val="none" w:sz="0" w:space="0" w:color="auto"/>
        <w:bottom w:val="none" w:sz="0" w:space="0" w:color="auto"/>
        <w:right w:val="none" w:sz="0" w:space="0" w:color="auto"/>
      </w:divBdr>
    </w:div>
    <w:div w:id="1719864787">
      <w:marLeft w:val="640"/>
      <w:marRight w:val="0"/>
      <w:marTop w:val="0"/>
      <w:marBottom w:val="0"/>
      <w:divBdr>
        <w:top w:val="none" w:sz="0" w:space="0" w:color="auto"/>
        <w:left w:val="none" w:sz="0" w:space="0" w:color="auto"/>
        <w:bottom w:val="none" w:sz="0" w:space="0" w:color="auto"/>
        <w:right w:val="none" w:sz="0" w:space="0" w:color="auto"/>
      </w:divBdr>
    </w:div>
    <w:div w:id="1719932622">
      <w:marLeft w:val="640"/>
      <w:marRight w:val="0"/>
      <w:marTop w:val="0"/>
      <w:marBottom w:val="0"/>
      <w:divBdr>
        <w:top w:val="none" w:sz="0" w:space="0" w:color="auto"/>
        <w:left w:val="none" w:sz="0" w:space="0" w:color="auto"/>
        <w:bottom w:val="none" w:sz="0" w:space="0" w:color="auto"/>
        <w:right w:val="none" w:sz="0" w:space="0" w:color="auto"/>
      </w:divBdr>
    </w:div>
    <w:div w:id="1720087373">
      <w:marLeft w:val="640"/>
      <w:marRight w:val="0"/>
      <w:marTop w:val="0"/>
      <w:marBottom w:val="0"/>
      <w:divBdr>
        <w:top w:val="none" w:sz="0" w:space="0" w:color="auto"/>
        <w:left w:val="none" w:sz="0" w:space="0" w:color="auto"/>
        <w:bottom w:val="none" w:sz="0" w:space="0" w:color="auto"/>
        <w:right w:val="none" w:sz="0" w:space="0" w:color="auto"/>
      </w:divBdr>
    </w:div>
    <w:div w:id="1720131490">
      <w:marLeft w:val="640"/>
      <w:marRight w:val="0"/>
      <w:marTop w:val="0"/>
      <w:marBottom w:val="0"/>
      <w:divBdr>
        <w:top w:val="none" w:sz="0" w:space="0" w:color="auto"/>
        <w:left w:val="none" w:sz="0" w:space="0" w:color="auto"/>
        <w:bottom w:val="none" w:sz="0" w:space="0" w:color="auto"/>
        <w:right w:val="none" w:sz="0" w:space="0" w:color="auto"/>
      </w:divBdr>
    </w:div>
    <w:div w:id="1720132635">
      <w:marLeft w:val="640"/>
      <w:marRight w:val="0"/>
      <w:marTop w:val="0"/>
      <w:marBottom w:val="0"/>
      <w:divBdr>
        <w:top w:val="none" w:sz="0" w:space="0" w:color="auto"/>
        <w:left w:val="none" w:sz="0" w:space="0" w:color="auto"/>
        <w:bottom w:val="none" w:sz="0" w:space="0" w:color="auto"/>
        <w:right w:val="none" w:sz="0" w:space="0" w:color="auto"/>
      </w:divBdr>
    </w:div>
    <w:div w:id="1720202990">
      <w:marLeft w:val="640"/>
      <w:marRight w:val="0"/>
      <w:marTop w:val="0"/>
      <w:marBottom w:val="0"/>
      <w:divBdr>
        <w:top w:val="none" w:sz="0" w:space="0" w:color="auto"/>
        <w:left w:val="none" w:sz="0" w:space="0" w:color="auto"/>
        <w:bottom w:val="none" w:sz="0" w:space="0" w:color="auto"/>
        <w:right w:val="none" w:sz="0" w:space="0" w:color="auto"/>
      </w:divBdr>
    </w:div>
    <w:div w:id="1720203109">
      <w:marLeft w:val="640"/>
      <w:marRight w:val="0"/>
      <w:marTop w:val="0"/>
      <w:marBottom w:val="0"/>
      <w:divBdr>
        <w:top w:val="none" w:sz="0" w:space="0" w:color="auto"/>
        <w:left w:val="none" w:sz="0" w:space="0" w:color="auto"/>
        <w:bottom w:val="none" w:sz="0" w:space="0" w:color="auto"/>
        <w:right w:val="none" w:sz="0" w:space="0" w:color="auto"/>
      </w:divBdr>
    </w:div>
    <w:div w:id="1720277751">
      <w:marLeft w:val="640"/>
      <w:marRight w:val="0"/>
      <w:marTop w:val="0"/>
      <w:marBottom w:val="0"/>
      <w:divBdr>
        <w:top w:val="none" w:sz="0" w:space="0" w:color="auto"/>
        <w:left w:val="none" w:sz="0" w:space="0" w:color="auto"/>
        <w:bottom w:val="none" w:sz="0" w:space="0" w:color="auto"/>
        <w:right w:val="none" w:sz="0" w:space="0" w:color="auto"/>
      </w:divBdr>
    </w:div>
    <w:div w:id="1720284540">
      <w:marLeft w:val="640"/>
      <w:marRight w:val="0"/>
      <w:marTop w:val="0"/>
      <w:marBottom w:val="0"/>
      <w:divBdr>
        <w:top w:val="none" w:sz="0" w:space="0" w:color="auto"/>
        <w:left w:val="none" w:sz="0" w:space="0" w:color="auto"/>
        <w:bottom w:val="none" w:sz="0" w:space="0" w:color="auto"/>
        <w:right w:val="none" w:sz="0" w:space="0" w:color="auto"/>
      </w:divBdr>
    </w:div>
    <w:div w:id="1720323993">
      <w:marLeft w:val="640"/>
      <w:marRight w:val="0"/>
      <w:marTop w:val="0"/>
      <w:marBottom w:val="0"/>
      <w:divBdr>
        <w:top w:val="none" w:sz="0" w:space="0" w:color="auto"/>
        <w:left w:val="none" w:sz="0" w:space="0" w:color="auto"/>
        <w:bottom w:val="none" w:sz="0" w:space="0" w:color="auto"/>
        <w:right w:val="none" w:sz="0" w:space="0" w:color="auto"/>
      </w:divBdr>
    </w:div>
    <w:div w:id="1720352596">
      <w:marLeft w:val="640"/>
      <w:marRight w:val="0"/>
      <w:marTop w:val="0"/>
      <w:marBottom w:val="0"/>
      <w:divBdr>
        <w:top w:val="none" w:sz="0" w:space="0" w:color="auto"/>
        <w:left w:val="none" w:sz="0" w:space="0" w:color="auto"/>
        <w:bottom w:val="none" w:sz="0" w:space="0" w:color="auto"/>
        <w:right w:val="none" w:sz="0" w:space="0" w:color="auto"/>
      </w:divBdr>
    </w:div>
    <w:div w:id="1720473076">
      <w:marLeft w:val="640"/>
      <w:marRight w:val="0"/>
      <w:marTop w:val="0"/>
      <w:marBottom w:val="0"/>
      <w:divBdr>
        <w:top w:val="none" w:sz="0" w:space="0" w:color="auto"/>
        <w:left w:val="none" w:sz="0" w:space="0" w:color="auto"/>
        <w:bottom w:val="none" w:sz="0" w:space="0" w:color="auto"/>
        <w:right w:val="none" w:sz="0" w:space="0" w:color="auto"/>
      </w:divBdr>
    </w:div>
    <w:div w:id="1720590120">
      <w:marLeft w:val="640"/>
      <w:marRight w:val="0"/>
      <w:marTop w:val="0"/>
      <w:marBottom w:val="0"/>
      <w:divBdr>
        <w:top w:val="none" w:sz="0" w:space="0" w:color="auto"/>
        <w:left w:val="none" w:sz="0" w:space="0" w:color="auto"/>
        <w:bottom w:val="none" w:sz="0" w:space="0" w:color="auto"/>
        <w:right w:val="none" w:sz="0" w:space="0" w:color="auto"/>
      </w:divBdr>
    </w:div>
    <w:div w:id="1720662092">
      <w:marLeft w:val="640"/>
      <w:marRight w:val="0"/>
      <w:marTop w:val="0"/>
      <w:marBottom w:val="0"/>
      <w:divBdr>
        <w:top w:val="none" w:sz="0" w:space="0" w:color="auto"/>
        <w:left w:val="none" w:sz="0" w:space="0" w:color="auto"/>
        <w:bottom w:val="none" w:sz="0" w:space="0" w:color="auto"/>
        <w:right w:val="none" w:sz="0" w:space="0" w:color="auto"/>
      </w:divBdr>
    </w:div>
    <w:div w:id="1720667483">
      <w:marLeft w:val="640"/>
      <w:marRight w:val="0"/>
      <w:marTop w:val="0"/>
      <w:marBottom w:val="0"/>
      <w:divBdr>
        <w:top w:val="none" w:sz="0" w:space="0" w:color="auto"/>
        <w:left w:val="none" w:sz="0" w:space="0" w:color="auto"/>
        <w:bottom w:val="none" w:sz="0" w:space="0" w:color="auto"/>
        <w:right w:val="none" w:sz="0" w:space="0" w:color="auto"/>
      </w:divBdr>
    </w:div>
    <w:div w:id="1720667531">
      <w:marLeft w:val="640"/>
      <w:marRight w:val="0"/>
      <w:marTop w:val="0"/>
      <w:marBottom w:val="0"/>
      <w:divBdr>
        <w:top w:val="none" w:sz="0" w:space="0" w:color="auto"/>
        <w:left w:val="none" w:sz="0" w:space="0" w:color="auto"/>
        <w:bottom w:val="none" w:sz="0" w:space="0" w:color="auto"/>
        <w:right w:val="none" w:sz="0" w:space="0" w:color="auto"/>
      </w:divBdr>
    </w:div>
    <w:div w:id="1720741393">
      <w:marLeft w:val="640"/>
      <w:marRight w:val="0"/>
      <w:marTop w:val="0"/>
      <w:marBottom w:val="0"/>
      <w:divBdr>
        <w:top w:val="none" w:sz="0" w:space="0" w:color="auto"/>
        <w:left w:val="none" w:sz="0" w:space="0" w:color="auto"/>
        <w:bottom w:val="none" w:sz="0" w:space="0" w:color="auto"/>
        <w:right w:val="none" w:sz="0" w:space="0" w:color="auto"/>
      </w:divBdr>
    </w:div>
    <w:div w:id="1720782042">
      <w:marLeft w:val="640"/>
      <w:marRight w:val="0"/>
      <w:marTop w:val="0"/>
      <w:marBottom w:val="0"/>
      <w:divBdr>
        <w:top w:val="none" w:sz="0" w:space="0" w:color="auto"/>
        <w:left w:val="none" w:sz="0" w:space="0" w:color="auto"/>
        <w:bottom w:val="none" w:sz="0" w:space="0" w:color="auto"/>
        <w:right w:val="none" w:sz="0" w:space="0" w:color="auto"/>
      </w:divBdr>
    </w:div>
    <w:div w:id="1720981943">
      <w:marLeft w:val="640"/>
      <w:marRight w:val="0"/>
      <w:marTop w:val="0"/>
      <w:marBottom w:val="0"/>
      <w:divBdr>
        <w:top w:val="none" w:sz="0" w:space="0" w:color="auto"/>
        <w:left w:val="none" w:sz="0" w:space="0" w:color="auto"/>
        <w:bottom w:val="none" w:sz="0" w:space="0" w:color="auto"/>
        <w:right w:val="none" w:sz="0" w:space="0" w:color="auto"/>
      </w:divBdr>
    </w:div>
    <w:div w:id="1721006023">
      <w:marLeft w:val="640"/>
      <w:marRight w:val="0"/>
      <w:marTop w:val="0"/>
      <w:marBottom w:val="0"/>
      <w:divBdr>
        <w:top w:val="none" w:sz="0" w:space="0" w:color="auto"/>
        <w:left w:val="none" w:sz="0" w:space="0" w:color="auto"/>
        <w:bottom w:val="none" w:sz="0" w:space="0" w:color="auto"/>
        <w:right w:val="none" w:sz="0" w:space="0" w:color="auto"/>
      </w:divBdr>
    </w:div>
    <w:div w:id="1721056709">
      <w:marLeft w:val="640"/>
      <w:marRight w:val="0"/>
      <w:marTop w:val="0"/>
      <w:marBottom w:val="0"/>
      <w:divBdr>
        <w:top w:val="none" w:sz="0" w:space="0" w:color="auto"/>
        <w:left w:val="none" w:sz="0" w:space="0" w:color="auto"/>
        <w:bottom w:val="none" w:sz="0" w:space="0" w:color="auto"/>
        <w:right w:val="none" w:sz="0" w:space="0" w:color="auto"/>
      </w:divBdr>
    </w:div>
    <w:div w:id="1721057768">
      <w:marLeft w:val="640"/>
      <w:marRight w:val="0"/>
      <w:marTop w:val="0"/>
      <w:marBottom w:val="0"/>
      <w:divBdr>
        <w:top w:val="none" w:sz="0" w:space="0" w:color="auto"/>
        <w:left w:val="none" w:sz="0" w:space="0" w:color="auto"/>
        <w:bottom w:val="none" w:sz="0" w:space="0" w:color="auto"/>
        <w:right w:val="none" w:sz="0" w:space="0" w:color="auto"/>
      </w:divBdr>
    </w:div>
    <w:div w:id="1721130743">
      <w:marLeft w:val="640"/>
      <w:marRight w:val="0"/>
      <w:marTop w:val="0"/>
      <w:marBottom w:val="0"/>
      <w:divBdr>
        <w:top w:val="none" w:sz="0" w:space="0" w:color="auto"/>
        <w:left w:val="none" w:sz="0" w:space="0" w:color="auto"/>
        <w:bottom w:val="none" w:sz="0" w:space="0" w:color="auto"/>
        <w:right w:val="none" w:sz="0" w:space="0" w:color="auto"/>
      </w:divBdr>
    </w:div>
    <w:div w:id="1721241843">
      <w:marLeft w:val="640"/>
      <w:marRight w:val="0"/>
      <w:marTop w:val="0"/>
      <w:marBottom w:val="0"/>
      <w:divBdr>
        <w:top w:val="none" w:sz="0" w:space="0" w:color="auto"/>
        <w:left w:val="none" w:sz="0" w:space="0" w:color="auto"/>
        <w:bottom w:val="none" w:sz="0" w:space="0" w:color="auto"/>
        <w:right w:val="none" w:sz="0" w:space="0" w:color="auto"/>
      </w:divBdr>
    </w:div>
    <w:div w:id="1721242129">
      <w:marLeft w:val="640"/>
      <w:marRight w:val="0"/>
      <w:marTop w:val="0"/>
      <w:marBottom w:val="0"/>
      <w:divBdr>
        <w:top w:val="none" w:sz="0" w:space="0" w:color="auto"/>
        <w:left w:val="none" w:sz="0" w:space="0" w:color="auto"/>
        <w:bottom w:val="none" w:sz="0" w:space="0" w:color="auto"/>
        <w:right w:val="none" w:sz="0" w:space="0" w:color="auto"/>
      </w:divBdr>
    </w:div>
    <w:div w:id="1721243142">
      <w:marLeft w:val="640"/>
      <w:marRight w:val="0"/>
      <w:marTop w:val="0"/>
      <w:marBottom w:val="0"/>
      <w:divBdr>
        <w:top w:val="none" w:sz="0" w:space="0" w:color="auto"/>
        <w:left w:val="none" w:sz="0" w:space="0" w:color="auto"/>
        <w:bottom w:val="none" w:sz="0" w:space="0" w:color="auto"/>
        <w:right w:val="none" w:sz="0" w:space="0" w:color="auto"/>
      </w:divBdr>
    </w:div>
    <w:div w:id="1721247646">
      <w:marLeft w:val="640"/>
      <w:marRight w:val="0"/>
      <w:marTop w:val="0"/>
      <w:marBottom w:val="0"/>
      <w:divBdr>
        <w:top w:val="none" w:sz="0" w:space="0" w:color="auto"/>
        <w:left w:val="none" w:sz="0" w:space="0" w:color="auto"/>
        <w:bottom w:val="none" w:sz="0" w:space="0" w:color="auto"/>
        <w:right w:val="none" w:sz="0" w:space="0" w:color="auto"/>
      </w:divBdr>
    </w:div>
    <w:div w:id="1721250833">
      <w:marLeft w:val="640"/>
      <w:marRight w:val="0"/>
      <w:marTop w:val="0"/>
      <w:marBottom w:val="0"/>
      <w:divBdr>
        <w:top w:val="none" w:sz="0" w:space="0" w:color="auto"/>
        <w:left w:val="none" w:sz="0" w:space="0" w:color="auto"/>
        <w:bottom w:val="none" w:sz="0" w:space="0" w:color="auto"/>
        <w:right w:val="none" w:sz="0" w:space="0" w:color="auto"/>
      </w:divBdr>
    </w:div>
    <w:div w:id="1721318229">
      <w:bodyDiv w:val="1"/>
      <w:marLeft w:val="0"/>
      <w:marRight w:val="0"/>
      <w:marTop w:val="0"/>
      <w:marBottom w:val="0"/>
      <w:divBdr>
        <w:top w:val="none" w:sz="0" w:space="0" w:color="auto"/>
        <w:left w:val="none" w:sz="0" w:space="0" w:color="auto"/>
        <w:bottom w:val="none" w:sz="0" w:space="0" w:color="auto"/>
        <w:right w:val="none" w:sz="0" w:space="0" w:color="auto"/>
      </w:divBdr>
      <w:divsChild>
        <w:div w:id="33240078">
          <w:marLeft w:val="640"/>
          <w:marRight w:val="0"/>
          <w:marTop w:val="0"/>
          <w:marBottom w:val="0"/>
          <w:divBdr>
            <w:top w:val="none" w:sz="0" w:space="0" w:color="auto"/>
            <w:left w:val="none" w:sz="0" w:space="0" w:color="auto"/>
            <w:bottom w:val="none" w:sz="0" w:space="0" w:color="auto"/>
            <w:right w:val="none" w:sz="0" w:space="0" w:color="auto"/>
          </w:divBdr>
        </w:div>
        <w:div w:id="46804276">
          <w:marLeft w:val="640"/>
          <w:marRight w:val="0"/>
          <w:marTop w:val="0"/>
          <w:marBottom w:val="0"/>
          <w:divBdr>
            <w:top w:val="none" w:sz="0" w:space="0" w:color="auto"/>
            <w:left w:val="none" w:sz="0" w:space="0" w:color="auto"/>
            <w:bottom w:val="none" w:sz="0" w:space="0" w:color="auto"/>
            <w:right w:val="none" w:sz="0" w:space="0" w:color="auto"/>
          </w:divBdr>
        </w:div>
        <w:div w:id="51346007">
          <w:marLeft w:val="640"/>
          <w:marRight w:val="0"/>
          <w:marTop w:val="0"/>
          <w:marBottom w:val="0"/>
          <w:divBdr>
            <w:top w:val="none" w:sz="0" w:space="0" w:color="auto"/>
            <w:left w:val="none" w:sz="0" w:space="0" w:color="auto"/>
            <w:bottom w:val="none" w:sz="0" w:space="0" w:color="auto"/>
            <w:right w:val="none" w:sz="0" w:space="0" w:color="auto"/>
          </w:divBdr>
        </w:div>
        <w:div w:id="71439066">
          <w:marLeft w:val="640"/>
          <w:marRight w:val="0"/>
          <w:marTop w:val="0"/>
          <w:marBottom w:val="0"/>
          <w:divBdr>
            <w:top w:val="none" w:sz="0" w:space="0" w:color="auto"/>
            <w:left w:val="none" w:sz="0" w:space="0" w:color="auto"/>
            <w:bottom w:val="none" w:sz="0" w:space="0" w:color="auto"/>
            <w:right w:val="none" w:sz="0" w:space="0" w:color="auto"/>
          </w:divBdr>
        </w:div>
        <w:div w:id="82801885">
          <w:marLeft w:val="640"/>
          <w:marRight w:val="0"/>
          <w:marTop w:val="0"/>
          <w:marBottom w:val="0"/>
          <w:divBdr>
            <w:top w:val="none" w:sz="0" w:space="0" w:color="auto"/>
            <w:left w:val="none" w:sz="0" w:space="0" w:color="auto"/>
            <w:bottom w:val="none" w:sz="0" w:space="0" w:color="auto"/>
            <w:right w:val="none" w:sz="0" w:space="0" w:color="auto"/>
          </w:divBdr>
        </w:div>
        <w:div w:id="161898762">
          <w:marLeft w:val="640"/>
          <w:marRight w:val="0"/>
          <w:marTop w:val="0"/>
          <w:marBottom w:val="0"/>
          <w:divBdr>
            <w:top w:val="none" w:sz="0" w:space="0" w:color="auto"/>
            <w:left w:val="none" w:sz="0" w:space="0" w:color="auto"/>
            <w:bottom w:val="none" w:sz="0" w:space="0" w:color="auto"/>
            <w:right w:val="none" w:sz="0" w:space="0" w:color="auto"/>
          </w:divBdr>
        </w:div>
        <w:div w:id="193273029">
          <w:marLeft w:val="640"/>
          <w:marRight w:val="0"/>
          <w:marTop w:val="0"/>
          <w:marBottom w:val="0"/>
          <w:divBdr>
            <w:top w:val="none" w:sz="0" w:space="0" w:color="auto"/>
            <w:left w:val="none" w:sz="0" w:space="0" w:color="auto"/>
            <w:bottom w:val="none" w:sz="0" w:space="0" w:color="auto"/>
            <w:right w:val="none" w:sz="0" w:space="0" w:color="auto"/>
          </w:divBdr>
        </w:div>
        <w:div w:id="244725730">
          <w:marLeft w:val="640"/>
          <w:marRight w:val="0"/>
          <w:marTop w:val="0"/>
          <w:marBottom w:val="0"/>
          <w:divBdr>
            <w:top w:val="none" w:sz="0" w:space="0" w:color="auto"/>
            <w:left w:val="none" w:sz="0" w:space="0" w:color="auto"/>
            <w:bottom w:val="none" w:sz="0" w:space="0" w:color="auto"/>
            <w:right w:val="none" w:sz="0" w:space="0" w:color="auto"/>
          </w:divBdr>
        </w:div>
        <w:div w:id="346754034">
          <w:marLeft w:val="640"/>
          <w:marRight w:val="0"/>
          <w:marTop w:val="0"/>
          <w:marBottom w:val="0"/>
          <w:divBdr>
            <w:top w:val="none" w:sz="0" w:space="0" w:color="auto"/>
            <w:left w:val="none" w:sz="0" w:space="0" w:color="auto"/>
            <w:bottom w:val="none" w:sz="0" w:space="0" w:color="auto"/>
            <w:right w:val="none" w:sz="0" w:space="0" w:color="auto"/>
          </w:divBdr>
        </w:div>
        <w:div w:id="474875577">
          <w:marLeft w:val="640"/>
          <w:marRight w:val="0"/>
          <w:marTop w:val="0"/>
          <w:marBottom w:val="0"/>
          <w:divBdr>
            <w:top w:val="none" w:sz="0" w:space="0" w:color="auto"/>
            <w:left w:val="none" w:sz="0" w:space="0" w:color="auto"/>
            <w:bottom w:val="none" w:sz="0" w:space="0" w:color="auto"/>
            <w:right w:val="none" w:sz="0" w:space="0" w:color="auto"/>
          </w:divBdr>
        </w:div>
        <w:div w:id="484518200">
          <w:marLeft w:val="640"/>
          <w:marRight w:val="0"/>
          <w:marTop w:val="0"/>
          <w:marBottom w:val="0"/>
          <w:divBdr>
            <w:top w:val="none" w:sz="0" w:space="0" w:color="auto"/>
            <w:left w:val="none" w:sz="0" w:space="0" w:color="auto"/>
            <w:bottom w:val="none" w:sz="0" w:space="0" w:color="auto"/>
            <w:right w:val="none" w:sz="0" w:space="0" w:color="auto"/>
          </w:divBdr>
        </w:div>
        <w:div w:id="508101817">
          <w:marLeft w:val="640"/>
          <w:marRight w:val="0"/>
          <w:marTop w:val="0"/>
          <w:marBottom w:val="0"/>
          <w:divBdr>
            <w:top w:val="none" w:sz="0" w:space="0" w:color="auto"/>
            <w:left w:val="none" w:sz="0" w:space="0" w:color="auto"/>
            <w:bottom w:val="none" w:sz="0" w:space="0" w:color="auto"/>
            <w:right w:val="none" w:sz="0" w:space="0" w:color="auto"/>
          </w:divBdr>
        </w:div>
        <w:div w:id="597711650">
          <w:marLeft w:val="640"/>
          <w:marRight w:val="0"/>
          <w:marTop w:val="0"/>
          <w:marBottom w:val="0"/>
          <w:divBdr>
            <w:top w:val="none" w:sz="0" w:space="0" w:color="auto"/>
            <w:left w:val="none" w:sz="0" w:space="0" w:color="auto"/>
            <w:bottom w:val="none" w:sz="0" w:space="0" w:color="auto"/>
            <w:right w:val="none" w:sz="0" w:space="0" w:color="auto"/>
          </w:divBdr>
        </w:div>
        <w:div w:id="667439824">
          <w:marLeft w:val="640"/>
          <w:marRight w:val="0"/>
          <w:marTop w:val="0"/>
          <w:marBottom w:val="0"/>
          <w:divBdr>
            <w:top w:val="none" w:sz="0" w:space="0" w:color="auto"/>
            <w:left w:val="none" w:sz="0" w:space="0" w:color="auto"/>
            <w:bottom w:val="none" w:sz="0" w:space="0" w:color="auto"/>
            <w:right w:val="none" w:sz="0" w:space="0" w:color="auto"/>
          </w:divBdr>
        </w:div>
        <w:div w:id="709888764">
          <w:marLeft w:val="640"/>
          <w:marRight w:val="0"/>
          <w:marTop w:val="0"/>
          <w:marBottom w:val="0"/>
          <w:divBdr>
            <w:top w:val="none" w:sz="0" w:space="0" w:color="auto"/>
            <w:left w:val="none" w:sz="0" w:space="0" w:color="auto"/>
            <w:bottom w:val="none" w:sz="0" w:space="0" w:color="auto"/>
            <w:right w:val="none" w:sz="0" w:space="0" w:color="auto"/>
          </w:divBdr>
        </w:div>
        <w:div w:id="799155286">
          <w:marLeft w:val="640"/>
          <w:marRight w:val="0"/>
          <w:marTop w:val="0"/>
          <w:marBottom w:val="0"/>
          <w:divBdr>
            <w:top w:val="none" w:sz="0" w:space="0" w:color="auto"/>
            <w:left w:val="none" w:sz="0" w:space="0" w:color="auto"/>
            <w:bottom w:val="none" w:sz="0" w:space="0" w:color="auto"/>
            <w:right w:val="none" w:sz="0" w:space="0" w:color="auto"/>
          </w:divBdr>
        </w:div>
        <w:div w:id="938945857">
          <w:marLeft w:val="640"/>
          <w:marRight w:val="0"/>
          <w:marTop w:val="0"/>
          <w:marBottom w:val="0"/>
          <w:divBdr>
            <w:top w:val="none" w:sz="0" w:space="0" w:color="auto"/>
            <w:left w:val="none" w:sz="0" w:space="0" w:color="auto"/>
            <w:bottom w:val="none" w:sz="0" w:space="0" w:color="auto"/>
            <w:right w:val="none" w:sz="0" w:space="0" w:color="auto"/>
          </w:divBdr>
        </w:div>
        <w:div w:id="970136825">
          <w:marLeft w:val="640"/>
          <w:marRight w:val="0"/>
          <w:marTop w:val="0"/>
          <w:marBottom w:val="0"/>
          <w:divBdr>
            <w:top w:val="none" w:sz="0" w:space="0" w:color="auto"/>
            <w:left w:val="none" w:sz="0" w:space="0" w:color="auto"/>
            <w:bottom w:val="none" w:sz="0" w:space="0" w:color="auto"/>
            <w:right w:val="none" w:sz="0" w:space="0" w:color="auto"/>
          </w:divBdr>
        </w:div>
        <w:div w:id="1068530072">
          <w:marLeft w:val="640"/>
          <w:marRight w:val="0"/>
          <w:marTop w:val="0"/>
          <w:marBottom w:val="0"/>
          <w:divBdr>
            <w:top w:val="none" w:sz="0" w:space="0" w:color="auto"/>
            <w:left w:val="none" w:sz="0" w:space="0" w:color="auto"/>
            <w:bottom w:val="none" w:sz="0" w:space="0" w:color="auto"/>
            <w:right w:val="none" w:sz="0" w:space="0" w:color="auto"/>
          </w:divBdr>
        </w:div>
        <w:div w:id="1124344467">
          <w:marLeft w:val="640"/>
          <w:marRight w:val="0"/>
          <w:marTop w:val="0"/>
          <w:marBottom w:val="0"/>
          <w:divBdr>
            <w:top w:val="none" w:sz="0" w:space="0" w:color="auto"/>
            <w:left w:val="none" w:sz="0" w:space="0" w:color="auto"/>
            <w:bottom w:val="none" w:sz="0" w:space="0" w:color="auto"/>
            <w:right w:val="none" w:sz="0" w:space="0" w:color="auto"/>
          </w:divBdr>
        </w:div>
        <w:div w:id="1227686069">
          <w:marLeft w:val="640"/>
          <w:marRight w:val="0"/>
          <w:marTop w:val="0"/>
          <w:marBottom w:val="0"/>
          <w:divBdr>
            <w:top w:val="none" w:sz="0" w:space="0" w:color="auto"/>
            <w:left w:val="none" w:sz="0" w:space="0" w:color="auto"/>
            <w:bottom w:val="none" w:sz="0" w:space="0" w:color="auto"/>
            <w:right w:val="none" w:sz="0" w:space="0" w:color="auto"/>
          </w:divBdr>
        </w:div>
        <w:div w:id="1235622990">
          <w:marLeft w:val="640"/>
          <w:marRight w:val="0"/>
          <w:marTop w:val="0"/>
          <w:marBottom w:val="0"/>
          <w:divBdr>
            <w:top w:val="none" w:sz="0" w:space="0" w:color="auto"/>
            <w:left w:val="none" w:sz="0" w:space="0" w:color="auto"/>
            <w:bottom w:val="none" w:sz="0" w:space="0" w:color="auto"/>
            <w:right w:val="none" w:sz="0" w:space="0" w:color="auto"/>
          </w:divBdr>
        </w:div>
        <w:div w:id="1487472867">
          <w:marLeft w:val="640"/>
          <w:marRight w:val="0"/>
          <w:marTop w:val="0"/>
          <w:marBottom w:val="0"/>
          <w:divBdr>
            <w:top w:val="none" w:sz="0" w:space="0" w:color="auto"/>
            <w:left w:val="none" w:sz="0" w:space="0" w:color="auto"/>
            <w:bottom w:val="none" w:sz="0" w:space="0" w:color="auto"/>
            <w:right w:val="none" w:sz="0" w:space="0" w:color="auto"/>
          </w:divBdr>
        </w:div>
        <w:div w:id="1499154991">
          <w:marLeft w:val="640"/>
          <w:marRight w:val="0"/>
          <w:marTop w:val="0"/>
          <w:marBottom w:val="0"/>
          <w:divBdr>
            <w:top w:val="none" w:sz="0" w:space="0" w:color="auto"/>
            <w:left w:val="none" w:sz="0" w:space="0" w:color="auto"/>
            <w:bottom w:val="none" w:sz="0" w:space="0" w:color="auto"/>
            <w:right w:val="none" w:sz="0" w:space="0" w:color="auto"/>
          </w:divBdr>
        </w:div>
        <w:div w:id="1499274353">
          <w:marLeft w:val="640"/>
          <w:marRight w:val="0"/>
          <w:marTop w:val="0"/>
          <w:marBottom w:val="0"/>
          <w:divBdr>
            <w:top w:val="none" w:sz="0" w:space="0" w:color="auto"/>
            <w:left w:val="none" w:sz="0" w:space="0" w:color="auto"/>
            <w:bottom w:val="none" w:sz="0" w:space="0" w:color="auto"/>
            <w:right w:val="none" w:sz="0" w:space="0" w:color="auto"/>
          </w:divBdr>
        </w:div>
        <w:div w:id="1567833278">
          <w:marLeft w:val="640"/>
          <w:marRight w:val="0"/>
          <w:marTop w:val="0"/>
          <w:marBottom w:val="0"/>
          <w:divBdr>
            <w:top w:val="none" w:sz="0" w:space="0" w:color="auto"/>
            <w:left w:val="none" w:sz="0" w:space="0" w:color="auto"/>
            <w:bottom w:val="none" w:sz="0" w:space="0" w:color="auto"/>
            <w:right w:val="none" w:sz="0" w:space="0" w:color="auto"/>
          </w:divBdr>
        </w:div>
        <w:div w:id="1633897805">
          <w:marLeft w:val="640"/>
          <w:marRight w:val="0"/>
          <w:marTop w:val="0"/>
          <w:marBottom w:val="0"/>
          <w:divBdr>
            <w:top w:val="none" w:sz="0" w:space="0" w:color="auto"/>
            <w:left w:val="none" w:sz="0" w:space="0" w:color="auto"/>
            <w:bottom w:val="none" w:sz="0" w:space="0" w:color="auto"/>
            <w:right w:val="none" w:sz="0" w:space="0" w:color="auto"/>
          </w:divBdr>
        </w:div>
        <w:div w:id="1641957185">
          <w:marLeft w:val="640"/>
          <w:marRight w:val="0"/>
          <w:marTop w:val="0"/>
          <w:marBottom w:val="0"/>
          <w:divBdr>
            <w:top w:val="none" w:sz="0" w:space="0" w:color="auto"/>
            <w:left w:val="none" w:sz="0" w:space="0" w:color="auto"/>
            <w:bottom w:val="none" w:sz="0" w:space="0" w:color="auto"/>
            <w:right w:val="none" w:sz="0" w:space="0" w:color="auto"/>
          </w:divBdr>
        </w:div>
        <w:div w:id="1650867080">
          <w:marLeft w:val="640"/>
          <w:marRight w:val="0"/>
          <w:marTop w:val="0"/>
          <w:marBottom w:val="0"/>
          <w:divBdr>
            <w:top w:val="none" w:sz="0" w:space="0" w:color="auto"/>
            <w:left w:val="none" w:sz="0" w:space="0" w:color="auto"/>
            <w:bottom w:val="none" w:sz="0" w:space="0" w:color="auto"/>
            <w:right w:val="none" w:sz="0" w:space="0" w:color="auto"/>
          </w:divBdr>
        </w:div>
        <w:div w:id="1657949672">
          <w:marLeft w:val="640"/>
          <w:marRight w:val="0"/>
          <w:marTop w:val="0"/>
          <w:marBottom w:val="0"/>
          <w:divBdr>
            <w:top w:val="none" w:sz="0" w:space="0" w:color="auto"/>
            <w:left w:val="none" w:sz="0" w:space="0" w:color="auto"/>
            <w:bottom w:val="none" w:sz="0" w:space="0" w:color="auto"/>
            <w:right w:val="none" w:sz="0" w:space="0" w:color="auto"/>
          </w:divBdr>
        </w:div>
        <w:div w:id="1663311901">
          <w:marLeft w:val="640"/>
          <w:marRight w:val="0"/>
          <w:marTop w:val="0"/>
          <w:marBottom w:val="0"/>
          <w:divBdr>
            <w:top w:val="none" w:sz="0" w:space="0" w:color="auto"/>
            <w:left w:val="none" w:sz="0" w:space="0" w:color="auto"/>
            <w:bottom w:val="none" w:sz="0" w:space="0" w:color="auto"/>
            <w:right w:val="none" w:sz="0" w:space="0" w:color="auto"/>
          </w:divBdr>
        </w:div>
        <w:div w:id="1704867316">
          <w:marLeft w:val="640"/>
          <w:marRight w:val="0"/>
          <w:marTop w:val="0"/>
          <w:marBottom w:val="0"/>
          <w:divBdr>
            <w:top w:val="none" w:sz="0" w:space="0" w:color="auto"/>
            <w:left w:val="none" w:sz="0" w:space="0" w:color="auto"/>
            <w:bottom w:val="none" w:sz="0" w:space="0" w:color="auto"/>
            <w:right w:val="none" w:sz="0" w:space="0" w:color="auto"/>
          </w:divBdr>
        </w:div>
        <w:div w:id="1744599266">
          <w:marLeft w:val="640"/>
          <w:marRight w:val="0"/>
          <w:marTop w:val="0"/>
          <w:marBottom w:val="0"/>
          <w:divBdr>
            <w:top w:val="none" w:sz="0" w:space="0" w:color="auto"/>
            <w:left w:val="none" w:sz="0" w:space="0" w:color="auto"/>
            <w:bottom w:val="none" w:sz="0" w:space="0" w:color="auto"/>
            <w:right w:val="none" w:sz="0" w:space="0" w:color="auto"/>
          </w:divBdr>
        </w:div>
      </w:divsChild>
    </w:div>
    <w:div w:id="1721323627">
      <w:marLeft w:val="640"/>
      <w:marRight w:val="0"/>
      <w:marTop w:val="0"/>
      <w:marBottom w:val="0"/>
      <w:divBdr>
        <w:top w:val="none" w:sz="0" w:space="0" w:color="auto"/>
        <w:left w:val="none" w:sz="0" w:space="0" w:color="auto"/>
        <w:bottom w:val="none" w:sz="0" w:space="0" w:color="auto"/>
        <w:right w:val="none" w:sz="0" w:space="0" w:color="auto"/>
      </w:divBdr>
    </w:div>
    <w:div w:id="1721512708">
      <w:marLeft w:val="640"/>
      <w:marRight w:val="0"/>
      <w:marTop w:val="0"/>
      <w:marBottom w:val="0"/>
      <w:divBdr>
        <w:top w:val="none" w:sz="0" w:space="0" w:color="auto"/>
        <w:left w:val="none" w:sz="0" w:space="0" w:color="auto"/>
        <w:bottom w:val="none" w:sz="0" w:space="0" w:color="auto"/>
        <w:right w:val="none" w:sz="0" w:space="0" w:color="auto"/>
      </w:divBdr>
    </w:div>
    <w:div w:id="1721518144">
      <w:marLeft w:val="640"/>
      <w:marRight w:val="0"/>
      <w:marTop w:val="0"/>
      <w:marBottom w:val="0"/>
      <w:divBdr>
        <w:top w:val="none" w:sz="0" w:space="0" w:color="auto"/>
        <w:left w:val="none" w:sz="0" w:space="0" w:color="auto"/>
        <w:bottom w:val="none" w:sz="0" w:space="0" w:color="auto"/>
        <w:right w:val="none" w:sz="0" w:space="0" w:color="auto"/>
      </w:divBdr>
    </w:div>
    <w:div w:id="1721591055">
      <w:marLeft w:val="640"/>
      <w:marRight w:val="0"/>
      <w:marTop w:val="0"/>
      <w:marBottom w:val="0"/>
      <w:divBdr>
        <w:top w:val="none" w:sz="0" w:space="0" w:color="auto"/>
        <w:left w:val="none" w:sz="0" w:space="0" w:color="auto"/>
        <w:bottom w:val="none" w:sz="0" w:space="0" w:color="auto"/>
        <w:right w:val="none" w:sz="0" w:space="0" w:color="auto"/>
      </w:divBdr>
    </w:div>
    <w:div w:id="1721708423">
      <w:marLeft w:val="640"/>
      <w:marRight w:val="0"/>
      <w:marTop w:val="0"/>
      <w:marBottom w:val="0"/>
      <w:divBdr>
        <w:top w:val="none" w:sz="0" w:space="0" w:color="auto"/>
        <w:left w:val="none" w:sz="0" w:space="0" w:color="auto"/>
        <w:bottom w:val="none" w:sz="0" w:space="0" w:color="auto"/>
        <w:right w:val="none" w:sz="0" w:space="0" w:color="auto"/>
      </w:divBdr>
    </w:div>
    <w:div w:id="1721778781">
      <w:marLeft w:val="640"/>
      <w:marRight w:val="0"/>
      <w:marTop w:val="0"/>
      <w:marBottom w:val="0"/>
      <w:divBdr>
        <w:top w:val="none" w:sz="0" w:space="0" w:color="auto"/>
        <w:left w:val="none" w:sz="0" w:space="0" w:color="auto"/>
        <w:bottom w:val="none" w:sz="0" w:space="0" w:color="auto"/>
        <w:right w:val="none" w:sz="0" w:space="0" w:color="auto"/>
      </w:divBdr>
    </w:div>
    <w:div w:id="1721783352">
      <w:marLeft w:val="640"/>
      <w:marRight w:val="0"/>
      <w:marTop w:val="0"/>
      <w:marBottom w:val="0"/>
      <w:divBdr>
        <w:top w:val="none" w:sz="0" w:space="0" w:color="auto"/>
        <w:left w:val="none" w:sz="0" w:space="0" w:color="auto"/>
        <w:bottom w:val="none" w:sz="0" w:space="0" w:color="auto"/>
        <w:right w:val="none" w:sz="0" w:space="0" w:color="auto"/>
      </w:divBdr>
    </w:div>
    <w:div w:id="1721854078">
      <w:marLeft w:val="640"/>
      <w:marRight w:val="0"/>
      <w:marTop w:val="0"/>
      <w:marBottom w:val="0"/>
      <w:divBdr>
        <w:top w:val="none" w:sz="0" w:space="0" w:color="auto"/>
        <w:left w:val="none" w:sz="0" w:space="0" w:color="auto"/>
        <w:bottom w:val="none" w:sz="0" w:space="0" w:color="auto"/>
        <w:right w:val="none" w:sz="0" w:space="0" w:color="auto"/>
      </w:divBdr>
    </w:div>
    <w:div w:id="1721855163">
      <w:marLeft w:val="640"/>
      <w:marRight w:val="0"/>
      <w:marTop w:val="0"/>
      <w:marBottom w:val="0"/>
      <w:divBdr>
        <w:top w:val="none" w:sz="0" w:space="0" w:color="auto"/>
        <w:left w:val="none" w:sz="0" w:space="0" w:color="auto"/>
        <w:bottom w:val="none" w:sz="0" w:space="0" w:color="auto"/>
        <w:right w:val="none" w:sz="0" w:space="0" w:color="auto"/>
      </w:divBdr>
    </w:div>
    <w:div w:id="1721859259">
      <w:marLeft w:val="640"/>
      <w:marRight w:val="0"/>
      <w:marTop w:val="0"/>
      <w:marBottom w:val="0"/>
      <w:divBdr>
        <w:top w:val="none" w:sz="0" w:space="0" w:color="auto"/>
        <w:left w:val="none" w:sz="0" w:space="0" w:color="auto"/>
        <w:bottom w:val="none" w:sz="0" w:space="0" w:color="auto"/>
        <w:right w:val="none" w:sz="0" w:space="0" w:color="auto"/>
      </w:divBdr>
    </w:div>
    <w:div w:id="1721899152">
      <w:marLeft w:val="640"/>
      <w:marRight w:val="0"/>
      <w:marTop w:val="0"/>
      <w:marBottom w:val="0"/>
      <w:divBdr>
        <w:top w:val="none" w:sz="0" w:space="0" w:color="auto"/>
        <w:left w:val="none" w:sz="0" w:space="0" w:color="auto"/>
        <w:bottom w:val="none" w:sz="0" w:space="0" w:color="auto"/>
        <w:right w:val="none" w:sz="0" w:space="0" w:color="auto"/>
      </w:divBdr>
    </w:div>
    <w:div w:id="1721901414">
      <w:marLeft w:val="640"/>
      <w:marRight w:val="0"/>
      <w:marTop w:val="0"/>
      <w:marBottom w:val="0"/>
      <w:divBdr>
        <w:top w:val="none" w:sz="0" w:space="0" w:color="auto"/>
        <w:left w:val="none" w:sz="0" w:space="0" w:color="auto"/>
        <w:bottom w:val="none" w:sz="0" w:space="0" w:color="auto"/>
        <w:right w:val="none" w:sz="0" w:space="0" w:color="auto"/>
      </w:divBdr>
    </w:div>
    <w:div w:id="1722051993">
      <w:marLeft w:val="640"/>
      <w:marRight w:val="0"/>
      <w:marTop w:val="0"/>
      <w:marBottom w:val="0"/>
      <w:divBdr>
        <w:top w:val="none" w:sz="0" w:space="0" w:color="auto"/>
        <w:left w:val="none" w:sz="0" w:space="0" w:color="auto"/>
        <w:bottom w:val="none" w:sz="0" w:space="0" w:color="auto"/>
        <w:right w:val="none" w:sz="0" w:space="0" w:color="auto"/>
      </w:divBdr>
    </w:div>
    <w:div w:id="1722097530">
      <w:marLeft w:val="640"/>
      <w:marRight w:val="0"/>
      <w:marTop w:val="0"/>
      <w:marBottom w:val="0"/>
      <w:divBdr>
        <w:top w:val="none" w:sz="0" w:space="0" w:color="auto"/>
        <w:left w:val="none" w:sz="0" w:space="0" w:color="auto"/>
        <w:bottom w:val="none" w:sz="0" w:space="0" w:color="auto"/>
        <w:right w:val="none" w:sz="0" w:space="0" w:color="auto"/>
      </w:divBdr>
    </w:div>
    <w:div w:id="1722291215">
      <w:bodyDiv w:val="1"/>
      <w:marLeft w:val="0"/>
      <w:marRight w:val="0"/>
      <w:marTop w:val="0"/>
      <w:marBottom w:val="0"/>
      <w:divBdr>
        <w:top w:val="none" w:sz="0" w:space="0" w:color="auto"/>
        <w:left w:val="none" w:sz="0" w:space="0" w:color="auto"/>
        <w:bottom w:val="none" w:sz="0" w:space="0" w:color="auto"/>
        <w:right w:val="none" w:sz="0" w:space="0" w:color="auto"/>
      </w:divBdr>
      <w:divsChild>
        <w:div w:id="20322158">
          <w:marLeft w:val="0"/>
          <w:marRight w:val="0"/>
          <w:marTop w:val="0"/>
          <w:marBottom w:val="0"/>
          <w:divBdr>
            <w:top w:val="none" w:sz="0" w:space="0" w:color="auto"/>
            <w:left w:val="none" w:sz="0" w:space="0" w:color="auto"/>
            <w:bottom w:val="none" w:sz="0" w:space="0" w:color="auto"/>
            <w:right w:val="none" w:sz="0" w:space="0" w:color="auto"/>
          </w:divBdr>
        </w:div>
        <w:div w:id="31004005">
          <w:marLeft w:val="0"/>
          <w:marRight w:val="0"/>
          <w:marTop w:val="0"/>
          <w:marBottom w:val="0"/>
          <w:divBdr>
            <w:top w:val="none" w:sz="0" w:space="0" w:color="auto"/>
            <w:left w:val="none" w:sz="0" w:space="0" w:color="auto"/>
            <w:bottom w:val="none" w:sz="0" w:space="0" w:color="auto"/>
            <w:right w:val="none" w:sz="0" w:space="0" w:color="auto"/>
          </w:divBdr>
        </w:div>
        <w:div w:id="41681843">
          <w:marLeft w:val="0"/>
          <w:marRight w:val="0"/>
          <w:marTop w:val="0"/>
          <w:marBottom w:val="0"/>
          <w:divBdr>
            <w:top w:val="none" w:sz="0" w:space="0" w:color="auto"/>
            <w:left w:val="none" w:sz="0" w:space="0" w:color="auto"/>
            <w:bottom w:val="none" w:sz="0" w:space="0" w:color="auto"/>
            <w:right w:val="none" w:sz="0" w:space="0" w:color="auto"/>
          </w:divBdr>
          <w:divsChild>
            <w:div w:id="126901382">
              <w:marLeft w:val="0"/>
              <w:marRight w:val="0"/>
              <w:marTop w:val="0"/>
              <w:marBottom w:val="0"/>
              <w:divBdr>
                <w:top w:val="none" w:sz="0" w:space="0" w:color="auto"/>
                <w:left w:val="none" w:sz="0" w:space="0" w:color="auto"/>
                <w:bottom w:val="none" w:sz="0" w:space="0" w:color="auto"/>
                <w:right w:val="none" w:sz="0" w:space="0" w:color="auto"/>
              </w:divBdr>
            </w:div>
            <w:div w:id="139159810">
              <w:marLeft w:val="0"/>
              <w:marRight w:val="0"/>
              <w:marTop w:val="0"/>
              <w:marBottom w:val="0"/>
              <w:divBdr>
                <w:top w:val="none" w:sz="0" w:space="0" w:color="auto"/>
                <w:left w:val="none" w:sz="0" w:space="0" w:color="auto"/>
                <w:bottom w:val="none" w:sz="0" w:space="0" w:color="auto"/>
                <w:right w:val="none" w:sz="0" w:space="0" w:color="auto"/>
              </w:divBdr>
            </w:div>
            <w:div w:id="146287649">
              <w:marLeft w:val="0"/>
              <w:marRight w:val="0"/>
              <w:marTop w:val="0"/>
              <w:marBottom w:val="0"/>
              <w:divBdr>
                <w:top w:val="none" w:sz="0" w:space="0" w:color="auto"/>
                <w:left w:val="none" w:sz="0" w:space="0" w:color="auto"/>
                <w:bottom w:val="none" w:sz="0" w:space="0" w:color="auto"/>
                <w:right w:val="none" w:sz="0" w:space="0" w:color="auto"/>
              </w:divBdr>
            </w:div>
            <w:div w:id="190338836">
              <w:marLeft w:val="0"/>
              <w:marRight w:val="0"/>
              <w:marTop w:val="0"/>
              <w:marBottom w:val="0"/>
              <w:divBdr>
                <w:top w:val="none" w:sz="0" w:space="0" w:color="auto"/>
                <w:left w:val="none" w:sz="0" w:space="0" w:color="auto"/>
                <w:bottom w:val="none" w:sz="0" w:space="0" w:color="auto"/>
                <w:right w:val="none" w:sz="0" w:space="0" w:color="auto"/>
              </w:divBdr>
            </w:div>
            <w:div w:id="200750051">
              <w:marLeft w:val="0"/>
              <w:marRight w:val="0"/>
              <w:marTop w:val="0"/>
              <w:marBottom w:val="0"/>
              <w:divBdr>
                <w:top w:val="none" w:sz="0" w:space="0" w:color="auto"/>
                <w:left w:val="none" w:sz="0" w:space="0" w:color="auto"/>
                <w:bottom w:val="none" w:sz="0" w:space="0" w:color="auto"/>
                <w:right w:val="none" w:sz="0" w:space="0" w:color="auto"/>
              </w:divBdr>
            </w:div>
            <w:div w:id="324600151">
              <w:marLeft w:val="0"/>
              <w:marRight w:val="0"/>
              <w:marTop w:val="0"/>
              <w:marBottom w:val="0"/>
              <w:divBdr>
                <w:top w:val="none" w:sz="0" w:space="0" w:color="auto"/>
                <w:left w:val="none" w:sz="0" w:space="0" w:color="auto"/>
                <w:bottom w:val="none" w:sz="0" w:space="0" w:color="auto"/>
                <w:right w:val="none" w:sz="0" w:space="0" w:color="auto"/>
              </w:divBdr>
            </w:div>
            <w:div w:id="525756483">
              <w:marLeft w:val="0"/>
              <w:marRight w:val="0"/>
              <w:marTop w:val="0"/>
              <w:marBottom w:val="0"/>
              <w:divBdr>
                <w:top w:val="none" w:sz="0" w:space="0" w:color="auto"/>
                <w:left w:val="none" w:sz="0" w:space="0" w:color="auto"/>
                <w:bottom w:val="none" w:sz="0" w:space="0" w:color="auto"/>
                <w:right w:val="none" w:sz="0" w:space="0" w:color="auto"/>
              </w:divBdr>
            </w:div>
            <w:div w:id="525828045">
              <w:marLeft w:val="0"/>
              <w:marRight w:val="0"/>
              <w:marTop w:val="0"/>
              <w:marBottom w:val="0"/>
              <w:divBdr>
                <w:top w:val="none" w:sz="0" w:space="0" w:color="auto"/>
                <w:left w:val="none" w:sz="0" w:space="0" w:color="auto"/>
                <w:bottom w:val="none" w:sz="0" w:space="0" w:color="auto"/>
                <w:right w:val="none" w:sz="0" w:space="0" w:color="auto"/>
              </w:divBdr>
            </w:div>
            <w:div w:id="622540187">
              <w:marLeft w:val="0"/>
              <w:marRight w:val="0"/>
              <w:marTop w:val="0"/>
              <w:marBottom w:val="0"/>
              <w:divBdr>
                <w:top w:val="none" w:sz="0" w:space="0" w:color="auto"/>
                <w:left w:val="none" w:sz="0" w:space="0" w:color="auto"/>
                <w:bottom w:val="none" w:sz="0" w:space="0" w:color="auto"/>
                <w:right w:val="none" w:sz="0" w:space="0" w:color="auto"/>
              </w:divBdr>
            </w:div>
            <w:div w:id="827214885">
              <w:marLeft w:val="0"/>
              <w:marRight w:val="0"/>
              <w:marTop w:val="0"/>
              <w:marBottom w:val="0"/>
              <w:divBdr>
                <w:top w:val="none" w:sz="0" w:space="0" w:color="auto"/>
                <w:left w:val="none" w:sz="0" w:space="0" w:color="auto"/>
                <w:bottom w:val="none" w:sz="0" w:space="0" w:color="auto"/>
                <w:right w:val="none" w:sz="0" w:space="0" w:color="auto"/>
              </w:divBdr>
            </w:div>
            <w:div w:id="926496510">
              <w:marLeft w:val="0"/>
              <w:marRight w:val="0"/>
              <w:marTop w:val="0"/>
              <w:marBottom w:val="0"/>
              <w:divBdr>
                <w:top w:val="none" w:sz="0" w:space="0" w:color="auto"/>
                <w:left w:val="none" w:sz="0" w:space="0" w:color="auto"/>
                <w:bottom w:val="none" w:sz="0" w:space="0" w:color="auto"/>
                <w:right w:val="none" w:sz="0" w:space="0" w:color="auto"/>
              </w:divBdr>
            </w:div>
            <w:div w:id="931664150">
              <w:marLeft w:val="0"/>
              <w:marRight w:val="0"/>
              <w:marTop w:val="0"/>
              <w:marBottom w:val="0"/>
              <w:divBdr>
                <w:top w:val="none" w:sz="0" w:space="0" w:color="auto"/>
                <w:left w:val="none" w:sz="0" w:space="0" w:color="auto"/>
                <w:bottom w:val="none" w:sz="0" w:space="0" w:color="auto"/>
                <w:right w:val="none" w:sz="0" w:space="0" w:color="auto"/>
              </w:divBdr>
            </w:div>
            <w:div w:id="952400582">
              <w:marLeft w:val="0"/>
              <w:marRight w:val="0"/>
              <w:marTop w:val="0"/>
              <w:marBottom w:val="0"/>
              <w:divBdr>
                <w:top w:val="none" w:sz="0" w:space="0" w:color="auto"/>
                <w:left w:val="none" w:sz="0" w:space="0" w:color="auto"/>
                <w:bottom w:val="none" w:sz="0" w:space="0" w:color="auto"/>
                <w:right w:val="none" w:sz="0" w:space="0" w:color="auto"/>
              </w:divBdr>
            </w:div>
            <w:div w:id="1297880960">
              <w:marLeft w:val="0"/>
              <w:marRight w:val="0"/>
              <w:marTop w:val="0"/>
              <w:marBottom w:val="0"/>
              <w:divBdr>
                <w:top w:val="none" w:sz="0" w:space="0" w:color="auto"/>
                <w:left w:val="none" w:sz="0" w:space="0" w:color="auto"/>
                <w:bottom w:val="none" w:sz="0" w:space="0" w:color="auto"/>
                <w:right w:val="none" w:sz="0" w:space="0" w:color="auto"/>
              </w:divBdr>
            </w:div>
            <w:div w:id="1393579965">
              <w:marLeft w:val="0"/>
              <w:marRight w:val="0"/>
              <w:marTop w:val="0"/>
              <w:marBottom w:val="0"/>
              <w:divBdr>
                <w:top w:val="none" w:sz="0" w:space="0" w:color="auto"/>
                <w:left w:val="none" w:sz="0" w:space="0" w:color="auto"/>
                <w:bottom w:val="none" w:sz="0" w:space="0" w:color="auto"/>
                <w:right w:val="none" w:sz="0" w:space="0" w:color="auto"/>
              </w:divBdr>
            </w:div>
            <w:div w:id="1641881294">
              <w:marLeft w:val="0"/>
              <w:marRight w:val="0"/>
              <w:marTop w:val="0"/>
              <w:marBottom w:val="0"/>
              <w:divBdr>
                <w:top w:val="none" w:sz="0" w:space="0" w:color="auto"/>
                <w:left w:val="none" w:sz="0" w:space="0" w:color="auto"/>
                <w:bottom w:val="none" w:sz="0" w:space="0" w:color="auto"/>
                <w:right w:val="none" w:sz="0" w:space="0" w:color="auto"/>
              </w:divBdr>
            </w:div>
            <w:div w:id="1709256745">
              <w:marLeft w:val="0"/>
              <w:marRight w:val="0"/>
              <w:marTop w:val="0"/>
              <w:marBottom w:val="0"/>
              <w:divBdr>
                <w:top w:val="none" w:sz="0" w:space="0" w:color="auto"/>
                <w:left w:val="none" w:sz="0" w:space="0" w:color="auto"/>
                <w:bottom w:val="none" w:sz="0" w:space="0" w:color="auto"/>
                <w:right w:val="none" w:sz="0" w:space="0" w:color="auto"/>
              </w:divBdr>
            </w:div>
          </w:divsChild>
        </w:div>
        <w:div w:id="66466603">
          <w:marLeft w:val="0"/>
          <w:marRight w:val="0"/>
          <w:marTop w:val="0"/>
          <w:marBottom w:val="0"/>
          <w:divBdr>
            <w:top w:val="none" w:sz="0" w:space="0" w:color="auto"/>
            <w:left w:val="none" w:sz="0" w:space="0" w:color="auto"/>
            <w:bottom w:val="none" w:sz="0" w:space="0" w:color="auto"/>
            <w:right w:val="none" w:sz="0" w:space="0" w:color="auto"/>
          </w:divBdr>
        </w:div>
        <w:div w:id="120999432">
          <w:marLeft w:val="0"/>
          <w:marRight w:val="0"/>
          <w:marTop w:val="0"/>
          <w:marBottom w:val="0"/>
          <w:divBdr>
            <w:top w:val="none" w:sz="0" w:space="0" w:color="auto"/>
            <w:left w:val="none" w:sz="0" w:space="0" w:color="auto"/>
            <w:bottom w:val="none" w:sz="0" w:space="0" w:color="auto"/>
            <w:right w:val="none" w:sz="0" w:space="0" w:color="auto"/>
          </w:divBdr>
        </w:div>
        <w:div w:id="132136494">
          <w:marLeft w:val="0"/>
          <w:marRight w:val="0"/>
          <w:marTop w:val="0"/>
          <w:marBottom w:val="0"/>
          <w:divBdr>
            <w:top w:val="none" w:sz="0" w:space="0" w:color="auto"/>
            <w:left w:val="none" w:sz="0" w:space="0" w:color="auto"/>
            <w:bottom w:val="none" w:sz="0" w:space="0" w:color="auto"/>
            <w:right w:val="none" w:sz="0" w:space="0" w:color="auto"/>
          </w:divBdr>
        </w:div>
        <w:div w:id="137111343">
          <w:marLeft w:val="0"/>
          <w:marRight w:val="0"/>
          <w:marTop w:val="0"/>
          <w:marBottom w:val="0"/>
          <w:divBdr>
            <w:top w:val="none" w:sz="0" w:space="0" w:color="auto"/>
            <w:left w:val="none" w:sz="0" w:space="0" w:color="auto"/>
            <w:bottom w:val="none" w:sz="0" w:space="0" w:color="auto"/>
            <w:right w:val="none" w:sz="0" w:space="0" w:color="auto"/>
          </w:divBdr>
          <w:divsChild>
            <w:div w:id="12265561">
              <w:marLeft w:val="0"/>
              <w:marRight w:val="0"/>
              <w:marTop w:val="0"/>
              <w:marBottom w:val="0"/>
              <w:divBdr>
                <w:top w:val="none" w:sz="0" w:space="0" w:color="auto"/>
                <w:left w:val="none" w:sz="0" w:space="0" w:color="auto"/>
                <w:bottom w:val="none" w:sz="0" w:space="0" w:color="auto"/>
                <w:right w:val="none" w:sz="0" w:space="0" w:color="auto"/>
              </w:divBdr>
            </w:div>
            <w:div w:id="18313757">
              <w:marLeft w:val="0"/>
              <w:marRight w:val="0"/>
              <w:marTop w:val="0"/>
              <w:marBottom w:val="0"/>
              <w:divBdr>
                <w:top w:val="none" w:sz="0" w:space="0" w:color="auto"/>
                <w:left w:val="none" w:sz="0" w:space="0" w:color="auto"/>
                <w:bottom w:val="none" w:sz="0" w:space="0" w:color="auto"/>
                <w:right w:val="none" w:sz="0" w:space="0" w:color="auto"/>
              </w:divBdr>
            </w:div>
            <w:div w:id="227687529">
              <w:marLeft w:val="0"/>
              <w:marRight w:val="0"/>
              <w:marTop w:val="0"/>
              <w:marBottom w:val="0"/>
              <w:divBdr>
                <w:top w:val="none" w:sz="0" w:space="0" w:color="auto"/>
                <w:left w:val="none" w:sz="0" w:space="0" w:color="auto"/>
                <w:bottom w:val="none" w:sz="0" w:space="0" w:color="auto"/>
                <w:right w:val="none" w:sz="0" w:space="0" w:color="auto"/>
              </w:divBdr>
            </w:div>
            <w:div w:id="272129910">
              <w:marLeft w:val="0"/>
              <w:marRight w:val="0"/>
              <w:marTop w:val="0"/>
              <w:marBottom w:val="0"/>
              <w:divBdr>
                <w:top w:val="none" w:sz="0" w:space="0" w:color="auto"/>
                <w:left w:val="none" w:sz="0" w:space="0" w:color="auto"/>
                <w:bottom w:val="none" w:sz="0" w:space="0" w:color="auto"/>
                <w:right w:val="none" w:sz="0" w:space="0" w:color="auto"/>
              </w:divBdr>
            </w:div>
            <w:div w:id="308019794">
              <w:marLeft w:val="0"/>
              <w:marRight w:val="0"/>
              <w:marTop w:val="0"/>
              <w:marBottom w:val="0"/>
              <w:divBdr>
                <w:top w:val="none" w:sz="0" w:space="0" w:color="auto"/>
                <w:left w:val="none" w:sz="0" w:space="0" w:color="auto"/>
                <w:bottom w:val="none" w:sz="0" w:space="0" w:color="auto"/>
                <w:right w:val="none" w:sz="0" w:space="0" w:color="auto"/>
              </w:divBdr>
            </w:div>
            <w:div w:id="407072433">
              <w:marLeft w:val="0"/>
              <w:marRight w:val="0"/>
              <w:marTop w:val="0"/>
              <w:marBottom w:val="0"/>
              <w:divBdr>
                <w:top w:val="none" w:sz="0" w:space="0" w:color="auto"/>
                <w:left w:val="none" w:sz="0" w:space="0" w:color="auto"/>
                <w:bottom w:val="none" w:sz="0" w:space="0" w:color="auto"/>
                <w:right w:val="none" w:sz="0" w:space="0" w:color="auto"/>
              </w:divBdr>
            </w:div>
            <w:div w:id="427585663">
              <w:marLeft w:val="0"/>
              <w:marRight w:val="0"/>
              <w:marTop w:val="0"/>
              <w:marBottom w:val="0"/>
              <w:divBdr>
                <w:top w:val="none" w:sz="0" w:space="0" w:color="auto"/>
                <w:left w:val="none" w:sz="0" w:space="0" w:color="auto"/>
                <w:bottom w:val="none" w:sz="0" w:space="0" w:color="auto"/>
                <w:right w:val="none" w:sz="0" w:space="0" w:color="auto"/>
              </w:divBdr>
            </w:div>
            <w:div w:id="481233473">
              <w:marLeft w:val="0"/>
              <w:marRight w:val="0"/>
              <w:marTop w:val="0"/>
              <w:marBottom w:val="0"/>
              <w:divBdr>
                <w:top w:val="none" w:sz="0" w:space="0" w:color="auto"/>
                <w:left w:val="none" w:sz="0" w:space="0" w:color="auto"/>
                <w:bottom w:val="none" w:sz="0" w:space="0" w:color="auto"/>
                <w:right w:val="none" w:sz="0" w:space="0" w:color="auto"/>
              </w:divBdr>
            </w:div>
            <w:div w:id="601718416">
              <w:marLeft w:val="0"/>
              <w:marRight w:val="0"/>
              <w:marTop w:val="0"/>
              <w:marBottom w:val="0"/>
              <w:divBdr>
                <w:top w:val="none" w:sz="0" w:space="0" w:color="auto"/>
                <w:left w:val="none" w:sz="0" w:space="0" w:color="auto"/>
                <w:bottom w:val="none" w:sz="0" w:space="0" w:color="auto"/>
                <w:right w:val="none" w:sz="0" w:space="0" w:color="auto"/>
              </w:divBdr>
            </w:div>
            <w:div w:id="653606185">
              <w:marLeft w:val="0"/>
              <w:marRight w:val="0"/>
              <w:marTop w:val="0"/>
              <w:marBottom w:val="0"/>
              <w:divBdr>
                <w:top w:val="none" w:sz="0" w:space="0" w:color="auto"/>
                <w:left w:val="none" w:sz="0" w:space="0" w:color="auto"/>
                <w:bottom w:val="none" w:sz="0" w:space="0" w:color="auto"/>
                <w:right w:val="none" w:sz="0" w:space="0" w:color="auto"/>
              </w:divBdr>
            </w:div>
            <w:div w:id="901599768">
              <w:marLeft w:val="0"/>
              <w:marRight w:val="0"/>
              <w:marTop w:val="0"/>
              <w:marBottom w:val="0"/>
              <w:divBdr>
                <w:top w:val="none" w:sz="0" w:space="0" w:color="auto"/>
                <w:left w:val="none" w:sz="0" w:space="0" w:color="auto"/>
                <w:bottom w:val="none" w:sz="0" w:space="0" w:color="auto"/>
                <w:right w:val="none" w:sz="0" w:space="0" w:color="auto"/>
              </w:divBdr>
            </w:div>
            <w:div w:id="989602808">
              <w:marLeft w:val="0"/>
              <w:marRight w:val="0"/>
              <w:marTop w:val="0"/>
              <w:marBottom w:val="0"/>
              <w:divBdr>
                <w:top w:val="none" w:sz="0" w:space="0" w:color="auto"/>
                <w:left w:val="none" w:sz="0" w:space="0" w:color="auto"/>
                <w:bottom w:val="none" w:sz="0" w:space="0" w:color="auto"/>
                <w:right w:val="none" w:sz="0" w:space="0" w:color="auto"/>
              </w:divBdr>
            </w:div>
            <w:div w:id="1293052914">
              <w:marLeft w:val="0"/>
              <w:marRight w:val="0"/>
              <w:marTop w:val="0"/>
              <w:marBottom w:val="0"/>
              <w:divBdr>
                <w:top w:val="none" w:sz="0" w:space="0" w:color="auto"/>
                <w:left w:val="none" w:sz="0" w:space="0" w:color="auto"/>
                <w:bottom w:val="none" w:sz="0" w:space="0" w:color="auto"/>
                <w:right w:val="none" w:sz="0" w:space="0" w:color="auto"/>
              </w:divBdr>
            </w:div>
            <w:div w:id="1416898495">
              <w:marLeft w:val="0"/>
              <w:marRight w:val="0"/>
              <w:marTop w:val="0"/>
              <w:marBottom w:val="0"/>
              <w:divBdr>
                <w:top w:val="none" w:sz="0" w:space="0" w:color="auto"/>
                <w:left w:val="none" w:sz="0" w:space="0" w:color="auto"/>
                <w:bottom w:val="none" w:sz="0" w:space="0" w:color="auto"/>
                <w:right w:val="none" w:sz="0" w:space="0" w:color="auto"/>
              </w:divBdr>
            </w:div>
            <w:div w:id="1578436622">
              <w:marLeft w:val="0"/>
              <w:marRight w:val="0"/>
              <w:marTop w:val="0"/>
              <w:marBottom w:val="0"/>
              <w:divBdr>
                <w:top w:val="none" w:sz="0" w:space="0" w:color="auto"/>
                <w:left w:val="none" w:sz="0" w:space="0" w:color="auto"/>
                <w:bottom w:val="none" w:sz="0" w:space="0" w:color="auto"/>
                <w:right w:val="none" w:sz="0" w:space="0" w:color="auto"/>
              </w:divBdr>
            </w:div>
          </w:divsChild>
        </w:div>
        <w:div w:id="146166322">
          <w:marLeft w:val="0"/>
          <w:marRight w:val="0"/>
          <w:marTop w:val="0"/>
          <w:marBottom w:val="0"/>
          <w:divBdr>
            <w:top w:val="none" w:sz="0" w:space="0" w:color="auto"/>
            <w:left w:val="none" w:sz="0" w:space="0" w:color="auto"/>
            <w:bottom w:val="none" w:sz="0" w:space="0" w:color="auto"/>
            <w:right w:val="none" w:sz="0" w:space="0" w:color="auto"/>
          </w:divBdr>
          <w:divsChild>
            <w:div w:id="284120618">
              <w:marLeft w:val="0"/>
              <w:marRight w:val="0"/>
              <w:marTop w:val="0"/>
              <w:marBottom w:val="0"/>
              <w:divBdr>
                <w:top w:val="none" w:sz="0" w:space="0" w:color="auto"/>
                <w:left w:val="none" w:sz="0" w:space="0" w:color="auto"/>
                <w:bottom w:val="none" w:sz="0" w:space="0" w:color="auto"/>
                <w:right w:val="none" w:sz="0" w:space="0" w:color="auto"/>
              </w:divBdr>
            </w:div>
            <w:div w:id="322052594">
              <w:marLeft w:val="0"/>
              <w:marRight w:val="0"/>
              <w:marTop w:val="0"/>
              <w:marBottom w:val="0"/>
              <w:divBdr>
                <w:top w:val="none" w:sz="0" w:space="0" w:color="auto"/>
                <w:left w:val="none" w:sz="0" w:space="0" w:color="auto"/>
                <w:bottom w:val="none" w:sz="0" w:space="0" w:color="auto"/>
                <w:right w:val="none" w:sz="0" w:space="0" w:color="auto"/>
              </w:divBdr>
            </w:div>
            <w:div w:id="348416467">
              <w:marLeft w:val="0"/>
              <w:marRight w:val="0"/>
              <w:marTop w:val="0"/>
              <w:marBottom w:val="0"/>
              <w:divBdr>
                <w:top w:val="none" w:sz="0" w:space="0" w:color="auto"/>
                <w:left w:val="none" w:sz="0" w:space="0" w:color="auto"/>
                <w:bottom w:val="none" w:sz="0" w:space="0" w:color="auto"/>
                <w:right w:val="none" w:sz="0" w:space="0" w:color="auto"/>
              </w:divBdr>
            </w:div>
            <w:div w:id="466629833">
              <w:marLeft w:val="0"/>
              <w:marRight w:val="0"/>
              <w:marTop w:val="0"/>
              <w:marBottom w:val="0"/>
              <w:divBdr>
                <w:top w:val="none" w:sz="0" w:space="0" w:color="auto"/>
                <w:left w:val="none" w:sz="0" w:space="0" w:color="auto"/>
                <w:bottom w:val="none" w:sz="0" w:space="0" w:color="auto"/>
                <w:right w:val="none" w:sz="0" w:space="0" w:color="auto"/>
              </w:divBdr>
            </w:div>
            <w:div w:id="483744271">
              <w:marLeft w:val="0"/>
              <w:marRight w:val="0"/>
              <w:marTop w:val="0"/>
              <w:marBottom w:val="0"/>
              <w:divBdr>
                <w:top w:val="none" w:sz="0" w:space="0" w:color="auto"/>
                <w:left w:val="none" w:sz="0" w:space="0" w:color="auto"/>
                <w:bottom w:val="none" w:sz="0" w:space="0" w:color="auto"/>
                <w:right w:val="none" w:sz="0" w:space="0" w:color="auto"/>
              </w:divBdr>
            </w:div>
            <w:div w:id="500775804">
              <w:marLeft w:val="0"/>
              <w:marRight w:val="0"/>
              <w:marTop w:val="0"/>
              <w:marBottom w:val="0"/>
              <w:divBdr>
                <w:top w:val="none" w:sz="0" w:space="0" w:color="auto"/>
                <w:left w:val="none" w:sz="0" w:space="0" w:color="auto"/>
                <w:bottom w:val="none" w:sz="0" w:space="0" w:color="auto"/>
                <w:right w:val="none" w:sz="0" w:space="0" w:color="auto"/>
              </w:divBdr>
            </w:div>
            <w:div w:id="604265918">
              <w:marLeft w:val="0"/>
              <w:marRight w:val="0"/>
              <w:marTop w:val="0"/>
              <w:marBottom w:val="0"/>
              <w:divBdr>
                <w:top w:val="none" w:sz="0" w:space="0" w:color="auto"/>
                <w:left w:val="none" w:sz="0" w:space="0" w:color="auto"/>
                <w:bottom w:val="none" w:sz="0" w:space="0" w:color="auto"/>
                <w:right w:val="none" w:sz="0" w:space="0" w:color="auto"/>
              </w:divBdr>
            </w:div>
            <w:div w:id="606932373">
              <w:marLeft w:val="0"/>
              <w:marRight w:val="0"/>
              <w:marTop w:val="0"/>
              <w:marBottom w:val="0"/>
              <w:divBdr>
                <w:top w:val="none" w:sz="0" w:space="0" w:color="auto"/>
                <w:left w:val="none" w:sz="0" w:space="0" w:color="auto"/>
                <w:bottom w:val="none" w:sz="0" w:space="0" w:color="auto"/>
                <w:right w:val="none" w:sz="0" w:space="0" w:color="auto"/>
              </w:divBdr>
            </w:div>
            <w:div w:id="744229111">
              <w:marLeft w:val="0"/>
              <w:marRight w:val="0"/>
              <w:marTop w:val="0"/>
              <w:marBottom w:val="0"/>
              <w:divBdr>
                <w:top w:val="none" w:sz="0" w:space="0" w:color="auto"/>
                <w:left w:val="none" w:sz="0" w:space="0" w:color="auto"/>
                <w:bottom w:val="none" w:sz="0" w:space="0" w:color="auto"/>
                <w:right w:val="none" w:sz="0" w:space="0" w:color="auto"/>
              </w:divBdr>
            </w:div>
            <w:div w:id="983390086">
              <w:marLeft w:val="0"/>
              <w:marRight w:val="0"/>
              <w:marTop w:val="0"/>
              <w:marBottom w:val="0"/>
              <w:divBdr>
                <w:top w:val="none" w:sz="0" w:space="0" w:color="auto"/>
                <w:left w:val="none" w:sz="0" w:space="0" w:color="auto"/>
                <w:bottom w:val="none" w:sz="0" w:space="0" w:color="auto"/>
                <w:right w:val="none" w:sz="0" w:space="0" w:color="auto"/>
              </w:divBdr>
            </w:div>
            <w:div w:id="1091896348">
              <w:marLeft w:val="0"/>
              <w:marRight w:val="0"/>
              <w:marTop w:val="0"/>
              <w:marBottom w:val="0"/>
              <w:divBdr>
                <w:top w:val="none" w:sz="0" w:space="0" w:color="auto"/>
                <w:left w:val="none" w:sz="0" w:space="0" w:color="auto"/>
                <w:bottom w:val="none" w:sz="0" w:space="0" w:color="auto"/>
                <w:right w:val="none" w:sz="0" w:space="0" w:color="auto"/>
              </w:divBdr>
            </w:div>
            <w:div w:id="1259409695">
              <w:marLeft w:val="0"/>
              <w:marRight w:val="0"/>
              <w:marTop w:val="0"/>
              <w:marBottom w:val="0"/>
              <w:divBdr>
                <w:top w:val="none" w:sz="0" w:space="0" w:color="auto"/>
                <w:left w:val="none" w:sz="0" w:space="0" w:color="auto"/>
                <w:bottom w:val="none" w:sz="0" w:space="0" w:color="auto"/>
                <w:right w:val="none" w:sz="0" w:space="0" w:color="auto"/>
              </w:divBdr>
            </w:div>
            <w:div w:id="1271820870">
              <w:marLeft w:val="0"/>
              <w:marRight w:val="0"/>
              <w:marTop w:val="0"/>
              <w:marBottom w:val="0"/>
              <w:divBdr>
                <w:top w:val="none" w:sz="0" w:space="0" w:color="auto"/>
                <w:left w:val="none" w:sz="0" w:space="0" w:color="auto"/>
                <w:bottom w:val="none" w:sz="0" w:space="0" w:color="auto"/>
                <w:right w:val="none" w:sz="0" w:space="0" w:color="auto"/>
              </w:divBdr>
            </w:div>
            <w:div w:id="1350401754">
              <w:marLeft w:val="0"/>
              <w:marRight w:val="0"/>
              <w:marTop w:val="0"/>
              <w:marBottom w:val="0"/>
              <w:divBdr>
                <w:top w:val="none" w:sz="0" w:space="0" w:color="auto"/>
                <w:left w:val="none" w:sz="0" w:space="0" w:color="auto"/>
                <w:bottom w:val="none" w:sz="0" w:space="0" w:color="auto"/>
                <w:right w:val="none" w:sz="0" w:space="0" w:color="auto"/>
              </w:divBdr>
            </w:div>
            <w:div w:id="1571647542">
              <w:marLeft w:val="0"/>
              <w:marRight w:val="0"/>
              <w:marTop w:val="0"/>
              <w:marBottom w:val="0"/>
              <w:divBdr>
                <w:top w:val="none" w:sz="0" w:space="0" w:color="auto"/>
                <w:left w:val="none" w:sz="0" w:space="0" w:color="auto"/>
                <w:bottom w:val="none" w:sz="0" w:space="0" w:color="auto"/>
                <w:right w:val="none" w:sz="0" w:space="0" w:color="auto"/>
              </w:divBdr>
            </w:div>
            <w:div w:id="1590893943">
              <w:marLeft w:val="0"/>
              <w:marRight w:val="0"/>
              <w:marTop w:val="0"/>
              <w:marBottom w:val="0"/>
              <w:divBdr>
                <w:top w:val="none" w:sz="0" w:space="0" w:color="auto"/>
                <w:left w:val="none" w:sz="0" w:space="0" w:color="auto"/>
                <w:bottom w:val="none" w:sz="0" w:space="0" w:color="auto"/>
                <w:right w:val="none" w:sz="0" w:space="0" w:color="auto"/>
              </w:divBdr>
            </w:div>
            <w:div w:id="1706952621">
              <w:marLeft w:val="0"/>
              <w:marRight w:val="0"/>
              <w:marTop w:val="0"/>
              <w:marBottom w:val="0"/>
              <w:divBdr>
                <w:top w:val="none" w:sz="0" w:space="0" w:color="auto"/>
                <w:left w:val="none" w:sz="0" w:space="0" w:color="auto"/>
                <w:bottom w:val="none" w:sz="0" w:space="0" w:color="auto"/>
                <w:right w:val="none" w:sz="0" w:space="0" w:color="auto"/>
              </w:divBdr>
            </w:div>
            <w:div w:id="1715302074">
              <w:marLeft w:val="0"/>
              <w:marRight w:val="0"/>
              <w:marTop w:val="0"/>
              <w:marBottom w:val="0"/>
              <w:divBdr>
                <w:top w:val="none" w:sz="0" w:space="0" w:color="auto"/>
                <w:left w:val="none" w:sz="0" w:space="0" w:color="auto"/>
                <w:bottom w:val="none" w:sz="0" w:space="0" w:color="auto"/>
                <w:right w:val="none" w:sz="0" w:space="0" w:color="auto"/>
              </w:divBdr>
            </w:div>
          </w:divsChild>
        </w:div>
        <w:div w:id="150366521">
          <w:marLeft w:val="0"/>
          <w:marRight w:val="0"/>
          <w:marTop w:val="0"/>
          <w:marBottom w:val="0"/>
          <w:divBdr>
            <w:top w:val="none" w:sz="0" w:space="0" w:color="auto"/>
            <w:left w:val="none" w:sz="0" w:space="0" w:color="auto"/>
            <w:bottom w:val="none" w:sz="0" w:space="0" w:color="auto"/>
            <w:right w:val="none" w:sz="0" w:space="0" w:color="auto"/>
          </w:divBdr>
        </w:div>
        <w:div w:id="163786403">
          <w:marLeft w:val="0"/>
          <w:marRight w:val="0"/>
          <w:marTop w:val="0"/>
          <w:marBottom w:val="0"/>
          <w:divBdr>
            <w:top w:val="none" w:sz="0" w:space="0" w:color="auto"/>
            <w:left w:val="none" w:sz="0" w:space="0" w:color="auto"/>
            <w:bottom w:val="none" w:sz="0" w:space="0" w:color="auto"/>
            <w:right w:val="none" w:sz="0" w:space="0" w:color="auto"/>
          </w:divBdr>
        </w:div>
        <w:div w:id="184638214">
          <w:marLeft w:val="0"/>
          <w:marRight w:val="0"/>
          <w:marTop w:val="0"/>
          <w:marBottom w:val="0"/>
          <w:divBdr>
            <w:top w:val="none" w:sz="0" w:space="0" w:color="auto"/>
            <w:left w:val="none" w:sz="0" w:space="0" w:color="auto"/>
            <w:bottom w:val="none" w:sz="0" w:space="0" w:color="auto"/>
            <w:right w:val="none" w:sz="0" w:space="0" w:color="auto"/>
          </w:divBdr>
        </w:div>
        <w:div w:id="189415756">
          <w:marLeft w:val="0"/>
          <w:marRight w:val="0"/>
          <w:marTop w:val="0"/>
          <w:marBottom w:val="0"/>
          <w:divBdr>
            <w:top w:val="none" w:sz="0" w:space="0" w:color="auto"/>
            <w:left w:val="none" w:sz="0" w:space="0" w:color="auto"/>
            <w:bottom w:val="none" w:sz="0" w:space="0" w:color="auto"/>
            <w:right w:val="none" w:sz="0" w:space="0" w:color="auto"/>
          </w:divBdr>
          <w:divsChild>
            <w:div w:id="15274244">
              <w:marLeft w:val="0"/>
              <w:marRight w:val="0"/>
              <w:marTop w:val="0"/>
              <w:marBottom w:val="0"/>
              <w:divBdr>
                <w:top w:val="none" w:sz="0" w:space="0" w:color="auto"/>
                <w:left w:val="none" w:sz="0" w:space="0" w:color="auto"/>
                <w:bottom w:val="none" w:sz="0" w:space="0" w:color="auto"/>
                <w:right w:val="none" w:sz="0" w:space="0" w:color="auto"/>
              </w:divBdr>
            </w:div>
            <w:div w:id="95297438">
              <w:marLeft w:val="0"/>
              <w:marRight w:val="0"/>
              <w:marTop w:val="0"/>
              <w:marBottom w:val="0"/>
              <w:divBdr>
                <w:top w:val="none" w:sz="0" w:space="0" w:color="auto"/>
                <w:left w:val="none" w:sz="0" w:space="0" w:color="auto"/>
                <w:bottom w:val="none" w:sz="0" w:space="0" w:color="auto"/>
                <w:right w:val="none" w:sz="0" w:space="0" w:color="auto"/>
              </w:divBdr>
            </w:div>
            <w:div w:id="255557212">
              <w:marLeft w:val="0"/>
              <w:marRight w:val="0"/>
              <w:marTop w:val="0"/>
              <w:marBottom w:val="0"/>
              <w:divBdr>
                <w:top w:val="none" w:sz="0" w:space="0" w:color="auto"/>
                <w:left w:val="none" w:sz="0" w:space="0" w:color="auto"/>
                <w:bottom w:val="none" w:sz="0" w:space="0" w:color="auto"/>
                <w:right w:val="none" w:sz="0" w:space="0" w:color="auto"/>
              </w:divBdr>
            </w:div>
            <w:div w:id="292055243">
              <w:marLeft w:val="0"/>
              <w:marRight w:val="0"/>
              <w:marTop w:val="0"/>
              <w:marBottom w:val="0"/>
              <w:divBdr>
                <w:top w:val="none" w:sz="0" w:space="0" w:color="auto"/>
                <w:left w:val="none" w:sz="0" w:space="0" w:color="auto"/>
                <w:bottom w:val="none" w:sz="0" w:space="0" w:color="auto"/>
                <w:right w:val="none" w:sz="0" w:space="0" w:color="auto"/>
              </w:divBdr>
            </w:div>
            <w:div w:id="364059411">
              <w:marLeft w:val="0"/>
              <w:marRight w:val="0"/>
              <w:marTop w:val="0"/>
              <w:marBottom w:val="0"/>
              <w:divBdr>
                <w:top w:val="none" w:sz="0" w:space="0" w:color="auto"/>
                <w:left w:val="none" w:sz="0" w:space="0" w:color="auto"/>
                <w:bottom w:val="none" w:sz="0" w:space="0" w:color="auto"/>
                <w:right w:val="none" w:sz="0" w:space="0" w:color="auto"/>
              </w:divBdr>
            </w:div>
            <w:div w:id="526597534">
              <w:marLeft w:val="0"/>
              <w:marRight w:val="0"/>
              <w:marTop w:val="0"/>
              <w:marBottom w:val="0"/>
              <w:divBdr>
                <w:top w:val="none" w:sz="0" w:space="0" w:color="auto"/>
                <w:left w:val="none" w:sz="0" w:space="0" w:color="auto"/>
                <w:bottom w:val="none" w:sz="0" w:space="0" w:color="auto"/>
                <w:right w:val="none" w:sz="0" w:space="0" w:color="auto"/>
              </w:divBdr>
            </w:div>
            <w:div w:id="541210037">
              <w:marLeft w:val="0"/>
              <w:marRight w:val="0"/>
              <w:marTop w:val="0"/>
              <w:marBottom w:val="0"/>
              <w:divBdr>
                <w:top w:val="none" w:sz="0" w:space="0" w:color="auto"/>
                <w:left w:val="none" w:sz="0" w:space="0" w:color="auto"/>
                <w:bottom w:val="none" w:sz="0" w:space="0" w:color="auto"/>
                <w:right w:val="none" w:sz="0" w:space="0" w:color="auto"/>
              </w:divBdr>
            </w:div>
            <w:div w:id="689527126">
              <w:marLeft w:val="0"/>
              <w:marRight w:val="0"/>
              <w:marTop w:val="0"/>
              <w:marBottom w:val="0"/>
              <w:divBdr>
                <w:top w:val="none" w:sz="0" w:space="0" w:color="auto"/>
                <w:left w:val="none" w:sz="0" w:space="0" w:color="auto"/>
                <w:bottom w:val="none" w:sz="0" w:space="0" w:color="auto"/>
                <w:right w:val="none" w:sz="0" w:space="0" w:color="auto"/>
              </w:divBdr>
            </w:div>
            <w:div w:id="720519850">
              <w:marLeft w:val="0"/>
              <w:marRight w:val="0"/>
              <w:marTop w:val="0"/>
              <w:marBottom w:val="0"/>
              <w:divBdr>
                <w:top w:val="none" w:sz="0" w:space="0" w:color="auto"/>
                <w:left w:val="none" w:sz="0" w:space="0" w:color="auto"/>
                <w:bottom w:val="none" w:sz="0" w:space="0" w:color="auto"/>
                <w:right w:val="none" w:sz="0" w:space="0" w:color="auto"/>
              </w:divBdr>
            </w:div>
            <w:div w:id="899949274">
              <w:marLeft w:val="0"/>
              <w:marRight w:val="0"/>
              <w:marTop w:val="0"/>
              <w:marBottom w:val="0"/>
              <w:divBdr>
                <w:top w:val="none" w:sz="0" w:space="0" w:color="auto"/>
                <w:left w:val="none" w:sz="0" w:space="0" w:color="auto"/>
                <w:bottom w:val="none" w:sz="0" w:space="0" w:color="auto"/>
                <w:right w:val="none" w:sz="0" w:space="0" w:color="auto"/>
              </w:divBdr>
            </w:div>
            <w:div w:id="950471631">
              <w:marLeft w:val="0"/>
              <w:marRight w:val="0"/>
              <w:marTop w:val="0"/>
              <w:marBottom w:val="0"/>
              <w:divBdr>
                <w:top w:val="none" w:sz="0" w:space="0" w:color="auto"/>
                <w:left w:val="none" w:sz="0" w:space="0" w:color="auto"/>
                <w:bottom w:val="none" w:sz="0" w:space="0" w:color="auto"/>
                <w:right w:val="none" w:sz="0" w:space="0" w:color="auto"/>
              </w:divBdr>
            </w:div>
            <w:div w:id="1021589771">
              <w:marLeft w:val="0"/>
              <w:marRight w:val="0"/>
              <w:marTop w:val="0"/>
              <w:marBottom w:val="0"/>
              <w:divBdr>
                <w:top w:val="none" w:sz="0" w:space="0" w:color="auto"/>
                <w:left w:val="none" w:sz="0" w:space="0" w:color="auto"/>
                <w:bottom w:val="none" w:sz="0" w:space="0" w:color="auto"/>
                <w:right w:val="none" w:sz="0" w:space="0" w:color="auto"/>
              </w:divBdr>
            </w:div>
            <w:div w:id="1036201987">
              <w:marLeft w:val="0"/>
              <w:marRight w:val="0"/>
              <w:marTop w:val="0"/>
              <w:marBottom w:val="0"/>
              <w:divBdr>
                <w:top w:val="none" w:sz="0" w:space="0" w:color="auto"/>
                <w:left w:val="none" w:sz="0" w:space="0" w:color="auto"/>
                <w:bottom w:val="none" w:sz="0" w:space="0" w:color="auto"/>
                <w:right w:val="none" w:sz="0" w:space="0" w:color="auto"/>
              </w:divBdr>
            </w:div>
            <w:div w:id="1217621914">
              <w:marLeft w:val="0"/>
              <w:marRight w:val="0"/>
              <w:marTop w:val="0"/>
              <w:marBottom w:val="0"/>
              <w:divBdr>
                <w:top w:val="none" w:sz="0" w:space="0" w:color="auto"/>
                <w:left w:val="none" w:sz="0" w:space="0" w:color="auto"/>
                <w:bottom w:val="none" w:sz="0" w:space="0" w:color="auto"/>
                <w:right w:val="none" w:sz="0" w:space="0" w:color="auto"/>
              </w:divBdr>
            </w:div>
            <w:div w:id="1338145615">
              <w:marLeft w:val="0"/>
              <w:marRight w:val="0"/>
              <w:marTop w:val="0"/>
              <w:marBottom w:val="0"/>
              <w:divBdr>
                <w:top w:val="none" w:sz="0" w:space="0" w:color="auto"/>
                <w:left w:val="none" w:sz="0" w:space="0" w:color="auto"/>
                <w:bottom w:val="none" w:sz="0" w:space="0" w:color="auto"/>
                <w:right w:val="none" w:sz="0" w:space="0" w:color="auto"/>
              </w:divBdr>
            </w:div>
            <w:div w:id="1465655658">
              <w:marLeft w:val="0"/>
              <w:marRight w:val="0"/>
              <w:marTop w:val="0"/>
              <w:marBottom w:val="0"/>
              <w:divBdr>
                <w:top w:val="none" w:sz="0" w:space="0" w:color="auto"/>
                <w:left w:val="none" w:sz="0" w:space="0" w:color="auto"/>
                <w:bottom w:val="none" w:sz="0" w:space="0" w:color="auto"/>
                <w:right w:val="none" w:sz="0" w:space="0" w:color="auto"/>
              </w:divBdr>
            </w:div>
          </w:divsChild>
        </w:div>
        <w:div w:id="214663085">
          <w:marLeft w:val="0"/>
          <w:marRight w:val="0"/>
          <w:marTop w:val="0"/>
          <w:marBottom w:val="0"/>
          <w:divBdr>
            <w:top w:val="none" w:sz="0" w:space="0" w:color="auto"/>
            <w:left w:val="none" w:sz="0" w:space="0" w:color="auto"/>
            <w:bottom w:val="none" w:sz="0" w:space="0" w:color="auto"/>
            <w:right w:val="none" w:sz="0" w:space="0" w:color="auto"/>
          </w:divBdr>
        </w:div>
        <w:div w:id="215698835">
          <w:marLeft w:val="0"/>
          <w:marRight w:val="0"/>
          <w:marTop w:val="0"/>
          <w:marBottom w:val="0"/>
          <w:divBdr>
            <w:top w:val="none" w:sz="0" w:space="0" w:color="auto"/>
            <w:left w:val="none" w:sz="0" w:space="0" w:color="auto"/>
            <w:bottom w:val="none" w:sz="0" w:space="0" w:color="auto"/>
            <w:right w:val="none" w:sz="0" w:space="0" w:color="auto"/>
          </w:divBdr>
          <w:divsChild>
            <w:div w:id="22479502">
              <w:marLeft w:val="0"/>
              <w:marRight w:val="0"/>
              <w:marTop w:val="0"/>
              <w:marBottom w:val="0"/>
              <w:divBdr>
                <w:top w:val="none" w:sz="0" w:space="0" w:color="auto"/>
                <w:left w:val="none" w:sz="0" w:space="0" w:color="auto"/>
                <w:bottom w:val="none" w:sz="0" w:space="0" w:color="auto"/>
                <w:right w:val="none" w:sz="0" w:space="0" w:color="auto"/>
              </w:divBdr>
            </w:div>
            <w:div w:id="276833885">
              <w:marLeft w:val="0"/>
              <w:marRight w:val="0"/>
              <w:marTop w:val="0"/>
              <w:marBottom w:val="0"/>
              <w:divBdr>
                <w:top w:val="none" w:sz="0" w:space="0" w:color="auto"/>
                <w:left w:val="none" w:sz="0" w:space="0" w:color="auto"/>
                <w:bottom w:val="none" w:sz="0" w:space="0" w:color="auto"/>
                <w:right w:val="none" w:sz="0" w:space="0" w:color="auto"/>
              </w:divBdr>
            </w:div>
            <w:div w:id="346055309">
              <w:marLeft w:val="0"/>
              <w:marRight w:val="0"/>
              <w:marTop w:val="0"/>
              <w:marBottom w:val="0"/>
              <w:divBdr>
                <w:top w:val="none" w:sz="0" w:space="0" w:color="auto"/>
                <w:left w:val="none" w:sz="0" w:space="0" w:color="auto"/>
                <w:bottom w:val="none" w:sz="0" w:space="0" w:color="auto"/>
                <w:right w:val="none" w:sz="0" w:space="0" w:color="auto"/>
              </w:divBdr>
            </w:div>
            <w:div w:id="380253006">
              <w:marLeft w:val="0"/>
              <w:marRight w:val="0"/>
              <w:marTop w:val="0"/>
              <w:marBottom w:val="0"/>
              <w:divBdr>
                <w:top w:val="none" w:sz="0" w:space="0" w:color="auto"/>
                <w:left w:val="none" w:sz="0" w:space="0" w:color="auto"/>
                <w:bottom w:val="none" w:sz="0" w:space="0" w:color="auto"/>
                <w:right w:val="none" w:sz="0" w:space="0" w:color="auto"/>
              </w:divBdr>
            </w:div>
            <w:div w:id="416099462">
              <w:marLeft w:val="0"/>
              <w:marRight w:val="0"/>
              <w:marTop w:val="0"/>
              <w:marBottom w:val="0"/>
              <w:divBdr>
                <w:top w:val="none" w:sz="0" w:space="0" w:color="auto"/>
                <w:left w:val="none" w:sz="0" w:space="0" w:color="auto"/>
                <w:bottom w:val="none" w:sz="0" w:space="0" w:color="auto"/>
                <w:right w:val="none" w:sz="0" w:space="0" w:color="auto"/>
              </w:divBdr>
            </w:div>
            <w:div w:id="479348460">
              <w:marLeft w:val="0"/>
              <w:marRight w:val="0"/>
              <w:marTop w:val="0"/>
              <w:marBottom w:val="0"/>
              <w:divBdr>
                <w:top w:val="none" w:sz="0" w:space="0" w:color="auto"/>
                <w:left w:val="none" w:sz="0" w:space="0" w:color="auto"/>
                <w:bottom w:val="none" w:sz="0" w:space="0" w:color="auto"/>
                <w:right w:val="none" w:sz="0" w:space="0" w:color="auto"/>
              </w:divBdr>
            </w:div>
            <w:div w:id="511723395">
              <w:marLeft w:val="0"/>
              <w:marRight w:val="0"/>
              <w:marTop w:val="0"/>
              <w:marBottom w:val="0"/>
              <w:divBdr>
                <w:top w:val="none" w:sz="0" w:space="0" w:color="auto"/>
                <w:left w:val="none" w:sz="0" w:space="0" w:color="auto"/>
                <w:bottom w:val="none" w:sz="0" w:space="0" w:color="auto"/>
                <w:right w:val="none" w:sz="0" w:space="0" w:color="auto"/>
              </w:divBdr>
            </w:div>
            <w:div w:id="626206745">
              <w:marLeft w:val="0"/>
              <w:marRight w:val="0"/>
              <w:marTop w:val="0"/>
              <w:marBottom w:val="0"/>
              <w:divBdr>
                <w:top w:val="none" w:sz="0" w:space="0" w:color="auto"/>
                <w:left w:val="none" w:sz="0" w:space="0" w:color="auto"/>
                <w:bottom w:val="none" w:sz="0" w:space="0" w:color="auto"/>
                <w:right w:val="none" w:sz="0" w:space="0" w:color="auto"/>
              </w:divBdr>
            </w:div>
            <w:div w:id="681905001">
              <w:marLeft w:val="0"/>
              <w:marRight w:val="0"/>
              <w:marTop w:val="0"/>
              <w:marBottom w:val="0"/>
              <w:divBdr>
                <w:top w:val="none" w:sz="0" w:space="0" w:color="auto"/>
                <w:left w:val="none" w:sz="0" w:space="0" w:color="auto"/>
                <w:bottom w:val="none" w:sz="0" w:space="0" w:color="auto"/>
                <w:right w:val="none" w:sz="0" w:space="0" w:color="auto"/>
              </w:divBdr>
            </w:div>
            <w:div w:id="753358061">
              <w:marLeft w:val="0"/>
              <w:marRight w:val="0"/>
              <w:marTop w:val="0"/>
              <w:marBottom w:val="0"/>
              <w:divBdr>
                <w:top w:val="none" w:sz="0" w:space="0" w:color="auto"/>
                <w:left w:val="none" w:sz="0" w:space="0" w:color="auto"/>
                <w:bottom w:val="none" w:sz="0" w:space="0" w:color="auto"/>
                <w:right w:val="none" w:sz="0" w:space="0" w:color="auto"/>
              </w:divBdr>
            </w:div>
            <w:div w:id="819344623">
              <w:marLeft w:val="0"/>
              <w:marRight w:val="0"/>
              <w:marTop w:val="0"/>
              <w:marBottom w:val="0"/>
              <w:divBdr>
                <w:top w:val="none" w:sz="0" w:space="0" w:color="auto"/>
                <w:left w:val="none" w:sz="0" w:space="0" w:color="auto"/>
                <w:bottom w:val="none" w:sz="0" w:space="0" w:color="auto"/>
                <w:right w:val="none" w:sz="0" w:space="0" w:color="auto"/>
              </w:divBdr>
            </w:div>
            <w:div w:id="893927653">
              <w:marLeft w:val="0"/>
              <w:marRight w:val="0"/>
              <w:marTop w:val="0"/>
              <w:marBottom w:val="0"/>
              <w:divBdr>
                <w:top w:val="none" w:sz="0" w:space="0" w:color="auto"/>
                <w:left w:val="none" w:sz="0" w:space="0" w:color="auto"/>
                <w:bottom w:val="none" w:sz="0" w:space="0" w:color="auto"/>
                <w:right w:val="none" w:sz="0" w:space="0" w:color="auto"/>
              </w:divBdr>
            </w:div>
            <w:div w:id="1222595594">
              <w:marLeft w:val="0"/>
              <w:marRight w:val="0"/>
              <w:marTop w:val="0"/>
              <w:marBottom w:val="0"/>
              <w:divBdr>
                <w:top w:val="none" w:sz="0" w:space="0" w:color="auto"/>
                <w:left w:val="none" w:sz="0" w:space="0" w:color="auto"/>
                <w:bottom w:val="none" w:sz="0" w:space="0" w:color="auto"/>
                <w:right w:val="none" w:sz="0" w:space="0" w:color="auto"/>
              </w:divBdr>
            </w:div>
            <w:div w:id="1311711543">
              <w:marLeft w:val="0"/>
              <w:marRight w:val="0"/>
              <w:marTop w:val="0"/>
              <w:marBottom w:val="0"/>
              <w:divBdr>
                <w:top w:val="none" w:sz="0" w:space="0" w:color="auto"/>
                <w:left w:val="none" w:sz="0" w:space="0" w:color="auto"/>
                <w:bottom w:val="none" w:sz="0" w:space="0" w:color="auto"/>
                <w:right w:val="none" w:sz="0" w:space="0" w:color="auto"/>
              </w:divBdr>
            </w:div>
            <w:div w:id="1476876671">
              <w:marLeft w:val="0"/>
              <w:marRight w:val="0"/>
              <w:marTop w:val="0"/>
              <w:marBottom w:val="0"/>
              <w:divBdr>
                <w:top w:val="none" w:sz="0" w:space="0" w:color="auto"/>
                <w:left w:val="none" w:sz="0" w:space="0" w:color="auto"/>
                <w:bottom w:val="none" w:sz="0" w:space="0" w:color="auto"/>
                <w:right w:val="none" w:sz="0" w:space="0" w:color="auto"/>
              </w:divBdr>
            </w:div>
            <w:div w:id="1510024089">
              <w:marLeft w:val="0"/>
              <w:marRight w:val="0"/>
              <w:marTop w:val="0"/>
              <w:marBottom w:val="0"/>
              <w:divBdr>
                <w:top w:val="none" w:sz="0" w:space="0" w:color="auto"/>
                <w:left w:val="none" w:sz="0" w:space="0" w:color="auto"/>
                <w:bottom w:val="none" w:sz="0" w:space="0" w:color="auto"/>
                <w:right w:val="none" w:sz="0" w:space="0" w:color="auto"/>
              </w:divBdr>
            </w:div>
            <w:div w:id="1529370534">
              <w:marLeft w:val="0"/>
              <w:marRight w:val="0"/>
              <w:marTop w:val="0"/>
              <w:marBottom w:val="0"/>
              <w:divBdr>
                <w:top w:val="none" w:sz="0" w:space="0" w:color="auto"/>
                <w:left w:val="none" w:sz="0" w:space="0" w:color="auto"/>
                <w:bottom w:val="none" w:sz="0" w:space="0" w:color="auto"/>
                <w:right w:val="none" w:sz="0" w:space="0" w:color="auto"/>
              </w:divBdr>
            </w:div>
            <w:div w:id="1539319037">
              <w:marLeft w:val="0"/>
              <w:marRight w:val="0"/>
              <w:marTop w:val="0"/>
              <w:marBottom w:val="0"/>
              <w:divBdr>
                <w:top w:val="none" w:sz="0" w:space="0" w:color="auto"/>
                <w:left w:val="none" w:sz="0" w:space="0" w:color="auto"/>
                <w:bottom w:val="none" w:sz="0" w:space="0" w:color="auto"/>
                <w:right w:val="none" w:sz="0" w:space="0" w:color="auto"/>
              </w:divBdr>
            </w:div>
          </w:divsChild>
        </w:div>
        <w:div w:id="218634305">
          <w:marLeft w:val="0"/>
          <w:marRight w:val="0"/>
          <w:marTop w:val="0"/>
          <w:marBottom w:val="0"/>
          <w:divBdr>
            <w:top w:val="none" w:sz="0" w:space="0" w:color="auto"/>
            <w:left w:val="none" w:sz="0" w:space="0" w:color="auto"/>
            <w:bottom w:val="none" w:sz="0" w:space="0" w:color="auto"/>
            <w:right w:val="none" w:sz="0" w:space="0" w:color="auto"/>
          </w:divBdr>
        </w:div>
        <w:div w:id="226764621">
          <w:marLeft w:val="0"/>
          <w:marRight w:val="0"/>
          <w:marTop w:val="0"/>
          <w:marBottom w:val="0"/>
          <w:divBdr>
            <w:top w:val="none" w:sz="0" w:space="0" w:color="auto"/>
            <w:left w:val="none" w:sz="0" w:space="0" w:color="auto"/>
            <w:bottom w:val="none" w:sz="0" w:space="0" w:color="auto"/>
            <w:right w:val="none" w:sz="0" w:space="0" w:color="auto"/>
          </w:divBdr>
        </w:div>
        <w:div w:id="271786737">
          <w:marLeft w:val="0"/>
          <w:marRight w:val="0"/>
          <w:marTop w:val="0"/>
          <w:marBottom w:val="0"/>
          <w:divBdr>
            <w:top w:val="none" w:sz="0" w:space="0" w:color="auto"/>
            <w:left w:val="none" w:sz="0" w:space="0" w:color="auto"/>
            <w:bottom w:val="none" w:sz="0" w:space="0" w:color="auto"/>
            <w:right w:val="none" w:sz="0" w:space="0" w:color="auto"/>
          </w:divBdr>
        </w:div>
        <w:div w:id="279190361">
          <w:marLeft w:val="0"/>
          <w:marRight w:val="0"/>
          <w:marTop w:val="0"/>
          <w:marBottom w:val="0"/>
          <w:divBdr>
            <w:top w:val="none" w:sz="0" w:space="0" w:color="auto"/>
            <w:left w:val="none" w:sz="0" w:space="0" w:color="auto"/>
            <w:bottom w:val="none" w:sz="0" w:space="0" w:color="auto"/>
            <w:right w:val="none" w:sz="0" w:space="0" w:color="auto"/>
          </w:divBdr>
          <w:divsChild>
            <w:div w:id="151332102">
              <w:marLeft w:val="0"/>
              <w:marRight w:val="0"/>
              <w:marTop w:val="0"/>
              <w:marBottom w:val="0"/>
              <w:divBdr>
                <w:top w:val="none" w:sz="0" w:space="0" w:color="auto"/>
                <w:left w:val="none" w:sz="0" w:space="0" w:color="auto"/>
                <w:bottom w:val="none" w:sz="0" w:space="0" w:color="auto"/>
                <w:right w:val="none" w:sz="0" w:space="0" w:color="auto"/>
              </w:divBdr>
            </w:div>
            <w:div w:id="253049481">
              <w:marLeft w:val="0"/>
              <w:marRight w:val="0"/>
              <w:marTop w:val="0"/>
              <w:marBottom w:val="0"/>
              <w:divBdr>
                <w:top w:val="none" w:sz="0" w:space="0" w:color="auto"/>
                <w:left w:val="none" w:sz="0" w:space="0" w:color="auto"/>
                <w:bottom w:val="none" w:sz="0" w:space="0" w:color="auto"/>
                <w:right w:val="none" w:sz="0" w:space="0" w:color="auto"/>
              </w:divBdr>
            </w:div>
            <w:div w:id="798955376">
              <w:marLeft w:val="0"/>
              <w:marRight w:val="0"/>
              <w:marTop w:val="0"/>
              <w:marBottom w:val="0"/>
              <w:divBdr>
                <w:top w:val="none" w:sz="0" w:space="0" w:color="auto"/>
                <w:left w:val="none" w:sz="0" w:space="0" w:color="auto"/>
                <w:bottom w:val="none" w:sz="0" w:space="0" w:color="auto"/>
                <w:right w:val="none" w:sz="0" w:space="0" w:color="auto"/>
              </w:divBdr>
            </w:div>
            <w:div w:id="949318521">
              <w:marLeft w:val="0"/>
              <w:marRight w:val="0"/>
              <w:marTop w:val="0"/>
              <w:marBottom w:val="0"/>
              <w:divBdr>
                <w:top w:val="none" w:sz="0" w:space="0" w:color="auto"/>
                <w:left w:val="none" w:sz="0" w:space="0" w:color="auto"/>
                <w:bottom w:val="none" w:sz="0" w:space="0" w:color="auto"/>
                <w:right w:val="none" w:sz="0" w:space="0" w:color="auto"/>
              </w:divBdr>
            </w:div>
            <w:div w:id="1116556847">
              <w:marLeft w:val="0"/>
              <w:marRight w:val="0"/>
              <w:marTop w:val="0"/>
              <w:marBottom w:val="0"/>
              <w:divBdr>
                <w:top w:val="none" w:sz="0" w:space="0" w:color="auto"/>
                <w:left w:val="none" w:sz="0" w:space="0" w:color="auto"/>
                <w:bottom w:val="none" w:sz="0" w:space="0" w:color="auto"/>
                <w:right w:val="none" w:sz="0" w:space="0" w:color="auto"/>
              </w:divBdr>
            </w:div>
            <w:div w:id="1349016816">
              <w:marLeft w:val="0"/>
              <w:marRight w:val="0"/>
              <w:marTop w:val="0"/>
              <w:marBottom w:val="0"/>
              <w:divBdr>
                <w:top w:val="none" w:sz="0" w:space="0" w:color="auto"/>
                <w:left w:val="none" w:sz="0" w:space="0" w:color="auto"/>
                <w:bottom w:val="none" w:sz="0" w:space="0" w:color="auto"/>
                <w:right w:val="none" w:sz="0" w:space="0" w:color="auto"/>
              </w:divBdr>
            </w:div>
            <w:div w:id="1383022796">
              <w:marLeft w:val="0"/>
              <w:marRight w:val="0"/>
              <w:marTop w:val="0"/>
              <w:marBottom w:val="0"/>
              <w:divBdr>
                <w:top w:val="none" w:sz="0" w:space="0" w:color="auto"/>
                <w:left w:val="none" w:sz="0" w:space="0" w:color="auto"/>
                <w:bottom w:val="none" w:sz="0" w:space="0" w:color="auto"/>
                <w:right w:val="none" w:sz="0" w:space="0" w:color="auto"/>
              </w:divBdr>
            </w:div>
          </w:divsChild>
        </w:div>
        <w:div w:id="287903028">
          <w:marLeft w:val="0"/>
          <w:marRight w:val="0"/>
          <w:marTop w:val="0"/>
          <w:marBottom w:val="0"/>
          <w:divBdr>
            <w:top w:val="none" w:sz="0" w:space="0" w:color="auto"/>
            <w:left w:val="none" w:sz="0" w:space="0" w:color="auto"/>
            <w:bottom w:val="none" w:sz="0" w:space="0" w:color="auto"/>
            <w:right w:val="none" w:sz="0" w:space="0" w:color="auto"/>
          </w:divBdr>
        </w:div>
        <w:div w:id="320811051">
          <w:marLeft w:val="0"/>
          <w:marRight w:val="0"/>
          <w:marTop w:val="0"/>
          <w:marBottom w:val="0"/>
          <w:divBdr>
            <w:top w:val="none" w:sz="0" w:space="0" w:color="auto"/>
            <w:left w:val="none" w:sz="0" w:space="0" w:color="auto"/>
            <w:bottom w:val="none" w:sz="0" w:space="0" w:color="auto"/>
            <w:right w:val="none" w:sz="0" w:space="0" w:color="auto"/>
          </w:divBdr>
        </w:div>
        <w:div w:id="333723732">
          <w:marLeft w:val="0"/>
          <w:marRight w:val="0"/>
          <w:marTop w:val="0"/>
          <w:marBottom w:val="0"/>
          <w:divBdr>
            <w:top w:val="none" w:sz="0" w:space="0" w:color="auto"/>
            <w:left w:val="none" w:sz="0" w:space="0" w:color="auto"/>
            <w:bottom w:val="none" w:sz="0" w:space="0" w:color="auto"/>
            <w:right w:val="none" w:sz="0" w:space="0" w:color="auto"/>
          </w:divBdr>
          <w:divsChild>
            <w:div w:id="55669238">
              <w:marLeft w:val="0"/>
              <w:marRight w:val="0"/>
              <w:marTop w:val="0"/>
              <w:marBottom w:val="0"/>
              <w:divBdr>
                <w:top w:val="none" w:sz="0" w:space="0" w:color="auto"/>
                <w:left w:val="none" w:sz="0" w:space="0" w:color="auto"/>
                <w:bottom w:val="none" w:sz="0" w:space="0" w:color="auto"/>
                <w:right w:val="none" w:sz="0" w:space="0" w:color="auto"/>
              </w:divBdr>
            </w:div>
            <w:div w:id="274214245">
              <w:marLeft w:val="0"/>
              <w:marRight w:val="0"/>
              <w:marTop w:val="0"/>
              <w:marBottom w:val="0"/>
              <w:divBdr>
                <w:top w:val="none" w:sz="0" w:space="0" w:color="auto"/>
                <w:left w:val="none" w:sz="0" w:space="0" w:color="auto"/>
                <w:bottom w:val="none" w:sz="0" w:space="0" w:color="auto"/>
                <w:right w:val="none" w:sz="0" w:space="0" w:color="auto"/>
              </w:divBdr>
            </w:div>
            <w:div w:id="289556317">
              <w:marLeft w:val="0"/>
              <w:marRight w:val="0"/>
              <w:marTop w:val="0"/>
              <w:marBottom w:val="0"/>
              <w:divBdr>
                <w:top w:val="none" w:sz="0" w:space="0" w:color="auto"/>
                <w:left w:val="none" w:sz="0" w:space="0" w:color="auto"/>
                <w:bottom w:val="none" w:sz="0" w:space="0" w:color="auto"/>
                <w:right w:val="none" w:sz="0" w:space="0" w:color="auto"/>
              </w:divBdr>
            </w:div>
            <w:div w:id="357046051">
              <w:marLeft w:val="0"/>
              <w:marRight w:val="0"/>
              <w:marTop w:val="0"/>
              <w:marBottom w:val="0"/>
              <w:divBdr>
                <w:top w:val="none" w:sz="0" w:space="0" w:color="auto"/>
                <w:left w:val="none" w:sz="0" w:space="0" w:color="auto"/>
                <w:bottom w:val="none" w:sz="0" w:space="0" w:color="auto"/>
                <w:right w:val="none" w:sz="0" w:space="0" w:color="auto"/>
              </w:divBdr>
            </w:div>
            <w:div w:id="443232852">
              <w:marLeft w:val="0"/>
              <w:marRight w:val="0"/>
              <w:marTop w:val="0"/>
              <w:marBottom w:val="0"/>
              <w:divBdr>
                <w:top w:val="none" w:sz="0" w:space="0" w:color="auto"/>
                <w:left w:val="none" w:sz="0" w:space="0" w:color="auto"/>
                <w:bottom w:val="none" w:sz="0" w:space="0" w:color="auto"/>
                <w:right w:val="none" w:sz="0" w:space="0" w:color="auto"/>
              </w:divBdr>
            </w:div>
            <w:div w:id="684286660">
              <w:marLeft w:val="0"/>
              <w:marRight w:val="0"/>
              <w:marTop w:val="0"/>
              <w:marBottom w:val="0"/>
              <w:divBdr>
                <w:top w:val="none" w:sz="0" w:space="0" w:color="auto"/>
                <w:left w:val="none" w:sz="0" w:space="0" w:color="auto"/>
                <w:bottom w:val="none" w:sz="0" w:space="0" w:color="auto"/>
                <w:right w:val="none" w:sz="0" w:space="0" w:color="auto"/>
              </w:divBdr>
            </w:div>
            <w:div w:id="756101121">
              <w:marLeft w:val="0"/>
              <w:marRight w:val="0"/>
              <w:marTop w:val="0"/>
              <w:marBottom w:val="0"/>
              <w:divBdr>
                <w:top w:val="none" w:sz="0" w:space="0" w:color="auto"/>
                <w:left w:val="none" w:sz="0" w:space="0" w:color="auto"/>
                <w:bottom w:val="none" w:sz="0" w:space="0" w:color="auto"/>
                <w:right w:val="none" w:sz="0" w:space="0" w:color="auto"/>
              </w:divBdr>
            </w:div>
            <w:div w:id="930743722">
              <w:marLeft w:val="0"/>
              <w:marRight w:val="0"/>
              <w:marTop w:val="0"/>
              <w:marBottom w:val="0"/>
              <w:divBdr>
                <w:top w:val="none" w:sz="0" w:space="0" w:color="auto"/>
                <w:left w:val="none" w:sz="0" w:space="0" w:color="auto"/>
                <w:bottom w:val="none" w:sz="0" w:space="0" w:color="auto"/>
                <w:right w:val="none" w:sz="0" w:space="0" w:color="auto"/>
              </w:divBdr>
            </w:div>
            <w:div w:id="941231844">
              <w:marLeft w:val="0"/>
              <w:marRight w:val="0"/>
              <w:marTop w:val="0"/>
              <w:marBottom w:val="0"/>
              <w:divBdr>
                <w:top w:val="none" w:sz="0" w:space="0" w:color="auto"/>
                <w:left w:val="none" w:sz="0" w:space="0" w:color="auto"/>
                <w:bottom w:val="none" w:sz="0" w:space="0" w:color="auto"/>
                <w:right w:val="none" w:sz="0" w:space="0" w:color="auto"/>
              </w:divBdr>
            </w:div>
            <w:div w:id="1181580304">
              <w:marLeft w:val="0"/>
              <w:marRight w:val="0"/>
              <w:marTop w:val="0"/>
              <w:marBottom w:val="0"/>
              <w:divBdr>
                <w:top w:val="none" w:sz="0" w:space="0" w:color="auto"/>
                <w:left w:val="none" w:sz="0" w:space="0" w:color="auto"/>
                <w:bottom w:val="none" w:sz="0" w:space="0" w:color="auto"/>
                <w:right w:val="none" w:sz="0" w:space="0" w:color="auto"/>
              </w:divBdr>
            </w:div>
            <w:div w:id="1219126923">
              <w:marLeft w:val="0"/>
              <w:marRight w:val="0"/>
              <w:marTop w:val="0"/>
              <w:marBottom w:val="0"/>
              <w:divBdr>
                <w:top w:val="none" w:sz="0" w:space="0" w:color="auto"/>
                <w:left w:val="none" w:sz="0" w:space="0" w:color="auto"/>
                <w:bottom w:val="none" w:sz="0" w:space="0" w:color="auto"/>
                <w:right w:val="none" w:sz="0" w:space="0" w:color="auto"/>
              </w:divBdr>
            </w:div>
            <w:div w:id="1233850705">
              <w:marLeft w:val="0"/>
              <w:marRight w:val="0"/>
              <w:marTop w:val="0"/>
              <w:marBottom w:val="0"/>
              <w:divBdr>
                <w:top w:val="none" w:sz="0" w:space="0" w:color="auto"/>
                <w:left w:val="none" w:sz="0" w:space="0" w:color="auto"/>
                <w:bottom w:val="none" w:sz="0" w:space="0" w:color="auto"/>
                <w:right w:val="none" w:sz="0" w:space="0" w:color="auto"/>
              </w:divBdr>
            </w:div>
            <w:div w:id="1325933080">
              <w:marLeft w:val="0"/>
              <w:marRight w:val="0"/>
              <w:marTop w:val="0"/>
              <w:marBottom w:val="0"/>
              <w:divBdr>
                <w:top w:val="none" w:sz="0" w:space="0" w:color="auto"/>
                <w:left w:val="none" w:sz="0" w:space="0" w:color="auto"/>
                <w:bottom w:val="none" w:sz="0" w:space="0" w:color="auto"/>
                <w:right w:val="none" w:sz="0" w:space="0" w:color="auto"/>
              </w:divBdr>
            </w:div>
            <w:div w:id="1390154314">
              <w:marLeft w:val="0"/>
              <w:marRight w:val="0"/>
              <w:marTop w:val="0"/>
              <w:marBottom w:val="0"/>
              <w:divBdr>
                <w:top w:val="none" w:sz="0" w:space="0" w:color="auto"/>
                <w:left w:val="none" w:sz="0" w:space="0" w:color="auto"/>
                <w:bottom w:val="none" w:sz="0" w:space="0" w:color="auto"/>
                <w:right w:val="none" w:sz="0" w:space="0" w:color="auto"/>
              </w:divBdr>
            </w:div>
            <w:div w:id="1484547482">
              <w:marLeft w:val="0"/>
              <w:marRight w:val="0"/>
              <w:marTop w:val="0"/>
              <w:marBottom w:val="0"/>
              <w:divBdr>
                <w:top w:val="none" w:sz="0" w:space="0" w:color="auto"/>
                <w:left w:val="none" w:sz="0" w:space="0" w:color="auto"/>
                <w:bottom w:val="none" w:sz="0" w:space="0" w:color="auto"/>
                <w:right w:val="none" w:sz="0" w:space="0" w:color="auto"/>
              </w:divBdr>
            </w:div>
            <w:div w:id="1585526941">
              <w:marLeft w:val="0"/>
              <w:marRight w:val="0"/>
              <w:marTop w:val="0"/>
              <w:marBottom w:val="0"/>
              <w:divBdr>
                <w:top w:val="none" w:sz="0" w:space="0" w:color="auto"/>
                <w:left w:val="none" w:sz="0" w:space="0" w:color="auto"/>
                <w:bottom w:val="none" w:sz="0" w:space="0" w:color="auto"/>
                <w:right w:val="none" w:sz="0" w:space="0" w:color="auto"/>
              </w:divBdr>
            </w:div>
            <w:div w:id="1626890823">
              <w:marLeft w:val="0"/>
              <w:marRight w:val="0"/>
              <w:marTop w:val="0"/>
              <w:marBottom w:val="0"/>
              <w:divBdr>
                <w:top w:val="none" w:sz="0" w:space="0" w:color="auto"/>
                <w:left w:val="none" w:sz="0" w:space="0" w:color="auto"/>
                <w:bottom w:val="none" w:sz="0" w:space="0" w:color="auto"/>
                <w:right w:val="none" w:sz="0" w:space="0" w:color="auto"/>
              </w:divBdr>
            </w:div>
          </w:divsChild>
        </w:div>
        <w:div w:id="358043706">
          <w:marLeft w:val="0"/>
          <w:marRight w:val="0"/>
          <w:marTop w:val="0"/>
          <w:marBottom w:val="0"/>
          <w:divBdr>
            <w:top w:val="none" w:sz="0" w:space="0" w:color="auto"/>
            <w:left w:val="none" w:sz="0" w:space="0" w:color="auto"/>
            <w:bottom w:val="none" w:sz="0" w:space="0" w:color="auto"/>
            <w:right w:val="none" w:sz="0" w:space="0" w:color="auto"/>
          </w:divBdr>
        </w:div>
        <w:div w:id="438987384">
          <w:marLeft w:val="0"/>
          <w:marRight w:val="0"/>
          <w:marTop w:val="0"/>
          <w:marBottom w:val="0"/>
          <w:divBdr>
            <w:top w:val="none" w:sz="0" w:space="0" w:color="auto"/>
            <w:left w:val="none" w:sz="0" w:space="0" w:color="auto"/>
            <w:bottom w:val="none" w:sz="0" w:space="0" w:color="auto"/>
            <w:right w:val="none" w:sz="0" w:space="0" w:color="auto"/>
          </w:divBdr>
        </w:div>
        <w:div w:id="509180166">
          <w:marLeft w:val="0"/>
          <w:marRight w:val="0"/>
          <w:marTop w:val="0"/>
          <w:marBottom w:val="0"/>
          <w:divBdr>
            <w:top w:val="none" w:sz="0" w:space="0" w:color="auto"/>
            <w:left w:val="none" w:sz="0" w:space="0" w:color="auto"/>
            <w:bottom w:val="none" w:sz="0" w:space="0" w:color="auto"/>
            <w:right w:val="none" w:sz="0" w:space="0" w:color="auto"/>
          </w:divBdr>
          <w:divsChild>
            <w:div w:id="227880967">
              <w:marLeft w:val="0"/>
              <w:marRight w:val="0"/>
              <w:marTop w:val="0"/>
              <w:marBottom w:val="0"/>
              <w:divBdr>
                <w:top w:val="none" w:sz="0" w:space="0" w:color="auto"/>
                <w:left w:val="none" w:sz="0" w:space="0" w:color="auto"/>
                <w:bottom w:val="none" w:sz="0" w:space="0" w:color="auto"/>
                <w:right w:val="none" w:sz="0" w:space="0" w:color="auto"/>
              </w:divBdr>
            </w:div>
            <w:div w:id="293020295">
              <w:marLeft w:val="0"/>
              <w:marRight w:val="0"/>
              <w:marTop w:val="0"/>
              <w:marBottom w:val="0"/>
              <w:divBdr>
                <w:top w:val="none" w:sz="0" w:space="0" w:color="auto"/>
                <w:left w:val="none" w:sz="0" w:space="0" w:color="auto"/>
                <w:bottom w:val="none" w:sz="0" w:space="0" w:color="auto"/>
                <w:right w:val="none" w:sz="0" w:space="0" w:color="auto"/>
              </w:divBdr>
            </w:div>
            <w:div w:id="306786479">
              <w:marLeft w:val="0"/>
              <w:marRight w:val="0"/>
              <w:marTop w:val="0"/>
              <w:marBottom w:val="0"/>
              <w:divBdr>
                <w:top w:val="none" w:sz="0" w:space="0" w:color="auto"/>
                <w:left w:val="none" w:sz="0" w:space="0" w:color="auto"/>
                <w:bottom w:val="none" w:sz="0" w:space="0" w:color="auto"/>
                <w:right w:val="none" w:sz="0" w:space="0" w:color="auto"/>
              </w:divBdr>
            </w:div>
            <w:div w:id="640309242">
              <w:marLeft w:val="0"/>
              <w:marRight w:val="0"/>
              <w:marTop w:val="0"/>
              <w:marBottom w:val="0"/>
              <w:divBdr>
                <w:top w:val="none" w:sz="0" w:space="0" w:color="auto"/>
                <w:left w:val="none" w:sz="0" w:space="0" w:color="auto"/>
                <w:bottom w:val="none" w:sz="0" w:space="0" w:color="auto"/>
                <w:right w:val="none" w:sz="0" w:space="0" w:color="auto"/>
              </w:divBdr>
            </w:div>
            <w:div w:id="707880457">
              <w:marLeft w:val="0"/>
              <w:marRight w:val="0"/>
              <w:marTop w:val="0"/>
              <w:marBottom w:val="0"/>
              <w:divBdr>
                <w:top w:val="none" w:sz="0" w:space="0" w:color="auto"/>
                <w:left w:val="none" w:sz="0" w:space="0" w:color="auto"/>
                <w:bottom w:val="none" w:sz="0" w:space="0" w:color="auto"/>
                <w:right w:val="none" w:sz="0" w:space="0" w:color="auto"/>
              </w:divBdr>
            </w:div>
            <w:div w:id="925460298">
              <w:marLeft w:val="0"/>
              <w:marRight w:val="0"/>
              <w:marTop w:val="0"/>
              <w:marBottom w:val="0"/>
              <w:divBdr>
                <w:top w:val="none" w:sz="0" w:space="0" w:color="auto"/>
                <w:left w:val="none" w:sz="0" w:space="0" w:color="auto"/>
                <w:bottom w:val="none" w:sz="0" w:space="0" w:color="auto"/>
                <w:right w:val="none" w:sz="0" w:space="0" w:color="auto"/>
              </w:divBdr>
            </w:div>
            <w:div w:id="967472052">
              <w:marLeft w:val="0"/>
              <w:marRight w:val="0"/>
              <w:marTop w:val="0"/>
              <w:marBottom w:val="0"/>
              <w:divBdr>
                <w:top w:val="none" w:sz="0" w:space="0" w:color="auto"/>
                <w:left w:val="none" w:sz="0" w:space="0" w:color="auto"/>
                <w:bottom w:val="none" w:sz="0" w:space="0" w:color="auto"/>
                <w:right w:val="none" w:sz="0" w:space="0" w:color="auto"/>
              </w:divBdr>
            </w:div>
            <w:div w:id="990907894">
              <w:marLeft w:val="0"/>
              <w:marRight w:val="0"/>
              <w:marTop w:val="0"/>
              <w:marBottom w:val="0"/>
              <w:divBdr>
                <w:top w:val="none" w:sz="0" w:space="0" w:color="auto"/>
                <w:left w:val="none" w:sz="0" w:space="0" w:color="auto"/>
                <w:bottom w:val="none" w:sz="0" w:space="0" w:color="auto"/>
                <w:right w:val="none" w:sz="0" w:space="0" w:color="auto"/>
              </w:divBdr>
            </w:div>
            <w:div w:id="1025253732">
              <w:marLeft w:val="0"/>
              <w:marRight w:val="0"/>
              <w:marTop w:val="0"/>
              <w:marBottom w:val="0"/>
              <w:divBdr>
                <w:top w:val="none" w:sz="0" w:space="0" w:color="auto"/>
                <w:left w:val="none" w:sz="0" w:space="0" w:color="auto"/>
                <w:bottom w:val="none" w:sz="0" w:space="0" w:color="auto"/>
                <w:right w:val="none" w:sz="0" w:space="0" w:color="auto"/>
              </w:divBdr>
            </w:div>
            <w:div w:id="1082801476">
              <w:marLeft w:val="0"/>
              <w:marRight w:val="0"/>
              <w:marTop w:val="0"/>
              <w:marBottom w:val="0"/>
              <w:divBdr>
                <w:top w:val="none" w:sz="0" w:space="0" w:color="auto"/>
                <w:left w:val="none" w:sz="0" w:space="0" w:color="auto"/>
                <w:bottom w:val="none" w:sz="0" w:space="0" w:color="auto"/>
                <w:right w:val="none" w:sz="0" w:space="0" w:color="auto"/>
              </w:divBdr>
            </w:div>
            <w:div w:id="1413431638">
              <w:marLeft w:val="0"/>
              <w:marRight w:val="0"/>
              <w:marTop w:val="0"/>
              <w:marBottom w:val="0"/>
              <w:divBdr>
                <w:top w:val="none" w:sz="0" w:space="0" w:color="auto"/>
                <w:left w:val="none" w:sz="0" w:space="0" w:color="auto"/>
                <w:bottom w:val="none" w:sz="0" w:space="0" w:color="auto"/>
                <w:right w:val="none" w:sz="0" w:space="0" w:color="auto"/>
              </w:divBdr>
            </w:div>
            <w:div w:id="1444499784">
              <w:marLeft w:val="0"/>
              <w:marRight w:val="0"/>
              <w:marTop w:val="0"/>
              <w:marBottom w:val="0"/>
              <w:divBdr>
                <w:top w:val="none" w:sz="0" w:space="0" w:color="auto"/>
                <w:left w:val="none" w:sz="0" w:space="0" w:color="auto"/>
                <w:bottom w:val="none" w:sz="0" w:space="0" w:color="auto"/>
                <w:right w:val="none" w:sz="0" w:space="0" w:color="auto"/>
              </w:divBdr>
            </w:div>
            <w:div w:id="1573614660">
              <w:marLeft w:val="0"/>
              <w:marRight w:val="0"/>
              <w:marTop w:val="0"/>
              <w:marBottom w:val="0"/>
              <w:divBdr>
                <w:top w:val="none" w:sz="0" w:space="0" w:color="auto"/>
                <w:left w:val="none" w:sz="0" w:space="0" w:color="auto"/>
                <w:bottom w:val="none" w:sz="0" w:space="0" w:color="auto"/>
                <w:right w:val="none" w:sz="0" w:space="0" w:color="auto"/>
              </w:divBdr>
            </w:div>
            <w:div w:id="1586644297">
              <w:marLeft w:val="0"/>
              <w:marRight w:val="0"/>
              <w:marTop w:val="0"/>
              <w:marBottom w:val="0"/>
              <w:divBdr>
                <w:top w:val="none" w:sz="0" w:space="0" w:color="auto"/>
                <w:left w:val="none" w:sz="0" w:space="0" w:color="auto"/>
                <w:bottom w:val="none" w:sz="0" w:space="0" w:color="auto"/>
                <w:right w:val="none" w:sz="0" w:space="0" w:color="auto"/>
              </w:divBdr>
            </w:div>
            <w:div w:id="1600024824">
              <w:marLeft w:val="0"/>
              <w:marRight w:val="0"/>
              <w:marTop w:val="0"/>
              <w:marBottom w:val="0"/>
              <w:divBdr>
                <w:top w:val="none" w:sz="0" w:space="0" w:color="auto"/>
                <w:left w:val="none" w:sz="0" w:space="0" w:color="auto"/>
                <w:bottom w:val="none" w:sz="0" w:space="0" w:color="auto"/>
                <w:right w:val="none" w:sz="0" w:space="0" w:color="auto"/>
              </w:divBdr>
            </w:div>
            <w:div w:id="1694382954">
              <w:marLeft w:val="0"/>
              <w:marRight w:val="0"/>
              <w:marTop w:val="0"/>
              <w:marBottom w:val="0"/>
              <w:divBdr>
                <w:top w:val="none" w:sz="0" w:space="0" w:color="auto"/>
                <w:left w:val="none" w:sz="0" w:space="0" w:color="auto"/>
                <w:bottom w:val="none" w:sz="0" w:space="0" w:color="auto"/>
                <w:right w:val="none" w:sz="0" w:space="0" w:color="auto"/>
              </w:divBdr>
            </w:div>
            <w:div w:id="1736197905">
              <w:marLeft w:val="0"/>
              <w:marRight w:val="0"/>
              <w:marTop w:val="0"/>
              <w:marBottom w:val="0"/>
              <w:divBdr>
                <w:top w:val="none" w:sz="0" w:space="0" w:color="auto"/>
                <w:left w:val="none" w:sz="0" w:space="0" w:color="auto"/>
                <w:bottom w:val="none" w:sz="0" w:space="0" w:color="auto"/>
                <w:right w:val="none" w:sz="0" w:space="0" w:color="auto"/>
              </w:divBdr>
            </w:div>
          </w:divsChild>
        </w:div>
        <w:div w:id="517161271">
          <w:marLeft w:val="0"/>
          <w:marRight w:val="0"/>
          <w:marTop w:val="0"/>
          <w:marBottom w:val="0"/>
          <w:divBdr>
            <w:top w:val="none" w:sz="0" w:space="0" w:color="auto"/>
            <w:left w:val="none" w:sz="0" w:space="0" w:color="auto"/>
            <w:bottom w:val="none" w:sz="0" w:space="0" w:color="auto"/>
            <w:right w:val="none" w:sz="0" w:space="0" w:color="auto"/>
          </w:divBdr>
        </w:div>
        <w:div w:id="525488960">
          <w:marLeft w:val="0"/>
          <w:marRight w:val="0"/>
          <w:marTop w:val="0"/>
          <w:marBottom w:val="0"/>
          <w:divBdr>
            <w:top w:val="none" w:sz="0" w:space="0" w:color="auto"/>
            <w:left w:val="none" w:sz="0" w:space="0" w:color="auto"/>
            <w:bottom w:val="none" w:sz="0" w:space="0" w:color="auto"/>
            <w:right w:val="none" w:sz="0" w:space="0" w:color="auto"/>
          </w:divBdr>
        </w:div>
        <w:div w:id="537205714">
          <w:marLeft w:val="0"/>
          <w:marRight w:val="0"/>
          <w:marTop w:val="0"/>
          <w:marBottom w:val="0"/>
          <w:divBdr>
            <w:top w:val="none" w:sz="0" w:space="0" w:color="auto"/>
            <w:left w:val="none" w:sz="0" w:space="0" w:color="auto"/>
            <w:bottom w:val="none" w:sz="0" w:space="0" w:color="auto"/>
            <w:right w:val="none" w:sz="0" w:space="0" w:color="auto"/>
          </w:divBdr>
        </w:div>
        <w:div w:id="555943529">
          <w:marLeft w:val="0"/>
          <w:marRight w:val="0"/>
          <w:marTop w:val="0"/>
          <w:marBottom w:val="0"/>
          <w:divBdr>
            <w:top w:val="none" w:sz="0" w:space="0" w:color="auto"/>
            <w:left w:val="none" w:sz="0" w:space="0" w:color="auto"/>
            <w:bottom w:val="none" w:sz="0" w:space="0" w:color="auto"/>
            <w:right w:val="none" w:sz="0" w:space="0" w:color="auto"/>
          </w:divBdr>
        </w:div>
        <w:div w:id="569079091">
          <w:marLeft w:val="0"/>
          <w:marRight w:val="0"/>
          <w:marTop w:val="0"/>
          <w:marBottom w:val="0"/>
          <w:divBdr>
            <w:top w:val="none" w:sz="0" w:space="0" w:color="auto"/>
            <w:left w:val="none" w:sz="0" w:space="0" w:color="auto"/>
            <w:bottom w:val="none" w:sz="0" w:space="0" w:color="auto"/>
            <w:right w:val="none" w:sz="0" w:space="0" w:color="auto"/>
          </w:divBdr>
          <w:divsChild>
            <w:div w:id="375004639">
              <w:marLeft w:val="0"/>
              <w:marRight w:val="0"/>
              <w:marTop w:val="0"/>
              <w:marBottom w:val="0"/>
              <w:divBdr>
                <w:top w:val="none" w:sz="0" w:space="0" w:color="auto"/>
                <w:left w:val="none" w:sz="0" w:space="0" w:color="auto"/>
                <w:bottom w:val="none" w:sz="0" w:space="0" w:color="auto"/>
                <w:right w:val="none" w:sz="0" w:space="0" w:color="auto"/>
              </w:divBdr>
            </w:div>
            <w:div w:id="452678513">
              <w:marLeft w:val="0"/>
              <w:marRight w:val="0"/>
              <w:marTop w:val="0"/>
              <w:marBottom w:val="0"/>
              <w:divBdr>
                <w:top w:val="none" w:sz="0" w:space="0" w:color="auto"/>
                <w:left w:val="none" w:sz="0" w:space="0" w:color="auto"/>
                <w:bottom w:val="none" w:sz="0" w:space="0" w:color="auto"/>
                <w:right w:val="none" w:sz="0" w:space="0" w:color="auto"/>
              </w:divBdr>
            </w:div>
            <w:div w:id="683560084">
              <w:marLeft w:val="0"/>
              <w:marRight w:val="0"/>
              <w:marTop w:val="0"/>
              <w:marBottom w:val="0"/>
              <w:divBdr>
                <w:top w:val="none" w:sz="0" w:space="0" w:color="auto"/>
                <w:left w:val="none" w:sz="0" w:space="0" w:color="auto"/>
                <w:bottom w:val="none" w:sz="0" w:space="0" w:color="auto"/>
                <w:right w:val="none" w:sz="0" w:space="0" w:color="auto"/>
              </w:divBdr>
            </w:div>
            <w:div w:id="750859217">
              <w:marLeft w:val="0"/>
              <w:marRight w:val="0"/>
              <w:marTop w:val="0"/>
              <w:marBottom w:val="0"/>
              <w:divBdr>
                <w:top w:val="none" w:sz="0" w:space="0" w:color="auto"/>
                <w:left w:val="none" w:sz="0" w:space="0" w:color="auto"/>
                <w:bottom w:val="none" w:sz="0" w:space="0" w:color="auto"/>
                <w:right w:val="none" w:sz="0" w:space="0" w:color="auto"/>
              </w:divBdr>
            </w:div>
            <w:div w:id="850291444">
              <w:marLeft w:val="0"/>
              <w:marRight w:val="0"/>
              <w:marTop w:val="0"/>
              <w:marBottom w:val="0"/>
              <w:divBdr>
                <w:top w:val="none" w:sz="0" w:space="0" w:color="auto"/>
                <w:left w:val="none" w:sz="0" w:space="0" w:color="auto"/>
                <w:bottom w:val="none" w:sz="0" w:space="0" w:color="auto"/>
                <w:right w:val="none" w:sz="0" w:space="0" w:color="auto"/>
              </w:divBdr>
            </w:div>
            <w:div w:id="866604966">
              <w:marLeft w:val="0"/>
              <w:marRight w:val="0"/>
              <w:marTop w:val="0"/>
              <w:marBottom w:val="0"/>
              <w:divBdr>
                <w:top w:val="none" w:sz="0" w:space="0" w:color="auto"/>
                <w:left w:val="none" w:sz="0" w:space="0" w:color="auto"/>
                <w:bottom w:val="none" w:sz="0" w:space="0" w:color="auto"/>
                <w:right w:val="none" w:sz="0" w:space="0" w:color="auto"/>
              </w:divBdr>
            </w:div>
            <w:div w:id="868221383">
              <w:marLeft w:val="0"/>
              <w:marRight w:val="0"/>
              <w:marTop w:val="0"/>
              <w:marBottom w:val="0"/>
              <w:divBdr>
                <w:top w:val="none" w:sz="0" w:space="0" w:color="auto"/>
                <w:left w:val="none" w:sz="0" w:space="0" w:color="auto"/>
                <w:bottom w:val="none" w:sz="0" w:space="0" w:color="auto"/>
                <w:right w:val="none" w:sz="0" w:space="0" w:color="auto"/>
              </w:divBdr>
            </w:div>
            <w:div w:id="1068575603">
              <w:marLeft w:val="0"/>
              <w:marRight w:val="0"/>
              <w:marTop w:val="0"/>
              <w:marBottom w:val="0"/>
              <w:divBdr>
                <w:top w:val="none" w:sz="0" w:space="0" w:color="auto"/>
                <w:left w:val="none" w:sz="0" w:space="0" w:color="auto"/>
                <w:bottom w:val="none" w:sz="0" w:space="0" w:color="auto"/>
                <w:right w:val="none" w:sz="0" w:space="0" w:color="auto"/>
              </w:divBdr>
            </w:div>
            <w:div w:id="1346638671">
              <w:marLeft w:val="0"/>
              <w:marRight w:val="0"/>
              <w:marTop w:val="0"/>
              <w:marBottom w:val="0"/>
              <w:divBdr>
                <w:top w:val="none" w:sz="0" w:space="0" w:color="auto"/>
                <w:left w:val="none" w:sz="0" w:space="0" w:color="auto"/>
                <w:bottom w:val="none" w:sz="0" w:space="0" w:color="auto"/>
                <w:right w:val="none" w:sz="0" w:space="0" w:color="auto"/>
              </w:divBdr>
            </w:div>
            <w:div w:id="1352220745">
              <w:marLeft w:val="0"/>
              <w:marRight w:val="0"/>
              <w:marTop w:val="0"/>
              <w:marBottom w:val="0"/>
              <w:divBdr>
                <w:top w:val="none" w:sz="0" w:space="0" w:color="auto"/>
                <w:left w:val="none" w:sz="0" w:space="0" w:color="auto"/>
                <w:bottom w:val="none" w:sz="0" w:space="0" w:color="auto"/>
                <w:right w:val="none" w:sz="0" w:space="0" w:color="auto"/>
              </w:divBdr>
            </w:div>
            <w:div w:id="1389694569">
              <w:marLeft w:val="0"/>
              <w:marRight w:val="0"/>
              <w:marTop w:val="0"/>
              <w:marBottom w:val="0"/>
              <w:divBdr>
                <w:top w:val="none" w:sz="0" w:space="0" w:color="auto"/>
                <w:left w:val="none" w:sz="0" w:space="0" w:color="auto"/>
                <w:bottom w:val="none" w:sz="0" w:space="0" w:color="auto"/>
                <w:right w:val="none" w:sz="0" w:space="0" w:color="auto"/>
              </w:divBdr>
            </w:div>
            <w:div w:id="1393891840">
              <w:marLeft w:val="0"/>
              <w:marRight w:val="0"/>
              <w:marTop w:val="0"/>
              <w:marBottom w:val="0"/>
              <w:divBdr>
                <w:top w:val="none" w:sz="0" w:space="0" w:color="auto"/>
                <w:left w:val="none" w:sz="0" w:space="0" w:color="auto"/>
                <w:bottom w:val="none" w:sz="0" w:space="0" w:color="auto"/>
                <w:right w:val="none" w:sz="0" w:space="0" w:color="auto"/>
              </w:divBdr>
            </w:div>
            <w:div w:id="1398630613">
              <w:marLeft w:val="0"/>
              <w:marRight w:val="0"/>
              <w:marTop w:val="0"/>
              <w:marBottom w:val="0"/>
              <w:divBdr>
                <w:top w:val="none" w:sz="0" w:space="0" w:color="auto"/>
                <w:left w:val="none" w:sz="0" w:space="0" w:color="auto"/>
                <w:bottom w:val="none" w:sz="0" w:space="0" w:color="auto"/>
                <w:right w:val="none" w:sz="0" w:space="0" w:color="auto"/>
              </w:divBdr>
            </w:div>
            <w:div w:id="1399207622">
              <w:marLeft w:val="0"/>
              <w:marRight w:val="0"/>
              <w:marTop w:val="0"/>
              <w:marBottom w:val="0"/>
              <w:divBdr>
                <w:top w:val="none" w:sz="0" w:space="0" w:color="auto"/>
                <w:left w:val="none" w:sz="0" w:space="0" w:color="auto"/>
                <w:bottom w:val="none" w:sz="0" w:space="0" w:color="auto"/>
                <w:right w:val="none" w:sz="0" w:space="0" w:color="auto"/>
              </w:divBdr>
            </w:div>
            <w:div w:id="1414164945">
              <w:marLeft w:val="0"/>
              <w:marRight w:val="0"/>
              <w:marTop w:val="0"/>
              <w:marBottom w:val="0"/>
              <w:divBdr>
                <w:top w:val="none" w:sz="0" w:space="0" w:color="auto"/>
                <w:left w:val="none" w:sz="0" w:space="0" w:color="auto"/>
                <w:bottom w:val="none" w:sz="0" w:space="0" w:color="auto"/>
                <w:right w:val="none" w:sz="0" w:space="0" w:color="auto"/>
              </w:divBdr>
            </w:div>
            <w:div w:id="1695419041">
              <w:marLeft w:val="0"/>
              <w:marRight w:val="0"/>
              <w:marTop w:val="0"/>
              <w:marBottom w:val="0"/>
              <w:divBdr>
                <w:top w:val="none" w:sz="0" w:space="0" w:color="auto"/>
                <w:left w:val="none" w:sz="0" w:space="0" w:color="auto"/>
                <w:bottom w:val="none" w:sz="0" w:space="0" w:color="auto"/>
                <w:right w:val="none" w:sz="0" w:space="0" w:color="auto"/>
              </w:divBdr>
            </w:div>
          </w:divsChild>
        </w:div>
        <w:div w:id="582646014">
          <w:marLeft w:val="0"/>
          <w:marRight w:val="0"/>
          <w:marTop w:val="0"/>
          <w:marBottom w:val="0"/>
          <w:divBdr>
            <w:top w:val="none" w:sz="0" w:space="0" w:color="auto"/>
            <w:left w:val="none" w:sz="0" w:space="0" w:color="auto"/>
            <w:bottom w:val="none" w:sz="0" w:space="0" w:color="auto"/>
            <w:right w:val="none" w:sz="0" w:space="0" w:color="auto"/>
          </w:divBdr>
        </w:div>
        <w:div w:id="593438412">
          <w:marLeft w:val="0"/>
          <w:marRight w:val="0"/>
          <w:marTop w:val="0"/>
          <w:marBottom w:val="0"/>
          <w:divBdr>
            <w:top w:val="none" w:sz="0" w:space="0" w:color="auto"/>
            <w:left w:val="none" w:sz="0" w:space="0" w:color="auto"/>
            <w:bottom w:val="none" w:sz="0" w:space="0" w:color="auto"/>
            <w:right w:val="none" w:sz="0" w:space="0" w:color="auto"/>
          </w:divBdr>
          <w:divsChild>
            <w:div w:id="87046433">
              <w:marLeft w:val="0"/>
              <w:marRight w:val="0"/>
              <w:marTop w:val="0"/>
              <w:marBottom w:val="0"/>
              <w:divBdr>
                <w:top w:val="none" w:sz="0" w:space="0" w:color="auto"/>
                <w:left w:val="none" w:sz="0" w:space="0" w:color="auto"/>
                <w:bottom w:val="none" w:sz="0" w:space="0" w:color="auto"/>
                <w:right w:val="none" w:sz="0" w:space="0" w:color="auto"/>
              </w:divBdr>
            </w:div>
            <w:div w:id="144859319">
              <w:marLeft w:val="0"/>
              <w:marRight w:val="0"/>
              <w:marTop w:val="0"/>
              <w:marBottom w:val="0"/>
              <w:divBdr>
                <w:top w:val="none" w:sz="0" w:space="0" w:color="auto"/>
                <w:left w:val="none" w:sz="0" w:space="0" w:color="auto"/>
                <w:bottom w:val="none" w:sz="0" w:space="0" w:color="auto"/>
                <w:right w:val="none" w:sz="0" w:space="0" w:color="auto"/>
              </w:divBdr>
            </w:div>
            <w:div w:id="148205933">
              <w:marLeft w:val="0"/>
              <w:marRight w:val="0"/>
              <w:marTop w:val="0"/>
              <w:marBottom w:val="0"/>
              <w:divBdr>
                <w:top w:val="none" w:sz="0" w:space="0" w:color="auto"/>
                <w:left w:val="none" w:sz="0" w:space="0" w:color="auto"/>
                <w:bottom w:val="none" w:sz="0" w:space="0" w:color="auto"/>
                <w:right w:val="none" w:sz="0" w:space="0" w:color="auto"/>
              </w:divBdr>
            </w:div>
            <w:div w:id="173039291">
              <w:marLeft w:val="0"/>
              <w:marRight w:val="0"/>
              <w:marTop w:val="0"/>
              <w:marBottom w:val="0"/>
              <w:divBdr>
                <w:top w:val="none" w:sz="0" w:space="0" w:color="auto"/>
                <w:left w:val="none" w:sz="0" w:space="0" w:color="auto"/>
                <w:bottom w:val="none" w:sz="0" w:space="0" w:color="auto"/>
                <w:right w:val="none" w:sz="0" w:space="0" w:color="auto"/>
              </w:divBdr>
            </w:div>
            <w:div w:id="250546499">
              <w:marLeft w:val="0"/>
              <w:marRight w:val="0"/>
              <w:marTop w:val="0"/>
              <w:marBottom w:val="0"/>
              <w:divBdr>
                <w:top w:val="none" w:sz="0" w:space="0" w:color="auto"/>
                <w:left w:val="none" w:sz="0" w:space="0" w:color="auto"/>
                <w:bottom w:val="none" w:sz="0" w:space="0" w:color="auto"/>
                <w:right w:val="none" w:sz="0" w:space="0" w:color="auto"/>
              </w:divBdr>
            </w:div>
            <w:div w:id="276065663">
              <w:marLeft w:val="0"/>
              <w:marRight w:val="0"/>
              <w:marTop w:val="0"/>
              <w:marBottom w:val="0"/>
              <w:divBdr>
                <w:top w:val="none" w:sz="0" w:space="0" w:color="auto"/>
                <w:left w:val="none" w:sz="0" w:space="0" w:color="auto"/>
                <w:bottom w:val="none" w:sz="0" w:space="0" w:color="auto"/>
                <w:right w:val="none" w:sz="0" w:space="0" w:color="auto"/>
              </w:divBdr>
            </w:div>
            <w:div w:id="534581178">
              <w:marLeft w:val="0"/>
              <w:marRight w:val="0"/>
              <w:marTop w:val="0"/>
              <w:marBottom w:val="0"/>
              <w:divBdr>
                <w:top w:val="none" w:sz="0" w:space="0" w:color="auto"/>
                <w:left w:val="none" w:sz="0" w:space="0" w:color="auto"/>
                <w:bottom w:val="none" w:sz="0" w:space="0" w:color="auto"/>
                <w:right w:val="none" w:sz="0" w:space="0" w:color="auto"/>
              </w:divBdr>
            </w:div>
            <w:div w:id="786242701">
              <w:marLeft w:val="0"/>
              <w:marRight w:val="0"/>
              <w:marTop w:val="0"/>
              <w:marBottom w:val="0"/>
              <w:divBdr>
                <w:top w:val="none" w:sz="0" w:space="0" w:color="auto"/>
                <w:left w:val="none" w:sz="0" w:space="0" w:color="auto"/>
                <w:bottom w:val="none" w:sz="0" w:space="0" w:color="auto"/>
                <w:right w:val="none" w:sz="0" w:space="0" w:color="auto"/>
              </w:divBdr>
            </w:div>
            <w:div w:id="793989079">
              <w:marLeft w:val="0"/>
              <w:marRight w:val="0"/>
              <w:marTop w:val="0"/>
              <w:marBottom w:val="0"/>
              <w:divBdr>
                <w:top w:val="none" w:sz="0" w:space="0" w:color="auto"/>
                <w:left w:val="none" w:sz="0" w:space="0" w:color="auto"/>
                <w:bottom w:val="none" w:sz="0" w:space="0" w:color="auto"/>
                <w:right w:val="none" w:sz="0" w:space="0" w:color="auto"/>
              </w:divBdr>
            </w:div>
            <w:div w:id="918096864">
              <w:marLeft w:val="0"/>
              <w:marRight w:val="0"/>
              <w:marTop w:val="0"/>
              <w:marBottom w:val="0"/>
              <w:divBdr>
                <w:top w:val="none" w:sz="0" w:space="0" w:color="auto"/>
                <w:left w:val="none" w:sz="0" w:space="0" w:color="auto"/>
                <w:bottom w:val="none" w:sz="0" w:space="0" w:color="auto"/>
                <w:right w:val="none" w:sz="0" w:space="0" w:color="auto"/>
              </w:divBdr>
            </w:div>
            <w:div w:id="961230462">
              <w:marLeft w:val="0"/>
              <w:marRight w:val="0"/>
              <w:marTop w:val="0"/>
              <w:marBottom w:val="0"/>
              <w:divBdr>
                <w:top w:val="none" w:sz="0" w:space="0" w:color="auto"/>
                <w:left w:val="none" w:sz="0" w:space="0" w:color="auto"/>
                <w:bottom w:val="none" w:sz="0" w:space="0" w:color="auto"/>
                <w:right w:val="none" w:sz="0" w:space="0" w:color="auto"/>
              </w:divBdr>
            </w:div>
            <w:div w:id="1235357562">
              <w:marLeft w:val="0"/>
              <w:marRight w:val="0"/>
              <w:marTop w:val="0"/>
              <w:marBottom w:val="0"/>
              <w:divBdr>
                <w:top w:val="none" w:sz="0" w:space="0" w:color="auto"/>
                <w:left w:val="none" w:sz="0" w:space="0" w:color="auto"/>
                <w:bottom w:val="none" w:sz="0" w:space="0" w:color="auto"/>
                <w:right w:val="none" w:sz="0" w:space="0" w:color="auto"/>
              </w:divBdr>
            </w:div>
            <w:div w:id="1263880180">
              <w:marLeft w:val="0"/>
              <w:marRight w:val="0"/>
              <w:marTop w:val="0"/>
              <w:marBottom w:val="0"/>
              <w:divBdr>
                <w:top w:val="none" w:sz="0" w:space="0" w:color="auto"/>
                <w:left w:val="none" w:sz="0" w:space="0" w:color="auto"/>
                <w:bottom w:val="none" w:sz="0" w:space="0" w:color="auto"/>
                <w:right w:val="none" w:sz="0" w:space="0" w:color="auto"/>
              </w:divBdr>
            </w:div>
            <w:div w:id="1409693081">
              <w:marLeft w:val="0"/>
              <w:marRight w:val="0"/>
              <w:marTop w:val="0"/>
              <w:marBottom w:val="0"/>
              <w:divBdr>
                <w:top w:val="none" w:sz="0" w:space="0" w:color="auto"/>
                <w:left w:val="none" w:sz="0" w:space="0" w:color="auto"/>
                <w:bottom w:val="none" w:sz="0" w:space="0" w:color="auto"/>
                <w:right w:val="none" w:sz="0" w:space="0" w:color="auto"/>
              </w:divBdr>
            </w:div>
            <w:div w:id="1617909361">
              <w:marLeft w:val="0"/>
              <w:marRight w:val="0"/>
              <w:marTop w:val="0"/>
              <w:marBottom w:val="0"/>
              <w:divBdr>
                <w:top w:val="none" w:sz="0" w:space="0" w:color="auto"/>
                <w:left w:val="none" w:sz="0" w:space="0" w:color="auto"/>
                <w:bottom w:val="none" w:sz="0" w:space="0" w:color="auto"/>
                <w:right w:val="none" w:sz="0" w:space="0" w:color="auto"/>
              </w:divBdr>
            </w:div>
          </w:divsChild>
        </w:div>
        <w:div w:id="635180633">
          <w:marLeft w:val="0"/>
          <w:marRight w:val="0"/>
          <w:marTop w:val="0"/>
          <w:marBottom w:val="0"/>
          <w:divBdr>
            <w:top w:val="none" w:sz="0" w:space="0" w:color="auto"/>
            <w:left w:val="none" w:sz="0" w:space="0" w:color="auto"/>
            <w:bottom w:val="none" w:sz="0" w:space="0" w:color="auto"/>
            <w:right w:val="none" w:sz="0" w:space="0" w:color="auto"/>
          </w:divBdr>
        </w:div>
        <w:div w:id="644312565">
          <w:marLeft w:val="0"/>
          <w:marRight w:val="0"/>
          <w:marTop w:val="0"/>
          <w:marBottom w:val="0"/>
          <w:divBdr>
            <w:top w:val="none" w:sz="0" w:space="0" w:color="auto"/>
            <w:left w:val="none" w:sz="0" w:space="0" w:color="auto"/>
            <w:bottom w:val="none" w:sz="0" w:space="0" w:color="auto"/>
            <w:right w:val="none" w:sz="0" w:space="0" w:color="auto"/>
          </w:divBdr>
        </w:div>
        <w:div w:id="655843608">
          <w:marLeft w:val="0"/>
          <w:marRight w:val="0"/>
          <w:marTop w:val="0"/>
          <w:marBottom w:val="0"/>
          <w:divBdr>
            <w:top w:val="none" w:sz="0" w:space="0" w:color="auto"/>
            <w:left w:val="none" w:sz="0" w:space="0" w:color="auto"/>
            <w:bottom w:val="none" w:sz="0" w:space="0" w:color="auto"/>
            <w:right w:val="none" w:sz="0" w:space="0" w:color="auto"/>
          </w:divBdr>
          <w:divsChild>
            <w:div w:id="114065084">
              <w:marLeft w:val="0"/>
              <w:marRight w:val="0"/>
              <w:marTop w:val="0"/>
              <w:marBottom w:val="0"/>
              <w:divBdr>
                <w:top w:val="none" w:sz="0" w:space="0" w:color="auto"/>
                <w:left w:val="none" w:sz="0" w:space="0" w:color="auto"/>
                <w:bottom w:val="none" w:sz="0" w:space="0" w:color="auto"/>
                <w:right w:val="none" w:sz="0" w:space="0" w:color="auto"/>
              </w:divBdr>
            </w:div>
            <w:div w:id="442459969">
              <w:marLeft w:val="0"/>
              <w:marRight w:val="0"/>
              <w:marTop w:val="0"/>
              <w:marBottom w:val="0"/>
              <w:divBdr>
                <w:top w:val="none" w:sz="0" w:space="0" w:color="auto"/>
                <w:left w:val="none" w:sz="0" w:space="0" w:color="auto"/>
                <w:bottom w:val="none" w:sz="0" w:space="0" w:color="auto"/>
                <w:right w:val="none" w:sz="0" w:space="0" w:color="auto"/>
              </w:divBdr>
            </w:div>
            <w:div w:id="849292175">
              <w:marLeft w:val="0"/>
              <w:marRight w:val="0"/>
              <w:marTop w:val="0"/>
              <w:marBottom w:val="0"/>
              <w:divBdr>
                <w:top w:val="none" w:sz="0" w:space="0" w:color="auto"/>
                <w:left w:val="none" w:sz="0" w:space="0" w:color="auto"/>
                <w:bottom w:val="none" w:sz="0" w:space="0" w:color="auto"/>
                <w:right w:val="none" w:sz="0" w:space="0" w:color="auto"/>
              </w:divBdr>
            </w:div>
            <w:div w:id="1264992513">
              <w:marLeft w:val="0"/>
              <w:marRight w:val="0"/>
              <w:marTop w:val="0"/>
              <w:marBottom w:val="0"/>
              <w:divBdr>
                <w:top w:val="none" w:sz="0" w:space="0" w:color="auto"/>
                <w:left w:val="none" w:sz="0" w:space="0" w:color="auto"/>
                <w:bottom w:val="none" w:sz="0" w:space="0" w:color="auto"/>
                <w:right w:val="none" w:sz="0" w:space="0" w:color="auto"/>
              </w:divBdr>
            </w:div>
            <w:div w:id="1275597859">
              <w:marLeft w:val="0"/>
              <w:marRight w:val="0"/>
              <w:marTop w:val="0"/>
              <w:marBottom w:val="0"/>
              <w:divBdr>
                <w:top w:val="none" w:sz="0" w:space="0" w:color="auto"/>
                <w:left w:val="none" w:sz="0" w:space="0" w:color="auto"/>
                <w:bottom w:val="none" w:sz="0" w:space="0" w:color="auto"/>
                <w:right w:val="none" w:sz="0" w:space="0" w:color="auto"/>
              </w:divBdr>
            </w:div>
            <w:div w:id="1626957975">
              <w:marLeft w:val="0"/>
              <w:marRight w:val="0"/>
              <w:marTop w:val="0"/>
              <w:marBottom w:val="0"/>
              <w:divBdr>
                <w:top w:val="none" w:sz="0" w:space="0" w:color="auto"/>
                <w:left w:val="none" w:sz="0" w:space="0" w:color="auto"/>
                <w:bottom w:val="none" w:sz="0" w:space="0" w:color="auto"/>
                <w:right w:val="none" w:sz="0" w:space="0" w:color="auto"/>
              </w:divBdr>
            </w:div>
            <w:div w:id="1628700916">
              <w:marLeft w:val="0"/>
              <w:marRight w:val="0"/>
              <w:marTop w:val="0"/>
              <w:marBottom w:val="0"/>
              <w:divBdr>
                <w:top w:val="none" w:sz="0" w:space="0" w:color="auto"/>
                <w:left w:val="none" w:sz="0" w:space="0" w:color="auto"/>
                <w:bottom w:val="none" w:sz="0" w:space="0" w:color="auto"/>
                <w:right w:val="none" w:sz="0" w:space="0" w:color="auto"/>
              </w:divBdr>
            </w:div>
          </w:divsChild>
        </w:div>
        <w:div w:id="685978913">
          <w:marLeft w:val="0"/>
          <w:marRight w:val="0"/>
          <w:marTop w:val="0"/>
          <w:marBottom w:val="0"/>
          <w:divBdr>
            <w:top w:val="none" w:sz="0" w:space="0" w:color="auto"/>
            <w:left w:val="none" w:sz="0" w:space="0" w:color="auto"/>
            <w:bottom w:val="none" w:sz="0" w:space="0" w:color="auto"/>
            <w:right w:val="none" w:sz="0" w:space="0" w:color="auto"/>
          </w:divBdr>
        </w:div>
        <w:div w:id="699471937">
          <w:marLeft w:val="0"/>
          <w:marRight w:val="0"/>
          <w:marTop w:val="0"/>
          <w:marBottom w:val="0"/>
          <w:divBdr>
            <w:top w:val="none" w:sz="0" w:space="0" w:color="auto"/>
            <w:left w:val="none" w:sz="0" w:space="0" w:color="auto"/>
            <w:bottom w:val="none" w:sz="0" w:space="0" w:color="auto"/>
            <w:right w:val="none" w:sz="0" w:space="0" w:color="auto"/>
          </w:divBdr>
        </w:div>
        <w:div w:id="700907945">
          <w:marLeft w:val="0"/>
          <w:marRight w:val="0"/>
          <w:marTop w:val="0"/>
          <w:marBottom w:val="0"/>
          <w:divBdr>
            <w:top w:val="none" w:sz="0" w:space="0" w:color="auto"/>
            <w:left w:val="none" w:sz="0" w:space="0" w:color="auto"/>
            <w:bottom w:val="none" w:sz="0" w:space="0" w:color="auto"/>
            <w:right w:val="none" w:sz="0" w:space="0" w:color="auto"/>
          </w:divBdr>
          <w:divsChild>
            <w:div w:id="19093447">
              <w:marLeft w:val="0"/>
              <w:marRight w:val="0"/>
              <w:marTop w:val="0"/>
              <w:marBottom w:val="0"/>
              <w:divBdr>
                <w:top w:val="none" w:sz="0" w:space="0" w:color="auto"/>
                <w:left w:val="none" w:sz="0" w:space="0" w:color="auto"/>
                <w:bottom w:val="none" w:sz="0" w:space="0" w:color="auto"/>
                <w:right w:val="none" w:sz="0" w:space="0" w:color="auto"/>
              </w:divBdr>
            </w:div>
            <w:div w:id="40906333">
              <w:marLeft w:val="0"/>
              <w:marRight w:val="0"/>
              <w:marTop w:val="0"/>
              <w:marBottom w:val="0"/>
              <w:divBdr>
                <w:top w:val="none" w:sz="0" w:space="0" w:color="auto"/>
                <w:left w:val="none" w:sz="0" w:space="0" w:color="auto"/>
                <w:bottom w:val="none" w:sz="0" w:space="0" w:color="auto"/>
                <w:right w:val="none" w:sz="0" w:space="0" w:color="auto"/>
              </w:divBdr>
            </w:div>
            <w:div w:id="127818843">
              <w:marLeft w:val="0"/>
              <w:marRight w:val="0"/>
              <w:marTop w:val="0"/>
              <w:marBottom w:val="0"/>
              <w:divBdr>
                <w:top w:val="none" w:sz="0" w:space="0" w:color="auto"/>
                <w:left w:val="none" w:sz="0" w:space="0" w:color="auto"/>
                <w:bottom w:val="none" w:sz="0" w:space="0" w:color="auto"/>
                <w:right w:val="none" w:sz="0" w:space="0" w:color="auto"/>
              </w:divBdr>
            </w:div>
            <w:div w:id="128481387">
              <w:marLeft w:val="0"/>
              <w:marRight w:val="0"/>
              <w:marTop w:val="0"/>
              <w:marBottom w:val="0"/>
              <w:divBdr>
                <w:top w:val="none" w:sz="0" w:space="0" w:color="auto"/>
                <w:left w:val="none" w:sz="0" w:space="0" w:color="auto"/>
                <w:bottom w:val="none" w:sz="0" w:space="0" w:color="auto"/>
                <w:right w:val="none" w:sz="0" w:space="0" w:color="auto"/>
              </w:divBdr>
            </w:div>
            <w:div w:id="296641138">
              <w:marLeft w:val="0"/>
              <w:marRight w:val="0"/>
              <w:marTop w:val="0"/>
              <w:marBottom w:val="0"/>
              <w:divBdr>
                <w:top w:val="none" w:sz="0" w:space="0" w:color="auto"/>
                <w:left w:val="none" w:sz="0" w:space="0" w:color="auto"/>
                <w:bottom w:val="none" w:sz="0" w:space="0" w:color="auto"/>
                <w:right w:val="none" w:sz="0" w:space="0" w:color="auto"/>
              </w:divBdr>
            </w:div>
            <w:div w:id="377633174">
              <w:marLeft w:val="0"/>
              <w:marRight w:val="0"/>
              <w:marTop w:val="0"/>
              <w:marBottom w:val="0"/>
              <w:divBdr>
                <w:top w:val="none" w:sz="0" w:space="0" w:color="auto"/>
                <w:left w:val="none" w:sz="0" w:space="0" w:color="auto"/>
                <w:bottom w:val="none" w:sz="0" w:space="0" w:color="auto"/>
                <w:right w:val="none" w:sz="0" w:space="0" w:color="auto"/>
              </w:divBdr>
            </w:div>
            <w:div w:id="446390045">
              <w:marLeft w:val="0"/>
              <w:marRight w:val="0"/>
              <w:marTop w:val="0"/>
              <w:marBottom w:val="0"/>
              <w:divBdr>
                <w:top w:val="none" w:sz="0" w:space="0" w:color="auto"/>
                <w:left w:val="none" w:sz="0" w:space="0" w:color="auto"/>
                <w:bottom w:val="none" w:sz="0" w:space="0" w:color="auto"/>
                <w:right w:val="none" w:sz="0" w:space="0" w:color="auto"/>
              </w:divBdr>
            </w:div>
            <w:div w:id="558051319">
              <w:marLeft w:val="0"/>
              <w:marRight w:val="0"/>
              <w:marTop w:val="0"/>
              <w:marBottom w:val="0"/>
              <w:divBdr>
                <w:top w:val="none" w:sz="0" w:space="0" w:color="auto"/>
                <w:left w:val="none" w:sz="0" w:space="0" w:color="auto"/>
                <w:bottom w:val="none" w:sz="0" w:space="0" w:color="auto"/>
                <w:right w:val="none" w:sz="0" w:space="0" w:color="auto"/>
              </w:divBdr>
            </w:div>
            <w:div w:id="696734381">
              <w:marLeft w:val="0"/>
              <w:marRight w:val="0"/>
              <w:marTop w:val="0"/>
              <w:marBottom w:val="0"/>
              <w:divBdr>
                <w:top w:val="none" w:sz="0" w:space="0" w:color="auto"/>
                <w:left w:val="none" w:sz="0" w:space="0" w:color="auto"/>
                <w:bottom w:val="none" w:sz="0" w:space="0" w:color="auto"/>
                <w:right w:val="none" w:sz="0" w:space="0" w:color="auto"/>
              </w:divBdr>
            </w:div>
            <w:div w:id="761880015">
              <w:marLeft w:val="0"/>
              <w:marRight w:val="0"/>
              <w:marTop w:val="0"/>
              <w:marBottom w:val="0"/>
              <w:divBdr>
                <w:top w:val="none" w:sz="0" w:space="0" w:color="auto"/>
                <w:left w:val="none" w:sz="0" w:space="0" w:color="auto"/>
                <w:bottom w:val="none" w:sz="0" w:space="0" w:color="auto"/>
                <w:right w:val="none" w:sz="0" w:space="0" w:color="auto"/>
              </w:divBdr>
            </w:div>
            <w:div w:id="817693234">
              <w:marLeft w:val="0"/>
              <w:marRight w:val="0"/>
              <w:marTop w:val="0"/>
              <w:marBottom w:val="0"/>
              <w:divBdr>
                <w:top w:val="none" w:sz="0" w:space="0" w:color="auto"/>
                <w:left w:val="none" w:sz="0" w:space="0" w:color="auto"/>
                <w:bottom w:val="none" w:sz="0" w:space="0" w:color="auto"/>
                <w:right w:val="none" w:sz="0" w:space="0" w:color="auto"/>
              </w:divBdr>
            </w:div>
            <w:div w:id="874347502">
              <w:marLeft w:val="0"/>
              <w:marRight w:val="0"/>
              <w:marTop w:val="0"/>
              <w:marBottom w:val="0"/>
              <w:divBdr>
                <w:top w:val="none" w:sz="0" w:space="0" w:color="auto"/>
                <w:left w:val="none" w:sz="0" w:space="0" w:color="auto"/>
                <w:bottom w:val="none" w:sz="0" w:space="0" w:color="auto"/>
                <w:right w:val="none" w:sz="0" w:space="0" w:color="auto"/>
              </w:divBdr>
            </w:div>
            <w:div w:id="912397387">
              <w:marLeft w:val="0"/>
              <w:marRight w:val="0"/>
              <w:marTop w:val="0"/>
              <w:marBottom w:val="0"/>
              <w:divBdr>
                <w:top w:val="none" w:sz="0" w:space="0" w:color="auto"/>
                <w:left w:val="none" w:sz="0" w:space="0" w:color="auto"/>
                <w:bottom w:val="none" w:sz="0" w:space="0" w:color="auto"/>
                <w:right w:val="none" w:sz="0" w:space="0" w:color="auto"/>
              </w:divBdr>
            </w:div>
            <w:div w:id="1178036613">
              <w:marLeft w:val="0"/>
              <w:marRight w:val="0"/>
              <w:marTop w:val="0"/>
              <w:marBottom w:val="0"/>
              <w:divBdr>
                <w:top w:val="none" w:sz="0" w:space="0" w:color="auto"/>
                <w:left w:val="none" w:sz="0" w:space="0" w:color="auto"/>
                <w:bottom w:val="none" w:sz="0" w:space="0" w:color="auto"/>
                <w:right w:val="none" w:sz="0" w:space="0" w:color="auto"/>
              </w:divBdr>
            </w:div>
            <w:div w:id="1405178828">
              <w:marLeft w:val="0"/>
              <w:marRight w:val="0"/>
              <w:marTop w:val="0"/>
              <w:marBottom w:val="0"/>
              <w:divBdr>
                <w:top w:val="none" w:sz="0" w:space="0" w:color="auto"/>
                <w:left w:val="none" w:sz="0" w:space="0" w:color="auto"/>
                <w:bottom w:val="none" w:sz="0" w:space="0" w:color="auto"/>
                <w:right w:val="none" w:sz="0" w:space="0" w:color="auto"/>
              </w:divBdr>
            </w:div>
            <w:div w:id="1439524757">
              <w:marLeft w:val="0"/>
              <w:marRight w:val="0"/>
              <w:marTop w:val="0"/>
              <w:marBottom w:val="0"/>
              <w:divBdr>
                <w:top w:val="none" w:sz="0" w:space="0" w:color="auto"/>
                <w:left w:val="none" w:sz="0" w:space="0" w:color="auto"/>
                <w:bottom w:val="none" w:sz="0" w:space="0" w:color="auto"/>
                <w:right w:val="none" w:sz="0" w:space="0" w:color="auto"/>
              </w:divBdr>
            </w:div>
            <w:div w:id="1665234898">
              <w:marLeft w:val="0"/>
              <w:marRight w:val="0"/>
              <w:marTop w:val="0"/>
              <w:marBottom w:val="0"/>
              <w:divBdr>
                <w:top w:val="none" w:sz="0" w:space="0" w:color="auto"/>
                <w:left w:val="none" w:sz="0" w:space="0" w:color="auto"/>
                <w:bottom w:val="none" w:sz="0" w:space="0" w:color="auto"/>
                <w:right w:val="none" w:sz="0" w:space="0" w:color="auto"/>
              </w:divBdr>
            </w:div>
            <w:div w:id="1750038184">
              <w:marLeft w:val="0"/>
              <w:marRight w:val="0"/>
              <w:marTop w:val="0"/>
              <w:marBottom w:val="0"/>
              <w:divBdr>
                <w:top w:val="none" w:sz="0" w:space="0" w:color="auto"/>
                <w:left w:val="none" w:sz="0" w:space="0" w:color="auto"/>
                <w:bottom w:val="none" w:sz="0" w:space="0" w:color="auto"/>
                <w:right w:val="none" w:sz="0" w:space="0" w:color="auto"/>
              </w:divBdr>
            </w:div>
          </w:divsChild>
        </w:div>
        <w:div w:id="724330045">
          <w:marLeft w:val="0"/>
          <w:marRight w:val="0"/>
          <w:marTop w:val="0"/>
          <w:marBottom w:val="0"/>
          <w:divBdr>
            <w:top w:val="none" w:sz="0" w:space="0" w:color="auto"/>
            <w:left w:val="none" w:sz="0" w:space="0" w:color="auto"/>
            <w:bottom w:val="none" w:sz="0" w:space="0" w:color="auto"/>
            <w:right w:val="none" w:sz="0" w:space="0" w:color="auto"/>
          </w:divBdr>
        </w:div>
        <w:div w:id="752120630">
          <w:marLeft w:val="0"/>
          <w:marRight w:val="0"/>
          <w:marTop w:val="0"/>
          <w:marBottom w:val="0"/>
          <w:divBdr>
            <w:top w:val="none" w:sz="0" w:space="0" w:color="auto"/>
            <w:left w:val="none" w:sz="0" w:space="0" w:color="auto"/>
            <w:bottom w:val="none" w:sz="0" w:space="0" w:color="auto"/>
            <w:right w:val="none" w:sz="0" w:space="0" w:color="auto"/>
          </w:divBdr>
        </w:div>
        <w:div w:id="769088694">
          <w:marLeft w:val="0"/>
          <w:marRight w:val="0"/>
          <w:marTop w:val="0"/>
          <w:marBottom w:val="0"/>
          <w:divBdr>
            <w:top w:val="none" w:sz="0" w:space="0" w:color="auto"/>
            <w:left w:val="none" w:sz="0" w:space="0" w:color="auto"/>
            <w:bottom w:val="none" w:sz="0" w:space="0" w:color="auto"/>
            <w:right w:val="none" w:sz="0" w:space="0" w:color="auto"/>
          </w:divBdr>
        </w:div>
        <w:div w:id="783842813">
          <w:marLeft w:val="0"/>
          <w:marRight w:val="0"/>
          <w:marTop w:val="0"/>
          <w:marBottom w:val="0"/>
          <w:divBdr>
            <w:top w:val="none" w:sz="0" w:space="0" w:color="auto"/>
            <w:left w:val="none" w:sz="0" w:space="0" w:color="auto"/>
            <w:bottom w:val="none" w:sz="0" w:space="0" w:color="auto"/>
            <w:right w:val="none" w:sz="0" w:space="0" w:color="auto"/>
          </w:divBdr>
        </w:div>
        <w:div w:id="842361704">
          <w:marLeft w:val="0"/>
          <w:marRight w:val="0"/>
          <w:marTop w:val="0"/>
          <w:marBottom w:val="0"/>
          <w:divBdr>
            <w:top w:val="none" w:sz="0" w:space="0" w:color="auto"/>
            <w:left w:val="none" w:sz="0" w:space="0" w:color="auto"/>
            <w:bottom w:val="none" w:sz="0" w:space="0" w:color="auto"/>
            <w:right w:val="none" w:sz="0" w:space="0" w:color="auto"/>
          </w:divBdr>
          <w:divsChild>
            <w:div w:id="392001399">
              <w:marLeft w:val="0"/>
              <w:marRight w:val="0"/>
              <w:marTop w:val="0"/>
              <w:marBottom w:val="0"/>
              <w:divBdr>
                <w:top w:val="none" w:sz="0" w:space="0" w:color="auto"/>
                <w:left w:val="none" w:sz="0" w:space="0" w:color="auto"/>
                <w:bottom w:val="none" w:sz="0" w:space="0" w:color="auto"/>
                <w:right w:val="none" w:sz="0" w:space="0" w:color="auto"/>
              </w:divBdr>
            </w:div>
            <w:div w:id="424494259">
              <w:marLeft w:val="0"/>
              <w:marRight w:val="0"/>
              <w:marTop w:val="0"/>
              <w:marBottom w:val="0"/>
              <w:divBdr>
                <w:top w:val="none" w:sz="0" w:space="0" w:color="auto"/>
                <w:left w:val="none" w:sz="0" w:space="0" w:color="auto"/>
                <w:bottom w:val="none" w:sz="0" w:space="0" w:color="auto"/>
                <w:right w:val="none" w:sz="0" w:space="0" w:color="auto"/>
              </w:divBdr>
            </w:div>
            <w:div w:id="427582730">
              <w:marLeft w:val="0"/>
              <w:marRight w:val="0"/>
              <w:marTop w:val="0"/>
              <w:marBottom w:val="0"/>
              <w:divBdr>
                <w:top w:val="none" w:sz="0" w:space="0" w:color="auto"/>
                <w:left w:val="none" w:sz="0" w:space="0" w:color="auto"/>
                <w:bottom w:val="none" w:sz="0" w:space="0" w:color="auto"/>
                <w:right w:val="none" w:sz="0" w:space="0" w:color="auto"/>
              </w:divBdr>
            </w:div>
            <w:div w:id="490098589">
              <w:marLeft w:val="0"/>
              <w:marRight w:val="0"/>
              <w:marTop w:val="0"/>
              <w:marBottom w:val="0"/>
              <w:divBdr>
                <w:top w:val="none" w:sz="0" w:space="0" w:color="auto"/>
                <w:left w:val="none" w:sz="0" w:space="0" w:color="auto"/>
                <w:bottom w:val="none" w:sz="0" w:space="0" w:color="auto"/>
                <w:right w:val="none" w:sz="0" w:space="0" w:color="auto"/>
              </w:divBdr>
            </w:div>
            <w:div w:id="595944464">
              <w:marLeft w:val="0"/>
              <w:marRight w:val="0"/>
              <w:marTop w:val="0"/>
              <w:marBottom w:val="0"/>
              <w:divBdr>
                <w:top w:val="none" w:sz="0" w:space="0" w:color="auto"/>
                <w:left w:val="none" w:sz="0" w:space="0" w:color="auto"/>
                <w:bottom w:val="none" w:sz="0" w:space="0" w:color="auto"/>
                <w:right w:val="none" w:sz="0" w:space="0" w:color="auto"/>
              </w:divBdr>
            </w:div>
            <w:div w:id="610665586">
              <w:marLeft w:val="0"/>
              <w:marRight w:val="0"/>
              <w:marTop w:val="0"/>
              <w:marBottom w:val="0"/>
              <w:divBdr>
                <w:top w:val="none" w:sz="0" w:space="0" w:color="auto"/>
                <w:left w:val="none" w:sz="0" w:space="0" w:color="auto"/>
                <w:bottom w:val="none" w:sz="0" w:space="0" w:color="auto"/>
                <w:right w:val="none" w:sz="0" w:space="0" w:color="auto"/>
              </w:divBdr>
            </w:div>
            <w:div w:id="853807867">
              <w:marLeft w:val="0"/>
              <w:marRight w:val="0"/>
              <w:marTop w:val="0"/>
              <w:marBottom w:val="0"/>
              <w:divBdr>
                <w:top w:val="none" w:sz="0" w:space="0" w:color="auto"/>
                <w:left w:val="none" w:sz="0" w:space="0" w:color="auto"/>
                <w:bottom w:val="none" w:sz="0" w:space="0" w:color="auto"/>
                <w:right w:val="none" w:sz="0" w:space="0" w:color="auto"/>
              </w:divBdr>
            </w:div>
            <w:div w:id="887377188">
              <w:marLeft w:val="0"/>
              <w:marRight w:val="0"/>
              <w:marTop w:val="0"/>
              <w:marBottom w:val="0"/>
              <w:divBdr>
                <w:top w:val="none" w:sz="0" w:space="0" w:color="auto"/>
                <w:left w:val="none" w:sz="0" w:space="0" w:color="auto"/>
                <w:bottom w:val="none" w:sz="0" w:space="0" w:color="auto"/>
                <w:right w:val="none" w:sz="0" w:space="0" w:color="auto"/>
              </w:divBdr>
            </w:div>
            <w:div w:id="899636827">
              <w:marLeft w:val="0"/>
              <w:marRight w:val="0"/>
              <w:marTop w:val="0"/>
              <w:marBottom w:val="0"/>
              <w:divBdr>
                <w:top w:val="none" w:sz="0" w:space="0" w:color="auto"/>
                <w:left w:val="none" w:sz="0" w:space="0" w:color="auto"/>
                <w:bottom w:val="none" w:sz="0" w:space="0" w:color="auto"/>
                <w:right w:val="none" w:sz="0" w:space="0" w:color="auto"/>
              </w:divBdr>
            </w:div>
            <w:div w:id="1100687626">
              <w:marLeft w:val="0"/>
              <w:marRight w:val="0"/>
              <w:marTop w:val="0"/>
              <w:marBottom w:val="0"/>
              <w:divBdr>
                <w:top w:val="none" w:sz="0" w:space="0" w:color="auto"/>
                <w:left w:val="none" w:sz="0" w:space="0" w:color="auto"/>
                <w:bottom w:val="none" w:sz="0" w:space="0" w:color="auto"/>
                <w:right w:val="none" w:sz="0" w:space="0" w:color="auto"/>
              </w:divBdr>
            </w:div>
            <w:div w:id="1227573773">
              <w:marLeft w:val="0"/>
              <w:marRight w:val="0"/>
              <w:marTop w:val="0"/>
              <w:marBottom w:val="0"/>
              <w:divBdr>
                <w:top w:val="none" w:sz="0" w:space="0" w:color="auto"/>
                <w:left w:val="none" w:sz="0" w:space="0" w:color="auto"/>
                <w:bottom w:val="none" w:sz="0" w:space="0" w:color="auto"/>
                <w:right w:val="none" w:sz="0" w:space="0" w:color="auto"/>
              </w:divBdr>
            </w:div>
            <w:div w:id="1235235768">
              <w:marLeft w:val="0"/>
              <w:marRight w:val="0"/>
              <w:marTop w:val="0"/>
              <w:marBottom w:val="0"/>
              <w:divBdr>
                <w:top w:val="none" w:sz="0" w:space="0" w:color="auto"/>
                <w:left w:val="none" w:sz="0" w:space="0" w:color="auto"/>
                <w:bottom w:val="none" w:sz="0" w:space="0" w:color="auto"/>
                <w:right w:val="none" w:sz="0" w:space="0" w:color="auto"/>
              </w:divBdr>
            </w:div>
            <w:div w:id="1462074021">
              <w:marLeft w:val="0"/>
              <w:marRight w:val="0"/>
              <w:marTop w:val="0"/>
              <w:marBottom w:val="0"/>
              <w:divBdr>
                <w:top w:val="none" w:sz="0" w:space="0" w:color="auto"/>
                <w:left w:val="none" w:sz="0" w:space="0" w:color="auto"/>
                <w:bottom w:val="none" w:sz="0" w:space="0" w:color="auto"/>
                <w:right w:val="none" w:sz="0" w:space="0" w:color="auto"/>
              </w:divBdr>
            </w:div>
            <w:div w:id="1464423975">
              <w:marLeft w:val="0"/>
              <w:marRight w:val="0"/>
              <w:marTop w:val="0"/>
              <w:marBottom w:val="0"/>
              <w:divBdr>
                <w:top w:val="none" w:sz="0" w:space="0" w:color="auto"/>
                <w:left w:val="none" w:sz="0" w:space="0" w:color="auto"/>
                <w:bottom w:val="none" w:sz="0" w:space="0" w:color="auto"/>
                <w:right w:val="none" w:sz="0" w:space="0" w:color="auto"/>
              </w:divBdr>
            </w:div>
            <w:div w:id="1480145893">
              <w:marLeft w:val="0"/>
              <w:marRight w:val="0"/>
              <w:marTop w:val="0"/>
              <w:marBottom w:val="0"/>
              <w:divBdr>
                <w:top w:val="none" w:sz="0" w:space="0" w:color="auto"/>
                <w:left w:val="none" w:sz="0" w:space="0" w:color="auto"/>
                <w:bottom w:val="none" w:sz="0" w:space="0" w:color="auto"/>
                <w:right w:val="none" w:sz="0" w:space="0" w:color="auto"/>
              </w:divBdr>
            </w:div>
            <w:div w:id="1753045547">
              <w:marLeft w:val="0"/>
              <w:marRight w:val="0"/>
              <w:marTop w:val="0"/>
              <w:marBottom w:val="0"/>
              <w:divBdr>
                <w:top w:val="none" w:sz="0" w:space="0" w:color="auto"/>
                <w:left w:val="none" w:sz="0" w:space="0" w:color="auto"/>
                <w:bottom w:val="none" w:sz="0" w:space="0" w:color="auto"/>
                <w:right w:val="none" w:sz="0" w:space="0" w:color="auto"/>
              </w:divBdr>
            </w:div>
          </w:divsChild>
        </w:div>
        <w:div w:id="865603412">
          <w:marLeft w:val="0"/>
          <w:marRight w:val="0"/>
          <w:marTop w:val="0"/>
          <w:marBottom w:val="0"/>
          <w:divBdr>
            <w:top w:val="none" w:sz="0" w:space="0" w:color="auto"/>
            <w:left w:val="none" w:sz="0" w:space="0" w:color="auto"/>
            <w:bottom w:val="none" w:sz="0" w:space="0" w:color="auto"/>
            <w:right w:val="none" w:sz="0" w:space="0" w:color="auto"/>
          </w:divBdr>
        </w:div>
        <w:div w:id="871235677">
          <w:marLeft w:val="0"/>
          <w:marRight w:val="0"/>
          <w:marTop w:val="0"/>
          <w:marBottom w:val="0"/>
          <w:divBdr>
            <w:top w:val="none" w:sz="0" w:space="0" w:color="auto"/>
            <w:left w:val="none" w:sz="0" w:space="0" w:color="auto"/>
            <w:bottom w:val="none" w:sz="0" w:space="0" w:color="auto"/>
            <w:right w:val="none" w:sz="0" w:space="0" w:color="auto"/>
          </w:divBdr>
          <w:divsChild>
            <w:div w:id="39943036">
              <w:marLeft w:val="0"/>
              <w:marRight w:val="0"/>
              <w:marTop w:val="0"/>
              <w:marBottom w:val="0"/>
              <w:divBdr>
                <w:top w:val="none" w:sz="0" w:space="0" w:color="auto"/>
                <w:left w:val="none" w:sz="0" w:space="0" w:color="auto"/>
                <w:bottom w:val="none" w:sz="0" w:space="0" w:color="auto"/>
                <w:right w:val="none" w:sz="0" w:space="0" w:color="auto"/>
              </w:divBdr>
            </w:div>
            <w:div w:id="107968955">
              <w:marLeft w:val="0"/>
              <w:marRight w:val="0"/>
              <w:marTop w:val="0"/>
              <w:marBottom w:val="0"/>
              <w:divBdr>
                <w:top w:val="none" w:sz="0" w:space="0" w:color="auto"/>
                <w:left w:val="none" w:sz="0" w:space="0" w:color="auto"/>
                <w:bottom w:val="none" w:sz="0" w:space="0" w:color="auto"/>
                <w:right w:val="none" w:sz="0" w:space="0" w:color="auto"/>
              </w:divBdr>
            </w:div>
            <w:div w:id="166487599">
              <w:marLeft w:val="0"/>
              <w:marRight w:val="0"/>
              <w:marTop w:val="0"/>
              <w:marBottom w:val="0"/>
              <w:divBdr>
                <w:top w:val="none" w:sz="0" w:space="0" w:color="auto"/>
                <w:left w:val="none" w:sz="0" w:space="0" w:color="auto"/>
                <w:bottom w:val="none" w:sz="0" w:space="0" w:color="auto"/>
                <w:right w:val="none" w:sz="0" w:space="0" w:color="auto"/>
              </w:divBdr>
            </w:div>
            <w:div w:id="175269884">
              <w:marLeft w:val="0"/>
              <w:marRight w:val="0"/>
              <w:marTop w:val="0"/>
              <w:marBottom w:val="0"/>
              <w:divBdr>
                <w:top w:val="none" w:sz="0" w:space="0" w:color="auto"/>
                <w:left w:val="none" w:sz="0" w:space="0" w:color="auto"/>
                <w:bottom w:val="none" w:sz="0" w:space="0" w:color="auto"/>
                <w:right w:val="none" w:sz="0" w:space="0" w:color="auto"/>
              </w:divBdr>
            </w:div>
            <w:div w:id="448090877">
              <w:marLeft w:val="0"/>
              <w:marRight w:val="0"/>
              <w:marTop w:val="0"/>
              <w:marBottom w:val="0"/>
              <w:divBdr>
                <w:top w:val="none" w:sz="0" w:space="0" w:color="auto"/>
                <w:left w:val="none" w:sz="0" w:space="0" w:color="auto"/>
                <w:bottom w:val="none" w:sz="0" w:space="0" w:color="auto"/>
                <w:right w:val="none" w:sz="0" w:space="0" w:color="auto"/>
              </w:divBdr>
            </w:div>
            <w:div w:id="579339320">
              <w:marLeft w:val="0"/>
              <w:marRight w:val="0"/>
              <w:marTop w:val="0"/>
              <w:marBottom w:val="0"/>
              <w:divBdr>
                <w:top w:val="none" w:sz="0" w:space="0" w:color="auto"/>
                <w:left w:val="none" w:sz="0" w:space="0" w:color="auto"/>
                <w:bottom w:val="none" w:sz="0" w:space="0" w:color="auto"/>
                <w:right w:val="none" w:sz="0" w:space="0" w:color="auto"/>
              </w:divBdr>
            </w:div>
            <w:div w:id="760492531">
              <w:marLeft w:val="0"/>
              <w:marRight w:val="0"/>
              <w:marTop w:val="0"/>
              <w:marBottom w:val="0"/>
              <w:divBdr>
                <w:top w:val="none" w:sz="0" w:space="0" w:color="auto"/>
                <w:left w:val="none" w:sz="0" w:space="0" w:color="auto"/>
                <w:bottom w:val="none" w:sz="0" w:space="0" w:color="auto"/>
                <w:right w:val="none" w:sz="0" w:space="0" w:color="auto"/>
              </w:divBdr>
            </w:div>
            <w:div w:id="772672109">
              <w:marLeft w:val="0"/>
              <w:marRight w:val="0"/>
              <w:marTop w:val="0"/>
              <w:marBottom w:val="0"/>
              <w:divBdr>
                <w:top w:val="none" w:sz="0" w:space="0" w:color="auto"/>
                <w:left w:val="none" w:sz="0" w:space="0" w:color="auto"/>
                <w:bottom w:val="none" w:sz="0" w:space="0" w:color="auto"/>
                <w:right w:val="none" w:sz="0" w:space="0" w:color="auto"/>
              </w:divBdr>
            </w:div>
            <w:div w:id="809706663">
              <w:marLeft w:val="0"/>
              <w:marRight w:val="0"/>
              <w:marTop w:val="0"/>
              <w:marBottom w:val="0"/>
              <w:divBdr>
                <w:top w:val="none" w:sz="0" w:space="0" w:color="auto"/>
                <w:left w:val="none" w:sz="0" w:space="0" w:color="auto"/>
                <w:bottom w:val="none" w:sz="0" w:space="0" w:color="auto"/>
                <w:right w:val="none" w:sz="0" w:space="0" w:color="auto"/>
              </w:divBdr>
            </w:div>
            <w:div w:id="822307298">
              <w:marLeft w:val="0"/>
              <w:marRight w:val="0"/>
              <w:marTop w:val="0"/>
              <w:marBottom w:val="0"/>
              <w:divBdr>
                <w:top w:val="none" w:sz="0" w:space="0" w:color="auto"/>
                <w:left w:val="none" w:sz="0" w:space="0" w:color="auto"/>
                <w:bottom w:val="none" w:sz="0" w:space="0" w:color="auto"/>
                <w:right w:val="none" w:sz="0" w:space="0" w:color="auto"/>
              </w:divBdr>
            </w:div>
            <w:div w:id="997617378">
              <w:marLeft w:val="0"/>
              <w:marRight w:val="0"/>
              <w:marTop w:val="0"/>
              <w:marBottom w:val="0"/>
              <w:divBdr>
                <w:top w:val="none" w:sz="0" w:space="0" w:color="auto"/>
                <w:left w:val="none" w:sz="0" w:space="0" w:color="auto"/>
                <w:bottom w:val="none" w:sz="0" w:space="0" w:color="auto"/>
                <w:right w:val="none" w:sz="0" w:space="0" w:color="auto"/>
              </w:divBdr>
            </w:div>
            <w:div w:id="1259144688">
              <w:marLeft w:val="0"/>
              <w:marRight w:val="0"/>
              <w:marTop w:val="0"/>
              <w:marBottom w:val="0"/>
              <w:divBdr>
                <w:top w:val="none" w:sz="0" w:space="0" w:color="auto"/>
                <w:left w:val="none" w:sz="0" w:space="0" w:color="auto"/>
                <w:bottom w:val="none" w:sz="0" w:space="0" w:color="auto"/>
                <w:right w:val="none" w:sz="0" w:space="0" w:color="auto"/>
              </w:divBdr>
            </w:div>
            <w:div w:id="1303997828">
              <w:marLeft w:val="0"/>
              <w:marRight w:val="0"/>
              <w:marTop w:val="0"/>
              <w:marBottom w:val="0"/>
              <w:divBdr>
                <w:top w:val="none" w:sz="0" w:space="0" w:color="auto"/>
                <w:left w:val="none" w:sz="0" w:space="0" w:color="auto"/>
                <w:bottom w:val="none" w:sz="0" w:space="0" w:color="auto"/>
                <w:right w:val="none" w:sz="0" w:space="0" w:color="auto"/>
              </w:divBdr>
            </w:div>
            <w:div w:id="1448699006">
              <w:marLeft w:val="0"/>
              <w:marRight w:val="0"/>
              <w:marTop w:val="0"/>
              <w:marBottom w:val="0"/>
              <w:divBdr>
                <w:top w:val="none" w:sz="0" w:space="0" w:color="auto"/>
                <w:left w:val="none" w:sz="0" w:space="0" w:color="auto"/>
                <w:bottom w:val="none" w:sz="0" w:space="0" w:color="auto"/>
                <w:right w:val="none" w:sz="0" w:space="0" w:color="auto"/>
              </w:divBdr>
            </w:div>
            <w:div w:id="1458916998">
              <w:marLeft w:val="0"/>
              <w:marRight w:val="0"/>
              <w:marTop w:val="0"/>
              <w:marBottom w:val="0"/>
              <w:divBdr>
                <w:top w:val="none" w:sz="0" w:space="0" w:color="auto"/>
                <w:left w:val="none" w:sz="0" w:space="0" w:color="auto"/>
                <w:bottom w:val="none" w:sz="0" w:space="0" w:color="auto"/>
                <w:right w:val="none" w:sz="0" w:space="0" w:color="auto"/>
              </w:divBdr>
            </w:div>
            <w:div w:id="1624386845">
              <w:marLeft w:val="0"/>
              <w:marRight w:val="0"/>
              <w:marTop w:val="0"/>
              <w:marBottom w:val="0"/>
              <w:divBdr>
                <w:top w:val="none" w:sz="0" w:space="0" w:color="auto"/>
                <w:left w:val="none" w:sz="0" w:space="0" w:color="auto"/>
                <w:bottom w:val="none" w:sz="0" w:space="0" w:color="auto"/>
                <w:right w:val="none" w:sz="0" w:space="0" w:color="auto"/>
              </w:divBdr>
            </w:div>
          </w:divsChild>
        </w:div>
        <w:div w:id="872622009">
          <w:marLeft w:val="0"/>
          <w:marRight w:val="0"/>
          <w:marTop w:val="0"/>
          <w:marBottom w:val="0"/>
          <w:divBdr>
            <w:top w:val="none" w:sz="0" w:space="0" w:color="auto"/>
            <w:left w:val="none" w:sz="0" w:space="0" w:color="auto"/>
            <w:bottom w:val="none" w:sz="0" w:space="0" w:color="auto"/>
            <w:right w:val="none" w:sz="0" w:space="0" w:color="auto"/>
          </w:divBdr>
        </w:div>
        <w:div w:id="904950638">
          <w:marLeft w:val="0"/>
          <w:marRight w:val="0"/>
          <w:marTop w:val="0"/>
          <w:marBottom w:val="0"/>
          <w:divBdr>
            <w:top w:val="none" w:sz="0" w:space="0" w:color="auto"/>
            <w:left w:val="none" w:sz="0" w:space="0" w:color="auto"/>
            <w:bottom w:val="none" w:sz="0" w:space="0" w:color="auto"/>
            <w:right w:val="none" w:sz="0" w:space="0" w:color="auto"/>
          </w:divBdr>
        </w:div>
        <w:div w:id="915699823">
          <w:marLeft w:val="0"/>
          <w:marRight w:val="0"/>
          <w:marTop w:val="0"/>
          <w:marBottom w:val="0"/>
          <w:divBdr>
            <w:top w:val="none" w:sz="0" w:space="0" w:color="auto"/>
            <w:left w:val="none" w:sz="0" w:space="0" w:color="auto"/>
            <w:bottom w:val="none" w:sz="0" w:space="0" w:color="auto"/>
            <w:right w:val="none" w:sz="0" w:space="0" w:color="auto"/>
          </w:divBdr>
        </w:div>
        <w:div w:id="947736531">
          <w:marLeft w:val="0"/>
          <w:marRight w:val="0"/>
          <w:marTop w:val="0"/>
          <w:marBottom w:val="0"/>
          <w:divBdr>
            <w:top w:val="none" w:sz="0" w:space="0" w:color="auto"/>
            <w:left w:val="none" w:sz="0" w:space="0" w:color="auto"/>
            <w:bottom w:val="none" w:sz="0" w:space="0" w:color="auto"/>
            <w:right w:val="none" w:sz="0" w:space="0" w:color="auto"/>
          </w:divBdr>
        </w:div>
        <w:div w:id="955527295">
          <w:marLeft w:val="0"/>
          <w:marRight w:val="0"/>
          <w:marTop w:val="0"/>
          <w:marBottom w:val="0"/>
          <w:divBdr>
            <w:top w:val="none" w:sz="0" w:space="0" w:color="auto"/>
            <w:left w:val="none" w:sz="0" w:space="0" w:color="auto"/>
            <w:bottom w:val="none" w:sz="0" w:space="0" w:color="auto"/>
            <w:right w:val="none" w:sz="0" w:space="0" w:color="auto"/>
          </w:divBdr>
        </w:div>
        <w:div w:id="968435985">
          <w:marLeft w:val="0"/>
          <w:marRight w:val="0"/>
          <w:marTop w:val="0"/>
          <w:marBottom w:val="0"/>
          <w:divBdr>
            <w:top w:val="none" w:sz="0" w:space="0" w:color="auto"/>
            <w:left w:val="none" w:sz="0" w:space="0" w:color="auto"/>
            <w:bottom w:val="none" w:sz="0" w:space="0" w:color="auto"/>
            <w:right w:val="none" w:sz="0" w:space="0" w:color="auto"/>
          </w:divBdr>
        </w:div>
        <w:div w:id="1011689738">
          <w:marLeft w:val="0"/>
          <w:marRight w:val="0"/>
          <w:marTop w:val="0"/>
          <w:marBottom w:val="0"/>
          <w:divBdr>
            <w:top w:val="none" w:sz="0" w:space="0" w:color="auto"/>
            <w:left w:val="none" w:sz="0" w:space="0" w:color="auto"/>
            <w:bottom w:val="none" w:sz="0" w:space="0" w:color="auto"/>
            <w:right w:val="none" w:sz="0" w:space="0" w:color="auto"/>
          </w:divBdr>
        </w:div>
        <w:div w:id="1064451027">
          <w:marLeft w:val="0"/>
          <w:marRight w:val="0"/>
          <w:marTop w:val="0"/>
          <w:marBottom w:val="0"/>
          <w:divBdr>
            <w:top w:val="none" w:sz="0" w:space="0" w:color="auto"/>
            <w:left w:val="none" w:sz="0" w:space="0" w:color="auto"/>
            <w:bottom w:val="none" w:sz="0" w:space="0" w:color="auto"/>
            <w:right w:val="none" w:sz="0" w:space="0" w:color="auto"/>
          </w:divBdr>
          <w:divsChild>
            <w:div w:id="120806528">
              <w:marLeft w:val="0"/>
              <w:marRight w:val="0"/>
              <w:marTop w:val="0"/>
              <w:marBottom w:val="0"/>
              <w:divBdr>
                <w:top w:val="none" w:sz="0" w:space="0" w:color="auto"/>
                <w:left w:val="none" w:sz="0" w:space="0" w:color="auto"/>
                <w:bottom w:val="none" w:sz="0" w:space="0" w:color="auto"/>
                <w:right w:val="none" w:sz="0" w:space="0" w:color="auto"/>
              </w:divBdr>
            </w:div>
            <w:div w:id="462044551">
              <w:marLeft w:val="0"/>
              <w:marRight w:val="0"/>
              <w:marTop w:val="0"/>
              <w:marBottom w:val="0"/>
              <w:divBdr>
                <w:top w:val="none" w:sz="0" w:space="0" w:color="auto"/>
                <w:left w:val="none" w:sz="0" w:space="0" w:color="auto"/>
                <w:bottom w:val="none" w:sz="0" w:space="0" w:color="auto"/>
                <w:right w:val="none" w:sz="0" w:space="0" w:color="auto"/>
              </w:divBdr>
            </w:div>
            <w:div w:id="690112358">
              <w:marLeft w:val="0"/>
              <w:marRight w:val="0"/>
              <w:marTop w:val="0"/>
              <w:marBottom w:val="0"/>
              <w:divBdr>
                <w:top w:val="none" w:sz="0" w:space="0" w:color="auto"/>
                <w:left w:val="none" w:sz="0" w:space="0" w:color="auto"/>
                <w:bottom w:val="none" w:sz="0" w:space="0" w:color="auto"/>
                <w:right w:val="none" w:sz="0" w:space="0" w:color="auto"/>
              </w:divBdr>
            </w:div>
            <w:div w:id="794106931">
              <w:marLeft w:val="0"/>
              <w:marRight w:val="0"/>
              <w:marTop w:val="0"/>
              <w:marBottom w:val="0"/>
              <w:divBdr>
                <w:top w:val="none" w:sz="0" w:space="0" w:color="auto"/>
                <w:left w:val="none" w:sz="0" w:space="0" w:color="auto"/>
                <w:bottom w:val="none" w:sz="0" w:space="0" w:color="auto"/>
                <w:right w:val="none" w:sz="0" w:space="0" w:color="auto"/>
              </w:divBdr>
            </w:div>
            <w:div w:id="851529875">
              <w:marLeft w:val="0"/>
              <w:marRight w:val="0"/>
              <w:marTop w:val="0"/>
              <w:marBottom w:val="0"/>
              <w:divBdr>
                <w:top w:val="none" w:sz="0" w:space="0" w:color="auto"/>
                <w:left w:val="none" w:sz="0" w:space="0" w:color="auto"/>
                <w:bottom w:val="none" w:sz="0" w:space="0" w:color="auto"/>
                <w:right w:val="none" w:sz="0" w:space="0" w:color="auto"/>
              </w:divBdr>
            </w:div>
            <w:div w:id="963655373">
              <w:marLeft w:val="0"/>
              <w:marRight w:val="0"/>
              <w:marTop w:val="0"/>
              <w:marBottom w:val="0"/>
              <w:divBdr>
                <w:top w:val="none" w:sz="0" w:space="0" w:color="auto"/>
                <w:left w:val="none" w:sz="0" w:space="0" w:color="auto"/>
                <w:bottom w:val="none" w:sz="0" w:space="0" w:color="auto"/>
                <w:right w:val="none" w:sz="0" w:space="0" w:color="auto"/>
              </w:divBdr>
            </w:div>
            <w:div w:id="990788356">
              <w:marLeft w:val="0"/>
              <w:marRight w:val="0"/>
              <w:marTop w:val="0"/>
              <w:marBottom w:val="0"/>
              <w:divBdr>
                <w:top w:val="none" w:sz="0" w:space="0" w:color="auto"/>
                <w:left w:val="none" w:sz="0" w:space="0" w:color="auto"/>
                <w:bottom w:val="none" w:sz="0" w:space="0" w:color="auto"/>
                <w:right w:val="none" w:sz="0" w:space="0" w:color="auto"/>
              </w:divBdr>
            </w:div>
            <w:div w:id="1008561594">
              <w:marLeft w:val="0"/>
              <w:marRight w:val="0"/>
              <w:marTop w:val="0"/>
              <w:marBottom w:val="0"/>
              <w:divBdr>
                <w:top w:val="none" w:sz="0" w:space="0" w:color="auto"/>
                <w:left w:val="none" w:sz="0" w:space="0" w:color="auto"/>
                <w:bottom w:val="none" w:sz="0" w:space="0" w:color="auto"/>
                <w:right w:val="none" w:sz="0" w:space="0" w:color="auto"/>
              </w:divBdr>
            </w:div>
            <w:div w:id="1242369707">
              <w:marLeft w:val="0"/>
              <w:marRight w:val="0"/>
              <w:marTop w:val="0"/>
              <w:marBottom w:val="0"/>
              <w:divBdr>
                <w:top w:val="none" w:sz="0" w:space="0" w:color="auto"/>
                <w:left w:val="none" w:sz="0" w:space="0" w:color="auto"/>
                <w:bottom w:val="none" w:sz="0" w:space="0" w:color="auto"/>
                <w:right w:val="none" w:sz="0" w:space="0" w:color="auto"/>
              </w:divBdr>
            </w:div>
            <w:div w:id="1339120191">
              <w:marLeft w:val="0"/>
              <w:marRight w:val="0"/>
              <w:marTop w:val="0"/>
              <w:marBottom w:val="0"/>
              <w:divBdr>
                <w:top w:val="none" w:sz="0" w:space="0" w:color="auto"/>
                <w:left w:val="none" w:sz="0" w:space="0" w:color="auto"/>
                <w:bottom w:val="none" w:sz="0" w:space="0" w:color="auto"/>
                <w:right w:val="none" w:sz="0" w:space="0" w:color="auto"/>
              </w:divBdr>
            </w:div>
            <w:div w:id="1352872706">
              <w:marLeft w:val="0"/>
              <w:marRight w:val="0"/>
              <w:marTop w:val="0"/>
              <w:marBottom w:val="0"/>
              <w:divBdr>
                <w:top w:val="none" w:sz="0" w:space="0" w:color="auto"/>
                <w:left w:val="none" w:sz="0" w:space="0" w:color="auto"/>
                <w:bottom w:val="none" w:sz="0" w:space="0" w:color="auto"/>
                <w:right w:val="none" w:sz="0" w:space="0" w:color="auto"/>
              </w:divBdr>
            </w:div>
            <w:div w:id="1408385161">
              <w:marLeft w:val="0"/>
              <w:marRight w:val="0"/>
              <w:marTop w:val="0"/>
              <w:marBottom w:val="0"/>
              <w:divBdr>
                <w:top w:val="none" w:sz="0" w:space="0" w:color="auto"/>
                <w:left w:val="none" w:sz="0" w:space="0" w:color="auto"/>
                <w:bottom w:val="none" w:sz="0" w:space="0" w:color="auto"/>
                <w:right w:val="none" w:sz="0" w:space="0" w:color="auto"/>
              </w:divBdr>
            </w:div>
            <w:div w:id="1450272812">
              <w:marLeft w:val="0"/>
              <w:marRight w:val="0"/>
              <w:marTop w:val="0"/>
              <w:marBottom w:val="0"/>
              <w:divBdr>
                <w:top w:val="none" w:sz="0" w:space="0" w:color="auto"/>
                <w:left w:val="none" w:sz="0" w:space="0" w:color="auto"/>
                <w:bottom w:val="none" w:sz="0" w:space="0" w:color="auto"/>
                <w:right w:val="none" w:sz="0" w:space="0" w:color="auto"/>
              </w:divBdr>
            </w:div>
            <w:div w:id="1602566526">
              <w:marLeft w:val="0"/>
              <w:marRight w:val="0"/>
              <w:marTop w:val="0"/>
              <w:marBottom w:val="0"/>
              <w:divBdr>
                <w:top w:val="none" w:sz="0" w:space="0" w:color="auto"/>
                <w:left w:val="none" w:sz="0" w:space="0" w:color="auto"/>
                <w:bottom w:val="none" w:sz="0" w:space="0" w:color="auto"/>
                <w:right w:val="none" w:sz="0" w:space="0" w:color="auto"/>
              </w:divBdr>
            </w:div>
          </w:divsChild>
        </w:div>
        <w:div w:id="1101484918">
          <w:marLeft w:val="0"/>
          <w:marRight w:val="0"/>
          <w:marTop w:val="0"/>
          <w:marBottom w:val="0"/>
          <w:divBdr>
            <w:top w:val="none" w:sz="0" w:space="0" w:color="auto"/>
            <w:left w:val="none" w:sz="0" w:space="0" w:color="auto"/>
            <w:bottom w:val="none" w:sz="0" w:space="0" w:color="auto"/>
            <w:right w:val="none" w:sz="0" w:space="0" w:color="auto"/>
          </w:divBdr>
          <w:divsChild>
            <w:div w:id="76559075">
              <w:marLeft w:val="0"/>
              <w:marRight w:val="0"/>
              <w:marTop w:val="0"/>
              <w:marBottom w:val="0"/>
              <w:divBdr>
                <w:top w:val="none" w:sz="0" w:space="0" w:color="auto"/>
                <w:left w:val="none" w:sz="0" w:space="0" w:color="auto"/>
                <w:bottom w:val="none" w:sz="0" w:space="0" w:color="auto"/>
                <w:right w:val="none" w:sz="0" w:space="0" w:color="auto"/>
              </w:divBdr>
            </w:div>
            <w:div w:id="355229862">
              <w:marLeft w:val="0"/>
              <w:marRight w:val="0"/>
              <w:marTop w:val="0"/>
              <w:marBottom w:val="0"/>
              <w:divBdr>
                <w:top w:val="none" w:sz="0" w:space="0" w:color="auto"/>
                <w:left w:val="none" w:sz="0" w:space="0" w:color="auto"/>
                <w:bottom w:val="none" w:sz="0" w:space="0" w:color="auto"/>
                <w:right w:val="none" w:sz="0" w:space="0" w:color="auto"/>
              </w:divBdr>
            </w:div>
            <w:div w:id="472872022">
              <w:marLeft w:val="0"/>
              <w:marRight w:val="0"/>
              <w:marTop w:val="0"/>
              <w:marBottom w:val="0"/>
              <w:divBdr>
                <w:top w:val="none" w:sz="0" w:space="0" w:color="auto"/>
                <w:left w:val="none" w:sz="0" w:space="0" w:color="auto"/>
                <w:bottom w:val="none" w:sz="0" w:space="0" w:color="auto"/>
                <w:right w:val="none" w:sz="0" w:space="0" w:color="auto"/>
              </w:divBdr>
            </w:div>
            <w:div w:id="500701396">
              <w:marLeft w:val="0"/>
              <w:marRight w:val="0"/>
              <w:marTop w:val="0"/>
              <w:marBottom w:val="0"/>
              <w:divBdr>
                <w:top w:val="none" w:sz="0" w:space="0" w:color="auto"/>
                <w:left w:val="none" w:sz="0" w:space="0" w:color="auto"/>
                <w:bottom w:val="none" w:sz="0" w:space="0" w:color="auto"/>
                <w:right w:val="none" w:sz="0" w:space="0" w:color="auto"/>
              </w:divBdr>
            </w:div>
            <w:div w:id="593779987">
              <w:marLeft w:val="0"/>
              <w:marRight w:val="0"/>
              <w:marTop w:val="0"/>
              <w:marBottom w:val="0"/>
              <w:divBdr>
                <w:top w:val="none" w:sz="0" w:space="0" w:color="auto"/>
                <w:left w:val="none" w:sz="0" w:space="0" w:color="auto"/>
                <w:bottom w:val="none" w:sz="0" w:space="0" w:color="auto"/>
                <w:right w:val="none" w:sz="0" w:space="0" w:color="auto"/>
              </w:divBdr>
            </w:div>
            <w:div w:id="637684770">
              <w:marLeft w:val="0"/>
              <w:marRight w:val="0"/>
              <w:marTop w:val="0"/>
              <w:marBottom w:val="0"/>
              <w:divBdr>
                <w:top w:val="none" w:sz="0" w:space="0" w:color="auto"/>
                <w:left w:val="none" w:sz="0" w:space="0" w:color="auto"/>
                <w:bottom w:val="none" w:sz="0" w:space="0" w:color="auto"/>
                <w:right w:val="none" w:sz="0" w:space="0" w:color="auto"/>
              </w:divBdr>
            </w:div>
            <w:div w:id="826281813">
              <w:marLeft w:val="0"/>
              <w:marRight w:val="0"/>
              <w:marTop w:val="0"/>
              <w:marBottom w:val="0"/>
              <w:divBdr>
                <w:top w:val="none" w:sz="0" w:space="0" w:color="auto"/>
                <w:left w:val="none" w:sz="0" w:space="0" w:color="auto"/>
                <w:bottom w:val="none" w:sz="0" w:space="0" w:color="auto"/>
                <w:right w:val="none" w:sz="0" w:space="0" w:color="auto"/>
              </w:divBdr>
            </w:div>
            <w:div w:id="902566376">
              <w:marLeft w:val="0"/>
              <w:marRight w:val="0"/>
              <w:marTop w:val="0"/>
              <w:marBottom w:val="0"/>
              <w:divBdr>
                <w:top w:val="none" w:sz="0" w:space="0" w:color="auto"/>
                <w:left w:val="none" w:sz="0" w:space="0" w:color="auto"/>
                <w:bottom w:val="none" w:sz="0" w:space="0" w:color="auto"/>
                <w:right w:val="none" w:sz="0" w:space="0" w:color="auto"/>
              </w:divBdr>
            </w:div>
            <w:div w:id="1008482590">
              <w:marLeft w:val="0"/>
              <w:marRight w:val="0"/>
              <w:marTop w:val="0"/>
              <w:marBottom w:val="0"/>
              <w:divBdr>
                <w:top w:val="none" w:sz="0" w:space="0" w:color="auto"/>
                <w:left w:val="none" w:sz="0" w:space="0" w:color="auto"/>
                <w:bottom w:val="none" w:sz="0" w:space="0" w:color="auto"/>
                <w:right w:val="none" w:sz="0" w:space="0" w:color="auto"/>
              </w:divBdr>
            </w:div>
            <w:div w:id="1030960768">
              <w:marLeft w:val="0"/>
              <w:marRight w:val="0"/>
              <w:marTop w:val="0"/>
              <w:marBottom w:val="0"/>
              <w:divBdr>
                <w:top w:val="none" w:sz="0" w:space="0" w:color="auto"/>
                <w:left w:val="none" w:sz="0" w:space="0" w:color="auto"/>
                <w:bottom w:val="none" w:sz="0" w:space="0" w:color="auto"/>
                <w:right w:val="none" w:sz="0" w:space="0" w:color="auto"/>
              </w:divBdr>
            </w:div>
            <w:div w:id="1208109894">
              <w:marLeft w:val="0"/>
              <w:marRight w:val="0"/>
              <w:marTop w:val="0"/>
              <w:marBottom w:val="0"/>
              <w:divBdr>
                <w:top w:val="none" w:sz="0" w:space="0" w:color="auto"/>
                <w:left w:val="none" w:sz="0" w:space="0" w:color="auto"/>
                <w:bottom w:val="none" w:sz="0" w:space="0" w:color="auto"/>
                <w:right w:val="none" w:sz="0" w:space="0" w:color="auto"/>
              </w:divBdr>
            </w:div>
            <w:div w:id="1304696388">
              <w:marLeft w:val="0"/>
              <w:marRight w:val="0"/>
              <w:marTop w:val="0"/>
              <w:marBottom w:val="0"/>
              <w:divBdr>
                <w:top w:val="none" w:sz="0" w:space="0" w:color="auto"/>
                <w:left w:val="none" w:sz="0" w:space="0" w:color="auto"/>
                <w:bottom w:val="none" w:sz="0" w:space="0" w:color="auto"/>
                <w:right w:val="none" w:sz="0" w:space="0" w:color="auto"/>
              </w:divBdr>
            </w:div>
            <w:div w:id="1311667399">
              <w:marLeft w:val="0"/>
              <w:marRight w:val="0"/>
              <w:marTop w:val="0"/>
              <w:marBottom w:val="0"/>
              <w:divBdr>
                <w:top w:val="none" w:sz="0" w:space="0" w:color="auto"/>
                <w:left w:val="none" w:sz="0" w:space="0" w:color="auto"/>
                <w:bottom w:val="none" w:sz="0" w:space="0" w:color="auto"/>
                <w:right w:val="none" w:sz="0" w:space="0" w:color="auto"/>
              </w:divBdr>
            </w:div>
            <w:div w:id="1483233224">
              <w:marLeft w:val="0"/>
              <w:marRight w:val="0"/>
              <w:marTop w:val="0"/>
              <w:marBottom w:val="0"/>
              <w:divBdr>
                <w:top w:val="none" w:sz="0" w:space="0" w:color="auto"/>
                <w:left w:val="none" w:sz="0" w:space="0" w:color="auto"/>
                <w:bottom w:val="none" w:sz="0" w:space="0" w:color="auto"/>
                <w:right w:val="none" w:sz="0" w:space="0" w:color="auto"/>
              </w:divBdr>
            </w:div>
            <w:div w:id="1577936202">
              <w:marLeft w:val="0"/>
              <w:marRight w:val="0"/>
              <w:marTop w:val="0"/>
              <w:marBottom w:val="0"/>
              <w:divBdr>
                <w:top w:val="none" w:sz="0" w:space="0" w:color="auto"/>
                <w:left w:val="none" w:sz="0" w:space="0" w:color="auto"/>
                <w:bottom w:val="none" w:sz="0" w:space="0" w:color="auto"/>
                <w:right w:val="none" w:sz="0" w:space="0" w:color="auto"/>
              </w:divBdr>
            </w:div>
            <w:div w:id="1708333127">
              <w:marLeft w:val="0"/>
              <w:marRight w:val="0"/>
              <w:marTop w:val="0"/>
              <w:marBottom w:val="0"/>
              <w:divBdr>
                <w:top w:val="none" w:sz="0" w:space="0" w:color="auto"/>
                <w:left w:val="none" w:sz="0" w:space="0" w:color="auto"/>
                <w:bottom w:val="none" w:sz="0" w:space="0" w:color="auto"/>
                <w:right w:val="none" w:sz="0" w:space="0" w:color="auto"/>
              </w:divBdr>
            </w:div>
          </w:divsChild>
        </w:div>
        <w:div w:id="1104685730">
          <w:marLeft w:val="0"/>
          <w:marRight w:val="0"/>
          <w:marTop w:val="0"/>
          <w:marBottom w:val="0"/>
          <w:divBdr>
            <w:top w:val="none" w:sz="0" w:space="0" w:color="auto"/>
            <w:left w:val="none" w:sz="0" w:space="0" w:color="auto"/>
            <w:bottom w:val="none" w:sz="0" w:space="0" w:color="auto"/>
            <w:right w:val="none" w:sz="0" w:space="0" w:color="auto"/>
          </w:divBdr>
        </w:div>
        <w:div w:id="1113131895">
          <w:marLeft w:val="0"/>
          <w:marRight w:val="0"/>
          <w:marTop w:val="0"/>
          <w:marBottom w:val="0"/>
          <w:divBdr>
            <w:top w:val="none" w:sz="0" w:space="0" w:color="auto"/>
            <w:left w:val="none" w:sz="0" w:space="0" w:color="auto"/>
            <w:bottom w:val="none" w:sz="0" w:space="0" w:color="auto"/>
            <w:right w:val="none" w:sz="0" w:space="0" w:color="auto"/>
          </w:divBdr>
        </w:div>
        <w:div w:id="1177114688">
          <w:marLeft w:val="0"/>
          <w:marRight w:val="0"/>
          <w:marTop w:val="0"/>
          <w:marBottom w:val="0"/>
          <w:divBdr>
            <w:top w:val="none" w:sz="0" w:space="0" w:color="auto"/>
            <w:left w:val="none" w:sz="0" w:space="0" w:color="auto"/>
            <w:bottom w:val="none" w:sz="0" w:space="0" w:color="auto"/>
            <w:right w:val="none" w:sz="0" w:space="0" w:color="auto"/>
          </w:divBdr>
        </w:div>
        <w:div w:id="1192376323">
          <w:marLeft w:val="0"/>
          <w:marRight w:val="0"/>
          <w:marTop w:val="0"/>
          <w:marBottom w:val="0"/>
          <w:divBdr>
            <w:top w:val="none" w:sz="0" w:space="0" w:color="auto"/>
            <w:left w:val="none" w:sz="0" w:space="0" w:color="auto"/>
            <w:bottom w:val="none" w:sz="0" w:space="0" w:color="auto"/>
            <w:right w:val="none" w:sz="0" w:space="0" w:color="auto"/>
          </w:divBdr>
        </w:div>
        <w:div w:id="1196768961">
          <w:marLeft w:val="0"/>
          <w:marRight w:val="0"/>
          <w:marTop w:val="0"/>
          <w:marBottom w:val="0"/>
          <w:divBdr>
            <w:top w:val="none" w:sz="0" w:space="0" w:color="auto"/>
            <w:left w:val="none" w:sz="0" w:space="0" w:color="auto"/>
            <w:bottom w:val="none" w:sz="0" w:space="0" w:color="auto"/>
            <w:right w:val="none" w:sz="0" w:space="0" w:color="auto"/>
          </w:divBdr>
        </w:div>
        <w:div w:id="1219704069">
          <w:marLeft w:val="0"/>
          <w:marRight w:val="0"/>
          <w:marTop w:val="0"/>
          <w:marBottom w:val="0"/>
          <w:divBdr>
            <w:top w:val="none" w:sz="0" w:space="0" w:color="auto"/>
            <w:left w:val="none" w:sz="0" w:space="0" w:color="auto"/>
            <w:bottom w:val="none" w:sz="0" w:space="0" w:color="auto"/>
            <w:right w:val="none" w:sz="0" w:space="0" w:color="auto"/>
          </w:divBdr>
        </w:div>
        <w:div w:id="1223255547">
          <w:marLeft w:val="0"/>
          <w:marRight w:val="0"/>
          <w:marTop w:val="0"/>
          <w:marBottom w:val="0"/>
          <w:divBdr>
            <w:top w:val="none" w:sz="0" w:space="0" w:color="auto"/>
            <w:left w:val="none" w:sz="0" w:space="0" w:color="auto"/>
            <w:bottom w:val="none" w:sz="0" w:space="0" w:color="auto"/>
            <w:right w:val="none" w:sz="0" w:space="0" w:color="auto"/>
          </w:divBdr>
        </w:div>
        <w:div w:id="1232886389">
          <w:marLeft w:val="0"/>
          <w:marRight w:val="0"/>
          <w:marTop w:val="0"/>
          <w:marBottom w:val="0"/>
          <w:divBdr>
            <w:top w:val="none" w:sz="0" w:space="0" w:color="auto"/>
            <w:left w:val="none" w:sz="0" w:space="0" w:color="auto"/>
            <w:bottom w:val="none" w:sz="0" w:space="0" w:color="auto"/>
            <w:right w:val="none" w:sz="0" w:space="0" w:color="auto"/>
          </w:divBdr>
        </w:div>
        <w:div w:id="1271426695">
          <w:marLeft w:val="0"/>
          <w:marRight w:val="0"/>
          <w:marTop w:val="0"/>
          <w:marBottom w:val="0"/>
          <w:divBdr>
            <w:top w:val="none" w:sz="0" w:space="0" w:color="auto"/>
            <w:left w:val="none" w:sz="0" w:space="0" w:color="auto"/>
            <w:bottom w:val="none" w:sz="0" w:space="0" w:color="auto"/>
            <w:right w:val="none" w:sz="0" w:space="0" w:color="auto"/>
          </w:divBdr>
        </w:div>
        <w:div w:id="1275484664">
          <w:marLeft w:val="0"/>
          <w:marRight w:val="0"/>
          <w:marTop w:val="0"/>
          <w:marBottom w:val="0"/>
          <w:divBdr>
            <w:top w:val="none" w:sz="0" w:space="0" w:color="auto"/>
            <w:left w:val="none" w:sz="0" w:space="0" w:color="auto"/>
            <w:bottom w:val="none" w:sz="0" w:space="0" w:color="auto"/>
            <w:right w:val="none" w:sz="0" w:space="0" w:color="auto"/>
          </w:divBdr>
          <w:divsChild>
            <w:div w:id="61484664">
              <w:marLeft w:val="0"/>
              <w:marRight w:val="0"/>
              <w:marTop w:val="0"/>
              <w:marBottom w:val="0"/>
              <w:divBdr>
                <w:top w:val="none" w:sz="0" w:space="0" w:color="auto"/>
                <w:left w:val="none" w:sz="0" w:space="0" w:color="auto"/>
                <w:bottom w:val="none" w:sz="0" w:space="0" w:color="auto"/>
                <w:right w:val="none" w:sz="0" w:space="0" w:color="auto"/>
              </w:divBdr>
            </w:div>
            <w:div w:id="105931694">
              <w:marLeft w:val="0"/>
              <w:marRight w:val="0"/>
              <w:marTop w:val="0"/>
              <w:marBottom w:val="0"/>
              <w:divBdr>
                <w:top w:val="none" w:sz="0" w:space="0" w:color="auto"/>
                <w:left w:val="none" w:sz="0" w:space="0" w:color="auto"/>
                <w:bottom w:val="none" w:sz="0" w:space="0" w:color="auto"/>
                <w:right w:val="none" w:sz="0" w:space="0" w:color="auto"/>
              </w:divBdr>
            </w:div>
            <w:div w:id="244799111">
              <w:marLeft w:val="0"/>
              <w:marRight w:val="0"/>
              <w:marTop w:val="0"/>
              <w:marBottom w:val="0"/>
              <w:divBdr>
                <w:top w:val="none" w:sz="0" w:space="0" w:color="auto"/>
                <w:left w:val="none" w:sz="0" w:space="0" w:color="auto"/>
                <w:bottom w:val="none" w:sz="0" w:space="0" w:color="auto"/>
                <w:right w:val="none" w:sz="0" w:space="0" w:color="auto"/>
              </w:divBdr>
            </w:div>
            <w:div w:id="295111035">
              <w:marLeft w:val="0"/>
              <w:marRight w:val="0"/>
              <w:marTop w:val="0"/>
              <w:marBottom w:val="0"/>
              <w:divBdr>
                <w:top w:val="none" w:sz="0" w:space="0" w:color="auto"/>
                <w:left w:val="none" w:sz="0" w:space="0" w:color="auto"/>
                <w:bottom w:val="none" w:sz="0" w:space="0" w:color="auto"/>
                <w:right w:val="none" w:sz="0" w:space="0" w:color="auto"/>
              </w:divBdr>
            </w:div>
            <w:div w:id="304042421">
              <w:marLeft w:val="0"/>
              <w:marRight w:val="0"/>
              <w:marTop w:val="0"/>
              <w:marBottom w:val="0"/>
              <w:divBdr>
                <w:top w:val="none" w:sz="0" w:space="0" w:color="auto"/>
                <w:left w:val="none" w:sz="0" w:space="0" w:color="auto"/>
                <w:bottom w:val="none" w:sz="0" w:space="0" w:color="auto"/>
                <w:right w:val="none" w:sz="0" w:space="0" w:color="auto"/>
              </w:divBdr>
            </w:div>
            <w:div w:id="312951734">
              <w:marLeft w:val="0"/>
              <w:marRight w:val="0"/>
              <w:marTop w:val="0"/>
              <w:marBottom w:val="0"/>
              <w:divBdr>
                <w:top w:val="none" w:sz="0" w:space="0" w:color="auto"/>
                <w:left w:val="none" w:sz="0" w:space="0" w:color="auto"/>
                <w:bottom w:val="none" w:sz="0" w:space="0" w:color="auto"/>
                <w:right w:val="none" w:sz="0" w:space="0" w:color="auto"/>
              </w:divBdr>
            </w:div>
            <w:div w:id="456414265">
              <w:marLeft w:val="0"/>
              <w:marRight w:val="0"/>
              <w:marTop w:val="0"/>
              <w:marBottom w:val="0"/>
              <w:divBdr>
                <w:top w:val="none" w:sz="0" w:space="0" w:color="auto"/>
                <w:left w:val="none" w:sz="0" w:space="0" w:color="auto"/>
                <w:bottom w:val="none" w:sz="0" w:space="0" w:color="auto"/>
                <w:right w:val="none" w:sz="0" w:space="0" w:color="auto"/>
              </w:divBdr>
            </w:div>
            <w:div w:id="518009920">
              <w:marLeft w:val="0"/>
              <w:marRight w:val="0"/>
              <w:marTop w:val="0"/>
              <w:marBottom w:val="0"/>
              <w:divBdr>
                <w:top w:val="none" w:sz="0" w:space="0" w:color="auto"/>
                <w:left w:val="none" w:sz="0" w:space="0" w:color="auto"/>
                <w:bottom w:val="none" w:sz="0" w:space="0" w:color="auto"/>
                <w:right w:val="none" w:sz="0" w:space="0" w:color="auto"/>
              </w:divBdr>
            </w:div>
            <w:div w:id="621426311">
              <w:marLeft w:val="0"/>
              <w:marRight w:val="0"/>
              <w:marTop w:val="0"/>
              <w:marBottom w:val="0"/>
              <w:divBdr>
                <w:top w:val="none" w:sz="0" w:space="0" w:color="auto"/>
                <w:left w:val="none" w:sz="0" w:space="0" w:color="auto"/>
                <w:bottom w:val="none" w:sz="0" w:space="0" w:color="auto"/>
                <w:right w:val="none" w:sz="0" w:space="0" w:color="auto"/>
              </w:divBdr>
            </w:div>
            <w:div w:id="668017673">
              <w:marLeft w:val="0"/>
              <w:marRight w:val="0"/>
              <w:marTop w:val="0"/>
              <w:marBottom w:val="0"/>
              <w:divBdr>
                <w:top w:val="none" w:sz="0" w:space="0" w:color="auto"/>
                <w:left w:val="none" w:sz="0" w:space="0" w:color="auto"/>
                <w:bottom w:val="none" w:sz="0" w:space="0" w:color="auto"/>
                <w:right w:val="none" w:sz="0" w:space="0" w:color="auto"/>
              </w:divBdr>
            </w:div>
            <w:div w:id="683168358">
              <w:marLeft w:val="0"/>
              <w:marRight w:val="0"/>
              <w:marTop w:val="0"/>
              <w:marBottom w:val="0"/>
              <w:divBdr>
                <w:top w:val="none" w:sz="0" w:space="0" w:color="auto"/>
                <w:left w:val="none" w:sz="0" w:space="0" w:color="auto"/>
                <w:bottom w:val="none" w:sz="0" w:space="0" w:color="auto"/>
                <w:right w:val="none" w:sz="0" w:space="0" w:color="auto"/>
              </w:divBdr>
            </w:div>
            <w:div w:id="761998124">
              <w:marLeft w:val="0"/>
              <w:marRight w:val="0"/>
              <w:marTop w:val="0"/>
              <w:marBottom w:val="0"/>
              <w:divBdr>
                <w:top w:val="none" w:sz="0" w:space="0" w:color="auto"/>
                <w:left w:val="none" w:sz="0" w:space="0" w:color="auto"/>
                <w:bottom w:val="none" w:sz="0" w:space="0" w:color="auto"/>
                <w:right w:val="none" w:sz="0" w:space="0" w:color="auto"/>
              </w:divBdr>
            </w:div>
            <w:div w:id="847642714">
              <w:marLeft w:val="0"/>
              <w:marRight w:val="0"/>
              <w:marTop w:val="0"/>
              <w:marBottom w:val="0"/>
              <w:divBdr>
                <w:top w:val="none" w:sz="0" w:space="0" w:color="auto"/>
                <w:left w:val="none" w:sz="0" w:space="0" w:color="auto"/>
                <w:bottom w:val="none" w:sz="0" w:space="0" w:color="auto"/>
                <w:right w:val="none" w:sz="0" w:space="0" w:color="auto"/>
              </w:divBdr>
            </w:div>
            <w:div w:id="858086554">
              <w:marLeft w:val="0"/>
              <w:marRight w:val="0"/>
              <w:marTop w:val="0"/>
              <w:marBottom w:val="0"/>
              <w:divBdr>
                <w:top w:val="none" w:sz="0" w:space="0" w:color="auto"/>
                <w:left w:val="none" w:sz="0" w:space="0" w:color="auto"/>
                <w:bottom w:val="none" w:sz="0" w:space="0" w:color="auto"/>
                <w:right w:val="none" w:sz="0" w:space="0" w:color="auto"/>
              </w:divBdr>
            </w:div>
            <w:div w:id="880678532">
              <w:marLeft w:val="0"/>
              <w:marRight w:val="0"/>
              <w:marTop w:val="0"/>
              <w:marBottom w:val="0"/>
              <w:divBdr>
                <w:top w:val="none" w:sz="0" w:space="0" w:color="auto"/>
                <w:left w:val="none" w:sz="0" w:space="0" w:color="auto"/>
                <w:bottom w:val="none" w:sz="0" w:space="0" w:color="auto"/>
                <w:right w:val="none" w:sz="0" w:space="0" w:color="auto"/>
              </w:divBdr>
            </w:div>
            <w:div w:id="954099990">
              <w:marLeft w:val="0"/>
              <w:marRight w:val="0"/>
              <w:marTop w:val="0"/>
              <w:marBottom w:val="0"/>
              <w:divBdr>
                <w:top w:val="none" w:sz="0" w:space="0" w:color="auto"/>
                <w:left w:val="none" w:sz="0" w:space="0" w:color="auto"/>
                <w:bottom w:val="none" w:sz="0" w:space="0" w:color="auto"/>
                <w:right w:val="none" w:sz="0" w:space="0" w:color="auto"/>
              </w:divBdr>
            </w:div>
            <w:div w:id="958951512">
              <w:marLeft w:val="0"/>
              <w:marRight w:val="0"/>
              <w:marTop w:val="0"/>
              <w:marBottom w:val="0"/>
              <w:divBdr>
                <w:top w:val="none" w:sz="0" w:space="0" w:color="auto"/>
                <w:left w:val="none" w:sz="0" w:space="0" w:color="auto"/>
                <w:bottom w:val="none" w:sz="0" w:space="0" w:color="auto"/>
                <w:right w:val="none" w:sz="0" w:space="0" w:color="auto"/>
              </w:divBdr>
            </w:div>
            <w:div w:id="991638770">
              <w:marLeft w:val="0"/>
              <w:marRight w:val="0"/>
              <w:marTop w:val="0"/>
              <w:marBottom w:val="0"/>
              <w:divBdr>
                <w:top w:val="none" w:sz="0" w:space="0" w:color="auto"/>
                <w:left w:val="none" w:sz="0" w:space="0" w:color="auto"/>
                <w:bottom w:val="none" w:sz="0" w:space="0" w:color="auto"/>
                <w:right w:val="none" w:sz="0" w:space="0" w:color="auto"/>
              </w:divBdr>
            </w:div>
            <w:div w:id="1273322088">
              <w:marLeft w:val="0"/>
              <w:marRight w:val="0"/>
              <w:marTop w:val="0"/>
              <w:marBottom w:val="0"/>
              <w:divBdr>
                <w:top w:val="none" w:sz="0" w:space="0" w:color="auto"/>
                <w:left w:val="none" w:sz="0" w:space="0" w:color="auto"/>
                <w:bottom w:val="none" w:sz="0" w:space="0" w:color="auto"/>
                <w:right w:val="none" w:sz="0" w:space="0" w:color="auto"/>
              </w:divBdr>
            </w:div>
            <w:div w:id="1283151395">
              <w:marLeft w:val="0"/>
              <w:marRight w:val="0"/>
              <w:marTop w:val="0"/>
              <w:marBottom w:val="0"/>
              <w:divBdr>
                <w:top w:val="none" w:sz="0" w:space="0" w:color="auto"/>
                <w:left w:val="none" w:sz="0" w:space="0" w:color="auto"/>
                <w:bottom w:val="none" w:sz="0" w:space="0" w:color="auto"/>
                <w:right w:val="none" w:sz="0" w:space="0" w:color="auto"/>
              </w:divBdr>
            </w:div>
            <w:div w:id="1406107248">
              <w:marLeft w:val="0"/>
              <w:marRight w:val="0"/>
              <w:marTop w:val="0"/>
              <w:marBottom w:val="0"/>
              <w:divBdr>
                <w:top w:val="none" w:sz="0" w:space="0" w:color="auto"/>
                <w:left w:val="none" w:sz="0" w:space="0" w:color="auto"/>
                <w:bottom w:val="none" w:sz="0" w:space="0" w:color="auto"/>
                <w:right w:val="none" w:sz="0" w:space="0" w:color="auto"/>
              </w:divBdr>
            </w:div>
            <w:div w:id="1661687591">
              <w:marLeft w:val="0"/>
              <w:marRight w:val="0"/>
              <w:marTop w:val="0"/>
              <w:marBottom w:val="0"/>
              <w:divBdr>
                <w:top w:val="none" w:sz="0" w:space="0" w:color="auto"/>
                <w:left w:val="none" w:sz="0" w:space="0" w:color="auto"/>
                <w:bottom w:val="none" w:sz="0" w:space="0" w:color="auto"/>
                <w:right w:val="none" w:sz="0" w:space="0" w:color="auto"/>
              </w:divBdr>
            </w:div>
            <w:div w:id="1661735622">
              <w:marLeft w:val="0"/>
              <w:marRight w:val="0"/>
              <w:marTop w:val="0"/>
              <w:marBottom w:val="0"/>
              <w:divBdr>
                <w:top w:val="none" w:sz="0" w:space="0" w:color="auto"/>
                <w:left w:val="none" w:sz="0" w:space="0" w:color="auto"/>
                <w:bottom w:val="none" w:sz="0" w:space="0" w:color="auto"/>
                <w:right w:val="none" w:sz="0" w:space="0" w:color="auto"/>
              </w:divBdr>
            </w:div>
          </w:divsChild>
        </w:div>
        <w:div w:id="1297367787">
          <w:marLeft w:val="0"/>
          <w:marRight w:val="0"/>
          <w:marTop w:val="0"/>
          <w:marBottom w:val="0"/>
          <w:divBdr>
            <w:top w:val="none" w:sz="0" w:space="0" w:color="auto"/>
            <w:left w:val="none" w:sz="0" w:space="0" w:color="auto"/>
            <w:bottom w:val="none" w:sz="0" w:space="0" w:color="auto"/>
            <w:right w:val="none" w:sz="0" w:space="0" w:color="auto"/>
          </w:divBdr>
        </w:div>
        <w:div w:id="1349059944">
          <w:marLeft w:val="0"/>
          <w:marRight w:val="0"/>
          <w:marTop w:val="0"/>
          <w:marBottom w:val="0"/>
          <w:divBdr>
            <w:top w:val="none" w:sz="0" w:space="0" w:color="auto"/>
            <w:left w:val="none" w:sz="0" w:space="0" w:color="auto"/>
            <w:bottom w:val="none" w:sz="0" w:space="0" w:color="auto"/>
            <w:right w:val="none" w:sz="0" w:space="0" w:color="auto"/>
          </w:divBdr>
        </w:div>
        <w:div w:id="1356886228">
          <w:marLeft w:val="0"/>
          <w:marRight w:val="0"/>
          <w:marTop w:val="0"/>
          <w:marBottom w:val="0"/>
          <w:divBdr>
            <w:top w:val="none" w:sz="0" w:space="0" w:color="auto"/>
            <w:left w:val="none" w:sz="0" w:space="0" w:color="auto"/>
            <w:bottom w:val="none" w:sz="0" w:space="0" w:color="auto"/>
            <w:right w:val="none" w:sz="0" w:space="0" w:color="auto"/>
          </w:divBdr>
        </w:div>
        <w:div w:id="1364557193">
          <w:marLeft w:val="0"/>
          <w:marRight w:val="0"/>
          <w:marTop w:val="0"/>
          <w:marBottom w:val="0"/>
          <w:divBdr>
            <w:top w:val="none" w:sz="0" w:space="0" w:color="auto"/>
            <w:left w:val="none" w:sz="0" w:space="0" w:color="auto"/>
            <w:bottom w:val="none" w:sz="0" w:space="0" w:color="auto"/>
            <w:right w:val="none" w:sz="0" w:space="0" w:color="auto"/>
          </w:divBdr>
          <w:divsChild>
            <w:div w:id="592169">
              <w:marLeft w:val="0"/>
              <w:marRight w:val="0"/>
              <w:marTop w:val="0"/>
              <w:marBottom w:val="0"/>
              <w:divBdr>
                <w:top w:val="none" w:sz="0" w:space="0" w:color="auto"/>
                <w:left w:val="none" w:sz="0" w:space="0" w:color="auto"/>
                <w:bottom w:val="none" w:sz="0" w:space="0" w:color="auto"/>
                <w:right w:val="none" w:sz="0" w:space="0" w:color="auto"/>
              </w:divBdr>
            </w:div>
            <w:div w:id="171645766">
              <w:marLeft w:val="0"/>
              <w:marRight w:val="0"/>
              <w:marTop w:val="0"/>
              <w:marBottom w:val="0"/>
              <w:divBdr>
                <w:top w:val="none" w:sz="0" w:space="0" w:color="auto"/>
                <w:left w:val="none" w:sz="0" w:space="0" w:color="auto"/>
                <w:bottom w:val="none" w:sz="0" w:space="0" w:color="auto"/>
                <w:right w:val="none" w:sz="0" w:space="0" w:color="auto"/>
              </w:divBdr>
            </w:div>
            <w:div w:id="216825214">
              <w:marLeft w:val="0"/>
              <w:marRight w:val="0"/>
              <w:marTop w:val="0"/>
              <w:marBottom w:val="0"/>
              <w:divBdr>
                <w:top w:val="none" w:sz="0" w:space="0" w:color="auto"/>
                <w:left w:val="none" w:sz="0" w:space="0" w:color="auto"/>
                <w:bottom w:val="none" w:sz="0" w:space="0" w:color="auto"/>
                <w:right w:val="none" w:sz="0" w:space="0" w:color="auto"/>
              </w:divBdr>
            </w:div>
            <w:div w:id="267926877">
              <w:marLeft w:val="0"/>
              <w:marRight w:val="0"/>
              <w:marTop w:val="0"/>
              <w:marBottom w:val="0"/>
              <w:divBdr>
                <w:top w:val="none" w:sz="0" w:space="0" w:color="auto"/>
                <w:left w:val="none" w:sz="0" w:space="0" w:color="auto"/>
                <w:bottom w:val="none" w:sz="0" w:space="0" w:color="auto"/>
                <w:right w:val="none" w:sz="0" w:space="0" w:color="auto"/>
              </w:divBdr>
            </w:div>
            <w:div w:id="352071621">
              <w:marLeft w:val="0"/>
              <w:marRight w:val="0"/>
              <w:marTop w:val="0"/>
              <w:marBottom w:val="0"/>
              <w:divBdr>
                <w:top w:val="none" w:sz="0" w:space="0" w:color="auto"/>
                <w:left w:val="none" w:sz="0" w:space="0" w:color="auto"/>
                <w:bottom w:val="none" w:sz="0" w:space="0" w:color="auto"/>
                <w:right w:val="none" w:sz="0" w:space="0" w:color="auto"/>
              </w:divBdr>
            </w:div>
            <w:div w:id="393815678">
              <w:marLeft w:val="0"/>
              <w:marRight w:val="0"/>
              <w:marTop w:val="0"/>
              <w:marBottom w:val="0"/>
              <w:divBdr>
                <w:top w:val="none" w:sz="0" w:space="0" w:color="auto"/>
                <w:left w:val="none" w:sz="0" w:space="0" w:color="auto"/>
                <w:bottom w:val="none" w:sz="0" w:space="0" w:color="auto"/>
                <w:right w:val="none" w:sz="0" w:space="0" w:color="auto"/>
              </w:divBdr>
            </w:div>
            <w:div w:id="453839670">
              <w:marLeft w:val="0"/>
              <w:marRight w:val="0"/>
              <w:marTop w:val="0"/>
              <w:marBottom w:val="0"/>
              <w:divBdr>
                <w:top w:val="none" w:sz="0" w:space="0" w:color="auto"/>
                <w:left w:val="none" w:sz="0" w:space="0" w:color="auto"/>
                <w:bottom w:val="none" w:sz="0" w:space="0" w:color="auto"/>
                <w:right w:val="none" w:sz="0" w:space="0" w:color="auto"/>
              </w:divBdr>
            </w:div>
            <w:div w:id="466244778">
              <w:marLeft w:val="0"/>
              <w:marRight w:val="0"/>
              <w:marTop w:val="0"/>
              <w:marBottom w:val="0"/>
              <w:divBdr>
                <w:top w:val="none" w:sz="0" w:space="0" w:color="auto"/>
                <w:left w:val="none" w:sz="0" w:space="0" w:color="auto"/>
                <w:bottom w:val="none" w:sz="0" w:space="0" w:color="auto"/>
                <w:right w:val="none" w:sz="0" w:space="0" w:color="auto"/>
              </w:divBdr>
            </w:div>
            <w:div w:id="470055219">
              <w:marLeft w:val="0"/>
              <w:marRight w:val="0"/>
              <w:marTop w:val="0"/>
              <w:marBottom w:val="0"/>
              <w:divBdr>
                <w:top w:val="none" w:sz="0" w:space="0" w:color="auto"/>
                <w:left w:val="none" w:sz="0" w:space="0" w:color="auto"/>
                <w:bottom w:val="none" w:sz="0" w:space="0" w:color="auto"/>
                <w:right w:val="none" w:sz="0" w:space="0" w:color="auto"/>
              </w:divBdr>
            </w:div>
            <w:div w:id="810177948">
              <w:marLeft w:val="0"/>
              <w:marRight w:val="0"/>
              <w:marTop w:val="0"/>
              <w:marBottom w:val="0"/>
              <w:divBdr>
                <w:top w:val="none" w:sz="0" w:space="0" w:color="auto"/>
                <w:left w:val="none" w:sz="0" w:space="0" w:color="auto"/>
                <w:bottom w:val="none" w:sz="0" w:space="0" w:color="auto"/>
                <w:right w:val="none" w:sz="0" w:space="0" w:color="auto"/>
              </w:divBdr>
            </w:div>
            <w:div w:id="962078636">
              <w:marLeft w:val="0"/>
              <w:marRight w:val="0"/>
              <w:marTop w:val="0"/>
              <w:marBottom w:val="0"/>
              <w:divBdr>
                <w:top w:val="none" w:sz="0" w:space="0" w:color="auto"/>
                <w:left w:val="none" w:sz="0" w:space="0" w:color="auto"/>
                <w:bottom w:val="none" w:sz="0" w:space="0" w:color="auto"/>
                <w:right w:val="none" w:sz="0" w:space="0" w:color="auto"/>
              </w:divBdr>
            </w:div>
            <w:div w:id="1079211574">
              <w:marLeft w:val="0"/>
              <w:marRight w:val="0"/>
              <w:marTop w:val="0"/>
              <w:marBottom w:val="0"/>
              <w:divBdr>
                <w:top w:val="none" w:sz="0" w:space="0" w:color="auto"/>
                <w:left w:val="none" w:sz="0" w:space="0" w:color="auto"/>
                <w:bottom w:val="none" w:sz="0" w:space="0" w:color="auto"/>
                <w:right w:val="none" w:sz="0" w:space="0" w:color="auto"/>
              </w:divBdr>
            </w:div>
            <w:div w:id="1358458506">
              <w:marLeft w:val="0"/>
              <w:marRight w:val="0"/>
              <w:marTop w:val="0"/>
              <w:marBottom w:val="0"/>
              <w:divBdr>
                <w:top w:val="none" w:sz="0" w:space="0" w:color="auto"/>
                <w:left w:val="none" w:sz="0" w:space="0" w:color="auto"/>
                <w:bottom w:val="none" w:sz="0" w:space="0" w:color="auto"/>
                <w:right w:val="none" w:sz="0" w:space="0" w:color="auto"/>
              </w:divBdr>
            </w:div>
            <w:div w:id="1435782091">
              <w:marLeft w:val="0"/>
              <w:marRight w:val="0"/>
              <w:marTop w:val="0"/>
              <w:marBottom w:val="0"/>
              <w:divBdr>
                <w:top w:val="none" w:sz="0" w:space="0" w:color="auto"/>
                <w:left w:val="none" w:sz="0" w:space="0" w:color="auto"/>
                <w:bottom w:val="none" w:sz="0" w:space="0" w:color="auto"/>
                <w:right w:val="none" w:sz="0" w:space="0" w:color="auto"/>
              </w:divBdr>
            </w:div>
            <w:div w:id="1573615120">
              <w:marLeft w:val="0"/>
              <w:marRight w:val="0"/>
              <w:marTop w:val="0"/>
              <w:marBottom w:val="0"/>
              <w:divBdr>
                <w:top w:val="none" w:sz="0" w:space="0" w:color="auto"/>
                <w:left w:val="none" w:sz="0" w:space="0" w:color="auto"/>
                <w:bottom w:val="none" w:sz="0" w:space="0" w:color="auto"/>
                <w:right w:val="none" w:sz="0" w:space="0" w:color="auto"/>
              </w:divBdr>
            </w:div>
            <w:div w:id="1709721282">
              <w:marLeft w:val="0"/>
              <w:marRight w:val="0"/>
              <w:marTop w:val="0"/>
              <w:marBottom w:val="0"/>
              <w:divBdr>
                <w:top w:val="none" w:sz="0" w:space="0" w:color="auto"/>
                <w:left w:val="none" w:sz="0" w:space="0" w:color="auto"/>
                <w:bottom w:val="none" w:sz="0" w:space="0" w:color="auto"/>
                <w:right w:val="none" w:sz="0" w:space="0" w:color="auto"/>
              </w:divBdr>
            </w:div>
          </w:divsChild>
        </w:div>
        <w:div w:id="1373651814">
          <w:marLeft w:val="0"/>
          <w:marRight w:val="0"/>
          <w:marTop w:val="0"/>
          <w:marBottom w:val="0"/>
          <w:divBdr>
            <w:top w:val="none" w:sz="0" w:space="0" w:color="auto"/>
            <w:left w:val="none" w:sz="0" w:space="0" w:color="auto"/>
            <w:bottom w:val="none" w:sz="0" w:space="0" w:color="auto"/>
            <w:right w:val="none" w:sz="0" w:space="0" w:color="auto"/>
          </w:divBdr>
        </w:div>
        <w:div w:id="1390298605">
          <w:marLeft w:val="0"/>
          <w:marRight w:val="0"/>
          <w:marTop w:val="0"/>
          <w:marBottom w:val="0"/>
          <w:divBdr>
            <w:top w:val="none" w:sz="0" w:space="0" w:color="auto"/>
            <w:left w:val="none" w:sz="0" w:space="0" w:color="auto"/>
            <w:bottom w:val="none" w:sz="0" w:space="0" w:color="auto"/>
            <w:right w:val="none" w:sz="0" w:space="0" w:color="auto"/>
          </w:divBdr>
        </w:div>
        <w:div w:id="1391683778">
          <w:marLeft w:val="0"/>
          <w:marRight w:val="0"/>
          <w:marTop w:val="0"/>
          <w:marBottom w:val="0"/>
          <w:divBdr>
            <w:top w:val="none" w:sz="0" w:space="0" w:color="auto"/>
            <w:left w:val="none" w:sz="0" w:space="0" w:color="auto"/>
            <w:bottom w:val="none" w:sz="0" w:space="0" w:color="auto"/>
            <w:right w:val="none" w:sz="0" w:space="0" w:color="auto"/>
          </w:divBdr>
        </w:div>
        <w:div w:id="1420635572">
          <w:marLeft w:val="0"/>
          <w:marRight w:val="0"/>
          <w:marTop w:val="0"/>
          <w:marBottom w:val="0"/>
          <w:divBdr>
            <w:top w:val="none" w:sz="0" w:space="0" w:color="auto"/>
            <w:left w:val="none" w:sz="0" w:space="0" w:color="auto"/>
            <w:bottom w:val="none" w:sz="0" w:space="0" w:color="auto"/>
            <w:right w:val="none" w:sz="0" w:space="0" w:color="auto"/>
          </w:divBdr>
          <w:divsChild>
            <w:div w:id="28914895">
              <w:marLeft w:val="0"/>
              <w:marRight w:val="0"/>
              <w:marTop w:val="0"/>
              <w:marBottom w:val="0"/>
              <w:divBdr>
                <w:top w:val="none" w:sz="0" w:space="0" w:color="auto"/>
                <w:left w:val="none" w:sz="0" w:space="0" w:color="auto"/>
                <w:bottom w:val="none" w:sz="0" w:space="0" w:color="auto"/>
                <w:right w:val="none" w:sz="0" w:space="0" w:color="auto"/>
              </w:divBdr>
            </w:div>
            <w:div w:id="29382307">
              <w:marLeft w:val="0"/>
              <w:marRight w:val="0"/>
              <w:marTop w:val="0"/>
              <w:marBottom w:val="0"/>
              <w:divBdr>
                <w:top w:val="none" w:sz="0" w:space="0" w:color="auto"/>
                <w:left w:val="none" w:sz="0" w:space="0" w:color="auto"/>
                <w:bottom w:val="none" w:sz="0" w:space="0" w:color="auto"/>
                <w:right w:val="none" w:sz="0" w:space="0" w:color="auto"/>
              </w:divBdr>
            </w:div>
            <w:div w:id="163975473">
              <w:marLeft w:val="0"/>
              <w:marRight w:val="0"/>
              <w:marTop w:val="0"/>
              <w:marBottom w:val="0"/>
              <w:divBdr>
                <w:top w:val="none" w:sz="0" w:space="0" w:color="auto"/>
                <w:left w:val="none" w:sz="0" w:space="0" w:color="auto"/>
                <w:bottom w:val="none" w:sz="0" w:space="0" w:color="auto"/>
                <w:right w:val="none" w:sz="0" w:space="0" w:color="auto"/>
              </w:divBdr>
            </w:div>
            <w:div w:id="402877080">
              <w:marLeft w:val="0"/>
              <w:marRight w:val="0"/>
              <w:marTop w:val="0"/>
              <w:marBottom w:val="0"/>
              <w:divBdr>
                <w:top w:val="none" w:sz="0" w:space="0" w:color="auto"/>
                <w:left w:val="none" w:sz="0" w:space="0" w:color="auto"/>
                <w:bottom w:val="none" w:sz="0" w:space="0" w:color="auto"/>
                <w:right w:val="none" w:sz="0" w:space="0" w:color="auto"/>
              </w:divBdr>
            </w:div>
            <w:div w:id="470094321">
              <w:marLeft w:val="0"/>
              <w:marRight w:val="0"/>
              <w:marTop w:val="0"/>
              <w:marBottom w:val="0"/>
              <w:divBdr>
                <w:top w:val="none" w:sz="0" w:space="0" w:color="auto"/>
                <w:left w:val="none" w:sz="0" w:space="0" w:color="auto"/>
                <w:bottom w:val="none" w:sz="0" w:space="0" w:color="auto"/>
                <w:right w:val="none" w:sz="0" w:space="0" w:color="auto"/>
              </w:divBdr>
            </w:div>
            <w:div w:id="568423260">
              <w:marLeft w:val="0"/>
              <w:marRight w:val="0"/>
              <w:marTop w:val="0"/>
              <w:marBottom w:val="0"/>
              <w:divBdr>
                <w:top w:val="none" w:sz="0" w:space="0" w:color="auto"/>
                <w:left w:val="none" w:sz="0" w:space="0" w:color="auto"/>
                <w:bottom w:val="none" w:sz="0" w:space="0" w:color="auto"/>
                <w:right w:val="none" w:sz="0" w:space="0" w:color="auto"/>
              </w:divBdr>
            </w:div>
            <w:div w:id="591938004">
              <w:marLeft w:val="0"/>
              <w:marRight w:val="0"/>
              <w:marTop w:val="0"/>
              <w:marBottom w:val="0"/>
              <w:divBdr>
                <w:top w:val="none" w:sz="0" w:space="0" w:color="auto"/>
                <w:left w:val="none" w:sz="0" w:space="0" w:color="auto"/>
                <w:bottom w:val="none" w:sz="0" w:space="0" w:color="auto"/>
                <w:right w:val="none" w:sz="0" w:space="0" w:color="auto"/>
              </w:divBdr>
            </w:div>
            <w:div w:id="707753354">
              <w:marLeft w:val="0"/>
              <w:marRight w:val="0"/>
              <w:marTop w:val="0"/>
              <w:marBottom w:val="0"/>
              <w:divBdr>
                <w:top w:val="none" w:sz="0" w:space="0" w:color="auto"/>
                <w:left w:val="none" w:sz="0" w:space="0" w:color="auto"/>
                <w:bottom w:val="none" w:sz="0" w:space="0" w:color="auto"/>
                <w:right w:val="none" w:sz="0" w:space="0" w:color="auto"/>
              </w:divBdr>
            </w:div>
            <w:div w:id="841897416">
              <w:marLeft w:val="0"/>
              <w:marRight w:val="0"/>
              <w:marTop w:val="0"/>
              <w:marBottom w:val="0"/>
              <w:divBdr>
                <w:top w:val="none" w:sz="0" w:space="0" w:color="auto"/>
                <w:left w:val="none" w:sz="0" w:space="0" w:color="auto"/>
                <w:bottom w:val="none" w:sz="0" w:space="0" w:color="auto"/>
                <w:right w:val="none" w:sz="0" w:space="0" w:color="auto"/>
              </w:divBdr>
            </w:div>
            <w:div w:id="1060833203">
              <w:marLeft w:val="0"/>
              <w:marRight w:val="0"/>
              <w:marTop w:val="0"/>
              <w:marBottom w:val="0"/>
              <w:divBdr>
                <w:top w:val="none" w:sz="0" w:space="0" w:color="auto"/>
                <w:left w:val="none" w:sz="0" w:space="0" w:color="auto"/>
                <w:bottom w:val="none" w:sz="0" w:space="0" w:color="auto"/>
                <w:right w:val="none" w:sz="0" w:space="0" w:color="auto"/>
              </w:divBdr>
            </w:div>
            <w:div w:id="1230307561">
              <w:marLeft w:val="0"/>
              <w:marRight w:val="0"/>
              <w:marTop w:val="0"/>
              <w:marBottom w:val="0"/>
              <w:divBdr>
                <w:top w:val="none" w:sz="0" w:space="0" w:color="auto"/>
                <w:left w:val="none" w:sz="0" w:space="0" w:color="auto"/>
                <w:bottom w:val="none" w:sz="0" w:space="0" w:color="auto"/>
                <w:right w:val="none" w:sz="0" w:space="0" w:color="auto"/>
              </w:divBdr>
            </w:div>
            <w:div w:id="1291976722">
              <w:marLeft w:val="0"/>
              <w:marRight w:val="0"/>
              <w:marTop w:val="0"/>
              <w:marBottom w:val="0"/>
              <w:divBdr>
                <w:top w:val="none" w:sz="0" w:space="0" w:color="auto"/>
                <w:left w:val="none" w:sz="0" w:space="0" w:color="auto"/>
                <w:bottom w:val="none" w:sz="0" w:space="0" w:color="auto"/>
                <w:right w:val="none" w:sz="0" w:space="0" w:color="auto"/>
              </w:divBdr>
            </w:div>
            <w:div w:id="1362246170">
              <w:marLeft w:val="0"/>
              <w:marRight w:val="0"/>
              <w:marTop w:val="0"/>
              <w:marBottom w:val="0"/>
              <w:divBdr>
                <w:top w:val="none" w:sz="0" w:space="0" w:color="auto"/>
                <w:left w:val="none" w:sz="0" w:space="0" w:color="auto"/>
                <w:bottom w:val="none" w:sz="0" w:space="0" w:color="auto"/>
                <w:right w:val="none" w:sz="0" w:space="0" w:color="auto"/>
              </w:divBdr>
            </w:div>
            <w:div w:id="1729260479">
              <w:marLeft w:val="0"/>
              <w:marRight w:val="0"/>
              <w:marTop w:val="0"/>
              <w:marBottom w:val="0"/>
              <w:divBdr>
                <w:top w:val="none" w:sz="0" w:space="0" w:color="auto"/>
                <w:left w:val="none" w:sz="0" w:space="0" w:color="auto"/>
                <w:bottom w:val="none" w:sz="0" w:space="0" w:color="auto"/>
                <w:right w:val="none" w:sz="0" w:space="0" w:color="auto"/>
              </w:divBdr>
            </w:div>
          </w:divsChild>
        </w:div>
        <w:div w:id="1448699450">
          <w:marLeft w:val="0"/>
          <w:marRight w:val="0"/>
          <w:marTop w:val="0"/>
          <w:marBottom w:val="0"/>
          <w:divBdr>
            <w:top w:val="none" w:sz="0" w:space="0" w:color="auto"/>
            <w:left w:val="none" w:sz="0" w:space="0" w:color="auto"/>
            <w:bottom w:val="none" w:sz="0" w:space="0" w:color="auto"/>
            <w:right w:val="none" w:sz="0" w:space="0" w:color="auto"/>
          </w:divBdr>
        </w:div>
        <w:div w:id="1453590382">
          <w:marLeft w:val="0"/>
          <w:marRight w:val="0"/>
          <w:marTop w:val="0"/>
          <w:marBottom w:val="0"/>
          <w:divBdr>
            <w:top w:val="none" w:sz="0" w:space="0" w:color="auto"/>
            <w:left w:val="none" w:sz="0" w:space="0" w:color="auto"/>
            <w:bottom w:val="none" w:sz="0" w:space="0" w:color="auto"/>
            <w:right w:val="none" w:sz="0" w:space="0" w:color="auto"/>
          </w:divBdr>
          <w:divsChild>
            <w:div w:id="146173828">
              <w:marLeft w:val="0"/>
              <w:marRight w:val="0"/>
              <w:marTop w:val="0"/>
              <w:marBottom w:val="0"/>
              <w:divBdr>
                <w:top w:val="none" w:sz="0" w:space="0" w:color="auto"/>
                <w:left w:val="none" w:sz="0" w:space="0" w:color="auto"/>
                <w:bottom w:val="none" w:sz="0" w:space="0" w:color="auto"/>
                <w:right w:val="none" w:sz="0" w:space="0" w:color="auto"/>
              </w:divBdr>
            </w:div>
            <w:div w:id="200168296">
              <w:marLeft w:val="0"/>
              <w:marRight w:val="0"/>
              <w:marTop w:val="0"/>
              <w:marBottom w:val="0"/>
              <w:divBdr>
                <w:top w:val="none" w:sz="0" w:space="0" w:color="auto"/>
                <w:left w:val="none" w:sz="0" w:space="0" w:color="auto"/>
                <w:bottom w:val="none" w:sz="0" w:space="0" w:color="auto"/>
                <w:right w:val="none" w:sz="0" w:space="0" w:color="auto"/>
              </w:divBdr>
            </w:div>
            <w:div w:id="322272793">
              <w:marLeft w:val="0"/>
              <w:marRight w:val="0"/>
              <w:marTop w:val="0"/>
              <w:marBottom w:val="0"/>
              <w:divBdr>
                <w:top w:val="none" w:sz="0" w:space="0" w:color="auto"/>
                <w:left w:val="none" w:sz="0" w:space="0" w:color="auto"/>
                <w:bottom w:val="none" w:sz="0" w:space="0" w:color="auto"/>
                <w:right w:val="none" w:sz="0" w:space="0" w:color="auto"/>
              </w:divBdr>
            </w:div>
            <w:div w:id="529270651">
              <w:marLeft w:val="0"/>
              <w:marRight w:val="0"/>
              <w:marTop w:val="0"/>
              <w:marBottom w:val="0"/>
              <w:divBdr>
                <w:top w:val="none" w:sz="0" w:space="0" w:color="auto"/>
                <w:left w:val="none" w:sz="0" w:space="0" w:color="auto"/>
                <w:bottom w:val="none" w:sz="0" w:space="0" w:color="auto"/>
                <w:right w:val="none" w:sz="0" w:space="0" w:color="auto"/>
              </w:divBdr>
            </w:div>
            <w:div w:id="742726202">
              <w:marLeft w:val="0"/>
              <w:marRight w:val="0"/>
              <w:marTop w:val="0"/>
              <w:marBottom w:val="0"/>
              <w:divBdr>
                <w:top w:val="none" w:sz="0" w:space="0" w:color="auto"/>
                <w:left w:val="none" w:sz="0" w:space="0" w:color="auto"/>
                <w:bottom w:val="none" w:sz="0" w:space="0" w:color="auto"/>
                <w:right w:val="none" w:sz="0" w:space="0" w:color="auto"/>
              </w:divBdr>
            </w:div>
            <w:div w:id="751388592">
              <w:marLeft w:val="0"/>
              <w:marRight w:val="0"/>
              <w:marTop w:val="0"/>
              <w:marBottom w:val="0"/>
              <w:divBdr>
                <w:top w:val="none" w:sz="0" w:space="0" w:color="auto"/>
                <w:left w:val="none" w:sz="0" w:space="0" w:color="auto"/>
                <w:bottom w:val="none" w:sz="0" w:space="0" w:color="auto"/>
                <w:right w:val="none" w:sz="0" w:space="0" w:color="auto"/>
              </w:divBdr>
            </w:div>
            <w:div w:id="842820304">
              <w:marLeft w:val="0"/>
              <w:marRight w:val="0"/>
              <w:marTop w:val="0"/>
              <w:marBottom w:val="0"/>
              <w:divBdr>
                <w:top w:val="none" w:sz="0" w:space="0" w:color="auto"/>
                <w:left w:val="none" w:sz="0" w:space="0" w:color="auto"/>
                <w:bottom w:val="none" w:sz="0" w:space="0" w:color="auto"/>
                <w:right w:val="none" w:sz="0" w:space="0" w:color="auto"/>
              </w:divBdr>
            </w:div>
            <w:div w:id="907032635">
              <w:marLeft w:val="0"/>
              <w:marRight w:val="0"/>
              <w:marTop w:val="0"/>
              <w:marBottom w:val="0"/>
              <w:divBdr>
                <w:top w:val="none" w:sz="0" w:space="0" w:color="auto"/>
                <w:left w:val="none" w:sz="0" w:space="0" w:color="auto"/>
                <w:bottom w:val="none" w:sz="0" w:space="0" w:color="auto"/>
                <w:right w:val="none" w:sz="0" w:space="0" w:color="auto"/>
              </w:divBdr>
            </w:div>
            <w:div w:id="945234248">
              <w:marLeft w:val="0"/>
              <w:marRight w:val="0"/>
              <w:marTop w:val="0"/>
              <w:marBottom w:val="0"/>
              <w:divBdr>
                <w:top w:val="none" w:sz="0" w:space="0" w:color="auto"/>
                <w:left w:val="none" w:sz="0" w:space="0" w:color="auto"/>
                <w:bottom w:val="none" w:sz="0" w:space="0" w:color="auto"/>
                <w:right w:val="none" w:sz="0" w:space="0" w:color="auto"/>
              </w:divBdr>
            </w:div>
            <w:div w:id="1197087954">
              <w:marLeft w:val="0"/>
              <w:marRight w:val="0"/>
              <w:marTop w:val="0"/>
              <w:marBottom w:val="0"/>
              <w:divBdr>
                <w:top w:val="none" w:sz="0" w:space="0" w:color="auto"/>
                <w:left w:val="none" w:sz="0" w:space="0" w:color="auto"/>
                <w:bottom w:val="none" w:sz="0" w:space="0" w:color="auto"/>
                <w:right w:val="none" w:sz="0" w:space="0" w:color="auto"/>
              </w:divBdr>
            </w:div>
            <w:div w:id="1217358089">
              <w:marLeft w:val="0"/>
              <w:marRight w:val="0"/>
              <w:marTop w:val="0"/>
              <w:marBottom w:val="0"/>
              <w:divBdr>
                <w:top w:val="none" w:sz="0" w:space="0" w:color="auto"/>
                <w:left w:val="none" w:sz="0" w:space="0" w:color="auto"/>
                <w:bottom w:val="none" w:sz="0" w:space="0" w:color="auto"/>
                <w:right w:val="none" w:sz="0" w:space="0" w:color="auto"/>
              </w:divBdr>
            </w:div>
            <w:div w:id="1238514704">
              <w:marLeft w:val="0"/>
              <w:marRight w:val="0"/>
              <w:marTop w:val="0"/>
              <w:marBottom w:val="0"/>
              <w:divBdr>
                <w:top w:val="none" w:sz="0" w:space="0" w:color="auto"/>
                <w:left w:val="none" w:sz="0" w:space="0" w:color="auto"/>
                <w:bottom w:val="none" w:sz="0" w:space="0" w:color="auto"/>
                <w:right w:val="none" w:sz="0" w:space="0" w:color="auto"/>
              </w:divBdr>
            </w:div>
            <w:div w:id="1454446795">
              <w:marLeft w:val="0"/>
              <w:marRight w:val="0"/>
              <w:marTop w:val="0"/>
              <w:marBottom w:val="0"/>
              <w:divBdr>
                <w:top w:val="none" w:sz="0" w:space="0" w:color="auto"/>
                <w:left w:val="none" w:sz="0" w:space="0" w:color="auto"/>
                <w:bottom w:val="none" w:sz="0" w:space="0" w:color="auto"/>
                <w:right w:val="none" w:sz="0" w:space="0" w:color="auto"/>
              </w:divBdr>
            </w:div>
            <w:div w:id="1463235606">
              <w:marLeft w:val="0"/>
              <w:marRight w:val="0"/>
              <w:marTop w:val="0"/>
              <w:marBottom w:val="0"/>
              <w:divBdr>
                <w:top w:val="none" w:sz="0" w:space="0" w:color="auto"/>
                <w:left w:val="none" w:sz="0" w:space="0" w:color="auto"/>
                <w:bottom w:val="none" w:sz="0" w:space="0" w:color="auto"/>
                <w:right w:val="none" w:sz="0" w:space="0" w:color="auto"/>
              </w:divBdr>
            </w:div>
            <w:div w:id="1599943703">
              <w:marLeft w:val="0"/>
              <w:marRight w:val="0"/>
              <w:marTop w:val="0"/>
              <w:marBottom w:val="0"/>
              <w:divBdr>
                <w:top w:val="none" w:sz="0" w:space="0" w:color="auto"/>
                <w:left w:val="none" w:sz="0" w:space="0" w:color="auto"/>
                <w:bottom w:val="none" w:sz="0" w:space="0" w:color="auto"/>
                <w:right w:val="none" w:sz="0" w:space="0" w:color="auto"/>
              </w:divBdr>
            </w:div>
          </w:divsChild>
        </w:div>
        <w:div w:id="1464083652">
          <w:marLeft w:val="0"/>
          <w:marRight w:val="0"/>
          <w:marTop w:val="0"/>
          <w:marBottom w:val="0"/>
          <w:divBdr>
            <w:top w:val="none" w:sz="0" w:space="0" w:color="auto"/>
            <w:left w:val="none" w:sz="0" w:space="0" w:color="auto"/>
            <w:bottom w:val="none" w:sz="0" w:space="0" w:color="auto"/>
            <w:right w:val="none" w:sz="0" w:space="0" w:color="auto"/>
          </w:divBdr>
        </w:div>
        <w:div w:id="1472821448">
          <w:marLeft w:val="0"/>
          <w:marRight w:val="0"/>
          <w:marTop w:val="0"/>
          <w:marBottom w:val="0"/>
          <w:divBdr>
            <w:top w:val="none" w:sz="0" w:space="0" w:color="auto"/>
            <w:left w:val="none" w:sz="0" w:space="0" w:color="auto"/>
            <w:bottom w:val="none" w:sz="0" w:space="0" w:color="auto"/>
            <w:right w:val="none" w:sz="0" w:space="0" w:color="auto"/>
          </w:divBdr>
        </w:div>
        <w:div w:id="1533567092">
          <w:marLeft w:val="0"/>
          <w:marRight w:val="0"/>
          <w:marTop w:val="0"/>
          <w:marBottom w:val="0"/>
          <w:divBdr>
            <w:top w:val="none" w:sz="0" w:space="0" w:color="auto"/>
            <w:left w:val="none" w:sz="0" w:space="0" w:color="auto"/>
            <w:bottom w:val="none" w:sz="0" w:space="0" w:color="auto"/>
            <w:right w:val="none" w:sz="0" w:space="0" w:color="auto"/>
          </w:divBdr>
        </w:div>
        <w:div w:id="1560821945">
          <w:marLeft w:val="0"/>
          <w:marRight w:val="0"/>
          <w:marTop w:val="0"/>
          <w:marBottom w:val="0"/>
          <w:divBdr>
            <w:top w:val="none" w:sz="0" w:space="0" w:color="auto"/>
            <w:left w:val="none" w:sz="0" w:space="0" w:color="auto"/>
            <w:bottom w:val="none" w:sz="0" w:space="0" w:color="auto"/>
            <w:right w:val="none" w:sz="0" w:space="0" w:color="auto"/>
          </w:divBdr>
        </w:div>
        <w:div w:id="1582567583">
          <w:marLeft w:val="0"/>
          <w:marRight w:val="0"/>
          <w:marTop w:val="0"/>
          <w:marBottom w:val="0"/>
          <w:divBdr>
            <w:top w:val="none" w:sz="0" w:space="0" w:color="auto"/>
            <w:left w:val="none" w:sz="0" w:space="0" w:color="auto"/>
            <w:bottom w:val="none" w:sz="0" w:space="0" w:color="auto"/>
            <w:right w:val="none" w:sz="0" w:space="0" w:color="auto"/>
          </w:divBdr>
        </w:div>
        <w:div w:id="1591233081">
          <w:marLeft w:val="0"/>
          <w:marRight w:val="0"/>
          <w:marTop w:val="0"/>
          <w:marBottom w:val="0"/>
          <w:divBdr>
            <w:top w:val="none" w:sz="0" w:space="0" w:color="auto"/>
            <w:left w:val="none" w:sz="0" w:space="0" w:color="auto"/>
            <w:bottom w:val="none" w:sz="0" w:space="0" w:color="auto"/>
            <w:right w:val="none" w:sz="0" w:space="0" w:color="auto"/>
          </w:divBdr>
        </w:div>
        <w:div w:id="1597864139">
          <w:marLeft w:val="0"/>
          <w:marRight w:val="0"/>
          <w:marTop w:val="0"/>
          <w:marBottom w:val="0"/>
          <w:divBdr>
            <w:top w:val="none" w:sz="0" w:space="0" w:color="auto"/>
            <w:left w:val="none" w:sz="0" w:space="0" w:color="auto"/>
            <w:bottom w:val="none" w:sz="0" w:space="0" w:color="auto"/>
            <w:right w:val="none" w:sz="0" w:space="0" w:color="auto"/>
          </w:divBdr>
        </w:div>
        <w:div w:id="1597864392">
          <w:marLeft w:val="0"/>
          <w:marRight w:val="0"/>
          <w:marTop w:val="0"/>
          <w:marBottom w:val="0"/>
          <w:divBdr>
            <w:top w:val="none" w:sz="0" w:space="0" w:color="auto"/>
            <w:left w:val="none" w:sz="0" w:space="0" w:color="auto"/>
            <w:bottom w:val="none" w:sz="0" w:space="0" w:color="auto"/>
            <w:right w:val="none" w:sz="0" w:space="0" w:color="auto"/>
          </w:divBdr>
        </w:div>
        <w:div w:id="1654018108">
          <w:marLeft w:val="0"/>
          <w:marRight w:val="0"/>
          <w:marTop w:val="0"/>
          <w:marBottom w:val="0"/>
          <w:divBdr>
            <w:top w:val="none" w:sz="0" w:space="0" w:color="auto"/>
            <w:left w:val="none" w:sz="0" w:space="0" w:color="auto"/>
            <w:bottom w:val="none" w:sz="0" w:space="0" w:color="auto"/>
            <w:right w:val="none" w:sz="0" w:space="0" w:color="auto"/>
          </w:divBdr>
          <w:divsChild>
            <w:div w:id="54857156">
              <w:marLeft w:val="0"/>
              <w:marRight w:val="0"/>
              <w:marTop w:val="0"/>
              <w:marBottom w:val="0"/>
              <w:divBdr>
                <w:top w:val="none" w:sz="0" w:space="0" w:color="auto"/>
                <w:left w:val="none" w:sz="0" w:space="0" w:color="auto"/>
                <w:bottom w:val="none" w:sz="0" w:space="0" w:color="auto"/>
                <w:right w:val="none" w:sz="0" w:space="0" w:color="auto"/>
              </w:divBdr>
            </w:div>
            <w:div w:id="170072650">
              <w:marLeft w:val="0"/>
              <w:marRight w:val="0"/>
              <w:marTop w:val="0"/>
              <w:marBottom w:val="0"/>
              <w:divBdr>
                <w:top w:val="none" w:sz="0" w:space="0" w:color="auto"/>
                <w:left w:val="none" w:sz="0" w:space="0" w:color="auto"/>
                <w:bottom w:val="none" w:sz="0" w:space="0" w:color="auto"/>
                <w:right w:val="none" w:sz="0" w:space="0" w:color="auto"/>
              </w:divBdr>
            </w:div>
            <w:div w:id="219682244">
              <w:marLeft w:val="0"/>
              <w:marRight w:val="0"/>
              <w:marTop w:val="0"/>
              <w:marBottom w:val="0"/>
              <w:divBdr>
                <w:top w:val="none" w:sz="0" w:space="0" w:color="auto"/>
                <w:left w:val="none" w:sz="0" w:space="0" w:color="auto"/>
                <w:bottom w:val="none" w:sz="0" w:space="0" w:color="auto"/>
                <w:right w:val="none" w:sz="0" w:space="0" w:color="auto"/>
              </w:divBdr>
            </w:div>
            <w:div w:id="346299347">
              <w:marLeft w:val="0"/>
              <w:marRight w:val="0"/>
              <w:marTop w:val="0"/>
              <w:marBottom w:val="0"/>
              <w:divBdr>
                <w:top w:val="none" w:sz="0" w:space="0" w:color="auto"/>
                <w:left w:val="none" w:sz="0" w:space="0" w:color="auto"/>
                <w:bottom w:val="none" w:sz="0" w:space="0" w:color="auto"/>
                <w:right w:val="none" w:sz="0" w:space="0" w:color="auto"/>
              </w:divBdr>
            </w:div>
            <w:div w:id="368343315">
              <w:marLeft w:val="0"/>
              <w:marRight w:val="0"/>
              <w:marTop w:val="0"/>
              <w:marBottom w:val="0"/>
              <w:divBdr>
                <w:top w:val="none" w:sz="0" w:space="0" w:color="auto"/>
                <w:left w:val="none" w:sz="0" w:space="0" w:color="auto"/>
                <w:bottom w:val="none" w:sz="0" w:space="0" w:color="auto"/>
                <w:right w:val="none" w:sz="0" w:space="0" w:color="auto"/>
              </w:divBdr>
            </w:div>
            <w:div w:id="458914656">
              <w:marLeft w:val="0"/>
              <w:marRight w:val="0"/>
              <w:marTop w:val="0"/>
              <w:marBottom w:val="0"/>
              <w:divBdr>
                <w:top w:val="none" w:sz="0" w:space="0" w:color="auto"/>
                <w:left w:val="none" w:sz="0" w:space="0" w:color="auto"/>
                <w:bottom w:val="none" w:sz="0" w:space="0" w:color="auto"/>
                <w:right w:val="none" w:sz="0" w:space="0" w:color="auto"/>
              </w:divBdr>
            </w:div>
            <w:div w:id="467354746">
              <w:marLeft w:val="0"/>
              <w:marRight w:val="0"/>
              <w:marTop w:val="0"/>
              <w:marBottom w:val="0"/>
              <w:divBdr>
                <w:top w:val="none" w:sz="0" w:space="0" w:color="auto"/>
                <w:left w:val="none" w:sz="0" w:space="0" w:color="auto"/>
                <w:bottom w:val="none" w:sz="0" w:space="0" w:color="auto"/>
                <w:right w:val="none" w:sz="0" w:space="0" w:color="auto"/>
              </w:divBdr>
            </w:div>
            <w:div w:id="482694568">
              <w:marLeft w:val="0"/>
              <w:marRight w:val="0"/>
              <w:marTop w:val="0"/>
              <w:marBottom w:val="0"/>
              <w:divBdr>
                <w:top w:val="none" w:sz="0" w:space="0" w:color="auto"/>
                <w:left w:val="none" w:sz="0" w:space="0" w:color="auto"/>
                <w:bottom w:val="none" w:sz="0" w:space="0" w:color="auto"/>
                <w:right w:val="none" w:sz="0" w:space="0" w:color="auto"/>
              </w:divBdr>
            </w:div>
            <w:div w:id="612439741">
              <w:marLeft w:val="0"/>
              <w:marRight w:val="0"/>
              <w:marTop w:val="0"/>
              <w:marBottom w:val="0"/>
              <w:divBdr>
                <w:top w:val="none" w:sz="0" w:space="0" w:color="auto"/>
                <w:left w:val="none" w:sz="0" w:space="0" w:color="auto"/>
                <w:bottom w:val="none" w:sz="0" w:space="0" w:color="auto"/>
                <w:right w:val="none" w:sz="0" w:space="0" w:color="auto"/>
              </w:divBdr>
            </w:div>
            <w:div w:id="665789789">
              <w:marLeft w:val="0"/>
              <w:marRight w:val="0"/>
              <w:marTop w:val="0"/>
              <w:marBottom w:val="0"/>
              <w:divBdr>
                <w:top w:val="none" w:sz="0" w:space="0" w:color="auto"/>
                <w:left w:val="none" w:sz="0" w:space="0" w:color="auto"/>
                <w:bottom w:val="none" w:sz="0" w:space="0" w:color="auto"/>
                <w:right w:val="none" w:sz="0" w:space="0" w:color="auto"/>
              </w:divBdr>
            </w:div>
            <w:div w:id="1112820357">
              <w:marLeft w:val="0"/>
              <w:marRight w:val="0"/>
              <w:marTop w:val="0"/>
              <w:marBottom w:val="0"/>
              <w:divBdr>
                <w:top w:val="none" w:sz="0" w:space="0" w:color="auto"/>
                <w:left w:val="none" w:sz="0" w:space="0" w:color="auto"/>
                <w:bottom w:val="none" w:sz="0" w:space="0" w:color="auto"/>
                <w:right w:val="none" w:sz="0" w:space="0" w:color="auto"/>
              </w:divBdr>
            </w:div>
            <w:div w:id="1253926975">
              <w:marLeft w:val="0"/>
              <w:marRight w:val="0"/>
              <w:marTop w:val="0"/>
              <w:marBottom w:val="0"/>
              <w:divBdr>
                <w:top w:val="none" w:sz="0" w:space="0" w:color="auto"/>
                <w:left w:val="none" w:sz="0" w:space="0" w:color="auto"/>
                <w:bottom w:val="none" w:sz="0" w:space="0" w:color="auto"/>
                <w:right w:val="none" w:sz="0" w:space="0" w:color="auto"/>
              </w:divBdr>
            </w:div>
            <w:div w:id="1295328296">
              <w:marLeft w:val="0"/>
              <w:marRight w:val="0"/>
              <w:marTop w:val="0"/>
              <w:marBottom w:val="0"/>
              <w:divBdr>
                <w:top w:val="none" w:sz="0" w:space="0" w:color="auto"/>
                <w:left w:val="none" w:sz="0" w:space="0" w:color="auto"/>
                <w:bottom w:val="none" w:sz="0" w:space="0" w:color="auto"/>
                <w:right w:val="none" w:sz="0" w:space="0" w:color="auto"/>
              </w:divBdr>
            </w:div>
            <w:div w:id="1409619898">
              <w:marLeft w:val="0"/>
              <w:marRight w:val="0"/>
              <w:marTop w:val="0"/>
              <w:marBottom w:val="0"/>
              <w:divBdr>
                <w:top w:val="none" w:sz="0" w:space="0" w:color="auto"/>
                <w:left w:val="none" w:sz="0" w:space="0" w:color="auto"/>
                <w:bottom w:val="none" w:sz="0" w:space="0" w:color="auto"/>
                <w:right w:val="none" w:sz="0" w:space="0" w:color="auto"/>
              </w:divBdr>
            </w:div>
            <w:div w:id="1519393016">
              <w:marLeft w:val="0"/>
              <w:marRight w:val="0"/>
              <w:marTop w:val="0"/>
              <w:marBottom w:val="0"/>
              <w:divBdr>
                <w:top w:val="none" w:sz="0" w:space="0" w:color="auto"/>
                <w:left w:val="none" w:sz="0" w:space="0" w:color="auto"/>
                <w:bottom w:val="none" w:sz="0" w:space="0" w:color="auto"/>
                <w:right w:val="none" w:sz="0" w:space="0" w:color="auto"/>
              </w:divBdr>
            </w:div>
            <w:div w:id="1534228967">
              <w:marLeft w:val="0"/>
              <w:marRight w:val="0"/>
              <w:marTop w:val="0"/>
              <w:marBottom w:val="0"/>
              <w:divBdr>
                <w:top w:val="none" w:sz="0" w:space="0" w:color="auto"/>
                <w:left w:val="none" w:sz="0" w:space="0" w:color="auto"/>
                <w:bottom w:val="none" w:sz="0" w:space="0" w:color="auto"/>
                <w:right w:val="none" w:sz="0" w:space="0" w:color="auto"/>
              </w:divBdr>
            </w:div>
          </w:divsChild>
        </w:div>
        <w:div w:id="1672636767">
          <w:marLeft w:val="0"/>
          <w:marRight w:val="0"/>
          <w:marTop w:val="0"/>
          <w:marBottom w:val="0"/>
          <w:divBdr>
            <w:top w:val="none" w:sz="0" w:space="0" w:color="auto"/>
            <w:left w:val="none" w:sz="0" w:space="0" w:color="auto"/>
            <w:bottom w:val="none" w:sz="0" w:space="0" w:color="auto"/>
            <w:right w:val="none" w:sz="0" w:space="0" w:color="auto"/>
          </w:divBdr>
          <w:divsChild>
            <w:div w:id="307981666">
              <w:marLeft w:val="0"/>
              <w:marRight w:val="0"/>
              <w:marTop w:val="0"/>
              <w:marBottom w:val="0"/>
              <w:divBdr>
                <w:top w:val="none" w:sz="0" w:space="0" w:color="auto"/>
                <w:left w:val="none" w:sz="0" w:space="0" w:color="auto"/>
                <w:bottom w:val="none" w:sz="0" w:space="0" w:color="auto"/>
                <w:right w:val="none" w:sz="0" w:space="0" w:color="auto"/>
              </w:divBdr>
            </w:div>
            <w:div w:id="308561055">
              <w:marLeft w:val="0"/>
              <w:marRight w:val="0"/>
              <w:marTop w:val="0"/>
              <w:marBottom w:val="0"/>
              <w:divBdr>
                <w:top w:val="none" w:sz="0" w:space="0" w:color="auto"/>
                <w:left w:val="none" w:sz="0" w:space="0" w:color="auto"/>
                <w:bottom w:val="none" w:sz="0" w:space="0" w:color="auto"/>
                <w:right w:val="none" w:sz="0" w:space="0" w:color="auto"/>
              </w:divBdr>
            </w:div>
            <w:div w:id="321811994">
              <w:marLeft w:val="0"/>
              <w:marRight w:val="0"/>
              <w:marTop w:val="0"/>
              <w:marBottom w:val="0"/>
              <w:divBdr>
                <w:top w:val="none" w:sz="0" w:space="0" w:color="auto"/>
                <w:left w:val="none" w:sz="0" w:space="0" w:color="auto"/>
                <w:bottom w:val="none" w:sz="0" w:space="0" w:color="auto"/>
                <w:right w:val="none" w:sz="0" w:space="0" w:color="auto"/>
              </w:divBdr>
            </w:div>
            <w:div w:id="347220693">
              <w:marLeft w:val="0"/>
              <w:marRight w:val="0"/>
              <w:marTop w:val="0"/>
              <w:marBottom w:val="0"/>
              <w:divBdr>
                <w:top w:val="none" w:sz="0" w:space="0" w:color="auto"/>
                <w:left w:val="none" w:sz="0" w:space="0" w:color="auto"/>
                <w:bottom w:val="none" w:sz="0" w:space="0" w:color="auto"/>
                <w:right w:val="none" w:sz="0" w:space="0" w:color="auto"/>
              </w:divBdr>
            </w:div>
            <w:div w:id="371468752">
              <w:marLeft w:val="0"/>
              <w:marRight w:val="0"/>
              <w:marTop w:val="0"/>
              <w:marBottom w:val="0"/>
              <w:divBdr>
                <w:top w:val="none" w:sz="0" w:space="0" w:color="auto"/>
                <w:left w:val="none" w:sz="0" w:space="0" w:color="auto"/>
                <w:bottom w:val="none" w:sz="0" w:space="0" w:color="auto"/>
                <w:right w:val="none" w:sz="0" w:space="0" w:color="auto"/>
              </w:divBdr>
            </w:div>
            <w:div w:id="533469516">
              <w:marLeft w:val="0"/>
              <w:marRight w:val="0"/>
              <w:marTop w:val="0"/>
              <w:marBottom w:val="0"/>
              <w:divBdr>
                <w:top w:val="none" w:sz="0" w:space="0" w:color="auto"/>
                <w:left w:val="none" w:sz="0" w:space="0" w:color="auto"/>
                <w:bottom w:val="none" w:sz="0" w:space="0" w:color="auto"/>
                <w:right w:val="none" w:sz="0" w:space="0" w:color="auto"/>
              </w:divBdr>
            </w:div>
            <w:div w:id="584344421">
              <w:marLeft w:val="0"/>
              <w:marRight w:val="0"/>
              <w:marTop w:val="0"/>
              <w:marBottom w:val="0"/>
              <w:divBdr>
                <w:top w:val="none" w:sz="0" w:space="0" w:color="auto"/>
                <w:left w:val="none" w:sz="0" w:space="0" w:color="auto"/>
                <w:bottom w:val="none" w:sz="0" w:space="0" w:color="auto"/>
                <w:right w:val="none" w:sz="0" w:space="0" w:color="auto"/>
              </w:divBdr>
            </w:div>
            <w:div w:id="681394318">
              <w:marLeft w:val="0"/>
              <w:marRight w:val="0"/>
              <w:marTop w:val="0"/>
              <w:marBottom w:val="0"/>
              <w:divBdr>
                <w:top w:val="none" w:sz="0" w:space="0" w:color="auto"/>
                <w:left w:val="none" w:sz="0" w:space="0" w:color="auto"/>
                <w:bottom w:val="none" w:sz="0" w:space="0" w:color="auto"/>
                <w:right w:val="none" w:sz="0" w:space="0" w:color="auto"/>
              </w:divBdr>
            </w:div>
            <w:div w:id="691692463">
              <w:marLeft w:val="0"/>
              <w:marRight w:val="0"/>
              <w:marTop w:val="0"/>
              <w:marBottom w:val="0"/>
              <w:divBdr>
                <w:top w:val="none" w:sz="0" w:space="0" w:color="auto"/>
                <w:left w:val="none" w:sz="0" w:space="0" w:color="auto"/>
                <w:bottom w:val="none" w:sz="0" w:space="0" w:color="auto"/>
                <w:right w:val="none" w:sz="0" w:space="0" w:color="auto"/>
              </w:divBdr>
            </w:div>
            <w:div w:id="780029193">
              <w:marLeft w:val="0"/>
              <w:marRight w:val="0"/>
              <w:marTop w:val="0"/>
              <w:marBottom w:val="0"/>
              <w:divBdr>
                <w:top w:val="none" w:sz="0" w:space="0" w:color="auto"/>
                <w:left w:val="none" w:sz="0" w:space="0" w:color="auto"/>
                <w:bottom w:val="none" w:sz="0" w:space="0" w:color="auto"/>
                <w:right w:val="none" w:sz="0" w:space="0" w:color="auto"/>
              </w:divBdr>
            </w:div>
            <w:div w:id="800078423">
              <w:marLeft w:val="0"/>
              <w:marRight w:val="0"/>
              <w:marTop w:val="0"/>
              <w:marBottom w:val="0"/>
              <w:divBdr>
                <w:top w:val="none" w:sz="0" w:space="0" w:color="auto"/>
                <w:left w:val="none" w:sz="0" w:space="0" w:color="auto"/>
                <w:bottom w:val="none" w:sz="0" w:space="0" w:color="auto"/>
                <w:right w:val="none" w:sz="0" w:space="0" w:color="auto"/>
              </w:divBdr>
            </w:div>
            <w:div w:id="1043754826">
              <w:marLeft w:val="0"/>
              <w:marRight w:val="0"/>
              <w:marTop w:val="0"/>
              <w:marBottom w:val="0"/>
              <w:divBdr>
                <w:top w:val="none" w:sz="0" w:space="0" w:color="auto"/>
                <w:left w:val="none" w:sz="0" w:space="0" w:color="auto"/>
                <w:bottom w:val="none" w:sz="0" w:space="0" w:color="auto"/>
                <w:right w:val="none" w:sz="0" w:space="0" w:color="auto"/>
              </w:divBdr>
            </w:div>
            <w:div w:id="1048266439">
              <w:marLeft w:val="0"/>
              <w:marRight w:val="0"/>
              <w:marTop w:val="0"/>
              <w:marBottom w:val="0"/>
              <w:divBdr>
                <w:top w:val="none" w:sz="0" w:space="0" w:color="auto"/>
                <w:left w:val="none" w:sz="0" w:space="0" w:color="auto"/>
                <w:bottom w:val="none" w:sz="0" w:space="0" w:color="auto"/>
                <w:right w:val="none" w:sz="0" w:space="0" w:color="auto"/>
              </w:divBdr>
            </w:div>
            <w:div w:id="1216896611">
              <w:marLeft w:val="0"/>
              <w:marRight w:val="0"/>
              <w:marTop w:val="0"/>
              <w:marBottom w:val="0"/>
              <w:divBdr>
                <w:top w:val="none" w:sz="0" w:space="0" w:color="auto"/>
                <w:left w:val="none" w:sz="0" w:space="0" w:color="auto"/>
                <w:bottom w:val="none" w:sz="0" w:space="0" w:color="auto"/>
                <w:right w:val="none" w:sz="0" w:space="0" w:color="auto"/>
              </w:divBdr>
            </w:div>
            <w:div w:id="1217474608">
              <w:marLeft w:val="0"/>
              <w:marRight w:val="0"/>
              <w:marTop w:val="0"/>
              <w:marBottom w:val="0"/>
              <w:divBdr>
                <w:top w:val="none" w:sz="0" w:space="0" w:color="auto"/>
                <w:left w:val="none" w:sz="0" w:space="0" w:color="auto"/>
                <w:bottom w:val="none" w:sz="0" w:space="0" w:color="auto"/>
                <w:right w:val="none" w:sz="0" w:space="0" w:color="auto"/>
              </w:divBdr>
            </w:div>
            <w:div w:id="1492674431">
              <w:marLeft w:val="0"/>
              <w:marRight w:val="0"/>
              <w:marTop w:val="0"/>
              <w:marBottom w:val="0"/>
              <w:divBdr>
                <w:top w:val="none" w:sz="0" w:space="0" w:color="auto"/>
                <w:left w:val="none" w:sz="0" w:space="0" w:color="auto"/>
                <w:bottom w:val="none" w:sz="0" w:space="0" w:color="auto"/>
                <w:right w:val="none" w:sz="0" w:space="0" w:color="auto"/>
              </w:divBdr>
            </w:div>
            <w:div w:id="1649747203">
              <w:marLeft w:val="0"/>
              <w:marRight w:val="0"/>
              <w:marTop w:val="0"/>
              <w:marBottom w:val="0"/>
              <w:divBdr>
                <w:top w:val="none" w:sz="0" w:space="0" w:color="auto"/>
                <w:left w:val="none" w:sz="0" w:space="0" w:color="auto"/>
                <w:bottom w:val="none" w:sz="0" w:space="0" w:color="auto"/>
                <w:right w:val="none" w:sz="0" w:space="0" w:color="auto"/>
              </w:divBdr>
            </w:div>
          </w:divsChild>
        </w:div>
        <w:div w:id="1674726520">
          <w:marLeft w:val="0"/>
          <w:marRight w:val="0"/>
          <w:marTop w:val="0"/>
          <w:marBottom w:val="0"/>
          <w:divBdr>
            <w:top w:val="none" w:sz="0" w:space="0" w:color="auto"/>
            <w:left w:val="none" w:sz="0" w:space="0" w:color="auto"/>
            <w:bottom w:val="none" w:sz="0" w:space="0" w:color="auto"/>
            <w:right w:val="none" w:sz="0" w:space="0" w:color="auto"/>
          </w:divBdr>
        </w:div>
        <w:div w:id="1682393138">
          <w:marLeft w:val="0"/>
          <w:marRight w:val="0"/>
          <w:marTop w:val="0"/>
          <w:marBottom w:val="0"/>
          <w:divBdr>
            <w:top w:val="none" w:sz="0" w:space="0" w:color="auto"/>
            <w:left w:val="none" w:sz="0" w:space="0" w:color="auto"/>
            <w:bottom w:val="none" w:sz="0" w:space="0" w:color="auto"/>
            <w:right w:val="none" w:sz="0" w:space="0" w:color="auto"/>
          </w:divBdr>
        </w:div>
        <w:div w:id="1692873942">
          <w:marLeft w:val="0"/>
          <w:marRight w:val="0"/>
          <w:marTop w:val="0"/>
          <w:marBottom w:val="0"/>
          <w:divBdr>
            <w:top w:val="none" w:sz="0" w:space="0" w:color="auto"/>
            <w:left w:val="none" w:sz="0" w:space="0" w:color="auto"/>
            <w:bottom w:val="none" w:sz="0" w:space="0" w:color="auto"/>
            <w:right w:val="none" w:sz="0" w:space="0" w:color="auto"/>
          </w:divBdr>
        </w:div>
        <w:div w:id="1733847906">
          <w:marLeft w:val="0"/>
          <w:marRight w:val="0"/>
          <w:marTop w:val="0"/>
          <w:marBottom w:val="0"/>
          <w:divBdr>
            <w:top w:val="none" w:sz="0" w:space="0" w:color="auto"/>
            <w:left w:val="none" w:sz="0" w:space="0" w:color="auto"/>
            <w:bottom w:val="none" w:sz="0" w:space="0" w:color="auto"/>
            <w:right w:val="none" w:sz="0" w:space="0" w:color="auto"/>
          </w:divBdr>
        </w:div>
        <w:div w:id="1740594711">
          <w:marLeft w:val="0"/>
          <w:marRight w:val="0"/>
          <w:marTop w:val="0"/>
          <w:marBottom w:val="0"/>
          <w:divBdr>
            <w:top w:val="none" w:sz="0" w:space="0" w:color="auto"/>
            <w:left w:val="none" w:sz="0" w:space="0" w:color="auto"/>
            <w:bottom w:val="none" w:sz="0" w:space="0" w:color="auto"/>
            <w:right w:val="none" w:sz="0" w:space="0" w:color="auto"/>
          </w:divBdr>
        </w:div>
      </w:divsChild>
    </w:div>
    <w:div w:id="1722316066">
      <w:marLeft w:val="640"/>
      <w:marRight w:val="0"/>
      <w:marTop w:val="0"/>
      <w:marBottom w:val="0"/>
      <w:divBdr>
        <w:top w:val="none" w:sz="0" w:space="0" w:color="auto"/>
        <w:left w:val="none" w:sz="0" w:space="0" w:color="auto"/>
        <w:bottom w:val="none" w:sz="0" w:space="0" w:color="auto"/>
        <w:right w:val="none" w:sz="0" w:space="0" w:color="auto"/>
      </w:divBdr>
    </w:div>
    <w:div w:id="1722317075">
      <w:marLeft w:val="640"/>
      <w:marRight w:val="0"/>
      <w:marTop w:val="0"/>
      <w:marBottom w:val="0"/>
      <w:divBdr>
        <w:top w:val="none" w:sz="0" w:space="0" w:color="auto"/>
        <w:left w:val="none" w:sz="0" w:space="0" w:color="auto"/>
        <w:bottom w:val="none" w:sz="0" w:space="0" w:color="auto"/>
        <w:right w:val="none" w:sz="0" w:space="0" w:color="auto"/>
      </w:divBdr>
    </w:div>
    <w:div w:id="1722365732">
      <w:marLeft w:val="640"/>
      <w:marRight w:val="0"/>
      <w:marTop w:val="0"/>
      <w:marBottom w:val="0"/>
      <w:divBdr>
        <w:top w:val="none" w:sz="0" w:space="0" w:color="auto"/>
        <w:left w:val="none" w:sz="0" w:space="0" w:color="auto"/>
        <w:bottom w:val="none" w:sz="0" w:space="0" w:color="auto"/>
        <w:right w:val="none" w:sz="0" w:space="0" w:color="auto"/>
      </w:divBdr>
    </w:div>
    <w:div w:id="1722440075">
      <w:marLeft w:val="640"/>
      <w:marRight w:val="0"/>
      <w:marTop w:val="0"/>
      <w:marBottom w:val="0"/>
      <w:divBdr>
        <w:top w:val="none" w:sz="0" w:space="0" w:color="auto"/>
        <w:left w:val="none" w:sz="0" w:space="0" w:color="auto"/>
        <w:bottom w:val="none" w:sz="0" w:space="0" w:color="auto"/>
        <w:right w:val="none" w:sz="0" w:space="0" w:color="auto"/>
      </w:divBdr>
    </w:div>
    <w:div w:id="1722552983">
      <w:marLeft w:val="640"/>
      <w:marRight w:val="0"/>
      <w:marTop w:val="0"/>
      <w:marBottom w:val="0"/>
      <w:divBdr>
        <w:top w:val="none" w:sz="0" w:space="0" w:color="auto"/>
        <w:left w:val="none" w:sz="0" w:space="0" w:color="auto"/>
        <w:bottom w:val="none" w:sz="0" w:space="0" w:color="auto"/>
        <w:right w:val="none" w:sz="0" w:space="0" w:color="auto"/>
      </w:divBdr>
    </w:div>
    <w:div w:id="1722556108">
      <w:marLeft w:val="640"/>
      <w:marRight w:val="0"/>
      <w:marTop w:val="0"/>
      <w:marBottom w:val="0"/>
      <w:divBdr>
        <w:top w:val="none" w:sz="0" w:space="0" w:color="auto"/>
        <w:left w:val="none" w:sz="0" w:space="0" w:color="auto"/>
        <w:bottom w:val="none" w:sz="0" w:space="0" w:color="auto"/>
        <w:right w:val="none" w:sz="0" w:space="0" w:color="auto"/>
      </w:divBdr>
    </w:div>
    <w:div w:id="1722556424">
      <w:marLeft w:val="640"/>
      <w:marRight w:val="0"/>
      <w:marTop w:val="0"/>
      <w:marBottom w:val="0"/>
      <w:divBdr>
        <w:top w:val="none" w:sz="0" w:space="0" w:color="auto"/>
        <w:left w:val="none" w:sz="0" w:space="0" w:color="auto"/>
        <w:bottom w:val="none" w:sz="0" w:space="0" w:color="auto"/>
        <w:right w:val="none" w:sz="0" w:space="0" w:color="auto"/>
      </w:divBdr>
    </w:div>
    <w:div w:id="1722704088">
      <w:marLeft w:val="640"/>
      <w:marRight w:val="0"/>
      <w:marTop w:val="0"/>
      <w:marBottom w:val="0"/>
      <w:divBdr>
        <w:top w:val="none" w:sz="0" w:space="0" w:color="auto"/>
        <w:left w:val="none" w:sz="0" w:space="0" w:color="auto"/>
        <w:bottom w:val="none" w:sz="0" w:space="0" w:color="auto"/>
        <w:right w:val="none" w:sz="0" w:space="0" w:color="auto"/>
      </w:divBdr>
    </w:div>
    <w:div w:id="1722824475">
      <w:marLeft w:val="640"/>
      <w:marRight w:val="0"/>
      <w:marTop w:val="0"/>
      <w:marBottom w:val="0"/>
      <w:divBdr>
        <w:top w:val="none" w:sz="0" w:space="0" w:color="auto"/>
        <w:left w:val="none" w:sz="0" w:space="0" w:color="auto"/>
        <w:bottom w:val="none" w:sz="0" w:space="0" w:color="auto"/>
        <w:right w:val="none" w:sz="0" w:space="0" w:color="auto"/>
      </w:divBdr>
    </w:div>
    <w:div w:id="1722824853">
      <w:marLeft w:val="640"/>
      <w:marRight w:val="0"/>
      <w:marTop w:val="0"/>
      <w:marBottom w:val="0"/>
      <w:divBdr>
        <w:top w:val="none" w:sz="0" w:space="0" w:color="auto"/>
        <w:left w:val="none" w:sz="0" w:space="0" w:color="auto"/>
        <w:bottom w:val="none" w:sz="0" w:space="0" w:color="auto"/>
        <w:right w:val="none" w:sz="0" w:space="0" w:color="auto"/>
      </w:divBdr>
    </w:div>
    <w:div w:id="1723014822">
      <w:marLeft w:val="640"/>
      <w:marRight w:val="0"/>
      <w:marTop w:val="0"/>
      <w:marBottom w:val="0"/>
      <w:divBdr>
        <w:top w:val="none" w:sz="0" w:space="0" w:color="auto"/>
        <w:left w:val="none" w:sz="0" w:space="0" w:color="auto"/>
        <w:bottom w:val="none" w:sz="0" w:space="0" w:color="auto"/>
        <w:right w:val="none" w:sz="0" w:space="0" w:color="auto"/>
      </w:divBdr>
    </w:div>
    <w:div w:id="1723022675">
      <w:marLeft w:val="640"/>
      <w:marRight w:val="0"/>
      <w:marTop w:val="0"/>
      <w:marBottom w:val="0"/>
      <w:divBdr>
        <w:top w:val="none" w:sz="0" w:space="0" w:color="auto"/>
        <w:left w:val="none" w:sz="0" w:space="0" w:color="auto"/>
        <w:bottom w:val="none" w:sz="0" w:space="0" w:color="auto"/>
        <w:right w:val="none" w:sz="0" w:space="0" w:color="auto"/>
      </w:divBdr>
    </w:div>
    <w:div w:id="1723091278">
      <w:marLeft w:val="640"/>
      <w:marRight w:val="0"/>
      <w:marTop w:val="0"/>
      <w:marBottom w:val="0"/>
      <w:divBdr>
        <w:top w:val="none" w:sz="0" w:space="0" w:color="auto"/>
        <w:left w:val="none" w:sz="0" w:space="0" w:color="auto"/>
        <w:bottom w:val="none" w:sz="0" w:space="0" w:color="auto"/>
        <w:right w:val="none" w:sz="0" w:space="0" w:color="auto"/>
      </w:divBdr>
    </w:div>
    <w:div w:id="1723094506">
      <w:marLeft w:val="640"/>
      <w:marRight w:val="0"/>
      <w:marTop w:val="0"/>
      <w:marBottom w:val="0"/>
      <w:divBdr>
        <w:top w:val="none" w:sz="0" w:space="0" w:color="auto"/>
        <w:left w:val="none" w:sz="0" w:space="0" w:color="auto"/>
        <w:bottom w:val="none" w:sz="0" w:space="0" w:color="auto"/>
        <w:right w:val="none" w:sz="0" w:space="0" w:color="auto"/>
      </w:divBdr>
    </w:div>
    <w:div w:id="1723165108">
      <w:marLeft w:val="640"/>
      <w:marRight w:val="0"/>
      <w:marTop w:val="0"/>
      <w:marBottom w:val="0"/>
      <w:divBdr>
        <w:top w:val="none" w:sz="0" w:space="0" w:color="auto"/>
        <w:left w:val="none" w:sz="0" w:space="0" w:color="auto"/>
        <w:bottom w:val="none" w:sz="0" w:space="0" w:color="auto"/>
        <w:right w:val="none" w:sz="0" w:space="0" w:color="auto"/>
      </w:divBdr>
    </w:div>
    <w:div w:id="1723168358">
      <w:marLeft w:val="640"/>
      <w:marRight w:val="0"/>
      <w:marTop w:val="0"/>
      <w:marBottom w:val="0"/>
      <w:divBdr>
        <w:top w:val="none" w:sz="0" w:space="0" w:color="auto"/>
        <w:left w:val="none" w:sz="0" w:space="0" w:color="auto"/>
        <w:bottom w:val="none" w:sz="0" w:space="0" w:color="auto"/>
        <w:right w:val="none" w:sz="0" w:space="0" w:color="auto"/>
      </w:divBdr>
    </w:div>
    <w:div w:id="1723169472">
      <w:marLeft w:val="640"/>
      <w:marRight w:val="0"/>
      <w:marTop w:val="0"/>
      <w:marBottom w:val="0"/>
      <w:divBdr>
        <w:top w:val="none" w:sz="0" w:space="0" w:color="auto"/>
        <w:left w:val="none" w:sz="0" w:space="0" w:color="auto"/>
        <w:bottom w:val="none" w:sz="0" w:space="0" w:color="auto"/>
        <w:right w:val="none" w:sz="0" w:space="0" w:color="auto"/>
      </w:divBdr>
    </w:div>
    <w:div w:id="1723209648">
      <w:marLeft w:val="640"/>
      <w:marRight w:val="0"/>
      <w:marTop w:val="0"/>
      <w:marBottom w:val="0"/>
      <w:divBdr>
        <w:top w:val="none" w:sz="0" w:space="0" w:color="auto"/>
        <w:left w:val="none" w:sz="0" w:space="0" w:color="auto"/>
        <w:bottom w:val="none" w:sz="0" w:space="0" w:color="auto"/>
        <w:right w:val="none" w:sz="0" w:space="0" w:color="auto"/>
      </w:divBdr>
    </w:div>
    <w:div w:id="1723366778">
      <w:marLeft w:val="640"/>
      <w:marRight w:val="0"/>
      <w:marTop w:val="0"/>
      <w:marBottom w:val="0"/>
      <w:divBdr>
        <w:top w:val="none" w:sz="0" w:space="0" w:color="auto"/>
        <w:left w:val="none" w:sz="0" w:space="0" w:color="auto"/>
        <w:bottom w:val="none" w:sz="0" w:space="0" w:color="auto"/>
        <w:right w:val="none" w:sz="0" w:space="0" w:color="auto"/>
      </w:divBdr>
    </w:div>
    <w:div w:id="1723404996">
      <w:marLeft w:val="640"/>
      <w:marRight w:val="0"/>
      <w:marTop w:val="0"/>
      <w:marBottom w:val="0"/>
      <w:divBdr>
        <w:top w:val="none" w:sz="0" w:space="0" w:color="auto"/>
        <w:left w:val="none" w:sz="0" w:space="0" w:color="auto"/>
        <w:bottom w:val="none" w:sz="0" w:space="0" w:color="auto"/>
        <w:right w:val="none" w:sz="0" w:space="0" w:color="auto"/>
      </w:divBdr>
    </w:div>
    <w:div w:id="1723407314">
      <w:marLeft w:val="640"/>
      <w:marRight w:val="0"/>
      <w:marTop w:val="0"/>
      <w:marBottom w:val="0"/>
      <w:divBdr>
        <w:top w:val="none" w:sz="0" w:space="0" w:color="auto"/>
        <w:left w:val="none" w:sz="0" w:space="0" w:color="auto"/>
        <w:bottom w:val="none" w:sz="0" w:space="0" w:color="auto"/>
        <w:right w:val="none" w:sz="0" w:space="0" w:color="auto"/>
      </w:divBdr>
    </w:div>
    <w:div w:id="1723480470">
      <w:marLeft w:val="640"/>
      <w:marRight w:val="0"/>
      <w:marTop w:val="0"/>
      <w:marBottom w:val="0"/>
      <w:divBdr>
        <w:top w:val="none" w:sz="0" w:space="0" w:color="auto"/>
        <w:left w:val="none" w:sz="0" w:space="0" w:color="auto"/>
        <w:bottom w:val="none" w:sz="0" w:space="0" w:color="auto"/>
        <w:right w:val="none" w:sz="0" w:space="0" w:color="auto"/>
      </w:divBdr>
    </w:div>
    <w:div w:id="1723555099">
      <w:marLeft w:val="640"/>
      <w:marRight w:val="0"/>
      <w:marTop w:val="0"/>
      <w:marBottom w:val="0"/>
      <w:divBdr>
        <w:top w:val="none" w:sz="0" w:space="0" w:color="auto"/>
        <w:left w:val="none" w:sz="0" w:space="0" w:color="auto"/>
        <w:bottom w:val="none" w:sz="0" w:space="0" w:color="auto"/>
        <w:right w:val="none" w:sz="0" w:space="0" w:color="auto"/>
      </w:divBdr>
    </w:div>
    <w:div w:id="1723598896">
      <w:marLeft w:val="640"/>
      <w:marRight w:val="0"/>
      <w:marTop w:val="0"/>
      <w:marBottom w:val="0"/>
      <w:divBdr>
        <w:top w:val="none" w:sz="0" w:space="0" w:color="auto"/>
        <w:left w:val="none" w:sz="0" w:space="0" w:color="auto"/>
        <w:bottom w:val="none" w:sz="0" w:space="0" w:color="auto"/>
        <w:right w:val="none" w:sz="0" w:space="0" w:color="auto"/>
      </w:divBdr>
    </w:div>
    <w:div w:id="1723600084">
      <w:marLeft w:val="640"/>
      <w:marRight w:val="0"/>
      <w:marTop w:val="0"/>
      <w:marBottom w:val="0"/>
      <w:divBdr>
        <w:top w:val="none" w:sz="0" w:space="0" w:color="auto"/>
        <w:left w:val="none" w:sz="0" w:space="0" w:color="auto"/>
        <w:bottom w:val="none" w:sz="0" w:space="0" w:color="auto"/>
        <w:right w:val="none" w:sz="0" w:space="0" w:color="auto"/>
      </w:divBdr>
    </w:div>
    <w:div w:id="1723602758">
      <w:marLeft w:val="640"/>
      <w:marRight w:val="0"/>
      <w:marTop w:val="0"/>
      <w:marBottom w:val="0"/>
      <w:divBdr>
        <w:top w:val="none" w:sz="0" w:space="0" w:color="auto"/>
        <w:left w:val="none" w:sz="0" w:space="0" w:color="auto"/>
        <w:bottom w:val="none" w:sz="0" w:space="0" w:color="auto"/>
        <w:right w:val="none" w:sz="0" w:space="0" w:color="auto"/>
      </w:divBdr>
    </w:div>
    <w:div w:id="1723670905">
      <w:marLeft w:val="640"/>
      <w:marRight w:val="0"/>
      <w:marTop w:val="0"/>
      <w:marBottom w:val="0"/>
      <w:divBdr>
        <w:top w:val="none" w:sz="0" w:space="0" w:color="auto"/>
        <w:left w:val="none" w:sz="0" w:space="0" w:color="auto"/>
        <w:bottom w:val="none" w:sz="0" w:space="0" w:color="auto"/>
        <w:right w:val="none" w:sz="0" w:space="0" w:color="auto"/>
      </w:divBdr>
    </w:div>
    <w:div w:id="1723673289">
      <w:marLeft w:val="640"/>
      <w:marRight w:val="0"/>
      <w:marTop w:val="0"/>
      <w:marBottom w:val="0"/>
      <w:divBdr>
        <w:top w:val="none" w:sz="0" w:space="0" w:color="auto"/>
        <w:left w:val="none" w:sz="0" w:space="0" w:color="auto"/>
        <w:bottom w:val="none" w:sz="0" w:space="0" w:color="auto"/>
        <w:right w:val="none" w:sz="0" w:space="0" w:color="auto"/>
      </w:divBdr>
    </w:div>
    <w:div w:id="1723674852">
      <w:marLeft w:val="640"/>
      <w:marRight w:val="0"/>
      <w:marTop w:val="0"/>
      <w:marBottom w:val="0"/>
      <w:divBdr>
        <w:top w:val="none" w:sz="0" w:space="0" w:color="auto"/>
        <w:left w:val="none" w:sz="0" w:space="0" w:color="auto"/>
        <w:bottom w:val="none" w:sz="0" w:space="0" w:color="auto"/>
        <w:right w:val="none" w:sz="0" w:space="0" w:color="auto"/>
      </w:divBdr>
    </w:div>
    <w:div w:id="1723744622">
      <w:marLeft w:val="640"/>
      <w:marRight w:val="0"/>
      <w:marTop w:val="0"/>
      <w:marBottom w:val="0"/>
      <w:divBdr>
        <w:top w:val="none" w:sz="0" w:space="0" w:color="auto"/>
        <w:left w:val="none" w:sz="0" w:space="0" w:color="auto"/>
        <w:bottom w:val="none" w:sz="0" w:space="0" w:color="auto"/>
        <w:right w:val="none" w:sz="0" w:space="0" w:color="auto"/>
      </w:divBdr>
    </w:div>
    <w:div w:id="1723796276">
      <w:marLeft w:val="640"/>
      <w:marRight w:val="0"/>
      <w:marTop w:val="0"/>
      <w:marBottom w:val="0"/>
      <w:divBdr>
        <w:top w:val="none" w:sz="0" w:space="0" w:color="auto"/>
        <w:left w:val="none" w:sz="0" w:space="0" w:color="auto"/>
        <w:bottom w:val="none" w:sz="0" w:space="0" w:color="auto"/>
        <w:right w:val="none" w:sz="0" w:space="0" w:color="auto"/>
      </w:divBdr>
    </w:div>
    <w:div w:id="1723870780">
      <w:marLeft w:val="640"/>
      <w:marRight w:val="0"/>
      <w:marTop w:val="0"/>
      <w:marBottom w:val="0"/>
      <w:divBdr>
        <w:top w:val="none" w:sz="0" w:space="0" w:color="auto"/>
        <w:left w:val="none" w:sz="0" w:space="0" w:color="auto"/>
        <w:bottom w:val="none" w:sz="0" w:space="0" w:color="auto"/>
        <w:right w:val="none" w:sz="0" w:space="0" w:color="auto"/>
      </w:divBdr>
    </w:div>
    <w:div w:id="1723871810">
      <w:marLeft w:val="640"/>
      <w:marRight w:val="0"/>
      <w:marTop w:val="0"/>
      <w:marBottom w:val="0"/>
      <w:divBdr>
        <w:top w:val="none" w:sz="0" w:space="0" w:color="auto"/>
        <w:left w:val="none" w:sz="0" w:space="0" w:color="auto"/>
        <w:bottom w:val="none" w:sz="0" w:space="0" w:color="auto"/>
        <w:right w:val="none" w:sz="0" w:space="0" w:color="auto"/>
      </w:divBdr>
    </w:div>
    <w:div w:id="1723942562">
      <w:marLeft w:val="640"/>
      <w:marRight w:val="0"/>
      <w:marTop w:val="0"/>
      <w:marBottom w:val="0"/>
      <w:divBdr>
        <w:top w:val="none" w:sz="0" w:space="0" w:color="auto"/>
        <w:left w:val="none" w:sz="0" w:space="0" w:color="auto"/>
        <w:bottom w:val="none" w:sz="0" w:space="0" w:color="auto"/>
        <w:right w:val="none" w:sz="0" w:space="0" w:color="auto"/>
      </w:divBdr>
    </w:div>
    <w:div w:id="1724139684">
      <w:marLeft w:val="640"/>
      <w:marRight w:val="0"/>
      <w:marTop w:val="0"/>
      <w:marBottom w:val="0"/>
      <w:divBdr>
        <w:top w:val="none" w:sz="0" w:space="0" w:color="auto"/>
        <w:left w:val="none" w:sz="0" w:space="0" w:color="auto"/>
        <w:bottom w:val="none" w:sz="0" w:space="0" w:color="auto"/>
        <w:right w:val="none" w:sz="0" w:space="0" w:color="auto"/>
      </w:divBdr>
    </w:div>
    <w:div w:id="1724213112">
      <w:bodyDiv w:val="1"/>
      <w:marLeft w:val="0"/>
      <w:marRight w:val="0"/>
      <w:marTop w:val="0"/>
      <w:marBottom w:val="0"/>
      <w:divBdr>
        <w:top w:val="none" w:sz="0" w:space="0" w:color="auto"/>
        <w:left w:val="none" w:sz="0" w:space="0" w:color="auto"/>
        <w:bottom w:val="none" w:sz="0" w:space="0" w:color="auto"/>
        <w:right w:val="none" w:sz="0" w:space="0" w:color="auto"/>
      </w:divBdr>
    </w:div>
    <w:div w:id="1724257302">
      <w:marLeft w:val="640"/>
      <w:marRight w:val="0"/>
      <w:marTop w:val="0"/>
      <w:marBottom w:val="0"/>
      <w:divBdr>
        <w:top w:val="none" w:sz="0" w:space="0" w:color="auto"/>
        <w:left w:val="none" w:sz="0" w:space="0" w:color="auto"/>
        <w:bottom w:val="none" w:sz="0" w:space="0" w:color="auto"/>
        <w:right w:val="none" w:sz="0" w:space="0" w:color="auto"/>
      </w:divBdr>
    </w:div>
    <w:div w:id="1724330705">
      <w:marLeft w:val="640"/>
      <w:marRight w:val="0"/>
      <w:marTop w:val="0"/>
      <w:marBottom w:val="0"/>
      <w:divBdr>
        <w:top w:val="none" w:sz="0" w:space="0" w:color="auto"/>
        <w:left w:val="none" w:sz="0" w:space="0" w:color="auto"/>
        <w:bottom w:val="none" w:sz="0" w:space="0" w:color="auto"/>
        <w:right w:val="none" w:sz="0" w:space="0" w:color="auto"/>
      </w:divBdr>
    </w:div>
    <w:div w:id="1724333208">
      <w:marLeft w:val="640"/>
      <w:marRight w:val="0"/>
      <w:marTop w:val="0"/>
      <w:marBottom w:val="0"/>
      <w:divBdr>
        <w:top w:val="none" w:sz="0" w:space="0" w:color="auto"/>
        <w:left w:val="none" w:sz="0" w:space="0" w:color="auto"/>
        <w:bottom w:val="none" w:sz="0" w:space="0" w:color="auto"/>
        <w:right w:val="none" w:sz="0" w:space="0" w:color="auto"/>
      </w:divBdr>
    </w:div>
    <w:div w:id="1724403519">
      <w:marLeft w:val="640"/>
      <w:marRight w:val="0"/>
      <w:marTop w:val="0"/>
      <w:marBottom w:val="0"/>
      <w:divBdr>
        <w:top w:val="none" w:sz="0" w:space="0" w:color="auto"/>
        <w:left w:val="none" w:sz="0" w:space="0" w:color="auto"/>
        <w:bottom w:val="none" w:sz="0" w:space="0" w:color="auto"/>
        <w:right w:val="none" w:sz="0" w:space="0" w:color="auto"/>
      </w:divBdr>
    </w:div>
    <w:div w:id="1724408389">
      <w:marLeft w:val="640"/>
      <w:marRight w:val="0"/>
      <w:marTop w:val="0"/>
      <w:marBottom w:val="0"/>
      <w:divBdr>
        <w:top w:val="none" w:sz="0" w:space="0" w:color="auto"/>
        <w:left w:val="none" w:sz="0" w:space="0" w:color="auto"/>
        <w:bottom w:val="none" w:sz="0" w:space="0" w:color="auto"/>
        <w:right w:val="none" w:sz="0" w:space="0" w:color="auto"/>
      </w:divBdr>
    </w:div>
    <w:div w:id="1724520613">
      <w:marLeft w:val="640"/>
      <w:marRight w:val="0"/>
      <w:marTop w:val="0"/>
      <w:marBottom w:val="0"/>
      <w:divBdr>
        <w:top w:val="none" w:sz="0" w:space="0" w:color="auto"/>
        <w:left w:val="none" w:sz="0" w:space="0" w:color="auto"/>
        <w:bottom w:val="none" w:sz="0" w:space="0" w:color="auto"/>
        <w:right w:val="none" w:sz="0" w:space="0" w:color="auto"/>
      </w:divBdr>
    </w:div>
    <w:div w:id="1724600245">
      <w:marLeft w:val="640"/>
      <w:marRight w:val="0"/>
      <w:marTop w:val="0"/>
      <w:marBottom w:val="0"/>
      <w:divBdr>
        <w:top w:val="none" w:sz="0" w:space="0" w:color="auto"/>
        <w:left w:val="none" w:sz="0" w:space="0" w:color="auto"/>
        <w:bottom w:val="none" w:sz="0" w:space="0" w:color="auto"/>
        <w:right w:val="none" w:sz="0" w:space="0" w:color="auto"/>
      </w:divBdr>
    </w:div>
    <w:div w:id="1724601226">
      <w:marLeft w:val="640"/>
      <w:marRight w:val="0"/>
      <w:marTop w:val="0"/>
      <w:marBottom w:val="0"/>
      <w:divBdr>
        <w:top w:val="none" w:sz="0" w:space="0" w:color="auto"/>
        <w:left w:val="none" w:sz="0" w:space="0" w:color="auto"/>
        <w:bottom w:val="none" w:sz="0" w:space="0" w:color="auto"/>
        <w:right w:val="none" w:sz="0" w:space="0" w:color="auto"/>
      </w:divBdr>
    </w:div>
    <w:div w:id="1724787984">
      <w:marLeft w:val="640"/>
      <w:marRight w:val="0"/>
      <w:marTop w:val="0"/>
      <w:marBottom w:val="0"/>
      <w:divBdr>
        <w:top w:val="none" w:sz="0" w:space="0" w:color="auto"/>
        <w:left w:val="none" w:sz="0" w:space="0" w:color="auto"/>
        <w:bottom w:val="none" w:sz="0" w:space="0" w:color="auto"/>
        <w:right w:val="none" w:sz="0" w:space="0" w:color="auto"/>
      </w:divBdr>
    </w:div>
    <w:div w:id="1724865417">
      <w:marLeft w:val="640"/>
      <w:marRight w:val="0"/>
      <w:marTop w:val="0"/>
      <w:marBottom w:val="0"/>
      <w:divBdr>
        <w:top w:val="none" w:sz="0" w:space="0" w:color="auto"/>
        <w:left w:val="none" w:sz="0" w:space="0" w:color="auto"/>
        <w:bottom w:val="none" w:sz="0" w:space="0" w:color="auto"/>
        <w:right w:val="none" w:sz="0" w:space="0" w:color="auto"/>
      </w:divBdr>
    </w:div>
    <w:div w:id="1724989408">
      <w:marLeft w:val="640"/>
      <w:marRight w:val="0"/>
      <w:marTop w:val="0"/>
      <w:marBottom w:val="0"/>
      <w:divBdr>
        <w:top w:val="none" w:sz="0" w:space="0" w:color="auto"/>
        <w:left w:val="none" w:sz="0" w:space="0" w:color="auto"/>
        <w:bottom w:val="none" w:sz="0" w:space="0" w:color="auto"/>
        <w:right w:val="none" w:sz="0" w:space="0" w:color="auto"/>
      </w:divBdr>
    </w:div>
    <w:div w:id="1725059693">
      <w:marLeft w:val="640"/>
      <w:marRight w:val="0"/>
      <w:marTop w:val="0"/>
      <w:marBottom w:val="0"/>
      <w:divBdr>
        <w:top w:val="none" w:sz="0" w:space="0" w:color="auto"/>
        <w:left w:val="none" w:sz="0" w:space="0" w:color="auto"/>
        <w:bottom w:val="none" w:sz="0" w:space="0" w:color="auto"/>
        <w:right w:val="none" w:sz="0" w:space="0" w:color="auto"/>
      </w:divBdr>
    </w:div>
    <w:div w:id="1725060775">
      <w:marLeft w:val="640"/>
      <w:marRight w:val="0"/>
      <w:marTop w:val="0"/>
      <w:marBottom w:val="0"/>
      <w:divBdr>
        <w:top w:val="none" w:sz="0" w:space="0" w:color="auto"/>
        <w:left w:val="none" w:sz="0" w:space="0" w:color="auto"/>
        <w:bottom w:val="none" w:sz="0" w:space="0" w:color="auto"/>
        <w:right w:val="none" w:sz="0" w:space="0" w:color="auto"/>
      </w:divBdr>
    </w:div>
    <w:div w:id="1725182490">
      <w:marLeft w:val="640"/>
      <w:marRight w:val="0"/>
      <w:marTop w:val="0"/>
      <w:marBottom w:val="0"/>
      <w:divBdr>
        <w:top w:val="none" w:sz="0" w:space="0" w:color="auto"/>
        <w:left w:val="none" w:sz="0" w:space="0" w:color="auto"/>
        <w:bottom w:val="none" w:sz="0" w:space="0" w:color="auto"/>
        <w:right w:val="none" w:sz="0" w:space="0" w:color="auto"/>
      </w:divBdr>
    </w:div>
    <w:div w:id="1725251693">
      <w:marLeft w:val="640"/>
      <w:marRight w:val="0"/>
      <w:marTop w:val="0"/>
      <w:marBottom w:val="0"/>
      <w:divBdr>
        <w:top w:val="none" w:sz="0" w:space="0" w:color="auto"/>
        <w:left w:val="none" w:sz="0" w:space="0" w:color="auto"/>
        <w:bottom w:val="none" w:sz="0" w:space="0" w:color="auto"/>
        <w:right w:val="none" w:sz="0" w:space="0" w:color="auto"/>
      </w:divBdr>
    </w:div>
    <w:div w:id="1725257182">
      <w:marLeft w:val="640"/>
      <w:marRight w:val="0"/>
      <w:marTop w:val="0"/>
      <w:marBottom w:val="0"/>
      <w:divBdr>
        <w:top w:val="none" w:sz="0" w:space="0" w:color="auto"/>
        <w:left w:val="none" w:sz="0" w:space="0" w:color="auto"/>
        <w:bottom w:val="none" w:sz="0" w:space="0" w:color="auto"/>
        <w:right w:val="none" w:sz="0" w:space="0" w:color="auto"/>
      </w:divBdr>
    </w:div>
    <w:div w:id="1725330912">
      <w:marLeft w:val="640"/>
      <w:marRight w:val="0"/>
      <w:marTop w:val="0"/>
      <w:marBottom w:val="0"/>
      <w:divBdr>
        <w:top w:val="none" w:sz="0" w:space="0" w:color="auto"/>
        <w:left w:val="none" w:sz="0" w:space="0" w:color="auto"/>
        <w:bottom w:val="none" w:sz="0" w:space="0" w:color="auto"/>
        <w:right w:val="none" w:sz="0" w:space="0" w:color="auto"/>
      </w:divBdr>
    </w:div>
    <w:div w:id="1725367776">
      <w:marLeft w:val="640"/>
      <w:marRight w:val="0"/>
      <w:marTop w:val="0"/>
      <w:marBottom w:val="0"/>
      <w:divBdr>
        <w:top w:val="none" w:sz="0" w:space="0" w:color="auto"/>
        <w:left w:val="none" w:sz="0" w:space="0" w:color="auto"/>
        <w:bottom w:val="none" w:sz="0" w:space="0" w:color="auto"/>
        <w:right w:val="none" w:sz="0" w:space="0" w:color="auto"/>
      </w:divBdr>
    </w:div>
    <w:div w:id="1725369100">
      <w:marLeft w:val="640"/>
      <w:marRight w:val="0"/>
      <w:marTop w:val="0"/>
      <w:marBottom w:val="0"/>
      <w:divBdr>
        <w:top w:val="none" w:sz="0" w:space="0" w:color="auto"/>
        <w:left w:val="none" w:sz="0" w:space="0" w:color="auto"/>
        <w:bottom w:val="none" w:sz="0" w:space="0" w:color="auto"/>
        <w:right w:val="none" w:sz="0" w:space="0" w:color="auto"/>
      </w:divBdr>
    </w:div>
    <w:div w:id="1725372591">
      <w:marLeft w:val="640"/>
      <w:marRight w:val="0"/>
      <w:marTop w:val="0"/>
      <w:marBottom w:val="0"/>
      <w:divBdr>
        <w:top w:val="none" w:sz="0" w:space="0" w:color="auto"/>
        <w:left w:val="none" w:sz="0" w:space="0" w:color="auto"/>
        <w:bottom w:val="none" w:sz="0" w:space="0" w:color="auto"/>
        <w:right w:val="none" w:sz="0" w:space="0" w:color="auto"/>
      </w:divBdr>
    </w:div>
    <w:div w:id="1725445621">
      <w:marLeft w:val="640"/>
      <w:marRight w:val="0"/>
      <w:marTop w:val="0"/>
      <w:marBottom w:val="0"/>
      <w:divBdr>
        <w:top w:val="none" w:sz="0" w:space="0" w:color="auto"/>
        <w:left w:val="none" w:sz="0" w:space="0" w:color="auto"/>
        <w:bottom w:val="none" w:sz="0" w:space="0" w:color="auto"/>
        <w:right w:val="none" w:sz="0" w:space="0" w:color="auto"/>
      </w:divBdr>
    </w:div>
    <w:div w:id="1725521362">
      <w:marLeft w:val="640"/>
      <w:marRight w:val="0"/>
      <w:marTop w:val="0"/>
      <w:marBottom w:val="0"/>
      <w:divBdr>
        <w:top w:val="none" w:sz="0" w:space="0" w:color="auto"/>
        <w:left w:val="none" w:sz="0" w:space="0" w:color="auto"/>
        <w:bottom w:val="none" w:sz="0" w:space="0" w:color="auto"/>
        <w:right w:val="none" w:sz="0" w:space="0" w:color="auto"/>
      </w:divBdr>
    </w:div>
    <w:div w:id="1725523086">
      <w:marLeft w:val="640"/>
      <w:marRight w:val="0"/>
      <w:marTop w:val="0"/>
      <w:marBottom w:val="0"/>
      <w:divBdr>
        <w:top w:val="none" w:sz="0" w:space="0" w:color="auto"/>
        <w:left w:val="none" w:sz="0" w:space="0" w:color="auto"/>
        <w:bottom w:val="none" w:sz="0" w:space="0" w:color="auto"/>
        <w:right w:val="none" w:sz="0" w:space="0" w:color="auto"/>
      </w:divBdr>
    </w:div>
    <w:div w:id="1725565346">
      <w:marLeft w:val="640"/>
      <w:marRight w:val="0"/>
      <w:marTop w:val="0"/>
      <w:marBottom w:val="0"/>
      <w:divBdr>
        <w:top w:val="none" w:sz="0" w:space="0" w:color="auto"/>
        <w:left w:val="none" w:sz="0" w:space="0" w:color="auto"/>
        <w:bottom w:val="none" w:sz="0" w:space="0" w:color="auto"/>
        <w:right w:val="none" w:sz="0" w:space="0" w:color="auto"/>
      </w:divBdr>
    </w:div>
    <w:div w:id="1725637346">
      <w:marLeft w:val="640"/>
      <w:marRight w:val="0"/>
      <w:marTop w:val="0"/>
      <w:marBottom w:val="0"/>
      <w:divBdr>
        <w:top w:val="none" w:sz="0" w:space="0" w:color="auto"/>
        <w:left w:val="none" w:sz="0" w:space="0" w:color="auto"/>
        <w:bottom w:val="none" w:sz="0" w:space="0" w:color="auto"/>
        <w:right w:val="none" w:sz="0" w:space="0" w:color="auto"/>
      </w:divBdr>
    </w:div>
    <w:div w:id="1725639168">
      <w:marLeft w:val="640"/>
      <w:marRight w:val="0"/>
      <w:marTop w:val="0"/>
      <w:marBottom w:val="0"/>
      <w:divBdr>
        <w:top w:val="none" w:sz="0" w:space="0" w:color="auto"/>
        <w:left w:val="none" w:sz="0" w:space="0" w:color="auto"/>
        <w:bottom w:val="none" w:sz="0" w:space="0" w:color="auto"/>
        <w:right w:val="none" w:sz="0" w:space="0" w:color="auto"/>
      </w:divBdr>
    </w:div>
    <w:div w:id="1725713091">
      <w:marLeft w:val="640"/>
      <w:marRight w:val="0"/>
      <w:marTop w:val="0"/>
      <w:marBottom w:val="0"/>
      <w:divBdr>
        <w:top w:val="none" w:sz="0" w:space="0" w:color="auto"/>
        <w:left w:val="none" w:sz="0" w:space="0" w:color="auto"/>
        <w:bottom w:val="none" w:sz="0" w:space="0" w:color="auto"/>
        <w:right w:val="none" w:sz="0" w:space="0" w:color="auto"/>
      </w:divBdr>
    </w:div>
    <w:div w:id="1725714963">
      <w:marLeft w:val="640"/>
      <w:marRight w:val="0"/>
      <w:marTop w:val="0"/>
      <w:marBottom w:val="0"/>
      <w:divBdr>
        <w:top w:val="none" w:sz="0" w:space="0" w:color="auto"/>
        <w:left w:val="none" w:sz="0" w:space="0" w:color="auto"/>
        <w:bottom w:val="none" w:sz="0" w:space="0" w:color="auto"/>
        <w:right w:val="none" w:sz="0" w:space="0" w:color="auto"/>
      </w:divBdr>
    </w:div>
    <w:div w:id="1725760100">
      <w:marLeft w:val="640"/>
      <w:marRight w:val="0"/>
      <w:marTop w:val="0"/>
      <w:marBottom w:val="0"/>
      <w:divBdr>
        <w:top w:val="none" w:sz="0" w:space="0" w:color="auto"/>
        <w:left w:val="none" w:sz="0" w:space="0" w:color="auto"/>
        <w:bottom w:val="none" w:sz="0" w:space="0" w:color="auto"/>
        <w:right w:val="none" w:sz="0" w:space="0" w:color="auto"/>
      </w:divBdr>
    </w:div>
    <w:div w:id="1725907197">
      <w:marLeft w:val="640"/>
      <w:marRight w:val="0"/>
      <w:marTop w:val="0"/>
      <w:marBottom w:val="0"/>
      <w:divBdr>
        <w:top w:val="none" w:sz="0" w:space="0" w:color="auto"/>
        <w:left w:val="none" w:sz="0" w:space="0" w:color="auto"/>
        <w:bottom w:val="none" w:sz="0" w:space="0" w:color="auto"/>
        <w:right w:val="none" w:sz="0" w:space="0" w:color="auto"/>
      </w:divBdr>
    </w:div>
    <w:div w:id="1725985510">
      <w:marLeft w:val="640"/>
      <w:marRight w:val="0"/>
      <w:marTop w:val="0"/>
      <w:marBottom w:val="0"/>
      <w:divBdr>
        <w:top w:val="none" w:sz="0" w:space="0" w:color="auto"/>
        <w:left w:val="none" w:sz="0" w:space="0" w:color="auto"/>
        <w:bottom w:val="none" w:sz="0" w:space="0" w:color="auto"/>
        <w:right w:val="none" w:sz="0" w:space="0" w:color="auto"/>
      </w:divBdr>
    </w:div>
    <w:div w:id="1726027917">
      <w:marLeft w:val="640"/>
      <w:marRight w:val="0"/>
      <w:marTop w:val="0"/>
      <w:marBottom w:val="0"/>
      <w:divBdr>
        <w:top w:val="none" w:sz="0" w:space="0" w:color="auto"/>
        <w:left w:val="none" w:sz="0" w:space="0" w:color="auto"/>
        <w:bottom w:val="none" w:sz="0" w:space="0" w:color="auto"/>
        <w:right w:val="none" w:sz="0" w:space="0" w:color="auto"/>
      </w:divBdr>
    </w:div>
    <w:div w:id="1726249721">
      <w:marLeft w:val="640"/>
      <w:marRight w:val="0"/>
      <w:marTop w:val="0"/>
      <w:marBottom w:val="0"/>
      <w:divBdr>
        <w:top w:val="none" w:sz="0" w:space="0" w:color="auto"/>
        <w:left w:val="none" w:sz="0" w:space="0" w:color="auto"/>
        <w:bottom w:val="none" w:sz="0" w:space="0" w:color="auto"/>
        <w:right w:val="none" w:sz="0" w:space="0" w:color="auto"/>
      </w:divBdr>
    </w:div>
    <w:div w:id="1726294693">
      <w:marLeft w:val="640"/>
      <w:marRight w:val="0"/>
      <w:marTop w:val="0"/>
      <w:marBottom w:val="0"/>
      <w:divBdr>
        <w:top w:val="none" w:sz="0" w:space="0" w:color="auto"/>
        <w:left w:val="none" w:sz="0" w:space="0" w:color="auto"/>
        <w:bottom w:val="none" w:sz="0" w:space="0" w:color="auto"/>
        <w:right w:val="none" w:sz="0" w:space="0" w:color="auto"/>
      </w:divBdr>
    </w:div>
    <w:div w:id="1726635715">
      <w:marLeft w:val="640"/>
      <w:marRight w:val="0"/>
      <w:marTop w:val="0"/>
      <w:marBottom w:val="0"/>
      <w:divBdr>
        <w:top w:val="none" w:sz="0" w:space="0" w:color="auto"/>
        <w:left w:val="none" w:sz="0" w:space="0" w:color="auto"/>
        <w:bottom w:val="none" w:sz="0" w:space="0" w:color="auto"/>
        <w:right w:val="none" w:sz="0" w:space="0" w:color="auto"/>
      </w:divBdr>
    </w:div>
    <w:div w:id="1726637094">
      <w:marLeft w:val="640"/>
      <w:marRight w:val="0"/>
      <w:marTop w:val="0"/>
      <w:marBottom w:val="0"/>
      <w:divBdr>
        <w:top w:val="none" w:sz="0" w:space="0" w:color="auto"/>
        <w:left w:val="none" w:sz="0" w:space="0" w:color="auto"/>
        <w:bottom w:val="none" w:sz="0" w:space="0" w:color="auto"/>
        <w:right w:val="none" w:sz="0" w:space="0" w:color="auto"/>
      </w:divBdr>
    </w:div>
    <w:div w:id="1726679407">
      <w:marLeft w:val="640"/>
      <w:marRight w:val="0"/>
      <w:marTop w:val="0"/>
      <w:marBottom w:val="0"/>
      <w:divBdr>
        <w:top w:val="none" w:sz="0" w:space="0" w:color="auto"/>
        <w:left w:val="none" w:sz="0" w:space="0" w:color="auto"/>
        <w:bottom w:val="none" w:sz="0" w:space="0" w:color="auto"/>
        <w:right w:val="none" w:sz="0" w:space="0" w:color="auto"/>
      </w:divBdr>
    </w:div>
    <w:div w:id="1726758280">
      <w:marLeft w:val="640"/>
      <w:marRight w:val="0"/>
      <w:marTop w:val="0"/>
      <w:marBottom w:val="0"/>
      <w:divBdr>
        <w:top w:val="none" w:sz="0" w:space="0" w:color="auto"/>
        <w:left w:val="none" w:sz="0" w:space="0" w:color="auto"/>
        <w:bottom w:val="none" w:sz="0" w:space="0" w:color="auto"/>
        <w:right w:val="none" w:sz="0" w:space="0" w:color="auto"/>
      </w:divBdr>
    </w:div>
    <w:div w:id="1726760170">
      <w:marLeft w:val="640"/>
      <w:marRight w:val="0"/>
      <w:marTop w:val="0"/>
      <w:marBottom w:val="0"/>
      <w:divBdr>
        <w:top w:val="none" w:sz="0" w:space="0" w:color="auto"/>
        <w:left w:val="none" w:sz="0" w:space="0" w:color="auto"/>
        <w:bottom w:val="none" w:sz="0" w:space="0" w:color="auto"/>
        <w:right w:val="none" w:sz="0" w:space="0" w:color="auto"/>
      </w:divBdr>
    </w:div>
    <w:div w:id="1726761492">
      <w:marLeft w:val="640"/>
      <w:marRight w:val="0"/>
      <w:marTop w:val="0"/>
      <w:marBottom w:val="0"/>
      <w:divBdr>
        <w:top w:val="none" w:sz="0" w:space="0" w:color="auto"/>
        <w:left w:val="none" w:sz="0" w:space="0" w:color="auto"/>
        <w:bottom w:val="none" w:sz="0" w:space="0" w:color="auto"/>
        <w:right w:val="none" w:sz="0" w:space="0" w:color="auto"/>
      </w:divBdr>
    </w:div>
    <w:div w:id="1726829439">
      <w:marLeft w:val="640"/>
      <w:marRight w:val="0"/>
      <w:marTop w:val="0"/>
      <w:marBottom w:val="0"/>
      <w:divBdr>
        <w:top w:val="none" w:sz="0" w:space="0" w:color="auto"/>
        <w:left w:val="none" w:sz="0" w:space="0" w:color="auto"/>
        <w:bottom w:val="none" w:sz="0" w:space="0" w:color="auto"/>
        <w:right w:val="none" w:sz="0" w:space="0" w:color="auto"/>
      </w:divBdr>
    </w:div>
    <w:div w:id="1726833354">
      <w:marLeft w:val="640"/>
      <w:marRight w:val="0"/>
      <w:marTop w:val="0"/>
      <w:marBottom w:val="0"/>
      <w:divBdr>
        <w:top w:val="none" w:sz="0" w:space="0" w:color="auto"/>
        <w:left w:val="none" w:sz="0" w:space="0" w:color="auto"/>
        <w:bottom w:val="none" w:sz="0" w:space="0" w:color="auto"/>
        <w:right w:val="none" w:sz="0" w:space="0" w:color="auto"/>
      </w:divBdr>
    </w:div>
    <w:div w:id="1726835580">
      <w:marLeft w:val="640"/>
      <w:marRight w:val="0"/>
      <w:marTop w:val="0"/>
      <w:marBottom w:val="0"/>
      <w:divBdr>
        <w:top w:val="none" w:sz="0" w:space="0" w:color="auto"/>
        <w:left w:val="none" w:sz="0" w:space="0" w:color="auto"/>
        <w:bottom w:val="none" w:sz="0" w:space="0" w:color="auto"/>
        <w:right w:val="none" w:sz="0" w:space="0" w:color="auto"/>
      </w:divBdr>
    </w:div>
    <w:div w:id="1726875317">
      <w:marLeft w:val="640"/>
      <w:marRight w:val="0"/>
      <w:marTop w:val="0"/>
      <w:marBottom w:val="0"/>
      <w:divBdr>
        <w:top w:val="none" w:sz="0" w:space="0" w:color="auto"/>
        <w:left w:val="none" w:sz="0" w:space="0" w:color="auto"/>
        <w:bottom w:val="none" w:sz="0" w:space="0" w:color="auto"/>
        <w:right w:val="none" w:sz="0" w:space="0" w:color="auto"/>
      </w:divBdr>
    </w:div>
    <w:div w:id="1726948966">
      <w:marLeft w:val="640"/>
      <w:marRight w:val="0"/>
      <w:marTop w:val="0"/>
      <w:marBottom w:val="0"/>
      <w:divBdr>
        <w:top w:val="none" w:sz="0" w:space="0" w:color="auto"/>
        <w:left w:val="none" w:sz="0" w:space="0" w:color="auto"/>
        <w:bottom w:val="none" w:sz="0" w:space="0" w:color="auto"/>
        <w:right w:val="none" w:sz="0" w:space="0" w:color="auto"/>
      </w:divBdr>
    </w:div>
    <w:div w:id="1726953455">
      <w:marLeft w:val="640"/>
      <w:marRight w:val="0"/>
      <w:marTop w:val="0"/>
      <w:marBottom w:val="0"/>
      <w:divBdr>
        <w:top w:val="none" w:sz="0" w:space="0" w:color="auto"/>
        <w:left w:val="none" w:sz="0" w:space="0" w:color="auto"/>
        <w:bottom w:val="none" w:sz="0" w:space="0" w:color="auto"/>
        <w:right w:val="none" w:sz="0" w:space="0" w:color="auto"/>
      </w:divBdr>
    </w:div>
    <w:div w:id="1727021347">
      <w:marLeft w:val="640"/>
      <w:marRight w:val="0"/>
      <w:marTop w:val="0"/>
      <w:marBottom w:val="0"/>
      <w:divBdr>
        <w:top w:val="none" w:sz="0" w:space="0" w:color="auto"/>
        <w:left w:val="none" w:sz="0" w:space="0" w:color="auto"/>
        <w:bottom w:val="none" w:sz="0" w:space="0" w:color="auto"/>
        <w:right w:val="none" w:sz="0" w:space="0" w:color="auto"/>
      </w:divBdr>
    </w:div>
    <w:div w:id="1727023617">
      <w:marLeft w:val="640"/>
      <w:marRight w:val="0"/>
      <w:marTop w:val="0"/>
      <w:marBottom w:val="0"/>
      <w:divBdr>
        <w:top w:val="none" w:sz="0" w:space="0" w:color="auto"/>
        <w:left w:val="none" w:sz="0" w:space="0" w:color="auto"/>
        <w:bottom w:val="none" w:sz="0" w:space="0" w:color="auto"/>
        <w:right w:val="none" w:sz="0" w:space="0" w:color="auto"/>
      </w:divBdr>
    </w:div>
    <w:div w:id="1727029278">
      <w:marLeft w:val="640"/>
      <w:marRight w:val="0"/>
      <w:marTop w:val="0"/>
      <w:marBottom w:val="0"/>
      <w:divBdr>
        <w:top w:val="none" w:sz="0" w:space="0" w:color="auto"/>
        <w:left w:val="none" w:sz="0" w:space="0" w:color="auto"/>
        <w:bottom w:val="none" w:sz="0" w:space="0" w:color="auto"/>
        <w:right w:val="none" w:sz="0" w:space="0" w:color="auto"/>
      </w:divBdr>
    </w:div>
    <w:div w:id="1727218522">
      <w:marLeft w:val="640"/>
      <w:marRight w:val="0"/>
      <w:marTop w:val="0"/>
      <w:marBottom w:val="0"/>
      <w:divBdr>
        <w:top w:val="none" w:sz="0" w:space="0" w:color="auto"/>
        <w:left w:val="none" w:sz="0" w:space="0" w:color="auto"/>
        <w:bottom w:val="none" w:sz="0" w:space="0" w:color="auto"/>
        <w:right w:val="none" w:sz="0" w:space="0" w:color="auto"/>
      </w:divBdr>
    </w:div>
    <w:div w:id="1727293665">
      <w:marLeft w:val="640"/>
      <w:marRight w:val="0"/>
      <w:marTop w:val="0"/>
      <w:marBottom w:val="0"/>
      <w:divBdr>
        <w:top w:val="none" w:sz="0" w:space="0" w:color="auto"/>
        <w:left w:val="none" w:sz="0" w:space="0" w:color="auto"/>
        <w:bottom w:val="none" w:sz="0" w:space="0" w:color="auto"/>
        <w:right w:val="none" w:sz="0" w:space="0" w:color="auto"/>
      </w:divBdr>
    </w:div>
    <w:div w:id="1727295635">
      <w:marLeft w:val="640"/>
      <w:marRight w:val="0"/>
      <w:marTop w:val="0"/>
      <w:marBottom w:val="0"/>
      <w:divBdr>
        <w:top w:val="none" w:sz="0" w:space="0" w:color="auto"/>
        <w:left w:val="none" w:sz="0" w:space="0" w:color="auto"/>
        <w:bottom w:val="none" w:sz="0" w:space="0" w:color="auto"/>
        <w:right w:val="none" w:sz="0" w:space="0" w:color="auto"/>
      </w:divBdr>
    </w:div>
    <w:div w:id="1727532418">
      <w:marLeft w:val="640"/>
      <w:marRight w:val="0"/>
      <w:marTop w:val="0"/>
      <w:marBottom w:val="0"/>
      <w:divBdr>
        <w:top w:val="none" w:sz="0" w:space="0" w:color="auto"/>
        <w:left w:val="none" w:sz="0" w:space="0" w:color="auto"/>
        <w:bottom w:val="none" w:sz="0" w:space="0" w:color="auto"/>
        <w:right w:val="none" w:sz="0" w:space="0" w:color="auto"/>
      </w:divBdr>
    </w:div>
    <w:div w:id="1727606702">
      <w:marLeft w:val="640"/>
      <w:marRight w:val="0"/>
      <w:marTop w:val="0"/>
      <w:marBottom w:val="0"/>
      <w:divBdr>
        <w:top w:val="none" w:sz="0" w:space="0" w:color="auto"/>
        <w:left w:val="none" w:sz="0" w:space="0" w:color="auto"/>
        <w:bottom w:val="none" w:sz="0" w:space="0" w:color="auto"/>
        <w:right w:val="none" w:sz="0" w:space="0" w:color="auto"/>
      </w:divBdr>
    </w:div>
    <w:div w:id="1727728496">
      <w:marLeft w:val="640"/>
      <w:marRight w:val="0"/>
      <w:marTop w:val="0"/>
      <w:marBottom w:val="0"/>
      <w:divBdr>
        <w:top w:val="none" w:sz="0" w:space="0" w:color="auto"/>
        <w:left w:val="none" w:sz="0" w:space="0" w:color="auto"/>
        <w:bottom w:val="none" w:sz="0" w:space="0" w:color="auto"/>
        <w:right w:val="none" w:sz="0" w:space="0" w:color="auto"/>
      </w:divBdr>
    </w:div>
    <w:div w:id="1727754615">
      <w:marLeft w:val="640"/>
      <w:marRight w:val="0"/>
      <w:marTop w:val="0"/>
      <w:marBottom w:val="0"/>
      <w:divBdr>
        <w:top w:val="none" w:sz="0" w:space="0" w:color="auto"/>
        <w:left w:val="none" w:sz="0" w:space="0" w:color="auto"/>
        <w:bottom w:val="none" w:sz="0" w:space="0" w:color="auto"/>
        <w:right w:val="none" w:sz="0" w:space="0" w:color="auto"/>
      </w:divBdr>
    </w:div>
    <w:div w:id="1727795243">
      <w:marLeft w:val="640"/>
      <w:marRight w:val="0"/>
      <w:marTop w:val="0"/>
      <w:marBottom w:val="0"/>
      <w:divBdr>
        <w:top w:val="none" w:sz="0" w:space="0" w:color="auto"/>
        <w:left w:val="none" w:sz="0" w:space="0" w:color="auto"/>
        <w:bottom w:val="none" w:sz="0" w:space="0" w:color="auto"/>
        <w:right w:val="none" w:sz="0" w:space="0" w:color="auto"/>
      </w:divBdr>
    </w:div>
    <w:div w:id="1727796638">
      <w:marLeft w:val="640"/>
      <w:marRight w:val="0"/>
      <w:marTop w:val="0"/>
      <w:marBottom w:val="0"/>
      <w:divBdr>
        <w:top w:val="none" w:sz="0" w:space="0" w:color="auto"/>
        <w:left w:val="none" w:sz="0" w:space="0" w:color="auto"/>
        <w:bottom w:val="none" w:sz="0" w:space="0" w:color="auto"/>
        <w:right w:val="none" w:sz="0" w:space="0" w:color="auto"/>
      </w:divBdr>
    </w:div>
    <w:div w:id="1727799143">
      <w:bodyDiv w:val="1"/>
      <w:marLeft w:val="0"/>
      <w:marRight w:val="0"/>
      <w:marTop w:val="0"/>
      <w:marBottom w:val="0"/>
      <w:divBdr>
        <w:top w:val="none" w:sz="0" w:space="0" w:color="auto"/>
        <w:left w:val="none" w:sz="0" w:space="0" w:color="auto"/>
        <w:bottom w:val="none" w:sz="0" w:space="0" w:color="auto"/>
        <w:right w:val="none" w:sz="0" w:space="0" w:color="auto"/>
      </w:divBdr>
    </w:div>
    <w:div w:id="1727801660">
      <w:marLeft w:val="640"/>
      <w:marRight w:val="0"/>
      <w:marTop w:val="0"/>
      <w:marBottom w:val="0"/>
      <w:divBdr>
        <w:top w:val="none" w:sz="0" w:space="0" w:color="auto"/>
        <w:left w:val="none" w:sz="0" w:space="0" w:color="auto"/>
        <w:bottom w:val="none" w:sz="0" w:space="0" w:color="auto"/>
        <w:right w:val="none" w:sz="0" w:space="0" w:color="auto"/>
      </w:divBdr>
    </w:div>
    <w:div w:id="1727873750">
      <w:marLeft w:val="640"/>
      <w:marRight w:val="0"/>
      <w:marTop w:val="0"/>
      <w:marBottom w:val="0"/>
      <w:divBdr>
        <w:top w:val="none" w:sz="0" w:space="0" w:color="auto"/>
        <w:left w:val="none" w:sz="0" w:space="0" w:color="auto"/>
        <w:bottom w:val="none" w:sz="0" w:space="0" w:color="auto"/>
        <w:right w:val="none" w:sz="0" w:space="0" w:color="auto"/>
      </w:divBdr>
    </w:div>
    <w:div w:id="1727874673">
      <w:marLeft w:val="640"/>
      <w:marRight w:val="0"/>
      <w:marTop w:val="0"/>
      <w:marBottom w:val="0"/>
      <w:divBdr>
        <w:top w:val="none" w:sz="0" w:space="0" w:color="auto"/>
        <w:left w:val="none" w:sz="0" w:space="0" w:color="auto"/>
        <w:bottom w:val="none" w:sz="0" w:space="0" w:color="auto"/>
        <w:right w:val="none" w:sz="0" w:space="0" w:color="auto"/>
      </w:divBdr>
    </w:div>
    <w:div w:id="1728062824">
      <w:marLeft w:val="640"/>
      <w:marRight w:val="0"/>
      <w:marTop w:val="0"/>
      <w:marBottom w:val="0"/>
      <w:divBdr>
        <w:top w:val="none" w:sz="0" w:space="0" w:color="auto"/>
        <w:left w:val="none" w:sz="0" w:space="0" w:color="auto"/>
        <w:bottom w:val="none" w:sz="0" w:space="0" w:color="auto"/>
        <w:right w:val="none" w:sz="0" w:space="0" w:color="auto"/>
      </w:divBdr>
    </w:div>
    <w:div w:id="1728146713">
      <w:marLeft w:val="640"/>
      <w:marRight w:val="0"/>
      <w:marTop w:val="0"/>
      <w:marBottom w:val="0"/>
      <w:divBdr>
        <w:top w:val="none" w:sz="0" w:space="0" w:color="auto"/>
        <w:left w:val="none" w:sz="0" w:space="0" w:color="auto"/>
        <w:bottom w:val="none" w:sz="0" w:space="0" w:color="auto"/>
        <w:right w:val="none" w:sz="0" w:space="0" w:color="auto"/>
      </w:divBdr>
    </w:div>
    <w:div w:id="1728147184">
      <w:marLeft w:val="640"/>
      <w:marRight w:val="0"/>
      <w:marTop w:val="0"/>
      <w:marBottom w:val="0"/>
      <w:divBdr>
        <w:top w:val="none" w:sz="0" w:space="0" w:color="auto"/>
        <w:left w:val="none" w:sz="0" w:space="0" w:color="auto"/>
        <w:bottom w:val="none" w:sz="0" w:space="0" w:color="auto"/>
        <w:right w:val="none" w:sz="0" w:space="0" w:color="auto"/>
      </w:divBdr>
    </w:div>
    <w:div w:id="1728214405">
      <w:marLeft w:val="640"/>
      <w:marRight w:val="0"/>
      <w:marTop w:val="0"/>
      <w:marBottom w:val="0"/>
      <w:divBdr>
        <w:top w:val="none" w:sz="0" w:space="0" w:color="auto"/>
        <w:left w:val="none" w:sz="0" w:space="0" w:color="auto"/>
        <w:bottom w:val="none" w:sz="0" w:space="0" w:color="auto"/>
        <w:right w:val="none" w:sz="0" w:space="0" w:color="auto"/>
      </w:divBdr>
    </w:div>
    <w:div w:id="1728259473">
      <w:marLeft w:val="640"/>
      <w:marRight w:val="0"/>
      <w:marTop w:val="0"/>
      <w:marBottom w:val="0"/>
      <w:divBdr>
        <w:top w:val="none" w:sz="0" w:space="0" w:color="auto"/>
        <w:left w:val="none" w:sz="0" w:space="0" w:color="auto"/>
        <w:bottom w:val="none" w:sz="0" w:space="0" w:color="auto"/>
        <w:right w:val="none" w:sz="0" w:space="0" w:color="auto"/>
      </w:divBdr>
    </w:div>
    <w:div w:id="1728260704">
      <w:marLeft w:val="640"/>
      <w:marRight w:val="0"/>
      <w:marTop w:val="0"/>
      <w:marBottom w:val="0"/>
      <w:divBdr>
        <w:top w:val="none" w:sz="0" w:space="0" w:color="auto"/>
        <w:left w:val="none" w:sz="0" w:space="0" w:color="auto"/>
        <w:bottom w:val="none" w:sz="0" w:space="0" w:color="auto"/>
        <w:right w:val="none" w:sz="0" w:space="0" w:color="auto"/>
      </w:divBdr>
    </w:div>
    <w:div w:id="1728261548">
      <w:marLeft w:val="640"/>
      <w:marRight w:val="0"/>
      <w:marTop w:val="0"/>
      <w:marBottom w:val="0"/>
      <w:divBdr>
        <w:top w:val="none" w:sz="0" w:space="0" w:color="auto"/>
        <w:left w:val="none" w:sz="0" w:space="0" w:color="auto"/>
        <w:bottom w:val="none" w:sz="0" w:space="0" w:color="auto"/>
        <w:right w:val="none" w:sz="0" w:space="0" w:color="auto"/>
      </w:divBdr>
    </w:div>
    <w:div w:id="1728261828">
      <w:marLeft w:val="640"/>
      <w:marRight w:val="0"/>
      <w:marTop w:val="0"/>
      <w:marBottom w:val="0"/>
      <w:divBdr>
        <w:top w:val="none" w:sz="0" w:space="0" w:color="auto"/>
        <w:left w:val="none" w:sz="0" w:space="0" w:color="auto"/>
        <w:bottom w:val="none" w:sz="0" w:space="0" w:color="auto"/>
        <w:right w:val="none" w:sz="0" w:space="0" w:color="auto"/>
      </w:divBdr>
    </w:div>
    <w:div w:id="1728332202">
      <w:marLeft w:val="640"/>
      <w:marRight w:val="0"/>
      <w:marTop w:val="0"/>
      <w:marBottom w:val="0"/>
      <w:divBdr>
        <w:top w:val="none" w:sz="0" w:space="0" w:color="auto"/>
        <w:left w:val="none" w:sz="0" w:space="0" w:color="auto"/>
        <w:bottom w:val="none" w:sz="0" w:space="0" w:color="auto"/>
        <w:right w:val="none" w:sz="0" w:space="0" w:color="auto"/>
      </w:divBdr>
    </w:div>
    <w:div w:id="1728332564">
      <w:marLeft w:val="640"/>
      <w:marRight w:val="0"/>
      <w:marTop w:val="0"/>
      <w:marBottom w:val="0"/>
      <w:divBdr>
        <w:top w:val="none" w:sz="0" w:space="0" w:color="auto"/>
        <w:left w:val="none" w:sz="0" w:space="0" w:color="auto"/>
        <w:bottom w:val="none" w:sz="0" w:space="0" w:color="auto"/>
        <w:right w:val="none" w:sz="0" w:space="0" w:color="auto"/>
      </w:divBdr>
    </w:div>
    <w:div w:id="1728527991">
      <w:marLeft w:val="640"/>
      <w:marRight w:val="0"/>
      <w:marTop w:val="0"/>
      <w:marBottom w:val="0"/>
      <w:divBdr>
        <w:top w:val="none" w:sz="0" w:space="0" w:color="auto"/>
        <w:left w:val="none" w:sz="0" w:space="0" w:color="auto"/>
        <w:bottom w:val="none" w:sz="0" w:space="0" w:color="auto"/>
        <w:right w:val="none" w:sz="0" w:space="0" w:color="auto"/>
      </w:divBdr>
    </w:div>
    <w:div w:id="1728531099">
      <w:marLeft w:val="640"/>
      <w:marRight w:val="0"/>
      <w:marTop w:val="0"/>
      <w:marBottom w:val="0"/>
      <w:divBdr>
        <w:top w:val="none" w:sz="0" w:space="0" w:color="auto"/>
        <w:left w:val="none" w:sz="0" w:space="0" w:color="auto"/>
        <w:bottom w:val="none" w:sz="0" w:space="0" w:color="auto"/>
        <w:right w:val="none" w:sz="0" w:space="0" w:color="auto"/>
      </w:divBdr>
    </w:div>
    <w:div w:id="1728531411">
      <w:marLeft w:val="640"/>
      <w:marRight w:val="0"/>
      <w:marTop w:val="0"/>
      <w:marBottom w:val="0"/>
      <w:divBdr>
        <w:top w:val="none" w:sz="0" w:space="0" w:color="auto"/>
        <w:left w:val="none" w:sz="0" w:space="0" w:color="auto"/>
        <w:bottom w:val="none" w:sz="0" w:space="0" w:color="auto"/>
        <w:right w:val="none" w:sz="0" w:space="0" w:color="auto"/>
      </w:divBdr>
    </w:div>
    <w:div w:id="1728532044">
      <w:marLeft w:val="640"/>
      <w:marRight w:val="0"/>
      <w:marTop w:val="0"/>
      <w:marBottom w:val="0"/>
      <w:divBdr>
        <w:top w:val="none" w:sz="0" w:space="0" w:color="auto"/>
        <w:left w:val="none" w:sz="0" w:space="0" w:color="auto"/>
        <w:bottom w:val="none" w:sz="0" w:space="0" w:color="auto"/>
        <w:right w:val="none" w:sz="0" w:space="0" w:color="auto"/>
      </w:divBdr>
    </w:div>
    <w:div w:id="1728647592">
      <w:marLeft w:val="640"/>
      <w:marRight w:val="0"/>
      <w:marTop w:val="0"/>
      <w:marBottom w:val="0"/>
      <w:divBdr>
        <w:top w:val="none" w:sz="0" w:space="0" w:color="auto"/>
        <w:left w:val="none" w:sz="0" w:space="0" w:color="auto"/>
        <w:bottom w:val="none" w:sz="0" w:space="0" w:color="auto"/>
        <w:right w:val="none" w:sz="0" w:space="0" w:color="auto"/>
      </w:divBdr>
    </w:div>
    <w:div w:id="1728649345">
      <w:marLeft w:val="640"/>
      <w:marRight w:val="0"/>
      <w:marTop w:val="0"/>
      <w:marBottom w:val="0"/>
      <w:divBdr>
        <w:top w:val="none" w:sz="0" w:space="0" w:color="auto"/>
        <w:left w:val="none" w:sz="0" w:space="0" w:color="auto"/>
        <w:bottom w:val="none" w:sz="0" w:space="0" w:color="auto"/>
        <w:right w:val="none" w:sz="0" w:space="0" w:color="auto"/>
      </w:divBdr>
    </w:div>
    <w:div w:id="1728718591">
      <w:marLeft w:val="640"/>
      <w:marRight w:val="0"/>
      <w:marTop w:val="0"/>
      <w:marBottom w:val="0"/>
      <w:divBdr>
        <w:top w:val="none" w:sz="0" w:space="0" w:color="auto"/>
        <w:left w:val="none" w:sz="0" w:space="0" w:color="auto"/>
        <w:bottom w:val="none" w:sz="0" w:space="0" w:color="auto"/>
        <w:right w:val="none" w:sz="0" w:space="0" w:color="auto"/>
      </w:divBdr>
    </w:div>
    <w:div w:id="1728793950">
      <w:marLeft w:val="640"/>
      <w:marRight w:val="0"/>
      <w:marTop w:val="0"/>
      <w:marBottom w:val="0"/>
      <w:divBdr>
        <w:top w:val="none" w:sz="0" w:space="0" w:color="auto"/>
        <w:left w:val="none" w:sz="0" w:space="0" w:color="auto"/>
        <w:bottom w:val="none" w:sz="0" w:space="0" w:color="auto"/>
        <w:right w:val="none" w:sz="0" w:space="0" w:color="auto"/>
      </w:divBdr>
    </w:div>
    <w:div w:id="1728795033">
      <w:marLeft w:val="640"/>
      <w:marRight w:val="0"/>
      <w:marTop w:val="0"/>
      <w:marBottom w:val="0"/>
      <w:divBdr>
        <w:top w:val="none" w:sz="0" w:space="0" w:color="auto"/>
        <w:left w:val="none" w:sz="0" w:space="0" w:color="auto"/>
        <w:bottom w:val="none" w:sz="0" w:space="0" w:color="auto"/>
        <w:right w:val="none" w:sz="0" w:space="0" w:color="auto"/>
      </w:divBdr>
    </w:div>
    <w:div w:id="1728795177">
      <w:marLeft w:val="640"/>
      <w:marRight w:val="0"/>
      <w:marTop w:val="0"/>
      <w:marBottom w:val="0"/>
      <w:divBdr>
        <w:top w:val="none" w:sz="0" w:space="0" w:color="auto"/>
        <w:left w:val="none" w:sz="0" w:space="0" w:color="auto"/>
        <w:bottom w:val="none" w:sz="0" w:space="0" w:color="auto"/>
        <w:right w:val="none" w:sz="0" w:space="0" w:color="auto"/>
      </w:divBdr>
    </w:div>
    <w:div w:id="1728802275">
      <w:marLeft w:val="640"/>
      <w:marRight w:val="0"/>
      <w:marTop w:val="0"/>
      <w:marBottom w:val="0"/>
      <w:divBdr>
        <w:top w:val="none" w:sz="0" w:space="0" w:color="auto"/>
        <w:left w:val="none" w:sz="0" w:space="0" w:color="auto"/>
        <w:bottom w:val="none" w:sz="0" w:space="0" w:color="auto"/>
        <w:right w:val="none" w:sz="0" w:space="0" w:color="auto"/>
      </w:divBdr>
    </w:div>
    <w:div w:id="1728802662">
      <w:marLeft w:val="640"/>
      <w:marRight w:val="0"/>
      <w:marTop w:val="0"/>
      <w:marBottom w:val="0"/>
      <w:divBdr>
        <w:top w:val="none" w:sz="0" w:space="0" w:color="auto"/>
        <w:left w:val="none" w:sz="0" w:space="0" w:color="auto"/>
        <w:bottom w:val="none" w:sz="0" w:space="0" w:color="auto"/>
        <w:right w:val="none" w:sz="0" w:space="0" w:color="auto"/>
      </w:divBdr>
    </w:div>
    <w:div w:id="1728802664">
      <w:marLeft w:val="640"/>
      <w:marRight w:val="0"/>
      <w:marTop w:val="0"/>
      <w:marBottom w:val="0"/>
      <w:divBdr>
        <w:top w:val="none" w:sz="0" w:space="0" w:color="auto"/>
        <w:left w:val="none" w:sz="0" w:space="0" w:color="auto"/>
        <w:bottom w:val="none" w:sz="0" w:space="0" w:color="auto"/>
        <w:right w:val="none" w:sz="0" w:space="0" w:color="auto"/>
      </w:divBdr>
    </w:div>
    <w:div w:id="1728802954">
      <w:marLeft w:val="640"/>
      <w:marRight w:val="0"/>
      <w:marTop w:val="0"/>
      <w:marBottom w:val="0"/>
      <w:divBdr>
        <w:top w:val="none" w:sz="0" w:space="0" w:color="auto"/>
        <w:left w:val="none" w:sz="0" w:space="0" w:color="auto"/>
        <w:bottom w:val="none" w:sz="0" w:space="0" w:color="auto"/>
        <w:right w:val="none" w:sz="0" w:space="0" w:color="auto"/>
      </w:divBdr>
    </w:div>
    <w:div w:id="1729063596">
      <w:marLeft w:val="640"/>
      <w:marRight w:val="0"/>
      <w:marTop w:val="0"/>
      <w:marBottom w:val="0"/>
      <w:divBdr>
        <w:top w:val="none" w:sz="0" w:space="0" w:color="auto"/>
        <w:left w:val="none" w:sz="0" w:space="0" w:color="auto"/>
        <w:bottom w:val="none" w:sz="0" w:space="0" w:color="auto"/>
        <w:right w:val="none" w:sz="0" w:space="0" w:color="auto"/>
      </w:divBdr>
    </w:div>
    <w:div w:id="1729109398">
      <w:marLeft w:val="640"/>
      <w:marRight w:val="0"/>
      <w:marTop w:val="0"/>
      <w:marBottom w:val="0"/>
      <w:divBdr>
        <w:top w:val="none" w:sz="0" w:space="0" w:color="auto"/>
        <w:left w:val="none" w:sz="0" w:space="0" w:color="auto"/>
        <w:bottom w:val="none" w:sz="0" w:space="0" w:color="auto"/>
        <w:right w:val="none" w:sz="0" w:space="0" w:color="auto"/>
      </w:divBdr>
    </w:div>
    <w:div w:id="1729110423">
      <w:marLeft w:val="640"/>
      <w:marRight w:val="0"/>
      <w:marTop w:val="0"/>
      <w:marBottom w:val="0"/>
      <w:divBdr>
        <w:top w:val="none" w:sz="0" w:space="0" w:color="auto"/>
        <w:left w:val="none" w:sz="0" w:space="0" w:color="auto"/>
        <w:bottom w:val="none" w:sz="0" w:space="0" w:color="auto"/>
        <w:right w:val="none" w:sz="0" w:space="0" w:color="auto"/>
      </w:divBdr>
    </w:div>
    <w:div w:id="1729112290">
      <w:marLeft w:val="640"/>
      <w:marRight w:val="0"/>
      <w:marTop w:val="0"/>
      <w:marBottom w:val="0"/>
      <w:divBdr>
        <w:top w:val="none" w:sz="0" w:space="0" w:color="auto"/>
        <w:left w:val="none" w:sz="0" w:space="0" w:color="auto"/>
        <w:bottom w:val="none" w:sz="0" w:space="0" w:color="auto"/>
        <w:right w:val="none" w:sz="0" w:space="0" w:color="auto"/>
      </w:divBdr>
    </w:div>
    <w:div w:id="1729187546">
      <w:marLeft w:val="640"/>
      <w:marRight w:val="0"/>
      <w:marTop w:val="0"/>
      <w:marBottom w:val="0"/>
      <w:divBdr>
        <w:top w:val="none" w:sz="0" w:space="0" w:color="auto"/>
        <w:left w:val="none" w:sz="0" w:space="0" w:color="auto"/>
        <w:bottom w:val="none" w:sz="0" w:space="0" w:color="auto"/>
        <w:right w:val="none" w:sz="0" w:space="0" w:color="auto"/>
      </w:divBdr>
    </w:div>
    <w:div w:id="1729187983">
      <w:marLeft w:val="640"/>
      <w:marRight w:val="0"/>
      <w:marTop w:val="0"/>
      <w:marBottom w:val="0"/>
      <w:divBdr>
        <w:top w:val="none" w:sz="0" w:space="0" w:color="auto"/>
        <w:left w:val="none" w:sz="0" w:space="0" w:color="auto"/>
        <w:bottom w:val="none" w:sz="0" w:space="0" w:color="auto"/>
        <w:right w:val="none" w:sz="0" w:space="0" w:color="auto"/>
      </w:divBdr>
    </w:div>
    <w:div w:id="1729303921">
      <w:marLeft w:val="640"/>
      <w:marRight w:val="0"/>
      <w:marTop w:val="0"/>
      <w:marBottom w:val="0"/>
      <w:divBdr>
        <w:top w:val="none" w:sz="0" w:space="0" w:color="auto"/>
        <w:left w:val="none" w:sz="0" w:space="0" w:color="auto"/>
        <w:bottom w:val="none" w:sz="0" w:space="0" w:color="auto"/>
        <w:right w:val="none" w:sz="0" w:space="0" w:color="auto"/>
      </w:divBdr>
    </w:div>
    <w:div w:id="1729379170">
      <w:marLeft w:val="640"/>
      <w:marRight w:val="0"/>
      <w:marTop w:val="0"/>
      <w:marBottom w:val="0"/>
      <w:divBdr>
        <w:top w:val="none" w:sz="0" w:space="0" w:color="auto"/>
        <w:left w:val="none" w:sz="0" w:space="0" w:color="auto"/>
        <w:bottom w:val="none" w:sz="0" w:space="0" w:color="auto"/>
        <w:right w:val="none" w:sz="0" w:space="0" w:color="auto"/>
      </w:divBdr>
    </w:div>
    <w:div w:id="1729454255">
      <w:marLeft w:val="640"/>
      <w:marRight w:val="0"/>
      <w:marTop w:val="0"/>
      <w:marBottom w:val="0"/>
      <w:divBdr>
        <w:top w:val="none" w:sz="0" w:space="0" w:color="auto"/>
        <w:left w:val="none" w:sz="0" w:space="0" w:color="auto"/>
        <w:bottom w:val="none" w:sz="0" w:space="0" w:color="auto"/>
        <w:right w:val="none" w:sz="0" w:space="0" w:color="auto"/>
      </w:divBdr>
    </w:div>
    <w:div w:id="1729722777">
      <w:marLeft w:val="640"/>
      <w:marRight w:val="0"/>
      <w:marTop w:val="0"/>
      <w:marBottom w:val="0"/>
      <w:divBdr>
        <w:top w:val="none" w:sz="0" w:space="0" w:color="auto"/>
        <w:left w:val="none" w:sz="0" w:space="0" w:color="auto"/>
        <w:bottom w:val="none" w:sz="0" w:space="0" w:color="auto"/>
        <w:right w:val="none" w:sz="0" w:space="0" w:color="auto"/>
      </w:divBdr>
    </w:div>
    <w:div w:id="1729835492">
      <w:marLeft w:val="640"/>
      <w:marRight w:val="0"/>
      <w:marTop w:val="0"/>
      <w:marBottom w:val="0"/>
      <w:divBdr>
        <w:top w:val="none" w:sz="0" w:space="0" w:color="auto"/>
        <w:left w:val="none" w:sz="0" w:space="0" w:color="auto"/>
        <w:bottom w:val="none" w:sz="0" w:space="0" w:color="auto"/>
        <w:right w:val="none" w:sz="0" w:space="0" w:color="auto"/>
      </w:divBdr>
    </w:div>
    <w:div w:id="1729838053">
      <w:marLeft w:val="640"/>
      <w:marRight w:val="0"/>
      <w:marTop w:val="0"/>
      <w:marBottom w:val="0"/>
      <w:divBdr>
        <w:top w:val="none" w:sz="0" w:space="0" w:color="auto"/>
        <w:left w:val="none" w:sz="0" w:space="0" w:color="auto"/>
        <w:bottom w:val="none" w:sz="0" w:space="0" w:color="auto"/>
        <w:right w:val="none" w:sz="0" w:space="0" w:color="auto"/>
      </w:divBdr>
    </w:div>
    <w:div w:id="1729840333">
      <w:bodyDiv w:val="1"/>
      <w:marLeft w:val="0"/>
      <w:marRight w:val="0"/>
      <w:marTop w:val="0"/>
      <w:marBottom w:val="0"/>
      <w:divBdr>
        <w:top w:val="none" w:sz="0" w:space="0" w:color="auto"/>
        <w:left w:val="none" w:sz="0" w:space="0" w:color="auto"/>
        <w:bottom w:val="none" w:sz="0" w:space="0" w:color="auto"/>
        <w:right w:val="none" w:sz="0" w:space="0" w:color="auto"/>
      </w:divBdr>
    </w:div>
    <w:div w:id="1729914916">
      <w:marLeft w:val="640"/>
      <w:marRight w:val="0"/>
      <w:marTop w:val="0"/>
      <w:marBottom w:val="0"/>
      <w:divBdr>
        <w:top w:val="none" w:sz="0" w:space="0" w:color="auto"/>
        <w:left w:val="none" w:sz="0" w:space="0" w:color="auto"/>
        <w:bottom w:val="none" w:sz="0" w:space="0" w:color="auto"/>
        <w:right w:val="none" w:sz="0" w:space="0" w:color="auto"/>
      </w:divBdr>
    </w:div>
    <w:div w:id="1729916178">
      <w:marLeft w:val="640"/>
      <w:marRight w:val="0"/>
      <w:marTop w:val="0"/>
      <w:marBottom w:val="0"/>
      <w:divBdr>
        <w:top w:val="none" w:sz="0" w:space="0" w:color="auto"/>
        <w:left w:val="none" w:sz="0" w:space="0" w:color="auto"/>
        <w:bottom w:val="none" w:sz="0" w:space="0" w:color="auto"/>
        <w:right w:val="none" w:sz="0" w:space="0" w:color="auto"/>
      </w:divBdr>
    </w:div>
    <w:div w:id="1729918346">
      <w:marLeft w:val="640"/>
      <w:marRight w:val="0"/>
      <w:marTop w:val="0"/>
      <w:marBottom w:val="0"/>
      <w:divBdr>
        <w:top w:val="none" w:sz="0" w:space="0" w:color="auto"/>
        <w:left w:val="none" w:sz="0" w:space="0" w:color="auto"/>
        <w:bottom w:val="none" w:sz="0" w:space="0" w:color="auto"/>
        <w:right w:val="none" w:sz="0" w:space="0" w:color="auto"/>
      </w:divBdr>
    </w:div>
    <w:div w:id="1729919387">
      <w:marLeft w:val="640"/>
      <w:marRight w:val="0"/>
      <w:marTop w:val="0"/>
      <w:marBottom w:val="0"/>
      <w:divBdr>
        <w:top w:val="none" w:sz="0" w:space="0" w:color="auto"/>
        <w:left w:val="none" w:sz="0" w:space="0" w:color="auto"/>
        <w:bottom w:val="none" w:sz="0" w:space="0" w:color="auto"/>
        <w:right w:val="none" w:sz="0" w:space="0" w:color="auto"/>
      </w:divBdr>
    </w:div>
    <w:div w:id="1730111344">
      <w:marLeft w:val="640"/>
      <w:marRight w:val="0"/>
      <w:marTop w:val="0"/>
      <w:marBottom w:val="0"/>
      <w:divBdr>
        <w:top w:val="none" w:sz="0" w:space="0" w:color="auto"/>
        <w:left w:val="none" w:sz="0" w:space="0" w:color="auto"/>
        <w:bottom w:val="none" w:sz="0" w:space="0" w:color="auto"/>
        <w:right w:val="none" w:sz="0" w:space="0" w:color="auto"/>
      </w:divBdr>
    </w:div>
    <w:div w:id="1730112467">
      <w:marLeft w:val="640"/>
      <w:marRight w:val="0"/>
      <w:marTop w:val="0"/>
      <w:marBottom w:val="0"/>
      <w:divBdr>
        <w:top w:val="none" w:sz="0" w:space="0" w:color="auto"/>
        <w:left w:val="none" w:sz="0" w:space="0" w:color="auto"/>
        <w:bottom w:val="none" w:sz="0" w:space="0" w:color="auto"/>
        <w:right w:val="none" w:sz="0" w:space="0" w:color="auto"/>
      </w:divBdr>
    </w:div>
    <w:div w:id="1730152154">
      <w:marLeft w:val="640"/>
      <w:marRight w:val="0"/>
      <w:marTop w:val="0"/>
      <w:marBottom w:val="0"/>
      <w:divBdr>
        <w:top w:val="none" w:sz="0" w:space="0" w:color="auto"/>
        <w:left w:val="none" w:sz="0" w:space="0" w:color="auto"/>
        <w:bottom w:val="none" w:sz="0" w:space="0" w:color="auto"/>
        <w:right w:val="none" w:sz="0" w:space="0" w:color="auto"/>
      </w:divBdr>
    </w:div>
    <w:div w:id="1730153340">
      <w:marLeft w:val="640"/>
      <w:marRight w:val="0"/>
      <w:marTop w:val="0"/>
      <w:marBottom w:val="0"/>
      <w:divBdr>
        <w:top w:val="none" w:sz="0" w:space="0" w:color="auto"/>
        <w:left w:val="none" w:sz="0" w:space="0" w:color="auto"/>
        <w:bottom w:val="none" w:sz="0" w:space="0" w:color="auto"/>
        <w:right w:val="none" w:sz="0" w:space="0" w:color="auto"/>
      </w:divBdr>
    </w:div>
    <w:div w:id="1730182764">
      <w:marLeft w:val="640"/>
      <w:marRight w:val="0"/>
      <w:marTop w:val="0"/>
      <w:marBottom w:val="0"/>
      <w:divBdr>
        <w:top w:val="none" w:sz="0" w:space="0" w:color="auto"/>
        <w:left w:val="none" w:sz="0" w:space="0" w:color="auto"/>
        <w:bottom w:val="none" w:sz="0" w:space="0" w:color="auto"/>
        <w:right w:val="none" w:sz="0" w:space="0" w:color="auto"/>
      </w:divBdr>
    </w:div>
    <w:div w:id="1730221859">
      <w:marLeft w:val="640"/>
      <w:marRight w:val="0"/>
      <w:marTop w:val="0"/>
      <w:marBottom w:val="0"/>
      <w:divBdr>
        <w:top w:val="none" w:sz="0" w:space="0" w:color="auto"/>
        <w:left w:val="none" w:sz="0" w:space="0" w:color="auto"/>
        <w:bottom w:val="none" w:sz="0" w:space="0" w:color="auto"/>
        <w:right w:val="none" w:sz="0" w:space="0" w:color="auto"/>
      </w:divBdr>
    </w:div>
    <w:div w:id="1730375755">
      <w:marLeft w:val="640"/>
      <w:marRight w:val="0"/>
      <w:marTop w:val="0"/>
      <w:marBottom w:val="0"/>
      <w:divBdr>
        <w:top w:val="none" w:sz="0" w:space="0" w:color="auto"/>
        <w:left w:val="none" w:sz="0" w:space="0" w:color="auto"/>
        <w:bottom w:val="none" w:sz="0" w:space="0" w:color="auto"/>
        <w:right w:val="none" w:sz="0" w:space="0" w:color="auto"/>
      </w:divBdr>
    </w:div>
    <w:div w:id="1730416580">
      <w:marLeft w:val="640"/>
      <w:marRight w:val="0"/>
      <w:marTop w:val="0"/>
      <w:marBottom w:val="0"/>
      <w:divBdr>
        <w:top w:val="none" w:sz="0" w:space="0" w:color="auto"/>
        <w:left w:val="none" w:sz="0" w:space="0" w:color="auto"/>
        <w:bottom w:val="none" w:sz="0" w:space="0" w:color="auto"/>
        <w:right w:val="none" w:sz="0" w:space="0" w:color="auto"/>
      </w:divBdr>
    </w:div>
    <w:div w:id="1730416774">
      <w:marLeft w:val="640"/>
      <w:marRight w:val="0"/>
      <w:marTop w:val="0"/>
      <w:marBottom w:val="0"/>
      <w:divBdr>
        <w:top w:val="none" w:sz="0" w:space="0" w:color="auto"/>
        <w:left w:val="none" w:sz="0" w:space="0" w:color="auto"/>
        <w:bottom w:val="none" w:sz="0" w:space="0" w:color="auto"/>
        <w:right w:val="none" w:sz="0" w:space="0" w:color="auto"/>
      </w:divBdr>
    </w:div>
    <w:div w:id="1730494856">
      <w:marLeft w:val="640"/>
      <w:marRight w:val="0"/>
      <w:marTop w:val="0"/>
      <w:marBottom w:val="0"/>
      <w:divBdr>
        <w:top w:val="none" w:sz="0" w:space="0" w:color="auto"/>
        <w:left w:val="none" w:sz="0" w:space="0" w:color="auto"/>
        <w:bottom w:val="none" w:sz="0" w:space="0" w:color="auto"/>
        <w:right w:val="none" w:sz="0" w:space="0" w:color="auto"/>
      </w:divBdr>
    </w:div>
    <w:div w:id="1730497049">
      <w:marLeft w:val="640"/>
      <w:marRight w:val="0"/>
      <w:marTop w:val="0"/>
      <w:marBottom w:val="0"/>
      <w:divBdr>
        <w:top w:val="none" w:sz="0" w:space="0" w:color="auto"/>
        <w:left w:val="none" w:sz="0" w:space="0" w:color="auto"/>
        <w:bottom w:val="none" w:sz="0" w:space="0" w:color="auto"/>
        <w:right w:val="none" w:sz="0" w:space="0" w:color="auto"/>
      </w:divBdr>
    </w:div>
    <w:div w:id="1730569469">
      <w:marLeft w:val="640"/>
      <w:marRight w:val="0"/>
      <w:marTop w:val="0"/>
      <w:marBottom w:val="0"/>
      <w:divBdr>
        <w:top w:val="none" w:sz="0" w:space="0" w:color="auto"/>
        <w:left w:val="none" w:sz="0" w:space="0" w:color="auto"/>
        <w:bottom w:val="none" w:sz="0" w:space="0" w:color="auto"/>
        <w:right w:val="none" w:sz="0" w:space="0" w:color="auto"/>
      </w:divBdr>
    </w:div>
    <w:div w:id="1730571382">
      <w:marLeft w:val="640"/>
      <w:marRight w:val="0"/>
      <w:marTop w:val="0"/>
      <w:marBottom w:val="0"/>
      <w:divBdr>
        <w:top w:val="none" w:sz="0" w:space="0" w:color="auto"/>
        <w:left w:val="none" w:sz="0" w:space="0" w:color="auto"/>
        <w:bottom w:val="none" w:sz="0" w:space="0" w:color="auto"/>
        <w:right w:val="none" w:sz="0" w:space="0" w:color="auto"/>
      </w:divBdr>
    </w:div>
    <w:div w:id="1730609314">
      <w:marLeft w:val="640"/>
      <w:marRight w:val="0"/>
      <w:marTop w:val="0"/>
      <w:marBottom w:val="0"/>
      <w:divBdr>
        <w:top w:val="none" w:sz="0" w:space="0" w:color="auto"/>
        <w:left w:val="none" w:sz="0" w:space="0" w:color="auto"/>
        <w:bottom w:val="none" w:sz="0" w:space="0" w:color="auto"/>
        <w:right w:val="none" w:sz="0" w:space="0" w:color="auto"/>
      </w:divBdr>
    </w:div>
    <w:div w:id="1730617024">
      <w:marLeft w:val="640"/>
      <w:marRight w:val="0"/>
      <w:marTop w:val="0"/>
      <w:marBottom w:val="0"/>
      <w:divBdr>
        <w:top w:val="none" w:sz="0" w:space="0" w:color="auto"/>
        <w:left w:val="none" w:sz="0" w:space="0" w:color="auto"/>
        <w:bottom w:val="none" w:sz="0" w:space="0" w:color="auto"/>
        <w:right w:val="none" w:sz="0" w:space="0" w:color="auto"/>
      </w:divBdr>
    </w:div>
    <w:div w:id="1730690615">
      <w:marLeft w:val="640"/>
      <w:marRight w:val="0"/>
      <w:marTop w:val="0"/>
      <w:marBottom w:val="0"/>
      <w:divBdr>
        <w:top w:val="none" w:sz="0" w:space="0" w:color="auto"/>
        <w:left w:val="none" w:sz="0" w:space="0" w:color="auto"/>
        <w:bottom w:val="none" w:sz="0" w:space="0" w:color="auto"/>
        <w:right w:val="none" w:sz="0" w:space="0" w:color="auto"/>
      </w:divBdr>
    </w:div>
    <w:div w:id="1730760239">
      <w:marLeft w:val="640"/>
      <w:marRight w:val="0"/>
      <w:marTop w:val="0"/>
      <w:marBottom w:val="0"/>
      <w:divBdr>
        <w:top w:val="none" w:sz="0" w:space="0" w:color="auto"/>
        <w:left w:val="none" w:sz="0" w:space="0" w:color="auto"/>
        <w:bottom w:val="none" w:sz="0" w:space="0" w:color="auto"/>
        <w:right w:val="none" w:sz="0" w:space="0" w:color="auto"/>
      </w:divBdr>
    </w:div>
    <w:div w:id="1730765257">
      <w:marLeft w:val="640"/>
      <w:marRight w:val="0"/>
      <w:marTop w:val="0"/>
      <w:marBottom w:val="0"/>
      <w:divBdr>
        <w:top w:val="none" w:sz="0" w:space="0" w:color="auto"/>
        <w:left w:val="none" w:sz="0" w:space="0" w:color="auto"/>
        <w:bottom w:val="none" w:sz="0" w:space="0" w:color="auto"/>
        <w:right w:val="none" w:sz="0" w:space="0" w:color="auto"/>
      </w:divBdr>
    </w:div>
    <w:div w:id="1730809114">
      <w:marLeft w:val="640"/>
      <w:marRight w:val="0"/>
      <w:marTop w:val="0"/>
      <w:marBottom w:val="0"/>
      <w:divBdr>
        <w:top w:val="none" w:sz="0" w:space="0" w:color="auto"/>
        <w:left w:val="none" w:sz="0" w:space="0" w:color="auto"/>
        <w:bottom w:val="none" w:sz="0" w:space="0" w:color="auto"/>
        <w:right w:val="none" w:sz="0" w:space="0" w:color="auto"/>
      </w:divBdr>
    </w:div>
    <w:div w:id="1730809247">
      <w:marLeft w:val="640"/>
      <w:marRight w:val="0"/>
      <w:marTop w:val="0"/>
      <w:marBottom w:val="0"/>
      <w:divBdr>
        <w:top w:val="none" w:sz="0" w:space="0" w:color="auto"/>
        <w:left w:val="none" w:sz="0" w:space="0" w:color="auto"/>
        <w:bottom w:val="none" w:sz="0" w:space="0" w:color="auto"/>
        <w:right w:val="none" w:sz="0" w:space="0" w:color="auto"/>
      </w:divBdr>
    </w:div>
    <w:div w:id="1730835758">
      <w:marLeft w:val="640"/>
      <w:marRight w:val="0"/>
      <w:marTop w:val="0"/>
      <w:marBottom w:val="0"/>
      <w:divBdr>
        <w:top w:val="none" w:sz="0" w:space="0" w:color="auto"/>
        <w:left w:val="none" w:sz="0" w:space="0" w:color="auto"/>
        <w:bottom w:val="none" w:sz="0" w:space="0" w:color="auto"/>
        <w:right w:val="none" w:sz="0" w:space="0" w:color="auto"/>
      </w:divBdr>
    </w:div>
    <w:div w:id="1730884981">
      <w:marLeft w:val="640"/>
      <w:marRight w:val="0"/>
      <w:marTop w:val="0"/>
      <w:marBottom w:val="0"/>
      <w:divBdr>
        <w:top w:val="none" w:sz="0" w:space="0" w:color="auto"/>
        <w:left w:val="none" w:sz="0" w:space="0" w:color="auto"/>
        <w:bottom w:val="none" w:sz="0" w:space="0" w:color="auto"/>
        <w:right w:val="none" w:sz="0" w:space="0" w:color="auto"/>
      </w:divBdr>
    </w:div>
    <w:div w:id="1730955729">
      <w:marLeft w:val="640"/>
      <w:marRight w:val="0"/>
      <w:marTop w:val="0"/>
      <w:marBottom w:val="0"/>
      <w:divBdr>
        <w:top w:val="none" w:sz="0" w:space="0" w:color="auto"/>
        <w:left w:val="none" w:sz="0" w:space="0" w:color="auto"/>
        <w:bottom w:val="none" w:sz="0" w:space="0" w:color="auto"/>
        <w:right w:val="none" w:sz="0" w:space="0" w:color="auto"/>
      </w:divBdr>
    </w:div>
    <w:div w:id="1730960934">
      <w:marLeft w:val="640"/>
      <w:marRight w:val="0"/>
      <w:marTop w:val="0"/>
      <w:marBottom w:val="0"/>
      <w:divBdr>
        <w:top w:val="none" w:sz="0" w:space="0" w:color="auto"/>
        <w:left w:val="none" w:sz="0" w:space="0" w:color="auto"/>
        <w:bottom w:val="none" w:sz="0" w:space="0" w:color="auto"/>
        <w:right w:val="none" w:sz="0" w:space="0" w:color="auto"/>
      </w:divBdr>
    </w:div>
    <w:div w:id="1731003541">
      <w:marLeft w:val="640"/>
      <w:marRight w:val="0"/>
      <w:marTop w:val="0"/>
      <w:marBottom w:val="0"/>
      <w:divBdr>
        <w:top w:val="none" w:sz="0" w:space="0" w:color="auto"/>
        <w:left w:val="none" w:sz="0" w:space="0" w:color="auto"/>
        <w:bottom w:val="none" w:sz="0" w:space="0" w:color="auto"/>
        <w:right w:val="none" w:sz="0" w:space="0" w:color="auto"/>
      </w:divBdr>
    </w:div>
    <w:div w:id="1731152657">
      <w:marLeft w:val="640"/>
      <w:marRight w:val="0"/>
      <w:marTop w:val="0"/>
      <w:marBottom w:val="0"/>
      <w:divBdr>
        <w:top w:val="none" w:sz="0" w:space="0" w:color="auto"/>
        <w:left w:val="none" w:sz="0" w:space="0" w:color="auto"/>
        <w:bottom w:val="none" w:sz="0" w:space="0" w:color="auto"/>
        <w:right w:val="none" w:sz="0" w:space="0" w:color="auto"/>
      </w:divBdr>
    </w:div>
    <w:div w:id="1731224138">
      <w:marLeft w:val="640"/>
      <w:marRight w:val="0"/>
      <w:marTop w:val="0"/>
      <w:marBottom w:val="0"/>
      <w:divBdr>
        <w:top w:val="none" w:sz="0" w:space="0" w:color="auto"/>
        <w:left w:val="none" w:sz="0" w:space="0" w:color="auto"/>
        <w:bottom w:val="none" w:sz="0" w:space="0" w:color="auto"/>
        <w:right w:val="none" w:sz="0" w:space="0" w:color="auto"/>
      </w:divBdr>
    </w:div>
    <w:div w:id="1731423227">
      <w:marLeft w:val="640"/>
      <w:marRight w:val="0"/>
      <w:marTop w:val="0"/>
      <w:marBottom w:val="0"/>
      <w:divBdr>
        <w:top w:val="none" w:sz="0" w:space="0" w:color="auto"/>
        <w:left w:val="none" w:sz="0" w:space="0" w:color="auto"/>
        <w:bottom w:val="none" w:sz="0" w:space="0" w:color="auto"/>
        <w:right w:val="none" w:sz="0" w:space="0" w:color="auto"/>
      </w:divBdr>
    </w:div>
    <w:div w:id="1731463438">
      <w:marLeft w:val="640"/>
      <w:marRight w:val="0"/>
      <w:marTop w:val="0"/>
      <w:marBottom w:val="0"/>
      <w:divBdr>
        <w:top w:val="none" w:sz="0" w:space="0" w:color="auto"/>
        <w:left w:val="none" w:sz="0" w:space="0" w:color="auto"/>
        <w:bottom w:val="none" w:sz="0" w:space="0" w:color="auto"/>
        <w:right w:val="none" w:sz="0" w:space="0" w:color="auto"/>
      </w:divBdr>
    </w:div>
    <w:div w:id="1731492684">
      <w:marLeft w:val="640"/>
      <w:marRight w:val="0"/>
      <w:marTop w:val="0"/>
      <w:marBottom w:val="0"/>
      <w:divBdr>
        <w:top w:val="none" w:sz="0" w:space="0" w:color="auto"/>
        <w:left w:val="none" w:sz="0" w:space="0" w:color="auto"/>
        <w:bottom w:val="none" w:sz="0" w:space="0" w:color="auto"/>
        <w:right w:val="none" w:sz="0" w:space="0" w:color="auto"/>
      </w:divBdr>
    </w:div>
    <w:div w:id="1731611352">
      <w:marLeft w:val="640"/>
      <w:marRight w:val="0"/>
      <w:marTop w:val="0"/>
      <w:marBottom w:val="0"/>
      <w:divBdr>
        <w:top w:val="none" w:sz="0" w:space="0" w:color="auto"/>
        <w:left w:val="none" w:sz="0" w:space="0" w:color="auto"/>
        <w:bottom w:val="none" w:sz="0" w:space="0" w:color="auto"/>
        <w:right w:val="none" w:sz="0" w:space="0" w:color="auto"/>
      </w:divBdr>
    </w:div>
    <w:div w:id="1731658243">
      <w:marLeft w:val="640"/>
      <w:marRight w:val="0"/>
      <w:marTop w:val="0"/>
      <w:marBottom w:val="0"/>
      <w:divBdr>
        <w:top w:val="none" w:sz="0" w:space="0" w:color="auto"/>
        <w:left w:val="none" w:sz="0" w:space="0" w:color="auto"/>
        <w:bottom w:val="none" w:sz="0" w:space="0" w:color="auto"/>
        <w:right w:val="none" w:sz="0" w:space="0" w:color="auto"/>
      </w:divBdr>
    </w:div>
    <w:div w:id="1731735393">
      <w:marLeft w:val="640"/>
      <w:marRight w:val="0"/>
      <w:marTop w:val="0"/>
      <w:marBottom w:val="0"/>
      <w:divBdr>
        <w:top w:val="none" w:sz="0" w:space="0" w:color="auto"/>
        <w:left w:val="none" w:sz="0" w:space="0" w:color="auto"/>
        <w:bottom w:val="none" w:sz="0" w:space="0" w:color="auto"/>
        <w:right w:val="none" w:sz="0" w:space="0" w:color="auto"/>
      </w:divBdr>
    </w:div>
    <w:div w:id="1731922119">
      <w:marLeft w:val="640"/>
      <w:marRight w:val="0"/>
      <w:marTop w:val="0"/>
      <w:marBottom w:val="0"/>
      <w:divBdr>
        <w:top w:val="none" w:sz="0" w:space="0" w:color="auto"/>
        <w:left w:val="none" w:sz="0" w:space="0" w:color="auto"/>
        <w:bottom w:val="none" w:sz="0" w:space="0" w:color="auto"/>
        <w:right w:val="none" w:sz="0" w:space="0" w:color="auto"/>
      </w:divBdr>
    </w:div>
    <w:div w:id="1731922123">
      <w:marLeft w:val="640"/>
      <w:marRight w:val="0"/>
      <w:marTop w:val="0"/>
      <w:marBottom w:val="0"/>
      <w:divBdr>
        <w:top w:val="none" w:sz="0" w:space="0" w:color="auto"/>
        <w:left w:val="none" w:sz="0" w:space="0" w:color="auto"/>
        <w:bottom w:val="none" w:sz="0" w:space="0" w:color="auto"/>
        <w:right w:val="none" w:sz="0" w:space="0" w:color="auto"/>
      </w:divBdr>
    </w:div>
    <w:div w:id="1731997320">
      <w:marLeft w:val="640"/>
      <w:marRight w:val="0"/>
      <w:marTop w:val="0"/>
      <w:marBottom w:val="0"/>
      <w:divBdr>
        <w:top w:val="none" w:sz="0" w:space="0" w:color="auto"/>
        <w:left w:val="none" w:sz="0" w:space="0" w:color="auto"/>
        <w:bottom w:val="none" w:sz="0" w:space="0" w:color="auto"/>
        <w:right w:val="none" w:sz="0" w:space="0" w:color="auto"/>
      </w:divBdr>
    </w:div>
    <w:div w:id="1732117407">
      <w:marLeft w:val="640"/>
      <w:marRight w:val="0"/>
      <w:marTop w:val="0"/>
      <w:marBottom w:val="0"/>
      <w:divBdr>
        <w:top w:val="none" w:sz="0" w:space="0" w:color="auto"/>
        <w:left w:val="none" w:sz="0" w:space="0" w:color="auto"/>
        <w:bottom w:val="none" w:sz="0" w:space="0" w:color="auto"/>
        <w:right w:val="none" w:sz="0" w:space="0" w:color="auto"/>
      </w:divBdr>
    </w:div>
    <w:div w:id="1732121452">
      <w:marLeft w:val="640"/>
      <w:marRight w:val="0"/>
      <w:marTop w:val="0"/>
      <w:marBottom w:val="0"/>
      <w:divBdr>
        <w:top w:val="none" w:sz="0" w:space="0" w:color="auto"/>
        <w:left w:val="none" w:sz="0" w:space="0" w:color="auto"/>
        <w:bottom w:val="none" w:sz="0" w:space="0" w:color="auto"/>
        <w:right w:val="none" w:sz="0" w:space="0" w:color="auto"/>
      </w:divBdr>
    </w:div>
    <w:div w:id="1732384182">
      <w:marLeft w:val="640"/>
      <w:marRight w:val="0"/>
      <w:marTop w:val="0"/>
      <w:marBottom w:val="0"/>
      <w:divBdr>
        <w:top w:val="none" w:sz="0" w:space="0" w:color="auto"/>
        <w:left w:val="none" w:sz="0" w:space="0" w:color="auto"/>
        <w:bottom w:val="none" w:sz="0" w:space="0" w:color="auto"/>
        <w:right w:val="none" w:sz="0" w:space="0" w:color="auto"/>
      </w:divBdr>
    </w:div>
    <w:div w:id="1732457253">
      <w:marLeft w:val="640"/>
      <w:marRight w:val="0"/>
      <w:marTop w:val="0"/>
      <w:marBottom w:val="0"/>
      <w:divBdr>
        <w:top w:val="none" w:sz="0" w:space="0" w:color="auto"/>
        <w:left w:val="none" w:sz="0" w:space="0" w:color="auto"/>
        <w:bottom w:val="none" w:sz="0" w:space="0" w:color="auto"/>
        <w:right w:val="none" w:sz="0" w:space="0" w:color="auto"/>
      </w:divBdr>
    </w:div>
    <w:div w:id="1732458649">
      <w:marLeft w:val="640"/>
      <w:marRight w:val="0"/>
      <w:marTop w:val="0"/>
      <w:marBottom w:val="0"/>
      <w:divBdr>
        <w:top w:val="none" w:sz="0" w:space="0" w:color="auto"/>
        <w:left w:val="none" w:sz="0" w:space="0" w:color="auto"/>
        <w:bottom w:val="none" w:sz="0" w:space="0" w:color="auto"/>
        <w:right w:val="none" w:sz="0" w:space="0" w:color="auto"/>
      </w:divBdr>
    </w:div>
    <w:div w:id="1732535289">
      <w:marLeft w:val="640"/>
      <w:marRight w:val="0"/>
      <w:marTop w:val="0"/>
      <w:marBottom w:val="0"/>
      <w:divBdr>
        <w:top w:val="none" w:sz="0" w:space="0" w:color="auto"/>
        <w:left w:val="none" w:sz="0" w:space="0" w:color="auto"/>
        <w:bottom w:val="none" w:sz="0" w:space="0" w:color="auto"/>
        <w:right w:val="none" w:sz="0" w:space="0" w:color="auto"/>
      </w:divBdr>
    </w:div>
    <w:div w:id="1732773790">
      <w:marLeft w:val="640"/>
      <w:marRight w:val="0"/>
      <w:marTop w:val="0"/>
      <w:marBottom w:val="0"/>
      <w:divBdr>
        <w:top w:val="none" w:sz="0" w:space="0" w:color="auto"/>
        <w:left w:val="none" w:sz="0" w:space="0" w:color="auto"/>
        <w:bottom w:val="none" w:sz="0" w:space="0" w:color="auto"/>
        <w:right w:val="none" w:sz="0" w:space="0" w:color="auto"/>
      </w:divBdr>
    </w:div>
    <w:div w:id="1732801620">
      <w:marLeft w:val="640"/>
      <w:marRight w:val="0"/>
      <w:marTop w:val="0"/>
      <w:marBottom w:val="0"/>
      <w:divBdr>
        <w:top w:val="none" w:sz="0" w:space="0" w:color="auto"/>
        <w:left w:val="none" w:sz="0" w:space="0" w:color="auto"/>
        <w:bottom w:val="none" w:sz="0" w:space="0" w:color="auto"/>
        <w:right w:val="none" w:sz="0" w:space="0" w:color="auto"/>
      </w:divBdr>
    </w:div>
    <w:div w:id="1732849638">
      <w:marLeft w:val="640"/>
      <w:marRight w:val="0"/>
      <w:marTop w:val="0"/>
      <w:marBottom w:val="0"/>
      <w:divBdr>
        <w:top w:val="none" w:sz="0" w:space="0" w:color="auto"/>
        <w:left w:val="none" w:sz="0" w:space="0" w:color="auto"/>
        <w:bottom w:val="none" w:sz="0" w:space="0" w:color="auto"/>
        <w:right w:val="none" w:sz="0" w:space="0" w:color="auto"/>
      </w:divBdr>
    </w:div>
    <w:div w:id="1733037318">
      <w:marLeft w:val="640"/>
      <w:marRight w:val="0"/>
      <w:marTop w:val="0"/>
      <w:marBottom w:val="0"/>
      <w:divBdr>
        <w:top w:val="none" w:sz="0" w:space="0" w:color="auto"/>
        <w:left w:val="none" w:sz="0" w:space="0" w:color="auto"/>
        <w:bottom w:val="none" w:sz="0" w:space="0" w:color="auto"/>
        <w:right w:val="none" w:sz="0" w:space="0" w:color="auto"/>
      </w:divBdr>
    </w:div>
    <w:div w:id="1733037968">
      <w:marLeft w:val="640"/>
      <w:marRight w:val="0"/>
      <w:marTop w:val="0"/>
      <w:marBottom w:val="0"/>
      <w:divBdr>
        <w:top w:val="none" w:sz="0" w:space="0" w:color="auto"/>
        <w:left w:val="none" w:sz="0" w:space="0" w:color="auto"/>
        <w:bottom w:val="none" w:sz="0" w:space="0" w:color="auto"/>
        <w:right w:val="none" w:sz="0" w:space="0" w:color="auto"/>
      </w:divBdr>
    </w:div>
    <w:div w:id="1733039540">
      <w:marLeft w:val="640"/>
      <w:marRight w:val="0"/>
      <w:marTop w:val="0"/>
      <w:marBottom w:val="0"/>
      <w:divBdr>
        <w:top w:val="none" w:sz="0" w:space="0" w:color="auto"/>
        <w:left w:val="none" w:sz="0" w:space="0" w:color="auto"/>
        <w:bottom w:val="none" w:sz="0" w:space="0" w:color="auto"/>
        <w:right w:val="none" w:sz="0" w:space="0" w:color="auto"/>
      </w:divBdr>
    </w:div>
    <w:div w:id="1733190201">
      <w:marLeft w:val="640"/>
      <w:marRight w:val="0"/>
      <w:marTop w:val="0"/>
      <w:marBottom w:val="0"/>
      <w:divBdr>
        <w:top w:val="none" w:sz="0" w:space="0" w:color="auto"/>
        <w:left w:val="none" w:sz="0" w:space="0" w:color="auto"/>
        <w:bottom w:val="none" w:sz="0" w:space="0" w:color="auto"/>
        <w:right w:val="none" w:sz="0" w:space="0" w:color="auto"/>
      </w:divBdr>
    </w:div>
    <w:div w:id="1733233770">
      <w:marLeft w:val="640"/>
      <w:marRight w:val="0"/>
      <w:marTop w:val="0"/>
      <w:marBottom w:val="0"/>
      <w:divBdr>
        <w:top w:val="none" w:sz="0" w:space="0" w:color="auto"/>
        <w:left w:val="none" w:sz="0" w:space="0" w:color="auto"/>
        <w:bottom w:val="none" w:sz="0" w:space="0" w:color="auto"/>
        <w:right w:val="none" w:sz="0" w:space="0" w:color="auto"/>
      </w:divBdr>
    </w:div>
    <w:div w:id="1733262826">
      <w:marLeft w:val="640"/>
      <w:marRight w:val="0"/>
      <w:marTop w:val="0"/>
      <w:marBottom w:val="0"/>
      <w:divBdr>
        <w:top w:val="none" w:sz="0" w:space="0" w:color="auto"/>
        <w:left w:val="none" w:sz="0" w:space="0" w:color="auto"/>
        <w:bottom w:val="none" w:sz="0" w:space="0" w:color="auto"/>
        <w:right w:val="none" w:sz="0" w:space="0" w:color="auto"/>
      </w:divBdr>
    </w:div>
    <w:div w:id="1733306849">
      <w:marLeft w:val="640"/>
      <w:marRight w:val="0"/>
      <w:marTop w:val="0"/>
      <w:marBottom w:val="0"/>
      <w:divBdr>
        <w:top w:val="none" w:sz="0" w:space="0" w:color="auto"/>
        <w:left w:val="none" w:sz="0" w:space="0" w:color="auto"/>
        <w:bottom w:val="none" w:sz="0" w:space="0" w:color="auto"/>
        <w:right w:val="none" w:sz="0" w:space="0" w:color="auto"/>
      </w:divBdr>
    </w:div>
    <w:div w:id="1733382225">
      <w:marLeft w:val="640"/>
      <w:marRight w:val="0"/>
      <w:marTop w:val="0"/>
      <w:marBottom w:val="0"/>
      <w:divBdr>
        <w:top w:val="none" w:sz="0" w:space="0" w:color="auto"/>
        <w:left w:val="none" w:sz="0" w:space="0" w:color="auto"/>
        <w:bottom w:val="none" w:sz="0" w:space="0" w:color="auto"/>
        <w:right w:val="none" w:sz="0" w:space="0" w:color="auto"/>
      </w:divBdr>
    </w:div>
    <w:div w:id="1733457654">
      <w:marLeft w:val="640"/>
      <w:marRight w:val="0"/>
      <w:marTop w:val="0"/>
      <w:marBottom w:val="0"/>
      <w:divBdr>
        <w:top w:val="none" w:sz="0" w:space="0" w:color="auto"/>
        <w:left w:val="none" w:sz="0" w:space="0" w:color="auto"/>
        <w:bottom w:val="none" w:sz="0" w:space="0" w:color="auto"/>
        <w:right w:val="none" w:sz="0" w:space="0" w:color="auto"/>
      </w:divBdr>
    </w:div>
    <w:div w:id="1733457986">
      <w:marLeft w:val="640"/>
      <w:marRight w:val="0"/>
      <w:marTop w:val="0"/>
      <w:marBottom w:val="0"/>
      <w:divBdr>
        <w:top w:val="none" w:sz="0" w:space="0" w:color="auto"/>
        <w:left w:val="none" w:sz="0" w:space="0" w:color="auto"/>
        <w:bottom w:val="none" w:sz="0" w:space="0" w:color="auto"/>
        <w:right w:val="none" w:sz="0" w:space="0" w:color="auto"/>
      </w:divBdr>
    </w:div>
    <w:div w:id="1733501637">
      <w:marLeft w:val="640"/>
      <w:marRight w:val="0"/>
      <w:marTop w:val="0"/>
      <w:marBottom w:val="0"/>
      <w:divBdr>
        <w:top w:val="none" w:sz="0" w:space="0" w:color="auto"/>
        <w:left w:val="none" w:sz="0" w:space="0" w:color="auto"/>
        <w:bottom w:val="none" w:sz="0" w:space="0" w:color="auto"/>
        <w:right w:val="none" w:sz="0" w:space="0" w:color="auto"/>
      </w:divBdr>
    </w:div>
    <w:div w:id="1733575268">
      <w:marLeft w:val="640"/>
      <w:marRight w:val="0"/>
      <w:marTop w:val="0"/>
      <w:marBottom w:val="0"/>
      <w:divBdr>
        <w:top w:val="none" w:sz="0" w:space="0" w:color="auto"/>
        <w:left w:val="none" w:sz="0" w:space="0" w:color="auto"/>
        <w:bottom w:val="none" w:sz="0" w:space="0" w:color="auto"/>
        <w:right w:val="none" w:sz="0" w:space="0" w:color="auto"/>
      </w:divBdr>
    </w:div>
    <w:div w:id="1733578190">
      <w:marLeft w:val="640"/>
      <w:marRight w:val="0"/>
      <w:marTop w:val="0"/>
      <w:marBottom w:val="0"/>
      <w:divBdr>
        <w:top w:val="none" w:sz="0" w:space="0" w:color="auto"/>
        <w:left w:val="none" w:sz="0" w:space="0" w:color="auto"/>
        <w:bottom w:val="none" w:sz="0" w:space="0" w:color="auto"/>
        <w:right w:val="none" w:sz="0" w:space="0" w:color="auto"/>
      </w:divBdr>
    </w:div>
    <w:div w:id="1733890505">
      <w:marLeft w:val="640"/>
      <w:marRight w:val="0"/>
      <w:marTop w:val="0"/>
      <w:marBottom w:val="0"/>
      <w:divBdr>
        <w:top w:val="none" w:sz="0" w:space="0" w:color="auto"/>
        <w:left w:val="none" w:sz="0" w:space="0" w:color="auto"/>
        <w:bottom w:val="none" w:sz="0" w:space="0" w:color="auto"/>
        <w:right w:val="none" w:sz="0" w:space="0" w:color="auto"/>
      </w:divBdr>
    </w:div>
    <w:div w:id="1733890631">
      <w:marLeft w:val="640"/>
      <w:marRight w:val="0"/>
      <w:marTop w:val="0"/>
      <w:marBottom w:val="0"/>
      <w:divBdr>
        <w:top w:val="none" w:sz="0" w:space="0" w:color="auto"/>
        <w:left w:val="none" w:sz="0" w:space="0" w:color="auto"/>
        <w:bottom w:val="none" w:sz="0" w:space="0" w:color="auto"/>
        <w:right w:val="none" w:sz="0" w:space="0" w:color="auto"/>
      </w:divBdr>
    </w:div>
    <w:div w:id="1733964399">
      <w:marLeft w:val="640"/>
      <w:marRight w:val="0"/>
      <w:marTop w:val="0"/>
      <w:marBottom w:val="0"/>
      <w:divBdr>
        <w:top w:val="none" w:sz="0" w:space="0" w:color="auto"/>
        <w:left w:val="none" w:sz="0" w:space="0" w:color="auto"/>
        <w:bottom w:val="none" w:sz="0" w:space="0" w:color="auto"/>
        <w:right w:val="none" w:sz="0" w:space="0" w:color="auto"/>
      </w:divBdr>
    </w:div>
    <w:div w:id="1733969754">
      <w:marLeft w:val="640"/>
      <w:marRight w:val="0"/>
      <w:marTop w:val="0"/>
      <w:marBottom w:val="0"/>
      <w:divBdr>
        <w:top w:val="none" w:sz="0" w:space="0" w:color="auto"/>
        <w:left w:val="none" w:sz="0" w:space="0" w:color="auto"/>
        <w:bottom w:val="none" w:sz="0" w:space="0" w:color="auto"/>
        <w:right w:val="none" w:sz="0" w:space="0" w:color="auto"/>
      </w:divBdr>
    </w:div>
    <w:div w:id="1734036405">
      <w:marLeft w:val="640"/>
      <w:marRight w:val="0"/>
      <w:marTop w:val="0"/>
      <w:marBottom w:val="0"/>
      <w:divBdr>
        <w:top w:val="none" w:sz="0" w:space="0" w:color="auto"/>
        <w:left w:val="none" w:sz="0" w:space="0" w:color="auto"/>
        <w:bottom w:val="none" w:sz="0" w:space="0" w:color="auto"/>
        <w:right w:val="none" w:sz="0" w:space="0" w:color="auto"/>
      </w:divBdr>
    </w:div>
    <w:div w:id="1734038615">
      <w:marLeft w:val="640"/>
      <w:marRight w:val="0"/>
      <w:marTop w:val="0"/>
      <w:marBottom w:val="0"/>
      <w:divBdr>
        <w:top w:val="none" w:sz="0" w:space="0" w:color="auto"/>
        <w:left w:val="none" w:sz="0" w:space="0" w:color="auto"/>
        <w:bottom w:val="none" w:sz="0" w:space="0" w:color="auto"/>
        <w:right w:val="none" w:sz="0" w:space="0" w:color="auto"/>
      </w:divBdr>
    </w:div>
    <w:div w:id="1734039736">
      <w:marLeft w:val="640"/>
      <w:marRight w:val="0"/>
      <w:marTop w:val="0"/>
      <w:marBottom w:val="0"/>
      <w:divBdr>
        <w:top w:val="none" w:sz="0" w:space="0" w:color="auto"/>
        <w:left w:val="none" w:sz="0" w:space="0" w:color="auto"/>
        <w:bottom w:val="none" w:sz="0" w:space="0" w:color="auto"/>
        <w:right w:val="none" w:sz="0" w:space="0" w:color="auto"/>
      </w:divBdr>
    </w:div>
    <w:div w:id="1734041963">
      <w:marLeft w:val="640"/>
      <w:marRight w:val="0"/>
      <w:marTop w:val="0"/>
      <w:marBottom w:val="0"/>
      <w:divBdr>
        <w:top w:val="none" w:sz="0" w:space="0" w:color="auto"/>
        <w:left w:val="none" w:sz="0" w:space="0" w:color="auto"/>
        <w:bottom w:val="none" w:sz="0" w:space="0" w:color="auto"/>
        <w:right w:val="none" w:sz="0" w:space="0" w:color="auto"/>
      </w:divBdr>
    </w:div>
    <w:div w:id="1734084451">
      <w:marLeft w:val="640"/>
      <w:marRight w:val="0"/>
      <w:marTop w:val="0"/>
      <w:marBottom w:val="0"/>
      <w:divBdr>
        <w:top w:val="none" w:sz="0" w:space="0" w:color="auto"/>
        <w:left w:val="none" w:sz="0" w:space="0" w:color="auto"/>
        <w:bottom w:val="none" w:sz="0" w:space="0" w:color="auto"/>
        <w:right w:val="none" w:sz="0" w:space="0" w:color="auto"/>
      </w:divBdr>
    </w:div>
    <w:div w:id="1734113415">
      <w:marLeft w:val="640"/>
      <w:marRight w:val="0"/>
      <w:marTop w:val="0"/>
      <w:marBottom w:val="0"/>
      <w:divBdr>
        <w:top w:val="none" w:sz="0" w:space="0" w:color="auto"/>
        <w:left w:val="none" w:sz="0" w:space="0" w:color="auto"/>
        <w:bottom w:val="none" w:sz="0" w:space="0" w:color="auto"/>
        <w:right w:val="none" w:sz="0" w:space="0" w:color="auto"/>
      </w:divBdr>
    </w:div>
    <w:div w:id="1734114488">
      <w:marLeft w:val="640"/>
      <w:marRight w:val="0"/>
      <w:marTop w:val="0"/>
      <w:marBottom w:val="0"/>
      <w:divBdr>
        <w:top w:val="none" w:sz="0" w:space="0" w:color="auto"/>
        <w:left w:val="none" w:sz="0" w:space="0" w:color="auto"/>
        <w:bottom w:val="none" w:sz="0" w:space="0" w:color="auto"/>
        <w:right w:val="none" w:sz="0" w:space="0" w:color="auto"/>
      </w:divBdr>
    </w:div>
    <w:div w:id="1734115311">
      <w:marLeft w:val="640"/>
      <w:marRight w:val="0"/>
      <w:marTop w:val="0"/>
      <w:marBottom w:val="0"/>
      <w:divBdr>
        <w:top w:val="none" w:sz="0" w:space="0" w:color="auto"/>
        <w:left w:val="none" w:sz="0" w:space="0" w:color="auto"/>
        <w:bottom w:val="none" w:sz="0" w:space="0" w:color="auto"/>
        <w:right w:val="none" w:sz="0" w:space="0" w:color="auto"/>
      </w:divBdr>
    </w:div>
    <w:div w:id="1734234171">
      <w:marLeft w:val="640"/>
      <w:marRight w:val="0"/>
      <w:marTop w:val="0"/>
      <w:marBottom w:val="0"/>
      <w:divBdr>
        <w:top w:val="none" w:sz="0" w:space="0" w:color="auto"/>
        <w:left w:val="none" w:sz="0" w:space="0" w:color="auto"/>
        <w:bottom w:val="none" w:sz="0" w:space="0" w:color="auto"/>
        <w:right w:val="none" w:sz="0" w:space="0" w:color="auto"/>
      </w:divBdr>
    </w:div>
    <w:div w:id="1734234662">
      <w:marLeft w:val="640"/>
      <w:marRight w:val="0"/>
      <w:marTop w:val="0"/>
      <w:marBottom w:val="0"/>
      <w:divBdr>
        <w:top w:val="none" w:sz="0" w:space="0" w:color="auto"/>
        <w:left w:val="none" w:sz="0" w:space="0" w:color="auto"/>
        <w:bottom w:val="none" w:sz="0" w:space="0" w:color="auto"/>
        <w:right w:val="none" w:sz="0" w:space="0" w:color="auto"/>
      </w:divBdr>
    </w:div>
    <w:div w:id="1734279795">
      <w:marLeft w:val="640"/>
      <w:marRight w:val="0"/>
      <w:marTop w:val="0"/>
      <w:marBottom w:val="0"/>
      <w:divBdr>
        <w:top w:val="none" w:sz="0" w:space="0" w:color="auto"/>
        <w:left w:val="none" w:sz="0" w:space="0" w:color="auto"/>
        <w:bottom w:val="none" w:sz="0" w:space="0" w:color="auto"/>
        <w:right w:val="none" w:sz="0" w:space="0" w:color="auto"/>
      </w:divBdr>
    </w:div>
    <w:div w:id="1734425591">
      <w:marLeft w:val="640"/>
      <w:marRight w:val="0"/>
      <w:marTop w:val="0"/>
      <w:marBottom w:val="0"/>
      <w:divBdr>
        <w:top w:val="none" w:sz="0" w:space="0" w:color="auto"/>
        <w:left w:val="none" w:sz="0" w:space="0" w:color="auto"/>
        <w:bottom w:val="none" w:sz="0" w:space="0" w:color="auto"/>
        <w:right w:val="none" w:sz="0" w:space="0" w:color="auto"/>
      </w:divBdr>
    </w:div>
    <w:div w:id="1734425770">
      <w:marLeft w:val="640"/>
      <w:marRight w:val="0"/>
      <w:marTop w:val="0"/>
      <w:marBottom w:val="0"/>
      <w:divBdr>
        <w:top w:val="none" w:sz="0" w:space="0" w:color="auto"/>
        <w:left w:val="none" w:sz="0" w:space="0" w:color="auto"/>
        <w:bottom w:val="none" w:sz="0" w:space="0" w:color="auto"/>
        <w:right w:val="none" w:sz="0" w:space="0" w:color="auto"/>
      </w:divBdr>
    </w:div>
    <w:div w:id="1734429702">
      <w:marLeft w:val="640"/>
      <w:marRight w:val="0"/>
      <w:marTop w:val="0"/>
      <w:marBottom w:val="0"/>
      <w:divBdr>
        <w:top w:val="none" w:sz="0" w:space="0" w:color="auto"/>
        <w:left w:val="none" w:sz="0" w:space="0" w:color="auto"/>
        <w:bottom w:val="none" w:sz="0" w:space="0" w:color="auto"/>
        <w:right w:val="none" w:sz="0" w:space="0" w:color="auto"/>
      </w:divBdr>
    </w:div>
    <w:div w:id="1734498608">
      <w:marLeft w:val="640"/>
      <w:marRight w:val="0"/>
      <w:marTop w:val="0"/>
      <w:marBottom w:val="0"/>
      <w:divBdr>
        <w:top w:val="none" w:sz="0" w:space="0" w:color="auto"/>
        <w:left w:val="none" w:sz="0" w:space="0" w:color="auto"/>
        <w:bottom w:val="none" w:sz="0" w:space="0" w:color="auto"/>
        <w:right w:val="none" w:sz="0" w:space="0" w:color="auto"/>
      </w:divBdr>
    </w:div>
    <w:div w:id="1734615522">
      <w:marLeft w:val="640"/>
      <w:marRight w:val="0"/>
      <w:marTop w:val="0"/>
      <w:marBottom w:val="0"/>
      <w:divBdr>
        <w:top w:val="none" w:sz="0" w:space="0" w:color="auto"/>
        <w:left w:val="none" w:sz="0" w:space="0" w:color="auto"/>
        <w:bottom w:val="none" w:sz="0" w:space="0" w:color="auto"/>
        <w:right w:val="none" w:sz="0" w:space="0" w:color="auto"/>
      </w:divBdr>
    </w:div>
    <w:div w:id="1734624570">
      <w:marLeft w:val="640"/>
      <w:marRight w:val="0"/>
      <w:marTop w:val="0"/>
      <w:marBottom w:val="0"/>
      <w:divBdr>
        <w:top w:val="none" w:sz="0" w:space="0" w:color="auto"/>
        <w:left w:val="none" w:sz="0" w:space="0" w:color="auto"/>
        <w:bottom w:val="none" w:sz="0" w:space="0" w:color="auto"/>
        <w:right w:val="none" w:sz="0" w:space="0" w:color="auto"/>
      </w:divBdr>
    </w:div>
    <w:div w:id="1734740846">
      <w:marLeft w:val="640"/>
      <w:marRight w:val="0"/>
      <w:marTop w:val="0"/>
      <w:marBottom w:val="0"/>
      <w:divBdr>
        <w:top w:val="none" w:sz="0" w:space="0" w:color="auto"/>
        <w:left w:val="none" w:sz="0" w:space="0" w:color="auto"/>
        <w:bottom w:val="none" w:sz="0" w:space="0" w:color="auto"/>
        <w:right w:val="none" w:sz="0" w:space="0" w:color="auto"/>
      </w:divBdr>
    </w:div>
    <w:div w:id="1734742355">
      <w:marLeft w:val="640"/>
      <w:marRight w:val="0"/>
      <w:marTop w:val="0"/>
      <w:marBottom w:val="0"/>
      <w:divBdr>
        <w:top w:val="none" w:sz="0" w:space="0" w:color="auto"/>
        <w:left w:val="none" w:sz="0" w:space="0" w:color="auto"/>
        <w:bottom w:val="none" w:sz="0" w:space="0" w:color="auto"/>
        <w:right w:val="none" w:sz="0" w:space="0" w:color="auto"/>
      </w:divBdr>
    </w:div>
    <w:div w:id="1734887991">
      <w:marLeft w:val="640"/>
      <w:marRight w:val="0"/>
      <w:marTop w:val="0"/>
      <w:marBottom w:val="0"/>
      <w:divBdr>
        <w:top w:val="none" w:sz="0" w:space="0" w:color="auto"/>
        <w:left w:val="none" w:sz="0" w:space="0" w:color="auto"/>
        <w:bottom w:val="none" w:sz="0" w:space="0" w:color="auto"/>
        <w:right w:val="none" w:sz="0" w:space="0" w:color="auto"/>
      </w:divBdr>
    </w:div>
    <w:div w:id="1735078973">
      <w:marLeft w:val="640"/>
      <w:marRight w:val="0"/>
      <w:marTop w:val="0"/>
      <w:marBottom w:val="0"/>
      <w:divBdr>
        <w:top w:val="none" w:sz="0" w:space="0" w:color="auto"/>
        <w:left w:val="none" w:sz="0" w:space="0" w:color="auto"/>
        <w:bottom w:val="none" w:sz="0" w:space="0" w:color="auto"/>
        <w:right w:val="none" w:sz="0" w:space="0" w:color="auto"/>
      </w:divBdr>
    </w:div>
    <w:div w:id="1735087003">
      <w:marLeft w:val="640"/>
      <w:marRight w:val="0"/>
      <w:marTop w:val="0"/>
      <w:marBottom w:val="0"/>
      <w:divBdr>
        <w:top w:val="none" w:sz="0" w:space="0" w:color="auto"/>
        <w:left w:val="none" w:sz="0" w:space="0" w:color="auto"/>
        <w:bottom w:val="none" w:sz="0" w:space="0" w:color="auto"/>
        <w:right w:val="none" w:sz="0" w:space="0" w:color="auto"/>
      </w:divBdr>
    </w:div>
    <w:div w:id="1735154210">
      <w:marLeft w:val="640"/>
      <w:marRight w:val="0"/>
      <w:marTop w:val="0"/>
      <w:marBottom w:val="0"/>
      <w:divBdr>
        <w:top w:val="none" w:sz="0" w:space="0" w:color="auto"/>
        <w:left w:val="none" w:sz="0" w:space="0" w:color="auto"/>
        <w:bottom w:val="none" w:sz="0" w:space="0" w:color="auto"/>
        <w:right w:val="none" w:sz="0" w:space="0" w:color="auto"/>
      </w:divBdr>
    </w:div>
    <w:div w:id="1735155118">
      <w:marLeft w:val="640"/>
      <w:marRight w:val="0"/>
      <w:marTop w:val="0"/>
      <w:marBottom w:val="0"/>
      <w:divBdr>
        <w:top w:val="none" w:sz="0" w:space="0" w:color="auto"/>
        <w:left w:val="none" w:sz="0" w:space="0" w:color="auto"/>
        <w:bottom w:val="none" w:sz="0" w:space="0" w:color="auto"/>
        <w:right w:val="none" w:sz="0" w:space="0" w:color="auto"/>
      </w:divBdr>
    </w:div>
    <w:div w:id="1735203560">
      <w:marLeft w:val="640"/>
      <w:marRight w:val="0"/>
      <w:marTop w:val="0"/>
      <w:marBottom w:val="0"/>
      <w:divBdr>
        <w:top w:val="none" w:sz="0" w:space="0" w:color="auto"/>
        <w:left w:val="none" w:sz="0" w:space="0" w:color="auto"/>
        <w:bottom w:val="none" w:sz="0" w:space="0" w:color="auto"/>
        <w:right w:val="none" w:sz="0" w:space="0" w:color="auto"/>
      </w:divBdr>
    </w:div>
    <w:div w:id="1735348526">
      <w:marLeft w:val="640"/>
      <w:marRight w:val="0"/>
      <w:marTop w:val="0"/>
      <w:marBottom w:val="0"/>
      <w:divBdr>
        <w:top w:val="none" w:sz="0" w:space="0" w:color="auto"/>
        <w:left w:val="none" w:sz="0" w:space="0" w:color="auto"/>
        <w:bottom w:val="none" w:sz="0" w:space="0" w:color="auto"/>
        <w:right w:val="none" w:sz="0" w:space="0" w:color="auto"/>
      </w:divBdr>
    </w:div>
    <w:div w:id="1735350091">
      <w:marLeft w:val="640"/>
      <w:marRight w:val="0"/>
      <w:marTop w:val="0"/>
      <w:marBottom w:val="0"/>
      <w:divBdr>
        <w:top w:val="none" w:sz="0" w:space="0" w:color="auto"/>
        <w:left w:val="none" w:sz="0" w:space="0" w:color="auto"/>
        <w:bottom w:val="none" w:sz="0" w:space="0" w:color="auto"/>
        <w:right w:val="none" w:sz="0" w:space="0" w:color="auto"/>
      </w:divBdr>
    </w:div>
    <w:div w:id="1735394934">
      <w:marLeft w:val="640"/>
      <w:marRight w:val="0"/>
      <w:marTop w:val="0"/>
      <w:marBottom w:val="0"/>
      <w:divBdr>
        <w:top w:val="none" w:sz="0" w:space="0" w:color="auto"/>
        <w:left w:val="none" w:sz="0" w:space="0" w:color="auto"/>
        <w:bottom w:val="none" w:sz="0" w:space="0" w:color="auto"/>
        <w:right w:val="none" w:sz="0" w:space="0" w:color="auto"/>
      </w:divBdr>
    </w:div>
    <w:div w:id="1735397306">
      <w:marLeft w:val="640"/>
      <w:marRight w:val="0"/>
      <w:marTop w:val="0"/>
      <w:marBottom w:val="0"/>
      <w:divBdr>
        <w:top w:val="none" w:sz="0" w:space="0" w:color="auto"/>
        <w:left w:val="none" w:sz="0" w:space="0" w:color="auto"/>
        <w:bottom w:val="none" w:sz="0" w:space="0" w:color="auto"/>
        <w:right w:val="none" w:sz="0" w:space="0" w:color="auto"/>
      </w:divBdr>
    </w:div>
    <w:div w:id="1735422638">
      <w:marLeft w:val="640"/>
      <w:marRight w:val="0"/>
      <w:marTop w:val="0"/>
      <w:marBottom w:val="0"/>
      <w:divBdr>
        <w:top w:val="none" w:sz="0" w:space="0" w:color="auto"/>
        <w:left w:val="none" w:sz="0" w:space="0" w:color="auto"/>
        <w:bottom w:val="none" w:sz="0" w:space="0" w:color="auto"/>
        <w:right w:val="none" w:sz="0" w:space="0" w:color="auto"/>
      </w:divBdr>
    </w:div>
    <w:div w:id="1735618054">
      <w:marLeft w:val="640"/>
      <w:marRight w:val="0"/>
      <w:marTop w:val="0"/>
      <w:marBottom w:val="0"/>
      <w:divBdr>
        <w:top w:val="none" w:sz="0" w:space="0" w:color="auto"/>
        <w:left w:val="none" w:sz="0" w:space="0" w:color="auto"/>
        <w:bottom w:val="none" w:sz="0" w:space="0" w:color="auto"/>
        <w:right w:val="none" w:sz="0" w:space="0" w:color="auto"/>
      </w:divBdr>
    </w:div>
    <w:div w:id="1735659980">
      <w:marLeft w:val="640"/>
      <w:marRight w:val="0"/>
      <w:marTop w:val="0"/>
      <w:marBottom w:val="0"/>
      <w:divBdr>
        <w:top w:val="none" w:sz="0" w:space="0" w:color="auto"/>
        <w:left w:val="none" w:sz="0" w:space="0" w:color="auto"/>
        <w:bottom w:val="none" w:sz="0" w:space="0" w:color="auto"/>
        <w:right w:val="none" w:sz="0" w:space="0" w:color="auto"/>
      </w:divBdr>
    </w:div>
    <w:div w:id="1735810052">
      <w:marLeft w:val="640"/>
      <w:marRight w:val="0"/>
      <w:marTop w:val="0"/>
      <w:marBottom w:val="0"/>
      <w:divBdr>
        <w:top w:val="none" w:sz="0" w:space="0" w:color="auto"/>
        <w:left w:val="none" w:sz="0" w:space="0" w:color="auto"/>
        <w:bottom w:val="none" w:sz="0" w:space="0" w:color="auto"/>
        <w:right w:val="none" w:sz="0" w:space="0" w:color="auto"/>
      </w:divBdr>
    </w:div>
    <w:div w:id="1735854885">
      <w:marLeft w:val="640"/>
      <w:marRight w:val="0"/>
      <w:marTop w:val="0"/>
      <w:marBottom w:val="0"/>
      <w:divBdr>
        <w:top w:val="none" w:sz="0" w:space="0" w:color="auto"/>
        <w:left w:val="none" w:sz="0" w:space="0" w:color="auto"/>
        <w:bottom w:val="none" w:sz="0" w:space="0" w:color="auto"/>
        <w:right w:val="none" w:sz="0" w:space="0" w:color="auto"/>
      </w:divBdr>
    </w:div>
    <w:div w:id="1735883967">
      <w:marLeft w:val="640"/>
      <w:marRight w:val="0"/>
      <w:marTop w:val="0"/>
      <w:marBottom w:val="0"/>
      <w:divBdr>
        <w:top w:val="none" w:sz="0" w:space="0" w:color="auto"/>
        <w:left w:val="none" w:sz="0" w:space="0" w:color="auto"/>
        <w:bottom w:val="none" w:sz="0" w:space="0" w:color="auto"/>
        <w:right w:val="none" w:sz="0" w:space="0" w:color="auto"/>
      </w:divBdr>
    </w:div>
    <w:div w:id="1735929221">
      <w:marLeft w:val="640"/>
      <w:marRight w:val="0"/>
      <w:marTop w:val="0"/>
      <w:marBottom w:val="0"/>
      <w:divBdr>
        <w:top w:val="none" w:sz="0" w:space="0" w:color="auto"/>
        <w:left w:val="none" w:sz="0" w:space="0" w:color="auto"/>
        <w:bottom w:val="none" w:sz="0" w:space="0" w:color="auto"/>
        <w:right w:val="none" w:sz="0" w:space="0" w:color="auto"/>
      </w:divBdr>
    </w:div>
    <w:div w:id="1736049945">
      <w:marLeft w:val="640"/>
      <w:marRight w:val="0"/>
      <w:marTop w:val="0"/>
      <w:marBottom w:val="0"/>
      <w:divBdr>
        <w:top w:val="none" w:sz="0" w:space="0" w:color="auto"/>
        <w:left w:val="none" w:sz="0" w:space="0" w:color="auto"/>
        <w:bottom w:val="none" w:sz="0" w:space="0" w:color="auto"/>
        <w:right w:val="none" w:sz="0" w:space="0" w:color="auto"/>
      </w:divBdr>
    </w:div>
    <w:div w:id="1736121563">
      <w:marLeft w:val="640"/>
      <w:marRight w:val="0"/>
      <w:marTop w:val="0"/>
      <w:marBottom w:val="0"/>
      <w:divBdr>
        <w:top w:val="none" w:sz="0" w:space="0" w:color="auto"/>
        <w:left w:val="none" w:sz="0" w:space="0" w:color="auto"/>
        <w:bottom w:val="none" w:sz="0" w:space="0" w:color="auto"/>
        <w:right w:val="none" w:sz="0" w:space="0" w:color="auto"/>
      </w:divBdr>
    </w:div>
    <w:div w:id="1736195354">
      <w:marLeft w:val="640"/>
      <w:marRight w:val="0"/>
      <w:marTop w:val="0"/>
      <w:marBottom w:val="0"/>
      <w:divBdr>
        <w:top w:val="none" w:sz="0" w:space="0" w:color="auto"/>
        <w:left w:val="none" w:sz="0" w:space="0" w:color="auto"/>
        <w:bottom w:val="none" w:sz="0" w:space="0" w:color="auto"/>
        <w:right w:val="none" w:sz="0" w:space="0" w:color="auto"/>
      </w:divBdr>
    </w:div>
    <w:div w:id="1736274219">
      <w:marLeft w:val="640"/>
      <w:marRight w:val="0"/>
      <w:marTop w:val="0"/>
      <w:marBottom w:val="0"/>
      <w:divBdr>
        <w:top w:val="none" w:sz="0" w:space="0" w:color="auto"/>
        <w:left w:val="none" w:sz="0" w:space="0" w:color="auto"/>
        <w:bottom w:val="none" w:sz="0" w:space="0" w:color="auto"/>
        <w:right w:val="none" w:sz="0" w:space="0" w:color="auto"/>
      </w:divBdr>
    </w:div>
    <w:div w:id="1736275409">
      <w:marLeft w:val="640"/>
      <w:marRight w:val="0"/>
      <w:marTop w:val="0"/>
      <w:marBottom w:val="0"/>
      <w:divBdr>
        <w:top w:val="none" w:sz="0" w:space="0" w:color="auto"/>
        <w:left w:val="none" w:sz="0" w:space="0" w:color="auto"/>
        <w:bottom w:val="none" w:sz="0" w:space="0" w:color="auto"/>
        <w:right w:val="none" w:sz="0" w:space="0" w:color="auto"/>
      </w:divBdr>
    </w:div>
    <w:div w:id="1736313403">
      <w:marLeft w:val="640"/>
      <w:marRight w:val="0"/>
      <w:marTop w:val="0"/>
      <w:marBottom w:val="0"/>
      <w:divBdr>
        <w:top w:val="none" w:sz="0" w:space="0" w:color="auto"/>
        <w:left w:val="none" w:sz="0" w:space="0" w:color="auto"/>
        <w:bottom w:val="none" w:sz="0" w:space="0" w:color="auto"/>
        <w:right w:val="none" w:sz="0" w:space="0" w:color="auto"/>
      </w:divBdr>
    </w:div>
    <w:div w:id="1736466404">
      <w:marLeft w:val="640"/>
      <w:marRight w:val="0"/>
      <w:marTop w:val="0"/>
      <w:marBottom w:val="0"/>
      <w:divBdr>
        <w:top w:val="none" w:sz="0" w:space="0" w:color="auto"/>
        <w:left w:val="none" w:sz="0" w:space="0" w:color="auto"/>
        <w:bottom w:val="none" w:sz="0" w:space="0" w:color="auto"/>
        <w:right w:val="none" w:sz="0" w:space="0" w:color="auto"/>
      </w:divBdr>
    </w:div>
    <w:div w:id="1736509594">
      <w:marLeft w:val="640"/>
      <w:marRight w:val="0"/>
      <w:marTop w:val="0"/>
      <w:marBottom w:val="0"/>
      <w:divBdr>
        <w:top w:val="none" w:sz="0" w:space="0" w:color="auto"/>
        <w:left w:val="none" w:sz="0" w:space="0" w:color="auto"/>
        <w:bottom w:val="none" w:sz="0" w:space="0" w:color="auto"/>
        <w:right w:val="none" w:sz="0" w:space="0" w:color="auto"/>
      </w:divBdr>
    </w:div>
    <w:div w:id="1736584224">
      <w:marLeft w:val="640"/>
      <w:marRight w:val="0"/>
      <w:marTop w:val="0"/>
      <w:marBottom w:val="0"/>
      <w:divBdr>
        <w:top w:val="none" w:sz="0" w:space="0" w:color="auto"/>
        <w:left w:val="none" w:sz="0" w:space="0" w:color="auto"/>
        <w:bottom w:val="none" w:sz="0" w:space="0" w:color="auto"/>
        <w:right w:val="none" w:sz="0" w:space="0" w:color="auto"/>
      </w:divBdr>
    </w:div>
    <w:div w:id="1736586694">
      <w:marLeft w:val="640"/>
      <w:marRight w:val="0"/>
      <w:marTop w:val="0"/>
      <w:marBottom w:val="0"/>
      <w:divBdr>
        <w:top w:val="none" w:sz="0" w:space="0" w:color="auto"/>
        <w:left w:val="none" w:sz="0" w:space="0" w:color="auto"/>
        <w:bottom w:val="none" w:sz="0" w:space="0" w:color="auto"/>
        <w:right w:val="none" w:sz="0" w:space="0" w:color="auto"/>
      </w:divBdr>
    </w:div>
    <w:div w:id="1736588618">
      <w:marLeft w:val="640"/>
      <w:marRight w:val="0"/>
      <w:marTop w:val="0"/>
      <w:marBottom w:val="0"/>
      <w:divBdr>
        <w:top w:val="none" w:sz="0" w:space="0" w:color="auto"/>
        <w:left w:val="none" w:sz="0" w:space="0" w:color="auto"/>
        <w:bottom w:val="none" w:sz="0" w:space="0" w:color="auto"/>
        <w:right w:val="none" w:sz="0" w:space="0" w:color="auto"/>
      </w:divBdr>
    </w:div>
    <w:div w:id="1736589996">
      <w:marLeft w:val="640"/>
      <w:marRight w:val="0"/>
      <w:marTop w:val="0"/>
      <w:marBottom w:val="0"/>
      <w:divBdr>
        <w:top w:val="none" w:sz="0" w:space="0" w:color="auto"/>
        <w:left w:val="none" w:sz="0" w:space="0" w:color="auto"/>
        <w:bottom w:val="none" w:sz="0" w:space="0" w:color="auto"/>
        <w:right w:val="none" w:sz="0" w:space="0" w:color="auto"/>
      </w:divBdr>
    </w:div>
    <w:div w:id="1736856689">
      <w:marLeft w:val="640"/>
      <w:marRight w:val="0"/>
      <w:marTop w:val="0"/>
      <w:marBottom w:val="0"/>
      <w:divBdr>
        <w:top w:val="none" w:sz="0" w:space="0" w:color="auto"/>
        <w:left w:val="none" w:sz="0" w:space="0" w:color="auto"/>
        <w:bottom w:val="none" w:sz="0" w:space="0" w:color="auto"/>
        <w:right w:val="none" w:sz="0" w:space="0" w:color="auto"/>
      </w:divBdr>
    </w:div>
    <w:div w:id="1736926431">
      <w:marLeft w:val="640"/>
      <w:marRight w:val="0"/>
      <w:marTop w:val="0"/>
      <w:marBottom w:val="0"/>
      <w:divBdr>
        <w:top w:val="none" w:sz="0" w:space="0" w:color="auto"/>
        <w:left w:val="none" w:sz="0" w:space="0" w:color="auto"/>
        <w:bottom w:val="none" w:sz="0" w:space="0" w:color="auto"/>
        <w:right w:val="none" w:sz="0" w:space="0" w:color="auto"/>
      </w:divBdr>
    </w:div>
    <w:div w:id="1736969950">
      <w:marLeft w:val="640"/>
      <w:marRight w:val="0"/>
      <w:marTop w:val="0"/>
      <w:marBottom w:val="0"/>
      <w:divBdr>
        <w:top w:val="none" w:sz="0" w:space="0" w:color="auto"/>
        <w:left w:val="none" w:sz="0" w:space="0" w:color="auto"/>
        <w:bottom w:val="none" w:sz="0" w:space="0" w:color="auto"/>
        <w:right w:val="none" w:sz="0" w:space="0" w:color="auto"/>
      </w:divBdr>
    </w:div>
    <w:div w:id="1737044850">
      <w:marLeft w:val="640"/>
      <w:marRight w:val="0"/>
      <w:marTop w:val="0"/>
      <w:marBottom w:val="0"/>
      <w:divBdr>
        <w:top w:val="none" w:sz="0" w:space="0" w:color="auto"/>
        <w:left w:val="none" w:sz="0" w:space="0" w:color="auto"/>
        <w:bottom w:val="none" w:sz="0" w:space="0" w:color="auto"/>
        <w:right w:val="none" w:sz="0" w:space="0" w:color="auto"/>
      </w:divBdr>
    </w:div>
    <w:div w:id="1737119730">
      <w:marLeft w:val="640"/>
      <w:marRight w:val="0"/>
      <w:marTop w:val="0"/>
      <w:marBottom w:val="0"/>
      <w:divBdr>
        <w:top w:val="none" w:sz="0" w:space="0" w:color="auto"/>
        <w:left w:val="none" w:sz="0" w:space="0" w:color="auto"/>
        <w:bottom w:val="none" w:sz="0" w:space="0" w:color="auto"/>
        <w:right w:val="none" w:sz="0" w:space="0" w:color="auto"/>
      </w:divBdr>
    </w:div>
    <w:div w:id="1737121177">
      <w:marLeft w:val="640"/>
      <w:marRight w:val="0"/>
      <w:marTop w:val="0"/>
      <w:marBottom w:val="0"/>
      <w:divBdr>
        <w:top w:val="none" w:sz="0" w:space="0" w:color="auto"/>
        <w:left w:val="none" w:sz="0" w:space="0" w:color="auto"/>
        <w:bottom w:val="none" w:sz="0" w:space="0" w:color="auto"/>
        <w:right w:val="none" w:sz="0" w:space="0" w:color="auto"/>
      </w:divBdr>
    </w:div>
    <w:div w:id="1737125447">
      <w:marLeft w:val="640"/>
      <w:marRight w:val="0"/>
      <w:marTop w:val="0"/>
      <w:marBottom w:val="0"/>
      <w:divBdr>
        <w:top w:val="none" w:sz="0" w:space="0" w:color="auto"/>
        <w:left w:val="none" w:sz="0" w:space="0" w:color="auto"/>
        <w:bottom w:val="none" w:sz="0" w:space="0" w:color="auto"/>
        <w:right w:val="none" w:sz="0" w:space="0" w:color="auto"/>
      </w:divBdr>
    </w:div>
    <w:div w:id="1737128263">
      <w:marLeft w:val="640"/>
      <w:marRight w:val="0"/>
      <w:marTop w:val="0"/>
      <w:marBottom w:val="0"/>
      <w:divBdr>
        <w:top w:val="none" w:sz="0" w:space="0" w:color="auto"/>
        <w:left w:val="none" w:sz="0" w:space="0" w:color="auto"/>
        <w:bottom w:val="none" w:sz="0" w:space="0" w:color="auto"/>
        <w:right w:val="none" w:sz="0" w:space="0" w:color="auto"/>
      </w:divBdr>
    </w:div>
    <w:div w:id="1737163300">
      <w:marLeft w:val="640"/>
      <w:marRight w:val="0"/>
      <w:marTop w:val="0"/>
      <w:marBottom w:val="0"/>
      <w:divBdr>
        <w:top w:val="none" w:sz="0" w:space="0" w:color="auto"/>
        <w:left w:val="none" w:sz="0" w:space="0" w:color="auto"/>
        <w:bottom w:val="none" w:sz="0" w:space="0" w:color="auto"/>
        <w:right w:val="none" w:sz="0" w:space="0" w:color="auto"/>
      </w:divBdr>
    </w:div>
    <w:div w:id="1737163774">
      <w:marLeft w:val="640"/>
      <w:marRight w:val="0"/>
      <w:marTop w:val="0"/>
      <w:marBottom w:val="0"/>
      <w:divBdr>
        <w:top w:val="none" w:sz="0" w:space="0" w:color="auto"/>
        <w:left w:val="none" w:sz="0" w:space="0" w:color="auto"/>
        <w:bottom w:val="none" w:sz="0" w:space="0" w:color="auto"/>
        <w:right w:val="none" w:sz="0" w:space="0" w:color="auto"/>
      </w:divBdr>
    </w:div>
    <w:div w:id="1737194208">
      <w:marLeft w:val="640"/>
      <w:marRight w:val="0"/>
      <w:marTop w:val="0"/>
      <w:marBottom w:val="0"/>
      <w:divBdr>
        <w:top w:val="none" w:sz="0" w:space="0" w:color="auto"/>
        <w:left w:val="none" w:sz="0" w:space="0" w:color="auto"/>
        <w:bottom w:val="none" w:sz="0" w:space="0" w:color="auto"/>
        <w:right w:val="none" w:sz="0" w:space="0" w:color="auto"/>
      </w:divBdr>
    </w:div>
    <w:div w:id="1737237106">
      <w:marLeft w:val="640"/>
      <w:marRight w:val="0"/>
      <w:marTop w:val="0"/>
      <w:marBottom w:val="0"/>
      <w:divBdr>
        <w:top w:val="none" w:sz="0" w:space="0" w:color="auto"/>
        <w:left w:val="none" w:sz="0" w:space="0" w:color="auto"/>
        <w:bottom w:val="none" w:sz="0" w:space="0" w:color="auto"/>
        <w:right w:val="none" w:sz="0" w:space="0" w:color="auto"/>
      </w:divBdr>
    </w:div>
    <w:div w:id="1737245383">
      <w:marLeft w:val="640"/>
      <w:marRight w:val="0"/>
      <w:marTop w:val="0"/>
      <w:marBottom w:val="0"/>
      <w:divBdr>
        <w:top w:val="none" w:sz="0" w:space="0" w:color="auto"/>
        <w:left w:val="none" w:sz="0" w:space="0" w:color="auto"/>
        <w:bottom w:val="none" w:sz="0" w:space="0" w:color="auto"/>
        <w:right w:val="none" w:sz="0" w:space="0" w:color="auto"/>
      </w:divBdr>
    </w:div>
    <w:div w:id="1737437269">
      <w:marLeft w:val="640"/>
      <w:marRight w:val="0"/>
      <w:marTop w:val="0"/>
      <w:marBottom w:val="0"/>
      <w:divBdr>
        <w:top w:val="none" w:sz="0" w:space="0" w:color="auto"/>
        <w:left w:val="none" w:sz="0" w:space="0" w:color="auto"/>
        <w:bottom w:val="none" w:sz="0" w:space="0" w:color="auto"/>
        <w:right w:val="none" w:sz="0" w:space="0" w:color="auto"/>
      </w:divBdr>
    </w:div>
    <w:div w:id="1737507367">
      <w:marLeft w:val="640"/>
      <w:marRight w:val="0"/>
      <w:marTop w:val="0"/>
      <w:marBottom w:val="0"/>
      <w:divBdr>
        <w:top w:val="none" w:sz="0" w:space="0" w:color="auto"/>
        <w:left w:val="none" w:sz="0" w:space="0" w:color="auto"/>
        <w:bottom w:val="none" w:sz="0" w:space="0" w:color="auto"/>
        <w:right w:val="none" w:sz="0" w:space="0" w:color="auto"/>
      </w:divBdr>
    </w:div>
    <w:div w:id="1737581359">
      <w:marLeft w:val="640"/>
      <w:marRight w:val="0"/>
      <w:marTop w:val="0"/>
      <w:marBottom w:val="0"/>
      <w:divBdr>
        <w:top w:val="none" w:sz="0" w:space="0" w:color="auto"/>
        <w:left w:val="none" w:sz="0" w:space="0" w:color="auto"/>
        <w:bottom w:val="none" w:sz="0" w:space="0" w:color="auto"/>
        <w:right w:val="none" w:sz="0" w:space="0" w:color="auto"/>
      </w:divBdr>
    </w:div>
    <w:div w:id="1737581743">
      <w:marLeft w:val="640"/>
      <w:marRight w:val="0"/>
      <w:marTop w:val="0"/>
      <w:marBottom w:val="0"/>
      <w:divBdr>
        <w:top w:val="none" w:sz="0" w:space="0" w:color="auto"/>
        <w:left w:val="none" w:sz="0" w:space="0" w:color="auto"/>
        <w:bottom w:val="none" w:sz="0" w:space="0" w:color="auto"/>
        <w:right w:val="none" w:sz="0" w:space="0" w:color="auto"/>
      </w:divBdr>
    </w:div>
    <w:div w:id="1737587591">
      <w:marLeft w:val="640"/>
      <w:marRight w:val="0"/>
      <w:marTop w:val="0"/>
      <w:marBottom w:val="0"/>
      <w:divBdr>
        <w:top w:val="none" w:sz="0" w:space="0" w:color="auto"/>
        <w:left w:val="none" w:sz="0" w:space="0" w:color="auto"/>
        <w:bottom w:val="none" w:sz="0" w:space="0" w:color="auto"/>
        <w:right w:val="none" w:sz="0" w:space="0" w:color="auto"/>
      </w:divBdr>
    </w:div>
    <w:div w:id="1737702712">
      <w:marLeft w:val="640"/>
      <w:marRight w:val="0"/>
      <w:marTop w:val="0"/>
      <w:marBottom w:val="0"/>
      <w:divBdr>
        <w:top w:val="none" w:sz="0" w:space="0" w:color="auto"/>
        <w:left w:val="none" w:sz="0" w:space="0" w:color="auto"/>
        <w:bottom w:val="none" w:sz="0" w:space="0" w:color="auto"/>
        <w:right w:val="none" w:sz="0" w:space="0" w:color="auto"/>
      </w:divBdr>
    </w:div>
    <w:div w:id="1737703466">
      <w:marLeft w:val="640"/>
      <w:marRight w:val="0"/>
      <w:marTop w:val="0"/>
      <w:marBottom w:val="0"/>
      <w:divBdr>
        <w:top w:val="none" w:sz="0" w:space="0" w:color="auto"/>
        <w:left w:val="none" w:sz="0" w:space="0" w:color="auto"/>
        <w:bottom w:val="none" w:sz="0" w:space="0" w:color="auto"/>
        <w:right w:val="none" w:sz="0" w:space="0" w:color="auto"/>
      </w:divBdr>
    </w:div>
    <w:div w:id="1737774034">
      <w:marLeft w:val="640"/>
      <w:marRight w:val="0"/>
      <w:marTop w:val="0"/>
      <w:marBottom w:val="0"/>
      <w:divBdr>
        <w:top w:val="none" w:sz="0" w:space="0" w:color="auto"/>
        <w:left w:val="none" w:sz="0" w:space="0" w:color="auto"/>
        <w:bottom w:val="none" w:sz="0" w:space="0" w:color="auto"/>
        <w:right w:val="none" w:sz="0" w:space="0" w:color="auto"/>
      </w:divBdr>
    </w:div>
    <w:div w:id="1737781600">
      <w:marLeft w:val="640"/>
      <w:marRight w:val="0"/>
      <w:marTop w:val="0"/>
      <w:marBottom w:val="0"/>
      <w:divBdr>
        <w:top w:val="none" w:sz="0" w:space="0" w:color="auto"/>
        <w:left w:val="none" w:sz="0" w:space="0" w:color="auto"/>
        <w:bottom w:val="none" w:sz="0" w:space="0" w:color="auto"/>
        <w:right w:val="none" w:sz="0" w:space="0" w:color="auto"/>
      </w:divBdr>
    </w:div>
    <w:div w:id="1737819686">
      <w:marLeft w:val="640"/>
      <w:marRight w:val="0"/>
      <w:marTop w:val="0"/>
      <w:marBottom w:val="0"/>
      <w:divBdr>
        <w:top w:val="none" w:sz="0" w:space="0" w:color="auto"/>
        <w:left w:val="none" w:sz="0" w:space="0" w:color="auto"/>
        <w:bottom w:val="none" w:sz="0" w:space="0" w:color="auto"/>
        <w:right w:val="none" w:sz="0" w:space="0" w:color="auto"/>
      </w:divBdr>
    </w:div>
    <w:div w:id="1737850501">
      <w:marLeft w:val="640"/>
      <w:marRight w:val="0"/>
      <w:marTop w:val="0"/>
      <w:marBottom w:val="0"/>
      <w:divBdr>
        <w:top w:val="none" w:sz="0" w:space="0" w:color="auto"/>
        <w:left w:val="none" w:sz="0" w:space="0" w:color="auto"/>
        <w:bottom w:val="none" w:sz="0" w:space="0" w:color="auto"/>
        <w:right w:val="none" w:sz="0" w:space="0" w:color="auto"/>
      </w:divBdr>
    </w:div>
    <w:div w:id="1737897071">
      <w:marLeft w:val="640"/>
      <w:marRight w:val="0"/>
      <w:marTop w:val="0"/>
      <w:marBottom w:val="0"/>
      <w:divBdr>
        <w:top w:val="none" w:sz="0" w:space="0" w:color="auto"/>
        <w:left w:val="none" w:sz="0" w:space="0" w:color="auto"/>
        <w:bottom w:val="none" w:sz="0" w:space="0" w:color="auto"/>
        <w:right w:val="none" w:sz="0" w:space="0" w:color="auto"/>
      </w:divBdr>
    </w:div>
    <w:div w:id="1737900223">
      <w:marLeft w:val="640"/>
      <w:marRight w:val="0"/>
      <w:marTop w:val="0"/>
      <w:marBottom w:val="0"/>
      <w:divBdr>
        <w:top w:val="none" w:sz="0" w:space="0" w:color="auto"/>
        <w:left w:val="none" w:sz="0" w:space="0" w:color="auto"/>
        <w:bottom w:val="none" w:sz="0" w:space="0" w:color="auto"/>
        <w:right w:val="none" w:sz="0" w:space="0" w:color="auto"/>
      </w:divBdr>
    </w:div>
    <w:div w:id="1737900318">
      <w:marLeft w:val="640"/>
      <w:marRight w:val="0"/>
      <w:marTop w:val="0"/>
      <w:marBottom w:val="0"/>
      <w:divBdr>
        <w:top w:val="none" w:sz="0" w:space="0" w:color="auto"/>
        <w:left w:val="none" w:sz="0" w:space="0" w:color="auto"/>
        <w:bottom w:val="none" w:sz="0" w:space="0" w:color="auto"/>
        <w:right w:val="none" w:sz="0" w:space="0" w:color="auto"/>
      </w:divBdr>
    </w:div>
    <w:div w:id="1737968706">
      <w:marLeft w:val="640"/>
      <w:marRight w:val="0"/>
      <w:marTop w:val="0"/>
      <w:marBottom w:val="0"/>
      <w:divBdr>
        <w:top w:val="none" w:sz="0" w:space="0" w:color="auto"/>
        <w:left w:val="none" w:sz="0" w:space="0" w:color="auto"/>
        <w:bottom w:val="none" w:sz="0" w:space="0" w:color="auto"/>
        <w:right w:val="none" w:sz="0" w:space="0" w:color="auto"/>
      </w:divBdr>
    </w:div>
    <w:div w:id="1737969543">
      <w:marLeft w:val="640"/>
      <w:marRight w:val="0"/>
      <w:marTop w:val="0"/>
      <w:marBottom w:val="0"/>
      <w:divBdr>
        <w:top w:val="none" w:sz="0" w:space="0" w:color="auto"/>
        <w:left w:val="none" w:sz="0" w:space="0" w:color="auto"/>
        <w:bottom w:val="none" w:sz="0" w:space="0" w:color="auto"/>
        <w:right w:val="none" w:sz="0" w:space="0" w:color="auto"/>
      </w:divBdr>
    </w:div>
    <w:div w:id="1738044982">
      <w:marLeft w:val="640"/>
      <w:marRight w:val="0"/>
      <w:marTop w:val="0"/>
      <w:marBottom w:val="0"/>
      <w:divBdr>
        <w:top w:val="none" w:sz="0" w:space="0" w:color="auto"/>
        <w:left w:val="none" w:sz="0" w:space="0" w:color="auto"/>
        <w:bottom w:val="none" w:sz="0" w:space="0" w:color="auto"/>
        <w:right w:val="none" w:sz="0" w:space="0" w:color="auto"/>
      </w:divBdr>
    </w:div>
    <w:div w:id="1738090817">
      <w:marLeft w:val="640"/>
      <w:marRight w:val="0"/>
      <w:marTop w:val="0"/>
      <w:marBottom w:val="0"/>
      <w:divBdr>
        <w:top w:val="none" w:sz="0" w:space="0" w:color="auto"/>
        <w:left w:val="none" w:sz="0" w:space="0" w:color="auto"/>
        <w:bottom w:val="none" w:sz="0" w:space="0" w:color="auto"/>
        <w:right w:val="none" w:sz="0" w:space="0" w:color="auto"/>
      </w:divBdr>
    </w:div>
    <w:div w:id="1738163882">
      <w:marLeft w:val="640"/>
      <w:marRight w:val="0"/>
      <w:marTop w:val="0"/>
      <w:marBottom w:val="0"/>
      <w:divBdr>
        <w:top w:val="none" w:sz="0" w:space="0" w:color="auto"/>
        <w:left w:val="none" w:sz="0" w:space="0" w:color="auto"/>
        <w:bottom w:val="none" w:sz="0" w:space="0" w:color="auto"/>
        <w:right w:val="none" w:sz="0" w:space="0" w:color="auto"/>
      </w:divBdr>
    </w:div>
    <w:div w:id="1738244079">
      <w:marLeft w:val="640"/>
      <w:marRight w:val="0"/>
      <w:marTop w:val="0"/>
      <w:marBottom w:val="0"/>
      <w:divBdr>
        <w:top w:val="none" w:sz="0" w:space="0" w:color="auto"/>
        <w:left w:val="none" w:sz="0" w:space="0" w:color="auto"/>
        <w:bottom w:val="none" w:sz="0" w:space="0" w:color="auto"/>
        <w:right w:val="none" w:sz="0" w:space="0" w:color="auto"/>
      </w:divBdr>
    </w:div>
    <w:div w:id="1738363063">
      <w:marLeft w:val="640"/>
      <w:marRight w:val="0"/>
      <w:marTop w:val="0"/>
      <w:marBottom w:val="0"/>
      <w:divBdr>
        <w:top w:val="none" w:sz="0" w:space="0" w:color="auto"/>
        <w:left w:val="none" w:sz="0" w:space="0" w:color="auto"/>
        <w:bottom w:val="none" w:sz="0" w:space="0" w:color="auto"/>
        <w:right w:val="none" w:sz="0" w:space="0" w:color="auto"/>
      </w:divBdr>
    </w:div>
    <w:div w:id="1738432139">
      <w:marLeft w:val="640"/>
      <w:marRight w:val="0"/>
      <w:marTop w:val="0"/>
      <w:marBottom w:val="0"/>
      <w:divBdr>
        <w:top w:val="none" w:sz="0" w:space="0" w:color="auto"/>
        <w:left w:val="none" w:sz="0" w:space="0" w:color="auto"/>
        <w:bottom w:val="none" w:sz="0" w:space="0" w:color="auto"/>
        <w:right w:val="none" w:sz="0" w:space="0" w:color="auto"/>
      </w:divBdr>
    </w:div>
    <w:div w:id="1738437857">
      <w:marLeft w:val="640"/>
      <w:marRight w:val="0"/>
      <w:marTop w:val="0"/>
      <w:marBottom w:val="0"/>
      <w:divBdr>
        <w:top w:val="none" w:sz="0" w:space="0" w:color="auto"/>
        <w:left w:val="none" w:sz="0" w:space="0" w:color="auto"/>
        <w:bottom w:val="none" w:sz="0" w:space="0" w:color="auto"/>
        <w:right w:val="none" w:sz="0" w:space="0" w:color="auto"/>
      </w:divBdr>
    </w:div>
    <w:div w:id="1738547792">
      <w:marLeft w:val="640"/>
      <w:marRight w:val="0"/>
      <w:marTop w:val="0"/>
      <w:marBottom w:val="0"/>
      <w:divBdr>
        <w:top w:val="none" w:sz="0" w:space="0" w:color="auto"/>
        <w:left w:val="none" w:sz="0" w:space="0" w:color="auto"/>
        <w:bottom w:val="none" w:sz="0" w:space="0" w:color="auto"/>
        <w:right w:val="none" w:sz="0" w:space="0" w:color="auto"/>
      </w:divBdr>
    </w:div>
    <w:div w:id="1738552133">
      <w:marLeft w:val="640"/>
      <w:marRight w:val="0"/>
      <w:marTop w:val="0"/>
      <w:marBottom w:val="0"/>
      <w:divBdr>
        <w:top w:val="none" w:sz="0" w:space="0" w:color="auto"/>
        <w:left w:val="none" w:sz="0" w:space="0" w:color="auto"/>
        <w:bottom w:val="none" w:sz="0" w:space="0" w:color="auto"/>
        <w:right w:val="none" w:sz="0" w:space="0" w:color="auto"/>
      </w:divBdr>
    </w:div>
    <w:div w:id="1738555560">
      <w:marLeft w:val="640"/>
      <w:marRight w:val="0"/>
      <w:marTop w:val="0"/>
      <w:marBottom w:val="0"/>
      <w:divBdr>
        <w:top w:val="none" w:sz="0" w:space="0" w:color="auto"/>
        <w:left w:val="none" w:sz="0" w:space="0" w:color="auto"/>
        <w:bottom w:val="none" w:sz="0" w:space="0" w:color="auto"/>
        <w:right w:val="none" w:sz="0" w:space="0" w:color="auto"/>
      </w:divBdr>
    </w:div>
    <w:div w:id="1738624901">
      <w:marLeft w:val="640"/>
      <w:marRight w:val="0"/>
      <w:marTop w:val="0"/>
      <w:marBottom w:val="0"/>
      <w:divBdr>
        <w:top w:val="none" w:sz="0" w:space="0" w:color="auto"/>
        <w:left w:val="none" w:sz="0" w:space="0" w:color="auto"/>
        <w:bottom w:val="none" w:sz="0" w:space="0" w:color="auto"/>
        <w:right w:val="none" w:sz="0" w:space="0" w:color="auto"/>
      </w:divBdr>
    </w:div>
    <w:div w:id="1738628430">
      <w:marLeft w:val="640"/>
      <w:marRight w:val="0"/>
      <w:marTop w:val="0"/>
      <w:marBottom w:val="0"/>
      <w:divBdr>
        <w:top w:val="none" w:sz="0" w:space="0" w:color="auto"/>
        <w:left w:val="none" w:sz="0" w:space="0" w:color="auto"/>
        <w:bottom w:val="none" w:sz="0" w:space="0" w:color="auto"/>
        <w:right w:val="none" w:sz="0" w:space="0" w:color="auto"/>
      </w:divBdr>
    </w:div>
    <w:div w:id="1738630340">
      <w:marLeft w:val="640"/>
      <w:marRight w:val="0"/>
      <w:marTop w:val="0"/>
      <w:marBottom w:val="0"/>
      <w:divBdr>
        <w:top w:val="none" w:sz="0" w:space="0" w:color="auto"/>
        <w:left w:val="none" w:sz="0" w:space="0" w:color="auto"/>
        <w:bottom w:val="none" w:sz="0" w:space="0" w:color="auto"/>
        <w:right w:val="none" w:sz="0" w:space="0" w:color="auto"/>
      </w:divBdr>
    </w:div>
    <w:div w:id="1738740949">
      <w:marLeft w:val="640"/>
      <w:marRight w:val="0"/>
      <w:marTop w:val="0"/>
      <w:marBottom w:val="0"/>
      <w:divBdr>
        <w:top w:val="none" w:sz="0" w:space="0" w:color="auto"/>
        <w:left w:val="none" w:sz="0" w:space="0" w:color="auto"/>
        <w:bottom w:val="none" w:sz="0" w:space="0" w:color="auto"/>
        <w:right w:val="none" w:sz="0" w:space="0" w:color="auto"/>
      </w:divBdr>
    </w:div>
    <w:div w:id="1738747011">
      <w:marLeft w:val="640"/>
      <w:marRight w:val="0"/>
      <w:marTop w:val="0"/>
      <w:marBottom w:val="0"/>
      <w:divBdr>
        <w:top w:val="none" w:sz="0" w:space="0" w:color="auto"/>
        <w:left w:val="none" w:sz="0" w:space="0" w:color="auto"/>
        <w:bottom w:val="none" w:sz="0" w:space="0" w:color="auto"/>
        <w:right w:val="none" w:sz="0" w:space="0" w:color="auto"/>
      </w:divBdr>
    </w:div>
    <w:div w:id="1738747788">
      <w:marLeft w:val="640"/>
      <w:marRight w:val="0"/>
      <w:marTop w:val="0"/>
      <w:marBottom w:val="0"/>
      <w:divBdr>
        <w:top w:val="none" w:sz="0" w:space="0" w:color="auto"/>
        <w:left w:val="none" w:sz="0" w:space="0" w:color="auto"/>
        <w:bottom w:val="none" w:sz="0" w:space="0" w:color="auto"/>
        <w:right w:val="none" w:sz="0" w:space="0" w:color="auto"/>
      </w:divBdr>
    </w:div>
    <w:div w:id="1738867059">
      <w:marLeft w:val="640"/>
      <w:marRight w:val="0"/>
      <w:marTop w:val="0"/>
      <w:marBottom w:val="0"/>
      <w:divBdr>
        <w:top w:val="none" w:sz="0" w:space="0" w:color="auto"/>
        <w:left w:val="none" w:sz="0" w:space="0" w:color="auto"/>
        <w:bottom w:val="none" w:sz="0" w:space="0" w:color="auto"/>
        <w:right w:val="none" w:sz="0" w:space="0" w:color="auto"/>
      </w:divBdr>
    </w:div>
    <w:div w:id="1738891953">
      <w:marLeft w:val="640"/>
      <w:marRight w:val="0"/>
      <w:marTop w:val="0"/>
      <w:marBottom w:val="0"/>
      <w:divBdr>
        <w:top w:val="none" w:sz="0" w:space="0" w:color="auto"/>
        <w:left w:val="none" w:sz="0" w:space="0" w:color="auto"/>
        <w:bottom w:val="none" w:sz="0" w:space="0" w:color="auto"/>
        <w:right w:val="none" w:sz="0" w:space="0" w:color="auto"/>
      </w:divBdr>
    </w:div>
    <w:div w:id="1738943074">
      <w:marLeft w:val="640"/>
      <w:marRight w:val="0"/>
      <w:marTop w:val="0"/>
      <w:marBottom w:val="0"/>
      <w:divBdr>
        <w:top w:val="none" w:sz="0" w:space="0" w:color="auto"/>
        <w:left w:val="none" w:sz="0" w:space="0" w:color="auto"/>
        <w:bottom w:val="none" w:sz="0" w:space="0" w:color="auto"/>
        <w:right w:val="none" w:sz="0" w:space="0" w:color="auto"/>
      </w:divBdr>
    </w:div>
    <w:div w:id="1739016088">
      <w:marLeft w:val="640"/>
      <w:marRight w:val="0"/>
      <w:marTop w:val="0"/>
      <w:marBottom w:val="0"/>
      <w:divBdr>
        <w:top w:val="none" w:sz="0" w:space="0" w:color="auto"/>
        <w:left w:val="none" w:sz="0" w:space="0" w:color="auto"/>
        <w:bottom w:val="none" w:sz="0" w:space="0" w:color="auto"/>
        <w:right w:val="none" w:sz="0" w:space="0" w:color="auto"/>
      </w:divBdr>
    </w:div>
    <w:div w:id="1739017171">
      <w:marLeft w:val="640"/>
      <w:marRight w:val="0"/>
      <w:marTop w:val="0"/>
      <w:marBottom w:val="0"/>
      <w:divBdr>
        <w:top w:val="none" w:sz="0" w:space="0" w:color="auto"/>
        <w:left w:val="none" w:sz="0" w:space="0" w:color="auto"/>
        <w:bottom w:val="none" w:sz="0" w:space="0" w:color="auto"/>
        <w:right w:val="none" w:sz="0" w:space="0" w:color="auto"/>
      </w:divBdr>
    </w:div>
    <w:div w:id="1739132667">
      <w:marLeft w:val="640"/>
      <w:marRight w:val="0"/>
      <w:marTop w:val="0"/>
      <w:marBottom w:val="0"/>
      <w:divBdr>
        <w:top w:val="none" w:sz="0" w:space="0" w:color="auto"/>
        <w:left w:val="none" w:sz="0" w:space="0" w:color="auto"/>
        <w:bottom w:val="none" w:sz="0" w:space="0" w:color="auto"/>
        <w:right w:val="none" w:sz="0" w:space="0" w:color="auto"/>
      </w:divBdr>
    </w:div>
    <w:div w:id="1739135447">
      <w:marLeft w:val="480"/>
      <w:marRight w:val="0"/>
      <w:marTop w:val="0"/>
      <w:marBottom w:val="0"/>
      <w:divBdr>
        <w:top w:val="none" w:sz="0" w:space="0" w:color="auto"/>
        <w:left w:val="none" w:sz="0" w:space="0" w:color="auto"/>
        <w:bottom w:val="none" w:sz="0" w:space="0" w:color="auto"/>
        <w:right w:val="none" w:sz="0" w:space="0" w:color="auto"/>
      </w:divBdr>
    </w:div>
    <w:div w:id="1739202690">
      <w:marLeft w:val="640"/>
      <w:marRight w:val="0"/>
      <w:marTop w:val="0"/>
      <w:marBottom w:val="0"/>
      <w:divBdr>
        <w:top w:val="none" w:sz="0" w:space="0" w:color="auto"/>
        <w:left w:val="none" w:sz="0" w:space="0" w:color="auto"/>
        <w:bottom w:val="none" w:sz="0" w:space="0" w:color="auto"/>
        <w:right w:val="none" w:sz="0" w:space="0" w:color="auto"/>
      </w:divBdr>
    </w:div>
    <w:div w:id="1739355219">
      <w:marLeft w:val="640"/>
      <w:marRight w:val="0"/>
      <w:marTop w:val="0"/>
      <w:marBottom w:val="0"/>
      <w:divBdr>
        <w:top w:val="none" w:sz="0" w:space="0" w:color="auto"/>
        <w:left w:val="none" w:sz="0" w:space="0" w:color="auto"/>
        <w:bottom w:val="none" w:sz="0" w:space="0" w:color="auto"/>
        <w:right w:val="none" w:sz="0" w:space="0" w:color="auto"/>
      </w:divBdr>
    </w:div>
    <w:div w:id="1739355287">
      <w:marLeft w:val="640"/>
      <w:marRight w:val="0"/>
      <w:marTop w:val="0"/>
      <w:marBottom w:val="0"/>
      <w:divBdr>
        <w:top w:val="none" w:sz="0" w:space="0" w:color="auto"/>
        <w:left w:val="none" w:sz="0" w:space="0" w:color="auto"/>
        <w:bottom w:val="none" w:sz="0" w:space="0" w:color="auto"/>
        <w:right w:val="none" w:sz="0" w:space="0" w:color="auto"/>
      </w:divBdr>
    </w:div>
    <w:div w:id="1739357924">
      <w:marLeft w:val="640"/>
      <w:marRight w:val="0"/>
      <w:marTop w:val="0"/>
      <w:marBottom w:val="0"/>
      <w:divBdr>
        <w:top w:val="none" w:sz="0" w:space="0" w:color="auto"/>
        <w:left w:val="none" w:sz="0" w:space="0" w:color="auto"/>
        <w:bottom w:val="none" w:sz="0" w:space="0" w:color="auto"/>
        <w:right w:val="none" w:sz="0" w:space="0" w:color="auto"/>
      </w:divBdr>
    </w:div>
    <w:div w:id="1739475881">
      <w:marLeft w:val="640"/>
      <w:marRight w:val="0"/>
      <w:marTop w:val="0"/>
      <w:marBottom w:val="0"/>
      <w:divBdr>
        <w:top w:val="none" w:sz="0" w:space="0" w:color="auto"/>
        <w:left w:val="none" w:sz="0" w:space="0" w:color="auto"/>
        <w:bottom w:val="none" w:sz="0" w:space="0" w:color="auto"/>
        <w:right w:val="none" w:sz="0" w:space="0" w:color="auto"/>
      </w:divBdr>
    </w:div>
    <w:div w:id="1739478477">
      <w:marLeft w:val="640"/>
      <w:marRight w:val="0"/>
      <w:marTop w:val="0"/>
      <w:marBottom w:val="0"/>
      <w:divBdr>
        <w:top w:val="none" w:sz="0" w:space="0" w:color="auto"/>
        <w:left w:val="none" w:sz="0" w:space="0" w:color="auto"/>
        <w:bottom w:val="none" w:sz="0" w:space="0" w:color="auto"/>
        <w:right w:val="none" w:sz="0" w:space="0" w:color="auto"/>
      </w:divBdr>
    </w:div>
    <w:div w:id="1739554371">
      <w:marLeft w:val="640"/>
      <w:marRight w:val="0"/>
      <w:marTop w:val="0"/>
      <w:marBottom w:val="0"/>
      <w:divBdr>
        <w:top w:val="none" w:sz="0" w:space="0" w:color="auto"/>
        <w:left w:val="none" w:sz="0" w:space="0" w:color="auto"/>
        <w:bottom w:val="none" w:sz="0" w:space="0" w:color="auto"/>
        <w:right w:val="none" w:sz="0" w:space="0" w:color="auto"/>
      </w:divBdr>
    </w:div>
    <w:div w:id="1739668326">
      <w:marLeft w:val="640"/>
      <w:marRight w:val="0"/>
      <w:marTop w:val="0"/>
      <w:marBottom w:val="0"/>
      <w:divBdr>
        <w:top w:val="none" w:sz="0" w:space="0" w:color="auto"/>
        <w:left w:val="none" w:sz="0" w:space="0" w:color="auto"/>
        <w:bottom w:val="none" w:sz="0" w:space="0" w:color="auto"/>
        <w:right w:val="none" w:sz="0" w:space="0" w:color="auto"/>
      </w:divBdr>
    </w:div>
    <w:div w:id="1739739802">
      <w:marLeft w:val="640"/>
      <w:marRight w:val="0"/>
      <w:marTop w:val="0"/>
      <w:marBottom w:val="0"/>
      <w:divBdr>
        <w:top w:val="none" w:sz="0" w:space="0" w:color="auto"/>
        <w:left w:val="none" w:sz="0" w:space="0" w:color="auto"/>
        <w:bottom w:val="none" w:sz="0" w:space="0" w:color="auto"/>
        <w:right w:val="none" w:sz="0" w:space="0" w:color="auto"/>
      </w:divBdr>
    </w:div>
    <w:div w:id="1739741232">
      <w:marLeft w:val="640"/>
      <w:marRight w:val="0"/>
      <w:marTop w:val="0"/>
      <w:marBottom w:val="0"/>
      <w:divBdr>
        <w:top w:val="none" w:sz="0" w:space="0" w:color="auto"/>
        <w:left w:val="none" w:sz="0" w:space="0" w:color="auto"/>
        <w:bottom w:val="none" w:sz="0" w:space="0" w:color="auto"/>
        <w:right w:val="none" w:sz="0" w:space="0" w:color="auto"/>
      </w:divBdr>
    </w:div>
    <w:div w:id="1739748537">
      <w:marLeft w:val="640"/>
      <w:marRight w:val="0"/>
      <w:marTop w:val="0"/>
      <w:marBottom w:val="0"/>
      <w:divBdr>
        <w:top w:val="none" w:sz="0" w:space="0" w:color="auto"/>
        <w:left w:val="none" w:sz="0" w:space="0" w:color="auto"/>
        <w:bottom w:val="none" w:sz="0" w:space="0" w:color="auto"/>
        <w:right w:val="none" w:sz="0" w:space="0" w:color="auto"/>
      </w:divBdr>
    </w:div>
    <w:div w:id="1739786480">
      <w:marLeft w:val="640"/>
      <w:marRight w:val="0"/>
      <w:marTop w:val="0"/>
      <w:marBottom w:val="0"/>
      <w:divBdr>
        <w:top w:val="none" w:sz="0" w:space="0" w:color="auto"/>
        <w:left w:val="none" w:sz="0" w:space="0" w:color="auto"/>
        <w:bottom w:val="none" w:sz="0" w:space="0" w:color="auto"/>
        <w:right w:val="none" w:sz="0" w:space="0" w:color="auto"/>
      </w:divBdr>
    </w:div>
    <w:div w:id="1739858105">
      <w:marLeft w:val="640"/>
      <w:marRight w:val="0"/>
      <w:marTop w:val="0"/>
      <w:marBottom w:val="0"/>
      <w:divBdr>
        <w:top w:val="none" w:sz="0" w:space="0" w:color="auto"/>
        <w:left w:val="none" w:sz="0" w:space="0" w:color="auto"/>
        <w:bottom w:val="none" w:sz="0" w:space="0" w:color="auto"/>
        <w:right w:val="none" w:sz="0" w:space="0" w:color="auto"/>
      </w:divBdr>
    </w:div>
    <w:div w:id="1739865356">
      <w:marLeft w:val="640"/>
      <w:marRight w:val="0"/>
      <w:marTop w:val="0"/>
      <w:marBottom w:val="0"/>
      <w:divBdr>
        <w:top w:val="none" w:sz="0" w:space="0" w:color="auto"/>
        <w:left w:val="none" w:sz="0" w:space="0" w:color="auto"/>
        <w:bottom w:val="none" w:sz="0" w:space="0" w:color="auto"/>
        <w:right w:val="none" w:sz="0" w:space="0" w:color="auto"/>
      </w:divBdr>
    </w:div>
    <w:div w:id="1739865709">
      <w:marLeft w:val="640"/>
      <w:marRight w:val="0"/>
      <w:marTop w:val="0"/>
      <w:marBottom w:val="0"/>
      <w:divBdr>
        <w:top w:val="none" w:sz="0" w:space="0" w:color="auto"/>
        <w:left w:val="none" w:sz="0" w:space="0" w:color="auto"/>
        <w:bottom w:val="none" w:sz="0" w:space="0" w:color="auto"/>
        <w:right w:val="none" w:sz="0" w:space="0" w:color="auto"/>
      </w:divBdr>
    </w:div>
    <w:div w:id="1740011775">
      <w:marLeft w:val="640"/>
      <w:marRight w:val="0"/>
      <w:marTop w:val="0"/>
      <w:marBottom w:val="0"/>
      <w:divBdr>
        <w:top w:val="none" w:sz="0" w:space="0" w:color="auto"/>
        <w:left w:val="none" w:sz="0" w:space="0" w:color="auto"/>
        <w:bottom w:val="none" w:sz="0" w:space="0" w:color="auto"/>
        <w:right w:val="none" w:sz="0" w:space="0" w:color="auto"/>
      </w:divBdr>
    </w:div>
    <w:div w:id="1740054453">
      <w:marLeft w:val="640"/>
      <w:marRight w:val="0"/>
      <w:marTop w:val="0"/>
      <w:marBottom w:val="0"/>
      <w:divBdr>
        <w:top w:val="none" w:sz="0" w:space="0" w:color="auto"/>
        <w:left w:val="none" w:sz="0" w:space="0" w:color="auto"/>
        <w:bottom w:val="none" w:sz="0" w:space="0" w:color="auto"/>
        <w:right w:val="none" w:sz="0" w:space="0" w:color="auto"/>
      </w:divBdr>
    </w:div>
    <w:div w:id="1740131245">
      <w:marLeft w:val="640"/>
      <w:marRight w:val="0"/>
      <w:marTop w:val="0"/>
      <w:marBottom w:val="0"/>
      <w:divBdr>
        <w:top w:val="none" w:sz="0" w:space="0" w:color="auto"/>
        <w:left w:val="none" w:sz="0" w:space="0" w:color="auto"/>
        <w:bottom w:val="none" w:sz="0" w:space="0" w:color="auto"/>
        <w:right w:val="none" w:sz="0" w:space="0" w:color="auto"/>
      </w:divBdr>
    </w:div>
    <w:div w:id="1740205194">
      <w:marLeft w:val="640"/>
      <w:marRight w:val="0"/>
      <w:marTop w:val="0"/>
      <w:marBottom w:val="0"/>
      <w:divBdr>
        <w:top w:val="none" w:sz="0" w:space="0" w:color="auto"/>
        <w:left w:val="none" w:sz="0" w:space="0" w:color="auto"/>
        <w:bottom w:val="none" w:sz="0" w:space="0" w:color="auto"/>
        <w:right w:val="none" w:sz="0" w:space="0" w:color="auto"/>
      </w:divBdr>
    </w:div>
    <w:div w:id="1740327672">
      <w:marLeft w:val="640"/>
      <w:marRight w:val="0"/>
      <w:marTop w:val="0"/>
      <w:marBottom w:val="0"/>
      <w:divBdr>
        <w:top w:val="none" w:sz="0" w:space="0" w:color="auto"/>
        <w:left w:val="none" w:sz="0" w:space="0" w:color="auto"/>
        <w:bottom w:val="none" w:sz="0" w:space="0" w:color="auto"/>
        <w:right w:val="none" w:sz="0" w:space="0" w:color="auto"/>
      </w:divBdr>
    </w:div>
    <w:div w:id="1740327970">
      <w:marLeft w:val="640"/>
      <w:marRight w:val="0"/>
      <w:marTop w:val="0"/>
      <w:marBottom w:val="0"/>
      <w:divBdr>
        <w:top w:val="none" w:sz="0" w:space="0" w:color="auto"/>
        <w:left w:val="none" w:sz="0" w:space="0" w:color="auto"/>
        <w:bottom w:val="none" w:sz="0" w:space="0" w:color="auto"/>
        <w:right w:val="none" w:sz="0" w:space="0" w:color="auto"/>
      </w:divBdr>
    </w:div>
    <w:div w:id="1740328075">
      <w:marLeft w:val="640"/>
      <w:marRight w:val="0"/>
      <w:marTop w:val="0"/>
      <w:marBottom w:val="0"/>
      <w:divBdr>
        <w:top w:val="none" w:sz="0" w:space="0" w:color="auto"/>
        <w:left w:val="none" w:sz="0" w:space="0" w:color="auto"/>
        <w:bottom w:val="none" w:sz="0" w:space="0" w:color="auto"/>
        <w:right w:val="none" w:sz="0" w:space="0" w:color="auto"/>
      </w:divBdr>
    </w:div>
    <w:div w:id="1740441729">
      <w:marLeft w:val="640"/>
      <w:marRight w:val="0"/>
      <w:marTop w:val="0"/>
      <w:marBottom w:val="0"/>
      <w:divBdr>
        <w:top w:val="none" w:sz="0" w:space="0" w:color="auto"/>
        <w:left w:val="none" w:sz="0" w:space="0" w:color="auto"/>
        <w:bottom w:val="none" w:sz="0" w:space="0" w:color="auto"/>
        <w:right w:val="none" w:sz="0" w:space="0" w:color="auto"/>
      </w:divBdr>
    </w:div>
    <w:div w:id="1740443034">
      <w:marLeft w:val="640"/>
      <w:marRight w:val="0"/>
      <w:marTop w:val="0"/>
      <w:marBottom w:val="0"/>
      <w:divBdr>
        <w:top w:val="none" w:sz="0" w:space="0" w:color="auto"/>
        <w:left w:val="none" w:sz="0" w:space="0" w:color="auto"/>
        <w:bottom w:val="none" w:sz="0" w:space="0" w:color="auto"/>
        <w:right w:val="none" w:sz="0" w:space="0" w:color="auto"/>
      </w:divBdr>
    </w:div>
    <w:div w:id="1740443532">
      <w:marLeft w:val="640"/>
      <w:marRight w:val="0"/>
      <w:marTop w:val="0"/>
      <w:marBottom w:val="0"/>
      <w:divBdr>
        <w:top w:val="none" w:sz="0" w:space="0" w:color="auto"/>
        <w:left w:val="none" w:sz="0" w:space="0" w:color="auto"/>
        <w:bottom w:val="none" w:sz="0" w:space="0" w:color="auto"/>
        <w:right w:val="none" w:sz="0" w:space="0" w:color="auto"/>
      </w:divBdr>
    </w:div>
    <w:div w:id="1740444703">
      <w:marLeft w:val="640"/>
      <w:marRight w:val="0"/>
      <w:marTop w:val="0"/>
      <w:marBottom w:val="0"/>
      <w:divBdr>
        <w:top w:val="none" w:sz="0" w:space="0" w:color="auto"/>
        <w:left w:val="none" w:sz="0" w:space="0" w:color="auto"/>
        <w:bottom w:val="none" w:sz="0" w:space="0" w:color="auto"/>
        <w:right w:val="none" w:sz="0" w:space="0" w:color="auto"/>
      </w:divBdr>
    </w:div>
    <w:div w:id="1740515389">
      <w:marLeft w:val="640"/>
      <w:marRight w:val="0"/>
      <w:marTop w:val="0"/>
      <w:marBottom w:val="0"/>
      <w:divBdr>
        <w:top w:val="none" w:sz="0" w:space="0" w:color="auto"/>
        <w:left w:val="none" w:sz="0" w:space="0" w:color="auto"/>
        <w:bottom w:val="none" w:sz="0" w:space="0" w:color="auto"/>
        <w:right w:val="none" w:sz="0" w:space="0" w:color="auto"/>
      </w:divBdr>
    </w:div>
    <w:div w:id="1740639679">
      <w:marLeft w:val="640"/>
      <w:marRight w:val="0"/>
      <w:marTop w:val="0"/>
      <w:marBottom w:val="0"/>
      <w:divBdr>
        <w:top w:val="none" w:sz="0" w:space="0" w:color="auto"/>
        <w:left w:val="none" w:sz="0" w:space="0" w:color="auto"/>
        <w:bottom w:val="none" w:sz="0" w:space="0" w:color="auto"/>
        <w:right w:val="none" w:sz="0" w:space="0" w:color="auto"/>
      </w:divBdr>
    </w:div>
    <w:div w:id="1740709484">
      <w:marLeft w:val="640"/>
      <w:marRight w:val="0"/>
      <w:marTop w:val="0"/>
      <w:marBottom w:val="0"/>
      <w:divBdr>
        <w:top w:val="none" w:sz="0" w:space="0" w:color="auto"/>
        <w:left w:val="none" w:sz="0" w:space="0" w:color="auto"/>
        <w:bottom w:val="none" w:sz="0" w:space="0" w:color="auto"/>
        <w:right w:val="none" w:sz="0" w:space="0" w:color="auto"/>
      </w:divBdr>
    </w:div>
    <w:div w:id="1740714151">
      <w:marLeft w:val="640"/>
      <w:marRight w:val="0"/>
      <w:marTop w:val="0"/>
      <w:marBottom w:val="0"/>
      <w:divBdr>
        <w:top w:val="none" w:sz="0" w:space="0" w:color="auto"/>
        <w:left w:val="none" w:sz="0" w:space="0" w:color="auto"/>
        <w:bottom w:val="none" w:sz="0" w:space="0" w:color="auto"/>
        <w:right w:val="none" w:sz="0" w:space="0" w:color="auto"/>
      </w:divBdr>
    </w:div>
    <w:div w:id="1740783547">
      <w:marLeft w:val="640"/>
      <w:marRight w:val="0"/>
      <w:marTop w:val="0"/>
      <w:marBottom w:val="0"/>
      <w:divBdr>
        <w:top w:val="none" w:sz="0" w:space="0" w:color="auto"/>
        <w:left w:val="none" w:sz="0" w:space="0" w:color="auto"/>
        <w:bottom w:val="none" w:sz="0" w:space="0" w:color="auto"/>
        <w:right w:val="none" w:sz="0" w:space="0" w:color="auto"/>
      </w:divBdr>
    </w:div>
    <w:div w:id="1740788847">
      <w:marLeft w:val="640"/>
      <w:marRight w:val="0"/>
      <w:marTop w:val="0"/>
      <w:marBottom w:val="0"/>
      <w:divBdr>
        <w:top w:val="none" w:sz="0" w:space="0" w:color="auto"/>
        <w:left w:val="none" w:sz="0" w:space="0" w:color="auto"/>
        <w:bottom w:val="none" w:sz="0" w:space="0" w:color="auto"/>
        <w:right w:val="none" w:sz="0" w:space="0" w:color="auto"/>
      </w:divBdr>
    </w:div>
    <w:div w:id="1740789476">
      <w:marLeft w:val="640"/>
      <w:marRight w:val="0"/>
      <w:marTop w:val="0"/>
      <w:marBottom w:val="0"/>
      <w:divBdr>
        <w:top w:val="none" w:sz="0" w:space="0" w:color="auto"/>
        <w:left w:val="none" w:sz="0" w:space="0" w:color="auto"/>
        <w:bottom w:val="none" w:sz="0" w:space="0" w:color="auto"/>
        <w:right w:val="none" w:sz="0" w:space="0" w:color="auto"/>
      </w:divBdr>
    </w:div>
    <w:div w:id="1740833392">
      <w:marLeft w:val="640"/>
      <w:marRight w:val="0"/>
      <w:marTop w:val="0"/>
      <w:marBottom w:val="0"/>
      <w:divBdr>
        <w:top w:val="none" w:sz="0" w:space="0" w:color="auto"/>
        <w:left w:val="none" w:sz="0" w:space="0" w:color="auto"/>
        <w:bottom w:val="none" w:sz="0" w:space="0" w:color="auto"/>
        <w:right w:val="none" w:sz="0" w:space="0" w:color="auto"/>
      </w:divBdr>
    </w:div>
    <w:div w:id="1740864596">
      <w:marLeft w:val="640"/>
      <w:marRight w:val="0"/>
      <w:marTop w:val="0"/>
      <w:marBottom w:val="0"/>
      <w:divBdr>
        <w:top w:val="none" w:sz="0" w:space="0" w:color="auto"/>
        <w:left w:val="none" w:sz="0" w:space="0" w:color="auto"/>
        <w:bottom w:val="none" w:sz="0" w:space="0" w:color="auto"/>
        <w:right w:val="none" w:sz="0" w:space="0" w:color="auto"/>
      </w:divBdr>
    </w:div>
    <w:div w:id="1740977596">
      <w:marLeft w:val="640"/>
      <w:marRight w:val="0"/>
      <w:marTop w:val="0"/>
      <w:marBottom w:val="0"/>
      <w:divBdr>
        <w:top w:val="none" w:sz="0" w:space="0" w:color="auto"/>
        <w:left w:val="none" w:sz="0" w:space="0" w:color="auto"/>
        <w:bottom w:val="none" w:sz="0" w:space="0" w:color="auto"/>
        <w:right w:val="none" w:sz="0" w:space="0" w:color="auto"/>
      </w:divBdr>
    </w:div>
    <w:div w:id="1740982260">
      <w:marLeft w:val="640"/>
      <w:marRight w:val="0"/>
      <w:marTop w:val="0"/>
      <w:marBottom w:val="0"/>
      <w:divBdr>
        <w:top w:val="none" w:sz="0" w:space="0" w:color="auto"/>
        <w:left w:val="none" w:sz="0" w:space="0" w:color="auto"/>
        <w:bottom w:val="none" w:sz="0" w:space="0" w:color="auto"/>
        <w:right w:val="none" w:sz="0" w:space="0" w:color="auto"/>
      </w:divBdr>
    </w:div>
    <w:div w:id="1741054821">
      <w:marLeft w:val="480"/>
      <w:marRight w:val="0"/>
      <w:marTop w:val="0"/>
      <w:marBottom w:val="0"/>
      <w:divBdr>
        <w:top w:val="none" w:sz="0" w:space="0" w:color="auto"/>
        <w:left w:val="none" w:sz="0" w:space="0" w:color="auto"/>
        <w:bottom w:val="none" w:sz="0" w:space="0" w:color="auto"/>
        <w:right w:val="none" w:sz="0" w:space="0" w:color="auto"/>
      </w:divBdr>
    </w:div>
    <w:div w:id="1741055218">
      <w:marLeft w:val="640"/>
      <w:marRight w:val="0"/>
      <w:marTop w:val="0"/>
      <w:marBottom w:val="0"/>
      <w:divBdr>
        <w:top w:val="none" w:sz="0" w:space="0" w:color="auto"/>
        <w:left w:val="none" w:sz="0" w:space="0" w:color="auto"/>
        <w:bottom w:val="none" w:sz="0" w:space="0" w:color="auto"/>
        <w:right w:val="none" w:sz="0" w:space="0" w:color="auto"/>
      </w:divBdr>
    </w:div>
    <w:div w:id="1741100186">
      <w:marLeft w:val="640"/>
      <w:marRight w:val="0"/>
      <w:marTop w:val="0"/>
      <w:marBottom w:val="0"/>
      <w:divBdr>
        <w:top w:val="none" w:sz="0" w:space="0" w:color="auto"/>
        <w:left w:val="none" w:sz="0" w:space="0" w:color="auto"/>
        <w:bottom w:val="none" w:sz="0" w:space="0" w:color="auto"/>
        <w:right w:val="none" w:sz="0" w:space="0" w:color="auto"/>
      </w:divBdr>
    </w:div>
    <w:div w:id="1741102349">
      <w:marLeft w:val="640"/>
      <w:marRight w:val="0"/>
      <w:marTop w:val="0"/>
      <w:marBottom w:val="0"/>
      <w:divBdr>
        <w:top w:val="none" w:sz="0" w:space="0" w:color="auto"/>
        <w:left w:val="none" w:sz="0" w:space="0" w:color="auto"/>
        <w:bottom w:val="none" w:sz="0" w:space="0" w:color="auto"/>
        <w:right w:val="none" w:sz="0" w:space="0" w:color="auto"/>
      </w:divBdr>
    </w:div>
    <w:div w:id="1741175357">
      <w:marLeft w:val="640"/>
      <w:marRight w:val="0"/>
      <w:marTop w:val="0"/>
      <w:marBottom w:val="0"/>
      <w:divBdr>
        <w:top w:val="none" w:sz="0" w:space="0" w:color="auto"/>
        <w:left w:val="none" w:sz="0" w:space="0" w:color="auto"/>
        <w:bottom w:val="none" w:sz="0" w:space="0" w:color="auto"/>
        <w:right w:val="none" w:sz="0" w:space="0" w:color="auto"/>
      </w:divBdr>
    </w:div>
    <w:div w:id="1741293116">
      <w:marLeft w:val="640"/>
      <w:marRight w:val="0"/>
      <w:marTop w:val="0"/>
      <w:marBottom w:val="0"/>
      <w:divBdr>
        <w:top w:val="none" w:sz="0" w:space="0" w:color="auto"/>
        <w:left w:val="none" w:sz="0" w:space="0" w:color="auto"/>
        <w:bottom w:val="none" w:sz="0" w:space="0" w:color="auto"/>
        <w:right w:val="none" w:sz="0" w:space="0" w:color="auto"/>
      </w:divBdr>
    </w:div>
    <w:div w:id="1741293797">
      <w:marLeft w:val="640"/>
      <w:marRight w:val="0"/>
      <w:marTop w:val="0"/>
      <w:marBottom w:val="0"/>
      <w:divBdr>
        <w:top w:val="none" w:sz="0" w:space="0" w:color="auto"/>
        <w:left w:val="none" w:sz="0" w:space="0" w:color="auto"/>
        <w:bottom w:val="none" w:sz="0" w:space="0" w:color="auto"/>
        <w:right w:val="none" w:sz="0" w:space="0" w:color="auto"/>
      </w:divBdr>
    </w:div>
    <w:div w:id="1741323578">
      <w:marLeft w:val="640"/>
      <w:marRight w:val="0"/>
      <w:marTop w:val="0"/>
      <w:marBottom w:val="0"/>
      <w:divBdr>
        <w:top w:val="none" w:sz="0" w:space="0" w:color="auto"/>
        <w:left w:val="none" w:sz="0" w:space="0" w:color="auto"/>
        <w:bottom w:val="none" w:sz="0" w:space="0" w:color="auto"/>
        <w:right w:val="none" w:sz="0" w:space="0" w:color="auto"/>
      </w:divBdr>
    </w:div>
    <w:div w:id="1741367725">
      <w:marLeft w:val="640"/>
      <w:marRight w:val="0"/>
      <w:marTop w:val="0"/>
      <w:marBottom w:val="0"/>
      <w:divBdr>
        <w:top w:val="none" w:sz="0" w:space="0" w:color="auto"/>
        <w:left w:val="none" w:sz="0" w:space="0" w:color="auto"/>
        <w:bottom w:val="none" w:sz="0" w:space="0" w:color="auto"/>
        <w:right w:val="none" w:sz="0" w:space="0" w:color="auto"/>
      </w:divBdr>
    </w:div>
    <w:div w:id="1741369666">
      <w:marLeft w:val="640"/>
      <w:marRight w:val="0"/>
      <w:marTop w:val="0"/>
      <w:marBottom w:val="0"/>
      <w:divBdr>
        <w:top w:val="none" w:sz="0" w:space="0" w:color="auto"/>
        <w:left w:val="none" w:sz="0" w:space="0" w:color="auto"/>
        <w:bottom w:val="none" w:sz="0" w:space="0" w:color="auto"/>
        <w:right w:val="none" w:sz="0" w:space="0" w:color="auto"/>
      </w:divBdr>
    </w:div>
    <w:div w:id="1741444680">
      <w:marLeft w:val="640"/>
      <w:marRight w:val="0"/>
      <w:marTop w:val="0"/>
      <w:marBottom w:val="0"/>
      <w:divBdr>
        <w:top w:val="none" w:sz="0" w:space="0" w:color="auto"/>
        <w:left w:val="none" w:sz="0" w:space="0" w:color="auto"/>
        <w:bottom w:val="none" w:sz="0" w:space="0" w:color="auto"/>
        <w:right w:val="none" w:sz="0" w:space="0" w:color="auto"/>
      </w:divBdr>
    </w:div>
    <w:div w:id="1741513834">
      <w:marLeft w:val="640"/>
      <w:marRight w:val="0"/>
      <w:marTop w:val="0"/>
      <w:marBottom w:val="0"/>
      <w:divBdr>
        <w:top w:val="none" w:sz="0" w:space="0" w:color="auto"/>
        <w:left w:val="none" w:sz="0" w:space="0" w:color="auto"/>
        <w:bottom w:val="none" w:sz="0" w:space="0" w:color="auto"/>
        <w:right w:val="none" w:sz="0" w:space="0" w:color="auto"/>
      </w:divBdr>
    </w:div>
    <w:div w:id="1741515201">
      <w:marLeft w:val="640"/>
      <w:marRight w:val="0"/>
      <w:marTop w:val="0"/>
      <w:marBottom w:val="0"/>
      <w:divBdr>
        <w:top w:val="none" w:sz="0" w:space="0" w:color="auto"/>
        <w:left w:val="none" w:sz="0" w:space="0" w:color="auto"/>
        <w:bottom w:val="none" w:sz="0" w:space="0" w:color="auto"/>
        <w:right w:val="none" w:sz="0" w:space="0" w:color="auto"/>
      </w:divBdr>
    </w:div>
    <w:div w:id="1741516937">
      <w:marLeft w:val="640"/>
      <w:marRight w:val="0"/>
      <w:marTop w:val="0"/>
      <w:marBottom w:val="0"/>
      <w:divBdr>
        <w:top w:val="none" w:sz="0" w:space="0" w:color="auto"/>
        <w:left w:val="none" w:sz="0" w:space="0" w:color="auto"/>
        <w:bottom w:val="none" w:sz="0" w:space="0" w:color="auto"/>
        <w:right w:val="none" w:sz="0" w:space="0" w:color="auto"/>
      </w:divBdr>
    </w:div>
    <w:div w:id="1741631099">
      <w:marLeft w:val="640"/>
      <w:marRight w:val="0"/>
      <w:marTop w:val="0"/>
      <w:marBottom w:val="0"/>
      <w:divBdr>
        <w:top w:val="none" w:sz="0" w:space="0" w:color="auto"/>
        <w:left w:val="none" w:sz="0" w:space="0" w:color="auto"/>
        <w:bottom w:val="none" w:sz="0" w:space="0" w:color="auto"/>
        <w:right w:val="none" w:sz="0" w:space="0" w:color="auto"/>
      </w:divBdr>
    </w:div>
    <w:div w:id="1741638078">
      <w:marLeft w:val="640"/>
      <w:marRight w:val="0"/>
      <w:marTop w:val="0"/>
      <w:marBottom w:val="0"/>
      <w:divBdr>
        <w:top w:val="none" w:sz="0" w:space="0" w:color="auto"/>
        <w:left w:val="none" w:sz="0" w:space="0" w:color="auto"/>
        <w:bottom w:val="none" w:sz="0" w:space="0" w:color="auto"/>
        <w:right w:val="none" w:sz="0" w:space="0" w:color="auto"/>
      </w:divBdr>
    </w:div>
    <w:div w:id="1741707078">
      <w:marLeft w:val="640"/>
      <w:marRight w:val="0"/>
      <w:marTop w:val="0"/>
      <w:marBottom w:val="0"/>
      <w:divBdr>
        <w:top w:val="none" w:sz="0" w:space="0" w:color="auto"/>
        <w:left w:val="none" w:sz="0" w:space="0" w:color="auto"/>
        <w:bottom w:val="none" w:sz="0" w:space="0" w:color="auto"/>
        <w:right w:val="none" w:sz="0" w:space="0" w:color="auto"/>
      </w:divBdr>
    </w:div>
    <w:div w:id="1741708084">
      <w:marLeft w:val="640"/>
      <w:marRight w:val="0"/>
      <w:marTop w:val="0"/>
      <w:marBottom w:val="0"/>
      <w:divBdr>
        <w:top w:val="none" w:sz="0" w:space="0" w:color="auto"/>
        <w:left w:val="none" w:sz="0" w:space="0" w:color="auto"/>
        <w:bottom w:val="none" w:sz="0" w:space="0" w:color="auto"/>
        <w:right w:val="none" w:sz="0" w:space="0" w:color="auto"/>
      </w:divBdr>
    </w:div>
    <w:div w:id="1741711943">
      <w:marLeft w:val="640"/>
      <w:marRight w:val="0"/>
      <w:marTop w:val="0"/>
      <w:marBottom w:val="0"/>
      <w:divBdr>
        <w:top w:val="none" w:sz="0" w:space="0" w:color="auto"/>
        <w:left w:val="none" w:sz="0" w:space="0" w:color="auto"/>
        <w:bottom w:val="none" w:sz="0" w:space="0" w:color="auto"/>
        <w:right w:val="none" w:sz="0" w:space="0" w:color="auto"/>
      </w:divBdr>
    </w:div>
    <w:div w:id="1741750877">
      <w:marLeft w:val="640"/>
      <w:marRight w:val="0"/>
      <w:marTop w:val="0"/>
      <w:marBottom w:val="0"/>
      <w:divBdr>
        <w:top w:val="none" w:sz="0" w:space="0" w:color="auto"/>
        <w:left w:val="none" w:sz="0" w:space="0" w:color="auto"/>
        <w:bottom w:val="none" w:sz="0" w:space="0" w:color="auto"/>
        <w:right w:val="none" w:sz="0" w:space="0" w:color="auto"/>
      </w:divBdr>
    </w:div>
    <w:div w:id="1741831843">
      <w:marLeft w:val="640"/>
      <w:marRight w:val="0"/>
      <w:marTop w:val="0"/>
      <w:marBottom w:val="0"/>
      <w:divBdr>
        <w:top w:val="none" w:sz="0" w:space="0" w:color="auto"/>
        <w:left w:val="none" w:sz="0" w:space="0" w:color="auto"/>
        <w:bottom w:val="none" w:sz="0" w:space="0" w:color="auto"/>
        <w:right w:val="none" w:sz="0" w:space="0" w:color="auto"/>
      </w:divBdr>
    </w:div>
    <w:div w:id="1741902206">
      <w:marLeft w:val="640"/>
      <w:marRight w:val="0"/>
      <w:marTop w:val="0"/>
      <w:marBottom w:val="0"/>
      <w:divBdr>
        <w:top w:val="none" w:sz="0" w:space="0" w:color="auto"/>
        <w:left w:val="none" w:sz="0" w:space="0" w:color="auto"/>
        <w:bottom w:val="none" w:sz="0" w:space="0" w:color="auto"/>
        <w:right w:val="none" w:sz="0" w:space="0" w:color="auto"/>
      </w:divBdr>
    </w:div>
    <w:div w:id="1741903793">
      <w:marLeft w:val="640"/>
      <w:marRight w:val="0"/>
      <w:marTop w:val="0"/>
      <w:marBottom w:val="0"/>
      <w:divBdr>
        <w:top w:val="none" w:sz="0" w:space="0" w:color="auto"/>
        <w:left w:val="none" w:sz="0" w:space="0" w:color="auto"/>
        <w:bottom w:val="none" w:sz="0" w:space="0" w:color="auto"/>
        <w:right w:val="none" w:sz="0" w:space="0" w:color="auto"/>
      </w:divBdr>
    </w:div>
    <w:div w:id="1742019550">
      <w:marLeft w:val="640"/>
      <w:marRight w:val="0"/>
      <w:marTop w:val="0"/>
      <w:marBottom w:val="0"/>
      <w:divBdr>
        <w:top w:val="none" w:sz="0" w:space="0" w:color="auto"/>
        <w:left w:val="none" w:sz="0" w:space="0" w:color="auto"/>
        <w:bottom w:val="none" w:sz="0" w:space="0" w:color="auto"/>
        <w:right w:val="none" w:sz="0" w:space="0" w:color="auto"/>
      </w:divBdr>
    </w:div>
    <w:div w:id="1742022196">
      <w:marLeft w:val="640"/>
      <w:marRight w:val="0"/>
      <w:marTop w:val="0"/>
      <w:marBottom w:val="0"/>
      <w:divBdr>
        <w:top w:val="none" w:sz="0" w:space="0" w:color="auto"/>
        <w:left w:val="none" w:sz="0" w:space="0" w:color="auto"/>
        <w:bottom w:val="none" w:sz="0" w:space="0" w:color="auto"/>
        <w:right w:val="none" w:sz="0" w:space="0" w:color="auto"/>
      </w:divBdr>
    </w:div>
    <w:div w:id="1742025862">
      <w:marLeft w:val="640"/>
      <w:marRight w:val="0"/>
      <w:marTop w:val="0"/>
      <w:marBottom w:val="0"/>
      <w:divBdr>
        <w:top w:val="none" w:sz="0" w:space="0" w:color="auto"/>
        <w:left w:val="none" w:sz="0" w:space="0" w:color="auto"/>
        <w:bottom w:val="none" w:sz="0" w:space="0" w:color="auto"/>
        <w:right w:val="none" w:sz="0" w:space="0" w:color="auto"/>
      </w:divBdr>
    </w:div>
    <w:div w:id="1742099146">
      <w:marLeft w:val="640"/>
      <w:marRight w:val="0"/>
      <w:marTop w:val="0"/>
      <w:marBottom w:val="0"/>
      <w:divBdr>
        <w:top w:val="none" w:sz="0" w:space="0" w:color="auto"/>
        <w:left w:val="none" w:sz="0" w:space="0" w:color="auto"/>
        <w:bottom w:val="none" w:sz="0" w:space="0" w:color="auto"/>
        <w:right w:val="none" w:sz="0" w:space="0" w:color="auto"/>
      </w:divBdr>
    </w:div>
    <w:div w:id="1742213539">
      <w:marLeft w:val="640"/>
      <w:marRight w:val="0"/>
      <w:marTop w:val="0"/>
      <w:marBottom w:val="0"/>
      <w:divBdr>
        <w:top w:val="none" w:sz="0" w:space="0" w:color="auto"/>
        <w:left w:val="none" w:sz="0" w:space="0" w:color="auto"/>
        <w:bottom w:val="none" w:sz="0" w:space="0" w:color="auto"/>
        <w:right w:val="none" w:sz="0" w:space="0" w:color="auto"/>
      </w:divBdr>
    </w:div>
    <w:div w:id="1742215096">
      <w:marLeft w:val="640"/>
      <w:marRight w:val="0"/>
      <w:marTop w:val="0"/>
      <w:marBottom w:val="0"/>
      <w:divBdr>
        <w:top w:val="none" w:sz="0" w:space="0" w:color="auto"/>
        <w:left w:val="none" w:sz="0" w:space="0" w:color="auto"/>
        <w:bottom w:val="none" w:sz="0" w:space="0" w:color="auto"/>
        <w:right w:val="none" w:sz="0" w:space="0" w:color="auto"/>
      </w:divBdr>
    </w:div>
    <w:div w:id="1742291326">
      <w:marLeft w:val="640"/>
      <w:marRight w:val="0"/>
      <w:marTop w:val="0"/>
      <w:marBottom w:val="0"/>
      <w:divBdr>
        <w:top w:val="none" w:sz="0" w:space="0" w:color="auto"/>
        <w:left w:val="none" w:sz="0" w:space="0" w:color="auto"/>
        <w:bottom w:val="none" w:sz="0" w:space="0" w:color="auto"/>
        <w:right w:val="none" w:sz="0" w:space="0" w:color="auto"/>
      </w:divBdr>
    </w:div>
    <w:div w:id="1742292507">
      <w:marLeft w:val="640"/>
      <w:marRight w:val="0"/>
      <w:marTop w:val="0"/>
      <w:marBottom w:val="0"/>
      <w:divBdr>
        <w:top w:val="none" w:sz="0" w:space="0" w:color="auto"/>
        <w:left w:val="none" w:sz="0" w:space="0" w:color="auto"/>
        <w:bottom w:val="none" w:sz="0" w:space="0" w:color="auto"/>
        <w:right w:val="none" w:sz="0" w:space="0" w:color="auto"/>
      </w:divBdr>
    </w:div>
    <w:div w:id="1742366661">
      <w:marLeft w:val="640"/>
      <w:marRight w:val="0"/>
      <w:marTop w:val="0"/>
      <w:marBottom w:val="0"/>
      <w:divBdr>
        <w:top w:val="none" w:sz="0" w:space="0" w:color="auto"/>
        <w:left w:val="none" w:sz="0" w:space="0" w:color="auto"/>
        <w:bottom w:val="none" w:sz="0" w:space="0" w:color="auto"/>
        <w:right w:val="none" w:sz="0" w:space="0" w:color="auto"/>
      </w:divBdr>
    </w:div>
    <w:div w:id="1742407011">
      <w:marLeft w:val="640"/>
      <w:marRight w:val="0"/>
      <w:marTop w:val="0"/>
      <w:marBottom w:val="0"/>
      <w:divBdr>
        <w:top w:val="none" w:sz="0" w:space="0" w:color="auto"/>
        <w:left w:val="none" w:sz="0" w:space="0" w:color="auto"/>
        <w:bottom w:val="none" w:sz="0" w:space="0" w:color="auto"/>
        <w:right w:val="none" w:sz="0" w:space="0" w:color="auto"/>
      </w:divBdr>
    </w:div>
    <w:div w:id="1742436135">
      <w:marLeft w:val="640"/>
      <w:marRight w:val="0"/>
      <w:marTop w:val="0"/>
      <w:marBottom w:val="0"/>
      <w:divBdr>
        <w:top w:val="none" w:sz="0" w:space="0" w:color="auto"/>
        <w:left w:val="none" w:sz="0" w:space="0" w:color="auto"/>
        <w:bottom w:val="none" w:sz="0" w:space="0" w:color="auto"/>
        <w:right w:val="none" w:sz="0" w:space="0" w:color="auto"/>
      </w:divBdr>
    </w:div>
    <w:div w:id="1742436755">
      <w:marLeft w:val="640"/>
      <w:marRight w:val="0"/>
      <w:marTop w:val="0"/>
      <w:marBottom w:val="0"/>
      <w:divBdr>
        <w:top w:val="none" w:sz="0" w:space="0" w:color="auto"/>
        <w:left w:val="none" w:sz="0" w:space="0" w:color="auto"/>
        <w:bottom w:val="none" w:sz="0" w:space="0" w:color="auto"/>
        <w:right w:val="none" w:sz="0" w:space="0" w:color="auto"/>
      </w:divBdr>
    </w:div>
    <w:div w:id="1742437806">
      <w:marLeft w:val="640"/>
      <w:marRight w:val="0"/>
      <w:marTop w:val="0"/>
      <w:marBottom w:val="0"/>
      <w:divBdr>
        <w:top w:val="none" w:sz="0" w:space="0" w:color="auto"/>
        <w:left w:val="none" w:sz="0" w:space="0" w:color="auto"/>
        <w:bottom w:val="none" w:sz="0" w:space="0" w:color="auto"/>
        <w:right w:val="none" w:sz="0" w:space="0" w:color="auto"/>
      </w:divBdr>
    </w:div>
    <w:div w:id="1742748188">
      <w:marLeft w:val="640"/>
      <w:marRight w:val="0"/>
      <w:marTop w:val="0"/>
      <w:marBottom w:val="0"/>
      <w:divBdr>
        <w:top w:val="none" w:sz="0" w:space="0" w:color="auto"/>
        <w:left w:val="none" w:sz="0" w:space="0" w:color="auto"/>
        <w:bottom w:val="none" w:sz="0" w:space="0" w:color="auto"/>
        <w:right w:val="none" w:sz="0" w:space="0" w:color="auto"/>
      </w:divBdr>
    </w:div>
    <w:div w:id="1742749969">
      <w:marLeft w:val="640"/>
      <w:marRight w:val="0"/>
      <w:marTop w:val="0"/>
      <w:marBottom w:val="0"/>
      <w:divBdr>
        <w:top w:val="none" w:sz="0" w:space="0" w:color="auto"/>
        <w:left w:val="none" w:sz="0" w:space="0" w:color="auto"/>
        <w:bottom w:val="none" w:sz="0" w:space="0" w:color="auto"/>
        <w:right w:val="none" w:sz="0" w:space="0" w:color="auto"/>
      </w:divBdr>
    </w:div>
    <w:div w:id="1742750906">
      <w:marLeft w:val="640"/>
      <w:marRight w:val="0"/>
      <w:marTop w:val="0"/>
      <w:marBottom w:val="0"/>
      <w:divBdr>
        <w:top w:val="none" w:sz="0" w:space="0" w:color="auto"/>
        <w:left w:val="none" w:sz="0" w:space="0" w:color="auto"/>
        <w:bottom w:val="none" w:sz="0" w:space="0" w:color="auto"/>
        <w:right w:val="none" w:sz="0" w:space="0" w:color="auto"/>
      </w:divBdr>
    </w:div>
    <w:div w:id="1742751171">
      <w:marLeft w:val="640"/>
      <w:marRight w:val="0"/>
      <w:marTop w:val="0"/>
      <w:marBottom w:val="0"/>
      <w:divBdr>
        <w:top w:val="none" w:sz="0" w:space="0" w:color="auto"/>
        <w:left w:val="none" w:sz="0" w:space="0" w:color="auto"/>
        <w:bottom w:val="none" w:sz="0" w:space="0" w:color="auto"/>
        <w:right w:val="none" w:sz="0" w:space="0" w:color="auto"/>
      </w:divBdr>
    </w:div>
    <w:div w:id="1742829923">
      <w:marLeft w:val="640"/>
      <w:marRight w:val="0"/>
      <w:marTop w:val="0"/>
      <w:marBottom w:val="0"/>
      <w:divBdr>
        <w:top w:val="none" w:sz="0" w:space="0" w:color="auto"/>
        <w:left w:val="none" w:sz="0" w:space="0" w:color="auto"/>
        <w:bottom w:val="none" w:sz="0" w:space="0" w:color="auto"/>
        <w:right w:val="none" w:sz="0" w:space="0" w:color="auto"/>
      </w:divBdr>
    </w:div>
    <w:div w:id="1742947779">
      <w:marLeft w:val="640"/>
      <w:marRight w:val="0"/>
      <w:marTop w:val="0"/>
      <w:marBottom w:val="0"/>
      <w:divBdr>
        <w:top w:val="none" w:sz="0" w:space="0" w:color="auto"/>
        <w:left w:val="none" w:sz="0" w:space="0" w:color="auto"/>
        <w:bottom w:val="none" w:sz="0" w:space="0" w:color="auto"/>
        <w:right w:val="none" w:sz="0" w:space="0" w:color="auto"/>
      </w:divBdr>
    </w:div>
    <w:div w:id="1743020769">
      <w:marLeft w:val="640"/>
      <w:marRight w:val="0"/>
      <w:marTop w:val="0"/>
      <w:marBottom w:val="0"/>
      <w:divBdr>
        <w:top w:val="none" w:sz="0" w:space="0" w:color="auto"/>
        <w:left w:val="none" w:sz="0" w:space="0" w:color="auto"/>
        <w:bottom w:val="none" w:sz="0" w:space="0" w:color="auto"/>
        <w:right w:val="none" w:sz="0" w:space="0" w:color="auto"/>
      </w:divBdr>
    </w:div>
    <w:div w:id="1743092417">
      <w:marLeft w:val="640"/>
      <w:marRight w:val="0"/>
      <w:marTop w:val="0"/>
      <w:marBottom w:val="0"/>
      <w:divBdr>
        <w:top w:val="none" w:sz="0" w:space="0" w:color="auto"/>
        <w:left w:val="none" w:sz="0" w:space="0" w:color="auto"/>
        <w:bottom w:val="none" w:sz="0" w:space="0" w:color="auto"/>
        <w:right w:val="none" w:sz="0" w:space="0" w:color="auto"/>
      </w:divBdr>
    </w:div>
    <w:div w:id="1743134299">
      <w:marLeft w:val="640"/>
      <w:marRight w:val="0"/>
      <w:marTop w:val="0"/>
      <w:marBottom w:val="0"/>
      <w:divBdr>
        <w:top w:val="none" w:sz="0" w:space="0" w:color="auto"/>
        <w:left w:val="none" w:sz="0" w:space="0" w:color="auto"/>
        <w:bottom w:val="none" w:sz="0" w:space="0" w:color="auto"/>
        <w:right w:val="none" w:sz="0" w:space="0" w:color="auto"/>
      </w:divBdr>
    </w:div>
    <w:div w:id="1743142158">
      <w:marLeft w:val="640"/>
      <w:marRight w:val="0"/>
      <w:marTop w:val="0"/>
      <w:marBottom w:val="0"/>
      <w:divBdr>
        <w:top w:val="none" w:sz="0" w:space="0" w:color="auto"/>
        <w:left w:val="none" w:sz="0" w:space="0" w:color="auto"/>
        <w:bottom w:val="none" w:sz="0" w:space="0" w:color="auto"/>
        <w:right w:val="none" w:sz="0" w:space="0" w:color="auto"/>
      </w:divBdr>
    </w:div>
    <w:div w:id="1743143607">
      <w:marLeft w:val="640"/>
      <w:marRight w:val="0"/>
      <w:marTop w:val="0"/>
      <w:marBottom w:val="0"/>
      <w:divBdr>
        <w:top w:val="none" w:sz="0" w:space="0" w:color="auto"/>
        <w:left w:val="none" w:sz="0" w:space="0" w:color="auto"/>
        <w:bottom w:val="none" w:sz="0" w:space="0" w:color="auto"/>
        <w:right w:val="none" w:sz="0" w:space="0" w:color="auto"/>
      </w:divBdr>
    </w:div>
    <w:div w:id="1743218136">
      <w:marLeft w:val="640"/>
      <w:marRight w:val="0"/>
      <w:marTop w:val="0"/>
      <w:marBottom w:val="0"/>
      <w:divBdr>
        <w:top w:val="none" w:sz="0" w:space="0" w:color="auto"/>
        <w:left w:val="none" w:sz="0" w:space="0" w:color="auto"/>
        <w:bottom w:val="none" w:sz="0" w:space="0" w:color="auto"/>
        <w:right w:val="none" w:sz="0" w:space="0" w:color="auto"/>
      </w:divBdr>
    </w:div>
    <w:div w:id="1743258752">
      <w:marLeft w:val="640"/>
      <w:marRight w:val="0"/>
      <w:marTop w:val="0"/>
      <w:marBottom w:val="0"/>
      <w:divBdr>
        <w:top w:val="none" w:sz="0" w:space="0" w:color="auto"/>
        <w:left w:val="none" w:sz="0" w:space="0" w:color="auto"/>
        <w:bottom w:val="none" w:sz="0" w:space="0" w:color="auto"/>
        <w:right w:val="none" w:sz="0" w:space="0" w:color="auto"/>
      </w:divBdr>
    </w:div>
    <w:div w:id="1743289011">
      <w:marLeft w:val="640"/>
      <w:marRight w:val="0"/>
      <w:marTop w:val="0"/>
      <w:marBottom w:val="0"/>
      <w:divBdr>
        <w:top w:val="none" w:sz="0" w:space="0" w:color="auto"/>
        <w:left w:val="none" w:sz="0" w:space="0" w:color="auto"/>
        <w:bottom w:val="none" w:sz="0" w:space="0" w:color="auto"/>
        <w:right w:val="none" w:sz="0" w:space="0" w:color="auto"/>
      </w:divBdr>
    </w:div>
    <w:div w:id="1743289407">
      <w:marLeft w:val="640"/>
      <w:marRight w:val="0"/>
      <w:marTop w:val="0"/>
      <w:marBottom w:val="0"/>
      <w:divBdr>
        <w:top w:val="none" w:sz="0" w:space="0" w:color="auto"/>
        <w:left w:val="none" w:sz="0" w:space="0" w:color="auto"/>
        <w:bottom w:val="none" w:sz="0" w:space="0" w:color="auto"/>
        <w:right w:val="none" w:sz="0" w:space="0" w:color="auto"/>
      </w:divBdr>
    </w:div>
    <w:div w:id="1743405288">
      <w:marLeft w:val="640"/>
      <w:marRight w:val="0"/>
      <w:marTop w:val="0"/>
      <w:marBottom w:val="0"/>
      <w:divBdr>
        <w:top w:val="none" w:sz="0" w:space="0" w:color="auto"/>
        <w:left w:val="none" w:sz="0" w:space="0" w:color="auto"/>
        <w:bottom w:val="none" w:sz="0" w:space="0" w:color="auto"/>
        <w:right w:val="none" w:sz="0" w:space="0" w:color="auto"/>
      </w:divBdr>
    </w:div>
    <w:div w:id="1743405748">
      <w:marLeft w:val="640"/>
      <w:marRight w:val="0"/>
      <w:marTop w:val="0"/>
      <w:marBottom w:val="0"/>
      <w:divBdr>
        <w:top w:val="none" w:sz="0" w:space="0" w:color="auto"/>
        <w:left w:val="none" w:sz="0" w:space="0" w:color="auto"/>
        <w:bottom w:val="none" w:sz="0" w:space="0" w:color="auto"/>
        <w:right w:val="none" w:sz="0" w:space="0" w:color="auto"/>
      </w:divBdr>
    </w:div>
    <w:div w:id="1743523003">
      <w:marLeft w:val="640"/>
      <w:marRight w:val="0"/>
      <w:marTop w:val="0"/>
      <w:marBottom w:val="0"/>
      <w:divBdr>
        <w:top w:val="none" w:sz="0" w:space="0" w:color="auto"/>
        <w:left w:val="none" w:sz="0" w:space="0" w:color="auto"/>
        <w:bottom w:val="none" w:sz="0" w:space="0" w:color="auto"/>
        <w:right w:val="none" w:sz="0" w:space="0" w:color="auto"/>
      </w:divBdr>
    </w:div>
    <w:div w:id="1743604141">
      <w:marLeft w:val="640"/>
      <w:marRight w:val="0"/>
      <w:marTop w:val="0"/>
      <w:marBottom w:val="0"/>
      <w:divBdr>
        <w:top w:val="none" w:sz="0" w:space="0" w:color="auto"/>
        <w:left w:val="none" w:sz="0" w:space="0" w:color="auto"/>
        <w:bottom w:val="none" w:sz="0" w:space="0" w:color="auto"/>
        <w:right w:val="none" w:sz="0" w:space="0" w:color="auto"/>
      </w:divBdr>
    </w:div>
    <w:div w:id="1743679594">
      <w:marLeft w:val="640"/>
      <w:marRight w:val="0"/>
      <w:marTop w:val="0"/>
      <w:marBottom w:val="0"/>
      <w:divBdr>
        <w:top w:val="none" w:sz="0" w:space="0" w:color="auto"/>
        <w:left w:val="none" w:sz="0" w:space="0" w:color="auto"/>
        <w:bottom w:val="none" w:sz="0" w:space="0" w:color="auto"/>
        <w:right w:val="none" w:sz="0" w:space="0" w:color="auto"/>
      </w:divBdr>
    </w:div>
    <w:div w:id="1743869563">
      <w:marLeft w:val="640"/>
      <w:marRight w:val="0"/>
      <w:marTop w:val="0"/>
      <w:marBottom w:val="0"/>
      <w:divBdr>
        <w:top w:val="none" w:sz="0" w:space="0" w:color="auto"/>
        <w:left w:val="none" w:sz="0" w:space="0" w:color="auto"/>
        <w:bottom w:val="none" w:sz="0" w:space="0" w:color="auto"/>
        <w:right w:val="none" w:sz="0" w:space="0" w:color="auto"/>
      </w:divBdr>
    </w:div>
    <w:div w:id="1743941745">
      <w:marLeft w:val="640"/>
      <w:marRight w:val="0"/>
      <w:marTop w:val="0"/>
      <w:marBottom w:val="0"/>
      <w:divBdr>
        <w:top w:val="none" w:sz="0" w:space="0" w:color="auto"/>
        <w:left w:val="none" w:sz="0" w:space="0" w:color="auto"/>
        <w:bottom w:val="none" w:sz="0" w:space="0" w:color="auto"/>
        <w:right w:val="none" w:sz="0" w:space="0" w:color="auto"/>
      </w:divBdr>
    </w:div>
    <w:div w:id="1743986697">
      <w:marLeft w:val="640"/>
      <w:marRight w:val="0"/>
      <w:marTop w:val="0"/>
      <w:marBottom w:val="0"/>
      <w:divBdr>
        <w:top w:val="none" w:sz="0" w:space="0" w:color="auto"/>
        <w:left w:val="none" w:sz="0" w:space="0" w:color="auto"/>
        <w:bottom w:val="none" w:sz="0" w:space="0" w:color="auto"/>
        <w:right w:val="none" w:sz="0" w:space="0" w:color="auto"/>
      </w:divBdr>
    </w:div>
    <w:div w:id="1743987142">
      <w:bodyDiv w:val="1"/>
      <w:marLeft w:val="0"/>
      <w:marRight w:val="0"/>
      <w:marTop w:val="0"/>
      <w:marBottom w:val="0"/>
      <w:divBdr>
        <w:top w:val="none" w:sz="0" w:space="0" w:color="auto"/>
        <w:left w:val="none" w:sz="0" w:space="0" w:color="auto"/>
        <w:bottom w:val="none" w:sz="0" w:space="0" w:color="auto"/>
        <w:right w:val="none" w:sz="0" w:space="0" w:color="auto"/>
      </w:divBdr>
    </w:div>
    <w:div w:id="1744063363">
      <w:marLeft w:val="640"/>
      <w:marRight w:val="0"/>
      <w:marTop w:val="0"/>
      <w:marBottom w:val="0"/>
      <w:divBdr>
        <w:top w:val="none" w:sz="0" w:space="0" w:color="auto"/>
        <w:left w:val="none" w:sz="0" w:space="0" w:color="auto"/>
        <w:bottom w:val="none" w:sz="0" w:space="0" w:color="auto"/>
        <w:right w:val="none" w:sz="0" w:space="0" w:color="auto"/>
      </w:divBdr>
    </w:div>
    <w:div w:id="1744182441">
      <w:marLeft w:val="640"/>
      <w:marRight w:val="0"/>
      <w:marTop w:val="0"/>
      <w:marBottom w:val="0"/>
      <w:divBdr>
        <w:top w:val="none" w:sz="0" w:space="0" w:color="auto"/>
        <w:left w:val="none" w:sz="0" w:space="0" w:color="auto"/>
        <w:bottom w:val="none" w:sz="0" w:space="0" w:color="auto"/>
        <w:right w:val="none" w:sz="0" w:space="0" w:color="auto"/>
      </w:divBdr>
    </w:div>
    <w:div w:id="1744252007">
      <w:marLeft w:val="640"/>
      <w:marRight w:val="0"/>
      <w:marTop w:val="0"/>
      <w:marBottom w:val="0"/>
      <w:divBdr>
        <w:top w:val="none" w:sz="0" w:space="0" w:color="auto"/>
        <w:left w:val="none" w:sz="0" w:space="0" w:color="auto"/>
        <w:bottom w:val="none" w:sz="0" w:space="0" w:color="auto"/>
        <w:right w:val="none" w:sz="0" w:space="0" w:color="auto"/>
      </w:divBdr>
    </w:div>
    <w:div w:id="1744259586">
      <w:marLeft w:val="640"/>
      <w:marRight w:val="0"/>
      <w:marTop w:val="0"/>
      <w:marBottom w:val="0"/>
      <w:divBdr>
        <w:top w:val="none" w:sz="0" w:space="0" w:color="auto"/>
        <w:left w:val="none" w:sz="0" w:space="0" w:color="auto"/>
        <w:bottom w:val="none" w:sz="0" w:space="0" w:color="auto"/>
        <w:right w:val="none" w:sz="0" w:space="0" w:color="auto"/>
      </w:divBdr>
    </w:div>
    <w:div w:id="1744334869">
      <w:marLeft w:val="640"/>
      <w:marRight w:val="0"/>
      <w:marTop w:val="0"/>
      <w:marBottom w:val="0"/>
      <w:divBdr>
        <w:top w:val="none" w:sz="0" w:space="0" w:color="auto"/>
        <w:left w:val="none" w:sz="0" w:space="0" w:color="auto"/>
        <w:bottom w:val="none" w:sz="0" w:space="0" w:color="auto"/>
        <w:right w:val="none" w:sz="0" w:space="0" w:color="auto"/>
      </w:divBdr>
    </w:div>
    <w:div w:id="1744374334">
      <w:marLeft w:val="640"/>
      <w:marRight w:val="0"/>
      <w:marTop w:val="0"/>
      <w:marBottom w:val="0"/>
      <w:divBdr>
        <w:top w:val="none" w:sz="0" w:space="0" w:color="auto"/>
        <w:left w:val="none" w:sz="0" w:space="0" w:color="auto"/>
        <w:bottom w:val="none" w:sz="0" w:space="0" w:color="auto"/>
        <w:right w:val="none" w:sz="0" w:space="0" w:color="auto"/>
      </w:divBdr>
    </w:div>
    <w:div w:id="1744445870">
      <w:marLeft w:val="640"/>
      <w:marRight w:val="0"/>
      <w:marTop w:val="0"/>
      <w:marBottom w:val="0"/>
      <w:divBdr>
        <w:top w:val="none" w:sz="0" w:space="0" w:color="auto"/>
        <w:left w:val="none" w:sz="0" w:space="0" w:color="auto"/>
        <w:bottom w:val="none" w:sz="0" w:space="0" w:color="auto"/>
        <w:right w:val="none" w:sz="0" w:space="0" w:color="auto"/>
      </w:divBdr>
    </w:div>
    <w:div w:id="1744447465">
      <w:marLeft w:val="640"/>
      <w:marRight w:val="0"/>
      <w:marTop w:val="0"/>
      <w:marBottom w:val="0"/>
      <w:divBdr>
        <w:top w:val="none" w:sz="0" w:space="0" w:color="auto"/>
        <w:left w:val="none" w:sz="0" w:space="0" w:color="auto"/>
        <w:bottom w:val="none" w:sz="0" w:space="0" w:color="auto"/>
        <w:right w:val="none" w:sz="0" w:space="0" w:color="auto"/>
      </w:divBdr>
    </w:div>
    <w:div w:id="1744450203">
      <w:marLeft w:val="640"/>
      <w:marRight w:val="0"/>
      <w:marTop w:val="0"/>
      <w:marBottom w:val="0"/>
      <w:divBdr>
        <w:top w:val="none" w:sz="0" w:space="0" w:color="auto"/>
        <w:left w:val="none" w:sz="0" w:space="0" w:color="auto"/>
        <w:bottom w:val="none" w:sz="0" w:space="0" w:color="auto"/>
        <w:right w:val="none" w:sz="0" w:space="0" w:color="auto"/>
      </w:divBdr>
    </w:div>
    <w:div w:id="1744526250">
      <w:marLeft w:val="640"/>
      <w:marRight w:val="0"/>
      <w:marTop w:val="0"/>
      <w:marBottom w:val="0"/>
      <w:divBdr>
        <w:top w:val="none" w:sz="0" w:space="0" w:color="auto"/>
        <w:left w:val="none" w:sz="0" w:space="0" w:color="auto"/>
        <w:bottom w:val="none" w:sz="0" w:space="0" w:color="auto"/>
        <w:right w:val="none" w:sz="0" w:space="0" w:color="auto"/>
      </w:divBdr>
    </w:div>
    <w:div w:id="1744568412">
      <w:marLeft w:val="640"/>
      <w:marRight w:val="0"/>
      <w:marTop w:val="0"/>
      <w:marBottom w:val="0"/>
      <w:divBdr>
        <w:top w:val="none" w:sz="0" w:space="0" w:color="auto"/>
        <w:left w:val="none" w:sz="0" w:space="0" w:color="auto"/>
        <w:bottom w:val="none" w:sz="0" w:space="0" w:color="auto"/>
        <w:right w:val="none" w:sz="0" w:space="0" w:color="auto"/>
      </w:divBdr>
    </w:div>
    <w:div w:id="1744646932">
      <w:marLeft w:val="640"/>
      <w:marRight w:val="0"/>
      <w:marTop w:val="0"/>
      <w:marBottom w:val="0"/>
      <w:divBdr>
        <w:top w:val="none" w:sz="0" w:space="0" w:color="auto"/>
        <w:left w:val="none" w:sz="0" w:space="0" w:color="auto"/>
        <w:bottom w:val="none" w:sz="0" w:space="0" w:color="auto"/>
        <w:right w:val="none" w:sz="0" w:space="0" w:color="auto"/>
      </w:divBdr>
    </w:div>
    <w:div w:id="1744714163">
      <w:marLeft w:val="640"/>
      <w:marRight w:val="0"/>
      <w:marTop w:val="0"/>
      <w:marBottom w:val="0"/>
      <w:divBdr>
        <w:top w:val="none" w:sz="0" w:space="0" w:color="auto"/>
        <w:left w:val="none" w:sz="0" w:space="0" w:color="auto"/>
        <w:bottom w:val="none" w:sz="0" w:space="0" w:color="auto"/>
        <w:right w:val="none" w:sz="0" w:space="0" w:color="auto"/>
      </w:divBdr>
    </w:div>
    <w:div w:id="1744718412">
      <w:marLeft w:val="640"/>
      <w:marRight w:val="0"/>
      <w:marTop w:val="0"/>
      <w:marBottom w:val="0"/>
      <w:divBdr>
        <w:top w:val="none" w:sz="0" w:space="0" w:color="auto"/>
        <w:left w:val="none" w:sz="0" w:space="0" w:color="auto"/>
        <w:bottom w:val="none" w:sz="0" w:space="0" w:color="auto"/>
        <w:right w:val="none" w:sz="0" w:space="0" w:color="auto"/>
      </w:divBdr>
    </w:div>
    <w:div w:id="1744721196">
      <w:marLeft w:val="640"/>
      <w:marRight w:val="0"/>
      <w:marTop w:val="0"/>
      <w:marBottom w:val="0"/>
      <w:divBdr>
        <w:top w:val="none" w:sz="0" w:space="0" w:color="auto"/>
        <w:left w:val="none" w:sz="0" w:space="0" w:color="auto"/>
        <w:bottom w:val="none" w:sz="0" w:space="0" w:color="auto"/>
        <w:right w:val="none" w:sz="0" w:space="0" w:color="auto"/>
      </w:divBdr>
    </w:div>
    <w:div w:id="1744721992">
      <w:marLeft w:val="640"/>
      <w:marRight w:val="0"/>
      <w:marTop w:val="0"/>
      <w:marBottom w:val="0"/>
      <w:divBdr>
        <w:top w:val="none" w:sz="0" w:space="0" w:color="auto"/>
        <w:left w:val="none" w:sz="0" w:space="0" w:color="auto"/>
        <w:bottom w:val="none" w:sz="0" w:space="0" w:color="auto"/>
        <w:right w:val="none" w:sz="0" w:space="0" w:color="auto"/>
      </w:divBdr>
    </w:div>
    <w:div w:id="1744722223">
      <w:marLeft w:val="640"/>
      <w:marRight w:val="0"/>
      <w:marTop w:val="0"/>
      <w:marBottom w:val="0"/>
      <w:divBdr>
        <w:top w:val="none" w:sz="0" w:space="0" w:color="auto"/>
        <w:left w:val="none" w:sz="0" w:space="0" w:color="auto"/>
        <w:bottom w:val="none" w:sz="0" w:space="0" w:color="auto"/>
        <w:right w:val="none" w:sz="0" w:space="0" w:color="auto"/>
      </w:divBdr>
    </w:div>
    <w:div w:id="1744792262">
      <w:marLeft w:val="640"/>
      <w:marRight w:val="0"/>
      <w:marTop w:val="0"/>
      <w:marBottom w:val="0"/>
      <w:divBdr>
        <w:top w:val="none" w:sz="0" w:space="0" w:color="auto"/>
        <w:left w:val="none" w:sz="0" w:space="0" w:color="auto"/>
        <w:bottom w:val="none" w:sz="0" w:space="0" w:color="auto"/>
        <w:right w:val="none" w:sz="0" w:space="0" w:color="auto"/>
      </w:divBdr>
    </w:div>
    <w:div w:id="1744911020">
      <w:marLeft w:val="640"/>
      <w:marRight w:val="0"/>
      <w:marTop w:val="0"/>
      <w:marBottom w:val="0"/>
      <w:divBdr>
        <w:top w:val="none" w:sz="0" w:space="0" w:color="auto"/>
        <w:left w:val="none" w:sz="0" w:space="0" w:color="auto"/>
        <w:bottom w:val="none" w:sz="0" w:space="0" w:color="auto"/>
        <w:right w:val="none" w:sz="0" w:space="0" w:color="auto"/>
      </w:divBdr>
    </w:div>
    <w:div w:id="1744984151">
      <w:marLeft w:val="640"/>
      <w:marRight w:val="0"/>
      <w:marTop w:val="0"/>
      <w:marBottom w:val="0"/>
      <w:divBdr>
        <w:top w:val="none" w:sz="0" w:space="0" w:color="auto"/>
        <w:left w:val="none" w:sz="0" w:space="0" w:color="auto"/>
        <w:bottom w:val="none" w:sz="0" w:space="0" w:color="auto"/>
        <w:right w:val="none" w:sz="0" w:space="0" w:color="auto"/>
      </w:divBdr>
    </w:div>
    <w:div w:id="1744989600">
      <w:marLeft w:val="640"/>
      <w:marRight w:val="0"/>
      <w:marTop w:val="0"/>
      <w:marBottom w:val="0"/>
      <w:divBdr>
        <w:top w:val="none" w:sz="0" w:space="0" w:color="auto"/>
        <w:left w:val="none" w:sz="0" w:space="0" w:color="auto"/>
        <w:bottom w:val="none" w:sz="0" w:space="0" w:color="auto"/>
        <w:right w:val="none" w:sz="0" w:space="0" w:color="auto"/>
      </w:divBdr>
    </w:div>
    <w:div w:id="1745058304">
      <w:marLeft w:val="640"/>
      <w:marRight w:val="0"/>
      <w:marTop w:val="0"/>
      <w:marBottom w:val="0"/>
      <w:divBdr>
        <w:top w:val="none" w:sz="0" w:space="0" w:color="auto"/>
        <w:left w:val="none" w:sz="0" w:space="0" w:color="auto"/>
        <w:bottom w:val="none" w:sz="0" w:space="0" w:color="auto"/>
        <w:right w:val="none" w:sz="0" w:space="0" w:color="auto"/>
      </w:divBdr>
    </w:div>
    <w:div w:id="1745100953">
      <w:marLeft w:val="640"/>
      <w:marRight w:val="0"/>
      <w:marTop w:val="0"/>
      <w:marBottom w:val="0"/>
      <w:divBdr>
        <w:top w:val="none" w:sz="0" w:space="0" w:color="auto"/>
        <w:left w:val="none" w:sz="0" w:space="0" w:color="auto"/>
        <w:bottom w:val="none" w:sz="0" w:space="0" w:color="auto"/>
        <w:right w:val="none" w:sz="0" w:space="0" w:color="auto"/>
      </w:divBdr>
    </w:div>
    <w:div w:id="1745102412">
      <w:marLeft w:val="640"/>
      <w:marRight w:val="0"/>
      <w:marTop w:val="0"/>
      <w:marBottom w:val="0"/>
      <w:divBdr>
        <w:top w:val="none" w:sz="0" w:space="0" w:color="auto"/>
        <w:left w:val="none" w:sz="0" w:space="0" w:color="auto"/>
        <w:bottom w:val="none" w:sz="0" w:space="0" w:color="auto"/>
        <w:right w:val="none" w:sz="0" w:space="0" w:color="auto"/>
      </w:divBdr>
    </w:div>
    <w:div w:id="1745105152">
      <w:marLeft w:val="640"/>
      <w:marRight w:val="0"/>
      <w:marTop w:val="0"/>
      <w:marBottom w:val="0"/>
      <w:divBdr>
        <w:top w:val="none" w:sz="0" w:space="0" w:color="auto"/>
        <w:left w:val="none" w:sz="0" w:space="0" w:color="auto"/>
        <w:bottom w:val="none" w:sz="0" w:space="0" w:color="auto"/>
        <w:right w:val="none" w:sz="0" w:space="0" w:color="auto"/>
      </w:divBdr>
    </w:div>
    <w:div w:id="1745107676">
      <w:marLeft w:val="640"/>
      <w:marRight w:val="0"/>
      <w:marTop w:val="0"/>
      <w:marBottom w:val="0"/>
      <w:divBdr>
        <w:top w:val="none" w:sz="0" w:space="0" w:color="auto"/>
        <w:left w:val="none" w:sz="0" w:space="0" w:color="auto"/>
        <w:bottom w:val="none" w:sz="0" w:space="0" w:color="auto"/>
        <w:right w:val="none" w:sz="0" w:space="0" w:color="auto"/>
      </w:divBdr>
    </w:div>
    <w:div w:id="1745227433">
      <w:marLeft w:val="640"/>
      <w:marRight w:val="0"/>
      <w:marTop w:val="0"/>
      <w:marBottom w:val="0"/>
      <w:divBdr>
        <w:top w:val="none" w:sz="0" w:space="0" w:color="auto"/>
        <w:left w:val="none" w:sz="0" w:space="0" w:color="auto"/>
        <w:bottom w:val="none" w:sz="0" w:space="0" w:color="auto"/>
        <w:right w:val="none" w:sz="0" w:space="0" w:color="auto"/>
      </w:divBdr>
    </w:div>
    <w:div w:id="1745254933">
      <w:marLeft w:val="640"/>
      <w:marRight w:val="0"/>
      <w:marTop w:val="0"/>
      <w:marBottom w:val="0"/>
      <w:divBdr>
        <w:top w:val="none" w:sz="0" w:space="0" w:color="auto"/>
        <w:left w:val="none" w:sz="0" w:space="0" w:color="auto"/>
        <w:bottom w:val="none" w:sz="0" w:space="0" w:color="auto"/>
        <w:right w:val="none" w:sz="0" w:space="0" w:color="auto"/>
      </w:divBdr>
    </w:div>
    <w:div w:id="1745301241">
      <w:marLeft w:val="640"/>
      <w:marRight w:val="0"/>
      <w:marTop w:val="0"/>
      <w:marBottom w:val="0"/>
      <w:divBdr>
        <w:top w:val="none" w:sz="0" w:space="0" w:color="auto"/>
        <w:left w:val="none" w:sz="0" w:space="0" w:color="auto"/>
        <w:bottom w:val="none" w:sz="0" w:space="0" w:color="auto"/>
        <w:right w:val="none" w:sz="0" w:space="0" w:color="auto"/>
      </w:divBdr>
    </w:div>
    <w:div w:id="1745447553">
      <w:marLeft w:val="640"/>
      <w:marRight w:val="0"/>
      <w:marTop w:val="0"/>
      <w:marBottom w:val="0"/>
      <w:divBdr>
        <w:top w:val="none" w:sz="0" w:space="0" w:color="auto"/>
        <w:left w:val="none" w:sz="0" w:space="0" w:color="auto"/>
        <w:bottom w:val="none" w:sz="0" w:space="0" w:color="auto"/>
        <w:right w:val="none" w:sz="0" w:space="0" w:color="auto"/>
      </w:divBdr>
    </w:div>
    <w:div w:id="1745448533">
      <w:marLeft w:val="640"/>
      <w:marRight w:val="0"/>
      <w:marTop w:val="0"/>
      <w:marBottom w:val="0"/>
      <w:divBdr>
        <w:top w:val="none" w:sz="0" w:space="0" w:color="auto"/>
        <w:left w:val="none" w:sz="0" w:space="0" w:color="auto"/>
        <w:bottom w:val="none" w:sz="0" w:space="0" w:color="auto"/>
        <w:right w:val="none" w:sz="0" w:space="0" w:color="auto"/>
      </w:divBdr>
    </w:div>
    <w:div w:id="1745492619">
      <w:marLeft w:val="640"/>
      <w:marRight w:val="0"/>
      <w:marTop w:val="0"/>
      <w:marBottom w:val="0"/>
      <w:divBdr>
        <w:top w:val="none" w:sz="0" w:space="0" w:color="auto"/>
        <w:left w:val="none" w:sz="0" w:space="0" w:color="auto"/>
        <w:bottom w:val="none" w:sz="0" w:space="0" w:color="auto"/>
        <w:right w:val="none" w:sz="0" w:space="0" w:color="auto"/>
      </w:divBdr>
    </w:div>
    <w:div w:id="1745646169">
      <w:marLeft w:val="640"/>
      <w:marRight w:val="0"/>
      <w:marTop w:val="0"/>
      <w:marBottom w:val="0"/>
      <w:divBdr>
        <w:top w:val="none" w:sz="0" w:space="0" w:color="auto"/>
        <w:left w:val="none" w:sz="0" w:space="0" w:color="auto"/>
        <w:bottom w:val="none" w:sz="0" w:space="0" w:color="auto"/>
        <w:right w:val="none" w:sz="0" w:space="0" w:color="auto"/>
      </w:divBdr>
    </w:div>
    <w:div w:id="1745685695">
      <w:marLeft w:val="640"/>
      <w:marRight w:val="0"/>
      <w:marTop w:val="0"/>
      <w:marBottom w:val="0"/>
      <w:divBdr>
        <w:top w:val="none" w:sz="0" w:space="0" w:color="auto"/>
        <w:left w:val="none" w:sz="0" w:space="0" w:color="auto"/>
        <w:bottom w:val="none" w:sz="0" w:space="0" w:color="auto"/>
        <w:right w:val="none" w:sz="0" w:space="0" w:color="auto"/>
      </w:divBdr>
    </w:div>
    <w:div w:id="1745759864">
      <w:marLeft w:val="640"/>
      <w:marRight w:val="0"/>
      <w:marTop w:val="0"/>
      <w:marBottom w:val="0"/>
      <w:divBdr>
        <w:top w:val="none" w:sz="0" w:space="0" w:color="auto"/>
        <w:left w:val="none" w:sz="0" w:space="0" w:color="auto"/>
        <w:bottom w:val="none" w:sz="0" w:space="0" w:color="auto"/>
        <w:right w:val="none" w:sz="0" w:space="0" w:color="auto"/>
      </w:divBdr>
    </w:div>
    <w:div w:id="1745834262">
      <w:marLeft w:val="640"/>
      <w:marRight w:val="0"/>
      <w:marTop w:val="0"/>
      <w:marBottom w:val="0"/>
      <w:divBdr>
        <w:top w:val="none" w:sz="0" w:space="0" w:color="auto"/>
        <w:left w:val="none" w:sz="0" w:space="0" w:color="auto"/>
        <w:bottom w:val="none" w:sz="0" w:space="0" w:color="auto"/>
        <w:right w:val="none" w:sz="0" w:space="0" w:color="auto"/>
      </w:divBdr>
    </w:div>
    <w:div w:id="1745834822">
      <w:marLeft w:val="640"/>
      <w:marRight w:val="0"/>
      <w:marTop w:val="0"/>
      <w:marBottom w:val="0"/>
      <w:divBdr>
        <w:top w:val="none" w:sz="0" w:space="0" w:color="auto"/>
        <w:left w:val="none" w:sz="0" w:space="0" w:color="auto"/>
        <w:bottom w:val="none" w:sz="0" w:space="0" w:color="auto"/>
        <w:right w:val="none" w:sz="0" w:space="0" w:color="auto"/>
      </w:divBdr>
    </w:div>
    <w:div w:id="1745880475">
      <w:marLeft w:val="640"/>
      <w:marRight w:val="0"/>
      <w:marTop w:val="0"/>
      <w:marBottom w:val="0"/>
      <w:divBdr>
        <w:top w:val="none" w:sz="0" w:space="0" w:color="auto"/>
        <w:left w:val="none" w:sz="0" w:space="0" w:color="auto"/>
        <w:bottom w:val="none" w:sz="0" w:space="0" w:color="auto"/>
        <w:right w:val="none" w:sz="0" w:space="0" w:color="auto"/>
      </w:divBdr>
    </w:div>
    <w:div w:id="1745882083">
      <w:marLeft w:val="640"/>
      <w:marRight w:val="0"/>
      <w:marTop w:val="0"/>
      <w:marBottom w:val="0"/>
      <w:divBdr>
        <w:top w:val="none" w:sz="0" w:space="0" w:color="auto"/>
        <w:left w:val="none" w:sz="0" w:space="0" w:color="auto"/>
        <w:bottom w:val="none" w:sz="0" w:space="0" w:color="auto"/>
        <w:right w:val="none" w:sz="0" w:space="0" w:color="auto"/>
      </w:divBdr>
    </w:div>
    <w:div w:id="1746105056">
      <w:marLeft w:val="640"/>
      <w:marRight w:val="0"/>
      <w:marTop w:val="0"/>
      <w:marBottom w:val="0"/>
      <w:divBdr>
        <w:top w:val="none" w:sz="0" w:space="0" w:color="auto"/>
        <w:left w:val="none" w:sz="0" w:space="0" w:color="auto"/>
        <w:bottom w:val="none" w:sz="0" w:space="0" w:color="auto"/>
        <w:right w:val="none" w:sz="0" w:space="0" w:color="auto"/>
      </w:divBdr>
    </w:div>
    <w:div w:id="1746145641">
      <w:marLeft w:val="640"/>
      <w:marRight w:val="0"/>
      <w:marTop w:val="0"/>
      <w:marBottom w:val="0"/>
      <w:divBdr>
        <w:top w:val="none" w:sz="0" w:space="0" w:color="auto"/>
        <w:left w:val="none" w:sz="0" w:space="0" w:color="auto"/>
        <w:bottom w:val="none" w:sz="0" w:space="0" w:color="auto"/>
        <w:right w:val="none" w:sz="0" w:space="0" w:color="auto"/>
      </w:divBdr>
    </w:div>
    <w:div w:id="1746220284">
      <w:marLeft w:val="640"/>
      <w:marRight w:val="0"/>
      <w:marTop w:val="0"/>
      <w:marBottom w:val="0"/>
      <w:divBdr>
        <w:top w:val="none" w:sz="0" w:space="0" w:color="auto"/>
        <w:left w:val="none" w:sz="0" w:space="0" w:color="auto"/>
        <w:bottom w:val="none" w:sz="0" w:space="0" w:color="auto"/>
        <w:right w:val="none" w:sz="0" w:space="0" w:color="auto"/>
      </w:divBdr>
    </w:div>
    <w:div w:id="1746224915">
      <w:marLeft w:val="640"/>
      <w:marRight w:val="0"/>
      <w:marTop w:val="0"/>
      <w:marBottom w:val="0"/>
      <w:divBdr>
        <w:top w:val="none" w:sz="0" w:space="0" w:color="auto"/>
        <w:left w:val="none" w:sz="0" w:space="0" w:color="auto"/>
        <w:bottom w:val="none" w:sz="0" w:space="0" w:color="auto"/>
        <w:right w:val="none" w:sz="0" w:space="0" w:color="auto"/>
      </w:divBdr>
    </w:div>
    <w:div w:id="1746226587">
      <w:marLeft w:val="640"/>
      <w:marRight w:val="0"/>
      <w:marTop w:val="0"/>
      <w:marBottom w:val="0"/>
      <w:divBdr>
        <w:top w:val="none" w:sz="0" w:space="0" w:color="auto"/>
        <w:left w:val="none" w:sz="0" w:space="0" w:color="auto"/>
        <w:bottom w:val="none" w:sz="0" w:space="0" w:color="auto"/>
        <w:right w:val="none" w:sz="0" w:space="0" w:color="auto"/>
      </w:divBdr>
    </w:div>
    <w:div w:id="1746419050">
      <w:marLeft w:val="640"/>
      <w:marRight w:val="0"/>
      <w:marTop w:val="0"/>
      <w:marBottom w:val="0"/>
      <w:divBdr>
        <w:top w:val="none" w:sz="0" w:space="0" w:color="auto"/>
        <w:left w:val="none" w:sz="0" w:space="0" w:color="auto"/>
        <w:bottom w:val="none" w:sz="0" w:space="0" w:color="auto"/>
        <w:right w:val="none" w:sz="0" w:space="0" w:color="auto"/>
      </w:divBdr>
    </w:div>
    <w:div w:id="1746486591">
      <w:marLeft w:val="640"/>
      <w:marRight w:val="0"/>
      <w:marTop w:val="0"/>
      <w:marBottom w:val="0"/>
      <w:divBdr>
        <w:top w:val="none" w:sz="0" w:space="0" w:color="auto"/>
        <w:left w:val="none" w:sz="0" w:space="0" w:color="auto"/>
        <w:bottom w:val="none" w:sz="0" w:space="0" w:color="auto"/>
        <w:right w:val="none" w:sz="0" w:space="0" w:color="auto"/>
      </w:divBdr>
    </w:div>
    <w:div w:id="1746606146">
      <w:marLeft w:val="640"/>
      <w:marRight w:val="0"/>
      <w:marTop w:val="0"/>
      <w:marBottom w:val="0"/>
      <w:divBdr>
        <w:top w:val="none" w:sz="0" w:space="0" w:color="auto"/>
        <w:left w:val="none" w:sz="0" w:space="0" w:color="auto"/>
        <w:bottom w:val="none" w:sz="0" w:space="0" w:color="auto"/>
        <w:right w:val="none" w:sz="0" w:space="0" w:color="auto"/>
      </w:divBdr>
    </w:div>
    <w:div w:id="1746608083">
      <w:marLeft w:val="640"/>
      <w:marRight w:val="0"/>
      <w:marTop w:val="0"/>
      <w:marBottom w:val="0"/>
      <w:divBdr>
        <w:top w:val="none" w:sz="0" w:space="0" w:color="auto"/>
        <w:left w:val="none" w:sz="0" w:space="0" w:color="auto"/>
        <w:bottom w:val="none" w:sz="0" w:space="0" w:color="auto"/>
        <w:right w:val="none" w:sz="0" w:space="0" w:color="auto"/>
      </w:divBdr>
    </w:div>
    <w:div w:id="1746609427">
      <w:marLeft w:val="640"/>
      <w:marRight w:val="0"/>
      <w:marTop w:val="0"/>
      <w:marBottom w:val="0"/>
      <w:divBdr>
        <w:top w:val="none" w:sz="0" w:space="0" w:color="auto"/>
        <w:left w:val="none" w:sz="0" w:space="0" w:color="auto"/>
        <w:bottom w:val="none" w:sz="0" w:space="0" w:color="auto"/>
        <w:right w:val="none" w:sz="0" w:space="0" w:color="auto"/>
      </w:divBdr>
    </w:div>
    <w:div w:id="1746684835">
      <w:marLeft w:val="640"/>
      <w:marRight w:val="0"/>
      <w:marTop w:val="0"/>
      <w:marBottom w:val="0"/>
      <w:divBdr>
        <w:top w:val="none" w:sz="0" w:space="0" w:color="auto"/>
        <w:left w:val="none" w:sz="0" w:space="0" w:color="auto"/>
        <w:bottom w:val="none" w:sz="0" w:space="0" w:color="auto"/>
        <w:right w:val="none" w:sz="0" w:space="0" w:color="auto"/>
      </w:divBdr>
    </w:div>
    <w:div w:id="1746755815">
      <w:marLeft w:val="640"/>
      <w:marRight w:val="0"/>
      <w:marTop w:val="0"/>
      <w:marBottom w:val="0"/>
      <w:divBdr>
        <w:top w:val="none" w:sz="0" w:space="0" w:color="auto"/>
        <w:left w:val="none" w:sz="0" w:space="0" w:color="auto"/>
        <w:bottom w:val="none" w:sz="0" w:space="0" w:color="auto"/>
        <w:right w:val="none" w:sz="0" w:space="0" w:color="auto"/>
      </w:divBdr>
    </w:div>
    <w:div w:id="1746801360">
      <w:marLeft w:val="640"/>
      <w:marRight w:val="0"/>
      <w:marTop w:val="0"/>
      <w:marBottom w:val="0"/>
      <w:divBdr>
        <w:top w:val="none" w:sz="0" w:space="0" w:color="auto"/>
        <w:left w:val="none" w:sz="0" w:space="0" w:color="auto"/>
        <w:bottom w:val="none" w:sz="0" w:space="0" w:color="auto"/>
        <w:right w:val="none" w:sz="0" w:space="0" w:color="auto"/>
      </w:divBdr>
    </w:div>
    <w:div w:id="1746876592">
      <w:marLeft w:val="640"/>
      <w:marRight w:val="0"/>
      <w:marTop w:val="0"/>
      <w:marBottom w:val="0"/>
      <w:divBdr>
        <w:top w:val="none" w:sz="0" w:space="0" w:color="auto"/>
        <w:left w:val="none" w:sz="0" w:space="0" w:color="auto"/>
        <w:bottom w:val="none" w:sz="0" w:space="0" w:color="auto"/>
        <w:right w:val="none" w:sz="0" w:space="0" w:color="auto"/>
      </w:divBdr>
    </w:div>
    <w:div w:id="1746877547">
      <w:marLeft w:val="640"/>
      <w:marRight w:val="0"/>
      <w:marTop w:val="0"/>
      <w:marBottom w:val="0"/>
      <w:divBdr>
        <w:top w:val="none" w:sz="0" w:space="0" w:color="auto"/>
        <w:left w:val="none" w:sz="0" w:space="0" w:color="auto"/>
        <w:bottom w:val="none" w:sz="0" w:space="0" w:color="auto"/>
        <w:right w:val="none" w:sz="0" w:space="0" w:color="auto"/>
      </w:divBdr>
    </w:div>
    <w:div w:id="1746880472">
      <w:marLeft w:val="640"/>
      <w:marRight w:val="0"/>
      <w:marTop w:val="0"/>
      <w:marBottom w:val="0"/>
      <w:divBdr>
        <w:top w:val="none" w:sz="0" w:space="0" w:color="auto"/>
        <w:left w:val="none" w:sz="0" w:space="0" w:color="auto"/>
        <w:bottom w:val="none" w:sz="0" w:space="0" w:color="auto"/>
        <w:right w:val="none" w:sz="0" w:space="0" w:color="auto"/>
      </w:divBdr>
    </w:div>
    <w:div w:id="1746948177">
      <w:marLeft w:val="640"/>
      <w:marRight w:val="0"/>
      <w:marTop w:val="0"/>
      <w:marBottom w:val="0"/>
      <w:divBdr>
        <w:top w:val="none" w:sz="0" w:space="0" w:color="auto"/>
        <w:left w:val="none" w:sz="0" w:space="0" w:color="auto"/>
        <w:bottom w:val="none" w:sz="0" w:space="0" w:color="auto"/>
        <w:right w:val="none" w:sz="0" w:space="0" w:color="auto"/>
      </w:divBdr>
    </w:div>
    <w:div w:id="1746949770">
      <w:marLeft w:val="640"/>
      <w:marRight w:val="0"/>
      <w:marTop w:val="0"/>
      <w:marBottom w:val="0"/>
      <w:divBdr>
        <w:top w:val="none" w:sz="0" w:space="0" w:color="auto"/>
        <w:left w:val="none" w:sz="0" w:space="0" w:color="auto"/>
        <w:bottom w:val="none" w:sz="0" w:space="0" w:color="auto"/>
        <w:right w:val="none" w:sz="0" w:space="0" w:color="auto"/>
      </w:divBdr>
    </w:div>
    <w:div w:id="1746954402">
      <w:marLeft w:val="640"/>
      <w:marRight w:val="0"/>
      <w:marTop w:val="0"/>
      <w:marBottom w:val="0"/>
      <w:divBdr>
        <w:top w:val="none" w:sz="0" w:space="0" w:color="auto"/>
        <w:left w:val="none" w:sz="0" w:space="0" w:color="auto"/>
        <w:bottom w:val="none" w:sz="0" w:space="0" w:color="auto"/>
        <w:right w:val="none" w:sz="0" w:space="0" w:color="auto"/>
      </w:divBdr>
    </w:div>
    <w:div w:id="1746999615">
      <w:marLeft w:val="640"/>
      <w:marRight w:val="0"/>
      <w:marTop w:val="0"/>
      <w:marBottom w:val="0"/>
      <w:divBdr>
        <w:top w:val="none" w:sz="0" w:space="0" w:color="auto"/>
        <w:left w:val="none" w:sz="0" w:space="0" w:color="auto"/>
        <w:bottom w:val="none" w:sz="0" w:space="0" w:color="auto"/>
        <w:right w:val="none" w:sz="0" w:space="0" w:color="auto"/>
      </w:divBdr>
    </w:div>
    <w:div w:id="1747221751">
      <w:marLeft w:val="640"/>
      <w:marRight w:val="0"/>
      <w:marTop w:val="0"/>
      <w:marBottom w:val="0"/>
      <w:divBdr>
        <w:top w:val="none" w:sz="0" w:space="0" w:color="auto"/>
        <w:left w:val="none" w:sz="0" w:space="0" w:color="auto"/>
        <w:bottom w:val="none" w:sz="0" w:space="0" w:color="auto"/>
        <w:right w:val="none" w:sz="0" w:space="0" w:color="auto"/>
      </w:divBdr>
    </w:div>
    <w:div w:id="1747267275">
      <w:marLeft w:val="640"/>
      <w:marRight w:val="0"/>
      <w:marTop w:val="0"/>
      <w:marBottom w:val="0"/>
      <w:divBdr>
        <w:top w:val="none" w:sz="0" w:space="0" w:color="auto"/>
        <w:left w:val="none" w:sz="0" w:space="0" w:color="auto"/>
        <w:bottom w:val="none" w:sz="0" w:space="0" w:color="auto"/>
        <w:right w:val="none" w:sz="0" w:space="0" w:color="auto"/>
      </w:divBdr>
    </w:div>
    <w:div w:id="1747409699">
      <w:marLeft w:val="640"/>
      <w:marRight w:val="0"/>
      <w:marTop w:val="0"/>
      <w:marBottom w:val="0"/>
      <w:divBdr>
        <w:top w:val="none" w:sz="0" w:space="0" w:color="auto"/>
        <w:left w:val="none" w:sz="0" w:space="0" w:color="auto"/>
        <w:bottom w:val="none" w:sz="0" w:space="0" w:color="auto"/>
        <w:right w:val="none" w:sz="0" w:space="0" w:color="auto"/>
      </w:divBdr>
    </w:div>
    <w:div w:id="1747414045">
      <w:marLeft w:val="640"/>
      <w:marRight w:val="0"/>
      <w:marTop w:val="0"/>
      <w:marBottom w:val="0"/>
      <w:divBdr>
        <w:top w:val="none" w:sz="0" w:space="0" w:color="auto"/>
        <w:left w:val="none" w:sz="0" w:space="0" w:color="auto"/>
        <w:bottom w:val="none" w:sz="0" w:space="0" w:color="auto"/>
        <w:right w:val="none" w:sz="0" w:space="0" w:color="auto"/>
      </w:divBdr>
    </w:div>
    <w:div w:id="1747457199">
      <w:marLeft w:val="640"/>
      <w:marRight w:val="0"/>
      <w:marTop w:val="0"/>
      <w:marBottom w:val="0"/>
      <w:divBdr>
        <w:top w:val="none" w:sz="0" w:space="0" w:color="auto"/>
        <w:left w:val="none" w:sz="0" w:space="0" w:color="auto"/>
        <w:bottom w:val="none" w:sz="0" w:space="0" w:color="auto"/>
        <w:right w:val="none" w:sz="0" w:space="0" w:color="auto"/>
      </w:divBdr>
    </w:div>
    <w:div w:id="1747457203">
      <w:marLeft w:val="640"/>
      <w:marRight w:val="0"/>
      <w:marTop w:val="0"/>
      <w:marBottom w:val="0"/>
      <w:divBdr>
        <w:top w:val="none" w:sz="0" w:space="0" w:color="auto"/>
        <w:left w:val="none" w:sz="0" w:space="0" w:color="auto"/>
        <w:bottom w:val="none" w:sz="0" w:space="0" w:color="auto"/>
        <w:right w:val="none" w:sz="0" w:space="0" w:color="auto"/>
      </w:divBdr>
    </w:div>
    <w:div w:id="1747528800">
      <w:marLeft w:val="640"/>
      <w:marRight w:val="0"/>
      <w:marTop w:val="0"/>
      <w:marBottom w:val="0"/>
      <w:divBdr>
        <w:top w:val="none" w:sz="0" w:space="0" w:color="auto"/>
        <w:left w:val="none" w:sz="0" w:space="0" w:color="auto"/>
        <w:bottom w:val="none" w:sz="0" w:space="0" w:color="auto"/>
        <w:right w:val="none" w:sz="0" w:space="0" w:color="auto"/>
      </w:divBdr>
    </w:div>
    <w:div w:id="1747608784">
      <w:marLeft w:val="640"/>
      <w:marRight w:val="0"/>
      <w:marTop w:val="0"/>
      <w:marBottom w:val="0"/>
      <w:divBdr>
        <w:top w:val="none" w:sz="0" w:space="0" w:color="auto"/>
        <w:left w:val="none" w:sz="0" w:space="0" w:color="auto"/>
        <w:bottom w:val="none" w:sz="0" w:space="0" w:color="auto"/>
        <w:right w:val="none" w:sz="0" w:space="0" w:color="auto"/>
      </w:divBdr>
    </w:div>
    <w:div w:id="1747648544">
      <w:marLeft w:val="640"/>
      <w:marRight w:val="0"/>
      <w:marTop w:val="0"/>
      <w:marBottom w:val="0"/>
      <w:divBdr>
        <w:top w:val="none" w:sz="0" w:space="0" w:color="auto"/>
        <w:left w:val="none" w:sz="0" w:space="0" w:color="auto"/>
        <w:bottom w:val="none" w:sz="0" w:space="0" w:color="auto"/>
        <w:right w:val="none" w:sz="0" w:space="0" w:color="auto"/>
      </w:divBdr>
    </w:div>
    <w:div w:id="1747680754">
      <w:marLeft w:val="640"/>
      <w:marRight w:val="0"/>
      <w:marTop w:val="0"/>
      <w:marBottom w:val="0"/>
      <w:divBdr>
        <w:top w:val="none" w:sz="0" w:space="0" w:color="auto"/>
        <w:left w:val="none" w:sz="0" w:space="0" w:color="auto"/>
        <w:bottom w:val="none" w:sz="0" w:space="0" w:color="auto"/>
        <w:right w:val="none" w:sz="0" w:space="0" w:color="auto"/>
      </w:divBdr>
    </w:div>
    <w:div w:id="1747721119">
      <w:marLeft w:val="640"/>
      <w:marRight w:val="0"/>
      <w:marTop w:val="0"/>
      <w:marBottom w:val="0"/>
      <w:divBdr>
        <w:top w:val="none" w:sz="0" w:space="0" w:color="auto"/>
        <w:left w:val="none" w:sz="0" w:space="0" w:color="auto"/>
        <w:bottom w:val="none" w:sz="0" w:space="0" w:color="auto"/>
        <w:right w:val="none" w:sz="0" w:space="0" w:color="auto"/>
      </w:divBdr>
    </w:div>
    <w:div w:id="1747722367">
      <w:marLeft w:val="640"/>
      <w:marRight w:val="0"/>
      <w:marTop w:val="0"/>
      <w:marBottom w:val="0"/>
      <w:divBdr>
        <w:top w:val="none" w:sz="0" w:space="0" w:color="auto"/>
        <w:left w:val="none" w:sz="0" w:space="0" w:color="auto"/>
        <w:bottom w:val="none" w:sz="0" w:space="0" w:color="auto"/>
        <w:right w:val="none" w:sz="0" w:space="0" w:color="auto"/>
      </w:divBdr>
    </w:div>
    <w:div w:id="1747722373">
      <w:marLeft w:val="640"/>
      <w:marRight w:val="0"/>
      <w:marTop w:val="0"/>
      <w:marBottom w:val="0"/>
      <w:divBdr>
        <w:top w:val="none" w:sz="0" w:space="0" w:color="auto"/>
        <w:left w:val="none" w:sz="0" w:space="0" w:color="auto"/>
        <w:bottom w:val="none" w:sz="0" w:space="0" w:color="auto"/>
        <w:right w:val="none" w:sz="0" w:space="0" w:color="auto"/>
      </w:divBdr>
    </w:div>
    <w:div w:id="1747802437">
      <w:marLeft w:val="640"/>
      <w:marRight w:val="0"/>
      <w:marTop w:val="0"/>
      <w:marBottom w:val="0"/>
      <w:divBdr>
        <w:top w:val="none" w:sz="0" w:space="0" w:color="auto"/>
        <w:left w:val="none" w:sz="0" w:space="0" w:color="auto"/>
        <w:bottom w:val="none" w:sz="0" w:space="0" w:color="auto"/>
        <w:right w:val="none" w:sz="0" w:space="0" w:color="auto"/>
      </w:divBdr>
    </w:div>
    <w:div w:id="1747845634">
      <w:marLeft w:val="640"/>
      <w:marRight w:val="0"/>
      <w:marTop w:val="0"/>
      <w:marBottom w:val="0"/>
      <w:divBdr>
        <w:top w:val="none" w:sz="0" w:space="0" w:color="auto"/>
        <w:left w:val="none" w:sz="0" w:space="0" w:color="auto"/>
        <w:bottom w:val="none" w:sz="0" w:space="0" w:color="auto"/>
        <w:right w:val="none" w:sz="0" w:space="0" w:color="auto"/>
      </w:divBdr>
    </w:div>
    <w:div w:id="1747846752">
      <w:marLeft w:val="640"/>
      <w:marRight w:val="0"/>
      <w:marTop w:val="0"/>
      <w:marBottom w:val="0"/>
      <w:divBdr>
        <w:top w:val="none" w:sz="0" w:space="0" w:color="auto"/>
        <w:left w:val="none" w:sz="0" w:space="0" w:color="auto"/>
        <w:bottom w:val="none" w:sz="0" w:space="0" w:color="auto"/>
        <w:right w:val="none" w:sz="0" w:space="0" w:color="auto"/>
      </w:divBdr>
    </w:div>
    <w:div w:id="1747874971">
      <w:marLeft w:val="640"/>
      <w:marRight w:val="0"/>
      <w:marTop w:val="0"/>
      <w:marBottom w:val="0"/>
      <w:divBdr>
        <w:top w:val="none" w:sz="0" w:space="0" w:color="auto"/>
        <w:left w:val="none" w:sz="0" w:space="0" w:color="auto"/>
        <w:bottom w:val="none" w:sz="0" w:space="0" w:color="auto"/>
        <w:right w:val="none" w:sz="0" w:space="0" w:color="auto"/>
      </w:divBdr>
    </w:div>
    <w:div w:id="1747917126">
      <w:marLeft w:val="640"/>
      <w:marRight w:val="0"/>
      <w:marTop w:val="0"/>
      <w:marBottom w:val="0"/>
      <w:divBdr>
        <w:top w:val="none" w:sz="0" w:space="0" w:color="auto"/>
        <w:left w:val="none" w:sz="0" w:space="0" w:color="auto"/>
        <w:bottom w:val="none" w:sz="0" w:space="0" w:color="auto"/>
        <w:right w:val="none" w:sz="0" w:space="0" w:color="auto"/>
      </w:divBdr>
    </w:div>
    <w:div w:id="1747993527">
      <w:marLeft w:val="640"/>
      <w:marRight w:val="0"/>
      <w:marTop w:val="0"/>
      <w:marBottom w:val="0"/>
      <w:divBdr>
        <w:top w:val="none" w:sz="0" w:space="0" w:color="auto"/>
        <w:left w:val="none" w:sz="0" w:space="0" w:color="auto"/>
        <w:bottom w:val="none" w:sz="0" w:space="0" w:color="auto"/>
        <w:right w:val="none" w:sz="0" w:space="0" w:color="auto"/>
      </w:divBdr>
    </w:div>
    <w:div w:id="1747997093">
      <w:marLeft w:val="640"/>
      <w:marRight w:val="0"/>
      <w:marTop w:val="0"/>
      <w:marBottom w:val="0"/>
      <w:divBdr>
        <w:top w:val="none" w:sz="0" w:space="0" w:color="auto"/>
        <w:left w:val="none" w:sz="0" w:space="0" w:color="auto"/>
        <w:bottom w:val="none" w:sz="0" w:space="0" w:color="auto"/>
        <w:right w:val="none" w:sz="0" w:space="0" w:color="auto"/>
      </w:divBdr>
    </w:div>
    <w:div w:id="1748115258">
      <w:marLeft w:val="640"/>
      <w:marRight w:val="0"/>
      <w:marTop w:val="0"/>
      <w:marBottom w:val="0"/>
      <w:divBdr>
        <w:top w:val="none" w:sz="0" w:space="0" w:color="auto"/>
        <w:left w:val="none" w:sz="0" w:space="0" w:color="auto"/>
        <w:bottom w:val="none" w:sz="0" w:space="0" w:color="auto"/>
        <w:right w:val="none" w:sz="0" w:space="0" w:color="auto"/>
      </w:divBdr>
    </w:div>
    <w:div w:id="1748189855">
      <w:marLeft w:val="640"/>
      <w:marRight w:val="0"/>
      <w:marTop w:val="0"/>
      <w:marBottom w:val="0"/>
      <w:divBdr>
        <w:top w:val="none" w:sz="0" w:space="0" w:color="auto"/>
        <w:left w:val="none" w:sz="0" w:space="0" w:color="auto"/>
        <w:bottom w:val="none" w:sz="0" w:space="0" w:color="auto"/>
        <w:right w:val="none" w:sz="0" w:space="0" w:color="auto"/>
      </w:divBdr>
    </w:div>
    <w:div w:id="1748260356">
      <w:marLeft w:val="640"/>
      <w:marRight w:val="0"/>
      <w:marTop w:val="0"/>
      <w:marBottom w:val="0"/>
      <w:divBdr>
        <w:top w:val="none" w:sz="0" w:space="0" w:color="auto"/>
        <w:left w:val="none" w:sz="0" w:space="0" w:color="auto"/>
        <w:bottom w:val="none" w:sz="0" w:space="0" w:color="auto"/>
        <w:right w:val="none" w:sz="0" w:space="0" w:color="auto"/>
      </w:divBdr>
    </w:div>
    <w:div w:id="1748384276">
      <w:marLeft w:val="640"/>
      <w:marRight w:val="0"/>
      <w:marTop w:val="0"/>
      <w:marBottom w:val="0"/>
      <w:divBdr>
        <w:top w:val="none" w:sz="0" w:space="0" w:color="auto"/>
        <w:left w:val="none" w:sz="0" w:space="0" w:color="auto"/>
        <w:bottom w:val="none" w:sz="0" w:space="0" w:color="auto"/>
        <w:right w:val="none" w:sz="0" w:space="0" w:color="auto"/>
      </w:divBdr>
    </w:div>
    <w:div w:id="1748385304">
      <w:marLeft w:val="640"/>
      <w:marRight w:val="0"/>
      <w:marTop w:val="0"/>
      <w:marBottom w:val="0"/>
      <w:divBdr>
        <w:top w:val="none" w:sz="0" w:space="0" w:color="auto"/>
        <w:left w:val="none" w:sz="0" w:space="0" w:color="auto"/>
        <w:bottom w:val="none" w:sz="0" w:space="0" w:color="auto"/>
        <w:right w:val="none" w:sz="0" w:space="0" w:color="auto"/>
      </w:divBdr>
    </w:div>
    <w:div w:id="1748527325">
      <w:marLeft w:val="640"/>
      <w:marRight w:val="0"/>
      <w:marTop w:val="0"/>
      <w:marBottom w:val="0"/>
      <w:divBdr>
        <w:top w:val="none" w:sz="0" w:space="0" w:color="auto"/>
        <w:left w:val="none" w:sz="0" w:space="0" w:color="auto"/>
        <w:bottom w:val="none" w:sz="0" w:space="0" w:color="auto"/>
        <w:right w:val="none" w:sz="0" w:space="0" w:color="auto"/>
      </w:divBdr>
    </w:div>
    <w:div w:id="1748530454">
      <w:marLeft w:val="640"/>
      <w:marRight w:val="0"/>
      <w:marTop w:val="0"/>
      <w:marBottom w:val="0"/>
      <w:divBdr>
        <w:top w:val="none" w:sz="0" w:space="0" w:color="auto"/>
        <w:left w:val="none" w:sz="0" w:space="0" w:color="auto"/>
        <w:bottom w:val="none" w:sz="0" w:space="0" w:color="auto"/>
        <w:right w:val="none" w:sz="0" w:space="0" w:color="auto"/>
      </w:divBdr>
    </w:div>
    <w:div w:id="1748575045">
      <w:marLeft w:val="640"/>
      <w:marRight w:val="0"/>
      <w:marTop w:val="0"/>
      <w:marBottom w:val="0"/>
      <w:divBdr>
        <w:top w:val="none" w:sz="0" w:space="0" w:color="auto"/>
        <w:left w:val="none" w:sz="0" w:space="0" w:color="auto"/>
        <w:bottom w:val="none" w:sz="0" w:space="0" w:color="auto"/>
        <w:right w:val="none" w:sz="0" w:space="0" w:color="auto"/>
      </w:divBdr>
    </w:div>
    <w:div w:id="1748576841">
      <w:marLeft w:val="640"/>
      <w:marRight w:val="0"/>
      <w:marTop w:val="0"/>
      <w:marBottom w:val="0"/>
      <w:divBdr>
        <w:top w:val="none" w:sz="0" w:space="0" w:color="auto"/>
        <w:left w:val="none" w:sz="0" w:space="0" w:color="auto"/>
        <w:bottom w:val="none" w:sz="0" w:space="0" w:color="auto"/>
        <w:right w:val="none" w:sz="0" w:space="0" w:color="auto"/>
      </w:divBdr>
    </w:div>
    <w:div w:id="1748767021">
      <w:marLeft w:val="640"/>
      <w:marRight w:val="0"/>
      <w:marTop w:val="0"/>
      <w:marBottom w:val="0"/>
      <w:divBdr>
        <w:top w:val="none" w:sz="0" w:space="0" w:color="auto"/>
        <w:left w:val="none" w:sz="0" w:space="0" w:color="auto"/>
        <w:bottom w:val="none" w:sz="0" w:space="0" w:color="auto"/>
        <w:right w:val="none" w:sz="0" w:space="0" w:color="auto"/>
      </w:divBdr>
    </w:div>
    <w:div w:id="1748769080">
      <w:marLeft w:val="640"/>
      <w:marRight w:val="0"/>
      <w:marTop w:val="0"/>
      <w:marBottom w:val="0"/>
      <w:divBdr>
        <w:top w:val="none" w:sz="0" w:space="0" w:color="auto"/>
        <w:left w:val="none" w:sz="0" w:space="0" w:color="auto"/>
        <w:bottom w:val="none" w:sz="0" w:space="0" w:color="auto"/>
        <w:right w:val="none" w:sz="0" w:space="0" w:color="auto"/>
      </w:divBdr>
    </w:div>
    <w:div w:id="1748839859">
      <w:marLeft w:val="640"/>
      <w:marRight w:val="0"/>
      <w:marTop w:val="0"/>
      <w:marBottom w:val="0"/>
      <w:divBdr>
        <w:top w:val="none" w:sz="0" w:space="0" w:color="auto"/>
        <w:left w:val="none" w:sz="0" w:space="0" w:color="auto"/>
        <w:bottom w:val="none" w:sz="0" w:space="0" w:color="auto"/>
        <w:right w:val="none" w:sz="0" w:space="0" w:color="auto"/>
      </w:divBdr>
    </w:div>
    <w:div w:id="1748916328">
      <w:marLeft w:val="640"/>
      <w:marRight w:val="0"/>
      <w:marTop w:val="0"/>
      <w:marBottom w:val="0"/>
      <w:divBdr>
        <w:top w:val="none" w:sz="0" w:space="0" w:color="auto"/>
        <w:left w:val="none" w:sz="0" w:space="0" w:color="auto"/>
        <w:bottom w:val="none" w:sz="0" w:space="0" w:color="auto"/>
        <w:right w:val="none" w:sz="0" w:space="0" w:color="auto"/>
      </w:divBdr>
    </w:div>
    <w:div w:id="1748965753">
      <w:marLeft w:val="640"/>
      <w:marRight w:val="0"/>
      <w:marTop w:val="0"/>
      <w:marBottom w:val="0"/>
      <w:divBdr>
        <w:top w:val="none" w:sz="0" w:space="0" w:color="auto"/>
        <w:left w:val="none" w:sz="0" w:space="0" w:color="auto"/>
        <w:bottom w:val="none" w:sz="0" w:space="0" w:color="auto"/>
        <w:right w:val="none" w:sz="0" w:space="0" w:color="auto"/>
      </w:divBdr>
    </w:div>
    <w:div w:id="1749039888">
      <w:marLeft w:val="640"/>
      <w:marRight w:val="0"/>
      <w:marTop w:val="0"/>
      <w:marBottom w:val="0"/>
      <w:divBdr>
        <w:top w:val="none" w:sz="0" w:space="0" w:color="auto"/>
        <w:left w:val="none" w:sz="0" w:space="0" w:color="auto"/>
        <w:bottom w:val="none" w:sz="0" w:space="0" w:color="auto"/>
        <w:right w:val="none" w:sz="0" w:space="0" w:color="auto"/>
      </w:divBdr>
    </w:div>
    <w:div w:id="1749110765">
      <w:marLeft w:val="640"/>
      <w:marRight w:val="0"/>
      <w:marTop w:val="0"/>
      <w:marBottom w:val="0"/>
      <w:divBdr>
        <w:top w:val="none" w:sz="0" w:space="0" w:color="auto"/>
        <w:left w:val="none" w:sz="0" w:space="0" w:color="auto"/>
        <w:bottom w:val="none" w:sz="0" w:space="0" w:color="auto"/>
        <w:right w:val="none" w:sz="0" w:space="0" w:color="auto"/>
      </w:divBdr>
    </w:div>
    <w:div w:id="1749115609">
      <w:marLeft w:val="640"/>
      <w:marRight w:val="0"/>
      <w:marTop w:val="0"/>
      <w:marBottom w:val="0"/>
      <w:divBdr>
        <w:top w:val="none" w:sz="0" w:space="0" w:color="auto"/>
        <w:left w:val="none" w:sz="0" w:space="0" w:color="auto"/>
        <w:bottom w:val="none" w:sz="0" w:space="0" w:color="auto"/>
        <w:right w:val="none" w:sz="0" w:space="0" w:color="auto"/>
      </w:divBdr>
    </w:div>
    <w:div w:id="1749229891">
      <w:marLeft w:val="640"/>
      <w:marRight w:val="0"/>
      <w:marTop w:val="0"/>
      <w:marBottom w:val="0"/>
      <w:divBdr>
        <w:top w:val="none" w:sz="0" w:space="0" w:color="auto"/>
        <w:left w:val="none" w:sz="0" w:space="0" w:color="auto"/>
        <w:bottom w:val="none" w:sz="0" w:space="0" w:color="auto"/>
        <w:right w:val="none" w:sz="0" w:space="0" w:color="auto"/>
      </w:divBdr>
    </w:div>
    <w:div w:id="1749306446">
      <w:marLeft w:val="640"/>
      <w:marRight w:val="0"/>
      <w:marTop w:val="0"/>
      <w:marBottom w:val="0"/>
      <w:divBdr>
        <w:top w:val="none" w:sz="0" w:space="0" w:color="auto"/>
        <w:left w:val="none" w:sz="0" w:space="0" w:color="auto"/>
        <w:bottom w:val="none" w:sz="0" w:space="0" w:color="auto"/>
        <w:right w:val="none" w:sz="0" w:space="0" w:color="auto"/>
      </w:divBdr>
    </w:div>
    <w:div w:id="1749380743">
      <w:marLeft w:val="640"/>
      <w:marRight w:val="0"/>
      <w:marTop w:val="0"/>
      <w:marBottom w:val="0"/>
      <w:divBdr>
        <w:top w:val="none" w:sz="0" w:space="0" w:color="auto"/>
        <w:left w:val="none" w:sz="0" w:space="0" w:color="auto"/>
        <w:bottom w:val="none" w:sz="0" w:space="0" w:color="auto"/>
        <w:right w:val="none" w:sz="0" w:space="0" w:color="auto"/>
      </w:divBdr>
    </w:div>
    <w:div w:id="1749423883">
      <w:marLeft w:val="640"/>
      <w:marRight w:val="0"/>
      <w:marTop w:val="0"/>
      <w:marBottom w:val="0"/>
      <w:divBdr>
        <w:top w:val="none" w:sz="0" w:space="0" w:color="auto"/>
        <w:left w:val="none" w:sz="0" w:space="0" w:color="auto"/>
        <w:bottom w:val="none" w:sz="0" w:space="0" w:color="auto"/>
        <w:right w:val="none" w:sz="0" w:space="0" w:color="auto"/>
      </w:divBdr>
    </w:div>
    <w:div w:id="1749569478">
      <w:marLeft w:val="640"/>
      <w:marRight w:val="0"/>
      <w:marTop w:val="0"/>
      <w:marBottom w:val="0"/>
      <w:divBdr>
        <w:top w:val="none" w:sz="0" w:space="0" w:color="auto"/>
        <w:left w:val="none" w:sz="0" w:space="0" w:color="auto"/>
        <w:bottom w:val="none" w:sz="0" w:space="0" w:color="auto"/>
        <w:right w:val="none" w:sz="0" w:space="0" w:color="auto"/>
      </w:divBdr>
    </w:div>
    <w:div w:id="1749571412">
      <w:marLeft w:val="640"/>
      <w:marRight w:val="0"/>
      <w:marTop w:val="0"/>
      <w:marBottom w:val="0"/>
      <w:divBdr>
        <w:top w:val="none" w:sz="0" w:space="0" w:color="auto"/>
        <w:left w:val="none" w:sz="0" w:space="0" w:color="auto"/>
        <w:bottom w:val="none" w:sz="0" w:space="0" w:color="auto"/>
        <w:right w:val="none" w:sz="0" w:space="0" w:color="auto"/>
      </w:divBdr>
    </w:div>
    <w:div w:id="1749574322">
      <w:bodyDiv w:val="1"/>
      <w:marLeft w:val="0"/>
      <w:marRight w:val="0"/>
      <w:marTop w:val="0"/>
      <w:marBottom w:val="0"/>
      <w:divBdr>
        <w:top w:val="none" w:sz="0" w:space="0" w:color="auto"/>
        <w:left w:val="none" w:sz="0" w:space="0" w:color="auto"/>
        <w:bottom w:val="none" w:sz="0" w:space="0" w:color="auto"/>
        <w:right w:val="none" w:sz="0" w:space="0" w:color="auto"/>
      </w:divBdr>
    </w:div>
    <w:div w:id="1749575099">
      <w:marLeft w:val="640"/>
      <w:marRight w:val="0"/>
      <w:marTop w:val="0"/>
      <w:marBottom w:val="0"/>
      <w:divBdr>
        <w:top w:val="none" w:sz="0" w:space="0" w:color="auto"/>
        <w:left w:val="none" w:sz="0" w:space="0" w:color="auto"/>
        <w:bottom w:val="none" w:sz="0" w:space="0" w:color="auto"/>
        <w:right w:val="none" w:sz="0" w:space="0" w:color="auto"/>
      </w:divBdr>
    </w:div>
    <w:div w:id="1749618820">
      <w:marLeft w:val="640"/>
      <w:marRight w:val="0"/>
      <w:marTop w:val="0"/>
      <w:marBottom w:val="0"/>
      <w:divBdr>
        <w:top w:val="none" w:sz="0" w:space="0" w:color="auto"/>
        <w:left w:val="none" w:sz="0" w:space="0" w:color="auto"/>
        <w:bottom w:val="none" w:sz="0" w:space="0" w:color="auto"/>
        <w:right w:val="none" w:sz="0" w:space="0" w:color="auto"/>
      </w:divBdr>
    </w:div>
    <w:div w:id="1749762486">
      <w:marLeft w:val="640"/>
      <w:marRight w:val="0"/>
      <w:marTop w:val="0"/>
      <w:marBottom w:val="0"/>
      <w:divBdr>
        <w:top w:val="none" w:sz="0" w:space="0" w:color="auto"/>
        <w:left w:val="none" w:sz="0" w:space="0" w:color="auto"/>
        <w:bottom w:val="none" w:sz="0" w:space="0" w:color="auto"/>
        <w:right w:val="none" w:sz="0" w:space="0" w:color="auto"/>
      </w:divBdr>
    </w:div>
    <w:div w:id="1749886037">
      <w:marLeft w:val="640"/>
      <w:marRight w:val="0"/>
      <w:marTop w:val="0"/>
      <w:marBottom w:val="0"/>
      <w:divBdr>
        <w:top w:val="none" w:sz="0" w:space="0" w:color="auto"/>
        <w:left w:val="none" w:sz="0" w:space="0" w:color="auto"/>
        <w:bottom w:val="none" w:sz="0" w:space="0" w:color="auto"/>
        <w:right w:val="none" w:sz="0" w:space="0" w:color="auto"/>
      </w:divBdr>
    </w:div>
    <w:div w:id="1749887713">
      <w:marLeft w:val="640"/>
      <w:marRight w:val="0"/>
      <w:marTop w:val="0"/>
      <w:marBottom w:val="0"/>
      <w:divBdr>
        <w:top w:val="none" w:sz="0" w:space="0" w:color="auto"/>
        <w:left w:val="none" w:sz="0" w:space="0" w:color="auto"/>
        <w:bottom w:val="none" w:sz="0" w:space="0" w:color="auto"/>
        <w:right w:val="none" w:sz="0" w:space="0" w:color="auto"/>
      </w:divBdr>
    </w:div>
    <w:div w:id="1750078373">
      <w:marLeft w:val="640"/>
      <w:marRight w:val="0"/>
      <w:marTop w:val="0"/>
      <w:marBottom w:val="0"/>
      <w:divBdr>
        <w:top w:val="none" w:sz="0" w:space="0" w:color="auto"/>
        <w:left w:val="none" w:sz="0" w:space="0" w:color="auto"/>
        <w:bottom w:val="none" w:sz="0" w:space="0" w:color="auto"/>
        <w:right w:val="none" w:sz="0" w:space="0" w:color="auto"/>
      </w:divBdr>
    </w:div>
    <w:div w:id="1750080918">
      <w:marLeft w:val="640"/>
      <w:marRight w:val="0"/>
      <w:marTop w:val="0"/>
      <w:marBottom w:val="0"/>
      <w:divBdr>
        <w:top w:val="none" w:sz="0" w:space="0" w:color="auto"/>
        <w:left w:val="none" w:sz="0" w:space="0" w:color="auto"/>
        <w:bottom w:val="none" w:sz="0" w:space="0" w:color="auto"/>
        <w:right w:val="none" w:sz="0" w:space="0" w:color="auto"/>
      </w:divBdr>
    </w:div>
    <w:div w:id="1750228338">
      <w:marLeft w:val="640"/>
      <w:marRight w:val="0"/>
      <w:marTop w:val="0"/>
      <w:marBottom w:val="0"/>
      <w:divBdr>
        <w:top w:val="none" w:sz="0" w:space="0" w:color="auto"/>
        <w:left w:val="none" w:sz="0" w:space="0" w:color="auto"/>
        <w:bottom w:val="none" w:sz="0" w:space="0" w:color="auto"/>
        <w:right w:val="none" w:sz="0" w:space="0" w:color="auto"/>
      </w:divBdr>
    </w:div>
    <w:div w:id="1750231040">
      <w:marLeft w:val="640"/>
      <w:marRight w:val="0"/>
      <w:marTop w:val="0"/>
      <w:marBottom w:val="0"/>
      <w:divBdr>
        <w:top w:val="none" w:sz="0" w:space="0" w:color="auto"/>
        <w:left w:val="none" w:sz="0" w:space="0" w:color="auto"/>
        <w:bottom w:val="none" w:sz="0" w:space="0" w:color="auto"/>
        <w:right w:val="none" w:sz="0" w:space="0" w:color="auto"/>
      </w:divBdr>
    </w:div>
    <w:div w:id="1750272952">
      <w:marLeft w:val="640"/>
      <w:marRight w:val="0"/>
      <w:marTop w:val="0"/>
      <w:marBottom w:val="0"/>
      <w:divBdr>
        <w:top w:val="none" w:sz="0" w:space="0" w:color="auto"/>
        <w:left w:val="none" w:sz="0" w:space="0" w:color="auto"/>
        <w:bottom w:val="none" w:sz="0" w:space="0" w:color="auto"/>
        <w:right w:val="none" w:sz="0" w:space="0" w:color="auto"/>
      </w:divBdr>
    </w:div>
    <w:div w:id="1750273911">
      <w:marLeft w:val="640"/>
      <w:marRight w:val="0"/>
      <w:marTop w:val="0"/>
      <w:marBottom w:val="0"/>
      <w:divBdr>
        <w:top w:val="none" w:sz="0" w:space="0" w:color="auto"/>
        <w:left w:val="none" w:sz="0" w:space="0" w:color="auto"/>
        <w:bottom w:val="none" w:sz="0" w:space="0" w:color="auto"/>
        <w:right w:val="none" w:sz="0" w:space="0" w:color="auto"/>
      </w:divBdr>
    </w:div>
    <w:div w:id="1750419843">
      <w:marLeft w:val="640"/>
      <w:marRight w:val="0"/>
      <w:marTop w:val="0"/>
      <w:marBottom w:val="0"/>
      <w:divBdr>
        <w:top w:val="none" w:sz="0" w:space="0" w:color="auto"/>
        <w:left w:val="none" w:sz="0" w:space="0" w:color="auto"/>
        <w:bottom w:val="none" w:sz="0" w:space="0" w:color="auto"/>
        <w:right w:val="none" w:sz="0" w:space="0" w:color="auto"/>
      </w:divBdr>
    </w:div>
    <w:div w:id="1750421305">
      <w:marLeft w:val="640"/>
      <w:marRight w:val="0"/>
      <w:marTop w:val="0"/>
      <w:marBottom w:val="0"/>
      <w:divBdr>
        <w:top w:val="none" w:sz="0" w:space="0" w:color="auto"/>
        <w:left w:val="none" w:sz="0" w:space="0" w:color="auto"/>
        <w:bottom w:val="none" w:sz="0" w:space="0" w:color="auto"/>
        <w:right w:val="none" w:sz="0" w:space="0" w:color="auto"/>
      </w:divBdr>
    </w:div>
    <w:div w:id="1750425562">
      <w:marLeft w:val="640"/>
      <w:marRight w:val="0"/>
      <w:marTop w:val="0"/>
      <w:marBottom w:val="0"/>
      <w:divBdr>
        <w:top w:val="none" w:sz="0" w:space="0" w:color="auto"/>
        <w:left w:val="none" w:sz="0" w:space="0" w:color="auto"/>
        <w:bottom w:val="none" w:sz="0" w:space="0" w:color="auto"/>
        <w:right w:val="none" w:sz="0" w:space="0" w:color="auto"/>
      </w:divBdr>
    </w:div>
    <w:div w:id="1750426893">
      <w:marLeft w:val="640"/>
      <w:marRight w:val="0"/>
      <w:marTop w:val="0"/>
      <w:marBottom w:val="0"/>
      <w:divBdr>
        <w:top w:val="none" w:sz="0" w:space="0" w:color="auto"/>
        <w:left w:val="none" w:sz="0" w:space="0" w:color="auto"/>
        <w:bottom w:val="none" w:sz="0" w:space="0" w:color="auto"/>
        <w:right w:val="none" w:sz="0" w:space="0" w:color="auto"/>
      </w:divBdr>
    </w:div>
    <w:div w:id="1750497628">
      <w:marLeft w:val="640"/>
      <w:marRight w:val="0"/>
      <w:marTop w:val="0"/>
      <w:marBottom w:val="0"/>
      <w:divBdr>
        <w:top w:val="none" w:sz="0" w:space="0" w:color="auto"/>
        <w:left w:val="none" w:sz="0" w:space="0" w:color="auto"/>
        <w:bottom w:val="none" w:sz="0" w:space="0" w:color="auto"/>
        <w:right w:val="none" w:sz="0" w:space="0" w:color="auto"/>
      </w:divBdr>
    </w:div>
    <w:div w:id="1750729581">
      <w:marLeft w:val="640"/>
      <w:marRight w:val="0"/>
      <w:marTop w:val="0"/>
      <w:marBottom w:val="0"/>
      <w:divBdr>
        <w:top w:val="none" w:sz="0" w:space="0" w:color="auto"/>
        <w:left w:val="none" w:sz="0" w:space="0" w:color="auto"/>
        <w:bottom w:val="none" w:sz="0" w:space="0" w:color="auto"/>
        <w:right w:val="none" w:sz="0" w:space="0" w:color="auto"/>
      </w:divBdr>
    </w:div>
    <w:div w:id="1750810500">
      <w:marLeft w:val="640"/>
      <w:marRight w:val="0"/>
      <w:marTop w:val="0"/>
      <w:marBottom w:val="0"/>
      <w:divBdr>
        <w:top w:val="none" w:sz="0" w:space="0" w:color="auto"/>
        <w:left w:val="none" w:sz="0" w:space="0" w:color="auto"/>
        <w:bottom w:val="none" w:sz="0" w:space="0" w:color="auto"/>
        <w:right w:val="none" w:sz="0" w:space="0" w:color="auto"/>
      </w:divBdr>
    </w:div>
    <w:div w:id="1750957452">
      <w:marLeft w:val="640"/>
      <w:marRight w:val="0"/>
      <w:marTop w:val="0"/>
      <w:marBottom w:val="0"/>
      <w:divBdr>
        <w:top w:val="none" w:sz="0" w:space="0" w:color="auto"/>
        <w:left w:val="none" w:sz="0" w:space="0" w:color="auto"/>
        <w:bottom w:val="none" w:sz="0" w:space="0" w:color="auto"/>
        <w:right w:val="none" w:sz="0" w:space="0" w:color="auto"/>
      </w:divBdr>
    </w:div>
    <w:div w:id="1750998848">
      <w:marLeft w:val="640"/>
      <w:marRight w:val="0"/>
      <w:marTop w:val="0"/>
      <w:marBottom w:val="0"/>
      <w:divBdr>
        <w:top w:val="none" w:sz="0" w:space="0" w:color="auto"/>
        <w:left w:val="none" w:sz="0" w:space="0" w:color="auto"/>
        <w:bottom w:val="none" w:sz="0" w:space="0" w:color="auto"/>
        <w:right w:val="none" w:sz="0" w:space="0" w:color="auto"/>
      </w:divBdr>
    </w:div>
    <w:div w:id="1750998879">
      <w:marLeft w:val="640"/>
      <w:marRight w:val="0"/>
      <w:marTop w:val="0"/>
      <w:marBottom w:val="0"/>
      <w:divBdr>
        <w:top w:val="none" w:sz="0" w:space="0" w:color="auto"/>
        <w:left w:val="none" w:sz="0" w:space="0" w:color="auto"/>
        <w:bottom w:val="none" w:sz="0" w:space="0" w:color="auto"/>
        <w:right w:val="none" w:sz="0" w:space="0" w:color="auto"/>
      </w:divBdr>
    </w:div>
    <w:div w:id="1751003165">
      <w:marLeft w:val="640"/>
      <w:marRight w:val="0"/>
      <w:marTop w:val="0"/>
      <w:marBottom w:val="0"/>
      <w:divBdr>
        <w:top w:val="none" w:sz="0" w:space="0" w:color="auto"/>
        <w:left w:val="none" w:sz="0" w:space="0" w:color="auto"/>
        <w:bottom w:val="none" w:sz="0" w:space="0" w:color="auto"/>
        <w:right w:val="none" w:sz="0" w:space="0" w:color="auto"/>
      </w:divBdr>
    </w:div>
    <w:div w:id="1751006630">
      <w:marLeft w:val="640"/>
      <w:marRight w:val="0"/>
      <w:marTop w:val="0"/>
      <w:marBottom w:val="0"/>
      <w:divBdr>
        <w:top w:val="none" w:sz="0" w:space="0" w:color="auto"/>
        <w:left w:val="none" w:sz="0" w:space="0" w:color="auto"/>
        <w:bottom w:val="none" w:sz="0" w:space="0" w:color="auto"/>
        <w:right w:val="none" w:sz="0" w:space="0" w:color="auto"/>
      </w:divBdr>
    </w:div>
    <w:div w:id="1751122801">
      <w:marLeft w:val="640"/>
      <w:marRight w:val="0"/>
      <w:marTop w:val="0"/>
      <w:marBottom w:val="0"/>
      <w:divBdr>
        <w:top w:val="none" w:sz="0" w:space="0" w:color="auto"/>
        <w:left w:val="none" w:sz="0" w:space="0" w:color="auto"/>
        <w:bottom w:val="none" w:sz="0" w:space="0" w:color="auto"/>
        <w:right w:val="none" w:sz="0" w:space="0" w:color="auto"/>
      </w:divBdr>
    </w:div>
    <w:div w:id="1751152790">
      <w:marLeft w:val="640"/>
      <w:marRight w:val="0"/>
      <w:marTop w:val="0"/>
      <w:marBottom w:val="0"/>
      <w:divBdr>
        <w:top w:val="none" w:sz="0" w:space="0" w:color="auto"/>
        <w:left w:val="none" w:sz="0" w:space="0" w:color="auto"/>
        <w:bottom w:val="none" w:sz="0" w:space="0" w:color="auto"/>
        <w:right w:val="none" w:sz="0" w:space="0" w:color="auto"/>
      </w:divBdr>
    </w:div>
    <w:div w:id="1751459153">
      <w:marLeft w:val="640"/>
      <w:marRight w:val="0"/>
      <w:marTop w:val="0"/>
      <w:marBottom w:val="0"/>
      <w:divBdr>
        <w:top w:val="none" w:sz="0" w:space="0" w:color="auto"/>
        <w:left w:val="none" w:sz="0" w:space="0" w:color="auto"/>
        <w:bottom w:val="none" w:sz="0" w:space="0" w:color="auto"/>
        <w:right w:val="none" w:sz="0" w:space="0" w:color="auto"/>
      </w:divBdr>
    </w:div>
    <w:div w:id="1751461022">
      <w:marLeft w:val="640"/>
      <w:marRight w:val="0"/>
      <w:marTop w:val="0"/>
      <w:marBottom w:val="0"/>
      <w:divBdr>
        <w:top w:val="none" w:sz="0" w:space="0" w:color="auto"/>
        <w:left w:val="none" w:sz="0" w:space="0" w:color="auto"/>
        <w:bottom w:val="none" w:sz="0" w:space="0" w:color="auto"/>
        <w:right w:val="none" w:sz="0" w:space="0" w:color="auto"/>
      </w:divBdr>
    </w:div>
    <w:div w:id="1751610780">
      <w:marLeft w:val="640"/>
      <w:marRight w:val="0"/>
      <w:marTop w:val="0"/>
      <w:marBottom w:val="0"/>
      <w:divBdr>
        <w:top w:val="none" w:sz="0" w:space="0" w:color="auto"/>
        <w:left w:val="none" w:sz="0" w:space="0" w:color="auto"/>
        <w:bottom w:val="none" w:sz="0" w:space="0" w:color="auto"/>
        <w:right w:val="none" w:sz="0" w:space="0" w:color="auto"/>
      </w:divBdr>
    </w:div>
    <w:div w:id="1751611241">
      <w:marLeft w:val="640"/>
      <w:marRight w:val="0"/>
      <w:marTop w:val="0"/>
      <w:marBottom w:val="0"/>
      <w:divBdr>
        <w:top w:val="none" w:sz="0" w:space="0" w:color="auto"/>
        <w:left w:val="none" w:sz="0" w:space="0" w:color="auto"/>
        <w:bottom w:val="none" w:sz="0" w:space="0" w:color="auto"/>
        <w:right w:val="none" w:sz="0" w:space="0" w:color="auto"/>
      </w:divBdr>
    </w:div>
    <w:div w:id="1751732762">
      <w:marLeft w:val="640"/>
      <w:marRight w:val="0"/>
      <w:marTop w:val="0"/>
      <w:marBottom w:val="0"/>
      <w:divBdr>
        <w:top w:val="none" w:sz="0" w:space="0" w:color="auto"/>
        <w:left w:val="none" w:sz="0" w:space="0" w:color="auto"/>
        <w:bottom w:val="none" w:sz="0" w:space="0" w:color="auto"/>
        <w:right w:val="none" w:sz="0" w:space="0" w:color="auto"/>
      </w:divBdr>
    </w:div>
    <w:div w:id="1751850826">
      <w:marLeft w:val="640"/>
      <w:marRight w:val="0"/>
      <w:marTop w:val="0"/>
      <w:marBottom w:val="0"/>
      <w:divBdr>
        <w:top w:val="none" w:sz="0" w:space="0" w:color="auto"/>
        <w:left w:val="none" w:sz="0" w:space="0" w:color="auto"/>
        <w:bottom w:val="none" w:sz="0" w:space="0" w:color="auto"/>
        <w:right w:val="none" w:sz="0" w:space="0" w:color="auto"/>
      </w:divBdr>
    </w:div>
    <w:div w:id="1751851666">
      <w:marLeft w:val="640"/>
      <w:marRight w:val="0"/>
      <w:marTop w:val="0"/>
      <w:marBottom w:val="0"/>
      <w:divBdr>
        <w:top w:val="none" w:sz="0" w:space="0" w:color="auto"/>
        <w:left w:val="none" w:sz="0" w:space="0" w:color="auto"/>
        <w:bottom w:val="none" w:sz="0" w:space="0" w:color="auto"/>
        <w:right w:val="none" w:sz="0" w:space="0" w:color="auto"/>
      </w:divBdr>
    </w:div>
    <w:div w:id="1751853797">
      <w:marLeft w:val="640"/>
      <w:marRight w:val="0"/>
      <w:marTop w:val="0"/>
      <w:marBottom w:val="0"/>
      <w:divBdr>
        <w:top w:val="none" w:sz="0" w:space="0" w:color="auto"/>
        <w:left w:val="none" w:sz="0" w:space="0" w:color="auto"/>
        <w:bottom w:val="none" w:sz="0" w:space="0" w:color="auto"/>
        <w:right w:val="none" w:sz="0" w:space="0" w:color="auto"/>
      </w:divBdr>
    </w:div>
    <w:div w:id="1751925143">
      <w:marLeft w:val="640"/>
      <w:marRight w:val="0"/>
      <w:marTop w:val="0"/>
      <w:marBottom w:val="0"/>
      <w:divBdr>
        <w:top w:val="none" w:sz="0" w:space="0" w:color="auto"/>
        <w:left w:val="none" w:sz="0" w:space="0" w:color="auto"/>
        <w:bottom w:val="none" w:sz="0" w:space="0" w:color="auto"/>
        <w:right w:val="none" w:sz="0" w:space="0" w:color="auto"/>
      </w:divBdr>
    </w:div>
    <w:div w:id="1752045184">
      <w:marLeft w:val="640"/>
      <w:marRight w:val="0"/>
      <w:marTop w:val="0"/>
      <w:marBottom w:val="0"/>
      <w:divBdr>
        <w:top w:val="none" w:sz="0" w:space="0" w:color="auto"/>
        <w:left w:val="none" w:sz="0" w:space="0" w:color="auto"/>
        <w:bottom w:val="none" w:sz="0" w:space="0" w:color="auto"/>
        <w:right w:val="none" w:sz="0" w:space="0" w:color="auto"/>
      </w:divBdr>
    </w:div>
    <w:div w:id="1752046586">
      <w:marLeft w:val="640"/>
      <w:marRight w:val="0"/>
      <w:marTop w:val="0"/>
      <w:marBottom w:val="0"/>
      <w:divBdr>
        <w:top w:val="none" w:sz="0" w:space="0" w:color="auto"/>
        <w:left w:val="none" w:sz="0" w:space="0" w:color="auto"/>
        <w:bottom w:val="none" w:sz="0" w:space="0" w:color="auto"/>
        <w:right w:val="none" w:sz="0" w:space="0" w:color="auto"/>
      </w:divBdr>
    </w:div>
    <w:div w:id="1752115955">
      <w:marLeft w:val="640"/>
      <w:marRight w:val="0"/>
      <w:marTop w:val="0"/>
      <w:marBottom w:val="0"/>
      <w:divBdr>
        <w:top w:val="none" w:sz="0" w:space="0" w:color="auto"/>
        <w:left w:val="none" w:sz="0" w:space="0" w:color="auto"/>
        <w:bottom w:val="none" w:sz="0" w:space="0" w:color="auto"/>
        <w:right w:val="none" w:sz="0" w:space="0" w:color="auto"/>
      </w:divBdr>
    </w:div>
    <w:div w:id="1752194516">
      <w:marLeft w:val="640"/>
      <w:marRight w:val="0"/>
      <w:marTop w:val="0"/>
      <w:marBottom w:val="0"/>
      <w:divBdr>
        <w:top w:val="none" w:sz="0" w:space="0" w:color="auto"/>
        <w:left w:val="none" w:sz="0" w:space="0" w:color="auto"/>
        <w:bottom w:val="none" w:sz="0" w:space="0" w:color="auto"/>
        <w:right w:val="none" w:sz="0" w:space="0" w:color="auto"/>
      </w:divBdr>
    </w:div>
    <w:div w:id="1752197079">
      <w:marLeft w:val="640"/>
      <w:marRight w:val="0"/>
      <w:marTop w:val="0"/>
      <w:marBottom w:val="0"/>
      <w:divBdr>
        <w:top w:val="none" w:sz="0" w:space="0" w:color="auto"/>
        <w:left w:val="none" w:sz="0" w:space="0" w:color="auto"/>
        <w:bottom w:val="none" w:sz="0" w:space="0" w:color="auto"/>
        <w:right w:val="none" w:sz="0" w:space="0" w:color="auto"/>
      </w:divBdr>
    </w:div>
    <w:div w:id="1752197954">
      <w:marLeft w:val="640"/>
      <w:marRight w:val="0"/>
      <w:marTop w:val="0"/>
      <w:marBottom w:val="0"/>
      <w:divBdr>
        <w:top w:val="none" w:sz="0" w:space="0" w:color="auto"/>
        <w:left w:val="none" w:sz="0" w:space="0" w:color="auto"/>
        <w:bottom w:val="none" w:sz="0" w:space="0" w:color="auto"/>
        <w:right w:val="none" w:sz="0" w:space="0" w:color="auto"/>
      </w:divBdr>
    </w:div>
    <w:div w:id="1752239855">
      <w:marLeft w:val="640"/>
      <w:marRight w:val="0"/>
      <w:marTop w:val="0"/>
      <w:marBottom w:val="0"/>
      <w:divBdr>
        <w:top w:val="none" w:sz="0" w:space="0" w:color="auto"/>
        <w:left w:val="none" w:sz="0" w:space="0" w:color="auto"/>
        <w:bottom w:val="none" w:sz="0" w:space="0" w:color="auto"/>
        <w:right w:val="none" w:sz="0" w:space="0" w:color="auto"/>
      </w:divBdr>
    </w:div>
    <w:div w:id="1752310939">
      <w:marLeft w:val="640"/>
      <w:marRight w:val="0"/>
      <w:marTop w:val="0"/>
      <w:marBottom w:val="0"/>
      <w:divBdr>
        <w:top w:val="none" w:sz="0" w:space="0" w:color="auto"/>
        <w:left w:val="none" w:sz="0" w:space="0" w:color="auto"/>
        <w:bottom w:val="none" w:sz="0" w:space="0" w:color="auto"/>
        <w:right w:val="none" w:sz="0" w:space="0" w:color="auto"/>
      </w:divBdr>
    </w:div>
    <w:div w:id="1752315755">
      <w:marLeft w:val="640"/>
      <w:marRight w:val="0"/>
      <w:marTop w:val="0"/>
      <w:marBottom w:val="0"/>
      <w:divBdr>
        <w:top w:val="none" w:sz="0" w:space="0" w:color="auto"/>
        <w:left w:val="none" w:sz="0" w:space="0" w:color="auto"/>
        <w:bottom w:val="none" w:sz="0" w:space="0" w:color="auto"/>
        <w:right w:val="none" w:sz="0" w:space="0" w:color="auto"/>
      </w:divBdr>
    </w:div>
    <w:div w:id="1752435313">
      <w:marLeft w:val="640"/>
      <w:marRight w:val="0"/>
      <w:marTop w:val="0"/>
      <w:marBottom w:val="0"/>
      <w:divBdr>
        <w:top w:val="none" w:sz="0" w:space="0" w:color="auto"/>
        <w:left w:val="none" w:sz="0" w:space="0" w:color="auto"/>
        <w:bottom w:val="none" w:sz="0" w:space="0" w:color="auto"/>
        <w:right w:val="none" w:sz="0" w:space="0" w:color="auto"/>
      </w:divBdr>
    </w:div>
    <w:div w:id="1752461177">
      <w:marLeft w:val="640"/>
      <w:marRight w:val="0"/>
      <w:marTop w:val="0"/>
      <w:marBottom w:val="0"/>
      <w:divBdr>
        <w:top w:val="none" w:sz="0" w:space="0" w:color="auto"/>
        <w:left w:val="none" w:sz="0" w:space="0" w:color="auto"/>
        <w:bottom w:val="none" w:sz="0" w:space="0" w:color="auto"/>
        <w:right w:val="none" w:sz="0" w:space="0" w:color="auto"/>
      </w:divBdr>
    </w:div>
    <w:div w:id="1752502510">
      <w:marLeft w:val="640"/>
      <w:marRight w:val="0"/>
      <w:marTop w:val="0"/>
      <w:marBottom w:val="0"/>
      <w:divBdr>
        <w:top w:val="none" w:sz="0" w:space="0" w:color="auto"/>
        <w:left w:val="none" w:sz="0" w:space="0" w:color="auto"/>
        <w:bottom w:val="none" w:sz="0" w:space="0" w:color="auto"/>
        <w:right w:val="none" w:sz="0" w:space="0" w:color="auto"/>
      </w:divBdr>
    </w:div>
    <w:div w:id="1752581494">
      <w:marLeft w:val="640"/>
      <w:marRight w:val="0"/>
      <w:marTop w:val="0"/>
      <w:marBottom w:val="0"/>
      <w:divBdr>
        <w:top w:val="none" w:sz="0" w:space="0" w:color="auto"/>
        <w:left w:val="none" w:sz="0" w:space="0" w:color="auto"/>
        <w:bottom w:val="none" w:sz="0" w:space="0" w:color="auto"/>
        <w:right w:val="none" w:sz="0" w:space="0" w:color="auto"/>
      </w:divBdr>
    </w:div>
    <w:div w:id="1752701873">
      <w:marLeft w:val="640"/>
      <w:marRight w:val="0"/>
      <w:marTop w:val="0"/>
      <w:marBottom w:val="0"/>
      <w:divBdr>
        <w:top w:val="none" w:sz="0" w:space="0" w:color="auto"/>
        <w:left w:val="none" w:sz="0" w:space="0" w:color="auto"/>
        <w:bottom w:val="none" w:sz="0" w:space="0" w:color="auto"/>
        <w:right w:val="none" w:sz="0" w:space="0" w:color="auto"/>
      </w:divBdr>
    </w:div>
    <w:div w:id="1752845061">
      <w:marLeft w:val="640"/>
      <w:marRight w:val="0"/>
      <w:marTop w:val="0"/>
      <w:marBottom w:val="0"/>
      <w:divBdr>
        <w:top w:val="none" w:sz="0" w:space="0" w:color="auto"/>
        <w:left w:val="none" w:sz="0" w:space="0" w:color="auto"/>
        <w:bottom w:val="none" w:sz="0" w:space="0" w:color="auto"/>
        <w:right w:val="none" w:sz="0" w:space="0" w:color="auto"/>
      </w:divBdr>
    </w:div>
    <w:div w:id="1753047850">
      <w:marLeft w:val="640"/>
      <w:marRight w:val="0"/>
      <w:marTop w:val="0"/>
      <w:marBottom w:val="0"/>
      <w:divBdr>
        <w:top w:val="none" w:sz="0" w:space="0" w:color="auto"/>
        <w:left w:val="none" w:sz="0" w:space="0" w:color="auto"/>
        <w:bottom w:val="none" w:sz="0" w:space="0" w:color="auto"/>
        <w:right w:val="none" w:sz="0" w:space="0" w:color="auto"/>
      </w:divBdr>
    </w:div>
    <w:div w:id="1753159417">
      <w:marLeft w:val="640"/>
      <w:marRight w:val="0"/>
      <w:marTop w:val="0"/>
      <w:marBottom w:val="0"/>
      <w:divBdr>
        <w:top w:val="none" w:sz="0" w:space="0" w:color="auto"/>
        <w:left w:val="none" w:sz="0" w:space="0" w:color="auto"/>
        <w:bottom w:val="none" w:sz="0" w:space="0" w:color="auto"/>
        <w:right w:val="none" w:sz="0" w:space="0" w:color="auto"/>
      </w:divBdr>
    </w:div>
    <w:div w:id="1753163843">
      <w:marLeft w:val="640"/>
      <w:marRight w:val="0"/>
      <w:marTop w:val="0"/>
      <w:marBottom w:val="0"/>
      <w:divBdr>
        <w:top w:val="none" w:sz="0" w:space="0" w:color="auto"/>
        <w:left w:val="none" w:sz="0" w:space="0" w:color="auto"/>
        <w:bottom w:val="none" w:sz="0" w:space="0" w:color="auto"/>
        <w:right w:val="none" w:sz="0" w:space="0" w:color="auto"/>
      </w:divBdr>
    </w:div>
    <w:div w:id="1753165787">
      <w:marLeft w:val="640"/>
      <w:marRight w:val="0"/>
      <w:marTop w:val="0"/>
      <w:marBottom w:val="0"/>
      <w:divBdr>
        <w:top w:val="none" w:sz="0" w:space="0" w:color="auto"/>
        <w:left w:val="none" w:sz="0" w:space="0" w:color="auto"/>
        <w:bottom w:val="none" w:sz="0" w:space="0" w:color="auto"/>
        <w:right w:val="none" w:sz="0" w:space="0" w:color="auto"/>
      </w:divBdr>
    </w:div>
    <w:div w:id="1753308048">
      <w:marLeft w:val="640"/>
      <w:marRight w:val="0"/>
      <w:marTop w:val="0"/>
      <w:marBottom w:val="0"/>
      <w:divBdr>
        <w:top w:val="none" w:sz="0" w:space="0" w:color="auto"/>
        <w:left w:val="none" w:sz="0" w:space="0" w:color="auto"/>
        <w:bottom w:val="none" w:sz="0" w:space="0" w:color="auto"/>
        <w:right w:val="none" w:sz="0" w:space="0" w:color="auto"/>
      </w:divBdr>
    </w:div>
    <w:div w:id="1753433476">
      <w:marLeft w:val="640"/>
      <w:marRight w:val="0"/>
      <w:marTop w:val="0"/>
      <w:marBottom w:val="0"/>
      <w:divBdr>
        <w:top w:val="none" w:sz="0" w:space="0" w:color="auto"/>
        <w:left w:val="none" w:sz="0" w:space="0" w:color="auto"/>
        <w:bottom w:val="none" w:sz="0" w:space="0" w:color="auto"/>
        <w:right w:val="none" w:sz="0" w:space="0" w:color="auto"/>
      </w:divBdr>
    </w:div>
    <w:div w:id="1753501924">
      <w:marLeft w:val="640"/>
      <w:marRight w:val="0"/>
      <w:marTop w:val="0"/>
      <w:marBottom w:val="0"/>
      <w:divBdr>
        <w:top w:val="none" w:sz="0" w:space="0" w:color="auto"/>
        <w:left w:val="none" w:sz="0" w:space="0" w:color="auto"/>
        <w:bottom w:val="none" w:sz="0" w:space="0" w:color="auto"/>
        <w:right w:val="none" w:sz="0" w:space="0" w:color="auto"/>
      </w:divBdr>
    </w:div>
    <w:div w:id="1753502839">
      <w:marLeft w:val="640"/>
      <w:marRight w:val="0"/>
      <w:marTop w:val="0"/>
      <w:marBottom w:val="0"/>
      <w:divBdr>
        <w:top w:val="none" w:sz="0" w:space="0" w:color="auto"/>
        <w:left w:val="none" w:sz="0" w:space="0" w:color="auto"/>
        <w:bottom w:val="none" w:sz="0" w:space="0" w:color="auto"/>
        <w:right w:val="none" w:sz="0" w:space="0" w:color="auto"/>
      </w:divBdr>
    </w:div>
    <w:div w:id="1753508065">
      <w:marLeft w:val="640"/>
      <w:marRight w:val="0"/>
      <w:marTop w:val="0"/>
      <w:marBottom w:val="0"/>
      <w:divBdr>
        <w:top w:val="none" w:sz="0" w:space="0" w:color="auto"/>
        <w:left w:val="none" w:sz="0" w:space="0" w:color="auto"/>
        <w:bottom w:val="none" w:sz="0" w:space="0" w:color="auto"/>
        <w:right w:val="none" w:sz="0" w:space="0" w:color="auto"/>
      </w:divBdr>
    </w:div>
    <w:div w:id="1753577591">
      <w:marLeft w:val="640"/>
      <w:marRight w:val="0"/>
      <w:marTop w:val="0"/>
      <w:marBottom w:val="0"/>
      <w:divBdr>
        <w:top w:val="none" w:sz="0" w:space="0" w:color="auto"/>
        <w:left w:val="none" w:sz="0" w:space="0" w:color="auto"/>
        <w:bottom w:val="none" w:sz="0" w:space="0" w:color="auto"/>
        <w:right w:val="none" w:sz="0" w:space="0" w:color="auto"/>
      </w:divBdr>
    </w:div>
    <w:div w:id="1753621016">
      <w:marLeft w:val="640"/>
      <w:marRight w:val="0"/>
      <w:marTop w:val="0"/>
      <w:marBottom w:val="0"/>
      <w:divBdr>
        <w:top w:val="none" w:sz="0" w:space="0" w:color="auto"/>
        <w:left w:val="none" w:sz="0" w:space="0" w:color="auto"/>
        <w:bottom w:val="none" w:sz="0" w:space="0" w:color="auto"/>
        <w:right w:val="none" w:sz="0" w:space="0" w:color="auto"/>
      </w:divBdr>
    </w:div>
    <w:div w:id="1753693755">
      <w:marLeft w:val="640"/>
      <w:marRight w:val="0"/>
      <w:marTop w:val="0"/>
      <w:marBottom w:val="0"/>
      <w:divBdr>
        <w:top w:val="none" w:sz="0" w:space="0" w:color="auto"/>
        <w:left w:val="none" w:sz="0" w:space="0" w:color="auto"/>
        <w:bottom w:val="none" w:sz="0" w:space="0" w:color="auto"/>
        <w:right w:val="none" w:sz="0" w:space="0" w:color="auto"/>
      </w:divBdr>
    </w:div>
    <w:div w:id="1753699213">
      <w:marLeft w:val="640"/>
      <w:marRight w:val="0"/>
      <w:marTop w:val="0"/>
      <w:marBottom w:val="0"/>
      <w:divBdr>
        <w:top w:val="none" w:sz="0" w:space="0" w:color="auto"/>
        <w:left w:val="none" w:sz="0" w:space="0" w:color="auto"/>
        <w:bottom w:val="none" w:sz="0" w:space="0" w:color="auto"/>
        <w:right w:val="none" w:sz="0" w:space="0" w:color="auto"/>
      </w:divBdr>
    </w:div>
    <w:div w:id="1753702936">
      <w:marLeft w:val="640"/>
      <w:marRight w:val="0"/>
      <w:marTop w:val="0"/>
      <w:marBottom w:val="0"/>
      <w:divBdr>
        <w:top w:val="none" w:sz="0" w:space="0" w:color="auto"/>
        <w:left w:val="none" w:sz="0" w:space="0" w:color="auto"/>
        <w:bottom w:val="none" w:sz="0" w:space="0" w:color="auto"/>
        <w:right w:val="none" w:sz="0" w:space="0" w:color="auto"/>
      </w:divBdr>
    </w:div>
    <w:div w:id="1753743620">
      <w:marLeft w:val="640"/>
      <w:marRight w:val="0"/>
      <w:marTop w:val="0"/>
      <w:marBottom w:val="0"/>
      <w:divBdr>
        <w:top w:val="none" w:sz="0" w:space="0" w:color="auto"/>
        <w:left w:val="none" w:sz="0" w:space="0" w:color="auto"/>
        <w:bottom w:val="none" w:sz="0" w:space="0" w:color="auto"/>
        <w:right w:val="none" w:sz="0" w:space="0" w:color="auto"/>
      </w:divBdr>
    </w:div>
    <w:div w:id="1753745864">
      <w:marLeft w:val="640"/>
      <w:marRight w:val="0"/>
      <w:marTop w:val="0"/>
      <w:marBottom w:val="0"/>
      <w:divBdr>
        <w:top w:val="none" w:sz="0" w:space="0" w:color="auto"/>
        <w:left w:val="none" w:sz="0" w:space="0" w:color="auto"/>
        <w:bottom w:val="none" w:sz="0" w:space="0" w:color="auto"/>
        <w:right w:val="none" w:sz="0" w:space="0" w:color="auto"/>
      </w:divBdr>
    </w:div>
    <w:div w:id="1753811647">
      <w:marLeft w:val="640"/>
      <w:marRight w:val="0"/>
      <w:marTop w:val="0"/>
      <w:marBottom w:val="0"/>
      <w:divBdr>
        <w:top w:val="none" w:sz="0" w:space="0" w:color="auto"/>
        <w:left w:val="none" w:sz="0" w:space="0" w:color="auto"/>
        <w:bottom w:val="none" w:sz="0" w:space="0" w:color="auto"/>
        <w:right w:val="none" w:sz="0" w:space="0" w:color="auto"/>
      </w:divBdr>
    </w:div>
    <w:div w:id="1753813497">
      <w:marLeft w:val="640"/>
      <w:marRight w:val="0"/>
      <w:marTop w:val="0"/>
      <w:marBottom w:val="0"/>
      <w:divBdr>
        <w:top w:val="none" w:sz="0" w:space="0" w:color="auto"/>
        <w:left w:val="none" w:sz="0" w:space="0" w:color="auto"/>
        <w:bottom w:val="none" w:sz="0" w:space="0" w:color="auto"/>
        <w:right w:val="none" w:sz="0" w:space="0" w:color="auto"/>
      </w:divBdr>
    </w:div>
    <w:div w:id="1753815339">
      <w:marLeft w:val="640"/>
      <w:marRight w:val="0"/>
      <w:marTop w:val="0"/>
      <w:marBottom w:val="0"/>
      <w:divBdr>
        <w:top w:val="none" w:sz="0" w:space="0" w:color="auto"/>
        <w:left w:val="none" w:sz="0" w:space="0" w:color="auto"/>
        <w:bottom w:val="none" w:sz="0" w:space="0" w:color="auto"/>
        <w:right w:val="none" w:sz="0" w:space="0" w:color="auto"/>
      </w:divBdr>
    </w:div>
    <w:div w:id="1753966428">
      <w:marLeft w:val="640"/>
      <w:marRight w:val="0"/>
      <w:marTop w:val="0"/>
      <w:marBottom w:val="0"/>
      <w:divBdr>
        <w:top w:val="none" w:sz="0" w:space="0" w:color="auto"/>
        <w:left w:val="none" w:sz="0" w:space="0" w:color="auto"/>
        <w:bottom w:val="none" w:sz="0" w:space="0" w:color="auto"/>
        <w:right w:val="none" w:sz="0" w:space="0" w:color="auto"/>
      </w:divBdr>
    </w:div>
    <w:div w:id="1753968064">
      <w:marLeft w:val="640"/>
      <w:marRight w:val="0"/>
      <w:marTop w:val="0"/>
      <w:marBottom w:val="0"/>
      <w:divBdr>
        <w:top w:val="none" w:sz="0" w:space="0" w:color="auto"/>
        <w:left w:val="none" w:sz="0" w:space="0" w:color="auto"/>
        <w:bottom w:val="none" w:sz="0" w:space="0" w:color="auto"/>
        <w:right w:val="none" w:sz="0" w:space="0" w:color="auto"/>
      </w:divBdr>
    </w:div>
    <w:div w:id="1754009398">
      <w:marLeft w:val="640"/>
      <w:marRight w:val="0"/>
      <w:marTop w:val="0"/>
      <w:marBottom w:val="0"/>
      <w:divBdr>
        <w:top w:val="none" w:sz="0" w:space="0" w:color="auto"/>
        <w:left w:val="none" w:sz="0" w:space="0" w:color="auto"/>
        <w:bottom w:val="none" w:sz="0" w:space="0" w:color="auto"/>
        <w:right w:val="none" w:sz="0" w:space="0" w:color="auto"/>
      </w:divBdr>
    </w:div>
    <w:div w:id="1754010761">
      <w:marLeft w:val="640"/>
      <w:marRight w:val="0"/>
      <w:marTop w:val="0"/>
      <w:marBottom w:val="0"/>
      <w:divBdr>
        <w:top w:val="none" w:sz="0" w:space="0" w:color="auto"/>
        <w:left w:val="none" w:sz="0" w:space="0" w:color="auto"/>
        <w:bottom w:val="none" w:sz="0" w:space="0" w:color="auto"/>
        <w:right w:val="none" w:sz="0" w:space="0" w:color="auto"/>
      </w:divBdr>
    </w:div>
    <w:div w:id="1754164663">
      <w:marLeft w:val="640"/>
      <w:marRight w:val="0"/>
      <w:marTop w:val="0"/>
      <w:marBottom w:val="0"/>
      <w:divBdr>
        <w:top w:val="none" w:sz="0" w:space="0" w:color="auto"/>
        <w:left w:val="none" w:sz="0" w:space="0" w:color="auto"/>
        <w:bottom w:val="none" w:sz="0" w:space="0" w:color="auto"/>
        <w:right w:val="none" w:sz="0" w:space="0" w:color="auto"/>
      </w:divBdr>
    </w:div>
    <w:div w:id="1754165179">
      <w:marLeft w:val="640"/>
      <w:marRight w:val="0"/>
      <w:marTop w:val="0"/>
      <w:marBottom w:val="0"/>
      <w:divBdr>
        <w:top w:val="none" w:sz="0" w:space="0" w:color="auto"/>
        <w:left w:val="none" w:sz="0" w:space="0" w:color="auto"/>
        <w:bottom w:val="none" w:sz="0" w:space="0" w:color="auto"/>
        <w:right w:val="none" w:sz="0" w:space="0" w:color="auto"/>
      </w:divBdr>
    </w:div>
    <w:div w:id="1754274212">
      <w:marLeft w:val="640"/>
      <w:marRight w:val="0"/>
      <w:marTop w:val="0"/>
      <w:marBottom w:val="0"/>
      <w:divBdr>
        <w:top w:val="none" w:sz="0" w:space="0" w:color="auto"/>
        <w:left w:val="none" w:sz="0" w:space="0" w:color="auto"/>
        <w:bottom w:val="none" w:sz="0" w:space="0" w:color="auto"/>
        <w:right w:val="none" w:sz="0" w:space="0" w:color="auto"/>
      </w:divBdr>
    </w:div>
    <w:div w:id="1754281900">
      <w:marLeft w:val="640"/>
      <w:marRight w:val="0"/>
      <w:marTop w:val="0"/>
      <w:marBottom w:val="0"/>
      <w:divBdr>
        <w:top w:val="none" w:sz="0" w:space="0" w:color="auto"/>
        <w:left w:val="none" w:sz="0" w:space="0" w:color="auto"/>
        <w:bottom w:val="none" w:sz="0" w:space="0" w:color="auto"/>
        <w:right w:val="none" w:sz="0" w:space="0" w:color="auto"/>
      </w:divBdr>
    </w:div>
    <w:div w:id="1754546206">
      <w:marLeft w:val="640"/>
      <w:marRight w:val="0"/>
      <w:marTop w:val="0"/>
      <w:marBottom w:val="0"/>
      <w:divBdr>
        <w:top w:val="none" w:sz="0" w:space="0" w:color="auto"/>
        <w:left w:val="none" w:sz="0" w:space="0" w:color="auto"/>
        <w:bottom w:val="none" w:sz="0" w:space="0" w:color="auto"/>
        <w:right w:val="none" w:sz="0" w:space="0" w:color="auto"/>
      </w:divBdr>
    </w:div>
    <w:div w:id="1754668178">
      <w:marLeft w:val="640"/>
      <w:marRight w:val="0"/>
      <w:marTop w:val="0"/>
      <w:marBottom w:val="0"/>
      <w:divBdr>
        <w:top w:val="none" w:sz="0" w:space="0" w:color="auto"/>
        <w:left w:val="none" w:sz="0" w:space="0" w:color="auto"/>
        <w:bottom w:val="none" w:sz="0" w:space="0" w:color="auto"/>
        <w:right w:val="none" w:sz="0" w:space="0" w:color="auto"/>
      </w:divBdr>
    </w:div>
    <w:div w:id="1754738705">
      <w:marLeft w:val="640"/>
      <w:marRight w:val="0"/>
      <w:marTop w:val="0"/>
      <w:marBottom w:val="0"/>
      <w:divBdr>
        <w:top w:val="none" w:sz="0" w:space="0" w:color="auto"/>
        <w:left w:val="none" w:sz="0" w:space="0" w:color="auto"/>
        <w:bottom w:val="none" w:sz="0" w:space="0" w:color="auto"/>
        <w:right w:val="none" w:sz="0" w:space="0" w:color="auto"/>
      </w:divBdr>
    </w:div>
    <w:div w:id="1754744407">
      <w:marLeft w:val="640"/>
      <w:marRight w:val="0"/>
      <w:marTop w:val="0"/>
      <w:marBottom w:val="0"/>
      <w:divBdr>
        <w:top w:val="none" w:sz="0" w:space="0" w:color="auto"/>
        <w:left w:val="none" w:sz="0" w:space="0" w:color="auto"/>
        <w:bottom w:val="none" w:sz="0" w:space="0" w:color="auto"/>
        <w:right w:val="none" w:sz="0" w:space="0" w:color="auto"/>
      </w:divBdr>
    </w:div>
    <w:div w:id="1754818722">
      <w:marLeft w:val="640"/>
      <w:marRight w:val="0"/>
      <w:marTop w:val="0"/>
      <w:marBottom w:val="0"/>
      <w:divBdr>
        <w:top w:val="none" w:sz="0" w:space="0" w:color="auto"/>
        <w:left w:val="none" w:sz="0" w:space="0" w:color="auto"/>
        <w:bottom w:val="none" w:sz="0" w:space="0" w:color="auto"/>
        <w:right w:val="none" w:sz="0" w:space="0" w:color="auto"/>
      </w:divBdr>
    </w:div>
    <w:div w:id="1754862701">
      <w:marLeft w:val="640"/>
      <w:marRight w:val="0"/>
      <w:marTop w:val="0"/>
      <w:marBottom w:val="0"/>
      <w:divBdr>
        <w:top w:val="none" w:sz="0" w:space="0" w:color="auto"/>
        <w:left w:val="none" w:sz="0" w:space="0" w:color="auto"/>
        <w:bottom w:val="none" w:sz="0" w:space="0" w:color="auto"/>
        <w:right w:val="none" w:sz="0" w:space="0" w:color="auto"/>
      </w:divBdr>
    </w:div>
    <w:div w:id="1754888515">
      <w:marLeft w:val="640"/>
      <w:marRight w:val="0"/>
      <w:marTop w:val="0"/>
      <w:marBottom w:val="0"/>
      <w:divBdr>
        <w:top w:val="none" w:sz="0" w:space="0" w:color="auto"/>
        <w:left w:val="none" w:sz="0" w:space="0" w:color="auto"/>
        <w:bottom w:val="none" w:sz="0" w:space="0" w:color="auto"/>
        <w:right w:val="none" w:sz="0" w:space="0" w:color="auto"/>
      </w:divBdr>
    </w:div>
    <w:div w:id="1754929806">
      <w:marLeft w:val="640"/>
      <w:marRight w:val="0"/>
      <w:marTop w:val="0"/>
      <w:marBottom w:val="0"/>
      <w:divBdr>
        <w:top w:val="none" w:sz="0" w:space="0" w:color="auto"/>
        <w:left w:val="none" w:sz="0" w:space="0" w:color="auto"/>
        <w:bottom w:val="none" w:sz="0" w:space="0" w:color="auto"/>
        <w:right w:val="none" w:sz="0" w:space="0" w:color="auto"/>
      </w:divBdr>
    </w:div>
    <w:div w:id="1754932849">
      <w:marLeft w:val="640"/>
      <w:marRight w:val="0"/>
      <w:marTop w:val="0"/>
      <w:marBottom w:val="0"/>
      <w:divBdr>
        <w:top w:val="none" w:sz="0" w:space="0" w:color="auto"/>
        <w:left w:val="none" w:sz="0" w:space="0" w:color="auto"/>
        <w:bottom w:val="none" w:sz="0" w:space="0" w:color="auto"/>
        <w:right w:val="none" w:sz="0" w:space="0" w:color="auto"/>
      </w:divBdr>
    </w:div>
    <w:div w:id="1755055106">
      <w:marLeft w:val="640"/>
      <w:marRight w:val="0"/>
      <w:marTop w:val="0"/>
      <w:marBottom w:val="0"/>
      <w:divBdr>
        <w:top w:val="none" w:sz="0" w:space="0" w:color="auto"/>
        <w:left w:val="none" w:sz="0" w:space="0" w:color="auto"/>
        <w:bottom w:val="none" w:sz="0" w:space="0" w:color="auto"/>
        <w:right w:val="none" w:sz="0" w:space="0" w:color="auto"/>
      </w:divBdr>
    </w:div>
    <w:div w:id="1755082538">
      <w:marLeft w:val="640"/>
      <w:marRight w:val="0"/>
      <w:marTop w:val="0"/>
      <w:marBottom w:val="0"/>
      <w:divBdr>
        <w:top w:val="none" w:sz="0" w:space="0" w:color="auto"/>
        <w:left w:val="none" w:sz="0" w:space="0" w:color="auto"/>
        <w:bottom w:val="none" w:sz="0" w:space="0" w:color="auto"/>
        <w:right w:val="none" w:sz="0" w:space="0" w:color="auto"/>
      </w:divBdr>
    </w:div>
    <w:div w:id="1755082950">
      <w:marLeft w:val="640"/>
      <w:marRight w:val="0"/>
      <w:marTop w:val="0"/>
      <w:marBottom w:val="0"/>
      <w:divBdr>
        <w:top w:val="none" w:sz="0" w:space="0" w:color="auto"/>
        <w:left w:val="none" w:sz="0" w:space="0" w:color="auto"/>
        <w:bottom w:val="none" w:sz="0" w:space="0" w:color="auto"/>
        <w:right w:val="none" w:sz="0" w:space="0" w:color="auto"/>
      </w:divBdr>
    </w:div>
    <w:div w:id="1755083190">
      <w:marLeft w:val="640"/>
      <w:marRight w:val="0"/>
      <w:marTop w:val="0"/>
      <w:marBottom w:val="0"/>
      <w:divBdr>
        <w:top w:val="none" w:sz="0" w:space="0" w:color="auto"/>
        <w:left w:val="none" w:sz="0" w:space="0" w:color="auto"/>
        <w:bottom w:val="none" w:sz="0" w:space="0" w:color="auto"/>
        <w:right w:val="none" w:sz="0" w:space="0" w:color="auto"/>
      </w:divBdr>
    </w:div>
    <w:div w:id="1755128443">
      <w:marLeft w:val="640"/>
      <w:marRight w:val="0"/>
      <w:marTop w:val="0"/>
      <w:marBottom w:val="0"/>
      <w:divBdr>
        <w:top w:val="none" w:sz="0" w:space="0" w:color="auto"/>
        <w:left w:val="none" w:sz="0" w:space="0" w:color="auto"/>
        <w:bottom w:val="none" w:sz="0" w:space="0" w:color="auto"/>
        <w:right w:val="none" w:sz="0" w:space="0" w:color="auto"/>
      </w:divBdr>
    </w:div>
    <w:div w:id="1755318662">
      <w:marLeft w:val="640"/>
      <w:marRight w:val="0"/>
      <w:marTop w:val="0"/>
      <w:marBottom w:val="0"/>
      <w:divBdr>
        <w:top w:val="none" w:sz="0" w:space="0" w:color="auto"/>
        <w:left w:val="none" w:sz="0" w:space="0" w:color="auto"/>
        <w:bottom w:val="none" w:sz="0" w:space="0" w:color="auto"/>
        <w:right w:val="none" w:sz="0" w:space="0" w:color="auto"/>
      </w:divBdr>
    </w:div>
    <w:div w:id="1755318837">
      <w:marLeft w:val="640"/>
      <w:marRight w:val="0"/>
      <w:marTop w:val="0"/>
      <w:marBottom w:val="0"/>
      <w:divBdr>
        <w:top w:val="none" w:sz="0" w:space="0" w:color="auto"/>
        <w:left w:val="none" w:sz="0" w:space="0" w:color="auto"/>
        <w:bottom w:val="none" w:sz="0" w:space="0" w:color="auto"/>
        <w:right w:val="none" w:sz="0" w:space="0" w:color="auto"/>
      </w:divBdr>
    </w:div>
    <w:div w:id="1755323509">
      <w:marLeft w:val="640"/>
      <w:marRight w:val="0"/>
      <w:marTop w:val="0"/>
      <w:marBottom w:val="0"/>
      <w:divBdr>
        <w:top w:val="none" w:sz="0" w:space="0" w:color="auto"/>
        <w:left w:val="none" w:sz="0" w:space="0" w:color="auto"/>
        <w:bottom w:val="none" w:sz="0" w:space="0" w:color="auto"/>
        <w:right w:val="none" w:sz="0" w:space="0" w:color="auto"/>
      </w:divBdr>
    </w:div>
    <w:div w:id="1755390814">
      <w:marLeft w:val="640"/>
      <w:marRight w:val="0"/>
      <w:marTop w:val="0"/>
      <w:marBottom w:val="0"/>
      <w:divBdr>
        <w:top w:val="none" w:sz="0" w:space="0" w:color="auto"/>
        <w:left w:val="none" w:sz="0" w:space="0" w:color="auto"/>
        <w:bottom w:val="none" w:sz="0" w:space="0" w:color="auto"/>
        <w:right w:val="none" w:sz="0" w:space="0" w:color="auto"/>
      </w:divBdr>
    </w:div>
    <w:div w:id="1755394282">
      <w:marLeft w:val="640"/>
      <w:marRight w:val="0"/>
      <w:marTop w:val="0"/>
      <w:marBottom w:val="0"/>
      <w:divBdr>
        <w:top w:val="none" w:sz="0" w:space="0" w:color="auto"/>
        <w:left w:val="none" w:sz="0" w:space="0" w:color="auto"/>
        <w:bottom w:val="none" w:sz="0" w:space="0" w:color="auto"/>
        <w:right w:val="none" w:sz="0" w:space="0" w:color="auto"/>
      </w:divBdr>
    </w:div>
    <w:div w:id="1755395232">
      <w:marLeft w:val="640"/>
      <w:marRight w:val="0"/>
      <w:marTop w:val="0"/>
      <w:marBottom w:val="0"/>
      <w:divBdr>
        <w:top w:val="none" w:sz="0" w:space="0" w:color="auto"/>
        <w:left w:val="none" w:sz="0" w:space="0" w:color="auto"/>
        <w:bottom w:val="none" w:sz="0" w:space="0" w:color="auto"/>
        <w:right w:val="none" w:sz="0" w:space="0" w:color="auto"/>
      </w:divBdr>
    </w:div>
    <w:div w:id="1755469033">
      <w:marLeft w:val="640"/>
      <w:marRight w:val="0"/>
      <w:marTop w:val="0"/>
      <w:marBottom w:val="0"/>
      <w:divBdr>
        <w:top w:val="none" w:sz="0" w:space="0" w:color="auto"/>
        <w:left w:val="none" w:sz="0" w:space="0" w:color="auto"/>
        <w:bottom w:val="none" w:sz="0" w:space="0" w:color="auto"/>
        <w:right w:val="none" w:sz="0" w:space="0" w:color="auto"/>
      </w:divBdr>
    </w:div>
    <w:div w:id="1755471162">
      <w:marLeft w:val="640"/>
      <w:marRight w:val="0"/>
      <w:marTop w:val="0"/>
      <w:marBottom w:val="0"/>
      <w:divBdr>
        <w:top w:val="none" w:sz="0" w:space="0" w:color="auto"/>
        <w:left w:val="none" w:sz="0" w:space="0" w:color="auto"/>
        <w:bottom w:val="none" w:sz="0" w:space="0" w:color="auto"/>
        <w:right w:val="none" w:sz="0" w:space="0" w:color="auto"/>
      </w:divBdr>
    </w:div>
    <w:div w:id="1755474109">
      <w:marLeft w:val="640"/>
      <w:marRight w:val="0"/>
      <w:marTop w:val="0"/>
      <w:marBottom w:val="0"/>
      <w:divBdr>
        <w:top w:val="none" w:sz="0" w:space="0" w:color="auto"/>
        <w:left w:val="none" w:sz="0" w:space="0" w:color="auto"/>
        <w:bottom w:val="none" w:sz="0" w:space="0" w:color="auto"/>
        <w:right w:val="none" w:sz="0" w:space="0" w:color="auto"/>
      </w:divBdr>
    </w:div>
    <w:div w:id="1755475322">
      <w:marLeft w:val="640"/>
      <w:marRight w:val="0"/>
      <w:marTop w:val="0"/>
      <w:marBottom w:val="0"/>
      <w:divBdr>
        <w:top w:val="none" w:sz="0" w:space="0" w:color="auto"/>
        <w:left w:val="none" w:sz="0" w:space="0" w:color="auto"/>
        <w:bottom w:val="none" w:sz="0" w:space="0" w:color="auto"/>
        <w:right w:val="none" w:sz="0" w:space="0" w:color="auto"/>
      </w:divBdr>
    </w:div>
    <w:div w:id="1755589040">
      <w:marLeft w:val="640"/>
      <w:marRight w:val="0"/>
      <w:marTop w:val="0"/>
      <w:marBottom w:val="0"/>
      <w:divBdr>
        <w:top w:val="none" w:sz="0" w:space="0" w:color="auto"/>
        <w:left w:val="none" w:sz="0" w:space="0" w:color="auto"/>
        <w:bottom w:val="none" w:sz="0" w:space="0" w:color="auto"/>
        <w:right w:val="none" w:sz="0" w:space="0" w:color="auto"/>
      </w:divBdr>
    </w:div>
    <w:div w:id="1755666660">
      <w:marLeft w:val="640"/>
      <w:marRight w:val="0"/>
      <w:marTop w:val="0"/>
      <w:marBottom w:val="0"/>
      <w:divBdr>
        <w:top w:val="none" w:sz="0" w:space="0" w:color="auto"/>
        <w:left w:val="none" w:sz="0" w:space="0" w:color="auto"/>
        <w:bottom w:val="none" w:sz="0" w:space="0" w:color="auto"/>
        <w:right w:val="none" w:sz="0" w:space="0" w:color="auto"/>
      </w:divBdr>
    </w:div>
    <w:div w:id="1755737587">
      <w:marLeft w:val="640"/>
      <w:marRight w:val="0"/>
      <w:marTop w:val="0"/>
      <w:marBottom w:val="0"/>
      <w:divBdr>
        <w:top w:val="none" w:sz="0" w:space="0" w:color="auto"/>
        <w:left w:val="none" w:sz="0" w:space="0" w:color="auto"/>
        <w:bottom w:val="none" w:sz="0" w:space="0" w:color="auto"/>
        <w:right w:val="none" w:sz="0" w:space="0" w:color="auto"/>
      </w:divBdr>
    </w:div>
    <w:div w:id="1755739231">
      <w:marLeft w:val="640"/>
      <w:marRight w:val="0"/>
      <w:marTop w:val="0"/>
      <w:marBottom w:val="0"/>
      <w:divBdr>
        <w:top w:val="none" w:sz="0" w:space="0" w:color="auto"/>
        <w:left w:val="none" w:sz="0" w:space="0" w:color="auto"/>
        <w:bottom w:val="none" w:sz="0" w:space="0" w:color="auto"/>
        <w:right w:val="none" w:sz="0" w:space="0" w:color="auto"/>
      </w:divBdr>
    </w:div>
    <w:div w:id="1755781073">
      <w:marLeft w:val="640"/>
      <w:marRight w:val="0"/>
      <w:marTop w:val="0"/>
      <w:marBottom w:val="0"/>
      <w:divBdr>
        <w:top w:val="none" w:sz="0" w:space="0" w:color="auto"/>
        <w:left w:val="none" w:sz="0" w:space="0" w:color="auto"/>
        <w:bottom w:val="none" w:sz="0" w:space="0" w:color="auto"/>
        <w:right w:val="none" w:sz="0" w:space="0" w:color="auto"/>
      </w:divBdr>
    </w:div>
    <w:div w:id="1755854000">
      <w:marLeft w:val="640"/>
      <w:marRight w:val="0"/>
      <w:marTop w:val="0"/>
      <w:marBottom w:val="0"/>
      <w:divBdr>
        <w:top w:val="none" w:sz="0" w:space="0" w:color="auto"/>
        <w:left w:val="none" w:sz="0" w:space="0" w:color="auto"/>
        <w:bottom w:val="none" w:sz="0" w:space="0" w:color="auto"/>
        <w:right w:val="none" w:sz="0" w:space="0" w:color="auto"/>
      </w:divBdr>
    </w:div>
    <w:div w:id="1755932889">
      <w:marLeft w:val="640"/>
      <w:marRight w:val="0"/>
      <w:marTop w:val="0"/>
      <w:marBottom w:val="0"/>
      <w:divBdr>
        <w:top w:val="none" w:sz="0" w:space="0" w:color="auto"/>
        <w:left w:val="none" w:sz="0" w:space="0" w:color="auto"/>
        <w:bottom w:val="none" w:sz="0" w:space="0" w:color="auto"/>
        <w:right w:val="none" w:sz="0" w:space="0" w:color="auto"/>
      </w:divBdr>
    </w:div>
    <w:div w:id="1756054727">
      <w:marLeft w:val="640"/>
      <w:marRight w:val="0"/>
      <w:marTop w:val="0"/>
      <w:marBottom w:val="0"/>
      <w:divBdr>
        <w:top w:val="none" w:sz="0" w:space="0" w:color="auto"/>
        <w:left w:val="none" w:sz="0" w:space="0" w:color="auto"/>
        <w:bottom w:val="none" w:sz="0" w:space="0" w:color="auto"/>
        <w:right w:val="none" w:sz="0" w:space="0" w:color="auto"/>
      </w:divBdr>
    </w:div>
    <w:div w:id="1756171489">
      <w:marLeft w:val="640"/>
      <w:marRight w:val="0"/>
      <w:marTop w:val="0"/>
      <w:marBottom w:val="0"/>
      <w:divBdr>
        <w:top w:val="none" w:sz="0" w:space="0" w:color="auto"/>
        <w:left w:val="none" w:sz="0" w:space="0" w:color="auto"/>
        <w:bottom w:val="none" w:sz="0" w:space="0" w:color="auto"/>
        <w:right w:val="none" w:sz="0" w:space="0" w:color="auto"/>
      </w:divBdr>
    </w:div>
    <w:div w:id="1756247455">
      <w:marLeft w:val="640"/>
      <w:marRight w:val="0"/>
      <w:marTop w:val="0"/>
      <w:marBottom w:val="0"/>
      <w:divBdr>
        <w:top w:val="none" w:sz="0" w:space="0" w:color="auto"/>
        <w:left w:val="none" w:sz="0" w:space="0" w:color="auto"/>
        <w:bottom w:val="none" w:sz="0" w:space="0" w:color="auto"/>
        <w:right w:val="none" w:sz="0" w:space="0" w:color="auto"/>
      </w:divBdr>
    </w:div>
    <w:div w:id="1756318035">
      <w:marLeft w:val="640"/>
      <w:marRight w:val="0"/>
      <w:marTop w:val="0"/>
      <w:marBottom w:val="0"/>
      <w:divBdr>
        <w:top w:val="none" w:sz="0" w:space="0" w:color="auto"/>
        <w:left w:val="none" w:sz="0" w:space="0" w:color="auto"/>
        <w:bottom w:val="none" w:sz="0" w:space="0" w:color="auto"/>
        <w:right w:val="none" w:sz="0" w:space="0" w:color="auto"/>
      </w:divBdr>
    </w:div>
    <w:div w:id="1756395842">
      <w:marLeft w:val="640"/>
      <w:marRight w:val="0"/>
      <w:marTop w:val="0"/>
      <w:marBottom w:val="0"/>
      <w:divBdr>
        <w:top w:val="none" w:sz="0" w:space="0" w:color="auto"/>
        <w:left w:val="none" w:sz="0" w:space="0" w:color="auto"/>
        <w:bottom w:val="none" w:sz="0" w:space="0" w:color="auto"/>
        <w:right w:val="none" w:sz="0" w:space="0" w:color="auto"/>
      </w:divBdr>
    </w:div>
    <w:div w:id="1756434044">
      <w:marLeft w:val="640"/>
      <w:marRight w:val="0"/>
      <w:marTop w:val="0"/>
      <w:marBottom w:val="0"/>
      <w:divBdr>
        <w:top w:val="none" w:sz="0" w:space="0" w:color="auto"/>
        <w:left w:val="none" w:sz="0" w:space="0" w:color="auto"/>
        <w:bottom w:val="none" w:sz="0" w:space="0" w:color="auto"/>
        <w:right w:val="none" w:sz="0" w:space="0" w:color="auto"/>
      </w:divBdr>
    </w:div>
    <w:div w:id="1756438013">
      <w:marLeft w:val="640"/>
      <w:marRight w:val="0"/>
      <w:marTop w:val="0"/>
      <w:marBottom w:val="0"/>
      <w:divBdr>
        <w:top w:val="none" w:sz="0" w:space="0" w:color="auto"/>
        <w:left w:val="none" w:sz="0" w:space="0" w:color="auto"/>
        <w:bottom w:val="none" w:sz="0" w:space="0" w:color="auto"/>
        <w:right w:val="none" w:sz="0" w:space="0" w:color="auto"/>
      </w:divBdr>
    </w:div>
    <w:div w:id="1756438731">
      <w:marLeft w:val="640"/>
      <w:marRight w:val="0"/>
      <w:marTop w:val="0"/>
      <w:marBottom w:val="0"/>
      <w:divBdr>
        <w:top w:val="none" w:sz="0" w:space="0" w:color="auto"/>
        <w:left w:val="none" w:sz="0" w:space="0" w:color="auto"/>
        <w:bottom w:val="none" w:sz="0" w:space="0" w:color="auto"/>
        <w:right w:val="none" w:sz="0" w:space="0" w:color="auto"/>
      </w:divBdr>
    </w:div>
    <w:div w:id="1756508603">
      <w:marLeft w:val="640"/>
      <w:marRight w:val="0"/>
      <w:marTop w:val="0"/>
      <w:marBottom w:val="0"/>
      <w:divBdr>
        <w:top w:val="none" w:sz="0" w:space="0" w:color="auto"/>
        <w:left w:val="none" w:sz="0" w:space="0" w:color="auto"/>
        <w:bottom w:val="none" w:sz="0" w:space="0" w:color="auto"/>
        <w:right w:val="none" w:sz="0" w:space="0" w:color="auto"/>
      </w:divBdr>
    </w:div>
    <w:div w:id="1756592067">
      <w:marLeft w:val="640"/>
      <w:marRight w:val="0"/>
      <w:marTop w:val="0"/>
      <w:marBottom w:val="0"/>
      <w:divBdr>
        <w:top w:val="none" w:sz="0" w:space="0" w:color="auto"/>
        <w:left w:val="none" w:sz="0" w:space="0" w:color="auto"/>
        <w:bottom w:val="none" w:sz="0" w:space="0" w:color="auto"/>
        <w:right w:val="none" w:sz="0" w:space="0" w:color="auto"/>
      </w:divBdr>
    </w:div>
    <w:div w:id="1756627757">
      <w:marLeft w:val="640"/>
      <w:marRight w:val="0"/>
      <w:marTop w:val="0"/>
      <w:marBottom w:val="0"/>
      <w:divBdr>
        <w:top w:val="none" w:sz="0" w:space="0" w:color="auto"/>
        <w:left w:val="none" w:sz="0" w:space="0" w:color="auto"/>
        <w:bottom w:val="none" w:sz="0" w:space="0" w:color="auto"/>
        <w:right w:val="none" w:sz="0" w:space="0" w:color="auto"/>
      </w:divBdr>
      <w:divsChild>
        <w:div w:id="8606841">
          <w:marLeft w:val="640"/>
          <w:marRight w:val="0"/>
          <w:marTop w:val="0"/>
          <w:marBottom w:val="0"/>
          <w:divBdr>
            <w:top w:val="none" w:sz="0" w:space="0" w:color="auto"/>
            <w:left w:val="none" w:sz="0" w:space="0" w:color="auto"/>
            <w:bottom w:val="none" w:sz="0" w:space="0" w:color="auto"/>
            <w:right w:val="none" w:sz="0" w:space="0" w:color="auto"/>
          </w:divBdr>
        </w:div>
        <w:div w:id="8988421">
          <w:marLeft w:val="480"/>
          <w:marRight w:val="0"/>
          <w:marTop w:val="0"/>
          <w:marBottom w:val="0"/>
          <w:divBdr>
            <w:top w:val="none" w:sz="0" w:space="0" w:color="auto"/>
            <w:left w:val="none" w:sz="0" w:space="0" w:color="auto"/>
            <w:bottom w:val="none" w:sz="0" w:space="0" w:color="auto"/>
            <w:right w:val="none" w:sz="0" w:space="0" w:color="auto"/>
          </w:divBdr>
        </w:div>
        <w:div w:id="10646201">
          <w:marLeft w:val="640"/>
          <w:marRight w:val="0"/>
          <w:marTop w:val="0"/>
          <w:marBottom w:val="0"/>
          <w:divBdr>
            <w:top w:val="none" w:sz="0" w:space="0" w:color="auto"/>
            <w:left w:val="none" w:sz="0" w:space="0" w:color="auto"/>
            <w:bottom w:val="none" w:sz="0" w:space="0" w:color="auto"/>
            <w:right w:val="none" w:sz="0" w:space="0" w:color="auto"/>
          </w:divBdr>
        </w:div>
        <w:div w:id="15664464">
          <w:marLeft w:val="480"/>
          <w:marRight w:val="0"/>
          <w:marTop w:val="0"/>
          <w:marBottom w:val="0"/>
          <w:divBdr>
            <w:top w:val="none" w:sz="0" w:space="0" w:color="auto"/>
            <w:left w:val="none" w:sz="0" w:space="0" w:color="auto"/>
            <w:bottom w:val="none" w:sz="0" w:space="0" w:color="auto"/>
            <w:right w:val="none" w:sz="0" w:space="0" w:color="auto"/>
          </w:divBdr>
        </w:div>
        <w:div w:id="17631865">
          <w:marLeft w:val="640"/>
          <w:marRight w:val="0"/>
          <w:marTop w:val="0"/>
          <w:marBottom w:val="0"/>
          <w:divBdr>
            <w:top w:val="none" w:sz="0" w:space="0" w:color="auto"/>
            <w:left w:val="none" w:sz="0" w:space="0" w:color="auto"/>
            <w:bottom w:val="none" w:sz="0" w:space="0" w:color="auto"/>
            <w:right w:val="none" w:sz="0" w:space="0" w:color="auto"/>
          </w:divBdr>
        </w:div>
        <w:div w:id="22479886">
          <w:marLeft w:val="0"/>
          <w:marRight w:val="0"/>
          <w:marTop w:val="0"/>
          <w:marBottom w:val="0"/>
          <w:divBdr>
            <w:top w:val="none" w:sz="0" w:space="0" w:color="auto"/>
            <w:left w:val="none" w:sz="0" w:space="0" w:color="auto"/>
            <w:bottom w:val="none" w:sz="0" w:space="0" w:color="auto"/>
            <w:right w:val="none" w:sz="0" w:space="0" w:color="auto"/>
          </w:divBdr>
        </w:div>
        <w:div w:id="29687979">
          <w:marLeft w:val="480"/>
          <w:marRight w:val="0"/>
          <w:marTop w:val="0"/>
          <w:marBottom w:val="0"/>
          <w:divBdr>
            <w:top w:val="none" w:sz="0" w:space="0" w:color="auto"/>
            <w:left w:val="none" w:sz="0" w:space="0" w:color="auto"/>
            <w:bottom w:val="none" w:sz="0" w:space="0" w:color="auto"/>
            <w:right w:val="none" w:sz="0" w:space="0" w:color="auto"/>
          </w:divBdr>
        </w:div>
        <w:div w:id="30344699">
          <w:marLeft w:val="480"/>
          <w:marRight w:val="0"/>
          <w:marTop w:val="0"/>
          <w:marBottom w:val="0"/>
          <w:divBdr>
            <w:top w:val="none" w:sz="0" w:space="0" w:color="auto"/>
            <w:left w:val="none" w:sz="0" w:space="0" w:color="auto"/>
            <w:bottom w:val="none" w:sz="0" w:space="0" w:color="auto"/>
            <w:right w:val="none" w:sz="0" w:space="0" w:color="auto"/>
          </w:divBdr>
        </w:div>
        <w:div w:id="33358812">
          <w:marLeft w:val="640"/>
          <w:marRight w:val="0"/>
          <w:marTop w:val="0"/>
          <w:marBottom w:val="0"/>
          <w:divBdr>
            <w:top w:val="none" w:sz="0" w:space="0" w:color="auto"/>
            <w:left w:val="none" w:sz="0" w:space="0" w:color="auto"/>
            <w:bottom w:val="none" w:sz="0" w:space="0" w:color="auto"/>
            <w:right w:val="none" w:sz="0" w:space="0" w:color="auto"/>
          </w:divBdr>
        </w:div>
        <w:div w:id="35011543">
          <w:marLeft w:val="640"/>
          <w:marRight w:val="0"/>
          <w:marTop w:val="0"/>
          <w:marBottom w:val="0"/>
          <w:divBdr>
            <w:top w:val="none" w:sz="0" w:space="0" w:color="auto"/>
            <w:left w:val="none" w:sz="0" w:space="0" w:color="auto"/>
            <w:bottom w:val="none" w:sz="0" w:space="0" w:color="auto"/>
            <w:right w:val="none" w:sz="0" w:space="0" w:color="auto"/>
          </w:divBdr>
        </w:div>
        <w:div w:id="35740254">
          <w:marLeft w:val="640"/>
          <w:marRight w:val="0"/>
          <w:marTop w:val="0"/>
          <w:marBottom w:val="0"/>
          <w:divBdr>
            <w:top w:val="none" w:sz="0" w:space="0" w:color="auto"/>
            <w:left w:val="none" w:sz="0" w:space="0" w:color="auto"/>
            <w:bottom w:val="none" w:sz="0" w:space="0" w:color="auto"/>
            <w:right w:val="none" w:sz="0" w:space="0" w:color="auto"/>
          </w:divBdr>
        </w:div>
        <w:div w:id="40829570">
          <w:marLeft w:val="480"/>
          <w:marRight w:val="0"/>
          <w:marTop w:val="0"/>
          <w:marBottom w:val="0"/>
          <w:divBdr>
            <w:top w:val="none" w:sz="0" w:space="0" w:color="auto"/>
            <w:left w:val="none" w:sz="0" w:space="0" w:color="auto"/>
            <w:bottom w:val="none" w:sz="0" w:space="0" w:color="auto"/>
            <w:right w:val="none" w:sz="0" w:space="0" w:color="auto"/>
          </w:divBdr>
        </w:div>
        <w:div w:id="43524616">
          <w:marLeft w:val="640"/>
          <w:marRight w:val="0"/>
          <w:marTop w:val="0"/>
          <w:marBottom w:val="0"/>
          <w:divBdr>
            <w:top w:val="none" w:sz="0" w:space="0" w:color="auto"/>
            <w:left w:val="none" w:sz="0" w:space="0" w:color="auto"/>
            <w:bottom w:val="none" w:sz="0" w:space="0" w:color="auto"/>
            <w:right w:val="none" w:sz="0" w:space="0" w:color="auto"/>
          </w:divBdr>
        </w:div>
        <w:div w:id="47264490">
          <w:marLeft w:val="640"/>
          <w:marRight w:val="0"/>
          <w:marTop w:val="0"/>
          <w:marBottom w:val="0"/>
          <w:divBdr>
            <w:top w:val="none" w:sz="0" w:space="0" w:color="auto"/>
            <w:left w:val="none" w:sz="0" w:space="0" w:color="auto"/>
            <w:bottom w:val="none" w:sz="0" w:space="0" w:color="auto"/>
            <w:right w:val="none" w:sz="0" w:space="0" w:color="auto"/>
          </w:divBdr>
        </w:div>
        <w:div w:id="47267170">
          <w:marLeft w:val="0"/>
          <w:marRight w:val="0"/>
          <w:marTop w:val="0"/>
          <w:marBottom w:val="0"/>
          <w:divBdr>
            <w:top w:val="none" w:sz="0" w:space="0" w:color="auto"/>
            <w:left w:val="none" w:sz="0" w:space="0" w:color="auto"/>
            <w:bottom w:val="none" w:sz="0" w:space="0" w:color="auto"/>
            <w:right w:val="none" w:sz="0" w:space="0" w:color="auto"/>
          </w:divBdr>
        </w:div>
        <w:div w:id="49039369">
          <w:marLeft w:val="480"/>
          <w:marRight w:val="0"/>
          <w:marTop w:val="0"/>
          <w:marBottom w:val="0"/>
          <w:divBdr>
            <w:top w:val="none" w:sz="0" w:space="0" w:color="auto"/>
            <w:left w:val="none" w:sz="0" w:space="0" w:color="auto"/>
            <w:bottom w:val="none" w:sz="0" w:space="0" w:color="auto"/>
            <w:right w:val="none" w:sz="0" w:space="0" w:color="auto"/>
          </w:divBdr>
        </w:div>
        <w:div w:id="52047656">
          <w:marLeft w:val="0"/>
          <w:marRight w:val="0"/>
          <w:marTop w:val="0"/>
          <w:marBottom w:val="0"/>
          <w:divBdr>
            <w:top w:val="none" w:sz="0" w:space="0" w:color="auto"/>
            <w:left w:val="none" w:sz="0" w:space="0" w:color="auto"/>
            <w:bottom w:val="none" w:sz="0" w:space="0" w:color="auto"/>
            <w:right w:val="none" w:sz="0" w:space="0" w:color="auto"/>
          </w:divBdr>
        </w:div>
        <w:div w:id="54210631">
          <w:marLeft w:val="640"/>
          <w:marRight w:val="0"/>
          <w:marTop w:val="0"/>
          <w:marBottom w:val="0"/>
          <w:divBdr>
            <w:top w:val="none" w:sz="0" w:space="0" w:color="auto"/>
            <w:left w:val="none" w:sz="0" w:space="0" w:color="auto"/>
            <w:bottom w:val="none" w:sz="0" w:space="0" w:color="auto"/>
            <w:right w:val="none" w:sz="0" w:space="0" w:color="auto"/>
          </w:divBdr>
        </w:div>
        <w:div w:id="55595546">
          <w:marLeft w:val="480"/>
          <w:marRight w:val="0"/>
          <w:marTop w:val="0"/>
          <w:marBottom w:val="0"/>
          <w:divBdr>
            <w:top w:val="none" w:sz="0" w:space="0" w:color="auto"/>
            <w:left w:val="none" w:sz="0" w:space="0" w:color="auto"/>
            <w:bottom w:val="none" w:sz="0" w:space="0" w:color="auto"/>
            <w:right w:val="none" w:sz="0" w:space="0" w:color="auto"/>
          </w:divBdr>
        </w:div>
        <w:div w:id="59793785">
          <w:marLeft w:val="640"/>
          <w:marRight w:val="0"/>
          <w:marTop w:val="0"/>
          <w:marBottom w:val="0"/>
          <w:divBdr>
            <w:top w:val="none" w:sz="0" w:space="0" w:color="auto"/>
            <w:left w:val="none" w:sz="0" w:space="0" w:color="auto"/>
            <w:bottom w:val="none" w:sz="0" w:space="0" w:color="auto"/>
            <w:right w:val="none" w:sz="0" w:space="0" w:color="auto"/>
          </w:divBdr>
        </w:div>
        <w:div w:id="60180079">
          <w:marLeft w:val="640"/>
          <w:marRight w:val="0"/>
          <w:marTop w:val="0"/>
          <w:marBottom w:val="0"/>
          <w:divBdr>
            <w:top w:val="none" w:sz="0" w:space="0" w:color="auto"/>
            <w:left w:val="none" w:sz="0" w:space="0" w:color="auto"/>
            <w:bottom w:val="none" w:sz="0" w:space="0" w:color="auto"/>
            <w:right w:val="none" w:sz="0" w:space="0" w:color="auto"/>
          </w:divBdr>
        </w:div>
        <w:div w:id="61492103">
          <w:marLeft w:val="480"/>
          <w:marRight w:val="0"/>
          <w:marTop w:val="0"/>
          <w:marBottom w:val="0"/>
          <w:divBdr>
            <w:top w:val="none" w:sz="0" w:space="0" w:color="auto"/>
            <w:left w:val="none" w:sz="0" w:space="0" w:color="auto"/>
            <w:bottom w:val="none" w:sz="0" w:space="0" w:color="auto"/>
            <w:right w:val="none" w:sz="0" w:space="0" w:color="auto"/>
          </w:divBdr>
        </w:div>
        <w:div w:id="61801055">
          <w:marLeft w:val="480"/>
          <w:marRight w:val="0"/>
          <w:marTop w:val="0"/>
          <w:marBottom w:val="0"/>
          <w:divBdr>
            <w:top w:val="none" w:sz="0" w:space="0" w:color="auto"/>
            <w:left w:val="none" w:sz="0" w:space="0" w:color="auto"/>
            <w:bottom w:val="none" w:sz="0" w:space="0" w:color="auto"/>
            <w:right w:val="none" w:sz="0" w:space="0" w:color="auto"/>
          </w:divBdr>
        </w:div>
        <w:div w:id="65491754">
          <w:marLeft w:val="640"/>
          <w:marRight w:val="0"/>
          <w:marTop w:val="0"/>
          <w:marBottom w:val="0"/>
          <w:divBdr>
            <w:top w:val="none" w:sz="0" w:space="0" w:color="auto"/>
            <w:left w:val="none" w:sz="0" w:space="0" w:color="auto"/>
            <w:bottom w:val="none" w:sz="0" w:space="0" w:color="auto"/>
            <w:right w:val="none" w:sz="0" w:space="0" w:color="auto"/>
          </w:divBdr>
        </w:div>
        <w:div w:id="65760654">
          <w:marLeft w:val="640"/>
          <w:marRight w:val="0"/>
          <w:marTop w:val="0"/>
          <w:marBottom w:val="0"/>
          <w:divBdr>
            <w:top w:val="none" w:sz="0" w:space="0" w:color="auto"/>
            <w:left w:val="none" w:sz="0" w:space="0" w:color="auto"/>
            <w:bottom w:val="none" w:sz="0" w:space="0" w:color="auto"/>
            <w:right w:val="none" w:sz="0" w:space="0" w:color="auto"/>
          </w:divBdr>
        </w:div>
        <w:div w:id="66658842">
          <w:marLeft w:val="640"/>
          <w:marRight w:val="0"/>
          <w:marTop w:val="0"/>
          <w:marBottom w:val="0"/>
          <w:divBdr>
            <w:top w:val="none" w:sz="0" w:space="0" w:color="auto"/>
            <w:left w:val="none" w:sz="0" w:space="0" w:color="auto"/>
            <w:bottom w:val="none" w:sz="0" w:space="0" w:color="auto"/>
            <w:right w:val="none" w:sz="0" w:space="0" w:color="auto"/>
          </w:divBdr>
        </w:div>
        <w:div w:id="70322134">
          <w:marLeft w:val="0"/>
          <w:marRight w:val="0"/>
          <w:marTop w:val="0"/>
          <w:marBottom w:val="0"/>
          <w:divBdr>
            <w:top w:val="none" w:sz="0" w:space="0" w:color="auto"/>
            <w:left w:val="none" w:sz="0" w:space="0" w:color="auto"/>
            <w:bottom w:val="none" w:sz="0" w:space="0" w:color="auto"/>
            <w:right w:val="none" w:sz="0" w:space="0" w:color="auto"/>
          </w:divBdr>
        </w:div>
        <w:div w:id="74741041">
          <w:marLeft w:val="0"/>
          <w:marRight w:val="0"/>
          <w:marTop w:val="0"/>
          <w:marBottom w:val="0"/>
          <w:divBdr>
            <w:top w:val="none" w:sz="0" w:space="0" w:color="auto"/>
            <w:left w:val="none" w:sz="0" w:space="0" w:color="auto"/>
            <w:bottom w:val="none" w:sz="0" w:space="0" w:color="auto"/>
            <w:right w:val="none" w:sz="0" w:space="0" w:color="auto"/>
          </w:divBdr>
        </w:div>
        <w:div w:id="77598409">
          <w:marLeft w:val="640"/>
          <w:marRight w:val="0"/>
          <w:marTop w:val="0"/>
          <w:marBottom w:val="0"/>
          <w:divBdr>
            <w:top w:val="none" w:sz="0" w:space="0" w:color="auto"/>
            <w:left w:val="none" w:sz="0" w:space="0" w:color="auto"/>
            <w:bottom w:val="none" w:sz="0" w:space="0" w:color="auto"/>
            <w:right w:val="none" w:sz="0" w:space="0" w:color="auto"/>
          </w:divBdr>
        </w:div>
        <w:div w:id="78210607">
          <w:marLeft w:val="640"/>
          <w:marRight w:val="0"/>
          <w:marTop w:val="0"/>
          <w:marBottom w:val="0"/>
          <w:divBdr>
            <w:top w:val="none" w:sz="0" w:space="0" w:color="auto"/>
            <w:left w:val="none" w:sz="0" w:space="0" w:color="auto"/>
            <w:bottom w:val="none" w:sz="0" w:space="0" w:color="auto"/>
            <w:right w:val="none" w:sz="0" w:space="0" w:color="auto"/>
          </w:divBdr>
        </w:div>
        <w:div w:id="78452973">
          <w:marLeft w:val="0"/>
          <w:marRight w:val="0"/>
          <w:marTop w:val="0"/>
          <w:marBottom w:val="0"/>
          <w:divBdr>
            <w:top w:val="none" w:sz="0" w:space="0" w:color="auto"/>
            <w:left w:val="none" w:sz="0" w:space="0" w:color="auto"/>
            <w:bottom w:val="none" w:sz="0" w:space="0" w:color="auto"/>
            <w:right w:val="none" w:sz="0" w:space="0" w:color="auto"/>
          </w:divBdr>
        </w:div>
        <w:div w:id="80030798">
          <w:marLeft w:val="640"/>
          <w:marRight w:val="0"/>
          <w:marTop w:val="0"/>
          <w:marBottom w:val="0"/>
          <w:divBdr>
            <w:top w:val="none" w:sz="0" w:space="0" w:color="auto"/>
            <w:left w:val="none" w:sz="0" w:space="0" w:color="auto"/>
            <w:bottom w:val="none" w:sz="0" w:space="0" w:color="auto"/>
            <w:right w:val="none" w:sz="0" w:space="0" w:color="auto"/>
          </w:divBdr>
        </w:div>
        <w:div w:id="80031105">
          <w:marLeft w:val="640"/>
          <w:marRight w:val="0"/>
          <w:marTop w:val="0"/>
          <w:marBottom w:val="0"/>
          <w:divBdr>
            <w:top w:val="none" w:sz="0" w:space="0" w:color="auto"/>
            <w:left w:val="none" w:sz="0" w:space="0" w:color="auto"/>
            <w:bottom w:val="none" w:sz="0" w:space="0" w:color="auto"/>
            <w:right w:val="none" w:sz="0" w:space="0" w:color="auto"/>
          </w:divBdr>
        </w:div>
        <w:div w:id="82727519">
          <w:marLeft w:val="480"/>
          <w:marRight w:val="0"/>
          <w:marTop w:val="0"/>
          <w:marBottom w:val="0"/>
          <w:divBdr>
            <w:top w:val="none" w:sz="0" w:space="0" w:color="auto"/>
            <w:left w:val="none" w:sz="0" w:space="0" w:color="auto"/>
            <w:bottom w:val="none" w:sz="0" w:space="0" w:color="auto"/>
            <w:right w:val="none" w:sz="0" w:space="0" w:color="auto"/>
          </w:divBdr>
        </w:div>
        <w:div w:id="91630962">
          <w:marLeft w:val="480"/>
          <w:marRight w:val="0"/>
          <w:marTop w:val="0"/>
          <w:marBottom w:val="0"/>
          <w:divBdr>
            <w:top w:val="none" w:sz="0" w:space="0" w:color="auto"/>
            <w:left w:val="none" w:sz="0" w:space="0" w:color="auto"/>
            <w:bottom w:val="none" w:sz="0" w:space="0" w:color="auto"/>
            <w:right w:val="none" w:sz="0" w:space="0" w:color="auto"/>
          </w:divBdr>
        </w:div>
        <w:div w:id="93091355">
          <w:marLeft w:val="480"/>
          <w:marRight w:val="0"/>
          <w:marTop w:val="0"/>
          <w:marBottom w:val="0"/>
          <w:divBdr>
            <w:top w:val="none" w:sz="0" w:space="0" w:color="auto"/>
            <w:left w:val="none" w:sz="0" w:space="0" w:color="auto"/>
            <w:bottom w:val="none" w:sz="0" w:space="0" w:color="auto"/>
            <w:right w:val="none" w:sz="0" w:space="0" w:color="auto"/>
          </w:divBdr>
        </w:div>
        <w:div w:id="96797260">
          <w:marLeft w:val="640"/>
          <w:marRight w:val="0"/>
          <w:marTop w:val="0"/>
          <w:marBottom w:val="0"/>
          <w:divBdr>
            <w:top w:val="none" w:sz="0" w:space="0" w:color="auto"/>
            <w:left w:val="none" w:sz="0" w:space="0" w:color="auto"/>
            <w:bottom w:val="none" w:sz="0" w:space="0" w:color="auto"/>
            <w:right w:val="none" w:sz="0" w:space="0" w:color="auto"/>
          </w:divBdr>
        </w:div>
        <w:div w:id="97257625">
          <w:marLeft w:val="640"/>
          <w:marRight w:val="0"/>
          <w:marTop w:val="0"/>
          <w:marBottom w:val="0"/>
          <w:divBdr>
            <w:top w:val="none" w:sz="0" w:space="0" w:color="auto"/>
            <w:left w:val="none" w:sz="0" w:space="0" w:color="auto"/>
            <w:bottom w:val="none" w:sz="0" w:space="0" w:color="auto"/>
            <w:right w:val="none" w:sz="0" w:space="0" w:color="auto"/>
          </w:divBdr>
        </w:div>
        <w:div w:id="98182556">
          <w:marLeft w:val="0"/>
          <w:marRight w:val="0"/>
          <w:marTop w:val="0"/>
          <w:marBottom w:val="0"/>
          <w:divBdr>
            <w:top w:val="none" w:sz="0" w:space="0" w:color="auto"/>
            <w:left w:val="none" w:sz="0" w:space="0" w:color="auto"/>
            <w:bottom w:val="none" w:sz="0" w:space="0" w:color="auto"/>
            <w:right w:val="none" w:sz="0" w:space="0" w:color="auto"/>
          </w:divBdr>
        </w:div>
        <w:div w:id="101656308">
          <w:marLeft w:val="640"/>
          <w:marRight w:val="0"/>
          <w:marTop w:val="0"/>
          <w:marBottom w:val="0"/>
          <w:divBdr>
            <w:top w:val="none" w:sz="0" w:space="0" w:color="auto"/>
            <w:left w:val="none" w:sz="0" w:space="0" w:color="auto"/>
            <w:bottom w:val="none" w:sz="0" w:space="0" w:color="auto"/>
            <w:right w:val="none" w:sz="0" w:space="0" w:color="auto"/>
          </w:divBdr>
        </w:div>
        <w:div w:id="101843001">
          <w:marLeft w:val="640"/>
          <w:marRight w:val="0"/>
          <w:marTop w:val="0"/>
          <w:marBottom w:val="0"/>
          <w:divBdr>
            <w:top w:val="none" w:sz="0" w:space="0" w:color="auto"/>
            <w:left w:val="none" w:sz="0" w:space="0" w:color="auto"/>
            <w:bottom w:val="none" w:sz="0" w:space="0" w:color="auto"/>
            <w:right w:val="none" w:sz="0" w:space="0" w:color="auto"/>
          </w:divBdr>
        </w:div>
        <w:div w:id="102576522">
          <w:marLeft w:val="480"/>
          <w:marRight w:val="0"/>
          <w:marTop w:val="0"/>
          <w:marBottom w:val="0"/>
          <w:divBdr>
            <w:top w:val="none" w:sz="0" w:space="0" w:color="auto"/>
            <w:left w:val="none" w:sz="0" w:space="0" w:color="auto"/>
            <w:bottom w:val="none" w:sz="0" w:space="0" w:color="auto"/>
            <w:right w:val="none" w:sz="0" w:space="0" w:color="auto"/>
          </w:divBdr>
        </w:div>
        <w:div w:id="108666382">
          <w:marLeft w:val="480"/>
          <w:marRight w:val="0"/>
          <w:marTop w:val="0"/>
          <w:marBottom w:val="0"/>
          <w:divBdr>
            <w:top w:val="none" w:sz="0" w:space="0" w:color="auto"/>
            <w:left w:val="none" w:sz="0" w:space="0" w:color="auto"/>
            <w:bottom w:val="none" w:sz="0" w:space="0" w:color="auto"/>
            <w:right w:val="none" w:sz="0" w:space="0" w:color="auto"/>
          </w:divBdr>
        </w:div>
        <w:div w:id="120535063">
          <w:marLeft w:val="640"/>
          <w:marRight w:val="0"/>
          <w:marTop w:val="0"/>
          <w:marBottom w:val="0"/>
          <w:divBdr>
            <w:top w:val="none" w:sz="0" w:space="0" w:color="auto"/>
            <w:left w:val="none" w:sz="0" w:space="0" w:color="auto"/>
            <w:bottom w:val="none" w:sz="0" w:space="0" w:color="auto"/>
            <w:right w:val="none" w:sz="0" w:space="0" w:color="auto"/>
          </w:divBdr>
        </w:div>
        <w:div w:id="127207228">
          <w:marLeft w:val="640"/>
          <w:marRight w:val="0"/>
          <w:marTop w:val="0"/>
          <w:marBottom w:val="0"/>
          <w:divBdr>
            <w:top w:val="none" w:sz="0" w:space="0" w:color="auto"/>
            <w:left w:val="none" w:sz="0" w:space="0" w:color="auto"/>
            <w:bottom w:val="none" w:sz="0" w:space="0" w:color="auto"/>
            <w:right w:val="none" w:sz="0" w:space="0" w:color="auto"/>
          </w:divBdr>
        </w:div>
        <w:div w:id="129902627">
          <w:marLeft w:val="480"/>
          <w:marRight w:val="0"/>
          <w:marTop w:val="0"/>
          <w:marBottom w:val="0"/>
          <w:divBdr>
            <w:top w:val="none" w:sz="0" w:space="0" w:color="auto"/>
            <w:left w:val="none" w:sz="0" w:space="0" w:color="auto"/>
            <w:bottom w:val="none" w:sz="0" w:space="0" w:color="auto"/>
            <w:right w:val="none" w:sz="0" w:space="0" w:color="auto"/>
          </w:divBdr>
        </w:div>
        <w:div w:id="130563729">
          <w:marLeft w:val="640"/>
          <w:marRight w:val="0"/>
          <w:marTop w:val="0"/>
          <w:marBottom w:val="0"/>
          <w:divBdr>
            <w:top w:val="none" w:sz="0" w:space="0" w:color="auto"/>
            <w:left w:val="none" w:sz="0" w:space="0" w:color="auto"/>
            <w:bottom w:val="none" w:sz="0" w:space="0" w:color="auto"/>
            <w:right w:val="none" w:sz="0" w:space="0" w:color="auto"/>
          </w:divBdr>
        </w:div>
        <w:div w:id="132065211">
          <w:marLeft w:val="640"/>
          <w:marRight w:val="0"/>
          <w:marTop w:val="0"/>
          <w:marBottom w:val="0"/>
          <w:divBdr>
            <w:top w:val="none" w:sz="0" w:space="0" w:color="auto"/>
            <w:left w:val="none" w:sz="0" w:space="0" w:color="auto"/>
            <w:bottom w:val="none" w:sz="0" w:space="0" w:color="auto"/>
            <w:right w:val="none" w:sz="0" w:space="0" w:color="auto"/>
          </w:divBdr>
        </w:div>
        <w:div w:id="139814549">
          <w:marLeft w:val="640"/>
          <w:marRight w:val="0"/>
          <w:marTop w:val="0"/>
          <w:marBottom w:val="0"/>
          <w:divBdr>
            <w:top w:val="none" w:sz="0" w:space="0" w:color="auto"/>
            <w:left w:val="none" w:sz="0" w:space="0" w:color="auto"/>
            <w:bottom w:val="none" w:sz="0" w:space="0" w:color="auto"/>
            <w:right w:val="none" w:sz="0" w:space="0" w:color="auto"/>
          </w:divBdr>
        </w:div>
        <w:div w:id="139882015">
          <w:marLeft w:val="480"/>
          <w:marRight w:val="0"/>
          <w:marTop w:val="0"/>
          <w:marBottom w:val="0"/>
          <w:divBdr>
            <w:top w:val="none" w:sz="0" w:space="0" w:color="auto"/>
            <w:left w:val="none" w:sz="0" w:space="0" w:color="auto"/>
            <w:bottom w:val="none" w:sz="0" w:space="0" w:color="auto"/>
            <w:right w:val="none" w:sz="0" w:space="0" w:color="auto"/>
          </w:divBdr>
        </w:div>
        <w:div w:id="144056597">
          <w:marLeft w:val="640"/>
          <w:marRight w:val="0"/>
          <w:marTop w:val="0"/>
          <w:marBottom w:val="0"/>
          <w:divBdr>
            <w:top w:val="none" w:sz="0" w:space="0" w:color="auto"/>
            <w:left w:val="none" w:sz="0" w:space="0" w:color="auto"/>
            <w:bottom w:val="none" w:sz="0" w:space="0" w:color="auto"/>
            <w:right w:val="none" w:sz="0" w:space="0" w:color="auto"/>
          </w:divBdr>
        </w:div>
        <w:div w:id="147333551">
          <w:marLeft w:val="480"/>
          <w:marRight w:val="0"/>
          <w:marTop w:val="0"/>
          <w:marBottom w:val="0"/>
          <w:divBdr>
            <w:top w:val="none" w:sz="0" w:space="0" w:color="auto"/>
            <w:left w:val="none" w:sz="0" w:space="0" w:color="auto"/>
            <w:bottom w:val="none" w:sz="0" w:space="0" w:color="auto"/>
            <w:right w:val="none" w:sz="0" w:space="0" w:color="auto"/>
          </w:divBdr>
        </w:div>
        <w:div w:id="151876086">
          <w:marLeft w:val="640"/>
          <w:marRight w:val="0"/>
          <w:marTop w:val="0"/>
          <w:marBottom w:val="0"/>
          <w:divBdr>
            <w:top w:val="none" w:sz="0" w:space="0" w:color="auto"/>
            <w:left w:val="none" w:sz="0" w:space="0" w:color="auto"/>
            <w:bottom w:val="none" w:sz="0" w:space="0" w:color="auto"/>
            <w:right w:val="none" w:sz="0" w:space="0" w:color="auto"/>
          </w:divBdr>
        </w:div>
        <w:div w:id="160120038">
          <w:marLeft w:val="0"/>
          <w:marRight w:val="0"/>
          <w:marTop w:val="0"/>
          <w:marBottom w:val="0"/>
          <w:divBdr>
            <w:top w:val="none" w:sz="0" w:space="0" w:color="auto"/>
            <w:left w:val="none" w:sz="0" w:space="0" w:color="auto"/>
            <w:bottom w:val="none" w:sz="0" w:space="0" w:color="auto"/>
            <w:right w:val="none" w:sz="0" w:space="0" w:color="auto"/>
          </w:divBdr>
        </w:div>
        <w:div w:id="160856347">
          <w:marLeft w:val="0"/>
          <w:marRight w:val="0"/>
          <w:marTop w:val="0"/>
          <w:marBottom w:val="0"/>
          <w:divBdr>
            <w:top w:val="none" w:sz="0" w:space="0" w:color="auto"/>
            <w:left w:val="none" w:sz="0" w:space="0" w:color="auto"/>
            <w:bottom w:val="none" w:sz="0" w:space="0" w:color="auto"/>
            <w:right w:val="none" w:sz="0" w:space="0" w:color="auto"/>
          </w:divBdr>
        </w:div>
        <w:div w:id="165563663">
          <w:marLeft w:val="640"/>
          <w:marRight w:val="0"/>
          <w:marTop w:val="0"/>
          <w:marBottom w:val="0"/>
          <w:divBdr>
            <w:top w:val="none" w:sz="0" w:space="0" w:color="auto"/>
            <w:left w:val="none" w:sz="0" w:space="0" w:color="auto"/>
            <w:bottom w:val="none" w:sz="0" w:space="0" w:color="auto"/>
            <w:right w:val="none" w:sz="0" w:space="0" w:color="auto"/>
          </w:divBdr>
        </w:div>
        <w:div w:id="171190948">
          <w:marLeft w:val="640"/>
          <w:marRight w:val="0"/>
          <w:marTop w:val="0"/>
          <w:marBottom w:val="0"/>
          <w:divBdr>
            <w:top w:val="none" w:sz="0" w:space="0" w:color="auto"/>
            <w:left w:val="none" w:sz="0" w:space="0" w:color="auto"/>
            <w:bottom w:val="none" w:sz="0" w:space="0" w:color="auto"/>
            <w:right w:val="none" w:sz="0" w:space="0" w:color="auto"/>
          </w:divBdr>
        </w:div>
        <w:div w:id="177425443">
          <w:marLeft w:val="480"/>
          <w:marRight w:val="0"/>
          <w:marTop w:val="0"/>
          <w:marBottom w:val="0"/>
          <w:divBdr>
            <w:top w:val="none" w:sz="0" w:space="0" w:color="auto"/>
            <w:left w:val="none" w:sz="0" w:space="0" w:color="auto"/>
            <w:bottom w:val="none" w:sz="0" w:space="0" w:color="auto"/>
            <w:right w:val="none" w:sz="0" w:space="0" w:color="auto"/>
          </w:divBdr>
        </w:div>
        <w:div w:id="178585983">
          <w:marLeft w:val="640"/>
          <w:marRight w:val="0"/>
          <w:marTop w:val="0"/>
          <w:marBottom w:val="0"/>
          <w:divBdr>
            <w:top w:val="none" w:sz="0" w:space="0" w:color="auto"/>
            <w:left w:val="none" w:sz="0" w:space="0" w:color="auto"/>
            <w:bottom w:val="none" w:sz="0" w:space="0" w:color="auto"/>
            <w:right w:val="none" w:sz="0" w:space="0" w:color="auto"/>
          </w:divBdr>
        </w:div>
        <w:div w:id="181745359">
          <w:marLeft w:val="640"/>
          <w:marRight w:val="0"/>
          <w:marTop w:val="0"/>
          <w:marBottom w:val="0"/>
          <w:divBdr>
            <w:top w:val="none" w:sz="0" w:space="0" w:color="auto"/>
            <w:left w:val="none" w:sz="0" w:space="0" w:color="auto"/>
            <w:bottom w:val="none" w:sz="0" w:space="0" w:color="auto"/>
            <w:right w:val="none" w:sz="0" w:space="0" w:color="auto"/>
          </w:divBdr>
        </w:div>
        <w:div w:id="190144318">
          <w:marLeft w:val="480"/>
          <w:marRight w:val="0"/>
          <w:marTop w:val="0"/>
          <w:marBottom w:val="0"/>
          <w:divBdr>
            <w:top w:val="none" w:sz="0" w:space="0" w:color="auto"/>
            <w:left w:val="none" w:sz="0" w:space="0" w:color="auto"/>
            <w:bottom w:val="none" w:sz="0" w:space="0" w:color="auto"/>
            <w:right w:val="none" w:sz="0" w:space="0" w:color="auto"/>
          </w:divBdr>
        </w:div>
        <w:div w:id="198246779">
          <w:marLeft w:val="640"/>
          <w:marRight w:val="0"/>
          <w:marTop w:val="0"/>
          <w:marBottom w:val="0"/>
          <w:divBdr>
            <w:top w:val="none" w:sz="0" w:space="0" w:color="auto"/>
            <w:left w:val="none" w:sz="0" w:space="0" w:color="auto"/>
            <w:bottom w:val="none" w:sz="0" w:space="0" w:color="auto"/>
            <w:right w:val="none" w:sz="0" w:space="0" w:color="auto"/>
          </w:divBdr>
        </w:div>
        <w:div w:id="200830353">
          <w:marLeft w:val="480"/>
          <w:marRight w:val="0"/>
          <w:marTop w:val="0"/>
          <w:marBottom w:val="0"/>
          <w:divBdr>
            <w:top w:val="none" w:sz="0" w:space="0" w:color="auto"/>
            <w:left w:val="none" w:sz="0" w:space="0" w:color="auto"/>
            <w:bottom w:val="none" w:sz="0" w:space="0" w:color="auto"/>
            <w:right w:val="none" w:sz="0" w:space="0" w:color="auto"/>
          </w:divBdr>
        </w:div>
        <w:div w:id="205021376">
          <w:marLeft w:val="640"/>
          <w:marRight w:val="0"/>
          <w:marTop w:val="0"/>
          <w:marBottom w:val="0"/>
          <w:divBdr>
            <w:top w:val="none" w:sz="0" w:space="0" w:color="auto"/>
            <w:left w:val="none" w:sz="0" w:space="0" w:color="auto"/>
            <w:bottom w:val="none" w:sz="0" w:space="0" w:color="auto"/>
            <w:right w:val="none" w:sz="0" w:space="0" w:color="auto"/>
          </w:divBdr>
        </w:div>
        <w:div w:id="210189530">
          <w:marLeft w:val="640"/>
          <w:marRight w:val="0"/>
          <w:marTop w:val="0"/>
          <w:marBottom w:val="0"/>
          <w:divBdr>
            <w:top w:val="none" w:sz="0" w:space="0" w:color="auto"/>
            <w:left w:val="none" w:sz="0" w:space="0" w:color="auto"/>
            <w:bottom w:val="none" w:sz="0" w:space="0" w:color="auto"/>
            <w:right w:val="none" w:sz="0" w:space="0" w:color="auto"/>
          </w:divBdr>
        </w:div>
        <w:div w:id="212811415">
          <w:marLeft w:val="0"/>
          <w:marRight w:val="0"/>
          <w:marTop w:val="0"/>
          <w:marBottom w:val="0"/>
          <w:divBdr>
            <w:top w:val="none" w:sz="0" w:space="0" w:color="auto"/>
            <w:left w:val="none" w:sz="0" w:space="0" w:color="auto"/>
            <w:bottom w:val="none" w:sz="0" w:space="0" w:color="auto"/>
            <w:right w:val="none" w:sz="0" w:space="0" w:color="auto"/>
          </w:divBdr>
        </w:div>
        <w:div w:id="213739570">
          <w:marLeft w:val="480"/>
          <w:marRight w:val="0"/>
          <w:marTop w:val="0"/>
          <w:marBottom w:val="0"/>
          <w:divBdr>
            <w:top w:val="none" w:sz="0" w:space="0" w:color="auto"/>
            <w:left w:val="none" w:sz="0" w:space="0" w:color="auto"/>
            <w:bottom w:val="none" w:sz="0" w:space="0" w:color="auto"/>
            <w:right w:val="none" w:sz="0" w:space="0" w:color="auto"/>
          </w:divBdr>
        </w:div>
        <w:div w:id="215437023">
          <w:marLeft w:val="0"/>
          <w:marRight w:val="0"/>
          <w:marTop w:val="0"/>
          <w:marBottom w:val="0"/>
          <w:divBdr>
            <w:top w:val="none" w:sz="0" w:space="0" w:color="auto"/>
            <w:left w:val="none" w:sz="0" w:space="0" w:color="auto"/>
            <w:bottom w:val="none" w:sz="0" w:space="0" w:color="auto"/>
            <w:right w:val="none" w:sz="0" w:space="0" w:color="auto"/>
          </w:divBdr>
        </w:div>
        <w:div w:id="217018661">
          <w:marLeft w:val="480"/>
          <w:marRight w:val="0"/>
          <w:marTop w:val="0"/>
          <w:marBottom w:val="0"/>
          <w:divBdr>
            <w:top w:val="none" w:sz="0" w:space="0" w:color="auto"/>
            <w:left w:val="none" w:sz="0" w:space="0" w:color="auto"/>
            <w:bottom w:val="none" w:sz="0" w:space="0" w:color="auto"/>
            <w:right w:val="none" w:sz="0" w:space="0" w:color="auto"/>
          </w:divBdr>
        </w:div>
        <w:div w:id="217516623">
          <w:marLeft w:val="640"/>
          <w:marRight w:val="0"/>
          <w:marTop w:val="0"/>
          <w:marBottom w:val="0"/>
          <w:divBdr>
            <w:top w:val="none" w:sz="0" w:space="0" w:color="auto"/>
            <w:left w:val="none" w:sz="0" w:space="0" w:color="auto"/>
            <w:bottom w:val="none" w:sz="0" w:space="0" w:color="auto"/>
            <w:right w:val="none" w:sz="0" w:space="0" w:color="auto"/>
          </w:divBdr>
        </w:div>
        <w:div w:id="218328142">
          <w:marLeft w:val="480"/>
          <w:marRight w:val="0"/>
          <w:marTop w:val="0"/>
          <w:marBottom w:val="0"/>
          <w:divBdr>
            <w:top w:val="none" w:sz="0" w:space="0" w:color="auto"/>
            <w:left w:val="none" w:sz="0" w:space="0" w:color="auto"/>
            <w:bottom w:val="none" w:sz="0" w:space="0" w:color="auto"/>
            <w:right w:val="none" w:sz="0" w:space="0" w:color="auto"/>
          </w:divBdr>
        </w:div>
        <w:div w:id="220868861">
          <w:marLeft w:val="640"/>
          <w:marRight w:val="0"/>
          <w:marTop w:val="0"/>
          <w:marBottom w:val="0"/>
          <w:divBdr>
            <w:top w:val="none" w:sz="0" w:space="0" w:color="auto"/>
            <w:left w:val="none" w:sz="0" w:space="0" w:color="auto"/>
            <w:bottom w:val="none" w:sz="0" w:space="0" w:color="auto"/>
            <w:right w:val="none" w:sz="0" w:space="0" w:color="auto"/>
          </w:divBdr>
        </w:div>
        <w:div w:id="221911237">
          <w:marLeft w:val="480"/>
          <w:marRight w:val="0"/>
          <w:marTop w:val="0"/>
          <w:marBottom w:val="0"/>
          <w:divBdr>
            <w:top w:val="none" w:sz="0" w:space="0" w:color="auto"/>
            <w:left w:val="none" w:sz="0" w:space="0" w:color="auto"/>
            <w:bottom w:val="none" w:sz="0" w:space="0" w:color="auto"/>
            <w:right w:val="none" w:sz="0" w:space="0" w:color="auto"/>
          </w:divBdr>
        </w:div>
        <w:div w:id="226577288">
          <w:marLeft w:val="640"/>
          <w:marRight w:val="0"/>
          <w:marTop w:val="0"/>
          <w:marBottom w:val="0"/>
          <w:divBdr>
            <w:top w:val="none" w:sz="0" w:space="0" w:color="auto"/>
            <w:left w:val="none" w:sz="0" w:space="0" w:color="auto"/>
            <w:bottom w:val="none" w:sz="0" w:space="0" w:color="auto"/>
            <w:right w:val="none" w:sz="0" w:space="0" w:color="auto"/>
          </w:divBdr>
        </w:div>
        <w:div w:id="229729261">
          <w:marLeft w:val="480"/>
          <w:marRight w:val="0"/>
          <w:marTop w:val="0"/>
          <w:marBottom w:val="0"/>
          <w:divBdr>
            <w:top w:val="none" w:sz="0" w:space="0" w:color="auto"/>
            <w:left w:val="none" w:sz="0" w:space="0" w:color="auto"/>
            <w:bottom w:val="none" w:sz="0" w:space="0" w:color="auto"/>
            <w:right w:val="none" w:sz="0" w:space="0" w:color="auto"/>
          </w:divBdr>
        </w:div>
        <w:div w:id="232933064">
          <w:marLeft w:val="640"/>
          <w:marRight w:val="0"/>
          <w:marTop w:val="0"/>
          <w:marBottom w:val="0"/>
          <w:divBdr>
            <w:top w:val="none" w:sz="0" w:space="0" w:color="auto"/>
            <w:left w:val="none" w:sz="0" w:space="0" w:color="auto"/>
            <w:bottom w:val="none" w:sz="0" w:space="0" w:color="auto"/>
            <w:right w:val="none" w:sz="0" w:space="0" w:color="auto"/>
          </w:divBdr>
        </w:div>
        <w:div w:id="237130428">
          <w:marLeft w:val="480"/>
          <w:marRight w:val="0"/>
          <w:marTop w:val="0"/>
          <w:marBottom w:val="0"/>
          <w:divBdr>
            <w:top w:val="none" w:sz="0" w:space="0" w:color="auto"/>
            <w:left w:val="none" w:sz="0" w:space="0" w:color="auto"/>
            <w:bottom w:val="none" w:sz="0" w:space="0" w:color="auto"/>
            <w:right w:val="none" w:sz="0" w:space="0" w:color="auto"/>
          </w:divBdr>
        </w:div>
        <w:div w:id="238246457">
          <w:marLeft w:val="640"/>
          <w:marRight w:val="0"/>
          <w:marTop w:val="0"/>
          <w:marBottom w:val="0"/>
          <w:divBdr>
            <w:top w:val="none" w:sz="0" w:space="0" w:color="auto"/>
            <w:left w:val="none" w:sz="0" w:space="0" w:color="auto"/>
            <w:bottom w:val="none" w:sz="0" w:space="0" w:color="auto"/>
            <w:right w:val="none" w:sz="0" w:space="0" w:color="auto"/>
          </w:divBdr>
        </w:div>
        <w:div w:id="241989060">
          <w:marLeft w:val="480"/>
          <w:marRight w:val="0"/>
          <w:marTop w:val="0"/>
          <w:marBottom w:val="0"/>
          <w:divBdr>
            <w:top w:val="none" w:sz="0" w:space="0" w:color="auto"/>
            <w:left w:val="none" w:sz="0" w:space="0" w:color="auto"/>
            <w:bottom w:val="none" w:sz="0" w:space="0" w:color="auto"/>
            <w:right w:val="none" w:sz="0" w:space="0" w:color="auto"/>
          </w:divBdr>
        </w:div>
        <w:div w:id="244807707">
          <w:marLeft w:val="0"/>
          <w:marRight w:val="0"/>
          <w:marTop w:val="0"/>
          <w:marBottom w:val="0"/>
          <w:divBdr>
            <w:top w:val="none" w:sz="0" w:space="0" w:color="auto"/>
            <w:left w:val="none" w:sz="0" w:space="0" w:color="auto"/>
            <w:bottom w:val="none" w:sz="0" w:space="0" w:color="auto"/>
            <w:right w:val="none" w:sz="0" w:space="0" w:color="auto"/>
          </w:divBdr>
        </w:div>
        <w:div w:id="244850177">
          <w:marLeft w:val="480"/>
          <w:marRight w:val="0"/>
          <w:marTop w:val="0"/>
          <w:marBottom w:val="0"/>
          <w:divBdr>
            <w:top w:val="none" w:sz="0" w:space="0" w:color="auto"/>
            <w:left w:val="none" w:sz="0" w:space="0" w:color="auto"/>
            <w:bottom w:val="none" w:sz="0" w:space="0" w:color="auto"/>
            <w:right w:val="none" w:sz="0" w:space="0" w:color="auto"/>
          </w:divBdr>
        </w:div>
        <w:div w:id="245186586">
          <w:marLeft w:val="640"/>
          <w:marRight w:val="0"/>
          <w:marTop w:val="0"/>
          <w:marBottom w:val="0"/>
          <w:divBdr>
            <w:top w:val="none" w:sz="0" w:space="0" w:color="auto"/>
            <w:left w:val="none" w:sz="0" w:space="0" w:color="auto"/>
            <w:bottom w:val="none" w:sz="0" w:space="0" w:color="auto"/>
            <w:right w:val="none" w:sz="0" w:space="0" w:color="auto"/>
          </w:divBdr>
        </w:div>
        <w:div w:id="245959934">
          <w:marLeft w:val="480"/>
          <w:marRight w:val="0"/>
          <w:marTop w:val="0"/>
          <w:marBottom w:val="0"/>
          <w:divBdr>
            <w:top w:val="none" w:sz="0" w:space="0" w:color="auto"/>
            <w:left w:val="none" w:sz="0" w:space="0" w:color="auto"/>
            <w:bottom w:val="none" w:sz="0" w:space="0" w:color="auto"/>
            <w:right w:val="none" w:sz="0" w:space="0" w:color="auto"/>
          </w:divBdr>
        </w:div>
        <w:div w:id="248200107">
          <w:marLeft w:val="640"/>
          <w:marRight w:val="0"/>
          <w:marTop w:val="0"/>
          <w:marBottom w:val="0"/>
          <w:divBdr>
            <w:top w:val="none" w:sz="0" w:space="0" w:color="auto"/>
            <w:left w:val="none" w:sz="0" w:space="0" w:color="auto"/>
            <w:bottom w:val="none" w:sz="0" w:space="0" w:color="auto"/>
            <w:right w:val="none" w:sz="0" w:space="0" w:color="auto"/>
          </w:divBdr>
        </w:div>
        <w:div w:id="255211358">
          <w:marLeft w:val="640"/>
          <w:marRight w:val="0"/>
          <w:marTop w:val="0"/>
          <w:marBottom w:val="0"/>
          <w:divBdr>
            <w:top w:val="none" w:sz="0" w:space="0" w:color="auto"/>
            <w:left w:val="none" w:sz="0" w:space="0" w:color="auto"/>
            <w:bottom w:val="none" w:sz="0" w:space="0" w:color="auto"/>
            <w:right w:val="none" w:sz="0" w:space="0" w:color="auto"/>
          </w:divBdr>
        </w:div>
        <w:div w:id="260989646">
          <w:marLeft w:val="640"/>
          <w:marRight w:val="0"/>
          <w:marTop w:val="0"/>
          <w:marBottom w:val="0"/>
          <w:divBdr>
            <w:top w:val="none" w:sz="0" w:space="0" w:color="auto"/>
            <w:left w:val="none" w:sz="0" w:space="0" w:color="auto"/>
            <w:bottom w:val="none" w:sz="0" w:space="0" w:color="auto"/>
            <w:right w:val="none" w:sz="0" w:space="0" w:color="auto"/>
          </w:divBdr>
        </w:div>
        <w:div w:id="262105410">
          <w:marLeft w:val="640"/>
          <w:marRight w:val="0"/>
          <w:marTop w:val="0"/>
          <w:marBottom w:val="0"/>
          <w:divBdr>
            <w:top w:val="none" w:sz="0" w:space="0" w:color="auto"/>
            <w:left w:val="none" w:sz="0" w:space="0" w:color="auto"/>
            <w:bottom w:val="none" w:sz="0" w:space="0" w:color="auto"/>
            <w:right w:val="none" w:sz="0" w:space="0" w:color="auto"/>
          </w:divBdr>
        </w:div>
        <w:div w:id="262424053">
          <w:marLeft w:val="640"/>
          <w:marRight w:val="0"/>
          <w:marTop w:val="0"/>
          <w:marBottom w:val="0"/>
          <w:divBdr>
            <w:top w:val="none" w:sz="0" w:space="0" w:color="auto"/>
            <w:left w:val="none" w:sz="0" w:space="0" w:color="auto"/>
            <w:bottom w:val="none" w:sz="0" w:space="0" w:color="auto"/>
            <w:right w:val="none" w:sz="0" w:space="0" w:color="auto"/>
          </w:divBdr>
        </w:div>
        <w:div w:id="265819950">
          <w:marLeft w:val="640"/>
          <w:marRight w:val="0"/>
          <w:marTop w:val="0"/>
          <w:marBottom w:val="0"/>
          <w:divBdr>
            <w:top w:val="none" w:sz="0" w:space="0" w:color="auto"/>
            <w:left w:val="none" w:sz="0" w:space="0" w:color="auto"/>
            <w:bottom w:val="none" w:sz="0" w:space="0" w:color="auto"/>
            <w:right w:val="none" w:sz="0" w:space="0" w:color="auto"/>
          </w:divBdr>
        </w:div>
        <w:div w:id="267547802">
          <w:marLeft w:val="640"/>
          <w:marRight w:val="0"/>
          <w:marTop w:val="0"/>
          <w:marBottom w:val="0"/>
          <w:divBdr>
            <w:top w:val="none" w:sz="0" w:space="0" w:color="auto"/>
            <w:left w:val="none" w:sz="0" w:space="0" w:color="auto"/>
            <w:bottom w:val="none" w:sz="0" w:space="0" w:color="auto"/>
            <w:right w:val="none" w:sz="0" w:space="0" w:color="auto"/>
          </w:divBdr>
        </w:div>
        <w:div w:id="268437020">
          <w:marLeft w:val="480"/>
          <w:marRight w:val="0"/>
          <w:marTop w:val="0"/>
          <w:marBottom w:val="0"/>
          <w:divBdr>
            <w:top w:val="none" w:sz="0" w:space="0" w:color="auto"/>
            <w:left w:val="none" w:sz="0" w:space="0" w:color="auto"/>
            <w:bottom w:val="none" w:sz="0" w:space="0" w:color="auto"/>
            <w:right w:val="none" w:sz="0" w:space="0" w:color="auto"/>
          </w:divBdr>
        </w:div>
        <w:div w:id="269318008">
          <w:marLeft w:val="640"/>
          <w:marRight w:val="0"/>
          <w:marTop w:val="0"/>
          <w:marBottom w:val="0"/>
          <w:divBdr>
            <w:top w:val="none" w:sz="0" w:space="0" w:color="auto"/>
            <w:left w:val="none" w:sz="0" w:space="0" w:color="auto"/>
            <w:bottom w:val="none" w:sz="0" w:space="0" w:color="auto"/>
            <w:right w:val="none" w:sz="0" w:space="0" w:color="auto"/>
          </w:divBdr>
        </w:div>
        <w:div w:id="270165693">
          <w:marLeft w:val="640"/>
          <w:marRight w:val="0"/>
          <w:marTop w:val="0"/>
          <w:marBottom w:val="0"/>
          <w:divBdr>
            <w:top w:val="none" w:sz="0" w:space="0" w:color="auto"/>
            <w:left w:val="none" w:sz="0" w:space="0" w:color="auto"/>
            <w:bottom w:val="none" w:sz="0" w:space="0" w:color="auto"/>
            <w:right w:val="none" w:sz="0" w:space="0" w:color="auto"/>
          </w:divBdr>
        </w:div>
        <w:div w:id="271011068">
          <w:marLeft w:val="640"/>
          <w:marRight w:val="0"/>
          <w:marTop w:val="0"/>
          <w:marBottom w:val="0"/>
          <w:divBdr>
            <w:top w:val="none" w:sz="0" w:space="0" w:color="auto"/>
            <w:left w:val="none" w:sz="0" w:space="0" w:color="auto"/>
            <w:bottom w:val="none" w:sz="0" w:space="0" w:color="auto"/>
            <w:right w:val="none" w:sz="0" w:space="0" w:color="auto"/>
          </w:divBdr>
        </w:div>
        <w:div w:id="272833180">
          <w:marLeft w:val="640"/>
          <w:marRight w:val="0"/>
          <w:marTop w:val="0"/>
          <w:marBottom w:val="0"/>
          <w:divBdr>
            <w:top w:val="none" w:sz="0" w:space="0" w:color="auto"/>
            <w:left w:val="none" w:sz="0" w:space="0" w:color="auto"/>
            <w:bottom w:val="none" w:sz="0" w:space="0" w:color="auto"/>
            <w:right w:val="none" w:sz="0" w:space="0" w:color="auto"/>
          </w:divBdr>
        </w:div>
        <w:div w:id="274605946">
          <w:marLeft w:val="640"/>
          <w:marRight w:val="0"/>
          <w:marTop w:val="0"/>
          <w:marBottom w:val="0"/>
          <w:divBdr>
            <w:top w:val="none" w:sz="0" w:space="0" w:color="auto"/>
            <w:left w:val="none" w:sz="0" w:space="0" w:color="auto"/>
            <w:bottom w:val="none" w:sz="0" w:space="0" w:color="auto"/>
            <w:right w:val="none" w:sz="0" w:space="0" w:color="auto"/>
          </w:divBdr>
        </w:div>
        <w:div w:id="274875606">
          <w:marLeft w:val="0"/>
          <w:marRight w:val="0"/>
          <w:marTop w:val="0"/>
          <w:marBottom w:val="0"/>
          <w:divBdr>
            <w:top w:val="none" w:sz="0" w:space="0" w:color="auto"/>
            <w:left w:val="none" w:sz="0" w:space="0" w:color="auto"/>
            <w:bottom w:val="none" w:sz="0" w:space="0" w:color="auto"/>
            <w:right w:val="none" w:sz="0" w:space="0" w:color="auto"/>
          </w:divBdr>
        </w:div>
        <w:div w:id="276107189">
          <w:marLeft w:val="480"/>
          <w:marRight w:val="0"/>
          <w:marTop w:val="0"/>
          <w:marBottom w:val="0"/>
          <w:divBdr>
            <w:top w:val="none" w:sz="0" w:space="0" w:color="auto"/>
            <w:left w:val="none" w:sz="0" w:space="0" w:color="auto"/>
            <w:bottom w:val="none" w:sz="0" w:space="0" w:color="auto"/>
            <w:right w:val="none" w:sz="0" w:space="0" w:color="auto"/>
          </w:divBdr>
        </w:div>
        <w:div w:id="278032751">
          <w:marLeft w:val="640"/>
          <w:marRight w:val="0"/>
          <w:marTop w:val="0"/>
          <w:marBottom w:val="0"/>
          <w:divBdr>
            <w:top w:val="none" w:sz="0" w:space="0" w:color="auto"/>
            <w:left w:val="none" w:sz="0" w:space="0" w:color="auto"/>
            <w:bottom w:val="none" w:sz="0" w:space="0" w:color="auto"/>
            <w:right w:val="none" w:sz="0" w:space="0" w:color="auto"/>
          </w:divBdr>
        </w:div>
        <w:div w:id="279339780">
          <w:marLeft w:val="0"/>
          <w:marRight w:val="0"/>
          <w:marTop w:val="0"/>
          <w:marBottom w:val="0"/>
          <w:divBdr>
            <w:top w:val="none" w:sz="0" w:space="0" w:color="auto"/>
            <w:left w:val="none" w:sz="0" w:space="0" w:color="auto"/>
            <w:bottom w:val="none" w:sz="0" w:space="0" w:color="auto"/>
            <w:right w:val="none" w:sz="0" w:space="0" w:color="auto"/>
          </w:divBdr>
        </w:div>
        <w:div w:id="279578948">
          <w:marLeft w:val="0"/>
          <w:marRight w:val="0"/>
          <w:marTop w:val="0"/>
          <w:marBottom w:val="0"/>
          <w:divBdr>
            <w:top w:val="none" w:sz="0" w:space="0" w:color="auto"/>
            <w:left w:val="none" w:sz="0" w:space="0" w:color="auto"/>
            <w:bottom w:val="none" w:sz="0" w:space="0" w:color="auto"/>
            <w:right w:val="none" w:sz="0" w:space="0" w:color="auto"/>
          </w:divBdr>
        </w:div>
        <w:div w:id="280379701">
          <w:marLeft w:val="640"/>
          <w:marRight w:val="0"/>
          <w:marTop w:val="0"/>
          <w:marBottom w:val="0"/>
          <w:divBdr>
            <w:top w:val="none" w:sz="0" w:space="0" w:color="auto"/>
            <w:left w:val="none" w:sz="0" w:space="0" w:color="auto"/>
            <w:bottom w:val="none" w:sz="0" w:space="0" w:color="auto"/>
            <w:right w:val="none" w:sz="0" w:space="0" w:color="auto"/>
          </w:divBdr>
        </w:div>
        <w:div w:id="280649757">
          <w:marLeft w:val="640"/>
          <w:marRight w:val="0"/>
          <w:marTop w:val="0"/>
          <w:marBottom w:val="0"/>
          <w:divBdr>
            <w:top w:val="none" w:sz="0" w:space="0" w:color="auto"/>
            <w:left w:val="none" w:sz="0" w:space="0" w:color="auto"/>
            <w:bottom w:val="none" w:sz="0" w:space="0" w:color="auto"/>
            <w:right w:val="none" w:sz="0" w:space="0" w:color="auto"/>
          </w:divBdr>
        </w:div>
        <w:div w:id="281808708">
          <w:marLeft w:val="640"/>
          <w:marRight w:val="0"/>
          <w:marTop w:val="0"/>
          <w:marBottom w:val="0"/>
          <w:divBdr>
            <w:top w:val="none" w:sz="0" w:space="0" w:color="auto"/>
            <w:left w:val="none" w:sz="0" w:space="0" w:color="auto"/>
            <w:bottom w:val="none" w:sz="0" w:space="0" w:color="auto"/>
            <w:right w:val="none" w:sz="0" w:space="0" w:color="auto"/>
          </w:divBdr>
        </w:div>
        <w:div w:id="283270143">
          <w:marLeft w:val="640"/>
          <w:marRight w:val="0"/>
          <w:marTop w:val="0"/>
          <w:marBottom w:val="0"/>
          <w:divBdr>
            <w:top w:val="none" w:sz="0" w:space="0" w:color="auto"/>
            <w:left w:val="none" w:sz="0" w:space="0" w:color="auto"/>
            <w:bottom w:val="none" w:sz="0" w:space="0" w:color="auto"/>
            <w:right w:val="none" w:sz="0" w:space="0" w:color="auto"/>
          </w:divBdr>
        </w:div>
        <w:div w:id="287473108">
          <w:marLeft w:val="640"/>
          <w:marRight w:val="0"/>
          <w:marTop w:val="0"/>
          <w:marBottom w:val="0"/>
          <w:divBdr>
            <w:top w:val="none" w:sz="0" w:space="0" w:color="auto"/>
            <w:left w:val="none" w:sz="0" w:space="0" w:color="auto"/>
            <w:bottom w:val="none" w:sz="0" w:space="0" w:color="auto"/>
            <w:right w:val="none" w:sz="0" w:space="0" w:color="auto"/>
          </w:divBdr>
        </w:div>
        <w:div w:id="290138349">
          <w:marLeft w:val="640"/>
          <w:marRight w:val="0"/>
          <w:marTop w:val="0"/>
          <w:marBottom w:val="0"/>
          <w:divBdr>
            <w:top w:val="none" w:sz="0" w:space="0" w:color="auto"/>
            <w:left w:val="none" w:sz="0" w:space="0" w:color="auto"/>
            <w:bottom w:val="none" w:sz="0" w:space="0" w:color="auto"/>
            <w:right w:val="none" w:sz="0" w:space="0" w:color="auto"/>
          </w:divBdr>
        </w:div>
        <w:div w:id="291983591">
          <w:marLeft w:val="480"/>
          <w:marRight w:val="0"/>
          <w:marTop w:val="0"/>
          <w:marBottom w:val="0"/>
          <w:divBdr>
            <w:top w:val="none" w:sz="0" w:space="0" w:color="auto"/>
            <w:left w:val="none" w:sz="0" w:space="0" w:color="auto"/>
            <w:bottom w:val="none" w:sz="0" w:space="0" w:color="auto"/>
            <w:right w:val="none" w:sz="0" w:space="0" w:color="auto"/>
          </w:divBdr>
        </w:div>
        <w:div w:id="292177028">
          <w:marLeft w:val="640"/>
          <w:marRight w:val="0"/>
          <w:marTop w:val="0"/>
          <w:marBottom w:val="0"/>
          <w:divBdr>
            <w:top w:val="none" w:sz="0" w:space="0" w:color="auto"/>
            <w:left w:val="none" w:sz="0" w:space="0" w:color="auto"/>
            <w:bottom w:val="none" w:sz="0" w:space="0" w:color="auto"/>
            <w:right w:val="none" w:sz="0" w:space="0" w:color="auto"/>
          </w:divBdr>
        </w:div>
        <w:div w:id="292299157">
          <w:marLeft w:val="640"/>
          <w:marRight w:val="0"/>
          <w:marTop w:val="0"/>
          <w:marBottom w:val="0"/>
          <w:divBdr>
            <w:top w:val="none" w:sz="0" w:space="0" w:color="auto"/>
            <w:left w:val="none" w:sz="0" w:space="0" w:color="auto"/>
            <w:bottom w:val="none" w:sz="0" w:space="0" w:color="auto"/>
            <w:right w:val="none" w:sz="0" w:space="0" w:color="auto"/>
          </w:divBdr>
        </w:div>
        <w:div w:id="292834325">
          <w:marLeft w:val="0"/>
          <w:marRight w:val="0"/>
          <w:marTop w:val="0"/>
          <w:marBottom w:val="0"/>
          <w:divBdr>
            <w:top w:val="none" w:sz="0" w:space="0" w:color="auto"/>
            <w:left w:val="none" w:sz="0" w:space="0" w:color="auto"/>
            <w:bottom w:val="none" w:sz="0" w:space="0" w:color="auto"/>
            <w:right w:val="none" w:sz="0" w:space="0" w:color="auto"/>
          </w:divBdr>
        </w:div>
        <w:div w:id="300187271">
          <w:marLeft w:val="640"/>
          <w:marRight w:val="0"/>
          <w:marTop w:val="0"/>
          <w:marBottom w:val="0"/>
          <w:divBdr>
            <w:top w:val="none" w:sz="0" w:space="0" w:color="auto"/>
            <w:left w:val="none" w:sz="0" w:space="0" w:color="auto"/>
            <w:bottom w:val="none" w:sz="0" w:space="0" w:color="auto"/>
            <w:right w:val="none" w:sz="0" w:space="0" w:color="auto"/>
          </w:divBdr>
        </w:div>
        <w:div w:id="306474066">
          <w:marLeft w:val="640"/>
          <w:marRight w:val="0"/>
          <w:marTop w:val="0"/>
          <w:marBottom w:val="0"/>
          <w:divBdr>
            <w:top w:val="none" w:sz="0" w:space="0" w:color="auto"/>
            <w:left w:val="none" w:sz="0" w:space="0" w:color="auto"/>
            <w:bottom w:val="none" w:sz="0" w:space="0" w:color="auto"/>
            <w:right w:val="none" w:sz="0" w:space="0" w:color="auto"/>
          </w:divBdr>
        </w:div>
        <w:div w:id="306857035">
          <w:marLeft w:val="640"/>
          <w:marRight w:val="0"/>
          <w:marTop w:val="0"/>
          <w:marBottom w:val="0"/>
          <w:divBdr>
            <w:top w:val="none" w:sz="0" w:space="0" w:color="auto"/>
            <w:left w:val="none" w:sz="0" w:space="0" w:color="auto"/>
            <w:bottom w:val="none" w:sz="0" w:space="0" w:color="auto"/>
            <w:right w:val="none" w:sz="0" w:space="0" w:color="auto"/>
          </w:divBdr>
        </w:div>
        <w:div w:id="309024084">
          <w:marLeft w:val="640"/>
          <w:marRight w:val="0"/>
          <w:marTop w:val="0"/>
          <w:marBottom w:val="0"/>
          <w:divBdr>
            <w:top w:val="none" w:sz="0" w:space="0" w:color="auto"/>
            <w:left w:val="none" w:sz="0" w:space="0" w:color="auto"/>
            <w:bottom w:val="none" w:sz="0" w:space="0" w:color="auto"/>
            <w:right w:val="none" w:sz="0" w:space="0" w:color="auto"/>
          </w:divBdr>
        </w:div>
        <w:div w:id="310641891">
          <w:marLeft w:val="640"/>
          <w:marRight w:val="0"/>
          <w:marTop w:val="0"/>
          <w:marBottom w:val="0"/>
          <w:divBdr>
            <w:top w:val="none" w:sz="0" w:space="0" w:color="auto"/>
            <w:left w:val="none" w:sz="0" w:space="0" w:color="auto"/>
            <w:bottom w:val="none" w:sz="0" w:space="0" w:color="auto"/>
            <w:right w:val="none" w:sz="0" w:space="0" w:color="auto"/>
          </w:divBdr>
        </w:div>
        <w:div w:id="310910510">
          <w:marLeft w:val="480"/>
          <w:marRight w:val="0"/>
          <w:marTop w:val="0"/>
          <w:marBottom w:val="0"/>
          <w:divBdr>
            <w:top w:val="none" w:sz="0" w:space="0" w:color="auto"/>
            <w:left w:val="none" w:sz="0" w:space="0" w:color="auto"/>
            <w:bottom w:val="none" w:sz="0" w:space="0" w:color="auto"/>
            <w:right w:val="none" w:sz="0" w:space="0" w:color="auto"/>
          </w:divBdr>
        </w:div>
        <w:div w:id="311445117">
          <w:marLeft w:val="640"/>
          <w:marRight w:val="0"/>
          <w:marTop w:val="0"/>
          <w:marBottom w:val="0"/>
          <w:divBdr>
            <w:top w:val="none" w:sz="0" w:space="0" w:color="auto"/>
            <w:left w:val="none" w:sz="0" w:space="0" w:color="auto"/>
            <w:bottom w:val="none" w:sz="0" w:space="0" w:color="auto"/>
            <w:right w:val="none" w:sz="0" w:space="0" w:color="auto"/>
          </w:divBdr>
        </w:div>
        <w:div w:id="313727766">
          <w:marLeft w:val="0"/>
          <w:marRight w:val="0"/>
          <w:marTop w:val="0"/>
          <w:marBottom w:val="0"/>
          <w:divBdr>
            <w:top w:val="none" w:sz="0" w:space="0" w:color="auto"/>
            <w:left w:val="none" w:sz="0" w:space="0" w:color="auto"/>
            <w:bottom w:val="none" w:sz="0" w:space="0" w:color="auto"/>
            <w:right w:val="none" w:sz="0" w:space="0" w:color="auto"/>
          </w:divBdr>
        </w:div>
        <w:div w:id="315232386">
          <w:marLeft w:val="640"/>
          <w:marRight w:val="0"/>
          <w:marTop w:val="0"/>
          <w:marBottom w:val="0"/>
          <w:divBdr>
            <w:top w:val="none" w:sz="0" w:space="0" w:color="auto"/>
            <w:left w:val="none" w:sz="0" w:space="0" w:color="auto"/>
            <w:bottom w:val="none" w:sz="0" w:space="0" w:color="auto"/>
            <w:right w:val="none" w:sz="0" w:space="0" w:color="auto"/>
          </w:divBdr>
        </w:div>
        <w:div w:id="317809268">
          <w:marLeft w:val="480"/>
          <w:marRight w:val="0"/>
          <w:marTop w:val="0"/>
          <w:marBottom w:val="0"/>
          <w:divBdr>
            <w:top w:val="none" w:sz="0" w:space="0" w:color="auto"/>
            <w:left w:val="none" w:sz="0" w:space="0" w:color="auto"/>
            <w:bottom w:val="none" w:sz="0" w:space="0" w:color="auto"/>
            <w:right w:val="none" w:sz="0" w:space="0" w:color="auto"/>
          </w:divBdr>
        </w:div>
        <w:div w:id="318121871">
          <w:marLeft w:val="0"/>
          <w:marRight w:val="0"/>
          <w:marTop w:val="0"/>
          <w:marBottom w:val="0"/>
          <w:divBdr>
            <w:top w:val="none" w:sz="0" w:space="0" w:color="auto"/>
            <w:left w:val="none" w:sz="0" w:space="0" w:color="auto"/>
            <w:bottom w:val="none" w:sz="0" w:space="0" w:color="auto"/>
            <w:right w:val="none" w:sz="0" w:space="0" w:color="auto"/>
          </w:divBdr>
        </w:div>
        <w:div w:id="318583531">
          <w:marLeft w:val="640"/>
          <w:marRight w:val="0"/>
          <w:marTop w:val="0"/>
          <w:marBottom w:val="0"/>
          <w:divBdr>
            <w:top w:val="none" w:sz="0" w:space="0" w:color="auto"/>
            <w:left w:val="none" w:sz="0" w:space="0" w:color="auto"/>
            <w:bottom w:val="none" w:sz="0" w:space="0" w:color="auto"/>
            <w:right w:val="none" w:sz="0" w:space="0" w:color="auto"/>
          </w:divBdr>
        </w:div>
        <w:div w:id="322050750">
          <w:marLeft w:val="640"/>
          <w:marRight w:val="0"/>
          <w:marTop w:val="0"/>
          <w:marBottom w:val="0"/>
          <w:divBdr>
            <w:top w:val="none" w:sz="0" w:space="0" w:color="auto"/>
            <w:left w:val="none" w:sz="0" w:space="0" w:color="auto"/>
            <w:bottom w:val="none" w:sz="0" w:space="0" w:color="auto"/>
            <w:right w:val="none" w:sz="0" w:space="0" w:color="auto"/>
          </w:divBdr>
        </w:div>
        <w:div w:id="323241960">
          <w:marLeft w:val="640"/>
          <w:marRight w:val="0"/>
          <w:marTop w:val="0"/>
          <w:marBottom w:val="0"/>
          <w:divBdr>
            <w:top w:val="none" w:sz="0" w:space="0" w:color="auto"/>
            <w:left w:val="none" w:sz="0" w:space="0" w:color="auto"/>
            <w:bottom w:val="none" w:sz="0" w:space="0" w:color="auto"/>
            <w:right w:val="none" w:sz="0" w:space="0" w:color="auto"/>
          </w:divBdr>
        </w:div>
        <w:div w:id="323627260">
          <w:marLeft w:val="640"/>
          <w:marRight w:val="0"/>
          <w:marTop w:val="0"/>
          <w:marBottom w:val="0"/>
          <w:divBdr>
            <w:top w:val="none" w:sz="0" w:space="0" w:color="auto"/>
            <w:left w:val="none" w:sz="0" w:space="0" w:color="auto"/>
            <w:bottom w:val="none" w:sz="0" w:space="0" w:color="auto"/>
            <w:right w:val="none" w:sz="0" w:space="0" w:color="auto"/>
          </w:divBdr>
        </w:div>
        <w:div w:id="323895606">
          <w:marLeft w:val="640"/>
          <w:marRight w:val="0"/>
          <w:marTop w:val="0"/>
          <w:marBottom w:val="0"/>
          <w:divBdr>
            <w:top w:val="none" w:sz="0" w:space="0" w:color="auto"/>
            <w:left w:val="none" w:sz="0" w:space="0" w:color="auto"/>
            <w:bottom w:val="none" w:sz="0" w:space="0" w:color="auto"/>
            <w:right w:val="none" w:sz="0" w:space="0" w:color="auto"/>
          </w:divBdr>
        </w:div>
        <w:div w:id="325985527">
          <w:marLeft w:val="640"/>
          <w:marRight w:val="0"/>
          <w:marTop w:val="0"/>
          <w:marBottom w:val="0"/>
          <w:divBdr>
            <w:top w:val="none" w:sz="0" w:space="0" w:color="auto"/>
            <w:left w:val="none" w:sz="0" w:space="0" w:color="auto"/>
            <w:bottom w:val="none" w:sz="0" w:space="0" w:color="auto"/>
            <w:right w:val="none" w:sz="0" w:space="0" w:color="auto"/>
          </w:divBdr>
        </w:div>
        <w:div w:id="328754529">
          <w:marLeft w:val="640"/>
          <w:marRight w:val="0"/>
          <w:marTop w:val="0"/>
          <w:marBottom w:val="0"/>
          <w:divBdr>
            <w:top w:val="none" w:sz="0" w:space="0" w:color="auto"/>
            <w:left w:val="none" w:sz="0" w:space="0" w:color="auto"/>
            <w:bottom w:val="none" w:sz="0" w:space="0" w:color="auto"/>
            <w:right w:val="none" w:sz="0" w:space="0" w:color="auto"/>
          </w:divBdr>
        </w:div>
        <w:div w:id="330916275">
          <w:marLeft w:val="480"/>
          <w:marRight w:val="0"/>
          <w:marTop w:val="0"/>
          <w:marBottom w:val="0"/>
          <w:divBdr>
            <w:top w:val="none" w:sz="0" w:space="0" w:color="auto"/>
            <w:left w:val="none" w:sz="0" w:space="0" w:color="auto"/>
            <w:bottom w:val="none" w:sz="0" w:space="0" w:color="auto"/>
            <w:right w:val="none" w:sz="0" w:space="0" w:color="auto"/>
          </w:divBdr>
        </w:div>
        <w:div w:id="333921234">
          <w:marLeft w:val="480"/>
          <w:marRight w:val="0"/>
          <w:marTop w:val="0"/>
          <w:marBottom w:val="0"/>
          <w:divBdr>
            <w:top w:val="none" w:sz="0" w:space="0" w:color="auto"/>
            <w:left w:val="none" w:sz="0" w:space="0" w:color="auto"/>
            <w:bottom w:val="none" w:sz="0" w:space="0" w:color="auto"/>
            <w:right w:val="none" w:sz="0" w:space="0" w:color="auto"/>
          </w:divBdr>
        </w:div>
        <w:div w:id="337199189">
          <w:marLeft w:val="480"/>
          <w:marRight w:val="0"/>
          <w:marTop w:val="0"/>
          <w:marBottom w:val="0"/>
          <w:divBdr>
            <w:top w:val="none" w:sz="0" w:space="0" w:color="auto"/>
            <w:left w:val="none" w:sz="0" w:space="0" w:color="auto"/>
            <w:bottom w:val="none" w:sz="0" w:space="0" w:color="auto"/>
            <w:right w:val="none" w:sz="0" w:space="0" w:color="auto"/>
          </w:divBdr>
        </w:div>
        <w:div w:id="338196590">
          <w:marLeft w:val="640"/>
          <w:marRight w:val="0"/>
          <w:marTop w:val="0"/>
          <w:marBottom w:val="0"/>
          <w:divBdr>
            <w:top w:val="none" w:sz="0" w:space="0" w:color="auto"/>
            <w:left w:val="none" w:sz="0" w:space="0" w:color="auto"/>
            <w:bottom w:val="none" w:sz="0" w:space="0" w:color="auto"/>
            <w:right w:val="none" w:sz="0" w:space="0" w:color="auto"/>
          </w:divBdr>
        </w:div>
        <w:div w:id="340356685">
          <w:marLeft w:val="640"/>
          <w:marRight w:val="0"/>
          <w:marTop w:val="0"/>
          <w:marBottom w:val="0"/>
          <w:divBdr>
            <w:top w:val="none" w:sz="0" w:space="0" w:color="auto"/>
            <w:left w:val="none" w:sz="0" w:space="0" w:color="auto"/>
            <w:bottom w:val="none" w:sz="0" w:space="0" w:color="auto"/>
            <w:right w:val="none" w:sz="0" w:space="0" w:color="auto"/>
          </w:divBdr>
        </w:div>
        <w:div w:id="342781612">
          <w:marLeft w:val="640"/>
          <w:marRight w:val="0"/>
          <w:marTop w:val="0"/>
          <w:marBottom w:val="0"/>
          <w:divBdr>
            <w:top w:val="none" w:sz="0" w:space="0" w:color="auto"/>
            <w:left w:val="none" w:sz="0" w:space="0" w:color="auto"/>
            <w:bottom w:val="none" w:sz="0" w:space="0" w:color="auto"/>
            <w:right w:val="none" w:sz="0" w:space="0" w:color="auto"/>
          </w:divBdr>
        </w:div>
        <w:div w:id="343825588">
          <w:marLeft w:val="480"/>
          <w:marRight w:val="0"/>
          <w:marTop w:val="0"/>
          <w:marBottom w:val="0"/>
          <w:divBdr>
            <w:top w:val="none" w:sz="0" w:space="0" w:color="auto"/>
            <w:left w:val="none" w:sz="0" w:space="0" w:color="auto"/>
            <w:bottom w:val="none" w:sz="0" w:space="0" w:color="auto"/>
            <w:right w:val="none" w:sz="0" w:space="0" w:color="auto"/>
          </w:divBdr>
        </w:div>
        <w:div w:id="344286765">
          <w:marLeft w:val="640"/>
          <w:marRight w:val="0"/>
          <w:marTop w:val="0"/>
          <w:marBottom w:val="0"/>
          <w:divBdr>
            <w:top w:val="none" w:sz="0" w:space="0" w:color="auto"/>
            <w:left w:val="none" w:sz="0" w:space="0" w:color="auto"/>
            <w:bottom w:val="none" w:sz="0" w:space="0" w:color="auto"/>
            <w:right w:val="none" w:sz="0" w:space="0" w:color="auto"/>
          </w:divBdr>
        </w:div>
        <w:div w:id="344601585">
          <w:marLeft w:val="0"/>
          <w:marRight w:val="0"/>
          <w:marTop w:val="0"/>
          <w:marBottom w:val="0"/>
          <w:divBdr>
            <w:top w:val="none" w:sz="0" w:space="0" w:color="auto"/>
            <w:left w:val="none" w:sz="0" w:space="0" w:color="auto"/>
            <w:bottom w:val="none" w:sz="0" w:space="0" w:color="auto"/>
            <w:right w:val="none" w:sz="0" w:space="0" w:color="auto"/>
          </w:divBdr>
        </w:div>
        <w:div w:id="345401588">
          <w:marLeft w:val="640"/>
          <w:marRight w:val="0"/>
          <w:marTop w:val="0"/>
          <w:marBottom w:val="0"/>
          <w:divBdr>
            <w:top w:val="none" w:sz="0" w:space="0" w:color="auto"/>
            <w:left w:val="none" w:sz="0" w:space="0" w:color="auto"/>
            <w:bottom w:val="none" w:sz="0" w:space="0" w:color="auto"/>
            <w:right w:val="none" w:sz="0" w:space="0" w:color="auto"/>
          </w:divBdr>
        </w:div>
        <w:div w:id="346903795">
          <w:marLeft w:val="480"/>
          <w:marRight w:val="0"/>
          <w:marTop w:val="0"/>
          <w:marBottom w:val="0"/>
          <w:divBdr>
            <w:top w:val="none" w:sz="0" w:space="0" w:color="auto"/>
            <w:left w:val="none" w:sz="0" w:space="0" w:color="auto"/>
            <w:bottom w:val="none" w:sz="0" w:space="0" w:color="auto"/>
            <w:right w:val="none" w:sz="0" w:space="0" w:color="auto"/>
          </w:divBdr>
        </w:div>
        <w:div w:id="349186140">
          <w:marLeft w:val="480"/>
          <w:marRight w:val="0"/>
          <w:marTop w:val="0"/>
          <w:marBottom w:val="0"/>
          <w:divBdr>
            <w:top w:val="none" w:sz="0" w:space="0" w:color="auto"/>
            <w:left w:val="none" w:sz="0" w:space="0" w:color="auto"/>
            <w:bottom w:val="none" w:sz="0" w:space="0" w:color="auto"/>
            <w:right w:val="none" w:sz="0" w:space="0" w:color="auto"/>
          </w:divBdr>
        </w:div>
        <w:div w:id="349533119">
          <w:marLeft w:val="640"/>
          <w:marRight w:val="0"/>
          <w:marTop w:val="0"/>
          <w:marBottom w:val="0"/>
          <w:divBdr>
            <w:top w:val="none" w:sz="0" w:space="0" w:color="auto"/>
            <w:left w:val="none" w:sz="0" w:space="0" w:color="auto"/>
            <w:bottom w:val="none" w:sz="0" w:space="0" w:color="auto"/>
            <w:right w:val="none" w:sz="0" w:space="0" w:color="auto"/>
          </w:divBdr>
        </w:div>
        <w:div w:id="350225222">
          <w:marLeft w:val="0"/>
          <w:marRight w:val="0"/>
          <w:marTop w:val="0"/>
          <w:marBottom w:val="0"/>
          <w:divBdr>
            <w:top w:val="none" w:sz="0" w:space="0" w:color="auto"/>
            <w:left w:val="none" w:sz="0" w:space="0" w:color="auto"/>
            <w:bottom w:val="none" w:sz="0" w:space="0" w:color="auto"/>
            <w:right w:val="none" w:sz="0" w:space="0" w:color="auto"/>
          </w:divBdr>
        </w:div>
        <w:div w:id="350643066">
          <w:marLeft w:val="0"/>
          <w:marRight w:val="0"/>
          <w:marTop w:val="0"/>
          <w:marBottom w:val="0"/>
          <w:divBdr>
            <w:top w:val="none" w:sz="0" w:space="0" w:color="auto"/>
            <w:left w:val="none" w:sz="0" w:space="0" w:color="auto"/>
            <w:bottom w:val="none" w:sz="0" w:space="0" w:color="auto"/>
            <w:right w:val="none" w:sz="0" w:space="0" w:color="auto"/>
          </w:divBdr>
        </w:div>
        <w:div w:id="351565679">
          <w:marLeft w:val="480"/>
          <w:marRight w:val="0"/>
          <w:marTop w:val="0"/>
          <w:marBottom w:val="0"/>
          <w:divBdr>
            <w:top w:val="none" w:sz="0" w:space="0" w:color="auto"/>
            <w:left w:val="none" w:sz="0" w:space="0" w:color="auto"/>
            <w:bottom w:val="none" w:sz="0" w:space="0" w:color="auto"/>
            <w:right w:val="none" w:sz="0" w:space="0" w:color="auto"/>
          </w:divBdr>
        </w:div>
        <w:div w:id="354384116">
          <w:marLeft w:val="640"/>
          <w:marRight w:val="0"/>
          <w:marTop w:val="0"/>
          <w:marBottom w:val="0"/>
          <w:divBdr>
            <w:top w:val="none" w:sz="0" w:space="0" w:color="auto"/>
            <w:left w:val="none" w:sz="0" w:space="0" w:color="auto"/>
            <w:bottom w:val="none" w:sz="0" w:space="0" w:color="auto"/>
            <w:right w:val="none" w:sz="0" w:space="0" w:color="auto"/>
          </w:divBdr>
        </w:div>
        <w:div w:id="356083112">
          <w:marLeft w:val="640"/>
          <w:marRight w:val="0"/>
          <w:marTop w:val="0"/>
          <w:marBottom w:val="0"/>
          <w:divBdr>
            <w:top w:val="none" w:sz="0" w:space="0" w:color="auto"/>
            <w:left w:val="none" w:sz="0" w:space="0" w:color="auto"/>
            <w:bottom w:val="none" w:sz="0" w:space="0" w:color="auto"/>
            <w:right w:val="none" w:sz="0" w:space="0" w:color="auto"/>
          </w:divBdr>
        </w:div>
        <w:div w:id="357396085">
          <w:marLeft w:val="640"/>
          <w:marRight w:val="0"/>
          <w:marTop w:val="0"/>
          <w:marBottom w:val="0"/>
          <w:divBdr>
            <w:top w:val="none" w:sz="0" w:space="0" w:color="auto"/>
            <w:left w:val="none" w:sz="0" w:space="0" w:color="auto"/>
            <w:bottom w:val="none" w:sz="0" w:space="0" w:color="auto"/>
            <w:right w:val="none" w:sz="0" w:space="0" w:color="auto"/>
          </w:divBdr>
        </w:div>
        <w:div w:id="358244683">
          <w:marLeft w:val="640"/>
          <w:marRight w:val="0"/>
          <w:marTop w:val="0"/>
          <w:marBottom w:val="0"/>
          <w:divBdr>
            <w:top w:val="none" w:sz="0" w:space="0" w:color="auto"/>
            <w:left w:val="none" w:sz="0" w:space="0" w:color="auto"/>
            <w:bottom w:val="none" w:sz="0" w:space="0" w:color="auto"/>
            <w:right w:val="none" w:sz="0" w:space="0" w:color="auto"/>
          </w:divBdr>
        </w:div>
        <w:div w:id="363865299">
          <w:marLeft w:val="640"/>
          <w:marRight w:val="0"/>
          <w:marTop w:val="0"/>
          <w:marBottom w:val="0"/>
          <w:divBdr>
            <w:top w:val="none" w:sz="0" w:space="0" w:color="auto"/>
            <w:left w:val="none" w:sz="0" w:space="0" w:color="auto"/>
            <w:bottom w:val="none" w:sz="0" w:space="0" w:color="auto"/>
            <w:right w:val="none" w:sz="0" w:space="0" w:color="auto"/>
          </w:divBdr>
        </w:div>
        <w:div w:id="369768929">
          <w:marLeft w:val="640"/>
          <w:marRight w:val="0"/>
          <w:marTop w:val="0"/>
          <w:marBottom w:val="0"/>
          <w:divBdr>
            <w:top w:val="none" w:sz="0" w:space="0" w:color="auto"/>
            <w:left w:val="none" w:sz="0" w:space="0" w:color="auto"/>
            <w:bottom w:val="none" w:sz="0" w:space="0" w:color="auto"/>
            <w:right w:val="none" w:sz="0" w:space="0" w:color="auto"/>
          </w:divBdr>
        </w:div>
        <w:div w:id="371073284">
          <w:marLeft w:val="480"/>
          <w:marRight w:val="0"/>
          <w:marTop w:val="0"/>
          <w:marBottom w:val="0"/>
          <w:divBdr>
            <w:top w:val="none" w:sz="0" w:space="0" w:color="auto"/>
            <w:left w:val="none" w:sz="0" w:space="0" w:color="auto"/>
            <w:bottom w:val="none" w:sz="0" w:space="0" w:color="auto"/>
            <w:right w:val="none" w:sz="0" w:space="0" w:color="auto"/>
          </w:divBdr>
        </w:div>
        <w:div w:id="372269933">
          <w:marLeft w:val="640"/>
          <w:marRight w:val="0"/>
          <w:marTop w:val="0"/>
          <w:marBottom w:val="0"/>
          <w:divBdr>
            <w:top w:val="none" w:sz="0" w:space="0" w:color="auto"/>
            <w:left w:val="none" w:sz="0" w:space="0" w:color="auto"/>
            <w:bottom w:val="none" w:sz="0" w:space="0" w:color="auto"/>
            <w:right w:val="none" w:sz="0" w:space="0" w:color="auto"/>
          </w:divBdr>
        </w:div>
        <w:div w:id="372852084">
          <w:marLeft w:val="480"/>
          <w:marRight w:val="0"/>
          <w:marTop w:val="0"/>
          <w:marBottom w:val="0"/>
          <w:divBdr>
            <w:top w:val="none" w:sz="0" w:space="0" w:color="auto"/>
            <w:left w:val="none" w:sz="0" w:space="0" w:color="auto"/>
            <w:bottom w:val="none" w:sz="0" w:space="0" w:color="auto"/>
            <w:right w:val="none" w:sz="0" w:space="0" w:color="auto"/>
          </w:divBdr>
        </w:div>
        <w:div w:id="380323585">
          <w:marLeft w:val="640"/>
          <w:marRight w:val="0"/>
          <w:marTop w:val="0"/>
          <w:marBottom w:val="0"/>
          <w:divBdr>
            <w:top w:val="none" w:sz="0" w:space="0" w:color="auto"/>
            <w:left w:val="none" w:sz="0" w:space="0" w:color="auto"/>
            <w:bottom w:val="none" w:sz="0" w:space="0" w:color="auto"/>
            <w:right w:val="none" w:sz="0" w:space="0" w:color="auto"/>
          </w:divBdr>
        </w:div>
        <w:div w:id="382144729">
          <w:marLeft w:val="640"/>
          <w:marRight w:val="0"/>
          <w:marTop w:val="0"/>
          <w:marBottom w:val="0"/>
          <w:divBdr>
            <w:top w:val="none" w:sz="0" w:space="0" w:color="auto"/>
            <w:left w:val="none" w:sz="0" w:space="0" w:color="auto"/>
            <w:bottom w:val="none" w:sz="0" w:space="0" w:color="auto"/>
            <w:right w:val="none" w:sz="0" w:space="0" w:color="auto"/>
          </w:divBdr>
        </w:div>
        <w:div w:id="384257298">
          <w:marLeft w:val="640"/>
          <w:marRight w:val="0"/>
          <w:marTop w:val="0"/>
          <w:marBottom w:val="0"/>
          <w:divBdr>
            <w:top w:val="none" w:sz="0" w:space="0" w:color="auto"/>
            <w:left w:val="none" w:sz="0" w:space="0" w:color="auto"/>
            <w:bottom w:val="none" w:sz="0" w:space="0" w:color="auto"/>
            <w:right w:val="none" w:sz="0" w:space="0" w:color="auto"/>
          </w:divBdr>
        </w:div>
        <w:div w:id="384908803">
          <w:marLeft w:val="480"/>
          <w:marRight w:val="0"/>
          <w:marTop w:val="0"/>
          <w:marBottom w:val="0"/>
          <w:divBdr>
            <w:top w:val="none" w:sz="0" w:space="0" w:color="auto"/>
            <w:left w:val="none" w:sz="0" w:space="0" w:color="auto"/>
            <w:bottom w:val="none" w:sz="0" w:space="0" w:color="auto"/>
            <w:right w:val="none" w:sz="0" w:space="0" w:color="auto"/>
          </w:divBdr>
        </w:div>
        <w:div w:id="385836075">
          <w:marLeft w:val="0"/>
          <w:marRight w:val="0"/>
          <w:marTop w:val="0"/>
          <w:marBottom w:val="0"/>
          <w:divBdr>
            <w:top w:val="none" w:sz="0" w:space="0" w:color="auto"/>
            <w:left w:val="none" w:sz="0" w:space="0" w:color="auto"/>
            <w:bottom w:val="none" w:sz="0" w:space="0" w:color="auto"/>
            <w:right w:val="none" w:sz="0" w:space="0" w:color="auto"/>
          </w:divBdr>
        </w:div>
        <w:div w:id="387414879">
          <w:marLeft w:val="640"/>
          <w:marRight w:val="0"/>
          <w:marTop w:val="0"/>
          <w:marBottom w:val="0"/>
          <w:divBdr>
            <w:top w:val="none" w:sz="0" w:space="0" w:color="auto"/>
            <w:left w:val="none" w:sz="0" w:space="0" w:color="auto"/>
            <w:bottom w:val="none" w:sz="0" w:space="0" w:color="auto"/>
            <w:right w:val="none" w:sz="0" w:space="0" w:color="auto"/>
          </w:divBdr>
        </w:div>
        <w:div w:id="390883058">
          <w:marLeft w:val="480"/>
          <w:marRight w:val="0"/>
          <w:marTop w:val="0"/>
          <w:marBottom w:val="0"/>
          <w:divBdr>
            <w:top w:val="none" w:sz="0" w:space="0" w:color="auto"/>
            <w:left w:val="none" w:sz="0" w:space="0" w:color="auto"/>
            <w:bottom w:val="none" w:sz="0" w:space="0" w:color="auto"/>
            <w:right w:val="none" w:sz="0" w:space="0" w:color="auto"/>
          </w:divBdr>
        </w:div>
        <w:div w:id="390885065">
          <w:marLeft w:val="480"/>
          <w:marRight w:val="0"/>
          <w:marTop w:val="0"/>
          <w:marBottom w:val="0"/>
          <w:divBdr>
            <w:top w:val="none" w:sz="0" w:space="0" w:color="auto"/>
            <w:left w:val="none" w:sz="0" w:space="0" w:color="auto"/>
            <w:bottom w:val="none" w:sz="0" w:space="0" w:color="auto"/>
            <w:right w:val="none" w:sz="0" w:space="0" w:color="auto"/>
          </w:divBdr>
        </w:div>
        <w:div w:id="391273128">
          <w:marLeft w:val="480"/>
          <w:marRight w:val="0"/>
          <w:marTop w:val="0"/>
          <w:marBottom w:val="0"/>
          <w:divBdr>
            <w:top w:val="none" w:sz="0" w:space="0" w:color="auto"/>
            <w:left w:val="none" w:sz="0" w:space="0" w:color="auto"/>
            <w:bottom w:val="none" w:sz="0" w:space="0" w:color="auto"/>
            <w:right w:val="none" w:sz="0" w:space="0" w:color="auto"/>
          </w:divBdr>
        </w:div>
        <w:div w:id="392001969">
          <w:marLeft w:val="640"/>
          <w:marRight w:val="0"/>
          <w:marTop w:val="0"/>
          <w:marBottom w:val="0"/>
          <w:divBdr>
            <w:top w:val="none" w:sz="0" w:space="0" w:color="auto"/>
            <w:left w:val="none" w:sz="0" w:space="0" w:color="auto"/>
            <w:bottom w:val="none" w:sz="0" w:space="0" w:color="auto"/>
            <w:right w:val="none" w:sz="0" w:space="0" w:color="auto"/>
          </w:divBdr>
        </w:div>
        <w:div w:id="400760724">
          <w:marLeft w:val="0"/>
          <w:marRight w:val="0"/>
          <w:marTop w:val="0"/>
          <w:marBottom w:val="0"/>
          <w:divBdr>
            <w:top w:val="none" w:sz="0" w:space="0" w:color="auto"/>
            <w:left w:val="none" w:sz="0" w:space="0" w:color="auto"/>
            <w:bottom w:val="none" w:sz="0" w:space="0" w:color="auto"/>
            <w:right w:val="none" w:sz="0" w:space="0" w:color="auto"/>
          </w:divBdr>
        </w:div>
        <w:div w:id="401218351">
          <w:marLeft w:val="480"/>
          <w:marRight w:val="0"/>
          <w:marTop w:val="0"/>
          <w:marBottom w:val="0"/>
          <w:divBdr>
            <w:top w:val="none" w:sz="0" w:space="0" w:color="auto"/>
            <w:left w:val="none" w:sz="0" w:space="0" w:color="auto"/>
            <w:bottom w:val="none" w:sz="0" w:space="0" w:color="auto"/>
            <w:right w:val="none" w:sz="0" w:space="0" w:color="auto"/>
          </w:divBdr>
        </w:div>
        <w:div w:id="406197960">
          <w:marLeft w:val="640"/>
          <w:marRight w:val="0"/>
          <w:marTop w:val="0"/>
          <w:marBottom w:val="0"/>
          <w:divBdr>
            <w:top w:val="none" w:sz="0" w:space="0" w:color="auto"/>
            <w:left w:val="none" w:sz="0" w:space="0" w:color="auto"/>
            <w:bottom w:val="none" w:sz="0" w:space="0" w:color="auto"/>
            <w:right w:val="none" w:sz="0" w:space="0" w:color="auto"/>
          </w:divBdr>
        </w:div>
        <w:div w:id="408818179">
          <w:marLeft w:val="640"/>
          <w:marRight w:val="0"/>
          <w:marTop w:val="0"/>
          <w:marBottom w:val="0"/>
          <w:divBdr>
            <w:top w:val="none" w:sz="0" w:space="0" w:color="auto"/>
            <w:left w:val="none" w:sz="0" w:space="0" w:color="auto"/>
            <w:bottom w:val="none" w:sz="0" w:space="0" w:color="auto"/>
            <w:right w:val="none" w:sz="0" w:space="0" w:color="auto"/>
          </w:divBdr>
        </w:div>
        <w:div w:id="413556755">
          <w:marLeft w:val="480"/>
          <w:marRight w:val="0"/>
          <w:marTop w:val="0"/>
          <w:marBottom w:val="0"/>
          <w:divBdr>
            <w:top w:val="none" w:sz="0" w:space="0" w:color="auto"/>
            <w:left w:val="none" w:sz="0" w:space="0" w:color="auto"/>
            <w:bottom w:val="none" w:sz="0" w:space="0" w:color="auto"/>
            <w:right w:val="none" w:sz="0" w:space="0" w:color="auto"/>
          </w:divBdr>
        </w:div>
        <w:div w:id="413934315">
          <w:marLeft w:val="480"/>
          <w:marRight w:val="0"/>
          <w:marTop w:val="0"/>
          <w:marBottom w:val="0"/>
          <w:divBdr>
            <w:top w:val="none" w:sz="0" w:space="0" w:color="auto"/>
            <w:left w:val="none" w:sz="0" w:space="0" w:color="auto"/>
            <w:bottom w:val="none" w:sz="0" w:space="0" w:color="auto"/>
            <w:right w:val="none" w:sz="0" w:space="0" w:color="auto"/>
          </w:divBdr>
        </w:div>
        <w:div w:id="415173398">
          <w:marLeft w:val="480"/>
          <w:marRight w:val="0"/>
          <w:marTop w:val="0"/>
          <w:marBottom w:val="0"/>
          <w:divBdr>
            <w:top w:val="none" w:sz="0" w:space="0" w:color="auto"/>
            <w:left w:val="none" w:sz="0" w:space="0" w:color="auto"/>
            <w:bottom w:val="none" w:sz="0" w:space="0" w:color="auto"/>
            <w:right w:val="none" w:sz="0" w:space="0" w:color="auto"/>
          </w:divBdr>
        </w:div>
        <w:div w:id="415244723">
          <w:marLeft w:val="480"/>
          <w:marRight w:val="0"/>
          <w:marTop w:val="0"/>
          <w:marBottom w:val="0"/>
          <w:divBdr>
            <w:top w:val="none" w:sz="0" w:space="0" w:color="auto"/>
            <w:left w:val="none" w:sz="0" w:space="0" w:color="auto"/>
            <w:bottom w:val="none" w:sz="0" w:space="0" w:color="auto"/>
            <w:right w:val="none" w:sz="0" w:space="0" w:color="auto"/>
          </w:divBdr>
        </w:div>
        <w:div w:id="415249166">
          <w:marLeft w:val="640"/>
          <w:marRight w:val="0"/>
          <w:marTop w:val="0"/>
          <w:marBottom w:val="0"/>
          <w:divBdr>
            <w:top w:val="none" w:sz="0" w:space="0" w:color="auto"/>
            <w:left w:val="none" w:sz="0" w:space="0" w:color="auto"/>
            <w:bottom w:val="none" w:sz="0" w:space="0" w:color="auto"/>
            <w:right w:val="none" w:sz="0" w:space="0" w:color="auto"/>
          </w:divBdr>
        </w:div>
        <w:div w:id="417824154">
          <w:marLeft w:val="640"/>
          <w:marRight w:val="0"/>
          <w:marTop w:val="0"/>
          <w:marBottom w:val="0"/>
          <w:divBdr>
            <w:top w:val="none" w:sz="0" w:space="0" w:color="auto"/>
            <w:left w:val="none" w:sz="0" w:space="0" w:color="auto"/>
            <w:bottom w:val="none" w:sz="0" w:space="0" w:color="auto"/>
            <w:right w:val="none" w:sz="0" w:space="0" w:color="auto"/>
          </w:divBdr>
        </w:div>
        <w:div w:id="421684487">
          <w:marLeft w:val="640"/>
          <w:marRight w:val="0"/>
          <w:marTop w:val="0"/>
          <w:marBottom w:val="0"/>
          <w:divBdr>
            <w:top w:val="none" w:sz="0" w:space="0" w:color="auto"/>
            <w:left w:val="none" w:sz="0" w:space="0" w:color="auto"/>
            <w:bottom w:val="none" w:sz="0" w:space="0" w:color="auto"/>
            <w:right w:val="none" w:sz="0" w:space="0" w:color="auto"/>
          </w:divBdr>
        </w:div>
        <w:div w:id="422607736">
          <w:marLeft w:val="640"/>
          <w:marRight w:val="0"/>
          <w:marTop w:val="0"/>
          <w:marBottom w:val="0"/>
          <w:divBdr>
            <w:top w:val="none" w:sz="0" w:space="0" w:color="auto"/>
            <w:left w:val="none" w:sz="0" w:space="0" w:color="auto"/>
            <w:bottom w:val="none" w:sz="0" w:space="0" w:color="auto"/>
            <w:right w:val="none" w:sz="0" w:space="0" w:color="auto"/>
          </w:divBdr>
        </w:div>
        <w:div w:id="430976464">
          <w:marLeft w:val="640"/>
          <w:marRight w:val="0"/>
          <w:marTop w:val="0"/>
          <w:marBottom w:val="0"/>
          <w:divBdr>
            <w:top w:val="none" w:sz="0" w:space="0" w:color="auto"/>
            <w:left w:val="none" w:sz="0" w:space="0" w:color="auto"/>
            <w:bottom w:val="none" w:sz="0" w:space="0" w:color="auto"/>
            <w:right w:val="none" w:sz="0" w:space="0" w:color="auto"/>
          </w:divBdr>
        </w:div>
        <w:div w:id="438912825">
          <w:marLeft w:val="0"/>
          <w:marRight w:val="0"/>
          <w:marTop w:val="0"/>
          <w:marBottom w:val="0"/>
          <w:divBdr>
            <w:top w:val="none" w:sz="0" w:space="0" w:color="auto"/>
            <w:left w:val="none" w:sz="0" w:space="0" w:color="auto"/>
            <w:bottom w:val="none" w:sz="0" w:space="0" w:color="auto"/>
            <w:right w:val="none" w:sz="0" w:space="0" w:color="auto"/>
          </w:divBdr>
        </w:div>
        <w:div w:id="439840796">
          <w:marLeft w:val="640"/>
          <w:marRight w:val="0"/>
          <w:marTop w:val="0"/>
          <w:marBottom w:val="0"/>
          <w:divBdr>
            <w:top w:val="none" w:sz="0" w:space="0" w:color="auto"/>
            <w:left w:val="none" w:sz="0" w:space="0" w:color="auto"/>
            <w:bottom w:val="none" w:sz="0" w:space="0" w:color="auto"/>
            <w:right w:val="none" w:sz="0" w:space="0" w:color="auto"/>
          </w:divBdr>
        </w:div>
        <w:div w:id="442113827">
          <w:marLeft w:val="0"/>
          <w:marRight w:val="0"/>
          <w:marTop w:val="0"/>
          <w:marBottom w:val="0"/>
          <w:divBdr>
            <w:top w:val="none" w:sz="0" w:space="0" w:color="auto"/>
            <w:left w:val="none" w:sz="0" w:space="0" w:color="auto"/>
            <w:bottom w:val="none" w:sz="0" w:space="0" w:color="auto"/>
            <w:right w:val="none" w:sz="0" w:space="0" w:color="auto"/>
          </w:divBdr>
        </w:div>
        <w:div w:id="442388544">
          <w:marLeft w:val="640"/>
          <w:marRight w:val="0"/>
          <w:marTop w:val="0"/>
          <w:marBottom w:val="0"/>
          <w:divBdr>
            <w:top w:val="none" w:sz="0" w:space="0" w:color="auto"/>
            <w:left w:val="none" w:sz="0" w:space="0" w:color="auto"/>
            <w:bottom w:val="none" w:sz="0" w:space="0" w:color="auto"/>
            <w:right w:val="none" w:sz="0" w:space="0" w:color="auto"/>
          </w:divBdr>
        </w:div>
        <w:div w:id="443772670">
          <w:marLeft w:val="480"/>
          <w:marRight w:val="0"/>
          <w:marTop w:val="0"/>
          <w:marBottom w:val="0"/>
          <w:divBdr>
            <w:top w:val="none" w:sz="0" w:space="0" w:color="auto"/>
            <w:left w:val="none" w:sz="0" w:space="0" w:color="auto"/>
            <w:bottom w:val="none" w:sz="0" w:space="0" w:color="auto"/>
            <w:right w:val="none" w:sz="0" w:space="0" w:color="auto"/>
          </w:divBdr>
        </w:div>
        <w:div w:id="453670257">
          <w:marLeft w:val="0"/>
          <w:marRight w:val="0"/>
          <w:marTop w:val="0"/>
          <w:marBottom w:val="0"/>
          <w:divBdr>
            <w:top w:val="none" w:sz="0" w:space="0" w:color="auto"/>
            <w:left w:val="none" w:sz="0" w:space="0" w:color="auto"/>
            <w:bottom w:val="none" w:sz="0" w:space="0" w:color="auto"/>
            <w:right w:val="none" w:sz="0" w:space="0" w:color="auto"/>
          </w:divBdr>
        </w:div>
        <w:div w:id="455291722">
          <w:marLeft w:val="640"/>
          <w:marRight w:val="0"/>
          <w:marTop w:val="0"/>
          <w:marBottom w:val="0"/>
          <w:divBdr>
            <w:top w:val="none" w:sz="0" w:space="0" w:color="auto"/>
            <w:left w:val="none" w:sz="0" w:space="0" w:color="auto"/>
            <w:bottom w:val="none" w:sz="0" w:space="0" w:color="auto"/>
            <w:right w:val="none" w:sz="0" w:space="0" w:color="auto"/>
          </w:divBdr>
        </w:div>
        <w:div w:id="455956176">
          <w:marLeft w:val="0"/>
          <w:marRight w:val="0"/>
          <w:marTop w:val="0"/>
          <w:marBottom w:val="0"/>
          <w:divBdr>
            <w:top w:val="none" w:sz="0" w:space="0" w:color="auto"/>
            <w:left w:val="none" w:sz="0" w:space="0" w:color="auto"/>
            <w:bottom w:val="none" w:sz="0" w:space="0" w:color="auto"/>
            <w:right w:val="none" w:sz="0" w:space="0" w:color="auto"/>
          </w:divBdr>
        </w:div>
        <w:div w:id="457183427">
          <w:marLeft w:val="480"/>
          <w:marRight w:val="0"/>
          <w:marTop w:val="0"/>
          <w:marBottom w:val="0"/>
          <w:divBdr>
            <w:top w:val="none" w:sz="0" w:space="0" w:color="auto"/>
            <w:left w:val="none" w:sz="0" w:space="0" w:color="auto"/>
            <w:bottom w:val="none" w:sz="0" w:space="0" w:color="auto"/>
            <w:right w:val="none" w:sz="0" w:space="0" w:color="auto"/>
          </w:divBdr>
        </w:div>
        <w:div w:id="459494210">
          <w:marLeft w:val="640"/>
          <w:marRight w:val="0"/>
          <w:marTop w:val="0"/>
          <w:marBottom w:val="0"/>
          <w:divBdr>
            <w:top w:val="none" w:sz="0" w:space="0" w:color="auto"/>
            <w:left w:val="none" w:sz="0" w:space="0" w:color="auto"/>
            <w:bottom w:val="none" w:sz="0" w:space="0" w:color="auto"/>
            <w:right w:val="none" w:sz="0" w:space="0" w:color="auto"/>
          </w:divBdr>
        </w:div>
        <w:div w:id="462885825">
          <w:marLeft w:val="640"/>
          <w:marRight w:val="0"/>
          <w:marTop w:val="0"/>
          <w:marBottom w:val="0"/>
          <w:divBdr>
            <w:top w:val="none" w:sz="0" w:space="0" w:color="auto"/>
            <w:left w:val="none" w:sz="0" w:space="0" w:color="auto"/>
            <w:bottom w:val="none" w:sz="0" w:space="0" w:color="auto"/>
            <w:right w:val="none" w:sz="0" w:space="0" w:color="auto"/>
          </w:divBdr>
        </w:div>
        <w:div w:id="465779073">
          <w:marLeft w:val="0"/>
          <w:marRight w:val="0"/>
          <w:marTop w:val="0"/>
          <w:marBottom w:val="0"/>
          <w:divBdr>
            <w:top w:val="none" w:sz="0" w:space="0" w:color="auto"/>
            <w:left w:val="none" w:sz="0" w:space="0" w:color="auto"/>
            <w:bottom w:val="none" w:sz="0" w:space="0" w:color="auto"/>
            <w:right w:val="none" w:sz="0" w:space="0" w:color="auto"/>
          </w:divBdr>
        </w:div>
        <w:div w:id="466242267">
          <w:marLeft w:val="640"/>
          <w:marRight w:val="0"/>
          <w:marTop w:val="0"/>
          <w:marBottom w:val="0"/>
          <w:divBdr>
            <w:top w:val="none" w:sz="0" w:space="0" w:color="auto"/>
            <w:left w:val="none" w:sz="0" w:space="0" w:color="auto"/>
            <w:bottom w:val="none" w:sz="0" w:space="0" w:color="auto"/>
            <w:right w:val="none" w:sz="0" w:space="0" w:color="auto"/>
          </w:divBdr>
        </w:div>
        <w:div w:id="466821193">
          <w:marLeft w:val="640"/>
          <w:marRight w:val="0"/>
          <w:marTop w:val="0"/>
          <w:marBottom w:val="0"/>
          <w:divBdr>
            <w:top w:val="none" w:sz="0" w:space="0" w:color="auto"/>
            <w:left w:val="none" w:sz="0" w:space="0" w:color="auto"/>
            <w:bottom w:val="none" w:sz="0" w:space="0" w:color="auto"/>
            <w:right w:val="none" w:sz="0" w:space="0" w:color="auto"/>
          </w:divBdr>
        </w:div>
        <w:div w:id="469400063">
          <w:marLeft w:val="640"/>
          <w:marRight w:val="0"/>
          <w:marTop w:val="0"/>
          <w:marBottom w:val="0"/>
          <w:divBdr>
            <w:top w:val="none" w:sz="0" w:space="0" w:color="auto"/>
            <w:left w:val="none" w:sz="0" w:space="0" w:color="auto"/>
            <w:bottom w:val="none" w:sz="0" w:space="0" w:color="auto"/>
            <w:right w:val="none" w:sz="0" w:space="0" w:color="auto"/>
          </w:divBdr>
        </w:div>
        <w:div w:id="470054676">
          <w:marLeft w:val="640"/>
          <w:marRight w:val="0"/>
          <w:marTop w:val="0"/>
          <w:marBottom w:val="0"/>
          <w:divBdr>
            <w:top w:val="none" w:sz="0" w:space="0" w:color="auto"/>
            <w:left w:val="none" w:sz="0" w:space="0" w:color="auto"/>
            <w:bottom w:val="none" w:sz="0" w:space="0" w:color="auto"/>
            <w:right w:val="none" w:sz="0" w:space="0" w:color="auto"/>
          </w:divBdr>
        </w:div>
        <w:div w:id="471094528">
          <w:marLeft w:val="480"/>
          <w:marRight w:val="0"/>
          <w:marTop w:val="0"/>
          <w:marBottom w:val="0"/>
          <w:divBdr>
            <w:top w:val="none" w:sz="0" w:space="0" w:color="auto"/>
            <w:left w:val="none" w:sz="0" w:space="0" w:color="auto"/>
            <w:bottom w:val="none" w:sz="0" w:space="0" w:color="auto"/>
            <w:right w:val="none" w:sz="0" w:space="0" w:color="auto"/>
          </w:divBdr>
        </w:div>
        <w:div w:id="471480211">
          <w:marLeft w:val="0"/>
          <w:marRight w:val="0"/>
          <w:marTop w:val="0"/>
          <w:marBottom w:val="0"/>
          <w:divBdr>
            <w:top w:val="none" w:sz="0" w:space="0" w:color="auto"/>
            <w:left w:val="none" w:sz="0" w:space="0" w:color="auto"/>
            <w:bottom w:val="none" w:sz="0" w:space="0" w:color="auto"/>
            <w:right w:val="none" w:sz="0" w:space="0" w:color="auto"/>
          </w:divBdr>
        </w:div>
        <w:div w:id="471488403">
          <w:marLeft w:val="640"/>
          <w:marRight w:val="0"/>
          <w:marTop w:val="0"/>
          <w:marBottom w:val="0"/>
          <w:divBdr>
            <w:top w:val="none" w:sz="0" w:space="0" w:color="auto"/>
            <w:left w:val="none" w:sz="0" w:space="0" w:color="auto"/>
            <w:bottom w:val="none" w:sz="0" w:space="0" w:color="auto"/>
            <w:right w:val="none" w:sz="0" w:space="0" w:color="auto"/>
          </w:divBdr>
        </w:div>
        <w:div w:id="475606066">
          <w:marLeft w:val="640"/>
          <w:marRight w:val="0"/>
          <w:marTop w:val="0"/>
          <w:marBottom w:val="0"/>
          <w:divBdr>
            <w:top w:val="none" w:sz="0" w:space="0" w:color="auto"/>
            <w:left w:val="none" w:sz="0" w:space="0" w:color="auto"/>
            <w:bottom w:val="none" w:sz="0" w:space="0" w:color="auto"/>
            <w:right w:val="none" w:sz="0" w:space="0" w:color="auto"/>
          </w:divBdr>
        </w:div>
        <w:div w:id="477695397">
          <w:marLeft w:val="640"/>
          <w:marRight w:val="0"/>
          <w:marTop w:val="0"/>
          <w:marBottom w:val="0"/>
          <w:divBdr>
            <w:top w:val="none" w:sz="0" w:space="0" w:color="auto"/>
            <w:left w:val="none" w:sz="0" w:space="0" w:color="auto"/>
            <w:bottom w:val="none" w:sz="0" w:space="0" w:color="auto"/>
            <w:right w:val="none" w:sz="0" w:space="0" w:color="auto"/>
          </w:divBdr>
        </w:div>
        <w:div w:id="482235071">
          <w:marLeft w:val="640"/>
          <w:marRight w:val="0"/>
          <w:marTop w:val="0"/>
          <w:marBottom w:val="0"/>
          <w:divBdr>
            <w:top w:val="none" w:sz="0" w:space="0" w:color="auto"/>
            <w:left w:val="none" w:sz="0" w:space="0" w:color="auto"/>
            <w:bottom w:val="none" w:sz="0" w:space="0" w:color="auto"/>
            <w:right w:val="none" w:sz="0" w:space="0" w:color="auto"/>
          </w:divBdr>
        </w:div>
        <w:div w:id="490954008">
          <w:marLeft w:val="480"/>
          <w:marRight w:val="0"/>
          <w:marTop w:val="0"/>
          <w:marBottom w:val="0"/>
          <w:divBdr>
            <w:top w:val="none" w:sz="0" w:space="0" w:color="auto"/>
            <w:left w:val="none" w:sz="0" w:space="0" w:color="auto"/>
            <w:bottom w:val="none" w:sz="0" w:space="0" w:color="auto"/>
            <w:right w:val="none" w:sz="0" w:space="0" w:color="auto"/>
          </w:divBdr>
        </w:div>
        <w:div w:id="491262758">
          <w:marLeft w:val="0"/>
          <w:marRight w:val="0"/>
          <w:marTop w:val="0"/>
          <w:marBottom w:val="0"/>
          <w:divBdr>
            <w:top w:val="none" w:sz="0" w:space="0" w:color="auto"/>
            <w:left w:val="none" w:sz="0" w:space="0" w:color="auto"/>
            <w:bottom w:val="none" w:sz="0" w:space="0" w:color="auto"/>
            <w:right w:val="none" w:sz="0" w:space="0" w:color="auto"/>
          </w:divBdr>
        </w:div>
        <w:div w:id="494226260">
          <w:marLeft w:val="480"/>
          <w:marRight w:val="0"/>
          <w:marTop w:val="0"/>
          <w:marBottom w:val="0"/>
          <w:divBdr>
            <w:top w:val="none" w:sz="0" w:space="0" w:color="auto"/>
            <w:left w:val="none" w:sz="0" w:space="0" w:color="auto"/>
            <w:bottom w:val="none" w:sz="0" w:space="0" w:color="auto"/>
            <w:right w:val="none" w:sz="0" w:space="0" w:color="auto"/>
          </w:divBdr>
        </w:div>
        <w:div w:id="498040795">
          <w:marLeft w:val="640"/>
          <w:marRight w:val="0"/>
          <w:marTop w:val="0"/>
          <w:marBottom w:val="0"/>
          <w:divBdr>
            <w:top w:val="none" w:sz="0" w:space="0" w:color="auto"/>
            <w:left w:val="none" w:sz="0" w:space="0" w:color="auto"/>
            <w:bottom w:val="none" w:sz="0" w:space="0" w:color="auto"/>
            <w:right w:val="none" w:sz="0" w:space="0" w:color="auto"/>
          </w:divBdr>
        </w:div>
        <w:div w:id="500125588">
          <w:marLeft w:val="640"/>
          <w:marRight w:val="0"/>
          <w:marTop w:val="0"/>
          <w:marBottom w:val="0"/>
          <w:divBdr>
            <w:top w:val="none" w:sz="0" w:space="0" w:color="auto"/>
            <w:left w:val="none" w:sz="0" w:space="0" w:color="auto"/>
            <w:bottom w:val="none" w:sz="0" w:space="0" w:color="auto"/>
            <w:right w:val="none" w:sz="0" w:space="0" w:color="auto"/>
          </w:divBdr>
        </w:div>
        <w:div w:id="503402589">
          <w:marLeft w:val="480"/>
          <w:marRight w:val="0"/>
          <w:marTop w:val="0"/>
          <w:marBottom w:val="0"/>
          <w:divBdr>
            <w:top w:val="none" w:sz="0" w:space="0" w:color="auto"/>
            <w:left w:val="none" w:sz="0" w:space="0" w:color="auto"/>
            <w:bottom w:val="none" w:sz="0" w:space="0" w:color="auto"/>
            <w:right w:val="none" w:sz="0" w:space="0" w:color="auto"/>
          </w:divBdr>
        </w:div>
        <w:div w:id="503932153">
          <w:marLeft w:val="480"/>
          <w:marRight w:val="0"/>
          <w:marTop w:val="0"/>
          <w:marBottom w:val="0"/>
          <w:divBdr>
            <w:top w:val="none" w:sz="0" w:space="0" w:color="auto"/>
            <w:left w:val="none" w:sz="0" w:space="0" w:color="auto"/>
            <w:bottom w:val="none" w:sz="0" w:space="0" w:color="auto"/>
            <w:right w:val="none" w:sz="0" w:space="0" w:color="auto"/>
          </w:divBdr>
        </w:div>
        <w:div w:id="506674395">
          <w:marLeft w:val="480"/>
          <w:marRight w:val="0"/>
          <w:marTop w:val="0"/>
          <w:marBottom w:val="0"/>
          <w:divBdr>
            <w:top w:val="none" w:sz="0" w:space="0" w:color="auto"/>
            <w:left w:val="none" w:sz="0" w:space="0" w:color="auto"/>
            <w:bottom w:val="none" w:sz="0" w:space="0" w:color="auto"/>
            <w:right w:val="none" w:sz="0" w:space="0" w:color="auto"/>
          </w:divBdr>
        </w:div>
        <w:div w:id="507401504">
          <w:marLeft w:val="640"/>
          <w:marRight w:val="0"/>
          <w:marTop w:val="0"/>
          <w:marBottom w:val="0"/>
          <w:divBdr>
            <w:top w:val="none" w:sz="0" w:space="0" w:color="auto"/>
            <w:left w:val="none" w:sz="0" w:space="0" w:color="auto"/>
            <w:bottom w:val="none" w:sz="0" w:space="0" w:color="auto"/>
            <w:right w:val="none" w:sz="0" w:space="0" w:color="auto"/>
          </w:divBdr>
        </w:div>
        <w:div w:id="507863445">
          <w:marLeft w:val="480"/>
          <w:marRight w:val="0"/>
          <w:marTop w:val="0"/>
          <w:marBottom w:val="0"/>
          <w:divBdr>
            <w:top w:val="none" w:sz="0" w:space="0" w:color="auto"/>
            <w:left w:val="none" w:sz="0" w:space="0" w:color="auto"/>
            <w:bottom w:val="none" w:sz="0" w:space="0" w:color="auto"/>
            <w:right w:val="none" w:sz="0" w:space="0" w:color="auto"/>
          </w:divBdr>
        </w:div>
        <w:div w:id="508788398">
          <w:marLeft w:val="0"/>
          <w:marRight w:val="0"/>
          <w:marTop w:val="0"/>
          <w:marBottom w:val="0"/>
          <w:divBdr>
            <w:top w:val="none" w:sz="0" w:space="0" w:color="auto"/>
            <w:left w:val="none" w:sz="0" w:space="0" w:color="auto"/>
            <w:bottom w:val="none" w:sz="0" w:space="0" w:color="auto"/>
            <w:right w:val="none" w:sz="0" w:space="0" w:color="auto"/>
          </w:divBdr>
        </w:div>
        <w:div w:id="508908609">
          <w:marLeft w:val="0"/>
          <w:marRight w:val="0"/>
          <w:marTop w:val="0"/>
          <w:marBottom w:val="0"/>
          <w:divBdr>
            <w:top w:val="none" w:sz="0" w:space="0" w:color="auto"/>
            <w:left w:val="none" w:sz="0" w:space="0" w:color="auto"/>
            <w:bottom w:val="none" w:sz="0" w:space="0" w:color="auto"/>
            <w:right w:val="none" w:sz="0" w:space="0" w:color="auto"/>
          </w:divBdr>
        </w:div>
        <w:div w:id="516315576">
          <w:marLeft w:val="0"/>
          <w:marRight w:val="0"/>
          <w:marTop w:val="0"/>
          <w:marBottom w:val="0"/>
          <w:divBdr>
            <w:top w:val="none" w:sz="0" w:space="0" w:color="auto"/>
            <w:left w:val="none" w:sz="0" w:space="0" w:color="auto"/>
            <w:bottom w:val="none" w:sz="0" w:space="0" w:color="auto"/>
            <w:right w:val="none" w:sz="0" w:space="0" w:color="auto"/>
          </w:divBdr>
        </w:div>
        <w:div w:id="518005930">
          <w:marLeft w:val="480"/>
          <w:marRight w:val="0"/>
          <w:marTop w:val="0"/>
          <w:marBottom w:val="0"/>
          <w:divBdr>
            <w:top w:val="none" w:sz="0" w:space="0" w:color="auto"/>
            <w:left w:val="none" w:sz="0" w:space="0" w:color="auto"/>
            <w:bottom w:val="none" w:sz="0" w:space="0" w:color="auto"/>
            <w:right w:val="none" w:sz="0" w:space="0" w:color="auto"/>
          </w:divBdr>
        </w:div>
        <w:div w:id="518853499">
          <w:marLeft w:val="640"/>
          <w:marRight w:val="0"/>
          <w:marTop w:val="0"/>
          <w:marBottom w:val="0"/>
          <w:divBdr>
            <w:top w:val="none" w:sz="0" w:space="0" w:color="auto"/>
            <w:left w:val="none" w:sz="0" w:space="0" w:color="auto"/>
            <w:bottom w:val="none" w:sz="0" w:space="0" w:color="auto"/>
            <w:right w:val="none" w:sz="0" w:space="0" w:color="auto"/>
          </w:divBdr>
        </w:div>
        <w:div w:id="526063057">
          <w:marLeft w:val="480"/>
          <w:marRight w:val="0"/>
          <w:marTop w:val="0"/>
          <w:marBottom w:val="0"/>
          <w:divBdr>
            <w:top w:val="none" w:sz="0" w:space="0" w:color="auto"/>
            <w:left w:val="none" w:sz="0" w:space="0" w:color="auto"/>
            <w:bottom w:val="none" w:sz="0" w:space="0" w:color="auto"/>
            <w:right w:val="none" w:sz="0" w:space="0" w:color="auto"/>
          </w:divBdr>
        </w:div>
        <w:div w:id="526525648">
          <w:marLeft w:val="640"/>
          <w:marRight w:val="0"/>
          <w:marTop w:val="0"/>
          <w:marBottom w:val="0"/>
          <w:divBdr>
            <w:top w:val="none" w:sz="0" w:space="0" w:color="auto"/>
            <w:left w:val="none" w:sz="0" w:space="0" w:color="auto"/>
            <w:bottom w:val="none" w:sz="0" w:space="0" w:color="auto"/>
            <w:right w:val="none" w:sz="0" w:space="0" w:color="auto"/>
          </w:divBdr>
        </w:div>
        <w:div w:id="528447674">
          <w:marLeft w:val="480"/>
          <w:marRight w:val="0"/>
          <w:marTop w:val="0"/>
          <w:marBottom w:val="0"/>
          <w:divBdr>
            <w:top w:val="none" w:sz="0" w:space="0" w:color="auto"/>
            <w:left w:val="none" w:sz="0" w:space="0" w:color="auto"/>
            <w:bottom w:val="none" w:sz="0" w:space="0" w:color="auto"/>
            <w:right w:val="none" w:sz="0" w:space="0" w:color="auto"/>
          </w:divBdr>
        </w:div>
        <w:div w:id="530916831">
          <w:marLeft w:val="640"/>
          <w:marRight w:val="0"/>
          <w:marTop w:val="0"/>
          <w:marBottom w:val="0"/>
          <w:divBdr>
            <w:top w:val="none" w:sz="0" w:space="0" w:color="auto"/>
            <w:left w:val="none" w:sz="0" w:space="0" w:color="auto"/>
            <w:bottom w:val="none" w:sz="0" w:space="0" w:color="auto"/>
            <w:right w:val="none" w:sz="0" w:space="0" w:color="auto"/>
          </w:divBdr>
        </w:div>
        <w:div w:id="533810476">
          <w:marLeft w:val="480"/>
          <w:marRight w:val="0"/>
          <w:marTop w:val="0"/>
          <w:marBottom w:val="0"/>
          <w:divBdr>
            <w:top w:val="none" w:sz="0" w:space="0" w:color="auto"/>
            <w:left w:val="none" w:sz="0" w:space="0" w:color="auto"/>
            <w:bottom w:val="none" w:sz="0" w:space="0" w:color="auto"/>
            <w:right w:val="none" w:sz="0" w:space="0" w:color="auto"/>
          </w:divBdr>
        </w:div>
        <w:div w:id="536091149">
          <w:marLeft w:val="0"/>
          <w:marRight w:val="0"/>
          <w:marTop w:val="0"/>
          <w:marBottom w:val="0"/>
          <w:divBdr>
            <w:top w:val="none" w:sz="0" w:space="0" w:color="auto"/>
            <w:left w:val="none" w:sz="0" w:space="0" w:color="auto"/>
            <w:bottom w:val="none" w:sz="0" w:space="0" w:color="auto"/>
            <w:right w:val="none" w:sz="0" w:space="0" w:color="auto"/>
          </w:divBdr>
        </w:div>
        <w:div w:id="537862150">
          <w:marLeft w:val="640"/>
          <w:marRight w:val="0"/>
          <w:marTop w:val="0"/>
          <w:marBottom w:val="0"/>
          <w:divBdr>
            <w:top w:val="none" w:sz="0" w:space="0" w:color="auto"/>
            <w:left w:val="none" w:sz="0" w:space="0" w:color="auto"/>
            <w:bottom w:val="none" w:sz="0" w:space="0" w:color="auto"/>
            <w:right w:val="none" w:sz="0" w:space="0" w:color="auto"/>
          </w:divBdr>
        </w:div>
        <w:div w:id="537934426">
          <w:marLeft w:val="640"/>
          <w:marRight w:val="0"/>
          <w:marTop w:val="0"/>
          <w:marBottom w:val="0"/>
          <w:divBdr>
            <w:top w:val="none" w:sz="0" w:space="0" w:color="auto"/>
            <w:left w:val="none" w:sz="0" w:space="0" w:color="auto"/>
            <w:bottom w:val="none" w:sz="0" w:space="0" w:color="auto"/>
            <w:right w:val="none" w:sz="0" w:space="0" w:color="auto"/>
          </w:divBdr>
        </w:div>
        <w:div w:id="545020995">
          <w:marLeft w:val="640"/>
          <w:marRight w:val="0"/>
          <w:marTop w:val="0"/>
          <w:marBottom w:val="0"/>
          <w:divBdr>
            <w:top w:val="none" w:sz="0" w:space="0" w:color="auto"/>
            <w:left w:val="none" w:sz="0" w:space="0" w:color="auto"/>
            <w:bottom w:val="none" w:sz="0" w:space="0" w:color="auto"/>
            <w:right w:val="none" w:sz="0" w:space="0" w:color="auto"/>
          </w:divBdr>
        </w:div>
        <w:div w:id="546187832">
          <w:marLeft w:val="640"/>
          <w:marRight w:val="0"/>
          <w:marTop w:val="0"/>
          <w:marBottom w:val="0"/>
          <w:divBdr>
            <w:top w:val="none" w:sz="0" w:space="0" w:color="auto"/>
            <w:left w:val="none" w:sz="0" w:space="0" w:color="auto"/>
            <w:bottom w:val="none" w:sz="0" w:space="0" w:color="auto"/>
            <w:right w:val="none" w:sz="0" w:space="0" w:color="auto"/>
          </w:divBdr>
        </w:div>
        <w:div w:id="555093073">
          <w:marLeft w:val="640"/>
          <w:marRight w:val="0"/>
          <w:marTop w:val="0"/>
          <w:marBottom w:val="0"/>
          <w:divBdr>
            <w:top w:val="none" w:sz="0" w:space="0" w:color="auto"/>
            <w:left w:val="none" w:sz="0" w:space="0" w:color="auto"/>
            <w:bottom w:val="none" w:sz="0" w:space="0" w:color="auto"/>
            <w:right w:val="none" w:sz="0" w:space="0" w:color="auto"/>
          </w:divBdr>
        </w:div>
        <w:div w:id="558640018">
          <w:marLeft w:val="480"/>
          <w:marRight w:val="0"/>
          <w:marTop w:val="0"/>
          <w:marBottom w:val="0"/>
          <w:divBdr>
            <w:top w:val="none" w:sz="0" w:space="0" w:color="auto"/>
            <w:left w:val="none" w:sz="0" w:space="0" w:color="auto"/>
            <w:bottom w:val="none" w:sz="0" w:space="0" w:color="auto"/>
            <w:right w:val="none" w:sz="0" w:space="0" w:color="auto"/>
          </w:divBdr>
        </w:div>
        <w:div w:id="559093716">
          <w:marLeft w:val="640"/>
          <w:marRight w:val="0"/>
          <w:marTop w:val="0"/>
          <w:marBottom w:val="0"/>
          <w:divBdr>
            <w:top w:val="none" w:sz="0" w:space="0" w:color="auto"/>
            <w:left w:val="none" w:sz="0" w:space="0" w:color="auto"/>
            <w:bottom w:val="none" w:sz="0" w:space="0" w:color="auto"/>
            <w:right w:val="none" w:sz="0" w:space="0" w:color="auto"/>
          </w:divBdr>
        </w:div>
        <w:div w:id="559637863">
          <w:marLeft w:val="640"/>
          <w:marRight w:val="0"/>
          <w:marTop w:val="0"/>
          <w:marBottom w:val="0"/>
          <w:divBdr>
            <w:top w:val="none" w:sz="0" w:space="0" w:color="auto"/>
            <w:left w:val="none" w:sz="0" w:space="0" w:color="auto"/>
            <w:bottom w:val="none" w:sz="0" w:space="0" w:color="auto"/>
            <w:right w:val="none" w:sz="0" w:space="0" w:color="auto"/>
          </w:divBdr>
        </w:div>
        <w:div w:id="564148445">
          <w:marLeft w:val="640"/>
          <w:marRight w:val="0"/>
          <w:marTop w:val="0"/>
          <w:marBottom w:val="0"/>
          <w:divBdr>
            <w:top w:val="none" w:sz="0" w:space="0" w:color="auto"/>
            <w:left w:val="none" w:sz="0" w:space="0" w:color="auto"/>
            <w:bottom w:val="none" w:sz="0" w:space="0" w:color="auto"/>
            <w:right w:val="none" w:sz="0" w:space="0" w:color="auto"/>
          </w:divBdr>
        </w:div>
        <w:div w:id="568197405">
          <w:marLeft w:val="480"/>
          <w:marRight w:val="0"/>
          <w:marTop w:val="0"/>
          <w:marBottom w:val="0"/>
          <w:divBdr>
            <w:top w:val="none" w:sz="0" w:space="0" w:color="auto"/>
            <w:left w:val="none" w:sz="0" w:space="0" w:color="auto"/>
            <w:bottom w:val="none" w:sz="0" w:space="0" w:color="auto"/>
            <w:right w:val="none" w:sz="0" w:space="0" w:color="auto"/>
          </w:divBdr>
        </w:div>
        <w:div w:id="570850595">
          <w:marLeft w:val="640"/>
          <w:marRight w:val="0"/>
          <w:marTop w:val="0"/>
          <w:marBottom w:val="0"/>
          <w:divBdr>
            <w:top w:val="none" w:sz="0" w:space="0" w:color="auto"/>
            <w:left w:val="none" w:sz="0" w:space="0" w:color="auto"/>
            <w:bottom w:val="none" w:sz="0" w:space="0" w:color="auto"/>
            <w:right w:val="none" w:sz="0" w:space="0" w:color="auto"/>
          </w:divBdr>
        </w:div>
        <w:div w:id="571701733">
          <w:marLeft w:val="640"/>
          <w:marRight w:val="0"/>
          <w:marTop w:val="0"/>
          <w:marBottom w:val="0"/>
          <w:divBdr>
            <w:top w:val="none" w:sz="0" w:space="0" w:color="auto"/>
            <w:left w:val="none" w:sz="0" w:space="0" w:color="auto"/>
            <w:bottom w:val="none" w:sz="0" w:space="0" w:color="auto"/>
            <w:right w:val="none" w:sz="0" w:space="0" w:color="auto"/>
          </w:divBdr>
        </w:div>
        <w:div w:id="576865089">
          <w:marLeft w:val="640"/>
          <w:marRight w:val="0"/>
          <w:marTop w:val="0"/>
          <w:marBottom w:val="0"/>
          <w:divBdr>
            <w:top w:val="none" w:sz="0" w:space="0" w:color="auto"/>
            <w:left w:val="none" w:sz="0" w:space="0" w:color="auto"/>
            <w:bottom w:val="none" w:sz="0" w:space="0" w:color="auto"/>
            <w:right w:val="none" w:sz="0" w:space="0" w:color="auto"/>
          </w:divBdr>
        </w:div>
        <w:div w:id="577591273">
          <w:marLeft w:val="640"/>
          <w:marRight w:val="0"/>
          <w:marTop w:val="0"/>
          <w:marBottom w:val="0"/>
          <w:divBdr>
            <w:top w:val="none" w:sz="0" w:space="0" w:color="auto"/>
            <w:left w:val="none" w:sz="0" w:space="0" w:color="auto"/>
            <w:bottom w:val="none" w:sz="0" w:space="0" w:color="auto"/>
            <w:right w:val="none" w:sz="0" w:space="0" w:color="auto"/>
          </w:divBdr>
        </w:div>
        <w:div w:id="592084942">
          <w:marLeft w:val="640"/>
          <w:marRight w:val="0"/>
          <w:marTop w:val="0"/>
          <w:marBottom w:val="0"/>
          <w:divBdr>
            <w:top w:val="none" w:sz="0" w:space="0" w:color="auto"/>
            <w:left w:val="none" w:sz="0" w:space="0" w:color="auto"/>
            <w:bottom w:val="none" w:sz="0" w:space="0" w:color="auto"/>
            <w:right w:val="none" w:sz="0" w:space="0" w:color="auto"/>
          </w:divBdr>
        </w:div>
        <w:div w:id="592589529">
          <w:marLeft w:val="640"/>
          <w:marRight w:val="0"/>
          <w:marTop w:val="0"/>
          <w:marBottom w:val="0"/>
          <w:divBdr>
            <w:top w:val="none" w:sz="0" w:space="0" w:color="auto"/>
            <w:left w:val="none" w:sz="0" w:space="0" w:color="auto"/>
            <w:bottom w:val="none" w:sz="0" w:space="0" w:color="auto"/>
            <w:right w:val="none" w:sz="0" w:space="0" w:color="auto"/>
          </w:divBdr>
        </w:div>
        <w:div w:id="593560812">
          <w:marLeft w:val="640"/>
          <w:marRight w:val="0"/>
          <w:marTop w:val="0"/>
          <w:marBottom w:val="0"/>
          <w:divBdr>
            <w:top w:val="none" w:sz="0" w:space="0" w:color="auto"/>
            <w:left w:val="none" w:sz="0" w:space="0" w:color="auto"/>
            <w:bottom w:val="none" w:sz="0" w:space="0" w:color="auto"/>
            <w:right w:val="none" w:sz="0" w:space="0" w:color="auto"/>
          </w:divBdr>
        </w:div>
        <w:div w:id="594754727">
          <w:marLeft w:val="640"/>
          <w:marRight w:val="0"/>
          <w:marTop w:val="0"/>
          <w:marBottom w:val="0"/>
          <w:divBdr>
            <w:top w:val="none" w:sz="0" w:space="0" w:color="auto"/>
            <w:left w:val="none" w:sz="0" w:space="0" w:color="auto"/>
            <w:bottom w:val="none" w:sz="0" w:space="0" w:color="auto"/>
            <w:right w:val="none" w:sz="0" w:space="0" w:color="auto"/>
          </w:divBdr>
        </w:div>
        <w:div w:id="595290155">
          <w:marLeft w:val="640"/>
          <w:marRight w:val="0"/>
          <w:marTop w:val="0"/>
          <w:marBottom w:val="0"/>
          <w:divBdr>
            <w:top w:val="none" w:sz="0" w:space="0" w:color="auto"/>
            <w:left w:val="none" w:sz="0" w:space="0" w:color="auto"/>
            <w:bottom w:val="none" w:sz="0" w:space="0" w:color="auto"/>
            <w:right w:val="none" w:sz="0" w:space="0" w:color="auto"/>
          </w:divBdr>
        </w:div>
        <w:div w:id="596182999">
          <w:marLeft w:val="640"/>
          <w:marRight w:val="0"/>
          <w:marTop w:val="0"/>
          <w:marBottom w:val="0"/>
          <w:divBdr>
            <w:top w:val="none" w:sz="0" w:space="0" w:color="auto"/>
            <w:left w:val="none" w:sz="0" w:space="0" w:color="auto"/>
            <w:bottom w:val="none" w:sz="0" w:space="0" w:color="auto"/>
            <w:right w:val="none" w:sz="0" w:space="0" w:color="auto"/>
          </w:divBdr>
        </w:div>
        <w:div w:id="597451226">
          <w:marLeft w:val="480"/>
          <w:marRight w:val="0"/>
          <w:marTop w:val="0"/>
          <w:marBottom w:val="0"/>
          <w:divBdr>
            <w:top w:val="none" w:sz="0" w:space="0" w:color="auto"/>
            <w:left w:val="none" w:sz="0" w:space="0" w:color="auto"/>
            <w:bottom w:val="none" w:sz="0" w:space="0" w:color="auto"/>
            <w:right w:val="none" w:sz="0" w:space="0" w:color="auto"/>
          </w:divBdr>
        </w:div>
        <w:div w:id="601382466">
          <w:marLeft w:val="480"/>
          <w:marRight w:val="0"/>
          <w:marTop w:val="0"/>
          <w:marBottom w:val="0"/>
          <w:divBdr>
            <w:top w:val="none" w:sz="0" w:space="0" w:color="auto"/>
            <w:left w:val="none" w:sz="0" w:space="0" w:color="auto"/>
            <w:bottom w:val="none" w:sz="0" w:space="0" w:color="auto"/>
            <w:right w:val="none" w:sz="0" w:space="0" w:color="auto"/>
          </w:divBdr>
        </w:div>
        <w:div w:id="601649392">
          <w:marLeft w:val="640"/>
          <w:marRight w:val="0"/>
          <w:marTop w:val="0"/>
          <w:marBottom w:val="0"/>
          <w:divBdr>
            <w:top w:val="none" w:sz="0" w:space="0" w:color="auto"/>
            <w:left w:val="none" w:sz="0" w:space="0" w:color="auto"/>
            <w:bottom w:val="none" w:sz="0" w:space="0" w:color="auto"/>
            <w:right w:val="none" w:sz="0" w:space="0" w:color="auto"/>
          </w:divBdr>
        </w:div>
        <w:div w:id="603541706">
          <w:marLeft w:val="480"/>
          <w:marRight w:val="0"/>
          <w:marTop w:val="0"/>
          <w:marBottom w:val="0"/>
          <w:divBdr>
            <w:top w:val="none" w:sz="0" w:space="0" w:color="auto"/>
            <w:left w:val="none" w:sz="0" w:space="0" w:color="auto"/>
            <w:bottom w:val="none" w:sz="0" w:space="0" w:color="auto"/>
            <w:right w:val="none" w:sz="0" w:space="0" w:color="auto"/>
          </w:divBdr>
        </w:div>
        <w:div w:id="610892778">
          <w:marLeft w:val="640"/>
          <w:marRight w:val="0"/>
          <w:marTop w:val="0"/>
          <w:marBottom w:val="0"/>
          <w:divBdr>
            <w:top w:val="none" w:sz="0" w:space="0" w:color="auto"/>
            <w:left w:val="none" w:sz="0" w:space="0" w:color="auto"/>
            <w:bottom w:val="none" w:sz="0" w:space="0" w:color="auto"/>
            <w:right w:val="none" w:sz="0" w:space="0" w:color="auto"/>
          </w:divBdr>
        </w:div>
        <w:div w:id="614824141">
          <w:marLeft w:val="640"/>
          <w:marRight w:val="0"/>
          <w:marTop w:val="0"/>
          <w:marBottom w:val="0"/>
          <w:divBdr>
            <w:top w:val="none" w:sz="0" w:space="0" w:color="auto"/>
            <w:left w:val="none" w:sz="0" w:space="0" w:color="auto"/>
            <w:bottom w:val="none" w:sz="0" w:space="0" w:color="auto"/>
            <w:right w:val="none" w:sz="0" w:space="0" w:color="auto"/>
          </w:divBdr>
        </w:div>
        <w:div w:id="616840503">
          <w:marLeft w:val="640"/>
          <w:marRight w:val="0"/>
          <w:marTop w:val="0"/>
          <w:marBottom w:val="0"/>
          <w:divBdr>
            <w:top w:val="none" w:sz="0" w:space="0" w:color="auto"/>
            <w:left w:val="none" w:sz="0" w:space="0" w:color="auto"/>
            <w:bottom w:val="none" w:sz="0" w:space="0" w:color="auto"/>
            <w:right w:val="none" w:sz="0" w:space="0" w:color="auto"/>
          </w:divBdr>
        </w:div>
        <w:div w:id="618953805">
          <w:marLeft w:val="640"/>
          <w:marRight w:val="0"/>
          <w:marTop w:val="0"/>
          <w:marBottom w:val="0"/>
          <w:divBdr>
            <w:top w:val="none" w:sz="0" w:space="0" w:color="auto"/>
            <w:left w:val="none" w:sz="0" w:space="0" w:color="auto"/>
            <w:bottom w:val="none" w:sz="0" w:space="0" w:color="auto"/>
            <w:right w:val="none" w:sz="0" w:space="0" w:color="auto"/>
          </w:divBdr>
        </w:div>
        <w:div w:id="621813175">
          <w:marLeft w:val="640"/>
          <w:marRight w:val="0"/>
          <w:marTop w:val="0"/>
          <w:marBottom w:val="0"/>
          <w:divBdr>
            <w:top w:val="none" w:sz="0" w:space="0" w:color="auto"/>
            <w:left w:val="none" w:sz="0" w:space="0" w:color="auto"/>
            <w:bottom w:val="none" w:sz="0" w:space="0" w:color="auto"/>
            <w:right w:val="none" w:sz="0" w:space="0" w:color="auto"/>
          </w:divBdr>
        </w:div>
        <w:div w:id="627710018">
          <w:marLeft w:val="0"/>
          <w:marRight w:val="0"/>
          <w:marTop w:val="0"/>
          <w:marBottom w:val="0"/>
          <w:divBdr>
            <w:top w:val="none" w:sz="0" w:space="0" w:color="auto"/>
            <w:left w:val="none" w:sz="0" w:space="0" w:color="auto"/>
            <w:bottom w:val="none" w:sz="0" w:space="0" w:color="auto"/>
            <w:right w:val="none" w:sz="0" w:space="0" w:color="auto"/>
          </w:divBdr>
        </w:div>
        <w:div w:id="630063791">
          <w:marLeft w:val="640"/>
          <w:marRight w:val="0"/>
          <w:marTop w:val="0"/>
          <w:marBottom w:val="0"/>
          <w:divBdr>
            <w:top w:val="none" w:sz="0" w:space="0" w:color="auto"/>
            <w:left w:val="none" w:sz="0" w:space="0" w:color="auto"/>
            <w:bottom w:val="none" w:sz="0" w:space="0" w:color="auto"/>
            <w:right w:val="none" w:sz="0" w:space="0" w:color="auto"/>
          </w:divBdr>
        </w:div>
        <w:div w:id="635989896">
          <w:marLeft w:val="480"/>
          <w:marRight w:val="0"/>
          <w:marTop w:val="0"/>
          <w:marBottom w:val="0"/>
          <w:divBdr>
            <w:top w:val="none" w:sz="0" w:space="0" w:color="auto"/>
            <w:left w:val="none" w:sz="0" w:space="0" w:color="auto"/>
            <w:bottom w:val="none" w:sz="0" w:space="0" w:color="auto"/>
            <w:right w:val="none" w:sz="0" w:space="0" w:color="auto"/>
          </w:divBdr>
        </w:div>
        <w:div w:id="637691271">
          <w:marLeft w:val="480"/>
          <w:marRight w:val="0"/>
          <w:marTop w:val="0"/>
          <w:marBottom w:val="0"/>
          <w:divBdr>
            <w:top w:val="none" w:sz="0" w:space="0" w:color="auto"/>
            <w:left w:val="none" w:sz="0" w:space="0" w:color="auto"/>
            <w:bottom w:val="none" w:sz="0" w:space="0" w:color="auto"/>
            <w:right w:val="none" w:sz="0" w:space="0" w:color="auto"/>
          </w:divBdr>
        </w:div>
        <w:div w:id="640036683">
          <w:marLeft w:val="640"/>
          <w:marRight w:val="0"/>
          <w:marTop w:val="0"/>
          <w:marBottom w:val="0"/>
          <w:divBdr>
            <w:top w:val="none" w:sz="0" w:space="0" w:color="auto"/>
            <w:left w:val="none" w:sz="0" w:space="0" w:color="auto"/>
            <w:bottom w:val="none" w:sz="0" w:space="0" w:color="auto"/>
            <w:right w:val="none" w:sz="0" w:space="0" w:color="auto"/>
          </w:divBdr>
        </w:div>
        <w:div w:id="640230374">
          <w:marLeft w:val="480"/>
          <w:marRight w:val="0"/>
          <w:marTop w:val="0"/>
          <w:marBottom w:val="0"/>
          <w:divBdr>
            <w:top w:val="none" w:sz="0" w:space="0" w:color="auto"/>
            <w:left w:val="none" w:sz="0" w:space="0" w:color="auto"/>
            <w:bottom w:val="none" w:sz="0" w:space="0" w:color="auto"/>
            <w:right w:val="none" w:sz="0" w:space="0" w:color="auto"/>
          </w:divBdr>
        </w:div>
        <w:div w:id="643703730">
          <w:marLeft w:val="480"/>
          <w:marRight w:val="0"/>
          <w:marTop w:val="0"/>
          <w:marBottom w:val="0"/>
          <w:divBdr>
            <w:top w:val="none" w:sz="0" w:space="0" w:color="auto"/>
            <w:left w:val="none" w:sz="0" w:space="0" w:color="auto"/>
            <w:bottom w:val="none" w:sz="0" w:space="0" w:color="auto"/>
            <w:right w:val="none" w:sz="0" w:space="0" w:color="auto"/>
          </w:divBdr>
        </w:div>
        <w:div w:id="645165199">
          <w:marLeft w:val="480"/>
          <w:marRight w:val="0"/>
          <w:marTop w:val="0"/>
          <w:marBottom w:val="0"/>
          <w:divBdr>
            <w:top w:val="none" w:sz="0" w:space="0" w:color="auto"/>
            <w:left w:val="none" w:sz="0" w:space="0" w:color="auto"/>
            <w:bottom w:val="none" w:sz="0" w:space="0" w:color="auto"/>
            <w:right w:val="none" w:sz="0" w:space="0" w:color="auto"/>
          </w:divBdr>
        </w:div>
        <w:div w:id="646209162">
          <w:marLeft w:val="640"/>
          <w:marRight w:val="0"/>
          <w:marTop w:val="0"/>
          <w:marBottom w:val="0"/>
          <w:divBdr>
            <w:top w:val="none" w:sz="0" w:space="0" w:color="auto"/>
            <w:left w:val="none" w:sz="0" w:space="0" w:color="auto"/>
            <w:bottom w:val="none" w:sz="0" w:space="0" w:color="auto"/>
            <w:right w:val="none" w:sz="0" w:space="0" w:color="auto"/>
          </w:divBdr>
        </w:div>
        <w:div w:id="646318601">
          <w:marLeft w:val="640"/>
          <w:marRight w:val="0"/>
          <w:marTop w:val="0"/>
          <w:marBottom w:val="0"/>
          <w:divBdr>
            <w:top w:val="none" w:sz="0" w:space="0" w:color="auto"/>
            <w:left w:val="none" w:sz="0" w:space="0" w:color="auto"/>
            <w:bottom w:val="none" w:sz="0" w:space="0" w:color="auto"/>
            <w:right w:val="none" w:sz="0" w:space="0" w:color="auto"/>
          </w:divBdr>
        </w:div>
        <w:div w:id="647125617">
          <w:marLeft w:val="480"/>
          <w:marRight w:val="0"/>
          <w:marTop w:val="0"/>
          <w:marBottom w:val="0"/>
          <w:divBdr>
            <w:top w:val="none" w:sz="0" w:space="0" w:color="auto"/>
            <w:left w:val="none" w:sz="0" w:space="0" w:color="auto"/>
            <w:bottom w:val="none" w:sz="0" w:space="0" w:color="auto"/>
            <w:right w:val="none" w:sz="0" w:space="0" w:color="auto"/>
          </w:divBdr>
        </w:div>
        <w:div w:id="648170224">
          <w:marLeft w:val="480"/>
          <w:marRight w:val="0"/>
          <w:marTop w:val="0"/>
          <w:marBottom w:val="0"/>
          <w:divBdr>
            <w:top w:val="none" w:sz="0" w:space="0" w:color="auto"/>
            <w:left w:val="none" w:sz="0" w:space="0" w:color="auto"/>
            <w:bottom w:val="none" w:sz="0" w:space="0" w:color="auto"/>
            <w:right w:val="none" w:sz="0" w:space="0" w:color="auto"/>
          </w:divBdr>
        </w:div>
        <w:div w:id="656306338">
          <w:marLeft w:val="640"/>
          <w:marRight w:val="0"/>
          <w:marTop w:val="0"/>
          <w:marBottom w:val="0"/>
          <w:divBdr>
            <w:top w:val="none" w:sz="0" w:space="0" w:color="auto"/>
            <w:left w:val="none" w:sz="0" w:space="0" w:color="auto"/>
            <w:bottom w:val="none" w:sz="0" w:space="0" w:color="auto"/>
            <w:right w:val="none" w:sz="0" w:space="0" w:color="auto"/>
          </w:divBdr>
        </w:div>
        <w:div w:id="658047051">
          <w:marLeft w:val="0"/>
          <w:marRight w:val="0"/>
          <w:marTop w:val="0"/>
          <w:marBottom w:val="0"/>
          <w:divBdr>
            <w:top w:val="none" w:sz="0" w:space="0" w:color="auto"/>
            <w:left w:val="none" w:sz="0" w:space="0" w:color="auto"/>
            <w:bottom w:val="none" w:sz="0" w:space="0" w:color="auto"/>
            <w:right w:val="none" w:sz="0" w:space="0" w:color="auto"/>
          </w:divBdr>
        </w:div>
        <w:div w:id="659769799">
          <w:marLeft w:val="640"/>
          <w:marRight w:val="0"/>
          <w:marTop w:val="0"/>
          <w:marBottom w:val="0"/>
          <w:divBdr>
            <w:top w:val="none" w:sz="0" w:space="0" w:color="auto"/>
            <w:left w:val="none" w:sz="0" w:space="0" w:color="auto"/>
            <w:bottom w:val="none" w:sz="0" w:space="0" w:color="auto"/>
            <w:right w:val="none" w:sz="0" w:space="0" w:color="auto"/>
          </w:divBdr>
        </w:div>
        <w:div w:id="668144237">
          <w:marLeft w:val="480"/>
          <w:marRight w:val="0"/>
          <w:marTop w:val="0"/>
          <w:marBottom w:val="0"/>
          <w:divBdr>
            <w:top w:val="none" w:sz="0" w:space="0" w:color="auto"/>
            <w:left w:val="none" w:sz="0" w:space="0" w:color="auto"/>
            <w:bottom w:val="none" w:sz="0" w:space="0" w:color="auto"/>
            <w:right w:val="none" w:sz="0" w:space="0" w:color="auto"/>
          </w:divBdr>
        </w:div>
        <w:div w:id="679964188">
          <w:marLeft w:val="640"/>
          <w:marRight w:val="0"/>
          <w:marTop w:val="0"/>
          <w:marBottom w:val="0"/>
          <w:divBdr>
            <w:top w:val="none" w:sz="0" w:space="0" w:color="auto"/>
            <w:left w:val="none" w:sz="0" w:space="0" w:color="auto"/>
            <w:bottom w:val="none" w:sz="0" w:space="0" w:color="auto"/>
            <w:right w:val="none" w:sz="0" w:space="0" w:color="auto"/>
          </w:divBdr>
        </w:div>
        <w:div w:id="683551851">
          <w:marLeft w:val="480"/>
          <w:marRight w:val="0"/>
          <w:marTop w:val="0"/>
          <w:marBottom w:val="0"/>
          <w:divBdr>
            <w:top w:val="none" w:sz="0" w:space="0" w:color="auto"/>
            <w:left w:val="none" w:sz="0" w:space="0" w:color="auto"/>
            <w:bottom w:val="none" w:sz="0" w:space="0" w:color="auto"/>
            <w:right w:val="none" w:sz="0" w:space="0" w:color="auto"/>
          </w:divBdr>
        </w:div>
        <w:div w:id="690956762">
          <w:marLeft w:val="0"/>
          <w:marRight w:val="0"/>
          <w:marTop w:val="0"/>
          <w:marBottom w:val="0"/>
          <w:divBdr>
            <w:top w:val="none" w:sz="0" w:space="0" w:color="auto"/>
            <w:left w:val="none" w:sz="0" w:space="0" w:color="auto"/>
            <w:bottom w:val="none" w:sz="0" w:space="0" w:color="auto"/>
            <w:right w:val="none" w:sz="0" w:space="0" w:color="auto"/>
          </w:divBdr>
        </w:div>
        <w:div w:id="696201662">
          <w:marLeft w:val="640"/>
          <w:marRight w:val="0"/>
          <w:marTop w:val="0"/>
          <w:marBottom w:val="0"/>
          <w:divBdr>
            <w:top w:val="none" w:sz="0" w:space="0" w:color="auto"/>
            <w:left w:val="none" w:sz="0" w:space="0" w:color="auto"/>
            <w:bottom w:val="none" w:sz="0" w:space="0" w:color="auto"/>
            <w:right w:val="none" w:sz="0" w:space="0" w:color="auto"/>
          </w:divBdr>
        </w:div>
        <w:div w:id="703869894">
          <w:marLeft w:val="0"/>
          <w:marRight w:val="0"/>
          <w:marTop w:val="0"/>
          <w:marBottom w:val="0"/>
          <w:divBdr>
            <w:top w:val="none" w:sz="0" w:space="0" w:color="auto"/>
            <w:left w:val="none" w:sz="0" w:space="0" w:color="auto"/>
            <w:bottom w:val="none" w:sz="0" w:space="0" w:color="auto"/>
            <w:right w:val="none" w:sz="0" w:space="0" w:color="auto"/>
          </w:divBdr>
        </w:div>
        <w:div w:id="708531577">
          <w:marLeft w:val="480"/>
          <w:marRight w:val="0"/>
          <w:marTop w:val="0"/>
          <w:marBottom w:val="0"/>
          <w:divBdr>
            <w:top w:val="none" w:sz="0" w:space="0" w:color="auto"/>
            <w:left w:val="none" w:sz="0" w:space="0" w:color="auto"/>
            <w:bottom w:val="none" w:sz="0" w:space="0" w:color="auto"/>
            <w:right w:val="none" w:sz="0" w:space="0" w:color="auto"/>
          </w:divBdr>
        </w:div>
        <w:div w:id="711343137">
          <w:marLeft w:val="640"/>
          <w:marRight w:val="0"/>
          <w:marTop w:val="0"/>
          <w:marBottom w:val="0"/>
          <w:divBdr>
            <w:top w:val="none" w:sz="0" w:space="0" w:color="auto"/>
            <w:left w:val="none" w:sz="0" w:space="0" w:color="auto"/>
            <w:bottom w:val="none" w:sz="0" w:space="0" w:color="auto"/>
            <w:right w:val="none" w:sz="0" w:space="0" w:color="auto"/>
          </w:divBdr>
        </w:div>
        <w:div w:id="720709362">
          <w:marLeft w:val="480"/>
          <w:marRight w:val="0"/>
          <w:marTop w:val="0"/>
          <w:marBottom w:val="0"/>
          <w:divBdr>
            <w:top w:val="none" w:sz="0" w:space="0" w:color="auto"/>
            <w:left w:val="none" w:sz="0" w:space="0" w:color="auto"/>
            <w:bottom w:val="none" w:sz="0" w:space="0" w:color="auto"/>
            <w:right w:val="none" w:sz="0" w:space="0" w:color="auto"/>
          </w:divBdr>
        </w:div>
        <w:div w:id="720792338">
          <w:marLeft w:val="640"/>
          <w:marRight w:val="0"/>
          <w:marTop w:val="0"/>
          <w:marBottom w:val="0"/>
          <w:divBdr>
            <w:top w:val="none" w:sz="0" w:space="0" w:color="auto"/>
            <w:left w:val="none" w:sz="0" w:space="0" w:color="auto"/>
            <w:bottom w:val="none" w:sz="0" w:space="0" w:color="auto"/>
            <w:right w:val="none" w:sz="0" w:space="0" w:color="auto"/>
          </w:divBdr>
        </w:div>
        <w:div w:id="720980266">
          <w:marLeft w:val="480"/>
          <w:marRight w:val="0"/>
          <w:marTop w:val="0"/>
          <w:marBottom w:val="0"/>
          <w:divBdr>
            <w:top w:val="none" w:sz="0" w:space="0" w:color="auto"/>
            <w:left w:val="none" w:sz="0" w:space="0" w:color="auto"/>
            <w:bottom w:val="none" w:sz="0" w:space="0" w:color="auto"/>
            <w:right w:val="none" w:sz="0" w:space="0" w:color="auto"/>
          </w:divBdr>
        </w:div>
        <w:div w:id="724568423">
          <w:marLeft w:val="640"/>
          <w:marRight w:val="0"/>
          <w:marTop w:val="0"/>
          <w:marBottom w:val="0"/>
          <w:divBdr>
            <w:top w:val="none" w:sz="0" w:space="0" w:color="auto"/>
            <w:left w:val="none" w:sz="0" w:space="0" w:color="auto"/>
            <w:bottom w:val="none" w:sz="0" w:space="0" w:color="auto"/>
            <w:right w:val="none" w:sz="0" w:space="0" w:color="auto"/>
          </w:divBdr>
        </w:div>
        <w:div w:id="730924747">
          <w:marLeft w:val="640"/>
          <w:marRight w:val="0"/>
          <w:marTop w:val="0"/>
          <w:marBottom w:val="0"/>
          <w:divBdr>
            <w:top w:val="none" w:sz="0" w:space="0" w:color="auto"/>
            <w:left w:val="none" w:sz="0" w:space="0" w:color="auto"/>
            <w:bottom w:val="none" w:sz="0" w:space="0" w:color="auto"/>
            <w:right w:val="none" w:sz="0" w:space="0" w:color="auto"/>
          </w:divBdr>
        </w:div>
        <w:div w:id="731385544">
          <w:marLeft w:val="640"/>
          <w:marRight w:val="0"/>
          <w:marTop w:val="0"/>
          <w:marBottom w:val="0"/>
          <w:divBdr>
            <w:top w:val="none" w:sz="0" w:space="0" w:color="auto"/>
            <w:left w:val="none" w:sz="0" w:space="0" w:color="auto"/>
            <w:bottom w:val="none" w:sz="0" w:space="0" w:color="auto"/>
            <w:right w:val="none" w:sz="0" w:space="0" w:color="auto"/>
          </w:divBdr>
        </w:div>
        <w:div w:id="732850651">
          <w:marLeft w:val="480"/>
          <w:marRight w:val="0"/>
          <w:marTop w:val="0"/>
          <w:marBottom w:val="0"/>
          <w:divBdr>
            <w:top w:val="none" w:sz="0" w:space="0" w:color="auto"/>
            <w:left w:val="none" w:sz="0" w:space="0" w:color="auto"/>
            <w:bottom w:val="none" w:sz="0" w:space="0" w:color="auto"/>
            <w:right w:val="none" w:sz="0" w:space="0" w:color="auto"/>
          </w:divBdr>
        </w:div>
        <w:div w:id="734275907">
          <w:marLeft w:val="640"/>
          <w:marRight w:val="0"/>
          <w:marTop w:val="0"/>
          <w:marBottom w:val="0"/>
          <w:divBdr>
            <w:top w:val="none" w:sz="0" w:space="0" w:color="auto"/>
            <w:left w:val="none" w:sz="0" w:space="0" w:color="auto"/>
            <w:bottom w:val="none" w:sz="0" w:space="0" w:color="auto"/>
            <w:right w:val="none" w:sz="0" w:space="0" w:color="auto"/>
          </w:divBdr>
        </w:div>
        <w:div w:id="738946199">
          <w:marLeft w:val="480"/>
          <w:marRight w:val="0"/>
          <w:marTop w:val="0"/>
          <w:marBottom w:val="0"/>
          <w:divBdr>
            <w:top w:val="none" w:sz="0" w:space="0" w:color="auto"/>
            <w:left w:val="none" w:sz="0" w:space="0" w:color="auto"/>
            <w:bottom w:val="none" w:sz="0" w:space="0" w:color="auto"/>
            <w:right w:val="none" w:sz="0" w:space="0" w:color="auto"/>
          </w:divBdr>
        </w:div>
        <w:div w:id="742023394">
          <w:marLeft w:val="640"/>
          <w:marRight w:val="0"/>
          <w:marTop w:val="0"/>
          <w:marBottom w:val="0"/>
          <w:divBdr>
            <w:top w:val="none" w:sz="0" w:space="0" w:color="auto"/>
            <w:left w:val="none" w:sz="0" w:space="0" w:color="auto"/>
            <w:bottom w:val="none" w:sz="0" w:space="0" w:color="auto"/>
            <w:right w:val="none" w:sz="0" w:space="0" w:color="auto"/>
          </w:divBdr>
        </w:div>
        <w:div w:id="746877470">
          <w:marLeft w:val="640"/>
          <w:marRight w:val="0"/>
          <w:marTop w:val="0"/>
          <w:marBottom w:val="0"/>
          <w:divBdr>
            <w:top w:val="none" w:sz="0" w:space="0" w:color="auto"/>
            <w:left w:val="none" w:sz="0" w:space="0" w:color="auto"/>
            <w:bottom w:val="none" w:sz="0" w:space="0" w:color="auto"/>
            <w:right w:val="none" w:sz="0" w:space="0" w:color="auto"/>
          </w:divBdr>
        </w:div>
        <w:div w:id="750126989">
          <w:marLeft w:val="0"/>
          <w:marRight w:val="0"/>
          <w:marTop w:val="0"/>
          <w:marBottom w:val="0"/>
          <w:divBdr>
            <w:top w:val="none" w:sz="0" w:space="0" w:color="auto"/>
            <w:left w:val="none" w:sz="0" w:space="0" w:color="auto"/>
            <w:bottom w:val="none" w:sz="0" w:space="0" w:color="auto"/>
            <w:right w:val="none" w:sz="0" w:space="0" w:color="auto"/>
          </w:divBdr>
        </w:div>
        <w:div w:id="750808742">
          <w:marLeft w:val="0"/>
          <w:marRight w:val="0"/>
          <w:marTop w:val="0"/>
          <w:marBottom w:val="0"/>
          <w:divBdr>
            <w:top w:val="none" w:sz="0" w:space="0" w:color="auto"/>
            <w:left w:val="none" w:sz="0" w:space="0" w:color="auto"/>
            <w:bottom w:val="none" w:sz="0" w:space="0" w:color="auto"/>
            <w:right w:val="none" w:sz="0" w:space="0" w:color="auto"/>
          </w:divBdr>
        </w:div>
        <w:div w:id="751512576">
          <w:marLeft w:val="480"/>
          <w:marRight w:val="0"/>
          <w:marTop w:val="0"/>
          <w:marBottom w:val="0"/>
          <w:divBdr>
            <w:top w:val="none" w:sz="0" w:space="0" w:color="auto"/>
            <w:left w:val="none" w:sz="0" w:space="0" w:color="auto"/>
            <w:bottom w:val="none" w:sz="0" w:space="0" w:color="auto"/>
            <w:right w:val="none" w:sz="0" w:space="0" w:color="auto"/>
          </w:divBdr>
        </w:div>
        <w:div w:id="759833398">
          <w:marLeft w:val="480"/>
          <w:marRight w:val="0"/>
          <w:marTop w:val="0"/>
          <w:marBottom w:val="0"/>
          <w:divBdr>
            <w:top w:val="none" w:sz="0" w:space="0" w:color="auto"/>
            <w:left w:val="none" w:sz="0" w:space="0" w:color="auto"/>
            <w:bottom w:val="none" w:sz="0" w:space="0" w:color="auto"/>
            <w:right w:val="none" w:sz="0" w:space="0" w:color="auto"/>
          </w:divBdr>
        </w:div>
        <w:div w:id="760839347">
          <w:marLeft w:val="640"/>
          <w:marRight w:val="0"/>
          <w:marTop w:val="0"/>
          <w:marBottom w:val="0"/>
          <w:divBdr>
            <w:top w:val="none" w:sz="0" w:space="0" w:color="auto"/>
            <w:left w:val="none" w:sz="0" w:space="0" w:color="auto"/>
            <w:bottom w:val="none" w:sz="0" w:space="0" w:color="auto"/>
            <w:right w:val="none" w:sz="0" w:space="0" w:color="auto"/>
          </w:divBdr>
        </w:div>
        <w:div w:id="762187367">
          <w:marLeft w:val="640"/>
          <w:marRight w:val="0"/>
          <w:marTop w:val="0"/>
          <w:marBottom w:val="0"/>
          <w:divBdr>
            <w:top w:val="none" w:sz="0" w:space="0" w:color="auto"/>
            <w:left w:val="none" w:sz="0" w:space="0" w:color="auto"/>
            <w:bottom w:val="none" w:sz="0" w:space="0" w:color="auto"/>
            <w:right w:val="none" w:sz="0" w:space="0" w:color="auto"/>
          </w:divBdr>
        </w:div>
        <w:div w:id="770322870">
          <w:marLeft w:val="640"/>
          <w:marRight w:val="0"/>
          <w:marTop w:val="0"/>
          <w:marBottom w:val="0"/>
          <w:divBdr>
            <w:top w:val="none" w:sz="0" w:space="0" w:color="auto"/>
            <w:left w:val="none" w:sz="0" w:space="0" w:color="auto"/>
            <w:bottom w:val="none" w:sz="0" w:space="0" w:color="auto"/>
            <w:right w:val="none" w:sz="0" w:space="0" w:color="auto"/>
          </w:divBdr>
        </w:div>
        <w:div w:id="771172598">
          <w:marLeft w:val="640"/>
          <w:marRight w:val="0"/>
          <w:marTop w:val="0"/>
          <w:marBottom w:val="0"/>
          <w:divBdr>
            <w:top w:val="none" w:sz="0" w:space="0" w:color="auto"/>
            <w:left w:val="none" w:sz="0" w:space="0" w:color="auto"/>
            <w:bottom w:val="none" w:sz="0" w:space="0" w:color="auto"/>
            <w:right w:val="none" w:sz="0" w:space="0" w:color="auto"/>
          </w:divBdr>
        </w:div>
        <w:div w:id="776483254">
          <w:marLeft w:val="480"/>
          <w:marRight w:val="0"/>
          <w:marTop w:val="0"/>
          <w:marBottom w:val="0"/>
          <w:divBdr>
            <w:top w:val="none" w:sz="0" w:space="0" w:color="auto"/>
            <w:left w:val="none" w:sz="0" w:space="0" w:color="auto"/>
            <w:bottom w:val="none" w:sz="0" w:space="0" w:color="auto"/>
            <w:right w:val="none" w:sz="0" w:space="0" w:color="auto"/>
          </w:divBdr>
        </w:div>
        <w:div w:id="777288499">
          <w:marLeft w:val="640"/>
          <w:marRight w:val="0"/>
          <w:marTop w:val="0"/>
          <w:marBottom w:val="0"/>
          <w:divBdr>
            <w:top w:val="none" w:sz="0" w:space="0" w:color="auto"/>
            <w:left w:val="none" w:sz="0" w:space="0" w:color="auto"/>
            <w:bottom w:val="none" w:sz="0" w:space="0" w:color="auto"/>
            <w:right w:val="none" w:sz="0" w:space="0" w:color="auto"/>
          </w:divBdr>
        </w:div>
        <w:div w:id="777874375">
          <w:marLeft w:val="480"/>
          <w:marRight w:val="0"/>
          <w:marTop w:val="0"/>
          <w:marBottom w:val="0"/>
          <w:divBdr>
            <w:top w:val="none" w:sz="0" w:space="0" w:color="auto"/>
            <w:left w:val="none" w:sz="0" w:space="0" w:color="auto"/>
            <w:bottom w:val="none" w:sz="0" w:space="0" w:color="auto"/>
            <w:right w:val="none" w:sz="0" w:space="0" w:color="auto"/>
          </w:divBdr>
        </w:div>
        <w:div w:id="779226625">
          <w:marLeft w:val="640"/>
          <w:marRight w:val="0"/>
          <w:marTop w:val="0"/>
          <w:marBottom w:val="0"/>
          <w:divBdr>
            <w:top w:val="none" w:sz="0" w:space="0" w:color="auto"/>
            <w:left w:val="none" w:sz="0" w:space="0" w:color="auto"/>
            <w:bottom w:val="none" w:sz="0" w:space="0" w:color="auto"/>
            <w:right w:val="none" w:sz="0" w:space="0" w:color="auto"/>
          </w:divBdr>
        </w:div>
        <w:div w:id="779765430">
          <w:marLeft w:val="640"/>
          <w:marRight w:val="0"/>
          <w:marTop w:val="0"/>
          <w:marBottom w:val="0"/>
          <w:divBdr>
            <w:top w:val="none" w:sz="0" w:space="0" w:color="auto"/>
            <w:left w:val="none" w:sz="0" w:space="0" w:color="auto"/>
            <w:bottom w:val="none" w:sz="0" w:space="0" w:color="auto"/>
            <w:right w:val="none" w:sz="0" w:space="0" w:color="auto"/>
          </w:divBdr>
        </w:div>
        <w:div w:id="780565956">
          <w:marLeft w:val="480"/>
          <w:marRight w:val="0"/>
          <w:marTop w:val="0"/>
          <w:marBottom w:val="0"/>
          <w:divBdr>
            <w:top w:val="none" w:sz="0" w:space="0" w:color="auto"/>
            <w:left w:val="none" w:sz="0" w:space="0" w:color="auto"/>
            <w:bottom w:val="none" w:sz="0" w:space="0" w:color="auto"/>
            <w:right w:val="none" w:sz="0" w:space="0" w:color="auto"/>
          </w:divBdr>
        </w:div>
        <w:div w:id="782963363">
          <w:marLeft w:val="640"/>
          <w:marRight w:val="0"/>
          <w:marTop w:val="0"/>
          <w:marBottom w:val="0"/>
          <w:divBdr>
            <w:top w:val="none" w:sz="0" w:space="0" w:color="auto"/>
            <w:left w:val="none" w:sz="0" w:space="0" w:color="auto"/>
            <w:bottom w:val="none" w:sz="0" w:space="0" w:color="auto"/>
            <w:right w:val="none" w:sz="0" w:space="0" w:color="auto"/>
          </w:divBdr>
        </w:div>
        <w:div w:id="787629900">
          <w:marLeft w:val="0"/>
          <w:marRight w:val="0"/>
          <w:marTop w:val="0"/>
          <w:marBottom w:val="0"/>
          <w:divBdr>
            <w:top w:val="none" w:sz="0" w:space="0" w:color="auto"/>
            <w:left w:val="none" w:sz="0" w:space="0" w:color="auto"/>
            <w:bottom w:val="none" w:sz="0" w:space="0" w:color="auto"/>
            <w:right w:val="none" w:sz="0" w:space="0" w:color="auto"/>
          </w:divBdr>
        </w:div>
        <w:div w:id="788931746">
          <w:marLeft w:val="640"/>
          <w:marRight w:val="0"/>
          <w:marTop w:val="0"/>
          <w:marBottom w:val="0"/>
          <w:divBdr>
            <w:top w:val="none" w:sz="0" w:space="0" w:color="auto"/>
            <w:left w:val="none" w:sz="0" w:space="0" w:color="auto"/>
            <w:bottom w:val="none" w:sz="0" w:space="0" w:color="auto"/>
            <w:right w:val="none" w:sz="0" w:space="0" w:color="auto"/>
          </w:divBdr>
        </w:div>
        <w:div w:id="789470025">
          <w:marLeft w:val="480"/>
          <w:marRight w:val="0"/>
          <w:marTop w:val="0"/>
          <w:marBottom w:val="0"/>
          <w:divBdr>
            <w:top w:val="none" w:sz="0" w:space="0" w:color="auto"/>
            <w:left w:val="none" w:sz="0" w:space="0" w:color="auto"/>
            <w:bottom w:val="none" w:sz="0" w:space="0" w:color="auto"/>
            <w:right w:val="none" w:sz="0" w:space="0" w:color="auto"/>
          </w:divBdr>
        </w:div>
        <w:div w:id="791633216">
          <w:marLeft w:val="480"/>
          <w:marRight w:val="0"/>
          <w:marTop w:val="0"/>
          <w:marBottom w:val="0"/>
          <w:divBdr>
            <w:top w:val="none" w:sz="0" w:space="0" w:color="auto"/>
            <w:left w:val="none" w:sz="0" w:space="0" w:color="auto"/>
            <w:bottom w:val="none" w:sz="0" w:space="0" w:color="auto"/>
            <w:right w:val="none" w:sz="0" w:space="0" w:color="auto"/>
          </w:divBdr>
        </w:div>
        <w:div w:id="794256194">
          <w:marLeft w:val="480"/>
          <w:marRight w:val="0"/>
          <w:marTop w:val="0"/>
          <w:marBottom w:val="0"/>
          <w:divBdr>
            <w:top w:val="none" w:sz="0" w:space="0" w:color="auto"/>
            <w:left w:val="none" w:sz="0" w:space="0" w:color="auto"/>
            <w:bottom w:val="none" w:sz="0" w:space="0" w:color="auto"/>
            <w:right w:val="none" w:sz="0" w:space="0" w:color="auto"/>
          </w:divBdr>
        </w:div>
        <w:div w:id="795946417">
          <w:marLeft w:val="480"/>
          <w:marRight w:val="0"/>
          <w:marTop w:val="0"/>
          <w:marBottom w:val="0"/>
          <w:divBdr>
            <w:top w:val="none" w:sz="0" w:space="0" w:color="auto"/>
            <w:left w:val="none" w:sz="0" w:space="0" w:color="auto"/>
            <w:bottom w:val="none" w:sz="0" w:space="0" w:color="auto"/>
            <w:right w:val="none" w:sz="0" w:space="0" w:color="auto"/>
          </w:divBdr>
        </w:div>
        <w:div w:id="797456027">
          <w:marLeft w:val="640"/>
          <w:marRight w:val="0"/>
          <w:marTop w:val="0"/>
          <w:marBottom w:val="0"/>
          <w:divBdr>
            <w:top w:val="none" w:sz="0" w:space="0" w:color="auto"/>
            <w:left w:val="none" w:sz="0" w:space="0" w:color="auto"/>
            <w:bottom w:val="none" w:sz="0" w:space="0" w:color="auto"/>
            <w:right w:val="none" w:sz="0" w:space="0" w:color="auto"/>
          </w:divBdr>
        </w:div>
        <w:div w:id="799153325">
          <w:marLeft w:val="640"/>
          <w:marRight w:val="0"/>
          <w:marTop w:val="0"/>
          <w:marBottom w:val="0"/>
          <w:divBdr>
            <w:top w:val="none" w:sz="0" w:space="0" w:color="auto"/>
            <w:left w:val="none" w:sz="0" w:space="0" w:color="auto"/>
            <w:bottom w:val="none" w:sz="0" w:space="0" w:color="auto"/>
            <w:right w:val="none" w:sz="0" w:space="0" w:color="auto"/>
          </w:divBdr>
        </w:div>
        <w:div w:id="804128287">
          <w:marLeft w:val="480"/>
          <w:marRight w:val="0"/>
          <w:marTop w:val="0"/>
          <w:marBottom w:val="0"/>
          <w:divBdr>
            <w:top w:val="none" w:sz="0" w:space="0" w:color="auto"/>
            <w:left w:val="none" w:sz="0" w:space="0" w:color="auto"/>
            <w:bottom w:val="none" w:sz="0" w:space="0" w:color="auto"/>
            <w:right w:val="none" w:sz="0" w:space="0" w:color="auto"/>
          </w:divBdr>
        </w:div>
        <w:div w:id="805439006">
          <w:marLeft w:val="480"/>
          <w:marRight w:val="0"/>
          <w:marTop w:val="0"/>
          <w:marBottom w:val="0"/>
          <w:divBdr>
            <w:top w:val="none" w:sz="0" w:space="0" w:color="auto"/>
            <w:left w:val="none" w:sz="0" w:space="0" w:color="auto"/>
            <w:bottom w:val="none" w:sz="0" w:space="0" w:color="auto"/>
            <w:right w:val="none" w:sz="0" w:space="0" w:color="auto"/>
          </w:divBdr>
        </w:div>
        <w:div w:id="815798151">
          <w:marLeft w:val="640"/>
          <w:marRight w:val="0"/>
          <w:marTop w:val="0"/>
          <w:marBottom w:val="0"/>
          <w:divBdr>
            <w:top w:val="none" w:sz="0" w:space="0" w:color="auto"/>
            <w:left w:val="none" w:sz="0" w:space="0" w:color="auto"/>
            <w:bottom w:val="none" w:sz="0" w:space="0" w:color="auto"/>
            <w:right w:val="none" w:sz="0" w:space="0" w:color="auto"/>
          </w:divBdr>
        </w:div>
        <w:div w:id="817965067">
          <w:marLeft w:val="640"/>
          <w:marRight w:val="0"/>
          <w:marTop w:val="0"/>
          <w:marBottom w:val="0"/>
          <w:divBdr>
            <w:top w:val="none" w:sz="0" w:space="0" w:color="auto"/>
            <w:left w:val="none" w:sz="0" w:space="0" w:color="auto"/>
            <w:bottom w:val="none" w:sz="0" w:space="0" w:color="auto"/>
            <w:right w:val="none" w:sz="0" w:space="0" w:color="auto"/>
          </w:divBdr>
        </w:div>
        <w:div w:id="818156852">
          <w:marLeft w:val="640"/>
          <w:marRight w:val="0"/>
          <w:marTop w:val="0"/>
          <w:marBottom w:val="0"/>
          <w:divBdr>
            <w:top w:val="none" w:sz="0" w:space="0" w:color="auto"/>
            <w:left w:val="none" w:sz="0" w:space="0" w:color="auto"/>
            <w:bottom w:val="none" w:sz="0" w:space="0" w:color="auto"/>
            <w:right w:val="none" w:sz="0" w:space="0" w:color="auto"/>
          </w:divBdr>
        </w:div>
        <w:div w:id="824397762">
          <w:marLeft w:val="0"/>
          <w:marRight w:val="0"/>
          <w:marTop w:val="0"/>
          <w:marBottom w:val="0"/>
          <w:divBdr>
            <w:top w:val="none" w:sz="0" w:space="0" w:color="auto"/>
            <w:left w:val="none" w:sz="0" w:space="0" w:color="auto"/>
            <w:bottom w:val="none" w:sz="0" w:space="0" w:color="auto"/>
            <w:right w:val="none" w:sz="0" w:space="0" w:color="auto"/>
          </w:divBdr>
        </w:div>
        <w:div w:id="826239252">
          <w:marLeft w:val="640"/>
          <w:marRight w:val="0"/>
          <w:marTop w:val="0"/>
          <w:marBottom w:val="0"/>
          <w:divBdr>
            <w:top w:val="none" w:sz="0" w:space="0" w:color="auto"/>
            <w:left w:val="none" w:sz="0" w:space="0" w:color="auto"/>
            <w:bottom w:val="none" w:sz="0" w:space="0" w:color="auto"/>
            <w:right w:val="none" w:sz="0" w:space="0" w:color="auto"/>
          </w:divBdr>
        </w:div>
        <w:div w:id="827134195">
          <w:marLeft w:val="640"/>
          <w:marRight w:val="0"/>
          <w:marTop w:val="0"/>
          <w:marBottom w:val="0"/>
          <w:divBdr>
            <w:top w:val="none" w:sz="0" w:space="0" w:color="auto"/>
            <w:left w:val="none" w:sz="0" w:space="0" w:color="auto"/>
            <w:bottom w:val="none" w:sz="0" w:space="0" w:color="auto"/>
            <w:right w:val="none" w:sz="0" w:space="0" w:color="auto"/>
          </w:divBdr>
        </w:div>
        <w:div w:id="831874038">
          <w:marLeft w:val="640"/>
          <w:marRight w:val="0"/>
          <w:marTop w:val="0"/>
          <w:marBottom w:val="0"/>
          <w:divBdr>
            <w:top w:val="none" w:sz="0" w:space="0" w:color="auto"/>
            <w:left w:val="none" w:sz="0" w:space="0" w:color="auto"/>
            <w:bottom w:val="none" w:sz="0" w:space="0" w:color="auto"/>
            <w:right w:val="none" w:sz="0" w:space="0" w:color="auto"/>
          </w:divBdr>
        </w:div>
        <w:div w:id="840974526">
          <w:marLeft w:val="640"/>
          <w:marRight w:val="0"/>
          <w:marTop w:val="0"/>
          <w:marBottom w:val="0"/>
          <w:divBdr>
            <w:top w:val="none" w:sz="0" w:space="0" w:color="auto"/>
            <w:left w:val="none" w:sz="0" w:space="0" w:color="auto"/>
            <w:bottom w:val="none" w:sz="0" w:space="0" w:color="auto"/>
            <w:right w:val="none" w:sz="0" w:space="0" w:color="auto"/>
          </w:divBdr>
        </w:div>
        <w:div w:id="845245447">
          <w:marLeft w:val="640"/>
          <w:marRight w:val="0"/>
          <w:marTop w:val="0"/>
          <w:marBottom w:val="0"/>
          <w:divBdr>
            <w:top w:val="none" w:sz="0" w:space="0" w:color="auto"/>
            <w:left w:val="none" w:sz="0" w:space="0" w:color="auto"/>
            <w:bottom w:val="none" w:sz="0" w:space="0" w:color="auto"/>
            <w:right w:val="none" w:sz="0" w:space="0" w:color="auto"/>
          </w:divBdr>
        </w:div>
        <w:div w:id="847408973">
          <w:marLeft w:val="480"/>
          <w:marRight w:val="0"/>
          <w:marTop w:val="0"/>
          <w:marBottom w:val="0"/>
          <w:divBdr>
            <w:top w:val="none" w:sz="0" w:space="0" w:color="auto"/>
            <w:left w:val="none" w:sz="0" w:space="0" w:color="auto"/>
            <w:bottom w:val="none" w:sz="0" w:space="0" w:color="auto"/>
            <w:right w:val="none" w:sz="0" w:space="0" w:color="auto"/>
          </w:divBdr>
        </w:div>
        <w:div w:id="851651865">
          <w:marLeft w:val="480"/>
          <w:marRight w:val="0"/>
          <w:marTop w:val="0"/>
          <w:marBottom w:val="0"/>
          <w:divBdr>
            <w:top w:val="none" w:sz="0" w:space="0" w:color="auto"/>
            <w:left w:val="none" w:sz="0" w:space="0" w:color="auto"/>
            <w:bottom w:val="none" w:sz="0" w:space="0" w:color="auto"/>
            <w:right w:val="none" w:sz="0" w:space="0" w:color="auto"/>
          </w:divBdr>
        </w:div>
        <w:div w:id="852570072">
          <w:marLeft w:val="640"/>
          <w:marRight w:val="0"/>
          <w:marTop w:val="0"/>
          <w:marBottom w:val="0"/>
          <w:divBdr>
            <w:top w:val="none" w:sz="0" w:space="0" w:color="auto"/>
            <w:left w:val="none" w:sz="0" w:space="0" w:color="auto"/>
            <w:bottom w:val="none" w:sz="0" w:space="0" w:color="auto"/>
            <w:right w:val="none" w:sz="0" w:space="0" w:color="auto"/>
          </w:divBdr>
        </w:div>
        <w:div w:id="857080926">
          <w:marLeft w:val="480"/>
          <w:marRight w:val="0"/>
          <w:marTop w:val="0"/>
          <w:marBottom w:val="0"/>
          <w:divBdr>
            <w:top w:val="none" w:sz="0" w:space="0" w:color="auto"/>
            <w:left w:val="none" w:sz="0" w:space="0" w:color="auto"/>
            <w:bottom w:val="none" w:sz="0" w:space="0" w:color="auto"/>
            <w:right w:val="none" w:sz="0" w:space="0" w:color="auto"/>
          </w:divBdr>
        </w:div>
        <w:div w:id="858815465">
          <w:marLeft w:val="480"/>
          <w:marRight w:val="0"/>
          <w:marTop w:val="0"/>
          <w:marBottom w:val="0"/>
          <w:divBdr>
            <w:top w:val="none" w:sz="0" w:space="0" w:color="auto"/>
            <w:left w:val="none" w:sz="0" w:space="0" w:color="auto"/>
            <w:bottom w:val="none" w:sz="0" w:space="0" w:color="auto"/>
            <w:right w:val="none" w:sz="0" w:space="0" w:color="auto"/>
          </w:divBdr>
        </w:div>
        <w:div w:id="860512762">
          <w:marLeft w:val="640"/>
          <w:marRight w:val="0"/>
          <w:marTop w:val="0"/>
          <w:marBottom w:val="0"/>
          <w:divBdr>
            <w:top w:val="none" w:sz="0" w:space="0" w:color="auto"/>
            <w:left w:val="none" w:sz="0" w:space="0" w:color="auto"/>
            <w:bottom w:val="none" w:sz="0" w:space="0" w:color="auto"/>
            <w:right w:val="none" w:sz="0" w:space="0" w:color="auto"/>
          </w:divBdr>
        </w:div>
        <w:div w:id="862476108">
          <w:marLeft w:val="640"/>
          <w:marRight w:val="0"/>
          <w:marTop w:val="0"/>
          <w:marBottom w:val="0"/>
          <w:divBdr>
            <w:top w:val="none" w:sz="0" w:space="0" w:color="auto"/>
            <w:left w:val="none" w:sz="0" w:space="0" w:color="auto"/>
            <w:bottom w:val="none" w:sz="0" w:space="0" w:color="auto"/>
            <w:right w:val="none" w:sz="0" w:space="0" w:color="auto"/>
          </w:divBdr>
        </w:div>
        <w:div w:id="868882083">
          <w:marLeft w:val="640"/>
          <w:marRight w:val="0"/>
          <w:marTop w:val="0"/>
          <w:marBottom w:val="0"/>
          <w:divBdr>
            <w:top w:val="none" w:sz="0" w:space="0" w:color="auto"/>
            <w:left w:val="none" w:sz="0" w:space="0" w:color="auto"/>
            <w:bottom w:val="none" w:sz="0" w:space="0" w:color="auto"/>
            <w:right w:val="none" w:sz="0" w:space="0" w:color="auto"/>
          </w:divBdr>
        </w:div>
        <w:div w:id="870192449">
          <w:marLeft w:val="640"/>
          <w:marRight w:val="0"/>
          <w:marTop w:val="0"/>
          <w:marBottom w:val="0"/>
          <w:divBdr>
            <w:top w:val="none" w:sz="0" w:space="0" w:color="auto"/>
            <w:left w:val="none" w:sz="0" w:space="0" w:color="auto"/>
            <w:bottom w:val="none" w:sz="0" w:space="0" w:color="auto"/>
            <w:right w:val="none" w:sz="0" w:space="0" w:color="auto"/>
          </w:divBdr>
        </w:div>
        <w:div w:id="884370352">
          <w:marLeft w:val="640"/>
          <w:marRight w:val="0"/>
          <w:marTop w:val="0"/>
          <w:marBottom w:val="0"/>
          <w:divBdr>
            <w:top w:val="none" w:sz="0" w:space="0" w:color="auto"/>
            <w:left w:val="none" w:sz="0" w:space="0" w:color="auto"/>
            <w:bottom w:val="none" w:sz="0" w:space="0" w:color="auto"/>
            <w:right w:val="none" w:sz="0" w:space="0" w:color="auto"/>
          </w:divBdr>
        </w:div>
        <w:div w:id="884680435">
          <w:marLeft w:val="640"/>
          <w:marRight w:val="0"/>
          <w:marTop w:val="0"/>
          <w:marBottom w:val="0"/>
          <w:divBdr>
            <w:top w:val="none" w:sz="0" w:space="0" w:color="auto"/>
            <w:left w:val="none" w:sz="0" w:space="0" w:color="auto"/>
            <w:bottom w:val="none" w:sz="0" w:space="0" w:color="auto"/>
            <w:right w:val="none" w:sz="0" w:space="0" w:color="auto"/>
          </w:divBdr>
        </w:div>
        <w:div w:id="885526418">
          <w:marLeft w:val="640"/>
          <w:marRight w:val="0"/>
          <w:marTop w:val="0"/>
          <w:marBottom w:val="0"/>
          <w:divBdr>
            <w:top w:val="none" w:sz="0" w:space="0" w:color="auto"/>
            <w:left w:val="none" w:sz="0" w:space="0" w:color="auto"/>
            <w:bottom w:val="none" w:sz="0" w:space="0" w:color="auto"/>
            <w:right w:val="none" w:sz="0" w:space="0" w:color="auto"/>
          </w:divBdr>
        </w:div>
        <w:div w:id="888147315">
          <w:marLeft w:val="0"/>
          <w:marRight w:val="0"/>
          <w:marTop w:val="0"/>
          <w:marBottom w:val="0"/>
          <w:divBdr>
            <w:top w:val="none" w:sz="0" w:space="0" w:color="auto"/>
            <w:left w:val="none" w:sz="0" w:space="0" w:color="auto"/>
            <w:bottom w:val="none" w:sz="0" w:space="0" w:color="auto"/>
            <w:right w:val="none" w:sz="0" w:space="0" w:color="auto"/>
          </w:divBdr>
        </w:div>
        <w:div w:id="888493641">
          <w:marLeft w:val="640"/>
          <w:marRight w:val="0"/>
          <w:marTop w:val="0"/>
          <w:marBottom w:val="0"/>
          <w:divBdr>
            <w:top w:val="none" w:sz="0" w:space="0" w:color="auto"/>
            <w:left w:val="none" w:sz="0" w:space="0" w:color="auto"/>
            <w:bottom w:val="none" w:sz="0" w:space="0" w:color="auto"/>
            <w:right w:val="none" w:sz="0" w:space="0" w:color="auto"/>
          </w:divBdr>
        </w:div>
        <w:div w:id="888690297">
          <w:marLeft w:val="480"/>
          <w:marRight w:val="0"/>
          <w:marTop w:val="0"/>
          <w:marBottom w:val="0"/>
          <w:divBdr>
            <w:top w:val="none" w:sz="0" w:space="0" w:color="auto"/>
            <w:left w:val="none" w:sz="0" w:space="0" w:color="auto"/>
            <w:bottom w:val="none" w:sz="0" w:space="0" w:color="auto"/>
            <w:right w:val="none" w:sz="0" w:space="0" w:color="auto"/>
          </w:divBdr>
        </w:div>
        <w:div w:id="889077541">
          <w:marLeft w:val="480"/>
          <w:marRight w:val="0"/>
          <w:marTop w:val="0"/>
          <w:marBottom w:val="0"/>
          <w:divBdr>
            <w:top w:val="none" w:sz="0" w:space="0" w:color="auto"/>
            <w:left w:val="none" w:sz="0" w:space="0" w:color="auto"/>
            <w:bottom w:val="none" w:sz="0" w:space="0" w:color="auto"/>
            <w:right w:val="none" w:sz="0" w:space="0" w:color="auto"/>
          </w:divBdr>
        </w:div>
        <w:div w:id="889221063">
          <w:marLeft w:val="0"/>
          <w:marRight w:val="0"/>
          <w:marTop w:val="0"/>
          <w:marBottom w:val="0"/>
          <w:divBdr>
            <w:top w:val="none" w:sz="0" w:space="0" w:color="auto"/>
            <w:left w:val="none" w:sz="0" w:space="0" w:color="auto"/>
            <w:bottom w:val="none" w:sz="0" w:space="0" w:color="auto"/>
            <w:right w:val="none" w:sz="0" w:space="0" w:color="auto"/>
          </w:divBdr>
        </w:div>
        <w:div w:id="889727330">
          <w:marLeft w:val="0"/>
          <w:marRight w:val="0"/>
          <w:marTop w:val="0"/>
          <w:marBottom w:val="0"/>
          <w:divBdr>
            <w:top w:val="none" w:sz="0" w:space="0" w:color="auto"/>
            <w:left w:val="none" w:sz="0" w:space="0" w:color="auto"/>
            <w:bottom w:val="none" w:sz="0" w:space="0" w:color="auto"/>
            <w:right w:val="none" w:sz="0" w:space="0" w:color="auto"/>
          </w:divBdr>
        </w:div>
        <w:div w:id="893464213">
          <w:marLeft w:val="640"/>
          <w:marRight w:val="0"/>
          <w:marTop w:val="0"/>
          <w:marBottom w:val="0"/>
          <w:divBdr>
            <w:top w:val="none" w:sz="0" w:space="0" w:color="auto"/>
            <w:left w:val="none" w:sz="0" w:space="0" w:color="auto"/>
            <w:bottom w:val="none" w:sz="0" w:space="0" w:color="auto"/>
            <w:right w:val="none" w:sz="0" w:space="0" w:color="auto"/>
          </w:divBdr>
        </w:div>
        <w:div w:id="893546148">
          <w:marLeft w:val="640"/>
          <w:marRight w:val="0"/>
          <w:marTop w:val="0"/>
          <w:marBottom w:val="0"/>
          <w:divBdr>
            <w:top w:val="none" w:sz="0" w:space="0" w:color="auto"/>
            <w:left w:val="none" w:sz="0" w:space="0" w:color="auto"/>
            <w:bottom w:val="none" w:sz="0" w:space="0" w:color="auto"/>
            <w:right w:val="none" w:sz="0" w:space="0" w:color="auto"/>
          </w:divBdr>
        </w:div>
        <w:div w:id="894119897">
          <w:marLeft w:val="480"/>
          <w:marRight w:val="0"/>
          <w:marTop w:val="0"/>
          <w:marBottom w:val="0"/>
          <w:divBdr>
            <w:top w:val="none" w:sz="0" w:space="0" w:color="auto"/>
            <w:left w:val="none" w:sz="0" w:space="0" w:color="auto"/>
            <w:bottom w:val="none" w:sz="0" w:space="0" w:color="auto"/>
            <w:right w:val="none" w:sz="0" w:space="0" w:color="auto"/>
          </w:divBdr>
        </w:div>
        <w:div w:id="895313223">
          <w:marLeft w:val="640"/>
          <w:marRight w:val="0"/>
          <w:marTop w:val="0"/>
          <w:marBottom w:val="0"/>
          <w:divBdr>
            <w:top w:val="none" w:sz="0" w:space="0" w:color="auto"/>
            <w:left w:val="none" w:sz="0" w:space="0" w:color="auto"/>
            <w:bottom w:val="none" w:sz="0" w:space="0" w:color="auto"/>
            <w:right w:val="none" w:sz="0" w:space="0" w:color="auto"/>
          </w:divBdr>
        </w:div>
        <w:div w:id="897011427">
          <w:marLeft w:val="480"/>
          <w:marRight w:val="0"/>
          <w:marTop w:val="0"/>
          <w:marBottom w:val="0"/>
          <w:divBdr>
            <w:top w:val="none" w:sz="0" w:space="0" w:color="auto"/>
            <w:left w:val="none" w:sz="0" w:space="0" w:color="auto"/>
            <w:bottom w:val="none" w:sz="0" w:space="0" w:color="auto"/>
            <w:right w:val="none" w:sz="0" w:space="0" w:color="auto"/>
          </w:divBdr>
        </w:div>
        <w:div w:id="897326558">
          <w:marLeft w:val="0"/>
          <w:marRight w:val="0"/>
          <w:marTop w:val="0"/>
          <w:marBottom w:val="0"/>
          <w:divBdr>
            <w:top w:val="none" w:sz="0" w:space="0" w:color="auto"/>
            <w:left w:val="none" w:sz="0" w:space="0" w:color="auto"/>
            <w:bottom w:val="none" w:sz="0" w:space="0" w:color="auto"/>
            <w:right w:val="none" w:sz="0" w:space="0" w:color="auto"/>
          </w:divBdr>
        </w:div>
        <w:div w:id="898899049">
          <w:marLeft w:val="640"/>
          <w:marRight w:val="0"/>
          <w:marTop w:val="0"/>
          <w:marBottom w:val="0"/>
          <w:divBdr>
            <w:top w:val="none" w:sz="0" w:space="0" w:color="auto"/>
            <w:left w:val="none" w:sz="0" w:space="0" w:color="auto"/>
            <w:bottom w:val="none" w:sz="0" w:space="0" w:color="auto"/>
            <w:right w:val="none" w:sz="0" w:space="0" w:color="auto"/>
          </w:divBdr>
        </w:div>
        <w:div w:id="906956108">
          <w:marLeft w:val="480"/>
          <w:marRight w:val="0"/>
          <w:marTop w:val="0"/>
          <w:marBottom w:val="0"/>
          <w:divBdr>
            <w:top w:val="none" w:sz="0" w:space="0" w:color="auto"/>
            <w:left w:val="none" w:sz="0" w:space="0" w:color="auto"/>
            <w:bottom w:val="none" w:sz="0" w:space="0" w:color="auto"/>
            <w:right w:val="none" w:sz="0" w:space="0" w:color="auto"/>
          </w:divBdr>
        </w:div>
        <w:div w:id="906963459">
          <w:marLeft w:val="480"/>
          <w:marRight w:val="0"/>
          <w:marTop w:val="0"/>
          <w:marBottom w:val="0"/>
          <w:divBdr>
            <w:top w:val="none" w:sz="0" w:space="0" w:color="auto"/>
            <w:left w:val="none" w:sz="0" w:space="0" w:color="auto"/>
            <w:bottom w:val="none" w:sz="0" w:space="0" w:color="auto"/>
            <w:right w:val="none" w:sz="0" w:space="0" w:color="auto"/>
          </w:divBdr>
        </w:div>
        <w:div w:id="913507672">
          <w:marLeft w:val="640"/>
          <w:marRight w:val="0"/>
          <w:marTop w:val="0"/>
          <w:marBottom w:val="0"/>
          <w:divBdr>
            <w:top w:val="none" w:sz="0" w:space="0" w:color="auto"/>
            <w:left w:val="none" w:sz="0" w:space="0" w:color="auto"/>
            <w:bottom w:val="none" w:sz="0" w:space="0" w:color="auto"/>
            <w:right w:val="none" w:sz="0" w:space="0" w:color="auto"/>
          </w:divBdr>
        </w:div>
        <w:div w:id="919800245">
          <w:marLeft w:val="640"/>
          <w:marRight w:val="0"/>
          <w:marTop w:val="0"/>
          <w:marBottom w:val="0"/>
          <w:divBdr>
            <w:top w:val="none" w:sz="0" w:space="0" w:color="auto"/>
            <w:left w:val="none" w:sz="0" w:space="0" w:color="auto"/>
            <w:bottom w:val="none" w:sz="0" w:space="0" w:color="auto"/>
            <w:right w:val="none" w:sz="0" w:space="0" w:color="auto"/>
          </w:divBdr>
        </w:div>
        <w:div w:id="925454539">
          <w:marLeft w:val="640"/>
          <w:marRight w:val="0"/>
          <w:marTop w:val="0"/>
          <w:marBottom w:val="0"/>
          <w:divBdr>
            <w:top w:val="none" w:sz="0" w:space="0" w:color="auto"/>
            <w:left w:val="none" w:sz="0" w:space="0" w:color="auto"/>
            <w:bottom w:val="none" w:sz="0" w:space="0" w:color="auto"/>
            <w:right w:val="none" w:sz="0" w:space="0" w:color="auto"/>
          </w:divBdr>
        </w:div>
        <w:div w:id="928662486">
          <w:marLeft w:val="640"/>
          <w:marRight w:val="0"/>
          <w:marTop w:val="0"/>
          <w:marBottom w:val="0"/>
          <w:divBdr>
            <w:top w:val="none" w:sz="0" w:space="0" w:color="auto"/>
            <w:left w:val="none" w:sz="0" w:space="0" w:color="auto"/>
            <w:bottom w:val="none" w:sz="0" w:space="0" w:color="auto"/>
            <w:right w:val="none" w:sz="0" w:space="0" w:color="auto"/>
          </w:divBdr>
        </w:div>
        <w:div w:id="929892968">
          <w:marLeft w:val="640"/>
          <w:marRight w:val="0"/>
          <w:marTop w:val="0"/>
          <w:marBottom w:val="0"/>
          <w:divBdr>
            <w:top w:val="none" w:sz="0" w:space="0" w:color="auto"/>
            <w:left w:val="none" w:sz="0" w:space="0" w:color="auto"/>
            <w:bottom w:val="none" w:sz="0" w:space="0" w:color="auto"/>
            <w:right w:val="none" w:sz="0" w:space="0" w:color="auto"/>
          </w:divBdr>
        </w:div>
        <w:div w:id="934216218">
          <w:marLeft w:val="640"/>
          <w:marRight w:val="0"/>
          <w:marTop w:val="0"/>
          <w:marBottom w:val="0"/>
          <w:divBdr>
            <w:top w:val="none" w:sz="0" w:space="0" w:color="auto"/>
            <w:left w:val="none" w:sz="0" w:space="0" w:color="auto"/>
            <w:bottom w:val="none" w:sz="0" w:space="0" w:color="auto"/>
            <w:right w:val="none" w:sz="0" w:space="0" w:color="auto"/>
          </w:divBdr>
        </w:div>
        <w:div w:id="936905917">
          <w:marLeft w:val="640"/>
          <w:marRight w:val="0"/>
          <w:marTop w:val="0"/>
          <w:marBottom w:val="0"/>
          <w:divBdr>
            <w:top w:val="none" w:sz="0" w:space="0" w:color="auto"/>
            <w:left w:val="none" w:sz="0" w:space="0" w:color="auto"/>
            <w:bottom w:val="none" w:sz="0" w:space="0" w:color="auto"/>
            <w:right w:val="none" w:sz="0" w:space="0" w:color="auto"/>
          </w:divBdr>
        </w:div>
        <w:div w:id="940376142">
          <w:marLeft w:val="0"/>
          <w:marRight w:val="0"/>
          <w:marTop w:val="0"/>
          <w:marBottom w:val="0"/>
          <w:divBdr>
            <w:top w:val="none" w:sz="0" w:space="0" w:color="auto"/>
            <w:left w:val="none" w:sz="0" w:space="0" w:color="auto"/>
            <w:bottom w:val="none" w:sz="0" w:space="0" w:color="auto"/>
            <w:right w:val="none" w:sz="0" w:space="0" w:color="auto"/>
          </w:divBdr>
        </w:div>
        <w:div w:id="953711587">
          <w:marLeft w:val="640"/>
          <w:marRight w:val="0"/>
          <w:marTop w:val="0"/>
          <w:marBottom w:val="0"/>
          <w:divBdr>
            <w:top w:val="none" w:sz="0" w:space="0" w:color="auto"/>
            <w:left w:val="none" w:sz="0" w:space="0" w:color="auto"/>
            <w:bottom w:val="none" w:sz="0" w:space="0" w:color="auto"/>
            <w:right w:val="none" w:sz="0" w:space="0" w:color="auto"/>
          </w:divBdr>
        </w:div>
        <w:div w:id="955914419">
          <w:marLeft w:val="640"/>
          <w:marRight w:val="0"/>
          <w:marTop w:val="0"/>
          <w:marBottom w:val="0"/>
          <w:divBdr>
            <w:top w:val="none" w:sz="0" w:space="0" w:color="auto"/>
            <w:left w:val="none" w:sz="0" w:space="0" w:color="auto"/>
            <w:bottom w:val="none" w:sz="0" w:space="0" w:color="auto"/>
            <w:right w:val="none" w:sz="0" w:space="0" w:color="auto"/>
          </w:divBdr>
        </w:div>
        <w:div w:id="957680837">
          <w:marLeft w:val="480"/>
          <w:marRight w:val="0"/>
          <w:marTop w:val="0"/>
          <w:marBottom w:val="0"/>
          <w:divBdr>
            <w:top w:val="none" w:sz="0" w:space="0" w:color="auto"/>
            <w:left w:val="none" w:sz="0" w:space="0" w:color="auto"/>
            <w:bottom w:val="none" w:sz="0" w:space="0" w:color="auto"/>
            <w:right w:val="none" w:sz="0" w:space="0" w:color="auto"/>
          </w:divBdr>
        </w:div>
        <w:div w:id="961109967">
          <w:marLeft w:val="640"/>
          <w:marRight w:val="0"/>
          <w:marTop w:val="0"/>
          <w:marBottom w:val="0"/>
          <w:divBdr>
            <w:top w:val="none" w:sz="0" w:space="0" w:color="auto"/>
            <w:left w:val="none" w:sz="0" w:space="0" w:color="auto"/>
            <w:bottom w:val="none" w:sz="0" w:space="0" w:color="auto"/>
            <w:right w:val="none" w:sz="0" w:space="0" w:color="auto"/>
          </w:divBdr>
        </w:div>
        <w:div w:id="967466750">
          <w:marLeft w:val="640"/>
          <w:marRight w:val="0"/>
          <w:marTop w:val="0"/>
          <w:marBottom w:val="0"/>
          <w:divBdr>
            <w:top w:val="none" w:sz="0" w:space="0" w:color="auto"/>
            <w:left w:val="none" w:sz="0" w:space="0" w:color="auto"/>
            <w:bottom w:val="none" w:sz="0" w:space="0" w:color="auto"/>
            <w:right w:val="none" w:sz="0" w:space="0" w:color="auto"/>
          </w:divBdr>
        </w:div>
        <w:div w:id="971860539">
          <w:marLeft w:val="640"/>
          <w:marRight w:val="0"/>
          <w:marTop w:val="0"/>
          <w:marBottom w:val="0"/>
          <w:divBdr>
            <w:top w:val="none" w:sz="0" w:space="0" w:color="auto"/>
            <w:left w:val="none" w:sz="0" w:space="0" w:color="auto"/>
            <w:bottom w:val="none" w:sz="0" w:space="0" w:color="auto"/>
            <w:right w:val="none" w:sz="0" w:space="0" w:color="auto"/>
          </w:divBdr>
        </w:div>
        <w:div w:id="972831180">
          <w:marLeft w:val="480"/>
          <w:marRight w:val="0"/>
          <w:marTop w:val="0"/>
          <w:marBottom w:val="0"/>
          <w:divBdr>
            <w:top w:val="none" w:sz="0" w:space="0" w:color="auto"/>
            <w:left w:val="none" w:sz="0" w:space="0" w:color="auto"/>
            <w:bottom w:val="none" w:sz="0" w:space="0" w:color="auto"/>
            <w:right w:val="none" w:sz="0" w:space="0" w:color="auto"/>
          </w:divBdr>
        </w:div>
        <w:div w:id="974411905">
          <w:marLeft w:val="0"/>
          <w:marRight w:val="0"/>
          <w:marTop w:val="0"/>
          <w:marBottom w:val="0"/>
          <w:divBdr>
            <w:top w:val="none" w:sz="0" w:space="0" w:color="auto"/>
            <w:left w:val="none" w:sz="0" w:space="0" w:color="auto"/>
            <w:bottom w:val="none" w:sz="0" w:space="0" w:color="auto"/>
            <w:right w:val="none" w:sz="0" w:space="0" w:color="auto"/>
          </w:divBdr>
        </w:div>
        <w:div w:id="976303593">
          <w:marLeft w:val="480"/>
          <w:marRight w:val="0"/>
          <w:marTop w:val="0"/>
          <w:marBottom w:val="0"/>
          <w:divBdr>
            <w:top w:val="none" w:sz="0" w:space="0" w:color="auto"/>
            <w:left w:val="none" w:sz="0" w:space="0" w:color="auto"/>
            <w:bottom w:val="none" w:sz="0" w:space="0" w:color="auto"/>
            <w:right w:val="none" w:sz="0" w:space="0" w:color="auto"/>
          </w:divBdr>
        </w:div>
        <w:div w:id="979578986">
          <w:marLeft w:val="480"/>
          <w:marRight w:val="0"/>
          <w:marTop w:val="0"/>
          <w:marBottom w:val="0"/>
          <w:divBdr>
            <w:top w:val="none" w:sz="0" w:space="0" w:color="auto"/>
            <w:left w:val="none" w:sz="0" w:space="0" w:color="auto"/>
            <w:bottom w:val="none" w:sz="0" w:space="0" w:color="auto"/>
            <w:right w:val="none" w:sz="0" w:space="0" w:color="auto"/>
          </w:divBdr>
        </w:div>
        <w:div w:id="979654488">
          <w:marLeft w:val="640"/>
          <w:marRight w:val="0"/>
          <w:marTop w:val="0"/>
          <w:marBottom w:val="0"/>
          <w:divBdr>
            <w:top w:val="none" w:sz="0" w:space="0" w:color="auto"/>
            <w:left w:val="none" w:sz="0" w:space="0" w:color="auto"/>
            <w:bottom w:val="none" w:sz="0" w:space="0" w:color="auto"/>
            <w:right w:val="none" w:sz="0" w:space="0" w:color="auto"/>
          </w:divBdr>
        </w:div>
        <w:div w:id="981930488">
          <w:marLeft w:val="480"/>
          <w:marRight w:val="0"/>
          <w:marTop w:val="0"/>
          <w:marBottom w:val="0"/>
          <w:divBdr>
            <w:top w:val="none" w:sz="0" w:space="0" w:color="auto"/>
            <w:left w:val="none" w:sz="0" w:space="0" w:color="auto"/>
            <w:bottom w:val="none" w:sz="0" w:space="0" w:color="auto"/>
            <w:right w:val="none" w:sz="0" w:space="0" w:color="auto"/>
          </w:divBdr>
        </w:div>
        <w:div w:id="986782291">
          <w:marLeft w:val="480"/>
          <w:marRight w:val="0"/>
          <w:marTop w:val="0"/>
          <w:marBottom w:val="0"/>
          <w:divBdr>
            <w:top w:val="none" w:sz="0" w:space="0" w:color="auto"/>
            <w:left w:val="none" w:sz="0" w:space="0" w:color="auto"/>
            <w:bottom w:val="none" w:sz="0" w:space="0" w:color="auto"/>
            <w:right w:val="none" w:sz="0" w:space="0" w:color="auto"/>
          </w:divBdr>
        </w:div>
        <w:div w:id="987635546">
          <w:marLeft w:val="640"/>
          <w:marRight w:val="0"/>
          <w:marTop w:val="0"/>
          <w:marBottom w:val="0"/>
          <w:divBdr>
            <w:top w:val="none" w:sz="0" w:space="0" w:color="auto"/>
            <w:left w:val="none" w:sz="0" w:space="0" w:color="auto"/>
            <w:bottom w:val="none" w:sz="0" w:space="0" w:color="auto"/>
            <w:right w:val="none" w:sz="0" w:space="0" w:color="auto"/>
          </w:divBdr>
        </w:div>
        <w:div w:id="987973390">
          <w:marLeft w:val="480"/>
          <w:marRight w:val="0"/>
          <w:marTop w:val="0"/>
          <w:marBottom w:val="0"/>
          <w:divBdr>
            <w:top w:val="none" w:sz="0" w:space="0" w:color="auto"/>
            <w:left w:val="none" w:sz="0" w:space="0" w:color="auto"/>
            <w:bottom w:val="none" w:sz="0" w:space="0" w:color="auto"/>
            <w:right w:val="none" w:sz="0" w:space="0" w:color="auto"/>
          </w:divBdr>
        </w:div>
        <w:div w:id="987979440">
          <w:marLeft w:val="640"/>
          <w:marRight w:val="0"/>
          <w:marTop w:val="0"/>
          <w:marBottom w:val="0"/>
          <w:divBdr>
            <w:top w:val="none" w:sz="0" w:space="0" w:color="auto"/>
            <w:left w:val="none" w:sz="0" w:space="0" w:color="auto"/>
            <w:bottom w:val="none" w:sz="0" w:space="0" w:color="auto"/>
            <w:right w:val="none" w:sz="0" w:space="0" w:color="auto"/>
          </w:divBdr>
        </w:div>
        <w:div w:id="988436723">
          <w:marLeft w:val="0"/>
          <w:marRight w:val="0"/>
          <w:marTop w:val="0"/>
          <w:marBottom w:val="0"/>
          <w:divBdr>
            <w:top w:val="none" w:sz="0" w:space="0" w:color="auto"/>
            <w:left w:val="none" w:sz="0" w:space="0" w:color="auto"/>
            <w:bottom w:val="none" w:sz="0" w:space="0" w:color="auto"/>
            <w:right w:val="none" w:sz="0" w:space="0" w:color="auto"/>
          </w:divBdr>
        </w:div>
        <w:div w:id="998733774">
          <w:marLeft w:val="480"/>
          <w:marRight w:val="0"/>
          <w:marTop w:val="0"/>
          <w:marBottom w:val="0"/>
          <w:divBdr>
            <w:top w:val="none" w:sz="0" w:space="0" w:color="auto"/>
            <w:left w:val="none" w:sz="0" w:space="0" w:color="auto"/>
            <w:bottom w:val="none" w:sz="0" w:space="0" w:color="auto"/>
            <w:right w:val="none" w:sz="0" w:space="0" w:color="auto"/>
          </w:divBdr>
        </w:div>
        <w:div w:id="999885249">
          <w:marLeft w:val="640"/>
          <w:marRight w:val="0"/>
          <w:marTop w:val="0"/>
          <w:marBottom w:val="0"/>
          <w:divBdr>
            <w:top w:val="none" w:sz="0" w:space="0" w:color="auto"/>
            <w:left w:val="none" w:sz="0" w:space="0" w:color="auto"/>
            <w:bottom w:val="none" w:sz="0" w:space="0" w:color="auto"/>
            <w:right w:val="none" w:sz="0" w:space="0" w:color="auto"/>
          </w:divBdr>
        </w:div>
        <w:div w:id="1014188960">
          <w:marLeft w:val="640"/>
          <w:marRight w:val="0"/>
          <w:marTop w:val="0"/>
          <w:marBottom w:val="0"/>
          <w:divBdr>
            <w:top w:val="none" w:sz="0" w:space="0" w:color="auto"/>
            <w:left w:val="none" w:sz="0" w:space="0" w:color="auto"/>
            <w:bottom w:val="none" w:sz="0" w:space="0" w:color="auto"/>
            <w:right w:val="none" w:sz="0" w:space="0" w:color="auto"/>
          </w:divBdr>
        </w:div>
        <w:div w:id="1018851357">
          <w:marLeft w:val="0"/>
          <w:marRight w:val="0"/>
          <w:marTop w:val="0"/>
          <w:marBottom w:val="0"/>
          <w:divBdr>
            <w:top w:val="none" w:sz="0" w:space="0" w:color="auto"/>
            <w:left w:val="none" w:sz="0" w:space="0" w:color="auto"/>
            <w:bottom w:val="none" w:sz="0" w:space="0" w:color="auto"/>
            <w:right w:val="none" w:sz="0" w:space="0" w:color="auto"/>
          </w:divBdr>
        </w:div>
        <w:div w:id="1025131565">
          <w:marLeft w:val="480"/>
          <w:marRight w:val="0"/>
          <w:marTop w:val="0"/>
          <w:marBottom w:val="0"/>
          <w:divBdr>
            <w:top w:val="none" w:sz="0" w:space="0" w:color="auto"/>
            <w:left w:val="none" w:sz="0" w:space="0" w:color="auto"/>
            <w:bottom w:val="none" w:sz="0" w:space="0" w:color="auto"/>
            <w:right w:val="none" w:sz="0" w:space="0" w:color="auto"/>
          </w:divBdr>
        </w:div>
        <w:div w:id="1025210634">
          <w:marLeft w:val="0"/>
          <w:marRight w:val="0"/>
          <w:marTop w:val="0"/>
          <w:marBottom w:val="0"/>
          <w:divBdr>
            <w:top w:val="none" w:sz="0" w:space="0" w:color="auto"/>
            <w:left w:val="none" w:sz="0" w:space="0" w:color="auto"/>
            <w:bottom w:val="none" w:sz="0" w:space="0" w:color="auto"/>
            <w:right w:val="none" w:sz="0" w:space="0" w:color="auto"/>
          </w:divBdr>
        </w:div>
        <w:div w:id="1026247399">
          <w:marLeft w:val="640"/>
          <w:marRight w:val="0"/>
          <w:marTop w:val="0"/>
          <w:marBottom w:val="0"/>
          <w:divBdr>
            <w:top w:val="none" w:sz="0" w:space="0" w:color="auto"/>
            <w:left w:val="none" w:sz="0" w:space="0" w:color="auto"/>
            <w:bottom w:val="none" w:sz="0" w:space="0" w:color="auto"/>
            <w:right w:val="none" w:sz="0" w:space="0" w:color="auto"/>
          </w:divBdr>
        </w:div>
        <w:div w:id="1028675919">
          <w:marLeft w:val="640"/>
          <w:marRight w:val="0"/>
          <w:marTop w:val="0"/>
          <w:marBottom w:val="0"/>
          <w:divBdr>
            <w:top w:val="none" w:sz="0" w:space="0" w:color="auto"/>
            <w:left w:val="none" w:sz="0" w:space="0" w:color="auto"/>
            <w:bottom w:val="none" w:sz="0" w:space="0" w:color="auto"/>
            <w:right w:val="none" w:sz="0" w:space="0" w:color="auto"/>
          </w:divBdr>
        </w:div>
        <w:div w:id="1030566099">
          <w:marLeft w:val="480"/>
          <w:marRight w:val="0"/>
          <w:marTop w:val="0"/>
          <w:marBottom w:val="0"/>
          <w:divBdr>
            <w:top w:val="none" w:sz="0" w:space="0" w:color="auto"/>
            <w:left w:val="none" w:sz="0" w:space="0" w:color="auto"/>
            <w:bottom w:val="none" w:sz="0" w:space="0" w:color="auto"/>
            <w:right w:val="none" w:sz="0" w:space="0" w:color="auto"/>
          </w:divBdr>
        </w:div>
        <w:div w:id="1035429599">
          <w:marLeft w:val="480"/>
          <w:marRight w:val="0"/>
          <w:marTop w:val="0"/>
          <w:marBottom w:val="0"/>
          <w:divBdr>
            <w:top w:val="none" w:sz="0" w:space="0" w:color="auto"/>
            <w:left w:val="none" w:sz="0" w:space="0" w:color="auto"/>
            <w:bottom w:val="none" w:sz="0" w:space="0" w:color="auto"/>
            <w:right w:val="none" w:sz="0" w:space="0" w:color="auto"/>
          </w:divBdr>
        </w:div>
        <w:div w:id="1036731056">
          <w:marLeft w:val="480"/>
          <w:marRight w:val="0"/>
          <w:marTop w:val="0"/>
          <w:marBottom w:val="0"/>
          <w:divBdr>
            <w:top w:val="none" w:sz="0" w:space="0" w:color="auto"/>
            <w:left w:val="none" w:sz="0" w:space="0" w:color="auto"/>
            <w:bottom w:val="none" w:sz="0" w:space="0" w:color="auto"/>
            <w:right w:val="none" w:sz="0" w:space="0" w:color="auto"/>
          </w:divBdr>
        </w:div>
        <w:div w:id="1038239291">
          <w:marLeft w:val="480"/>
          <w:marRight w:val="0"/>
          <w:marTop w:val="0"/>
          <w:marBottom w:val="0"/>
          <w:divBdr>
            <w:top w:val="none" w:sz="0" w:space="0" w:color="auto"/>
            <w:left w:val="none" w:sz="0" w:space="0" w:color="auto"/>
            <w:bottom w:val="none" w:sz="0" w:space="0" w:color="auto"/>
            <w:right w:val="none" w:sz="0" w:space="0" w:color="auto"/>
          </w:divBdr>
        </w:div>
        <w:div w:id="1042243285">
          <w:marLeft w:val="480"/>
          <w:marRight w:val="0"/>
          <w:marTop w:val="0"/>
          <w:marBottom w:val="0"/>
          <w:divBdr>
            <w:top w:val="none" w:sz="0" w:space="0" w:color="auto"/>
            <w:left w:val="none" w:sz="0" w:space="0" w:color="auto"/>
            <w:bottom w:val="none" w:sz="0" w:space="0" w:color="auto"/>
            <w:right w:val="none" w:sz="0" w:space="0" w:color="auto"/>
          </w:divBdr>
        </w:div>
        <w:div w:id="1044212207">
          <w:marLeft w:val="640"/>
          <w:marRight w:val="0"/>
          <w:marTop w:val="0"/>
          <w:marBottom w:val="0"/>
          <w:divBdr>
            <w:top w:val="none" w:sz="0" w:space="0" w:color="auto"/>
            <w:left w:val="none" w:sz="0" w:space="0" w:color="auto"/>
            <w:bottom w:val="none" w:sz="0" w:space="0" w:color="auto"/>
            <w:right w:val="none" w:sz="0" w:space="0" w:color="auto"/>
          </w:divBdr>
        </w:div>
        <w:div w:id="1044253821">
          <w:marLeft w:val="640"/>
          <w:marRight w:val="0"/>
          <w:marTop w:val="0"/>
          <w:marBottom w:val="0"/>
          <w:divBdr>
            <w:top w:val="none" w:sz="0" w:space="0" w:color="auto"/>
            <w:left w:val="none" w:sz="0" w:space="0" w:color="auto"/>
            <w:bottom w:val="none" w:sz="0" w:space="0" w:color="auto"/>
            <w:right w:val="none" w:sz="0" w:space="0" w:color="auto"/>
          </w:divBdr>
        </w:div>
        <w:div w:id="1044863442">
          <w:marLeft w:val="640"/>
          <w:marRight w:val="0"/>
          <w:marTop w:val="0"/>
          <w:marBottom w:val="0"/>
          <w:divBdr>
            <w:top w:val="none" w:sz="0" w:space="0" w:color="auto"/>
            <w:left w:val="none" w:sz="0" w:space="0" w:color="auto"/>
            <w:bottom w:val="none" w:sz="0" w:space="0" w:color="auto"/>
            <w:right w:val="none" w:sz="0" w:space="0" w:color="auto"/>
          </w:divBdr>
        </w:div>
        <w:div w:id="1050227685">
          <w:marLeft w:val="640"/>
          <w:marRight w:val="0"/>
          <w:marTop w:val="0"/>
          <w:marBottom w:val="0"/>
          <w:divBdr>
            <w:top w:val="none" w:sz="0" w:space="0" w:color="auto"/>
            <w:left w:val="none" w:sz="0" w:space="0" w:color="auto"/>
            <w:bottom w:val="none" w:sz="0" w:space="0" w:color="auto"/>
            <w:right w:val="none" w:sz="0" w:space="0" w:color="auto"/>
          </w:divBdr>
        </w:div>
        <w:div w:id="1050347797">
          <w:marLeft w:val="640"/>
          <w:marRight w:val="0"/>
          <w:marTop w:val="0"/>
          <w:marBottom w:val="0"/>
          <w:divBdr>
            <w:top w:val="none" w:sz="0" w:space="0" w:color="auto"/>
            <w:left w:val="none" w:sz="0" w:space="0" w:color="auto"/>
            <w:bottom w:val="none" w:sz="0" w:space="0" w:color="auto"/>
            <w:right w:val="none" w:sz="0" w:space="0" w:color="auto"/>
          </w:divBdr>
        </w:div>
        <w:div w:id="1050956131">
          <w:marLeft w:val="480"/>
          <w:marRight w:val="0"/>
          <w:marTop w:val="0"/>
          <w:marBottom w:val="0"/>
          <w:divBdr>
            <w:top w:val="none" w:sz="0" w:space="0" w:color="auto"/>
            <w:left w:val="none" w:sz="0" w:space="0" w:color="auto"/>
            <w:bottom w:val="none" w:sz="0" w:space="0" w:color="auto"/>
            <w:right w:val="none" w:sz="0" w:space="0" w:color="auto"/>
          </w:divBdr>
        </w:div>
        <w:div w:id="1051728780">
          <w:marLeft w:val="640"/>
          <w:marRight w:val="0"/>
          <w:marTop w:val="0"/>
          <w:marBottom w:val="0"/>
          <w:divBdr>
            <w:top w:val="none" w:sz="0" w:space="0" w:color="auto"/>
            <w:left w:val="none" w:sz="0" w:space="0" w:color="auto"/>
            <w:bottom w:val="none" w:sz="0" w:space="0" w:color="auto"/>
            <w:right w:val="none" w:sz="0" w:space="0" w:color="auto"/>
          </w:divBdr>
        </w:div>
        <w:div w:id="1053887058">
          <w:marLeft w:val="640"/>
          <w:marRight w:val="0"/>
          <w:marTop w:val="0"/>
          <w:marBottom w:val="0"/>
          <w:divBdr>
            <w:top w:val="none" w:sz="0" w:space="0" w:color="auto"/>
            <w:left w:val="none" w:sz="0" w:space="0" w:color="auto"/>
            <w:bottom w:val="none" w:sz="0" w:space="0" w:color="auto"/>
            <w:right w:val="none" w:sz="0" w:space="0" w:color="auto"/>
          </w:divBdr>
        </w:div>
        <w:div w:id="1054621054">
          <w:marLeft w:val="640"/>
          <w:marRight w:val="0"/>
          <w:marTop w:val="0"/>
          <w:marBottom w:val="0"/>
          <w:divBdr>
            <w:top w:val="none" w:sz="0" w:space="0" w:color="auto"/>
            <w:left w:val="none" w:sz="0" w:space="0" w:color="auto"/>
            <w:bottom w:val="none" w:sz="0" w:space="0" w:color="auto"/>
            <w:right w:val="none" w:sz="0" w:space="0" w:color="auto"/>
          </w:divBdr>
        </w:div>
        <w:div w:id="1056930550">
          <w:marLeft w:val="640"/>
          <w:marRight w:val="0"/>
          <w:marTop w:val="0"/>
          <w:marBottom w:val="0"/>
          <w:divBdr>
            <w:top w:val="none" w:sz="0" w:space="0" w:color="auto"/>
            <w:left w:val="none" w:sz="0" w:space="0" w:color="auto"/>
            <w:bottom w:val="none" w:sz="0" w:space="0" w:color="auto"/>
            <w:right w:val="none" w:sz="0" w:space="0" w:color="auto"/>
          </w:divBdr>
        </w:div>
        <w:div w:id="1059130073">
          <w:marLeft w:val="0"/>
          <w:marRight w:val="0"/>
          <w:marTop w:val="0"/>
          <w:marBottom w:val="0"/>
          <w:divBdr>
            <w:top w:val="none" w:sz="0" w:space="0" w:color="auto"/>
            <w:left w:val="none" w:sz="0" w:space="0" w:color="auto"/>
            <w:bottom w:val="none" w:sz="0" w:space="0" w:color="auto"/>
            <w:right w:val="none" w:sz="0" w:space="0" w:color="auto"/>
          </w:divBdr>
        </w:div>
        <w:div w:id="1065378475">
          <w:marLeft w:val="640"/>
          <w:marRight w:val="0"/>
          <w:marTop w:val="0"/>
          <w:marBottom w:val="0"/>
          <w:divBdr>
            <w:top w:val="none" w:sz="0" w:space="0" w:color="auto"/>
            <w:left w:val="none" w:sz="0" w:space="0" w:color="auto"/>
            <w:bottom w:val="none" w:sz="0" w:space="0" w:color="auto"/>
            <w:right w:val="none" w:sz="0" w:space="0" w:color="auto"/>
          </w:divBdr>
        </w:div>
        <w:div w:id="1068068184">
          <w:marLeft w:val="0"/>
          <w:marRight w:val="0"/>
          <w:marTop w:val="0"/>
          <w:marBottom w:val="0"/>
          <w:divBdr>
            <w:top w:val="none" w:sz="0" w:space="0" w:color="auto"/>
            <w:left w:val="none" w:sz="0" w:space="0" w:color="auto"/>
            <w:bottom w:val="none" w:sz="0" w:space="0" w:color="auto"/>
            <w:right w:val="none" w:sz="0" w:space="0" w:color="auto"/>
          </w:divBdr>
        </w:div>
        <w:div w:id="1071317588">
          <w:marLeft w:val="480"/>
          <w:marRight w:val="0"/>
          <w:marTop w:val="0"/>
          <w:marBottom w:val="0"/>
          <w:divBdr>
            <w:top w:val="none" w:sz="0" w:space="0" w:color="auto"/>
            <w:left w:val="none" w:sz="0" w:space="0" w:color="auto"/>
            <w:bottom w:val="none" w:sz="0" w:space="0" w:color="auto"/>
            <w:right w:val="none" w:sz="0" w:space="0" w:color="auto"/>
          </w:divBdr>
        </w:div>
        <w:div w:id="1075013139">
          <w:marLeft w:val="640"/>
          <w:marRight w:val="0"/>
          <w:marTop w:val="0"/>
          <w:marBottom w:val="0"/>
          <w:divBdr>
            <w:top w:val="none" w:sz="0" w:space="0" w:color="auto"/>
            <w:left w:val="none" w:sz="0" w:space="0" w:color="auto"/>
            <w:bottom w:val="none" w:sz="0" w:space="0" w:color="auto"/>
            <w:right w:val="none" w:sz="0" w:space="0" w:color="auto"/>
          </w:divBdr>
        </w:div>
        <w:div w:id="1076366831">
          <w:marLeft w:val="640"/>
          <w:marRight w:val="0"/>
          <w:marTop w:val="0"/>
          <w:marBottom w:val="0"/>
          <w:divBdr>
            <w:top w:val="none" w:sz="0" w:space="0" w:color="auto"/>
            <w:left w:val="none" w:sz="0" w:space="0" w:color="auto"/>
            <w:bottom w:val="none" w:sz="0" w:space="0" w:color="auto"/>
            <w:right w:val="none" w:sz="0" w:space="0" w:color="auto"/>
          </w:divBdr>
        </w:div>
        <w:div w:id="1076518193">
          <w:marLeft w:val="640"/>
          <w:marRight w:val="0"/>
          <w:marTop w:val="0"/>
          <w:marBottom w:val="0"/>
          <w:divBdr>
            <w:top w:val="none" w:sz="0" w:space="0" w:color="auto"/>
            <w:left w:val="none" w:sz="0" w:space="0" w:color="auto"/>
            <w:bottom w:val="none" w:sz="0" w:space="0" w:color="auto"/>
            <w:right w:val="none" w:sz="0" w:space="0" w:color="auto"/>
          </w:divBdr>
        </w:div>
        <w:div w:id="1078596932">
          <w:marLeft w:val="640"/>
          <w:marRight w:val="0"/>
          <w:marTop w:val="0"/>
          <w:marBottom w:val="0"/>
          <w:divBdr>
            <w:top w:val="none" w:sz="0" w:space="0" w:color="auto"/>
            <w:left w:val="none" w:sz="0" w:space="0" w:color="auto"/>
            <w:bottom w:val="none" w:sz="0" w:space="0" w:color="auto"/>
            <w:right w:val="none" w:sz="0" w:space="0" w:color="auto"/>
          </w:divBdr>
        </w:div>
        <w:div w:id="1088691061">
          <w:marLeft w:val="640"/>
          <w:marRight w:val="0"/>
          <w:marTop w:val="0"/>
          <w:marBottom w:val="0"/>
          <w:divBdr>
            <w:top w:val="none" w:sz="0" w:space="0" w:color="auto"/>
            <w:left w:val="none" w:sz="0" w:space="0" w:color="auto"/>
            <w:bottom w:val="none" w:sz="0" w:space="0" w:color="auto"/>
            <w:right w:val="none" w:sz="0" w:space="0" w:color="auto"/>
          </w:divBdr>
        </w:div>
        <w:div w:id="1095592388">
          <w:marLeft w:val="640"/>
          <w:marRight w:val="0"/>
          <w:marTop w:val="0"/>
          <w:marBottom w:val="0"/>
          <w:divBdr>
            <w:top w:val="none" w:sz="0" w:space="0" w:color="auto"/>
            <w:left w:val="none" w:sz="0" w:space="0" w:color="auto"/>
            <w:bottom w:val="none" w:sz="0" w:space="0" w:color="auto"/>
            <w:right w:val="none" w:sz="0" w:space="0" w:color="auto"/>
          </w:divBdr>
        </w:div>
        <w:div w:id="1100838668">
          <w:marLeft w:val="0"/>
          <w:marRight w:val="0"/>
          <w:marTop w:val="0"/>
          <w:marBottom w:val="0"/>
          <w:divBdr>
            <w:top w:val="none" w:sz="0" w:space="0" w:color="auto"/>
            <w:left w:val="none" w:sz="0" w:space="0" w:color="auto"/>
            <w:bottom w:val="none" w:sz="0" w:space="0" w:color="auto"/>
            <w:right w:val="none" w:sz="0" w:space="0" w:color="auto"/>
          </w:divBdr>
        </w:div>
        <w:div w:id="1110660297">
          <w:marLeft w:val="640"/>
          <w:marRight w:val="0"/>
          <w:marTop w:val="0"/>
          <w:marBottom w:val="0"/>
          <w:divBdr>
            <w:top w:val="none" w:sz="0" w:space="0" w:color="auto"/>
            <w:left w:val="none" w:sz="0" w:space="0" w:color="auto"/>
            <w:bottom w:val="none" w:sz="0" w:space="0" w:color="auto"/>
            <w:right w:val="none" w:sz="0" w:space="0" w:color="auto"/>
          </w:divBdr>
        </w:div>
        <w:div w:id="1114520818">
          <w:marLeft w:val="640"/>
          <w:marRight w:val="0"/>
          <w:marTop w:val="0"/>
          <w:marBottom w:val="0"/>
          <w:divBdr>
            <w:top w:val="none" w:sz="0" w:space="0" w:color="auto"/>
            <w:left w:val="none" w:sz="0" w:space="0" w:color="auto"/>
            <w:bottom w:val="none" w:sz="0" w:space="0" w:color="auto"/>
            <w:right w:val="none" w:sz="0" w:space="0" w:color="auto"/>
          </w:divBdr>
        </w:div>
        <w:div w:id="1127238196">
          <w:marLeft w:val="480"/>
          <w:marRight w:val="0"/>
          <w:marTop w:val="0"/>
          <w:marBottom w:val="0"/>
          <w:divBdr>
            <w:top w:val="none" w:sz="0" w:space="0" w:color="auto"/>
            <w:left w:val="none" w:sz="0" w:space="0" w:color="auto"/>
            <w:bottom w:val="none" w:sz="0" w:space="0" w:color="auto"/>
            <w:right w:val="none" w:sz="0" w:space="0" w:color="auto"/>
          </w:divBdr>
        </w:div>
        <w:div w:id="1129665740">
          <w:marLeft w:val="480"/>
          <w:marRight w:val="0"/>
          <w:marTop w:val="0"/>
          <w:marBottom w:val="0"/>
          <w:divBdr>
            <w:top w:val="none" w:sz="0" w:space="0" w:color="auto"/>
            <w:left w:val="none" w:sz="0" w:space="0" w:color="auto"/>
            <w:bottom w:val="none" w:sz="0" w:space="0" w:color="auto"/>
            <w:right w:val="none" w:sz="0" w:space="0" w:color="auto"/>
          </w:divBdr>
        </w:div>
        <w:div w:id="1130365480">
          <w:marLeft w:val="640"/>
          <w:marRight w:val="0"/>
          <w:marTop w:val="0"/>
          <w:marBottom w:val="0"/>
          <w:divBdr>
            <w:top w:val="none" w:sz="0" w:space="0" w:color="auto"/>
            <w:left w:val="none" w:sz="0" w:space="0" w:color="auto"/>
            <w:bottom w:val="none" w:sz="0" w:space="0" w:color="auto"/>
            <w:right w:val="none" w:sz="0" w:space="0" w:color="auto"/>
          </w:divBdr>
        </w:div>
        <w:div w:id="1131050155">
          <w:marLeft w:val="640"/>
          <w:marRight w:val="0"/>
          <w:marTop w:val="0"/>
          <w:marBottom w:val="0"/>
          <w:divBdr>
            <w:top w:val="none" w:sz="0" w:space="0" w:color="auto"/>
            <w:left w:val="none" w:sz="0" w:space="0" w:color="auto"/>
            <w:bottom w:val="none" w:sz="0" w:space="0" w:color="auto"/>
            <w:right w:val="none" w:sz="0" w:space="0" w:color="auto"/>
          </w:divBdr>
        </w:div>
        <w:div w:id="1132672805">
          <w:marLeft w:val="640"/>
          <w:marRight w:val="0"/>
          <w:marTop w:val="0"/>
          <w:marBottom w:val="0"/>
          <w:divBdr>
            <w:top w:val="none" w:sz="0" w:space="0" w:color="auto"/>
            <w:left w:val="none" w:sz="0" w:space="0" w:color="auto"/>
            <w:bottom w:val="none" w:sz="0" w:space="0" w:color="auto"/>
            <w:right w:val="none" w:sz="0" w:space="0" w:color="auto"/>
          </w:divBdr>
        </w:div>
        <w:div w:id="1135487035">
          <w:marLeft w:val="480"/>
          <w:marRight w:val="0"/>
          <w:marTop w:val="0"/>
          <w:marBottom w:val="0"/>
          <w:divBdr>
            <w:top w:val="none" w:sz="0" w:space="0" w:color="auto"/>
            <w:left w:val="none" w:sz="0" w:space="0" w:color="auto"/>
            <w:bottom w:val="none" w:sz="0" w:space="0" w:color="auto"/>
            <w:right w:val="none" w:sz="0" w:space="0" w:color="auto"/>
          </w:divBdr>
        </w:div>
        <w:div w:id="1139953644">
          <w:marLeft w:val="640"/>
          <w:marRight w:val="0"/>
          <w:marTop w:val="0"/>
          <w:marBottom w:val="0"/>
          <w:divBdr>
            <w:top w:val="none" w:sz="0" w:space="0" w:color="auto"/>
            <w:left w:val="none" w:sz="0" w:space="0" w:color="auto"/>
            <w:bottom w:val="none" w:sz="0" w:space="0" w:color="auto"/>
            <w:right w:val="none" w:sz="0" w:space="0" w:color="auto"/>
          </w:divBdr>
        </w:div>
        <w:div w:id="1140339710">
          <w:marLeft w:val="480"/>
          <w:marRight w:val="0"/>
          <w:marTop w:val="0"/>
          <w:marBottom w:val="0"/>
          <w:divBdr>
            <w:top w:val="none" w:sz="0" w:space="0" w:color="auto"/>
            <w:left w:val="none" w:sz="0" w:space="0" w:color="auto"/>
            <w:bottom w:val="none" w:sz="0" w:space="0" w:color="auto"/>
            <w:right w:val="none" w:sz="0" w:space="0" w:color="auto"/>
          </w:divBdr>
        </w:div>
        <w:div w:id="1140656760">
          <w:marLeft w:val="480"/>
          <w:marRight w:val="0"/>
          <w:marTop w:val="0"/>
          <w:marBottom w:val="0"/>
          <w:divBdr>
            <w:top w:val="none" w:sz="0" w:space="0" w:color="auto"/>
            <w:left w:val="none" w:sz="0" w:space="0" w:color="auto"/>
            <w:bottom w:val="none" w:sz="0" w:space="0" w:color="auto"/>
            <w:right w:val="none" w:sz="0" w:space="0" w:color="auto"/>
          </w:divBdr>
        </w:div>
        <w:div w:id="1146123967">
          <w:marLeft w:val="480"/>
          <w:marRight w:val="0"/>
          <w:marTop w:val="0"/>
          <w:marBottom w:val="0"/>
          <w:divBdr>
            <w:top w:val="none" w:sz="0" w:space="0" w:color="auto"/>
            <w:left w:val="none" w:sz="0" w:space="0" w:color="auto"/>
            <w:bottom w:val="none" w:sz="0" w:space="0" w:color="auto"/>
            <w:right w:val="none" w:sz="0" w:space="0" w:color="auto"/>
          </w:divBdr>
        </w:div>
        <w:div w:id="1148980088">
          <w:marLeft w:val="480"/>
          <w:marRight w:val="0"/>
          <w:marTop w:val="0"/>
          <w:marBottom w:val="0"/>
          <w:divBdr>
            <w:top w:val="none" w:sz="0" w:space="0" w:color="auto"/>
            <w:left w:val="none" w:sz="0" w:space="0" w:color="auto"/>
            <w:bottom w:val="none" w:sz="0" w:space="0" w:color="auto"/>
            <w:right w:val="none" w:sz="0" w:space="0" w:color="auto"/>
          </w:divBdr>
        </w:div>
        <w:div w:id="1149057422">
          <w:marLeft w:val="640"/>
          <w:marRight w:val="0"/>
          <w:marTop w:val="0"/>
          <w:marBottom w:val="0"/>
          <w:divBdr>
            <w:top w:val="none" w:sz="0" w:space="0" w:color="auto"/>
            <w:left w:val="none" w:sz="0" w:space="0" w:color="auto"/>
            <w:bottom w:val="none" w:sz="0" w:space="0" w:color="auto"/>
            <w:right w:val="none" w:sz="0" w:space="0" w:color="auto"/>
          </w:divBdr>
        </w:div>
        <w:div w:id="1150443341">
          <w:marLeft w:val="0"/>
          <w:marRight w:val="0"/>
          <w:marTop w:val="0"/>
          <w:marBottom w:val="0"/>
          <w:divBdr>
            <w:top w:val="none" w:sz="0" w:space="0" w:color="auto"/>
            <w:left w:val="none" w:sz="0" w:space="0" w:color="auto"/>
            <w:bottom w:val="none" w:sz="0" w:space="0" w:color="auto"/>
            <w:right w:val="none" w:sz="0" w:space="0" w:color="auto"/>
          </w:divBdr>
        </w:div>
        <w:div w:id="1152404223">
          <w:marLeft w:val="640"/>
          <w:marRight w:val="0"/>
          <w:marTop w:val="0"/>
          <w:marBottom w:val="0"/>
          <w:divBdr>
            <w:top w:val="none" w:sz="0" w:space="0" w:color="auto"/>
            <w:left w:val="none" w:sz="0" w:space="0" w:color="auto"/>
            <w:bottom w:val="none" w:sz="0" w:space="0" w:color="auto"/>
            <w:right w:val="none" w:sz="0" w:space="0" w:color="auto"/>
          </w:divBdr>
        </w:div>
        <w:div w:id="1152984178">
          <w:marLeft w:val="0"/>
          <w:marRight w:val="0"/>
          <w:marTop w:val="0"/>
          <w:marBottom w:val="0"/>
          <w:divBdr>
            <w:top w:val="none" w:sz="0" w:space="0" w:color="auto"/>
            <w:left w:val="none" w:sz="0" w:space="0" w:color="auto"/>
            <w:bottom w:val="none" w:sz="0" w:space="0" w:color="auto"/>
            <w:right w:val="none" w:sz="0" w:space="0" w:color="auto"/>
          </w:divBdr>
        </w:div>
        <w:div w:id="1153326839">
          <w:marLeft w:val="640"/>
          <w:marRight w:val="0"/>
          <w:marTop w:val="0"/>
          <w:marBottom w:val="0"/>
          <w:divBdr>
            <w:top w:val="none" w:sz="0" w:space="0" w:color="auto"/>
            <w:left w:val="none" w:sz="0" w:space="0" w:color="auto"/>
            <w:bottom w:val="none" w:sz="0" w:space="0" w:color="auto"/>
            <w:right w:val="none" w:sz="0" w:space="0" w:color="auto"/>
          </w:divBdr>
        </w:div>
        <w:div w:id="1155340732">
          <w:marLeft w:val="0"/>
          <w:marRight w:val="0"/>
          <w:marTop w:val="0"/>
          <w:marBottom w:val="0"/>
          <w:divBdr>
            <w:top w:val="none" w:sz="0" w:space="0" w:color="auto"/>
            <w:left w:val="none" w:sz="0" w:space="0" w:color="auto"/>
            <w:bottom w:val="none" w:sz="0" w:space="0" w:color="auto"/>
            <w:right w:val="none" w:sz="0" w:space="0" w:color="auto"/>
          </w:divBdr>
        </w:div>
        <w:div w:id="1157259458">
          <w:marLeft w:val="640"/>
          <w:marRight w:val="0"/>
          <w:marTop w:val="0"/>
          <w:marBottom w:val="0"/>
          <w:divBdr>
            <w:top w:val="none" w:sz="0" w:space="0" w:color="auto"/>
            <w:left w:val="none" w:sz="0" w:space="0" w:color="auto"/>
            <w:bottom w:val="none" w:sz="0" w:space="0" w:color="auto"/>
            <w:right w:val="none" w:sz="0" w:space="0" w:color="auto"/>
          </w:divBdr>
        </w:div>
        <w:div w:id="1159036356">
          <w:marLeft w:val="640"/>
          <w:marRight w:val="0"/>
          <w:marTop w:val="0"/>
          <w:marBottom w:val="0"/>
          <w:divBdr>
            <w:top w:val="none" w:sz="0" w:space="0" w:color="auto"/>
            <w:left w:val="none" w:sz="0" w:space="0" w:color="auto"/>
            <w:bottom w:val="none" w:sz="0" w:space="0" w:color="auto"/>
            <w:right w:val="none" w:sz="0" w:space="0" w:color="auto"/>
          </w:divBdr>
        </w:div>
        <w:div w:id="1168717170">
          <w:marLeft w:val="480"/>
          <w:marRight w:val="0"/>
          <w:marTop w:val="0"/>
          <w:marBottom w:val="0"/>
          <w:divBdr>
            <w:top w:val="none" w:sz="0" w:space="0" w:color="auto"/>
            <w:left w:val="none" w:sz="0" w:space="0" w:color="auto"/>
            <w:bottom w:val="none" w:sz="0" w:space="0" w:color="auto"/>
            <w:right w:val="none" w:sz="0" w:space="0" w:color="auto"/>
          </w:divBdr>
        </w:div>
        <w:div w:id="1171336484">
          <w:marLeft w:val="480"/>
          <w:marRight w:val="0"/>
          <w:marTop w:val="0"/>
          <w:marBottom w:val="0"/>
          <w:divBdr>
            <w:top w:val="none" w:sz="0" w:space="0" w:color="auto"/>
            <w:left w:val="none" w:sz="0" w:space="0" w:color="auto"/>
            <w:bottom w:val="none" w:sz="0" w:space="0" w:color="auto"/>
            <w:right w:val="none" w:sz="0" w:space="0" w:color="auto"/>
          </w:divBdr>
        </w:div>
        <w:div w:id="1174299737">
          <w:marLeft w:val="640"/>
          <w:marRight w:val="0"/>
          <w:marTop w:val="0"/>
          <w:marBottom w:val="0"/>
          <w:divBdr>
            <w:top w:val="none" w:sz="0" w:space="0" w:color="auto"/>
            <w:left w:val="none" w:sz="0" w:space="0" w:color="auto"/>
            <w:bottom w:val="none" w:sz="0" w:space="0" w:color="auto"/>
            <w:right w:val="none" w:sz="0" w:space="0" w:color="auto"/>
          </w:divBdr>
        </w:div>
        <w:div w:id="1174615467">
          <w:marLeft w:val="640"/>
          <w:marRight w:val="0"/>
          <w:marTop w:val="0"/>
          <w:marBottom w:val="0"/>
          <w:divBdr>
            <w:top w:val="none" w:sz="0" w:space="0" w:color="auto"/>
            <w:left w:val="none" w:sz="0" w:space="0" w:color="auto"/>
            <w:bottom w:val="none" w:sz="0" w:space="0" w:color="auto"/>
            <w:right w:val="none" w:sz="0" w:space="0" w:color="auto"/>
          </w:divBdr>
        </w:div>
        <w:div w:id="1175338582">
          <w:marLeft w:val="640"/>
          <w:marRight w:val="0"/>
          <w:marTop w:val="0"/>
          <w:marBottom w:val="0"/>
          <w:divBdr>
            <w:top w:val="none" w:sz="0" w:space="0" w:color="auto"/>
            <w:left w:val="none" w:sz="0" w:space="0" w:color="auto"/>
            <w:bottom w:val="none" w:sz="0" w:space="0" w:color="auto"/>
            <w:right w:val="none" w:sz="0" w:space="0" w:color="auto"/>
          </w:divBdr>
        </w:div>
        <w:div w:id="1181310844">
          <w:marLeft w:val="640"/>
          <w:marRight w:val="0"/>
          <w:marTop w:val="0"/>
          <w:marBottom w:val="0"/>
          <w:divBdr>
            <w:top w:val="none" w:sz="0" w:space="0" w:color="auto"/>
            <w:left w:val="none" w:sz="0" w:space="0" w:color="auto"/>
            <w:bottom w:val="none" w:sz="0" w:space="0" w:color="auto"/>
            <w:right w:val="none" w:sz="0" w:space="0" w:color="auto"/>
          </w:divBdr>
        </w:div>
        <w:div w:id="1181507730">
          <w:marLeft w:val="640"/>
          <w:marRight w:val="0"/>
          <w:marTop w:val="0"/>
          <w:marBottom w:val="0"/>
          <w:divBdr>
            <w:top w:val="none" w:sz="0" w:space="0" w:color="auto"/>
            <w:left w:val="none" w:sz="0" w:space="0" w:color="auto"/>
            <w:bottom w:val="none" w:sz="0" w:space="0" w:color="auto"/>
            <w:right w:val="none" w:sz="0" w:space="0" w:color="auto"/>
          </w:divBdr>
        </w:div>
        <w:div w:id="1186940374">
          <w:marLeft w:val="0"/>
          <w:marRight w:val="0"/>
          <w:marTop w:val="0"/>
          <w:marBottom w:val="0"/>
          <w:divBdr>
            <w:top w:val="none" w:sz="0" w:space="0" w:color="auto"/>
            <w:left w:val="none" w:sz="0" w:space="0" w:color="auto"/>
            <w:bottom w:val="none" w:sz="0" w:space="0" w:color="auto"/>
            <w:right w:val="none" w:sz="0" w:space="0" w:color="auto"/>
          </w:divBdr>
        </w:div>
        <w:div w:id="1187060202">
          <w:marLeft w:val="480"/>
          <w:marRight w:val="0"/>
          <w:marTop w:val="0"/>
          <w:marBottom w:val="0"/>
          <w:divBdr>
            <w:top w:val="none" w:sz="0" w:space="0" w:color="auto"/>
            <w:left w:val="none" w:sz="0" w:space="0" w:color="auto"/>
            <w:bottom w:val="none" w:sz="0" w:space="0" w:color="auto"/>
            <w:right w:val="none" w:sz="0" w:space="0" w:color="auto"/>
          </w:divBdr>
        </w:div>
        <w:div w:id="1187140497">
          <w:marLeft w:val="640"/>
          <w:marRight w:val="0"/>
          <w:marTop w:val="0"/>
          <w:marBottom w:val="0"/>
          <w:divBdr>
            <w:top w:val="none" w:sz="0" w:space="0" w:color="auto"/>
            <w:left w:val="none" w:sz="0" w:space="0" w:color="auto"/>
            <w:bottom w:val="none" w:sz="0" w:space="0" w:color="auto"/>
            <w:right w:val="none" w:sz="0" w:space="0" w:color="auto"/>
          </w:divBdr>
        </w:div>
        <w:div w:id="1191190937">
          <w:marLeft w:val="480"/>
          <w:marRight w:val="0"/>
          <w:marTop w:val="0"/>
          <w:marBottom w:val="0"/>
          <w:divBdr>
            <w:top w:val="none" w:sz="0" w:space="0" w:color="auto"/>
            <w:left w:val="none" w:sz="0" w:space="0" w:color="auto"/>
            <w:bottom w:val="none" w:sz="0" w:space="0" w:color="auto"/>
            <w:right w:val="none" w:sz="0" w:space="0" w:color="auto"/>
          </w:divBdr>
        </w:div>
        <w:div w:id="1192953956">
          <w:marLeft w:val="0"/>
          <w:marRight w:val="0"/>
          <w:marTop w:val="0"/>
          <w:marBottom w:val="0"/>
          <w:divBdr>
            <w:top w:val="none" w:sz="0" w:space="0" w:color="auto"/>
            <w:left w:val="none" w:sz="0" w:space="0" w:color="auto"/>
            <w:bottom w:val="none" w:sz="0" w:space="0" w:color="auto"/>
            <w:right w:val="none" w:sz="0" w:space="0" w:color="auto"/>
          </w:divBdr>
        </w:div>
        <w:div w:id="1194076271">
          <w:marLeft w:val="640"/>
          <w:marRight w:val="0"/>
          <w:marTop w:val="0"/>
          <w:marBottom w:val="0"/>
          <w:divBdr>
            <w:top w:val="none" w:sz="0" w:space="0" w:color="auto"/>
            <w:left w:val="none" w:sz="0" w:space="0" w:color="auto"/>
            <w:bottom w:val="none" w:sz="0" w:space="0" w:color="auto"/>
            <w:right w:val="none" w:sz="0" w:space="0" w:color="auto"/>
          </w:divBdr>
        </w:div>
        <w:div w:id="1194146777">
          <w:marLeft w:val="640"/>
          <w:marRight w:val="0"/>
          <w:marTop w:val="0"/>
          <w:marBottom w:val="0"/>
          <w:divBdr>
            <w:top w:val="none" w:sz="0" w:space="0" w:color="auto"/>
            <w:left w:val="none" w:sz="0" w:space="0" w:color="auto"/>
            <w:bottom w:val="none" w:sz="0" w:space="0" w:color="auto"/>
            <w:right w:val="none" w:sz="0" w:space="0" w:color="auto"/>
          </w:divBdr>
        </w:div>
        <w:div w:id="1195078286">
          <w:marLeft w:val="640"/>
          <w:marRight w:val="0"/>
          <w:marTop w:val="0"/>
          <w:marBottom w:val="0"/>
          <w:divBdr>
            <w:top w:val="none" w:sz="0" w:space="0" w:color="auto"/>
            <w:left w:val="none" w:sz="0" w:space="0" w:color="auto"/>
            <w:bottom w:val="none" w:sz="0" w:space="0" w:color="auto"/>
            <w:right w:val="none" w:sz="0" w:space="0" w:color="auto"/>
          </w:divBdr>
        </w:div>
        <w:div w:id="1197695948">
          <w:marLeft w:val="640"/>
          <w:marRight w:val="0"/>
          <w:marTop w:val="0"/>
          <w:marBottom w:val="0"/>
          <w:divBdr>
            <w:top w:val="none" w:sz="0" w:space="0" w:color="auto"/>
            <w:left w:val="none" w:sz="0" w:space="0" w:color="auto"/>
            <w:bottom w:val="none" w:sz="0" w:space="0" w:color="auto"/>
            <w:right w:val="none" w:sz="0" w:space="0" w:color="auto"/>
          </w:divBdr>
        </w:div>
        <w:div w:id="1204058748">
          <w:marLeft w:val="480"/>
          <w:marRight w:val="0"/>
          <w:marTop w:val="0"/>
          <w:marBottom w:val="0"/>
          <w:divBdr>
            <w:top w:val="none" w:sz="0" w:space="0" w:color="auto"/>
            <w:left w:val="none" w:sz="0" w:space="0" w:color="auto"/>
            <w:bottom w:val="none" w:sz="0" w:space="0" w:color="auto"/>
            <w:right w:val="none" w:sz="0" w:space="0" w:color="auto"/>
          </w:divBdr>
        </w:div>
        <w:div w:id="1217936085">
          <w:marLeft w:val="640"/>
          <w:marRight w:val="0"/>
          <w:marTop w:val="0"/>
          <w:marBottom w:val="0"/>
          <w:divBdr>
            <w:top w:val="none" w:sz="0" w:space="0" w:color="auto"/>
            <w:left w:val="none" w:sz="0" w:space="0" w:color="auto"/>
            <w:bottom w:val="none" w:sz="0" w:space="0" w:color="auto"/>
            <w:right w:val="none" w:sz="0" w:space="0" w:color="auto"/>
          </w:divBdr>
        </w:div>
        <w:div w:id="1219709294">
          <w:marLeft w:val="640"/>
          <w:marRight w:val="0"/>
          <w:marTop w:val="0"/>
          <w:marBottom w:val="0"/>
          <w:divBdr>
            <w:top w:val="none" w:sz="0" w:space="0" w:color="auto"/>
            <w:left w:val="none" w:sz="0" w:space="0" w:color="auto"/>
            <w:bottom w:val="none" w:sz="0" w:space="0" w:color="auto"/>
            <w:right w:val="none" w:sz="0" w:space="0" w:color="auto"/>
          </w:divBdr>
        </w:div>
        <w:div w:id="1221400109">
          <w:marLeft w:val="480"/>
          <w:marRight w:val="0"/>
          <w:marTop w:val="0"/>
          <w:marBottom w:val="0"/>
          <w:divBdr>
            <w:top w:val="none" w:sz="0" w:space="0" w:color="auto"/>
            <w:left w:val="none" w:sz="0" w:space="0" w:color="auto"/>
            <w:bottom w:val="none" w:sz="0" w:space="0" w:color="auto"/>
            <w:right w:val="none" w:sz="0" w:space="0" w:color="auto"/>
          </w:divBdr>
        </w:div>
        <w:div w:id="1226140513">
          <w:marLeft w:val="480"/>
          <w:marRight w:val="0"/>
          <w:marTop w:val="0"/>
          <w:marBottom w:val="0"/>
          <w:divBdr>
            <w:top w:val="none" w:sz="0" w:space="0" w:color="auto"/>
            <w:left w:val="none" w:sz="0" w:space="0" w:color="auto"/>
            <w:bottom w:val="none" w:sz="0" w:space="0" w:color="auto"/>
            <w:right w:val="none" w:sz="0" w:space="0" w:color="auto"/>
          </w:divBdr>
        </w:div>
        <w:div w:id="1232279147">
          <w:marLeft w:val="640"/>
          <w:marRight w:val="0"/>
          <w:marTop w:val="0"/>
          <w:marBottom w:val="0"/>
          <w:divBdr>
            <w:top w:val="none" w:sz="0" w:space="0" w:color="auto"/>
            <w:left w:val="none" w:sz="0" w:space="0" w:color="auto"/>
            <w:bottom w:val="none" w:sz="0" w:space="0" w:color="auto"/>
            <w:right w:val="none" w:sz="0" w:space="0" w:color="auto"/>
          </w:divBdr>
        </w:div>
        <w:div w:id="1233083685">
          <w:marLeft w:val="480"/>
          <w:marRight w:val="0"/>
          <w:marTop w:val="0"/>
          <w:marBottom w:val="0"/>
          <w:divBdr>
            <w:top w:val="none" w:sz="0" w:space="0" w:color="auto"/>
            <w:left w:val="none" w:sz="0" w:space="0" w:color="auto"/>
            <w:bottom w:val="none" w:sz="0" w:space="0" w:color="auto"/>
            <w:right w:val="none" w:sz="0" w:space="0" w:color="auto"/>
          </w:divBdr>
        </w:div>
        <w:div w:id="1236669992">
          <w:marLeft w:val="640"/>
          <w:marRight w:val="0"/>
          <w:marTop w:val="0"/>
          <w:marBottom w:val="0"/>
          <w:divBdr>
            <w:top w:val="none" w:sz="0" w:space="0" w:color="auto"/>
            <w:left w:val="none" w:sz="0" w:space="0" w:color="auto"/>
            <w:bottom w:val="none" w:sz="0" w:space="0" w:color="auto"/>
            <w:right w:val="none" w:sz="0" w:space="0" w:color="auto"/>
          </w:divBdr>
        </w:div>
        <w:div w:id="1239900337">
          <w:marLeft w:val="480"/>
          <w:marRight w:val="0"/>
          <w:marTop w:val="0"/>
          <w:marBottom w:val="0"/>
          <w:divBdr>
            <w:top w:val="none" w:sz="0" w:space="0" w:color="auto"/>
            <w:left w:val="none" w:sz="0" w:space="0" w:color="auto"/>
            <w:bottom w:val="none" w:sz="0" w:space="0" w:color="auto"/>
            <w:right w:val="none" w:sz="0" w:space="0" w:color="auto"/>
          </w:divBdr>
        </w:div>
        <w:div w:id="1240821955">
          <w:marLeft w:val="0"/>
          <w:marRight w:val="0"/>
          <w:marTop w:val="0"/>
          <w:marBottom w:val="0"/>
          <w:divBdr>
            <w:top w:val="none" w:sz="0" w:space="0" w:color="auto"/>
            <w:left w:val="none" w:sz="0" w:space="0" w:color="auto"/>
            <w:bottom w:val="none" w:sz="0" w:space="0" w:color="auto"/>
            <w:right w:val="none" w:sz="0" w:space="0" w:color="auto"/>
          </w:divBdr>
        </w:div>
        <w:div w:id="1241329200">
          <w:marLeft w:val="480"/>
          <w:marRight w:val="0"/>
          <w:marTop w:val="0"/>
          <w:marBottom w:val="0"/>
          <w:divBdr>
            <w:top w:val="none" w:sz="0" w:space="0" w:color="auto"/>
            <w:left w:val="none" w:sz="0" w:space="0" w:color="auto"/>
            <w:bottom w:val="none" w:sz="0" w:space="0" w:color="auto"/>
            <w:right w:val="none" w:sz="0" w:space="0" w:color="auto"/>
          </w:divBdr>
        </w:div>
        <w:div w:id="1245216624">
          <w:marLeft w:val="640"/>
          <w:marRight w:val="0"/>
          <w:marTop w:val="0"/>
          <w:marBottom w:val="0"/>
          <w:divBdr>
            <w:top w:val="none" w:sz="0" w:space="0" w:color="auto"/>
            <w:left w:val="none" w:sz="0" w:space="0" w:color="auto"/>
            <w:bottom w:val="none" w:sz="0" w:space="0" w:color="auto"/>
            <w:right w:val="none" w:sz="0" w:space="0" w:color="auto"/>
          </w:divBdr>
        </w:div>
        <w:div w:id="1246450135">
          <w:marLeft w:val="480"/>
          <w:marRight w:val="0"/>
          <w:marTop w:val="0"/>
          <w:marBottom w:val="0"/>
          <w:divBdr>
            <w:top w:val="none" w:sz="0" w:space="0" w:color="auto"/>
            <w:left w:val="none" w:sz="0" w:space="0" w:color="auto"/>
            <w:bottom w:val="none" w:sz="0" w:space="0" w:color="auto"/>
            <w:right w:val="none" w:sz="0" w:space="0" w:color="auto"/>
          </w:divBdr>
        </w:div>
        <w:div w:id="1252155158">
          <w:marLeft w:val="0"/>
          <w:marRight w:val="0"/>
          <w:marTop w:val="0"/>
          <w:marBottom w:val="0"/>
          <w:divBdr>
            <w:top w:val="none" w:sz="0" w:space="0" w:color="auto"/>
            <w:left w:val="none" w:sz="0" w:space="0" w:color="auto"/>
            <w:bottom w:val="none" w:sz="0" w:space="0" w:color="auto"/>
            <w:right w:val="none" w:sz="0" w:space="0" w:color="auto"/>
          </w:divBdr>
        </w:div>
        <w:div w:id="1257401599">
          <w:marLeft w:val="0"/>
          <w:marRight w:val="0"/>
          <w:marTop w:val="0"/>
          <w:marBottom w:val="0"/>
          <w:divBdr>
            <w:top w:val="none" w:sz="0" w:space="0" w:color="auto"/>
            <w:left w:val="none" w:sz="0" w:space="0" w:color="auto"/>
            <w:bottom w:val="none" w:sz="0" w:space="0" w:color="auto"/>
            <w:right w:val="none" w:sz="0" w:space="0" w:color="auto"/>
          </w:divBdr>
        </w:div>
        <w:div w:id="1260454133">
          <w:marLeft w:val="640"/>
          <w:marRight w:val="0"/>
          <w:marTop w:val="0"/>
          <w:marBottom w:val="0"/>
          <w:divBdr>
            <w:top w:val="none" w:sz="0" w:space="0" w:color="auto"/>
            <w:left w:val="none" w:sz="0" w:space="0" w:color="auto"/>
            <w:bottom w:val="none" w:sz="0" w:space="0" w:color="auto"/>
            <w:right w:val="none" w:sz="0" w:space="0" w:color="auto"/>
          </w:divBdr>
        </w:div>
        <w:div w:id="1263681526">
          <w:marLeft w:val="0"/>
          <w:marRight w:val="0"/>
          <w:marTop w:val="0"/>
          <w:marBottom w:val="0"/>
          <w:divBdr>
            <w:top w:val="none" w:sz="0" w:space="0" w:color="auto"/>
            <w:left w:val="none" w:sz="0" w:space="0" w:color="auto"/>
            <w:bottom w:val="none" w:sz="0" w:space="0" w:color="auto"/>
            <w:right w:val="none" w:sz="0" w:space="0" w:color="auto"/>
          </w:divBdr>
        </w:div>
        <w:div w:id="1264535513">
          <w:marLeft w:val="640"/>
          <w:marRight w:val="0"/>
          <w:marTop w:val="0"/>
          <w:marBottom w:val="0"/>
          <w:divBdr>
            <w:top w:val="none" w:sz="0" w:space="0" w:color="auto"/>
            <w:left w:val="none" w:sz="0" w:space="0" w:color="auto"/>
            <w:bottom w:val="none" w:sz="0" w:space="0" w:color="auto"/>
            <w:right w:val="none" w:sz="0" w:space="0" w:color="auto"/>
          </w:divBdr>
        </w:div>
        <w:div w:id="1268467889">
          <w:marLeft w:val="480"/>
          <w:marRight w:val="0"/>
          <w:marTop w:val="0"/>
          <w:marBottom w:val="0"/>
          <w:divBdr>
            <w:top w:val="none" w:sz="0" w:space="0" w:color="auto"/>
            <w:left w:val="none" w:sz="0" w:space="0" w:color="auto"/>
            <w:bottom w:val="none" w:sz="0" w:space="0" w:color="auto"/>
            <w:right w:val="none" w:sz="0" w:space="0" w:color="auto"/>
          </w:divBdr>
        </w:div>
        <w:div w:id="1270314811">
          <w:marLeft w:val="0"/>
          <w:marRight w:val="0"/>
          <w:marTop w:val="0"/>
          <w:marBottom w:val="0"/>
          <w:divBdr>
            <w:top w:val="none" w:sz="0" w:space="0" w:color="auto"/>
            <w:left w:val="none" w:sz="0" w:space="0" w:color="auto"/>
            <w:bottom w:val="none" w:sz="0" w:space="0" w:color="auto"/>
            <w:right w:val="none" w:sz="0" w:space="0" w:color="auto"/>
          </w:divBdr>
        </w:div>
        <w:div w:id="1271011964">
          <w:marLeft w:val="480"/>
          <w:marRight w:val="0"/>
          <w:marTop w:val="0"/>
          <w:marBottom w:val="0"/>
          <w:divBdr>
            <w:top w:val="none" w:sz="0" w:space="0" w:color="auto"/>
            <w:left w:val="none" w:sz="0" w:space="0" w:color="auto"/>
            <w:bottom w:val="none" w:sz="0" w:space="0" w:color="auto"/>
            <w:right w:val="none" w:sz="0" w:space="0" w:color="auto"/>
          </w:divBdr>
        </w:div>
        <w:div w:id="1276865579">
          <w:marLeft w:val="640"/>
          <w:marRight w:val="0"/>
          <w:marTop w:val="0"/>
          <w:marBottom w:val="0"/>
          <w:divBdr>
            <w:top w:val="none" w:sz="0" w:space="0" w:color="auto"/>
            <w:left w:val="none" w:sz="0" w:space="0" w:color="auto"/>
            <w:bottom w:val="none" w:sz="0" w:space="0" w:color="auto"/>
            <w:right w:val="none" w:sz="0" w:space="0" w:color="auto"/>
          </w:divBdr>
        </w:div>
        <w:div w:id="1282803875">
          <w:marLeft w:val="640"/>
          <w:marRight w:val="0"/>
          <w:marTop w:val="0"/>
          <w:marBottom w:val="0"/>
          <w:divBdr>
            <w:top w:val="none" w:sz="0" w:space="0" w:color="auto"/>
            <w:left w:val="none" w:sz="0" w:space="0" w:color="auto"/>
            <w:bottom w:val="none" w:sz="0" w:space="0" w:color="auto"/>
            <w:right w:val="none" w:sz="0" w:space="0" w:color="auto"/>
          </w:divBdr>
        </w:div>
        <w:div w:id="1283347332">
          <w:marLeft w:val="640"/>
          <w:marRight w:val="0"/>
          <w:marTop w:val="0"/>
          <w:marBottom w:val="0"/>
          <w:divBdr>
            <w:top w:val="none" w:sz="0" w:space="0" w:color="auto"/>
            <w:left w:val="none" w:sz="0" w:space="0" w:color="auto"/>
            <w:bottom w:val="none" w:sz="0" w:space="0" w:color="auto"/>
            <w:right w:val="none" w:sz="0" w:space="0" w:color="auto"/>
          </w:divBdr>
        </w:div>
        <w:div w:id="1283419263">
          <w:marLeft w:val="640"/>
          <w:marRight w:val="0"/>
          <w:marTop w:val="0"/>
          <w:marBottom w:val="0"/>
          <w:divBdr>
            <w:top w:val="none" w:sz="0" w:space="0" w:color="auto"/>
            <w:left w:val="none" w:sz="0" w:space="0" w:color="auto"/>
            <w:bottom w:val="none" w:sz="0" w:space="0" w:color="auto"/>
            <w:right w:val="none" w:sz="0" w:space="0" w:color="auto"/>
          </w:divBdr>
        </w:div>
        <w:div w:id="1288705992">
          <w:marLeft w:val="640"/>
          <w:marRight w:val="0"/>
          <w:marTop w:val="0"/>
          <w:marBottom w:val="0"/>
          <w:divBdr>
            <w:top w:val="none" w:sz="0" w:space="0" w:color="auto"/>
            <w:left w:val="none" w:sz="0" w:space="0" w:color="auto"/>
            <w:bottom w:val="none" w:sz="0" w:space="0" w:color="auto"/>
            <w:right w:val="none" w:sz="0" w:space="0" w:color="auto"/>
          </w:divBdr>
        </w:div>
        <w:div w:id="1289584086">
          <w:marLeft w:val="640"/>
          <w:marRight w:val="0"/>
          <w:marTop w:val="0"/>
          <w:marBottom w:val="0"/>
          <w:divBdr>
            <w:top w:val="none" w:sz="0" w:space="0" w:color="auto"/>
            <w:left w:val="none" w:sz="0" w:space="0" w:color="auto"/>
            <w:bottom w:val="none" w:sz="0" w:space="0" w:color="auto"/>
            <w:right w:val="none" w:sz="0" w:space="0" w:color="auto"/>
          </w:divBdr>
        </w:div>
        <w:div w:id="1292830268">
          <w:marLeft w:val="0"/>
          <w:marRight w:val="0"/>
          <w:marTop w:val="0"/>
          <w:marBottom w:val="0"/>
          <w:divBdr>
            <w:top w:val="none" w:sz="0" w:space="0" w:color="auto"/>
            <w:left w:val="none" w:sz="0" w:space="0" w:color="auto"/>
            <w:bottom w:val="none" w:sz="0" w:space="0" w:color="auto"/>
            <w:right w:val="none" w:sz="0" w:space="0" w:color="auto"/>
          </w:divBdr>
        </w:div>
        <w:div w:id="1295409883">
          <w:marLeft w:val="0"/>
          <w:marRight w:val="0"/>
          <w:marTop w:val="0"/>
          <w:marBottom w:val="0"/>
          <w:divBdr>
            <w:top w:val="none" w:sz="0" w:space="0" w:color="auto"/>
            <w:left w:val="none" w:sz="0" w:space="0" w:color="auto"/>
            <w:bottom w:val="none" w:sz="0" w:space="0" w:color="auto"/>
            <w:right w:val="none" w:sz="0" w:space="0" w:color="auto"/>
          </w:divBdr>
        </w:div>
        <w:div w:id="1296447795">
          <w:marLeft w:val="480"/>
          <w:marRight w:val="0"/>
          <w:marTop w:val="0"/>
          <w:marBottom w:val="0"/>
          <w:divBdr>
            <w:top w:val="none" w:sz="0" w:space="0" w:color="auto"/>
            <w:left w:val="none" w:sz="0" w:space="0" w:color="auto"/>
            <w:bottom w:val="none" w:sz="0" w:space="0" w:color="auto"/>
            <w:right w:val="none" w:sz="0" w:space="0" w:color="auto"/>
          </w:divBdr>
        </w:div>
        <w:div w:id="1296761234">
          <w:marLeft w:val="480"/>
          <w:marRight w:val="0"/>
          <w:marTop w:val="0"/>
          <w:marBottom w:val="0"/>
          <w:divBdr>
            <w:top w:val="none" w:sz="0" w:space="0" w:color="auto"/>
            <w:left w:val="none" w:sz="0" w:space="0" w:color="auto"/>
            <w:bottom w:val="none" w:sz="0" w:space="0" w:color="auto"/>
            <w:right w:val="none" w:sz="0" w:space="0" w:color="auto"/>
          </w:divBdr>
        </w:div>
        <w:div w:id="1300261460">
          <w:marLeft w:val="0"/>
          <w:marRight w:val="0"/>
          <w:marTop w:val="0"/>
          <w:marBottom w:val="0"/>
          <w:divBdr>
            <w:top w:val="none" w:sz="0" w:space="0" w:color="auto"/>
            <w:left w:val="none" w:sz="0" w:space="0" w:color="auto"/>
            <w:bottom w:val="none" w:sz="0" w:space="0" w:color="auto"/>
            <w:right w:val="none" w:sz="0" w:space="0" w:color="auto"/>
          </w:divBdr>
        </w:div>
        <w:div w:id="1301350545">
          <w:marLeft w:val="640"/>
          <w:marRight w:val="0"/>
          <w:marTop w:val="0"/>
          <w:marBottom w:val="0"/>
          <w:divBdr>
            <w:top w:val="none" w:sz="0" w:space="0" w:color="auto"/>
            <w:left w:val="none" w:sz="0" w:space="0" w:color="auto"/>
            <w:bottom w:val="none" w:sz="0" w:space="0" w:color="auto"/>
            <w:right w:val="none" w:sz="0" w:space="0" w:color="auto"/>
          </w:divBdr>
        </w:div>
        <w:div w:id="1303193843">
          <w:marLeft w:val="640"/>
          <w:marRight w:val="0"/>
          <w:marTop w:val="0"/>
          <w:marBottom w:val="0"/>
          <w:divBdr>
            <w:top w:val="none" w:sz="0" w:space="0" w:color="auto"/>
            <w:left w:val="none" w:sz="0" w:space="0" w:color="auto"/>
            <w:bottom w:val="none" w:sz="0" w:space="0" w:color="auto"/>
            <w:right w:val="none" w:sz="0" w:space="0" w:color="auto"/>
          </w:divBdr>
        </w:div>
        <w:div w:id="1303577334">
          <w:marLeft w:val="640"/>
          <w:marRight w:val="0"/>
          <w:marTop w:val="0"/>
          <w:marBottom w:val="0"/>
          <w:divBdr>
            <w:top w:val="none" w:sz="0" w:space="0" w:color="auto"/>
            <w:left w:val="none" w:sz="0" w:space="0" w:color="auto"/>
            <w:bottom w:val="none" w:sz="0" w:space="0" w:color="auto"/>
            <w:right w:val="none" w:sz="0" w:space="0" w:color="auto"/>
          </w:divBdr>
        </w:div>
        <w:div w:id="1304893131">
          <w:marLeft w:val="640"/>
          <w:marRight w:val="0"/>
          <w:marTop w:val="0"/>
          <w:marBottom w:val="0"/>
          <w:divBdr>
            <w:top w:val="none" w:sz="0" w:space="0" w:color="auto"/>
            <w:left w:val="none" w:sz="0" w:space="0" w:color="auto"/>
            <w:bottom w:val="none" w:sz="0" w:space="0" w:color="auto"/>
            <w:right w:val="none" w:sz="0" w:space="0" w:color="auto"/>
          </w:divBdr>
        </w:div>
        <w:div w:id="1307011009">
          <w:marLeft w:val="640"/>
          <w:marRight w:val="0"/>
          <w:marTop w:val="0"/>
          <w:marBottom w:val="0"/>
          <w:divBdr>
            <w:top w:val="none" w:sz="0" w:space="0" w:color="auto"/>
            <w:left w:val="none" w:sz="0" w:space="0" w:color="auto"/>
            <w:bottom w:val="none" w:sz="0" w:space="0" w:color="auto"/>
            <w:right w:val="none" w:sz="0" w:space="0" w:color="auto"/>
          </w:divBdr>
        </w:div>
        <w:div w:id="1308322976">
          <w:marLeft w:val="640"/>
          <w:marRight w:val="0"/>
          <w:marTop w:val="0"/>
          <w:marBottom w:val="0"/>
          <w:divBdr>
            <w:top w:val="none" w:sz="0" w:space="0" w:color="auto"/>
            <w:left w:val="none" w:sz="0" w:space="0" w:color="auto"/>
            <w:bottom w:val="none" w:sz="0" w:space="0" w:color="auto"/>
            <w:right w:val="none" w:sz="0" w:space="0" w:color="auto"/>
          </w:divBdr>
        </w:div>
        <w:div w:id="1313407909">
          <w:marLeft w:val="640"/>
          <w:marRight w:val="0"/>
          <w:marTop w:val="0"/>
          <w:marBottom w:val="0"/>
          <w:divBdr>
            <w:top w:val="none" w:sz="0" w:space="0" w:color="auto"/>
            <w:left w:val="none" w:sz="0" w:space="0" w:color="auto"/>
            <w:bottom w:val="none" w:sz="0" w:space="0" w:color="auto"/>
            <w:right w:val="none" w:sz="0" w:space="0" w:color="auto"/>
          </w:divBdr>
        </w:div>
        <w:div w:id="1316644665">
          <w:marLeft w:val="640"/>
          <w:marRight w:val="0"/>
          <w:marTop w:val="0"/>
          <w:marBottom w:val="0"/>
          <w:divBdr>
            <w:top w:val="none" w:sz="0" w:space="0" w:color="auto"/>
            <w:left w:val="none" w:sz="0" w:space="0" w:color="auto"/>
            <w:bottom w:val="none" w:sz="0" w:space="0" w:color="auto"/>
            <w:right w:val="none" w:sz="0" w:space="0" w:color="auto"/>
          </w:divBdr>
        </w:div>
        <w:div w:id="1319336002">
          <w:marLeft w:val="640"/>
          <w:marRight w:val="0"/>
          <w:marTop w:val="0"/>
          <w:marBottom w:val="0"/>
          <w:divBdr>
            <w:top w:val="none" w:sz="0" w:space="0" w:color="auto"/>
            <w:left w:val="none" w:sz="0" w:space="0" w:color="auto"/>
            <w:bottom w:val="none" w:sz="0" w:space="0" w:color="auto"/>
            <w:right w:val="none" w:sz="0" w:space="0" w:color="auto"/>
          </w:divBdr>
        </w:div>
        <w:div w:id="1324818592">
          <w:marLeft w:val="640"/>
          <w:marRight w:val="0"/>
          <w:marTop w:val="0"/>
          <w:marBottom w:val="0"/>
          <w:divBdr>
            <w:top w:val="none" w:sz="0" w:space="0" w:color="auto"/>
            <w:left w:val="none" w:sz="0" w:space="0" w:color="auto"/>
            <w:bottom w:val="none" w:sz="0" w:space="0" w:color="auto"/>
            <w:right w:val="none" w:sz="0" w:space="0" w:color="auto"/>
          </w:divBdr>
        </w:div>
        <w:div w:id="1334456708">
          <w:marLeft w:val="480"/>
          <w:marRight w:val="0"/>
          <w:marTop w:val="0"/>
          <w:marBottom w:val="0"/>
          <w:divBdr>
            <w:top w:val="none" w:sz="0" w:space="0" w:color="auto"/>
            <w:left w:val="none" w:sz="0" w:space="0" w:color="auto"/>
            <w:bottom w:val="none" w:sz="0" w:space="0" w:color="auto"/>
            <w:right w:val="none" w:sz="0" w:space="0" w:color="auto"/>
          </w:divBdr>
        </w:div>
        <w:div w:id="1339579231">
          <w:marLeft w:val="480"/>
          <w:marRight w:val="0"/>
          <w:marTop w:val="0"/>
          <w:marBottom w:val="0"/>
          <w:divBdr>
            <w:top w:val="none" w:sz="0" w:space="0" w:color="auto"/>
            <w:left w:val="none" w:sz="0" w:space="0" w:color="auto"/>
            <w:bottom w:val="none" w:sz="0" w:space="0" w:color="auto"/>
            <w:right w:val="none" w:sz="0" w:space="0" w:color="auto"/>
          </w:divBdr>
        </w:div>
        <w:div w:id="1348019493">
          <w:marLeft w:val="0"/>
          <w:marRight w:val="0"/>
          <w:marTop w:val="0"/>
          <w:marBottom w:val="0"/>
          <w:divBdr>
            <w:top w:val="none" w:sz="0" w:space="0" w:color="auto"/>
            <w:left w:val="none" w:sz="0" w:space="0" w:color="auto"/>
            <w:bottom w:val="none" w:sz="0" w:space="0" w:color="auto"/>
            <w:right w:val="none" w:sz="0" w:space="0" w:color="auto"/>
          </w:divBdr>
        </w:div>
        <w:div w:id="1356151421">
          <w:marLeft w:val="480"/>
          <w:marRight w:val="0"/>
          <w:marTop w:val="0"/>
          <w:marBottom w:val="0"/>
          <w:divBdr>
            <w:top w:val="none" w:sz="0" w:space="0" w:color="auto"/>
            <w:left w:val="none" w:sz="0" w:space="0" w:color="auto"/>
            <w:bottom w:val="none" w:sz="0" w:space="0" w:color="auto"/>
            <w:right w:val="none" w:sz="0" w:space="0" w:color="auto"/>
          </w:divBdr>
        </w:div>
        <w:div w:id="1365325391">
          <w:marLeft w:val="480"/>
          <w:marRight w:val="0"/>
          <w:marTop w:val="0"/>
          <w:marBottom w:val="0"/>
          <w:divBdr>
            <w:top w:val="none" w:sz="0" w:space="0" w:color="auto"/>
            <w:left w:val="none" w:sz="0" w:space="0" w:color="auto"/>
            <w:bottom w:val="none" w:sz="0" w:space="0" w:color="auto"/>
            <w:right w:val="none" w:sz="0" w:space="0" w:color="auto"/>
          </w:divBdr>
        </w:div>
        <w:div w:id="1370106461">
          <w:marLeft w:val="0"/>
          <w:marRight w:val="0"/>
          <w:marTop w:val="0"/>
          <w:marBottom w:val="0"/>
          <w:divBdr>
            <w:top w:val="none" w:sz="0" w:space="0" w:color="auto"/>
            <w:left w:val="none" w:sz="0" w:space="0" w:color="auto"/>
            <w:bottom w:val="none" w:sz="0" w:space="0" w:color="auto"/>
            <w:right w:val="none" w:sz="0" w:space="0" w:color="auto"/>
          </w:divBdr>
        </w:div>
        <w:div w:id="1370762682">
          <w:marLeft w:val="640"/>
          <w:marRight w:val="0"/>
          <w:marTop w:val="0"/>
          <w:marBottom w:val="0"/>
          <w:divBdr>
            <w:top w:val="none" w:sz="0" w:space="0" w:color="auto"/>
            <w:left w:val="none" w:sz="0" w:space="0" w:color="auto"/>
            <w:bottom w:val="none" w:sz="0" w:space="0" w:color="auto"/>
            <w:right w:val="none" w:sz="0" w:space="0" w:color="auto"/>
          </w:divBdr>
        </w:div>
        <w:div w:id="1371370368">
          <w:marLeft w:val="640"/>
          <w:marRight w:val="0"/>
          <w:marTop w:val="0"/>
          <w:marBottom w:val="0"/>
          <w:divBdr>
            <w:top w:val="none" w:sz="0" w:space="0" w:color="auto"/>
            <w:left w:val="none" w:sz="0" w:space="0" w:color="auto"/>
            <w:bottom w:val="none" w:sz="0" w:space="0" w:color="auto"/>
            <w:right w:val="none" w:sz="0" w:space="0" w:color="auto"/>
          </w:divBdr>
        </w:div>
        <w:div w:id="1380976838">
          <w:marLeft w:val="0"/>
          <w:marRight w:val="0"/>
          <w:marTop w:val="0"/>
          <w:marBottom w:val="0"/>
          <w:divBdr>
            <w:top w:val="none" w:sz="0" w:space="0" w:color="auto"/>
            <w:left w:val="none" w:sz="0" w:space="0" w:color="auto"/>
            <w:bottom w:val="none" w:sz="0" w:space="0" w:color="auto"/>
            <w:right w:val="none" w:sz="0" w:space="0" w:color="auto"/>
          </w:divBdr>
        </w:div>
        <w:div w:id="1382560025">
          <w:marLeft w:val="0"/>
          <w:marRight w:val="0"/>
          <w:marTop w:val="0"/>
          <w:marBottom w:val="0"/>
          <w:divBdr>
            <w:top w:val="none" w:sz="0" w:space="0" w:color="auto"/>
            <w:left w:val="none" w:sz="0" w:space="0" w:color="auto"/>
            <w:bottom w:val="none" w:sz="0" w:space="0" w:color="auto"/>
            <w:right w:val="none" w:sz="0" w:space="0" w:color="auto"/>
          </w:divBdr>
        </w:div>
        <w:div w:id="1390156068">
          <w:marLeft w:val="640"/>
          <w:marRight w:val="0"/>
          <w:marTop w:val="0"/>
          <w:marBottom w:val="0"/>
          <w:divBdr>
            <w:top w:val="none" w:sz="0" w:space="0" w:color="auto"/>
            <w:left w:val="none" w:sz="0" w:space="0" w:color="auto"/>
            <w:bottom w:val="none" w:sz="0" w:space="0" w:color="auto"/>
            <w:right w:val="none" w:sz="0" w:space="0" w:color="auto"/>
          </w:divBdr>
        </w:div>
        <w:div w:id="1392339130">
          <w:marLeft w:val="480"/>
          <w:marRight w:val="0"/>
          <w:marTop w:val="0"/>
          <w:marBottom w:val="0"/>
          <w:divBdr>
            <w:top w:val="none" w:sz="0" w:space="0" w:color="auto"/>
            <w:left w:val="none" w:sz="0" w:space="0" w:color="auto"/>
            <w:bottom w:val="none" w:sz="0" w:space="0" w:color="auto"/>
            <w:right w:val="none" w:sz="0" w:space="0" w:color="auto"/>
          </w:divBdr>
        </w:div>
        <w:div w:id="1395857599">
          <w:marLeft w:val="480"/>
          <w:marRight w:val="0"/>
          <w:marTop w:val="0"/>
          <w:marBottom w:val="0"/>
          <w:divBdr>
            <w:top w:val="none" w:sz="0" w:space="0" w:color="auto"/>
            <w:left w:val="none" w:sz="0" w:space="0" w:color="auto"/>
            <w:bottom w:val="none" w:sz="0" w:space="0" w:color="auto"/>
            <w:right w:val="none" w:sz="0" w:space="0" w:color="auto"/>
          </w:divBdr>
        </w:div>
        <w:div w:id="1403719125">
          <w:marLeft w:val="480"/>
          <w:marRight w:val="0"/>
          <w:marTop w:val="0"/>
          <w:marBottom w:val="0"/>
          <w:divBdr>
            <w:top w:val="none" w:sz="0" w:space="0" w:color="auto"/>
            <w:left w:val="none" w:sz="0" w:space="0" w:color="auto"/>
            <w:bottom w:val="none" w:sz="0" w:space="0" w:color="auto"/>
            <w:right w:val="none" w:sz="0" w:space="0" w:color="auto"/>
          </w:divBdr>
        </w:div>
        <w:div w:id="1405373485">
          <w:marLeft w:val="640"/>
          <w:marRight w:val="0"/>
          <w:marTop w:val="0"/>
          <w:marBottom w:val="0"/>
          <w:divBdr>
            <w:top w:val="none" w:sz="0" w:space="0" w:color="auto"/>
            <w:left w:val="none" w:sz="0" w:space="0" w:color="auto"/>
            <w:bottom w:val="none" w:sz="0" w:space="0" w:color="auto"/>
            <w:right w:val="none" w:sz="0" w:space="0" w:color="auto"/>
          </w:divBdr>
        </w:div>
        <w:div w:id="1408113663">
          <w:marLeft w:val="640"/>
          <w:marRight w:val="0"/>
          <w:marTop w:val="0"/>
          <w:marBottom w:val="0"/>
          <w:divBdr>
            <w:top w:val="none" w:sz="0" w:space="0" w:color="auto"/>
            <w:left w:val="none" w:sz="0" w:space="0" w:color="auto"/>
            <w:bottom w:val="none" w:sz="0" w:space="0" w:color="auto"/>
            <w:right w:val="none" w:sz="0" w:space="0" w:color="auto"/>
          </w:divBdr>
        </w:div>
        <w:div w:id="1408841647">
          <w:marLeft w:val="480"/>
          <w:marRight w:val="0"/>
          <w:marTop w:val="0"/>
          <w:marBottom w:val="0"/>
          <w:divBdr>
            <w:top w:val="none" w:sz="0" w:space="0" w:color="auto"/>
            <w:left w:val="none" w:sz="0" w:space="0" w:color="auto"/>
            <w:bottom w:val="none" w:sz="0" w:space="0" w:color="auto"/>
            <w:right w:val="none" w:sz="0" w:space="0" w:color="auto"/>
          </w:divBdr>
        </w:div>
        <w:div w:id="1409032848">
          <w:marLeft w:val="480"/>
          <w:marRight w:val="0"/>
          <w:marTop w:val="0"/>
          <w:marBottom w:val="0"/>
          <w:divBdr>
            <w:top w:val="none" w:sz="0" w:space="0" w:color="auto"/>
            <w:left w:val="none" w:sz="0" w:space="0" w:color="auto"/>
            <w:bottom w:val="none" w:sz="0" w:space="0" w:color="auto"/>
            <w:right w:val="none" w:sz="0" w:space="0" w:color="auto"/>
          </w:divBdr>
        </w:div>
        <w:div w:id="1410544487">
          <w:marLeft w:val="480"/>
          <w:marRight w:val="0"/>
          <w:marTop w:val="0"/>
          <w:marBottom w:val="0"/>
          <w:divBdr>
            <w:top w:val="none" w:sz="0" w:space="0" w:color="auto"/>
            <w:left w:val="none" w:sz="0" w:space="0" w:color="auto"/>
            <w:bottom w:val="none" w:sz="0" w:space="0" w:color="auto"/>
            <w:right w:val="none" w:sz="0" w:space="0" w:color="auto"/>
          </w:divBdr>
        </w:div>
        <w:div w:id="1411733694">
          <w:marLeft w:val="640"/>
          <w:marRight w:val="0"/>
          <w:marTop w:val="0"/>
          <w:marBottom w:val="0"/>
          <w:divBdr>
            <w:top w:val="none" w:sz="0" w:space="0" w:color="auto"/>
            <w:left w:val="none" w:sz="0" w:space="0" w:color="auto"/>
            <w:bottom w:val="none" w:sz="0" w:space="0" w:color="auto"/>
            <w:right w:val="none" w:sz="0" w:space="0" w:color="auto"/>
          </w:divBdr>
        </w:div>
        <w:div w:id="1413428855">
          <w:marLeft w:val="640"/>
          <w:marRight w:val="0"/>
          <w:marTop w:val="0"/>
          <w:marBottom w:val="0"/>
          <w:divBdr>
            <w:top w:val="none" w:sz="0" w:space="0" w:color="auto"/>
            <w:left w:val="none" w:sz="0" w:space="0" w:color="auto"/>
            <w:bottom w:val="none" w:sz="0" w:space="0" w:color="auto"/>
            <w:right w:val="none" w:sz="0" w:space="0" w:color="auto"/>
          </w:divBdr>
        </w:div>
        <w:div w:id="1413619374">
          <w:marLeft w:val="640"/>
          <w:marRight w:val="0"/>
          <w:marTop w:val="0"/>
          <w:marBottom w:val="0"/>
          <w:divBdr>
            <w:top w:val="none" w:sz="0" w:space="0" w:color="auto"/>
            <w:left w:val="none" w:sz="0" w:space="0" w:color="auto"/>
            <w:bottom w:val="none" w:sz="0" w:space="0" w:color="auto"/>
            <w:right w:val="none" w:sz="0" w:space="0" w:color="auto"/>
          </w:divBdr>
        </w:div>
        <w:div w:id="1422142944">
          <w:marLeft w:val="640"/>
          <w:marRight w:val="0"/>
          <w:marTop w:val="0"/>
          <w:marBottom w:val="0"/>
          <w:divBdr>
            <w:top w:val="none" w:sz="0" w:space="0" w:color="auto"/>
            <w:left w:val="none" w:sz="0" w:space="0" w:color="auto"/>
            <w:bottom w:val="none" w:sz="0" w:space="0" w:color="auto"/>
            <w:right w:val="none" w:sz="0" w:space="0" w:color="auto"/>
          </w:divBdr>
        </w:div>
        <w:div w:id="1431703067">
          <w:marLeft w:val="0"/>
          <w:marRight w:val="0"/>
          <w:marTop w:val="0"/>
          <w:marBottom w:val="0"/>
          <w:divBdr>
            <w:top w:val="none" w:sz="0" w:space="0" w:color="auto"/>
            <w:left w:val="none" w:sz="0" w:space="0" w:color="auto"/>
            <w:bottom w:val="none" w:sz="0" w:space="0" w:color="auto"/>
            <w:right w:val="none" w:sz="0" w:space="0" w:color="auto"/>
          </w:divBdr>
        </w:div>
        <w:div w:id="1431923914">
          <w:marLeft w:val="640"/>
          <w:marRight w:val="0"/>
          <w:marTop w:val="0"/>
          <w:marBottom w:val="0"/>
          <w:divBdr>
            <w:top w:val="none" w:sz="0" w:space="0" w:color="auto"/>
            <w:left w:val="none" w:sz="0" w:space="0" w:color="auto"/>
            <w:bottom w:val="none" w:sz="0" w:space="0" w:color="auto"/>
            <w:right w:val="none" w:sz="0" w:space="0" w:color="auto"/>
          </w:divBdr>
        </w:div>
        <w:div w:id="1432437532">
          <w:marLeft w:val="480"/>
          <w:marRight w:val="0"/>
          <w:marTop w:val="0"/>
          <w:marBottom w:val="0"/>
          <w:divBdr>
            <w:top w:val="none" w:sz="0" w:space="0" w:color="auto"/>
            <w:left w:val="none" w:sz="0" w:space="0" w:color="auto"/>
            <w:bottom w:val="none" w:sz="0" w:space="0" w:color="auto"/>
            <w:right w:val="none" w:sz="0" w:space="0" w:color="auto"/>
          </w:divBdr>
        </w:div>
        <w:div w:id="1434206727">
          <w:marLeft w:val="640"/>
          <w:marRight w:val="0"/>
          <w:marTop w:val="0"/>
          <w:marBottom w:val="0"/>
          <w:divBdr>
            <w:top w:val="none" w:sz="0" w:space="0" w:color="auto"/>
            <w:left w:val="none" w:sz="0" w:space="0" w:color="auto"/>
            <w:bottom w:val="none" w:sz="0" w:space="0" w:color="auto"/>
            <w:right w:val="none" w:sz="0" w:space="0" w:color="auto"/>
          </w:divBdr>
        </w:div>
        <w:div w:id="1434595476">
          <w:marLeft w:val="480"/>
          <w:marRight w:val="0"/>
          <w:marTop w:val="0"/>
          <w:marBottom w:val="0"/>
          <w:divBdr>
            <w:top w:val="none" w:sz="0" w:space="0" w:color="auto"/>
            <w:left w:val="none" w:sz="0" w:space="0" w:color="auto"/>
            <w:bottom w:val="none" w:sz="0" w:space="0" w:color="auto"/>
            <w:right w:val="none" w:sz="0" w:space="0" w:color="auto"/>
          </w:divBdr>
        </w:div>
        <w:div w:id="1441144697">
          <w:marLeft w:val="480"/>
          <w:marRight w:val="0"/>
          <w:marTop w:val="0"/>
          <w:marBottom w:val="0"/>
          <w:divBdr>
            <w:top w:val="none" w:sz="0" w:space="0" w:color="auto"/>
            <w:left w:val="none" w:sz="0" w:space="0" w:color="auto"/>
            <w:bottom w:val="none" w:sz="0" w:space="0" w:color="auto"/>
            <w:right w:val="none" w:sz="0" w:space="0" w:color="auto"/>
          </w:divBdr>
        </w:div>
        <w:div w:id="1442450615">
          <w:marLeft w:val="640"/>
          <w:marRight w:val="0"/>
          <w:marTop w:val="0"/>
          <w:marBottom w:val="0"/>
          <w:divBdr>
            <w:top w:val="none" w:sz="0" w:space="0" w:color="auto"/>
            <w:left w:val="none" w:sz="0" w:space="0" w:color="auto"/>
            <w:bottom w:val="none" w:sz="0" w:space="0" w:color="auto"/>
            <w:right w:val="none" w:sz="0" w:space="0" w:color="auto"/>
          </w:divBdr>
        </w:div>
        <w:div w:id="1446538165">
          <w:marLeft w:val="640"/>
          <w:marRight w:val="0"/>
          <w:marTop w:val="0"/>
          <w:marBottom w:val="0"/>
          <w:divBdr>
            <w:top w:val="none" w:sz="0" w:space="0" w:color="auto"/>
            <w:left w:val="none" w:sz="0" w:space="0" w:color="auto"/>
            <w:bottom w:val="none" w:sz="0" w:space="0" w:color="auto"/>
            <w:right w:val="none" w:sz="0" w:space="0" w:color="auto"/>
          </w:divBdr>
        </w:div>
        <w:div w:id="1451044632">
          <w:marLeft w:val="640"/>
          <w:marRight w:val="0"/>
          <w:marTop w:val="0"/>
          <w:marBottom w:val="0"/>
          <w:divBdr>
            <w:top w:val="none" w:sz="0" w:space="0" w:color="auto"/>
            <w:left w:val="none" w:sz="0" w:space="0" w:color="auto"/>
            <w:bottom w:val="none" w:sz="0" w:space="0" w:color="auto"/>
            <w:right w:val="none" w:sz="0" w:space="0" w:color="auto"/>
          </w:divBdr>
        </w:div>
        <w:div w:id="1451241431">
          <w:marLeft w:val="640"/>
          <w:marRight w:val="0"/>
          <w:marTop w:val="0"/>
          <w:marBottom w:val="0"/>
          <w:divBdr>
            <w:top w:val="none" w:sz="0" w:space="0" w:color="auto"/>
            <w:left w:val="none" w:sz="0" w:space="0" w:color="auto"/>
            <w:bottom w:val="none" w:sz="0" w:space="0" w:color="auto"/>
            <w:right w:val="none" w:sz="0" w:space="0" w:color="auto"/>
          </w:divBdr>
        </w:div>
        <w:div w:id="1453985477">
          <w:marLeft w:val="480"/>
          <w:marRight w:val="0"/>
          <w:marTop w:val="0"/>
          <w:marBottom w:val="0"/>
          <w:divBdr>
            <w:top w:val="none" w:sz="0" w:space="0" w:color="auto"/>
            <w:left w:val="none" w:sz="0" w:space="0" w:color="auto"/>
            <w:bottom w:val="none" w:sz="0" w:space="0" w:color="auto"/>
            <w:right w:val="none" w:sz="0" w:space="0" w:color="auto"/>
          </w:divBdr>
        </w:div>
        <w:div w:id="1455783917">
          <w:marLeft w:val="480"/>
          <w:marRight w:val="0"/>
          <w:marTop w:val="0"/>
          <w:marBottom w:val="0"/>
          <w:divBdr>
            <w:top w:val="none" w:sz="0" w:space="0" w:color="auto"/>
            <w:left w:val="none" w:sz="0" w:space="0" w:color="auto"/>
            <w:bottom w:val="none" w:sz="0" w:space="0" w:color="auto"/>
            <w:right w:val="none" w:sz="0" w:space="0" w:color="auto"/>
          </w:divBdr>
        </w:div>
        <w:div w:id="1460102546">
          <w:marLeft w:val="0"/>
          <w:marRight w:val="0"/>
          <w:marTop w:val="0"/>
          <w:marBottom w:val="0"/>
          <w:divBdr>
            <w:top w:val="none" w:sz="0" w:space="0" w:color="auto"/>
            <w:left w:val="none" w:sz="0" w:space="0" w:color="auto"/>
            <w:bottom w:val="none" w:sz="0" w:space="0" w:color="auto"/>
            <w:right w:val="none" w:sz="0" w:space="0" w:color="auto"/>
          </w:divBdr>
        </w:div>
        <w:div w:id="1472871030">
          <w:marLeft w:val="640"/>
          <w:marRight w:val="0"/>
          <w:marTop w:val="0"/>
          <w:marBottom w:val="0"/>
          <w:divBdr>
            <w:top w:val="none" w:sz="0" w:space="0" w:color="auto"/>
            <w:left w:val="none" w:sz="0" w:space="0" w:color="auto"/>
            <w:bottom w:val="none" w:sz="0" w:space="0" w:color="auto"/>
            <w:right w:val="none" w:sz="0" w:space="0" w:color="auto"/>
          </w:divBdr>
        </w:div>
        <w:div w:id="1472940408">
          <w:marLeft w:val="640"/>
          <w:marRight w:val="0"/>
          <w:marTop w:val="0"/>
          <w:marBottom w:val="0"/>
          <w:divBdr>
            <w:top w:val="none" w:sz="0" w:space="0" w:color="auto"/>
            <w:left w:val="none" w:sz="0" w:space="0" w:color="auto"/>
            <w:bottom w:val="none" w:sz="0" w:space="0" w:color="auto"/>
            <w:right w:val="none" w:sz="0" w:space="0" w:color="auto"/>
          </w:divBdr>
        </w:div>
        <w:div w:id="1475221798">
          <w:marLeft w:val="640"/>
          <w:marRight w:val="0"/>
          <w:marTop w:val="0"/>
          <w:marBottom w:val="0"/>
          <w:divBdr>
            <w:top w:val="none" w:sz="0" w:space="0" w:color="auto"/>
            <w:left w:val="none" w:sz="0" w:space="0" w:color="auto"/>
            <w:bottom w:val="none" w:sz="0" w:space="0" w:color="auto"/>
            <w:right w:val="none" w:sz="0" w:space="0" w:color="auto"/>
          </w:divBdr>
        </w:div>
        <w:div w:id="1475681401">
          <w:marLeft w:val="640"/>
          <w:marRight w:val="0"/>
          <w:marTop w:val="0"/>
          <w:marBottom w:val="0"/>
          <w:divBdr>
            <w:top w:val="none" w:sz="0" w:space="0" w:color="auto"/>
            <w:left w:val="none" w:sz="0" w:space="0" w:color="auto"/>
            <w:bottom w:val="none" w:sz="0" w:space="0" w:color="auto"/>
            <w:right w:val="none" w:sz="0" w:space="0" w:color="auto"/>
          </w:divBdr>
        </w:div>
        <w:div w:id="1476070108">
          <w:marLeft w:val="640"/>
          <w:marRight w:val="0"/>
          <w:marTop w:val="0"/>
          <w:marBottom w:val="0"/>
          <w:divBdr>
            <w:top w:val="none" w:sz="0" w:space="0" w:color="auto"/>
            <w:left w:val="none" w:sz="0" w:space="0" w:color="auto"/>
            <w:bottom w:val="none" w:sz="0" w:space="0" w:color="auto"/>
            <w:right w:val="none" w:sz="0" w:space="0" w:color="auto"/>
          </w:divBdr>
        </w:div>
        <w:div w:id="1478495246">
          <w:marLeft w:val="640"/>
          <w:marRight w:val="0"/>
          <w:marTop w:val="0"/>
          <w:marBottom w:val="0"/>
          <w:divBdr>
            <w:top w:val="none" w:sz="0" w:space="0" w:color="auto"/>
            <w:left w:val="none" w:sz="0" w:space="0" w:color="auto"/>
            <w:bottom w:val="none" w:sz="0" w:space="0" w:color="auto"/>
            <w:right w:val="none" w:sz="0" w:space="0" w:color="auto"/>
          </w:divBdr>
        </w:div>
        <w:div w:id="1490907075">
          <w:marLeft w:val="640"/>
          <w:marRight w:val="0"/>
          <w:marTop w:val="0"/>
          <w:marBottom w:val="0"/>
          <w:divBdr>
            <w:top w:val="none" w:sz="0" w:space="0" w:color="auto"/>
            <w:left w:val="none" w:sz="0" w:space="0" w:color="auto"/>
            <w:bottom w:val="none" w:sz="0" w:space="0" w:color="auto"/>
            <w:right w:val="none" w:sz="0" w:space="0" w:color="auto"/>
          </w:divBdr>
        </w:div>
        <w:div w:id="1497961802">
          <w:marLeft w:val="640"/>
          <w:marRight w:val="0"/>
          <w:marTop w:val="0"/>
          <w:marBottom w:val="0"/>
          <w:divBdr>
            <w:top w:val="none" w:sz="0" w:space="0" w:color="auto"/>
            <w:left w:val="none" w:sz="0" w:space="0" w:color="auto"/>
            <w:bottom w:val="none" w:sz="0" w:space="0" w:color="auto"/>
            <w:right w:val="none" w:sz="0" w:space="0" w:color="auto"/>
          </w:divBdr>
        </w:div>
        <w:div w:id="1502282651">
          <w:marLeft w:val="640"/>
          <w:marRight w:val="0"/>
          <w:marTop w:val="0"/>
          <w:marBottom w:val="0"/>
          <w:divBdr>
            <w:top w:val="none" w:sz="0" w:space="0" w:color="auto"/>
            <w:left w:val="none" w:sz="0" w:space="0" w:color="auto"/>
            <w:bottom w:val="none" w:sz="0" w:space="0" w:color="auto"/>
            <w:right w:val="none" w:sz="0" w:space="0" w:color="auto"/>
          </w:divBdr>
        </w:div>
        <w:div w:id="1502307201">
          <w:marLeft w:val="480"/>
          <w:marRight w:val="0"/>
          <w:marTop w:val="0"/>
          <w:marBottom w:val="0"/>
          <w:divBdr>
            <w:top w:val="none" w:sz="0" w:space="0" w:color="auto"/>
            <w:left w:val="none" w:sz="0" w:space="0" w:color="auto"/>
            <w:bottom w:val="none" w:sz="0" w:space="0" w:color="auto"/>
            <w:right w:val="none" w:sz="0" w:space="0" w:color="auto"/>
          </w:divBdr>
        </w:div>
        <w:div w:id="1506168644">
          <w:marLeft w:val="0"/>
          <w:marRight w:val="0"/>
          <w:marTop w:val="0"/>
          <w:marBottom w:val="0"/>
          <w:divBdr>
            <w:top w:val="none" w:sz="0" w:space="0" w:color="auto"/>
            <w:left w:val="none" w:sz="0" w:space="0" w:color="auto"/>
            <w:bottom w:val="none" w:sz="0" w:space="0" w:color="auto"/>
            <w:right w:val="none" w:sz="0" w:space="0" w:color="auto"/>
          </w:divBdr>
        </w:div>
        <w:div w:id="1506363659">
          <w:marLeft w:val="640"/>
          <w:marRight w:val="0"/>
          <w:marTop w:val="0"/>
          <w:marBottom w:val="0"/>
          <w:divBdr>
            <w:top w:val="none" w:sz="0" w:space="0" w:color="auto"/>
            <w:left w:val="none" w:sz="0" w:space="0" w:color="auto"/>
            <w:bottom w:val="none" w:sz="0" w:space="0" w:color="auto"/>
            <w:right w:val="none" w:sz="0" w:space="0" w:color="auto"/>
          </w:divBdr>
        </w:div>
        <w:div w:id="1509829247">
          <w:marLeft w:val="0"/>
          <w:marRight w:val="0"/>
          <w:marTop w:val="0"/>
          <w:marBottom w:val="0"/>
          <w:divBdr>
            <w:top w:val="none" w:sz="0" w:space="0" w:color="auto"/>
            <w:left w:val="none" w:sz="0" w:space="0" w:color="auto"/>
            <w:bottom w:val="none" w:sz="0" w:space="0" w:color="auto"/>
            <w:right w:val="none" w:sz="0" w:space="0" w:color="auto"/>
          </w:divBdr>
        </w:div>
        <w:div w:id="1511943075">
          <w:marLeft w:val="640"/>
          <w:marRight w:val="0"/>
          <w:marTop w:val="0"/>
          <w:marBottom w:val="0"/>
          <w:divBdr>
            <w:top w:val="none" w:sz="0" w:space="0" w:color="auto"/>
            <w:left w:val="none" w:sz="0" w:space="0" w:color="auto"/>
            <w:bottom w:val="none" w:sz="0" w:space="0" w:color="auto"/>
            <w:right w:val="none" w:sz="0" w:space="0" w:color="auto"/>
          </w:divBdr>
        </w:div>
        <w:div w:id="1512455414">
          <w:marLeft w:val="640"/>
          <w:marRight w:val="0"/>
          <w:marTop w:val="0"/>
          <w:marBottom w:val="0"/>
          <w:divBdr>
            <w:top w:val="none" w:sz="0" w:space="0" w:color="auto"/>
            <w:left w:val="none" w:sz="0" w:space="0" w:color="auto"/>
            <w:bottom w:val="none" w:sz="0" w:space="0" w:color="auto"/>
            <w:right w:val="none" w:sz="0" w:space="0" w:color="auto"/>
          </w:divBdr>
        </w:div>
        <w:div w:id="1512529326">
          <w:marLeft w:val="640"/>
          <w:marRight w:val="0"/>
          <w:marTop w:val="0"/>
          <w:marBottom w:val="0"/>
          <w:divBdr>
            <w:top w:val="none" w:sz="0" w:space="0" w:color="auto"/>
            <w:left w:val="none" w:sz="0" w:space="0" w:color="auto"/>
            <w:bottom w:val="none" w:sz="0" w:space="0" w:color="auto"/>
            <w:right w:val="none" w:sz="0" w:space="0" w:color="auto"/>
          </w:divBdr>
        </w:div>
        <w:div w:id="1519418748">
          <w:marLeft w:val="640"/>
          <w:marRight w:val="0"/>
          <w:marTop w:val="0"/>
          <w:marBottom w:val="0"/>
          <w:divBdr>
            <w:top w:val="none" w:sz="0" w:space="0" w:color="auto"/>
            <w:left w:val="none" w:sz="0" w:space="0" w:color="auto"/>
            <w:bottom w:val="none" w:sz="0" w:space="0" w:color="auto"/>
            <w:right w:val="none" w:sz="0" w:space="0" w:color="auto"/>
          </w:divBdr>
        </w:div>
        <w:div w:id="1528368230">
          <w:marLeft w:val="480"/>
          <w:marRight w:val="0"/>
          <w:marTop w:val="0"/>
          <w:marBottom w:val="0"/>
          <w:divBdr>
            <w:top w:val="none" w:sz="0" w:space="0" w:color="auto"/>
            <w:left w:val="none" w:sz="0" w:space="0" w:color="auto"/>
            <w:bottom w:val="none" w:sz="0" w:space="0" w:color="auto"/>
            <w:right w:val="none" w:sz="0" w:space="0" w:color="auto"/>
          </w:divBdr>
        </w:div>
        <w:div w:id="1528447594">
          <w:marLeft w:val="0"/>
          <w:marRight w:val="0"/>
          <w:marTop w:val="0"/>
          <w:marBottom w:val="0"/>
          <w:divBdr>
            <w:top w:val="none" w:sz="0" w:space="0" w:color="auto"/>
            <w:left w:val="none" w:sz="0" w:space="0" w:color="auto"/>
            <w:bottom w:val="none" w:sz="0" w:space="0" w:color="auto"/>
            <w:right w:val="none" w:sz="0" w:space="0" w:color="auto"/>
          </w:divBdr>
        </w:div>
        <w:div w:id="1532452844">
          <w:marLeft w:val="480"/>
          <w:marRight w:val="0"/>
          <w:marTop w:val="0"/>
          <w:marBottom w:val="0"/>
          <w:divBdr>
            <w:top w:val="none" w:sz="0" w:space="0" w:color="auto"/>
            <w:left w:val="none" w:sz="0" w:space="0" w:color="auto"/>
            <w:bottom w:val="none" w:sz="0" w:space="0" w:color="auto"/>
            <w:right w:val="none" w:sz="0" w:space="0" w:color="auto"/>
          </w:divBdr>
        </w:div>
        <w:div w:id="1532836546">
          <w:marLeft w:val="640"/>
          <w:marRight w:val="0"/>
          <w:marTop w:val="0"/>
          <w:marBottom w:val="0"/>
          <w:divBdr>
            <w:top w:val="none" w:sz="0" w:space="0" w:color="auto"/>
            <w:left w:val="none" w:sz="0" w:space="0" w:color="auto"/>
            <w:bottom w:val="none" w:sz="0" w:space="0" w:color="auto"/>
            <w:right w:val="none" w:sz="0" w:space="0" w:color="auto"/>
          </w:divBdr>
        </w:div>
        <w:div w:id="1535650673">
          <w:marLeft w:val="480"/>
          <w:marRight w:val="0"/>
          <w:marTop w:val="0"/>
          <w:marBottom w:val="0"/>
          <w:divBdr>
            <w:top w:val="none" w:sz="0" w:space="0" w:color="auto"/>
            <w:left w:val="none" w:sz="0" w:space="0" w:color="auto"/>
            <w:bottom w:val="none" w:sz="0" w:space="0" w:color="auto"/>
            <w:right w:val="none" w:sz="0" w:space="0" w:color="auto"/>
          </w:divBdr>
        </w:div>
        <w:div w:id="1539051453">
          <w:marLeft w:val="640"/>
          <w:marRight w:val="0"/>
          <w:marTop w:val="0"/>
          <w:marBottom w:val="0"/>
          <w:divBdr>
            <w:top w:val="none" w:sz="0" w:space="0" w:color="auto"/>
            <w:left w:val="none" w:sz="0" w:space="0" w:color="auto"/>
            <w:bottom w:val="none" w:sz="0" w:space="0" w:color="auto"/>
            <w:right w:val="none" w:sz="0" w:space="0" w:color="auto"/>
          </w:divBdr>
        </w:div>
        <w:div w:id="1540362541">
          <w:marLeft w:val="0"/>
          <w:marRight w:val="0"/>
          <w:marTop w:val="0"/>
          <w:marBottom w:val="0"/>
          <w:divBdr>
            <w:top w:val="none" w:sz="0" w:space="0" w:color="auto"/>
            <w:left w:val="none" w:sz="0" w:space="0" w:color="auto"/>
            <w:bottom w:val="none" w:sz="0" w:space="0" w:color="auto"/>
            <w:right w:val="none" w:sz="0" w:space="0" w:color="auto"/>
          </w:divBdr>
        </w:div>
        <w:div w:id="1540430306">
          <w:marLeft w:val="0"/>
          <w:marRight w:val="0"/>
          <w:marTop w:val="0"/>
          <w:marBottom w:val="0"/>
          <w:divBdr>
            <w:top w:val="none" w:sz="0" w:space="0" w:color="auto"/>
            <w:left w:val="none" w:sz="0" w:space="0" w:color="auto"/>
            <w:bottom w:val="none" w:sz="0" w:space="0" w:color="auto"/>
            <w:right w:val="none" w:sz="0" w:space="0" w:color="auto"/>
          </w:divBdr>
        </w:div>
        <w:div w:id="1541670131">
          <w:marLeft w:val="640"/>
          <w:marRight w:val="0"/>
          <w:marTop w:val="0"/>
          <w:marBottom w:val="0"/>
          <w:divBdr>
            <w:top w:val="none" w:sz="0" w:space="0" w:color="auto"/>
            <w:left w:val="none" w:sz="0" w:space="0" w:color="auto"/>
            <w:bottom w:val="none" w:sz="0" w:space="0" w:color="auto"/>
            <w:right w:val="none" w:sz="0" w:space="0" w:color="auto"/>
          </w:divBdr>
        </w:div>
        <w:div w:id="1543131375">
          <w:marLeft w:val="0"/>
          <w:marRight w:val="0"/>
          <w:marTop w:val="0"/>
          <w:marBottom w:val="0"/>
          <w:divBdr>
            <w:top w:val="none" w:sz="0" w:space="0" w:color="auto"/>
            <w:left w:val="none" w:sz="0" w:space="0" w:color="auto"/>
            <w:bottom w:val="none" w:sz="0" w:space="0" w:color="auto"/>
            <w:right w:val="none" w:sz="0" w:space="0" w:color="auto"/>
          </w:divBdr>
        </w:div>
        <w:div w:id="1548175869">
          <w:marLeft w:val="480"/>
          <w:marRight w:val="0"/>
          <w:marTop w:val="0"/>
          <w:marBottom w:val="0"/>
          <w:divBdr>
            <w:top w:val="none" w:sz="0" w:space="0" w:color="auto"/>
            <w:left w:val="none" w:sz="0" w:space="0" w:color="auto"/>
            <w:bottom w:val="none" w:sz="0" w:space="0" w:color="auto"/>
            <w:right w:val="none" w:sz="0" w:space="0" w:color="auto"/>
          </w:divBdr>
        </w:div>
        <w:div w:id="1548640034">
          <w:marLeft w:val="640"/>
          <w:marRight w:val="0"/>
          <w:marTop w:val="0"/>
          <w:marBottom w:val="0"/>
          <w:divBdr>
            <w:top w:val="none" w:sz="0" w:space="0" w:color="auto"/>
            <w:left w:val="none" w:sz="0" w:space="0" w:color="auto"/>
            <w:bottom w:val="none" w:sz="0" w:space="0" w:color="auto"/>
            <w:right w:val="none" w:sz="0" w:space="0" w:color="auto"/>
          </w:divBdr>
        </w:div>
        <w:div w:id="1554661395">
          <w:marLeft w:val="640"/>
          <w:marRight w:val="0"/>
          <w:marTop w:val="0"/>
          <w:marBottom w:val="0"/>
          <w:divBdr>
            <w:top w:val="none" w:sz="0" w:space="0" w:color="auto"/>
            <w:left w:val="none" w:sz="0" w:space="0" w:color="auto"/>
            <w:bottom w:val="none" w:sz="0" w:space="0" w:color="auto"/>
            <w:right w:val="none" w:sz="0" w:space="0" w:color="auto"/>
          </w:divBdr>
        </w:div>
        <w:div w:id="1555388773">
          <w:marLeft w:val="640"/>
          <w:marRight w:val="0"/>
          <w:marTop w:val="0"/>
          <w:marBottom w:val="0"/>
          <w:divBdr>
            <w:top w:val="none" w:sz="0" w:space="0" w:color="auto"/>
            <w:left w:val="none" w:sz="0" w:space="0" w:color="auto"/>
            <w:bottom w:val="none" w:sz="0" w:space="0" w:color="auto"/>
            <w:right w:val="none" w:sz="0" w:space="0" w:color="auto"/>
          </w:divBdr>
        </w:div>
        <w:div w:id="1564829970">
          <w:marLeft w:val="480"/>
          <w:marRight w:val="0"/>
          <w:marTop w:val="0"/>
          <w:marBottom w:val="0"/>
          <w:divBdr>
            <w:top w:val="none" w:sz="0" w:space="0" w:color="auto"/>
            <w:left w:val="none" w:sz="0" w:space="0" w:color="auto"/>
            <w:bottom w:val="none" w:sz="0" w:space="0" w:color="auto"/>
            <w:right w:val="none" w:sz="0" w:space="0" w:color="auto"/>
          </w:divBdr>
        </w:div>
        <w:div w:id="1567103182">
          <w:marLeft w:val="480"/>
          <w:marRight w:val="0"/>
          <w:marTop w:val="0"/>
          <w:marBottom w:val="0"/>
          <w:divBdr>
            <w:top w:val="none" w:sz="0" w:space="0" w:color="auto"/>
            <w:left w:val="none" w:sz="0" w:space="0" w:color="auto"/>
            <w:bottom w:val="none" w:sz="0" w:space="0" w:color="auto"/>
            <w:right w:val="none" w:sz="0" w:space="0" w:color="auto"/>
          </w:divBdr>
        </w:div>
        <w:div w:id="1568028164">
          <w:marLeft w:val="640"/>
          <w:marRight w:val="0"/>
          <w:marTop w:val="0"/>
          <w:marBottom w:val="0"/>
          <w:divBdr>
            <w:top w:val="none" w:sz="0" w:space="0" w:color="auto"/>
            <w:left w:val="none" w:sz="0" w:space="0" w:color="auto"/>
            <w:bottom w:val="none" w:sz="0" w:space="0" w:color="auto"/>
            <w:right w:val="none" w:sz="0" w:space="0" w:color="auto"/>
          </w:divBdr>
        </w:div>
        <w:div w:id="1568489081">
          <w:marLeft w:val="480"/>
          <w:marRight w:val="0"/>
          <w:marTop w:val="0"/>
          <w:marBottom w:val="0"/>
          <w:divBdr>
            <w:top w:val="none" w:sz="0" w:space="0" w:color="auto"/>
            <w:left w:val="none" w:sz="0" w:space="0" w:color="auto"/>
            <w:bottom w:val="none" w:sz="0" w:space="0" w:color="auto"/>
            <w:right w:val="none" w:sz="0" w:space="0" w:color="auto"/>
          </w:divBdr>
        </w:div>
        <w:div w:id="1568538798">
          <w:marLeft w:val="480"/>
          <w:marRight w:val="0"/>
          <w:marTop w:val="0"/>
          <w:marBottom w:val="0"/>
          <w:divBdr>
            <w:top w:val="none" w:sz="0" w:space="0" w:color="auto"/>
            <w:left w:val="none" w:sz="0" w:space="0" w:color="auto"/>
            <w:bottom w:val="none" w:sz="0" w:space="0" w:color="auto"/>
            <w:right w:val="none" w:sz="0" w:space="0" w:color="auto"/>
          </w:divBdr>
        </w:div>
        <w:div w:id="1572234964">
          <w:marLeft w:val="640"/>
          <w:marRight w:val="0"/>
          <w:marTop w:val="0"/>
          <w:marBottom w:val="0"/>
          <w:divBdr>
            <w:top w:val="none" w:sz="0" w:space="0" w:color="auto"/>
            <w:left w:val="none" w:sz="0" w:space="0" w:color="auto"/>
            <w:bottom w:val="none" w:sz="0" w:space="0" w:color="auto"/>
            <w:right w:val="none" w:sz="0" w:space="0" w:color="auto"/>
          </w:divBdr>
        </w:div>
        <w:div w:id="1575124495">
          <w:marLeft w:val="640"/>
          <w:marRight w:val="0"/>
          <w:marTop w:val="0"/>
          <w:marBottom w:val="0"/>
          <w:divBdr>
            <w:top w:val="none" w:sz="0" w:space="0" w:color="auto"/>
            <w:left w:val="none" w:sz="0" w:space="0" w:color="auto"/>
            <w:bottom w:val="none" w:sz="0" w:space="0" w:color="auto"/>
            <w:right w:val="none" w:sz="0" w:space="0" w:color="auto"/>
          </w:divBdr>
        </w:div>
        <w:div w:id="1579706917">
          <w:marLeft w:val="640"/>
          <w:marRight w:val="0"/>
          <w:marTop w:val="0"/>
          <w:marBottom w:val="0"/>
          <w:divBdr>
            <w:top w:val="none" w:sz="0" w:space="0" w:color="auto"/>
            <w:left w:val="none" w:sz="0" w:space="0" w:color="auto"/>
            <w:bottom w:val="none" w:sz="0" w:space="0" w:color="auto"/>
            <w:right w:val="none" w:sz="0" w:space="0" w:color="auto"/>
          </w:divBdr>
        </w:div>
        <w:div w:id="1581480303">
          <w:marLeft w:val="480"/>
          <w:marRight w:val="0"/>
          <w:marTop w:val="0"/>
          <w:marBottom w:val="0"/>
          <w:divBdr>
            <w:top w:val="none" w:sz="0" w:space="0" w:color="auto"/>
            <w:left w:val="none" w:sz="0" w:space="0" w:color="auto"/>
            <w:bottom w:val="none" w:sz="0" w:space="0" w:color="auto"/>
            <w:right w:val="none" w:sz="0" w:space="0" w:color="auto"/>
          </w:divBdr>
        </w:div>
        <w:div w:id="1583754841">
          <w:marLeft w:val="640"/>
          <w:marRight w:val="0"/>
          <w:marTop w:val="0"/>
          <w:marBottom w:val="0"/>
          <w:divBdr>
            <w:top w:val="none" w:sz="0" w:space="0" w:color="auto"/>
            <w:left w:val="none" w:sz="0" w:space="0" w:color="auto"/>
            <w:bottom w:val="none" w:sz="0" w:space="0" w:color="auto"/>
            <w:right w:val="none" w:sz="0" w:space="0" w:color="auto"/>
          </w:divBdr>
        </w:div>
        <w:div w:id="1591502961">
          <w:marLeft w:val="640"/>
          <w:marRight w:val="0"/>
          <w:marTop w:val="0"/>
          <w:marBottom w:val="0"/>
          <w:divBdr>
            <w:top w:val="none" w:sz="0" w:space="0" w:color="auto"/>
            <w:left w:val="none" w:sz="0" w:space="0" w:color="auto"/>
            <w:bottom w:val="none" w:sz="0" w:space="0" w:color="auto"/>
            <w:right w:val="none" w:sz="0" w:space="0" w:color="auto"/>
          </w:divBdr>
        </w:div>
        <w:div w:id="1592592329">
          <w:marLeft w:val="640"/>
          <w:marRight w:val="0"/>
          <w:marTop w:val="0"/>
          <w:marBottom w:val="0"/>
          <w:divBdr>
            <w:top w:val="none" w:sz="0" w:space="0" w:color="auto"/>
            <w:left w:val="none" w:sz="0" w:space="0" w:color="auto"/>
            <w:bottom w:val="none" w:sz="0" w:space="0" w:color="auto"/>
            <w:right w:val="none" w:sz="0" w:space="0" w:color="auto"/>
          </w:divBdr>
        </w:div>
        <w:div w:id="1593050515">
          <w:marLeft w:val="640"/>
          <w:marRight w:val="0"/>
          <w:marTop w:val="0"/>
          <w:marBottom w:val="0"/>
          <w:divBdr>
            <w:top w:val="none" w:sz="0" w:space="0" w:color="auto"/>
            <w:left w:val="none" w:sz="0" w:space="0" w:color="auto"/>
            <w:bottom w:val="none" w:sz="0" w:space="0" w:color="auto"/>
            <w:right w:val="none" w:sz="0" w:space="0" w:color="auto"/>
          </w:divBdr>
        </w:div>
        <w:div w:id="1595557453">
          <w:marLeft w:val="640"/>
          <w:marRight w:val="0"/>
          <w:marTop w:val="0"/>
          <w:marBottom w:val="0"/>
          <w:divBdr>
            <w:top w:val="none" w:sz="0" w:space="0" w:color="auto"/>
            <w:left w:val="none" w:sz="0" w:space="0" w:color="auto"/>
            <w:bottom w:val="none" w:sz="0" w:space="0" w:color="auto"/>
            <w:right w:val="none" w:sz="0" w:space="0" w:color="auto"/>
          </w:divBdr>
        </w:div>
        <w:div w:id="1598636104">
          <w:marLeft w:val="640"/>
          <w:marRight w:val="0"/>
          <w:marTop w:val="0"/>
          <w:marBottom w:val="0"/>
          <w:divBdr>
            <w:top w:val="none" w:sz="0" w:space="0" w:color="auto"/>
            <w:left w:val="none" w:sz="0" w:space="0" w:color="auto"/>
            <w:bottom w:val="none" w:sz="0" w:space="0" w:color="auto"/>
            <w:right w:val="none" w:sz="0" w:space="0" w:color="auto"/>
          </w:divBdr>
        </w:div>
        <w:div w:id="1599294288">
          <w:marLeft w:val="640"/>
          <w:marRight w:val="0"/>
          <w:marTop w:val="0"/>
          <w:marBottom w:val="0"/>
          <w:divBdr>
            <w:top w:val="none" w:sz="0" w:space="0" w:color="auto"/>
            <w:left w:val="none" w:sz="0" w:space="0" w:color="auto"/>
            <w:bottom w:val="none" w:sz="0" w:space="0" w:color="auto"/>
            <w:right w:val="none" w:sz="0" w:space="0" w:color="auto"/>
          </w:divBdr>
        </w:div>
        <w:div w:id="1600748940">
          <w:marLeft w:val="640"/>
          <w:marRight w:val="0"/>
          <w:marTop w:val="0"/>
          <w:marBottom w:val="0"/>
          <w:divBdr>
            <w:top w:val="none" w:sz="0" w:space="0" w:color="auto"/>
            <w:left w:val="none" w:sz="0" w:space="0" w:color="auto"/>
            <w:bottom w:val="none" w:sz="0" w:space="0" w:color="auto"/>
            <w:right w:val="none" w:sz="0" w:space="0" w:color="auto"/>
          </w:divBdr>
        </w:div>
        <w:div w:id="1607032976">
          <w:marLeft w:val="640"/>
          <w:marRight w:val="0"/>
          <w:marTop w:val="0"/>
          <w:marBottom w:val="0"/>
          <w:divBdr>
            <w:top w:val="none" w:sz="0" w:space="0" w:color="auto"/>
            <w:left w:val="none" w:sz="0" w:space="0" w:color="auto"/>
            <w:bottom w:val="none" w:sz="0" w:space="0" w:color="auto"/>
            <w:right w:val="none" w:sz="0" w:space="0" w:color="auto"/>
          </w:divBdr>
        </w:div>
        <w:div w:id="1609266322">
          <w:marLeft w:val="640"/>
          <w:marRight w:val="0"/>
          <w:marTop w:val="0"/>
          <w:marBottom w:val="0"/>
          <w:divBdr>
            <w:top w:val="none" w:sz="0" w:space="0" w:color="auto"/>
            <w:left w:val="none" w:sz="0" w:space="0" w:color="auto"/>
            <w:bottom w:val="none" w:sz="0" w:space="0" w:color="auto"/>
            <w:right w:val="none" w:sz="0" w:space="0" w:color="auto"/>
          </w:divBdr>
        </w:div>
        <w:div w:id="1616401607">
          <w:marLeft w:val="640"/>
          <w:marRight w:val="0"/>
          <w:marTop w:val="0"/>
          <w:marBottom w:val="0"/>
          <w:divBdr>
            <w:top w:val="none" w:sz="0" w:space="0" w:color="auto"/>
            <w:left w:val="none" w:sz="0" w:space="0" w:color="auto"/>
            <w:bottom w:val="none" w:sz="0" w:space="0" w:color="auto"/>
            <w:right w:val="none" w:sz="0" w:space="0" w:color="auto"/>
          </w:divBdr>
        </w:div>
        <w:div w:id="1618365093">
          <w:marLeft w:val="640"/>
          <w:marRight w:val="0"/>
          <w:marTop w:val="0"/>
          <w:marBottom w:val="0"/>
          <w:divBdr>
            <w:top w:val="none" w:sz="0" w:space="0" w:color="auto"/>
            <w:left w:val="none" w:sz="0" w:space="0" w:color="auto"/>
            <w:bottom w:val="none" w:sz="0" w:space="0" w:color="auto"/>
            <w:right w:val="none" w:sz="0" w:space="0" w:color="auto"/>
          </w:divBdr>
        </w:div>
        <w:div w:id="1619027246">
          <w:marLeft w:val="640"/>
          <w:marRight w:val="0"/>
          <w:marTop w:val="0"/>
          <w:marBottom w:val="0"/>
          <w:divBdr>
            <w:top w:val="none" w:sz="0" w:space="0" w:color="auto"/>
            <w:left w:val="none" w:sz="0" w:space="0" w:color="auto"/>
            <w:bottom w:val="none" w:sz="0" w:space="0" w:color="auto"/>
            <w:right w:val="none" w:sz="0" w:space="0" w:color="auto"/>
          </w:divBdr>
        </w:div>
        <w:div w:id="1620606309">
          <w:marLeft w:val="640"/>
          <w:marRight w:val="0"/>
          <w:marTop w:val="0"/>
          <w:marBottom w:val="0"/>
          <w:divBdr>
            <w:top w:val="none" w:sz="0" w:space="0" w:color="auto"/>
            <w:left w:val="none" w:sz="0" w:space="0" w:color="auto"/>
            <w:bottom w:val="none" w:sz="0" w:space="0" w:color="auto"/>
            <w:right w:val="none" w:sz="0" w:space="0" w:color="auto"/>
          </w:divBdr>
        </w:div>
        <w:div w:id="1624771249">
          <w:marLeft w:val="480"/>
          <w:marRight w:val="0"/>
          <w:marTop w:val="0"/>
          <w:marBottom w:val="0"/>
          <w:divBdr>
            <w:top w:val="none" w:sz="0" w:space="0" w:color="auto"/>
            <w:left w:val="none" w:sz="0" w:space="0" w:color="auto"/>
            <w:bottom w:val="none" w:sz="0" w:space="0" w:color="auto"/>
            <w:right w:val="none" w:sz="0" w:space="0" w:color="auto"/>
          </w:divBdr>
        </w:div>
        <w:div w:id="1624772196">
          <w:marLeft w:val="640"/>
          <w:marRight w:val="0"/>
          <w:marTop w:val="0"/>
          <w:marBottom w:val="0"/>
          <w:divBdr>
            <w:top w:val="none" w:sz="0" w:space="0" w:color="auto"/>
            <w:left w:val="none" w:sz="0" w:space="0" w:color="auto"/>
            <w:bottom w:val="none" w:sz="0" w:space="0" w:color="auto"/>
            <w:right w:val="none" w:sz="0" w:space="0" w:color="auto"/>
          </w:divBdr>
        </w:div>
        <w:div w:id="1628926257">
          <w:marLeft w:val="640"/>
          <w:marRight w:val="0"/>
          <w:marTop w:val="0"/>
          <w:marBottom w:val="0"/>
          <w:divBdr>
            <w:top w:val="none" w:sz="0" w:space="0" w:color="auto"/>
            <w:left w:val="none" w:sz="0" w:space="0" w:color="auto"/>
            <w:bottom w:val="none" w:sz="0" w:space="0" w:color="auto"/>
            <w:right w:val="none" w:sz="0" w:space="0" w:color="auto"/>
          </w:divBdr>
        </w:div>
        <w:div w:id="1628973337">
          <w:marLeft w:val="480"/>
          <w:marRight w:val="0"/>
          <w:marTop w:val="0"/>
          <w:marBottom w:val="0"/>
          <w:divBdr>
            <w:top w:val="none" w:sz="0" w:space="0" w:color="auto"/>
            <w:left w:val="none" w:sz="0" w:space="0" w:color="auto"/>
            <w:bottom w:val="none" w:sz="0" w:space="0" w:color="auto"/>
            <w:right w:val="none" w:sz="0" w:space="0" w:color="auto"/>
          </w:divBdr>
        </w:div>
        <w:div w:id="1631208377">
          <w:marLeft w:val="640"/>
          <w:marRight w:val="0"/>
          <w:marTop w:val="0"/>
          <w:marBottom w:val="0"/>
          <w:divBdr>
            <w:top w:val="none" w:sz="0" w:space="0" w:color="auto"/>
            <w:left w:val="none" w:sz="0" w:space="0" w:color="auto"/>
            <w:bottom w:val="none" w:sz="0" w:space="0" w:color="auto"/>
            <w:right w:val="none" w:sz="0" w:space="0" w:color="auto"/>
          </w:divBdr>
        </w:div>
        <w:div w:id="1632591112">
          <w:marLeft w:val="480"/>
          <w:marRight w:val="0"/>
          <w:marTop w:val="0"/>
          <w:marBottom w:val="0"/>
          <w:divBdr>
            <w:top w:val="none" w:sz="0" w:space="0" w:color="auto"/>
            <w:left w:val="none" w:sz="0" w:space="0" w:color="auto"/>
            <w:bottom w:val="none" w:sz="0" w:space="0" w:color="auto"/>
            <w:right w:val="none" w:sz="0" w:space="0" w:color="auto"/>
          </w:divBdr>
        </w:div>
        <w:div w:id="1637296448">
          <w:marLeft w:val="640"/>
          <w:marRight w:val="0"/>
          <w:marTop w:val="0"/>
          <w:marBottom w:val="0"/>
          <w:divBdr>
            <w:top w:val="none" w:sz="0" w:space="0" w:color="auto"/>
            <w:left w:val="none" w:sz="0" w:space="0" w:color="auto"/>
            <w:bottom w:val="none" w:sz="0" w:space="0" w:color="auto"/>
            <w:right w:val="none" w:sz="0" w:space="0" w:color="auto"/>
          </w:divBdr>
        </w:div>
        <w:div w:id="1637833314">
          <w:marLeft w:val="640"/>
          <w:marRight w:val="0"/>
          <w:marTop w:val="0"/>
          <w:marBottom w:val="0"/>
          <w:divBdr>
            <w:top w:val="none" w:sz="0" w:space="0" w:color="auto"/>
            <w:left w:val="none" w:sz="0" w:space="0" w:color="auto"/>
            <w:bottom w:val="none" w:sz="0" w:space="0" w:color="auto"/>
            <w:right w:val="none" w:sz="0" w:space="0" w:color="auto"/>
          </w:divBdr>
        </w:div>
        <w:div w:id="1641305386">
          <w:marLeft w:val="480"/>
          <w:marRight w:val="0"/>
          <w:marTop w:val="0"/>
          <w:marBottom w:val="0"/>
          <w:divBdr>
            <w:top w:val="none" w:sz="0" w:space="0" w:color="auto"/>
            <w:left w:val="none" w:sz="0" w:space="0" w:color="auto"/>
            <w:bottom w:val="none" w:sz="0" w:space="0" w:color="auto"/>
            <w:right w:val="none" w:sz="0" w:space="0" w:color="auto"/>
          </w:divBdr>
        </w:div>
        <w:div w:id="1645423665">
          <w:marLeft w:val="480"/>
          <w:marRight w:val="0"/>
          <w:marTop w:val="0"/>
          <w:marBottom w:val="0"/>
          <w:divBdr>
            <w:top w:val="none" w:sz="0" w:space="0" w:color="auto"/>
            <w:left w:val="none" w:sz="0" w:space="0" w:color="auto"/>
            <w:bottom w:val="none" w:sz="0" w:space="0" w:color="auto"/>
            <w:right w:val="none" w:sz="0" w:space="0" w:color="auto"/>
          </w:divBdr>
        </w:div>
        <w:div w:id="1649895952">
          <w:marLeft w:val="640"/>
          <w:marRight w:val="0"/>
          <w:marTop w:val="0"/>
          <w:marBottom w:val="0"/>
          <w:divBdr>
            <w:top w:val="none" w:sz="0" w:space="0" w:color="auto"/>
            <w:left w:val="none" w:sz="0" w:space="0" w:color="auto"/>
            <w:bottom w:val="none" w:sz="0" w:space="0" w:color="auto"/>
            <w:right w:val="none" w:sz="0" w:space="0" w:color="auto"/>
          </w:divBdr>
        </w:div>
        <w:div w:id="1649936513">
          <w:marLeft w:val="0"/>
          <w:marRight w:val="0"/>
          <w:marTop w:val="0"/>
          <w:marBottom w:val="0"/>
          <w:divBdr>
            <w:top w:val="none" w:sz="0" w:space="0" w:color="auto"/>
            <w:left w:val="none" w:sz="0" w:space="0" w:color="auto"/>
            <w:bottom w:val="none" w:sz="0" w:space="0" w:color="auto"/>
            <w:right w:val="none" w:sz="0" w:space="0" w:color="auto"/>
          </w:divBdr>
        </w:div>
        <w:div w:id="1660379900">
          <w:marLeft w:val="0"/>
          <w:marRight w:val="0"/>
          <w:marTop w:val="0"/>
          <w:marBottom w:val="0"/>
          <w:divBdr>
            <w:top w:val="none" w:sz="0" w:space="0" w:color="auto"/>
            <w:left w:val="none" w:sz="0" w:space="0" w:color="auto"/>
            <w:bottom w:val="none" w:sz="0" w:space="0" w:color="auto"/>
            <w:right w:val="none" w:sz="0" w:space="0" w:color="auto"/>
          </w:divBdr>
        </w:div>
        <w:div w:id="1664505525">
          <w:marLeft w:val="640"/>
          <w:marRight w:val="0"/>
          <w:marTop w:val="0"/>
          <w:marBottom w:val="0"/>
          <w:divBdr>
            <w:top w:val="none" w:sz="0" w:space="0" w:color="auto"/>
            <w:left w:val="none" w:sz="0" w:space="0" w:color="auto"/>
            <w:bottom w:val="none" w:sz="0" w:space="0" w:color="auto"/>
            <w:right w:val="none" w:sz="0" w:space="0" w:color="auto"/>
          </w:divBdr>
        </w:div>
        <w:div w:id="1665469263">
          <w:marLeft w:val="0"/>
          <w:marRight w:val="0"/>
          <w:marTop w:val="0"/>
          <w:marBottom w:val="0"/>
          <w:divBdr>
            <w:top w:val="none" w:sz="0" w:space="0" w:color="auto"/>
            <w:left w:val="none" w:sz="0" w:space="0" w:color="auto"/>
            <w:bottom w:val="none" w:sz="0" w:space="0" w:color="auto"/>
            <w:right w:val="none" w:sz="0" w:space="0" w:color="auto"/>
          </w:divBdr>
        </w:div>
        <w:div w:id="1672835122">
          <w:marLeft w:val="0"/>
          <w:marRight w:val="0"/>
          <w:marTop w:val="0"/>
          <w:marBottom w:val="0"/>
          <w:divBdr>
            <w:top w:val="none" w:sz="0" w:space="0" w:color="auto"/>
            <w:left w:val="none" w:sz="0" w:space="0" w:color="auto"/>
            <w:bottom w:val="none" w:sz="0" w:space="0" w:color="auto"/>
            <w:right w:val="none" w:sz="0" w:space="0" w:color="auto"/>
          </w:divBdr>
        </w:div>
        <w:div w:id="1674912389">
          <w:marLeft w:val="480"/>
          <w:marRight w:val="0"/>
          <w:marTop w:val="0"/>
          <w:marBottom w:val="0"/>
          <w:divBdr>
            <w:top w:val="none" w:sz="0" w:space="0" w:color="auto"/>
            <w:left w:val="none" w:sz="0" w:space="0" w:color="auto"/>
            <w:bottom w:val="none" w:sz="0" w:space="0" w:color="auto"/>
            <w:right w:val="none" w:sz="0" w:space="0" w:color="auto"/>
          </w:divBdr>
        </w:div>
        <w:div w:id="1674995164">
          <w:marLeft w:val="640"/>
          <w:marRight w:val="0"/>
          <w:marTop w:val="0"/>
          <w:marBottom w:val="0"/>
          <w:divBdr>
            <w:top w:val="none" w:sz="0" w:space="0" w:color="auto"/>
            <w:left w:val="none" w:sz="0" w:space="0" w:color="auto"/>
            <w:bottom w:val="none" w:sz="0" w:space="0" w:color="auto"/>
            <w:right w:val="none" w:sz="0" w:space="0" w:color="auto"/>
          </w:divBdr>
        </w:div>
        <w:div w:id="1678994475">
          <w:marLeft w:val="0"/>
          <w:marRight w:val="0"/>
          <w:marTop w:val="0"/>
          <w:marBottom w:val="0"/>
          <w:divBdr>
            <w:top w:val="none" w:sz="0" w:space="0" w:color="auto"/>
            <w:left w:val="none" w:sz="0" w:space="0" w:color="auto"/>
            <w:bottom w:val="none" w:sz="0" w:space="0" w:color="auto"/>
            <w:right w:val="none" w:sz="0" w:space="0" w:color="auto"/>
          </w:divBdr>
        </w:div>
        <w:div w:id="1681737466">
          <w:marLeft w:val="480"/>
          <w:marRight w:val="0"/>
          <w:marTop w:val="0"/>
          <w:marBottom w:val="0"/>
          <w:divBdr>
            <w:top w:val="none" w:sz="0" w:space="0" w:color="auto"/>
            <w:left w:val="none" w:sz="0" w:space="0" w:color="auto"/>
            <w:bottom w:val="none" w:sz="0" w:space="0" w:color="auto"/>
            <w:right w:val="none" w:sz="0" w:space="0" w:color="auto"/>
          </w:divBdr>
        </w:div>
        <w:div w:id="1683700994">
          <w:marLeft w:val="640"/>
          <w:marRight w:val="0"/>
          <w:marTop w:val="0"/>
          <w:marBottom w:val="0"/>
          <w:divBdr>
            <w:top w:val="none" w:sz="0" w:space="0" w:color="auto"/>
            <w:left w:val="none" w:sz="0" w:space="0" w:color="auto"/>
            <w:bottom w:val="none" w:sz="0" w:space="0" w:color="auto"/>
            <w:right w:val="none" w:sz="0" w:space="0" w:color="auto"/>
          </w:divBdr>
        </w:div>
        <w:div w:id="1690373248">
          <w:marLeft w:val="480"/>
          <w:marRight w:val="0"/>
          <w:marTop w:val="0"/>
          <w:marBottom w:val="0"/>
          <w:divBdr>
            <w:top w:val="none" w:sz="0" w:space="0" w:color="auto"/>
            <w:left w:val="none" w:sz="0" w:space="0" w:color="auto"/>
            <w:bottom w:val="none" w:sz="0" w:space="0" w:color="auto"/>
            <w:right w:val="none" w:sz="0" w:space="0" w:color="auto"/>
          </w:divBdr>
        </w:div>
        <w:div w:id="1690453418">
          <w:marLeft w:val="640"/>
          <w:marRight w:val="0"/>
          <w:marTop w:val="0"/>
          <w:marBottom w:val="0"/>
          <w:divBdr>
            <w:top w:val="none" w:sz="0" w:space="0" w:color="auto"/>
            <w:left w:val="none" w:sz="0" w:space="0" w:color="auto"/>
            <w:bottom w:val="none" w:sz="0" w:space="0" w:color="auto"/>
            <w:right w:val="none" w:sz="0" w:space="0" w:color="auto"/>
          </w:divBdr>
        </w:div>
        <w:div w:id="1693070005">
          <w:marLeft w:val="640"/>
          <w:marRight w:val="0"/>
          <w:marTop w:val="0"/>
          <w:marBottom w:val="0"/>
          <w:divBdr>
            <w:top w:val="none" w:sz="0" w:space="0" w:color="auto"/>
            <w:left w:val="none" w:sz="0" w:space="0" w:color="auto"/>
            <w:bottom w:val="none" w:sz="0" w:space="0" w:color="auto"/>
            <w:right w:val="none" w:sz="0" w:space="0" w:color="auto"/>
          </w:divBdr>
        </w:div>
        <w:div w:id="1695690049">
          <w:marLeft w:val="640"/>
          <w:marRight w:val="0"/>
          <w:marTop w:val="0"/>
          <w:marBottom w:val="0"/>
          <w:divBdr>
            <w:top w:val="none" w:sz="0" w:space="0" w:color="auto"/>
            <w:left w:val="none" w:sz="0" w:space="0" w:color="auto"/>
            <w:bottom w:val="none" w:sz="0" w:space="0" w:color="auto"/>
            <w:right w:val="none" w:sz="0" w:space="0" w:color="auto"/>
          </w:divBdr>
        </w:div>
        <w:div w:id="1695763035">
          <w:marLeft w:val="640"/>
          <w:marRight w:val="0"/>
          <w:marTop w:val="0"/>
          <w:marBottom w:val="0"/>
          <w:divBdr>
            <w:top w:val="none" w:sz="0" w:space="0" w:color="auto"/>
            <w:left w:val="none" w:sz="0" w:space="0" w:color="auto"/>
            <w:bottom w:val="none" w:sz="0" w:space="0" w:color="auto"/>
            <w:right w:val="none" w:sz="0" w:space="0" w:color="auto"/>
          </w:divBdr>
        </w:div>
        <w:div w:id="1700474433">
          <w:marLeft w:val="640"/>
          <w:marRight w:val="0"/>
          <w:marTop w:val="0"/>
          <w:marBottom w:val="0"/>
          <w:divBdr>
            <w:top w:val="none" w:sz="0" w:space="0" w:color="auto"/>
            <w:left w:val="none" w:sz="0" w:space="0" w:color="auto"/>
            <w:bottom w:val="none" w:sz="0" w:space="0" w:color="auto"/>
            <w:right w:val="none" w:sz="0" w:space="0" w:color="auto"/>
          </w:divBdr>
        </w:div>
        <w:div w:id="1701009633">
          <w:marLeft w:val="640"/>
          <w:marRight w:val="0"/>
          <w:marTop w:val="0"/>
          <w:marBottom w:val="0"/>
          <w:divBdr>
            <w:top w:val="none" w:sz="0" w:space="0" w:color="auto"/>
            <w:left w:val="none" w:sz="0" w:space="0" w:color="auto"/>
            <w:bottom w:val="none" w:sz="0" w:space="0" w:color="auto"/>
            <w:right w:val="none" w:sz="0" w:space="0" w:color="auto"/>
          </w:divBdr>
        </w:div>
        <w:div w:id="1704937169">
          <w:marLeft w:val="480"/>
          <w:marRight w:val="0"/>
          <w:marTop w:val="0"/>
          <w:marBottom w:val="0"/>
          <w:divBdr>
            <w:top w:val="none" w:sz="0" w:space="0" w:color="auto"/>
            <w:left w:val="none" w:sz="0" w:space="0" w:color="auto"/>
            <w:bottom w:val="none" w:sz="0" w:space="0" w:color="auto"/>
            <w:right w:val="none" w:sz="0" w:space="0" w:color="auto"/>
          </w:divBdr>
        </w:div>
        <w:div w:id="1706830511">
          <w:marLeft w:val="640"/>
          <w:marRight w:val="0"/>
          <w:marTop w:val="0"/>
          <w:marBottom w:val="0"/>
          <w:divBdr>
            <w:top w:val="none" w:sz="0" w:space="0" w:color="auto"/>
            <w:left w:val="none" w:sz="0" w:space="0" w:color="auto"/>
            <w:bottom w:val="none" w:sz="0" w:space="0" w:color="auto"/>
            <w:right w:val="none" w:sz="0" w:space="0" w:color="auto"/>
          </w:divBdr>
        </w:div>
        <w:div w:id="1708988861">
          <w:marLeft w:val="640"/>
          <w:marRight w:val="0"/>
          <w:marTop w:val="0"/>
          <w:marBottom w:val="0"/>
          <w:divBdr>
            <w:top w:val="none" w:sz="0" w:space="0" w:color="auto"/>
            <w:left w:val="none" w:sz="0" w:space="0" w:color="auto"/>
            <w:bottom w:val="none" w:sz="0" w:space="0" w:color="auto"/>
            <w:right w:val="none" w:sz="0" w:space="0" w:color="auto"/>
          </w:divBdr>
        </w:div>
        <w:div w:id="1712269838">
          <w:marLeft w:val="640"/>
          <w:marRight w:val="0"/>
          <w:marTop w:val="0"/>
          <w:marBottom w:val="0"/>
          <w:divBdr>
            <w:top w:val="none" w:sz="0" w:space="0" w:color="auto"/>
            <w:left w:val="none" w:sz="0" w:space="0" w:color="auto"/>
            <w:bottom w:val="none" w:sz="0" w:space="0" w:color="auto"/>
            <w:right w:val="none" w:sz="0" w:space="0" w:color="auto"/>
          </w:divBdr>
        </w:div>
        <w:div w:id="1713263713">
          <w:marLeft w:val="640"/>
          <w:marRight w:val="0"/>
          <w:marTop w:val="0"/>
          <w:marBottom w:val="0"/>
          <w:divBdr>
            <w:top w:val="none" w:sz="0" w:space="0" w:color="auto"/>
            <w:left w:val="none" w:sz="0" w:space="0" w:color="auto"/>
            <w:bottom w:val="none" w:sz="0" w:space="0" w:color="auto"/>
            <w:right w:val="none" w:sz="0" w:space="0" w:color="auto"/>
          </w:divBdr>
        </w:div>
        <w:div w:id="1714378747">
          <w:marLeft w:val="0"/>
          <w:marRight w:val="0"/>
          <w:marTop w:val="0"/>
          <w:marBottom w:val="0"/>
          <w:divBdr>
            <w:top w:val="none" w:sz="0" w:space="0" w:color="auto"/>
            <w:left w:val="none" w:sz="0" w:space="0" w:color="auto"/>
            <w:bottom w:val="none" w:sz="0" w:space="0" w:color="auto"/>
            <w:right w:val="none" w:sz="0" w:space="0" w:color="auto"/>
          </w:divBdr>
        </w:div>
        <w:div w:id="1717925156">
          <w:marLeft w:val="640"/>
          <w:marRight w:val="0"/>
          <w:marTop w:val="0"/>
          <w:marBottom w:val="0"/>
          <w:divBdr>
            <w:top w:val="none" w:sz="0" w:space="0" w:color="auto"/>
            <w:left w:val="none" w:sz="0" w:space="0" w:color="auto"/>
            <w:bottom w:val="none" w:sz="0" w:space="0" w:color="auto"/>
            <w:right w:val="none" w:sz="0" w:space="0" w:color="auto"/>
          </w:divBdr>
        </w:div>
        <w:div w:id="1720590770">
          <w:marLeft w:val="0"/>
          <w:marRight w:val="0"/>
          <w:marTop w:val="0"/>
          <w:marBottom w:val="0"/>
          <w:divBdr>
            <w:top w:val="none" w:sz="0" w:space="0" w:color="auto"/>
            <w:left w:val="none" w:sz="0" w:space="0" w:color="auto"/>
            <w:bottom w:val="none" w:sz="0" w:space="0" w:color="auto"/>
            <w:right w:val="none" w:sz="0" w:space="0" w:color="auto"/>
          </w:divBdr>
        </w:div>
        <w:div w:id="1721981209">
          <w:marLeft w:val="640"/>
          <w:marRight w:val="0"/>
          <w:marTop w:val="0"/>
          <w:marBottom w:val="0"/>
          <w:divBdr>
            <w:top w:val="none" w:sz="0" w:space="0" w:color="auto"/>
            <w:left w:val="none" w:sz="0" w:space="0" w:color="auto"/>
            <w:bottom w:val="none" w:sz="0" w:space="0" w:color="auto"/>
            <w:right w:val="none" w:sz="0" w:space="0" w:color="auto"/>
          </w:divBdr>
        </w:div>
        <w:div w:id="1727073153">
          <w:marLeft w:val="480"/>
          <w:marRight w:val="0"/>
          <w:marTop w:val="0"/>
          <w:marBottom w:val="0"/>
          <w:divBdr>
            <w:top w:val="none" w:sz="0" w:space="0" w:color="auto"/>
            <w:left w:val="none" w:sz="0" w:space="0" w:color="auto"/>
            <w:bottom w:val="none" w:sz="0" w:space="0" w:color="auto"/>
            <w:right w:val="none" w:sz="0" w:space="0" w:color="auto"/>
          </w:divBdr>
        </w:div>
        <w:div w:id="1729911483">
          <w:marLeft w:val="640"/>
          <w:marRight w:val="0"/>
          <w:marTop w:val="0"/>
          <w:marBottom w:val="0"/>
          <w:divBdr>
            <w:top w:val="none" w:sz="0" w:space="0" w:color="auto"/>
            <w:left w:val="none" w:sz="0" w:space="0" w:color="auto"/>
            <w:bottom w:val="none" w:sz="0" w:space="0" w:color="auto"/>
            <w:right w:val="none" w:sz="0" w:space="0" w:color="auto"/>
          </w:divBdr>
        </w:div>
        <w:div w:id="1731028551">
          <w:marLeft w:val="480"/>
          <w:marRight w:val="0"/>
          <w:marTop w:val="0"/>
          <w:marBottom w:val="0"/>
          <w:divBdr>
            <w:top w:val="none" w:sz="0" w:space="0" w:color="auto"/>
            <w:left w:val="none" w:sz="0" w:space="0" w:color="auto"/>
            <w:bottom w:val="none" w:sz="0" w:space="0" w:color="auto"/>
            <w:right w:val="none" w:sz="0" w:space="0" w:color="auto"/>
          </w:divBdr>
        </w:div>
        <w:div w:id="1733230722">
          <w:marLeft w:val="480"/>
          <w:marRight w:val="0"/>
          <w:marTop w:val="0"/>
          <w:marBottom w:val="0"/>
          <w:divBdr>
            <w:top w:val="none" w:sz="0" w:space="0" w:color="auto"/>
            <w:left w:val="none" w:sz="0" w:space="0" w:color="auto"/>
            <w:bottom w:val="none" w:sz="0" w:space="0" w:color="auto"/>
            <w:right w:val="none" w:sz="0" w:space="0" w:color="auto"/>
          </w:divBdr>
        </w:div>
        <w:div w:id="1733768134">
          <w:marLeft w:val="640"/>
          <w:marRight w:val="0"/>
          <w:marTop w:val="0"/>
          <w:marBottom w:val="0"/>
          <w:divBdr>
            <w:top w:val="none" w:sz="0" w:space="0" w:color="auto"/>
            <w:left w:val="none" w:sz="0" w:space="0" w:color="auto"/>
            <w:bottom w:val="none" w:sz="0" w:space="0" w:color="auto"/>
            <w:right w:val="none" w:sz="0" w:space="0" w:color="auto"/>
          </w:divBdr>
        </w:div>
        <w:div w:id="1736078426">
          <w:marLeft w:val="640"/>
          <w:marRight w:val="0"/>
          <w:marTop w:val="0"/>
          <w:marBottom w:val="0"/>
          <w:divBdr>
            <w:top w:val="none" w:sz="0" w:space="0" w:color="auto"/>
            <w:left w:val="none" w:sz="0" w:space="0" w:color="auto"/>
            <w:bottom w:val="none" w:sz="0" w:space="0" w:color="auto"/>
            <w:right w:val="none" w:sz="0" w:space="0" w:color="auto"/>
          </w:divBdr>
        </w:div>
        <w:div w:id="1737583600">
          <w:marLeft w:val="0"/>
          <w:marRight w:val="0"/>
          <w:marTop w:val="0"/>
          <w:marBottom w:val="0"/>
          <w:divBdr>
            <w:top w:val="none" w:sz="0" w:space="0" w:color="auto"/>
            <w:left w:val="none" w:sz="0" w:space="0" w:color="auto"/>
            <w:bottom w:val="none" w:sz="0" w:space="0" w:color="auto"/>
            <w:right w:val="none" w:sz="0" w:space="0" w:color="auto"/>
          </w:divBdr>
        </w:div>
        <w:div w:id="1739211133">
          <w:marLeft w:val="640"/>
          <w:marRight w:val="0"/>
          <w:marTop w:val="0"/>
          <w:marBottom w:val="0"/>
          <w:divBdr>
            <w:top w:val="none" w:sz="0" w:space="0" w:color="auto"/>
            <w:left w:val="none" w:sz="0" w:space="0" w:color="auto"/>
            <w:bottom w:val="none" w:sz="0" w:space="0" w:color="auto"/>
            <w:right w:val="none" w:sz="0" w:space="0" w:color="auto"/>
          </w:divBdr>
        </w:div>
        <w:div w:id="1739328816">
          <w:marLeft w:val="640"/>
          <w:marRight w:val="0"/>
          <w:marTop w:val="0"/>
          <w:marBottom w:val="0"/>
          <w:divBdr>
            <w:top w:val="none" w:sz="0" w:space="0" w:color="auto"/>
            <w:left w:val="none" w:sz="0" w:space="0" w:color="auto"/>
            <w:bottom w:val="none" w:sz="0" w:space="0" w:color="auto"/>
            <w:right w:val="none" w:sz="0" w:space="0" w:color="auto"/>
          </w:divBdr>
        </w:div>
        <w:div w:id="1742019252">
          <w:marLeft w:val="640"/>
          <w:marRight w:val="0"/>
          <w:marTop w:val="0"/>
          <w:marBottom w:val="0"/>
          <w:divBdr>
            <w:top w:val="none" w:sz="0" w:space="0" w:color="auto"/>
            <w:left w:val="none" w:sz="0" w:space="0" w:color="auto"/>
            <w:bottom w:val="none" w:sz="0" w:space="0" w:color="auto"/>
            <w:right w:val="none" w:sz="0" w:space="0" w:color="auto"/>
          </w:divBdr>
        </w:div>
        <w:div w:id="1745180611">
          <w:marLeft w:val="640"/>
          <w:marRight w:val="0"/>
          <w:marTop w:val="0"/>
          <w:marBottom w:val="0"/>
          <w:divBdr>
            <w:top w:val="none" w:sz="0" w:space="0" w:color="auto"/>
            <w:left w:val="none" w:sz="0" w:space="0" w:color="auto"/>
            <w:bottom w:val="none" w:sz="0" w:space="0" w:color="auto"/>
            <w:right w:val="none" w:sz="0" w:space="0" w:color="auto"/>
          </w:divBdr>
        </w:div>
        <w:div w:id="1747067690">
          <w:marLeft w:val="640"/>
          <w:marRight w:val="0"/>
          <w:marTop w:val="0"/>
          <w:marBottom w:val="0"/>
          <w:divBdr>
            <w:top w:val="none" w:sz="0" w:space="0" w:color="auto"/>
            <w:left w:val="none" w:sz="0" w:space="0" w:color="auto"/>
            <w:bottom w:val="none" w:sz="0" w:space="0" w:color="auto"/>
            <w:right w:val="none" w:sz="0" w:space="0" w:color="auto"/>
          </w:divBdr>
        </w:div>
        <w:div w:id="1752392609">
          <w:marLeft w:val="640"/>
          <w:marRight w:val="0"/>
          <w:marTop w:val="0"/>
          <w:marBottom w:val="0"/>
          <w:divBdr>
            <w:top w:val="none" w:sz="0" w:space="0" w:color="auto"/>
            <w:left w:val="none" w:sz="0" w:space="0" w:color="auto"/>
            <w:bottom w:val="none" w:sz="0" w:space="0" w:color="auto"/>
            <w:right w:val="none" w:sz="0" w:space="0" w:color="auto"/>
          </w:divBdr>
        </w:div>
        <w:div w:id="1753891436">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comments.xml.rels><?xml version="1.0" encoding="UTF-8" standalone="yes"?>
<Relationships xmlns="http://schemas.openxmlformats.org/package/2006/relationships"><Relationship Id="rId8" Type="http://schemas.openxmlformats.org/officeDocument/2006/relationships/hyperlink" Target="https://la.disneyresearch.com/holotile/" TargetMode="External"/><Relationship Id="rId3" Type="http://schemas.openxmlformats.org/officeDocument/2006/relationships/hyperlink" Target="https://doi.org/10.1146/annurev-psych-010213-115035;" TargetMode="External"/><Relationship Id="rId7" Type="http://schemas.openxmlformats.org/officeDocument/2006/relationships/hyperlink" Target="https://drive.google.com/drive/folders/1oIoK8N-V430i78ePhQhWQcbofhMa4Umz?usp=drive_link" TargetMode="External"/><Relationship Id="rId2" Type="http://schemas.openxmlformats.org/officeDocument/2006/relationships/hyperlink" Target="https://doi.org/10.1038/nrn3666;" TargetMode="External"/><Relationship Id="rId1" Type="http://schemas.openxmlformats.org/officeDocument/2006/relationships/hyperlink" Target="https://rhul.sharepoint.com/:w:/r/sites/StoryFutures/_layouts/15/Doc.aspx?sourcedoc=%7B92A6705D-2A7B-4A56-8BED-D1288779628F%7D&amp;file=MS%20Value%20Brainstorm.docx&amp;action=default&amp;mobileredirect=true" TargetMode="External"/><Relationship Id="rId6" Type="http://schemas.openxmlformats.org/officeDocument/2006/relationships/hyperlink" Target="https://drive.google.com/file/d/1coEeu_dPYDRUX5KrU5376525QQQFs_43/view" TargetMode="External"/><Relationship Id="rId5" Type="http://schemas.openxmlformats.org/officeDocument/2006/relationships/hyperlink" Target="mailto:Hazel.Dixon@rhul.ac.uk" TargetMode="External"/><Relationship Id="rId4" Type="http://schemas.openxmlformats.org/officeDocument/2006/relationships/hyperlink" Target="https://doi.org/10.1016/j.neuron.2014.05.001" TargetMode="External"/></Relationship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hyperlink" Target="https://www.openstreetmap.org/" TargetMode="External"/><Relationship Id="rId26" Type="http://schemas.openxmlformats.org/officeDocument/2006/relationships/image" Target="media/image8.gif"/><Relationship Id="rId39" Type="http://schemas.openxmlformats.org/officeDocument/2006/relationships/hyperlink" Target="https://prouast.github.io/heartbeat-js/" TargetMode="External"/><Relationship Id="rId21" Type="http://schemas.openxmlformats.org/officeDocument/2006/relationships/image" Target="media/image4.png"/><Relationship Id="rId34" Type="http://schemas.openxmlformats.org/officeDocument/2006/relationships/image" Target="media/image14.jpeg"/><Relationship Id="rId42" Type="http://schemas.openxmlformats.org/officeDocument/2006/relationships/fontTable" Target="fontTable.xml"/><Relationship Id="rId47" Type="http://schemas.microsoft.com/office/2020/10/relationships/intelligence" Target="intelligence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1.jpeg"/><Relationship Id="rId29" Type="http://schemas.openxmlformats.org/officeDocument/2006/relationships/hyperlink" Target="https://commons.wikimedia.org/wiki/File:Big_calico_cat_at_Cross_Shinjuku_Vision_20211203-1.jpg"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image" Target="media/image7.png"/><Relationship Id="rId32" Type="http://schemas.openxmlformats.org/officeDocument/2006/relationships/image" Target="media/image12.png"/><Relationship Id="rId37" Type="http://schemas.openxmlformats.org/officeDocument/2006/relationships/image" Target="media/image16.jpeg"/><Relationship Id="rId40" Type="http://schemas.openxmlformats.org/officeDocument/2006/relationships/header" Target="header1.xml"/><Relationship Id="rId45"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www.figmentproductions.co.uk/" TargetMode="External"/><Relationship Id="rId23" Type="http://schemas.openxmlformats.org/officeDocument/2006/relationships/image" Target="media/image6.svg"/><Relationship Id="rId28" Type="http://schemas.openxmlformats.org/officeDocument/2006/relationships/image" Target="media/image10.jpeg"/><Relationship Id="rId36" Type="http://schemas.openxmlformats.org/officeDocument/2006/relationships/image" Target="media/image15.png"/><Relationship Id="rId10" Type="http://schemas.openxmlformats.org/officeDocument/2006/relationships/endnotes" Target="endnotes.xml"/><Relationship Id="rId19" Type="http://schemas.openxmlformats.org/officeDocument/2006/relationships/image" Target="media/image2.jpeg"/><Relationship Id="rId31" Type="http://schemas.openxmlformats.org/officeDocument/2006/relationships/hyperlink" Target="https://commons.wikimedia.org/wiki/File:Kanizsa_triangle.svg" TargetMode="External"/><Relationship Id="rId44"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image" Target="media/image5.png"/><Relationship Id="rId27" Type="http://schemas.openxmlformats.org/officeDocument/2006/relationships/image" Target="media/image9.jpg"/><Relationship Id="rId30" Type="http://schemas.openxmlformats.org/officeDocument/2006/relationships/image" Target="media/image11.png"/><Relationship Id="rId35" Type="http://schemas.openxmlformats.org/officeDocument/2006/relationships/hyperlink" Target="https://layeredreality.com" TargetMode="External"/><Relationship Id="rId43" Type="http://schemas.microsoft.com/office/2011/relationships/people" Target="people.xml"/><Relationship Id="rId8" Type="http://schemas.openxmlformats.org/officeDocument/2006/relationships/webSettings" Target="webSettings.xml"/><Relationship Id="rId3" Type="http://schemas.openxmlformats.org/officeDocument/2006/relationships/customXml" Target="../customXml/item3.xml"/><Relationship Id="rId12" Type="http://schemas.microsoft.com/office/2011/relationships/commentsExtended" Target="commentsExtended.xml"/><Relationship Id="rId17" Type="http://schemas.openxmlformats.org/officeDocument/2006/relationships/hyperlink" Target="https://touch-mapper.org/en/area" TargetMode="External"/><Relationship Id="rId25" Type="http://schemas.openxmlformats.org/officeDocument/2006/relationships/hyperlink" Target="https://pure.royalholloway.ac.uk/ws/portalfiles/portal/66165262/Accepted_Manuscript.pdf" TargetMode="External"/><Relationship Id="rId33" Type="http://schemas.openxmlformats.org/officeDocument/2006/relationships/image" Target="media/image13.jpeg"/><Relationship Id="rId38" Type="http://schemas.openxmlformats.org/officeDocument/2006/relationships/image" Target="media/image17.png"/><Relationship Id="rId46" Type="http://schemas.microsoft.com/office/2019/05/relationships/documenttasks" Target="documenttasks/documenttasks1.xml"/><Relationship Id="rId20" Type="http://schemas.openxmlformats.org/officeDocument/2006/relationships/image" Target="media/image3.png"/><Relationship Id="rId41" Type="http://schemas.openxmlformats.org/officeDocument/2006/relationships/footer" Target="footer1.xml"/></Relationships>
</file>

<file path=word/documenttasks/documenttasks1.xml><?xml version="1.0" encoding="utf-8"?>
<t:Tasks xmlns:t="http://schemas.microsoft.com/office/tasks/2019/documenttasks" xmlns:oel="http://schemas.microsoft.com/office/2019/extlst">
  <t:Task id="{98609475-5630-474C-AF69-E52A64B85BBC}">
    <t:Anchor>
      <t:Comment id="1602295869"/>
    </t:Anchor>
    <t:History>
      <t:Event id="{482FBE26-A05F-4B89-A018-B8AF3EA166C5}" time="2025-09-12T08:04:35.804Z">
        <t:Attribution userId="S::Andy.Woods@rhul.ac.uk::1f14b3a1-f1dd-4da3-82b5-993b98b7bcdb" userProvider="AD" userName="Woods, Andy"/>
        <t:Create/>
      </t:Event>
      <t:Event id="{434A4F83-6060-4542-BB19-AAB3E4FA98F2}" time="2025-09-12T08:04:35.804Z">
        <t:Attribution userId="S::Andy.Woods@rhul.ac.uk::1f14b3a1-f1dd-4da3-82b5-993b98b7bcdb" userProvider="AD" userName="Woods, Andy"/>
        <t:Assign userId="S::Marusa.Levstek@rhul.ac.uk::324c751c-0c6f-4c25-9eff-ff0489e2701f" userProvider="AD" userName="Levstek, Marusa"/>
      </t:Event>
      <t:Event id="{E057B304-17C0-4C69-A78D-34DB80D9A00E}" time="2025-09-12T08:04:35.804Z">
        <t:Attribution userId="S::Andy.Woods@rhul.ac.uk::1f14b3a1-f1dd-4da3-82b5-993b98b7bcdb" userProvider="AD" userName="Woods, Andy"/>
        <t:SetTitle title="@Levstek, Marusa wouldn’t mind leaving this one with you. Thanks. Kinda fits with your ‘values’ report."/>
      </t:Event>
      <t:Event id="{EB724F49-9004-498D-84A4-9A58CF7808C3}" time="2025-09-19T13:57:00.325Z">
        <t:Attribution userId="S::marusa.levstek@rhul.ac.uk::324c751c-0c6f-4c25-9eff-ff0489e2701f" userProvider="AD" userName="Levstek, Marusa"/>
        <t:Progress percentComplete="100"/>
      </t:Event>
    </t:History>
  </t:Task>
  <t:Task id="{FBB3D785-CBD7-4360-9885-891CDB7AE778}">
    <t:Anchor>
      <t:Comment id="319033770"/>
    </t:Anchor>
    <t:History>
      <t:Event id="{C50FF006-C6D2-415B-B068-43F7085B1702}" time="2026-04-29T21:58:31.916Z">
        <t:Attribution userId="S::rosella.galindoesparza@rhul.ac.uk::03719e36-ec24-45fe-a2b3-abf02e55c532" userProvider="AD" userName="Galindo Esparza, Rosella"/>
        <t:Anchor>
          <t:Comment id="319033770"/>
        </t:Anchor>
        <t:Create/>
      </t:Event>
      <t:Event id="{BEA1DF2E-A4B7-4156-AAEF-2B68B9595BB8}" time="2026-04-29T21:58:31.916Z">
        <t:Attribution userId="S::rosella.galindoesparza@rhul.ac.uk::03719e36-ec24-45fe-a2b3-abf02e55c532" userProvider="AD" userName="Galindo Esparza, Rosella"/>
        <t:Anchor>
          <t:Comment id="319033770"/>
        </t:Anchor>
        <t:Assign userId="S::Andy.Woods@rhul.ac.uk::1f14b3a1-f1dd-4da3-82b5-993b98b7bcdb" userProvider="AD" userName="Woods, Andy"/>
      </t:Event>
      <t:Event id="{8FE39A66-6268-4DDA-A26A-963179652A6C}" time="2026-04-29T21:58:31.916Z">
        <t:Attribution userId="S::rosella.galindoesparza@rhul.ac.uk::03719e36-ec24-45fe-a2b3-abf02e55c532" userProvider="AD" userName="Galindo Esparza, Rosella"/>
        <t:Anchor>
          <t:Comment id="319033770"/>
        </t:Anchor>
        <t:SetTitle title="@Woods, Andy is 1018 a footnote or a reference? The 4-digit number does not make sense."/>
      </t:Event>
      <t:Event id="{DC4D8642-AE70-403C-9985-88A6E226B5AB}" time="2026-04-30T06:05:50.678Z">
        <t:Attribution userId="S::andy.woods@rhul.ac.uk::1f14b3a1-f1dd-4da3-82b5-993b98b7bcdb" userProvider="AD" userName="Woods, Andy"/>
        <t:Progress percentComplete="100"/>
      </t:Event>
    </t:History>
  </t:Task>
  <t:Task id="{D5BE4838-5258-4C0D-9C83-0F4867B97337}">
    <t:Anchor>
      <t:Comment id="995362950"/>
    </t:Anchor>
    <t:History>
      <t:Event id="{39059E37-3DAD-467B-83F0-433DBEC61ADA}" time="2025-09-04T08:52:30.718Z">
        <t:Attribution userId="S::Andy.Woods@rhul.ac.uk::1f14b3a1-f1dd-4da3-82b5-993b98b7bcdb" userProvider="AD" userName="Woods, Andy"/>
        <t:Anchor>
          <t:Comment id="995362950"/>
        </t:Anchor>
        <t:Create/>
      </t:Event>
      <t:Event id="{301ABAAD-3DCD-4760-B88F-E9A00A0326C1}" time="2025-09-04T08:52:30.718Z">
        <t:Attribution userId="S::Andy.Woods@rhul.ac.uk::1f14b3a1-f1dd-4da3-82b5-993b98b7bcdb" userProvider="AD" userName="Woods, Andy"/>
        <t:Anchor>
          <t:Comment id="995362950"/>
        </t:Anchor>
        <t:Assign userId="S::Marusa.Levstek@rhul.ac.uk::324c751c-0c6f-4c25-9eff-ff0489e2701f" userProvider="AD" userName="Levstek, Marusa"/>
      </t:Event>
      <t:Event id="{CF98B98A-22A4-437E-8152-8BEAA0CAEDF5}" time="2025-09-04T08:52:30.718Z">
        <t:Attribution userId="S::Andy.Woods@rhul.ac.uk::1f14b3a1-f1dd-4da3-82b5-993b98b7bcdb" userProvider="AD" userName="Woods, Andy"/>
        <t:Anchor>
          <t:Comment id="995362950"/>
        </t:Anchor>
        <t:SetTitle title="Does Punch drunk offer this ability? Thanks. "/>
      </t:Event>
      <t:Event id="{C6AFC508-9561-4586-B8FC-5F93C5F19307}" time="2025-09-12T08:17:21.275Z">
        <t:Attribution userId="S::Andy.Woods@rhul.ac.uk::1f14b3a1-f1dd-4da3-82b5-993b98b7bcdb" userProvider="AD" userName="Woods, Andy"/>
        <t:Anchor>
          <t:Comment id="1829098372"/>
        </t:Anchor>
        <t:UnassignAll/>
      </t:Event>
      <t:Event id="{50288ECF-507D-4E3A-B060-6B1E5555354A}" time="2025-09-12T08:17:21.275Z">
        <t:Attribution userId="S::Andy.Woods@rhul.ac.uk::1f14b3a1-f1dd-4da3-82b5-993b98b7bcdb" userProvider="AD" userName="Woods, Andy"/>
        <t:Anchor>
          <t:Comment id="1829098372"/>
        </t:Anchor>
        <t:Assign userId="S::Hazel.Dixon@rhul.ac.uk::ef80b7fc-4c12-42ec-b4b7-9bf4c35bb327" userProvider="AD" userName="Dixon, Hazel"/>
      </t:Event>
      <t:Event id="{E1DB1177-D57C-4489-81D9-038676B13C06}" time="2025-09-30T12:02:32.155Z">
        <t:Attribution userId="S::Andy.Woods@rhul.ac.uk::1f14b3a1-f1dd-4da3-82b5-993b98b7bcdb" userProvider="AD" userName="Woods, Andy"/>
        <t:Progress percentComplete="100"/>
      </t:Event>
    </t:History>
  </t:Task>
  <t:Task id="{6F082D04-C02D-40AF-8073-4C49F4E4D749}">
    <t:Anchor>
      <t:Comment id="357630130"/>
    </t:Anchor>
    <t:History>
      <t:Event id="{AD563A82-EF6C-4782-904A-3D5151E3229C}" time="2025-09-23T11:52:56.559Z">
        <t:Attribution userId="S::Andy.Woods@rhul.ac.uk::1f14b3a1-f1dd-4da3-82b5-993b98b7bcdb" userProvider="AD" userName="Woods, Andy"/>
        <t:Anchor>
          <t:Comment id="357630130"/>
        </t:Anchor>
        <t:Create/>
      </t:Event>
      <t:Event id="{3CD32945-72DF-4DC9-BDEC-1E8BC757B628}" time="2025-09-23T11:52:56.559Z">
        <t:Attribution userId="S::Andy.Woods@rhul.ac.uk::1f14b3a1-f1dd-4da3-82b5-993b98b7bcdb" userProvider="AD" userName="Woods, Andy"/>
        <t:Anchor>
          <t:Comment id="357630130"/>
        </t:Anchor>
        <t:Assign userId="S::Hazel.Dixon@rhul.ac.uk::ef80b7fc-4c12-42ec-b4b7-9bf4c35bb327" userProvider="AD" userName="Dixon, Hazel"/>
      </t:Event>
      <t:Event id="{7A61F576-1835-48FA-93DD-31899C64786A}" time="2025-09-23T11:52:56.559Z">
        <t:Attribution userId="S::Andy.Woods@rhul.ac.uk::1f14b3a1-f1dd-4da3-82b5-993b98b7bcdb" userProvider="AD" userName="Woods, Andy"/>
        <t:Anchor>
          <t:Comment id="357630130"/>
        </t:Anchor>
        <t:SetTitle title="Hi @Dixon, Hazel . What do you make of this text? Have I captured that conversation you had? THANKS!"/>
      </t:Event>
      <t:Event id="{3AFB7001-0F99-48D4-883F-F9A611BBEF14}" time="2025-09-29T11:39:27.328Z">
        <t:Attribution userId="S::Andy.Woods@rhul.ac.uk::1f14b3a1-f1dd-4da3-82b5-993b98b7bcdb" userProvider="AD" userName="Woods, Andy"/>
        <t:Progress percentComplete="100"/>
      </t:Event>
    </t:History>
  </t:Task>
  <t:Task id="{CF0F98EA-2C4C-4200-9E2F-C28D52750FF6}">
    <t:Anchor>
      <t:Comment id="878732958"/>
    </t:Anchor>
    <t:History>
      <t:Event id="{5C8D56B2-3B0C-4BB2-9D14-226B4A4A2007}" time="2026-02-20T06:55:43.55Z">
        <t:Attribution userId="S::andy.woods@rhul.ac.uk::1f14b3a1-f1dd-4da3-82b5-993b98b7bcdb" userProvider="AD" userName="Woods, Andy"/>
        <t:Anchor>
          <t:Comment id="10159087"/>
        </t:Anchor>
        <t:Create/>
      </t:Event>
      <t:Event id="{E6CF86B1-3765-473F-ACE1-7E74AAE115C6}" time="2026-02-20T06:55:43.55Z">
        <t:Attribution userId="S::andy.woods@rhul.ac.uk::1f14b3a1-f1dd-4da3-82b5-993b98b7bcdb" userProvider="AD" userName="Woods, Andy"/>
        <t:Anchor>
          <t:Comment id="10159087"/>
        </t:Anchor>
        <t:Assign userId="S::Marusa.Levstek@rhul.ac.uk::324c751c-0c6f-4c25-9eff-ff0489e2701f" userProvider="AD" userName="Levstek, Marusa"/>
      </t:Event>
      <t:Event id="{8B54E5FE-ED74-49C7-A72D-C778419D4F52}" time="2026-02-20T06:55:43.55Z">
        <t:Attribution userId="S::andy.woods@rhul.ac.uk::1f14b3a1-f1dd-4da3-82b5-993b98b7bcdb" userProvider="AD" userName="Woods, Andy"/>
        <t:Anchor>
          <t:Comment id="10159087"/>
        </t:Anchor>
        <t:SetTitle title="@Levstek, Marusa I feel we convert those sqaure brackets to regular?"/>
      </t:Event>
      <t:Event id="{454F9FF6-4776-42E6-9085-32941C656B90}" time="2026-03-02T15:53:15.031Z">
        <t:Attribution userId="S::polly.dalton@rhul.ac.uk::92ac5f7e-1c3f-4ae9-bcc6-bd143a5a6886" userProvider="AD" userName="Dalton, Polly"/>
        <t:Progress percentComplete="100"/>
      </t:Event>
    </t:History>
  </t:Task>
  <t:Task id="{68003BFB-81DC-4263-B657-0A19C9C453B9}">
    <t:Anchor>
      <t:Comment id="879096181"/>
    </t:Anchor>
    <t:History>
      <t:Event id="{0F7B419B-91DF-45EC-9F9E-388905170140}" time="2025-09-12T08:04:35.804Z">
        <t:Attribution userId="S::Andy.Woods@rhul.ac.uk::1f14b3a1-f1dd-4da3-82b5-993b98b7bcdb" userProvider="AD" userName="Woods, Andy"/>
        <t:Anchor>
          <t:Comment id="908228205"/>
        </t:Anchor>
        <t:Create/>
      </t:Event>
      <t:Event id="{37D1823E-6292-4F0C-9399-FDD4716B3379}" time="2025-09-12T08:04:35.804Z">
        <t:Attribution userId="S::Andy.Woods@rhul.ac.uk::1f14b3a1-f1dd-4da3-82b5-993b98b7bcdb" userProvider="AD" userName="Woods, Andy"/>
        <t:Anchor>
          <t:Comment id="908228205"/>
        </t:Anchor>
        <t:Assign userId="S::Marusa.Levstek@rhul.ac.uk::324c751c-0c6f-4c25-9eff-ff0489e2701f" userProvider="AD" userName="Levstek, Marusa"/>
      </t:Event>
      <t:Event id="{6A304F74-5CDA-4E7E-8AAD-B74BAD93A914}" time="2025-09-12T08:04:35.804Z">
        <t:Attribution userId="S::Andy.Woods@rhul.ac.uk::1f14b3a1-f1dd-4da3-82b5-993b98b7bcdb" userProvider="AD" userName="Woods, Andy"/>
        <t:Anchor>
          <t:Comment id="908228205"/>
        </t:Anchor>
        <t:SetTitle title="@Levstek, Marusa wouldn’t mind leaving this one with you. Thanks. Kinda fits with your ‘values’ report."/>
      </t:Event>
      <t:Event id="{344D4CAD-95B8-4B38-BE1B-A9B15CE2FC8E}" time="2025-09-19T13:57:00.325Z">
        <t:Attribution userId="S::marusa.levstek@rhul.ac.uk::324c751c-0c6f-4c25-9eff-ff0489e2701f" userProvider="AD" userName="Levstek, Marusa"/>
        <t:Progress percentComplete="100"/>
      </t:Event>
    </t:History>
  </t:Task>
  <t:Task id="{C8B39FBF-F1D3-4451-AE1F-A6C26DF1D5F8}">
    <t:Anchor>
      <t:Comment id="1362292947"/>
    </t:Anchor>
    <t:History>
      <t:Event id="{7767B409-C37C-4F4C-9AED-9EEEBCB297B2}" time="2026-04-29T22:18:26.609Z">
        <t:Attribution userId="S::rosella.galindoesparza@rhul.ac.uk::03719e36-ec24-45fe-a2b3-abf02e55c532" userProvider="AD" userName="Galindo Esparza, Rosella"/>
        <t:Anchor>
          <t:Comment id="1362292947"/>
        </t:Anchor>
        <t:Create/>
      </t:Event>
      <t:Event id="{A61C5AD1-BE4F-4619-80A3-4E99A0606E93}" time="2026-04-29T22:18:26.609Z">
        <t:Attribution userId="S::rosella.galindoesparza@rhul.ac.uk::03719e36-ec24-45fe-a2b3-abf02e55c532" userProvider="AD" userName="Galindo Esparza, Rosella"/>
        <t:Anchor>
          <t:Comment id="1362292947"/>
        </t:Anchor>
        <t:Assign userId="S::Andy.Woods@rhul.ac.uk::1f14b3a1-f1dd-4da3-82b5-993b98b7bcdb" userProvider="AD" userName="Woods, Andy"/>
      </t:Event>
      <t:Event id="{EF86DA55-75D2-4AD4-B6B1-B89495F3425B}" time="2026-04-29T22:18:26.609Z">
        <t:Attribution userId="S::rosella.galindoesparza@rhul.ac.uk::03719e36-ec24-45fe-a2b3-abf02e55c532" userProvider="AD" userName="Galindo Esparza, Rosella"/>
        <t:Anchor>
          <t:Comment id="1362292947"/>
        </t:Anchor>
        <t:SetTitle title="@Woods, Andy potential mix of reference and footnote? 5-digit number does not make sense as a reference."/>
      </t:Event>
      <t:Event id="{59D7E7D8-4BA6-4283-BD9A-035CA00D38A1}" time="2026-05-18T11:24:52.827Z">
        <t:Attribution userId="S::Andy.Woods@rhul.ac.uk::1f14b3a1-f1dd-4da3-82b5-993b98b7bcdb" userProvider="AD" userName="Woods, Andy"/>
        <t:Progress percentComplete="100"/>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BF06F97C-C444-4D40-AFB1-0F493BC35C94}"/>
      </w:docPartPr>
      <w:docPartBody>
        <w:p w:rsidR="002D4AF2" w:rsidRDefault="001145BF">
          <w:r w:rsidRPr="00156BE4">
            <w:rPr>
              <w:rStyle w:val="PlaceholderText"/>
            </w:rPr>
            <w:t>Click or tap here to enter text.</w:t>
          </w:r>
        </w:p>
      </w:docPartBody>
    </w:docPart>
    <w:docPart>
      <w:docPartPr>
        <w:name w:val="416CA92BB79947C788F9F6ABB1289924"/>
        <w:category>
          <w:name w:val="General"/>
          <w:gallery w:val="placeholder"/>
        </w:category>
        <w:types>
          <w:type w:val="bbPlcHdr"/>
        </w:types>
        <w:behaviors>
          <w:behavior w:val="content"/>
        </w:behaviors>
        <w:guid w:val="{D0D91997-4CD8-48E8-9399-4CAB392C0853}"/>
      </w:docPartPr>
      <w:docPartBody>
        <w:p w:rsidR="002D4AF2" w:rsidRDefault="001145BF" w:rsidP="001145BF">
          <w:pPr>
            <w:pStyle w:val="416CA92BB79947C788F9F6ABB1289924"/>
          </w:pPr>
          <w:r w:rsidRPr="00156BE4">
            <w:rPr>
              <w:rStyle w:val="PlaceholderText"/>
            </w:rPr>
            <w:t>Click or tap here to enter text.</w:t>
          </w:r>
        </w:p>
      </w:docPartBody>
    </w:docPart>
    <w:docPart>
      <w:docPartPr>
        <w:name w:val="E8A8814E7C334400A4B22F38E09D9F1D"/>
        <w:category>
          <w:name w:val="General"/>
          <w:gallery w:val="placeholder"/>
        </w:category>
        <w:types>
          <w:type w:val="bbPlcHdr"/>
        </w:types>
        <w:behaviors>
          <w:behavior w:val="content"/>
        </w:behaviors>
        <w:guid w:val="{A484DBA4-955C-4556-9084-8C5B6655D5AF}"/>
      </w:docPartPr>
      <w:docPartBody>
        <w:p w:rsidR="00461E40" w:rsidRDefault="00461E40" w:rsidP="00461E40">
          <w:pPr>
            <w:pStyle w:val="E8A8814E7C334400A4B22F38E09D9F1D"/>
          </w:pPr>
          <w:r w:rsidRPr="00156BE4">
            <w:rPr>
              <w:rStyle w:val="PlaceholderText"/>
            </w:rPr>
            <w:t>Click or tap here to enter text.</w:t>
          </w:r>
        </w:p>
      </w:docPartBody>
    </w:docPart>
    <w:docPart>
      <w:docPartPr>
        <w:name w:val="6A95B69943A2463B8EE340F2D78FADF7"/>
        <w:category>
          <w:name w:val="General"/>
          <w:gallery w:val="placeholder"/>
        </w:category>
        <w:types>
          <w:type w:val="bbPlcHdr"/>
        </w:types>
        <w:behaviors>
          <w:behavior w:val="content"/>
        </w:behaviors>
        <w:guid w:val="{BF7137FA-5C3F-4C8D-A1BB-D6DE75FFF4E2}"/>
      </w:docPartPr>
      <w:docPartBody>
        <w:p w:rsidR="00461E40" w:rsidRDefault="00461E40" w:rsidP="00461E40">
          <w:pPr>
            <w:pStyle w:val="6A95B69943A2463B8EE340F2D78FADF7"/>
          </w:pPr>
          <w:r w:rsidRPr="00156BE4">
            <w:rPr>
              <w:rStyle w:val="PlaceholderText"/>
            </w:rPr>
            <w:t>Click or tap here to enter text.</w:t>
          </w:r>
        </w:p>
      </w:docPartBody>
    </w:docPart>
    <w:docPart>
      <w:docPartPr>
        <w:name w:val="FEFFD64434385C4595F3146BFB7E377B"/>
        <w:category>
          <w:name w:val="General"/>
          <w:gallery w:val="placeholder"/>
        </w:category>
        <w:types>
          <w:type w:val="bbPlcHdr"/>
        </w:types>
        <w:behaviors>
          <w:behavior w:val="content"/>
        </w:behaviors>
        <w:guid w:val="{E29D1778-5673-4F43-BAE5-EF10A97ED9F1}"/>
      </w:docPartPr>
      <w:docPartBody>
        <w:p w:rsidR="00802F01" w:rsidRDefault="00802F01" w:rsidP="00802F01">
          <w:pPr>
            <w:pStyle w:val="FEFFD64434385C4595F3146BFB7E377B"/>
          </w:pPr>
          <w:r w:rsidRPr="00156BE4">
            <w:rPr>
              <w:rStyle w:val="PlaceholderText"/>
            </w:rPr>
            <w:t>Click or tap here to enter text.</w:t>
          </w:r>
        </w:p>
      </w:docPartBody>
    </w:docPart>
    <w:docPart>
      <w:docPartPr>
        <w:name w:val="CF2BB882134944B2914C66528C988B3E"/>
        <w:category>
          <w:name w:val="General"/>
          <w:gallery w:val="placeholder"/>
        </w:category>
        <w:types>
          <w:type w:val="bbPlcHdr"/>
        </w:types>
        <w:behaviors>
          <w:behavior w:val="content"/>
        </w:behaviors>
        <w:guid w:val="{6B305D52-1455-48DD-AAD1-DDF8DC8618BB}"/>
      </w:docPartPr>
      <w:docPartBody>
        <w:p w:rsidR="00BA13F7" w:rsidRDefault="00BA13F7">
          <w:r w:rsidRPr="044B0010">
            <w:rPr>
              <w:rStyle w:val="PlaceholderText"/>
            </w:rPr>
            <w:t>Click or tap here to enter text.</w:t>
          </w:r>
        </w:p>
      </w:docPartBody>
    </w:docPart>
    <w:docPart>
      <w:docPartPr>
        <w:name w:val="46BEEFB071084253AC0B0A0062F7D958"/>
        <w:category>
          <w:name w:val="General"/>
          <w:gallery w:val="placeholder"/>
        </w:category>
        <w:types>
          <w:type w:val="bbPlcHdr"/>
        </w:types>
        <w:behaviors>
          <w:behavior w:val="content"/>
        </w:behaviors>
        <w:guid w:val="{AC307789-67D0-4ABC-AC2B-B517B90BF219}"/>
      </w:docPartPr>
      <w:docPartBody>
        <w:p w:rsidR="004A4528" w:rsidRDefault="000F607A" w:rsidP="000F607A">
          <w:pPr>
            <w:pStyle w:val="46BEEFB071084253AC0B0A0062F7D958"/>
          </w:pPr>
          <w:r w:rsidRPr="00156BE4">
            <w:rPr>
              <w:rStyle w:val="PlaceholderText"/>
            </w:rPr>
            <w:t>Click or tap here to enter text.</w:t>
          </w:r>
        </w:p>
      </w:docPartBody>
    </w:docPart>
    <w:docPart>
      <w:docPartPr>
        <w:name w:val="C7C7205B587346DD93790B530831F38C"/>
        <w:category>
          <w:name w:val="General"/>
          <w:gallery w:val="placeholder"/>
        </w:category>
        <w:types>
          <w:type w:val="bbPlcHdr"/>
        </w:types>
        <w:behaviors>
          <w:behavior w:val="content"/>
        </w:behaviors>
        <w:guid w:val="{CF007323-2392-419E-9BAE-7E02427B2C78}"/>
      </w:docPartPr>
      <w:docPartBody>
        <w:p w:rsidR="003F3D74" w:rsidRDefault="003F3D74">
          <w:r w:rsidRPr="2EB61C7C">
            <w:rPr>
              <w:rStyle w:val="PlaceholderText"/>
            </w:rPr>
            <w:t>Click or tap here to enter text.</w:t>
          </w:r>
        </w:p>
      </w:docPartBody>
    </w:docPart>
    <w:docPart>
      <w:docPartPr>
        <w:name w:val="BF38261EBD454CAF93C715A55103811F"/>
        <w:category>
          <w:name w:val="General"/>
          <w:gallery w:val="placeholder"/>
        </w:category>
        <w:types>
          <w:type w:val="bbPlcHdr"/>
        </w:types>
        <w:behaviors>
          <w:behavior w:val="content"/>
        </w:behaviors>
        <w:guid w:val="{820A29A1-0BF3-4FB2-8276-18AB48217A59}"/>
      </w:docPartPr>
      <w:docPartBody>
        <w:p w:rsidR="009B41B1" w:rsidRDefault="009B57CD" w:rsidP="009B57CD">
          <w:pPr>
            <w:pStyle w:val="BF38261EBD454CAF93C715A55103811F"/>
          </w:pPr>
          <w:r w:rsidRPr="00156BE4">
            <w:rPr>
              <w:rStyle w:val="PlaceholderText"/>
            </w:rPr>
            <w:t>Click or tap here to enter text.</w:t>
          </w:r>
        </w:p>
      </w:docPartBody>
    </w:docPart>
    <w:docPart>
      <w:docPartPr>
        <w:name w:val="5F875C5DD2AF4765B1D390CE5A3BC048"/>
        <w:category>
          <w:name w:val="General"/>
          <w:gallery w:val="placeholder"/>
        </w:category>
        <w:types>
          <w:type w:val="bbPlcHdr"/>
        </w:types>
        <w:behaviors>
          <w:behavior w:val="content"/>
        </w:behaviors>
        <w:guid w:val="{6483DF4C-CD0C-4AF8-BE60-7FA390FD61A4}"/>
      </w:docPartPr>
      <w:docPartBody>
        <w:p w:rsidR="009B41B1" w:rsidRDefault="009B57CD" w:rsidP="009B57CD">
          <w:pPr>
            <w:pStyle w:val="5F875C5DD2AF4765B1D390CE5A3BC048"/>
          </w:pPr>
          <w:r w:rsidRPr="00156BE4">
            <w:rPr>
              <w:rStyle w:val="PlaceholderText"/>
            </w:rPr>
            <w:t>Click or tap here to enter text.</w:t>
          </w:r>
        </w:p>
      </w:docPartBody>
    </w:docPart>
    <w:docPart>
      <w:docPartPr>
        <w:name w:val="01C158DEA17E43B3B1F722C20C557A1C"/>
        <w:category>
          <w:name w:val="General"/>
          <w:gallery w:val="placeholder"/>
        </w:category>
        <w:types>
          <w:type w:val="bbPlcHdr"/>
        </w:types>
        <w:behaviors>
          <w:behavior w:val="content"/>
        </w:behaviors>
        <w:guid w:val="{BE2B11C4-33FF-4941-B0D1-B9847BE4D569}"/>
      </w:docPartPr>
      <w:docPartBody>
        <w:p w:rsidR="00734F23" w:rsidRDefault="009B41B1" w:rsidP="009B41B1">
          <w:pPr>
            <w:pStyle w:val="01C158DEA17E43B3B1F722C20C557A1C"/>
          </w:pPr>
          <w:r w:rsidRPr="00156BE4">
            <w:rPr>
              <w:rStyle w:val="PlaceholderText"/>
            </w:rPr>
            <w:t>Click or tap here to enter text.</w:t>
          </w:r>
        </w:p>
      </w:docPartBody>
    </w:docPart>
    <w:docPart>
      <w:docPartPr>
        <w:name w:val="4FE9451247634E439ADD8068A67E4DA0"/>
        <w:category>
          <w:name w:val="General"/>
          <w:gallery w:val="placeholder"/>
        </w:category>
        <w:types>
          <w:type w:val="bbPlcHdr"/>
        </w:types>
        <w:behaviors>
          <w:behavior w:val="content"/>
        </w:behaviors>
        <w:guid w:val="{698D3568-9CF7-4169-B604-8B766A0AEA5B}"/>
      </w:docPartPr>
      <w:docPartBody>
        <w:p w:rsidR="0041632A" w:rsidRDefault="0003293C" w:rsidP="0003293C">
          <w:pPr>
            <w:pStyle w:val="4FE9451247634E439ADD8068A67E4DA0"/>
          </w:pPr>
          <w:r w:rsidRPr="00156BE4">
            <w:rPr>
              <w:rStyle w:val="PlaceholderText"/>
            </w:rPr>
            <w:t>Click or tap here to enter text.</w:t>
          </w:r>
        </w:p>
      </w:docPartBody>
    </w:docPart>
    <w:docPart>
      <w:docPartPr>
        <w:name w:val="3707928F584B4B57A996B2DEF3B96B79"/>
        <w:category>
          <w:name w:val="General"/>
          <w:gallery w:val="placeholder"/>
        </w:category>
        <w:types>
          <w:type w:val="bbPlcHdr"/>
        </w:types>
        <w:behaviors>
          <w:behavior w:val="content"/>
        </w:behaviors>
        <w:guid w:val="{B53CEBAE-55E4-4795-AC1C-47849914BAB4}"/>
      </w:docPartPr>
      <w:docPartBody>
        <w:p w:rsidR="00635958" w:rsidRDefault="00B12D54">
          <w:pPr>
            <w:pStyle w:val="3707928F584B4B57A996B2DEF3B96B79"/>
          </w:pPr>
          <w:r w:rsidRPr="28125DA7">
            <w:rPr>
              <w:rStyle w:val="PlaceholderText"/>
            </w:rPr>
            <w:t>Click or tap here to enter text.</w:t>
          </w:r>
        </w:p>
      </w:docPartBody>
    </w:docPart>
    <w:docPart>
      <w:docPartPr>
        <w:name w:val="41182F5B018348A5A1B778C22DDF12F7"/>
        <w:category>
          <w:name w:val="General"/>
          <w:gallery w:val="placeholder"/>
        </w:category>
        <w:types>
          <w:type w:val="bbPlcHdr"/>
        </w:types>
        <w:behaviors>
          <w:behavior w:val="content"/>
        </w:behaviors>
        <w:guid w:val="{E260F9C5-C429-4B8F-B960-BB83FB66840D}"/>
      </w:docPartPr>
      <w:docPartBody>
        <w:p w:rsidR="00635958" w:rsidRDefault="001145BF">
          <w:pPr>
            <w:pStyle w:val="41182F5B018348A5A1B778C22DDF12F7"/>
          </w:pPr>
          <w:r w:rsidRPr="00156BE4">
            <w:rPr>
              <w:rStyle w:val="PlaceholderText"/>
            </w:rPr>
            <w:t>Click or tap here to enter text.</w:t>
          </w:r>
        </w:p>
      </w:docPartBody>
    </w:docPart>
    <w:docPart>
      <w:docPartPr>
        <w:name w:val="FCF5F1E19DA14256BE2D1845EF9B945D"/>
        <w:category>
          <w:name w:val="General"/>
          <w:gallery w:val="placeholder"/>
        </w:category>
        <w:types>
          <w:type w:val="bbPlcHdr"/>
        </w:types>
        <w:behaviors>
          <w:behavior w:val="content"/>
        </w:behaviors>
        <w:guid w:val="{22754499-0DDC-4045-BA18-269988AA3B21}"/>
      </w:docPartPr>
      <w:docPartBody>
        <w:p w:rsidR="00635958" w:rsidRDefault="001145BF">
          <w:pPr>
            <w:pStyle w:val="FCF5F1E19DA14256BE2D1845EF9B945D"/>
          </w:pPr>
          <w:r w:rsidRPr="00156BE4">
            <w:rPr>
              <w:rStyle w:val="PlaceholderText"/>
            </w:rPr>
            <w:t>Click or tap here to enter text.</w:t>
          </w:r>
        </w:p>
      </w:docPartBody>
    </w:docPart>
    <w:docPart>
      <w:docPartPr>
        <w:name w:val="A8A6F2A9A82740098A062EF0682B5DC2"/>
        <w:category>
          <w:name w:val="General"/>
          <w:gallery w:val="placeholder"/>
        </w:category>
        <w:types>
          <w:type w:val="bbPlcHdr"/>
        </w:types>
        <w:behaviors>
          <w:behavior w:val="content"/>
        </w:behaviors>
        <w:guid w:val="{6698E845-A71A-4A2E-A3FF-35CBCDCCA457}"/>
      </w:docPartPr>
      <w:docPartBody>
        <w:p w:rsidR="00D042F3" w:rsidRDefault="001E6570" w:rsidP="001E6570">
          <w:pPr>
            <w:pStyle w:val="A8A6F2A9A82740098A062EF0682B5DC2"/>
          </w:pPr>
          <w:r w:rsidRPr="00156BE4">
            <w:rPr>
              <w:rStyle w:val="PlaceholderText"/>
            </w:rPr>
            <w:t>Click or tap here to enter text.</w:t>
          </w:r>
        </w:p>
      </w:docPartBody>
    </w:docPart>
    <w:docPart>
      <w:docPartPr>
        <w:name w:val="C84FDFBF53D647A780FFA47453546171"/>
        <w:category>
          <w:name w:val="General"/>
          <w:gallery w:val="placeholder"/>
        </w:category>
        <w:types>
          <w:type w:val="bbPlcHdr"/>
        </w:types>
        <w:behaviors>
          <w:behavior w:val="content"/>
        </w:behaviors>
        <w:guid w:val="{252834EE-8185-4658-BBD4-4CA29E5C73BA}"/>
      </w:docPartPr>
      <w:docPartBody>
        <w:p w:rsidR="00D042F3" w:rsidRDefault="001E6570" w:rsidP="001E6570">
          <w:pPr>
            <w:pStyle w:val="C84FDFBF53D647A780FFA47453546171"/>
          </w:pPr>
          <w:r w:rsidRPr="00156BE4">
            <w:rPr>
              <w:rStyle w:val="PlaceholderText"/>
            </w:rPr>
            <w:t>Click or tap here to enter text.</w:t>
          </w:r>
        </w:p>
      </w:docPartBody>
    </w:docPart>
    <w:docPart>
      <w:docPartPr>
        <w:name w:val="C747E352135C48CC81B78BC64F0C6816"/>
        <w:category>
          <w:name w:val="General"/>
          <w:gallery w:val="placeholder"/>
        </w:category>
        <w:types>
          <w:type w:val="bbPlcHdr"/>
        </w:types>
        <w:behaviors>
          <w:behavior w:val="content"/>
        </w:behaviors>
        <w:guid w:val="{0F64FAD9-12D8-46A3-A310-9A5D69ED4B46}"/>
      </w:docPartPr>
      <w:docPartBody>
        <w:p w:rsidR="00D62485" w:rsidRDefault="001145BF">
          <w:pPr>
            <w:pStyle w:val="C747E352135C48CC81B78BC64F0C6816"/>
          </w:pPr>
          <w:r w:rsidRPr="00156BE4">
            <w:rPr>
              <w:rStyle w:val="PlaceholderText"/>
            </w:rPr>
            <w:t>Click or tap here to enter text.</w:t>
          </w:r>
        </w:p>
      </w:docPartBody>
    </w:docPart>
    <w:docPart>
      <w:docPartPr>
        <w:name w:val="FBA64C12A4D746868AA71D71CA460DB6"/>
        <w:category>
          <w:name w:val="General"/>
          <w:gallery w:val="placeholder"/>
        </w:category>
        <w:types>
          <w:type w:val="bbPlcHdr"/>
        </w:types>
        <w:behaviors>
          <w:behavior w:val="content"/>
        </w:behaviors>
        <w:guid w:val="{2732D996-78A0-4B34-99A2-76B1D858EE53}"/>
      </w:docPartPr>
      <w:docPartBody>
        <w:p w:rsidR="00AD36D4" w:rsidRDefault="001145BF">
          <w:pPr>
            <w:pStyle w:val="FBA64C12A4D746868AA71D71CA460DB6"/>
          </w:pPr>
          <w:r w:rsidRPr="00156BE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tos Narrow">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5BF"/>
    <w:rsid w:val="0000166B"/>
    <w:rsid w:val="00004855"/>
    <w:rsid w:val="0003141A"/>
    <w:rsid w:val="0003293C"/>
    <w:rsid w:val="000606E8"/>
    <w:rsid w:val="00065E23"/>
    <w:rsid w:val="00067203"/>
    <w:rsid w:val="00075772"/>
    <w:rsid w:val="00086C7A"/>
    <w:rsid w:val="000B5550"/>
    <w:rsid w:val="000F607A"/>
    <w:rsid w:val="000F72BD"/>
    <w:rsid w:val="001145BF"/>
    <w:rsid w:val="00115705"/>
    <w:rsid w:val="00123D85"/>
    <w:rsid w:val="00156B33"/>
    <w:rsid w:val="00157570"/>
    <w:rsid w:val="00163BB3"/>
    <w:rsid w:val="00164D80"/>
    <w:rsid w:val="0017331D"/>
    <w:rsid w:val="00176285"/>
    <w:rsid w:val="00196DF2"/>
    <w:rsid w:val="0019742D"/>
    <w:rsid w:val="001C0145"/>
    <w:rsid w:val="001E6570"/>
    <w:rsid w:val="001F03AA"/>
    <w:rsid w:val="001F70A3"/>
    <w:rsid w:val="00287826"/>
    <w:rsid w:val="00297CCE"/>
    <w:rsid w:val="002D42C8"/>
    <w:rsid w:val="002D48FA"/>
    <w:rsid w:val="002D4AF2"/>
    <w:rsid w:val="002E1BD8"/>
    <w:rsid w:val="002F4C98"/>
    <w:rsid w:val="00300A1F"/>
    <w:rsid w:val="00336F02"/>
    <w:rsid w:val="0035037E"/>
    <w:rsid w:val="003505F0"/>
    <w:rsid w:val="003608B9"/>
    <w:rsid w:val="003B0A8B"/>
    <w:rsid w:val="003B7CA0"/>
    <w:rsid w:val="003D325D"/>
    <w:rsid w:val="003F3D74"/>
    <w:rsid w:val="004003FC"/>
    <w:rsid w:val="0041632A"/>
    <w:rsid w:val="004259AB"/>
    <w:rsid w:val="0043311F"/>
    <w:rsid w:val="004349B9"/>
    <w:rsid w:val="00435FC5"/>
    <w:rsid w:val="00442ABA"/>
    <w:rsid w:val="00461E40"/>
    <w:rsid w:val="00471EC5"/>
    <w:rsid w:val="00472503"/>
    <w:rsid w:val="00474E3D"/>
    <w:rsid w:val="004A4528"/>
    <w:rsid w:val="004B26FD"/>
    <w:rsid w:val="004B6D5D"/>
    <w:rsid w:val="004D3129"/>
    <w:rsid w:val="004F0E2F"/>
    <w:rsid w:val="005005A9"/>
    <w:rsid w:val="0050101C"/>
    <w:rsid w:val="00513D25"/>
    <w:rsid w:val="005168AC"/>
    <w:rsid w:val="005460EF"/>
    <w:rsid w:val="0055353A"/>
    <w:rsid w:val="00584514"/>
    <w:rsid w:val="005A32EC"/>
    <w:rsid w:val="005B41C3"/>
    <w:rsid w:val="00635958"/>
    <w:rsid w:val="00675887"/>
    <w:rsid w:val="006C4AE1"/>
    <w:rsid w:val="006D41CF"/>
    <w:rsid w:val="0071197B"/>
    <w:rsid w:val="00717D5A"/>
    <w:rsid w:val="0073230D"/>
    <w:rsid w:val="00734F23"/>
    <w:rsid w:val="00753CC0"/>
    <w:rsid w:val="00781A8D"/>
    <w:rsid w:val="007A3337"/>
    <w:rsid w:val="007A6329"/>
    <w:rsid w:val="007A7CAA"/>
    <w:rsid w:val="007B53CD"/>
    <w:rsid w:val="007C59C9"/>
    <w:rsid w:val="007F554C"/>
    <w:rsid w:val="00802F01"/>
    <w:rsid w:val="008055DB"/>
    <w:rsid w:val="0082577E"/>
    <w:rsid w:val="0086255B"/>
    <w:rsid w:val="00864210"/>
    <w:rsid w:val="00891CC0"/>
    <w:rsid w:val="008A08B8"/>
    <w:rsid w:val="008A580D"/>
    <w:rsid w:val="008A67AE"/>
    <w:rsid w:val="008E04F9"/>
    <w:rsid w:val="0093079A"/>
    <w:rsid w:val="00935FCC"/>
    <w:rsid w:val="00964DC7"/>
    <w:rsid w:val="00973A6C"/>
    <w:rsid w:val="009746FB"/>
    <w:rsid w:val="009B41B1"/>
    <w:rsid w:val="009B57CD"/>
    <w:rsid w:val="00A16189"/>
    <w:rsid w:val="00A367E6"/>
    <w:rsid w:val="00AA4E25"/>
    <w:rsid w:val="00AB19EE"/>
    <w:rsid w:val="00AD297D"/>
    <w:rsid w:val="00AD36D4"/>
    <w:rsid w:val="00AE0908"/>
    <w:rsid w:val="00B019C5"/>
    <w:rsid w:val="00B12D54"/>
    <w:rsid w:val="00B2164F"/>
    <w:rsid w:val="00B3125F"/>
    <w:rsid w:val="00B31989"/>
    <w:rsid w:val="00B63477"/>
    <w:rsid w:val="00B7046A"/>
    <w:rsid w:val="00B85422"/>
    <w:rsid w:val="00B92616"/>
    <w:rsid w:val="00BA13F7"/>
    <w:rsid w:val="00BA437D"/>
    <w:rsid w:val="00C11552"/>
    <w:rsid w:val="00C35339"/>
    <w:rsid w:val="00C54631"/>
    <w:rsid w:val="00C74E47"/>
    <w:rsid w:val="00C82B52"/>
    <w:rsid w:val="00CD0BC8"/>
    <w:rsid w:val="00CD49C5"/>
    <w:rsid w:val="00CF1EE3"/>
    <w:rsid w:val="00D042F3"/>
    <w:rsid w:val="00D120C7"/>
    <w:rsid w:val="00D21343"/>
    <w:rsid w:val="00D56330"/>
    <w:rsid w:val="00D62485"/>
    <w:rsid w:val="00D8768E"/>
    <w:rsid w:val="00DE5CB9"/>
    <w:rsid w:val="00DF45F5"/>
    <w:rsid w:val="00E35C57"/>
    <w:rsid w:val="00E36AF1"/>
    <w:rsid w:val="00EA027B"/>
    <w:rsid w:val="00EB44D6"/>
    <w:rsid w:val="00F1280A"/>
    <w:rsid w:val="00F35EE5"/>
    <w:rsid w:val="00F5382D"/>
    <w:rsid w:val="00F74018"/>
    <w:rsid w:val="00F77E70"/>
    <w:rsid w:val="00F82AAC"/>
    <w:rsid w:val="00FC3EEA"/>
    <w:rsid w:val="00FE42B1"/>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E6570"/>
    <w:rPr>
      <w:color w:val="666666"/>
    </w:rPr>
  </w:style>
  <w:style w:type="paragraph" w:customStyle="1" w:styleId="416CA92BB79947C788F9F6ABB1289924">
    <w:name w:val="416CA92BB79947C788F9F6ABB1289924"/>
    <w:rsid w:val="001145BF"/>
  </w:style>
  <w:style w:type="paragraph" w:customStyle="1" w:styleId="E8A8814E7C334400A4B22F38E09D9F1D">
    <w:name w:val="E8A8814E7C334400A4B22F38E09D9F1D"/>
    <w:rsid w:val="00461E40"/>
  </w:style>
  <w:style w:type="paragraph" w:customStyle="1" w:styleId="6A95B69943A2463B8EE340F2D78FADF7">
    <w:name w:val="6A95B69943A2463B8EE340F2D78FADF7"/>
    <w:rsid w:val="00461E40"/>
  </w:style>
  <w:style w:type="paragraph" w:customStyle="1" w:styleId="FEFFD64434385C4595F3146BFB7E377B">
    <w:name w:val="FEFFD64434385C4595F3146BFB7E377B"/>
    <w:rsid w:val="00802F01"/>
  </w:style>
  <w:style w:type="paragraph" w:customStyle="1" w:styleId="46BEEFB071084253AC0B0A0062F7D958">
    <w:name w:val="46BEEFB071084253AC0B0A0062F7D958"/>
    <w:rsid w:val="000F607A"/>
  </w:style>
  <w:style w:type="paragraph" w:customStyle="1" w:styleId="BF38261EBD454CAF93C715A55103811F">
    <w:name w:val="BF38261EBD454CAF93C715A55103811F"/>
    <w:rsid w:val="009B57CD"/>
  </w:style>
  <w:style w:type="paragraph" w:customStyle="1" w:styleId="5F875C5DD2AF4765B1D390CE5A3BC048">
    <w:name w:val="5F875C5DD2AF4765B1D390CE5A3BC048"/>
    <w:rsid w:val="009B57CD"/>
  </w:style>
  <w:style w:type="paragraph" w:customStyle="1" w:styleId="01C158DEA17E43B3B1F722C20C557A1C">
    <w:name w:val="01C158DEA17E43B3B1F722C20C557A1C"/>
    <w:rsid w:val="009B41B1"/>
  </w:style>
  <w:style w:type="paragraph" w:customStyle="1" w:styleId="4FE9451247634E439ADD8068A67E4DA0">
    <w:name w:val="4FE9451247634E439ADD8068A67E4DA0"/>
    <w:rsid w:val="0003293C"/>
  </w:style>
  <w:style w:type="paragraph" w:customStyle="1" w:styleId="3707928F584B4B57A996B2DEF3B96B79">
    <w:name w:val="3707928F584B4B57A996B2DEF3B96B79"/>
  </w:style>
  <w:style w:type="paragraph" w:customStyle="1" w:styleId="41182F5B018348A5A1B778C22DDF12F7">
    <w:name w:val="41182F5B018348A5A1B778C22DDF12F7"/>
  </w:style>
  <w:style w:type="paragraph" w:customStyle="1" w:styleId="FCF5F1E19DA14256BE2D1845EF9B945D">
    <w:name w:val="FCF5F1E19DA14256BE2D1845EF9B945D"/>
  </w:style>
  <w:style w:type="paragraph" w:customStyle="1" w:styleId="A8A6F2A9A82740098A062EF0682B5DC2">
    <w:name w:val="A8A6F2A9A82740098A062EF0682B5DC2"/>
    <w:rsid w:val="001E6570"/>
  </w:style>
  <w:style w:type="paragraph" w:customStyle="1" w:styleId="C84FDFBF53D647A780FFA47453546171">
    <w:name w:val="C84FDFBF53D647A780FFA47453546171"/>
    <w:rsid w:val="001E6570"/>
  </w:style>
  <w:style w:type="paragraph" w:customStyle="1" w:styleId="C747E352135C48CC81B78BC64F0C6816">
    <w:name w:val="C747E352135C48CC81B78BC64F0C6816"/>
  </w:style>
  <w:style w:type="paragraph" w:customStyle="1" w:styleId="FBA64C12A4D746868AA71D71CA460DB6">
    <w:name w:val="FBA64C12A4D746868AA71D71CA460DB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262a0ff-73cf-4c7c-9bce-4021e3438040">
  <we:reference id="f78a3046-9e99-4300-aa2b-5814002b01a2" version="1.55.1.0" store="excatalog" storeType="EXCatalog"/>
  <we:alternateReferences>
    <we:reference id="WA104382081" version="1.55.1.0" store="en-gb" storeType="OMEX"/>
  </we:alternateReferences>
  <we:properties>
    <we:property name="MENDELEY_BIBLIOGRAPHY_IS_DIRTY" value="true"/>
    <we:property name="MENDELEY_BIBLIOGRAPHY_LAST_MODIFIED" value="1777448946197"/>
    <we:property name="MENDELEY_CITATIONS" value="[{&quot;citationID&quot;:&quot;MENDELEY_CITATION_1700b009-deba-4b2f-bb9d-091f906e3745&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&quot;,&quot;citationItems&quot;:[{&quot;id&quot;:&quot;68461a60-1b50-3ec4-b0eb-a66422683647&quot;,&quot;itemData&quot;:{&quot;type&quot;:&quot;report&quot;,&quot;id&quot;:&quot;68461a60-1b50-3ec4-b0eb-a66422683647&quot;,&quot;title&quot;:&quot;Welcome to the age of re-enchantment&quot;,&quot;author&quot;:[{&quot;family&quot;:&quot;VML Intelligence&quot;,&quot;given&quot;:&quot;&quot;,&quot;parse-names&quot;:false,&quot;dropping-particle&quot;:&quot;&quot;,&quot;non-dropping-particle&quot;:&quot;&quot;}],&quot;accessed&quot;:{&quot;date-parts&quot;:[[2026,1,14]]},&quot;URL&quot;:&quot;https://www.vml.com/insight/the-age-of-re-enchantment-report&quot;,&quot;issued&quot;:{&quot;date-parts&quot;:[[2023,4,23]]},&quot;abstract&quot;:&quot;Introduction Welcome It's time to remake the world through the lens of re-enchantment, where the new brand metrics are jaw drops, heart swells, and goosebumps. Brands can help people transcend tough times and jolt them from long-standing malaise by celebrating the thrilling, the uplifting, the awe-inspiring, and the magical. Whether numbed by pandemic isolation, burned out by grind culture, or shocked by the 21st-century horrors of politics, war, and climate crisis, people are feeling a sense of absence that is hard to neatly define. More than three-quarters of people now say they \&quot;just want to feel something, to feel alive\&quot; and 74% say they feel like they are waiting for something good to happen. Uncertain times might imply a shift to a more practical attitude, but instead people are yearning for emotion-inducing experiences that deliver feelings of joy and wonder, craving the spectacular, the surreal, and the otherworldly. Even darker thrills are inspiring to some: the fear-inducing, the uncanny, the dystopian. We saw the first shoots of this movement in this year's \&quot;Future 100\&quot;: in the appetite for adventure and thrills in Remote Dining, in the craving for amazement in Multiversal Design, and in the burgeoning joyconomy expressed in Ageless Play. People have always enjoyed being transported, but crucially, there is now an appetite for brands to deliver this: 65% of people would like brands to wow them with spectacular advertising and marketing, and 61% want brands to help them feel intense emotions. In fact, almost twice as many people say they are likely to buy from brands that bring them a sense of joy (49%), or those that surprise and delight them (45%), than from brands that just do what they say they will (26%). Yet few brands are tapping into this desire: 70% of people say they can't remember the last time a brand did anything that excited them. The trends that follow explore the yearning for re-enchantment. Our hypothesis maps them to three overlapping needs: first, a quest for reawakening and sense-making in a chaotic and confusing world; second, a desire to transcend the everyday and feel part of something bigger than ourselves; and finally, an optimistic impulse to actively usher in a kinder, more hopeful future. At their heart, these trends are about betterment-both personal and collective. Via 18 original trends backed by proprietary survey data, and interviews with 20 thought leaders in the space, this report sets out a path for brands to reflect the new mindset-and re-enchant the world!&quot;,&quot;container-title-short&quot;:&quot;&quot;},&quot;isTemporary&quot;:false,&quot;suppress-author&quot;:false,&quot;composite&quot;:false,&quot;author-only&quot;:false}]},{&quot;citationID&quot;:&quot;MENDELEY_CITATION_31b61834-db1d-46a4-a6a4-ac89c2f5f314&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&quot;,&quot;citationItems&quot;:[{&quot;id&quot;:&quot;68461a60-1b50-3ec4-b0eb-a66422683647&quot;,&quot;itemData&quot;:{&quot;type&quot;:&quot;report&quot;,&quot;id&quot;:&quot;68461a60-1b50-3ec4-b0eb-a66422683647&quot;,&quot;title&quot;:&quot;Welcome to the age of re-enchantment&quot;,&quot;author&quot;:[{&quot;family&quot;:&quot;VML Intelligence&quot;,&quot;given&quot;:&quot;&quot;,&quot;parse-names&quot;:false,&quot;dropping-particle&quot;:&quot;&quot;,&quot;non-dropping-particle&quot;:&quot;&quot;}],&quot;accessed&quot;:{&quot;date-parts&quot;:[[2026,1,14]]},&quot;URL&quot;:&quot;https://www.vml.com/insight/the-age-of-re-enchantment-report&quot;,&quot;issued&quot;:{&quot;date-parts&quot;:[[2023,4,23]]},&quot;abstract&quot;:&quot;Introduction Welcome It's time to remake the world through the lens of re-enchantment, where the new brand metrics are jaw drops, heart swells, and goosebumps. Brands can help people transcend tough times and jolt them from long-standing malaise by celebrating the thrilling, the uplifting, the awe-inspiring, and the magical. Whether numbed by pandemic isolation, burned out by grind culture, or shocked by the 21st-century horrors of politics, war, and climate crisis, people are feeling a sense of absence that is hard to neatly define. More than three-quarters of people now say they \&quot;just want to feel something, to feel alive\&quot; and 74% say they feel like they are waiting for something good to happen. Uncertain times might imply a shift to a more practical attitude, but instead people are yearning for emotion-inducing experiences that deliver feelings of joy and wonder, craving the spectacular, the surreal, and the otherworldly. Even darker thrills are inspiring to some: the fear-inducing, the uncanny, the dystopian. We saw the first shoots of this movement in this year's \&quot;Future 100\&quot;: in the appetite for adventure and thrills in Remote Dining, in the craving for amazement in Multiversal Design, and in the burgeoning joyconomy expressed in Ageless Play. People have always enjoyed being transported, but crucially, there is now an appetite for brands to deliver this: 65% of people would like brands to wow them with spectacular advertising and marketing, and 61% want brands to help them feel intense emotions. In fact, almost twice as many people say they are likely to buy from brands that bring them a sense of joy (49%), or those that surprise and delight them (45%), than from brands that just do what they say they will (26%). Yet few brands are tapping into this desire: 70% of people say they can't remember the last time a brand did anything that excited them. The trends that follow explore the yearning for re-enchantment. Our hypothesis maps them to three overlapping needs: first, a quest for reawakening and sense-making in a chaotic and confusing world; second, a desire to transcend the everyday and feel part of something bigger than ourselves; and finally, an optimistic impulse to actively usher in a kinder, more hopeful future. At their heart, these trends are about betterment-both personal and collective. Via 18 original trends backed by proprietary survey data, and interviews with 20 thought leaders in the space, this report sets out a path for brands to reflect the new mindset-and re-enchant the world!&quot;,&quot;container-title-short&quot;:&quot;&quot;},&quot;isTemporary&quot;:false,&quot;suppress-author&quot;:false,&quot;composite&quot;:false,&quot;author-only&quot;:false}]},{&quot;citationID&quot;:&quot;MENDELEY_CITATION_5f16ec5d-4e00-498f-90f5-e92f5252b53c&quot;,&quot;properties&quot;:{&quot;noteIndex&quot;:0},&quot;isEdited&quot;:false,&quot;manualOverride&quot;:{&quot;isManuallyOverridden&quot;:false,&quot;citeprocText&quot;:&quot;&lt;sup&gt;2&lt;/sup&gt;&quot;,&quot;manualOverrideText&quot;:&quot;&quot;},&quot;citationTag&quot;:&quot;MENDELEY_CITATION_v3_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&quot;,&quot;citationItems&quot;:[{&quot;id&quot;:&quot;e33f7ded-23ff-3d7b-a58f-ec5c644c131a&quot;,&quot;itemData&quot;:{&quot;type&quot;:&quot;report&quot;,&quot;id&quot;:&quot;e33f7ded-23ff-3d7b-a58f-ec5c644c131a&quot;,&quot;title&quot;:&quot;Children’s Passive Online Measurement.&quot;,&quot;author&quot;:[{&quot;family&quot;:&quot;Ofcom&quot;,&quot;given&quot;:&quot;&quot;,&quot;parse-names&quot;:false,&quot;dropping-particle&quot;:&quot;&quot;,&quot;non-dropping-particle&quot;:&quot;&quot;}],&quot;accessed&quot;:{&quot;date-parts&quot;:[[2026,1,14]]},&quot;URL&quot;:&quot;https://www.ofcom.org.uk/siteassets/resources/documents/online-safety/research-statistics-and-data/protecting-children/ofcom-childrens-passive-online-measurement.pdf&quot;,&quot;issued&quot;:{&quot;date-parts&quot;:[[2025]]},&quot;container-title-short&quot;:&quot;&quot;},&quot;isTemporary&quot;:false,&quot;suppress-author&quot;:false,&quot;composite&quot;:false,&quot;author-only&quot;:false}]},{&quot;citationID&quot;:&quot;MENDELEY_CITATION_6f088fa5-629f-478c-82ef-bd40c32eb314&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&quot;,&quot;citationItems&quot;:[{&quot;id&quot;:&quot;68461a60-1b50-3ec4-b0eb-a66422683647&quot;,&quot;itemData&quot;:{&quot;type&quot;:&quot;report&quot;,&quot;id&quot;:&quot;68461a60-1b50-3ec4-b0eb-a66422683647&quot;,&quot;title&quot;:&quot;Welcome to the age of re-enchantment&quot;,&quot;author&quot;:[{&quot;family&quot;:&quot;VML Intelligence&quot;,&quot;given&quot;:&quot;&quot;,&quot;parse-names&quot;:false,&quot;dropping-particle&quot;:&quot;&quot;,&quot;non-dropping-particle&quot;:&quot;&quot;}],&quot;accessed&quot;:{&quot;date-parts&quot;:[[2026,1,14]]},&quot;URL&quot;:&quot;https://www.vml.com/insight/the-age-of-re-enchantment-report&quot;,&quot;issued&quot;:{&quot;date-parts&quot;:[[2023,4,23]]},&quot;abstract&quot;:&quot;Introduction Welcome It's time to remake the world through the lens of re-enchantment, where the new brand metrics are jaw drops, heart swells, and goosebumps. Brands can help people transcend tough times and jolt them from long-standing malaise by celebrating the thrilling, the uplifting, the awe-inspiring, and the magical. Whether numbed by pandemic isolation, burned out by grind culture, or shocked by the 21st-century horrors of politics, war, and climate crisis, people are feeling a sense of absence that is hard to neatly define. More than three-quarters of people now say they \&quot;just want to feel something, to feel alive\&quot; and 74% say they feel like they are waiting for something good to happen. Uncertain times might imply a shift to a more practical attitude, but instead people are yearning for emotion-inducing experiences that deliver feelings of joy and wonder, craving the spectacular, the surreal, and the otherworldly. Even darker thrills are inspiring to some: the fear-inducing, the uncanny, the dystopian. We saw the first shoots of this movement in this year's \&quot;Future 100\&quot;: in the appetite for adventure and thrills in Remote Dining, in the craving for amazement in Multiversal Design, and in the burgeoning joyconomy expressed in Ageless Play. People have always enjoyed being transported, but crucially, there is now an appetite for brands to deliver this: 65% of people would like brands to wow them with spectacular advertising and marketing, and 61% want brands to help them feel intense emotions. In fact, almost twice as many people say they are likely to buy from brands that bring them a sense of joy (49%), or those that surprise and delight them (45%), than from brands that just do what they say they will (26%). Yet few brands are tapping into this desire: 70% of people say they can't remember the last time a brand did anything that excited them. The trends that follow explore the yearning for re-enchantment. Our hypothesis maps them to three overlapping needs: first, a quest for reawakening and sense-making in a chaotic and confusing world; second, a desire to transcend the everyday and feel part of something bigger than ourselves; and finally, an optimistic impulse to actively usher in a kinder, more hopeful future. At their heart, these trends are about betterment-both personal and collective. Via 18 original trends backed by proprietary survey data, and interviews with 20 thought leaders in the space, this report sets out a path for brands to reflect the new mindset-and re-enchant the world!&quot;,&quot;container-title-short&quot;:&quot;&quot;},&quot;isTemporary&quot;:false,&quot;suppress-author&quot;:false,&quot;composite&quot;:false,&quot;author-only&quot;:false}]},{&quot;citationID&quot;:&quot;MENDELEY_CITATION_77069647-79c9-4dbb-94c2-535211b57f13&quot;,&quot;properties&quot;:{&quot;noteIndex&quot;:0},&quot;isEdited&quot;:false,&quot;manualOverride&quot;:{&quot;isManuallyOverridden&quot;:false,&quot;citeprocText&quot;:&quot;&lt;sup&gt;3&lt;/sup&gt;&quot;,&quot;manualOverrideText&quot;:&quot;&quot;},&quot;citationTag&quot;:&quot;MENDELEY_CITATION_v3_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&quot;,&quot;citationItems&quot;:[{&quot;id&quot;:&quot;0d51ef8f-d553-3ff9-8430-b1862604d060&quot;,&quot;itemData&quot;:{&quot;type&quot;:&quot;article&quot;,&quot;id&quot;:&quot;0d51ef8f-d553-3ff9-8430-b1862604d060&quot;,&quot;title&quot;:&quot;The State Of British Theatre In 2025: Growth, Risk And The Urgent Need For Public Investment&quot;,&quot;author&quot;:[{&quot;family&quot;:&quot;of London Theatre&quot;,&quot;given&quot;:&quot;Society&quot;,&quot;parse-names&quot;:false,&quot;dropping-particle&quot;:&quot;&quot;,&quot;non-dropping-particle&quot;:&quot;&quot;},{&quot;family&quot;:&quot;Theatre&quot;,&quot;given&quot;:&quot;U K&quot;,&quot;parse-names&quot;:false,&quot;dropping-particle&quot;:&quot;&quot;,&quot;non-dropping-particle&quot;:&quot;&quot;}],&quot;URL&quot;:&quot;https://uktheatre.org/wp-content/uploads/sites/2/2025/05/SOLTUKT-State-Of-British-Theatre.pdf&quot;,&quot;issued&quot;:{&quot;date-parts&quot;:[[2025]]},&quot;container-title-short&quot;:&quot;&quot;},&quot;isTemporary&quot;:false,&quot;suppress-author&quot;:false,&quot;composite&quot;:false,&quot;author-only&quot;:false}]},{&quot;citationID&quot;:&quot;MENDELEY_CITATION_dfd09ad4-0b06-4ae8-a276-008c66c4df14&quot;,&quot;properties&quot;:{&quot;noteIndex&quot;:0},&quot;isEdited&quot;:false,&quot;manualOverride&quot;:{&quot;isManuallyOverridden&quot;:false,&quot;citeprocText&quot;:&quot;&lt;sup&gt;4&lt;/sup&gt;&quot;,&quot;manualOverrideText&quot;:&quot;&quot;},&quot;citationTag&quot;:&quot;MENDELEY_CITATION_v3_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&quot;,&quot;citationItems&quot;:[{&quot;id&quot;:&quot;b7db9b14-de39-33b3-83e9-ba18ebe85f64&quot;,&quot;itemData&quot;:{&quot;type&quot;:&quot;article-journal&quot;,&quot;id&quot;:&quot;b7db9b14-de39-33b3-83e9-ba18ebe85f64&quot;,&quot;title&quot;:&quot;The State Of British Theatre In 2025: Growth, Risk And The Urgent Need For Public Investment.&quot;,&quot;author&quot;:[{&quot;family&quot;:&quot;Society of London Theatre &amp; UK Theatre&quot;,&quot;given&quot;:&quot;&quot;,&quot;parse-names&quot;:false,&quot;dropping-particle&quot;:&quot;&quot;,&quot;non-dropping-particle&quot;:&quot;&quot;}],&quot;accessed&quot;:{&quot;date-parts&quot;:[[2026,1,14]]},&quot;URL&quot;:&quot;https://uktheatre.org/wp-content/uploads/sites/2/2025/05/SOLTUKT-State-Of-British-Theatre.pdf&quot;,&quot;issued&quot;:{&quot;date-parts&quot;:[[2025]]},&quot;container-title-short&quot;:&quot;&quot;},&quot;isTemporary&quot;:false,&quot;suppress-author&quot;:false,&quot;composite&quot;:false,&quot;author-only&quot;:false}]},{&quot;citationID&quot;:&quot;MENDELEY_CITATION_675310d9-7593-4403-9e3a-10ec92828c82&quot;,&quot;properties&quot;:{&quot;noteIndex&quot;:0},&quot;isEdited&quot;:false,&quot;manualOverride&quot;:{&quot;isManuallyOverridden&quot;:false,&quot;citeprocText&quot;:&quot;&lt;sup&gt;5&lt;/sup&gt;&quot;,&quot;manualOverrideText&quot;:&quot;&quot;},&quot;citationTag&quot;:&quot;MENDELEY_CITATION_v3_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&quot;,&quot;citationItems&quot;:[{&quot;id&quot;:&quot;08fcd79d-8af0-31a4-9e03-860798e4a2d1&quot;,&quot;itemData&quot;:{&quot;type&quot;:&quot;article&quot;,&quot;id&quot;:&quot;08fcd79d-8af0-31a4-9e03-860798e4a2d1&quot;,&quot;title&quot;:&quot;Cinema Advertising: Our Audiences&quot;,&quot;author&quot;:[{&quot;family&quot;:&quot;DCM&quot;,&quot;given&quot;:&quot;&quot;,&quot;parse-names&quot;:false,&quot;dropping-particle&quot;:&quot;&quot;,&quot;non-dropping-particle&quot;:&quot;&quot;}],&quot;URL&quot;:&quot;https://www.dcm.co.uk/audience&quot;,&quot;container-title-short&quot;:&quot;&quot;},&quot;isTemporary&quot;:false,&quot;suppress-author&quot;:false,&quot;composite&quot;:false,&quot;author-only&quot;:false}]},{&quot;citationID&quot;:&quot;MENDELEY_CITATION_e266303e-1a49-46ac-9707-dc6a000ac759&quot;,&quot;properties&quot;:{&quot;noteIndex&quot;:0},&quot;isEdited&quot;:false,&quot;manualOverride&quot;:{&quot;isManuallyOverridden&quot;:false,&quot;citeprocText&quot;:&quot;&lt;sup&gt;6&lt;/sup&gt;&quot;,&quot;manualOverrideText&quot;:&quot;&quot;},&quot;citationTag&quot;:&quot;MENDELEY_CITATION_v3_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&quot;,&quot;citationItems&quot;:[{&quot;id&quot;:&quot;f3717e63-373c-3527-9393-e7c570d72e12&quot;,&quot;itemData&quot;:{&quot;type&quot;:&quot;article-journal&quot;,&quot;id&quot;:&quot;f3717e63-373c-3527-9393-e7c570d72e12&quot;,&quot;title&quot;:&quot;Gen Alpha at the Movies: From Pixels to Popcorn&quot;,&quot;author&quot;:[{&quot;family&quot;:&quot;Nrg&quot;,&quot;given&quot;:&quot;&quot;,&quot;parse-names&quot;:false,&quot;dropping-particle&quot;:&quot;&quot;,&quot;non-dropping-particle&quot;:&quot;&quot;}],&quot;accessed&quot;:{&quot;date-parts&quot;:[[2026,1,14]]},&quot;URL&quot;:&quot;https://www.nrgmr.com/our-thinking/entertainment/gen-alpha-at-the-movies-from-pixels-to-popcorn/&quot;,&quot;issued&quot;:{&quot;date-parts&quot;:[[2025]]},&quot;container-title-short&quot;:&quot;&quot;},&quot;isTemporary&quot;:false,&quot;suppress-author&quot;:false,&quot;composite&quot;:false,&quot;author-only&quot;:false}]},{&quot;citationID&quot;:&quot;MENDELEY_CITATION_b6bc4062-9901-441d-b2dd-55951736ad99&quot;,&quot;properties&quot;:{&quot;noteIndex&quot;:0},&quot;isEdited&quot;:false,&quot;manualOverride&quot;:{&quot;isManuallyOverridden&quot;:false,&quot;citeprocText&quot;:&quot;&lt;sup&gt;6&lt;/sup&gt;&quot;,&quot;manualOverrideText&quot;:&quot;&quot;},&quot;citationTag&quot;:&quot;MENDELEY_CITATION_v3_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&quot;,&quot;citationItems&quot;:[{&quot;id&quot;:&quot;f3717e63-373c-3527-9393-e7c570d72e12&quot;,&quot;itemData&quot;:{&quot;type&quot;:&quot;article-journal&quot;,&quot;id&quot;:&quot;f3717e63-373c-3527-9393-e7c570d72e12&quot;,&quot;title&quot;:&quot;Gen Alpha at the Movies: From Pixels to Popcorn&quot;,&quot;author&quot;:[{&quot;family&quot;:&quot;Nrg&quot;,&quot;given&quot;:&quot;&quot;,&quot;parse-names&quot;:false,&quot;dropping-particle&quot;:&quot;&quot;,&quot;non-dropping-particle&quot;:&quot;&quot;}],&quot;accessed&quot;:{&quot;date-parts&quot;:[[2026,1,14]]},&quot;URL&quot;:&quot;https://www.nrgmr.com/our-thinking/entertainment/gen-alpha-at-the-movies-from-pixels-to-popcorn/&quot;,&quot;issued&quot;:{&quot;date-parts&quot;:[[2025]]},&quot;container-title-short&quot;:&quot;&quot;},&quot;isTemporary&quot;:false,&quot;suppress-author&quot;:false,&quot;composite&quot;:false,&quot;author-only&quot;:false}]},{&quot;citationID&quot;:&quot;MENDELEY_CITATION_e01f4d7f-7332-4194-bb0e-fb62ace7a34f&quot;,&quot;properties&quot;:{&quot;noteIndex&quot;:0},&quot;isEdited&quot;:false,&quot;manualOverride&quot;:{&quot;isManuallyOverridden&quot;:false,&quot;citeprocText&quot;:&quot;&lt;sup&gt;7&lt;/sup&gt;&quot;,&quot;manualOverrideText&quot;:&quot;&quot;},&quot;citationTag&quot;:&quot;MENDELEY_CITATION_v3_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&quot;,&quot;citationItems&quot;:[{&quot;id&quot;:&quot;fabf47a5-0a08-3f10-8729-091c498e6218&quot;,&quot;itemData&quot;:{&quot;type&quot;:&quot;article-journal&quot;,&quot;id&quot;:&quot;fabf47a5-0a08-3f10-8729-091c498e6218&quot;,&quot;title&quot;:&quot;Immersive Audience Report 2024&quot;,&quot;author&quot;:[{&quot;family&quot;:&quot;Immersive Experience Network&quot;,&quot;given&quot;:&quot;&quot;,&quot;parse-names&quot;:false,&quot;dropping-particle&quot;:&quot;&quot;,&quot;non-dropping-particle&quot;:&quot;&quot;}],&quot;accessed&quot;:{&quot;date-parts&quot;:[[2026,1,14]]},&quot;URL&quot;:&quot;https://immersiveexperience.network/articles/immersive-audiences-report-2024/#download&quot;,&quot;issued&quot;:{&quot;date-parts&quot;:[[2024]]},&quot;container-title-short&quot;:&quot;&quot;},&quot;isTemporary&quot;:false,&quot;suppress-author&quot;:false,&quot;composite&quot;:false,&quot;author-only&quot;:false}]},{&quot;citationID&quot;:&quot;MENDELEY_CITATION_4f15f5f0-f6b2-4de0-8b4a-27e0c8005c73&quot;,&quot;properties&quot;:{&quot;noteIndex&quot;:0},&quot;isEdited&quot;:false,&quot;manualOverride&quot;:{&quot;isManuallyOverridden&quot;:false,&quot;citeprocText&quot;:&quot;&lt;sup&gt;8&lt;/sup&gt;&quot;,&quot;manualOverrideText&quot;:&quot;&quot;},&quot;citationTag&quot;:&quot;MENDELEY_CITATION_v3_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&quot;,&quot;citationItems&quot;:[{&quot;id&quot;:&quot;92f94e4d-bbe8-3d03-9d14-979783b840a7&quot;,&quot;itemData&quot;:{&quot;type&quot;:&quot;article&quot;,&quot;id&quot;:&quot;92f94e4d-bbe8-3d03-9d14-979783b840a7&quot;,&quot;title&quot;:&quot;Watching films in the UK: How often, how many and how? Tracking audiences screen engagement (before and during the pandemic)&quot;,&quot;author&quot;:[{&quot;family&quot;:&quot;BFI&quot;,&quot;given&quot;:&quot;&quot;,&quot;parse-names&quot;:false,&quot;dropping-particle&quot;:&quot;&quot;,&quot;non-dropping-particle&quot;:&quot;&quot;}],&quot;URL&quot;:&quot;https://www.bfi.org.uk/industry-data-insights/reports/audiences&quot;,&quot;issued&quot;:{&quot;date-parts&quot;:[[2023]]},&quot;container-title-short&quot;:&quot;&quot;},&quot;isTemporary&quot;:false,&quot;suppress-author&quot;:false,&quot;composite&quot;:false,&quot;author-only&quot;:false}]},{&quot;citationID&quot;:&quot;MENDELEY_CITATION_fe24610e-0333-4639-91cf-c942713f9ccc&quot;,&quot;properties&quot;:{&quot;noteIndex&quot;:0},&quot;isEdited&quot;:false,&quot;manualOverride&quot;:{&quot;isManuallyOverridden&quot;:false,&quot;citeprocText&quot;:&quot;&lt;sup&gt;7&lt;/sup&gt;&quot;,&quot;manualOverrideText&quot;:&quot;&quot;},&quot;citationTag&quot;:&quot;MENDELEY_CITATION_v3_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&quot;,&quot;citationItems&quot;:[{&quot;id&quot;:&quot;fabf47a5-0a08-3f10-8729-091c498e6218&quot;,&quot;itemData&quot;:{&quot;type&quot;:&quot;article-journal&quot;,&quot;id&quot;:&quot;fabf47a5-0a08-3f10-8729-091c498e6218&quot;,&quot;title&quot;:&quot;Immersive Audience Report 2024&quot;,&quot;author&quot;:[{&quot;family&quot;:&quot;Immersive Experience Network&quot;,&quot;given&quot;:&quot;&quot;,&quot;parse-names&quot;:false,&quot;dropping-particle&quot;:&quot;&quot;,&quot;non-dropping-particle&quot;:&quot;&quot;}],&quot;accessed&quot;:{&quot;date-parts&quot;:[[2026,1,14]]},&quot;URL&quot;:&quot;https://immersiveexperience.network/articles/immersive-audiences-report-2024/#download&quot;,&quot;issued&quot;:{&quot;date-parts&quot;:[[2024]]},&quot;container-title-short&quot;:&quot;&quot;},&quot;isTemporary&quot;:false,&quot;suppress-author&quot;:false,&quot;composite&quot;:false,&quot;author-only&quot;:false}]},{&quot;citationID&quot;:&quot;MENDELEY_CITATION_f26cace4-d600-4f7f-a2cf-0472f654930f&quot;,&quot;properties&quot;:{&quot;noteIndex&quot;:0},&quot;isEdited&quot;:false,&quot;manualOverride&quot;:{&quot;isManuallyOverridden&quot;:false,&quot;citeprocText&quot;:&quot;&lt;sup&gt;9&lt;/sup&gt;&quot;,&quot;manualOverrideText&quot;:&quot;&quot;},&quot;citationTag&quot;:&quot;MENDELEY_CITATION_v3_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&quot;,&quot;citationItems&quot;:[{&quot;id&quot;:&quot;a0ae4e12-27c2-3959-bd1c-5677ad58be31&quot;,&quot;itemData&quot;:{&quot;type&quot;:&quot;article-journal&quot;,&quot;id&quot;:&quot;a0ae4e12-27c2-3959-bd1c-5677ad58be31&quot;,&quot;title&quot;:&quot;Personality Correlates of Aesthetic Preferences for Art, Architecture, and Music&quot;,&quot;author&quot;:[{&quot;family&quot;:&quot;Cleridou&quot;,&quot;given&quot;:&quot;K&quot;,&quot;parse-names&quot;:false,&quot;dropping-particle&quot;:&quot;&quot;,&quot;non-dropping-particle&quot;:&quot;&quot;},{&quot;family&quot;:&quot;Furnham&quot;,&quot;given&quot;:&quot;A&quot;,&quot;parse-names&quot;:false,&quot;dropping-particle&quot;:&quot;&quot;,&quot;non-dropping-particle&quot;:&quot;&quot;}],&quot;container-title&quot;:&quot;Empirical Studies of the Arts&quot;,&quot;DOI&quot;:&quot;10.2190/EM.32.2.f&quot;,&quot;issued&quot;:{&quot;date-parts&quot;:[[2014]]},&quot;page&quot;:&quot;231-255&quot;,&quot;issue&quot;:&quot;2&quot;,&quot;volume&quot;:&quot;32&quot;,&quot;container-title-short&quot;:&quot;&quot;},&quot;isTemporary&quot;:false,&quot;suppress-author&quot;:false,&quot;composite&quot;:false,&quot;author-only&quot;:false}]},{&quot;citationID&quot;:&quot;MENDELEY_CITATION_360fd5fd-2103-4628-8232-b6c07c601f09&quot;,&quot;properties&quot;:{&quot;noteIndex&quot;:0},&quot;isEdited&quot;:false,&quot;manualOverride&quot;:{&quot;isManuallyOverridden&quot;:false,&quot;citeprocText&quot;:&quot;&lt;sup&gt;10&lt;/sup&gt;&quot;,&quot;manualOverrideText&quot;:&quot;&quot;},&quot;citationTag&quot;:&quot;MENDELEY_CITATION_v3_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&quot;,&quot;citationItems&quot;:[{&quot;id&quot;:&quot;fd4384c0-aefd-3340-b035-05c806218a56&quot;,&quot;itemData&quot;:{&quot;type&quot;:&quot;article&quot;,&quot;id&quot;:&quot;fd4384c0-aefd-3340-b035-05c806218a56&quot;,&quot;title&quot;:&quot;Welcome to the Experience Economy&quot;,&quot;author&quot;:[{&quot;family&quot;:&quot;Pine&quot;,&quot;given&quot;:&quot;B J&quot;,&quot;parse-names&quot;:false,&quot;dropping-particle&quot;:&quot;&quot;,&quot;non-dropping-particle&quot;:&quot;&quot;},{&quot;family&quot;:&quot;Gilmore&quot;,&quot;given&quot;:&quot;J H&quot;,&quot;parse-names&quot;:false,&quot;dropping-particle&quot;:&quot;&quot;,&quot;non-dropping-particle&quot;:&quot;&quot;}],&quot;URL&quot;:&quot;https://hbr.org/1998/07/welcome-to-the-experience-economy&quot;,&quot;issued&quot;:{&quot;date-parts&quot;:[[1998]]},&quot;container-title-short&quot;:&quot;&quot;},&quot;isTemporary&quot;:false,&quot;suppress-author&quot;:false,&quot;composite&quot;:false,&quot;author-only&quot;:false}]},{&quot;citationID&quot;:&quot;MENDELEY_CITATION_4f754a34-6d2c-4376-8ada-674e63cec4fa&quot;,&quot;properties&quot;:{&quot;noteIndex&quot;:0},&quot;isEdited&quot;:false,&quot;manualOverride&quot;:{&quot;isManuallyOverridden&quot;:false,&quot;citeprocText&quot;:&quot;&lt;sup&gt;11&lt;/sup&gt;&quot;,&quot;manualOverrideText&quot;:&quot;&quot;},&quot;citationTag&quot;:&quot;MENDELEY_CITATION_v3_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&quot;,&quot;citationItems&quot;:[{&quot;id&quot;:&quot;b47dca7d-ec7c-3810-8812-9ca7daeb5e43&quot;,&quot;itemData&quot;:{&quot;type&quot;:&quot;article-journal&quot;,&quot;id&quot;:&quot;b47dca7d-ec7c-3810-8812-9ca7daeb5e43&quot;,&quot;title&quot;:&quot;Effects of simulated multi-sensory stimulation integration on physiological and psychological restoration in virtual urban green space environment&quot;,&quot;author&quot;:[{&quot;family&quot;:&quot;Song&quot;,&quot;given&quot;:&quot;Chen&quot;,&quot;parse-names&quot;:false,&quot;dropping-particle&quot;:&quot;&quot;,&quot;non-dropping-particle&quot;:&quot;&quot;},{&quot;family&quot;:&quot;Cao&quot;,&quot;given&quot;:&quot;Saixin&quot;,&quot;parse-names&quot;:false,&quot;dropping-particle&quot;:&quot;&quot;,&quot;non-dropping-particle&quot;:&quot;&quot;},{&quot;family&quot;:&quot;Luo&quot;,&quot;given&quot;:&quot;Hao&quot;,&quot;parse-names&quot;:false,&quot;dropping-particle&quot;:&quot;&quot;,&quot;non-dropping-particle&quot;:&quot;&quot;},{&quot;family&quot;:&quot;Huang&quot;,&quot;given&quot;:&quot;Yinghui&quot;,&quot;parse-names&quot;:false,&quot;dropping-particle&quot;:&quot;&quot;,&quot;non-dropping-particle&quot;:&quot;&quot;},{&quot;family&quot;:&quot;Jiang&quot;,&quot;given&quot;:&quot;Siwei&quot;,&quot;parse-names&quot;:false,&quot;dropping-particle&quot;:&quot;&quot;,&quot;non-dropping-particle&quot;:&quot;&quot;},{&quot;family&quot;:&quot;Guo&quot;,&quot;given&quot;:&quot;Baimeng&quot;,&quot;parse-names&quot;:false,&quot;dropping-particle&quot;:&quot;&quot;,&quot;non-dropping-particle&quot;:&quot;&quot;},{&quot;family&quot;:&quot;Li&quot;,&quot;given&quot;:&quot;Nian&quot;,&quot;parse-names&quot;:false,&quot;dropping-particle&quot;:&quot;&quot;,&quot;non-dropping-particle&quot;:&quot;&quot;},{&quot;family&quot;:&quot;Li&quot;,&quot;given&quot;:&quot;Kai&quot;,&quot;parse-names&quot;:false,&quot;dropping-particle&quot;:&quot;&quot;,&quot;non-dropping-particle&quot;:&quot;&quot;},{&quot;family&quot;:&quot;Zhang&quot;,&quot;given&quot;:&quot;Ping&quot;,&quot;parse-names&quot;:false,&quot;dropping-particle&quot;:&quot;&quot;,&quot;non-dropping-particle&quot;:&quot;&quot;},{&quot;family&quot;:&quot;Zhu&quot;,&quot;given&quot;:&quot;Chunyan&quot;,&quot;parse-names&quot;:false,&quot;dropping-particle&quot;:&quot;&quot;,&quot;non-dropping-particle&quot;:&quot;&quot;},{&quot;family&quot;:&quot;Fu&quot;,&quot;given&quot;:&quot;Erkang&quot;,&quot;parse-names&quot;:false,&quot;dropping-particle&quot;:&quot;&quot;,&quot;non-dropping-particle&quot;:&quot;&quot;},{&quot;family&quot;:&quot;Jiang&quot;,&quot;given&quot;:&quot;Mingyan&quot;,&quot;parse-names&quot;:false,&quot;dropping-particle&quot;:&quot;&quot;,&quot;non-dropping-particle&quot;:&quot;&quot;},{&quot;family&quot;:&quot;Li&quot;,&quot;given&quot;:&quot;Xi&quot;,&quot;parse-names&quot;:false,&quot;dropping-particle&quot;:&quot;&quot;,&quot;non-dropping-particle&quot;:&quot;&quot;}],&quot;container-title&quot;:&quot;Frontiers in Psychology&quot;,&quot;container-title-short&quot;:&quot;Front. Psychol.&quot;,&quot;DOI&quot;:&quot;10.3389/fpsyg.2024.1382143&quot;,&quot;ISSN&quot;:&quot;1664-1078&quot;,&quot;issued&quot;:{&quot;date-parts&quot;:[[2024,6,20]]},&quot;abstract&quot;:&quot;&lt;p&gt; Virtual urban green environment images and audio stimuli had been proven to have restorative effects on subjects’ physical and mental health. In this area, researchers predominantly focused on visual, auditory and olfactory aspects, while tactile and gustatory senses have been minimally explored. However, the optimal combination of sensory stimuli for promoting physical and mental recovery remains unclear. Therefore, a simulated sensory stimulation approach involving 240 participants was employed, with 30 individuals included in each of the eight experimental groups: the visual–auditory (VA), visual–auditory-olfactory (VAO), visual–auditory-tactile (VAT), visual–auditory-gustatory(VAG), visual–auditory-olfactory-tactile (VAOT), visual–auditory-olfactory-gustatory (VAOG), visual–auditory-tactile-gustatory (VATG), and visual–auditory-olfactory-tactile-gustatory (VAOTG) groups. This study aimed to explore the differences in participants’ physiological and psychological health recovery after exposure to different combinations of simulated sensory stimuli in virtual UGSs. The results indicated that the following: (1) In terms of physiological recovery, the blood pressure of the 8 experimental groups decreased significantly after the experiment, indicating that the virtual urban green space environment has a certain recovery effect on physiological state. The combination of VAOTG stimuli in the multisensory group resulted in the best blood pressure recovery ( &lt;italic&gt;p&lt;/italic&gt;  &amp;amp;lt; 0.05). Tactile is an important sense to enhance the physiological recovery effect. Olfactory-tactile or tactile-gustatory stimuli interactions significantly enhance physiological recovery, emphasizing the importance of tactile stimulation in improving physiological recovery. (2) In terms of psychological recovery, the common trigger of olfactory-gustatory is the most key element to enhance psychological recovery through multi-sensory stimulation of virtual urban green space environment. VAOG stimulation had the best effect on psychological recovery ( &lt;italic&gt;p&lt;/italic&gt;  &amp;amp;lt; 0.05), followed by VAOTG stimulation ( &lt;italic&gt;p&lt;/italic&gt;  &amp;amp;lt; 0.05). Gustatory is an important sense to enhance the psychological recovery effect, and both the tactile-gustatory interaction and the olfactory-gustatory interaction significantly enhance the recovery effect. At the same time, the psychological recovery effect obtained by four or more sensory combinations was higher than that obtained by two or three sensory stimulation groups. This study confirms more possibilities for ways to restore physical and mental health through virtual natural environments. It expands the research on the benefits of virtual nature experience and provides theoretical support for the application of this method. &lt;/p&gt;&quot;,&quot;volume&quot;:&quot;15&quot;},&quot;isTemporary&quot;:false,&quot;suppress-author&quot;:false,&quot;composite&quot;:false,&quot;author-only&quot;:false}]},{&quot;citationID&quot;:&quot;MENDELEY_CITATION_442ec178-58d0-4766-b3a8-c964e6539f62&quot;,&quot;properties&quot;:{&quot;noteIndex&quot;:0},&quot;isEdited&quot;:false,&quot;manualOverride&quot;:{&quot;isManuallyOverridden&quot;:false,&quot;citeprocText&quot;:&quot;&lt;sup&gt;12&lt;/sup&gt;&quot;,&quot;manualOverrideText&quot;:&quot;&quot;},&quot;citationTag&quot;:&quot;MENDELEY_CITATION_v3_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&quot;,&quot;citationItems&quot;:[{&quot;id&quot;:&quot;7ff7c3da-b0f9-3e3a-aa65-db3bf232ef01&quot;,&quot;itemData&quot;:{&quot;type&quot;:&quot;article-journal&quot;,&quot;id&quot;:&quot;7ff7c3da-b0f9-3e3a-aa65-db3bf232ef01&quot;,&quot;title&quot;:&quot;Multisensory museum experience: an integrative view and future research directions&quot;,&quot;author&quot;:[{&quot;family&quot;:&quot;Luo&quot;,&quot;given&quot;:&quot;Dan&quot;,&quot;parse-names&quot;:false,&quot;dropping-particle&quot;:&quot;&quot;,&quot;non-dropping-particle&quot;:&quot;&quot;},{&quot;family&quot;:&quot;Doucé&quot;,&quot;given&quot;:&quot;Lieve&quot;,&quot;parse-names&quot;:false,&quot;dropping-particle&quot;:&quot;&quot;,&quot;non-dropping-particle&quot;:&quot;&quot;},{&quot;family&quot;:&quot;Nys&quot;,&quot;given&quot;:&quot;Karin&quot;,&quot;parse-names&quot;:false,&quot;dropping-particle&quot;:&quot;&quot;,&quot;non-dropping-particle&quot;:&quot;&quot;}],&quot;container-title&quot;:&quot;Museum Management and Curatorship&quot;,&quot;DOI&quot;:&quot;10.1080/09647775.2024.2357071&quot;,&quot;ISSN&quot;:&quot;0964-7775&quot;,&quot;URL&quot;:&quot;https://www.tandfonline.com/doi/full/10.1080/09647775.2024.2357071&quot;,&quot;issued&quot;:{&quot;date-parts&quot;:[[2024,5,26]]},&quot;page&quot;:&quot;1-28&quot;,&quot;abstract&quot;:&quot;In museum and aesthetic contexts, the role of multisensory experiences in boosting visitor engagement is well-recognised. Yet, the diverse disciplinary perspectives have led to a scattered and sometimes unclear literature landscape. This article undertakes a systematic review, combining systematic literature extraction and qualitative content analysis of 331 academic sources to address the following questions: What are the theoretical underpinnings for studying multisensory museum experiences? What are the general characteristics of these experiences? How can we understand the role of technology in sensory practices within museums and related sites? By focusing on visitors’ perspectives, the review aims to offer a comprehensive understanding of multisensory experiences, emphasising research framework, conceptualisation, and technology in museum practices. Furthermore, it outlines future research directions in these areas, contributing to a more unified theory and providing practical insights for exhibition design. This establishes a groundwork for nuanced future research endeavours.&quot;,&quot;publisher&quot;:&quot;Routledge&quot;,&quot;container-title-short&quot;:&quot;&quot;},&quot;isTemporary&quot;:false}]},{&quot;citationID&quot;:&quot;MENDELEY_CITATION_b685e59d-35c5-4f8d-8d5a-7c865ea5cfd1&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&quot;,&quot;citationItems&quot;:[{&quot;id&quot;:&quot;68461a60-1b50-3ec4-b0eb-a66422683647&quot;,&quot;itemData&quot;:{&quot;type&quot;:&quot;report&quot;,&quot;id&quot;:&quot;68461a60-1b50-3ec4-b0eb-a66422683647&quot;,&quot;title&quot;:&quot;Welcome to the age of re-enchantment&quot;,&quot;author&quot;:[{&quot;family&quot;:&quot;VML Intelligence&quot;,&quot;given&quot;:&quot;&quot;,&quot;parse-names&quot;:false,&quot;dropping-particle&quot;:&quot;&quot;,&quot;non-dropping-particle&quot;:&quot;&quot;}],&quot;accessed&quot;:{&quot;date-parts&quot;:[[2026,1,14]]},&quot;URL&quot;:&quot;https://www.vml.com/insight/the-age-of-re-enchantment-report&quot;,&quot;issued&quot;:{&quot;date-parts&quot;:[[2023,4,23]]},&quot;abstract&quot;:&quot;Introduction Welcome It's time to remake the world through the lens of re-enchantment, where the new brand metrics are jaw drops, heart swells, and goosebumps. Brands can help people transcend tough times and jolt them from long-standing malaise by celebrating the thrilling, the uplifting, the awe-inspiring, and the magical. Whether numbed by pandemic isolation, burned out by grind culture, or shocked by the 21st-century horrors of politics, war, and climate crisis, people are feeling a sense of absence that is hard to neatly define. More than three-quarters of people now say they \&quot;just want to feel something, to feel alive\&quot; and 74% say they feel like they are waiting for something good to happen. Uncertain times might imply a shift to a more practical attitude, but instead people are yearning for emotion-inducing experiences that deliver feelings of joy and wonder, craving the spectacular, the surreal, and the otherworldly. Even darker thrills are inspiring to some: the fear-inducing, the uncanny, the dystopian. We saw the first shoots of this movement in this year's \&quot;Future 100\&quot;: in the appetite for adventure and thrills in Remote Dining, in the craving for amazement in Multiversal Design, and in the burgeoning joyconomy expressed in Ageless Play. People have always enjoyed being transported, but crucially, there is now an appetite for brands to deliver this: 65% of people would like brands to wow them with spectacular advertising and marketing, and 61% want brands to help them feel intense emotions. In fact, almost twice as many people say they are likely to buy from brands that bring them a sense of joy (49%), or those that surprise and delight them (45%), than from brands that just do what they say they will (26%). Yet few brands are tapping into this desire: 70% of people say they can't remember the last time a brand did anything that excited them. The trends that follow explore the yearning for re-enchantment. Our hypothesis maps them to three overlapping needs: first, a quest for reawakening and sense-making in a chaotic and confusing world; second, a desire to transcend the everyday and feel part of something bigger than ourselves; and finally, an optimistic impulse to actively usher in a kinder, more hopeful future. At their heart, these trends are about betterment-both personal and collective. Via 18 original trends backed by proprietary survey data, and interviews with 20 thought leaders in the space, this report sets out a path for brands to reflect the new mindset-and re-enchant the world!&quot;,&quot;container-title-short&quot;:&quot;&quot;},&quot;isTemporary&quot;:false,&quot;suppress-author&quot;:false,&quot;composite&quot;:false,&quot;author-only&quot;:false}]},{&quot;citationID&quot;:&quot;MENDELEY_CITATION_8f559a7b-f56c-4d0b-87e4-6471956428bd&quot;,&quot;properties&quot;:{&quot;noteIndex&quot;:0},&quot;isEdited&quot;:false,&quot;manualOverride&quot;:{&quot;isManuallyOverridden&quot;:false,&quot;citeprocText&quot;:&quot;&lt;sup&gt;13&lt;/sup&gt;&quot;,&quot;manualOverrideText&quot;:&quot;&quot;},&quot;citationTag&quot;:&quot;MENDELEY_CITATION_v3_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&quot;,&quot;citationItems&quot;:[{&quot;id&quot;:&quot;03d29cde-9869-3c7c-8ecc-c1305439639e&quot;,&quot;itemData&quot;:{&quot;type&quot;:&quot;article-journal&quot;,&quot;id&quot;:&quot;03d29cde-9869-3c7c-8ecc-c1305439639e&quot;,&quot;title&quot;:&quot;Best sensory marketing statistics &quot;,&quot;author&quot;:[{&quot;family&quot;:&quot;Amra &amp; Elma&quot;,&quot;given&quot;:&quot;&quot;,&quot;parse-names&quot;:false,&quot;dropping-particle&quot;:&quot;&quot;,&quot;non-dropping-particle&quot;:&quot;&quot;}],&quot;issued&quot;:{&quot;date-parts&quot;:[[2025]]},&quot;container-title-short&quot;:&quot;&quot;},&quot;isTemporary&quot;:false,&quot;suppress-author&quot;:false,&quot;composite&quot;:false,&quot;author-only&quot;:false}]},{&quot;citationID&quot;:&quot;MENDELEY_CITATION_a10e2cf2-36b8-42d3-bd8e-044e728a08f0&quot;,&quot;properties&quot;:{&quot;noteIndex&quot;:0},&quot;isEdited&quot;:false,&quot;manualOverride&quot;:{&quot;isManuallyOverridden&quot;:false,&quot;citeprocText&quot;:&quot;&lt;sup&gt;14&lt;/sup&gt;&quot;,&quot;manualOverrideText&quot;:&quot;&quot;},&quot;citationTag&quot;:&quot;MENDELEY_CITATION_v3_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&quot;,&quot;citationItems&quot;:[{&quot;id&quot;:&quot;d6b38bb2-936a-3754-91bd-d94384771f70&quot;,&quot;itemData&quot;:{&quot;type&quot;:&quot;article-journal&quot;,&quot;id&quot;:&quot;d6b38bb2-936a-3754-91bd-d94384771f70&quot;,&quot;title&quot;:&quot;Nature sounds in a hypermarket&quot;,&quot;author&quot;:[{&quot;family&quot;:&quot;Kontukoski&quot;,&quot;given&quot;:&quot;Maija&quot;,&quot;parse-names&quot;:false,&quot;dropping-particle&quot;:&quot;&quot;,&quot;non-dropping-particle&quot;:&quot;&quot;}],&quot;container-title&quot;:&quot;Etnomusikologian vuosikirja&quot;,&quot;DOI&quot;:&quot;10.23985/evk.69118&quot;,&quot;ISSN&quot;:&quot;1799-5256&quot;,&quot;issued&quot;:{&quot;date-parts&quot;:[[2018,12,4]]},&quot;volume&quot;:&quot;30&quot;,&quot;container-title-short&quot;:&quot;&quot;},&quot;isTemporary&quot;:false,&quot;suppress-author&quot;:false,&quot;composite&quot;:false,&quot;author-only&quot;:false}]},{&quot;citationID&quot;:&quot;MENDELEY_CITATION_db49eb91-0845-45f1-8ac4-75eebae6a4e4&quot;,&quot;properties&quot;:{&quot;noteIndex&quot;:0},&quot;isEdited&quot;:false,&quot;manualOverride&quot;:{&quot;isManuallyOverridden&quot;:false,&quot;citeprocText&quot;:&quot;&lt;sup&gt;15&lt;/sup&gt;&quot;,&quot;manualOverrideText&quot;:&quot;&quot;},&quot;citationTag&quot;:&quot;MENDELEY_CITATION_v3_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&quot;,&quot;citationItems&quot;:[{&quot;id&quot;:&quot;900778e2-751d-3b14-bd2d-42cc2368e945&quot;,&quot;itemData&quot;:{&quot;type&quot;:&quot;chapter&quot;,&quot;id&quot;:&quot;900778e2-751d-3b14-bd2d-42cc2368e945&quot;,&quot;title&quot;:&quot;Gustav Theodor Fechner: Psychophysics and Natural Science&quot;,&quot;author&quot;:[{&quot;family&quot;:&quot;Robinson&quot;,&quot;given&quot;:&quot;David K.&quot;,&quot;parse-names&quot;:false,&quot;dropping-particle&quot;:&quot;&quot;,&quot;non-dropping-particle&quot;:&quot;&quot;}],&quot;container-title&quot;:&quot;Oxford Research Encyclopedia of Psychology&quot;,&quot;DOI&quot;:&quot;10.1093/acrefore/9780190236557.013.487&quot;,&quot;issued&quot;:{&quot;date-parts&quot;:[[2020,3,31]]},&quot;publisher&quot;:&quot;Oxford University Press&quot;,&quot;container-title-short&quot;:&quot;&quot;},&quot;isTemporary&quot;:false,&quot;suppress-author&quot;:false,&quot;composite&quot;:false,&quot;author-only&quot;:false}]},{&quot;citationID&quot;:&quot;MENDELEY_CITATION_6487fa3a-deab-4873-a272-95d22fbb3ebf&quot;,&quot;properties&quot;:{&quot;noteIndex&quot;:0},&quot;isEdited&quot;:false,&quot;manualOverride&quot;:{&quot;isManuallyOverridden&quot;:false,&quot;citeprocText&quot;:&quot;&lt;sup&gt;16&lt;/sup&gt;&quot;,&quot;manualOverrideText&quot;:&quot;&quot;},&quot;citationTag&quot;:&quot;MENDELEY_CITATION_v3_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&quot;,&quot;citationItems&quot;:[{&quot;id&quot;:&quot;7bb96b8d-697d-3808-b8e0-ad080ab6efd1&quot;,&quot;itemData&quot;:{&quot;type&quot;:&quot;book&quot;,&quot;id&quot;:&quot;7bb96b8d-697d-3808-b8e0-ad080ab6efd1&quot;,&quot;title&quot;:&quot;Destination culture: Tourism, museums, and heritage. &quot;,&quot;author&quot;:[{&quot;family&quot;:&quot;Kirshenblatt-Gimblett&quot;,&quot;given&quot;:&quot;Barbara&quot;,&quot;parse-names&quot;:false,&quot;dropping-particle&quot;:&quot;&quot;,&quot;non-dropping-particle&quot;:&quot;&quot;}],&quot;issued&quot;:{&quot;date-parts&quot;:[[1998]]},&quot;publisher-place&quot;:&quot;Berkeley and Los Angeles&quot;,&quot;publisher&quot;:&quot;University of California Press&quot;,&quot;container-title-short&quot;:&quot;&quot;},&quot;isTemporary&quot;:false}]},{&quot;citationID&quot;:&quot;MENDELEY_CITATION_e42cba4b-ae2a-4d77-b727-da2bba7be741&quot;,&quot;properties&quot;:{&quot;noteIndex&quot;:0},&quot;isEdited&quot;:false,&quot;manualOverride&quot;:{&quot;isManuallyOverridden&quot;:false,&quot;citeprocText&quot;:&quot;&lt;sup&gt;12,17&lt;/sup&gt;&quot;,&quot;manualOverrideText&quot;:&quot;&quot;},&quot;citationTag&quot;:&quot;MENDELEY_CITATION_v3_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&quot;,&quot;citationItems&quot;:[{&quot;id&quot;:&quot;7ff7c3da-b0f9-3e3a-aa65-db3bf232ef01&quot;,&quot;itemData&quot;:{&quot;type&quot;:&quot;article-journal&quot;,&quot;id&quot;:&quot;7ff7c3da-b0f9-3e3a-aa65-db3bf232ef01&quot;,&quot;title&quot;:&quot;Multisensory museum experience: an integrative view and future research directions&quot;,&quot;author&quot;:[{&quot;family&quot;:&quot;Luo&quot;,&quot;given&quot;:&quot;Dan&quot;,&quot;parse-names&quot;:false,&quot;dropping-particle&quot;:&quot;&quot;,&quot;non-dropping-particle&quot;:&quot;&quot;},{&quot;family&quot;:&quot;Doucé&quot;,&quot;given&quot;:&quot;Lieve&quot;,&quot;parse-names&quot;:false,&quot;dropping-particle&quot;:&quot;&quot;,&quot;non-dropping-particle&quot;:&quot;&quot;},{&quot;family&quot;:&quot;Nys&quot;,&quot;given&quot;:&quot;Karin&quot;,&quot;parse-names&quot;:false,&quot;dropping-particle&quot;:&quot;&quot;,&quot;non-dropping-particle&quot;:&quot;&quot;}],&quot;container-title&quot;:&quot;Museum Management and Curatorship&quot;,&quot;DOI&quot;:&quot;10.1080/09647775.2024.2357071&quot;,&quot;ISSN&quot;:&quot;0964-7775&quot;,&quot;URL&quot;:&quot;https://www.tandfonline.com/doi/full/10.1080/09647775.2024.2357071&quot;,&quot;issued&quot;:{&quot;date-parts&quot;:[[2024,5,26]]},&quot;page&quot;:&quot;1-28&quot;,&quot;abstract&quot;:&quot;In museum and aesthetic contexts, the role of multisensory experiences in boosting visitor engagement is well-recognised. Yet, the diverse disciplinary perspectives have led to a scattered and sometimes unclear literature landscape. This article undertakes a systematic review, combining systematic literature extraction and qualitative content analysis of 331 academic sources to address the following questions: What are the theoretical underpinnings for studying multisensory museum experiences? What are the general characteristics of these experiences? How can we understand the role of technology in sensory practices within museums and related sites? By focusing on visitors’ perspectives, the review aims to offer a comprehensive understanding of multisensory experiences, emphasising research framework, conceptualisation, and technology in museum practices. Furthermore, it outlines future research directions in these areas, contributing to a more unified theory and providing practical insights for exhibition design. This establishes a groundwork for nuanced future research endeavours.&quot;,&quot;publisher&quot;:&quot;Routledge&quot;,&quot;container-title-short&quot;:&quot;&quot;},&quot;isTemporary&quot;:false,&quot;suppress-author&quot;:false,&quot;composite&quot;:false,&quot;author-only&quot;:false},{&quot;id&quot;:&quot;1b6c1cbf-fa48-3354-9c9d-ff8b80d56947&quot;,&quot;itemData&quot;:{&quot;type&quot;:&quot;article-journal&quot;,&quot;id&quot;:&quot;1b6c1cbf-fa48-3354-9c9d-ff8b80d56947&quot;,&quot;title&quot;:&quot;Hands-On, Shoes-Off: Multisensory Tools Enhance Family Engagement Within an Art Museum&quot;,&quot;author&quot;:[{&quot;family&quot;:&quot;Eardley&quot;,&quot;given&quot;:&quot;Alison F.&quot;,&quot;parse-names&quot;:false,&quot;dropping-particle&quot;:&quot;&quot;,&quot;non-dropping-particle&quot;:&quot;&quot;},{&quot;family&quot;:&quot;Dobbin&quot;,&quot;given&quot;:&quot;Claire&quot;,&quot;parse-names&quot;:false,&quot;dropping-particle&quot;:&quot;&quot;,&quot;non-dropping-particle&quot;:&quot;&quot;},{&quot;family&quot;:&quot;Neves&quot;,&quot;given&quot;:&quot;Joselia&quot;,&quot;parse-names&quot;:false,&quot;dropping-particle&quot;:&quot;&quot;,&quot;non-dropping-particle&quot;:&quot;&quot;},{&quot;family&quot;:&quot;Ride&quot;,&quot;given&quot;:&quot;Peter&quot;,&quot;parse-names&quot;:false,&quot;dropping-particle&quot;:&quot;&quot;,&quot;non-dropping-particle&quot;:&quot;&quot;}],&quot;container-title&quot;:&quot;Visitor Studies&quot;,&quot;DOI&quot;:&quot;10.1080/10645578.2018.1503873&quot;,&quot;ISSN&quot;:&quot;19347715&quot;,&quot;issued&quot;:{&quot;date-parts&quot;:[[2018]]},&quot;abstract&quot;:&quot;Families with young children typically struggle to engage with traditional art museum environments. This research examined the impact of multisensory tools on family engagement within Mathaf: Arab Museum of Modern Art, Qatar. Sixty families with at least one child aged 0–11 were observed during two tasks. One task required participants to look at a series of paintings to select their favorite. In another task, families were given a toolkit of multisensory items to facilitate interaction with a painting. A semi-structured observational method produced quantitative and qualitative data about participant engagement and intergenerational interaction. Self-rating scores of task enjoyment were also collected. Results indicate that multisensory tools enhance family engagement with museums, artworks, and each other. Results also suggest that word-based interpretation was not necessary. We consider the potential implications of these findings in relation to family programming within art museums and museums more generally.&quot;,&quot;issue&quot;:&quot;1&quot;,&quot;volume&quot;:&quot;21&quot;,&quot;container-title-short&quot;:&quot;&quot;},&quot;isTemporary&quot;:false}]},{&quot;citationID&quot;:&quot;MENDELEY_CITATION_9500ebc4-bfeb-41be-9157-a1ae99a95df4&quot;,&quot;properties&quot;:{&quot;noteIndex&quot;:0},&quot;isEdited&quot;:false,&quot;manualOverride&quot;:{&quot;isManuallyOverridden&quot;:false,&quot;citeprocText&quot;:&quot;&lt;sup&gt;18&lt;/sup&gt;&quot;,&quot;manualOverrideText&quot;:&quot;&quot;},&quot;citationTag&quot;:&quot;MENDELEY_CITATION_v3_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&quot;,&quot;citationItems&quot;:[{&quot;id&quot;:&quot;c20aab61-b608-3c59-97f8-9ccf7e449617&quot;,&quot;itemData&quot;:{&quot;type&quot;:&quot;article-journal&quot;,&quot;id&quot;:&quot;c20aab61-b608-3c59-97f8-9ccf7e449617&quot;,&quot;title&quot;:&quot;Going Beyond the Ordinary — User Perceptions of the Impact of Multisensory Elements on Presence in Virtual Reality at the Royal Opera House&quot;,&quot;author&quot;:[{&quot;family&quot;:&quot;Woods&quot;,&quot;given&quot;:&quot;Andy T.&quot;,&quot;parse-names&quot;:false,&quot;dropping-particle&quot;:&quot;&quot;,&quot;non-dropping-particle&quot;:&quot;&quot;},{&quot;family&quot;:&quot;Levstek&quot;,&quot;given&quot;:&quot;Marusa&quot;,&quot;parse-names&quot;:false,&quot;dropping-particle&quot;:&quot;&quot;,&quot;non-dropping-particle&quot;:&quot;&quot;},{&quot;family&quot;:&quot;Moffatt&quot;,&quot;given&quot;:&quot;Jamie&quot;,&quot;parse-names&quot;:false,&quot;dropping-particle&quot;:&quot;&quot;,&quot;non-dropping-particle&quot;:&quot;&quot;},{&quot;family&quot;:&quot;Lycett&quot;,&quot;given&quot;:&quot;Mark&quot;,&quot;parse-names&quot;:false,&quot;dropping-particle&quot;:&quot;&quot;,&quot;non-dropping-particle&quot;:&quot;&quot;},{&quot;family&quot;:&quot;Whittaker&quot;,&quot;given&quot;:&quot;Laryssa&quot;,&quot;parse-names&quot;:false,&quot;dropping-particle&quot;:&quot;&quot;,&quot;non-dropping-particle&quot;:&quot;&quot;},{&quot;family&quot;:&quot;Dalton&quot;,&quot;given&quot;:&quot;Polly&quot;,&quot;parse-names&quot;:false,&quot;dropping-particle&quot;:&quot;&quot;,&quot;non-dropping-particle&quot;:&quot;&quot;}],&quot;container-title&quot;:&quot;Multisensory Research&quot;,&quot;DOI&quot;:&quot;10.1163/22134808-bja10141&quot;,&quot;ISSN&quot;:&quot;2213-4794&quot;,&quot;URL&quot;:&quot;https://brill.com/view/journals/msr/38/1-3/article-p1_2.xml&quot;,&quot;issued&quot;:{&quot;date-parts&quot;:[[2025,2,27]]},&quot;page&quot;:&quot;1-25&quot;,&quot;abstract&quot;:&quot;&lt;p&gt; This exploratory study investigates the relative impacts of incorporating additional sensory- and embodiment-enhancing elements into virtual reality (VR) experiences beyond standard headset features, including vibrating floors, blowing wind, accurately rendered hands, free-roam walking and seeing avatars of real people; the outcome is sometimes called a hyper-reality experience. After taking part in the &lt;italic&gt;Current Rising&lt;/italic&gt; immersive experience at the Royal Opera House, 726 participants completed a survey examining the different perceived impacts the various additional elements were thought to have on presence. Blowing wind and free-roam walking were thought to be most impactful on presence, followed by floor vibration (contrary to expectations), along with seeing avatars. Conversely, virtual hands were thought to exhibit the least influence, despite being rendered with greater detail and precision than those commonly found in standard VR applications. Past VR experience only minimally affected these reported impacts, suggesting that hyper-reality experiences introduce novel elements even to experienced users. By looking at the perceived impact on presence over a rich, holistic range of factors (multisensory elements, virtual bodies, prior experience and enjoyment) in a real-world cultural experience, these findings offer practical guidance for immersive experience designers and researchers to optimise presence. Future research should explore more nuanced assessments of presence and consider non-correlational experimental designs that mitigate various highlighted potential biases and confounding factors. &lt;/p&gt;&quot;,&quot;issue&quot;:&quot;1-3&quot;,&quot;volume&quot;:&quot;38&quot;,&quot;container-title-short&quot;:&quot;Multisens. Res.&quot;},&quot;isTemporary&quot;:false}]},{&quot;citationID&quot;:&quot;MENDELEY_CITATION_2ddc4c05-d400-4b56-abae-789f31dbc240&quot;,&quot;properties&quot;:{&quot;noteIndex&quot;:0},&quot;isEdited&quot;:false,&quot;manualOverride&quot;:{&quot;isManuallyOverridden&quot;:false,&quot;citeprocText&quot;:&quot;&lt;sup&gt;11&lt;/sup&gt;&quot;,&quot;manualOverrideText&quot;:&quot;&quot;},&quot;citationTag&quot;:&quot;MENDELEY_CITATION_v3_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&quot;,&quot;citationItems&quot;:[{&quot;id&quot;:&quot;b47dca7d-ec7c-3810-8812-9ca7daeb5e43&quot;,&quot;itemData&quot;:{&quot;type&quot;:&quot;article-journal&quot;,&quot;id&quot;:&quot;b47dca7d-ec7c-3810-8812-9ca7daeb5e43&quot;,&quot;title&quot;:&quot;Effects of simulated multi-sensory stimulation integration on physiological and psychological restoration in virtual urban green space environment&quot;,&quot;author&quot;:[{&quot;family&quot;:&quot;Song&quot;,&quot;given&quot;:&quot;Chen&quot;,&quot;parse-names&quot;:false,&quot;dropping-particle&quot;:&quot;&quot;,&quot;non-dropping-particle&quot;:&quot;&quot;},{&quot;family&quot;:&quot;Cao&quot;,&quot;given&quot;:&quot;Saixin&quot;,&quot;parse-names&quot;:false,&quot;dropping-particle&quot;:&quot;&quot;,&quot;non-dropping-particle&quot;:&quot;&quot;},{&quot;family&quot;:&quot;Luo&quot;,&quot;given&quot;:&quot;Hao&quot;,&quot;parse-names&quot;:false,&quot;dropping-particle&quot;:&quot;&quot;,&quot;non-dropping-particle&quot;:&quot;&quot;},{&quot;family&quot;:&quot;Huang&quot;,&quot;given&quot;:&quot;Yinghui&quot;,&quot;parse-names&quot;:false,&quot;dropping-particle&quot;:&quot;&quot;,&quot;non-dropping-particle&quot;:&quot;&quot;},{&quot;family&quot;:&quot;Jiang&quot;,&quot;given&quot;:&quot;Siwei&quot;,&quot;parse-names&quot;:false,&quot;dropping-particle&quot;:&quot;&quot;,&quot;non-dropping-particle&quot;:&quot;&quot;},{&quot;family&quot;:&quot;Guo&quot;,&quot;given&quot;:&quot;Baimeng&quot;,&quot;parse-names&quot;:false,&quot;dropping-particle&quot;:&quot;&quot;,&quot;non-dropping-particle&quot;:&quot;&quot;},{&quot;family&quot;:&quot;Li&quot;,&quot;given&quot;:&quot;Nian&quot;,&quot;parse-names&quot;:false,&quot;dropping-particle&quot;:&quot;&quot;,&quot;non-dropping-particle&quot;:&quot;&quot;},{&quot;family&quot;:&quot;Li&quot;,&quot;given&quot;:&quot;Kai&quot;,&quot;parse-names&quot;:false,&quot;dropping-particle&quot;:&quot;&quot;,&quot;non-dropping-particle&quot;:&quot;&quot;},{&quot;family&quot;:&quot;Zhang&quot;,&quot;given&quot;:&quot;Ping&quot;,&quot;parse-names&quot;:false,&quot;dropping-particle&quot;:&quot;&quot;,&quot;non-dropping-particle&quot;:&quot;&quot;},{&quot;family&quot;:&quot;Zhu&quot;,&quot;given&quot;:&quot;Chunyan&quot;,&quot;parse-names&quot;:false,&quot;dropping-particle&quot;:&quot;&quot;,&quot;non-dropping-particle&quot;:&quot;&quot;},{&quot;family&quot;:&quot;Fu&quot;,&quot;given&quot;:&quot;Erkang&quot;,&quot;parse-names&quot;:false,&quot;dropping-particle&quot;:&quot;&quot;,&quot;non-dropping-particle&quot;:&quot;&quot;},{&quot;family&quot;:&quot;Jiang&quot;,&quot;given&quot;:&quot;Mingyan&quot;,&quot;parse-names&quot;:false,&quot;dropping-particle&quot;:&quot;&quot;,&quot;non-dropping-particle&quot;:&quot;&quot;},{&quot;family&quot;:&quot;Li&quot;,&quot;given&quot;:&quot;Xi&quot;,&quot;parse-names&quot;:false,&quot;dropping-particle&quot;:&quot;&quot;,&quot;non-dropping-particle&quot;:&quot;&quot;}],&quot;container-title&quot;:&quot;Frontiers in Psychology&quot;,&quot;container-title-short&quot;:&quot;Front. Psychol.&quot;,&quot;DOI&quot;:&quot;10.3389/fpsyg.2024.1382143&quot;,&quot;ISSN&quot;:&quot;1664-1078&quot;,&quot;issued&quot;:{&quot;date-parts&quot;:[[2024,6,20]]},&quot;abstract&quot;:&quot;&lt;p&gt; Virtual urban green environment images and audio stimuli had been proven to have restorative effects on subjects’ physical and mental health. In this area, researchers predominantly focused on visual, auditory and olfactory aspects, while tactile and gustatory senses have been minimally explored. However, the optimal combination of sensory stimuli for promoting physical and mental recovery remains unclear. Therefore, a simulated sensory stimulation approach involving 240 participants was employed, with 30 individuals included in each of the eight experimental groups: the visual–auditory (VA), visual–auditory-olfactory (VAO), visual–auditory-tactile (VAT), visual–auditory-gustatory(VAG), visual–auditory-olfactory-tactile (VAOT), visual–auditory-olfactory-gustatory (VAOG), visual–auditory-tactile-gustatory (VATG), and visual–auditory-olfactory-tactile-gustatory (VAOTG) groups. This study aimed to explore the differences in participants’ physiological and psychological health recovery after exposure to different combinations of simulated sensory stimuli in virtual UGSs. The results indicated that the following: (1) In terms of physiological recovery, the blood pressure of the 8 experimental groups decreased significantly after the experiment, indicating that the virtual urban green space environment has a certain recovery effect on physiological state. The combination of VAOTG stimuli in the multisensory group resulted in the best blood pressure recovery ( &lt;italic&gt;p&lt;/italic&gt;  &amp;amp;lt; 0.05). Tactile is an important sense to enhance the physiological recovery effect. Olfactory-tactile or tactile-gustatory stimuli interactions significantly enhance physiological recovery, emphasizing the importance of tactile stimulation in improving physiological recovery. (2) In terms of psychological recovery, the common trigger of olfactory-gustatory is the most key element to enhance psychological recovery through multi-sensory stimulation of virtual urban green space environment. VAOG stimulation had the best effect on psychological recovery ( &lt;italic&gt;p&lt;/italic&gt;  &amp;amp;lt; 0.05), followed by VAOTG stimulation ( &lt;italic&gt;p&lt;/italic&gt;  &amp;amp;lt; 0.05). Gustatory is an important sense to enhance the psychological recovery effect, and both the tactile-gustatory interaction and the olfactory-gustatory interaction significantly enhance the recovery effect. At the same time, the psychological recovery effect obtained by four or more sensory combinations was higher than that obtained by two or three sensory stimulation groups. This study confirms more possibilities for ways to restore physical and mental health through virtual natural environments. It expands the research on the benefits of virtual nature experience and provides theoretical support for the application of this method. &lt;/p&gt;&quot;,&quot;volume&quot;:&quot;15&quot;},&quot;isTemporary&quot;:false,&quot;suppress-author&quot;:false,&quot;composite&quot;:false,&quot;author-only&quot;:false}]},{&quot;citationID&quot;:&quot;MENDELEY_CITATION_08b67b9a-019c-477c-9d2c-92a6552e2b29&quot;,&quot;properties&quot;:{&quot;noteIndex&quot;:0},&quot;isEdited&quot;:false,&quot;manualOverride&quot;:{&quot;isManuallyOverridden&quot;:false,&quot;citeprocText&quot;:&quot;&lt;sup&gt;19&lt;/sup&gt;&quot;,&quot;manualOverrideText&quot;:&quot;&quot;},&quot;citationTag&quot;:&quot;MENDELEY_CITATION_v3_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&quot;,&quot;citationItems&quot;:[{&quot;id&quot;:&quot;8119a5df-054e-3cf8-8825-45ef263dc0c8&quot;,&quot;itemData&quot;:{&quot;type&quot;:&quot;article-journal&quot;,&quot;id&quot;:&quot;8119a5df-054e-3cf8-8825-45ef263dc0c8&quot;,&quot;title&quot;:&quot;The Role of Odor-Evoked Memory in Psychological and Physiological Health&quot;,&quot;author&quot;:[{&quot;family&quot;:&quot;Herz&quot;,&quot;given&quot;:&quot;Rachel&quot;,&quot;parse-names&quot;:false,&quot;dropping-particle&quot;:&quot;&quot;,&quot;non-dropping-particle&quot;:&quot;&quot;}],&quot;container-title&quot;:&quot;Brain Sciences&quot;,&quot;container-title-short&quot;:&quot;Brain Sci.&quot;,&quot;DOI&quot;:&quot;10.3390/brainsci6030022&quot;,&quot;ISSN&quot;:&quot;2076-3425&quot;,&quot;issued&quot;:{&quot;date-parts&quot;:[[2016,7,19]]},&quot;page&quot;:&quot;22&quot;,&quot;abstract&quot;:&quot;&lt;p&gt;This article discusses the special features of odor-evoked memory and the current state-of-the-art in odor-evoked memory research to show how these unique experiences may be able to influence and benefit psychological and physiological health. A review of the literature leads to the conclusion that odors that evoke positive autobiographical memories have the potential to increase positive emotions, decrease negative mood states, disrupt cravings, and reduce physiological indices of stress, including systemic markers of inflammation. Olfactory perception factors and individual difference characteristics that would need to be considered in therapeutic applications of odor-evoked-memory are also discussed. This article illustrates how through the experimentally validated mechanisms of odor-associative learning and the privileged neuroanatomical relationship that exists between olfaction and the neural substrates of emotion, odors can be harnessed to induce emotional and physiological responses that can improve human health and wellbeing.&lt;/p&gt;&quot;,&quot;issue&quot;:&quot;3&quot;,&quot;volume&quot;:&quot;6&quot;},&quot;isTemporary&quot;:false,&quot;suppress-author&quot;:false,&quot;composite&quot;:false,&quot;author-only&quot;:false}]},{&quot;citationID&quot;:&quot;MENDELEY_CITATION_85a31fb1-cde7-46c3-9e3a-0aae7ac89a44&quot;,&quot;properties&quot;:{&quot;noteIndex&quot;:0},&quot;isEdited&quot;:false,&quot;manualOverride&quot;:{&quot;isManuallyOverridden&quot;:false,&quot;citeprocText&quot;:&quot;&lt;sup&gt;20&lt;/sup&gt;&quot;,&quot;manualOverrideText&quot;:&quot;&quot;},&quot;citationTag&quot;:&quot;MENDELEY_CITATION_v3_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&quot;,&quot;citationItems&quot;:[{&quot;id&quot;:&quot;914ad2b2-b5f0-3225-88f7-dddcb578dca4&quot;,&quot;itemData&quot;:{&quot;type&quot;:&quot;article-journal&quot;,&quot;id&quot;:&quot;914ad2b2-b5f0-3225-88f7-dddcb578dca4&quot;,&quot;title&quot;:&quot;Benefits of multisensory learning&quot;,&quot;author&quot;:[{&quot;family&quot;:&quot;Shams&quot;,&quot;given&quot;:&quot;Ladan&quot;,&quot;parse-names&quot;:false,&quot;dropping-particle&quot;:&quot;&quot;,&quot;non-dropping-particle&quot;:&quot;&quot;},{&quot;family&quot;:&quot;Seitz&quot;,&quot;given&quot;:&quot;Aaron R.&quot;,&quot;parse-names&quot;:false,&quot;dropping-particle&quot;:&quot;&quot;,&quot;non-dropping-particle&quot;:&quot;&quot;}],&quot;container-title&quot;:&quot;Trends in Cognitive Sciences&quot;,&quot;container-title-short&quot;:&quot;Trends Cogn. Sci.&quot;,&quot;DOI&quot;:&quot;10.1016/j.tics.2008.07.006&quot;,&quot;ISSN&quot;:&quot;13646613&quot;,&quot;issued&quot;:{&quot;date-parts&quot;:[[2008,11]]},&quot;page&quot;:&quot;411-417&quot;,&quot;issue&quot;:&quot;11&quot;,&quot;volume&quot;:&quot;12&quot;},&quot;isTemporary&quot;:false,&quot;suppress-author&quot;:false,&quot;composite&quot;:false,&quot;author-only&quot;:false}]},{&quot;citationID&quot;:&quot;MENDELEY_CITATION_6db251b5-6587-4183-8e63-19e20fce3f92&quot;,&quot;properties&quot;:{&quot;noteIndex&quot;:0},&quot;isEdited&quot;:false,&quot;manualOverride&quot;:{&quot;isManuallyOverridden&quot;:false,&quot;citeprocText&quot;:&quot;&lt;sup&gt;21–23&lt;/sup&gt;&quot;,&quot;manualOverrideText&quot;:&quot;&quot;},&quot;citationTag&quot;:&quot;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&quot;,&quot;citationItems&quot;:[{&quot;id&quot;:&quot;b55b4ca9-adb8-390a-ade8-8f617b0f21f8&quot;,&quot;itemData&quot;:{&quot;type&quot;:&quot;article-journal&quot;,&quot;id&quot;:&quot;b55b4ca9-adb8-390a-ade8-8f617b0f21f8&quot;,&quot;title&quot;:&quot;Does multisensory study benefit memory for pictures and sounds?&quot;,&quot;author&quot;:[{&quot;family&quot;:&quot;Pecher&quot;,&quot;given&quot;:&quot;Diane&quot;,&quot;parse-names&quot;:false,&quot;dropping-particle&quot;:&quot;&quot;,&quot;non-dropping-particle&quot;:&quot;&quot;},{&quot;family&quot;:&quot;Zeelenberg&quot;,&quot;given&quot;:&quot;René&quot;,&quot;parse-names&quot;:false,&quot;dropping-particle&quot;:&quot;&quot;,&quot;non-dropping-particle&quot;:&quot;&quot;}],&quot;container-title&quot;:&quot;Cognition&quot;,&quot;container-title-short&quot;:&quot;Cognition&quot;,&quot;DOI&quot;:&quot;10.1016/j.cognition.2022.105181&quot;,&quot;ISSN&quot;:&quot;00100277&quot;,&quot;URL&quot;:&quot;https://linkinghub.elsevier.com/retrieve/pii/S001002772200169X&quot;,&quot;issued&quot;:{&quot;date-parts&quot;:[[2022,9,1]]},&quot;page&quot;:&quot;105181&quot;,&quot;abstract&quot;:&quot;Studies have found a multisensory memory benefit: higher recognition accuracy for unimodal test items that were studied as bimodal items than for those studied as unimodal items. This is a surprising finding because the encoding specificity principle predicts that memory performance should be better with greater overlap between processing during study and test. We used Thelen, Talsma, and Murray's (2015) method who previously found a multisensory memory benefit. Items were presented as unimodal (picture or sound) or bimodal (picture and sound) items in a continuous recognition task in which only one modality was task-relevant. In four experiments we obtained little evidence for a difference in memory performance between items studied as unimodal or bimodal stimuli, but there was a benefit of study-test overlap in format if sound was the task-relevant modality. Task-induced attention for the irrelevant modality or response bias may have played a role in previous studies. We conclude that the multisensory memory benefit may not be a general finding, but rather one that is found only under conditions that induce participants to pay attention to the task-irrelevant modality.&quot;,&quot;publisher&quot;:&quot;Elsevier B.V.&quot;,&quot;volume&quot;:&quot;226&quot;},&quot;isTemporary&quot;:false},{&quot;id&quot;:&quot;222a53c3-e08b-33f1-a403-19fe81e67620&quot;,&quot;itemData&quot;:{&quot;type&quot;:&quot;paper-conference&quot;,&quot;id&quot;:&quot;222a53c3-e08b-33f1-a403-19fe81e67620&quot;,&quot;title&quot;:&quot;Evaluating the importance of multi-sensory input on memory and the sense of presence in virtual environments&quot;,&quot;author&quot;:[{&quot;family&quot;:&quot;Dinh&quot;,&quot;given&quot;:&quot;H.Q.&quot;,&quot;parse-names&quot;:false,&quot;dropping-particle&quot;:&quot;&quot;,&quot;non-dropping-particle&quot;:&quot;&quot;},{&quot;family&quot;:&quot;Walker&quot;,&quot;given&quot;:&quot;N.&quot;,&quot;parse-names&quot;:false,&quot;dropping-particle&quot;:&quot;&quot;,&quot;non-dropping-particle&quot;:&quot;&quot;},{&quot;family&quot;:&quot;Hodges&quot;,&quot;given&quot;:&quot;L.F.&quot;,&quot;parse-names&quot;:false,&quot;dropping-particle&quot;:&quot;&quot;,&quot;non-dropping-particle&quot;:&quot;&quot;},{&quot;family&quot;:&quot;Chang Song&quot;,&quot;given&quot;:&quot;&quot;,&quot;parse-names&quot;:false,&quot;dropping-particle&quot;:&quot;&quot;,&quot;non-dropping-particle&quot;:&quot;&quot;},{&quot;family&quot;:&quot;Kobayashi&quot;,&quot;given&quot;:&quot;A.&quot;,&quot;parse-names&quot;:false,&quot;dropping-particle&quot;:&quot;&quot;,&quot;non-dropping-particle&quot;:&quot;&quot;}],&quot;container-title&quot;:&quot;Proceedings IEEE Virtual Reality (Cat. No. 99CB36316)&quot;,&quot;DOI&quot;:&quot;10.1109/VR.1999.756955&quot;,&quot;ISBN&quot;:&quot;0-7695-0093-5&quot;,&quot;URL&quot;:&quot;http://ieeexplore.ieee.org/document/756955/&quot;,&quot;page&quot;:&quot;222-228&quot;,&quot;abstract&quot;:&quot;322 subjects participated in an experimental study to investigate the effects of tactile, olfactory, audio and visual sensory cues on a participant's sense of presence in a virtual environment and on their memory for the environment and the objects in that environment. Results strongly indicate that increasing the modalities of sensory input in a virtual environment can increase both the sense of presence and memory for objects in the environment. In particular, the addition of tactile, olfactory and auditory cues to a virtual environment increased the user's sense of presence and memory of the environment. Surprisingly, increasing the level of visual detail did not result in an increase in the user's sense of presence or memory of the environment.&quot;,&quot;publisher&quot;:&quot;IEEE Comput. Soc&quot;,&quot;container-title-short&quot;:&quot;&quot;},&quot;isTemporary&quot;:false},{&quot;id&quot;:&quot;066fdd13-c741-303e-862f-5addd8ec76fa&quot;,&quot;itemData&quot;:{&quot;type&quot;:&quot;article-journal&quot;,&quot;id&quot;:&quot;066fdd13-c741-303e-862f-5addd8ec76fa&quot;,&quot;title&quot;:&quot;Crossmodal semantics in memory: Scoping review and meta-analyses of multisensory effects in short-term and episodic memory systems.&quot;,&quot;author&quot;:[{&quot;family&quot;:&quot;Soto-Faraco&quot;,&quot;given&quot;:&quot;Salvador&quot;,&quot;parse-names&quot;:false,&quot;dropping-particle&quot;:&quot;&quot;,&quot;non-dropping-particle&quot;:&quot;&quot;},{&quot;family&quot;:&quot;Spence&quot;,&quot;given&quot;:&quot;Charles&quot;,&quot;parse-names&quot;:false,&quot;dropping-particle&quot;:&quot;&quot;,&quot;non-dropping-particle&quot;:&quot;&quot;}],&quot;container-title&quot;:&quot;Psychological Bulletin&quot;,&quot;container-title-short&quot;:&quot;Psychol. Bull.&quot;,&quot;DOI&quot;:&quot;10.1037/bul0000483&quot;,&quot;ISSN&quot;:&quot;19391455&quot;,&quot;issued&quot;:{&quot;date-parts&quot;:[[2025]]},&quot;abstract&quot;:&quot;The human brain represents objects and events in the environment by binding together their defining semantic attributes across the senses (e.g., vision, hearing, touch). Semantic relationships between these attributes in different senses, or crossmodal semantic relationships, are fundamental to carving out meaningful categories and to encode and store experiences in the form of memories for later retrieval. Unsurprisingly, the subject of crossmodal semantic interactions in human memory has been on the agenda of researchers interested in multisensory processes for several decades now and there appears to be a renewed wave of interest in the field currently. By and large, the central question has been whether or not memories for events with crossmodally congruent semantic attributes are better remembered. Nevertheless, this research area has been characterized by mixed methodological approaches, inconsistent outcomes, and alternative theoretical interpretations, with few attempts at synthesis. Here, we examine the past 30 years of research on the topic, covering short-term as well as episodic memory systems. First, we garner existing evidence in a systematic scoping review of studies, complemented by meta-analyses. Then, we provide a synthesis highlighting outstanding empirical questions and potential contradictions between competing theoretical interpretations. With some exceptions, there is abundant support for the hypothesis that crossmodally congruent events are better remembered than single-modality or crossmodal but incongruent events. Nevertheless, the mechanisms underlying this multisensory benefit and its theoretical interpretation are still the subject of substantial debates. We propose avenues to resolve these issues and advance current knowledge in this burgeoning research area. (PsycInfo Database Record (c) 2025 APA, all rights reserved)&quot;,&quot;publisher&quot;:&quot;American Psychological Association&quot;},&quot;isTemporary&quot;:false}]},{&quot;citationID&quot;:&quot;MENDELEY_CITATION_af992abc-0466-4cc3-8dac-9d7b9774857e&quot;,&quot;properties&quot;:{&quot;noteIndex&quot;:0},&quot;isEdited&quot;:false,&quot;manualOverride&quot;:{&quot;isManuallyOverridden&quot;:false,&quot;citeprocText&quot;:&quot;&lt;sup&gt;24&lt;/sup&gt;&quot;,&quot;manualOverrideText&quot;:&quot;&quot;},&quot;citationTag&quot;:&quot;MENDELEY_CITATION_v3_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&quot;,&quot;citationItems&quot;:[{&quot;id&quot;:&quot;a10fc3cc-a372-3d5b-a99f-735f7a9c70f1&quot;,&quot;itemData&quot;:{&quot;type&quot;:&quot;article-journal&quot;,&quot;id&quot;:&quot;a10fc3cc-a372-3d5b-a99f-735f7a9c70f1&quot;,&quot;title&quot;:&quot;Multisensory Food Experiences in Northern Norway: An Exploratory Study&quot;,&quot;author&quot;:[{&quot;family&quot;:&quot;Tran&quot;,&quot;given&quot;:&quot;Huy&quot;,&quot;parse-names&quot;:false,&quot;dropping-particle&quot;:&quot;&quot;,&quot;non-dropping-particle&quot;:&quot;&quot;},{&quot;family&quot;:&quot;Veflen&quot;,&quot;given&quot;:&quot;Nina&quot;,&quot;parse-names&quot;:false,&quot;dropping-particle&quot;:&quot;&quot;,&quot;non-dropping-particle&quot;:&quot;&quot;},{&quot;family&quot;:&quot;Jørgensen&quot;,&quot;given&quot;:&quot;Eva J. B.&quot;,&quot;parse-names&quot;:false,&quot;dropping-particle&quot;:&quot;&quot;,&quot;non-dropping-particle&quot;:&quot;&quot;},{&quot;family&quot;:&quot;Velasco&quot;,&quot;given&quot;:&quot;Carlos&quot;,&quot;parse-names&quot;:false,&quot;dropping-particle&quot;:&quot;&quot;,&quot;non-dropping-particle&quot;:&quot;&quot;}],&quot;container-title&quot;:&quot;Foods&quot;,&quot;DOI&quot;:&quot;10.3390/foods13132156&quot;,&quot;ISSN&quot;:&quot;2304-8158&quot;,&quot;issued&quot;:{&quot;date-parts&quot;:[[2024,7,8]]},&quot;page&quot;:&quot;2156&quot;,&quot;abstract&quot;:&quot;&lt;p&gt;Intrinsic and extrinsic sensory elements influence our food experiences. However, most research on extrinsic multisensory aspects of food has centered on WEIRD (White, Educated, Industrialized, Rich, and Democratic) urban participants. This study breaks from this trend by investigating multisensory food experiences in the context of Northern Norway, a region characterized by distinct seasonal shifts, harsh arctic weather, unique atmospheric phenomena (e.g., the midnight sun and northern lights), limited food growth opportunities, and a rich Sámi cultural heritage. Our aim was to unravel the formation and development of multisensory food experiences within a culturally and environmentally specific framework. Our exploratory research used participant observation and interviews, involving four researchers from diverse backgrounds who closely examined multisensory food experiences within four Northern Norwegian food-related tourism businesses, all infused with Sámi cultural elements. Our findings suggest four major themes: (1) Experience elements, involving elements associated with plants, animals, and inanimate objects; (2) Bipolar concepts, which refer to opposing dimensions where experience elements varied, notably in the interplay between Sámi and Norwegian traditions; (3) Sensory stories, which highlight the narratives, enriching the eating experience with context, such as tales of dining under the captivating northern lights; and (4) Values, which indicate guiding principles shaping these experiences on a broader scale, emphasizing support for local traditions and culture. Our main contribution is the presentation of a new contextual framework of multisensory food experiences, which can be applicable to studying food experiences in other contexts.&lt;/p&gt;&quot;,&quot;issue&quot;:&quot;13&quot;,&quot;volume&quot;:&quot;13&quot;,&quot;container-title-short&quot;:&quot;&quot;},&quot;isTemporary&quot;:false,&quot;suppress-author&quot;:false,&quot;composite&quot;:false,&quot;author-only&quot;:false}]},{&quot;citationID&quot;:&quot;MENDELEY_CITATION_686d3662-77af-4b6a-a968-8cf1a91d326d&quot;,&quot;properties&quot;:{&quot;noteIndex&quot;:0},&quot;isEdited&quot;:false,&quot;manualOverride&quot;:{&quot;isManuallyOverridden&quot;:false,&quot;citeprocText&quot;:&quot;&lt;sup&gt;25&lt;/sup&gt;&quot;,&quot;manualOverrideText&quot;:&quot;&quot;},&quot;citationTag&quot;:&quot;MENDELEY_CITATION_v3_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&quot;,&quot;citationItems&quot;:[{&quot;id&quot;:&quot;a598c410-0766-3cf6-8e2e-6f7e4caece05&quot;,&quot;itemData&quot;:{&quot;type&quot;:&quot;article-journal&quot;,&quot;id&quot;:&quot;a598c410-0766-3cf6-8e2e-6f7e4caece05&quot;,&quot;title&quot;:&quot;Sensory perception in cultural studies—a review of sensorial and multisensorial heritage&quot;,&quot;author&quot;:[{&quot;family&quot;:&quot;Parker&quot;,&quot;given&quot;:&quot;Murray&quot;,&quot;parse-names&quot;:false,&quot;dropping-particle&quot;:&quot;&quot;,&quot;non-dropping-particle&quot;:&quot;&quot;},{&quot;family&quot;:&quot;Spennemann&quot;,&quot;given&quot;:&quot;Dirk H. R.&quot;,&quot;parse-names&quot;:false,&quot;dropping-particle&quot;:&quot;&quot;,&quot;non-dropping-particle&quot;:&quot;&quot;},{&quot;family&quot;:&quot;Bond&quot;,&quot;given&quot;:&quot;Jennifer&quot;,&quot;parse-names&quot;:false,&quot;dropping-particle&quot;:&quot;&quot;,&quot;non-dropping-particle&quot;:&quot;&quot;}],&quot;container-title&quot;:&quot;The Senses and Society&quot;,&quot;DOI&quot;:&quot;10.1080/17458927.2023.2284532&quot;,&quot;ISSN&quot;:&quot;1745-8927&quot;,&quot;issued&quot;:{&quot;date-parts&quot;:[[2024,5,3]]},&quot;page&quot;:&quot;231-261&quot;,&quot;issue&quot;:&quot;2&quot;,&quot;volume&quot;:&quot;19&quot;,&quot;container-title-short&quot;:&quot;&quot;},&quot;isTemporary&quot;:false,&quot;suppress-author&quot;:false,&quot;composite&quot;:false,&quot;author-only&quot;:false}]},{&quot;citationID&quot;:&quot;MENDELEY_CITATION_3cf19c1d-9780-4003-8c0f-177b8e9e0909&quot;,&quot;properties&quot;:{&quot;noteIndex&quot;:0},&quot;isEdited&quot;:false,&quot;manualOverride&quot;:{&quot;isManuallyOverridden&quot;:false,&quot;citeprocText&quot;:&quot;&lt;sup&gt;26,27&lt;/sup&gt;&quot;,&quot;manualOverrideText&quot;:&quot;&quot;},&quot;citationTag&quot;:&quot;MENDELEY_CITATION_v3_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&quot;,&quot;citationItems&quot;:[{&quot;id&quot;:&quot;f93b8588-48b9-3188-ba59-310194d61f5f&quot;,&quot;itemData&quot;:{&quot;type&quot;:&quot;article-journal&quot;,&quot;id&quot;:&quot;f93b8588-48b9-3188-ba59-310194d61f5f&quot;,&quot;title&quot;:&quot;Enhancing museum accessibility for blind and low vision visitors through interactive multimodal tangible interfaces&quot;,&quot;author&quot;:[{&quot;family&quot;:&quot;Avni&quot;,&quot;given&quot;:&quot;Yael&quot;,&quot;parse-names&quot;:false,&quot;dropping-particle&quot;:&quot;&quot;,&quot;non-dropping-particle&quot;:&quot;&quot;},{&quot;family&quot;:&quot;Danial-Saad&quot;,&quot;given&quot;:&quot;Alexandra&quot;,&quot;parse-names&quot;:false,&quot;dropping-particle&quot;:&quot;&quot;,&quot;non-dropping-particle&quot;:&quot;&quot;},{&quot;family&quot;:&quot;Sheidin&quot;,&quot;given&quot;:&quot;Julia&quot;,&quot;parse-names&quot;:false,&quot;dropping-particle&quot;:&quot;&quot;,&quot;non-dropping-particle&quot;:&quot;&quot;},{&quot;family&quot;:&quot;Kuflik&quot;,&quot;given&quot;:&quot;Tsvi&quot;,&quot;parse-names&quot;:false,&quot;dropping-particle&quot;:&quot;&quot;,&quot;non-dropping-particle&quot;:&quot;&quot;}],&quot;container-title&quot;:&quot;International Journal of Human-Computer Studies&quot;,&quot;DOI&quot;:&quot;10.1016/j.ijhcs.2025.103469&quot;,&quot;ISSN&quot;:&quot;10715819&quot;,&quot;URL&quot;:&quot;https://linkinghub.elsevier.com/retrieve/pii/S1071581925000266&quot;,&quot;issued&quot;:{&quot;date-parts&quot;:[[2025,4]]},&quot;page&quot;:&quot;103469&quot;,&quot;abstract&quot;:&quot;This research explores how interactive tangible user interfaces (ITUIs) exploiting advanced technologies such as 3D printing and microcontrollers can enhance museum experiences for blind and low vision (BLV) visitors. It investigates the potential for these technologies to create more inclusive and engaging museum environments. Four ITUI prototypes were developed in collaboration with two blind volunteers, with each prototype using a different interaction technique (autoplay, pushbuttons, and scanning sensors) developed in the pilot phase and having a different shape to align with the museum installation being presented. After refining the concepts, three of the four prototypes were redesigned and developed into high-quality ITUIs and evaluated by BLV visitors (n=30). The results showed a clear preference among BLV visitors for using pushbuttons to operate the ITUI. Additionally, the research identified key areas for improvement, including 3D printing techniques for producing replicas, audio guide content, and design decisions that can enhance users' sense of control over the ITUI. These findings offer valuable insights for the future development of tactile replicas that promote contextual understanding.&quot;,&quot;issue&quot;:&quot;198&quot;,&quot;volume&quot;:&quot;198&quot;,&quot;container-title-short&quot;:&quot;Int. J. Hum. Comput. Stud.&quot;},&quot;isTemporary&quot;:false},{&quot;id&quot;:&quot;1f580a00-4d48-3c3d-8363-34888005e0e2&quot;,&quot;itemData&quot;:{&quot;type&quot;:&quot;article&quot;,&quot;id&quot;:&quot;1f580a00-4d48-3c3d-8363-34888005e0e2&quot;,&quot;title&quot;:&quot;Multisensory inclusive design with sensory substitution&quot;,&quot;author&quot;:[{&quot;family&quot;:&quot;Lloyd-Esenkaya&quot;,&quot;given&quot;:&quot;Tayfun&quot;,&quot;parse-names&quot;:false,&quot;dropping-particle&quot;:&quot;&quot;,&quot;non-dropping-particle&quot;:&quot;&quot;},{&quot;family&quot;:&quot;Lloyd-Esenkaya&quot;,&quot;given&quot;:&quot;Vanessa&quot;,&quot;parse-names&quot;:false,&quot;dropping-particle&quot;:&quot;&quot;,&quot;non-dropping-particle&quot;:&quot;&quot;},{&quot;family&quot;:&quot;O’Neill&quot;,&quot;given&quot;:&quot;Eamonn&quot;,&quot;parse-names&quot;:false,&quot;dropping-particle&quot;:&quot;&quot;,&quot;non-dropping-particle&quot;:&quot;&quot;},{&quot;family&quot;:&quot;Proulx&quot;,&quot;given&quot;:&quot;Michael J.&quot;,&quot;parse-names&quot;:false,&quot;dropping-particle&quot;:&quot;&quot;,&quot;non-dropping-particle&quot;:&quot;&quot;}],&quot;container-title&quot;:&quot;Cognitive Research: Principles and Implications&quot;,&quot;DOI&quot;:&quot;10.1186/s41235-020-00240-7&quot;,&quot;ISSN&quot;:&quot;23657464&quot;,&quot;PMID&quot;:&quot;32770416&quot;,&quot;issued&quot;:{&quot;date-parts&quot;:[[2020,12,1]]},&quot;abstract&quot;:&quot;Sensory substitution techniques are perceptual and cognitive phenomena used to represent one sensory form with an alternative. Current applications of sensory substitution techniques are typically focused on the development of assistive technologies whereby visually impaired users can acquire visual information via auditory and tactile cross-modal feedback. But despite their evident success in scientific research and furthering theory development in cognition, sensory substitution techniques have not yet gained widespread adoption within sensory-impaired populations. Here we argue that shifting the focus from assistive to mainstream applications may resolve some of the current issues regarding the use of sensory substitution devices to improve outcomes for those with disabilities. This article provides a tutorial guide on how to use research into multisensory processing and sensory substitution techniques from the cognitive sciences to design new inclusive cross-modal displays. A greater focus on developing inclusive mainstream applications could lead to innovative technologies that could be enjoyed by every person.&quot;,&quot;publisher&quot;:&quot;Springer&quot;,&quot;issue&quot;:&quot;1&quot;,&quot;volume&quot;:&quot;5&quot;,&quot;container-title-short&quot;:&quot;Cogn. Res. Princ. Implic.&quot;},&quot;isTemporary&quot;:false}]},{&quot;citationID&quot;:&quot;MENDELEY_CITATION_7ee10403-53f8-4696-ad18-fca4dd43cf28&quot;,&quot;properties&quot;:{&quot;noteIndex&quot;:0},&quot;isEdited&quot;:false,&quot;manualOverride&quot;:{&quot;isManuallyOverridden&quot;:false,&quot;citeprocText&quot;:&quot;&lt;sup&gt;28&lt;/sup&gt;&quot;,&quot;manualOverrideText&quot;:&quot;&quot;},&quot;citationTag&quot;:&quot;MENDELEY_CITATION_v3_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&quot;,&quot;citationItems&quot;:[{&quot;id&quot;:&quot;a9a801a6-9bcb-3a36-99ed-be431b396d89&quot;,&quot;itemData&quot;:{&quot;type&quot;:&quot;book&quot;,&quot;id&quot;:&quot;a9a801a6-9bcb-3a36-99ed-be431b396d89&quot;,&quot;title&quot;:&quot;The Curb-Cut Effect and the Perils of Accessibility without Disability&quot;,&quot;author&quot;:[{&quot;family&quot;:&quot;Reid&quot;,&quot;given&quot;:&quot;Blake E.&quot;,&quot;parse-names&quot;:false,&quot;dropping-particle&quot;:&quot;&quot;,&quot;non-dropping-particle&quot;:&quot;&quot;}],&quot;container-title&quot;:&quot;Feminist Cyberlaw&quot;,&quot;DOI&quot;:&quot;10.1525/luminos.190.i&quot;,&quot;URL&quot;:&quot;https://luminosoa.org/site/chapters/e/10.1525/luminos.190.i/&quot;,&quot;issued&quot;:{&quot;date-parts&quot;:[[2024,5,28]]},&quot;number-of-pages&quot;:&quot;104-116&quot;,&quot;abstract&quot;:&quot;The curb-cut effect is an oft-observed phenomenon that occurs when technology designed to dismantle barriers to the accessibility of society for disabled people affords positive benefits-positive externalities or spillovers in economic terms 1-for nondisabled people. 2 However, this chapter argues that unduly focusing on those benefits risks subordinating the needs and interests of disabled people in the development and application of disability and communications law aimed at technology accessibility in cyberlaw contexts. Given the long-running discourse on the spatiality of cyberspace and its relationship to physical space, 3 it should come as no surprise that a critical phenomenon at the intersection of cyberlaw and disability law-the curb-cut effect-has its roots in the built world's rhetoric and technology. Indeed, the titular curb-cut effect is observed with the built-world technology of literal \&quot;curb cuts\&quot;-ramps \&quot;cut\&quot; into (or built up to) curbs on sidewalks and other walkways 4 that grew to prominence in part after a group of UC-Berkeley student wheelchair users who called themselves the \&quot;Rolling Quads\&quot; snuck out at night with attendants and literally mixed their own concrete to build ramps. 5 Physical curb cuts are nominally intended to ensure that disabled people who use wheelchairs, scooters, walkers, or other mobility devices can safely navigate to and from a walkway, avoid the danger of traveling in the street, where they risk being struck by cars, and access homes, public accommodations, and other buildings that must be accessed from the walkway. Yet physical curb cuts can be used to beneficial effect by nondisabled people pushing strollers, hand trucks, or grocery carts, or pulling luggage, runners , cyclists, skateboarders, roller-bladers, people who do not identify as disabled but have temporary injuries that require the use of mobility devices, and people&quot;,&quot;publisher&quot;:&quot;University of California Press&quot;,&quot;container-title-short&quot;:&quot;&quot;},&quot;isTemporary&quot;:false}]},{&quot;citationID&quot;:&quot;MENDELEY_CITATION_5848b325-e6c7-4381-bb87-870e7394d5b3&quot;,&quot;properties&quot;:{&quot;noteIndex&quot;:0},&quot;isEdited&quot;:false,&quot;manualOverride&quot;:{&quot;isManuallyOverridden&quot;:false,&quot;citeprocText&quot;:&quot;&lt;sup&gt;29,30&lt;/sup&gt;&quot;,&quot;manualOverrideText&quot;:&quot;&quot;},&quot;citationTag&quot;:&quot;MENDELEY_CITATION_v3_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&quot;,&quot;citationItems&quot;:[{&quot;id&quot;:&quot;c22c8fe0-8723-3c04-b3fd-0e1c880df5b3&quot;,&quot;itemData&quot;:{&quot;type&quot;:&quot;article-journal&quot;,&quot;id&quot;:&quot;c22c8fe0-8723-3c04-b3fd-0e1c880df5b3&quot;,&quot;title&quot;:&quot;Multisensory Technologies for Inclusive Exhibition Spaces: Disability Access Meets Artistic and Curatorial Research&quot;,&quot;author&quot;:[{&quot;family&quot;:&quot;Fotiadi&quot;,&quot;given&quot;:&quot;Sevasti Eva&quot;,&quot;parse-names&quot;:false,&quot;dropping-particle&quot;:&quot;&quot;,&quot;non-dropping-particle&quot;:&quot;&quot;}],&quot;container-title&quot;:&quot;Multimodal Technologies and Interaction&quot;,&quot;DOI&quot;:&quot;10.3390/mti8080074&quot;,&quot;ISSN&quot;:&quot;2414-4088&quot;,&quot;issued&quot;:{&quot;date-parts&quot;:[[2024,8,19]]},&quot;page&quot;:&quot;74&quot;,&quot;abstract&quot;:&quot;&lt;p&gt;This article discusses applications of technology for sensory-disabled audiences in modern and contemporary art exhibitions. One case study of experimental artistic and curatorial research by The OtherAbilities art collective is discussed: a series of prototype tools for sensory translation from audible sound to vibration were developed to be embeddable in the architecture of spaces where art is presented. In the article, the case study is approached from a curatorial perspective. Based on bibliographical sources, the article starts with a brief historical reference to disability art activism and a presentation of contemporary accessibility solutions for sensory-disabled audiences in museums. The research for the case study was conducted during testing and feedback sessions on the prototypes using open-ended oral interviews, open-ended written comments, and ethnographic observation of visitors’ behavior during exhibitions. The testers were d/Deaf, hard of hearing and hearing. The results focus on the reception of the sensory translation of audible sound to vibration by test users of diverse hearing abilities and on the reception of the prototypes in the context of art and design exhibitions. The article closes with a reflection on how disability scholarship meets art curatorial theory in the example of the article’s case study.&lt;/p&gt;&quot;,&quot;issue&quot;:&quot;8&quot;,&quot;volume&quot;:&quot;8&quot;,&quot;container-title-short&quot;:&quot;&quot;},&quot;isTemporary&quot;:false},{&quot;id&quot;:&quot;0358ad18-1150-39de-8dc3-f80a195ab3da&quot;,&quot;itemData&quot;:{&quot;type&quot;:&quot;article-journal&quot;,&quot;id&quot;:&quot;0358ad18-1150-39de-8dc3-f80a195ab3da&quot;,&quot;title&quot;:&quot;How can scents enhance the impact of guided museum tours? towards an impact approach for olfactory museology&quot;,&quot;author&quot;:[{&quot;family&quot;:&quot;Verbeek&quot;,&quot;given&quot;:&quot;Caro&quot;,&quot;parse-names&quot;:false,&quot;dropping-particle&quot;:&quot;&quot;,&quot;non-dropping-particle&quot;:&quot;&quot;},{&quot;family&quot;:&quot;Leemans&quot;,&quot;given&quot;:&quot;Inger&quot;,&quot;parse-names&quot;:false,&quot;dropping-particle&quot;:&quot;&quot;,&quot;non-dropping-particle&quot;:&quot;&quot;},{&quot;family&quot;:&quot;Fleming&quot;,&quot;given&quot;:&quot;Bernardo&quot;,&quot;parse-names&quot;:false,&quot;dropping-particle&quot;:&quot;&quot;,&quot;non-dropping-particle&quot;:&quot;&quot;}],&quot;container-title&quot;:&quot;The Senses and Society&quot;,&quot;DOI&quot;:&quot;10.1080/17458927.2022.2142012&quot;,&quot;ISSN&quot;:&quot;1745-8927&quot;,&quot;issued&quot;:{&quot;date-parts&quot;:[[2022,9,2]]},&quot;page&quot;:&quot;315-342&quot;,&quot;issue&quot;:&quot;3&quot;,&quot;volume&quot;:&quot;17&quot;,&quot;container-title-short&quot;:&quot;&quot;},&quot;isTemporary&quot;:false}]},{&quot;citationID&quot;:&quot;MENDELEY_CITATION_89b7ed4f-742f-41f8-9662-3a8580caec8a&quot;,&quot;properties&quot;:{&quot;noteIndex&quot;:0},&quot;isEdited&quot;:false,&quot;manualOverride&quot;:{&quot;isManuallyOverridden&quot;:false,&quot;citeprocText&quot;:&quot;&lt;sup&gt;31&lt;/sup&gt;&quot;,&quot;manualOverrideText&quot;:&quot;&quot;},&quot;citationTag&quot;:&quot;MENDELEY_CITATION_v3_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&quot;,&quot;citationItems&quot;:[{&quot;id&quot;:&quot;660c973c-fbd5-32cc-8cf1-e22368729a8b&quot;,&quot;itemData&quot;:{&quot;type&quot;:&quot;article-journal&quot;,&quot;id&quot;:&quot;660c973c-fbd5-32cc-8cf1-e22368729a8b&quot;,&quot;title&quot;:&quot;Calm In Chaos: Creating Refuge Spaces In The Theme Park Setting For People With Autism Spectrum Disorder And Post-Traumatic Stress Disorder&quot;,&quot;author&quot;:[{&quot;family&quot;:&quot;Wood-Nartker&quot;,&quot;given&quot;:&quot;Jeanneane&quot;,&quot;parse-names&quot;:false,&quot;dropping-particle&quot;:&quot;&quot;,&quot;non-dropping-particle&quot;:&quot;&quot;}],&quot;container-title&quot;:&quot;Physical Medicine, Rehabilitation and Disabilities&quot;,&quot;DOI&quot;:&quot;10.24966/PMRD-8670/100046&quot;,&quot;issued&quot;:{&quot;date-parts&quot;:[[2020,7,20]]},&quot;page&quot;:&quot;1-12&quot;,&quot;issue&quot;:&quot;2&quot;,&quot;volume&quot;:&quot;6&quot;,&quot;container-title-short&quot;:&quot;&quot;},&quot;isTemporary&quot;:false,&quot;suppress-author&quot;:false,&quot;composite&quot;:false,&quot;author-only&quot;:false}]},{&quot;citationID&quot;:&quot;MENDELEY_CITATION_a16df035-62ae-4a32-9bd9-0a7afa68d9de&quot;,&quot;properties&quot;:{&quot;noteIndex&quot;:0},&quot;isEdited&quot;:false,&quot;manualOverride&quot;:{&quot;isManuallyOverridden&quot;:false,&quot;citeprocText&quot;:&quot;&lt;sup&gt;32&lt;/sup&gt;&quot;,&quot;manualOverrideText&quot;:&quot;&quot;},&quot;citationTag&quot;:&quot;MENDELEY_CITATION_v3_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&quot;,&quot;citationItems&quot;:[{&quot;id&quot;:&quot;5e90b6d5-8990-32c8-be06-3190c2d90e8d&quot;,&quot;itemData&quot;:{&quot;type&quot;:&quot;book&quot;,&quot;id&quot;:&quot;5e90b6d5-8990-32c8-be06-3190c2d90e8d&quot;,&quot;title&quot;:&quot;Multisensory Experiences&quot;,&quot;author&quot;:[{&quot;family&quot;:&quot;Velasco&quot;,&quot;given&quot;:&quot;Carlos&quot;,&quot;parse-names&quot;:false,&quot;dropping-particle&quot;:&quot;&quot;,&quot;non-dropping-particle&quot;:&quot;&quot;},{&quot;family&quot;:&quot;Obrist&quot;,&quot;given&quot;:&quot;Marianna&quot;,&quot;parse-names&quot;:false,&quot;dropping-particle&quot;:&quot;&quot;,&quot;non-dropping-particle&quot;:&quot;&quot;}],&quot;container-title&quot;:&quot;Multisensory Experiences: where the Senses Meet Technology, Second Edition&quot;,&quot;DOI&quot;:&quot;10.1093/oso/9780198886709.001.0001&quot;,&quot;ISBN&quot;:&quot;0198886705&quot;,&quot;URL&quot;:&quot;https://academic.oup.com/book/59863&quot;,&quot;issued&quot;:{&quot;date-parts&quot;:[[2025,4,15]]},&quot;number-of-pages&quot;:&quot;1 – 166&quot;,&quot;publisher&quot;:&quot;Oxford University PressOxford&quot;,&quot;container-title-short&quot;:&quot;&quot;},&quot;isTemporary&quot;:false,&quot;suppress-author&quot;:false,&quot;composite&quot;:false,&quot;author-only&quot;:false}]},{&quot;citationID&quot;:&quot;MENDELEY_CITATION_52507892-4072-47a6-bba9-3a2f131636f7&quot;,&quot;properties&quot;:{&quot;noteIndex&quot;:0},&quot;isEdited&quot;:false,&quot;manualOverride&quot;:{&quot;isManuallyOverridden&quot;:false,&quot;citeprocText&quot;:&quot;&lt;sup&gt;33&lt;/sup&gt;&quot;,&quot;manualOverrideText&quot;:&quot;&quot;},&quot;citationTag&quot;:&quot;MENDELEY_CITATION_v3_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&quot;,&quot;citationItems&quot;:[{&quot;id&quot;:&quot;4fa7c485-9ed7-3b35-a475-4e2e52ec3254&quot;,&quot;itemData&quot;:{&quot;type&quot;:&quot;article-journal&quot;,&quot;id&quot;:&quot;4fa7c485-9ed7-3b35-a475-4e2e52ec3254&quot;,&quot;title&quot;:&quot;Rubber hands ‘feel’ touch that eyes see&quot;,&quot;author&quot;:[{&quot;family&quot;:&quot;Botvinick&quot;,&quot;given&quot;:&quot;Matthew&quot;,&quot;parse-names&quot;:false,&quot;dropping-particle&quot;:&quot;&quot;,&quot;non-dropping-particle&quot;:&quot;&quot;},{&quot;family&quot;:&quot;Cohen&quot;,&quot;given&quot;:&quot;Jonathan&quot;,&quot;parse-names&quot;:false,&quot;dropping-particle&quot;:&quot;&quot;,&quot;non-dropping-particle&quot;:&quot;&quot;}],&quot;container-title&quot;:&quot;Nature&quot;,&quot;DOI&quot;:&quot;10.1038/35784&quot;,&quot;ISSN&quot;:&quot;0028-0836&quot;,&quot;URL&quot;:&quot;https://www.nature.com/articles/35784&quot;,&quot;issued&quot;:{&quot;date-parts&quot;:[[1998,2,19]]},&quot;page&quot;:&quot;756-756&quot;,&quot;abstract&quot;:&quot;Illusions have historically been of great use to psychology for what they can reveal about perceptual processes. We report here an illusion in which tactile sensations are referred to an alien limb. The effect reveals a three-way interaction between vision, touch and proprioception, and may supply evidence concerning the basis of bodily self-identification.&quot;,&quot;issue&quot;:&quot;6669&quot;,&quot;volume&quot;:&quot;391&quot;,&quot;container-title-short&quot;:&quot;Nature&quot;},&quot;isTemporary&quot;:false,&quot;suppress-author&quot;:false,&quot;composite&quot;:false,&quot;author-only&quot;:false}]},{&quot;citationID&quot;:&quot;MENDELEY_CITATION_e98c467a-86d9-4928-90ed-b5c7b1b693ad&quot;,&quot;properties&quot;:{&quot;noteIndex&quot;:0},&quot;isEdited&quot;:false,&quot;manualOverride&quot;:{&quot;isManuallyOverridden&quot;:false,&quot;citeprocText&quot;:&quot;&lt;sup&gt;34&lt;/sup&gt;&quot;,&quot;manualOverrideText&quot;:&quot;&quot;},&quot;citationTag&quot;:&quot;MENDELEY_CITATION_v3_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&quot;,&quot;citationItems&quot;:[{&quot;id&quot;:&quot;d01fdc5a-e772-3218-87ac-b98baab39497&quot;,&quot;itemData&quot;:{&quot;type&quot;:&quot;article-journal&quot;,&quot;id&quot;:&quot;d01fdc5a-e772-3218-87ac-b98baab39497&quot;,&quot;title&quot;:&quot;Parchment-skin illusion: sound-biased touch&quot;,&quot;author&quot;:[{&quot;family&quot;:&quot;Jousmäki&quot;,&quot;given&quot;:&quot;V&quot;,&quot;parse-names&quot;:false,&quot;dropping-particle&quot;:&quot;&quot;,&quot;non-dropping-particle&quot;:&quot;&quot;},{&quot;family&quot;:&quot;Hari&quot;,&quot;given&quot;:&quot;R&quot;,&quot;parse-names&quot;:false,&quot;dropping-particle&quot;:&quot;&quot;,&quot;non-dropping-particle&quot;:&quot;&quot;}],&quot;container-title&quot;:&quot;Current Biology&quot;,&quot;editor&quot;:[{&quot;family&quot;:&quot;Williams&quot;,&quot;given&quot;:&quot;Mark A.&quot;,&quot;parse-names&quot;:false,&quot;dropping-particle&quot;:&quot;&quot;,&quot;non-dropping-particle&quot;:&quot;&quot;}],&quot;DOI&quot;:&quot;10.1016/S0960-9822(98)70120-4&quot;,&quot;ISSN&quot;:&quot;09609822&quot;,&quot;URL&quot;:&quot;https://linkinghub.elsevier.com/retrieve/pii/S0960982298701204&quot;,&quot;issued&quot;:{&quot;date-parts&quot;:[[1998,3,12]]},&quot;page&quot;:&quot;R190-R191&quot;,&quot;abstract&quot;:&quot;Background: Altering the normal association between touch and its visual correlate can result in the illusory perception of a fake limb as part of our own body. Thus, when touch is seen to be applied to a rubber hand while felt synchronously on the corresponding hidden real hand, an illusion of ownership of the rubber hand usually occurs. The illusion has also been demonstrated using visuomotor correlation between the movements of the hidden real hand and the seen fake hand. This type of paradigm has been used with respect to the whole body generating out-of-the-body and body substitution illusions. However, such studies have only ever manipulated a single factor and although they used a form of virtual reality have not exploited the power of immersive virtual reality (IVR) to produce radical transformations in body ownership. Principal Findings: Here we show that a first person perspective of a life-sized virtual human female body that appears to substitute the male subjects' own bodies was sufficient to generate a body transfer illusion. This was demonstrated subjectively by questionnaire and physiologically through heart-rate deceleration in response to a threat to the virtual body. This finding is in contrast to earlier experimental studies that assume visuotactile synchrony to be the critical contributory factor in ownership illusions. Our finding was possible because IVR allowed us to use a novel experimental design for this type of problem with three independent binary factors: (i) perspective position (first or third), (ii) synchronous or asynchronous mirror reflections and (iii) synchrony or asynchrony between felt and seen touch. Conclusions: The results support the notion that bottom-up perceptual mechanisms can temporarily override top down knowledge resulting in a radical illusion of transfer of body ownership. The research also illustrates immersive virtual reality as a powerful tool in the study of body representation and experience, since it supports experimental manipulations that would otherwise be infeasible, with the technology being mature enough to represent human bodies and their motion. © 2010 Slater et al.&quot;,&quot;issue&quot;:&quot;6&quot;,&quot;volume&quot;:&quot;8&quot;,&quot;container-title-short&quot;:&quot;&quot;},&quot;isTemporary&quot;:false,&quot;suppress-author&quot;:false,&quot;composite&quot;:false,&quot;author-only&quot;:false}]},{&quot;citationID&quot;:&quot;MENDELEY_CITATION_48b4a3c4-082a-4e52-8d1d-94a70db73e49&quot;,&quot;properties&quot;:{&quot;noteIndex&quot;:0},&quot;isEdited&quot;:false,&quot;manualOverride&quot;:{&quot;isManuallyOverridden&quot;:false,&quot;citeprocText&quot;:&quot;&lt;sup&gt;35&lt;/sup&gt;&quot;,&quot;manualOverrideText&quot;:&quot;&quot;},&quot;citationTag&quot;:&quot;MENDELEY_CITATION_v3_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&quot;,&quot;citationItems&quot;:[{&quot;id&quot;:&quot;cb7c98e8-e291-3c07-b0dc-846b0f790402&quot;,&quot;itemData&quot;:{&quot;type&quot;:&quot;article-journal&quot;,&quot;id&quot;:&quot;cb7c98e8-e291-3c07-b0dc-846b0f790402&quot;,&quot;title&quot;:&quot;Parchment-skin illusion: sound-biased touch&quot;,&quot;author&quot;:[{&quot;family&quot;:&quot;Jousmäki&quot;,&quot;given&quot;:&quot;V&quot;,&quot;parse-names&quot;:false,&quot;dropping-particle&quot;:&quot;&quot;,&quot;non-dropping-particle&quot;:&quot;&quot;},{&quot;family&quot;:&quot;Hari&quot;,&quot;given&quot;:&quot;R&quot;,&quot;parse-names&quot;:false,&quot;dropping-particle&quot;:&quot;&quot;,&quot;non-dropping-particle&quot;:&quot;&quot;}],&quot;container-title&quot;:&quot;Current Biology&quot;,&quot;DOI&quot;:&quot;10.1016/S0960-9822(98)70120-4&quot;,&quot;ISSN&quot;:&quot;09609822&quot;,&quot;URL&quot;:&quot;https://linkinghub.elsevier.com/retrieve/pii/S0960982298701204&quot;,&quot;issued&quot;:{&quot;date-parts&quot;:[[1998,3]]},&quot;page&quot;:&quot;R190-R191&quot;,&quot;issue&quot;:&quot;6&quot;,&quot;volume&quot;:&quot;8&quot;,&quot;container-title-short&quot;:&quot;&quot;},&quot;isTemporary&quot;:false,&quot;suppress-author&quot;:false,&quot;composite&quot;:false,&quot;author-only&quot;:false}]},{&quot;citationID&quot;:&quot;MENDELEY_CITATION_f6b1816c-f9cc-44a8-a714-c96398e755aa&quot;,&quot;properties&quot;:{&quot;noteIndex&quot;:0},&quot;isEdited&quot;:false,&quot;manualOverride&quot;:{&quot;isManuallyOverridden&quot;:false,&quot;citeprocText&quot;:&quot;&lt;sup&gt;36&lt;/sup&gt;&quot;,&quot;manualOverrideText&quot;:&quot;&quot;},&quot;citationTag&quot;:&quot;MENDELEY_CITATION_v3_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&quot;,&quot;citationItems&quot;:[{&quot;id&quot;:&quot;fb76f83a-c19c-3aab-851c-61feac83be18&quot;,&quot;itemData&quot;:{&quot;type&quot;:&quot;article-journal&quot;,&quot;id&quot;:&quot;fb76f83a-c19c-3aab-851c-61feac83be18&quot;,&quot;title&quot;:&quot;Exploring Group Differences in the Crossmodal Correspondences&quot;,&quot;author&quot;:[{&quot;family&quot;:&quot;Spence&quot;,&quot;given&quot;:&quot;Charles&quot;,&quot;parse-names&quot;:false,&quot;dropping-particle&quot;:&quot;&quot;,&quot;non-dropping-particle&quot;:&quot;&quot;}],&quot;container-title&quot;:&quot;Multisensory Research&quot;,&quot;container-title-short&quot;:&quot;Multisens. Res.&quot;,&quot;DOI&quot;:&quot;10.1163/22134808-bja10079&quot;,&quot;ISSN&quot;:&quot;2213-4794&quot;,&quot;URL&quot;:&quot;https://brill.com/view/journals/msr/35/6/article-p495_3.xml&quot;,&quot;issued&quot;:{&quot;date-parts&quot;:[[2022,8,9]]},&quot;page&quot;:&quot;495-536&quot;,&quot;abstract&quot;:&quot;&lt;p&gt;There has been a rapid growth of interest amongst researchers in the cross-modal correspondences in recent years. In part, this has resulted from the emerging realization of the important role that the correspondences can sometimes play in multisensory integration. In turn, this has led to an interest in the nature of any differences between individuals, or rather, between groups of individuals, in the strength and/or consensuality of cross-modal correspondences that may be observed in both neurotypically normal groups cross-culturally, developmentally, and across various special populations (including those who have lost a sense, as well as those with autistic tendencies). The hope is that our emerging understanding of such group differences may one day provide grounds for supporting the reality of the various different types of correspondence that have so far been proposed, namely structural, statistical, semantic, and hedonic (or emotionally mediated).&lt;/p&gt;&quot;,&quot;publisher&quot;:&quot;Springer Science and Business Media Deutschland GmbH&quot;,&quot;issue&quot;:&quot;6&quot;,&quot;volume&quot;:&quot;35&quot;},&quot;isTemporary&quot;:false,&quot;suppress-author&quot;:false,&quot;composite&quot;:false,&quot;author-only&quot;:false}]},{&quot;citationID&quot;:&quot;MENDELEY_CITATION_a859f092-5b5d-4993-89f9-2f969dda26a3&quot;,&quot;properties&quot;:{&quot;noteIndex&quot;:0},&quot;isEdited&quot;:false,&quot;manualOverride&quot;:{&quot;isManuallyOverridden&quot;:false,&quot;citeprocText&quot;:&quot;&lt;sup&gt;37&lt;/sup&gt;&quot;,&quot;manualOverrideText&quot;:&quot;&quot;},&quot;citationTag&quot;:&quot;MENDELEY_CITATION_v3_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&quot;,&quot;citationItems&quot;:[{&quot;id&quot;:&quot;3a0396cd-15af-3d52-9106-a1cd338b0c86&quot;,&quot;itemData&quot;:{&quot;type&quot;:&quot;article-journal&quot;,&quot;id&quot;:&quot;3a0396cd-15af-3d52-9106-a1cd338b0c86&quot;,&quot;title&quot;:&quot;Exploring Group Differences in the Crossmodal Correspondences&quot;,&quot;author&quot;:[{&quot;family&quot;:&quot;Spence&quot;,&quot;given&quot;:&quot;Charles&quot;,&quot;parse-names&quot;:false,&quot;dropping-particle&quot;:&quot;&quot;,&quot;non-dropping-particle&quot;:&quot;&quot;}],&quot;container-title&quot;:&quot;Multisensory Research&quot;,&quot;container-title-short&quot;:&quot;Multisens. Res.&quot;,&quot;DOI&quot;:&quot;10.1163/22134808-bja10079&quot;,&quot;ISSN&quot;:&quot;2213-4794&quot;,&quot;URL&quot;:&quot;https://brill.com/view/journals/msr/35/6/article-p495_3.xml&quot;,&quot;issued&quot;:{&quot;date-parts&quot;:[[2022,8,9]]},&quot;page&quot;:&quot;495-536&quot;,&quot;abstract&quot;:&quot;&lt;p&gt;There has been a rapid growth of interest amongst researchers in the cross-modal correspondences in recent years. In part, this has resulted from the emerging realization of the important role that the correspondences can sometimes play in multisensory integration. In turn, this has led to an interest in the nature of any differences between individuals, or rather, between groups of individuals, in the strength and/or consensuality of cross-modal correspondences that may be observed in both neurotypically normal groups cross-culturally, developmentally, and across various special populations (including those who have lost a sense, as well as those with autistic tendencies). The hope is that our emerging understanding of such group differences may one day provide grounds for supporting the reality of the various different types of correspondence that have so far been proposed, namely structural, statistical, semantic, and hedonic (or emotionally mediated).&lt;/p&gt;&quot;,&quot;publisher&quot;:&quot;Brill Academic Publishers&quot;,&quot;issue&quot;:&quot;6&quot;,&quot;volume&quot;:&quot;35&quot;},&quot;isTemporary&quot;:false}]},{&quot;citationID&quot;:&quot;MENDELEY_CITATION_fb713801-9973-4e7d-95af-fc3070ae3c2a&quot;,&quot;properties&quot;:{&quot;noteIndex&quot;:0},&quot;isEdited&quot;:false,&quot;manualOverride&quot;:{&quot;isManuallyOverridden&quot;:false,&quot;citeprocText&quot;:&quot;&lt;sup&gt;38&lt;/sup&gt;&quot;,&quot;manualOverrideText&quot;:&quot;&quot;},&quot;citationTag&quot;:&quot;MENDELEY_CITATION_v3_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&quot;,&quot;citationItems&quot;:[{&quot;id&quot;:&quot;4116e766-6ac6-39cf-bb71-40af7f2327ca&quot;,&quot;itemData&quot;:{&quot;type&quot;:&quot;article-journal&quot;,&quot;id&quot;:&quot;4116e766-6ac6-39cf-bb71-40af7f2327ca&quot;,&quot;title&quot;:&quot;The bouba/kiki effect is robust across cultures and writing systems&quot;,&quot;author&quot;:[{&quot;family&quot;:&quot;Ćwiek&quot;,&quot;given&quot;:&quot;Aleksandra&quot;,&quot;parse-names&quot;:false,&quot;dropping-particle&quot;:&quot;&quot;,&quot;non-dropping-particle&quot;:&quot;&quot;},{&quot;family&quot;:&quot;Fuchs&quot;,&quot;given&quot;:&quot;Susanne&quot;,&quot;parse-names&quot;:false,&quot;dropping-particle&quot;:&quot;&quot;,&quot;non-dropping-particle&quot;:&quot;&quot;},{&quot;family&quot;:&quot;Draxler&quot;,&quot;given&quot;:&quot;Christoph&quot;,&quot;parse-names&quot;:false,&quot;dropping-particle&quot;:&quot;&quot;,&quot;non-dropping-particle&quot;:&quot;&quot;},{&quot;family&quot;:&quot;Asu&quot;,&quot;given&quot;:&quot;Eva Liina&quot;,&quot;parse-names&quot;:false,&quot;dropping-particle&quot;:&quot;&quot;,&quot;non-dropping-particle&quot;:&quot;&quot;},{&quot;family&quot;:&quot;Dediu&quot;,&quot;given&quot;:&quot;Dan&quot;,&quot;parse-names&quot;:false,&quot;dropping-particle&quot;:&quot;&quot;,&quot;non-dropping-particle&quot;:&quot;&quot;},{&quot;family&quot;:&quot;Hiovain&quot;,&quot;given&quot;:&quot;Katri&quot;,&quot;parse-names&quot;:false,&quot;dropping-particle&quot;:&quot;&quot;,&quot;non-dropping-particle&quot;:&quot;&quot;},{&quot;family&quot;:&quot;Kawahara&quot;,&quot;given&quot;:&quot;Shigeto&quot;,&quot;parse-names&quot;:false,&quot;dropping-particle&quot;:&quot;&quot;,&quot;non-dropping-particle&quot;:&quot;&quot;},{&quot;family&quot;:&quot;Koutalidis&quot;,&quot;given&quot;:&quot;Sofia&quot;,&quot;parse-names&quot;:false,&quot;dropping-particle&quot;:&quot;&quot;,&quot;non-dropping-particle&quot;:&quot;&quot;},{&quot;family&quot;:&quot;Krifka&quot;,&quot;given&quot;:&quot;Manfred&quot;,&quot;parse-names&quot;:false,&quot;dropping-particle&quot;:&quot;&quot;,&quot;non-dropping-particle&quot;:&quot;&quot;},{&quot;family&quot;:&quot;Lippus&quot;,&quot;given&quot;:&quot;Pärtel&quot;,&quot;parse-names&quot;:false,&quot;dropping-particle&quot;:&quot;&quot;,&quot;non-dropping-particle&quot;:&quot;&quot;},{&quot;family&quot;:&quot;Lupyan&quot;,&quot;given&quot;:&quot;Gary&quot;,&quot;parse-names&quot;:false,&quot;dropping-particle&quot;:&quot;&quot;,&quot;non-dropping-particle&quot;:&quot;&quot;},{&quot;family&quot;:&quot;Oh&quot;,&quot;given&quot;:&quot;Grace E.&quot;,&quot;parse-names&quot;:false,&quot;dropping-particle&quot;:&quot;&quot;,&quot;non-dropping-particle&quot;:&quot;&quot;},{&quot;family&quot;:&quot;Paul&quot;,&quot;given&quot;:&quot;Jing&quot;,&quot;parse-names&quot;:false,&quot;dropping-particle&quot;:&quot;&quot;,&quot;non-dropping-particle&quot;:&quot;&quot;},{&quot;family&quot;:&quot;Petrone&quot;,&quot;given&quot;:&quot;Caterina&quot;,&quot;parse-names&quot;:false,&quot;dropping-particle&quot;:&quot;&quot;,&quot;non-dropping-particle&quot;:&quot;&quot;},{&quot;family&quot;:&quot;Ridouane&quot;,&quot;given&quot;:&quot;Rachid&quot;,&quot;parse-names&quot;:false,&quot;dropping-particle&quot;:&quot;&quot;,&quot;non-dropping-particle&quot;:&quot;&quot;},{&quot;family&quot;:&quot;Reiter&quot;,&quot;given&quot;:&quot;Sabine&quot;,&quot;parse-names&quot;:false,&quot;dropping-particle&quot;:&quot;&quot;,&quot;non-dropping-particle&quot;:&quot;&quot;},{&quot;family&quot;:&quot;Schümchen&quot;,&quot;given&quot;:&quot;Nathalie&quot;,&quot;parse-names&quot;:false,&quot;dropping-particle&quot;:&quot;&quot;,&quot;non-dropping-particle&quot;:&quot;&quot;},{&quot;family&quot;:&quot;Szalontai&quot;,&quot;given&quot;:&quot;Ádám&quot;,&quot;parse-names&quot;:false,&quot;dropping-particle&quot;:&quot;&quot;,&quot;non-dropping-particle&quot;:&quot;&quot;},{&quot;family&quot;:&quot;Ünal-Logacev&quot;,&quot;given&quot;:&quot;Özlem&quot;,&quot;parse-names&quot;:false,&quot;dropping-particle&quot;:&quot;&quot;,&quot;non-dropping-particle&quot;:&quot;&quot;},{&quot;family&quot;:&quot;Zeller&quot;,&quot;given&quot;:&quot;Jochen&quot;,&quot;parse-names&quot;:false,&quot;dropping-particle&quot;:&quot;&quot;,&quot;non-dropping-particle&quot;:&quot;&quot;},{&quot;family&quot;:&quot;Perlman&quot;,&quot;given&quot;:&quot;Marcus&quot;,&quot;parse-names&quot;:false,&quot;dropping-particle&quot;:&quot;&quot;,&quot;non-dropping-particle&quot;:&quot;&quot;},{&quot;family&quot;:&quot;Winter&quot;,&quot;given&quot;:&quot;Bodo&quot;,&quot;parse-names&quot;:false,&quot;dropping-particle&quot;:&quot;&quot;,&quot;non-dropping-particle&quot;:&quot;&quot;}],&quot;container-title&quot;:&quot;Philosophical Transactions of the Royal Society B: Biological Sciences&quot;,&quot;DOI&quot;:&quot;10.1098/rstb.2020.0390&quot;,&quot;ISSN&quot;:&quot;0962-8436&quot;,&quot;PMID&quot;:&quot;34775818&quot;,&quot;URL&quot;:&quot;https://royalsocietypublishing.org/doi/10.1098/rstb.2020.0390&quot;,&quot;issued&quot;:{&quot;date-parts&quot;:[[2022,1,3]]},&quot;abstract&quot;:&quot;&lt;p&gt; The &lt;italic&gt;bouba/kiki&lt;/italic&gt; effect—the association of the nonce word &lt;italic&gt;bouba&lt;/italic&gt; with a round shape and &lt;italic&gt;kiki&lt;/italic&gt; with a spiky shape—is a type of correspondence between speech sounds and visual properties with potentially deep implications for the evolution of spoken language. However, there is debate over the robustness of the effect across cultures and the influence of orthography. We report an online experiment that tested the &lt;italic&gt;bouba/kiki&lt;/italic&gt; effect across speakers of 25 languages representing nine language families and 10 writing systems. Overall, we found strong evidence for the effect across languages, with &lt;italic&gt;bouba&lt;/italic&gt; eliciting more congruent responses than &lt;italic&gt;kiki&lt;/italic&gt; . Participants who spoke languages with Roman scripts were only marginally more likely to show the effect, and analysis of the orthographic shape of the words in different scripts showed that the effect was no stronger for scripts that use rounder forms for &lt;italic&gt;bouba&lt;/italic&gt; and spikier forms for &lt;italic&gt;kiki&lt;/italic&gt; . These results confirm that the &lt;italic&gt;bouba/kiki&lt;/italic&gt; phenomenon is rooted in crossmodal correspondence between aspects of the voice and visual shape, largely independent of orthography. They provide the strongest demonstration to date that the &lt;italic&gt;bouba/kiki&lt;/italic&gt; effect is robust across cultures and writing systems. &lt;/p&gt;&quot;,&quot;publisher&quot;:&quot;Royal Society Publishing&quot;,&quot;issue&quot;:&quot;1841&quot;,&quot;volume&quot;:&quot;377&quot;,&quot;container-title-short&quot;:&quot;&quot;},&quot;isTemporary&quot;:false}]},{&quot;citationID&quot;:&quot;MENDELEY_CITATION_4da5897a-fbab-4210-bc6c-b2248ff1f0e2&quot;,&quot;properties&quot;:{&quot;noteIndex&quot;:0},&quot;isEdited&quot;:false,&quot;manualOverride&quot;:{&quot;isManuallyOverridden&quot;:false,&quot;citeprocText&quot;:&quot;&lt;sup&gt;39&lt;/sup&gt;&quot;,&quot;manualOverrideText&quot;:&quot;&quot;},&quot;citationTag&quot;:&quot;MENDELEY_CITATION_v3_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&quot;,&quot;citationItems&quot;:[{&quot;id&quot;:&quot;0f97e20b-2997-3b38-9429-31dc1c8e013e&quot;,&quot;itemData&quot;:{&quot;type&quot;:&quot;article-journal&quot;,&quot;id&quot;:&quot;0f97e20b-2997-3b38-9429-31dc1c8e013e&quot;,&quot;title&quot;:&quot;Lightness/pitch and elevation/pitch crossmodal correspondences are low-level sensory effects&quot;,&quot;author&quot;:[{&quot;family&quot;:&quot;Zeljko&quot;,&quot;given&quot;:&quot;Mick&quot;,&quot;parse-names&quot;:false,&quot;dropping-particle&quot;:&quot;&quot;,&quot;non-dropping-particle&quot;:&quot;&quot;},{&quot;family&quot;:&quot;Kritikos&quot;,&quot;given&quot;:&quot;Ada&quot;,&quot;parse-names&quot;:false,&quot;dropping-particle&quot;:&quot;&quot;,&quot;non-dropping-particle&quot;:&quot;&quot;},{&quot;family&quot;:&quot;Grove&quot;,&quot;given&quot;:&quot;Philip M&quot;,&quot;parse-names&quot;:false,&quot;dropping-particle&quot;:&quot;&quot;,&quot;non-dropping-particle&quot;:&quot;&quot;}],&quot;container-title&quot;:&quot;Attention, Perception, &amp; Psychophysics&quot;,&quot;DOI&quot;:&quot;10.3758/s13414-019-01668-w&quot;,&quot;ISSN&quot;:&quot;1943-3921&quot;,&quot;URL&quot;:&quot;http://link.springer.com/10.3758/s13414-019-01668-w&quot;,&quot;issued&quot;:{&quot;date-parts&quot;:[[2019,7,29]]},&quot;page&quot;:&quot;1609-1623&quot;,&quot;abstract&quot;:&quot;We tested the sensory versus decisional origins of two established audiovisual crossmodal correspondences (CMCs; lightness/pitch and elevation/pitch), applying a signal discrimination paradigm to low-level stimulus features and controlling for attentional cueing. An audiovisual stimulus randomly varied along two visual dimensions (lightness: black/white; elevation: high/low) and one auditory dimension (pitch: high/low), and participants discriminated either only lightness, only elevation, or both lightness and elevation. The discrimination task and the stimulus duration varied between subjects. To investigate the influence of crossmodal congruency, we considered the effect of each CMC (lightness/pitch and elevation/pitch) on the sensitivity and criterion of each discrimination as a function of stimulus duration. There were three main findings. First, discrimination sensitivity was significantly higher for visual targets paired congruently (compared with incongruently) with tones while criterion was unaffected. Second, the sensitivity increase occurred for all stimulus durations, ruling out attentional cueing effects. Third, the sensitivity increase was feature specific such that only the CMC that related to the feature being discriminated influenced sensitivity (i.e. lightness congruency only influenced lightness discrimination and elevation congruency only influenced elevation discrimination in the single and dual task conditions). We suggest that these congruency effects reflect low-level sensory processes.&quot;,&quot;publisher&quot;:&quot;Springer New York LLC&quot;,&quot;issue&quot;:&quot;5&quot;,&quot;volume&quot;:&quot;81&quot;,&quot;container-title-short&quot;:&quot;Atten. Percept. Psychophys.&quot;},&quot;isTemporary&quot;:false}]},{&quot;citationID&quot;:&quot;MENDELEY_CITATION_c901a6bc-8fd2-494c-8958-1b3f561ae604&quot;,&quot;properties&quot;:{&quot;noteIndex&quot;:0},&quot;isEdited&quot;:false,&quot;manualOverride&quot;:{&quot;isManuallyOverridden&quot;:false,&quot;citeprocText&quot;:&quot;&lt;sup&gt;40&lt;/sup&gt;&quot;,&quot;manualOverrideText&quot;:&quot;&quot;},&quot;citationTag&quot;:&quot;MENDELEY_CITATION_v3_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&quot;,&quot;citationItems&quot;:[{&quot;id&quot;:&quot;b92921ec-35d4-3e89-a46d-b2006971db65&quot;,&quot;itemData&quot;:{&quot;type&quot;:&quot;article-journal&quot;,&quot;id&quot;:&quot;b92921ec-35d4-3e89-a46d-b2006971db65&quot;,&quot;title&quot;:&quot;Roughness perception: A multisensory/crossmodal perspective&quot;,&quot;author&quot;:[{&quot;family&quot;:&quot;Stefano&quot;,&quot;given&quot;:&quot;Nicola&quot;,&quot;parse-names&quot;:false,&quot;dropping-particle&quot;:&quot;&quot;,&quot;non-dropping-particle&quot;:&quot;Di&quot;},{&quot;family&quot;:&quot;Spence&quot;,&quot;given&quot;:&quot;Charles&quot;,&quot;parse-names&quot;:false,&quot;dropping-particle&quot;:&quot;&quot;,&quot;non-dropping-particle&quot;:&quot;&quot;}],&quot;container-title&quot;:&quot;Attention, Perception, &amp; Psychophysics&quot;,&quot;DOI&quot;:&quot;10.3758/s13414-022-02550-y&quot;,&quot;ISSN&quot;:&quot;1943-3921&quot;,&quot;URL&quot;:&quot;https://link.springer.com/10.3758/s13414-022-02550-y&quot;,&quot;issued&quot;:{&quot;date-parts&quot;:[[2022,10,26]]},&quot;page&quot;:&quot;2087-2114&quot;,&quot;abstract&quot;:&quot;&lt;p&gt; Roughness is a perceptual attribute typically associated with certain stimuli that are presented in one of the spatial senses. In auditory research, the term is typically used to describe the harsh effects that are induced by particular sound qualities (i.e., dissonance) and human/animal vocalizations (e.g., screams, distress cries). In the tactile domain, roughness is a crucial factor determining the perceptual features of a surface. The same feature can also be ascertained visually, by means of the extraction of pattern features that determine the haptic quality of surfaces, such as grain size and density. By contrast, the term &lt;italic&gt;roughness&lt;/italic&gt; has rarely been applied to the description of those stimuli perceived via the chemical senses. In this review, we take a critical look at the putative meaning(s) of the term &lt;italic&gt;roughness&lt;/italic&gt; , when used in both unisensory and multisensory contexts, in an attempt to answer two key questions: (1) Is the use of the term ‘roughness’ the same in each modality when considered individually? and (2) Do crossmodal correspondences involving roughness match distinct perceptual features or (at least on certain occasions) do they merely pick-up on an amodal property? We start by examining the use of the term in the auditory domain. Next, we summarize the ways in which the term &lt;italic&gt;roughness&lt;/italic&gt; has been used in the literature on tactile and visual perception, and in the domain of olfaction and gustation. Then, we move on to the crossmodal context, reviewing the literature on the perception of roughness in the audiovisual, audiotactile, and auditory-gustatory/olfactory domains. Finally, we highlight some limitations of the reviewed literature and we outline a number of key directions for future empirical research in roughness perception. &lt;/p&gt;&quot;,&quot;publisher&quot;:&quot;Springer&quot;,&quot;issue&quot;:&quot;7&quot;,&quot;volume&quot;:&quot;84&quot;,&quot;container-title-short&quot;:&quot;Atten. Percept. Psychophys.&quot;},&quot;isTemporary&quot;:false}]},{&quot;citationID&quot;:&quot;MENDELEY_CITATION_0c81098c-8020-4020-9982-77545dbdab07&quot;,&quot;properties&quot;:{&quot;noteIndex&quot;:0},&quot;isEdited&quot;:false,&quot;manualOverride&quot;:{&quot;isManuallyOverridden&quot;:false,&quot;citeprocText&quot;:&quot;&lt;sup&gt;37&lt;/sup&gt;&quot;,&quot;manualOverrideText&quot;:&quot;&quot;},&quot;citationTag&quot;:&quot;MENDELEY_CITATION_v3_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&quot;,&quot;citationItems&quot;:[{&quot;id&quot;:&quot;3a0396cd-15af-3d52-9106-a1cd338b0c86&quot;,&quot;itemData&quot;:{&quot;type&quot;:&quot;article-journal&quot;,&quot;id&quot;:&quot;3a0396cd-15af-3d52-9106-a1cd338b0c86&quot;,&quot;title&quot;:&quot;Exploring Group Differences in the Crossmodal Correspondences&quot;,&quot;author&quot;:[{&quot;family&quot;:&quot;Spence&quot;,&quot;given&quot;:&quot;Charles&quot;,&quot;parse-names&quot;:false,&quot;dropping-particle&quot;:&quot;&quot;,&quot;non-dropping-particle&quot;:&quot;&quot;}],&quot;container-title&quot;:&quot;Multisensory Research&quot;,&quot;container-title-short&quot;:&quot;Multisens. Res.&quot;,&quot;DOI&quot;:&quot;10.1163/22134808-bja10079&quot;,&quot;ISSN&quot;:&quot;2213-4794&quot;,&quot;URL&quot;:&quot;https://brill.com/view/journals/msr/35/6/article-p495_3.xml&quot;,&quot;issued&quot;:{&quot;date-parts&quot;:[[2022,8,9]]},&quot;page&quot;:&quot;495-536&quot;,&quot;abstract&quot;:&quot;&lt;p&gt;There has been a rapid growth of interest amongst researchers in the cross-modal correspondences in recent years. In part, this has resulted from the emerging realization of the important role that the correspondences can sometimes play in multisensory integration. In turn, this has led to an interest in the nature of any differences between individuals, or rather, between groups of individuals, in the strength and/or consensuality of cross-modal correspondences that may be observed in both neurotypically normal groups cross-culturally, developmentally, and across various special populations (including those who have lost a sense, as well as those with autistic tendencies). The hope is that our emerging understanding of such group differences may one day provide grounds for supporting the reality of the various different types of correspondence that have so far been proposed, namely structural, statistical, semantic, and hedonic (or emotionally mediated).&lt;/p&gt;&quot;,&quot;publisher&quot;:&quot;Brill Academic Publishers&quot;,&quot;issue&quot;:&quot;6&quot;,&quot;volume&quot;:&quot;35&quot;},&quot;isTemporary&quot;:false}]},{&quot;citationID&quot;:&quot;MENDELEY_CITATION_311b0102-bda3-47d3-a348-9b39a1b80642&quot;,&quot;properties&quot;:{&quot;noteIndex&quot;:0},&quot;isEdited&quot;:false,&quot;manualOverride&quot;:{&quot;isManuallyOverridden&quot;:false,&quot;citeprocText&quot;:&quot;&lt;sup&gt;41&lt;/sup&gt;&quot;,&quot;manualOverrideText&quot;:&quot;&quot;},&quot;citationTag&quot;:&quot;MENDELEY_CITATION_v3_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&quot;,&quot;citationItems&quot;:[{&quot;id&quot;:&quot;50830bf2-c460-3ac3-9727-0af5d34f60ea&quot;,&quot;itemData&quot;:{&quot;type&quot;:&quot;article-journal&quot;,&quot;id&quot;:&quot;50830bf2-c460-3ac3-9727-0af5d34f60ea&quot;,&quot;title&quot;:&quot;Cinnamon: The historic spice, medicinal uses, and flavour chemistry&quot;,&quot;author&quot;:[{&quot;family&quot;:&quot;Spence&quot;,&quot;given&quot;:&quot;Charles&quot;,&quot;parse-names&quot;:false,&quot;dropping-particle&quot;:&quot;&quot;,&quot;non-dropping-particle&quot;:&quot;&quot;}],&quot;container-title&quot;:&quot;International Journal of Gastronomy and Food Science&quot;,&quot;DOI&quot;:&quot;10.1016/j.ijgfs.2023.100858&quot;,&quot;ISSN&quot;:&quot;1878450X&quot;,&quot;URL&quot;:&quot;https://linkinghub.elsevier.com/retrieve/pii/S1878450X23002007&quot;,&quot;issued&quot;:{&quot;date-parts&quot;:[[2024,3,1]]},&quot;page&quot;:&quot;100858&quot;,&quot;abstract&quot;:&quot;Cinnamon has long been a popular culinary (and medicinal) spice. Nowadays, in the West, it is predominantly found in sweet foods (e.g., desserts, traditional, and/or seasonal baked foods, such as cinnamon rolls, plum pudding, mince pies, and mulled wine), as well as in many cola beverages, perhaps explaining why it is widely considered to be a ‘sweet’ spice, despite having a slightly bitter taste. Historically, it was commonly used in savoury dishes as well. In the Middle East and India, the spice retains its association with savoury cuisine (e.g., in dishes such as curry and pilau, as well as meat tagines in Morocco). The four major commercially-viable species of cinnamon (Cinnamomum verum, C. cassia, C. burmannii, and C. loureiroi) have distinct flavour profiles, meaning that care should be taken when using this spice in the kitchen, especially given the naming confusion that exists between cinnamon and cassia. Although essential oil is extracted from many parts of the cinnamon tree, only the bark from the lateral shoots tends to be used in cuisine nowadays. Cinnamon is used as the quills (whole or broken parts), as the dried ground powder or, in the food industry, as the essential oil (i.e., as a flavouring agent). The scent of cinnamon also appears in various perfumes/fragrances as well as being a popular element in festive potpourri. There is currently growing interest in cinnamon's potential neutraceutical, neuroprotective, and prebiotic properties.&quot;,&quot;publisher&quot;:&quot;AZTI-Tecnalia&quot;,&quot;volume&quot;:&quot;35&quot;,&quot;container-title-short&quot;:&quot;Int. J. Gastron. Food Sci.&quot;},&quot;isTemporary&quot;:false,&quot;suppress-author&quot;:false,&quot;composite&quot;:false,&quot;author-only&quot;:false}]},{&quot;citationID&quot;:&quot;MENDELEY_CITATION_4443718e-ff8f-4513-b55f-9614d9bcedfb&quot;,&quot;properties&quot;:{&quot;noteIndex&quot;:0},&quot;isEdited&quot;:false,&quot;manualOverride&quot;:{&quot;isManuallyOverridden&quot;:false,&quot;citeprocText&quot;:&quot;&lt;sup&gt;42&lt;/sup&gt;&quot;,&quot;manualOverrideText&quot;:&quot;&quot;},&quot;citationTag&quot;:&quot;MENDELEY_CITATION_v3_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&quot;,&quot;citationItems&quot;:[{&quot;id&quot;:&quot;72b45062-1da6-345b-bad0-2aeb7f8dc828&quot;,&quot;itemData&quot;:{&quot;type&quot;:&quot;article-journal&quot;,&quot;id&quot;:&quot;72b45062-1da6-345b-bad0-2aeb7f8dc828&quot;,&quot;title&quot;:&quot;Surprising the Senses&quot;,&quot;author&quot;:[{&quot;family&quot;:&quot;Ludden&quot;,&quot;given&quot;:&quot;Geke D.S.&quot;,&quot;parse-names&quot;:false,&quot;dropping-particle&quot;:&quot;&quot;,&quot;non-dropping-particle&quot;:&quot;&quot;},{&quot;family&quot;:&quot;Schifferstein&quot;,&quot;given&quot;:&quot;Hendrik N.J.&quot;,&quot;parse-names&quot;:false,&quot;dropping-particle&quot;:&quot;&quot;,&quot;non-dropping-particle&quot;:&quot;&quot;},{&quot;family&quot;:&quot;Hekkert&quot;,&quot;given&quot;:&quot;Paul N.J.&quot;,&quot;parse-names&quot;:false,&quot;dropping-particle&quot;:&quot;&quot;,&quot;non-dropping-particle&quot;:&quot;&quot;}],&quot;container-title&quot;:&quot;The Senses and Society&quot;,&quot;DOI&quot;:&quot;10.2752/174589307X233585&quot;,&quot;ISSN&quot;:&quot;1745-8927&quot;,&quot;URL&quot;:&quot;http://www.tandfonline.com/doi/full/10.2752/174589307X233585&quot;,&quot;issued&quot;:{&quot;date-parts&quot;:[[2007,11,16]]},&quot;page&quot;:&quot;353-362&quot;,&quot;abstract&quot;:&quot;ABSTRACTWe perceive the world around us and the objects in it with all our senses. Designers can therefore influence the way we experience everyday products by paying attention to the multiple sensory aspects of products.When sensory information from two or more senses conflicts, people can be surprised. Currently, more and more product designers are experimenting with designing products that provide incongruent sensory information. Creating such products enables these designers to evoke interest for their products and let people experience something new.In several studies, we have investigated people's reactions to and opinions about products with sensory incongruities. The results of our studies suggest that evoking surprise by incorporating sensory incongruities in products can be seen as a means to create more pleasurable product experiences.&quot;,&quot;publisher&quot;:&quot;Informa UK Limited&quot;,&quot;issue&quot;:&quot;3&quot;,&quot;volume&quot;:&quot;2&quot;,&quot;container-title-short&quot;:&quot;&quot;},&quot;isTemporary&quot;:false}]},{&quot;citationID&quot;:&quot;MENDELEY_CITATION_b96d24f2-19d5-4ddc-8e0a-9226bc6894fe&quot;,&quot;properties&quot;:{&quot;noteIndex&quot;:0},&quot;isEdited&quot;:false,&quot;manualOverride&quot;:{&quot;isManuallyOverridden&quot;:false,&quot;citeprocText&quot;:&quot;&lt;sup&gt;43&lt;/sup&gt;&quot;,&quot;manualOverrideText&quot;:&quot;&quot;},&quot;citationTag&quot;:&quot;MENDELEY_CITATION_v3_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&quot;,&quot;citationItems&quot;:[{&quot;id&quot;:&quot;9cc8d35b-abae-3267-83cb-3168b5b51328&quot;,&quot;itemData&quot;:{&quot;type&quot;:&quot;article-journal&quot;,&quot;id&quot;:&quot;9cc8d35b-abae-3267-83cb-3168b5b51328&quot;,&quot;title&quot;:&quot;Factors Affecting Auditory Estimates of Virtual Room Size: Effects of Stimulus, Level, and Reverberation&quot;,&quot;author&quot;:[{&quot;family&quot;:&quot;Kolarik&quot;,&quot;given&quot;:&quot;Andrew J.&quot;,&quot;parse-names&quot;:false,&quot;dropping-particle&quot;:&quot;&quot;,&quot;non-dropping-particle&quot;:&quot;&quot;},{&quot;family&quot;:&quot;Moore&quot;,&quot;given&quot;:&quot;Brian C. J.&quot;,&quot;parse-names&quot;:false,&quot;dropping-particle&quot;:&quot;&quot;,&quot;non-dropping-particle&quot;:&quot;&quot;},{&quot;family&quot;:&quot;Cirstea&quot;,&quot;given&quot;:&quot;Silvia&quot;,&quot;parse-names&quot;:false,&quot;dropping-particle&quot;:&quot;&quot;,&quot;non-dropping-particle&quot;:&quot;&quot;},{&quot;family&quot;:&quot;Aggius-Vella&quot;,&quot;given&quot;:&quot;Elena&quot;,&quot;parse-names&quot;:false,&quot;dropping-particle&quot;:&quot;&quot;,&quot;non-dropping-particle&quot;:&quot;&quot;},{&quot;family&quot;:&quot;Gori&quot;,&quot;given&quot;:&quot;Monica&quot;,&quot;parse-names&quot;:false,&quot;dropping-particle&quot;:&quot;&quot;,&quot;non-dropping-particle&quot;:&quot;&quot;},{&quot;family&quot;:&quot;Campus&quot;,&quot;given&quot;:&quot;Claudio&quot;,&quot;parse-names&quot;:false,&quot;dropping-particle&quot;:&quot;&quot;,&quot;non-dropping-particle&quot;:&quot;&quot;},{&quot;family&quot;:&quot;Pardhan&quot;,&quot;given&quot;:&quot;Shahina&quot;,&quot;parse-names&quot;:false,&quot;dropping-particle&quot;:&quot;&quot;,&quot;non-dropping-particle&quot;:&quot;&quot;}],&quot;container-title&quot;:&quot;Perception&quot;,&quot;DOI&quot;:&quot;10.1177/03010066211020598&quot;,&quot;ISSN&quot;:&quot;0301-0066&quot;,&quot;URL&quot;:&quot;https://journals.sagepub.com/doi/10.1177/03010066211020598&quot;,&quot;issued&quot;:{&quot;date-parts&quot;:[[2021,7,30]]},&quot;page&quot;:&quot;646-663&quot;,&quot;abstract&quot;:&quot;&lt;p&gt; When vision is unavailable, auditory level and reverberation cues provide important spatial information regarding the environment, such as the size of a room. We investigated how room-size estimates were affected by stimulus type, level, and reverberation. In Experiment 1, 15 blindfolded participants estimated room size after performing a distance bisection task in virtual rooms that were either anechoic (with level cues only) or reverberant (with level and reverberation cues) with a relatively short reverberation time of T &lt;sub&gt;60&lt;/sub&gt;  = 400 milliseconds. Speech, noise, or clicks were presented at distances between 1.9 and 7.1 m. The reverberant room was judged to be significantly larger than the anechoic room ( p &amp;lt;  .05) for all stimuli. In Experiment 2, only the reverberant room was used and the overall level of all sounds was equalized, so only reverberation cues were available. Ten blindfolded participants took part. Room-size estimates were significantly larger for speech than for clicks or noise. The results show that when level and reverberation cues are present, reverberation increases judged room size. Even relatively weak reverberation cues provide room-size information, which could potentially be used by blind or visually impaired individuals encountering novel rooms. &lt;/p&gt;&quot;,&quot;publisher&quot;:&quot;SAGE Publications Ltd&quot;,&quot;issue&quot;:&quot;7&quot;,&quot;volume&quot;:&quot;50&quot;,&quot;container-title-short&quot;:&quot;Perception&quot;},&quot;isTemporary&quot;:false}]},{&quot;citationID&quot;:&quot;MENDELEY_CITATION_1f330a0c-7756-4580-bddc-be2596345e08&quot;,&quot;properties&quot;:{&quot;noteIndex&quot;:0},&quot;isEdited&quot;:false,&quot;manualOverride&quot;:{&quot;isManuallyOverridden&quot;:false,&quot;citeprocText&quot;:&quot;&lt;sup&gt;44&lt;/sup&gt;&quot;,&quot;manualOverrideText&quot;:&quot;&quot;},&quot;citationTag&quot;:&quot;MENDELEY_CITATION_v3_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&quot;,&quot;citationItems&quot;:[{&quot;id&quot;:&quot;eeaeeb0e-8b0f-3cb7-bf6b-5a6fdcd2bdd7&quot;,&quot;itemData&quot;:{&quot;type&quot;:&quot;webpage&quot;,&quot;id&quot;:&quot;eeaeeb0e-8b0f-3cb7-bf6b-5a6fdcd2bdd7&quot;,&quot;title&quot;:&quot;Vicki Dobbs-Beck – Executive in Charge, ILMxLAB&quot;,&quot;author&quot;:[{&quot;family&quot;:&quot;Dobbs-Beck&quot;,&quot;given&quot;:&quot;Vicki&quot;,&quot;parse-names&quot;:false,&quot;dropping-particle&quot;:&quot;&quot;,&quot;non-dropping-particle&quot;:&quot;&quot;}],&quot;accessed&quot;:{&quot;date-parts&quot;:[[2025,9,22]]},&quot;URL&quot;:&quot;https://www.lucasfilm.com/leadership/vicki-dobbs-beck/&quot;,&quot;issued&quot;:{&quot;date-parts&quot;:[[2025,9,22]]},&quot;container-title-short&quot;:&quot;&quot;},&quot;isTemporary&quot;:false,&quot;suppress-author&quot;:false,&quot;composite&quot;:false,&quot;author-only&quot;:false}]},{&quot;citationID&quot;:&quot;MENDELEY_CITATION_151bb45a-de57-4a56-a375-eef6a46a2316&quot;,&quot;properties&quot;:{&quot;noteIndex&quot;:0},&quot;isEdited&quot;:false,&quot;manualOverride&quot;:{&quot;isManuallyOverridden&quot;:false,&quot;citeprocText&quot;:&quot;&lt;sup&gt;18&lt;/sup&gt;&quot;,&quot;manualOverrideText&quot;:&quot;&quot;},&quot;citationTag&quot;:&quot;MENDELEY_CITATION_v3_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&quot;,&quot;citationItems&quot;:[{&quot;id&quot;:&quot;c20aab61-b608-3c59-97f8-9ccf7e449617&quot;,&quot;itemData&quot;:{&quot;type&quot;:&quot;article-journal&quot;,&quot;id&quot;:&quot;c20aab61-b608-3c59-97f8-9ccf7e449617&quot;,&quot;title&quot;:&quot;Going Beyond the Ordinary — User Perceptions of the Impact of Multisensory Elements on Presence in Virtual Reality at the Royal Opera House&quot;,&quot;author&quot;:[{&quot;family&quot;:&quot;Woods&quot;,&quot;given&quot;:&quot;Andy T.&quot;,&quot;parse-names&quot;:false,&quot;dropping-particle&quot;:&quot;&quot;,&quot;non-dropping-particle&quot;:&quot;&quot;},{&quot;family&quot;:&quot;Levstek&quot;,&quot;given&quot;:&quot;Marusa&quot;,&quot;parse-names&quot;:false,&quot;dropping-particle&quot;:&quot;&quot;,&quot;non-dropping-particle&quot;:&quot;&quot;},{&quot;family&quot;:&quot;Moffatt&quot;,&quot;given&quot;:&quot;Jamie&quot;,&quot;parse-names&quot;:false,&quot;dropping-particle&quot;:&quot;&quot;,&quot;non-dropping-particle&quot;:&quot;&quot;},{&quot;family&quot;:&quot;Lycett&quot;,&quot;given&quot;:&quot;Mark&quot;,&quot;parse-names&quot;:false,&quot;dropping-particle&quot;:&quot;&quot;,&quot;non-dropping-particle&quot;:&quot;&quot;},{&quot;family&quot;:&quot;Whittaker&quot;,&quot;given&quot;:&quot;Laryssa&quot;,&quot;parse-names&quot;:false,&quot;dropping-particle&quot;:&quot;&quot;,&quot;non-dropping-particle&quot;:&quot;&quot;},{&quot;family&quot;:&quot;Dalton&quot;,&quot;given&quot;:&quot;Polly&quot;,&quot;parse-names&quot;:false,&quot;dropping-particle&quot;:&quot;&quot;,&quot;non-dropping-particle&quot;:&quot;&quot;}],&quot;container-title&quot;:&quot;Multisensory Research&quot;,&quot;DOI&quot;:&quot;10.1163/22134808-bja10141&quot;,&quot;ISSN&quot;:&quot;2213-4794&quot;,&quot;URL&quot;:&quot;https://brill.com/view/journals/msr/38/1-3/article-p1_2.xml&quot;,&quot;issued&quot;:{&quot;date-parts&quot;:[[2025,2,27]]},&quot;page&quot;:&quot;1-25&quot;,&quot;abstract&quot;:&quot;&lt;p&gt; This exploratory study investigates the relative impacts of incorporating additional sensory- and embodiment-enhancing elements into virtual reality (VR) experiences beyond standard headset features, including vibrating floors, blowing wind, accurately rendered hands, free-roam walking and seeing avatars of real people; the outcome is sometimes called a hyper-reality experience. After taking part in the &lt;italic&gt;Current Rising&lt;/italic&gt; immersive experience at the Royal Opera House, 726 participants completed a survey examining the different perceived impacts the various additional elements were thought to have on presence. Blowing wind and free-roam walking were thought to be most impactful on presence, followed by floor vibration (contrary to expectations), along with seeing avatars. Conversely, virtual hands were thought to exhibit the least influence, despite being rendered with greater detail and precision than those commonly found in standard VR applications. Past VR experience only minimally affected these reported impacts, suggesting that hyper-reality experiences introduce novel elements even to experienced users. By looking at the perceived impact on presence over a rich, holistic range of factors (multisensory elements, virtual bodies, prior experience and enjoyment) in a real-world cultural experience, these findings offer practical guidance for immersive experience designers and researchers to optimise presence. Future research should explore more nuanced assessments of presence and consider non-correlational experimental designs that mitigate various highlighted potential biases and confounding factors. &lt;/p&gt;&quot;,&quot;issue&quot;:&quot;1-3&quot;,&quot;volume&quot;:&quot;38&quot;,&quot;container-title-short&quot;:&quot;Multisens. Res.&quot;},&quot;isTemporary&quot;:false}]},{&quot;citationID&quot;:&quot;MENDELEY_CITATION_6a175427-dd9b-44d1-8b48-2635d7562c05&quot;,&quot;properties&quot;:{&quot;noteIndex&quot;:0},&quot;isEdited&quot;:false,&quot;manualOverride&quot;:{&quot;isManuallyOverridden&quot;:false,&quot;citeprocText&quot;:&quot;&lt;sup&gt;45&lt;/sup&gt;&quot;,&quot;manualOverrideText&quot;:&quot;&quot;},&quot;citationTag&quot;:&quot;MENDELEY_CITATION_v3_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&quot;,&quot;citationItems&quot;:[{&quot;id&quot;:&quot;46c34dfb-f184-3337-9e28-0fc697ad05c9&quot;,&quot;itemData&quot;:{&quot;type&quot;:&quot;article-journal&quot;,&quot;id&quot;:&quot;46c34dfb-f184-3337-9e28-0fc697ad05c9&quot;,&quot;title&quot;:&quot;Virtual reality, presence, and attitude change: Empirical evidence from tourism&quot;,&quot;author&quot;:[{&quot;family&quot;:&quot;Tussyadiah&quot;,&quot;given&quot;:&quot;Iis P.&quot;,&quot;parse-names&quot;:false,&quot;dropping-particle&quot;:&quot;&quot;,&quot;non-dropping-particle&quot;:&quot;&quot;},{&quot;family&quot;:&quot;Wang&quot;,&quot;given&quot;:&quot;Dan&quot;,&quot;parse-names&quot;:false,&quot;dropping-particle&quot;:&quot;&quot;,&quot;non-dropping-particle&quot;:&quot;&quot;},{&quot;family&quot;:&quot;Jung&quot;,&quot;given&quot;:&quot;Timothy H.&quot;,&quot;parse-names&quot;:false,&quot;dropping-particle&quot;:&quot;&quot;,&quot;non-dropping-particle&quot;:&quot;&quot;},{&quot;family&quot;:&quot;tom Dieck&quot;,&quot;given&quot;:&quot;M.Claudia&quot;,&quot;parse-names&quot;:false,&quot;dropping-particle&quot;:&quot;&quot;,&quot;non-dropping-particle&quot;:&quot;&quot;}],&quot;container-title&quot;:&quot;Tourism Management&quot;,&quot;DOI&quot;:&quot;10.1016/j.tourman.2017.12.003&quot;,&quot;ISSN&quot;:&quot;02615177&quot;,&quot;URL&quot;:&quot;https://linkinghub.elsevier.com/retrieve/pii/S0261517717302662&quot;,&quot;issued&quot;:{&quot;date-parts&quot;:[[2018,6]]},&quot;page&quot;:&quot;140-154&quot;,&quot;publisher&quot;:&quot;Elsevier&quot;,&quot;volume&quot;:&quot;66&quot;,&quot;container-title-short&quot;:&quot;Tour. Manag.&quot;},&quot;isTemporary&quot;:false}]},{&quot;citationID&quot;:&quot;MENDELEY_CITATION_fd5e4ce3-6de2-48e4-b38b-0ac0c1dd941b&quot;,&quot;properties&quot;:{&quot;noteIndex&quot;:0},&quot;isEdited&quot;:false,&quot;manualOverride&quot;:{&quot;isManuallyOverridden&quot;:false,&quot;citeprocText&quot;:&quot;&lt;sup&gt;46&lt;/sup&gt;&quot;,&quot;manualOverrideText&quot;:&quot;&quot;},&quot;citationTag&quot;:&quot;MENDELEY_CITATION_v3_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&quot;,&quot;citationItems&quot;:[{&quot;id&quot;:&quot;4f294860-591c-3427-b465-4630832a35d8&quot;,&quot;itemData&quot;:{&quot;type&quot;:&quot;article-journal&quot;,&quot;id&quot;:&quot;4f294860-591c-3427-b465-4630832a35d8&quot;,&quot;title&quot;:&quot;The impact of perception and presence on emotional reactions: a review of research in virtual reality&quot;,&quot;author&quot;:[{&quot;family&quot;:&quot;Diemer&quot;,&quot;given&quot;:&quot;Julia&quot;,&quot;parse-names&quot;:false,&quot;dropping-particle&quot;:&quot;&quot;,&quot;non-dropping-particle&quot;:&quot;&quot;},{&quot;family&quot;:&quot;Alpers&quot;,&quot;given&quot;:&quot;Georg W.&quot;,&quot;parse-names&quot;:false,&quot;dropping-particle&quot;:&quot;&quot;,&quot;non-dropping-particle&quot;:&quot;&quot;},{&quot;family&quot;:&quot;Peperkorn&quot;,&quot;given&quot;:&quot;Henrik M.&quot;,&quot;parse-names&quot;:false,&quot;dropping-particle&quot;:&quot;&quot;,&quot;non-dropping-particle&quot;:&quot;&quot;},{&quot;family&quot;:&quot;Shiban&quot;,&quot;given&quot;:&quot;Youssef&quot;,&quot;parse-names&quot;:false,&quot;dropping-particle&quot;:&quot;&quot;,&quot;non-dropping-particle&quot;:&quot;&quot;},{&quot;family&quot;:&quot;MÃ¼hlberger&quot;,&quot;given&quot;:&quot;Andreas&quot;,&quot;parse-names&quot;:false,&quot;dropping-particle&quot;:&quot;&quot;,&quot;non-dropping-particle&quot;:&quot;&quot;}],&quot;container-title&quot;:&quot;Frontiers in Psychology&quot;,&quot;DOI&quot;:&quot;10.3389/fpsyg.2015.00026&quot;,&quot;ISSN&quot;:&quot;1664-1078&quot;,&quot;URL&quot;:&quot;http://journal.frontiersin.org/article/10.3389/fpsyg.2015.00026/abstract&quot;,&quot;issued&quot;:{&quot;date-parts&quot;:[[2015,1,30]]},&quot;page&quot;:&quot;111605&quot;,&quot;volume&quot;:&quot;6&quot;,&quot;container-title-short&quot;:&quot;Front. Psychol.&quot;},&quot;isTemporary&quot;:false}]},{&quot;citationID&quot;:&quot;MENDELEY_CITATION_a6afbf51-f303-4df8-ac35-dc714f1daff3&quot;,&quot;properties&quot;:{&quot;noteIndex&quot;:0},&quot;isEdited&quot;:false,&quot;manualOverride&quot;:{&quot;isManuallyOverridden&quot;:false,&quot;citeprocText&quot;:&quot;&lt;sup&gt;47&lt;/sup&gt;&quot;,&quot;manualOverrideText&quot;:&quot;&quot;},&quot;citationTag&quot;:&quot;MENDELEY_CITATION_v3_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&quot;,&quot;citationItems&quot;:[{&quot;id&quot;:&quot;924dd2cf-5f9d-3214-b68b-7a5f403b0d83&quot;,&quot;itemData&quot;:{&quot;type&quot;:&quot;article-journal&quot;,&quot;id&quot;:&quot;924dd2cf-5f9d-3214-b68b-7a5f403b0d83&quot;,&quot;title&quot;:&quot;A generic quantitative relationship between quality of experience and quality of service&quot;,&quot;author&quot;:[{&quot;family&quot;:&quot;Fiedler&quot;,&quot;given&quot;:&quot;Markus&quot;,&quot;parse-names&quot;:false,&quot;dropping-particle&quot;:&quot;&quot;,&quot;non-dropping-particle&quot;:&quot;&quot;},{&quot;family&quot;:&quot;Hossfeld&quot;,&quot;given&quot;:&quot;Tobias&quot;,&quot;parse-names&quot;:false,&quot;dropping-particle&quot;:&quot;&quot;,&quot;non-dropping-particle&quot;:&quot;&quot;},{&quot;family&quot;:&quot;Tran-Gia&quot;,&quot;given&quot;:&quot;Phuoc&quot;,&quot;parse-names&quot;:false,&quot;dropping-particle&quot;:&quot;&quot;,&quot;non-dropping-particle&quot;:&quot;&quot;}],&quot;container-title&quot;:&quot;IEEE Network&quot;,&quot;DOI&quot;:&quot;10.1109/MNET.2010.5430142&quot;,&quot;ISSN&quot;:&quot;0890-8044&quot;,&quot;URL&quot;:&quot;http://ieeexplore.ieee.org/document/5430142/&quot;,&quot;issued&quot;:{&quot;date-parts&quot;:[[2010,3]]},&quot;page&quot;:&quot;36-41&quot;,&quot;abstract&quot;:&quot;Quality of experience ties together user perception, experience, and expectations to application and network performance, typically expressed by quality of service parameters. Quantitative relationships between QoE and QoS are required in order to be able to build effective QoE control mechanisms onto measurable QoS parameters. Against this background, this article proposes a generic formula in which QoE and QoS parameters are connected through an exponential relationship, called IQX hypothesis. The formula relates changes of QoE with respect to QoS to the current level of QoE, is simple to match, and its limit behaviors are straightforward to interpret. It validates the IQX hypothesis for streaming services, where QoE in terms of Mean Opinion Scores is expressed as functions of loss and reordering ratio, the latter of which is caused by jitter. For web surfing as the second application area, matchings provided by the IQX hypothesis are shown to outperform previously published logarithmic functions. We conclude that the IQX hypothesis is a strong candidate to be taken into account when deriving relationships between QoE and QoS parameters. © 2010 IEEE.&quot;,&quot;issue&quot;:&quot;2&quot;,&quot;volume&quot;:&quot;24&quot;,&quot;container-title-short&quot;:&quot;IEEE Netw.&quot;},&quot;isTemporary&quot;:false,&quot;suppress-author&quot;:false,&quot;composite&quot;:false,&quot;author-only&quot;:false}]},{&quot;citationID&quot;:&quot;MENDELEY_CITATION_56b6c3e3-e5bc-422f-8cd0-fb6b9812e9c5&quot;,&quot;properties&quot;:{&quot;noteIndex&quot;:0},&quot;isEdited&quot;:false,&quot;manualOverride&quot;:{&quot;isManuallyOverridden&quot;:false,&quot;citeprocText&quot;:&quot;&lt;sup&gt;47&lt;/sup&gt;&quot;,&quot;manualOverrideText&quot;:&quot;&quot;},&quot;citationTag&quot;:&quot;MENDELEY_CITATION_v3_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&quot;,&quot;citationItems&quot;:[{&quot;id&quot;:&quot;924dd2cf-5f9d-3214-b68b-7a5f403b0d83&quot;,&quot;itemData&quot;:{&quot;type&quot;:&quot;article-journal&quot;,&quot;id&quot;:&quot;924dd2cf-5f9d-3214-b68b-7a5f403b0d83&quot;,&quot;title&quot;:&quot;A generic quantitative relationship between quality of experience and quality of service&quot;,&quot;author&quot;:[{&quot;family&quot;:&quot;Fiedler&quot;,&quot;given&quot;:&quot;Markus&quot;,&quot;parse-names&quot;:false,&quot;dropping-particle&quot;:&quot;&quot;,&quot;non-dropping-particle&quot;:&quot;&quot;},{&quot;family&quot;:&quot;Hossfeld&quot;,&quot;given&quot;:&quot;Tobias&quot;,&quot;parse-names&quot;:false,&quot;dropping-particle&quot;:&quot;&quot;,&quot;non-dropping-particle&quot;:&quot;&quot;},{&quot;family&quot;:&quot;Tran-Gia&quot;,&quot;given&quot;:&quot;Phuoc&quot;,&quot;parse-names&quot;:false,&quot;dropping-particle&quot;:&quot;&quot;,&quot;non-dropping-particle&quot;:&quot;&quot;}],&quot;container-title&quot;:&quot;IEEE Network&quot;,&quot;DOI&quot;:&quot;10.1109/MNET.2010.5430142&quot;,&quot;ISSN&quot;:&quot;0890-8044&quot;,&quot;URL&quot;:&quot;http://ieeexplore.ieee.org/document/5430142/&quot;,&quot;issued&quot;:{&quot;date-parts&quot;:[[2010,3]]},&quot;page&quot;:&quot;36-41&quot;,&quot;abstract&quot;:&quot;Quality of experience ties together user perception, experience, and expectations to application and network performance, typically expressed by quality of service parameters. Quantitative relationships between QoE and QoS are required in order to be able to build effective QoE control mechanisms onto measurable QoS parameters. Against this background, this article proposes a generic formula in which QoE and QoS parameters are connected through an exponential relationship, called IQX hypothesis. The formula relates changes of QoE with respect to QoS to the current level of QoE, is simple to match, and its limit behaviors are straightforward to interpret. It validates the IQX hypothesis for streaming services, where QoE in terms of Mean Opinion Scores is expressed as functions of loss and reordering ratio, the latter of which is caused by jitter. For web surfing as the second application area, matchings provided by the IQX hypothesis are shown to outperform previously published logarithmic functions. We conclude that the IQX hypothesis is a strong candidate to be taken into account when deriving relationships between QoE and QoS parameters. © 2010 IEEE.&quot;,&quot;issue&quot;:&quot;2&quot;,&quot;volume&quot;:&quot;24&quot;,&quot;container-title-short&quot;:&quot;IEEE Netw.&quot;},&quot;isTemporary&quot;:false}]},{&quot;citationID&quot;:&quot;MENDELEY_CITATION_28519021-dc29-4240-aceb-d44e76d8eca0&quot;,&quot;properties&quot;:{&quot;noteIndex&quot;:0},&quot;isEdited&quot;:false,&quot;manualOverride&quot;:{&quot;isManuallyOverridden&quot;:false,&quot;citeprocText&quot;:&quot;&lt;sup&gt;48&lt;/sup&gt;&quot;,&quot;manualOverrideText&quot;:&quot;&quot;},&quot;citationTag&quot;:&quot;MENDELEY_CITATION_v3_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&quot;,&quot;citationItems&quot;:[{&quot;id&quot;:&quot;123221f2-2b17-341b-bc69-245bada20d71&quot;,&quot;itemData&quot;:{&quot;type&quot;:&quot;paper-conference&quot;,&quot;id&quot;:&quot;123221f2-2b17-341b-bc69-245bada20d71&quot;,&quot;title&quot;:&quot;The Hierarchy of Latency&quot;,&quot;author&quot;:[{&quot;family&quot;:&quot;Shay&quot;,&quot;given&quot;:&quot;Greg&quot;,&quot;parse-names&quot;:false,&quot;dropping-particle&quot;:&quot;&quot;,&quot;non-dropping-particle&quot;:&quot;&quot;}],&quot;container-title&quot;:&quot;NAB Broadcast Engineering and Information Technology (BEIT) Conference&quot;,&quot;issued&quot;:{&quot;date-parts&quot;:[[2024,4,4]]},&quot;publisher-place&quot;:&quot;Washington&quot;,&quot;page&quot;:&quot;1-14&quot;,&quot;abstract&quot;:&quot;\&quot;Low Latency\&quot; is an overused term and hides important technology design concerns and constraints. To bring clarity to the design of modern digital audio, audio networks, and cloud computing, this paper defines and describes multiple aspects of the meaning of latency in the context of modern audio production, with example numerical values. A one-page chart is presented, visualizing the range and meaning of the Hierarch of Latency.&quot;,&quot;publisher&quot;:&quot;National Association of Broadcasters&quot;,&quot;container-title-short&quot;:&quot;&quot;},&quot;isTemporary&quot;:false,&quot;suppress-author&quot;:false,&quot;composite&quot;:false,&quot;author-only&quot;:false}]},{&quot;citationID&quot;:&quot;MENDELEY_CITATION_4942aef0-74c1-4aed-93bb-03abb956efcf&quot;,&quot;properties&quot;:{&quot;noteIndex&quot;:0},&quot;isEdited&quot;:false,&quot;manualOverride&quot;:{&quot;isManuallyOverridden&quot;:false,&quot;citeprocText&quot;:&quot;&lt;sup&gt;48&lt;/sup&gt;&quot;,&quot;manualOverrideText&quot;:&quot;&quot;},&quot;citationTag&quot;:&quot;MENDELEY_CITATION_v3_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&quot;,&quot;citationItems&quot;:[{&quot;id&quot;:&quot;123221f2-2b17-341b-bc69-245bada20d71&quot;,&quot;itemData&quot;:{&quot;type&quot;:&quot;paper-conference&quot;,&quot;id&quot;:&quot;123221f2-2b17-341b-bc69-245bada20d71&quot;,&quot;title&quot;:&quot;The Hierarchy of Latency&quot;,&quot;author&quot;:[{&quot;family&quot;:&quot;Shay&quot;,&quot;given&quot;:&quot;Greg&quot;,&quot;parse-names&quot;:false,&quot;dropping-particle&quot;:&quot;&quot;,&quot;non-dropping-particle&quot;:&quot;&quot;}],&quot;container-title&quot;:&quot;NAB Broadcast Engineering and Information Technology (BEIT) Conference&quot;,&quot;issued&quot;:{&quot;date-parts&quot;:[[2024,4,4]]},&quot;publisher-place&quot;:&quot;Washington&quot;,&quot;page&quot;:&quot;1-14&quot;,&quot;abstract&quot;:&quot;\&quot;Low Latency\&quot; is an overused term and hides important technology design concerns and constraints. To bring clarity to the design of modern digital audio, audio networks, and cloud computing, this paper defines and describes multiple aspects of the meaning of latency in the context of modern audio production, with example numerical values. A one-page chart is presented, visualizing the range and meaning of the Hierarch of Latency.&quot;,&quot;publisher&quot;:&quot;National Association of Broadcasters&quot;,&quot;container-title-short&quot;:&quot;&quot;},&quot;isTemporary&quot;:false,&quot;suppress-author&quot;:false,&quot;composite&quot;:false,&quot;author-only&quot;:false}]},{&quot;citationID&quot;:&quot;MENDELEY_CITATION_253cd9a7-6d86-48ff-9961-65db540d7a42&quot;,&quot;properties&quot;:{&quot;noteIndex&quot;:0},&quot;isEdited&quot;:false,&quot;manualOverride&quot;:{&quot;isManuallyOverridden&quot;:false,&quot;citeprocText&quot;:&quot;&lt;sup&gt;49,50&lt;/sup&gt;&quot;,&quot;manualOverrideText&quot;:&quot;&quot;},&quot;citationTag&quot;:&quot;MENDELEY_CITATION_v3_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&quot;,&quot;citationItems&quot;:[{&quot;id&quot;:&quot;e1187928-8d60-38f5-9e8f-c14c9ad34e48&quot;,&quot;itemData&quot;:{&quot;type&quot;:&quot;article-journal&quot;,&quot;id&quot;:&quot;e1187928-8d60-38f5-9e8f-c14c9ad34e48&quot;,&quot;title&quot;:&quot;Fundamentals and Principles of Musical Telepresence&quot;,&quot;author&quot;:[{&quot;family&quot;:&quot;Carôt&quot;,&quot;given&quot;:&quot;Alexander&quot;,&quot;parse-names&quot;:false,&quot;dropping-particle&quot;:&quot;&quot;,&quot;non-dropping-particle&quot;:&quot;&quot;},{&quot;family&quot;:&quot;Werner&quot;,&quot;given&quot;:&quot;Christian&quot;,&quot;parse-names&quot;:false,&quot;dropping-particle&quot;:&quot;&quot;,&quot;non-dropping-particle&quot;:&quot;&quot;}],&quot;container-title&quot;:&quot;Journal of Science and Technology of the Arts&quot;,&quot;DOI&quot;:&quot;10.7559/citarj.v1i1.6&quot;,&quot;ISSN&quot;:&quot;1646-9798&quot;,&quot;issued&quot;:{&quot;date-parts&quot;:[[2009]]},&quot;abstract&quot;:&quot;The idea of playing livemusic with someone abroad represents a major challenge for musicians and sound engineers likewise. Cognitive, technical and purely musical aspects make high demands on a network music performance that should fulfill conditions of a realistic rehearsing scenarios in the same room. In turn the idea of a network music performance has generally been considered as an impracticable application. However, a precise and comprehensive analysis has so far not been published, which equally covers technical, cognitive aspects and their inter- dependencies equally. In order to give a final and valid statement about the feasibility of distributed real time music we take any of such relevant aspect into consideration and explain it accordingly to the reader. Finally we conclude that in recent wide area networks remote music sessions are possible as- suming an awareness of latency conditions and ap- propriate interaction categories.&quot;,&quot;issue&quot;:&quot;1&quot;,&quot;volume&quot;:&quot;1&quot;,&quot;container-title-short&quot;:&quot;&quot;},&quot;isTemporary&quot;:false},{&quot;id&quot;:&quot;534cab8d-51dc-3927-b775-27c38f503fea&quot;,&quot;itemData&quot;:{&quot;type&quot;:&quot;thesis&quot;,&quot;id&quot;:&quot;534cab8d-51dc-3927-b775-27c38f503fea&quot;,&quot;title&quot;:&quot;The effects of latency on ensemble performance&quot;,&quot;author&quot;:[{&quot;family&quot;:&quot;Schuett&quot;,&quot;given&quot;:&quot;N.&quot;,&quot;parse-names&quot;:false,&quot;dropping-particle&quot;:&quot;&quot;,&quot;non-dropping-particle&quot;:&quot;&quot;}],&quot;issued&quot;:{&quot;date-parts&quot;:[[2002]]},&quot;publisher&quot;:&quot;Stanford University&quot;,&quot;container-title-short&quot;:&quot;&quot;},&quot;isTemporary&quot;:false}]},{&quot;citationID&quot;:&quot;MENDELEY_CITATION_a4e1971a-2406-4ba8-8ff4-36e483880c5d&quot;,&quot;properties&quot;:{&quot;noteIndex&quot;:0},&quot;isEdited&quot;:false,&quot;manualOverride&quot;:{&quot;isManuallyOverridden&quot;:false,&quot;citeprocText&quot;:&quot;&lt;sup&gt;51,52&lt;/sup&gt;&quot;,&quot;manualOverrideText&quot;:&quot;&quot;},&quot;citationTag&quot;:&quot;MENDELEY_CITATION_v3_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&quot;,&quot;citationItems&quot;:[{&quot;id&quot;:&quot;91b0bcc7-81dc-373d-8a0d-4e21801e621f&quot;,&quot;itemData&quot;:{&quot;type&quot;:&quot;article&quot;,&quot;id&quot;:&quot;91b0bcc7-81dc-373d-8a0d-4e21801e621f&quot;,&quot;title&quot;:&quot;Latency and Cybersickness: Impact, Causes, and Measures. A Review&quot;,&quot;author&quot;:[{&quot;family&quot;:&quot;Stauffert&quot;,&quot;given&quot;:&quot;Jan Philipp&quot;,&quot;parse-names&quot;:false,&quot;dropping-particle&quot;:&quot;&quot;,&quot;non-dropping-particle&quot;:&quot;&quot;},{&quot;family&quot;:&quot;Niebling&quot;,&quot;given&quot;:&quot;Florian&quot;,&quot;parse-names&quot;:false,&quot;dropping-particle&quot;:&quot;&quot;,&quot;non-dropping-particle&quot;:&quot;&quot;},{&quot;family&quot;:&quot;Latoschik&quot;,&quot;given&quot;:&quot;Marc Erich&quot;,&quot;parse-names&quot;:false,&quot;dropping-particle&quot;:&quot;&quot;,&quot;non-dropping-particle&quot;:&quot;&quot;}],&quot;container-title&quot;:&quot;Frontiers in Virtual Reality&quot;,&quot;container-title-short&quot;:&quot;Front. Virtual Real.&quot;,&quot;DOI&quot;:&quot;10.3389/frvir.2020.582204&quot;,&quot;ISSN&quot;:&quot;26734192&quot;,&quot;issued&quot;:{&quot;date-parts&quot;:[[2020]]},&quot;abstract&quot;:&quot;Latency is a key characteristic inherent to any computer system. Motion-to-Photon (MTP) latency describes the time between the movement of a tracked object and its corresponding movement rendered and depicted by computer-generated images on a graphical output screen. High MTP latency can cause a loss of performance in interactive graphics applications and, even worse, can provoke cybersickness in Virtual Reality (VR) applications. Here, cybersickness can degrade VR experiences or may render the experiences completely unusable. It can confound research findings of an otherwise sound experiment. Latency as a contributing factor to cybersickness needs to be properly understood. Its effects need to be analyzed, its sources need to be identified, good measurement methods need to be developed, and proper counter measures need to be developed in order to reduce potentially harmful impacts of latency on the usability and safety of VR systems. Research shows that latency can exhibit intricate timing patterns with various spiking and periodic behavior. These timing behaviors may vary, yet most are found to provoke cybersickness. Overall, latency can differ drastically between different systems interfering with generalization of measurement results. This review article describes the causes and effects of latency with regard to cybersickness. We report on different existing approaches to measure and report latency. Hence, the article provides readers with the knowledge to understand and report latency for their own applications, evaluations, and experiments. It should also help to measure, identify, and finally control and counteract latency and hence gain confidence into the soundness of empirical data collected by VR exposures. Low latency increases the usability and safety of VR systems.&quot;,&quot;volume&quot;:&quot;1&quot;},&quot;isTemporary&quot;:false,&quot;suppress-author&quot;:false,&quot;composite&quot;:false,&quot;author-only&quot;:false},{&quot;id&quot;:&quot;c0599348-1198-382b-b8fc-3267eb63bece&quot;,&quot;itemData&quot;:{&quot;type&quot;:&quot;webpage&quot;,&quot;id&quot;:&quot;c0599348-1198-382b-b8fc-3267eb63bece&quot;,&quot;title&quot;:&quot;John Carmack’s Latency mitigation strategies&quot;,&quot;author&quot;:[{&quot;family&quot;:&quot;Carmack&quot;,&quot;given&quot;:&quot;John&quot;,&quot;parse-names&quot;:false,&quot;dropping-particle&quot;:&quot;&quot;,&quot;non-dropping-particle&quot;:&quot;&quot;}],&quot;container-title&quot;:&quot;Twenty Milliseconds today.&quot;,&quot;issued&quot;:{&quot;date-parts&quot;:[[2013]]},&quot;abstract&quot;:&quot;Virtual reality (VR) is one of the most demanding human-in-the-loop applications from a latency standpoint. The latency between the physical movement of a user’s head and updated photons from a head mounted display reaching their eyes is one of the most critical factors in providing a high quality experience. Human sensory systems can detect very small relative delays in parts of the visual or, especially, audio fields, but when absolute delays are below approximately 20 milliseconds they are generally imperceptible. Interactive 3D systems today typically have latencies that are several times that figure, but alternate configurations of the same hardware components can allow that target to be reached. A discussion of the sources of latency throughout a system follows, along with techniques for reducing the latency in the processing done on the host system.&quot;,&quot;container-title-short&quot;:&quot;&quot;},&quot;isTemporary&quot;:false}]},{&quot;citationID&quot;:&quot;MENDELEY_CITATION_f2d83bdb-cab0-4eb5-9db2-7e9cc2da3bd1&quot;,&quot;properties&quot;:{&quot;noteIndex&quot;:0},&quot;isEdited&quot;:false,&quot;manualOverride&quot;:{&quot;isManuallyOverridden&quot;:false,&quot;citeprocText&quot;:&quot;&lt;sup&gt;53&lt;/sup&gt;&quot;,&quot;manualOverrideText&quot;:&quot;&quot;},&quot;citationTag&quot;:&quot;MENDELEY_CITATION_v3_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&quot;,&quot;citationItems&quot;:[{&quot;id&quot;:&quot;c23c64a1-9fc9-3067-9e51-a4608db00718&quot;,&quot;itemData&quot;:{&quot;type&quot;:&quot;paper-conference&quot;,&quot;id&quot;:&quot;c23c64a1-9fc9-3067-9e51-a4608db00718&quot;,&quot;title&quot;:&quot;System latency guidelines then and now – Is zero latency really considered necessary?&quot;,&quot;author&quot;:[{&quot;family&quot;:&quot;Attig&quot;,&quot;given&quot;:&quot;Christiane&quot;,&quot;parse-names&quot;:false,&quot;dropping-particle&quot;:&quot;&quot;,&quot;non-dropping-particle&quot;:&quot;&quot;},{&quot;family&quot;:&quot;Rauh&quot;,&quot;given&quot;:&quot;Nadine&quot;,&quot;parse-names&quot;:false,&quot;dropping-particle&quot;:&quot;&quot;,&quot;non-dropping-particle&quot;:&quot;&quot;},{&quot;family&quot;:&quot;Franke&quot;,&quot;given&quot;:&quot;Thomas&quot;,&quot;parse-names&quot;:false,&quot;dropping-particle&quot;:&quot;&quot;,&quot;non-dropping-particle&quot;:&quot;&quot;},{&quot;family&quot;:&quot;Krems&quot;,&quot;given&quot;:&quot;Josef F.&quot;,&quot;parse-names&quot;:false,&quot;dropping-particle&quot;:&quot;&quot;,&quot;non-dropping-particle&quot;:&quot;&quot;}],&quot;container-title&quot;:&quot;Lecture Notes in Computer Science (including subseries Lecture Notes in Artificial Intelligence and Lecture Notes in Bioinformatics)&quot;,&quot;DOI&quot;:&quot;10.1007/978-3-319-58475-1_1&quot;,&quot;ISSN&quot;:&quot;16113349&quot;,&quot;issued&quot;:{&quot;date-parts&quot;:[[2017]]},&quot;abstract&quot;:&quot;Latency or system response time (i.e., the delay between user input and system response) is a fundamental factor affecting human-computer interaction (HCI). If latency exceeds a critical threshold, user performance and experience get impaired. Therefore, several design guidelines giving recommendations on maximum latencies for an optimal user experience have been developed within the last five centuries. Concentrating on the lower boundary latencies, these guidelines are critically reviewed and contrasted with recent empirical findings. Results of the review reveal that latencies below 100 ms were seldom considered in guidelines so far even though smaller latencies have been shown to be perceivable to the user and impact user performance negatively. Thus, empirical evidence suggests a need for updated guidelines for designing latency in HCI.&quot;,&quot;volume&quot;:&quot;10276 LNAI&quot;,&quot;container-title-short&quot;:&quot;&quot;},&quot;isTemporary&quot;:false,&quot;suppress-author&quot;:false,&quot;composite&quot;:false,&quot;author-only&quot;:false}]},{&quot;citationID&quot;:&quot;MENDELEY_CITATION_8abf1d41-d4d7-4803-9c3a-17955cf98e0d&quot;,&quot;properties&quot;:{&quot;noteIndex&quot;:0},&quot;isEdited&quot;:false,&quot;manualOverride&quot;:{&quot;isManuallyOverridden&quot;:false,&quot;citeprocText&quot;:&quot;&lt;sup&gt;53&lt;/sup&gt;&quot;,&quot;manualOverrideText&quot;:&quot;&quot;},&quot;citationTag&quot;:&quot;MENDELEY_CITATION_v3_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&quot;,&quot;citationItems&quot;:[{&quot;id&quot;:&quot;c23c64a1-9fc9-3067-9e51-a4608db00718&quot;,&quot;itemData&quot;:{&quot;type&quot;:&quot;paper-conference&quot;,&quot;id&quot;:&quot;c23c64a1-9fc9-3067-9e51-a4608db00718&quot;,&quot;title&quot;:&quot;System latency guidelines then and now – Is zero latency really considered necessary?&quot;,&quot;author&quot;:[{&quot;family&quot;:&quot;Attig&quot;,&quot;given&quot;:&quot;Christiane&quot;,&quot;parse-names&quot;:false,&quot;dropping-particle&quot;:&quot;&quot;,&quot;non-dropping-particle&quot;:&quot;&quot;},{&quot;family&quot;:&quot;Rauh&quot;,&quot;given&quot;:&quot;Nadine&quot;,&quot;parse-names&quot;:false,&quot;dropping-particle&quot;:&quot;&quot;,&quot;non-dropping-particle&quot;:&quot;&quot;},{&quot;family&quot;:&quot;Franke&quot;,&quot;given&quot;:&quot;Thomas&quot;,&quot;parse-names&quot;:false,&quot;dropping-particle&quot;:&quot;&quot;,&quot;non-dropping-particle&quot;:&quot;&quot;},{&quot;family&quot;:&quot;Krems&quot;,&quot;given&quot;:&quot;Josef F.&quot;,&quot;parse-names&quot;:false,&quot;dropping-particle&quot;:&quot;&quot;,&quot;non-dropping-particle&quot;:&quot;&quot;}],&quot;container-title&quot;:&quot;Lecture Notes in Computer Science (including subseries Lecture Notes in Artificial Intelligence and Lecture Notes in Bioinformatics)&quot;,&quot;DOI&quot;:&quot;10.1007/978-3-319-58475-1_1&quot;,&quot;ISSN&quot;:&quot;16113349&quot;,&quot;issued&quot;:{&quot;date-parts&quot;:[[2017]]},&quot;abstract&quot;:&quot;Latency or system response time (i.e., the delay between user input and system response) is a fundamental factor affecting human-computer interaction (HCI). If latency exceeds a critical threshold, user performance and experience get impaired. Therefore, several design guidelines giving recommendations on maximum latencies for an optimal user experience have been developed within the last five centuries. Concentrating on the lower boundary latencies, these guidelines are critically reviewed and contrasted with recent empirical findings. Results of the review reveal that latencies below 100 ms were seldom considered in guidelines so far even though smaller latencies have been shown to be perceivable to the user and impact user performance negatively. Thus, empirical evidence suggests a need for updated guidelines for designing latency in HCI.&quot;,&quot;volume&quot;:&quot;10276 LNAI&quot;,&quot;container-title-short&quot;:&quot;&quot;},&quot;isTemporary&quot;:false,&quot;suppress-author&quot;:false,&quot;composite&quot;:false,&quot;author-only&quot;:false}]},{&quot;citationID&quot;:&quot;MENDELEY_CITATION_a2cb7ded-4c3c-4479-814d-28ac191c3888&quot;,&quot;properties&quot;:{&quot;noteIndex&quot;:0},&quot;isEdited&quot;:false,&quot;manualOverride&quot;:{&quot;isManuallyOverridden&quot;:false,&quot;citeprocText&quot;:&quot;&lt;sup&gt;54&lt;/sup&gt;&quot;,&quot;manualOverrideText&quot;:&quot;&quot;},&quot;citationTag&quot;:&quot;MENDELEY_CITATION_v3_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&quot;,&quot;citationItems&quot;:[{&quot;id&quot;:&quot;bf344673-0f18-3bc0-8b52-0c61df14cc68&quot;,&quot;itemData&quot;:{&quot;type&quot;:&quot;report&quot;,&quot;id&quot;:&quot;bf344673-0f18-3bc0-8b52-0c61df14cc68&quot;,&quot;title&quot;:&quot;Relative timing of sound and vision for broadcasting Series / Report number: ITU-R BT.1359-1&quot;,&quot;author&quot;:[{&quot;family&quot;:&quot;International Telecommunication Union&quot;,&quot;given&quot;:&quot;&quot;,&quot;parse-names&quot;:false,&quot;dropping-particle&quot;:&quot;&quot;,&quot;non-dropping-particle&quot;:&quot;&quot;}],&quot;accessed&quot;:{&quot;date-parts&quot;:[[2026,3,20]]},&quot;URL&quot;:&quot;https://www.itu.int/dms_pubrec/itu-r/rec/bt/R-REC-BT.1359-1-199811-I%21%21PDF-E.pdf&quot;,&quot;issued&quot;:{&quot;date-parts&quot;:[[1998]]},&quot;publisher-place&quot;:&quot;Geneva, Switzerland&quot;,&quot;container-title-short&quot;:&quot;&quot;},&quot;isTemporary&quot;:false,&quot;suppress-author&quot;:false,&quot;composite&quot;:false,&quot;author-only&quot;:false}]},{&quot;citationID&quot;:&quot;MENDELEY_CITATION_f74e8e3f-6c37-4bca-840b-738e102f74ea&quot;,&quot;properties&quot;:{&quot;noteIndex&quot;:0},&quot;isEdited&quot;:false,&quot;manualOverride&quot;:{&quot;isManuallyOverridden&quot;:false,&quot;citeprocText&quot;:&quot;&lt;sup&gt;54&lt;/sup&gt;&quot;,&quot;manualOverrideText&quot;:&quot;&quot;},&quot;citationTag&quot;:&quot;MENDELEY_CITATION_v3_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&quot;,&quot;citationItems&quot;:[{&quot;id&quot;:&quot;bf344673-0f18-3bc0-8b52-0c61df14cc68&quot;,&quot;itemData&quot;:{&quot;type&quot;:&quot;report&quot;,&quot;id&quot;:&quot;bf344673-0f18-3bc0-8b52-0c61df14cc68&quot;,&quot;title&quot;:&quot;Relative timing of sound and vision for broadcasting Series / Report number: ITU-R BT.1359-1&quot;,&quot;author&quot;:[{&quot;family&quot;:&quot;International Telecommunication Union&quot;,&quot;given&quot;:&quot;&quot;,&quot;parse-names&quot;:false,&quot;dropping-particle&quot;:&quot;&quot;,&quot;non-dropping-particle&quot;:&quot;&quot;}],&quot;accessed&quot;:{&quot;date-parts&quot;:[[2026,3,20]]},&quot;URL&quot;:&quot;https://www.itu.int/dms_pubrec/itu-r/rec/bt/R-REC-BT.1359-1-199811-I%21%21PDF-E.pdf&quot;,&quot;issued&quot;:{&quot;date-parts&quot;:[[1998]]},&quot;publisher-place&quot;:&quot;Geneva, Switzerland&quot;,&quot;container-title-short&quot;:&quot;&quot;},&quot;isTemporary&quot;:false,&quot;suppress-author&quot;:false,&quot;composite&quot;:false,&quot;author-only&quot;:false}]},{&quot;citationID&quot;:&quot;MENDELEY_CITATION_7350c27e-c7d2-46e9-953b-aa2142a90c69&quot;,&quot;properties&quot;:{&quot;noteIndex&quot;:0},&quot;isEdited&quot;:false,&quot;manualOverride&quot;:{&quot;isManuallyOverridden&quot;:false,&quot;citeprocText&quot;:&quot;&lt;sup&gt;55&lt;/sup&gt;&quot;,&quot;manualOverrideText&quot;:&quot;&quot;},&quot;citationTag&quot;:&quot;MENDELEY_CITATION_v3_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&quot;,&quot;citationItems&quot;:[{&quot;id&quot;:&quot;db09606a-ba33-337c-b536-f3a4921b7499&quot;,&quot;itemData&quot;:{&quot;type&quot;:&quot;report&quot;,&quot;id&quot;:&quot;db09606a-ba33-337c-b536-f3a4921b7499&quot;,&quot;title&quot;:&quot;G.114: Mean one-way propagation time&quot;,&quot;author&quot;:[{&quot;family&quot;:&quot;CCITT&quot;,&quot;given&quot;:&quot;&quot;,&quot;parse-names&quot;:false,&quot;dropping-particle&quot;:&quot;&quot;,&quot;non-dropping-particle&quot;:&quot;&quot;}],&quot;issued&quot;:{&quot;date-parts&quot;:[[1988]]},&quot;publisher-place&quot;:&quot;Geneva&quot;,&quot;container-title-short&quot;:&quot;&quot;},&quot;isTemporary&quot;:false}]},{&quot;citationID&quot;:&quot;MENDELEY_CITATION_e2c9668b-935d-4fdb-9956-85849273c64c&quot;,&quot;properties&quot;:{&quot;noteIndex&quot;:0},&quot;isEdited&quot;:false,&quot;manualOverride&quot;:{&quot;isManuallyOverridden&quot;:false,&quot;citeprocText&quot;:&quot;&lt;sup&gt;56&lt;/sup&gt;&quot;,&quot;manualOverrideText&quot;:&quot;&quot;},&quot;citationTag&quot;:&quot;MENDELEY_CITATION_v3_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&quot;,&quot;citationItems&quot;:[{&quot;id&quot;:&quot;48d1da3b-12d5-3a6b-a5af-4658395698f2&quot;,&quot;itemData&quot;:{&quot;type&quot;:&quot;paper-conference&quot;,&quot;id&quot;:&quot;48d1da3b-12d5-3a6b-a5af-4658395698f2&quot;,&quot;title&quot;:&quot;The effects of latency on live sound monitoring&quot;,&quot;author&quot;:[{&quot;family&quot;:&quot;Lester&quot;,&quot;given&quot;:&quot;Michael&quot;,&quot;parse-names&quot;:false,&quot;dropping-particle&quot;:&quot;&quot;,&quot;non-dropping-particle&quot;:&quot;&quot;},{&quot;family&quot;:&quot;Boley&quot;,&quot;given&quot;:&quot;Jon&quot;,&quot;parse-names&quot;:false,&quot;dropping-particle&quot;:&quot;&quot;,&quot;non-dropping-particle&quot;:&quot;&quot;}],&quot;container-title&quot;:&quot;Audio Engineering Society - 123rd Audio Engineering Society Convention 2007&quot;,&quot;issued&quot;:{&quot;date-parts&quot;:[[2007]]},&quot;abstract&quot;:&quot;A subjective listening test was conducted to determine how objectionable various amounts of latency are for performers in live monitoring scenarios. Several popular instruments were used and the results of tests with wedge monitors are compared to those with in-ear monitors. It is shown that the audibility of latency is dependent on both the type of instrument and monitoring environment. This experiment shows that the acceptable amount of latency can range from 42ms to possibly less than 1.4ms under certain conditions. The differences in latency perception for each instrument are discussed. It is also shown that more latency is generally acceptable for wedge monitoring setups than for in-ear monitors.&quot;,&quot;volume&quot;:&quot;2&quot;,&quot;container-title-short&quot;:&quot;&quot;},&quot;isTemporary&quot;:false,&quot;suppress-author&quot;:false,&quot;composite&quot;:false,&quot;author-only&quot;:false}]},{&quot;citationID&quot;:&quot;MENDELEY_CITATION_c7b5a025-fdd2-4a14-8a70-16fe59e24b77&quot;,&quot;properties&quot;:{&quot;noteIndex&quot;:0},&quot;isEdited&quot;:false,&quot;manualOverride&quot;:{&quot;isManuallyOverridden&quot;:false,&quot;citeprocText&quot;:&quot;&lt;sup&gt;48&lt;/sup&gt;&quot;,&quot;manualOverrideText&quot;:&quot;&quot;},&quot;citationTag&quot;:&quot;MENDELEY_CITATION_v3_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&quot;,&quot;citationItems&quot;:[{&quot;id&quot;:&quot;123221f2-2b17-341b-bc69-245bada20d71&quot;,&quot;itemData&quot;:{&quot;type&quot;:&quot;paper-conference&quot;,&quot;id&quot;:&quot;123221f2-2b17-341b-bc69-245bada20d71&quot;,&quot;title&quot;:&quot;The Hierarchy of Latency&quot;,&quot;author&quot;:[{&quot;family&quot;:&quot;Shay&quot;,&quot;given&quot;:&quot;Greg&quot;,&quot;parse-names&quot;:false,&quot;dropping-particle&quot;:&quot;&quot;,&quot;non-dropping-particle&quot;:&quot;&quot;}],&quot;container-title&quot;:&quot;NAB Broadcast Engineering and Information Technology (BEIT) Conference&quot;,&quot;issued&quot;:{&quot;date-parts&quot;:[[2024,4,4]]},&quot;publisher-place&quot;:&quot;Washington&quot;,&quot;page&quot;:&quot;1-14&quot;,&quot;abstract&quot;:&quot;\&quot;Low Latency\&quot; is an overused term and hides important technology design concerns and constraints. To bring clarity to the design of modern digital audio, audio networks, and cloud computing, this paper defines and describes multiple aspects of the meaning of latency in the context of modern audio production, with example numerical values. A one-page chart is presented, visualizing the range and meaning of the Hierarch of Latency.&quot;,&quot;publisher&quot;:&quot;National Association of Broadcasters&quot;,&quot;container-title-short&quot;:&quot;&quot;},&quot;isTemporary&quot;:false,&quot;suppress-author&quot;:false,&quot;composite&quot;:false,&quot;author-only&quot;:false}]},{&quot;citationID&quot;:&quot;MENDELEY_CITATION_2fbc32fa-e33e-42e3-9a86-e42bf6a43170&quot;,&quot;properties&quot;:{&quot;noteIndex&quot;:0},&quot;isEdited&quot;:false,&quot;manualOverride&quot;:{&quot;isManuallyOverridden&quot;:false,&quot;citeprocText&quot;:&quot;&lt;sup&gt;48&lt;/sup&gt;&quot;,&quot;manualOverrideText&quot;:&quot;&quot;},&quot;citationTag&quot;:&quot;MENDELEY_CITATION_v3_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&quot;,&quot;citationItems&quot;:[{&quot;id&quot;:&quot;123221f2-2b17-341b-bc69-245bada20d71&quot;,&quot;itemData&quot;:{&quot;type&quot;:&quot;paper-conference&quot;,&quot;id&quot;:&quot;123221f2-2b17-341b-bc69-245bada20d71&quot;,&quot;title&quot;:&quot;The Hierarchy of Latency&quot;,&quot;author&quot;:[{&quot;family&quot;:&quot;Shay&quot;,&quot;given&quot;:&quot;Greg&quot;,&quot;parse-names&quot;:false,&quot;dropping-particle&quot;:&quot;&quot;,&quot;non-dropping-particle&quot;:&quot;&quot;}],&quot;container-title&quot;:&quot;NAB Broadcast Engineering and Information Technology (BEIT) Conference&quot;,&quot;issued&quot;:{&quot;date-parts&quot;:[[2024,4,4]]},&quot;publisher-place&quot;:&quot;Washington&quot;,&quot;page&quot;:&quot;1-14&quot;,&quot;abstract&quot;:&quot;\&quot;Low Latency\&quot; is an overused term and hides important technology design concerns and constraints. To bring clarity to the design of modern digital audio, audio networks, and cloud computing, this paper defines and describes multiple aspects of the meaning of latency in the context of modern audio production, with example numerical values. A one-page chart is presented, visualizing the range and meaning of the Hierarch of Latency.&quot;,&quot;publisher&quot;:&quot;National Association of Broadcasters&quot;,&quot;container-title-short&quot;:&quot;&quot;},&quot;isTemporary&quot;:false}]},{&quot;citationID&quot;:&quot;MENDELEY_CITATION_5e9c61b9-3412-495c-bb6c-f223f6b04c18&quot;,&quot;properties&quot;:{&quot;noteIndex&quot;:0},&quot;isEdited&quot;:false,&quot;manualOverride&quot;:{&quot;isManuallyOverridden&quot;:false,&quot;citeprocText&quot;:&quot;&lt;sup&gt;57,58&lt;/sup&gt;&quot;,&quot;manualOverrideText&quot;:&quot;&quot;},&quot;citationTag&quot;:&quot;MENDELEY_CITATION_v3_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&quot;,&quot;citationItems&quot;:[{&quot;id&quot;:&quot;e4a16184-48c9-3d83-96bb-21edb0de401e&quot;,&quot;itemData&quot;:{&quot;type&quot;:&quot;paper-conference&quot;,&quot;id&quot;:&quot;e4a16184-48c9-3d83-96bb-21edb0de401e&quot;,&quot;title&quot;:&quot;Latency of 30 ms benefits first person targeting tasks more than refresh rate above 60 Hz&quot;,&quot;author&quot;:[{&quot;family&quot;:&quot;Spjut&quot;,&quot;given&quot;:&quot;Josef&quot;,&quot;parse-names&quot;:false,&quot;dropping-particle&quot;:&quot;&quot;,&quot;non-dropping-particle&quot;:&quot;&quot;},{&quot;family&quot;:&quot;Boudaoud&quot;,&quot;given&quot;:&quot;Ben&quot;,&quot;parse-names&quot;:false,&quot;dropping-particle&quot;:&quot;&quot;,&quot;non-dropping-particle&quot;:&quot;&quot;},{&quot;family&quot;:&quot;Binaee&quot;,&quot;given&quot;:&quot;Kamran&quot;,&quot;parse-names&quot;:false,&quot;dropping-particle&quot;:&quot;&quot;,&quot;non-dropping-particle&quot;:&quot;&quot;},{&quot;family&quot;:&quot;Kim&quot;,&quot;given&quot;:&quot;Jonghyun&quot;,&quot;parse-names&quot;:false,&quot;dropping-particle&quot;:&quot;&quot;,&quot;non-dropping-particle&quot;:&quot;&quot;},{&quot;family&quot;:&quot;Majercik&quot;,&quot;given&quot;:&quot;Alexander&quot;,&quot;parse-names&quot;:false,&quot;dropping-particle&quot;:&quot;&quot;,&quot;non-dropping-particle&quot;:&quot;&quot;},{&quot;family&quot;:&quot;McGuire&quot;,&quot;given&quot;:&quot;Morgan&quot;,&quot;parse-names&quot;:false,&quot;dropping-particle&quot;:&quot;&quot;,&quot;non-dropping-particle&quot;:&quot;&quot;},{&quot;family&quot;:&quot;Luebke&quot;,&quot;given&quot;:&quot;David&quot;,&quot;parse-names&quot;:false,&quot;dropping-particle&quot;:&quot;&quot;,&quot;non-dropping-particle&quot;:&quot;&quot;},{&quot;family&quot;:&quot;Kim&quot;,&quot;given&quot;:&quot;Joohwan&quot;,&quot;parse-names&quot;:false,&quot;dropping-particle&quot;:&quot;&quot;,&quot;non-dropping-particle&quot;:&quot;&quot;}],&quot;container-title&quot;:&quot;SIGGRAPH Asia 2019 Technical Briefs, SA 2019&quot;,&quot;DOI&quot;:&quot;10.1145/3355088.3365170&quot;,&quot;issued&quot;:{&quot;date-parts&quot;:[[2019]]},&quot;abstract&quot;:&quot;In competitive sports, human performance makes the difference between who wins and loses. In some competitive video games (esports), response time is an essential factor of human performance. When the athlete’s equipment (computer, input and output device) responds with lower latency, it provides a measurable advantage. In this study, we isolate latency and refresh rate by artificially increasing latency when operating at high refresh rates. Eight skilled esports athletes then perform gaming-inspired first person targeting tasks under varying conditions of refresh rate and latency, completing the tasks as quickly as possible. We show that reduced latency has a clear benefit in task completion time while increased refresh rate has relatively minor effects on performance when the inherent latency reduction present at high refresh rates is removed. Additionally, for certain tracking tasks, there is a small, but marginally significant effect from high refresh rates alone.&quot;,&quot;container-title-short&quot;:&quot;&quot;},&quot;isTemporary&quot;:false},{&quot;id&quot;:&quot;231666b2-578c-3899-ac8d-3d594856e407&quot;,&quot;itemData&quot;:{&quot;type&quot;:&quot;paper-conference&quot;,&quot;id&quot;:&quot;231666b2-578c-3899-ac8d-3d594856e407&quot;,&quot;title&quot;:&quot;Lower is better? The effects of local latencies on competitive first-person shooter game players&quot;,&quot;author&quot;:[{&quot;family&quot;:&quot;Liu&quot;,&quot;given&quot;:&quot;Shengmei&quot;,&quot;parse-names&quot;:false,&quot;dropping-particle&quot;:&quot;&quot;,&quot;non-dropping-particle&quot;:&quot;&quot;},{&quot;family&quot;:&quot;Claypool&quot;,&quot;given&quot;:&quot;Mark&quot;,&quot;parse-names&quot;:false,&quot;dropping-particle&quot;:&quot;&quot;,&quot;non-dropping-particle&quot;:&quot;&quot;},{&quot;family&quot;:&quot;Kuwahara&quot;,&quot;given&quot;:&quot;Atsuo&quot;,&quot;parse-names&quot;:false,&quot;dropping-particle&quot;:&quot;&quot;,&quot;non-dropping-particle&quot;:&quot;&quot;},{&quot;family&quot;:&quot;Scovell&quot;,&quot;given&quot;:&quot;James&quot;,&quot;parse-names&quot;:false,&quot;dropping-particle&quot;:&quot;&quot;,&quot;non-dropping-particle&quot;:&quot;&quot;},{&quot;family&quot;:&quot;Sherman&quot;,&quot;given&quot;:&quot;Jamie&quot;,&quot;parse-names&quot;:false,&quot;dropping-particle&quot;:&quot;&quot;,&quot;non-dropping-particle&quot;:&quot;&quot;}],&quot;container-title&quot;:&quot;Conference on Human Factors in Computing Systems - Proceedings&quot;,&quot;DOI&quot;:&quot;10.1145/3411764.3445245&quot;,&quot;issued&quot;:{&quot;date-parts&quot;:[[2021]]},&quot;abstract&quot;:&quot;Video game play is among the most popular forms of entertainment in the world and eSports is a multi-billion dollar industry. Esports gamers, and competitive gamers more broadly, want fast game systems to maximize their chances of winning. In general, the faster the game system, the lower the latency between a player's action and the intended outcome. But how much small reductions in local latencies benefit competitive players is not known. This paper presents results from a 43-person user study that evaluates the impact of system latencies for high-end gaming systems (below 125 ms) on experienced Counter-strike: Global Offensive (CS:GO) players. Analysis of the results show pronounced benefits to CS:GO player performance (accuracy and score) for even small reductions in latency, with subjective opinions on Quality of Experience following suit.&quot;,&quot;container-title-short&quot;:&quot;&quot;},&quot;isTemporary&quot;:false}]},{&quot;citationID&quot;:&quot;MENDELEY_CITATION_91abde23-f99e-4f4c-a01c-b65f712772ec&quot;,&quot;properties&quot;:{&quot;noteIndex&quot;:0},&quot;isEdited&quot;:false,&quot;manualOverride&quot;:{&quot;isManuallyOverridden&quot;:false,&quot;citeprocText&quot;:&quot;&lt;sup&gt;59&lt;/sup&gt;&quot;,&quot;manualOverrideText&quot;:&quot;&quot;},&quot;citationTag&quot;:&quot;MENDELEY_CITATION_v3_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&quot;,&quot;citationItems&quot;:[{&quot;id&quot;:&quot;0564ac02-42ba-3871-ad9c-825aea70193b&quot;,&quot;itemData&quot;:{&quot;type&quot;:&quot;article-journal&quot;,&quot;id&quot;:&quot;0564ac02-42ba-3871-ad9c-825aea70193b&quot;,&quot;title&quot;:&quot;Effect of Network Latency on Interactive Musical Performance&quot;,&quot;author&quot;:[{&quot;family&quot;:&quot;Bartlette&quot;,&quot;given&quot;:&quot;Christopher&quot;,&quot;parse-names&quot;:false,&quot;dropping-particle&quot;:&quot;&quot;,&quot;non-dropping-particle&quot;:&quot;&quot;},{&quot;family&quot;:&quot;Headlam&quot;,&quot;given&quot;:&quot;Dave&quot;,&quot;parse-names&quot;:false,&quot;dropping-particle&quot;:&quot;&quot;,&quot;non-dropping-particle&quot;:&quot;&quot;},{&quot;family&quot;:&quot;Bocko&quot;,&quot;given&quot;:&quot;Mark&quot;,&quot;parse-names&quot;:false,&quot;dropping-particle&quot;:&quot;&quot;,&quot;non-dropping-particle&quot;:&quot;&quot;},{&quot;family&quot;:&quot;Velikic&quot;,&quot;given&quot;:&quot;Gordana&quot;,&quot;parse-names&quot;:false,&quot;dropping-particle&quot;:&quot;&quot;,&quot;non-dropping-particle&quot;:&quot;&quot;}],&quot;container-title&quot;:&quot;Music Perception&quot;,&quot;DOI&quot;:&quot;10.1525/mp.2006.24.1.49&quot;,&quot;ISSN&quot;:&quot;0730-7829&quot;,&quot;URL&quot;:&quot;https://online.ucpress.edu/mp/article/24/1/49/62315/Effect-of-Network-Latency-on-Interactive-Musical&quot;,&quot;issued&quot;:{&quot;date-parts&quot;:[[2006,9,1]]},&quot;page&quot;:&quot;49-62&quot;,&quot;abstract&quot;:&quot;&lt;p&gt;We investigate the effects of different levels of delay (or latency) on the coordination, pace and timing regularity of musicians who are in remote locationsâ&amp;amp;#x80;&amp;amp;#x94;a situation encountered in an interactive network performance. Two pairs of musicians performed two Mozart duets while isolated visually and connected through microphones and headphones. Different levels of latency (0, 20, 40, 50, 80, 100, 120, 150, and 200 ms) were introduced into the performing environment (musicians heard themselves in real time and only the other part delayed); the musicians performed the duets under these conditions and rated their musicality and level of interactivity. Although the musicians chose different strategies to handle the latency, which resulted in different levels of success in maintaining coordination, pacing and regularity, both duets were strongly affected by latency at and above 100 ms. At these levels, the musicians rated the performances as neither musical nor interactive, and they reported that they played as individuals and listened less and less to one another.&lt;/p&gt;&quot;,&quot;issue&quot;:&quot;1&quot;,&quot;volume&quot;:&quot;24&quot;,&quot;container-title-short&quot;:&quot;Music Percept.&quot;},&quot;isTemporary&quot;:false,&quot;suppress-author&quot;:false,&quot;composite&quot;:false,&quot;author-only&quot;:false}]},{&quot;citationID&quot;:&quot;MENDELEY_CITATION_3e0081be-a085-4f5a-bf78-77e99a4b7ebb&quot;,&quot;properties&quot;:{&quot;noteIndex&quot;:0},&quot;isEdited&quot;:false,&quot;manualOverride&quot;:{&quot;isManuallyOverridden&quot;:false,&quot;citeprocText&quot;:&quot;&lt;sup&gt;49&lt;/sup&gt;&quot;,&quot;manualOverrideText&quot;:&quot;&quot;},&quot;citationTag&quot;:&quot;MENDELEY_CITATION_v3_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&quot;,&quot;citationItems&quot;:[{&quot;id&quot;:&quot;e1187928-8d60-38f5-9e8f-c14c9ad34e48&quot;,&quot;itemData&quot;:{&quot;type&quot;:&quot;article-journal&quot;,&quot;id&quot;:&quot;e1187928-8d60-38f5-9e8f-c14c9ad34e48&quot;,&quot;title&quot;:&quot;Fundamentals and Principles of Musical Telepresence&quot;,&quot;author&quot;:[{&quot;family&quot;:&quot;Carôt&quot;,&quot;given&quot;:&quot;Alexander&quot;,&quot;parse-names&quot;:false,&quot;dropping-particle&quot;:&quot;&quot;,&quot;non-dropping-particle&quot;:&quot;&quot;},{&quot;family&quot;:&quot;Werner&quot;,&quot;given&quot;:&quot;Christian&quot;,&quot;parse-names&quot;:false,&quot;dropping-particle&quot;:&quot;&quot;,&quot;non-dropping-particle&quot;:&quot;&quot;}],&quot;container-title&quot;:&quot;Journal of Science and Technology of the Arts&quot;,&quot;DOI&quot;:&quot;10.7559/citarj.v1i1.6&quot;,&quot;ISSN&quot;:&quot;1646-9798&quot;,&quot;issued&quot;:{&quot;date-parts&quot;:[[2009]]},&quot;abstract&quot;:&quot;The idea of playing livemusic with someone abroad represents a major challenge for musicians and sound engineers likewise. Cognitive, technical and purely musical aspects make high demands on a network music performance that should fulfill conditions of a realistic rehearsing scenarios in the same room. In turn the idea of a network music performance has generally been considered as an impracticable application. However, a precise and comprehensive analysis has so far not been published, which equally covers technical, cognitive aspects and their inter- dependencies equally. In order to give a final and valid statement about the feasibility of distributed real time music we take any of such relevant aspect into consideration and explain it accordingly to the reader. Finally we conclude that in recent wide area networks remote music sessions are possible as- suming an awareness of latency conditions and ap- propriate interaction categories.&quot;,&quot;issue&quot;:&quot;1&quot;,&quot;volume&quot;:&quot;1&quot;,&quot;container-title-short&quot;:&quot;&quot;},&quot;isTemporary&quot;:false,&quot;suppress-author&quot;:false,&quot;composite&quot;:false,&quot;author-only&quot;:false}]},{&quot;citationID&quot;:&quot;MENDELEY_CITATION_02f220eb-1a05-4448-8673-e249624353ad&quot;,&quot;properties&quot;:{&quot;noteIndex&quot;:0},&quot;isEdited&quot;:false,&quot;manualOverride&quot;:{&quot;isManuallyOverridden&quot;:false,&quot;citeprocText&quot;:&quot;&lt;sup&gt;48&lt;/sup&gt;&quot;,&quot;manualOverrideText&quot;:&quot;&quot;},&quot;citationTag&quot;:&quot;MENDELEY_CITATION_v3_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&quot;,&quot;citationItems&quot;:[{&quot;id&quot;:&quot;123221f2-2b17-341b-bc69-245bada20d71&quot;,&quot;itemData&quot;:{&quot;type&quot;:&quot;paper-conference&quot;,&quot;id&quot;:&quot;123221f2-2b17-341b-bc69-245bada20d71&quot;,&quot;title&quot;:&quot;The Hierarchy of Latency&quot;,&quot;author&quot;:[{&quot;family&quot;:&quot;Shay&quot;,&quot;given&quot;:&quot;Greg&quot;,&quot;parse-names&quot;:false,&quot;dropping-particle&quot;:&quot;&quot;,&quot;non-dropping-particle&quot;:&quot;&quot;}],&quot;container-title&quot;:&quot;NAB Broadcast Engineering and Information Technology (BEIT) Conference&quot;,&quot;issued&quot;:{&quot;date-parts&quot;:[[2024,4,4]]},&quot;publisher-place&quot;:&quot;Washington&quot;,&quot;page&quot;:&quot;1-14&quot;,&quot;abstract&quot;:&quot;\&quot;Low Latency\&quot; is an overused term and hides important technology design concerns and constraints. To bring clarity to the design of modern digital audio, audio networks, and cloud computing, this paper defines and describes multiple aspects of the meaning of latency in the context of modern audio production, with example numerical values. A one-page chart is presented, visualizing the range and meaning of the Hierarch of Latency.&quot;,&quot;publisher&quot;:&quot;National Association of Broadcasters&quot;,&quot;container-title-short&quot;:&quot;&quot;},&quot;isTemporary&quot;:false}]},{&quot;citationID&quot;:&quot;MENDELEY_CITATION_59d38a6b-c009-4153-bd3d-681d51cd82cb&quot;,&quot;properties&quot;:{&quot;noteIndex&quot;:0},&quot;isEdited&quot;:false,&quot;manualOverride&quot;:{&quot;isManuallyOverridden&quot;:false,&quot;citeprocText&quot;:&quot;&lt;sup&gt;60&lt;/sup&gt;&quot;,&quot;manualOverrideText&quot;:&quot;&quot;},&quot;citationTag&quot;:&quot;MENDELEY_CITATION_v3_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&quot;,&quot;citationItems&quot;:[{&quot;id&quot;:&quot;8353fe34-6ff9-3457-8b99-e572e90f50ab&quot;,&quot;itemData&quot;:{&quot;type&quot;:&quot;book&quot;,&quot;id&quot;:&quot;8353fe34-6ff9-3457-8b99-e572e90f50ab&quot;,&quot;title&quot;:&quot;The Youngs: The Brothers Who Built AC/DC&quot;,&quot;author&quot;:[{&quot;family&quot;:&quot;Fink&quot;,&quot;given&quot;:&quot;Jesse&quot;,&quot;parse-names&quot;:false,&quot;dropping-particle&quot;:&quot;&quot;,&quot;non-dropping-particle&quot;:&quot;&quot;}],&quot;issued&quot;:{&quot;date-parts&quot;:[[2013]]},&quot;publisher-place&quot;:&quot;Sydney&quot;,&quot;publisher&quot;:&quot;Random House Australia&quot;,&quot;container-title-short&quot;:&quot;&quot;},&quot;isTemporary&quot;:false,&quot;suppress-author&quot;:false,&quot;composite&quot;:false,&quot;author-only&quot;:false}]},{&quot;citationID&quot;:&quot;MENDELEY_CITATION_ce57548a-8767-4391-b15d-a796ecb9ec81&quot;,&quot;properties&quot;:{&quot;noteIndex&quot;:0},&quot;isEdited&quot;:false,&quot;manualOverride&quot;:{&quot;isManuallyOverridden&quot;:false,&quot;citeprocText&quot;:&quot;&lt;sup&gt;61&lt;/sup&gt;&quot;,&quot;manualOverrideText&quot;:&quot;&quot;},&quot;citationTag&quot;:&quot;MENDELEY_CITATION_v3_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&quot;,&quot;citationItems&quot;:[{&quot;id&quot;:&quot;d514dd56-224b-3080-9139-b7e38dfd4029&quot;,&quot;itemData&quot;:{&quot;type&quot;:&quot;paper-conference&quot;,&quot;id&quot;:&quot;d514dd56-224b-3080-9139-b7e38dfd4029&quot;,&quot;title&quot;:&quot;Speed of sound measurements in humid air using an ultrasonic flow meter&quot;,&quot;author&quot;:[{&quot;family&quot;:&quot;Löfqvist&quot;,&quot;given&quot;:&quot;Torbjörn&quot;,&quot;parse-names&quot;:false,&quot;dropping-particle&quot;:&quot;&quot;,&quot;non-dropping-particle&quot;:&quot;&quot;},{&quot;family&quot;:&quot;Sokas&quot;,&quot;given&quot;:&quot;Kęstutis&quot;,&quot;parse-names&quot;:false,&quot;dropping-particle&quot;:&quot;&quot;,&quot;non-dropping-particle&quot;:&quot;&quot;},{&quot;family&quot;:&quot;Delsing&quot;,&quot;given&quot;:&quot;Jerker&quot;,&quot;parse-names&quot;:false,&quot;dropping-particle&quot;:&quot;&quot;,&quot;non-dropping-particle&quot;:&quot;&quot;}],&quot;container-title&quot;:&quot;IMEKO World Congress 2003: Metrology in the 3rd Millenium&quot;,&quot;issued&quot;:{&quot;date-parts&quot;:[[2003,6,22]]},&quot;publisher-place&quot;:&quot;Dubrovnik, Croatia&quot;,&quot;page&quot;:&quot;1650-1653&quot;,&quot;abstract&quot;:&quot;This paper presents results from experiments using an ultrasonic gas flow meter measuring the speed of sound in air at varying air velocities, humidities and temperatures. The meter utilises the sing-around technique. The transducers in the meter are silicon-based ultrasonic transducers with a centre frequency of 800 kHz. In order to investigate the performance of the flow meter it was tested in a novel gas flow facility connected to a calibration facility for flow meters used for liquids. The Reynolds' numbers for the investigated flow velocities ranged from 0 to 3,2·10 4 , the relative humidity varied from 40% to 80% RH and the temperature varied from 20°C to 46°C. It was found that the experimentally measured speed of sound corresponded well with the speed of sound obtained from theory. It is also concluded that the flow meter could potentially be used in determining the relative humidity in flowing air at atmospheric pressures using speed of sound and temperature measurements.&quot;,&quot;container-title-short&quot;:&quot;&quot;},&quot;isTemporary&quot;:false,&quot;suppress-author&quot;:false,&quot;composite&quot;:false,&quot;author-only&quot;:false}]},{&quot;citationID&quot;:&quot;MENDELEY_CITATION_f47135d8-cd3a-44b6-b3b1-33480b562ff0&quot;,&quot;properties&quot;:{&quot;noteIndex&quot;:0},&quot;isEdited&quot;:false,&quot;manualOverride&quot;:{&quot;isManuallyOverridden&quot;:false,&quot;citeprocText&quot;:&quot;&lt;sup&gt;56,62&lt;/sup&gt;&quot;,&quot;manualOverrideText&quot;:&quot;&quot;},&quot;citationTag&quot;:&quot;MENDELEY_CITATION_v3_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&quot;,&quot;citationItems&quot;:[{&quot;id&quot;:&quot;48d1da3b-12d5-3a6b-a5af-4658395698f2&quot;,&quot;itemData&quot;:{&quot;type&quot;:&quot;paper-conference&quot;,&quot;id&quot;:&quot;48d1da3b-12d5-3a6b-a5af-4658395698f2&quot;,&quot;title&quot;:&quot;The effects of latency on live sound monitoring&quot;,&quot;author&quot;:[{&quot;family&quot;:&quot;Lester&quot;,&quot;given&quot;:&quot;Michael&quot;,&quot;parse-names&quot;:false,&quot;dropping-particle&quot;:&quot;&quot;,&quot;non-dropping-particle&quot;:&quot;&quot;},{&quot;family&quot;:&quot;Boley&quot;,&quot;given&quot;:&quot;Jon&quot;,&quot;parse-names&quot;:false,&quot;dropping-particle&quot;:&quot;&quot;,&quot;non-dropping-particle&quot;:&quot;&quot;}],&quot;container-title&quot;:&quot;Audio Engineering Society - 123rd Audio Engineering Society Convention 2007&quot;,&quot;issued&quot;:{&quot;date-parts&quot;:[[2007]]},&quot;abstract&quot;:&quot;A subjective listening test was conducted to determine how objectionable various amounts of latency are for performers in live monitoring scenarios. Several popular instruments were used and the results of tests with wedge monitors are compared to those with in-ear monitors. It is shown that the audibility of latency is dependent on both the type of instrument and monitoring environment. This experiment shows that the acceptable amount of latency can range from 42ms to possibly less than 1.4ms under certain conditions. The differences in latency perception for each instrument are discussed. It is also shown that more latency is generally acceptable for wedge monitoring setups than for in-ear monitors.&quot;,&quot;volume&quot;:&quot;2&quot;,&quot;container-title-short&quot;:&quot;&quot;},&quot;isTemporary&quot;:false,&quot;suppress-author&quot;:false,&quot;composite&quot;:false,&quot;author-only&quot;:false},{&quot;id&quot;:&quot;ee9b5b33-f572-32f1-80ef-c409024f2c86&quot;,&quot;itemData&quot;:{&quot;type&quot;:&quot;report&quot;,&quot;id&quot;:&quot;ee9b5b33-f572-32f1-80ef-c409024f2c86&quot;,&quot;title&quot;:&quot;Understanding and managing sound exposure and noise pollution at outdoor events&quot;,&quot;author&quot;:[{&quot;family&quot;:&quot;Audio Engineering Society&quot;,&quot;given&quot;:&quot;&quot;,&quot;parse-names&quot;:false,&quot;dropping-particle&quot;:&quot;&quot;,&quot;non-dropping-particle&quot;:&quot;&quot;}],&quot;issued&quot;:{&quot;date-parts&quot;:[[2020]]},&quot;container-title-short&quot;:&quot;&quot;},&quot;isTemporary&quot;:false}]},{&quot;citationID&quot;:&quot;MENDELEY_CITATION_0f230ce4-74c0-42ad-a2de-f7d0381b39b4&quot;,&quot;properties&quot;:{&quot;noteIndex&quot;:0},&quot;isEdited&quot;:false,&quot;manualOverride&quot;:{&quot;isManuallyOverridden&quot;:false,&quot;citeprocText&quot;:&quot;&lt;sup&gt;63&lt;/sup&gt;&quot;,&quot;manualOverrideText&quot;:&quot;&quot;},&quot;citationTag&quot;:&quot;MENDELEY_CITATION_v3_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&quot;,&quot;citationItems&quot;:[{&quot;id&quot;:&quot;e357b414-9ead-361e-af37-8786a83ee0bf&quot;,&quot;itemData&quot;:{&quot;type&quot;:&quot;article-journal&quot;,&quot;id&quot;:&quot;e357b414-9ead-361e-af37-8786a83ee0bf&quot;,&quot;title&quot;:&quot;Binding of sights and sounds: Age-related changes in multisensory temporal processing&quot;,&quot;author&quot;:[{&quot;family&quot;:&quot;Hillock&quot;,&quot;given&quot;:&quot;Andrea R.&quot;,&quot;parse-names&quot;:false,&quot;dropping-particle&quot;:&quot;&quot;,&quot;non-dropping-particle&quot;:&quot;&quot;},{&quot;family&quot;:&quot;Powers&quot;,&quot;given&quot;:&quot;Albert R.&quot;,&quot;parse-names&quot;:false,&quot;dropping-particle&quot;:&quot;&quot;,&quot;non-dropping-particle&quot;:&quot;&quot;},{&quot;family&quot;:&quot;Wallace&quot;,&quot;given&quot;:&quot;Mark T.&quot;,&quot;parse-names&quot;:false,&quot;dropping-particle&quot;:&quot;&quot;,&quot;non-dropping-particle&quot;:&quot;&quot;}],&quot;container-title&quot;:&quot;Neuropsychologia&quot;,&quot;DOI&quot;:&quot;10.1016/j.neuropsychologia.2010.11.041&quot;,&quot;ISSN&quot;:&quot;00283932&quot;,&quot;URL&quot;:&quot;https://linkinghub.elsevier.com/retrieve/pii/S002839321000521X&quot;,&quot;issued&quot;:{&quot;date-parts&quot;:[[2011,2]]},&quot;page&quot;:&quot;461-467&quot;,&quot;abstract&quot;:&quot;We live in a multisensory world and one of the challenges the brain is faced with is deciding what information belongs together. Our ability to make assumptions about the relatedness of multisensory stimuli is partly based on their temporal and spatial relationships. Stimuli that are proximal in time and space are likely to be bound together by the brain and ascribed to a common external event. Using this framework we can describe multisensory processes in the context of spatial and temporal filters or windows that compute the probability of the relatedness of stimuli. Whereas numerous studies have examined the characteristics of these multisensory filters in adults and discrepancies in window size have been reported between infants and adults, virtually nothing is known about multisensory temporal processing in childhood. To examine this, we compared the ability of 10 and 11 year olds and adults to detect audiovisual temporal asynchrony. Findings revealed striking and asymmetric age-related differences. Whereas children were able to identify asynchrony as readily as adults when visual stimuli preceded auditory cues, significant group differences were identified at moderately long stimulus onset asynchronies (150-350. ms) where the auditory stimulus was first. Results suggest that changes in audiovisual temporal perception extend beyond the first decade of life. In addition to furthering our understanding of basic multisensory developmental processes, these findings have implications on disorders (e.g., autism, dyslexia) in which emerging evidence suggests alterations in multisensory temporal function. © 2010 Elsevier Ltd.&quot;,&quot;issue&quot;:&quot;3&quot;,&quot;volume&quot;:&quot;49&quot;,&quot;container-title-short&quot;:&quot;Neuropsychologia&quot;},&quot;isTemporary&quot;:false}]},{&quot;citationID&quot;:&quot;MENDELEY_CITATION_04e698c8-a0a4-4889-a030-8caa457fdd27&quot;,&quot;properties&quot;:{&quot;noteIndex&quot;:0},&quot;isEdited&quot;:false,&quot;manualOverride&quot;:{&quot;isManuallyOverridden&quot;:false,&quot;citeprocText&quot;:&quot;&lt;sup&gt;64&lt;/sup&gt;&quot;,&quot;manualOverrideText&quot;:&quot;&quot;},&quot;citationTag&quot;:&quot;MENDELEY_CITATION_v3_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&quot;,&quot;citationItems&quot;:[{&quot;id&quot;:&quot;28b38554-1d04-3703-9b75-9182b6afca60&quot;,&quot;itemData&quot;:{&quot;type&quot;:&quot;article-journal&quot;,&quot;id&quot;:&quot;28b38554-1d04-3703-9b75-9182b6afca60&quot;,&quot;title&quot;:&quot;Multisensory integration and ADHD-like traits: Evidence for an abnormal temporal integration window in ADHD&quot;,&quot;author&quot;:[{&quot;family&quot;:&quot;Panagiotidi&quot;,&quot;given&quot;:&quot;Maria&quot;,&quot;parse-names&quot;:false,&quot;dropping-particle&quot;:&quot;&quot;,&quot;non-dropping-particle&quot;:&quot;&quot;},{&quot;family&quot;:&quot;Overton&quot;,&quot;given&quot;:&quot;Paul G.&quot;,&quot;parse-names&quot;:false,&quot;dropping-particle&quot;:&quot;&quot;,&quot;non-dropping-particle&quot;:&quot;&quot;},{&quot;family&quot;:&quot;Stafford&quot;,&quot;given&quot;:&quot;Tom&quot;,&quot;parse-names&quot;:false,&quot;dropping-particle&quot;:&quot;&quot;,&quot;non-dropping-particle&quot;:&quot;&quot;}],&quot;container-title&quot;:&quot;Acta Psychologica&quot;,&quot;container-title-short&quot;:&quot;Acta Psychol. (Amst).&quot;,&quot;DOI&quot;:&quot;10.1016/j.actpsy.2017.10.001&quot;,&quot;ISSN&quot;:&quot;00016918&quot;,&quot;issued&quot;:{&quot;date-parts&quot;:[[2017]]},&quot;abstract&quot;:&quot;Abnormalities in multimodal processing have been found in many developmental disorders such as autism and dyslexia. However, surprisingly little empirical work has been conducted to test the integrity of multisensory integration in Attention Deficit Hyperactivity Disorder (ADHD). The main aim of the present study was to examine links between symptoms of ADHD (as measured using a self-report scale in a healthy adult population) and the temporal aspects of multisensory processing. More specifically, a Simultaneity Judgement (SJ) and a Temporal Order Judgement (TOJ) task were used in participants with low and high levels of ADHD-like traits to measure the temporal integration window and Just-Noticeable Difference (JND) (respectively) between the timing of an auditory beep and a visual pattern presented over a broad range of stimulus onset asynchronies. The Point of Subjective Similarity (PSS) was also measured in both cases. In the SJ task, participants with high levels of ADHD-like traits considered significantly fewer stimuli to be simultaneous than participants with high levels of ADHD-like traits, and the former were found to have significantly smaller temporal windows of integration (although no difference was found in the PSS in the SJ or TOJ tasks, or the JND in the latter). This is the first study to identify an abnormal temporal integration window in individuals with ADHD-like traits. Perceived temporal misalignment of two or more modalities can lead to distractibility (e.g., when the stimulus components from different modalities occur separated by too large of a temporal gap). Hence, an abnormality in the perception of simultaneity could lead to the increased distractibility seen in ADHD.&quot;,&quot;volume&quot;:&quot;181&quot;},&quot;isTemporary&quot;:false,&quot;suppress-author&quot;:false,&quot;composite&quot;:false,&quot;author-only&quot;:false}]},{&quot;citationID&quot;:&quot;MENDELEY_CITATION_7bb9b557-867b-48c1-9ceb-1eaafdad09b8&quot;,&quot;properties&quot;:{&quot;noteIndex&quot;:0},&quot;isEdited&quot;:false,&quot;manualOverride&quot;:{&quot;isManuallyOverridden&quot;:false,&quot;citeprocText&quot;:&quot;&lt;sup&gt;65&lt;/sup&gt;&quot;,&quot;manualOverrideText&quot;:&quot;&quot;},&quot;citationTag&quot;:&quot;MENDELEY_CITATION_v3_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&quot;,&quot;citationItems&quot;:[{&quot;id&quot;:&quot;234d8b3c-e332-3f67-a03b-ef099f87a1b2&quot;,&quot;itemData&quot;:{&quot;type&quot;:&quot;article-journal&quot;,&quot;id&quot;:&quot;234d8b3c-e332-3f67-a03b-ef099f87a1b2&quot;,&quot;title&quot;:&quot;The relationship between multisensory temporal processing and ADHD traits&quot;,&quot;author&quot;:[{&quot;family&quot;:&quot;Hare&quot;,&quot;given&quot;:&quot;C.&quot;,&quot;parse-names&quot;:false,&quot;dropping-particle&quot;:&quot;&quot;,&quot;non-dropping-particle&quot;:&quot;&quot;},{&quot;family&quot;:&quot;Dalal&quot;,&quot;given&quot;:&quot;T.C.&quot;,&quot;parse-names&quot;:false,&quot;dropping-particle&quot;:&quot;&quot;,&quot;non-dropping-particle&quot;:&quot;&quot;},{&quot;family&quot;:&quot;Muller&quot;,&quot;given&quot;:&quot;A.M.&quot;,&quot;parse-names&quot;:false,&quot;dropping-particle&quot;:&quot;&quot;,&quot;non-dropping-particle&quot;:&quot;&quot;},{&quot;family&quot;:&quot;Shafai&quot;,&quot;given&quot;:&quot;F.&quot;,&quot;parse-names&quot;:false,&quot;dropping-particle&quot;:&quot;&quot;,&quot;non-dropping-particle&quot;:&quot;&quot;},{&quot;family&quot;:&quot;Chan&quot;,&quot;given&quot;:&quot;E.&quot;,&quot;parse-names&quot;:false,&quot;dropping-particle&quot;:&quot;&quot;,&quot;non-dropping-particle&quot;:&quot;&quot;},{&quot;family&quot;:&quot;Stevenson&quot;,&quot;given&quot;:&quot;R.A.&quot;,&quot;parse-names&quot;:false,&quot;dropping-particle&quot;:&quot;&quot;,&quot;non-dropping-particle&quot;:&quot;&quot;}],&quot;container-title&quot;:&quot;Acta Psychologica&quot;,&quot;container-title-short&quot;:&quot;Acta Psychol. (Amst).&quot;,&quot;DOI&quot;:&quot;10.1016/j.actpsy.2026.106595&quot;,&quot;ISSN&quot;:&quot;00016918&quot;,&quot;URL&quot;:&quot;https://linkinghub.elsevier.com/retrieve/pii/S0001691826003963&quot;,&quot;issued&quot;:{&quot;date-parts&quot;:[[2026,4]]},&quot;page&quot;:&quot;106595&quot;,&quot;volume&quot;:&quot;264&quot;},&quot;isTemporary&quot;:false,&quot;suppress-author&quot;:false,&quot;composite&quot;:false,&quot;author-only&quot;:false}]},{&quot;citationID&quot;:&quot;MENDELEY_CITATION_fb91f1d2-982a-4a7d-945d-9009a1793b90&quot;,&quot;properties&quot;:{&quot;noteIndex&quot;:0},&quot;isEdited&quot;:false,&quot;manualOverride&quot;:{&quot;isManuallyOverridden&quot;:false,&quot;citeprocText&quot;:&quot;&lt;sup&gt;66&lt;/sup&gt;&quot;,&quot;manualOverrideText&quot;:&quot;&quot;},&quot;citationTag&quot;:&quot;MENDELEY_CITATION_v3_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&quot;,&quot;citationItems&quot;:[{&quot;id&quot;:&quot;bb8f597b-7fb5-35cf-af9f-b19c7a235fc5&quot;,&quot;itemData&quot;:{&quot;type&quot;:&quot;paper-conference&quot;,&quot;id&quot;:&quot;bb8f597b-7fb5-35cf-af9f-b19c7a235fc5&quot;,&quot;title&quot;:&quot;Audiovisual temporal sensitivity in typical and dyslexic adult readers&quot;,&quot;author&quot;:[{&quot;family&quot;:&quot;Francisco&quot;,&quot;given&quot;:&quot;Ana A.&quot;,&quot;parse-names&quot;:false,&quot;dropping-particle&quot;:&quot;&quot;,&quot;non-dropping-particle&quot;:&quot;&quot;},{&quot;family&quot;:&quot;Jesse&quot;,&quot;given&quot;:&quot;Alexandra&quot;,&quot;parse-names&quot;:false,&quot;dropping-particle&quot;:&quot;&quot;,&quot;non-dropping-particle&quot;:&quot;&quot;},{&quot;family&quot;:&quot;Groen&quot;,&quot;given&quot;:&quot;Margriet A.&quot;,&quot;parse-names&quot;:false,&quot;dropping-particle&quot;:&quot;&quot;,&quot;non-dropping-particle&quot;:&quot;&quot;},{&quot;family&quot;:&quot;McQueen&quot;,&quot;given&quot;:&quot;James M.&quot;,&quot;parse-names&quot;:false,&quot;dropping-particle&quot;:&quot;&quot;,&quot;non-dropping-particle&quot;:&quot;&quot;}],&quot;container-title&quot;:&quot;Interspeech 2014&quot;,&quot;DOI&quot;:&quot;10.21437/Interspeech.2014-552&quot;,&quot;URL&quot;:&quot;https://www.isca-archive.org/interspeech_2014/francisco14_interspeech.html&quot;,&quot;issued&quot;:{&quot;date-parts&quot;:[[2014,9,14]]},&quot;publisher-place&quot;:&quot;ISCA&quot;,&quot;page&quot;:&quot;2575-2579&quot;,&quot;abstract&quot;:&quot;Reading is an audiovisual process that requires the learning of systematic links between graphemes and phonemes. It is thus possible that reading impairments reflect an audiovisual processing deficit. In this study, we compared audiovisual processing in adults with developmental dyslexia and adults without reading difficulties. We focused on differences in cross-modal temporal sensitivity both for speech and for non-speech events. When compared to adults without reading difficulties, adults with developmental dyslexia presented a wider temporal window in which unsynchronized speech events were perceived as synchronized. No differences were found between groups for the non-speech events. These results suggests a deficit in dyslexia in the perception of cross-modal temporal synchrony for speech events.&quot;,&quot;publisher&quot;:&quot;ISCA&quot;,&quot;container-title-short&quot;:&quot;&quot;},&quot;isTemporary&quot;:false}]},{&quot;citationID&quot;:&quot;MENDELEY_CITATION_a623f123-7b5e-431c-a9b8-1bfbe708d09c&quot;,&quot;properties&quot;:{&quot;noteIndex&quot;:0},&quot;isEdited&quot;:false,&quot;manualOverride&quot;:{&quot;isManuallyOverridden&quot;:false,&quot;citeprocText&quot;:&quot;&lt;sup&gt;67&lt;/sup&gt;&quot;,&quot;manualOverrideText&quot;:&quot;&quot;},&quot;citationTag&quot;:&quot;MENDELEY_CITATION_v3_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&quot;,&quot;citationItems&quot;:[{&quot;id&quot;:&quot;b1274ba4-fffd-3021-a6be-5c7e9e100d45&quot;,&quot;itemData&quot;:{&quot;type&quot;:&quot;article-journal&quot;,&quot;id&quot;:&quot;b1274ba4-fffd-3021-a6be-5c7e9e100d45&quot;,&quot;title&quot;:&quot;Audiovisual temporal processing in adult patients with first-episode schizophrenia and high-functioning autism&quot;,&quot;author&quot;:[{&quot;family&quot;:&quot;Zhou&quot;,&quot;given&quot;:&quot;Han-yu&quot;,&quot;parse-names&quot;:false,&quot;dropping-particle&quot;:&quot;&quot;,&quot;non-dropping-particle&quot;:&quot;&quot;},{&quot;family&quot;:&quot;Lai&quot;,&quot;given&quot;:&quot;Iris Y. S.&quot;,&quot;parse-names&quot;:false,&quot;dropping-particle&quot;:&quot;&quot;,&quot;non-dropping-particle&quot;:&quot;&quot;},{&quot;family&quot;:&quot;Hung&quot;,&quot;given&quot;:&quot;Karen S. Y.&quot;,&quot;parse-names&quot;:false,&quot;dropping-particle&quot;:&quot;&quot;,&quot;non-dropping-particle&quot;:&quot;&quot;},{&quot;family&quot;:&quot;Chan&quot;,&quot;given&quot;:&quot;Mandy K. M.&quot;,&quot;parse-names&quot;:false,&quot;dropping-particle&quot;:&quot;&quot;,&quot;non-dropping-particle&quot;:&quot;&quot;},{&quot;family&quot;:&quot;Ho&quot;,&quot;given&quot;:&quot;Zoe T. Y.&quot;,&quot;parse-names&quot;:false,&quot;dropping-particle&quot;:&quot;&quot;,&quot;non-dropping-particle&quot;:&quot;&quot;},{&quot;family&quot;:&quot;Lam&quot;,&quot;given&quot;:&quot;Jenny P. H.&quot;,&quot;parse-names&quot;:false,&quot;dropping-particle&quot;:&quot;&quot;,&quot;non-dropping-particle&quot;:&quot;&quot;},{&quot;family&quot;:&quot;Lui&quot;,&quot;given&quot;:&quot;Simon S. Y.&quot;,&quot;parse-names&quot;:false,&quot;dropping-particle&quot;:&quot;&quot;,&quot;non-dropping-particle&quot;:&quot;&quot;},{&quot;family&quot;:&quot;Chan&quot;,&quot;given&quot;:&quot;Raymond C. K.&quot;,&quot;parse-names&quot;:false,&quot;dropping-particle&quot;:&quot;&quot;,&quot;non-dropping-particle&quot;:&quot;&quot;}],&quot;container-title&quot;:&quot;Schizophrenia&quot;,&quot;DOI&quot;:&quot;10.1038/s41537-022-00284-2&quot;,&quot;ISSN&quot;:&quot;2754-6993&quot;,&quot;URL&quot;:&quot;https://www.nature.com/articles/s41537-022-00284-2&quot;,&quot;issued&quot;:{&quot;date-parts&quot;:[[2022,9,22]]},&quot;page&quot;:&quot;75&quot;,&quot;abstract&quot;:&quot;&lt;p&gt;Schizophrenia and autism spectrum disorder (ASD) are both neurodevelopmental disorders with altered sensory processing. Widened temporal binding window (TBW) signifies reduced sensitivity to detect stimulus asynchrony, and may be a shared feature in schizophrenia and ASD. Few studies directly compared audiovisual temporal processing ability in the two disorders. We recruited 43 adult patients with first-episode schizophrenia (FES), 35 average intelligent and verbally-fluent adult patients with high-functioning ASD and 48 controls. We employed two unisensory Temporal Order Judgement (TOJ) tasks within visual or auditory modalities, and two audiovisual Simultaneity Judgement (SJ) tasks with flash-beeps and videos of syllable utterance as stimuli. Participants with FES exhibited widened TBW affecting both speech and non-speech processing, which were not attributable to altered unisensory sensory acuity because they had normal visual and auditory TOJ thresholds. However, adults with ASD exhibited intact unisensory and audiovisual temporal processing. Lower non-verbal IQ was correlated with larger TBW width across the three groups. Taking our findings with earlier evidence in chronic samples, widened TBW is associated with schizophrenia regardless illness stage. The altered audiovisual temporal processing in ASD may ameliorate after reaching adulthood.&lt;/p&gt;&quot;,&quot;publisher&quot;:&quot;Nature Research&quot;,&quot;issue&quot;:&quot;1&quot;,&quot;volume&quot;:&quot;8&quot;,&quot;container-title-short&quot;:&quot;&quot;},&quot;isTemporary&quot;:false}]},{&quot;citationID&quot;:&quot;MENDELEY_CITATION_1456cb2e-58f5-4495-ac86-c06d7dcde718&quot;,&quot;properties&quot;:{&quot;noteIndex&quot;:0},&quot;isEdited&quot;:false,&quot;manualOverride&quot;:{&quot;isManuallyOverridden&quot;:false,&quot;citeprocText&quot;:&quot;&lt;sup&gt;68&lt;/sup&gt;&quot;,&quot;manualOverrideText&quot;:&quot;&quot;},&quot;citationTag&quot;:&quot;MENDELEY_CITATION_v3_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&quot;,&quot;citationItems&quot;:[{&quot;id&quot;:&quot;90a6c80b-e9ef-3c8f-aba3-dde4e76d7946&quot;,&quot;itemData&quot;:{&quot;type&quot;:&quot;article-journal&quot;,&quot;id&quot;:&quot;90a6c80b-e9ef-3c8f-aba3-dde4e76d7946&quot;,&quot;title&quot;:&quot;The Ventriloquist Illusion as a Tool to Study Multisensory Processing: An Update&quot;,&quot;author&quot;:[{&quot;family&quot;:&quot;Bruns&quot;,&quot;given&quot;:&quot;Patrick&quot;,&quot;parse-names&quot;:false,&quot;dropping-particle&quot;:&quot;&quot;,&quot;non-dropping-particle&quot;:&quot;&quot;}],&quot;container-title&quot;:&quot;Frontiers in Integrative Neuroscience&quot;,&quot;DOI&quot;:&quot;10.3389/fnint.2019.00051&quot;,&quot;ISSN&quot;:&quot;1662-5145&quot;,&quot;URL&quot;:&quot;https://www.frontiersin.org/article/10.3389/fnint.2019.00051/full&quot;,&quot;issued&quot;:{&quot;date-parts&quot;:[[2019,9,12]]},&quot;abstract&quot;:&quot;Ventriloquism, the illusion that a voice appears to come from the moving mouth of a puppet rather than from the actual speaker, is one of the classic examples of multisensory processing. In the laboratory, this illusion can be reliably induced by presenting simple meaningless audiovisual stimuli with a spatial discrepancy between the auditory and visual components. Typically, the perceived location of the sound source is biased toward the location of the visual stimulus (the ventriloquism effect). The strength of the visual bias reflects the relative reliability of the visual and auditory inputs as well as prior expectations that the two stimuli originated from the same source. In addition to the ventriloquist illusion, exposure to spatially discrepant audiovisual stimuli results in a subsequent recalibration of unisensory auditory localization (the ventriloquism aftereffect). In the past years, the ventriloquism effect and aftereffect have seen a resurgence as an experimental tool to elucidate basic mechanisms of multisensory integration and learning. For example, recent studies have: (a) revealed top-down influences from the reward and motor systems on cross-modal binding; (b) dissociated recalibration processes operating at different time scales; and (c) identified brain networks involved in the neuronal computations underlying multisensory integration and learning. This mini review article provides a brief overview of established experimental paradigms to measure the ventriloquism effect and aftereffect before summarizing these pathbreaking new advancements. Finally, it is pointed out how the ventriloquism effect and aftereffect could be utilized to address some of the current open questions in the field of multisensory research.&quot;,&quot;publisher&quot;:&quot;Frontiers Media S.A.&quot;,&quot;volume&quot;:&quot;13&quot;,&quot;container-title-short&quot;:&quot;Front. Integr. Neurosci.&quot;},&quot;isTemporary&quot;:false}]},{&quot;citationID&quot;:&quot;MENDELEY_CITATION_54de96b1-2829-45d6-9715-3084cf43f1fe&quot;,&quot;properties&quot;:{&quot;noteIndex&quot;:0},&quot;isEdited&quot;:false,&quot;manualOverride&quot;:{&quot;isManuallyOverridden&quot;:false,&quot;citeprocText&quot;:&quot;&lt;sup&gt;69&lt;/sup&gt;&quot;,&quot;manualOverrideText&quot;:&quot;&quot;},&quot;citationTag&quot;:&quot;MENDELEY_CITATION_v3_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&quot;,&quot;citationItems&quot;:[{&quot;id&quot;:&quot;f0991654-3801-3bf7-b23d-3396a7e88a71&quot;,&quot;itemData&quot;:{&quot;type&quot;:&quot;article-journal&quot;,&quot;id&quot;:&quot;f0991654-3801-3bf7-b23d-3396a7e88a71&quot;,&quot;title&quot;:&quot;Effects of degree of visual association and angle of displacement on the \&quot;ventriloquism\&quot; effect&quot;,&quot;author&quot;:[{&quot;family&quot;:&quot;JACK&quot;,&quot;given&quot;:&quot;CHARLES E.&quot;,&quot;parse-names&quot;:false,&quot;dropping-particle&quot;:&quot;&quot;,&quot;non-dropping-particle&quot;:&quot;&quot;},{&quot;family&quot;:&quot;THURLOW&quot;,&quot;given&quot;:&quot;WILLARD R.&quot;,&quot;parse-names&quot;:false,&quot;dropping-particle&quot;:&quot;&quot;,&quot;non-dropping-particle&quot;:&quot;&quot;}],&quot;container-title&quot;:&quot;Perceptual and Motor Skills&quot;,&quot;DOI&quot;:&quot;10.2466/pms.1973.37.3.967&quot;,&quot;ISSN&quot;:&quot;0031-5125&quot;,&quot;URL&quot;:&quot;http://www.amsciepub.com/doi/abs/10.2466/pms.1973.37.3.967&quot;,&quot;issued&quot;:{&quot;date-parts&quot;:[[1973,12]]},&quot;page&quot;:&quot;967-979&quot;,&quot;issue&quot;:&quot;3&quot;,&quot;volume&quot;:&quot;37&quot;,&quot;container-title-short&quot;:&quot;Percept. Mot. Skills&quot;},&quot;isTemporary&quot;:false}]},{&quot;citationID&quot;:&quot;MENDELEY_CITATION_cd326cea-39da-4ff9-bc6b-2e1e617b50cd&quot;,&quot;properties&quot;:{&quot;noteIndex&quot;:0},&quot;isEdited&quot;:false,&quot;manualOverride&quot;:{&quot;isManuallyOverridden&quot;:false,&quot;citeprocText&quot;:&quot;&lt;sup&gt;70&lt;/sup&gt;&quot;,&quot;manualOverrideText&quot;:&quot;&quot;},&quot;citationTag&quot;:&quot;MENDELEY_CITATION_v3_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&quot;,&quot;citationItems&quot;:[{&quot;id&quot;:&quot;126afee8-5473-3080-9535-7d107bf125f1&quot;,&quot;itemData&quot;:{&quot;type&quot;:&quot;article-journal&quot;,&quot;id&quot;:&quot;126afee8-5473-3080-9535-7d107bf125f1&quot;,&quot;title&quot;:&quot;Immediate perceptual response to intersensory discrepancy.&quot;,&quot;author&quot;:[{&quot;family&quot;:&quot;Welch&quot;,&quot;given&quot;:&quot;Robert B.&quot;,&quot;parse-names&quot;:false,&quot;dropping-particle&quot;:&quot;&quot;,&quot;non-dropping-particle&quot;:&quot;&quot;},{&quot;family&quot;:&quot;Warren&quot;,&quot;given&quot;:&quot;David H.&quot;,&quot;parse-names&quot;:false,&quot;dropping-particle&quot;:&quot;&quot;,&quot;non-dropping-particle&quot;:&quot;&quot;}],&quot;container-title&quot;:&quot;Psychological Bulletin&quot;,&quot;DOI&quot;:&quot;10.1037/0033-2909.88.3.638&quot;,&quot;ISSN&quot;:&quot;1939-1455&quot;,&quot;URL&quot;:&quot;https://doi.apa.org/doi/10.1037/0033-2909.88.3.638&quot;,&quot;issued&quot;:{&quot;date-parts&quot;:[[1980]]},&quot;page&quot;:&quot;638-667&quot;,&quot;publisher&quot;:&quot;American Psychological Association&quot;,&quot;issue&quot;:&quot;3&quot;,&quot;volume&quot;:&quot;88&quot;,&quot;container-title-short&quot;:&quot;Psychol. Bull.&quot;},&quot;isTemporary&quot;:false}]},{&quot;citationID&quot;:&quot;MENDELEY_CITATION_80ee28c9-c6e7-4afb-a787-70e04935cda7&quot;,&quot;properties&quot;:{&quot;noteIndex&quot;:0},&quot;isEdited&quot;:false,&quot;manualOverride&quot;:{&quot;isManuallyOverridden&quot;:false,&quot;citeprocText&quot;:&quot;&lt;sup&gt;71&lt;/sup&gt;&quot;,&quot;manualOverrideText&quot;:&quot;&quot;},&quot;citationTag&quot;:&quot;MENDELEY_CITATION_v3_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&quot;,&quot;citationItems&quot;:[{&quot;id&quot;:&quot;8f3fd1fb-9f24-36fc-a02a-f9754aaa7cd2&quot;,&quot;itemData&quot;:{&quot;type&quot;:&quot;article-journal&quot;,&quot;id&quot;:&quot;8f3fd1fb-9f24-36fc-a02a-f9754aaa7cd2&quot;,&quot;title&quot;:&quot;Do you see the “face”? Individual differences in face pareidolia&quot;,&quot;author&quot;:[{&quot;family&quot;:&quot;Zhou&quot;,&quot;given&quot;:&quot;Liu-Fang&quot;,&quot;parse-names&quot;:false,&quot;dropping-particle&quot;:&quot;&quot;,&quot;non-dropping-particle&quot;:&quot;&quot;},{&quot;family&quot;:&quot;Meng&quot;,&quot;given&quot;:&quot;Ming&quot;,&quot;parse-names&quot;:false,&quot;dropping-particle&quot;:&quot;&quot;,&quot;non-dropping-particle&quot;:&quot;&quot;}],&quot;container-title&quot;:&quot;Journal of Pacific Rim Psychology&quot;,&quot;DOI&quot;:&quot;10.1017/prp.2019.27&quot;,&quot;ISSN&quot;:&quot;1834-4909&quot;,&quot;URL&quot;:&quot;https://journals.sagepub.com/doi/10.1017/prp.2019.27&quot;,&quot;issued&quot;:{&quot;date-parts&quot;:[[2020,1,11]]},&quot;page&quot;:&quot;e2&quot;,&quot;abstract&quot;:&quot;&lt;p&gt;People tend to see faces from non-face objects or meaningless patterns. Such illusory face perception is called face pareidolia. Previous studies have revealed an interesting fact that there are huge individual differences in face pareidolia experience among the population. Here, we review previous findings on individual differences in face pareidolia experience from four categories: sex differences, developmental factors, personality traits and neurodevelopmental factors. We further discuss underlying cognitive or neural mechanisms to explain why some perceive the objects as faces while others do not. The individual differences in face pareidolia could not only offer scientific insights on how the brain works to process face information, but also suggest potential clinical applications.&lt;/p&gt;&quot;,&quot;volume&quot;:&quot;14&quot;,&quot;container-title-short&quot;:&quot;&quot;},&quot;isTemporary&quot;:false}]},{&quot;citationID&quot;:&quot;MENDELEY_CITATION_bb461272-bb3f-435d-9286-9a45fd805df5&quot;,&quot;properties&quot;:{&quot;noteIndex&quot;:0},&quot;isEdited&quot;:false,&quot;manualOverride&quot;:{&quot;isManuallyOverridden&quot;:false,&quot;citeprocText&quot;:&quot;&lt;sup&gt;72&lt;/sup&gt;&quot;,&quot;manualOverrideText&quot;:&quot;&quot;},&quot;citationTag&quot;:&quot;MENDELEY_CITATION_v3_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&quot;,&quot;citationItems&quot;:[{&quot;id&quot;:&quot;aae03ea4-9e3f-3106-bf22-13d7a253aeb3&quot;,&quot;itemData&quot;:{&quot;type&quot;:&quot;article-journal&quot;,&quot;id&quot;:&quot;aae03ea4-9e3f-3106-bf22-13d7a253aeb3&quot;,&quot;title&quot;:&quot;The surprise–attention link: a review&quot;,&quot;author&quot;:[{&quot;family&quot;:&quot;Horstmann&quot;,&quot;given&quot;:&quot;Gernot&quot;,&quot;parse-names&quot;:false,&quot;dropping-particle&quot;:&quot;&quot;,&quot;non-dropping-particle&quot;:&quot;&quot;}],&quot;container-title&quot;:&quot;Annals of the New York Academy of Sciences&quot;,&quot;DOI&quot;:&quot;10.1111/nyas.12679&quot;,&quot;ISSN&quot;:&quot;0077-8923&quot;,&quot;URL&quot;:&quot;https://nyaspubs.onlinelibrary.wiley.com/doi/10.1111/nyas.12679&quot;,&quot;issued&quot;:{&quot;date-parts&quot;:[[2015,3,13]]},&quot;page&quot;:&quot;106-115&quot;,&quot;abstract&quot;:&quot;&lt;p&gt;The surprise–attention hypothesis assumes a strong connection between surprise—expectancy discrepant events—and attention. Attention is easily engaged with surprising events, leading to long dwell times. In addition, if the expectancy discrepancy can be determined on the basis of simple, preattentively available information, attention can be captured by the surprising stimulus. This review summarizes different lines of research relevant to the proposed surprise–attention link: shifts of attention as indexed by accuracy gains and efficiency gains, validity effects, shifts of gaze, discrepancies in natural scenes, surprise‐induced blindness, and action interruption. It is argued that there is convergent evidence for the surprise–attention link in general, and for the particular hypothesis that the underlying mechanism constantly tests expectancies on different levels of representation. Evidence also converges on a latency of an attentional engagement of nearly 400 ms. This seems to be a unique feature of surprise capture that also questions the validity of models proposing that saliency is an early automatic attractor of attention. Mechanisms possibly underlying the surprise–attention link are discussed.&lt;/p&gt;&quot;,&quot;issue&quot;:&quot;1&quot;,&quot;volume&quot;:&quot;1339&quot;,&quot;container-title-short&quot;:&quot;Ann. N. Y. Acad. Sci.&quot;},&quot;isTemporary&quot;:false,&quot;suppress-author&quot;:false,&quot;composite&quot;:false,&quot;author-only&quot;:false}]},{&quot;citationID&quot;:&quot;MENDELEY_CITATION_e702f34e-cb53-469c-8d18-104639423c93&quot;,&quot;properties&quot;:{&quot;noteIndex&quot;:0},&quot;isEdited&quot;:false,&quot;manualOverride&quot;:{&quot;isManuallyOverridden&quot;:false,&quot;citeprocText&quot;:&quot;&lt;sup&gt;68&lt;/sup&gt;&quot;,&quot;manualOverrideText&quot;:&quot;&quot;},&quot;citationTag&quot;:&quot;MENDELEY_CITATION_v3_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&quot;,&quot;citationItems&quot;:[{&quot;id&quot;:&quot;90a6c80b-e9ef-3c8f-aba3-dde4e76d7946&quot;,&quot;itemData&quot;:{&quot;type&quot;:&quot;article-journal&quot;,&quot;id&quot;:&quot;90a6c80b-e9ef-3c8f-aba3-dde4e76d7946&quot;,&quot;title&quot;:&quot;The Ventriloquist Illusion as a Tool to Study Multisensory Processing: An Update&quot;,&quot;author&quot;:[{&quot;family&quot;:&quot;Bruns&quot;,&quot;given&quot;:&quot;Patrick&quot;,&quot;parse-names&quot;:false,&quot;dropping-particle&quot;:&quot;&quot;,&quot;non-dropping-particle&quot;:&quot;&quot;}],&quot;container-title&quot;:&quot;Frontiers in Integrative Neuroscience&quot;,&quot;DOI&quot;:&quot;10.3389/fnint.2019.00051&quot;,&quot;ISSN&quot;:&quot;1662-5145&quot;,&quot;URL&quot;:&quot;https://www.frontiersin.org/article/10.3389/fnint.2019.00051/full&quot;,&quot;issued&quot;:{&quot;date-parts&quot;:[[2019,9,12]]},&quot;abstract&quot;:&quot;Ventriloquism, the illusion that a voice appears to come from the moving mouth of a puppet rather than from the actual speaker, is one of the classic examples of multisensory processing. In the laboratory, this illusion can be reliably induced by presenting simple meaningless audiovisual stimuli with a spatial discrepancy between the auditory and visual components. Typically, the perceived location of the sound source is biased toward the location of the visual stimulus (the ventriloquism effect). The strength of the visual bias reflects the relative reliability of the visual and auditory inputs as well as prior expectations that the two stimuli originated from the same source. In addition to the ventriloquist illusion, exposure to spatially discrepant audiovisual stimuli results in a subsequent recalibration of unisensory auditory localization (the ventriloquism aftereffect). In the past years, the ventriloquism effect and aftereffect have seen a resurgence as an experimental tool to elucidate basic mechanisms of multisensory integration and learning. For example, recent studies have: (a) revealed top-down influences from the reward and motor systems on cross-modal binding; (b) dissociated recalibration processes operating at different time scales; and (c) identified brain networks involved in the neuronal computations underlying multisensory integration and learning. This mini review article provides a brief overview of established experimental paradigms to measure the ventriloquism effect and aftereffect before summarizing these pathbreaking new advancements. Finally, it is pointed out how the ventriloquism effect and aftereffect could be utilized to address some of the current open questions in the field of multisensory research.&quot;,&quot;publisher&quot;:&quot;Frontiers Media S.A.&quot;,&quot;volume&quot;:&quot;13&quot;,&quot;container-title-short&quot;:&quot;Front. Integr. Neurosci.&quot;},&quot;isTemporary&quot;:false}]},{&quot;citationID&quot;:&quot;MENDELEY_CITATION_bece8693-d68f-46b5-9f27-1f141d3e45a5&quot;,&quot;properties&quot;:{&quot;noteIndex&quot;:0},&quot;isEdited&quot;:false,&quot;manualOverride&quot;:{&quot;isManuallyOverridden&quot;:false,&quot;citeprocText&quot;:&quot;&lt;sup&gt;73&lt;/sup&gt;&quot;,&quot;manualOverrideText&quot;:&quot;&quot;},&quot;citationTag&quot;:&quot;MENDELEY_CITATION_v3_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&quot;,&quot;citationItems&quot;:[{&quot;id&quot;:&quot;242a0fac-df78-36bf-8074-0bcac71c658b&quot;,&quot;itemData&quot;:{&quot;type&quot;:&quot;article-journal&quot;,&quot;id&quot;:&quot;242a0fac-df78-36bf-8074-0bcac71c658b&quot;,&quot;title&quot;:&quot;The cocktail-party problem revisited: early processing and selection of multi-talker speech&quot;,&quot;author&quot;:[{&quot;family&quot;:&quot;Bronkhorst&quot;,&quot;given&quot;:&quot;Adelbert W.&quot;,&quot;parse-names&quot;:false,&quot;dropping-particle&quot;:&quot;&quot;,&quot;non-dropping-particle&quot;:&quot;&quot;}],&quot;container-title&quot;:&quot;Attention, Perception, &amp; Psychophysics&quot;,&quot;DOI&quot;:&quot;10.3758/s13414-015-0882-9&quot;,&quot;ISSN&quot;:&quot;1943-3921&quot;,&quot;URL&quot;:&quot;http://link.springer.com/10.3758/s13414-015-0882-9&quot;,&quot;issued&quot;:{&quot;date-parts&quot;:[[2015,7,1]]},&quot;page&quot;:&quot;1465-1487&quot;,&quot;abstract&quot;:&quot;How do we recognize what one person is saying when others are speaking at the same time? This review summarizes widespread research in psychoacoustics, auditory scene analysis, and attention, all dealing with early processing and selection of speech, which has been stimulated by this question. Important effects occurring at the peripheral and brainstem levels are mutual masking of sounds and “unmasking” resulting from binaural listening. Psychoacoustic models have been developed that can predict these effects accurately, albeit using computational approaches rather than approximations of neural processing. Grouping—the segregation and streaming of sounds—represents a subsequent processing stage that interacts closely with attention. Sounds can be easily grouped—and subsequently selected—using primitive features such as spatial location and fundamental frequency. More complex processing is required when lexical, syntactic, or semantic information is used. Whereas it is now clear that such processing can take place preattentively, there also is evidence that the processing depth depends on the task-relevancy of the sound. This is consistent with the presence of a feedback loop in attentional control, triggering enhancement of to-be-selected input. Despite recent progress, there are still many unresolved issues: there is a need for integrative models that are neurophysiologically plausible, for research into grouping based on other than spatial or voice-related cues, for studies explicitly addressing endogenous and exogenous attention, for an explanation of the remarkable sluggishness of attention focused on dynamically changing sounds, and for research elucidating the distinction between binaural speech perception and sound localization.&quot;,&quot;publisher&quot;:&quot;Springer New York LLC&quot;,&quot;issue&quot;:&quot;5&quot;,&quot;volume&quot;:&quot;77&quot;,&quot;container-title-short&quot;:&quot;Atten. Percept. Psychophys.&quot;},&quot;isTemporary&quot;:false}]},{&quot;citationID&quot;:&quot;MENDELEY_CITATION_49388d3a-91f3-49da-9efc-29fb4c7825dd&quot;,&quot;properties&quot;:{&quot;noteIndex&quot;:0},&quot;isEdited&quot;:false,&quot;manualOverride&quot;:{&quot;isManuallyOverridden&quot;:false,&quot;citeprocText&quot;:&quot;&lt;sup&gt;73&lt;/sup&gt;&quot;,&quot;manualOverrideText&quot;:&quot;&quot;},&quot;citationTag&quot;:&quot;MENDELEY_CITATION_v3_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&quot;,&quot;citationItems&quot;:[{&quot;id&quot;:&quot;242a0fac-df78-36bf-8074-0bcac71c658b&quot;,&quot;itemData&quot;:{&quot;type&quot;:&quot;article-journal&quot;,&quot;id&quot;:&quot;242a0fac-df78-36bf-8074-0bcac71c658b&quot;,&quot;title&quot;:&quot;The cocktail-party problem revisited: early processing and selection of multi-talker speech&quot;,&quot;author&quot;:[{&quot;family&quot;:&quot;Bronkhorst&quot;,&quot;given&quot;:&quot;Adelbert W.&quot;,&quot;parse-names&quot;:false,&quot;dropping-particle&quot;:&quot;&quot;,&quot;non-dropping-particle&quot;:&quot;&quot;}],&quot;container-title&quot;:&quot;Attention, Perception, &amp; Psychophysics&quot;,&quot;DOI&quot;:&quot;10.3758/s13414-015-0882-9&quot;,&quot;ISSN&quot;:&quot;1943-3921&quot;,&quot;URL&quot;:&quot;http://link.springer.com/10.3758/s13414-015-0882-9&quot;,&quot;issued&quot;:{&quot;date-parts&quot;:[[2015,7,1]]},&quot;page&quot;:&quot;1465-1487&quot;,&quot;abstract&quot;:&quot;How do we recognize what one person is saying when others are speaking at the same time? This review summarizes widespread research in psychoacoustics, auditory scene analysis, and attention, all dealing with early processing and selection of speech, which has been stimulated by this question. Important effects occurring at the peripheral and brainstem levels are mutual masking of sounds and “unmasking” resulting from binaural listening. Psychoacoustic models have been developed that can predict these effects accurately, albeit using computational approaches rather than approximations of neural processing. Grouping—the segregation and streaming of sounds—represents a subsequent processing stage that interacts closely with attention. Sounds can be easily grouped—and subsequently selected—using primitive features such as spatial location and fundamental frequency. More complex processing is required when lexical, syntactic, or semantic information is used. Whereas it is now clear that such processing can take place preattentively, there also is evidence that the processing depth depends on the task-relevancy of the sound. This is consistent with the presence of a feedback loop in attentional control, triggering enhancement of to-be-selected input. Despite recent progress, there are still many unresolved issues: there is a need for integrative models that are neurophysiologically plausible, for research into grouping based on other than spatial or voice-related cues, for studies explicitly addressing endogenous and exogenous attention, for an explanation of the remarkable sluggishness of attention focused on dynamically changing sounds, and for research elucidating the distinction between binaural speech perception and sound localization.&quot;,&quot;publisher&quot;:&quot;Springer New York LLC&quot;,&quot;issue&quot;:&quot;5&quot;,&quot;volume&quot;:&quot;77&quot;,&quot;container-title-short&quot;:&quot;Atten. Percept. Psychophys.&quot;},&quot;isTemporary&quot;:false}]},{&quot;citationID&quot;:&quot;MENDELEY_CITATION_bdeb02af-eba9-4260-9bd9-272b69bbe275&quot;,&quot;properties&quot;:{&quot;noteIndex&quot;:0},&quot;isEdited&quot;:false,&quot;manualOverride&quot;:{&quot;isManuallyOverridden&quot;:false,&quot;citeprocText&quot;:&quot;&lt;sup&gt;74&lt;/sup&gt;&quot;,&quot;manualOverrideText&quot;:&quot;&quot;},&quot;citationTag&quot;:&quot;MENDELEY_CITATION_v3_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&quot;,&quot;citationItems&quot;:[{&quot;id&quot;:&quot;678094cd-975e-3983-9bc6-3431e2ac3f3b&quot;,&quot;itemData&quot;:{&quot;type&quot;:&quot;article-journal&quot;,&quot;id&quot;:&quot;678094cd-975e-3983-9bc6-3431e2ac3f3b&quot;,&quot;title&quot;:&quot;The multifaceted interplay between attention and multisensory integration&quot;,&quot;author&quot;:[{&quot;family&quot;:&quot;Talsma&quot;,&quot;given&quot;:&quot;Durk&quot;,&quot;parse-names&quot;:false,&quot;dropping-particle&quot;:&quot;&quot;,&quot;non-dropping-particle&quot;:&quot;&quot;},{&quot;family&quot;:&quot;Senkowski&quot;,&quot;given&quot;:&quot;Daniel&quot;,&quot;parse-names&quot;:false,&quot;dropping-particle&quot;:&quot;&quot;,&quot;non-dropping-particle&quot;:&quot;&quot;},{&quot;family&quot;:&quot;Soto-Faraco&quot;,&quot;given&quot;:&quot;Salvador&quot;,&quot;parse-names&quot;:false,&quot;dropping-particle&quot;:&quot;&quot;,&quot;non-dropping-particle&quot;:&quot;&quot;},{&quot;family&quot;:&quot;Woldorff&quot;,&quot;given&quot;:&quot;Marty G.&quot;,&quot;parse-names&quot;:false,&quot;dropping-particle&quot;:&quot;&quot;,&quot;non-dropping-particle&quot;:&quot;&quot;}],&quot;container-title&quot;:&quot;Trends in Cognitive Sciences&quot;,&quot;DOI&quot;:&quot;10.1016/j.tics.2010.06.008&quot;,&quot;ISSN&quot;:&quot;13646613&quot;,&quot;URL&quot;:&quot;https://linkinghub.elsevier.com/retrieve/pii/S1364661310001452&quot;,&quot;issued&quot;:{&quot;date-parts&quot;:[[2010,9]]},&quot;page&quot;:&quot;400-410&quot;,&quot;abstract&quot;:&quot;Multisensory integration has often been characterized as an automatic process. Recent findings indicate that multisensory integration can occur across various stages of stimulus processing that are linked to, and can be modulated by, attention. Stimulus-driven, bottom-up mechanisms induced by crossmodal interactions can automatically capture attention towards multisensory events, particularly when competition to focus elsewhere is relatively low. Conversely, top-down attention can facilitate the integration of multisensory inputs and lead to a spread of attention across sensory modalities. These findings point to a more intimate and multifaceted interplay between attention and multisensory integration than was previously thought. We review developments in the current understanding of the interactions between attention and multisensory processing, and propose a framework that unifies previous, apparently discordant, findings. © 2010 Elsevier Ltd.&quot;,&quot;issue&quot;:&quot;9&quot;,&quot;volume&quot;:&quot;14&quot;,&quot;container-title-short&quot;:&quot;Trends Cogn. Sci.&quot;},&quot;isTemporary&quot;:false}]},{&quot;citationID&quot;:&quot;MENDELEY_CITATION_d73094d3-7739-4280-a956-cbeb47153529&quot;,&quot;properties&quot;:{&quot;noteIndex&quot;:0},&quot;isEdited&quot;:false,&quot;manualOverride&quot;:{&quot;isManuallyOverridden&quot;:false,&quot;citeprocText&quot;:&quot;&lt;sup&gt;75&lt;/sup&gt;&quot;,&quot;manualOverrideText&quot;:&quot;&quot;},&quot;citationTag&quot;:&quot;MENDELEY_CITATION_v3_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&quot;,&quot;citationItems&quot;:[{&quot;id&quot;:&quot;39662e94-4463-3d7f-adcd-fb8f934af6b9&quot;,&quot;itemData&quot;:{&quot;type&quot;:&quot;article-journal&quot;,&quot;id&quot;:&quot;39662e94-4463-3d7f-adcd-fb8f934af6b9&quot;,&quot;title&quot;:&quot;Voluntary Attention Enhances Contrast Appearance&quot;,&quot;author&quot;:[{&quot;family&quot;:&quot;Liu&quot;,&quot;given&quot;:&quot;Taosheng&quot;,&quot;parse-names&quot;:false,&quot;dropping-particle&quot;:&quot;&quot;,&quot;non-dropping-particle&quot;:&quot;&quot;},{&quot;family&quot;:&quot;Abrams&quot;,&quot;given&quot;:&quot;Jared&quot;,&quot;parse-names&quot;:false,&quot;dropping-particle&quot;:&quot;&quot;,&quot;non-dropping-particle&quot;:&quot;&quot;},{&quot;family&quot;:&quot;Carrasco&quot;,&quot;given&quot;:&quot;Marisa&quot;,&quot;parse-names&quot;:false,&quot;dropping-particle&quot;:&quot;&quot;,&quot;non-dropping-particle&quot;:&quot;&quot;}],&quot;container-title&quot;:&quot;Psychological Science&quot;,&quot;DOI&quot;:&quot;10.1111/j.1467-9280.2009.02300.x&quot;,&quot;ISSN&quot;:&quot;0956-7976&quot;,&quot;URL&quot;:&quot;https://journals.sagepub.com/doi/10.1111/j.1467-9280.2009.02300.x&quot;,&quot;issued&quot;:{&quot;date-parts&quot;:[[2009,3,1]]},&quot;page&quot;:&quot;354-362&quot;,&quot;abstract&quot;:&quot;&lt;p&gt;Voluntary (endogenous, sustained) covert spatial attention selects relevant sensory information for prioritized processing. The behavioral and neural consequences of such selection have been extensively documented, but its phenomenology has received little empirical investigation. We asked whether voluntary attention affects the subjective appearance of contrast—a fundamental dimension of visual perception. We used a demanding rapid serial visual presentation (RSVP) task to direct endogenous attention to a given location and measured perceived contrast at the attended and unattended locations. Attention increased perceived contrast of suprathreshold stimuli and also improved performance on a concurrent orientation discrimination task at the cued location. We ruled out response bias as an alternative account of the pattern of results. Thus, this study establishes that voluntary attention enhances perceived contrast. This phenomenological consequence links behavioral and neurophysiological studies on the effects of attention.&lt;/p&gt;&quot;,&quot;issue&quot;:&quot;3&quot;,&quot;volume&quot;:&quot;20&quot;,&quot;container-title-short&quot;:&quot;Psychol. Sci.&quot;},&quot;isTemporary&quot;:false}]},{&quot;citationID&quot;:&quot;MENDELEY_CITATION_b91d2eb5-9ee1-4de2-b1e5-23815d2da55c&quot;,&quot;properties&quot;:{&quot;noteIndex&quot;:0},&quot;isEdited&quot;:false,&quot;manualOverride&quot;:{&quot;isManuallyOverridden&quot;:false,&quot;citeprocText&quot;:&quot;&lt;sup&gt;76&lt;/sup&gt;&quot;,&quot;manualOverrideText&quot;:&quot;&quot;},&quot;citationTag&quot;:&quot;MENDELEY_CITATION_v3_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&quot;,&quot;citationItems&quot;:[{&quot;id&quot;:&quot;dc1d0daf-1d46-3fd6-bf0f-fe8b66707c73&quot;,&quot;itemData&quot;:{&quot;type&quot;:&quot;article-journal&quot;,&quot;id&quot;:&quot;dc1d0daf-1d46-3fd6-bf0f-fe8b66707c73&quot;,&quot;title&quot;:&quot;Odor/taste integration and the perception of flavor&quot;,&quot;author&quot;:[{&quot;family&quot;:&quot;Small&quot;,&quot;given&quot;:&quot;Dana M.&quot;,&quot;parse-names&quot;:false,&quot;dropping-particle&quot;:&quot;&quot;,&quot;non-dropping-particle&quot;:&quot;&quot;},{&quot;family&quot;:&quot;Prescott&quot;,&quot;given&quot;:&quot;John&quot;,&quot;parse-names&quot;:false,&quot;dropping-particle&quot;:&quot;&quot;,&quot;non-dropping-particle&quot;:&quot;&quot;}],&quot;container-title&quot;:&quot;Experimental Brain Research&quot;,&quot;DOI&quot;:&quot;10.1007/s00221-005-2376-9&quot;,&quot;ISSN&quot;:&quot;0014-4819&quot;,&quot;URL&quot;:&quot;http://link.springer.com/10.1007/s00221-005-2376-9&quot;,&quot;issued&quot;:{&quot;date-parts&quot;:[[2005,10,19]]},&quot;page&quot;:&quot;345-357&quot;,&quot;abstract&quot;:&quot;Perceptions of the flavors of foods or beverages reflect information derived from multiple sensory afferents, including gustatory, olfactory, and somatosensory fibers. Although flavor perception therefore arises from the central integration of multiple sensory inputs, it is possible to distinguish the different modalities contributing to flavor, especially when attention is drawn to particular sensory characteristics. Nevertheless, our experiences of the flavor of a food or beverage are also simultaneously of an overall unitary perception. Research aimed at understanding the mechanisms behind this integrated flavor perception is, for the most part, relatively recent. However, psychophysical, neuroimaging and neurophysiological studies on cross-modal sensory interactions involved in flavor perception have started to provide an understanding of the integrated activity of sensory systems that generate such unitary perceptions, and hence the mechanisms by which these signals are \&quot;functionally united when anatomically separated\&quot;. Here we review this recent research on odor/taste integration, and propose a model of flavor processing that depends on prior experience with the particular combination of sensory inputs, temporal and spatial concurrence, and attentional allocation. We propose that flavor perception depends upon neural processes occurring in chemosensory regions of the brain, including the anterior insula, frontal operculum, orbitofrontal cortex and anterior cingulate cortex, as well as upon the interaction of this chemosensory \&quot;flavor network\&quot; with other heteromodal regions including the posterior parietal cortex and possibly the ventral lateral prefrontal cortex. © Springer-Verlag 2005.&quot;,&quot;issue&quot;:&quot;3-4&quot;,&quot;volume&quot;:&quot;166&quot;,&quot;container-title-short&quot;:&quot;Exp. Brain Res.&quot;},&quot;isTemporary&quot;:false}]},{&quot;citationID&quot;:&quot;MENDELEY_CITATION_04e64651-6336-40c9-a607-3c8427490259&quot;,&quot;properties&quot;:{&quot;noteIndex&quot;:0},&quot;isEdited&quot;:false,&quot;manualOverride&quot;:{&quot;isManuallyOverridden&quot;:false,&quot;citeprocText&quot;:&quot;&lt;sup&gt;77&lt;/sup&gt;&quot;,&quot;manualOverrideText&quot;:&quot;&quot;},&quot;citationTag&quot;:&quot;MENDELEY_CITATION_v3_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&quot;,&quot;citationItems&quot;:[{&quot;id&quot;:&quot;100d6ca2-e7b4-32b6-8fa8-49ee09d042ff&quot;,&quot;itemData&quot;:{&quot;type&quot;:&quot;article-journal&quot;,&quot;id&quot;:&quot;100d6ca2-e7b4-32b6-8fa8-49ee09d042ff&quot;,&quot;title&quot;:&quot;How brains beware: neural mechanisms of emotional attention&quot;,&quot;author&quot;:[{&quot;family&quot;:&quot;Vuilleumier&quot;,&quot;given&quot;:&quot;Patrik&quot;,&quot;parse-names&quot;:false,&quot;dropping-particle&quot;:&quot;&quot;,&quot;non-dropping-particle&quot;:&quot;&quot;}],&quot;container-title&quot;:&quot;Trends in Cognitive Sciences&quot;,&quot;DOI&quot;:&quot;10.1016/j.tics.2005.10.011&quot;,&quot;ISSN&quot;:&quot;13646613&quot;,&quot;URL&quot;:&quot;https://linkinghub.elsevier.com/retrieve/pii/S1364661305003025&quot;,&quot;issued&quot;:{&quot;date-parts&quot;:[[2005,12]]},&quot;page&quot;:&quot;585-594&quot;,&quot;abstract&quot;:&quot;Emotional processes not only serve to record the value of sensory events, but also to elicit adaptive responses and modify perception. Recent research using functional brain imaging in human subjects has begun to reveal neural substrates by which sensory processing and attention can be modulated by the affective significance of stimuli. The amygdala plays a crucial role in providing both direct and indirect top-down signals on sensory pathways, which can influence the representation of emotional events, especially when related to threat. These modulatory effects implement specialized mechanisms of 'emotional attention' that might supplement but also compete with other sources of top-down control on perception. This work should help to elucidate the neural processes and temporal dynamics governing the integration of cognitive and affective influences in attention and behaviour. © 2005 Elsevier Ltd. All rights reserved.&quot;,&quot;issue&quot;:&quot;12&quot;,&quot;volume&quot;:&quot;9&quot;,&quot;container-title-short&quot;:&quot;Trends Cogn. Sci.&quot;},&quot;isTemporary&quot;:false}]},{&quot;citationID&quot;:&quot;MENDELEY_CITATION_36e4b82e-c6ef-4b01-b45c-9a67896a96f4&quot;,&quot;properties&quot;:{&quot;noteIndex&quot;:0},&quot;isEdited&quot;:false,&quot;manualOverride&quot;:{&quot;isManuallyOverridden&quot;:false,&quot;citeprocText&quot;:&quot;&lt;sup&gt;32&lt;/sup&gt;&quot;,&quot;manualOverrideText&quot;:&quot;&quot;},&quot;citationTag&quot;:&quot;MENDELEY_CITATION_v3_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&quot;,&quot;citationItems&quot;:[{&quot;id&quot;:&quot;5e90b6d5-8990-32c8-be06-3190c2d90e8d&quot;,&quot;itemData&quot;:{&quot;type&quot;:&quot;book&quot;,&quot;id&quot;:&quot;5e90b6d5-8990-32c8-be06-3190c2d90e8d&quot;,&quot;title&quot;:&quot;Multisensory Experiences&quot;,&quot;author&quot;:[{&quot;family&quot;:&quot;Velasco&quot;,&quot;given&quot;:&quot;Carlos&quot;,&quot;parse-names&quot;:false,&quot;dropping-particle&quot;:&quot;&quot;,&quot;non-dropping-particle&quot;:&quot;&quot;},{&quot;family&quot;:&quot;Obrist&quot;,&quot;given&quot;:&quot;Marianna&quot;,&quot;parse-names&quot;:false,&quot;dropping-particle&quot;:&quot;&quot;,&quot;non-dropping-particle&quot;:&quot;&quot;}],&quot;container-title&quot;:&quot;Multisensory Experiences: where the Senses Meet Technology, Second Edition&quot;,&quot;DOI&quot;:&quot;10.1093/oso/9780198886709.001.0001&quot;,&quot;ISBN&quot;:&quot;0198886705&quot;,&quot;URL&quot;:&quot;https://academic.oup.com/book/59863&quot;,&quot;issued&quot;:{&quot;date-parts&quot;:[[2025,4,15]]},&quot;number-of-pages&quot;:&quot;1 – 166&quot;,&quot;publisher&quot;:&quot;Oxford University PressOxford&quot;,&quot;container-title-short&quot;:&quot;&quot;},&quot;isTemporary&quot;:false,&quot;suppress-author&quot;:false,&quot;composite&quot;:false,&quot;author-only&quot;:false}]},{&quot;citationID&quot;:&quot;MENDELEY_CITATION_bfb45aae-0b18-4349-bdbc-29da6edb84b8&quot;,&quot;properties&quot;:{&quot;noteIndex&quot;:0},&quot;isEdited&quot;:false,&quot;manualOverride&quot;:{&quot;isManuallyOverridden&quot;:false,&quot;citeprocText&quot;:&quot;&lt;sup&gt;78&lt;/sup&gt;&quot;,&quot;manualOverrideText&quot;:&quot;&quot;},&quot;citationTag&quot;:&quot;MENDELEY_CITATION_v3_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&quot;,&quot;citationItems&quot;:[{&quot;id&quot;:&quot;bee214ac-4a99-3f5d-a465-2c2233f42d2d&quot;,&quot;itemData&quot;:{&quot;type&quot;:&quot;article-journal&quot;,&quot;id&quot;:&quot;bee214ac-4a99-3f5d-a465-2c2233f42d2d&quot;,&quot;title&quot;:&quot;Onboarding and offboarding in virtual reality: A user-centred framework for audience experience across genres and spaces&quot;,&quot;author&quot;:[{&quot;family&quot;:&quot;Whittaker&quot;,&quot;given&quot;:&quot;Laryssa&quot;,&quot;parse-names&quot;:false,&quot;dropping-particle&quot;:&quot;&quot;,&quot;non-dropping-particle&quot;:&quot;&quot;}],&quot;container-title&quot;:&quot;Convergence: The International Journal of Research into New Media Technologies&quot;,&quot;DOI&quot;:&quot;10.1177/13548565231187329&quot;,&quot;ISSN&quot;:&quot;1354-8565&quot;,&quot;URL&quot;:&quot;https://journals.sagepub.com/doi/10.1177/13548565231187329&quot;,&quot;issued&quot;:{&quot;date-parts&quot;:[[2025,2,17]]},&quot;page&quot;:&quot;87-106&quot;,&quot;abstract&quot;:&quot;&lt;p&gt;Virtual reality (VR) technology is an emerging medium of experience in many different public-facing entertainment and cultural contexts, such as immersive theatre, live performance, VR film festivals, gaming arcades, escape rooms, and museum exhibitions. The processes of ushering audience members or users into the virtual experience and out again, to which I refer here as ‘onboarding’ and ‘offboarding’, have been considered within some specific contexts, or on a case-by-case basis, but to date no systematised consideration of VR onboarding and offboarding has been produced. One reason for this is that ambiguities in disciplinary and practical definitions of immersion have obscured the relationship between VR technology and users. Clarification of this relationship results in clear evidence of a need for attention to onboarding and offboarding processes in public-facing contexts. In this paper, I define onboarding and offboarding, and present a framework for considering the onboarding and offboarding experiences of virtual reality audiences that helps stakeholders identify both their responsibilities to audiences and the best way to facilitate the immersive experience. This framework is based upon identifying experience goals, centred on the affordances of virtual reality and principles of immersion and presence, and utilises the Immersive Audience Framework developed by StoryFutures in its interdisciplinary research with immersive audiences since 2019.&lt;/p&gt;&quot;,&quot;issue&quot;:&quot;1&quot;,&quot;volume&quot;:&quot;31&quot;,&quot;container-title-short&quot;:&quot;&quot;},&quot;isTemporary&quot;:false,&quot;suppress-author&quot;:false,&quot;composite&quot;:false,&quot;author-only&quot;:false}]},{&quot;citationID&quot;:&quot;MENDELEY_CITATION_50a45880-5fbd-4823-b951-0a8cf54ebb55&quot;,&quot;properties&quot;:{&quot;noteIndex&quot;:0},&quot;isEdited&quot;:false,&quot;manualOverride&quot;:{&quot;isManuallyOverridden&quot;:false,&quot;citeprocText&quot;:&quot;&lt;sup&gt;79,80&lt;/sup&gt;&quot;,&quot;manualOverrideText&quot;:&quot;&quot;},&quot;citationTag&quot;:&quot;MENDELEY_CITATION_v3_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&quot;,&quot;citationItems&quot;:[{&quot;id&quot;:&quot;431b50c8-e539-3244-8e6f-7fd93cd6680d&quot;,&quot;itemData&quot;:{&quot;type&quot;:&quot;webpage&quot;,&quot;id&quot;:&quot;431b50c8-e539-3244-8e6f-7fd93cd6680d&quot;,&quot;title&quot;:&quot;Sphere Entertainment Unveils The Most Advanced Concert-Grade Audio System In The World: Sphere Immersive Sound, Powered By HOLOPLOT&quot;,&quot;author&quot;:[{&quot;family&quot;:&quot;Sphere Entertainment Co.&quot;,&quot;given&quot;:&quot;&quot;,&quot;parse-names&quot;:false,&quot;dropping-particle&quot;:&quot;&quot;,&quot;non-dropping-particle&quot;:&quot;&quot;}],&quot;accessed&quot;:{&quot;date-parts&quot;:[[2026,3,18]]},&quot;URL&quot;:&quot;https://www.sphereentertainmentco.com/sphere-entertainment-unveils-the-most-advanced-concert-grade-audio-system-in-the-world-sphere-immersive-sound-powered-by-holoplot/&quot;,&quot;issued&quot;:{&quot;date-parts&quot;:[[2023]]},&quot;container-title-short&quot;:&quot;&quot;},&quot;isTemporary&quot;:false,&quot;suppress-author&quot;:false,&quot;composite&quot;:false,&quot;author-only&quot;:false},{&quot;id&quot;:&quot;3d87a121-a16d-37ba-a254-ca0dc3b97dc1&quot;,&quot;itemData&quot;:{&quot;type&quot;:&quot;webpage&quot;,&quot;id&quot;:&quot;3d87a121-a16d-37ba-a254-ca0dc3b97dc1&quot;,&quot;title&quot;:&quot;Sphere Shakes Things Up with Haptic Seating&quot;,&quot;author&quot;:[{&quot;family&quot;:&quot;Mix Staff&quot;,&quot;given&quot;:&quot;&quot;,&quot;parse-names&quot;:false,&quot;dropping-particle&quot;:&quot;&quot;,&quot;non-dropping-particle&quot;:&quot;&quot;}],&quot;accessed&quot;:{&quot;date-parts&quot;:[[2026,3,18]]},&quot;URL&quot;:&quot;https://www.mixonline.com/live-sound/sphere-shakes-things-up-with-haptic-seating&quot;,&quot;issued&quot;:{&quot;date-parts&quot;:[[2023,11,10]]},&quot;container-title-short&quot;:&quot;&quot;},&quot;isTemporary&quot;:false}]},{&quot;citationID&quot;:&quot;MENDELEY_CITATION_e04c3f2a-0bdb-4a7b-8946-127708df1540&quot;,&quot;properties&quot;:{&quot;noteIndex&quot;:0},&quot;isEdited&quot;:false,&quot;manualOverride&quot;:{&quot;isManuallyOverridden&quot;:false,&quot;citeprocText&quot;:&quot;&lt;sup&gt;81&lt;/sup&gt;&quot;,&quot;manualOverrideText&quot;:&quot;&quot;},&quot;citationTag&quot;:&quot;MENDELEY_CITATION_v3_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&quot;,&quot;citationItems&quot;:[{&quot;id&quot;:&quot;cddf32be-9c86-3e65-8090-9391def7b65e&quot;,&quot;itemData&quot;:{&quot;type&quot;:&quot;article-newspaper&quot;,&quot;id&quot;:&quot;cddf32be-9c86-3e65-8090-9391def7b65e&quot;,&quot;title&quot;:&quot;It was the best day of my life!&quot;,&quot;author&quot;:[{&quot;family&quot;:&quot;The Guardian&quot;,&quot;given&quot;:&quot;&quot;,&quot;parse-names&quot;:false,&quot;dropping-particle&quot;:&quot;&quot;,&quot;non-dropping-particle&quot;:&quot;&quot;}],&quot;accessed&quot;:{&quot;date-parts&quot;:[[2025,9,22]]},&quot;URL&quot;:&quot;https://www.theguardian.com/music/2022/jun/09/guardian-readers-on-abba-voyage&quot;,&quot;issued&quot;:{&quot;date-parts&quot;:[[2022,6,9]]},&quot;container-title-short&quot;:&quot;&quot;},&quot;isTemporary&quot;:false,&quot;suppress-author&quot;:false,&quot;composite&quot;:false,&quot;author-only&quot;:false}]},{&quot;citationID&quot;:&quot;MENDELEY_CITATION_2df09e94-2f6d-4e63-a579-106c169dc826&quot;,&quot;properties&quot;:{&quot;noteIndex&quot;:0},&quot;isEdited&quot;:false,&quot;manualOverride&quot;:{&quot;isManuallyOverridden&quot;:false,&quot;citeprocText&quot;:&quot;&lt;sup&gt;82&lt;/sup&gt;&quot;,&quot;manualOverrideText&quot;:&quot;&quot;},&quot;citationTag&quot;:&quot;MENDELEY_CITATION_v3_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&quot;,&quot;citationItems&quot;:[{&quot;id&quot;:&quot;9442af7e-b157-3c1b-8a1a-d529c158e7c8&quot;,&quot;itemData&quot;:{&quot;type&quot;:&quot;article-journal&quot;,&quot;id&quot;:&quot;9442af7e-b157-3c1b-8a1a-d529c158e7c8&quot;,&quot;title&quot;:&quot;Holographic ABBA: Examining Fan Responses to ABBA’s Virtual “Live” Concert&quot;,&quot;author&quot;:[{&quot;family&quot;:&quot;Matthews&quot;,&quot;given&quot;:&quot;Justin&quot;,&quot;parse-names&quot;:false,&quot;dropping-particle&quot;:&quot;&quot;,&quot;non-dropping-particle&quot;:&quot;&quot;},{&quot;family&quot;:&quot;Nairn&quot;,&quot;given&quot;:&quot;Angelique&quot;,&quot;parse-names&quot;:false,&quot;dropping-particle&quot;:&quot;&quot;,&quot;non-dropping-particle&quot;:&quot;&quot;}],&quot;container-title&quot;:&quot;Popular Music and Society&quot;,&quot;DOI&quot;:&quot;10.1080/03007766.2023.2208048&quot;,&quot;ISSN&quot;:&quot;17401712&quot;,&quot;issued&quot;:{&quot;date-parts&quot;:[[2023]]},&quot;abstract&quot;:&quot;In 2021, ABBA reunited, released a new album, Voyage, and announced holographic concerts featuring their digital avatars or “ABBAtars.” Using visual effects and motion capture technology, these performances create a realistic illusion without physical presence. This study analyzed reactions to these virtual musicians, highlighting concerns of ageism, undermining live music, and profit-driven motives. While the public was excited to “experience” ABBA again, there was speculation about the nature of a virtual concert.&quot;,&quot;issue&quot;:&quot;3&quot;,&quot;volume&quot;:&quot;46&quot;,&quot;container-title-short&quot;:&quot;&quot;},&quot;isTemporary&quot;:false,&quot;suppress-author&quot;:false,&quot;composite&quot;:false,&quot;author-only&quot;:false}]},{&quot;citationID&quot;:&quot;MENDELEY_CITATION_8014081d-5869-4a7d-b157-978768489271&quot;,&quot;properties&quot;:{&quot;noteIndex&quot;:0},&quot;isEdited&quot;:false,&quot;manualOverride&quot;:{&quot;isManuallyOverridden&quot;:false,&quot;citeprocText&quot;:&quot;&lt;sup&gt;83&lt;/sup&gt;&quot;,&quot;manualOverrideText&quot;:&quot;&quot;},&quot;citationTag&quot;:&quot;MENDELEY_CITATION_v3_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&quot;,&quot;citationItems&quot;:[{&quot;id&quot;:&quot;e7fc4308-958a-3b3c-bd2b-d267889442c5&quot;,&quot;itemData&quot;:{&quot;type&quot;:&quot;article-journal&quot;,&quot;id&quot;:&quot;e7fc4308-958a-3b3c-bd2b-d267889442c5&quot;,&quot;title&quot;:&quot;Locating liveness in holographic performances: technological anxiety and participatory fandom at Vocaloid concerts&quot;,&quot;author&quot;:[{&quot;family&quot;:&quot;Michaud&quot;,&quot;given&quot;:&quot;Alyssa&quot;,&quot;parse-names&quot;:false,&quot;dropping-particle&quot;:&quot;&quot;,&quot;non-dropping-particle&quot;:&quot;&quot;}],&quot;container-title&quot;:&quot;Popular Music&quot;,&quot;DOI&quot;:&quot;10.1017/S0261143021000660&quot;,&quot;ISSN&quot;:&quot;02611430&quot;,&quot;issued&quot;:{&quot;date-parts&quot;:[[2022]]},&quot;abstract&quot;:&quot;This article addresses the growing global phenomenon of automated holographic concerts given by virtual pop stars called ‘Vocaloids’. Alternately acclaimed by music journalists as ‘the future of music’ and derided as ‘a robo-show, a concert simulacrum’, Vocaloid concerts across the past 10 years have sparked feelings of anxiety and prompted debate about the loss of human interaction at pre-programmed concerts. In this article, I extend Vocaloid research from recent work that addresses Vocaloid's creative online community into the middle of arenas of screaming fans, drawing on participant observation, reception history and live performance analysis in order to demonstrate the importance of participatory fandom in Vocaloid culture and its implications for 21st-century concepts of liveness. I argue that the creation of cultural meaning and the most significant interactions occur within the audience itself, when online amateur music-making communities intersect with participatory fandom at live concert events.&quot;,&quot;issue&quot;:&quot;1&quot;,&quot;volume&quot;:&quot;41&quot;,&quot;container-title-short&quot;:&quot;&quot;},&quot;isTemporary&quot;:false,&quot;suppress-author&quot;:false,&quot;composite&quot;:false,&quot;author-only&quot;:false}]},{&quot;citationID&quot;:&quot;MENDELEY_CITATION_134c9665-8ae8-48ff-9329-cf6881016cb5&quot;,&quot;properties&quot;:{&quot;noteIndex&quot;:0},&quot;isEdited&quot;:false,&quot;manualOverride&quot;:{&quot;isManuallyOverridden&quot;:false,&quot;citeprocText&quot;:&quot;&lt;sup&gt;84&lt;/sup&gt;&quot;,&quot;manualOverrideText&quot;:&quot;&quot;},&quot;citationTag&quot;:&quot;MENDELEY_CITATION_v3_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&quot;,&quot;citationItems&quot;:[{&quot;id&quot;:&quot;3a81dd34-15fe-31db-9795-413d4d78fc85&quot;,&quot;itemData&quot;:{&quot;type&quot;:&quot;webpage&quot;,&quot;id&quot;:&quot;3a81dd34-15fe-31db-9795-413d4d78fc85&quot;,&quot;title&quot;:&quot;A super realistic giant 3D cat has appeared on a billboard in Shinjuku&quot;,&quot;author&quot;:[{&quot;family&quot;:&quot;Imada&quot;,&quot;given&quot;:&quot;Kaila&quot;,&quot;parse-names&quot;:false,&quot;dropping-particle&quot;:&quot;&quot;,&quot;non-dropping-particle&quot;:&quot;&quot;}],&quot;container-title&quot;:&quot;TimeOut Tokyo&quot;,&quot;accessed&quot;:{&quot;date-parts&quot;:[[2026,3,18]]},&quot;URL&quot;:&quot;https://www.timeout.com/tokyo/news/a-super-realistic-giant-3d-cat-has-appeared-on-a-billboard-in-shinjuku-070621&quot;,&quot;issued&quot;:{&quot;date-parts&quot;:[[2021,8,12]]},&quot;container-title-short&quot;:&quot;&quot;},&quot;isTemporary&quot;:false,&quot;suppress-author&quot;:false,&quot;composite&quot;:false,&quot;author-only&quot;:false}]},{&quot;citationID&quot;:&quot;MENDELEY_CITATION_d05d4f8f-eb66-48d5-a724-c28d1712484b&quot;,&quot;properties&quot;:{&quot;noteIndex&quot;:0},&quot;isEdited&quot;:false,&quot;manualOverride&quot;:{&quot;isManuallyOverridden&quot;:false,&quot;citeprocText&quot;:&quot;&lt;sup&gt;85&lt;/sup&gt;&quot;,&quot;manualOverrideText&quot;:&quot;&quot;},&quot;citationTag&quot;:&quot;MENDELEY_CITATION_v3_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&quot;,&quot;citationItems&quot;:[{&quot;id&quot;:&quot;ada882b4-4ccd-363e-bfdc-bcbcb91eca55&quot;,&quot;itemData&quot;:{&quot;type&quot;:&quot;article-journal&quot;,&quot;id&quot;:&quot;ada882b4-4ccd-363e-bfdc-bcbcb91eca55&quot;,&quot;title&quot;:&quot;Detecting meaning in RSVP at 13 ms per picture&quot;,&quot;author&quot;:[{&quot;family&quot;:&quot;Potter&quot;,&quot;given&quot;:&quot;Mary C.&quot;,&quot;parse-names&quot;:false,&quot;dropping-particle&quot;:&quot;&quot;,&quot;non-dropping-particle&quot;:&quot;&quot;},{&quot;family&quot;:&quot;Wyble&quot;,&quot;given&quot;:&quot;Brad&quot;,&quot;parse-names&quot;:false,&quot;dropping-particle&quot;:&quot;&quot;,&quot;non-dropping-particle&quot;:&quot;&quot;},{&quot;family&quot;:&quot;Hagmann&quot;,&quot;given&quot;:&quot;Carl Erick&quot;,&quot;parse-names&quot;:false,&quot;dropping-particle&quot;:&quot;&quot;,&quot;non-dropping-particle&quot;:&quot;&quot;},{&quot;family&quot;:&quot;McCourt&quot;,&quot;given&quot;:&quot;Emily S.&quot;,&quot;parse-names&quot;:false,&quot;dropping-particle&quot;:&quot;&quot;,&quot;non-dropping-particle&quot;:&quot;&quot;}],&quot;container-title&quot;:&quot;Attention, Perception, &amp; Psychophysics&quot;,&quot;DOI&quot;:&quot;10.3758/s13414-013-0605-z&quot;,&quot;ISSN&quot;:&quot;1943-3921&quot;,&quot;URL&quot;:&quot;https://link.springer.com/10.3758/s13414-013-0605-z&quot;,&quot;issued&quot;:{&quot;date-parts&quot;:[[2014,2,28]]},&quot;page&quot;:&quot;270-279&quot;,&quot;abstract&quot;:&quot;The visual system is exquisitely adapted to the task of extracting conceptual information from visual input with every new eye fixation, three or four times a second. Here we assess the minimum viewing time needed for visual comprehension, using rapid serial visual presentation (RSVP) of a series of six or 12 pictures presented at between 13 and 80 ms per picture, with no interstimulus interval. Participants were to detect a picture specified by a name (e.g., smiling couple) that was given just before or immediately after the sequence. Detection improved with increasing duration and was better when the name was presented before the sequence, but performance was significantly above chance at all durations, whether the target was named before or only after the sequence. The results are consistent with feedforward models, in which an initial wave of neural activity through the ventral stream is sufficient to allow identification of a complex visual stimulus in a single forward pass. Although we discuss other explanations, the results suggest that neither reentrant processing from higher to lower levels nor advance information about the stimulus is necessary for the conscious detection of rapidly presented, complex visual information. © 2014 Psychonomic Society, Inc.&quot;,&quot;publisher&quot;:&quot;Psychonomic Society Inc.&quot;,&quot;issue&quot;:&quot;2&quot;,&quot;volume&quot;:&quot;76&quot;,&quot;container-title-short&quot;:&quot;Atten. Percept. Psychophys.&quot;},&quot;isTemporary&quot;:false}]},{&quot;citationID&quot;:&quot;MENDELEY_CITATION_c835715d-5062-46bd-9996-8e20a2f891bc&quot;,&quot;properties&quot;:{&quot;noteIndex&quot;:0},&quot;isEdited&quot;:false,&quot;manualOverride&quot;:{&quot;isManuallyOverridden&quot;:false,&quot;citeprocText&quot;:&quot;&lt;sup&gt;86&lt;/sup&gt;&quot;,&quot;manualOverrideText&quot;:&quot;&quot;},&quot;citationTag&quot;:&quot;MENDELEY_CITATION_v3_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&quot;,&quot;citationItems&quot;:[{&quot;id&quot;:&quot;519ac1d0-305d-3d3a-80f4-87da99828cc3&quot;,&quot;itemData&quot;:{&quot;type&quot;:&quot;article-journal&quot;,&quot;id&quot;:&quot;519ac1d0-305d-3d3a-80f4-87da99828cc3&quot;,&quot;title&quot;:&quot;Pinhole Viewing Strengthens the Hollow-Face Illusion&quot;,&quot;author&quot;:[{&quot;family&quot;:&quot;Koessler&quot;,&quot;given&quot;:&quot;Trent&quot;,&quot;parse-names&quot;:false,&quot;dropping-particle&quot;:&quot;&quot;,&quot;non-dropping-particle&quot;:&quot;&quot;},{&quot;family&quot;:&quot;Hill&quot;,&quot;given&quot;:&quot;Harold&quot;,&quot;parse-names&quot;:false,&quot;dropping-particle&quot;:&quot;&quot;,&quot;non-dropping-particle&quot;:&quot;&quot;}],&quot;container-title&quot;:&quot;i-Perception&quot;,&quot;DOI&quot;:&quot;10.1177/0301006615599304&quot;,&quot;ISSN&quot;:&quot;2041-6695&quot;,&quot;URL&quot;:&quot;https://journals.sagepub.com/doi/10.1177/0301006615599304&quot;,&quot;issued&quot;:{&quot;date-parts&quot;:[[2015,8,1]]},&quot;page&quot;:&quot;1-9&quot;,&quot;abstract&quot;:&quot;&lt;p&gt;A hollow (concave) mask appears convex when viewed from beyond a certain distance even when viewed stereoscopically—this is the hollow-face illusion. At close viewing distances, the same mask is seen as hollow even when disparity information is eliminated by monocular viewing. A potential source of nonpictorial, monocular information that favors a veridical percept at close distances is accommodation in conjunction with focus blur. In this article, we used pinhole viewing to minimize this potential source of information and test whether it affects whether a hollow mask is seen as veridical (concave) or illusory (convex). Since monocular viewing also facilitates the illusory (convex) percept, it was included in the design both as a comparison and to test whether any effect of accommodation depends on vergence. Pinhole viewing was found favor the illusory percept, and its effect was at least as large as, and added to, that of monocular viewing. A control experiment using tinted glasses that attenuate illumination at least as much as the pinholes did not strengthen the illusion ruling out explanations in terms of reduced luminance. For pinhole viewing, there was no difference between monocular and binocular conditions. The results are interpreted as evidence that focus driven depth information affects perceived three-dimensional shape at close distances even when other sources of depth information are available. The lack of a difference between monocular and binocular pinhole viewing suggests that, by disrupting accommodation, pinholes may also interfere with linked vergence cues to depth.&lt;/p&gt;&quot;,&quot;publisher&quot;:&quot;SAGE Publications Ltd&quot;,&quot;issue&quot;:&quot;4&quot;,&quot;volume&quot;:&quot;6&quot;,&quot;container-title-short&quot;:&quot;Iperception&quot;},&quot;isTemporary&quot;:false}]},{&quot;citationID&quot;:&quot;MENDELEY_CITATION_14a726b6-dc41-4042-ad81-ad383619574b&quot;,&quot;properties&quot;:{&quot;noteIndex&quot;:0},&quot;isEdited&quot;:false,&quot;manualOverride&quot;:{&quot;isManuallyOverridden&quot;:false,&quot;citeprocText&quot;:&quot;&lt;sup&gt;87&lt;/sup&gt;&quot;,&quot;manualOverrideText&quot;:&quot;&quot;},&quot;citationTag&quot;:&quot;MENDELEY_CITATION_v3_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&quot;,&quot;citationItems&quot;:[{&quot;id&quot;:&quot;eeb207dd-88ef-3e36-99fd-456c887dc6a8&quot;,&quot;itemData&quot;:{&quot;type&quot;:&quot;article-journal&quot;,&quot;id&quot;:&quot;eeb207dd-88ef-3e36-99fd-456c887dc6a8&quot;,&quot;title&quot;:&quot;Bringing the Illusion of Reality Inside Museums—A Methodological Proposal for an Advanced Museology Using Holographic Showcases&quot;,&quot;author&quot;:[{&quot;family&quot;:&quot;Pietroni&quot;,&quot;given&quot;:&quot;Eva&quot;,&quot;parse-names&quot;:false,&quot;dropping-particle&quot;:&quot;&quot;,&quot;non-dropping-particle&quot;:&quot;&quot;},{&quot;family&quot;:&quot;Ferdani&quot;,&quot;given&quot;:&quot;Daniele&quot;,&quot;parse-names&quot;:false,&quot;dropping-particle&quot;:&quot;&quot;,&quot;non-dropping-particle&quot;:&quot;&quot;},{&quot;family&quot;:&quot;Forlani&quot;,&quot;given&quot;:&quot;Massimiliano&quot;,&quot;parse-names&quot;:false,&quot;dropping-particle&quot;:&quot;&quot;,&quot;non-dropping-particle&quot;:&quot;&quot;},{&quot;family&quot;:&quot;Pagano&quot;,&quot;given&quot;:&quot;Alfonsina&quot;,&quot;parse-names&quot;:false,&quot;dropping-particle&quot;:&quot;&quot;,&quot;non-dropping-particle&quot;:&quot;&quot;},{&quot;family&quot;:&quot;Rufa&quot;,&quot;given&quot;:&quot;Claudio&quot;,&quot;parse-names&quot;:false,&quot;dropping-particle&quot;:&quot;&quot;,&quot;non-dropping-particle&quot;:&quot;&quot;}],&quot;container-title&quot;:&quot;Informatics&quot;,&quot;DOI&quot;:&quot;10.3390/informatics6010002&quot;,&quot;ISSN&quot;:&quot;2227-9709&quot;,&quot;URL&quot;:&quot;https://www.mdpi.com/2227-9709/6/1/2&quot;,&quot;issued&quot;:{&quot;date-parts&quot;:[[2019,1,4]]},&quot;page&quot;:&quot;2&quot;,&quot;abstract&quot;:&quot;&lt;p&gt;The basic idea of a hologram is an apparition of something that does not exist but appears as if it was just in front of our eyes. These illusion techniques were invented a long time ago. The philosopher and alchemist Giovanni Battista della Porta invented an effect that was later developed and brought to fame by Prof. J. H. Pepper (1821–1900) and applied in theatrical performances. The innovation nowadays consists in the adopted technology to produce them. Taking advantage of the available digital technologies, the challenge we are going to discuss is using holograms in the museum context, inside showcases, to realize a new form of scenography and dramaturgy around the exhibited objects. Case studies will be presented, with a detailed analysis of the EU project CEMEC (Connecting Early Medieval European Collections), where holographic showcases have been designed, built and experimented in EU museums. In this case, the coexistence in the same space of the real artifact and the virtual contents, and interior setup of the showcase, its dynamic lighting system, the script and the sound, converge to create an expressive unity. The reconstruction of sensory and symbolic dimensions that are ‘beyond’ any museum object can take the visitor in the middle of a lively and powerful experience with such technology, and represents an advancement in the museological sector. User experience results and a list of best practices will be presented in the second part of the paper, out of the tests and research activities conducted in these three years of the project.&lt;/p&gt;&quot;,&quot;issue&quot;:&quot;1&quot;,&quot;volume&quot;:&quot;6&quot;,&quot;container-title-short&quot;:&quot;&quot;},&quot;isTemporary&quot;:false,&quot;suppress-author&quot;:false,&quot;composite&quot;:false,&quot;author-only&quot;:false}]},{&quot;citationID&quot;:&quot;MENDELEY_CITATION_5421cb52-b53a-447b-b7eb-ac5049c6eb97&quot;,&quot;properties&quot;:{&quot;noteIndex&quot;:0},&quot;isEdited&quot;:false,&quot;manualOverride&quot;:{&quot;isManuallyOverridden&quot;:false,&quot;citeprocText&quot;:&quot;&lt;sup&gt;88&lt;/sup&gt;&quot;,&quot;manualOverrideText&quot;:&quot;&quot;},&quot;citationTag&quot;:&quot;MENDELEY_CITATION_v3_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&quot;,&quot;citationItems&quot;:[{&quot;id&quot;:&quot;4d9551c5-8166-3775-9b16-104a5202e7b2&quot;,&quot;itemData&quot;:{&quot;type&quot;:&quot;webpage&quot;,&quot;id&quot;:&quot;4d9551c5-8166-3775-9b16-104a5202e7b2&quot;,&quot;title&quot;:&quot;About Colour Blindness&quot;,&quot;author&quot;:[{&quot;family&quot;:&quot;Blind Awareness&quot;,&quot;given&quot;:&quot;&quot;,&quot;parse-names&quot;:false,&quot;dropping-particle&quot;:&quot;&quot;,&quot;non-dropping-particle&quot;:&quot;&quot;}],&quot;accessed&quot;:{&quot;date-parts&quot;:[[2026,3,19]]},&quot;URL&quot;:&quot;https://www.colourblindawareness.org/colour-blindness/&quot;,&quot;container-title-short&quot;:&quot;&quot;},&quot;isTemporary&quot;:false,&quot;suppress-author&quot;:false,&quot;composite&quot;:false,&quot;author-only&quot;:false}]},{&quot;citationID&quot;:&quot;MENDELEY_CITATION_4c1fb79d-4d88-4384-872d-1c315bbd84f2&quot;,&quot;properties&quot;:{&quot;noteIndex&quot;:0},&quot;isEdited&quot;:false,&quot;manualOverride&quot;:{&quot;isManuallyOverridden&quot;:false,&quot;citeprocText&quot;:&quot;&lt;sup&gt;89&lt;/sup&gt;&quot;,&quot;manualOverrideText&quot;:&quot;&quot;},&quot;citationTag&quot;:&quot;MENDELEY_CITATION_v3_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&quot;,&quot;citationItems&quot;:[{&quot;id&quot;:&quot;cf2ee0a1-8572-38a1-aa07-212804b6586b&quot;,&quot;itemData&quot;:{&quot;type&quot;:&quot;webpage&quot;,&quot;id&quot;:&quot;cf2ee0a1-8572-38a1-aa07-212804b6586b&quot;,&quot;title&quot;:&quot;Key information and statistics on sight loss in the UK&quot;,&quot;author&quot;:[{&quot;family&quot;:&quot;Royal National Institute of Blind People&quot;,&quot;given&quot;:&quot;&quot;,&quot;parse-names&quot;:false,&quot;dropping-particle&quot;:&quot;&quot;,&quot;non-dropping-particle&quot;:&quot;&quot;}],&quot;accessed&quot;:{&quot;date-parts&quot;:[[2026,3,19]]},&quot;URL&quot;:&quot;https://www.rnib.org.uk/professionals/research-and-data/key-information-and-statistics-on-sight-loss-in-the-uk/&quot;,&quot;container-title-short&quot;:&quot;&quot;},&quot;isTemporary&quot;:false,&quot;suppress-author&quot;:false,&quot;composite&quot;:false,&quot;author-only&quot;:false}]},{&quot;citationID&quot;:&quot;MENDELEY_CITATION_ccbe7791-baa6-4a4f-9d36-dd08acb43af5&quot;,&quot;properties&quot;:{&quot;noteIndex&quot;:0},&quot;isEdited&quot;:false,&quot;manualOverride&quot;:{&quot;isManuallyOverridden&quot;:false,&quot;citeprocText&quot;:&quot;&lt;sup&gt;90,91&lt;/sup&gt;&quot;,&quot;manualOverrideText&quot;:&quot;&quot;},&quot;citationTag&quot;:&quot;MENDELEY_CITATION_v3_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&quot;,&quot;citationItems&quot;:[{&quot;id&quot;:&quot;142a41d7-4054-3d58-8d68-7df4e594baa1&quot;,&quot;itemData&quot;:{&quot;type&quot;:&quot;webpage&quot;,&quot;id&quot;:&quot;142a41d7-4054-3d58-8d68-7df4e594baa1&quot;,&quot;title&quot;:&quot;W3C Web Accessibility Initiative Home&quot;,&quot;author&quot;:[{&quot;family&quot;:&quot;World Wide Web Consortium&quot;,&quot;given&quot;:&quot;&quot;,&quot;parse-names&quot;:false,&quot;dropping-particle&quot;:&quot;&quot;,&quot;non-dropping-particle&quot;:&quot;&quot;}],&quot;accessed&quot;:{&quot;date-parts&quot;:[[2026,3,19]]},&quot;URL&quot;:&quot;https://www.w3.org/WAI/&quot;,&quot;container-title-short&quot;:&quot;&quot;},&quot;isTemporary&quot;:false,&quot;suppress-author&quot;:false,&quot;composite&quot;:false,&quot;author-only&quot;:false},{&quot;id&quot;:&quot;0bfb4220-8dff-3b68-96ec-bf3c3655ea89&quot;,&quot;itemData&quot;:{&quot;type&quot;:&quot;webpage&quot;,&quot;id&quot;:&quot;0bfb4220-8dff-3b68-96ec-bf3c3655ea89&quot;,&quot;title&quot;:&quot;Digital accessibility&quot;,&quot;author&quot;:[{&quot;family&quot;:&quot;Royal National Institute of Blind People&quot;,&quot;given&quot;:&quot;&quot;,&quot;parse-names&quot;:false,&quot;dropping-particle&quot;:&quot;&quot;,&quot;non-dropping-particle&quot;:&quot;&quot;}],&quot;accessed&quot;:{&quot;date-parts&quot;:[[2026,3,19]]},&quot;URL&quot;:&quot;https://www.rnib.org.uk/professionals-old-version/business-professionals/digital-accessibility-hub/&quot;,&quot;container-title-short&quot;:&quot;&quot;},&quot;isTemporary&quot;:false}]},{&quot;citationID&quot;:&quot;MENDELEY_CITATION_cdfa189a-dfa7-48d4-9140-ea2f7902bfbd&quot;,&quot;properties&quot;:{&quot;noteIndex&quot;:0},&quot;isEdited&quot;:false,&quot;manualOverride&quot;:{&quot;isManuallyOverridden&quot;:false,&quot;citeprocText&quot;:&quot;&lt;sup&gt;92&lt;/sup&gt;&quot;,&quot;manualOverrideText&quot;:&quot;&quot;},&quot;citationTag&quot;:&quot;MENDELEY_CITATION_v3_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&quot;,&quot;citationItems&quot;:[{&quot;id&quot;:&quot;bb35b866-d158-3a17-8ae2-4d5ccb6a0ac8&quot;,&quot;itemData&quot;:{&quot;type&quot;:&quot;article-journal&quot;,&quot;id&quot;:&quot;bb35b866-d158-3a17-8ae2-4d5ccb6a0ac8&quot;,&quot;title&quot;:&quot;Investigating the effect of sound in horror clip on the cardiac electrophysiology of young adults using wavelet packet decomposition and machine learning classifiers&quot;,&quot;author&quot;:[{&quot;family&quot;:&quot;Pradhan&quot;,&quot;given&quot;:&quot;Bikash K.&quot;,&quot;parse-names&quot;:false,&quot;dropping-particle&quot;:&quot;&quot;,&quot;non-dropping-particle&quot;:&quot;&quot;},{&quot;family&quot;:&quot;Mishra&quot;,&quot;given&quot;:&quot;Chinmaya R.&quot;,&quot;parse-names&quot;:false,&quot;dropping-particle&quot;:&quot;&quot;,&quot;non-dropping-particle&quot;:&quot;&quot;},{&quot;family&quot;:&quot;Jarzębski&quot;,&quot;given&quot;:&quot;Maciej&quot;,&quot;parse-names&quot;:false,&quot;dropping-particle&quot;:&quot;&quot;,&quot;non-dropping-particle&quot;:&quot;&quot;},{&quot;family&quot;:&quot;Sivaraman&quot;,&quot;given&quot;:&quot;J&quot;,&quot;parse-names&quot;:false,&quot;dropping-particle&quot;:&quot;&quot;,&quot;non-dropping-particle&quot;:&quot;&quot;},{&quot;family&quot;:&quot;Ray&quot;,&quot;given&quot;:&quot;Sirsendu S.&quot;,&quot;parse-names&quot;:false,&quot;dropping-particle&quot;:&quot;&quot;,&quot;non-dropping-particle&quot;:&quot;&quot;},{&quot;family&quot;:&quot;Mohanty&quot;,&quot;given&quot;:&quot;Satyapriya&quot;,&quot;parse-names&quot;:false,&quot;dropping-particle&quot;:&quot;&quot;,&quot;non-dropping-particle&quot;:&quot;&quot;},{&quot;family&quot;:&quot;Pal&quot;,&quot;given&quot;:&quot;Kunal&quot;,&quot;parse-names&quot;:false,&quot;dropping-particle&quot;:&quot;&quot;,&quot;non-dropping-particle&quot;:&quot;&quot;}],&quot;container-title&quot;:&quot;Biomedical Engineering Advances&quot;,&quot;DOI&quot;:&quot;10.1016/j.bea.2022.100037&quot;,&quot;ISSN&quot;:&quot;26670992&quot;,&quot;URL&quot;:&quot;https://linkinghub.elsevier.com/retrieve/pii/S2667099222000135&quot;,&quot;issued&quot;:{&quot;date-parts&quot;:[[2022,6]]},&quot;page&quot;:&quot;100037&quot;,&quot;abstract&quot;:&quot;The effect of horror sound on electro-cardiac activity is not yet sufficiently explored despite recommendable research on different genres of music and sound. Detecting the impact of these stimuli is a complex task. The current study intends to automatically detect the horror-sound induced cardiac changes using wavelet coefficient-based features extracted from the electrocardiograph signals and several machine learning models. The statistical comparison of these features in the two data groups suggests a significant change in different feature values after exposure to horror sound while watching a horror clip. The statistically discriminative features were employed as input to nine machine learning (ML) models, namely Naïve Bayes, Fast large margin, Logistic regression, generalized linear model, Decision tree, Random Forest, deep learning, gradient boosted tree, and Support vector machine. The performance of these ML models was compared using different performance measures, including accuracy, precision, F-measure, sensitivity, specificity, and area under the curve (AUC). The results suggest the gradient boosted tree is the best performing model in differentiating the horror sound-induced changes in the ECG signals.&quot;,&quot;publisher&quot;:&quot;Elsevier BV&quot;,&quot;volume&quot;:&quot;3&quot;,&quot;container-title-short&quot;:&quot;&quot;},&quot;isTemporary&quot;:false}]},{&quot;citationID&quot;:&quot;MENDELEY_CITATION_323ba224-4c77-43b7-bb36-e8a83d62fb00&quot;,&quot;properties&quot;:{&quot;noteIndex&quot;:0},&quot;isEdited&quot;:false,&quot;manualOverride&quot;:{&quot;isManuallyOverridden&quot;:false,&quot;citeprocText&quot;:&quot;&lt;sup&gt;93&lt;/sup&gt;&quot;,&quot;manualOverrideText&quot;:&quot;&quot;},&quot;citationTag&quot;:&quot;MENDELEY_CITATION_v3_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&quot;,&quot;citationItems&quot;:[{&quot;id&quot;:&quot;ac25dc1e-e704-3d92-a616-70986869b764&quot;,&quot;itemData&quot;:{&quot;type&quot;:&quot;paper-conference&quot;,&quot;id&quot;:&quot;ac25dc1e-e704-3d92-a616-70986869b764&quot;,&quot;title&quot;:&quot;Decoding Fear: Exploring User Experiences in Virtual Reality Horror Games&quot;,&quot;author&quot;:[{&quot;family&quot;:&quot;Zhang&quot;,&quot;given&quot;:&quot;He&quot;,&quot;parse-names&quot;:false,&quot;dropping-particle&quot;:&quot;&quot;,&quot;non-dropping-particle&quot;:&quot;&quot;},{&quot;family&quot;:&quot;Li&quot;,&quot;given&quot;:&quot;Xinyang&quot;,&quot;parse-names&quot;:false,&quot;dropping-particle&quot;:&quot;&quot;,&quot;non-dropping-particle&quot;:&quot;&quot;},{&quot;family&quot;:&quot;Qiu&quot;,&quot;given&quot;:&quot;Christine&quot;,&quot;parse-names&quot;:false,&quot;dropping-particle&quot;:&quot;&quot;,&quot;non-dropping-particle&quot;:&quot;&quot;},{&quot;family&quot;:&quot;Fu&quot;,&quot;given&quot;:&quot;Xinyi&quot;,&quot;parse-names&quot;:false,&quot;dropping-particle&quot;:&quot;&quot;,&quot;non-dropping-particle&quot;:&quot;&quot;}],&quot;container-title&quot;:&quot;Proceedings of the Eleventh International Symposium of Chinese CHI&quot;,&quot;DOI&quot;:&quot;10.1145/3629606.3629646&quot;,&quot;ISBN&quot;:&quot;9798400716454&quot;,&quot;URL&quot;:&quot;https://dl.acm.org/doi/10.1145/3629606.3629646&quot;,&quot;issued&quot;:{&quot;date-parts&quot;:[[2023,11,13]]},&quot;publisher-place&quot;:&quot;New York, NY, USA&quot;,&quot;page&quot;:&quot;411-419&quot;,&quot;abstract&quot;:&quot;This preliminary study investigated user experiences in VR horror games, highlighting fear-triggering and gender-based differences in perception. By utilizing a scientifically validated and specially designed questionnaire, we successfully collected questionnaire data from 23 subjects for an early empirical study of fear induction in a virtual reality gaming environment. The early findings suggest that visual restrictions and ambient sound-enhanced realism may be more effective in intensifying the fear experience. Participants exhibited a tendency to avoid playing alone or during nighttime, underscoring the significant psychological impact of VR horror games. The study also revealed a distinct gender difference in fear perception, with female participants exhibiting a higher sensitivity to fear stimuli. However, the preference for different types of horror games was not solely dominated by males; it varied depending on factors such as the game's pace, its objectives, and the nature of the fear stimulant.&quot;,&quot;publisher&quot;:&quot;ACM&quot;,&quot;container-title-short&quot;:&quot;&quot;},&quot;isTemporary&quot;:false}]},{&quot;citationID&quot;:&quot;MENDELEY_CITATION_5eb20259-ba39-4b20-9c6f-7678608e5789&quot;,&quot;properties&quot;:{&quot;noteIndex&quot;:0},&quot;isEdited&quot;:false,&quot;manualOverride&quot;:{&quot;isManuallyOverridden&quot;:false,&quot;citeprocText&quot;:&quot;&lt;sup&gt;94&lt;/sup&gt;&quot;,&quot;manualOverrideText&quot;:&quot;&quot;},&quot;citationTag&quot;:&quot;MENDELEY_CITATION_v3_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&quot;,&quot;citationItems&quot;:[{&quot;id&quot;:&quot;d7a5292b-7168-3a42-b74e-0b51aa6a0c4b&quot;,&quot;itemData&quot;:{&quot;type&quot;:&quot;webpage&quot;,&quot;id&quot;:&quot;d7a5292b-7168-3a42-b74e-0b51aa6a0c4b&quot;,&quot;title&quot;:&quot;Limits of Control: Rain Room and Immersive Environments&quot;,&quot;author&quot;:[{&quot;family&quot;:&quot;Scott&quot;,&quot;given&quot;:&quot;F&quot;,&quot;parse-names&quot;:false,&quot;dropping-particle&quot;:&quot;&quot;,&quot;non-dropping-particle&quot;:&quot;&quot;}],&quot;accessed&quot;:{&quot;date-parts&quot;:[[2025,9,30]]},&quot;URL&quot;:&quot;https://www.artforum.com/features/limits-of-control-rain-room-and-immersive-environments-217722/&quot;,&quot;issued&quot;:{&quot;date-parts&quot;:[[2013]]},&quot;container-title-short&quot;:&quot;&quot;},&quot;isTemporary&quot;:false,&quot;suppress-author&quot;:false,&quot;composite&quot;:false,&quot;author-only&quot;:false}]},{&quot;citationID&quot;:&quot;MENDELEY_CITATION_29917503-aeb4-4baf-bdee-26d94ee60870&quot;,&quot;properties&quot;:{&quot;noteIndex&quot;:0},&quot;isEdited&quot;:false,&quot;manualOverride&quot;:{&quot;isManuallyOverridden&quot;:false,&quot;citeprocText&quot;:&quot;&lt;sup&gt;95&lt;/sup&gt;&quot;,&quot;manualOverrideText&quot;:&quot;&quot;},&quot;citationTag&quot;:&quot;MENDELEY_CITATION_v3_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&quot;,&quot;citationItems&quot;:[{&quot;id&quot;:&quot;27071a08-b9b5-3c7f-a93a-e971b1ef2420&quot;,&quot;itemData&quot;:{&quot;type&quot;:&quot;webpage&quot;,&quot;id&quot;:&quot;27071a08-b9b5-3c7f-a93a-e971b1ef2420&quot;,&quot;title&quot;:&quot;#1161: The Many Immersive Documentary Innovations of “In Pursuit of Repetitive Beats:” Winner of IDFA DocLab Award for Immersive Non-Fiction&quot;,&quot;author&quot;:[{&quot;family&quot;:&quot;Bye&quot;,&quot;given&quot;:&quot;Kent&quot;,&quot;parse-names&quot;:false,&quot;dropping-particle&quot;:&quot;&quot;,&quot;non-dropping-particle&quot;:&quot;&quot;}],&quot;accessed&quot;:{&quot;date-parts&quot;:[[2026,3,19]]},&quot;URL&quot;:&quot;https://voicesofvr.com/1161-the-many-immersive-documentary-innovations-of-in-pursuit-of-repetitive-beats-winner-of-idfa-doclab-award-for-immersive-non-fiction&quot;,&quot;issued&quot;:{&quot;date-parts&quot;:[[2022,12,21]]},&quot;container-title-short&quot;:&quot;&quot;},&quot;isTemporary&quot;:false,&quot;suppress-author&quot;:false,&quot;composite&quot;:false,&quot;author-only&quot;:false}]},{&quot;citationID&quot;:&quot;MENDELEY_CITATION_d6d93417-9dcc-420f-9d8f-e7666c39a76d&quot;,&quot;properties&quot;:{&quot;noteIndex&quot;:0},&quot;isEdited&quot;:false,&quot;manualOverride&quot;:{&quot;isManuallyOverridden&quot;:false,&quot;citeprocText&quot;:&quot;&lt;sup&gt;96&lt;/sup&gt;&quot;,&quot;manualOverrideText&quot;:&quot;&quot;},&quot;citationTag&quot;:&quot;MENDELEY_CITATION_v3_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&quot;,&quot;citationItems&quot;:[{&quot;id&quot;:&quot;7ccd1794-5b50-3844-adb1-6090f099c348&quot;,&quot;itemData&quot;:{&quot;type&quot;:&quot;article-journal&quot;,&quot;id&quot;:&quot;7ccd1794-5b50-3844-adb1-6090f099c348&quot;,&quot;title&quot;:&quot;Haptic perception: A tutorial&quot;,&quot;author&quot;:[{&quot;family&quot;:&quot;Lederman&quot;,&quot;given&quot;:&quot;S. J.&quot;,&quot;parse-names&quot;:false,&quot;dropping-particle&quot;:&quot;&quot;,&quot;non-dropping-particle&quot;:&quot;&quot;},{&quot;family&quot;:&quot;Klatzky&quot;,&quot;given&quot;:&quot;R. L.&quot;,&quot;parse-names&quot;:false,&quot;dropping-particle&quot;:&quot;&quot;,&quot;non-dropping-particle&quot;:&quot;&quot;}],&quot;container-title&quot;:&quot;Attention, Perception &amp; Psychophysics&quot;,&quot;DOI&quot;:&quot;10.3758/APP.71.7.1439&quot;,&quot;ISSN&quot;:&quot;1943-3921&quot;,&quot;URL&quot;:&quot;http://link.springer.com/10.3758/APP.71.7.1439&quot;,&quot;issued&quot;:{&quot;date-parts&quot;:[[2009,10,1]]},&quot;page&quot;:&quot;1439-1459&quot;,&quot;abstract&quot;:&quot;This tutorial focuses on the sense of touch within the context of a fully active human observer. It is intended for graduate students and researchers outside the discipline who seek an introduction to the rapidly evolving field of human haptics. The tutorial begins with a review of peripheral sensory receptors in skin, muscles, tendons, and joints. We then describe an extensive body of research on \&quot;what\&quot; and \&quot;where\&quot; channels, the former dealing with haptic perception of objects, surfaces, and their properties, and the latter with perception of spatial layout on the skin and in external space relative to the perceiver. We conclude with a brief discussion of other significant issues in the field, including vision-touch interactions, affective touch, neural plasticity, and applications. © 2009 The Psychonomic Society, Inc.&quot;,&quot;issue&quot;:&quot;7&quot;,&quot;volume&quot;:&quot;71&quot;,&quot;container-title-short&quot;:&quot;Atten. Percept. Psychophys.&quot;},&quot;isTemporary&quot;:false}]},{&quot;citationID&quot;:&quot;MENDELEY_CITATION_40374381-f0b0-4650-aee1-780455a53b57&quot;,&quot;properties&quot;:{&quot;noteIndex&quot;:0},&quot;isEdited&quot;:false,&quot;manualOverride&quot;:{&quot;isManuallyOverridden&quot;:false,&quot;citeprocText&quot;:&quot;&lt;sup&gt;97&lt;/sup&gt;&quot;,&quot;manualOverrideText&quot;:&quot;&quot;},&quot;citationTag&quot;:&quot;MENDELEY_CITATION_v3_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&quot;,&quot;citationItems&quot;:[{&quot;id&quot;:&quot;70b72a25-83b8-321d-86d8-4e94640ae549&quot;,&quot;itemData&quot;:{&quot;type&quot;:&quot;paper-conference&quot;,&quot;id&quot;:&quot;70b72a25-83b8-321d-86d8-4e94640ae549&quot;,&quot;title&quot;:&quot;Temperature Matters: Thermal Feedback for Awe Experiences in VR&quot;,&quot;author&quot;:[{&quot;family&quot;:&quot;Marquardt&quot;,&quot;given&quot;:&quot;Alexander&quot;,&quot;parse-names&quot;:false,&quot;dropping-particle&quot;:&quot;&quot;,&quot;non-dropping-particle&quot;:&quot;&quot;},{&quot;family&quot;:&quot;Lehnort&quot;,&quot;given&quot;:&quot;Marvin&quot;,&quot;parse-names&quot;:false,&quot;dropping-particle&quot;:&quot;&quot;,&quot;non-dropping-particle&quot;:&quot;&quot;},{&quot;family&quot;:&quot;Steininger&quot;,&quot;given&quot;:&quot;Melissa&quot;,&quot;parse-names&quot;:false,&quot;dropping-particle&quot;:&quot;&quot;,&quot;non-dropping-particle&quot;:&quot;&quot;},{&quot;family&quot;:&quot;Kruijff&quot;,&quot;given&quot;:&quot;Ernst&quot;,&quot;parse-names&quot;:false,&quot;dropping-particle&quot;:&quot;&quot;,&quot;non-dropping-particle&quot;:&quot;&quot;},{&quot;family&quot;:&quot;Kiyokawa&quot;,&quot;given&quot;:&quot;Kiyoshi&quot;,&quot;parse-names&quot;:false,&quot;dropping-particle&quot;:&quot;&quot;,&quot;non-dropping-particle&quot;:&quot;&quot;},{&quot;family&quot;:&quot;Perusquia-Hernandez&quot;,&quot;given&quot;:&quot;Monica&quot;,&quot;parse-names&quot;:false,&quot;dropping-particle&quot;:&quot;&quot;,&quot;non-dropping-particle&quot;:&quot;&quot;}],&quot;container-title&quot;:&quot;2025 IEEE Conference on Virtual Reality and 3D User Interfaces Abstracts and Workshops (VRW)&quot;,&quot;DOI&quot;:&quot;10.1109/VRW66409.2025.00322&quot;,&quot;ISBN&quot;:&quot;979-8-3315-1484-6&quot;,&quot;URL&quot;:&quot;https://ieeexplore.ieee.org/document/10972453/&quot;,&quot;issued&quot;:{&quot;date-parts&quot;:[[2025,3,8]]},&quot;page&quot;:&quot;1352-1353&quot;,&quot;abstract&quot;:&quot;This work explores how thermal feedback can enhance awe experiences in virtual reality (VR). We developed a custom thermal feedback system integrated into a VR headset that delivers temperature sensations to the user's face while viewing vast scenes of snow-covered mountains and desert canyons. Our results show that thermal feedback significantly enhanced presence measures while influencing specific components of awe experiences, specifically those related to physical sensations.&quot;,&quot;publisher&quot;:&quot;IEEE&quot;,&quot;container-title-short&quot;:&quot;&quot;},&quot;isTemporary&quot;:false,&quot;suppress-author&quot;:false,&quot;composite&quot;:false,&quot;author-only&quot;:false}]},{&quot;citationID&quot;:&quot;MENDELEY_CITATION_c238bf8d-3808-4f6c-9382-8d97c1e96ac6&quot;,&quot;properties&quot;:{&quot;noteIndex&quot;:0},&quot;isEdited&quot;:false,&quot;manualOverride&quot;:{&quot;isManuallyOverridden&quot;:false,&quot;citeprocText&quot;:&quot;&lt;sup&gt;98&lt;/sup&gt;&quot;,&quot;manualOverrideText&quot;:&quot;&quot;},&quot;citationTag&quot;:&quot;MENDELEY_CITATION_v3_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&quot;,&quot;citationItems&quot;:[{&quot;id&quot;:&quot;ca8181be-de1b-33ec-b09b-83d0fc39f46c&quot;,&quot;itemData&quot;:{&quot;type&quot;:&quot;article-journal&quot;,&quot;id&quot;:&quot;ca8181be-de1b-33ec-b09b-83d0fc39f46c&quot;,&quot;title&quot;:&quot;Designing affective haptic experience for wellness and social communication: where designers need affective neuroscience and psychology&quot;,&quot;author&quot;:[{&quot;family&quot;:&quot;MacLean&quot;,&quot;given&quot;:&quot;Karon E&quot;,&quot;parse-names&quot;:false,&quot;dropping-particle&quot;:&quot;&quot;,&quot;non-dropping-particle&quot;:&quot;&quot;}],&quot;container-title&quot;:&quot;Current Opinion in Behavioral Sciences&quot;,&quot;DOI&quot;:&quot;10.1016/j.cobeha.2022.101113&quot;,&quot;ISSN&quot;:&quot;23521546&quot;,&quot;URL&quot;:&quot;https://linkinghub.elsevier.com/retrieve/pii/S2352154622000195&quot;,&quot;issued&quot;:{&quot;date-parts&quot;:[[2022,6,1]]},&quot;page&quot;:&quot;101113&quot;,&quot;abstract&quot;:&quot;As a central aspect of human physical and emotional experience, affect needs to be incorporated into the discipline of haptic experience design, which is emerging alongside the last decade's maturation of haptic technology. Meanwhile, haptic science fields such as neuroscience and cognitive and social psychology are contributing to knowledge of affective mechanisms and behavior. However, developments in these three areas are often siloed, due to the complexity of the systems being studied or built, diversity of methods employed and distance between the home disciplines of the respective researchers. To facilitate greater bridging, this article offers a glimpse of how practitioners of haptic design conceptualize their work, and ways in which researchers working in these disciplines can jointly identify and fill gaps.&quot;,&quot;publisher&quot;:&quot;Elsevier Ltd&quot;,&quot;volume&quot;:&quot;45&quot;,&quot;container-title-short&quot;:&quot;Curr. Opin. Behav. Sci.&quot;},&quot;isTemporary&quot;:false}]},{&quot;citationID&quot;:&quot;MENDELEY_CITATION_1bc68336-9601-4009-ac71-ce1dc88915cf&quot;,&quot;properties&quot;:{&quot;noteIndex&quot;:0},&quot;isEdited&quot;:false,&quot;manualOverride&quot;:{&quot;isManuallyOverridden&quot;:false,&quot;citeprocText&quot;:&quot;&lt;sup&gt;98&lt;/sup&gt;&quot;,&quot;manualOverrideText&quot;:&quot;&quot;},&quot;citationTag&quot;:&quot;MENDELEY_CITATION_v3_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&quot;,&quot;citationItems&quot;:[{&quot;id&quot;:&quot;ca8181be-de1b-33ec-b09b-83d0fc39f46c&quot;,&quot;itemData&quot;:{&quot;type&quot;:&quot;article-journal&quot;,&quot;id&quot;:&quot;ca8181be-de1b-33ec-b09b-83d0fc39f46c&quot;,&quot;title&quot;:&quot;Designing affective haptic experience for wellness and social communication: where designers need affective neuroscience and psychology&quot;,&quot;author&quot;:[{&quot;family&quot;:&quot;MacLean&quot;,&quot;given&quot;:&quot;Karon E&quot;,&quot;parse-names&quot;:false,&quot;dropping-particle&quot;:&quot;&quot;,&quot;non-dropping-particle&quot;:&quot;&quot;}],&quot;container-title&quot;:&quot;Current Opinion in Behavioral Sciences&quot;,&quot;DOI&quot;:&quot;10.1016/j.cobeha.2022.101113&quot;,&quot;ISSN&quot;:&quot;23521546&quot;,&quot;URL&quot;:&quot;https://linkinghub.elsevier.com/retrieve/pii/S2352154622000195&quot;,&quot;issued&quot;:{&quot;date-parts&quot;:[[2022,6,1]]},&quot;page&quot;:&quot;101113&quot;,&quot;abstract&quot;:&quot;As a central aspect of human physical and emotional experience, affect needs to be incorporated into the discipline of haptic experience design, which is emerging alongside the last decade's maturation of haptic technology. Meanwhile, haptic science fields such as neuroscience and cognitive and social psychology are contributing to knowledge of affective mechanisms and behavior. However, developments in these three areas are often siloed, due to the complexity of the systems being studied or built, diversity of methods employed and distance between the home disciplines of the respective researchers. To facilitate greater bridging, this article offers a glimpse of how practitioners of haptic design conceptualize their work, and ways in which researchers working in these disciplines can jointly identify and fill gaps.&quot;,&quot;publisher&quot;:&quot;Elsevier Ltd&quot;,&quot;volume&quot;:&quot;45&quot;,&quot;container-title-short&quot;:&quot;Curr. Opin. Behav. Sci.&quot;},&quot;isTemporary&quot;:false}]},{&quot;citationID&quot;:&quot;MENDELEY_CITATION_f2a5c1aa-00a3-42ec-8395-144724bc32ea&quot;,&quot;properties&quot;:{&quot;noteIndex&quot;:0},&quot;isEdited&quot;:false,&quot;manualOverride&quot;:{&quot;isManuallyOverridden&quot;:false,&quot;citeprocText&quot;:&quot;&lt;sup&gt;99&lt;/sup&gt;&quot;,&quot;manualOverrideText&quot;:&quot;&quot;},&quot;citationTag&quot;:&quot;MENDELEY_CITATION_v3_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&quot;,&quot;citationItems&quot;:[{&quot;id&quot;:&quot;bd68bdf3-8b6a-3225-95ed-c342afb5a301&quot;,&quot;itemData&quot;:{&quot;type&quot;:&quot;article-journal&quot;,&quot;id&quot;:&quot;bd68bdf3-8b6a-3225-95ed-c342afb5a301&quot;,&quot;title&quot;:&quot;Gender and the Diversity of the Human Body as Challenges for the Inclusive Design of Wearable Technology&quot;,&quot;author&quot;:[{&quot;family&quot;:&quot;Hokka&quot;,&quot;given&quot;:&quot;Jenni&quot;,&quot;parse-names&quot;:false,&quot;dropping-particle&quot;:&quot;&quot;,&quot;non-dropping-particle&quot;:&quot;&quot;}],&quot;container-title&quot;:&quot;Fashion Practice&quot;,&quot;DOI&quot;:&quot;10.1080/17569370.2023.2250153&quot;,&quot;ISSN&quot;:&quot;17569389&quot;,&quot;issued&quot;:{&quot;date-parts&quot;:[[2024]]},&quot;abstract&quot;:&quot;Particularly since the 1990s, there has been an active discussion on inclusive design and on the possibility of designing products that would be suitable for every kind of user. Wearable technology products that need to be in close contact with the user’s skin to function must be a good fit for the user’s body. As wearable technology has transitioned from a specialty of the “quantify-yourself” movement to a widespread, everyday item, the companies that create these products compete to appeal to ever-larger user groups. This study investigates how product designers in wearable technology companies interpret the idea of inclusive design when developing their products to fit large and diverse groups of users. Drawing on four case studies, this research shows how the diversity of the human body poses practical challenges for inclusive design. Yet, the findings also show that in addition to the biological differences between human bodies, inclusive design is also influenced by cultural understandings of gender.&quot;,&quot;issue&quot;:&quot;1&quot;,&quot;volume&quot;:&quot;16&quot;,&quot;container-title-short&quot;:&quot;&quot;},&quot;isTemporary&quot;:false,&quot;suppress-author&quot;:false,&quot;composite&quot;:false,&quot;author-only&quot;:false}]},{&quot;citationID&quot;:&quot;MENDELEY_CITATION_9180e2f9-bf2e-4e6e-a63c-efe6f2721bc4&quot;,&quot;properties&quot;:{&quot;noteIndex&quot;:0},&quot;isEdited&quot;:false,&quot;manualOverride&quot;:{&quot;isManuallyOverridden&quot;:false,&quot;citeprocText&quot;:&quot;&lt;sup&gt;100&lt;/sup&gt;&quot;,&quot;manualOverrideText&quot;:&quot;&quot;},&quot;citationTag&quot;:&quot;MENDELEY_CITATION_v3_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&quot;,&quot;citationItems&quot;:[{&quot;id&quot;:&quot;832c88be-ec8c-3b86-a63b-91f5159f1041&quot;,&quot;itemData&quot;:{&quot;type&quot;:&quot;article-journal&quot;,&quot;id&quot;:&quot;832c88be-ec8c-3b86-a63b-91f5159f1041&quot;,&quot;title&quot;:&quot;Is modularity the future of haptics in XR? A systematic literature review&quot;,&quot;author&quot;:[{&quot;family&quot;:&quot;Topliss&quot;,&quot;given&quot;:&quot;Jack&quot;,&quot;parse-names&quot;:false,&quot;dropping-particle&quot;:&quot;&quot;,&quot;non-dropping-particle&quot;:&quot;&quot;},{&quot;family&quot;:&quot;Lukosch&quot;,&quot;given&quot;:&quot;Stephan&quot;,&quot;parse-names&quot;:false,&quot;dropping-particle&quot;:&quot;&quot;,&quot;non-dropping-particle&quot;:&quot;&quot;},{&quot;family&quot;:&quot;Coutts&quot;,&quot;given&quot;:&quot;Euan&quot;,&quot;parse-names&quot;:false,&quot;dropping-particle&quot;:&quot;&quot;,&quot;non-dropping-particle&quot;:&quot;&quot;},{&quot;family&quot;:&quot;Piumsomboon&quot;,&quot;given&quot;:&quot;Tham&quot;,&quot;parse-names&quot;:false,&quot;dropping-particle&quot;:&quot;&quot;,&quot;non-dropping-particle&quot;:&quot;&quot;}],&quot;container-title&quot;:&quot;Virtual Reality&quot;,&quot;container-title-short&quot;:&quot;Virtual Real.&quot;,&quot;DOI&quot;:&quot;10.1007/s10055-025-01147-8&quot;,&quot;ISSN&quot;:&quot;1434-9957&quot;,&quot;URL&quot;:&quot;https://doi.org/10.1007/s10055-025-01147-8&quot;,&quot;issued&quot;:{&quot;date-parts&quot;:[[2025]]},&quot;page&quot;:&quot;74&quot;,&quot;abstract&quot;:&quot;Immersive technologies have seen growing popularity in recent years, with an increasing demand for advanced haptic interfaces to simulate realistic virtual experiences. As this technology has improved, haptic interfaces have been created to offer rich feedback for specific scenarios. However, their versatility is often limited. Modularity in haptics offers adaptability and customization that broadens the range of uses cases that can be provided from a singular device. This systematic review examines state-of-the-art modular haptic devices that offer unique advantages in terms of adaptability and customization. It reviews 35 papers on modular haptics published in scientific journals and conferences over the last decade. The modular systems are categorized by their method of modularity in positioning, construction, attachment, and end-effectors. The review discusses how each paper integrates modularity and provides an overview of its application in haptics. Finally, the review discusses the challenges of integrating modularity in haptic interfaces and based on this identifies potential future directions.&quot;,&quot;issue&quot;:&quot;2&quot;,&quot;volume&quot;:&quot;29&quot;},&quot;isTemporary&quot;:false,&quot;suppress-author&quot;:false,&quot;composite&quot;:false,&quot;author-only&quot;:false}]},{&quot;citationID&quot;:&quot;MENDELEY_CITATION_28c975ea-afec-45fd-b166-45736d78b359&quot;,&quot;properties&quot;:{&quot;noteIndex&quot;:0},&quot;isEdited&quot;:false,&quot;manualOverride&quot;:{&quot;isManuallyOverridden&quot;:false,&quot;citeprocText&quot;:&quot;&lt;sup&gt;101&lt;/sup&gt;&quot;,&quot;manualOverrideText&quot;:&quot;&quot;},&quot;citationTag&quot;:&quot;MENDELEY_CITATION_v3_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&quot;,&quot;citationItems&quot;:[{&quot;id&quot;:&quot;0e5a45bc-1ba4-3c51-ab7c-25ad3ce1a68d&quot;,&quot;itemData&quot;:{&quot;type&quot;:&quot;webpage&quot;,&quot;id&quot;:&quot;0e5a45bc-1ba4-3c51-ab7c-25ad3ce1a68d&quot;,&quot;title&quot;:&quot;Smell Your Way Out of the Uncanny Valley&quot;,&quot;author&quot;:[{&quot;family&quot;:&quot;Kersley&quot;,&quot;given&quot;:&quot;Andrew&quot;,&quot;parse-names&quot;:false,&quot;dropping-particle&quot;:&quot;&quot;,&quot;non-dropping-particle&quot;:&quot;&quot;}],&quot;accessed&quot;:{&quot;date-parts&quot;:[[2026,3,19]]},&quot;URL&quot;:&quot;https://www.wired.com/story/scentient-smell-virtual-reality/&quot;,&quot;issued&quot;:{&quot;date-parts&quot;:[[2023,7,11]]},&quot;container-title-short&quot;:&quot;&quot;},&quot;isTemporary&quot;:false,&quot;suppress-author&quot;:false,&quot;composite&quot;:false,&quot;author-only&quot;:false}]},{&quot;citationID&quot;:&quot;MENDELEY_CITATION_7721a34a-4e65-4ab9-b6af-1f33a7500bfa&quot;,&quot;properties&quot;:{&quot;noteIndex&quot;:0},&quot;isEdited&quot;:false,&quot;manualOverride&quot;:{&quot;isManuallyOverridden&quot;:false,&quot;citeprocText&quot;:&quot;&lt;sup&gt;102&lt;/sup&gt;&quot;,&quot;manualOverrideText&quot;:&quot;&quot;},&quot;citationTag&quot;:&quot;MENDELEY_CITATION_v3_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&quot;,&quot;citationItems&quot;:[{&quot;id&quot;:&quot;1f7541d7-951b-3a43-a46b-bc7ce4b3805f&quot;,&quot;itemData&quot;:{&quot;type&quot;:&quot;article-journal&quot;,&quot;id&quot;:&quot;1f7541d7-951b-3a43-a46b-bc7ce4b3805f&quot;,&quot;title&quot;:&quot;Devices for the electrical stimulation of the olfactory system: A review&quot;,&quot;author&quot;:[{&quot;family&quot;:&quot;Lipp&quot;,&quot;given&quot;:&quot;Clémentine&quot;,&quot;parse-names&quot;:false,&quot;dropping-particle&quot;:&quot;&quot;,&quot;non-dropping-particle&quot;:&quot;&quot;},{&quot;family&quot;:&quot;Laamari&quot;,&quot;given&quot;:&quot;Lara&quot;,&quot;parse-names&quot;:false,&quot;dropping-particle&quot;:&quot;&quot;,&quot;non-dropping-particle&quot;:&quot;&quot;},{&quot;family&quot;:&quot;Bertsch&quot;,&quot;given&quot;:&quot;Arnaud&quot;,&quot;parse-names&quot;:false,&quot;dropping-particle&quot;:&quot;&quot;,&quot;non-dropping-particle&quot;:&quot;&quot;},{&quot;family&quot;:&quot;Podlesek&quot;,&quot;given&quot;:&quot;Dino&quot;,&quot;parse-names&quot;:false,&quot;dropping-particle&quot;:&quot;&quot;,&quot;non-dropping-particle&quot;:&quot;&quot;},{&quot;family&quot;:&quot;Bensafi&quot;,&quot;given&quot;:&quot;Moustafa&quot;,&quot;parse-names&quot;:false,&quot;dropping-particle&quot;:&quot;&quot;,&quot;non-dropping-particle&quot;:&quot;&quot;},{&quot;family&quot;:&quot;Hummel&quot;,&quot;given&quot;:&quot;Thomas&quot;,&quot;parse-names&quot;:false,&quot;dropping-particle&quot;:&quot;&quot;,&quot;non-dropping-particle&quot;:&quot;&quot;},{&quot;family&quot;:&quot;Brugger&quot;,&quot;given&quot;:&quot;Jürgen&quot;,&quot;parse-names&quot;:false,&quot;dropping-particle&quot;:&quot;&quot;,&quot;non-dropping-particle&quot;:&quot;&quot;}],&quot;container-title&quot;:&quot;Biosensors and Bioelectronics&quot;,&quot;DOI&quot;:&quot;10.1016/j.bios.2024.117063&quot;,&quot;ISSN&quot;:&quot;09565663&quot;,&quot;URL&quot;:&quot;https://linkinghub.elsevier.com/retrieve/pii/S0956566324010704&quot;,&quot;issued&quot;:{&quot;date-parts&quot;:[[2025,3]]},&quot;page&quot;:&quot;117063&quot;,&quot;abstract&quot;:&quot;The loss of olfactory function has a profound impact on quality of life, affecting not only sensory perception but also memory, emotion, and overall well-being. Despite this, advancements in olfactory prostheses have lagged significantly behind those made for vision and hearing restoration. This review offers a comprehensive analysis of the current state of devices for electrical stimulation of the olfactory system. We begin by providing an overview of the olfactory system's structure and function, emphasizing the neural pathways involved in smell perception. Following this, we explore the key challenges associated with chronic implantation and electrical stimulation, material biocompatibility, inflammation risks, and ensuring long-term functionality and durability. A detailed analysis of existing neural stimulation devices—including ECoG, intracortical, and depth electrodes—is presented, assessing their potential for application in olfactory stimulation. We also discuss the limitations and pitfalls of current approaches and explore new emerging technologies aimed at overcoming these obstacles. A comprehensive literature review about the olfactory system electrical stimulation is reported, and results are analyzed to identify the most promising routes. Finally, the review highlights emerging technologies, ongoing research, and the ethical considerations associated with olfactory implants, along with future directions for developing more effective, safe, and durable solutions to restore the sense of smell for individuals with olfactory disorders.&quot;,&quot;volume&quot;:&quot;271&quot;,&quot;container-title-short&quot;:&quot;Biosens. Bioelectron.&quot;},&quot;isTemporary&quot;:false,&quot;suppress-author&quot;:false,&quot;composite&quot;:false,&quot;author-only&quot;:false}]},{&quot;citationID&quot;:&quot;MENDELEY_CITATION_67c7fe9d-0da0-4685-b800-a655b9270243&quot;,&quot;properties&quot;:{&quot;noteIndex&quot;:0},&quot;isEdited&quot;:false,&quot;manualOverride&quot;:{&quot;isManuallyOverridden&quot;:false,&quot;citeprocText&quot;:&quot;&lt;sup&gt;103&lt;/sup&gt;&quot;,&quot;manualOverrideText&quot;:&quot;&quot;},&quot;citationTag&quot;:&quot;MENDELEY_CITATION_v3_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&quot;,&quot;citationItems&quot;:[{&quot;id&quot;:&quot;f2759f21-9bc5-35ad-b832-ba138d85530e&quot;,&quot;itemData&quot;:{&quot;type&quot;:&quot;article-journal&quot;,&quot;id&quot;:&quot;f2759f21-9bc5-35ad-b832-ba138d85530e&quot;,&quot;title&quot;:&quot;Odor habituation can modulate very early olfactory event-related potential&quot;,&quot;author&quot;:[{&quot;family&quot;:&quot;Kim&quot;,&quot;given&quot;:&quot;Kwangsu&quot;,&quot;parse-names&quot;:false,&quot;dropping-particle&quot;:&quot;&quot;,&quot;non-dropping-particle&quot;:&quot;&quot;},{&quot;family&quot;:&quot;Bae&quot;,&quot;given&quot;:&quot;Jisub&quot;,&quot;parse-names&quot;:false,&quot;dropping-particle&quot;:&quot;&quot;,&quot;non-dropping-particle&quot;:&quot;&quot;},{&quot;family&quot;:&quot;Jin&quot;,&quot;given&quot;:&quot;Youngsun&quot;,&quot;parse-names&quot;:false,&quot;dropping-particle&quot;:&quot;&quot;,&quot;non-dropping-particle&quot;:&quot;&quot;},{&quot;family&quot;:&quot;Moon&quot;,&quot;given&quot;:&quot;Cheil&quot;,&quot;parse-names&quot;:false,&quot;dropping-particle&quot;:&quot;&quot;,&quot;non-dropping-particle&quot;:&quot;&quot;}],&quot;container-title&quot;:&quot;Scientific Reports&quot;,&quot;DOI&quot;:&quot;10.1038/s41598-020-75263-7&quot;,&quot;ISSN&quot;:&quot;2045-2322&quot;,&quot;URL&quot;:&quot;https://www.nature.com/articles/s41598-020-75263-7&quot;,&quot;issued&quot;:{&quot;date-parts&quot;:[[2020,10,22]]},&quot;page&quot;:&quot;18117&quot;,&quot;abstract&quot;:&quot;&lt;p&gt;Odor habituation is a phenomenon that after repeated exposure to an odor, is characterized by decreased responses to it. The central nervous system is involved in odor habituation. To study odor habituation in humans, measurement of event-related potentials (ERPs) has been widely used in the olfactory system and other sensory systems, because of their high temporal resolution. Most previous odor habituation studies have measured the olfactory ERPs of (200–800) ms. However, several studies have shown that the odor signal is processed in the central nervous system earlier than at 200 ms. For these reasons, we studied whether when odors were habituated, olfactory ERP within 200 ms of odors could change. To this end, we performed an odor habituation behavior test and electroencephalogram experiments. In the behavior test, under habituation conditions, odor intensity was significantly decreased. We found significant differences in the negative and positive potentials within 200 ms across the conditions, which correlated significantly with the results of the behavior test. We also observed that ERP latency depended on the conditions. Our study suggests that odor habituation can involve the olfactory ERP of odors within 200 ms in the brain.&lt;/p&gt;&quot;,&quot;publisher&quot;:&quot;Nature Research&quot;,&quot;issue&quot;:&quot;1&quot;,&quot;volume&quot;:&quot;10&quot;,&quot;container-title-short&quot;:&quot;Sci. Rep.&quot;},&quot;isTemporary&quot;:false}]},{&quot;citationID&quot;:&quot;MENDELEY_CITATION_19b5e7da-2fdd-4a3d-b605-2e3c7508287f&quot;,&quot;properties&quot;:{&quot;noteIndex&quot;:0},&quot;isEdited&quot;:false,&quot;manualOverride&quot;:{&quot;isManuallyOverridden&quot;:false,&quot;citeprocText&quot;:&quot;&lt;sup&gt;104&lt;/sup&gt;&quot;,&quot;manualOverrideText&quot;:&quot;&quot;},&quot;citationTag&quot;:&quot;MENDELEY_CITATION_v3_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&quot;,&quot;citationItems&quot;:[{&quot;id&quot;:&quot;ca55c739-5260-3451-8e56-cf2410d7b014&quot;,&quot;itemData&quot;:{&quot;type&quot;:&quot;article-journal&quot;,&quot;id&quot;:&quot;ca55c739-5260-3451-8e56-cf2410d7b014&quot;,&quot;title&quot;:&quot;Humans Can Discriminate More than 1 Trillion Olfactory Stimuli&quot;,&quot;author&quot;:[{&quot;family&quot;:&quot;Bushdid&quot;,&quot;given&quot;:&quot;C.&quot;,&quot;parse-names&quot;:false,&quot;dropping-particle&quot;:&quot;&quot;,&quot;non-dropping-particle&quot;:&quot;&quot;},{&quot;family&quot;:&quot;Magnasco&quot;,&quot;given&quot;:&quot;M. O.&quot;,&quot;parse-names&quot;:false,&quot;dropping-particle&quot;:&quot;&quot;,&quot;non-dropping-particle&quot;:&quot;&quot;},{&quot;family&quot;:&quot;Vosshall&quot;,&quot;given&quot;:&quot;L. B.&quot;,&quot;parse-names&quot;:false,&quot;dropping-particle&quot;:&quot;&quot;,&quot;non-dropping-particle&quot;:&quot;&quot;},{&quot;family&quot;:&quot;Keller&quot;,&quot;given&quot;:&quot;A.&quot;,&quot;parse-names&quot;:false,&quot;dropping-particle&quot;:&quot;&quot;,&quot;non-dropping-particle&quot;:&quot;&quot;}],&quot;container-title&quot;:&quot;Science&quot;,&quot;DOI&quot;:&quot;10.1126/science.1249168&quot;,&quot;ISSN&quot;:&quot;0036-8075&quot;,&quot;URL&quot;:&quot;https://www.science.org/doi/10.1126/science.1249168&quot;,&quot;issued&quot;:{&quot;date-parts&quot;:[[2014,3,21]]},&quot;page&quot;:&quot;1370-1372&quot;,&quot;abstract&quot;:&quot;&lt;p&gt; How many odorant stimuli can a normal human being discriminate? During psychophysical tests of odor mixture discrimination, &lt;bold&gt; Bushdid &lt;italic&gt;et al.&lt;/italic&gt; &lt;/bold&gt; (p. &lt;related-article ext-link-type=\&quot;doi\&quot; href=\&quot;10.1126/science.1249168\&quot; issue=\&quot;6177\&quot; page=\&quot;1370\&quot; related-article-type=\&quot;in-this-issue\&quot; vol=\&quot;343\&quot;&gt;1370&lt;/related-article&gt; ) were surprised to find that humans can discriminate among more than a trillion different smells. Because the authors reduced the complexity by investigating only mixtures of 10, 20, or 30 components drawn from a collection of 128 odorous molecules, this astonishingly large number is probably the lower limit of the potential number of olfactory stimuli that humans can distinguish. &lt;/p&gt;&quot;,&quot;publisher&quot;:&quot;American Association for the Advancement of Science&quot;,&quot;issue&quot;:&quot;6177&quot;,&quot;volume&quot;:&quot;343&quot;,&quot;container-title-short&quot;:&quot;Science (1979).&quot;},&quot;isTemporary&quot;:false}]},{&quot;citationID&quot;:&quot;MENDELEY_CITATION_d43064af-be1c-40fe-83ce-aa8f19a7d3c8&quot;,&quot;properties&quot;:{&quot;noteIndex&quot;:0},&quot;isEdited&quot;:false,&quot;manualOverride&quot;:{&quot;isManuallyOverridden&quot;:false,&quot;citeprocText&quot;:&quot;&lt;sup&gt;105&lt;/sup&gt;&quot;,&quot;manualOverrideText&quot;:&quot;&quot;},&quot;citationTag&quot;:&quot;MENDELEY_CITATION_v3_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&quot;,&quot;citationItems&quot;:[{&quot;id&quot;:&quot;cf09432b-61ba-3aa8-8219-766b67d6ae1d&quot;,&quot;itemData&quot;:{&quot;type&quot;:&quot;article-journal&quot;,&quot;id&quot;:&quot;cf09432b-61ba-3aa8-8219-766b67d6ae1d&quot;,&quot;title&quot;:&quot;Influence of uncomfortable environmental conditions on odor detection thresholds for n-butanol determined with a dynamic dilution olfactometer and in room air&quot;,&quot;author&quot;:[{&quot;family&quot;:&quot;Thiele&quot;,&quot;given&quot;:&quot;Vanessa&quot;,&quot;parse-names&quot;:false,&quot;dropping-particle&quot;:&quot;&quot;,&quot;non-dropping-particle&quot;:&quot;&quot;},{&quot;family&quot;:&quot;Monsé&quot;,&quot;given&quot;:&quot;Christian&quot;,&quot;parse-names&quot;:false,&quot;dropping-particle&quot;:&quot;&quot;,&quot;non-dropping-particle&quot;:&quot;&quot;},{&quot;family&quot;:&quot;David&quot;,&quot;given&quot;:&quot;Madlen&quot;,&quot;parse-names&quot;:false,&quot;dropping-particle&quot;:&quot;&quot;,&quot;non-dropping-particle&quot;:&quot;&quot;},{&quot;family&quot;:&quot;Debiak&quot;,&quot;given&quot;:&quot;Malgorzata&quot;,&quot;parse-names&quot;:false,&quot;dropping-particle&quot;:&quot;&quot;,&quot;non-dropping-particle&quot;:&quot;&quot;},{&quot;family&quot;:&quot;Kolossa-Gehring&quot;,&quot;given&quot;:&quot;Marike&quot;,&quot;parse-names&quot;:false,&quot;dropping-particle&quot;:&quot;&quot;,&quot;non-dropping-particle&quot;:&quot;&quot;},{&quot;family&quot;:&quot;Brüning&quot;,&quot;given&quot;:&quot;Thomas&quot;,&quot;parse-names&quot;:false,&quot;dropping-particle&quot;:&quot;&quot;,&quot;non-dropping-particle&quot;:&quot;&quot;},{&quot;family&quot;:&quot;Bünger&quot;,&quot;given&quot;:&quot;Jürgen&quot;,&quot;parse-names&quot;:false,&quot;dropping-particle&quot;:&quot;&quot;,&quot;non-dropping-particle&quot;:&quot;&quot;},{&quot;family&quot;:&quot;Sucker&quot;,&quot;given&quot;:&quot;Kirsten&quot;,&quot;parse-names&quot;:false,&quot;dropping-particle&quot;:&quot;&quot;,&quot;non-dropping-particle&quot;:&quot;&quot;}],&quot;container-title&quot;:&quot;Indoor Environments&quot;,&quot;DOI&quot;:&quot;10.1016/j.indenv.2024.100035&quot;,&quot;ISSN&quot;:&quot;29503620&quot;,&quot;URL&quot;:&quot;https://linkinghub.elsevier.com/retrieve/pii/S2950362024000328&quot;,&quot;issued&quot;:{&quot;date-parts&quot;:[[2024,10]]},&quot;page&quot;:&quot;100035&quot;,&quot;publisher&quot;:&quot;Elsevier BV&quot;,&quot;issue&quot;:&quot;3&quot;,&quot;volume&quot;:&quot;1&quot;,&quot;container-title-short&quot;:&quot;&quot;},&quot;isTemporary&quot;:false}]},{&quot;citationID&quot;:&quot;MENDELEY_CITATION_727832b9-1465-483c-8290-3f4876e7a724&quot;,&quot;properties&quot;:{&quot;noteIndex&quot;:0},&quot;isEdited&quot;:false,&quot;manualOverride&quot;:{&quot;isManuallyOverridden&quot;:false,&quot;citeprocText&quot;:&quot;&lt;sup&gt;106&lt;/sup&gt;&quot;,&quot;manualOverrideText&quot;:&quot;&quot;},&quot;citationTag&quot;:&quot;MENDELEY_CITATION_v3_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&quot;,&quot;citationItems&quot;:[{&quot;id&quot;:&quot;20ffc2fe-5fad-3b76-96e3-56585c83737f&quot;,&quot;itemData&quot;:{&quot;type&quot;:&quot;article-journal&quot;,&quot;id&quot;:&quot;20ffc2fe-5fad-3b76-96e3-56585c83737f&quot;,&quot;title&quot;:&quot;Cognitive Modulation of Olfactory Processing&quot;,&quot;author&quot;:[{&quot;family&quot;:&quot;Araujo&quot;,&quot;given&quot;:&quot;Ivan E.&quot;,&quot;parse-names&quot;:false,&quot;dropping-particle&quot;:&quot;&quot;,&quot;non-dropping-particle&quot;:&quot;de&quot;},{&quot;family&quot;:&quot;Rolls&quot;,&quot;given&quot;:&quot;Edmund T.&quot;,&quot;parse-names&quot;:false,&quot;dropping-particle&quot;:&quot;&quot;,&quot;non-dropping-particle&quot;:&quot;&quot;},{&quot;family&quot;:&quot;Velazco&quot;,&quot;given&quot;:&quot;Maria Inés&quot;,&quot;parse-names&quot;:false,&quot;dropping-particle&quot;:&quot;&quot;,&quot;non-dropping-particle&quot;:&quot;&quot;},{&quot;family&quot;:&quot;Margot&quot;,&quot;given&quot;:&quot;Christian&quot;,&quot;parse-names&quot;:false,&quot;dropping-particle&quot;:&quot;&quot;,&quot;non-dropping-particle&quot;:&quot;&quot;},{&quot;family&quot;:&quot;Cayeux&quot;,&quot;given&quot;:&quot;Isabelle&quot;,&quot;parse-names&quot;:false,&quot;dropping-particle&quot;:&quot;&quot;,&quot;non-dropping-particle&quot;:&quot;&quot;}],&quot;container-title&quot;:&quot;Neuron&quot;,&quot;DOI&quot;:&quot;10.1016/j.neuron.2005.04.021&quot;,&quot;ISSN&quot;:&quot;08966273&quot;,&quot;URL&quot;:&quot;https://linkinghub.elsevier.com/retrieve/pii/S0896627305003570&quot;,&quot;issued&quot;:{&quot;date-parts&quot;:[[2005,5,19]]},&quot;page&quot;:&quot;671-679&quot;,&quot;abstract&quot;:&quot;We showed how cognitive, semantic information modulates olfactory representations in the brain by providing a visual word descriptor, \&quot;cheddar cheese\&quot; or \&quot;body odor,\&quot; during the delivery of a test odor (isovaleric acid with cheddar cheese flavor) and also during the delivery of clean air. Clean air labeled \&quot;air\&quot; was used as a control. Subjects rated the affective value of the test odor as significantly more unpleasant when labeled \&quot;body odor\&quot; than when labeled \&quot;cheddar cheese.\&quot; In an event-related fMRI design, we showed that the rostral anterior cingulate cortex (ACC)/medial orbitofrontal cortex (OFC) was significantly more activated by the test stimulus and by clean air when labeled \&quot;cheddar cheese\&quot; than when labeled \&quot;body odor,\&quot; and the activations were correlated with the pleasantness ratings. This cognitive modulation was also found for the test odor (but not for the clean air) in the amygdala bilaterally. Copyright ©2005 by Elsevier Inc.&quot;,&quot;issue&quot;:&quot;4&quot;,&quot;volume&quot;:&quot;46&quot;,&quot;container-title-short&quot;:&quot;Neuron&quot;},&quot;isTemporary&quot;:false}]},{&quot;citationID&quot;:&quot;MENDELEY_CITATION_bc9c92d9-300c-41a7-9f9b-3bdf595d1f1a&quot;,&quot;properties&quot;:{&quot;noteIndex&quot;:0},&quot;isEdited&quot;:false,&quot;manualOverride&quot;:{&quot;isManuallyOverridden&quot;:false,&quot;citeprocText&quot;:&quot;&lt;sup&gt;107&lt;/sup&gt;&quot;,&quot;manualOverrideText&quot;:&quot;&quot;},&quot;citationTag&quot;:&quot;MENDELEY_CITATION_v3_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&quot;,&quot;citationItems&quot;:[{&quot;id&quot;:&quot;6163f862-6c3b-34b4-90c0-6f428e06e390&quot;,&quot;itemData&quot;:{&quot;type&quot;:&quot;article-journal&quot;,&quot;id&quot;:&quot;6163f862-6c3b-34b4-90c0-6f428e06e390&quot;,&quot;title&quot;:&quot;The Influence of Verbal Labeling on the Perception of Odors: Evidence for Olfactory Illusions?&quot;,&quot;author&quot;:[{&quot;family&quot;:&quot;Herz&quot;,&quot;given&quot;:&quot;Rachel S&quot;,&quot;parse-names&quot;:false,&quot;dropping-particle&quot;:&quot;&quot;,&quot;non-dropping-particle&quot;:&quot;&quot;},{&quot;family&quot;:&quot;Clef&quot;,&quot;given&quot;:&quot;Julia&quot;,&quot;parse-names&quot;:false,&quot;dropping-particle&quot;:&quot;&quot;,&quot;non-dropping-particle&quot;:&quot;von&quot;}],&quot;container-title&quot;:&quot;Perception&quot;,&quot;DOI&quot;:&quot;10.1068/p3179&quot;,&quot;ISSN&quot;:&quot;0301-0066&quot;,&quot;URL&quot;:&quot;https://journals.sagepub.com/doi/10.1068/p3179&quot;,&quot;issued&quot;:{&quot;date-parts&quot;:[[2001,3,1]]},&quot;page&quot;:&quot;381-391&quot;,&quot;abstract&quot;:&quot;&lt;p&gt;Using the definition that an illusion is observed when a stimulus is invariant but context alters its perception, we examined whether verbal context could produce olfactory illusions. To test this effect, we chose five odors with minimally fixed sources and that could be interpreted with various hedonic connotations. The odors were violet leaf, patchouli, pine oil, menthol, and a 1:1 mixture of isovaleric and butyric acids. Subjects individually sniffed each odor at two different sessions separated by one week. At each session an odor was given a different verbal label (either positive or negative) and subjects rated the odors on several hedonic scales and provided perceptual and interpretative responses to them. Results showed that the perception of an odor could be significantly influenced by the label provided for it. We propose that the cases where verbal labels inverted odor perception are the first empirical demonstrations of olfactory illusions.&lt;/p&gt;&quot;,&quot;publisher&quot;:&quot;Pion Limited&quot;,&quot;issue&quot;:&quot;3&quot;,&quot;volume&quot;:&quot;30&quot;,&quot;container-title-short&quot;:&quot;Perception&quot;},&quot;isTemporary&quot;:false}]},{&quot;citationID&quot;:&quot;MENDELEY_CITATION_aca5f827-e9dd-4a57-8192-c4d786605f60&quot;,&quot;properties&quot;:{&quot;noteIndex&quot;:0},&quot;isEdited&quot;:false,&quot;manualOverride&quot;:{&quot;isManuallyOverridden&quot;:false,&quot;citeprocText&quot;:&quot;&lt;sup&gt;108&lt;/sup&gt;&quot;,&quot;manualOverrideText&quot;:&quot;&quot;},&quot;citationTag&quot;:&quot;MENDELEY_CITATION_v3_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&quot;,&quot;citationItems&quot;:[{&quot;id&quot;:&quot;dcccd7fb-4acd-3d70-abf4-99e4cc31c311&quot;,&quot;itemData&quot;:{&quot;type&quot;:&quot;article-journal&quot;,&quot;id&quot;:&quot;dcccd7fb-4acd-3d70-abf4-99e4cc31c311&quot;,&quot;title&quot;:&quot;Prevalence of fragrance sensitivity in the American population.&quot;,&quot;author&quot;:[{&quot;family&quot;:&quot;Caress&quot;,&quot;given&quot;:&quot;Stanley M&quot;,&quot;parse-names&quot;:false,&quot;dropping-particle&quot;:&quot;&quot;,&quot;non-dropping-particle&quot;:&quot;&quot;},{&quot;family&quot;:&quot;Steinemann&quot;,&quot;given&quot;:&quot;Anne C&quot;,&quot;parse-names&quot;:false,&quot;dropping-particle&quot;:&quot;&quot;,&quot;non-dropping-particle&quot;:&quot;&quot;}],&quot;container-title&quot;:&quot;Journal of environmental health&quot;,&quot;DOI&quot;:&quot;10.2307/26327879&quot;,&quot;ISSN&quot;:&quot;0022-0892&quot;,&quot;PMID&quot;:&quot;19326669&quot;,&quot;URL&quot;:&quot;http://www.ncbi.nlm.nih.gov/pubmed/19326669&quot;,&quot;issued&quot;:{&quot;date-parts&quot;:[[2009,3]]},&quot;page&quot;:&quot;46-50&quot;,&quot;abstract&quot;:&quot;This study determined the percentages of individuals who report adverse effects from exposure to fragranced products in the U.S. population and in subpopulations of those with asthma or chemical sensitivity. Data were collected through telephone interviews from two geographically weighted, random samples of the continental U.S. in two surveys during 2002-2003 and 2005-2006 (1,057 and 1,058 cases, respectively). Respondents were asked if they find being next to someone wearing a scented product irritating or appealing; if they have headaches, breathing difficulties, or other problems when exposed to air fresheners or deodorizers; and if they are irritated by the scent from laundry products, fabric softeners, or dryer sheets that are vented outside. Results aggregated from both surveys found that 30.5% of the general population reported scented products on others irritating, 19% reported adverse health effects from air fresheners, and 10.9% reported irritation by scented laundry products vented outside. This study reveals that a considerable percentage of the U.S. population reports adverse health effects or irritation from fragranced products, with higher percentages among those with asthma and chemical sensitivity.&quot;,&quot;issue&quot;:&quot;7&quot;,&quot;volume&quot;:&quot;71&quot;,&quot;container-title-short&quot;:&quot;J. Environ. Health&quot;},&quot;isTemporary&quot;:false}]},{&quot;citationID&quot;:&quot;MENDELEY_CITATION_43da9cee-5faa-4973-a66c-2d72f8f15afb&quot;,&quot;properties&quot;:{&quot;noteIndex&quot;:0},&quot;isEdited&quot;:false,&quot;manualOverride&quot;:{&quot;isManuallyOverridden&quot;:false,&quot;citeprocText&quot;:&quot;&lt;sup&gt;109&lt;/sup&gt;&quot;,&quot;manualOverrideText&quot;:&quot;&quot;},&quot;citationTag&quot;:&quot;MENDELEY_CITATION_v3_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&quot;,&quot;citationItems&quot;:[{&quot;id&quot;:&quot;86b6f434-f8c8-3faa-bffc-683d732f3280&quot;,&quot;itemData&quot;:{&quot;type&quot;:&quot;article-journal&quot;,&quot;id&quot;:&quot;86b6f434-f8c8-3faa-bffc-683d732f3280&quot;,&quot;title&quot;:&quot;Prevalence of Olfactory Dysfunction: The Skövde Population‐Based Study&quot;,&quot;author&quot;:[{&quot;family&quot;:&quot;Brämerson&quot;,&quot;given&quot;:&quot;Annika&quot;,&quot;parse-names&quot;:false,&quot;dropping-particle&quot;:&quot;&quot;,&quot;non-dropping-particle&quot;:&quot;&quot;},{&quot;family&quot;:&quot;Johansson&quot;,&quot;given&quot;:&quot;Leif&quot;,&quot;parse-names&quot;:false,&quot;dropping-particle&quot;:&quot;&quot;,&quot;non-dropping-particle&quot;:&quot;&quot;},{&quot;family&quot;:&quot;Ek&quot;,&quot;given&quot;:&quot;Lars&quot;,&quot;parse-names&quot;:false,&quot;dropping-particle&quot;:&quot;&quot;,&quot;non-dropping-particle&quot;:&quot;&quot;},{&quot;family&quot;:&quot;Nordin&quot;,&quot;given&quot;:&quot;Steven&quot;,&quot;parse-names&quot;:false,&quot;dropping-particle&quot;:&quot;&quot;,&quot;non-dropping-particle&quot;:&quot;&quot;},{&quot;family&quot;:&quot;Bende&quot;,&quot;given&quot;:&quot;Mats&quot;,&quot;parse-names&quot;:false,&quot;dropping-particle&quot;:&quot;&quot;,&quot;non-dropping-particle&quot;:&quot;&quot;}],&quot;container-title&quot;:&quot;The Laryngoscope&quot;,&quot;DOI&quot;:&quot;10.1097/00005537-200404000-00026&quot;,&quot;ISSN&quot;:&quot;0023-852X&quot;,&quot;URL&quot;:&quot;https://onlinelibrary.wiley.com/doi/10.1097/00005537-200404000-00026&quot;,&quot;issued&quot;:{&quot;date-parts&quot;:[[2004,4,3]]},&quot;page&quot;:&quot;733-737&quot;,&quot;abstract&quot;:&quot;&lt;p&gt; &lt;bold&gt;Objectives/Hypothesis&lt;/bold&gt; Patients with olfactory dysfunction appear repeatedly in ear, nose, and throat practices, but the prevalence of such problems in the general adult population is not known. Therefore, the objectives were to investigate the prevalence of olfactory dysfunction in an adult Swedish population and to relate dysfunction to age, gender, diabetes mellitus, nasal polyps, and smoking habits. &lt;/p&gt;&quot;,&quot;issue&quot;:&quot;4&quot;,&quot;volume&quot;:&quot;114&quot;,&quot;container-title-short&quot;:&quot;Laryngoscope&quot;},&quot;isTemporary&quot;:false,&quot;suppress-author&quot;:false,&quot;composite&quot;:false,&quot;author-only&quot;:false}]},{&quot;citationID&quot;:&quot;MENDELEY_CITATION_c6b65730-4b0d-46ac-82b2-ada6381096a8&quot;,&quot;properties&quot;:{&quot;noteIndex&quot;:0},&quot;isEdited&quot;:false,&quot;manualOverride&quot;:{&quot;isManuallyOverridden&quot;:false,&quot;citeprocText&quot;:&quot;&lt;sup&gt;110&lt;/sup&gt;&quot;,&quot;manualOverrideText&quot;:&quot;&quot;},&quot;citationTag&quot;:&quot;MENDELEY_CITATION_v3_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&quot;,&quot;citationItems&quot;:[{&quot;id&quot;:&quot;acb08f2b-a5fb-3063-94c7-d23d0b97d4ca&quot;,&quot;itemData&quot;:{&quot;type&quot;:&quot;article-journal&quot;,&quot;id&quot;:&quot;acb08f2b-a5fb-3063-94c7-d23d0b97d4ca&quot;,&quot;title&quot;:&quot;Prevalence of Olfactory Impairment in Older Adults&quot;,&quot;author&quot;:[{&quot;family&quot;:&quot;Murphy&quot;,&quot;given&quot;:&quot;Claire&quot;,&quot;parse-names&quot;:false,&quot;dropping-particle&quot;:&quot;&quot;,&quot;non-dropping-particle&quot;:&quot;&quot;}],&quot;container-title&quot;:&quot;JAMA&quot;,&quot;DOI&quot;:&quot;10.1001/jama.288.18.2307&quot;,&quot;ISSN&quot;:&quot;0098-7484&quot;,&quot;URL&quot;:&quot;http://jama.jamanetwork.com/article.aspx?doi=10.1001/jama.288.18.2307&quot;,&quot;issued&quot;:{&quot;date-parts&quot;:[[2002,11,13]]},&quot;page&quot;:&quot;2307&quot;,&quot;abstract&quot;:&quot;ContextOlder adults represent the fastest-growing segment of the US population,\nand prevalences of vision and hearing impairment have been extensively evaluated.\nHowever, despite the importance of sense of smell for nutrition and safety,\nthe prevalence of olfactory impairment in older US adults has not been studied.ObjectiveTo determine the prevalence of olfactory impairment in older adults.Design, Setting, and ParticipantsA total of 2491 Beaver Dam, Wis, residents aged 53 to 97 years participating\nin the 5-year follow-up examination (1998-2000) for the Epidemiology of Hearing\nLoss Study, a population-based, cross-sectional study.Main Outcome MeasuresOlfactory impairment, assessed by the San Diego Odor Identification\nTest and self-report.ResultsThe mean (SD) prevalence of impaired olfaction was 24.5% (1.7%). The\nprevalence increased with age; 62.5% (95% confidence interval [CI], 57.4%-67.7%)\nof 80- to 97-year-olds had olfactory impairment. Olfactory impairment was\nmore prevalent among men (adjusted prevalence ratio, 1.92; 95% CI, 1.65-2.19).\nCurrent smoking, stroke, epilepsy, and nasal congestion or upper respiratory\ntract infection were also associated with increased prevalence of olfactory\nimpairment. Self-reported olfactory impairment was low (9.5%) and this measure\nbecame less accurate with age. In the oldest group, aged 80 to 97 years, sensitivity\nof self-report was 12% for women and 18% for men.ConclusionsThis study demonstrates that prevalence of olfactory impairment among\nolder adults is high and increases with age. Self-report significantly underestimated\nprevalence rates obtained by olfaction testing. Physicians and caregivers\nshould be particularly alert to the potential for olfactory impairment in\nthe elderly population.&quot;,&quot;issue&quot;:&quot;18&quot;,&quot;volume&quot;:&quot;288&quot;,&quot;container-title-short&quot;:&quot;JAMA&quot;},&quot;isTemporary&quot;:false,&quot;suppress-author&quot;:false,&quot;composite&quot;:false,&quot;author-only&quot;:false}]},{&quot;citationID&quot;:&quot;MENDELEY_CITATION_35322462-a8f7-44fa-981e-bdabd44274cd&quot;,&quot;properties&quot;:{&quot;noteIndex&quot;:0},&quot;isEdited&quot;:false,&quot;manualOverride&quot;:{&quot;isManuallyOverridden&quot;:false,&quot;citeprocText&quot;:&quot;&lt;sup&gt;111&lt;/sup&gt;&quot;,&quot;manualOverrideText&quot;:&quot;&quot;},&quot;citationTag&quot;:&quot;MENDELEY_CITATION_v3_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&quot;,&quot;citationItems&quot;:[{&quot;id&quot;:&quot;999a47e7-2da9-3e96-96ae-6ca78e8e0f97&quot;,&quot;itemData&quot;:{&quot;type&quot;:&quot;article-journal&quot;,&quot;id&quot;:&quot;999a47e7-2da9-3e96-96ae-6ca78e8e0f97&quot;,&quot;title&quot;:&quot;It’s awe-fully unfamiliar: The effect of familiarity on awe within a virtual reality setting&quot;,&quot;author&quot;:[{&quot;family&quot;:&quot;Ochadleus&quot;,&quot;given&quot;:&quot;Cassidy&quot;,&quot;parse-names&quot;:false,&quot;dropping-particle&quot;:&quot;&quot;,&quot;non-dropping-particle&quot;:&quot;&quot;},{&quot;family&quot;:&quot;Kirby&quot;,&quot;given&quot;:&quot;Charissa&quot;,&quot;parse-names&quot;:false,&quot;dropping-particle&quot;:&quot;&quot;,&quot;non-dropping-particle&quot;:&quot;&quot;},{&quot;family&quot;:&quot;Scollon&quot;,&quot;given&quot;:&quot;Christie Napa&quot;,&quot;parse-names&quot;:false,&quot;dropping-particle&quot;:&quot;&quot;,&quot;non-dropping-particle&quot;:&quot;&quot;}],&quot;container-title&quot;:&quot;Frontiers in Psychology&quot;,&quot;DOI&quot;:&quot;10.3389/fpsyg.2023.1096283&quot;,&quot;ISSN&quot;:&quot;1664-1078&quot;,&quot;URL&quot;:&quot;https://www.frontiersin.org/articles/10.3389/fpsyg.2023.1096283/full&quot;,&quot;issued&quot;:{&quot;date-parts&quot;:[[2023,2,22]]},&quot;abstract&quot;:&quot;&lt;p&gt; Awe-inducing scenes are purported to involve vastness and a need for accommodation. Familiarity with a stimulus should reduce the need for accommodation, thereby reducing the intensity of awe experienced. The present study tested the effect of familiarity to a natural awe-inducing scene on the experience of awe. Forty undergraduate participants ( &lt;italic&gt;N&lt;/italic&gt;  = 40) participated in a virtual reality experiment. Using a within-subjects design, participants viewed (in counterbalanced order) an awe-inducing nature scene that was either familiar or unfamiliar. The dependent measure was self-reported awe. Results confirmed that participants experienced diminished awe while viewing a familiar awe-inducing scene compared to viewing an unfamiliar awe-inducing scene. &lt;/p&gt;&quot;,&quot;publisher&quot;:&quot;Frontiers Media S.A.&quot;,&quot;volume&quot;:&quot;14&quot;,&quot;container-title-short&quot;:&quot;Front. Psychol.&quot;},&quot;isTemporary&quot;:false,&quot;suppress-author&quot;:false,&quot;composite&quot;:false,&quot;author-only&quot;:false}]},{&quot;citationID&quot;:&quot;MENDELEY_CITATION_68948dd2-d26a-4172-9dbd-97c4044f8c23&quot;,&quot;properties&quot;:{&quot;noteIndex&quot;:0},&quot;isEdited&quot;:false,&quot;manualOverride&quot;:{&quot;isManuallyOverridden&quot;:false,&quot;citeprocText&quot;:&quot;&lt;sup&gt;112&lt;/sup&gt;&quot;,&quot;manualOverrideText&quot;:&quot;&quot;},&quot;citationTag&quot;:&quot;MENDELEY_CITATION_v3_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&quot;,&quot;citationItems&quot;:[{&quot;id&quot;:&quot;fabece18-b597-3bda-9232-b1d3fdd06b30&quot;,&quot;itemData&quot;:{&quot;type&quot;:&quot;article-journal&quot;,&quot;id&quot;:&quot;fabece18-b597-3bda-9232-b1d3fdd06b30&quot;,&quot;title&quot;:&quot;The influence of spatial dimensions of virtual environments on attitudes and nonverbal behaviors during social interactions&quot;,&quot;author&quot;:[{&quot;family&quot;:&quot;Han&quot;,&quot;given&quot;:&quot;Eugy&quot;,&quot;parse-names&quot;:false,&quot;dropping-particle&quot;:&quot;&quot;,&quot;non-dropping-particle&quot;:&quot;&quot;},{&quot;family&quot;:&quot;DeVeaux&quot;,&quot;given&quot;:&quot;Cyan&quot;,&quot;parse-names&quot;:false,&quot;dropping-particle&quot;:&quot;&quot;,&quot;non-dropping-particle&quot;:&quot;&quot;},{&quot;family&quot;:&quot;Hancock&quot;,&quot;given&quot;:&quot;Jeffrey T.&quot;,&quot;parse-names&quot;:false,&quot;dropping-particle&quot;:&quot;&quot;,&quot;non-dropping-particle&quot;:&quot;&quot;},{&quot;family&quot;:&quot;Ram&quot;,&quot;given&quot;:&quot;Nilam&quot;,&quot;parse-names&quot;:false,&quot;dropping-particle&quot;:&quot;&quot;,&quot;non-dropping-particle&quot;:&quot;&quot;},{&quot;family&quot;:&quot;Harari&quot;,&quot;given&quot;:&quot;Gabriella M.&quot;,&quot;parse-names&quot;:false,&quot;dropping-particle&quot;:&quot;&quot;,&quot;non-dropping-particle&quot;:&quot;&quot;},{&quot;family&quot;:&quot;Bailenson&quot;,&quot;given&quot;:&quot;Jeremy N.&quot;,&quot;parse-names&quot;:false,&quot;dropping-particle&quot;:&quot;&quot;,&quot;non-dropping-particle&quot;:&quot;&quot;}],&quot;container-title&quot;:&quot;Journal of Environmental Psychology&quot;,&quot;DOI&quot;:&quot;10.1016/j.jenvp.2024.102269&quot;,&quot;ISSN&quot;:&quot;02724944&quot;,&quot;URL&quot;:&quot;https://linkinghub.elsevier.com/retrieve/pii/S0272494424000422&quot;,&quot;issued&quot;:{&quot;date-parts&quot;:[[2024,5,1]]},&quot;page&quot;:&quot;102269&quot;,&quot;abstract&quot;:&quot;Research on physical-world environments has shown that the spatial properties of built worlds are consequential for shaping psychological states and social behavior. However, it has been difficult to empirically test this in natural settings in the physical world. This study uses immersive virtual reality (VR) environments, which have shown to have comparable effects to physical-world environments, to investigate the influence of two spatial dimensions (ceiling height and floor area) on individuals' attitudes and nonverbal behaviors during social interactions. In the present study, groups of three to four physically remote participants wore VR headsets (n = 110) and took part in discussions every week for four weeks in one of four virtual environments that varied in their spatial dimensions (low or high ceilings, small or large floor areas). Results showed that, when in a virtual environment with a high ceiling, participants reported feeling greater perceived restorativeness, awe, and momentary affective well-being, compared to when they were in virtual environments with low ceilings. Participants also paid more social attention (i.e., looked at other group members), when they were in virtual environments with high ceilings. When in a virtual environment with a large floor area, participants reported having a greater sense of awe, compared to environments with small floor areas. Furthermore, when in a large environment with a high ceiling, participants physically moved their heads more slowly and virtually stood further apart from their group members, compared to the other three conditions. We discuss implications for theoretical work on context and behaviors as well as design of social VR environments.&quot;,&quot;publisher&quot;:&quot;Academic Press&quot;,&quot;volume&quot;:&quot;95&quot;,&quot;container-title-short&quot;:&quot;J. Environ. Psychol.&quot;},&quot;isTemporary&quot;:false}]},{&quot;citationID&quot;:&quot;MENDELEY_CITATION_a89a8c48-cb61-41a5-9701-92d787361751&quot;,&quot;properties&quot;:{&quot;noteIndex&quot;:0},&quot;isEdited&quot;:false,&quot;manualOverride&quot;:{&quot;isManuallyOverridden&quot;:false,&quot;citeprocText&quot;:&quot;&lt;sup&gt;113,114&lt;/sup&gt;&quot;,&quot;manualOverrideText&quot;:&quot;&quot;},&quot;citationTag&quot;:&quot;MENDELEY_CITATION_v3_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&quot;,&quot;citationItems&quot;:[{&quot;id&quot;:&quot;8110224a-ed32-342e-bb8c-1f468ba515ba&quot;,&quot;itemData&quot;:{&quot;type&quot;:&quot;webpage&quot;,&quot;id&quot;:&quot;8110224a-ed32-342e-bb8c-1f468ba515ba&quot;,&quot;title&quot;:&quot;Here’s How That Disney 360° Treadmill Works&quot;,&quot;author&quot;:[{&quot;family&quot;:&quot;Papp&quot;,&quot;given&quot;:&quot;Donald&quot;,&quot;parse-names&quot;:false,&quot;dropping-particle&quot;:&quot;&quot;,&quot;non-dropping-particle&quot;:&quot;&quot;}],&quot;container-title&quot;:&quot;Hackaday&quot;,&quot;accessed&quot;:{&quot;date-parts&quot;:[[2026,3,19]]},&quot;URL&quot;:&quot;https://hackaday.com/2024/05/03/heres-how-that-disney-360-treadmill-works/&quot;,&quot;issued&quot;:{&quot;date-parts&quot;:[[2024,5,3]]},&quot;container-title-short&quot;:&quot;&quot;},&quot;isTemporary&quot;:false},{&quot;id&quot;:&quot;865a5e9f-47ea-312b-a793-e9e997ee6907&quot;,&quot;itemData&quot;:{&quot;type&quot;:&quot;webpage&quot;,&quot;id&quot;:&quot;865a5e9f-47ea-312b-a793-e9e997ee6907&quot;,&quot;title&quot;:&quot;A Disney Imagineer explains how they made the HoloTile floor, a magical walkway that moves in any direction&quot;,&quot;author&quot;:[{&quot;family&quot;:&quot;Berg&quot;,&quot;given&quot;:&quot;Nate&quot;,&quot;parse-names&quot;:false,&quot;dropping-particle&quot;:&quot;&quot;,&quot;non-dropping-particle&quot;:&quot;&quot;}],&quot;container-title&quot;:&quot;Fast Company&quot;,&quot;accessed&quot;:{&quot;date-parts&quot;:[[2026,3,19]]},&quot;URL&quot;:&quot;https://www.fastcompany.com/91019277/a-disney-imagineer-explains-how-they-made-the-holotile-floor-a-magical-walkway-that-moves-in-any-direction&quot;,&quot;issued&quot;:{&quot;date-parts&quot;:[[2024,1,31]]},&quot;container-title-short&quot;:&quot;&quot;},&quot;isTemporary&quot;:false}]},{&quot;citationID&quot;:&quot;MENDELEY_CITATION_3a8c8e84-ed97-4043-9141-3ba247675136&quot;,&quot;properties&quot;:{&quot;noteIndex&quot;:0},&quot;isEdited&quot;:false,&quot;manualOverride&quot;:{&quot;isManuallyOverridden&quot;:false,&quot;citeprocText&quot;:&quot;&lt;sup&gt;115,116&lt;/sup&gt;&quot;,&quot;manualOverrideText&quot;:&quot;&quot;},&quot;citationTag&quot;:&quot;MENDELEY_CITATION_v3_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&quot;,&quot;citationItems&quot;:[{&quot;id&quot;:&quot;e1ffc2ef-8c54-304d-8a8f-427119780664&quot;,&quot;itemData&quot;:{&quot;type&quot;:&quot;article-journal&quot;,&quot;id&quot;:&quot;e1ffc2ef-8c54-304d-8a8f-427119780664&quot;,&quot;title&quot;:&quot;How we experience immersive virtual environments: the concept of presence and its measurement&quot;,&quot;author&quot;:[{&quot;family&quot;:&quot;Slater&quot;,&quot;given&quot;:&quot;Mel&quot;,&quot;parse-names&quot;:false,&quot;dropping-particle&quot;:&quot;&quot;,&quot;non-dropping-particle&quot;:&quot;&quot;},{&quot;family&quot;:&quot;Lotto&quot;,&quot;given&quot;:&quot;Beau&quot;,&quot;parse-names&quot;:false,&quot;dropping-particle&quot;:&quot;&quot;,&quot;non-dropping-particle&quot;:&quot;&quot;},{&quot;family&quot;:&quot;Arnold&quot;,&quot;given&quot;:&quot;Maria Marta&quot;,&quot;parse-names&quot;:false,&quot;dropping-particle&quot;:&quot;&quot;,&quot;non-dropping-particle&quot;:&quot;&quot;},{&quot;family&quot;:&quot;Sanchez-Vives&quot;,&quot;given&quot;:&quot;Maria&quot;,&quot;parse-names&quot;:false,&quot;dropping-particle&quot;:&quot;V&quot;,&quot;non-dropping-particle&quot;:&quot;&quot;}],&quot;container-title&quot;:&quot;Anuario de psicología&quot;,&quot;ISSN&quot;:&quot;0066-5126&quot;,&quot;issued&quot;:{&quot;date-parts&quot;:[[2009]]},&quot;page&quot;:&quot;193-210&quot;,&quot;publisher&quot;:&quot;Universitat de Barcelona&quot;,&quot;issue&quot;:&quot;2&quot;,&quot;volume&quot;:&quot;40&quot;,&quot;container-title-short&quot;:&quot;&quot;},&quot;isTemporary&quot;:false,&quot;suppress-author&quot;:false,&quot;composite&quot;:false,&quot;author-only&quot;:false},{&quot;id&quot;:&quot;f9d5be3e-331f-3480-a903-158c65d43a36&quot;,&quot;itemData&quot;:{&quot;type&quot;:&quot;article-journal&quot;,&quot;id&quot;:&quot;f9d5be3e-331f-3480-a903-158c65d43a36&quot;,&quot;title&quot;:&quot;The impact of perception and presence on emotional reactions: a review of research in virtual reality&quot;,&quot;author&quot;:[{&quot;family&quot;:&quot;Diemer&quot;,&quot;given&quot;:&quot;Julia&quot;,&quot;parse-names&quot;:false,&quot;dropping-particle&quot;:&quot;&quot;,&quot;non-dropping-particle&quot;:&quot;&quot;},{&quot;family&quot;:&quot;Alpers&quot;,&quot;given&quot;:&quot;Georg W.&quot;,&quot;parse-names&quot;:false,&quot;dropping-particle&quot;:&quot;&quot;,&quot;non-dropping-particle&quot;:&quot;&quot;},{&quot;family&quot;:&quot;Peperkorn&quot;,&quot;given&quot;:&quot;Henrik M.&quot;,&quot;parse-names&quot;:false,&quot;dropping-particle&quot;:&quot;&quot;,&quot;non-dropping-particle&quot;:&quot;&quot;},{&quot;family&quot;:&quot;Shiban&quot;,&quot;given&quot;:&quot;Youssef&quot;,&quot;parse-names&quot;:false,&quot;dropping-particle&quot;:&quot;&quot;,&quot;non-dropping-particle&quot;:&quot;&quot;},{&quot;family&quot;:&quot;MÃ¼hlberger&quot;,&quot;given&quot;:&quot;Andreas&quot;,&quot;parse-names&quot;:false,&quot;dropping-particle&quot;:&quot;&quot;,&quot;non-dropping-particle&quot;:&quot;&quot;}],&quot;container-title&quot;:&quot;Frontiers in Psychology&quot;,&quot;DOI&quot;:&quot;10.3389/fpsyg.2015.00026&quot;,&quot;ISSN&quot;:&quot;1664-1078&quot;,&quot;URL&quot;:&quot;http://journal.frontiersin.org/article/10.3389/fpsyg.2015.00026/abstract&quot;,&quot;issued&quot;:{&quot;date-parts&quot;:[[2015,1,30]]},&quot;abstract&quot;:&quot;Virtual reality (VR) has made its way into mainstream psychological research in the last two decades. This technology, with its unique ability to simulate complex, real situations and contexts, offers researchers unprecedented opportunities to investigate human behavior in well controlled designs in the laboratory. One important application of VR is the investigation of pathological processes in mental disorders, especially anxiety disorders. Research on the processes underlying threat perception, fear, and exposure therapy has shed light on more general aspects of the relation between perception and emotion. Being by its nature virtual, i.e., simulation of reality, VR strongly relies on the adequate selection of specific perceptual cues to activate emotions. Emotional experiences in turn are related to presence, another important concept in VR, which describes the user's sense of being in a VR environment. This paper summarizes current research into perception of fear cues, emotion, and presence, aiming at the identification of the most relevant aspects of emotional experience in VR and their mutual relations. A special focus lies on a series of recent experiments designed to test the relative contribution of perception and conceptual information on fear in VR. This strand of research capitalizes on the dissociation between perception (bottom-up input) and conceptual information (top-down input) that is possible in VR. Further, we review the factors that have so far been recognized to influence presence, with emotions (e.g., fear) being the most relevant in the context of clinical psychology. Recent research has highlighted the mutual influence of presence and fear in VR, but has also traced the limits of our current understanding of this relationship. In this paper, the crucial role of perception on eliciting emotional reactions is highlighted, and the role of arousal as a basic dimension of emotional experience is discussed. An interoceptive attribution model of presence is suggested as a first step toward an integrative framework for emotion research in VR. Gaps in the current literature and future directions are outlined.&quot;,&quot;publisher&quot;:&quot;Frontiers Research Foundation&quot;,&quot;issue&quot;:&quot;JAN&quot;,&quot;volume&quot;:&quot;6&quot;,&quot;container-title-short&quot;:&quot;Front. Psychol.&quot;},&quot;isTemporary&quot;:false}]},{&quot;citationID&quot;:&quot;MENDELEY_CITATION_33a4e2f3-2ee4-451a-972e-5bfc3c397a8b&quot;,&quot;properties&quot;:{&quot;noteIndex&quot;:0},&quot;isEdited&quot;:false,&quot;manualOverride&quot;:{&quot;isManuallyOverridden&quot;:false,&quot;citeprocText&quot;:&quot;&lt;sup&gt;117,118&lt;/sup&gt;&quot;,&quot;manualOverrideText&quot;:&quot;&quot;},&quot;citationTag&quot;:&quot;MENDELEY_CITATION_v3_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&quot;,&quot;citationItems&quot;:[{&quot;id&quot;:&quot;133599f8-097e-3463-afcc-a3afe0520907&quot;,&quot;itemData&quot;:{&quot;type&quot;:&quot;paper-conference&quot;,&quot;id&quot;:&quot;133599f8-097e-3463-afcc-a3afe0520907&quot;,&quot;title&quot;:&quot;Leveraging change blindness for redirection in virtual environments&quot;,&quot;author&quot;:[{&quot;family&quot;:&quot;Suma&quot;,&quot;given&quot;:&quot;Evan A.&quot;,&quot;parse-names&quot;:false,&quot;dropping-particle&quot;:&quot;&quot;,&quot;non-dropping-particle&quot;:&quot;&quot;},{&quot;family&quot;:&quot;Clark&quot;,&quot;given&quot;:&quot;Seth&quot;,&quot;parse-names&quot;:false,&quot;dropping-particle&quot;:&quot;&quot;,&quot;non-dropping-particle&quot;:&quot;&quot;},{&quot;family&quot;:&quot;Krum&quot;,&quot;given&quot;:&quot;David&quot;,&quot;parse-names&quot;:false,&quot;dropping-particle&quot;:&quot;&quot;,&quot;non-dropping-particle&quot;:&quot;&quot;},{&quot;family&quot;:&quot;Finkelstein&quot;,&quot;given&quot;:&quot;Samantha&quot;,&quot;parse-names&quot;:false,&quot;dropping-particle&quot;:&quot;&quot;,&quot;non-dropping-particle&quot;:&quot;&quot;},{&quot;family&quot;:&quot;Bolas&quot;,&quot;given&quot;:&quot;Mark&quot;,&quot;parse-names&quot;:false,&quot;dropping-particle&quot;:&quot;&quot;,&quot;non-dropping-particle&quot;:&quot;&quot;},{&quot;family&quot;:&quot;Warte&quot;,&quot;given&quot;:&quot;Zachary&quot;,&quot;parse-names&quot;:false,&quot;dropping-particle&quot;:&quot;&quot;,&quot;non-dropping-particle&quot;:&quot;&quot;}],&quot;container-title&quot;:&quot;2011 IEEE Virtual Reality Conference&quot;,&quot;DOI&quot;:&quot;10.1109/VR.2011.5759455&quot;,&quot;ISBN&quot;:&quot;978-1-4577-0039-2&quot;,&quot;URL&quot;:&quot;http://ieeexplore.ieee.org/document/5759455/&quot;,&quot;issued&quot;:{&quot;date-parts&quot;:[[2011,3]]},&quot;page&quot;:&quot;159-166&quot;,&quot;abstract&quot;:&quot;We present change blindness redirection, a novel technique for allowing the user to walk through an immersive virtual environment that is considerably larger than the available physical workspace. In contrast to previous redirection techniques, this approach, based on a dynamic environment model, does not introduce any visual-vestibular conflicts from manipulating the mapping between physical and virtual motions, nor does it require breaking presence to stop and explicitly reorient the user. We conducted two user studies to evaluate the effectiveness of the change blindness illusion when exploring a virtual environment that was an order of magnitude larger than the physical walking space. Despite the dynamically changing environment, participants were able to draw coherent sketch maps of the environment structure, and pointing task results indicated that they were able to maintain their spatial orientation within the virtual world. Only one out of 77 participants across both both studies definitively noticed that a scene change had occurred, suggesting that change blindness redirection provides a remarkably compelling illusion. Secondary findings revealed that a wide field-of-view increases pointing accuracy and that experienced gamers reported greater sense of presence than those with little or no experience with 3D video games.&quot;,&quot;publisher&quot;:&quot;IEEE&quot;,&quot;container-title-short&quot;:&quot;&quot;},&quot;isTemporary&quot;:false},{&quot;id&quot;:&quot;abe09091-ae0a-310d-bdd7-3a68f6c9d400&quot;,&quot;itemData&quot;:{&quot;type&quot;:&quot;article-journal&quot;,&quot;id&quot;:&quot;abe09091-ae0a-310d-bdd7-3a68f6c9d400&quot;,&quot;title&quot;:&quot;Impossible Spaces: Maximizing Natural Walking in Virtual Environments with Self-Overlapping Architecture&quot;,&quot;author&quot;:[{&quot;family&quot;:&quot;Suma&quot;,&quot;given&quot;:&quot;E. A.&quot;,&quot;parse-names&quot;:false,&quot;dropping-particle&quot;:&quot;&quot;,&quot;non-dropping-particle&quot;:&quot;&quot;},{&quot;family&quot;:&quot;Lipps&quot;,&quot;given&quot;:&quot;Z.&quot;,&quot;parse-names&quot;:false,&quot;dropping-particle&quot;:&quot;&quot;,&quot;non-dropping-particle&quot;:&quot;&quot;},{&quot;family&quot;:&quot;Finkelstein&quot;,&quot;given&quot;:&quot;S.&quot;,&quot;parse-names&quot;:false,&quot;dropping-particle&quot;:&quot;&quot;,&quot;non-dropping-particle&quot;:&quot;&quot;},{&quot;family&quot;:&quot;Krum&quot;,&quot;given&quot;:&quot;D. M.&quot;,&quot;parse-names&quot;:false,&quot;dropping-particle&quot;:&quot;&quot;,&quot;non-dropping-particle&quot;:&quot;&quot;},{&quot;family&quot;:&quot;Bolas&quot;,&quot;given&quot;:&quot;M.&quot;,&quot;parse-names&quot;:false,&quot;dropping-particle&quot;:&quot;&quot;,&quot;non-dropping-particle&quot;:&quot;&quot;}],&quot;container-title&quot;:&quot;IEEE Transactions on Visualization and Computer Graphics&quot;,&quot;DOI&quot;:&quot;10.1109/TVCG.2012.47&quot;,&quot;ISSN&quot;:&quot;1077-2626&quot;,&quot;URL&quot;:&quot;http://ieeexplore.ieee.org/document/6165136/&quot;,&quot;issued&quot;:{&quot;date-parts&quot;:[[2012,4]]},&quot;page&quot;:&quot;555-564&quot;,&quot;abstract&quot;:&quot;Walking is only possible within immersive virtual environments that fit inside the boundaries of the user's physical workspace. To reduce the severity of the restrictions imposed by limited physical area, we introduce \&quot;impossible spaces,\&quot; a new design mechanic for virtual environments that wish to maximize the size of the virtual environment that can be explored with natural locomotion. Such environments make use of self-overlapping architectural layouts, effectively compressing comparatively large interior environments into smaller physical areas. We conducted two formal user studies to explore the perception and experience of impossible spaces. In the first experiment, we showed that reasonably small virtual rooms may overlap by as much as 56% before users begin to detect that they are in an impossible space, and that the larger virtual rooms that expanded to maximally fill our available 9.14m x 9.14m workspace may overlap by up to 31%. Our results also demonstrate that users perceive distances to objects in adjacent overlapping rooms as if the overall space was uncompressed, even at overlap levels that were overtly noticeable. In our second experiment, we combined several well-known redirection techniques to string together a chain of impossible spaces in an expansive outdoor scene. We then conducted an exploratory analysis of users' verbal feedback during exploration, which indicated that impossible spaces provide an even more powerful illusion when users are naive to the manipulation.&quot;,&quot;issue&quot;:&quot;4&quot;,&quot;volume&quot;:&quot;18&quot;,&quot;container-title-short&quot;:&quot;IEEE Trans. Vis. Comput. Graph.&quot;},&quot;isTemporary&quot;:false}]},{&quot;citationID&quot;:&quot;MENDELEY_CITATION_d3ea74b8-57bd-4a42-9cce-6fec8109d2fc&quot;,&quot;properties&quot;:{&quot;noteIndex&quot;:0},&quot;isEdited&quot;:false,&quot;manualOverride&quot;:{&quot;isManuallyOverridden&quot;:false,&quot;citeprocText&quot;:&quot;&lt;sup&gt;119&lt;/sup&gt;&quot;,&quot;manualOverrideText&quot;:&quot;&quot;},&quot;citationTag&quot;:&quot;MENDELEY_CITATION_v3_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&quot;,&quot;citationItems&quot;:[{&quot;id&quot;:&quot;a4c08eb7-fa5c-31b0-b263-f2a8d6171bcf&quot;,&quot;itemData&quot;:{&quot;type&quot;:&quot;article-journal&quot;,&quot;id&quot;:&quot;a4c08eb7-fa5c-31b0-b263-f2a8d6171bcf&quot;,&quot;title&quot;:&quot;Virtual Reality Sickness: A Review of Causes and Measurements&quot;,&quot;author&quot;:[{&quot;family&quot;:&quot;Chang&quot;,&quot;given&quot;:&quot;Eunhee&quot;,&quot;parse-names&quot;:false,&quot;dropping-particle&quot;:&quot;&quot;,&quot;non-dropping-particle&quot;:&quot;&quot;},{&quot;family&quot;:&quot;Kim&quot;,&quot;given&quot;:&quot;Hyun Taek&quot;,&quot;parse-names&quot;:false,&quot;dropping-particle&quot;:&quot;&quot;,&quot;non-dropping-particle&quot;:&quot;&quot;},{&quot;family&quot;:&quot;Yoo&quot;,&quot;given&quot;:&quot;Byounghyun&quot;,&quot;parse-names&quot;:false,&quot;dropping-particle&quot;:&quot;&quot;,&quot;non-dropping-particle&quot;:&quot;&quot;}],&quot;container-title&quot;:&quot;International Journal of Human–Computer Interaction&quot;,&quot;DOI&quot;:&quot;10.1080/10447318.2020.1778351&quot;,&quot;ISSN&quot;:&quot;1044-7318&quot;,&quot;URL&quot;:&quot;https://www.tandfonline.com/doi/full/10.1080/10447318.2020.1778351&quot;,&quot;issued&quot;:{&quot;date-parts&quot;:[[2020,10,20]]},&quot;page&quot;:&quot;1658-1682&quot;,&quot;abstract&quot;:&quot;In virtual reality (VR), users can experience symptoms of motion sickness, which is referred to as VR sickness or cybersickness. The symptoms include but are not limited to eye fatigue, disorientation, and nausea, which can impair the VR experience of users. Though many studies have attempted to reduce the discomfort, they produced conflicting results with varying degrees of VR sickness. In particular, a visually improved VR does not necessarily result in decreased VR sickness. To understand these unexpected results, we surveyed the causes of VR sickness and measurement of symptoms. We reorganized the causes of the VR sickness into three major factors (hardware, content, and human factors) and investigated the sub-component of each factor. We then surveyed frequently used measures of VR sickness, both subjective and objective approaches. We also investigated emerging approaches for reducing VR sickness and proposed a multimodal fidelity hypothesis to give an insight into future studies.&quot;,&quot;publisher&quot;:&quot;Bellwether Publishing, Ltd.&quot;,&quot;issue&quot;:&quot;17&quot;,&quot;volume&quot;:&quot;36&quot;,&quot;container-title-short&quot;:&quot;Int. J. Hum. Comput. Interact.&quot;},&quot;isTemporary&quot;:false}]},{&quot;citationID&quot;:&quot;MENDELEY_CITATION_7b1ad42b-32df-4028-9f91-58c108b777fa&quot;,&quot;properties&quot;:{&quot;noteIndex&quot;:0},&quot;isEdited&quot;:false,&quot;manualOverride&quot;:{&quot;isManuallyOverridden&quot;:false,&quot;citeprocText&quot;:&quot;&lt;sup&gt;78&lt;/sup&gt;&quot;,&quot;manualOverrideText&quot;:&quot;&quot;},&quot;citationTag&quot;:&quot;MENDELEY_CITATION_v3_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&quot;,&quot;citationItems&quot;:[{&quot;id&quot;:&quot;bee214ac-4a99-3f5d-a465-2c2233f42d2d&quot;,&quot;itemData&quot;:{&quot;type&quot;:&quot;article-journal&quot;,&quot;id&quot;:&quot;bee214ac-4a99-3f5d-a465-2c2233f42d2d&quot;,&quot;title&quot;:&quot;Onboarding and offboarding in virtual reality: A user-centred framework for audience experience across genres and spaces&quot;,&quot;author&quot;:[{&quot;family&quot;:&quot;Whittaker&quot;,&quot;given&quot;:&quot;Laryssa&quot;,&quot;parse-names&quot;:false,&quot;dropping-particle&quot;:&quot;&quot;,&quot;non-dropping-particle&quot;:&quot;&quot;}],&quot;container-title&quot;:&quot;Convergence: The International Journal of Research into New Media Technologies&quot;,&quot;DOI&quot;:&quot;10.1177/13548565231187329&quot;,&quot;ISSN&quot;:&quot;1354-8565&quot;,&quot;URL&quot;:&quot;https://journals.sagepub.com/doi/10.1177/13548565231187329&quot;,&quot;issued&quot;:{&quot;date-parts&quot;:[[2025,2,17]]},&quot;page&quot;:&quot;87-106&quot;,&quot;abstract&quot;:&quot;&lt;p&gt;Virtual reality (VR) technology is an emerging medium of experience in many different public-facing entertainment and cultural contexts, such as immersive theatre, live performance, VR film festivals, gaming arcades, escape rooms, and museum exhibitions. The processes of ushering audience members or users into the virtual experience and out again, to which I refer here as ‘onboarding’ and ‘offboarding’, have been considered within some specific contexts, or on a case-by-case basis, but to date no systematised consideration of VR onboarding and offboarding has been produced. One reason for this is that ambiguities in disciplinary and practical definitions of immersion have obscured the relationship between VR technology and users. Clarification of this relationship results in clear evidence of a need for attention to onboarding and offboarding processes in public-facing contexts. In this paper, I define onboarding and offboarding, and present a framework for considering the onboarding and offboarding experiences of virtual reality audiences that helps stakeholders identify both their responsibilities to audiences and the best way to facilitate the immersive experience. This framework is based upon identifying experience goals, centred on the affordances of virtual reality and principles of immersion and presence, and utilises the Immersive Audience Framework developed by StoryFutures in its interdisciplinary research with immersive audiences since 2019.&lt;/p&gt;&quot;,&quot;issue&quot;:&quot;1&quot;,&quot;volume&quot;:&quot;31&quot;,&quot;container-title-short&quot;:&quot;&quot;},&quot;isTemporary&quot;:false,&quot;suppress-author&quot;:false,&quot;composite&quot;:false,&quot;author-only&quot;:false}]},{&quot;citationID&quot;:&quot;MENDELEY_CITATION_320658e3-5bd6-4b34-a13d-e62a58362e5c&quot;,&quot;properties&quot;:{&quot;noteIndex&quot;:0},&quot;isEdited&quot;:false,&quot;manualOverride&quot;:{&quot;isManuallyOverridden&quot;:false,&quot;citeprocText&quot;:&quot;&lt;sup&gt;120&lt;/sup&gt;&quot;,&quot;manualOverrideText&quot;:&quot;&quot;},&quot;citationTag&quot;:&quot;MENDELEY_CITATION_v3_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&quot;,&quot;citationItems&quot;:[{&quot;id&quot;:&quot;4926c179-76f8-3a39-9bd7-d3de4d50cc87&quot;,&quot;itemData&quot;:{&quot;type&quot;:&quot;book&quot;,&quot;id&quot;:&quot;4926c179-76f8-3a39-9bd7-d3de4d50cc87&quot;,&quot;title&quot;:&quot;The hidden dimension&quot;,&quot;author&quot;:[{&quot;family&quot;:&quot;Hall&quot;,&quot;given&quot;:&quot;Edmund T&quot;,&quot;parse-names&quot;:false,&quot;dropping-particle&quot;:&quot;&quot;,&quot;non-dropping-particle&quot;:&quot;&quot;},{&quot;family&quot;:&quot;Hall&quot;,&quot;given&quot;:&quot;Edward T&quot;,&quot;parse-names&quot;:false,&quot;dropping-particle&quot;:&quot;&quot;,&quot;non-dropping-particle&quot;:&quot;&quot;}],&quot;issued&quot;:{&quot;date-parts&quot;:[[1966]]},&quot;publisher&quot;:&quot;Anchor&quot;,&quot;volume&quot;:&quot;609&quot;,&quot;container-title-short&quot;:&quot;&quot;},&quot;isTemporary&quot;:false,&quot;suppress-author&quot;:false,&quot;composite&quot;:false,&quot;author-only&quot;:false}]},{&quot;citationID&quot;:&quot;MENDELEY_CITATION_39326fb3-5181-4a14-8f99-2e234a927f17&quot;,&quot;properties&quot;:{&quot;noteIndex&quot;:0},&quot;isEdited&quot;:false,&quot;manualOverride&quot;:{&quot;isManuallyOverridden&quot;:false,&quot;citeprocText&quot;:&quot;&lt;sup&gt;121&lt;/sup&gt;&quot;,&quot;manualOverrideText&quot;:&quot;&quot;},&quot;citationTag&quot;:&quot;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&quot;,&quot;citationItems&quot;:[{&quot;id&quot;:&quot;526c14f7-d53a-3cac-a17f-aed538ad76bb&quot;,&quot;itemData&quot;:{&quot;type&quot;:&quot;article-journal&quot;,&quot;id&quot;:&quot;526c14f7-d53a-3cac-a17f-aed538ad76bb&quot;,&quot;title&quot;:&quot;Preferred Interpersonal Distances: A Global Comparison&quot;,&quot;author&quot;:[{&quot;family&quot;:&quot;Sorokowska&quot;,&quot;given&quot;:&quot;Agnieszka&quot;,&quot;parse-names&quot;:false,&quot;dropping-particle&quot;:&quot;&quot;,&quot;non-dropping-particle&quot;:&quot;&quot;},{&quot;family&quot;:&quot;Sorokowski&quot;,&quot;given&quot;:&quot;Piotr&quot;,&quot;parse-names&quot;:false,&quot;dropping-particle&quot;:&quot;&quot;,&quot;non-dropping-particle&quot;:&quot;&quot;},{&quot;family&quot;:&quot;Hilpert&quot;,&quot;given&quot;:&quot;Peter&quot;,&quot;parse-names&quot;:false,&quot;dropping-particle&quot;:&quot;&quot;,&quot;non-dropping-particle&quot;:&quot;&quot;},{&quot;family&quot;:&quot;Cantarero&quot;,&quot;given&quot;:&quot;Katarzyna&quot;,&quot;parse-names&quot;:false,&quot;dropping-particle&quot;:&quot;&quot;,&quot;non-dropping-particle&quot;:&quot;&quot;},{&quot;family&quot;:&quot;Frackowiak&quot;,&quot;given&quot;:&quot;Tomasz&quot;,&quot;parse-names&quot;:false,&quot;dropping-particle&quot;:&quot;&quot;,&quot;non-dropping-particle&quot;:&quot;&quot;},{&quot;family&quot;:&quot;Ahmadi&quot;,&quot;given&quot;:&quot;Khodabakhsh&quot;,&quot;parse-names&quot;:false,&quot;dropping-particle&quot;:&quot;&quot;,&quot;non-dropping-particle&quot;:&quot;&quot;},{&quot;family&quot;:&quot;Alghraibeh&quot;,&quot;given&quot;:&quot;Ahmad M.&quot;,&quot;parse-names&quot;:false,&quot;dropping-particle&quot;:&quot;&quot;,&quot;non-dropping-particle&quot;:&quot;&quot;},{&quot;family&quot;:&quot;Aryeetey&quot;,&quot;given&quot;:&quot;Richmond&quot;,&quot;parse-names&quot;:false,&quot;dropping-particle&quot;:&quot;&quot;,&quot;non-dropping-particle&quot;:&quot;&quot;},{&quot;family&quot;:&quot;Bertoni&quot;,&quot;given&quot;:&quot;Anna&quot;,&quot;parse-names&quot;:false,&quot;dropping-particle&quot;:&quot;&quot;,&quot;non-dropping-particle&quot;:&quot;&quot;},{&quot;family&quot;:&quot;Bettache&quot;,&quot;given&quot;:&quot;Karim&quot;,&quot;parse-names&quot;:false,&quot;dropping-particle&quot;:&quot;&quot;,&quot;non-dropping-particle&quot;:&quot;&quot;},{&quot;family&quot;:&quot;Blumen&quot;,&quot;given&quot;:&quot;Sheyla&quot;,&quot;parse-names&quot;:false,&quot;dropping-particle&quot;:&quot;&quot;,&quot;non-dropping-particle&quot;:&quot;&quot;},{&quot;family&quot;:&quot;Błażejewska&quot;,&quot;given&quot;:&quot;Marta&quot;,&quot;parse-names&quot;:false,&quot;dropping-particle&quot;:&quot;&quot;,&quot;non-dropping-particle&quot;:&quot;&quot;},{&quot;family&quot;:&quot;Bortolini&quot;,&quot;given&quot;:&quot;Tiago&quot;,&quot;parse-names&quot;:false,&quot;dropping-particle&quot;:&quot;&quot;,&quot;non-dropping-particle&quot;:&quot;&quot;},{&quot;family&quot;:&quot;Butovskaya&quot;,&quot;given&quot;:&quot;Marina&quot;,&quot;parse-names&quot;:false,&quot;dropping-particle&quot;:&quot;&quot;,&quot;non-dropping-particle&quot;:&quot;&quot;},{&quot;family&quot;:&quot;Castro&quot;,&quot;given&quot;:&quot;Felipe Nalon&quot;,&quot;parse-names&quot;:false,&quot;dropping-particle&quot;:&quot;&quot;,&quot;non-dropping-particle&quot;:&quot;&quot;},{&quot;family&quot;:&quot;Cetinkaya&quot;,&quot;given&quot;:&quot;Hakan&quot;,&quot;parse-names&quot;:false,&quot;dropping-particle&quot;:&quot;&quot;,&quot;non-dropping-particle&quot;:&quot;&quot;},{&quot;family&quot;:&quot;Cunha&quot;,&quot;given&quot;:&quot;Diana&quot;,&quot;parse-names&quot;:false,&quot;dropping-particle&quot;:&quot;&quot;,&quot;non-dropping-particle&quot;:&quot;&quot;},{&quot;family&quot;:&quot;David&quot;,&quot;given&quot;:&quot;Daniel&quot;,&quot;parse-names&quot;:false,&quot;dropping-particle&quot;:&quot;&quot;,&quot;non-dropping-particle&quot;:&quot;&quot;},{&quot;family&quot;:&quot;David&quot;,&quot;given&quot;:&quot;Oana A.&quot;,&quot;parse-names&quot;:false,&quot;dropping-particle&quot;:&quot;&quot;,&quot;non-dropping-particle&quot;:&quot;&quot;},{&quot;family&quot;:&quot;Dileym&quot;,&quot;given&quot;:&quot;Fahd A.&quot;,&quot;parse-names&quot;:false,&quot;dropping-particle&quot;:&quot;&quot;,&quot;non-dropping-particle&quot;:&quot;&quot;},{&quot;family&quot;:&quot;Domínguez Espinosa&quot;,&quot;given&quot;:&quot;Alejandra del Carmen&quot;,&quot;parse-names&quot;:false,&quot;dropping-particle&quot;:&quot;&quot;,&quot;non-dropping-particle&quot;:&quot;&quot;},{&quot;family&quot;:&quot;Donato&quot;,&quot;given&quot;:&quot;Silvia&quot;,&quot;parse-names&quot;:false,&quot;dropping-particle&quot;:&quot;&quot;,&quot;non-dropping-particle&quot;:&quot;&quot;},{&quot;family&quot;:&quot;Dronova&quot;,&quot;given&quot;:&quot;Daria&quot;,&quot;parse-names&quot;:false,&quot;dropping-particle&quot;:&quot;&quot;,&quot;non-dropping-particle&quot;:&quot;&quot;},{&quot;family&quot;:&quot;Dural&quot;,&quot;given&quot;:&quot;Seda&quot;,&quot;parse-names&quot;:false,&quot;dropping-particle&quot;:&quot;&quot;,&quot;non-dropping-particle&quot;:&quot;&quot;},{&quot;family&quot;:&quot;Fialová&quot;,&quot;given&quot;:&quot;Jitka&quot;,&quot;parse-names&quot;:false,&quot;dropping-particle&quot;:&quot;&quot;,&quot;non-dropping-particle&quot;:&quot;&quot;},{&quot;family&quot;:&quot;Fisher&quot;,&quot;given&quot;:&quot;Maryanne&quot;,&quot;parse-names&quot;:false,&quot;dropping-particle&quot;:&quot;&quot;,&quot;non-dropping-particle&quot;:&quot;&quot;},{&quot;family&quot;:&quot;Gulbetekin&quot;,&quot;given&quot;:&quot;Evrim&quot;,&quot;parse-names&quot;:false,&quot;dropping-particle&quot;:&quot;&quot;,&quot;non-dropping-particle&quot;:&quot;&quot;},{&quot;family&quot;:&quot;Hamamcıoğlu Akkaya&quot;,&quot;given&quot;:&quot;Aslıhan&quot;,&quot;parse-names&quot;:false,&quot;dropping-particle&quot;:&quot;&quot;,&quot;non-dropping-particle&quot;:&quot;&quot;},{&quot;family&quot;:&quot;Hromatko&quot;,&quot;given&quot;:&quot;Ivana&quot;,&quot;parse-names&quot;:false,&quot;dropping-particle&quot;:&quot;&quot;,&quot;non-dropping-particle&quot;:&quot;&quot;},{&quot;family&quot;:&quot;Iafrate&quot;,&quot;given&quot;:&quot;Raffaella&quot;,&quot;parse-names&quot;:false,&quot;dropping-particle&quot;:&quot;&quot;,&quot;non-dropping-particle&quot;:&quot;&quot;},{&quot;family&quot;:&quot;Iesyp&quot;,&quot;given&quot;:&quot;Mariana&quot;,&quot;parse-names&quot;:false,&quot;dropping-particle&quot;:&quot;&quot;,&quot;non-dropping-particle&quot;:&quot;&quot;},{&quot;family&quot;:&quot;James&quot;,&quot;given&quot;:&quot;Bawo&quot;,&quot;parse-names&quot;:false,&quot;dropping-particle&quot;:&quot;&quot;,&quot;non-dropping-particle&quot;:&quot;&quot;},{&quot;family&quot;:&quot;Jaranovic&quot;,&quot;given&quot;:&quot;Jelena&quot;,&quot;parse-names&quot;:false,&quot;dropping-particle&quot;:&quot;&quot;,&quot;non-dropping-particle&quot;:&quot;&quot;},{&quot;family&quot;:&quot;Jiang&quot;,&quot;given&quot;:&quot;Feng&quot;,&quot;parse-names&quot;:false,&quot;dropping-particle&quot;:&quot;&quot;,&quot;non-dropping-particle&quot;:&quot;&quot;},{&quot;family&quot;:&quot;Kimamo&quot;,&quot;given&quot;:&quot;Charles Obadiah&quot;,&quot;parse-names&quot;:false,&quot;dropping-particle&quot;:&quot;&quot;,&quot;non-dropping-particle&quot;:&quot;&quot;},{&quot;family&quot;:&quot;Kjelvik&quot;,&quot;given&quot;:&quot;Grete&quot;,&quot;parse-names&quot;:false,&quot;dropping-particle&quot;:&quot;&quot;,&quot;non-dropping-particle&quot;:&quot;&quot;},{&quot;family&quot;:&quot;Koç&quot;,&quot;given&quot;:&quot;Fırat&quot;,&quot;parse-names&quot;:false,&quot;dropping-particle&quot;:&quot;&quot;,&quot;non-dropping-particle&quot;:&quot;&quot;},{&quot;family&quot;:&quot;Laar&quot;,&quot;given&quot;:&quot;Amos&quot;,&quot;parse-names&quot;:false,&quot;dropping-particle&quot;:&quot;&quot;,&quot;non-dropping-particle&quot;:&quot;&quot;},{&quot;family&quot;:&quot;Araújo Lopes&quot;,&quot;given&quot;:&quot;Fívia&quot;,&quot;parse-names&quot;:false,&quot;dropping-particle&quot;:&quot;&quot;,&quot;non-dropping-particle&quot;:&quot;de&quot;},{&quot;family&quot;:&quot;Macbeth&quot;,&quot;given&quot;:&quot;Guillermo&quot;,&quot;parse-names&quot;:false,&quot;dropping-particle&quot;:&quot;&quot;,&quot;non-dropping-particle&quot;:&quot;&quot;},{&quot;family&quot;:&quot;Marcano&quot;,&quot;given&quot;:&quot;Nicole M.&quot;,&quot;parse-names&quot;:false,&quot;dropping-particle&quot;:&quot;&quot;,&quot;non-dropping-particle&quot;:&quot;&quot;},{&quot;family&quot;:&quot;Martinez&quot;,&quot;given&quot;:&quot;Rocio&quot;,&quot;parse-names&quot;:false,&quot;dropping-particle&quot;:&quot;&quot;,&quot;non-dropping-particle&quot;:&quot;&quot;},{&quot;family&quot;:&quot;Mesko&quot;,&quot;given&quot;:&quot;Norbert&quot;,&quot;parse-names&quot;:false,&quot;dropping-particle&quot;:&quot;&quot;,&quot;non-dropping-particle&quot;:&quot;&quot;},{&quot;family&quot;:&quot;Molodovskaya&quot;,&quot;given&quot;:&quot;Natalya&quot;,&quot;parse-names&quot;:false,&quot;dropping-particle&quot;:&quot;&quot;,&quot;non-dropping-particle&quot;:&quot;&quot;},{&quot;family&quot;:&quot;Moradi&quot;,&quot;given&quot;:&quot;Khadijeh&quot;,&quot;parse-names&quot;:false,&quot;dropping-particle&quot;:&quot;&quot;,&quot;non-dropping-particle&quot;:&quot;&quot;},{&quot;family&quot;:&quot;Motahari&quot;,&quot;given&quot;:&quot;Zahrasadat&quot;,&quot;parse-names&quot;:false,&quot;dropping-particle&quot;:&quot;&quot;,&quot;non-dropping-particle&quot;:&quot;&quot;},{&quot;family&quot;:&quot;Mühlhauser&quot;,&quot;given&quot;:&quot;Alexandra&quot;,&quot;parse-names&quot;:false,&quot;dropping-particle&quot;:&quot;&quot;,&quot;non-dropping-particle&quot;:&quot;&quot;},{&quot;family&quot;:&quot;Natividade&quot;,&quot;given&quot;:&quot;Jean Carlos&quot;,&quot;parse-names&quot;:false,&quot;dropping-particle&quot;:&quot;&quot;,&quot;non-dropping-particle&quot;:&quot;&quot;},{&quot;family&quot;:&quot;Ntayi&quot;,&quot;given&quot;:&quot;Joseph&quot;,&quot;parse-names&quot;:false,&quot;dropping-particle&quot;:&quot;&quot;,&quot;non-dropping-particle&quot;:&quot;&quot;},{&quot;family&quot;:&quot;Oberzaucher&quot;,&quot;given&quot;:&quot;Elisabeth&quot;,&quot;parse-names&quot;:false,&quot;dropping-particle&quot;:&quot;&quot;,&quot;non-dropping-particle&quot;:&quot;&quot;},{&quot;family&quot;:&quot;Ojedokun&quot;,&quot;given&quot;:&quot;Oluyinka&quot;,&quot;parse-names&quot;:false,&quot;dropping-particle&quot;:&quot;&quot;,&quot;non-dropping-particle&quot;:&quot;&quot;},{&quot;family&quot;:&quot;Omar-Fauzee&quot;,&quot;given&quot;:&quot;Mohd Sofian&quot;,&quot;parse-names&quot;:false,&quot;dropping-particle&quot;:&quot;Bin&quot;,&quot;non-dropping-particle&quot;:&quot;&quot;},{&quot;family&quot;:&quot;Onyishi&quot;,&quot;given&quot;:&quot;Ike E.&quot;,&quot;parse-names&quot;:false,&quot;dropping-particle&quot;:&quot;&quot;,&quot;non-dropping-particle&quot;:&quot;&quot;},{&quot;family&quot;:&quot;Paluszak&quot;,&quot;given&quot;:&quot;Anna&quot;,&quot;parse-names&quot;:false,&quot;dropping-particle&quot;:&quot;&quot;,&quot;non-dropping-particle&quot;:&quot;&quot;},{&quot;family&quot;:&quot;Portugal&quot;,&quot;given&quot;:&quot;Alda&quot;,&quot;parse-names&quot;:false,&quot;dropping-particle&quot;:&quot;&quot;,&quot;non-dropping-particle&quot;:&quot;&quot;},{&quot;family&quot;:&quot;Razumiejczyk&quot;,&quot;given&quot;:&quot;Eugenia&quot;,&quot;parse-names&quot;:false,&quot;dropping-particle&quot;:&quot;&quot;,&quot;non-dropping-particle&quot;:&quot;&quot;},{&quot;family&quot;:&quot;Realo&quot;,&quot;given&quot;:&quot;Anu&quot;,&quot;parse-names&quot;:false,&quot;dropping-particle&quot;:&quot;&quot;,&quot;non-dropping-particle&quot;:&quot;&quot;},{&quot;family&quot;:&quot;Relvas&quot;,&quot;given&quot;:&quot;Ana Paula&quot;,&quot;parse-names&quot;:false,&quot;dropping-particle&quot;:&quot;&quot;,&quot;non-dropping-particle&quot;:&quot;&quot;},{&quot;family&quot;:&quot;Rivas&quot;,&quot;given&quot;:&quot;Maria&quot;,&quot;parse-names&quot;:false,&quot;dropping-particle&quot;:&quot;&quot;,&quot;non-dropping-particle&quot;:&quot;&quot;},{&quot;family&quot;:&quot;Rizwan&quot;,&quot;given&quot;:&quot;Muhammad&quot;,&quot;parse-names&quot;:false,&quot;dropping-particle&quot;:&quot;&quot;,&quot;non-dropping-particle&quot;:&quot;&quot;},{&quot;family&quot;:&quot;Salkičević&quot;,&quot;given&quot;:&quot;Svjetlana&quot;,&quot;parse-names&quot;:false,&quot;dropping-particle&quot;:&quot;&quot;,&quot;non-dropping-particle&quot;:&quot;&quot;},{&quot;family&quot;:&quot;Sarmány-Schuller&quot;,&quot;given&quot;:&quot;Ivan&quot;,&quot;parse-names&quot;:false,&quot;dropping-particle&quot;:&quot;&quot;,&quot;non-dropping-particle&quot;:&quot;&quot;},{&quot;family&quot;:&quot;Schmehl&quot;,&quot;given&quot;:&quot;Susanne&quot;,&quot;parse-names&quot;:false,&quot;dropping-particle&quot;:&quot;&quot;,&quot;non-dropping-particle&quot;:&quot;&quot;},{&quot;family&quot;:&quot;Senyk&quot;,&quot;given&quot;:&quot;Oksana&quot;,&quot;parse-names&quot;:false,&quot;dropping-particle&quot;:&quot;&quot;,&quot;non-dropping-particle&quot;:&quot;&quot;},{&quot;family&quot;:&quot;Sinding&quot;,&quot;given&quot;:&quot;Charlotte&quot;,&quot;parse-names&quot;:false,&quot;dropping-particle&quot;:&quot;&quot;,&quot;non-dropping-particle&quot;:&quot;&quot;},{&quot;family&quot;:&quot;Stamkou&quot;,&quot;given&quot;:&quot;Eftychia&quot;,&quot;parse-names&quot;:false,&quot;dropping-particle&quot;:&quot;&quot;,&quot;non-dropping-particle&quot;:&quot;&quot;},{&quot;family&quot;:&quot;Stoyanova&quot;,&quot;given&quot;:&quot;Stanislava&quot;,&quot;parse-names&quot;:false,&quot;dropping-particle&quot;:&quot;&quot;,&quot;non-dropping-particle&quot;:&quot;&quot;},{&quot;family&quot;:&quot;Šukolová&quot;,&quot;given&quot;:&quot;Denisa&quot;,&quot;parse-names&quot;:false,&quot;dropping-particle&quot;:&quot;&quot;,&quot;non-dropping-particle&quot;:&quot;&quot;},{&quot;family&quot;:&quot;Sutresna&quot;,&quot;given&quot;:&quot;Nina&quot;,&quot;parse-names&quot;:false,&quot;dropping-particle&quot;:&quot;&quot;,&quot;non-dropping-particle&quot;:&quot;&quot;},{&quot;family&quot;:&quot;Tadinac&quot;,&quot;given&quot;:&quot;Meri&quot;,&quot;parse-names&quot;:false,&quot;dropping-particle&quot;:&quot;&quot;,&quot;non-dropping-particle&quot;:&quot;&quot;},{&quot;family&quot;:&quot;Teras&quot;,&quot;given&quot;:&quot;Andero&quot;,&quot;parse-names&quot;:false,&quot;dropping-particle&quot;:&quot;&quot;,&quot;non-dropping-particle&quot;:&quot;&quot;},{&quot;family&quot;:&quot;Tinoco Ponciano&quot;,&quot;given&quot;:&quot;Edna Lúcia&quot;,&quot;parse-names&quot;:false,&quot;dropping-particle&quot;:&quot;&quot;,&quot;non-dropping-particle&quot;:&quot;&quot;},{&quot;family&quot;:&quot;Tripathi&quot;,&quot;given&quot;:&quot;Ritu&quot;,&quot;parse-names&quot;:false,&quot;dropping-particle&quot;:&quot;&quot;,&quot;non-dropping-particle&quot;:&quot;&quot;},{&quot;family&quot;:&quot;Tripathi&quot;,&quot;given&quot;:&quot;Nachiketa&quot;,&quot;parse-names&quot;:false,&quot;dropping-particle&quot;:&quot;&quot;,&quot;non-dropping-particle&quot;:&quot;&quot;},{&quot;family&quot;:&quot;Tripathi&quot;,&quot;given&quot;:&quot;Mamta&quot;,&quot;parse-names&quot;:false,&quot;dropping-particle&quot;:&quot;&quot;,&quot;non-dropping-particle&quot;:&quot;&quot;},{&quot;family&quot;:&quot;Uhryn&quot;,&quot;given&quot;:&quot;Olja&quot;,&quot;parse-names&quot;:false,&quot;dropping-particle&quot;:&quot;&quot;,&quot;non-dropping-particle&quot;:&quot;&quot;},{&quot;family&quot;:&quot;Yamamoto&quot;,&quot;given&quot;:&quot;Maria Emília&quot;,&quot;parse-names&quot;:false,&quot;dropping-particle&quot;:&quot;&quot;,&quot;non-dropping-particle&quot;:&quot;&quot;},{&quot;family&quot;:&quot;Yoo&quot;,&quot;given&quot;:&quot;Gyesook&quot;,&quot;parse-names&quot;:false,&quot;dropping-particle&quot;:&quot;&quot;,&quot;non-dropping-particle&quot;:&quot;&quot;},{&quot;family&quot;:&quot;Pierce&quot;,&quot;given&quot;:&quot;John D.&quot;,&quot;parse-names&quot;:false,&quot;dropping-particle&quot;:&quot;&quot;,&quot;non-dropping-particle&quot;:&quot;&quot;}],&quot;container-title&quot;:&quot;Journal of Cross-Cultural Psychology&quot;,&quot;container-title-short&quot;:&quot;J. Cross. Cult. Psychol.&quot;,&quot;DOI&quot;:&quot;10.1177/0022022117698039&quot;,&quot;ISSN&quot;:&quot;15525422&quot;,&quot;issued&quot;:{&quot;date-parts&quot;:[[2017]]},&quot;abstract&quot;:&quot;Human spatial behavior has been the focus of hundreds of previous research studies. However, the conclusions and generalizability of previous studies on interpersonal distance preferences were limited by some important methodological and sampling issues. The objective of the present study was to compare preferred interpersonal distances across the world and to overcome the problems observed in previous studies. We present an extensive analysis of interpersonal distances over a large data set (N = 8,943 participants from 42 countries). We attempted to relate the preferred social, personal, and intimate distances observed in each country to a set of individual characteristics of the participants, and some attributes of their cultures. Our study indicates that individual characteristics (age and gender) influence interpersonal space preferences and that some variation in results can be explained by temperature in a given region. We also present objective values of preferred interpersonal distances in different regions, which might be used as a reference data point in future studies.&quot;,&quot;issue&quot;:&quot;4&quot;,&quot;volume&quot;:&quot;48&quot;},&quot;isTemporary&quot;:false,&quot;suppress-author&quot;:false,&quot;composite&quot;:false,&quot;author-only&quot;:false}]},{&quot;citationID&quot;:&quot;MENDELEY_CITATION_ff35f3db-b81c-4670-a641-977a574df09b&quot;,&quot;properties&quot;:{&quot;noteIndex&quot;:0},&quot;isEdited&quot;:false,&quot;manualOverride&quot;:{&quot;isManuallyOverridden&quot;:false,&quot;citeprocText&quot;:&quot;&lt;sup&gt;122&lt;/sup&gt;&quot;,&quot;manualOverrideText&quot;:&quot;&quot;},&quot;citationTag&quot;:&quot;MENDELEY_CITATION_v3_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&quot;,&quot;citationItems&quot;:[{&quot;id&quot;:&quot;ec8113ea-192a-309f-9a07-11e4978941dc&quot;,&quot;itemData&quot;:{&quot;type&quot;:&quot;article&quot;,&quot;id&quot;:&quot;ec8113ea-192a-309f-9a07-11e4978941dc&quot;,&quot;title&quot;:&quot;Interpersonal distance in immersive virtual environments&quot;,&quot;author&quot;:[{&quot;family&quot;:&quot;Bailenson&quot;,&quot;given&quot;:&quot;Jeremy N.&quot;,&quot;parse-names&quot;:false,&quot;dropping-particle&quot;:&quot;&quot;,&quot;non-dropping-particle&quot;:&quot;&quot;},{&quot;family&quot;:&quot;Blascovich&quot;,&quot;given&quot;:&quot;Jim&quot;,&quot;parse-names&quot;:false,&quot;dropping-particle&quot;:&quot;&quot;,&quot;non-dropping-particle&quot;:&quot;&quot;},{&quot;family&quot;:&quot;Beall&quot;,&quot;given&quot;:&quot;Andrew C.&quot;,&quot;parse-names&quot;:false,&quot;dropping-particle&quot;:&quot;&quot;,&quot;non-dropping-particle&quot;:&quot;&quot;},{&quot;family&quot;:&quot;Loomis&quot;,&quot;given&quot;:&quot;Jack M.&quot;,&quot;parse-names&quot;:false,&quot;dropping-particle&quot;:&quot;&quot;,&quot;non-dropping-particle&quot;:&quot;&quot;}],&quot;container-title&quot;:&quot;Personality and Social Psychology Bulletin&quot;,&quot;container-title-short&quot;:&quot;Pers. Soc. Psychol. Bull.&quot;,&quot;DOI&quot;:&quot;10.1177/0146167203029007002&quot;,&quot;ISSN&quot;:&quot;01461672&quot;,&quot;issued&quot;:{&quot;date-parts&quot;:[[2003]]},&quot;abstract&quot;:&quot;Digital immersive virtual environment technology (IVET) enables behavioral scientists to conduct ecologically realistic experiments with near-perfect experimental control. The authors employed IVET to study the interpersonal distance maintained between participants and virtual humans. In Study 1, participants traversed a three-dimensional virtual room in which a virtual human stood. In Study 2, a virtual human approached participants. In both studies, participant gender, virtual human gender, virtual human gaze behavior, and whether virtual humans were allegedly controlled by humans (i.e., avatars) or computers (i.e., agents) were varied. Results indicated that participants maintained greater distance from virtual humans when approaching their fronts compared to their backs. In addition, participants gave more personal space to virtual agents who engaged them in mutual gaze. Moreover, when virtual humans invaded their personal space, participants moved farthest from virtual human agents. The advantages and disadvantages of IVET for the study of human behavior are discussed.&quot;,&quot;issue&quot;:&quot;7&quot;,&quot;volume&quot;:&quot;29&quot;},&quot;isTemporary&quot;:false,&quot;suppress-author&quot;:false,&quot;composite&quot;:false,&quot;author-only&quot;:false}]},{&quot;citationID&quot;:&quot;MENDELEY_CITATION_536c1229-25c6-4e07-afb5-30b6e2738e79&quot;,&quot;properties&quot;:{&quot;noteIndex&quot;:0},&quot;isEdited&quot;:false,&quot;manualOverride&quot;:{&quot;isManuallyOverridden&quot;:false,&quot;citeprocText&quot;:&quot;&lt;sup&gt;78&lt;/sup&gt;&quot;,&quot;manualOverrideText&quot;:&quot;&quot;},&quot;citationTag&quot;:&quot;MENDELEY_CITATION_v3_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&quot;,&quot;citationItems&quot;:[{&quot;id&quot;:&quot;bee214ac-4a99-3f5d-a465-2c2233f42d2d&quot;,&quot;itemData&quot;:{&quot;type&quot;:&quot;article-journal&quot;,&quot;id&quot;:&quot;bee214ac-4a99-3f5d-a465-2c2233f42d2d&quot;,&quot;title&quot;:&quot;Onboarding and offboarding in virtual reality: A user-centred framework for audience experience across genres and spaces&quot;,&quot;author&quot;:[{&quot;family&quot;:&quot;Whittaker&quot;,&quot;given&quot;:&quot;Laryssa&quot;,&quot;parse-names&quot;:false,&quot;dropping-particle&quot;:&quot;&quot;,&quot;non-dropping-particle&quot;:&quot;&quot;}],&quot;container-title&quot;:&quot;Convergence: The International Journal of Research into New Media Technologies&quot;,&quot;DOI&quot;:&quot;10.1177/13548565231187329&quot;,&quot;ISSN&quot;:&quot;1354-8565&quot;,&quot;URL&quot;:&quot;https://journals.sagepub.com/doi/10.1177/13548565231187329&quot;,&quot;issued&quot;:{&quot;date-parts&quot;:[[2025,2,17]]},&quot;page&quot;:&quot;87-106&quot;,&quot;abstract&quot;:&quot;&lt;p&gt;Virtual reality (VR) technology is an emerging medium of experience in many different public-facing entertainment and cultural contexts, such as immersive theatre, live performance, VR film festivals, gaming arcades, escape rooms, and museum exhibitions. The processes of ushering audience members or users into the virtual experience and out again, to which I refer here as ‘onboarding’ and ‘offboarding’, have been considered within some specific contexts, or on a case-by-case basis, but to date no systematised consideration of VR onboarding and offboarding has been produced. One reason for this is that ambiguities in disciplinary and practical definitions of immersion have obscured the relationship between VR technology and users. Clarification of this relationship results in clear evidence of a need for attention to onboarding and offboarding processes in public-facing contexts. In this paper, I define onboarding and offboarding, and present a framework for considering the onboarding and offboarding experiences of virtual reality audiences that helps stakeholders identify both their responsibilities to audiences and the best way to facilitate the immersive experience. This framework is based upon identifying experience goals, centred on the affordances of virtual reality and principles of immersion and presence, and utilises the Immersive Audience Framework developed by StoryFutures in its interdisciplinary research with immersive audiences since 2019.&lt;/p&gt;&quot;,&quot;issue&quot;:&quot;1&quot;,&quot;volume&quot;:&quot;31&quot;,&quot;container-title-short&quot;:&quot;&quot;},&quot;isTemporary&quot;:false,&quot;suppress-author&quot;:false,&quot;composite&quot;:false,&quot;author-only&quot;:false}]},{&quot;citationID&quot;:&quot;MENDELEY_CITATION_6459a1b9-dc0b-48db-bdda-ef4a6628e2a0&quot;,&quot;properties&quot;:{&quot;noteIndex&quot;:0},&quot;isEdited&quot;:false,&quot;manualOverride&quot;:{&quot;isManuallyOverridden&quot;:false,&quot;citeprocText&quot;:&quot;&lt;sup&gt;123&lt;/sup&gt;&quot;,&quot;manualOverrideText&quot;:&quot;&quot;},&quot;citationTag&quot;:&quot;MENDELEY_CITATION_v3_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&quot;,&quot;citationItems&quot;:[{&quot;id&quot;:&quot;320ae967-4031-3561-b88e-a27074f3d951&quot;,&quot;itemData&quot;:{&quot;type&quot;:&quot;article&quot;,&quot;id&quot;:&quot;320ae967-4031-3561-b88e-a27074f3d951&quot;,&quot;title&quot;:&quot;Peripersonal space (PPS) as a multisensory interface between the individual and the environment, defining the space of the self&quot;,&quot;author&quot;:[{&quot;family&quot;:&quot;Serino&quot;,&quot;given&quot;:&quot;Andrea&quot;,&quot;parse-names&quot;:false,&quot;dropping-particle&quot;:&quot;&quot;,&quot;non-dropping-particle&quot;:&quot;&quot;}],&quot;container-title&quot;:&quot;Neuroscience and Biobehavioral Reviews&quot;,&quot;container-title-short&quot;:&quot;Neurosci. Biobehav. Rev.&quot;,&quot;DOI&quot;:&quot;10.1016/j.neubiorev.2019.01.016&quot;,&quot;ISSN&quot;:&quot;18737528&quot;,&quot;issued&quot;:{&quot;date-parts&quot;:[[2019]]},&quot;abstract&quot;:&quot;Our brain has developed a specific system to represent the space closely surrounding the body, termed peripersonal space (PPS). This space has a key functional role as it is where all physical interactions with objects in the environment occur. Here I describe how multisensory neurons in a specific fronto-parietal network map the PPS by integrating tactile stimuli on the body with visual or auditory information related to external objects specifically when they are close to the body. I show how PPS representation is not only multisensory, but actually multisensory-motor, as the PPS system interacts with motor areas to trigger appropriate responses. The extent of PPS is not fixed, but it is shaped by experience, as PPS may encompass farther portions of space, once the individual has interacted with them, (e.g., with tools), or it contracts, if interactions are limited because of external constraints, body, or brain injury. Interactions between the individual and the environment are not only physical but may also be “abstract”. Recent data show that PPS adapts as a consequence of technology-mediated or social interactions. Finally, I propose that besides low-level sensory-motor representations of the space around the different parts of the body, mediating body-objects interactions, the multisensory PPS system also underlies a general representation of the self as distinct from the environment and the others. PPS thus supports self-location, contributes to bodily self-consciousness and mediates higher-level cognitive functions.&quot;,&quot;volume&quot;:&quot;99&quot;},&quot;isTemporary&quot;:false,&quot;suppress-author&quot;:false,&quot;composite&quot;:false,&quot;author-only&quot;:false}]},{&quot;citationID&quot;:&quot;MENDELEY_CITATION_6f56f4fb-e1d6-4c0c-b152-bf40c2f6bebc&quot;,&quot;properties&quot;:{&quot;noteIndex&quot;:0},&quot;isEdited&quot;:false,&quot;manualOverride&quot;:{&quot;isManuallyOverridden&quot;:false,&quot;citeprocText&quot;:&quot;&lt;sup&gt;124&lt;/sup&gt;&quot;,&quot;manualOverrideText&quot;:&quot;&quot;},&quot;citationTag&quot;:&quot;MENDELEY_CITATION_v3_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&quot;,&quot;citationItems&quot;:[{&quot;id&quot;:&quot;26bd30f8-222a-36ba-a514-827250c841f8&quot;,&quot;itemData&quot;:{&quot;type&quot;:&quot;article-journal&quot;,&quot;id&quot;:&quot;26bd30f8-222a-36ba-a514-827250c841f8&quot;,&quot;title&quot;:&quot;The body schema and multisensory representation(s) of peripersonal space&quot;,&quot;author&quot;:[{&quot;family&quot;:&quot;Holmes&quot;,&quot;given&quot;:&quot;Nicholas P.&quot;,&quot;parse-names&quot;:false,&quot;dropping-particle&quot;:&quot;&quot;,&quot;non-dropping-particle&quot;:&quot;&quot;},{&quot;family&quot;:&quot;Spence&quot;,&quot;given&quot;:&quot;Charles&quot;,&quot;parse-names&quot;:false,&quot;dropping-particle&quot;:&quot;&quot;,&quot;non-dropping-particle&quot;:&quot;&quot;}],&quot;container-title&quot;:&quot;Cognitive Processing&quot;,&quot;container-title-short&quot;:&quot;Cogn. Process.&quot;,&quot;DOI&quot;:&quot;10.1007/s10339-004-0013-3&quot;,&quot;ISSN&quot;:&quot;1612-4782&quot;,&quot;issued&quot;:{&quot;date-parts&quot;:[[2004]]},&quot;abstract&quot;:&quot;In order to guide the movement of the body through space, the brain must constantly monitor the position and movement of the body in relation to nearby objects. The effective 'piloting' of the body to avoid or manipulate objects in pursuit of behavioural goals (Popper &amp; Eccles, 1977, p. 129), requires an integrated neural representation of the body (the 'body schema') and of the space around the body ('peripersonal space'). In the review that follows, we describe and evaluate recent results from neurophysiology, neuropsychology, and psychophysics in both human and non-human primates that support the existence of an integrated representation of visual, somatosensory, and auditory peripersonal space. Such a representation involves primarily visual, somatosensory, and proprioceptive modalities, operates in body part-centred reference frames, and demonstrates significant plasticity. Recent research shows that the use of tools, the viewing of one's body or body parts in mirrors, and in video-monitors, may also modulate the visuotactile representation of peripersonal space.&quot;,&quot;issue&quot;:&quot;2&quot;,&quot;volume&quot;:&quot;5&quot;},&quot;isTemporary&quot;:false,&quot;suppress-author&quot;:false,&quot;composite&quot;:false,&quot;author-only&quot;:false}]},{&quot;citationID&quot;:&quot;MENDELEY_CITATION_155bfe13-8118-4b6f-9d69-5be031692e38&quot;,&quot;properties&quot;:{&quot;noteIndex&quot;:0},&quot;isEdited&quot;:false,&quot;manualOverride&quot;:{&quot;isManuallyOverridden&quot;:false,&quot;citeprocText&quot;:&quot;&lt;sup&gt;125&lt;/sup&gt;&quot;,&quot;manualOverrideText&quot;:&quot;&quot;},&quot;citationTag&quot;:&quot;MENDELEY_CITATION_v3_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&quot;,&quot;citationItems&quot;:[{&quot;id&quot;:&quot;95f55a48-9877-38ec-bbef-f4a88763c4e8&quot;,&quot;itemData&quot;:{&quot;type&quot;:&quot;article-journal&quot;,&quot;id&quot;:&quot;95f55a48-9877-38ec-bbef-f4a88763c4e8&quot;,&quot;title&quot;:&quot;The Impact of an Audience on the Appeal of Virtual Reality&quot;,&quot;author&quot;:[{&quot;family&quot;:&quot;Woods&quot;,&quot;given&quot;:&quot;Andy T.&quot;,&quot;parse-names&quot;:false,&quot;dropping-particle&quot;:&quot;&quot;,&quot;non-dropping-particle&quot;:&quot;&quot;},{&quot;family&quot;:&quot;Whittaker&quot;,&quot;given&quot;:&quot;Laryssa&quot;,&quot;parse-names&quot;:false,&quot;dropping-particle&quot;:&quot;&quot;,&quot;non-dropping-particle&quot;:&quot;&quot;},{&quot;family&quot;:&quot;Verhulst&quot;,&quot;given&quot;:&quot;Isabelle&quot;,&quot;parse-names&quot;:false,&quot;dropping-particle&quot;:&quot;&quot;,&quot;non-dropping-particle&quot;:&quot;&quot;},{&quot;family&quot;:&quot;Bennett&quot;,&quot;given&quot;:&quot;James&quot;,&quot;parse-names&quot;:false,&quot;dropping-particle&quot;:&quot;&quot;,&quot;non-dropping-particle&quot;:&quot;&quot;},{&quot;family&quot;:&quot;Dalton&quot;,&quot;given&quot;:&quot;Polly&quot;,&quot;parse-names&quot;:false,&quot;dropping-particle&quot;:&quot;&quot;,&quot;non-dropping-particle&quot;:&quot;&quot;}],&quot;container-title&quot;:&quot;Frontiers in Virtual Reality&quot;,&quot;container-title-short&quot;:&quot;Front. Virtual Real.&quot;,&quot;DOI&quot;:&quot;10.3389/frvir.2021.807910&quot;,&quot;ISSN&quot;:&quot;26734192&quot;,&quot;issued&quot;:{&quot;date-parts&quot;:[[2022]]},&quot;abstract&quot;:&quot;Virtual reality in a public place is enticing for some yet daunting for others. Social Impact theory proposes that performing in front of larger (vs. smaller) audiences is typically seen as more anxiety provoking and less desirable. Having peers perform with you can offset this, however. Our goal was to test whether Social Impact theory extends to the context of trying virtual reality in a busy public setting, and whether any such effects are influenced by extroversion and trait anxiety. In Experiment 1, we ran an online study with 100 participants and found that images of people trying virtual reality in front of others were indeed rated as more anxiety provoking than images with no audiences. Images with (vs. without) audiences were also rated as scenarios in which people would be less willing to try virtual reality. There was no impact of extroversion levels on people’s reported Willingness to Try; however extroverted individuals were less affected by audience size compared to introverts in terms of how anxiety-provoking they considered the scenario. Experiment 1 also found that the presence of a monitor showing one’s virtual reality “performance” made Extroverts keener to try the experience, yet Introverts less keen. Experiment 2 tested whether the main findings of the first study extended to a real-world scenario. 69 participants observed 0–3 individuals trying a virtual-reality experience in the foyer of a busy library and were then questioned on expected anxiety levels and Willingness to Try. Whilst anxiety levels were again influenced by the audience size (number of people in the foyer at the start of each test), there was no impact of audience size on Willingness to Try virtual reality. Note that relative inattention of the audience on those trying VR in Experiment 2 (compared to Experiment 1), as well as a small sample size, may have made it hard to detect effects here. Extroverts were again less anxious about trying VR in-front of others compared to introverts. These findings offer some ways to make public space virtual reality experiences more accessible, whilst suggesting future steps to properly assess some exploratory findings presented here.&quot;,&quot;volume&quot;:&quot;2&quot;},&quot;isTemporary&quot;:false,&quot;suppress-author&quot;:false,&quot;composite&quot;:false,&quot;author-only&quot;:false}]},{&quot;citationID&quot;:&quot;MENDELEY_CITATION_db5631ce-bd44-42da-81dc-cf27a0c9f02a&quot;,&quot;properties&quot;:{&quot;noteIndex&quot;:0},&quot;isEdited&quot;:false,&quot;manualOverride&quot;:{&quot;isManuallyOverridden&quot;:false,&quot;citeprocText&quot;:&quot;&lt;sup&gt;126&lt;/sup&gt;&quot;,&quot;manualOverrideText&quot;:&quot;&quot;},&quot;citationTag&quot;:&quot;MENDELEY_CITATION_v3_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&quot;,&quot;citationItems&quot;:[{&quot;id&quot;:&quot;af0d65dc-0f41-3841-9a16-6d8d38e62d4d&quot;,&quot;itemData&quot;:{&quot;type&quot;:&quot;article-journal&quot;,&quot;id&quot;:&quot;af0d65dc-0f41-3841-9a16-6d8d38e62d4d&quot;,&quot;title&quot;:&quot;Interoceptive Mechanisms and Emotional Processing&quot;,&quot;author&quot;:[{&quot;family&quot;:&quot;Greenwood&quot;,&quot;given&quot;:&quot;Benedict M.&quot;,&quot;parse-names&quot;:false,&quot;dropping-particle&quot;:&quot;&quot;,&quot;non-dropping-particle&quot;:&quot;&quot;},{&quot;family&quot;:&quot;Garfinkel&quot;,&quot;given&quot;:&quot;Sarah N.&quot;,&quot;parse-names&quot;:false,&quot;dropping-particle&quot;:&quot;&quot;,&quot;non-dropping-particle&quot;:&quot;&quot;}],&quot;container-title&quot;:&quot;Annual Review of Psychology&quot;,&quot;DOI&quot;:&quot;10.1146/annurev-psych-020924-125202&quot;,&quot;ISSN&quot;:&quot;0066-4308&quot;,&quot;URL&quot;:&quot;https://www.annualreviews.org/content/journals/10.1146/annurev-psych-020924-125202&quot;,&quot;issued&quot;:{&quot;date-parts&quot;:[[2025,1,17]]},&quot;page&quot;:&quot;59-86&quot;,&quot;abstract&quot;:&quot;&lt;p&gt;Interoception, the sensing of internal bodily signals, is intricately linked with the experience of emotions. Various theoretical models of emotion incorporate aspects of interoception as a fundamental component alongside higher-order processes such as the appraisal of internal signals guided by external context. Interoception can be delineated into different dimensions, which include the nature of afferent signals, the accuracy with which they can be sensed, their neural processing, and the higher-order interpretation of these signals. This review methodically evaluates these interoceptive dimensions through empirical research to illustrate their role in shaping emotions. Clinical and neurodevelopmental conditions characterized by altered emotional profiles, such as anxiety, depression, schizophrenia, posttraumatic stress disorder, emotionally unstable personality disorder, and autism, exhibit distinct changes in interoception. Various therapeutic approaches, including behavioral, pharmacological, and psychological strategies, may be efficacious for treating conditions associated with emotional alterations by targeting interoceptive mechanisms.&lt;/p&gt;&quot;,&quot;issue&quot;:&quot;1&quot;,&quot;volume&quot;:&quot;76&quot;,&quot;container-title-short&quot;:&quot;Annu. Rev. Psychol.&quot;},&quot;isTemporary&quot;:false}]},{&quot;citationID&quot;:&quot;MENDELEY_CITATION_00db7e54-2bbe-4eee-80f3-391e60f1c87a&quot;,&quot;properties&quot;:{&quot;noteIndex&quot;:0},&quot;isEdited&quot;:false,&quot;manualOverride&quot;:{&quot;isManuallyOverridden&quot;:false,&quot;citeprocText&quot;:&quot;&lt;sup&gt;127,128&lt;/sup&gt;&quot;,&quot;manualOverrideText&quot;:&quot;&quot;},&quot;citationTag&quot;:&quot;MENDELEY_CITATION_v3_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&quot;,&quot;citationItems&quot;:[{&quot;id&quot;:&quot;bf37f043-588f-3545-84a5-2e248caf8c43&quot;,&quot;itemData&quot;:{&quot;type&quot;:&quot;paper-conference&quot;,&quot;id&quot;:&quot;bf37f043-588f-3545-84a5-2e248caf8c43&quot;,&quot;title&quot;:&quot;Remote Heart Rate Measurement From Highly Compressed Facial Videos: An End-to-End Deep Learning Solution With Video Enhancement&quot;,&quot;author&quot;:[{&quot;family&quot;:&quot;Yu&quot;,&quot;given&quot;:&quot;Zitong&quot;,&quot;parse-names&quot;:false,&quot;dropping-particle&quot;:&quot;&quot;,&quot;non-dropping-particle&quot;:&quot;&quot;},{&quot;family&quot;:&quot;Peng&quot;,&quot;given&quot;:&quot;Wei&quot;,&quot;parse-names&quot;:false,&quot;dropping-particle&quot;:&quot;&quot;,&quot;non-dropping-particle&quot;:&quot;&quot;},{&quot;family&quot;:&quot;Li&quot;,&quot;given&quot;:&quot;Xiaobai&quot;,&quot;parse-names&quot;:false,&quot;dropping-particle&quot;:&quot;&quot;,&quot;non-dropping-particle&quot;:&quot;&quot;},{&quot;family&quot;:&quot;Hong&quot;,&quot;given&quot;:&quot;Xiaopeng&quot;,&quot;parse-names&quot;:false,&quot;dropping-particle&quot;:&quot;&quot;,&quot;non-dropping-particle&quot;:&quot;&quot;},{&quot;family&quot;:&quot;Zhao&quot;,&quot;given&quot;:&quot;Guoying&quot;,&quot;parse-names&quot;:false,&quot;dropping-particle&quot;:&quot;&quot;,&quot;non-dropping-particle&quot;:&quot;&quot;}],&quot;container-title&quot;:&quot;2019 IEEE/CVF International Conference on Computer Vision (ICCV)&quot;,&quot;DOI&quot;:&quot;10.1109/ICCV.2019.00024&quot;,&quot;ISBN&quot;:&quot;978-1-7281-4803-8&quot;,&quot;URL&quot;:&quot;https://ieeexplore.ieee.org/document/9010965/&quot;,&quot;issued&quot;:{&quot;date-parts&quot;:[[2019,10]]},&quot;page&quot;:&quot;151-160&quot;,&quot;abstract&quot;:&quot;Remote photoplethysmography (rPPG), which aims at measuring heart activities without any contact, has great potential in many applications (e.g., remote healthcare). Existing rPPG approaches rely on analyzing very fine details of facial videos, which are prone to be affected by video compression. Here we propose a two-stage, end-to-end method using hidden rPPG information enhancement and attention networks, which is the first attempt to counter video compression loss and recover rPPG signals from highly compressed videos. The method includes two parts: 1) a Spatio-Temporal Video Enhancement Network (STVEN) for video enhancement, and 2) an rPPG network (rPPGNet) for rPPG signal recovery. The rPPGNet can work on its own for robust rPPG measurement, and the STVEN network can be added and jointly trained to further boost the performance especially on highly compressed videos. Comprehensive experiments are performed on two benchmark datasets to show that, 1) the proposed method not only achieves superior performance on compressed videos with high-quality videos pair, 2) it also generalizes well on novel data with only compressed videos available, which implies the promising potential for real-world applications.&quot;,&quot;publisher&quot;:&quot;IEEE&quot;,&quot;container-title-short&quot;:&quot;&quot;},&quot;isTemporary&quot;:false},{&quot;id&quot;:&quot;6fd32aa2-bb6a-36d7-9923-cbee8f753dde&quot;,&quot;itemData&quot;:{&quot;type&quot;:&quot;article-journal&quot;,&quot;id&quot;:&quot;6fd32aa2-bb6a-36d7-9923-cbee8f753dde&quot;,&quot;title&quot;:&quot;Remote photoplethysmography (rPPG) in the wild: Remote heart rate imaging via online webcams&quot;,&quot;author&quot;:[{&quot;family&quot;:&quot;Lernia&quot;,&quot;given&quot;:&quot;Daniele&quot;,&quot;parse-names&quot;:false,&quot;dropping-particle&quot;:&quot;&quot;,&quot;non-dropping-particle&quot;:&quot;Di&quot;},{&quot;family&quot;:&quot;Finotti&quot;,&quot;given&quot;:&quot;Gianluca&quot;,&quot;parse-names&quot;:false,&quot;dropping-particle&quot;:&quot;&quot;,&quot;non-dropping-particle&quot;:&quot;&quot;},{&quot;family&quot;:&quot;Tsakiris&quot;,&quot;given&quot;:&quot;Manos&quot;,&quot;parse-names&quot;:false,&quot;dropping-particle&quot;:&quot;&quot;,&quot;non-dropping-particle&quot;:&quot;&quot;},{&quot;family&quot;:&quot;Riva&quot;,&quot;given&quot;:&quot;Giuseppe&quot;,&quot;parse-names&quot;:false,&quot;dropping-particle&quot;:&quot;&quot;,&quot;non-dropping-particle&quot;:&quot;&quot;},{&quot;family&quot;:&quot;Naber&quot;,&quot;given&quot;:&quot;Marnix&quot;,&quot;parse-names&quot;:false,&quot;dropping-particle&quot;:&quot;&quot;,&quot;non-dropping-particle&quot;:&quot;&quot;}],&quot;container-title&quot;:&quot;Behavior Research Methods&quot;,&quot;DOI&quot;:&quot;10.3758/s13428-024-02398-0&quot;,&quot;ISSN&quot;:&quot;1554-3528&quot;,&quot;URL&quot;:&quot;https://link.springer.com/10.3758/s13428-024-02398-0&quot;,&quot;issued&quot;:{&quot;date-parts&quot;:[[2024,4,17]]},&quot;page&quot;:&quot;6904-6914&quot;,&quot;abstract&quot;:&quot;&lt;p&gt;Remote photoplethysmography (rPPG) is a low-cost technique to measure physiological parameters such as heart rate by analyzing videos of a person. There has been growing attention to this technique due to the increased possibilities and demand for running psychological experiments on online platforms. Technological advancements in commercially available cameras and video processing algorithms have led to significant progress in this field. However, despite these advancements, past research indicates that suboptimal video recording conditions can severely compromise the accuracy of rPPG. In this study, we aimed to develop an open-source rPPG methodology and test its performance on videos collected via an online platform, without control of the hardware of the participants and the contextual variables, such as illumination, distance, and motion. Across two experiments, we compared the results of the rPPG extraction methodology to a validated dataset used for rPPG testing. Furthermore, we then collected 231 online video recordings and compared the results of the rPPG extraction to finger pulse oximeter data acquired with a validated mobile heart rate application. Results indicated that the rPPG algorithm was highly accurate, showing a significant degree of convergence with both datasets thus providing an improved tool for recording and analyzing heart rate in online experiments.&lt;/p&gt;&quot;,&quot;publisher&quot;:&quot;Springer&quot;,&quot;issue&quot;:&quot;7&quot;,&quot;volume&quot;:&quot;56&quot;,&quot;container-title-short&quot;:&quot;Behav. Res. Methods&quot;},&quot;isTemporary&quot;:false}]},{&quot;citationID&quot;:&quot;MENDELEY_CITATION_99aa1ea2-da33-4f3a-9a5b-a18b34033637&quot;,&quot;properties&quot;:{&quot;noteIndex&quot;:0},&quot;isEdited&quot;:false,&quot;manualOverride&quot;:{&quot;isManuallyOverridden&quot;:false,&quot;citeprocText&quot;:&quot;&lt;sup&gt;129&lt;/sup&gt;&quot;,&quot;manualOverrideText&quot;:&quot;&quot;},&quot;citationTag&quot;:&quot;MENDELEY_CITATION_v3_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&quot;,&quot;citationItems&quot;:[{&quot;id&quot;:&quot;7b999db1-c5fc-3411-b95c-cc69143ca3df&quot;,&quot;itemData&quot;:{&quot;type&quot;:&quot;article-journal&quot;,&quot;id&quot;:&quot;7b999db1-c5fc-3411-b95c-cc69143ca3df&quot;,&quot;title&quot;:&quot;VitalLens 2.0: High-Fidelity rPPG for Heart Rate Variability Estimation from Face Video&quot;,&quot;author&quot;:[{&quot;family&quot;:&quot;Rouast&quot;,&quot;given&quot;:&quot;Philipp&quot;,&quot;parse-names&quot;:false,&quot;dropping-particle&quot;:&quot;V.&quot;,&quot;non-dropping-particle&quot;:&quot;&quot;}],&quot;issued&quot;:{&quot;date-parts&quot;:[[2025,10,30]]},&quot;abstract&quot;:&quot;This report introduces VitalLens 2.0, a new deep learning model for estimating physiological signals from face video. This new model demonstrates a significant leap in accuracy for remote photoplethysmography (rPPG), enabling the robust estimation of not only heart rate (HR) and respiratory rate (RR) but also Heart Rate Variability (HRV) metrics. This advance is achieved through a combination of a new model architecture and a substantial increase in the size and diversity of our training data, now totaling 1,413 unique individuals. We evaluate VitalLens 2.0 on a new, combined test set of 422 unique individuals from four public and private datasets. When averaging results by individual, VitalLens 2.0 achieves a Mean Absolute Error (MAE) of 1.57 bpm for HR, 1.08 bpm for RR, 10.18 ms for HRV-SDNN, and 16.45 ms for HRV-RMSSD. These results represent a new state-of-the-art, significantly outperforming previous methods. This model is now available to developers via the VitalLens API at https://rouast.com/api.&quot;,&quot;container-title-short&quot;:&quot;&quot;},&quot;isTemporary&quot;:false,&quot;suppress-author&quot;:false,&quot;composite&quot;:false,&quot;author-only&quot;:false}]},{&quot;citationID&quot;:&quot;MENDELEY_CITATION_4844f4c8-2f87-41ed-9eb9-36a14dc07030&quot;,&quot;properties&quot;:{&quot;noteIndex&quot;:0},&quot;isEdited&quot;:false,&quot;manualOverride&quot;:{&quot;isManuallyOverridden&quot;:false,&quot;citeprocText&quot;:&quot;&lt;sup&gt;130&lt;/sup&gt;&quot;,&quot;manualOverrideText&quot;:&quot;&quot;},&quot;citationTag&quot;:&quot;MENDELEY_CITATION_v3_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&quot;,&quot;citationItems&quot;:[{&quot;id&quot;:&quot;41aaa6c5-ef8f-3a37-9103-77c12e29a463&quot;,&quot;itemData&quot;:{&quot;type&quot;:&quot;article-journal&quot;,&quot;id&quot;:&quot;41aaa6c5-ef8f-3a37-9103-77c12e29a463&quot;,&quot;title&quot;:&quot;Listen to the beat: Behavioral and neurophysiological correlates of slow and fast heartbeat sounds&quot;,&quot;author&quot;:[{&quot;family&quot;:&quot;Vicentin&quot;,&quot;given&quot;:&quot;Stefano&quot;,&quot;parse-names&quot;:false,&quot;dropping-particle&quot;:&quot;&quot;,&quot;non-dropping-particle&quot;:&quot;&quot;},{&quot;family&quot;:&quot;Guglielmi&quot;,&quot;given&quot;:&quot;Sara&quot;,&quot;parse-names&quot;:false,&quot;dropping-particle&quot;:&quot;&quot;,&quot;non-dropping-particle&quot;:&quot;&quot;},{&quot;family&quot;:&quot;Stramucci&quot;,&quot;given&quot;:&quot;Giulia&quot;,&quot;parse-names&quot;:false,&quot;dropping-particle&quot;:&quot;&quot;,&quot;non-dropping-particle&quot;:&quot;&quot;},{&quot;family&quot;:&quot;Bisiacchi&quot;,&quot;given&quot;:&quot;Patrizia&quot;,&quot;parse-names&quot;:false,&quot;dropping-particle&quot;:&quot;&quot;,&quot;non-dropping-particle&quot;:&quot;&quot;},{&quot;family&quot;:&quot;Cainelli&quot;,&quot;given&quot;:&quot;Elisa&quot;,&quot;parse-names&quot;:false,&quot;dropping-particle&quot;:&quot;&quot;,&quot;non-dropping-particle&quot;:&quot;&quot;}],&quot;container-title&quot;:&quot;International Journal of Psychophysiology&quot;,&quot;DOI&quot;:&quot;10.1016/j.ijpsycho.2024.112447&quot;,&quot;ISSN&quot;:&quot;01678760&quot;,&quot;URL&quot;:&quot;https://linkinghub.elsevier.com/retrieve/pii/S016787602400151X&quot;,&quot;issued&quot;:{&quot;date-parts&quot;:[[2024,12]]},&quot;page&quot;:&quot;112447&quot;,&quot;abstract&quot;:&quot;Background\nListening to heartbeat sounds have been found to affect cardiac activity and behavior. However, less is known about the effects of these stimuli on brain activity and cognition. Alpha oscillations (8–13 Hz) are considered markers of cortical activation. Frontal alpha Asymmetry (FαA) reflects the valence attributed to the stimulus and the tendency to approach/avoid it.\nAim\nThis study investigates the effects of sounds mimicking heart pulsations at different rhythms on reaction times and neurophysiological activity.\nMethod\nEEG data were collected during a resting-state condition and two Simple Reaction Time tasks (SRT), during which artificially generated heartbeat sounds at fast (120 bpm, FastBeat condition) or slow (60 bpm, SlowBeat condition) rhythms were administered. Alpha power was compared across the three conditions. Differences in the SRT and FαA values were examined between the FastBeat and SlowBeat conditions.\nResults\nCompared to the resting-state condition, decreased alpha activity over bilateral frontocentral regions was observed in both tasks. The comparison between the FastBeat and the SlowBeat conditions revealed faster response times, a pattern of alpha suppression over right frontal regions, and lower FαA values in the former.\nConclusions\nThe similarity of alpha reductions elicited in the comparison between the resting-state and the two task conditions suggests that these patterns were ascribable to processes common to both conditions (SRT task, auditory stimulation). In contrast, the differences between the two conditions suggest that fast heartbeat sounds are perceived as more adverse and stressful stimuli, inducing cortical activation over regions associated with negative states and avoidant tendencies.&quot;,&quot;volume&quot;:&quot;206&quot;,&quot;container-title-short&quot;:&quot;&quot;},&quot;isTemporary&quot;:false,&quot;suppress-author&quot;:false,&quot;composite&quot;:false,&quot;author-only&quot;:false}]},{&quot;citationID&quot;:&quot;MENDELEY_CITATION_d26b822f-4428-41a9-bc02-7c05248a3c6f&quot;,&quot;properties&quot;:{&quot;noteIndex&quot;:0},&quot;isEdited&quot;:false,&quot;manualOverride&quot;:{&quot;isManuallyOverridden&quot;:false,&quot;citeprocText&quot;:&quot;&lt;sup&gt;131&lt;/sup&gt;&quot;,&quot;manualOverrideText&quot;:&quot;&quot;},&quot;citationTag&quot;:&quot;MENDELEY_CITATION_v3_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&quot;,&quot;citationItems&quot;:[{&quot;id&quot;:&quot;dc72dd44-8a36-32cb-88e6-6a3298eba604&quot;,&quot;itemData&quot;:{&quot;type&quot;:&quot;webpage&quot;,&quot;id&quot;:&quot;dc72dd44-8a36-32cb-88e6-6a3298eba604&quot;,&quot;title&quot;:&quot;Body of Mine&quot;,&quot;author&quot;:[{&quot;family&quot;:&quot;Biennale di Venezia&quot;,&quot;given&quot;:&quot;&quot;,&quot;parse-names&quot;:false,&quot;dropping-particle&quot;:&quot;&quot;,&quot;non-dropping-particle&quot;:&quot;La&quot;}],&quot;accessed&quot;:{&quot;date-parts&quot;:[[2025,9,23]]},&quot;URL&quot;:&quot;https://www.labiennale.org/en/cinema/2023/venice-immersive/body-mine&quot;,&quot;issued&quot;:{&quot;date-parts&quot;:[[2023]]},&quot;container-title-short&quot;:&quot;&quot;},&quot;isTemporary&quot;:false,&quot;suppress-author&quot;:false,&quot;composite&quot;:false,&quot;author-only&quot;:false}]},{&quot;citationID&quot;:&quot;MENDELEY_CITATION_fe3451bd-d03b-4e6b-a447-53a7eafc056c&quot;,&quot;properties&quot;:{&quot;noteIndex&quot;:0},&quot;isEdited&quot;:false,&quot;manualOverride&quot;:{&quot;isManuallyOverridden&quot;:false,&quot;citeprocText&quot;:&quot;&lt;sup&gt;33&lt;/sup&gt;&quot;,&quot;manualOverrideText&quot;:&quot;&quot;},&quot;citationTag&quot;:&quot;MENDELEY_CITATION_v3_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&quot;,&quot;citationItems&quot;:[{&quot;id&quot;:&quot;4fa7c485-9ed7-3b35-a475-4e2e52ec3254&quot;,&quot;itemData&quot;:{&quot;type&quot;:&quot;article-journal&quot;,&quot;id&quot;:&quot;4fa7c485-9ed7-3b35-a475-4e2e52ec3254&quot;,&quot;title&quot;:&quot;Rubber hands ‘feel’ touch that eyes see&quot;,&quot;author&quot;:[{&quot;family&quot;:&quot;Botvinick&quot;,&quot;given&quot;:&quot;Matthew&quot;,&quot;parse-names&quot;:false,&quot;dropping-particle&quot;:&quot;&quot;,&quot;non-dropping-particle&quot;:&quot;&quot;},{&quot;family&quot;:&quot;Cohen&quot;,&quot;given&quot;:&quot;Jonathan&quot;,&quot;parse-names&quot;:false,&quot;dropping-particle&quot;:&quot;&quot;,&quot;non-dropping-particle&quot;:&quot;&quot;}],&quot;container-title&quot;:&quot;Nature&quot;,&quot;DOI&quot;:&quot;10.1038/35784&quot;,&quot;ISSN&quot;:&quot;0028-0836&quot;,&quot;URL&quot;:&quot;https://www.nature.com/articles/35784&quot;,&quot;issued&quot;:{&quot;date-parts&quot;:[[1998,2,19]]},&quot;page&quot;:&quot;756-756&quot;,&quot;abstract&quot;:&quot;Illusions have historically been of great use to psychology for what they can reveal about perceptual processes. We report here an illusion in which tactile sensations are referred to an alien limb. The effect reveals a three-way interaction between vision, touch and proprioception, and may supply evidence concerning the basis of bodily self-identification.&quot;,&quot;issue&quot;:&quot;6669&quot;,&quot;volume&quot;:&quot;391&quot;,&quot;container-title-short&quot;:&quot;Nature&quot;},&quot;isTemporary&quot;:false,&quot;suppress-author&quot;:false,&quot;composite&quot;:false,&quot;author-only&quot;:false}]},{&quot;citationID&quot;:&quot;MENDELEY_CITATION_c8f50da3-1e84-4846-bd0e-619276d0d6c3&quot;,&quot;properties&quot;:{&quot;noteIndex&quot;:0},&quot;isEdited&quot;:false,&quot;manualOverride&quot;:{&quot;isManuallyOverridden&quot;:false,&quot;citeprocText&quot;:&quot;&lt;sup&gt;132&lt;/sup&gt;&quot;,&quot;manualOverrideText&quot;:&quot;&quot;},&quot;citationTag&quot;:&quot;MENDELEY_CITATION_v3_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&quot;,&quot;citationItems&quot;:[{&quot;id&quot;:&quot;a3f50acc-11a3-37d6-823c-13973b73b521&quot;,&quot;itemData&quot;:{&quot;type&quot;:&quot;article-journal&quot;,&quot;id&quot;:&quot;a3f50acc-11a3-37d6-823c-13973b73b521&quot;,&quot;title&quot;:&quot;Video ergo sum: Manipulating bodily self-consciousness&quot;,&quot;author&quot;:[{&quot;family&quot;:&quot;Lenggenhager&quot;,&quot;given&quot;:&quot;Bigna&quot;,&quot;parse-names&quot;:false,&quot;dropping-particle&quot;:&quot;&quot;,&quot;non-dropping-particle&quot;:&quot;&quot;},{&quot;family&quot;:&quot;Tadi&quot;,&quot;given&quot;:&quot;Tej&quot;,&quot;parse-names&quot;:false,&quot;dropping-particle&quot;:&quot;&quot;,&quot;non-dropping-particle&quot;:&quot;&quot;},{&quot;family&quot;:&quot;Metzinger&quot;,&quot;given&quot;:&quot;Thomas&quot;,&quot;parse-names&quot;:false,&quot;dropping-particle&quot;:&quot;&quot;,&quot;non-dropping-particle&quot;:&quot;&quot;},{&quot;family&quot;:&quot;Blanke&quot;,&quot;given&quot;:&quot;Olaf&quot;,&quot;parse-names&quot;:false,&quot;dropping-particle&quot;:&quot;&quot;,&quot;non-dropping-particle&quot;:&quot;&quot;}],&quot;container-title&quot;:&quot;Science&quot;,&quot;container-title-short&quot;:&quot;Science (1979).&quot;,&quot;DOI&quot;:&quot;10.1126/science.1143439&quot;,&quot;ISSN&quot;:&quot;00368075&quot;,&quot;issued&quot;:{&quot;date-parts&quot;:[[2007]]},&quot;abstract&quot;:&quot;Humans normally experience the conscious self as localized within their bodily borders. This spatial unity may break down in certain neurological conditions such as out-of-body experiences, leading to a striking disturbance of bodily self-consciousness. On the basis of these clinical data, we designed an experiment that uses conflicting visual-somatosensory input in virtual reality to disrupt the spatial unity between the self and the body. We found that during multisensory conflict, participants felt as if a virtual body seen in front of them was their own body and mislocalized themselves toward the virtual body, to a position outside their bodily borders. Our results indicate that spatial unity and bodily self-consciousness can be studied experimentally and are based on multisensory and cognitive processing of bodily information.&quot;,&quot;issue&quot;:&quot;5841&quot;,&quot;volume&quot;:&quot;317&quot;},&quot;isTemporary&quot;:false,&quot;suppress-author&quot;:false,&quot;composite&quot;:false,&quot;author-only&quot;:false}]},{&quot;citationID&quot;:&quot;MENDELEY_CITATION_21684953-d9e3-4dd5-ab30-0dff69f4ceb9&quot;,&quot;properties&quot;:{&quot;noteIndex&quot;:0},&quot;isEdited&quot;:false,&quot;manualOverride&quot;:{&quot;isManuallyOverridden&quot;:false,&quot;citeprocText&quot;:&quot;&lt;sup&gt;133&lt;/sup&gt;&quot;,&quot;manualOverrideText&quot;:&quot;&quot;},&quot;citationTag&quot;:&quot;MENDELEY_CITATION_v3_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&quot;,&quot;citationItems&quot;:[{&quot;id&quot;:&quot;6d684786-4dcb-30eb-abeb-ca744af765ff&quot;,&quot;itemData&quot;:{&quot;type&quot;:&quot;article-journal&quot;,&quot;id&quot;:&quot;6d684786-4dcb-30eb-abeb-ca744af765ff&quot;,&quot;title&quot;:&quot;Sensory recalibration of hand position following visuomotor adaptation&quot;,&quot;author&quot;:[{&quot;family&quot;:&quot;Cressman&quot;,&quot;given&quot;:&quot;Erin K.&quot;,&quot;parse-names&quot;:false,&quot;dropping-particle&quot;:&quot;&quot;,&quot;non-dropping-particle&quot;:&quot;&quot;},{&quot;family&quot;:&quot;Henriques&quot;,&quot;given&quot;:&quot;Denise Y.P.&quot;,&quot;parse-names&quot;:false,&quot;dropping-particle&quot;:&quot;&quot;,&quot;non-dropping-particle&quot;:&quot;&quot;}],&quot;container-title&quot;:&quot;Journal of Neurophysiology&quot;,&quot;container-title-short&quot;:&quot;J. Neurophysiol.&quot;,&quot;DOI&quot;:&quot;10.1152/jn.00514.2009&quot;,&quot;ISSN&quot;:&quot;00223077&quot;,&quot;issued&quot;:{&quot;date-parts&quot;:[[2009]]},&quot;abstract&quot;:&quot;Goal-directed reaches are rapidly adapted following exposure to misaligned visual feedback of the hand. It has been suggested that these changes in reaches result in sensory recalibration (i.e., realigning proprioceptive estimates of hand position to match the visual estimates). In the current study we tested whether visuomotor adaptation results in recalibration of hand proprioception by comparing subjects' estimates of the position at which they felt their hand was aligned with a reference marker (visual or proprioceptive) before and after aiming with a misaligned cursor. The misaligned cursor was either translated or rotated to the right of the actual hand location. On the estimation trials, we did not allow subjects to freely move their hands into position. Instead, a robot manipulandum either passively positioned the hand (experiments 1 and 2) or subjects moved their hand along a robot-generated constrained pathway (experiments 3 and 4). We found that regardless of experimental manipulation, subjects' proprioceptive estimates of hand position were more biased to the left after visuomotor adaptation. The leftward shift in subjects' estimates was in the same direction and one third of the magnitude of the adapted movement. This suggests that in addition to recalibrating the sensorimotor transformations underlying reaching movements, visuomotor adaptation results in partial proprioceptive recalibration. Copyright © 2009 The American Physiological Society.&quot;,&quot;issue&quot;:&quot;6&quot;,&quot;volume&quot;:&quot;102&quot;},&quot;isTemporary&quot;:false,&quot;suppress-author&quot;:false,&quot;composite&quot;:false,&quot;author-only&quot;:false}]},{&quot;citationID&quot;:&quot;MENDELEY_CITATION_c416c64c-c9ff-49c8-a7ac-c0c88c939ea2&quot;,&quot;properties&quot;:{&quot;noteIndex&quot;:0},&quot;isEdited&quot;:false,&quot;manualOverride&quot;:{&quot;isManuallyOverridden&quot;:false,&quot;citeprocText&quot;:&quot;&lt;sup&gt;134&lt;/sup&gt;&quot;,&quot;manualOverrideText&quot;:&quot;&quot;},&quot;citationTag&quot;:&quot;MENDELEY_CITATION_v3_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&quot;,&quot;citationItems&quot;:[{&quot;id&quot;:&quot;bf30a102-03e3-302c-91b1-1749ee52cf59&quot;,&quot;itemData&quot;:{&quot;type&quot;:&quot;article-journal&quot;,&quot;id&quot;:&quot;bf30a102-03e3-302c-91b1-1749ee52cf59&quot;,&quot;title&quot;:&quot;The Body Scaling Effect and Its Impact on Physics Plausibility&quot;,&quot;author&quot;:[{&quot;family&quot;:&quot;Pouke&quot;,&quot;given&quot;:&quot;Matti&quot;,&quot;parse-names&quot;:false,&quot;dropping-particle&quot;:&quot;&quot;,&quot;non-dropping-particle&quot;:&quot;&quot;},{&quot;family&quot;:&quot;Center&quot;,&quot;given&quot;:&quot;Evan G.&quot;,&quot;parse-names&quot;:false,&quot;dropping-particle&quot;:&quot;&quot;,&quot;non-dropping-particle&quot;:&quot;&quot;},{&quot;family&quot;:&quot;Chambers&quot;,&quot;given&quot;:&quot;Alexis P.&quot;,&quot;parse-names&quot;:false,&quot;dropping-particle&quot;:&quot;&quot;,&quot;non-dropping-particle&quot;:&quot;&quot;},{&quot;family&quot;:&quot;Pouke&quot;,&quot;given&quot;:&quot;Sakaria&quot;,&quot;parse-names&quot;:false,&quot;dropping-particle&quot;:&quot;&quot;,&quot;non-dropping-particle&quot;:&quot;&quot;},{&quot;family&quot;:&quot;Ojala&quot;,&quot;given&quot;:&quot;Timo&quot;,&quot;parse-names&quot;:false,&quot;dropping-particle&quot;:&quot;&quot;,&quot;non-dropping-particle&quot;:&quot;&quot;},{&quot;family&quot;:&quot;Lavalle&quot;,&quot;given&quot;:&quot;Steven M.&quot;,&quot;parse-names&quot;:false,&quot;dropping-particle&quot;:&quot;&quot;,&quot;non-dropping-particle&quot;:&quot;&quot;}],&quot;container-title&quot;:&quot;Frontiers in Virtual Reality&quot;,&quot;container-title-short&quot;:&quot;Front. Virtual Real.&quot;,&quot;DOI&quot;:&quot;10.3389/frvir.2022.869603&quot;,&quot;ISSN&quot;:&quot;26734192&quot;,&quot;issued&quot;:{&quot;date-parts&quot;:[[2022]]},&quot;abstract&quot;:&quot;In this study we investigated the effect of body ownership illusion-based body scaling on physics plausibility in Virtual Reality (VR). Our interest was in examining whether body ownership illusion-based body scaling could affect the plausibility of rigid body dynamics similarly to altering VR users' scale by manipulating their virtual interpupillary distance and viewpoint height. The procedure involved the conceptual replication of two previous studies. We investigated physics plausibility with 40 participants under two conditions. In our synchronous condition, we used visuo-tactile stimuli to elicit a body ownership illusion of inhabiting an invisible doll-sized body on participants reclining on an exam table. Our asynchronous condition was otherwise similar, but the visuo-tactile stimuli were provided asynchronously to prevent the onset of the body ownership illusion. We were interested in whether the correct approximation of physics (true physics) or physics that are incorrect and appearing as if the environment is five times larger instead (movie physics) appear more realistic to participants as a function of body scale. We found that movie physics did appear more realistic to participants under the body ownership illusion condition. However, our hypothesis that true physics would appear more realistic in the asynchronous condition was unsupported. Our exploratory analyses revealed that movie physics were perceived as plausible under both conditions. Moreover, we were not able to replicate previous findings from literature concerning object size estimations while inhabiting a small invisible body. However, we found a significant opposite effect regarding size estimations; the object sizes were on average underestimated during the synchronous visuo-tactile condition when compared to the asynchronous condition. We discuss these unexpected findings and the potential reasons for the results, and suggest avenues for future research.&quot;,&quot;volume&quot;:&quot;3&quot;},&quot;isTemporary&quot;:false,&quot;suppress-author&quot;:false,&quot;composite&quot;:false,&quot;author-only&quot;:false}]},{&quot;citationID&quot;:&quot;MENDELEY_CITATION_1619bbdb-d197-47cd-b179-7b01d2273b89&quot;,&quot;properties&quot;:{&quot;noteIndex&quot;:0},&quot;isEdited&quot;:false,&quot;manualOverride&quot;:{&quot;isManuallyOverridden&quot;:false,&quot;citeprocText&quot;:&quot;&lt;sup&gt;135&lt;/sup&gt;&quot;,&quot;manualOverrideText&quot;:&quot;&quot;},&quot;citationTag&quot;:&quot;MENDELEY_CITATION_v3_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&quot;,&quot;citationItems&quot;:[{&quot;id&quot;:&quot;cbdb01a1-a9ec-3a0a-9e59-d240efee2ef4&quot;,&quot;itemData&quot;:{&quot;type&quot;:&quot;paper-conference&quot;,&quot;id&quot;:&quot;cbdb01a1-a9ec-3a0a-9e59-d240efee2ef4&quot;,&quot;title&quot;:&quot;EM-POSE: 3D Human Pose Estimation from Sparse Electromagnetic Trackers&quot;,&quot;author&quot;:[{&quot;family&quot;:&quot;Kaufmann&quot;,&quot;given&quot;:&quot;Manuel&quot;,&quot;parse-names&quot;:false,&quot;dropping-particle&quot;:&quot;&quot;,&quot;non-dropping-particle&quot;:&quot;&quot;},{&quot;family&quot;:&quot;Zhao&quot;,&quot;given&quot;:&quot;Yi&quot;,&quot;parse-names&quot;:false,&quot;dropping-particle&quot;:&quot;&quot;,&quot;non-dropping-particle&quot;:&quot;&quot;},{&quot;family&quot;:&quot;Tang&quot;,&quot;given&quot;:&quot;Chengcheng&quot;,&quot;parse-names&quot;:false,&quot;dropping-particle&quot;:&quot;&quot;,&quot;non-dropping-particle&quot;:&quot;&quot;},{&quot;family&quot;:&quot;Tao&quot;,&quot;given&quot;:&quot;Lingling&quot;,&quot;parse-names&quot;:false,&quot;dropping-particle&quot;:&quot;&quot;,&quot;non-dropping-particle&quot;:&quot;&quot;},{&quot;family&quot;:&quot;Twigg&quot;,&quot;given&quot;:&quot;Christopher&quot;,&quot;parse-names&quot;:false,&quot;dropping-particle&quot;:&quot;&quot;,&quot;non-dropping-particle&quot;:&quot;&quot;},{&quot;family&quot;:&quot;Song&quot;,&quot;given&quot;:&quot;Jie&quot;,&quot;parse-names&quot;:false,&quot;dropping-particle&quot;:&quot;&quot;,&quot;non-dropping-particle&quot;:&quot;&quot;},{&quot;family&quot;:&quot;Wang&quot;,&quot;given&quot;:&quot;Robert&quot;,&quot;parse-names&quot;:false,&quot;dropping-particle&quot;:&quot;&quot;,&quot;non-dropping-particle&quot;:&quot;&quot;},{&quot;family&quot;:&quot;Hilliges&quot;,&quot;given&quot;:&quot;Otmar&quot;,&quot;parse-names&quot;:false,&quot;dropping-particle&quot;:&quot;&quot;,&quot;non-dropping-particle&quot;:&quot;&quot;}],&quot;container-title&quot;:&quot;Proceedings of the IEEE International Conference on Computer Vision&quot;,&quot;DOI&quot;:&quot;10.1109/ICCV48922.2021.01131&quot;,&quot;ISSN&quot;:&quot;15505499&quot;,&quot;issued&quot;:{&quot;date-parts&quot;:[[2021]]},&quot;abstract&quot;:&quot;Fully immersive experiences in AR/VR depend on reconstructing the full body pose of the user without restricting their motion. In this paper we study the use of body-worn electromagnetic (EM) field-based sensing for the task of 3D human pose reconstruction. To this end, we present a method to estimate SMPL parameters from 6-12 EM sensors. We leverage a customized wearable system consisting of wireless EM sensors measuring time-synchronized 6D poses at 120 Hz. To provide accurate poses even with little user instrumentation, we adopt a recently proposed hybrid framework, learned gradient descent (LGD), to iteratively estimate SMPL pose and shape from our input measurements. This allows us to harness powerful pose priors to cope with the idiosyncrasies of the input data and achieve accurate pose estimates. The proposed method uses AMASS to synthesize virtual EM-sensor data and we show that it generalizes well to a newly captured real dataset consisting of a total of 36 minutes of motion from 5 subjects. We achieve reconstruction errors as low as 31.8 mm and 13.3 degrees, outperforming both pure learning- and pure optimization-based methods. Code and data is available under https://ait.ethz.ch/projects/2021/em-pose.&quot;,&quot;container-title-short&quot;:&quot;&quot;},&quot;isTemporary&quot;:false,&quot;suppress-author&quot;:false,&quot;composite&quot;:false,&quot;author-only&quot;:false}]},{&quot;citationID&quot;:&quot;MENDELEY_CITATION_9dbcc7fd-ea8c-4dcc-9bdc-71471102c2a0&quot;,&quot;properties&quot;:{&quot;noteIndex&quot;:0},&quot;isEdited&quot;:false,&quot;manualOverride&quot;:{&quot;isManuallyOverridden&quot;:false,&quot;citeprocText&quot;:&quot;&lt;sup&gt;78&lt;/sup&gt;&quot;,&quot;manualOverrideText&quot;:&quot;&quot;},&quot;citationTag&quot;:&quot;MENDELEY_CITATION_v3_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&quot;,&quot;citationItems&quot;:[{&quot;id&quot;:&quot;bee214ac-4a99-3f5d-a465-2c2233f42d2d&quot;,&quot;itemData&quot;:{&quot;type&quot;:&quot;article-journal&quot;,&quot;id&quot;:&quot;bee214ac-4a99-3f5d-a465-2c2233f42d2d&quot;,&quot;title&quot;:&quot;Onboarding and offboarding in virtual reality: A user-centred framework for audience experience across genres and spaces&quot;,&quot;author&quot;:[{&quot;family&quot;:&quot;Whittaker&quot;,&quot;given&quot;:&quot;Laryssa&quot;,&quot;parse-names&quot;:false,&quot;dropping-particle&quot;:&quot;&quot;,&quot;non-dropping-particle&quot;:&quot;&quot;}],&quot;container-title&quot;:&quot;Convergence: The International Journal of Research into New Media Technologies&quot;,&quot;DOI&quot;:&quot;10.1177/13548565231187329&quot;,&quot;ISSN&quot;:&quot;1354-8565&quot;,&quot;URL&quot;:&quot;https://journals.sagepub.com/doi/10.1177/13548565231187329&quot;,&quot;issued&quot;:{&quot;date-parts&quot;:[[2025,2,17]]},&quot;page&quot;:&quot;87-106&quot;,&quot;abstract&quot;:&quot;&lt;p&gt;Virtual reality (VR) technology is an emerging medium of experience in many different public-facing entertainment and cultural contexts, such as immersive theatre, live performance, VR film festivals, gaming arcades, escape rooms, and museum exhibitions. The processes of ushering audience members or users into the virtual experience and out again, to which I refer here as ‘onboarding’ and ‘offboarding’, have been considered within some specific contexts, or on a case-by-case basis, but to date no systematised consideration of VR onboarding and offboarding has been produced. One reason for this is that ambiguities in disciplinary and practical definitions of immersion have obscured the relationship between VR technology and users. Clarification of this relationship results in clear evidence of a need for attention to onboarding and offboarding processes in public-facing contexts. In this paper, I define onboarding and offboarding, and present a framework for considering the onboarding and offboarding experiences of virtual reality audiences that helps stakeholders identify both their responsibilities to audiences and the best way to facilitate the immersive experience. This framework is based upon identifying experience goals, centred on the affordances of virtual reality and principles of immersion and presence, and utilises the Immersive Audience Framework developed by StoryFutures in its interdisciplinary research with immersive audiences since 2019.&lt;/p&gt;&quot;,&quot;issue&quot;:&quot;1&quot;,&quot;volume&quot;:&quot;31&quot;,&quot;container-title-short&quot;:&quot;&quot;},&quot;isTemporary&quot;:false,&quot;suppress-author&quot;:false,&quot;composite&quot;:false,&quot;author-only&quot;:false}]},{&quot;citationID&quot;:&quot;MENDELEY_CITATION_a7b25a9c-2770-49d6-834e-3e1ef48f7c36&quot;,&quot;properties&quot;:{&quot;noteIndex&quot;:0},&quot;isEdited&quot;:false,&quot;manualOverride&quot;:{&quot;isManuallyOverridden&quot;:false,&quot;citeprocText&quot;:&quot;&lt;sup&gt;136&lt;/sup&gt;&quot;,&quot;manualOverrideText&quot;:&quot;&quot;},&quot;citationTag&quot;:&quot;MENDELEY_CITATION_v3_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&quot;,&quot;citationItems&quot;:[{&quot;id&quot;:&quot;78e8702b-5d0c-3604-a91c-0488fc49cdae&quot;,&quot;itemData&quot;:{&quot;type&quot;:&quot;webpage&quot;,&quot;id&quot;:&quot;78e8702b-5d0c-3604-a91c-0488fc49cdae&quot;,&quot;title&quot;:&quot;Bill Burr Got His Mandalorian Role By Dunking On Star Wars&quot;,&quot;author&quot;:[{&quot;family&quot;:&quot;Frederiksen&quot;,&quot;given&quot;:&quot;E.&quot;,&quot;parse-names&quot;:false,&quot;dropping-particle&quot;:&quot;&quot;,&quot;non-dropping-particle&quot;:&quot;&quot;}],&quot;accessed&quot;:{&quot;date-parts&quot;:[[2025,9,23]]},&quot;URL&quot;:&quot;https://www.gamespot.com/articles/bill-burr-got-his-mandalorian-role-by-dunking-on-star-wars/1100-6495117/&quot;,&quot;issued&quot;:{&quot;date-parts&quot;:[[2021,8]]},&quot;container-title-short&quot;:&quot;&quot;},&quot;isTemporary&quot;:false,&quot;suppress-author&quot;:false,&quot;composite&quot;:false,&quot;author-only&quot;:false}]},{&quot;citationID&quot;:&quot;MENDELEY_CITATION_8e63a054-d3bf-49c5-a104-06b2e88ffcfc&quot;,&quot;properties&quot;:{&quot;noteIndex&quot;:0},&quot;isEdited&quot;:false,&quot;manualOverride&quot;:{&quot;isManuallyOverridden&quot;:false,&quot;citeprocText&quot;:&quot;&lt;sup&gt;137&lt;/sup&gt;&quot;,&quot;manualOverrideText&quot;:&quot;&quot;},&quot;citationTag&quot;:&quot;MENDELEY_CITATION_v3_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&quot;,&quot;citationItems&quot;:[{&quot;id&quot;:&quot;d0c5d3b5-d79c-347d-bc45-64ba43fe33e9&quot;,&quot;itemData&quot;:{&quot;type&quot;:&quot;webpage&quot;,&quot;id&quot;:&quot;d0c5d3b5-d79c-347d-bc45-64ba43fe33e9&quot;,&quot;title&quot;:&quot;Brainstorms: A Great Gig in the Sky – Pink Floyd meets neuroscience&quot;,&quot;author&quot;:[{&quot;family&quot;:&quot;Potton&quot;,&quot;given&quot;:&quot;Ed&quot;,&quot;parse-names&quot;:false,&quot;dropping-particle&quot;:&quot;&quot;,&quot;non-dropping-particle&quot;:&quot;&quot;}],&quot;container-title&quot;:&quot;The Times&quot;,&quot;accessed&quot;:{&quot;date-parts&quot;:[[2026,3,19]]},&quot;URL&quot;:&quot;https://www.thetimes.com/culture/music/article/brainstorms-a-great-gig-in-the-sky-pink-floyd-meets-neuroscience-zqfzmz7hq&quot;,&quot;issued&quot;:{&quot;date-parts&quot;:[[2024,6,5]]},&quot;container-title-short&quot;:&quot;&quot;},&quot;isTemporary&quot;:false,&quot;suppress-author&quot;:false,&quot;composite&quot;:false,&quot;author-only&quot;:false}]}]"/>
    <we:property name="MENDELEY_CITATIONS_LOCALE_CODE" value="&quot;en-GB&quot;"/>
    <we:property name="MENDELEY_CITATIONS_STYLE" value="{&quot;id&quot;:&quot;https://www.zotero.org/styles/nature&quot;,&quot;title&quot;:&quot;Nature&quot;,&quot;format&quot;:&quot;numeric&quot;,&quot;defaultLocale&quot;:&quot;en-GB&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Favourite xmlns="9c3d0d1c-42e1-4410-9607-3b86d7189c1b" xsi:nil="true"/>
    <SharedWithUsers xmlns="585a628c-53c1-4761-9c86-430579cdc334">
      <UserInfo>
        <DisplayName/>
        <AccountId xsi:nil="true"/>
        <AccountType/>
      </UserInfo>
    </SharedWithUsers>
    <FutureFilter xmlns="9c3d0d1c-42e1-4410-9607-3b86d7189c1b" xsi:nil="true"/>
    <TaxCatchAll xmlns="f6f3c7fd-c375-42fc-b662-3a65a358eee3" xsi:nil="true"/>
    <lcf76f155ced4ddcb4097134ff3c332f xmlns="9c3d0d1c-42e1-4410-9607-3b86d7189c1b">
      <Terms xmlns="http://schemas.microsoft.com/office/infopath/2007/PartnerControls"/>
    </lcf76f155ced4ddcb4097134ff3c332f>
    <LikesCount xmlns="http://schemas.microsoft.com/sharepoint/v3" xsi:nil="true"/>
    <Ratings xmlns="http://schemas.microsoft.com/sharepoint/v3" xsi:nil="true"/>
    <LikedBy xmlns="http://schemas.microsoft.com/sharepoint/v3">
      <UserInfo>
        <DisplayName/>
        <AccountId xsi:nil="true"/>
        <AccountType/>
      </UserInfo>
    </LikedBy>
    <RatedBy xmlns="http://schemas.microsoft.com/sharepoint/v3">
      <UserInfo>
        <DisplayName/>
        <AccountId xsi:nil="true"/>
        <AccountType/>
      </UserInfo>
    </RatedBy>
    <Access xmlns="9c3d0d1c-42e1-4410-9607-3b86d7189c1b"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0C5C665E28807478F7FE72DBCCF3B6D" ma:contentTypeVersion="25" ma:contentTypeDescription="Create a new document." ma:contentTypeScope="" ma:versionID="31e8fc98775aacfb6cca71a71db80c00">
  <xsd:schema xmlns:xsd="http://www.w3.org/2001/XMLSchema" xmlns:xs="http://www.w3.org/2001/XMLSchema" xmlns:p="http://schemas.microsoft.com/office/2006/metadata/properties" xmlns:ns1="http://schemas.microsoft.com/sharepoint/v3" xmlns:ns2="9c3d0d1c-42e1-4410-9607-3b86d7189c1b" xmlns:ns3="585a628c-53c1-4761-9c86-430579cdc334" xmlns:ns4="f6f3c7fd-c375-42fc-b662-3a65a358eee3" targetNamespace="http://schemas.microsoft.com/office/2006/metadata/properties" ma:root="true" ma:fieldsID="9aa0456d56c5003cd523d84b6eb1c6b8" ns1:_="" ns2:_="" ns3:_="" ns4:_="">
    <xsd:import namespace="http://schemas.microsoft.com/sharepoint/v3"/>
    <xsd:import namespace="9c3d0d1c-42e1-4410-9607-3b86d7189c1b"/>
    <xsd:import namespace="585a628c-53c1-4761-9c86-430579cdc334"/>
    <xsd:import namespace="f6f3c7fd-c375-42fc-b662-3a65a358eee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4: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2:Favourite" minOccurs="0"/>
                <xsd:element ref="ns2:FutureFilter" minOccurs="0"/>
                <xsd:element ref="ns2:MediaServiceBillingMetadata" minOccurs="0"/>
                <xsd:element ref="ns1:AverageRating" minOccurs="0"/>
                <xsd:element ref="ns1:RatingCount" minOccurs="0"/>
                <xsd:element ref="ns1:RatedBy" minOccurs="0"/>
                <xsd:element ref="ns1:Ratings" minOccurs="0"/>
                <xsd:element ref="ns1:LikesCount" minOccurs="0"/>
                <xsd:element ref="ns1:LikedBy" minOccurs="0"/>
                <xsd:element ref="ns2:Acces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AverageRating" ma:index="26" nillable="true" ma:displayName="Rating (0-5)" ma:decimals="2" ma:description="Average value of all the ratings that have been submitted" ma:internalName="AverageRating" ma:readOnly="true">
      <xsd:simpleType>
        <xsd:restriction base="dms:Number"/>
      </xsd:simpleType>
    </xsd:element>
    <xsd:element name="RatingCount" ma:index="27" nillable="true" ma:displayName="Number of Ratings" ma:decimals="0" ma:description="Number of ratings submitted" ma:internalName="RatingCount" ma:readOnly="true">
      <xsd:simpleType>
        <xsd:restriction base="dms:Number"/>
      </xsd:simpleType>
    </xsd:element>
    <xsd:element name="RatedBy" ma:index="28" nillable="true" ma:displayName="Rated By" ma:description="Users rated the item." ma:hidden="true" ma:list="UserInfo" ma:internalName="RatedBy">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atings" ma:index="29" nillable="true" ma:displayName="User ratings" ma:description="User ratings for the item" ma:hidden="true" ma:internalName="Ratings">
      <xsd:simpleType>
        <xsd:restriction base="dms:Note"/>
      </xsd:simpleType>
    </xsd:element>
    <xsd:element name="LikesCount" ma:index="30" nillable="true" ma:displayName="Number of Likes" ma:internalName="LikesCount">
      <xsd:simpleType>
        <xsd:restriction base="dms:Unknown"/>
      </xsd:simpleType>
    </xsd:element>
    <xsd:element name="LikedBy" ma:index="31" nillable="true" ma:displayName="Liked By" ma:hidden="true" ma:list="UserInfo" ma:internalName="LikedBy">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c3d0d1c-42e1-4410-9607-3b86d7189c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81e6708-c250-41d0-920d-8c38044c1b59"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Favourite" ma:index="23" nillable="true" ma:displayName="Favourite" ma:format="Dropdown" ma:internalName="Favourite">
      <xsd:simpleType>
        <xsd:restriction base="dms:Choice">
          <xsd:enumeration value="Choice 1"/>
          <xsd:enumeration value="Choice 2"/>
          <xsd:enumeration value="Choice 3"/>
        </xsd:restriction>
      </xsd:simpleType>
    </xsd:element>
    <xsd:element name="FutureFilter" ma:index="24" nillable="true" ma:displayName="Future Filter" ma:format="Dropdown" ma:internalName="FutureFilter">
      <xsd:complexType>
        <xsd:complexContent>
          <xsd:extension base="dms:MultiChoice">
            <xsd:sequence>
              <xsd:element name="Value" maxOccurs="unbounded" minOccurs="0" nillable="true">
                <xsd:simpleType>
                  <xsd:restriction base="dms:Choice">
                    <xsd:enumeration value="Creative"/>
                    <xsd:enumeration value="CreaTech"/>
                    <xsd:enumeration value="AI"/>
                    <xsd:enumeration value="Audience"/>
                    <xsd:enumeration value="Inclusive"/>
                    <xsd:enumeration value="Business"/>
                  </xsd:restriction>
                </xsd:simpleType>
              </xsd:element>
            </xsd:sequence>
          </xsd:extension>
        </xsd:complexContent>
      </xsd:complexType>
    </xsd:element>
    <xsd:element name="MediaServiceBillingMetadata" ma:index="25" nillable="true" ma:displayName="MediaServiceBillingMetadata" ma:hidden="true" ma:internalName="MediaServiceBillingMetadata" ma:readOnly="true">
      <xsd:simpleType>
        <xsd:restriction base="dms:Note"/>
      </xsd:simpleType>
    </xsd:element>
    <xsd:element name="Access" ma:index="32" nillable="true" ma:displayName="Access" ma:format="Dropdown" ma:internalName="Acces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85a628c-53c1-4761-9c86-430579cdc334"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6f3c7fd-c375-42fc-b662-3a65a358eee3"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4ca4a070-bf6e-434a-91c0-3bb92b576eb3}" ma:internalName="TaxCatchAll" ma:showField="CatchAllData" ma:web="585a628c-53c1-4761-9c86-430579cdc33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A665DBB-9C11-42BC-B7A0-F1C3C98A7230}">
  <ds:schemaRefs>
    <ds:schemaRef ds:uri="http://schemas.microsoft.com/office/2006/metadata/properties"/>
    <ds:schemaRef ds:uri="http://schemas.microsoft.com/office/infopath/2007/PartnerControls"/>
    <ds:schemaRef ds:uri="9c3d0d1c-42e1-4410-9607-3b86d7189c1b"/>
    <ds:schemaRef ds:uri="585a628c-53c1-4761-9c86-430579cdc334"/>
    <ds:schemaRef ds:uri="f6f3c7fd-c375-42fc-b662-3a65a358eee3"/>
    <ds:schemaRef ds:uri="http://schemas.microsoft.com/sharepoint/v3"/>
  </ds:schemaRefs>
</ds:datastoreItem>
</file>

<file path=customXml/itemProps2.xml><?xml version="1.0" encoding="utf-8"?>
<ds:datastoreItem xmlns:ds="http://schemas.openxmlformats.org/officeDocument/2006/customXml" ds:itemID="{504B2F34-6C42-442D-939F-D61DF47529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9c3d0d1c-42e1-4410-9607-3b86d7189c1b"/>
    <ds:schemaRef ds:uri="585a628c-53c1-4761-9c86-430579cdc334"/>
    <ds:schemaRef ds:uri="f6f3c7fd-c375-42fc-b662-3a65a358ee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5BD142F-892A-491D-B2BB-F4AD605CCC43}">
  <ds:schemaRefs>
    <ds:schemaRef ds:uri="http://schemas.openxmlformats.org/officeDocument/2006/bibliography"/>
  </ds:schemaRefs>
</ds:datastoreItem>
</file>

<file path=customXml/itemProps4.xml><?xml version="1.0" encoding="utf-8"?>
<ds:datastoreItem xmlns:ds="http://schemas.openxmlformats.org/officeDocument/2006/customXml" ds:itemID="{939CCB7A-3BCB-4D3F-9F3A-61E18EB059B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57</Pages>
  <Words>16501</Words>
  <Characters>94059</Characters>
  <Application>Microsoft Office Word</Application>
  <DocSecurity>0</DocSecurity>
  <Lines>783</Lines>
  <Paragraphs>220</Paragraphs>
  <ScaleCrop>false</ScaleCrop>
  <Company/>
  <LinksUpToDate>false</LinksUpToDate>
  <CharactersWithSpaces>110340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Woods, Andy</dc:creator>
  <cp:keywords/>
  <dc:description/>
  <cp:lastModifiedBy>Woods, Andy</cp:lastModifiedBy>
  <cp:revision>2</cp:revision>
  <dcterms:created xsi:type="dcterms:W3CDTF">2026-05-18T11:45:00Z</dcterms:created>
  <dcterms:modified xsi:type="dcterms:W3CDTF">2026-05-18T11:45:00Z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0x01010030C5C665E28807478F7FE72DBCCF3B6D</vt:lpwstr>
  </property>
  <property fmtid="{D5CDD505-2E9C-101B-9397-08002B2CF9AE}" pid="3" name="ComplianceAssetId">
    <vt:lpwstr/>
  </property>
  <property fmtid="{D5CDD505-2E9C-101B-9397-08002B2CF9AE}" pid="4" name="_ExtendedDescription">
    <vt:lpwstr/>
  </property>
  <property fmtid="{D5CDD505-2E9C-101B-9397-08002B2CF9AE}" pid="5" name="TriggerFlowInfo">
    <vt:lpwstr/>
  </property>
  <property fmtid="{D5CDD505-2E9C-101B-9397-08002B2CF9AE}" pid="6" name="MediaServiceImageTags">
    <vt:lpwstr/>
  </property>
  <property fmtid="{D5CDD505-2E9C-101B-9397-08002B2CF9AE}" pid="7" name="GrammarlyDocumentId">
    <vt:lpwstr>527f81dd-28d7-431f-a7fb-262385339b81</vt:lpwstr>
  </property>
</Properties>
</file>